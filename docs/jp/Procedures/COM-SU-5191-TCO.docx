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192D8" w14:textId="77777777" w:rsidR="00852C4D" w:rsidRPr="00C922CE" w:rsidRDefault="00852C4D" w:rsidP="008E4BF9">
      <w:pPr>
        <w:pStyle w:val="Front1"/>
        <w:spacing w:before="1320"/>
        <w:outlineLvl w:val="0"/>
        <w:rPr>
          <w:color w:val="auto"/>
        </w:rPr>
      </w:pPr>
      <w:bookmarkStart w:id="0" w:name="_top"/>
      <w:bookmarkEnd w:id="0"/>
      <w:r w:rsidRPr="00D57179">
        <w:rPr>
          <w:color w:val="auto"/>
          <w:lang w:val="en-GB"/>
        </w:rPr>
        <w:t>COM</w:t>
      </w:r>
      <w:r w:rsidRPr="00C922CE">
        <w:rPr>
          <w:color w:val="auto"/>
        </w:rPr>
        <w:t>-</w:t>
      </w:r>
      <w:r w:rsidRPr="00D57179">
        <w:rPr>
          <w:color w:val="auto"/>
          <w:lang w:val="en-GB"/>
        </w:rPr>
        <w:t>Su</w:t>
      </w:r>
      <w:r w:rsidRPr="00C922CE">
        <w:rPr>
          <w:color w:val="auto"/>
        </w:rPr>
        <w:t>-5191-</w:t>
      </w:r>
      <w:r w:rsidRPr="00D57179">
        <w:rPr>
          <w:color w:val="auto"/>
          <w:lang w:val="en-GB"/>
        </w:rPr>
        <w:t>TCO</w:t>
      </w:r>
    </w:p>
    <w:p w14:paraId="5FDB30FF" w14:textId="77777777" w:rsidR="00852C4D" w:rsidRPr="00C922CE" w:rsidRDefault="00852C4D" w:rsidP="008E4BF9">
      <w:pPr>
        <w:pStyle w:val="Front1"/>
        <w:outlineLvl w:val="0"/>
        <w:rPr>
          <w:color w:val="auto"/>
        </w:rPr>
      </w:pPr>
      <w:r w:rsidRPr="00D57179">
        <w:rPr>
          <w:color w:val="auto"/>
          <w:lang w:val="ru-RU"/>
        </w:rPr>
        <w:t>Системы</w:t>
      </w:r>
      <w:r w:rsidR="00751393">
        <w:rPr>
          <w:color w:val="auto"/>
        </w:rPr>
        <w:t xml:space="preserve"> </w:t>
      </w:r>
      <w:r w:rsidRPr="00D57179">
        <w:rPr>
          <w:color w:val="auto"/>
          <w:lang w:val="ru-RU"/>
        </w:rPr>
        <w:t>покрытия</w:t>
      </w:r>
    </w:p>
    <w:p w14:paraId="76F3A03E" w14:textId="77777777" w:rsidR="00852C4D" w:rsidRPr="00251EFA" w:rsidRDefault="00852C4D" w:rsidP="008E4BF9">
      <w:pPr>
        <w:pStyle w:val="Front1"/>
        <w:outlineLvl w:val="0"/>
        <w:rPr>
          <w:color w:val="auto"/>
        </w:rPr>
      </w:pPr>
      <w:r w:rsidRPr="00D57179">
        <w:rPr>
          <w:color w:val="auto"/>
          <w:lang w:val="en-GB"/>
        </w:rPr>
        <w:t>coating</w:t>
      </w:r>
      <w:r w:rsidR="00751393" w:rsidRPr="00251EFA">
        <w:rPr>
          <w:color w:val="auto"/>
        </w:rPr>
        <w:t xml:space="preserve"> </w:t>
      </w:r>
      <w:r w:rsidRPr="00D57179">
        <w:rPr>
          <w:color w:val="auto"/>
          <w:lang w:val="en-GB"/>
        </w:rPr>
        <w:t>systems</w:t>
      </w:r>
    </w:p>
    <w:p w14:paraId="7B576328" w14:textId="77777777" w:rsidR="00852C4D" w:rsidRPr="00251EFA" w:rsidRDefault="00852C4D" w:rsidP="001E57EF">
      <w:pPr>
        <w:pStyle w:val="Front1"/>
        <w:rPr>
          <w:color w:val="auto"/>
        </w:rPr>
      </w:pPr>
    </w:p>
    <w:p w14:paraId="6283E074" w14:textId="77777777" w:rsidR="00852C4D" w:rsidRPr="00D57179" w:rsidRDefault="00852C4D" w:rsidP="008E4BF9">
      <w:pPr>
        <w:pStyle w:val="Front1"/>
        <w:outlineLvl w:val="0"/>
        <w:rPr>
          <w:color w:val="auto"/>
          <w:lang w:val="ru-RU"/>
        </w:rPr>
      </w:pPr>
      <w:r w:rsidRPr="00D57179">
        <w:rPr>
          <w:color w:val="auto"/>
          <w:lang w:val="ru-RU"/>
        </w:rPr>
        <w:t>ПРИМЕНЕНИЕ: ДЛЯ НАЗЕМНЫХ ОБЪЕКТОВ</w:t>
      </w:r>
    </w:p>
    <w:p w14:paraId="7846A3C5" w14:textId="77777777" w:rsidR="00852C4D" w:rsidRPr="00D57179" w:rsidRDefault="00852C4D" w:rsidP="008E4BF9">
      <w:pPr>
        <w:pStyle w:val="Front1"/>
        <w:outlineLvl w:val="0"/>
        <w:rPr>
          <w:color w:val="auto"/>
          <w:lang w:val="ru-RU"/>
        </w:rPr>
      </w:pPr>
      <w:r w:rsidRPr="00D57179">
        <w:rPr>
          <w:color w:val="auto"/>
          <w:lang w:val="en-GB"/>
        </w:rPr>
        <w:t>APPLICATION</w:t>
      </w:r>
      <w:r w:rsidRPr="00D57179">
        <w:rPr>
          <w:color w:val="auto"/>
          <w:lang w:val="ru-RU"/>
        </w:rPr>
        <w:t xml:space="preserve">: </w:t>
      </w:r>
      <w:r w:rsidRPr="00D57179">
        <w:rPr>
          <w:color w:val="auto"/>
          <w:lang w:val="en-GB"/>
        </w:rPr>
        <w:t>ONSHORE</w:t>
      </w:r>
    </w:p>
    <w:p w14:paraId="4905B068" w14:textId="77777777" w:rsidR="00852C4D" w:rsidRPr="00D57179" w:rsidRDefault="00852C4D" w:rsidP="00082893">
      <w:pPr>
        <w:pStyle w:val="Front4"/>
        <w:spacing w:before="120"/>
        <w:ind w:left="1699" w:right="1699"/>
        <w:rPr>
          <w:color w:val="auto"/>
          <w:sz w:val="18"/>
          <w:szCs w:val="18"/>
          <w:lang w:val="ru-RU"/>
        </w:rPr>
      </w:pPr>
    </w:p>
    <w:p w14:paraId="7A4D58B9" w14:textId="77777777" w:rsidR="00852C4D" w:rsidRPr="00D57179" w:rsidRDefault="00852C4D" w:rsidP="00082893">
      <w:pPr>
        <w:pStyle w:val="Front4"/>
        <w:spacing w:before="120"/>
        <w:ind w:left="1699" w:right="1699"/>
        <w:rPr>
          <w:color w:val="auto"/>
          <w:sz w:val="18"/>
          <w:szCs w:val="18"/>
          <w:lang w:val="ru-RU"/>
        </w:rPr>
      </w:pPr>
    </w:p>
    <w:p w14:paraId="4117C657" w14:textId="77777777" w:rsidR="00852C4D" w:rsidRPr="00D57179" w:rsidRDefault="00852C4D" w:rsidP="00082893">
      <w:pPr>
        <w:pStyle w:val="Front4"/>
        <w:spacing w:before="120"/>
        <w:ind w:left="1699" w:right="1699"/>
        <w:rPr>
          <w:color w:val="auto"/>
          <w:sz w:val="18"/>
          <w:szCs w:val="18"/>
          <w:lang w:val="ru-RU"/>
        </w:rPr>
      </w:pPr>
    </w:p>
    <w:p w14:paraId="2E7A2F4D" w14:textId="77777777" w:rsidR="00852C4D" w:rsidRPr="00D57179" w:rsidRDefault="00852C4D" w:rsidP="00082893">
      <w:pPr>
        <w:pStyle w:val="Front4"/>
        <w:spacing w:before="120"/>
        <w:ind w:left="1699" w:right="1699"/>
        <w:rPr>
          <w:color w:val="auto"/>
          <w:sz w:val="18"/>
          <w:szCs w:val="18"/>
          <w:lang w:val="ru-RU"/>
        </w:rPr>
      </w:pPr>
    </w:p>
    <w:p w14:paraId="20757757" w14:textId="77777777" w:rsidR="00852C4D" w:rsidRPr="00D57179" w:rsidRDefault="00852C4D" w:rsidP="00082893">
      <w:pPr>
        <w:pStyle w:val="Front4"/>
        <w:spacing w:before="120"/>
        <w:ind w:left="1699" w:right="1699"/>
        <w:rPr>
          <w:color w:val="auto"/>
          <w:sz w:val="18"/>
          <w:szCs w:val="18"/>
          <w:lang w:val="ru-RU"/>
        </w:rPr>
      </w:pPr>
    </w:p>
    <w:p w14:paraId="556FFA54" w14:textId="77777777" w:rsidR="00852C4D" w:rsidRPr="00D57179" w:rsidRDefault="00852C4D" w:rsidP="00082893">
      <w:pPr>
        <w:pStyle w:val="Front4"/>
        <w:spacing w:before="120"/>
        <w:ind w:left="1699" w:right="1699"/>
        <w:rPr>
          <w:color w:val="auto"/>
          <w:sz w:val="18"/>
          <w:szCs w:val="18"/>
          <w:lang w:val="ru-RU"/>
        </w:rPr>
      </w:pPr>
      <w:r w:rsidRPr="00D57179">
        <w:rPr>
          <w:color w:val="auto"/>
          <w:sz w:val="18"/>
          <w:szCs w:val="18"/>
          <w:lang w:val="ru-RU"/>
        </w:rPr>
        <w:t>Настоящий документ содержит конфиденциальную информацию, являющуюся собственностью ТОО «Тенгизшевройл». Документ в целом или частично не подлежит раскрытию какой-либо третьей стороне, копированию, хранению в каких-либо системах поиска или передаче в любой форме и любым способом (электронным, механическим, при помощи репрографии, посредством записи и прочими)  без предварительного письменного разрешения ТОО «Тенгизшевройл».</w:t>
      </w:r>
    </w:p>
    <w:p w14:paraId="43E34B6C" w14:textId="1B472F45" w:rsidR="00852C4D" w:rsidRDefault="00852C4D" w:rsidP="00082893">
      <w:pPr>
        <w:pStyle w:val="Front4"/>
        <w:spacing w:before="120"/>
        <w:ind w:left="1699" w:right="1699"/>
        <w:rPr>
          <w:color w:val="auto"/>
          <w:sz w:val="18"/>
          <w:szCs w:val="18"/>
          <w:lang w:val="en-GB"/>
        </w:rPr>
      </w:pPr>
      <w:r w:rsidRPr="00D57179">
        <w:rPr>
          <w:color w:val="auto"/>
          <w:sz w:val="18"/>
          <w:szCs w:val="18"/>
          <w:lang w:val="en-GB"/>
        </w:rPr>
        <w:t>This document is the confidential property of Tengizchevroil LLP. Neither the whole nor any part of this document may be disclosed to any third party without the prior written consent of Tengizchevroil LLP. Neither the whole nor any part of this document may be reproduced, stored in any retrieval system or transmitted in any form or by any means (electronic mechanical, reprographic, recording or otherwise) without the prior written consent of Tengizchevroil LLP.</w:t>
      </w:r>
    </w:p>
    <w:p w14:paraId="14ED3752" w14:textId="77777777" w:rsidR="00E67FFC" w:rsidRDefault="00E67FFC" w:rsidP="00082893">
      <w:pPr>
        <w:pStyle w:val="Front4"/>
        <w:spacing w:before="120"/>
        <w:ind w:left="1699" w:right="1699"/>
        <w:rPr>
          <w:color w:val="auto"/>
          <w:sz w:val="18"/>
          <w:szCs w:val="18"/>
          <w:lang w:val="en-GB"/>
        </w:rPr>
      </w:pPr>
    </w:p>
    <w:tbl>
      <w:tblPr>
        <w:tblpPr w:leftFromText="180" w:rightFromText="180" w:vertAnchor="text" w:horzAnchor="margin" w:tblpY="2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992"/>
        <w:gridCol w:w="7908"/>
      </w:tblGrid>
      <w:tr w:rsidR="00C96058" w:rsidRPr="00D57179" w14:paraId="04D8DB19" w14:textId="77777777" w:rsidTr="00880422">
        <w:trPr>
          <w:trHeight w:val="699"/>
        </w:trPr>
        <w:tc>
          <w:tcPr>
            <w:tcW w:w="851" w:type="dxa"/>
            <w:vAlign w:val="center"/>
          </w:tcPr>
          <w:p w14:paraId="0B6EE1DB" w14:textId="77777777" w:rsidR="00C96058" w:rsidRPr="00D57179" w:rsidRDefault="00C96058" w:rsidP="00E67FFC">
            <w:pPr>
              <w:pStyle w:val="CellHeadingCentered"/>
              <w:rPr>
                <w:color w:val="auto"/>
                <w:lang w:val="en-GB"/>
              </w:rPr>
            </w:pPr>
            <w:proofErr w:type="spellStart"/>
            <w:r w:rsidRPr="00D57179">
              <w:rPr>
                <w:color w:val="auto"/>
                <w:lang w:val="en-GB"/>
              </w:rPr>
              <w:t>Ред</w:t>
            </w:r>
            <w:proofErr w:type="spellEnd"/>
            <w:r w:rsidRPr="00D57179">
              <w:rPr>
                <w:color w:val="auto"/>
                <w:lang w:val="en-GB"/>
              </w:rPr>
              <w:t>.</w:t>
            </w:r>
          </w:p>
          <w:p w14:paraId="37DB4EA0" w14:textId="77777777" w:rsidR="00C96058" w:rsidRPr="00D57179" w:rsidRDefault="00C96058" w:rsidP="00E67FFC">
            <w:pPr>
              <w:pStyle w:val="CellHeadingCentered"/>
              <w:rPr>
                <w:color w:val="auto"/>
                <w:lang w:val="en-GB"/>
              </w:rPr>
            </w:pPr>
            <w:r w:rsidRPr="00D57179">
              <w:rPr>
                <w:color w:val="auto"/>
                <w:lang w:val="en-GB"/>
              </w:rPr>
              <w:t>Rev</w:t>
            </w:r>
          </w:p>
        </w:tc>
        <w:tc>
          <w:tcPr>
            <w:tcW w:w="992" w:type="dxa"/>
            <w:vAlign w:val="center"/>
          </w:tcPr>
          <w:p w14:paraId="73640F36" w14:textId="77777777" w:rsidR="00C96058" w:rsidRPr="00D57179" w:rsidRDefault="00C96058" w:rsidP="00E67FFC">
            <w:pPr>
              <w:pStyle w:val="CellHeadingCentered"/>
              <w:rPr>
                <w:color w:val="auto"/>
                <w:lang w:val="en-GB"/>
              </w:rPr>
            </w:pPr>
            <w:proofErr w:type="spellStart"/>
            <w:r w:rsidRPr="00D57179">
              <w:rPr>
                <w:color w:val="auto"/>
                <w:lang w:val="en-GB"/>
              </w:rPr>
              <w:t>Дата</w:t>
            </w:r>
            <w:proofErr w:type="spellEnd"/>
          </w:p>
          <w:p w14:paraId="60A88892" w14:textId="77777777" w:rsidR="00C96058" w:rsidRPr="00D57179" w:rsidRDefault="00C96058" w:rsidP="00E67FFC">
            <w:pPr>
              <w:pStyle w:val="CellHeadingCentered"/>
              <w:rPr>
                <w:color w:val="auto"/>
                <w:lang w:val="en-GB"/>
              </w:rPr>
            </w:pPr>
            <w:r w:rsidRPr="00D57179">
              <w:rPr>
                <w:color w:val="auto"/>
                <w:lang w:val="en-GB"/>
              </w:rPr>
              <w:t>Date</w:t>
            </w:r>
          </w:p>
        </w:tc>
        <w:tc>
          <w:tcPr>
            <w:tcW w:w="7908" w:type="dxa"/>
            <w:vAlign w:val="center"/>
          </w:tcPr>
          <w:p w14:paraId="3C8C2FEB" w14:textId="77777777" w:rsidR="00C96058" w:rsidRPr="00D57179" w:rsidRDefault="00C96058" w:rsidP="00E67FFC">
            <w:pPr>
              <w:pStyle w:val="CellHeadingCentered"/>
              <w:rPr>
                <w:color w:val="auto"/>
                <w:lang w:val="en-GB"/>
              </w:rPr>
            </w:pPr>
            <w:proofErr w:type="spellStart"/>
            <w:r w:rsidRPr="00D57179">
              <w:rPr>
                <w:color w:val="auto"/>
                <w:lang w:val="en-GB"/>
              </w:rPr>
              <w:t>Описание</w:t>
            </w:r>
            <w:proofErr w:type="spellEnd"/>
            <w:r w:rsidRPr="00D57179">
              <w:rPr>
                <w:color w:val="auto"/>
                <w:lang w:val="en-GB"/>
              </w:rPr>
              <w:t xml:space="preserve"> </w:t>
            </w:r>
          </w:p>
          <w:p w14:paraId="69170CE8" w14:textId="77777777" w:rsidR="00C96058" w:rsidRPr="00D57179" w:rsidRDefault="00C96058" w:rsidP="00E67FFC">
            <w:pPr>
              <w:pStyle w:val="CellHeadingCentered"/>
              <w:rPr>
                <w:color w:val="auto"/>
                <w:lang w:val="en-GB"/>
              </w:rPr>
            </w:pPr>
            <w:r w:rsidRPr="00D57179">
              <w:rPr>
                <w:color w:val="auto"/>
                <w:lang w:val="en-GB"/>
              </w:rPr>
              <w:t>Description</w:t>
            </w:r>
          </w:p>
        </w:tc>
      </w:tr>
      <w:tr w:rsidR="00C96058" w:rsidRPr="00D57179" w14:paraId="5E0E5D2A" w14:textId="77777777" w:rsidTr="00880422">
        <w:trPr>
          <w:trHeight w:val="537"/>
        </w:trPr>
        <w:tc>
          <w:tcPr>
            <w:tcW w:w="851" w:type="dxa"/>
            <w:vAlign w:val="center"/>
          </w:tcPr>
          <w:p w14:paraId="5C08455D" w14:textId="346CF0E6" w:rsidR="00C96058" w:rsidRPr="00D57179" w:rsidRDefault="00C96058" w:rsidP="00C96058">
            <w:pPr>
              <w:pStyle w:val="CellBodyCentered"/>
              <w:rPr>
                <w:color w:val="auto"/>
                <w:lang w:val="en-GB" w:eastAsia="en-GB"/>
              </w:rPr>
            </w:pPr>
            <w:r>
              <w:rPr>
                <w:color w:val="auto"/>
                <w:lang w:val="en-GB" w:eastAsia="en-GB"/>
              </w:rPr>
              <w:t>U04</w:t>
            </w:r>
          </w:p>
        </w:tc>
        <w:tc>
          <w:tcPr>
            <w:tcW w:w="992" w:type="dxa"/>
            <w:vAlign w:val="center"/>
          </w:tcPr>
          <w:p w14:paraId="4459EF4E" w14:textId="40A5A7A0" w:rsidR="00C96058" w:rsidRPr="00D57179" w:rsidRDefault="00F47226" w:rsidP="00C96058">
            <w:pPr>
              <w:pStyle w:val="CellBodyCentered"/>
              <w:rPr>
                <w:color w:val="auto"/>
                <w:lang w:val="en-GB" w:eastAsia="en-GB"/>
              </w:rPr>
            </w:pPr>
            <w:r>
              <w:rPr>
                <w:color w:val="auto"/>
                <w:lang w:val="ru-RU" w:eastAsia="en-GB"/>
              </w:rPr>
              <w:t>17</w:t>
            </w:r>
            <w:r w:rsidR="00AF3C03">
              <w:rPr>
                <w:color w:val="auto"/>
                <w:lang w:val="en-GB" w:eastAsia="en-GB"/>
              </w:rPr>
              <w:t>/1</w:t>
            </w:r>
            <w:r w:rsidR="000A2CBF">
              <w:rPr>
                <w:color w:val="auto"/>
                <w:lang w:val="en-GB" w:eastAsia="en-GB"/>
              </w:rPr>
              <w:t>2</w:t>
            </w:r>
            <w:r w:rsidR="00AF3C03">
              <w:rPr>
                <w:color w:val="auto"/>
                <w:lang w:val="en-GB" w:eastAsia="en-GB"/>
              </w:rPr>
              <w:t>/25</w:t>
            </w:r>
          </w:p>
        </w:tc>
        <w:tc>
          <w:tcPr>
            <w:tcW w:w="7908" w:type="dxa"/>
            <w:vAlign w:val="center"/>
          </w:tcPr>
          <w:p w14:paraId="1434C149" w14:textId="77777777" w:rsidR="00C96058" w:rsidRPr="00D57179" w:rsidRDefault="00C96058" w:rsidP="00C96058">
            <w:pPr>
              <w:pStyle w:val="CellBodyCentered"/>
              <w:rPr>
                <w:color w:val="auto"/>
                <w:lang w:val="en-GB" w:eastAsia="en-GB"/>
              </w:rPr>
            </w:pPr>
            <w:r w:rsidRPr="00814E7B">
              <w:rPr>
                <w:color w:val="auto"/>
                <w:lang w:val="en-GB" w:eastAsia="en-GB"/>
              </w:rPr>
              <w:t>Утвержд</w:t>
            </w:r>
            <w:r w:rsidRPr="00D57179">
              <w:rPr>
                <w:color w:val="auto"/>
                <w:lang w:val="en-GB" w:eastAsia="en-GB"/>
              </w:rPr>
              <w:t xml:space="preserve">ено </w:t>
            </w:r>
            <w:proofErr w:type="spellStart"/>
            <w:proofErr w:type="gramStart"/>
            <w:r w:rsidRPr="00D57179">
              <w:rPr>
                <w:color w:val="auto"/>
                <w:lang w:val="en-GB" w:eastAsia="en-GB"/>
              </w:rPr>
              <w:t>для</w:t>
            </w:r>
            <w:proofErr w:type="spellEnd"/>
            <w:r w:rsidRPr="00D57179">
              <w:rPr>
                <w:color w:val="auto"/>
                <w:lang w:val="en-GB" w:eastAsia="en-GB"/>
              </w:rPr>
              <w:t xml:space="preserve">  </w:t>
            </w:r>
            <w:proofErr w:type="spellStart"/>
            <w:r w:rsidRPr="00814E7B">
              <w:rPr>
                <w:color w:val="auto"/>
                <w:lang w:val="en-GB" w:eastAsia="en-GB"/>
              </w:rPr>
              <w:t>Исполн</w:t>
            </w:r>
            <w:r w:rsidRPr="00D57179">
              <w:rPr>
                <w:color w:val="auto"/>
                <w:lang w:val="en-GB" w:eastAsia="en-GB"/>
              </w:rPr>
              <w:t>ения</w:t>
            </w:r>
            <w:proofErr w:type="spellEnd"/>
            <w:proofErr w:type="gramEnd"/>
            <w:r w:rsidRPr="00D57179">
              <w:rPr>
                <w:color w:val="auto"/>
                <w:lang w:val="en-GB" w:eastAsia="en-GB"/>
              </w:rPr>
              <w:t xml:space="preserve"> /</w:t>
            </w:r>
          </w:p>
          <w:p w14:paraId="493E5A1A" w14:textId="46E7C32B" w:rsidR="00C96058" w:rsidRPr="00D57179" w:rsidRDefault="00C96058" w:rsidP="00C96058">
            <w:pPr>
              <w:pStyle w:val="CellBodyCentered"/>
              <w:rPr>
                <w:color w:val="auto"/>
                <w:lang w:val="en-GB" w:eastAsia="en-GB"/>
              </w:rPr>
            </w:pPr>
            <w:r w:rsidRPr="00814E7B">
              <w:rPr>
                <w:color w:val="auto"/>
                <w:lang w:val="en-GB" w:eastAsia="en-GB"/>
              </w:rPr>
              <w:t>Approved</w:t>
            </w:r>
            <w:r w:rsidRPr="00D57179">
              <w:rPr>
                <w:color w:val="auto"/>
                <w:lang w:val="en-GB" w:eastAsia="en-GB"/>
              </w:rPr>
              <w:t xml:space="preserve"> for Implementation</w:t>
            </w:r>
          </w:p>
        </w:tc>
      </w:tr>
      <w:tr w:rsidR="00C96058" w:rsidRPr="00D57179" w14:paraId="63C13838" w14:textId="77777777" w:rsidTr="00880422">
        <w:trPr>
          <w:trHeight w:val="568"/>
        </w:trPr>
        <w:tc>
          <w:tcPr>
            <w:tcW w:w="851" w:type="dxa"/>
            <w:vAlign w:val="center"/>
          </w:tcPr>
          <w:p w14:paraId="40CD7D12" w14:textId="2A615D74" w:rsidR="00C96058" w:rsidRPr="00814E7B" w:rsidRDefault="00C96058" w:rsidP="00814E7B">
            <w:pPr>
              <w:pStyle w:val="CellBodyCentered"/>
              <w:rPr>
                <w:color w:val="auto"/>
                <w:lang w:val="en-GB" w:eastAsia="en-GB"/>
              </w:rPr>
            </w:pPr>
            <w:r>
              <w:rPr>
                <w:color w:val="auto"/>
                <w:lang w:val="en-GB" w:eastAsia="en-GB"/>
              </w:rPr>
              <w:t>3</w:t>
            </w:r>
            <w:r w:rsidRPr="00814E7B">
              <w:rPr>
                <w:color w:val="auto"/>
                <w:lang w:val="en-GB" w:eastAsia="en-GB"/>
              </w:rPr>
              <w:t>E</w:t>
            </w:r>
          </w:p>
        </w:tc>
        <w:tc>
          <w:tcPr>
            <w:tcW w:w="992" w:type="dxa"/>
            <w:vAlign w:val="center"/>
          </w:tcPr>
          <w:p w14:paraId="2643F77A" w14:textId="2BC086F3" w:rsidR="00C96058" w:rsidRPr="00D57179" w:rsidRDefault="00C96058" w:rsidP="00814E7B">
            <w:pPr>
              <w:pStyle w:val="CellBodyCentered"/>
              <w:rPr>
                <w:color w:val="auto"/>
                <w:lang w:val="en-GB" w:eastAsia="en-GB"/>
              </w:rPr>
            </w:pPr>
            <w:r>
              <w:rPr>
                <w:color w:val="auto"/>
                <w:lang w:val="en-GB" w:eastAsia="en-GB"/>
              </w:rPr>
              <w:t>05</w:t>
            </w:r>
            <w:r w:rsidRPr="00814E7B">
              <w:rPr>
                <w:color w:val="auto"/>
                <w:lang w:val="en-GB" w:eastAsia="en-GB"/>
              </w:rPr>
              <w:t>/0</w:t>
            </w:r>
            <w:r>
              <w:rPr>
                <w:color w:val="auto"/>
                <w:lang w:val="en-GB" w:eastAsia="en-GB"/>
              </w:rPr>
              <w:t>3</w:t>
            </w:r>
            <w:r w:rsidRPr="00814E7B">
              <w:rPr>
                <w:color w:val="auto"/>
                <w:lang w:val="en-GB" w:eastAsia="en-GB"/>
              </w:rPr>
              <w:t>/19</w:t>
            </w:r>
          </w:p>
        </w:tc>
        <w:tc>
          <w:tcPr>
            <w:tcW w:w="7908" w:type="dxa"/>
            <w:vAlign w:val="center"/>
          </w:tcPr>
          <w:p w14:paraId="3816D2AD" w14:textId="77777777" w:rsidR="00C96058" w:rsidRPr="00D57179" w:rsidRDefault="00C96058" w:rsidP="00814E7B">
            <w:pPr>
              <w:pStyle w:val="CellBodyCentered"/>
              <w:rPr>
                <w:color w:val="auto"/>
                <w:lang w:val="en-GB" w:eastAsia="en-GB"/>
              </w:rPr>
            </w:pPr>
            <w:r w:rsidRPr="00814E7B">
              <w:rPr>
                <w:color w:val="auto"/>
                <w:lang w:val="en-GB" w:eastAsia="en-GB"/>
              </w:rPr>
              <w:t>Утвержд</w:t>
            </w:r>
            <w:r w:rsidRPr="00D57179">
              <w:rPr>
                <w:color w:val="auto"/>
                <w:lang w:val="en-GB" w:eastAsia="en-GB"/>
              </w:rPr>
              <w:t xml:space="preserve">ено </w:t>
            </w:r>
            <w:proofErr w:type="spellStart"/>
            <w:proofErr w:type="gramStart"/>
            <w:r w:rsidRPr="00D57179">
              <w:rPr>
                <w:color w:val="auto"/>
                <w:lang w:val="en-GB" w:eastAsia="en-GB"/>
              </w:rPr>
              <w:t>для</w:t>
            </w:r>
            <w:proofErr w:type="spellEnd"/>
            <w:r w:rsidRPr="00D57179">
              <w:rPr>
                <w:color w:val="auto"/>
                <w:lang w:val="en-GB" w:eastAsia="en-GB"/>
              </w:rPr>
              <w:t xml:space="preserve">  </w:t>
            </w:r>
            <w:proofErr w:type="spellStart"/>
            <w:r w:rsidRPr="00814E7B">
              <w:rPr>
                <w:color w:val="auto"/>
                <w:lang w:val="en-GB" w:eastAsia="en-GB"/>
              </w:rPr>
              <w:t>Исполн</w:t>
            </w:r>
            <w:r w:rsidRPr="00D57179">
              <w:rPr>
                <w:color w:val="auto"/>
                <w:lang w:val="en-GB" w:eastAsia="en-GB"/>
              </w:rPr>
              <w:t>ения</w:t>
            </w:r>
            <w:proofErr w:type="spellEnd"/>
            <w:proofErr w:type="gramEnd"/>
            <w:r w:rsidRPr="00D57179">
              <w:rPr>
                <w:color w:val="auto"/>
                <w:lang w:val="en-GB" w:eastAsia="en-GB"/>
              </w:rPr>
              <w:t xml:space="preserve"> /</w:t>
            </w:r>
          </w:p>
          <w:p w14:paraId="1879D84B" w14:textId="3262E876" w:rsidR="00C96058" w:rsidRPr="00D57179" w:rsidRDefault="00C96058" w:rsidP="00814E7B">
            <w:pPr>
              <w:pStyle w:val="CellBodyCentered"/>
              <w:rPr>
                <w:color w:val="auto"/>
                <w:lang w:val="en-GB" w:eastAsia="en-GB"/>
              </w:rPr>
            </w:pPr>
            <w:r w:rsidRPr="00814E7B">
              <w:rPr>
                <w:color w:val="auto"/>
                <w:lang w:val="en-GB" w:eastAsia="en-GB"/>
              </w:rPr>
              <w:t>Approved</w:t>
            </w:r>
            <w:r w:rsidRPr="00D57179">
              <w:rPr>
                <w:color w:val="auto"/>
                <w:lang w:val="en-GB" w:eastAsia="en-GB"/>
              </w:rPr>
              <w:t xml:space="preserve"> for Implementation</w:t>
            </w:r>
          </w:p>
        </w:tc>
      </w:tr>
      <w:tr w:rsidR="00C96058" w:rsidRPr="00D57179" w14:paraId="313DC237" w14:textId="77777777" w:rsidTr="00880422">
        <w:trPr>
          <w:trHeight w:hRule="exact" w:val="500"/>
        </w:trPr>
        <w:tc>
          <w:tcPr>
            <w:tcW w:w="851" w:type="dxa"/>
            <w:vAlign w:val="center"/>
          </w:tcPr>
          <w:p w14:paraId="0E5A017C" w14:textId="77777777" w:rsidR="00C96058" w:rsidRPr="00D57179" w:rsidRDefault="00C96058" w:rsidP="00814E7B">
            <w:pPr>
              <w:pStyle w:val="CellBodyCentered"/>
              <w:rPr>
                <w:color w:val="auto"/>
                <w:lang w:val="en-GB" w:eastAsia="en-GB"/>
              </w:rPr>
            </w:pPr>
            <w:r>
              <w:rPr>
                <w:color w:val="auto"/>
                <w:lang w:val="en-GB" w:eastAsia="en-GB"/>
              </w:rPr>
              <w:t>3</w:t>
            </w:r>
          </w:p>
        </w:tc>
        <w:tc>
          <w:tcPr>
            <w:tcW w:w="992" w:type="dxa"/>
            <w:vAlign w:val="center"/>
          </w:tcPr>
          <w:p w14:paraId="2DF7BCC0" w14:textId="64A416AC" w:rsidR="00C96058" w:rsidRPr="00C447F4" w:rsidRDefault="00C96058" w:rsidP="00814E7B">
            <w:pPr>
              <w:pStyle w:val="CellBodyCentered"/>
              <w:rPr>
                <w:color w:val="auto"/>
                <w:lang w:val="ru-RU" w:eastAsia="en-GB"/>
              </w:rPr>
            </w:pPr>
            <w:r>
              <w:rPr>
                <w:color w:val="auto"/>
                <w:lang w:eastAsia="en-GB"/>
              </w:rPr>
              <w:t>21/</w:t>
            </w:r>
            <w:r>
              <w:rPr>
                <w:color w:val="auto"/>
                <w:lang w:val="ru-RU" w:eastAsia="en-GB"/>
              </w:rPr>
              <w:t>01</w:t>
            </w:r>
            <w:r>
              <w:rPr>
                <w:color w:val="auto"/>
                <w:lang w:eastAsia="en-GB"/>
              </w:rPr>
              <w:t>/1</w:t>
            </w:r>
            <w:r>
              <w:rPr>
                <w:color w:val="auto"/>
                <w:lang w:val="ru-RU" w:eastAsia="en-GB"/>
              </w:rPr>
              <w:t>9</w:t>
            </w:r>
          </w:p>
        </w:tc>
        <w:tc>
          <w:tcPr>
            <w:tcW w:w="7908" w:type="dxa"/>
            <w:vAlign w:val="center"/>
          </w:tcPr>
          <w:p w14:paraId="1410EF43" w14:textId="77777777" w:rsidR="00C96058" w:rsidRPr="00D57179" w:rsidRDefault="00C96058" w:rsidP="00814E7B">
            <w:pPr>
              <w:pStyle w:val="CellBodyCentered"/>
              <w:rPr>
                <w:color w:val="auto"/>
                <w:lang w:val="en-GB" w:eastAsia="en-GB"/>
              </w:rPr>
            </w:pPr>
            <w:proofErr w:type="spellStart"/>
            <w:r w:rsidRPr="00D57179">
              <w:rPr>
                <w:color w:val="auto"/>
                <w:lang w:val="ru-RU" w:eastAsia="en-GB"/>
              </w:rPr>
              <w:t>Утвержд</w:t>
            </w:r>
            <w:r w:rsidRPr="00D57179">
              <w:rPr>
                <w:color w:val="auto"/>
                <w:lang w:val="en-GB" w:eastAsia="en-GB"/>
              </w:rPr>
              <w:t>ено</w:t>
            </w:r>
            <w:proofErr w:type="spellEnd"/>
            <w:r w:rsidRPr="00D57179">
              <w:rPr>
                <w:color w:val="auto"/>
                <w:lang w:val="en-GB" w:eastAsia="en-GB"/>
              </w:rPr>
              <w:t xml:space="preserve"> </w:t>
            </w:r>
            <w:proofErr w:type="spellStart"/>
            <w:r w:rsidRPr="00D57179">
              <w:rPr>
                <w:color w:val="auto"/>
                <w:lang w:val="en-GB" w:eastAsia="en-GB"/>
              </w:rPr>
              <w:t>для</w:t>
            </w:r>
            <w:proofErr w:type="spellEnd"/>
            <w:r w:rsidRPr="00D57179">
              <w:rPr>
                <w:color w:val="auto"/>
                <w:lang w:val="en-GB" w:eastAsia="en-GB"/>
              </w:rPr>
              <w:t xml:space="preserve">  </w:t>
            </w:r>
            <w:proofErr w:type="spellStart"/>
            <w:r w:rsidRPr="00D57179">
              <w:rPr>
                <w:color w:val="auto"/>
                <w:lang w:val="ru-RU" w:eastAsia="en-GB"/>
              </w:rPr>
              <w:t>Исполн</w:t>
            </w:r>
            <w:r w:rsidRPr="00D57179">
              <w:rPr>
                <w:color w:val="auto"/>
                <w:lang w:val="en-GB" w:eastAsia="en-GB"/>
              </w:rPr>
              <w:t>ения</w:t>
            </w:r>
            <w:proofErr w:type="spellEnd"/>
            <w:r w:rsidRPr="00D57179">
              <w:rPr>
                <w:color w:val="auto"/>
                <w:lang w:val="en-GB" w:eastAsia="en-GB"/>
              </w:rPr>
              <w:t xml:space="preserve"> /</w:t>
            </w:r>
          </w:p>
          <w:p w14:paraId="68B7AB30" w14:textId="77777777" w:rsidR="00C96058" w:rsidRPr="00D57179" w:rsidRDefault="00C96058" w:rsidP="00814E7B">
            <w:pPr>
              <w:pStyle w:val="CellBodyCentered"/>
              <w:rPr>
                <w:color w:val="auto"/>
                <w:lang w:val="en-GB" w:eastAsia="en-GB"/>
              </w:rPr>
            </w:pPr>
            <w:r w:rsidRPr="00D57179">
              <w:rPr>
                <w:color w:val="auto"/>
                <w:lang w:eastAsia="en-GB"/>
              </w:rPr>
              <w:t>Approved</w:t>
            </w:r>
            <w:r w:rsidRPr="00D57179">
              <w:rPr>
                <w:color w:val="auto"/>
                <w:lang w:val="en-GB" w:eastAsia="en-GB"/>
              </w:rPr>
              <w:t xml:space="preserve"> for Implementation</w:t>
            </w:r>
          </w:p>
          <w:p w14:paraId="692F4613" w14:textId="77777777" w:rsidR="00C96058" w:rsidRPr="00D57179" w:rsidRDefault="00C96058" w:rsidP="00814E7B">
            <w:pPr>
              <w:pStyle w:val="CellBodyCentered"/>
              <w:rPr>
                <w:color w:val="auto"/>
                <w:lang w:val="en-GB" w:eastAsia="en-GB"/>
              </w:rPr>
            </w:pPr>
          </w:p>
        </w:tc>
      </w:tr>
      <w:tr w:rsidR="00C96058" w:rsidRPr="00D57179" w14:paraId="505215BE" w14:textId="77777777" w:rsidTr="00880422">
        <w:trPr>
          <w:trHeight w:hRule="exact" w:val="500"/>
        </w:trPr>
        <w:tc>
          <w:tcPr>
            <w:tcW w:w="851" w:type="dxa"/>
            <w:vAlign w:val="center"/>
          </w:tcPr>
          <w:p w14:paraId="295081A3" w14:textId="77777777" w:rsidR="00C96058" w:rsidRPr="00D57179" w:rsidRDefault="00C96058" w:rsidP="00814E7B">
            <w:pPr>
              <w:pStyle w:val="CellBodyCentered"/>
              <w:rPr>
                <w:color w:val="auto"/>
                <w:lang w:val="en-GB" w:eastAsia="en-GB"/>
              </w:rPr>
            </w:pPr>
            <w:r>
              <w:rPr>
                <w:color w:val="auto"/>
                <w:lang w:val="en-GB" w:eastAsia="en-GB"/>
              </w:rPr>
              <w:t>2</w:t>
            </w:r>
          </w:p>
        </w:tc>
        <w:tc>
          <w:tcPr>
            <w:tcW w:w="992" w:type="dxa"/>
            <w:vAlign w:val="center"/>
          </w:tcPr>
          <w:p w14:paraId="108A12E6" w14:textId="77777777" w:rsidR="00C96058" w:rsidRPr="00D750DA" w:rsidRDefault="00C96058" w:rsidP="00814E7B">
            <w:pPr>
              <w:pStyle w:val="CellBodyCentered"/>
              <w:rPr>
                <w:color w:val="auto"/>
                <w:lang w:eastAsia="en-GB"/>
              </w:rPr>
            </w:pPr>
            <w:r>
              <w:rPr>
                <w:color w:val="auto"/>
                <w:lang w:eastAsia="en-GB"/>
              </w:rPr>
              <w:t>24/03/17</w:t>
            </w:r>
          </w:p>
        </w:tc>
        <w:tc>
          <w:tcPr>
            <w:tcW w:w="7908" w:type="dxa"/>
            <w:vAlign w:val="center"/>
          </w:tcPr>
          <w:p w14:paraId="1C03BC60" w14:textId="77777777" w:rsidR="00C96058" w:rsidRPr="00D57179" w:rsidRDefault="00C96058" w:rsidP="00814E7B">
            <w:pPr>
              <w:pStyle w:val="CellBodyCentered"/>
              <w:rPr>
                <w:color w:val="auto"/>
                <w:lang w:val="en-GB" w:eastAsia="en-GB"/>
              </w:rPr>
            </w:pPr>
            <w:proofErr w:type="spellStart"/>
            <w:r w:rsidRPr="00D57179">
              <w:rPr>
                <w:color w:val="auto"/>
                <w:lang w:val="ru-RU" w:eastAsia="en-GB"/>
              </w:rPr>
              <w:t>Утвержд</w:t>
            </w:r>
            <w:r w:rsidRPr="00D57179">
              <w:rPr>
                <w:color w:val="auto"/>
                <w:lang w:val="en-GB" w:eastAsia="en-GB"/>
              </w:rPr>
              <w:t>ено</w:t>
            </w:r>
            <w:proofErr w:type="spellEnd"/>
            <w:r w:rsidRPr="00D57179">
              <w:rPr>
                <w:color w:val="auto"/>
                <w:lang w:val="en-GB" w:eastAsia="en-GB"/>
              </w:rPr>
              <w:t xml:space="preserve"> </w:t>
            </w:r>
            <w:proofErr w:type="spellStart"/>
            <w:r w:rsidRPr="00D57179">
              <w:rPr>
                <w:color w:val="auto"/>
                <w:lang w:val="en-GB" w:eastAsia="en-GB"/>
              </w:rPr>
              <w:t>для</w:t>
            </w:r>
            <w:proofErr w:type="spellEnd"/>
            <w:r w:rsidRPr="00D57179">
              <w:rPr>
                <w:color w:val="auto"/>
                <w:lang w:val="en-GB" w:eastAsia="en-GB"/>
              </w:rPr>
              <w:t xml:space="preserve">  </w:t>
            </w:r>
            <w:proofErr w:type="spellStart"/>
            <w:r w:rsidRPr="00D57179">
              <w:rPr>
                <w:color w:val="auto"/>
                <w:lang w:val="ru-RU" w:eastAsia="en-GB"/>
              </w:rPr>
              <w:t>Исполн</w:t>
            </w:r>
            <w:r w:rsidRPr="00D57179">
              <w:rPr>
                <w:color w:val="auto"/>
                <w:lang w:val="en-GB" w:eastAsia="en-GB"/>
              </w:rPr>
              <w:t>ения</w:t>
            </w:r>
            <w:proofErr w:type="spellEnd"/>
            <w:r w:rsidRPr="00D57179">
              <w:rPr>
                <w:color w:val="auto"/>
                <w:lang w:val="en-GB" w:eastAsia="en-GB"/>
              </w:rPr>
              <w:t xml:space="preserve"> /</w:t>
            </w:r>
          </w:p>
          <w:p w14:paraId="565E78E7" w14:textId="77777777" w:rsidR="00C96058" w:rsidRPr="00D57179" w:rsidRDefault="00C96058" w:rsidP="00814E7B">
            <w:pPr>
              <w:pStyle w:val="CellBodyCentered"/>
              <w:rPr>
                <w:color w:val="auto"/>
                <w:lang w:val="en-GB" w:eastAsia="en-GB"/>
              </w:rPr>
            </w:pPr>
            <w:r w:rsidRPr="00D57179">
              <w:rPr>
                <w:color w:val="auto"/>
                <w:lang w:eastAsia="en-GB"/>
              </w:rPr>
              <w:t>Approved</w:t>
            </w:r>
            <w:r w:rsidRPr="00D57179">
              <w:rPr>
                <w:color w:val="auto"/>
                <w:lang w:val="en-GB" w:eastAsia="en-GB"/>
              </w:rPr>
              <w:t xml:space="preserve"> for Implementation</w:t>
            </w:r>
          </w:p>
          <w:p w14:paraId="01512172" w14:textId="77777777" w:rsidR="00C96058" w:rsidRPr="00D57179" w:rsidRDefault="00C96058" w:rsidP="00814E7B">
            <w:pPr>
              <w:pStyle w:val="CellBodyCentered"/>
              <w:rPr>
                <w:color w:val="auto"/>
                <w:lang w:val="en-GB" w:eastAsia="en-GB"/>
              </w:rPr>
            </w:pPr>
          </w:p>
        </w:tc>
      </w:tr>
      <w:tr w:rsidR="00C96058" w:rsidRPr="00D57179" w14:paraId="193054E1" w14:textId="77777777" w:rsidTr="00880422">
        <w:trPr>
          <w:trHeight w:hRule="exact" w:val="484"/>
        </w:trPr>
        <w:tc>
          <w:tcPr>
            <w:tcW w:w="851" w:type="dxa"/>
            <w:vAlign w:val="center"/>
          </w:tcPr>
          <w:p w14:paraId="78190159" w14:textId="77777777" w:rsidR="00C96058" w:rsidRPr="008F2517" w:rsidRDefault="00C96058" w:rsidP="00814E7B">
            <w:pPr>
              <w:pStyle w:val="CellBodyCentered"/>
              <w:rPr>
                <w:color w:val="auto"/>
                <w:lang w:val="en-GB" w:eastAsia="en-GB"/>
              </w:rPr>
            </w:pPr>
            <w:r w:rsidRPr="008F2517">
              <w:rPr>
                <w:color w:val="auto"/>
                <w:lang w:val="en-GB" w:eastAsia="en-GB"/>
              </w:rPr>
              <w:t>1</w:t>
            </w:r>
          </w:p>
        </w:tc>
        <w:tc>
          <w:tcPr>
            <w:tcW w:w="992" w:type="dxa"/>
            <w:vAlign w:val="center"/>
          </w:tcPr>
          <w:p w14:paraId="72559FAD" w14:textId="77777777" w:rsidR="00C96058" w:rsidRPr="00D57179" w:rsidRDefault="00C96058" w:rsidP="00814E7B">
            <w:pPr>
              <w:pStyle w:val="CellBodyCentered"/>
              <w:rPr>
                <w:color w:val="auto"/>
                <w:lang w:val="en-GB" w:eastAsia="en-GB"/>
              </w:rPr>
            </w:pPr>
            <w:r w:rsidRPr="004652F8">
              <w:rPr>
                <w:color w:val="auto"/>
                <w:lang w:eastAsia="en-GB"/>
              </w:rPr>
              <w:t>23/06/15</w:t>
            </w:r>
          </w:p>
        </w:tc>
        <w:tc>
          <w:tcPr>
            <w:tcW w:w="7908" w:type="dxa"/>
            <w:vAlign w:val="center"/>
          </w:tcPr>
          <w:p w14:paraId="59DBA2DD" w14:textId="77777777" w:rsidR="00C96058" w:rsidRPr="00D57179" w:rsidRDefault="00C96058" w:rsidP="00814E7B">
            <w:pPr>
              <w:pStyle w:val="CellBodyCentered"/>
              <w:rPr>
                <w:color w:val="auto"/>
                <w:lang w:val="en-GB" w:eastAsia="en-GB"/>
              </w:rPr>
            </w:pPr>
            <w:proofErr w:type="spellStart"/>
            <w:r w:rsidRPr="00D57179">
              <w:rPr>
                <w:color w:val="auto"/>
                <w:lang w:val="ru-RU" w:eastAsia="en-GB"/>
              </w:rPr>
              <w:t>Утвержд</w:t>
            </w:r>
            <w:r w:rsidRPr="00D57179">
              <w:rPr>
                <w:color w:val="auto"/>
                <w:lang w:val="en-GB" w:eastAsia="en-GB"/>
              </w:rPr>
              <w:t>ено</w:t>
            </w:r>
            <w:proofErr w:type="spellEnd"/>
            <w:r w:rsidRPr="00D57179">
              <w:rPr>
                <w:color w:val="auto"/>
                <w:lang w:val="en-GB" w:eastAsia="en-GB"/>
              </w:rPr>
              <w:t xml:space="preserve"> </w:t>
            </w:r>
            <w:proofErr w:type="spellStart"/>
            <w:r w:rsidRPr="00D57179">
              <w:rPr>
                <w:color w:val="auto"/>
                <w:lang w:val="en-GB" w:eastAsia="en-GB"/>
              </w:rPr>
              <w:t>для</w:t>
            </w:r>
            <w:proofErr w:type="spellEnd"/>
            <w:r w:rsidRPr="00D57179">
              <w:rPr>
                <w:color w:val="auto"/>
                <w:lang w:val="en-GB" w:eastAsia="en-GB"/>
              </w:rPr>
              <w:t xml:space="preserve">  </w:t>
            </w:r>
            <w:proofErr w:type="spellStart"/>
            <w:r w:rsidRPr="00D57179">
              <w:rPr>
                <w:color w:val="auto"/>
                <w:lang w:val="ru-RU" w:eastAsia="en-GB"/>
              </w:rPr>
              <w:t>Исполн</w:t>
            </w:r>
            <w:r w:rsidRPr="00D57179">
              <w:rPr>
                <w:color w:val="auto"/>
                <w:lang w:val="en-GB" w:eastAsia="en-GB"/>
              </w:rPr>
              <w:t>ения</w:t>
            </w:r>
            <w:proofErr w:type="spellEnd"/>
            <w:r w:rsidRPr="00D57179">
              <w:rPr>
                <w:color w:val="auto"/>
                <w:lang w:val="en-GB" w:eastAsia="en-GB"/>
              </w:rPr>
              <w:t xml:space="preserve"> /</w:t>
            </w:r>
          </w:p>
          <w:p w14:paraId="5A03CB3B" w14:textId="77777777" w:rsidR="00C96058" w:rsidRPr="00D57179" w:rsidRDefault="00C96058" w:rsidP="00814E7B">
            <w:pPr>
              <w:pStyle w:val="CellBodyCentered"/>
              <w:rPr>
                <w:color w:val="auto"/>
                <w:lang w:val="en-GB" w:eastAsia="en-GB"/>
              </w:rPr>
            </w:pPr>
            <w:r w:rsidRPr="00D57179">
              <w:rPr>
                <w:color w:val="auto"/>
                <w:lang w:eastAsia="en-GB"/>
              </w:rPr>
              <w:t>Approved</w:t>
            </w:r>
            <w:r w:rsidRPr="00D57179">
              <w:rPr>
                <w:color w:val="auto"/>
                <w:lang w:val="en-GB" w:eastAsia="en-GB"/>
              </w:rPr>
              <w:t xml:space="preserve"> for Implementation</w:t>
            </w:r>
          </w:p>
          <w:p w14:paraId="5E987331" w14:textId="77777777" w:rsidR="00C96058" w:rsidRPr="00D57179" w:rsidRDefault="00C96058" w:rsidP="00814E7B">
            <w:pPr>
              <w:overflowPunct w:val="0"/>
              <w:autoSpaceDE/>
              <w:autoSpaceDN/>
              <w:adjustRightInd/>
              <w:spacing w:before="0" w:line="276" w:lineRule="auto"/>
              <w:ind w:left="0"/>
              <w:jc w:val="center"/>
              <w:textAlignment w:val="baseline"/>
              <w:rPr>
                <w:color w:val="auto"/>
                <w:sz w:val="20"/>
                <w:szCs w:val="20"/>
                <w:lang w:val="en-GB" w:eastAsia="en-GB"/>
              </w:rPr>
            </w:pPr>
          </w:p>
        </w:tc>
      </w:tr>
      <w:tr w:rsidR="00C96058" w:rsidRPr="00D57179" w14:paraId="1E2EB48B" w14:textId="77777777" w:rsidTr="00880422">
        <w:trPr>
          <w:trHeight w:hRule="exact" w:val="517"/>
        </w:trPr>
        <w:tc>
          <w:tcPr>
            <w:tcW w:w="851" w:type="dxa"/>
            <w:vAlign w:val="center"/>
          </w:tcPr>
          <w:p w14:paraId="6E34F13C" w14:textId="77777777" w:rsidR="00C96058" w:rsidRPr="00D57179" w:rsidRDefault="00C96058" w:rsidP="00814E7B">
            <w:pPr>
              <w:overflowPunct w:val="0"/>
              <w:autoSpaceDE/>
              <w:autoSpaceDN/>
              <w:adjustRightInd/>
              <w:spacing w:before="0" w:line="276" w:lineRule="auto"/>
              <w:ind w:left="0"/>
              <w:jc w:val="center"/>
              <w:textAlignment w:val="baseline"/>
              <w:rPr>
                <w:color w:val="auto"/>
                <w:sz w:val="20"/>
                <w:szCs w:val="20"/>
                <w:lang w:val="en-GB" w:eastAsia="en-GB"/>
              </w:rPr>
            </w:pPr>
            <w:r w:rsidRPr="00F029EB">
              <w:rPr>
                <w:color w:val="auto"/>
                <w:lang w:val="ru-RU" w:eastAsia="en-GB"/>
              </w:rPr>
              <w:t>0</w:t>
            </w:r>
          </w:p>
        </w:tc>
        <w:tc>
          <w:tcPr>
            <w:tcW w:w="992" w:type="dxa"/>
            <w:vAlign w:val="center"/>
          </w:tcPr>
          <w:p w14:paraId="00177F2A" w14:textId="77777777" w:rsidR="00C96058" w:rsidRPr="00D57179" w:rsidRDefault="00C96058" w:rsidP="00814E7B">
            <w:pPr>
              <w:overflowPunct w:val="0"/>
              <w:autoSpaceDE/>
              <w:autoSpaceDN/>
              <w:adjustRightInd/>
              <w:spacing w:before="0" w:line="276" w:lineRule="auto"/>
              <w:ind w:left="0"/>
              <w:jc w:val="center"/>
              <w:textAlignment w:val="baseline"/>
              <w:rPr>
                <w:color w:val="auto"/>
                <w:sz w:val="20"/>
                <w:szCs w:val="20"/>
                <w:lang w:val="en-GB" w:eastAsia="en-GB"/>
              </w:rPr>
            </w:pPr>
            <w:r>
              <w:rPr>
                <w:color w:val="auto"/>
                <w:sz w:val="20"/>
                <w:szCs w:val="20"/>
                <w:lang w:val="en-GB" w:eastAsia="en-GB"/>
              </w:rPr>
              <w:t>08/10/12</w:t>
            </w:r>
          </w:p>
        </w:tc>
        <w:tc>
          <w:tcPr>
            <w:tcW w:w="7908" w:type="dxa"/>
            <w:vAlign w:val="center"/>
          </w:tcPr>
          <w:p w14:paraId="2076252F" w14:textId="77777777" w:rsidR="00C96058" w:rsidRPr="00D57179" w:rsidRDefault="00C96058" w:rsidP="00814E7B">
            <w:pPr>
              <w:pStyle w:val="CellBodyCentered"/>
              <w:rPr>
                <w:color w:val="auto"/>
                <w:lang w:val="en-GB" w:eastAsia="en-GB"/>
              </w:rPr>
            </w:pPr>
            <w:proofErr w:type="spellStart"/>
            <w:r w:rsidRPr="00D57179">
              <w:rPr>
                <w:color w:val="auto"/>
                <w:lang w:val="ru-RU" w:eastAsia="en-GB"/>
              </w:rPr>
              <w:t>Утвержд</w:t>
            </w:r>
            <w:r w:rsidRPr="00D57179">
              <w:rPr>
                <w:color w:val="auto"/>
                <w:lang w:val="en-GB" w:eastAsia="en-GB"/>
              </w:rPr>
              <w:t>ено</w:t>
            </w:r>
            <w:proofErr w:type="spellEnd"/>
            <w:r w:rsidRPr="00D57179">
              <w:rPr>
                <w:color w:val="auto"/>
                <w:lang w:val="en-GB" w:eastAsia="en-GB"/>
              </w:rPr>
              <w:t xml:space="preserve"> </w:t>
            </w:r>
            <w:proofErr w:type="spellStart"/>
            <w:r w:rsidRPr="00D57179">
              <w:rPr>
                <w:color w:val="auto"/>
                <w:lang w:val="en-GB" w:eastAsia="en-GB"/>
              </w:rPr>
              <w:t>для</w:t>
            </w:r>
            <w:proofErr w:type="spellEnd"/>
            <w:r w:rsidRPr="00D57179">
              <w:rPr>
                <w:color w:val="auto"/>
                <w:lang w:val="en-GB" w:eastAsia="en-GB"/>
              </w:rPr>
              <w:t xml:space="preserve">  </w:t>
            </w:r>
            <w:proofErr w:type="spellStart"/>
            <w:r w:rsidRPr="00D57179">
              <w:rPr>
                <w:color w:val="auto"/>
                <w:lang w:val="ru-RU" w:eastAsia="en-GB"/>
              </w:rPr>
              <w:t>Исполн</w:t>
            </w:r>
            <w:r w:rsidRPr="00D57179">
              <w:rPr>
                <w:color w:val="auto"/>
                <w:lang w:val="en-GB" w:eastAsia="en-GB"/>
              </w:rPr>
              <w:t>ения</w:t>
            </w:r>
            <w:proofErr w:type="spellEnd"/>
            <w:r w:rsidRPr="00D57179">
              <w:rPr>
                <w:color w:val="auto"/>
                <w:lang w:val="en-GB" w:eastAsia="en-GB"/>
              </w:rPr>
              <w:t xml:space="preserve"> /</w:t>
            </w:r>
          </w:p>
          <w:p w14:paraId="6F7D3505" w14:textId="77777777" w:rsidR="00C96058" w:rsidRPr="00D57179" w:rsidRDefault="00C96058" w:rsidP="00814E7B">
            <w:pPr>
              <w:pStyle w:val="CellBodyCentered"/>
              <w:rPr>
                <w:color w:val="auto"/>
                <w:lang w:val="en-GB" w:eastAsia="en-GB"/>
              </w:rPr>
            </w:pPr>
            <w:r w:rsidRPr="00D57179">
              <w:rPr>
                <w:color w:val="auto"/>
                <w:lang w:eastAsia="en-GB"/>
              </w:rPr>
              <w:t>Approved</w:t>
            </w:r>
            <w:r w:rsidRPr="00D57179">
              <w:rPr>
                <w:color w:val="auto"/>
                <w:lang w:val="en-GB" w:eastAsia="en-GB"/>
              </w:rPr>
              <w:t xml:space="preserve"> for Implementation</w:t>
            </w:r>
          </w:p>
          <w:p w14:paraId="3167EA18" w14:textId="77777777" w:rsidR="00C96058" w:rsidRPr="00D57179" w:rsidRDefault="00C96058" w:rsidP="00814E7B">
            <w:pPr>
              <w:overflowPunct w:val="0"/>
              <w:autoSpaceDE/>
              <w:autoSpaceDN/>
              <w:adjustRightInd/>
              <w:spacing w:before="0" w:line="276" w:lineRule="auto"/>
              <w:ind w:left="0"/>
              <w:jc w:val="center"/>
              <w:textAlignment w:val="baseline"/>
              <w:rPr>
                <w:color w:val="auto"/>
                <w:sz w:val="20"/>
                <w:szCs w:val="20"/>
                <w:lang w:val="en-GB" w:eastAsia="en-GB"/>
              </w:rPr>
            </w:pPr>
          </w:p>
        </w:tc>
      </w:tr>
    </w:tbl>
    <w:p w14:paraId="39BD1496" w14:textId="77777777" w:rsidR="000D300A" w:rsidRDefault="000D300A">
      <w:pPr>
        <w:autoSpaceDE/>
        <w:autoSpaceDN/>
        <w:adjustRightInd/>
        <w:spacing w:before="0" w:line="240" w:lineRule="auto"/>
        <w:ind w:left="0"/>
        <w:rPr>
          <w:color w:val="auto"/>
        </w:rPr>
      </w:pPr>
      <w:r>
        <w:rPr>
          <w:color w:val="auto"/>
        </w:rPr>
        <w:br w:type="page"/>
      </w:r>
    </w:p>
    <w:p w14:paraId="44D5C6A9" w14:textId="77777777" w:rsidR="003061FB" w:rsidRPr="004B50C4" w:rsidRDefault="003061FB">
      <w:pPr>
        <w:autoSpaceDE/>
        <w:autoSpaceDN/>
        <w:adjustRightInd/>
        <w:spacing w:before="0" w:line="240" w:lineRule="auto"/>
        <w:ind w:left="0"/>
        <w:rPr>
          <w:color w:val="auto"/>
        </w:rPr>
      </w:pPr>
    </w:p>
    <w:p w14:paraId="747C44F5" w14:textId="77777777" w:rsidR="003061FB" w:rsidRPr="004B50C4" w:rsidRDefault="003061FB">
      <w:pPr>
        <w:autoSpaceDE/>
        <w:autoSpaceDN/>
        <w:adjustRightInd/>
        <w:spacing w:before="0" w:line="240" w:lineRule="auto"/>
        <w:ind w:left="0"/>
        <w:rPr>
          <w:color w:val="auto"/>
        </w:rPr>
      </w:pPr>
    </w:p>
    <w:p w14:paraId="7E4128DA" w14:textId="77777777" w:rsidR="00251EFA" w:rsidRPr="004B50C4" w:rsidRDefault="00251EFA" w:rsidP="008F2517">
      <w:pPr>
        <w:tabs>
          <w:tab w:val="left" w:pos="6679"/>
        </w:tabs>
        <w:spacing w:before="73"/>
        <w:ind w:left="260"/>
        <w:jc w:val="center"/>
        <w:rPr>
          <w:b/>
          <w:sz w:val="20"/>
        </w:rPr>
      </w:pPr>
      <w:bookmarkStart w:id="1" w:name="_Hlk530042062"/>
    </w:p>
    <w:p w14:paraId="18A38227" w14:textId="6A3B4133" w:rsidR="008F2517" w:rsidRPr="00426812" w:rsidRDefault="008F2517" w:rsidP="008F2517">
      <w:pPr>
        <w:tabs>
          <w:tab w:val="left" w:pos="6679"/>
        </w:tabs>
        <w:spacing w:before="73"/>
        <w:ind w:left="260"/>
        <w:jc w:val="center"/>
        <w:rPr>
          <w:sz w:val="20"/>
          <w:szCs w:val="20"/>
          <w:lang w:val="ru-RU"/>
        </w:rPr>
      </w:pPr>
      <w:r w:rsidRPr="00426812">
        <w:rPr>
          <w:b/>
          <w:sz w:val="20"/>
          <w:lang w:val="ru-RU"/>
        </w:rPr>
        <w:t>СТРАНИЦА</w:t>
      </w:r>
      <w:r w:rsidRPr="00426812">
        <w:rPr>
          <w:b/>
          <w:spacing w:val="-25"/>
          <w:sz w:val="20"/>
          <w:lang w:val="ru-RU"/>
        </w:rPr>
        <w:t xml:space="preserve"> </w:t>
      </w:r>
      <w:r w:rsidRPr="00426812">
        <w:rPr>
          <w:b/>
          <w:sz w:val="20"/>
          <w:lang w:val="ru-RU"/>
        </w:rPr>
        <w:t>ПОДПИСЕЙ:</w:t>
      </w:r>
      <w:r w:rsidRPr="00426812">
        <w:rPr>
          <w:b/>
          <w:sz w:val="20"/>
          <w:lang w:val="ru-RU"/>
        </w:rPr>
        <w:tab/>
      </w:r>
      <w:r>
        <w:rPr>
          <w:b/>
          <w:spacing w:val="-1"/>
          <w:sz w:val="20"/>
        </w:rPr>
        <w:t>SIGNATURE</w:t>
      </w:r>
      <w:r w:rsidRPr="00426812">
        <w:rPr>
          <w:b/>
          <w:spacing w:val="-19"/>
          <w:sz w:val="20"/>
          <w:lang w:val="ru-RU"/>
        </w:rPr>
        <w:t xml:space="preserve"> </w:t>
      </w:r>
      <w:r>
        <w:rPr>
          <w:b/>
          <w:spacing w:val="-1"/>
          <w:sz w:val="20"/>
        </w:rPr>
        <w:t>PAGE</w:t>
      </w:r>
      <w:r w:rsidRPr="00426812">
        <w:rPr>
          <w:b/>
          <w:spacing w:val="-1"/>
          <w:sz w:val="20"/>
          <w:lang w:val="ru-RU"/>
        </w:rPr>
        <w:t>:</w:t>
      </w:r>
    </w:p>
    <w:p w14:paraId="53C4CD5C" w14:textId="77777777" w:rsidR="008F2517" w:rsidRPr="00426812" w:rsidRDefault="008F2517" w:rsidP="008F2517">
      <w:pPr>
        <w:spacing w:before="4"/>
        <w:rPr>
          <w:b/>
          <w:bCs/>
          <w:sz w:val="13"/>
          <w:szCs w:val="13"/>
          <w:lang w:val="ru-RU"/>
        </w:rPr>
      </w:pPr>
    </w:p>
    <w:tbl>
      <w:tblPr>
        <w:tblW w:w="9641" w:type="dxa"/>
        <w:tblInd w:w="112" w:type="dxa"/>
        <w:tblLayout w:type="fixed"/>
        <w:tblCellMar>
          <w:left w:w="0" w:type="dxa"/>
          <w:right w:w="0" w:type="dxa"/>
        </w:tblCellMar>
        <w:tblLook w:val="01E0" w:firstRow="1" w:lastRow="1" w:firstColumn="1" w:lastColumn="1" w:noHBand="0" w:noVBand="0"/>
      </w:tblPr>
      <w:tblGrid>
        <w:gridCol w:w="2693"/>
        <w:gridCol w:w="4277"/>
        <w:gridCol w:w="2671"/>
      </w:tblGrid>
      <w:tr w:rsidR="008F2517" w14:paraId="186B4BFF" w14:textId="77777777" w:rsidTr="00C257C2">
        <w:trPr>
          <w:trHeight w:hRule="exact" w:val="1987"/>
        </w:trPr>
        <w:tc>
          <w:tcPr>
            <w:tcW w:w="2693" w:type="dxa"/>
            <w:tcBorders>
              <w:top w:val="single" w:sz="5" w:space="0" w:color="000000"/>
              <w:left w:val="single" w:sz="5" w:space="0" w:color="000000"/>
              <w:bottom w:val="single" w:sz="5" w:space="0" w:color="000000"/>
              <w:right w:val="single" w:sz="5" w:space="0" w:color="000000"/>
            </w:tcBorders>
          </w:tcPr>
          <w:p w14:paraId="0E8BD3A3" w14:textId="77777777" w:rsidR="008F2517" w:rsidRPr="00670511" w:rsidRDefault="008F2517" w:rsidP="00C257C2">
            <w:pPr>
              <w:pStyle w:val="TableParagraph"/>
              <w:rPr>
                <w:rFonts w:ascii="Times New Roman" w:eastAsia="Times New Roman" w:hAnsi="Times New Roman" w:cs="Times New Roman"/>
                <w:b/>
                <w:bCs/>
                <w:sz w:val="20"/>
                <w:szCs w:val="20"/>
                <w:lang w:val="ru-RU"/>
              </w:rPr>
            </w:pPr>
          </w:p>
          <w:p w14:paraId="178B59CC" w14:textId="77777777" w:rsidR="002A22FF" w:rsidRPr="002C303C" w:rsidRDefault="002A22FF" w:rsidP="002A22FF">
            <w:pPr>
              <w:pStyle w:val="TableParagraph"/>
              <w:spacing w:line="270" w:lineRule="auto"/>
              <w:ind w:left="102" w:right="322"/>
              <w:rPr>
                <w:rFonts w:ascii="Times New Roman" w:hAnsi="Times New Roman" w:cs="Times New Roman"/>
                <w:spacing w:val="-1"/>
                <w:sz w:val="20"/>
                <w:lang w:val="ru-RU"/>
              </w:rPr>
            </w:pPr>
            <w:r w:rsidRPr="002C303C">
              <w:rPr>
                <w:rFonts w:ascii="Times New Roman" w:hAnsi="Times New Roman" w:cs="Times New Roman"/>
                <w:spacing w:val="-1"/>
                <w:sz w:val="20"/>
                <w:lang w:val="ru-RU"/>
              </w:rPr>
              <w:t>Утверждено:</w:t>
            </w:r>
            <w:r w:rsidRPr="002A22FF">
              <w:rPr>
                <w:rFonts w:ascii="Times New Roman" w:hAnsi="Times New Roman" w:cs="Times New Roman"/>
                <w:spacing w:val="-1"/>
                <w:sz w:val="20"/>
              </w:rPr>
              <w:t> </w:t>
            </w:r>
          </w:p>
          <w:p w14:paraId="5800AD78" w14:textId="77777777" w:rsidR="002A22FF" w:rsidRPr="002C303C" w:rsidRDefault="002A22FF" w:rsidP="002A22FF">
            <w:pPr>
              <w:pStyle w:val="TableParagraph"/>
              <w:spacing w:line="270" w:lineRule="auto"/>
              <w:ind w:left="102" w:right="322"/>
              <w:rPr>
                <w:rFonts w:ascii="Times New Roman" w:hAnsi="Times New Roman" w:cs="Times New Roman"/>
                <w:spacing w:val="-1"/>
                <w:sz w:val="20"/>
                <w:lang w:val="ru-RU"/>
              </w:rPr>
            </w:pPr>
            <w:r w:rsidRPr="002C303C">
              <w:rPr>
                <w:rFonts w:ascii="Times New Roman" w:hAnsi="Times New Roman" w:cs="Times New Roman"/>
                <w:spacing w:val="-1"/>
                <w:sz w:val="20"/>
                <w:lang w:val="ru-RU"/>
              </w:rPr>
              <w:t>(Руководитель Центра Проектирования и Технической Инженерии (ЦПТИ))  </w:t>
            </w:r>
            <w:r w:rsidRPr="002A22FF">
              <w:rPr>
                <w:rFonts w:ascii="Times New Roman" w:hAnsi="Times New Roman" w:cs="Times New Roman"/>
                <w:spacing w:val="-1"/>
                <w:sz w:val="20"/>
              </w:rPr>
              <w:t> </w:t>
            </w:r>
          </w:p>
          <w:p w14:paraId="2542C2BF" w14:textId="5B179499" w:rsidR="00C77B7D" w:rsidRPr="002A22FF" w:rsidRDefault="002A22FF" w:rsidP="002A22FF">
            <w:pPr>
              <w:pStyle w:val="TableParagraph"/>
              <w:spacing w:line="270" w:lineRule="auto"/>
              <w:ind w:left="102" w:right="322"/>
              <w:rPr>
                <w:sz w:val="20"/>
              </w:rPr>
            </w:pPr>
            <w:proofErr w:type="spellStart"/>
            <w:r w:rsidRPr="002A22FF">
              <w:rPr>
                <w:rFonts w:ascii="Times New Roman" w:hAnsi="Times New Roman" w:cs="Times New Roman"/>
                <w:spacing w:val="-1"/>
                <w:sz w:val="20"/>
              </w:rPr>
              <w:t>Тенгиз</w:t>
            </w:r>
            <w:proofErr w:type="spellEnd"/>
            <w:r w:rsidRPr="002A22FF">
              <w:rPr>
                <w:rFonts w:ascii="Times New Roman" w:hAnsi="Times New Roman" w:cs="Times New Roman"/>
                <w:spacing w:val="-1"/>
                <w:sz w:val="20"/>
              </w:rPr>
              <w:t xml:space="preserve"> </w:t>
            </w:r>
            <w:proofErr w:type="spellStart"/>
            <w:r w:rsidRPr="002A22FF">
              <w:rPr>
                <w:rFonts w:ascii="Times New Roman" w:hAnsi="Times New Roman" w:cs="Times New Roman"/>
                <w:spacing w:val="-1"/>
                <w:sz w:val="20"/>
              </w:rPr>
              <w:t>Алимбаев</w:t>
            </w:r>
            <w:proofErr w:type="spellEnd"/>
            <w:r w:rsidRPr="002A22FF">
              <w:rPr>
                <w:rFonts w:ascii="Times New Roman" w:hAnsi="Times New Roman" w:cs="Times New Roman"/>
                <w:spacing w:val="-1"/>
                <w:sz w:val="20"/>
              </w:rPr>
              <w:t>  </w:t>
            </w:r>
            <w:r w:rsidRPr="002A22FF">
              <w:rPr>
                <w:sz w:val="20"/>
              </w:rPr>
              <w:t> </w:t>
            </w:r>
          </w:p>
        </w:tc>
        <w:tc>
          <w:tcPr>
            <w:tcW w:w="4277" w:type="dxa"/>
            <w:tcBorders>
              <w:top w:val="single" w:sz="5" w:space="0" w:color="000000"/>
              <w:left w:val="single" w:sz="5" w:space="0" w:color="000000"/>
              <w:bottom w:val="single" w:sz="5" w:space="0" w:color="000000"/>
              <w:right w:val="single" w:sz="5" w:space="0" w:color="000000"/>
            </w:tcBorders>
          </w:tcPr>
          <w:p w14:paraId="0D35EB83" w14:textId="77777777" w:rsidR="008F2517" w:rsidRPr="0024696F" w:rsidRDefault="008F2517" w:rsidP="009D0CDE">
            <w:pPr>
              <w:pStyle w:val="TableParagraph"/>
              <w:jc w:val="center"/>
              <w:rPr>
                <w:rFonts w:ascii="Times New Roman" w:eastAsia="Times New Roman" w:hAnsi="Times New Roman" w:cs="Times New Roman"/>
                <w:b/>
                <w:bCs/>
                <w:sz w:val="20"/>
                <w:szCs w:val="20"/>
                <w:lang w:val="ru-RU"/>
              </w:rPr>
            </w:pPr>
          </w:p>
          <w:p w14:paraId="6898B710" w14:textId="77777777" w:rsidR="008F2517" w:rsidRPr="0024696F" w:rsidRDefault="008F2517" w:rsidP="009D0CDE">
            <w:pPr>
              <w:pStyle w:val="TableParagraph"/>
              <w:jc w:val="center"/>
              <w:rPr>
                <w:rFonts w:ascii="Times New Roman" w:eastAsia="Times New Roman" w:hAnsi="Times New Roman" w:cs="Times New Roman"/>
                <w:b/>
                <w:bCs/>
                <w:sz w:val="20"/>
                <w:szCs w:val="20"/>
                <w:lang w:val="ru-RU"/>
              </w:rPr>
            </w:pPr>
          </w:p>
          <w:p w14:paraId="45B3BCAD" w14:textId="77777777" w:rsidR="008F2517" w:rsidRDefault="008F2517" w:rsidP="009D0CDE">
            <w:pPr>
              <w:pStyle w:val="TableParagraph"/>
              <w:jc w:val="center"/>
              <w:rPr>
                <w:rFonts w:ascii="Times New Roman" w:eastAsia="Times New Roman" w:hAnsi="Times New Roman" w:cs="Times New Roman"/>
                <w:b/>
                <w:bCs/>
                <w:sz w:val="20"/>
                <w:szCs w:val="20"/>
              </w:rPr>
            </w:pPr>
          </w:p>
          <w:p w14:paraId="45E9595F" w14:textId="77777777" w:rsidR="009D0CDE" w:rsidRDefault="009D0CDE" w:rsidP="009D0CDE">
            <w:pPr>
              <w:pStyle w:val="TableParagraph"/>
              <w:jc w:val="center"/>
              <w:rPr>
                <w:rFonts w:ascii="Times New Roman" w:eastAsia="Times New Roman" w:hAnsi="Times New Roman" w:cs="Times New Roman"/>
                <w:b/>
                <w:bCs/>
                <w:sz w:val="20"/>
                <w:szCs w:val="20"/>
              </w:rPr>
            </w:pPr>
          </w:p>
          <w:p w14:paraId="09B9DD89" w14:textId="77777777" w:rsidR="009D0CDE" w:rsidRPr="009D0CDE" w:rsidRDefault="009D0CDE" w:rsidP="009D0CDE">
            <w:pPr>
              <w:pStyle w:val="TableParagraph"/>
              <w:jc w:val="center"/>
              <w:rPr>
                <w:rFonts w:ascii="Times New Roman" w:eastAsia="Times New Roman" w:hAnsi="Times New Roman" w:cs="Times New Roman"/>
                <w:b/>
                <w:bCs/>
                <w:sz w:val="20"/>
                <w:szCs w:val="20"/>
              </w:rPr>
            </w:pPr>
          </w:p>
          <w:p w14:paraId="1B5A06DA" w14:textId="77777777" w:rsidR="008F2517" w:rsidRPr="0024696F" w:rsidRDefault="008F2517" w:rsidP="009D0CDE">
            <w:pPr>
              <w:pStyle w:val="TableParagraph"/>
              <w:spacing w:before="9"/>
              <w:jc w:val="center"/>
              <w:rPr>
                <w:rFonts w:ascii="Times New Roman" w:eastAsia="Times New Roman" w:hAnsi="Times New Roman" w:cs="Times New Roman"/>
                <w:b/>
                <w:bCs/>
                <w:lang w:val="ru-RU"/>
              </w:rPr>
            </w:pPr>
          </w:p>
          <w:p w14:paraId="67C5900A" w14:textId="77777777" w:rsidR="008F2517" w:rsidRDefault="008F2517" w:rsidP="009D0CDE">
            <w:pPr>
              <w:pStyle w:val="TableParagraph"/>
              <w:jc w:val="center"/>
              <w:rPr>
                <w:rFonts w:ascii="Times New Roman" w:eastAsia="Times New Roman" w:hAnsi="Times New Roman" w:cs="Times New Roman"/>
                <w:sz w:val="20"/>
                <w:szCs w:val="20"/>
              </w:rPr>
            </w:pPr>
            <w:r>
              <w:rPr>
                <w:rFonts w:ascii="Times New Roman"/>
                <w:color w:val="00B0F0"/>
                <w:sz w:val="20"/>
              </w:rPr>
              <w:t>Place</w:t>
            </w:r>
            <w:r>
              <w:rPr>
                <w:rFonts w:ascii="Times New Roman"/>
                <w:color w:val="00B0F0"/>
                <w:spacing w:val="-8"/>
                <w:sz w:val="20"/>
              </w:rPr>
              <w:t xml:space="preserve"> </w:t>
            </w:r>
            <w:r>
              <w:rPr>
                <w:rFonts w:ascii="Times New Roman"/>
                <w:color w:val="00B0F0"/>
                <w:spacing w:val="-1"/>
                <w:sz w:val="20"/>
              </w:rPr>
              <w:t>signature</w:t>
            </w:r>
            <w:r>
              <w:rPr>
                <w:rFonts w:ascii="Times New Roman"/>
                <w:color w:val="00B0F0"/>
                <w:spacing w:val="-8"/>
                <w:sz w:val="20"/>
              </w:rPr>
              <w:t xml:space="preserve"> </w:t>
            </w:r>
            <w:r>
              <w:rPr>
                <w:rFonts w:ascii="Times New Roman"/>
                <w:color w:val="00B0F0"/>
                <w:spacing w:val="-1"/>
                <w:sz w:val="20"/>
              </w:rPr>
              <w:t>here</w:t>
            </w:r>
          </w:p>
        </w:tc>
        <w:tc>
          <w:tcPr>
            <w:tcW w:w="2671" w:type="dxa"/>
            <w:tcBorders>
              <w:top w:val="single" w:sz="5" w:space="0" w:color="000000"/>
              <w:left w:val="single" w:sz="5" w:space="0" w:color="000000"/>
              <w:bottom w:val="single" w:sz="5" w:space="0" w:color="000000"/>
              <w:right w:val="single" w:sz="5" w:space="0" w:color="000000"/>
            </w:tcBorders>
          </w:tcPr>
          <w:p w14:paraId="2133CE57" w14:textId="77777777" w:rsidR="008F2517" w:rsidRDefault="008F2517" w:rsidP="00C257C2">
            <w:pPr>
              <w:pStyle w:val="TableParagraph"/>
              <w:spacing w:before="3"/>
              <w:rPr>
                <w:rFonts w:ascii="Times New Roman" w:eastAsia="Times New Roman" w:hAnsi="Times New Roman" w:cs="Times New Roman"/>
                <w:b/>
                <w:bCs/>
                <w:sz w:val="20"/>
                <w:szCs w:val="20"/>
              </w:rPr>
            </w:pPr>
          </w:p>
          <w:p w14:paraId="4C3376B9" w14:textId="77777777" w:rsidR="009D0CDE" w:rsidRPr="009D0CDE" w:rsidRDefault="009D0CDE" w:rsidP="009D0CDE">
            <w:pPr>
              <w:pStyle w:val="TableParagraph"/>
              <w:spacing w:line="270" w:lineRule="auto"/>
              <w:ind w:left="101" w:right="688"/>
              <w:rPr>
                <w:rFonts w:ascii="Times New Roman" w:hAnsi="Times New Roman" w:cs="Times New Roman"/>
                <w:spacing w:val="-1"/>
                <w:sz w:val="20"/>
              </w:rPr>
            </w:pPr>
            <w:r w:rsidRPr="009D0CDE">
              <w:rPr>
                <w:rFonts w:ascii="Times New Roman" w:hAnsi="Times New Roman" w:cs="Times New Roman"/>
                <w:spacing w:val="-1"/>
                <w:sz w:val="20"/>
              </w:rPr>
              <w:t>Approved: </w:t>
            </w:r>
          </w:p>
          <w:p w14:paraId="6D5E6C79" w14:textId="77777777" w:rsidR="009D0CDE" w:rsidRPr="009D0CDE" w:rsidRDefault="009D0CDE" w:rsidP="009D0CDE">
            <w:pPr>
              <w:pStyle w:val="TableParagraph"/>
              <w:spacing w:line="270" w:lineRule="auto"/>
              <w:ind w:left="101" w:right="688"/>
              <w:rPr>
                <w:rFonts w:ascii="Times New Roman" w:hAnsi="Times New Roman" w:cs="Times New Roman"/>
                <w:spacing w:val="-1"/>
                <w:sz w:val="20"/>
              </w:rPr>
            </w:pPr>
            <w:r w:rsidRPr="009D0CDE">
              <w:rPr>
                <w:rFonts w:ascii="Times New Roman" w:hAnsi="Times New Roman" w:cs="Times New Roman"/>
                <w:spacing w:val="-1"/>
                <w:sz w:val="20"/>
              </w:rPr>
              <w:t>(Manager, Designs and Technical Engineering Center (DTEC))   </w:t>
            </w:r>
          </w:p>
          <w:p w14:paraId="5A7452EB" w14:textId="77777777" w:rsidR="009D0CDE" w:rsidRPr="009D0CDE" w:rsidRDefault="009D0CDE" w:rsidP="009D0CDE">
            <w:pPr>
              <w:pStyle w:val="TableParagraph"/>
              <w:spacing w:line="270" w:lineRule="auto"/>
              <w:ind w:left="101" w:right="688"/>
              <w:rPr>
                <w:rFonts w:ascii="Times New Roman" w:hAnsi="Times New Roman" w:cs="Times New Roman"/>
                <w:spacing w:val="-1"/>
                <w:sz w:val="20"/>
              </w:rPr>
            </w:pPr>
            <w:r w:rsidRPr="009D0CDE">
              <w:rPr>
                <w:rFonts w:ascii="Times New Roman" w:hAnsi="Times New Roman" w:cs="Times New Roman"/>
                <w:spacing w:val="-1"/>
                <w:sz w:val="20"/>
              </w:rPr>
              <w:t xml:space="preserve">Tengiz </w:t>
            </w:r>
            <w:proofErr w:type="spellStart"/>
            <w:r w:rsidRPr="009D0CDE">
              <w:rPr>
                <w:rFonts w:ascii="Times New Roman" w:hAnsi="Times New Roman" w:cs="Times New Roman"/>
                <w:spacing w:val="-1"/>
                <w:sz w:val="20"/>
              </w:rPr>
              <w:t>Alimbayev</w:t>
            </w:r>
            <w:proofErr w:type="spellEnd"/>
            <w:r w:rsidRPr="009D0CDE">
              <w:rPr>
                <w:rFonts w:ascii="Times New Roman" w:hAnsi="Times New Roman" w:cs="Times New Roman"/>
                <w:spacing w:val="-1"/>
                <w:sz w:val="20"/>
              </w:rPr>
              <w:t> </w:t>
            </w:r>
            <w:r w:rsidRPr="009D0CDE">
              <w:rPr>
                <w:rFonts w:ascii="Times New Roman" w:hAnsi="Times New Roman" w:cs="Times New Roman"/>
                <w:spacing w:val="-1"/>
                <w:sz w:val="20"/>
                <w:lang w:val="ru-RU"/>
              </w:rPr>
              <w:t> </w:t>
            </w:r>
            <w:r w:rsidRPr="009D0CDE">
              <w:rPr>
                <w:rFonts w:ascii="Times New Roman" w:hAnsi="Times New Roman" w:cs="Times New Roman"/>
                <w:spacing w:val="-1"/>
                <w:sz w:val="20"/>
              </w:rPr>
              <w:t> </w:t>
            </w:r>
          </w:p>
          <w:p w14:paraId="056F4308" w14:textId="1FE26B1A" w:rsidR="008F2517" w:rsidRDefault="008F2517" w:rsidP="00303D1B">
            <w:pPr>
              <w:pStyle w:val="TableParagraph"/>
              <w:spacing w:line="270" w:lineRule="auto"/>
              <w:ind w:left="101" w:right="688"/>
              <w:rPr>
                <w:rFonts w:ascii="Times New Roman" w:eastAsia="Times New Roman" w:hAnsi="Times New Roman" w:cs="Times New Roman"/>
                <w:sz w:val="20"/>
                <w:szCs w:val="20"/>
              </w:rPr>
            </w:pPr>
          </w:p>
        </w:tc>
      </w:tr>
      <w:tr w:rsidR="000A2CBF" w14:paraId="635B01E9" w14:textId="77777777" w:rsidTr="00C257C2">
        <w:trPr>
          <w:trHeight w:hRule="exact" w:val="1987"/>
        </w:trPr>
        <w:tc>
          <w:tcPr>
            <w:tcW w:w="2693" w:type="dxa"/>
            <w:tcBorders>
              <w:top w:val="single" w:sz="5" w:space="0" w:color="000000"/>
              <w:left w:val="single" w:sz="5" w:space="0" w:color="000000"/>
              <w:bottom w:val="single" w:sz="5" w:space="0" w:color="000000"/>
              <w:right w:val="single" w:sz="5" w:space="0" w:color="000000"/>
            </w:tcBorders>
          </w:tcPr>
          <w:p w14:paraId="34DFF8CD" w14:textId="77777777" w:rsidR="000A2CBF" w:rsidRPr="00670511" w:rsidRDefault="000A2CBF" w:rsidP="000A2CBF">
            <w:pPr>
              <w:pStyle w:val="TableParagraph"/>
              <w:rPr>
                <w:rFonts w:ascii="Times New Roman" w:eastAsia="Times New Roman" w:hAnsi="Times New Roman" w:cs="Times New Roman"/>
                <w:b/>
                <w:bCs/>
                <w:sz w:val="20"/>
                <w:szCs w:val="20"/>
                <w:lang w:val="ru-RU"/>
              </w:rPr>
            </w:pPr>
          </w:p>
          <w:p w14:paraId="0F58AC30" w14:textId="77777777" w:rsidR="000A2CBF" w:rsidRPr="004E225E" w:rsidRDefault="000A2CBF" w:rsidP="009D0CDE">
            <w:pPr>
              <w:pStyle w:val="TableParagraph"/>
              <w:spacing w:line="270" w:lineRule="auto"/>
              <w:ind w:left="102" w:right="322"/>
              <w:rPr>
                <w:rFonts w:ascii="Times New Roman" w:hAnsi="Times New Roman"/>
                <w:spacing w:val="25"/>
                <w:w w:val="99"/>
                <w:sz w:val="20"/>
                <w:lang w:val="ru-RU"/>
              </w:rPr>
            </w:pPr>
            <w:r w:rsidRPr="0024696F">
              <w:rPr>
                <w:rFonts w:ascii="Times New Roman" w:hAnsi="Times New Roman"/>
                <w:sz w:val="20"/>
                <w:lang w:val="ru-RU"/>
              </w:rPr>
              <w:t>Проверено/Рассмотрено:</w:t>
            </w:r>
            <w:r w:rsidRPr="0024696F">
              <w:rPr>
                <w:rFonts w:ascii="Times New Roman" w:hAnsi="Times New Roman"/>
                <w:spacing w:val="25"/>
                <w:w w:val="99"/>
                <w:sz w:val="20"/>
                <w:lang w:val="ru-RU"/>
              </w:rPr>
              <w:t xml:space="preserve"> </w:t>
            </w:r>
          </w:p>
          <w:p w14:paraId="57D26D80" w14:textId="77777777" w:rsidR="000A2CBF" w:rsidRPr="004E225E" w:rsidRDefault="000A2CBF" w:rsidP="009D0CDE">
            <w:pPr>
              <w:pStyle w:val="TableParagraph"/>
              <w:spacing w:line="270" w:lineRule="auto"/>
              <w:ind w:left="102" w:right="322"/>
              <w:rPr>
                <w:rFonts w:ascii="Times New Roman" w:eastAsia="Times New Roman" w:hAnsi="Times New Roman" w:cs="Times New Roman"/>
                <w:sz w:val="20"/>
                <w:szCs w:val="20"/>
                <w:lang w:val="ru-RU"/>
              </w:rPr>
            </w:pPr>
          </w:p>
          <w:p w14:paraId="3EBFACF4" w14:textId="77777777" w:rsidR="000A2CBF" w:rsidRPr="00C77B7D" w:rsidRDefault="000A2CBF" w:rsidP="009D0CDE">
            <w:pPr>
              <w:pStyle w:val="TableParagraph"/>
              <w:spacing w:line="270" w:lineRule="auto"/>
              <w:ind w:left="102" w:right="322"/>
              <w:rPr>
                <w:rFonts w:ascii="Times New Roman" w:eastAsia="Times New Roman" w:hAnsi="Times New Roman" w:cs="Times New Roman"/>
                <w:sz w:val="20"/>
                <w:szCs w:val="20"/>
                <w:lang w:val="ru-RU"/>
              </w:rPr>
            </w:pPr>
            <w:r w:rsidRPr="00C77B7D">
              <w:rPr>
                <w:rFonts w:ascii="Times New Roman" w:eastAsia="Times New Roman" w:hAnsi="Times New Roman" w:cs="Times New Roman"/>
                <w:sz w:val="20"/>
                <w:szCs w:val="20"/>
                <w:lang w:val="ru-RU"/>
              </w:rPr>
              <w:t>(Руководитель группы целостности материалов)</w:t>
            </w:r>
          </w:p>
          <w:p w14:paraId="24A7E1EB" w14:textId="5A5AE43B" w:rsidR="000A2CBF" w:rsidRPr="00670511" w:rsidRDefault="000A2CBF" w:rsidP="009D0CDE">
            <w:pPr>
              <w:pStyle w:val="TableParagraph"/>
              <w:ind w:left="102"/>
              <w:rPr>
                <w:rFonts w:ascii="Times New Roman" w:eastAsia="Times New Roman" w:hAnsi="Times New Roman" w:cs="Times New Roman"/>
                <w:b/>
                <w:bCs/>
                <w:sz w:val="20"/>
                <w:szCs w:val="20"/>
                <w:lang w:val="ru-RU"/>
              </w:rPr>
            </w:pPr>
            <w:r>
              <w:rPr>
                <w:rFonts w:ascii="Times New Roman" w:eastAsia="Times New Roman" w:hAnsi="Times New Roman" w:cs="Times New Roman"/>
                <w:sz w:val="20"/>
                <w:szCs w:val="20"/>
                <w:lang w:val="ru-RU"/>
              </w:rPr>
              <w:t xml:space="preserve">Ким Евгений </w:t>
            </w:r>
            <w:r w:rsidRPr="00C77B7D">
              <w:rPr>
                <w:rFonts w:ascii="Times New Roman" w:eastAsia="Times New Roman" w:hAnsi="Times New Roman" w:cs="Times New Roman"/>
                <w:sz w:val="20"/>
                <w:szCs w:val="20"/>
                <w:lang w:val="ru-RU"/>
              </w:rPr>
              <w:t>/ Баранов Денис</w:t>
            </w:r>
          </w:p>
        </w:tc>
        <w:tc>
          <w:tcPr>
            <w:tcW w:w="4277" w:type="dxa"/>
            <w:tcBorders>
              <w:top w:val="single" w:sz="5" w:space="0" w:color="000000"/>
              <w:left w:val="single" w:sz="5" w:space="0" w:color="000000"/>
              <w:bottom w:val="single" w:sz="5" w:space="0" w:color="000000"/>
              <w:right w:val="single" w:sz="5" w:space="0" w:color="000000"/>
            </w:tcBorders>
          </w:tcPr>
          <w:p w14:paraId="6BF2923C" w14:textId="77777777" w:rsidR="000A2CBF" w:rsidRPr="0024696F" w:rsidRDefault="000A2CBF" w:rsidP="009D0CDE">
            <w:pPr>
              <w:pStyle w:val="TableParagraph"/>
              <w:jc w:val="center"/>
              <w:rPr>
                <w:rFonts w:ascii="Times New Roman" w:eastAsia="Times New Roman" w:hAnsi="Times New Roman" w:cs="Times New Roman"/>
                <w:b/>
                <w:bCs/>
                <w:sz w:val="20"/>
                <w:szCs w:val="20"/>
                <w:lang w:val="ru-RU"/>
              </w:rPr>
            </w:pPr>
          </w:p>
          <w:p w14:paraId="53E0E9BA" w14:textId="77777777" w:rsidR="000A2CBF" w:rsidRPr="0024696F" w:rsidRDefault="000A2CBF" w:rsidP="009D0CDE">
            <w:pPr>
              <w:pStyle w:val="TableParagraph"/>
              <w:jc w:val="center"/>
              <w:rPr>
                <w:rFonts w:ascii="Times New Roman" w:eastAsia="Times New Roman" w:hAnsi="Times New Roman" w:cs="Times New Roman"/>
                <w:b/>
                <w:bCs/>
                <w:sz w:val="20"/>
                <w:szCs w:val="20"/>
                <w:lang w:val="ru-RU"/>
              </w:rPr>
            </w:pPr>
          </w:p>
          <w:p w14:paraId="76736DFE" w14:textId="77777777" w:rsidR="000A2CBF" w:rsidRDefault="000A2CBF" w:rsidP="009D0CDE">
            <w:pPr>
              <w:pStyle w:val="TableParagraph"/>
              <w:jc w:val="center"/>
              <w:rPr>
                <w:rFonts w:ascii="Times New Roman" w:eastAsia="Times New Roman" w:hAnsi="Times New Roman" w:cs="Times New Roman"/>
                <w:b/>
                <w:bCs/>
                <w:sz w:val="20"/>
                <w:szCs w:val="20"/>
              </w:rPr>
            </w:pPr>
          </w:p>
          <w:p w14:paraId="25667B04" w14:textId="77777777" w:rsidR="009D0CDE" w:rsidRDefault="009D0CDE" w:rsidP="009D0CDE">
            <w:pPr>
              <w:pStyle w:val="TableParagraph"/>
              <w:jc w:val="center"/>
              <w:rPr>
                <w:rFonts w:ascii="Times New Roman" w:eastAsia="Times New Roman" w:hAnsi="Times New Roman" w:cs="Times New Roman"/>
                <w:b/>
                <w:bCs/>
                <w:sz w:val="20"/>
                <w:szCs w:val="20"/>
              </w:rPr>
            </w:pPr>
          </w:p>
          <w:p w14:paraId="3430C405" w14:textId="77777777" w:rsidR="009D0CDE" w:rsidRPr="009D0CDE" w:rsidRDefault="009D0CDE" w:rsidP="009D0CDE">
            <w:pPr>
              <w:pStyle w:val="TableParagraph"/>
              <w:jc w:val="center"/>
              <w:rPr>
                <w:rFonts w:ascii="Times New Roman" w:eastAsia="Times New Roman" w:hAnsi="Times New Roman" w:cs="Times New Roman"/>
                <w:b/>
                <w:bCs/>
                <w:sz w:val="20"/>
                <w:szCs w:val="20"/>
              </w:rPr>
            </w:pPr>
          </w:p>
          <w:p w14:paraId="454F98EB" w14:textId="77777777" w:rsidR="000A2CBF" w:rsidRPr="0024696F" w:rsidRDefault="000A2CBF" w:rsidP="009D0CDE">
            <w:pPr>
              <w:pStyle w:val="TableParagraph"/>
              <w:spacing w:before="9"/>
              <w:jc w:val="center"/>
              <w:rPr>
                <w:rFonts w:ascii="Times New Roman" w:eastAsia="Times New Roman" w:hAnsi="Times New Roman" w:cs="Times New Roman"/>
                <w:b/>
                <w:bCs/>
                <w:lang w:val="ru-RU"/>
              </w:rPr>
            </w:pPr>
          </w:p>
          <w:p w14:paraId="5792B0FD" w14:textId="19AA3BBA" w:rsidR="000A2CBF" w:rsidRPr="0024696F" w:rsidRDefault="000A2CBF" w:rsidP="009D0CDE">
            <w:pPr>
              <w:pStyle w:val="TableParagraph"/>
              <w:jc w:val="center"/>
              <w:rPr>
                <w:rFonts w:ascii="Times New Roman" w:eastAsia="Times New Roman" w:hAnsi="Times New Roman" w:cs="Times New Roman"/>
                <w:b/>
                <w:bCs/>
                <w:sz w:val="20"/>
                <w:szCs w:val="20"/>
                <w:lang w:val="ru-RU"/>
              </w:rPr>
            </w:pPr>
            <w:r>
              <w:rPr>
                <w:rFonts w:ascii="Times New Roman"/>
                <w:color w:val="00B0F0"/>
                <w:sz w:val="20"/>
              </w:rPr>
              <w:t>Place</w:t>
            </w:r>
            <w:r>
              <w:rPr>
                <w:rFonts w:ascii="Times New Roman"/>
                <w:color w:val="00B0F0"/>
                <w:spacing w:val="-8"/>
                <w:sz w:val="20"/>
              </w:rPr>
              <w:t xml:space="preserve"> </w:t>
            </w:r>
            <w:r>
              <w:rPr>
                <w:rFonts w:ascii="Times New Roman"/>
                <w:color w:val="00B0F0"/>
                <w:spacing w:val="-1"/>
                <w:sz w:val="20"/>
              </w:rPr>
              <w:t>signature</w:t>
            </w:r>
            <w:r>
              <w:rPr>
                <w:rFonts w:ascii="Times New Roman"/>
                <w:color w:val="00B0F0"/>
                <w:spacing w:val="-8"/>
                <w:sz w:val="20"/>
              </w:rPr>
              <w:t xml:space="preserve"> </w:t>
            </w:r>
            <w:r>
              <w:rPr>
                <w:rFonts w:ascii="Times New Roman"/>
                <w:color w:val="00B0F0"/>
                <w:spacing w:val="-1"/>
                <w:sz w:val="20"/>
              </w:rPr>
              <w:t>here</w:t>
            </w:r>
          </w:p>
        </w:tc>
        <w:tc>
          <w:tcPr>
            <w:tcW w:w="2671" w:type="dxa"/>
            <w:tcBorders>
              <w:top w:val="single" w:sz="5" w:space="0" w:color="000000"/>
              <w:left w:val="single" w:sz="5" w:space="0" w:color="000000"/>
              <w:bottom w:val="single" w:sz="5" w:space="0" w:color="000000"/>
              <w:right w:val="single" w:sz="5" w:space="0" w:color="000000"/>
            </w:tcBorders>
          </w:tcPr>
          <w:p w14:paraId="32C20592" w14:textId="77777777" w:rsidR="000A2CBF" w:rsidRDefault="000A2CBF" w:rsidP="000A2CBF">
            <w:pPr>
              <w:pStyle w:val="TableParagraph"/>
              <w:spacing w:before="3"/>
              <w:rPr>
                <w:rFonts w:ascii="Times New Roman" w:eastAsia="Times New Roman" w:hAnsi="Times New Roman" w:cs="Times New Roman"/>
                <w:b/>
                <w:bCs/>
                <w:sz w:val="20"/>
                <w:szCs w:val="20"/>
              </w:rPr>
            </w:pPr>
          </w:p>
          <w:p w14:paraId="585C71F4" w14:textId="77777777" w:rsidR="000A2CBF" w:rsidRDefault="000A2CBF" w:rsidP="009D0CDE">
            <w:pPr>
              <w:pStyle w:val="TableParagraph"/>
              <w:spacing w:line="270" w:lineRule="auto"/>
              <w:ind w:left="101" w:right="688"/>
              <w:rPr>
                <w:rFonts w:ascii="Times New Roman"/>
                <w:spacing w:val="-1"/>
                <w:sz w:val="20"/>
              </w:rPr>
            </w:pPr>
            <w:r>
              <w:rPr>
                <w:rFonts w:ascii="Times New Roman"/>
                <w:spacing w:val="-1"/>
                <w:sz w:val="20"/>
              </w:rPr>
              <w:t>Checked/Reviewed:</w:t>
            </w:r>
            <w:r>
              <w:rPr>
                <w:rFonts w:ascii="Times New Roman"/>
                <w:spacing w:val="25"/>
                <w:w w:val="99"/>
                <w:sz w:val="20"/>
              </w:rPr>
              <w:t xml:space="preserve"> </w:t>
            </w:r>
          </w:p>
          <w:p w14:paraId="6D8C7528" w14:textId="77777777" w:rsidR="000A2CBF" w:rsidRDefault="000A2CBF" w:rsidP="009D0CDE">
            <w:pPr>
              <w:pStyle w:val="TableParagraph"/>
              <w:spacing w:line="270" w:lineRule="auto"/>
              <w:ind w:left="101" w:right="688"/>
              <w:rPr>
                <w:rFonts w:ascii="Times New Roman"/>
                <w:spacing w:val="-1"/>
                <w:sz w:val="20"/>
              </w:rPr>
            </w:pPr>
          </w:p>
          <w:p w14:paraId="40775F5D" w14:textId="77777777" w:rsidR="000A2CBF" w:rsidRPr="00303D1B" w:rsidRDefault="000A2CBF" w:rsidP="009D0CDE">
            <w:pPr>
              <w:pStyle w:val="TableParagraph"/>
              <w:spacing w:line="270" w:lineRule="auto"/>
              <w:ind w:left="101" w:right="688"/>
              <w:rPr>
                <w:rFonts w:ascii="Times New Roman"/>
                <w:spacing w:val="-1"/>
                <w:sz w:val="20"/>
              </w:rPr>
            </w:pPr>
            <w:r w:rsidRPr="00303D1B">
              <w:rPr>
                <w:rFonts w:ascii="Times New Roman"/>
                <w:spacing w:val="-1"/>
                <w:sz w:val="20"/>
              </w:rPr>
              <w:t>(Mechanical Integrity Supervisor)</w:t>
            </w:r>
          </w:p>
          <w:p w14:paraId="319CB1BA" w14:textId="3E9258EA" w:rsidR="000A2CBF" w:rsidRDefault="000A2CBF" w:rsidP="009D0CDE">
            <w:pPr>
              <w:pStyle w:val="TableParagraph"/>
              <w:spacing w:before="3"/>
              <w:ind w:left="101"/>
              <w:rPr>
                <w:rFonts w:ascii="Times New Roman" w:eastAsia="Times New Roman" w:hAnsi="Times New Roman" w:cs="Times New Roman"/>
                <w:b/>
                <w:bCs/>
                <w:sz w:val="20"/>
                <w:szCs w:val="20"/>
              </w:rPr>
            </w:pPr>
            <w:r>
              <w:rPr>
                <w:rFonts w:ascii="Times New Roman"/>
                <w:spacing w:val="-1"/>
                <w:sz w:val="20"/>
              </w:rPr>
              <w:t>Kim Yevgeniy</w:t>
            </w:r>
            <w:r w:rsidRPr="00303D1B">
              <w:rPr>
                <w:rFonts w:ascii="Times New Roman"/>
                <w:spacing w:val="-1"/>
                <w:sz w:val="20"/>
              </w:rPr>
              <w:t>/ Baranov Denis</w:t>
            </w:r>
          </w:p>
        </w:tc>
      </w:tr>
      <w:tr w:rsidR="000A2CBF" w:rsidRPr="00630E69" w14:paraId="126555AD" w14:textId="77777777" w:rsidTr="00C90E6C">
        <w:trPr>
          <w:trHeight w:hRule="exact" w:val="2059"/>
        </w:trPr>
        <w:tc>
          <w:tcPr>
            <w:tcW w:w="2693" w:type="dxa"/>
            <w:tcBorders>
              <w:top w:val="single" w:sz="5" w:space="0" w:color="000000"/>
              <w:left w:val="single" w:sz="5" w:space="0" w:color="000000"/>
              <w:bottom w:val="single" w:sz="4" w:space="0" w:color="auto"/>
              <w:right w:val="single" w:sz="5" w:space="0" w:color="000000"/>
            </w:tcBorders>
          </w:tcPr>
          <w:p w14:paraId="674F310E" w14:textId="77777777" w:rsidR="000A2CBF" w:rsidRPr="004E225E" w:rsidRDefault="000A2CBF" w:rsidP="000A2CBF">
            <w:pPr>
              <w:pStyle w:val="TableParagraph"/>
              <w:rPr>
                <w:rFonts w:ascii="Times New Roman" w:eastAsia="Times New Roman" w:hAnsi="Times New Roman" w:cs="Times New Roman"/>
                <w:b/>
                <w:bCs/>
                <w:sz w:val="20"/>
                <w:szCs w:val="20"/>
                <w:lang w:val="ru-RU"/>
              </w:rPr>
            </w:pPr>
          </w:p>
          <w:p w14:paraId="6419C17F" w14:textId="77777777" w:rsidR="000A2CBF" w:rsidRDefault="000A2CBF" w:rsidP="000A2CBF">
            <w:pPr>
              <w:pStyle w:val="TableParagraph"/>
              <w:spacing w:line="271" w:lineRule="auto"/>
              <w:ind w:left="102" w:right="678"/>
              <w:rPr>
                <w:rFonts w:ascii="Times New Roman" w:hAnsi="Times New Roman"/>
                <w:spacing w:val="22"/>
                <w:w w:val="99"/>
                <w:sz w:val="20"/>
                <w:lang w:val="ru-RU"/>
              </w:rPr>
            </w:pPr>
            <w:r w:rsidRPr="0024696F">
              <w:rPr>
                <w:rFonts w:ascii="Times New Roman" w:hAnsi="Times New Roman"/>
                <w:sz w:val="20"/>
                <w:lang w:val="ru-RU"/>
              </w:rPr>
              <w:t>Разработано</w:t>
            </w:r>
            <w:r w:rsidRPr="00723251">
              <w:rPr>
                <w:rFonts w:ascii="Times New Roman" w:hAnsi="Times New Roman"/>
                <w:sz w:val="20"/>
                <w:lang w:val="ru-RU"/>
              </w:rPr>
              <w:t>:</w:t>
            </w:r>
            <w:r w:rsidRPr="00723251">
              <w:rPr>
                <w:rFonts w:ascii="Times New Roman" w:hAnsi="Times New Roman"/>
                <w:spacing w:val="22"/>
                <w:w w:val="99"/>
                <w:sz w:val="20"/>
                <w:lang w:val="ru-RU"/>
              </w:rPr>
              <w:t xml:space="preserve"> </w:t>
            </w:r>
          </w:p>
          <w:p w14:paraId="4B21160E" w14:textId="77777777" w:rsidR="000A2CBF" w:rsidRPr="00723251" w:rsidRDefault="000A2CBF" w:rsidP="000A2CBF">
            <w:pPr>
              <w:pStyle w:val="TableParagraph"/>
              <w:spacing w:line="271" w:lineRule="auto"/>
              <w:ind w:left="102" w:right="678"/>
              <w:rPr>
                <w:rFonts w:ascii="Times New Roman" w:hAnsi="Times New Roman"/>
                <w:spacing w:val="22"/>
                <w:w w:val="99"/>
                <w:sz w:val="20"/>
                <w:lang w:val="ru-RU"/>
              </w:rPr>
            </w:pPr>
          </w:p>
          <w:p w14:paraId="7A38B77C" w14:textId="573DBF74" w:rsidR="000A2CBF" w:rsidRDefault="000A2CBF" w:rsidP="000A2CBF">
            <w:pPr>
              <w:pStyle w:val="TableParagraph"/>
              <w:spacing w:line="271" w:lineRule="auto"/>
              <w:ind w:left="102" w:right="678"/>
              <w:rPr>
                <w:rFonts w:ascii="Times New Roman" w:eastAsia="Times New Roman" w:hAnsi="Times New Roman" w:cs="Times New Roman"/>
                <w:sz w:val="20"/>
                <w:szCs w:val="20"/>
                <w:lang w:val="ru-RU"/>
              </w:rPr>
            </w:pPr>
            <w:r w:rsidRPr="00C90E6C">
              <w:rPr>
                <w:rFonts w:ascii="Times New Roman" w:eastAsia="Times New Roman" w:hAnsi="Times New Roman" w:cs="Times New Roman"/>
                <w:sz w:val="20"/>
                <w:szCs w:val="20"/>
                <w:lang w:val="ru-RU"/>
              </w:rPr>
              <w:t>(Инженер по покрытиям) Жумадилов Данияр/ Курманов Айдын</w:t>
            </w:r>
          </w:p>
          <w:p w14:paraId="6CE404EF" w14:textId="77777777" w:rsidR="000A2CBF" w:rsidRDefault="000A2CBF" w:rsidP="000A2CBF">
            <w:pPr>
              <w:pStyle w:val="TableParagraph"/>
              <w:spacing w:line="271" w:lineRule="auto"/>
              <w:ind w:left="102" w:right="678"/>
              <w:rPr>
                <w:rFonts w:ascii="Times New Roman" w:eastAsia="Times New Roman" w:hAnsi="Times New Roman" w:cs="Times New Roman"/>
                <w:sz w:val="20"/>
                <w:szCs w:val="20"/>
                <w:lang w:val="ru-RU"/>
              </w:rPr>
            </w:pPr>
          </w:p>
          <w:p w14:paraId="029E2C74" w14:textId="77777777" w:rsidR="000A2CBF" w:rsidRDefault="000A2CBF" w:rsidP="000A2CBF">
            <w:pPr>
              <w:pStyle w:val="TableParagraph"/>
              <w:spacing w:line="271" w:lineRule="auto"/>
              <w:ind w:left="102" w:right="678"/>
              <w:rPr>
                <w:rFonts w:ascii="Times New Roman" w:eastAsia="Times New Roman" w:hAnsi="Times New Roman" w:cs="Times New Roman"/>
                <w:sz w:val="20"/>
                <w:szCs w:val="20"/>
                <w:lang w:val="ru-RU"/>
              </w:rPr>
            </w:pPr>
          </w:p>
          <w:p w14:paraId="091C19B6" w14:textId="77777777" w:rsidR="000A2CBF" w:rsidRDefault="000A2CBF" w:rsidP="000A2CBF">
            <w:pPr>
              <w:pStyle w:val="TableParagraph"/>
              <w:spacing w:line="271" w:lineRule="auto"/>
              <w:ind w:left="102" w:right="678"/>
              <w:rPr>
                <w:rFonts w:ascii="Times New Roman" w:eastAsia="Times New Roman" w:hAnsi="Times New Roman" w:cs="Times New Roman"/>
                <w:sz w:val="20"/>
                <w:szCs w:val="20"/>
                <w:lang w:val="ru-RU"/>
              </w:rPr>
            </w:pPr>
          </w:p>
          <w:p w14:paraId="16131E1C" w14:textId="77777777" w:rsidR="000A2CBF" w:rsidRDefault="000A2CBF" w:rsidP="000A2CBF">
            <w:pPr>
              <w:pStyle w:val="TableParagraph"/>
              <w:spacing w:line="271" w:lineRule="auto"/>
              <w:ind w:left="102" w:right="678"/>
              <w:rPr>
                <w:rFonts w:ascii="Times New Roman" w:eastAsia="Times New Roman" w:hAnsi="Times New Roman" w:cs="Times New Roman"/>
                <w:sz w:val="20"/>
                <w:szCs w:val="20"/>
                <w:lang w:val="ru-RU"/>
              </w:rPr>
            </w:pPr>
          </w:p>
          <w:p w14:paraId="7676CB1C" w14:textId="77777777" w:rsidR="000A2CBF" w:rsidRPr="00723251" w:rsidRDefault="000A2CBF" w:rsidP="000A2CBF">
            <w:pPr>
              <w:pStyle w:val="TableParagraph"/>
              <w:spacing w:line="271" w:lineRule="auto"/>
              <w:ind w:left="102" w:right="678"/>
              <w:rPr>
                <w:rFonts w:ascii="Times New Roman" w:eastAsia="Times New Roman" w:hAnsi="Times New Roman" w:cs="Times New Roman"/>
                <w:sz w:val="20"/>
                <w:szCs w:val="20"/>
                <w:lang w:val="ru-RU"/>
              </w:rPr>
            </w:pPr>
          </w:p>
        </w:tc>
        <w:tc>
          <w:tcPr>
            <w:tcW w:w="4277" w:type="dxa"/>
            <w:tcBorders>
              <w:top w:val="single" w:sz="5" w:space="0" w:color="000000"/>
              <w:left w:val="single" w:sz="5" w:space="0" w:color="000000"/>
              <w:bottom w:val="single" w:sz="4" w:space="0" w:color="auto"/>
              <w:right w:val="single" w:sz="5" w:space="0" w:color="000000"/>
            </w:tcBorders>
          </w:tcPr>
          <w:p w14:paraId="465AF5E8" w14:textId="77777777" w:rsidR="000A2CBF" w:rsidRPr="00723251" w:rsidRDefault="000A2CBF" w:rsidP="009D0CDE">
            <w:pPr>
              <w:pStyle w:val="TableParagraph"/>
              <w:jc w:val="center"/>
              <w:rPr>
                <w:rFonts w:ascii="Times New Roman" w:eastAsia="Times New Roman" w:hAnsi="Times New Roman" w:cs="Times New Roman"/>
                <w:b/>
                <w:bCs/>
                <w:sz w:val="20"/>
                <w:szCs w:val="20"/>
                <w:lang w:val="ru-RU"/>
              </w:rPr>
            </w:pPr>
          </w:p>
          <w:p w14:paraId="2A98A9C3" w14:textId="77777777" w:rsidR="000A2CBF" w:rsidRPr="00723251" w:rsidRDefault="000A2CBF" w:rsidP="009D0CDE">
            <w:pPr>
              <w:pStyle w:val="TableParagraph"/>
              <w:jc w:val="center"/>
              <w:rPr>
                <w:rFonts w:ascii="Times New Roman" w:eastAsia="Times New Roman" w:hAnsi="Times New Roman" w:cs="Times New Roman"/>
                <w:b/>
                <w:bCs/>
                <w:sz w:val="20"/>
                <w:szCs w:val="20"/>
                <w:lang w:val="ru-RU"/>
              </w:rPr>
            </w:pPr>
          </w:p>
          <w:p w14:paraId="3DB56792" w14:textId="77777777" w:rsidR="000A2CBF" w:rsidRPr="002C303C" w:rsidRDefault="000A2CBF" w:rsidP="009D0CDE">
            <w:pPr>
              <w:pStyle w:val="TableParagraph"/>
              <w:jc w:val="center"/>
              <w:rPr>
                <w:rFonts w:ascii="Times New Roman" w:eastAsia="Times New Roman" w:hAnsi="Times New Roman" w:cs="Times New Roman"/>
                <w:b/>
                <w:bCs/>
                <w:sz w:val="20"/>
                <w:szCs w:val="20"/>
                <w:lang w:val="ru-RU"/>
              </w:rPr>
            </w:pPr>
          </w:p>
          <w:p w14:paraId="2B405267" w14:textId="77777777" w:rsidR="009D0CDE" w:rsidRPr="002C303C" w:rsidRDefault="009D0CDE" w:rsidP="009D0CDE">
            <w:pPr>
              <w:pStyle w:val="TableParagraph"/>
              <w:jc w:val="center"/>
              <w:rPr>
                <w:rFonts w:ascii="Times New Roman" w:eastAsia="Times New Roman" w:hAnsi="Times New Roman" w:cs="Times New Roman"/>
                <w:b/>
                <w:bCs/>
                <w:sz w:val="20"/>
                <w:szCs w:val="20"/>
                <w:lang w:val="ru-RU"/>
              </w:rPr>
            </w:pPr>
          </w:p>
          <w:p w14:paraId="44D95832" w14:textId="77777777" w:rsidR="009D0CDE" w:rsidRPr="002C303C" w:rsidRDefault="009D0CDE" w:rsidP="009D0CDE">
            <w:pPr>
              <w:pStyle w:val="TableParagraph"/>
              <w:jc w:val="center"/>
              <w:rPr>
                <w:rFonts w:ascii="Times New Roman" w:eastAsia="Times New Roman" w:hAnsi="Times New Roman" w:cs="Times New Roman"/>
                <w:b/>
                <w:bCs/>
                <w:sz w:val="20"/>
                <w:szCs w:val="20"/>
                <w:lang w:val="ru-RU"/>
              </w:rPr>
            </w:pPr>
          </w:p>
          <w:p w14:paraId="73531BAF" w14:textId="77777777" w:rsidR="000A2CBF" w:rsidRPr="00723251" w:rsidRDefault="000A2CBF" w:rsidP="009D0CDE">
            <w:pPr>
              <w:pStyle w:val="TableParagraph"/>
              <w:spacing w:before="7"/>
              <w:jc w:val="center"/>
              <w:rPr>
                <w:rFonts w:ascii="Times New Roman" w:eastAsia="Times New Roman" w:hAnsi="Times New Roman" w:cs="Times New Roman"/>
                <w:b/>
                <w:bCs/>
                <w:lang w:val="ru-RU"/>
              </w:rPr>
            </w:pPr>
          </w:p>
          <w:p w14:paraId="565A0BFF" w14:textId="77777777" w:rsidR="000A2CBF" w:rsidRDefault="000A2CBF" w:rsidP="009D0CDE">
            <w:pPr>
              <w:pStyle w:val="TableParagraph"/>
              <w:jc w:val="center"/>
              <w:rPr>
                <w:rFonts w:ascii="Times New Roman" w:eastAsia="Times New Roman" w:hAnsi="Times New Roman" w:cs="Times New Roman"/>
                <w:sz w:val="20"/>
                <w:szCs w:val="20"/>
              </w:rPr>
            </w:pPr>
            <w:r>
              <w:rPr>
                <w:rFonts w:ascii="Times New Roman"/>
                <w:color w:val="00B0F0"/>
                <w:sz w:val="20"/>
              </w:rPr>
              <w:t>Place</w:t>
            </w:r>
            <w:r>
              <w:rPr>
                <w:rFonts w:ascii="Times New Roman"/>
                <w:color w:val="00B0F0"/>
                <w:spacing w:val="-8"/>
                <w:sz w:val="20"/>
              </w:rPr>
              <w:t xml:space="preserve"> </w:t>
            </w:r>
            <w:r>
              <w:rPr>
                <w:rFonts w:ascii="Times New Roman"/>
                <w:color w:val="00B0F0"/>
                <w:spacing w:val="-1"/>
                <w:sz w:val="20"/>
              </w:rPr>
              <w:t>signature</w:t>
            </w:r>
            <w:r>
              <w:rPr>
                <w:rFonts w:ascii="Times New Roman"/>
                <w:color w:val="00B0F0"/>
                <w:spacing w:val="-8"/>
                <w:sz w:val="20"/>
              </w:rPr>
              <w:t xml:space="preserve"> </w:t>
            </w:r>
            <w:r>
              <w:rPr>
                <w:rFonts w:ascii="Times New Roman"/>
                <w:color w:val="00B0F0"/>
                <w:spacing w:val="-1"/>
                <w:sz w:val="20"/>
              </w:rPr>
              <w:t>here</w:t>
            </w:r>
          </w:p>
        </w:tc>
        <w:tc>
          <w:tcPr>
            <w:tcW w:w="2671" w:type="dxa"/>
            <w:tcBorders>
              <w:top w:val="single" w:sz="5" w:space="0" w:color="000000"/>
              <w:left w:val="single" w:sz="5" w:space="0" w:color="000000"/>
              <w:bottom w:val="single" w:sz="4" w:space="0" w:color="auto"/>
              <w:right w:val="single" w:sz="5" w:space="0" w:color="000000"/>
            </w:tcBorders>
          </w:tcPr>
          <w:p w14:paraId="578B268D" w14:textId="77777777" w:rsidR="000A2CBF" w:rsidRPr="00630E69" w:rsidRDefault="000A2CBF" w:rsidP="000A2CBF">
            <w:pPr>
              <w:pStyle w:val="TableParagraph"/>
              <w:rPr>
                <w:rFonts w:ascii="Times New Roman" w:eastAsia="Times New Roman" w:hAnsi="Times New Roman" w:cs="Times New Roman"/>
                <w:b/>
                <w:bCs/>
                <w:sz w:val="20"/>
                <w:szCs w:val="20"/>
              </w:rPr>
            </w:pPr>
          </w:p>
          <w:p w14:paraId="25E5FB2B" w14:textId="77777777" w:rsidR="000A2CBF" w:rsidRDefault="000A2CBF" w:rsidP="000A2CBF">
            <w:pPr>
              <w:pStyle w:val="TableParagraph"/>
              <w:spacing w:before="130"/>
              <w:ind w:left="102"/>
              <w:rPr>
                <w:rFonts w:ascii="Times New Roman"/>
                <w:spacing w:val="-1"/>
                <w:sz w:val="20"/>
              </w:rPr>
            </w:pPr>
            <w:r w:rsidRPr="00C90E6C">
              <w:rPr>
                <w:rFonts w:ascii="Times New Roman"/>
                <w:spacing w:val="-1"/>
                <w:sz w:val="20"/>
              </w:rPr>
              <w:t xml:space="preserve">Author: </w:t>
            </w:r>
          </w:p>
          <w:p w14:paraId="33756CBB" w14:textId="77777777" w:rsidR="000A2CBF" w:rsidRDefault="000A2CBF" w:rsidP="000A2CBF">
            <w:pPr>
              <w:pStyle w:val="TableParagraph"/>
              <w:spacing w:before="130"/>
              <w:ind w:left="102"/>
              <w:rPr>
                <w:rFonts w:ascii="Times New Roman"/>
                <w:spacing w:val="-1"/>
                <w:sz w:val="20"/>
              </w:rPr>
            </w:pPr>
            <w:r w:rsidRPr="00C90E6C">
              <w:rPr>
                <w:rFonts w:ascii="Times New Roman"/>
                <w:spacing w:val="-1"/>
                <w:sz w:val="20"/>
              </w:rPr>
              <w:t xml:space="preserve">(Coating Engineer) </w:t>
            </w:r>
          </w:p>
          <w:p w14:paraId="21D924F4" w14:textId="65C0E09A" w:rsidR="000A2CBF" w:rsidRDefault="000A2CBF" w:rsidP="000A2CBF">
            <w:pPr>
              <w:pStyle w:val="TableParagraph"/>
              <w:spacing w:before="130"/>
              <w:ind w:left="102"/>
              <w:rPr>
                <w:rFonts w:ascii="Times New Roman" w:hAnsi="Times New Roman"/>
                <w:spacing w:val="-1"/>
                <w:sz w:val="20"/>
              </w:rPr>
            </w:pPr>
            <w:r w:rsidRPr="00C90E6C">
              <w:rPr>
                <w:rFonts w:ascii="Times New Roman"/>
                <w:spacing w:val="-1"/>
                <w:sz w:val="20"/>
              </w:rPr>
              <w:t>Zhumadilov Daniyar/ Kurmanov Aidyn</w:t>
            </w:r>
          </w:p>
          <w:p w14:paraId="226B6023" w14:textId="77777777" w:rsidR="000A2CBF" w:rsidRDefault="000A2CBF" w:rsidP="000A2CBF">
            <w:pPr>
              <w:pStyle w:val="TableParagraph"/>
              <w:spacing w:before="29"/>
              <w:ind w:left="102"/>
              <w:rPr>
                <w:rFonts w:ascii="Times New Roman" w:hAnsi="Times New Roman"/>
                <w:spacing w:val="-1"/>
                <w:sz w:val="20"/>
              </w:rPr>
            </w:pPr>
          </w:p>
          <w:p w14:paraId="0C53DABC" w14:textId="77777777" w:rsidR="000A2CBF" w:rsidRDefault="000A2CBF" w:rsidP="000A2CBF">
            <w:pPr>
              <w:pStyle w:val="TableParagraph"/>
              <w:spacing w:before="29"/>
              <w:ind w:left="102"/>
              <w:rPr>
                <w:rFonts w:ascii="Times New Roman" w:hAnsi="Times New Roman"/>
                <w:spacing w:val="-1"/>
                <w:sz w:val="20"/>
              </w:rPr>
            </w:pPr>
          </w:p>
          <w:p w14:paraId="07FB24BC" w14:textId="77777777" w:rsidR="000A2CBF" w:rsidRDefault="000A2CBF" w:rsidP="000A2CBF">
            <w:pPr>
              <w:pStyle w:val="TableParagraph"/>
              <w:spacing w:before="29"/>
              <w:ind w:left="102"/>
              <w:rPr>
                <w:rFonts w:ascii="Times New Roman" w:hAnsi="Times New Roman"/>
                <w:spacing w:val="-1"/>
                <w:sz w:val="20"/>
              </w:rPr>
            </w:pPr>
          </w:p>
          <w:p w14:paraId="48BCE9E2" w14:textId="77777777" w:rsidR="000A2CBF" w:rsidRPr="00630E69" w:rsidRDefault="000A2CBF" w:rsidP="000A2CBF">
            <w:pPr>
              <w:pStyle w:val="TableParagraph"/>
              <w:spacing w:before="29"/>
              <w:ind w:left="102"/>
              <w:rPr>
                <w:rFonts w:ascii="Times New Roman" w:eastAsia="Times New Roman" w:hAnsi="Times New Roman" w:cs="Times New Roman"/>
                <w:sz w:val="20"/>
                <w:szCs w:val="20"/>
              </w:rPr>
            </w:pPr>
          </w:p>
        </w:tc>
      </w:tr>
      <w:bookmarkEnd w:id="1"/>
    </w:tbl>
    <w:p w14:paraId="09DEE7A3" w14:textId="77777777" w:rsidR="008F2517" w:rsidRDefault="008F2517" w:rsidP="003061FB">
      <w:pPr>
        <w:ind w:left="709"/>
        <w:rPr>
          <w:color w:val="auto"/>
        </w:rPr>
      </w:pPr>
    </w:p>
    <w:p w14:paraId="2206CD17" w14:textId="190634F0" w:rsidR="001A13F7" w:rsidRDefault="001A13F7">
      <w:pPr>
        <w:autoSpaceDE/>
        <w:autoSpaceDN/>
        <w:adjustRightInd/>
        <w:spacing w:before="0" w:line="240" w:lineRule="auto"/>
        <w:ind w:left="0"/>
        <w:rPr>
          <w:color w:val="auto"/>
        </w:rPr>
      </w:pPr>
      <w:r>
        <w:rPr>
          <w:color w:val="auto"/>
        </w:rPr>
        <w:br w:type="page"/>
      </w:r>
    </w:p>
    <w:p w14:paraId="5E6E7000" w14:textId="1F05ED2F" w:rsidR="00852C4D" w:rsidRPr="00D57179" w:rsidRDefault="00852C4D" w:rsidP="003061FB">
      <w:pPr>
        <w:ind w:left="709"/>
        <w:rPr>
          <w:color w:val="auto"/>
          <w:lang w:val="ru-RU"/>
        </w:rPr>
      </w:pPr>
      <w:r w:rsidRPr="00D57179">
        <w:rPr>
          <w:color w:val="auto"/>
          <w:lang w:val="ru-RU"/>
        </w:rPr>
        <w:lastRenderedPageBreak/>
        <w:t xml:space="preserve">Настоящие технические условия являются модификацией инженерно-технических условий  компании «Шеврон» (ТУШ) </w:t>
      </w:r>
      <w:r w:rsidRPr="00CB309C">
        <w:rPr>
          <w:rStyle w:val="IntenseReference"/>
        </w:rPr>
        <w:t>COM</w:t>
      </w:r>
      <w:r w:rsidRPr="00C0217C">
        <w:rPr>
          <w:rStyle w:val="IntenseReference"/>
          <w:lang w:val="ru-RU"/>
        </w:rPr>
        <w:t>-</w:t>
      </w:r>
      <w:r w:rsidRPr="00CB309C">
        <w:rPr>
          <w:rStyle w:val="IntenseReference"/>
        </w:rPr>
        <w:t>SU</w:t>
      </w:r>
      <w:r w:rsidRPr="00C0217C">
        <w:rPr>
          <w:rStyle w:val="IntenseReference"/>
          <w:lang w:val="ru-RU"/>
        </w:rPr>
        <w:t>-5191</w:t>
      </w:r>
      <w:r w:rsidR="00D831F4" w:rsidRPr="00D831F4">
        <w:rPr>
          <w:rStyle w:val="IntenseReference"/>
          <w:lang w:val="ru-RU"/>
        </w:rPr>
        <w:t>-</w:t>
      </w:r>
      <w:r w:rsidR="000328A5" w:rsidRPr="000328A5">
        <w:rPr>
          <w:rStyle w:val="IntenseReference"/>
          <w:lang w:val="ru-RU"/>
        </w:rPr>
        <w:t>8</w:t>
      </w:r>
      <w:r w:rsidR="00F175E0" w:rsidRPr="00F175E0">
        <w:rPr>
          <w:rStyle w:val="IntenseReference"/>
          <w:lang w:val="ru-RU"/>
        </w:rPr>
        <w:t>.0</w:t>
      </w:r>
      <w:r w:rsidRPr="00D57179">
        <w:rPr>
          <w:color w:val="auto"/>
          <w:lang w:val="ru-RU"/>
        </w:rPr>
        <w:t xml:space="preserve">, и предназначены для использования на  заводе «Тенгизшевройл» (ТШО), месторождение Тенгиз, Республика Казахстан. Изменения первоначальных ТУШ в английской версии настоящего документа показаны линией слева на полях страниц и представлены пунктом в Перечне редакций. </w:t>
      </w:r>
    </w:p>
    <w:p w14:paraId="4DCB99B9" w14:textId="77777777" w:rsidR="00852C4D" w:rsidRPr="00D57179" w:rsidRDefault="00852C4D" w:rsidP="003061FB">
      <w:pPr>
        <w:ind w:left="709"/>
        <w:rPr>
          <w:color w:val="auto"/>
          <w:lang w:val="ru-RU"/>
        </w:rPr>
      </w:pPr>
      <w:r w:rsidRPr="00D57179">
        <w:rPr>
          <w:color w:val="auto"/>
          <w:lang w:val="ru-RU"/>
        </w:rPr>
        <w:t>Номера и даты редакций, указанные в настоящем документе, относятся к техническим условиям «Тенгизшевройл» (</w:t>
      </w:r>
      <w:r w:rsidRPr="00D57179">
        <w:rPr>
          <w:color w:val="auto"/>
          <w:lang w:val="en-GB"/>
        </w:rPr>
        <w:t>T</w:t>
      </w:r>
      <w:r w:rsidRPr="00D57179">
        <w:rPr>
          <w:color w:val="auto"/>
          <w:lang w:val="ru-RU"/>
        </w:rPr>
        <w:t>УТ).</w:t>
      </w:r>
    </w:p>
    <w:p w14:paraId="16D5335D" w14:textId="70D3EEDB" w:rsidR="00852C4D" w:rsidRPr="00D57179" w:rsidRDefault="00852C4D" w:rsidP="003061FB">
      <w:pPr>
        <w:ind w:left="709"/>
        <w:rPr>
          <w:color w:val="auto"/>
          <w:lang w:val="en-GB"/>
        </w:rPr>
      </w:pPr>
      <w:r w:rsidRPr="00D57179">
        <w:rPr>
          <w:color w:val="auto"/>
          <w:lang w:val="en-GB"/>
        </w:rPr>
        <w:t xml:space="preserve">This specification modifies the CES specification </w:t>
      </w:r>
      <w:r w:rsidRPr="00CB309C">
        <w:rPr>
          <w:rStyle w:val="IntenseReference"/>
        </w:rPr>
        <w:t>COM-SU-5191</w:t>
      </w:r>
      <w:r w:rsidR="00D831F4">
        <w:rPr>
          <w:rStyle w:val="IntenseReference"/>
        </w:rPr>
        <w:t>-</w:t>
      </w:r>
      <w:r w:rsidR="000328A5">
        <w:rPr>
          <w:rStyle w:val="IntenseReference"/>
        </w:rPr>
        <w:t>8</w:t>
      </w:r>
      <w:r w:rsidR="00F175E0">
        <w:rPr>
          <w:rStyle w:val="IntenseReference"/>
        </w:rPr>
        <w:t>.0</w:t>
      </w:r>
      <w:r w:rsidR="00F175E0">
        <w:rPr>
          <w:color w:val="auto"/>
          <w:lang w:val="en-GB"/>
        </w:rPr>
        <w:t xml:space="preserve"> f</w:t>
      </w:r>
      <w:r w:rsidRPr="00D57179">
        <w:rPr>
          <w:color w:val="auto"/>
          <w:lang w:val="en-GB"/>
        </w:rPr>
        <w:t xml:space="preserve">or use in Tengizchevroil (TCO) Tengiz Plant, Republic of Kazakhstan. The modifications to the original CES are marked in the English language sections of this specification by a bar in the </w:t>
      </w:r>
      <w:proofErr w:type="gramStart"/>
      <w:r w:rsidRPr="00D57179">
        <w:rPr>
          <w:color w:val="auto"/>
          <w:lang w:val="en-GB"/>
        </w:rPr>
        <w:t>left hand</w:t>
      </w:r>
      <w:proofErr w:type="gramEnd"/>
      <w:r w:rsidRPr="00D57179">
        <w:rPr>
          <w:color w:val="auto"/>
          <w:lang w:val="en-GB"/>
        </w:rPr>
        <w:t xml:space="preserve"> margin and an entry in the Revision Sheet </w:t>
      </w:r>
    </w:p>
    <w:p w14:paraId="0C203282" w14:textId="77777777" w:rsidR="00852C4D" w:rsidRDefault="00852C4D" w:rsidP="008E4BF9">
      <w:pPr>
        <w:ind w:left="709"/>
        <w:outlineLvl w:val="0"/>
        <w:rPr>
          <w:color w:val="auto"/>
          <w:lang w:val="en-GB"/>
        </w:rPr>
      </w:pPr>
      <w:r w:rsidRPr="00D57179">
        <w:rPr>
          <w:color w:val="auto"/>
          <w:lang w:val="en-GB"/>
        </w:rPr>
        <w:t>The revision numbers and dates shown in this document pertain to the TES specification.</w:t>
      </w:r>
    </w:p>
    <w:p w14:paraId="66FCA8D5" w14:textId="77777777" w:rsidR="00A574AE" w:rsidRPr="00A574AE" w:rsidRDefault="00A574AE" w:rsidP="00A574AE">
      <w:pPr>
        <w:ind w:left="709"/>
        <w:outlineLvl w:val="0"/>
        <w:rPr>
          <w:color w:val="auto"/>
          <w:lang w:val="ru-RU"/>
        </w:rPr>
      </w:pPr>
      <w:r w:rsidRPr="00A574AE">
        <w:rPr>
          <w:b/>
          <w:bCs/>
          <w:color w:val="auto"/>
          <w:lang w:val="ru-RU"/>
        </w:rPr>
        <w:t>Краткий обзор изменений:</w:t>
      </w:r>
      <w:r w:rsidRPr="00A574AE">
        <w:rPr>
          <w:color w:val="auto"/>
        </w:rPr>
        <w:t> </w:t>
      </w:r>
    </w:p>
    <w:p w14:paraId="05E5D17E" w14:textId="77777777" w:rsidR="00A574AE" w:rsidRPr="00A574AE" w:rsidRDefault="00A574AE" w:rsidP="00A574AE">
      <w:pPr>
        <w:ind w:left="709"/>
        <w:outlineLvl w:val="0"/>
        <w:rPr>
          <w:color w:val="auto"/>
          <w:lang w:val="ru-RU"/>
        </w:rPr>
      </w:pPr>
      <w:r w:rsidRPr="00A574AE">
        <w:rPr>
          <w:color w:val="auto"/>
          <w:lang w:val="ru-RU"/>
        </w:rPr>
        <w:t>Пересмотренное техническое содержание отмечено полосами изменений в левом поле.</w:t>
      </w:r>
      <w:r w:rsidRPr="00A574AE">
        <w:rPr>
          <w:color w:val="auto"/>
        </w:rPr>
        <w:t>  </w:t>
      </w:r>
    </w:p>
    <w:p w14:paraId="5CA287A5" w14:textId="77777777" w:rsidR="00A574AE" w:rsidRPr="00A574AE" w:rsidRDefault="00A574AE" w:rsidP="00A574AE">
      <w:pPr>
        <w:ind w:left="709"/>
        <w:outlineLvl w:val="0"/>
        <w:rPr>
          <w:color w:val="auto"/>
          <w:lang w:val="ru-RU"/>
        </w:rPr>
      </w:pPr>
      <w:r w:rsidRPr="00A574AE">
        <w:rPr>
          <w:color w:val="auto"/>
          <w:lang w:val="ru-RU"/>
        </w:rPr>
        <w:t>Автор отмечает следующие технические изменения в этой редакции, как описано ниже:</w:t>
      </w:r>
      <w:r w:rsidRPr="00A574AE">
        <w:rPr>
          <w:color w:val="auto"/>
        </w:rPr>
        <w:t> </w:t>
      </w:r>
    </w:p>
    <w:p w14:paraId="623A999C" w14:textId="77777777" w:rsidR="00A574AE" w:rsidRPr="00A574AE" w:rsidRDefault="00A574AE" w:rsidP="00A574AE">
      <w:pPr>
        <w:numPr>
          <w:ilvl w:val="0"/>
          <w:numId w:val="53"/>
        </w:numPr>
        <w:tabs>
          <w:tab w:val="clear" w:pos="720"/>
        </w:tabs>
        <w:ind w:left="1134" w:hanging="425"/>
        <w:outlineLvl w:val="0"/>
        <w:rPr>
          <w:color w:val="auto"/>
          <w:lang w:val="ru-RU"/>
        </w:rPr>
      </w:pPr>
      <w:r w:rsidRPr="00A574AE">
        <w:rPr>
          <w:color w:val="auto"/>
          <w:lang w:val="ru-RU"/>
        </w:rPr>
        <w:t>Скорректированы и внесены уточнения по подготовке поверхности для некоторых систем покрытий.</w:t>
      </w:r>
      <w:r w:rsidRPr="00A574AE">
        <w:rPr>
          <w:color w:val="auto"/>
        </w:rPr>
        <w:t> </w:t>
      </w:r>
    </w:p>
    <w:p w14:paraId="7D23D940" w14:textId="77777777" w:rsidR="00A574AE" w:rsidRPr="00A574AE" w:rsidRDefault="00A574AE" w:rsidP="00A574AE">
      <w:pPr>
        <w:numPr>
          <w:ilvl w:val="0"/>
          <w:numId w:val="53"/>
        </w:numPr>
        <w:tabs>
          <w:tab w:val="clear" w:pos="720"/>
        </w:tabs>
        <w:ind w:left="1134" w:hanging="425"/>
        <w:outlineLvl w:val="0"/>
        <w:rPr>
          <w:color w:val="auto"/>
          <w:lang w:val="ru-RU"/>
        </w:rPr>
      </w:pPr>
      <w:r w:rsidRPr="00A574AE">
        <w:rPr>
          <w:color w:val="auto"/>
          <w:lang w:val="ru-RU"/>
        </w:rPr>
        <w:t>Внесены уточнения и проверены / обновлены ссылки на международные стандарты.</w:t>
      </w:r>
      <w:r w:rsidRPr="00A574AE">
        <w:rPr>
          <w:color w:val="auto"/>
        </w:rPr>
        <w:t> </w:t>
      </w:r>
    </w:p>
    <w:p w14:paraId="68A4F783" w14:textId="730BEBD1" w:rsidR="00A574AE" w:rsidRPr="000661AA" w:rsidRDefault="00A574AE" w:rsidP="00A574AE">
      <w:pPr>
        <w:numPr>
          <w:ilvl w:val="0"/>
          <w:numId w:val="53"/>
        </w:numPr>
        <w:tabs>
          <w:tab w:val="clear" w:pos="720"/>
        </w:tabs>
        <w:ind w:left="1134" w:hanging="425"/>
        <w:outlineLvl w:val="0"/>
        <w:rPr>
          <w:color w:val="auto"/>
          <w:lang w:val="ru-RU"/>
        </w:rPr>
      </w:pPr>
      <w:r w:rsidRPr="00A574AE">
        <w:rPr>
          <w:color w:val="auto"/>
          <w:lang w:val="ru-RU"/>
        </w:rPr>
        <w:t>Добавлены новые покрытия для некоторых систем.</w:t>
      </w:r>
      <w:r w:rsidRPr="00A574AE">
        <w:rPr>
          <w:color w:val="auto"/>
        </w:rPr>
        <w:t> </w:t>
      </w:r>
    </w:p>
    <w:p w14:paraId="3CB724CD" w14:textId="023E0737" w:rsidR="000661AA" w:rsidRDefault="000661AA" w:rsidP="00A574AE">
      <w:pPr>
        <w:numPr>
          <w:ilvl w:val="0"/>
          <w:numId w:val="53"/>
        </w:numPr>
        <w:tabs>
          <w:tab w:val="clear" w:pos="720"/>
        </w:tabs>
        <w:ind w:left="1134" w:hanging="425"/>
        <w:outlineLvl w:val="0"/>
        <w:rPr>
          <w:color w:val="auto"/>
          <w:lang w:val="ru-RU"/>
        </w:rPr>
      </w:pPr>
      <w:r>
        <w:rPr>
          <w:color w:val="auto"/>
          <w:lang w:val="kk-KZ"/>
        </w:rPr>
        <w:t>Внесены изменения согласно</w:t>
      </w:r>
      <w:r w:rsidRPr="000661AA">
        <w:rPr>
          <w:color w:val="auto"/>
          <w:lang w:val="ru-RU"/>
        </w:rPr>
        <w:t xml:space="preserve"> </w:t>
      </w:r>
      <w:r>
        <w:rPr>
          <w:color w:val="auto"/>
        </w:rPr>
        <w:t>IOGP</w:t>
      </w:r>
      <w:r w:rsidRPr="000661AA">
        <w:rPr>
          <w:color w:val="auto"/>
          <w:lang w:val="ru-RU"/>
        </w:rPr>
        <w:t xml:space="preserve"> </w:t>
      </w:r>
      <w:r>
        <w:rPr>
          <w:color w:val="auto"/>
        </w:rPr>
        <w:t>S</w:t>
      </w:r>
      <w:r w:rsidR="00CB07AB" w:rsidRPr="00CB07AB">
        <w:rPr>
          <w:color w:val="auto"/>
          <w:lang w:val="ru-RU"/>
        </w:rPr>
        <w:t>-715</w:t>
      </w:r>
    </w:p>
    <w:p w14:paraId="7D9177B9" w14:textId="716950EF" w:rsidR="00F44DB6" w:rsidRPr="00A574AE" w:rsidRDefault="00F44DB6" w:rsidP="00F44DB6">
      <w:pPr>
        <w:ind w:left="709"/>
        <w:outlineLvl w:val="0"/>
        <w:rPr>
          <w:color w:val="auto"/>
          <w:lang w:val="ru-RU"/>
        </w:rPr>
      </w:pPr>
      <w:r>
        <w:rPr>
          <w:color w:val="auto"/>
          <w:lang w:val="ru-RU"/>
        </w:rPr>
        <w:t>К</w:t>
      </w:r>
      <w:r w:rsidRPr="00F44DB6">
        <w:rPr>
          <w:color w:val="auto"/>
          <w:lang w:val="ru-RU"/>
        </w:rPr>
        <w:t xml:space="preserve">ритические изменения, связанные с безопасностью не применимы к Редакции </w:t>
      </w:r>
      <w:r w:rsidRPr="00F44DB6">
        <w:rPr>
          <w:color w:val="auto"/>
        </w:rPr>
        <w:t>U</w:t>
      </w:r>
      <w:r w:rsidRPr="00F44DB6">
        <w:rPr>
          <w:color w:val="auto"/>
          <w:lang w:val="ru-RU"/>
        </w:rPr>
        <w:t>0</w:t>
      </w:r>
      <w:r>
        <w:rPr>
          <w:color w:val="auto"/>
          <w:lang w:val="ru-RU"/>
        </w:rPr>
        <w:t>4</w:t>
      </w:r>
    </w:p>
    <w:p w14:paraId="1BB85B85" w14:textId="77777777" w:rsidR="00A574AE" w:rsidRPr="00A574AE" w:rsidRDefault="00A574AE" w:rsidP="00A574AE">
      <w:pPr>
        <w:ind w:left="709"/>
        <w:outlineLvl w:val="0"/>
        <w:rPr>
          <w:color w:val="auto"/>
        </w:rPr>
      </w:pPr>
      <w:r w:rsidRPr="00A574AE">
        <w:rPr>
          <w:b/>
          <w:bCs/>
          <w:color w:val="auto"/>
        </w:rPr>
        <w:t>Summary of Changes:</w:t>
      </w:r>
      <w:r w:rsidRPr="00A574AE">
        <w:rPr>
          <w:color w:val="auto"/>
        </w:rPr>
        <w:t> </w:t>
      </w:r>
    </w:p>
    <w:p w14:paraId="0A9BCB9F" w14:textId="77777777" w:rsidR="00A574AE" w:rsidRPr="00A574AE" w:rsidRDefault="00A574AE" w:rsidP="00A574AE">
      <w:pPr>
        <w:ind w:left="709"/>
        <w:outlineLvl w:val="0"/>
        <w:rPr>
          <w:color w:val="auto"/>
        </w:rPr>
      </w:pPr>
      <w:r w:rsidRPr="00A574AE">
        <w:rPr>
          <w:color w:val="auto"/>
        </w:rPr>
        <w:t>Revised technical content is marked with change bars in the left-side margin. </w:t>
      </w:r>
    </w:p>
    <w:p w14:paraId="15DF3F1F" w14:textId="77777777" w:rsidR="00A574AE" w:rsidRPr="00A574AE" w:rsidRDefault="00A574AE" w:rsidP="00A574AE">
      <w:pPr>
        <w:ind w:left="709"/>
        <w:outlineLvl w:val="0"/>
        <w:rPr>
          <w:color w:val="auto"/>
        </w:rPr>
      </w:pPr>
      <w:r w:rsidRPr="00A574AE">
        <w:rPr>
          <w:color w:val="auto"/>
        </w:rPr>
        <w:t>The Author denotes the following technical changes to this revision as described below: </w:t>
      </w:r>
    </w:p>
    <w:p w14:paraId="3085501F" w14:textId="77777777" w:rsidR="00A574AE" w:rsidRPr="00A574AE" w:rsidRDefault="00A574AE" w:rsidP="00A574AE">
      <w:pPr>
        <w:numPr>
          <w:ilvl w:val="0"/>
          <w:numId w:val="54"/>
        </w:numPr>
        <w:tabs>
          <w:tab w:val="clear" w:pos="720"/>
        </w:tabs>
        <w:ind w:left="1134" w:hanging="425"/>
        <w:outlineLvl w:val="0"/>
        <w:rPr>
          <w:color w:val="auto"/>
        </w:rPr>
      </w:pPr>
      <w:r w:rsidRPr="00A574AE">
        <w:rPr>
          <w:color w:val="auto"/>
        </w:rPr>
        <w:t>Adjustments and clarifications have been made regarding surface preparation for certain coating systems.</w:t>
      </w:r>
    </w:p>
    <w:p w14:paraId="055F7029" w14:textId="77777777" w:rsidR="00A574AE" w:rsidRPr="00A574AE" w:rsidRDefault="00A574AE" w:rsidP="00A574AE">
      <w:pPr>
        <w:numPr>
          <w:ilvl w:val="0"/>
          <w:numId w:val="54"/>
        </w:numPr>
        <w:tabs>
          <w:tab w:val="clear" w:pos="720"/>
        </w:tabs>
        <w:ind w:left="1134" w:hanging="425"/>
        <w:outlineLvl w:val="0"/>
        <w:rPr>
          <w:color w:val="auto"/>
        </w:rPr>
      </w:pPr>
      <w:r w:rsidRPr="00A574AE">
        <w:rPr>
          <w:color w:val="auto"/>
        </w:rPr>
        <w:t>Clarifications and updates have been added on international standards references.</w:t>
      </w:r>
    </w:p>
    <w:p w14:paraId="395E7F88" w14:textId="77777777" w:rsidR="00A574AE" w:rsidRDefault="00A574AE" w:rsidP="00A574AE">
      <w:pPr>
        <w:numPr>
          <w:ilvl w:val="0"/>
          <w:numId w:val="54"/>
        </w:numPr>
        <w:tabs>
          <w:tab w:val="clear" w:pos="720"/>
        </w:tabs>
        <w:ind w:left="1134" w:hanging="425"/>
        <w:outlineLvl w:val="0"/>
        <w:rPr>
          <w:color w:val="auto"/>
        </w:rPr>
      </w:pPr>
      <w:r w:rsidRPr="00A574AE">
        <w:rPr>
          <w:color w:val="auto"/>
        </w:rPr>
        <w:t>New coating products have been added for some coating systems. </w:t>
      </w:r>
    </w:p>
    <w:p w14:paraId="06AF27D2" w14:textId="334133D9" w:rsidR="00235F2F" w:rsidRPr="00D21A6D" w:rsidRDefault="00235F2F" w:rsidP="00A574AE">
      <w:pPr>
        <w:numPr>
          <w:ilvl w:val="0"/>
          <w:numId w:val="54"/>
        </w:numPr>
        <w:tabs>
          <w:tab w:val="clear" w:pos="720"/>
        </w:tabs>
        <w:ind w:left="1134" w:hanging="425"/>
        <w:outlineLvl w:val="0"/>
        <w:rPr>
          <w:color w:val="auto"/>
        </w:rPr>
      </w:pPr>
      <w:r w:rsidRPr="00235F2F">
        <w:rPr>
          <w:color w:val="auto"/>
        </w:rPr>
        <w:t>Changes have been made in accordance with IOGP S-715</w:t>
      </w:r>
    </w:p>
    <w:p w14:paraId="547F235A" w14:textId="390D0E8D" w:rsidR="00A574AE" w:rsidRPr="00362A12" w:rsidRDefault="00D21A6D" w:rsidP="00F44DB6">
      <w:pPr>
        <w:ind w:left="709"/>
        <w:outlineLvl w:val="0"/>
        <w:rPr>
          <w:color w:val="auto"/>
        </w:rPr>
      </w:pPr>
      <w:r w:rsidRPr="00D21A6D">
        <w:rPr>
          <w:color w:val="auto"/>
        </w:rPr>
        <w:t>Safety Critical Changes are not applicable to Revision U0</w:t>
      </w:r>
      <w:r w:rsidRPr="00F44DB6">
        <w:rPr>
          <w:color w:val="auto"/>
        </w:rPr>
        <w:t>4</w:t>
      </w:r>
      <w:r w:rsidRPr="00D21A6D">
        <w:rPr>
          <w:color w:val="auto"/>
        </w:rPr>
        <w:t>. </w:t>
      </w:r>
    </w:p>
    <w:p w14:paraId="4567AC5F" w14:textId="77777777" w:rsidR="00852C4D" w:rsidRPr="00D57179" w:rsidRDefault="00852C4D" w:rsidP="008F2517">
      <w:pPr>
        <w:pStyle w:val="TableTitleFull"/>
        <w:ind w:left="0" w:firstLine="0"/>
        <w:rPr>
          <w:rStyle w:val="Bold"/>
          <w:b/>
          <w:bCs w:val="0"/>
          <w:color w:val="auto"/>
          <w:sz w:val="22"/>
          <w:lang w:val="en-GB"/>
        </w:rPr>
      </w:pPr>
    </w:p>
    <w:p w14:paraId="5387B274" w14:textId="77777777" w:rsidR="00852C4D" w:rsidRPr="00D57179" w:rsidRDefault="00852C4D" w:rsidP="00236C2B">
      <w:pPr>
        <w:pStyle w:val="TableTitleFull"/>
        <w:outlineLvl w:val="0"/>
        <w:rPr>
          <w:rStyle w:val="Bold"/>
          <w:b/>
          <w:color w:val="auto"/>
          <w:w w:val="0"/>
          <w:lang w:val="en-GB" w:eastAsia="ru-RU"/>
        </w:rPr>
      </w:pPr>
      <w:r w:rsidRPr="00D57179">
        <w:rPr>
          <w:rStyle w:val="Bold"/>
          <w:b/>
          <w:color w:val="auto"/>
          <w:w w:val="0"/>
          <w:lang w:val="en-GB" w:eastAsia="ru-RU"/>
        </w:rPr>
        <w:t>ПЕРЕЧЕНЬ РЕДАКЦИЙ</w:t>
      </w:r>
    </w:p>
    <w:p w14:paraId="17D5DD37" w14:textId="77777777" w:rsidR="00852C4D" w:rsidRPr="00D57179" w:rsidRDefault="00852C4D" w:rsidP="00236C2B">
      <w:pPr>
        <w:pStyle w:val="TableTitleFull"/>
        <w:outlineLvl w:val="0"/>
        <w:rPr>
          <w:rStyle w:val="Bold"/>
          <w:b/>
          <w:color w:val="auto"/>
          <w:w w:val="0"/>
          <w:lang w:val="en-GB"/>
        </w:rPr>
      </w:pPr>
      <w:r w:rsidRPr="00D57179">
        <w:rPr>
          <w:rStyle w:val="Bold"/>
          <w:b/>
          <w:color w:val="auto"/>
          <w:w w:val="0"/>
          <w:lang w:val="en-GB"/>
        </w:rPr>
        <w:t>REVISION SHEET</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5"/>
        <w:gridCol w:w="3811"/>
        <w:gridCol w:w="4294"/>
      </w:tblGrid>
      <w:tr w:rsidR="00852C4D" w:rsidRPr="00D57179" w14:paraId="7B96169E" w14:textId="77777777" w:rsidTr="00EB02FE">
        <w:tc>
          <w:tcPr>
            <w:tcW w:w="1345" w:type="dxa"/>
            <w:vAlign w:val="center"/>
          </w:tcPr>
          <w:p w14:paraId="0EA708BE" w14:textId="77777777" w:rsidR="00852C4D" w:rsidRPr="00D57179" w:rsidRDefault="00852C4D" w:rsidP="00702291">
            <w:pPr>
              <w:pStyle w:val="CellHeadingCentered"/>
              <w:rPr>
                <w:color w:val="auto"/>
                <w:lang w:val="en-GB"/>
              </w:rPr>
            </w:pPr>
            <w:r w:rsidRPr="00D57179">
              <w:rPr>
                <w:color w:val="auto"/>
                <w:lang w:val="en-GB"/>
              </w:rPr>
              <w:t>РЕДАКЦИЯ</w:t>
            </w:r>
          </w:p>
        </w:tc>
        <w:tc>
          <w:tcPr>
            <w:tcW w:w="3811" w:type="dxa"/>
            <w:vAlign w:val="center"/>
          </w:tcPr>
          <w:p w14:paraId="390729C8" w14:textId="77777777" w:rsidR="00852C4D" w:rsidRPr="00D57179" w:rsidRDefault="00852C4D" w:rsidP="00702291">
            <w:pPr>
              <w:pStyle w:val="CellHeadingCentered"/>
              <w:rPr>
                <w:color w:val="auto"/>
                <w:lang w:val="en-GB"/>
              </w:rPr>
            </w:pPr>
            <w:r w:rsidRPr="00D57179">
              <w:rPr>
                <w:color w:val="auto"/>
                <w:lang w:val="en-GB"/>
              </w:rPr>
              <w:t>ПУНКТ</w:t>
            </w:r>
          </w:p>
        </w:tc>
        <w:tc>
          <w:tcPr>
            <w:tcW w:w="4294" w:type="dxa"/>
            <w:vAlign w:val="center"/>
          </w:tcPr>
          <w:p w14:paraId="62DAB672" w14:textId="77777777" w:rsidR="00852C4D" w:rsidRPr="00D57179" w:rsidRDefault="00852C4D" w:rsidP="00702291">
            <w:pPr>
              <w:pStyle w:val="CellHeadingCentered"/>
              <w:rPr>
                <w:color w:val="auto"/>
                <w:lang w:val="en-GB"/>
              </w:rPr>
            </w:pPr>
            <w:r w:rsidRPr="00D57179">
              <w:rPr>
                <w:color w:val="auto"/>
                <w:lang w:val="en-GB"/>
              </w:rPr>
              <w:t>ОПИСАНИЕ РЕДАКЦИИ</w:t>
            </w:r>
          </w:p>
        </w:tc>
      </w:tr>
      <w:tr w:rsidR="00852C4D" w:rsidRPr="00D57179" w14:paraId="7099DAC7" w14:textId="77777777" w:rsidTr="00EB02FE">
        <w:trPr>
          <w:trHeight w:val="57"/>
        </w:trPr>
        <w:tc>
          <w:tcPr>
            <w:tcW w:w="1345" w:type="dxa"/>
            <w:vAlign w:val="center"/>
          </w:tcPr>
          <w:p w14:paraId="47EE981F" w14:textId="77777777" w:rsidR="00852C4D" w:rsidRPr="00D57179" w:rsidRDefault="00852C4D" w:rsidP="006D46F0">
            <w:pPr>
              <w:pStyle w:val="CellHeadingCentered"/>
              <w:rPr>
                <w:color w:val="auto"/>
                <w:lang w:val="en-GB"/>
              </w:rPr>
            </w:pPr>
            <w:r w:rsidRPr="00D57179">
              <w:rPr>
                <w:color w:val="auto"/>
                <w:lang w:val="en-GB"/>
              </w:rPr>
              <w:t>REVISION</w:t>
            </w:r>
          </w:p>
        </w:tc>
        <w:tc>
          <w:tcPr>
            <w:tcW w:w="3811" w:type="dxa"/>
            <w:vAlign w:val="center"/>
          </w:tcPr>
          <w:p w14:paraId="274EA652" w14:textId="77777777" w:rsidR="00852C4D" w:rsidRPr="00D57179" w:rsidRDefault="00852C4D" w:rsidP="006D46F0">
            <w:pPr>
              <w:pStyle w:val="CellHeadingCentered"/>
              <w:rPr>
                <w:color w:val="auto"/>
                <w:lang w:val="en-GB"/>
              </w:rPr>
            </w:pPr>
            <w:r w:rsidRPr="00D57179">
              <w:rPr>
                <w:color w:val="auto"/>
                <w:lang w:val="en-GB"/>
              </w:rPr>
              <w:t>CLAUSE</w:t>
            </w:r>
          </w:p>
        </w:tc>
        <w:tc>
          <w:tcPr>
            <w:tcW w:w="4294" w:type="dxa"/>
            <w:vAlign w:val="center"/>
          </w:tcPr>
          <w:p w14:paraId="0F4F4F17" w14:textId="77777777" w:rsidR="00852C4D" w:rsidRPr="00D57179" w:rsidRDefault="00852C4D" w:rsidP="006D46F0">
            <w:pPr>
              <w:pStyle w:val="CellHeadingCentered"/>
              <w:rPr>
                <w:color w:val="auto"/>
                <w:lang w:val="en-GB"/>
              </w:rPr>
            </w:pPr>
            <w:r w:rsidRPr="00D57179">
              <w:rPr>
                <w:color w:val="auto"/>
                <w:lang w:val="en-GB"/>
              </w:rPr>
              <w:t>REVISION DESCRIPTION</w:t>
            </w:r>
          </w:p>
        </w:tc>
      </w:tr>
      <w:tr w:rsidR="00852C4D" w:rsidRPr="00D57179" w14:paraId="6A579CD7" w14:textId="77777777" w:rsidTr="00EB02FE">
        <w:trPr>
          <w:trHeight w:val="57"/>
        </w:trPr>
        <w:tc>
          <w:tcPr>
            <w:tcW w:w="1345" w:type="dxa"/>
          </w:tcPr>
          <w:p w14:paraId="596AF1B0" w14:textId="77777777" w:rsidR="00852C4D" w:rsidRPr="00D57179" w:rsidRDefault="00852C4D" w:rsidP="007000A8">
            <w:pPr>
              <w:pStyle w:val="CellBodyCentered"/>
              <w:rPr>
                <w:color w:val="auto"/>
                <w:lang w:val="en-GB"/>
              </w:rPr>
            </w:pPr>
            <w:r w:rsidRPr="00D57179">
              <w:rPr>
                <w:color w:val="auto"/>
                <w:lang w:val="en-GB"/>
              </w:rPr>
              <w:t>0</w:t>
            </w:r>
          </w:p>
        </w:tc>
        <w:tc>
          <w:tcPr>
            <w:tcW w:w="3811" w:type="dxa"/>
          </w:tcPr>
          <w:p w14:paraId="76C6CE44" w14:textId="77777777" w:rsidR="00852C4D" w:rsidRPr="00D57179" w:rsidRDefault="00852C4D" w:rsidP="0087270E">
            <w:pPr>
              <w:pStyle w:val="CellBodyCentered"/>
              <w:rPr>
                <w:color w:val="auto"/>
                <w:lang w:val="en-GB"/>
              </w:rPr>
            </w:pPr>
            <w:r w:rsidRPr="00D57179">
              <w:rPr>
                <w:color w:val="auto"/>
                <w:lang w:val="en-GB"/>
              </w:rPr>
              <w:t>ВСЕ</w:t>
            </w:r>
          </w:p>
          <w:p w14:paraId="43E40508" w14:textId="77777777" w:rsidR="00852C4D" w:rsidRPr="00D57179" w:rsidRDefault="00852C4D" w:rsidP="0087270E">
            <w:pPr>
              <w:pStyle w:val="CellBodyCentered"/>
              <w:rPr>
                <w:color w:val="auto"/>
                <w:lang w:val="en-GB"/>
              </w:rPr>
            </w:pPr>
            <w:r w:rsidRPr="00D57179">
              <w:rPr>
                <w:color w:val="auto"/>
                <w:lang w:val="en-GB"/>
              </w:rPr>
              <w:t>ALL</w:t>
            </w:r>
          </w:p>
        </w:tc>
        <w:tc>
          <w:tcPr>
            <w:tcW w:w="4294" w:type="dxa"/>
          </w:tcPr>
          <w:p w14:paraId="1DA1E757" w14:textId="77777777" w:rsidR="00852C4D" w:rsidRPr="00D57179" w:rsidRDefault="00852C4D" w:rsidP="0087270E">
            <w:pPr>
              <w:pStyle w:val="CellBody"/>
              <w:rPr>
                <w:color w:val="auto"/>
                <w:lang w:eastAsia="en-GB"/>
              </w:rPr>
            </w:pPr>
            <w:proofErr w:type="spellStart"/>
            <w:r w:rsidRPr="00D57179">
              <w:rPr>
                <w:color w:val="auto"/>
                <w:lang w:val="en-GB" w:eastAsia="en-GB"/>
              </w:rPr>
              <w:t>Добавлен</w:t>
            </w:r>
            <w:proofErr w:type="spellEnd"/>
            <w:r w:rsidRPr="00D57179">
              <w:rPr>
                <w:color w:val="auto"/>
                <w:lang w:val="en-GB" w:eastAsia="en-GB"/>
              </w:rPr>
              <w:t xml:space="preserve"> </w:t>
            </w:r>
            <w:proofErr w:type="spellStart"/>
            <w:r w:rsidRPr="00D57179">
              <w:rPr>
                <w:color w:val="auto"/>
                <w:lang w:val="en-GB" w:eastAsia="en-GB"/>
              </w:rPr>
              <w:t>перевод</w:t>
            </w:r>
            <w:proofErr w:type="spellEnd"/>
            <w:r w:rsidRPr="00D57179">
              <w:rPr>
                <w:color w:val="auto"/>
                <w:lang w:val="en-GB" w:eastAsia="en-GB"/>
              </w:rPr>
              <w:t xml:space="preserve"> на </w:t>
            </w:r>
            <w:proofErr w:type="spellStart"/>
            <w:r w:rsidRPr="00D57179">
              <w:rPr>
                <w:color w:val="auto"/>
                <w:lang w:val="en-GB" w:eastAsia="en-GB"/>
              </w:rPr>
              <w:t>русский</w:t>
            </w:r>
            <w:proofErr w:type="spellEnd"/>
            <w:r w:rsidRPr="00D57179">
              <w:rPr>
                <w:color w:val="auto"/>
                <w:lang w:val="en-GB" w:eastAsia="en-GB"/>
              </w:rPr>
              <w:t xml:space="preserve"> </w:t>
            </w:r>
            <w:proofErr w:type="spellStart"/>
            <w:r w:rsidRPr="00D57179">
              <w:rPr>
                <w:color w:val="auto"/>
                <w:lang w:val="en-GB" w:eastAsia="en-GB"/>
              </w:rPr>
              <w:t>язык</w:t>
            </w:r>
            <w:proofErr w:type="spellEnd"/>
          </w:p>
          <w:p w14:paraId="6734A981" w14:textId="77777777" w:rsidR="00852C4D" w:rsidRPr="00D57179" w:rsidRDefault="00852C4D" w:rsidP="0087270E">
            <w:pPr>
              <w:pStyle w:val="CellBody"/>
              <w:rPr>
                <w:color w:val="auto"/>
                <w:lang w:val="en-GB" w:eastAsia="en-GB"/>
              </w:rPr>
            </w:pPr>
            <w:r w:rsidRPr="00D57179">
              <w:rPr>
                <w:color w:val="auto"/>
                <w:lang w:val="en-GB" w:eastAsia="en-GB"/>
              </w:rPr>
              <w:t>Russian language translation added</w:t>
            </w:r>
          </w:p>
        </w:tc>
      </w:tr>
      <w:tr w:rsidR="00852C4D" w:rsidRPr="00D750DA" w14:paraId="0ACA47AC" w14:textId="77777777" w:rsidTr="00EB02FE">
        <w:trPr>
          <w:trHeight w:val="57"/>
        </w:trPr>
        <w:tc>
          <w:tcPr>
            <w:tcW w:w="1345" w:type="dxa"/>
          </w:tcPr>
          <w:p w14:paraId="3E28E249" w14:textId="77777777" w:rsidR="00852C4D" w:rsidRPr="00D57179" w:rsidRDefault="00852C4D" w:rsidP="007000A8">
            <w:pPr>
              <w:pStyle w:val="CellBodyCentered"/>
              <w:rPr>
                <w:color w:val="auto"/>
                <w:lang w:val="en-GB"/>
              </w:rPr>
            </w:pPr>
            <w:r w:rsidRPr="00D57179">
              <w:rPr>
                <w:color w:val="auto"/>
                <w:lang w:val="en-GB"/>
              </w:rPr>
              <w:t>0</w:t>
            </w:r>
          </w:p>
        </w:tc>
        <w:tc>
          <w:tcPr>
            <w:tcW w:w="3811" w:type="dxa"/>
          </w:tcPr>
          <w:p w14:paraId="7BADADBF" w14:textId="77777777" w:rsidR="008D660C" w:rsidRPr="008D660C" w:rsidRDefault="008D660C" w:rsidP="0087270E">
            <w:pPr>
              <w:pStyle w:val="CellBodyCentered"/>
              <w:rPr>
                <w:color w:val="auto"/>
                <w:lang w:val="ru-RU"/>
              </w:rPr>
            </w:pPr>
            <w:r w:rsidRPr="008D660C">
              <w:rPr>
                <w:color w:val="auto"/>
                <w:lang w:val="ru-RU"/>
              </w:rPr>
              <w:t>Таблица 1, 2, 3  и Примечание</w:t>
            </w:r>
          </w:p>
          <w:p w14:paraId="1501F6DB" w14:textId="27415CDE" w:rsidR="00852C4D" w:rsidRPr="008D660C" w:rsidRDefault="008D660C" w:rsidP="0087270E">
            <w:pPr>
              <w:pStyle w:val="CellBodyCentered"/>
              <w:rPr>
                <w:color w:val="auto"/>
                <w:lang w:val="ru-RU"/>
              </w:rPr>
            </w:pPr>
            <w:r w:rsidRPr="008D660C">
              <w:rPr>
                <w:color w:val="auto"/>
                <w:lang w:val="en-GB"/>
              </w:rPr>
              <w:t>Table</w:t>
            </w:r>
            <w:r w:rsidRPr="008D660C">
              <w:rPr>
                <w:color w:val="auto"/>
                <w:lang w:val="ru-RU"/>
              </w:rPr>
              <w:t xml:space="preserve"> 1, 2, 3 &amp;</w:t>
            </w:r>
            <w:r w:rsidRPr="008D660C">
              <w:rPr>
                <w:color w:val="auto"/>
                <w:lang w:val="en-GB"/>
              </w:rPr>
              <w:t>Note</w:t>
            </w:r>
          </w:p>
        </w:tc>
        <w:tc>
          <w:tcPr>
            <w:tcW w:w="4294" w:type="dxa"/>
          </w:tcPr>
          <w:p w14:paraId="0767F3AC" w14:textId="77777777" w:rsidR="00852C4D" w:rsidRPr="00D57179" w:rsidRDefault="00852C4D" w:rsidP="0087270E">
            <w:pPr>
              <w:pStyle w:val="CellBody"/>
              <w:rPr>
                <w:color w:val="auto"/>
                <w:lang w:val="ru-RU" w:eastAsia="en-GB"/>
              </w:rPr>
            </w:pPr>
            <w:r w:rsidRPr="00D57179">
              <w:rPr>
                <w:color w:val="auto"/>
                <w:lang w:val="ru-RU" w:eastAsia="en-GB"/>
              </w:rPr>
              <w:t>Перевод единиц измерения</w:t>
            </w:r>
          </w:p>
          <w:p w14:paraId="39FBC53B" w14:textId="77777777" w:rsidR="00852C4D" w:rsidRPr="00D57179" w:rsidRDefault="00852C4D" w:rsidP="0087270E">
            <w:pPr>
              <w:pStyle w:val="CellBody"/>
              <w:rPr>
                <w:color w:val="auto"/>
                <w:lang w:val="ru-RU" w:eastAsia="en-GB"/>
              </w:rPr>
            </w:pPr>
            <w:proofErr w:type="spellStart"/>
            <w:r w:rsidRPr="00D57179">
              <w:rPr>
                <w:color w:val="auto"/>
                <w:lang w:val="en-GB" w:eastAsia="en-GB"/>
              </w:rPr>
              <w:t>Unitsconversion</w:t>
            </w:r>
            <w:proofErr w:type="spellEnd"/>
          </w:p>
        </w:tc>
      </w:tr>
      <w:tr w:rsidR="00852C4D" w:rsidRPr="00D57179" w14:paraId="1359923E" w14:textId="77777777" w:rsidTr="00EB02FE">
        <w:trPr>
          <w:trHeight w:val="57"/>
        </w:trPr>
        <w:tc>
          <w:tcPr>
            <w:tcW w:w="1345" w:type="dxa"/>
          </w:tcPr>
          <w:p w14:paraId="762A260C" w14:textId="77777777" w:rsidR="00852C4D" w:rsidRPr="00D57179" w:rsidRDefault="00852C4D" w:rsidP="007000A8">
            <w:pPr>
              <w:pStyle w:val="CellBodyCentered"/>
              <w:rPr>
                <w:color w:val="auto"/>
                <w:lang w:val="en-GB"/>
              </w:rPr>
            </w:pPr>
            <w:r w:rsidRPr="00D57179">
              <w:rPr>
                <w:color w:val="auto"/>
                <w:lang w:val="en-GB"/>
              </w:rPr>
              <w:t>0</w:t>
            </w:r>
          </w:p>
        </w:tc>
        <w:tc>
          <w:tcPr>
            <w:tcW w:w="3811" w:type="dxa"/>
          </w:tcPr>
          <w:p w14:paraId="4A029B3C" w14:textId="4533274A" w:rsidR="00852C4D" w:rsidRPr="00D57179" w:rsidRDefault="008D660C" w:rsidP="0087270E">
            <w:pPr>
              <w:pStyle w:val="CellBodyCentered"/>
              <w:rPr>
                <w:color w:val="auto"/>
                <w:lang w:val="en-GB"/>
              </w:rPr>
            </w:pPr>
            <w:r w:rsidRPr="008D660C">
              <w:rPr>
                <w:color w:val="auto"/>
                <w:lang w:val="en-GB"/>
              </w:rPr>
              <w:t>4.8.11.2, 4.8.11.2.1, 4.8.11.4, 4.8.11.4.1, 4.8.11.4.2, 4.8.11.5, 4.8.11.5.1, 4.8.11.5.2, 4.8.11.6, 4.8.11.6.1, 4.8.11.6.2, 4.9.12.1, 4.9.12.4, 4.9.12.7, 4.12.20.1, 4.12.20.2, 4.12.20.3</w:t>
            </w:r>
          </w:p>
        </w:tc>
        <w:tc>
          <w:tcPr>
            <w:tcW w:w="4294" w:type="dxa"/>
          </w:tcPr>
          <w:p w14:paraId="610A36D2" w14:textId="77777777" w:rsidR="00852C4D" w:rsidRPr="00D57179" w:rsidRDefault="00852C4D" w:rsidP="0087270E">
            <w:pPr>
              <w:pStyle w:val="CellBody"/>
              <w:rPr>
                <w:color w:val="auto"/>
                <w:lang w:val="ru-RU" w:eastAsia="en-GB"/>
              </w:rPr>
            </w:pPr>
            <w:r w:rsidRPr="00D57179">
              <w:rPr>
                <w:color w:val="auto"/>
                <w:lang w:val="ru-RU" w:eastAsia="en-GB"/>
              </w:rPr>
              <w:t>Измененные ТУШ в соответствии с замечаниями по Сравнительному листу</w:t>
            </w:r>
          </w:p>
          <w:p w14:paraId="5FE5F0F3" w14:textId="77777777" w:rsidR="00852C4D" w:rsidRPr="00D57179" w:rsidRDefault="00852C4D" w:rsidP="0087270E">
            <w:pPr>
              <w:pStyle w:val="CellBody"/>
              <w:rPr>
                <w:color w:val="auto"/>
                <w:lang w:val="en-GB" w:eastAsia="en-GB"/>
              </w:rPr>
            </w:pPr>
            <w:r w:rsidRPr="00D57179">
              <w:rPr>
                <w:color w:val="auto"/>
                <w:lang w:val="en-GB" w:eastAsia="en-GB"/>
              </w:rPr>
              <w:t>Modified CES as per Comparison sheet comments</w:t>
            </w:r>
          </w:p>
        </w:tc>
      </w:tr>
      <w:tr w:rsidR="00BC36F8" w:rsidRPr="00D57179" w14:paraId="333F9DEF" w14:textId="77777777" w:rsidTr="00EB02FE">
        <w:trPr>
          <w:trHeight w:val="57"/>
        </w:trPr>
        <w:tc>
          <w:tcPr>
            <w:tcW w:w="1345" w:type="dxa"/>
          </w:tcPr>
          <w:p w14:paraId="6DB181C3" w14:textId="2A9AB89C" w:rsidR="00BC36F8" w:rsidRPr="00D57179" w:rsidRDefault="00BC36F8" w:rsidP="007000A8">
            <w:pPr>
              <w:pStyle w:val="CellBodyCentered"/>
              <w:rPr>
                <w:color w:val="auto"/>
                <w:lang w:val="en-GB"/>
              </w:rPr>
            </w:pPr>
            <w:r w:rsidRPr="00D57179">
              <w:rPr>
                <w:color w:val="auto"/>
                <w:lang w:val="en-GB"/>
              </w:rPr>
              <w:t>0</w:t>
            </w:r>
          </w:p>
        </w:tc>
        <w:tc>
          <w:tcPr>
            <w:tcW w:w="3811" w:type="dxa"/>
          </w:tcPr>
          <w:p w14:paraId="4BED6C22" w14:textId="554331D1" w:rsidR="00BC36F8" w:rsidRPr="00E3379C" w:rsidRDefault="00E3379C" w:rsidP="00BC36F8">
            <w:pPr>
              <w:pStyle w:val="CellBodyCentered"/>
              <w:rPr>
                <w:color w:val="auto"/>
                <w:lang w:val="ru-RU"/>
              </w:rPr>
            </w:pPr>
            <w:r w:rsidRPr="00E3379C">
              <w:rPr>
                <w:color w:val="auto"/>
                <w:lang w:val="ru-RU"/>
              </w:rPr>
              <w:t>Таблица 1, Код D, Код F, Код G/K,  Выпускные газопроводы</w:t>
            </w:r>
          </w:p>
          <w:p w14:paraId="4DCC0329" w14:textId="16788C7E" w:rsidR="00BC36F8" w:rsidRPr="00D57179" w:rsidRDefault="00E3379C" w:rsidP="0087270E">
            <w:pPr>
              <w:pStyle w:val="CellBodyCentered"/>
              <w:rPr>
                <w:color w:val="auto"/>
                <w:lang w:val="en-GB"/>
              </w:rPr>
            </w:pPr>
            <w:r w:rsidRPr="00E3379C">
              <w:rPr>
                <w:color w:val="auto"/>
                <w:lang w:val="en-GB"/>
              </w:rPr>
              <w:lastRenderedPageBreak/>
              <w:t>Table 1, Code</w:t>
            </w:r>
            <w:r>
              <w:rPr>
                <w:color w:val="auto"/>
                <w:lang w:val="en-GB"/>
              </w:rPr>
              <w:t xml:space="preserve"> </w:t>
            </w:r>
            <w:r w:rsidRPr="00E3379C">
              <w:rPr>
                <w:color w:val="auto"/>
                <w:lang w:val="en-GB"/>
              </w:rPr>
              <w:t>D, Code F, Code G/</w:t>
            </w:r>
            <w:proofErr w:type="gramStart"/>
            <w:r w:rsidRPr="00E3379C">
              <w:rPr>
                <w:color w:val="auto"/>
                <w:lang w:val="en-GB"/>
              </w:rPr>
              <w:t xml:space="preserve">K,  </w:t>
            </w:r>
            <w:proofErr w:type="spellStart"/>
            <w:r w:rsidRPr="00E3379C">
              <w:rPr>
                <w:color w:val="auto"/>
                <w:lang w:val="en-GB"/>
              </w:rPr>
              <w:t>Exhaustducts</w:t>
            </w:r>
            <w:proofErr w:type="spellEnd"/>
            <w:proofErr w:type="gramEnd"/>
          </w:p>
        </w:tc>
        <w:tc>
          <w:tcPr>
            <w:tcW w:w="4294" w:type="dxa"/>
          </w:tcPr>
          <w:p w14:paraId="16A1E8D8" w14:textId="77777777" w:rsidR="00BC36F8" w:rsidRPr="00D57179" w:rsidRDefault="00BC36F8" w:rsidP="00BC36F8">
            <w:pPr>
              <w:pStyle w:val="CellBody"/>
              <w:rPr>
                <w:color w:val="auto"/>
                <w:lang w:val="ru-RU" w:eastAsia="en-GB"/>
              </w:rPr>
            </w:pPr>
            <w:r w:rsidRPr="00D57179">
              <w:rPr>
                <w:color w:val="auto"/>
                <w:lang w:val="ru-RU" w:eastAsia="en-GB"/>
              </w:rPr>
              <w:lastRenderedPageBreak/>
              <w:t>Добавлено примечание в соответствии с замечаниями по Сравнительному листу</w:t>
            </w:r>
          </w:p>
          <w:p w14:paraId="26A21656" w14:textId="5C6E6149" w:rsidR="00BC36F8" w:rsidRPr="00BC36F8" w:rsidRDefault="00BC36F8" w:rsidP="00BC36F8">
            <w:pPr>
              <w:pStyle w:val="CellBody"/>
              <w:rPr>
                <w:color w:val="auto"/>
                <w:lang w:eastAsia="en-GB"/>
              </w:rPr>
            </w:pPr>
            <w:r w:rsidRPr="00D57179">
              <w:rPr>
                <w:color w:val="auto"/>
                <w:lang w:val="en-GB" w:eastAsia="en-GB"/>
              </w:rPr>
              <w:t>Note added as per Comparison sheet comments</w:t>
            </w:r>
          </w:p>
        </w:tc>
      </w:tr>
      <w:tr w:rsidR="00BC36F8" w:rsidRPr="00F9688C" w14:paraId="73BF6EB8" w14:textId="77777777" w:rsidTr="00EB02FE">
        <w:trPr>
          <w:trHeight w:val="57"/>
        </w:trPr>
        <w:tc>
          <w:tcPr>
            <w:tcW w:w="1345" w:type="dxa"/>
          </w:tcPr>
          <w:p w14:paraId="6D6E8D6D" w14:textId="2F20C316" w:rsidR="00BC36F8" w:rsidRPr="00D57179" w:rsidRDefault="00F9688C" w:rsidP="007000A8">
            <w:pPr>
              <w:pStyle w:val="CellBodyCentered"/>
              <w:rPr>
                <w:color w:val="auto"/>
                <w:lang w:val="en-GB"/>
              </w:rPr>
            </w:pPr>
            <w:r>
              <w:rPr>
                <w:color w:val="auto"/>
                <w:lang w:val="en-GB"/>
              </w:rPr>
              <w:t>0</w:t>
            </w:r>
          </w:p>
        </w:tc>
        <w:tc>
          <w:tcPr>
            <w:tcW w:w="3811" w:type="dxa"/>
          </w:tcPr>
          <w:p w14:paraId="5870DB04" w14:textId="77777777" w:rsidR="00BC36F8" w:rsidRPr="002C303C" w:rsidRDefault="00E3379C" w:rsidP="00BC36F8">
            <w:pPr>
              <w:pStyle w:val="CellBodyCentered"/>
              <w:rPr>
                <w:color w:val="auto"/>
                <w:lang w:val="ru-RU"/>
              </w:rPr>
            </w:pPr>
            <w:r w:rsidRPr="00E3379C">
              <w:rPr>
                <w:color w:val="auto"/>
                <w:lang w:val="ru-RU"/>
              </w:rPr>
              <w:t xml:space="preserve">Таблица 1, Код </w:t>
            </w:r>
            <w:r w:rsidRPr="00E3379C">
              <w:rPr>
                <w:color w:val="auto"/>
              </w:rPr>
              <w:t>J</w:t>
            </w:r>
            <w:r w:rsidRPr="00E3379C">
              <w:rPr>
                <w:color w:val="auto"/>
                <w:lang w:val="ru-RU"/>
              </w:rPr>
              <w:t xml:space="preserve">, Код М, Код </w:t>
            </w:r>
            <w:r w:rsidRPr="00E3379C">
              <w:rPr>
                <w:color w:val="auto"/>
              </w:rPr>
              <w:t>P</w:t>
            </w:r>
            <w:r w:rsidRPr="00E3379C">
              <w:rPr>
                <w:color w:val="auto"/>
                <w:lang w:val="ru-RU"/>
              </w:rPr>
              <w:t xml:space="preserve">, Код </w:t>
            </w:r>
            <w:r w:rsidRPr="00E3379C">
              <w:rPr>
                <w:color w:val="auto"/>
              </w:rPr>
              <w:t>T</w:t>
            </w:r>
            <w:r w:rsidRPr="00E3379C">
              <w:rPr>
                <w:color w:val="auto"/>
                <w:lang w:val="ru-RU"/>
              </w:rPr>
              <w:t xml:space="preserve">, Код </w:t>
            </w:r>
            <w:r w:rsidRPr="00E3379C">
              <w:rPr>
                <w:color w:val="auto"/>
              </w:rPr>
              <w:t>S</w:t>
            </w:r>
          </w:p>
          <w:p w14:paraId="45348EE0" w14:textId="35B61256" w:rsidR="00E3379C" w:rsidRPr="00E3379C" w:rsidRDefault="00E3379C" w:rsidP="00BC36F8">
            <w:pPr>
              <w:pStyle w:val="CellBodyCentered"/>
              <w:rPr>
                <w:color w:val="auto"/>
              </w:rPr>
            </w:pPr>
            <w:r w:rsidRPr="00E3379C">
              <w:rPr>
                <w:color w:val="auto"/>
              </w:rPr>
              <w:t>Table 1, Code J, Code M, Code P, Code T, Code S</w:t>
            </w:r>
          </w:p>
        </w:tc>
        <w:tc>
          <w:tcPr>
            <w:tcW w:w="4294" w:type="dxa"/>
          </w:tcPr>
          <w:p w14:paraId="070AC326" w14:textId="7540C922" w:rsidR="00BC36F8" w:rsidRPr="002C303C" w:rsidRDefault="00F9688C" w:rsidP="00BC36F8">
            <w:pPr>
              <w:pStyle w:val="CellBody"/>
              <w:rPr>
                <w:color w:val="auto"/>
                <w:lang w:val="ru-RU" w:eastAsia="en-GB"/>
              </w:rPr>
            </w:pPr>
            <w:r w:rsidRPr="00F9688C">
              <w:rPr>
                <w:color w:val="auto"/>
                <w:lang w:val="ru-RU" w:eastAsia="en-GB"/>
              </w:rPr>
              <w:t>Добавлен, заменен или удален текст в соответствии с замечаниями по Сравнительному листу</w:t>
            </w:r>
          </w:p>
          <w:p w14:paraId="0C5A0005" w14:textId="79E5D12F" w:rsidR="00F9688C" w:rsidRPr="00F9688C" w:rsidRDefault="00F9688C" w:rsidP="00F9688C">
            <w:pPr>
              <w:pStyle w:val="CellBody"/>
              <w:rPr>
                <w:color w:val="auto"/>
                <w:lang w:eastAsia="en-GB"/>
              </w:rPr>
            </w:pPr>
            <w:r w:rsidRPr="00F9688C">
              <w:rPr>
                <w:color w:val="auto"/>
                <w:lang w:eastAsia="en-GB"/>
              </w:rPr>
              <w:t>Text added, replaced or deleted as per Comparison sheet comments</w:t>
            </w:r>
            <w:r w:rsidRPr="00F9688C">
              <w:rPr>
                <w:lang w:eastAsia="en-GB"/>
              </w:rPr>
              <w:tab/>
            </w:r>
          </w:p>
        </w:tc>
      </w:tr>
      <w:tr w:rsidR="00BC36F8" w:rsidRPr="00D57179" w14:paraId="16321EB7" w14:textId="77777777" w:rsidTr="00EB02FE">
        <w:trPr>
          <w:trHeight w:val="57"/>
        </w:trPr>
        <w:tc>
          <w:tcPr>
            <w:tcW w:w="1345" w:type="dxa"/>
          </w:tcPr>
          <w:p w14:paraId="12477E0C" w14:textId="1BD119D1" w:rsidR="00BC36F8" w:rsidRPr="00D57179" w:rsidRDefault="00BC36F8" w:rsidP="007000A8">
            <w:pPr>
              <w:pStyle w:val="CellBodyCentered"/>
              <w:rPr>
                <w:color w:val="auto"/>
                <w:lang w:val="en-GB"/>
              </w:rPr>
            </w:pPr>
            <w:r w:rsidRPr="00D57179">
              <w:rPr>
                <w:color w:val="auto"/>
                <w:lang w:val="en-GB"/>
              </w:rPr>
              <w:t>0</w:t>
            </w:r>
          </w:p>
        </w:tc>
        <w:tc>
          <w:tcPr>
            <w:tcW w:w="3811" w:type="dxa"/>
          </w:tcPr>
          <w:p w14:paraId="5BBB4C21" w14:textId="5B96F3E3" w:rsidR="00BC36F8" w:rsidRPr="00D57179" w:rsidRDefault="00023769" w:rsidP="00BC36F8">
            <w:pPr>
              <w:pStyle w:val="CellBodyCentered"/>
              <w:rPr>
                <w:color w:val="auto"/>
                <w:lang w:val="ru-RU"/>
              </w:rPr>
            </w:pPr>
            <w:r w:rsidRPr="00023769">
              <w:rPr>
                <w:color w:val="auto"/>
                <w:lang w:val="en-GB"/>
              </w:rPr>
              <w:t>4.1.1.1, 4.1.1.2, 4.1.1.5, 4.1.7, 4.1.8, 4.1.8.1, 4.2.1, 4.2.8, 4.2.9, 4.2.12, 4.2.12.1, 4.2.13, 4.2.13.1, 4.2.14, 4.2.15, 4.2.15.1, 4.3.3, 4.3.3.1, 4.3.5, 4.3.5.1, 4.4.1, 4.4.1.1, 4.4.2, 4.4.3, Appendix A: 1.1, 1.2, 1.5, 1.7, 1.8.1, 2.3, 2.8, 2.9, 2.10, 2.11, 2.12.1, 2.13, 2.13.1, 2.14, 2.15.1, 3.3.1, 3.4, 11.2.1, 11.4.1, 11.4.2, 11.5.1, 11.5.2, 11.6.1, 11.6.2</w:t>
            </w:r>
          </w:p>
        </w:tc>
        <w:tc>
          <w:tcPr>
            <w:tcW w:w="4294" w:type="dxa"/>
          </w:tcPr>
          <w:p w14:paraId="6006B843" w14:textId="77777777" w:rsidR="00BC36F8" w:rsidRPr="00D57179" w:rsidRDefault="00BC36F8" w:rsidP="00BC36F8">
            <w:pPr>
              <w:pStyle w:val="CellBody"/>
              <w:rPr>
                <w:color w:val="auto"/>
                <w:lang w:val="ru-RU" w:eastAsia="en-GB"/>
              </w:rPr>
            </w:pPr>
            <w:r w:rsidRPr="00D57179">
              <w:rPr>
                <w:color w:val="auto"/>
                <w:lang w:val="ru-RU" w:eastAsia="en-GB"/>
              </w:rPr>
              <w:t>Удалено в соответствии с замечаниями по Сравнительному листу</w:t>
            </w:r>
          </w:p>
          <w:p w14:paraId="3B64698D" w14:textId="7CD7C71D" w:rsidR="00BC36F8" w:rsidRPr="00BC36F8" w:rsidRDefault="00BC36F8" w:rsidP="00BC36F8">
            <w:pPr>
              <w:pStyle w:val="CellBody"/>
              <w:rPr>
                <w:color w:val="auto"/>
                <w:lang w:eastAsia="en-GB"/>
              </w:rPr>
            </w:pPr>
            <w:r w:rsidRPr="00D57179">
              <w:rPr>
                <w:color w:val="auto"/>
                <w:lang w:val="en-GB" w:eastAsia="en-GB"/>
              </w:rPr>
              <w:t>Deleted as per Comparison sheet comments</w:t>
            </w:r>
          </w:p>
        </w:tc>
      </w:tr>
      <w:tr w:rsidR="00BC36F8" w:rsidRPr="00A7657C" w14:paraId="5B99D09A" w14:textId="77777777" w:rsidTr="00EB02FE">
        <w:trPr>
          <w:trHeight w:val="57"/>
        </w:trPr>
        <w:tc>
          <w:tcPr>
            <w:tcW w:w="1345" w:type="dxa"/>
          </w:tcPr>
          <w:p w14:paraId="03A17D70" w14:textId="36E49C22" w:rsidR="00BC36F8" w:rsidRPr="00D57179" w:rsidRDefault="00BC36F8" w:rsidP="007000A8">
            <w:pPr>
              <w:pStyle w:val="CellBodyCentered"/>
              <w:rPr>
                <w:color w:val="auto"/>
                <w:lang w:val="en-GB"/>
              </w:rPr>
            </w:pPr>
            <w:r w:rsidRPr="00D57179">
              <w:rPr>
                <w:color w:val="auto"/>
                <w:lang w:val="en-GB"/>
              </w:rPr>
              <w:t>0</w:t>
            </w:r>
          </w:p>
        </w:tc>
        <w:tc>
          <w:tcPr>
            <w:tcW w:w="3811" w:type="dxa"/>
          </w:tcPr>
          <w:p w14:paraId="6555ED8E" w14:textId="7B468550" w:rsidR="00BC36F8" w:rsidRPr="00D57179" w:rsidRDefault="00BC36F8" w:rsidP="00BC36F8">
            <w:pPr>
              <w:pStyle w:val="CellBodyCentered"/>
              <w:rPr>
                <w:color w:val="auto"/>
                <w:lang w:val="en-GB"/>
              </w:rPr>
            </w:pPr>
            <w:r w:rsidRPr="00D57179">
              <w:rPr>
                <w:color w:val="auto"/>
                <w:lang w:val="en-GB"/>
              </w:rPr>
              <w:t>4.1</w:t>
            </w:r>
          </w:p>
        </w:tc>
        <w:tc>
          <w:tcPr>
            <w:tcW w:w="4294" w:type="dxa"/>
          </w:tcPr>
          <w:p w14:paraId="5B753A68" w14:textId="77777777" w:rsidR="00BC36F8" w:rsidRPr="00D57179" w:rsidRDefault="00BC36F8" w:rsidP="00BC36F8">
            <w:pPr>
              <w:pStyle w:val="CellBody"/>
              <w:rPr>
                <w:color w:val="auto"/>
                <w:lang w:val="ru-RU" w:eastAsia="en-GB"/>
              </w:rPr>
            </w:pPr>
            <w:r w:rsidRPr="00D57179">
              <w:rPr>
                <w:color w:val="auto"/>
                <w:lang w:val="ru-RU" w:eastAsia="en-GB"/>
              </w:rPr>
              <w:t>Переформатированы номера заголовков 4.1.1.1-4.1.1.4</w:t>
            </w:r>
          </w:p>
          <w:p w14:paraId="2C873F72" w14:textId="3B4E9AA6" w:rsidR="00BC36F8" w:rsidRPr="00D57179" w:rsidRDefault="00BC36F8" w:rsidP="00BC36F8">
            <w:pPr>
              <w:pStyle w:val="CellBody"/>
              <w:rPr>
                <w:color w:val="auto"/>
                <w:lang w:val="ru-RU" w:eastAsia="en-GB"/>
              </w:rPr>
            </w:pPr>
            <w:r w:rsidRPr="00D57179">
              <w:rPr>
                <w:color w:val="auto"/>
                <w:lang w:val="en-GB" w:eastAsia="en-GB"/>
              </w:rPr>
              <w:t>Re</w:t>
            </w:r>
            <w:r w:rsidRPr="00D57179">
              <w:rPr>
                <w:color w:val="auto"/>
                <w:lang w:val="ru-RU" w:eastAsia="en-GB"/>
              </w:rPr>
              <w:t>-</w:t>
            </w:r>
            <w:proofErr w:type="spellStart"/>
            <w:r w:rsidRPr="00D57179">
              <w:rPr>
                <w:color w:val="auto"/>
                <w:lang w:val="en-GB" w:eastAsia="en-GB"/>
              </w:rPr>
              <w:t>formattedheadingnumbers</w:t>
            </w:r>
            <w:proofErr w:type="spellEnd"/>
            <w:r w:rsidRPr="00D57179">
              <w:rPr>
                <w:color w:val="auto"/>
                <w:lang w:val="ru-RU" w:eastAsia="en-GB"/>
              </w:rPr>
              <w:t xml:space="preserve"> 4.1.1.1-4.1.1.4</w:t>
            </w:r>
          </w:p>
        </w:tc>
      </w:tr>
      <w:tr w:rsidR="00BC36F8" w:rsidRPr="00D57179" w14:paraId="5140FEBA" w14:textId="77777777" w:rsidTr="00EB02FE">
        <w:trPr>
          <w:trHeight w:val="57"/>
        </w:trPr>
        <w:tc>
          <w:tcPr>
            <w:tcW w:w="1345" w:type="dxa"/>
          </w:tcPr>
          <w:p w14:paraId="390B8072" w14:textId="457911D7" w:rsidR="00BC36F8" w:rsidRPr="00D57179" w:rsidRDefault="00BC36F8" w:rsidP="007000A8">
            <w:pPr>
              <w:pStyle w:val="CellBodyCentered"/>
              <w:rPr>
                <w:color w:val="auto"/>
                <w:lang w:val="en-GB"/>
              </w:rPr>
            </w:pPr>
            <w:r w:rsidRPr="00D57179">
              <w:rPr>
                <w:color w:val="auto"/>
                <w:lang w:val="en-GB"/>
              </w:rPr>
              <w:t>0</w:t>
            </w:r>
          </w:p>
        </w:tc>
        <w:tc>
          <w:tcPr>
            <w:tcW w:w="3811" w:type="dxa"/>
          </w:tcPr>
          <w:p w14:paraId="094B5E3F" w14:textId="50AE5100" w:rsidR="00BC36F8" w:rsidRPr="00D57179" w:rsidRDefault="00BC36F8" w:rsidP="00BC36F8">
            <w:pPr>
              <w:pStyle w:val="CellBodyCentered"/>
              <w:rPr>
                <w:color w:val="auto"/>
                <w:lang w:val="en-GB"/>
              </w:rPr>
            </w:pPr>
            <w:r w:rsidRPr="00D57179">
              <w:rPr>
                <w:color w:val="auto"/>
                <w:lang w:val="en-GB"/>
              </w:rPr>
              <w:t>4.2</w:t>
            </w:r>
          </w:p>
        </w:tc>
        <w:tc>
          <w:tcPr>
            <w:tcW w:w="4294" w:type="dxa"/>
          </w:tcPr>
          <w:p w14:paraId="4A665C6B" w14:textId="77777777" w:rsidR="00BC36F8" w:rsidRPr="00D57179" w:rsidRDefault="00BC36F8" w:rsidP="00BC36F8">
            <w:pPr>
              <w:pStyle w:val="CellBody"/>
              <w:rPr>
                <w:color w:val="auto"/>
                <w:lang w:val="ru-RU" w:eastAsia="en-GB"/>
              </w:rPr>
            </w:pPr>
            <w:r w:rsidRPr="00D57179">
              <w:rPr>
                <w:color w:val="auto"/>
                <w:lang w:val="ru-RU" w:eastAsia="en-GB"/>
              </w:rPr>
              <w:t xml:space="preserve">Переформатированы номера заголовков  </w:t>
            </w:r>
            <w:r w:rsidRPr="00D57179">
              <w:rPr>
                <w:color w:val="auto"/>
                <w:lang w:val="en-GB" w:eastAsia="en-GB"/>
              </w:rPr>
              <w:t>4.2.2.1-4.2.2.8</w:t>
            </w:r>
          </w:p>
          <w:p w14:paraId="2B6B5FA5" w14:textId="53F45288" w:rsidR="00BC36F8" w:rsidRPr="00D57179" w:rsidRDefault="00BC36F8" w:rsidP="00BC36F8">
            <w:pPr>
              <w:pStyle w:val="CellBody"/>
              <w:rPr>
                <w:color w:val="auto"/>
                <w:lang w:val="ru-RU" w:eastAsia="en-GB"/>
              </w:rPr>
            </w:pPr>
            <w:r w:rsidRPr="00D57179">
              <w:rPr>
                <w:color w:val="auto"/>
                <w:lang w:val="en-GB" w:eastAsia="en-GB"/>
              </w:rPr>
              <w:t xml:space="preserve">Re-formatted heading </w:t>
            </w:r>
            <w:proofErr w:type="gramStart"/>
            <w:r w:rsidRPr="00D57179">
              <w:rPr>
                <w:color w:val="auto"/>
                <w:lang w:val="en-GB" w:eastAsia="en-GB"/>
              </w:rPr>
              <w:t>numbers  4.2.2.1</w:t>
            </w:r>
            <w:proofErr w:type="gramEnd"/>
            <w:r w:rsidRPr="00D57179">
              <w:rPr>
                <w:color w:val="auto"/>
                <w:lang w:val="en-GB" w:eastAsia="en-GB"/>
              </w:rPr>
              <w:t>-4.2.2.8</w:t>
            </w:r>
          </w:p>
        </w:tc>
      </w:tr>
      <w:tr w:rsidR="00BC36F8" w:rsidRPr="00D57179" w14:paraId="27387AE3" w14:textId="77777777" w:rsidTr="00EB02FE">
        <w:trPr>
          <w:trHeight w:val="57"/>
        </w:trPr>
        <w:tc>
          <w:tcPr>
            <w:tcW w:w="1345" w:type="dxa"/>
          </w:tcPr>
          <w:p w14:paraId="3E05CBC1" w14:textId="3CCF199A" w:rsidR="00BC36F8" w:rsidRPr="00D57179" w:rsidRDefault="00BC36F8" w:rsidP="007000A8">
            <w:pPr>
              <w:pStyle w:val="CellBodyCentered"/>
              <w:rPr>
                <w:color w:val="auto"/>
                <w:lang w:val="en-GB"/>
              </w:rPr>
            </w:pPr>
            <w:r w:rsidRPr="00D57179">
              <w:rPr>
                <w:color w:val="auto"/>
                <w:lang w:val="en-GB"/>
              </w:rPr>
              <w:t>0</w:t>
            </w:r>
          </w:p>
        </w:tc>
        <w:tc>
          <w:tcPr>
            <w:tcW w:w="3811" w:type="dxa"/>
          </w:tcPr>
          <w:p w14:paraId="7F667B0F" w14:textId="7015F931" w:rsidR="00BC36F8" w:rsidRPr="00D57179" w:rsidRDefault="00BC36F8" w:rsidP="00BC36F8">
            <w:pPr>
              <w:pStyle w:val="CellBodyCentered"/>
              <w:rPr>
                <w:color w:val="auto"/>
                <w:lang w:val="en-GB"/>
              </w:rPr>
            </w:pPr>
            <w:r w:rsidRPr="00D57179">
              <w:rPr>
                <w:color w:val="auto"/>
                <w:lang w:val="en-GB"/>
              </w:rPr>
              <w:t>4.3</w:t>
            </w:r>
          </w:p>
        </w:tc>
        <w:tc>
          <w:tcPr>
            <w:tcW w:w="4294" w:type="dxa"/>
          </w:tcPr>
          <w:p w14:paraId="1605BB3F" w14:textId="77777777" w:rsidR="00BC36F8" w:rsidRPr="00D57179" w:rsidRDefault="00BC36F8" w:rsidP="00BC36F8">
            <w:pPr>
              <w:pStyle w:val="CellBody"/>
              <w:rPr>
                <w:color w:val="auto"/>
                <w:lang w:val="ru-RU" w:eastAsia="en-GB"/>
              </w:rPr>
            </w:pPr>
            <w:r w:rsidRPr="00D57179">
              <w:rPr>
                <w:color w:val="auto"/>
                <w:lang w:val="ru-RU" w:eastAsia="en-GB"/>
              </w:rPr>
              <w:t xml:space="preserve">Переформатированы номера заголовков </w:t>
            </w:r>
            <w:r w:rsidRPr="00D57179">
              <w:rPr>
                <w:color w:val="auto"/>
                <w:lang w:val="en-GB" w:eastAsia="en-GB"/>
              </w:rPr>
              <w:t>4.3.3.1-4.3.3.6</w:t>
            </w:r>
          </w:p>
          <w:p w14:paraId="198BE763" w14:textId="74ED2FAF" w:rsidR="00BC36F8" w:rsidRPr="00D57179" w:rsidRDefault="00BC36F8" w:rsidP="00BC36F8">
            <w:pPr>
              <w:pStyle w:val="CellBody"/>
              <w:rPr>
                <w:color w:val="auto"/>
                <w:lang w:val="ru-RU" w:eastAsia="en-GB"/>
              </w:rPr>
            </w:pPr>
            <w:r w:rsidRPr="00D57179">
              <w:rPr>
                <w:color w:val="auto"/>
                <w:lang w:val="en-GB" w:eastAsia="en-GB"/>
              </w:rPr>
              <w:t>Re-formatted heading numbers 4.3.3.1-4.3.3.6</w:t>
            </w:r>
          </w:p>
        </w:tc>
      </w:tr>
      <w:tr w:rsidR="00BC36F8" w:rsidRPr="00D57179" w14:paraId="0301CBF9" w14:textId="77777777" w:rsidTr="00EB02FE">
        <w:trPr>
          <w:trHeight w:val="57"/>
        </w:trPr>
        <w:tc>
          <w:tcPr>
            <w:tcW w:w="1345" w:type="dxa"/>
          </w:tcPr>
          <w:p w14:paraId="14498A1B" w14:textId="76FAB97D" w:rsidR="00BC36F8" w:rsidRPr="00D57179" w:rsidRDefault="00BC36F8" w:rsidP="007000A8">
            <w:pPr>
              <w:pStyle w:val="CellBodyCentered"/>
              <w:rPr>
                <w:color w:val="auto"/>
                <w:lang w:val="en-GB"/>
              </w:rPr>
            </w:pPr>
            <w:r w:rsidRPr="00D57179">
              <w:rPr>
                <w:color w:val="auto"/>
                <w:lang w:val="en-GB"/>
              </w:rPr>
              <w:t>0</w:t>
            </w:r>
          </w:p>
        </w:tc>
        <w:tc>
          <w:tcPr>
            <w:tcW w:w="3811" w:type="dxa"/>
          </w:tcPr>
          <w:p w14:paraId="0BAAECCC" w14:textId="77777777" w:rsidR="00BC36F8" w:rsidRPr="00D57179" w:rsidRDefault="00BC36F8" w:rsidP="00BC36F8">
            <w:pPr>
              <w:pStyle w:val="CellBodyCentered"/>
              <w:rPr>
                <w:color w:val="auto"/>
                <w:lang w:val="en-GB"/>
              </w:rPr>
            </w:pPr>
            <w:r w:rsidRPr="00D57179">
              <w:rPr>
                <w:color w:val="auto"/>
                <w:lang w:val="ru-RU"/>
              </w:rPr>
              <w:t>Таблица</w:t>
            </w:r>
            <w:r w:rsidRPr="00D57179">
              <w:rPr>
                <w:color w:val="auto"/>
                <w:lang w:val="en-GB"/>
              </w:rPr>
              <w:t xml:space="preserve"> 1, </w:t>
            </w:r>
            <w:r w:rsidRPr="00D57179">
              <w:rPr>
                <w:color w:val="auto"/>
                <w:lang w:val="ru-RU"/>
              </w:rPr>
              <w:t>КодМ</w:t>
            </w:r>
          </w:p>
          <w:p w14:paraId="374B063B" w14:textId="77777777" w:rsidR="00BC36F8" w:rsidRPr="00D57179" w:rsidRDefault="00BC36F8" w:rsidP="00BC36F8">
            <w:pPr>
              <w:pStyle w:val="CellBodyCentered"/>
              <w:rPr>
                <w:color w:val="auto"/>
                <w:lang w:val="en-GB"/>
              </w:rPr>
            </w:pPr>
          </w:p>
          <w:p w14:paraId="6443F8BC" w14:textId="543AE125" w:rsidR="00BC36F8" w:rsidRPr="00D57179" w:rsidRDefault="00BC36F8" w:rsidP="00BC36F8">
            <w:pPr>
              <w:pStyle w:val="CellBodyCentered"/>
              <w:rPr>
                <w:color w:val="auto"/>
                <w:lang w:val="en-GB"/>
              </w:rPr>
            </w:pPr>
            <w:r w:rsidRPr="00D57179">
              <w:rPr>
                <w:color w:val="auto"/>
                <w:lang w:val="en-GB"/>
              </w:rPr>
              <w:t>Table 1, Code M</w:t>
            </w:r>
          </w:p>
        </w:tc>
        <w:tc>
          <w:tcPr>
            <w:tcW w:w="4294" w:type="dxa"/>
          </w:tcPr>
          <w:p w14:paraId="71DC2EDE" w14:textId="77777777" w:rsidR="00BC36F8" w:rsidRPr="00D57179" w:rsidRDefault="00BC36F8" w:rsidP="00BC36F8">
            <w:pPr>
              <w:pStyle w:val="CellBody"/>
              <w:rPr>
                <w:color w:val="auto"/>
                <w:lang w:val="ru-RU" w:eastAsia="en-GB"/>
              </w:rPr>
            </w:pPr>
            <w:r w:rsidRPr="00D57179">
              <w:rPr>
                <w:color w:val="auto"/>
                <w:lang w:val="ru-RU" w:eastAsia="en-GB"/>
              </w:rPr>
              <w:t>Удалены ссылки на оборудования морского применения по признаку Н/П, в соответствии со сравнительным листом</w:t>
            </w:r>
          </w:p>
          <w:p w14:paraId="1EAA36B7" w14:textId="26FEE01A" w:rsidR="00BC36F8" w:rsidRPr="00BC36F8" w:rsidRDefault="00BC36F8" w:rsidP="00BC36F8">
            <w:pPr>
              <w:pStyle w:val="CellBody"/>
              <w:rPr>
                <w:color w:val="auto"/>
                <w:lang w:eastAsia="en-GB"/>
              </w:rPr>
            </w:pPr>
            <w:r w:rsidRPr="00D57179">
              <w:rPr>
                <w:color w:val="auto"/>
                <w:lang w:val="en-GB" w:eastAsia="en-GB"/>
              </w:rPr>
              <w:t>Deleted references to offshore equipment as N/A as per comparison sheet</w:t>
            </w:r>
          </w:p>
        </w:tc>
      </w:tr>
      <w:tr w:rsidR="00BC36F8" w:rsidRPr="00D57179" w14:paraId="526F7F6F" w14:textId="77777777" w:rsidTr="00EB02FE">
        <w:trPr>
          <w:trHeight w:val="57"/>
        </w:trPr>
        <w:tc>
          <w:tcPr>
            <w:tcW w:w="1345" w:type="dxa"/>
          </w:tcPr>
          <w:p w14:paraId="6799C255" w14:textId="1A78A935" w:rsidR="00BC36F8" w:rsidRPr="00D57179" w:rsidRDefault="00BC36F8" w:rsidP="007000A8">
            <w:pPr>
              <w:pStyle w:val="CellBodyCentered"/>
              <w:rPr>
                <w:color w:val="auto"/>
                <w:lang w:val="en-GB"/>
              </w:rPr>
            </w:pPr>
            <w:r w:rsidRPr="00D57179">
              <w:rPr>
                <w:color w:val="auto"/>
                <w:lang w:val="en-GB"/>
              </w:rPr>
              <w:t>0</w:t>
            </w:r>
          </w:p>
        </w:tc>
        <w:tc>
          <w:tcPr>
            <w:tcW w:w="3811" w:type="dxa"/>
          </w:tcPr>
          <w:p w14:paraId="10C12C12" w14:textId="22000E9A" w:rsidR="00BC36F8" w:rsidRPr="00D57179" w:rsidRDefault="00BC36F8" w:rsidP="00BC36F8">
            <w:pPr>
              <w:pStyle w:val="CellBodyCentered"/>
              <w:rPr>
                <w:color w:val="auto"/>
                <w:lang w:val="en-GB"/>
              </w:rPr>
            </w:pPr>
            <w:r w:rsidRPr="00D57179">
              <w:rPr>
                <w:color w:val="auto"/>
                <w:lang w:val="en-GB"/>
              </w:rPr>
              <w:t>4.4</w:t>
            </w:r>
          </w:p>
        </w:tc>
        <w:tc>
          <w:tcPr>
            <w:tcW w:w="4294" w:type="dxa"/>
          </w:tcPr>
          <w:p w14:paraId="773CF432" w14:textId="77777777" w:rsidR="00BC36F8" w:rsidRPr="00D57179" w:rsidRDefault="00BC36F8" w:rsidP="00BC36F8">
            <w:pPr>
              <w:pStyle w:val="CellBody"/>
              <w:rPr>
                <w:color w:val="auto"/>
                <w:lang w:val="ru-RU" w:eastAsia="en-GB"/>
              </w:rPr>
            </w:pPr>
            <w:r w:rsidRPr="00D57179">
              <w:rPr>
                <w:color w:val="auto"/>
                <w:lang w:val="ru-RU" w:eastAsia="en-GB"/>
              </w:rPr>
              <w:t xml:space="preserve">Переформатированы номера заголовков </w:t>
            </w:r>
            <w:r w:rsidRPr="00D57179">
              <w:rPr>
                <w:color w:val="auto"/>
                <w:lang w:val="en-GB" w:eastAsia="en-GB"/>
              </w:rPr>
              <w:t>4.4.4.1-4.4.4.3</w:t>
            </w:r>
          </w:p>
          <w:p w14:paraId="5DC4654F" w14:textId="78712297" w:rsidR="00BC36F8" w:rsidRPr="00D57179" w:rsidRDefault="00BC36F8" w:rsidP="00BC36F8">
            <w:pPr>
              <w:pStyle w:val="CellBody"/>
              <w:rPr>
                <w:color w:val="auto"/>
                <w:lang w:val="ru-RU" w:eastAsia="en-GB"/>
              </w:rPr>
            </w:pPr>
            <w:r w:rsidRPr="00D57179">
              <w:rPr>
                <w:color w:val="auto"/>
                <w:lang w:val="en-GB" w:eastAsia="en-GB"/>
              </w:rPr>
              <w:t>Re-formatted heading numbers 4.4.4.1-4.4.4.3</w:t>
            </w:r>
          </w:p>
        </w:tc>
      </w:tr>
      <w:tr w:rsidR="00BC36F8" w:rsidRPr="00D57179" w14:paraId="0B684ACC" w14:textId="77777777" w:rsidTr="00EB02FE">
        <w:trPr>
          <w:trHeight w:val="57"/>
        </w:trPr>
        <w:tc>
          <w:tcPr>
            <w:tcW w:w="1345" w:type="dxa"/>
          </w:tcPr>
          <w:p w14:paraId="466E1F70" w14:textId="3B0A2317" w:rsidR="00BC36F8" w:rsidRPr="00D57179" w:rsidRDefault="00BC36F8" w:rsidP="007000A8">
            <w:pPr>
              <w:pStyle w:val="CellBodyCentered"/>
              <w:rPr>
                <w:color w:val="auto"/>
                <w:lang w:val="en-GB"/>
              </w:rPr>
            </w:pPr>
            <w:r w:rsidRPr="00D57179">
              <w:rPr>
                <w:color w:val="auto"/>
                <w:lang w:val="en-GB"/>
              </w:rPr>
              <w:t>0</w:t>
            </w:r>
          </w:p>
        </w:tc>
        <w:tc>
          <w:tcPr>
            <w:tcW w:w="3811" w:type="dxa"/>
          </w:tcPr>
          <w:p w14:paraId="09B8E6F4" w14:textId="0EF0FEED" w:rsidR="00BC36F8" w:rsidRPr="00D57179" w:rsidRDefault="00BC36F8" w:rsidP="00BC36F8">
            <w:pPr>
              <w:pStyle w:val="CellBodyCentered"/>
              <w:rPr>
                <w:color w:val="auto"/>
                <w:lang w:val="en-GB"/>
              </w:rPr>
            </w:pPr>
            <w:r w:rsidRPr="00D57179">
              <w:rPr>
                <w:color w:val="auto"/>
                <w:lang w:val="en-GB"/>
              </w:rPr>
              <w:t>4.9</w:t>
            </w:r>
          </w:p>
        </w:tc>
        <w:tc>
          <w:tcPr>
            <w:tcW w:w="4294" w:type="dxa"/>
          </w:tcPr>
          <w:p w14:paraId="4E708E35" w14:textId="77777777" w:rsidR="00BC36F8" w:rsidRPr="00D57179" w:rsidRDefault="00BC36F8" w:rsidP="00BC36F8">
            <w:pPr>
              <w:pStyle w:val="CellBody"/>
              <w:rPr>
                <w:color w:val="auto"/>
                <w:lang w:val="ru-RU" w:eastAsia="en-GB"/>
              </w:rPr>
            </w:pPr>
            <w:r w:rsidRPr="00D57179">
              <w:rPr>
                <w:color w:val="auto"/>
                <w:lang w:val="ru-RU" w:eastAsia="en-GB"/>
              </w:rPr>
              <w:t>Переформатированы номера заголовков</w:t>
            </w:r>
          </w:p>
          <w:p w14:paraId="1580DB43" w14:textId="4F0C655D" w:rsidR="00BC36F8" w:rsidRPr="00D57179" w:rsidRDefault="00BC36F8" w:rsidP="00BC36F8">
            <w:pPr>
              <w:pStyle w:val="CellBody"/>
              <w:rPr>
                <w:color w:val="auto"/>
                <w:lang w:val="ru-RU" w:eastAsia="en-GB"/>
              </w:rPr>
            </w:pPr>
            <w:r w:rsidRPr="00D57179">
              <w:rPr>
                <w:color w:val="auto"/>
                <w:lang w:val="en-GB" w:eastAsia="en-GB"/>
              </w:rPr>
              <w:t>Re-formatted heading numbers</w:t>
            </w:r>
          </w:p>
        </w:tc>
      </w:tr>
      <w:tr w:rsidR="00D0461E" w:rsidRPr="00D57179" w14:paraId="702D472A"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738CBBD3" w14:textId="77777777" w:rsidR="00D0461E" w:rsidRPr="00D57179" w:rsidRDefault="00D0461E" w:rsidP="00D0461E">
            <w:pPr>
              <w:pStyle w:val="CellBodyCentered"/>
              <w:rPr>
                <w:color w:val="auto"/>
                <w:lang w:val="en-GB"/>
              </w:rPr>
            </w:pPr>
            <w:r w:rsidRPr="00D57179">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790E7F64" w14:textId="60BA3241" w:rsidR="00D0461E" w:rsidRPr="007260E8" w:rsidRDefault="00D0461E" w:rsidP="00D0461E">
            <w:pPr>
              <w:pStyle w:val="CellBodyCentered"/>
              <w:rPr>
                <w:color w:val="auto"/>
                <w:lang w:val="ru-RU"/>
              </w:rPr>
            </w:pPr>
            <w:r w:rsidRPr="00D57179">
              <w:rPr>
                <w:color w:val="auto"/>
                <w:lang w:val="ru-RU"/>
              </w:rPr>
              <w:t>Приложение С, С15</w:t>
            </w:r>
            <w:r w:rsidR="007260E8" w:rsidRPr="007260E8">
              <w:rPr>
                <w:color w:val="auto"/>
                <w:lang w:val="ru-RU"/>
              </w:rPr>
              <w:t>, 16</w:t>
            </w:r>
          </w:p>
          <w:p w14:paraId="3C3A1531" w14:textId="2308BCE5" w:rsidR="00D0461E" w:rsidRPr="002C303C" w:rsidRDefault="00D0461E" w:rsidP="00D0461E">
            <w:pPr>
              <w:pStyle w:val="CellBodyCentered"/>
              <w:rPr>
                <w:color w:val="auto"/>
                <w:lang w:val="ru-RU"/>
              </w:rPr>
            </w:pPr>
            <w:r w:rsidRPr="00D0461E">
              <w:rPr>
                <w:color w:val="auto"/>
                <w:lang w:val="ru-RU"/>
              </w:rPr>
              <w:t>AppendixC</w:t>
            </w:r>
            <w:r w:rsidRPr="00D57179">
              <w:rPr>
                <w:color w:val="auto"/>
                <w:lang w:val="ru-RU"/>
              </w:rPr>
              <w:t xml:space="preserve">, </w:t>
            </w:r>
            <w:r w:rsidRPr="00D0461E">
              <w:rPr>
                <w:color w:val="auto"/>
                <w:lang w:val="ru-RU"/>
              </w:rPr>
              <w:t>C</w:t>
            </w:r>
            <w:r w:rsidRPr="00D57179">
              <w:rPr>
                <w:color w:val="auto"/>
                <w:lang w:val="ru-RU"/>
              </w:rPr>
              <w:t>15</w:t>
            </w:r>
            <w:r w:rsidR="007260E8" w:rsidRPr="007260E8">
              <w:rPr>
                <w:color w:val="auto"/>
                <w:lang w:val="ru-RU"/>
              </w:rPr>
              <w:t>,</w:t>
            </w:r>
            <w:r w:rsidR="007260E8" w:rsidRPr="002C303C">
              <w:rPr>
                <w:color w:val="auto"/>
                <w:lang w:val="ru-RU"/>
              </w:rPr>
              <w:t xml:space="preserve"> 16</w:t>
            </w:r>
          </w:p>
        </w:tc>
        <w:tc>
          <w:tcPr>
            <w:tcW w:w="4294" w:type="dxa"/>
            <w:tcBorders>
              <w:top w:val="single" w:sz="4" w:space="0" w:color="auto"/>
              <w:left w:val="single" w:sz="4" w:space="0" w:color="auto"/>
              <w:bottom w:val="single" w:sz="4" w:space="0" w:color="auto"/>
              <w:right w:val="single" w:sz="4" w:space="0" w:color="auto"/>
            </w:tcBorders>
          </w:tcPr>
          <w:p w14:paraId="1B4BC801" w14:textId="77777777" w:rsidR="00D0461E" w:rsidRPr="00D57179" w:rsidRDefault="00D0461E" w:rsidP="00D0461E">
            <w:pPr>
              <w:pStyle w:val="CellBody"/>
              <w:rPr>
                <w:color w:val="auto"/>
                <w:lang w:val="ru-RU" w:eastAsia="en-GB"/>
              </w:rPr>
            </w:pPr>
            <w:r w:rsidRPr="00D57179">
              <w:rPr>
                <w:color w:val="auto"/>
                <w:lang w:val="ru-RU" w:eastAsia="en-GB"/>
              </w:rPr>
              <w:t>Добавлен текст в соответствии с замечаниями по сравнительному листу</w:t>
            </w:r>
          </w:p>
          <w:p w14:paraId="4544819D" w14:textId="77777777" w:rsidR="00D0461E" w:rsidRPr="00B81B47" w:rsidRDefault="00D0461E" w:rsidP="00D0461E">
            <w:pPr>
              <w:pStyle w:val="CellBody"/>
              <w:rPr>
                <w:color w:val="auto"/>
                <w:lang w:eastAsia="en-GB"/>
              </w:rPr>
            </w:pPr>
            <w:r w:rsidRPr="00B81B47">
              <w:rPr>
                <w:color w:val="auto"/>
                <w:lang w:eastAsia="en-GB"/>
              </w:rPr>
              <w:t>Added text as per comparison sheet comments</w:t>
            </w:r>
          </w:p>
        </w:tc>
      </w:tr>
      <w:tr w:rsidR="00D0461E" w:rsidRPr="00D57179" w14:paraId="79E58838"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1D9C8D24" w14:textId="77777777" w:rsidR="00D0461E" w:rsidRPr="00D57179" w:rsidRDefault="00D0461E" w:rsidP="00D0461E">
            <w:pPr>
              <w:pStyle w:val="CellBodyCentered"/>
              <w:rPr>
                <w:color w:val="auto"/>
                <w:lang w:val="en-GB"/>
              </w:rPr>
            </w:pPr>
            <w:r w:rsidRPr="00D57179">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19DF4D6F" w14:textId="77777777" w:rsidR="00D0461E" w:rsidRPr="00D0461E" w:rsidRDefault="00D0461E" w:rsidP="00D0461E">
            <w:pPr>
              <w:pStyle w:val="CellBodyCentered"/>
              <w:rPr>
                <w:color w:val="auto"/>
                <w:lang w:val="ru-RU"/>
              </w:rPr>
            </w:pPr>
            <w:r w:rsidRPr="00D0461E">
              <w:rPr>
                <w:color w:val="auto"/>
                <w:lang w:val="ru-RU"/>
              </w:rPr>
              <w:t>4.1-4.12</w:t>
            </w:r>
          </w:p>
        </w:tc>
        <w:tc>
          <w:tcPr>
            <w:tcW w:w="4294" w:type="dxa"/>
            <w:tcBorders>
              <w:top w:val="single" w:sz="4" w:space="0" w:color="auto"/>
              <w:left w:val="single" w:sz="4" w:space="0" w:color="auto"/>
              <w:bottom w:val="single" w:sz="4" w:space="0" w:color="auto"/>
              <w:right w:val="single" w:sz="4" w:space="0" w:color="auto"/>
            </w:tcBorders>
          </w:tcPr>
          <w:p w14:paraId="26AA6D5F" w14:textId="0875ED66" w:rsidR="00D0461E" w:rsidRPr="00B81B47" w:rsidRDefault="00D0461E" w:rsidP="00D0461E">
            <w:pPr>
              <w:pStyle w:val="CellBody"/>
              <w:rPr>
                <w:color w:val="auto"/>
                <w:lang w:eastAsia="en-GB"/>
              </w:rPr>
            </w:pPr>
            <w:r w:rsidRPr="00D57179">
              <w:rPr>
                <w:color w:val="auto"/>
                <w:lang w:val="ru-RU" w:eastAsia="en-GB"/>
              </w:rPr>
              <w:t>Изменен</w:t>
            </w:r>
            <w:r w:rsidR="007260E8">
              <w:rPr>
                <w:color w:val="auto"/>
                <w:lang w:eastAsia="en-GB"/>
              </w:rPr>
              <w:t xml:space="preserve"> </w:t>
            </w:r>
            <w:r w:rsidRPr="00D57179">
              <w:rPr>
                <w:color w:val="auto"/>
                <w:lang w:val="ru-RU" w:eastAsia="en-GB"/>
              </w:rPr>
              <w:t>формат</w:t>
            </w:r>
            <w:r w:rsidR="007260E8">
              <w:rPr>
                <w:color w:val="auto"/>
                <w:lang w:eastAsia="en-GB"/>
              </w:rPr>
              <w:t xml:space="preserve"> </w:t>
            </w:r>
            <w:r w:rsidRPr="00D57179">
              <w:rPr>
                <w:color w:val="auto"/>
                <w:lang w:val="ru-RU" w:eastAsia="en-GB"/>
              </w:rPr>
              <w:t>Перечня</w:t>
            </w:r>
            <w:r w:rsidRPr="00B81B47">
              <w:rPr>
                <w:color w:val="auto"/>
                <w:lang w:eastAsia="en-GB"/>
              </w:rPr>
              <w:t xml:space="preserve"> 1</w:t>
            </w:r>
          </w:p>
          <w:p w14:paraId="7332AB60" w14:textId="77777777" w:rsidR="00D0461E" w:rsidRPr="00B81B47" w:rsidRDefault="00D0461E" w:rsidP="00D0461E">
            <w:pPr>
              <w:pStyle w:val="CellBody"/>
              <w:rPr>
                <w:color w:val="auto"/>
                <w:lang w:eastAsia="en-GB"/>
              </w:rPr>
            </w:pPr>
            <w:r w:rsidRPr="00B81B47">
              <w:rPr>
                <w:color w:val="auto"/>
                <w:lang w:eastAsia="en-GB"/>
              </w:rPr>
              <w:t>Changed style to List 1</w:t>
            </w:r>
          </w:p>
        </w:tc>
      </w:tr>
      <w:tr w:rsidR="00D0461E" w:rsidRPr="00D57179" w14:paraId="5049F357"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75A7C068" w14:textId="77777777" w:rsidR="00D0461E" w:rsidRPr="00D57179" w:rsidRDefault="00D0461E" w:rsidP="00D0461E">
            <w:pPr>
              <w:pStyle w:val="CellBodyCentered"/>
              <w:rPr>
                <w:color w:val="auto"/>
                <w:lang w:val="en-GB"/>
              </w:rPr>
            </w:pPr>
            <w:r w:rsidRPr="00D57179">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3F8D3D8F" w14:textId="77777777" w:rsidR="00D0461E" w:rsidRPr="00D57179" w:rsidRDefault="00D0461E" w:rsidP="00D0461E">
            <w:pPr>
              <w:pStyle w:val="CellBodyCentered"/>
              <w:rPr>
                <w:color w:val="auto"/>
                <w:lang w:val="ru-RU"/>
              </w:rPr>
            </w:pPr>
            <w:r w:rsidRPr="00D57179">
              <w:rPr>
                <w:color w:val="auto"/>
                <w:lang w:val="ru-RU"/>
              </w:rPr>
              <w:t>Приложение А</w:t>
            </w:r>
          </w:p>
          <w:p w14:paraId="287F6075" w14:textId="77777777" w:rsidR="00D0461E" w:rsidRPr="00D0461E" w:rsidRDefault="00D0461E" w:rsidP="00D0461E">
            <w:pPr>
              <w:pStyle w:val="CellBodyCentered"/>
              <w:rPr>
                <w:color w:val="auto"/>
                <w:lang w:val="ru-RU"/>
              </w:rPr>
            </w:pPr>
            <w:r w:rsidRPr="00D0461E">
              <w:rPr>
                <w:color w:val="auto"/>
                <w:lang w:val="ru-RU"/>
              </w:rPr>
              <w:t>Appendix A</w:t>
            </w:r>
          </w:p>
        </w:tc>
        <w:tc>
          <w:tcPr>
            <w:tcW w:w="4294" w:type="dxa"/>
            <w:tcBorders>
              <w:top w:val="single" w:sz="4" w:space="0" w:color="auto"/>
              <w:left w:val="single" w:sz="4" w:space="0" w:color="auto"/>
              <w:bottom w:val="single" w:sz="4" w:space="0" w:color="auto"/>
              <w:right w:val="single" w:sz="4" w:space="0" w:color="auto"/>
            </w:tcBorders>
          </w:tcPr>
          <w:p w14:paraId="39A42340" w14:textId="77777777" w:rsidR="00D0461E" w:rsidRPr="00D57179" w:rsidRDefault="00D0461E" w:rsidP="00D0461E">
            <w:pPr>
              <w:pStyle w:val="CellBody"/>
              <w:rPr>
                <w:color w:val="auto"/>
                <w:lang w:val="ru-RU" w:eastAsia="en-GB"/>
              </w:rPr>
            </w:pPr>
            <w:r w:rsidRPr="00D57179">
              <w:rPr>
                <w:color w:val="auto"/>
                <w:lang w:val="ru-RU" w:eastAsia="en-GB"/>
              </w:rPr>
              <w:t xml:space="preserve">Добавлены листы данных систем покрытий </w:t>
            </w:r>
            <w:r w:rsidRPr="00D0461E">
              <w:rPr>
                <w:color w:val="auto"/>
                <w:lang w:val="ru-RU" w:eastAsia="en-GB"/>
              </w:rPr>
              <w:t>BD</w:t>
            </w:r>
            <w:r w:rsidRPr="00D57179">
              <w:rPr>
                <w:color w:val="auto"/>
                <w:lang w:val="ru-RU" w:eastAsia="en-GB"/>
              </w:rPr>
              <w:t xml:space="preserve">, </w:t>
            </w:r>
            <w:r w:rsidRPr="00D0461E">
              <w:rPr>
                <w:color w:val="auto"/>
                <w:lang w:val="ru-RU" w:eastAsia="en-GB"/>
              </w:rPr>
              <w:t>BC</w:t>
            </w:r>
            <w:r w:rsidRPr="00D57179">
              <w:rPr>
                <w:color w:val="auto"/>
                <w:lang w:val="ru-RU" w:eastAsia="en-GB"/>
              </w:rPr>
              <w:t xml:space="preserve">, </w:t>
            </w:r>
            <w:r w:rsidRPr="00D0461E">
              <w:rPr>
                <w:color w:val="auto"/>
                <w:lang w:val="ru-RU" w:eastAsia="en-GB"/>
              </w:rPr>
              <w:t>CE</w:t>
            </w:r>
            <w:r w:rsidRPr="00D57179">
              <w:rPr>
                <w:color w:val="auto"/>
                <w:lang w:val="ru-RU" w:eastAsia="en-GB"/>
              </w:rPr>
              <w:t xml:space="preserve"> в соответствии с замечаниями по Сравнительному листу</w:t>
            </w:r>
          </w:p>
          <w:p w14:paraId="68E9114F" w14:textId="77777777" w:rsidR="00D0461E" w:rsidRPr="00B81B47" w:rsidRDefault="00D0461E" w:rsidP="00D0461E">
            <w:pPr>
              <w:pStyle w:val="CellBody"/>
              <w:rPr>
                <w:color w:val="auto"/>
                <w:lang w:eastAsia="en-GB"/>
              </w:rPr>
            </w:pPr>
            <w:r w:rsidRPr="00B81B47">
              <w:rPr>
                <w:color w:val="auto"/>
                <w:lang w:eastAsia="en-GB"/>
              </w:rPr>
              <w:t>Added BD, BC, CE coating systems data sheets as per Comparison sheet comments</w:t>
            </w:r>
          </w:p>
        </w:tc>
      </w:tr>
      <w:tr w:rsidR="00D0461E" w:rsidRPr="00D57179" w14:paraId="005237AC"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4009432C" w14:textId="77777777" w:rsidR="00D0461E" w:rsidRPr="00D57179" w:rsidRDefault="00D0461E" w:rsidP="00D0461E">
            <w:pPr>
              <w:pStyle w:val="CellBodyCentered"/>
              <w:rPr>
                <w:color w:val="auto"/>
                <w:lang w:val="en-GB"/>
              </w:rPr>
            </w:pPr>
            <w:r w:rsidRPr="00D57179">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3E62BE69" w14:textId="77777777" w:rsidR="00D0461E" w:rsidRPr="00D0461E" w:rsidRDefault="00D0461E" w:rsidP="00D0461E">
            <w:pPr>
              <w:pStyle w:val="CellBodyCentered"/>
              <w:rPr>
                <w:color w:val="auto"/>
                <w:lang w:val="ru-RU"/>
              </w:rPr>
            </w:pPr>
            <w:r w:rsidRPr="00D57179">
              <w:rPr>
                <w:color w:val="auto"/>
                <w:lang w:val="ru-RU"/>
              </w:rPr>
              <w:t>Таблица</w:t>
            </w:r>
            <w:r w:rsidRPr="00D0461E">
              <w:rPr>
                <w:color w:val="auto"/>
                <w:lang w:val="ru-RU"/>
              </w:rPr>
              <w:t xml:space="preserve"> 1, </w:t>
            </w:r>
            <w:r w:rsidRPr="00D57179">
              <w:rPr>
                <w:color w:val="auto"/>
                <w:lang w:val="ru-RU"/>
              </w:rPr>
              <w:t>КодМ</w:t>
            </w:r>
          </w:p>
          <w:p w14:paraId="6D2F8A4C" w14:textId="77777777" w:rsidR="00D0461E" w:rsidRPr="00D0461E" w:rsidRDefault="00D0461E" w:rsidP="00D0461E">
            <w:pPr>
              <w:pStyle w:val="CellBodyCentered"/>
              <w:rPr>
                <w:color w:val="auto"/>
                <w:lang w:val="ru-RU"/>
              </w:rPr>
            </w:pPr>
            <w:r w:rsidRPr="00D0461E">
              <w:rPr>
                <w:color w:val="auto"/>
                <w:lang w:val="ru-RU"/>
              </w:rPr>
              <w:t>Table 1 , Code M</w:t>
            </w:r>
          </w:p>
        </w:tc>
        <w:tc>
          <w:tcPr>
            <w:tcW w:w="4294" w:type="dxa"/>
            <w:tcBorders>
              <w:top w:val="single" w:sz="4" w:space="0" w:color="auto"/>
              <w:left w:val="single" w:sz="4" w:space="0" w:color="auto"/>
              <w:bottom w:val="single" w:sz="4" w:space="0" w:color="auto"/>
              <w:right w:val="single" w:sz="4" w:space="0" w:color="auto"/>
            </w:tcBorders>
          </w:tcPr>
          <w:p w14:paraId="53D982BD" w14:textId="77777777" w:rsidR="00D0461E" w:rsidRPr="00D57179" w:rsidRDefault="00D0461E" w:rsidP="00D0461E">
            <w:pPr>
              <w:pStyle w:val="CellBody"/>
              <w:rPr>
                <w:color w:val="auto"/>
                <w:lang w:val="ru-RU" w:eastAsia="en-GB"/>
              </w:rPr>
            </w:pPr>
            <w:r w:rsidRPr="00D57179">
              <w:rPr>
                <w:color w:val="auto"/>
                <w:lang w:val="ru-RU" w:eastAsia="en-GB"/>
              </w:rPr>
              <w:t>Добавлен текст</w:t>
            </w:r>
          </w:p>
          <w:p w14:paraId="5A797389" w14:textId="77777777" w:rsidR="00D0461E" w:rsidRPr="00D0461E" w:rsidRDefault="00D0461E" w:rsidP="00D0461E">
            <w:pPr>
              <w:pStyle w:val="CellBody"/>
              <w:rPr>
                <w:color w:val="auto"/>
                <w:lang w:val="ru-RU" w:eastAsia="en-GB"/>
              </w:rPr>
            </w:pPr>
            <w:r w:rsidRPr="00D0461E">
              <w:rPr>
                <w:color w:val="auto"/>
                <w:lang w:val="ru-RU" w:eastAsia="en-GB"/>
              </w:rPr>
              <w:t>Text added</w:t>
            </w:r>
          </w:p>
        </w:tc>
      </w:tr>
      <w:tr w:rsidR="00D0461E" w:rsidRPr="00D57179" w14:paraId="7A6AC574"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6D2E8059" w14:textId="77777777" w:rsidR="00D0461E" w:rsidRPr="00D57179" w:rsidRDefault="00D0461E" w:rsidP="00D0461E">
            <w:pPr>
              <w:pStyle w:val="CellBodyCentered"/>
              <w:rPr>
                <w:color w:val="auto"/>
                <w:lang w:val="en-GB"/>
              </w:rPr>
            </w:pPr>
            <w:r w:rsidRPr="00D57179">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2BFEBF62" w14:textId="77777777" w:rsidR="00D0461E" w:rsidRPr="00D0461E" w:rsidRDefault="00D0461E" w:rsidP="00D0461E">
            <w:pPr>
              <w:pStyle w:val="CellBodyCentered"/>
              <w:rPr>
                <w:color w:val="auto"/>
                <w:lang w:val="ru-RU"/>
              </w:rPr>
            </w:pPr>
            <w:r w:rsidRPr="00D57179">
              <w:rPr>
                <w:color w:val="auto"/>
                <w:lang w:val="ru-RU"/>
              </w:rPr>
              <w:t xml:space="preserve">Приложение </w:t>
            </w:r>
            <w:r w:rsidRPr="00D0461E">
              <w:rPr>
                <w:color w:val="auto"/>
                <w:lang w:val="ru-RU"/>
              </w:rPr>
              <w:t>B</w:t>
            </w:r>
          </w:p>
          <w:p w14:paraId="6700EDCA" w14:textId="77777777" w:rsidR="00D0461E" w:rsidRPr="00D0461E" w:rsidRDefault="00D0461E" w:rsidP="00D0461E">
            <w:pPr>
              <w:pStyle w:val="CellBodyCentered"/>
              <w:rPr>
                <w:color w:val="auto"/>
                <w:lang w:val="ru-RU"/>
              </w:rPr>
            </w:pPr>
            <w:r w:rsidRPr="00D0461E">
              <w:rPr>
                <w:color w:val="auto"/>
                <w:lang w:val="ru-RU"/>
              </w:rPr>
              <w:t>Appendix B</w:t>
            </w:r>
          </w:p>
        </w:tc>
        <w:tc>
          <w:tcPr>
            <w:tcW w:w="4294" w:type="dxa"/>
            <w:tcBorders>
              <w:top w:val="single" w:sz="4" w:space="0" w:color="auto"/>
              <w:left w:val="single" w:sz="4" w:space="0" w:color="auto"/>
              <w:bottom w:val="single" w:sz="4" w:space="0" w:color="auto"/>
              <w:right w:val="single" w:sz="4" w:space="0" w:color="auto"/>
            </w:tcBorders>
          </w:tcPr>
          <w:p w14:paraId="29AF3A65" w14:textId="77777777" w:rsidR="00D0461E" w:rsidRPr="00D57179" w:rsidRDefault="00D0461E" w:rsidP="00D0461E">
            <w:pPr>
              <w:pStyle w:val="CellBody"/>
              <w:rPr>
                <w:color w:val="auto"/>
                <w:lang w:val="ru-RU" w:eastAsia="en-GB"/>
              </w:rPr>
            </w:pPr>
            <w:r w:rsidRPr="00D57179">
              <w:rPr>
                <w:color w:val="auto"/>
                <w:lang w:val="ru-RU" w:eastAsia="en-GB"/>
              </w:rPr>
              <w:t>Добавлено примечание</w:t>
            </w:r>
          </w:p>
          <w:p w14:paraId="426010A1" w14:textId="77777777" w:rsidR="00D0461E" w:rsidRPr="00D0461E" w:rsidRDefault="00D0461E" w:rsidP="00D0461E">
            <w:pPr>
              <w:pStyle w:val="CellBody"/>
              <w:rPr>
                <w:color w:val="auto"/>
                <w:lang w:val="ru-RU" w:eastAsia="en-GB"/>
              </w:rPr>
            </w:pPr>
            <w:r w:rsidRPr="00D0461E">
              <w:rPr>
                <w:color w:val="auto"/>
                <w:lang w:val="ru-RU" w:eastAsia="en-GB"/>
              </w:rPr>
              <w:t>Note added</w:t>
            </w:r>
          </w:p>
        </w:tc>
      </w:tr>
      <w:tr w:rsidR="00D0461E" w:rsidRPr="00D57179" w14:paraId="0782B1F3"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6D25F297" w14:textId="77777777" w:rsidR="00D0461E" w:rsidRPr="00D57179" w:rsidRDefault="00D0461E" w:rsidP="00D0461E">
            <w:pPr>
              <w:pStyle w:val="CellBodyCentered"/>
              <w:rPr>
                <w:color w:val="auto"/>
                <w:lang w:val="en-GB"/>
              </w:rPr>
            </w:pPr>
            <w:r w:rsidRPr="00D57179">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63D88A02" w14:textId="77777777" w:rsidR="00D0461E" w:rsidRPr="00D0461E" w:rsidRDefault="00D0461E" w:rsidP="00D0461E">
            <w:pPr>
              <w:pStyle w:val="CellBodyCentered"/>
              <w:rPr>
                <w:color w:val="auto"/>
                <w:lang w:val="ru-RU"/>
              </w:rPr>
            </w:pPr>
            <w:r w:rsidRPr="00D0461E">
              <w:rPr>
                <w:color w:val="auto"/>
                <w:lang w:val="ru-RU"/>
              </w:rPr>
              <w:t>6.1-6.12</w:t>
            </w:r>
          </w:p>
        </w:tc>
        <w:tc>
          <w:tcPr>
            <w:tcW w:w="4294" w:type="dxa"/>
            <w:tcBorders>
              <w:top w:val="single" w:sz="4" w:space="0" w:color="auto"/>
              <w:left w:val="single" w:sz="4" w:space="0" w:color="auto"/>
              <w:bottom w:val="single" w:sz="4" w:space="0" w:color="auto"/>
              <w:right w:val="single" w:sz="4" w:space="0" w:color="auto"/>
            </w:tcBorders>
          </w:tcPr>
          <w:p w14:paraId="05335203" w14:textId="77777777" w:rsidR="00D0461E" w:rsidRPr="00D57179" w:rsidRDefault="00D0461E" w:rsidP="00D0461E">
            <w:pPr>
              <w:pStyle w:val="CellBody"/>
              <w:rPr>
                <w:color w:val="auto"/>
                <w:lang w:val="ru-RU" w:eastAsia="en-GB"/>
              </w:rPr>
            </w:pPr>
            <w:r w:rsidRPr="00D57179">
              <w:rPr>
                <w:color w:val="auto"/>
                <w:lang w:val="ru-RU" w:eastAsia="en-GB"/>
              </w:rPr>
              <w:t>Отформатированы номера заголовков</w:t>
            </w:r>
          </w:p>
          <w:p w14:paraId="1CDDE40E" w14:textId="77777777" w:rsidR="00D0461E" w:rsidRPr="00D0461E" w:rsidRDefault="00D0461E" w:rsidP="00D0461E">
            <w:pPr>
              <w:pStyle w:val="CellBody"/>
              <w:rPr>
                <w:color w:val="auto"/>
                <w:lang w:val="ru-RU" w:eastAsia="en-GB"/>
              </w:rPr>
            </w:pPr>
            <w:r w:rsidRPr="00D0461E">
              <w:rPr>
                <w:color w:val="auto"/>
                <w:lang w:val="ru-RU" w:eastAsia="en-GB"/>
              </w:rPr>
              <w:t>Formatted heading numbers</w:t>
            </w:r>
          </w:p>
        </w:tc>
      </w:tr>
      <w:tr w:rsidR="00D0461E" w:rsidRPr="00D57179" w14:paraId="0DC0FC9D"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3BF167FB" w14:textId="77777777" w:rsidR="00D0461E" w:rsidRPr="00D57179" w:rsidRDefault="00D0461E" w:rsidP="00D0461E">
            <w:pPr>
              <w:pStyle w:val="CellBodyCentered"/>
              <w:rPr>
                <w:color w:val="auto"/>
                <w:lang w:val="en-GB"/>
              </w:rPr>
            </w:pPr>
            <w:r w:rsidRPr="00D57179">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372EE492" w14:textId="77777777" w:rsidR="00D0461E" w:rsidRPr="00D0461E" w:rsidRDefault="00D0461E" w:rsidP="00D0461E">
            <w:pPr>
              <w:pStyle w:val="CellBodyCentered"/>
              <w:rPr>
                <w:color w:val="auto"/>
                <w:lang w:val="ru-RU"/>
              </w:rPr>
            </w:pPr>
            <w:r w:rsidRPr="00D0461E">
              <w:rPr>
                <w:color w:val="auto"/>
                <w:lang w:val="ru-RU"/>
              </w:rPr>
              <w:t>2.0 -3.2</w:t>
            </w:r>
          </w:p>
        </w:tc>
        <w:tc>
          <w:tcPr>
            <w:tcW w:w="4294" w:type="dxa"/>
            <w:tcBorders>
              <w:top w:val="single" w:sz="4" w:space="0" w:color="auto"/>
              <w:left w:val="single" w:sz="4" w:space="0" w:color="auto"/>
              <w:bottom w:val="single" w:sz="4" w:space="0" w:color="auto"/>
              <w:right w:val="single" w:sz="4" w:space="0" w:color="auto"/>
            </w:tcBorders>
          </w:tcPr>
          <w:p w14:paraId="1D038D75" w14:textId="77777777" w:rsidR="00D0461E" w:rsidRPr="00D57179" w:rsidRDefault="00D0461E" w:rsidP="00D0461E">
            <w:pPr>
              <w:pStyle w:val="CellBody"/>
              <w:rPr>
                <w:color w:val="auto"/>
                <w:lang w:val="ru-RU" w:eastAsia="en-GB"/>
              </w:rPr>
            </w:pPr>
            <w:r w:rsidRPr="00D57179">
              <w:rPr>
                <w:color w:val="auto"/>
                <w:lang w:val="ru-RU" w:eastAsia="en-GB"/>
              </w:rPr>
              <w:t>Добавлены разделы в соответствии с руководством по форматированию ТУТ</w:t>
            </w:r>
          </w:p>
          <w:p w14:paraId="2C5681DE" w14:textId="77777777" w:rsidR="00D0461E" w:rsidRPr="004C6733" w:rsidRDefault="00D0461E" w:rsidP="00D0461E">
            <w:pPr>
              <w:pStyle w:val="CellBody"/>
              <w:rPr>
                <w:color w:val="auto"/>
                <w:lang w:eastAsia="en-GB"/>
              </w:rPr>
            </w:pPr>
            <w:r w:rsidRPr="004C6733">
              <w:rPr>
                <w:color w:val="auto"/>
                <w:lang w:eastAsia="en-GB"/>
              </w:rPr>
              <w:t xml:space="preserve">Added sections as per TES formatting guide </w:t>
            </w:r>
          </w:p>
        </w:tc>
      </w:tr>
      <w:tr w:rsidR="00D0461E" w:rsidRPr="00A31882" w14:paraId="3BA87F53"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3FA7DA24" w14:textId="77777777" w:rsidR="00D0461E" w:rsidRPr="00D57179" w:rsidRDefault="00D0461E" w:rsidP="00D0461E">
            <w:pPr>
              <w:pStyle w:val="CellBodyCentered"/>
              <w:rPr>
                <w:color w:val="auto"/>
                <w:lang w:val="en-GB"/>
              </w:rPr>
            </w:pPr>
            <w:r>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25687F61" w14:textId="77777777" w:rsidR="00D0461E" w:rsidRPr="00D0461E" w:rsidRDefault="00D0461E" w:rsidP="00D0461E">
            <w:pPr>
              <w:pStyle w:val="CellBodyCentered"/>
              <w:rPr>
                <w:color w:val="auto"/>
                <w:lang w:val="ru-RU"/>
              </w:rPr>
            </w:pPr>
            <w:r w:rsidRPr="00D0461E">
              <w:rPr>
                <w:color w:val="auto"/>
                <w:lang w:val="ru-RU"/>
              </w:rPr>
              <w:t>2.2</w:t>
            </w:r>
          </w:p>
        </w:tc>
        <w:tc>
          <w:tcPr>
            <w:tcW w:w="4294" w:type="dxa"/>
            <w:tcBorders>
              <w:top w:val="single" w:sz="4" w:space="0" w:color="auto"/>
              <w:left w:val="single" w:sz="4" w:space="0" w:color="auto"/>
              <w:bottom w:val="single" w:sz="4" w:space="0" w:color="auto"/>
              <w:right w:val="single" w:sz="4" w:space="0" w:color="auto"/>
            </w:tcBorders>
          </w:tcPr>
          <w:p w14:paraId="34EB8016" w14:textId="77777777" w:rsidR="00D0461E" w:rsidRDefault="00D0461E" w:rsidP="00D0461E">
            <w:pPr>
              <w:pStyle w:val="CellBody"/>
              <w:rPr>
                <w:color w:val="auto"/>
                <w:lang w:val="ru-RU" w:eastAsia="en-GB"/>
              </w:rPr>
            </w:pPr>
            <w:r>
              <w:rPr>
                <w:color w:val="auto"/>
                <w:lang w:val="ru-RU" w:eastAsia="en-GB"/>
              </w:rPr>
              <w:t>Добавлены стандарты согласно отчету по проверке соответствия</w:t>
            </w:r>
          </w:p>
          <w:p w14:paraId="499D8949" w14:textId="77777777" w:rsidR="00D0461E" w:rsidRPr="00B81B47" w:rsidRDefault="00D0461E" w:rsidP="00D0461E">
            <w:pPr>
              <w:pStyle w:val="CellBody"/>
              <w:rPr>
                <w:color w:val="auto"/>
                <w:lang w:eastAsia="en-GB"/>
              </w:rPr>
            </w:pPr>
            <w:r w:rsidRPr="00B81B47">
              <w:rPr>
                <w:color w:val="auto"/>
                <w:lang w:eastAsia="en-GB"/>
              </w:rPr>
              <w:t>Added codes as per Compliance report</w:t>
            </w:r>
          </w:p>
        </w:tc>
      </w:tr>
      <w:tr w:rsidR="00D0461E" w:rsidRPr="00A7657C" w14:paraId="28BC4F33"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4A2969C5" w14:textId="77777777" w:rsidR="00D0461E" w:rsidRDefault="00D0461E" w:rsidP="00D0461E">
            <w:pPr>
              <w:pStyle w:val="CellBodyCentered"/>
              <w:rPr>
                <w:color w:val="auto"/>
                <w:lang w:val="en-GB"/>
              </w:rPr>
            </w:pPr>
            <w:r>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31CB8382" w14:textId="77777777" w:rsidR="00D0461E" w:rsidRPr="00D0461E" w:rsidRDefault="00D0461E" w:rsidP="00D0461E">
            <w:pPr>
              <w:pStyle w:val="CellBodyCentered"/>
              <w:rPr>
                <w:color w:val="auto"/>
                <w:lang w:val="ru-RU"/>
              </w:rPr>
            </w:pPr>
            <w:r w:rsidRPr="00D0461E">
              <w:rPr>
                <w:color w:val="auto"/>
                <w:lang w:val="ru-RU"/>
              </w:rPr>
              <w:t>3.1</w:t>
            </w:r>
          </w:p>
        </w:tc>
        <w:tc>
          <w:tcPr>
            <w:tcW w:w="4294" w:type="dxa"/>
            <w:tcBorders>
              <w:top w:val="single" w:sz="4" w:space="0" w:color="auto"/>
              <w:left w:val="single" w:sz="4" w:space="0" w:color="auto"/>
              <w:bottom w:val="single" w:sz="4" w:space="0" w:color="auto"/>
              <w:right w:val="single" w:sz="4" w:space="0" w:color="auto"/>
            </w:tcBorders>
          </w:tcPr>
          <w:p w14:paraId="6780DD01" w14:textId="77777777" w:rsidR="00D0461E" w:rsidRDefault="00D0461E" w:rsidP="00D0461E">
            <w:pPr>
              <w:pStyle w:val="CellBody"/>
              <w:rPr>
                <w:color w:val="auto"/>
                <w:lang w:val="ru-RU" w:eastAsia="en-GB"/>
              </w:rPr>
            </w:pPr>
            <w:r>
              <w:rPr>
                <w:color w:val="auto"/>
                <w:lang w:val="ru-RU" w:eastAsia="en-GB"/>
              </w:rPr>
              <w:t>Добавлены термины согласно требованию эксперта</w:t>
            </w:r>
          </w:p>
          <w:p w14:paraId="55AB53D7" w14:textId="77777777" w:rsidR="00D0461E" w:rsidRPr="00A31882" w:rsidRDefault="00D0461E" w:rsidP="00D0461E">
            <w:pPr>
              <w:pStyle w:val="CellBody"/>
              <w:rPr>
                <w:color w:val="auto"/>
                <w:lang w:val="ru-RU" w:eastAsia="en-GB"/>
              </w:rPr>
            </w:pPr>
            <w:r w:rsidRPr="00D0461E">
              <w:rPr>
                <w:color w:val="auto"/>
                <w:lang w:val="ru-RU" w:eastAsia="en-GB"/>
              </w:rPr>
              <w:t>AddedtermsasperReviewer</w:t>
            </w:r>
            <w:r w:rsidRPr="00A31882">
              <w:rPr>
                <w:color w:val="auto"/>
                <w:lang w:val="ru-RU" w:eastAsia="en-GB"/>
              </w:rPr>
              <w:t>’</w:t>
            </w:r>
            <w:r w:rsidRPr="00D0461E">
              <w:rPr>
                <w:color w:val="auto"/>
                <w:lang w:val="ru-RU" w:eastAsia="en-GB"/>
              </w:rPr>
              <w:t>srequest</w:t>
            </w:r>
          </w:p>
        </w:tc>
      </w:tr>
      <w:tr w:rsidR="00D0461E" w:rsidRPr="00112496" w14:paraId="7290E420"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5B37272D" w14:textId="77777777" w:rsidR="00D0461E" w:rsidRDefault="00D0461E" w:rsidP="00D0461E">
            <w:pPr>
              <w:pStyle w:val="CellBodyCentered"/>
              <w:rPr>
                <w:color w:val="auto"/>
                <w:lang w:val="en-GB"/>
              </w:rPr>
            </w:pPr>
            <w:r>
              <w:rPr>
                <w:color w:val="auto"/>
                <w:lang w:val="en-GB"/>
              </w:rPr>
              <w:lastRenderedPageBreak/>
              <w:t>0</w:t>
            </w:r>
          </w:p>
        </w:tc>
        <w:tc>
          <w:tcPr>
            <w:tcW w:w="3811" w:type="dxa"/>
            <w:tcBorders>
              <w:top w:val="single" w:sz="4" w:space="0" w:color="auto"/>
              <w:left w:val="single" w:sz="4" w:space="0" w:color="auto"/>
              <w:bottom w:val="single" w:sz="4" w:space="0" w:color="auto"/>
              <w:right w:val="single" w:sz="4" w:space="0" w:color="auto"/>
            </w:tcBorders>
          </w:tcPr>
          <w:p w14:paraId="6DE6C668" w14:textId="77777777" w:rsidR="00D0461E" w:rsidRPr="00D0461E" w:rsidRDefault="00D0461E" w:rsidP="00D0461E">
            <w:pPr>
              <w:pStyle w:val="CellBodyCentered"/>
              <w:rPr>
                <w:color w:val="auto"/>
                <w:lang w:val="ru-RU"/>
              </w:rPr>
            </w:pPr>
            <w:r w:rsidRPr="00D0461E">
              <w:rPr>
                <w:color w:val="auto"/>
                <w:lang w:val="ru-RU"/>
              </w:rPr>
              <w:t>4.0/Table 2/ Note</w:t>
            </w:r>
          </w:p>
        </w:tc>
        <w:tc>
          <w:tcPr>
            <w:tcW w:w="4294" w:type="dxa"/>
            <w:tcBorders>
              <w:top w:val="single" w:sz="4" w:space="0" w:color="auto"/>
              <w:left w:val="single" w:sz="4" w:space="0" w:color="auto"/>
              <w:bottom w:val="single" w:sz="4" w:space="0" w:color="auto"/>
              <w:right w:val="single" w:sz="4" w:space="0" w:color="auto"/>
            </w:tcBorders>
          </w:tcPr>
          <w:p w14:paraId="4956748C" w14:textId="77777777" w:rsidR="00D0461E" w:rsidRPr="00112496" w:rsidRDefault="00D0461E" w:rsidP="00D0461E">
            <w:pPr>
              <w:pStyle w:val="CellBody"/>
              <w:rPr>
                <w:color w:val="auto"/>
                <w:lang w:val="ru-RU" w:eastAsia="en-GB"/>
              </w:rPr>
            </w:pPr>
            <w:r>
              <w:rPr>
                <w:color w:val="auto"/>
                <w:lang w:val="ru-RU" w:eastAsia="en-GB"/>
              </w:rPr>
              <w:t>Заменентекст</w:t>
            </w:r>
            <w:r w:rsidRPr="00112496">
              <w:rPr>
                <w:color w:val="auto"/>
                <w:lang w:val="ru-RU" w:eastAsia="en-GB"/>
              </w:rPr>
              <w:t xml:space="preserve"> (</w:t>
            </w:r>
            <w:r>
              <w:rPr>
                <w:color w:val="auto"/>
                <w:lang w:val="ru-RU" w:eastAsia="en-GB"/>
              </w:rPr>
              <w:t>ЕТСна Компанию</w:t>
            </w:r>
            <w:r w:rsidRPr="00112496">
              <w:rPr>
                <w:color w:val="auto"/>
                <w:lang w:val="ru-RU" w:eastAsia="en-GB"/>
              </w:rPr>
              <w:t xml:space="preserve">) </w:t>
            </w:r>
            <w:r>
              <w:rPr>
                <w:color w:val="auto"/>
                <w:lang w:val="ru-RU" w:eastAsia="en-GB"/>
              </w:rPr>
              <w:t>по требованию эксперта</w:t>
            </w:r>
          </w:p>
          <w:p w14:paraId="14C206F0" w14:textId="77777777" w:rsidR="00D0461E" w:rsidRPr="00B81B47" w:rsidRDefault="00D0461E" w:rsidP="00D0461E">
            <w:pPr>
              <w:pStyle w:val="CellBody"/>
              <w:rPr>
                <w:color w:val="auto"/>
                <w:lang w:eastAsia="en-GB"/>
              </w:rPr>
            </w:pPr>
            <w:r w:rsidRPr="00B81B47">
              <w:rPr>
                <w:color w:val="auto"/>
                <w:lang w:eastAsia="en-GB"/>
              </w:rPr>
              <w:t>Replaced text (ETC to Company) as per Reviewer’s request</w:t>
            </w:r>
          </w:p>
        </w:tc>
      </w:tr>
      <w:tr w:rsidR="00D0461E" w:rsidRPr="00C670FA" w14:paraId="0287AF48" w14:textId="77777777" w:rsidTr="00797253">
        <w:trPr>
          <w:trHeight w:val="1191"/>
        </w:trPr>
        <w:tc>
          <w:tcPr>
            <w:tcW w:w="1345" w:type="dxa"/>
            <w:tcBorders>
              <w:top w:val="single" w:sz="4" w:space="0" w:color="auto"/>
              <w:left w:val="single" w:sz="4" w:space="0" w:color="auto"/>
              <w:bottom w:val="single" w:sz="4" w:space="0" w:color="auto"/>
              <w:right w:val="single" w:sz="4" w:space="0" w:color="auto"/>
            </w:tcBorders>
          </w:tcPr>
          <w:p w14:paraId="3B8C8FA5" w14:textId="77777777" w:rsidR="00D0461E" w:rsidRPr="00D0461E" w:rsidRDefault="00D0461E" w:rsidP="00D0461E">
            <w:pPr>
              <w:pStyle w:val="CellBodyCentered"/>
              <w:rPr>
                <w:color w:val="auto"/>
                <w:lang w:val="en-GB"/>
              </w:rPr>
            </w:pPr>
            <w:r w:rsidRPr="00D0461E">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1A6F75B3" w14:textId="031DFF4E" w:rsidR="00D0461E" w:rsidRPr="008F2F46" w:rsidRDefault="00D0461E" w:rsidP="00D0461E">
            <w:pPr>
              <w:pStyle w:val="CellBodyCentered"/>
              <w:rPr>
                <w:color w:val="auto"/>
              </w:rPr>
            </w:pPr>
            <w:r>
              <w:rPr>
                <w:color w:val="auto"/>
                <w:lang w:val="ru-RU"/>
              </w:rPr>
              <w:t>6</w:t>
            </w:r>
            <w:r w:rsidRPr="00D0461E">
              <w:rPr>
                <w:color w:val="auto"/>
                <w:lang w:val="ru-RU"/>
              </w:rPr>
              <w:t>.5/ 8.3</w:t>
            </w:r>
            <w:r w:rsidR="008F2F46">
              <w:rPr>
                <w:color w:val="auto"/>
              </w:rPr>
              <w:t xml:space="preserve">/ </w:t>
            </w:r>
            <w:r w:rsidR="008F2F46">
              <w:rPr>
                <w:color w:val="auto"/>
                <w:lang w:val="ru-RU"/>
              </w:rPr>
              <w:t>6</w:t>
            </w:r>
            <w:r w:rsidR="008F2F46" w:rsidRPr="00D0461E">
              <w:rPr>
                <w:color w:val="auto"/>
                <w:lang w:val="ru-RU"/>
              </w:rPr>
              <w:t>.6/ 9.3</w:t>
            </w:r>
          </w:p>
        </w:tc>
        <w:tc>
          <w:tcPr>
            <w:tcW w:w="4294" w:type="dxa"/>
            <w:tcBorders>
              <w:top w:val="single" w:sz="4" w:space="0" w:color="auto"/>
              <w:left w:val="single" w:sz="4" w:space="0" w:color="auto"/>
              <w:bottom w:val="single" w:sz="4" w:space="0" w:color="auto"/>
              <w:right w:val="single" w:sz="4" w:space="0" w:color="auto"/>
            </w:tcBorders>
          </w:tcPr>
          <w:p w14:paraId="410315D1" w14:textId="77777777" w:rsidR="00D0461E" w:rsidRDefault="00D0461E" w:rsidP="00D0461E">
            <w:pPr>
              <w:pStyle w:val="CellBody"/>
              <w:rPr>
                <w:color w:val="auto"/>
                <w:lang w:val="ru-RU" w:eastAsia="en-GB"/>
              </w:rPr>
            </w:pPr>
            <w:r>
              <w:rPr>
                <w:color w:val="auto"/>
                <w:lang w:val="ru-RU" w:eastAsia="en-GB"/>
              </w:rPr>
              <w:t>Удален текст (</w:t>
            </w:r>
            <w:r w:rsidRPr="00D0461E">
              <w:rPr>
                <w:color w:val="auto"/>
                <w:lang w:val="ru-RU" w:eastAsia="en-GB"/>
              </w:rPr>
              <w:t>FDAApproved</w:t>
            </w:r>
            <w:r w:rsidRPr="00C670FA">
              <w:rPr>
                <w:color w:val="auto"/>
                <w:lang w:val="ru-RU" w:eastAsia="en-GB"/>
              </w:rPr>
              <w:t xml:space="preserve">) </w:t>
            </w:r>
            <w:r>
              <w:rPr>
                <w:color w:val="auto"/>
                <w:lang w:val="ru-RU" w:eastAsia="en-GB"/>
              </w:rPr>
              <w:t>по требованию эксперта</w:t>
            </w:r>
          </w:p>
          <w:p w14:paraId="2E68B8D6" w14:textId="77777777" w:rsidR="00D0461E" w:rsidRPr="00B81B47" w:rsidRDefault="00D0461E" w:rsidP="00D0461E">
            <w:pPr>
              <w:pStyle w:val="CellBody"/>
              <w:rPr>
                <w:color w:val="auto"/>
                <w:lang w:eastAsia="en-GB"/>
              </w:rPr>
            </w:pPr>
            <w:r w:rsidRPr="00B81B47">
              <w:rPr>
                <w:color w:val="auto"/>
                <w:lang w:eastAsia="en-GB"/>
              </w:rPr>
              <w:t xml:space="preserve">Deleted text (FDA Approved) as per </w:t>
            </w:r>
            <w:proofErr w:type="gramStart"/>
            <w:r w:rsidRPr="00B81B47">
              <w:rPr>
                <w:color w:val="auto"/>
                <w:lang w:eastAsia="en-GB"/>
              </w:rPr>
              <w:t>Reviewer’s  request</w:t>
            </w:r>
            <w:proofErr w:type="gramEnd"/>
          </w:p>
        </w:tc>
      </w:tr>
      <w:tr w:rsidR="00D0461E" w:rsidRPr="00F871D7" w14:paraId="38D995EA" w14:textId="77777777" w:rsidTr="008422AB">
        <w:trPr>
          <w:trHeight w:val="795"/>
        </w:trPr>
        <w:tc>
          <w:tcPr>
            <w:tcW w:w="1345" w:type="dxa"/>
            <w:tcBorders>
              <w:top w:val="single" w:sz="4" w:space="0" w:color="auto"/>
              <w:left w:val="single" w:sz="4" w:space="0" w:color="auto"/>
              <w:bottom w:val="single" w:sz="4" w:space="0" w:color="auto"/>
              <w:right w:val="single" w:sz="4" w:space="0" w:color="auto"/>
            </w:tcBorders>
          </w:tcPr>
          <w:p w14:paraId="3BF3F630" w14:textId="77777777" w:rsidR="00D0461E" w:rsidRPr="00D0461E" w:rsidRDefault="00D0461E" w:rsidP="00D0461E">
            <w:pPr>
              <w:pStyle w:val="CellBodyCentered"/>
              <w:rPr>
                <w:color w:val="auto"/>
                <w:lang w:val="en-GB"/>
              </w:rPr>
            </w:pPr>
            <w:r w:rsidRPr="00D0461E">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19386BC0" w14:textId="151FD012" w:rsidR="00D0461E" w:rsidRPr="00F871D7" w:rsidRDefault="00D0461E" w:rsidP="00D0461E">
            <w:pPr>
              <w:pStyle w:val="CellBodyCentered"/>
              <w:rPr>
                <w:color w:val="auto"/>
                <w:lang w:val="ru-RU"/>
              </w:rPr>
            </w:pPr>
            <w:r>
              <w:rPr>
                <w:color w:val="auto"/>
                <w:lang w:val="ru-RU"/>
              </w:rPr>
              <w:t>Приложение В</w:t>
            </w:r>
            <w:r w:rsidR="008F2F46" w:rsidRPr="008F2F46">
              <w:rPr>
                <w:color w:val="auto"/>
                <w:lang w:val="ru-RU"/>
              </w:rPr>
              <w:t xml:space="preserve">, </w:t>
            </w:r>
            <w:r w:rsidR="008F2F46">
              <w:rPr>
                <w:color w:val="auto"/>
              </w:rPr>
              <w:t>C</w:t>
            </w:r>
            <w:r>
              <w:rPr>
                <w:color w:val="auto"/>
                <w:lang w:val="ru-RU"/>
              </w:rPr>
              <w:t>. Примечание</w:t>
            </w:r>
          </w:p>
          <w:p w14:paraId="248A7633" w14:textId="0D463222" w:rsidR="00D0461E" w:rsidRPr="00407E88" w:rsidRDefault="00D0461E" w:rsidP="00D0461E">
            <w:pPr>
              <w:pStyle w:val="CellBodyCentered"/>
              <w:rPr>
                <w:color w:val="auto"/>
                <w:lang w:val="ru-RU"/>
              </w:rPr>
            </w:pPr>
            <w:r w:rsidRPr="00D0461E">
              <w:rPr>
                <w:color w:val="auto"/>
                <w:lang w:val="ru-RU"/>
              </w:rPr>
              <w:t>Appendix</w:t>
            </w:r>
            <w:r w:rsidR="0055104D">
              <w:rPr>
                <w:color w:val="auto"/>
                <w:lang w:val="ru-RU"/>
              </w:rPr>
              <w:t xml:space="preserve"> </w:t>
            </w:r>
            <w:r w:rsidRPr="00D0461E">
              <w:rPr>
                <w:color w:val="auto"/>
                <w:lang w:val="ru-RU"/>
              </w:rPr>
              <w:t>B</w:t>
            </w:r>
            <w:r w:rsidR="008F2F46" w:rsidRPr="008F2F46">
              <w:rPr>
                <w:color w:val="auto"/>
                <w:lang w:val="ru-RU"/>
              </w:rPr>
              <w:t xml:space="preserve">, </w:t>
            </w:r>
            <w:r w:rsidR="008F2F46">
              <w:rPr>
                <w:color w:val="auto"/>
              </w:rPr>
              <w:t>C</w:t>
            </w:r>
            <w:r w:rsidRPr="00F871D7">
              <w:rPr>
                <w:color w:val="auto"/>
                <w:lang w:val="ru-RU"/>
              </w:rPr>
              <w:t xml:space="preserve">. </w:t>
            </w:r>
            <w:r w:rsidRPr="00D0461E">
              <w:rPr>
                <w:color w:val="auto"/>
                <w:lang w:val="ru-RU"/>
              </w:rPr>
              <w:t>Note</w:t>
            </w:r>
          </w:p>
        </w:tc>
        <w:tc>
          <w:tcPr>
            <w:tcW w:w="4294" w:type="dxa"/>
            <w:tcBorders>
              <w:top w:val="single" w:sz="4" w:space="0" w:color="auto"/>
              <w:left w:val="single" w:sz="4" w:space="0" w:color="auto"/>
              <w:bottom w:val="single" w:sz="4" w:space="0" w:color="auto"/>
              <w:right w:val="single" w:sz="4" w:space="0" w:color="auto"/>
            </w:tcBorders>
          </w:tcPr>
          <w:p w14:paraId="6EE54702" w14:textId="77777777" w:rsidR="00D0461E" w:rsidRDefault="00D0461E" w:rsidP="00D0461E">
            <w:pPr>
              <w:pStyle w:val="CellBody"/>
              <w:rPr>
                <w:color w:val="auto"/>
                <w:lang w:val="ru-RU" w:eastAsia="en-GB"/>
              </w:rPr>
            </w:pPr>
            <w:r>
              <w:rPr>
                <w:color w:val="auto"/>
                <w:lang w:val="ru-RU" w:eastAsia="en-GB"/>
              </w:rPr>
              <w:t>Заменен текст (ТШО, ЕТС на Компанию) пр требованию эксперта</w:t>
            </w:r>
          </w:p>
          <w:p w14:paraId="6CE218AD" w14:textId="77777777" w:rsidR="00D0461E" w:rsidRPr="00B81B47" w:rsidRDefault="00D0461E" w:rsidP="00D0461E">
            <w:pPr>
              <w:pStyle w:val="CellBody"/>
              <w:rPr>
                <w:color w:val="auto"/>
                <w:lang w:eastAsia="en-GB"/>
              </w:rPr>
            </w:pPr>
            <w:r w:rsidRPr="00B81B47">
              <w:rPr>
                <w:color w:val="auto"/>
                <w:lang w:eastAsia="en-GB"/>
              </w:rPr>
              <w:t>Replaces text (TCO, ETC to Company) as per Reviewer’s request</w:t>
            </w:r>
          </w:p>
        </w:tc>
      </w:tr>
      <w:tr w:rsidR="00D0461E" w:rsidRPr="00C76656" w14:paraId="15478427"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09F0082A" w14:textId="77777777" w:rsidR="00D0461E" w:rsidRPr="00D0461E" w:rsidRDefault="00D0461E" w:rsidP="00D0461E">
            <w:pPr>
              <w:pStyle w:val="CellBodyCentered"/>
              <w:rPr>
                <w:color w:val="auto"/>
                <w:lang w:val="en-GB"/>
              </w:rPr>
            </w:pPr>
            <w:r w:rsidRPr="00D0461E">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5875E35C" w14:textId="77777777" w:rsidR="00D0461E" w:rsidRPr="00D0461E" w:rsidRDefault="00D0461E" w:rsidP="00D0461E">
            <w:pPr>
              <w:pStyle w:val="CellBodyCentered"/>
              <w:rPr>
                <w:color w:val="auto"/>
                <w:lang w:val="ru-RU"/>
              </w:rPr>
            </w:pPr>
            <w:r w:rsidRPr="00D0461E">
              <w:rPr>
                <w:color w:val="auto"/>
                <w:lang w:val="ru-RU"/>
              </w:rPr>
              <w:t>5.0</w:t>
            </w:r>
          </w:p>
        </w:tc>
        <w:tc>
          <w:tcPr>
            <w:tcW w:w="4294" w:type="dxa"/>
            <w:tcBorders>
              <w:top w:val="single" w:sz="4" w:space="0" w:color="auto"/>
              <w:left w:val="single" w:sz="4" w:space="0" w:color="auto"/>
              <w:bottom w:val="single" w:sz="4" w:space="0" w:color="auto"/>
              <w:right w:val="single" w:sz="4" w:space="0" w:color="auto"/>
            </w:tcBorders>
          </w:tcPr>
          <w:p w14:paraId="3DA031CA" w14:textId="77777777" w:rsidR="00D0461E" w:rsidRPr="00D0461E" w:rsidRDefault="00D0461E" w:rsidP="00D0461E">
            <w:pPr>
              <w:pStyle w:val="CellBody"/>
              <w:rPr>
                <w:color w:val="auto"/>
                <w:lang w:val="ru-RU" w:eastAsia="en-GB"/>
              </w:rPr>
            </w:pPr>
            <w:r w:rsidRPr="00D57179">
              <w:rPr>
                <w:color w:val="auto"/>
                <w:lang w:val="ru-RU" w:eastAsia="en-GB"/>
              </w:rPr>
              <w:t>Добавлен</w:t>
            </w:r>
            <w:r w:rsidRPr="00D0461E">
              <w:rPr>
                <w:color w:val="auto"/>
                <w:lang w:val="ru-RU" w:eastAsia="en-GB"/>
              </w:rPr>
              <w:t xml:space="preserve"> </w:t>
            </w:r>
            <w:r w:rsidRPr="00D57179">
              <w:rPr>
                <w:color w:val="auto"/>
                <w:lang w:val="ru-RU" w:eastAsia="en-GB"/>
              </w:rPr>
              <w:t>текст</w:t>
            </w:r>
            <w:r>
              <w:rPr>
                <w:color w:val="auto"/>
                <w:lang w:val="ru-RU" w:eastAsia="en-GB"/>
              </w:rPr>
              <w:t>по</w:t>
            </w:r>
            <w:r w:rsidRPr="00D0461E">
              <w:rPr>
                <w:color w:val="auto"/>
                <w:lang w:val="ru-RU" w:eastAsia="en-GB"/>
              </w:rPr>
              <w:t xml:space="preserve"> </w:t>
            </w:r>
            <w:r>
              <w:rPr>
                <w:color w:val="auto"/>
                <w:lang w:val="ru-RU" w:eastAsia="en-GB"/>
              </w:rPr>
              <w:t>требованию</w:t>
            </w:r>
            <w:r w:rsidRPr="00D0461E">
              <w:rPr>
                <w:color w:val="auto"/>
                <w:lang w:val="ru-RU" w:eastAsia="en-GB"/>
              </w:rPr>
              <w:t xml:space="preserve"> </w:t>
            </w:r>
            <w:r>
              <w:rPr>
                <w:color w:val="auto"/>
                <w:lang w:val="ru-RU" w:eastAsia="en-GB"/>
              </w:rPr>
              <w:t>эксперта</w:t>
            </w:r>
          </w:p>
          <w:p w14:paraId="45A2E567" w14:textId="77777777" w:rsidR="00D0461E" w:rsidRPr="00D0461E" w:rsidRDefault="00D0461E" w:rsidP="00D0461E">
            <w:pPr>
              <w:pStyle w:val="CellBody"/>
              <w:rPr>
                <w:color w:val="auto"/>
                <w:lang w:val="ru-RU" w:eastAsia="en-GB"/>
              </w:rPr>
            </w:pPr>
            <w:r w:rsidRPr="00D0461E">
              <w:rPr>
                <w:color w:val="auto"/>
                <w:lang w:val="ru-RU" w:eastAsia="en-GB"/>
              </w:rPr>
              <w:t>Textaddedas per Reviewer’s comment</w:t>
            </w:r>
          </w:p>
        </w:tc>
      </w:tr>
      <w:tr w:rsidR="00D0461E" w:rsidRPr="00684012" w14:paraId="696CFD48" w14:textId="77777777" w:rsidTr="00EB02FE">
        <w:trPr>
          <w:trHeight w:val="57"/>
        </w:trPr>
        <w:tc>
          <w:tcPr>
            <w:tcW w:w="1345" w:type="dxa"/>
            <w:tcBorders>
              <w:top w:val="single" w:sz="4" w:space="0" w:color="auto"/>
              <w:left w:val="single" w:sz="4" w:space="0" w:color="auto"/>
              <w:bottom w:val="single" w:sz="4" w:space="0" w:color="auto"/>
              <w:right w:val="single" w:sz="4" w:space="0" w:color="auto"/>
            </w:tcBorders>
          </w:tcPr>
          <w:p w14:paraId="73A57693" w14:textId="77777777" w:rsidR="00D0461E" w:rsidRPr="00D0461E" w:rsidRDefault="00D0461E" w:rsidP="00D0461E">
            <w:pPr>
              <w:pStyle w:val="CellBodyCentered"/>
              <w:rPr>
                <w:color w:val="auto"/>
                <w:lang w:val="en-GB"/>
              </w:rPr>
            </w:pPr>
            <w:r w:rsidRPr="00D0461E">
              <w:rPr>
                <w:color w:val="auto"/>
                <w:lang w:val="en-GB"/>
              </w:rPr>
              <w:t>0</w:t>
            </w:r>
          </w:p>
        </w:tc>
        <w:tc>
          <w:tcPr>
            <w:tcW w:w="3811" w:type="dxa"/>
            <w:tcBorders>
              <w:top w:val="single" w:sz="4" w:space="0" w:color="auto"/>
              <w:left w:val="single" w:sz="4" w:space="0" w:color="auto"/>
              <w:bottom w:val="single" w:sz="4" w:space="0" w:color="auto"/>
              <w:right w:val="single" w:sz="4" w:space="0" w:color="auto"/>
            </w:tcBorders>
          </w:tcPr>
          <w:p w14:paraId="2DC2DE43" w14:textId="77777777" w:rsidR="00D0461E" w:rsidRPr="00D57179" w:rsidRDefault="00D0461E" w:rsidP="00D0461E">
            <w:pPr>
              <w:pStyle w:val="CellBodyCentered"/>
              <w:rPr>
                <w:color w:val="auto"/>
                <w:lang w:val="ru-RU"/>
              </w:rPr>
            </w:pPr>
            <w:r w:rsidRPr="00D57179">
              <w:rPr>
                <w:color w:val="auto"/>
                <w:lang w:val="ru-RU"/>
              </w:rPr>
              <w:t>Приложение А</w:t>
            </w:r>
          </w:p>
          <w:p w14:paraId="27D589BB" w14:textId="77777777" w:rsidR="00D0461E" w:rsidRPr="00D0461E" w:rsidRDefault="00D0461E" w:rsidP="00D0461E">
            <w:pPr>
              <w:pStyle w:val="CellBodyCentered"/>
              <w:rPr>
                <w:color w:val="auto"/>
                <w:lang w:val="ru-RU"/>
              </w:rPr>
            </w:pPr>
            <w:r w:rsidRPr="00D0461E">
              <w:rPr>
                <w:color w:val="auto"/>
                <w:lang w:val="ru-RU"/>
              </w:rPr>
              <w:t>Appendix A</w:t>
            </w:r>
          </w:p>
        </w:tc>
        <w:tc>
          <w:tcPr>
            <w:tcW w:w="4294" w:type="dxa"/>
            <w:tcBorders>
              <w:top w:val="single" w:sz="4" w:space="0" w:color="auto"/>
              <w:left w:val="single" w:sz="4" w:space="0" w:color="auto"/>
              <w:bottom w:val="single" w:sz="4" w:space="0" w:color="auto"/>
              <w:right w:val="single" w:sz="4" w:space="0" w:color="auto"/>
            </w:tcBorders>
          </w:tcPr>
          <w:p w14:paraId="46119929" w14:textId="77777777" w:rsidR="00D0461E" w:rsidRDefault="00D0461E" w:rsidP="00D0461E">
            <w:pPr>
              <w:pStyle w:val="CellBody"/>
              <w:rPr>
                <w:color w:val="auto"/>
                <w:lang w:val="ru-RU" w:eastAsia="en-GB"/>
              </w:rPr>
            </w:pPr>
            <w:r>
              <w:rPr>
                <w:color w:val="auto"/>
                <w:lang w:val="ru-RU" w:eastAsia="en-GB"/>
              </w:rPr>
              <w:t>Удален текст по требованию эксперта</w:t>
            </w:r>
          </w:p>
          <w:p w14:paraId="2C2D85A6" w14:textId="77777777" w:rsidR="00D0461E" w:rsidRPr="001B1A96" w:rsidRDefault="00D0461E" w:rsidP="00D0461E">
            <w:pPr>
              <w:pStyle w:val="CellBody"/>
              <w:rPr>
                <w:color w:val="auto"/>
                <w:lang w:eastAsia="en-GB"/>
              </w:rPr>
            </w:pPr>
            <w:r w:rsidRPr="001B1A96">
              <w:rPr>
                <w:color w:val="auto"/>
                <w:lang w:eastAsia="en-GB"/>
              </w:rPr>
              <w:t xml:space="preserve">Deleted text as per </w:t>
            </w:r>
            <w:proofErr w:type="gramStart"/>
            <w:r w:rsidRPr="001B1A96">
              <w:rPr>
                <w:color w:val="auto"/>
                <w:lang w:eastAsia="en-GB"/>
              </w:rPr>
              <w:t>Reviewer’s  request</w:t>
            </w:r>
            <w:proofErr w:type="gramEnd"/>
          </w:p>
        </w:tc>
      </w:tr>
      <w:tr w:rsidR="00D0461E" w:rsidRPr="00D57179" w14:paraId="25C1D9DD" w14:textId="77777777" w:rsidTr="00EB02FE">
        <w:trPr>
          <w:trHeight w:val="57"/>
        </w:trPr>
        <w:tc>
          <w:tcPr>
            <w:tcW w:w="1345" w:type="dxa"/>
          </w:tcPr>
          <w:p w14:paraId="42615297" w14:textId="4197AF6F" w:rsidR="00D0461E" w:rsidRPr="00B81B47" w:rsidRDefault="00D0461E" w:rsidP="007000A8">
            <w:pPr>
              <w:pStyle w:val="CellBodyCentered"/>
              <w:rPr>
                <w:color w:val="auto"/>
              </w:rPr>
            </w:pPr>
            <w:r>
              <w:rPr>
                <w:color w:val="auto"/>
              </w:rPr>
              <w:t>0</w:t>
            </w:r>
          </w:p>
        </w:tc>
        <w:tc>
          <w:tcPr>
            <w:tcW w:w="3811" w:type="dxa"/>
          </w:tcPr>
          <w:p w14:paraId="2AAA3BA1" w14:textId="733202A6" w:rsidR="00D0461E" w:rsidRPr="00B81B47" w:rsidRDefault="00D0461E" w:rsidP="00D0461E">
            <w:pPr>
              <w:pStyle w:val="CellBodyCentered"/>
              <w:rPr>
                <w:color w:val="auto"/>
              </w:rPr>
            </w:pPr>
            <w:r>
              <w:rPr>
                <w:color w:val="auto"/>
              </w:rPr>
              <w:t>6.0</w:t>
            </w:r>
          </w:p>
        </w:tc>
        <w:tc>
          <w:tcPr>
            <w:tcW w:w="4294" w:type="dxa"/>
          </w:tcPr>
          <w:p w14:paraId="609C8587" w14:textId="77777777" w:rsidR="00D0461E" w:rsidRPr="00066CA1" w:rsidRDefault="00D0461E" w:rsidP="00D0461E">
            <w:pPr>
              <w:pStyle w:val="CellBody"/>
              <w:rPr>
                <w:color w:val="auto"/>
                <w:lang w:eastAsia="en-GB"/>
              </w:rPr>
            </w:pPr>
            <w:r>
              <w:rPr>
                <w:color w:val="auto"/>
                <w:lang w:val="ru-RU" w:eastAsia="en-GB"/>
              </w:rPr>
              <w:t>Изменентекстпотребованиюэксперта</w:t>
            </w:r>
          </w:p>
          <w:p w14:paraId="5FBE61FC" w14:textId="6FBB632F" w:rsidR="00D0461E" w:rsidRPr="00B81B47" w:rsidRDefault="00D0461E" w:rsidP="00D0461E">
            <w:pPr>
              <w:pStyle w:val="CellBody"/>
              <w:rPr>
                <w:color w:val="auto"/>
                <w:lang w:eastAsia="en-GB"/>
              </w:rPr>
            </w:pPr>
            <w:proofErr w:type="spellStart"/>
            <w:r>
              <w:rPr>
                <w:color w:val="auto"/>
                <w:lang w:eastAsia="en-GB"/>
              </w:rPr>
              <w:t>ModifiedtextasperReviewer</w:t>
            </w:r>
            <w:r w:rsidRPr="00066CA1">
              <w:rPr>
                <w:color w:val="auto"/>
                <w:lang w:eastAsia="en-GB"/>
              </w:rPr>
              <w:t>’</w:t>
            </w:r>
            <w:r>
              <w:rPr>
                <w:color w:val="auto"/>
                <w:lang w:eastAsia="en-GB"/>
              </w:rPr>
              <w:t>scomment</w:t>
            </w:r>
            <w:proofErr w:type="spellEnd"/>
          </w:p>
        </w:tc>
      </w:tr>
      <w:tr w:rsidR="00D0461E" w:rsidRPr="00D57179" w14:paraId="621023F6" w14:textId="77777777" w:rsidTr="00EB02FE">
        <w:trPr>
          <w:trHeight w:val="57"/>
        </w:trPr>
        <w:tc>
          <w:tcPr>
            <w:tcW w:w="1345" w:type="dxa"/>
          </w:tcPr>
          <w:p w14:paraId="2CF237ED" w14:textId="20407D1F" w:rsidR="00D0461E" w:rsidRDefault="00D0461E" w:rsidP="007000A8">
            <w:pPr>
              <w:pStyle w:val="CellBodyCentered"/>
              <w:rPr>
                <w:color w:val="auto"/>
              </w:rPr>
            </w:pPr>
            <w:r>
              <w:rPr>
                <w:color w:val="auto"/>
              </w:rPr>
              <w:t>0</w:t>
            </w:r>
          </w:p>
        </w:tc>
        <w:tc>
          <w:tcPr>
            <w:tcW w:w="3811" w:type="dxa"/>
          </w:tcPr>
          <w:p w14:paraId="650CBF30" w14:textId="36CC1F68" w:rsidR="00D0461E" w:rsidRPr="008F2F46" w:rsidRDefault="00D0461E" w:rsidP="00D0461E">
            <w:pPr>
              <w:pStyle w:val="CellBodyCentered"/>
              <w:rPr>
                <w:color w:val="auto"/>
                <w:lang w:val="ru-RU"/>
              </w:rPr>
            </w:pPr>
            <w:r w:rsidRPr="00D57179">
              <w:rPr>
                <w:color w:val="auto"/>
                <w:lang w:val="ru-RU"/>
              </w:rPr>
              <w:t>Приложение А</w:t>
            </w:r>
            <w:r w:rsidR="008F2F46" w:rsidRPr="008F2F46">
              <w:rPr>
                <w:color w:val="auto"/>
                <w:lang w:val="ru-RU"/>
              </w:rPr>
              <w:t xml:space="preserve">, </w:t>
            </w:r>
            <w:r w:rsidR="008F2F46">
              <w:rPr>
                <w:color w:val="auto"/>
              </w:rPr>
              <w:t>B</w:t>
            </w:r>
            <w:r w:rsidR="008F2F46" w:rsidRPr="008F2F46">
              <w:rPr>
                <w:color w:val="auto"/>
                <w:lang w:val="ru-RU"/>
              </w:rPr>
              <w:t xml:space="preserve">, </w:t>
            </w:r>
            <w:r w:rsidR="008F2F46">
              <w:rPr>
                <w:color w:val="auto"/>
              </w:rPr>
              <w:t>C</w:t>
            </w:r>
          </w:p>
          <w:p w14:paraId="63584EE5" w14:textId="56238279" w:rsidR="00D0461E" w:rsidRPr="008F2F46" w:rsidRDefault="00D0461E" w:rsidP="00D0461E">
            <w:pPr>
              <w:pStyle w:val="CellBodyCentered"/>
              <w:rPr>
                <w:color w:val="auto"/>
                <w:lang w:val="ru-RU"/>
              </w:rPr>
            </w:pPr>
            <w:r w:rsidRPr="00D57179">
              <w:rPr>
                <w:color w:val="auto"/>
                <w:lang w:val="en-GB"/>
              </w:rPr>
              <w:t>Appendix</w:t>
            </w:r>
            <w:r w:rsidRPr="008F2F46">
              <w:rPr>
                <w:color w:val="auto"/>
                <w:lang w:val="ru-RU"/>
              </w:rPr>
              <w:t xml:space="preserve"> </w:t>
            </w:r>
            <w:r w:rsidR="008F2F46" w:rsidRPr="00D57179">
              <w:rPr>
                <w:color w:val="auto"/>
                <w:lang w:val="ru-RU"/>
              </w:rPr>
              <w:t>А</w:t>
            </w:r>
            <w:r w:rsidR="008F2F46" w:rsidRPr="008F2F46">
              <w:rPr>
                <w:color w:val="auto"/>
                <w:lang w:val="ru-RU"/>
              </w:rPr>
              <w:t xml:space="preserve">, </w:t>
            </w:r>
            <w:r w:rsidR="008F2F46">
              <w:rPr>
                <w:color w:val="auto"/>
              </w:rPr>
              <w:t>B</w:t>
            </w:r>
            <w:r w:rsidR="008F2F46" w:rsidRPr="008F2F46">
              <w:rPr>
                <w:color w:val="auto"/>
                <w:lang w:val="ru-RU"/>
              </w:rPr>
              <w:t xml:space="preserve">, </w:t>
            </w:r>
            <w:r w:rsidR="008F2F46">
              <w:rPr>
                <w:color w:val="auto"/>
              </w:rPr>
              <w:t>C</w:t>
            </w:r>
          </w:p>
        </w:tc>
        <w:tc>
          <w:tcPr>
            <w:tcW w:w="4294" w:type="dxa"/>
          </w:tcPr>
          <w:p w14:paraId="2F8A22FD" w14:textId="77777777" w:rsidR="00D0461E" w:rsidRDefault="00D0461E" w:rsidP="00D0461E">
            <w:pPr>
              <w:pStyle w:val="CellBody"/>
              <w:rPr>
                <w:color w:val="auto"/>
                <w:lang w:eastAsia="en-GB"/>
              </w:rPr>
            </w:pPr>
            <w:r w:rsidRPr="00D57179">
              <w:rPr>
                <w:color w:val="auto"/>
                <w:lang w:val="ru-RU" w:eastAsia="en-GB"/>
              </w:rPr>
              <w:t>Добавлен текст</w:t>
            </w:r>
          </w:p>
          <w:p w14:paraId="4DD79230" w14:textId="616D0565" w:rsidR="00D0461E" w:rsidRDefault="00D0461E" w:rsidP="00D0461E">
            <w:pPr>
              <w:pStyle w:val="CellBody"/>
              <w:rPr>
                <w:color w:val="auto"/>
                <w:lang w:val="ru-RU" w:eastAsia="en-GB"/>
              </w:rPr>
            </w:pPr>
            <w:proofErr w:type="spellStart"/>
            <w:r w:rsidRPr="00D57179">
              <w:rPr>
                <w:color w:val="auto"/>
                <w:lang w:val="en-GB" w:eastAsia="en-GB"/>
              </w:rPr>
              <w:t>Textadded</w:t>
            </w:r>
            <w:proofErr w:type="spellEnd"/>
          </w:p>
        </w:tc>
      </w:tr>
      <w:tr w:rsidR="00D0461E" w:rsidRPr="00D57179" w14:paraId="2D98F6DD" w14:textId="77777777" w:rsidTr="00EB02FE">
        <w:trPr>
          <w:trHeight w:val="885"/>
        </w:trPr>
        <w:tc>
          <w:tcPr>
            <w:tcW w:w="1345" w:type="dxa"/>
          </w:tcPr>
          <w:p w14:paraId="6AA64CB5" w14:textId="60434E7B" w:rsidR="00D0461E" w:rsidRDefault="00D0461E" w:rsidP="007000A8">
            <w:pPr>
              <w:pStyle w:val="CellBodyCentered"/>
              <w:rPr>
                <w:color w:val="auto"/>
              </w:rPr>
            </w:pPr>
            <w:r w:rsidRPr="00F029EB">
              <w:rPr>
                <w:color w:val="auto"/>
              </w:rPr>
              <w:t>1</w:t>
            </w:r>
          </w:p>
        </w:tc>
        <w:tc>
          <w:tcPr>
            <w:tcW w:w="3811" w:type="dxa"/>
          </w:tcPr>
          <w:p w14:paraId="08D99E10" w14:textId="30849EE7" w:rsidR="00D0461E" w:rsidRPr="00B333DE" w:rsidRDefault="00B333DE" w:rsidP="00D0461E">
            <w:pPr>
              <w:pStyle w:val="CellBodyCentered"/>
              <w:rPr>
                <w:color w:val="auto"/>
              </w:rPr>
            </w:pPr>
            <w:r w:rsidRPr="00B333DE">
              <w:rPr>
                <w:color w:val="auto"/>
              </w:rPr>
              <w:t>3.1, Table 1, Code L, Table 3 &amp; Note 2, 6.2.2.16, 6.3.3.2.1, 6.4.4.7, 6.9.12.8</w:t>
            </w:r>
          </w:p>
        </w:tc>
        <w:tc>
          <w:tcPr>
            <w:tcW w:w="4294" w:type="dxa"/>
          </w:tcPr>
          <w:p w14:paraId="131A9B27" w14:textId="77777777" w:rsidR="00D0461E" w:rsidRPr="00F029EB" w:rsidRDefault="00D0461E" w:rsidP="00D0461E">
            <w:pPr>
              <w:pStyle w:val="CellBody"/>
              <w:rPr>
                <w:color w:val="auto"/>
                <w:lang w:val="ru-RU"/>
              </w:rPr>
            </w:pPr>
            <w:r w:rsidRPr="00F029EB">
              <w:rPr>
                <w:color w:val="auto"/>
                <w:lang w:val="ru-RU"/>
              </w:rPr>
              <w:t xml:space="preserve">[ДОБАВЛЕНО]  Текст, измененный в соответствии с комментариями ТШО </w:t>
            </w:r>
          </w:p>
          <w:p w14:paraId="1F918B47" w14:textId="7EBEF58A" w:rsidR="00D0461E" w:rsidRPr="00B81B47" w:rsidRDefault="00D0461E" w:rsidP="00D0461E">
            <w:pPr>
              <w:pStyle w:val="CellBody"/>
              <w:rPr>
                <w:color w:val="auto"/>
                <w:lang w:eastAsia="en-GB"/>
              </w:rPr>
            </w:pPr>
            <w:r w:rsidRPr="00F029EB">
              <w:rPr>
                <w:color w:val="auto"/>
              </w:rPr>
              <w:t>[ADD] Text modified as per TCO Comment</w:t>
            </w:r>
          </w:p>
        </w:tc>
      </w:tr>
      <w:tr w:rsidR="00D0461E" w:rsidRPr="00D57179" w14:paraId="57379604" w14:textId="77777777" w:rsidTr="00EB02FE">
        <w:trPr>
          <w:trHeight w:val="57"/>
        </w:trPr>
        <w:tc>
          <w:tcPr>
            <w:tcW w:w="1345" w:type="dxa"/>
          </w:tcPr>
          <w:p w14:paraId="2E153BF8" w14:textId="0A8304DA" w:rsidR="00D0461E" w:rsidRDefault="00D0461E" w:rsidP="007000A8">
            <w:pPr>
              <w:pStyle w:val="CellBodyCentered"/>
              <w:rPr>
                <w:color w:val="auto"/>
              </w:rPr>
            </w:pPr>
            <w:r>
              <w:rPr>
                <w:color w:val="auto"/>
              </w:rPr>
              <w:t>1</w:t>
            </w:r>
          </w:p>
        </w:tc>
        <w:tc>
          <w:tcPr>
            <w:tcW w:w="3811" w:type="dxa"/>
          </w:tcPr>
          <w:p w14:paraId="7FAA6225" w14:textId="354AFB2D" w:rsidR="00D0461E" w:rsidRDefault="00473D63" w:rsidP="00D0461E">
            <w:pPr>
              <w:pStyle w:val="CellBodyCentered"/>
              <w:rPr>
                <w:color w:val="auto"/>
              </w:rPr>
            </w:pPr>
            <w:r w:rsidRPr="00473D63">
              <w:rPr>
                <w:color w:val="auto"/>
              </w:rPr>
              <w:t>6.7, Appendix A: 1.3, 1.3.1,  1.4, 1.6, 1.8, 1.9,  2.4,  2.5, 2.6, 2.7, 2.12,  2.15, 2.16, 3.1, 3.1.1, 3.2, 3.2.1, 3.5, 3.7, 3.8, 4.4, 4.5, 4.6, 4.7, 8.1, 8.2, 8.3, 8.4, 8.5, 8.6, 8.7, 8.8, 8.10, 8.11, 9.1, 9.2, 9.3, 9.4, 9.5, 9.6, 9.7, 9.8, 9.9, 11.2, 11.4, 11.5, 11.6, 12.1, 12.4, 12.7, 12.8, 13.1, 13.2, 13.3, 13.4, 13.5, 20.1, 20.2, 20.3</w:t>
            </w:r>
          </w:p>
        </w:tc>
        <w:tc>
          <w:tcPr>
            <w:tcW w:w="4294" w:type="dxa"/>
          </w:tcPr>
          <w:p w14:paraId="2E87553A" w14:textId="77777777" w:rsidR="00D0461E" w:rsidRPr="00F029EB" w:rsidRDefault="00D0461E" w:rsidP="00D0461E">
            <w:pPr>
              <w:pStyle w:val="CellBody"/>
              <w:rPr>
                <w:color w:val="auto"/>
                <w:lang w:val="ru-RU"/>
              </w:rPr>
            </w:pPr>
            <w:r w:rsidRPr="00F029EB">
              <w:rPr>
                <w:color w:val="auto"/>
                <w:lang w:val="ru-RU"/>
              </w:rPr>
              <w:t xml:space="preserve">[ЗАМЕНЕНО]  Текст, измененный в соответствии с комментариями ТШО </w:t>
            </w:r>
          </w:p>
          <w:p w14:paraId="46842977" w14:textId="18DD4EFD" w:rsidR="00D0461E" w:rsidRPr="00B81B47" w:rsidRDefault="00D0461E" w:rsidP="00D0461E">
            <w:pPr>
              <w:pStyle w:val="CellBody"/>
              <w:rPr>
                <w:color w:val="auto"/>
              </w:rPr>
            </w:pPr>
            <w:r w:rsidRPr="00F029EB">
              <w:rPr>
                <w:color w:val="auto"/>
              </w:rPr>
              <w:t xml:space="preserve">[REPLACE </w:t>
            </w:r>
            <w:proofErr w:type="gramStart"/>
            <w:r w:rsidRPr="00F029EB">
              <w:rPr>
                <w:color w:val="auto"/>
              </w:rPr>
              <w:t>WITH]  Text</w:t>
            </w:r>
            <w:proofErr w:type="gramEnd"/>
            <w:r w:rsidRPr="00F029EB">
              <w:rPr>
                <w:color w:val="auto"/>
              </w:rPr>
              <w:t xml:space="preserve"> modified as per TCO Comment</w:t>
            </w:r>
          </w:p>
        </w:tc>
      </w:tr>
      <w:tr w:rsidR="000D498B" w:rsidRPr="00066CA1" w14:paraId="7914945E" w14:textId="77777777" w:rsidTr="00CF2A5D">
        <w:trPr>
          <w:trHeight w:val="651"/>
        </w:trPr>
        <w:tc>
          <w:tcPr>
            <w:tcW w:w="1345" w:type="dxa"/>
            <w:tcBorders>
              <w:top w:val="single" w:sz="4" w:space="0" w:color="auto"/>
              <w:left w:val="single" w:sz="4" w:space="0" w:color="auto"/>
              <w:bottom w:val="single" w:sz="4" w:space="0" w:color="auto"/>
              <w:right w:val="single" w:sz="4" w:space="0" w:color="auto"/>
            </w:tcBorders>
          </w:tcPr>
          <w:p w14:paraId="02B8C9E4" w14:textId="77777777" w:rsidR="000D498B" w:rsidRPr="00D750DA" w:rsidRDefault="000D498B" w:rsidP="006B0F1E">
            <w:pPr>
              <w:pStyle w:val="CellBodyCentered"/>
              <w:rPr>
                <w:color w:val="auto"/>
              </w:rPr>
            </w:pPr>
            <w:r>
              <w:rPr>
                <w:color w:val="auto"/>
              </w:rPr>
              <w:t>2</w:t>
            </w:r>
          </w:p>
        </w:tc>
        <w:tc>
          <w:tcPr>
            <w:tcW w:w="3811" w:type="dxa"/>
            <w:tcBorders>
              <w:top w:val="single" w:sz="4" w:space="0" w:color="auto"/>
              <w:left w:val="single" w:sz="4" w:space="0" w:color="auto"/>
              <w:bottom w:val="single" w:sz="4" w:space="0" w:color="auto"/>
              <w:right w:val="single" w:sz="4" w:space="0" w:color="auto"/>
            </w:tcBorders>
          </w:tcPr>
          <w:p w14:paraId="0625DC0A" w14:textId="77777777" w:rsidR="000D498B" w:rsidRPr="000D498B" w:rsidRDefault="000D498B" w:rsidP="006B0F1E">
            <w:pPr>
              <w:pStyle w:val="CellBodyCentered"/>
              <w:rPr>
                <w:color w:val="auto"/>
              </w:rPr>
            </w:pPr>
            <w:r w:rsidRPr="000D498B">
              <w:rPr>
                <w:color w:val="auto"/>
              </w:rPr>
              <w:t>ВСЕ</w:t>
            </w:r>
          </w:p>
          <w:p w14:paraId="7577258D" w14:textId="77777777" w:rsidR="000D498B" w:rsidRPr="000D498B" w:rsidRDefault="000D498B" w:rsidP="006B0F1E">
            <w:pPr>
              <w:pStyle w:val="CellBodyCentered"/>
              <w:rPr>
                <w:color w:val="auto"/>
              </w:rPr>
            </w:pPr>
            <w:r w:rsidRPr="000D498B">
              <w:rPr>
                <w:color w:val="auto"/>
              </w:rPr>
              <w:t>ALL</w:t>
            </w:r>
          </w:p>
        </w:tc>
        <w:tc>
          <w:tcPr>
            <w:tcW w:w="4294" w:type="dxa"/>
            <w:tcBorders>
              <w:top w:val="single" w:sz="4" w:space="0" w:color="auto"/>
              <w:left w:val="single" w:sz="4" w:space="0" w:color="auto"/>
              <w:bottom w:val="single" w:sz="4" w:space="0" w:color="auto"/>
              <w:right w:val="single" w:sz="4" w:space="0" w:color="auto"/>
            </w:tcBorders>
          </w:tcPr>
          <w:p w14:paraId="76E892B8" w14:textId="77777777" w:rsidR="000D498B" w:rsidRDefault="000D498B" w:rsidP="006B0F1E">
            <w:pPr>
              <w:pStyle w:val="CellBody"/>
              <w:rPr>
                <w:color w:val="auto"/>
              </w:rPr>
            </w:pPr>
            <w:r>
              <w:rPr>
                <w:color w:val="auto"/>
              </w:rPr>
              <w:t>Major revision, more than 50%</w:t>
            </w:r>
          </w:p>
          <w:p w14:paraId="535182D2" w14:textId="1069B86A" w:rsidR="000D498B" w:rsidRPr="00D750DA" w:rsidRDefault="000D498B" w:rsidP="006B0F1E">
            <w:pPr>
              <w:pStyle w:val="CellBody"/>
              <w:rPr>
                <w:color w:val="auto"/>
              </w:rPr>
            </w:pPr>
            <w:proofErr w:type="spellStart"/>
            <w:r w:rsidRPr="000D498B">
              <w:rPr>
                <w:color w:val="auto"/>
              </w:rPr>
              <w:t>Масштабная</w:t>
            </w:r>
            <w:proofErr w:type="spellEnd"/>
            <w:r w:rsidR="0056645A">
              <w:rPr>
                <w:color w:val="auto"/>
              </w:rPr>
              <w:t xml:space="preserve"> </w:t>
            </w:r>
            <w:proofErr w:type="spellStart"/>
            <w:r w:rsidRPr="000D498B">
              <w:rPr>
                <w:color w:val="auto"/>
              </w:rPr>
              <w:t>переработка</w:t>
            </w:r>
            <w:proofErr w:type="spellEnd"/>
            <w:r w:rsidRPr="00D750DA">
              <w:rPr>
                <w:color w:val="auto"/>
              </w:rPr>
              <w:t xml:space="preserve">, </w:t>
            </w:r>
            <w:proofErr w:type="spellStart"/>
            <w:r w:rsidRPr="000D498B">
              <w:rPr>
                <w:color w:val="auto"/>
              </w:rPr>
              <w:t>более</w:t>
            </w:r>
            <w:proofErr w:type="spellEnd"/>
            <w:r w:rsidRPr="00D750DA">
              <w:rPr>
                <w:color w:val="auto"/>
              </w:rPr>
              <w:t xml:space="preserve"> 50%</w:t>
            </w:r>
          </w:p>
        </w:tc>
      </w:tr>
      <w:tr w:rsidR="00272AE3" w:rsidRPr="00D57179" w14:paraId="163263DB" w14:textId="77777777" w:rsidTr="00AD37B9">
        <w:trPr>
          <w:trHeight w:val="1083"/>
        </w:trPr>
        <w:tc>
          <w:tcPr>
            <w:tcW w:w="1345" w:type="dxa"/>
            <w:tcBorders>
              <w:top w:val="single" w:sz="4" w:space="0" w:color="auto"/>
              <w:left w:val="single" w:sz="4" w:space="0" w:color="auto"/>
              <w:bottom w:val="single" w:sz="4" w:space="0" w:color="auto"/>
              <w:right w:val="single" w:sz="4" w:space="0" w:color="auto"/>
            </w:tcBorders>
          </w:tcPr>
          <w:p w14:paraId="269A38E3" w14:textId="77777777" w:rsidR="00272AE3" w:rsidRPr="00F029EB" w:rsidRDefault="00272AE3" w:rsidP="00AD37B9">
            <w:pPr>
              <w:pStyle w:val="CellBodyCentered"/>
              <w:rPr>
                <w:color w:val="auto"/>
              </w:rPr>
            </w:pPr>
            <w:r>
              <w:rPr>
                <w:color w:val="auto"/>
              </w:rPr>
              <w:t>3</w:t>
            </w:r>
          </w:p>
        </w:tc>
        <w:tc>
          <w:tcPr>
            <w:tcW w:w="3811" w:type="dxa"/>
            <w:tcBorders>
              <w:top w:val="single" w:sz="4" w:space="0" w:color="auto"/>
              <w:left w:val="single" w:sz="4" w:space="0" w:color="auto"/>
              <w:bottom w:val="single" w:sz="4" w:space="0" w:color="auto"/>
              <w:right w:val="single" w:sz="4" w:space="0" w:color="auto"/>
            </w:tcBorders>
          </w:tcPr>
          <w:p w14:paraId="628C9F7D" w14:textId="5F11C8A3" w:rsidR="00272AE3" w:rsidRPr="00877776" w:rsidRDefault="005D405B" w:rsidP="00AD37B9">
            <w:pPr>
              <w:pStyle w:val="CellBodyCentered"/>
              <w:rPr>
                <w:color w:val="auto"/>
              </w:rPr>
            </w:pPr>
            <w:r w:rsidRPr="005D405B">
              <w:rPr>
                <w:color w:val="auto"/>
              </w:rPr>
              <w:t xml:space="preserve">2.1, 2.2, 3.0, Appendix A, 4.3 </w:t>
            </w:r>
          </w:p>
        </w:tc>
        <w:tc>
          <w:tcPr>
            <w:tcW w:w="4294" w:type="dxa"/>
            <w:tcBorders>
              <w:top w:val="single" w:sz="4" w:space="0" w:color="auto"/>
              <w:left w:val="single" w:sz="4" w:space="0" w:color="auto"/>
              <w:bottom w:val="single" w:sz="4" w:space="0" w:color="auto"/>
              <w:right w:val="single" w:sz="4" w:space="0" w:color="auto"/>
            </w:tcBorders>
          </w:tcPr>
          <w:p w14:paraId="47CF6DAE" w14:textId="77777777" w:rsidR="00272AE3" w:rsidRPr="00CF2A5D" w:rsidRDefault="00272AE3" w:rsidP="00AD37B9">
            <w:pPr>
              <w:pStyle w:val="CellBody"/>
              <w:rPr>
                <w:color w:val="auto"/>
                <w:lang w:val="ru-RU"/>
              </w:rPr>
            </w:pPr>
            <w:r w:rsidRPr="00CF2A5D">
              <w:rPr>
                <w:color w:val="auto"/>
                <w:lang w:val="ru-RU"/>
              </w:rPr>
              <w:t>[ДОБАВЛЕНО]  Текст, добавленный в соответствии с замечаниями по Сравнительному листу</w:t>
            </w:r>
          </w:p>
          <w:p w14:paraId="7BAF7BEE" w14:textId="77777777" w:rsidR="00272AE3" w:rsidRPr="00C70CC8" w:rsidRDefault="00272AE3" w:rsidP="00AD37B9">
            <w:pPr>
              <w:pStyle w:val="CellBody"/>
              <w:rPr>
                <w:color w:val="auto"/>
              </w:rPr>
            </w:pPr>
            <w:r w:rsidRPr="00761C70">
              <w:rPr>
                <w:color w:val="auto"/>
              </w:rPr>
              <w:t>[ADD] Text added as per Comparison sheet comments</w:t>
            </w:r>
          </w:p>
        </w:tc>
      </w:tr>
      <w:tr w:rsidR="00D0461E" w:rsidRPr="00D57179" w14:paraId="42854EF2" w14:textId="77777777" w:rsidTr="00761C70">
        <w:trPr>
          <w:trHeight w:val="1146"/>
        </w:trPr>
        <w:tc>
          <w:tcPr>
            <w:tcW w:w="1345" w:type="dxa"/>
          </w:tcPr>
          <w:p w14:paraId="47DBD29A" w14:textId="3656DF7E" w:rsidR="00D0461E" w:rsidRPr="00F029EB" w:rsidRDefault="00877776" w:rsidP="007000A8">
            <w:pPr>
              <w:pStyle w:val="CellBodyCentered"/>
              <w:rPr>
                <w:color w:val="auto"/>
              </w:rPr>
            </w:pPr>
            <w:r>
              <w:rPr>
                <w:color w:val="auto"/>
              </w:rPr>
              <w:t>3</w:t>
            </w:r>
          </w:p>
        </w:tc>
        <w:tc>
          <w:tcPr>
            <w:tcW w:w="3811" w:type="dxa"/>
          </w:tcPr>
          <w:p w14:paraId="70ECAECA" w14:textId="0B19407B" w:rsidR="00D0461E" w:rsidRDefault="00E16B82" w:rsidP="00D0461E">
            <w:pPr>
              <w:pStyle w:val="CellBodyCentered"/>
              <w:rPr>
                <w:color w:val="auto"/>
                <w:lang w:val="ru-RU"/>
              </w:rPr>
            </w:pPr>
            <w:r>
              <w:rPr>
                <w:color w:val="auto"/>
              </w:rPr>
              <w:t>4.0</w:t>
            </w:r>
            <w:r w:rsidR="00877776">
              <w:rPr>
                <w:color w:val="auto"/>
              </w:rPr>
              <w:t xml:space="preserve"> </w:t>
            </w:r>
            <w:r w:rsidR="00877776">
              <w:rPr>
                <w:color w:val="auto"/>
                <w:lang w:val="ru-RU"/>
              </w:rPr>
              <w:t>Таблица 1</w:t>
            </w:r>
          </w:p>
          <w:p w14:paraId="572B4293" w14:textId="3BAE5128" w:rsidR="00877776" w:rsidRPr="00877776" w:rsidRDefault="00E16B82" w:rsidP="00D0461E">
            <w:pPr>
              <w:pStyle w:val="CellBodyCentered"/>
              <w:rPr>
                <w:color w:val="auto"/>
              </w:rPr>
            </w:pPr>
            <w:r>
              <w:rPr>
                <w:color w:val="auto"/>
                <w:lang w:val="ru-RU"/>
              </w:rPr>
              <w:t>4.</w:t>
            </w:r>
            <w:r>
              <w:rPr>
                <w:color w:val="auto"/>
              </w:rPr>
              <w:t>0</w:t>
            </w:r>
            <w:r w:rsidR="00877776">
              <w:rPr>
                <w:color w:val="auto"/>
                <w:lang w:val="ru-RU"/>
              </w:rPr>
              <w:t xml:space="preserve"> </w:t>
            </w:r>
            <w:r w:rsidR="00877776">
              <w:rPr>
                <w:color w:val="auto"/>
              </w:rPr>
              <w:t>Table 1</w:t>
            </w:r>
          </w:p>
        </w:tc>
        <w:tc>
          <w:tcPr>
            <w:tcW w:w="4294" w:type="dxa"/>
          </w:tcPr>
          <w:p w14:paraId="3FBA95B1" w14:textId="2E1EC334" w:rsidR="0056645A" w:rsidRPr="00761C70" w:rsidRDefault="0056645A" w:rsidP="0056645A">
            <w:pPr>
              <w:pStyle w:val="CellBody"/>
              <w:rPr>
                <w:color w:val="auto"/>
                <w:lang w:val="ru-RU"/>
              </w:rPr>
            </w:pPr>
            <w:r w:rsidRPr="00761C70">
              <w:rPr>
                <w:color w:val="auto"/>
                <w:lang w:val="ru-RU"/>
              </w:rPr>
              <w:t xml:space="preserve">[ЗАМЕНЕНО]  Текст, измененный в соответствии с </w:t>
            </w:r>
            <w:r>
              <w:rPr>
                <w:color w:val="auto"/>
              </w:rPr>
              <w:t>VAR</w:t>
            </w:r>
            <w:r w:rsidRPr="00761C70">
              <w:rPr>
                <w:color w:val="auto"/>
                <w:lang w:val="ru-RU"/>
              </w:rPr>
              <w:t>-100</w:t>
            </w:r>
          </w:p>
          <w:p w14:paraId="31A5D912" w14:textId="7965F99D" w:rsidR="00D0461E" w:rsidRPr="00761C70" w:rsidRDefault="0056645A">
            <w:pPr>
              <w:pStyle w:val="CellBody"/>
              <w:rPr>
                <w:color w:val="auto"/>
              </w:rPr>
            </w:pPr>
            <w:r w:rsidRPr="0056645A">
              <w:rPr>
                <w:color w:val="auto"/>
              </w:rPr>
              <w:t xml:space="preserve">[REPLACE </w:t>
            </w:r>
            <w:proofErr w:type="gramStart"/>
            <w:r w:rsidRPr="0056645A">
              <w:rPr>
                <w:color w:val="auto"/>
              </w:rPr>
              <w:t>WITH]  Text</w:t>
            </w:r>
            <w:proofErr w:type="gramEnd"/>
            <w:r w:rsidRPr="0056645A">
              <w:rPr>
                <w:color w:val="auto"/>
              </w:rPr>
              <w:t xml:space="preserve"> modified </w:t>
            </w:r>
            <w:r>
              <w:rPr>
                <w:color w:val="auto"/>
              </w:rPr>
              <w:t xml:space="preserve">as per </w:t>
            </w:r>
            <w:r w:rsidRPr="0056645A">
              <w:rPr>
                <w:color w:val="auto"/>
              </w:rPr>
              <w:t>Deviation or Update Request</w:t>
            </w:r>
            <w:r>
              <w:rPr>
                <w:color w:val="auto"/>
              </w:rPr>
              <w:t xml:space="preserve"> VAR-100</w:t>
            </w:r>
          </w:p>
        </w:tc>
      </w:tr>
      <w:tr w:rsidR="008D64A9" w:rsidRPr="00D57179" w14:paraId="6A7264BE" w14:textId="77777777" w:rsidTr="00EB02FE">
        <w:trPr>
          <w:trHeight w:val="57"/>
        </w:trPr>
        <w:tc>
          <w:tcPr>
            <w:tcW w:w="1345" w:type="dxa"/>
          </w:tcPr>
          <w:p w14:paraId="666996F1" w14:textId="180B80D7" w:rsidR="008D64A9" w:rsidRDefault="008D64A9" w:rsidP="007000A8">
            <w:pPr>
              <w:pStyle w:val="CellBodyCentered"/>
              <w:rPr>
                <w:color w:val="auto"/>
              </w:rPr>
            </w:pPr>
            <w:r>
              <w:rPr>
                <w:color w:val="auto"/>
              </w:rPr>
              <w:t>3</w:t>
            </w:r>
          </w:p>
        </w:tc>
        <w:tc>
          <w:tcPr>
            <w:tcW w:w="3811" w:type="dxa"/>
          </w:tcPr>
          <w:p w14:paraId="75A55AB4" w14:textId="38DDBF58" w:rsidR="008D64A9" w:rsidRPr="000D498B" w:rsidRDefault="008D64A9" w:rsidP="006B0F1E">
            <w:pPr>
              <w:pStyle w:val="CellBodyCentered"/>
              <w:rPr>
                <w:color w:val="auto"/>
              </w:rPr>
            </w:pPr>
            <w:proofErr w:type="spellStart"/>
            <w:r w:rsidRPr="000D498B">
              <w:rPr>
                <w:color w:val="auto"/>
              </w:rPr>
              <w:t>Приложение</w:t>
            </w:r>
            <w:proofErr w:type="spellEnd"/>
            <w:r w:rsidRPr="000D498B">
              <w:rPr>
                <w:color w:val="auto"/>
              </w:rPr>
              <w:t xml:space="preserve"> A, </w:t>
            </w:r>
            <w:r w:rsidR="00483004">
              <w:rPr>
                <w:color w:val="auto"/>
              </w:rPr>
              <w:t>3.1.1</w:t>
            </w:r>
          </w:p>
          <w:p w14:paraId="7BD08DD0" w14:textId="7B49955B" w:rsidR="008D64A9" w:rsidRDefault="008D64A9">
            <w:pPr>
              <w:pStyle w:val="CellBodyCentered"/>
              <w:rPr>
                <w:color w:val="auto"/>
              </w:rPr>
            </w:pPr>
            <w:r w:rsidRPr="000D498B">
              <w:rPr>
                <w:color w:val="auto"/>
              </w:rPr>
              <w:t xml:space="preserve">Appendix A, </w:t>
            </w:r>
            <w:r w:rsidR="00483004">
              <w:rPr>
                <w:color w:val="auto"/>
              </w:rPr>
              <w:t>3.1.1</w:t>
            </w:r>
          </w:p>
        </w:tc>
        <w:tc>
          <w:tcPr>
            <w:tcW w:w="4294" w:type="dxa"/>
          </w:tcPr>
          <w:p w14:paraId="5CD663AA" w14:textId="19965DA5" w:rsidR="001004A7" w:rsidRPr="001004A7" w:rsidRDefault="002F49D9" w:rsidP="001004A7">
            <w:pPr>
              <w:pStyle w:val="CellBody"/>
              <w:rPr>
                <w:color w:val="auto"/>
                <w:lang w:val="ru-RU"/>
              </w:rPr>
            </w:pPr>
            <w:r w:rsidRPr="002F49D9">
              <w:rPr>
                <w:color w:val="auto"/>
                <w:lang w:val="ru-RU"/>
              </w:rPr>
              <w:t>[</w:t>
            </w:r>
            <w:r w:rsidR="00483004">
              <w:rPr>
                <w:color w:val="auto"/>
                <w:lang w:val="ru-RU"/>
              </w:rPr>
              <w:t>УДАЛЕНО</w:t>
            </w:r>
            <w:r w:rsidRPr="002F49D9">
              <w:rPr>
                <w:color w:val="auto"/>
                <w:lang w:val="ru-RU"/>
              </w:rPr>
              <w:t xml:space="preserve">]  </w:t>
            </w:r>
            <w:r w:rsidR="001004A7">
              <w:rPr>
                <w:color w:val="auto"/>
                <w:lang w:val="ru-RU"/>
              </w:rPr>
              <w:t>Текст</w:t>
            </w:r>
            <w:r w:rsidR="00483004" w:rsidRPr="00761C70">
              <w:rPr>
                <w:color w:val="auto"/>
                <w:lang w:val="ru-RU"/>
              </w:rPr>
              <w:t xml:space="preserve"> </w:t>
            </w:r>
            <w:r w:rsidR="00483004">
              <w:rPr>
                <w:color w:val="auto"/>
                <w:lang w:val="ru-RU"/>
              </w:rPr>
              <w:t xml:space="preserve">удален </w:t>
            </w:r>
            <w:r w:rsidR="001004A7" w:rsidRPr="001004A7">
              <w:rPr>
                <w:color w:val="auto"/>
                <w:lang w:val="ru-RU"/>
              </w:rPr>
              <w:t>в соответствии с замечаниями по Сравнительному листу</w:t>
            </w:r>
          </w:p>
          <w:p w14:paraId="0ADD64D8" w14:textId="57A907F6" w:rsidR="008D64A9" w:rsidRPr="00761C70" w:rsidRDefault="002F49D9">
            <w:pPr>
              <w:pStyle w:val="CellBody"/>
              <w:rPr>
                <w:color w:val="auto"/>
              </w:rPr>
            </w:pPr>
            <w:r w:rsidRPr="00761C70">
              <w:rPr>
                <w:color w:val="auto"/>
              </w:rPr>
              <w:t>[</w:t>
            </w:r>
            <w:r w:rsidR="00483004">
              <w:rPr>
                <w:color w:val="auto"/>
              </w:rPr>
              <w:t>DELETED</w:t>
            </w:r>
            <w:r w:rsidRPr="00761C70">
              <w:rPr>
                <w:color w:val="auto"/>
              </w:rPr>
              <w:t xml:space="preserve">] Text </w:t>
            </w:r>
            <w:r w:rsidR="00483004">
              <w:rPr>
                <w:color w:val="auto"/>
              </w:rPr>
              <w:t>deleted</w:t>
            </w:r>
            <w:r w:rsidR="001004A7" w:rsidRPr="001004A7">
              <w:rPr>
                <w:color w:val="auto"/>
              </w:rPr>
              <w:t xml:space="preserve"> as per Comparison sheet comments</w:t>
            </w:r>
          </w:p>
        </w:tc>
      </w:tr>
      <w:tr w:rsidR="009D394C" w:rsidRPr="00D57179" w14:paraId="64EE6465" w14:textId="77777777" w:rsidTr="00EB02FE">
        <w:trPr>
          <w:trHeight w:val="57"/>
        </w:trPr>
        <w:tc>
          <w:tcPr>
            <w:tcW w:w="1345" w:type="dxa"/>
          </w:tcPr>
          <w:p w14:paraId="054B949D" w14:textId="180040E3" w:rsidR="009D394C" w:rsidRDefault="00EF45E7" w:rsidP="0018162C">
            <w:pPr>
              <w:pStyle w:val="CellBodyCentered"/>
              <w:rPr>
                <w:color w:val="auto"/>
              </w:rPr>
            </w:pPr>
            <w:r>
              <w:rPr>
                <w:color w:val="auto"/>
              </w:rPr>
              <w:t>3</w:t>
            </w:r>
          </w:p>
        </w:tc>
        <w:tc>
          <w:tcPr>
            <w:tcW w:w="3811" w:type="dxa"/>
          </w:tcPr>
          <w:p w14:paraId="3F90F525" w14:textId="7CC5FEF4" w:rsidR="009D394C" w:rsidRPr="000D498B" w:rsidRDefault="00912C03">
            <w:pPr>
              <w:pStyle w:val="CellBodyCentered"/>
              <w:rPr>
                <w:color w:val="auto"/>
              </w:rPr>
            </w:pPr>
            <w:r w:rsidRPr="00912C03">
              <w:rPr>
                <w:color w:val="auto"/>
              </w:rPr>
              <w:t xml:space="preserve">Appendix A: 4.6, 4.7, 8.1, 8.3, 8.5, 8.6, 8.7, 8.8, 9.2, 9.5, 9.6, 10.1, 10.2, 10.3, 10.4, </w:t>
            </w:r>
            <w:proofErr w:type="gramStart"/>
            <w:r w:rsidRPr="00912C03">
              <w:rPr>
                <w:color w:val="auto"/>
              </w:rPr>
              <w:t>10.5, 10.6, 10.7, 10.8, 10.9, 11.2, 11.4</w:t>
            </w:r>
            <w:proofErr w:type="gramEnd"/>
            <w:r w:rsidRPr="00912C03">
              <w:rPr>
                <w:color w:val="auto"/>
              </w:rPr>
              <w:t>, 11.4.2, 11.5, 11.6, 12.8, 20.2</w:t>
            </w:r>
          </w:p>
        </w:tc>
        <w:tc>
          <w:tcPr>
            <w:tcW w:w="4294" w:type="dxa"/>
          </w:tcPr>
          <w:p w14:paraId="2B3EE7EC" w14:textId="312F04D5" w:rsidR="00EF45E7" w:rsidRPr="00EF45E7" w:rsidRDefault="00EF45E7" w:rsidP="00EF45E7">
            <w:pPr>
              <w:pStyle w:val="CellBody"/>
              <w:rPr>
                <w:color w:val="auto"/>
                <w:lang w:val="ru-RU"/>
              </w:rPr>
            </w:pPr>
            <w:r w:rsidRPr="00EF45E7">
              <w:rPr>
                <w:color w:val="auto"/>
                <w:lang w:val="ru-RU"/>
              </w:rPr>
              <w:t>[</w:t>
            </w:r>
            <w:r>
              <w:rPr>
                <w:color w:val="auto"/>
                <w:lang w:val="ru-RU"/>
              </w:rPr>
              <w:t>ЗАМЕНЕНО</w:t>
            </w:r>
            <w:r w:rsidRPr="00EF45E7">
              <w:rPr>
                <w:color w:val="auto"/>
                <w:lang w:val="ru-RU"/>
              </w:rPr>
              <w:t>]  Текст</w:t>
            </w:r>
            <w:r w:rsidRPr="00761C70">
              <w:rPr>
                <w:color w:val="auto"/>
                <w:lang w:val="ru-RU"/>
              </w:rPr>
              <w:t xml:space="preserve"> </w:t>
            </w:r>
            <w:r>
              <w:rPr>
                <w:color w:val="auto"/>
                <w:lang w:val="ru-RU"/>
              </w:rPr>
              <w:t>заменен</w:t>
            </w:r>
            <w:r w:rsidRPr="00EF45E7">
              <w:rPr>
                <w:color w:val="auto"/>
                <w:lang w:val="ru-RU"/>
              </w:rPr>
              <w:t xml:space="preserve"> в соответствии с замечаниями по Сравнительному листу</w:t>
            </w:r>
          </w:p>
          <w:p w14:paraId="3719696E" w14:textId="4634F717" w:rsidR="009D394C" w:rsidRPr="00C70CC8" w:rsidRDefault="00EF45E7">
            <w:pPr>
              <w:pStyle w:val="CellBody"/>
              <w:rPr>
                <w:color w:val="auto"/>
              </w:rPr>
            </w:pPr>
            <w:r w:rsidRPr="00C70CC8">
              <w:rPr>
                <w:color w:val="auto"/>
              </w:rPr>
              <w:t>[</w:t>
            </w:r>
            <w:r>
              <w:rPr>
                <w:color w:val="auto"/>
              </w:rPr>
              <w:t>REPLACED WITH</w:t>
            </w:r>
            <w:r w:rsidRPr="00C70CC8">
              <w:rPr>
                <w:color w:val="auto"/>
              </w:rPr>
              <w:t xml:space="preserve">] Text </w:t>
            </w:r>
            <w:r>
              <w:rPr>
                <w:color w:val="auto"/>
              </w:rPr>
              <w:t>replaced</w:t>
            </w:r>
            <w:r w:rsidRPr="00C70CC8">
              <w:rPr>
                <w:color w:val="auto"/>
              </w:rPr>
              <w:t xml:space="preserve"> as per Comparison sheet comments</w:t>
            </w:r>
          </w:p>
        </w:tc>
      </w:tr>
      <w:tr w:rsidR="00D71499" w:rsidRPr="00D57179" w14:paraId="4CB0DCCB" w14:textId="77777777" w:rsidTr="00EB02FE">
        <w:trPr>
          <w:trHeight w:val="57"/>
        </w:trPr>
        <w:tc>
          <w:tcPr>
            <w:tcW w:w="1345" w:type="dxa"/>
          </w:tcPr>
          <w:p w14:paraId="04A2AD1C" w14:textId="48577C01" w:rsidR="00D71499" w:rsidRDefault="00D71499" w:rsidP="003B1C3E">
            <w:pPr>
              <w:pStyle w:val="CellBodyCentered"/>
              <w:rPr>
                <w:color w:val="auto"/>
              </w:rPr>
            </w:pPr>
            <w:r>
              <w:rPr>
                <w:color w:val="auto"/>
              </w:rPr>
              <w:t>3</w:t>
            </w:r>
          </w:p>
        </w:tc>
        <w:tc>
          <w:tcPr>
            <w:tcW w:w="3811" w:type="dxa"/>
          </w:tcPr>
          <w:p w14:paraId="6FD7AE89" w14:textId="41EFA95A" w:rsidR="00D71499" w:rsidRDefault="00912C03" w:rsidP="00D71499">
            <w:pPr>
              <w:pStyle w:val="CellBodyCentered"/>
              <w:rPr>
                <w:color w:val="auto"/>
              </w:rPr>
            </w:pPr>
            <w:r w:rsidRPr="00912C03">
              <w:rPr>
                <w:color w:val="auto"/>
              </w:rPr>
              <w:t>Appendix A, 9.1/9.2/9.4/9.5/9.6/9.7/9.8/ 12.4/ 20.1/20.2/20.3</w:t>
            </w:r>
          </w:p>
        </w:tc>
        <w:tc>
          <w:tcPr>
            <w:tcW w:w="4294" w:type="dxa"/>
          </w:tcPr>
          <w:p w14:paraId="14549B2F" w14:textId="43C0338A" w:rsidR="00D71499" w:rsidRPr="00F029EB" w:rsidRDefault="00D71499" w:rsidP="00D71499">
            <w:pPr>
              <w:pStyle w:val="CellBody"/>
              <w:rPr>
                <w:color w:val="auto"/>
                <w:lang w:val="ru-RU"/>
              </w:rPr>
            </w:pPr>
            <w:r w:rsidRPr="00F029EB">
              <w:rPr>
                <w:color w:val="auto"/>
                <w:lang w:val="ru-RU"/>
              </w:rPr>
              <w:t xml:space="preserve">[ДОБАВЛЕНО]  Текст, </w:t>
            </w:r>
            <w:r w:rsidRPr="00CF2A5D">
              <w:rPr>
                <w:color w:val="auto"/>
                <w:lang w:val="ru-RU"/>
              </w:rPr>
              <w:t>добавленный</w:t>
            </w:r>
            <w:r w:rsidRPr="00F029EB">
              <w:rPr>
                <w:color w:val="auto"/>
                <w:lang w:val="ru-RU"/>
              </w:rPr>
              <w:t xml:space="preserve"> в соответствии с комментариями ТШО </w:t>
            </w:r>
          </w:p>
          <w:p w14:paraId="404FB3C8" w14:textId="1C998577" w:rsidR="00D71499" w:rsidRPr="00D71499" w:rsidRDefault="00D71499" w:rsidP="00D71499">
            <w:pPr>
              <w:pStyle w:val="CellBody"/>
              <w:rPr>
                <w:color w:val="auto"/>
              </w:rPr>
            </w:pPr>
            <w:r w:rsidRPr="00F029EB">
              <w:rPr>
                <w:color w:val="auto"/>
              </w:rPr>
              <w:t xml:space="preserve">[ADD] Text </w:t>
            </w:r>
            <w:r w:rsidRPr="00761C70">
              <w:rPr>
                <w:color w:val="auto"/>
              </w:rPr>
              <w:t>added</w:t>
            </w:r>
            <w:r w:rsidRPr="00F029EB">
              <w:rPr>
                <w:color w:val="auto"/>
              </w:rPr>
              <w:t xml:space="preserve"> as per TCO Comment</w:t>
            </w:r>
          </w:p>
        </w:tc>
      </w:tr>
      <w:tr w:rsidR="00814E7B" w:rsidRPr="00D57179" w14:paraId="44520513" w14:textId="77777777" w:rsidTr="00EB02FE">
        <w:trPr>
          <w:trHeight w:val="57"/>
        </w:trPr>
        <w:tc>
          <w:tcPr>
            <w:tcW w:w="1345" w:type="dxa"/>
          </w:tcPr>
          <w:p w14:paraId="1B5B32E5" w14:textId="5F706345" w:rsidR="00814E7B" w:rsidRDefault="00814E7B" w:rsidP="0018162C">
            <w:pPr>
              <w:pStyle w:val="CellBodyCentered"/>
              <w:rPr>
                <w:color w:val="auto"/>
              </w:rPr>
            </w:pPr>
            <w:r>
              <w:rPr>
                <w:color w:val="auto"/>
              </w:rPr>
              <w:t>3E</w:t>
            </w:r>
          </w:p>
        </w:tc>
        <w:tc>
          <w:tcPr>
            <w:tcW w:w="3811" w:type="dxa"/>
          </w:tcPr>
          <w:p w14:paraId="66C52E16" w14:textId="41CB6751" w:rsidR="00814E7B" w:rsidRPr="00876E19" w:rsidRDefault="00814E7B" w:rsidP="00814E7B">
            <w:pPr>
              <w:pStyle w:val="CellBodyCentered"/>
              <w:rPr>
                <w:color w:val="auto"/>
              </w:rPr>
            </w:pPr>
            <w:proofErr w:type="spellStart"/>
            <w:r>
              <w:rPr>
                <w:color w:val="auto"/>
              </w:rPr>
              <w:t>Приложение</w:t>
            </w:r>
            <w:proofErr w:type="spellEnd"/>
            <w:r>
              <w:rPr>
                <w:color w:val="auto"/>
              </w:rPr>
              <w:t xml:space="preserve"> A, All systems</w:t>
            </w:r>
          </w:p>
          <w:p w14:paraId="14BC30C5" w14:textId="20F8EAA0" w:rsidR="00814E7B" w:rsidRDefault="00814E7B" w:rsidP="00814E7B">
            <w:pPr>
              <w:pStyle w:val="CellBodyCentered"/>
              <w:rPr>
                <w:color w:val="auto"/>
              </w:rPr>
            </w:pPr>
            <w:r>
              <w:rPr>
                <w:color w:val="auto"/>
              </w:rPr>
              <w:t>Appendix A, All systems</w:t>
            </w:r>
          </w:p>
        </w:tc>
        <w:tc>
          <w:tcPr>
            <w:tcW w:w="4294" w:type="dxa"/>
          </w:tcPr>
          <w:p w14:paraId="7D85FDC1" w14:textId="2CB99297" w:rsidR="00814E7B" w:rsidRPr="00814E7B" w:rsidRDefault="00814E7B" w:rsidP="00814E7B">
            <w:pPr>
              <w:pStyle w:val="CellBody"/>
              <w:rPr>
                <w:color w:val="auto"/>
                <w:lang w:val="ru-RU"/>
              </w:rPr>
            </w:pPr>
            <w:r w:rsidRPr="002F49D9">
              <w:rPr>
                <w:color w:val="auto"/>
                <w:lang w:val="ru-RU"/>
              </w:rPr>
              <w:t>[</w:t>
            </w:r>
            <w:r>
              <w:rPr>
                <w:color w:val="auto"/>
                <w:lang w:val="ru-RU"/>
              </w:rPr>
              <w:t>УДАЛЕНО</w:t>
            </w:r>
            <w:r w:rsidRPr="002F49D9">
              <w:rPr>
                <w:color w:val="auto"/>
                <w:lang w:val="ru-RU"/>
              </w:rPr>
              <w:t xml:space="preserve">]  </w:t>
            </w:r>
            <w:r>
              <w:rPr>
                <w:color w:val="auto"/>
                <w:lang w:val="ru-RU"/>
              </w:rPr>
              <w:t>Продукты КСС</w:t>
            </w:r>
            <w:r w:rsidRPr="00761C70">
              <w:rPr>
                <w:color w:val="auto"/>
                <w:lang w:val="ru-RU"/>
              </w:rPr>
              <w:t xml:space="preserve"> </w:t>
            </w:r>
            <w:r>
              <w:rPr>
                <w:color w:val="auto"/>
                <w:lang w:val="ru-RU"/>
              </w:rPr>
              <w:t xml:space="preserve">удалены </w:t>
            </w:r>
            <w:r w:rsidRPr="001004A7">
              <w:rPr>
                <w:color w:val="auto"/>
                <w:lang w:val="ru-RU"/>
              </w:rPr>
              <w:t xml:space="preserve">в соответствии с </w:t>
            </w:r>
            <w:r>
              <w:rPr>
                <w:color w:val="auto"/>
                <w:lang w:val="ru-RU"/>
              </w:rPr>
              <w:t xml:space="preserve">ревизией </w:t>
            </w:r>
            <w:r>
              <w:rPr>
                <w:color w:val="auto"/>
              </w:rPr>
              <w:t>D</w:t>
            </w:r>
            <w:r>
              <w:rPr>
                <w:color w:val="auto"/>
                <w:lang w:val="ru-RU"/>
              </w:rPr>
              <w:t>, спецификации Шеврон</w:t>
            </w:r>
          </w:p>
          <w:p w14:paraId="12A7A42D" w14:textId="5565D6DC" w:rsidR="00814E7B" w:rsidRPr="00814E7B" w:rsidRDefault="00814E7B" w:rsidP="00814E7B">
            <w:pPr>
              <w:pStyle w:val="CellBody"/>
              <w:rPr>
                <w:color w:val="auto"/>
              </w:rPr>
            </w:pPr>
            <w:r w:rsidRPr="00761C70">
              <w:rPr>
                <w:color w:val="auto"/>
              </w:rPr>
              <w:t>[</w:t>
            </w:r>
            <w:r>
              <w:rPr>
                <w:color w:val="auto"/>
              </w:rPr>
              <w:t>DELETED</w:t>
            </w:r>
            <w:r w:rsidRPr="00761C70">
              <w:rPr>
                <w:color w:val="auto"/>
              </w:rPr>
              <w:t xml:space="preserve">] </w:t>
            </w:r>
            <w:r>
              <w:rPr>
                <w:color w:val="auto"/>
              </w:rPr>
              <w:t>KCC products</w:t>
            </w:r>
            <w:r w:rsidRPr="00761C70">
              <w:rPr>
                <w:color w:val="auto"/>
              </w:rPr>
              <w:t xml:space="preserve"> </w:t>
            </w:r>
            <w:r>
              <w:rPr>
                <w:color w:val="auto"/>
              </w:rPr>
              <w:t>deleted</w:t>
            </w:r>
            <w:r w:rsidRPr="001004A7">
              <w:rPr>
                <w:color w:val="auto"/>
              </w:rPr>
              <w:t xml:space="preserve"> as per</w:t>
            </w:r>
            <w:r>
              <w:rPr>
                <w:color w:val="auto"/>
              </w:rPr>
              <w:t xml:space="preserve"> CVX</w:t>
            </w:r>
            <w:r w:rsidRPr="001004A7">
              <w:rPr>
                <w:color w:val="auto"/>
              </w:rPr>
              <w:t xml:space="preserve"> </w:t>
            </w:r>
            <w:r>
              <w:rPr>
                <w:color w:val="auto"/>
              </w:rPr>
              <w:t>COM –SU- 5191- D revision</w:t>
            </w:r>
          </w:p>
        </w:tc>
      </w:tr>
      <w:tr w:rsidR="00814E7B" w:rsidRPr="00D57179" w14:paraId="01097001" w14:textId="77777777" w:rsidTr="00EB02FE">
        <w:trPr>
          <w:trHeight w:val="57"/>
        </w:trPr>
        <w:tc>
          <w:tcPr>
            <w:tcW w:w="1345" w:type="dxa"/>
          </w:tcPr>
          <w:p w14:paraId="537576C0" w14:textId="70EDED43" w:rsidR="00814E7B" w:rsidRDefault="00814E7B" w:rsidP="00814E7B">
            <w:pPr>
              <w:pStyle w:val="CellBodyCentered"/>
              <w:rPr>
                <w:color w:val="auto"/>
              </w:rPr>
            </w:pPr>
            <w:r w:rsidRPr="00D634DC">
              <w:rPr>
                <w:color w:val="auto"/>
              </w:rPr>
              <w:lastRenderedPageBreak/>
              <w:t>3E</w:t>
            </w:r>
          </w:p>
        </w:tc>
        <w:tc>
          <w:tcPr>
            <w:tcW w:w="3811" w:type="dxa"/>
          </w:tcPr>
          <w:p w14:paraId="1F8CB931" w14:textId="73A8F65D" w:rsidR="00814E7B" w:rsidRPr="00876E19" w:rsidRDefault="00814E7B" w:rsidP="00814E7B">
            <w:pPr>
              <w:pStyle w:val="CellBodyCentered"/>
              <w:rPr>
                <w:color w:val="auto"/>
              </w:rPr>
            </w:pPr>
            <w:proofErr w:type="spellStart"/>
            <w:r>
              <w:rPr>
                <w:color w:val="auto"/>
              </w:rPr>
              <w:t>Приложение</w:t>
            </w:r>
            <w:proofErr w:type="spellEnd"/>
            <w:r>
              <w:rPr>
                <w:color w:val="auto"/>
              </w:rPr>
              <w:t xml:space="preserve"> A, 2.12</w:t>
            </w:r>
            <w:r w:rsidR="00DC271B">
              <w:rPr>
                <w:color w:val="auto"/>
              </w:rPr>
              <w:t>, 4.5, 6.1</w:t>
            </w:r>
          </w:p>
          <w:p w14:paraId="5C5973EC" w14:textId="37AE6FC9" w:rsidR="00814E7B" w:rsidRDefault="00814E7B" w:rsidP="00814E7B">
            <w:pPr>
              <w:pStyle w:val="CellBodyCentered"/>
              <w:rPr>
                <w:color w:val="auto"/>
              </w:rPr>
            </w:pPr>
            <w:r>
              <w:rPr>
                <w:color w:val="auto"/>
              </w:rPr>
              <w:t>Appendix A, 2.12</w:t>
            </w:r>
            <w:r w:rsidR="00DC271B">
              <w:rPr>
                <w:color w:val="auto"/>
              </w:rPr>
              <w:t>, 4.5, 6.1</w:t>
            </w:r>
          </w:p>
        </w:tc>
        <w:tc>
          <w:tcPr>
            <w:tcW w:w="4294" w:type="dxa"/>
          </w:tcPr>
          <w:p w14:paraId="61B999C1" w14:textId="4FED16CC" w:rsidR="00814E7B" w:rsidRPr="00F029EB" w:rsidRDefault="00814E7B" w:rsidP="00814E7B">
            <w:pPr>
              <w:pStyle w:val="CellBody"/>
              <w:rPr>
                <w:color w:val="auto"/>
                <w:lang w:val="ru-RU"/>
              </w:rPr>
            </w:pPr>
            <w:r w:rsidRPr="00F029EB">
              <w:rPr>
                <w:color w:val="auto"/>
                <w:lang w:val="ru-RU"/>
              </w:rPr>
              <w:t xml:space="preserve">[ДОБАВЛЕНО]  </w:t>
            </w:r>
            <w:r>
              <w:rPr>
                <w:color w:val="auto"/>
                <w:lang w:val="ru-RU"/>
              </w:rPr>
              <w:t>Продукт компании Коррокоут на основании рекомендации эксперта ЕТС</w:t>
            </w:r>
            <w:r w:rsidRPr="00F029EB">
              <w:rPr>
                <w:color w:val="auto"/>
                <w:lang w:val="ru-RU"/>
              </w:rPr>
              <w:t xml:space="preserve"> </w:t>
            </w:r>
          </w:p>
          <w:p w14:paraId="6EC119D8" w14:textId="52C97996" w:rsidR="00814E7B" w:rsidRPr="00814E7B" w:rsidRDefault="00814E7B" w:rsidP="00814E7B">
            <w:pPr>
              <w:pStyle w:val="CellBody"/>
              <w:rPr>
                <w:color w:val="auto"/>
              </w:rPr>
            </w:pPr>
            <w:r w:rsidRPr="00F029EB">
              <w:rPr>
                <w:color w:val="auto"/>
              </w:rPr>
              <w:t xml:space="preserve">[ADD] </w:t>
            </w:r>
            <w:proofErr w:type="spellStart"/>
            <w:r>
              <w:rPr>
                <w:color w:val="auto"/>
              </w:rPr>
              <w:t>Corroco</w:t>
            </w:r>
            <w:r w:rsidR="004D1F18">
              <w:rPr>
                <w:color w:val="auto"/>
              </w:rPr>
              <w:t>a</w:t>
            </w:r>
            <w:r>
              <w:rPr>
                <w:color w:val="auto"/>
              </w:rPr>
              <w:t>t</w:t>
            </w:r>
            <w:proofErr w:type="spellEnd"/>
            <w:r>
              <w:rPr>
                <w:color w:val="auto"/>
              </w:rPr>
              <w:t xml:space="preserve"> products are added in accordance with ETC recommendations</w:t>
            </w:r>
          </w:p>
        </w:tc>
      </w:tr>
      <w:tr w:rsidR="000C5531" w:rsidRPr="00D57179" w14:paraId="20C49515" w14:textId="77777777" w:rsidTr="00EB02FE">
        <w:trPr>
          <w:trHeight w:val="57"/>
        </w:trPr>
        <w:tc>
          <w:tcPr>
            <w:tcW w:w="1345" w:type="dxa"/>
          </w:tcPr>
          <w:p w14:paraId="65BC1E09" w14:textId="5F7D7C90" w:rsidR="000C5531" w:rsidRPr="00D634DC" w:rsidRDefault="000C5531" w:rsidP="000C5531">
            <w:pPr>
              <w:pStyle w:val="CellBodyCentered"/>
              <w:rPr>
                <w:color w:val="auto"/>
              </w:rPr>
            </w:pPr>
            <w:r w:rsidRPr="00D634DC">
              <w:rPr>
                <w:color w:val="auto"/>
              </w:rPr>
              <w:t>3E</w:t>
            </w:r>
          </w:p>
        </w:tc>
        <w:tc>
          <w:tcPr>
            <w:tcW w:w="3811" w:type="dxa"/>
          </w:tcPr>
          <w:p w14:paraId="6C208D7B" w14:textId="39A90F50" w:rsidR="000C5531" w:rsidRPr="000C5531" w:rsidRDefault="000C5531" w:rsidP="000C5531">
            <w:pPr>
              <w:pStyle w:val="CellBodyCentered"/>
              <w:rPr>
                <w:color w:val="auto"/>
              </w:rPr>
            </w:pPr>
            <w:proofErr w:type="spellStart"/>
            <w:r>
              <w:rPr>
                <w:color w:val="auto"/>
              </w:rPr>
              <w:t>Приложение</w:t>
            </w:r>
            <w:proofErr w:type="spellEnd"/>
            <w:r>
              <w:rPr>
                <w:color w:val="auto"/>
              </w:rPr>
              <w:t xml:space="preserve"> A, </w:t>
            </w:r>
            <w:r w:rsidRPr="000C5531">
              <w:rPr>
                <w:color w:val="auto"/>
              </w:rPr>
              <w:t>2</w:t>
            </w:r>
            <w:r>
              <w:rPr>
                <w:color w:val="auto"/>
                <w:lang w:val="ru-RU"/>
              </w:rPr>
              <w:t>.9</w:t>
            </w:r>
          </w:p>
          <w:p w14:paraId="7CD91DC0" w14:textId="19AA83E1" w:rsidR="000C5531" w:rsidRPr="000C5531" w:rsidRDefault="000C5531" w:rsidP="000C5531">
            <w:pPr>
              <w:pStyle w:val="CellBodyCentered"/>
              <w:rPr>
                <w:color w:val="auto"/>
                <w:lang w:val="ru-RU"/>
              </w:rPr>
            </w:pPr>
            <w:r>
              <w:rPr>
                <w:color w:val="auto"/>
              </w:rPr>
              <w:t xml:space="preserve">Appendix A, </w:t>
            </w:r>
            <w:r>
              <w:rPr>
                <w:color w:val="auto"/>
                <w:lang w:val="ru-RU"/>
              </w:rPr>
              <w:t>2.9</w:t>
            </w:r>
          </w:p>
        </w:tc>
        <w:tc>
          <w:tcPr>
            <w:tcW w:w="4294" w:type="dxa"/>
          </w:tcPr>
          <w:p w14:paraId="3E92F849" w14:textId="7468A140" w:rsidR="000C5531" w:rsidRPr="00F029EB" w:rsidRDefault="000C5531" w:rsidP="000C5531">
            <w:pPr>
              <w:pStyle w:val="CellBody"/>
              <w:rPr>
                <w:color w:val="auto"/>
                <w:lang w:val="ru-RU"/>
              </w:rPr>
            </w:pPr>
            <w:r w:rsidRPr="00F029EB">
              <w:rPr>
                <w:color w:val="auto"/>
                <w:lang w:val="ru-RU"/>
              </w:rPr>
              <w:t xml:space="preserve">[ДОБАВЛЕНО]  </w:t>
            </w:r>
            <w:r>
              <w:rPr>
                <w:color w:val="auto"/>
                <w:lang w:val="ru-RU"/>
              </w:rPr>
              <w:t>Добавлена система 2.9 в соответвии с</w:t>
            </w:r>
            <w:r w:rsidRPr="00F029EB">
              <w:rPr>
                <w:color w:val="auto"/>
                <w:lang w:val="ru-RU"/>
              </w:rPr>
              <w:t xml:space="preserve"> </w:t>
            </w:r>
            <w:r>
              <w:rPr>
                <w:color w:val="auto"/>
                <w:lang w:val="ru-RU"/>
              </w:rPr>
              <w:t xml:space="preserve">ревизией </w:t>
            </w:r>
            <w:r>
              <w:rPr>
                <w:color w:val="auto"/>
              </w:rPr>
              <w:t>D</w:t>
            </w:r>
            <w:r>
              <w:rPr>
                <w:color w:val="auto"/>
                <w:lang w:val="ru-RU"/>
              </w:rPr>
              <w:t>, спецификации Шеврон</w:t>
            </w:r>
          </w:p>
          <w:p w14:paraId="305750D4" w14:textId="72E42DAB" w:rsidR="000C5531" w:rsidRPr="000C5531" w:rsidRDefault="000C5531" w:rsidP="000C5531">
            <w:pPr>
              <w:pStyle w:val="CellBody"/>
              <w:rPr>
                <w:color w:val="auto"/>
              </w:rPr>
            </w:pPr>
            <w:r w:rsidRPr="00F029EB">
              <w:rPr>
                <w:color w:val="auto"/>
              </w:rPr>
              <w:t xml:space="preserve">[ADD] </w:t>
            </w:r>
            <w:r>
              <w:rPr>
                <w:color w:val="auto"/>
              </w:rPr>
              <w:t>System 2.9 added</w:t>
            </w:r>
            <w:r w:rsidRPr="001004A7">
              <w:rPr>
                <w:color w:val="auto"/>
              </w:rPr>
              <w:t xml:space="preserve"> as per</w:t>
            </w:r>
            <w:r>
              <w:rPr>
                <w:color w:val="auto"/>
              </w:rPr>
              <w:t xml:space="preserve"> CVX</w:t>
            </w:r>
            <w:r w:rsidRPr="001004A7">
              <w:rPr>
                <w:color w:val="auto"/>
              </w:rPr>
              <w:t xml:space="preserve"> </w:t>
            </w:r>
            <w:r>
              <w:rPr>
                <w:color w:val="auto"/>
              </w:rPr>
              <w:t>COM –SU- 5191- D revision</w:t>
            </w:r>
          </w:p>
        </w:tc>
      </w:tr>
      <w:tr w:rsidR="000C5531" w:rsidRPr="00D57179" w14:paraId="73D01D6A" w14:textId="77777777" w:rsidTr="00EB02FE">
        <w:trPr>
          <w:trHeight w:val="57"/>
        </w:trPr>
        <w:tc>
          <w:tcPr>
            <w:tcW w:w="1345" w:type="dxa"/>
          </w:tcPr>
          <w:p w14:paraId="369881C4" w14:textId="38D209DA" w:rsidR="000C5531" w:rsidRPr="00D634DC" w:rsidRDefault="000C5531" w:rsidP="000C5531">
            <w:pPr>
              <w:pStyle w:val="CellBodyCentered"/>
              <w:rPr>
                <w:color w:val="auto"/>
              </w:rPr>
            </w:pPr>
            <w:r w:rsidRPr="00D634DC">
              <w:rPr>
                <w:color w:val="auto"/>
              </w:rPr>
              <w:t>3E</w:t>
            </w:r>
          </w:p>
        </w:tc>
        <w:tc>
          <w:tcPr>
            <w:tcW w:w="3811" w:type="dxa"/>
          </w:tcPr>
          <w:p w14:paraId="6CD0D160" w14:textId="484A290E" w:rsidR="000C5531" w:rsidRPr="00876E19" w:rsidRDefault="000C5531" w:rsidP="000C5531">
            <w:pPr>
              <w:pStyle w:val="CellBodyCentered"/>
              <w:rPr>
                <w:color w:val="auto"/>
              </w:rPr>
            </w:pPr>
            <w:proofErr w:type="spellStart"/>
            <w:r>
              <w:rPr>
                <w:color w:val="auto"/>
              </w:rPr>
              <w:t>Приложение</w:t>
            </w:r>
            <w:proofErr w:type="spellEnd"/>
            <w:r>
              <w:rPr>
                <w:color w:val="auto"/>
              </w:rPr>
              <w:t xml:space="preserve"> A, 1.9</w:t>
            </w:r>
          </w:p>
          <w:p w14:paraId="13B716CB" w14:textId="277DCFE5" w:rsidR="000C5531" w:rsidRDefault="000C5531" w:rsidP="000C5531">
            <w:pPr>
              <w:pStyle w:val="CellBodyCentered"/>
              <w:rPr>
                <w:color w:val="auto"/>
              </w:rPr>
            </w:pPr>
            <w:r>
              <w:rPr>
                <w:color w:val="auto"/>
              </w:rPr>
              <w:t>Appendix A, 1.9</w:t>
            </w:r>
          </w:p>
        </w:tc>
        <w:tc>
          <w:tcPr>
            <w:tcW w:w="4294" w:type="dxa"/>
          </w:tcPr>
          <w:p w14:paraId="0A819001" w14:textId="176E513D" w:rsidR="000C5531" w:rsidRPr="00814E7B" w:rsidRDefault="000C5531" w:rsidP="000C5531">
            <w:pPr>
              <w:pStyle w:val="CellBody"/>
              <w:rPr>
                <w:color w:val="auto"/>
                <w:lang w:val="ru-RU"/>
              </w:rPr>
            </w:pPr>
            <w:r w:rsidRPr="002F49D9">
              <w:rPr>
                <w:color w:val="auto"/>
                <w:lang w:val="ru-RU"/>
              </w:rPr>
              <w:t>[</w:t>
            </w:r>
            <w:r>
              <w:rPr>
                <w:color w:val="auto"/>
                <w:lang w:val="ru-RU"/>
              </w:rPr>
              <w:t>УДАЛЕНО</w:t>
            </w:r>
            <w:r w:rsidRPr="002F49D9">
              <w:rPr>
                <w:color w:val="auto"/>
                <w:lang w:val="ru-RU"/>
              </w:rPr>
              <w:t xml:space="preserve">]  </w:t>
            </w:r>
            <w:r>
              <w:rPr>
                <w:color w:val="auto"/>
                <w:lang w:val="ru-RU"/>
              </w:rPr>
              <w:t xml:space="preserve">Система 1.9 удалена </w:t>
            </w:r>
            <w:r w:rsidRPr="001004A7">
              <w:rPr>
                <w:color w:val="auto"/>
                <w:lang w:val="ru-RU"/>
              </w:rPr>
              <w:t xml:space="preserve">в соответствии с </w:t>
            </w:r>
            <w:r>
              <w:rPr>
                <w:color w:val="auto"/>
                <w:lang w:val="ru-RU"/>
              </w:rPr>
              <w:t xml:space="preserve">ревизией </w:t>
            </w:r>
            <w:r>
              <w:rPr>
                <w:color w:val="auto"/>
              </w:rPr>
              <w:t>D</w:t>
            </w:r>
            <w:r>
              <w:rPr>
                <w:color w:val="auto"/>
                <w:lang w:val="ru-RU"/>
              </w:rPr>
              <w:t>, спецификации Шеврон</w:t>
            </w:r>
          </w:p>
          <w:p w14:paraId="71F2345F" w14:textId="7EE68D12" w:rsidR="000C5531" w:rsidRPr="000C5531" w:rsidRDefault="000C5531" w:rsidP="000C5531">
            <w:pPr>
              <w:pStyle w:val="CellBody"/>
              <w:rPr>
                <w:color w:val="auto"/>
              </w:rPr>
            </w:pPr>
            <w:r w:rsidRPr="00761C70">
              <w:rPr>
                <w:color w:val="auto"/>
              </w:rPr>
              <w:t>[</w:t>
            </w:r>
            <w:r>
              <w:rPr>
                <w:color w:val="auto"/>
              </w:rPr>
              <w:t>DELETED</w:t>
            </w:r>
            <w:r w:rsidRPr="00761C70">
              <w:rPr>
                <w:color w:val="auto"/>
              </w:rPr>
              <w:t xml:space="preserve">] </w:t>
            </w:r>
            <w:r>
              <w:rPr>
                <w:color w:val="auto"/>
              </w:rPr>
              <w:t>System 1.9</w:t>
            </w:r>
            <w:r w:rsidRPr="00761C70">
              <w:rPr>
                <w:color w:val="auto"/>
              </w:rPr>
              <w:t xml:space="preserve"> </w:t>
            </w:r>
            <w:r>
              <w:rPr>
                <w:color w:val="auto"/>
              </w:rPr>
              <w:t>deleted</w:t>
            </w:r>
            <w:r w:rsidRPr="001004A7">
              <w:rPr>
                <w:color w:val="auto"/>
              </w:rPr>
              <w:t xml:space="preserve"> as per</w:t>
            </w:r>
            <w:r>
              <w:rPr>
                <w:color w:val="auto"/>
              </w:rPr>
              <w:t xml:space="preserve"> CVX</w:t>
            </w:r>
            <w:r w:rsidRPr="001004A7">
              <w:rPr>
                <w:color w:val="auto"/>
              </w:rPr>
              <w:t xml:space="preserve"> </w:t>
            </w:r>
            <w:r>
              <w:rPr>
                <w:color w:val="auto"/>
              </w:rPr>
              <w:t>COM –SU-5191- D revision</w:t>
            </w:r>
          </w:p>
        </w:tc>
      </w:tr>
      <w:tr w:rsidR="002F0BAA" w:rsidRPr="002D6DB5" w14:paraId="38AD2383" w14:textId="77777777" w:rsidTr="00EB02FE">
        <w:trPr>
          <w:trHeight w:val="57"/>
        </w:trPr>
        <w:tc>
          <w:tcPr>
            <w:tcW w:w="1345" w:type="dxa"/>
          </w:tcPr>
          <w:p w14:paraId="035B97C8" w14:textId="25922FC9" w:rsidR="002F0BAA" w:rsidRPr="002F0BAA" w:rsidRDefault="00A20D4F" w:rsidP="000C5531">
            <w:pPr>
              <w:pStyle w:val="CellBodyCentered"/>
              <w:rPr>
                <w:color w:val="auto"/>
                <w:lang w:val="ru-RU"/>
              </w:rPr>
            </w:pPr>
            <w:r>
              <w:rPr>
                <w:color w:val="auto"/>
              </w:rPr>
              <w:t>U04</w:t>
            </w:r>
          </w:p>
        </w:tc>
        <w:tc>
          <w:tcPr>
            <w:tcW w:w="3811" w:type="dxa"/>
          </w:tcPr>
          <w:p w14:paraId="6BDA943E" w14:textId="1BF32EAA" w:rsidR="002F0BAA" w:rsidRDefault="00A20D4F" w:rsidP="000C5531">
            <w:pPr>
              <w:pStyle w:val="CellBodyCentered"/>
              <w:rPr>
                <w:color w:val="auto"/>
              </w:rPr>
            </w:pPr>
            <w:r>
              <w:rPr>
                <w:color w:val="auto"/>
                <w:lang w:val="ru-RU"/>
              </w:rPr>
              <w:t>4.0</w:t>
            </w:r>
          </w:p>
        </w:tc>
        <w:tc>
          <w:tcPr>
            <w:tcW w:w="4294" w:type="dxa"/>
          </w:tcPr>
          <w:p w14:paraId="5C04D186" w14:textId="77777777" w:rsidR="002F0BAA" w:rsidRPr="002C303C" w:rsidRDefault="00A20D4F" w:rsidP="000C5531">
            <w:pPr>
              <w:pStyle w:val="CellBody"/>
              <w:rPr>
                <w:color w:val="auto"/>
                <w:lang w:val="ru-RU"/>
              </w:rPr>
            </w:pPr>
            <w:r w:rsidRPr="00A20D4F">
              <w:rPr>
                <w:color w:val="auto"/>
                <w:lang w:val="ru-RU"/>
              </w:rPr>
              <w:t xml:space="preserve">Добавлены покрасочные системы в соответсвии с </w:t>
            </w:r>
            <w:r w:rsidRPr="00A20D4F">
              <w:rPr>
                <w:color w:val="auto"/>
              </w:rPr>
              <w:t>IOGP</w:t>
            </w:r>
            <w:r>
              <w:rPr>
                <w:color w:val="auto"/>
                <w:lang w:val="ru-RU"/>
              </w:rPr>
              <w:t xml:space="preserve"> </w:t>
            </w:r>
            <w:r>
              <w:rPr>
                <w:color w:val="auto"/>
              </w:rPr>
              <w:t>S</w:t>
            </w:r>
            <w:r w:rsidRPr="00A20D4F">
              <w:rPr>
                <w:color w:val="auto"/>
                <w:lang w:val="ru-RU"/>
              </w:rPr>
              <w:t>-715</w:t>
            </w:r>
          </w:p>
          <w:p w14:paraId="3B75FE64" w14:textId="67785930" w:rsidR="00A20D4F" w:rsidRPr="00A20D4F" w:rsidRDefault="002D6DB5" w:rsidP="000C5531">
            <w:pPr>
              <w:pStyle w:val="CellBody"/>
              <w:rPr>
                <w:color w:val="auto"/>
              </w:rPr>
            </w:pPr>
            <w:r w:rsidRPr="002D6DB5">
              <w:rPr>
                <w:color w:val="auto"/>
              </w:rPr>
              <w:t xml:space="preserve">Added </w:t>
            </w:r>
            <w:r>
              <w:rPr>
                <w:color w:val="auto"/>
              </w:rPr>
              <w:t>coating</w:t>
            </w:r>
            <w:r w:rsidRPr="002D6DB5">
              <w:rPr>
                <w:color w:val="auto"/>
              </w:rPr>
              <w:t xml:space="preserve"> systems in accordance with IOGP S-715</w:t>
            </w:r>
          </w:p>
        </w:tc>
      </w:tr>
      <w:tr w:rsidR="00632B7F" w:rsidRPr="00D57179" w14:paraId="30982965" w14:textId="77777777" w:rsidTr="00EB02FE">
        <w:trPr>
          <w:trHeight w:val="57"/>
        </w:trPr>
        <w:tc>
          <w:tcPr>
            <w:tcW w:w="1345" w:type="dxa"/>
          </w:tcPr>
          <w:p w14:paraId="74511523" w14:textId="28A36054" w:rsidR="00632B7F" w:rsidRPr="00D634DC" w:rsidRDefault="00820879" w:rsidP="000C5531">
            <w:pPr>
              <w:pStyle w:val="CellBodyCentered"/>
              <w:rPr>
                <w:color w:val="auto"/>
              </w:rPr>
            </w:pPr>
            <w:r>
              <w:rPr>
                <w:color w:val="auto"/>
              </w:rPr>
              <w:t>U04</w:t>
            </w:r>
          </w:p>
        </w:tc>
        <w:tc>
          <w:tcPr>
            <w:tcW w:w="3811" w:type="dxa"/>
          </w:tcPr>
          <w:p w14:paraId="55A54955" w14:textId="3CDF731D" w:rsidR="000764E3" w:rsidRPr="00876E19" w:rsidRDefault="000764E3" w:rsidP="000764E3">
            <w:pPr>
              <w:pStyle w:val="CellBodyCentered"/>
              <w:rPr>
                <w:color w:val="auto"/>
              </w:rPr>
            </w:pPr>
            <w:proofErr w:type="spellStart"/>
            <w:r>
              <w:rPr>
                <w:color w:val="auto"/>
              </w:rPr>
              <w:t>Приложение</w:t>
            </w:r>
            <w:proofErr w:type="spellEnd"/>
            <w:r>
              <w:rPr>
                <w:color w:val="auto"/>
              </w:rPr>
              <w:t xml:space="preserve"> A, </w:t>
            </w:r>
            <w:r w:rsidR="00F05ED3">
              <w:rPr>
                <w:color w:val="auto"/>
              </w:rPr>
              <w:t>4.8</w:t>
            </w:r>
          </w:p>
          <w:p w14:paraId="65A4D234" w14:textId="0C79A1E2" w:rsidR="00632B7F" w:rsidRDefault="000764E3" w:rsidP="000764E3">
            <w:pPr>
              <w:pStyle w:val="CellBodyCentered"/>
              <w:rPr>
                <w:color w:val="auto"/>
              </w:rPr>
            </w:pPr>
            <w:r>
              <w:rPr>
                <w:color w:val="auto"/>
              </w:rPr>
              <w:t xml:space="preserve">Appendix A, </w:t>
            </w:r>
            <w:r w:rsidR="00F05ED3">
              <w:rPr>
                <w:color w:val="auto"/>
              </w:rPr>
              <w:t>4.8</w:t>
            </w:r>
          </w:p>
        </w:tc>
        <w:tc>
          <w:tcPr>
            <w:tcW w:w="4294" w:type="dxa"/>
          </w:tcPr>
          <w:p w14:paraId="538A8341" w14:textId="23615FE9" w:rsidR="00F05ED3" w:rsidRPr="00814E7B" w:rsidRDefault="00F05ED3" w:rsidP="00F05ED3">
            <w:pPr>
              <w:pStyle w:val="CellBody"/>
              <w:rPr>
                <w:color w:val="auto"/>
                <w:lang w:val="ru-RU"/>
              </w:rPr>
            </w:pPr>
            <w:r w:rsidRPr="002F49D9">
              <w:rPr>
                <w:color w:val="auto"/>
                <w:lang w:val="ru-RU"/>
              </w:rPr>
              <w:t>[</w:t>
            </w:r>
            <w:r>
              <w:rPr>
                <w:color w:val="auto"/>
                <w:lang w:val="ru-RU"/>
              </w:rPr>
              <w:t>УДАЛЕНО</w:t>
            </w:r>
            <w:r w:rsidRPr="002F49D9">
              <w:rPr>
                <w:color w:val="auto"/>
                <w:lang w:val="ru-RU"/>
              </w:rPr>
              <w:t xml:space="preserve">]  </w:t>
            </w:r>
            <w:r>
              <w:rPr>
                <w:color w:val="auto"/>
                <w:lang w:val="ru-RU"/>
              </w:rPr>
              <w:t xml:space="preserve">Система </w:t>
            </w:r>
            <w:r w:rsidRPr="00F05ED3">
              <w:rPr>
                <w:color w:val="auto"/>
                <w:lang w:val="ru-RU"/>
              </w:rPr>
              <w:t>4.8</w:t>
            </w:r>
            <w:r>
              <w:rPr>
                <w:color w:val="auto"/>
                <w:lang w:val="ru-RU"/>
              </w:rPr>
              <w:t xml:space="preserve"> удалена </w:t>
            </w:r>
            <w:r w:rsidRPr="001004A7">
              <w:rPr>
                <w:color w:val="auto"/>
                <w:lang w:val="ru-RU"/>
              </w:rPr>
              <w:t xml:space="preserve">в соответствии с </w:t>
            </w:r>
            <w:r>
              <w:rPr>
                <w:color w:val="auto"/>
                <w:lang w:val="ru-RU"/>
              </w:rPr>
              <w:t xml:space="preserve">ревизией </w:t>
            </w:r>
            <w:r w:rsidRPr="00F05ED3">
              <w:rPr>
                <w:color w:val="auto"/>
                <w:lang w:val="ru-RU"/>
              </w:rPr>
              <w:t>7.0</w:t>
            </w:r>
            <w:r>
              <w:rPr>
                <w:color w:val="auto"/>
                <w:lang w:val="ru-RU"/>
              </w:rPr>
              <w:t>, спецификации Шеврон</w:t>
            </w:r>
          </w:p>
          <w:p w14:paraId="7F2103B5" w14:textId="565F840C" w:rsidR="00632B7F" w:rsidRPr="00F05ED3" w:rsidRDefault="00F05ED3" w:rsidP="00F05ED3">
            <w:pPr>
              <w:pStyle w:val="CellBody"/>
              <w:rPr>
                <w:color w:val="auto"/>
              </w:rPr>
            </w:pPr>
            <w:r w:rsidRPr="00761C70">
              <w:rPr>
                <w:color w:val="auto"/>
              </w:rPr>
              <w:t>[</w:t>
            </w:r>
            <w:r>
              <w:rPr>
                <w:color w:val="auto"/>
              </w:rPr>
              <w:t>DELETED</w:t>
            </w:r>
            <w:r w:rsidRPr="00761C70">
              <w:rPr>
                <w:color w:val="auto"/>
              </w:rPr>
              <w:t xml:space="preserve">] </w:t>
            </w:r>
            <w:r>
              <w:rPr>
                <w:color w:val="auto"/>
              </w:rPr>
              <w:t>System 4.8</w:t>
            </w:r>
            <w:r w:rsidRPr="00761C70">
              <w:rPr>
                <w:color w:val="auto"/>
              </w:rPr>
              <w:t xml:space="preserve"> </w:t>
            </w:r>
            <w:r>
              <w:rPr>
                <w:color w:val="auto"/>
              </w:rPr>
              <w:t>deleted</w:t>
            </w:r>
            <w:r w:rsidRPr="001004A7">
              <w:rPr>
                <w:color w:val="auto"/>
              </w:rPr>
              <w:t xml:space="preserve"> as per</w:t>
            </w:r>
            <w:r>
              <w:rPr>
                <w:color w:val="auto"/>
              </w:rPr>
              <w:t xml:space="preserve"> CVX</w:t>
            </w:r>
            <w:r w:rsidRPr="001004A7">
              <w:rPr>
                <w:color w:val="auto"/>
              </w:rPr>
              <w:t xml:space="preserve"> </w:t>
            </w:r>
            <w:r>
              <w:rPr>
                <w:color w:val="auto"/>
              </w:rPr>
              <w:t xml:space="preserve">COM –SU-5191- </w:t>
            </w:r>
            <w:r w:rsidR="00820879">
              <w:rPr>
                <w:color w:val="auto"/>
              </w:rPr>
              <w:t>8</w:t>
            </w:r>
            <w:r w:rsidR="00CF6A39">
              <w:rPr>
                <w:color w:val="auto"/>
              </w:rPr>
              <w:t>.0</w:t>
            </w:r>
            <w:r>
              <w:rPr>
                <w:color w:val="auto"/>
              </w:rPr>
              <w:t xml:space="preserve"> revision</w:t>
            </w:r>
          </w:p>
        </w:tc>
      </w:tr>
      <w:tr w:rsidR="00C32230" w:rsidRPr="00D57179" w14:paraId="423B938D" w14:textId="77777777" w:rsidTr="00EB02FE">
        <w:trPr>
          <w:trHeight w:val="57"/>
        </w:trPr>
        <w:tc>
          <w:tcPr>
            <w:tcW w:w="1345" w:type="dxa"/>
          </w:tcPr>
          <w:p w14:paraId="713D092E" w14:textId="1C4315C9" w:rsidR="00C32230" w:rsidRPr="00D634DC" w:rsidRDefault="00E9438C" w:rsidP="000C5531">
            <w:pPr>
              <w:pStyle w:val="CellBodyCentered"/>
              <w:rPr>
                <w:color w:val="auto"/>
              </w:rPr>
            </w:pPr>
            <w:r>
              <w:rPr>
                <w:color w:val="auto"/>
              </w:rPr>
              <w:t>U04</w:t>
            </w:r>
          </w:p>
        </w:tc>
        <w:tc>
          <w:tcPr>
            <w:tcW w:w="3811" w:type="dxa"/>
          </w:tcPr>
          <w:p w14:paraId="3FBD090B" w14:textId="625D2281" w:rsidR="00C32230" w:rsidRPr="00876E19" w:rsidRDefault="00C32230" w:rsidP="00C32230">
            <w:pPr>
              <w:pStyle w:val="CellBodyCentered"/>
              <w:rPr>
                <w:color w:val="auto"/>
              </w:rPr>
            </w:pPr>
            <w:proofErr w:type="spellStart"/>
            <w:r>
              <w:rPr>
                <w:color w:val="auto"/>
              </w:rPr>
              <w:t>Приложение</w:t>
            </w:r>
            <w:proofErr w:type="spellEnd"/>
            <w:r>
              <w:rPr>
                <w:color w:val="auto"/>
              </w:rPr>
              <w:t xml:space="preserve"> A, 12.1</w:t>
            </w:r>
          </w:p>
          <w:p w14:paraId="4D962318" w14:textId="09886965" w:rsidR="00C32230" w:rsidRDefault="00C32230" w:rsidP="00C32230">
            <w:pPr>
              <w:pStyle w:val="CellBodyCentered"/>
              <w:rPr>
                <w:color w:val="auto"/>
              </w:rPr>
            </w:pPr>
            <w:r>
              <w:rPr>
                <w:color w:val="auto"/>
              </w:rPr>
              <w:t>Appendix A, 12.1</w:t>
            </w:r>
          </w:p>
        </w:tc>
        <w:tc>
          <w:tcPr>
            <w:tcW w:w="4294" w:type="dxa"/>
          </w:tcPr>
          <w:p w14:paraId="63BB41F7" w14:textId="223AAA64" w:rsidR="00C32230" w:rsidRPr="00814E7B" w:rsidRDefault="00C32230" w:rsidP="00C32230">
            <w:pPr>
              <w:pStyle w:val="CellBody"/>
              <w:rPr>
                <w:color w:val="auto"/>
                <w:lang w:val="ru-RU"/>
              </w:rPr>
            </w:pPr>
            <w:r w:rsidRPr="002F49D9">
              <w:rPr>
                <w:color w:val="auto"/>
                <w:lang w:val="ru-RU"/>
              </w:rPr>
              <w:t>[</w:t>
            </w:r>
            <w:r>
              <w:rPr>
                <w:color w:val="auto"/>
                <w:lang w:val="ru-RU"/>
              </w:rPr>
              <w:t>УДАЛЕНО</w:t>
            </w:r>
            <w:r w:rsidRPr="002F49D9">
              <w:rPr>
                <w:color w:val="auto"/>
                <w:lang w:val="ru-RU"/>
              </w:rPr>
              <w:t xml:space="preserve">]  </w:t>
            </w:r>
            <w:r>
              <w:rPr>
                <w:color w:val="auto"/>
                <w:lang w:val="ru-RU"/>
              </w:rPr>
              <w:t xml:space="preserve">Покрытие </w:t>
            </w:r>
            <w:r>
              <w:rPr>
                <w:color w:val="auto"/>
              </w:rPr>
              <w:t>Intertherm</w:t>
            </w:r>
            <w:r w:rsidRPr="00C32230">
              <w:rPr>
                <w:color w:val="auto"/>
                <w:lang w:val="ru-RU"/>
              </w:rPr>
              <w:t xml:space="preserve"> 228</w:t>
            </w:r>
            <w:r>
              <w:rPr>
                <w:color w:val="auto"/>
              </w:rPr>
              <w:t>HS</w:t>
            </w:r>
            <w:r>
              <w:rPr>
                <w:color w:val="auto"/>
                <w:lang w:val="ru-RU"/>
              </w:rPr>
              <w:t xml:space="preserve"> удален</w:t>
            </w:r>
            <w:r w:rsidR="003E032A">
              <w:rPr>
                <w:color w:val="auto"/>
                <w:lang w:val="ru-RU"/>
              </w:rPr>
              <w:t>о</w:t>
            </w:r>
            <w:r>
              <w:rPr>
                <w:color w:val="auto"/>
                <w:lang w:val="ru-RU"/>
              </w:rPr>
              <w:t xml:space="preserve"> </w:t>
            </w:r>
            <w:r w:rsidR="003E032A">
              <w:rPr>
                <w:color w:val="auto"/>
                <w:lang w:val="ru-RU"/>
              </w:rPr>
              <w:t xml:space="preserve">из 12.1/12.4 </w:t>
            </w:r>
            <w:r w:rsidRPr="001004A7">
              <w:rPr>
                <w:color w:val="auto"/>
                <w:lang w:val="ru-RU"/>
              </w:rPr>
              <w:t xml:space="preserve">в соответствии с </w:t>
            </w:r>
            <w:r>
              <w:rPr>
                <w:color w:val="auto"/>
                <w:lang w:val="ru-RU"/>
              </w:rPr>
              <w:t xml:space="preserve">ревизией </w:t>
            </w:r>
            <w:r w:rsidRPr="00F05ED3">
              <w:rPr>
                <w:color w:val="auto"/>
                <w:lang w:val="ru-RU"/>
              </w:rPr>
              <w:t>7.0</w:t>
            </w:r>
            <w:r>
              <w:rPr>
                <w:color w:val="auto"/>
                <w:lang w:val="ru-RU"/>
              </w:rPr>
              <w:t>, спецификации Шеврон</w:t>
            </w:r>
          </w:p>
          <w:p w14:paraId="13CD3374" w14:textId="5ABAC2CE" w:rsidR="00C32230" w:rsidRPr="00C32230" w:rsidRDefault="00C32230" w:rsidP="00C32230">
            <w:pPr>
              <w:pStyle w:val="CellBody"/>
              <w:rPr>
                <w:color w:val="auto"/>
              </w:rPr>
            </w:pPr>
            <w:r w:rsidRPr="00761C70">
              <w:rPr>
                <w:color w:val="auto"/>
              </w:rPr>
              <w:t>[</w:t>
            </w:r>
            <w:r>
              <w:rPr>
                <w:color w:val="auto"/>
              </w:rPr>
              <w:t>DELETED</w:t>
            </w:r>
            <w:r w:rsidRPr="00761C70">
              <w:rPr>
                <w:color w:val="auto"/>
              </w:rPr>
              <w:t xml:space="preserve">] </w:t>
            </w:r>
            <w:r w:rsidR="003E032A">
              <w:rPr>
                <w:color w:val="auto"/>
              </w:rPr>
              <w:t>Coating Intertherm 228HS</w:t>
            </w:r>
            <w:r w:rsidRPr="00761C70">
              <w:rPr>
                <w:color w:val="auto"/>
              </w:rPr>
              <w:t xml:space="preserve"> </w:t>
            </w:r>
            <w:r>
              <w:rPr>
                <w:color w:val="auto"/>
              </w:rPr>
              <w:t>deleted</w:t>
            </w:r>
            <w:r w:rsidRPr="001004A7">
              <w:rPr>
                <w:color w:val="auto"/>
              </w:rPr>
              <w:t xml:space="preserve"> </w:t>
            </w:r>
            <w:r w:rsidR="003E032A">
              <w:rPr>
                <w:color w:val="auto"/>
              </w:rPr>
              <w:t>from 12.1</w:t>
            </w:r>
            <w:r w:rsidR="00FD279D">
              <w:rPr>
                <w:color w:val="auto"/>
              </w:rPr>
              <w:t xml:space="preserve">/12.4 </w:t>
            </w:r>
            <w:r w:rsidRPr="001004A7">
              <w:rPr>
                <w:color w:val="auto"/>
              </w:rPr>
              <w:t>as per</w:t>
            </w:r>
            <w:r>
              <w:rPr>
                <w:color w:val="auto"/>
              </w:rPr>
              <w:t xml:space="preserve"> CVX</w:t>
            </w:r>
            <w:r w:rsidRPr="001004A7">
              <w:rPr>
                <w:color w:val="auto"/>
              </w:rPr>
              <w:t xml:space="preserve"> </w:t>
            </w:r>
            <w:r>
              <w:rPr>
                <w:color w:val="auto"/>
              </w:rPr>
              <w:t xml:space="preserve">COM –SU-5191- </w:t>
            </w:r>
            <w:r w:rsidR="00820879">
              <w:rPr>
                <w:color w:val="auto"/>
              </w:rPr>
              <w:t>8</w:t>
            </w:r>
            <w:r>
              <w:rPr>
                <w:color w:val="auto"/>
              </w:rPr>
              <w:t>.0 revision</w:t>
            </w:r>
          </w:p>
        </w:tc>
      </w:tr>
      <w:tr w:rsidR="00522799" w:rsidRPr="00D57179" w14:paraId="260310AD" w14:textId="77777777" w:rsidTr="00EB02FE">
        <w:trPr>
          <w:trHeight w:val="57"/>
        </w:trPr>
        <w:tc>
          <w:tcPr>
            <w:tcW w:w="1345" w:type="dxa"/>
          </w:tcPr>
          <w:p w14:paraId="519D5ADA" w14:textId="54A7725F" w:rsidR="00522799" w:rsidRPr="00D634DC" w:rsidRDefault="00E9438C" w:rsidP="000C5531">
            <w:pPr>
              <w:pStyle w:val="CellBodyCentered"/>
              <w:rPr>
                <w:color w:val="auto"/>
              </w:rPr>
            </w:pPr>
            <w:r>
              <w:rPr>
                <w:color w:val="auto"/>
              </w:rPr>
              <w:t>U04</w:t>
            </w:r>
          </w:p>
        </w:tc>
        <w:tc>
          <w:tcPr>
            <w:tcW w:w="3811" w:type="dxa"/>
          </w:tcPr>
          <w:p w14:paraId="54B0F443" w14:textId="4195052F" w:rsidR="00522799" w:rsidRPr="00876E19" w:rsidRDefault="00522799" w:rsidP="00522799">
            <w:pPr>
              <w:pStyle w:val="CellBodyCentered"/>
              <w:rPr>
                <w:color w:val="auto"/>
              </w:rPr>
            </w:pPr>
            <w:proofErr w:type="spellStart"/>
            <w:r>
              <w:rPr>
                <w:color w:val="auto"/>
              </w:rPr>
              <w:t>Приложение</w:t>
            </w:r>
            <w:proofErr w:type="spellEnd"/>
            <w:r>
              <w:rPr>
                <w:color w:val="auto"/>
              </w:rPr>
              <w:t xml:space="preserve"> A, 3.2, 3.5,</w:t>
            </w:r>
            <w:r w:rsidR="00CA78EC">
              <w:rPr>
                <w:color w:val="auto"/>
              </w:rPr>
              <w:t xml:space="preserve"> </w:t>
            </w:r>
            <w:r>
              <w:rPr>
                <w:color w:val="auto"/>
              </w:rPr>
              <w:t>12.1</w:t>
            </w:r>
          </w:p>
          <w:p w14:paraId="1CB3352A" w14:textId="47BB43A1" w:rsidR="00522799" w:rsidRDefault="00522799" w:rsidP="00522799">
            <w:pPr>
              <w:pStyle w:val="CellBodyCentered"/>
              <w:rPr>
                <w:color w:val="auto"/>
              </w:rPr>
            </w:pPr>
            <w:r>
              <w:rPr>
                <w:color w:val="auto"/>
              </w:rPr>
              <w:t xml:space="preserve">Appendix A, </w:t>
            </w:r>
            <w:r w:rsidR="00CA78EC">
              <w:rPr>
                <w:color w:val="auto"/>
              </w:rPr>
              <w:t>3.2, 3.5, 12.1</w:t>
            </w:r>
          </w:p>
        </w:tc>
        <w:tc>
          <w:tcPr>
            <w:tcW w:w="4294" w:type="dxa"/>
          </w:tcPr>
          <w:p w14:paraId="42364221" w14:textId="5543D096" w:rsidR="00CA78EC" w:rsidRPr="00F029EB" w:rsidRDefault="00CA78EC" w:rsidP="00CA78EC">
            <w:pPr>
              <w:pStyle w:val="CellBody"/>
              <w:rPr>
                <w:color w:val="auto"/>
                <w:lang w:val="ru-RU"/>
              </w:rPr>
            </w:pPr>
            <w:r w:rsidRPr="00F029EB">
              <w:rPr>
                <w:color w:val="auto"/>
                <w:lang w:val="ru-RU"/>
              </w:rPr>
              <w:t xml:space="preserve">[ДОБАВЛЕНО]  </w:t>
            </w:r>
            <w:r>
              <w:rPr>
                <w:color w:val="auto"/>
                <w:lang w:val="ru-RU"/>
              </w:rPr>
              <w:t xml:space="preserve">Продукт компании </w:t>
            </w:r>
            <w:r>
              <w:rPr>
                <w:color w:val="auto"/>
              </w:rPr>
              <w:t>VMP</w:t>
            </w:r>
            <w:r w:rsidRPr="00CA78EC">
              <w:rPr>
                <w:color w:val="auto"/>
                <w:lang w:val="ru-RU"/>
              </w:rPr>
              <w:t xml:space="preserve"> </w:t>
            </w:r>
            <w:r>
              <w:rPr>
                <w:color w:val="auto"/>
                <w:lang w:val="ru-RU"/>
              </w:rPr>
              <w:t xml:space="preserve">на основании рекомендации эксперта </w:t>
            </w:r>
            <w:r w:rsidR="00163E27">
              <w:rPr>
                <w:color w:val="auto"/>
              </w:rPr>
              <w:t>C</w:t>
            </w:r>
            <w:r>
              <w:rPr>
                <w:color w:val="auto"/>
                <w:lang w:val="ru-RU"/>
              </w:rPr>
              <w:t>ТС</w:t>
            </w:r>
            <w:r w:rsidRPr="00F029EB">
              <w:rPr>
                <w:color w:val="auto"/>
                <w:lang w:val="ru-RU"/>
              </w:rPr>
              <w:t xml:space="preserve"> </w:t>
            </w:r>
          </w:p>
          <w:p w14:paraId="220B492D" w14:textId="6B405F80" w:rsidR="00522799" w:rsidRPr="00CA78EC" w:rsidRDefault="00CA78EC" w:rsidP="00CA78EC">
            <w:pPr>
              <w:pStyle w:val="CellBody"/>
              <w:rPr>
                <w:color w:val="auto"/>
              </w:rPr>
            </w:pPr>
            <w:r w:rsidRPr="00F029EB">
              <w:rPr>
                <w:color w:val="auto"/>
              </w:rPr>
              <w:t xml:space="preserve">[ADD] </w:t>
            </w:r>
            <w:r w:rsidR="00681662">
              <w:rPr>
                <w:color w:val="auto"/>
              </w:rPr>
              <w:t xml:space="preserve">VMP </w:t>
            </w:r>
            <w:r>
              <w:rPr>
                <w:color w:val="auto"/>
              </w:rPr>
              <w:t xml:space="preserve">products are added in accordance with </w:t>
            </w:r>
            <w:r w:rsidR="00163E27">
              <w:rPr>
                <w:color w:val="auto"/>
              </w:rPr>
              <w:t>C</w:t>
            </w:r>
            <w:r>
              <w:rPr>
                <w:color w:val="auto"/>
              </w:rPr>
              <w:t>TC recommendations</w:t>
            </w:r>
          </w:p>
        </w:tc>
      </w:tr>
    </w:tbl>
    <w:p w14:paraId="34CD85D5" w14:textId="77777777" w:rsidR="003E182B" w:rsidRPr="00761C70" w:rsidRDefault="003E182B">
      <w:pPr>
        <w:rPr>
          <w:b/>
        </w:rPr>
      </w:pPr>
      <w:r w:rsidRPr="00761C70">
        <w:rPr>
          <w:b/>
        </w:rPr>
        <w:br w:type="page"/>
      </w:r>
    </w:p>
    <w:p w14:paraId="5711AE5B" w14:textId="77777777" w:rsidR="00852C4D" w:rsidRPr="00F871D7" w:rsidRDefault="00852C4D" w:rsidP="008E4BF9">
      <w:pPr>
        <w:pStyle w:val="Contents"/>
        <w:outlineLvl w:val="0"/>
        <w:rPr>
          <w:color w:val="auto"/>
          <w:lang w:val="ru-RU"/>
        </w:rPr>
      </w:pPr>
      <w:r w:rsidRPr="00F871D7">
        <w:rPr>
          <w:color w:val="auto"/>
          <w:lang w:val="ru-RU"/>
        </w:rPr>
        <w:lastRenderedPageBreak/>
        <w:t>Содержание/</w:t>
      </w:r>
      <w:r w:rsidRPr="00D57179">
        <w:rPr>
          <w:color w:val="auto"/>
          <w:lang w:val="en-GB"/>
        </w:rPr>
        <w:t>CONTENTS</w:t>
      </w:r>
    </w:p>
    <w:p w14:paraId="395F1609" w14:textId="6BBC6C09" w:rsidR="004C5BC6" w:rsidRDefault="00FB7BBB">
      <w:pPr>
        <w:pStyle w:val="TOC1"/>
        <w:rPr>
          <w:rFonts w:asciiTheme="minorHAnsi" w:eastAsiaTheme="minorEastAsia" w:hAnsiTheme="minorHAnsi" w:cstheme="minorBidi"/>
          <w:b w:val="0"/>
          <w:caps w:val="0"/>
          <w:noProof/>
          <w:color w:val="auto"/>
        </w:rPr>
      </w:pPr>
      <w:r w:rsidRPr="00D57179">
        <w:rPr>
          <w:color w:val="auto"/>
          <w:lang w:val="en-GB"/>
        </w:rPr>
        <w:fldChar w:fldCharType="begin"/>
      </w:r>
      <w:r w:rsidR="00852C4D" w:rsidRPr="00D57179">
        <w:rPr>
          <w:color w:val="auto"/>
          <w:lang w:val="en-GB"/>
        </w:rPr>
        <w:instrText>TOC</w:instrText>
      </w:r>
      <w:r w:rsidR="00852C4D" w:rsidRPr="00D750DA">
        <w:rPr>
          <w:color w:val="auto"/>
        </w:rPr>
        <w:instrText xml:space="preserve"> \</w:instrText>
      </w:r>
      <w:r w:rsidR="00852C4D" w:rsidRPr="00D57179">
        <w:rPr>
          <w:color w:val="auto"/>
          <w:lang w:val="en-GB"/>
        </w:rPr>
        <w:instrText>o</w:instrText>
      </w:r>
      <w:r w:rsidR="00852C4D" w:rsidRPr="00D750DA">
        <w:rPr>
          <w:color w:val="auto"/>
        </w:rPr>
        <w:instrText xml:space="preserve"> "1-1" \</w:instrText>
      </w:r>
      <w:r w:rsidR="00852C4D" w:rsidRPr="00D57179">
        <w:rPr>
          <w:color w:val="auto"/>
          <w:lang w:val="en-GB"/>
        </w:rPr>
        <w:instrText>h</w:instrText>
      </w:r>
      <w:r w:rsidR="00852C4D" w:rsidRPr="00D750DA">
        <w:rPr>
          <w:color w:val="auto"/>
        </w:rPr>
        <w:instrText xml:space="preserve"> \</w:instrText>
      </w:r>
      <w:r w:rsidR="00852C4D" w:rsidRPr="00D57179">
        <w:rPr>
          <w:color w:val="auto"/>
          <w:lang w:val="en-GB"/>
        </w:rPr>
        <w:instrText>z</w:instrText>
      </w:r>
      <w:r w:rsidR="00852C4D" w:rsidRPr="00D750DA">
        <w:rPr>
          <w:color w:val="auto"/>
        </w:rPr>
        <w:instrText xml:space="preserve"> \</w:instrText>
      </w:r>
      <w:r w:rsidR="00852C4D" w:rsidRPr="00D57179">
        <w:rPr>
          <w:color w:val="auto"/>
          <w:lang w:val="en-GB"/>
        </w:rPr>
        <w:instrText>t</w:instrText>
      </w:r>
      <w:r w:rsidR="00852C4D" w:rsidRPr="00D750DA">
        <w:rPr>
          <w:color w:val="auto"/>
        </w:rPr>
        <w:instrText xml:space="preserve"> "</w:instrText>
      </w:r>
      <w:r w:rsidR="00852C4D" w:rsidRPr="00D57179">
        <w:rPr>
          <w:color w:val="auto"/>
          <w:lang w:val="en-GB"/>
        </w:rPr>
        <w:instrText>Heading</w:instrText>
      </w:r>
      <w:r w:rsidR="00852C4D" w:rsidRPr="00D750DA">
        <w:rPr>
          <w:color w:val="auto"/>
        </w:rPr>
        <w:instrText xml:space="preserve"> 2,2,</w:instrText>
      </w:r>
      <w:r w:rsidR="00852C4D" w:rsidRPr="00D57179">
        <w:rPr>
          <w:color w:val="auto"/>
          <w:lang w:val="en-GB"/>
        </w:rPr>
        <w:instrText>AppendixTitle</w:instrText>
      </w:r>
      <w:r w:rsidR="00852C4D" w:rsidRPr="00D750DA">
        <w:rPr>
          <w:color w:val="auto"/>
        </w:rPr>
        <w:instrText>,1,</w:instrText>
      </w:r>
      <w:r w:rsidR="00852C4D" w:rsidRPr="00D57179">
        <w:rPr>
          <w:color w:val="auto"/>
          <w:lang w:val="en-GB"/>
        </w:rPr>
        <w:instrText>TableTitle</w:instrText>
      </w:r>
      <w:r w:rsidR="00852C4D" w:rsidRPr="00D750DA">
        <w:rPr>
          <w:color w:val="auto"/>
        </w:rPr>
        <w:instrText>1,1,</w:instrText>
      </w:r>
      <w:r w:rsidR="00852C4D" w:rsidRPr="00D57179">
        <w:rPr>
          <w:color w:val="auto"/>
          <w:lang w:val="en-GB"/>
        </w:rPr>
        <w:instrText>FigureTitle</w:instrText>
      </w:r>
      <w:r w:rsidR="00852C4D" w:rsidRPr="00D750DA">
        <w:rPr>
          <w:color w:val="auto"/>
        </w:rPr>
        <w:instrText xml:space="preserve">,1" </w:instrText>
      </w:r>
      <w:r w:rsidRPr="00D57179">
        <w:rPr>
          <w:color w:val="auto"/>
          <w:lang w:val="en-GB"/>
        </w:rPr>
        <w:fldChar w:fldCharType="separate"/>
      </w:r>
      <w:hyperlink w:anchor="_Toc527015990" w:history="1">
        <w:r w:rsidR="004C5BC6" w:rsidRPr="00D36EA1">
          <w:rPr>
            <w:rStyle w:val="Hyperlink"/>
            <w:rFonts w:ascii="Arial" w:hAnsi="Arial"/>
            <w:noProof/>
            <w:lang w:val="en-GB"/>
          </w:rPr>
          <w:t>1.0</w:t>
        </w:r>
        <w:r w:rsidR="004C5BC6">
          <w:rPr>
            <w:rFonts w:asciiTheme="minorHAnsi" w:eastAsiaTheme="minorEastAsia" w:hAnsiTheme="minorHAnsi" w:cstheme="minorBidi"/>
            <w:b w:val="0"/>
            <w:caps w:val="0"/>
            <w:noProof/>
            <w:color w:val="auto"/>
          </w:rPr>
          <w:tab/>
        </w:r>
        <w:r w:rsidR="004C5BC6" w:rsidRPr="00D36EA1">
          <w:rPr>
            <w:rStyle w:val="Hyperlink"/>
            <w:noProof/>
            <w:lang w:val="en-GB"/>
          </w:rPr>
          <w:t>ОБЛАСТЬ ПРИМЕНЕНИЯ</w:t>
        </w:r>
        <w:r w:rsidR="004C5BC6">
          <w:rPr>
            <w:noProof/>
            <w:webHidden/>
          </w:rPr>
          <w:tab/>
        </w:r>
        <w:r w:rsidR="004C5BC6">
          <w:rPr>
            <w:noProof/>
            <w:webHidden/>
          </w:rPr>
          <w:fldChar w:fldCharType="begin"/>
        </w:r>
        <w:r w:rsidR="004C5BC6">
          <w:rPr>
            <w:noProof/>
            <w:webHidden/>
          </w:rPr>
          <w:instrText xml:space="preserve"> PAGEREF _Toc527015990 \h </w:instrText>
        </w:r>
        <w:r w:rsidR="004C5BC6">
          <w:rPr>
            <w:noProof/>
            <w:webHidden/>
          </w:rPr>
        </w:r>
        <w:r w:rsidR="004C5BC6">
          <w:rPr>
            <w:noProof/>
            <w:webHidden/>
          </w:rPr>
          <w:fldChar w:fldCharType="separate"/>
        </w:r>
        <w:r w:rsidR="0001037B">
          <w:rPr>
            <w:noProof/>
            <w:webHidden/>
          </w:rPr>
          <w:t>9</w:t>
        </w:r>
        <w:r w:rsidR="004C5BC6">
          <w:rPr>
            <w:noProof/>
            <w:webHidden/>
          </w:rPr>
          <w:fldChar w:fldCharType="end"/>
        </w:r>
      </w:hyperlink>
    </w:p>
    <w:p w14:paraId="0FDD372E" w14:textId="53D916B5" w:rsidR="004C5BC6" w:rsidRDefault="004C5BC6">
      <w:pPr>
        <w:pStyle w:val="TOC1"/>
        <w:rPr>
          <w:rFonts w:asciiTheme="minorHAnsi" w:eastAsiaTheme="minorEastAsia" w:hAnsiTheme="minorHAnsi" w:cstheme="minorBidi"/>
          <w:b w:val="0"/>
          <w:caps w:val="0"/>
          <w:noProof/>
          <w:color w:val="auto"/>
        </w:rPr>
      </w:pPr>
      <w:hyperlink w:anchor="_Toc527015991" w:history="1">
        <w:r w:rsidRPr="00D36EA1">
          <w:rPr>
            <w:rStyle w:val="Hyperlink"/>
            <w:rFonts w:ascii="Arial" w:hAnsi="Arial"/>
            <w:noProof/>
            <w:lang w:val="en-GB"/>
          </w:rPr>
          <w:t>2.0</w:t>
        </w:r>
        <w:r>
          <w:rPr>
            <w:rFonts w:asciiTheme="minorHAnsi" w:eastAsiaTheme="minorEastAsia" w:hAnsiTheme="minorHAnsi" w:cstheme="minorBidi"/>
            <w:b w:val="0"/>
            <w:caps w:val="0"/>
            <w:noProof/>
            <w:color w:val="auto"/>
          </w:rPr>
          <w:tab/>
        </w:r>
        <w:r w:rsidRPr="00D36EA1">
          <w:rPr>
            <w:rStyle w:val="Hyperlink"/>
            <w:noProof/>
            <w:lang w:val="en-GB"/>
          </w:rPr>
          <w:t>ССЫЛОЧНЫЕ ДОКУМЕНТЫ</w:t>
        </w:r>
        <w:r>
          <w:rPr>
            <w:noProof/>
            <w:webHidden/>
          </w:rPr>
          <w:tab/>
        </w:r>
        <w:r>
          <w:rPr>
            <w:noProof/>
            <w:webHidden/>
          </w:rPr>
          <w:fldChar w:fldCharType="begin"/>
        </w:r>
        <w:r>
          <w:rPr>
            <w:noProof/>
            <w:webHidden/>
          </w:rPr>
          <w:instrText xml:space="preserve"> PAGEREF _Toc527015991 \h </w:instrText>
        </w:r>
        <w:r>
          <w:rPr>
            <w:noProof/>
            <w:webHidden/>
          </w:rPr>
        </w:r>
        <w:r>
          <w:rPr>
            <w:noProof/>
            <w:webHidden/>
          </w:rPr>
          <w:fldChar w:fldCharType="separate"/>
        </w:r>
        <w:r w:rsidR="0001037B">
          <w:rPr>
            <w:noProof/>
            <w:webHidden/>
          </w:rPr>
          <w:t>9</w:t>
        </w:r>
        <w:r>
          <w:rPr>
            <w:noProof/>
            <w:webHidden/>
          </w:rPr>
          <w:fldChar w:fldCharType="end"/>
        </w:r>
      </w:hyperlink>
    </w:p>
    <w:p w14:paraId="349AA65F" w14:textId="6C83118F" w:rsidR="004C5BC6" w:rsidRDefault="004C5BC6">
      <w:pPr>
        <w:pStyle w:val="TOC2"/>
        <w:rPr>
          <w:rFonts w:asciiTheme="minorHAnsi" w:hAnsiTheme="minorHAnsi" w:cstheme="minorBidi"/>
        </w:rPr>
      </w:pPr>
      <w:hyperlink w:anchor="_Toc527015992" w:history="1">
        <w:r w:rsidRPr="00D36EA1">
          <w:rPr>
            <w:rStyle w:val="Hyperlink"/>
            <w:lang w:val="ru-RU"/>
          </w:rPr>
          <w:t>2.1</w:t>
        </w:r>
        <w:r>
          <w:rPr>
            <w:rFonts w:asciiTheme="minorHAnsi" w:hAnsiTheme="minorHAnsi" w:cstheme="minorBidi"/>
          </w:rPr>
          <w:tab/>
        </w:r>
        <w:r w:rsidRPr="00D36EA1">
          <w:rPr>
            <w:rStyle w:val="Hyperlink"/>
            <w:lang w:val="en-GB"/>
          </w:rPr>
          <w:t xml:space="preserve">Документы </w:t>
        </w:r>
        <w:r w:rsidRPr="00D36EA1">
          <w:rPr>
            <w:rStyle w:val="Hyperlink"/>
            <w:lang w:val="ru-RU"/>
          </w:rPr>
          <w:t>ТШО</w:t>
        </w:r>
        <w:r>
          <w:rPr>
            <w:webHidden/>
          </w:rPr>
          <w:tab/>
        </w:r>
        <w:r>
          <w:rPr>
            <w:webHidden/>
          </w:rPr>
          <w:fldChar w:fldCharType="begin"/>
        </w:r>
        <w:r>
          <w:rPr>
            <w:webHidden/>
          </w:rPr>
          <w:instrText xml:space="preserve"> PAGEREF _Toc527015992 \h </w:instrText>
        </w:r>
        <w:r>
          <w:rPr>
            <w:webHidden/>
          </w:rPr>
        </w:r>
        <w:r>
          <w:rPr>
            <w:webHidden/>
          </w:rPr>
          <w:fldChar w:fldCharType="separate"/>
        </w:r>
        <w:r w:rsidR="0001037B">
          <w:rPr>
            <w:webHidden/>
          </w:rPr>
          <w:t>9</w:t>
        </w:r>
        <w:r>
          <w:rPr>
            <w:webHidden/>
          </w:rPr>
          <w:fldChar w:fldCharType="end"/>
        </w:r>
      </w:hyperlink>
    </w:p>
    <w:p w14:paraId="2BED4901" w14:textId="38AE754B" w:rsidR="004C5BC6" w:rsidRDefault="004C5BC6">
      <w:pPr>
        <w:pStyle w:val="TOC2"/>
        <w:rPr>
          <w:rFonts w:asciiTheme="minorHAnsi" w:hAnsiTheme="minorHAnsi" w:cstheme="minorBidi"/>
        </w:rPr>
      </w:pPr>
      <w:hyperlink w:anchor="_Toc527015993" w:history="1">
        <w:r w:rsidRPr="00D36EA1">
          <w:rPr>
            <w:rStyle w:val="Hyperlink"/>
            <w:lang w:val="ru-RU"/>
          </w:rPr>
          <w:t>2.2</w:t>
        </w:r>
        <w:r>
          <w:rPr>
            <w:rFonts w:asciiTheme="minorHAnsi" w:hAnsiTheme="minorHAnsi" w:cstheme="minorBidi"/>
          </w:rPr>
          <w:tab/>
        </w:r>
        <w:r w:rsidRPr="00D36EA1">
          <w:rPr>
            <w:rStyle w:val="Hyperlink"/>
            <w:lang w:val="ru-RU"/>
          </w:rPr>
          <w:t>Отраслевые нормы и стандарты</w:t>
        </w:r>
        <w:r>
          <w:rPr>
            <w:webHidden/>
          </w:rPr>
          <w:tab/>
        </w:r>
        <w:r>
          <w:rPr>
            <w:webHidden/>
          </w:rPr>
          <w:fldChar w:fldCharType="begin"/>
        </w:r>
        <w:r>
          <w:rPr>
            <w:webHidden/>
          </w:rPr>
          <w:instrText xml:space="preserve"> PAGEREF _Toc527015993 \h </w:instrText>
        </w:r>
        <w:r>
          <w:rPr>
            <w:webHidden/>
          </w:rPr>
        </w:r>
        <w:r>
          <w:rPr>
            <w:webHidden/>
          </w:rPr>
          <w:fldChar w:fldCharType="separate"/>
        </w:r>
        <w:r w:rsidR="0001037B">
          <w:rPr>
            <w:webHidden/>
          </w:rPr>
          <w:t>9</w:t>
        </w:r>
        <w:r>
          <w:rPr>
            <w:webHidden/>
          </w:rPr>
          <w:fldChar w:fldCharType="end"/>
        </w:r>
      </w:hyperlink>
    </w:p>
    <w:p w14:paraId="49167192" w14:textId="1F86CACE" w:rsidR="004C5BC6" w:rsidRDefault="004C5BC6">
      <w:pPr>
        <w:pStyle w:val="TOC2"/>
        <w:rPr>
          <w:rFonts w:asciiTheme="minorHAnsi" w:hAnsiTheme="minorHAnsi" w:cstheme="minorBidi"/>
        </w:rPr>
      </w:pPr>
      <w:hyperlink w:anchor="_Toc527015994" w:history="1">
        <w:r w:rsidRPr="00D36EA1">
          <w:rPr>
            <w:rStyle w:val="Hyperlink"/>
            <w:lang w:val="ru-RU"/>
          </w:rPr>
          <w:t>2.3</w:t>
        </w:r>
        <w:r>
          <w:rPr>
            <w:rFonts w:asciiTheme="minorHAnsi" w:hAnsiTheme="minorHAnsi" w:cstheme="minorBidi"/>
          </w:rPr>
          <w:tab/>
        </w:r>
        <w:r w:rsidRPr="00D36EA1">
          <w:rPr>
            <w:rStyle w:val="Hyperlink"/>
            <w:lang w:val="ru-RU"/>
          </w:rPr>
          <w:t>Разрешение противоречий в требованиях</w:t>
        </w:r>
        <w:r>
          <w:rPr>
            <w:webHidden/>
          </w:rPr>
          <w:tab/>
        </w:r>
        <w:r>
          <w:rPr>
            <w:webHidden/>
          </w:rPr>
          <w:fldChar w:fldCharType="begin"/>
        </w:r>
        <w:r>
          <w:rPr>
            <w:webHidden/>
          </w:rPr>
          <w:instrText xml:space="preserve"> PAGEREF _Toc527015994 \h </w:instrText>
        </w:r>
        <w:r>
          <w:rPr>
            <w:webHidden/>
          </w:rPr>
        </w:r>
        <w:r>
          <w:rPr>
            <w:webHidden/>
          </w:rPr>
          <w:fldChar w:fldCharType="separate"/>
        </w:r>
        <w:r w:rsidR="0001037B">
          <w:rPr>
            <w:webHidden/>
          </w:rPr>
          <w:t>10</w:t>
        </w:r>
        <w:r>
          <w:rPr>
            <w:webHidden/>
          </w:rPr>
          <w:fldChar w:fldCharType="end"/>
        </w:r>
      </w:hyperlink>
    </w:p>
    <w:p w14:paraId="7D0FCF71" w14:textId="6B5BB50F" w:rsidR="004C5BC6" w:rsidRDefault="004C5BC6">
      <w:pPr>
        <w:pStyle w:val="TOC1"/>
        <w:rPr>
          <w:rFonts w:asciiTheme="minorHAnsi" w:eastAsiaTheme="minorEastAsia" w:hAnsiTheme="minorHAnsi" w:cstheme="minorBidi"/>
          <w:b w:val="0"/>
          <w:caps w:val="0"/>
          <w:noProof/>
          <w:color w:val="auto"/>
        </w:rPr>
      </w:pPr>
      <w:hyperlink w:anchor="_Toc527015995" w:history="1">
        <w:r w:rsidRPr="00D36EA1">
          <w:rPr>
            <w:rStyle w:val="Hyperlink"/>
            <w:rFonts w:ascii="Arial" w:hAnsi="Arial"/>
            <w:noProof/>
            <w:lang w:val="en-GB"/>
          </w:rPr>
          <w:t>3.0</w:t>
        </w:r>
        <w:r>
          <w:rPr>
            <w:rFonts w:asciiTheme="minorHAnsi" w:eastAsiaTheme="minorEastAsia" w:hAnsiTheme="minorHAnsi" w:cstheme="minorBidi"/>
            <w:b w:val="0"/>
            <w:caps w:val="0"/>
            <w:noProof/>
            <w:color w:val="auto"/>
          </w:rPr>
          <w:tab/>
        </w:r>
        <w:r w:rsidRPr="00D36EA1">
          <w:rPr>
            <w:rStyle w:val="Hyperlink"/>
            <w:noProof/>
            <w:lang w:val="en-GB"/>
          </w:rPr>
          <w:t>ТЕРМИНОЛОГИЯ</w:t>
        </w:r>
        <w:r>
          <w:rPr>
            <w:noProof/>
            <w:webHidden/>
          </w:rPr>
          <w:tab/>
        </w:r>
        <w:r>
          <w:rPr>
            <w:noProof/>
            <w:webHidden/>
          </w:rPr>
          <w:fldChar w:fldCharType="begin"/>
        </w:r>
        <w:r>
          <w:rPr>
            <w:noProof/>
            <w:webHidden/>
          </w:rPr>
          <w:instrText xml:space="preserve"> PAGEREF _Toc527015995 \h </w:instrText>
        </w:r>
        <w:r>
          <w:rPr>
            <w:noProof/>
            <w:webHidden/>
          </w:rPr>
        </w:r>
        <w:r>
          <w:rPr>
            <w:noProof/>
            <w:webHidden/>
          </w:rPr>
          <w:fldChar w:fldCharType="separate"/>
        </w:r>
        <w:r w:rsidR="0001037B">
          <w:rPr>
            <w:noProof/>
            <w:webHidden/>
          </w:rPr>
          <w:t>10</w:t>
        </w:r>
        <w:r>
          <w:rPr>
            <w:noProof/>
            <w:webHidden/>
          </w:rPr>
          <w:fldChar w:fldCharType="end"/>
        </w:r>
      </w:hyperlink>
    </w:p>
    <w:p w14:paraId="62962759" w14:textId="3D38DD97" w:rsidR="004C5BC6" w:rsidRDefault="004C5BC6">
      <w:pPr>
        <w:pStyle w:val="TOC2"/>
        <w:rPr>
          <w:rFonts w:asciiTheme="minorHAnsi" w:hAnsiTheme="minorHAnsi" w:cstheme="minorBidi"/>
        </w:rPr>
      </w:pPr>
      <w:hyperlink w:anchor="_Toc527015996" w:history="1">
        <w:r w:rsidRPr="00D36EA1">
          <w:rPr>
            <w:rStyle w:val="Hyperlink"/>
            <w:lang w:val="ru-RU"/>
          </w:rPr>
          <w:t>3.1</w:t>
        </w:r>
        <w:r>
          <w:rPr>
            <w:rFonts w:asciiTheme="minorHAnsi" w:hAnsiTheme="minorHAnsi" w:cstheme="minorBidi"/>
          </w:rPr>
          <w:tab/>
        </w:r>
        <w:r w:rsidRPr="00D36EA1">
          <w:rPr>
            <w:rStyle w:val="Hyperlink"/>
            <w:lang w:val="en-GB"/>
          </w:rPr>
          <w:t>Сокращения</w:t>
        </w:r>
        <w:r>
          <w:rPr>
            <w:webHidden/>
          </w:rPr>
          <w:tab/>
        </w:r>
        <w:r>
          <w:rPr>
            <w:webHidden/>
          </w:rPr>
          <w:fldChar w:fldCharType="begin"/>
        </w:r>
        <w:r>
          <w:rPr>
            <w:webHidden/>
          </w:rPr>
          <w:instrText xml:space="preserve"> PAGEREF _Toc527015996 \h </w:instrText>
        </w:r>
        <w:r>
          <w:rPr>
            <w:webHidden/>
          </w:rPr>
        </w:r>
        <w:r>
          <w:rPr>
            <w:webHidden/>
          </w:rPr>
          <w:fldChar w:fldCharType="separate"/>
        </w:r>
        <w:r w:rsidR="0001037B">
          <w:rPr>
            <w:webHidden/>
          </w:rPr>
          <w:t>10</w:t>
        </w:r>
        <w:r>
          <w:rPr>
            <w:webHidden/>
          </w:rPr>
          <w:fldChar w:fldCharType="end"/>
        </w:r>
      </w:hyperlink>
    </w:p>
    <w:p w14:paraId="35706091" w14:textId="27E498A5" w:rsidR="004C5BC6" w:rsidRDefault="004C5BC6">
      <w:pPr>
        <w:pStyle w:val="TOC2"/>
        <w:rPr>
          <w:rFonts w:asciiTheme="minorHAnsi" w:hAnsiTheme="minorHAnsi" w:cstheme="minorBidi"/>
        </w:rPr>
      </w:pPr>
      <w:hyperlink w:anchor="_Toc527015997" w:history="1">
        <w:r w:rsidRPr="00D36EA1">
          <w:rPr>
            <w:rStyle w:val="Hyperlink"/>
            <w:lang w:val="en-GB"/>
          </w:rPr>
          <w:t>3.2</w:t>
        </w:r>
        <w:r>
          <w:rPr>
            <w:rFonts w:asciiTheme="minorHAnsi" w:hAnsiTheme="minorHAnsi" w:cstheme="minorBidi"/>
          </w:rPr>
          <w:tab/>
        </w:r>
        <w:r w:rsidRPr="00D36EA1">
          <w:rPr>
            <w:rStyle w:val="Hyperlink"/>
            <w:lang w:val="en-GB"/>
          </w:rPr>
          <w:t>Определения</w:t>
        </w:r>
        <w:r>
          <w:rPr>
            <w:webHidden/>
          </w:rPr>
          <w:tab/>
        </w:r>
        <w:r>
          <w:rPr>
            <w:webHidden/>
          </w:rPr>
          <w:fldChar w:fldCharType="begin"/>
        </w:r>
        <w:r>
          <w:rPr>
            <w:webHidden/>
          </w:rPr>
          <w:instrText xml:space="preserve"> PAGEREF _Toc527015997 \h </w:instrText>
        </w:r>
        <w:r>
          <w:rPr>
            <w:webHidden/>
          </w:rPr>
        </w:r>
        <w:r>
          <w:rPr>
            <w:webHidden/>
          </w:rPr>
          <w:fldChar w:fldCharType="separate"/>
        </w:r>
        <w:r w:rsidR="0001037B">
          <w:rPr>
            <w:webHidden/>
          </w:rPr>
          <w:t>10</w:t>
        </w:r>
        <w:r>
          <w:rPr>
            <w:webHidden/>
          </w:rPr>
          <w:fldChar w:fldCharType="end"/>
        </w:r>
      </w:hyperlink>
    </w:p>
    <w:p w14:paraId="33356F59" w14:textId="066596BA" w:rsidR="004C5BC6" w:rsidRDefault="004C5BC6">
      <w:pPr>
        <w:pStyle w:val="TOC1"/>
        <w:rPr>
          <w:rFonts w:asciiTheme="minorHAnsi" w:eastAsiaTheme="minorEastAsia" w:hAnsiTheme="minorHAnsi" w:cstheme="minorBidi"/>
          <w:b w:val="0"/>
          <w:caps w:val="0"/>
          <w:noProof/>
          <w:color w:val="auto"/>
        </w:rPr>
      </w:pPr>
      <w:hyperlink w:anchor="_Toc527015998" w:history="1">
        <w:r w:rsidRPr="00D36EA1">
          <w:rPr>
            <w:rStyle w:val="Hyperlink"/>
            <w:rFonts w:ascii="Arial" w:hAnsi="Arial"/>
            <w:noProof/>
            <w:lang w:val="en-GB"/>
          </w:rPr>
          <w:t>4.0</w:t>
        </w:r>
        <w:r>
          <w:rPr>
            <w:rFonts w:asciiTheme="minorHAnsi" w:eastAsiaTheme="minorEastAsia" w:hAnsiTheme="minorHAnsi" w:cstheme="minorBidi"/>
            <w:b w:val="0"/>
            <w:caps w:val="0"/>
            <w:noProof/>
            <w:color w:val="auto"/>
          </w:rPr>
          <w:tab/>
        </w:r>
        <w:r w:rsidRPr="00D36EA1">
          <w:rPr>
            <w:rStyle w:val="Hyperlink"/>
            <w:noProof/>
            <w:lang w:val="en-GB"/>
          </w:rPr>
          <w:t>Выбор системы</w:t>
        </w:r>
        <w:r>
          <w:rPr>
            <w:noProof/>
            <w:webHidden/>
          </w:rPr>
          <w:tab/>
        </w:r>
        <w:r>
          <w:rPr>
            <w:noProof/>
            <w:webHidden/>
          </w:rPr>
          <w:fldChar w:fldCharType="begin"/>
        </w:r>
        <w:r>
          <w:rPr>
            <w:noProof/>
            <w:webHidden/>
          </w:rPr>
          <w:instrText xml:space="preserve"> PAGEREF _Toc527015998 \h </w:instrText>
        </w:r>
        <w:r>
          <w:rPr>
            <w:noProof/>
            <w:webHidden/>
          </w:rPr>
        </w:r>
        <w:r>
          <w:rPr>
            <w:noProof/>
            <w:webHidden/>
          </w:rPr>
          <w:fldChar w:fldCharType="separate"/>
        </w:r>
        <w:r w:rsidR="0001037B">
          <w:rPr>
            <w:noProof/>
            <w:webHidden/>
          </w:rPr>
          <w:t>11</w:t>
        </w:r>
        <w:r>
          <w:rPr>
            <w:noProof/>
            <w:webHidden/>
          </w:rPr>
          <w:fldChar w:fldCharType="end"/>
        </w:r>
      </w:hyperlink>
    </w:p>
    <w:p w14:paraId="23FD668D" w14:textId="6C5B7F55" w:rsidR="004C5BC6" w:rsidRDefault="004C5BC6">
      <w:pPr>
        <w:pStyle w:val="TOC1"/>
        <w:rPr>
          <w:rFonts w:asciiTheme="minorHAnsi" w:eastAsiaTheme="minorEastAsia" w:hAnsiTheme="minorHAnsi" w:cstheme="minorBidi"/>
          <w:b w:val="0"/>
          <w:caps w:val="0"/>
          <w:noProof/>
          <w:color w:val="auto"/>
        </w:rPr>
      </w:pPr>
      <w:hyperlink w:anchor="_Toc527015999" w:history="1">
        <w:r w:rsidRPr="00D36EA1">
          <w:rPr>
            <w:rStyle w:val="Hyperlink"/>
            <w:rFonts w:ascii="Arial" w:hAnsi="Arial"/>
            <w:noProof/>
            <w:lang w:val="ru-RU"/>
          </w:rPr>
          <w:t>5.0</w:t>
        </w:r>
        <w:r>
          <w:rPr>
            <w:rFonts w:asciiTheme="minorHAnsi" w:eastAsiaTheme="minorEastAsia" w:hAnsiTheme="minorHAnsi" w:cstheme="minorBidi"/>
            <w:b w:val="0"/>
            <w:caps w:val="0"/>
            <w:noProof/>
            <w:color w:val="auto"/>
          </w:rPr>
          <w:tab/>
        </w:r>
        <w:r w:rsidRPr="00D36EA1">
          <w:rPr>
            <w:rStyle w:val="Hyperlink"/>
            <w:noProof/>
          </w:rPr>
          <w:t>Таблица совместимости покрытий</w:t>
        </w:r>
        <w:r>
          <w:rPr>
            <w:noProof/>
            <w:webHidden/>
          </w:rPr>
          <w:tab/>
        </w:r>
        <w:r>
          <w:rPr>
            <w:noProof/>
            <w:webHidden/>
          </w:rPr>
          <w:fldChar w:fldCharType="begin"/>
        </w:r>
        <w:r>
          <w:rPr>
            <w:noProof/>
            <w:webHidden/>
          </w:rPr>
          <w:instrText xml:space="preserve"> PAGEREF _Toc527015999 \h </w:instrText>
        </w:r>
        <w:r>
          <w:rPr>
            <w:noProof/>
            <w:webHidden/>
          </w:rPr>
        </w:r>
        <w:r>
          <w:rPr>
            <w:noProof/>
            <w:webHidden/>
          </w:rPr>
          <w:fldChar w:fldCharType="separate"/>
        </w:r>
        <w:r w:rsidR="0001037B">
          <w:rPr>
            <w:noProof/>
            <w:webHidden/>
          </w:rPr>
          <w:t>16</w:t>
        </w:r>
        <w:r>
          <w:rPr>
            <w:noProof/>
            <w:webHidden/>
          </w:rPr>
          <w:fldChar w:fldCharType="end"/>
        </w:r>
      </w:hyperlink>
    </w:p>
    <w:p w14:paraId="4B53F20F" w14:textId="2639D814" w:rsidR="004C5BC6" w:rsidRDefault="004C5BC6">
      <w:pPr>
        <w:pStyle w:val="TOC1"/>
        <w:rPr>
          <w:rFonts w:asciiTheme="minorHAnsi" w:eastAsiaTheme="minorEastAsia" w:hAnsiTheme="minorHAnsi" w:cstheme="minorBidi"/>
          <w:b w:val="0"/>
          <w:caps w:val="0"/>
          <w:noProof/>
          <w:color w:val="auto"/>
        </w:rPr>
      </w:pPr>
      <w:hyperlink w:anchor="_Toc527016000" w:history="1">
        <w:r w:rsidRPr="00D36EA1">
          <w:rPr>
            <w:rStyle w:val="Hyperlink"/>
            <w:rFonts w:ascii="Arial" w:hAnsi="Arial"/>
            <w:noProof/>
            <w:lang w:val="ru-RU"/>
          </w:rPr>
          <w:t>6.0</w:t>
        </w:r>
        <w:r>
          <w:rPr>
            <w:rFonts w:asciiTheme="minorHAnsi" w:eastAsiaTheme="minorEastAsia" w:hAnsiTheme="minorHAnsi" w:cstheme="minorBidi"/>
            <w:b w:val="0"/>
            <w:caps w:val="0"/>
            <w:noProof/>
            <w:color w:val="auto"/>
          </w:rPr>
          <w:tab/>
        </w:r>
        <w:r w:rsidRPr="00D36EA1">
          <w:rPr>
            <w:rStyle w:val="Hyperlink"/>
            <w:noProof/>
            <w:lang w:val="ru-RU"/>
          </w:rPr>
          <w:t>Перечень систем покрытия</w:t>
        </w:r>
        <w:r>
          <w:rPr>
            <w:noProof/>
            <w:webHidden/>
          </w:rPr>
          <w:tab/>
        </w:r>
        <w:r>
          <w:rPr>
            <w:noProof/>
            <w:webHidden/>
          </w:rPr>
          <w:fldChar w:fldCharType="begin"/>
        </w:r>
        <w:r>
          <w:rPr>
            <w:noProof/>
            <w:webHidden/>
          </w:rPr>
          <w:instrText xml:space="preserve"> PAGEREF _Toc527016000 \h </w:instrText>
        </w:r>
        <w:r>
          <w:rPr>
            <w:noProof/>
            <w:webHidden/>
          </w:rPr>
        </w:r>
        <w:r>
          <w:rPr>
            <w:noProof/>
            <w:webHidden/>
          </w:rPr>
          <w:fldChar w:fldCharType="separate"/>
        </w:r>
        <w:r w:rsidR="0001037B">
          <w:rPr>
            <w:noProof/>
            <w:webHidden/>
          </w:rPr>
          <w:t>16</w:t>
        </w:r>
        <w:r>
          <w:rPr>
            <w:noProof/>
            <w:webHidden/>
          </w:rPr>
          <w:fldChar w:fldCharType="end"/>
        </w:r>
      </w:hyperlink>
    </w:p>
    <w:p w14:paraId="6E7A042F" w14:textId="29DCEB21" w:rsidR="004C5BC6" w:rsidRDefault="004C5BC6">
      <w:pPr>
        <w:pStyle w:val="TOC2"/>
        <w:rPr>
          <w:rFonts w:asciiTheme="minorHAnsi" w:hAnsiTheme="minorHAnsi" w:cstheme="minorBidi"/>
        </w:rPr>
      </w:pPr>
      <w:hyperlink w:anchor="_Toc527016001" w:history="1">
        <w:r w:rsidRPr="00D36EA1">
          <w:rPr>
            <w:rStyle w:val="Hyperlink"/>
            <w:lang w:val="en-GB"/>
          </w:rPr>
          <w:t>6.1</w:t>
        </w:r>
        <w:r>
          <w:rPr>
            <w:rFonts w:asciiTheme="minorHAnsi" w:hAnsiTheme="minorHAnsi" w:cstheme="minorBidi"/>
          </w:rPr>
          <w:tab/>
        </w:r>
        <w:r w:rsidRPr="00D36EA1">
          <w:rPr>
            <w:rStyle w:val="Hyperlink"/>
            <w:lang w:val="en-GB"/>
          </w:rPr>
          <w:t>Только грунтовочные системы</w:t>
        </w:r>
        <w:r>
          <w:rPr>
            <w:webHidden/>
          </w:rPr>
          <w:tab/>
        </w:r>
        <w:r>
          <w:rPr>
            <w:webHidden/>
          </w:rPr>
          <w:fldChar w:fldCharType="begin"/>
        </w:r>
        <w:r>
          <w:rPr>
            <w:webHidden/>
          </w:rPr>
          <w:instrText xml:space="preserve"> PAGEREF _Toc527016001 \h </w:instrText>
        </w:r>
        <w:r>
          <w:rPr>
            <w:webHidden/>
          </w:rPr>
        </w:r>
        <w:r>
          <w:rPr>
            <w:webHidden/>
          </w:rPr>
          <w:fldChar w:fldCharType="separate"/>
        </w:r>
        <w:r w:rsidR="0001037B">
          <w:rPr>
            <w:webHidden/>
          </w:rPr>
          <w:t>16</w:t>
        </w:r>
        <w:r>
          <w:rPr>
            <w:webHidden/>
          </w:rPr>
          <w:fldChar w:fldCharType="end"/>
        </w:r>
      </w:hyperlink>
    </w:p>
    <w:p w14:paraId="59FF7E00" w14:textId="5EFE581D" w:rsidR="004C5BC6" w:rsidRDefault="004C5BC6">
      <w:pPr>
        <w:pStyle w:val="TOC2"/>
        <w:rPr>
          <w:rFonts w:asciiTheme="minorHAnsi" w:hAnsiTheme="minorHAnsi" w:cstheme="minorBidi"/>
        </w:rPr>
      </w:pPr>
      <w:hyperlink w:anchor="_Toc527016002" w:history="1">
        <w:r w:rsidRPr="00D36EA1">
          <w:rPr>
            <w:rStyle w:val="Hyperlink"/>
            <w:lang w:val="en-GB"/>
          </w:rPr>
          <w:t>6.2</w:t>
        </w:r>
        <w:r>
          <w:rPr>
            <w:rFonts w:asciiTheme="minorHAnsi" w:hAnsiTheme="minorHAnsi" w:cstheme="minorBidi"/>
          </w:rPr>
          <w:tab/>
        </w:r>
        <w:r w:rsidRPr="00D36EA1">
          <w:rPr>
            <w:rStyle w:val="Hyperlink"/>
            <w:lang w:val="en-GB"/>
          </w:rPr>
          <w:t>Двухкомпонентные системы</w:t>
        </w:r>
        <w:r>
          <w:rPr>
            <w:webHidden/>
          </w:rPr>
          <w:tab/>
        </w:r>
        <w:r>
          <w:rPr>
            <w:webHidden/>
          </w:rPr>
          <w:fldChar w:fldCharType="begin"/>
        </w:r>
        <w:r>
          <w:rPr>
            <w:webHidden/>
          </w:rPr>
          <w:instrText xml:space="preserve"> PAGEREF _Toc527016002 \h </w:instrText>
        </w:r>
        <w:r>
          <w:rPr>
            <w:webHidden/>
          </w:rPr>
        </w:r>
        <w:r>
          <w:rPr>
            <w:webHidden/>
          </w:rPr>
          <w:fldChar w:fldCharType="separate"/>
        </w:r>
        <w:r w:rsidR="0001037B">
          <w:rPr>
            <w:webHidden/>
          </w:rPr>
          <w:t>16</w:t>
        </w:r>
        <w:r>
          <w:rPr>
            <w:webHidden/>
          </w:rPr>
          <w:fldChar w:fldCharType="end"/>
        </w:r>
      </w:hyperlink>
    </w:p>
    <w:p w14:paraId="3991BAAA" w14:textId="02F89079" w:rsidR="004C5BC6" w:rsidRDefault="004C5BC6">
      <w:pPr>
        <w:pStyle w:val="TOC2"/>
        <w:rPr>
          <w:rFonts w:asciiTheme="minorHAnsi" w:hAnsiTheme="minorHAnsi" w:cstheme="minorBidi"/>
        </w:rPr>
      </w:pPr>
      <w:hyperlink w:anchor="_Toc527016003" w:history="1">
        <w:r w:rsidRPr="00D36EA1">
          <w:rPr>
            <w:rStyle w:val="Hyperlink"/>
            <w:lang w:val="en-GB"/>
          </w:rPr>
          <w:t>6.3</w:t>
        </w:r>
        <w:r>
          <w:rPr>
            <w:rFonts w:asciiTheme="minorHAnsi" w:hAnsiTheme="minorHAnsi" w:cstheme="minorBidi"/>
          </w:rPr>
          <w:tab/>
        </w:r>
        <w:r w:rsidRPr="00D36EA1">
          <w:rPr>
            <w:rStyle w:val="Hyperlink"/>
            <w:lang w:val="en-GB"/>
          </w:rPr>
          <w:t>Трехкомпонентные системы</w:t>
        </w:r>
        <w:r>
          <w:rPr>
            <w:webHidden/>
          </w:rPr>
          <w:tab/>
        </w:r>
        <w:r>
          <w:rPr>
            <w:webHidden/>
          </w:rPr>
          <w:fldChar w:fldCharType="begin"/>
        </w:r>
        <w:r>
          <w:rPr>
            <w:webHidden/>
          </w:rPr>
          <w:instrText xml:space="preserve"> PAGEREF _Toc527016003 \h </w:instrText>
        </w:r>
        <w:r>
          <w:rPr>
            <w:webHidden/>
          </w:rPr>
        </w:r>
        <w:r>
          <w:rPr>
            <w:webHidden/>
          </w:rPr>
          <w:fldChar w:fldCharType="separate"/>
        </w:r>
        <w:r w:rsidR="0001037B">
          <w:rPr>
            <w:webHidden/>
          </w:rPr>
          <w:t>17</w:t>
        </w:r>
        <w:r>
          <w:rPr>
            <w:webHidden/>
          </w:rPr>
          <w:fldChar w:fldCharType="end"/>
        </w:r>
      </w:hyperlink>
    </w:p>
    <w:p w14:paraId="26B2DE7B" w14:textId="500EC902" w:rsidR="004C5BC6" w:rsidRDefault="004C5BC6">
      <w:pPr>
        <w:pStyle w:val="TOC2"/>
        <w:rPr>
          <w:rFonts w:asciiTheme="minorHAnsi" w:hAnsiTheme="minorHAnsi" w:cstheme="minorBidi"/>
        </w:rPr>
      </w:pPr>
      <w:hyperlink w:anchor="_Toc527016004" w:history="1">
        <w:r w:rsidRPr="00D36EA1">
          <w:rPr>
            <w:rStyle w:val="Hyperlink"/>
            <w:lang w:val="en-GB"/>
          </w:rPr>
          <w:t>6.4</w:t>
        </w:r>
        <w:r>
          <w:rPr>
            <w:rFonts w:asciiTheme="minorHAnsi" w:hAnsiTheme="minorHAnsi" w:cstheme="minorBidi"/>
          </w:rPr>
          <w:tab/>
        </w:r>
        <w:r w:rsidRPr="00D36EA1">
          <w:rPr>
            <w:rStyle w:val="Hyperlink"/>
            <w:lang w:val="en-GB"/>
          </w:rPr>
          <w:t>Специализированные системы покрытий</w:t>
        </w:r>
        <w:r>
          <w:rPr>
            <w:webHidden/>
          </w:rPr>
          <w:tab/>
        </w:r>
        <w:r>
          <w:rPr>
            <w:webHidden/>
          </w:rPr>
          <w:fldChar w:fldCharType="begin"/>
        </w:r>
        <w:r>
          <w:rPr>
            <w:webHidden/>
          </w:rPr>
          <w:instrText xml:space="preserve"> PAGEREF _Toc527016004 \h </w:instrText>
        </w:r>
        <w:r>
          <w:rPr>
            <w:webHidden/>
          </w:rPr>
        </w:r>
        <w:r>
          <w:rPr>
            <w:webHidden/>
          </w:rPr>
          <w:fldChar w:fldCharType="separate"/>
        </w:r>
        <w:r w:rsidR="0001037B">
          <w:rPr>
            <w:webHidden/>
          </w:rPr>
          <w:t>17</w:t>
        </w:r>
        <w:r>
          <w:rPr>
            <w:webHidden/>
          </w:rPr>
          <w:fldChar w:fldCharType="end"/>
        </w:r>
      </w:hyperlink>
    </w:p>
    <w:p w14:paraId="370DDC8A" w14:textId="1F1570C8" w:rsidR="004C5BC6" w:rsidRDefault="004C5BC6">
      <w:pPr>
        <w:pStyle w:val="TOC2"/>
        <w:rPr>
          <w:rFonts w:asciiTheme="minorHAnsi" w:hAnsiTheme="minorHAnsi" w:cstheme="minorBidi"/>
        </w:rPr>
      </w:pPr>
      <w:hyperlink w:anchor="_Toc527016005" w:history="1">
        <w:r w:rsidRPr="00D36EA1">
          <w:rPr>
            <w:rStyle w:val="Hyperlink"/>
            <w:lang w:val="ru-RU"/>
          </w:rPr>
          <w:t>6.5</w:t>
        </w:r>
        <w:r>
          <w:rPr>
            <w:rFonts w:asciiTheme="minorHAnsi" w:hAnsiTheme="minorHAnsi" w:cstheme="minorBidi"/>
          </w:rPr>
          <w:tab/>
        </w:r>
        <w:r w:rsidRPr="00D36EA1">
          <w:rPr>
            <w:rStyle w:val="Hyperlink"/>
            <w:lang w:val="ru-RU"/>
          </w:rPr>
          <w:t>Жидкие покрытия для подземных трубопроводов</w:t>
        </w:r>
        <w:r>
          <w:rPr>
            <w:webHidden/>
          </w:rPr>
          <w:tab/>
        </w:r>
        <w:r>
          <w:rPr>
            <w:webHidden/>
          </w:rPr>
          <w:fldChar w:fldCharType="begin"/>
        </w:r>
        <w:r>
          <w:rPr>
            <w:webHidden/>
          </w:rPr>
          <w:instrText xml:space="preserve"> PAGEREF _Toc527016005 \h </w:instrText>
        </w:r>
        <w:r>
          <w:rPr>
            <w:webHidden/>
          </w:rPr>
        </w:r>
        <w:r>
          <w:rPr>
            <w:webHidden/>
          </w:rPr>
          <w:fldChar w:fldCharType="separate"/>
        </w:r>
        <w:r w:rsidR="0001037B">
          <w:rPr>
            <w:webHidden/>
          </w:rPr>
          <w:t>17</w:t>
        </w:r>
        <w:r>
          <w:rPr>
            <w:webHidden/>
          </w:rPr>
          <w:fldChar w:fldCharType="end"/>
        </w:r>
      </w:hyperlink>
    </w:p>
    <w:p w14:paraId="29D27B64" w14:textId="1D7F34EB" w:rsidR="004C5BC6" w:rsidRDefault="004C5BC6">
      <w:pPr>
        <w:pStyle w:val="TOC2"/>
        <w:rPr>
          <w:rFonts w:asciiTheme="minorHAnsi" w:hAnsiTheme="minorHAnsi" w:cstheme="minorBidi"/>
        </w:rPr>
      </w:pPr>
      <w:hyperlink w:anchor="_Toc527016006" w:history="1">
        <w:r w:rsidRPr="00D36EA1">
          <w:rPr>
            <w:rStyle w:val="Hyperlink"/>
            <w:lang w:val="ru-RU"/>
          </w:rPr>
          <w:t>6.6</w:t>
        </w:r>
        <w:r>
          <w:rPr>
            <w:rFonts w:asciiTheme="minorHAnsi" w:hAnsiTheme="minorHAnsi" w:cstheme="minorBidi"/>
          </w:rPr>
          <w:tab/>
        </w:r>
        <w:r w:rsidRPr="00D36EA1">
          <w:rPr>
            <w:rStyle w:val="Hyperlink"/>
            <w:lang w:val="ru-RU"/>
          </w:rPr>
          <w:t xml:space="preserve">Не усиленные тонкопленочные покрытия (толщиной ≤20 </w:t>
        </w:r>
        <w:r w:rsidRPr="00D36EA1">
          <w:rPr>
            <w:rStyle w:val="Hyperlink"/>
            <w:lang w:val="en-GB"/>
          </w:rPr>
          <w:t>mils</w:t>
        </w:r>
        <w:r w:rsidRPr="00D36EA1">
          <w:rPr>
            <w:rStyle w:val="Hyperlink"/>
            <w:lang w:val="ru-RU"/>
          </w:rPr>
          <w:t xml:space="preserve"> [508 µ</w:t>
        </w:r>
        <w:r w:rsidRPr="00D36EA1">
          <w:rPr>
            <w:rStyle w:val="Hyperlink"/>
            <w:lang w:val="en-GB"/>
          </w:rPr>
          <w:t>m</w:t>
        </w:r>
        <w:r w:rsidRPr="00D36EA1">
          <w:rPr>
            <w:rStyle w:val="Hyperlink"/>
            <w:lang w:val="ru-RU"/>
          </w:rPr>
          <w:t>])  для погруженной эксплуатации</w:t>
        </w:r>
        <w:r>
          <w:rPr>
            <w:webHidden/>
          </w:rPr>
          <w:tab/>
        </w:r>
        <w:r>
          <w:rPr>
            <w:webHidden/>
          </w:rPr>
          <w:fldChar w:fldCharType="begin"/>
        </w:r>
        <w:r>
          <w:rPr>
            <w:webHidden/>
          </w:rPr>
          <w:instrText xml:space="preserve"> PAGEREF _Toc527016006 \h </w:instrText>
        </w:r>
        <w:r>
          <w:rPr>
            <w:webHidden/>
          </w:rPr>
        </w:r>
        <w:r>
          <w:rPr>
            <w:webHidden/>
          </w:rPr>
          <w:fldChar w:fldCharType="separate"/>
        </w:r>
        <w:r w:rsidR="0001037B">
          <w:rPr>
            <w:webHidden/>
          </w:rPr>
          <w:t>17</w:t>
        </w:r>
        <w:r>
          <w:rPr>
            <w:webHidden/>
          </w:rPr>
          <w:fldChar w:fldCharType="end"/>
        </w:r>
      </w:hyperlink>
    </w:p>
    <w:p w14:paraId="0AD47C54" w14:textId="7963CC2B" w:rsidR="004C5BC6" w:rsidRDefault="004C5BC6">
      <w:pPr>
        <w:pStyle w:val="TOC2"/>
        <w:rPr>
          <w:rFonts w:asciiTheme="minorHAnsi" w:hAnsiTheme="minorHAnsi" w:cstheme="minorBidi"/>
        </w:rPr>
      </w:pPr>
      <w:hyperlink w:anchor="_Toc527016007" w:history="1">
        <w:r w:rsidRPr="00D36EA1">
          <w:rPr>
            <w:rStyle w:val="Hyperlink"/>
            <w:lang w:val="ru-RU"/>
          </w:rPr>
          <w:t>6.7</w:t>
        </w:r>
        <w:r>
          <w:rPr>
            <w:rFonts w:asciiTheme="minorHAnsi" w:hAnsiTheme="minorHAnsi" w:cstheme="minorBidi"/>
          </w:rPr>
          <w:tab/>
        </w:r>
        <w:r w:rsidRPr="00D36EA1">
          <w:rPr>
            <w:rStyle w:val="Hyperlink"/>
            <w:lang w:val="ru-RU"/>
          </w:rPr>
          <w:t xml:space="preserve">Толстопленочные покрытия (толщиной&gt;20 </w:t>
        </w:r>
        <w:r w:rsidRPr="00D36EA1">
          <w:rPr>
            <w:rStyle w:val="Hyperlink"/>
            <w:lang w:val="en-GB"/>
          </w:rPr>
          <w:t>mils</w:t>
        </w:r>
        <w:r w:rsidRPr="00D36EA1">
          <w:rPr>
            <w:rStyle w:val="Hyperlink"/>
            <w:lang w:val="ru-RU"/>
          </w:rPr>
          <w:t xml:space="preserve"> [508 µ</w:t>
        </w:r>
        <w:r w:rsidRPr="00D36EA1">
          <w:rPr>
            <w:rStyle w:val="Hyperlink"/>
            <w:lang w:val="en-GB"/>
          </w:rPr>
          <w:t>m</w:t>
        </w:r>
        <w:r w:rsidRPr="00D36EA1">
          <w:rPr>
            <w:rStyle w:val="Hyperlink"/>
            <w:lang w:val="ru-RU"/>
          </w:rPr>
          <w:t>]) для погруженной эксплуатации</w:t>
        </w:r>
        <w:r>
          <w:rPr>
            <w:webHidden/>
          </w:rPr>
          <w:tab/>
        </w:r>
        <w:r>
          <w:rPr>
            <w:webHidden/>
          </w:rPr>
          <w:fldChar w:fldCharType="begin"/>
        </w:r>
        <w:r>
          <w:rPr>
            <w:webHidden/>
          </w:rPr>
          <w:instrText xml:space="preserve"> PAGEREF _Toc527016007 \h </w:instrText>
        </w:r>
        <w:r>
          <w:rPr>
            <w:webHidden/>
          </w:rPr>
        </w:r>
        <w:r>
          <w:rPr>
            <w:webHidden/>
          </w:rPr>
          <w:fldChar w:fldCharType="separate"/>
        </w:r>
        <w:r w:rsidR="0001037B">
          <w:rPr>
            <w:webHidden/>
          </w:rPr>
          <w:t>18</w:t>
        </w:r>
        <w:r>
          <w:rPr>
            <w:webHidden/>
          </w:rPr>
          <w:fldChar w:fldCharType="end"/>
        </w:r>
      </w:hyperlink>
    </w:p>
    <w:p w14:paraId="14B2638E" w14:textId="05BD209C" w:rsidR="004C5BC6" w:rsidRDefault="004C5BC6">
      <w:pPr>
        <w:pStyle w:val="TOC2"/>
        <w:rPr>
          <w:rFonts w:asciiTheme="minorHAnsi" w:hAnsiTheme="minorHAnsi" w:cstheme="minorBidi"/>
        </w:rPr>
      </w:pPr>
      <w:hyperlink w:anchor="_Toc527016008" w:history="1">
        <w:r w:rsidRPr="00D36EA1">
          <w:rPr>
            <w:rStyle w:val="Hyperlink"/>
            <w:lang w:val="ru-RU"/>
          </w:rPr>
          <w:t>6.8</w:t>
        </w:r>
        <w:r>
          <w:rPr>
            <w:rFonts w:asciiTheme="minorHAnsi" w:hAnsiTheme="minorHAnsi" w:cstheme="minorBidi"/>
          </w:rPr>
          <w:tab/>
        </w:r>
        <w:r w:rsidRPr="00D36EA1">
          <w:rPr>
            <w:rStyle w:val="Hyperlink"/>
            <w:lang w:val="ru-RU"/>
          </w:rPr>
          <w:t>Матовые усиленные покрытия для погруженной эксплуатации</w:t>
        </w:r>
        <w:r>
          <w:rPr>
            <w:webHidden/>
          </w:rPr>
          <w:tab/>
        </w:r>
        <w:r>
          <w:rPr>
            <w:webHidden/>
          </w:rPr>
          <w:fldChar w:fldCharType="begin"/>
        </w:r>
        <w:r>
          <w:rPr>
            <w:webHidden/>
          </w:rPr>
          <w:instrText xml:space="preserve"> PAGEREF _Toc527016008 \h </w:instrText>
        </w:r>
        <w:r>
          <w:rPr>
            <w:webHidden/>
          </w:rPr>
        </w:r>
        <w:r>
          <w:rPr>
            <w:webHidden/>
          </w:rPr>
          <w:fldChar w:fldCharType="separate"/>
        </w:r>
        <w:r w:rsidR="0001037B">
          <w:rPr>
            <w:webHidden/>
          </w:rPr>
          <w:t>18</w:t>
        </w:r>
        <w:r>
          <w:rPr>
            <w:webHidden/>
          </w:rPr>
          <w:fldChar w:fldCharType="end"/>
        </w:r>
      </w:hyperlink>
    </w:p>
    <w:p w14:paraId="1AA20B8A" w14:textId="537D9066" w:rsidR="004C5BC6" w:rsidRDefault="004C5BC6">
      <w:pPr>
        <w:pStyle w:val="TOC2"/>
        <w:rPr>
          <w:rFonts w:asciiTheme="minorHAnsi" w:hAnsiTheme="minorHAnsi" w:cstheme="minorBidi"/>
        </w:rPr>
      </w:pPr>
      <w:hyperlink w:anchor="_Toc527016009" w:history="1">
        <w:r w:rsidRPr="00D36EA1">
          <w:rPr>
            <w:rStyle w:val="Hyperlink"/>
            <w:lang w:val="ru-RU"/>
          </w:rPr>
          <w:t>6.9</w:t>
        </w:r>
        <w:r>
          <w:rPr>
            <w:rFonts w:asciiTheme="minorHAnsi" w:hAnsiTheme="minorHAnsi" w:cstheme="minorBidi"/>
          </w:rPr>
          <w:tab/>
        </w:r>
        <w:r w:rsidRPr="00D36EA1">
          <w:rPr>
            <w:rStyle w:val="Hyperlink"/>
            <w:lang w:val="ru-RU"/>
          </w:rPr>
          <w:t>Системы покрытий для высоких температур/высокого давления</w:t>
        </w:r>
        <w:r>
          <w:rPr>
            <w:webHidden/>
          </w:rPr>
          <w:tab/>
        </w:r>
        <w:r>
          <w:rPr>
            <w:webHidden/>
          </w:rPr>
          <w:fldChar w:fldCharType="begin"/>
        </w:r>
        <w:r>
          <w:rPr>
            <w:webHidden/>
          </w:rPr>
          <w:instrText xml:space="preserve"> PAGEREF _Toc527016009 \h </w:instrText>
        </w:r>
        <w:r>
          <w:rPr>
            <w:webHidden/>
          </w:rPr>
        </w:r>
        <w:r>
          <w:rPr>
            <w:webHidden/>
          </w:rPr>
          <w:fldChar w:fldCharType="separate"/>
        </w:r>
        <w:r w:rsidR="0001037B">
          <w:rPr>
            <w:webHidden/>
          </w:rPr>
          <w:t>18</w:t>
        </w:r>
        <w:r>
          <w:rPr>
            <w:webHidden/>
          </w:rPr>
          <w:fldChar w:fldCharType="end"/>
        </w:r>
      </w:hyperlink>
    </w:p>
    <w:p w14:paraId="55A17583" w14:textId="54A6D25A" w:rsidR="004C5BC6" w:rsidRDefault="004C5BC6">
      <w:pPr>
        <w:pStyle w:val="TOC2"/>
        <w:rPr>
          <w:rFonts w:asciiTheme="minorHAnsi" w:hAnsiTheme="minorHAnsi" w:cstheme="minorBidi"/>
        </w:rPr>
      </w:pPr>
      <w:hyperlink w:anchor="_Toc527016010" w:history="1">
        <w:r w:rsidRPr="00D36EA1">
          <w:rPr>
            <w:rStyle w:val="Hyperlink"/>
            <w:lang w:val="en-GB"/>
          </w:rPr>
          <w:t>6.10</w:t>
        </w:r>
        <w:r>
          <w:rPr>
            <w:rFonts w:asciiTheme="minorHAnsi" w:hAnsiTheme="minorHAnsi" w:cstheme="minorBidi"/>
          </w:rPr>
          <w:tab/>
        </w:r>
        <w:r w:rsidRPr="00D36EA1">
          <w:rPr>
            <w:rStyle w:val="Hyperlink"/>
            <w:lang w:val="en-GB"/>
          </w:rPr>
          <w:t>Покрытия под изоляцию</w:t>
        </w:r>
        <w:r>
          <w:rPr>
            <w:webHidden/>
          </w:rPr>
          <w:tab/>
        </w:r>
        <w:r>
          <w:rPr>
            <w:webHidden/>
          </w:rPr>
          <w:fldChar w:fldCharType="begin"/>
        </w:r>
        <w:r>
          <w:rPr>
            <w:webHidden/>
          </w:rPr>
          <w:instrText xml:space="preserve"> PAGEREF _Toc527016010 \h </w:instrText>
        </w:r>
        <w:r>
          <w:rPr>
            <w:webHidden/>
          </w:rPr>
        </w:r>
        <w:r>
          <w:rPr>
            <w:webHidden/>
          </w:rPr>
          <w:fldChar w:fldCharType="separate"/>
        </w:r>
        <w:r w:rsidR="0001037B">
          <w:rPr>
            <w:webHidden/>
          </w:rPr>
          <w:t>19</w:t>
        </w:r>
        <w:r>
          <w:rPr>
            <w:webHidden/>
          </w:rPr>
          <w:fldChar w:fldCharType="end"/>
        </w:r>
      </w:hyperlink>
    </w:p>
    <w:p w14:paraId="2E260E43" w14:textId="2A4A9BA4" w:rsidR="004C5BC6" w:rsidRDefault="004C5BC6">
      <w:pPr>
        <w:pStyle w:val="TOC2"/>
        <w:rPr>
          <w:rFonts w:asciiTheme="minorHAnsi" w:hAnsiTheme="minorHAnsi" w:cstheme="minorBidi"/>
        </w:rPr>
      </w:pPr>
      <w:hyperlink w:anchor="_Toc527016011" w:history="1">
        <w:r w:rsidRPr="00D36EA1">
          <w:rPr>
            <w:rStyle w:val="Hyperlink"/>
            <w:lang w:val="ru-RU"/>
          </w:rPr>
          <w:t>6.11</w:t>
        </w:r>
        <w:r>
          <w:rPr>
            <w:rFonts w:asciiTheme="minorHAnsi" w:hAnsiTheme="minorHAnsi" w:cstheme="minorBidi"/>
          </w:rPr>
          <w:tab/>
        </w:r>
        <w:r w:rsidRPr="00D36EA1">
          <w:rPr>
            <w:rStyle w:val="Hyperlink"/>
            <w:lang w:val="ru-RU"/>
          </w:rPr>
          <w:t>Герметизирующий состав для клепаных соединений и швов</w:t>
        </w:r>
        <w:r>
          <w:rPr>
            <w:webHidden/>
          </w:rPr>
          <w:tab/>
        </w:r>
        <w:r>
          <w:rPr>
            <w:webHidden/>
          </w:rPr>
          <w:fldChar w:fldCharType="begin"/>
        </w:r>
        <w:r>
          <w:rPr>
            <w:webHidden/>
          </w:rPr>
          <w:instrText xml:space="preserve"> PAGEREF _Toc527016011 \h </w:instrText>
        </w:r>
        <w:r>
          <w:rPr>
            <w:webHidden/>
          </w:rPr>
        </w:r>
        <w:r>
          <w:rPr>
            <w:webHidden/>
          </w:rPr>
          <w:fldChar w:fldCharType="separate"/>
        </w:r>
        <w:r w:rsidR="0001037B">
          <w:rPr>
            <w:webHidden/>
          </w:rPr>
          <w:t>19</w:t>
        </w:r>
        <w:r>
          <w:rPr>
            <w:webHidden/>
          </w:rPr>
          <w:fldChar w:fldCharType="end"/>
        </w:r>
      </w:hyperlink>
    </w:p>
    <w:p w14:paraId="04FDFADB" w14:textId="72D512D3" w:rsidR="004C5BC6" w:rsidRDefault="004C5BC6">
      <w:pPr>
        <w:pStyle w:val="TOC2"/>
        <w:rPr>
          <w:rFonts w:asciiTheme="minorHAnsi" w:hAnsiTheme="minorHAnsi" w:cstheme="minorBidi"/>
        </w:rPr>
      </w:pPr>
      <w:hyperlink w:anchor="_Toc527016012" w:history="1">
        <w:r w:rsidRPr="00D36EA1">
          <w:rPr>
            <w:rStyle w:val="Hyperlink"/>
            <w:lang w:val="ru-RU"/>
          </w:rPr>
          <w:t>6.12</w:t>
        </w:r>
        <w:r>
          <w:rPr>
            <w:rFonts w:asciiTheme="minorHAnsi" w:hAnsiTheme="minorHAnsi" w:cstheme="minorBidi"/>
          </w:rPr>
          <w:tab/>
        </w:r>
        <w:r w:rsidRPr="00D36EA1">
          <w:rPr>
            <w:rStyle w:val="Hyperlink"/>
            <w:lang w:val="ru-RU"/>
          </w:rPr>
          <w:t>(Группы с 14 до 19 зарезервированы для будущего использования)</w:t>
        </w:r>
        <w:r>
          <w:rPr>
            <w:webHidden/>
          </w:rPr>
          <w:tab/>
        </w:r>
        <w:r>
          <w:rPr>
            <w:webHidden/>
          </w:rPr>
          <w:fldChar w:fldCharType="begin"/>
        </w:r>
        <w:r>
          <w:rPr>
            <w:webHidden/>
          </w:rPr>
          <w:instrText xml:space="preserve"> PAGEREF _Toc527016012 \h </w:instrText>
        </w:r>
        <w:r>
          <w:rPr>
            <w:webHidden/>
          </w:rPr>
        </w:r>
        <w:r>
          <w:rPr>
            <w:webHidden/>
          </w:rPr>
          <w:fldChar w:fldCharType="separate"/>
        </w:r>
        <w:r w:rsidR="0001037B">
          <w:rPr>
            <w:webHidden/>
          </w:rPr>
          <w:t>19</w:t>
        </w:r>
        <w:r>
          <w:rPr>
            <w:webHidden/>
          </w:rPr>
          <w:fldChar w:fldCharType="end"/>
        </w:r>
      </w:hyperlink>
    </w:p>
    <w:p w14:paraId="1E8D6739" w14:textId="0088BE95" w:rsidR="004C5BC6" w:rsidRDefault="004C5BC6">
      <w:pPr>
        <w:pStyle w:val="TOC2"/>
        <w:rPr>
          <w:rFonts w:asciiTheme="minorHAnsi" w:hAnsiTheme="minorHAnsi" w:cstheme="minorBidi"/>
        </w:rPr>
      </w:pPr>
      <w:hyperlink w:anchor="_Toc527016013" w:history="1">
        <w:r w:rsidRPr="00D36EA1">
          <w:rPr>
            <w:rStyle w:val="Hyperlink"/>
            <w:lang w:val="en-GB"/>
          </w:rPr>
          <w:t>6.13</w:t>
        </w:r>
        <w:r>
          <w:rPr>
            <w:rFonts w:asciiTheme="minorHAnsi" w:hAnsiTheme="minorHAnsi" w:cstheme="minorBidi"/>
          </w:rPr>
          <w:tab/>
        </w:r>
        <w:r w:rsidRPr="00D36EA1">
          <w:rPr>
            <w:rStyle w:val="Hyperlink"/>
            <w:lang w:val="ru-RU"/>
          </w:rPr>
          <w:t xml:space="preserve">Покрытия </w:t>
        </w:r>
        <w:r w:rsidRPr="00D36EA1">
          <w:rPr>
            <w:rStyle w:val="Hyperlink"/>
            <w:lang w:val="en-GB"/>
          </w:rPr>
          <w:t>для бетона</w:t>
        </w:r>
        <w:r>
          <w:rPr>
            <w:webHidden/>
          </w:rPr>
          <w:tab/>
        </w:r>
        <w:r>
          <w:rPr>
            <w:webHidden/>
          </w:rPr>
          <w:fldChar w:fldCharType="begin"/>
        </w:r>
        <w:r>
          <w:rPr>
            <w:webHidden/>
          </w:rPr>
          <w:instrText xml:space="preserve"> PAGEREF _Toc527016013 \h </w:instrText>
        </w:r>
        <w:r>
          <w:rPr>
            <w:webHidden/>
          </w:rPr>
        </w:r>
        <w:r>
          <w:rPr>
            <w:webHidden/>
          </w:rPr>
          <w:fldChar w:fldCharType="separate"/>
        </w:r>
        <w:r w:rsidR="0001037B">
          <w:rPr>
            <w:webHidden/>
          </w:rPr>
          <w:t>19</w:t>
        </w:r>
        <w:r>
          <w:rPr>
            <w:webHidden/>
          </w:rPr>
          <w:fldChar w:fldCharType="end"/>
        </w:r>
      </w:hyperlink>
    </w:p>
    <w:p w14:paraId="31BDAA02" w14:textId="49ECD79B" w:rsidR="004C5BC6" w:rsidRDefault="004C5BC6">
      <w:pPr>
        <w:pStyle w:val="TOC1"/>
        <w:rPr>
          <w:rFonts w:asciiTheme="minorHAnsi" w:eastAsiaTheme="minorEastAsia" w:hAnsiTheme="minorHAnsi" w:cstheme="minorBidi"/>
          <w:b w:val="0"/>
          <w:caps w:val="0"/>
          <w:noProof/>
          <w:color w:val="auto"/>
        </w:rPr>
      </w:pPr>
      <w:hyperlink w:anchor="_Toc527016014" w:history="1">
        <w:r w:rsidRPr="00D36EA1">
          <w:rPr>
            <w:rStyle w:val="Hyperlink"/>
            <w:noProof/>
            <w:lang w:val="ru-RU"/>
          </w:rPr>
          <w:t>Приложение А ЛИСТЫ ТЕХНИЧЕСКИХ ДАННЫХ СИСТЕМ ПОКРЫТИЯ</w:t>
        </w:r>
        <w:r>
          <w:rPr>
            <w:noProof/>
            <w:webHidden/>
          </w:rPr>
          <w:tab/>
        </w:r>
        <w:r>
          <w:rPr>
            <w:noProof/>
            <w:webHidden/>
          </w:rPr>
          <w:fldChar w:fldCharType="begin"/>
        </w:r>
        <w:r>
          <w:rPr>
            <w:noProof/>
            <w:webHidden/>
          </w:rPr>
          <w:instrText xml:space="preserve"> PAGEREF _Toc527016014 \h </w:instrText>
        </w:r>
        <w:r>
          <w:rPr>
            <w:noProof/>
            <w:webHidden/>
          </w:rPr>
        </w:r>
        <w:r>
          <w:rPr>
            <w:noProof/>
            <w:webHidden/>
          </w:rPr>
          <w:fldChar w:fldCharType="separate"/>
        </w:r>
        <w:r w:rsidR="0001037B">
          <w:rPr>
            <w:noProof/>
            <w:webHidden/>
          </w:rPr>
          <w:t>20</w:t>
        </w:r>
        <w:r>
          <w:rPr>
            <w:noProof/>
            <w:webHidden/>
          </w:rPr>
          <w:fldChar w:fldCharType="end"/>
        </w:r>
      </w:hyperlink>
    </w:p>
    <w:p w14:paraId="542FE053" w14:textId="1F6FB69E" w:rsidR="004C5BC6" w:rsidRDefault="004C5BC6">
      <w:pPr>
        <w:pStyle w:val="TOC1"/>
        <w:rPr>
          <w:rFonts w:asciiTheme="minorHAnsi" w:eastAsiaTheme="minorEastAsia" w:hAnsiTheme="minorHAnsi" w:cstheme="minorBidi"/>
          <w:b w:val="0"/>
          <w:caps w:val="0"/>
          <w:noProof/>
          <w:color w:val="auto"/>
        </w:rPr>
      </w:pPr>
      <w:hyperlink w:anchor="_Toc527016015" w:history="1">
        <w:r w:rsidRPr="00D36EA1">
          <w:rPr>
            <w:rStyle w:val="Hyperlink"/>
            <w:rFonts w:ascii="Arial" w:hAnsi="Arial"/>
            <w:noProof/>
            <w:lang w:val="en-GB"/>
          </w:rPr>
          <w:t>1.0</w:t>
        </w:r>
        <w:r>
          <w:rPr>
            <w:rFonts w:asciiTheme="minorHAnsi" w:eastAsiaTheme="minorEastAsia" w:hAnsiTheme="minorHAnsi" w:cstheme="minorBidi"/>
            <w:b w:val="0"/>
            <w:caps w:val="0"/>
            <w:noProof/>
            <w:color w:val="auto"/>
          </w:rPr>
          <w:tab/>
        </w:r>
        <w:r w:rsidRPr="00D36EA1">
          <w:rPr>
            <w:rStyle w:val="Hyperlink"/>
            <w:noProof/>
            <w:lang w:val="en-GB"/>
          </w:rPr>
          <w:t>SCOPE</w:t>
        </w:r>
        <w:r>
          <w:rPr>
            <w:noProof/>
            <w:webHidden/>
          </w:rPr>
          <w:tab/>
        </w:r>
        <w:r>
          <w:rPr>
            <w:noProof/>
            <w:webHidden/>
          </w:rPr>
          <w:fldChar w:fldCharType="begin"/>
        </w:r>
        <w:r>
          <w:rPr>
            <w:noProof/>
            <w:webHidden/>
          </w:rPr>
          <w:instrText xml:space="preserve"> PAGEREF _Toc527016015 \h </w:instrText>
        </w:r>
        <w:r>
          <w:rPr>
            <w:noProof/>
            <w:webHidden/>
          </w:rPr>
        </w:r>
        <w:r>
          <w:rPr>
            <w:noProof/>
            <w:webHidden/>
          </w:rPr>
          <w:fldChar w:fldCharType="separate"/>
        </w:r>
        <w:r w:rsidR="0001037B">
          <w:rPr>
            <w:noProof/>
            <w:webHidden/>
          </w:rPr>
          <w:t>96</w:t>
        </w:r>
        <w:r>
          <w:rPr>
            <w:noProof/>
            <w:webHidden/>
          </w:rPr>
          <w:fldChar w:fldCharType="end"/>
        </w:r>
      </w:hyperlink>
    </w:p>
    <w:p w14:paraId="4BBDA293" w14:textId="52540B0B" w:rsidR="004C5BC6" w:rsidRDefault="004C5BC6">
      <w:pPr>
        <w:pStyle w:val="TOC1"/>
        <w:rPr>
          <w:rFonts w:asciiTheme="minorHAnsi" w:eastAsiaTheme="minorEastAsia" w:hAnsiTheme="minorHAnsi" w:cstheme="minorBidi"/>
          <w:b w:val="0"/>
          <w:caps w:val="0"/>
          <w:noProof/>
          <w:color w:val="auto"/>
        </w:rPr>
      </w:pPr>
      <w:hyperlink w:anchor="_Toc527016016" w:history="1">
        <w:r w:rsidRPr="00D36EA1">
          <w:rPr>
            <w:rStyle w:val="Hyperlink"/>
            <w:rFonts w:ascii="Arial" w:hAnsi="Arial"/>
            <w:noProof/>
          </w:rPr>
          <w:t>2.0</w:t>
        </w:r>
        <w:r>
          <w:rPr>
            <w:rFonts w:asciiTheme="minorHAnsi" w:eastAsiaTheme="minorEastAsia" w:hAnsiTheme="minorHAnsi" w:cstheme="minorBidi"/>
            <w:b w:val="0"/>
            <w:caps w:val="0"/>
            <w:noProof/>
            <w:color w:val="auto"/>
          </w:rPr>
          <w:tab/>
        </w:r>
        <w:r w:rsidRPr="00D36EA1">
          <w:rPr>
            <w:rStyle w:val="Hyperlink"/>
            <w:noProof/>
          </w:rPr>
          <w:t>REFERENCES</w:t>
        </w:r>
        <w:r>
          <w:rPr>
            <w:noProof/>
            <w:webHidden/>
          </w:rPr>
          <w:tab/>
        </w:r>
        <w:r>
          <w:rPr>
            <w:noProof/>
            <w:webHidden/>
          </w:rPr>
          <w:fldChar w:fldCharType="begin"/>
        </w:r>
        <w:r>
          <w:rPr>
            <w:noProof/>
            <w:webHidden/>
          </w:rPr>
          <w:instrText xml:space="preserve"> PAGEREF _Toc527016016 \h </w:instrText>
        </w:r>
        <w:r>
          <w:rPr>
            <w:noProof/>
            <w:webHidden/>
          </w:rPr>
        </w:r>
        <w:r>
          <w:rPr>
            <w:noProof/>
            <w:webHidden/>
          </w:rPr>
          <w:fldChar w:fldCharType="separate"/>
        </w:r>
        <w:r w:rsidR="0001037B">
          <w:rPr>
            <w:noProof/>
            <w:webHidden/>
          </w:rPr>
          <w:t>96</w:t>
        </w:r>
        <w:r>
          <w:rPr>
            <w:noProof/>
            <w:webHidden/>
          </w:rPr>
          <w:fldChar w:fldCharType="end"/>
        </w:r>
      </w:hyperlink>
    </w:p>
    <w:p w14:paraId="4512B3C0" w14:textId="7BC86503" w:rsidR="004C5BC6" w:rsidRDefault="004C5BC6">
      <w:pPr>
        <w:pStyle w:val="TOC2"/>
        <w:rPr>
          <w:rFonts w:asciiTheme="minorHAnsi" w:hAnsiTheme="minorHAnsi" w:cstheme="minorBidi"/>
        </w:rPr>
      </w:pPr>
      <w:hyperlink w:anchor="_Toc527016017" w:history="1">
        <w:r w:rsidRPr="00D36EA1">
          <w:rPr>
            <w:rStyle w:val="Hyperlink"/>
          </w:rPr>
          <w:t>2.1</w:t>
        </w:r>
        <w:r>
          <w:rPr>
            <w:rFonts w:asciiTheme="minorHAnsi" w:hAnsiTheme="minorHAnsi" w:cstheme="minorBidi"/>
          </w:rPr>
          <w:tab/>
        </w:r>
        <w:r w:rsidRPr="00D36EA1">
          <w:rPr>
            <w:rStyle w:val="Hyperlink"/>
          </w:rPr>
          <w:t>Owner Documents</w:t>
        </w:r>
        <w:r>
          <w:rPr>
            <w:webHidden/>
          </w:rPr>
          <w:tab/>
        </w:r>
        <w:r>
          <w:rPr>
            <w:webHidden/>
          </w:rPr>
          <w:fldChar w:fldCharType="begin"/>
        </w:r>
        <w:r>
          <w:rPr>
            <w:webHidden/>
          </w:rPr>
          <w:instrText xml:space="preserve"> PAGEREF _Toc527016017 \h </w:instrText>
        </w:r>
        <w:r>
          <w:rPr>
            <w:webHidden/>
          </w:rPr>
        </w:r>
        <w:r>
          <w:rPr>
            <w:webHidden/>
          </w:rPr>
          <w:fldChar w:fldCharType="separate"/>
        </w:r>
        <w:r w:rsidR="0001037B">
          <w:rPr>
            <w:webHidden/>
          </w:rPr>
          <w:t>96</w:t>
        </w:r>
        <w:r>
          <w:rPr>
            <w:webHidden/>
          </w:rPr>
          <w:fldChar w:fldCharType="end"/>
        </w:r>
      </w:hyperlink>
    </w:p>
    <w:p w14:paraId="79869820" w14:textId="6DE38CBF" w:rsidR="004C5BC6" w:rsidRDefault="004C5BC6">
      <w:pPr>
        <w:pStyle w:val="TOC2"/>
        <w:rPr>
          <w:rFonts w:asciiTheme="minorHAnsi" w:hAnsiTheme="minorHAnsi" w:cstheme="minorBidi"/>
        </w:rPr>
      </w:pPr>
      <w:hyperlink w:anchor="_Toc527016018" w:history="1">
        <w:r w:rsidRPr="00D36EA1">
          <w:rPr>
            <w:rStyle w:val="Hyperlink"/>
          </w:rPr>
          <w:t>2.2</w:t>
        </w:r>
        <w:r>
          <w:rPr>
            <w:rFonts w:asciiTheme="minorHAnsi" w:hAnsiTheme="minorHAnsi" w:cstheme="minorBidi"/>
          </w:rPr>
          <w:tab/>
        </w:r>
        <w:r w:rsidRPr="00D36EA1">
          <w:rPr>
            <w:rStyle w:val="Hyperlink"/>
          </w:rPr>
          <w:t>Industry Codes and Standards</w:t>
        </w:r>
        <w:r>
          <w:rPr>
            <w:webHidden/>
          </w:rPr>
          <w:tab/>
        </w:r>
        <w:r>
          <w:rPr>
            <w:webHidden/>
          </w:rPr>
          <w:fldChar w:fldCharType="begin"/>
        </w:r>
        <w:r>
          <w:rPr>
            <w:webHidden/>
          </w:rPr>
          <w:instrText xml:space="preserve"> PAGEREF _Toc527016018 \h </w:instrText>
        </w:r>
        <w:r>
          <w:rPr>
            <w:webHidden/>
          </w:rPr>
        </w:r>
        <w:r>
          <w:rPr>
            <w:webHidden/>
          </w:rPr>
          <w:fldChar w:fldCharType="separate"/>
        </w:r>
        <w:r w:rsidR="0001037B">
          <w:rPr>
            <w:webHidden/>
          </w:rPr>
          <w:t>96</w:t>
        </w:r>
        <w:r>
          <w:rPr>
            <w:webHidden/>
          </w:rPr>
          <w:fldChar w:fldCharType="end"/>
        </w:r>
      </w:hyperlink>
    </w:p>
    <w:p w14:paraId="3B86F97D" w14:textId="5F1DD5FB" w:rsidR="004C5BC6" w:rsidRDefault="004C5BC6">
      <w:pPr>
        <w:pStyle w:val="TOC2"/>
        <w:rPr>
          <w:rFonts w:asciiTheme="minorHAnsi" w:hAnsiTheme="minorHAnsi" w:cstheme="minorBidi"/>
        </w:rPr>
      </w:pPr>
      <w:hyperlink w:anchor="_Toc527016019" w:history="1">
        <w:r w:rsidRPr="00D36EA1">
          <w:rPr>
            <w:rStyle w:val="Hyperlink"/>
          </w:rPr>
          <w:t>2.3</w:t>
        </w:r>
        <w:r>
          <w:rPr>
            <w:rFonts w:asciiTheme="minorHAnsi" w:hAnsiTheme="minorHAnsi" w:cstheme="minorBidi"/>
          </w:rPr>
          <w:tab/>
        </w:r>
        <w:r w:rsidRPr="00D36EA1">
          <w:rPr>
            <w:rStyle w:val="Hyperlink"/>
          </w:rPr>
          <w:t>Conflict Resolution</w:t>
        </w:r>
        <w:r>
          <w:rPr>
            <w:webHidden/>
          </w:rPr>
          <w:tab/>
        </w:r>
        <w:r>
          <w:rPr>
            <w:webHidden/>
          </w:rPr>
          <w:fldChar w:fldCharType="begin"/>
        </w:r>
        <w:r>
          <w:rPr>
            <w:webHidden/>
          </w:rPr>
          <w:instrText xml:space="preserve"> PAGEREF _Toc527016019 \h </w:instrText>
        </w:r>
        <w:r>
          <w:rPr>
            <w:webHidden/>
          </w:rPr>
        </w:r>
        <w:r>
          <w:rPr>
            <w:webHidden/>
          </w:rPr>
          <w:fldChar w:fldCharType="separate"/>
        </w:r>
        <w:r w:rsidR="0001037B">
          <w:rPr>
            <w:webHidden/>
          </w:rPr>
          <w:t>97</w:t>
        </w:r>
        <w:r>
          <w:rPr>
            <w:webHidden/>
          </w:rPr>
          <w:fldChar w:fldCharType="end"/>
        </w:r>
      </w:hyperlink>
    </w:p>
    <w:p w14:paraId="441DFF9C" w14:textId="1AF94180" w:rsidR="004C5BC6" w:rsidRDefault="004C5BC6">
      <w:pPr>
        <w:pStyle w:val="TOC1"/>
        <w:rPr>
          <w:rFonts w:asciiTheme="minorHAnsi" w:eastAsiaTheme="minorEastAsia" w:hAnsiTheme="minorHAnsi" w:cstheme="minorBidi"/>
          <w:b w:val="0"/>
          <w:caps w:val="0"/>
          <w:noProof/>
          <w:color w:val="auto"/>
        </w:rPr>
      </w:pPr>
      <w:hyperlink w:anchor="_Toc527016020" w:history="1">
        <w:r w:rsidRPr="00D36EA1">
          <w:rPr>
            <w:rStyle w:val="Hyperlink"/>
            <w:rFonts w:ascii="Arial" w:hAnsi="Arial"/>
            <w:noProof/>
          </w:rPr>
          <w:t>3.0</w:t>
        </w:r>
        <w:r>
          <w:rPr>
            <w:rFonts w:asciiTheme="minorHAnsi" w:eastAsiaTheme="minorEastAsia" w:hAnsiTheme="minorHAnsi" w:cstheme="minorBidi"/>
            <w:b w:val="0"/>
            <w:caps w:val="0"/>
            <w:noProof/>
            <w:color w:val="auto"/>
          </w:rPr>
          <w:tab/>
        </w:r>
        <w:r w:rsidRPr="00D36EA1">
          <w:rPr>
            <w:rStyle w:val="Hyperlink"/>
            <w:noProof/>
          </w:rPr>
          <w:t>TERMINOLOGY</w:t>
        </w:r>
        <w:r>
          <w:rPr>
            <w:noProof/>
            <w:webHidden/>
          </w:rPr>
          <w:tab/>
        </w:r>
        <w:r>
          <w:rPr>
            <w:noProof/>
            <w:webHidden/>
          </w:rPr>
          <w:fldChar w:fldCharType="begin"/>
        </w:r>
        <w:r>
          <w:rPr>
            <w:noProof/>
            <w:webHidden/>
          </w:rPr>
          <w:instrText xml:space="preserve"> PAGEREF _Toc527016020 \h </w:instrText>
        </w:r>
        <w:r>
          <w:rPr>
            <w:noProof/>
            <w:webHidden/>
          </w:rPr>
        </w:r>
        <w:r>
          <w:rPr>
            <w:noProof/>
            <w:webHidden/>
          </w:rPr>
          <w:fldChar w:fldCharType="separate"/>
        </w:r>
        <w:r w:rsidR="0001037B">
          <w:rPr>
            <w:noProof/>
            <w:webHidden/>
          </w:rPr>
          <w:t>97</w:t>
        </w:r>
        <w:r>
          <w:rPr>
            <w:noProof/>
            <w:webHidden/>
          </w:rPr>
          <w:fldChar w:fldCharType="end"/>
        </w:r>
      </w:hyperlink>
    </w:p>
    <w:p w14:paraId="4DE3DD49" w14:textId="633CEA39" w:rsidR="004C5BC6" w:rsidRDefault="004C5BC6">
      <w:pPr>
        <w:pStyle w:val="TOC2"/>
        <w:rPr>
          <w:rFonts w:asciiTheme="minorHAnsi" w:hAnsiTheme="minorHAnsi" w:cstheme="minorBidi"/>
        </w:rPr>
      </w:pPr>
      <w:hyperlink w:anchor="_Toc527016021" w:history="1">
        <w:r w:rsidRPr="00D36EA1">
          <w:rPr>
            <w:rStyle w:val="Hyperlink"/>
          </w:rPr>
          <w:t>3.1</w:t>
        </w:r>
        <w:r>
          <w:rPr>
            <w:rFonts w:asciiTheme="minorHAnsi" w:hAnsiTheme="minorHAnsi" w:cstheme="minorBidi"/>
          </w:rPr>
          <w:tab/>
        </w:r>
        <w:r w:rsidRPr="00D36EA1">
          <w:rPr>
            <w:rStyle w:val="Hyperlink"/>
          </w:rPr>
          <w:t>Acronyms</w:t>
        </w:r>
        <w:r>
          <w:rPr>
            <w:webHidden/>
          </w:rPr>
          <w:tab/>
        </w:r>
        <w:r>
          <w:rPr>
            <w:webHidden/>
          </w:rPr>
          <w:fldChar w:fldCharType="begin"/>
        </w:r>
        <w:r>
          <w:rPr>
            <w:webHidden/>
          </w:rPr>
          <w:instrText xml:space="preserve"> PAGEREF _Toc527016021 \h </w:instrText>
        </w:r>
        <w:r>
          <w:rPr>
            <w:webHidden/>
          </w:rPr>
        </w:r>
        <w:r>
          <w:rPr>
            <w:webHidden/>
          </w:rPr>
          <w:fldChar w:fldCharType="separate"/>
        </w:r>
        <w:r w:rsidR="0001037B">
          <w:rPr>
            <w:webHidden/>
          </w:rPr>
          <w:t>97</w:t>
        </w:r>
        <w:r>
          <w:rPr>
            <w:webHidden/>
          </w:rPr>
          <w:fldChar w:fldCharType="end"/>
        </w:r>
      </w:hyperlink>
    </w:p>
    <w:p w14:paraId="39AD1CA6" w14:textId="1AE15D2D" w:rsidR="004C5BC6" w:rsidRDefault="004C5BC6">
      <w:pPr>
        <w:pStyle w:val="TOC2"/>
        <w:rPr>
          <w:rFonts w:asciiTheme="minorHAnsi" w:hAnsiTheme="minorHAnsi" w:cstheme="minorBidi"/>
        </w:rPr>
      </w:pPr>
      <w:hyperlink w:anchor="_Toc527016022" w:history="1">
        <w:r w:rsidRPr="00D36EA1">
          <w:rPr>
            <w:rStyle w:val="Hyperlink"/>
          </w:rPr>
          <w:t>3.2</w:t>
        </w:r>
        <w:r>
          <w:rPr>
            <w:rFonts w:asciiTheme="minorHAnsi" w:hAnsiTheme="minorHAnsi" w:cstheme="minorBidi"/>
          </w:rPr>
          <w:tab/>
        </w:r>
        <w:r w:rsidRPr="00D36EA1">
          <w:rPr>
            <w:rStyle w:val="Hyperlink"/>
          </w:rPr>
          <w:t>Definitions</w:t>
        </w:r>
        <w:r>
          <w:rPr>
            <w:webHidden/>
          </w:rPr>
          <w:tab/>
        </w:r>
        <w:r>
          <w:rPr>
            <w:webHidden/>
          </w:rPr>
          <w:fldChar w:fldCharType="begin"/>
        </w:r>
        <w:r>
          <w:rPr>
            <w:webHidden/>
          </w:rPr>
          <w:instrText xml:space="preserve"> PAGEREF _Toc527016022 \h </w:instrText>
        </w:r>
        <w:r>
          <w:rPr>
            <w:webHidden/>
          </w:rPr>
        </w:r>
        <w:r>
          <w:rPr>
            <w:webHidden/>
          </w:rPr>
          <w:fldChar w:fldCharType="separate"/>
        </w:r>
        <w:r w:rsidR="0001037B">
          <w:rPr>
            <w:webHidden/>
          </w:rPr>
          <w:t>97</w:t>
        </w:r>
        <w:r>
          <w:rPr>
            <w:webHidden/>
          </w:rPr>
          <w:fldChar w:fldCharType="end"/>
        </w:r>
      </w:hyperlink>
    </w:p>
    <w:p w14:paraId="4130F20F" w14:textId="3715BA5D" w:rsidR="004C5BC6" w:rsidRDefault="004C5BC6">
      <w:pPr>
        <w:pStyle w:val="TOC1"/>
        <w:rPr>
          <w:rFonts w:asciiTheme="minorHAnsi" w:eastAsiaTheme="minorEastAsia" w:hAnsiTheme="minorHAnsi" w:cstheme="minorBidi"/>
          <w:b w:val="0"/>
          <w:caps w:val="0"/>
          <w:noProof/>
          <w:color w:val="auto"/>
        </w:rPr>
      </w:pPr>
      <w:hyperlink w:anchor="_Toc527016023" w:history="1">
        <w:r w:rsidRPr="00D36EA1">
          <w:rPr>
            <w:rStyle w:val="Hyperlink"/>
            <w:rFonts w:ascii="Arial" w:hAnsi="Arial"/>
            <w:noProof/>
            <w:lang w:val="en-GB"/>
          </w:rPr>
          <w:t>4.0</w:t>
        </w:r>
        <w:r>
          <w:rPr>
            <w:rFonts w:asciiTheme="minorHAnsi" w:eastAsiaTheme="minorEastAsia" w:hAnsiTheme="minorHAnsi" w:cstheme="minorBidi"/>
            <w:b w:val="0"/>
            <w:caps w:val="0"/>
            <w:noProof/>
            <w:color w:val="auto"/>
          </w:rPr>
          <w:tab/>
        </w:r>
        <w:r w:rsidRPr="00D36EA1">
          <w:rPr>
            <w:rStyle w:val="Hyperlink"/>
            <w:noProof/>
            <w:lang w:val="en-GB"/>
          </w:rPr>
          <w:t>SYSTEM SELECTION</w:t>
        </w:r>
        <w:r>
          <w:rPr>
            <w:noProof/>
            <w:webHidden/>
          </w:rPr>
          <w:tab/>
        </w:r>
        <w:r>
          <w:rPr>
            <w:noProof/>
            <w:webHidden/>
          </w:rPr>
          <w:fldChar w:fldCharType="begin"/>
        </w:r>
        <w:r>
          <w:rPr>
            <w:noProof/>
            <w:webHidden/>
          </w:rPr>
          <w:instrText xml:space="preserve"> PAGEREF _Toc527016023 \h </w:instrText>
        </w:r>
        <w:r>
          <w:rPr>
            <w:noProof/>
            <w:webHidden/>
          </w:rPr>
        </w:r>
        <w:r>
          <w:rPr>
            <w:noProof/>
            <w:webHidden/>
          </w:rPr>
          <w:fldChar w:fldCharType="separate"/>
        </w:r>
        <w:r w:rsidR="0001037B">
          <w:rPr>
            <w:noProof/>
            <w:webHidden/>
          </w:rPr>
          <w:t>97</w:t>
        </w:r>
        <w:r>
          <w:rPr>
            <w:noProof/>
            <w:webHidden/>
          </w:rPr>
          <w:fldChar w:fldCharType="end"/>
        </w:r>
      </w:hyperlink>
    </w:p>
    <w:p w14:paraId="0DC2F68E" w14:textId="7CE9085F" w:rsidR="004C5BC6" w:rsidRDefault="004C5BC6">
      <w:pPr>
        <w:pStyle w:val="TOC1"/>
        <w:rPr>
          <w:rFonts w:asciiTheme="minorHAnsi" w:eastAsiaTheme="minorEastAsia" w:hAnsiTheme="minorHAnsi" w:cstheme="minorBidi"/>
          <w:b w:val="0"/>
          <w:caps w:val="0"/>
          <w:noProof/>
          <w:color w:val="auto"/>
        </w:rPr>
      </w:pPr>
      <w:hyperlink w:anchor="_Toc527016024" w:history="1">
        <w:r w:rsidRPr="00D36EA1">
          <w:rPr>
            <w:rStyle w:val="Hyperlink"/>
            <w:rFonts w:ascii="Arial" w:hAnsi="Arial"/>
            <w:noProof/>
            <w:lang w:val="en-GB"/>
          </w:rPr>
          <w:t>5.0</w:t>
        </w:r>
        <w:r>
          <w:rPr>
            <w:rFonts w:asciiTheme="minorHAnsi" w:eastAsiaTheme="minorEastAsia" w:hAnsiTheme="minorHAnsi" w:cstheme="minorBidi"/>
            <w:b w:val="0"/>
            <w:caps w:val="0"/>
            <w:noProof/>
            <w:color w:val="auto"/>
          </w:rPr>
          <w:tab/>
        </w:r>
        <w:r w:rsidRPr="00D36EA1">
          <w:rPr>
            <w:rStyle w:val="Hyperlink"/>
            <w:noProof/>
            <w:lang w:val="en-GB"/>
          </w:rPr>
          <w:t>COATING COMPATIBILITY CHART</w:t>
        </w:r>
        <w:r>
          <w:rPr>
            <w:noProof/>
            <w:webHidden/>
          </w:rPr>
          <w:tab/>
        </w:r>
        <w:r>
          <w:rPr>
            <w:noProof/>
            <w:webHidden/>
          </w:rPr>
          <w:fldChar w:fldCharType="begin"/>
        </w:r>
        <w:r>
          <w:rPr>
            <w:noProof/>
            <w:webHidden/>
          </w:rPr>
          <w:instrText xml:space="preserve"> PAGEREF _Toc527016024 \h </w:instrText>
        </w:r>
        <w:r>
          <w:rPr>
            <w:noProof/>
            <w:webHidden/>
          </w:rPr>
        </w:r>
        <w:r>
          <w:rPr>
            <w:noProof/>
            <w:webHidden/>
          </w:rPr>
          <w:fldChar w:fldCharType="separate"/>
        </w:r>
        <w:r w:rsidR="0001037B">
          <w:rPr>
            <w:noProof/>
            <w:webHidden/>
          </w:rPr>
          <w:t>101</w:t>
        </w:r>
        <w:r>
          <w:rPr>
            <w:noProof/>
            <w:webHidden/>
          </w:rPr>
          <w:fldChar w:fldCharType="end"/>
        </w:r>
      </w:hyperlink>
    </w:p>
    <w:p w14:paraId="0B79558B" w14:textId="165E2070" w:rsidR="004C5BC6" w:rsidRDefault="004C5BC6">
      <w:pPr>
        <w:pStyle w:val="TOC1"/>
        <w:rPr>
          <w:rFonts w:asciiTheme="minorHAnsi" w:eastAsiaTheme="minorEastAsia" w:hAnsiTheme="minorHAnsi" w:cstheme="minorBidi"/>
          <w:b w:val="0"/>
          <w:caps w:val="0"/>
          <w:noProof/>
          <w:color w:val="auto"/>
        </w:rPr>
      </w:pPr>
      <w:hyperlink w:anchor="_Toc527016025" w:history="1">
        <w:r w:rsidRPr="00D36EA1">
          <w:rPr>
            <w:rStyle w:val="Hyperlink"/>
            <w:rFonts w:ascii="Arial" w:hAnsi="Arial"/>
            <w:noProof/>
            <w:lang w:val="en-GB"/>
          </w:rPr>
          <w:t>6.0</w:t>
        </w:r>
        <w:r>
          <w:rPr>
            <w:rFonts w:asciiTheme="minorHAnsi" w:eastAsiaTheme="minorEastAsia" w:hAnsiTheme="minorHAnsi" w:cstheme="minorBidi"/>
            <w:b w:val="0"/>
            <w:caps w:val="0"/>
            <w:noProof/>
            <w:color w:val="auto"/>
          </w:rPr>
          <w:tab/>
        </w:r>
        <w:r w:rsidRPr="00D36EA1">
          <w:rPr>
            <w:rStyle w:val="Hyperlink"/>
            <w:noProof/>
            <w:lang w:val="en-GB"/>
          </w:rPr>
          <w:t>List of COATING SYSTEMs</w:t>
        </w:r>
        <w:r>
          <w:rPr>
            <w:noProof/>
            <w:webHidden/>
          </w:rPr>
          <w:tab/>
        </w:r>
        <w:r>
          <w:rPr>
            <w:noProof/>
            <w:webHidden/>
          </w:rPr>
          <w:fldChar w:fldCharType="begin"/>
        </w:r>
        <w:r>
          <w:rPr>
            <w:noProof/>
            <w:webHidden/>
          </w:rPr>
          <w:instrText xml:space="preserve"> PAGEREF _Toc527016025 \h </w:instrText>
        </w:r>
        <w:r>
          <w:rPr>
            <w:noProof/>
            <w:webHidden/>
          </w:rPr>
        </w:r>
        <w:r>
          <w:rPr>
            <w:noProof/>
            <w:webHidden/>
          </w:rPr>
          <w:fldChar w:fldCharType="separate"/>
        </w:r>
        <w:r w:rsidR="0001037B">
          <w:rPr>
            <w:noProof/>
            <w:webHidden/>
          </w:rPr>
          <w:t>101</w:t>
        </w:r>
        <w:r>
          <w:rPr>
            <w:noProof/>
            <w:webHidden/>
          </w:rPr>
          <w:fldChar w:fldCharType="end"/>
        </w:r>
      </w:hyperlink>
    </w:p>
    <w:p w14:paraId="48D37290" w14:textId="4447D6F4" w:rsidR="004C5BC6" w:rsidRDefault="004C5BC6">
      <w:pPr>
        <w:pStyle w:val="TOC2"/>
        <w:rPr>
          <w:rFonts w:asciiTheme="minorHAnsi" w:hAnsiTheme="minorHAnsi" w:cstheme="minorBidi"/>
        </w:rPr>
      </w:pPr>
      <w:hyperlink w:anchor="_Toc527016026" w:history="1">
        <w:r w:rsidRPr="00D36EA1">
          <w:rPr>
            <w:rStyle w:val="Hyperlink"/>
            <w:lang w:val="en-GB"/>
          </w:rPr>
          <w:t>6.1</w:t>
        </w:r>
        <w:r>
          <w:rPr>
            <w:rFonts w:asciiTheme="minorHAnsi" w:hAnsiTheme="minorHAnsi" w:cstheme="minorBidi"/>
          </w:rPr>
          <w:tab/>
        </w:r>
        <w:r w:rsidRPr="00D36EA1">
          <w:rPr>
            <w:rStyle w:val="Hyperlink"/>
            <w:lang w:val="en-GB"/>
          </w:rPr>
          <w:t>Primer Only Systems</w:t>
        </w:r>
        <w:r>
          <w:rPr>
            <w:webHidden/>
          </w:rPr>
          <w:tab/>
        </w:r>
        <w:r>
          <w:rPr>
            <w:webHidden/>
          </w:rPr>
          <w:fldChar w:fldCharType="begin"/>
        </w:r>
        <w:r>
          <w:rPr>
            <w:webHidden/>
          </w:rPr>
          <w:instrText xml:space="preserve"> PAGEREF _Toc527016026 \h </w:instrText>
        </w:r>
        <w:r>
          <w:rPr>
            <w:webHidden/>
          </w:rPr>
        </w:r>
        <w:r>
          <w:rPr>
            <w:webHidden/>
          </w:rPr>
          <w:fldChar w:fldCharType="separate"/>
        </w:r>
        <w:r w:rsidR="0001037B">
          <w:rPr>
            <w:webHidden/>
          </w:rPr>
          <w:t>102</w:t>
        </w:r>
        <w:r>
          <w:rPr>
            <w:webHidden/>
          </w:rPr>
          <w:fldChar w:fldCharType="end"/>
        </w:r>
      </w:hyperlink>
    </w:p>
    <w:p w14:paraId="72DED993" w14:textId="2187249B" w:rsidR="004C5BC6" w:rsidRDefault="004C5BC6">
      <w:pPr>
        <w:pStyle w:val="TOC2"/>
        <w:rPr>
          <w:rFonts w:asciiTheme="minorHAnsi" w:hAnsiTheme="minorHAnsi" w:cstheme="minorBidi"/>
        </w:rPr>
      </w:pPr>
      <w:hyperlink w:anchor="_Toc527016027" w:history="1">
        <w:r w:rsidRPr="00D36EA1">
          <w:rPr>
            <w:rStyle w:val="Hyperlink"/>
            <w:lang w:val="en-GB"/>
          </w:rPr>
          <w:t>6.2</w:t>
        </w:r>
        <w:r>
          <w:rPr>
            <w:rFonts w:asciiTheme="minorHAnsi" w:hAnsiTheme="minorHAnsi" w:cstheme="minorBidi"/>
          </w:rPr>
          <w:tab/>
        </w:r>
        <w:r w:rsidRPr="00D36EA1">
          <w:rPr>
            <w:rStyle w:val="Hyperlink"/>
            <w:lang w:val="en-GB"/>
          </w:rPr>
          <w:t>Two-Component Systems</w:t>
        </w:r>
        <w:r>
          <w:rPr>
            <w:webHidden/>
          </w:rPr>
          <w:tab/>
        </w:r>
        <w:r>
          <w:rPr>
            <w:webHidden/>
          </w:rPr>
          <w:fldChar w:fldCharType="begin"/>
        </w:r>
        <w:r>
          <w:rPr>
            <w:webHidden/>
          </w:rPr>
          <w:instrText xml:space="preserve"> PAGEREF _Toc527016027 \h </w:instrText>
        </w:r>
        <w:r>
          <w:rPr>
            <w:webHidden/>
          </w:rPr>
        </w:r>
        <w:r>
          <w:rPr>
            <w:webHidden/>
          </w:rPr>
          <w:fldChar w:fldCharType="separate"/>
        </w:r>
        <w:r w:rsidR="0001037B">
          <w:rPr>
            <w:webHidden/>
          </w:rPr>
          <w:t>102</w:t>
        </w:r>
        <w:r>
          <w:rPr>
            <w:webHidden/>
          </w:rPr>
          <w:fldChar w:fldCharType="end"/>
        </w:r>
      </w:hyperlink>
    </w:p>
    <w:p w14:paraId="6A4DBF61" w14:textId="461A33E2" w:rsidR="004C5BC6" w:rsidRDefault="004C5BC6">
      <w:pPr>
        <w:pStyle w:val="TOC2"/>
        <w:rPr>
          <w:rFonts w:asciiTheme="minorHAnsi" w:hAnsiTheme="minorHAnsi" w:cstheme="minorBidi"/>
        </w:rPr>
      </w:pPr>
      <w:hyperlink w:anchor="_Toc527016028" w:history="1">
        <w:r w:rsidRPr="00D36EA1">
          <w:rPr>
            <w:rStyle w:val="Hyperlink"/>
            <w:lang w:val="en-GB"/>
          </w:rPr>
          <w:t>6.3</w:t>
        </w:r>
        <w:r>
          <w:rPr>
            <w:rFonts w:asciiTheme="minorHAnsi" w:hAnsiTheme="minorHAnsi" w:cstheme="minorBidi"/>
          </w:rPr>
          <w:tab/>
        </w:r>
        <w:r w:rsidRPr="00D36EA1">
          <w:rPr>
            <w:rStyle w:val="Hyperlink"/>
            <w:lang w:val="en-GB"/>
          </w:rPr>
          <w:t>Three-Component Systems</w:t>
        </w:r>
        <w:r>
          <w:rPr>
            <w:webHidden/>
          </w:rPr>
          <w:tab/>
        </w:r>
        <w:r>
          <w:rPr>
            <w:webHidden/>
          </w:rPr>
          <w:fldChar w:fldCharType="begin"/>
        </w:r>
        <w:r>
          <w:rPr>
            <w:webHidden/>
          </w:rPr>
          <w:instrText xml:space="preserve"> PAGEREF _Toc527016028 \h </w:instrText>
        </w:r>
        <w:r>
          <w:rPr>
            <w:webHidden/>
          </w:rPr>
        </w:r>
        <w:r>
          <w:rPr>
            <w:webHidden/>
          </w:rPr>
          <w:fldChar w:fldCharType="separate"/>
        </w:r>
        <w:r w:rsidR="0001037B">
          <w:rPr>
            <w:webHidden/>
          </w:rPr>
          <w:t>102</w:t>
        </w:r>
        <w:r>
          <w:rPr>
            <w:webHidden/>
          </w:rPr>
          <w:fldChar w:fldCharType="end"/>
        </w:r>
      </w:hyperlink>
    </w:p>
    <w:p w14:paraId="43B3EA7E" w14:textId="59615729" w:rsidR="004C5BC6" w:rsidRDefault="004C5BC6">
      <w:pPr>
        <w:pStyle w:val="TOC2"/>
        <w:rPr>
          <w:rFonts w:asciiTheme="minorHAnsi" w:hAnsiTheme="minorHAnsi" w:cstheme="minorBidi"/>
        </w:rPr>
      </w:pPr>
      <w:hyperlink w:anchor="_Toc527016029" w:history="1">
        <w:r w:rsidRPr="00D36EA1">
          <w:rPr>
            <w:rStyle w:val="Hyperlink"/>
            <w:lang w:val="en-GB"/>
          </w:rPr>
          <w:t>6.4</w:t>
        </w:r>
        <w:r>
          <w:rPr>
            <w:rFonts w:asciiTheme="minorHAnsi" w:hAnsiTheme="minorHAnsi" w:cstheme="minorBidi"/>
          </w:rPr>
          <w:tab/>
        </w:r>
        <w:r w:rsidRPr="00D36EA1">
          <w:rPr>
            <w:rStyle w:val="Hyperlink"/>
            <w:lang w:val="en-GB"/>
          </w:rPr>
          <w:t>Specialty Coating Systems</w:t>
        </w:r>
        <w:r>
          <w:rPr>
            <w:webHidden/>
          </w:rPr>
          <w:tab/>
        </w:r>
        <w:r>
          <w:rPr>
            <w:webHidden/>
          </w:rPr>
          <w:fldChar w:fldCharType="begin"/>
        </w:r>
        <w:r>
          <w:rPr>
            <w:webHidden/>
          </w:rPr>
          <w:instrText xml:space="preserve"> PAGEREF _Toc527016029 \h </w:instrText>
        </w:r>
        <w:r>
          <w:rPr>
            <w:webHidden/>
          </w:rPr>
        </w:r>
        <w:r>
          <w:rPr>
            <w:webHidden/>
          </w:rPr>
          <w:fldChar w:fldCharType="separate"/>
        </w:r>
        <w:r w:rsidR="0001037B">
          <w:rPr>
            <w:webHidden/>
          </w:rPr>
          <w:t>102</w:t>
        </w:r>
        <w:r>
          <w:rPr>
            <w:webHidden/>
          </w:rPr>
          <w:fldChar w:fldCharType="end"/>
        </w:r>
      </w:hyperlink>
    </w:p>
    <w:p w14:paraId="6837C015" w14:textId="39E0EB23" w:rsidR="004C5BC6" w:rsidRDefault="004C5BC6">
      <w:pPr>
        <w:pStyle w:val="TOC2"/>
        <w:rPr>
          <w:rFonts w:asciiTheme="minorHAnsi" w:hAnsiTheme="minorHAnsi" w:cstheme="minorBidi"/>
        </w:rPr>
      </w:pPr>
      <w:hyperlink w:anchor="_Toc527016030" w:history="1">
        <w:r w:rsidRPr="00D36EA1">
          <w:rPr>
            <w:rStyle w:val="Hyperlink"/>
            <w:lang w:val="en-GB"/>
          </w:rPr>
          <w:t>6.5</w:t>
        </w:r>
        <w:r>
          <w:rPr>
            <w:rFonts w:asciiTheme="minorHAnsi" w:hAnsiTheme="minorHAnsi" w:cstheme="minorBidi"/>
          </w:rPr>
          <w:tab/>
        </w:r>
        <w:r w:rsidRPr="00D36EA1">
          <w:rPr>
            <w:rStyle w:val="Hyperlink"/>
            <w:lang w:val="en-GB"/>
          </w:rPr>
          <w:t>Liquid Coating Systems for Buried Pipe</w:t>
        </w:r>
        <w:r>
          <w:rPr>
            <w:webHidden/>
          </w:rPr>
          <w:tab/>
        </w:r>
        <w:r>
          <w:rPr>
            <w:webHidden/>
          </w:rPr>
          <w:fldChar w:fldCharType="begin"/>
        </w:r>
        <w:r>
          <w:rPr>
            <w:webHidden/>
          </w:rPr>
          <w:instrText xml:space="preserve"> PAGEREF _Toc527016030 \h </w:instrText>
        </w:r>
        <w:r>
          <w:rPr>
            <w:webHidden/>
          </w:rPr>
        </w:r>
        <w:r>
          <w:rPr>
            <w:webHidden/>
          </w:rPr>
          <w:fldChar w:fldCharType="separate"/>
        </w:r>
        <w:r w:rsidR="0001037B">
          <w:rPr>
            <w:webHidden/>
          </w:rPr>
          <w:t>103</w:t>
        </w:r>
        <w:r>
          <w:rPr>
            <w:webHidden/>
          </w:rPr>
          <w:fldChar w:fldCharType="end"/>
        </w:r>
      </w:hyperlink>
    </w:p>
    <w:p w14:paraId="3DD0DD71" w14:textId="73CC9AB9" w:rsidR="004C5BC6" w:rsidRDefault="004C5BC6">
      <w:pPr>
        <w:pStyle w:val="TOC2"/>
        <w:rPr>
          <w:rFonts w:asciiTheme="minorHAnsi" w:hAnsiTheme="minorHAnsi" w:cstheme="minorBidi"/>
        </w:rPr>
      </w:pPr>
      <w:hyperlink w:anchor="_Toc527016031" w:history="1">
        <w:r w:rsidRPr="00D36EA1">
          <w:rPr>
            <w:rStyle w:val="Hyperlink"/>
            <w:lang w:val="en-GB"/>
          </w:rPr>
          <w:t>6.6</w:t>
        </w:r>
        <w:r>
          <w:rPr>
            <w:rFonts w:asciiTheme="minorHAnsi" w:hAnsiTheme="minorHAnsi" w:cstheme="minorBidi"/>
          </w:rPr>
          <w:tab/>
        </w:r>
        <w:r w:rsidRPr="00D36EA1">
          <w:rPr>
            <w:rStyle w:val="Hyperlink"/>
            <w:lang w:val="en-GB"/>
          </w:rPr>
          <w:t>Thin Film Linings(System DFT ≤20 mils [508 µm])for Immersion Service</w:t>
        </w:r>
        <w:r>
          <w:rPr>
            <w:webHidden/>
          </w:rPr>
          <w:tab/>
        </w:r>
        <w:r>
          <w:rPr>
            <w:webHidden/>
          </w:rPr>
          <w:fldChar w:fldCharType="begin"/>
        </w:r>
        <w:r>
          <w:rPr>
            <w:webHidden/>
          </w:rPr>
          <w:instrText xml:space="preserve"> PAGEREF _Toc527016031 \h </w:instrText>
        </w:r>
        <w:r>
          <w:rPr>
            <w:webHidden/>
          </w:rPr>
        </w:r>
        <w:r>
          <w:rPr>
            <w:webHidden/>
          </w:rPr>
          <w:fldChar w:fldCharType="separate"/>
        </w:r>
        <w:r w:rsidR="0001037B">
          <w:rPr>
            <w:webHidden/>
          </w:rPr>
          <w:t>103</w:t>
        </w:r>
        <w:r>
          <w:rPr>
            <w:webHidden/>
          </w:rPr>
          <w:fldChar w:fldCharType="end"/>
        </w:r>
      </w:hyperlink>
    </w:p>
    <w:p w14:paraId="10CBFC8A" w14:textId="6005D74F" w:rsidR="004C5BC6" w:rsidRDefault="004C5BC6">
      <w:pPr>
        <w:pStyle w:val="TOC2"/>
        <w:rPr>
          <w:rFonts w:asciiTheme="minorHAnsi" w:hAnsiTheme="minorHAnsi" w:cstheme="minorBidi"/>
        </w:rPr>
      </w:pPr>
      <w:hyperlink w:anchor="_Toc527016032" w:history="1">
        <w:r w:rsidRPr="00D36EA1">
          <w:rPr>
            <w:rStyle w:val="Hyperlink"/>
            <w:lang w:val="en-GB"/>
          </w:rPr>
          <w:t>6.7</w:t>
        </w:r>
        <w:r>
          <w:rPr>
            <w:rFonts w:asciiTheme="minorHAnsi" w:hAnsiTheme="minorHAnsi" w:cstheme="minorBidi"/>
          </w:rPr>
          <w:tab/>
        </w:r>
        <w:r w:rsidRPr="00D36EA1">
          <w:rPr>
            <w:rStyle w:val="Hyperlink"/>
            <w:lang w:val="en-GB"/>
          </w:rPr>
          <w:t>Thick Film Linings(System DFT &gt;20 mils [508 µm]) for Immersion Service</w:t>
        </w:r>
        <w:r>
          <w:rPr>
            <w:webHidden/>
          </w:rPr>
          <w:tab/>
        </w:r>
        <w:r>
          <w:rPr>
            <w:webHidden/>
          </w:rPr>
          <w:fldChar w:fldCharType="begin"/>
        </w:r>
        <w:r>
          <w:rPr>
            <w:webHidden/>
          </w:rPr>
          <w:instrText xml:space="preserve"> PAGEREF _Toc527016032 \h </w:instrText>
        </w:r>
        <w:r>
          <w:rPr>
            <w:webHidden/>
          </w:rPr>
        </w:r>
        <w:r>
          <w:rPr>
            <w:webHidden/>
          </w:rPr>
          <w:fldChar w:fldCharType="separate"/>
        </w:r>
        <w:r w:rsidR="0001037B">
          <w:rPr>
            <w:webHidden/>
          </w:rPr>
          <w:t>103</w:t>
        </w:r>
        <w:r>
          <w:rPr>
            <w:webHidden/>
          </w:rPr>
          <w:fldChar w:fldCharType="end"/>
        </w:r>
      </w:hyperlink>
    </w:p>
    <w:p w14:paraId="7CA3EE5B" w14:textId="3CDD4409" w:rsidR="004C5BC6" w:rsidRDefault="004C5BC6">
      <w:pPr>
        <w:pStyle w:val="TOC2"/>
        <w:rPr>
          <w:rFonts w:asciiTheme="minorHAnsi" w:hAnsiTheme="minorHAnsi" w:cstheme="minorBidi"/>
        </w:rPr>
      </w:pPr>
      <w:hyperlink w:anchor="_Toc527016033" w:history="1">
        <w:r w:rsidRPr="00D36EA1">
          <w:rPr>
            <w:rStyle w:val="Hyperlink"/>
            <w:lang w:val="en-GB"/>
          </w:rPr>
          <w:t>6.8</w:t>
        </w:r>
        <w:r>
          <w:rPr>
            <w:rFonts w:asciiTheme="minorHAnsi" w:hAnsiTheme="minorHAnsi" w:cstheme="minorBidi"/>
          </w:rPr>
          <w:tab/>
        </w:r>
        <w:r w:rsidRPr="00D36EA1">
          <w:rPr>
            <w:rStyle w:val="Hyperlink"/>
            <w:lang w:val="en-GB"/>
          </w:rPr>
          <w:t>Matt Reinforced Linings for Immersion Service</w:t>
        </w:r>
        <w:r>
          <w:rPr>
            <w:webHidden/>
          </w:rPr>
          <w:tab/>
        </w:r>
        <w:r>
          <w:rPr>
            <w:webHidden/>
          </w:rPr>
          <w:fldChar w:fldCharType="begin"/>
        </w:r>
        <w:r>
          <w:rPr>
            <w:webHidden/>
          </w:rPr>
          <w:instrText xml:space="preserve"> PAGEREF _Toc527016033 \h </w:instrText>
        </w:r>
        <w:r>
          <w:rPr>
            <w:webHidden/>
          </w:rPr>
        </w:r>
        <w:r>
          <w:rPr>
            <w:webHidden/>
          </w:rPr>
          <w:fldChar w:fldCharType="separate"/>
        </w:r>
        <w:r w:rsidR="0001037B">
          <w:rPr>
            <w:webHidden/>
          </w:rPr>
          <w:t>103</w:t>
        </w:r>
        <w:r>
          <w:rPr>
            <w:webHidden/>
          </w:rPr>
          <w:fldChar w:fldCharType="end"/>
        </w:r>
      </w:hyperlink>
    </w:p>
    <w:p w14:paraId="37FC0A0D" w14:textId="6A4CDF44" w:rsidR="004C5BC6" w:rsidRDefault="004C5BC6">
      <w:pPr>
        <w:pStyle w:val="TOC2"/>
        <w:rPr>
          <w:rFonts w:asciiTheme="minorHAnsi" w:hAnsiTheme="minorHAnsi" w:cstheme="minorBidi"/>
        </w:rPr>
      </w:pPr>
      <w:hyperlink w:anchor="_Toc527016034" w:history="1">
        <w:r w:rsidRPr="00D36EA1">
          <w:rPr>
            <w:rStyle w:val="Hyperlink"/>
            <w:lang w:val="en-GB"/>
          </w:rPr>
          <w:t>6.9</w:t>
        </w:r>
        <w:r>
          <w:rPr>
            <w:rFonts w:asciiTheme="minorHAnsi" w:hAnsiTheme="minorHAnsi" w:cstheme="minorBidi"/>
          </w:rPr>
          <w:tab/>
        </w:r>
        <w:r w:rsidRPr="00D36EA1">
          <w:rPr>
            <w:rStyle w:val="Hyperlink"/>
            <w:lang w:val="en-GB"/>
          </w:rPr>
          <w:t>High-Temperature/High-Pressure Linings Systems</w:t>
        </w:r>
        <w:r>
          <w:rPr>
            <w:webHidden/>
          </w:rPr>
          <w:tab/>
        </w:r>
        <w:r>
          <w:rPr>
            <w:webHidden/>
          </w:rPr>
          <w:fldChar w:fldCharType="begin"/>
        </w:r>
        <w:r>
          <w:rPr>
            <w:webHidden/>
          </w:rPr>
          <w:instrText xml:space="preserve"> PAGEREF _Toc527016034 \h </w:instrText>
        </w:r>
        <w:r>
          <w:rPr>
            <w:webHidden/>
          </w:rPr>
        </w:r>
        <w:r>
          <w:rPr>
            <w:webHidden/>
          </w:rPr>
          <w:fldChar w:fldCharType="separate"/>
        </w:r>
        <w:r w:rsidR="0001037B">
          <w:rPr>
            <w:webHidden/>
          </w:rPr>
          <w:t>103</w:t>
        </w:r>
        <w:r>
          <w:rPr>
            <w:webHidden/>
          </w:rPr>
          <w:fldChar w:fldCharType="end"/>
        </w:r>
      </w:hyperlink>
    </w:p>
    <w:p w14:paraId="5B1A6B43" w14:textId="799AD564" w:rsidR="004C5BC6" w:rsidRDefault="004C5BC6">
      <w:pPr>
        <w:pStyle w:val="TOC2"/>
        <w:rPr>
          <w:rFonts w:asciiTheme="minorHAnsi" w:hAnsiTheme="minorHAnsi" w:cstheme="minorBidi"/>
        </w:rPr>
      </w:pPr>
      <w:hyperlink w:anchor="_Toc527016035" w:history="1">
        <w:r w:rsidRPr="00D36EA1">
          <w:rPr>
            <w:rStyle w:val="Hyperlink"/>
            <w:lang w:val="en-GB"/>
          </w:rPr>
          <w:t>6.10</w:t>
        </w:r>
        <w:r>
          <w:rPr>
            <w:rFonts w:asciiTheme="minorHAnsi" w:hAnsiTheme="minorHAnsi" w:cstheme="minorBidi"/>
          </w:rPr>
          <w:tab/>
        </w:r>
        <w:r w:rsidRPr="00D36EA1">
          <w:rPr>
            <w:rStyle w:val="Hyperlink"/>
            <w:lang w:val="en-GB"/>
          </w:rPr>
          <w:t>Coatings Under Insulation</w:t>
        </w:r>
        <w:r>
          <w:rPr>
            <w:webHidden/>
          </w:rPr>
          <w:tab/>
        </w:r>
        <w:r>
          <w:rPr>
            <w:webHidden/>
          </w:rPr>
          <w:fldChar w:fldCharType="begin"/>
        </w:r>
        <w:r>
          <w:rPr>
            <w:webHidden/>
          </w:rPr>
          <w:instrText xml:space="preserve"> PAGEREF _Toc527016035 \h </w:instrText>
        </w:r>
        <w:r>
          <w:rPr>
            <w:webHidden/>
          </w:rPr>
        </w:r>
        <w:r>
          <w:rPr>
            <w:webHidden/>
          </w:rPr>
          <w:fldChar w:fldCharType="separate"/>
        </w:r>
        <w:r w:rsidR="0001037B">
          <w:rPr>
            <w:webHidden/>
          </w:rPr>
          <w:t>104</w:t>
        </w:r>
        <w:r>
          <w:rPr>
            <w:webHidden/>
          </w:rPr>
          <w:fldChar w:fldCharType="end"/>
        </w:r>
      </w:hyperlink>
    </w:p>
    <w:p w14:paraId="1F91E1AD" w14:textId="523248CF" w:rsidR="004C5BC6" w:rsidRDefault="004C5BC6">
      <w:pPr>
        <w:pStyle w:val="TOC2"/>
        <w:rPr>
          <w:rFonts w:asciiTheme="minorHAnsi" w:hAnsiTheme="minorHAnsi" w:cstheme="minorBidi"/>
        </w:rPr>
      </w:pPr>
      <w:hyperlink w:anchor="_Toc527016036" w:history="1">
        <w:r w:rsidRPr="00D36EA1">
          <w:rPr>
            <w:rStyle w:val="Hyperlink"/>
            <w:lang w:val="en-GB"/>
          </w:rPr>
          <w:t>6.11</w:t>
        </w:r>
        <w:r>
          <w:rPr>
            <w:rFonts w:asciiTheme="minorHAnsi" w:hAnsiTheme="minorHAnsi" w:cstheme="minorBidi"/>
          </w:rPr>
          <w:tab/>
        </w:r>
        <w:r w:rsidRPr="00D36EA1">
          <w:rPr>
            <w:rStyle w:val="Hyperlink"/>
            <w:lang w:val="en-GB"/>
          </w:rPr>
          <w:t>Rivet and Seam Sealers</w:t>
        </w:r>
        <w:r>
          <w:rPr>
            <w:webHidden/>
          </w:rPr>
          <w:tab/>
        </w:r>
        <w:r>
          <w:rPr>
            <w:webHidden/>
          </w:rPr>
          <w:fldChar w:fldCharType="begin"/>
        </w:r>
        <w:r>
          <w:rPr>
            <w:webHidden/>
          </w:rPr>
          <w:instrText xml:space="preserve"> PAGEREF _Toc527016036 \h </w:instrText>
        </w:r>
        <w:r>
          <w:rPr>
            <w:webHidden/>
          </w:rPr>
        </w:r>
        <w:r>
          <w:rPr>
            <w:webHidden/>
          </w:rPr>
          <w:fldChar w:fldCharType="separate"/>
        </w:r>
        <w:r w:rsidR="0001037B">
          <w:rPr>
            <w:webHidden/>
          </w:rPr>
          <w:t>104</w:t>
        </w:r>
        <w:r>
          <w:rPr>
            <w:webHidden/>
          </w:rPr>
          <w:fldChar w:fldCharType="end"/>
        </w:r>
      </w:hyperlink>
    </w:p>
    <w:p w14:paraId="3A8B78BF" w14:textId="5DA0FD78" w:rsidR="004C5BC6" w:rsidRDefault="004C5BC6">
      <w:pPr>
        <w:pStyle w:val="TOC2"/>
        <w:rPr>
          <w:rFonts w:asciiTheme="minorHAnsi" w:hAnsiTheme="minorHAnsi" w:cstheme="minorBidi"/>
        </w:rPr>
      </w:pPr>
      <w:hyperlink w:anchor="_Toc527016037" w:history="1">
        <w:r w:rsidRPr="00D36EA1">
          <w:rPr>
            <w:rStyle w:val="Hyperlink"/>
            <w:lang w:val="en-GB"/>
          </w:rPr>
          <w:t>6.12</w:t>
        </w:r>
        <w:r>
          <w:rPr>
            <w:rFonts w:asciiTheme="minorHAnsi" w:hAnsiTheme="minorHAnsi" w:cstheme="minorBidi"/>
          </w:rPr>
          <w:tab/>
        </w:r>
        <w:r w:rsidRPr="00D36EA1">
          <w:rPr>
            <w:rStyle w:val="Hyperlink"/>
            <w:lang w:val="en-GB"/>
          </w:rPr>
          <w:t>(Series 14 through 19 Reserved for Future Use)</w:t>
        </w:r>
        <w:r>
          <w:rPr>
            <w:webHidden/>
          </w:rPr>
          <w:tab/>
        </w:r>
        <w:r>
          <w:rPr>
            <w:webHidden/>
          </w:rPr>
          <w:fldChar w:fldCharType="begin"/>
        </w:r>
        <w:r>
          <w:rPr>
            <w:webHidden/>
          </w:rPr>
          <w:instrText xml:space="preserve"> PAGEREF _Toc527016037 \h </w:instrText>
        </w:r>
        <w:r>
          <w:rPr>
            <w:webHidden/>
          </w:rPr>
        </w:r>
        <w:r>
          <w:rPr>
            <w:webHidden/>
          </w:rPr>
          <w:fldChar w:fldCharType="separate"/>
        </w:r>
        <w:r w:rsidR="0001037B">
          <w:rPr>
            <w:webHidden/>
          </w:rPr>
          <w:t>104</w:t>
        </w:r>
        <w:r>
          <w:rPr>
            <w:webHidden/>
          </w:rPr>
          <w:fldChar w:fldCharType="end"/>
        </w:r>
      </w:hyperlink>
    </w:p>
    <w:p w14:paraId="13A41B7E" w14:textId="29DF3CD8" w:rsidR="004C5BC6" w:rsidRDefault="004C5BC6">
      <w:pPr>
        <w:pStyle w:val="TOC2"/>
        <w:rPr>
          <w:lang w:val="ru-RU"/>
        </w:rPr>
      </w:pPr>
      <w:hyperlink w:anchor="_Toc527016038" w:history="1">
        <w:r w:rsidRPr="00D36EA1">
          <w:rPr>
            <w:rStyle w:val="Hyperlink"/>
            <w:lang w:val="en-GB"/>
          </w:rPr>
          <w:t>6.13</w:t>
        </w:r>
        <w:r>
          <w:rPr>
            <w:rFonts w:asciiTheme="minorHAnsi" w:hAnsiTheme="minorHAnsi" w:cstheme="minorBidi"/>
          </w:rPr>
          <w:tab/>
        </w:r>
        <w:r w:rsidRPr="00D36EA1">
          <w:rPr>
            <w:rStyle w:val="Hyperlink"/>
            <w:lang w:val="en-GB"/>
          </w:rPr>
          <w:t>Concrete Linings</w:t>
        </w:r>
        <w:r>
          <w:rPr>
            <w:webHidden/>
          </w:rPr>
          <w:tab/>
        </w:r>
        <w:r>
          <w:rPr>
            <w:webHidden/>
          </w:rPr>
          <w:fldChar w:fldCharType="begin"/>
        </w:r>
        <w:r>
          <w:rPr>
            <w:webHidden/>
          </w:rPr>
          <w:instrText xml:space="preserve"> PAGEREF _Toc527016038 \h </w:instrText>
        </w:r>
        <w:r>
          <w:rPr>
            <w:webHidden/>
          </w:rPr>
        </w:r>
        <w:r>
          <w:rPr>
            <w:webHidden/>
          </w:rPr>
          <w:fldChar w:fldCharType="separate"/>
        </w:r>
        <w:r w:rsidR="0001037B">
          <w:rPr>
            <w:webHidden/>
          </w:rPr>
          <w:t>104</w:t>
        </w:r>
        <w:r>
          <w:rPr>
            <w:webHidden/>
          </w:rPr>
          <w:fldChar w:fldCharType="end"/>
        </w:r>
      </w:hyperlink>
    </w:p>
    <w:p w14:paraId="539EDDE1" w14:textId="4F2AC17E" w:rsidR="00AF587B" w:rsidRDefault="00AF587B">
      <w:pPr>
        <w:autoSpaceDE/>
        <w:autoSpaceDN/>
        <w:adjustRightInd/>
        <w:spacing w:before="0" w:line="240" w:lineRule="auto"/>
        <w:ind w:left="0"/>
        <w:rPr>
          <w:noProof/>
          <w:lang w:val="ru-RU"/>
        </w:rPr>
      </w:pPr>
      <w:r>
        <w:rPr>
          <w:noProof/>
          <w:lang w:val="ru-RU"/>
        </w:rPr>
        <w:br w:type="page"/>
      </w:r>
    </w:p>
    <w:p w14:paraId="7CCBC776" w14:textId="6928F03C" w:rsidR="00852C4D" w:rsidRPr="00AF587B" w:rsidRDefault="00FB7BBB" w:rsidP="00362A12">
      <w:pPr>
        <w:pStyle w:val="Heading1"/>
        <w:numPr>
          <w:ilvl w:val="0"/>
          <w:numId w:val="48"/>
        </w:numPr>
        <w:ind w:left="709" w:hanging="709"/>
        <w:rPr>
          <w:lang w:val="en-GB"/>
        </w:rPr>
      </w:pPr>
      <w:r w:rsidRPr="00D57179">
        <w:rPr>
          <w:lang w:val="en-GB"/>
        </w:rPr>
        <w:lastRenderedPageBreak/>
        <w:fldChar w:fldCharType="end"/>
      </w:r>
      <w:bookmarkStart w:id="2" w:name="_Toc311471811"/>
      <w:bookmarkStart w:id="3" w:name="_Toc311473429"/>
      <w:bookmarkStart w:id="4" w:name="_Toc337129925"/>
      <w:bookmarkStart w:id="5" w:name="_Toc527015990"/>
      <w:r w:rsidR="00852C4D" w:rsidRPr="00B1496F">
        <w:rPr>
          <w:lang w:val="en-GB"/>
        </w:rPr>
        <w:t>ОБЛАСТЬ ПРИМЕНЕНИЯ</w:t>
      </w:r>
      <w:bookmarkEnd w:id="2"/>
      <w:bookmarkEnd w:id="3"/>
      <w:bookmarkEnd w:id="4"/>
      <w:bookmarkEnd w:id="5"/>
    </w:p>
    <w:p w14:paraId="30AFE7CA" w14:textId="77777777" w:rsidR="00EB2754" w:rsidRDefault="00852C4D" w:rsidP="00EB2754">
      <w:pPr>
        <w:pStyle w:val="Text1"/>
        <w:rPr>
          <w:color w:val="auto"/>
          <w:lang w:val="ru-RU"/>
        </w:rPr>
      </w:pPr>
      <w:bookmarkStart w:id="6" w:name="_Toc311471812"/>
      <w:bookmarkStart w:id="7" w:name="_Toc311473430"/>
      <w:r w:rsidRPr="00D57179">
        <w:rPr>
          <w:color w:val="auto"/>
          <w:lang w:val="ru-RU"/>
        </w:rPr>
        <w:t>Настоящие технические условия определяют системы покрытий, выбор систем покрытий, изготовителей и торговые марки</w:t>
      </w:r>
      <w:r w:rsidR="006502B8">
        <w:rPr>
          <w:color w:val="auto"/>
          <w:lang w:val="ru-RU"/>
        </w:rPr>
        <w:t xml:space="preserve"> и </w:t>
      </w:r>
      <w:r w:rsidR="00AE634E">
        <w:rPr>
          <w:color w:val="auto"/>
          <w:lang w:val="ru-RU"/>
        </w:rPr>
        <w:t>разделяют их по назначению</w:t>
      </w:r>
      <w:r w:rsidR="006502B8">
        <w:rPr>
          <w:color w:val="auto"/>
          <w:lang w:val="ru-RU"/>
        </w:rPr>
        <w:t>:</w:t>
      </w:r>
    </w:p>
    <w:p w14:paraId="675BF5D7" w14:textId="77777777" w:rsidR="00852C4D" w:rsidRPr="00EB2754" w:rsidRDefault="00852C4D" w:rsidP="000C60FA">
      <w:pPr>
        <w:pStyle w:val="Text1"/>
        <w:numPr>
          <w:ilvl w:val="0"/>
          <w:numId w:val="36"/>
        </w:numPr>
        <w:ind w:left="1134" w:hanging="425"/>
        <w:rPr>
          <w:color w:val="auto"/>
          <w:lang w:val="ru-RU"/>
        </w:rPr>
      </w:pPr>
      <w:r w:rsidRPr="00EB2754">
        <w:rPr>
          <w:color w:val="auto"/>
          <w:lang w:val="ru-RU"/>
        </w:rPr>
        <w:t>Покрытия для защиты от атмосферных воздействий оборудования и сооружений наземного и морского применений.</w:t>
      </w:r>
    </w:p>
    <w:p w14:paraId="4DF3218E" w14:textId="77777777" w:rsidR="00852C4D" w:rsidRPr="00D57179" w:rsidRDefault="00186CD0" w:rsidP="000C60FA">
      <w:pPr>
        <w:pStyle w:val="List1"/>
        <w:numPr>
          <w:ilvl w:val="0"/>
          <w:numId w:val="16"/>
        </w:numPr>
        <w:ind w:left="1134" w:hanging="425"/>
        <w:rPr>
          <w:color w:val="auto"/>
        </w:rPr>
      </w:pPr>
      <w:r w:rsidRPr="00EB2754">
        <w:rPr>
          <w:color w:val="auto"/>
        </w:rPr>
        <w:t xml:space="preserve">Покрытия </w:t>
      </w:r>
      <w:proofErr w:type="spellStart"/>
      <w:r w:rsidR="00852C4D" w:rsidRPr="00D57179">
        <w:rPr>
          <w:color w:val="auto"/>
        </w:rPr>
        <w:t>для</w:t>
      </w:r>
      <w:proofErr w:type="spellEnd"/>
      <w:r w:rsidR="00852C4D" w:rsidRPr="00D57179">
        <w:rPr>
          <w:color w:val="auto"/>
        </w:rPr>
        <w:t xml:space="preserve"> </w:t>
      </w:r>
      <w:proofErr w:type="spellStart"/>
      <w:r w:rsidR="00852C4D" w:rsidRPr="00D57179">
        <w:rPr>
          <w:color w:val="auto"/>
        </w:rPr>
        <w:t>бетона</w:t>
      </w:r>
      <w:proofErr w:type="spellEnd"/>
      <w:r w:rsidR="00852C4D" w:rsidRPr="00D57179">
        <w:rPr>
          <w:color w:val="auto"/>
        </w:rPr>
        <w:t>.</w:t>
      </w:r>
    </w:p>
    <w:p w14:paraId="035B265F" w14:textId="77777777" w:rsidR="00852C4D" w:rsidRPr="00D57179" w:rsidRDefault="00852C4D" w:rsidP="000C60FA">
      <w:pPr>
        <w:pStyle w:val="List1"/>
        <w:numPr>
          <w:ilvl w:val="0"/>
          <w:numId w:val="17"/>
        </w:numPr>
        <w:ind w:left="1134" w:hanging="425"/>
        <w:rPr>
          <w:color w:val="auto"/>
        </w:rPr>
      </w:pPr>
      <w:r w:rsidRPr="00D57179">
        <w:rPr>
          <w:color w:val="auto"/>
        </w:rPr>
        <w:t xml:space="preserve">Покрытия </w:t>
      </w:r>
      <w:proofErr w:type="spellStart"/>
      <w:r w:rsidRPr="00D57179">
        <w:rPr>
          <w:color w:val="auto"/>
        </w:rPr>
        <w:t>под</w:t>
      </w:r>
      <w:proofErr w:type="spellEnd"/>
      <w:r w:rsidRPr="00D57179">
        <w:rPr>
          <w:color w:val="auto"/>
        </w:rPr>
        <w:t xml:space="preserve"> </w:t>
      </w:r>
      <w:proofErr w:type="spellStart"/>
      <w:r w:rsidRPr="00D57179">
        <w:rPr>
          <w:color w:val="auto"/>
        </w:rPr>
        <w:t>изоляци</w:t>
      </w:r>
      <w:proofErr w:type="spellEnd"/>
      <w:r w:rsidRPr="00D57179">
        <w:rPr>
          <w:color w:val="auto"/>
          <w:lang w:val="ru-RU"/>
        </w:rPr>
        <w:t>ю</w:t>
      </w:r>
      <w:r w:rsidRPr="00D57179">
        <w:rPr>
          <w:color w:val="auto"/>
        </w:rPr>
        <w:t>.</w:t>
      </w:r>
    </w:p>
    <w:p w14:paraId="5ADBBF8F" w14:textId="77777777" w:rsidR="00852C4D" w:rsidRPr="00D57179" w:rsidRDefault="00852C4D" w:rsidP="000C60FA">
      <w:pPr>
        <w:pStyle w:val="List1"/>
        <w:numPr>
          <w:ilvl w:val="0"/>
          <w:numId w:val="18"/>
        </w:numPr>
        <w:ind w:left="1134" w:hanging="425"/>
        <w:rPr>
          <w:color w:val="auto"/>
        </w:rPr>
      </w:pPr>
      <w:r w:rsidRPr="00D57179">
        <w:rPr>
          <w:color w:val="auto"/>
        </w:rPr>
        <w:t xml:space="preserve">Внутренние покрытия </w:t>
      </w:r>
      <w:proofErr w:type="spellStart"/>
      <w:r w:rsidRPr="00D57179">
        <w:rPr>
          <w:color w:val="auto"/>
        </w:rPr>
        <w:t>сосудов</w:t>
      </w:r>
      <w:proofErr w:type="spellEnd"/>
      <w:r w:rsidRPr="00D57179">
        <w:rPr>
          <w:color w:val="auto"/>
        </w:rPr>
        <w:t>.</w:t>
      </w:r>
    </w:p>
    <w:p w14:paraId="3B50C1DE" w14:textId="4311BDC7" w:rsidR="00852C4D" w:rsidRPr="00D57179" w:rsidRDefault="00852C4D" w:rsidP="009F02C6">
      <w:pPr>
        <w:pStyle w:val="Heading1"/>
        <w:numPr>
          <w:ilvl w:val="0"/>
          <w:numId w:val="48"/>
        </w:numPr>
        <w:ind w:left="709" w:hanging="709"/>
        <w:rPr>
          <w:lang w:val="en-GB"/>
        </w:rPr>
      </w:pPr>
      <w:bookmarkStart w:id="8" w:name="_Toc337129926"/>
      <w:bookmarkStart w:id="9" w:name="_Toc527015991"/>
      <w:r w:rsidRPr="00D57179">
        <w:rPr>
          <w:lang w:val="en-GB"/>
        </w:rPr>
        <w:t>ССЫЛОЧНЫЕ ДОКУМЕНТЫ</w:t>
      </w:r>
      <w:bookmarkEnd w:id="6"/>
      <w:bookmarkEnd w:id="7"/>
      <w:bookmarkEnd w:id="8"/>
      <w:bookmarkEnd w:id="9"/>
    </w:p>
    <w:p w14:paraId="242A3139" w14:textId="77777777" w:rsidR="00852C4D" w:rsidRPr="00D57179" w:rsidRDefault="00852C4D" w:rsidP="009F02C6">
      <w:pPr>
        <w:pStyle w:val="List1"/>
        <w:numPr>
          <w:ilvl w:val="0"/>
          <w:numId w:val="1"/>
        </w:numPr>
        <w:tabs>
          <w:tab w:val="clear" w:pos="1080"/>
        </w:tabs>
        <w:ind w:left="1134" w:hanging="425"/>
        <w:rPr>
          <w:color w:val="auto"/>
          <w:lang w:val="ru-RU"/>
        </w:rPr>
      </w:pPr>
      <w:bookmarkStart w:id="10" w:name="_Toc311471813"/>
      <w:bookmarkStart w:id="11" w:name="_Toc311473431"/>
      <w:r w:rsidRPr="00D57179">
        <w:rPr>
          <w:color w:val="auto"/>
          <w:lang w:val="ru-RU" w:eastAsia="ru-RU"/>
        </w:rPr>
        <w:t xml:space="preserve">Все работы и материалы </w:t>
      </w:r>
      <w:r w:rsidRPr="00EB2754">
        <w:rPr>
          <w:color w:val="auto"/>
          <w:lang w:val="ru-RU" w:eastAsia="ru-RU"/>
        </w:rPr>
        <w:t xml:space="preserve">должны соответствовать требованиям </w:t>
      </w:r>
      <w:r w:rsidR="006502B8" w:rsidRPr="006502B8">
        <w:rPr>
          <w:color w:val="auto"/>
          <w:lang w:val="ru-RU" w:eastAsia="ru-RU"/>
        </w:rPr>
        <w:t xml:space="preserve"> </w:t>
      </w:r>
      <w:r w:rsidR="006502B8">
        <w:rPr>
          <w:color w:val="auto"/>
          <w:lang w:val="ru-RU" w:eastAsia="ru-RU"/>
        </w:rPr>
        <w:t xml:space="preserve">отраслевых </w:t>
      </w:r>
      <w:r w:rsidRPr="00D57179">
        <w:rPr>
          <w:color w:val="auto"/>
          <w:lang w:val="ru-RU" w:eastAsia="ru-RU"/>
        </w:rPr>
        <w:t>стандарт</w:t>
      </w:r>
      <w:r w:rsidR="006502B8">
        <w:rPr>
          <w:color w:val="auto"/>
          <w:lang w:val="ru-RU" w:eastAsia="ru-RU"/>
        </w:rPr>
        <w:t>ов</w:t>
      </w:r>
      <w:r w:rsidRPr="00D57179">
        <w:rPr>
          <w:color w:val="auto"/>
          <w:lang w:val="ru-RU" w:eastAsia="ru-RU"/>
        </w:rPr>
        <w:t xml:space="preserve"> и технически</w:t>
      </w:r>
      <w:r w:rsidR="006502B8">
        <w:rPr>
          <w:color w:val="auto"/>
          <w:lang w:val="ru-RU" w:eastAsia="ru-RU"/>
        </w:rPr>
        <w:t xml:space="preserve">х </w:t>
      </w:r>
      <w:r w:rsidRPr="00D57179">
        <w:rPr>
          <w:color w:val="auto"/>
          <w:lang w:val="ru-RU" w:eastAsia="ru-RU"/>
        </w:rPr>
        <w:t>услови</w:t>
      </w:r>
      <w:r w:rsidR="006502B8">
        <w:rPr>
          <w:color w:val="auto"/>
          <w:lang w:val="ru-RU" w:eastAsia="ru-RU"/>
        </w:rPr>
        <w:t>й</w:t>
      </w:r>
      <w:r w:rsidRPr="00D57179">
        <w:rPr>
          <w:color w:val="auto"/>
          <w:lang w:val="ru-RU" w:eastAsia="ru-RU"/>
        </w:rPr>
        <w:t xml:space="preserve">, казахстанским и международным нормам и стандартам, указанным в настоящих технических условиях. </w:t>
      </w:r>
    </w:p>
    <w:p w14:paraId="01AF2DCE" w14:textId="77777777" w:rsidR="00852C4D" w:rsidRPr="00D57179" w:rsidRDefault="00852C4D" w:rsidP="009F02C6">
      <w:pPr>
        <w:pStyle w:val="List1"/>
        <w:numPr>
          <w:ilvl w:val="0"/>
          <w:numId w:val="1"/>
        </w:numPr>
        <w:tabs>
          <w:tab w:val="clear" w:pos="1080"/>
        </w:tabs>
        <w:ind w:left="1134" w:hanging="425"/>
        <w:rPr>
          <w:color w:val="auto"/>
          <w:lang w:val="ru-RU"/>
        </w:rPr>
      </w:pPr>
      <w:r w:rsidRPr="00D57179">
        <w:rPr>
          <w:color w:val="auto"/>
          <w:lang w:val="ru-RU" w:eastAsia="ru-RU"/>
        </w:rPr>
        <w:t xml:space="preserve">В случае отсутствия применимых норм и </w:t>
      </w:r>
      <w:r w:rsidR="006502B8">
        <w:rPr>
          <w:color w:val="auto"/>
          <w:lang w:val="ru-RU" w:eastAsia="ru-RU"/>
        </w:rPr>
        <w:t xml:space="preserve">отраслевых </w:t>
      </w:r>
      <w:r w:rsidRPr="00D57179">
        <w:rPr>
          <w:color w:val="auto"/>
          <w:lang w:val="ru-RU" w:eastAsia="ru-RU"/>
        </w:rPr>
        <w:t xml:space="preserve">стандартов, Подрядчик / Поставщик может предложить для утверждения Заказчиком эквивалентные нормы и стандарты, признанные на международном уровне. </w:t>
      </w:r>
    </w:p>
    <w:p w14:paraId="387CE000" w14:textId="710A2050" w:rsidR="00852C4D" w:rsidRPr="00D57179" w:rsidRDefault="00852C4D" w:rsidP="00F62FBB">
      <w:pPr>
        <w:pStyle w:val="Heading2"/>
        <w:numPr>
          <w:ilvl w:val="1"/>
          <w:numId w:val="47"/>
        </w:numPr>
        <w:ind w:left="851" w:hanging="709"/>
        <w:rPr>
          <w:color w:val="auto"/>
          <w:lang w:val="ru-RU"/>
        </w:rPr>
      </w:pPr>
      <w:bookmarkStart w:id="12" w:name="_Toc337129927"/>
      <w:bookmarkStart w:id="13" w:name="_Toc527015992"/>
      <w:proofErr w:type="spellStart"/>
      <w:r w:rsidRPr="00D57179">
        <w:rPr>
          <w:color w:val="auto"/>
          <w:lang w:val="en-GB"/>
        </w:rPr>
        <w:t>Документы</w:t>
      </w:r>
      <w:proofErr w:type="spellEnd"/>
      <w:r w:rsidRPr="00D57179">
        <w:rPr>
          <w:color w:val="auto"/>
          <w:lang w:val="en-GB"/>
        </w:rPr>
        <w:t xml:space="preserve"> </w:t>
      </w:r>
      <w:bookmarkEnd w:id="10"/>
      <w:bookmarkEnd w:id="11"/>
      <w:bookmarkEnd w:id="12"/>
      <w:bookmarkEnd w:id="13"/>
      <w:r w:rsidR="00A36057">
        <w:rPr>
          <w:color w:val="auto"/>
          <w:lang w:val="ru-RU"/>
        </w:rPr>
        <w:t>Заказчика</w:t>
      </w:r>
    </w:p>
    <w:p w14:paraId="29AA2144" w14:textId="77777777" w:rsidR="009C686B" w:rsidRPr="0012652E" w:rsidRDefault="009C686B" w:rsidP="00C25E68">
      <w:pPr>
        <w:pStyle w:val="Reference"/>
        <w:tabs>
          <w:tab w:val="clear" w:pos="2680"/>
        </w:tabs>
        <w:ind w:left="3119" w:hanging="2399"/>
        <w:jc w:val="both"/>
        <w:rPr>
          <w:lang w:val="ru-RU"/>
        </w:rPr>
      </w:pPr>
      <w:bookmarkStart w:id="14" w:name="_Toc311471814"/>
      <w:bookmarkStart w:id="15" w:name="_Toc311473432"/>
      <w:r w:rsidRPr="0012652E">
        <w:rPr>
          <w:lang w:val="ru-RU"/>
        </w:rPr>
        <w:t>COM-SU-5014-TCO</w:t>
      </w:r>
      <w:r w:rsidRPr="0012652E">
        <w:rPr>
          <w:lang w:val="ru-RU"/>
        </w:rPr>
        <w:tab/>
        <w:t xml:space="preserve">Внутренние </w:t>
      </w:r>
      <w:r w:rsidR="00BA7D4F" w:rsidRPr="0012652E">
        <w:rPr>
          <w:lang w:val="ru-RU"/>
        </w:rPr>
        <w:t xml:space="preserve">покрытия </w:t>
      </w:r>
      <w:r w:rsidRPr="0012652E">
        <w:rPr>
          <w:lang w:val="ru-RU"/>
        </w:rPr>
        <w:t>для сосудов под давлению в среде сероводорода</w:t>
      </w:r>
    </w:p>
    <w:p w14:paraId="7ECB0032" w14:textId="77777777" w:rsidR="009C686B" w:rsidRPr="0012652E" w:rsidRDefault="009C686B" w:rsidP="00C25E68">
      <w:pPr>
        <w:pStyle w:val="Reference"/>
        <w:tabs>
          <w:tab w:val="clear" w:pos="2680"/>
        </w:tabs>
        <w:ind w:left="3119" w:hanging="2399"/>
        <w:jc w:val="both"/>
        <w:rPr>
          <w:lang w:val="ru-RU"/>
        </w:rPr>
      </w:pPr>
      <w:r w:rsidRPr="0012652E">
        <w:rPr>
          <w:lang w:val="ru-RU"/>
        </w:rPr>
        <w:t>FPM-DU-5091-TCO</w:t>
      </w:r>
      <w:r w:rsidRPr="0012652E">
        <w:rPr>
          <w:lang w:val="ru-RU"/>
        </w:rPr>
        <w:tab/>
      </w:r>
      <w:r w:rsidR="00C66532" w:rsidRPr="0012652E">
        <w:rPr>
          <w:lang w:val="ru-RU"/>
        </w:rPr>
        <w:t>Материалы для пассивной пожарной защиты и их нанесение</w:t>
      </w:r>
    </w:p>
    <w:p w14:paraId="4CD37DD7" w14:textId="1D84B295" w:rsidR="009C686B" w:rsidRPr="0012652E" w:rsidRDefault="009C686B" w:rsidP="00C25E68">
      <w:pPr>
        <w:pStyle w:val="Reference"/>
        <w:tabs>
          <w:tab w:val="clear" w:pos="2680"/>
        </w:tabs>
        <w:ind w:left="3119" w:hanging="2399"/>
        <w:jc w:val="both"/>
        <w:rPr>
          <w:lang w:val="ru-RU"/>
        </w:rPr>
      </w:pPr>
      <w:r w:rsidRPr="0012652E">
        <w:rPr>
          <w:lang w:val="ru-RU"/>
        </w:rPr>
        <w:t>COM-SU-4743-TCO</w:t>
      </w:r>
      <w:r w:rsidR="00412E56" w:rsidRPr="0012652E">
        <w:rPr>
          <w:lang w:val="ru-RU"/>
        </w:rPr>
        <w:t xml:space="preserve"> </w:t>
      </w:r>
      <w:r w:rsidR="00C25E68" w:rsidRPr="002C303C">
        <w:rPr>
          <w:lang w:val="ru-RU"/>
        </w:rPr>
        <w:tab/>
      </w:r>
      <w:r w:rsidR="00C66532" w:rsidRPr="0012652E">
        <w:rPr>
          <w:lang w:val="ru-RU"/>
        </w:rPr>
        <w:t>Наружние покрытия</w:t>
      </w:r>
    </w:p>
    <w:p w14:paraId="688F8EB9" w14:textId="06C3BAE6" w:rsidR="009C686B" w:rsidRPr="0012652E" w:rsidRDefault="009C686B" w:rsidP="00C25E68">
      <w:pPr>
        <w:pStyle w:val="Reference"/>
        <w:tabs>
          <w:tab w:val="clear" w:pos="2680"/>
        </w:tabs>
        <w:ind w:left="3119" w:hanging="2399"/>
        <w:jc w:val="both"/>
        <w:rPr>
          <w:lang w:val="ru-RU"/>
        </w:rPr>
      </w:pPr>
      <w:r w:rsidRPr="0012652E">
        <w:rPr>
          <w:lang w:val="ru-RU"/>
        </w:rPr>
        <w:t>COM-SU-4738-TCO</w:t>
      </w:r>
      <w:r w:rsidR="00412E56" w:rsidRPr="0012652E">
        <w:rPr>
          <w:lang w:val="ru-RU"/>
        </w:rPr>
        <w:t xml:space="preserve"> </w:t>
      </w:r>
      <w:r w:rsidR="00C25E68" w:rsidRPr="002C303C">
        <w:rPr>
          <w:lang w:val="ru-RU"/>
        </w:rPr>
        <w:tab/>
      </w:r>
      <w:r w:rsidR="00C66532" w:rsidRPr="0012652E">
        <w:rPr>
          <w:lang w:val="ru-RU"/>
        </w:rPr>
        <w:t>Внутренние покрытия</w:t>
      </w:r>
    </w:p>
    <w:p w14:paraId="3AF44E0A" w14:textId="1DE5C8F2" w:rsidR="00E25F5D" w:rsidRPr="00761C70" w:rsidRDefault="00E25F5D" w:rsidP="00C25E68">
      <w:pPr>
        <w:pStyle w:val="Reference"/>
        <w:tabs>
          <w:tab w:val="clear" w:pos="2680"/>
        </w:tabs>
        <w:ind w:left="3119" w:hanging="2399"/>
        <w:jc w:val="both"/>
        <w:rPr>
          <w:lang w:val="ru-RU"/>
        </w:rPr>
      </w:pPr>
      <w:r w:rsidRPr="0012652E">
        <w:rPr>
          <w:lang w:val="ru-RU"/>
        </w:rPr>
        <w:t>COM</w:t>
      </w:r>
      <w:r w:rsidRPr="00761C70">
        <w:rPr>
          <w:lang w:val="ru-RU"/>
        </w:rPr>
        <w:t>-</w:t>
      </w:r>
      <w:r w:rsidRPr="0012652E">
        <w:rPr>
          <w:lang w:val="ru-RU"/>
        </w:rPr>
        <w:t>SU</w:t>
      </w:r>
      <w:r w:rsidRPr="00761C70">
        <w:rPr>
          <w:lang w:val="ru-RU"/>
        </w:rPr>
        <w:t>-4042-</w:t>
      </w:r>
      <w:r w:rsidRPr="0012652E">
        <w:rPr>
          <w:lang w:val="ru-RU"/>
        </w:rPr>
        <w:t>TCO</w:t>
      </w:r>
      <w:r w:rsidRPr="00761C70">
        <w:rPr>
          <w:lang w:val="ru-RU"/>
        </w:rPr>
        <w:t xml:space="preserve"> </w:t>
      </w:r>
      <w:r w:rsidR="00C25E68" w:rsidRPr="002C303C">
        <w:rPr>
          <w:lang w:val="ru-RU"/>
        </w:rPr>
        <w:tab/>
      </w:r>
      <w:r w:rsidRPr="00E25F5D">
        <w:rPr>
          <w:lang w:val="ru-RU"/>
        </w:rPr>
        <w:t>Однослойное и двухслойное наплавляемое эпоксидное</w:t>
      </w:r>
      <w:r w:rsidRPr="00761C70">
        <w:rPr>
          <w:lang w:val="ru-RU"/>
        </w:rPr>
        <w:t xml:space="preserve"> </w:t>
      </w:r>
      <w:r w:rsidRPr="00E25F5D">
        <w:rPr>
          <w:lang w:val="ru-RU"/>
        </w:rPr>
        <w:t>наружное покрытие трубопроводов</w:t>
      </w:r>
    </w:p>
    <w:p w14:paraId="51CD5212" w14:textId="468D00E0" w:rsidR="005E2928" w:rsidRPr="005E2928" w:rsidRDefault="00852C4D" w:rsidP="00C25E68">
      <w:pPr>
        <w:pStyle w:val="Heading2"/>
        <w:numPr>
          <w:ilvl w:val="1"/>
          <w:numId w:val="47"/>
        </w:numPr>
        <w:ind w:left="851" w:hanging="709"/>
        <w:rPr>
          <w:color w:val="auto"/>
          <w:lang w:val="ru-RU"/>
        </w:rPr>
      </w:pPr>
      <w:bookmarkStart w:id="16" w:name="_Toc337129928"/>
      <w:bookmarkStart w:id="17" w:name="_Toc527015993"/>
      <w:r w:rsidRPr="00D57179">
        <w:rPr>
          <w:color w:val="auto"/>
          <w:lang w:val="ru-RU"/>
        </w:rPr>
        <w:t>Отраслевые нормы и стандарты</w:t>
      </w:r>
      <w:bookmarkEnd w:id="14"/>
      <w:bookmarkEnd w:id="15"/>
      <w:bookmarkEnd w:id="16"/>
      <w:bookmarkEnd w:id="17"/>
    </w:p>
    <w:p w14:paraId="46BB468B" w14:textId="77777777" w:rsidR="00F06528" w:rsidRPr="001D7E59" w:rsidRDefault="00F06528" w:rsidP="00F06528">
      <w:pPr>
        <w:pStyle w:val="Text1Bold"/>
        <w:jc w:val="both"/>
        <w:rPr>
          <w:bCs w:val="0"/>
          <w:color w:val="auto"/>
          <w:lang w:val="ru-RU"/>
        </w:rPr>
      </w:pPr>
      <w:r w:rsidRPr="001D7E59">
        <w:rPr>
          <w:bCs w:val="0"/>
          <w:color w:val="auto"/>
          <w:lang w:val="ru-RU"/>
        </w:rPr>
        <w:t>Стандарты и нормы Республики Казахстан</w:t>
      </w:r>
    </w:p>
    <w:p w14:paraId="198E1A64" w14:textId="77777777" w:rsidR="00F06528" w:rsidRPr="0005414E" w:rsidRDefault="00F06528" w:rsidP="00F06528">
      <w:pPr>
        <w:pStyle w:val="Reference"/>
        <w:jc w:val="both"/>
        <w:rPr>
          <w:color w:val="auto"/>
          <w:lang w:val="ru-RU"/>
        </w:rPr>
      </w:pPr>
      <w:r w:rsidRPr="0005414E">
        <w:rPr>
          <w:rFonts w:hint="eastAsia"/>
          <w:color w:val="auto"/>
          <w:lang w:val="ru-RU"/>
        </w:rPr>
        <w:t>ГОСТ</w:t>
      </w:r>
      <w:r w:rsidRPr="0005414E">
        <w:rPr>
          <w:color w:val="auto"/>
          <w:lang w:val="ru-RU"/>
        </w:rPr>
        <w:t xml:space="preserve"> 28246-2006 </w:t>
      </w:r>
      <w:r>
        <w:rPr>
          <w:color w:val="auto"/>
          <w:lang w:val="ru-RU"/>
        </w:rPr>
        <w:tab/>
      </w:r>
      <w:r w:rsidRPr="0005414E">
        <w:rPr>
          <w:rFonts w:hint="eastAsia"/>
          <w:color w:val="auto"/>
          <w:lang w:val="ru-RU"/>
        </w:rPr>
        <w:t>Материалы</w:t>
      </w:r>
      <w:r w:rsidRPr="0005414E">
        <w:rPr>
          <w:color w:val="auto"/>
          <w:lang w:val="ru-RU"/>
        </w:rPr>
        <w:t xml:space="preserve"> </w:t>
      </w:r>
      <w:r w:rsidRPr="0005414E">
        <w:rPr>
          <w:rFonts w:hint="eastAsia"/>
          <w:color w:val="auto"/>
          <w:lang w:val="ru-RU"/>
        </w:rPr>
        <w:t>лакокрасочные</w:t>
      </w:r>
      <w:r w:rsidRPr="0005414E">
        <w:rPr>
          <w:color w:val="auto"/>
          <w:lang w:val="ru-RU"/>
        </w:rPr>
        <w:t xml:space="preserve">. </w:t>
      </w:r>
      <w:r w:rsidRPr="0005414E">
        <w:rPr>
          <w:rFonts w:hint="eastAsia"/>
          <w:color w:val="auto"/>
          <w:lang w:val="ru-RU"/>
        </w:rPr>
        <w:t>Термины</w:t>
      </w:r>
      <w:r w:rsidRPr="0005414E">
        <w:rPr>
          <w:color w:val="auto"/>
          <w:lang w:val="ru-RU"/>
        </w:rPr>
        <w:t xml:space="preserve"> </w:t>
      </w:r>
      <w:r w:rsidRPr="0005414E">
        <w:rPr>
          <w:rFonts w:hint="eastAsia"/>
          <w:color w:val="auto"/>
          <w:lang w:val="ru-RU"/>
        </w:rPr>
        <w:t>и</w:t>
      </w:r>
      <w:r w:rsidRPr="0005414E">
        <w:rPr>
          <w:color w:val="auto"/>
          <w:lang w:val="ru-RU"/>
        </w:rPr>
        <w:t xml:space="preserve"> </w:t>
      </w:r>
      <w:r w:rsidRPr="0005414E">
        <w:rPr>
          <w:rFonts w:hint="eastAsia"/>
          <w:color w:val="auto"/>
          <w:lang w:val="ru-RU"/>
        </w:rPr>
        <w:t>определения</w:t>
      </w:r>
    </w:p>
    <w:p w14:paraId="7B972446" w14:textId="77777777" w:rsidR="00F06528" w:rsidRPr="001D7E59" w:rsidRDefault="00F06528" w:rsidP="00F06528">
      <w:pPr>
        <w:pStyle w:val="Reference"/>
        <w:jc w:val="both"/>
        <w:rPr>
          <w:color w:val="auto"/>
          <w:lang w:val="ru-RU"/>
        </w:rPr>
      </w:pPr>
      <w:r w:rsidRPr="00F06528">
        <w:rPr>
          <w:rFonts w:hint="eastAsia"/>
          <w:color w:val="auto"/>
          <w:lang w:val="ru-RU"/>
        </w:rPr>
        <w:t>ГОСТ</w:t>
      </w:r>
      <w:r w:rsidRPr="00F06528">
        <w:rPr>
          <w:color w:val="auto"/>
          <w:lang w:val="ru-RU"/>
        </w:rPr>
        <w:t xml:space="preserve"> 9.072-77 </w:t>
      </w:r>
      <w:r>
        <w:rPr>
          <w:color w:val="auto"/>
          <w:lang w:val="ru-RU"/>
        </w:rPr>
        <w:tab/>
      </w:r>
      <w:r w:rsidRPr="00F06528">
        <w:rPr>
          <w:rFonts w:hint="eastAsia"/>
          <w:color w:val="auto"/>
          <w:lang w:val="ru-RU"/>
        </w:rPr>
        <w:t>Покрытия</w:t>
      </w:r>
      <w:r w:rsidRPr="00F06528">
        <w:rPr>
          <w:color w:val="auto"/>
          <w:lang w:val="ru-RU"/>
        </w:rPr>
        <w:t xml:space="preserve"> </w:t>
      </w:r>
      <w:r w:rsidRPr="00F06528">
        <w:rPr>
          <w:rFonts w:hint="eastAsia"/>
          <w:color w:val="auto"/>
          <w:lang w:val="ru-RU"/>
        </w:rPr>
        <w:t>лакокрасочные</w:t>
      </w:r>
      <w:r w:rsidRPr="00F06528">
        <w:rPr>
          <w:color w:val="auto"/>
          <w:lang w:val="ru-RU"/>
        </w:rPr>
        <w:t xml:space="preserve">. </w:t>
      </w:r>
      <w:r w:rsidRPr="00F06528">
        <w:rPr>
          <w:rFonts w:hint="eastAsia"/>
          <w:color w:val="auto"/>
          <w:lang w:val="ru-RU"/>
        </w:rPr>
        <w:t>Термины</w:t>
      </w:r>
      <w:r w:rsidRPr="00F06528">
        <w:rPr>
          <w:color w:val="auto"/>
          <w:lang w:val="ru-RU"/>
        </w:rPr>
        <w:t xml:space="preserve"> </w:t>
      </w:r>
      <w:r w:rsidRPr="00F06528">
        <w:rPr>
          <w:rFonts w:hint="eastAsia"/>
          <w:color w:val="auto"/>
          <w:lang w:val="ru-RU"/>
        </w:rPr>
        <w:t>и</w:t>
      </w:r>
      <w:r w:rsidRPr="00F06528">
        <w:rPr>
          <w:color w:val="auto"/>
          <w:lang w:val="ru-RU"/>
        </w:rPr>
        <w:t xml:space="preserve"> </w:t>
      </w:r>
      <w:r w:rsidRPr="00F06528">
        <w:rPr>
          <w:rFonts w:hint="eastAsia"/>
          <w:color w:val="auto"/>
          <w:lang w:val="ru-RU"/>
        </w:rPr>
        <w:t>определения</w:t>
      </w:r>
    </w:p>
    <w:p w14:paraId="329F4CEA" w14:textId="5922B402" w:rsidR="001D7E59" w:rsidRPr="00235F2F" w:rsidRDefault="00766F7E" w:rsidP="001D7E59">
      <w:pPr>
        <w:pStyle w:val="Text1Bold"/>
        <w:outlineLvl w:val="0"/>
        <w:rPr>
          <w:color w:val="auto"/>
          <w:lang w:val="ru-RU" w:eastAsia="ru-RU"/>
        </w:rPr>
      </w:pPr>
      <w:r w:rsidRPr="00235F2F">
        <w:rPr>
          <w:color w:val="auto"/>
          <w:lang w:val="ru-RU" w:eastAsia="ru-RU"/>
        </w:rPr>
        <w:t>Международная ассоциация производителей нефти и газа</w:t>
      </w:r>
      <w:r w:rsidR="001D7E59" w:rsidRPr="00235F2F">
        <w:rPr>
          <w:color w:val="auto"/>
          <w:lang w:val="ru-RU" w:eastAsia="ru-RU"/>
        </w:rPr>
        <w:t xml:space="preserve"> (</w:t>
      </w:r>
      <w:r w:rsidR="001D7E59" w:rsidRPr="00235F2F">
        <w:rPr>
          <w:color w:val="auto"/>
          <w:lang w:eastAsia="ru-RU"/>
        </w:rPr>
        <w:t>International</w:t>
      </w:r>
      <w:r w:rsidR="001D7E59" w:rsidRPr="00235F2F">
        <w:rPr>
          <w:color w:val="auto"/>
          <w:lang w:val="ru-RU" w:eastAsia="ru-RU"/>
        </w:rPr>
        <w:t xml:space="preserve"> </w:t>
      </w:r>
      <w:r w:rsidR="001D7E59" w:rsidRPr="00235F2F">
        <w:rPr>
          <w:color w:val="auto"/>
          <w:lang w:eastAsia="ru-RU"/>
        </w:rPr>
        <w:t>Association</w:t>
      </w:r>
      <w:r w:rsidR="001D7E59" w:rsidRPr="00235F2F">
        <w:rPr>
          <w:color w:val="auto"/>
          <w:lang w:val="ru-RU" w:eastAsia="ru-RU"/>
        </w:rPr>
        <w:t xml:space="preserve"> </w:t>
      </w:r>
      <w:r w:rsidR="001D7E59" w:rsidRPr="00235F2F">
        <w:rPr>
          <w:color w:val="auto"/>
          <w:lang w:eastAsia="ru-RU"/>
        </w:rPr>
        <w:t>of</w:t>
      </w:r>
      <w:r w:rsidR="001D7E59" w:rsidRPr="00235F2F">
        <w:rPr>
          <w:color w:val="auto"/>
          <w:lang w:val="ru-RU" w:eastAsia="ru-RU"/>
        </w:rPr>
        <w:t xml:space="preserve"> </w:t>
      </w:r>
      <w:r w:rsidR="001D7E59" w:rsidRPr="00235F2F">
        <w:rPr>
          <w:color w:val="auto"/>
          <w:lang w:eastAsia="ru-RU"/>
        </w:rPr>
        <w:t>Oil</w:t>
      </w:r>
      <w:r w:rsidR="001D7E59" w:rsidRPr="00235F2F">
        <w:rPr>
          <w:color w:val="auto"/>
          <w:lang w:val="ru-RU" w:eastAsia="ru-RU"/>
        </w:rPr>
        <w:t xml:space="preserve"> &amp; </w:t>
      </w:r>
      <w:r w:rsidR="001D7E59" w:rsidRPr="00235F2F">
        <w:rPr>
          <w:color w:val="auto"/>
          <w:lang w:eastAsia="ru-RU"/>
        </w:rPr>
        <w:t>Gas</w:t>
      </w:r>
      <w:r w:rsidR="001D7E59" w:rsidRPr="00235F2F">
        <w:rPr>
          <w:color w:val="auto"/>
          <w:lang w:val="ru-RU" w:eastAsia="ru-RU"/>
        </w:rPr>
        <w:t xml:space="preserve"> </w:t>
      </w:r>
      <w:r w:rsidR="001D7E59" w:rsidRPr="00235F2F">
        <w:rPr>
          <w:color w:val="auto"/>
          <w:lang w:eastAsia="ru-RU"/>
        </w:rPr>
        <w:t>Producers</w:t>
      </w:r>
      <w:r w:rsidR="001D7E59" w:rsidRPr="00235F2F">
        <w:rPr>
          <w:color w:val="auto"/>
          <w:lang w:val="ru-RU" w:eastAsia="ru-RU"/>
        </w:rPr>
        <w:t xml:space="preserve"> (</w:t>
      </w:r>
      <w:r w:rsidR="001D7E59" w:rsidRPr="00235F2F">
        <w:rPr>
          <w:color w:val="auto"/>
          <w:lang w:eastAsia="ru-RU"/>
        </w:rPr>
        <w:t>IOGP</w:t>
      </w:r>
      <w:r w:rsidR="001D7E59" w:rsidRPr="00235F2F">
        <w:rPr>
          <w:color w:val="auto"/>
          <w:lang w:val="ru-RU" w:eastAsia="ru-RU"/>
        </w:rPr>
        <w:t>)</w:t>
      </w:r>
    </w:p>
    <w:p w14:paraId="6C862E28" w14:textId="5ED13F27" w:rsidR="006C21C6" w:rsidRPr="00235F2F" w:rsidRDefault="00792996" w:rsidP="006A2142">
      <w:pPr>
        <w:pStyle w:val="Reference"/>
        <w:jc w:val="both"/>
        <w:rPr>
          <w:color w:val="auto"/>
          <w:lang w:val="ru-RU"/>
        </w:rPr>
      </w:pPr>
      <w:r w:rsidRPr="00235F2F">
        <w:rPr>
          <w:color w:val="auto"/>
        </w:rPr>
        <w:t>I</w:t>
      </w:r>
      <w:ins w:id="18" w:author="Issayevskiy, Konstantin [STAMGazStroy LLP]" w:date="2025-12-04T16:36:00Z" w16du:dateUtc="2025-12-04T11:36:00Z">
        <w:r w:rsidR="00235F2F">
          <w:rPr>
            <w:color w:val="auto"/>
          </w:rPr>
          <w:t>O</w:t>
        </w:r>
      </w:ins>
      <w:del w:id="19" w:author="Issayevskiy, Konstantin [STAMGazStroy LLP]" w:date="2025-12-04T16:36:00Z" w16du:dateUtc="2025-12-04T11:36:00Z">
        <w:r w:rsidRPr="00235F2F" w:rsidDel="00235F2F">
          <w:rPr>
            <w:color w:val="auto"/>
          </w:rPr>
          <w:delText>O</w:delText>
        </w:r>
      </w:del>
      <w:r w:rsidRPr="00235F2F">
        <w:rPr>
          <w:color w:val="auto"/>
        </w:rPr>
        <w:t>GP</w:t>
      </w:r>
      <w:r w:rsidRPr="00235F2F">
        <w:rPr>
          <w:color w:val="auto"/>
          <w:lang w:val="ru-RU"/>
        </w:rPr>
        <w:t xml:space="preserve"> </w:t>
      </w:r>
      <w:r w:rsidRPr="00235F2F">
        <w:rPr>
          <w:color w:val="auto"/>
        </w:rPr>
        <w:t>S</w:t>
      </w:r>
      <w:r w:rsidRPr="00235F2F">
        <w:rPr>
          <w:color w:val="auto"/>
          <w:lang w:val="ru-RU"/>
        </w:rPr>
        <w:t xml:space="preserve">-715 </w:t>
      </w:r>
      <w:r w:rsidR="000C25CC" w:rsidRPr="00235F2F">
        <w:rPr>
          <w:color w:val="auto"/>
          <w:lang w:val="ru-RU"/>
        </w:rPr>
        <w:tab/>
      </w:r>
      <w:bookmarkStart w:id="20" w:name="_Hlk214092959"/>
      <w:r w:rsidR="001B24E4" w:rsidRPr="00235F2F">
        <w:rPr>
          <w:color w:val="auto"/>
          <w:lang w:val="ru-RU"/>
        </w:rPr>
        <w:t xml:space="preserve">Покрытия для </w:t>
      </w:r>
      <w:r w:rsidR="007540FC" w:rsidRPr="00235F2F">
        <w:rPr>
          <w:color w:val="auto"/>
          <w:lang w:val="ru-RU"/>
        </w:rPr>
        <w:t>Офшорных</w:t>
      </w:r>
      <w:r w:rsidR="001B24E4" w:rsidRPr="00235F2F">
        <w:rPr>
          <w:color w:val="auto"/>
          <w:lang w:val="ru-RU"/>
        </w:rPr>
        <w:t xml:space="preserve">, </w:t>
      </w:r>
      <w:r w:rsidR="007540FC" w:rsidRPr="00235F2F">
        <w:rPr>
          <w:color w:val="auto"/>
          <w:lang w:val="ru-RU"/>
        </w:rPr>
        <w:t>Морских</w:t>
      </w:r>
      <w:r w:rsidR="001B24E4" w:rsidRPr="00235F2F">
        <w:rPr>
          <w:color w:val="auto"/>
          <w:lang w:val="ru-RU"/>
        </w:rPr>
        <w:t xml:space="preserve">, </w:t>
      </w:r>
      <w:r w:rsidR="007540FC" w:rsidRPr="00235F2F">
        <w:rPr>
          <w:color w:val="auto"/>
          <w:lang w:val="ru-RU"/>
        </w:rPr>
        <w:t>Прибрежных и Подводных сред</w:t>
      </w:r>
      <w:bookmarkEnd w:id="20"/>
      <w:r w:rsidR="007540FC" w:rsidRPr="00235F2F">
        <w:rPr>
          <w:color w:val="auto"/>
          <w:lang w:val="ru-RU"/>
        </w:rPr>
        <w:t xml:space="preserve"> </w:t>
      </w:r>
    </w:p>
    <w:p w14:paraId="636662E4" w14:textId="4FC908D6" w:rsidR="00A634C5" w:rsidRPr="00235F2F" w:rsidRDefault="00792996" w:rsidP="006A2142">
      <w:pPr>
        <w:pStyle w:val="Reference"/>
        <w:jc w:val="both"/>
        <w:rPr>
          <w:color w:val="auto"/>
          <w:lang w:val="ru-RU"/>
        </w:rPr>
      </w:pPr>
      <w:r w:rsidRPr="00235F2F">
        <w:rPr>
          <w:color w:val="auto"/>
        </w:rPr>
        <w:t>I</w:t>
      </w:r>
      <w:ins w:id="21" w:author="Issayevskiy, Konstantin [STAMGazStroy LLP]" w:date="2025-12-04T16:36:00Z" w16du:dateUtc="2025-12-04T11:36:00Z">
        <w:r w:rsidR="00235F2F">
          <w:rPr>
            <w:color w:val="auto"/>
          </w:rPr>
          <w:t>O</w:t>
        </w:r>
      </w:ins>
      <w:del w:id="22" w:author="Issayevskiy, Konstantin [STAMGazStroy LLP]" w:date="2025-12-04T16:36:00Z" w16du:dateUtc="2025-12-04T11:36:00Z">
        <w:r w:rsidRPr="00235F2F" w:rsidDel="00235F2F">
          <w:rPr>
            <w:color w:val="auto"/>
          </w:rPr>
          <w:delText>O</w:delText>
        </w:r>
      </w:del>
      <w:r w:rsidRPr="00235F2F">
        <w:rPr>
          <w:color w:val="auto"/>
        </w:rPr>
        <w:t>GP</w:t>
      </w:r>
      <w:r w:rsidRPr="00235F2F">
        <w:rPr>
          <w:color w:val="auto"/>
          <w:lang w:val="ru-RU"/>
        </w:rPr>
        <w:t xml:space="preserve"> </w:t>
      </w:r>
      <w:r w:rsidRPr="00235F2F">
        <w:rPr>
          <w:color w:val="auto"/>
        </w:rPr>
        <w:t>S</w:t>
      </w:r>
      <w:r w:rsidRPr="00235F2F">
        <w:rPr>
          <w:color w:val="auto"/>
          <w:lang w:val="ru-RU"/>
        </w:rPr>
        <w:t>-715</w:t>
      </w:r>
      <w:r w:rsidR="000C25CC" w:rsidRPr="00235F2F">
        <w:rPr>
          <w:color w:val="auto"/>
          <w:lang w:val="ru-RU"/>
        </w:rPr>
        <w:tab/>
      </w:r>
      <w:r w:rsidR="00A634C5" w:rsidRPr="00235F2F">
        <w:rPr>
          <w:color w:val="auto"/>
          <w:lang w:val="ru-RU"/>
        </w:rPr>
        <w:t xml:space="preserve">Дополнительная Спецификация к </w:t>
      </w:r>
      <w:r w:rsidR="00A634C5" w:rsidRPr="00235F2F">
        <w:rPr>
          <w:color w:val="auto"/>
        </w:rPr>
        <w:t>NORSOK</w:t>
      </w:r>
      <w:r w:rsidR="00A634C5" w:rsidRPr="00235F2F">
        <w:rPr>
          <w:color w:val="auto"/>
          <w:lang w:val="ru-RU"/>
        </w:rPr>
        <w:t xml:space="preserve"> </w:t>
      </w:r>
      <w:r w:rsidR="00A634C5" w:rsidRPr="00235F2F">
        <w:rPr>
          <w:color w:val="auto"/>
        </w:rPr>
        <w:t>M</w:t>
      </w:r>
      <w:r w:rsidR="00A634C5" w:rsidRPr="00235F2F">
        <w:rPr>
          <w:color w:val="auto"/>
          <w:lang w:val="ru-RU"/>
        </w:rPr>
        <w:t>-501</w:t>
      </w:r>
      <w:r w:rsidR="00361061" w:rsidRPr="00235F2F">
        <w:rPr>
          <w:color w:val="auto"/>
          <w:lang w:val="ru-RU"/>
        </w:rPr>
        <w:t xml:space="preserve">- Покрытия для Офшорных, Морских, Прибрежных и Подводных сред </w:t>
      </w:r>
    </w:p>
    <w:p w14:paraId="5E463703" w14:textId="1BE25DBF" w:rsidR="00361061" w:rsidRPr="00235F2F" w:rsidRDefault="00792996" w:rsidP="006A2142">
      <w:pPr>
        <w:pStyle w:val="Reference"/>
        <w:jc w:val="both"/>
        <w:rPr>
          <w:color w:val="auto"/>
          <w:lang w:val="ru-RU"/>
        </w:rPr>
      </w:pPr>
      <w:r w:rsidRPr="00235F2F">
        <w:rPr>
          <w:color w:val="auto"/>
        </w:rPr>
        <w:t>I</w:t>
      </w:r>
      <w:ins w:id="23" w:author="Issayevskiy, Konstantin [STAMGazStroy LLP]" w:date="2025-12-04T16:36:00Z" w16du:dateUtc="2025-12-04T11:36:00Z">
        <w:r w:rsidR="00235F2F">
          <w:rPr>
            <w:color w:val="auto"/>
          </w:rPr>
          <w:t>O</w:t>
        </w:r>
      </w:ins>
      <w:del w:id="24" w:author="Issayevskiy, Konstantin [STAMGazStroy LLP]" w:date="2025-12-04T16:36:00Z" w16du:dateUtc="2025-12-04T11:36:00Z">
        <w:r w:rsidRPr="00235F2F" w:rsidDel="00235F2F">
          <w:rPr>
            <w:color w:val="auto"/>
          </w:rPr>
          <w:delText>O</w:delText>
        </w:r>
      </w:del>
      <w:r w:rsidRPr="00235F2F">
        <w:rPr>
          <w:color w:val="auto"/>
        </w:rPr>
        <w:t>GP</w:t>
      </w:r>
      <w:r w:rsidRPr="00235F2F">
        <w:rPr>
          <w:color w:val="auto"/>
          <w:lang w:val="ru-RU"/>
        </w:rPr>
        <w:t xml:space="preserve"> </w:t>
      </w:r>
      <w:r w:rsidRPr="00235F2F">
        <w:rPr>
          <w:color w:val="auto"/>
        </w:rPr>
        <w:t>S</w:t>
      </w:r>
      <w:r w:rsidRPr="00235F2F">
        <w:rPr>
          <w:color w:val="auto"/>
          <w:lang w:val="ru-RU"/>
        </w:rPr>
        <w:t>-715</w:t>
      </w:r>
      <w:r w:rsidRPr="00235F2F">
        <w:rPr>
          <w:color w:val="auto"/>
        </w:rPr>
        <w:t>D</w:t>
      </w:r>
      <w:r w:rsidR="000C25CC" w:rsidRPr="00235F2F">
        <w:rPr>
          <w:color w:val="auto"/>
          <w:lang w:val="ru-RU"/>
        </w:rPr>
        <w:tab/>
      </w:r>
      <w:r w:rsidR="00BF265E" w:rsidRPr="00235F2F">
        <w:rPr>
          <w:color w:val="auto"/>
          <w:lang w:val="ru-RU"/>
        </w:rPr>
        <w:t>Технический паспорт для документа «Покрытия для Офшорных, Морских, Прибрежных и Подводных сред»</w:t>
      </w:r>
    </w:p>
    <w:p w14:paraId="647DE07C" w14:textId="4AA686CA" w:rsidR="001F57F1" w:rsidRPr="00235F2F" w:rsidRDefault="00792996" w:rsidP="001F57F1">
      <w:pPr>
        <w:pStyle w:val="Reference"/>
        <w:jc w:val="both"/>
        <w:rPr>
          <w:color w:val="auto"/>
          <w:lang w:val="ru-RU"/>
        </w:rPr>
      </w:pPr>
      <w:r w:rsidRPr="00235F2F">
        <w:rPr>
          <w:color w:val="auto"/>
        </w:rPr>
        <w:t>I</w:t>
      </w:r>
      <w:ins w:id="25" w:author="Issayevskiy, Konstantin [STAMGazStroy LLP]" w:date="2025-12-04T16:36:00Z" w16du:dateUtc="2025-12-04T11:36:00Z">
        <w:r w:rsidR="00235F2F">
          <w:rPr>
            <w:color w:val="auto"/>
          </w:rPr>
          <w:t>O</w:t>
        </w:r>
      </w:ins>
      <w:del w:id="26" w:author="Issayevskiy, Konstantin [STAMGazStroy LLP]" w:date="2025-12-04T16:36:00Z" w16du:dateUtc="2025-12-04T11:36:00Z">
        <w:r w:rsidRPr="00235F2F" w:rsidDel="00235F2F">
          <w:rPr>
            <w:color w:val="auto"/>
          </w:rPr>
          <w:delText>O</w:delText>
        </w:r>
      </w:del>
      <w:r w:rsidRPr="00235F2F">
        <w:rPr>
          <w:color w:val="auto"/>
        </w:rPr>
        <w:t>GP</w:t>
      </w:r>
      <w:r w:rsidRPr="00235F2F">
        <w:rPr>
          <w:color w:val="auto"/>
          <w:lang w:val="ru-RU"/>
        </w:rPr>
        <w:t xml:space="preserve"> </w:t>
      </w:r>
      <w:r w:rsidRPr="00235F2F">
        <w:rPr>
          <w:color w:val="auto"/>
        </w:rPr>
        <w:t>S</w:t>
      </w:r>
      <w:r w:rsidRPr="00235F2F">
        <w:rPr>
          <w:color w:val="auto"/>
          <w:lang w:val="ru-RU"/>
        </w:rPr>
        <w:t>-715</w:t>
      </w:r>
      <w:r w:rsidRPr="00235F2F">
        <w:rPr>
          <w:color w:val="auto"/>
        </w:rPr>
        <w:t>L</w:t>
      </w:r>
      <w:r w:rsidR="000C25CC" w:rsidRPr="00235F2F">
        <w:rPr>
          <w:color w:val="auto"/>
          <w:lang w:val="ru-RU"/>
        </w:rPr>
        <w:tab/>
      </w:r>
      <w:r w:rsidR="00915B1D" w:rsidRPr="00235F2F">
        <w:rPr>
          <w:color w:val="auto"/>
          <w:lang w:val="ru-RU"/>
        </w:rPr>
        <w:t xml:space="preserve">Требования информации к </w:t>
      </w:r>
      <w:r w:rsidR="001F57F1" w:rsidRPr="00235F2F">
        <w:rPr>
          <w:color w:val="auto"/>
          <w:lang w:val="ru-RU"/>
        </w:rPr>
        <w:t>«Покрытиям для Офшорных, Морских, Прибрежных и Подводных сред»</w:t>
      </w:r>
    </w:p>
    <w:p w14:paraId="647DAF99" w14:textId="4676233F" w:rsidR="00A206BA" w:rsidRPr="00235F2F" w:rsidRDefault="00792996" w:rsidP="006A2142">
      <w:pPr>
        <w:pStyle w:val="Reference"/>
        <w:jc w:val="both"/>
        <w:rPr>
          <w:color w:val="auto"/>
          <w:lang w:val="ru-RU"/>
        </w:rPr>
      </w:pPr>
      <w:r w:rsidRPr="00235F2F">
        <w:rPr>
          <w:color w:val="auto"/>
        </w:rPr>
        <w:t>I</w:t>
      </w:r>
      <w:ins w:id="27" w:author="Issayevskiy, Konstantin [STAMGazStroy LLP]" w:date="2025-12-04T16:36:00Z" w16du:dateUtc="2025-12-04T11:36:00Z">
        <w:r w:rsidR="00235F2F">
          <w:rPr>
            <w:color w:val="auto"/>
          </w:rPr>
          <w:t>O</w:t>
        </w:r>
      </w:ins>
      <w:del w:id="28" w:author="Issayevskiy, Konstantin [STAMGazStroy LLP]" w:date="2025-12-04T16:36:00Z" w16du:dateUtc="2025-12-04T11:36:00Z">
        <w:r w:rsidRPr="00235F2F" w:rsidDel="00235F2F">
          <w:rPr>
            <w:color w:val="auto"/>
          </w:rPr>
          <w:delText>O</w:delText>
        </w:r>
      </w:del>
      <w:r w:rsidRPr="00235F2F">
        <w:rPr>
          <w:color w:val="auto"/>
        </w:rPr>
        <w:t>GP</w:t>
      </w:r>
      <w:r w:rsidRPr="00235F2F">
        <w:rPr>
          <w:color w:val="auto"/>
          <w:lang w:val="ru-RU"/>
        </w:rPr>
        <w:t xml:space="preserve"> </w:t>
      </w:r>
      <w:r w:rsidRPr="00235F2F">
        <w:rPr>
          <w:color w:val="auto"/>
        </w:rPr>
        <w:t>S</w:t>
      </w:r>
      <w:r w:rsidRPr="00235F2F">
        <w:rPr>
          <w:color w:val="auto"/>
          <w:lang w:val="ru-RU"/>
        </w:rPr>
        <w:t>-715</w:t>
      </w:r>
      <w:r w:rsidRPr="00235F2F">
        <w:rPr>
          <w:color w:val="auto"/>
        </w:rPr>
        <w:t>Q</w:t>
      </w:r>
      <w:r w:rsidR="000C25CC" w:rsidRPr="00235F2F">
        <w:rPr>
          <w:color w:val="auto"/>
          <w:lang w:val="ru-RU"/>
        </w:rPr>
        <w:tab/>
      </w:r>
      <w:r w:rsidR="00A206BA" w:rsidRPr="00235F2F">
        <w:rPr>
          <w:color w:val="auto"/>
          <w:lang w:val="ru-RU"/>
        </w:rPr>
        <w:t>Требования к качеству к «Покрытиям для Офшорных, Морских, Прибрежных и Подводных сред»</w:t>
      </w:r>
    </w:p>
    <w:p w14:paraId="38A5F7F8" w14:textId="409D22E9" w:rsidR="006A2142" w:rsidRPr="001D7E59" w:rsidRDefault="00F40B3E" w:rsidP="000C25CC">
      <w:pPr>
        <w:pStyle w:val="Text1Bold"/>
        <w:outlineLvl w:val="0"/>
        <w:rPr>
          <w:color w:val="auto"/>
          <w:lang w:val="ru-RU" w:eastAsia="ru-RU"/>
        </w:rPr>
      </w:pPr>
      <w:r w:rsidRPr="001D7E59">
        <w:rPr>
          <w:color w:val="auto"/>
          <w:lang w:val="ru-RU" w:eastAsia="ru-RU"/>
        </w:rPr>
        <w:t>Международная организация по стандартизации (</w:t>
      </w:r>
      <w:r w:rsidRPr="001D7E59">
        <w:rPr>
          <w:color w:val="auto"/>
          <w:lang w:eastAsia="ru-RU"/>
        </w:rPr>
        <w:t>ISO</w:t>
      </w:r>
      <w:r w:rsidRPr="001D7E59">
        <w:rPr>
          <w:color w:val="auto"/>
          <w:lang w:val="ru-RU" w:eastAsia="ru-RU"/>
        </w:rPr>
        <w:t>)</w:t>
      </w:r>
      <w:r w:rsidR="00792996" w:rsidRPr="001D7E59">
        <w:rPr>
          <w:color w:val="auto"/>
          <w:lang w:val="ru-RU" w:eastAsia="ru-RU"/>
        </w:rPr>
        <w:t xml:space="preserve"> </w:t>
      </w:r>
    </w:p>
    <w:p w14:paraId="3169A02A" w14:textId="2A2029E4" w:rsidR="006A2142" w:rsidRPr="0072487B" w:rsidRDefault="00792996" w:rsidP="006A2142">
      <w:pPr>
        <w:pStyle w:val="Reference"/>
        <w:jc w:val="both"/>
        <w:rPr>
          <w:color w:val="auto"/>
          <w:lang w:val="ru-RU"/>
        </w:rPr>
      </w:pPr>
      <w:r w:rsidRPr="0083206B">
        <w:rPr>
          <w:color w:val="auto"/>
        </w:rPr>
        <w:t>ISO</w:t>
      </w:r>
      <w:r w:rsidRPr="00AF3C03">
        <w:rPr>
          <w:color w:val="auto"/>
          <w:lang w:val="ru-RU"/>
        </w:rPr>
        <w:t xml:space="preserve"> 12944-9 </w:t>
      </w:r>
      <w:r w:rsidR="000C25CC" w:rsidRPr="00AF3C03">
        <w:rPr>
          <w:color w:val="auto"/>
          <w:lang w:val="ru-RU"/>
        </w:rPr>
        <w:tab/>
      </w:r>
      <w:r w:rsidR="0083206B" w:rsidRPr="0083206B">
        <w:rPr>
          <w:color w:val="auto"/>
          <w:lang w:val="ru-RU"/>
        </w:rPr>
        <w:t>Материалы</w:t>
      </w:r>
      <w:r w:rsidR="0083206B" w:rsidRPr="00AF3C03">
        <w:rPr>
          <w:color w:val="auto"/>
          <w:lang w:val="ru-RU"/>
        </w:rPr>
        <w:t xml:space="preserve"> </w:t>
      </w:r>
      <w:r w:rsidR="0083206B" w:rsidRPr="0083206B">
        <w:rPr>
          <w:color w:val="auto"/>
          <w:lang w:val="ru-RU"/>
        </w:rPr>
        <w:t>лакокрасочные</w:t>
      </w:r>
      <w:r w:rsidR="0083206B" w:rsidRPr="00AF3C03">
        <w:rPr>
          <w:color w:val="auto"/>
          <w:lang w:val="ru-RU"/>
        </w:rPr>
        <w:t xml:space="preserve">. </w:t>
      </w:r>
      <w:r w:rsidR="0083206B" w:rsidRPr="0083206B">
        <w:rPr>
          <w:color w:val="auto"/>
          <w:lang w:val="ru-RU"/>
        </w:rPr>
        <w:t>Защита стальных конструкций от коррозии при помощи лакокрасочных систем. Часть</w:t>
      </w:r>
      <w:r w:rsidR="0083206B" w:rsidRPr="00AF3C03">
        <w:rPr>
          <w:color w:val="auto"/>
          <w:lang w:val="ru-RU"/>
        </w:rPr>
        <w:t xml:space="preserve"> 9. </w:t>
      </w:r>
      <w:r w:rsidR="0083206B" w:rsidRPr="0083206B">
        <w:rPr>
          <w:color w:val="auto"/>
          <w:lang w:val="ru-RU"/>
        </w:rPr>
        <w:t>Защитные</w:t>
      </w:r>
      <w:r w:rsidR="0083206B" w:rsidRPr="0072487B">
        <w:rPr>
          <w:color w:val="auto"/>
          <w:lang w:val="ru-RU"/>
        </w:rPr>
        <w:t xml:space="preserve"> </w:t>
      </w:r>
      <w:r w:rsidR="0083206B" w:rsidRPr="0083206B">
        <w:rPr>
          <w:color w:val="auto"/>
          <w:lang w:val="ru-RU"/>
        </w:rPr>
        <w:t>лакокрасочные</w:t>
      </w:r>
      <w:r w:rsidR="0083206B" w:rsidRPr="0072487B">
        <w:rPr>
          <w:color w:val="auto"/>
          <w:lang w:val="ru-RU"/>
        </w:rPr>
        <w:t xml:space="preserve"> </w:t>
      </w:r>
      <w:r w:rsidR="0083206B" w:rsidRPr="0083206B">
        <w:rPr>
          <w:color w:val="auto"/>
          <w:lang w:val="ru-RU"/>
        </w:rPr>
        <w:t>системы</w:t>
      </w:r>
      <w:r w:rsidR="0083206B" w:rsidRPr="0072487B">
        <w:rPr>
          <w:color w:val="auto"/>
          <w:lang w:val="ru-RU"/>
        </w:rPr>
        <w:t xml:space="preserve"> </w:t>
      </w:r>
      <w:r w:rsidR="0083206B" w:rsidRPr="0083206B">
        <w:rPr>
          <w:color w:val="auto"/>
          <w:lang w:val="ru-RU"/>
        </w:rPr>
        <w:lastRenderedPageBreak/>
        <w:t>для</w:t>
      </w:r>
      <w:r w:rsidR="0083206B" w:rsidRPr="0072487B">
        <w:rPr>
          <w:color w:val="auto"/>
          <w:lang w:val="ru-RU"/>
        </w:rPr>
        <w:t xml:space="preserve"> </w:t>
      </w:r>
      <w:r w:rsidR="0083206B" w:rsidRPr="0083206B">
        <w:rPr>
          <w:color w:val="auto"/>
          <w:lang w:val="ru-RU"/>
        </w:rPr>
        <w:t>морских</w:t>
      </w:r>
      <w:r w:rsidR="0083206B" w:rsidRPr="0072487B">
        <w:rPr>
          <w:color w:val="auto"/>
          <w:lang w:val="ru-RU"/>
        </w:rPr>
        <w:t xml:space="preserve"> </w:t>
      </w:r>
      <w:r w:rsidR="0083206B" w:rsidRPr="0083206B">
        <w:rPr>
          <w:color w:val="auto"/>
          <w:lang w:val="ru-RU"/>
        </w:rPr>
        <w:t>и</w:t>
      </w:r>
      <w:r w:rsidR="0083206B" w:rsidRPr="0072487B">
        <w:rPr>
          <w:color w:val="auto"/>
          <w:lang w:val="ru-RU"/>
        </w:rPr>
        <w:t xml:space="preserve"> </w:t>
      </w:r>
      <w:r w:rsidR="0083206B" w:rsidRPr="0083206B">
        <w:rPr>
          <w:color w:val="auto"/>
          <w:lang w:val="ru-RU"/>
        </w:rPr>
        <w:t>аналогичных</w:t>
      </w:r>
      <w:r w:rsidR="0083206B" w:rsidRPr="0072487B">
        <w:rPr>
          <w:color w:val="auto"/>
          <w:lang w:val="ru-RU"/>
        </w:rPr>
        <w:t xml:space="preserve"> </w:t>
      </w:r>
      <w:r w:rsidR="0083206B" w:rsidRPr="0083206B">
        <w:rPr>
          <w:color w:val="auto"/>
          <w:lang w:val="ru-RU"/>
        </w:rPr>
        <w:t>сооружений</w:t>
      </w:r>
      <w:r w:rsidR="0083206B" w:rsidRPr="0072487B">
        <w:rPr>
          <w:color w:val="auto"/>
          <w:lang w:val="ru-RU"/>
        </w:rPr>
        <w:t xml:space="preserve"> </w:t>
      </w:r>
      <w:r w:rsidR="0083206B" w:rsidRPr="0083206B">
        <w:rPr>
          <w:color w:val="auto"/>
          <w:lang w:val="ru-RU"/>
        </w:rPr>
        <w:t>и</w:t>
      </w:r>
      <w:r w:rsidR="0083206B" w:rsidRPr="0072487B">
        <w:rPr>
          <w:color w:val="auto"/>
          <w:lang w:val="ru-RU"/>
        </w:rPr>
        <w:t xml:space="preserve"> </w:t>
      </w:r>
      <w:r w:rsidR="0083206B" w:rsidRPr="0083206B">
        <w:rPr>
          <w:color w:val="auto"/>
          <w:lang w:val="ru-RU"/>
        </w:rPr>
        <w:t>лабораторные</w:t>
      </w:r>
      <w:r w:rsidR="0083206B" w:rsidRPr="0072487B">
        <w:rPr>
          <w:color w:val="auto"/>
          <w:lang w:val="ru-RU"/>
        </w:rPr>
        <w:t xml:space="preserve"> </w:t>
      </w:r>
      <w:r w:rsidR="0083206B" w:rsidRPr="0083206B">
        <w:rPr>
          <w:color w:val="auto"/>
          <w:lang w:val="ru-RU"/>
        </w:rPr>
        <w:t>методы</w:t>
      </w:r>
      <w:r w:rsidR="0083206B" w:rsidRPr="0072487B">
        <w:rPr>
          <w:color w:val="auto"/>
          <w:lang w:val="ru-RU"/>
        </w:rPr>
        <w:t xml:space="preserve"> </w:t>
      </w:r>
      <w:r w:rsidR="0083206B" w:rsidRPr="0083206B">
        <w:rPr>
          <w:color w:val="auto"/>
          <w:lang w:val="ru-RU"/>
        </w:rPr>
        <w:t>их</w:t>
      </w:r>
      <w:r w:rsidR="0083206B" w:rsidRPr="0072487B">
        <w:rPr>
          <w:color w:val="auto"/>
          <w:lang w:val="ru-RU"/>
        </w:rPr>
        <w:t xml:space="preserve"> </w:t>
      </w:r>
      <w:r w:rsidR="0083206B" w:rsidRPr="0083206B">
        <w:rPr>
          <w:color w:val="auto"/>
          <w:lang w:val="ru-RU"/>
        </w:rPr>
        <w:t>испытаний</w:t>
      </w:r>
      <w:r w:rsidR="0072487B">
        <w:rPr>
          <w:color w:val="auto"/>
          <w:lang w:val="ru-RU"/>
        </w:rPr>
        <w:t>.</w:t>
      </w:r>
    </w:p>
    <w:p w14:paraId="1B5C2BFA" w14:textId="77777777" w:rsidR="00D32823" w:rsidRPr="00AF3C03" w:rsidRDefault="00D32823" w:rsidP="00D32823">
      <w:pPr>
        <w:pStyle w:val="Text1Bold"/>
        <w:outlineLvl w:val="0"/>
        <w:rPr>
          <w:color w:val="auto"/>
          <w:lang w:val="ru-RU" w:eastAsia="ru-RU"/>
        </w:rPr>
      </w:pPr>
      <w:r w:rsidRPr="00D32823">
        <w:rPr>
          <w:color w:val="auto"/>
          <w:lang w:val="ru-RU" w:eastAsia="ru-RU"/>
        </w:rPr>
        <w:t>Норвежская</w:t>
      </w:r>
      <w:r w:rsidRPr="00AF3C03">
        <w:rPr>
          <w:color w:val="auto"/>
          <w:lang w:val="ru-RU" w:eastAsia="ru-RU"/>
        </w:rPr>
        <w:t xml:space="preserve"> </w:t>
      </w:r>
      <w:r w:rsidRPr="00D32823">
        <w:rPr>
          <w:color w:val="auto"/>
          <w:lang w:val="ru-RU" w:eastAsia="ru-RU"/>
        </w:rPr>
        <w:t>ассоциация</w:t>
      </w:r>
      <w:r w:rsidRPr="00AF3C03">
        <w:rPr>
          <w:color w:val="auto"/>
          <w:lang w:val="ru-RU" w:eastAsia="ru-RU"/>
        </w:rPr>
        <w:t xml:space="preserve"> </w:t>
      </w:r>
      <w:r w:rsidRPr="00D32823">
        <w:rPr>
          <w:color w:val="auto"/>
          <w:lang w:val="ru-RU" w:eastAsia="ru-RU"/>
        </w:rPr>
        <w:t>нефтяной</w:t>
      </w:r>
      <w:r w:rsidRPr="00AF3C03">
        <w:rPr>
          <w:color w:val="auto"/>
          <w:lang w:val="ru-RU" w:eastAsia="ru-RU"/>
        </w:rPr>
        <w:t xml:space="preserve"> </w:t>
      </w:r>
      <w:r w:rsidRPr="00D32823">
        <w:rPr>
          <w:color w:val="auto"/>
          <w:lang w:val="ru-RU" w:eastAsia="ru-RU"/>
        </w:rPr>
        <w:t>промышленности</w:t>
      </w:r>
      <w:r w:rsidRPr="00AF3C03">
        <w:rPr>
          <w:color w:val="auto"/>
          <w:lang w:val="ru-RU" w:eastAsia="ru-RU"/>
        </w:rPr>
        <w:t xml:space="preserve"> (</w:t>
      </w:r>
      <w:r w:rsidRPr="00D32823">
        <w:rPr>
          <w:color w:val="auto"/>
          <w:lang w:eastAsia="ru-RU"/>
        </w:rPr>
        <w:t>Norsk</w:t>
      </w:r>
      <w:r w:rsidRPr="00AF3C03">
        <w:rPr>
          <w:color w:val="auto"/>
          <w:lang w:val="ru-RU" w:eastAsia="ru-RU"/>
        </w:rPr>
        <w:t xml:space="preserve"> </w:t>
      </w:r>
      <w:proofErr w:type="spellStart"/>
      <w:r w:rsidRPr="00D32823">
        <w:rPr>
          <w:color w:val="auto"/>
          <w:lang w:eastAsia="ru-RU"/>
        </w:rPr>
        <w:t>Sokkels</w:t>
      </w:r>
      <w:proofErr w:type="spellEnd"/>
      <w:r w:rsidRPr="00AF3C03">
        <w:rPr>
          <w:color w:val="auto"/>
          <w:lang w:val="ru-RU" w:eastAsia="ru-RU"/>
        </w:rPr>
        <w:t xml:space="preserve"> </w:t>
      </w:r>
      <w:proofErr w:type="spellStart"/>
      <w:r w:rsidRPr="00D32823">
        <w:rPr>
          <w:color w:val="auto"/>
          <w:lang w:eastAsia="ru-RU"/>
        </w:rPr>
        <w:t>Konkuranseposisjon</w:t>
      </w:r>
      <w:proofErr w:type="spellEnd"/>
      <w:r w:rsidRPr="00AF3C03">
        <w:rPr>
          <w:color w:val="auto"/>
          <w:lang w:val="ru-RU" w:eastAsia="ru-RU"/>
        </w:rPr>
        <w:t>)</w:t>
      </w:r>
    </w:p>
    <w:p w14:paraId="2950BA24" w14:textId="7A2834FB" w:rsidR="00CB4412" w:rsidRPr="001D7E59" w:rsidRDefault="00D32823" w:rsidP="00D32823">
      <w:pPr>
        <w:pStyle w:val="Reference"/>
        <w:jc w:val="both"/>
        <w:rPr>
          <w:color w:val="auto"/>
          <w:lang w:val="ru-RU"/>
        </w:rPr>
      </w:pPr>
      <w:r w:rsidRPr="001D7E59">
        <w:rPr>
          <w:color w:val="auto"/>
          <w:lang w:val="ru-RU"/>
        </w:rPr>
        <w:t xml:space="preserve">NORSOK M-501 </w:t>
      </w:r>
      <w:r w:rsidRPr="001D7E59">
        <w:rPr>
          <w:color w:val="auto"/>
          <w:lang w:val="ru-RU"/>
        </w:rPr>
        <w:tab/>
      </w:r>
      <w:r w:rsidRPr="001D7E59">
        <w:rPr>
          <w:rFonts w:hint="eastAsia"/>
          <w:color w:val="auto"/>
          <w:lang w:val="ru-RU"/>
        </w:rPr>
        <w:t>Подготовка</w:t>
      </w:r>
      <w:r w:rsidRPr="001D7E59">
        <w:rPr>
          <w:color w:val="auto"/>
          <w:lang w:val="ru-RU"/>
        </w:rPr>
        <w:t xml:space="preserve"> </w:t>
      </w:r>
      <w:r w:rsidRPr="001D7E59">
        <w:rPr>
          <w:rFonts w:hint="eastAsia"/>
          <w:color w:val="auto"/>
          <w:lang w:val="ru-RU"/>
        </w:rPr>
        <w:t>поверхности</w:t>
      </w:r>
      <w:r w:rsidRPr="001D7E59">
        <w:rPr>
          <w:color w:val="auto"/>
          <w:lang w:val="ru-RU"/>
        </w:rPr>
        <w:t xml:space="preserve"> </w:t>
      </w:r>
      <w:r w:rsidRPr="001D7E59">
        <w:rPr>
          <w:rFonts w:hint="eastAsia"/>
          <w:color w:val="auto"/>
          <w:lang w:val="ru-RU"/>
        </w:rPr>
        <w:t>и</w:t>
      </w:r>
      <w:r w:rsidRPr="001D7E59">
        <w:rPr>
          <w:color w:val="auto"/>
          <w:lang w:val="ru-RU"/>
        </w:rPr>
        <w:t xml:space="preserve"> </w:t>
      </w:r>
      <w:r w:rsidRPr="001D7E59">
        <w:rPr>
          <w:rFonts w:hint="eastAsia"/>
          <w:color w:val="auto"/>
          <w:lang w:val="ru-RU"/>
        </w:rPr>
        <w:t>защитное</w:t>
      </w:r>
      <w:r w:rsidRPr="001D7E59">
        <w:rPr>
          <w:color w:val="auto"/>
          <w:lang w:val="ru-RU"/>
        </w:rPr>
        <w:t xml:space="preserve"> </w:t>
      </w:r>
      <w:r w:rsidRPr="001D7E59">
        <w:rPr>
          <w:rFonts w:hint="eastAsia"/>
          <w:color w:val="auto"/>
          <w:lang w:val="ru-RU"/>
        </w:rPr>
        <w:t>покрытие</w:t>
      </w:r>
    </w:p>
    <w:p w14:paraId="346B7E58" w14:textId="20ADECCC" w:rsidR="00852C4D" w:rsidRPr="002F6904" w:rsidRDefault="00852C4D" w:rsidP="00152B49">
      <w:pPr>
        <w:pStyle w:val="Heading2"/>
        <w:numPr>
          <w:ilvl w:val="1"/>
          <w:numId w:val="47"/>
        </w:numPr>
        <w:ind w:left="851" w:hanging="709"/>
        <w:rPr>
          <w:lang w:val="ru-RU" w:eastAsia="ru-RU"/>
        </w:rPr>
      </w:pPr>
      <w:bookmarkStart w:id="29" w:name="_Toc337129929"/>
      <w:bookmarkStart w:id="30" w:name="_Toc527015994"/>
      <w:r w:rsidRPr="00D57179">
        <w:rPr>
          <w:color w:val="auto"/>
          <w:lang w:val="ru-RU"/>
        </w:rPr>
        <w:t>Разрешение противоречий в требованиях</w:t>
      </w:r>
      <w:bookmarkEnd w:id="29"/>
      <w:bookmarkEnd w:id="30"/>
    </w:p>
    <w:p w14:paraId="1ADAD2A8" w14:textId="77777777" w:rsidR="00852C4D" w:rsidRPr="00D57179" w:rsidRDefault="00852C4D" w:rsidP="00532930">
      <w:pPr>
        <w:pStyle w:val="Text1"/>
        <w:rPr>
          <w:color w:val="auto"/>
          <w:lang w:val="ru-RU"/>
        </w:rPr>
      </w:pPr>
      <w:r w:rsidRPr="00D57179">
        <w:rPr>
          <w:color w:val="auto"/>
          <w:lang w:val="ru-RU" w:eastAsia="ru-RU"/>
        </w:rPr>
        <w:t>В случае любых разногласий между требованиями, приведенными в любых технических и справочных документах, применяется следующий порядок приоритетности:</w:t>
      </w:r>
    </w:p>
    <w:p w14:paraId="57D044F5" w14:textId="77777777" w:rsidR="00852C4D" w:rsidRPr="00D57179" w:rsidRDefault="00695263" w:rsidP="00152B49">
      <w:pPr>
        <w:pStyle w:val="List1"/>
        <w:numPr>
          <w:ilvl w:val="0"/>
          <w:numId w:val="10"/>
        </w:numPr>
        <w:tabs>
          <w:tab w:val="clear" w:pos="1080"/>
        </w:tabs>
        <w:ind w:left="1134" w:hanging="425"/>
        <w:rPr>
          <w:color w:val="auto"/>
          <w:lang w:val="ru-RU"/>
        </w:rPr>
      </w:pPr>
      <w:r w:rsidRPr="00D57179">
        <w:rPr>
          <w:color w:val="auto"/>
          <w:lang w:val="ru-RU" w:eastAsia="ru-RU"/>
        </w:rPr>
        <w:t>М</w:t>
      </w:r>
      <w:r w:rsidR="00852C4D" w:rsidRPr="00D57179">
        <w:rPr>
          <w:color w:val="auto"/>
          <w:lang w:val="ru-RU" w:eastAsia="ru-RU"/>
        </w:rPr>
        <w:t>естные государственные закон</w:t>
      </w:r>
      <w:r w:rsidRPr="00D57179">
        <w:rPr>
          <w:color w:val="auto"/>
          <w:lang w:val="ru-RU" w:eastAsia="ru-RU"/>
        </w:rPr>
        <w:t>одательные акты, законы и указы</w:t>
      </w:r>
    </w:p>
    <w:p w14:paraId="6BF2413E" w14:textId="77777777" w:rsidR="00852C4D" w:rsidRPr="00D57179" w:rsidRDefault="00695263" w:rsidP="00152B49">
      <w:pPr>
        <w:pStyle w:val="List1"/>
        <w:numPr>
          <w:ilvl w:val="0"/>
          <w:numId w:val="1"/>
        </w:numPr>
        <w:tabs>
          <w:tab w:val="clear" w:pos="1080"/>
        </w:tabs>
        <w:ind w:left="1134" w:hanging="425"/>
        <w:rPr>
          <w:color w:val="auto"/>
          <w:lang w:val="ru-RU"/>
        </w:rPr>
      </w:pPr>
      <w:r w:rsidRPr="00D57179">
        <w:rPr>
          <w:color w:val="auto"/>
          <w:lang w:val="ru-RU" w:eastAsia="ru-RU"/>
        </w:rPr>
        <w:t>М</w:t>
      </w:r>
      <w:r w:rsidR="00852C4D" w:rsidRPr="00D57179">
        <w:rPr>
          <w:color w:val="auto"/>
          <w:lang w:val="ru-RU" w:eastAsia="ru-RU"/>
        </w:rPr>
        <w:t>естные го</w:t>
      </w:r>
      <w:r w:rsidRPr="00D57179">
        <w:rPr>
          <w:color w:val="auto"/>
          <w:lang w:val="ru-RU" w:eastAsia="ru-RU"/>
        </w:rPr>
        <w:t>сударственные нормы и стандарты</w:t>
      </w:r>
    </w:p>
    <w:p w14:paraId="47BDEA59" w14:textId="77777777" w:rsidR="00852C4D" w:rsidRPr="00D57179" w:rsidRDefault="00695263" w:rsidP="00152B49">
      <w:pPr>
        <w:pStyle w:val="List1"/>
        <w:numPr>
          <w:ilvl w:val="0"/>
          <w:numId w:val="1"/>
        </w:numPr>
        <w:tabs>
          <w:tab w:val="clear" w:pos="1080"/>
        </w:tabs>
        <w:ind w:left="1134" w:hanging="425"/>
        <w:rPr>
          <w:color w:val="auto"/>
        </w:rPr>
      </w:pPr>
      <w:r w:rsidRPr="00D57179">
        <w:rPr>
          <w:color w:val="auto"/>
          <w:lang w:val="ru-RU" w:eastAsia="ru-RU"/>
        </w:rPr>
        <w:t>О</w:t>
      </w:r>
      <w:r w:rsidR="00852C4D" w:rsidRPr="00D57179">
        <w:rPr>
          <w:color w:val="auto"/>
          <w:lang w:val="ru-RU" w:eastAsia="ru-RU"/>
        </w:rPr>
        <w:t>собые</w:t>
      </w:r>
      <w:r w:rsidRPr="00D57179">
        <w:rPr>
          <w:color w:val="auto"/>
          <w:lang w:val="ru-RU" w:eastAsia="ru-RU"/>
        </w:rPr>
        <w:t xml:space="preserve"> технические требования проекта</w:t>
      </w:r>
    </w:p>
    <w:p w14:paraId="5BD437DD" w14:textId="77777777" w:rsidR="00852C4D" w:rsidRPr="00D57179" w:rsidRDefault="00695263" w:rsidP="00152B49">
      <w:pPr>
        <w:pStyle w:val="List1"/>
        <w:numPr>
          <w:ilvl w:val="0"/>
          <w:numId w:val="1"/>
        </w:numPr>
        <w:tabs>
          <w:tab w:val="clear" w:pos="1080"/>
        </w:tabs>
        <w:ind w:left="1134" w:hanging="425"/>
        <w:rPr>
          <w:color w:val="auto"/>
        </w:rPr>
      </w:pPr>
      <w:r w:rsidRPr="00D57179">
        <w:rPr>
          <w:color w:val="auto"/>
          <w:lang w:val="ru-RU" w:eastAsia="ru-RU"/>
        </w:rPr>
        <w:t>Листы технических данных</w:t>
      </w:r>
    </w:p>
    <w:p w14:paraId="777009D3" w14:textId="77777777" w:rsidR="00852C4D" w:rsidRPr="00D57179" w:rsidRDefault="00695263" w:rsidP="00152B49">
      <w:pPr>
        <w:pStyle w:val="List1"/>
        <w:numPr>
          <w:ilvl w:val="0"/>
          <w:numId w:val="1"/>
        </w:numPr>
        <w:tabs>
          <w:tab w:val="clear" w:pos="1080"/>
        </w:tabs>
        <w:ind w:left="1134" w:hanging="425"/>
        <w:rPr>
          <w:color w:val="auto"/>
          <w:lang w:val="ru-RU"/>
        </w:rPr>
      </w:pPr>
      <w:r w:rsidRPr="00D57179">
        <w:rPr>
          <w:color w:val="auto"/>
          <w:lang w:val="ru-RU" w:eastAsia="ru-RU"/>
        </w:rPr>
        <w:t>Н</w:t>
      </w:r>
      <w:r w:rsidR="00852C4D" w:rsidRPr="00D57179">
        <w:rPr>
          <w:color w:val="auto"/>
          <w:lang w:val="ru-RU" w:eastAsia="ru-RU"/>
        </w:rPr>
        <w:t>астоящие технические усл</w:t>
      </w:r>
      <w:r w:rsidRPr="00D57179">
        <w:rPr>
          <w:color w:val="auto"/>
          <w:lang w:val="ru-RU" w:eastAsia="ru-RU"/>
        </w:rPr>
        <w:t>овия</w:t>
      </w:r>
    </w:p>
    <w:p w14:paraId="2035DD1D" w14:textId="77777777" w:rsidR="00852C4D" w:rsidRPr="00D57179" w:rsidRDefault="00695263" w:rsidP="00152B49">
      <w:pPr>
        <w:pStyle w:val="List1"/>
        <w:numPr>
          <w:ilvl w:val="0"/>
          <w:numId w:val="1"/>
        </w:numPr>
        <w:tabs>
          <w:tab w:val="clear" w:pos="1080"/>
        </w:tabs>
        <w:ind w:left="1134" w:hanging="425"/>
        <w:rPr>
          <w:color w:val="auto"/>
        </w:rPr>
      </w:pPr>
      <w:r w:rsidRPr="00D57179">
        <w:rPr>
          <w:color w:val="auto"/>
          <w:lang w:val="ru-RU" w:eastAsia="ru-RU"/>
        </w:rPr>
        <w:t>С</w:t>
      </w:r>
      <w:r w:rsidR="00852C4D" w:rsidRPr="00D57179">
        <w:rPr>
          <w:color w:val="auto"/>
          <w:lang w:val="ru-RU" w:eastAsia="ru-RU"/>
        </w:rPr>
        <w:t>пециа</w:t>
      </w:r>
      <w:r w:rsidRPr="00D57179">
        <w:rPr>
          <w:color w:val="auto"/>
          <w:lang w:val="ru-RU" w:eastAsia="ru-RU"/>
        </w:rPr>
        <w:t>льные стандарты заказчика</w:t>
      </w:r>
    </w:p>
    <w:p w14:paraId="4D7065F2" w14:textId="77777777" w:rsidR="00852C4D" w:rsidRPr="00D57179" w:rsidRDefault="00695263" w:rsidP="00152B49">
      <w:pPr>
        <w:pStyle w:val="List1"/>
        <w:numPr>
          <w:ilvl w:val="0"/>
          <w:numId w:val="1"/>
        </w:numPr>
        <w:tabs>
          <w:tab w:val="clear" w:pos="1080"/>
        </w:tabs>
        <w:ind w:left="1134" w:hanging="425"/>
        <w:rPr>
          <w:color w:val="auto"/>
          <w:lang w:val="ru-RU"/>
        </w:rPr>
      </w:pPr>
      <w:r w:rsidRPr="00D57179">
        <w:rPr>
          <w:color w:val="auto"/>
          <w:lang w:val="ru-RU" w:eastAsia="ru-RU"/>
        </w:rPr>
        <w:t>П</w:t>
      </w:r>
      <w:r w:rsidR="00852C4D" w:rsidRPr="00D57179">
        <w:rPr>
          <w:color w:val="auto"/>
          <w:lang w:val="ru-RU" w:eastAsia="ru-RU"/>
        </w:rPr>
        <w:t>рочие международные нормы и правила и международные стандарты</w:t>
      </w:r>
    </w:p>
    <w:p w14:paraId="6C03C888" w14:textId="77777777" w:rsidR="00852C4D" w:rsidRPr="00D57179" w:rsidRDefault="00695263" w:rsidP="00152B49">
      <w:pPr>
        <w:pStyle w:val="List1"/>
        <w:numPr>
          <w:ilvl w:val="0"/>
          <w:numId w:val="1"/>
        </w:numPr>
        <w:tabs>
          <w:tab w:val="clear" w:pos="1080"/>
        </w:tabs>
        <w:ind w:left="1134" w:hanging="425"/>
        <w:rPr>
          <w:color w:val="auto"/>
          <w:lang w:val="ru-RU"/>
        </w:rPr>
      </w:pPr>
      <w:r w:rsidRPr="00D57179">
        <w:rPr>
          <w:color w:val="auto"/>
          <w:lang w:val="ru-RU" w:eastAsia="ru-RU"/>
        </w:rPr>
        <w:t>М</w:t>
      </w:r>
      <w:r w:rsidR="00852C4D" w:rsidRPr="00D57179">
        <w:rPr>
          <w:color w:val="auto"/>
          <w:lang w:val="ru-RU" w:eastAsia="ru-RU"/>
        </w:rPr>
        <w:t>еждународные об</w:t>
      </w:r>
      <w:r w:rsidRPr="00D57179">
        <w:rPr>
          <w:color w:val="auto"/>
          <w:lang w:val="ru-RU" w:eastAsia="ru-RU"/>
        </w:rPr>
        <w:t>щепринятые методы ведения работ</w:t>
      </w:r>
    </w:p>
    <w:p w14:paraId="6830FE84" w14:textId="77777777" w:rsidR="00852C4D" w:rsidRPr="00D57179" w:rsidRDefault="00852C4D" w:rsidP="00532930">
      <w:pPr>
        <w:pStyle w:val="Text1"/>
        <w:rPr>
          <w:color w:val="auto"/>
          <w:lang w:val="ru-RU"/>
        </w:rPr>
      </w:pPr>
      <w:r w:rsidRPr="00D57179">
        <w:rPr>
          <w:color w:val="auto"/>
          <w:lang w:val="ru-RU" w:eastAsia="ru-RU"/>
        </w:rPr>
        <w:t>Несмотря на приведенный выше порядок приоритетности, любые несоответствия в вышеуказанных документах должны быть в письменном виде доведены до сведения Заказчика для принятия решения.</w:t>
      </w:r>
    </w:p>
    <w:p w14:paraId="3AA10A8F" w14:textId="4056C88A" w:rsidR="00852C4D" w:rsidRPr="00D57179" w:rsidRDefault="00852C4D" w:rsidP="0012652E">
      <w:pPr>
        <w:pStyle w:val="Heading1"/>
        <w:numPr>
          <w:ilvl w:val="0"/>
          <w:numId w:val="48"/>
        </w:numPr>
        <w:ind w:left="630" w:hanging="630"/>
        <w:rPr>
          <w:lang w:val="en-GB"/>
        </w:rPr>
      </w:pPr>
      <w:bookmarkStart w:id="31" w:name="_Toc337129930"/>
      <w:bookmarkStart w:id="32" w:name="_Toc527015995"/>
      <w:r w:rsidRPr="00D57179">
        <w:rPr>
          <w:lang w:val="en-GB"/>
        </w:rPr>
        <w:t>ТЕРМИНОЛОГИЯ</w:t>
      </w:r>
      <w:bookmarkEnd w:id="31"/>
      <w:bookmarkEnd w:id="32"/>
    </w:p>
    <w:p w14:paraId="4F1EEC69" w14:textId="15B1C8F8" w:rsidR="00852C4D" w:rsidRPr="00D57179" w:rsidRDefault="00852C4D" w:rsidP="002218DD">
      <w:pPr>
        <w:pStyle w:val="Heading2"/>
        <w:numPr>
          <w:ilvl w:val="1"/>
          <w:numId w:val="49"/>
        </w:numPr>
        <w:ind w:left="851" w:hanging="709"/>
        <w:rPr>
          <w:color w:val="auto"/>
          <w:lang w:val="ru-RU"/>
        </w:rPr>
      </w:pPr>
      <w:bookmarkStart w:id="33" w:name="_Toc337129931"/>
      <w:bookmarkStart w:id="34" w:name="_Ref477682866"/>
      <w:bookmarkStart w:id="35" w:name="_Toc527015996"/>
      <w:r w:rsidRPr="00D57179">
        <w:rPr>
          <w:color w:val="auto"/>
          <w:lang w:val="en-GB"/>
        </w:rPr>
        <w:t>Сокращения</w:t>
      </w:r>
      <w:bookmarkEnd w:id="33"/>
      <w:bookmarkEnd w:id="34"/>
      <w:bookmarkEnd w:id="35"/>
    </w:p>
    <w:p w14:paraId="70605787" w14:textId="4571FA00" w:rsidR="00367440" w:rsidRPr="0082277D" w:rsidRDefault="00367440" w:rsidP="00344720">
      <w:pPr>
        <w:pStyle w:val="Reference"/>
        <w:tabs>
          <w:tab w:val="clear" w:pos="2680"/>
        </w:tabs>
        <w:jc w:val="both"/>
        <w:rPr>
          <w:lang w:val="ru-RU"/>
        </w:rPr>
      </w:pPr>
      <w:r w:rsidRPr="0082277D">
        <w:rPr>
          <w:lang w:val="ru-RU"/>
        </w:rPr>
        <w:t>DFT</w:t>
      </w:r>
      <w:r w:rsidR="0082277D" w:rsidRPr="0082277D">
        <w:rPr>
          <w:lang w:val="ru-RU"/>
        </w:rPr>
        <w:tab/>
      </w:r>
      <w:r w:rsidRPr="0082277D">
        <w:rPr>
          <w:lang w:val="ru-RU"/>
        </w:rPr>
        <w:t>Толщина сухой пленки (ТСП)</w:t>
      </w:r>
    </w:p>
    <w:p w14:paraId="53E63216" w14:textId="7CD87866" w:rsidR="005D4887" w:rsidRPr="0082277D" w:rsidRDefault="005D4887" w:rsidP="00344720">
      <w:pPr>
        <w:pStyle w:val="Reference"/>
        <w:tabs>
          <w:tab w:val="clear" w:pos="2680"/>
        </w:tabs>
        <w:jc w:val="both"/>
        <w:rPr>
          <w:lang w:val="ru-RU"/>
        </w:rPr>
      </w:pPr>
      <w:r w:rsidRPr="0082277D">
        <w:rPr>
          <w:lang w:val="ru-RU"/>
        </w:rPr>
        <w:t>FBE</w:t>
      </w:r>
      <w:r w:rsidR="0082277D" w:rsidRPr="0037017C">
        <w:rPr>
          <w:lang w:val="ru-RU"/>
        </w:rPr>
        <w:tab/>
      </w:r>
      <w:r w:rsidR="00EE4BBF" w:rsidRPr="0082277D">
        <w:rPr>
          <w:lang w:val="ru-RU"/>
        </w:rPr>
        <w:t>Наплавленное эпоксидное покрытие</w:t>
      </w:r>
    </w:p>
    <w:p w14:paraId="05DFBD29" w14:textId="423722E9" w:rsidR="005D4887" w:rsidRPr="00EE4BBF" w:rsidRDefault="005D4887" w:rsidP="00344720">
      <w:pPr>
        <w:pStyle w:val="Reference"/>
        <w:tabs>
          <w:tab w:val="clear" w:pos="2680"/>
        </w:tabs>
        <w:jc w:val="both"/>
        <w:rPr>
          <w:lang w:val="ru-RU"/>
        </w:rPr>
      </w:pPr>
      <w:r w:rsidRPr="0082277D">
        <w:rPr>
          <w:lang w:val="ru-RU"/>
        </w:rPr>
        <w:t>FDA</w:t>
      </w:r>
      <w:r w:rsidRPr="00EE4BBF">
        <w:rPr>
          <w:lang w:val="ru-RU"/>
        </w:rPr>
        <w:tab/>
      </w:r>
      <w:r w:rsidR="00EE4BBF" w:rsidRPr="00EE4BBF">
        <w:rPr>
          <w:lang w:val="ru-RU"/>
        </w:rPr>
        <w:t>Управление по санитарному надзору за качеством пищевых продуктов и медикаментов</w:t>
      </w:r>
    </w:p>
    <w:p w14:paraId="3B0AB8A6" w14:textId="77777777" w:rsidR="00852C4D" w:rsidRPr="002C303C" w:rsidRDefault="00E90400" w:rsidP="00344720">
      <w:pPr>
        <w:pStyle w:val="Reference"/>
        <w:tabs>
          <w:tab w:val="clear" w:pos="2680"/>
        </w:tabs>
        <w:jc w:val="both"/>
        <w:rPr>
          <w:lang w:val="ru-RU"/>
        </w:rPr>
      </w:pPr>
      <w:r w:rsidRPr="0082277D">
        <w:rPr>
          <w:lang w:val="ru-RU"/>
        </w:rPr>
        <w:t>NACE</w:t>
      </w:r>
      <w:r w:rsidR="009D6421" w:rsidRPr="009D6421">
        <w:rPr>
          <w:lang w:val="ru-RU"/>
        </w:rPr>
        <w:tab/>
      </w:r>
      <w:r w:rsidR="009D6421">
        <w:rPr>
          <w:lang w:val="ru-RU"/>
        </w:rPr>
        <w:t>Национальная ассоциация инженеров по коррозии</w:t>
      </w:r>
    </w:p>
    <w:p w14:paraId="58C54B83" w14:textId="5A507856" w:rsidR="00344720" w:rsidRPr="00E52295" w:rsidDel="000F3DFD" w:rsidRDefault="00344720" w:rsidP="00344720">
      <w:pPr>
        <w:pStyle w:val="Reference"/>
        <w:tabs>
          <w:tab w:val="clear" w:pos="2680"/>
        </w:tabs>
        <w:jc w:val="both"/>
        <w:rPr>
          <w:del w:id="36" w:author="Kurmanov, Aidyn [STAMGazStroy LLP]" w:date="2025-10-16T08:53:00Z" w16du:dateUtc="2025-10-16T03:53:00Z"/>
          <w:lang w:val="ru-RU"/>
        </w:rPr>
      </w:pPr>
      <w:r w:rsidRPr="0082277D">
        <w:rPr>
          <w:lang w:val="ru-RU"/>
        </w:rPr>
        <w:t>N</w:t>
      </w:r>
      <w:ins w:id="37" w:author="Issayevskiy, Konstantin [STAMGazStroy LLP]" w:date="2025-12-04T16:25:00Z" w16du:dateUtc="2025-12-04T11:25:00Z">
        <w:r w:rsidR="00C74F16">
          <w:t>S</w:t>
        </w:r>
      </w:ins>
      <w:del w:id="38" w:author="Issayevskiy, Konstantin [STAMGazStroy LLP]" w:date="2025-12-04T16:25:00Z" w16du:dateUtc="2025-12-04T11:25:00Z">
        <w:r w:rsidRPr="0082277D" w:rsidDel="00C74F16">
          <w:rPr>
            <w:lang w:val="ru-RU"/>
          </w:rPr>
          <w:delText>S</w:delText>
        </w:r>
      </w:del>
      <w:r w:rsidRPr="0082277D">
        <w:rPr>
          <w:lang w:val="ru-RU"/>
        </w:rPr>
        <w:t>F</w:t>
      </w:r>
      <w:r w:rsidRPr="0082277D">
        <w:rPr>
          <w:lang w:val="ru-RU"/>
        </w:rPr>
        <w:tab/>
      </w:r>
      <w:r w:rsidRPr="00AD3B36">
        <w:rPr>
          <w:lang w:val="ru-RU"/>
        </w:rPr>
        <w:t>Организация общественного здравоохранения и безопасности</w:t>
      </w:r>
    </w:p>
    <w:p w14:paraId="02F053A3" w14:textId="77777777" w:rsidR="00344720" w:rsidRPr="00344720" w:rsidRDefault="00344720" w:rsidP="00344720">
      <w:pPr>
        <w:pStyle w:val="Text1"/>
        <w:ind w:left="2680" w:hanging="1960"/>
        <w:rPr>
          <w:lang w:val="ru-RU"/>
        </w:rPr>
      </w:pPr>
    </w:p>
    <w:p w14:paraId="194129E9" w14:textId="571CEF89" w:rsidR="005D4887" w:rsidRPr="0082277D" w:rsidRDefault="005D4887" w:rsidP="00344720">
      <w:pPr>
        <w:pStyle w:val="Reference"/>
        <w:tabs>
          <w:tab w:val="clear" w:pos="2680"/>
        </w:tabs>
        <w:jc w:val="both"/>
        <w:rPr>
          <w:lang w:val="ru-RU"/>
        </w:rPr>
      </w:pPr>
      <w:r w:rsidRPr="0082277D">
        <w:rPr>
          <w:lang w:val="ru-RU"/>
        </w:rPr>
        <w:t>PDS</w:t>
      </w:r>
      <w:r w:rsidRPr="00EE4BBF">
        <w:rPr>
          <w:lang w:val="ru-RU"/>
        </w:rPr>
        <w:tab/>
      </w:r>
      <w:r w:rsidR="00EE4BBF" w:rsidRPr="00EE4BBF">
        <w:rPr>
          <w:lang w:val="ru-RU"/>
        </w:rPr>
        <w:t>Листы технических данных на продукцию</w:t>
      </w:r>
    </w:p>
    <w:p w14:paraId="1AFC7FA1" w14:textId="33F8799F" w:rsidR="005D4887" w:rsidRPr="00561D70" w:rsidRDefault="005D4887" w:rsidP="00344720">
      <w:pPr>
        <w:pStyle w:val="Reference"/>
        <w:tabs>
          <w:tab w:val="clear" w:pos="2680"/>
        </w:tabs>
        <w:jc w:val="both"/>
        <w:rPr>
          <w:lang w:val="ru-RU"/>
        </w:rPr>
      </w:pPr>
      <w:r w:rsidRPr="0082277D">
        <w:rPr>
          <w:lang w:val="ru-RU"/>
        </w:rPr>
        <w:t>SME</w:t>
      </w:r>
      <w:r w:rsidRPr="00561D70">
        <w:rPr>
          <w:lang w:val="ru-RU"/>
        </w:rPr>
        <w:tab/>
      </w:r>
      <w:r w:rsidR="00EE4BBF" w:rsidRPr="00561D70">
        <w:rPr>
          <w:lang w:val="ru-RU"/>
        </w:rPr>
        <w:t>Эксперт в предметной области</w:t>
      </w:r>
    </w:p>
    <w:p w14:paraId="255A93A5" w14:textId="2CCD68CB" w:rsidR="00E90400" w:rsidRPr="009D6421" w:rsidRDefault="00E90400" w:rsidP="00344720">
      <w:pPr>
        <w:pStyle w:val="Reference"/>
        <w:tabs>
          <w:tab w:val="clear" w:pos="2680"/>
        </w:tabs>
        <w:jc w:val="both"/>
        <w:rPr>
          <w:lang w:val="ru-RU"/>
        </w:rPr>
      </w:pPr>
      <w:r w:rsidRPr="0082277D">
        <w:rPr>
          <w:lang w:val="ru-RU"/>
        </w:rPr>
        <w:t>SSPC</w:t>
      </w:r>
      <w:r w:rsidR="009D6421" w:rsidRPr="009D6421">
        <w:rPr>
          <w:lang w:val="ru-RU"/>
        </w:rPr>
        <w:tab/>
      </w:r>
      <w:r w:rsidR="009D6421">
        <w:rPr>
          <w:lang w:val="ru-RU"/>
        </w:rPr>
        <w:t>Общество производителей защитных покрытий</w:t>
      </w:r>
    </w:p>
    <w:p w14:paraId="1EDEE487" w14:textId="77777777" w:rsidR="00E90400" w:rsidRDefault="00E90400" w:rsidP="00344720">
      <w:pPr>
        <w:pStyle w:val="Reference"/>
        <w:tabs>
          <w:tab w:val="clear" w:pos="2680"/>
        </w:tabs>
        <w:jc w:val="both"/>
        <w:rPr>
          <w:lang w:val="ru-RU"/>
        </w:rPr>
      </w:pPr>
      <w:r w:rsidRPr="0082277D">
        <w:rPr>
          <w:lang w:val="ru-RU"/>
        </w:rPr>
        <w:t>VOC</w:t>
      </w:r>
      <w:r w:rsidR="009D6421" w:rsidRPr="009D6421">
        <w:rPr>
          <w:lang w:val="ru-RU"/>
        </w:rPr>
        <w:tab/>
      </w:r>
      <w:r w:rsidR="009D6421">
        <w:rPr>
          <w:lang w:val="ru-RU"/>
        </w:rPr>
        <w:t>Летучие Органические Соединения (ЛОС)</w:t>
      </w:r>
    </w:p>
    <w:p w14:paraId="67F1E2BC" w14:textId="7590FB4F" w:rsidR="00C66532" w:rsidRDefault="00C66532" w:rsidP="00344720">
      <w:pPr>
        <w:pStyle w:val="Reference"/>
        <w:tabs>
          <w:tab w:val="clear" w:pos="2680"/>
        </w:tabs>
        <w:jc w:val="both"/>
        <w:rPr>
          <w:lang w:val="ru-RU"/>
        </w:rPr>
      </w:pPr>
      <w:r w:rsidRPr="0082277D">
        <w:rPr>
          <w:lang w:val="ru-RU"/>
        </w:rPr>
        <w:t>Н/П</w:t>
      </w:r>
      <w:r w:rsidR="0082277D" w:rsidRPr="0082277D">
        <w:rPr>
          <w:lang w:val="ru-RU"/>
        </w:rPr>
        <w:tab/>
      </w:r>
      <w:r>
        <w:rPr>
          <w:lang w:val="ru-RU"/>
        </w:rPr>
        <w:t>Не применимо</w:t>
      </w:r>
    </w:p>
    <w:p w14:paraId="45944261" w14:textId="4722F174" w:rsidR="00C66532" w:rsidRDefault="00C66532" w:rsidP="00344720">
      <w:pPr>
        <w:pStyle w:val="Reference"/>
        <w:tabs>
          <w:tab w:val="clear" w:pos="2680"/>
        </w:tabs>
        <w:jc w:val="both"/>
        <w:rPr>
          <w:lang w:val="ru-RU"/>
        </w:rPr>
      </w:pPr>
      <w:r w:rsidRPr="0082277D">
        <w:rPr>
          <w:lang w:val="ru-RU"/>
        </w:rPr>
        <w:t>Н/Т</w:t>
      </w:r>
      <w:r w:rsidR="0082277D" w:rsidRPr="0082277D">
        <w:rPr>
          <w:lang w:val="ru-RU"/>
        </w:rPr>
        <w:tab/>
      </w:r>
      <w:r>
        <w:rPr>
          <w:lang w:val="ru-RU"/>
        </w:rPr>
        <w:t>Не требуется</w:t>
      </w:r>
    </w:p>
    <w:p w14:paraId="63C35548" w14:textId="0B466259" w:rsidR="00852C4D" w:rsidRPr="00D57179" w:rsidRDefault="00852C4D" w:rsidP="00C74F16">
      <w:pPr>
        <w:pStyle w:val="Heading2"/>
        <w:numPr>
          <w:ilvl w:val="1"/>
          <w:numId w:val="49"/>
        </w:numPr>
        <w:ind w:left="851" w:hanging="709"/>
        <w:rPr>
          <w:color w:val="auto"/>
          <w:lang w:val="en-GB"/>
        </w:rPr>
      </w:pPr>
      <w:bookmarkStart w:id="39" w:name="_Toc337129932"/>
      <w:bookmarkStart w:id="40" w:name="_Ref477682874"/>
      <w:bookmarkStart w:id="41" w:name="_Toc527015997"/>
      <w:r w:rsidRPr="00D57179">
        <w:rPr>
          <w:color w:val="auto"/>
          <w:lang w:val="en-GB"/>
        </w:rPr>
        <w:t>Определения</w:t>
      </w:r>
      <w:bookmarkEnd w:id="39"/>
      <w:bookmarkEnd w:id="40"/>
      <w:bookmarkEnd w:id="41"/>
    </w:p>
    <w:p w14:paraId="57ABA763" w14:textId="77777777" w:rsidR="00852C4D" w:rsidRPr="00407E88" w:rsidRDefault="00852C4D" w:rsidP="008E4BF9">
      <w:pPr>
        <w:pStyle w:val="Text1"/>
        <w:outlineLvl w:val="0"/>
        <w:rPr>
          <w:color w:val="auto"/>
          <w:lang w:val="ru-RU"/>
        </w:rPr>
      </w:pPr>
      <w:bookmarkStart w:id="42" w:name="_Toc311471816"/>
      <w:bookmarkStart w:id="43" w:name="_Toc311473434"/>
      <w:r w:rsidRPr="00D57179">
        <w:rPr>
          <w:color w:val="auto"/>
          <w:lang w:val="ru-RU" w:eastAsia="ru-RU"/>
        </w:rPr>
        <w:t>В</w:t>
      </w:r>
      <w:r w:rsidR="00DE1061" w:rsidRPr="00DE1061">
        <w:rPr>
          <w:color w:val="auto"/>
          <w:lang w:val="ru-RU" w:eastAsia="ru-RU"/>
        </w:rPr>
        <w:t xml:space="preserve"> </w:t>
      </w:r>
      <w:r w:rsidRPr="00D57179">
        <w:rPr>
          <w:color w:val="auto"/>
          <w:lang w:val="ru-RU" w:eastAsia="ru-RU"/>
        </w:rPr>
        <w:t>документе</w:t>
      </w:r>
      <w:r w:rsidR="00DE1061" w:rsidRPr="00DE1061">
        <w:rPr>
          <w:color w:val="auto"/>
          <w:lang w:val="ru-RU" w:eastAsia="ru-RU"/>
        </w:rPr>
        <w:t xml:space="preserve"> </w:t>
      </w:r>
      <w:r w:rsidRPr="00D57179">
        <w:rPr>
          <w:color w:val="auto"/>
          <w:lang w:val="ru-RU" w:eastAsia="ru-RU"/>
        </w:rPr>
        <w:t>используются</w:t>
      </w:r>
      <w:r w:rsidR="00DE1061" w:rsidRPr="00DE1061">
        <w:rPr>
          <w:color w:val="auto"/>
          <w:lang w:val="ru-RU" w:eastAsia="ru-RU"/>
        </w:rPr>
        <w:t xml:space="preserve"> </w:t>
      </w:r>
      <w:r w:rsidRPr="00D57179">
        <w:rPr>
          <w:color w:val="auto"/>
          <w:lang w:val="ru-RU" w:eastAsia="ru-RU"/>
        </w:rPr>
        <w:t>следующие</w:t>
      </w:r>
      <w:r w:rsidR="00DE1061" w:rsidRPr="00DE1061">
        <w:rPr>
          <w:color w:val="auto"/>
          <w:lang w:val="ru-RU" w:eastAsia="ru-RU"/>
        </w:rPr>
        <w:t xml:space="preserve"> </w:t>
      </w:r>
      <w:r w:rsidRPr="00D57179">
        <w:rPr>
          <w:color w:val="auto"/>
          <w:lang w:val="ru-RU" w:eastAsia="ru-RU"/>
        </w:rPr>
        <w:t>типовые</w:t>
      </w:r>
      <w:r w:rsidR="00DE1061" w:rsidRPr="00DE1061">
        <w:rPr>
          <w:color w:val="auto"/>
          <w:lang w:val="ru-RU" w:eastAsia="ru-RU"/>
        </w:rPr>
        <w:t xml:space="preserve"> </w:t>
      </w:r>
      <w:r w:rsidRPr="00D57179">
        <w:rPr>
          <w:color w:val="auto"/>
          <w:lang w:val="ru-RU" w:eastAsia="ru-RU"/>
        </w:rPr>
        <w:t>определения</w:t>
      </w:r>
      <w:r w:rsidRPr="00407E88">
        <w:rPr>
          <w:color w:val="auto"/>
          <w:lang w:val="ru-RU" w:eastAsia="ru-RU"/>
        </w:rPr>
        <w:t xml:space="preserve">: </w:t>
      </w:r>
    </w:p>
    <w:p w14:paraId="6F4160F2" w14:textId="490AB527" w:rsidR="00852C4D" w:rsidRPr="00D57179" w:rsidRDefault="00695263" w:rsidP="0079553D">
      <w:pPr>
        <w:pStyle w:val="Reference"/>
        <w:jc w:val="both"/>
        <w:rPr>
          <w:color w:val="auto"/>
          <w:lang w:val="ru-RU"/>
        </w:rPr>
      </w:pPr>
      <w:r w:rsidRPr="00D86618">
        <w:rPr>
          <w:b/>
          <w:bCs/>
          <w:color w:val="auto"/>
          <w:lang w:val="ru-RU" w:eastAsia="ru-RU"/>
        </w:rPr>
        <w:t>Компания</w:t>
      </w:r>
      <w:r w:rsidRPr="00D57179">
        <w:rPr>
          <w:color w:val="auto"/>
          <w:lang w:val="ru-RU" w:eastAsia="ru-RU"/>
        </w:rPr>
        <w:tab/>
      </w:r>
      <w:r w:rsidR="00852C4D" w:rsidRPr="00D57179">
        <w:rPr>
          <w:color w:val="auto"/>
          <w:lang w:val="ru-RU" w:eastAsia="ru-RU"/>
        </w:rPr>
        <w:t>«</w:t>
      </w:r>
      <w:r w:rsidR="00852C4D" w:rsidRPr="0079553D">
        <w:rPr>
          <w:lang w:val="ru-RU"/>
        </w:rPr>
        <w:t>Тенгизшевройл</w:t>
      </w:r>
      <w:r w:rsidR="00852C4D" w:rsidRPr="00D57179">
        <w:rPr>
          <w:color w:val="auto"/>
          <w:lang w:val="ru-RU" w:eastAsia="ru-RU"/>
        </w:rPr>
        <w:t xml:space="preserve">» (ТШО) </w:t>
      </w:r>
    </w:p>
    <w:p w14:paraId="3A3117E7" w14:textId="77777777" w:rsidR="00852C4D" w:rsidRPr="00D57179" w:rsidRDefault="00852C4D" w:rsidP="0079553D">
      <w:pPr>
        <w:pStyle w:val="Reference"/>
        <w:jc w:val="both"/>
        <w:rPr>
          <w:color w:val="auto"/>
          <w:lang w:val="ru-RU"/>
        </w:rPr>
      </w:pPr>
      <w:r w:rsidRPr="00D86618">
        <w:rPr>
          <w:b/>
          <w:bCs/>
          <w:color w:val="auto"/>
          <w:lang w:val="ru-RU" w:eastAsia="ru-RU"/>
        </w:rPr>
        <w:t>Заказчик</w:t>
      </w:r>
      <w:r w:rsidRPr="00D57179">
        <w:rPr>
          <w:color w:val="auto"/>
          <w:lang w:val="ru-RU" w:eastAsia="ru-RU"/>
        </w:rPr>
        <w:tab/>
        <w:t xml:space="preserve">Сторона, </w:t>
      </w:r>
      <w:r w:rsidRPr="0079553D">
        <w:rPr>
          <w:lang w:val="ru-RU"/>
        </w:rPr>
        <w:t>размещающая</w:t>
      </w:r>
      <w:r w:rsidRPr="00D57179">
        <w:rPr>
          <w:color w:val="auto"/>
          <w:lang w:val="ru-RU" w:eastAsia="ru-RU"/>
        </w:rPr>
        <w:t xml:space="preserve"> заказ на покупку или присуждающая контракт. Заказчиком может являться Компания или уполномоченный Компанией агент. </w:t>
      </w:r>
    </w:p>
    <w:p w14:paraId="086ED9A7" w14:textId="77777777" w:rsidR="00852C4D" w:rsidRPr="00D57179" w:rsidRDefault="00852C4D" w:rsidP="0079553D">
      <w:pPr>
        <w:pStyle w:val="Reference"/>
        <w:jc w:val="both"/>
        <w:rPr>
          <w:color w:val="auto"/>
          <w:lang w:val="ru-RU"/>
        </w:rPr>
      </w:pPr>
      <w:r w:rsidRPr="00D86618">
        <w:rPr>
          <w:b/>
          <w:bCs/>
          <w:color w:val="auto"/>
          <w:lang w:val="ru-RU" w:eastAsia="ru-RU"/>
        </w:rPr>
        <w:lastRenderedPageBreak/>
        <w:t>Подрядчик</w:t>
      </w:r>
      <w:r w:rsidRPr="00D57179">
        <w:rPr>
          <w:color w:val="auto"/>
          <w:lang w:val="ru-RU" w:eastAsia="ru-RU"/>
        </w:rPr>
        <w:tab/>
      </w:r>
      <w:r w:rsidRPr="0079553D">
        <w:rPr>
          <w:lang w:val="ru-RU"/>
        </w:rPr>
        <w:t>Любой</w:t>
      </w:r>
      <w:r w:rsidRPr="00D57179">
        <w:rPr>
          <w:color w:val="auto"/>
          <w:lang w:val="ru-RU" w:eastAsia="ru-RU"/>
        </w:rPr>
        <w:t xml:space="preserve"> поставщик услуг для Компании, включая консультантов </w:t>
      </w:r>
    </w:p>
    <w:p w14:paraId="1FA0A241" w14:textId="77777777" w:rsidR="00852C4D" w:rsidRDefault="00852C4D" w:rsidP="0079553D">
      <w:pPr>
        <w:pStyle w:val="Reference"/>
        <w:jc w:val="both"/>
        <w:rPr>
          <w:color w:val="auto"/>
          <w:lang w:val="ru-RU"/>
        </w:rPr>
      </w:pPr>
      <w:r w:rsidRPr="00D86618">
        <w:rPr>
          <w:b/>
          <w:bCs/>
          <w:color w:val="auto"/>
          <w:lang w:val="ru-RU" w:eastAsia="ru-RU"/>
        </w:rPr>
        <w:t>Поставщик</w:t>
      </w:r>
      <w:r w:rsidRPr="00D57179">
        <w:rPr>
          <w:color w:val="auto"/>
          <w:lang w:val="ru-RU" w:eastAsia="ru-RU"/>
        </w:rPr>
        <w:tab/>
      </w:r>
      <w:r w:rsidRPr="0079553D">
        <w:rPr>
          <w:lang w:val="ru-RU"/>
        </w:rPr>
        <w:t>Любой</w:t>
      </w:r>
      <w:r w:rsidRPr="00D57179">
        <w:rPr>
          <w:color w:val="auto"/>
          <w:lang w:val="ru-RU" w:eastAsia="ru-RU"/>
        </w:rPr>
        <w:t xml:space="preserve"> вендор, продавец, провайдер или поставщик товаров для Компании </w:t>
      </w:r>
    </w:p>
    <w:p w14:paraId="72ED33C4" w14:textId="68E904C0" w:rsidR="000F3DFD" w:rsidRPr="00D57179" w:rsidRDefault="007E0AD9" w:rsidP="0079553D">
      <w:pPr>
        <w:pStyle w:val="Reference"/>
        <w:jc w:val="both"/>
        <w:rPr>
          <w:color w:val="auto"/>
          <w:lang w:val="ru-RU"/>
        </w:rPr>
      </w:pPr>
      <w:r>
        <w:rPr>
          <w:b/>
          <w:bCs/>
          <w:color w:val="auto"/>
          <w:lang w:val="ru-RU" w:eastAsia="ru-RU"/>
        </w:rPr>
        <w:t>Небольшие участки</w:t>
      </w:r>
      <w:r w:rsidR="005135ED">
        <w:rPr>
          <w:color w:val="auto"/>
          <w:lang w:val="ru-RU"/>
        </w:rPr>
        <w:tab/>
      </w:r>
      <w:r w:rsidR="00000E4B" w:rsidRPr="0079553D">
        <w:rPr>
          <w:lang w:val="ru-RU"/>
        </w:rPr>
        <w:t>Площадь</w:t>
      </w:r>
      <w:r w:rsidR="00000E4B">
        <w:rPr>
          <w:color w:val="auto"/>
          <w:lang w:val="ru-RU"/>
        </w:rPr>
        <w:t xml:space="preserve"> поверхности равная 0,09м</w:t>
      </w:r>
      <w:r w:rsidR="00000E4B">
        <w:rPr>
          <w:color w:val="auto"/>
          <w:vertAlign w:val="superscript"/>
          <w:lang w:val="ru-RU"/>
        </w:rPr>
        <w:t>2</w:t>
      </w:r>
      <w:r w:rsidR="00000E4B">
        <w:rPr>
          <w:color w:val="auto"/>
          <w:lang w:val="ru-RU"/>
        </w:rPr>
        <w:t xml:space="preserve"> (1 кв. фут)</w:t>
      </w:r>
    </w:p>
    <w:p w14:paraId="707D4F22" w14:textId="77D4B892" w:rsidR="00852C4D" w:rsidRPr="003F4FFD" w:rsidRDefault="00852C4D" w:rsidP="00105D5F">
      <w:pPr>
        <w:pStyle w:val="Heading1"/>
        <w:numPr>
          <w:ilvl w:val="0"/>
          <w:numId w:val="48"/>
        </w:numPr>
        <w:ind w:left="709" w:hanging="709"/>
      </w:pPr>
      <w:bookmarkStart w:id="44" w:name="_Toc337129933"/>
      <w:bookmarkStart w:id="45" w:name="_Toc527015998"/>
      <w:bookmarkEnd w:id="42"/>
      <w:bookmarkEnd w:id="43"/>
      <w:r w:rsidRPr="00536BCF">
        <w:rPr>
          <w:lang w:val="en-GB"/>
        </w:rPr>
        <w:t>Выбор</w:t>
      </w:r>
      <w:r w:rsidRPr="003F4FFD">
        <w:t xml:space="preserve"> системы</w:t>
      </w:r>
      <w:bookmarkEnd w:id="44"/>
      <w:bookmarkEnd w:id="45"/>
    </w:p>
    <w:p w14:paraId="1251BC0C" w14:textId="77777777" w:rsidR="00852C4D" w:rsidRPr="00D57179" w:rsidRDefault="00852C4D" w:rsidP="00105D5F">
      <w:pPr>
        <w:pStyle w:val="List1Start"/>
        <w:numPr>
          <w:ilvl w:val="0"/>
          <w:numId w:val="15"/>
        </w:numPr>
        <w:tabs>
          <w:tab w:val="clear" w:pos="1080"/>
        </w:tabs>
        <w:ind w:left="1134" w:hanging="425"/>
        <w:rPr>
          <w:color w:val="auto"/>
        </w:rPr>
      </w:pPr>
      <w:r w:rsidRPr="00D57179">
        <w:rPr>
          <w:color w:val="auto"/>
        </w:rPr>
        <w:t>Выбор номера системы покрытия производится по следующим таблицам:</w:t>
      </w:r>
    </w:p>
    <w:p w14:paraId="64A7D307" w14:textId="77777777" w:rsidR="00852C4D" w:rsidRPr="00D57179" w:rsidRDefault="00852C4D" w:rsidP="00E07EEC">
      <w:pPr>
        <w:pStyle w:val="ListAlpha1"/>
        <w:numPr>
          <w:ilvl w:val="0"/>
          <w:numId w:val="19"/>
        </w:numPr>
        <w:tabs>
          <w:tab w:val="clear" w:pos="1080"/>
        </w:tabs>
        <w:ind w:left="1418" w:hanging="284"/>
        <w:rPr>
          <w:color w:val="auto"/>
          <w:lang w:val="ru-RU"/>
        </w:rPr>
      </w:pPr>
      <w:r w:rsidRPr="00D57179">
        <w:rPr>
          <w:color w:val="auto"/>
          <w:lang w:val="ru-RU"/>
        </w:rPr>
        <w:t xml:space="preserve">Покрытия для защиты от атмосферных воздействий </w:t>
      </w:r>
      <w:r w:rsidR="00C66532">
        <w:rPr>
          <w:color w:val="auto"/>
          <w:lang w:val="ru-RU"/>
        </w:rPr>
        <w:t>углеродистой и нержавеющей стали</w:t>
      </w:r>
      <w:r w:rsidRPr="00D57179">
        <w:rPr>
          <w:color w:val="auto"/>
          <w:lang w:val="ru-RU"/>
        </w:rPr>
        <w:t xml:space="preserve"> - Таблица 1.</w:t>
      </w:r>
    </w:p>
    <w:p w14:paraId="15579600" w14:textId="77777777" w:rsidR="00852C4D" w:rsidRPr="008E4BF9" w:rsidRDefault="008E4BF9" w:rsidP="00E07EEC">
      <w:pPr>
        <w:pStyle w:val="ListAlpha1"/>
        <w:numPr>
          <w:ilvl w:val="0"/>
          <w:numId w:val="20"/>
        </w:numPr>
        <w:tabs>
          <w:tab w:val="clear" w:pos="1080"/>
        </w:tabs>
        <w:ind w:left="1418" w:hanging="284"/>
        <w:rPr>
          <w:color w:val="auto"/>
          <w:lang w:val="ru-RU"/>
        </w:rPr>
      </w:pPr>
      <w:r w:rsidRPr="00EB2754">
        <w:rPr>
          <w:color w:val="auto"/>
          <w:lang w:val="ru-RU"/>
        </w:rPr>
        <w:t>Покрытия</w:t>
      </w:r>
      <w:r>
        <w:rPr>
          <w:color w:val="auto"/>
          <w:lang w:val="ru-RU"/>
        </w:rPr>
        <w:t xml:space="preserve"> </w:t>
      </w:r>
      <w:r w:rsidR="00852C4D" w:rsidRPr="008E4BF9">
        <w:rPr>
          <w:color w:val="auto"/>
          <w:lang w:val="ru-RU"/>
        </w:rPr>
        <w:t>для бетона - Таблица 2.</w:t>
      </w:r>
    </w:p>
    <w:p w14:paraId="5C224B66" w14:textId="77777777" w:rsidR="00852C4D" w:rsidRPr="00D57179" w:rsidRDefault="00852C4D" w:rsidP="00E07EEC">
      <w:pPr>
        <w:pStyle w:val="ListAlpha1"/>
        <w:numPr>
          <w:ilvl w:val="0"/>
          <w:numId w:val="21"/>
        </w:numPr>
        <w:tabs>
          <w:tab w:val="clear" w:pos="1080"/>
        </w:tabs>
        <w:ind w:left="1418" w:hanging="284"/>
        <w:rPr>
          <w:color w:val="auto"/>
        </w:rPr>
      </w:pPr>
      <w:r w:rsidRPr="00D57179">
        <w:rPr>
          <w:color w:val="auto"/>
        </w:rPr>
        <w:t xml:space="preserve">Покрытия </w:t>
      </w:r>
      <w:proofErr w:type="spellStart"/>
      <w:r w:rsidRPr="00D57179">
        <w:rPr>
          <w:color w:val="auto"/>
        </w:rPr>
        <w:t>под</w:t>
      </w:r>
      <w:proofErr w:type="spellEnd"/>
      <w:r w:rsidRPr="00D57179">
        <w:rPr>
          <w:color w:val="auto"/>
        </w:rPr>
        <w:t xml:space="preserve"> </w:t>
      </w:r>
      <w:proofErr w:type="spellStart"/>
      <w:r w:rsidRPr="00D57179">
        <w:rPr>
          <w:color w:val="auto"/>
        </w:rPr>
        <w:t>изоляци</w:t>
      </w:r>
      <w:proofErr w:type="spellEnd"/>
      <w:r w:rsidRPr="00D57179">
        <w:rPr>
          <w:color w:val="auto"/>
          <w:lang w:val="ru-RU"/>
        </w:rPr>
        <w:t>ю</w:t>
      </w:r>
      <w:r w:rsidRPr="00D57179">
        <w:rPr>
          <w:color w:val="auto"/>
        </w:rPr>
        <w:t xml:space="preserve"> - </w:t>
      </w:r>
      <w:proofErr w:type="spellStart"/>
      <w:r w:rsidRPr="00D57179">
        <w:rPr>
          <w:color w:val="auto"/>
        </w:rPr>
        <w:t>Таблица</w:t>
      </w:r>
      <w:proofErr w:type="spellEnd"/>
      <w:r w:rsidRPr="00D57179">
        <w:rPr>
          <w:color w:val="auto"/>
        </w:rPr>
        <w:t xml:space="preserve"> 3.</w:t>
      </w:r>
    </w:p>
    <w:p w14:paraId="2AB37A3F" w14:textId="77777777" w:rsidR="00852C4D" w:rsidRPr="008E4BF9" w:rsidRDefault="00852C4D" w:rsidP="00E07EEC">
      <w:pPr>
        <w:pStyle w:val="ListAlpha1"/>
        <w:numPr>
          <w:ilvl w:val="0"/>
          <w:numId w:val="22"/>
        </w:numPr>
        <w:tabs>
          <w:tab w:val="clear" w:pos="1080"/>
        </w:tabs>
        <w:ind w:left="1418" w:hanging="284"/>
        <w:rPr>
          <w:color w:val="auto"/>
          <w:lang w:val="ru-RU"/>
        </w:rPr>
      </w:pPr>
      <w:r w:rsidRPr="008E4BF9">
        <w:rPr>
          <w:color w:val="auto"/>
          <w:lang w:val="ru-RU"/>
        </w:rPr>
        <w:t>Внутренние</w:t>
      </w:r>
      <w:r w:rsidR="008E4BF9">
        <w:rPr>
          <w:color w:val="auto"/>
          <w:lang w:val="ru-RU"/>
        </w:rPr>
        <w:t xml:space="preserve"> </w:t>
      </w:r>
      <w:r w:rsidR="008E4BF9" w:rsidRPr="00EB2754">
        <w:rPr>
          <w:color w:val="auto"/>
          <w:lang w:val="ru-RU"/>
        </w:rPr>
        <w:t>покрытия</w:t>
      </w:r>
      <w:r w:rsidRPr="008E4BF9">
        <w:rPr>
          <w:color w:val="auto"/>
          <w:lang w:val="ru-RU"/>
        </w:rPr>
        <w:t xml:space="preserve"> сосудов - Таблица 4.</w:t>
      </w:r>
    </w:p>
    <w:p w14:paraId="426595D5" w14:textId="77777777" w:rsidR="00852C4D" w:rsidRDefault="00852C4D" w:rsidP="00E07EEC">
      <w:pPr>
        <w:pStyle w:val="List1"/>
        <w:numPr>
          <w:ilvl w:val="0"/>
          <w:numId w:val="16"/>
        </w:numPr>
        <w:tabs>
          <w:tab w:val="clear" w:pos="1080"/>
        </w:tabs>
        <w:ind w:left="1134" w:hanging="425"/>
        <w:rPr>
          <w:color w:val="auto"/>
          <w:lang w:val="ru-RU"/>
        </w:rPr>
      </w:pPr>
      <w:r w:rsidRPr="00D57179">
        <w:rPr>
          <w:color w:val="auto"/>
          <w:lang w:val="ru-RU"/>
        </w:rPr>
        <w:t>Номер системы покрытий используется для определения торговой марки покрытий в листах технических данных покрытий.</w:t>
      </w:r>
    </w:p>
    <w:p w14:paraId="3A7BC894" w14:textId="77777777" w:rsidR="00407E88" w:rsidRPr="00D57179" w:rsidRDefault="00407E88" w:rsidP="00A60011">
      <w:pPr>
        <w:pStyle w:val="TableTitleFull"/>
        <w:tabs>
          <w:tab w:val="clear" w:pos="1080"/>
        </w:tabs>
        <w:ind w:left="2160" w:hanging="1451"/>
        <w:rPr>
          <w:color w:val="auto"/>
          <w:lang w:val="ru-RU"/>
        </w:rPr>
      </w:pPr>
      <w:r>
        <w:rPr>
          <w:color w:val="auto"/>
          <w:lang w:val="ru-RU"/>
        </w:rPr>
        <w:t>Таблица 1.</w:t>
      </w:r>
      <w:r>
        <w:rPr>
          <w:color w:val="auto"/>
          <w:lang w:val="ru-RU"/>
        </w:rPr>
        <w:tab/>
      </w:r>
      <w:r w:rsidRPr="00D57179">
        <w:rPr>
          <w:color w:val="auto"/>
          <w:lang w:val="ru-RU"/>
        </w:rPr>
        <w:t xml:space="preserve">Покрытия для защиты от атмосферных воздействий, </w:t>
      </w:r>
      <w:r w:rsidR="00C66532">
        <w:rPr>
          <w:color w:val="auto"/>
          <w:lang w:val="ru-RU"/>
        </w:rPr>
        <w:t>углеродистая и нержавеющая сталь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40" w:type="dxa"/>
          <w:bottom w:w="40" w:type="dxa"/>
          <w:right w:w="40" w:type="dxa"/>
        </w:tblCellMar>
        <w:tblLook w:val="0000" w:firstRow="0" w:lastRow="0" w:firstColumn="0" w:lastColumn="0" w:noHBand="0" w:noVBand="0"/>
      </w:tblPr>
      <w:tblGrid>
        <w:gridCol w:w="3960"/>
        <w:gridCol w:w="1545"/>
        <w:gridCol w:w="1551"/>
        <w:gridCol w:w="1551"/>
      </w:tblGrid>
      <w:tr w:rsidR="0031725A" w:rsidRPr="00407E88" w14:paraId="550149BD" w14:textId="75A3B0F6" w:rsidTr="008D7A8D">
        <w:trPr>
          <w:trHeight w:val="260"/>
          <w:jc w:val="center"/>
        </w:trPr>
        <w:tc>
          <w:tcPr>
            <w:tcW w:w="3960" w:type="dxa"/>
            <w:tcMar>
              <w:top w:w="80" w:type="dxa"/>
              <w:left w:w="40" w:type="dxa"/>
              <w:bottom w:w="40" w:type="dxa"/>
              <w:right w:w="40" w:type="dxa"/>
            </w:tcMar>
            <w:vAlign w:val="center"/>
          </w:tcPr>
          <w:p w14:paraId="39CAB29A" w14:textId="77777777" w:rsidR="0031725A" w:rsidRPr="00407E88" w:rsidRDefault="0031725A" w:rsidP="00F37FE6">
            <w:pPr>
              <w:pStyle w:val="CellHeadingCentered"/>
              <w:rPr>
                <w:color w:val="auto"/>
                <w:lang w:val="ru-RU"/>
              </w:rPr>
            </w:pPr>
            <w:r w:rsidRPr="00407E88">
              <w:rPr>
                <w:color w:val="auto"/>
                <w:lang w:val="ru-RU"/>
              </w:rPr>
              <w:t>Тип оборудования</w:t>
            </w:r>
          </w:p>
        </w:tc>
        <w:tc>
          <w:tcPr>
            <w:tcW w:w="1545" w:type="dxa"/>
            <w:tcMar>
              <w:top w:w="80" w:type="dxa"/>
              <w:left w:w="40" w:type="dxa"/>
              <w:bottom w:w="40" w:type="dxa"/>
              <w:right w:w="40" w:type="dxa"/>
            </w:tcMar>
            <w:vAlign w:val="center"/>
          </w:tcPr>
          <w:p w14:paraId="303299CF" w14:textId="77777777" w:rsidR="0031725A" w:rsidRPr="00407E88" w:rsidRDefault="0031725A" w:rsidP="00F37FE6">
            <w:pPr>
              <w:pStyle w:val="CellHeadingCentered"/>
              <w:rPr>
                <w:color w:val="auto"/>
                <w:lang w:val="ru-RU"/>
              </w:rPr>
            </w:pPr>
            <w:r w:rsidRPr="00407E88">
              <w:rPr>
                <w:color w:val="auto"/>
                <w:lang w:val="ru-RU"/>
              </w:rPr>
              <w:t>Углеродистая сталь</w:t>
            </w:r>
          </w:p>
        </w:tc>
        <w:tc>
          <w:tcPr>
            <w:tcW w:w="1551" w:type="dxa"/>
            <w:tcMar>
              <w:top w:w="80" w:type="dxa"/>
              <w:left w:w="40" w:type="dxa"/>
              <w:bottom w:w="40" w:type="dxa"/>
              <w:right w:w="40" w:type="dxa"/>
            </w:tcMar>
            <w:vAlign w:val="center"/>
          </w:tcPr>
          <w:p w14:paraId="20436834" w14:textId="77777777" w:rsidR="0031725A" w:rsidRPr="00407E88" w:rsidRDefault="0031725A" w:rsidP="00F37FE6">
            <w:pPr>
              <w:pStyle w:val="CellHeadingCentered"/>
              <w:rPr>
                <w:color w:val="auto"/>
                <w:lang w:val="ru-RU"/>
              </w:rPr>
            </w:pPr>
            <w:r w:rsidRPr="00407E88">
              <w:rPr>
                <w:color w:val="auto"/>
                <w:lang w:val="ru-RU"/>
              </w:rPr>
              <w:t>Нержавеющая сталь</w:t>
            </w:r>
          </w:p>
        </w:tc>
        <w:tc>
          <w:tcPr>
            <w:tcW w:w="1551" w:type="dxa"/>
            <w:vAlign w:val="center"/>
          </w:tcPr>
          <w:p w14:paraId="23C8D1D8" w14:textId="3BEDBE83" w:rsidR="0031725A" w:rsidRPr="00407E88" w:rsidRDefault="003C4BA4" w:rsidP="00F37FE6">
            <w:pPr>
              <w:pStyle w:val="CellHeadingCentered"/>
              <w:rPr>
                <w:color w:val="auto"/>
                <w:lang w:val="ru-RU"/>
              </w:rPr>
            </w:pPr>
            <w:r>
              <w:rPr>
                <w:color w:val="auto"/>
              </w:rPr>
              <w:t>I</w:t>
            </w:r>
            <w:del w:id="46" w:author="Issayevskiy, Konstantin [STAMGazStroy LLP]" w:date="2025-12-04T16:37:00Z" w16du:dateUtc="2025-12-04T11:37:00Z">
              <w:r w:rsidRPr="003C4BA4" w:rsidDel="00C01B67">
                <w:rPr>
                  <w:color w:val="auto"/>
                  <w:lang w:val="ru-RU"/>
                </w:rPr>
                <w:delText>O</w:delText>
              </w:r>
            </w:del>
            <w:ins w:id="47" w:author="Issayevskiy, Konstantin [STAMGazStroy LLP]" w:date="2025-12-04T16:37:00Z" w16du:dateUtc="2025-12-04T11:37:00Z">
              <w:r w:rsidR="00C01B67">
                <w:rPr>
                  <w:color w:val="auto"/>
                </w:rPr>
                <w:t>O</w:t>
              </w:r>
            </w:ins>
            <w:r w:rsidRPr="003C4BA4">
              <w:rPr>
                <w:color w:val="auto"/>
                <w:lang w:val="ru-RU"/>
              </w:rPr>
              <w:t>GP S-715</w:t>
            </w:r>
          </w:p>
        </w:tc>
      </w:tr>
      <w:tr w:rsidR="003C4BA4" w:rsidRPr="00C76656" w14:paraId="3D4ACFC2" w14:textId="6D072B02"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4709D500" w14:textId="22A2A903" w:rsidR="003C4BA4" w:rsidRPr="00D57179" w:rsidRDefault="003C4BA4" w:rsidP="00F37FE6">
            <w:pPr>
              <w:pStyle w:val="CellHeadingCentered"/>
              <w:rPr>
                <w:color w:val="auto"/>
                <w:lang w:val="ru-RU"/>
              </w:rPr>
            </w:pPr>
            <w:r w:rsidRPr="00D57179">
              <w:rPr>
                <w:color w:val="auto"/>
                <w:lang w:val="ru-RU"/>
              </w:rPr>
              <w:t xml:space="preserve">Код </w:t>
            </w:r>
            <w:r w:rsidRPr="00D57179">
              <w:rPr>
                <w:color w:val="auto"/>
                <w:lang w:val="en-GB"/>
              </w:rPr>
              <w:t>C</w:t>
            </w:r>
            <w:r w:rsidRPr="00D57179">
              <w:rPr>
                <w:color w:val="auto"/>
                <w:lang w:val="ru-RU"/>
              </w:rPr>
              <w:t>/</w:t>
            </w:r>
            <w:r w:rsidRPr="00D57179">
              <w:rPr>
                <w:color w:val="auto"/>
                <w:lang w:val="en-GB"/>
              </w:rPr>
              <w:t>E</w:t>
            </w:r>
            <w:r w:rsidRPr="00D57179">
              <w:rPr>
                <w:color w:val="auto"/>
                <w:lang w:val="ru-RU"/>
              </w:rPr>
              <w:t>: Сосуды и Теплообменники</w:t>
            </w:r>
          </w:p>
        </w:tc>
      </w:tr>
      <w:tr w:rsidR="0031725A" w:rsidRPr="00D57179" w14:paraId="1B9B0E74" w14:textId="13E95319" w:rsidTr="00796C49">
        <w:trPr>
          <w:trHeight w:val="260"/>
          <w:jc w:val="center"/>
        </w:trPr>
        <w:tc>
          <w:tcPr>
            <w:tcW w:w="3960" w:type="dxa"/>
            <w:tcMar>
              <w:top w:w="80" w:type="dxa"/>
              <w:left w:w="40" w:type="dxa"/>
              <w:bottom w:w="40" w:type="dxa"/>
              <w:right w:w="40" w:type="dxa"/>
            </w:tcMar>
          </w:tcPr>
          <w:p w14:paraId="7A11248F" w14:textId="24024454" w:rsidR="0031725A" w:rsidRPr="00D750DA" w:rsidRDefault="0031725A" w:rsidP="00F37FE6">
            <w:pPr>
              <w:pStyle w:val="CellBodyCentered"/>
              <w:rPr>
                <w:color w:val="auto"/>
                <w:lang w:val="ru-RU"/>
              </w:rPr>
            </w:pPr>
            <w:r w:rsidRPr="00407E88">
              <w:rPr>
                <w:color w:val="auto"/>
                <w:lang w:val="ru-RU"/>
              </w:rPr>
              <w:t>Неизолированные ниже 93</w:t>
            </w:r>
            <w:r w:rsidRPr="00407E88">
              <w:rPr>
                <w:rFonts w:ascii="Calibri" w:hAnsi="Calibri"/>
                <w:color w:val="auto"/>
                <w:lang w:val="ru-RU"/>
              </w:rPr>
              <w:t>°</w:t>
            </w:r>
            <w:r w:rsidRPr="00D57179">
              <w:rPr>
                <w:color w:val="auto"/>
              </w:rPr>
              <w:t>C</w:t>
            </w:r>
            <w:r w:rsidRPr="00407E88">
              <w:rPr>
                <w:color w:val="auto"/>
                <w:lang w:val="ru-RU"/>
              </w:rPr>
              <w:t xml:space="preserve"> (2</w:t>
            </w:r>
            <w:r w:rsidRPr="00D750DA">
              <w:rPr>
                <w:color w:val="auto"/>
                <w:lang w:val="ru-RU"/>
              </w:rPr>
              <w:t>00</w:t>
            </w:r>
            <w:r w:rsidRPr="00D750DA">
              <w:rPr>
                <w:rFonts w:ascii="Calibri" w:hAnsi="Calibri"/>
                <w:color w:val="auto"/>
                <w:lang w:val="ru-RU"/>
              </w:rPr>
              <w:t>°</w:t>
            </w:r>
            <w:r w:rsidRPr="00D57179">
              <w:rPr>
                <w:color w:val="auto"/>
              </w:rPr>
              <w:t>F</w:t>
            </w:r>
            <w:r w:rsidRPr="00D750DA">
              <w:rPr>
                <w:color w:val="auto"/>
                <w:lang w:val="ru-RU"/>
              </w:rPr>
              <w:t>)</w:t>
            </w:r>
            <w:r>
              <w:rPr>
                <w:color w:val="auto"/>
                <w:lang w:val="ru-RU"/>
              </w:rPr>
              <w:t xml:space="preserve"> </w:t>
            </w:r>
          </w:p>
        </w:tc>
        <w:tc>
          <w:tcPr>
            <w:tcW w:w="1545" w:type="dxa"/>
            <w:tcMar>
              <w:top w:w="80" w:type="dxa"/>
              <w:left w:w="40" w:type="dxa"/>
              <w:bottom w:w="40" w:type="dxa"/>
              <w:right w:w="40" w:type="dxa"/>
            </w:tcMar>
          </w:tcPr>
          <w:p w14:paraId="7EB46F0B" w14:textId="483A72CF" w:rsidR="0031725A" w:rsidRPr="00D638AF" w:rsidRDefault="0031725A" w:rsidP="00F37FE6">
            <w:pPr>
              <w:pStyle w:val="CellBodyCentered"/>
              <w:rPr>
                <w:color w:val="auto"/>
              </w:rPr>
            </w:pPr>
            <w:r w:rsidRPr="00D57179">
              <w:rPr>
                <w:color w:val="auto"/>
              </w:rPr>
              <w:t>3.</w:t>
            </w:r>
            <w:r w:rsidR="00D638AF">
              <w:rPr>
                <w:color w:val="auto"/>
              </w:rPr>
              <w:t>1, 3.2</w:t>
            </w:r>
          </w:p>
        </w:tc>
        <w:tc>
          <w:tcPr>
            <w:tcW w:w="1551" w:type="dxa"/>
            <w:tcMar>
              <w:top w:w="80" w:type="dxa"/>
              <w:left w:w="40" w:type="dxa"/>
              <w:bottom w:w="40" w:type="dxa"/>
              <w:right w:w="40" w:type="dxa"/>
            </w:tcMar>
          </w:tcPr>
          <w:p w14:paraId="6B14E4D1" w14:textId="77777777" w:rsidR="0031725A" w:rsidRPr="00D57179" w:rsidRDefault="0031725A" w:rsidP="00F37FE6">
            <w:pPr>
              <w:pStyle w:val="CellBodyCentered"/>
              <w:rPr>
                <w:color w:val="auto"/>
              </w:rPr>
            </w:pPr>
            <w:r w:rsidRPr="00D57179">
              <w:rPr>
                <w:color w:val="auto"/>
              </w:rPr>
              <w:t>2.15</w:t>
            </w:r>
          </w:p>
        </w:tc>
        <w:tc>
          <w:tcPr>
            <w:tcW w:w="1551" w:type="dxa"/>
          </w:tcPr>
          <w:p w14:paraId="79258F4A" w14:textId="0F63BC92" w:rsidR="0031725A" w:rsidRPr="006941ED" w:rsidRDefault="00C01B67" w:rsidP="00900DC9">
            <w:pPr>
              <w:pStyle w:val="CellBodyCentered"/>
              <w:rPr>
                <w:color w:val="auto"/>
              </w:rPr>
            </w:pPr>
            <w:ins w:id="48" w:author="Issayevskiy, Konstantin [STAMGazStroy LLP]" w:date="2025-12-04T16:37:00Z" w16du:dateUtc="2025-12-04T11:37:00Z">
              <w:r>
                <w:rPr>
                  <w:color w:val="auto"/>
                </w:rPr>
                <w:t>1</w:t>
              </w:r>
            </w:ins>
            <w:del w:id="49" w:author="Issayevskiy, Konstantin [STAMGazStroy LLP]" w:date="2025-12-04T16:37:00Z" w16du:dateUtc="2025-12-04T11:37:00Z">
              <w:r w:rsidR="00CF1876" w:rsidRPr="006941ED" w:rsidDel="00C01B67">
                <w:rPr>
                  <w:color w:val="auto"/>
                </w:rPr>
                <w:delText>1</w:delText>
              </w:r>
            </w:del>
            <w:r w:rsidR="00CF1876" w:rsidRPr="006941ED">
              <w:rPr>
                <w:color w:val="auto"/>
              </w:rPr>
              <w:t>A, 1G, 6</w:t>
            </w:r>
            <w:proofErr w:type="gramStart"/>
            <w:r w:rsidR="00CF1876" w:rsidRPr="006941ED">
              <w:rPr>
                <w:color w:val="auto"/>
              </w:rPr>
              <w:t>A</w:t>
            </w:r>
            <w:r w:rsidR="00CF1876" w:rsidRPr="006941ED">
              <w:rPr>
                <w:color w:val="auto"/>
                <w:vertAlign w:val="superscript"/>
              </w:rPr>
              <w:t>[</w:t>
            </w:r>
            <w:proofErr w:type="gramEnd"/>
            <w:r w:rsidR="00CF1876" w:rsidRPr="006941ED">
              <w:rPr>
                <w:color w:val="auto"/>
                <w:vertAlign w:val="superscript"/>
              </w:rPr>
              <w:t>4]</w:t>
            </w:r>
          </w:p>
        </w:tc>
      </w:tr>
      <w:tr w:rsidR="0031725A" w:rsidRPr="00D57179" w14:paraId="2BA69BFD" w14:textId="2FF15F52" w:rsidTr="00796C49">
        <w:trPr>
          <w:trHeight w:val="260"/>
          <w:jc w:val="center"/>
        </w:trPr>
        <w:tc>
          <w:tcPr>
            <w:tcW w:w="3960" w:type="dxa"/>
            <w:tcMar>
              <w:top w:w="80" w:type="dxa"/>
              <w:left w:w="40" w:type="dxa"/>
              <w:bottom w:w="40" w:type="dxa"/>
              <w:right w:w="40" w:type="dxa"/>
            </w:tcMar>
          </w:tcPr>
          <w:p w14:paraId="4FD2BE7D" w14:textId="77777777" w:rsidR="0031725A" w:rsidRPr="00D57179" w:rsidRDefault="0031725A" w:rsidP="00C66532">
            <w:pPr>
              <w:pStyle w:val="CellBodyCentered"/>
              <w:rPr>
                <w:color w:val="auto"/>
              </w:rPr>
            </w:pPr>
            <w:proofErr w:type="spellStart"/>
            <w:r w:rsidRPr="00D57179">
              <w:rPr>
                <w:color w:val="auto"/>
              </w:rPr>
              <w:t>Неизолированные</w:t>
            </w:r>
            <w:proofErr w:type="spellEnd"/>
            <w:r w:rsidRPr="00D57179">
              <w:rPr>
                <w:color w:val="auto"/>
              </w:rPr>
              <w:t xml:space="preserve"> 93–</w:t>
            </w:r>
            <w:r>
              <w:rPr>
                <w:color w:val="auto"/>
                <w:lang w:val="ru-RU"/>
              </w:rPr>
              <w:t>205</w:t>
            </w:r>
            <w:r w:rsidRPr="00D57179">
              <w:rPr>
                <w:rFonts w:ascii="Calibri" w:hAnsi="Calibri"/>
                <w:color w:val="auto"/>
              </w:rPr>
              <w:t>°</w:t>
            </w:r>
            <w:r w:rsidRPr="00D57179">
              <w:rPr>
                <w:color w:val="auto"/>
              </w:rPr>
              <w:t>C (200–</w:t>
            </w:r>
            <w:r>
              <w:rPr>
                <w:color w:val="auto"/>
                <w:lang w:val="ru-RU"/>
              </w:rPr>
              <w:t>400</w:t>
            </w:r>
            <w:r w:rsidRPr="00D57179">
              <w:rPr>
                <w:rFonts w:ascii="Calibri" w:hAnsi="Calibri"/>
                <w:color w:val="auto"/>
              </w:rPr>
              <w:t>°</w:t>
            </w:r>
            <w:r w:rsidRPr="00D57179">
              <w:rPr>
                <w:color w:val="auto"/>
              </w:rPr>
              <w:t>F)</w:t>
            </w:r>
          </w:p>
        </w:tc>
        <w:tc>
          <w:tcPr>
            <w:tcW w:w="1545" w:type="dxa"/>
            <w:tcMar>
              <w:top w:w="80" w:type="dxa"/>
              <w:left w:w="40" w:type="dxa"/>
              <w:bottom w:w="40" w:type="dxa"/>
              <w:right w:w="40" w:type="dxa"/>
            </w:tcMar>
          </w:tcPr>
          <w:p w14:paraId="62E2A390" w14:textId="77777777" w:rsidR="0031725A" w:rsidRPr="00D57179" w:rsidRDefault="0031725A" w:rsidP="00F37FE6">
            <w:pPr>
              <w:pStyle w:val="CellBodyCentered"/>
              <w:rPr>
                <w:color w:val="auto"/>
              </w:rPr>
            </w:pPr>
            <w:r w:rsidRPr="00D57179">
              <w:rPr>
                <w:color w:val="auto"/>
              </w:rPr>
              <w:t>2.5</w:t>
            </w:r>
          </w:p>
        </w:tc>
        <w:tc>
          <w:tcPr>
            <w:tcW w:w="1551" w:type="dxa"/>
            <w:tcMar>
              <w:top w:w="80" w:type="dxa"/>
              <w:left w:w="40" w:type="dxa"/>
              <w:bottom w:w="40" w:type="dxa"/>
              <w:right w:w="40" w:type="dxa"/>
            </w:tcMar>
          </w:tcPr>
          <w:p w14:paraId="2BA9C991" w14:textId="6513BA14" w:rsidR="0031725A" w:rsidRPr="00D57179" w:rsidRDefault="00281925" w:rsidP="00F37FE6">
            <w:pPr>
              <w:pStyle w:val="CellBodyCentered"/>
              <w:rPr>
                <w:color w:val="auto"/>
                <w:lang w:val="ru-RU"/>
              </w:rPr>
            </w:pPr>
            <w:r>
              <w:rPr>
                <w:color w:val="auto"/>
                <w:lang w:val="ru-RU"/>
              </w:rPr>
              <w:t>2.3</w:t>
            </w:r>
          </w:p>
        </w:tc>
        <w:tc>
          <w:tcPr>
            <w:tcW w:w="1551" w:type="dxa"/>
          </w:tcPr>
          <w:p w14:paraId="59E29924" w14:textId="77010686" w:rsidR="0031725A" w:rsidRPr="006941ED" w:rsidRDefault="00056A54" w:rsidP="00900DC9">
            <w:pPr>
              <w:pStyle w:val="CellBodyCentered"/>
              <w:rPr>
                <w:color w:val="auto"/>
              </w:rPr>
            </w:pPr>
            <w:del w:id="50" w:author="Issayevskiy, Konstantin [STAMGazStroy LLP]" w:date="2025-12-04T16:37:00Z" w16du:dateUtc="2025-12-04T11:37:00Z">
              <w:r w:rsidRPr="006941ED" w:rsidDel="00C01B67">
                <w:rPr>
                  <w:color w:val="auto"/>
                </w:rPr>
                <w:delText>6</w:delText>
              </w:r>
            </w:del>
            <w:ins w:id="51" w:author="Issayevskiy, Konstantin [STAMGazStroy LLP]" w:date="2025-12-04T16:37:00Z" w16du:dateUtc="2025-12-04T11:37:00Z">
              <w:r w:rsidR="00C01B67">
                <w:rPr>
                  <w:color w:val="auto"/>
                </w:rPr>
                <w:t>6</w:t>
              </w:r>
            </w:ins>
            <w:proofErr w:type="gramStart"/>
            <w:r w:rsidRPr="006941ED">
              <w:rPr>
                <w:color w:val="auto"/>
              </w:rPr>
              <w:t>C</w:t>
            </w:r>
            <w:r w:rsidRPr="006941ED">
              <w:rPr>
                <w:color w:val="auto"/>
                <w:vertAlign w:val="superscript"/>
              </w:rPr>
              <w:t>[</w:t>
            </w:r>
            <w:proofErr w:type="gramEnd"/>
            <w:r w:rsidRPr="006941ED">
              <w:rPr>
                <w:color w:val="auto"/>
                <w:vertAlign w:val="superscript"/>
              </w:rPr>
              <w:t>5]</w:t>
            </w:r>
          </w:p>
        </w:tc>
      </w:tr>
      <w:tr w:rsidR="0031725A" w:rsidRPr="00D57179" w14:paraId="785782B6" w14:textId="3AD2E03F" w:rsidTr="00796C49">
        <w:trPr>
          <w:trHeight w:val="260"/>
          <w:jc w:val="center"/>
        </w:trPr>
        <w:tc>
          <w:tcPr>
            <w:tcW w:w="3960" w:type="dxa"/>
            <w:tcMar>
              <w:top w:w="80" w:type="dxa"/>
              <w:left w:w="40" w:type="dxa"/>
              <w:bottom w:w="40" w:type="dxa"/>
              <w:right w:w="40" w:type="dxa"/>
            </w:tcMar>
          </w:tcPr>
          <w:p w14:paraId="31BB0A5C" w14:textId="77777777" w:rsidR="0031725A" w:rsidRPr="00D57179" w:rsidRDefault="0031725A" w:rsidP="00C66532">
            <w:pPr>
              <w:pStyle w:val="CellBodyCentered"/>
              <w:rPr>
                <w:color w:val="auto"/>
              </w:rPr>
            </w:pPr>
            <w:proofErr w:type="spellStart"/>
            <w:r w:rsidRPr="00D57179">
              <w:rPr>
                <w:color w:val="auto"/>
              </w:rPr>
              <w:t>Неизолированные</w:t>
            </w:r>
            <w:proofErr w:type="spellEnd"/>
            <w:r w:rsidRPr="00D57179">
              <w:rPr>
                <w:color w:val="auto"/>
              </w:rPr>
              <w:t xml:space="preserve"> </w:t>
            </w:r>
            <w:r>
              <w:rPr>
                <w:color w:val="auto"/>
                <w:lang w:val="ru-RU"/>
              </w:rPr>
              <w:t>205-650</w:t>
            </w:r>
            <w:r w:rsidRPr="00D57179">
              <w:rPr>
                <w:rFonts w:ascii="Calibri" w:hAnsi="Calibri"/>
                <w:color w:val="auto"/>
              </w:rPr>
              <w:t>°</w:t>
            </w:r>
            <w:r w:rsidRPr="00D57179">
              <w:rPr>
                <w:color w:val="auto"/>
              </w:rPr>
              <w:t>C (</w:t>
            </w:r>
            <w:r>
              <w:rPr>
                <w:color w:val="auto"/>
                <w:lang w:val="ru-RU"/>
              </w:rPr>
              <w:t>400</w:t>
            </w:r>
            <w:r w:rsidRPr="00D57179">
              <w:rPr>
                <w:color w:val="auto"/>
              </w:rPr>
              <w:t>–1200</w:t>
            </w:r>
            <w:r w:rsidRPr="00D57179">
              <w:rPr>
                <w:rFonts w:ascii="Calibri" w:hAnsi="Calibri"/>
                <w:color w:val="auto"/>
              </w:rPr>
              <w:t>°</w:t>
            </w:r>
            <w:r w:rsidRPr="00D57179">
              <w:rPr>
                <w:color w:val="auto"/>
              </w:rPr>
              <w:t>F)</w:t>
            </w:r>
          </w:p>
        </w:tc>
        <w:tc>
          <w:tcPr>
            <w:tcW w:w="1545" w:type="dxa"/>
            <w:tcMar>
              <w:top w:w="80" w:type="dxa"/>
              <w:left w:w="40" w:type="dxa"/>
              <w:bottom w:w="40" w:type="dxa"/>
              <w:right w:w="40" w:type="dxa"/>
            </w:tcMar>
          </w:tcPr>
          <w:p w14:paraId="6F892FE7" w14:textId="77777777" w:rsidR="0031725A" w:rsidRPr="00D57179" w:rsidRDefault="0031725A" w:rsidP="00F37FE6">
            <w:pPr>
              <w:pStyle w:val="CellBodyCentered"/>
              <w:rPr>
                <w:color w:val="auto"/>
              </w:rPr>
            </w:pPr>
            <w:r w:rsidRPr="00D57179">
              <w:rPr>
                <w:color w:val="auto"/>
              </w:rPr>
              <w:t>2.4</w:t>
            </w:r>
          </w:p>
        </w:tc>
        <w:tc>
          <w:tcPr>
            <w:tcW w:w="1551" w:type="dxa"/>
            <w:tcMar>
              <w:top w:w="80" w:type="dxa"/>
              <w:left w:w="40" w:type="dxa"/>
              <w:bottom w:w="40" w:type="dxa"/>
              <w:right w:w="40" w:type="dxa"/>
            </w:tcMar>
          </w:tcPr>
          <w:p w14:paraId="7CFFB1DE" w14:textId="77777777" w:rsidR="0031725A" w:rsidRPr="00D57179" w:rsidRDefault="0031725A" w:rsidP="00F37FE6">
            <w:pPr>
              <w:pStyle w:val="CellBodyCentered"/>
              <w:rPr>
                <w:color w:val="auto"/>
              </w:rPr>
            </w:pPr>
            <w:r w:rsidRPr="00D57179">
              <w:rPr>
                <w:color w:val="auto"/>
              </w:rPr>
              <w:t>2.7</w:t>
            </w:r>
          </w:p>
        </w:tc>
        <w:tc>
          <w:tcPr>
            <w:tcW w:w="1551" w:type="dxa"/>
          </w:tcPr>
          <w:p w14:paraId="46F1B0B8" w14:textId="5986B0CA" w:rsidR="0031725A" w:rsidRPr="006941ED" w:rsidRDefault="006532B6" w:rsidP="00900DC9">
            <w:pPr>
              <w:pStyle w:val="CellBodyCentered"/>
              <w:rPr>
                <w:color w:val="auto"/>
              </w:rPr>
            </w:pPr>
            <w:del w:id="52" w:author="Issayevskiy, Konstantin [STAMGazStroy LLP]" w:date="2025-12-04T16:37:00Z" w16du:dateUtc="2025-12-04T11:37:00Z">
              <w:r w:rsidRPr="006941ED" w:rsidDel="00C01B67">
                <w:rPr>
                  <w:color w:val="auto"/>
                </w:rPr>
                <w:delText>1</w:delText>
              </w:r>
            </w:del>
            <w:ins w:id="53" w:author="Issayevskiy, Konstantin [STAMGazStroy LLP]" w:date="2025-12-04T16:37:00Z" w16du:dateUtc="2025-12-04T11:37:00Z">
              <w:r w:rsidR="00C01B67">
                <w:rPr>
                  <w:color w:val="auto"/>
                </w:rPr>
                <w:t>1</w:t>
              </w:r>
            </w:ins>
            <w:proofErr w:type="gramStart"/>
            <w:r w:rsidRPr="006941ED">
              <w:rPr>
                <w:color w:val="auto"/>
              </w:rPr>
              <w:t>C</w:t>
            </w:r>
            <w:r w:rsidRPr="006941ED">
              <w:rPr>
                <w:color w:val="auto"/>
                <w:vertAlign w:val="superscript"/>
              </w:rPr>
              <w:t>[</w:t>
            </w:r>
            <w:proofErr w:type="gramEnd"/>
            <w:r w:rsidRPr="006941ED">
              <w:rPr>
                <w:color w:val="auto"/>
                <w:vertAlign w:val="superscript"/>
              </w:rPr>
              <w:t>1]</w:t>
            </w:r>
            <w:r w:rsidRPr="006941ED">
              <w:rPr>
                <w:color w:val="auto"/>
              </w:rPr>
              <w:t>, 10</w:t>
            </w:r>
            <w:r w:rsidRPr="006941ED">
              <w:rPr>
                <w:color w:val="auto"/>
                <w:vertAlign w:val="superscript"/>
              </w:rPr>
              <w:t>[6]</w:t>
            </w:r>
          </w:p>
        </w:tc>
      </w:tr>
      <w:tr w:rsidR="00900DC9" w:rsidRPr="00D57179" w14:paraId="095D5513" w14:textId="7D6DF173"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7DD4D411" w14:textId="2B1A9082" w:rsidR="00900DC9" w:rsidRPr="006941ED" w:rsidRDefault="00900DC9" w:rsidP="00F37FE6">
            <w:pPr>
              <w:pStyle w:val="CellHeadingCentered"/>
              <w:rPr>
                <w:color w:val="auto"/>
                <w:lang w:val="ru-RU"/>
              </w:rPr>
            </w:pPr>
            <w:r w:rsidRPr="006941ED">
              <w:rPr>
                <w:color w:val="auto"/>
                <w:lang w:val="ru-RU"/>
              </w:rPr>
              <w:t>Код D: Резервуары</w:t>
            </w:r>
          </w:p>
        </w:tc>
      </w:tr>
      <w:tr w:rsidR="004B61D0" w:rsidRPr="00D57179" w14:paraId="1F3DFAF6" w14:textId="49A1E846" w:rsidTr="004B61D0">
        <w:trPr>
          <w:trHeight w:val="260"/>
          <w:jc w:val="center"/>
        </w:trPr>
        <w:tc>
          <w:tcPr>
            <w:tcW w:w="3960" w:type="dxa"/>
            <w:tcMar>
              <w:top w:w="80" w:type="dxa"/>
              <w:left w:w="40" w:type="dxa"/>
              <w:bottom w:w="40" w:type="dxa"/>
              <w:right w:w="40" w:type="dxa"/>
            </w:tcMar>
          </w:tcPr>
          <w:p w14:paraId="6A69E13A" w14:textId="79EBDAB6" w:rsidR="004B61D0" w:rsidRPr="00D57179" w:rsidRDefault="004B61D0" w:rsidP="00C01E25">
            <w:pPr>
              <w:pStyle w:val="CellBodyCentered"/>
              <w:rPr>
                <w:color w:val="auto"/>
                <w:lang w:val="ru-RU"/>
              </w:rPr>
            </w:pPr>
            <w:r w:rsidRPr="00D57179">
              <w:rPr>
                <w:color w:val="auto"/>
                <w:lang w:val="ru-RU"/>
              </w:rPr>
              <w:t>Неизолированные до 93</w:t>
            </w:r>
            <w:r w:rsidRPr="00D57179">
              <w:rPr>
                <w:rFonts w:ascii="Calibri" w:hAnsi="Calibri"/>
                <w:color w:val="auto"/>
                <w:lang w:val="ru-RU"/>
              </w:rPr>
              <w:t>°</w:t>
            </w:r>
            <w:r w:rsidRPr="00D57179">
              <w:rPr>
                <w:color w:val="auto"/>
              </w:rPr>
              <w:t>C</w:t>
            </w:r>
            <w:r w:rsidRPr="00D57179">
              <w:rPr>
                <w:color w:val="auto"/>
                <w:lang w:val="ru-RU"/>
              </w:rPr>
              <w:t xml:space="preserve"> (200</w:t>
            </w:r>
            <w:r w:rsidRPr="00D57179">
              <w:rPr>
                <w:rFonts w:ascii="Calibri" w:hAnsi="Calibri"/>
                <w:color w:val="auto"/>
                <w:lang w:val="ru-RU"/>
              </w:rPr>
              <w:t>°</w:t>
            </w:r>
            <w:r w:rsidRPr="00D57179">
              <w:rPr>
                <w:color w:val="auto"/>
              </w:rPr>
              <w:t>F</w:t>
            </w:r>
            <w:r w:rsidRPr="00D57179">
              <w:rPr>
                <w:color w:val="auto"/>
                <w:lang w:val="ru-RU"/>
              </w:rPr>
              <w:t>)</w:t>
            </w:r>
          </w:p>
        </w:tc>
        <w:tc>
          <w:tcPr>
            <w:tcW w:w="1545" w:type="dxa"/>
            <w:tcMar>
              <w:top w:w="80" w:type="dxa"/>
              <w:left w:w="40" w:type="dxa"/>
              <w:bottom w:w="40" w:type="dxa"/>
              <w:right w:w="40" w:type="dxa"/>
            </w:tcMar>
          </w:tcPr>
          <w:p w14:paraId="7AF2704B" w14:textId="5D591930" w:rsidR="004B61D0" w:rsidRPr="008F27B8" w:rsidRDefault="004B61D0" w:rsidP="00C64708">
            <w:pPr>
              <w:pStyle w:val="CellBodyCentered"/>
              <w:rPr>
                <w:color w:val="auto"/>
              </w:rPr>
            </w:pPr>
            <w:r w:rsidRPr="00D57179">
              <w:rPr>
                <w:color w:val="auto"/>
              </w:rPr>
              <w:t>3.</w:t>
            </w:r>
            <w:r>
              <w:rPr>
                <w:color w:val="auto"/>
              </w:rPr>
              <w:t>1, 3.2</w:t>
            </w:r>
          </w:p>
        </w:tc>
        <w:tc>
          <w:tcPr>
            <w:tcW w:w="1551" w:type="dxa"/>
            <w:vMerge w:val="restart"/>
            <w:tcMar>
              <w:top w:w="80" w:type="dxa"/>
              <w:left w:w="40" w:type="dxa"/>
              <w:bottom w:w="40" w:type="dxa"/>
              <w:right w:w="40" w:type="dxa"/>
            </w:tcMar>
            <w:vAlign w:val="center"/>
          </w:tcPr>
          <w:p w14:paraId="41CAE19C" w14:textId="5B02770B" w:rsidR="004B61D0" w:rsidRPr="00D57179" w:rsidRDefault="004B61D0" w:rsidP="004B61D0">
            <w:pPr>
              <w:pStyle w:val="CellBodyCentered"/>
              <w:rPr>
                <w:color w:val="auto"/>
              </w:rPr>
            </w:pPr>
            <w:r>
              <w:rPr>
                <w:color w:val="auto"/>
                <w:lang w:val="ru-RU"/>
              </w:rPr>
              <w:t>2.15</w:t>
            </w:r>
          </w:p>
        </w:tc>
        <w:tc>
          <w:tcPr>
            <w:tcW w:w="1551" w:type="dxa"/>
          </w:tcPr>
          <w:p w14:paraId="63589D52" w14:textId="5AB0F0D7" w:rsidR="004B61D0" w:rsidRPr="006941ED" w:rsidRDefault="004B61D0" w:rsidP="00A4101E">
            <w:pPr>
              <w:pStyle w:val="CellBodyCentered"/>
              <w:rPr>
                <w:color w:val="auto"/>
              </w:rPr>
            </w:pPr>
            <w:del w:id="54" w:author="Issayevskiy, Konstantin [STAMGazStroy LLP]" w:date="2025-12-04T16:37:00Z" w16du:dateUtc="2025-12-04T11:37:00Z">
              <w:r w:rsidRPr="006941ED" w:rsidDel="00C01B67">
                <w:rPr>
                  <w:color w:val="auto"/>
                </w:rPr>
                <w:delText>1</w:delText>
              </w:r>
            </w:del>
            <w:ins w:id="55" w:author="Issayevskiy, Konstantin [STAMGazStroy LLP]" w:date="2025-12-04T16:37:00Z" w16du:dateUtc="2025-12-04T11:37:00Z">
              <w:r w:rsidR="00C01B67">
                <w:rPr>
                  <w:color w:val="auto"/>
                </w:rPr>
                <w:t>1</w:t>
              </w:r>
            </w:ins>
            <w:r w:rsidRPr="006941ED">
              <w:rPr>
                <w:color w:val="auto"/>
              </w:rPr>
              <w:t>A, 1</w:t>
            </w:r>
            <w:proofErr w:type="gramStart"/>
            <w:r w:rsidRPr="006941ED">
              <w:rPr>
                <w:color w:val="auto"/>
              </w:rPr>
              <w:t>G</w:t>
            </w:r>
            <w:r w:rsidRPr="006941ED">
              <w:rPr>
                <w:color w:val="auto"/>
                <w:vertAlign w:val="superscript"/>
              </w:rPr>
              <w:t>[</w:t>
            </w:r>
            <w:proofErr w:type="gramEnd"/>
            <w:r w:rsidRPr="006941ED">
              <w:rPr>
                <w:color w:val="auto"/>
                <w:vertAlign w:val="superscript"/>
              </w:rPr>
              <w:t>3]</w:t>
            </w:r>
          </w:p>
        </w:tc>
      </w:tr>
      <w:tr w:rsidR="004B61D0" w:rsidRPr="00D57179" w14:paraId="3B47C89F" w14:textId="2F751AAD" w:rsidTr="00796C49">
        <w:trPr>
          <w:trHeight w:val="260"/>
          <w:jc w:val="center"/>
        </w:trPr>
        <w:tc>
          <w:tcPr>
            <w:tcW w:w="3960" w:type="dxa"/>
            <w:tcMar>
              <w:top w:w="80" w:type="dxa"/>
              <w:left w:w="40" w:type="dxa"/>
              <w:bottom w:w="40" w:type="dxa"/>
              <w:right w:w="40" w:type="dxa"/>
            </w:tcMar>
          </w:tcPr>
          <w:p w14:paraId="27D16851" w14:textId="77777777" w:rsidR="004B61D0" w:rsidRPr="00D57179" w:rsidRDefault="004B61D0" w:rsidP="00C64708">
            <w:pPr>
              <w:pStyle w:val="CellBodyCentered"/>
              <w:rPr>
                <w:color w:val="auto"/>
              </w:rPr>
            </w:pPr>
            <w:proofErr w:type="spellStart"/>
            <w:r w:rsidRPr="00D57179">
              <w:rPr>
                <w:color w:val="auto"/>
              </w:rPr>
              <w:t>Кольца</w:t>
            </w:r>
            <w:proofErr w:type="spellEnd"/>
            <w:r>
              <w:rPr>
                <w:color w:val="auto"/>
              </w:rPr>
              <w:t xml:space="preserve"> </w:t>
            </w:r>
            <w:proofErr w:type="spellStart"/>
            <w:r w:rsidRPr="00D57179">
              <w:rPr>
                <w:color w:val="auto"/>
              </w:rPr>
              <w:t>жесткости</w:t>
            </w:r>
            <w:proofErr w:type="spellEnd"/>
          </w:p>
        </w:tc>
        <w:tc>
          <w:tcPr>
            <w:tcW w:w="1545" w:type="dxa"/>
            <w:tcMar>
              <w:top w:w="80" w:type="dxa"/>
              <w:left w:w="40" w:type="dxa"/>
              <w:bottom w:w="40" w:type="dxa"/>
              <w:right w:w="40" w:type="dxa"/>
            </w:tcMar>
            <w:vAlign w:val="center"/>
          </w:tcPr>
          <w:p w14:paraId="279BA0B4" w14:textId="55F2C464" w:rsidR="004B61D0" w:rsidRPr="008F27B8" w:rsidRDefault="004B61D0" w:rsidP="00C64708">
            <w:pPr>
              <w:pStyle w:val="CellBodyCentered"/>
              <w:rPr>
                <w:color w:val="auto"/>
              </w:rPr>
            </w:pPr>
            <w:r w:rsidRPr="00D57179">
              <w:rPr>
                <w:color w:val="auto"/>
              </w:rPr>
              <w:t>3.</w:t>
            </w:r>
            <w:r>
              <w:rPr>
                <w:color w:val="auto"/>
              </w:rPr>
              <w:t>1, 3.2</w:t>
            </w:r>
          </w:p>
        </w:tc>
        <w:tc>
          <w:tcPr>
            <w:tcW w:w="1551" w:type="dxa"/>
            <w:vMerge/>
            <w:tcMar>
              <w:top w:w="80" w:type="dxa"/>
              <w:left w:w="40" w:type="dxa"/>
              <w:bottom w:w="40" w:type="dxa"/>
              <w:right w:w="40" w:type="dxa"/>
            </w:tcMar>
            <w:vAlign w:val="center"/>
          </w:tcPr>
          <w:p w14:paraId="1870D27D" w14:textId="7BDA1CBE" w:rsidR="004B61D0" w:rsidRPr="00D01305" w:rsidRDefault="004B61D0" w:rsidP="00C64708">
            <w:pPr>
              <w:pStyle w:val="CellBodyCentered"/>
              <w:rPr>
                <w:color w:val="auto"/>
                <w:lang w:val="ru-RU"/>
              </w:rPr>
            </w:pPr>
          </w:p>
        </w:tc>
        <w:tc>
          <w:tcPr>
            <w:tcW w:w="1551" w:type="dxa"/>
          </w:tcPr>
          <w:p w14:paraId="3A8D3970" w14:textId="375F21E9" w:rsidR="004B61D0" w:rsidRPr="006941ED" w:rsidRDefault="004B61D0" w:rsidP="00A4101E">
            <w:pPr>
              <w:pStyle w:val="CellBodyCentered"/>
              <w:rPr>
                <w:color w:val="auto"/>
              </w:rPr>
            </w:pPr>
            <w:del w:id="56" w:author="Issayevskiy, Konstantin [STAMGazStroy LLP]" w:date="2025-12-04T16:37:00Z" w16du:dateUtc="2025-12-04T11:37:00Z">
              <w:r w:rsidRPr="006941ED" w:rsidDel="00C01B67">
                <w:rPr>
                  <w:color w:val="auto"/>
                </w:rPr>
                <w:delText>1</w:delText>
              </w:r>
            </w:del>
            <w:ins w:id="57" w:author="Issayevskiy, Konstantin [STAMGazStroy LLP]" w:date="2025-12-04T16:37:00Z" w16du:dateUtc="2025-12-04T11:37:00Z">
              <w:r w:rsidR="00C01B67">
                <w:rPr>
                  <w:color w:val="auto"/>
                </w:rPr>
                <w:t>1</w:t>
              </w:r>
            </w:ins>
            <w:r w:rsidRPr="006941ED">
              <w:rPr>
                <w:color w:val="auto"/>
              </w:rPr>
              <w:t>A, 1B, 1</w:t>
            </w:r>
            <w:proofErr w:type="gramStart"/>
            <w:r w:rsidRPr="006941ED">
              <w:rPr>
                <w:color w:val="auto"/>
              </w:rPr>
              <w:t>G</w:t>
            </w:r>
            <w:r w:rsidRPr="006941ED">
              <w:rPr>
                <w:color w:val="auto"/>
                <w:vertAlign w:val="superscript"/>
              </w:rPr>
              <w:t>[</w:t>
            </w:r>
            <w:proofErr w:type="gramEnd"/>
            <w:r w:rsidRPr="006941ED">
              <w:rPr>
                <w:color w:val="auto"/>
                <w:vertAlign w:val="superscript"/>
              </w:rPr>
              <w:t>3]</w:t>
            </w:r>
          </w:p>
        </w:tc>
      </w:tr>
      <w:tr w:rsidR="004B61D0" w:rsidRPr="00D57179" w14:paraId="27164083" w14:textId="6943F910" w:rsidTr="00796C49">
        <w:trPr>
          <w:trHeight w:val="260"/>
          <w:jc w:val="center"/>
        </w:trPr>
        <w:tc>
          <w:tcPr>
            <w:tcW w:w="3960" w:type="dxa"/>
            <w:tcMar>
              <w:top w:w="80" w:type="dxa"/>
              <w:left w:w="40" w:type="dxa"/>
              <w:bottom w:w="40" w:type="dxa"/>
              <w:right w:w="40" w:type="dxa"/>
            </w:tcMar>
          </w:tcPr>
          <w:p w14:paraId="4BE852FA" w14:textId="7A2809EE" w:rsidR="004B61D0" w:rsidRPr="0016431A" w:rsidRDefault="004B61D0" w:rsidP="00D078A7">
            <w:pPr>
              <w:pStyle w:val="CellBodyCentered"/>
              <w:rPr>
                <w:color w:val="auto"/>
                <w:lang w:val="ru-RU"/>
              </w:rPr>
            </w:pPr>
            <w:r w:rsidRPr="00D078A7">
              <w:rPr>
                <w:color w:val="auto"/>
                <w:lang w:val="ru-RU"/>
              </w:rPr>
              <w:t xml:space="preserve">Плавающие </w:t>
            </w:r>
            <w:r>
              <w:rPr>
                <w:color w:val="auto"/>
                <w:lang w:val="ru-RU"/>
              </w:rPr>
              <w:t xml:space="preserve">и фиксированные </w:t>
            </w:r>
            <w:r w:rsidRPr="00D078A7">
              <w:rPr>
                <w:color w:val="auto"/>
                <w:lang w:val="ru-RU"/>
              </w:rPr>
              <w:t>крыши (Неизолированные)</w:t>
            </w:r>
          </w:p>
        </w:tc>
        <w:tc>
          <w:tcPr>
            <w:tcW w:w="1545" w:type="dxa"/>
          </w:tcPr>
          <w:p w14:paraId="2AC42B25" w14:textId="7BA16FB3" w:rsidR="004B61D0" w:rsidRPr="00D078A7" w:rsidRDefault="004B61D0" w:rsidP="00C64708">
            <w:pPr>
              <w:pStyle w:val="CellBodyCentered"/>
              <w:rPr>
                <w:color w:val="auto"/>
              </w:rPr>
            </w:pPr>
            <w:r w:rsidRPr="00D078A7">
              <w:rPr>
                <w:color w:val="auto"/>
              </w:rPr>
              <w:t>3.1</w:t>
            </w:r>
          </w:p>
        </w:tc>
        <w:tc>
          <w:tcPr>
            <w:tcW w:w="1551" w:type="dxa"/>
            <w:vMerge/>
          </w:tcPr>
          <w:p w14:paraId="42B7FA9D" w14:textId="77777777" w:rsidR="004B61D0" w:rsidRPr="00D078A7" w:rsidRDefault="004B61D0" w:rsidP="00C64708">
            <w:pPr>
              <w:pStyle w:val="Heading1TOC"/>
              <w:spacing w:before="0" w:after="60" w:line="200" w:lineRule="atLeast"/>
              <w:ind w:left="10" w:hanging="10"/>
              <w:jc w:val="center"/>
              <w:rPr>
                <w:b w:val="0"/>
                <w:bCs/>
                <w:color w:val="auto"/>
                <w:sz w:val="16"/>
                <w:szCs w:val="16"/>
                <w:lang w:val="ru-RU"/>
              </w:rPr>
            </w:pPr>
          </w:p>
        </w:tc>
        <w:tc>
          <w:tcPr>
            <w:tcW w:w="1551" w:type="dxa"/>
          </w:tcPr>
          <w:p w14:paraId="6FB6D013" w14:textId="2332C0CB" w:rsidR="004B61D0" w:rsidRPr="006941ED" w:rsidRDefault="004B61D0" w:rsidP="00A4101E">
            <w:pPr>
              <w:pStyle w:val="CellBodyCentered"/>
              <w:rPr>
                <w:color w:val="auto"/>
              </w:rPr>
            </w:pPr>
            <w:del w:id="58" w:author="Issayevskiy, Konstantin [STAMGazStroy LLP]" w:date="2025-12-04T16:37:00Z" w16du:dateUtc="2025-12-04T11:37:00Z">
              <w:r w:rsidRPr="006941ED" w:rsidDel="00C01B67">
                <w:rPr>
                  <w:color w:val="auto"/>
                </w:rPr>
                <w:delText>1</w:delText>
              </w:r>
            </w:del>
            <w:ins w:id="59" w:author="Issayevskiy, Konstantin [STAMGazStroy LLP]" w:date="2025-12-04T16:37:00Z" w16du:dateUtc="2025-12-04T11:37:00Z">
              <w:r w:rsidR="00C01B67">
                <w:rPr>
                  <w:color w:val="auto"/>
                </w:rPr>
                <w:t>1</w:t>
              </w:r>
            </w:ins>
            <w:r w:rsidRPr="006941ED">
              <w:rPr>
                <w:color w:val="auto"/>
              </w:rPr>
              <w:t>A, 1</w:t>
            </w:r>
            <w:proofErr w:type="gramStart"/>
            <w:r w:rsidRPr="006941ED">
              <w:rPr>
                <w:color w:val="auto"/>
              </w:rPr>
              <w:t>G</w:t>
            </w:r>
            <w:r w:rsidRPr="006941ED">
              <w:rPr>
                <w:color w:val="auto"/>
                <w:vertAlign w:val="superscript"/>
              </w:rPr>
              <w:t>[</w:t>
            </w:r>
            <w:proofErr w:type="gramEnd"/>
            <w:r w:rsidRPr="006941ED">
              <w:rPr>
                <w:color w:val="auto"/>
                <w:vertAlign w:val="superscript"/>
              </w:rPr>
              <w:t>3]</w:t>
            </w:r>
          </w:p>
        </w:tc>
      </w:tr>
      <w:tr w:rsidR="004B61D0" w:rsidRPr="00D57179" w14:paraId="7A4514BA" w14:textId="32A0E513" w:rsidTr="00796C49">
        <w:trPr>
          <w:trHeight w:val="260"/>
          <w:jc w:val="center"/>
        </w:trPr>
        <w:tc>
          <w:tcPr>
            <w:tcW w:w="3960" w:type="dxa"/>
            <w:tcMar>
              <w:top w:w="80" w:type="dxa"/>
              <w:left w:w="40" w:type="dxa"/>
              <w:bottom w:w="40" w:type="dxa"/>
              <w:right w:w="40" w:type="dxa"/>
            </w:tcMar>
          </w:tcPr>
          <w:p w14:paraId="1BB5B583" w14:textId="77777777" w:rsidR="004B61D0" w:rsidRPr="00D57179" w:rsidRDefault="004B61D0" w:rsidP="00C64708">
            <w:pPr>
              <w:pStyle w:val="CellBodyCentered"/>
              <w:rPr>
                <w:color w:val="auto"/>
              </w:rPr>
            </w:pPr>
            <w:proofErr w:type="spellStart"/>
            <w:r w:rsidRPr="00D57179">
              <w:rPr>
                <w:color w:val="auto"/>
              </w:rPr>
              <w:t>Лестницы</w:t>
            </w:r>
            <w:proofErr w:type="spellEnd"/>
            <w:r w:rsidRPr="00D57179">
              <w:rPr>
                <w:color w:val="auto"/>
              </w:rPr>
              <w:t xml:space="preserve"> и </w:t>
            </w:r>
            <w:proofErr w:type="spellStart"/>
            <w:r w:rsidRPr="00D57179">
              <w:rPr>
                <w:color w:val="auto"/>
              </w:rPr>
              <w:t>перила</w:t>
            </w:r>
            <w:proofErr w:type="spellEnd"/>
          </w:p>
        </w:tc>
        <w:tc>
          <w:tcPr>
            <w:tcW w:w="1545" w:type="dxa"/>
          </w:tcPr>
          <w:p w14:paraId="250126DA" w14:textId="345D6BDD" w:rsidR="004B61D0" w:rsidRPr="00D078A7" w:rsidRDefault="004B61D0" w:rsidP="00D078A7">
            <w:pPr>
              <w:pStyle w:val="CellBodyCentered"/>
              <w:rPr>
                <w:color w:val="auto"/>
              </w:rPr>
            </w:pPr>
            <w:r w:rsidRPr="00D57179">
              <w:rPr>
                <w:color w:val="auto"/>
              </w:rPr>
              <w:t>3.</w:t>
            </w:r>
            <w:r>
              <w:rPr>
                <w:color w:val="auto"/>
              </w:rPr>
              <w:t>1, 3.2</w:t>
            </w:r>
          </w:p>
        </w:tc>
        <w:tc>
          <w:tcPr>
            <w:tcW w:w="1551" w:type="dxa"/>
            <w:vMerge/>
          </w:tcPr>
          <w:p w14:paraId="383C3EE1" w14:textId="77777777" w:rsidR="004B61D0" w:rsidRPr="00D57179" w:rsidRDefault="004B61D0" w:rsidP="00C64708">
            <w:pPr>
              <w:pStyle w:val="Heading1TOC"/>
              <w:spacing w:before="0" w:after="60" w:line="200" w:lineRule="atLeast"/>
              <w:ind w:left="10" w:hanging="10"/>
              <w:jc w:val="center"/>
              <w:rPr>
                <w:b w:val="0"/>
                <w:bCs/>
                <w:color w:val="auto"/>
                <w:sz w:val="16"/>
                <w:szCs w:val="16"/>
                <w:lang w:val="en-GB"/>
              </w:rPr>
            </w:pPr>
          </w:p>
        </w:tc>
        <w:tc>
          <w:tcPr>
            <w:tcW w:w="1551" w:type="dxa"/>
          </w:tcPr>
          <w:p w14:paraId="6180E517" w14:textId="2FC95B75" w:rsidR="004B61D0" w:rsidRPr="006941ED" w:rsidRDefault="004B61D0" w:rsidP="00A4101E">
            <w:pPr>
              <w:pStyle w:val="CellBodyCentered"/>
              <w:rPr>
                <w:color w:val="auto"/>
              </w:rPr>
            </w:pPr>
            <w:del w:id="60" w:author="Issayevskiy, Konstantin [STAMGazStroy LLP]" w:date="2025-12-04T16:37:00Z" w16du:dateUtc="2025-12-04T11:37:00Z">
              <w:r w:rsidRPr="006941ED" w:rsidDel="00C01B67">
                <w:rPr>
                  <w:color w:val="auto"/>
                </w:rPr>
                <w:delText>1</w:delText>
              </w:r>
            </w:del>
            <w:ins w:id="61" w:author="Issayevskiy, Konstantin [STAMGazStroy LLP]" w:date="2025-12-04T16:37:00Z" w16du:dateUtc="2025-12-04T11:37:00Z">
              <w:r w:rsidR="00C01B67">
                <w:rPr>
                  <w:color w:val="auto"/>
                </w:rPr>
                <w:t>1</w:t>
              </w:r>
            </w:ins>
            <w:r w:rsidRPr="006941ED">
              <w:rPr>
                <w:color w:val="auto"/>
              </w:rPr>
              <w:t>A, 1B, 1</w:t>
            </w:r>
            <w:proofErr w:type="gramStart"/>
            <w:r w:rsidRPr="006941ED">
              <w:rPr>
                <w:color w:val="auto"/>
              </w:rPr>
              <w:t>G</w:t>
            </w:r>
            <w:r w:rsidRPr="006941ED">
              <w:rPr>
                <w:color w:val="auto"/>
                <w:vertAlign w:val="superscript"/>
              </w:rPr>
              <w:t>[</w:t>
            </w:r>
            <w:proofErr w:type="gramEnd"/>
            <w:r w:rsidRPr="006941ED">
              <w:rPr>
                <w:color w:val="auto"/>
                <w:vertAlign w:val="superscript"/>
              </w:rPr>
              <w:t>3]</w:t>
            </w:r>
          </w:p>
        </w:tc>
      </w:tr>
      <w:tr w:rsidR="00623F87" w:rsidRPr="00C76656" w14:paraId="75749C3B" w14:textId="4895C1F6"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343ED39C" w14:textId="5A575EB5" w:rsidR="00623F87" w:rsidRPr="006941ED" w:rsidRDefault="00623F87" w:rsidP="00C64708">
            <w:pPr>
              <w:pStyle w:val="CellHeadingCentered"/>
              <w:rPr>
                <w:color w:val="auto"/>
                <w:lang w:val="ru-RU"/>
              </w:rPr>
            </w:pPr>
            <w:r w:rsidRPr="006941ED">
              <w:rPr>
                <w:color w:val="auto"/>
                <w:lang w:val="ru-RU"/>
              </w:rPr>
              <w:t>Код F: Печи(Подогреватели с открытым огнем и котлы)</w:t>
            </w:r>
          </w:p>
        </w:tc>
      </w:tr>
      <w:tr w:rsidR="0031725A" w:rsidRPr="00D57179" w14:paraId="1426BDE1" w14:textId="3A7D4704" w:rsidTr="00796C49">
        <w:trPr>
          <w:trHeight w:val="260"/>
          <w:jc w:val="center"/>
        </w:trPr>
        <w:tc>
          <w:tcPr>
            <w:tcW w:w="3960" w:type="dxa"/>
            <w:tcMar>
              <w:top w:w="80" w:type="dxa"/>
              <w:left w:w="40" w:type="dxa"/>
              <w:bottom w:w="40" w:type="dxa"/>
              <w:right w:w="40" w:type="dxa"/>
            </w:tcMar>
          </w:tcPr>
          <w:p w14:paraId="5FD922A7" w14:textId="16510E6A" w:rsidR="0031725A" w:rsidRPr="00D57179" w:rsidRDefault="0031725A" w:rsidP="008635AE">
            <w:pPr>
              <w:pStyle w:val="CellBodyCentered"/>
              <w:rPr>
                <w:color w:val="auto"/>
                <w:lang w:val="ru-RU"/>
              </w:rPr>
            </w:pPr>
            <w:r w:rsidRPr="00D57179">
              <w:rPr>
                <w:color w:val="auto"/>
                <w:lang w:val="ru-RU"/>
              </w:rPr>
              <w:t>Металлоконструкции и площадки до 93</w:t>
            </w:r>
            <w:r w:rsidRPr="00D57179">
              <w:rPr>
                <w:rFonts w:ascii="Calibri" w:hAnsi="Calibri"/>
                <w:color w:val="auto"/>
                <w:lang w:val="ru-RU"/>
              </w:rPr>
              <w:t>°</w:t>
            </w:r>
            <w:r w:rsidRPr="00D57179">
              <w:rPr>
                <w:color w:val="auto"/>
              </w:rPr>
              <w:t>C</w:t>
            </w:r>
            <w:r w:rsidRPr="00D57179">
              <w:rPr>
                <w:color w:val="auto"/>
                <w:lang w:val="ru-RU"/>
              </w:rPr>
              <w:t xml:space="preserve"> (200</w:t>
            </w:r>
            <w:r w:rsidRPr="00D57179">
              <w:rPr>
                <w:rFonts w:ascii="Calibri" w:hAnsi="Calibri"/>
                <w:color w:val="auto"/>
                <w:lang w:val="ru-RU"/>
              </w:rPr>
              <w:t>°</w:t>
            </w:r>
            <w:r w:rsidRPr="00D57179">
              <w:rPr>
                <w:color w:val="auto"/>
              </w:rPr>
              <w:t>F</w:t>
            </w:r>
            <w:r w:rsidRPr="00D57179">
              <w:rPr>
                <w:color w:val="auto"/>
                <w:lang w:val="ru-RU"/>
              </w:rPr>
              <w:t>)</w:t>
            </w:r>
          </w:p>
        </w:tc>
        <w:tc>
          <w:tcPr>
            <w:tcW w:w="1545" w:type="dxa"/>
            <w:tcMar>
              <w:top w:w="80" w:type="dxa"/>
              <w:left w:w="40" w:type="dxa"/>
              <w:bottom w:w="40" w:type="dxa"/>
              <w:right w:w="40" w:type="dxa"/>
            </w:tcMar>
          </w:tcPr>
          <w:p w14:paraId="28134A52" w14:textId="00F9EF4C" w:rsidR="0031725A" w:rsidRPr="00D57179" w:rsidRDefault="00502FCB" w:rsidP="00C64708">
            <w:pPr>
              <w:pStyle w:val="CellBodyCentered"/>
              <w:rPr>
                <w:color w:val="auto"/>
              </w:rPr>
            </w:pPr>
            <w:r w:rsidRPr="00D57179">
              <w:rPr>
                <w:color w:val="auto"/>
              </w:rPr>
              <w:t>3.</w:t>
            </w:r>
            <w:r>
              <w:rPr>
                <w:color w:val="auto"/>
              </w:rPr>
              <w:t>1, 3.2</w:t>
            </w:r>
          </w:p>
        </w:tc>
        <w:tc>
          <w:tcPr>
            <w:tcW w:w="1551" w:type="dxa"/>
            <w:tcMar>
              <w:top w:w="80" w:type="dxa"/>
              <w:left w:w="40" w:type="dxa"/>
              <w:bottom w:w="40" w:type="dxa"/>
              <w:right w:w="40" w:type="dxa"/>
            </w:tcMar>
          </w:tcPr>
          <w:p w14:paraId="0716E39D" w14:textId="77777777" w:rsidR="0031725A" w:rsidRPr="00D57179" w:rsidRDefault="0031725A" w:rsidP="00C64708">
            <w:pPr>
              <w:pStyle w:val="CellBodyCentered"/>
              <w:rPr>
                <w:color w:val="auto"/>
              </w:rPr>
            </w:pPr>
            <w:r w:rsidRPr="00D57179">
              <w:rPr>
                <w:color w:val="auto"/>
              </w:rPr>
              <w:t>2.15</w:t>
            </w:r>
          </w:p>
        </w:tc>
        <w:tc>
          <w:tcPr>
            <w:tcW w:w="1551" w:type="dxa"/>
          </w:tcPr>
          <w:p w14:paraId="731A2603" w14:textId="59883AD0" w:rsidR="0031725A" w:rsidRPr="006941ED" w:rsidRDefault="00623F87" w:rsidP="00D734D9">
            <w:pPr>
              <w:pStyle w:val="CellBodyCentered"/>
              <w:rPr>
                <w:color w:val="auto"/>
              </w:rPr>
            </w:pPr>
            <w:del w:id="62" w:author="Issayevskiy, Konstantin [STAMGazStroy LLP]" w:date="2025-12-04T16:37:00Z" w16du:dateUtc="2025-12-04T11:37:00Z">
              <w:r w:rsidRPr="006941ED" w:rsidDel="00C01B67">
                <w:rPr>
                  <w:color w:val="auto"/>
                </w:rPr>
                <w:delText>1</w:delText>
              </w:r>
            </w:del>
            <w:ins w:id="63" w:author="Issayevskiy, Konstantin [STAMGazStroy LLP]" w:date="2025-12-04T16:37:00Z" w16du:dateUtc="2025-12-04T11:37:00Z">
              <w:r w:rsidR="00C01B67">
                <w:rPr>
                  <w:color w:val="auto"/>
                </w:rPr>
                <w:t>1</w:t>
              </w:r>
            </w:ins>
            <w:r w:rsidRPr="006941ED">
              <w:rPr>
                <w:color w:val="auto"/>
              </w:rPr>
              <w:t>A, 1</w:t>
            </w:r>
            <w:proofErr w:type="gramStart"/>
            <w:r w:rsidRPr="006941ED">
              <w:rPr>
                <w:color w:val="auto"/>
              </w:rPr>
              <w:t>G</w:t>
            </w:r>
            <w:r w:rsidRPr="006941ED">
              <w:rPr>
                <w:color w:val="auto"/>
                <w:vertAlign w:val="superscript"/>
              </w:rPr>
              <w:t>[</w:t>
            </w:r>
            <w:proofErr w:type="gramEnd"/>
            <w:r w:rsidRPr="006941ED">
              <w:rPr>
                <w:color w:val="auto"/>
                <w:vertAlign w:val="superscript"/>
              </w:rPr>
              <w:t>3]</w:t>
            </w:r>
          </w:p>
        </w:tc>
      </w:tr>
      <w:tr w:rsidR="0031725A" w:rsidRPr="00D57179" w14:paraId="24E1BF89" w14:textId="459C491C" w:rsidTr="00796C49">
        <w:trPr>
          <w:trHeight w:val="260"/>
          <w:jc w:val="center"/>
        </w:trPr>
        <w:tc>
          <w:tcPr>
            <w:tcW w:w="3960" w:type="dxa"/>
            <w:tcMar>
              <w:top w:w="80" w:type="dxa"/>
              <w:left w:w="40" w:type="dxa"/>
              <w:bottom w:w="40" w:type="dxa"/>
              <w:right w:w="40" w:type="dxa"/>
            </w:tcMar>
          </w:tcPr>
          <w:p w14:paraId="2D4F0AED" w14:textId="77777777" w:rsidR="0031725A" w:rsidRPr="00D57179" w:rsidRDefault="0031725A" w:rsidP="00C64708">
            <w:pPr>
              <w:pStyle w:val="CellBodyCentered"/>
              <w:rPr>
                <w:color w:val="auto"/>
                <w:lang w:val="ru-RU"/>
              </w:rPr>
            </w:pPr>
            <w:r w:rsidRPr="00D57179">
              <w:rPr>
                <w:color w:val="auto"/>
                <w:lang w:val="ru-RU"/>
              </w:rPr>
              <w:t xml:space="preserve">Дымовые трубы, </w:t>
            </w:r>
            <w:r>
              <w:rPr>
                <w:color w:val="auto"/>
                <w:lang w:val="ru-RU"/>
              </w:rPr>
              <w:t>дымоходы</w:t>
            </w:r>
            <w:r w:rsidRPr="00D57179">
              <w:rPr>
                <w:color w:val="auto"/>
                <w:lang w:val="ru-RU"/>
              </w:rPr>
              <w:t xml:space="preserve">, </w:t>
            </w:r>
            <w:r>
              <w:rPr>
                <w:color w:val="auto"/>
                <w:lang w:val="ru-RU"/>
              </w:rPr>
              <w:t>корпус</w:t>
            </w:r>
            <w:r w:rsidRPr="00D57179">
              <w:rPr>
                <w:color w:val="auto"/>
                <w:lang w:val="ru-RU"/>
              </w:rPr>
              <w:t xml:space="preserve"> печи 93–</w:t>
            </w:r>
            <w:r>
              <w:rPr>
                <w:color w:val="auto"/>
                <w:lang w:val="ru-RU"/>
              </w:rPr>
              <w:t>205</w:t>
            </w:r>
            <w:r w:rsidRPr="00D57179">
              <w:rPr>
                <w:rFonts w:ascii="Calibri" w:hAnsi="Calibri"/>
                <w:color w:val="auto"/>
                <w:lang w:val="ru-RU"/>
              </w:rPr>
              <w:t>°</w:t>
            </w:r>
            <w:r w:rsidRPr="00D57179">
              <w:rPr>
                <w:color w:val="auto"/>
              </w:rPr>
              <w:t>C</w:t>
            </w:r>
            <w:r w:rsidRPr="00D57179">
              <w:rPr>
                <w:color w:val="auto"/>
                <w:lang w:val="ru-RU"/>
              </w:rPr>
              <w:t xml:space="preserve"> (200–</w:t>
            </w:r>
            <w:r>
              <w:rPr>
                <w:color w:val="auto"/>
                <w:lang w:val="ru-RU"/>
              </w:rPr>
              <w:t>400</w:t>
            </w:r>
            <w:r w:rsidRPr="00D57179">
              <w:rPr>
                <w:rFonts w:ascii="Calibri" w:hAnsi="Calibri"/>
                <w:color w:val="auto"/>
                <w:lang w:val="ru-RU"/>
              </w:rPr>
              <w:t>°</w:t>
            </w:r>
            <w:r w:rsidRPr="00D57179">
              <w:rPr>
                <w:color w:val="auto"/>
              </w:rPr>
              <w:t>F</w:t>
            </w:r>
            <w:r w:rsidRPr="00D57179">
              <w:rPr>
                <w:color w:val="auto"/>
                <w:lang w:val="ru-RU"/>
              </w:rPr>
              <w:t>)</w:t>
            </w:r>
          </w:p>
        </w:tc>
        <w:tc>
          <w:tcPr>
            <w:tcW w:w="1545" w:type="dxa"/>
            <w:tcMar>
              <w:top w:w="80" w:type="dxa"/>
              <w:left w:w="40" w:type="dxa"/>
              <w:bottom w:w="40" w:type="dxa"/>
              <w:right w:w="40" w:type="dxa"/>
            </w:tcMar>
          </w:tcPr>
          <w:p w14:paraId="4C62E3B0" w14:textId="45DA2C9A" w:rsidR="0031725A" w:rsidRPr="00D57179" w:rsidRDefault="007102CC" w:rsidP="00C64708">
            <w:pPr>
              <w:pStyle w:val="CellBodyCentered"/>
              <w:rPr>
                <w:color w:val="auto"/>
              </w:rPr>
            </w:pPr>
            <w:r>
              <w:rPr>
                <w:color w:val="auto"/>
              </w:rPr>
              <w:t>2.3</w:t>
            </w:r>
            <w:r w:rsidR="00284337">
              <w:rPr>
                <w:color w:val="auto"/>
              </w:rPr>
              <w:t xml:space="preserve">, </w:t>
            </w:r>
            <w:r w:rsidR="0031725A" w:rsidRPr="00D57179">
              <w:rPr>
                <w:color w:val="auto"/>
              </w:rPr>
              <w:t>2.5</w:t>
            </w:r>
          </w:p>
        </w:tc>
        <w:tc>
          <w:tcPr>
            <w:tcW w:w="1551" w:type="dxa"/>
            <w:tcMar>
              <w:top w:w="80" w:type="dxa"/>
              <w:left w:w="40" w:type="dxa"/>
              <w:bottom w:w="40" w:type="dxa"/>
              <w:right w:w="40" w:type="dxa"/>
            </w:tcMar>
          </w:tcPr>
          <w:p w14:paraId="08C5BC9E" w14:textId="29E35546" w:rsidR="0031725A" w:rsidRPr="00D57179" w:rsidRDefault="0031725A" w:rsidP="00C64708">
            <w:pPr>
              <w:pStyle w:val="CellBodyCentered"/>
              <w:rPr>
                <w:color w:val="auto"/>
                <w:lang w:val="ru-RU"/>
              </w:rPr>
            </w:pPr>
            <w:r>
              <w:rPr>
                <w:color w:val="auto"/>
                <w:lang w:val="ru-RU"/>
              </w:rPr>
              <w:t>2.3</w:t>
            </w:r>
          </w:p>
        </w:tc>
        <w:tc>
          <w:tcPr>
            <w:tcW w:w="1551" w:type="dxa"/>
          </w:tcPr>
          <w:p w14:paraId="17AD974F" w14:textId="73C8E7C4" w:rsidR="0031725A" w:rsidRPr="006941ED" w:rsidRDefault="00D734D9" w:rsidP="00D734D9">
            <w:pPr>
              <w:pStyle w:val="CellBodyCentered"/>
              <w:rPr>
                <w:color w:val="auto"/>
              </w:rPr>
            </w:pPr>
            <w:del w:id="64" w:author="Issayevskiy, Konstantin [STAMGazStroy LLP]" w:date="2025-12-04T16:37:00Z" w16du:dateUtc="2025-12-04T11:37:00Z">
              <w:r w:rsidRPr="006941ED" w:rsidDel="00C01B67">
                <w:rPr>
                  <w:color w:val="auto"/>
                </w:rPr>
                <w:delText>1</w:delText>
              </w:r>
            </w:del>
            <w:ins w:id="65" w:author="Issayevskiy, Konstantin [STAMGazStroy LLP]" w:date="2025-12-04T16:37:00Z" w16du:dateUtc="2025-12-04T11:37:00Z">
              <w:r w:rsidR="00C01B67">
                <w:rPr>
                  <w:color w:val="auto"/>
                </w:rPr>
                <w:t>1</w:t>
              </w:r>
            </w:ins>
            <w:proofErr w:type="gramStart"/>
            <w:r w:rsidRPr="006941ED">
              <w:rPr>
                <w:color w:val="auto"/>
              </w:rPr>
              <w:t>C</w:t>
            </w:r>
            <w:r w:rsidRPr="006941ED">
              <w:rPr>
                <w:color w:val="auto"/>
                <w:vertAlign w:val="superscript"/>
              </w:rPr>
              <w:t>[</w:t>
            </w:r>
            <w:proofErr w:type="gramEnd"/>
            <w:r w:rsidRPr="006941ED">
              <w:rPr>
                <w:color w:val="auto"/>
                <w:vertAlign w:val="superscript"/>
              </w:rPr>
              <w:t>1]</w:t>
            </w:r>
            <w:r w:rsidRPr="006941ED">
              <w:rPr>
                <w:color w:val="auto"/>
              </w:rPr>
              <w:t xml:space="preserve">, 6C </w:t>
            </w:r>
            <w:r w:rsidRPr="006941ED">
              <w:rPr>
                <w:color w:val="auto"/>
                <w:vertAlign w:val="superscript"/>
              </w:rPr>
              <w:t>[5]</w:t>
            </w:r>
          </w:p>
        </w:tc>
      </w:tr>
      <w:tr w:rsidR="0031725A" w:rsidRPr="00D57179" w14:paraId="07920C75" w14:textId="245EB9C5" w:rsidTr="00796C49">
        <w:trPr>
          <w:trHeight w:val="260"/>
          <w:jc w:val="center"/>
        </w:trPr>
        <w:tc>
          <w:tcPr>
            <w:tcW w:w="3960" w:type="dxa"/>
            <w:tcMar>
              <w:top w:w="80" w:type="dxa"/>
              <w:left w:w="40" w:type="dxa"/>
              <w:bottom w:w="40" w:type="dxa"/>
              <w:right w:w="40" w:type="dxa"/>
            </w:tcMar>
          </w:tcPr>
          <w:p w14:paraId="037D9ED9" w14:textId="77777777" w:rsidR="0031725A" w:rsidRPr="00D57179" w:rsidRDefault="0031725A" w:rsidP="00C64708">
            <w:pPr>
              <w:pStyle w:val="CellBodyCentered"/>
              <w:rPr>
                <w:color w:val="auto"/>
                <w:lang w:val="ru-RU"/>
              </w:rPr>
            </w:pPr>
            <w:r w:rsidRPr="00D57179">
              <w:rPr>
                <w:color w:val="auto"/>
                <w:lang w:val="ru-RU"/>
              </w:rPr>
              <w:t xml:space="preserve">Дымовые трубы, борова, рабочее пространство печи </w:t>
            </w:r>
            <w:r>
              <w:rPr>
                <w:color w:val="auto"/>
                <w:lang w:val="ru-RU"/>
              </w:rPr>
              <w:t>205-650</w:t>
            </w:r>
            <w:r w:rsidRPr="00D57179">
              <w:rPr>
                <w:rFonts w:ascii="Calibri" w:hAnsi="Calibri"/>
                <w:color w:val="auto"/>
                <w:lang w:val="ru-RU"/>
              </w:rPr>
              <w:t>°</w:t>
            </w:r>
            <w:r w:rsidRPr="00D57179">
              <w:rPr>
                <w:color w:val="auto"/>
              </w:rPr>
              <w:t>C</w:t>
            </w:r>
            <w:r w:rsidRPr="00D57179">
              <w:rPr>
                <w:color w:val="auto"/>
                <w:lang w:val="ru-RU"/>
              </w:rPr>
              <w:t xml:space="preserve"> (</w:t>
            </w:r>
            <w:r>
              <w:rPr>
                <w:color w:val="auto"/>
                <w:lang w:val="ru-RU"/>
              </w:rPr>
              <w:t>400</w:t>
            </w:r>
            <w:r w:rsidRPr="00D57179">
              <w:rPr>
                <w:color w:val="auto"/>
                <w:lang w:val="ru-RU"/>
              </w:rPr>
              <w:t>–1200</w:t>
            </w:r>
            <w:r w:rsidRPr="00D57179">
              <w:rPr>
                <w:rFonts w:ascii="Calibri" w:hAnsi="Calibri"/>
                <w:color w:val="auto"/>
                <w:lang w:val="ru-RU"/>
              </w:rPr>
              <w:t>°</w:t>
            </w:r>
            <w:r w:rsidRPr="00D57179">
              <w:rPr>
                <w:color w:val="auto"/>
              </w:rPr>
              <w:t>F</w:t>
            </w:r>
            <w:r w:rsidRPr="00D57179">
              <w:rPr>
                <w:color w:val="auto"/>
                <w:lang w:val="ru-RU"/>
              </w:rPr>
              <w:t>)</w:t>
            </w:r>
          </w:p>
        </w:tc>
        <w:tc>
          <w:tcPr>
            <w:tcW w:w="1545" w:type="dxa"/>
            <w:tcMar>
              <w:top w:w="80" w:type="dxa"/>
              <w:left w:w="40" w:type="dxa"/>
              <w:bottom w:w="40" w:type="dxa"/>
              <w:right w:w="40" w:type="dxa"/>
            </w:tcMar>
          </w:tcPr>
          <w:p w14:paraId="0543A787" w14:textId="5F01AA97" w:rsidR="0031725A" w:rsidRPr="00D57179" w:rsidRDefault="0031725A" w:rsidP="00C64708">
            <w:pPr>
              <w:pStyle w:val="CellBodyCentered"/>
              <w:rPr>
                <w:color w:val="auto"/>
              </w:rPr>
            </w:pPr>
            <w:r w:rsidRPr="00D57179">
              <w:rPr>
                <w:color w:val="auto"/>
              </w:rPr>
              <w:t>2.4</w:t>
            </w:r>
            <w:r w:rsidR="00AA4A38">
              <w:rPr>
                <w:color w:val="auto"/>
              </w:rPr>
              <w:t>, 2.7</w:t>
            </w:r>
          </w:p>
        </w:tc>
        <w:tc>
          <w:tcPr>
            <w:tcW w:w="1551" w:type="dxa"/>
            <w:tcMar>
              <w:top w:w="80" w:type="dxa"/>
              <w:left w:w="40" w:type="dxa"/>
              <w:bottom w:w="40" w:type="dxa"/>
              <w:right w:w="40" w:type="dxa"/>
            </w:tcMar>
          </w:tcPr>
          <w:p w14:paraId="0F7E9E78" w14:textId="77777777" w:rsidR="0031725A" w:rsidRPr="00D57179" w:rsidRDefault="0031725A" w:rsidP="00C64708">
            <w:pPr>
              <w:pStyle w:val="CellBodyCentered"/>
              <w:rPr>
                <w:color w:val="auto"/>
              </w:rPr>
            </w:pPr>
            <w:r w:rsidRPr="00D57179">
              <w:rPr>
                <w:color w:val="auto"/>
              </w:rPr>
              <w:t>2.7</w:t>
            </w:r>
          </w:p>
        </w:tc>
        <w:tc>
          <w:tcPr>
            <w:tcW w:w="1551" w:type="dxa"/>
          </w:tcPr>
          <w:p w14:paraId="61097203" w14:textId="4F271763" w:rsidR="0031725A" w:rsidRPr="006941ED" w:rsidRDefault="00D734D9" w:rsidP="00D734D9">
            <w:pPr>
              <w:pStyle w:val="CellBodyCentered"/>
              <w:rPr>
                <w:color w:val="auto"/>
              </w:rPr>
            </w:pPr>
            <w:del w:id="66" w:author="Issayevskiy, Konstantin [STAMGazStroy LLP]" w:date="2025-12-04T16:37:00Z" w16du:dateUtc="2025-12-04T11:37:00Z">
              <w:r w:rsidRPr="006941ED" w:rsidDel="00C01B67">
                <w:rPr>
                  <w:color w:val="auto"/>
                </w:rPr>
                <w:delText>1</w:delText>
              </w:r>
            </w:del>
            <w:ins w:id="67" w:author="Issayevskiy, Konstantin [STAMGazStroy LLP]" w:date="2025-12-04T16:37:00Z" w16du:dateUtc="2025-12-04T11:37:00Z">
              <w:r w:rsidR="00C01B67">
                <w:rPr>
                  <w:color w:val="auto"/>
                </w:rPr>
                <w:t>1</w:t>
              </w:r>
            </w:ins>
            <w:proofErr w:type="gramStart"/>
            <w:r w:rsidRPr="006941ED">
              <w:rPr>
                <w:color w:val="auto"/>
              </w:rPr>
              <w:t>E</w:t>
            </w:r>
            <w:r w:rsidRPr="006941ED">
              <w:rPr>
                <w:color w:val="auto"/>
                <w:vertAlign w:val="superscript"/>
              </w:rPr>
              <w:t>[</w:t>
            </w:r>
            <w:proofErr w:type="gramEnd"/>
            <w:r w:rsidRPr="006941ED">
              <w:rPr>
                <w:color w:val="auto"/>
                <w:vertAlign w:val="superscript"/>
              </w:rPr>
              <w:t>2]</w:t>
            </w:r>
            <w:r w:rsidRPr="006941ED">
              <w:rPr>
                <w:color w:val="auto"/>
              </w:rPr>
              <w:t>, 10</w:t>
            </w:r>
            <w:r w:rsidRPr="006941ED">
              <w:rPr>
                <w:color w:val="auto"/>
                <w:vertAlign w:val="superscript"/>
              </w:rPr>
              <w:t>[6]</w:t>
            </w:r>
          </w:p>
        </w:tc>
      </w:tr>
      <w:tr w:rsidR="00210F1D" w:rsidRPr="00C76656" w14:paraId="29E1D095" w14:textId="1E6C82B7"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43DF754E" w14:textId="43F06126" w:rsidR="00210F1D" w:rsidRPr="006941ED" w:rsidRDefault="00210F1D" w:rsidP="00C64708">
            <w:pPr>
              <w:pStyle w:val="CellHeadingCentered"/>
              <w:rPr>
                <w:color w:val="auto"/>
                <w:lang w:val="ru-RU"/>
              </w:rPr>
            </w:pPr>
            <w:r w:rsidRPr="006941ED">
              <w:rPr>
                <w:color w:val="auto"/>
                <w:lang w:val="ru-RU"/>
              </w:rPr>
              <w:t>Код G/K: Насосы, турбины и компрессоры</w:t>
            </w:r>
          </w:p>
        </w:tc>
      </w:tr>
      <w:tr w:rsidR="0031725A" w:rsidRPr="00D57179" w14:paraId="761100F5" w14:textId="7C8EBF8B" w:rsidTr="00796C49">
        <w:trPr>
          <w:trHeight w:val="260"/>
          <w:jc w:val="center"/>
        </w:trPr>
        <w:tc>
          <w:tcPr>
            <w:tcW w:w="7056" w:type="dxa"/>
            <w:gridSpan w:val="3"/>
            <w:tcMar>
              <w:top w:w="80" w:type="dxa"/>
              <w:left w:w="40" w:type="dxa"/>
              <w:bottom w:w="40" w:type="dxa"/>
              <w:right w:w="40" w:type="dxa"/>
            </w:tcMar>
            <w:vAlign w:val="bottom"/>
          </w:tcPr>
          <w:p w14:paraId="570BADA2" w14:textId="77777777" w:rsidR="0031725A" w:rsidRPr="00D57179" w:rsidRDefault="0031725A" w:rsidP="00C64708">
            <w:pPr>
              <w:pStyle w:val="CellHeadingCentered"/>
              <w:rPr>
                <w:color w:val="auto"/>
                <w:sz w:val="16"/>
                <w:szCs w:val="16"/>
              </w:rPr>
            </w:pPr>
            <w:proofErr w:type="spellStart"/>
            <w:r w:rsidRPr="00D57179">
              <w:rPr>
                <w:color w:val="auto"/>
                <w:lang w:val="en-GB"/>
              </w:rPr>
              <w:t>Оборудование</w:t>
            </w:r>
            <w:proofErr w:type="spellEnd"/>
            <w:r w:rsidRPr="00D57179">
              <w:rPr>
                <w:color w:val="auto"/>
                <w:lang w:val="en-GB"/>
              </w:rPr>
              <w:t xml:space="preserve"> </w:t>
            </w:r>
            <w:proofErr w:type="spellStart"/>
            <w:r w:rsidRPr="00D57179">
              <w:rPr>
                <w:color w:val="auto"/>
                <w:lang w:val="en-GB"/>
              </w:rPr>
              <w:t>без</w:t>
            </w:r>
            <w:proofErr w:type="spellEnd"/>
            <w:r w:rsidRPr="00D57179">
              <w:rPr>
                <w:color w:val="auto"/>
                <w:lang w:val="en-GB"/>
              </w:rPr>
              <w:t xml:space="preserve"> покрытия </w:t>
            </w:r>
            <w:proofErr w:type="spellStart"/>
            <w:r w:rsidRPr="00D57179">
              <w:rPr>
                <w:color w:val="auto"/>
                <w:lang w:val="en-GB"/>
              </w:rPr>
              <w:t>Изготовителя</w:t>
            </w:r>
            <w:proofErr w:type="spellEnd"/>
          </w:p>
        </w:tc>
        <w:tc>
          <w:tcPr>
            <w:tcW w:w="1551" w:type="dxa"/>
          </w:tcPr>
          <w:p w14:paraId="0B572425" w14:textId="77777777" w:rsidR="0031725A" w:rsidRPr="006941ED" w:rsidRDefault="0031725A" w:rsidP="00C64708">
            <w:pPr>
              <w:pStyle w:val="CellHeadingCentered"/>
              <w:rPr>
                <w:color w:val="auto"/>
                <w:lang w:val="ru-RU"/>
              </w:rPr>
            </w:pPr>
          </w:p>
        </w:tc>
      </w:tr>
      <w:tr w:rsidR="0031725A" w:rsidRPr="00D57179" w14:paraId="3BCAC3FF" w14:textId="7EAD38F4" w:rsidTr="00796C49">
        <w:trPr>
          <w:trHeight w:val="260"/>
          <w:jc w:val="center"/>
        </w:trPr>
        <w:tc>
          <w:tcPr>
            <w:tcW w:w="3960" w:type="dxa"/>
            <w:tcMar>
              <w:top w:w="80" w:type="dxa"/>
              <w:left w:w="40" w:type="dxa"/>
              <w:bottom w:w="40" w:type="dxa"/>
              <w:right w:w="40" w:type="dxa"/>
            </w:tcMar>
          </w:tcPr>
          <w:p w14:paraId="1A3D6552" w14:textId="7F95B3FE" w:rsidR="0031725A" w:rsidRPr="00D57179" w:rsidRDefault="0031725A" w:rsidP="00210F1D">
            <w:pPr>
              <w:pStyle w:val="CellBodyCentered"/>
              <w:rPr>
                <w:color w:val="auto"/>
                <w:lang w:val="ru-RU"/>
              </w:rPr>
            </w:pPr>
            <w:r w:rsidRPr="00D57179">
              <w:rPr>
                <w:color w:val="auto"/>
                <w:lang w:val="ru-RU"/>
              </w:rPr>
              <w:t>Неизолированные до 93</w:t>
            </w:r>
            <w:r w:rsidRPr="00D57179">
              <w:rPr>
                <w:rFonts w:ascii="Calibri" w:hAnsi="Calibri"/>
                <w:color w:val="auto"/>
                <w:lang w:val="ru-RU"/>
              </w:rPr>
              <w:t>°</w:t>
            </w:r>
            <w:r w:rsidRPr="00D57179">
              <w:rPr>
                <w:color w:val="auto"/>
              </w:rPr>
              <w:t>C</w:t>
            </w:r>
            <w:r w:rsidRPr="00D57179">
              <w:rPr>
                <w:color w:val="auto"/>
                <w:lang w:val="ru-RU"/>
              </w:rPr>
              <w:t xml:space="preserve"> (200</w:t>
            </w:r>
            <w:r w:rsidRPr="00D57179">
              <w:rPr>
                <w:rFonts w:ascii="Calibri" w:hAnsi="Calibri"/>
                <w:color w:val="auto"/>
                <w:lang w:val="ru-RU"/>
              </w:rPr>
              <w:t>°</w:t>
            </w:r>
            <w:r w:rsidRPr="00D57179">
              <w:rPr>
                <w:color w:val="auto"/>
              </w:rPr>
              <w:t>F</w:t>
            </w:r>
            <w:r w:rsidRPr="00D57179">
              <w:rPr>
                <w:color w:val="auto"/>
                <w:lang w:val="ru-RU"/>
              </w:rPr>
              <w:t>)</w:t>
            </w:r>
          </w:p>
        </w:tc>
        <w:tc>
          <w:tcPr>
            <w:tcW w:w="1545" w:type="dxa"/>
            <w:tcMar>
              <w:top w:w="80" w:type="dxa"/>
              <w:left w:w="40" w:type="dxa"/>
              <w:bottom w:w="40" w:type="dxa"/>
              <w:right w:w="40" w:type="dxa"/>
            </w:tcMar>
          </w:tcPr>
          <w:p w14:paraId="4064A799" w14:textId="401CFA80" w:rsidR="0031725A" w:rsidRPr="00D57179" w:rsidRDefault="005B2AF6" w:rsidP="00C64708">
            <w:pPr>
              <w:pStyle w:val="CellBodyCentered"/>
              <w:rPr>
                <w:color w:val="auto"/>
              </w:rPr>
            </w:pPr>
            <w:r w:rsidRPr="00D57179">
              <w:rPr>
                <w:color w:val="auto"/>
              </w:rPr>
              <w:t>3.</w:t>
            </w:r>
            <w:r>
              <w:rPr>
                <w:color w:val="auto"/>
              </w:rPr>
              <w:t>1, 3.2</w:t>
            </w:r>
          </w:p>
        </w:tc>
        <w:tc>
          <w:tcPr>
            <w:tcW w:w="1551" w:type="dxa"/>
            <w:tcMar>
              <w:top w:w="80" w:type="dxa"/>
              <w:left w:w="40" w:type="dxa"/>
              <w:bottom w:w="40" w:type="dxa"/>
              <w:right w:w="40" w:type="dxa"/>
            </w:tcMar>
          </w:tcPr>
          <w:p w14:paraId="707E63E2" w14:textId="77777777" w:rsidR="0031725A" w:rsidRPr="00D57179" w:rsidRDefault="0031725A" w:rsidP="00C64708">
            <w:pPr>
              <w:pStyle w:val="CellBodyCentered"/>
              <w:rPr>
                <w:color w:val="auto"/>
              </w:rPr>
            </w:pPr>
            <w:r w:rsidRPr="00D57179">
              <w:rPr>
                <w:color w:val="auto"/>
              </w:rPr>
              <w:t>2.15</w:t>
            </w:r>
          </w:p>
        </w:tc>
        <w:tc>
          <w:tcPr>
            <w:tcW w:w="1551" w:type="dxa"/>
          </w:tcPr>
          <w:p w14:paraId="566ED9EE" w14:textId="3844D43A" w:rsidR="0031725A" w:rsidRPr="006941ED" w:rsidRDefault="00E45020" w:rsidP="00732316">
            <w:pPr>
              <w:pStyle w:val="CellBodyCentered"/>
              <w:rPr>
                <w:color w:val="auto"/>
              </w:rPr>
            </w:pPr>
            <w:del w:id="68" w:author="Issayevskiy, Konstantin [STAMGazStroy LLP]" w:date="2025-12-04T16:37:00Z" w16du:dateUtc="2025-12-04T11:37:00Z">
              <w:r w:rsidRPr="006941ED" w:rsidDel="00C01B67">
                <w:rPr>
                  <w:color w:val="auto"/>
                </w:rPr>
                <w:delText>1</w:delText>
              </w:r>
            </w:del>
            <w:ins w:id="69" w:author="Issayevskiy, Konstantin [STAMGazStroy LLP]" w:date="2025-12-04T16:37:00Z" w16du:dateUtc="2025-12-04T11:37:00Z">
              <w:r w:rsidR="00C01B67">
                <w:rPr>
                  <w:color w:val="auto"/>
                </w:rPr>
                <w:t>1</w:t>
              </w:r>
            </w:ins>
            <w:proofErr w:type="gramStart"/>
            <w:r w:rsidRPr="006941ED">
              <w:rPr>
                <w:color w:val="auto"/>
              </w:rPr>
              <w:t>G</w:t>
            </w:r>
            <w:r w:rsidRPr="006941ED">
              <w:rPr>
                <w:color w:val="auto"/>
                <w:vertAlign w:val="superscript"/>
              </w:rPr>
              <w:t>[</w:t>
            </w:r>
            <w:proofErr w:type="gramEnd"/>
            <w:r w:rsidRPr="006941ED">
              <w:rPr>
                <w:color w:val="auto"/>
                <w:vertAlign w:val="superscript"/>
              </w:rPr>
              <w:t>3]</w:t>
            </w:r>
          </w:p>
        </w:tc>
      </w:tr>
      <w:tr w:rsidR="0031725A" w:rsidRPr="00D57179" w14:paraId="32623EE2" w14:textId="25F62F9F" w:rsidTr="00796C49">
        <w:trPr>
          <w:trHeight w:val="260"/>
          <w:jc w:val="center"/>
        </w:trPr>
        <w:tc>
          <w:tcPr>
            <w:tcW w:w="3960" w:type="dxa"/>
            <w:tcMar>
              <w:top w:w="80" w:type="dxa"/>
              <w:left w:w="40" w:type="dxa"/>
              <w:bottom w:w="40" w:type="dxa"/>
              <w:right w:w="40" w:type="dxa"/>
            </w:tcMar>
          </w:tcPr>
          <w:p w14:paraId="6CCDE0E1" w14:textId="77777777" w:rsidR="0031725A" w:rsidRPr="00D57179" w:rsidRDefault="0031725A" w:rsidP="00C64708">
            <w:pPr>
              <w:pStyle w:val="CellBodyCentered"/>
              <w:rPr>
                <w:color w:val="auto"/>
              </w:rPr>
            </w:pPr>
            <w:proofErr w:type="spellStart"/>
            <w:r w:rsidRPr="00D57179">
              <w:rPr>
                <w:color w:val="auto"/>
              </w:rPr>
              <w:t>Неизолированные</w:t>
            </w:r>
            <w:proofErr w:type="spellEnd"/>
            <w:r w:rsidRPr="00D57179">
              <w:rPr>
                <w:color w:val="auto"/>
              </w:rPr>
              <w:t xml:space="preserve"> 93–</w:t>
            </w:r>
            <w:r>
              <w:rPr>
                <w:color w:val="auto"/>
                <w:lang w:val="ru-RU"/>
              </w:rPr>
              <w:t>205</w:t>
            </w:r>
            <w:r w:rsidRPr="00D57179">
              <w:rPr>
                <w:rFonts w:ascii="Calibri" w:hAnsi="Calibri"/>
                <w:color w:val="auto"/>
              </w:rPr>
              <w:t>°</w:t>
            </w:r>
            <w:r w:rsidRPr="00D57179">
              <w:rPr>
                <w:color w:val="auto"/>
              </w:rPr>
              <w:t>C (200–</w:t>
            </w:r>
            <w:r>
              <w:rPr>
                <w:color w:val="auto"/>
                <w:lang w:val="ru-RU"/>
              </w:rPr>
              <w:t>400</w:t>
            </w:r>
            <w:r w:rsidRPr="00D57179">
              <w:rPr>
                <w:rFonts w:ascii="Calibri" w:hAnsi="Calibri"/>
                <w:color w:val="auto"/>
              </w:rPr>
              <w:t>°</w:t>
            </w:r>
            <w:r w:rsidRPr="00D57179">
              <w:rPr>
                <w:color w:val="auto"/>
              </w:rPr>
              <w:t>F)</w:t>
            </w:r>
          </w:p>
        </w:tc>
        <w:tc>
          <w:tcPr>
            <w:tcW w:w="1545" w:type="dxa"/>
            <w:tcMar>
              <w:top w:w="80" w:type="dxa"/>
              <w:left w:w="40" w:type="dxa"/>
              <w:bottom w:w="40" w:type="dxa"/>
              <w:right w:w="40" w:type="dxa"/>
            </w:tcMar>
          </w:tcPr>
          <w:p w14:paraId="31391060" w14:textId="5585385A" w:rsidR="0031725A" w:rsidRPr="00D57179" w:rsidRDefault="00C47D26" w:rsidP="00C64708">
            <w:pPr>
              <w:pStyle w:val="CellBodyCentered"/>
              <w:rPr>
                <w:color w:val="auto"/>
              </w:rPr>
            </w:pPr>
            <w:r>
              <w:rPr>
                <w:color w:val="auto"/>
              </w:rPr>
              <w:t xml:space="preserve">2.3, </w:t>
            </w:r>
            <w:r w:rsidR="0031725A" w:rsidRPr="00D57179">
              <w:rPr>
                <w:color w:val="auto"/>
              </w:rPr>
              <w:t>2.5</w:t>
            </w:r>
          </w:p>
        </w:tc>
        <w:tc>
          <w:tcPr>
            <w:tcW w:w="1551" w:type="dxa"/>
            <w:tcMar>
              <w:top w:w="80" w:type="dxa"/>
              <w:left w:w="40" w:type="dxa"/>
              <w:bottom w:w="40" w:type="dxa"/>
              <w:right w:w="40" w:type="dxa"/>
            </w:tcMar>
          </w:tcPr>
          <w:p w14:paraId="7535F76E" w14:textId="120B7447" w:rsidR="0031725A" w:rsidRPr="00D57179" w:rsidRDefault="0031725A" w:rsidP="00C64708">
            <w:pPr>
              <w:pStyle w:val="CellBodyCentered"/>
              <w:rPr>
                <w:color w:val="auto"/>
              </w:rPr>
            </w:pPr>
            <w:r>
              <w:rPr>
                <w:color w:val="auto"/>
                <w:lang w:val="ru-RU"/>
              </w:rPr>
              <w:t>2.3</w:t>
            </w:r>
          </w:p>
        </w:tc>
        <w:tc>
          <w:tcPr>
            <w:tcW w:w="1551" w:type="dxa"/>
          </w:tcPr>
          <w:p w14:paraId="708DA45A" w14:textId="69E80E91" w:rsidR="0031725A" w:rsidRPr="006941ED" w:rsidRDefault="00732316" w:rsidP="00732316">
            <w:pPr>
              <w:pStyle w:val="CellBodyCentered"/>
              <w:rPr>
                <w:color w:val="auto"/>
              </w:rPr>
            </w:pPr>
            <w:del w:id="70" w:author="Issayevskiy, Konstantin [STAMGazStroy LLP]" w:date="2025-12-04T16:38:00Z" w16du:dateUtc="2025-12-04T11:38:00Z">
              <w:r w:rsidRPr="006941ED" w:rsidDel="00C01B67">
                <w:rPr>
                  <w:color w:val="auto"/>
                </w:rPr>
                <w:delText>1</w:delText>
              </w:r>
            </w:del>
            <w:ins w:id="71" w:author="Issayevskiy, Konstantin [STAMGazStroy LLP]" w:date="2025-12-04T16:38:00Z" w16du:dateUtc="2025-12-04T11:38:00Z">
              <w:r w:rsidR="00C01B67">
                <w:rPr>
                  <w:color w:val="auto"/>
                </w:rPr>
                <w:t>1</w:t>
              </w:r>
            </w:ins>
            <w:proofErr w:type="gramStart"/>
            <w:r w:rsidRPr="006941ED">
              <w:rPr>
                <w:color w:val="auto"/>
              </w:rPr>
              <w:t>C</w:t>
            </w:r>
            <w:r w:rsidRPr="006941ED">
              <w:rPr>
                <w:color w:val="auto"/>
                <w:vertAlign w:val="superscript"/>
              </w:rPr>
              <w:t>[</w:t>
            </w:r>
            <w:proofErr w:type="gramEnd"/>
            <w:r w:rsidRPr="006941ED">
              <w:rPr>
                <w:color w:val="auto"/>
                <w:vertAlign w:val="superscript"/>
              </w:rPr>
              <w:t>1]</w:t>
            </w:r>
          </w:p>
        </w:tc>
      </w:tr>
      <w:tr w:rsidR="0031725A" w:rsidRPr="00D57179" w14:paraId="624A4523" w14:textId="62F91209" w:rsidTr="00796C49">
        <w:trPr>
          <w:trHeight w:val="260"/>
          <w:jc w:val="center"/>
        </w:trPr>
        <w:tc>
          <w:tcPr>
            <w:tcW w:w="3960" w:type="dxa"/>
            <w:tcMar>
              <w:top w:w="80" w:type="dxa"/>
              <w:left w:w="40" w:type="dxa"/>
              <w:bottom w:w="40" w:type="dxa"/>
              <w:right w:w="40" w:type="dxa"/>
            </w:tcMar>
          </w:tcPr>
          <w:p w14:paraId="7E132AC1" w14:textId="77777777" w:rsidR="0031725A" w:rsidRPr="00D57179" w:rsidRDefault="0031725A" w:rsidP="00C64708">
            <w:pPr>
              <w:pStyle w:val="CellBodyCentered"/>
              <w:rPr>
                <w:color w:val="auto"/>
              </w:rPr>
            </w:pPr>
            <w:proofErr w:type="spellStart"/>
            <w:r w:rsidRPr="00D57179">
              <w:rPr>
                <w:color w:val="auto"/>
              </w:rPr>
              <w:t>Неизолированные</w:t>
            </w:r>
            <w:proofErr w:type="spellEnd"/>
            <w:r w:rsidRPr="00D57179">
              <w:rPr>
                <w:color w:val="auto"/>
              </w:rPr>
              <w:t xml:space="preserve"> </w:t>
            </w:r>
            <w:r>
              <w:rPr>
                <w:color w:val="auto"/>
                <w:lang w:val="ru-RU"/>
              </w:rPr>
              <w:t>205-540</w:t>
            </w:r>
            <w:r w:rsidRPr="00D57179">
              <w:rPr>
                <w:rFonts w:ascii="Calibri" w:hAnsi="Calibri"/>
                <w:color w:val="auto"/>
              </w:rPr>
              <w:t>°</w:t>
            </w:r>
            <w:r w:rsidRPr="00D57179">
              <w:rPr>
                <w:color w:val="auto"/>
              </w:rPr>
              <w:t>C (</w:t>
            </w:r>
            <w:r>
              <w:rPr>
                <w:color w:val="auto"/>
                <w:lang w:val="ru-RU"/>
              </w:rPr>
              <w:t>400</w:t>
            </w:r>
            <w:r w:rsidRPr="00D57179">
              <w:rPr>
                <w:color w:val="auto"/>
              </w:rPr>
              <w:t>-1000</w:t>
            </w:r>
            <w:r w:rsidRPr="00D57179">
              <w:rPr>
                <w:rFonts w:ascii="Calibri" w:hAnsi="Calibri"/>
                <w:color w:val="auto"/>
              </w:rPr>
              <w:t>°</w:t>
            </w:r>
            <w:r w:rsidRPr="00D57179">
              <w:rPr>
                <w:color w:val="auto"/>
              </w:rPr>
              <w:t>F)</w:t>
            </w:r>
          </w:p>
        </w:tc>
        <w:tc>
          <w:tcPr>
            <w:tcW w:w="1545" w:type="dxa"/>
            <w:tcMar>
              <w:top w:w="80" w:type="dxa"/>
              <w:left w:w="40" w:type="dxa"/>
              <w:bottom w:w="40" w:type="dxa"/>
              <w:right w:w="40" w:type="dxa"/>
            </w:tcMar>
          </w:tcPr>
          <w:p w14:paraId="405C3955" w14:textId="3E69663D" w:rsidR="0031725A" w:rsidRPr="00D57179" w:rsidRDefault="0031725A" w:rsidP="00C64708">
            <w:pPr>
              <w:pStyle w:val="CellBodyCentered"/>
              <w:rPr>
                <w:color w:val="auto"/>
              </w:rPr>
            </w:pPr>
            <w:r w:rsidRPr="00D57179">
              <w:rPr>
                <w:color w:val="auto"/>
              </w:rPr>
              <w:t>2.4</w:t>
            </w:r>
            <w:r w:rsidR="00C47D26">
              <w:rPr>
                <w:color w:val="auto"/>
              </w:rPr>
              <w:t>, 2.7</w:t>
            </w:r>
          </w:p>
        </w:tc>
        <w:tc>
          <w:tcPr>
            <w:tcW w:w="1551" w:type="dxa"/>
            <w:tcMar>
              <w:top w:w="80" w:type="dxa"/>
              <w:left w:w="40" w:type="dxa"/>
              <w:bottom w:w="40" w:type="dxa"/>
              <w:right w:w="40" w:type="dxa"/>
            </w:tcMar>
          </w:tcPr>
          <w:p w14:paraId="2D10383D" w14:textId="77777777" w:rsidR="0031725A" w:rsidRPr="00D57179" w:rsidRDefault="0031725A" w:rsidP="00C64708">
            <w:pPr>
              <w:pStyle w:val="CellBodyCentered"/>
              <w:rPr>
                <w:color w:val="auto"/>
              </w:rPr>
            </w:pPr>
            <w:r w:rsidRPr="00D57179">
              <w:rPr>
                <w:color w:val="auto"/>
              </w:rPr>
              <w:t>2.7</w:t>
            </w:r>
          </w:p>
        </w:tc>
        <w:tc>
          <w:tcPr>
            <w:tcW w:w="1551" w:type="dxa"/>
          </w:tcPr>
          <w:p w14:paraId="0835C235" w14:textId="235644E4" w:rsidR="0031725A" w:rsidRPr="006941ED" w:rsidRDefault="00732316" w:rsidP="00732316">
            <w:pPr>
              <w:pStyle w:val="CellBodyCentered"/>
              <w:rPr>
                <w:color w:val="auto"/>
              </w:rPr>
            </w:pPr>
            <w:del w:id="72" w:author="Issayevskiy, Konstantin [STAMGazStroy LLP]" w:date="2025-12-04T16:38:00Z" w16du:dateUtc="2025-12-04T11:38:00Z">
              <w:r w:rsidRPr="006941ED" w:rsidDel="00C01B67">
                <w:rPr>
                  <w:color w:val="auto"/>
                </w:rPr>
                <w:delText>1</w:delText>
              </w:r>
            </w:del>
            <w:ins w:id="73" w:author="Issayevskiy, Konstantin [STAMGazStroy LLP]" w:date="2025-12-04T16:38:00Z" w16du:dateUtc="2025-12-04T11:38:00Z">
              <w:r w:rsidR="00C01B67">
                <w:rPr>
                  <w:color w:val="auto"/>
                </w:rPr>
                <w:t>1</w:t>
              </w:r>
            </w:ins>
            <w:proofErr w:type="gramStart"/>
            <w:r w:rsidRPr="006941ED">
              <w:rPr>
                <w:color w:val="auto"/>
              </w:rPr>
              <w:t>E</w:t>
            </w:r>
            <w:r w:rsidRPr="006941ED">
              <w:rPr>
                <w:color w:val="auto"/>
                <w:vertAlign w:val="superscript"/>
              </w:rPr>
              <w:t>[</w:t>
            </w:r>
            <w:proofErr w:type="gramEnd"/>
            <w:r w:rsidRPr="006941ED">
              <w:rPr>
                <w:color w:val="auto"/>
                <w:vertAlign w:val="superscript"/>
              </w:rPr>
              <w:t>2]</w:t>
            </w:r>
          </w:p>
        </w:tc>
      </w:tr>
      <w:tr w:rsidR="00AA13BF" w:rsidRPr="00C76656" w14:paraId="21CD017A" w14:textId="09511AF0" w:rsidTr="00796C49">
        <w:trPr>
          <w:trHeight w:val="260"/>
          <w:jc w:val="center"/>
        </w:trPr>
        <w:tc>
          <w:tcPr>
            <w:tcW w:w="8607" w:type="dxa"/>
            <w:gridSpan w:val="4"/>
            <w:tcMar>
              <w:top w:w="80" w:type="dxa"/>
              <w:left w:w="40" w:type="dxa"/>
              <w:bottom w:w="40" w:type="dxa"/>
              <w:right w:w="40" w:type="dxa"/>
            </w:tcMar>
            <w:vAlign w:val="bottom"/>
          </w:tcPr>
          <w:p w14:paraId="07832BA7" w14:textId="4D0096AE" w:rsidR="00AA13BF" w:rsidRPr="006941ED" w:rsidRDefault="00AA13BF" w:rsidP="00C64708">
            <w:pPr>
              <w:pStyle w:val="CellHeadingCentered"/>
              <w:rPr>
                <w:color w:val="auto"/>
                <w:lang w:val="ru-RU"/>
              </w:rPr>
            </w:pPr>
            <w:r w:rsidRPr="006941ED">
              <w:rPr>
                <w:color w:val="auto"/>
                <w:lang w:val="ru-RU"/>
              </w:rPr>
              <w:t>Оборудование, поставляемое со стандартным покрытием Изготовителя</w:t>
            </w:r>
            <w:r w:rsidR="00AB56E3" w:rsidRPr="006941ED">
              <w:rPr>
                <w:rFonts w:ascii="Times New Roman" w:hAnsi="Times New Roman" w:cs="Times New Roman"/>
                <w:b w:val="0"/>
                <w:bCs w:val="0"/>
                <w:color w:val="auto"/>
                <w:w w:val="100"/>
                <w:vertAlign w:val="superscript"/>
                <w:lang w:val="ru-RU"/>
              </w:rPr>
              <w:t>[</w:t>
            </w:r>
            <w:r w:rsidR="00A66BFB" w:rsidRPr="006941ED">
              <w:rPr>
                <w:rFonts w:ascii="Times New Roman" w:hAnsi="Times New Roman" w:cs="Times New Roman"/>
                <w:b w:val="0"/>
                <w:bCs w:val="0"/>
                <w:color w:val="auto"/>
                <w:w w:val="100"/>
                <w:vertAlign w:val="superscript"/>
                <w:lang w:val="ru-RU"/>
              </w:rPr>
              <w:t>10</w:t>
            </w:r>
            <w:r w:rsidR="00AB56E3" w:rsidRPr="006941ED">
              <w:rPr>
                <w:rFonts w:ascii="Times New Roman" w:hAnsi="Times New Roman" w:cs="Times New Roman"/>
                <w:b w:val="0"/>
                <w:bCs w:val="0"/>
                <w:color w:val="auto"/>
                <w:w w:val="100"/>
                <w:vertAlign w:val="superscript"/>
                <w:lang w:val="ru-RU"/>
              </w:rPr>
              <w:t>]</w:t>
            </w:r>
          </w:p>
        </w:tc>
      </w:tr>
      <w:tr w:rsidR="0031725A" w:rsidRPr="006C3E49" w14:paraId="2BB88B7F" w14:textId="15DE437A" w:rsidTr="00796C49">
        <w:trPr>
          <w:trHeight w:val="260"/>
          <w:jc w:val="center"/>
        </w:trPr>
        <w:tc>
          <w:tcPr>
            <w:tcW w:w="3960" w:type="dxa"/>
            <w:tcMar>
              <w:top w:w="80" w:type="dxa"/>
              <w:left w:w="40" w:type="dxa"/>
              <w:bottom w:w="40" w:type="dxa"/>
              <w:right w:w="40" w:type="dxa"/>
            </w:tcMar>
          </w:tcPr>
          <w:p w14:paraId="50BE6BFA" w14:textId="77777777" w:rsidR="0031725A" w:rsidRPr="006C3E49" w:rsidRDefault="0031725A" w:rsidP="00C64708">
            <w:pPr>
              <w:pStyle w:val="CellBodyCentered"/>
              <w:rPr>
                <w:color w:val="auto"/>
              </w:rPr>
            </w:pPr>
            <w:proofErr w:type="spellStart"/>
            <w:r w:rsidRPr="006C3E49">
              <w:rPr>
                <w:color w:val="auto"/>
              </w:rPr>
              <w:t>Неизолированные</w:t>
            </w:r>
            <w:proofErr w:type="spellEnd"/>
            <w:r w:rsidRPr="006C3E49">
              <w:rPr>
                <w:color w:val="auto"/>
              </w:rPr>
              <w:t xml:space="preserve"> </w:t>
            </w:r>
            <w:proofErr w:type="spellStart"/>
            <w:r w:rsidRPr="006C3E49">
              <w:rPr>
                <w:color w:val="auto"/>
              </w:rPr>
              <w:t>до</w:t>
            </w:r>
            <w:proofErr w:type="spellEnd"/>
            <w:r w:rsidRPr="006C3E49">
              <w:rPr>
                <w:color w:val="auto"/>
              </w:rPr>
              <w:t xml:space="preserve"> 93</w:t>
            </w:r>
            <w:r w:rsidRPr="006C3E49">
              <w:rPr>
                <w:rFonts w:ascii="Calibri" w:hAnsi="Calibri"/>
                <w:color w:val="auto"/>
              </w:rPr>
              <w:t>°</w:t>
            </w:r>
            <w:r w:rsidRPr="006C3E49">
              <w:rPr>
                <w:color w:val="auto"/>
              </w:rPr>
              <w:t>C (200</w:t>
            </w:r>
            <w:r w:rsidRPr="006C3E49">
              <w:rPr>
                <w:rFonts w:ascii="Calibri" w:hAnsi="Calibri"/>
                <w:color w:val="auto"/>
              </w:rPr>
              <w:t>°</w:t>
            </w:r>
            <w:r w:rsidRPr="006C3E49">
              <w:rPr>
                <w:color w:val="auto"/>
              </w:rPr>
              <w:t>F)</w:t>
            </w:r>
          </w:p>
        </w:tc>
        <w:tc>
          <w:tcPr>
            <w:tcW w:w="1545" w:type="dxa"/>
            <w:tcMar>
              <w:top w:w="80" w:type="dxa"/>
              <w:left w:w="40" w:type="dxa"/>
              <w:bottom w:w="40" w:type="dxa"/>
              <w:right w:w="40" w:type="dxa"/>
            </w:tcMar>
          </w:tcPr>
          <w:p w14:paraId="34413AAD" w14:textId="3E02BD7F" w:rsidR="0031725A" w:rsidRPr="006C3E49" w:rsidRDefault="0031725A" w:rsidP="00C64708">
            <w:pPr>
              <w:pStyle w:val="CellBodyCentered"/>
              <w:rPr>
                <w:color w:val="auto"/>
              </w:rPr>
            </w:pPr>
            <w:r w:rsidRPr="006C3E49">
              <w:rPr>
                <w:color w:val="auto"/>
              </w:rPr>
              <w:t>3.7</w:t>
            </w:r>
          </w:p>
        </w:tc>
        <w:tc>
          <w:tcPr>
            <w:tcW w:w="1551" w:type="dxa"/>
            <w:tcMar>
              <w:top w:w="80" w:type="dxa"/>
              <w:left w:w="40" w:type="dxa"/>
              <w:bottom w:w="40" w:type="dxa"/>
              <w:right w:w="40" w:type="dxa"/>
            </w:tcMar>
          </w:tcPr>
          <w:p w14:paraId="4574C50E" w14:textId="13D3E90D" w:rsidR="0031725A" w:rsidRPr="006C3E49" w:rsidRDefault="0031725A" w:rsidP="00C64708">
            <w:pPr>
              <w:pStyle w:val="CellBodyCentered"/>
              <w:rPr>
                <w:color w:val="auto"/>
              </w:rPr>
            </w:pPr>
            <w:r w:rsidRPr="006C3E49">
              <w:rPr>
                <w:color w:val="auto"/>
              </w:rPr>
              <w:t>3.7</w:t>
            </w:r>
          </w:p>
        </w:tc>
        <w:tc>
          <w:tcPr>
            <w:tcW w:w="1551" w:type="dxa"/>
          </w:tcPr>
          <w:p w14:paraId="0ACF5D4A" w14:textId="429081F6" w:rsidR="0031725A" w:rsidRPr="006941ED" w:rsidRDefault="009A15FC" w:rsidP="00457A4F">
            <w:pPr>
              <w:pStyle w:val="CellBodyCentered"/>
              <w:rPr>
                <w:color w:val="auto"/>
              </w:rPr>
            </w:pPr>
            <w:del w:id="74" w:author="Issayevskiy, Konstantin [STAMGazStroy LLP]" w:date="2025-12-04T16:38:00Z" w16du:dateUtc="2025-12-04T11:38:00Z">
              <w:r w:rsidRPr="006941ED" w:rsidDel="005563DA">
                <w:rPr>
                  <w:color w:val="auto"/>
                </w:rPr>
                <w:delText>Н</w:delText>
              </w:r>
            </w:del>
            <w:ins w:id="75" w:author="Issayevskiy, Konstantin [STAMGazStroy LLP]" w:date="2025-12-04T16:38:00Z" w16du:dateUtc="2025-12-04T11:38:00Z">
              <w:r w:rsidR="005563DA">
                <w:rPr>
                  <w:color w:val="auto"/>
                  <w:lang w:val="kk-KZ"/>
                </w:rPr>
                <w:t>Н</w:t>
              </w:r>
            </w:ins>
            <w:r w:rsidRPr="006941ED">
              <w:rPr>
                <w:color w:val="auto"/>
              </w:rPr>
              <w:t>/П</w:t>
            </w:r>
          </w:p>
        </w:tc>
      </w:tr>
      <w:tr w:rsidR="0031725A" w:rsidRPr="006C3E49" w14:paraId="58A15687" w14:textId="20C915F9" w:rsidTr="00796C49">
        <w:trPr>
          <w:trHeight w:val="260"/>
          <w:jc w:val="center"/>
        </w:trPr>
        <w:tc>
          <w:tcPr>
            <w:tcW w:w="3960" w:type="dxa"/>
            <w:tcMar>
              <w:top w:w="80" w:type="dxa"/>
              <w:left w:w="40" w:type="dxa"/>
              <w:bottom w:w="40" w:type="dxa"/>
              <w:right w:w="40" w:type="dxa"/>
            </w:tcMar>
          </w:tcPr>
          <w:p w14:paraId="61CC3FB5" w14:textId="77777777" w:rsidR="0031725A" w:rsidRPr="006C3E49" w:rsidRDefault="0031725A" w:rsidP="00C64708">
            <w:pPr>
              <w:pStyle w:val="CellBodyCentered"/>
              <w:rPr>
                <w:color w:val="auto"/>
              </w:rPr>
            </w:pPr>
            <w:proofErr w:type="spellStart"/>
            <w:r w:rsidRPr="006C3E49">
              <w:rPr>
                <w:color w:val="auto"/>
              </w:rPr>
              <w:lastRenderedPageBreak/>
              <w:t>Неизолированные</w:t>
            </w:r>
            <w:proofErr w:type="spellEnd"/>
            <w:r w:rsidRPr="006C3E49">
              <w:rPr>
                <w:color w:val="auto"/>
              </w:rPr>
              <w:t xml:space="preserve"> 93–</w:t>
            </w:r>
            <w:r w:rsidRPr="006C3E49">
              <w:rPr>
                <w:color w:val="auto"/>
                <w:lang w:val="ru-RU"/>
              </w:rPr>
              <w:t>205</w:t>
            </w:r>
            <w:r w:rsidRPr="006C3E49">
              <w:rPr>
                <w:rFonts w:ascii="Calibri" w:hAnsi="Calibri"/>
                <w:color w:val="auto"/>
              </w:rPr>
              <w:t>°</w:t>
            </w:r>
            <w:r w:rsidRPr="006C3E49">
              <w:rPr>
                <w:color w:val="auto"/>
              </w:rPr>
              <w:t>C (200–</w:t>
            </w:r>
            <w:r w:rsidRPr="006C3E49">
              <w:rPr>
                <w:color w:val="auto"/>
                <w:lang w:val="ru-RU"/>
              </w:rPr>
              <w:t>400</w:t>
            </w:r>
            <w:r w:rsidRPr="006C3E49">
              <w:rPr>
                <w:rFonts w:ascii="Calibri" w:hAnsi="Calibri"/>
                <w:color w:val="auto"/>
              </w:rPr>
              <w:t>°</w:t>
            </w:r>
            <w:r w:rsidRPr="006C3E49">
              <w:rPr>
                <w:color w:val="auto"/>
              </w:rPr>
              <w:t>F)</w:t>
            </w:r>
          </w:p>
        </w:tc>
        <w:tc>
          <w:tcPr>
            <w:tcW w:w="1545" w:type="dxa"/>
            <w:tcMar>
              <w:top w:w="80" w:type="dxa"/>
              <w:left w:w="40" w:type="dxa"/>
              <w:bottom w:w="40" w:type="dxa"/>
              <w:right w:w="40" w:type="dxa"/>
            </w:tcMar>
          </w:tcPr>
          <w:p w14:paraId="73B4E1E9" w14:textId="77777777" w:rsidR="0031725A" w:rsidRPr="006C3E49" w:rsidRDefault="0031725A" w:rsidP="00C64708">
            <w:pPr>
              <w:pStyle w:val="CellBodyCentered"/>
              <w:rPr>
                <w:color w:val="auto"/>
                <w:lang w:val="ru-RU"/>
              </w:rPr>
            </w:pPr>
            <w:r w:rsidRPr="006C3E49">
              <w:rPr>
                <w:color w:val="auto"/>
                <w:lang w:val="ru-RU"/>
              </w:rPr>
              <w:t>2.3</w:t>
            </w:r>
            <w:r w:rsidRPr="006C3E49">
              <w:rPr>
                <w:color w:val="auto"/>
                <w:vertAlign w:val="superscript"/>
                <w:lang w:val="ru-RU"/>
              </w:rPr>
              <w:t xml:space="preserve"> </w:t>
            </w:r>
          </w:p>
        </w:tc>
        <w:tc>
          <w:tcPr>
            <w:tcW w:w="1551" w:type="dxa"/>
            <w:tcMar>
              <w:top w:w="80" w:type="dxa"/>
              <w:left w:w="40" w:type="dxa"/>
              <w:bottom w:w="40" w:type="dxa"/>
              <w:right w:w="40" w:type="dxa"/>
            </w:tcMar>
          </w:tcPr>
          <w:p w14:paraId="7D4B9BB4" w14:textId="5F7FA71C" w:rsidR="0031725A" w:rsidRPr="006C3E49" w:rsidRDefault="0031725A" w:rsidP="00C64708">
            <w:pPr>
              <w:pStyle w:val="CellBodyCentered"/>
              <w:rPr>
                <w:color w:val="auto"/>
              </w:rPr>
            </w:pPr>
            <w:r w:rsidRPr="006C3E49">
              <w:rPr>
                <w:color w:val="auto"/>
                <w:lang w:val="ru-RU"/>
              </w:rPr>
              <w:t>2.3</w:t>
            </w:r>
          </w:p>
        </w:tc>
        <w:tc>
          <w:tcPr>
            <w:tcW w:w="1551" w:type="dxa"/>
          </w:tcPr>
          <w:p w14:paraId="5D5CC2E7" w14:textId="6CB6B3F6" w:rsidR="0031725A" w:rsidRPr="006941ED" w:rsidRDefault="009A15FC" w:rsidP="00457A4F">
            <w:pPr>
              <w:pStyle w:val="CellBodyCentered"/>
              <w:rPr>
                <w:color w:val="auto"/>
              </w:rPr>
            </w:pPr>
            <w:del w:id="76" w:author="Issayevskiy, Konstantin [STAMGazStroy LLP]" w:date="2025-12-04T16:38:00Z" w16du:dateUtc="2025-12-04T11:38:00Z">
              <w:r w:rsidRPr="006941ED" w:rsidDel="005563DA">
                <w:rPr>
                  <w:color w:val="auto"/>
                </w:rPr>
                <w:delText>Н</w:delText>
              </w:r>
            </w:del>
            <w:ins w:id="77" w:author="Issayevskiy, Konstantin [STAMGazStroy LLP]" w:date="2025-12-04T16:38:00Z" w16du:dateUtc="2025-12-04T11:38:00Z">
              <w:r w:rsidR="005563DA">
                <w:rPr>
                  <w:color w:val="auto"/>
                  <w:lang w:val="kk-KZ"/>
                </w:rPr>
                <w:t>Н</w:t>
              </w:r>
            </w:ins>
            <w:r w:rsidRPr="006941ED">
              <w:rPr>
                <w:color w:val="auto"/>
              </w:rPr>
              <w:t>/П</w:t>
            </w:r>
          </w:p>
        </w:tc>
      </w:tr>
      <w:tr w:rsidR="0031725A" w:rsidRPr="006C3E49" w14:paraId="535E85A0" w14:textId="56117D60" w:rsidTr="00796C49">
        <w:trPr>
          <w:trHeight w:val="260"/>
          <w:jc w:val="center"/>
        </w:trPr>
        <w:tc>
          <w:tcPr>
            <w:tcW w:w="3960" w:type="dxa"/>
            <w:tcMar>
              <w:top w:w="80" w:type="dxa"/>
              <w:left w:w="40" w:type="dxa"/>
              <w:bottom w:w="40" w:type="dxa"/>
              <w:right w:w="40" w:type="dxa"/>
            </w:tcMar>
          </w:tcPr>
          <w:p w14:paraId="408168E9" w14:textId="77777777" w:rsidR="0031725A" w:rsidRPr="006C3E49" w:rsidRDefault="0031725A" w:rsidP="00C64708">
            <w:pPr>
              <w:pStyle w:val="CellBodyCentered"/>
              <w:rPr>
                <w:color w:val="auto"/>
              </w:rPr>
            </w:pPr>
            <w:proofErr w:type="spellStart"/>
            <w:r w:rsidRPr="006C3E49">
              <w:rPr>
                <w:color w:val="auto"/>
              </w:rPr>
              <w:t>Неизолированные</w:t>
            </w:r>
            <w:proofErr w:type="spellEnd"/>
            <w:r w:rsidRPr="006C3E49">
              <w:rPr>
                <w:color w:val="auto"/>
              </w:rPr>
              <w:t xml:space="preserve"> </w:t>
            </w:r>
            <w:r w:rsidRPr="006C3E49">
              <w:rPr>
                <w:color w:val="auto"/>
                <w:lang w:val="ru-RU"/>
              </w:rPr>
              <w:t>205-540</w:t>
            </w:r>
            <w:r w:rsidRPr="006C3E49">
              <w:rPr>
                <w:rFonts w:ascii="Calibri" w:hAnsi="Calibri"/>
                <w:color w:val="auto"/>
              </w:rPr>
              <w:t>°</w:t>
            </w:r>
            <w:r w:rsidRPr="006C3E49">
              <w:rPr>
                <w:color w:val="auto"/>
              </w:rPr>
              <w:t>C (</w:t>
            </w:r>
            <w:r w:rsidRPr="006C3E49">
              <w:rPr>
                <w:color w:val="auto"/>
                <w:lang w:val="ru-RU"/>
              </w:rPr>
              <w:t>400</w:t>
            </w:r>
            <w:r w:rsidRPr="006C3E49">
              <w:rPr>
                <w:color w:val="auto"/>
              </w:rPr>
              <w:t>-1000</w:t>
            </w:r>
            <w:r w:rsidRPr="006C3E49">
              <w:rPr>
                <w:rFonts w:ascii="Calibri" w:hAnsi="Calibri"/>
                <w:color w:val="auto"/>
              </w:rPr>
              <w:t>°</w:t>
            </w:r>
            <w:r w:rsidRPr="006C3E49">
              <w:rPr>
                <w:color w:val="auto"/>
              </w:rPr>
              <w:t>F)</w:t>
            </w:r>
          </w:p>
        </w:tc>
        <w:tc>
          <w:tcPr>
            <w:tcW w:w="1545" w:type="dxa"/>
            <w:tcMar>
              <w:top w:w="80" w:type="dxa"/>
              <w:left w:w="40" w:type="dxa"/>
              <w:bottom w:w="40" w:type="dxa"/>
              <w:right w:w="40" w:type="dxa"/>
            </w:tcMar>
          </w:tcPr>
          <w:p w14:paraId="3FA293C0" w14:textId="77777777" w:rsidR="0031725A" w:rsidRPr="006C3E49" w:rsidRDefault="0031725A" w:rsidP="00C64708">
            <w:pPr>
              <w:pStyle w:val="CellBodyCentered"/>
              <w:rPr>
                <w:color w:val="auto"/>
              </w:rPr>
            </w:pPr>
            <w:r w:rsidRPr="006C3E49">
              <w:rPr>
                <w:color w:val="auto"/>
                <w:lang w:val="ru-RU"/>
              </w:rPr>
              <w:t>2.7</w:t>
            </w:r>
            <w:r w:rsidRPr="006C3E49">
              <w:rPr>
                <w:color w:val="auto"/>
                <w:vertAlign w:val="superscript"/>
                <w:lang w:val="ru-RU"/>
              </w:rPr>
              <w:t xml:space="preserve"> </w:t>
            </w:r>
          </w:p>
        </w:tc>
        <w:tc>
          <w:tcPr>
            <w:tcW w:w="1551" w:type="dxa"/>
            <w:tcMar>
              <w:top w:w="80" w:type="dxa"/>
              <w:left w:w="40" w:type="dxa"/>
              <w:bottom w:w="40" w:type="dxa"/>
              <w:right w:w="40" w:type="dxa"/>
            </w:tcMar>
          </w:tcPr>
          <w:p w14:paraId="5B0B162C" w14:textId="43AB20AB" w:rsidR="0031725A" w:rsidRPr="006C3E49" w:rsidRDefault="0031725A" w:rsidP="00C64708">
            <w:pPr>
              <w:pStyle w:val="CellBodyCentered"/>
              <w:rPr>
                <w:color w:val="auto"/>
              </w:rPr>
            </w:pPr>
            <w:r w:rsidRPr="006C3E49">
              <w:rPr>
                <w:color w:val="auto"/>
                <w:lang w:val="ru-RU"/>
              </w:rPr>
              <w:t>2.7</w:t>
            </w:r>
          </w:p>
        </w:tc>
        <w:tc>
          <w:tcPr>
            <w:tcW w:w="1551" w:type="dxa"/>
          </w:tcPr>
          <w:p w14:paraId="7803A26A" w14:textId="53FE6633" w:rsidR="0031725A" w:rsidRPr="006C3E49" w:rsidRDefault="009A15FC" w:rsidP="00457A4F">
            <w:pPr>
              <w:pStyle w:val="CellBodyCentered"/>
              <w:rPr>
                <w:color w:val="auto"/>
              </w:rPr>
            </w:pPr>
            <w:del w:id="78" w:author="Issayevskiy, Konstantin [STAMGazStroy LLP]" w:date="2025-12-04T16:38:00Z" w16du:dateUtc="2025-12-04T11:38:00Z">
              <w:r w:rsidRPr="006C3E49" w:rsidDel="005563DA">
                <w:rPr>
                  <w:color w:val="auto"/>
                </w:rPr>
                <w:delText>1</w:delText>
              </w:r>
            </w:del>
            <w:ins w:id="79" w:author="Issayevskiy, Konstantin [STAMGazStroy LLP]" w:date="2025-12-04T16:38:00Z" w16du:dateUtc="2025-12-04T11:38:00Z">
              <w:r w:rsidR="005563DA">
                <w:rPr>
                  <w:color w:val="auto"/>
                  <w:lang w:val="ru-RU"/>
                </w:rPr>
                <w:t>1</w:t>
              </w:r>
            </w:ins>
            <w:r w:rsidRPr="006C3E49">
              <w:rPr>
                <w:color w:val="auto"/>
              </w:rPr>
              <w:t xml:space="preserve">E </w:t>
            </w:r>
            <w:r w:rsidRPr="006C3E49">
              <w:rPr>
                <w:color w:val="auto"/>
                <w:vertAlign w:val="superscript"/>
              </w:rPr>
              <w:t>[2]</w:t>
            </w:r>
          </w:p>
        </w:tc>
      </w:tr>
      <w:tr w:rsidR="0031725A" w:rsidRPr="006C3E49" w14:paraId="6B007EB9" w14:textId="6D497612" w:rsidTr="00796C49">
        <w:trPr>
          <w:trHeight w:val="260"/>
          <w:jc w:val="center"/>
        </w:trPr>
        <w:tc>
          <w:tcPr>
            <w:tcW w:w="7056" w:type="dxa"/>
            <w:gridSpan w:val="3"/>
            <w:tcMar>
              <w:top w:w="80" w:type="dxa"/>
              <w:left w:w="40" w:type="dxa"/>
              <w:bottom w:w="40" w:type="dxa"/>
              <w:right w:w="40" w:type="dxa"/>
            </w:tcMar>
            <w:vAlign w:val="bottom"/>
          </w:tcPr>
          <w:p w14:paraId="6C393DB0" w14:textId="77777777" w:rsidR="0031725A" w:rsidRPr="006C3E49" w:rsidRDefault="0031725A" w:rsidP="00C64708">
            <w:pPr>
              <w:pStyle w:val="CellHeadingCentered"/>
              <w:rPr>
                <w:color w:val="auto"/>
                <w:sz w:val="16"/>
                <w:szCs w:val="16"/>
              </w:rPr>
            </w:pPr>
            <w:proofErr w:type="spellStart"/>
            <w:r w:rsidRPr="006C3E49">
              <w:rPr>
                <w:color w:val="auto"/>
                <w:lang w:val="en-GB"/>
              </w:rPr>
              <w:t>Выпускные</w:t>
            </w:r>
            <w:proofErr w:type="spellEnd"/>
            <w:r w:rsidRPr="006C3E49">
              <w:rPr>
                <w:color w:val="auto"/>
                <w:lang w:val="en-GB"/>
              </w:rPr>
              <w:t xml:space="preserve"> </w:t>
            </w:r>
            <w:proofErr w:type="spellStart"/>
            <w:r w:rsidRPr="006C3E49">
              <w:rPr>
                <w:color w:val="auto"/>
                <w:lang w:val="en-GB"/>
              </w:rPr>
              <w:t>газопроводы</w:t>
            </w:r>
            <w:proofErr w:type="spellEnd"/>
          </w:p>
        </w:tc>
        <w:tc>
          <w:tcPr>
            <w:tcW w:w="1551" w:type="dxa"/>
          </w:tcPr>
          <w:p w14:paraId="364387E7" w14:textId="77777777" w:rsidR="0031725A" w:rsidRPr="006C3E49" w:rsidRDefault="0031725A" w:rsidP="00457A4F">
            <w:pPr>
              <w:pStyle w:val="CellBodyCentered"/>
              <w:rPr>
                <w:color w:val="auto"/>
              </w:rPr>
            </w:pPr>
          </w:p>
        </w:tc>
      </w:tr>
      <w:tr w:rsidR="0031725A" w:rsidRPr="006C3E49" w14:paraId="5FCF578A" w14:textId="4C46F146" w:rsidTr="00796C49">
        <w:trPr>
          <w:trHeight w:val="260"/>
          <w:jc w:val="center"/>
        </w:trPr>
        <w:tc>
          <w:tcPr>
            <w:tcW w:w="3960" w:type="dxa"/>
            <w:tcMar>
              <w:top w:w="80" w:type="dxa"/>
              <w:left w:w="40" w:type="dxa"/>
              <w:bottom w:w="40" w:type="dxa"/>
              <w:right w:w="40" w:type="dxa"/>
            </w:tcMar>
          </w:tcPr>
          <w:p w14:paraId="64204F69" w14:textId="0082E1B8" w:rsidR="0031725A" w:rsidRPr="006C3E49" w:rsidRDefault="0031725A" w:rsidP="00D912E8">
            <w:pPr>
              <w:pStyle w:val="CellBodyCentered"/>
              <w:rPr>
                <w:color w:val="auto"/>
                <w:lang w:val="ru-RU"/>
              </w:rPr>
            </w:pPr>
            <w:r w:rsidRPr="006C3E49">
              <w:rPr>
                <w:color w:val="auto"/>
                <w:lang w:val="ru-RU"/>
              </w:rPr>
              <w:t>Выпускные газопроводы с внешней изоляцией до 205</w:t>
            </w:r>
            <w:r w:rsidRPr="006C3E49">
              <w:rPr>
                <w:rFonts w:ascii="Calibri" w:hAnsi="Calibri"/>
                <w:color w:val="auto"/>
                <w:lang w:val="ru-RU"/>
              </w:rPr>
              <w:t>°</w:t>
            </w:r>
            <w:r w:rsidRPr="006C3E49">
              <w:rPr>
                <w:color w:val="auto"/>
              </w:rPr>
              <w:t>C</w:t>
            </w:r>
            <w:r w:rsidRPr="006C3E49">
              <w:rPr>
                <w:color w:val="auto"/>
                <w:lang w:val="ru-RU"/>
              </w:rPr>
              <w:t xml:space="preserve"> (400</w:t>
            </w:r>
            <w:r w:rsidRPr="006C3E49">
              <w:rPr>
                <w:rFonts w:ascii="Calibri" w:hAnsi="Calibri"/>
                <w:color w:val="auto"/>
                <w:lang w:val="ru-RU"/>
              </w:rPr>
              <w:t>°</w:t>
            </w:r>
            <w:r w:rsidRPr="006C3E49">
              <w:rPr>
                <w:color w:val="auto"/>
              </w:rPr>
              <w:t>F</w:t>
            </w:r>
            <w:r w:rsidRPr="006C3E49">
              <w:rPr>
                <w:color w:val="auto"/>
                <w:lang w:val="ru-RU"/>
              </w:rPr>
              <w:t>)</w:t>
            </w:r>
          </w:p>
        </w:tc>
        <w:tc>
          <w:tcPr>
            <w:tcW w:w="1545" w:type="dxa"/>
            <w:tcMar>
              <w:top w:w="80" w:type="dxa"/>
              <w:left w:w="40" w:type="dxa"/>
              <w:bottom w:w="40" w:type="dxa"/>
              <w:right w:w="40" w:type="dxa"/>
            </w:tcMar>
          </w:tcPr>
          <w:p w14:paraId="46935CFD" w14:textId="374C5E78" w:rsidR="0031725A" w:rsidRPr="006C3E49" w:rsidRDefault="0031725A" w:rsidP="00C64708">
            <w:pPr>
              <w:pStyle w:val="CellBodyCentered"/>
              <w:rPr>
                <w:color w:val="auto"/>
                <w:lang w:val="ru-RU"/>
              </w:rPr>
            </w:pPr>
            <w:r w:rsidRPr="006C3E49">
              <w:rPr>
                <w:color w:val="auto"/>
              </w:rPr>
              <w:t>12.1</w:t>
            </w:r>
          </w:p>
        </w:tc>
        <w:tc>
          <w:tcPr>
            <w:tcW w:w="1551" w:type="dxa"/>
            <w:tcMar>
              <w:top w:w="80" w:type="dxa"/>
              <w:left w:w="40" w:type="dxa"/>
              <w:bottom w:w="40" w:type="dxa"/>
              <w:right w:w="40" w:type="dxa"/>
            </w:tcMar>
          </w:tcPr>
          <w:p w14:paraId="1E633AB1" w14:textId="07D0F84A" w:rsidR="0031725A" w:rsidRPr="006C3E49" w:rsidRDefault="0031725A" w:rsidP="00C64708">
            <w:pPr>
              <w:pStyle w:val="CellBodyCentered"/>
              <w:rPr>
                <w:color w:val="auto"/>
                <w:lang w:val="ru-RU"/>
              </w:rPr>
            </w:pPr>
            <w:r w:rsidRPr="006C3E49">
              <w:rPr>
                <w:color w:val="auto"/>
              </w:rPr>
              <w:t>12.4</w:t>
            </w:r>
          </w:p>
        </w:tc>
        <w:tc>
          <w:tcPr>
            <w:tcW w:w="1551" w:type="dxa"/>
          </w:tcPr>
          <w:p w14:paraId="58A2F67A" w14:textId="3774ADB7" w:rsidR="0031725A" w:rsidRPr="006C3E49" w:rsidRDefault="005563DA" w:rsidP="00457A4F">
            <w:pPr>
              <w:pStyle w:val="CellBodyCentered"/>
              <w:rPr>
                <w:color w:val="auto"/>
              </w:rPr>
            </w:pPr>
            <w:ins w:id="80" w:author="Issayevskiy, Konstantin [STAMGazStroy LLP]" w:date="2025-12-04T16:38:00Z" w16du:dateUtc="2025-12-04T11:38:00Z">
              <w:r>
                <w:rPr>
                  <w:color w:val="auto"/>
                  <w:lang w:val="ru-RU"/>
                </w:rPr>
                <w:t>1</w:t>
              </w:r>
            </w:ins>
            <w:del w:id="81" w:author="Issayevskiy, Konstantin [STAMGazStroy LLP]" w:date="2025-12-04T16:38:00Z" w16du:dateUtc="2025-12-04T11:38:00Z">
              <w:r w:rsidR="008C277B" w:rsidRPr="006C3E49" w:rsidDel="005563DA">
                <w:rPr>
                  <w:color w:val="auto"/>
                </w:rPr>
                <w:delText>1</w:delText>
              </w:r>
            </w:del>
            <w:r w:rsidR="008C277B" w:rsidRPr="006C3E49">
              <w:rPr>
                <w:color w:val="auto"/>
              </w:rPr>
              <w:t>D, 6C</w:t>
            </w:r>
            <w:r w:rsidR="008C277B" w:rsidRPr="006C3E49">
              <w:rPr>
                <w:color w:val="auto"/>
                <w:vertAlign w:val="superscript"/>
              </w:rPr>
              <w:t>[5]</w:t>
            </w:r>
          </w:p>
        </w:tc>
      </w:tr>
      <w:tr w:rsidR="0031725A" w:rsidRPr="006C3E49" w14:paraId="3AE4488C" w14:textId="5600BA38" w:rsidTr="00796C49">
        <w:trPr>
          <w:trHeight w:val="260"/>
          <w:jc w:val="center"/>
        </w:trPr>
        <w:tc>
          <w:tcPr>
            <w:tcW w:w="3960" w:type="dxa"/>
            <w:tcMar>
              <w:top w:w="80" w:type="dxa"/>
              <w:left w:w="40" w:type="dxa"/>
              <w:bottom w:w="40" w:type="dxa"/>
              <w:right w:w="40" w:type="dxa"/>
            </w:tcMar>
          </w:tcPr>
          <w:p w14:paraId="2830E7F5" w14:textId="54C69E34" w:rsidR="0031725A" w:rsidRPr="006C3E49" w:rsidRDefault="0031725A" w:rsidP="00225EA2">
            <w:pPr>
              <w:pStyle w:val="CellBodyCentered"/>
              <w:rPr>
                <w:color w:val="auto"/>
                <w:lang w:val="ru-RU"/>
              </w:rPr>
            </w:pPr>
            <w:r w:rsidRPr="006C3E49">
              <w:rPr>
                <w:color w:val="auto"/>
                <w:lang w:val="ru-RU"/>
              </w:rPr>
              <w:t>Выпускные газопроводы с внешней изоляцией 205-540</w:t>
            </w:r>
            <w:r w:rsidRPr="006C3E49">
              <w:rPr>
                <w:rFonts w:ascii="Calibri" w:hAnsi="Calibri"/>
                <w:color w:val="auto"/>
                <w:lang w:val="ru-RU"/>
              </w:rPr>
              <w:t>°</w:t>
            </w:r>
            <w:r w:rsidRPr="006C3E49">
              <w:rPr>
                <w:color w:val="auto"/>
              </w:rPr>
              <w:t>C</w:t>
            </w:r>
            <w:r w:rsidRPr="006C3E49">
              <w:rPr>
                <w:color w:val="auto"/>
                <w:lang w:val="ru-RU"/>
              </w:rPr>
              <w:t xml:space="preserve"> (400-1000</w:t>
            </w:r>
            <w:r w:rsidRPr="006C3E49">
              <w:rPr>
                <w:rFonts w:ascii="Calibri" w:hAnsi="Calibri"/>
                <w:color w:val="auto"/>
                <w:lang w:val="ru-RU"/>
              </w:rPr>
              <w:t>°</w:t>
            </w:r>
            <w:r w:rsidRPr="006C3E49">
              <w:rPr>
                <w:color w:val="auto"/>
              </w:rPr>
              <w:t>F</w:t>
            </w:r>
            <w:r w:rsidRPr="006C3E49">
              <w:rPr>
                <w:color w:val="auto"/>
                <w:lang w:val="ru-RU"/>
              </w:rPr>
              <w:t>)</w:t>
            </w:r>
          </w:p>
        </w:tc>
        <w:tc>
          <w:tcPr>
            <w:tcW w:w="1545" w:type="dxa"/>
            <w:tcMar>
              <w:top w:w="80" w:type="dxa"/>
              <w:left w:w="40" w:type="dxa"/>
              <w:bottom w:w="40" w:type="dxa"/>
              <w:right w:w="40" w:type="dxa"/>
            </w:tcMar>
          </w:tcPr>
          <w:p w14:paraId="773F5E51" w14:textId="77777777" w:rsidR="0031725A" w:rsidRPr="006C3E49" w:rsidRDefault="0031725A" w:rsidP="00C64708">
            <w:pPr>
              <w:pStyle w:val="CellBodyCentered"/>
              <w:rPr>
                <w:color w:val="auto"/>
                <w:lang w:val="ru-RU"/>
              </w:rPr>
            </w:pPr>
            <w:r w:rsidRPr="006C3E49">
              <w:rPr>
                <w:color w:val="auto"/>
                <w:lang w:val="ru-RU"/>
              </w:rPr>
              <w:t>12.7</w:t>
            </w:r>
          </w:p>
        </w:tc>
        <w:tc>
          <w:tcPr>
            <w:tcW w:w="1551" w:type="dxa"/>
            <w:tcMar>
              <w:top w:w="80" w:type="dxa"/>
              <w:left w:w="40" w:type="dxa"/>
              <w:bottom w:w="40" w:type="dxa"/>
              <w:right w:w="40" w:type="dxa"/>
            </w:tcMar>
          </w:tcPr>
          <w:p w14:paraId="55125218" w14:textId="77777777" w:rsidR="0031725A" w:rsidRPr="006C3E49" w:rsidRDefault="0031725A" w:rsidP="00C64708">
            <w:pPr>
              <w:pStyle w:val="CellBodyCentered"/>
              <w:rPr>
                <w:color w:val="auto"/>
                <w:lang w:val="ru-RU"/>
              </w:rPr>
            </w:pPr>
            <w:r w:rsidRPr="006C3E49">
              <w:rPr>
                <w:color w:val="auto"/>
                <w:lang w:val="ru-RU"/>
              </w:rPr>
              <w:t>12.7</w:t>
            </w:r>
          </w:p>
        </w:tc>
        <w:tc>
          <w:tcPr>
            <w:tcW w:w="1551" w:type="dxa"/>
          </w:tcPr>
          <w:p w14:paraId="74F4DCB1" w14:textId="65279180" w:rsidR="0031725A" w:rsidRPr="006C3E49" w:rsidRDefault="005563DA" w:rsidP="00457A4F">
            <w:pPr>
              <w:pStyle w:val="CellBodyCentered"/>
              <w:rPr>
                <w:color w:val="auto"/>
              </w:rPr>
            </w:pPr>
            <w:ins w:id="82" w:author="Issayevskiy, Konstantin [STAMGazStroy LLP]" w:date="2025-12-04T16:38:00Z" w16du:dateUtc="2025-12-04T11:38:00Z">
              <w:r>
                <w:rPr>
                  <w:color w:val="auto"/>
                  <w:lang w:val="ru-RU"/>
                </w:rPr>
                <w:t>1</w:t>
              </w:r>
            </w:ins>
            <w:del w:id="83" w:author="Issayevskiy, Konstantin [STAMGazStroy LLP]" w:date="2025-12-04T16:38:00Z" w16du:dateUtc="2025-12-04T11:38:00Z">
              <w:r w:rsidR="00932F3A" w:rsidRPr="006C3E49" w:rsidDel="005563DA">
                <w:rPr>
                  <w:color w:val="auto"/>
                </w:rPr>
                <w:delText>1</w:delText>
              </w:r>
            </w:del>
            <w:r w:rsidR="00932F3A" w:rsidRPr="006C3E49">
              <w:rPr>
                <w:color w:val="auto"/>
              </w:rPr>
              <w:t>E</w:t>
            </w:r>
            <w:r w:rsidR="00932F3A" w:rsidRPr="006C3E49">
              <w:rPr>
                <w:color w:val="auto"/>
                <w:vertAlign w:val="superscript"/>
              </w:rPr>
              <w:t>[2]</w:t>
            </w:r>
            <w:r w:rsidR="00932F3A" w:rsidRPr="006C3E49">
              <w:rPr>
                <w:color w:val="auto"/>
              </w:rPr>
              <w:t xml:space="preserve"> 10</w:t>
            </w:r>
            <w:r w:rsidR="00932F3A" w:rsidRPr="006C3E49">
              <w:rPr>
                <w:color w:val="auto"/>
                <w:vertAlign w:val="superscript"/>
              </w:rPr>
              <w:t>[6]</w:t>
            </w:r>
          </w:p>
        </w:tc>
      </w:tr>
      <w:tr w:rsidR="00E74B38" w:rsidRPr="006C3E49" w14:paraId="7970DAA7" w14:textId="53223653"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628AF673" w14:textId="6A79EFD4" w:rsidR="00E74B38" w:rsidRPr="006C3E49" w:rsidRDefault="00E74B38" w:rsidP="00C64708">
            <w:pPr>
              <w:pStyle w:val="CellHeadingCentered"/>
              <w:rPr>
                <w:color w:val="auto"/>
                <w:lang w:val="ru-RU"/>
              </w:rPr>
            </w:pPr>
            <w:r w:rsidRPr="006C3E49">
              <w:rPr>
                <w:color w:val="auto"/>
                <w:lang w:val="ru-RU"/>
              </w:rPr>
              <w:t>Код J: КИП</w:t>
            </w:r>
          </w:p>
        </w:tc>
      </w:tr>
      <w:tr w:rsidR="0031725A" w:rsidRPr="006C3E49" w14:paraId="23EEA399" w14:textId="6304AAB1" w:rsidTr="00796C49">
        <w:trPr>
          <w:trHeight w:val="260"/>
          <w:jc w:val="center"/>
        </w:trPr>
        <w:tc>
          <w:tcPr>
            <w:tcW w:w="3960" w:type="dxa"/>
            <w:tcMar>
              <w:top w:w="80" w:type="dxa"/>
              <w:left w:w="40" w:type="dxa"/>
              <w:bottom w:w="40" w:type="dxa"/>
              <w:right w:w="40" w:type="dxa"/>
            </w:tcMar>
          </w:tcPr>
          <w:p w14:paraId="6EEDE37B" w14:textId="679232E7" w:rsidR="0031725A" w:rsidRPr="006C3E49" w:rsidRDefault="0031725A" w:rsidP="007742A5">
            <w:pPr>
              <w:pStyle w:val="CellBodyCentered"/>
              <w:rPr>
                <w:color w:val="auto"/>
                <w:lang w:val="ru-RU"/>
              </w:rPr>
            </w:pPr>
            <w:r w:rsidRPr="006C3E49">
              <w:rPr>
                <w:color w:val="auto"/>
                <w:lang w:val="ru-RU"/>
              </w:rPr>
              <w:t>Шкафы полевых КИП (сталь)</w:t>
            </w:r>
          </w:p>
        </w:tc>
        <w:tc>
          <w:tcPr>
            <w:tcW w:w="1545" w:type="dxa"/>
            <w:tcMar>
              <w:top w:w="80" w:type="dxa"/>
              <w:left w:w="40" w:type="dxa"/>
              <w:bottom w:w="40" w:type="dxa"/>
              <w:right w:w="40" w:type="dxa"/>
            </w:tcMar>
          </w:tcPr>
          <w:p w14:paraId="373CDA7F" w14:textId="6BEF6140" w:rsidR="0031725A" w:rsidRPr="006C3E49" w:rsidRDefault="0031725A" w:rsidP="00C64708">
            <w:pPr>
              <w:pStyle w:val="CellBodyCentered"/>
              <w:rPr>
                <w:color w:val="auto"/>
                <w:lang w:val="ru-RU"/>
              </w:rPr>
            </w:pPr>
            <w:r w:rsidRPr="006C3E49">
              <w:rPr>
                <w:color w:val="auto"/>
              </w:rPr>
              <w:t>3.</w:t>
            </w:r>
            <w:r w:rsidR="007742A5" w:rsidRPr="006C3E49">
              <w:rPr>
                <w:color w:val="auto"/>
                <w:lang w:val="ru-RU"/>
              </w:rPr>
              <w:t>1, 3.2</w:t>
            </w:r>
          </w:p>
        </w:tc>
        <w:tc>
          <w:tcPr>
            <w:tcW w:w="1551" w:type="dxa"/>
            <w:tcMar>
              <w:top w:w="80" w:type="dxa"/>
              <w:left w:w="40" w:type="dxa"/>
              <w:bottom w:w="40" w:type="dxa"/>
              <w:right w:w="40" w:type="dxa"/>
            </w:tcMar>
          </w:tcPr>
          <w:p w14:paraId="34971ADF" w14:textId="77777777" w:rsidR="0031725A" w:rsidRPr="006C3E49" w:rsidRDefault="0031725A" w:rsidP="00C64708">
            <w:pPr>
              <w:pStyle w:val="CellBodyCentered"/>
              <w:rPr>
                <w:color w:val="auto"/>
              </w:rPr>
            </w:pPr>
            <w:r w:rsidRPr="006C3E49">
              <w:rPr>
                <w:color w:val="auto"/>
              </w:rPr>
              <w:t>2.15</w:t>
            </w:r>
          </w:p>
        </w:tc>
        <w:tc>
          <w:tcPr>
            <w:tcW w:w="1551" w:type="dxa"/>
          </w:tcPr>
          <w:p w14:paraId="4515455B" w14:textId="5A44E14B" w:rsidR="0031725A" w:rsidRPr="006C3E49" w:rsidRDefault="005563DA" w:rsidP="00457A4F">
            <w:pPr>
              <w:pStyle w:val="CellBodyCentered"/>
              <w:rPr>
                <w:color w:val="auto"/>
              </w:rPr>
            </w:pPr>
            <w:ins w:id="84" w:author="Issayevskiy, Konstantin [STAMGazStroy LLP]" w:date="2025-12-04T16:38:00Z" w16du:dateUtc="2025-12-04T11:38:00Z">
              <w:r>
                <w:rPr>
                  <w:color w:val="auto"/>
                  <w:lang w:val="ru-RU"/>
                </w:rPr>
                <w:t>1</w:t>
              </w:r>
            </w:ins>
            <w:del w:id="85" w:author="Issayevskiy, Konstantin [STAMGazStroy LLP]" w:date="2025-12-04T16:38:00Z" w16du:dateUtc="2025-12-04T11:38:00Z">
              <w:r w:rsidR="00A16C43" w:rsidRPr="006C3E49" w:rsidDel="005563DA">
                <w:rPr>
                  <w:color w:val="auto"/>
                </w:rPr>
                <w:delText>1</w:delText>
              </w:r>
            </w:del>
            <w:r w:rsidR="00A16C43" w:rsidRPr="006C3E49">
              <w:rPr>
                <w:color w:val="auto"/>
              </w:rPr>
              <w:t>A, 1G</w:t>
            </w:r>
            <w:r w:rsidR="00A16C43" w:rsidRPr="006C3E49">
              <w:rPr>
                <w:color w:val="auto"/>
                <w:vertAlign w:val="superscript"/>
              </w:rPr>
              <w:t>[3]</w:t>
            </w:r>
            <w:r w:rsidR="00A16C43" w:rsidRPr="006C3E49">
              <w:rPr>
                <w:color w:val="auto"/>
              </w:rPr>
              <w:t xml:space="preserve"> 6A</w:t>
            </w:r>
            <w:r w:rsidR="00A16C43" w:rsidRPr="006C3E49">
              <w:rPr>
                <w:color w:val="auto"/>
                <w:vertAlign w:val="superscript"/>
              </w:rPr>
              <w:t>[4]</w:t>
            </w:r>
          </w:p>
        </w:tc>
      </w:tr>
      <w:tr w:rsidR="00F06E70" w:rsidRPr="006C3E49" w14:paraId="129116D8" w14:textId="140A459B" w:rsidTr="00796C49">
        <w:trPr>
          <w:trHeight w:val="260"/>
          <w:jc w:val="center"/>
        </w:trPr>
        <w:tc>
          <w:tcPr>
            <w:tcW w:w="3960" w:type="dxa"/>
            <w:tcMar>
              <w:top w:w="80" w:type="dxa"/>
              <w:left w:w="40" w:type="dxa"/>
              <w:bottom w:w="40" w:type="dxa"/>
              <w:right w:w="40" w:type="dxa"/>
            </w:tcMar>
          </w:tcPr>
          <w:p w14:paraId="1506DC1B" w14:textId="77777777" w:rsidR="00F06E70" w:rsidRPr="006C3E49" w:rsidRDefault="00F06E70" w:rsidP="00C64708">
            <w:pPr>
              <w:pStyle w:val="CellBodyCentered"/>
              <w:rPr>
                <w:color w:val="auto"/>
                <w:lang w:val="ru-RU"/>
              </w:rPr>
            </w:pPr>
            <w:r w:rsidRPr="006C3E49">
              <w:rPr>
                <w:color w:val="auto"/>
                <w:lang w:val="ru-RU"/>
              </w:rPr>
              <w:t>Шкафы КИП (сталь) и Атмосферозащищенные корпуса (сталь)</w:t>
            </w:r>
          </w:p>
        </w:tc>
        <w:tc>
          <w:tcPr>
            <w:tcW w:w="1545" w:type="dxa"/>
            <w:vMerge w:val="restart"/>
            <w:tcMar>
              <w:top w:w="80" w:type="dxa"/>
              <w:left w:w="40" w:type="dxa"/>
              <w:bottom w:w="40" w:type="dxa"/>
              <w:right w:w="40" w:type="dxa"/>
            </w:tcMar>
            <w:vAlign w:val="center"/>
          </w:tcPr>
          <w:p w14:paraId="4336C223" w14:textId="1EB540D5" w:rsidR="00F06E70" w:rsidRPr="006C3E49" w:rsidRDefault="00B72050" w:rsidP="00C64708">
            <w:pPr>
              <w:pStyle w:val="CellBodyCentered"/>
              <w:rPr>
                <w:color w:val="auto"/>
                <w:lang w:val="ru-RU"/>
              </w:rPr>
            </w:pPr>
            <w:r w:rsidRPr="006C3E49">
              <w:rPr>
                <w:color w:val="auto"/>
                <w:lang w:val="ru-RU"/>
              </w:rPr>
              <w:t xml:space="preserve">3.1, </w:t>
            </w:r>
            <w:r w:rsidR="00F06E70" w:rsidRPr="006C3E49">
              <w:rPr>
                <w:color w:val="auto"/>
                <w:lang w:val="ru-RU"/>
              </w:rPr>
              <w:t>3.2</w:t>
            </w:r>
          </w:p>
        </w:tc>
        <w:tc>
          <w:tcPr>
            <w:tcW w:w="1551" w:type="dxa"/>
            <w:vMerge w:val="restart"/>
            <w:tcMar>
              <w:top w:w="80" w:type="dxa"/>
              <w:left w:w="40" w:type="dxa"/>
              <w:bottom w:w="40" w:type="dxa"/>
              <w:right w:w="40" w:type="dxa"/>
            </w:tcMar>
            <w:vAlign w:val="center"/>
          </w:tcPr>
          <w:p w14:paraId="26C299C0" w14:textId="77777777" w:rsidR="00F06E70" w:rsidRPr="006C3E49" w:rsidRDefault="00F06E70" w:rsidP="00C64708">
            <w:pPr>
              <w:pStyle w:val="CellBodyCentered"/>
              <w:rPr>
                <w:color w:val="auto"/>
              </w:rPr>
            </w:pPr>
            <w:r w:rsidRPr="006C3E49">
              <w:rPr>
                <w:color w:val="auto"/>
              </w:rPr>
              <w:t>2.15</w:t>
            </w:r>
          </w:p>
        </w:tc>
        <w:tc>
          <w:tcPr>
            <w:tcW w:w="1551" w:type="dxa"/>
          </w:tcPr>
          <w:p w14:paraId="691D1184" w14:textId="40F7DA6F" w:rsidR="00F06E70" w:rsidRPr="006C3E49" w:rsidRDefault="005563DA" w:rsidP="00457A4F">
            <w:pPr>
              <w:pStyle w:val="CellBodyCentered"/>
              <w:rPr>
                <w:color w:val="auto"/>
              </w:rPr>
            </w:pPr>
            <w:ins w:id="86" w:author="Issayevskiy, Konstantin [STAMGazStroy LLP]" w:date="2025-12-04T16:38:00Z" w16du:dateUtc="2025-12-04T11:38:00Z">
              <w:r>
                <w:rPr>
                  <w:color w:val="auto"/>
                  <w:lang w:val="ru-RU"/>
                </w:rPr>
                <w:t>1</w:t>
              </w:r>
            </w:ins>
            <w:del w:id="87" w:author="Issayevskiy, Konstantin [STAMGazStroy LLP]" w:date="2025-12-04T16:38:00Z" w16du:dateUtc="2025-12-04T11:38:00Z">
              <w:r w:rsidR="00F06E70" w:rsidRPr="006C3E49" w:rsidDel="005563DA">
                <w:rPr>
                  <w:color w:val="auto"/>
                </w:rPr>
                <w:delText>1</w:delText>
              </w:r>
            </w:del>
            <w:r w:rsidR="00F06E70" w:rsidRPr="006C3E49">
              <w:rPr>
                <w:color w:val="auto"/>
              </w:rPr>
              <w:t>A, 1G</w:t>
            </w:r>
            <w:r w:rsidR="00F06E70" w:rsidRPr="006C3E49">
              <w:rPr>
                <w:color w:val="auto"/>
                <w:vertAlign w:val="superscript"/>
              </w:rPr>
              <w:t>[3]</w:t>
            </w:r>
            <w:r w:rsidR="00F06E70" w:rsidRPr="006C3E49">
              <w:rPr>
                <w:color w:val="auto"/>
              </w:rPr>
              <w:t xml:space="preserve"> 6A</w:t>
            </w:r>
            <w:r w:rsidR="00F06E70" w:rsidRPr="006C3E49">
              <w:rPr>
                <w:color w:val="auto"/>
                <w:vertAlign w:val="superscript"/>
              </w:rPr>
              <w:t>[4]</w:t>
            </w:r>
          </w:p>
        </w:tc>
      </w:tr>
      <w:tr w:rsidR="00F06E70" w:rsidRPr="006C3E49" w14:paraId="73FB017B" w14:textId="2EFC9038" w:rsidTr="00796C49">
        <w:trPr>
          <w:trHeight w:val="260"/>
          <w:jc w:val="center"/>
        </w:trPr>
        <w:tc>
          <w:tcPr>
            <w:tcW w:w="3960" w:type="dxa"/>
            <w:tcMar>
              <w:top w:w="80" w:type="dxa"/>
              <w:left w:w="40" w:type="dxa"/>
              <w:bottom w:w="40" w:type="dxa"/>
              <w:right w:w="40" w:type="dxa"/>
            </w:tcMar>
          </w:tcPr>
          <w:p w14:paraId="632629DE" w14:textId="5D375B4B" w:rsidR="00F06E70" w:rsidRPr="006C3E49" w:rsidRDefault="00F06E70" w:rsidP="00C64708">
            <w:pPr>
              <w:pStyle w:val="CellBodyCentered"/>
              <w:rPr>
                <w:color w:val="auto"/>
                <w:lang w:val="ru-RU"/>
              </w:rPr>
            </w:pPr>
            <w:proofErr w:type="spellStart"/>
            <w:r w:rsidRPr="006C3E49">
              <w:rPr>
                <w:color w:val="auto"/>
              </w:rPr>
              <w:t>Трубопроводы</w:t>
            </w:r>
            <w:proofErr w:type="spellEnd"/>
            <w:r w:rsidRPr="006C3E49">
              <w:rPr>
                <w:color w:val="auto"/>
              </w:rPr>
              <w:t xml:space="preserve"> КИП</w:t>
            </w:r>
          </w:p>
        </w:tc>
        <w:tc>
          <w:tcPr>
            <w:tcW w:w="1545" w:type="dxa"/>
            <w:vMerge/>
          </w:tcPr>
          <w:p w14:paraId="4A211BD7" w14:textId="625621EB" w:rsidR="00F06E70" w:rsidRPr="006C3E49" w:rsidRDefault="00F06E70" w:rsidP="00C64708">
            <w:pPr>
              <w:pStyle w:val="CellBodyCentered"/>
              <w:rPr>
                <w:color w:val="auto"/>
              </w:rPr>
            </w:pPr>
          </w:p>
        </w:tc>
        <w:tc>
          <w:tcPr>
            <w:tcW w:w="1551" w:type="dxa"/>
            <w:vMerge/>
          </w:tcPr>
          <w:p w14:paraId="7335DA0C" w14:textId="2FB62470" w:rsidR="00F06E70" w:rsidRPr="006C3E49" w:rsidRDefault="00F06E70" w:rsidP="00C64708">
            <w:pPr>
              <w:pStyle w:val="CellBodyCentered"/>
              <w:rPr>
                <w:color w:val="auto"/>
              </w:rPr>
            </w:pPr>
          </w:p>
        </w:tc>
        <w:tc>
          <w:tcPr>
            <w:tcW w:w="1551" w:type="dxa"/>
          </w:tcPr>
          <w:p w14:paraId="2A358232" w14:textId="421D5E33" w:rsidR="00F06E70" w:rsidRPr="006C3E49" w:rsidRDefault="005563DA" w:rsidP="00457A4F">
            <w:pPr>
              <w:pStyle w:val="CellBodyCentered"/>
              <w:rPr>
                <w:color w:val="auto"/>
              </w:rPr>
            </w:pPr>
            <w:ins w:id="88" w:author="Issayevskiy, Konstantin [STAMGazStroy LLP]" w:date="2025-12-04T16:38:00Z" w16du:dateUtc="2025-12-04T11:38:00Z">
              <w:r>
                <w:rPr>
                  <w:color w:val="auto"/>
                  <w:lang w:val="ru-RU"/>
                </w:rPr>
                <w:t>1</w:t>
              </w:r>
            </w:ins>
            <w:del w:id="89" w:author="Issayevskiy, Konstantin [STAMGazStroy LLP]" w:date="2025-12-04T16:38:00Z" w16du:dateUtc="2025-12-04T11:38:00Z">
              <w:r w:rsidR="00F06E70" w:rsidRPr="006C3E49" w:rsidDel="005563DA">
                <w:rPr>
                  <w:color w:val="auto"/>
                </w:rPr>
                <w:delText>1</w:delText>
              </w:r>
            </w:del>
            <w:r w:rsidR="00F06E70" w:rsidRPr="006C3E49">
              <w:rPr>
                <w:color w:val="auto"/>
              </w:rPr>
              <w:t>A, 1G</w:t>
            </w:r>
            <w:r w:rsidR="00F06E70" w:rsidRPr="006C3E49">
              <w:rPr>
                <w:color w:val="auto"/>
                <w:vertAlign w:val="superscript"/>
              </w:rPr>
              <w:t>[3]</w:t>
            </w:r>
            <w:r w:rsidR="00F06E70" w:rsidRPr="006C3E49">
              <w:rPr>
                <w:color w:val="auto"/>
              </w:rPr>
              <w:t xml:space="preserve"> 6A</w:t>
            </w:r>
            <w:r w:rsidR="00F06E70" w:rsidRPr="006C3E49">
              <w:rPr>
                <w:color w:val="auto"/>
                <w:vertAlign w:val="superscript"/>
              </w:rPr>
              <w:t>[4]</w:t>
            </w:r>
          </w:p>
        </w:tc>
      </w:tr>
      <w:tr w:rsidR="0031725A" w:rsidRPr="006C3E49" w14:paraId="5E0CCBD1" w14:textId="55589A13" w:rsidTr="00796C49">
        <w:trPr>
          <w:trHeight w:val="260"/>
          <w:jc w:val="center"/>
        </w:trPr>
        <w:tc>
          <w:tcPr>
            <w:tcW w:w="3960" w:type="dxa"/>
            <w:tcMar>
              <w:top w:w="80" w:type="dxa"/>
              <w:left w:w="40" w:type="dxa"/>
              <w:bottom w:w="40" w:type="dxa"/>
              <w:right w:w="40" w:type="dxa"/>
            </w:tcMar>
          </w:tcPr>
          <w:p w14:paraId="7F74C716" w14:textId="77777777" w:rsidR="0031725A" w:rsidRPr="006C3E49" w:rsidRDefault="0031725A" w:rsidP="00C64708">
            <w:pPr>
              <w:pStyle w:val="CellBodyCentered"/>
              <w:rPr>
                <w:color w:val="auto"/>
                <w:lang w:val="ru-RU"/>
              </w:rPr>
            </w:pPr>
            <w:r w:rsidRPr="006C3E49">
              <w:rPr>
                <w:color w:val="auto"/>
                <w:lang w:val="ru-RU"/>
              </w:rPr>
              <w:t>КИП (оцинкованная сталь либо алюминий)</w:t>
            </w:r>
          </w:p>
        </w:tc>
        <w:tc>
          <w:tcPr>
            <w:tcW w:w="1545" w:type="dxa"/>
            <w:tcMar>
              <w:top w:w="80" w:type="dxa"/>
              <w:left w:w="40" w:type="dxa"/>
              <w:bottom w:w="40" w:type="dxa"/>
              <w:right w:w="40" w:type="dxa"/>
            </w:tcMar>
          </w:tcPr>
          <w:p w14:paraId="3E069D7D" w14:textId="51864908" w:rsidR="0031725A" w:rsidRPr="006C3E49" w:rsidRDefault="006A41AA" w:rsidP="00C64708">
            <w:pPr>
              <w:pStyle w:val="CellBodyCentered"/>
              <w:rPr>
                <w:color w:val="auto"/>
              </w:rPr>
            </w:pPr>
            <w:r w:rsidRPr="006C3E49">
              <w:rPr>
                <w:color w:val="auto"/>
                <w:lang w:val="ru-RU"/>
              </w:rPr>
              <w:t>3.8</w:t>
            </w:r>
            <w:r w:rsidR="00BA444B" w:rsidRPr="006C3E49">
              <w:rPr>
                <w:color w:val="auto"/>
                <w:vertAlign w:val="superscript"/>
              </w:rPr>
              <w:t>[</w:t>
            </w:r>
            <w:r w:rsidR="004D0B93" w:rsidRPr="006C3E49">
              <w:rPr>
                <w:color w:val="auto"/>
                <w:vertAlign w:val="superscript"/>
              </w:rPr>
              <w:t>7]</w:t>
            </w:r>
          </w:p>
        </w:tc>
        <w:tc>
          <w:tcPr>
            <w:tcW w:w="1551" w:type="dxa"/>
            <w:tcMar>
              <w:top w:w="80" w:type="dxa"/>
              <w:left w:w="40" w:type="dxa"/>
              <w:bottom w:w="40" w:type="dxa"/>
              <w:right w:w="40" w:type="dxa"/>
            </w:tcMar>
          </w:tcPr>
          <w:p w14:paraId="1ED4A00D" w14:textId="374958C0" w:rsidR="0031725A" w:rsidRPr="002C303C" w:rsidRDefault="0031725A" w:rsidP="00C64708">
            <w:pPr>
              <w:pStyle w:val="CellBodyCentered"/>
              <w:rPr>
                <w:color w:val="auto"/>
                <w:lang w:val="ru-RU"/>
              </w:rPr>
            </w:pPr>
            <w:r w:rsidRPr="006C3E49">
              <w:rPr>
                <w:color w:val="auto"/>
              </w:rPr>
              <w:t>Н/</w:t>
            </w:r>
            <w:ins w:id="90" w:author="Issayevskiy, Konstantin [STAMGazStroy LLP]" w:date="2025-12-08T15:13:00Z" w16du:dateUtc="2025-12-08T10:13:00Z">
              <w:r w:rsidR="002C303C">
                <w:rPr>
                  <w:color w:val="auto"/>
                  <w:lang w:val="ru-RU"/>
                </w:rPr>
                <w:t>П</w:t>
              </w:r>
            </w:ins>
            <w:del w:id="91" w:author="Issayevskiy, Konstantin [STAMGazStroy LLP]" w:date="2025-12-08T15:13:00Z" w16du:dateUtc="2025-12-08T10:13:00Z">
              <w:r w:rsidRPr="006C3E49" w:rsidDel="002C303C">
                <w:rPr>
                  <w:color w:val="auto"/>
                </w:rPr>
                <w:delText>Р</w:delText>
              </w:r>
            </w:del>
          </w:p>
        </w:tc>
        <w:tc>
          <w:tcPr>
            <w:tcW w:w="1551" w:type="dxa"/>
          </w:tcPr>
          <w:p w14:paraId="431BB108" w14:textId="3324F67C" w:rsidR="0031725A" w:rsidRPr="006C3E49" w:rsidRDefault="00457A4F" w:rsidP="00457A4F">
            <w:pPr>
              <w:pStyle w:val="CellBodyCentered"/>
              <w:rPr>
                <w:color w:val="auto"/>
              </w:rPr>
            </w:pPr>
            <w:del w:id="92" w:author="Issayevskiy, Konstantin [STAMGazStroy LLP]" w:date="2025-12-04T16:38:00Z" w16du:dateUtc="2025-12-04T11:38:00Z">
              <w:r w:rsidRPr="006C3E49" w:rsidDel="005563DA">
                <w:rPr>
                  <w:color w:val="auto"/>
                </w:rPr>
                <w:delText>6</w:delText>
              </w:r>
            </w:del>
            <w:ins w:id="93" w:author="Issayevskiy, Konstantin [STAMGazStroy LLP]" w:date="2025-12-04T16:38:00Z" w16du:dateUtc="2025-12-04T11:38:00Z">
              <w:r w:rsidR="005563DA">
                <w:rPr>
                  <w:color w:val="auto"/>
                  <w:lang w:val="ru-RU"/>
                </w:rPr>
                <w:t>6</w:t>
              </w:r>
            </w:ins>
            <w:r w:rsidRPr="006C3E49">
              <w:rPr>
                <w:color w:val="auto"/>
              </w:rPr>
              <w:t>B</w:t>
            </w:r>
          </w:p>
        </w:tc>
      </w:tr>
      <w:tr w:rsidR="00822223" w:rsidRPr="00C76656" w14:paraId="49DDD7B7" w14:textId="0BE94491"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0EF83855" w14:textId="2F4FADB4" w:rsidR="00822223" w:rsidRPr="006C3E49" w:rsidRDefault="00822223" w:rsidP="00220321">
            <w:pPr>
              <w:pStyle w:val="CellHeadingCentered"/>
              <w:rPr>
                <w:color w:val="auto"/>
                <w:lang w:val="ru-RU"/>
              </w:rPr>
            </w:pPr>
            <w:r w:rsidRPr="006C3E49">
              <w:rPr>
                <w:color w:val="auto"/>
                <w:lang w:val="ru-RU"/>
              </w:rPr>
              <w:t>Код L: Трубопроводы (в т.ч. запорная арматура и фитинги)</w:t>
            </w:r>
          </w:p>
        </w:tc>
      </w:tr>
      <w:tr w:rsidR="0031725A" w:rsidRPr="006C3E49" w14:paraId="443DD5D2" w14:textId="46161A61" w:rsidTr="00796C49">
        <w:trPr>
          <w:trHeight w:val="260"/>
          <w:jc w:val="center"/>
        </w:trPr>
        <w:tc>
          <w:tcPr>
            <w:tcW w:w="3960" w:type="dxa"/>
            <w:tcMar>
              <w:top w:w="80" w:type="dxa"/>
              <w:left w:w="40" w:type="dxa"/>
              <w:bottom w:w="40" w:type="dxa"/>
              <w:right w:w="40" w:type="dxa"/>
            </w:tcMar>
          </w:tcPr>
          <w:p w14:paraId="257FBC03" w14:textId="428BCF27" w:rsidR="0031725A" w:rsidRPr="006C3E49" w:rsidRDefault="0031725A" w:rsidP="004D2A78">
            <w:pPr>
              <w:pStyle w:val="CellBodyCentered"/>
              <w:rPr>
                <w:color w:val="auto"/>
                <w:lang w:val="ru-RU"/>
              </w:rPr>
            </w:pPr>
            <w:r w:rsidRPr="006C3E49">
              <w:rPr>
                <w:color w:val="auto"/>
                <w:lang w:val="ru-RU"/>
              </w:rPr>
              <w:t>Неизолированные до 93</w:t>
            </w:r>
            <w:r w:rsidRPr="006C3E49">
              <w:rPr>
                <w:rFonts w:ascii="Calibri" w:hAnsi="Calibri"/>
                <w:color w:val="auto"/>
                <w:lang w:val="ru-RU"/>
              </w:rPr>
              <w:t>°</w:t>
            </w:r>
            <w:r w:rsidRPr="006C3E49">
              <w:rPr>
                <w:color w:val="auto"/>
              </w:rPr>
              <w:t>C</w:t>
            </w:r>
            <w:r w:rsidRPr="006C3E49">
              <w:rPr>
                <w:color w:val="auto"/>
                <w:lang w:val="ru-RU"/>
              </w:rPr>
              <w:t xml:space="preserve"> (200</w:t>
            </w:r>
            <w:r w:rsidRPr="006C3E49">
              <w:rPr>
                <w:rFonts w:ascii="Calibri" w:hAnsi="Calibri"/>
                <w:color w:val="auto"/>
                <w:lang w:val="ru-RU"/>
              </w:rPr>
              <w:t>°</w:t>
            </w:r>
            <w:r w:rsidRPr="006C3E49">
              <w:rPr>
                <w:color w:val="auto"/>
              </w:rPr>
              <w:t>F</w:t>
            </w:r>
            <w:r w:rsidRPr="006C3E49">
              <w:rPr>
                <w:color w:val="auto"/>
                <w:lang w:val="ru-RU"/>
              </w:rPr>
              <w:t xml:space="preserve">) </w:t>
            </w:r>
          </w:p>
        </w:tc>
        <w:tc>
          <w:tcPr>
            <w:tcW w:w="1545" w:type="dxa"/>
            <w:tcMar>
              <w:top w:w="80" w:type="dxa"/>
              <w:left w:w="40" w:type="dxa"/>
              <w:bottom w:w="40" w:type="dxa"/>
              <w:right w:w="40" w:type="dxa"/>
            </w:tcMar>
          </w:tcPr>
          <w:p w14:paraId="305C8034" w14:textId="1E44E2F4" w:rsidR="0031725A" w:rsidRPr="006C3E49" w:rsidRDefault="005C5E70" w:rsidP="00F54BEA">
            <w:pPr>
              <w:pStyle w:val="CellBodyCentered"/>
              <w:rPr>
                <w:color w:val="auto"/>
              </w:rPr>
            </w:pPr>
            <w:r w:rsidRPr="006C3E49">
              <w:rPr>
                <w:color w:val="auto"/>
              </w:rPr>
              <w:t xml:space="preserve">3.1, </w:t>
            </w:r>
            <w:r w:rsidR="0031725A" w:rsidRPr="006C3E49">
              <w:rPr>
                <w:color w:val="auto"/>
              </w:rPr>
              <w:t>3.2</w:t>
            </w:r>
          </w:p>
        </w:tc>
        <w:tc>
          <w:tcPr>
            <w:tcW w:w="1551" w:type="dxa"/>
            <w:tcMar>
              <w:top w:w="80" w:type="dxa"/>
              <w:left w:w="40" w:type="dxa"/>
              <w:bottom w:w="40" w:type="dxa"/>
              <w:right w:w="40" w:type="dxa"/>
            </w:tcMar>
          </w:tcPr>
          <w:p w14:paraId="67AF1ECF" w14:textId="77777777" w:rsidR="0031725A" w:rsidRPr="006C3E49" w:rsidRDefault="0031725A" w:rsidP="00220321">
            <w:pPr>
              <w:pStyle w:val="CellBodyCentered"/>
              <w:rPr>
                <w:color w:val="auto"/>
              </w:rPr>
            </w:pPr>
            <w:r w:rsidRPr="006C3E49">
              <w:rPr>
                <w:color w:val="auto"/>
              </w:rPr>
              <w:t>2.15</w:t>
            </w:r>
          </w:p>
        </w:tc>
        <w:tc>
          <w:tcPr>
            <w:tcW w:w="1551" w:type="dxa"/>
          </w:tcPr>
          <w:p w14:paraId="58FEE6C2" w14:textId="66B2713B" w:rsidR="0031725A" w:rsidRPr="006C3E49" w:rsidRDefault="004B6FBB" w:rsidP="00225EA2">
            <w:pPr>
              <w:pStyle w:val="CellBodyCentered"/>
              <w:rPr>
                <w:color w:val="auto"/>
              </w:rPr>
            </w:pPr>
            <w:r w:rsidRPr="006C3E49">
              <w:rPr>
                <w:color w:val="auto"/>
              </w:rPr>
              <w:t xml:space="preserve">1A, </w:t>
            </w:r>
            <w:ins w:id="94" w:author="Issayevskiy, Konstantin [STAMGazStroy LLP]" w:date="2025-12-04T16:38:00Z" w16du:dateUtc="2025-12-04T11:38:00Z">
              <w:r w:rsidR="005563DA">
                <w:rPr>
                  <w:color w:val="auto"/>
                  <w:lang w:val="ru-RU"/>
                </w:rPr>
                <w:t>1</w:t>
              </w:r>
            </w:ins>
            <w:del w:id="95" w:author="Issayevskiy, Konstantin [STAMGazStroy LLP]" w:date="2025-12-04T16:38:00Z" w16du:dateUtc="2025-12-04T11:38:00Z">
              <w:r w:rsidRPr="006C3E49" w:rsidDel="005563DA">
                <w:rPr>
                  <w:color w:val="auto"/>
                </w:rPr>
                <w:delText>1</w:delText>
              </w:r>
            </w:del>
            <w:r w:rsidRPr="006C3E49">
              <w:rPr>
                <w:color w:val="auto"/>
              </w:rPr>
              <w:t xml:space="preserve">G </w:t>
            </w:r>
            <w:r w:rsidRPr="006C3E49">
              <w:rPr>
                <w:color w:val="auto"/>
                <w:vertAlign w:val="superscript"/>
              </w:rPr>
              <w:t>[3]</w:t>
            </w:r>
            <w:r w:rsidRPr="006C3E49">
              <w:rPr>
                <w:color w:val="auto"/>
              </w:rPr>
              <w:t xml:space="preserve">, 6A </w:t>
            </w:r>
            <w:r w:rsidRPr="006C3E49">
              <w:rPr>
                <w:color w:val="auto"/>
                <w:vertAlign w:val="superscript"/>
              </w:rPr>
              <w:t>[4]</w:t>
            </w:r>
          </w:p>
        </w:tc>
      </w:tr>
      <w:tr w:rsidR="0031725A" w:rsidRPr="006C3E49" w14:paraId="0686650E" w14:textId="3B11FDA4" w:rsidTr="00796C49">
        <w:trPr>
          <w:trHeight w:val="260"/>
          <w:jc w:val="center"/>
        </w:trPr>
        <w:tc>
          <w:tcPr>
            <w:tcW w:w="3960" w:type="dxa"/>
            <w:tcMar>
              <w:top w:w="80" w:type="dxa"/>
              <w:left w:w="40" w:type="dxa"/>
              <w:bottom w:w="40" w:type="dxa"/>
              <w:right w:w="40" w:type="dxa"/>
            </w:tcMar>
          </w:tcPr>
          <w:p w14:paraId="0E4D88D3" w14:textId="77777777" w:rsidR="0031725A" w:rsidRPr="006C3E49" w:rsidRDefault="0031725A" w:rsidP="00220321">
            <w:pPr>
              <w:pStyle w:val="CellBodyCentered"/>
              <w:rPr>
                <w:color w:val="auto"/>
                <w:lang w:val="ru-RU"/>
              </w:rPr>
            </w:pPr>
            <w:r w:rsidRPr="006C3E49">
              <w:rPr>
                <w:color w:val="auto"/>
                <w:lang w:val="ru-RU"/>
              </w:rPr>
              <w:t>Неизолированные 93–205</w:t>
            </w:r>
            <w:r w:rsidRPr="006C3E49">
              <w:rPr>
                <w:rFonts w:ascii="Calibri" w:hAnsi="Calibri"/>
                <w:color w:val="auto"/>
                <w:lang w:val="ru-RU"/>
              </w:rPr>
              <w:t>°</w:t>
            </w:r>
            <w:r w:rsidRPr="006C3E49">
              <w:rPr>
                <w:color w:val="auto"/>
              </w:rPr>
              <w:t>C</w:t>
            </w:r>
            <w:r w:rsidRPr="006C3E49">
              <w:rPr>
                <w:color w:val="auto"/>
                <w:lang w:val="ru-RU"/>
              </w:rPr>
              <w:t xml:space="preserve"> (200–400</w:t>
            </w:r>
            <w:r w:rsidRPr="006C3E49">
              <w:rPr>
                <w:rFonts w:ascii="Calibri" w:hAnsi="Calibri"/>
                <w:color w:val="auto"/>
                <w:lang w:val="ru-RU"/>
              </w:rPr>
              <w:t>°</w:t>
            </w:r>
            <w:r w:rsidRPr="006C3E49">
              <w:rPr>
                <w:color w:val="auto"/>
              </w:rPr>
              <w:t>F</w:t>
            </w:r>
            <w:r w:rsidRPr="006C3E49">
              <w:rPr>
                <w:color w:val="auto"/>
                <w:lang w:val="ru-RU"/>
              </w:rPr>
              <w:t>)</w:t>
            </w:r>
          </w:p>
        </w:tc>
        <w:tc>
          <w:tcPr>
            <w:tcW w:w="1545" w:type="dxa"/>
            <w:tcMar>
              <w:top w:w="80" w:type="dxa"/>
              <w:left w:w="40" w:type="dxa"/>
              <w:bottom w:w="40" w:type="dxa"/>
              <w:right w:w="40" w:type="dxa"/>
            </w:tcMar>
          </w:tcPr>
          <w:p w14:paraId="4F86BC00" w14:textId="1D1612AA" w:rsidR="0031725A" w:rsidRPr="006C3E49" w:rsidRDefault="00B96784" w:rsidP="00220321">
            <w:pPr>
              <w:pStyle w:val="CellBodyCentered"/>
              <w:rPr>
                <w:color w:val="auto"/>
                <w:lang w:val="ru-RU"/>
              </w:rPr>
            </w:pPr>
            <w:r w:rsidRPr="006C3E49">
              <w:rPr>
                <w:color w:val="auto"/>
              </w:rPr>
              <w:t xml:space="preserve">2.3, </w:t>
            </w:r>
            <w:r w:rsidR="0031725A" w:rsidRPr="006C3E49">
              <w:rPr>
                <w:color w:val="auto"/>
                <w:lang w:val="ru-RU"/>
              </w:rPr>
              <w:t>2.5</w:t>
            </w:r>
          </w:p>
        </w:tc>
        <w:tc>
          <w:tcPr>
            <w:tcW w:w="1551" w:type="dxa"/>
            <w:tcMar>
              <w:top w:w="80" w:type="dxa"/>
              <w:left w:w="40" w:type="dxa"/>
              <w:bottom w:w="40" w:type="dxa"/>
              <w:right w:w="40" w:type="dxa"/>
            </w:tcMar>
          </w:tcPr>
          <w:p w14:paraId="7EE7326C" w14:textId="77777777" w:rsidR="0031725A" w:rsidRPr="006C3E49" w:rsidRDefault="0031725A" w:rsidP="00220321">
            <w:pPr>
              <w:pStyle w:val="CellBodyCentered"/>
              <w:rPr>
                <w:color w:val="auto"/>
                <w:lang w:val="ru-RU"/>
              </w:rPr>
            </w:pPr>
            <w:r w:rsidRPr="006C3E49">
              <w:rPr>
                <w:color w:val="auto"/>
                <w:lang w:val="ru-RU"/>
              </w:rPr>
              <w:t>2.3</w:t>
            </w:r>
          </w:p>
        </w:tc>
        <w:tc>
          <w:tcPr>
            <w:tcW w:w="1551" w:type="dxa"/>
          </w:tcPr>
          <w:p w14:paraId="3C3C5212" w14:textId="05901A04" w:rsidR="0031725A" w:rsidRPr="006C3E49" w:rsidRDefault="002B1862" w:rsidP="00225EA2">
            <w:pPr>
              <w:pStyle w:val="CellBodyCentered"/>
              <w:rPr>
                <w:color w:val="auto"/>
              </w:rPr>
            </w:pPr>
            <w:del w:id="96" w:author="Issayevskiy, Konstantin [STAMGazStroy LLP]" w:date="2025-12-04T16:38:00Z" w16du:dateUtc="2025-12-04T11:38:00Z">
              <w:r w:rsidRPr="006C3E49" w:rsidDel="005563DA">
                <w:rPr>
                  <w:color w:val="auto"/>
                </w:rPr>
                <w:delText>1</w:delText>
              </w:r>
            </w:del>
            <w:ins w:id="97" w:author="Issayevskiy, Konstantin [STAMGazStroy LLP]" w:date="2025-12-04T16:38:00Z" w16du:dateUtc="2025-12-04T11:38:00Z">
              <w:r w:rsidR="005563DA">
                <w:rPr>
                  <w:color w:val="auto"/>
                  <w:lang w:val="ru-RU"/>
                </w:rPr>
                <w:t>1</w:t>
              </w:r>
            </w:ins>
            <w:r w:rsidRPr="006C3E49">
              <w:rPr>
                <w:color w:val="auto"/>
              </w:rPr>
              <w:t xml:space="preserve">C </w:t>
            </w:r>
            <w:r w:rsidRPr="006C3E49">
              <w:rPr>
                <w:color w:val="auto"/>
                <w:vertAlign w:val="superscript"/>
              </w:rPr>
              <w:t>[1]</w:t>
            </w:r>
          </w:p>
        </w:tc>
      </w:tr>
      <w:tr w:rsidR="0031725A" w:rsidRPr="006C3E49" w14:paraId="72002979" w14:textId="25C55802" w:rsidTr="00796C49">
        <w:trPr>
          <w:trHeight w:val="260"/>
          <w:jc w:val="center"/>
        </w:trPr>
        <w:tc>
          <w:tcPr>
            <w:tcW w:w="3960" w:type="dxa"/>
            <w:tcMar>
              <w:top w:w="80" w:type="dxa"/>
              <w:left w:w="40" w:type="dxa"/>
              <w:bottom w:w="40" w:type="dxa"/>
              <w:right w:w="40" w:type="dxa"/>
            </w:tcMar>
          </w:tcPr>
          <w:p w14:paraId="6CDF7B76" w14:textId="77777777" w:rsidR="0031725A" w:rsidRPr="006C3E49" w:rsidRDefault="0031725A" w:rsidP="00220321">
            <w:pPr>
              <w:pStyle w:val="CellBodyCentered"/>
              <w:rPr>
                <w:color w:val="auto"/>
                <w:lang w:val="ru-RU"/>
              </w:rPr>
            </w:pPr>
            <w:r w:rsidRPr="006C3E49">
              <w:rPr>
                <w:color w:val="auto"/>
                <w:lang w:val="ru-RU"/>
              </w:rPr>
              <w:t>Неизолированные 205-650</w:t>
            </w:r>
            <w:r w:rsidRPr="006C3E49">
              <w:rPr>
                <w:rFonts w:ascii="Calibri" w:hAnsi="Calibri"/>
                <w:color w:val="auto"/>
                <w:lang w:val="ru-RU"/>
              </w:rPr>
              <w:t>°</w:t>
            </w:r>
            <w:r w:rsidRPr="006C3E49">
              <w:rPr>
                <w:color w:val="auto"/>
              </w:rPr>
              <w:t>C</w:t>
            </w:r>
            <w:r w:rsidRPr="006C3E49">
              <w:rPr>
                <w:color w:val="auto"/>
                <w:lang w:val="ru-RU"/>
              </w:rPr>
              <w:t xml:space="preserve"> (400–1200</w:t>
            </w:r>
            <w:r w:rsidRPr="006C3E49">
              <w:rPr>
                <w:rFonts w:ascii="Calibri" w:hAnsi="Calibri"/>
                <w:color w:val="auto"/>
                <w:lang w:val="ru-RU"/>
              </w:rPr>
              <w:t>°</w:t>
            </w:r>
            <w:r w:rsidRPr="006C3E49">
              <w:rPr>
                <w:color w:val="auto"/>
              </w:rPr>
              <w:t>F</w:t>
            </w:r>
            <w:r w:rsidRPr="006C3E49">
              <w:rPr>
                <w:color w:val="auto"/>
                <w:lang w:val="ru-RU"/>
              </w:rPr>
              <w:t>)</w:t>
            </w:r>
          </w:p>
        </w:tc>
        <w:tc>
          <w:tcPr>
            <w:tcW w:w="1545" w:type="dxa"/>
            <w:tcMar>
              <w:top w:w="80" w:type="dxa"/>
              <w:left w:w="40" w:type="dxa"/>
              <w:bottom w:w="40" w:type="dxa"/>
              <w:right w:w="40" w:type="dxa"/>
            </w:tcMar>
          </w:tcPr>
          <w:p w14:paraId="5490529B" w14:textId="7F74CA89" w:rsidR="0031725A" w:rsidRPr="006C3E49" w:rsidRDefault="0031725A" w:rsidP="00220321">
            <w:pPr>
              <w:pStyle w:val="CellBodyCentered"/>
              <w:rPr>
                <w:color w:val="auto"/>
              </w:rPr>
            </w:pPr>
            <w:r w:rsidRPr="006C3E49">
              <w:rPr>
                <w:color w:val="auto"/>
                <w:lang w:val="ru-RU"/>
              </w:rPr>
              <w:t>2.4</w:t>
            </w:r>
            <w:r w:rsidR="00334730" w:rsidRPr="006C3E49">
              <w:rPr>
                <w:color w:val="auto"/>
              </w:rPr>
              <w:t>, 2.7</w:t>
            </w:r>
          </w:p>
        </w:tc>
        <w:tc>
          <w:tcPr>
            <w:tcW w:w="1551" w:type="dxa"/>
            <w:tcMar>
              <w:top w:w="80" w:type="dxa"/>
              <w:left w:w="40" w:type="dxa"/>
              <w:bottom w:w="40" w:type="dxa"/>
              <w:right w:w="40" w:type="dxa"/>
            </w:tcMar>
          </w:tcPr>
          <w:p w14:paraId="3FBDDE26" w14:textId="77777777" w:rsidR="0031725A" w:rsidRPr="006C3E49" w:rsidRDefault="0031725A" w:rsidP="00220321">
            <w:pPr>
              <w:pStyle w:val="CellBodyCentered"/>
              <w:rPr>
                <w:color w:val="auto"/>
                <w:lang w:val="ru-RU"/>
              </w:rPr>
            </w:pPr>
            <w:r w:rsidRPr="006C3E49">
              <w:rPr>
                <w:color w:val="auto"/>
                <w:lang w:val="ru-RU"/>
              </w:rPr>
              <w:t>2.7</w:t>
            </w:r>
          </w:p>
        </w:tc>
        <w:tc>
          <w:tcPr>
            <w:tcW w:w="1551" w:type="dxa"/>
          </w:tcPr>
          <w:p w14:paraId="1ECDFD86" w14:textId="55A99A7C" w:rsidR="0031725A" w:rsidRPr="006C3E49" w:rsidRDefault="005563DA" w:rsidP="00225EA2">
            <w:pPr>
              <w:pStyle w:val="CellBodyCentered"/>
              <w:rPr>
                <w:color w:val="auto"/>
              </w:rPr>
            </w:pPr>
            <w:ins w:id="98" w:author="Issayevskiy, Konstantin [STAMGazStroy LLP]" w:date="2025-12-04T16:38:00Z" w16du:dateUtc="2025-12-04T11:38:00Z">
              <w:r>
                <w:rPr>
                  <w:color w:val="auto"/>
                  <w:lang w:val="ru-RU"/>
                </w:rPr>
                <w:t>1</w:t>
              </w:r>
            </w:ins>
            <w:del w:id="99" w:author="Issayevskiy, Konstantin [STAMGazStroy LLP]" w:date="2025-12-04T16:38:00Z" w16du:dateUtc="2025-12-04T11:38:00Z">
              <w:r w:rsidR="003D01B8" w:rsidRPr="006C3E49" w:rsidDel="005563DA">
                <w:rPr>
                  <w:color w:val="auto"/>
                </w:rPr>
                <w:delText>1</w:delText>
              </w:r>
            </w:del>
            <w:r w:rsidR="003D01B8" w:rsidRPr="006C3E49">
              <w:rPr>
                <w:color w:val="auto"/>
              </w:rPr>
              <w:t xml:space="preserve">E </w:t>
            </w:r>
            <w:r w:rsidR="003D01B8" w:rsidRPr="006C3E49">
              <w:rPr>
                <w:color w:val="auto"/>
                <w:vertAlign w:val="superscript"/>
              </w:rPr>
              <w:t>[2]</w:t>
            </w:r>
          </w:p>
        </w:tc>
      </w:tr>
      <w:tr w:rsidR="0031725A" w:rsidRPr="006C3E49" w14:paraId="5EE6EA3C" w14:textId="4721F303" w:rsidTr="003F2157">
        <w:trPr>
          <w:trHeight w:val="544"/>
          <w:jc w:val="center"/>
        </w:trPr>
        <w:tc>
          <w:tcPr>
            <w:tcW w:w="3960" w:type="dxa"/>
            <w:tcMar>
              <w:top w:w="80" w:type="dxa"/>
              <w:left w:w="40" w:type="dxa"/>
              <w:bottom w:w="40" w:type="dxa"/>
              <w:right w:w="40" w:type="dxa"/>
            </w:tcMar>
          </w:tcPr>
          <w:p w14:paraId="4BC2426B" w14:textId="07C2B6A7" w:rsidR="0031725A" w:rsidRPr="006C3E49" w:rsidRDefault="0031725A" w:rsidP="003F2157">
            <w:pPr>
              <w:pStyle w:val="CellBodyCentered"/>
              <w:rPr>
                <w:color w:val="auto"/>
                <w:lang w:val="ru-RU"/>
              </w:rPr>
            </w:pPr>
            <w:r w:rsidRPr="006C3E49">
              <w:rPr>
                <w:color w:val="auto"/>
                <w:lang w:val="ru-RU"/>
              </w:rPr>
              <w:t>Неизолированные с гальваническим покрытием до 93</w:t>
            </w:r>
            <w:r w:rsidRPr="006C3E49">
              <w:rPr>
                <w:rFonts w:ascii="Calibri" w:hAnsi="Calibri"/>
                <w:color w:val="auto"/>
                <w:lang w:val="ru-RU"/>
              </w:rPr>
              <w:t>°</w:t>
            </w:r>
            <w:r w:rsidRPr="006C3E49">
              <w:rPr>
                <w:color w:val="auto"/>
              </w:rPr>
              <w:t>C</w:t>
            </w:r>
            <w:r w:rsidRPr="006C3E49">
              <w:rPr>
                <w:color w:val="auto"/>
                <w:lang w:val="ru-RU"/>
              </w:rPr>
              <w:t xml:space="preserve"> (200</w:t>
            </w:r>
            <w:r w:rsidRPr="006C3E49">
              <w:rPr>
                <w:rFonts w:ascii="Calibri" w:hAnsi="Calibri"/>
                <w:color w:val="auto"/>
                <w:lang w:val="ru-RU"/>
              </w:rPr>
              <w:t>°</w:t>
            </w:r>
            <w:r w:rsidRPr="006C3E49">
              <w:rPr>
                <w:color w:val="auto"/>
              </w:rPr>
              <w:t>F</w:t>
            </w:r>
            <w:r w:rsidRPr="006C3E49">
              <w:rPr>
                <w:color w:val="auto"/>
                <w:lang w:val="ru-RU"/>
              </w:rPr>
              <w:t>)</w:t>
            </w:r>
          </w:p>
        </w:tc>
        <w:tc>
          <w:tcPr>
            <w:tcW w:w="1545" w:type="dxa"/>
            <w:tcMar>
              <w:top w:w="80" w:type="dxa"/>
              <w:left w:w="40" w:type="dxa"/>
              <w:bottom w:w="40" w:type="dxa"/>
              <w:right w:w="40" w:type="dxa"/>
            </w:tcMar>
          </w:tcPr>
          <w:p w14:paraId="767AD597" w14:textId="154A1C73" w:rsidR="0031725A" w:rsidRPr="006C3E49" w:rsidRDefault="003D01B8" w:rsidP="00220321">
            <w:pPr>
              <w:pStyle w:val="CellBodyCentered"/>
              <w:rPr>
                <w:color w:val="auto"/>
              </w:rPr>
            </w:pPr>
            <w:r w:rsidRPr="006C3E49">
              <w:rPr>
                <w:color w:val="auto"/>
              </w:rPr>
              <w:t xml:space="preserve">3.8 </w:t>
            </w:r>
            <w:r w:rsidRPr="006C3E49">
              <w:rPr>
                <w:color w:val="auto"/>
                <w:vertAlign w:val="superscript"/>
              </w:rPr>
              <w:t>[7]</w:t>
            </w:r>
          </w:p>
        </w:tc>
        <w:tc>
          <w:tcPr>
            <w:tcW w:w="1551" w:type="dxa"/>
            <w:tcMar>
              <w:top w:w="80" w:type="dxa"/>
              <w:left w:w="40" w:type="dxa"/>
              <w:bottom w:w="40" w:type="dxa"/>
              <w:right w:w="40" w:type="dxa"/>
            </w:tcMar>
          </w:tcPr>
          <w:p w14:paraId="6160F013" w14:textId="77777777" w:rsidR="0031725A" w:rsidRPr="006C3E49" w:rsidRDefault="0031725A" w:rsidP="00220321">
            <w:pPr>
              <w:pStyle w:val="CellBodyCentered"/>
              <w:rPr>
                <w:color w:val="auto"/>
                <w:lang w:val="ru-RU"/>
              </w:rPr>
            </w:pPr>
            <w:r w:rsidRPr="006C3E49">
              <w:rPr>
                <w:color w:val="auto"/>
                <w:lang w:val="ru-RU"/>
              </w:rPr>
              <w:t>Н</w:t>
            </w:r>
            <w:r w:rsidRPr="006C3E49">
              <w:rPr>
                <w:color w:val="auto"/>
              </w:rPr>
              <w:t>/</w:t>
            </w:r>
            <w:r w:rsidRPr="006C3E49">
              <w:rPr>
                <w:color w:val="auto"/>
                <w:lang w:val="ru-RU"/>
              </w:rPr>
              <w:t>П</w:t>
            </w:r>
          </w:p>
        </w:tc>
        <w:tc>
          <w:tcPr>
            <w:tcW w:w="1551" w:type="dxa"/>
          </w:tcPr>
          <w:p w14:paraId="7C749859" w14:textId="2ADF033B" w:rsidR="0031725A" w:rsidRPr="006C3E49" w:rsidRDefault="004D0B93" w:rsidP="00225EA2">
            <w:pPr>
              <w:pStyle w:val="CellBodyCentered"/>
              <w:rPr>
                <w:color w:val="auto"/>
              </w:rPr>
            </w:pPr>
            <w:del w:id="100" w:author="Issayevskiy, Konstantin [STAMGazStroy LLP]" w:date="2025-12-04T16:38:00Z" w16du:dateUtc="2025-12-04T11:38:00Z">
              <w:r w:rsidRPr="006C3E49" w:rsidDel="005563DA">
                <w:rPr>
                  <w:color w:val="auto"/>
                </w:rPr>
                <w:delText>6</w:delText>
              </w:r>
            </w:del>
            <w:ins w:id="101" w:author="Issayevskiy, Konstantin [STAMGazStroy LLP]" w:date="2025-12-04T16:38:00Z" w16du:dateUtc="2025-12-04T11:38:00Z">
              <w:r w:rsidR="005563DA">
                <w:rPr>
                  <w:color w:val="auto"/>
                  <w:lang w:val="ru-RU"/>
                </w:rPr>
                <w:t>6</w:t>
              </w:r>
            </w:ins>
            <w:r w:rsidRPr="006C3E49">
              <w:rPr>
                <w:color w:val="auto"/>
              </w:rPr>
              <w:t>B</w:t>
            </w:r>
          </w:p>
        </w:tc>
      </w:tr>
      <w:tr w:rsidR="0031725A" w:rsidRPr="006C3E49" w14:paraId="1DA1FEB8" w14:textId="2FC96B15" w:rsidTr="00796C49">
        <w:trPr>
          <w:trHeight w:val="461"/>
          <w:jc w:val="center"/>
        </w:trPr>
        <w:tc>
          <w:tcPr>
            <w:tcW w:w="3960" w:type="dxa"/>
            <w:tcMar>
              <w:top w:w="80" w:type="dxa"/>
              <w:left w:w="40" w:type="dxa"/>
              <w:bottom w:w="40" w:type="dxa"/>
              <w:right w:w="40" w:type="dxa"/>
            </w:tcMar>
          </w:tcPr>
          <w:p w14:paraId="5BB4D7C3" w14:textId="47AD6927" w:rsidR="0031725A" w:rsidRPr="006C3E49" w:rsidRDefault="0031725A" w:rsidP="00220321">
            <w:pPr>
              <w:pStyle w:val="CellBodyCentered"/>
              <w:rPr>
                <w:color w:val="auto"/>
                <w:lang w:val="ru-RU"/>
              </w:rPr>
            </w:pPr>
            <w:r w:rsidRPr="006C3E49">
              <w:rPr>
                <w:color w:val="auto"/>
                <w:lang w:val="ru-RU"/>
              </w:rPr>
              <w:t>Подземные трубопроводы не подвергающиеся пропарке</w:t>
            </w:r>
          </w:p>
        </w:tc>
        <w:tc>
          <w:tcPr>
            <w:tcW w:w="1545" w:type="dxa"/>
            <w:tcMar>
              <w:top w:w="80" w:type="dxa"/>
              <w:left w:w="40" w:type="dxa"/>
              <w:bottom w:w="40" w:type="dxa"/>
              <w:right w:w="40" w:type="dxa"/>
            </w:tcMar>
          </w:tcPr>
          <w:p w14:paraId="43C6371F" w14:textId="77777777" w:rsidR="0031725A" w:rsidRPr="006C3E49" w:rsidRDefault="0031725A" w:rsidP="00220321">
            <w:pPr>
              <w:pStyle w:val="CellBodyCentered"/>
              <w:rPr>
                <w:color w:val="auto"/>
                <w:lang w:val="ru-RU"/>
              </w:rPr>
            </w:pPr>
            <w:r w:rsidRPr="006C3E49">
              <w:rPr>
                <w:color w:val="auto"/>
              </w:rPr>
              <w:t>6.1</w:t>
            </w:r>
          </w:p>
        </w:tc>
        <w:tc>
          <w:tcPr>
            <w:tcW w:w="1551" w:type="dxa"/>
            <w:tcMar>
              <w:top w:w="80" w:type="dxa"/>
              <w:left w:w="40" w:type="dxa"/>
              <w:bottom w:w="40" w:type="dxa"/>
              <w:right w:w="40" w:type="dxa"/>
            </w:tcMar>
          </w:tcPr>
          <w:p w14:paraId="263D6D97" w14:textId="15B1069A" w:rsidR="0031725A" w:rsidRPr="006941ED" w:rsidRDefault="00107EE5" w:rsidP="00220321">
            <w:pPr>
              <w:pStyle w:val="CellBodyCentered"/>
              <w:rPr>
                <w:color w:val="auto"/>
              </w:rPr>
            </w:pPr>
            <w:r w:rsidRPr="006941ED">
              <w:rPr>
                <w:color w:val="auto"/>
                <w:lang w:val="ru-RU"/>
              </w:rPr>
              <w:t>Н/П</w:t>
            </w:r>
            <w:r w:rsidR="001B6BEE" w:rsidRPr="006941ED">
              <w:rPr>
                <w:color w:val="auto"/>
                <w:vertAlign w:val="superscript"/>
              </w:rPr>
              <w:t>[</w:t>
            </w:r>
            <w:r w:rsidR="00A66BFB" w:rsidRPr="006941ED">
              <w:rPr>
                <w:color w:val="auto"/>
                <w:vertAlign w:val="superscript"/>
                <w:lang w:val="ru-RU"/>
              </w:rPr>
              <w:t>9</w:t>
            </w:r>
            <w:r w:rsidR="001B6BEE" w:rsidRPr="006941ED">
              <w:rPr>
                <w:color w:val="auto"/>
                <w:vertAlign w:val="superscript"/>
              </w:rPr>
              <w:t>]</w:t>
            </w:r>
          </w:p>
        </w:tc>
        <w:tc>
          <w:tcPr>
            <w:tcW w:w="1551" w:type="dxa"/>
          </w:tcPr>
          <w:p w14:paraId="5D1DE2AA" w14:textId="58896A81" w:rsidR="0031725A" w:rsidRPr="006941ED" w:rsidRDefault="005563DA" w:rsidP="00723976">
            <w:pPr>
              <w:pStyle w:val="CellBodyCentered"/>
              <w:rPr>
                <w:color w:val="auto"/>
              </w:rPr>
            </w:pPr>
            <w:ins w:id="102" w:author="Issayevskiy, Konstantin [STAMGazStroy LLP]" w:date="2025-12-04T16:38:00Z" w16du:dateUtc="2025-12-04T11:38:00Z">
              <w:r>
                <w:rPr>
                  <w:color w:val="auto"/>
                  <w:lang w:val="ru-RU"/>
                </w:rPr>
                <w:t>Н</w:t>
              </w:r>
            </w:ins>
            <w:del w:id="103" w:author="Issayevskiy, Konstantin [STAMGazStroy LLP]" w:date="2025-12-04T16:38:00Z" w16du:dateUtc="2025-12-04T11:38:00Z">
              <w:r w:rsidR="00B93E40" w:rsidRPr="006941ED" w:rsidDel="005563DA">
                <w:rPr>
                  <w:color w:val="auto"/>
                </w:rPr>
                <w:delText>Н</w:delText>
              </w:r>
            </w:del>
            <w:r w:rsidR="00B93E40" w:rsidRPr="006941ED">
              <w:rPr>
                <w:color w:val="auto"/>
              </w:rPr>
              <w:t>/П</w:t>
            </w:r>
          </w:p>
        </w:tc>
      </w:tr>
      <w:tr w:rsidR="0031725A" w:rsidRPr="006C3E49" w14:paraId="46E771B3" w14:textId="3329DF4D" w:rsidTr="00796C49">
        <w:trPr>
          <w:trHeight w:val="408"/>
          <w:jc w:val="center"/>
        </w:trPr>
        <w:tc>
          <w:tcPr>
            <w:tcW w:w="3960" w:type="dxa"/>
            <w:tcMar>
              <w:top w:w="80" w:type="dxa"/>
              <w:left w:w="40" w:type="dxa"/>
              <w:bottom w:w="40" w:type="dxa"/>
              <w:right w:w="40" w:type="dxa"/>
            </w:tcMar>
          </w:tcPr>
          <w:p w14:paraId="6AB5898B" w14:textId="62A7DB93" w:rsidR="0031725A" w:rsidRPr="006C3E49" w:rsidRDefault="0031725A" w:rsidP="00220321">
            <w:pPr>
              <w:pStyle w:val="CellBodyCentered"/>
              <w:rPr>
                <w:color w:val="auto"/>
                <w:lang w:val="ru-RU"/>
              </w:rPr>
            </w:pPr>
            <w:r w:rsidRPr="006C3E49">
              <w:rPr>
                <w:color w:val="auto"/>
                <w:lang w:val="ru-RU"/>
              </w:rPr>
              <w:t xml:space="preserve">Подземные трубопроводы подвергающиеся пропарке с температурой до </w:t>
            </w:r>
            <w:r w:rsidRPr="006C3E49">
              <w:rPr>
                <w:lang w:val="ru-RU"/>
              </w:rPr>
              <w:t>186°</w:t>
            </w:r>
            <w:r w:rsidRPr="006C3E49">
              <w:t>C</w:t>
            </w:r>
            <w:r w:rsidRPr="006C3E49">
              <w:rPr>
                <w:lang w:val="ru-RU"/>
              </w:rPr>
              <w:t xml:space="preserve"> (366°</w:t>
            </w:r>
            <w:r w:rsidRPr="006C3E49">
              <w:t>F</w:t>
            </w:r>
            <w:r w:rsidRPr="006C3E49">
              <w:rPr>
                <w:lang w:val="ru-RU"/>
              </w:rPr>
              <w:t>)</w:t>
            </w:r>
          </w:p>
        </w:tc>
        <w:tc>
          <w:tcPr>
            <w:tcW w:w="1545" w:type="dxa"/>
            <w:tcMar>
              <w:top w:w="80" w:type="dxa"/>
              <w:left w:w="40" w:type="dxa"/>
              <w:bottom w:w="40" w:type="dxa"/>
              <w:right w:w="40" w:type="dxa"/>
            </w:tcMar>
          </w:tcPr>
          <w:p w14:paraId="516A9C3F" w14:textId="77777777" w:rsidR="0031725A" w:rsidRPr="006C3E49" w:rsidRDefault="0031725A" w:rsidP="00220321">
            <w:pPr>
              <w:pStyle w:val="CellBodyCentered"/>
              <w:rPr>
                <w:color w:val="auto"/>
                <w:lang w:val="ru-RU"/>
              </w:rPr>
            </w:pPr>
            <w:r w:rsidRPr="006C3E49">
              <w:rPr>
                <w:color w:val="auto"/>
              </w:rPr>
              <w:t>6.2</w:t>
            </w:r>
          </w:p>
        </w:tc>
        <w:tc>
          <w:tcPr>
            <w:tcW w:w="1551" w:type="dxa"/>
            <w:tcMar>
              <w:top w:w="80" w:type="dxa"/>
              <w:left w:w="40" w:type="dxa"/>
              <w:bottom w:w="40" w:type="dxa"/>
              <w:right w:w="40" w:type="dxa"/>
            </w:tcMar>
          </w:tcPr>
          <w:p w14:paraId="01F8F54E" w14:textId="292434C7" w:rsidR="0031725A" w:rsidRPr="006941ED" w:rsidRDefault="00107EE5" w:rsidP="00220321">
            <w:pPr>
              <w:pStyle w:val="CellBodyCentered"/>
              <w:rPr>
                <w:color w:val="auto"/>
              </w:rPr>
            </w:pPr>
            <w:r w:rsidRPr="006941ED">
              <w:rPr>
                <w:color w:val="auto"/>
                <w:lang w:val="ru-RU"/>
              </w:rPr>
              <w:t>Н/П</w:t>
            </w:r>
            <w:r w:rsidR="001B6BEE" w:rsidRPr="006941ED">
              <w:rPr>
                <w:color w:val="auto"/>
                <w:vertAlign w:val="superscript"/>
              </w:rPr>
              <w:t>[</w:t>
            </w:r>
            <w:r w:rsidR="00A66BFB" w:rsidRPr="006941ED">
              <w:rPr>
                <w:color w:val="auto"/>
                <w:vertAlign w:val="superscript"/>
                <w:lang w:val="ru-RU"/>
              </w:rPr>
              <w:t>9</w:t>
            </w:r>
            <w:r w:rsidR="001B6BEE" w:rsidRPr="006941ED">
              <w:rPr>
                <w:color w:val="auto"/>
                <w:vertAlign w:val="superscript"/>
              </w:rPr>
              <w:t>]</w:t>
            </w:r>
          </w:p>
        </w:tc>
        <w:tc>
          <w:tcPr>
            <w:tcW w:w="1551" w:type="dxa"/>
          </w:tcPr>
          <w:p w14:paraId="68685354" w14:textId="54873077" w:rsidR="0031725A" w:rsidRPr="006941ED" w:rsidRDefault="005563DA" w:rsidP="00723976">
            <w:pPr>
              <w:pStyle w:val="CellBodyCentered"/>
              <w:rPr>
                <w:color w:val="auto"/>
              </w:rPr>
            </w:pPr>
            <w:ins w:id="104" w:author="Issayevskiy, Konstantin [STAMGazStroy LLP]" w:date="2025-12-04T16:38:00Z" w16du:dateUtc="2025-12-04T11:38:00Z">
              <w:r>
                <w:rPr>
                  <w:color w:val="auto"/>
                  <w:lang w:val="ru-RU"/>
                </w:rPr>
                <w:t>Н</w:t>
              </w:r>
            </w:ins>
            <w:del w:id="105" w:author="Issayevskiy, Konstantin [STAMGazStroy LLP]" w:date="2025-12-04T16:38:00Z" w16du:dateUtc="2025-12-04T11:38:00Z">
              <w:r w:rsidR="00B93E40" w:rsidRPr="006941ED" w:rsidDel="005563DA">
                <w:rPr>
                  <w:color w:val="auto"/>
                </w:rPr>
                <w:delText>Н</w:delText>
              </w:r>
            </w:del>
            <w:r w:rsidR="00B93E40" w:rsidRPr="006941ED">
              <w:rPr>
                <w:color w:val="auto"/>
              </w:rPr>
              <w:t>/П</w:t>
            </w:r>
          </w:p>
        </w:tc>
      </w:tr>
      <w:tr w:rsidR="00FA23C1" w:rsidRPr="006C3E49" w14:paraId="356F8062" w14:textId="147848F2"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65933292" w14:textId="7A62FC44" w:rsidR="00FA23C1" w:rsidRPr="006941ED" w:rsidRDefault="00FA23C1" w:rsidP="00F37FE6">
            <w:pPr>
              <w:pStyle w:val="CellHeadingCentered"/>
              <w:rPr>
                <w:color w:val="auto"/>
                <w:lang w:val="ru-RU"/>
              </w:rPr>
            </w:pPr>
            <w:r w:rsidRPr="006941ED">
              <w:rPr>
                <w:color w:val="auto"/>
                <w:lang w:val="ru-RU"/>
              </w:rPr>
              <w:t>Код M: Конструкции</w:t>
            </w:r>
          </w:p>
        </w:tc>
      </w:tr>
      <w:tr w:rsidR="0031725A" w:rsidRPr="006C3E49" w14:paraId="5F384168" w14:textId="1E4F2C77" w:rsidTr="00796C49">
        <w:trPr>
          <w:trHeight w:val="260"/>
          <w:jc w:val="center"/>
        </w:trPr>
        <w:tc>
          <w:tcPr>
            <w:tcW w:w="3960" w:type="dxa"/>
            <w:shd w:val="clear" w:color="000000" w:fill="auto"/>
            <w:tcMar>
              <w:top w:w="80" w:type="dxa"/>
              <w:left w:w="40" w:type="dxa"/>
              <w:bottom w:w="40" w:type="dxa"/>
              <w:right w:w="40" w:type="dxa"/>
            </w:tcMar>
          </w:tcPr>
          <w:p w14:paraId="119D0ED7" w14:textId="77777777" w:rsidR="0031725A" w:rsidRPr="006C3E49" w:rsidRDefault="0031725A" w:rsidP="00F37FE6">
            <w:pPr>
              <w:pStyle w:val="CellBodyCentered"/>
              <w:rPr>
                <w:color w:val="auto"/>
              </w:rPr>
            </w:pPr>
            <w:proofErr w:type="spellStart"/>
            <w:r w:rsidRPr="006C3E49">
              <w:rPr>
                <w:color w:val="auto"/>
              </w:rPr>
              <w:t>Бетон</w:t>
            </w:r>
            <w:proofErr w:type="spellEnd"/>
          </w:p>
        </w:tc>
        <w:tc>
          <w:tcPr>
            <w:tcW w:w="1545" w:type="dxa"/>
            <w:tcMar>
              <w:top w:w="80" w:type="dxa"/>
              <w:left w:w="40" w:type="dxa"/>
              <w:bottom w:w="40" w:type="dxa"/>
              <w:right w:w="40" w:type="dxa"/>
            </w:tcMar>
          </w:tcPr>
          <w:p w14:paraId="514EFC69" w14:textId="16B4EEA5" w:rsidR="0031725A" w:rsidRPr="006C3E49" w:rsidRDefault="00BB6BF5" w:rsidP="00F37FE6">
            <w:pPr>
              <w:pStyle w:val="CellBodyCentered"/>
              <w:rPr>
                <w:color w:val="auto"/>
                <w:lang w:val="ru-RU"/>
              </w:rPr>
            </w:pPr>
            <w:r w:rsidRPr="006C3E49">
              <w:rPr>
                <w:color w:val="auto"/>
                <w:lang w:val="ru-RU"/>
              </w:rPr>
              <w:t>Н/П</w:t>
            </w:r>
          </w:p>
        </w:tc>
        <w:tc>
          <w:tcPr>
            <w:tcW w:w="1551" w:type="dxa"/>
            <w:tcMar>
              <w:top w:w="80" w:type="dxa"/>
              <w:left w:w="40" w:type="dxa"/>
              <w:bottom w:w="40" w:type="dxa"/>
              <w:right w:w="40" w:type="dxa"/>
            </w:tcMar>
          </w:tcPr>
          <w:p w14:paraId="5E362BB9" w14:textId="00352B36" w:rsidR="0031725A" w:rsidRPr="006941ED" w:rsidRDefault="00BB6BF5" w:rsidP="00F37FE6">
            <w:pPr>
              <w:pStyle w:val="CellBodyCentered"/>
              <w:rPr>
                <w:color w:val="auto"/>
                <w:lang w:val="ru-RU"/>
              </w:rPr>
            </w:pPr>
            <w:r w:rsidRPr="006941ED">
              <w:rPr>
                <w:color w:val="auto"/>
                <w:lang w:val="ru-RU"/>
              </w:rPr>
              <w:t>Н/П</w:t>
            </w:r>
          </w:p>
        </w:tc>
        <w:tc>
          <w:tcPr>
            <w:tcW w:w="1551" w:type="dxa"/>
          </w:tcPr>
          <w:p w14:paraId="5E6989CD" w14:textId="4993B4AB" w:rsidR="0031725A" w:rsidRPr="006941ED" w:rsidRDefault="005563DA" w:rsidP="00A12923">
            <w:pPr>
              <w:pStyle w:val="CellBodyCentered"/>
              <w:rPr>
                <w:color w:val="auto"/>
                <w:lang w:val="ru-RU"/>
              </w:rPr>
            </w:pPr>
            <w:ins w:id="106" w:author="Issayevskiy, Konstantin [STAMGazStroy LLP]" w:date="2025-12-04T16:38:00Z" w16du:dateUtc="2025-12-04T11:38:00Z">
              <w:r>
                <w:rPr>
                  <w:color w:val="auto"/>
                  <w:lang w:val="ru-RU"/>
                </w:rPr>
                <w:t>Н</w:t>
              </w:r>
            </w:ins>
            <w:del w:id="107" w:author="Issayevskiy, Konstantin [STAMGazStroy LLP]" w:date="2025-12-04T16:38:00Z" w16du:dateUtc="2025-12-04T11:38:00Z">
              <w:r w:rsidR="00D61E5C" w:rsidRPr="006941ED" w:rsidDel="005563DA">
                <w:rPr>
                  <w:color w:val="auto"/>
                  <w:lang w:val="ru-RU"/>
                </w:rPr>
                <w:delText>Н</w:delText>
              </w:r>
            </w:del>
            <w:r w:rsidR="00D61E5C" w:rsidRPr="006941ED">
              <w:rPr>
                <w:color w:val="auto"/>
                <w:lang w:val="ru-RU"/>
              </w:rPr>
              <w:t>/П</w:t>
            </w:r>
          </w:p>
        </w:tc>
      </w:tr>
      <w:tr w:rsidR="0031725A" w:rsidRPr="006C3E49" w14:paraId="2FA47537" w14:textId="5B5E88EC" w:rsidTr="00796C49">
        <w:trPr>
          <w:trHeight w:val="260"/>
          <w:jc w:val="center"/>
        </w:trPr>
        <w:tc>
          <w:tcPr>
            <w:tcW w:w="3960" w:type="dxa"/>
            <w:shd w:val="clear" w:color="000000" w:fill="auto"/>
            <w:tcMar>
              <w:top w:w="80" w:type="dxa"/>
              <w:left w:w="40" w:type="dxa"/>
              <w:bottom w:w="40" w:type="dxa"/>
              <w:right w:w="40" w:type="dxa"/>
            </w:tcMar>
          </w:tcPr>
          <w:p w14:paraId="0C320D86" w14:textId="5DDDAA89" w:rsidR="0031725A" w:rsidRPr="006C3E49" w:rsidRDefault="0031725A" w:rsidP="00F37FE6">
            <w:pPr>
              <w:pStyle w:val="CellBodyCentered"/>
              <w:rPr>
                <w:color w:val="auto"/>
                <w:lang w:val="ru-RU"/>
              </w:rPr>
            </w:pPr>
            <w:r w:rsidRPr="006C3E49">
              <w:rPr>
                <w:color w:val="auto"/>
                <w:lang w:val="ru-RU"/>
              </w:rPr>
              <w:t>Стальные конструкции, площадки, лестницы, опоры подверженные воздействию окружающей среды</w:t>
            </w:r>
          </w:p>
        </w:tc>
        <w:tc>
          <w:tcPr>
            <w:tcW w:w="1545" w:type="dxa"/>
            <w:tcMar>
              <w:top w:w="80" w:type="dxa"/>
              <w:left w:w="40" w:type="dxa"/>
              <w:bottom w:w="40" w:type="dxa"/>
              <w:right w:w="40" w:type="dxa"/>
            </w:tcMar>
          </w:tcPr>
          <w:p w14:paraId="773D7FE1" w14:textId="63864450" w:rsidR="0031725A" w:rsidRPr="006C3E49" w:rsidRDefault="0031725A" w:rsidP="001576E9">
            <w:pPr>
              <w:pStyle w:val="CellBodyCentered"/>
              <w:rPr>
                <w:color w:val="auto"/>
                <w:lang w:val="ru-RU"/>
              </w:rPr>
            </w:pPr>
            <w:r w:rsidRPr="006C3E49">
              <w:rPr>
                <w:color w:val="auto"/>
              </w:rPr>
              <w:t>3.</w:t>
            </w:r>
            <w:r w:rsidR="004E7FF3" w:rsidRPr="006C3E49">
              <w:rPr>
                <w:color w:val="auto"/>
                <w:lang w:val="ru-RU"/>
              </w:rPr>
              <w:t>1, 3.2</w:t>
            </w:r>
          </w:p>
        </w:tc>
        <w:tc>
          <w:tcPr>
            <w:tcW w:w="1551" w:type="dxa"/>
            <w:tcMar>
              <w:top w:w="80" w:type="dxa"/>
              <w:left w:w="40" w:type="dxa"/>
              <w:bottom w:w="40" w:type="dxa"/>
              <w:right w:w="40" w:type="dxa"/>
            </w:tcMar>
          </w:tcPr>
          <w:p w14:paraId="0D5FCF68" w14:textId="272986A0" w:rsidR="0031725A" w:rsidRPr="006941ED" w:rsidRDefault="004F0D5A" w:rsidP="00F37FE6">
            <w:pPr>
              <w:pStyle w:val="CellBodyCentered"/>
              <w:rPr>
                <w:color w:val="auto"/>
              </w:rPr>
            </w:pPr>
            <w:r w:rsidRPr="006941ED">
              <w:rPr>
                <w:color w:val="auto"/>
              </w:rPr>
              <w:t>2.15</w:t>
            </w:r>
          </w:p>
        </w:tc>
        <w:tc>
          <w:tcPr>
            <w:tcW w:w="1551" w:type="dxa"/>
          </w:tcPr>
          <w:p w14:paraId="54B7AE8F" w14:textId="163E73DD" w:rsidR="0031725A" w:rsidRPr="006941ED" w:rsidRDefault="00C83B2B" w:rsidP="00A12923">
            <w:pPr>
              <w:pStyle w:val="CellBodyCentered"/>
              <w:rPr>
                <w:color w:val="auto"/>
                <w:lang w:val="ru-RU"/>
              </w:rPr>
            </w:pPr>
            <w:r w:rsidRPr="006941ED">
              <w:rPr>
                <w:color w:val="auto"/>
                <w:lang w:val="ru-RU"/>
              </w:rPr>
              <w:t xml:space="preserve">1A, </w:t>
            </w:r>
            <w:ins w:id="108" w:author="Issayevskiy, Konstantin [STAMGazStroy LLP]" w:date="2025-12-04T16:38:00Z" w16du:dateUtc="2025-12-04T11:38:00Z">
              <w:r w:rsidR="005563DA">
                <w:rPr>
                  <w:color w:val="auto"/>
                  <w:lang w:val="ru-RU"/>
                </w:rPr>
                <w:t>1</w:t>
              </w:r>
            </w:ins>
            <w:del w:id="109" w:author="Issayevskiy, Konstantin [STAMGazStroy LLP]" w:date="2025-12-04T16:38:00Z" w16du:dateUtc="2025-12-04T11:38:00Z">
              <w:r w:rsidRPr="006941ED" w:rsidDel="005563DA">
                <w:rPr>
                  <w:color w:val="auto"/>
                  <w:lang w:val="ru-RU"/>
                </w:rPr>
                <w:delText>1</w:delText>
              </w:r>
            </w:del>
            <w:r w:rsidRPr="006941ED">
              <w:rPr>
                <w:color w:val="auto"/>
                <w:lang w:val="ru-RU"/>
              </w:rPr>
              <w:t>G, 6A</w:t>
            </w:r>
            <w:r w:rsidRPr="006941ED">
              <w:rPr>
                <w:color w:val="auto"/>
                <w:vertAlign w:val="superscript"/>
              </w:rPr>
              <w:t>[</w:t>
            </w:r>
            <w:r w:rsidR="003C3F9A" w:rsidRPr="006941ED">
              <w:rPr>
                <w:color w:val="auto"/>
                <w:vertAlign w:val="superscript"/>
                <w:lang w:val="ru-RU"/>
              </w:rPr>
              <w:t>8</w:t>
            </w:r>
            <w:r w:rsidRPr="006941ED">
              <w:rPr>
                <w:color w:val="auto"/>
                <w:vertAlign w:val="superscript"/>
              </w:rPr>
              <w:t>]</w:t>
            </w:r>
          </w:p>
        </w:tc>
      </w:tr>
      <w:tr w:rsidR="0031725A" w:rsidRPr="006C3E49" w14:paraId="6532E4E6" w14:textId="7035DA06" w:rsidTr="007E24A4">
        <w:trPr>
          <w:trHeight w:val="238"/>
          <w:jc w:val="center"/>
        </w:trPr>
        <w:tc>
          <w:tcPr>
            <w:tcW w:w="3960" w:type="dxa"/>
            <w:shd w:val="clear" w:color="000000" w:fill="auto"/>
            <w:tcMar>
              <w:top w:w="80" w:type="dxa"/>
              <w:left w:w="40" w:type="dxa"/>
              <w:bottom w:w="40" w:type="dxa"/>
              <w:right w:w="40" w:type="dxa"/>
            </w:tcMar>
          </w:tcPr>
          <w:p w14:paraId="53318DCE" w14:textId="77777777" w:rsidR="0031725A" w:rsidRPr="006C3E49" w:rsidRDefault="0031725A" w:rsidP="001576E9">
            <w:pPr>
              <w:pStyle w:val="CellBodyCentered"/>
              <w:rPr>
                <w:color w:val="auto"/>
                <w:lang w:val="ru-RU"/>
              </w:rPr>
            </w:pPr>
            <w:r w:rsidRPr="006C3E49">
              <w:rPr>
                <w:color w:val="auto"/>
                <w:lang w:val="ru-RU"/>
              </w:rPr>
              <w:t>Лист напольного настила (средняя нагрузка)</w:t>
            </w:r>
          </w:p>
        </w:tc>
        <w:tc>
          <w:tcPr>
            <w:tcW w:w="1545" w:type="dxa"/>
            <w:tcMar>
              <w:top w:w="80" w:type="dxa"/>
              <w:left w:w="40" w:type="dxa"/>
              <w:bottom w:w="40" w:type="dxa"/>
              <w:right w:w="40" w:type="dxa"/>
            </w:tcMar>
          </w:tcPr>
          <w:p w14:paraId="2F19F4F9" w14:textId="77777777" w:rsidR="0031725A" w:rsidRPr="006C3E49" w:rsidRDefault="0031725A" w:rsidP="00F37FE6">
            <w:pPr>
              <w:pStyle w:val="CellBodyCentered"/>
              <w:rPr>
                <w:color w:val="auto"/>
              </w:rPr>
            </w:pPr>
            <w:r w:rsidRPr="006C3E49">
              <w:rPr>
                <w:color w:val="auto"/>
              </w:rPr>
              <w:t>4.5</w:t>
            </w:r>
          </w:p>
        </w:tc>
        <w:tc>
          <w:tcPr>
            <w:tcW w:w="1551" w:type="dxa"/>
            <w:tcMar>
              <w:top w:w="80" w:type="dxa"/>
              <w:left w:w="40" w:type="dxa"/>
              <w:bottom w:w="40" w:type="dxa"/>
              <w:right w:w="40" w:type="dxa"/>
            </w:tcMar>
          </w:tcPr>
          <w:p w14:paraId="1DCD39E6" w14:textId="49B8944D" w:rsidR="0031725A" w:rsidRPr="006941ED" w:rsidRDefault="0031725A" w:rsidP="007E24A4">
            <w:pPr>
              <w:pStyle w:val="CellBodyCentered"/>
              <w:rPr>
                <w:color w:val="auto"/>
                <w:lang w:val="ru-RU"/>
              </w:rPr>
            </w:pPr>
            <w:r w:rsidRPr="006941ED">
              <w:rPr>
                <w:color w:val="auto"/>
              </w:rPr>
              <w:t>4.5</w:t>
            </w:r>
          </w:p>
        </w:tc>
        <w:tc>
          <w:tcPr>
            <w:tcW w:w="1551" w:type="dxa"/>
          </w:tcPr>
          <w:p w14:paraId="5CF9FC82" w14:textId="73D06F14" w:rsidR="0031725A" w:rsidRPr="006941ED" w:rsidRDefault="00F829C8" w:rsidP="00A12923">
            <w:pPr>
              <w:pStyle w:val="CellBodyCentered"/>
              <w:rPr>
                <w:color w:val="auto"/>
                <w:lang w:val="ru-RU"/>
              </w:rPr>
            </w:pPr>
            <w:del w:id="110" w:author="Issayevskiy, Konstantin [STAMGazStroy LLP]" w:date="2025-12-04T16:38:00Z" w16du:dateUtc="2025-12-04T11:38:00Z">
              <w:r w:rsidRPr="006941ED" w:rsidDel="005563DA">
                <w:rPr>
                  <w:color w:val="auto"/>
                  <w:lang w:val="ru-RU"/>
                </w:rPr>
                <w:delText>4</w:delText>
              </w:r>
            </w:del>
            <w:ins w:id="111" w:author="Issayevskiy, Konstantin [STAMGazStroy LLP]" w:date="2025-12-04T16:38:00Z" w16du:dateUtc="2025-12-04T11:38:00Z">
              <w:r w:rsidR="005563DA">
                <w:rPr>
                  <w:color w:val="auto"/>
                  <w:lang w:val="ru-RU"/>
                </w:rPr>
                <w:t>4</w:t>
              </w:r>
            </w:ins>
            <w:r w:rsidRPr="006941ED">
              <w:rPr>
                <w:color w:val="auto"/>
                <w:lang w:val="ru-RU"/>
              </w:rPr>
              <w:t>B</w:t>
            </w:r>
          </w:p>
        </w:tc>
      </w:tr>
      <w:tr w:rsidR="0031725A" w:rsidRPr="006C3E49" w14:paraId="75EF0D42" w14:textId="5E442420" w:rsidTr="007E24A4">
        <w:trPr>
          <w:trHeight w:val="220"/>
          <w:jc w:val="center"/>
        </w:trPr>
        <w:tc>
          <w:tcPr>
            <w:tcW w:w="3960" w:type="dxa"/>
            <w:shd w:val="clear" w:color="000000" w:fill="auto"/>
            <w:tcMar>
              <w:top w:w="80" w:type="dxa"/>
              <w:left w:w="40" w:type="dxa"/>
              <w:bottom w:w="40" w:type="dxa"/>
              <w:right w:w="40" w:type="dxa"/>
            </w:tcMar>
          </w:tcPr>
          <w:p w14:paraId="6C843C2B" w14:textId="77777777" w:rsidR="0031725A" w:rsidRPr="006C3E49" w:rsidRDefault="0031725A" w:rsidP="001576E9">
            <w:pPr>
              <w:pStyle w:val="CellBodyCentered"/>
              <w:rPr>
                <w:color w:val="auto"/>
                <w:lang w:val="ru-RU"/>
              </w:rPr>
            </w:pPr>
            <w:r w:rsidRPr="006C3E49">
              <w:rPr>
                <w:color w:val="auto"/>
                <w:lang w:val="ru-RU"/>
              </w:rPr>
              <w:t>Лист напольного настила (легкая нагрузка)</w:t>
            </w:r>
          </w:p>
        </w:tc>
        <w:tc>
          <w:tcPr>
            <w:tcW w:w="1545" w:type="dxa"/>
            <w:tcMar>
              <w:top w:w="80" w:type="dxa"/>
              <w:left w:w="40" w:type="dxa"/>
              <w:bottom w:w="40" w:type="dxa"/>
              <w:right w:w="40" w:type="dxa"/>
            </w:tcMar>
          </w:tcPr>
          <w:p w14:paraId="28053E0D" w14:textId="77777777" w:rsidR="0031725A" w:rsidRPr="006C3E49" w:rsidRDefault="0031725A" w:rsidP="001576E9">
            <w:pPr>
              <w:pStyle w:val="CellBodyCentered"/>
              <w:rPr>
                <w:color w:val="auto"/>
                <w:lang w:val="ru-RU"/>
              </w:rPr>
            </w:pPr>
            <w:r w:rsidRPr="006C3E49">
              <w:rPr>
                <w:color w:val="auto"/>
              </w:rPr>
              <w:t>4.</w:t>
            </w:r>
            <w:r w:rsidRPr="006C3E49">
              <w:rPr>
                <w:color w:val="auto"/>
                <w:lang w:val="ru-RU"/>
              </w:rPr>
              <w:t>6</w:t>
            </w:r>
          </w:p>
        </w:tc>
        <w:tc>
          <w:tcPr>
            <w:tcW w:w="1551" w:type="dxa"/>
            <w:tcMar>
              <w:top w:w="80" w:type="dxa"/>
              <w:left w:w="40" w:type="dxa"/>
              <w:bottom w:w="40" w:type="dxa"/>
              <w:right w:w="40" w:type="dxa"/>
            </w:tcMar>
          </w:tcPr>
          <w:p w14:paraId="2ADCDBF5" w14:textId="7BA078D5" w:rsidR="0031725A" w:rsidRPr="006C3E49" w:rsidRDefault="0031725A" w:rsidP="007E24A4">
            <w:pPr>
              <w:pStyle w:val="CellBodyCentered"/>
              <w:rPr>
                <w:color w:val="auto"/>
              </w:rPr>
            </w:pPr>
            <w:r w:rsidRPr="006C3E49">
              <w:rPr>
                <w:color w:val="auto"/>
              </w:rPr>
              <w:t>4.</w:t>
            </w:r>
            <w:r w:rsidRPr="006C3E49">
              <w:rPr>
                <w:color w:val="auto"/>
                <w:lang w:val="ru-RU"/>
              </w:rPr>
              <w:t>6</w:t>
            </w:r>
          </w:p>
        </w:tc>
        <w:tc>
          <w:tcPr>
            <w:tcW w:w="1551" w:type="dxa"/>
          </w:tcPr>
          <w:p w14:paraId="772ABF61" w14:textId="3A06D6CE" w:rsidR="0031725A" w:rsidRPr="006C3E49" w:rsidRDefault="005563DA" w:rsidP="00A12923">
            <w:pPr>
              <w:pStyle w:val="CellBodyCentered"/>
              <w:rPr>
                <w:color w:val="auto"/>
                <w:lang w:val="ru-RU"/>
              </w:rPr>
            </w:pPr>
            <w:ins w:id="112" w:author="Issayevskiy, Konstantin [STAMGazStroy LLP]" w:date="2025-12-04T16:38:00Z" w16du:dateUtc="2025-12-04T11:38:00Z">
              <w:r>
                <w:rPr>
                  <w:color w:val="auto"/>
                  <w:lang w:val="ru-RU"/>
                </w:rPr>
                <w:t>4</w:t>
              </w:r>
            </w:ins>
            <w:del w:id="113" w:author="Issayevskiy, Konstantin [STAMGazStroy LLP]" w:date="2025-12-04T16:38:00Z" w16du:dateUtc="2025-12-04T11:38:00Z">
              <w:r w:rsidR="00F829C8" w:rsidRPr="006C3E49" w:rsidDel="005563DA">
                <w:rPr>
                  <w:color w:val="auto"/>
                  <w:lang w:val="ru-RU"/>
                </w:rPr>
                <w:delText>4</w:delText>
              </w:r>
            </w:del>
            <w:r w:rsidR="00F829C8" w:rsidRPr="006C3E49">
              <w:rPr>
                <w:color w:val="auto"/>
                <w:lang w:val="ru-RU"/>
              </w:rPr>
              <w:t>B</w:t>
            </w:r>
          </w:p>
        </w:tc>
      </w:tr>
      <w:tr w:rsidR="0031725A" w:rsidRPr="006C3E49" w14:paraId="75BD4978" w14:textId="008C72D1" w:rsidTr="007E24A4">
        <w:trPr>
          <w:trHeight w:val="220"/>
          <w:jc w:val="center"/>
        </w:trPr>
        <w:tc>
          <w:tcPr>
            <w:tcW w:w="3960" w:type="dxa"/>
            <w:shd w:val="clear" w:color="000000" w:fill="auto"/>
            <w:tcMar>
              <w:top w:w="80" w:type="dxa"/>
              <w:left w:w="40" w:type="dxa"/>
              <w:bottom w:w="40" w:type="dxa"/>
              <w:right w:w="40" w:type="dxa"/>
            </w:tcMar>
          </w:tcPr>
          <w:p w14:paraId="6EDC9336" w14:textId="77777777" w:rsidR="0031725A" w:rsidRPr="006C3E49" w:rsidRDefault="0031725A" w:rsidP="001576E9">
            <w:pPr>
              <w:pStyle w:val="CellBodyCentered"/>
              <w:rPr>
                <w:color w:val="auto"/>
                <w:lang w:val="ru-RU"/>
              </w:rPr>
            </w:pPr>
            <w:r w:rsidRPr="006C3E49">
              <w:rPr>
                <w:color w:val="auto"/>
                <w:lang w:val="ru-RU"/>
              </w:rPr>
              <w:t>Лист напольного настила (сильная нагрузка)</w:t>
            </w:r>
          </w:p>
        </w:tc>
        <w:tc>
          <w:tcPr>
            <w:tcW w:w="1545" w:type="dxa"/>
            <w:tcMar>
              <w:top w:w="80" w:type="dxa"/>
              <w:left w:w="40" w:type="dxa"/>
              <w:bottom w:w="40" w:type="dxa"/>
              <w:right w:w="40" w:type="dxa"/>
            </w:tcMar>
          </w:tcPr>
          <w:p w14:paraId="1F0870BC" w14:textId="77777777" w:rsidR="0031725A" w:rsidRPr="006C3E49" w:rsidRDefault="0031725A" w:rsidP="001576E9">
            <w:pPr>
              <w:pStyle w:val="CellBodyCentered"/>
              <w:rPr>
                <w:color w:val="auto"/>
                <w:lang w:val="ru-RU"/>
              </w:rPr>
            </w:pPr>
            <w:r w:rsidRPr="006C3E49">
              <w:rPr>
                <w:color w:val="auto"/>
              </w:rPr>
              <w:t>4.</w:t>
            </w:r>
            <w:r w:rsidRPr="006C3E49">
              <w:rPr>
                <w:color w:val="auto"/>
                <w:lang w:val="ru-RU"/>
              </w:rPr>
              <w:t>7</w:t>
            </w:r>
          </w:p>
        </w:tc>
        <w:tc>
          <w:tcPr>
            <w:tcW w:w="1551" w:type="dxa"/>
            <w:tcMar>
              <w:top w:w="80" w:type="dxa"/>
              <w:left w:w="40" w:type="dxa"/>
              <w:bottom w:w="40" w:type="dxa"/>
              <w:right w:w="40" w:type="dxa"/>
            </w:tcMar>
          </w:tcPr>
          <w:p w14:paraId="361C462F" w14:textId="63A59174" w:rsidR="0031725A" w:rsidRPr="006C3E49" w:rsidRDefault="0031725A" w:rsidP="00A12923">
            <w:pPr>
              <w:pStyle w:val="CellBodyCentered"/>
              <w:rPr>
                <w:color w:val="auto"/>
                <w:lang w:val="ru-RU"/>
              </w:rPr>
            </w:pPr>
            <w:r w:rsidRPr="006C3E49">
              <w:rPr>
                <w:color w:val="auto"/>
              </w:rPr>
              <w:t>4.</w:t>
            </w:r>
            <w:r w:rsidRPr="006C3E49">
              <w:rPr>
                <w:color w:val="auto"/>
                <w:lang w:val="ru-RU"/>
              </w:rPr>
              <w:t>7</w:t>
            </w:r>
          </w:p>
        </w:tc>
        <w:tc>
          <w:tcPr>
            <w:tcW w:w="1551" w:type="dxa"/>
          </w:tcPr>
          <w:p w14:paraId="271D79E5" w14:textId="381A6927" w:rsidR="0031725A" w:rsidRPr="006C3E49" w:rsidRDefault="005563DA" w:rsidP="00A12923">
            <w:pPr>
              <w:pStyle w:val="CellBodyCentered"/>
              <w:rPr>
                <w:color w:val="auto"/>
                <w:lang w:val="ru-RU"/>
              </w:rPr>
            </w:pPr>
            <w:ins w:id="114" w:author="Issayevskiy, Konstantin [STAMGazStroy LLP]" w:date="2025-12-04T16:39:00Z" w16du:dateUtc="2025-12-04T11:39:00Z">
              <w:r>
                <w:rPr>
                  <w:color w:val="auto"/>
                  <w:lang w:val="ru-RU"/>
                </w:rPr>
                <w:t>4</w:t>
              </w:r>
            </w:ins>
            <w:del w:id="115" w:author="Issayevskiy, Konstantin [STAMGazStroy LLP]" w:date="2025-12-04T16:39:00Z" w16du:dateUtc="2025-12-04T11:39:00Z">
              <w:r w:rsidR="00F829C8" w:rsidRPr="006C3E49" w:rsidDel="005563DA">
                <w:rPr>
                  <w:color w:val="auto"/>
                  <w:lang w:val="ru-RU"/>
                </w:rPr>
                <w:delText>4</w:delText>
              </w:r>
            </w:del>
            <w:r w:rsidR="00F829C8" w:rsidRPr="006C3E49">
              <w:rPr>
                <w:color w:val="auto"/>
                <w:lang w:val="ru-RU"/>
              </w:rPr>
              <w:t>A</w:t>
            </w:r>
          </w:p>
        </w:tc>
      </w:tr>
      <w:tr w:rsidR="0031725A" w:rsidRPr="006C3E49" w14:paraId="6B5A051D" w14:textId="0E22F927" w:rsidTr="00796C49">
        <w:trPr>
          <w:trHeight w:val="260"/>
          <w:jc w:val="center"/>
        </w:trPr>
        <w:tc>
          <w:tcPr>
            <w:tcW w:w="3960" w:type="dxa"/>
            <w:shd w:val="clear" w:color="000000" w:fill="auto"/>
            <w:tcMar>
              <w:top w:w="80" w:type="dxa"/>
              <w:left w:w="40" w:type="dxa"/>
              <w:bottom w:w="40" w:type="dxa"/>
              <w:right w:w="40" w:type="dxa"/>
            </w:tcMar>
          </w:tcPr>
          <w:p w14:paraId="79B87CF9" w14:textId="77777777" w:rsidR="0031725A" w:rsidRPr="006C3E49" w:rsidRDefault="0031725A" w:rsidP="00F37FE6">
            <w:pPr>
              <w:pStyle w:val="CellBodyCentered"/>
              <w:rPr>
                <w:color w:val="auto"/>
                <w:lang w:val="ru-RU"/>
              </w:rPr>
            </w:pPr>
            <w:r w:rsidRPr="006C3E49">
              <w:rPr>
                <w:color w:val="auto"/>
                <w:lang w:val="ru-RU"/>
              </w:rPr>
              <w:t>Ремонт решетчатых напольных настилов из оцинкованной стали</w:t>
            </w:r>
          </w:p>
        </w:tc>
        <w:tc>
          <w:tcPr>
            <w:tcW w:w="1545" w:type="dxa"/>
            <w:tcMar>
              <w:top w:w="80" w:type="dxa"/>
              <w:left w:w="40" w:type="dxa"/>
              <w:bottom w:w="40" w:type="dxa"/>
              <w:right w:w="40" w:type="dxa"/>
            </w:tcMar>
          </w:tcPr>
          <w:p w14:paraId="359F4A61" w14:textId="77777777" w:rsidR="0031725A" w:rsidRPr="006C3E49" w:rsidRDefault="0031725A" w:rsidP="00F37FE6">
            <w:pPr>
              <w:pStyle w:val="CellBodyCentered"/>
              <w:rPr>
                <w:color w:val="auto"/>
              </w:rPr>
            </w:pPr>
            <w:r w:rsidRPr="006C3E49">
              <w:rPr>
                <w:color w:val="auto"/>
              </w:rPr>
              <w:t>1.6</w:t>
            </w:r>
          </w:p>
        </w:tc>
        <w:tc>
          <w:tcPr>
            <w:tcW w:w="1551" w:type="dxa"/>
            <w:tcMar>
              <w:top w:w="80" w:type="dxa"/>
              <w:left w:w="40" w:type="dxa"/>
              <w:bottom w:w="40" w:type="dxa"/>
              <w:right w:w="40" w:type="dxa"/>
            </w:tcMar>
          </w:tcPr>
          <w:p w14:paraId="3AF530B3" w14:textId="4940E3D9" w:rsidR="0031725A" w:rsidRPr="006C3E49" w:rsidRDefault="007E24A4" w:rsidP="00F37FE6">
            <w:pPr>
              <w:pStyle w:val="CellBodyCentered"/>
              <w:rPr>
                <w:color w:val="auto"/>
              </w:rPr>
            </w:pPr>
            <w:r w:rsidRPr="006C3E49">
              <w:rPr>
                <w:color w:val="auto"/>
                <w:lang w:val="ru-RU"/>
              </w:rPr>
              <w:t>Н/П</w:t>
            </w:r>
          </w:p>
        </w:tc>
        <w:tc>
          <w:tcPr>
            <w:tcW w:w="1551" w:type="dxa"/>
          </w:tcPr>
          <w:p w14:paraId="6EBCF8A0" w14:textId="2A980E87" w:rsidR="0031725A" w:rsidRPr="006C3E49" w:rsidRDefault="005563DA" w:rsidP="00A12923">
            <w:pPr>
              <w:pStyle w:val="CellBodyCentered"/>
              <w:rPr>
                <w:color w:val="auto"/>
                <w:lang w:val="ru-RU"/>
              </w:rPr>
            </w:pPr>
            <w:ins w:id="116" w:author="Issayevskiy, Konstantin [STAMGazStroy LLP]" w:date="2025-12-04T16:39:00Z" w16du:dateUtc="2025-12-04T11:39:00Z">
              <w:r>
                <w:rPr>
                  <w:color w:val="auto"/>
                  <w:lang w:val="ru-RU"/>
                </w:rPr>
                <w:t>Н</w:t>
              </w:r>
            </w:ins>
            <w:del w:id="117" w:author="Issayevskiy, Konstantin [STAMGazStroy LLP]" w:date="2025-12-04T16:39:00Z" w16du:dateUtc="2025-12-04T11:39:00Z">
              <w:r w:rsidR="00DE2FCD" w:rsidRPr="006C3E49" w:rsidDel="005563DA">
                <w:rPr>
                  <w:color w:val="auto"/>
                  <w:lang w:val="ru-RU"/>
                </w:rPr>
                <w:delText>Н</w:delText>
              </w:r>
            </w:del>
            <w:r w:rsidR="00DE2FCD" w:rsidRPr="006C3E49">
              <w:rPr>
                <w:color w:val="auto"/>
                <w:lang w:val="ru-RU"/>
              </w:rPr>
              <w:t>/П</w:t>
            </w:r>
          </w:p>
        </w:tc>
      </w:tr>
      <w:tr w:rsidR="0052450F" w:rsidRPr="006C3E49" w14:paraId="1A61CBCF" w14:textId="0B7B8100" w:rsidTr="00041BFF">
        <w:trPr>
          <w:trHeight w:val="1165"/>
          <w:jc w:val="center"/>
        </w:trPr>
        <w:tc>
          <w:tcPr>
            <w:tcW w:w="3960" w:type="dxa"/>
            <w:shd w:val="clear" w:color="000000" w:fill="auto"/>
            <w:tcMar>
              <w:top w:w="80" w:type="dxa"/>
              <w:left w:w="40" w:type="dxa"/>
              <w:bottom w:w="40" w:type="dxa"/>
              <w:right w:w="40" w:type="dxa"/>
            </w:tcMar>
          </w:tcPr>
          <w:p w14:paraId="6F50B8C5" w14:textId="77777777" w:rsidR="0052450F" w:rsidRPr="006C3E49" w:rsidRDefault="0052450F" w:rsidP="00F37FE6">
            <w:pPr>
              <w:pStyle w:val="CellBodyCentered"/>
              <w:rPr>
                <w:color w:val="auto"/>
                <w:lang w:val="ru-RU"/>
              </w:rPr>
            </w:pPr>
            <w:r w:rsidRPr="006C3E49">
              <w:rPr>
                <w:color w:val="auto"/>
                <w:lang w:val="ru-RU"/>
              </w:rPr>
              <w:t>Лестницы и перила из оцинкованной стали</w:t>
            </w:r>
          </w:p>
          <w:p w14:paraId="77830B50" w14:textId="7F67A51D" w:rsidR="0052450F" w:rsidRPr="006C3E49" w:rsidRDefault="0052450F" w:rsidP="00F37FE6">
            <w:pPr>
              <w:pStyle w:val="CellBodyCentered"/>
              <w:rPr>
                <w:color w:val="auto"/>
                <w:lang w:val="ru-RU"/>
              </w:rPr>
            </w:pPr>
            <w:r w:rsidRPr="006C3E49">
              <w:rPr>
                <w:color w:val="auto"/>
                <w:lang w:val="ru-RU"/>
              </w:rPr>
              <w:t xml:space="preserve">Перила, лестницы (кроме ступеней) и прочие приспособления для обеспечения безопасности работ. (по требованиям ТБ) </w:t>
            </w:r>
          </w:p>
        </w:tc>
        <w:tc>
          <w:tcPr>
            <w:tcW w:w="1545" w:type="dxa"/>
            <w:tcMar>
              <w:top w:w="80" w:type="dxa"/>
              <w:left w:w="40" w:type="dxa"/>
              <w:bottom w:w="40" w:type="dxa"/>
              <w:right w:w="40" w:type="dxa"/>
            </w:tcMar>
            <w:vAlign w:val="center"/>
          </w:tcPr>
          <w:p w14:paraId="7955FDE9" w14:textId="493EE79E" w:rsidR="0052450F" w:rsidRPr="006C3E49" w:rsidRDefault="0052450F" w:rsidP="00F37FE6">
            <w:pPr>
              <w:pStyle w:val="CellBodyCentered"/>
              <w:rPr>
                <w:color w:val="auto"/>
                <w:lang w:val="ru-RU"/>
              </w:rPr>
            </w:pPr>
            <w:r w:rsidRPr="006C3E49">
              <w:rPr>
                <w:color w:val="auto"/>
                <w:lang w:val="ru-RU"/>
              </w:rPr>
              <w:t>3.8</w:t>
            </w:r>
            <w:r w:rsidR="00041BFF" w:rsidRPr="006C3E49">
              <w:rPr>
                <w:color w:val="auto"/>
                <w:vertAlign w:val="superscript"/>
              </w:rPr>
              <w:t>[</w:t>
            </w:r>
            <w:r w:rsidR="00764E37" w:rsidRPr="006C3E49">
              <w:rPr>
                <w:color w:val="auto"/>
                <w:vertAlign w:val="superscript"/>
              </w:rPr>
              <w:t>7</w:t>
            </w:r>
            <w:r w:rsidR="00041BFF" w:rsidRPr="006C3E49">
              <w:rPr>
                <w:color w:val="auto"/>
                <w:vertAlign w:val="superscript"/>
              </w:rPr>
              <w:t>]</w:t>
            </w:r>
          </w:p>
        </w:tc>
        <w:tc>
          <w:tcPr>
            <w:tcW w:w="1551" w:type="dxa"/>
            <w:tcMar>
              <w:top w:w="80" w:type="dxa"/>
              <w:left w:w="40" w:type="dxa"/>
              <w:bottom w:w="40" w:type="dxa"/>
              <w:right w:w="40" w:type="dxa"/>
            </w:tcMar>
            <w:vAlign w:val="center"/>
          </w:tcPr>
          <w:p w14:paraId="72FACB9A" w14:textId="0C228BCA" w:rsidR="0052450F" w:rsidRPr="006C3E49" w:rsidRDefault="0052450F" w:rsidP="00F37FE6">
            <w:pPr>
              <w:pStyle w:val="CellBodyCentered"/>
              <w:rPr>
                <w:color w:val="auto"/>
                <w:lang w:val="ru-RU"/>
              </w:rPr>
            </w:pPr>
            <w:r w:rsidRPr="006C3E49">
              <w:rPr>
                <w:color w:val="auto"/>
                <w:lang w:val="ru-RU"/>
              </w:rPr>
              <w:t>Н</w:t>
            </w:r>
            <w:r w:rsidRPr="006C3E49">
              <w:rPr>
                <w:color w:val="auto"/>
              </w:rPr>
              <w:t>/</w:t>
            </w:r>
            <w:r w:rsidRPr="006C3E49">
              <w:rPr>
                <w:color w:val="auto"/>
                <w:lang w:val="ru-RU"/>
              </w:rPr>
              <w:t>П</w:t>
            </w:r>
          </w:p>
        </w:tc>
        <w:tc>
          <w:tcPr>
            <w:tcW w:w="1551" w:type="dxa"/>
            <w:vAlign w:val="center"/>
          </w:tcPr>
          <w:p w14:paraId="1C109DF7" w14:textId="2480DF75" w:rsidR="0052450F" w:rsidRPr="006C3E49" w:rsidRDefault="005563DA" w:rsidP="00A12923">
            <w:pPr>
              <w:pStyle w:val="CellBodyCentered"/>
              <w:rPr>
                <w:color w:val="auto"/>
                <w:lang w:val="ru-RU"/>
              </w:rPr>
            </w:pPr>
            <w:ins w:id="118" w:author="Issayevskiy, Konstantin [STAMGazStroy LLP]" w:date="2025-12-04T16:39:00Z" w16du:dateUtc="2025-12-04T11:39:00Z">
              <w:r>
                <w:rPr>
                  <w:color w:val="auto"/>
                  <w:lang w:val="ru-RU"/>
                </w:rPr>
                <w:t>6</w:t>
              </w:r>
            </w:ins>
            <w:del w:id="119" w:author="Issayevskiy, Konstantin [STAMGazStroy LLP]" w:date="2025-12-04T16:39:00Z" w16du:dateUtc="2025-12-04T11:39:00Z">
              <w:r w:rsidR="0052450F" w:rsidRPr="006C3E49" w:rsidDel="005563DA">
                <w:rPr>
                  <w:color w:val="auto"/>
                  <w:lang w:val="ru-RU"/>
                </w:rPr>
                <w:delText>6</w:delText>
              </w:r>
            </w:del>
            <w:r w:rsidR="0052450F" w:rsidRPr="006C3E49">
              <w:rPr>
                <w:color w:val="auto"/>
                <w:lang w:val="ru-RU"/>
              </w:rPr>
              <w:t>B</w:t>
            </w:r>
          </w:p>
        </w:tc>
      </w:tr>
      <w:tr w:rsidR="00A12923" w:rsidRPr="006C3E49" w14:paraId="096E5410" w14:textId="402DAD77"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336474F7" w14:textId="59E5E5ED" w:rsidR="00A12923" w:rsidRPr="006C3E49" w:rsidRDefault="00A12923" w:rsidP="00A12923">
            <w:pPr>
              <w:pStyle w:val="CellBodyCentered"/>
              <w:rPr>
                <w:color w:val="auto"/>
                <w:lang w:val="ru-RU"/>
              </w:rPr>
            </w:pPr>
            <w:r w:rsidRPr="006C3E49">
              <w:rPr>
                <w:color w:val="auto"/>
                <w:lang w:val="ru-RU"/>
              </w:rPr>
              <w:t>Код P: Электрооборудование</w:t>
            </w:r>
          </w:p>
        </w:tc>
      </w:tr>
      <w:tr w:rsidR="00E23FDA" w:rsidRPr="006C3E49" w14:paraId="16AFBE74" w14:textId="17441040" w:rsidTr="00796C49">
        <w:trPr>
          <w:trHeight w:val="260"/>
          <w:jc w:val="center"/>
        </w:trPr>
        <w:tc>
          <w:tcPr>
            <w:tcW w:w="3960" w:type="dxa"/>
            <w:shd w:val="clear" w:color="000000" w:fill="auto"/>
            <w:tcMar>
              <w:top w:w="80" w:type="dxa"/>
              <w:left w:w="40" w:type="dxa"/>
              <w:bottom w:w="40" w:type="dxa"/>
              <w:right w:w="40" w:type="dxa"/>
            </w:tcMar>
          </w:tcPr>
          <w:p w14:paraId="689B9D70" w14:textId="77777777" w:rsidR="00E23FDA" w:rsidRPr="006C3E49" w:rsidRDefault="00E23FDA" w:rsidP="00E23FDA">
            <w:pPr>
              <w:pStyle w:val="CellBodyCentered"/>
              <w:rPr>
                <w:color w:val="auto"/>
                <w:lang w:val="ru-RU"/>
              </w:rPr>
            </w:pPr>
            <w:r w:rsidRPr="006C3E49">
              <w:rPr>
                <w:color w:val="auto"/>
                <w:lang w:val="ru-RU"/>
              </w:rPr>
              <w:t>Оцинкованная сталь</w:t>
            </w:r>
            <w:r w:rsidRPr="006C3E49">
              <w:rPr>
                <w:color w:val="auto"/>
              </w:rPr>
              <w:t>,</w:t>
            </w:r>
            <w:r w:rsidRPr="006C3E49">
              <w:rPr>
                <w:color w:val="auto"/>
                <w:lang w:val="ru-RU"/>
              </w:rPr>
              <w:t xml:space="preserve"> либо алюминий</w:t>
            </w:r>
          </w:p>
        </w:tc>
        <w:tc>
          <w:tcPr>
            <w:tcW w:w="1545" w:type="dxa"/>
            <w:tcMar>
              <w:top w:w="80" w:type="dxa"/>
              <w:left w:w="40" w:type="dxa"/>
              <w:bottom w:w="40" w:type="dxa"/>
              <w:right w:w="40" w:type="dxa"/>
            </w:tcMar>
          </w:tcPr>
          <w:p w14:paraId="34F3B14C" w14:textId="0C6A9B44" w:rsidR="00E23FDA" w:rsidRPr="006C3E49" w:rsidRDefault="001720BB" w:rsidP="00E23FDA">
            <w:pPr>
              <w:pStyle w:val="CellBodyCentered"/>
              <w:rPr>
                <w:color w:val="auto"/>
                <w:lang w:val="ru-RU"/>
              </w:rPr>
            </w:pPr>
            <w:r w:rsidRPr="00DD39BF">
              <w:rPr>
                <w:color w:val="auto"/>
                <w:lang w:val="ru-RU"/>
              </w:rPr>
              <w:t>3.8</w:t>
            </w:r>
            <w:r w:rsidRPr="00DD39BF">
              <w:rPr>
                <w:color w:val="auto"/>
                <w:vertAlign w:val="superscript"/>
              </w:rPr>
              <w:t>[7]</w:t>
            </w:r>
          </w:p>
        </w:tc>
        <w:tc>
          <w:tcPr>
            <w:tcW w:w="1551" w:type="dxa"/>
            <w:tcMar>
              <w:top w:w="80" w:type="dxa"/>
              <w:left w:w="40" w:type="dxa"/>
              <w:bottom w:w="40" w:type="dxa"/>
              <w:right w:w="40" w:type="dxa"/>
            </w:tcMar>
          </w:tcPr>
          <w:p w14:paraId="03E581C3" w14:textId="2E37CDCB" w:rsidR="00E23FDA" w:rsidRPr="006C3E49" w:rsidRDefault="00E23FDA" w:rsidP="00E23FDA">
            <w:pPr>
              <w:pStyle w:val="CellBodyCentered"/>
              <w:rPr>
                <w:color w:val="auto"/>
                <w:lang w:val="ru-RU"/>
              </w:rPr>
            </w:pPr>
            <w:r w:rsidRPr="006C3E49">
              <w:rPr>
                <w:color w:val="auto"/>
                <w:lang w:val="ru-RU"/>
              </w:rPr>
              <w:t>Н/П</w:t>
            </w:r>
          </w:p>
        </w:tc>
        <w:tc>
          <w:tcPr>
            <w:tcW w:w="1551" w:type="dxa"/>
          </w:tcPr>
          <w:p w14:paraId="29301C60" w14:textId="069B4A98" w:rsidR="00E23FDA" w:rsidRPr="006C3E49" w:rsidRDefault="005563DA" w:rsidP="00E23FDA">
            <w:pPr>
              <w:pStyle w:val="CellBodyCentered"/>
              <w:rPr>
                <w:color w:val="auto"/>
                <w:lang w:val="ru-RU"/>
              </w:rPr>
            </w:pPr>
            <w:ins w:id="120" w:author="Issayevskiy, Konstantin [STAMGazStroy LLP]" w:date="2025-12-04T16:39:00Z" w16du:dateUtc="2025-12-04T11:39:00Z">
              <w:r>
                <w:rPr>
                  <w:color w:val="auto"/>
                  <w:lang w:val="ru-RU"/>
                </w:rPr>
                <w:t>Н</w:t>
              </w:r>
            </w:ins>
            <w:del w:id="121" w:author="Issayevskiy, Konstantin [STAMGazStroy LLP]" w:date="2025-12-04T16:39:00Z" w16du:dateUtc="2025-12-04T11:39:00Z">
              <w:r w:rsidR="00E23FDA" w:rsidRPr="006C3E49" w:rsidDel="005563DA">
                <w:rPr>
                  <w:color w:val="auto"/>
                  <w:lang w:val="ru-RU"/>
                </w:rPr>
                <w:delText>Н</w:delText>
              </w:r>
            </w:del>
            <w:r w:rsidR="00E23FDA" w:rsidRPr="006C3E49">
              <w:rPr>
                <w:color w:val="auto"/>
                <w:lang w:val="ru-RU"/>
              </w:rPr>
              <w:t>/П</w:t>
            </w:r>
          </w:p>
        </w:tc>
      </w:tr>
      <w:tr w:rsidR="0031725A" w:rsidRPr="006C3E49" w14:paraId="095D4453" w14:textId="40DBF5B2" w:rsidTr="00796C49">
        <w:trPr>
          <w:trHeight w:val="260"/>
          <w:jc w:val="center"/>
        </w:trPr>
        <w:tc>
          <w:tcPr>
            <w:tcW w:w="3960" w:type="dxa"/>
            <w:shd w:val="clear" w:color="000000" w:fill="auto"/>
            <w:tcMar>
              <w:top w:w="80" w:type="dxa"/>
              <w:left w:w="40" w:type="dxa"/>
              <w:bottom w:w="40" w:type="dxa"/>
              <w:right w:w="40" w:type="dxa"/>
            </w:tcMar>
          </w:tcPr>
          <w:p w14:paraId="6F2A2CD9" w14:textId="77777777" w:rsidR="0031725A" w:rsidRPr="006C3E49" w:rsidRDefault="0031725A" w:rsidP="00F37FE6">
            <w:pPr>
              <w:pStyle w:val="CellBodyCentered"/>
              <w:rPr>
                <w:color w:val="auto"/>
                <w:lang w:val="ru-RU"/>
              </w:rPr>
            </w:pPr>
            <w:r w:rsidRPr="006C3E49">
              <w:rPr>
                <w:color w:val="auto"/>
                <w:lang w:val="ru-RU"/>
              </w:rPr>
              <w:t>Сталь</w:t>
            </w:r>
          </w:p>
        </w:tc>
        <w:tc>
          <w:tcPr>
            <w:tcW w:w="1545" w:type="dxa"/>
            <w:tcMar>
              <w:top w:w="80" w:type="dxa"/>
              <w:left w:w="40" w:type="dxa"/>
              <w:bottom w:w="40" w:type="dxa"/>
              <w:right w:w="40" w:type="dxa"/>
            </w:tcMar>
          </w:tcPr>
          <w:p w14:paraId="40077053" w14:textId="6109B590" w:rsidR="0031725A" w:rsidRPr="006C3E49" w:rsidRDefault="0031725A" w:rsidP="008B0473">
            <w:pPr>
              <w:pStyle w:val="CellBodyCentered"/>
              <w:rPr>
                <w:color w:val="auto"/>
                <w:lang w:val="ru-RU"/>
              </w:rPr>
            </w:pPr>
            <w:r w:rsidRPr="006C3E49">
              <w:rPr>
                <w:color w:val="auto"/>
                <w:lang w:val="ru-RU"/>
              </w:rPr>
              <w:t>3.</w:t>
            </w:r>
            <w:r w:rsidR="001E0735" w:rsidRPr="006C3E49">
              <w:rPr>
                <w:color w:val="auto"/>
                <w:lang w:val="ru-RU"/>
              </w:rPr>
              <w:t>1, 3.2</w:t>
            </w:r>
          </w:p>
        </w:tc>
        <w:tc>
          <w:tcPr>
            <w:tcW w:w="1551" w:type="dxa"/>
            <w:tcMar>
              <w:top w:w="80" w:type="dxa"/>
              <w:left w:w="40" w:type="dxa"/>
              <w:bottom w:w="40" w:type="dxa"/>
              <w:right w:w="40" w:type="dxa"/>
            </w:tcMar>
          </w:tcPr>
          <w:p w14:paraId="786D04C7" w14:textId="0D96C79E" w:rsidR="0031725A" w:rsidRPr="006C3E49" w:rsidRDefault="00B47C0B" w:rsidP="008B0473">
            <w:pPr>
              <w:pStyle w:val="CellBodyCentered"/>
              <w:rPr>
                <w:color w:val="auto"/>
                <w:lang w:val="ru-RU"/>
              </w:rPr>
            </w:pPr>
            <w:r w:rsidRPr="006C3E49">
              <w:rPr>
                <w:color w:val="auto"/>
                <w:lang w:val="ru-RU"/>
              </w:rPr>
              <w:t>2.15</w:t>
            </w:r>
          </w:p>
        </w:tc>
        <w:tc>
          <w:tcPr>
            <w:tcW w:w="1551" w:type="dxa"/>
          </w:tcPr>
          <w:p w14:paraId="516D78AB" w14:textId="253F5E72" w:rsidR="0031725A" w:rsidRPr="006C3E49" w:rsidRDefault="005563DA" w:rsidP="00A12923">
            <w:pPr>
              <w:pStyle w:val="CellBodyCentered"/>
              <w:rPr>
                <w:color w:val="auto"/>
                <w:lang w:val="ru-RU"/>
              </w:rPr>
            </w:pPr>
            <w:ins w:id="122" w:author="Issayevskiy, Konstantin [STAMGazStroy LLP]" w:date="2025-12-04T16:39:00Z" w16du:dateUtc="2025-12-04T11:39:00Z">
              <w:r>
                <w:rPr>
                  <w:color w:val="auto"/>
                  <w:lang w:val="ru-RU"/>
                </w:rPr>
                <w:t>1</w:t>
              </w:r>
            </w:ins>
            <w:del w:id="123" w:author="Issayevskiy, Konstantin [STAMGazStroy LLP]" w:date="2025-12-04T16:39:00Z" w16du:dateUtc="2025-12-04T11:39:00Z">
              <w:r w:rsidR="00A12923" w:rsidRPr="006C3E49" w:rsidDel="005563DA">
                <w:rPr>
                  <w:color w:val="auto"/>
                  <w:lang w:val="ru-RU"/>
                </w:rPr>
                <w:delText>1</w:delText>
              </w:r>
            </w:del>
            <w:r w:rsidR="00A12923" w:rsidRPr="006C3E49">
              <w:rPr>
                <w:color w:val="auto"/>
                <w:lang w:val="ru-RU"/>
              </w:rPr>
              <w:t>A, 1G</w:t>
            </w:r>
          </w:p>
        </w:tc>
      </w:tr>
      <w:tr w:rsidR="00A12923" w:rsidRPr="00C76656" w14:paraId="22E96A81" w14:textId="2D7AA10C" w:rsidTr="00796C49">
        <w:trPr>
          <w:trHeight w:val="260"/>
          <w:jc w:val="center"/>
        </w:trPr>
        <w:tc>
          <w:tcPr>
            <w:tcW w:w="8607" w:type="dxa"/>
            <w:gridSpan w:val="4"/>
            <w:shd w:val="solid" w:color="000000" w:fill="auto"/>
            <w:tcMar>
              <w:top w:w="80" w:type="dxa"/>
              <w:left w:w="40" w:type="dxa"/>
              <w:bottom w:w="40" w:type="dxa"/>
              <w:right w:w="40" w:type="dxa"/>
            </w:tcMar>
            <w:vAlign w:val="bottom"/>
          </w:tcPr>
          <w:p w14:paraId="548122E6" w14:textId="032E9C26" w:rsidR="00A12923" w:rsidRPr="006C3E49" w:rsidRDefault="00A12923" w:rsidP="00A12923">
            <w:pPr>
              <w:pStyle w:val="CellBodyCentered"/>
              <w:rPr>
                <w:color w:val="auto"/>
                <w:lang w:val="ru-RU"/>
              </w:rPr>
            </w:pPr>
            <w:r w:rsidRPr="006C3E49">
              <w:rPr>
                <w:color w:val="auto"/>
                <w:lang w:val="ru-RU"/>
              </w:rPr>
              <w:t>Код R: Здания и пункты управления (внешнее устройство)</w:t>
            </w:r>
          </w:p>
        </w:tc>
      </w:tr>
      <w:tr w:rsidR="00E077B6" w:rsidRPr="006C3E49" w14:paraId="52A3DBFB" w14:textId="3A0A82DC" w:rsidTr="00104D7E">
        <w:trPr>
          <w:trHeight w:val="260"/>
          <w:jc w:val="center"/>
        </w:trPr>
        <w:tc>
          <w:tcPr>
            <w:tcW w:w="3960" w:type="dxa"/>
            <w:shd w:val="clear" w:color="000000" w:fill="auto"/>
            <w:tcMar>
              <w:top w:w="80" w:type="dxa"/>
              <w:left w:w="40" w:type="dxa"/>
              <w:bottom w:w="40" w:type="dxa"/>
              <w:right w:w="40" w:type="dxa"/>
            </w:tcMar>
          </w:tcPr>
          <w:p w14:paraId="6FA791FB" w14:textId="77777777" w:rsidR="00E077B6" w:rsidRPr="006C3E49" w:rsidRDefault="00E077B6" w:rsidP="00823856">
            <w:pPr>
              <w:pStyle w:val="CellBodyCentered"/>
              <w:rPr>
                <w:color w:val="auto"/>
                <w:lang w:val="ru-RU"/>
              </w:rPr>
            </w:pPr>
            <w:r w:rsidRPr="006C3E49">
              <w:rPr>
                <w:color w:val="auto"/>
                <w:lang w:val="ru-RU"/>
              </w:rPr>
              <w:lastRenderedPageBreak/>
              <w:t>Оцинкованная сталь</w:t>
            </w:r>
          </w:p>
        </w:tc>
        <w:tc>
          <w:tcPr>
            <w:tcW w:w="1545" w:type="dxa"/>
            <w:tcBorders>
              <w:bottom w:val="single" w:sz="4" w:space="0" w:color="auto"/>
            </w:tcBorders>
            <w:tcMar>
              <w:top w:w="80" w:type="dxa"/>
              <w:left w:w="40" w:type="dxa"/>
              <w:bottom w:w="40" w:type="dxa"/>
              <w:right w:w="40" w:type="dxa"/>
            </w:tcMar>
            <w:vAlign w:val="center"/>
          </w:tcPr>
          <w:p w14:paraId="0A983017" w14:textId="11A73DEA" w:rsidR="00E077B6" w:rsidRPr="006C3E49" w:rsidRDefault="00E077B6" w:rsidP="00823856">
            <w:pPr>
              <w:pStyle w:val="CellBodyCentered"/>
              <w:rPr>
                <w:color w:val="auto"/>
                <w:lang w:val="ru-RU"/>
              </w:rPr>
            </w:pPr>
            <w:r w:rsidRPr="006C3E49">
              <w:rPr>
                <w:color w:val="auto"/>
                <w:lang w:val="ru-RU"/>
              </w:rPr>
              <w:t>3.8</w:t>
            </w:r>
            <w:r w:rsidR="00BF2377" w:rsidRPr="006C3E49">
              <w:rPr>
                <w:color w:val="auto"/>
                <w:vertAlign w:val="superscript"/>
              </w:rPr>
              <w:t>[</w:t>
            </w:r>
            <w:r w:rsidR="00764E37" w:rsidRPr="006C3E49">
              <w:rPr>
                <w:color w:val="auto"/>
                <w:vertAlign w:val="superscript"/>
              </w:rPr>
              <w:t>7</w:t>
            </w:r>
            <w:r w:rsidR="00041BFF" w:rsidRPr="006C3E49">
              <w:rPr>
                <w:color w:val="auto"/>
                <w:vertAlign w:val="superscript"/>
              </w:rPr>
              <w:t>]</w:t>
            </w:r>
          </w:p>
        </w:tc>
        <w:tc>
          <w:tcPr>
            <w:tcW w:w="1551" w:type="dxa"/>
            <w:vMerge w:val="restart"/>
            <w:tcMar>
              <w:top w:w="80" w:type="dxa"/>
              <w:left w:w="40" w:type="dxa"/>
              <w:bottom w:w="40" w:type="dxa"/>
              <w:right w:w="40" w:type="dxa"/>
            </w:tcMar>
            <w:vAlign w:val="center"/>
          </w:tcPr>
          <w:p w14:paraId="0B799709" w14:textId="77777777" w:rsidR="00E077B6" w:rsidRPr="006C3E49" w:rsidRDefault="00E077B6" w:rsidP="00823856">
            <w:pPr>
              <w:pStyle w:val="CellBodyCentered"/>
              <w:rPr>
                <w:color w:val="auto"/>
                <w:lang w:val="ru-RU"/>
              </w:rPr>
            </w:pPr>
            <w:r w:rsidRPr="006C3E49">
              <w:rPr>
                <w:color w:val="auto"/>
                <w:lang w:val="ru-RU"/>
              </w:rPr>
              <w:t>Н/П</w:t>
            </w:r>
          </w:p>
        </w:tc>
        <w:tc>
          <w:tcPr>
            <w:tcW w:w="1551" w:type="dxa"/>
            <w:vMerge w:val="restart"/>
            <w:vAlign w:val="center"/>
          </w:tcPr>
          <w:p w14:paraId="404B12BB" w14:textId="46E6070F" w:rsidR="00E077B6" w:rsidRPr="006C3E49" w:rsidRDefault="00104D7E" w:rsidP="00104D7E">
            <w:pPr>
              <w:pStyle w:val="CellBodyCentered"/>
              <w:rPr>
                <w:color w:val="auto"/>
                <w:lang w:val="ru-RU"/>
              </w:rPr>
            </w:pPr>
            <w:del w:id="124" w:author="Issayevskiy, Konstantin [STAMGazStroy LLP]" w:date="2025-12-04T16:39:00Z" w16du:dateUtc="2025-12-04T11:39:00Z">
              <w:r w:rsidRPr="006C3E49" w:rsidDel="005563DA">
                <w:rPr>
                  <w:color w:val="auto"/>
                  <w:lang w:val="ru-RU"/>
                </w:rPr>
                <w:delText>Н</w:delText>
              </w:r>
            </w:del>
            <w:ins w:id="125" w:author="Issayevskiy, Konstantin [STAMGazStroy LLP]" w:date="2025-12-04T16:39:00Z" w16du:dateUtc="2025-12-04T11:39:00Z">
              <w:r w:rsidR="005563DA">
                <w:rPr>
                  <w:color w:val="auto"/>
                  <w:lang w:val="ru-RU"/>
                </w:rPr>
                <w:t>Н</w:t>
              </w:r>
            </w:ins>
            <w:r w:rsidRPr="006C3E49">
              <w:rPr>
                <w:color w:val="auto"/>
                <w:lang w:val="ru-RU"/>
              </w:rPr>
              <w:t>/П</w:t>
            </w:r>
          </w:p>
        </w:tc>
      </w:tr>
      <w:tr w:rsidR="00E077B6" w:rsidRPr="006C3E49" w14:paraId="391E45B3" w14:textId="4146F144" w:rsidTr="00DD30D2">
        <w:trPr>
          <w:trHeight w:val="260"/>
          <w:jc w:val="center"/>
        </w:trPr>
        <w:tc>
          <w:tcPr>
            <w:tcW w:w="3960" w:type="dxa"/>
            <w:tcBorders>
              <w:top w:val="nil"/>
            </w:tcBorders>
            <w:shd w:val="clear" w:color="000000" w:fill="auto"/>
            <w:tcMar>
              <w:top w:w="80" w:type="dxa"/>
              <w:left w:w="40" w:type="dxa"/>
              <w:bottom w:w="40" w:type="dxa"/>
              <w:right w:w="40" w:type="dxa"/>
            </w:tcMar>
          </w:tcPr>
          <w:p w14:paraId="733B105C" w14:textId="77777777" w:rsidR="00E077B6" w:rsidRPr="006C3E49" w:rsidRDefault="00E077B6" w:rsidP="00823856">
            <w:pPr>
              <w:pStyle w:val="CellBodyCentered"/>
              <w:rPr>
                <w:color w:val="auto"/>
              </w:rPr>
            </w:pPr>
            <w:r w:rsidRPr="006C3E49">
              <w:rPr>
                <w:color w:val="auto"/>
                <w:lang w:val="ru-RU"/>
              </w:rPr>
              <w:t>Кирп</w:t>
            </w:r>
            <w:proofErr w:type="spellStart"/>
            <w:r w:rsidRPr="006C3E49">
              <w:rPr>
                <w:color w:val="auto"/>
              </w:rPr>
              <w:t>ичные</w:t>
            </w:r>
            <w:proofErr w:type="spellEnd"/>
            <w:r w:rsidRPr="006C3E49">
              <w:rPr>
                <w:color w:val="auto"/>
              </w:rPr>
              <w:t>/</w:t>
            </w:r>
            <w:proofErr w:type="spellStart"/>
            <w:r w:rsidRPr="006C3E49">
              <w:rPr>
                <w:color w:val="auto"/>
              </w:rPr>
              <w:t>каменные</w:t>
            </w:r>
            <w:proofErr w:type="spellEnd"/>
            <w:r w:rsidRPr="006C3E49">
              <w:rPr>
                <w:color w:val="auto"/>
              </w:rPr>
              <w:t>/</w:t>
            </w:r>
            <w:proofErr w:type="spellStart"/>
            <w:r w:rsidRPr="006C3E49">
              <w:rPr>
                <w:color w:val="auto"/>
              </w:rPr>
              <w:t>бетонные</w:t>
            </w:r>
            <w:proofErr w:type="spellEnd"/>
            <w:r w:rsidRPr="006C3E49">
              <w:rPr>
                <w:color w:val="auto"/>
              </w:rPr>
              <w:t xml:space="preserve"> </w:t>
            </w:r>
            <w:proofErr w:type="spellStart"/>
            <w:r w:rsidRPr="006C3E49">
              <w:rPr>
                <w:color w:val="auto"/>
              </w:rPr>
              <w:t>стены</w:t>
            </w:r>
            <w:proofErr w:type="spellEnd"/>
          </w:p>
        </w:tc>
        <w:tc>
          <w:tcPr>
            <w:tcW w:w="1545" w:type="dxa"/>
            <w:tcBorders>
              <w:top w:val="single" w:sz="4" w:space="0" w:color="auto"/>
              <w:bottom w:val="single" w:sz="4" w:space="0" w:color="auto"/>
            </w:tcBorders>
          </w:tcPr>
          <w:p w14:paraId="3BEF9401" w14:textId="45858474" w:rsidR="00E077B6" w:rsidRPr="006C3E49" w:rsidRDefault="00E077B6" w:rsidP="00823856">
            <w:pPr>
              <w:pStyle w:val="CellBodyCentered"/>
              <w:rPr>
                <w:color w:val="auto"/>
              </w:rPr>
            </w:pPr>
            <w:r w:rsidRPr="006C3E49">
              <w:rPr>
                <w:color w:val="auto"/>
                <w:lang w:val="ru-RU"/>
              </w:rPr>
              <w:t>Н/П</w:t>
            </w:r>
          </w:p>
        </w:tc>
        <w:tc>
          <w:tcPr>
            <w:tcW w:w="1551" w:type="dxa"/>
            <w:vMerge/>
          </w:tcPr>
          <w:p w14:paraId="710DCA7E" w14:textId="77777777" w:rsidR="00E077B6" w:rsidRPr="006C3E49" w:rsidRDefault="00E077B6" w:rsidP="00823856">
            <w:pPr>
              <w:pStyle w:val="CellBodyCentered"/>
              <w:rPr>
                <w:color w:val="auto"/>
              </w:rPr>
            </w:pPr>
          </w:p>
        </w:tc>
        <w:tc>
          <w:tcPr>
            <w:tcW w:w="1551" w:type="dxa"/>
            <w:vMerge/>
          </w:tcPr>
          <w:p w14:paraId="59A29B36" w14:textId="0C1ADE3B" w:rsidR="00E077B6" w:rsidRPr="006C3E49" w:rsidRDefault="00E077B6" w:rsidP="00E077B6">
            <w:pPr>
              <w:pStyle w:val="CellBodyCentered"/>
              <w:rPr>
                <w:color w:val="auto"/>
              </w:rPr>
            </w:pPr>
          </w:p>
        </w:tc>
      </w:tr>
      <w:tr w:rsidR="00E077B6" w:rsidRPr="006C3E49" w14:paraId="7AAF5DB0" w14:textId="29EB2341" w:rsidTr="00DD30D2">
        <w:trPr>
          <w:trHeight w:val="260"/>
          <w:jc w:val="center"/>
        </w:trPr>
        <w:tc>
          <w:tcPr>
            <w:tcW w:w="3960" w:type="dxa"/>
            <w:shd w:val="clear" w:color="000000" w:fill="auto"/>
            <w:tcMar>
              <w:top w:w="80" w:type="dxa"/>
              <w:left w:w="40" w:type="dxa"/>
              <w:bottom w:w="40" w:type="dxa"/>
              <w:right w:w="40" w:type="dxa"/>
            </w:tcMar>
          </w:tcPr>
          <w:p w14:paraId="5964BCAB" w14:textId="77777777" w:rsidR="00E077B6" w:rsidRPr="006C3E49" w:rsidRDefault="00E077B6" w:rsidP="00823856">
            <w:pPr>
              <w:pStyle w:val="CellBodyCentered"/>
              <w:rPr>
                <w:color w:val="auto"/>
              </w:rPr>
            </w:pPr>
            <w:proofErr w:type="spellStart"/>
            <w:r w:rsidRPr="006C3E49">
              <w:rPr>
                <w:color w:val="auto"/>
              </w:rPr>
              <w:t>Сталь</w:t>
            </w:r>
            <w:proofErr w:type="spellEnd"/>
          </w:p>
        </w:tc>
        <w:tc>
          <w:tcPr>
            <w:tcW w:w="1545" w:type="dxa"/>
            <w:tcBorders>
              <w:top w:val="single" w:sz="4" w:space="0" w:color="auto"/>
            </w:tcBorders>
            <w:tcMar>
              <w:top w:w="80" w:type="dxa"/>
              <w:left w:w="40" w:type="dxa"/>
              <w:bottom w:w="40" w:type="dxa"/>
              <w:right w:w="40" w:type="dxa"/>
            </w:tcMar>
          </w:tcPr>
          <w:p w14:paraId="08A6C165" w14:textId="592E4EBB" w:rsidR="00E077B6" w:rsidRPr="006C3E49" w:rsidRDefault="00E077B6" w:rsidP="00823856">
            <w:pPr>
              <w:pStyle w:val="CellBodyCentered"/>
              <w:rPr>
                <w:color w:val="auto"/>
                <w:lang w:val="ru-RU"/>
              </w:rPr>
            </w:pPr>
            <w:r w:rsidRPr="006C3E49">
              <w:rPr>
                <w:color w:val="auto"/>
              </w:rPr>
              <w:t>3.</w:t>
            </w:r>
            <w:r w:rsidRPr="006C3E49">
              <w:rPr>
                <w:color w:val="auto"/>
                <w:lang w:val="ru-RU"/>
              </w:rPr>
              <w:t>1, 3.2</w:t>
            </w:r>
          </w:p>
        </w:tc>
        <w:tc>
          <w:tcPr>
            <w:tcW w:w="1551" w:type="dxa"/>
            <w:vMerge/>
          </w:tcPr>
          <w:p w14:paraId="0055E7EF" w14:textId="77777777" w:rsidR="00E077B6" w:rsidRPr="006C3E49" w:rsidRDefault="00E077B6" w:rsidP="00823856">
            <w:pPr>
              <w:pStyle w:val="CellBodyCentered"/>
              <w:rPr>
                <w:color w:val="auto"/>
              </w:rPr>
            </w:pPr>
          </w:p>
        </w:tc>
        <w:tc>
          <w:tcPr>
            <w:tcW w:w="1551" w:type="dxa"/>
            <w:vMerge/>
          </w:tcPr>
          <w:p w14:paraId="3CB42D42" w14:textId="56887F19" w:rsidR="00E077B6" w:rsidRPr="006C3E49" w:rsidRDefault="00E077B6" w:rsidP="00E077B6">
            <w:pPr>
              <w:pStyle w:val="CellBodyCentered"/>
              <w:rPr>
                <w:color w:val="auto"/>
              </w:rPr>
            </w:pPr>
          </w:p>
        </w:tc>
      </w:tr>
      <w:tr w:rsidR="00E077B6" w:rsidRPr="006C3E49" w14:paraId="34E648E5" w14:textId="478A9A0A" w:rsidTr="00796C49">
        <w:trPr>
          <w:trHeight w:val="260"/>
          <w:jc w:val="center"/>
        </w:trPr>
        <w:tc>
          <w:tcPr>
            <w:tcW w:w="3960" w:type="dxa"/>
            <w:shd w:val="clear" w:color="000000" w:fill="auto"/>
            <w:tcMar>
              <w:top w:w="80" w:type="dxa"/>
              <w:left w:w="40" w:type="dxa"/>
              <w:bottom w:w="40" w:type="dxa"/>
              <w:right w:w="40" w:type="dxa"/>
            </w:tcMar>
          </w:tcPr>
          <w:p w14:paraId="34AA2D0A" w14:textId="77777777" w:rsidR="00E077B6" w:rsidRPr="006C3E49" w:rsidRDefault="00E077B6" w:rsidP="00823856">
            <w:pPr>
              <w:pStyle w:val="CellBodyCentered"/>
              <w:rPr>
                <w:color w:val="auto"/>
              </w:rPr>
            </w:pPr>
            <w:proofErr w:type="spellStart"/>
            <w:r w:rsidRPr="006C3E49">
              <w:rPr>
                <w:color w:val="auto"/>
              </w:rPr>
              <w:t>Деревянные</w:t>
            </w:r>
            <w:proofErr w:type="spellEnd"/>
          </w:p>
        </w:tc>
        <w:tc>
          <w:tcPr>
            <w:tcW w:w="1545" w:type="dxa"/>
            <w:tcMar>
              <w:top w:w="80" w:type="dxa"/>
              <w:left w:w="40" w:type="dxa"/>
              <w:bottom w:w="40" w:type="dxa"/>
              <w:right w:w="40" w:type="dxa"/>
            </w:tcMar>
          </w:tcPr>
          <w:p w14:paraId="7F8EA37C" w14:textId="77777777" w:rsidR="00E077B6" w:rsidRPr="006C3E49" w:rsidRDefault="00E077B6" w:rsidP="00823856">
            <w:pPr>
              <w:pStyle w:val="CellBodyCentered"/>
              <w:rPr>
                <w:color w:val="auto"/>
              </w:rPr>
            </w:pPr>
            <w:r w:rsidRPr="006C3E49">
              <w:rPr>
                <w:color w:val="auto"/>
              </w:rPr>
              <w:t>Н/Р</w:t>
            </w:r>
          </w:p>
        </w:tc>
        <w:tc>
          <w:tcPr>
            <w:tcW w:w="1551" w:type="dxa"/>
            <w:vMerge/>
          </w:tcPr>
          <w:p w14:paraId="1E22B77F" w14:textId="77777777" w:rsidR="00E077B6" w:rsidRPr="006C3E49" w:rsidRDefault="00E077B6" w:rsidP="00823856">
            <w:pPr>
              <w:pStyle w:val="CellBodyCentered"/>
              <w:rPr>
                <w:color w:val="auto"/>
              </w:rPr>
            </w:pPr>
          </w:p>
        </w:tc>
        <w:tc>
          <w:tcPr>
            <w:tcW w:w="1551" w:type="dxa"/>
            <w:vMerge/>
          </w:tcPr>
          <w:p w14:paraId="2B4456F0" w14:textId="1F36DB66" w:rsidR="00E077B6" w:rsidRPr="006C3E49" w:rsidRDefault="00E077B6" w:rsidP="00E077B6">
            <w:pPr>
              <w:pStyle w:val="CellBodyCentered"/>
              <w:rPr>
                <w:color w:val="auto"/>
              </w:rPr>
            </w:pPr>
          </w:p>
        </w:tc>
      </w:tr>
    </w:tbl>
    <w:p w14:paraId="69101805" w14:textId="77777777" w:rsidR="004C7BB7" w:rsidRPr="006C3E49" w:rsidRDefault="004C7BB7" w:rsidP="0047650B">
      <w:pPr>
        <w:pStyle w:val="Heading1TOC"/>
        <w:spacing w:before="0" w:after="60" w:line="200" w:lineRule="atLeast"/>
        <w:ind w:left="0" w:firstLine="0"/>
        <w:rPr>
          <w:rFonts w:ascii="Times New Roman" w:hAnsi="Times New Roman"/>
          <w:b w:val="0"/>
          <w:color w:val="auto"/>
          <w:sz w:val="18"/>
          <w:szCs w:val="18"/>
          <w:lang w:val="ru-RU"/>
        </w:rPr>
      </w:pPr>
    </w:p>
    <w:p w14:paraId="6FE2CE40" w14:textId="412B6CBA" w:rsidR="005675B5" w:rsidRPr="00F27385" w:rsidRDefault="005675B5" w:rsidP="00A60011">
      <w:pPr>
        <w:pStyle w:val="Heading1TOC"/>
        <w:spacing w:before="0" w:after="60" w:line="200" w:lineRule="atLeast"/>
        <w:ind w:left="709" w:firstLine="0"/>
        <w:rPr>
          <w:rFonts w:ascii="Times New Roman" w:hAnsi="Times New Roman"/>
          <w:b w:val="0"/>
          <w:color w:val="auto"/>
          <w:sz w:val="18"/>
          <w:szCs w:val="18"/>
          <w:lang w:val="ru-RU"/>
        </w:rPr>
      </w:pPr>
      <w:r w:rsidRPr="00F27385">
        <w:rPr>
          <w:rFonts w:ascii="Times New Roman" w:hAnsi="Times New Roman"/>
          <w:b w:val="0"/>
          <w:color w:val="auto"/>
          <w:sz w:val="18"/>
          <w:szCs w:val="18"/>
          <w:lang w:val="ru-RU"/>
        </w:rPr>
        <w:t xml:space="preserve">1. </w:t>
      </w:r>
      <w:r w:rsidR="00F27385">
        <w:rPr>
          <w:rFonts w:ascii="Times New Roman" w:hAnsi="Times New Roman"/>
          <w:b w:val="0"/>
          <w:color w:val="auto"/>
          <w:sz w:val="18"/>
          <w:szCs w:val="18"/>
          <w:lang w:val="ru-RU"/>
        </w:rPr>
        <w:t>Система</w:t>
      </w:r>
      <w:r w:rsidRPr="00F27385">
        <w:rPr>
          <w:rFonts w:ascii="Times New Roman" w:hAnsi="Times New Roman"/>
          <w:b w:val="0"/>
          <w:color w:val="auto"/>
          <w:sz w:val="18"/>
          <w:szCs w:val="18"/>
          <w:lang w:val="ru-RU"/>
        </w:rPr>
        <w:t xml:space="preserve"> </w:t>
      </w:r>
      <w:ins w:id="126" w:author="Issayevskiy, Konstantin [STAMGazStroy LLP]" w:date="2025-12-04T16:42:00Z" w16du:dateUtc="2025-12-04T11:42:00Z">
        <w:r w:rsidR="00436379" w:rsidRPr="00436379">
          <w:rPr>
            <w:rFonts w:ascii="Times New Roman" w:hAnsi="Times New Roman"/>
            <w:b w:val="0"/>
            <w:color w:val="auto"/>
            <w:sz w:val="18"/>
            <w:szCs w:val="18"/>
            <w:lang w:val="ru-RU"/>
          </w:rPr>
          <w:t>1</w:t>
        </w:r>
      </w:ins>
      <w:del w:id="127" w:author="Issayevskiy, Konstantin [STAMGazStroy LLP]" w:date="2025-12-04T16:42:00Z" w16du:dateUtc="2025-12-04T11:42:00Z">
        <w:r w:rsidRPr="00F27385" w:rsidDel="00436379">
          <w:rPr>
            <w:rFonts w:ascii="Times New Roman" w:hAnsi="Times New Roman"/>
            <w:b w:val="0"/>
            <w:color w:val="auto"/>
            <w:sz w:val="18"/>
            <w:szCs w:val="18"/>
            <w:lang w:val="ru-RU"/>
          </w:rPr>
          <w:delText>1</w:delText>
        </w:r>
      </w:del>
      <w:r w:rsidRPr="006C3E49">
        <w:rPr>
          <w:rFonts w:ascii="Times New Roman" w:hAnsi="Times New Roman"/>
          <w:b w:val="0"/>
          <w:color w:val="auto"/>
          <w:sz w:val="18"/>
          <w:szCs w:val="18"/>
        </w:rPr>
        <w:t>C</w:t>
      </w:r>
      <w:r w:rsidRPr="00F27385">
        <w:rPr>
          <w:rFonts w:ascii="Times New Roman" w:hAnsi="Times New Roman"/>
          <w:b w:val="0"/>
          <w:color w:val="auto"/>
          <w:sz w:val="18"/>
          <w:szCs w:val="18"/>
          <w:lang w:val="ru-RU"/>
        </w:rPr>
        <w:t xml:space="preserve"> </w:t>
      </w:r>
      <w:r w:rsidR="00F27385">
        <w:rPr>
          <w:rFonts w:ascii="Times New Roman" w:hAnsi="Times New Roman"/>
          <w:b w:val="0"/>
          <w:color w:val="auto"/>
          <w:sz w:val="18"/>
          <w:szCs w:val="18"/>
          <w:lang w:val="ru-RU"/>
        </w:rPr>
        <w:t>только</w:t>
      </w:r>
      <w:r w:rsidR="00F27385" w:rsidRPr="00F27385">
        <w:rPr>
          <w:rFonts w:ascii="Times New Roman" w:hAnsi="Times New Roman"/>
          <w:b w:val="0"/>
          <w:color w:val="auto"/>
          <w:sz w:val="18"/>
          <w:szCs w:val="18"/>
          <w:lang w:val="ru-RU"/>
        </w:rPr>
        <w:t xml:space="preserve"> </w:t>
      </w:r>
      <w:r w:rsidR="00F27385">
        <w:rPr>
          <w:rFonts w:ascii="Times New Roman" w:hAnsi="Times New Roman"/>
          <w:b w:val="0"/>
          <w:color w:val="auto"/>
          <w:sz w:val="18"/>
          <w:szCs w:val="18"/>
          <w:lang w:val="ru-RU"/>
        </w:rPr>
        <w:t>для</w:t>
      </w:r>
      <w:r w:rsidR="00F27385" w:rsidRPr="00F27385">
        <w:rPr>
          <w:rFonts w:ascii="Times New Roman" w:hAnsi="Times New Roman"/>
          <w:b w:val="0"/>
          <w:color w:val="auto"/>
          <w:sz w:val="18"/>
          <w:szCs w:val="18"/>
          <w:lang w:val="ru-RU"/>
        </w:rPr>
        <w:t xml:space="preserve"> </w:t>
      </w:r>
      <w:r w:rsidR="00F27385">
        <w:rPr>
          <w:rFonts w:ascii="Times New Roman" w:hAnsi="Times New Roman"/>
          <w:b w:val="0"/>
          <w:color w:val="auto"/>
          <w:sz w:val="18"/>
          <w:szCs w:val="18"/>
          <w:lang w:val="ru-RU"/>
        </w:rPr>
        <w:t>нанесения</w:t>
      </w:r>
      <w:r w:rsidR="00F27385" w:rsidRPr="00F27385">
        <w:rPr>
          <w:rFonts w:ascii="Times New Roman" w:hAnsi="Times New Roman"/>
          <w:b w:val="0"/>
          <w:color w:val="auto"/>
          <w:sz w:val="18"/>
          <w:szCs w:val="18"/>
          <w:lang w:val="ru-RU"/>
        </w:rPr>
        <w:t xml:space="preserve"> </w:t>
      </w:r>
      <w:r w:rsidR="00F27385">
        <w:rPr>
          <w:rFonts w:ascii="Times New Roman" w:hAnsi="Times New Roman"/>
          <w:b w:val="0"/>
          <w:color w:val="auto"/>
          <w:sz w:val="18"/>
          <w:szCs w:val="18"/>
          <w:lang w:val="ru-RU"/>
        </w:rPr>
        <w:t>на</w:t>
      </w:r>
      <w:r w:rsidR="00F27385" w:rsidRPr="00F27385">
        <w:rPr>
          <w:rFonts w:ascii="Times New Roman" w:hAnsi="Times New Roman"/>
          <w:b w:val="0"/>
          <w:color w:val="auto"/>
          <w:sz w:val="18"/>
          <w:szCs w:val="18"/>
          <w:lang w:val="ru-RU"/>
        </w:rPr>
        <w:t xml:space="preserve"> </w:t>
      </w:r>
      <w:r w:rsidR="00F27385">
        <w:rPr>
          <w:rFonts w:ascii="Times New Roman" w:hAnsi="Times New Roman"/>
          <w:b w:val="0"/>
          <w:color w:val="auto"/>
          <w:sz w:val="18"/>
          <w:szCs w:val="18"/>
          <w:lang w:val="ru-RU"/>
        </w:rPr>
        <w:t xml:space="preserve">углеродистую сталь </w:t>
      </w:r>
    </w:p>
    <w:p w14:paraId="6CFA9C66" w14:textId="0A1E51FA" w:rsidR="00326D19" w:rsidRPr="00292083" w:rsidRDefault="005675B5" w:rsidP="00A60011">
      <w:pPr>
        <w:pStyle w:val="Heading1TOC"/>
        <w:spacing w:before="0" w:after="60" w:line="200" w:lineRule="atLeast"/>
        <w:ind w:left="709" w:firstLine="0"/>
        <w:rPr>
          <w:rFonts w:ascii="Times New Roman" w:hAnsi="Times New Roman"/>
          <w:b w:val="0"/>
          <w:color w:val="auto"/>
          <w:sz w:val="18"/>
          <w:szCs w:val="18"/>
          <w:lang w:val="ru-RU"/>
        </w:rPr>
      </w:pPr>
      <w:r w:rsidRPr="00326D19">
        <w:rPr>
          <w:rFonts w:ascii="Times New Roman" w:hAnsi="Times New Roman"/>
          <w:b w:val="0"/>
          <w:color w:val="auto"/>
          <w:sz w:val="18"/>
          <w:szCs w:val="18"/>
          <w:lang w:val="ru-RU"/>
        </w:rPr>
        <w:t xml:space="preserve">2. </w:t>
      </w:r>
      <w:r w:rsidR="00326D19">
        <w:rPr>
          <w:rFonts w:ascii="Times New Roman" w:hAnsi="Times New Roman"/>
          <w:b w:val="0"/>
          <w:color w:val="auto"/>
          <w:sz w:val="18"/>
          <w:szCs w:val="18"/>
          <w:lang w:val="ru-RU"/>
        </w:rPr>
        <w:t>Система</w:t>
      </w:r>
      <w:r w:rsidR="00326D19" w:rsidRPr="00326D19">
        <w:rPr>
          <w:rFonts w:ascii="Times New Roman" w:hAnsi="Times New Roman"/>
          <w:b w:val="0"/>
          <w:color w:val="auto"/>
          <w:sz w:val="18"/>
          <w:szCs w:val="18"/>
          <w:lang w:val="ru-RU"/>
        </w:rPr>
        <w:t xml:space="preserve"> </w:t>
      </w:r>
      <w:ins w:id="128" w:author="Issayevskiy, Konstantin [STAMGazStroy LLP]" w:date="2025-12-04T16:42:00Z" w16du:dateUtc="2025-12-04T11:42:00Z">
        <w:r w:rsidR="00436379" w:rsidRPr="00436379">
          <w:rPr>
            <w:rFonts w:ascii="Times New Roman" w:hAnsi="Times New Roman"/>
            <w:b w:val="0"/>
            <w:color w:val="auto"/>
            <w:sz w:val="18"/>
            <w:szCs w:val="18"/>
            <w:lang w:val="ru-RU"/>
          </w:rPr>
          <w:t>1</w:t>
        </w:r>
      </w:ins>
      <w:del w:id="129" w:author="Issayevskiy, Konstantin [STAMGazStroy LLP]" w:date="2025-12-04T16:42:00Z" w16du:dateUtc="2025-12-04T11:42:00Z">
        <w:r w:rsidRPr="00326D19" w:rsidDel="00436379">
          <w:rPr>
            <w:rFonts w:ascii="Times New Roman" w:hAnsi="Times New Roman"/>
            <w:b w:val="0"/>
            <w:color w:val="auto"/>
            <w:sz w:val="18"/>
            <w:szCs w:val="18"/>
            <w:lang w:val="ru-RU"/>
          </w:rPr>
          <w:delText>1</w:delText>
        </w:r>
      </w:del>
      <w:r w:rsidRPr="006C3E49">
        <w:rPr>
          <w:rFonts w:ascii="Times New Roman" w:hAnsi="Times New Roman"/>
          <w:b w:val="0"/>
          <w:color w:val="auto"/>
          <w:sz w:val="18"/>
          <w:szCs w:val="18"/>
        </w:rPr>
        <w:t>E</w:t>
      </w:r>
      <w:r w:rsidRPr="00326D19">
        <w:rPr>
          <w:rFonts w:ascii="Times New Roman" w:hAnsi="Times New Roman"/>
          <w:b w:val="0"/>
          <w:color w:val="auto"/>
          <w:sz w:val="18"/>
          <w:szCs w:val="18"/>
          <w:lang w:val="ru-RU"/>
        </w:rPr>
        <w:t xml:space="preserve"> </w:t>
      </w:r>
      <w:r w:rsidR="00326D19">
        <w:rPr>
          <w:rFonts w:ascii="Times New Roman" w:hAnsi="Times New Roman"/>
          <w:b w:val="0"/>
          <w:color w:val="auto"/>
          <w:sz w:val="18"/>
          <w:szCs w:val="18"/>
          <w:lang w:val="ru-RU"/>
        </w:rPr>
        <w:t xml:space="preserve">для </w:t>
      </w:r>
      <w:r w:rsidR="00B364E4">
        <w:rPr>
          <w:rFonts w:ascii="Times New Roman" w:hAnsi="Times New Roman"/>
          <w:b w:val="0"/>
          <w:color w:val="auto"/>
          <w:sz w:val="18"/>
          <w:szCs w:val="18"/>
          <w:lang w:val="ru-RU"/>
        </w:rPr>
        <w:t>нанесения на нержавеющую сталь, но так же может наноситься и на углеродистую</w:t>
      </w:r>
      <w:r w:rsidR="0065233A">
        <w:rPr>
          <w:rFonts w:ascii="Times New Roman" w:hAnsi="Times New Roman"/>
          <w:b w:val="0"/>
          <w:color w:val="auto"/>
          <w:sz w:val="18"/>
          <w:szCs w:val="18"/>
          <w:lang w:val="ru-RU"/>
        </w:rPr>
        <w:t xml:space="preserve">. </w:t>
      </w:r>
      <w:r w:rsidR="0065233A" w:rsidRPr="00292083">
        <w:rPr>
          <w:rFonts w:ascii="Times New Roman" w:hAnsi="Times New Roman"/>
          <w:b w:val="0"/>
          <w:color w:val="auto"/>
          <w:sz w:val="18"/>
          <w:szCs w:val="18"/>
          <w:lang w:val="ru-RU"/>
        </w:rPr>
        <w:t>1</w:t>
      </w:r>
      <w:r w:rsidR="0065233A">
        <w:rPr>
          <w:rFonts w:ascii="Times New Roman" w:hAnsi="Times New Roman"/>
          <w:b w:val="0"/>
          <w:color w:val="auto"/>
          <w:sz w:val="18"/>
          <w:szCs w:val="18"/>
          <w:lang w:val="ru-RU"/>
        </w:rPr>
        <w:t>Е</w:t>
      </w:r>
      <w:r w:rsidR="0065233A" w:rsidRPr="00292083">
        <w:rPr>
          <w:rFonts w:ascii="Times New Roman" w:hAnsi="Times New Roman"/>
          <w:b w:val="0"/>
          <w:color w:val="auto"/>
          <w:sz w:val="18"/>
          <w:szCs w:val="18"/>
          <w:lang w:val="ru-RU"/>
        </w:rPr>
        <w:t xml:space="preserve"> </w:t>
      </w:r>
      <w:r w:rsidR="0065233A">
        <w:rPr>
          <w:rFonts w:ascii="Times New Roman" w:hAnsi="Times New Roman"/>
          <w:b w:val="0"/>
          <w:color w:val="auto"/>
          <w:sz w:val="18"/>
          <w:szCs w:val="18"/>
          <w:lang w:val="ru-RU"/>
        </w:rPr>
        <w:t>допускает</w:t>
      </w:r>
      <w:r w:rsidR="0065233A" w:rsidRPr="00292083">
        <w:rPr>
          <w:rFonts w:ascii="Times New Roman" w:hAnsi="Times New Roman"/>
          <w:b w:val="0"/>
          <w:color w:val="auto"/>
          <w:sz w:val="18"/>
          <w:szCs w:val="18"/>
          <w:lang w:val="ru-RU"/>
        </w:rPr>
        <w:t xml:space="preserve"> </w:t>
      </w:r>
      <w:r w:rsidR="0065233A">
        <w:rPr>
          <w:rFonts w:ascii="Times New Roman" w:hAnsi="Times New Roman"/>
          <w:b w:val="0"/>
          <w:color w:val="auto"/>
          <w:sz w:val="18"/>
          <w:szCs w:val="18"/>
          <w:lang w:val="ru-RU"/>
        </w:rPr>
        <w:t>нанесение</w:t>
      </w:r>
      <w:r w:rsidR="0065233A" w:rsidRPr="00292083">
        <w:rPr>
          <w:rFonts w:ascii="Times New Roman" w:hAnsi="Times New Roman"/>
          <w:b w:val="0"/>
          <w:color w:val="auto"/>
          <w:sz w:val="18"/>
          <w:szCs w:val="18"/>
          <w:lang w:val="ru-RU"/>
        </w:rPr>
        <w:t xml:space="preserve"> </w:t>
      </w:r>
      <w:r w:rsidR="0065233A">
        <w:rPr>
          <w:rFonts w:ascii="Times New Roman" w:hAnsi="Times New Roman"/>
          <w:b w:val="0"/>
          <w:color w:val="auto"/>
          <w:sz w:val="18"/>
          <w:szCs w:val="18"/>
          <w:lang w:val="ru-RU"/>
        </w:rPr>
        <w:t>эксплуатацию</w:t>
      </w:r>
      <w:r w:rsidR="0065233A" w:rsidRPr="00292083">
        <w:rPr>
          <w:rFonts w:ascii="Times New Roman" w:hAnsi="Times New Roman"/>
          <w:b w:val="0"/>
          <w:color w:val="auto"/>
          <w:sz w:val="18"/>
          <w:szCs w:val="18"/>
          <w:lang w:val="ru-RU"/>
        </w:rPr>
        <w:t xml:space="preserve"> </w:t>
      </w:r>
      <w:r w:rsidR="00292083">
        <w:rPr>
          <w:rFonts w:ascii="Times New Roman" w:hAnsi="Times New Roman"/>
          <w:b w:val="0"/>
          <w:color w:val="auto"/>
          <w:sz w:val="18"/>
          <w:szCs w:val="18"/>
          <w:lang w:val="ru-RU"/>
        </w:rPr>
        <w:t xml:space="preserve">при температуре до </w:t>
      </w:r>
      <w:r w:rsidR="00292083" w:rsidRPr="00292083">
        <w:rPr>
          <w:rFonts w:ascii="Times New Roman" w:hAnsi="Times New Roman"/>
          <w:b w:val="0"/>
          <w:color w:val="auto"/>
          <w:sz w:val="18"/>
          <w:szCs w:val="18"/>
          <w:lang w:val="ru-RU"/>
        </w:rPr>
        <w:t>1112°</w:t>
      </w:r>
      <w:r w:rsidR="00292083" w:rsidRPr="006C3E49">
        <w:rPr>
          <w:rFonts w:ascii="Times New Roman" w:hAnsi="Times New Roman"/>
          <w:b w:val="0"/>
          <w:color w:val="auto"/>
          <w:sz w:val="18"/>
          <w:szCs w:val="18"/>
        </w:rPr>
        <w:t>F</w:t>
      </w:r>
      <w:r w:rsidR="00292083" w:rsidRPr="00292083">
        <w:rPr>
          <w:rFonts w:ascii="Times New Roman" w:hAnsi="Times New Roman"/>
          <w:b w:val="0"/>
          <w:color w:val="auto"/>
          <w:sz w:val="18"/>
          <w:szCs w:val="18"/>
          <w:lang w:val="ru-RU"/>
        </w:rPr>
        <w:t xml:space="preserve"> (600°</w:t>
      </w:r>
      <w:r w:rsidR="00292083" w:rsidRPr="006C3E49">
        <w:rPr>
          <w:rFonts w:ascii="Times New Roman" w:hAnsi="Times New Roman"/>
          <w:b w:val="0"/>
          <w:color w:val="auto"/>
          <w:sz w:val="18"/>
          <w:szCs w:val="18"/>
        </w:rPr>
        <w:t>C</w:t>
      </w:r>
      <w:r w:rsidR="00292083" w:rsidRPr="00292083">
        <w:rPr>
          <w:rFonts w:ascii="Times New Roman" w:hAnsi="Times New Roman"/>
          <w:b w:val="0"/>
          <w:color w:val="auto"/>
          <w:sz w:val="18"/>
          <w:szCs w:val="18"/>
          <w:lang w:val="ru-RU"/>
        </w:rPr>
        <w:t>).</w:t>
      </w:r>
    </w:p>
    <w:p w14:paraId="0C172BCD" w14:textId="63A8CBB9" w:rsidR="00C754B4" w:rsidRPr="005363DD" w:rsidRDefault="005675B5" w:rsidP="00A60011">
      <w:pPr>
        <w:pStyle w:val="Heading1TOC"/>
        <w:spacing w:before="0" w:after="60" w:line="200" w:lineRule="atLeast"/>
        <w:ind w:left="709" w:firstLine="0"/>
        <w:rPr>
          <w:rFonts w:ascii="Times New Roman" w:hAnsi="Times New Roman"/>
          <w:b w:val="0"/>
          <w:color w:val="auto"/>
          <w:sz w:val="18"/>
          <w:szCs w:val="18"/>
          <w:lang w:val="ru-RU"/>
        </w:rPr>
      </w:pPr>
      <w:r w:rsidRPr="005363DD">
        <w:rPr>
          <w:rFonts w:ascii="Times New Roman" w:hAnsi="Times New Roman"/>
          <w:b w:val="0"/>
          <w:color w:val="auto"/>
          <w:sz w:val="18"/>
          <w:szCs w:val="18"/>
          <w:lang w:val="ru-RU"/>
        </w:rPr>
        <w:t xml:space="preserve">3. </w:t>
      </w:r>
      <w:r w:rsidR="00292083">
        <w:rPr>
          <w:rFonts w:ascii="Times New Roman" w:hAnsi="Times New Roman"/>
          <w:b w:val="0"/>
          <w:color w:val="auto"/>
          <w:sz w:val="18"/>
          <w:szCs w:val="18"/>
          <w:lang w:val="ru-RU"/>
        </w:rPr>
        <w:t>Система</w:t>
      </w:r>
      <w:r w:rsidR="00292083" w:rsidRPr="005363DD">
        <w:rPr>
          <w:rFonts w:ascii="Times New Roman" w:hAnsi="Times New Roman"/>
          <w:b w:val="0"/>
          <w:color w:val="auto"/>
          <w:sz w:val="18"/>
          <w:szCs w:val="18"/>
          <w:lang w:val="ru-RU"/>
        </w:rPr>
        <w:t xml:space="preserve"> </w:t>
      </w:r>
      <w:del w:id="130" w:author="Issayevskiy, Konstantin [STAMGazStroy LLP]" w:date="2025-12-04T16:42:00Z" w16du:dateUtc="2025-12-04T11:42:00Z">
        <w:r w:rsidRPr="005363DD" w:rsidDel="00436379">
          <w:rPr>
            <w:rFonts w:ascii="Times New Roman" w:hAnsi="Times New Roman"/>
            <w:b w:val="0"/>
            <w:color w:val="auto"/>
            <w:sz w:val="18"/>
            <w:szCs w:val="18"/>
            <w:lang w:val="ru-RU"/>
          </w:rPr>
          <w:delText>1</w:delText>
        </w:r>
      </w:del>
      <w:ins w:id="131" w:author="Issayevskiy, Konstantin [STAMGazStroy LLP]" w:date="2025-12-04T16:42:00Z" w16du:dateUtc="2025-12-04T11:42:00Z">
        <w:r w:rsidR="00436379" w:rsidRPr="00436379">
          <w:rPr>
            <w:rFonts w:ascii="Times New Roman" w:hAnsi="Times New Roman"/>
            <w:b w:val="0"/>
            <w:color w:val="auto"/>
            <w:sz w:val="18"/>
            <w:szCs w:val="18"/>
            <w:lang w:val="ru-RU"/>
          </w:rPr>
          <w:t>1</w:t>
        </w:r>
      </w:ins>
      <w:r w:rsidRPr="006C3E49">
        <w:rPr>
          <w:rFonts w:ascii="Times New Roman" w:hAnsi="Times New Roman"/>
          <w:b w:val="0"/>
          <w:color w:val="auto"/>
          <w:sz w:val="18"/>
          <w:szCs w:val="18"/>
        </w:rPr>
        <w:t>G</w:t>
      </w:r>
      <w:r w:rsidRPr="005363DD">
        <w:rPr>
          <w:rFonts w:ascii="Times New Roman" w:hAnsi="Times New Roman"/>
          <w:b w:val="0"/>
          <w:color w:val="auto"/>
          <w:sz w:val="18"/>
          <w:szCs w:val="18"/>
          <w:lang w:val="ru-RU"/>
        </w:rPr>
        <w:t xml:space="preserve"> </w:t>
      </w:r>
      <w:r w:rsidR="00292083">
        <w:rPr>
          <w:rFonts w:ascii="Times New Roman" w:hAnsi="Times New Roman"/>
          <w:b w:val="0"/>
          <w:color w:val="auto"/>
          <w:sz w:val="18"/>
          <w:szCs w:val="18"/>
          <w:lang w:val="ru-RU"/>
        </w:rPr>
        <w:t>только</w:t>
      </w:r>
      <w:r w:rsidR="00292083" w:rsidRPr="005363DD">
        <w:rPr>
          <w:rFonts w:ascii="Times New Roman" w:hAnsi="Times New Roman"/>
          <w:b w:val="0"/>
          <w:color w:val="auto"/>
          <w:sz w:val="18"/>
          <w:szCs w:val="18"/>
          <w:lang w:val="ru-RU"/>
        </w:rPr>
        <w:t xml:space="preserve"> </w:t>
      </w:r>
      <w:r w:rsidR="00292083">
        <w:rPr>
          <w:rFonts w:ascii="Times New Roman" w:hAnsi="Times New Roman"/>
          <w:b w:val="0"/>
          <w:color w:val="auto"/>
          <w:sz w:val="18"/>
          <w:szCs w:val="18"/>
          <w:lang w:val="ru-RU"/>
        </w:rPr>
        <w:t>для</w:t>
      </w:r>
      <w:r w:rsidR="00292083" w:rsidRPr="005363DD">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нанесения</w:t>
      </w:r>
      <w:r w:rsidR="005363DD" w:rsidRPr="005363DD">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на</w:t>
      </w:r>
      <w:r w:rsidR="005363DD" w:rsidRPr="005363DD">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 xml:space="preserve">нержавующую сталь. </w:t>
      </w:r>
    </w:p>
    <w:p w14:paraId="4868B756" w14:textId="11FFA25C" w:rsidR="00C754B4" w:rsidRPr="00021B29" w:rsidRDefault="005675B5" w:rsidP="00A60011">
      <w:pPr>
        <w:pStyle w:val="Heading1TOC"/>
        <w:spacing w:before="0" w:after="60" w:line="200" w:lineRule="atLeast"/>
        <w:ind w:left="709" w:firstLine="0"/>
        <w:rPr>
          <w:rFonts w:ascii="Times New Roman" w:hAnsi="Times New Roman"/>
          <w:b w:val="0"/>
          <w:color w:val="auto"/>
          <w:sz w:val="18"/>
          <w:szCs w:val="18"/>
          <w:lang w:val="ru-RU"/>
        </w:rPr>
      </w:pPr>
      <w:r w:rsidRPr="00021B29">
        <w:rPr>
          <w:rFonts w:ascii="Times New Roman" w:hAnsi="Times New Roman"/>
          <w:b w:val="0"/>
          <w:color w:val="auto"/>
          <w:sz w:val="18"/>
          <w:szCs w:val="18"/>
          <w:lang w:val="ru-RU"/>
        </w:rPr>
        <w:t xml:space="preserve">4. </w:t>
      </w:r>
      <w:r w:rsidR="005363DD">
        <w:rPr>
          <w:rFonts w:ascii="Times New Roman" w:hAnsi="Times New Roman"/>
          <w:b w:val="0"/>
          <w:color w:val="auto"/>
          <w:sz w:val="18"/>
          <w:szCs w:val="18"/>
          <w:lang w:val="ru-RU"/>
        </w:rPr>
        <w:t>Система</w:t>
      </w:r>
      <w:r w:rsidR="005363DD" w:rsidRPr="00021B29">
        <w:rPr>
          <w:rFonts w:ascii="Times New Roman" w:hAnsi="Times New Roman"/>
          <w:b w:val="0"/>
          <w:color w:val="auto"/>
          <w:sz w:val="18"/>
          <w:szCs w:val="18"/>
          <w:lang w:val="ru-RU"/>
        </w:rPr>
        <w:t xml:space="preserve"> </w:t>
      </w:r>
      <w:ins w:id="132" w:author="Issayevskiy, Konstantin [STAMGazStroy LLP]" w:date="2025-12-04T16:42:00Z" w16du:dateUtc="2025-12-04T11:42:00Z">
        <w:r w:rsidR="00436379" w:rsidRPr="00436379">
          <w:rPr>
            <w:rFonts w:ascii="Times New Roman" w:hAnsi="Times New Roman"/>
            <w:b w:val="0"/>
            <w:color w:val="auto"/>
            <w:sz w:val="18"/>
            <w:szCs w:val="18"/>
            <w:lang w:val="ru-RU"/>
          </w:rPr>
          <w:t>6</w:t>
        </w:r>
      </w:ins>
      <w:del w:id="133" w:author="Issayevskiy, Konstantin [STAMGazStroy LLP]" w:date="2025-12-04T16:42:00Z" w16du:dateUtc="2025-12-04T11:42:00Z">
        <w:r w:rsidRPr="00021B29" w:rsidDel="00436379">
          <w:rPr>
            <w:rFonts w:ascii="Times New Roman" w:hAnsi="Times New Roman"/>
            <w:b w:val="0"/>
            <w:color w:val="auto"/>
            <w:sz w:val="18"/>
            <w:szCs w:val="18"/>
            <w:lang w:val="ru-RU"/>
          </w:rPr>
          <w:delText>6</w:delText>
        </w:r>
      </w:del>
      <w:r w:rsidRPr="005675B5">
        <w:rPr>
          <w:rFonts w:ascii="Times New Roman" w:hAnsi="Times New Roman"/>
          <w:b w:val="0"/>
          <w:color w:val="auto"/>
          <w:sz w:val="18"/>
          <w:szCs w:val="18"/>
        </w:rPr>
        <w:t>A</w:t>
      </w:r>
      <w:r w:rsidRPr="00021B29">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только</w:t>
      </w:r>
      <w:r w:rsidR="005363DD" w:rsidRPr="00021B29">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для</w:t>
      </w:r>
      <w:r w:rsidR="005363DD" w:rsidRPr="00021B29">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нанесения</w:t>
      </w:r>
      <w:r w:rsidR="005363DD" w:rsidRPr="00021B29">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на</w:t>
      </w:r>
      <w:r w:rsidR="005363DD" w:rsidRPr="00021B29">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нержавующую</w:t>
      </w:r>
      <w:r w:rsidR="005363DD" w:rsidRPr="00021B29">
        <w:rPr>
          <w:rFonts w:ascii="Times New Roman" w:hAnsi="Times New Roman"/>
          <w:b w:val="0"/>
          <w:color w:val="auto"/>
          <w:sz w:val="18"/>
          <w:szCs w:val="18"/>
          <w:lang w:val="ru-RU"/>
        </w:rPr>
        <w:t xml:space="preserve"> </w:t>
      </w:r>
      <w:r w:rsidR="005363DD">
        <w:rPr>
          <w:rFonts w:ascii="Times New Roman" w:hAnsi="Times New Roman"/>
          <w:b w:val="0"/>
          <w:color w:val="auto"/>
          <w:sz w:val="18"/>
          <w:szCs w:val="18"/>
          <w:lang w:val="ru-RU"/>
        </w:rPr>
        <w:t>сталь</w:t>
      </w:r>
      <w:r w:rsidR="00826BEC" w:rsidRPr="00021B29">
        <w:rPr>
          <w:rFonts w:ascii="Times New Roman" w:hAnsi="Times New Roman"/>
          <w:b w:val="0"/>
          <w:color w:val="auto"/>
          <w:sz w:val="18"/>
          <w:szCs w:val="18"/>
          <w:lang w:val="ru-RU"/>
        </w:rPr>
        <w:t xml:space="preserve">, </w:t>
      </w:r>
      <w:r w:rsidR="00826BEC">
        <w:rPr>
          <w:rFonts w:ascii="Times New Roman" w:hAnsi="Times New Roman"/>
          <w:b w:val="0"/>
          <w:color w:val="auto"/>
          <w:sz w:val="18"/>
          <w:szCs w:val="18"/>
          <w:lang w:val="ru-RU"/>
        </w:rPr>
        <w:t>допускает</w:t>
      </w:r>
      <w:r w:rsidR="00826BEC" w:rsidRPr="00021B29">
        <w:rPr>
          <w:rFonts w:ascii="Times New Roman" w:hAnsi="Times New Roman"/>
          <w:b w:val="0"/>
          <w:color w:val="auto"/>
          <w:sz w:val="18"/>
          <w:szCs w:val="18"/>
          <w:lang w:val="ru-RU"/>
        </w:rPr>
        <w:t xml:space="preserve"> </w:t>
      </w:r>
      <w:r w:rsidR="00826BEC">
        <w:rPr>
          <w:rFonts w:ascii="Times New Roman" w:hAnsi="Times New Roman"/>
          <w:b w:val="0"/>
          <w:color w:val="auto"/>
          <w:sz w:val="18"/>
          <w:szCs w:val="18"/>
          <w:lang w:val="ru-RU"/>
        </w:rPr>
        <w:t>эксплуатацию</w:t>
      </w:r>
      <w:r w:rsidR="00826BEC"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 xml:space="preserve">при температуре до </w:t>
      </w:r>
      <w:r w:rsidRPr="00021B29">
        <w:rPr>
          <w:rFonts w:ascii="Times New Roman" w:hAnsi="Times New Roman"/>
          <w:b w:val="0"/>
          <w:color w:val="auto"/>
          <w:sz w:val="18"/>
          <w:szCs w:val="18"/>
          <w:lang w:val="ru-RU"/>
        </w:rPr>
        <w:t>176°</w:t>
      </w:r>
      <w:r w:rsidRPr="005675B5">
        <w:rPr>
          <w:rFonts w:ascii="Times New Roman" w:hAnsi="Times New Roman"/>
          <w:b w:val="0"/>
          <w:color w:val="auto"/>
          <w:sz w:val="18"/>
          <w:szCs w:val="18"/>
        </w:rPr>
        <w:t>F</w:t>
      </w:r>
      <w:r w:rsidRPr="00021B29">
        <w:rPr>
          <w:rFonts w:ascii="Times New Roman" w:hAnsi="Times New Roman"/>
          <w:b w:val="0"/>
          <w:color w:val="auto"/>
          <w:sz w:val="18"/>
          <w:szCs w:val="18"/>
          <w:lang w:val="ru-RU"/>
        </w:rPr>
        <w:t xml:space="preserve"> (80°</w:t>
      </w:r>
      <w:r w:rsidRPr="005675B5">
        <w:rPr>
          <w:rFonts w:ascii="Times New Roman" w:hAnsi="Times New Roman"/>
          <w:b w:val="0"/>
          <w:color w:val="auto"/>
          <w:sz w:val="18"/>
          <w:szCs w:val="18"/>
        </w:rPr>
        <w:t>C</w:t>
      </w:r>
      <w:r w:rsidRPr="00021B29">
        <w:rPr>
          <w:rFonts w:ascii="Times New Roman" w:hAnsi="Times New Roman"/>
          <w:b w:val="0"/>
          <w:color w:val="auto"/>
          <w:sz w:val="18"/>
          <w:szCs w:val="18"/>
          <w:lang w:val="ru-RU"/>
        </w:rPr>
        <w:t xml:space="preserve">). </w:t>
      </w:r>
    </w:p>
    <w:p w14:paraId="24BCB6BE" w14:textId="3AB49100" w:rsidR="00C754B4" w:rsidRPr="00021B29" w:rsidRDefault="005675B5" w:rsidP="00A60011">
      <w:pPr>
        <w:pStyle w:val="Heading1TOC"/>
        <w:spacing w:before="0" w:after="60" w:line="200" w:lineRule="atLeast"/>
        <w:ind w:left="709" w:firstLine="0"/>
        <w:rPr>
          <w:rFonts w:ascii="Times New Roman" w:hAnsi="Times New Roman"/>
          <w:b w:val="0"/>
          <w:color w:val="auto"/>
          <w:sz w:val="18"/>
          <w:szCs w:val="18"/>
          <w:lang w:val="ru-RU"/>
        </w:rPr>
      </w:pPr>
      <w:r w:rsidRPr="00021B29">
        <w:rPr>
          <w:rFonts w:ascii="Times New Roman" w:hAnsi="Times New Roman"/>
          <w:b w:val="0"/>
          <w:color w:val="auto"/>
          <w:sz w:val="18"/>
          <w:szCs w:val="18"/>
          <w:lang w:val="ru-RU"/>
        </w:rPr>
        <w:t xml:space="preserve">5. </w:t>
      </w:r>
      <w:r w:rsidR="00021B29">
        <w:rPr>
          <w:rFonts w:ascii="Times New Roman" w:hAnsi="Times New Roman"/>
          <w:b w:val="0"/>
          <w:color w:val="auto"/>
          <w:sz w:val="18"/>
          <w:szCs w:val="18"/>
          <w:lang w:val="ru-RU"/>
        </w:rPr>
        <w:t>Система</w:t>
      </w:r>
      <w:r w:rsidR="00021B29" w:rsidRPr="00021B29">
        <w:rPr>
          <w:rFonts w:ascii="Times New Roman" w:hAnsi="Times New Roman"/>
          <w:b w:val="0"/>
          <w:color w:val="auto"/>
          <w:sz w:val="18"/>
          <w:szCs w:val="18"/>
          <w:lang w:val="ru-RU"/>
        </w:rPr>
        <w:t xml:space="preserve"> </w:t>
      </w:r>
      <w:ins w:id="134" w:author="Issayevskiy, Konstantin [STAMGazStroy LLP]" w:date="2025-12-04T16:42:00Z" w16du:dateUtc="2025-12-04T11:42:00Z">
        <w:r w:rsidR="00436379" w:rsidRPr="00436379">
          <w:rPr>
            <w:rFonts w:ascii="Times New Roman" w:hAnsi="Times New Roman"/>
            <w:b w:val="0"/>
            <w:color w:val="auto"/>
            <w:sz w:val="18"/>
            <w:szCs w:val="18"/>
            <w:lang w:val="ru-RU"/>
          </w:rPr>
          <w:t>6</w:t>
        </w:r>
      </w:ins>
      <w:del w:id="135" w:author="Issayevskiy, Konstantin [STAMGazStroy LLP]" w:date="2025-12-04T16:42:00Z" w16du:dateUtc="2025-12-04T11:42:00Z">
        <w:r w:rsidRPr="00021B29" w:rsidDel="00436379">
          <w:rPr>
            <w:rFonts w:ascii="Times New Roman" w:hAnsi="Times New Roman"/>
            <w:b w:val="0"/>
            <w:color w:val="auto"/>
            <w:sz w:val="18"/>
            <w:szCs w:val="18"/>
            <w:lang w:val="ru-RU"/>
          </w:rPr>
          <w:delText>6</w:delText>
        </w:r>
      </w:del>
      <w:r w:rsidRPr="005675B5">
        <w:rPr>
          <w:rFonts w:ascii="Times New Roman" w:hAnsi="Times New Roman"/>
          <w:b w:val="0"/>
          <w:color w:val="auto"/>
          <w:sz w:val="18"/>
          <w:szCs w:val="18"/>
        </w:rPr>
        <w:t>C</w:t>
      </w:r>
      <w:r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только</w:t>
      </w:r>
      <w:r w:rsidR="00021B29"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для</w:t>
      </w:r>
      <w:r w:rsidR="00021B29"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нанесения</w:t>
      </w:r>
      <w:r w:rsidR="00021B29"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на</w:t>
      </w:r>
      <w:r w:rsidR="00021B29"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нержавующую</w:t>
      </w:r>
      <w:r w:rsidR="00021B29"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сталь</w:t>
      </w:r>
      <w:r w:rsidR="00021B29"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допускает</w:t>
      </w:r>
      <w:r w:rsidR="00021B29"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эксплуатацию</w:t>
      </w:r>
      <w:r w:rsidR="00021B29" w:rsidRPr="00021B29">
        <w:rPr>
          <w:rFonts w:ascii="Times New Roman" w:hAnsi="Times New Roman"/>
          <w:b w:val="0"/>
          <w:color w:val="auto"/>
          <w:sz w:val="18"/>
          <w:szCs w:val="18"/>
          <w:lang w:val="ru-RU"/>
        </w:rPr>
        <w:t xml:space="preserve"> </w:t>
      </w:r>
      <w:r w:rsidR="00021B29">
        <w:rPr>
          <w:rFonts w:ascii="Times New Roman" w:hAnsi="Times New Roman"/>
          <w:b w:val="0"/>
          <w:color w:val="auto"/>
          <w:sz w:val="18"/>
          <w:szCs w:val="18"/>
          <w:lang w:val="ru-RU"/>
        </w:rPr>
        <w:t>при температуре до</w:t>
      </w:r>
      <w:r w:rsidRPr="00021B29">
        <w:rPr>
          <w:rFonts w:ascii="Times New Roman" w:hAnsi="Times New Roman"/>
          <w:b w:val="0"/>
          <w:color w:val="auto"/>
          <w:sz w:val="18"/>
          <w:szCs w:val="18"/>
          <w:lang w:val="ru-RU"/>
        </w:rPr>
        <w:t xml:space="preserve"> 392°</w:t>
      </w:r>
      <w:r w:rsidRPr="005675B5">
        <w:rPr>
          <w:rFonts w:ascii="Times New Roman" w:hAnsi="Times New Roman"/>
          <w:b w:val="0"/>
          <w:color w:val="auto"/>
          <w:sz w:val="18"/>
          <w:szCs w:val="18"/>
        </w:rPr>
        <w:t>F</w:t>
      </w:r>
      <w:r w:rsidRPr="00021B29">
        <w:rPr>
          <w:rFonts w:ascii="Times New Roman" w:hAnsi="Times New Roman"/>
          <w:b w:val="0"/>
          <w:color w:val="auto"/>
          <w:sz w:val="18"/>
          <w:szCs w:val="18"/>
          <w:lang w:val="ru-RU"/>
        </w:rPr>
        <w:t xml:space="preserve"> (200°</w:t>
      </w:r>
      <w:r w:rsidRPr="005675B5">
        <w:rPr>
          <w:rFonts w:ascii="Times New Roman" w:hAnsi="Times New Roman"/>
          <w:b w:val="0"/>
          <w:color w:val="auto"/>
          <w:sz w:val="18"/>
          <w:szCs w:val="18"/>
        </w:rPr>
        <w:t>C</w:t>
      </w:r>
      <w:r w:rsidRPr="00021B29">
        <w:rPr>
          <w:rFonts w:ascii="Times New Roman" w:hAnsi="Times New Roman"/>
          <w:b w:val="0"/>
          <w:color w:val="auto"/>
          <w:sz w:val="18"/>
          <w:szCs w:val="18"/>
          <w:lang w:val="ru-RU"/>
        </w:rPr>
        <w:t xml:space="preserve">). </w:t>
      </w:r>
    </w:p>
    <w:p w14:paraId="7A28D403" w14:textId="2DD15466" w:rsidR="00C754B4" w:rsidRPr="00C754B4" w:rsidRDefault="005675B5" w:rsidP="00A60011">
      <w:pPr>
        <w:pStyle w:val="Heading1TOC"/>
        <w:spacing w:before="0" w:after="60" w:line="200" w:lineRule="atLeast"/>
        <w:ind w:left="709" w:firstLine="0"/>
        <w:rPr>
          <w:rFonts w:ascii="Times New Roman" w:hAnsi="Times New Roman"/>
          <w:b w:val="0"/>
          <w:color w:val="auto"/>
          <w:sz w:val="18"/>
          <w:szCs w:val="18"/>
        </w:rPr>
      </w:pPr>
      <w:r w:rsidRPr="005675B5">
        <w:rPr>
          <w:rFonts w:ascii="Times New Roman" w:hAnsi="Times New Roman"/>
          <w:b w:val="0"/>
          <w:color w:val="auto"/>
          <w:sz w:val="18"/>
          <w:szCs w:val="18"/>
        </w:rPr>
        <w:t xml:space="preserve">6. System </w:t>
      </w:r>
      <w:ins w:id="136" w:author="Issayevskiy, Konstantin [STAMGazStroy LLP]" w:date="2025-12-04T16:42:00Z" w16du:dateUtc="2025-12-04T11:42:00Z">
        <w:r w:rsidR="00436379">
          <w:rPr>
            <w:rFonts w:ascii="Times New Roman" w:hAnsi="Times New Roman"/>
            <w:b w:val="0"/>
            <w:color w:val="auto"/>
            <w:sz w:val="18"/>
            <w:szCs w:val="18"/>
          </w:rPr>
          <w:t>1</w:t>
        </w:r>
      </w:ins>
      <w:del w:id="137" w:author="Issayevskiy, Konstantin [STAMGazStroy LLP]" w:date="2025-12-04T16:42:00Z" w16du:dateUtc="2025-12-04T11:42:00Z">
        <w:r w:rsidRPr="005675B5" w:rsidDel="00436379">
          <w:rPr>
            <w:rFonts w:ascii="Times New Roman" w:hAnsi="Times New Roman"/>
            <w:b w:val="0"/>
            <w:color w:val="auto"/>
            <w:sz w:val="18"/>
            <w:szCs w:val="18"/>
          </w:rPr>
          <w:delText>1</w:delText>
        </w:r>
      </w:del>
      <w:r w:rsidRPr="005675B5">
        <w:rPr>
          <w:rFonts w:ascii="Times New Roman" w:hAnsi="Times New Roman"/>
          <w:b w:val="0"/>
          <w:color w:val="auto"/>
          <w:sz w:val="18"/>
          <w:szCs w:val="18"/>
        </w:rPr>
        <w:t xml:space="preserve">0 is qualified for temperatures to 1112°F (600°C). </w:t>
      </w:r>
    </w:p>
    <w:p w14:paraId="3729540B" w14:textId="4E951A2C" w:rsidR="005675B5" w:rsidRPr="0057051B" w:rsidRDefault="005675B5" w:rsidP="00A60011">
      <w:pPr>
        <w:pStyle w:val="Heading1TOC"/>
        <w:spacing w:before="0" w:after="60" w:line="200" w:lineRule="atLeast"/>
        <w:ind w:left="709" w:firstLine="0"/>
        <w:rPr>
          <w:rFonts w:ascii="Times New Roman" w:hAnsi="Times New Roman"/>
          <w:b w:val="0"/>
          <w:color w:val="auto"/>
          <w:sz w:val="18"/>
          <w:szCs w:val="18"/>
          <w:lang w:val="ru-RU"/>
        </w:rPr>
      </w:pPr>
      <w:r w:rsidRPr="0057051B">
        <w:rPr>
          <w:rFonts w:ascii="Times New Roman" w:hAnsi="Times New Roman"/>
          <w:b w:val="0"/>
          <w:color w:val="auto"/>
          <w:sz w:val="18"/>
          <w:szCs w:val="18"/>
          <w:lang w:val="ru-RU"/>
        </w:rPr>
        <w:t xml:space="preserve">7. </w:t>
      </w:r>
      <w:r w:rsidR="00A8744A" w:rsidRPr="0057051B">
        <w:rPr>
          <w:rFonts w:ascii="Times New Roman" w:hAnsi="Times New Roman"/>
          <w:b w:val="0"/>
          <w:color w:val="auto"/>
          <w:sz w:val="18"/>
          <w:szCs w:val="18"/>
          <w:lang w:val="ru-RU"/>
        </w:rPr>
        <w:t xml:space="preserve">Если требуется </w:t>
      </w:r>
      <w:ins w:id="138" w:author="Issayevskiy, Konstantin [STAMGazStroy LLP]" w:date="2025-12-04T16:43:00Z" w16du:dateUtc="2025-12-04T11:43:00Z">
        <w:r w:rsidR="00436379">
          <w:rPr>
            <w:rFonts w:ascii="Times New Roman" w:hAnsi="Times New Roman"/>
            <w:b w:val="0"/>
            <w:color w:val="auto"/>
            <w:sz w:val="18"/>
            <w:szCs w:val="18"/>
            <w:lang w:val="ru-RU"/>
          </w:rPr>
          <w:t>ц</w:t>
        </w:r>
      </w:ins>
      <w:del w:id="139" w:author="Issayevskiy, Konstantin [STAMGazStroy LLP]" w:date="2025-12-04T16:43:00Z" w16du:dateUtc="2025-12-04T11:43:00Z">
        <w:r w:rsidR="00E57B93" w:rsidRPr="0057051B" w:rsidDel="00436379">
          <w:rPr>
            <w:rFonts w:ascii="Times New Roman" w:hAnsi="Times New Roman"/>
            <w:b w:val="0"/>
            <w:color w:val="auto"/>
            <w:sz w:val="18"/>
            <w:szCs w:val="18"/>
            <w:lang w:val="ru-RU"/>
          </w:rPr>
          <w:delText>ц</w:delText>
        </w:r>
      </w:del>
      <w:r w:rsidR="00E57B93" w:rsidRPr="0057051B">
        <w:rPr>
          <w:rFonts w:ascii="Times New Roman" w:hAnsi="Times New Roman"/>
          <w:b w:val="0"/>
          <w:color w:val="auto"/>
          <w:sz w:val="18"/>
          <w:szCs w:val="18"/>
          <w:lang w:val="ru-RU"/>
        </w:rPr>
        <w:t xml:space="preserve">ветовая кодировка по требованиям техники безопасности </w:t>
      </w:r>
    </w:p>
    <w:p w14:paraId="0F407A35" w14:textId="69210811" w:rsidR="003C3F9A" w:rsidRPr="0057051B" w:rsidRDefault="003C3F9A" w:rsidP="00A60011">
      <w:pPr>
        <w:pStyle w:val="Heading1TOC"/>
        <w:spacing w:before="0" w:after="60" w:line="200" w:lineRule="atLeast"/>
        <w:ind w:left="709" w:firstLine="0"/>
        <w:rPr>
          <w:rFonts w:ascii="Times New Roman" w:hAnsi="Times New Roman"/>
          <w:b w:val="0"/>
          <w:color w:val="auto"/>
          <w:sz w:val="18"/>
          <w:szCs w:val="18"/>
          <w:lang w:val="ru-RU"/>
        </w:rPr>
      </w:pPr>
      <w:r w:rsidRPr="0057051B">
        <w:rPr>
          <w:rFonts w:ascii="Times New Roman" w:hAnsi="Times New Roman"/>
          <w:b w:val="0"/>
          <w:color w:val="auto"/>
          <w:sz w:val="18"/>
          <w:szCs w:val="18"/>
          <w:lang w:val="ru-RU"/>
        </w:rPr>
        <w:t>8</w:t>
      </w:r>
      <w:r w:rsidR="0057051B">
        <w:rPr>
          <w:rFonts w:ascii="Times New Roman" w:hAnsi="Times New Roman"/>
          <w:b w:val="0"/>
          <w:color w:val="auto"/>
          <w:sz w:val="18"/>
          <w:szCs w:val="18"/>
          <w:lang w:val="ru-RU"/>
        </w:rPr>
        <w:t>.</w:t>
      </w:r>
      <w:r w:rsidRPr="0057051B">
        <w:rPr>
          <w:rFonts w:ascii="Times New Roman" w:hAnsi="Times New Roman"/>
          <w:b w:val="0"/>
          <w:color w:val="auto"/>
          <w:sz w:val="18"/>
          <w:szCs w:val="18"/>
          <w:lang w:val="ru-RU"/>
        </w:rPr>
        <w:t xml:space="preserve"> </w:t>
      </w:r>
      <w:r w:rsidR="00084824" w:rsidRPr="0057051B">
        <w:rPr>
          <w:rFonts w:ascii="Times New Roman" w:hAnsi="Times New Roman"/>
          <w:b w:val="0"/>
          <w:color w:val="auto"/>
          <w:sz w:val="18"/>
          <w:szCs w:val="18"/>
          <w:lang w:val="ru-RU"/>
        </w:rPr>
        <w:t xml:space="preserve">Система </w:t>
      </w:r>
      <w:ins w:id="140" w:author="Issayevskiy, Konstantin [STAMGazStroy LLP]" w:date="2025-12-04T16:43:00Z" w16du:dateUtc="2025-12-04T11:43:00Z">
        <w:r w:rsidR="00436379">
          <w:rPr>
            <w:rFonts w:ascii="Times New Roman" w:hAnsi="Times New Roman"/>
            <w:b w:val="0"/>
            <w:color w:val="auto"/>
            <w:sz w:val="18"/>
            <w:szCs w:val="18"/>
            <w:lang w:val="ru-RU"/>
          </w:rPr>
          <w:t>6</w:t>
        </w:r>
      </w:ins>
      <w:del w:id="141" w:author="Issayevskiy, Konstantin [STAMGazStroy LLP]" w:date="2025-12-04T16:43:00Z" w16du:dateUtc="2025-12-04T11:43:00Z">
        <w:r w:rsidRPr="0057051B" w:rsidDel="00436379">
          <w:rPr>
            <w:rFonts w:ascii="Times New Roman" w:hAnsi="Times New Roman"/>
            <w:b w:val="0"/>
            <w:color w:val="auto"/>
            <w:sz w:val="18"/>
            <w:szCs w:val="18"/>
            <w:lang w:val="ru-RU"/>
          </w:rPr>
          <w:delText>6</w:delText>
        </w:r>
      </w:del>
      <w:r w:rsidRPr="0057051B">
        <w:rPr>
          <w:rFonts w:ascii="Times New Roman" w:hAnsi="Times New Roman"/>
          <w:b w:val="0"/>
          <w:color w:val="auto"/>
          <w:sz w:val="18"/>
          <w:szCs w:val="18"/>
        </w:rPr>
        <w:t>A</w:t>
      </w:r>
      <w:r w:rsidRPr="0057051B">
        <w:rPr>
          <w:rFonts w:ascii="Times New Roman" w:hAnsi="Times New Roman"/>
          <w:b w:val="0"/>
          <w:color w:val="auto"/>
          <w:sz w:val="18"/>
          <w:szCs w:val="18"/>
          <w:lang w:val="ru-RU"/>
        </w:rPr>
        <w:t xml:space="preserve"> </w:t>
      </w:r>
      <w:r w:rsidR="00084824" w:rsidRPr="0057051B">
        <w:rPr>
          <w:rFonts w:ascii="Times New Roman" w:hAnsi="Times New Roman"/>
          <w:b w:val="0"/>
          <w:color w:val="auto"/>
          <w:sz w:val="18"/>
          <w:szCs w:val="18"/>
          <w:lang w:val="ru-RU"/>
        </w:rPr>
        <w:t xml:space="preserve">только для нанесения на нержавующую сталь, допускает эксплуатацию при температуре до </w:t>
      </w:r>
      <w:r w:rsidRPr="0057051B">
        <w:rPr>
          <w:rFonts w:ascii="Times New Roman" w:hAnsi="Times New Roman"/>
          <w:b w:val="0"/>
          <w:color w:val="auto"/>
          <w:sz w:val="18"/>
          <w:szCs w:val="18"/>
          <w:lang w:val="ru-RU"/>
        </w:rPr>
        <w:t>176°</w:t>
      </w:r>
      <w:r w:rsidRPr="0057051B">
        <w:rPr>
          <w:rFonts w:ascii="Times New Roman" w:hAnsi="Times New Roman"/>
          <w:b w:val="0"/>
          <w:color w:val="auto"/>
          <w:sz w:val="18"/>
          <w:szCs w:val="18"/>
        </w:rPr>
        <w:t>F</w:t>
      </w:r>
      <w:r w:rsidRPr="0057051B">
        <w:rPr>
          <w:rFonts w:ascii="Times New Roman" w:hAnsi="Times New Roman"/>
          <w:b w:val="0"/>
          <w:color w:val="auto"/>
          <w:sz w:val="18"/>
          <w:szCs w:val="18"/>
          <w:lang w:val="ru-RU"/>
        </w:rPr>
        <w:t xml:space="preserve"> (80°</w:t>
      </w:r>
      <w:r w:rsidRPr="0057051B">
        <w:rPr>
          <w:rFonts w:ascii="Times New Roman" w:hAnsi="Times New Roman"/>
          <w:b w:val="0"/>
          <w:color w:val="auto"/>
          <w:sz w:val="18"/>
          <w:szCs w:val="18"/>
        </w:rPr>
        <w:t>C</w:t>
      </w:r>
      <w:r w:rsidRPr="0057051B">
        <w:rPr>
          <w:rFonts w:ascii="Times New Roman" w:hAnsi="Times New Roman"/>
          <w:b w:val="0"/>
          <w:color w:val="auto"/>
          <w:sz w:val="18"/>
          <w:szCs w:val="18"/>
          <w:lang w:val="ru-RU"/>
        </w:rPr>
        <w:t>).</w:t>
      </w:r>
    </w:p>
    <w:p w14:paraId="61A2E791" w14:textId="02E6781E" w:rsidR="00617AAD" w:rsidRPr="0057051B" w:rsidRDefault="00A66BFB" w:rsidP="00A60011">
      <w:pPr>
        <w:pStyle w:val="Heading1TOC"/>
        <w:spacing w:before="0" w:after="60" w:line="200" w:lineRule="atLeast"/>
        <w:ind w:left="709" w:firstLine="0"/>
        <w:rPr>
          <w:rFonts w:ascii="Times New Roman" w:hAnsi="Times New Roman"/>
          <w:b w:val="0"/>
          <w:color w:val="auto"/>
          <w:sz w:val="18"/>
          <w:szCs w:val="18"/>
          <w:lang w:val="ru-RU"/>
        </w:rPr>
      </w:pPr>
      <w:r w:rsidRPr="0057051B">
        <w:rPr>
          <w:rFonts w:ascii="Times New Roman" w:hAnsi="Times New Roman"/>
          <w:b w:val="0"/>
          <w:color w:val="auto"/>
          <w:sz w:val="18"/>
          <w:szCs w:val="18"/>
          <w:lang w:val="ru-RU"/>
        </w:rPr>
        <w:t>9</w:t>
      </w:r>
      <w:r w:rsidR="00EF1B6A" w:rsidRPr="0057051B">
        <w:rPr>
          <w:rFonts w:ascii="Times New Roman" w:hAnsi="Times New Roman"/>
          <w:b w:val="0"/>
          <w:color w:val="auto"/>
          <w:sz w:val="18"/>
          <w:szCs w:val="18"/>
          <w:lang w:val="ru-RU"/>
        </w:rPr>
        <w:t xml:space="preserve">. Обратиться </w:t>
      </w:r>
      <w:del w:id="142" w:author="Issayevskiy, Konstantin [STAMGazStroy LLP]" w:date="2025-12-04T16:43:00Z" w16du:dateUtc="2025-12-04T11:43:00Z">
        <w:r w:rsidR="00EF1B6A" w:rsidRPr="0057051B" w:rsidDel="00436379">
          <w:rPr>
            <w:rFonts w:ascii="Times New Roman" w:hAnsi="Times New Roman"/>
            <w:b w:val="0"/>
            <w:color w:val="auto"/>
            <w:sz w:val="18"/>
            <w:szCs w:val="18"/>
            <w:lang w:val="ru-RU"/>
          </w:rPr>
          <w:delText>з</w:delText>
        </w:r>
      </w:del>
      <w:ins w:id="143" w:author="Issayevskiy, Konstantin [STAMGazStroy LLP]" w:date="2025-12-04T16:43:00Z" w16du:dateUtc="2025-12-04T11:43:00Z">
        <w:r w:rsidR="00436379">
          <w:rPr>
            <w:rFonts w:ascii="Times New Roman" w:hAnsi="Times New Roman"/>
            <w:b w:val="0"/>
            <w:color w:val="auto"/>
            <w:sz w:val="18"/>
            <w:szCs w:val="18"/>
            <w:lang w:val="ru-RU"/>
          </w:rPr>
          <w:t>з</w:t>
        </w:r>
      </w:ins>
      <w:r w:rsidR="00EF1B6A" w:rsidRPr="0057051B">
        <w:rPr>
          <w:rFonts w:ascii="Times New Roman" w:hAnsi="Times New Roman"/>
          <w:b w:val="0"/>
          <w:color w:val="auto"/>
          <w:sz w:val="18"/>
          <w:szCs w:val="18"/>
          <w:lang w:val="ru-RU"/>
        </w:rPr>
        <w:t>а консультацией к специалисту по покрытиям компании</w:t>
      </w:r>
      <w:r w:rsidR="00617AAD" w:rsidRPr="0057051B">
        <w:rPr>
          <w:rFonts w:ascii="Times New Roman" w:hAnsi="Times New Roman"/>
          <w:b w:val="0"/>
          <w:color w:val="auto"/>
          <w:sz w:val="18"/>
          <w:szCs w:val="18"/>
          <w:lang w:val="ru-RU"/>
        </w:rPr>
        <w:t xml:space="preserve"> </w:t>
      </w:r>
    </w:p>
    <w:p w14:paraId="1C1EC30D" w14:textId="398136F1" w:rsidR="00C754B4" w:rsidRPr="00AF3C03" w:rsidRDefault="00A66BFB" w:rsidP="00A60011">
      <w:pPr>
        <w:pStyle w:val="Heading1TOC"/>
        <w:spacing w:before="0" w:after="60" w:line="200" w:lineRule="atLeast"/>
        <w:ind w:left="709" w:firstLine="0"/>
        <w:rPr>
          <w:rFonts w:ascii="Times New Roman" w:hAnsi="Times New Roman"/>
          <w:b w:val="0"/>
          <w:color w:val="auto"/>
          <w:sz w:val="18"/>
          <w:szCs w:val="18"/>
          <w:lang w:val="ru-RU"/>
        </w:rPr>
      </w:pPr>
      <w:r w:rsidRPr="0057051B">
        <w:rPr>
          <w:rFonts w:ascii="Times New Roman" w:hAnsi="Times New Roman"/>
          <w:b w:val="0"/>
          <w:color w:val="auto"/>
          <w:sz w:val="18"/>
          <w:szCs w:val="18"/>
          <w:lang w:val="ru-RU"/>
        </w:rPr>
        <w:t>10</w:t>
      </w:r>
      <w:r w:rsidR="00CE4CE2" w:rsidRPr="0057051B">
        <w:rPr>
          <w:rFonts w:ascii="Times New Roman" w:hAnsi="Times New Roman"/>
          <w:b w:val="0"/>
          <w:color w:val="auto"/>
          <w:sz w:val="18"/>
          <w:szCs w:val="18"/>
          <w:lang w:val="ru-RU"/>
        </w:rPr>
        <w:t xml:space="preserve">. </w:t>
      </w:r>
      <w:r w:rsidR="00617AAD" w:rsidRPr="0057051B">
        <w:rPr>
          <w:rFonts w:ascii="Times New Roman" w:hAnsi="Times New Roman"/>
          <w:b w:val="0"/>
          <w:color w:val="auto"/>
          <w:sz w:val="18"/>
          <w:szCs w:val="18"/>
          <w:lang w:val="ru-RU"/>
        </w:rPr>
        <w:t xml:space="preserve">Система </w:t>
      </w:r>
      <w:ins w:id="144" w:author="Issayevskiy, Konstantin [STAMGazStroy LLP]" w:date="2025-12-04T16:43:00Z" w16du:dateUtc="2025-12-04T11:43:00Z">
        <w:r w:rsidR="00436379">
          <w:rPr>
            <w:rFonts w:ascii="Times New Roman" w:hAnsi="Times New Roman"/>
            <w:b w:val="0"/>
            <w:color w:val="auto"/>
            <w:sz w:val="18"/>
            <w:szCs w:val="18"/>
            <w:lang w:val="ru-RU"/>
          </w:rPr>
          <w:t>у</w:t>
        </w:r>
      </w:ins>
      <w:del w:id="145" w:author="Issayevskiy, Konstantin [STAMGazStroy LLP]" w:date="2025-12-04T16:43:00Z" w16du:dateUtc="2025-12-04T11:43:00Z">
        <w:r w:rsidR="00617AAD" w:rsidRPr="0057051B" w:rsidDel="00436379">
          <w:rPr>
            <w:rFonts w:ascii="Times New Roman" w:hAnsi="Times New Roman"/>
            <w:b w:val="0"/>
            <w:color w:val="auto"/>
            <w:sz w:val="18"/>
            <w:szCs w:val="18"/>
            <w:lang w:val="ru-RU"/>
          </w:rPr>
          <w:delText>у</w:delText>
        </w:r>
      </w:del>
      <w:r w:rsidR="00617AAD" w:rsidRPr="0057051B">
        <w:rPr>
          <w:rFonts w:ascii="Times New Roman" w:hAnsi="Times New Roman"/>
          <w:b w:val="0"/>
          <w:color w:val="auto"/>
          <w:sz w:val="18"/>
          <w:szCs w:val="18"/>
          <w:lang w:val="ru-RU"/>
        </w:rPr>
        <w:t xml:space="preserve">казана в качестве рекоммендации. </w:t>
      </w:r>
      <w:r w:rsidR="00617AAD" w:rsidRPr="00AF3C03">
        <w:rPr>
          <w:rFonts w:ascii="Times New Roman" w:hAnsi="Times New Roman"/>
          <w:b w:val="0"/>
          <w:color w:val="auto"/>
          <w:sz w:val="18"/>
          <w:szCs w:val="18"/>
          <w:lang w:val="ru-RU"/>
        </w:rPr>
        <w:t>Изготовитель может использовать альтернативные покрытия при согласовании с представителями Компании.</w:t>
      </w:r>
    </w:p>
    <w:p w14:paraId="01815D0A" w14:textId="77777777" w:rsidR="00135B65" w:rsidRPr="00AF3C03" w:rsidRDefault="00135B65" w:rsidP="00D750DA">
      <w:pPr>
        <w:pStyle w:val="TableTitleFull"/>
        <w:tabs>
          <w:tab w:val="clear" w:pos="1080"/>
        </w:tabs>
        <w:ind w:left="2160" w:hanging="2160"/>
        <w:rPr>
          <w:color w:val="auto"/>
          <w:lang w:val="ru-RU"/>
        </w:rPr>
      </w:pPr>
    </w:p>
    <w:p w14:paraId="7279C74C" w14:textId="77777777" w:rsidR="00407E88" w:rsidRDefault="00407E88" w:rsidP="00A60011">
      <w:pPr>
        <w:pStyle w:val="TableTitleFull"/>
        <w:tabs>
          <w:tab w:val="clear" w:pos="1080"/>
        </w:tabs>
        <w:ind w:left="1701" w:hanging="1014"/>
        <w:rPr>
          <w:color w:val="auto"/>
          <w:lang w:val="ru-RU"/>
        </w:rPr>
      </w:pPr>
      <w:r>
        <w:rPr>
          <w:color w:val="auto"/>
          <w:lang w:val="ru-RU"/>
        </w:rPr>
        <w:t>Таблица 2.</w:t>
      </w:r>
      <w:r>
        <w:rPr>
          <w:color w:val="auto"/>
          <w:lang w:val="ru-RU"/>
        </w:rPr>
        <w:tab/>
      </w:r>
      <w:r w:rsidRPr="00D57179">
        <w:rPr>
          <w:color w:val="auto"/>
        </w:rPr>
        <w:t xml:space="preserve">Покрытия </w:t>
      </w:r>
      <w:proofErr w:type="spellStart"/>
      <w:r w:rsidRPr="00D57179">
        <w:rPr>
          <w:color w:val="auto"/>
        </w:rPr>
        <w:t>для</w:t>
      </w:r>
      <w:proofErr w:type="spellEnd"/>
      <w:r w:rsidRPr="00D57179">
        <w:rPr>
          <w:color w:val="auto"/>
        </w:rPr>
        <w:t xml:space="preserve"> </w:t>
      </w:r>
      <w:proofErr w:type="spellStart"/>
      <w:r w:rsidRPr="00D57179">
        <w:rPr>
          <w:color w:val="auto"/>
        </w:rPr>
        <w:t>бетона</w:t>
      </w:r>
      <w:proofErr w:type="spellEnd"/>
    </w:p>
    <w:tbl>
      <w:tblPr>
        <w:tblW w:w="9821" w:type="dxa"/>
        <w:tblLayout w:type="fixed"/>
        <w:tblCellMar>
          <w:top w:w="120" w:type="dxa"/>
          <w:left w:w="40" w:type="dxa"/>
          <w:bottom w:w="40" w:type="dxa"/>
          <w:right w:w="40" w:type="dxa"/>
        </w:tblCellMar>
        <w:tblLook w:val="0000" w:firstRow="0" w:lastRow="0" w:firstColumn="0" w:lastColumn="0" w:noHBand="0" w:noVBand="0"/>
      </w:tblPr>
      <w:tblGrid>
        <w:gridCol w:w="1600"/>
        <w:gridCol w:w="1417"/>
        <w:gridCol w:w="1985"/>
        <w:gridCol w:w="1559"/>
        <w:gridCol w:w="1701"/>
        <w:gridCol w:w="1559"/>
      </w:tblGrid>
      <w:tr w:rsidR="00852C4D" w:rsidRPr="00C76656" w14:paraId="729ED6F2" w14:textId="77777777" w:rsidTr="00D750DA">
        <w:trPr>
          <w:trHeight w:val="500"/>
        </w:trPr>
        <w:tc>
          <w:tcPr>
            <w:tcW w:w="1600"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center"/>
          </w:tcPr>
          <w:p w14:paraId="5392DB46" w14:textId="77777777" w:rsidR="00852C4D" w:rsidRPr="00D57179" w:rsidRDefault="00852C4D" w:rsidP="00F37FE6">
            <w:pPr>
              <w:pStyle w:val="CellHeadingCentered"/>
              <w:rPr>
                <w:color w:val="auto"/>
                <w:lang w:val="en-GB"/>
              </w:rPr>
            </w:pPr>
            <w:proofErr w:type="spellStart"/>
            <w:r w:rsidRPr="00D57179">
              <w:rPr>
                <w:color w:val="auto"/>
                <w:lang w:val="en-GB"/>
              </w:rPr>
              <w:t>Изделие</w:t>
            </w:r>
            <w:proofErr w:type="spellEnd"/>
          </w:p>
        </w:tc>
        <w:tc>
          <w:tcPr>
            <w:tcW w:w="1417"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center"/>
          </w:tcPr>
          <w:p w14:paraId="43F2E299" w14:textId="77777777" w:rsidR="00852C4D" w:rsidRPr="00D57179" w:rsidRDefault="00852C4D" w:rsidP="00F37FE6">
            <w:pPr>
              <w:pStyle w:val="CellHeadingCentered"/>
              <w:rPr>
                <w:color w:val="auto"/>
                <w:lang w:val="en-GB"/>
              </w:rPr>
            </w:pPr>
            <w:proofErr w:type="spellStart"/>
            <w:r w:rsidRPr="00D57179">
              <w:rPr>
                <w:color w:val="auto"/>
                <w:lang w:val="en-GB"/>
              </w:rPr>
              <w:t>Температура</w:t>
            </w:r>
            <w:proofErr w:type="spellEnd"/>
          </w:p>
        </w:tc>
        <w:tc>
          <w:tcPr>
            <w:tcW w:w="1985"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center"/>
          </w:tcPr>
          <w:p w14:paraId="57EBDD13" w14:textId="77777777" w:rsidR="00852C4D" w:rsidRPr="00D57179" w:rsidRDefault="00852C4D" w:rsidP="00F37FE6">
            <w:pPr>
              <w:pStyle w:val="CellHeadingCentered"/>
              <w:rPr>
                <w:color w:val="auto"/>
                <w:lang w:val="en-GB"/>
              </w:rPr>
            </w:pPr>
            <w:proofErr w:type="spellStart"/>
            <w:r w:rsidRPr="00D57179">
              <w:rPr>
                <w:color w:val="auto"/>
                <w:lang w:val="en-GB"/>
              </w:rPr>
              <w:t>Условия</w:t>
            </w:r>
            <w:proofErr w:type="spellEnd"/>
            <w:r w:rsidRPr="00D57179">
              <w:rPr>
                <w:color w:val="auto"/>
                <w:lang w:val="en-GB"/>
              </w:rPr>
              <w:t xml:space="preserve"> </w:t>
            </w:r>
            <w:proofErr w:type="spellStart"/>
            <w:r w:rsidRPr="00D57179">
              <w:rPr>
                <w:color w:val="auto"/>
                <w:lang w:val="en-GB"/>
              </w:rPr>
              <w:t>эксплуатации</w:t>
            </w:r>
            <w:proofErr w:type="spellEnd"/>
          </w:p>
        </w:tc>
        <w:tc>
          <w:tcPr>
            <w:tcW w:w="1559"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center"/>
          </w:tcPr>
          <w:p w14:paraId="0E8D0569" w14:textId="77777777" w:rsidR="00852C4D" w:rsidRPr="00D57179" w:rsidRDefault="00852C4D" w:rsidP="00F37FE6">
            <w:pPr>
              <w:pStyle w:val="CellHeadingCentered"/>
              <w:rPr>
                <w:color w:val="auto"/>
                <w:lang w:val="en-GB"/>
              </w:rPr>
            </w:pPr>
            <w:proofErr w:type="spellStart"/>
            <w:r w:rsidRPr="00D57179">
              <w:rPr>
                <w:color w:val="auto"/>
                <w:lang w:val="en-GB"/>
              </w:rPr>
              <w:t>Mеханическая</w:t>
            </w:r>
            <w:proofErr w:type="spellEnd"/>
            <w:r w:rsidRPr="00D57179">
              <w:rPr>
                <w:color w:val="auto"/>
                <w:lang w:val="en-GB"/>
              </w:rPr>
              <w:t xml:space="preserve"> </w:t>
            </w:r>
            <w:proofErr w:type="spellStart"/>
            <w:r w:rsidRPr="00D57179">
              <w:rPr>
                <w:color w:val="auto"/>
                <w:lang w:val="en-GB"/>
              </w:rPr>
              <w:t>нагрузка</w:t>
            </w:r>
            <w:proofErr w:type="spellEnd"/>
          </w:p>
        </w:tc>
        <w:tc>
          <w:tcPr>
            <w:tcW w:w="326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53154903" w14:textId="77777777" w:rsidR="00852C4D" w:rsidRPr="00D750DA" w:rsidRDefault="00852C4D" w:rsidP="007555E6">
            <w:pPr>
              <w:pStyle w:val="CellHeadingCentered"/>
              <w:rPr>
                <w:color w:val="auto"/>
                <w:lang w:val="ru-RU"/>
              </w:rPr>
            </w:pPr>
            <w:r w:rsidRPr="00D750DA">
              <w:rPr>
                <w:color w:val="auto"/>
                <w:lang w:val="ru-RU"/>
              </w:rPr>
              <w:t xml:space="preserve">Система покрытия по </w:t>
            </w:r>
            <w:r w:rsidRPr="00D750DA">
              <w:rPr>
                <w:color w:val="auto"/>
                <w:lang w:val="ru-RU"/>
              </w:rPr>
              <w:br/>
            </w:r>
            <w:r w:rsidR="007555E6">
              <w:rPr>
                <w:color w:val="auto"/>
                <w:lang w:val="ru-RU"/>
              </w:rPr>
              <w:t xml:space="preserve">условиям </w:t>
            </w:r>
            <w:r w:rsidR="007555E6" w:rsidRPr="00D750DA">
              <w:rPr>
                <w:color w:val="auto"/>
                <w:lang w:val="ru-RU"/>
              </w:rPr>
              <w:t>воздействи</w:t>
            </w:r>
            <w:r w:rsidR="007555E6">
              <w:rPr>
                <w:color w:val="auto"/>
                <w:lang w:val="ru-RU"/>
              </w:rPr>
              <w:t>я</w:t>
            </w:r>
          </w:p>
        </w:tc>
      </w:tr>
      <w:tr w:rsidR="00C64708" w:rsidRPr="00D57179" w14:paraId="46405CAF" w14:textId="77777777" w:rsidTr="00C64708">
        <w:trPr>
          <w:trHeight w:val="300"/>
        </w:trPr>
        <w:tc>
          <w:tcPr>
            <w:tcW w:w="1600" w:type="dxa"/>
            <w:vMerge/>
            <w:tcBorders>
              <w:top w:val="single" w:sz="4" w:space="0" w:color="000000"/>
              <w:left w:val="single" w:sz="4" w:space="0" w:color="000000"/>
              <w:bottom w:val="single" w:sz="12" w:space="0" w:color="000000"/>
              <w:right w:val="single" w:sz="4" w:space="0" w:color="000000"/>
            </w:tcBorders>
            <w:vAlign w:val="center"/>
          </w:tcPr>
          <w:p w14:paraId="52A90078" w14:textId="77777777" w:rsidR="00852C4D" w:rsidRPr="00D750DA" w:rsidRDefault="00852C4D" w:rsidP="00F37FE6">
            <w:pPr>
              <w:pStyle w:val="CellHeadingCentered"/>
              <w:rPr>
                <w:color w:val="auto"/>
                <w:lang w:val="ru-RU"/>
              </w:rPr>
            </w:pPr>
          </w:p>
        </w:tc>
        <w:tc>
          <w:tcPr>
            <w:tcW w:w="1417" w:type="dxa"/>
            <w:vMerge/>
            <w:tcBorders>
              <w:top w:val="single" w:sz="4" w:space="0" w:color="000000"/>
              <w:left w:val="single" w:sz="4" w:space="0" w:color="000000"/>
              <w:bottom w:val="single" w:sz="12" w:space="0" w:color="000000"/>
              <w:right w:val="single" w:sz="4" w:space="0" w:color="000000"/>
            </w:tcBorders>
            <w:vAlign w:val="center"/>
          </w:tcPr>
          <w:p w14:paraId="3883CD7E" w14:textId="77777777" w:rsidR="00852C4D" w:rsidRPr="00D750DA" w:rsidRDefault="00852C4D" w:rsidP="00F37FE6">
            <w:pPr>
              <w:pStyle w:val="CellHeadingCentered"/>
              <w:rPr>
                <w:color w:val="auto"/>
                <w:lang w:val="ru-RU"/>
              </w:rPr>
            </w:pPr>
          </w:p>
        </w:tc>
        <w:tc>
          <w:tcPr>
            <w:tcW w:w="1985" w:type="dxa"/>
            <w:vMerge/>
            <w:tcBorders>
              <w:top w:val="single" w:sz="4" w:space="0" w:color="000000"/>
              <w:left w:val="single" w:sz="4" w:space="0" w:color="000000"/>
              <w:bottom w:val="single" w:sz="12" w:space="0" w:color="000000"/>
              <w:right w:val="single" w:sz="4" w:space="0" w:color="000000"/>
            </w:tcBorders>
            <w:vAlign w:val="center"/>
          </w:tcPr>
          <w:p w14:paraId="336F22B5" w14:textId="77777777" w:rsidR="00852C4D" w:rsidRPr="00D750DA" w:rsidRDefault="00852C4D" w:rsidP="00F37FE6">
            <w:pPr>
              <w:pStyle w:val="CellHeadingCentered"/>
              <w:rPr>
                <w:color w:val="auto"/>
                <w:lang w:val="ru-RU"/>
              </w:rPr>
            </w:pPr>
          </w:p>
        </w:tc>
        <w:tc>
          <w:tcPr>
            <w:tcW w:w="1559" w:type="dxa"/>
            <w:vMerge/>
            <w:tcBorders>
              <w:top w:val="single" w:sz="4" w:space="0" w:color="000000"/>
              <w:left w:val="single" w:sz="4" w:space="0" w:color="000000"/>
              <w:bottom w:val="single" w:sz="12" w:space="0" w:color="000000"/>
              <w:right w:val="single" w:sz="4" w:space="0" w:color="000000"/>
            </w:tcBorders>
            <w:vAlign w:val="center"/>
          </w:tcPr>
          <w:p w14:paraId="49933B9E" w14:textId="77777777" w:rsidR="00852C4D" w:rsidRPr="00D750DA" w:rsidRDefault="00852C4D" w:rsidP="00F37FE6">
            <w:pPr>
              <w:pStyle w:val="CellHeadingCentered"/>
              <w:rPr>
                <w:color w:val="auto"/>
                <w:lang w:val="ru-RU"/>
              </w:rPr>
            </w:pPr>
          </w:p>
        </w:tc>
        <w:tc>
          <w:tcPr>
            <w:tcW w:w="1701" w:type="dxa"/>
            <w:tcBorders>
              <w:top w:val="nil"/>
              <w:left w:val="single" w:sz="4" w:space="0" w:color="000000"/>
              <w:bottom w:val="single" w:sz="12" w:space="0" w:color="000000"/>
              <w:right w:val="single" w:sz="4" w:space="0" w:color="000000"/>
            </w:tcBorders>
            <w:tcMar>
              <w:top w:w="120" w:type="dxa"/>
              <w:left w:w="40" w:type="dxa"/>
              <w:bottom w:w="40" w:type="dxa"/>
              <w:right w:w="40" w:type="dxa"/>
            </w:tcMar>
            <w:vAlign w:val="center"/>
          </w:tcPr>
          <w:p w14:paraId="3062E947" w14:textId="77777777" w:rsidR="00852C4D" w:rsidRPr="00D57179" w:rsidRDefault="00852C4D" w:rsidP="00F37FE6">
            <w:pPr>
              <w:pStyle w:val="CellHeadingCentered"/>
              <w:rPr>
                <w:color w:val="auto"/>
                <w:lang w:val="en-GB"/>
              </w:rPr>
            </w:pPr>
            <w:proofErr w:type="spellStart"/>
            <w:r w:rsidRPr="00D57179">
              <w:rPr>
                <w:color w:val="auto"/>
                <w:lang w:val="en-GB"/>
              </w:rPr>
              <w:t>Постоянное</w:t>
            </w:r>
            <w:proofErr w:type="spellEnd"/>
          </w:p>
        </w:tc>
        <w:tc>
          <w:tcPr>
            <w:tcW w:w="1559" w:type="dxa"/>
            <w:tcBorders>
              <w:top w:val="nil"/>
              <w:left w:val="single" w:sz="4" w:space="0" w:color="000000"/>
              <w:bottom w:val="single" w:sz="12" w:space="0" w:color="000000"/>
              <w:right w:val="single" w:sz="4" w:space="0" w:color="000000"/>
            </w:tcBorders>
            <w:tcMar>
              <w:top w:w="120" w:type="dxa"/>
              <w:left w:w="40" w:type="dxa"/>
              <w:bottom w:w="40" w:type="dxa"/>
              <w:right w:w="40" w:type="dxa"/>
            </w:tcMar>
            <w:vAlign w:val="center"/>
          </w:tcPr>
          <w:p w14:paraId="5D9C0A34" w14:textId="77777777" w:rsidR="00852C4D" w:rsidRPr="00D57179" w:rsidRDefault="00852C4D" w:rsidP="00F37FE6">
            <w:pPr>
              <w:pStyle w:val="CellHeadingCentered"/>
              <w:rPr>
                <w:color w:val="auto"/>
                <w:lang w:val="ru-RU"/>
              </w:rPr>
            </w:pPr>
            <w:r w:rsidRPr="00D57179">
              <w:rPr>
                <w:color w:val="auto"/>
                <w:lang w:val="ru-RU"/>
              </w:rPr>
              <w:t>Временное</w:t>
            </w:r>
          </w:p>
        </w:tc>
      </w:tr>
      <w:tr w:rsidR="00C64708" w:rsidRPr="00D57179" w14:paraId="2C7A9A37" w14:textId="77777777" w:rsidTr="00C64708">
        <w:trPr>
          <w:trHeight w:val="300"/>
        </w:trPr>
        <w:tc>
          <w:tcPr>
            <w:tcW w:w="160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2E307FB7" w14:textId="77777777" w:rsidR="00852C4D" w:rsidRPr="00D57179" w:rsidRDefault="00852C4D" w:rsidP="00F37FE6">
            <w:pPr>
              <w:pStyle w:val="CellBodyCentered"/>
              <w:rPr>
                <w:color w:val="auto"/>
                <w:lang w:val="ru-RU"/>
              </w:rPr>
            </w:pPr>
            <w:r w:rsidRPr="00D57179">
              <w:rPr>
                <w:color w:val="auto"/>
                <w:lang w:val="ru-RU"/>
              </w:rPr>
              <w:t>Сепаратор разделения нефти и воды</w:t>
            </w:r>
          </w:p>
        </w:tc>
        <w:tc>
          <w:tcPr>
            <w:tcW w:w="1417"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15A056AA" w14:textId="77777777" w:rsidR="00852C4D" w:rsidRPr="00D57179" w:rsidRDefault="00852C4D" w:rsidP="00F37FE6">
            <w:pPr>
              <w:pStyle w:val="CellBodyCentered"/>
              <w:rPr>
                <w:color w:val="auto"/>
              </w:rPr>
            </w:pPr>
            <w:r w:rsidRPr="00D57179">
              <w:rPr>
                <w:color w:val="auto"/>
              </w:rPr>
              <w:t>&lt; 60</w:t>
            </w:r>
            <w:r w:rsidRPr="00D57179">
              <w:rPr>
                <w:rFonts w:ascii="Calibri" w:hAnsi="Calibri"/>
                <w:color w:val="auto"/>
                <w:lang w:val="ru-RU"/>
              </w:rPr>
              <w:t>°</w:t>
            </w:r>
            <w:r w:rsidRPr="00D57179">
              <w:rPr>
                <w:color w:val="auto"/>
              </w:rPr>
              <w:t>C (140</w:t>
            </w:r>
            <w:r w:rsidRPr="00D57179">
              <w:rPr>
                <w:rFonts w:ascii="Calibri" w:hAnsi="Calibri"/>
                <w:color w:val="auto"/>
                <w:lang w:val="ru-RU"/>
              </w:rPr>
              <w:t>°</w:t>
            </w:r>
            <w:r w:rsidRPr="00D57179">
              <w:rPr>
                <w:color w:val="auto"/>
              </w:rPr>
              <w:t>F)</w:t>
            </w:r>
          </w:p>
        </w:tc>
        <w:tc>
          <w:tcPr>
            <w:tcW w:w="1985"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432980AA" w14:textId="77777777" w:rsidR="00852C4D" w:rsidRPr="00D57179" w:rsidRDefault="00852C4D" w:rsidP="00F37FE6">
            <w:pPr>
              <w:pStyle w:val="CellBodyCentered"/>
              <w:rPr>
                <w:color w:val="auto"/>
              </w:rPr>
            </w:pPr>
            <w:proofErr w:type="spellStart"/>
            <w:r w:rsidRPr="00D57179">
              <w:rPr>
                <w:color w:val="auto"/>
              </w:rPr>
              <w:t>Водномасляная</w:t>
            </w:r>
            <w:proofErr w:type="spellEnd"/>
            <w:r w:rsidRPr="00D57179">
              <w:rPr>
                <w:color w:val="auto"/>
              </w:rPr>
              <w:t xml:space="preserve"> </w:t>
            </w:r>
            <w:proofErr w:type="spellStart"/>
            <w:r w:rsidRPr="00D57179">
              <w:rPr>
                <w:color w:val="auto"/>
              </w:rPr>
              <w:t>смесь</w:t>
            </w:r>
            <w:proofErr w:type="spellEnd"/>
          </w:p>
        </w:tc>
        <w:tc>
          <w:tcPr>
            <w:tcW w:w="1559"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2A39C97C" w14:textId="77777777" w:rsidR="00852C4D" w:rsidRPr="00D57179" w:rsidRDefault="00852C4D" w:rsidP="00F37FE6">
            <w:pPr>
              <w:pStyle w:val="CellBodyCentered"/>
              <w:rPr>
                <w:color w:val="auto"/>
              </w:rPr>
            </w:pPr>
            <w:r w:rsidRPr="00D57179">
              <w:rPr>
                <w:color w:val="auto"/>
              </w:rPr>
              <w:t>Средняя</w:t>
            </w:r>
            <w:r w:rsidRPr="00D57179">
              <w:rPr>
                <w:color w:val="auto"/>
                <w:vertAlign w:val="superscript"/>
              </w:rPr>
              <w:t>1</w:t>
            </w:r>
          </w:p>
        </w:tc>
        <w:tc>
          <w:tcPr>
            <w:tcW w:w="1701"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05F357B7" w14:textId="77777777" w:rsidR="00852C4D" w:rsidRPr="00D57179" w:rsidRDefault="00852C4D" w:rsidP="00F37FE6">
            <w:pPr>
              <w:pStyle w:val="CellBodyCentered"/>
              <w:rPr>
                <w:color w:val="auto"/>
              </w:rPr>
            </w:pPr>
            <w:r w:rsidRPr="00D57179">
              <w:rPr>
                <w:color w:val="auto"/>
              </w:rPr>
              <w:t>20.1</w:t>
            </w:r>
          </w:p>
        </w:tc>
        <w:tc>
          <w:tcPr>
            <w:tcW w:w="1559"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6378CDC3" w14:textId="77777777" w:rsidR="00852C4D" w:rsidRPr="00D57179" w:rsidRDefault="00852C4D" w:rsidP="00F37FE6">
            <w:pPr>
              <w:pStyle w:val="CellBodyCentered"/>
              <w:rPr>
                <w:color w:val="auto"/>
              </w:rPr>
            </w:pPr>
            <w:r w:rsidRPr="00D57179">
              <w:rPr>
                <w:color w:val="auto"/>
              </w:rPr>
              <w:t>Н/П</w:t>
            </w:r>
          </w:p>
        </w:tc>
      </w:tr>
      <w:tr w:rsidR="00C64708" w:rsidRPr="00D57179" w14:paraId="6E9A3721" w14:textId="77777777" w:rsidTr="00C64708">
        <w:trPr>
          <w:trHeight w:val="300"/>
        </w:trPr>
        <w:tc>
          <w:tcPr>
            <w:tcW w:w="1600" w:type="dxa"/>
            <w:vMerge w:val="restart"/>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67B0ACA" w14:textId="77777777" w:rsidR="00852C4D" w:rsidRPr="00D57179" w:rsidRDefault="00852C4D" w:rsidP="00F37FE6">
            <w:pPr>
              <w:pStyle w:val="CellBodyCentered"/>
              <w:rPr>
                <w:color w:val="auto"/>
              </w:rPr>
            </w:pPr>
            <w:proofErr w:type="spellStart"/>
            <w:r w:rsidRPr="00D57179">
              <w:rPr>
                <w:color w:val="auto"/>
              </w:rPr>
              <w:t>Вторичная</w:t>
            </w:r>
            <w:proofErr w:type="spellEnd"/>
            <w:r w:rsidRPr="00D57179">
              <w:rPr>
                <w:color w:val="auto"/>
              </w:rPr>
              <w:t xml:space="preserve"> </w:t>
            </w:r>
            <w:proofErr w:type="spellStart"/>
            <w:r w:rsidRPr="00D57179">
              <w:rPr>
                <w:color w:val="auto"/>
              </w:rPr>
              <w:t>защитная</w:t>
            </w:r>
            <w:proofErr w:type="spellEnd"/>
            <w:r w:rsidRPr="00D57179">
              <w:rPr>
                <w:color w:val="auto"/>
              </w:rPr>
              <w:t xml:space="preserve"> </w:t>
            </w:r>
            <w:proofErr w:type="spellStart"/>
            <w:r w:rsidRPr="00D57179">
              <w:rPr>
                <w:color w:val="auto"/>
              </w:rPr>
              <w:t>оболочка</w:t>
            </w:r>
            <w:proofErr w:type="spellEnd"/>
          </w:p>
        </w:tc>
        <w:tc>
          <w:tcPr>
            <w:tcW w:w="1417" w:type="dxa"/>
            <w:vMerge w:val="restart"/>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6959ED47" w14:textId="77777777" w:rsidR="00852C4D" w:rsidRPr="00D57179" w:rsidRDefault="00852C4D" w:rsidP="00F37FE6">
            <w:pPr>
              <w:pStyle w:val="CellBodyCentered"/>
              <w:rPr>
                <w:color w:val="auto"/>
              </w:rPr>
            </w:pPr>
            <w:r w:rsidRPr="00D57179">
              <w:rPr>
                <w:color w:val="auto"/>
              </w:rPr>
              <w:t>&lt; 60</w:t>
            </w:r>
            <w:r w:rsidRPr="00D57179">
              <w:rPr>
                <w:rFonts w:ascii="Calibri" w:hAnsi="Calibri"/>
                <w:color w:val="auto"/>
                <w:lang w:val="ru-RU"/>
              </w:rPr>
              <w:t>°</w:t>
            </w:r>
            <w:r w:rsidRPr="00D57179">
              <w:rPr>
                <w:color w:val="auto"/>
              </w:rPr>
              <w:t>C (140</w:t>
            </w:r>
            <w:r w:rsidRPr="00D57179">
              <w:rPr>
                <w:rFonts w:ascii="Calibri" w:hAnsi="Calibri"/>
                <w:color w:val="auto"/>
                <w:lang w:val="ru-RU"/>
              </w:rPr>
              <w:t>°</w:t>
            </w:r>
            <w:r w:rsidRPr="00D57179">
              <w:rPr>
                <w:color w:val="auto"/>
              </w:rPr>
              <w:t>F)</w:t>
            </w:r>
          </w:p>
        </w:tc>
        <w:tc>
          <w:tcPr>
            <w:tcW w:w="1985" w:type="dxa"/>
            <w:vMerge w:val="restart"/>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39F0AD69" w14:textId="77777777" w:rsidR="00852C4D" w:rsidRPr="00D57179" w:rsidRDefault="00852C4D" w:rsidP="00F37FE6">
            <w:pPr>
              <w:pStyle w:val="CellBodyCentered"/>
              <w:rPr>
                <w:color w:val="auto"/>
              </w:rPr>
            </w:pPr>
            <w:r w:rsidRPr="00D57179">
              <w:rPr>
                <w:color w:val="auto"/>
              </w:rPr>
              <w:t>Углеводороды</w:t>
            </w:r>
            <w:r w:rsidRPr="00D57179">
              <w:rPr>
                <w:color w:val="auto"/>
                <w:vertAlign w:val="superscript"/>
              </w:rPr>
              <w:t>2</w:t>
            </w:r>
            <w:r w:rsidRPr="00D57179">
              <w:rPr>
                <w:color w:val="auto"/>
              </w:rPr>
              <w:t xml:space="preserve">, </w:t>
            </w:r>
            <w:proofErr w:type="spellStart"/>
            <w:r w:rsidRPr="00D57179">
              <w:rPr>
                <w:color w:val="auto"/>
              </w:rPr>
              <w:t>разбавленные</w:t>
            </w:r>
            <w:proofErr w:type="spellEnd"/>
            <w:r w:rsidRPr="00D57179">
              <w:rPr>
                <w:color w:val="auto"/>
              </w:rPr>
              <w:t xml:space="preserve"> </w:t>
            </w:r>
            <w:proofErr w:type="spellStart"/>
            <w:r w:rsidRPr="00D57179">
              <w:rPr>
                <w:color w:val="auto"/>
              </w:rPr>
              <w:t>кислоты</w:t>
            </w:r>
            <w:proofErr w:type="spellEnd"/>
            <w:r w:rsidRPr="00D57179">
              <w:rPr>
                <w:color w:val="auto"/>
              </w:rPr>
              <w:t xml:space="preserve">, </w:t>
            </w:r>
            <w:proofErr w:type="spellStart"/>
            <w:r w:rsidRPr="00D57179">
              <w:rPr>
                <w:color w:val="auto"/>
              </w:rPr>
              <w:t>щелочи</w:t>
            </w:r>
            <w:proofErr w:type="spellEnd"/>
          </w:p>
        </w:tc>
        <w:tc>
          <w:tcPr>
            <w:tcW w:w="1559"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61396F35" w14:textId="77777777" w:rsidR="00852C4D" w:rsidRPr="00D750DA" w:rsidRDefault="00852C4D" w:rsidP="004618FD">
            <w:pPr>
              <w:pStyle w:val="CellBodyCentered"/>
              <w:rPr>
                <w:color w:val="auto"/>
                <w:lang w:val="ru-RU"/>
              </w:rPr>
            </w:pPr>
            <w:r w:rsidRPr="00D57179">
              <w:rPr>
                <w:color w:val="auto"/>
              </w:rPr>
              <w:t>Умеренная</w:t>
            </w:r>
            <w:r w:rsidRPr="00D57179">
              <w:rPr>
                <w:color w:val="auto"/>
                <w:vertAlign w:val="superscript"/>
              </w:rPr>
              <w:t>1</w:t>
            </w:r>
          </w:p>
        </w:tc>
        <w:tc>
          <w:tcPr>
            <w:tcW w:w="1701"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36C2AD4" w14:textId="77777777" w:rsidR="00852C4D" w:rsidRPr="00D57179" w:rsidRDefault="00852C4D" w:rsidP="00F37FE6">
            <w:pPr>
              <w:pStyle w:val="CellBodyCentered"/>
              <w:rPr>
                <w:color w:val="auto"/>
              </w:rPr>
            </w:pPr>
            <w:r w:rsidRPr="00D57179">
              <w:rPr>
                <w:color w:val="auto"/>
              </w:rPr>
              <w:t>20.2</w:t>
            </w:r>
          </w:p>
        </w:tc>
        <w:tc>
          <w:tcPr>
            <w:tcW w:w="1559"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7B3FA68" w14:textId="77777777" w:rsidR="00852C4D" w:rsidRPr="00D57179" w:rsidRDefault="00852C4D" w:rsidP="00F37FE6">
            <w:pPr>
              <w:pStyle w:val="CellBodyCentered"/>
              <w:rPr>
                <w:color w:val="auto"/>
              </w:rPr>
            </w:pPr>
            <w:r w:rsidRPr="00D57179">
              <w:rPr>
                <w:color w:val="auto"/>
              </w:rPr>
              <w:t>20.2</w:t>
            </w:r>
          </w:p>
        </w:tc>
      </w:tr>
      <w:tr w:rsidR="00C64708" w:rsidRPr="00D57179" w14:paraId="5191951A" w14:textId="77777777" w:rsidTr="00C64708">
        <w:trPr>
          <w:trHeight w:val="300"/>
        </w:trPr>
        <w:tc>
          <w:tcPr>
            <w:tcW w:w="1600" w:type="dxa"/>
            <w:vMerge/>
            <w:tcBorders>
              <w:top w:val="single" w:sz="4" w:space="0" w:color="000000"/>
              <w:left w:val="single" w:sz="4" w:space="0" w:color="000000"/>
              <w:bottom w:val="single" w:sz="4" w:space="0" w:color="000000"/>
              <w:right w:val="single" w:sz="4" w:space="0" w:color="000000"/>
            </w:tcBorders>
          </w:tcPr>
          <w:p w14:paraId="2D41D48A" w14:textId="77777777" w:rsidR="00852C4D" w:rsidRPr="00D57179" w:rsidRDefault="00852C4D" w:rsidP="00F37FE6">
            <w:pPr>
              <w:pStyle w:val="CellBodyCentered"/>
              <w:rPr>
                <w:color w:val="auto"/>
              </w:rPr>
            </w:pPr>
          </w:p>
        </w:tc>
        <w:tc>
          <w:tcPr>
            <w:tcW w:w="1417" w:type="dxa"/>
            <w:vMerge/>
            <w:tcBorders>
              <w:top w:val="single" w:sz="4" w:space="0" w:color="000000"/>
              <w:left w:val="single" w:sz="4" w:space="0" w:color="000000"/>
              <w:bottom w:val="single" w:sz="4" w:space="0" w:color="000000"/>
              <w:right w:val="single" w:sz="4" w:space="0" w:color="000000"/>
            </w:tcBorders>
          </w:tcPr>
          <w:p w14:paraId="51838D2C" w14:textId="77777777" w:rsidR="00852C4D" w:rsidRPr="00D57179" w:rsidRDefault="00852C4D" w:rsidP="00F37FE6">
            <w:pPr>
              <w:pStyle w:val="CellBodyCentered"/>
              <w:rPr>
                <w:color w:val="auto"/>
              </w:rPr>
            </w:pPr>
          </w:p>
        </w:tc>
        <w:tc>
          <w:tcPr>
            <w:tcW w:w="1985" w:type="dxa"/>
            <w:vMerge/>
            <w:tcBorders>
              <w:top w:val="single" w:sz="4" w:space="0" w:color="000000"/>
              <w:left w:val="single" w:sz="4" w:space="0" w:color="000000"/>
              <w:bottom w:val="single" w:sz="4" w:space="0" w:color="000000"/>
              <w:right w:val="single" w:sz="4" w:space="0" w:color="000000"/>
            </w:tcBorders>
          </w:tcPr>
          <w:p w14:paraId="3ECB9F0F" w14:textId="77777777" w:rsidR="00852C4D" w:rsidRPr="00D57179" w:rsidRDefault="00852C4D" w:rsidP="00F37FE6">
            <w:pPr>
              <w:pStyle w:val="CellBodyCentered"/>
              <w:rPr>
                <w:color w:val="auto"/>
              </w:rPr>
            </w:pPr>
          </w:p>
        </w:tc>
        <w:tc>
          <w:tcPr>
            <w:tcW w:w="1559"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24A1E6A1" w14:textId="77777777" w:rsidR="00852C4D" w:rsidRPr="00D750DA" w:rsidRDefault="00852C4D" w:rsidP="004618FD">
            <w:pPr>
              <w:pStyle w:val="CellBodyCentered"/>
              <w:rPr>
                <w:color w:val="auto"/>
                <w:lang w:val="ru-RU"/>
              </w:rPr>
            </w:pPr>
            <w:r w:rsidRPr="00D57179">
              <w:rPr>
                <w:color w:val="auto"/>
              </w:rPr>
              <w:t>Средняя</w:t>
            </w:r>
            <w:r w:rsidRPr="00D57179">
              <w:rPr>
                <w:color w:val="auto"/>
                <w:vertAlign w:val="superscript"/>
              </w:rPr>
              <w:t>1</w:t>
            </w:r>
          </w:p>
        </w:tc>
        <w:tc>
          <w:tcPr>
            <w:tcW w:w="1701"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21982B4" w14:textId="77777777" w:rsidR="00852C4D" w:rsidRPr="00D57179" w:rsidRDefault="00852C4D" w:rsidP="00F37FE6">
            <w:pPr>
              <w:pStyle w:val="CellBodyCentered"/>
              <w:rPr>
                <w:color w:val="auto"/>
              </w:rPr>
            </w:pPr>
            <w:r w:rsidRPr="00D57179">
              <w:rPr>
                <w:color w:val="auto"/>
              </w:rPr>
              <w:t>20.1</w:t>
            </w:r>
          </w:p>
        </w:tc>
        <w:tc>
          <w:tcPr>
            <w:tcW w:w="1559"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7B839E3" w14:textId="77777777" w:rsidR="00852C4D" w:rsidRPr="00D57179" w:rsidRDefault="00852C4D" w:rsidP="00F37FE6">
            <w:pPr>
              <w:pStyle w:val="CellBodyCentered"/>
              <w:rPr>
                <w:color w:val="auto"/>
              </w:rPr>
            </w:pPr>
            <w:r w:rsidRPr="00D57179">
              <w:rPr>
                <w:color w:val="auto"/>
              </w:rPr>
              <w:t>20.1</w:t>
            </w:r>
          </w:p>
        </w:tc>
      </w:tr>
      <w:tr w:rsidR="00C64708" w:rsidRPr="00D57179" w14:paraId="25CE8B09" w14:textId="77777777" w:rsidTr="00C64708">
        <w:trPr>
          <w:trHeight w:val="300"/>
        </w:trPr>
        <w:tc>
          <w:tcPr>
            <w:tcW w:w="1600" w:type="dxa"/>
            <w:vMerge/>
            <w:tcBorders>
              <w:top w:val="single" w:sz="4" w:space="0" w:color="000000"/>
              <w:left w:val="single" w:sz="4" w:space="0" w:color="000000"/>
              <w:bottom w:val="single" w:sz="4" w:space="0" w:color="000000"/>
              <w:right w:val="single" w:sz="4" w:space="0" w:color="000000"/>
            </w:tcBorders>
          </w:tcPr>
          <w:p w14:paraId="5911E5E7" w14:textId="77777777" w:rsidR="00852C4D" w:rsidRPr="00D57179" w:rsidRDefault="00852C4D" w:rsidP="00F37FE6">
            <w:pPr>
              <w:pStyle w:val="CellBodyCentered"/>
              <w:rPr>
                <w:color w:val="auto"/>
              </w:rPr>
            </w:pPr>
          </w:p>
        </w:tc>
        <w:tc>
          <w:tcPr>
            <w:tcW w:w="1417" w:type="dxa"/>
            <w:vMerge/>
            <w:tcBorders>
              <w:top w:val="single" w:sz="4" w:space="0" w:color="000000"/>
              <w:left w:val="single" w:sz="4" w:space="0" w:color="000000"/>
              <w:bottom w:val="single" w:sz="4" w:space="0" w:color="000000"/>
              <w:right w:val="single" w:sz="4" w:space="0" w:color="000000"/>
            </w:tcBorders>
          </w:tcPr>
          <w:p w14:paraId="1EADB87F" w14:textId="77777777" w:rsidR="00852C4D" w:rsidRPr="00D57179" w:rsidRDefault="00852C4D" w:rsidP="00F37FE6">
            <w:pPr>
              <w:pStyle w:val="CellBodyCentered"/>
              <w:rPr>
                <w:color w:val="auto"/>
              </w:rPr>
            </w:pPr>
          </w:p>
        </w:tc>
        <w:tc>
          <w:tcPr>
            <w:tcW w:w="1985" w:type="dxa"/>
            <w:vMerge/>
            <w:tcBorders>
              <w:top w:val="single" w:sz="4" w:space="0" w:color="000000"/>
              <w:left w:val="single" w:sz="4" w:space="0" w:color="000000"/>
              <w:bottom w:val="single" w:sz="4" w:space="0" w:color="000000"/>
              <w:right w:val="single" w:sz="4" w:space="0" w:color="000000"/>
            </w:tcBorders>
          </w:tcPr>
          <w:p w14:paraId="098B90FE" w14:textId="77777777" w:rsidR="00852C4D" w:rsidRPr="00D57179" w:rsidRDefault="00852C4D" w:rsidP="00F37FE6">
            <w:pPr>
              <w:pStyle w:val="CellBodyCentered"/>
              <w:rPr>
                <w:color w:val="auto"/>
              </w:rPr>
            </w:pPr>
          </w:p>
        </w:tc>
        <w:tc>
          <w:tcPr>
            <w:tcW w:w="1559"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A46243C" w14:textId="77777777" w:rsidR="00852C4D" w:rsidRPr="00D57179" w:rsidRDefault="00852C4D" w:rsidP="00F37FE6">
            <w:pPr>
              <w:pStyle w:val="CellBodyCentered"/>
              <w:rPr>
                <w:color w:val="auto"/>
              </w:rPr>
            </w:pPr>
            <w:r w:rsidRPr="00D57179">
              <w:rPr>
                <w:color w:val="auto"/>
              </w:rPr>
              <w:t>Агрессивная</w:t>
            </w:r>
            <w:r w:rsidRPr="00D57179">
              <w:rPr>
                <w:color w:val="auto"/>
                <w:vertAlign w:val="superscript"/>
              </w:rPr>
              <w:t>3</w:t>
            </w:r>
          </w:p>
        </w:tc>
        <w:tc>
          <w:tcPr>
            <w:tcW w:w="1701"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FE8E1F7" w14:textId="77777777" w:rsidR="00852C4D" w:rsidRPr="00D57179" w:rsidRDefault="00852C4D" w:rsidP="00F37FE6">
            <w:pPr>
              <w:pStyle w:val="CellBodyCentered"/>
              <w:rPr>
                <w:color w:val="auto"/>
              </w:rPr>
            </w:pPr>
            <w:r w:rsidRPr="00D57179">
              <w:rPr>
                <w:color w:val="auto"/>
              </w:rPr>
              <w:t>20.3</w:t>
            </w:r>
          </w:p>
        </w:tc>
        <w:tc>
          <w:tcPr>
            <w:tcW w:w="1559"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2431CE92" w14:textId="77777777" w:rsidR="00852C4D" w:rsidRPr="00D57179" w:rsidRDefault="00852C4D" w:rsidP="00F37FE6">
            <w:pPr>
              <w:pStyle w:val="CellBodyCentered"/>
              <w:rPr>
                <w:color w:val="auto"/>
              </w:rPr>
            </w:pPr>
            <w:r w:rsidRPr="00D57179">
              <w:rPr>
                <w:color w:val="auto"/>
              </w:rPr>
              <w:t>20.3</w:t>
            </w:r>
          </w:p>
        </w:tc>
      </w:tr>
      <w:tr w:rsidR="00C64708" w:rsidRPr="00D57179" w14:paraId="53F1A63B" w14:textId="77777777" w:rsidTr="00C64708">
        <w:trPr>
          <w:trHeight w:val="300"/>
        </w:trPr>
        <w:tc>
          <w:tcPr>
            <w:tcW w:w="160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FB8A37E" w14:textId="77777777" w:rsidR="00852C4D" w:rsidRPr="00D57179" w:rsidRDefault="00852C4D" w:rsidP="00F37FE6">
            <w:pPr>
              <w:pStyle w:val="CellBodyCentered"/>
              <w:rPr>
                <w:color w:val="auto"/>
              </w:rPr>
            </w:pPr>
            <w:proofErr w:type="spellStart"/>
            <w:r w:rsidRPr="00D57179">
              <w:rPr>
                <w:color w:val="auto"/>
              </w:rPr>
              <w:t>Фундаменты</w:t>
            </w:r>
            <w:proofErr w:type="spellEnd"/>
            <w:r w:rsidRPr="00D57179">
              <w:rPr>
                <w:color w:val="auto"/>
              </w:rPr>
              <w:t xml:space="preserve"> </w:t>
            </w:r>
            <w:proofErr w:type="spellStart"/>
            <w:r w:rsidRPr="00D57179">
              <w:rPr>
                <w:color w:val="auto"/>
              </w:rPr>
              <w:t>оборудования</w:t>
            </w:r>
            <w:proofErr w:type="spellEnd"/>
          </w:p>
        </w:tc>
        <w:tc>
          <w:tcPr>
            <w:tcW w:w="1417"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6965270F" w14:textId="77777777" w:rsidR="00852C4D" w:rsidRPr="00D57179" w:rsidRDefault="00852C4D" w:rsidP="00F37FE6">
            <w:pPr>
              <w:pStyle w:val="CellBodyCentered"/>
              <w:rPr>
                <w:color w:val="auto"/>
              </w:rPr>
            </w:pPr>
            <w:r w:rsidRPr="00D57179">
              <w:rPr>
                <w:color w:val="auto"/>
              </w:rPr>
              <w:t>&lt; 60</w:t>
            </w:r>
            <w:r w:rsidRPr="00D57179">
              <w:rPr>
                <w:rFonts w:ascii="Calibri" w:hAnsi="Calibri"/>
                <w:color w:val="auto"/>
                <w:lang w:val="ru-RU"/>
              </w:rPr>
              <w:t>°</w:t>
            </w:r>
            <w:r w:rsidRPr="00D57179">
              <w:rPr>
                <w:color w:val="auto"/>
              </w:rPr>
              <w:t>C (140</w:t>
            </w:r>
            <w:r w:rsidRPr="00D57179">
              <w:rPr>
                <w:rFonts w:ascii="Calibri" w:hAnsi="Calibri"/>
                <w:color w:val="auto"/>
                <w:lang w:val="ru-RU"/>
              </w:rPr>
              <w:t>°</w:t>
            </w:r>
            <w:r w:rsidRPr="00D57179">
              <w:rPr>
                <w:color w:val="auto"/>
              </w:rPr>
              <w:t>F)</w:t>
            </w:r>
          </w:p>
        </w:tc>
        <w:tc>
          <w:tcPr>
            <w:tcW w:w="198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68986840" w14:textId="77777777" w:rsidR="00852C4D" w:rsidRPr="00D57179" w:rsidRDefault="00852C4D" w:rsidP="00F37FE6">
            <w:pPr>
              <w:pStyle w:val="CellBodyCentered"/>
              <w:rPr>
                <w:color w:val="auto"/>
              </w:rPr>
            </w:pPr>
            <w:r w:rsidRPr="00D57179">
              <w:rPr>
                <w:color w:val="auto"/>
              </w:rPr>
              <w:t>Углеводороды</w:t>
            </w:r>
            <w:proofErr w:type="gramStart"/>
            <w:r w:rsidRPr="00D57179">
              <w:rPr>
                <w:color w:val="auto"/>
                <w:vertAlign w:val="superscript"/>
              </w:rPr>
              <w:t>2</w:t>
            </w:r>
            <w:r w:rsidRPr="00D57179">
              <w:rPr>
                <w:color w:val="auto"/>
              </w:rPr>
              <w:t xml:space="preserve"> ,</w:t>
            </w:r>
            <w:proofErr w:type="gramEnd"/>
            <w:r w:rsidRPr="00D57179">
              <w:rPr>
                <w:color w:val="auto"/>
              </w:rPr>
              <w:t xml:space="preserve"> </w:t>
            </w:r>
            <w:proofErr w:type="spellStart"/>
            <w:r w:rsidRPr="00D57179">
              <w:rPr>
                <w:color w:val="auto"/>
              </w:rPr>
              <w:t>разбавленные</w:t>
            </w:r>
            <w:proofErr w:type="spellEnd"/>
            <w:r w:rsidRPr="00D57179">
              <w:rPr>
                <w:color w:val="auto"/>
              </w:rPr>
              <w:t xml:space="preserve"> </w:t>
            </w:r>
            <w:proofErr w:type="spellStart"/>
            <w:r w:rsidRPr="00D57179">
              <w:rPr>
                <w:color w:val="auto"/>
              </w:rPr>
              <w:t>кислоты</w:t>
            </w:r>
            <w:proofErr w:type="spellEnd"/>
            <w:r w:rsidRPr="00D57179">
              <w:rPr>
                <w:color w:val="auto"/>
              </w:rPr>
              <w:t xml:space="preserve">, </w:t>
            </w:r>
            <w:proofErr w:type="spellStart"/>
            <w:r w:rsidRPr="00D57179">
              <w:rPr>
                <w:color w:val="auto"/>
              </w:rPr>
              <w:t>щелочи</w:t>
            </w:r>
            <w:proofErr w:type="spellEnd"/>
          </w:p>
        </w:tc>
        <w:tc>
          <w:tcPr>
            <w:tcW w:w="1559"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39E45E7B" w14:textId="77777777" w:rsidR="00852C4D" w:rsidRPr="00D57179" w:rsidRDefault="00852C4D" w:rsidP="00F37FE6">
            <w:pPr>
              <w:pStyle w:val="CellBodyCentered"/>
              <w:rPr>
                <w:color w:val="auto"/>
              </w:rPr>
            </w:pPr>
            <w:r w:rsidRPr="00D57179">
              <w:rPr>
                <w:color w:val="auto"/>
              </w:rPr>
              <w:t>Легкая</w:t>
            </w:r>
            <w:r w:rsidRPr="00D57179">
              <w:rPr>
                <w:color w:val="auto"/>
                <w:vertAlign w:val="superscript"/>
              </w:rPr>
              <w:t>4</w:t>
            </w:r>
          </w:p>
        </w:tc>
        <w:tc>
          <w:tcPr>
            <w:tcW w:w="1701"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909587F" w14:textId="77777777" w:rsidR="00852C4D" w:rsidRPr="00D750DA" w:rsidRDefault="007555E6" w:rsidP="00F37FE6">
            <w:pPr>
              <w:pStyle w:val="CellBodyCentered"/>
              <w:rPr>
                <w:color w:val="auto"/>
                <w:lang w:val="ru-RU"/>
              </w:rPr>
            </w:pPr>
            <w:r>
              <w:rPr>
                <w:color w:val="auto"/>
                <w:lang w:val="ru-RU"/>
              </w:rPr>
              <w:t>_</w:t>
            </w:r>
            <w:r w:rsidRPr="00D750DA">
              <w:rPr>
                <w:color w:val="auto"/>
                <w:vertAlign w:val="superscript"/>
                <w:lang w:val="ru-RU"/>
              </w:rPr>
              <w:t>5</w:t>
            </w:r>
          </w:p>
        </w:tc>
        <w:tc>
          <w:tcPr>
            <w:tcW w:w="1559"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694C260" w14:textId="77777777" w:rsidR="00852C4D" w:rsidRPr="00D57179" w:rsidRDefault="00852C4D" w:rsidP="00F37FE6">
            <w:pPr>
              <w:pStyle w:val="CellBodyCentered"/>
              <w:rPr>
                <w:color w:val="auto"/>
              </w:rPr>
            </w:pPr>
            <w:r w:rsidRPr="00D57179">
              <w:rPr>
                <w:color w:val="auto"/>
              </w:rPr>
              <w:t>20.2</w:t>
            </w:r>
          </w:p>
        </w:tc>
      </w:tr>
      <w:tr w:rsidR="009D6421" w:rsidRPr="00C76656" w14:paraId="326E9CA4" w14:textId="77777777" w:rsidTr="00D750DA">
        <w:trPr>
          <w:trHeight w:val="300"/>
        </w:trPr>
        <w:tc>
          <w:tcPr>
            <w:tcW w:w="9821" w:type="dxa"/>
            <w:gridSpan w:val="6"/>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882F89A" w14:textId="25E53B50" w:rsidR="009D6421" w:rsidRPr="002D0361" w:rsidRDefault="009D6421" w:rsidP="00792932">
            <w:pPr>
              <w:pStyle w:val="TableFootnote"/>
              <w:tabs>
                <w:tab w:val="clear" w:pos="720"/>
                <w:tab w:val="left" w:pos="0"/>
              </w:tabs>
              <w:spacing w:line="200" w:lineRule="atLeast"/>
              <w:ind w:left="92" w:right="0" w:hanging="50"/>
              <w:rPr>
                <w:color w:val="auto"/>
                <w:sz w:val="18"/>
                <w:szCs w:val="18"/>
                <w:lang w:val="ru-RU"/>
              </w:rPr>
            </w:pPr>
            <w:r w:rsidRPr="002D0361">
              <w:rPr>
                <w:color w:val="auto"/>
                <w:sz w:val="18"/>
                <w:szCs w:val="18"/>
                <w:lang w:val="ru-RU"/>
              </w:rPr>
              <w:t xml:space="preserve">Примечание: Системы приводятся в качестве методических рекомендаций. Точный подбор покрытия зависит от условий эксплуатации. В целях точного подбора необходимо обратиться к специалисту </w:t>
            </w:r>
            <w:r w:rsidR="00D43064" w:rsidRPr="002D0361">
              <w:rPr>
                <w:color w:val="auto"/>
                <w:sz w:val="18"/>
                <w:szCs w:val="18"/>
                <w:lang w:val="ru-RU"/>
              </w:rPr>
              <w:t>Компании</w:t>
            </w:r>
            <w:r w:rsidRPr="002D0361">
              <w:rPr>
                <w:color w:val="auto"/>
                <w:sz w:val="18"/>
                <w:szCs w:val="18"/>
                <w:lang w:val="ru-RU"/>
              </w:rPr>
              <w:t xml:space="preserve"> по покрытиям</w:t>
            </w:r>
          </w:p>
          <w:p w14:paraId="53881D9C" w14:textId="77777777" w:rsidR="007555E6" w:rsidRPr="002D0361" w:rsidRDefault="007555E6" w:rsidP="007555E6">
            <w:pPr>
              <w:pStyle w:val="TableFootnote"/>
              <w:tabs>
                <w:tab w:val="clear" w:pos="720"/>
                <w:tab w:val="left" w:pos="0"/>
              </w:tabs>
              <w:spacing w:line="200" w:lineRule="atLeast"/>
              <w:ind w:left="284" w:right="0" w:hanging="280"/>
              <w:rPr>
                <w:i/>
                <w:iCs/>
                <w:color w:val="auto"/>
                <w:sz w:val="18"/>
                <w:szCs w:val="18"/>
                <w:lang w:val="ru-RU"/>
              </w:rPr>
            </w:pPr>
            <w:r w:rsidRPr="002D0361">
              <w:rPr>
                <w:i/>
                <w:iCs/>
                <w:color w:val="auto"/>
                <w:sz w:val="18"/>
                <w:szCs w:val="18"/>
                <w:vertAlign w:val="superscript"/>
                <w:lang w:val="ru-RU"/>
              </w:rPr>
              <w:t>1</w:t>
            </w:r>
            <w:r w:rsidRPr="002D0361">
              <w:rPr>
                <w:i/>
                <w:iCs/>
                <w:color w:val="auto"/>
                <w:sz w:val="18"/>
                <w:szCs w:val="18"/>
                <w:lang w:val="ru-RU"/>
              </w:rPr>
              <w:t>Среднее повреждение покрытия, вызванное абразивным износом, легкий износ оборудования. Вероятность ударных нагрузок на покрытие.</w:t>
            </w:r>
          </w:p>
          <w:p w14:paraId="27E4D8A4" w14:textId="77777777" w:rsidR="007555E6" w:rsidRPr="002D0361" w:rsidRDefault="007555E6" w:rsidP="007555E6">
            <w:pPr>
              <w:pStyle w:val="TableFootnote"/>
              <w:tabs>
                <w:tab w:val="clear" w:pos="720"/>
                <w:tab w:val="left" w:pos="0"/>
              </w:tabs>
              <w:spacing w:line="200" w:lineRule="atLeast"/>
              <w:ind w:left="284" w:right="0" w:hanging="280"/>
              <w:rPr>
                <w:i/>
                <w:iCs/>
                <w:color w:val="auto"/>
                <w:sz w:val="18"/>
                <w:szCs w:val="18"/>
                <w:lang w:val="ru-RU"/>
              </w:rPr>
            </w:pPr>
            <w:r w:rsidRPr="002D0361">
              <w:rPr>
                <w:i/>
                <w:iCs/>
                <w:color w:val="auto"/>
                <w:sz w:val="18"/>
                <w:szCs w:val="18"/>
                <w:vertAlign w:val="superscript"/>
                <w:lang w:val="ru-RU"/>
              </w:rPr>
              <w:t>2</w:t>
            </w:r>
            <w:r w:rsidRPr="002D0361">
              <w:rPr>
                <w:i/>
                <w:iCs/>
                <w:color w:val="auto"/>
                <w:sz w:val="18"/>
                <w:szCs w:val="18"/>
                <w:lang w:val="ru-RU"/>
              </w:rPr>
              <w:t>Сырая нефть, авиационный керосин, бензин и т.д.</w:t>
            </w:r>
          </w:p>
          <w:p w14:paraId="1157E5CC" w14:textId="77777777" w:rsidR="007555E6" w:rsidRPr="002D0361" w:rsidRDefault="007555E6" w:rsidP="007555E6">
            <w:pPr>
              <w:pStyle w:val="TableFootnote"/>
              <w:tabs>
                <w:tab w:val="clear" w:pos="720"/>
                <w:tab w:val="left" w:pos="0"/>
              </w:tabs>
              <w:spacing w:line="200" w:lineRule="atLeast"/>
              <w:ind w:left="284" w:right="0" w:hanging="280"/>
              <w:rPr>
                <w:i/>
                <w:iCs/>
                <w:color w:val="auto"/>
                <w:sz w:val="18"/>
                <w:szCs w:val="18"/>
                <w:lang w:val="ru-RU"/>
              </w:rPr>
            </w:pPr>
            <w:r w:rsidRPr="002D0361">
              <w:rPr>
                <w:i/>
                <w:iCs/>
                <w:color w:val="auto"/>
                <w:sz w:val="18"/>
                <w:szCs w:val="18"/>
                <w:vertAlign w:val="superscript"/>
                <w:lang w:val="ru-RU"/>
              </w:rPr>
              <w:t>3</w:t>
            </w:r>
            <w:r w:rsidRPr="002D0361">
              <w:rPr>
                <w:i/>
                <w:iCs/>
                <w:color w:val="auto"/>
                <w:sz w:val="18"/>
                <w:szCs w:val="18"/>
                <w:lang w:val="ru-RU"/>
              </w:rPr>
              <w:t>Сильное повреждение покрытия вызванное абразивным изно</w:t>
            </w:r>
            <w:r w:rsidR="00114FC0" w:rsidRPr="002D0361">
              <w:rPr>
                <w:i/>
                <w:iCs/>
                <w:color w:val="auto"/>
                <w:sz w:val="18"/>
                <w:szCs w:val="18"/>
                <w:lang w:val="ru-RU"/>
              </w:rPr>
              <w:t xml:space="preserve">сом, тяжелый износ оборудования. </w:t>
            </w:r>
            <w:r w:rsidRPr="002D0361">
              <w:rPr>
                <w:i/>
                <w:iCs/>
                <w:color w:val="auto"/>
                <w:sz w:val="18"/>
                <w:szCs w:val="18"/>
                <w:lang w:val="ru-RU"/>
              </w:rPr>
              <w:t>Подтвержденная возможность воздействия на покрытие.</w:t>
            </w:r>
          </w:p>
          <w:p w14:paraId="74176AE5" w14:textId="77777777" w:rsidR="007555E6" w:rsidRPr="002D0361" w:rsidRDefault="007555E6" w:rsidP="00D750DA">
            <w:pPr>
              <w:pStyle w:val="TableFootnote"/>
              <w:tabs>
                <w:tab w:val="clear" w:pos="720"/>
                <w:tab w:val="left" w:pos="0"/>
              </w:tabs>
              <w:spacing w:line="200" w:lineRule="atLeast"/>
              <w:ind w:left="0" w:right="0" w:firstLine="0"/>
              <w:rPr>
                <w:i/>
                <w:iCs/>
                <w:color w:val="auto"/>
                <w:sz w:val="18"/>
                <w:szCs w:val="18"/>
                <w:lang w:val="ru-RU"/>
              </w:rPr>
            </w:pPr>
            <w:r w:rsidRPr="002D0361">
              <w:rPr>
                <w:i/>
                <w:iCs/>
                <w:color w:val="auto"/>
                <w:sz w:val="18"/>
                <w:szCs w:val="18"/>
                <w:vertAlign w:val="superscript"/>
                <w:lang w:val="ru-RU"/>
              </w:rPr>
              <w:t>4</w:t>
            </w:r>
            <w:r w:rsidRPr="002D0361">
              <w:rPr>
                <w:i/>
                <w:iCs/>
                <w:color w:val="auto"/>
                <w:sz w:val="18"/>
                <w:szCs w:val="18"/>
                <w:lang w:val="ru-RU"/>
              </w:rPr>
              <w:t>Отсутствие повреждения покрытия вызванного абразивным износом, возможность незначительного объема пешеходного движения. Отсутствие механических ударных нагрузок на покрытие</w:t>
            </w:r>
          </w:p>
          <w:p w14:paraId="416CBE57" w14:textId="77777777" w:rsidR="007555E6" w:rsidRPr="002D0361" w:rsidRDefault="007555E6" w:rsidP="007555E6">
            <w:pPr>
              <w:pStyle w:val="TableFootnote"/>
              <w:tabs>
                <w:tab w:val="clear" w:pos="720"/>
                <w:tab w:val="left" w:pos="0"/>
              </w:tabs>
              <w:spacing w:line="200" w:lineRule="atLeast"/>
              <w:ind w:left="284" w:right="0" w:hanging="280"/>
              <w:rPr>
                <w:i/>
                <w:iCs/>
                <w:color w:val="auto"/>
                <w:sz w:val="18"/>
                <w:szCs w:val="18"/>
                <w:lang w:val="ru-RU"/>
              </w:rPr>
            </w:pPr>
            <w:r w:rsidRPr="002D0361">
              <w:rPr>
                <w:i/>
                <w:iCs/>
                <w:color w:val="auto"/>
                <w:sz w:val="18"/>
                <w:szCs w:val="18"/>
                <w:vertAlign w:val="superscript"/>
                <w:lang w:val="ru-RU"/>
              </w:rPr>
              <w:t>5</w:t>
            </w:r>
            <w:r w:rsidRPr="002D0361">
              <w:rPr>
                <w:i/>
                <w:iCs/>
                <w:color w:val="auto"/>
                <w:sz w:val="18"/>
                <w:szCs w:val="18"/>
                <w:lang w:val="ru-RU"/>
              </w:rPr>
              <w:t>Используется аналогичная система покрытий как и для вторичной защитной</w:t>
            </w:r>
          </w:p>
          <w:p w14:paraId="03CEDFDC" w14:textId="77777777" w:rsidR="007555E6" w:rsidRPr="009D6421" w:rsidRDefault="007555E6" w:rsidP="00D43064">
            <w:pPr>
              <w:pStyle w:val="CellBodyCentered"/>
              <w:jc w:val="left"/>
              <w:rPr>
                <w:color w:val="auto"/>
                <w:lang w:val="ru-RU"/>
              </w:rPr>
            </w:pPr>
          </w:p>
        </w:tc>
      </w:tr>
    </w:tbl>
    <w:p w14:paraId="587C0F60" w14:textId="13FC8F50" w:rsidR="007E3F4B" w:rsidRDefault="007E3F4B" w:rsidP="00407E88">
      <w:pPr>
        <w:pStyle w:val="TableTitleFull"/>
        <w:tabs>
          <w:tab w:val="clear" w:pos="1080"/>
        </w:tabs>
        <w:ind w:left="1440" w:hanging="1440"/>
        <w:rPr>
          <w:color w:val="auto"/>
          <w:lang w:val="ru-RU"/>
        </w:rPr>
      </w:pPr>
    </w:p>
    <w:p w14:paraId="5B129CB8" w14:textId="77777777" w:rsidR="007E3F4B" w:rsidRDefault="007E3F4B">
      <w:pPr>
        <w:autoSpaceDE/>
        <w:autoSpaceDN/>
        <w:adjustRightInd/>
        <w:spacing w:before="0" w:line="240" w:lineRule="auto"/>
        <w:ind w:left="0"/>
        <w:rPr>
          <w:rFonts w:ascii="Arial" w:hAnsi="Arial" w:cs="Arial"/>
          <w:b/>
          <w:bCs/>
          <w:color w:val="auto"/>
          <w:w w:val="0"/>
          <w:sz w:val="20"/>
          <w:szCs w:val="20"/>
          <w:lang w:val="ru-RU" w:eastAsia="en-GB"/>
        </w:rPr>
      </w:pPr>
      <w:r>
        <w:rPr>
          <w:color w:val="auto"/>
          <w:lang w:val="ru-RU"/>
        </w:rPr>
        <w:br w:type="page"/>
      </w:r>
    </w:p>
    <w:p w14:paraId="3F822BD8" w14:textId="77777777" w:rsidR="00FD5794" w:rsidRPr="00407E88" w:rsidRDefault="00407E88" w:rsidP="00E50EC6">
      <w:pPr>
        <w:pStyle w:val="TableTitleFull"/>
        <w:tabs>
          <w:tab w:val="clear" w:pos="1080"/>
        </w:tabs>
        <w:ind w:left="1440" w:hanging="720"/>
        <w:rPr>
          <w:color w:val="auto"/>
          <w:lang w:val="ru-RU"/>
        </w:rPr>
      </w:pPr>
      <w:r>
        <w:rPr>
          <w:color w:val="auto"/>
          <w:lang w:val="ru-RU"/>
        </w:rPr>
        <w:lastRenderedPageBreak/>
        <w:t>Таблица 3.</w:t>
      </w:r>
      <w:r>
        <w:rPr>
          <w:color w:val="auto"/>
          <w:lang w:val="ru-RU"/>
        </w:rPr>
        <w:tab/>
      </w:r>
      <w:r w:rsidRPr="00407E88">
        <w:rPr>
          <w:color w:val="auto"/>
          <w:lang w:val="ru-RU"/>
        </w:rPr>
        <w:t xml:space="preserve">Покрытия под изоляцию </w:t>
      </w:r>
    </w:p>
    <w:tbl>
      <w:tblPr>
        <w:tblW w:w="9995" w:type="dxa"/>
        <w:tblInd w:w="80" w:type="dxa"/>
        <w:tblLayout w:type="fixed"/>
        <w:tblCellMar>
          <w:top w:w="120" w:type="dxa"/>
          <w:left w:w="80" w:type="dxa"/>
          <w:bottom w:w="40" w:type="dxa"/>
          <w:right w:w="80" w:type="dxa"/>
        </w:tblCellMar>
        <w:tblLook w:val="0000" w:firstRow="0" w:lastRow="0" w:firstColumn="0" w:lastColumn="0" w:noHBand="0" w:noVBand="0"/>
      </w:tblPr>
      <w:tblGrid>
        <w:gridCol w:w="1860"/>
        <w:gridCol w:w="2375"/>
        <w:gridCol w:w="1980"/>
        <w:gridCol w:w="1890"/>
        <w:gridCol w:w="1890"/>
      </w:tblGrid>
      <w:tr w:rsidR="00763FE4" w:rsidRPr="00407E88" w14:paraId="48A914BC" w14:textId="002F85DD" w:rsidTr="00763FE4">
        <w:trPr>
          <w:trHeight w:val="653"/>
        </w:trPr>
        <w:tc>
          <w:tcPr>
            <w:tcW w:w="1860"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vAlign w:val="bottom"/>
          </w:tcPr>
          <w:p w14:paraId="7FD8E05F" w14:textId="77777777" w:rsidR="00763FE4" w:rsidRPr="00407E88" w:rsidRDefault="00763FE4" w:rsidP="00763FE4">
            <w:pPr>
              <w:pStyle w:val="CellHeadingCentered"/>
              <w:rPr>
                <w:color w:val="auto"/>
                <w:lang w:val="ru-RU"/>
              </w:rPr>
            </w:pPr>
            <w:r w:rsidRPr="00407E88">
              <w:rPr>
                <w:color w:val="auto"/>
                <w:lang w:val="ru-RU"/>
              </w:rPr>
              <w:t>Подложка</w:t>
            </w:r>
          </w:p>
        </w:tc>
        <w:tc>
          <w:tcPr>
            <w:tcW w:w="2375"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vAlign w:val="bottom"/>
          </w:tcPr>
          <w:p w14:paraId="3E2493B9" w14:textId="77777777" w:rsidR="00763FE4" w:rsidRPr="00407E88" w:rsidRDefault="00763FE4" w:rsidP="00763FE4">
            <w:pPr>
              <w:pStyle w:val="CellHeadingCentered"/>
              <w:rPr>
                <w:color w:val="auto"/>
                <w:lang w:val="ru-RU"/>
              </w:rPr>
            </w:pPr>
            <w:r w:rsidRPr="00407E88">
              <w:rPr>
                <w:color w:val="auto"/>
                <w:lang w:val="ru-RU"/>
              </w:rPr>
              <w:t>Температурное</w:t>
            </w:r>
            <w:r w:rsidRPr="00407E88">
              <w:rPr>
                <w:color w:val="auto"/>
                <w:lang w:val="ru-RU"/>
              </w:rPr>
              <w:br/>
              <w:t>воздействие</w:t>
            </w:r>
          </w:p>
        </w:tc>
        <w:tc>
          <w:tcPr>
            <w:tcW w:w="1980"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vAlign w:val="bottom"/>
          </w:tcPr>
          <w:p w14:paraId="1C43F9C0" w14:textId="77777777" w:rsidR="00763FE4" w:rsidRPr="00407E88" w:rsidRDefault="00763FE4" w:rsidP="00763FE4">
            <w:pPr>
              <w:pStyle w:val="CellHeadingCentered"/>
              <w:rPr>
                <w:color w:val="auto"/>
                <w:lang w:val="ru-RU"/>
              </w:rPr>
            </w:pPr>
            <w:r w:rsidRPr="00407E88">
              <w:rPr>
                <w:color w:val="auto"/>
                <w:lang w:val="ru-RU"/>
              </w:rPr>
              <w:t>Температура</w:t>
            </w:r>
            <w:r>
              <w:rPr>
                <w:color w:val="auto"/>
                <w:vertAlign w:val="superscript"/>
                <w:lang w:val="ru-RU"/>
              </w:rPr>
              <w:t>*</w:t>
            </w:r>
          </w:p>
        </w:tc>
        <w:tc>
          <w:tcPr>
            <w:tcW w:w="1890" w:type="dxa"/>
            <w:tcBorders>
              <w:top w:val="single" w:sz="4" w:space="0" w:color="000000"/>
              <w:left w:val="single" w:sz="4" w:space="0" w:color="000000"/>
              <w:bottom w:val="single" w:sz="12" w:space="0" w:color="000000"/>
              <w:right w:val="single" w:sz="2" w:space="0" w:color="auto"/>
            </w:tcBorders>
            <w:tcMar>
              <w:top w:w="120" w:type="dxa"/>
              <w:left w:w="80" w:type="dxa"/>
              <w:bottom w:w="40" w:type="dxa"/>
              <w:right w:w="80" w:type="dxa"/>
            </w:tcMar>
            <w:vAlign w:val="bottom"/>
          </w:tcPr>
          <w:p w14:paraId="76D0F08C" w14:textId="77777777" w:rsidR="00763FE4" w:rsidRPr="00407E88" w:rsidRDefault="00763FE4" w:rsidP="00763FE4">
            <w:pPr>
              <w:pStyle w:val="CellHeadingCentered"/>
              <w:rPr>
                <w:color w:val="auto"/>
                <w:lang w:val="ru-RU"/>
              </w:rPr>
            </w:pPr>
            <w:r w:rsidRPr="00407E88">
              <w:rPr>
                <w:color w:val="auto"/>
                <w:lang w:val="ru-RU"/>
              </w:rPr>
              <w:t>Система покрытия</w:t>
            </w:r>
          </w:p>
        </w:tc>
        <w:tc>
          <w:tcPr>
            <w:tcW w:w="1890" w:type="dxa"/>
            <w:tcBorders>
              <w:top w:val="single" w:sz="2" w:space="0" w:color="auto"/>
              <w:left w:val="single" w:sz="2" w:space="0" w:color="auto"/>
              <w:bottom w:val="single" w:sz="12" w:space="0" w:color="000000"/>
              <w:right w:val="single" w:sz="2" w:space="0" w:color="auto"/>
            </w:tcBorders>
          </w:tcPr>
          <w:p w14:paraId="3A2F1CB1" w14:textId="506B3D75" w:rsidR="00763FE4" w:rsidRPr="00407E88" w:rsidRDefault="00763FE4" w:rsidP="00763FE4">
            <w:pPr>
              <w:pStyle w:val="CellHeadingCentered"/>
              <w:rPr>
                <w:color w:val="auto"/>
                <w:lang w:val="ru-RU"/>
              </w:rPr>
            </w:pPr>
            <w:r w:rsidRPr="003A61D0">
              <w:rPr>
                <w:color w:val="auto"/>
              </w:rPr>
              <w:t>IOGP S-715 System</w:t>
            </w:r>
          </w:p>
        </w:tc>
      </w:tr>
      <w:tr w:rsidR="00A12FBC" w:rsidRPr="00D57179" w14:paraId="720F8810" w14:textId="0DFCC828" w:rsidTr="00A12FBC">
        <w:trPr>
          <w:trHeight w:val="300"/>
        </w:trPr>
        <w:tc>
          <w:tcPr>
            <w:tcW w:w="1860" w:type="dxa"/>
            <w:vMerge w:val="restart"/>
            <w:tcBorders>
              <w:top w:val="nil"/>
              <w:left w:val="single" w:sz="4" w:space="0" w:color="000000"/>
              <w:bottom w:val="single" w:sz="12" w:space="0" w:color="000000"/>
              <w:right w:val="single" w:sz="4" w:space="0" w:color="000000"/>
            </w:tcBorders>
            <w:tcMar>
              <w:top w:w="120" w:type="dxa"/>
              <w:left w:w="80" w:type="dxa"/>
              <w:bottom w:w="40" w:type="dxa"/>
              <w:right w:w="80" w:type="dxa"/>
            </w:tcMar>
          </w:tcPr>
          <w:p w14:paraId="198D3D1A" w14:textId="77777777" w:rsidR="00A12FBC" w:rsidRPr="00407E88" w:rsidRDefault="00A12FBC" w:rsidP="00A12FBC">
            <w:pPr>
              <w:pStyle w:val="CellBodyCentered"/>
              <w:rPr>
                <w:color w:val="auto"/>
                <w:lang w:val="ru-RU"/>
              </w:rPr>
            </w:pPr>
            <w:r w:rsidRPr="00407E88">
              <w:rPr>
                <w:color w:val="auto"/>
                <w:lang w:val="ru-RU"/>
              </w:rPr>
              <w:t>Углеродистая сталь</w:t>
            </w:r>
          </w:p>
        </w:tc>
        <w:tc>
          <w:tcPr>
            <w:tcW w:w="2375" w:type="dxa"/>
            <w:tcBorders>
              <w:top w:val="nil"/>
              <w:left w:val="single" w:sz="4" w:space="0" w:color="000000"/>
              <w:bottom w:val="single" w:sz="4" w:space="0" w:color="000000"/>
              <w:right w:val="single" w:sz="4" w:space="0" w:color="000000"/>
            </w:tcBorders>
            <w:tcMar>
              <w:top w:w="120" w:type="dxa"/>
              <w:left w:w="80" w:type="dxa"/>
              <w:bottom w:w="40" w:type="dxa"/>
              <w:right w:w="80" w:type="dxa"/>
            </w:tcMar>
          </w:tcPr>
          <w:p w14:paraId="5A6DC8E3" w14:textId="77777777" w:rsidR="00A12FBC" w:rsidRPr="00407E88" w:rsidRDefault="00A12FBC" w:rsidP="00A12FBC">
            <w:pPr>
              <w:pStyle w:val="CellBodyCentered"/>
              <w:rPr>
                <w:color w:val="auto"/>
                <w:lang w:val="ru-RU"/>
              </w:rPr>
            </w:pPr>
            <w:r w:rsidRPr="00407E88">
              <w:rPr>
                <w:color w:val="auto"/>
                <w:lang w:val="ru-RU"/>
              </w:rPr>
              <w:t>Постоянное или цикличное</w:t>
            </w:r>
          </w:p>
        </w:tc>
        <w:tc>
          <w:tcPr>
            <w:tcW w:w="1980" w:type="dxa"/>
            <w:tcBorders>
              <w:top w:val="nil"/>
              <w:left w:val="single" w:sz="4" w:space="0" w:color="000000"/>
              <w:bottom w:val="single" w:sz="4" w:space="0" w:color="000000"/>
              <w:right w:val="single" w:sz="4" w:space="0" w:color="000000"/>
            </w:tcBorders>
            <w:tcMar>
              <w:top w:w="120" w:type="dxa"/>
              <w:left w:w="80" w:type="dxa"/>
              <w:bottom w:w="40" w:type="dxa"/>
              <w:right w:w="80" w:type="dxa"/>
            </w:tcMar>
            <w:vAlign w:val="center"/>
          </w:tcPr>
          <w:p w14:paraId="3ACA6281" w14:textId="77777777" w:rsidR="00A12FBC" w:rsidRPr="00ED3909" w:rsidRDefault="00A12FBC" w:rsidP="00A12FBC">
            <w:pPr>
              <w:pStyle w:val="CellBodyCentered"/>
              <w:rPr>
                <w:color w:val="auto"/>
                <w:lang w:val="ru-RU"/>
              </w:rPr>
            </w:pPr>
            <w:r w:rsidRPr="00D57179">
              <w:rPr>
                <w:color w:val="auto"/>
                <w:lang w:val="ru-RU"/>
              </w:rPr>
              <w:t>от -</w:t>
            </w:r>
            <w:r>
              <w:rPr>
                <w:color w:val="auto"/>
                <w:lang w:val="ru-RU"/>
              </w:rPr>
              <w:t>45</w:t>
            </w:r>
            <w:r w:rsidRPr="00D57179">
              <w:rPr>
                <w:rFonts w:ascii="Calibri" w:hAnsi="Calibri"/>
                <w:color w:val="auto"/>
                <w:lang w:val="ru-RU"/>
              </w:rPr>
              <w:t>°</w:t>
            </w:r>
            <w:r w:rsidRPr="00D57179">
              <w:rPr>
                <w:color w:val="auto"/>
              </w:rPr>
              <w:t>C</w:t>
            </w:r>
            <w:r w:rsidRPr="00D57179">
              <w:rPr>
                <w:color w:val="auto"/>
                <w:lang w:val="ru-RU"/>
              </w:rPr>
              <w:t xml:space="preserve"> до </w:t>
            </w:r>
            <w:r>
              <w:rPr>
                <w:color w:val="auto"/>
                <w:lang w:val="ru-RU"/>
              </w:rPr>
              <w:t>205</w:t>
            </w:r>
            <w:r w:rsidRPr="00D57179">
              <w:rPr>
                <w:rFonts w:ascii="Calibri" w:hAnsi="Calibri"/>
                <w:color w:val="auto"/>
                <w:lang w:val="ru-RU"/>
              </w:rPr>
              <w:t>°</w:t>
            </w:r>
            <w:r w:rsidRPr="00D57179">
              <w:rPr>
                <w:color w:val="auto"/>
              </w:rPr>
              <w:t>C</w:t>
            </w:r>
            <w:r w:rsidRPr="00D57179">
              <w:rPr>
                <w:color w:val="auto"/>
                <w:lang w:val="ru-RU"/>
              </w:rPr>
              <w:t xml:space="preserve"> </w:t>
            </w:r>
          </w:p>
          <w:p w14:paraId="40C0A061" w14:textId="60BFD7E5" w:rsidR="00A12FBC" w:rsidRPr="00D57179" w:rsidRDefault="00A12FBC" w:rsidP="00A12FBC">
            <w:pPr>
              <w:pStyle w:val="CellBodyCentered"/>
              <w:rPr>
                <w:color w:val="auto"/>
                <w:lang w:val="ru-RU"/>
              </w:rPr>
            </w:pPr>
            <w:r w:rsidRPr="00D57179">
              <w:rPr>
                <w:color w:val="auto"/>
                <w:lang w:val="ru-RU"/>
              </w:rPr>
              <w:t>(от -50</w:t>
            </w:r>
            <w:r w:rsidRPr="00D57179">
              <w:rPr>
                <w:rFonts w:ascii="Calibri" w:hAnsi="Calibri"/>
                <w:color w:val="auto"/>
                <w:lang w:val="ru-RU"/>
              </w:rPr>
              <w:t>°</w:t>
            </w:r>
            <w:r w:rsidRPr="00D57179">
              <w:rPr>
                <w:color w:val="auto"/>
              </w:rPr>
              <w:t>F</w:t>
            </w:r>
            <w:r w:rsidRPr="00D57179">
              <w:rPr>
                <w:color w:val="auto"/>
                <w:lang w:val="ru-RU"/>
              </w:rPr>
              <w:t xml:space="preserve"> до </w:t>
            </w:r>
            <w:r>
              <w:rPr>
                <w:color w:val="auto"/>
                <w:lang w:val="ru-RU"/>
              </w:rPr>
              <w:t>400</w:t>
            </w:r>
            <w:r w:rsidRPr="00D57179">
              <w:rPr>
                <w:rFonts w:ascii="Calibri" w:hAnsi="Calibri"/>
                <w:color w:val="auto"/>
                <w:lang w:val="ru-RU"/>
              </w:rPr>
              <w:t>°</w:t>
            </w:r>
            <w:r w:rsidRPr="00D57179">
              <w:rPr>
                <w:color w:val="auto"/>
              </w:rPr>
              <w:t>F</w:t>
            </w:r>
            <w:r w:rsidRPr="00D57179">
              <w:rPr>
                <w:color w:val="auto"/>
                <w:lang w:val="ru-RU"/>
              </w:rPr>
              <w:t>)</w:t>
            </w:r>
          </w:p>
        </w:tc>
        <w:tc>
          <w:tcPr>
            <w:tcW w:w="1890" w:type="dxa"/>
            <w:tcBorders>
              <w:top w:val="nil"/>
              <w:left w:val="single" w:sz="4" w:space="0" w:color="000000"/>
              <w:bottom w:val="single" w:sz="4" w:space="0" w:color="000000"/>
              <w:right w:val="single" w:sz="2" w:space="0" w:color="auto"/>
            </w:tcBorders>
            <w:tcMar>
              <w:top w:w="120" w:type="dxa"/>
              <w:left w:w="80" w:type="dxa"/>
              <w:bottom w:w="40" w:type="dxa"/>
              <w:right w:w="80" w:type="dxa"/>
            </w:tcMar>
            <w:vAlign w:val="center"/>
          </w:tcPr>
          <w:p w14:paraId="38D58301" w14:textId="66D49E0D" w:rsidR="00A12FBC" w:rsidRPr="00D57179" w:rsidRDefault="00A12FBC" w:rsidP="00A12FBC">
            <w:pPr>
              <w:pStyle w:val="CellBodyCentered"/>
              <w:rPr>
                <w:color w:val="auto"/>
              </w:rPr>
            </w:pPr>
            <w:r w:rsidRPr="00D57179">
              <w:rPr>
                <w:color w:val="auto"/>
              </w:rPr>
              <w:t>12.1</w:t>
            </w:r>
          </w:p>
        </w:tc>
        <w:tc>
          <w:tcPr>
            <w:tcW w:w="1890" w:type="dxa"/>
            <w:tcBorders>
              <w:top w:val="single" w:sz="12" w:space="0" w:color="000000"/>
              <w:left w:val="single" w:sz="2" w:space="0" w:color="auto"/>
              <w:bottom w:val="single" w:sz="2" w:space="0" w:color="auto"/>
              <w:right w:val="single" w:sz="2" w:space="0" w:color="auto"/>
            </w:tcBorders>
            <w:vAlign w:val="center"/>
          </w:tcPr>
          <w:p w14:paraId="35976B04" w14:textId="2795A888" w:rsidR="00A12FBC" w:rsidRPr="00D57179" w:rsidRDefault="00781F0D" w:rsidP="00A12FBC">
            <w:pPr>
              <w:pStyle w:val="CellBodyCentered"/>
              <w:rPr>
                <w:color w:val="auto"/>
              </w:rPr>
            </w:pPr>
            <w:ins w:id="146" w:author="Issayevskiy, Konstantin [STAMGazStroy LLP]" w:date="2025-12-04T16:45:00Z" w16du:dateUtc="2025-12-04T11:45:00Z">
              <w:r>
                <w:rPr>
                  <w:color w:val="auto"/>
                  <w:lang w:val="ru-RU"/>
                </w:rPr>
                <w:t>1</w:t>
              </w:r>
            </w:ins>
            <w:del w:id="147" w:author="Issayevskiy, Konstantin [STAMGazStroy LLP]" w:date="2025-12-04T16:45:00Z" w16du:dateUtc="2025-12-04T11:45:00Z">
              <w:r w:rsidR="00A12FBC" w:rsidRPr="003A61D0" w:rsidDel="00781F0D">
                <w:rPr>
                  <w:color w:val="auto"/>
                </w:rPr>
                <w:delText>1</w:delText>
              </w:r>
            </w:del>
            <w:r w:rsidR="00A12FBC" w:rsidRPr="003A61D0">
              <w:rPr>
                <w:color w:val="auto"/>
              </w:rPr>
              <w:t>D</w:t>
            </w:r>
          </w:p>
        </w:tc>
      </w:tr>
      <w:tr w:rsidR="00A12FBC" w:rsidRPr="00D57179" w14:paraId="59D76D1F" w14:textId="54C4ABAB" w:rsidTr="00A12FBC">
        <w:trPr>
          <w:trHeight w:val="300"/>
        </w:trPr>
        <w:tc>
          <w:tcPr>
            <w:tcW w:w="1860" w:type="dxa"/>
            <w:vMerge/>
            <w:tcBorders>
              <w:top w:val="nil"/>
              <w:left w:val="single" w:sz="4" w:space="0" w:color="000000"/>
              <w:bottom w:val="single" w:sz="12" w:space="0" w:color="000000"/>
              <w:right w:val="single" w:sz="4" w:space="0" w:color="000000"/>
            </w:tcBorders>
          </w:tcPr>
          <w:p w14:paraId="58E3D1AF" w14:textId="77777777" w:rsidR="00A12FBC" w:rsidRPr="00D57179" w:rsidRDefault="00A12FBC" w:rsidP="00A12FBC">
            <w:pPr>
              <w:pStyle w:val="CellBodyCentered"/>
              <w:rPr>
                <w:color w:val="auto"/>
              </w:rPr>
            </w:pPr>
          </w:p>
        </w:tc>
        <w:tc>
          <w:tcPr>
            <w:tcW w:w="2375"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tcPr>
          <w:p w14:paraId="36F01ACA" w14:textId="77777777" w:rsidR="00A12FBC" w:rsidRPr="00D57179" w:rsidRDefault="00A12FBC" w:rsidP="00A12FBC">
            <w:pPr>
              <w:pStyle w:val="CellBodyCentered"/>
              <w:rPr>
                <w:color w:val="auto"/>
              </w:rPr>
            </w:pPr>
            <w:proofErr w:type="spellStart"/>
            <w:r w:rsidRPr="00D57179">
              <w:rPr>
                <w:color w:val="auto"/>
              </w:rPr>
              <w:t>Постоянное</w:t>
            </w:r>
            <w:proofErr w:type="spellEnd"/>
          </w:p>
        </w:tc>
        <w:tc>
          <w:tcPr>
            <w:tcW w:w="198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vAlign w:val="center"/>
          </w:tcPr>
          <w:p w14:paraId="344086A8" w14:textId="77777777" w:rsidR="00A12FBC" w:rsidRPr="00D57179" w:rsidRDefault="00A12FBC" w:rsidP="00A12FBC">
            <w:pPr>
              <w:pStyle w:val="CellBodyCentered"/>
              <w:rPr>
                <w:color w:val="auto"/>
                <w:lang w:val="ru-RU"/>
              </w:rPr>
            </w:pPr>
            <w:r w:rsidRPr="00D57179">
              <w:rPr>
                <w:color w:val="auto"/>
                <w:lang w:val="ru-RU"/>
              </w:rPr>
              <w:t xml:space="preserve">от </w:t>
            </w:r>
            <w:r>
              <w:rPr>
                <w:color w:val="auto"/>
                <w:lang w:val="ru-RU"/>
              </w:rPr>
              <w:t>175</w:t>
            </w:r>
            <w:r w:rsidRPr="00D57179">
              <w:rPr>
                <w:rFonts w:ascii="Calibri" w:hAnsi="Calibri"/>
                <w:color w:val="auto"/>
                <w:lang w:val="ru-RU"/>
              </w:rPr>
              <w:t>°</w:t>
            </w:r>
            <w:r w:rsidRPr="00D57179">
              <w:rPr>
                <w:color w:val="auto"/>
              </w:rPr>
              <w:t>C</w:t>
            </w:r>
            <w:r w:rsidRPr="00D57179">
              <w:rPr>
                <w:color w:val="auto"/>
                <w:lang w:val="ru-RU"/>
              </w:rPr>
              <w:t xml:space="preserve"> до </w:t>
            </w:r>
            <w:r>
              <w:rPr>
                <w:color w:val="auto"/>
                <w:lang w:val="ru-RU"/>
              </w:rPr>
              <w:t>540</w:t>
            </w:r>
            <w:r w:rsidRPr="00D57179">
              <w:rPr>
                <w:rFonts w:ascii="Calibri" w:hAnsi="Calibri"/>
                <w:color w:val="auto"/>
                <w:lang w:val="ru-RU"/>
              </w:rPr>
              <w:t>°</w:t>
            </w:r>
            <w:r w:rsidRPr="00D57179">
              <w:rPr>
                <w:color w:val="auto"/>
              </w:rPr>
              <w:t>C</w:t>
            </w:r>
          </w:p>
          <w:p w14:paraId="2A7ABB9E" w14:textId="77777777" w:rsidR="00A12FBC" w:rsidRPr="00D57179" w:rsidRDefault="00A12FBC" w:rsidP="00A12FBC">
            <w:pPr>
              <w:pStyle w:val="CellBodyCentered"/>
              <w:rPr>
                <w:color w:val="auto"/>
                <w:lang w:val="ru-RU"/>
              </w:rPr>
            </w:pPr>
            <w:r w:rsidRPr="00D57179">
              <w:rPr>
                <w:color w:val="auto"/>
                <w:lang w:val="ru-RU"/>
              </w:rPr>
              <w:t>(от 350</w:t>
            </w:r>
            <w:r w:rsidRPr="00D57179">
              <w:rPr>
                <w:rFonts w:ascii="Calibri" w:hAnsi="Calibri"/>
                <w:color w:val="auto"/>
                <w:lang w:val="ru-RU"/>
              </w:rPr>
              <w:t>°</w:t>
            </w:r>
            <w:r w:rsidRPr="00D57179">
              <w:rPr>
                <w:color w:val="auto"/>
              </w:rPr>
              <w:t>F</w:t>
            </w:r>
            <w:r w:rsidRPr="00D57179">
              <w:rPr>
                <w:color w:val="auto"/>
                <w:lang w:val="ru-RU"/>
              </w:rPr>
              <w:t xml:space="preserve"> до 1000</w:t>
            </w:r>
            <w:r w:rsidRPr="00D57179">
              <w:rPr>
                <w:rFonts w:ascii="Calibri" w:hAnsi="Calibri"/>
                <w:color w:val="auto"/>
                <w:lang w:val="ru-RU"/>
              </w:rPr>
              <w:t>°</w:t>
            </w:r>
            <w:r w:rsidRPr="00D57179">
              <w:rPr>
                <w:color w:val="auto"/>
              </w:rPr>
              <w:t>F</w:t>
            </w:r>
            <w:r w:rsidRPr="00D57179">
              <w:rPr>
                <w:color w:val="auto"/>
                <w:lang w:val="ru-RU"/>
              </w:rPr>
              <w:t>)</w:t>
            </w:r>
          </w:p>
        </w:tc>
        <w:tc>
          <w:tcPr>
            <w:tcW w:w="1890" w:type="dxa"/>
            <w:tcBorders>
              <w:top w:val="single" w:sz="4" w:space="0" w:color="000000"/>
              <w:left w:val="single" w:sz="4" w:space="0" w:color="000000"/>
              <w:bottom w:val="single" w:sz="4" w:space="0" w:color="000000"/>
              <w:right w:val="single" w:sz="2" w:space="0" w:color="auto"/>
            </w:tcBorders>
            <w:tcMar>
              <w:top w:w="120" w:type="dxa"/>
              <w:left w:w="80" w:type="dxa"/>
              <w:bottom w:w="40" w:type="dxa"/>
              <w:right w:w="80" w:type="dxa"/>
            </w:tcMar>
            <w:vAlign w:val="center"/>
          </w:tcPr>
          <w:p w14:paraId="417C550B" w14:textId="3BFE51DA" w:rsidR="00A12FBC" w:rsidRPr="00D750DA" w:rsidRDefault="00A12FBC" w:rsidP="00A12FBC">
            <w:pPr>
              <w:pStyle w:val="CellBodyCentered"/>
              <w:rPr>
                <w:color w:val="auto"/>
                <w:lang w:val="ru-RU"/>
              </w:rPr>
            </w:pPr>
            <w:r w:rsidRPr="005F18A3">
              <w:rPr>
                <w:color w:val="auto"/>
              </w:rPr>
              <w:t>12.7</w:t>
            </w:r>
          </w:p>
        </w:tc>
        <w:tc>
          <w:tcPr>
            <w:tcW w:w="1890" w:type="dxa"/>
            <w:tcBorders>
              <w:top w:val="single" w:sz="2" w:space="0" w:color="auto"/>
              <w:left w:val="single" w:sz="2" w:space="0" w:color="auto"/>
              <w:bottom w:val="single" w:sz="2" w:space="0" w:color="auto"/>
              <w:right w:val="single" w:sz="2" w:space="0" w:color="auto"/>
            </w:tcBorders>
            <w:vAlign w:val="center"/>
          </w:tcPr>
          <w:p w14:paraId="17FA9118" w14:textId="4A396298" w:rsidR="00A12FBC" w:rsidRDefault="00781F0D" w:rsidP="00A12FBC">
            <w:pPr>
              <w:pStyle w:val="CellBodyCentered"/>
              <w:rPr>
                <w:color w:val="auto"/>
                <w:lang w:val="ru-RU"/>
              </w:rPr>
            </w:pPr>
            <w:ins w:id="148" w:author="Issayevskiy, Konstantin [STAMGazStroy LLP]" w:date="2025-12-04T16:45:00Z" w16du:dateUtc="2025-12-04T11:45:00Z">
              <w:r>
                <w:rPr>
                  <w:color w:val="auto"/>
                  <w:lang w:val="ru-RU"/>
                </w:rPr>
                <w:t>1</w:t>
              </w:r>
            </w:ins>
            <w:del w:id="149" w:author="Issayevskiy, Konstantin [STAMGazStroy LLP]" w:date="2025-12-04T16:45:00Z" w16du:dateUtc="2025-12-04T11:45:00Z">
              <w:r w:rsidR="00A12FBC" w:rsidRPr="003A61D0" w:rsidDel="00781F0D">
                <w:rPr>
                  <w:color w:val="auto"/>
                </w:rPr>
                <w:delText>1</w:delText>
              </w:r>
            </w:del>
            <w:r w:rsidR="00A12FBC" w:rsidRPr="003A61D0">
              <w:rPr>
                <w:color w:val="auto"/>
              </w:rPr>
              <w:t xml:space="preserve">0 </w:t>
            </w:r>
            <w:r w:rsidR="00A12FBC" w:rsidRPr="00470A61">
              <w:rPr>
                <w:color w:val="auto"/>
                <w:vertAlign w:val="superscript"/>
              </w:rPr>
              <w:t>[2]</w:t>
            </w:r>
          </w:p>
        </w:tc>
      </w:tr>
      <w:tr w:rsidR="00A12FBC" w:rsidRPr="00D57179" w14:paraId="210276A1" w14:textId="5607831E" w:rsidTr="00A12FBC">
        <w:trPr>
          <w:trHeight w:val="500"/>
        </w:trPr>
        <w:tc>
          <w:tcPr>
            <w:tcW w:w="1860" w:type="dxa"/>
            <w:vMerge/>
            <w:tcBorders>
              <w:top w:val="nil"/>
              <w:left w:val="single" w:sz="4" w:space="0" w:color="000000"/>
              <w:bottom w:val="single" w:sz="12" w:space="0" w:color="000000"/>
              <w:right w:val="single" w:sz="4" w:space="0" w:color="000000"/>
            </w:tcBorders>
          </w:tcPr>
          <w:p w14:paraId="38822E35" w14:textId="77777777" w:rsidR="00A12FBC" w:rsidRPr="00D57179" w:rsidRDefault="00A12FBC" w:rsidP="00A12FBC">
            <w:pPr>
              <w:pStyle w:val="CellBodyCentered"/>
              <w:rPr>
                <w:color w:val="auto"/>
              </w:rPr>
            </w:pPr>
          </w:p>
        </w:tc>
        <w:tc>
          <w:tcPr>
            <w:tcW w:w="2375"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tcPr>
          <w:p w14:paraId="753368F7" w14:textId="77777777" w:rsidR="00A12FBC" w:rsidRPr="00D57179" w:rsidRDefault="00A12FBC" w:rsidP="00A12FBC">
            <w:pPr>
              <w:pStyle w:val="CellBodyCentered"/>
              <w:rPr>
                <w:color w:val="auto"/>
                <w:lang w:val="ru-RU"/>
              </w:rPr>
            </w:pPr>
            <w:r w:rsidRPr="00D57179">
              <w:rPr>
                <w:color w:val="auto"/>
                <w:lang w:val="ru-RU"/>
              </w:rPr>
              <w:t xml:space="preserve">Эксплуатация при цикличных нагрузках с колебаниями ниже </w:t>
            </w:r>
            <w:r>
              <w:rPr>
                <w:color w:val="auto"/>
                <w:lang w:val="ru-RU"/>
              </w:rPr>
              <w:t>175</w:t>
            </w:r>
            <w:r w:rsidRPr="00D57179">
              <w:rPr>
                <w:rFonts w:ascii="Calibri" w:hAnsi="Calibri"/>
                <w:color w:val="auto"/>
                <w:lang w:val="ru-RU"/>
              </w:rPr>
              <w:t>°</w:t>
            </w:r>
            <w:r w:rsidRPr="00D57179">
              <w:rPr>
                <w:color w:val="auto"/>
              </w:rPr>
              <w:t>C</w:t>
            </w:r>
            <w:r w:rsidRPr="00D57179">
              <w:rPr>
                <w:color w:val="auto"/>
                <w:lang w:val="ru-RU"/>
              </w:rPr>
              <w:t xml:space="preserve"> (350</w:t>
            </w:r>
            <w:r w:rsidRPr="00D57179">
              <w:rPr>
                <w:rFonts w:ascii="Calibri" w:hAnsi="Calibri"/>
                <w:color w:val="auto"/>
                <w:lang w:val="ru-RU"/>
              </w:rPr>
              <w:t>°</w:t>
            </w:r>
            <w:r w:rsidRPr="00D57179">
              <w:rPr>
                <w:color w:val="auto"/>
              </w:rPr>
              <w:t>F</w:t>
            </w:r>
            <w:r w:rsidRPr="00D57179">
              <w:rPr>
                <w:color w:val="auto"/>
                <w:lang w:val="ru-RU"/>
              </w:rPr>
              <w:t>)</w:t>
            </w:r>
          </w:p>
        </w:tc>
        <w:tc>
          <w:tcPr>
            <w:tcW w:w="1980"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vAlign w:val="center"/>
          </w:tcPr>
          <w:p w14:paraId="504EB108" w14:textId="77777777" w:rsidR="00A12FBC" w:rsidRPr="00D57179" w:rsidRDefault="00A12FBC" w:rsidP="00A12FBC">
            <w:pPr>
              <w:pStyle w:val="CellBodyCentered"/>
              <w:rPr>
                <w:color w:val="auto"/>
                <w:lang w:val="ru-RU"/>
              </w:rPr>
            </w:pPr>
            <w:r w:rsidRPr="00D57179">
              <w:rPr>
                <w:color w:val="auto"/>
                <w:lang w:val="ru-RU"/>
              </w:rPr>
              <w:t xml:space="preserve">от </w:t>
            </w:r>
            <w:r>
              <w:rPr>
                <w:color w:val="auto"/>
                <w:lang w:val="ru-RU"/>
              </w:rPr>
              <w:t>205</w:t>
            </w:r>
            <w:r w:rsidRPr="00D57179">
              <w:rPr>
                <w:rFonts w:ascii="Calibri" w:hAnsi="Calibri"/>
                <w:color w:val="auto"/>
                <w:lang w:val="ru-RU"/>
              </w:rPr>
              <w:t>°</w:t>
            </w:r>
            <w:r w:rsidRPr="00D57179">
              <w:rPr>
                <w:color w:val="auto"/>
              </w:rPr>
              <w:t>C</w:t>
            </w:r>
            <w:r w:rsidRPr="00D57179">
              <w:rPr>
                <w:color w:val="auto"/>
                <w:lang w:val="ru-RU"/>
              </w:rPr>
              <w:t xml:space="preserve"> до </w:t>
            </w:r>
            <w:r>
              <w:rPr>
                <w:color w:val="auto"/>
                <w:lang w:val="ru-RU"/>
              </w:rPr>
              <w:t>540</w:t>
            </w:r>
            <w:r w:rsidRPr="00D57179">
              <w:rPr>
                <w:rFonts w:ascii="Calibri" w:hAnsi="Calibri"/>
                <w:color w:val="auto"/>
                <w:lang w:val="ru-RU"/>
              </w:rPr>
              <w:t>°</w:t>
            </w:r>
            <w:r w:rsidRPr="00D57179">
              <w:rPr>
                <w:color w:val="auto"/>
              </w:rPr>
              <w:t>C</w:t>
            </w:r>
          </w:p>
          <w:p w14:paraId="75EA6FEC" w14:textId="77777777" w:rsidR="00A12FBC" w:rsidRPr="00D57179" w:rsidRDefault="00A12FBC" w:rsidP="00A12FBC">
            <w:pPr>
              <w:pStyle w:val="CellBodyCentered"/>
              <w:rPr>
                <w:color w:val="auto"/>
                <w:lang w:val="ru-RU"/>
              </w:rPr>
            </w:pPr>
            <w:r w:rsidRPr="00D57179">
              <w:rPr>
                <w:color w:val="auto"/>
                <w:lang w:val="ru-RU"/>
              </w:rPr>
              <w:t>(от 450</w:t>
            </w:r>
            <w:r w:rsidRPr="00D57179">
              <w:rPr>
                <w:rFonts w:ascii="Calibri" w:hAnsi="Calibri"/>
                <w:color w:val="auto"/>
                <w:lang w:val="ru-RU"/>
              </w:rPr>
              <w:t>°</w:t>
            </w:r>
            <w:r w:rsidRPr="00D57179">
              <w:rPr>
                <w:color w:val="auto"/>
              </w:rPr>
              <w:t>F</w:t>
            </w:r>
            <w:r w:rsidRPr="00D57179">
              <w:rPr>
                <w:color w:val="auto"/>
                <w:lang w:val="ru-RU"/>
              </w:rPr>
              <w:t xml:space="preserve"> до 1000</w:t>
            </w:r>
            <w:r w:rsidRPr="00D57179">
              <w:rPr>
                <w:rFonts w:ascii="Calibri" w:hAnsi="Calibri"/>
                <w:color w:val="auto"/>
                <w:lang w:val="ru-RU"/>
              </w:rPr>
              <w:t>°</w:t>
            </w:r>
            <w:r w:rsidRPr="00D57179">
              <w:rPr>
                <w:color w:val="auto"/>
              </w:rPr>
              <w:t>F</w:t>
            </w:r>
            <w:r w:rsidRPr="00D57179">
              <w:rPr>
                <w:color w:val="auto"/>
                <w:lang w:val="ru-RU"/>
              </w:rPr>
              <w:t>)</w:t>
            </w:r>
          </w:p>
        </w:tc>
        <w:tc>
          <w:tcPr>
            <w:tcW w:w="1890" w:type="dxa"/>
            <w:tcBorders>
              <w:top w:val="single" w:sz="4" w:space="0" w:color="000000"/>
              <w:left w:val="single" w:sz="4" w:space="0" w:color="000000"/>
              <w:bottom w:val="single" w:sz="12" w:space="0" w:color="000000"/>
              <w:right w:val="single" w:sz="2" w:space="0" w:color="auto"/>
            </w:tcBorders>
            <w:tcMar>
              <w:top w:w="120" w:type="dxa"/>
              <w:left w:w="80" w:type="dxa"/>
              <w:bottom w:w="40" w:type="dxa"/>
              <w:right w:w="80" w:type="dxa"/>
            </w:tcMar>
            <w:vAlign w:val="center"/>
          </w:tcPr>
          <w:p w14:paraId="3DD49FC7" w14:textId="0793B7A9" w:rsidR="00A12FBC" w:rsidRPr="00D57179" w:rsidRDefault="00A12FBC" w:rsidP="00A12FBC">
            <w:pPr>
              <w:pStyle w:val="CellBodyCentered"/>
              <w:rPr>
                <w:color w:val="auto"/>
              </w:rPr>
            </w:pPr>
            <w:r w:rsidRPr="00D57179">
              <w:rPr>
                <w:color w:val="auto"/>
              </w:rPr>
              <w:t>12.7</w:t>
            </w:r>
          </w:p>
        </w:tc>
        <w:tc>
          <w:tcPr>
            <w:tcW w:w="1890" w:type="dxa"/>
            <w:tcBorders>
              <w:top w:val="single" w:sz="2" w:space="0" w:color="auto"/>
              <w:left w:val="single" w:sz="2" w:space="0" w:color="auto"/>
              <w:bottom w:val="single" w:sz="12" w:space="0" w:color="000000"/>
              <w:right w:val="single" w:sz="2" w:space="0" w:color="auto"/>
            </w:tcBorders>
            <w:vAlign w:val="center"/>
          </w:tcPr>
          <w:p w14:paraId="793DEACA" w14:textId="1BD1F21E" w:rsidR="00A12FBC" w:rsidRPr="00D57179" w:rsidRDefault="00781F0D" w:rsidP="00A12FBC">
            <w:pPr>
              <w:pStyle w:val="CellBodyCentered"/>
              <w:rPr>
                <w:color w:val="auto"/>
              </w:rPr>
            </w:pPr>
            <w:ins w:id="150" w:author="Issayevskiy, Konstantin [STAMGazStroy LLP]" w:date="2025-12-04T16:45:00Z" w16du:dateUtc="2025-12-04T11:45:00Z">
              <w:r>
                <w:rPr>
                  <w:color w:val="auto"/>
                  <w:lang w:val="ru-RU"/>
                </w:rPr>
                <w:t>1</w:t>
              </w:r>
            </w:ins>
            <w:del w:id="151" w:author="Issayevskiy, Konstantin [STAMGazStroy LLP]" w:date="2025-12-04T16:45:00Z" w16du:dateUtc="2025-12-04T11:45:00Z">
              <w:r w:rsidR="00A12FBC" w:rsidRPr="003A61D0" w:rsidDel="00781F0D">
                <w:rPr>
                  <w:color w:val="auto"/>
                </w:rPr>
                <w:delText>1</w:delText>
              </w:r>
            </w:del>
            <w:r w:rsidR="00A12FBC" w:rsidRPr="003A61D0">
              <w:rPr>
                <w:color w:val="auto"/>
              </w:rPr>
              <w:t xml:space="preserve">E </w:t>
            </w:r>
            <w:r w:rsidR="00A12FBC" w:rsidRPr="00470A61">
              <w:rPr>
                <w:color w:val="auto"/>
                <w:vertAlign w:val="superscript"/>
              </w:rPr>
              <w:t>[1]</w:t>
            </w:r>
            <w:r w:rsidR="00A12FBC" w:rsidRPr="003A61D0">
              <w:rPr>
                <w:color w:val="auto"/>
              </w:rPr>
              <w:t xml:space="preserve">,10 </w:t>
            </w:r>
            <w:r w:rsidR="00A12FBC" w:rsidRPr="00470A61">
              <w:rPr>
                <w:color w:val="auto"/>
                <w:vertAlign w:val="superscript"/>
              </w:rPr>
              <w:t>[3]</w:t>
            </w:r>
          </w:p>
        </w:tc>
      </w:tr>
      <w:tr w:rsidR="00A12FBC" w:rsidRPr="00D57179" w14:paraId="178E5C05" w14:textId="32C8E4E9" w:rsidTr="00A12FBC">
        <w:trPr>
          <w:trHeight w:val="300"/>
        </w:trPr>
        <w:tc>
          <w:tcPr>
            <w:tcW w:w="1860" w:type="dxa"/>
            <w:vMerge w:val="restart"/>
            <w:tcBorders>
              <w:top w:val="single" w:sz="4" w:space="0" w:color="000000"/>
              <w:left w:val="single" w:sz="4" w:space="0" w:color="000000"/>
              <w:right w:val="single" w:sz="4" w:space="0" w:color="000000"/>
            </w:tcBorders>
            <w:tcMar>
              <w:top w:w="120" w:type="dxa"/>
              <w:left w:w="80" w:type="dxa"/>
              <w:bottom w:w="40" w:type="dxa"/>
              <w:right w:w="80" w:type="dxa"/>
            </w:tcMar>
          </w:tcPr>
          <w:p w14:paraId="768DB016" w14:textId="77777777" w:rsidR="00A12FBC" w:rsidRPr="00D57179" w:rsidRDefault="00A12FBC" w:rsidP="00A12FBC">
            <w:pPr>
              <w:pStyle w:val="CellBodyCentered"/>
              <w:rPr>
                <w:color w:val="auto"/>
              </w:rPr>
            </w:pPr>
            <w:proofErr w:type="spellStart"/>
            <w:r w:rsidRPr="00D57179">
              <w:rPr>
                <w:color w:val="auto"/>
              </w:rPr>
              <w:t>Нержавеющая</w:t>
            </w:r>
            <w:proofErr w:type="spellEnd"/>
            <w:r w:rsidRPr="00D57179">
              <w:rPr>
                <w:color w:val="auto"/>
              </w:rPr>
              <w:t xml:space="preserve"> </w:t>
            </w:r>
            <w:proofErr w:type="spellStart"/>
            <w:r w:rsidRPr="00D57179">
              <w:rPr>
                <w:color w:val="auto"/>
              </w:rPr>
              <w:t>сталь</w:t>
            </w:r>
            <w:proofErr w:type="spellEnd"/>
          </w:p>
        </w:tc>
        <w:tc>
          <w:tcPr>
            <w:tcW w:w="2375"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tcPr>
          <w:p w14:paraId="34A945A3" w14:textId="77777777" w:rsidR="00A12FBC" w:rsidRPr="00D57179" w:rsidRDefault="00A12FBC" w:rsidP="00A12FBC">
            <w:pPr>
              <w:pStyle w:val="CellBodyCentered"/>
              <w:rPr>
                <w:color w:val="auto"/>
              </w:rPr>
            </w:pPr>
            <w:proofErr w:type="spellStart"/>
            <w:r w:rsidRPr="00D57179">
              <w:rPr>
                <w:color w:val="auto"/>
              </w:rPr>
              <w:t>Постоянное</w:t>
            </w:r>
            <w:proofErr w:type="spellEnd"/>
            <w:r w:rsidRPr="00D57179">
              <w:rPr>
                <w:color w:val="auto"/>
              </w:rPr>
              <w:t xml:space="preserve"> </w:t>
            </w:r>
            <w:proofErr w:type="spellStart"/>
            <w:r w:rsidRPr="00D57179">
              <w:rPr>
                <w:color w:val="auto"/>
              </w:rPr>
              <w:t>или</w:t>
            </w:r>
            <w:proofErr w:type="spellEnd"/>
            <w:r w:rsidRPr="00D57179">
              <w:rPr>
                <w:color w:val="auto"/>
              </w:rPr>
              <w:t xml:space="preserve"> </w:t>
            </w:r>
            <w:proofErr w:type="spellStart"/>
            <w:r w:rsidRPr="00D57179">
              <w:rPr>
                <w:color w:val="auto"/>
              </w:rPr>
              <w:t>цикличное</w:t>
            </w:r>
            <w:proofErr w:type="spellEnd"/>
          </w:p>
        </w:tc>
        <w:tc>
          <w:tcPr>
            <w:tcW w:w="198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vAlign w:val="center"/>
          </w:tcPr>
          <w:p w14:paraId="5CE14B9D" w14:textId="77777777" w:rsidR="00A12FBC" w:rsidRPr="00D57179" w:rsidRDefault="00A12FBC" w:rsidP="00A12FBC">
            <w:pPr>
              <w:pStyle w:val="CellBodyCentered"/>
              <w:rPr>
                <w:color w:val="auto"/>
                <w:lang w:val="ru-RU"/>
              </w:rPr>
            </w:pPr>
            <w:r w:rsidRPr="00D57179">
              <w:rPr>
                <w:color w:val="auto"/>
                <w:lang w:val="ru-RU"/>
              </w:rPr>
              <w:t>от -</w:t>
            </w:r>
            <w:r>
              <w:rPr>
                <w:color w:val="auto"/>
                <w:lang w:val="ru-RU"/>
              </w:rPr>
              <w:t>45</w:t>
            </w:r>
            <w:r w:rsidRPr="00D57179">
              <w:rPr>
                <w:rFonts w:ascii="Calibri" w:hAnsi="Calibri"/>
                <w:color w:val="auto"/>
                <w:lang w:val="ru-RU"/>
              </w:rPr>
              <w:t>°</w:t>
            </w:r>
            <w:r w:rsidRPr="00D57179">
              <w:rPr>
                <w:color w:val="auto"/>
              </w:rPr>
              <w:t>C</w:t>
            </w:r>
            <w:r w:rsidRPr="00D57179">
              <w:rPr>
                <w:color w:val="auto"/>
                <w:lang w:val="ru-RU"/>
              </w:rPr>
              <w:t xml:space="preserve"> до </w:t>
            </w:r>
            <w:r>
              <w:rPr>
                <w:color w:val="auto"/>
                <w:lang w:val="ru-RU"/>
              </w:rPr>
              <w:t>205</w:t>
            </w:r>
            <w:r w:rsidRPr="00D57179">
              <w:rPr>
                <w:rFonts w:ascii="Calibri" w:hAnsi="Calibri"/>
                <w:color w:val="auto"/>
                <w:lang w:val="ru-RU"/>
              </w:rPr>
              <w:t>°</w:t>
            </w:r>
            <w:r w:rsidRPr="00D57179">
              <w:rPr>
                <w:color w:val="auto"/>
              </w:rPr>
              <w:t>C</w:t>
            </w:r>
            <w:r w:rsidRPr="00D57179">
              <w:rPr>
                <w:color w:val="auto"/>
                <w:lang w:val="ru-RU"/>
              </w:rPr>
              <w:t xml:space="preserve">          (от -50</w:t>
            </w:r>
            <w:r w:rsidRPr="00D57179">
              <w:rPr>
                <w:rFonts w:ascii="Calibri" w:hAnsi="Calibri"/>
                <w:color w:val="auto"/>
                <w:lang w:val="ru-RU"/>
              </w:rPr>
              <w:t>°</w:t>
            </w:r>
            <w:r w:rsidRPr="00D57179">
              <w:rPr>
                <w:color w:val="auto"/>
              </w:rPr>
              <w:t>F</w:t>
            </w:r>
            <w:r w:rsidRPr="00D57179">
              <w:rPr>
                <w:color w:val="auto"/>
                <w:lang w:val="ru-RU"/>
              </w:rPr>
              <w:t xml:space="preserve"> до </w:t>
            </w:r>
            <w:r>
              <w:rPr>
                <w:color w:val="auto"/>
                <w:lang w:val="ru-RU"/>
              </w:rPr>
              <w:t>400</w:t>
            </w:r>
            <w:r w:rsidRPr="00D57179">
              <w:rPr>
                <w:rFonts w:ascii="Calibri" w:hAnsi="Calibri"/>
                <w:color w:val="auto"/>
                <w:lang w:val="ru-RU"/>
              </w:rPr>
              <w:t>°</w:t>
            </w:r>
            <w:r w:rsidRPr="00D57179">
              <w:rPr>
                <w:color w:val="auto"/>
              </w:rPr>
              <w:t>F</w:t>
            </w:r>
            <w:r w:rsidRPr="00D57179">
              <w:rPr>
                <w:color w:val="auto"/>
                <w:lang w:val="ru-RU"/>
              </w:rPr>
              <w:t>)</w:t>
            </w:r>
          </w:p>
        </w:tc>
        <w:tc>
          <w:tcPr>
            <w:tcW w:w="1890" w:type="dxa"/>
            <w:tcBorders>
              <w:top w:val="single" w:sz="4" w:space="0" w:color="000000"/>
              <w:left w:val="single" w:sz="4" w:space="0" w:color="000000"/>
              <w:bottom w:val="single" w:sz="4" w:space="0" w:color="000000"/>
              <w:right w:val="single" w:sz="2" w:space="0" w:color="auto"/>
            </w:tcBorders>
            <w:tcMar>
              <w:top w:w="120" w:type="dxa"/>
              <w:left w:w="80" w:type="dxa"/>
              <w:bottom w:w="40" w:type="dxa"/>
              <w:right w:w="80" w:type="dxa"/>
            </w:tcMar>
            <w:vAlign w:val="center"/>
          </w:tcPr>
          <w:p w14:paraId="4A1EB83A" w14:textId="285F6985" w:rsidR="00A12FBC" w:rsidRPr="00D57179" w:rsidRDefault="00A12FBC" w:rsidP="00A12FBC">
            <w:pPr>
              <w:pStyle w:val="CellBodyCentered"/>
              <w:rPr>
                <w:color w:val="auto"/>
              </w:rPr>
            </w:pPr>
            <w:r w:rsidRPr="00D57179">
              <w:rPr>
                <w:color w:val="auto"/>
              </w:rPr>
              <w:t>12.4</w:t>
            </w:r>
          </w:p>
        </w:tc>
        <w:tc>
          <w:tcPr>
            <w:tcW w:w="1890" w:type="dxa"/>
            <w:tcBorders>
              <w:top w:val="single" w:sz="12" w:space="0" w:color="000000"/>
              <w:left w:val="single" w:sz="2" w:space="0" w:color="auto"/>
              <w:bottom w:val="single" w:sz="2" w:space="0" w:color="auto"/>
              <w:right w:val="single" w:sz="2" w:space="0" w:color="auto"/>
            </w:tcBorders>
            <w:vAlign w:val="center"/>
          </w:tcPr>
          <w:p w14:paraId="60028CA5" w14:textId="6051FA2C" w:rsidR="00A12FBC" w:rsidRPr="00D57179" w:rsidRDefault="00781F0D" w:rsidP="00A12FBC">
            <w:pPr>
              <w:pStyle w:val="CellBodyCentered"/>
              <w:rPr>
                <w:color w:val="auto"/>
              </w:rPr>
            </w:pPr>
            <w:ins w:id="152" w:author="Issayevskiy, Konstantin [STAMGazStroy LLP]" w:date="2025-12-04T16:45:00Z" w16du:dateUtc="2025-12-04T11:45:00Z">
              <w:r>
                <w:rPr>
                  <w:color w:val="auto"/>
                  <w:lang w:val="ru-RU"/>
                </w:rPr>
                <w:t>6</w:t>
              </w:r>
            </w:ins>
            <w:del w:id="153" w:author="Issayevskiy, Konstantin [STAMGazStroy LLP]" w:date="2025-12-04T16:45:00Z" w16du:dateUtc="2025-12-04T11:45:00Z">
              <w:r w:rsidR="00A12FBC" w:rsidRPr="00182F36" w:rsidDel="00781F0D">
                <w:rPr>
                  <w:color w:val="auto"/>
                </w:rPr>
                <w:delText>6</w:delText>
              </w:r>
            </w:del>
            <w:r w:rsidR="00A12FBC" w:rsidRPr="00182F36">
              <w:rPr>
                <w:color w:val="auto"/>
              </w:rPr>
              <w:t xml:space="preserve">C </w:t>
            </w:r>
            <w:r w:rsidR="00A12FBC" w:rsidRPr="00470A61">
              <w:rPr>
                <w:color w:val="auto"/>
                <w:vertAlign w:val="superscript"/>
              </w:rPr>
              <w:t>[2]</w:t>
            </w:r>
          </w:p>
        </w:tc>
      </w:tr>
      <w:tr w:rsidR="00A12FBC" w:rsidRPr="00D57179" w14:paraId="7CAFF2F0" w14:textId="327595FC" w:rsidTr="00A12FBC">
        <w:trPr>
          <w:trHeight w:val="300"/>
        </w:trPr>
        <w:tc>
          <w:tcPr>
            <w:tcW w:w="1860" w:type="dxa"/>
            <w:vMerge/>
            <w:tcBorders>
              <w:left w:val="single" w:sz="4" w:space="0" w:color="000000"/>
              <w:right w:val="single" w:sz="4" w:space="0" w:color="000000"/>
            </w:tcBorders>
          </w:tcPr>
          <w:p w14:paraId="4B6CE237" w14:textId="77777777" w:rsidR="00A12FBC" w:rsidRPr="00D57179" w:rsidRDefault="00A12FBC" w:rsidP="00A12FBC">
            <w:pPr>
              <w:pStyle w:val="CellBodyCentered"/>
              <w:rPr>
                <w:color w:val="auto"/>
              </w:rPr>
            </w:pPr>
          </w:p>
        </w:tc>
        <w:tc>
          <w:tcPr>
            <w:tcW w:w="2375"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tcPr>
          <w:p w14:paraId="2B2F2CE0" w14:textId="77777777" w:rsidR="00A12FBC" w:rsidRPr="00D57179" w:rsidRDefault="00A12FBC" w:rsidP="00A12FBC">
            <w:pPr>
              <w:pStyle w:val="CellBodyCentered"/>
              <w:rPr>
                <w:color w:val="auto"/>
              </w:rPr>
            </w:pPr>
            <w:proofErr w:type="spellStart"/>
            <w:r w:rsidRPr="00D57179">
              <w:rPr>
                <w:color w:val="auto"/>
              </w:rPr>
              <w:t>Постоянное</w:t>
            </w:r>
            <w:proofErr w:type="spellEnd"/>
          </w:p>
        </w:tc>
        <w:tc>
          <w:tcPr>
            <w:tcW w:w="198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vAlign w:val="center"/>
          </w:tcPr>
          <w:p w14:paraId="4BD95F7F" w14:textId="77777777" w:rsidR="00A12FBC" w:rsidRPr="00D57179" w:rsidRDefault="00A12FBC" w:rsidP="00A12FBC">
            <w:pPr>
              <w:pStyle w:val="CellBodyCentered"/>
              <w:rPr>
                <w:color w:val="auto"/>
                <w:lang w:val="ru-RU"/>
              </w:rPr>
            </w:pPr>
            <w:r w:rsidRPr="00D57179">
              <w:rPr>
                <w:color w:val="auto"/>
                <w:lang w:val="ru-RU"/>
              </w:rPr>
              <w:t xml:space="preserve">от </w:t>
            </w:r>
            <w:r>
              <w:rPr>
                <w:color w:val="auto"/>
                <w:lang w:val="ru-RU"/>
              </w:rPr>
              <w:t>175</w:t>
            </w:r>
            <w:r w:rsidRPr="00D57179">
              <w:rPr>
                <w:rFonts w:ascii="Calibri" w:hAnsi="Calibri"/>
                <w:color w:val="auto"/>
                <w:lang w:val="ru-RU"/>
              </w:rPr>
              <w:t>°</w:t>
            </w:r>
            <w:r w:rsidRPr="00D57179">
              <w:rPr>
                <w:color w:val="auto"/>
              </w:rPr>
              <w:t>C</w:t>
            </w:r>
            <w:r w:rsidRPr="00D57179">
              <w:rPr>
                <w:color w:val="auto"/>
                <w:lang w:val="ru-RU"/>
              </w:rPr>
              <w:t xml:space="preserve"> до </w:t>
            </w:r>
            <w:r>
              <w:rPr>
                <w:color w:val="auto"/>
                <w:lang w:val="ru-RU"/>
              </w:rPr>
              <w:t>540</w:t>
            </w:r>
            <w:r w:rsidRPr="00D57179">
              <w:rPr>
                <w:rFonts w:ascii="Calibri" w:hAnsi="Calibri"/>
                <w:color w:val="auto"/>
                <w:lang w:val="ru-RU"/>
              </w:rPr>
              <w:t>°</w:t>
            </w:r>
            <w:r w:rsidRPr="00D57179">
              <w:rPr>
                <w:color w:val="auto"/>
              </w:rPr>
              <w:t>C</w:t>
            </w:r>
          </w:p>
          <w:p w14:paraId="6D3167F8" w14:textId="77777777" w:rsidR="00A12FBC" w:rsidRPr="00D57179" w:rsidRDefault="00A12FBC" w:rsidP="00A12FBC">
            <w:pPr>
              <w:pStyle w:val="CellBodyCentered"/>
              <w:rPr>
                <w:color w:val="auto"/>
                <w:lang w:val="ru-RU"/>
              </w:rPr>
            </w:pPr>
            <w:r w:rsidRPr="00D57179">
              <w:rPr>
                <w:color w:val="auto"/>
                <w:lang w:val="ru-RU"/>
              </w:rPr>
              <w:t>(от 350</w:t>
            </w:r>
            <w:r w:rsidRPr="00D57179">
              <w:rPr>
                <w:rFonts w:ascii="Calibri" w:hAnsi="Calibri"/>
                <w:color w:val="auto"/>
                <w:lang w:val="ru-RU"/>
              </w:rPr>
              <w:t>°</w:t>
            </w:r>
            <w:r w:rsidRPr="00D57179">
              <w:rPr>
                <w:color w:val="auto"/>
              </w:rPr>
              <w:t>F</w:t>
            </w:r>
            <w:r w:rsidRPr="00D57179">
              <w:rPr>
                <w:color w:val="auto"/>
                <w:lang w:val="ru-RU"/>
              </w:rPr>
              <w:t xml:space="preserve"> до 1000</w:t>
            </w:r>
            <w:r w:rsidRPr="00D57179">
              <w:rPr>
                <w:rFonts w:ascii="Calibri" w:hAnsi="Calibri"/>
                <w:color w:val="auto"/>
                <w:lang w:val="ru-RU"/>
              </w:rPr>
              <w:t>°</w:t>
            </w:r>
            <w:r w:rsidRPr="00D57179">
              <w:rPr>
                <w:color w:val="auto"/>
              </w:rPr>
              <w:t>F</w:t>
            </w:r>
            <w:r w:rsidRPr="00D57179">
              <w:rPr>
                <w:color w:val="auto"/>
                <w:lang w:val="ru-RU"/>
              </w:rPr>
              <w:t>)</w:t>
            </w:r>
          </w:p>
        </w:tc>
        <w:tc>
          <w:tcPr>
            <w:tcW w:w="1890" w:type="dxa"/>
            <w:tcBorders>
              <w:top w:val="single" w:sz="4" w:space="0" w:color="000000"/>
              <w:left w:val="single" w:sz="4" w:space="0" w:color="000000"/>
              <w:bottom w:val="single" w:sz="4" w:space="0" w:color="000000"/>
              <w:right w:val="single" w:sz="2" w:space="0" w:color="auto"/>
            </w:tcBorders>
            <w:tcMar>
              <w:top w:w="120" w:type="dxa"/>
              <w:left w:w="80" w:type="dxa"/>
              <w:bottom w:w="40" w:type="dxa"/>
              <w:right w:w="80" w:type="dxa"/>
            </w:tcMar>
            <w:vAlign w:val="center"/>
          </w:tcPr>
          <w:p w14:paraId="1B6E9752" w14:textId="4B93264D" w:rsidR="00A12FBC" w:rsidRPr="00D57179" w:rsidRDefault="00A12FBC" w:rsidP="00A12FBC">
            <w:pPr>
              <w:pStyle w:val="CellBodyCentered"/>
              <w:rPr>
                <w:color w:val="auto"/>
              </w:rPr>
            </w:pPr>
            <w:r>
              <w:rPr>
                <w:color w:val="auto"/>
              </w:rPr>
              <w:t>12.7</w:t>
            </w:r>
          </w:p>
        </w:tc>
        <w:tc>
          <w:tcPr>
            <w:tcW w:w="1890" w:type="dxa"/>
            <w:tcBorders>
              <w:top w:val="single" w:sz="2" w:space="0" w:color="auto"/>
              <w:left w:val="single" w:sz="2" w:space="0" w:color="auto"/>
              <w:bottom w:val="single" w:sz="2" w:space="0" w:color="auto"/>
              <w:right w:val="single" w:sz="2" w:space="0" w:color="auto"/>
            </w:tcBorders>
            <w:vAlign w:val="center"/>
          </w:tcPr>
          <w:p w14:paraId="6407C3A1" w14:textId="00E7E158" w:rsidR="00A12FBC" w:rsidRDefault="00781F0D" w:rsidP="00A12FBC">
            <w:pPr>
              <w:pStyle w:val="CellBodyCentered"/>
              <w:rPr>
                <w:color w:val="auto"/>
                <w:lang w:val="ru-RU"/>
              </w:rPr>
            </w:pPr>
            <w:ins w:id="154" w:author="Issayevskiy, Konstantin [STAMGazStroy LLP]" w:date="2025-12-04T16:45:00Z" w16du:dateUtc="2025-12-04T11:45:00Z">
              <w:r>
                <w:rPr>
                  <w:color w:val="auto"/>
                  <w:lang w:val="ru-RU"/>
                </w:rPr>
                <w:t>1</w:t>
              </w:r>
            </w:ins>
            <w:del w:id="155" w:author="Issayevskiy, Konstantin [STAMGazStroy LLP]" w:date="2025-12-04T16:45:00Z" w16du:dateUtc="2025-12-04T11:45:00Z">
              <w:r w:rsidR="00A12FBC" w:rsidRPr="00674295" w:rsidDel="00781F0D">
                <w:rPr>
                  <w:color w:val="auto"/>
                </w:rPr>
                <w:delText>1</w:delText>
              </w:r>
            </w:del>
            <w:r w:rsidR="00A12FBC" w:rsidRPr="00674295">
              <w:rPr>
                <w:color w:val="auto"/>
              </w:rPr>
              <w:t xml:space="preserve">E </w:t>
            </w:r>
            <w:r w:rsidR="00A12FBC" w:rsidRPr="00470A61">
              <w:rPr>
                <w:color w:val="auto"/>
                <w:vertAlign w:val="superscript"/>
              </w:rPr>
              <w:t>[1]</w:t>
            </w:r>
            <w:r w:rsidR="00A12FBC" w:rsidRPr="00674295">
              <w:rPr>
                <w:color w:val="auto"/>
              </w:rPr>
              <w:t xml:space="preserve">, 10 </w:t>
            </w:r>
            <w:r w:rsidR="00A12FBC" w:rsidRPr="00470A61">
              <w:rPr>
                <w:color w:val="auto"/>
                <w:vertAlign w:val="superscript"/>
              </w:rPr>
              <w:t>[3]</w:t>
            </w:r>
          </w:p>
        </w:tc>
      </w:tr>
      <w:tr w:rsidR="00A12FBC" w:rsidRPr="00D57179" w14:paraId="7A274C9C" w14:textId="4D8839BA" w:rsidTr="00A12FBC">
        <w:trPr>
          <w:trHeight w:val="500"/>
        </w:trPr>
        <w:tc>
          <w:tcPr>
            <w:tcW w:w="1860" w:type="dxa"/>
            <w:vMerge/>
            <w:tcBorders>
              <w:left w:val="single" w:sz="4" w:space="0" w:color="000000"/>
              <w:right w:val="single" w:sz="4" w:space="0" w:color="000000"/>
            </w:tcBorders>
          </w:tcPr>
          <w:p w14:paraId="0507CC57" w14:textId="77777777" w:rsidR="00A12FBC" w:rsidRPr="00D57179" w:rsidRDefault="00A12FBC" w:rsidP="00A12FBC">
            <w:pPr>
              <w:pStyle w:val="CellBodyCentered"/>
              <w:rPr>
                <w:color w:val="auto"/>
              </w:rPr>
            </w:pPr>
          </w:p>
        </w:tc>
        <w:tc>
          <w:tcPr>
            <w:tcW w:w="2375"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tcPr>
          <w:p w14:paraId="1736CF7E" w14:textId="77777777" w:rsidR="00A12FBC" w:rsidRPr="00D57179" w:rsidRDefault="00A12FBC" w:rsidP="00A12FBC">
            <w:pPr>
              <w:pStyle w:val="CellBodyCentered"/>
              <w:rPr>
                <w:color w:val="auto"/>
                <w:lang w:val="ru-RU"/>
              </w:rPr>
            </w:pPr>
            <w:r w:rsidRPr="00D57179">
              <w:rPr>
                <w:color w:val="auto"/>
                <w:lang w:val="ru-RU"/>
              </w:rPr>
              <w:t xml:space="preserve">Эксплуатация при цикличных нагрузках с колебаниями ниже </w:t>
            </w:r>
            <w:r>
              <w:rPr>
                <w:color w:val="auto"/>
                <w:lang w:val="ru-RU"/>
              </w:rPr>
              <w:t>175</w:t>
            </w:r>
            <w:r w:rsidRPr="00D57179">
              <w:rPr>
                <w:rFonts w:ascii="Calibri" w:hAnsi="Calibri"/>
                <w:color w:val="auto"/>
                <w:lang w:val="ru-RU"/>
              </w:rPr>
              <w:t>°</w:t>
            </w:r>
            <w:r w:rsidRPr="00D57179">
              <w:rPr>
                <w:color w:val="auto"/>
              </w:rPr>
              <w:t>C</w:t>
            </w:r>
            <w:r w:rsidRPr="00D57179">
              <w:rPr>
                <w:color w:val="auto"/>
                <w:lang w:val="ru-RU"/>
              </w:rPr>
              <w:t xml:space="preserve">  (350</w:t>
            </w:r>
            <w:r w:rsidRPr="00D57179">
              <w:rPr>
                <w:rFonts w:ascii="Calibri" w:hAnsi="Calibri"/>
                <w:color w:val="auto"/>
                <w:lang w:val="ru-RU"/>
              </w:rPr>
              <w:t>°</w:t>
            </w:r>
            <w:r w:rsidRPr="00D57179">
              <w:rPr>
                <w:color w:val="auto"/>
              </w:rPr>
              <w:t>F</w:t>
            </w:r>
            <w:r w:rsidRPr="00D57179">
              <w:rPr>
                <w:color w:val="auto"/>
                <w:lang w:val="ru-RU"/>
              </w:rPr>
              <w:t>)</w:t>
            </w:r>
          </w:p>
        </w:tc>
        <w:tc>
          <w:tcPr>
            <w:tcW w:w="198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vAlign w:val="center"/>
          </w:tcPr>
          <w:p w14:paraId="2CC2DCDB" w14:textId="77777777" w:rsidR="00A12FBC" w:rsidRPr="00D57179" w:rsidRDefault="00A12FBC" w:rsidP="00A12FBC">
            <w:pPr>
              <w:pStyle w:val="CellBodyCentered"/>
              <w:rPr>
                <w:color w:val="auto"/>
                <w:lang w:val="ru-RU"/>
              </w:rPr>
            </w:pPr>
            <w:r w:rsidRPr="00D57179">
              <w:rPr>
                <w:color w:val="auto"/>
                <w:lang w:val="ru-RU"/>
              </w:rPr>
              <w:t xml:space="preserve">от </w:t>
            </w:r>
            <w:r>
              <w:rPr>
                <w:color w:val="auto"/>
                <w:lang w:val="ru-RU"/>
              </w:rPr>
              <w:t>205</w:t>
            </w:r>
            <w:r w:rsidRPr="00D57179">
              <w:rPr>
                <w:rFonts w:ascii="Calibri" w:hAnsi="Calibri"/>
                <w:color w:val="auto"/>
                <w:lang w:val="ru-RU"/>
              </w:rPr>
              <w:t>°</w:t>
            </w:r>
            <w:r w:rsidRPr="00D57179">
              <w:rPr>
                <w:color w:val="auto"/>
              </w:rPr>
              <w:t>C</w:t>
            </w:r>
            <w:r w:rsidRPr="00D57179">
              <w:rPr>
                <w:color w:val="auto"/>
                <w:lang w:val="ru-RU"/>
              </w:rPr>
              <w:t xml:space="preserve"> до </w:t>
            </w:r>
            <w:r>
              <w:rPr>
                <w:color w:val="auto"/>
                <w:lang w:val="ru-RU"/>
              </w:rPr>
              <w:t>540</w:t>
            </w:r>
            <w:r w:rsidRPr="00D57179">
              <w:rPr>
                <w:rFonts w:ascii="Calibri" w:hAnsi="Calibri"/>
                <w:color w:val="auto"/>
                <w:lang w:val="ru-RU"/>
              </w:rPr>
              <w:t>°</w:t>
            </w:r>
            <w:r w:rsidRPr="00D57179">
              <w:rPr>
                <w:color w:val="auto"/>
              </w:rPr>
              <w:t>C</w:t>
            </w:r>
          </w:p>
          <w:p w14:paraId="4A9F8D5B" w14:textId="77777777" w:rsidR="00A12FBC" w:rsidRPr="00D57179" w:rsidRDefault="00A12FBC" w:rsidP="00A12FBC">
            <w:pPr>
              <w:pStyle w:val="CellBodyCentered"/>
              <w:rPr>
                <w:color w:val="auto"/>
                <w:lang w:val="ru-RU"/>
              </w:rPr>
            </w:pPr>
            <w:r w:rsidRPr="00D57179">
              <w:rPr>
                <w:color w:val="auto"/>
                <w:lang w:val="ru-RU"/>
              </w:rPr>
              <w:t>(от 450</w:t>
            </w:r>
            <w:r w:rsidRPr="00D57179">
              <w:rPr>
                <w:rFonts w:ascii="Calibri" w:hAnsi="Calibri"/>
                <w:color w:val="auto"/>
                <w:lang w:val="ru-RU"/>
              </w:rPr>
              <w:t>°</w:t>
            </w:r>
            <w:r w:rsidRPr="00D57179">
              <w:rPr>
                <w:color w:val="auto"/>
              </w:rPr>
              <w:t>F</w:t>
            </w:r>
            <w:r w:rsidRPr="00D57179">
              <w:rPr>
                <w:color w:val="auto"/>
                <w:lang w:val="ru-RU"/>
              </w:rPr>
              <w:t xml:space="preserve"> до 1000</w:t>
            </w:r>
            <w:r w:rsidRPr="00D57179">
              <w:rPr>
                <w:rFonts w:ascii="Calibri" w:hAnsi="Calibri"/>
                <w:color w:val="auto"/>
                <w:lang w:val="ru-RU"/>
              </w:rPr>
              <w:t>°</w:t>
            </w:r>
            <w:r w:rsidRPr="00D57179">
              <w:rPr>
                <w:color w:val="auto"/>
              </w:rPr>
              <w:t>F</w:t>
            </w:r>
            <w:r w:rsidRPr="00D57179">
              <w:rPr>
                <w:color w:val="auto"/>
                <w:lang w:val="ru-RU"/>
              </w:rPr>
              <w:t>)</w:t>
            </w:r>
          </w:p>
        </w:tc>
        <w:tc>
          <w:tcPr>
            <w:tcW w:w="1890" w:type="dxa"/>
            <w:tcBorders>
              <w:top w:val="single" w:sz="4" w:space="0" w:color="000000"/>
              <w:left w:val="single" w:sz="4" w:space="0" w:color="000000"/>
              <w:bottom w:val="single" w:sz="4" w:space="0" w:color="000000"/>
              <w:right w:val="single" w:sz="2" w:space="0" w:color="auto"/>
            </w:tcBorders>
            <w:tcMar>
              <w:top w:w="120" w:type="dxa"/>
              <w:left w:w="80" w:type="dxa"/>
              <w:bottom w:w="40" w:type="dxa"/>
              <w:right w:w="80" w:type="dxa"/>
            </w:tcMar>
            <w:vAlign w:val="center"/>
          </w:tcPr>
          <w:p w14:paraId="65FEC70E" w14:textId="663C7FA1" w:rsidR="00A12FBC" w:rsidRPr="00D57179" w:rsidRDefault="00A12FBC" w:rsidP="00A12FBC">
            <w:pPr>
              <w:pStyle w:val="CellBodyCentered"/>
              <w:rPr>
                <w:color w:val="auto"/>
              </w:rPr>
            </w:pPr>
            <w:r w:rsidRPr="00D57179">
              <w:rPr>
                <w:color w:val="auto"/>
              </w:rPr>
              <w:t>12.7</w:t>
            </w:r>
          </w:p>
        </w:tc>
        <w:tc>
          <w:tcPr>
            <w:tcW w:w="1890" w:type="dxa"/>
            <w:tcBorders>
              <w:top w:val="single" w:sz="2" w:space="0" w:color="auto"/>
              <w:left w:val="single" w:sz="2" w:space="0" w:color="auto"/>
              <w:bottom w:val="single" w:sz="2" w:space="0" w:color="auto"/>
              <w:right w:val="single" w:sz="2" w:space="0" w:color="auto"/>
            </w:tcBorders>
            <w:vAlign w:val="center"/>
          </w:tcPr>
          <w:p w14:paraId="7E1B7659" w14:textId="5A35DF80" w:rsidR="00A12FBC" w:rsidRPr="00D57179" w:rsidRDefault="00781F0D" w:rsidP="00A12FBC">
            <w:pPr>
              <w:pStyle w:val="CellBodyCentered"/>
              <w:rPr>
                <w:color w:val="auto"/>
              </w:rPr>
            </w:pPr>
            <w:ins w:id="156" w:author="Issayevskiy, Konstantin [STAMGazStroy LLP]" w:date="2025-12-04T16:45:00Z" w16du:dateUtc="2025-12-04T11:45:00Z">
              <w:r>
                <w:rPr>
                  <w:color w:val="auto"/>
                  <w:lang w:val="ru-RU"/>
                </w:rPr>
                <w:t>1</w:t>
              </w:r>
            </w:ins>
            <w:del w:id="157" w:author="Issayevskiy, Konstantin [STAMGazStroy LLP]" w:date="2025-12-04T16:45:00Z" w16du:dateUtc="2025-12-04T11:45:00Z">
              <w:r w:rsidR="00A12FBC" w:rsidRPr="00674295" w:rsidDel="00781F0D">
                <w:rPr>
                  <w:color w:val="auto"/>
                </w:rPr>
                <w:delText>1</w:delText>
              </w:r>
            </w:del>
            <w:r w:rsidR="00A12FBC" w:rsidRPr="00674295">
              <w:rPr>
                <w:color w:val="auto"/>
              </w:rPr>
              <w:t xml:space="preserve">E </w:t>
            </w:r>
            <w:r w:rsidR="00A12FBC" w:rsidRPr="00470A61">
              <w:rPr>
                <w:color w:val="auto"/>
                <w:vertAlign w:val="superscript"/>
              </w:rPr>
              <w:t>[1]</w:t>
            </w:r>
            <w:r w:rsidR="00A12FBC" w:rsidRPr="00674295">
              <w:rPr>
                <w:color w:val="auto"/>
              </w:rPr>
              <w:t xml:space="preserve">, 10 </w:t>
            </w:r>
            <w:r w:rsidR="00A12FBC" w:rsidRPr="00470A61">
              <w:rPr>
                <w:color w:val="auto"/>
                <w:vertAlign w:val="superscript"/>
              </w:rPr>
              <w:t>[3]</w:t>
            </w:r>
          </w:p>
        </w:tc>
      </w:tr>
      <w:tr w:rsidR="00A12FBC" w:rsidRPr="00D57179" w14:paraId="6F856860" w14:textId="051CA139" w:rsidTr="00A60011">
        <w:trPr>
          <w:trHeight w:val="1141"/>
        </w:trPr>
        <w:tc>
          <w:tcPr>
            <w:tcW w:w="1860" w:type="dxa"/>
            <w:vMerge/>
            <w:tcBorders>
              <w:left w:val="single" w:sz="4" w:space="0" w:color="000000"/>
              <w:bottom w:val="single" w:sz="4" w:space="0" w:color="auto"/>
              <w:right w:val="single" w:sz="4" w:space="0" w:color="000000"/>
            </w:tcBorders>
          </w:tcPr>
          <w:p w14:paraId="50B2E56C" w14:textId="77777777" w:rsidR="00A12FBC" w:rsidRPr="00D57179" w:rsidRDefault="00A12FBC" w:rsidP="00A12FBC">
            <w:pPr>
              <w:pStyle w:val="CellBodyCentered"/>
              <w:rPr>
                <w:color w:val="auto"/>
              </w:rPr>
            </w:pPr>
          </w:p>
        </w:tc>
        <w:tc>
          <w:tcPr>
            <w:tcW w:w="2375" w:type="dxa"/>
            <w:tcBorders>
              <w:top w:val="single" w:sz="4" w:space="0" w:color="000000"/>
              <w:left w:val="single" w:sz="4" w:space="0" w:color="000000"/>
              <w:bottom w:val="single" w:sz="4" w:space="0" w:color="auto"/>
              <w:right w:val="single" w:sz="4" w:space="0" w:color="000000"/>
            </w:tcBorders>
            <w:tcMar>
              <w:top w:w="120" w:type="dxa"/>
              <w:left w:w="80" w:type="dxa"/>
              <w:bottom w:w="40" w:type="dxa"/>
              <w:right w:w="80" w:type="dxa"/>
            </w:tcMar>
          </w:tcPr>
          <w:p w14:paraId="7A1837AC" w14:textId="77777777" w:rsidR="00A12FBC" w:rsidRPr="00D57179" w:rsidRDefault="00A12FBC" w:rsidP="00A12FBC">
            <w:pPr>
              <w:pStyle w:val="CellBodyCentered"/>
              <w:rPr>
                <w:color w:val="auto"/>
                <w:lang w:val="ru-RU"/>
              </w:rPr>
            </w:pPr>
            <w:r w:rsidRPr="00254099">
              <w:rPr>
                <w:color w:val="auto"/>
                <w:lang w:val="ru-RU"/>
              </w:rPr>
              <w:t xml:space="preserve">Эксплуатация при цикличных нагрузках </w:t>
            </w:r>
            <w:r>
              <w:rPr>
                <w:color w:val="auto"/>
                <w:lang w:val="ru-RU"/>
              </w:rPr>
              <w:t>включая криогенные температуры</w:t>
            </w:r>
          </w:p>
        </w:tc>
        <w:tc>
          <w:tcPr>
            <w:tcW w:w="1980" w:type="dxa"/>
            <w:tcBorders>
              <w:top w:val="single" w:sz="4" w:space="0" w:color="000000"/>
              <w:left w:val="single" w:sz="4" w:space="0" w:color="000000"/>
              <w:bottom w:val="single" w:sz="4" w:space="0" w:color="auto"/>
              <w:right w:val="single" w:sz="4" w:space="0" w:color="000000"/>
            </w:tcBorders>
            <w:tcMar>
              <w:top w:w="120" w:type="dxa"/>
              <w:left w:w="80" w:type="dxa"/>
              <w:bottom w:w="40" w:type="dxa"/>
              <w:right w:w="80" w:type="dxa"/>
            </w:tcMar>
            <w:vAlign w:val="center"/>
          </w:tcPr>
          <w:p w14:paraId="0E1CC0B7" w14:textId="77777777" w:rsidR="00A12FBC" w:rsidRPr="00793356" w:rsidRDefault="00A12FBC" w:rsidP="00A12FBC">
            <w:pPr>
              <w:suppressAutoHyphens/>
              <w:autoSpaceDE/>
              <w:autoSpaceDN/>
              <w:adjustRightInd/>
              <w:spacing w:before="0" w:line="240" w:lineRule="auto"/>
              <w:ind w:left="0" w:firstLine="2"/>
              <w:rPr>
                <w:color w:val="auto"/>
                <w:sz w:val="20"/>
                <w:szCs w:val="20"/>
                <w:lang w:val="ru-RU"/>
              </w:rPr>
            </w:pPr>
            <w:r>
              <w:rPr>
                <w:color w:val="auto"/>
                <w:sz w:val="20"/>
                <w:szCs w:val="20"/>
                <w:lang w:val="ru-RU"/>
              </w:rPr>
              <w:t>от</w:t>
            </w:r>
            <w:r w:rsidRPr="00793356">
              <w:rPr>
                <w:color w:val="auto"/>
                <w:sz w:val="20"/>
                <w:szCs w:val="20"/>
                <w:lang w:val="ru-RU"/>
              </w:rPr>
              <w:t xml:space="preserve"> −</w:t>
            </w:r>
            <w:r>
              <w:rPr>
                <w:color w:val="auto"/>
                <w:sz w:val="20"/>
                <w:szCs w:val="20"/>
                <w:lang w:val="ru-RU"/>
              </w:rPr>
              <w:t>183</w:t>
            </w:r>
            <w:r w:rsidRPr="00793356">
              <w:rPr>
                <w:color w:val="auto"/>
                <w:sz w:val="20"/>
                <w:szCs w:val="20"/>
                <w:lang w:val="ru-RU"/>
              </w:rPr>
              <w:t>°</w:t>
            </w:r>
            <w:r>
              <w:rPr>
                <w:color w:val="auto"/>
                <w:sz w:val="20"/>
                <w:szCs w:val="20"/>
              </w:rPr>
              <w:t>C</w:t>
            </w:r>
            <w:r>
              <w:rPr>
                <w:color w:val="auto"/>
                <w:sz w:val="20"/>
                <w:szCs w:val="20"/>
                <w:lang w:val="ru-RU"/>
              </w:rPr>
              <w:t xml:space="preserve">до </w:t>
            </w:r>
            <w:r w:rsidRPr="00793356">
              <w:rPr>
                <w:color w:val="auto"/>
                <w:sz w:val="20"/>
                <w:szCs w:val="20"/>
                <w:lang w:val="ru-RU"/>
              </w:rPr>
              <w:t>399°</w:t>
            </w:r>
            <w:r>
              <w:rPr>
                <w:color w:val="auto"/>
                <w:sz w:val="20"/>
                <w:szCs w:val="20"/>
              </w:rPr>
              <w:t>C</w:t>
            </w:r>
          </w:p>
          <w:p w14:paraId="0019F072" w14:textId="77777777" w:rsidR="00A12FBC" w:rsidRPr="00D57179" w:rsidRDefault="00A12FBC" w:rsidP="00A12FBC">
            <w:pPr>
              <w:pStyle w:val="CellBodyCentered"/>
              <w:rPr>
                <w:color w:val="auto"/>
                <w:lang w:val="ru-RU"/>
              </w:rPr>
            </w:pPr>
            <w:r w:rsidRPr="00793356">
              <w:rPr>
                <w:color w:val="auto"/>
                <w:lang w:val="ru-RU"/>
              </w:rPr>
              <w:t>(</w:t>
            </w:r>
            <w:r>
              <w:rPr>
                <w:color w:val="auto"/>
                <w:lang w:val="ru-RU"/>
              </w:rPr>
              <w:t xml:space="preserve">от </w:t>
            </w:r>
            <w:r w:rsidRPr="00793356">
              <w:rPr>
                <w:color w:val="auto"/>
                <w:lang w:val="ru-RU"/>
              </w:rPr>
              <w:t>−</w:t>
            </w:r>
            <w:r>
              <w:rPr>
                <w:color w:val="auto"/>
                <w:lang w:val="ru-RU"/>
              </w:rPr>
              <w:t>298</w:t>
            </w:r>
            <w:r w:rsidRPr="00793356">
              <w:rPr>
                <w:color w:val="auto"/>
                <w:lang w:val="ru-RU"/>
              </w:rPr>
              <w:t>°</w:t>
            </w:r>
            <w:r>
              <w:rPr>
                <w:color w:val="auto"/>
              </w:rPr>
              <w:t>F</w:t>
            </w:r>
            <w:r>
              <w:rPr>
                <w:color w:val="auto"/>
                <w:lang w:val="ru-RU"/>
              </w:rPr>
              <w:t>до</w:t>
            </w:r>
            <w:r w:rsidRPr="00793356">
              <w:rPr>
                <w:color w:val="auto"/>
                <w:lang w:val="ru-RU"/>
              </w:rPr>
              <w:t xml:space="preserve"> 750°</w:t>
            </w:r>
            <w:r>
              <w:rPr>
                <w:color w:val="auto"/>
              </w:rPr>
              <w:t>F</w:t>
            </w:r>
            <w:r w:rsidRPr="00793356">
              <w:rPr>
                <w:color w:val="auto"/>
                <w:lang w:val="ru-RU"/>
              </w:rPr>
              <w:t>)</w:t>
            </w:r>
          </w:p>
        </w:tc>
        <w:tc>
          <w:tcPr>
            <w:tcW w:w="1890" w:type="dxa"/>
            <w:tcBorders>
              <w:top w:val="single" w:sz="4" w:space="0" w:color="000000"/>
              <w:left w:val="single" w:sz="4" w:space="0" w:color="000000"/>
              <w:bottom w:val="single" w:sz="4" w:space="0" w:color="auto"/>
              <w:right w:val="single" w:sz="2" w:space="0" w:color="auto"/>
            </w:tcBorders>
            <w:tcMar>
              <w:top w:w="120" w:type="dxa"/>
              <w:left w:w="80" w:type="dxa"/>
              <w:bottom w:w="40" w:type="dxa"/>
              <w:right w:w="80" w:type="dxa"/>
            </w:tcMar>
            <w:vAlign w:val="center"/>
          </w:tcPr>
          <w:p w14:paraId="43F6D63B" w14:textId="39F92439" w:rsidR="00A12FBC" w:rsidRPr="00D750DA" w:rsidRDefault="00A12FBC" w:rsidP="00A12FBC">
            <w:pPr>
              <w:pStyle w:val="CellBodyCentered"/>
              <w:rPr>
                <w:color w:val="auto"/>
                <w:lang w:val="ru-RU"/>
              </w:rPr>
            </w:pPr>
            <w:r w:rsidRPr="00793356">
              <w:rPr>
                <w:color w:val="auto"/>
              </w:rPr>
              <w:t>12.8</w:t>
            </w:r>
          </w:p>
        </w:tc>
        <w:tc>
          <w:tcPr>
            <w:tcW w:w="1890" w:type="dxa"/>
            <w:tcBorders>
              <w:top w:val="single" w:sz="2" w:space="0" w:color="auto"/>
              <w:left w:val="single" w:sz="2" w:space="0" w:color="auto"/>
              <w:bottom w:val="single" w:sz="4" w:space="0" w:color="auto"/>
              <w:right w:val="single" w:sz="2" w:space="0" w:color="auto"/>
            </w:tcBorders>
            <w:vAlign w:val="center"/>
          </w:tcPr>
          <w:p w14:paraId="3661BE68" w14:textId="09E86027" w:rsidR="00A12FBC" w:rsidRPr="00F72F55" w:rsidRDefault="00A12FBC" w:rsidP="00A12FBC">
            <w:pPr>
              <w:pStyle w:val="CellBodyCentered"/>
              <w:rPr>
                <w:color w:val="auto"/>
                <w:lang w:val="ru-RU"/>
              </w:rPr>
            </w:pPr>
            <w:del w:id="158" w:author="Issayevskiy, Konstantin [STAMGazStroy LLP]" w:date="2025-12-04T16:45:00Z" w16du:dateUtc="2025-12-04T11:45:00Z">
              <w:r w:rsidRPr="00182F36" w:rsidDel="00F72F55">
                <w:rPr>
                  <w:color w:val="auto"/>
                </w:rPr>
                <w:delText>N/A</w:delText>
              </w:r>
            </w:del>
            <w:ins w:id="159" w:author="Issayevskiy, Konstantin [STAMGazStroy LLP]" w:date="2025-12-04T16:45:00Z" w16du:dateUtc="2025-12-04T11:45:00Z">
              <w:r w:rsidR="00F72F55">
                <w:rPr>
                  <w:color w:val="auto"/>
                  <w:lang w:val="ru-RU"/>
                </w:rPr>
                <w:t>Н/П</w:t>
              </w:r>
            </w:ins>
          </w:p>
        </w:tc>
      </w:tr>
      <w:tr w:rsidR="00763FE4" w:rsidRPr="00C76656" w14:paraId="0448A774" w14:textId="77777777" w:rsidTr="00A60011">
        <w:trPr>
          <w:trHeight w:val="598"/>
        </w:trPr>
        <w:tc>
          <w:tcPr>
            <w:tcW w:w="9995" w:type="dxa"/>
            <w:gridSpan w:val="5"/>
            <w:tcBorders>
              <w:top w:val="single" w:sz="4" w:space="0" w:color="auto"/>
              <w:left w:val="single" w:sz="4" w:space="0" w:color="000000"/>
              <w:bottom w:val="single" w:sz="4" w:space="0" w:color="000000"/>
              <w:right w:val="single" w:sz="4" w:space="0" w:color="auto"/>
            </w:tcBorders>
          </w:tcPr>
          <w:p w14:paraId="48054632" w14:textId="77777777" w:rsidR="00E14A4C" w:rsidRPr="002E00CD" w:rsidRDefault="00800F02" w:rsidP="00D750DA">
            <w:pPr>
              <w:pStyle w:val="CellBodyCentered"/>
              <w:jc w:val="left"/>
              <w:rPr>
                <w:i/>
                <w:iCs/>
                <w:color w:val="auto"/>
                <w:lang w:val="ru-RU"/>
              </w:rPr>
            </w:pPr>
            <w:r w:rsidRPr="002E00CD">
              <w:rPr>
                <w:i/>
                <w:iCs/>
                <w:color w:val="auto"/>
                <w:lang w:val="ru-RU"/>
              </w:rPr>
              <w:t xml:space="preserve">Примечание: </w:t>
            </w:r>
          </w:p>
          <w:p w14:paraId="20A04730" w14:textId="58DC2791" w:rsidR="00800F02" w:rsidRPr="002E00CD" w:rsidRDefault="00EC2B83" w:rsidP="00D750DA">
            <w:pPr>
              <w:pStyle w:val="CellBodyCentered"/>
              <w:jc w:val="left"/>
              <w:rPr>
                <w:i/>
                <w:iCs/>
                <w:color w:val="auto"/>
                <w:lang w:val="ru-RU"/>
              </w:rPr>
            </w:pPr>
            <w:r w:rsidRPr="002E00CD">
              <w:rPr>
                <w:i/>
                <w:iCs/>
                <w:color w:val="auto"/>
                <w:lang w:val="ru-RU"/>
              </w:rPr>
              <w:t xml:space="preserve">Система </w:t>
            </w:r>
            <w:ins w:id="160" w:author="Issayevskiy, Konstantin [STAMGazStroy LLP]" w:date="2025-12-04T16:46:00Z" w16du:dateUtc="2025-12-04T11:46:00Z">
              <w:r w:rsidR="00781F0D">
                <w:rPr>
                  <w:i/>
                  <w:iCs/>
                  <w:color w:val="auto"/>
                  <w:lang w:val="ru-RU"/>
                </w:rPr>
                <w:t>1</w:t>
              </w:r>
            </w:ins>
            <w:del w:id="161" w:author="Issayevskiy, Konstantin [STAMGazStroy LLP]" w:date="2025-12-04T16:46:00Z" w16du:dateUtc="2025-12-04T11:46:00Z">
              <w:r w:rsidRPr="002E00CD" w:rsidDel="00781F0D">
                <w:rPr>
                  <w:i/>
                  <w:iCs/>
                  <w:color w:val="auto"/>
                  <w:lang w:val="ru-RU"/>
                </w:rPr>
                <w:delText>1</w:delText>
              </w:r>
            </w:del>
            <w:r w:rsidRPr="002E00CD">
              <w:rPr>
                <w:i/>
                <w:iCs/>
                <w:color w:val="auto"/>
                <w:lang w:val="ru-RU"/>
              </w:rPr>
              <w:t xml:space="preserve">Е </w:t>
            </w:r>
            <w:r w:rsidR="00F42973" w:rsidRPr="002E00CD">
              <w:rPr>
                <w:i/>
                <w:iCs/>
                <w:color w:val="auto"/>
                <w:lang w:val="ru-RU"/>
              </w:rPr>
              <w:t>для нанесения на нержавеющую сталь, но так же может наноситься и на углеродистую</w:t>
            </w:r>
            <w:r w:rsidR="001875E3" w:rsidRPr="002E00CD">
              <w:rPr>
                <w:i/>
                <w:iCs/>
                <w:color w:val="auto"/>
                <w:lang w:val="ru-RU"/>
              </w:rPr>
              <w:t>, температура эксплуатации 1112</w:t>
            </w:r>
            <w:r w:rsidR="001875E3" w:rsidRPr="002E00CD">
              <w:rPr>
                <w:i/>
                <w:iCs/>
                <w:color w:val="auto"/>
              </w:rPr>
              <w:t>F</w:t>
            </w:r>
            <w:r w:rsidR="001875E3" w:rsidRPr="002E00CD">
              <w:rPr>
                <w:i/>
                <w:iCs/>
                <w:color w:val="auto"/>
                <w:lang w:val="ru-RU"/>
              </w:rPr>
              <w:t xml:space="preserve"> (600°</w:t>
            </w:r>
            <w:r w:rsidR="001875E3" w:rsidRPr="002E00CD">
              <w:rPr>
                <w:i/>
                <w:iCs/>
                <w:color w:val="auto"/>
              </w:rPr>
              <w:t>C</w:t>
            </w:r>
            <w:r w:rsidR="001875E3" w:rsidRPr="002E00CD">
              <w:rPr>
                <w:i/>
                <w:iCs/>
                <w:color w:val="auto"/>
                <w:lang w:val="ru-RU"/>
              </w:rPr>
              <w:t>).</w:t>
            </w:r>
          </w:p>
          <w:p w14:paraId="21AEE1E6" w14:textId="470BB9BB" w:rsidR="00E14A4C" w:rsidRPr="002E00CD" w:rsidRDefault="00E14A4C" w:rsidP="00D750DA">
            <w:pPr>
              <w:pStyle w:val="CellBodyCentered"/>
              <w:jc w:val="left"/>
              <w:rPr>
                <w:i/>
                <w:iCs/>
                <w:color w:val="auto"/>
                <w:lang w:val="ru-RU"/>
              </w:rPr>
            </w:pPr>
            <w:r w:rsidRPr="002E00CD">
              <w:rPr>
                <w:i/>
                <w:iCs/>
                <w:color w:val="auto"/>
                <w:lang w:val="ru-RU"/>
              </w:rPr>
              <w:t xml:space="preserve">Система </w:t>
            </w:r>
            <w:ins w:id="162" w:author="Issayevskiy, Konstantin [STAMGazStroy LLP]" w:date="2025-12-04T16:46:00Z" w16du:dateUtc="2025-12-04T11:46:00Z">
              <w:r w:rsidR="00781F0D">
                <w:rPr>
                  <w:i/>
                  <w:iCs/>
                  <w:color w:val="auto"/>
                  <w:lang w:val="ru-RU"/>
                </w:rPr>
                <w:t>6</w:t>
              </w:r>
            </w:ins>
            <w:del w:id="163" w:author="Issayevskiy, Konstantin [STAMGazStroy LLP]" w:date="2025-12-04T16:46:00Z" w16du:dateUtc="2025-12-04T11:46:00Z">
              <w:r w:rsidRPr="002E00CD" w:rsidDel="00781F0D">
                <w:rPr>
                  <w:i/>
                  <w:iCs/>
                  <w:color w:val="auto"/>
                  <w:lang w:val="ru-RU"/>
                </w:rPr>
                <w:delText>6</w:delText>
              </w:r>
            </w:del>
            <w:r w:rsidRPr="002E00CD">
              <w:rPr>
                <w:i/>
                <w:iCs/>
                <w:color w:val="auto"/>
                <w:lang w:val="ru-RU"/>
              </w:rPr>
              <w:t>С для нанесения на нержавующую сталь</w:t>
            </w:r>
            <w:r w:rsidR="00342FB6" w:rsidRPr="002E00CD">
              <w:rPr>
                <w:i/>
                <w:iCs/>
                <w:color w:val="auto"/>
                <w:lang w:val="ru-RU"/>
              </w:rPr>
              <w:t>, температура эксплуатации до 392</w:t>
            </w:r>
            <w:r w:rsidR="00342FB6" w:rsidRPr="002E00CD">
              <w:rPr>
                <w:i/>
                <w:iCs/>
                <w:color w:val="auto"/>
              </w:rPr>
              <w:t>F</w:t>
            </w:r>
            <w:r w:rsidR="00342FB6" w:rsidRPr="002E00CD">
              <w:rPr>
                <w:i/>
                <w:iCs/>
                <w:color w:val="auto"/>
                <w:lang w:val="ru-RU"/>
              </w:rPr>
              <w:t xml:space="preserve"> (200°</w:t>
            </w:r>
            <w:r w:rsidR="00342FB6" w:rsidRPr="002E00CD">
              <w:rPr>
                <w:i/>
                <w:iCs/>
                <w:color w:val="auto"/>
              </w:rPr>
              <w:t>C</w:t>
            </w:r>
            <w:r w:rsidR="00342FB6" w:rsidRPr="002E00CD">
              <w:rPr>
                <w:i/>
                <w:iCs/>
                <w:color w:val="auto"/>
                <w:lang w:val="ru-RU"/>
              </w:rPr>
              <w:t>).</w:t>
            </w:r>
          </w:p>
          <w:p w14:paraId="54168C8E" w14:textId="7D2165F5" w:rsidR="00800F02" w:rsidRPr="002E00CD" w:rsidRDefault="00342FB6" w:rsidP="00D750DA">
            <w:pPr>
              <w:pStyle w:val="CellBodyCentered"/>
              <w:jc w:val="left"/>
              <w:rPr>
                <w:i/>
                <w:iCs/>
                <w:color w:val="auto"/>
                <w:lang w:val="ru-RU"/>
              </w:rPr>
            </w:pPr>
            <w:r w:rsidRPr="002E00CD">
              <w:rPr>
                <w:i/>
                <w:iCs/>
                <w:color w:val="auto"/>
                <w:lang w:val="ru-RU"/>
              </w:rPr>
              <w:t xml:space="preserve">Система </w:t>
            </w:r>
            <w:ins w:id="164" w:author="Issayevskiy, Konstantin [STAMGazStroy LLP]" w:date="2025-12-04T16:46:00Z" w16du:dateUtc="2025-12-04T11:46:00Z">
              <w:r w:rsidR="00781F0D">
                <w:rPr>
                  <w:i/>
                  <w:iCs/>
                  <w:color w:val="auto"/>
                  <w:lang w:val="ru-RU"/>
                </w:rPr>
                <w:t>1</w:t>
              </w:r>
            </w:ins>
            <w:del w:id="165" w:author="Issayevskiy, Konstantin [STAMGazStroy LLP]" w:date="2025-12-04T16:46:00Z" w16du:dateUtc="2025-12-04T11:46:00Z">
              <w:r w:rsidRPr="002E00CD" w:rsidDel="00781F0D">
                <w:rPr>
                  <w:i/>
                  <w:iCs/>
                  <w:color w:val="auto"/>
                  <w:lang w:val="ru-RU"/>
                </w:rPr>
                <w:delText>1</w:delText>
              </w:r>
            </w:del>
            <w:r w:rsidRPr="002E00CD">
              <w:rPr>
                <w:i/>
                <w:iCs/>
                <w:color w:val="auto"/>
                <w:lang w:val="ru-RU"/>
              </w:rPr>
              <w:t>0</w:t>
            </w:r>
            <w:r w:rsidR="00177A76" w:rsidRPr="002E00CD">
              <w:rPr>
                <w:i/>
                <w:iCs/>
                <w:color w:val="auto"/>
                <w:lang w:val="ru-RU"/>
              </w:rPr>
              <w:t>, температура эксплуатации до 1112</w:t>
            </w:r>
            <w:r w:rsidR="00177A76" w:rsidRPr="002E00CD">
              <w:rPr>
                <w:i/>
                <w:iCs/>
                <w:color w:val="auto"/>
              </w:rPr>
              <w:t>F</w:t>
            </w:r>
            <w:r w:rsidR="00177A76" w:rsidRPr="002E00CD">
              <w:rPr>
                <w:i/>
                <w:iCs/>
                <w:color w:val="auto"/>
                <w:lang w:val="ru-RU"/>
              </w:rPr>
              <w:t>(600°</w:t>
            </w:r>
            <w:r w:rsidR="00177A76" w:rsidRPr="002E00CD">
              <w:rPr>
                <w:i/>
                <w:iCs/>
                <w:color w:val="auto"/>
              </w:rPr>
              <w:t>C</w:t>
            </w:r>
            <w:r w:rsidR="00177A76" w:rsidRPr="002E00CD">
              <w:rPr>
                <w:i/>
                <w:iCs/>
                <w:color w:val="auto"/>
                <w:lang w:val="ru-RU"/>
              </w:rPr>
              <w:t>)</w:t>
            </w:r>
          </w:p>
          <w:p w14:paraId="16FD08D6" w14:textId="21AD45D3" w:rsidR="00763FE4" w:rsidRPr="00177A76" w:rsidRDefault="00763FE4" w:rsidP="009F076D">
            <w:pPr>
              <w:pStyle w:val="CellBodyCentered"/>
              <w:jc w:val="left"/>
              <w:rPr>
                <w:i/>
                <w:iCs/>
                <w:color w:val="auto"/>
                <w:lang w:val="ru-RU"/>
              </w:rPr>
            </w:pPr>
          </w:p>
        </w:tc>
      </w:tr>
    </w:tbl>
    <w:p w14:paraId="66BAB6E3" w14:textId="305DBF2C" w:rsidR="004A36DC" w:rsidRPr="00177A76" w:rsidRDefault="004A36DC">
      <w:pPr>
        <w:autoSpaceDE/>
        <w:autoSpaceDN/>
        <w:adjustRightInd/>
        <w:spacing w:before="0" w:after="200" w:line="276" w:lineRule="auto"/>
        <w:ind w:left="0"/>
        <w:rPr>
          <w:color w:val="auto"/>
          <w:lang w:val="ru-RU"/>
        </w:rPr>
      </w:pPr>
    </w:p>
    <w:p w14:paraId="177BC158" w14:textId="77777777" w:rsidR="004A36DC" w:rsidRPr="00177A76" w:rsidRDefault="004A36DC">
      <w:pPr>
        <w:autoSpaceDE/>
        <w:autoSpaceDN/>
        <w:adjustRightInd/>
        <w:spacing w:before="0" w:line="240" w:lineRule="auto"/>
        <w:ind w:left="0"/>
        <w:rPr>
          <w:color w:val="auto"/>
          <w:lang w:val="ru-RU"/>
        </w:rPr>
      </w:pPr>
      <w:r w:rsidRPr="00177A76">
        <w:rPr>
          <w:color w:val="auto"/>
          <w:lang w:val="ru-RU"/>
        </w:rPr>
        <w:br w:type="page"/>
      </w:r>
    </w:p>
    <w:p w14:paraId="50B145A6" w14:textId="77777777" w:rsidR="00407E88" w:rsidRPr="00D57179" w:rsidRDefault="001C44C8" w:rsidP="00407E88">
      <w:pPr>
        <w:pStyle w:val="TableTitleFull"/>
        <w:tabs>
          <w:tab w:val="clear" w:pos="1080"/>
        </w:tabs>
        <w:ind w:left="1440" w:hanging="1440"/>
        <w:rPr>
          <w:color w:val="auto"/>
          <w:lang w:val="ru-RU"/>
        </w:rPr>
      </w:pPr>
      <w:r>
        <w:rPr>
          <w:color w:val="auto"/>
          <w:lang w:val="ru-RU"/>
        </w:rPr>
        <w:lastRenderedPageBreak/>
        <w:t>Таблица 4.</w:t>
      </w:r>
      <w:r>
        <w:rPr>
          <w:color w:val="auto"/>
          <w:lang w:val="ru-RU"/>
        </w:rPr>
        <w:tab/>
      </w:r>
      <w:r w:rsidR="00407E88" w:rsidRPr="00D57179">
        <w:rPr>
          <w:color w:val="auto"/>
          <w:lang w:val="ru-RU"/>
        </w:rPr>
        <w:t>Внутренние покрытия сосудов</w:t>
      </w:r>
    </w:p>
    <w:tbl>
      <w:tblPr>
        <w:tblW w:w="9715" w:type="dxa"/>
        <w:tblLayout w:type="fixed"/>
        <w:tblCellMar>
          <w:top w:w="120" w:type="dxa"/>
          <w:left w:w="40" w:type="dxa"/>
          <w:bottom w:w="40" w:type="dxa"/>
          <w:right w:w="40" w:type="dxa"/>
        </w:tblCellMar>
        <w:tblLook w:val="0000" w:firstRow="0" w:lastRow="0" w:firstColumn="0" w:lastColumn="0" w:noHBand="0" w:noVBand="0"/>
      </w:tblPr>
      <w:tblGrid>
        <w:gridCol w:w="2155"/>
        <w:gridCol w:w="1080"/>
        <w:gridCol w:w="990"/>
        <w:gridCol w:w="1350"/>
        <w:gridCol w:w="1440"/>
        <w:gridCol w:w="1260"/>
        <w:gridCol w:w="1440"/>
      </w:tblGrid>
      <w:tr w:rsidR="005D55EA" w:rsidRPr="001C44C8" w14:paraId="1B643593" w14:textId="77777777" w:rsidTr="00DD69ED">
        <w:trPr>
          <w:trHeight w:val="300"/>
        </w:trPr>
        <w:tc>
          <w:tcPr>
            <w:tcW w:w="2155" w:type="dxa"/>
            <w:vMerge w:val="restart"/>
            <w:tcBorders>
              <w:top w:val="single" w:sz="4" w:space="0" w:color="000000"/>
              <w:left w:val="single" w:sz="4" w:space="0" w:color="000000"/>
              <w:bottom w:val="single" w:sz="12" w:space="0" w:color="000000"/>
              <w:right w:val="single" w:sz="2" w:space="0" w:color="000000"/>
            </w:tcBorders>
            <w:tcMar>
              <w:top w:w="120" w:type="dxa"/>
              <w:left w:w="40" w:type="dxa"/>
              <w:bottom w:w="40" w:type="dxa"/>
              <w:right w:w="40" w:type="dxa"/>
            </w:tcMar>
            <w:vAlign w:val="center"/>
          </w:tcPr>
          <w:p w14:paraId="3BC9BFAE" w14:textId="77777777" w:rsidR="005D55EA" w:rsidRPr="00D57179" w:rsidRDefault="005D55EA" w:rsidP="005D55EA">
            <w:pPr>
              <w:pStyle w:val="CellHeadingCentered"/>
              <w:rPr>
                <w:color w:val="auto"/>
                <w:lang w:val="ru-RU"/>
              </w:rPr>
            </w:pPr>
            <w:r w:rsidRPr="00D57179">
              <w:rPr>
                <w:color w:val="auto"/>
                <w:lang w:val="ru-RU"/>
              </w:rPr>
              <w:t>Эксплуатационные среды</w:t>
            </w:r>
          </w:p>
        </w:tc>
        <w:tc>
          <w:tcPr>
            <w:tcW w:w="1080" w:type="dxa"/>
            <w:vMerge w:val="restart"/>
            <w:tcBorders>
              <w:top w:val="single" w:sz="2" w:space="0" w:color="000000"/>
              <w:left w:val="single" w:sz="2" w:space="0" w:color="000000"/>
              <w:bottom w:val="single" w:sz="2" w:space="0" w:color="000000"/>
              <w:right w:val="single" w:sz="2" w:space="0" w:color="000000"/>
            </w:tcBorders>
            <w:tcMar>
              <w:top w:w="120" w:type="dxa"/>
              <w:left w:w="40" w:type="dxa"/>
              <w:bottom w:w="40" w:type="dxa"/>
              <w:right w:w="40" w:type="dxa"/>
            </w:tcMar>
            <w:vAlign w:val="center"/>
          </w:tcPr>
          <w:p w14:paraId="45CB4FE6" w14:textId="77777777" w:rsidR="005D55EA" w:rsidRPr="00D57179" w:rsidRDefault="005D55EA" w:rsidP="005D55EA">
            <w:pPr>
              <w:pStyle w:val="CellHeadingCentered"/>
              <w:rPr>
                <w:color w:val="auto"/>
                <w:lang w:val="ru-RU"/>
              </w:rPr>
            </w:pPr>
            <w:r>
              <w:rPr>
                <w:color w:val="auto"/>
                <w:lang w:val="ru-RU"/>
              </w:rPr>
              <w:t>Т</w:t>
            </w:r>
            <w:r w:rsidRPr="00D57179">
              <w:rPr>
                <w:color w:val="auto"/>
                <w:lang w:val="ru-RU"/>
              </w:rPr>
              <w:t>онкопленочные</w:t>
            </w:r>
          </w:p>
        </w:tc>
        <w:tc>
          <w:tcPr>
            <w:tcW w:w="990" w:type="dxa"/>
            <w:vMerge w:val="restart"/>
            <w:tcBorders>
              <w:top w:val="single" w:sz="2" w:space="0" w:color="000000"/>
              <w:left w:val="single" w:sz="2" w:space="0" w:color="000000"/>
              <w:bottom w:val="single" w:sz="2" w:space="0" w:color="000000"/>
              <w:right w:val="single" w:sz="2" w:space="0" w:color="000000"/>
            </w:tcBorders>
          </w:tcPr>
          <w:p w14:paraId="49F5F980" w14:textId="36ED6FB7" w:rsidR="005D55EA" w:rsidRPr="005D55EA" w:rsidRDefault="00DD69ED" w:rsidP="005D55EA">
            <w:pPr>
              <w:pStyle w:val="CellHeadingCentered"/>
              <w:rPr>
                <w:color w:val="auto"/>
              </w:rPr>
            </w:pPr>
            <w:r>
              <w:rPr>
                <w:color w:val="auto"/>
                <w:lang w:val="ru-RU"/>
              </w:rPr>
              <w:t>Т</w:t>
            </w:r>
            <w:r w:rsidRPr="00D57179">
              <w:rPr>
                <w:color w:val="auto"/>
                <w:lang w:val="ru-RU"/>
              </w:rPr>
              <w:t>онкопленочные</w:t>
            </w:r>
            <w:r w:rsidRPr="00B71D38">
              <w:rPr>
                <w:color w:val="auto"/>
              </w:rPr>
              <w:t xml:space="preserve"> </w:t>
            </w:r>
            <w:r w:rsidR="005D55EA" w:rsidRPr="00B71D38">
              <w:rPr>
                <w:color w:val="auto"/>
              </w:rPr>
              <w:t>I</w:t>
            </w:r>
            <w:ins w:id="166" w:author="Issayevskiy, Konstantin [STAMGazStroy LLP]" w:date="2025-12-04T16:49:00Z" w16du:dateUtc="2025-12-04T11:49:00Z">
              <w:r w:rsidR="00BF7A31">
                <w:rPr>
                  <w:color w:val="auto"/>
                </w:rPr>
                <w:t>O</w:t>
              </w:r>
            </w:ins>
            <w:del w:id="167" w:author="Issayevskiy, Konstantin [STAMGazStroy LLP]" w:date="2025-12-04T16:49:00Z" w16du:dateUtc="2025-12-04T11:49:00Z">
              <w:r w:rsidR="005D55EA" w:rsidRPr="00B71D38" w:rsidDel="00BF7A31">
                <w:rPr>
                  <w:color w:val="auto"/>
                </w:rPr>
                <w:delText>O</w:delText>
              </w:r>
            </w:del>
            <w:r w:rsidR="005D55EA" w:rsidRPr="00B71D38">
              <w:rPr>
                <w:color w:val="auto"/>
              </w:rPr>
              <w:t xml:space="preserve">GP S-715 </w:t>
            </w:r>
          </w:p>
        </w:tc>
        <w:tc>
          <w:tcPr>
            <w:tcW w:w="1350" w:type="dxa"/>
            <w:vMerge w:val="restart"/>
            <w:tcBorders>
              <w:top w:val="single" w:sz="2" w:space="0" w:color="000000"/>
              <w:left w:val="single" w:sz="2" w:space="0" w:color="000000"/>
              <w:bottom w:val="single" w:sz="2" w:space="0" w:color="000000"/>
              <w:right w:val="single" w:sz="2" w:space="0" w:color="000000"/>
            </w:tcBorders>
            <w:tcMar>
              <w:top w:w="120" w:type="dxa"/>
              <w:left w:w="40" w:type="dxa"/>
              <w:bottom w:w="40" w:type="dxa"/>
              <w:right w:w="40" w:type="dxa"/>
            </w:tcMar>
            <w:vAlign w:val="center"/>
          </w:tcPr>
          <w:p w14:paraId="23C514A8" w14:textId="5BAD56F5" w:rsidR="005D55EA" w:rsidRPr="00D57179" w:rsidRDefault="005D55EA" w:rsidP="005D55EA">
            <w:pPr>
              <w:pStyle w:val="CellHeadingCentered"/>
              <w:rPr>
                <w:color w:val="auto"/>
                <w:lang w:val="ru-RU"/>
              </w:rPr>
            </w:pPr>
            <w:r>
              <w:rPr>
                <w:color w:val="auto"/>
                <w:lang w:val="ru-RU"/>
              </w:rPr>
              <w:t>Т</w:t>
            </w:r>
            <w:r w:rsidRPr="00D57179">
              <w:rPr>
                <w:color w:val="auto"/>
                <w:lang w:val="ru-RU"/>
              </w:rPr>
              <w:t>олстопленочные</w:t>
            </w:r>
          </w:p>
        </w:tc>
        <w:tc>
          <w:tcPr>
            <w:tcW w:w="1440" w:type="dxa"/>
            <w:vMerge w:val="restart"/>
            <w:tcBorders>
              <w:top w:val="single" w:sz="4" w:space="0" w:color="000000"/>
              <w:left w:val="single" w:sz="2" w:space="0" w:color="000000"/>
              <w:bottom w:val="single" w:sz="12" w:space="0" w:color="000000"/>
              <w:right w:val="single" w:sz="4" w:space="0" w:color="000000"/>
            </w:tcBorders>
            <w:tcMar>
              <w:top w:w="120" w:type="dxa"/>
              <w:left w:w="40" w:type="dxa"/>
              <w:bottom w:w="40" w:type="dxa"/>
              <w:right w:w="40" w:type="dxa"/>
            </w:tcMar>
            <w:vAlign w:val="center"/>
          </w:tcPr>
          <w:p w14:paraId="5AB62C4C" w14:textId="77777777" w:rsidR="005D55EA" w:rsidRPr="00D57179" w:rsidRDefault="005D55EA" w:rsidP="005D55EA">
            <w:pPr>
              <w:pStyle w:val="CellHeadingCentered"/>
              <w:rPr>
                <w:color w:val="auto"/>
                <w:lang w:val="ru-RU"/>
              </w:rPr>
            </w:pPr>
            <w:r w:rsidRPr="00D57179">
              <w:rPr>
                <w:color w:val="auto"/>
                <w:lang w:val="ru-RU"/>
              </w:rPr>
              <w:t>Многослойное</w:t>
            </w:r>
          </w:p>
        </w:tc>
        <w:tc>
          <w:tcPr>
            <w:tcW w:w="27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19CE5373" w14:textId="77777777" w:rsidR="005D55EA" w:rsidRPr="00C922CE" w:rsidRDefault="005D55EA" w:rsidP="005D55EA">
            <w:pPr>
              <w:pStyle w:val="CellHeadingCentered"/>
              <w:rPr>
                <w:color w:val="auto"/>
              </w:rPr>
            </w:pPr>
            <w:r w:rsidRPr="00D57179">
              <w:rPr>
                <w:color w:val="auto"/>
                <w:lang w:val="ru-RU"/>
              </w:rPr>
              <w:t>Высокая температура/</w:t>
            </w:r>
            <w:r>
              <w:rPr>
                <w:color w:val="auto"/>
                <w:lang w:val="ru-RU"/>
              </w:rPr>
              <w:t xml:space="preserve"> </w:t>
            </w:r>
            <w:r w:rsidRPr="00D57179">
              <w:rPr>
                <w:color w:val="auto"/>
                <w:lang w:val="ru-RU"/>
              </w:rPr>
              <w:t>Давление</w:t>
            </w:r>
            <w:r>
              <w:rPr>
                <w:color w:val="auto"/>
                <w:lang w:val="ru-RU"/>
              </w:rPr>
              <w:t>**</w:t>
            </w:r>
          </w:p>
        </w:tc>
      </w:tr>
      <w:tr w:rsidR="005D55EA" w:rsidRPr="00C922CE" w14:paraId="1BBD40F7" w14:textId="77777777" w:rsidTr="00DD69ED">
        <w:trPr>
          <w:trHeight w:val="500"/>
        </w:trPr>
        <w:tc>
          <w:tcPr>
            <w:tcW w:w="2155" w:type="dxa"/>
            <w:vMerge/>
            <w:tcBorders>
              <w:top w:val="single" w:sz="4" w:space="0" w:color="000000"/>
              <w:left w:val="single" w:sz="4" w:space="0" w:color="000000"/>
              <w:bottom w:val="single" w:sz="12" w:space="0" w:color="000000"/>
              <w:right w:val="single" w:sz="2" w:space="0" w:color="000000"/>
            </w:tcBorders>
          </w:tcPr>
          <w:p w14:paraId="6E681739" w14:textId="77777777" w:rsidR="005D55EA" w:rsidRPr="00D57179" w:rsidRDefault="005D55EA" w:rsidP="005D55EA">
            <w:pPr>
              <w:pStyle w:val="CellHeadingCentered"/>
              <w:rPr>
                <w:color w:val="auto"/>
                <w:lang w:val="ru-RU"/>
              </w:rPr>
            </w:pPr>
          </w:p>
        </w:tc>
        <w:tc>
          <w:tcPr>
            <w:tcW w:w="1080" w:type="dxa"/>
            <w:vMerge/>
            <w:tcBorders>
              <w:top w:val="single" w:sz="2" w:space="0" w:color="000000"/>
              <w:left w:val="single" w:sz="2" w:space="0" w:color="000000"/>
              <w:bottom w:val="single" w:sz="12" w:space="0" w:color="000000"/>
              <w:right w:val="single" w:sz="2" w:space="0" w:color="000000"/>
            </w:tcBorders>
          </w:tcPr>
          <w:p w14:paraId="2A4FE935" w14:textId="77777777" w:rsidR="005D55EA" w:rsidRPr="00D57179" w:rsidRDefault="005D55EA" w:rsidP="005D55EA">
            <w:pPr>
              <w:pStyle w:val="CellHeadingCentered"/>
              <w:rPr>
                <w:color w:val="auto"/>
                <w:lang w:val="ru-RU"/>
              </w:rPr>
            </w:pPr>
          </w:p>
        </w:tc>
        <w:tc>
          <w:tcPr>
            <w:tcW w:w="990" w:type="dxa"/>
            <w:vMerge/>
            <w:tcBorders>
              <w:top w:val="single" w:sz="2" w:space="0" w:color="000000"/>
              <w:left w:val="single" w:sz="2" w:space="0" w:color="000000"/>
              <w:bottom w:val="single" w:sz="12" w:space="0" w:color="000000"/>
              <w:right w:val="single" w:sz="2" w:space="0" w:color="000000"/>
            </w:tcBorders>
          </w:tcPr>
          <w:p w14:paraId="139F0223" w14:textId="77777777" w:rsidR="005D55EA" w:rsidRPr="00D57179" w:rsidRDefault="005D55EA" w:rsidP="005D55EA">
            <w:pPr>
              <w:pStyle w:val="CellHeadingCentered"/>
              <w:rPr>
                <w:color w:val="auto"/>
                <w:lang w:val="ru-RU"/>
              </w:rPr>
            </w:pPr>
          </w:p>
        </w:tc>
        <w:tc>
          <w:tcPr>
            <w:tcW w:w="1350" w:type="dxa"/>
            <w:vMerge/>
            <w:tcBorders>
              <w:top w:val="single" w:sz="2" w:space="0" w:color="000000"/>
              <w:left w:val="single" w:sz="2" w:space="0" w:color="000000"/>
              <w:bottom w:val="single" w:sz="12" w:space="0" w:color="000000"/>
              <w:right w:val="single" w:sz="2" w:space="0" w:color="000000"/>
            </w:tcBorders>
          </w:tcPr>
          <w:p w14:paraId="56B267B3" w14:textId="419069B6" w:rsidR="005D55EA" w:rsidRPr="00D57179" w:rsidRDefault="005D55EA" w:rsidP="005D55EA">
            <w:pPr>
              <w:pStyle w:val="CellHeadingCentered"/>
              <w:rPr>
                <w:color w:val="auto"/>
                <w:lang w:val="ru-RU"/>
              </w:rPr>
            </w:pPr>
          </w:p>
        </w:tc>
        <w:tc>
          <w:tcPr>
            <w:tcW w:w="1440" w:type="dxa"/>
            <w:vMerge/>
            <w:tcBorders>
              <w:top w:val="nil"/>
              <w:left w:val="single" w:sz="2" w:space="0" w:color="000000"/>
              <w:bottom w:val="single" w:sz="12" w:space="0" w:color="000000"/>
              <w:right w:val="single" w:sz="4" w:space="0" w:color="000000"/>
            </w:tcBorders>
          </w:tcPr>
          <w:p w14:paraId="154128E1" w14:textId="77777777" w:rsidR="005D55EA" w:rsidRPr="00D57179" w:rsidRDefault="005D55EA" w:rsidP="005D55EA">
            <w:pPr>
              <w:pStyle w:val="CellHeadingCentered"/>
              <w:rPr>
                <w:color w:val="auto"/>
                <w:lang w:val="ru-RU"/>
              </w:rPr>
            </w:pPr>
          </w:p>
        </w:tc>
        <w:tc>
          <w:tcPr>
            <w:tcW w:w="1260" w:type="dxa"/>
            <w:tcBorders>
              <w:top w:val="nil"/>
              <w:left w:val="single" w:sz="4" w:space="0" w:color="000000"/>
              <w:bottom w:val="single" w:sz="12" w:space="0" w:color="000000"/>
              <w:right w:val="single" w:sz="4" w:space="0" w:color="000000"/>
            </w:tcBorders>
            <w:tcMar>
              <w:top w:w="120" w:type="dxa"/>
              <w:left w:w="40" w:type="dxa"/>
              <w:bottom w:w="40" w:type="dxa"/>
              <w:right w:w="40" w:type="dxa"/>
            </w:tcMar>
            <w:vAlign w:val="center"/>
          </w:tcPr>
          <w:p w14:paraId="7FC9F3F6" w14:textId="77777777" w:rsidR="005D55EA" w:rsidRPr="00D57179" w:rsidRDefault="005D55EA" w:rsidP="005D55EA">
            <w:pPr>
              <w:pStyle w:val="CellHeadingCentered"/>
              <w:rPr>
                <w:color w:val="auto"/>
                <w:lang w:val="ru-RU"/>
              </w:rPr>
            </w:pPr>
            <w:r>
              <w:rPr>
                <w:color w:val="auto"/>
                <w:lang w:val="ru-RU"/>
              </w:rPr>
              <w:t>Высокая температура</w:t>
            </w:r>
          </w:p>
        </w:tc>
        <w:tc>
          <w:tcPr>
            <w:tcW w:w="1440" w:type="dxa"/>
            <w:tcBorders>
              <w:top w:val="nil"/>
              <w:left w:val="single" w:sz="4" w:space="0" w:color="000000"/>
              <w:bottom w:val="single" w:sz="12" w:space="0" w:color="000000"/>
              <w:right w:val="single" w:sz="4" w:space="0" w:color="000000"/>
            </w:tcBorders>
            <w:tcMar>
              <w:top w:w="120" w:type="dxa"/>
              <w:left w:w="40" w:type="dxa"/>
              <w:bottom w:w="40" w:type="dxa"/>
              <w:right w:w="40" w:type="dxa"/>
            </w:tcMar>
            <w:vAlign w:val="center"/>
          </w:tcPr>
          <w:p w14:paraId="01A1155D" w14:textId="77777777" w:rsidR="005D55EA" w:rsidRPr="00D57179" w:rsidRDefault="005D55EA" w:rsidP="005D55EA">
            <w:pPr>
              <w:pStyle w:val="CellHeadingCentered"/>
              <w:rPr>
                <w:color w:val="auto"/>
                <w:lang w:val="ru-RU"/>
              </w:rPr>
            </w:pPr>
            <w:r w:rsidRPr="00D57179">
              <w:rPr>
                <w:color w:val="auto"/>
                <w:lang w:val="ru-RU"/>
              </w:rPr>
              <w:t>Высокое давление</w:t>
            </w:r>
          </w:p>
        </w:tc>
      </w:tr>
      <w:tr w:rsidR="00DD69ED" w:rsidRPr="00D57179" w14:paraId="6AF7452E" w14:textId="77777777" w:rsidTr="00DD69ED">
        <w:trPr>
          <w:trHeight w:val="300"/>
        </w:trPr>
        <w:tc>
          <w:tcPr>
            <w:tcW w:w="2155" w:type="dxa"/>
            <w:tcBorders>
              <w:top w:val="nil"/>
              <w:left w:val="single" w:sz="4" w:space="0" w:color="000000"/>
              <w:bottom w:val="single" w:sz="4" w:space="0" w:color="000000"/>
              <w:right w:val="single" w:sz="2" w:space="0" w:color="000000"/>
            </w:tcBorders>
            <w:tcMar>
              <w:top w:w="120" w:type="dxa"/>
              <w:left w:w="40" w:type="dxa"/>
              <w:bottom w:w="40" w:type="dxa"/>
              <w:right w:w="40" w:type="dxa"/>
            </w:tcMar>
          </w:tcPr>
          <w:p w14:paraId="467215B4" w14:textId="77777777" w:rsidR="005D55EA" w:rsidRPr="00D57179" w:rsidRDefault="005D55EA" w:rsidP="005D55EA">
            <w:pPr>
              <w:pStyle w:val="CellBodyCentered"/>
              <w:rPr>
                <w:color w:val="auto"/>
                <w:lang w:val="ru-RU"/>
              </w:rPr>
            </w:pPr>
            <w:r w:rsidRPr="00D57179">
              <w:rPr>
                <w:color w:val="auto"/>
                <w:lang w:val="ru-RU"/>
              </w:rPr>
              <w:t>Пресная вода</w:t>
            </w:r>
          </w:p>
        </w:tc>
        <w:tc>
          <w:tcPr>
            <w:tcW w:w="1080" w:type="dxa"/>
            <w:tcBorders>
              <w:top w:val="single" w:sz="12" w:space="0" w:color="000000"/>
              <w:left w:val="single" w:sz="2" w:space="0" w:color="000000"/>
              <w:bottom w:val="single" w:sz="2" w:space="0" w:color="000000"/>
              <w:right w:val="single" w:sz="2" w:space="0" w:color="000000"/>
            </w:tcBorders>
            <w:tcMar>
              <w:top w:w="120" w:type="dxa"/>
              <w:left w:w="40" w:type="dxa"/>
              <w:bottom w:w="40" w:type="dxa"/>
              <w:right w:w="40" w:type="dxa"/>
            </w:tcMar>
            <w:vAlign w:val="center"/>
          </w:tcPr>
          <w:p w14:paraId="21B774CB" w14:textId="77777777" w:rsidR="005D55EA" w:rsidRPr="00D57179" w:rsidRDefault="005D55EA" w:rsidP="005D55EA">
            <w:pPr>
              <w:pStyle w:val="CellBodyCentered"/>
              <w:rPr>
                <w:color w:val="auto"/>
                <w:lang w:val="ru-RU"/>
              </w:rPr>
            </w:pPr>
            <w:r w:rsidRPr="00D57179">
              <w:rPr>
                <w:color w:val="auto"/>
                <w:lang w:val="ru-RU"/>
              </w:rPr>
              <w:t>8.1</w:t>
            </w:r>
          </w:p>
        </w:tc>
        <w:tc>
          <w:tcPr>
            <w:tcW w:w="990" w:type="dxa"/>
            <w:tcBorders>
              <w:top w:val="single" w:sz="12" w:space="0" w:color="000000"/>
              <w:left w:val="single" w:sz="2" w:space="0" w:color="000000"/>
              <w:bottom w:val="single" w:sz="2" w:space="0" w:color="000000"/>
              <w:right w:val="single" w:sz="2" w:space="0" w:color="000000"/>
            </w:tcBorders>
            <w:vAlign w:val="center"/>
          </w:tcPr>
          <w:p w14:paraId="44706BEA" w14:textId="77777777" w:rsidR="005D55EA" w:rsidRPr="00D57179" w:rsidRDefault="005D55EA" w:rsidP="005D55EA">
            <w:pPr>
              <w:pStyle w:val="CellBodyCentered"/>
              <w:rPr>
                <w:color w:val="auto"/>
                <w:lang w:val="ru-RU"/>
              </w:rPr>
            </w:pPr>
          </w:p>
        </w:tc>
        <w:tc>
          <w:tcPr>
            <w:tcW w:w="1350" w:type="dxa"/>
            <w:tcBorders>
              <w:top w:val="single" w:sz="12" w:space="0" w:color="000000"/>
              <w:left w:val="single" w:sz="2" w:space="0" w:color="000000"/>
              <w:bottom w:val="single" w:sz="2" w:space="0" w:color="000000"/>
              <w:right w:val="single" w:sz="2" w:space="0" w:color="000000"/>
            </w:tcBorders>
            <w:tcMar>
              <w:top w:w="120" w:type="dxa"/>
              <w:left w:w="40" w:type="dxa"/>
              <w:bottom w:w="40" w:type="dxa"/>
              <w:right w:w="40" w:type="dxa"/>
            </w:tcMar>
            <w:vAlign w:val="center"/>
          </w:tcPr>
          <w:p w14:paraId="16085C2D" w14:textId="58D2751A" w:rsidR="005D55EA" w:rsidRPr="00D57179" w:rsidRDefault="005D55EA" w:rsidP="005D55EA">
            <w:pPr>
              <w:pStyle w:val="CellBodyCentered"/>
              <w:rPr>
                <w:color w:val="auto"/>
                <w:lang w:val="ru-RU"/>
              </w:rPr>
            </w:pPr>
            <w:r w:rsidRPr="00D57179">
              <w:rPr>
                <w:color w:val="auto"/>
                <w:lang w:val="ru-RU"/>
              </w:rPr>
              <w:t>9.1</w:t>
            </w:r>
          </w:p>
        </w:tc>
        <w:tc>
          <w:tcPr>
            <w:tcW w:w="1440" w:type="dxa"/>
            <w:tcBorders>
              <w:top w:val="single" w:sz="12"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59C4E850" w14:textId="77777777" w:rsidR="005D55EA" w:rsidRPr="00D57179" w:rsidRDefault="005D55EA" w:rsidP="005D55EA">
            <w:pPr>
              <w:pStyle w:val="CellBodyCentered"/>
              <w:rPr>
                <w:color w:val="auto"/>
                <w:lang w:val="ru-RU"/>
              </w:rPr>
            </w:pPr>
            <w:r w:rsidRPr="00D57179">
              <w:rPr>
                <w:color w:val="auto"/>
                <w:lang w:val="ru-RU"/>
              </w:rPr>
              <w:t>10.1</w:t>
            </w:r>
          </w:p>
        </w:tc>
        <w:tc>
          <w:tcPr>
            <w:tcW w:w="1260" w:type="dxa"/>
            <w:tcBorders>
              <w:top w:val="single" w:sz="12"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72112737"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c>
          <w:tcPr>
            <w:tcW w:w="1440" w:type="dxa"/>
            <w:tcBorders>
              <w:top w:val="single" w:sz="12"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171A673D"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r>
      <w:tr w:rsidR="005D55EA" w:rsidRPr="00D57179" w14:paraId="525DE929"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2B25F47E" w14:textId="77777777" w:rsidR="005D55EA" w:rsidRPr="00D57179" w:rsidRDefault="005D55EA" w:rsidP="005D55EA">
            <w:pPr>
              <w:pStyle w:val="CellBodyCentered"/>
              <w:rPr>
                <w:color w:val="auto"/>
                <w:lang w:val="ru-RU"/>
              </w:rPr>
            </w:pPr>
            <w:r w:rsidRPr="00D57179">
              <w:rPr>
                <w:color w:val="auto"/>
                <w:lang w:val="ru-RU"/>
              </w:rPr>
              <w:t>Деминерализованная вода</w:t>
            </w:r>
          </w:p>
        </w:tc>
        <w:tc>
          <w:tcPr>
            <w:tcW w:w="1080" w:type="dxa"/>
            <w:tcBorders>
              <w:top w:val="single" w:sz="2"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6A214622" w14:textId="77777777" w:rsidR="005D55EA" w:rsidRPr="00D57179" w:rsidRDefault="005D55EA" w:rsidP="005D55EA">
            <w:pPr>
              <w:pStyle w:val="CellBodyCentered"/>
              <w:rPr>
                <w:color w:val="auto"/>
                <w:lang w:val="ru-RU"/>
              </w:rPr>
            </w:pPr>
            <w:r w:rsidRPr="00D57179">
              <w:rPr>
                <w:color w:val="auto"/>
                <w:lang w:val="ru-RU"/>
              </w:rPr>
              <w:t>8.2</w:t>
            </w:r>
          </w:p>
        </w:tc>
        <w:tc>
          <w:tcPr>
            <w:tcW w:w="990" w:type="dxa"/>
            <w:tcBorders>
              <w:top w:val="single" w:sz="2" w:space="0" w:color="000000"/>
              <w:left w:val="single" w:sz="2" w:space="0" w:color="000000"/>
              <w:bottom w:val="single" w:sz="2" w:space="0" w:color="000000"/>
              <w:right w:val="single" w:sz="2" w:space="0" w:color="000000"/>
            </w:tcBorders>
            <w:vAlign w:val="center"/>
          </w:tcPr>
          <w:p w14:paraId="2BC4401F" w14:textId="77777777" w:rsidR="005D55EA" w:rsidRPr="00D57179" w:rsidRDefault="005D55EA" w:rsidP="005D55EA">
            <w:pPr>
              <w:pStyle w:val="CellBodyCentered"/>
              <w:rPr>
                <w:color w:val="auto"/>
                <w:lang w:val="ru-RU"/>
              </w:rPr>
            </w:pPr>
          </w:p>
        </w:tc>
        <w:tc>
          <w:tcPr>
            <w:tcW w:w="1350" w:type="dxa"/>
            <w:tcBorders>
              <w:top w:val="single" w:sz="2"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198C87AE" w14:textId="5EA37C32" w:rsidR="005D55EA" w:rsidRPr="00D57179" w:rsidRDefault="005D55EA" w:rsidP="005D55EA">
            <w:pPr>
              <w:pStyle w:val="CellBodyCentered"/>
              <w:rPr>
                <w:color w:val="auto"/>
                <w:lang w:val="ru-RU"/>
              </w:rPr>
            </w:pPr>
            <w:r w:rsidRPr="00D57179">
              <w:rPr>
                <w:color w:val="auto"/>
                <w:lang w:val="ru-RU"/>
              </w:rPr>
              <w:t>9.2</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3F3DE551" w14:textId="77777777" w:rsidR="005D55EA" w:rsidRPr="00D57179" w:rsidRDefault="005D55EA" w:rsidP="005D55EA">
            <w:pPr>
              <w:pStyle w:val="CellBodyCentered"/>
              <w:rPr>
                <w:color w:val="auto"/>
                <w:lang w:val="ru-RU"/>
              </w:rPr>
            </w:pPr>
            <w:r w:rsidRPr="00D57179">
              <w:rPr>
                <w:color w:val="auto"/>
                <w:lang w:val="ru-RU"/>
              </w:rPr>
              <w:t>10.2</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44933CBA" w14:textId="77777777" w:rsidR="005D55EA" w:rsidRPr="00D57179" w:rsidRDefault="005D55EA" w:rsidP="005D55EA">
            <w:pPr>
              <w:pStyle w:val="CellBodyCentered"/>
              <w:rPr>
                <w:color w:val="auto"/>
                <w:lang w:val="ru-RU"/>
              </w:rPr>
            </w:pPr>
            <w:r w:rsidRPr="00D57179">
              <w:rPr>
                <w:color w:val="auto"/>
                <w:lang w:val="ru-RU"/>
              </w:rPr>
              <w:t>11.2</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5F8D7F6A" w14:textId="77777777" w:rsidR="005D55EA" w:rsidRPr="00D57179" w:rsidRDefault="005D55EA" w:rsidP="005D55EA">
            <w:pPr>
              <w:pStyle w:val="CellBodyCentered"/>
              <w:rPr>
                <w:color w:val="auto"/>
                <w:lang w:val="ru-RU"/>
              </w:rPr>
            </w:pPr>
          </w:p>
        </w:tc>
      </w:tr>
      <w:tr w:rsidR="005D55EA" w:rsidRPr="00D57179" w14:paraId="6A185381"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7C6BA0F" w14:textId="77777777" w:rsidR="005D55EA" w:rsidRPr="00D57179" w:rsidRDefault="005D55EA" w:rsidP="005D55EA">
            <w:pPr>
              <w:pStyle w:val="CellBodyCentered"/>
              <w:rPr>
                <w:color w:val="auto"/>
                <w:lang w:val="ru-RU"/>
              </w:rPr>
            </w:pPr>
            <w:r w:rsidRPr="00D57179">
              <w:rPr>
                <w:color w:val="auto"/>
                <w:lang w:val="ru-RU"/>
              </w:rPr>
              <w:t>Питьевая вода</w:t>
            </w:r>
          </w:p>
        </w:tc>
        <w:tc>
          <w:tcPr>
            <w:tcW w:w="108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1DDCCE6F" w14:textId="77777777" w:rsidR="005D55EA" w:rsidRPr="00D57179" w:rsidRDefault="005D55EA" w:rsidP="005D55EA">
            <w:pPr>
              <w:pStyle w:val="CellBodyCentered"/>
              <w:rPr>
                <w:color w:val="auto"/>
                <w:lang w:val="ru-RU"/>
              </w:rPr>
            </w:pPr>
            <w:r w:rsidRPr="00D57179">
              <w:rPr>
                <w:color w:val="auto"/>
                <w:lang w:val="ru-RU"/>
              </w:rPr>
              <w:t>8.3</w:t>
            </w:r>
          </w:p>
        </w:tc>
        <w:tc>
          <w:tcPr>
            <w:tcW w:w="990" w:type="dxa"/>
            <w:tcBorders>
              <w:top w:val="single" w:sz="2" w:space="0" w:color="000000"/>
              <w:left w:val="single" w:sz="2" w:space="0" w:color="000000"/>
              <w:bottom w:val="single" w:sz="2" w:space="0" w:color="000000"/>
              <w:right w:val="single" w:sz="2" w:space="0" w:color="000000"/>
            </w:tcBorders>
            <w:vAlign w:val="center"/>
          </w:tcPr>
          <w:p w14:paraId="67E71333" w14:textId="1DCC431B" w:rsidR="005D55EA" w:rsidRPr="00D57179" w:rsidRDefault="00BF7A31" w:rsidP="005D55EA">
            <w:pPr>
              <w:pStyle w:val="CellBodyCentered"/>
              <w:rPr>
                <w:color w:val="auto"/>
                <w:lang w:val="ru-RU"/>
              </w:rPr>
            </w:pPr>
            <w:ins w:id="168" w:author="Issayevskiy, Konstantin [STAMGazStroy LLP]" w:date="2025-12-04T16:49:00Z" w16du:dateUtc="2025-12-04T11:49:00Z">
              <w:r>
                <w:rPr>
                  <w:color w:val="auto"/>
                </w:rPr>
                <w:t>3</w:t>
              </w:r>
            </w:ins>
            <w:del w:id="169" w:author="Issayevskiy, Konstantin [STAMGazStroy LLP]" w:date="2025-12-04T16:49:00Z" w16du:dateUtc="2025-12-04T11:49:00Z">
              <w:r w:rsidR="005D55EA" w:rsidRPr="001B3601" w:rsidDel="00BF7A31">
                <w:rPr>
                  <w:color w:val="auto"/>
                </w:rPr>
                <w:delText>3</w:delText>
              </w:r>
            </w:del>
            <w:r w:rsidR="005D55EA" w:rsidRPr="001B3601">
              <w:rPr>
                <w:color w:val="auto"/>
              </w:rPr>
              <w:t>A</w:t>
            </w:r>
          </w:p>
        </w:tc>
        <w:tc>
          <w:tcPr>
            <w:tcW w:w="13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3AE82AE7" w14:textId="19691268" w:rsidR="005D55EA" w:rsidRPr="00D57179" w:rsidRDefault="005D55EA" w:rsidP="005D55EA">
            <w:pPr>
              <w:pStyle w:val="CellBodyCentered"/>
              <w:rPr>
                <w:color w:val="auto"/>
                <w:lang w:val="ru-RU"/>
              </w:rPr>
            </w:pPr>
            <w:r w:rsidRPr="00D57179">
              <w:rPr>
                <w:color w:val="auto"/>
                <w:lang w:val="ru-RU"/>
              </w:rPr>
              <w:t>9.3</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77C2AAB1" w14:textId="573AE912" w:rsidR="005D55EA" w:rsidRPr="00D57179" w:rsidRDefault="005D55EA" w:rsidP="005D55EA">
            <w:pPr>
              <w:pStyle w:val="CellBodyCentered"/>
              <w:rPr>
                <w:color w:val="auto"/>
                <w:lang w:val="ru-RU"/>
              </w:rPr>
            </w:pP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021B5326" w14:textId="77777777" w:rsidR="005D55EA" w:rsidRPr="00D57179" w:rsidRDefault="005D55EA" w:rsidP="005D55EA">
            <w:pPr>
              <w:pStyle w:val="CellBodyCentered"/>
              <w:rPr>
                <w:color w:val="auto"/>
                <w:lang w:val="ru-RU"/>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6D517C3E" w14:textId="77777777" w:rsidR="005D55EA" w:rsidRPr="00D57179" w:rsidRDefault="005D55EA" w:rsidP="005D55EA">
            <w:pPr>
              <w:pStyle w:val="CellBodyCentered"/>
              <w:rPr>
                <w:color w:val="auto"/>
                <w:lang w:val="ru-RU"/>
              </w:rPr>
            </w:pPr>
          </w:p>
        </w:tc>
      </w:tr>
      <w:tr w:rsidR="005D55EA" w:rsidRPr="00D57179" w14:paraId="345424D2"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2486BE2" w14:textId="77777777" w:rsidR="005D55EA" w:rsidRPr="00D57179" w:rsidRDefault="005D55EA" w:rsidP="005D55EA">
            <w:pPr>
              <w:pStyle w:val="CellBodyCentered"/>
              <w:rPr>
                <w:color w:val="auto"/>
                <w:lang w:val="ru-RU"/>
              </w:rPr>
            </w:pPr>
            <w:r w:rsidRPr="00D57179">
              <w:rPr>
                <w:color w:val="auto"/>
                <w:lang w:val="ru-RU"/>
              </w:rPr>
              <w:t>Соленая вода и соляной раствор</w:t>
            </w:r>
          </w:p>
        </w:tc>
        <w:tc>
          <w:tcPr>
            <w:tcW w:w="108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6F5F85C8" w14:textId="77777777" w:rsidR="005D55EA" w:rsidRPr="00D57179" w:rsidRDefault="005D55EA" w:rsidP="005D55EA">
            <w:pPr>
              <w:pStyle w:val="CellBodyCentered"/>
              <w:rPr>
                <w:color w:val="auto"/>
                <w:lang w:val="ru-RU"/>
              </w:rPr>
            </w:pPr>
            <w:r w:rsidRPr="00D57179">
              <w:rPr>
                <w:color w:val="auto"/>
                <w:lang w:val="ru-RU"/>
              </w:rPr>
              <w:t>8.4</w:t>
            </w:r>
          </w:p>
        </w:tc>
        <w:tc>
          <w:tcPr>
            <w:tcW w:w="990" w:type="dxa"/>
            <w:tcBorders>
              <w:top w:val="single" w:sz="2" w:space="0" w:color="000000"/>
              <w:left w:val="single" w:sz="2" w:space="0" w:color="000000"/>
              <w:bottom w:val="single" w:sz="2" w:space="0" w:color="000000"/>
              <w:right w:val="single" w:sz="2" w:space="0" w:color="000000"/>
            </w:tcBorders>
            <w:vAlign w:val="center"/>
          </w:tcPr>
          <w:p w14:paraId="7C57F439" w14:textId="63ACA8A1" w:rsidR="005D55EA" w:rsidRPr="00D57179" w:rsidRDefault="00BF7A31" w:rsidP="005D55EA">
            <w:pPr>
              <w:pStyle w:val="CellBodyCentered"/>
              <w:rPr>
                <w:color w:val="auto"/>
                <w:lang w:val="ru-RU"/>
              </w:rPr>
            </w:pPr>
            <w:ins w:id="170" w:author="Issayevskiy, Konstantin [STAMGazStroy LLP]" w:date="2025-12-04T16:49:00Z" w16du:dateUtc="2025-12-04T11:49:00Z">
              <w:r>
                <w:rPr>
                  <w:color w:val="auto"/>
                </w:rPr>
                <w:t>3</w:t>
              </w:r>
            </w:ins>
            <w:del w:id="171" w:author="Issayevskiy, Konstantin [STAMGazStroy LLP]" w:date="2025-12-04T16:49:00Z" w16du:dateUtc="2025-12-04T11:49:00Z">
              <w:r w:rsidR="005D55EA" w:rsidRPr="005D55EA" w:rsidDel="00BF7A31">
                <w:rPr>
                  <w:color w:val="auto"/>
                  <w:lang w:val="ru-RU"/>
                </w:rPr>
                <w:delText>3</w:delText>
              </w:r>
            </w:del>
            <w:r w:rsidR="005D55EA" w:rsidRPr="005D55EA">
              <w:rPr>
                <w:color w:val="auto"/>
                <w:lang w:val="ru-RU"/>
              </w:rPr>
              <w:t>B</w:t>
            </w:r>
          </w:p>
        </w:tc>
        <w:tc>
          <w:tcPr>
            <w:tcW w:w="13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3E9C2AD7" w14:textId="75F24734" w:rsidR="005D55EA" w:rsidRPr="00D57179" w:rsidRDefault="005D55EA" w:rsidP="005D55EA">
            <w:pPr>
              <w:pStyle w:val="CellBodyCentered"/>
              <w:rPr>
                <w:color w:val="auto"/>
                <w:lang w:val="ru-RU"/>
              </w:rPr>
            </w:pPr>
            <w:r w:rsidRPr="00D57179">
              <w:rPr>
                <w:color w:val="auto"/>
                <w:lang w:val="ru-RU"/>
              </w:rPr>
              <w:t>9.4</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08244437" w14:textId="77777777" w:rsidR="005D55EA" w:rsidRPr="00D57179" w:rsidRDefault="005D55EA" w:rsidP="005D55EA">
            <w:pPr>
              <w:pStyle w:val="CellBodyCentered"/>
              <w:rPr>
                <w:color w:val="auto"/>
                <w:lang w:val="ru-RU"/>
              </w:rPr>
            </w:pPr>
            <w:r w:rsidRPr="00D57179">
              <w:rPr>
                <w:color w:val="auto"/>
                <w:lang w:val="ru-RU"/>
              </w:rPr>
              <w:t>10.4</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725997BE" w14:textId="77777777" w:rsidR="005D55EA" w:rsidRPr="00D57179" w:rsidRDefault="005D55EA" w:rsidP="005D55EA">
            <w:pPr>
              <w:pStyle w:val="CellBodyCentered"/>
              <w:rPr>
                <w:color w:val="auto"/>
                <w:lang w:val="ru-RU"/>
              </w:rPr>
            </w:pPr>
            <w:r w:rsidRPr="00D57179">
              <w:rPr>
                <w:color w:val="auto"/>
                <w:lang w:val="ru-RU"/>
              </w:rPr>
              <w:t>11.4</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721F42D7" w14:textId="77777777" w:rsidR="005D55EA" w:rsidRPr="00D57179" w:rsidRDefault="005D55EA" w:rsidP="005D55EA">
            <w:pPr>
              <w:pStyle w:val="CellBodyCentered"/>
              <w:rPr>
                <w:color w:val="auto"/>
                <w:lang w:val="ru-RU"/>
              </w:rPr>
            </w:pPr>
            <w:r w:rsidRPr="00D57179">
              <w:rPr>
                <w:color w:val="auto"/>
                <w:lang w:val="ru-RU"/>
              </w:rPr>
              <w:t>11.4.2</w:t>
            </w:r>
          </w:p>
        </w:tc>
      </w:tr>
      <w:tr w:rsidR="005D55EA" w:rsidRPr="00D57179" w14:paraId="22F0B8C1"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B1569BA" w14:textId="77777777" w:rsidR="005D55EA" w:rsidRPr="00D57179" w:rsidRDefault="005D55EA" w:rsidP="005D55EA">
            <w:pPr>
              <w:pStyle w:val="CellBodyCentered"/>
              <w:rPr>
                <w:color w:val="auto"/>
                <w:lang w:val="ru-RU"/>
              </w:rPr>
            </w:pPr>
            <w:r w:rsidRPr="00D57179">
              <w:rPr>
                <w:color w:val="auto"/>
                <w:lang w:val="ru-RU"/>
              </w:rPr>
              <w:t>Пластовая вода</w:t>
            </w:r>
          </w:p>
        </w:tc>
        <w:tc>
          <w:tcPr>
            <w:tcW w:w="108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1F85CB74" w14:textId="77777777" w:rsidR="005D55EA" w:rsidRPr="00D57179" w:rsidRDefault="005D55EA" w:rsidP="005D55EA">
            <w:pPr>
              <w:pStyle w:val="CellBodyCentered"/>
              <w:rPr>
                <w:color w:val="auto"/>
                <w:lang w:val="ru-RU"/>
              </w:rPr>
            </w:pPr>
            <w:r w:rsidRPr="00D57179">
              <w:rPr>
                <w:color w:val="auto"/>
                <w:lang w:val="ru-RU"/>
              </w:rPr>
              <w:t>8.5</w:t>
            </w:r>
          </w:p>
        </w:tc>
        <w:tc>
          <w:tcPr>
            <w:tcW w:w="990" w:type="dxa"/>
            <w:tcBorders>
              <w:top w:val="single" w:sz="2" w:space="0" w:color="000000"/>
              <w:left w:val="single" w:sz="2" w:space="0" w:color="000000"/>
              <w:bottom w:val="single" w:sz="2" w:space="0" w:color="000000"/>
              <w:right w:val="single" w:sz="2" w:space="0" w:color="000000"/>
            </w:tcBorders>
            <w:vAlign w:val="center"/>
          </w:tcPr>
          <w:p w14:paraId="6C68D8C7" w14:textId="0534067D" w:rsidR="005D55EA" w:rsidRPr="00D57179" w:rsidRDefault="00BF7A31" w:rsidP="005D55EA">
            <w:pPr>
              <w:pStyle w:val="CellBodyCentered"/>
              <w:rPr>
                <w:color w:val="auto"/>
                <w:lang w:val="ru-RU"/>
              </w:rPr>
            </w:pPr>
            <w:ins w:id="172" w:author="Issayevskiy, Konstantin [STAMGazStroy LLP]" w:date="2025-12-04T16:49:00Z" w16du:dateUtc="2025-12-04T11:49:00Z">
              <w:r>
                <w:rPr>
                  <w:color w:val="auto"/>
                </w:rPr>
                <w:t>3</w:t>
              </w:r>
            </w:ins>
            <w:del w:id="173" w:author="Issayevskiy, Konstantin [STAMGazStroy LLP]" w:date="2025-12-04T16:49:00Z" w16du:dateUtc="2025-12-04T11:49:00Z">
              <w:r w:rsidR="005D55EA" w:rsidRPr="005D55EA" w:rsidDel="00BF7A31">
                <w:rPr>
                  <w:color w:val="auto"/>
                  <w:lang w:val="ru-RU"/>
                </w:rPr>
                <w:delText>3</w:delText>
              </w:r>
            </w:del>
            <w:r w:rsidR="005D55EA" w:rsidRPr="005D55EA">
              <w:rPr>
                <w:color w:val="auto"/>
                <w:lang w:val="ru-RU"/>
              </w:rPr>
              <w:t>B, 3D</w:t>
            </w:r>
          </w:p>
        </w:tc>
        <w:tc>
          <w:tcPr>
            <w:tcW w:w="13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6ADAF489" w14:textId="4B214D9F" w:rsidR="005D55EA" w:rsidRPr="00D57179" w:rsidRDefault="005D55EA" w:rsidP="005D55EA">
            <w:pPr>
              <w:pStyle w:val="CellBodyCentered"/>
              <w:rPr>
                <w:color w:val="auto"/>
                <w:lang w:val="ru-RU"/>
              </w:rPr>
            </w:pPr>
            <w:r w:rsidRPr="00D57179">
              <w:rPr>
                <w:color w:val="auto"/>
                <w:lang w:val="ru-RU"/>
              </w:rPr>
              <w:t>9.5</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6CE40BFA" w14:textId="77777777" w:rsidR="005D55EA" w:rsidRPr="00D57179" w:rsidRDefault="005D55EA" w:rsidP="005D55EA">
            <w:pPr>
              <w:pStyle w:val="CellBodyCentered"/>
              <w:rPr>
                <w:color w:val="auto"/>
                <w:lang w:val="ru-RU"/>
              </w:rPr>
            </w:pPr>
            <w:r w:rsidRPr="00D57179">
              <w:rPr>
                <w:color w:val="auto"/>
                <w:lang w:val="ru-RU"/>
              </w:rPr>
              <w:t>10.5</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03AC585B" w14:textId="77777777" w:rsidR="005D55EA" w:rsidRPr="00D57179" w:rsidRDefault="005D55EA" w:rsidP="005D55EA">
            <w:pPr>
              <w:pStyle w:val="CellBodyCentered"/>
              <w:rPr>
                <w:color w:val="auto"/>
                <w:lang w:val="ru-RU"/>
              </w:rPr>
            </w:pPr>
            <w:r w:rsidRPr="00D57179">
              <w:rPr>
                <w:color w:val="auto"/>
                <w:lang w:val="ru-RU"/>
              </w:rPr>
              <w:t>11.5</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05C64925" w14:textId="77777777" w:rsidR="005D55EA" w:rsidRPr="00D57179" w:rsidRDefault="005D55EA" w:rsidP="005D55EA">
            <w:pPr>
              <w:pStyle w:val="CellBodyCentered"/>
              <w:rPr>
                <w:color w:val="auto"/>
                <w:lang w:val="ru-RU"/>
              </w:rPr>
            </w:pPr>
            <w:r w:rsidRPr="00D57179">
              <w:rPr>
                <w:color w:val="auto"/>
                <w:lang w:val="ru-RU"/>
              </w:rPr>
              <w:t>11.5.2</w:t>
            </w:r>
          </w:p>
        </w:tc>
      </w:tr>
      <w:tr w:rsidR="005D55EA" w:rsidRPr="00D57179" w14:paraId="6C861F23"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7EC9351" w14:textId="77777777" w:rsidR="005D55EA" w:rsidRPr="00D57179" w:rsidRDefault="005D55EA" w:rsidP="005D55EA">
            <w:pPr>
              <w:pStyle w:val="CellBodyCentered"/>
              <w:rPr>
                <w:color w:val="auto"/>
                <w:lang w:val="ru-RU"/>
              </w:rPr>
            </w:pPr>
            <w:r w:rsidRPr="00D57179">
              <w:rPr>
                <w:color w:val="auto"/>
                <w:lang w:val="ru-RU"/>
              </w:rPr>
              <w:t>Сырая нефть (бессернистая и сероводородосодержащая нефть)</w:t>
            </w:r>
          </w:p>
        </w:tc>
        <w:tc>
          <w:tcPr>
            <w:tcW w:w="108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19DC3DAE" w14:textId="77777777" w:rsidR="005D55EA" w:rsidRPr="00D57179" w:rsidRDefault="005D55EA" w:rsidP="005D55EA">
            <w:pPr>
              <w:pStyle w:val="CellBodyCentered"/>
              <w:rPr>
                <w:color w:val="auto"/>
                <w:lang w:val="ru-RU"/>
              </w:rPr>
            </w:pPr>
            <w:r w:rsidRPr="00D57179">
              <w:rPr>
                <w:color w:val="auto"/>
                <w:lang w:val="ru-RU"/>
              </w:rPr>
              <w:t>8.6</w:t>
            </w:r>
          </w:p>
        </w:tc>
        <w:tc>
          <w:tcPr>
            <w:tcW w:w="990" w:type="dxa"/>
            <w:tcBorders>
              <w:top w:val="single" w:sz="2" w:space="0" w:color="000000"/>
              <w:left w:val="single" w:sz="2" w:space="0" w:color="000000"/>
              <w:bottom w:val="single" w:sz="2" w:space="0" w:color="000000"/>
              <w:right w:val="single" w:sz="2" w:space="0" w:color="000000"/>
            </w:tcBorders>
            <w:vAlign w:val="center"/>
          </w:tcPr>
          <w:p w14:paraId="3B3CEDD1" w14:textId="3B8D48D5" w:rsidR="005D55EA" w:rsidRPr="00D57179" w:rsidRDefault="00BF7A31" w:rsidP="005D55EA">
            <w:pPr>
              <w:pStyle w:val="CellBodyCentered"/>
              <w:rPr>
                <w:color w:val="auto"/>
                <w:lang w:val="ru-RU"/>
              </w:rPr>
            </w:pPr>
            <w:ins w:id="174" w:author="Issayevskiy, Konstantin [STAMGazStroy LLP]" w:date="2025-12-04T16:49:00Z" w16du:dateUtc="2025-12-04T11:49:00Z">
              <w:r>
                <w:rPr>
                  <w:color w:val="auto"/>
                </w:rPr>
                <w:t>3</w:t>
              </w:r>
            </w:ins>
            <w:del w:id="175" w:author="Issayevskiy, Konstantin [STAMGazStroy LLP]" w:date="2025-12-04T16:49:00Z" w16du:dateUtc="2025-12-04T11:49:00Z">
              <w:r w:rsidR="005D55EA" w:rsidRPr="005D55EA" w:rsidDel="00BF7A31">
                <w:rPr>
                  <w:color w:val="auto"/>
                  <w:lang w:val="ru-RU"/>
                </w:rPr>
                <w:delText>3</w:delText>
              </w:r>
            </w:del>
            <w:r w:rsidR="005D55EA" w:rsidRPr="005D55EA">
              <w:rPr>
                <w:color w:val="auto"/>
                <w:lang w:val="ru-RU"/>
              </w:rPr>
              <w:t>C</w:t>
            </w:r>
          </w:p>
        </w:tc>
        <w:tc>
          <w:tcPr>
            <w:tcW w:w="13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3136F8FB" w14:textId="4FF8B6BA" w:rsidR="005D55EA" w:rsidRPr="00D57179" w:rsidRDefault="005D55EA" w:rsidP="005D55EA">
            <w:pPr>
              <w:pStyle w:val="CellBodyCentered"/>
              <w:rPr>
                <w:color w:val="auto"/>
                <w:lang w:val="ru-RU"/>
              </w:rPr>
            </w:pPr>
            <w:r w:rsidRPr="00D57179">
              <w:rPr>
                <w:color w:val="auto"/>
                <w:lang w:val="ru-RU"/>
              </w:rPr>
              <w:t>9.6</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24FA7493" w14:textId="77777777" w:rsidR="005D55EA" w:rsidRPr="00D57179" w:rsidRDefault="005D55EA" w:rsidP="005D55EA">
            <w:pPr>
              <w:pStyle w:val="CellBodyCentered"/>
              <w:rPr>
                <w:color w:val="auto"/>
                <w:lang w:val="ru-RU"/>
              </w:rPr>
            </w:pPr>
            <w:r w:rsidRPr="00D57179">
              <w:rPr>
                <w:color w:val="auto"/>
                <w:lang w:val="ru-RU"/>
              </w:rPr>
              <w:t>10.6</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3756F881" w14:textId="77777777" w:rsidR="005D55EA" w:rsidRPr="00D57179" w:rsidRDefault="005D55EA" w:rsidP="005D55EA">
            <w:pPr>
              <w:pStyle w:val="CellBodyCentered"/>
              <w:rPr>
                <w:color w:val="auto"/>
                <w:lang w:val="ru-RU"/>
              </w:rPr>
            </w:pPr>
            <w:r w:rsidRPr="00D57179">
              <w:rPr>
                <w:color w:val="auto"/>
                <w:lang w:val="ru-RU"/>
              </w:rPr>
              <w:t>11.6</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1E88432F" w14:textId="77777777" w:rsidR="005D55EA" w:rsidRPr="00D57179" w:rsidRDefault="005D55EA" w:rsidP="005D55EA">
            <w:pPr>
              <w:pStyle w:val="CellBodyCentered"/>
              <w:rPr>
                <w:color w:val="auto"/>
                <w:lang w:val="ru-RU"/>
              </w:rPr>
            </w:pPr>
            <w:r w:rsidRPr="00D57179">
              <w:rPr>
                <w:color w:val="auto"/>
                <w:lang w:val="ru-RU"/>
              </w:rPr>
              <w:t>11.6.2</w:t>
            </w:r>
          </w:p>
        </w:tc>
      </w:tr>
      <w:tr w:rsidR="005D55EA" w:rsidRPr="00D57179" w14:paraId="046F9196"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0658357" w14:textId="77777777" w:rsidR="005D55EA" w:rsidRPr="00D57179" w:rsidRDefault="005D55EA" w:rsidP="005D55EA">
            <w:pPr>
              <w:pStyle w:val="CellBodyCentered"/>
              <w:rPr>
                <w:color w:val="auto"/>
                <w:lang w:val="ru-RU"/>
              </w:rPr>
            </w:pPr>
            <w:r w:rsidRPr="00D57179">
              <w:rPr>
                <w:color w:val="auto"/>
                <w:lang w:val="ru-RU"/>
              </w:rPr>
              <w:t>Горючие вещества (низкоароматические)</w:t>
            </w:r>
          </w:p>
        </w:tc>
        <w:tc>
          <w:tcPr>
            <w:tcW w:w="108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016C83BD" w14:textId="77777777" w:rsidR="005D55EA" w:rsidRPr="00D57179" w:rsidRDefault="005D55EA" w:rsidP="005D55EA">
            <w:pPr>
              <w:pStyle w:val="CellBodyCentered"/>
              <w:rPr>
                <w:color w:val="auto"/>
                <w:lang w:val="ru-RU"/>
              </w:rPr>
            </w:pPr>
            <w:r w:rsidRPr="00D57179">
              <w:rPr>
                <w:color w:val="auto"/>
                <w:lang w:val="ru-RU"/>
              </w:rPr>
              <w:t>8.7</w:t>
            </w:r>
          </w:p>
        </w:tc>
        <w:tc>
          <w:tcPr>
            <w:tcW w:w="990" w:type="dxa"/>
            <w:tcBorders>
              <w:top w:val="single" w:sz="2" w:space="0" w:color="000000"/>
              <w:left w:val="single" w:sz="2" w:space="0" w:color="000000"/>
              <w:bottom w:val="single" w:sz="2" w:space="0" w:color="000000"/>
              <w:right w:val="single" w:sz="2" w:space="0" w:color="000000"/>
            </w:tcBorders>
            <w:vAlign w:val="center"/>
          </w:tcPr>
          <w:p w14:paraId="0FE142C9" w14:textId="560C1289" w:rsidR="005D55EA" w:rsidRPr="00D57179" w:rsidRDefault="00BF7A31" w:rsidP="005D55EA">
            <w:pPr>
              <w:pStyle w:val="CellBodyCentered"/>
              <w:rPr>
                <w:color w:val="auto"/>
                <w:lang w:val="ru-RU"/>
              </w:rPr>
            </w:pPr>
            <w:ins w:id="176" w:author="Issayevskiy, Konstantin [STAMGazStroy LLP]" w:date="2025-12-04T16:49:00Z" w16du:dateUtc="2025-12-04T11:49:00Z">
              <w:r>
                <w:rPr>
                  <w:color w:val="auto"/>
                </w:rPr>
                <w:t>3</w:t>
              </w:r>
            </w:ins>
            <w:del w:id="177" w:author="Issayevskiy, Konstantin [STAMGazStroy LLP]" w:date="2025-12-04T16:49:00Z" w16du:dateUtc="2025-12-04T11:49:00Z">
              <w:r w:rsidR="005D55EA" w:rsidRPr="005D55EA" w:rsidDel="00BF7A31">
                <w:rPr>
                  <w:color w:val="auto"/>
                  <w:lang w:val="ru-RU"/>
                </w:rPr>
                <w:delText>3</w:delText>
              </w:r>
            </w:del>
            <w:r w:rsidR="005D55EA" w:rsidRPr="005D55EA">
              <w:rPr>
                <w:color w:val="auto"/>
                <w:lang w:val="ru-RU"/>
              </w:rPr>
              <w:t xml:space="preserve">C, 3D </w:t>
            </w:r>
          </w:p>
        </w:tc>
        <w:tc>
          <w:tcPr>
            <w:tcW w:w="13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3B06A920" w14:textId="79A7C744" w:rsidR="005D55EA" w:rsidRPr="00D57179" w:rsidRDefault="005D55EA" w:rsidP="005D55EA">
            <w:pPr>
              <w:pStyle w:val="CellBodyCentered"/>
              <w:rPr>
                <w:color w:val="auto"/>
                <w:lang w:val="ru-RU"/>
              </w:rPr>
            </w:pPr>
            <w:r w:rsidRPr="00D57179">
              <w:rPr>
                <w:color w:val="auto"/>
                <w:lang w:val="ru-RU"/>
              </w:rPr>
              <w:t>9.7</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099304B3" w14:textId="77777777" w:rsidR="005D55EA" w:rsidRPr="00D57179" w:rsidRDefault="005D55EA" w:rsidP="005D55EA">
            <w:pPr>
              <w:pStyle w:val="CellBodyCentered"/>
              <w:rPr>
                <w:color w:val="auto"/>
                <w:lang w:val="ru-RU"/>
              </w:rPr>
            </w:pPr>
            <w:r w:rsidRPr="00D57179">
              <w:rPr>
                <w:color w:val="auto"/>
                <w:lang w:val="ru-RU"/>
              </w:rPr>
              <w:t>10.7</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6827FE53"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615491F0"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r>
      <w:tr w:rsidR="005D55EA" w:rsidRPr="00D57179" w14:paraId="4874F9E9"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730E276" w14:textId="77777777" w:rsidR="005D55EA" w:rsidRPr="00D57179" w:rsidRDefault="005D55EA" w:rsidP="005D55EA">
            <w:pPr>
              <w:pStyle w:val="CellBodyCentered"/>
              <w:rPr>
                <w:color w:val="auto"/>
                <w:lang w:val="ru-RU"/>
              </w:rPr>
            </w:pPr>
            <w:r w:rsidRPr="00D57179">
              <w:rPr>
                <w:color w:val="auto"/>
                <w:lang w:val="ru-RU"/>
              </w:rPr>
              <w:t>Горючие вещества (высокоароматические)</w:t>
            </w:r>
          </w:p>
        </w:tc>
        <w:tc>
          <w:tcPr>
            <w:tcW w:w="108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396CA0D5" w14:textId="77777777" w:rsidR="005D55EA" w:rsidRPr="00D57179" w:rsidRDefault="005D55EA" w:rsidP="005D55EA">
            <w:pPr>
              <w:pStyle w:val="CellBodyCentered"/>
              <w:rPr>
                <w:color w:val="auto"/>
                <w:lang w:val="ru-RU"/>
              </w:rPr>
            </w:pPr>
            <w:r w:rsidRPr="00D57179">
              <w:rPr>
                <w:color w:val="auto"/>
                <w:lang w:val="ru-RU"/>
              </w:rPr>
              <w:t>8.8</w:t>
            </w:r>
          </w:p>
        </w:tc>
        <w:tc>
          <w:tcPr>
            <w:tcW w:w="990" w:type="dxa"/>
            <w:tcBorders>
              <w:top w:val="single" w:sz="2" w:space="0" w:color="000000"/>
              <w:left w:val="single" w:sz="2" w:space="0" w:color="000000"/>
              <w:bottom w:val="single" w:sz="2" w:space="0" w:color="000000"/>
              <w:right w:val="single" w:sz="2" w:space="0" w:color="000000"/>
            </w:tcBorders>
            <w:vAlign w:val="center"/>
          </w:tcPr>
          <w:p w14:paraId="74B87B03" w14:textId="01F7282B" w:rsidR="005D55EA" w:rsidRPr="00D57179" w:rsidRDefault="00BF7A31" w:rsidP="005D55EA">
            <w:pPr>
              <w:pStyle w:val="CellBodyCentered"/>
              <w:rPr>
                <w:color w:val="auto"/>
                <w:lang w:val="ru-RU"/>
              </w:rPr>
            </w:pPr>
            <w:ins w:id="178" w:author="Issayevskiy, Konstantin [STAMGazStroy LLP]" w:date="2025-12-04T16:49:00Z" w16du:dateUtc="2025-12-04T11:49:00Z">
              <w:r>
                <w:rPr>
                  <w:color w:val="auto"/>
                </w:rPr>
                <w:t>3</w:t>
              </w:r>
            </w:ins>
            <w:del w:id="179" w:author="Issayevskiy, Konstantin [STAMGazStroy LLP]" w:date="2025-12-04T16:49:00Z" w16du:dateUtc="2025-12-04T11:49:00Z">
              <w:r w:rsidR="005D55EA" w:rsidRPr="005D55EA" w:rsidDel="00BF7A31">
                <w:rPr>
                  <w:color w:val="auto"/>
                  <w:lang w:val="ru-RU"/>
                </w:rPr>
                <w:delText>3</w:delText>
              </w:r>
            </w:del>
            <w:r w:rsidR="005D55EA" w:rsidRPr="005D55EA">
              <w:rPr>
                <w:color w:val="auto"/>
                <w:lang w:val="ru-RU"/>
              </w:rPr>
              <w:t xml:space="preserve">C, 3D </w:t>
            </w:r>
          </w:p>
        </w:tc>
        <w:tc>
          <w:tcPr>
            <w:tcW w:w="13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1762EEA9" w14:textId="38C51331" w:rsidR="005D55EA" w:rsidRPr="00D57179" w:rsidRDefault="005D55EA" w:rsidP="005D55EA">
            <w:pPr>
              <w:pStyle w:val="CellBodyCentered"/>
              <w:rPr>
                <w:color w:val="auto"/>
                <w:lang w:val="ru-RU"/>
              </w:rPr>
            </w:pPr>
            <w:r w:rsidRPr="00D57179">
              <w:rPr>
                <w:color w:val="auto"/>
                <w:lang w:val="ru-RU"/>
              </w:rPr>
              <w:t>9.8</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496A96B8" w14:textId="77777777" w:rsidR="005D55EA" w:rsidRPr="00D57179" w:rsidRDefault="005D55EA" w:rsidP="005D55EA">
            <w:pPr>
              <w:pStyle w:val="CellBodyCentered"/>
              <w:rPr>
                <w:color w:val="auto"/>
                <w:lang w:val="ru-RU"/>
              </w:rPr>
            </w:pPr>
            <w:r w:rsidRPr="00D57179">
              <w:rPr>
                <w:color w:val="auto"/>
                <w:lang w:val="ru-RU"/>
              </w:rPr>
              <w:t>10.8</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1924FC12"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3AE6EF3E"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r>
      <w:tr w:rsidR="005D55EA" w:rsidRPr="00D57179" w14:paraId="6F73226B"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AA4380F" w14:textId="77777777" w:rsidR="005D55EA" w:rsidRPr="00D57179" w:rsidRDefault="005D55EA" w:rsidP="005D55EA">
            <w:pPr>
              <w:pStyle w:val="CellBodyCentered"/>
              <w:rPr>
                <w:color w:val="auto"/>
                <w:lang w:val="ru-RU"/>
              </w:rPr>
            </w:pPr>
            <w:r w:rsidRPr="00D57179">
              <w:rPr>
                <w:color w:val="auto"/>
                <w:lang w:val="ru-RU"/>
              </w:rPr>
              <w:t>Ароматические углеводороды</w:t>
            </w:r>
          </w:p>
        </w:tc>
        <w:tc>
          <w:tcPr>
            <w:tcW w:w="108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19077E2E" w14:textId="77777777" w:rsidR="005D55EA" w:rsidRPr="00D57179" w:rsidRDefault="005D55EA" w:rsidP="005D55EA">
            <w:pPr>
              <w:pStyle w:val="CellBodyCentered"/>
              <w:rPr>
                <w:color w:val="auto"/>
                <w:lang w:val="ru-RU"/>
              </w:rPr>
            </w:pPr>
            <w:r w:rsidRPr="00D57179">
              <w:rPr>
                <w:color w:val="auto"/>
                <w:lang w:val="ru-RU"/>
              </w:rPr>
              <w:t>8.</w:t>
            </w:r>
            <w:r>
              <w:rPr>
                <w:color w:val="auto"/>
                <w:lang w:val="ru-RU"/>
              </w:rPr>
              <w:t>8</w:t>
            </w:r>
          </w:p>
        </w:tc>
        <w:tc>
          <w:tcPr>
            <w:tcW w:w="990" w:type="dxa"/>
            <w:tcBorders>
              <w:top w:val="single" w:sz="2" w:space="0" w:color="000000"/>
              <w:left w:val="single" w:sz="2" w:space="0" w:color="000000"/>
              <w:bottom w:val="single" w:sz="2" w:space="0" w:color="000000"/>
              <w:right w:val="single" w:sz="2" w:space="0" w:color="000000"/>
            </w:tcBorders>
            <w:vAlign w:val="center"/>
          </w:tcPr>
          <w:p w14:paraId="0BDFD88C" w14:textId="77777777" w:rsidR="005D55EA" w:rsidRPr="00D57179" w:rsidRDefault="005D55EA" w:rsidP="005D55EA">
            <w:pPr>
              <w:pStyle w:val="CellBodyCentered"/>
              <w:rPr>
                <w:color w:val="auto"/>
                <w:lang w:val="ru-RU"/>
              </w:rPr>
            </w:pPr>
          </w:p>
        </w:tc>
        <w:tc>
          <w:tcPr>
            <w:tcW w:w="13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4F805F4F" w14:textId="405D479D" w:rsidR="005D55EA" w:rsidRPr="00D57179" w:rsidRDefault="005D55EA" w:rsidP="005D55EA">
            <w:pPr>
              <w:pStyle w:val="CellBodyCentered"/>
              <w:rPr>
                <w:color w:val="auto"/>
                <w:lang w:val="ru-RU"/>
              </w:rPr>
            </w:pPr>
            <w:r w:rsidRPr="00D57179">
              <w:rPr>
                <w:color w:val="auto"/>
                <w:lang w:val="ru-RU"/>
              </w:rPr>
              <w:t>9.</w:t>
            </w:r>
            <w:r>
              <w:rPr>
                <w:color w:val="auto"/>
                <w:lang w:val="ru-RU"/>
              </w:rPr>
              <w:t>8</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0AD5472C" w14:textId="77777777" w:rsidR="005D55EA" w:rsidRPr="00D57179" w:rsidRDefault="005D55EA" w:rsidP="005D55EA">
            <w:pPr>
              <w:pStyle w:val="CellBodyCentered"/>
              <w:rPr>
                <w:color w:val="auto"/>
                <w:lang w:val="ru-RU"/>
              </w:rPr>
            </w:pPr>
            <w:r w:rsidRPr="00D57179">
              <w:rPr>
                <w:color w:val="auto"/>
                <w:lang w:val="ru-RU"/>
              </w:rPr>
              <w:t>10.9</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331824EC"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404D4594"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r>
      <w:tr w:rsidR="005D55EA" w:rsidRPr="00D57179" w14:paraId="54E4C6F4"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2EFC530A" w14:textId="77777777" w:rsidR="005D55EA" w:rsidRPr="00D57179" w:rsidRDefault="005D55EA" w:rsidP="005D55EA">
            <w:pPr>
              <w:pStyle w:val="CellBodyCentered"/>
              <w:rPr>
                <w:color w:val="auto"/>
                <w:lang w:val="ru-RU"/>
              </w:rPr>
            </w:pPr>
            <w:r w:rsidRPr="00D57179">
              <w:rPr>
                <w:color w:val="auto"/>
                <w:lang w:val="ru-RU"/>
              </w:rPr>
              <w:t>Ацетон</w:t>
            </w:r>
          </w:p>
        </w:tc>
        <w:tc>
          <w:tcPr>
            <w:tcW w:w="108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vAlign w:val="center"/>
          </w:tcPr>
          <w:p w14:paraId="210A7D54" w14:textId="77777777" w:rsidR="005D55EA" w:rsidRPr="00D57179" w:rsidRDefault="005D55EA" w:rsidP="005D55EA">
            <w:pPr>
              <w:pStyle w:val="CellBodyCentered"/>
              <w:rPr>
                <w:color w:val="auto"/>
                <w:lang w:val="ru-RU"/>
              </w:rPr>
            </w:pPr>
            <w:r w:rsidRPr="00D57179">
              <w:rPr>
                <w:color w:val="auto"/>
                <w:lang w:val="ru-RU"/>
              </w:rPr>
              <w:t>8.10</w:t>
            </w:r>
          </w:p>
        </w:tc>
        <w:tc>
          <w:tcPr>
            <w:tcW w:w="990" w:type="dxa"/>
            <w:tcBorders>
              <w:top w:val="single" w:sz="2" w:space="0" w:color="000000"/>
              <w:left w:val="single" w:sz="2" w:space="0" w:color="000000"/>
              <w:bottom w:val="single" w:sz="2" w:space="0" w:color="000000"/>
              <w:right w:val="single" w:sz="2" w:space="0" w:color="000000"/>
            </w:tcBorders>
            <w:vAlign w:val="center"/>
          </w:tcPr>
          <w:p w14:paraId="09A2E9A5" w14:textId="74BDBEE3" w:rsidR="005D55EA" w:rsidRPr="00D57179" w:rsidRDefault="005D55EA" w:rsidP="005D55EA">
            <w:pPr>
              <w:pStyle w:val="CellBodyCentered"/>
              <w:rPr>
                <w:color w:val="auto"/>
                <w:lang w:val="ru-RU"/>
              </w:rPr>
            </w:pPr>
            <w:del w:id="180" w:author="Issayevskiy, Konstantin [STAMGazStroy LLP]" w:date="2025-12-04T16:49:00Z" w16du:dateUtc="2025-12-04T11:49:00Z">
              <w:r w:rsidRPr="005D55EA" w:rsidDel="00BF7A31">
                <w:rPr>
                  <w:color w:val="auto"/>
                  <w:lang w:val="ru-RU"/>
                </w:rPr>
                <w:delText>3</w:delText>
              </w:r>
            </w:del>
            <w:ins w:id="181" w:author="Issayevskiy, Konstantin [STAMGazStroy LLP]" w:date="2025-12-04T16:49:00Z" w16du:dateUtc="2025-12-04T11:49:00Z">
              <w:r w:rsidR="00BF7A31">
                <w:rPr>
                  <w:color w:val="auto"/>
                </w:rPr>
                <w:t>3</w:t>
              </w:r>
            </w:ins>
            <w:r w:rsidRPr="005D55EA">
              <w:rPr>
                <w:color w:val="auto"/>
                <w:lang w:val="ru-RU"/>
              </w:rPr>
              <w:t>G</w:t>
            </w:r>
          </w:p>
        </w:tc>
        <w:tc>
          <w:tcPr>
            <w:tcW w:w="1350" w:type="dxa"/>
            <w:vMerge w:val="restart"/>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2A76B910" w14:textId="51AEFB1D" w:rsidR="005D55EA" w:rsidRPr="00D57179" w:rsidRDefault="005D55EA" w:rsidP="005D55EA">
            <w:pPr>
              <w:pStyle w:val="CellBodyCentered"/>
              <w:rPr>
                <w:color w:val="auto"/>
                <w:lang w:val="ru-RU"/>
              </w:rPr>
            </w:pPr>
            <w:r w:rsidRPr="00D57179">
              <w:rPr>
                <w:color w:val="auto"/>
                <w:lang w:val="ru-RU"/>
              </w:rPr>
              <w:t>Н/Р</w:t>
            </w:r>
            <w:r>
              <w:rPr>
                <w:color w:val="auto"/>
                <w:lang w:val="ru-RU"/>
              </w:rPr>
              <w:t>*</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27A66179"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34F61D73"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60D48AFC"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r>
      <w:tr w:rsidR="005D55EA" w:rsidRPr="00D57179" w14:paraId="117586A2" w14:textId="77777777" w:rsidTr="00DD69ED">
        <w:trPr>
          <w:trHeight w:val="300"/>
        </w:trPr>
        <w:tc>
          <w:tcPr>
            <w:tcW w:w="2155" w:type="dxa"/>
            <w:tcBorders>
              <w:top w:val="single" w:sz="4" w:space="0" w:color="000000"/>
              <w:left w:val="single" w:sz="4" w:space="0" w:color="000000"/>
              <w:bottom w:val="single" w:sz="4" w:space="0" w:color="000000"/>
              <w:right w:val="single" w:sz="4" w:space="0" w:color="000000"/>
            </w:tcBorders>
          </w:tcPr>
          <w:p w14:paraId="67B15D93" w14:textId="77777777" w:rsidR="005D55EA" w:rsidRPr="00D57179" w:rsidRDefault="005D55EA" w:rsidP="005D55EA">
            <w:pPr>
              <w:pStyle w:val="CellBodyCentered"/>
              <w:rPr>
                <w:b/>
                <w:bCs/>
                <w:color w:val="auto"/>
                <w:sz w:val="16"/>
                <w:szCs w:val="16"/>
                <w:lang w:val="ru-RU"/>
              </w:rPr>
            </w:pPr>
            <w:r w:rsidRPr="00D57179">
              <w:rPr>
                <w:color w:val="auto"/>
                <w:lang w:val="ru-RU"/>
              </w:rPr>
              <w:t>Этил и метанол</w:t>
            </w:r>
          </w:p>
        </w:tc>
        <w:tc>
          <w:tcPr>
            <w:tcW w:w="1080" w:type="dxa"/>
            <w:tcBorders>
              <w:top w:val="single" w:sz="4" w:space="0" w:color="000000"/>
              <w:left w:val="single" w:sz="4" w:space="0" w:color="000000"/>
              <w:bottom w:val="single" w:sz="4" w:space="0" w:color="000000"/>
              <w:right w:val="single" w:sz="2" w:space="0" w:color="000000"/>
            </w:tcBorders>
            <w:vAlign w:val="center"/>
          </w:tcPr>
          <w:p w14:paraId="1A5FAF90"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r w:rsidRPr="00D57179">
              <w:rPr>
                <w:b w:val="0"/>
                <w:bCs/>
                <w:color w:val="auto"/>
                <w:sz w:val="16"/>
                <w:szCs w:val="16"/>
                <w:lang w:val="ru-RU"/>
              </w:rPr>
              <w:t>8.11</w:t>
            </w:r>
          </w:p>
        </w:tc>
        <w:tc>
          <w:tcPr>
            <w:tcW w:w="990" w:type="dxa"/>
            <w:tcBorders>
              <w:top w:val="single" w:sz="2" w:space="0" w:color="000000"/>
              <w:left w:val="single" w:sz="2" w:space="0" w:color="000000"/>
              <w:bottom w:val="single" w:sz="2" w:space="0" w:color="000000"/>
              <w:right w:val="single" w:sz="2" w:space="0" w:color="000000"/>
            </w:tcBorders>
            <w:vAlign w:val="center"/>
          </w:tcPr>
          <w:p w14:paraId="587F685A" w14:textId="2D31EC9C" w:rsidR="005D55EA" w:rsidRPr="005D55EA" w:rsidRDefault="00BF7A31" w:rsidP="005D55EA">
            <w:pPr>
              <w:pStyle w:val="CellBodyCentered"/>
              <w:rPr>
                <w:color w:val="auto"/>
                <w:lang w:val="ru-RU"/>
              </w:rPr>
            </w:pPr>
            <w:ins w:id="182" w:author="Issayevskiy, Konstantin [STAMGazStroy LLP]" w:date="2025-12-04T16:49:00Z" w16du:dateUtc="2025-12-04T11:49:00Z">
              <w:r>
                <w:rPr>
                  <w:color w:val="auto"/>
                </w:rPr>
                <w:t>3</w:t>
              </w:r>
            </w:ins>
            <w:del w:id="183" w:author="Issayevskiy, Konstantin [STAMGazStroy LLP]" w:date="2025-12-04T16:49:00Z" w16du:dateUtc="2025-12-04T11:49:00Z">
              <w:r w:rsidR="005D55EA" w:rsidRPr="005D55EA" w:rsidDel="00BF7A31">
                <w:rPr>
                  <w:color w:val="auto"/>
                  <w:lang w:val="ru-RU"/>
                </w:rPr>
                <w:delText>3</w:delText>
              </w:r>
            </w:del>
            <w:r w:rsidR="005D55EA" w:rsidRPr="005D55EA">
              <w:rPr>
                <w:color w:val="auto"/>
                <w:lang w:val="ru-RU"/>
              </w:rPr>
              <w:t>F</w:t>
            </w:r>
          </w:p>
        </w:tc>
        <w:tc>
          <w:tcPr>
            <w:tcW w:w="1350" w:type="dxa"/>
            <w:vMerge/>
            <w:tcBorders>
              <w:top w:val="single" w:sz="4" w:space="0" w:color="000000"/>
              <w:left w:val="single" w:sz="2" w:space="0" w:color="000000"/>
              <w:bottom w:val="single" w:sz="4" w:space="0" w:color="000000"/>
              <w:right w:val="single" w:sz="4" w:space="0" w:color="000000"/>
            </w:tcBorders>
            <w:vAlign w:val="center"/>
          </w:tcPr>
          <w:p w14:paraId="63DEF503" w14:textId="39990147" w:rsidR="005D55EA" w:rsidRPr="00D57179" w:rsidRDefault="005D55EA" w:rsidP="005D55EA">
            <w:pPr>
              <w:pStyle w:val="Heading1TOC"/>
              <w:spacing w:before="0" w:after="0" w:line="240" w:lineRule="auto"/>
              <w:ind w:left="0" w:firstLine="0"/>
              <w:rPr>
                <w:b w:val="0"/>
                <w:bCs/>
                <w:color w:val="auto"/>
                <w:sz w:val="16"/>
                <w:szCs w:val="16"/>
                <w:lang w:val="ru-RU"/>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7B6A5BCA"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3A503D35"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c>
          <w:tcPr>
            <w:tcW w:w="1440" w:type="dxa"/>
            <w:tcBorders>
              <w:top w:val="single" w:sz="4" w:space="0" w:color="000000"/>
              <w:left w:val="single" w:sz="4" w:space="0" w:color="000000"/>
              <w:bottom w:val="single" w:sz="4" w:space="0" w:color="000000"/>
              <w:right w:val="single" w:sz="4" w:space="0" w:color="auto"/>
            </w:tcBorders>
            <w:tcMar>
              <w:top w:w="120" w:type="dxa"/>
              <w:left w:w="40" w:type="dxa"/>
              <w:bottom w:w="40" w:type="dxa"/>
              <w:right w:w="40" w:type="dxa"/>
            </w:tcMar>
            <w:vAlign w:val="center"/>
          </w:tcPr>
          <w:p w14:paraId="3348F897" w14:textId="77777777" w:rsidR="005D55EA" w:rsidRPr="00D57179" w:rsidRDefault="005D55EA" w:rsidP="005D55EA">
            <w:pPr>
              <w:pStyle w:val="Heading1TOC"/>
              <w:spacing w:before="0" w:after="60" w:line="200" w:lineRule="atLeast"/>
              <w:ind w:left="0" w:firstLine="0"/>
              <w:jc w:val="center"/>
              <w:rPr>
                <w:b w:val="0"/>
                <w:bCs/>
                <w:color w:val="auto"/>
                <w:sz w:val="16"/>
                <w:szCs w:val="16"/>
                <w:lang w:val="ru-RU"/>
              </w:rPr>
            </w:pPr>
          </w:p>
        </w:tc>
      </w:tr>
      <w:tr w:rsidR="00937530" w:rsidRPr="00C76656" w14:paraId="5A6CA27B" w14:textId="77777777" w:rsidTr="00DD69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74"/>
        </w:trPr>
        <w:tc>
          <w:tcPr>
            <w:tcW w:w="9715" w:type="dxa"/>
            <w:gridSpan w:val="7"/>
          </w:tcPr>
          <w:p w14:paraId="27255719" w14:textId="77777777" w:rsidR="00937530" w:rsidRPr="00D57179" w:rsidRDefault="00937530" w:rsidP="001B086A">
            <w:pPr>
              <w:pStyle w:val="Heading1TOC"/>
              <w:spacing w:before="0" w:after="60" w:line="200" w:lineRule="atLeast"/>
              <w:ind w:left="0" w:firstLine="0"/>
              <w:rPr>
                <w:rFonts w:ascii="Times New Roman" w:hAnsi="Times New Roman"/>
                <w:b w:val="0"/>
                <w:color w:val="auto"/>
                <w:sz w:val="18"/>
                <w:szCs w:val="18"/>
                <w:lang w:val="ru-RU"/>
              </w:rPr>
            </w:pPr>
            <w:r w:rsidRPr="00D57179">
              <w:rPr>
                <w:rFonts w:ascii="Times New Roman" w:hAnsi="Times New Roman"/>
                <w:b w:val="0"/>
                <w:color w:val="auto"/>
                <w:sz w:val="18"/>
                <w:szCs w:val="18"/>
                <w:lang w:val="ru-RU"/>
              </w:rPr>
              <w:t>Примечание:</w:t>
            </w:r>
            <w:r w:rsidRPr="00D57179">
              <w:rPr>
                <w:b w:val="0"/>
                <w:color w:val="auto"/>
                <w:sz w:val="18"/>
                <w:szCs w:val="18"/>
                <w:lang w:val="ru-RU"/>
              </w:rPr>
              <w:t> </w:t>
            </w:r>
            <w:r w:rsidRPr="00D57179">
              <w:rPr>
                <w:rFonts w:ascii="Times New Roman" w:hAnsi="Times New Roman"/>
                <w:b w:val="0"/>
                <w:color w:val="auto"/>
                <w:sz w:val="18"/>
                <w:szCs w:val="18"/>
                <w:lang w:val="ru-RU"/>
              </w:rPr>
              <w:t>Как правило, при новом строительстве используются тонкопленочные покрытия (Группа 8), либо сталь с низкой подверженностью коррозии или ржавлению. В большинстве случаев, при повторном нанесении покрытия, используются толстопленочные покрытия (Группа 9). Системы многослойных</w:t>
            </w:r>
            <w:r w:rsidRPr="00284516">
              <w:rPr>
                <w:rFonts w:ascii="Times New Roman" w:hAnsi="Times New Roman"/>
                <w:b w:val="0"/>
                <w:color w:val="auto"/>
                <w:sz w:val="18"/>
                <w:szCs w:val="18"/>
                <w:lang w:val="ru-RU"/>
              </w:rPr>
              <w:t xml:space="preserve"> ламинированных</w:t>
            </w:r>
            <w:r w:rsidRPr="00D57179">
              <w:rPr>
                <w:rFonts w:ascii="Times New Roman" w:hAnsi="Times New Roman"/>
                <w:b w:val="0"/>
                <w:color w:val="auto"/>
                <w:sz w:val="18"/>
                <w:szCs w:val="18"/>
                <w:lang w:val="ru-RU"/>
              </w:rPr>
              <w:t xml:space="preserve"> покрытий (Группа 10) допускаются, однако они дорогостоящие и предполагают трудоемкий процесс нанесения. На д</w:t>
            </w:r>
            <w:r>
              <w:rPr>
                <w:rFonts w:ascii="Times New Roman" w:hAnsi="Times New Roman"/>
                <w:b w:val="0"/>
                <w:color w:val="auto"/>
                <w:sz w:val="18"/>
                <w:szCs w:val="18"/>
                <w:lang w:val="ru-RU"/>
              </w:rPr>
              <w:t xml:space="preserve">анный момент в Компании </w:t>
            </w:r>
            <w:r w:rsidRPr="00D57179">
              <w:rPr>
                <w:rFonts w:ascii="Times New Roman" w:hAnsi="Times New Roman"/>
                <w:b w:val="0"/>
                <w:color w:val="auto"/>
                <w:sz w:val="18"/>
                <w:szCs w:val="18"/>
                <w:lang w:val="ru-RU"/>
              </w:rPr>
              <w:t xml:space="preserve"> многослойные </w:t>
            </w:r>
            <w:r w:rsidRPr="00284516">
              <w:rPr>
                <w:rFonts w:ascii="Times New Roman" w:hAnsi="Times New Roman"/>
                <w:b w:val="0"/>
                <w:color w:val="auto"/>
                <w:sz w:val="18"/>
                <w:szCs w:val="18"/>
                <w:lang w:val="ru-RU"/>
              </w:rPr>
              <w:t xml:space="preserve">ламинированные </w:t>
            </w:r>
            <w:r w:rsidRPr="00D57179">
              <w:rPr>
                <w:rFonts w:ascii="Times New Roman" w:hAnsi="Times New Roman"/>
                <w:b w:val="0"/>
                <w:color w:val="auto"/>
                <w:sz w:val="18"/>
                <w:szCs w:val="18"/>
                <w:lang w:val="ru-RU"/>
              </w:rPr>
              <w:t xml:space="preserve">покрытия применяются в незначительной степени, либо не используются вообще. </w:t>
            </w:r>
          </w:p>
          <w:p w14:paraId="5E8B2BFA" w14:textId="77777777" w:rsidR="00937530" w:rsidRPr="00D57179" w:rsidRDefault="00937530" w:rsidP="001B086A">
            <w:pPr>
              <w:pStyle w:val="Heading1TOC"/>
              <w:spacing w:before="0" w:after="60" w:line="200" w:lineRule="atLeast"/>
              <w:ind w:left="0" w:firstLine="0"/>
              <w:rPr>
                <w:rFonts w:ascii="Times New Roman" w:hAnsi="Times New Roman"/>
                <w:b w:val="0"/>
                <w:color w:val="auto"/>
                <w:sz w:val="18"/>
                <w:szCs w:val="18"/>
                <w:lang w:val="ru-RU"/>
              </w:rPr>
            </w:pPr>
            <w:r w:rsidRPr="00D57179">
              <w:rPr>
                <w:rFonts w:ascii="Times New Roman" w:hAnsi="Times New Roman"/>
                <w:b w:val="0"/>
                <w:color w:val="auto"/>
                <w:sz w:val="18"/>
                <w:szCs w:val="18"/>
                <w:lang w:val="ru-RU"/>
              </w:rPr>
              <w:t>Для резервуаров с плавающей крышей (даже вновь сооружаемых) рекомендуются толстопленочные покрытия. Так как толстопленочные покрытия устойчивы к механическому износу, возникающему при трении крыши об стенки резервуара.</w:t>
            </w:r>
          </w:p>
          <w:p w14:paraId="1C23041E" w14:textId="77777777" w:rsidR="00937530" w:rsidRPr="00D57179" w:rsidRDefault="00937530" w:rsidP="001B086A">
            <w:pPr>
              <w:pStyle w:val="Heading1TOC"/>
              <w:spacing w:before="0" w:after="60" w:line="200" w:lineRule="atLeast"/>
              <w:ind w:left="0" w:firstLine="0"/>
              <w:rPr>
                <w:rFonts w:ascii="Times New Roman" w:hAnsi="Times New Roman"/>
                <w:b w:val="0"/>
                <w:color w:val="auto"/>
                <w:sz w:val="18"/>
                <w:szCs w:val="18"/>
                <w:lang w:val="ru-RU"/>
              </w:rPr>
            </w:pPr>
            <w:r w:rsidRPr="00D57179">
              <w:rPr>
                <w:rFonts w:ascii="Times New Roman" w:hAnsi="Times New Roman"/>
                <w:b w:val="0"/>
                <w:color w:val="auto"/>
                <w:sz w:val="18"/>
                <w:szCs w:val="18"/>
                <w:lang w:val="ru-RU"/>
              </w:rPr>
              <w:t>При выборе покрытия внутренних поверхностей необходимо обратить внимание на максимальную температуру, указываемую для каждого покрытия в Листах технических данных системы, и произвести выбор на основе пригодности покрытия для рассматриваемых условий эксплуатации.</w:t>
            </w:r>
            <w:r>
              <w:rPr>
                <w:rFonts w:ascii="Times New Roman" w:hAnsi="Times New Roman"/>
                <w:b w:val="0"/>
                <w:color w:val="auto"/>
                <w:sz w:val="18"/>
                <w:szCs w:val="18"/>
                <w:lang w:val="ru-RU"/>
              </w:rPr>
              <w:t xml:space="preserve"> Достаточно много оборудования проходит пропарку при техническом обслуживании. Максимальная температура краткосрочного воздействия пара при пропаривании должна браться во внимание при выборе покрытия из Приложения А.</w:t>
            </w:r>
          </w:p>
          <w:p w14:paraId="0661B4C4" w14:textId="77777777" w:rsidR="00937530" w:rsidRPr="00C922CE" w:rsidRDefault="00937530" w:rsidP="001B086A">
            <w:pPr>
              <w:pStyle w:val="Heading1TOC"/>
              <w:tabs>
                <w:tab w:val="left" w:pos="1223"/>
              </w:tabs>
              <w:spacing w:before="0" w:after="60" w:line="200" w:lineRule="atLeast"/>
              <w:ind w:left="0" w:firstLine="0"/>
              <w:rPr>
                <w:color w:val="auto"/>
                <w:lang w:val="ru-RU"/>
              </w:rPr>
            </w:pPr>
            <w:r>
              <w:rPr>
                <w:color w:val="auto"/>
                <w:lang w:val="ru-RU"/>
              </w:rPr>
              <w:t>*</w:t>
            </w:r>
            <w:r w:rsidRPr="001B086A">
              <w:rPr>
                <w:color w:val="auto"/>
                <w:lang w:val="ru-RU"/>
              </w:rPr>
              <w:t xml:space="preserve"> </w:t>
            </w:r>
            <w:r w:rsidRPr="00C922CE">
              <w:rPr>
                <w:rFonts w:ascii="Times New Roman" w:hAnsi="Times New Roman"/>
                <w:b w:val="0"/>
                <w:color w:val="auto"/>
                <w:sz w:val="18"/>
                <w:szCs w:val="18"/>
                <w:lang w:val="ru-RU"/>
              </w:rPr>
              <w:t>Необходимо проконсультироваться с</w:t>
            </w:r>
            <w:r>
              <w:rPr>
                <w:rFonts w:ascii="Times New Roman" w:hAnsi="Times New Roman"/>
                <w:b w:val="0"/>
                <w:color w:val="auto"/>
                <w:sz w:val="18"/>
                <w:szCs w:val="18"/>
                <w:lang w:val="ru-RU"/>
              </w:rPr>
              <w:t>о специалистом по покрытиям Компании</w:t>
            </w:r>
          </w:p>
          <w:p w14:paraId="6D6069B7" w14:textId="77777777" w:rsidR="00937530" w:rsidRPr="001B086A" w:rsidRDefault="00937530" w:rsidP="001B086A">
            <w:pPr>
              <w:pStyle w:val="Heading1TOC"/>
              <w:tabs>
                <w:tab w:val="left" w:pos="1223"/>
              </w:tabs>
              <w:spacing w:before="0" w:after="60" w:line="200" w:lineRule="atLeast"/>
              <w:ind w:left="0" w:firstLine="0"/>
              <w:rPr>
                <w:rFonts w:ascii="Times New Roman" w:hAnsi="Times New Roman"/>
                <w:b w:val="0"/>
                <w:color w:val="auto"/>
                <w:sz w:val="18"/>
                <w:szCs w:val="18"/>
                <w:lang w:val="ru-RU"/>
              </w:rPr>
            </w:pPr>
            <w:r>
              <w:rPr>
                <w:color w:val="auto"/>
                <w:lang w:val="ru-RU"/>
              </w:rPr>
              <w:t>**</w:t>
            </w:r>
            <w:r w:rsidRPr="001B086A">
              <w:rPr>
                <w:rFonts w:ascii="Times New Roman" w:hAnsi="Times New Roman"/>
                <w:b w:val="0"/>
                <w:color w:val="auto"/>
                <w:sz w:val="18"/>
                <w:szCs w:val="18"/>
                <w:lang w:val="ru-RU"/>
              </w:rPr>
              <w:t>Все материалы совместимы с катодной защитой</w:t>
            </w:r>
            <w:r w:rsidRPr="001B086A">
              <w:rPr>
                <w:rFonts w:ascii="Times New Roman" w:hAnsi="Times New Roman"/>
                <w:b w:val="0"/>
                <w:color w:val="auto"/>
                <w:sz w:val="18"/>
                <w:szCs w:val="18"/>
                <w:lang w:val="ru-RU"/>
              </w:rPr>
              <w:tab/>
            </w:r>
          </w:p>
          <w:p w14:paraId="26C47942" w14:textId="77777777" w:rsidR="00937530" w:rsidRDefault="00937530" w:rsidP="001B086A">
            <w:pPr>
              <w:pStyle w:val="ListAlpha1"/>
              <w:ind w:left="-5"/>
              <w:rPr>
                <w:color w:val="auto"/>
                <w:sz w:val="18"/>
                <w:szCs w:val="18"/>
                <w:lang w:val="ru-RU"/>
              </w:rPr>
            </w:pPr>
          </w:p>
        </w:tc>
      </w:tr>
    </w:tbl>
    <w:p w14:paraId="461F6A9D" w14:textId="77777777" w:rsidR="004A36DC" w:rsidRDefault="004A36DC">
      <w:pPr>
        <w:autoSpaceDE/>
        <w:autoSpaceDN/>
        <w:adjustRightInd/>
        <w:spacing w:before="0" w:line="240" w:lineRule="auto"/>
        <w:ind w:left="0"/>
        <w:rPr>
          <w:rFonts w:ascii="Arial" w:hAnsi="Arial"/>
          <w:i/>
          <w:color w:val="auto"/>
          <w:sz w:val="16"/>
          <w:szCs w:val="16"/>
          <w:lang w:val="ru-RU"/>
        </w:rPr>
      </w:pPr>
      <w:r>
        <w:rPr>
          <w:b/>
          <w:i/>
          <w:color w:val="auto"/>
          <w:sz w:val="16"/>
          <w:szCs w:val="16"/>
          <w:lang w:val="ru-RU"/>
        </w:rPr>
        <w:br w:type="page"/>
      </w:r>
    </w:p>
    <w:p w14:paraId="46738394" w14:textId="7BF7168D" w:rsidR="00852C4D" w:rsidRDefault="00861637" w:rsidP="00861637">
      <w:pPr>
        <w:pStyle w:val="Heading2"/>
        <w:numPr>
          <w:ilvl w:val="0"/>
          <w:numId w:val="50"/>
        </w:numPr>
        <w:ind w:left="709" w:hanging="709"/>
        <w:rPr>
          <w:rFonts w:asciiTheme="minorHAnsi" w:hAnsiTheme="minorHAnsi"/>
          <w:lang w:val="ru-RU"/>
        </w:rPr>
      </w:pPr>
      <w:bookmarkStart w:id="184" w:name="_Toc337129934"/>
      <w:bookmarkStart w:id="185" w:name="_Toc527015999"/>
      <w:r w:rsidRPr="00D57179">
        <w:lastRenderedPageBreak/>
        <w:t>ТАБЛИЦА СОВМЕСТИМОСТИ ПОКРЫТИЙ</w:t>
      </w:r>
      <w:bookmarkEnd w:id="184"/>
      <w:bookmarkEnd w:id="185"/>
    </w:p>
    <w:p w14:paraId="588BA26D" w14:textId="77777777" w:rsidR="00E665FE" w:rsidRDefault="00E665FE" w:rsidP="008E4BF9">
      <w:pPr>
        <w:outlineLvl w:val="0"/>
        <w:rPr>
          <w:lang w:val="ru-RU"/>
        </w:rPr>
      </w:pPr>
      <w:r>
        <w:rPr>
          <w:lang w:val="ru-RU"/>
        </w:rPr>
        <w:t>Для совместимости систем покрытия, должно исполняться следующее:</w:t>
      </w:r>
    </w:p>
    <w:p w14:paraId="7FE30B62" w14:textId="77777777" w:rsidR="00E665FE" w:rsidRDefault="00E665FE" w:rsidP="00D22356">
      <w:pPr>
        <w:pStyle w:val="List1"/>
        <w:numPr>
          <w:ilvl w:val="0"/>
          <w:numId w:val="28"/>
        </w:numPr>
        <w:tabs>
          <w:tab w:val="clear" w:pos="1080"/>
        </w:tabs>
        <w:ind w:left="1134" w:hanging="425"/>
        <w:rPr>
          <w:lang w:val="ru-RU"/>
        </w:rPr>
      </w:pPr>
      <w:r>
        <w:rPr>
          <w:lang w:val="ru-RU"/>
        </w:rPr>
        <w:t xml:space="preserve">Все </w:t>
      </w:r>
      <w:r w:rsidR="00792932">
        <w:rPr>
          <w:lang w:val="ru-RU"/>
        </w:rPr>
        <w:t xml:space="preserve">системы </w:t>
      </w:r>
      <w:r>
        <w:rPr>
          <w:lang w:val="ru-RU"/>
        </w:rPr>
        <w:t>прокрыти</w:t>
      </w:r>
      <w:r w:rsidR="00792932">
        <w:rPr>
          <w:lang w:val="ru-RU"/>
        </w:rPr>
        <w:t>й</w:t>
      </w:r>
      <w:r>
        <w:rPr>
          <w:lang w:val="ru-RU"/>
        </w:rPr>
        <w:t xml:space="preserve"> должны быть поставлены одним производителем.</w:t>
      </w:r>
    </w:p>
    <w:p w14:paraId="44389BFF" w14:textId="77777777" w:rsidR="00E665FE" w:rsidRPr="00966E4E" w:rsidRDefault="00E665FE" w:rsidP="00D22356">
      <w:pPr>
        <w:pStyle w:val="List1"/>
        <w:numPr>
          <w:ilvl w:val="0"/>
          <w:numId w:val="28"/>
        </w:numPr>
        <w:tabs>
          <w:tab w:val="clear" w:pos="1080"/>
        </w:tabs>
        <w:ind w:left="1134" w:hanging="425"/>
        <w:rPr>
          <w:lang w:val="ru-RU"/>
        </w:rPr>
      </w:pPr>
      <w:r w:rsidRPr="00966E4E">
        <w:rPr>
          <w:lang w:val="ru-RU"/>
        </w:rPr>
        <w:t>По вопросам совместимости консультироваться с производителем и специалистом Заказчика по покрытию.</w:t>
      </w:r>
    </w:p>
    <w:p w14:paraId="4AC566F8" w14:textId="77777777" w:rsidR="00852C4D" w:rsidRPr="00D750DA" w:rsidRDefault="00966E4E" w:rsidP="00D22356">
      <w:pPr>
        <w:pStyle w:val="List1"/>
        <w:numPr>
          <w:ilvl w:val="0"/>
          <w:numId w:val="28"/>
        </w:numPr>
        <w:tabs>
          <w:tab w:val="clear" w:pos="1080"/>
        </w:tabs>
        <w:ind w:left="1134" w:hanging="425"/>
        <w:rPr>
          <w:color w:val="auto"/>
          <w:lang w:val="ru-RU"/>
        </w:rPr>
      </w:pPr>
      <w:r>
        <w:rPr>
          <w:color w:val="auto"/>
          <w:lang w:val="ru-RU"/>
        </w:rPr>
        <w:t>Фактическая температура должна быть использована при выборе покрытия, включая возможные отклонения от нормальной эксплуатации оборудования, не расчетная температура.</w:t>
      </w:r>
    </w:p>
    <w:p w14:paraId="120C1010" w14:textId="4A54FFE8" w:rsidR="00852C4D" w:rsidRDefault="00861637" w:rsidP="00B214FF">
      <w:pPr>
        <w:pStyle w:val="Heading2"/>
        <w:numPr>
          <w:ilvl w:val="0"/>
          <w:numId w:val="51"/>
        </w:numPr>
        <w:ind w:left="709" w:hanging="709"/>
        <w:rPr>
          <w:rFonts w:asciiTheme="minorHAnsi" w:hAnsiTheme="minorHAnsi"/>
        </w:rPr>
      </w:pPr>
      <w:bookmarkStart w:id="186" w:name="RTF320031003400380037003a00"/>
      <w:bookmarkStart w:id="187" w:name="_Toc337129935"/>
      <w:bookmarkStart w:id="188" w:name="_Toc527016000"/>
      <w:r>
        <w:t>ПЕ</w:t>
      </w:r>
      <w:r w:rsidRPr="003E1B2C">
        <w:t>РЕЧЕНЬ</w:t>
      </w:r>
      <w:r>
        <w:rPr>
          <w:rFonts w:asciiTheme="minorHAnsi" w:hAnsiTheme="minorHAnsi"/>
        </w:rPr>
        <w:t xml:space="preserve"> </w:t>
      </w:r>
      <w:r>
        <w:t>СИСТЕМ</w:t>
      </w:r>
      <w:r w:rsidRPr="00D57179">
        <w:t xml:space="preserve"> ПОКРЫТИЯ</w:t>
      </w:r>
      <w:bookmarkEnd w:id="186"/>
      <w:bookmarkEnd w:id="187"/>
      <w:bookmarkEnd w:id="188"/>
    </w:p>
    <w:p w14:paraId="73D0F2BA" w14:textId="03D42190" w:rsidR="00780948" w:rsidRDefault="00780948" w:rsidP="00B214FF">
      <w:pPr>
        <w:ind w:left="1134" w:hanging="425"/>
        <w:rPr>
          <w:lang w:val="ru-RU"/>
        </w:rPr>
      </w:pPr>
      <w:r>
        <w:rPr>
          <w:lang w:val="ru-RU"/>
        </w:rPr>
        <w:t>1.</w:t>
      </w:r>
      <w:r w:rsidR="00F36BBB">
        <w:rPr>
          <w:lang w:val="ru-RU"/>
        </w:rPr>
        <w:t xml:space="preserve"> </w:t>
      </w:r>
      <w:r w:rsidR="00B214FF" w:rsidRPr="002C303C">
        <w:rPr>
          <w:lang w:val="ru-RU"/>
        </w:rPr>
        <w:tab/>
      </w:r>
      <w:r w:rsidR="00F36BBB">
        <w:rPr>
          <w:lang w:val="ru-RU"/>
        </w:rPr>
        <w:t xml:space="preserve">Грунт на основе цинка, перечисленный в параграфах с 6.1 по 6.3, как органический, так и неорганический, должны использовать </w:t>
      </w:r>
      <w:r w:rsidR="00F36BBB">
        <w:t>SSPC</w:t>
      </w:r>
      <w:r w:rsidR="00F36BBB">
        <w:rPr>
          <w:lang w:val="ru-RU"/>
        </w:rPr>
        <w:t xml:space="preserve"> Краску 20 типа </w:t>
      </w:r>
      <w:r w:rsidR="00F36BBB">
        <w:t>I</w:t>
      </w:r>
      <w:r w:rsidR="00F36BBB">
        <w:rPr>
          <w:lang w:val="ru-RU"/>
        </w:rPr>
        <w:t xml:space="preserve"> или </w:t>
      </w:r>
      <w:r w:rsidR="00F36BBB">
        <w:t>II</w:t>
      </w:r>
      <w:r w:rsidR="00F36BBB">
        <w:rPr>
          <w:lang w:val="ru-RU"/>
        </w:rPr>
        <w:t>, за исключением оксида цинка, с точки зрения содержания и чистоты свинца.</w:t>
      </w:r>
    </w:p>
    <w:p w14:paraId="31FCBD43" w14:textId="0DAE229E" w:rsidR="00F36BBB" w:rsidRDefault="00F36BBB" w:rsidP="00B214FF">
      <w:pPr>
        <w:ind w:left="1418" w:hanging="284"/>
        <w:rPr>
          <w:lang w:val="ru-RU"/>
        </w:rPr>
      </w:pPr>
      <w:r>
        <w:rPr>
          <w:lang w:val="ru-RU"/>
        </w:rPr>
        <w:t xml:space="preserve">а) </w:t>
      </w:r>
      <w:r w:rsidR="00B214FF" w:rsidRPr="002C303C">
        <w:rPr>
          <w:lang w:val="ru-RU"/>
        </w:rPr>
        <w:tab/>
      </w:r>
      <w:r>
        <w:rPr>
          <w:lang w:val="ru-RU"/>
        </w:rPr>
        <w:t>Неорганический цинк должены быть не менее 85% содержанием цинка (уровень первый)</w:t>
      </w:r>
    </w:p>
    <w:p w14:paraId="47F57833" w14:textId="6C72B94C" w:rsidR="00F36BBB" w:rsidRPr="00F36BBB" w:rsidRDefault="00F36BBB" w:rsidP="00B214FF">
      <w:pPr>
        <w:ind w:left="1418" w:hanging="284"/>
        <w:rPr>
          <w:lang w:val="ru-RU"/>
        </w:rPr>
      </w:pPr>
      <w:r>
        <w:rPr>
          <w:lang w:val="ru-RU"/>
        </w:rPr>
        <w:t xml:space="preserve">б) </w:t>
      </w:r>
      <w:r w:rsidR="00B214FF" w:rsidRPr="002C303C">
        <w:rPr>
          <w:lang w:val="ru-RU"/>
        </w:rPr>
        <w:tab/>
      </w:r>
      <w:r>
        <w:rPr>
          <w:lang w:val="ru-RU"/>
        </w:rPr>
        <w:t>Органический цинк должен быть не менее 80% содержания цинка (второй уровень)</w:t>
      </w:r>
    </w:p>
    <w:p w14:paraId="2F111398" w14:textId="11A6D00B" w:rsidR="00780948" w:rsidRPr="00D750DA" w:rsidRDefault="00780948" w:rsidP="00B214FF">
      <w:pPr>
        <w:ind w:left="1134" w:hanging="425"/>
        <w:rPr>
          <w:lang w:val="ru-RU"/>
        </w:rPr>
      </w:pPr>
      <w:r>
        <w:rPr>
          <w:lang w:val="ru-RU"/>
        </w:rPr>
        <w:t>2.</w:t>
      </w:r>
      <w:r w:rsidR="00F36BBB">
        <w:rPr>
          <w:lang w:val="ru-RU"/>
        </w:rPr>
        <w:t xml:space="preserve"> </w:t>
      </w:r>
      <w:r w:rsidR="00B214FF" w:rsidRPr="002C303C">
        <w:rPr>
          <w:lang w:val="ru-RU"/>
        </w:rPr>
        <w:tab/>
      </w:r>
      <w:r w:rsidR="00F36BBB">
        <w:rPr>
          <w:lang w:val="ru-RU"/>
        </w:rPr>
        <w:t>Все грунты на основе цинка, содержащиеся в системах покрытий, должны соответствовать допустимым нормам, указанным в ИСО 20340</w:t>
      </w:r>
      <w:r w:rsidR="00CD3B9F">
        <w:rPr>
          <w:lang w:val="ru-RU"/>
        </w:rPr>
        <w:t>.</w:t>
      </w:r>
    </w:p>
    <w:p w14:paraId="3D298A9B" w14:textId="77777777" w:rsidR="00852C4D" w:rsidRPr="001B7D1E" w:rsidRDefault="007F691F" w:rsidP="00B214FF">
      <w:pPr>
        <w:pStyle w:val="Heading2"/>
        <w:numPr>
          <w:ilvl w:val="1"/>
          <w:numId w:val="51"/>
        </w:numPr>
        <w:ind w:left="851" w:hanging="709"/>
        <w:rPr>
          <w:color w:val="auto"/>
          <w:lang w:val="en-GB"/>
        </w:rPr>
      </w:pPr>
      <w:bookmarkStart w:id="189" w:name="_Toc337129936"/>
      <w:bookmarkStart w:id="190" w:name="_Toc527016001"/>
      <w:proofErr w:type="spellStart"/>
      <w:r w:rsidRPr="001B7D1E">
        <w:rPr>
          <w:color w:val="auto"/>
          <w:lang w:val="en-GB"/>
        </w:rPr>
        <w:t>Только</w:t>
      </w:r>
      <w:proofErr w:type="spellEnd"/>
      <w:r w:rsidRPr="001B7D1E">
        <w:rPr>
          <w:color w:val="auto"/>
          <w:lang w:val="en-GB"/>
        </w:rPr>
        <w:t xml:space="preserve"> </w:t>
      </w:r>
      <w:proofErr w:type="spellStart"/>
      <w:r w:rsidRPr="001B7D1E">
        <w:rPr>
          <w:color w:val="auto"/>
          <w:lang w:val="en-GB"/>
        </w:rPr>
        <w:t>грунтовочные</w:t>
      </w:r>
      <w:proofErr w:type="spellEnd"/>
      <w:r w:rsidRPr="001B7D1E">
        <w:rPr>
          <w:color w:val="auto"/>
          <w:lang w:val="en-GB"/>
        </w:rPr>
        <w:t xml:space="preserve"> </w:t>
      </w:r>
      <w:proofErr w:type="spellStart"/>
      <w:r w:rsidRPr="001B7D1E">
        <w:rPr>
          <w:color w:val="auto"/>
          <w:lang w:val="en-GB"/>
        </w:rPr>
        <w:t>системы</w:t>
      </w:r>
      <w:bookmarkEnd w:id="189"/>
      <w:bookmarkEnd w:id="190"/>
      <w:proofErr w:type="spellEnd"/>
    </w:p>
    <w:p w14:paraId="7DB734B8" w14:textId="3C0AAA11" w:rsidR="00852C4D" w:rsidRPr="00160714" w:rsidRDefault="007F691F" w:rsidP="00520D6B">
      <w:pPr>
        <w:pStyle w:val="List1"/>
        <w:numPr>
          <w:ilvl w:val="0"/>
          <w:numId w:val="0"/>
        </w:numPr>
        <w:tabs>
          <w:tab w:val="clear" w:pos="1080"/>
        </w:tabs>
        <w:ind w:left="1418" w:hanging="709"/>
        <w:rPr>
          <w:color w:val="auto"/>
          <w:lang w:val="ru-RU"/>
        </w:rPr>
      </w:pPr>
      <w:r w:rsidRPr="00160714">
        <w:rPr>
          <w:color w:val="auto"/>
          <w:lang w:val="ru-RU"/>
        </w:rPr>
        <w:t>1.3</w:t>
      </w:r>
      <w:r w:rsidR="00A066C3">
        <w:rPr>
          <w:color w:val="auto"/>
          <w:lang w:val="ru-RU"/>
        </w:rPr>
        <w:tab/>
      </w:r>
      <w:r w:rsidRPr="00160714">
        <w:rPr>
          <w:color w:val="auto"/>
          <w:lang w:val="ru-RU"/>
        </w:rPr>
        <w:t>Самоотверждающееся, неорганические, цинкосодержащие - разводятся растворителем</w:t>
      </w:r>
      <w:r w:rsidR="005F5F19" w:rsidRPr="005F5F19">
        <w:rPr>
          <w:color w:val="auto"/>
          <w:lang w:val="ru-RU"/>
        </w:rPr>
        <w:t>(только грунт</w:t>
      </w:r>
      <w:r w:rsidR="005F5F19" w:rsidRPr="00D750DA">
        <w:rPr>
          <w:color w:val="auto"/>
          <w:lang w:val="ru-RU"/>
        </w:rPr>
        <w:t>)</w:t>
      </w:r>
    </w:p>
    <w:p w14:paraId="786E83EE" w14:textId="58941354" w:rsidR="007F691F" w:rsidRPr="00160714" w:rsidRDefault="007F691F" w:rsidP="00520D6B">
      <w:pPr>
        <w:pStyle w:val="List1"/>
        <w:numPr>
          <w:ilvl w:val="0"/>
          <w:numId w:val="0"/>
        </w:numPr>
        <w:tabs>
          <w:tab w:val="clear" w:pos="1080"/>
        </w:tabs>
        <w:ind w:left="1418" w:hanging="709"/>
        <w:rPr>
          <w:color w:val="auto"/>
          <w:lang w:val="ru-RU"/>
        </w:rPr>
      </w:pPr>
      <w:r w:rsidRPr="00160714">
        <w:rPr>
          <w:color w:val="auto"/>
          <w:lang w:val="ru-RU"/>
        </w:rPr>
        <w:t>1.3.1</w:t>
      </w:r>
      <w:r w:rsidR="00482DA7">
        <w:rPr>
          <w:color w:val="auto"/>
          <w:lang w:val="ru-RU"/>
        </w:rPr>
        <w:tab/>
      </w:r>
      <w:r w:rsidRPr="00160714">
        <w:rPr>
          <w:color w:val="auto"/>
          <w:lang w:val="ru-RU"/>
        </w:rPr>
        <w:t>Самоотверждающееся, неорганические, цинкосодержащие - разводятся водой</w:t>
      </w:r>
    </w:p>
    <w:p w14:paraId="42C842DD" w14:textId="5948AAC2" w:rsidR="007F691F" w:rsidRPr="00160714" w:rsidRDefault="007F691F" w:rsidP="00520D6B">
      <w:pPr>
        <w:pStyle w:val="List1"/>
        <w:numPr>
          <w:ilvl w:val="0"/>
          <w:numId w:val="0"/>
        </w:numPr>
        <w:tabs>
          <w:tab w:val="clear" w:pos="1080"/>
        </w:tabs>
        <w:ind w:left="1418" w:hanging="709"/>
        <w:rPr>
          <w:color w:val="auto"/>
          <w:lang w:val="ru-RU"/>
        </w:rPr>
      </w:pPr>
      <w:r w:rsidRPr="00160714">
        <w:rPr>
          <w:color w:val="auto"/>
          <w:lang w:val="ru-RU"/>
        </w:rPr>
        <w:t>1.4</w:t>
      </w:r>
      <w:r w:rsidR="00482DA7">
        <w:rPr>
          <w:color w:val="auto"/>
          <w:lang w:val="ru-RU"/>
        </w:rPr>
        <w:tab/>
      </w:r>
      <w:r w:rsidR="00A564F1">
        <w:rPr>
          <w:color w:val="auto"/>
          <w:lang w:val="ru-RU"/>
        </w:rPr>
        <w:t>Эпоксидные (только грунт)</w:t>
      </w:r>
    </w:p>
    <w:p w14:paraId="17B9E670" w14:textId="698F7F83" w:rsidR="00852C4D" w:rsidRDefault="007F691F" w:rsidP="00520D6B">
      <w:pPr>
        <w:pStyle w:val="List1"/>
        <w:numPr>
          <w:ilvl w:val="0"/>
          <w:numId w:val="0"/>
        </w:numPr>
        <w:tabs>
          <w:tab w:val="clear" w:pos="1080"/>
        </w:tabs>
        <w:ind w:left="1418" w:hanging="709"/>
        <w:rPr>
          <w:color w:val="auto"/>
          <w:lang w:val="ru-RU"/>
        </w:rPr>
      </w:pPr>
      <w:r w:rsidRPr="00160714">
        <w:rPr>
          <w:color w:val="auto"/>
          <w:lang w:val="ru-RU"/>
        </w:rPr>
        <w:t>1.6</w:t>
      </w:r>
      <w:r w:rsidR="00482DA7">
        <w:rPr>
          <w:color w:val="auto"/>
          <w:lang w:val="ru-RU"/>
        </w:rPr>
        <w:tab/>
      </w:r>
      <w:r w:rsidRPr="00160714">
        <w:rPr>
          <w:color w:val="auto"/>
          <w:lang w:val="ru-RU"/>
        </w:rPr>
        <w:t>Грунт органический с высоким содержанием цинка для ремонта цинкового покрытия</w:t>
      </w:r>
    </w:p>
    <w:p w14:paraId="51CA1B79" w14:textId="7ABED234" w:rsidR="00780948" w:rsidRPr="00160714" w:rsidRDefault="00780948" w:rsidP="00520D6B">
      <w:pPr>
        <w:pStyle w:val="List1"/>
        <w:numPr>
          <w:ilvl w:val="0"/>
          <w:numId w:val="0"/>
        </w:numPr>
        <w:tabs>
          <w:tab w:val="clear" w:pos="1080"/>
        </w:tabs>
        <w:ind w:left="1418" w:hanging="709"/>
        <w:rPr>
          <w:color w:val="auto"/>
          <w:lang w:val="ru-RU"/>
        </w:rPr>
      </w:pPr>
      <w:r>
        <w:rPr>
          <w:color w:val="auto"/>
          <w:lang w:val="ru-RU"/>
        </w:rPr>
        <w:t>1.8</w:t>
      </w:r>
      <w:r w:rsidR="00482DA7">
        <w:rPr>
          <w:color w:val="auto"/>
          <w:lang w:val="ru-RU"/>
        </w:rPr>
        <w:tab/>
      </w:r>
      <w:r w:rsidR="00356FEC" w:rsidRPr="00D02000">
        <w:rPr>
          <w:color w:val="auto"/>
          <w:lang w:val="ru-RU"/>
        </w:rPr>
        <w:t xml:space="preserve">Эпоксидная мастика - грунтовка </w:t>
      </w:r>
      <w:r w:rsidR="00A40BB0" w:rsidRPr="00284516">
        <w:rPr>
          <w:color w:val="auto"/>
          <w:lang w:val="ru-RU"/>
        </w:rPr>
        <w:t>толерантная к поверхности</w:t>
      </w:r>
    </w:p>
    <w:p w14:paraId="1FD71699" w14:textId="77777777" w:rsidR="00852C4D" w:rsidRPr="001B7D1E" w:rsidRDefault="007F691F" w:rsidP="00520D6B">
      <w:pPr>
        <w:pStyle w:val="Heading2"/>
        <w:numPr>
          <w:ilvl w:val="1"/>
          <w:numId w:val="51"/>
        </w:numPr>
        <w:ind w:left="851" w:hanging="709"/>
        <w:rPr>
          <w:color w:val="auto"/>
          <w:lang w:val="en-GB"/>
        </w:rPr>
      </w:pPr>
      <w:bookmarkStart w:id="191" w:name="_Toc337129937"/>
      <w:bookmarkStart w:id="192" w:name="_Toc527016002"/>
      <w:proofErr w:type="spellStart"/>
      <w:r w:rsidRPr="001B7D1E">
        <w:rPr>
          <w:color w:val="auto"/>
          <w:lang w:val="en-GB"/>
        </w:rPr>
        <w:t>Двухкомпонентные</w:t>
      </w:r>
      <w:proofErr w:type="spellEnd"/>
      <w:r w:rsidRPr="001B7D1E">
        <w:rPr>
          <w:color w:val="auto"/>
          <w:lang w:val="en-GB"/>
        </w:rPr>
        <w:t xml:space="preserve"> </w:t>
      </w:r>
      <w:proofErr w:type="spellStart"/>
      <w:r w:rsidRPr="001B7D1E">
        <w:rPr>
          <w:color w:val="auto"/>
          <w:lang w:val="en-GB"/>
        </w:rPr>
        <w:t>системы</w:t>
      </w:r>
      <w:bookmarkEnd w:id="191"/>
      <w:bookmarkEnd w:id="192"/>
      <w:proofErr w:type="spellEnd"/>
    </w:p>
    <w:p w14:paraId="198A9D43" w14:textId="2CE7D0AB" w:rsidR="00852C4D" w:rsidRPr="0069460B" w:rsidRDefault="001E7EA2" w:rsidP="00520D6B">
      <w:pPr>
        <w:pStyle w:val="List1"/>
        <w:numPr>
          <w:ilvl w:val="0"/>
          <w:numId w:val="0"/>
        </w:numPr>
        <w:tabs>
          <w:tab w:val="clear" w:pos="1080"/>
        </w:tabs>
        <w:ind w:left="1418" w:hanging="709"/>
        <w:rPr>
          <w:color w:val="auto"/>
          <w:lang w:val="ru-RU"/>
        </w:rPr>
      </w:pPr>
      <w:r w:rsidRPr="00057949">
        <w:rPr>
          <w:color w:val="auto"/>
          <w:lang w:val="ru-RU"/>
        </w:rPr>
        <w:t>2.3</w:t>
      </w:r>
      <w:r w:rsidR="004D118E">
        <w:rPr>
          <w:color w:val="auto"/>
          <w:lang w:val="ru-RU"/>
        </w:rPr>
        <w:tab/>
      </w:r>
      <w:r w:rsidR="007F691F" w:rsidRPr="00057949">
        <w:rPr>
          <w:color w:val="auto"/>
          <w:lang w:val="ru-RU"/>
        </w:rPr>
        <w:t>Силикон-алкидное | Акрил-силиконовое</w:t>
      </w:r>
      <w:r w:rsidR="0069460B">
        <w:rPr>
          <w:color w:val="auto"/>
          <w:lang w:val="ru-RU"/>
        </w:rPr>
        <w:t xml:space="preserve"> до </w:t>
      </w:r>
      <w:r w:rsidR="0069460B" w:rsidRPr="00D750DA">
        <w:rPr>
          <w:color w:val="auto"/>
          <w:lang w:val="ru-RU"/>
        </w:rPr>
        <w:t>260°</w:t>
      </w:r>
      <w:r w:rsidR="0069460B" w:rsidRPr="00482DA7">
        <w:rPr>
          <w:color w:val="auto"/>
          <w:lang w:val="ru-RU"/>
        </w:rPr>
        <w:t>C</w:t>
      </w:r>
      <w:r w:rsidR="0069460B" w:rsidRPr="00D750DA">
        <w:rPr>
          <w:color w:val="auto"/>
          <w:lang w:val="ru-RU"/>
        </w:rPr>
        <w:t xml:space="preserve"> (500°</w:t>
      </w:r>
      <w:r w:rsidR="0069460B" w:rsidRPr="00482DA7">
        <w:rPr>
          <w:color w:val="auto"/>
          <w:lang w:val="ru-RU"/>
        </w:rPr>
        <w:t>F</w:t>
      </w:r>
      <w:r w:rsidR="0069460B" w:rsidRPr="00D750DA">
        <w:rPr>
          <w:color w:val="auto"/>
          <w:lang w:val="ru-RU"/>
        </w:rPr>
        <w:t>)</w:t>
      </w:r>
    </w:p>
    <w:p w14:paraId="75BFD739" w14:textId="330E6302" w:rsidR="007F691F" w:rsidRPr="0069460B" w:rsidRDefault="001E7EA2" w:rsidP="00520D6B">
      <w:pPr>
        <w:pStyle w:val="List1"/>
        <w:numPr>
          <w:ilvl w:val="0"/>
          <w:numId w:val="0"/>
        </w:numPr>
        <w:tabs>
          <w:tab w:val="clear" w:pos="1080"/>
        </w:tabs>
        <w:ind w:left="1418" w:hanging="709"/>
        <w:rPr>
          <w:color w:val="auto"/>
          <w:lang w:val="ru-RU"/>
        </w:rPr>
      </w:pPr>
      <w:r w:rsidRPr="00057949">
        <w:rPr>
          <w:color w:val="auto"/>
          <w:lang w:val="ru-RU"/>
        </w:rPr>
        <w:t>2.4</w:t>
      </w:r>
      <w:r w:rsidR="004D118E">
        <w:rPr>
          <w:color w:val="auto"/>
          <w:lang w:val="ru-RU"/>
        </w:rPr>
        <w:tab/>
      </w:r>
      <w:r w:rsidR="007F691F" w:rsidRPr="00057949">
        <w:rPr>
          <w:color w:val="auto"/>
          <w:lang w:val="ru-RU"/>
        </w:rPr>
        <w:t>Самоотверждающееся неорганическое цинкосодержащее | Высокотемпературное силиконовое</w:t>
      </w:r>
      <w:r w:rsidR="00792932">
        <w:rPr>
          <w:color w:val="auto"/>
          <w:lang w:val="ru-RU"/>
        </w:rPr>
        <w:t xml:space="preserve"> </w:t>
      </w:r>
      <w:r w:rsidR="0069460B" w:rsidRPr="00D750DA">
        <w:rPr>
          <w:color w:val="auto"/>
          <w:lang w:val="ru-RU"/>
        </w:rPr>
        <w:t>205-649°</w:t>
      </w:r>
      <w:r w:rsidR="0069460B" w:rsidRPr="00482DA7">
        <w:rPr>
          <w:color w:val="auto"/>
          <w:lang w:val="ru-RU"/>
        </w:rPr>
        <w:t>C</w:t>
      </w:r>
      <w:r w:rsidR="0069460B" w:rsidRPr="00D750DA">
        <w:rPr>
          <w:color w:val="auto"/>
          <w:lang w:val="ru-RU"/>
        </w:rPr>
        <w:t xml:space="preserve"> (400- 1200°</w:t>
      </w:r>
      <w:r w:rsidR="0069460B" w:rsidRPr="00482DA7">
        <w:rPr>
          <w:color w:val="auto"/>
          <w:lang w:val="ru-RU"/>
        </w:rPr>
        <w:t>F</w:t>
      </w:r>
      <w:r w:rsidR="0069460B" w:rsidRPr="00D750DA">
        <w:rPr>
          <w:color w:val="auto"/>
          <w:lang w:val="ru-RU"/>
        </w:rPr>
        <w:t>)</w:t>
      </w:r>
    </w:p>
    <w:p w14:paraId="5BB09546" w14:textId="08625ECF" w:rsidR="007F691F" w:rsidRPr="0069460B" w:rsidRDefault="001E7EA2" w:rsidP="00520D6B">
      <w:pPr>
        <w:pStyle w:val="List1"/>
        <w:numPr>
          <w:ilvl w:val="0"/>
          <w:numId w:val="0"/>
        </w:numPr>
        <w:tabs>
          <w:tab w:val="clear" w:pos="1080"/>
        </w:tabs>
        <w:ind w:left="1418" w:hanging="709"/>
        <w:rPr>
          <w:color w:val="auto"/>
          <w:lang w:val="ru-RU"/>
        </w:rPr>
      </w:pPr>
      <w:r w:rsidRPr="00057949">
        <w:rPr>
          <w:color w:val="auto"/>
          <w:lang w:val="ru-RU"/>
        </w:rPr>
        <w:t>2.5</w:t>
      </w:r>
      <w:r w:rsidR="004D118E">
        <w:rPr>
          <w:color w:val="auto"/>
          <w:lang w:val="ru-RU"/>
        </w:rPr>
        <w:tab/>
      </w:r>
      <w:r w:rsidR="007F691F" w:rsidRPr="00057949">
        <w:rPr>
          <w:color w:val="auto"/>
          <w:lang w:val="ru-RU"/>
        </w:rPr>
        <w:t>Самоотверждающееся неорганическое цинкосодержащее | Акрил-силиконовое</w:t>
      </w:r>
      <w:r w:rsidR="0069460B">
        <w:rPr>
          <w:color w:val="auto"/>
          <w:lang w:val="ru-RU"/>
        </w:rPr>
        <w:t xml:space="preserve"> до </w:t>
      </w:r>
      <w:r w:rsidR="0069460B" w:rsidRPr="00D750DA">
        <w:rPr>
          <w:color w:val="auto"/>
          <w:lang w:val="ru-RU"/>
        </w:rPr>
        <w:t>205°</w:t>
      </w:r>
      <w:r w:rsidR="0069460B" w:rsidRPr="00482DA7">
        <w:rPr>
          <w:color w:val="auto"/>
          <w:lang w:val="ru-RU"/>
        </w:rPr>
        <w:t>C</w:t>
      </w:r>
      <w:r w:rsidR="0069460B" w:rsidRPr="00D750DA">
        <w:rPr>
          <w:color w:val="auto"/>
          <w:lang w:val="ru-RU"/>
        </w:rPr>
        <w:t xml:space="preserve"> (400°</w:t>
      </w:r>
      <w:r w:rsidR="0069460B" w:rsidRPr="00482DA7">
        <w:rPr>
          <w:color w:val="auto"/>
          <w:lang w:val="ru-RU"/>
        </w:rPr>
        <w:t>F</w:t>
      </w:r>
      <w:r w:rsidR="0069460B" w:rsidRPr="00D750DA">
        <w:rPr>
          <w:color w:val="auto"/>
          <w:lang w:val="ru-RU"/>
        </w:rPr>
        <w:t>)</w:t>
      </w:r>
    </w:p>
    <w:p w14:paraId="205B8A1B" w14:textId="61D481E6" w:rsidR="007F691F" w:rsidRPr="00057949" w:rsidRDefault="001E7EA2" w:rsidP="00520D6B">
      <w:pPr>
        <w:pStyle w:val="List1"/>
        <w:numPr>
          <w:ilvl w:val="0"/>
          <w:numId w:val="0"/>
        </w:numPr>
        <w:tabs>
          <w:tab w:val="clear" w:pos="1080"/>
        </w:tabs>
        <w:ind w:left="1418" w:hanging="709"/>
        <w:rPr>
          <w:color w:val="auto"/>
          <w:lang w:val="ru-RU"/>
        </w:rPr>
      </w:pPr>
      <w:r w:rsidRPr="00057949">
        <w:rPr>
          <w:color w:val="auto"/>
          <w:lang w:val="ru-RU"/>
        </w:rPr>
        <w:t>2.6</w:t>
      </w:r>
      <w:r w:rsidR="004D118E">
        <w:rPr>
          <w:color w:val="auto"/>
          <w:lang w:val="ru-RU"/>
        </w:rPr>
        <w:tab/>
      </w:r>
      <w:r w:rsidR="007F691F" w:rsidRPr="00057949">
        <w:rPr>
          <w:color w:val="auto"/>
          <w:lang w:val="ru-RU"/>
        </w:rPr>
        <w:t>Самоотверждающееся неорганическое цинкосодержащее | Эпоксиполиамидное (Толстослойное)</w:t>
      </w:r>
    </w:p>
    <w:p w14:paraId="72CDE1F5" w14:textId="182C21AE" w:rsidR="007F691F" w:rsidRDefault="001E7EA2" w:rsidP="00520D6B">
      <w:pPr>
        <w:pStyle w:val="List1"/>
        <w:numPr>
          <w:ilvl w:val="0"/>
          <w:numId w:val="0"/>
        </w:numPr>
        <w:tabs>
          <w:tab w:val="clear" w:pos="1080"/>
        </w:tabs>
        <w:ind w:left="1418" w:hanging="709"/>
        <w:rPr>
          <w:color w:val="auto"/>
          <w:lang w:val="ru-RU"/>
        </w:rPr>
      </w:pPr>
      <w:r w:rsidRPr="00057949">
        <w:rPr>
          <w:color w:val="auto"/>
          <w:lang w:val="ru-RU"/>
        </w:rPr>
        <w:t>2.7</w:t>
      </w:r>
      <w:r w:rsidR="004D118E">
        <w:rPr>
          <w:color w:val="auto"/>
          <w:lang w:val="ru-RU"/>
        </w:rPr>
        <w:tab/>
      </w:r>
      <w:r w:rsidR="007F691F" w:rsidRPr="00057949">
        <w:rPr>
          <w:color w:val="auto"/>
          <w:lang w:val="ru-RU"/>
        </w:rPr>
        <w:t>Высокотемпературное силиконовое | Высокотемпературное силиконовое</w:t>
      </w:r>
      <w:r w:rsidR="0069460B">
        <w:rPr>
          <w:color w:val="auto"/>
          <w:lang w:val="ru-RU"/>
        </w:rPr>
        <w:t xml:space="preserve"> до  </w:t>
      </w:r>
      <w:r w:rsidR="0069460B" w:rsidRPr="00D750DA">
        <w:rPr>
          <w:color w:val="auto"/>
          <w:lang w:val="ru-RU"/>
        </w:rPr>
        <w:t>649</w:t>
      </w:r>
      <w:r w:rsidR="0069460B" w:rsidRPr="00482DA7">
        <w:rPr>
          <w:color w:val="auto"/>
          <w:lang w:val="ru-RU"/>
        </w:rPr>
        <w:t>C</w:t>
      </w:r>
      <w:r w:rsidR="0069460B" w:rsidRPr="00D750DA">
        <w:rPr>
          <w:color w:val="auto"/>
          <w:lang w:val="ru-RU"/>
        </w:rPr>
        <w:t>° (1200°</w:t>
      </w:r>
      <w:r w:rsidR="0069460B" w:rsidRPr="00482DA7">
        <w:rPr>
          <w:color w:val="auto"/>
          <w:lang w:val="ru-RU"/>
        </w:rPr>
        <w:t>F</w:t>
      </w:r>
      <w:r w:rsidR="0069460B" w:rsidRPr="00D750DA">
        <w:rPr>
          <w:color w:val="auto"/>
          <w:lang w:val="ru-RU"/>
        </w:rPr>
        <w:t xml:space="preserve"> )</w:t>
      </w:r>
    </w:p>
    <w:p w14:paraId="675AFCFA" w14:textId="404CA0E1" w:rsidR="000C5531" w:rsidRPr="0069460B" w:rsidRDefault="000C5531" w:rsidP="00520D6B">
      <w:pPr>
        <w:pStyle w:val="List1"/>
        <w:numPr>
          <w:ilvl w:val="0"/>
          <w:numId w:val="0"/>
        </w:numPr>
        <w:tabs>
          <w:tab w:val="clear" w:pos="1080"/>
        </w:tabs>
        <w:ind w:left="1418" w:hanging="709"/>
        <w:rPr>
          <w:color w:val="auto"/>
          <w:lang w:val="ru-RU"/>
        </w:rPr>
      </w:pPr>
      <w:r>
        <w:rPr>
          <w:color w:val="auto"/>
          <w:lang w:val="ru-RU"/>
        </w:rPr>
        <w:t>2</w:t>
      </w:r>
      <w:r w:rsidRPr="00D750DA">
        <w:rPr>
          <w:color w:val="auto"/>
          <w:lang w:val="ru-RU"/>
        </w:rPr>
        <w:t>.</w:t>
      </w:r>
      <w:ins w:id="193" w:author="Issayevskiy, Konstantin [STAMGazStroy LLP]" w:date="2025-12-04T17:19:00Z" w16du:dateUtc="2025-12-04T12:19:00Z">
        <w:r w:rsidR="00934D4C" w:rsidRPr="002C303C">
          <w:rPr>
            <w:color w:val="auto"/>
            <w:lang w:val="ru-RU"/>
          </w:rPr>
          <w:t>9</w:t>
        </w:r>
      </w:ins>
      <w:del w:id="194" w:author="Issayevskiy, Konstantin [STAMGazStroy LLP]" w:date="2025-12-04T17:19:00Z" w16du:dateUtc="2025-12-04T12:19:00Z">
        <w:r w:rsidRPr="00D750DA" w:rsidDel="00934D4C">
          <w:rPr>
            <w:color w:val="auto"/>
            <w:lang w:val="ru-RU"/>
          </w:rPr>
          <w:delText>9</w:delText>
        </w:r>
      </w:del>
      <w:r w:rsidR="004D118E">
        <w:rPr>
          <w:color w:val="auto"/>
          <w:lang w:val="ru-RU"/>
        </w:rPr>
        <w:tab/>
      </w:r>
      <w:r w:rsidRPr="00D750DA">
        <w:rPr>
          <w:color w:val="auto"/>
          <w:lang w:val="ru-RU"/>
        </w:rPr>
        <w:t>Термоиндикаторное лакокрасочное покрытие</w:t>
      </w:r>
    </w:p>
    <w:p w14:paraId="5F625E07" w14:textId="29EE05CD" w:rsidR="007F691F" w:rsidRPr="00057949" w:rsidRDefault="001E7EA2" w:rsidP="00520D6B">
      <w:pPr>
        <w:pStyle w:val="List1"/>
        <w:numPr>
          <w:ilvl w:val="0"/>
          <w:numId w:val="0"/>
        </w:numPr>
        <w:tabs>
          <w:tab w:val="clear" w:pos="1080"/>
        </w:tabs>
        <w:ind w:left="1418" w:hanging="709"/>
        <w:rPr>
          <w:color w:val="auto"/>
          <w:lang w:val="ru-RU"/>
        </w:rPr>
      </w:pPr>
      <w:r w:rsidRPr="00057949">
        <w:rPr>
          <w:color w:val="auto"/>
          <w:lang w:val="ru-RU"/>
        </w:rPr>
        <w:t>2.</w:t>
      </w:r>
      <w:r w:rsidR="00780948">
        <w:rPr>
          <w:color w:val="auto"/>
          <w:lang w:val="ru-RU"/>
        </w:rPr>
        <w:t>12</w:t>
      </w:r>
      <w:r w:rsidR="004D118E">
        <w:rPr>
          <w:color w:val="auto"/>
          <w:lang w:val="ru-RU"/>
        </w:rPr>
        <w:tab/>
      </w:r>
      <w:r w:rsidR="00A564F1" w:rsidRPr="00D02000">
        <w:rPr>
          <w:color w:val="auto"/>
          <w:lang w:val="ru-RU"/>
        </w:rPr>
        <w:t xml:space="preserve">Эпоксидная мастика </w:t>
      </w:r>
      <w:r w:rsidR="00A40BB0">
        <w:rPr>
          <w:color w:val="auto"/>
          <w:lang w:val="ru-RU"/>
        </w:rPr>
        <w:t>–</w:t>
      </w:r>
      <w:r w:rsidR="00A564F1" w:rsidRPr="00D02000">
        <w:rPr>
          <w:color w:val="auto"/>
          <w:lang w:val="ru-RU"/>
        </w:rPr>
        <w:t xml:space="preserve"> грунтовка</w:t>
      </w:r>
      <w:r w:rsidR="00A40BB0">
        <w:rPr>
          <w:color w:val="auto"/>
          <w:lang w:val="ru-RU"/>
        </w:rPr>
        <w:t xml:space="preserve"> </w:t>
      </w:r>
      <w:r w:rsidR="00A40BB0" w:rsidRPr="00284516">
        <w:rPr>
          <w:color w:val="auto"/>
          <w:lang w:val="ru-RU"/>
        </w:rPr>
        <w:t>толерантная к поверхности</w:t>
      </w:r>
      <w:r w:rsidR="00A564F1" w:rsidRPr="00D02000">
        <w:rPr>
          <w:color w:val="auto"/>
          <w:lang w:val="ru-RU"/>
        </w:rPr>
        <w:t xml:space="preserve"> | </w:t>
      </w:r>
      <w:r w:rsidR="00A564F1" w:rsidRPr="00057949">
        <w:rPr>
          <w:color w:val="auto"/>
          <w:lang w:val="ru-RU"/>
        </w:rPr>
        <w:t>Эпоксиполиамидное</w:t>
      </w:r>
      <w:r w:rsidR="00A564F1">
        <w:rPr>
          <w:color w:val="auto"/>
          <w:lang w:val="ru-RU"/>
        </w:rPr>
        <w:t xml:space="preserve"> (конечное)</w:t>
      </w:r>
    </w:p>
    <w:p w14:paraId="5BBE0D48" w14:textId="2B59D036" w:rsidR="00852C4D" w:rsidRDefault="001E7EA2" w:rsidP="00520D6B">
      <w:pPr>
        <w:pStyle w:val="List1"/>
        <w:numPr>
          <w:ilvl w:val="0"/>
          <w:numId w:val="0"/>
        </w:numPr>
        <w:tabs>
          <w:tab w:val="clear" w:pos="1080"/>
        </w:tabs>
        <w:ind w:left="1418" w:hanging="709"/>
        <w:rPr>
          <w:color w:val="auto"/>
          <w:lang w:val="ru-RU"/>
        </w:rPr>
      </w:pPr>
      <w:r w:rsidRPr="008E3CD7">
        <w:rPr>
          <w:color w:val="auto"/>
          <w:lang w:val="ru-RU"/>
        </w:rPr>
        <w:t>2.1</w:t>
      </w:r>
      <w:r w:rsidR="00780948">
        <w:rPr>
          <w:color w:val="auto"/>
          <w:lang w:val="ru-RU"/>
        </w:rPr>
        <w:t>5</w:t>
      </w:r>
      <w:r w:rsidR="00546DC3">
        <w:rPr>
          <w:color w:val="auto"/>
          <w:lang w:val="ru-RU"/>
        </w:rPr>
        <w:tab/>
      </w:r>
      <w:r w:rsidR="00A564F1" w:rsidRPr="00D750DA">
        <w:rPr>
          <w:color w:val="auto"/>
          <w:lang w:val="ru-RU"/>
        </w:rPr>
        <w:t xml:space="preserve">Эпоксидная мастика </w:t>
      </w:r>
      <w:r w:rsidR="00A40BB0">
        <w:rPr>
          <w:color w:val="auto"/>
          <w:lang w:val="ru-RU"/>
        </w:rPr>
        <w:t>–</w:t>
      </w:r>
      <w:r w:rsidR="00A564F1" w:rsidRPr="00D750DA">
        <w:rPr>
          <w:color w:val="auto"/>
          <w:lang w:val="ru-RU"/>
        </w:rPr>
        <w:t xml:space="preserve"> грунтовка</w:t>
      </w:r>
      <w:r w:rsidR="00A40BB0">
        <w:rPr>
          <w:color w:val="auto"/>
          <w:lang w:val="ru-RU"/>
        </w:rPr>
        <w:t xml:space="preserve"> </w:t>
      </w:r>
      <w:r w:rsidR="00A40BB0" w:rsidRPr="00284516">
        <w:rPr>
          <w:color w:val="auto"/>
          <w:lang w:val="ru-RU"/>
        </w:rPr>
        <w:t>толерантная к поверхности</w:t>
      </w:r>
      <w:r w:rsidR="00A564F1" w:rsidRPr="00D750DA">
        <w:rPr>
          <w:color w:val="auto"/>
          <w:lang w:val="ru-RU"/>
        </w:rPr>
        <w:t xml:space="preserve"> | </w:t>
      </w:r>
      <w:r w:rsidR="00A564F1">
        <w:rPr>
          <w:color w:val="auto"/>
          <w:lang w:val="ru-RU"/>
        </w:rPr>
        <w:t>А</w:t>
      </w:r>
      <w:r w:rsidR="00A564F1" w:rsidRPr="00D750DA">
        <w:rPr>
          <w:color w:val="auto"/>
          <w:lang w:val="ru-RU"/>
        </w:rPr>
        <w:t>лифатический полиуретан</w:t>
      </w:r>
    </w:p>
    <w:p w14:paraId="25105BB9" w14:textId="4B5B8C10" w:rsidR="00780948" w:rsidRPr="008E3CD7" w:rsidRDefault="00780948" w:rsidP="00520D6B">
      <w:pPr>
        <w:pStyle w:val="List1"/>
        <w:numPr>
          <w:ilvl w:val="0"/>
          <w:numId w:val="0"/>
        </w:numPr>
        <w:tabs>
          <w:tab w:val="clear" w:pos="1080"/>
        </w:tabs>
        <w:ind w:left="1418" w:hanging="709"/>
        <w:rPr>
          <w:color w:val="auto"/>
          <w:lang w:val="ru-RU"/>
        </w:rPr>
      </w:pPr>
      <w:r>
        <w:rPr>
          <w:color w:val="auto"/>
          <w:lang w:val="ru-RU"/>
        </w:rPr>
        <w:t>2.15.1</w:t>
      </w:r>
      <w:r w:rsidR="00546DC3">
        <w:rPr>
          <w:color w:val="auto"/>
          <w:lang w:val="ru-RU"/>
        </w:rPr>
        <w:tab/>
      </w:r>
      <w:r w:rsidR="00A564F1" w:rsidRPr="00D02000">
        <w:rPr>
          <w:color w:val="auto"/>
          <w:lang w:val="ru-RU"/>
        </w:rPr>
        <w:t xml:space="preserve">Эпоксидная мастика </w:t>
      </w:r>
      <w:r w:rsidR="00A40BB0">
        <w:rPr>
          <w:color w:val="auto"/>
          <w:lang w:val="ru-RU"/>
        </w:rPr>
        <w:t>–</w:t>
      </w:r>
      <w:r w:rsidR="00A564F1" w:rsidRPr="00D02000">
        <w:rPr>
          <w:color w:val="auto"/>
          <w:lang w:val="ru-RU"/>
        </w:rPr>
        <w:t xml:space="preserve"> грунтовка</w:t>
      </w:r>
      <w:r w:rsidR="00A40BB0">
        <w:rPr>
          <w:color w:val="auto"/>
          <w:lang w:val="ru-RU"/>
        </w:rPr>
        <w:t xml:space="preserve"> </w:t>
      </w:r>
      <w:r w:rsidR="00A40BB0" w:rsidRPr="00284516">
        <w:rPr>
          <w:color w:val="auto"/>
          <w:lang w:val="ru-RU"/>
        </w:rPr>
        <w:t>толерантная к поверхности</w:t>
      </w:r>
      <w:r w:rsidR="00A564F1" w:rsidRPr="00D02000">
        <w:rPr>
          <w:color w:val="auto"/>
          <w:lang w:val="ru-RU"/>
        </w:rPr>
        <w:t xml:space="preserve"> | </w:t>
      </w:r>
      <w:r w:rsidR="00A564F1">
        <w:rPr>
          <w:color w:val="auto"/>
          <w:lang w:val="ru-RU"/>
        </w:rPr>
        <w:t>Полисилоксановое</w:t>
      </w:r>
    </w:p>
    <w:p w14:paraId="7F9B9681" w14:textId="3854032D" w:rsidR="00367440" w:rsidRPr="00F029EB" w:rsidRDefault="00367440" w:rsidP="00520D6B">
      <w:pPr>
        <w:pStyle w:val="List1"/>
        <w:numPr>
          <w:ilvl w:val="0"/>
          <w:numId w:val="0"/>
        </w:numPr>
        <w:tabs>
          <w:tab w:val="clear" w:pos="1080"/>
        </w:tabs>
        <w:ind w:left="1418" w:hanging="709"/>
        <w:rPr>
          <w:color w:val="auto"/>
          <w:lang w:val="ru-RU"/>
        </w:rPr>
      </w:pPr>
      <w:r w:rsidRPr="00A71408">
        <w:rPr>
          <w:color w:val="auto"/>
          <w:lang w:val="ru-RU"/>
        </w:rPr>
        <w:t>2.16</w:t>
      </w:r>
      <w:r w:rsidR="00AC586F">
        <w:rPr>
          <w:color w:val="auto"/>
          <w:lang w:val="ru-RU"/>
        </w:rPr>
        <w:tab/>
      </w:r>
      <w:r w:rsidRPr="00A71408">
        <w:rPr>
          <w:color w:val="auto"/>
          <w:lang w:val="ru-RU"/>
        </w:rPr>
        <w:t>Водорастворимый акриловый грунт | Водорастворим</w:t>
      </w:r>
      <w:r>
        <w:rPr>
          <w:color w:val="auto"/>
          <w:lang w:val="ru-RU"/>
        </w:rPr>
        <w:t>ое</w:t>
      </w:r>
      <w:r w:rsidRPr="00A71408">
        <w:rPr>
          <w:color w:val="auto"/>
          <w:lang w:val="ru-RU"/>
        </w:rPr>
        <w:t xml:space="preserve"> акрил</w:t>
      </w:r>
      <w:r>
        <w:rPr>
          <w:color w:val="auto"/>
          <w:lang w:val="ru-RU"/>
        </w:rPr>
        <w:t>овое</w:t>
      </w:r>
    </w:p>
    <w:p w14:paraId="0EE9CBF3" w14:textId="77777777" w:rsidR="00852C4D" w:rsidRPr="001B7D1E" w:rsidRDefault="007F691F" w:rsidP="000677C8">
      <w:pPr>
        <w:pStyle w:val="Heading2"/>
        <w:numPr>
          <w:ilvl w:val="1"/>
          <w:numId w:val="51"/>
        </w:numPr>
        <w:ind w:left="851" w:hanging="709"/>
        <w:rPr>
          <w:color w:val="auto"/>
          <w:lang w:val="en-GB"/>
        </w:rPr>
      </w:pPr>
      <w:bookmarkStart w:id="195" w:name="_Toc337129938"/>
      <w:bookmarkStart w:id="196" w:name="_Toc527016003"/>
      <w:proofErr w:type="spellStart"/>
      <w:r w:rsidRPr="001B7D1E">
        <w:rPr>
          <w:color w:val="auto"/>
          <w:lang w:val="en-GB"/>
        </w:rPr>
        <w:lastRenderedPageBreak/>
        <w:t>Трехкомпонентные</w:t>
      </w:r>
      <w:proofErr w:type="spellEnd"/>
      <w:r w:rsidRPr="001B7D1E">
        <w:rPr>
          <w:color w:val="auto"/>
          <w:lang w:val="en-GB"/>
        </w:rPr>
        <w:t xml:space="preserve"> </w:t>
      </w:r>
      <w:proofErr w:type="spellStart"/>
      <w:r w:rsidRPr="001B7D1E">
        <w:rPr>
          <w:color w:val="auto"/>
          <w:lang w:val="en-GB"/>
        </w:rPr>
        <w:t>системы</w:t>
      </w:r>
      <w:bookmarkEnd w:id="195"/>
      <w:bookmarkEnd w:id="196"/>
      <w:proofErr w:type="spellEnd"/>
    </w:p>
    <w:p w14:paraId="3A41F122" w14:textId="4A628A08" w:rsidR="00852C4D" w:rsidRPr="00057949" w:rsidRDefault="001E7EA2" w:rsidP="000677C8">
      <w:pPr>
        <w:pStyle w:val="List1"/>
        <w:numPr>
          <w:ilvl w:val="0"/>
          <w:numId w:val="0"/>
        </w:numPr>
        <w:tabs>
          <w:tab w:val="clear" w:pos="1080"/>
        </w:tabs>
        <w:ind w:left="1418" w:hanging="720"/>
        <w:rPr>
          <w:color w:val="auto"/>
          <w:lang w:val="ru-RU"/>
        </w:rPr>
      </w:pPr>
      <w:r w:rsidRPr="00057949">
        <w:rPr>
          <w:color w:val="auto"/>
          <w:lang w:val="ru-RU"/>
        </w:rPr>
        <w:t>3.1</w:t>
      </w:r>
      <w:r w:rsidR="00AC586F">
        <w:rPr>
          <w:color w:val="auto"/>
          <w:lang w:val="ru-RU"/>
        </w:rPr>
        <w:tab/>
      </w:r>
      <w:r w:rsidR="007F691F" w:rsidRPr="00057949">
        <w:rPr>
          <w:color w:val="auto"/>
          <w:lang w:val="ru-RU"/>
        </w:rPr>
        <w:t xml:space="preserve">Самоотверждающееся неорганическое цинкосодержащее | </w:t>
      </w:r>
      <w:r w:rsidR="00A564F1" w:rsidRPr="00A564F1">
        <w:rPr>
          <w:color w:val="auto"/>
          <w:lang w:val="ru-RU"/>
        </w:rPr>
        <w:t xml:space="preserve">Эпоксидное промежуточное </w:t>
      </w:r>
      <w:r w:rsidR="00057949">
        <w:rPr>
          <w:color w:val="auto"/>
          <w:lang w:val="ru-RU"/>
        </w:rPr>
        <w:t xml:space="preserve"> | </w:t>
      </w:r>
      <w:r w:rsidR="007F691F" w:rsidRPr="00057949">
        <w:rPr>
          <w:color w:val="auto"/>
          <w:lang w:val="ru-RU"/>
        </w:rPr>
        <w:t>Алифатический полиуретан</w:t>
      </w:r>
    </w:p>
    <w:p w14:paraId="0ECC869D" w14:textId="6FDF82A0" w:rsidR="00852C4D" w:rsidRPr="00057949" w:rsidRDefault="001E7EA2" w:rsidP="000677C8">
      <w:pPr>
        <w:pStyle w:val="List1"/>
        <w:numPr>
          <w:ilvl w:val="0"/>
          <w:numId w:val="0"/>
        </w:numPr>
        <w:tabs>
          <w:tab w:val="clear" w:pos="1080"/>
        </w:tabs>
        <w:ind w:left="1418" w:hanging="720"/>
        <w:rPr>
          <w:color w:val="auto"/>
          <w:lang w:val="ru-RU"/>
        </w:rPr>
      </w:pPr>
      <w:r w:rsidRPr="00057949">
        <w:rPr>
          <w:color w:val="auto"/>
          <w:lang w:val="ru-RU"/>
        </w:rPr>
        <w:t>3.1.1</w:t>
      </w:r>
      <w:r w:rsidR="00AC586F">
        <w:rPr>
          <w:color w:val="auto"/>
          <w:lang w:val="ru-RU"/>
        </w:rPr>
        <w:tab/>
      </w:r>
      <w:r w:rsidR="007F691F" w:rsidRPr="00057949">
        <w:rPr>
          <w:color w:val="auto"/>
          <w:lang w:val="ru-RU"/>
        </w:rPr>
        <w:t xml:space="preserve">Самоотверждающееся неорганическое цинкосодержащее | </w:t>
      </w:r>
      <w:r w:rsidR="00A564F1" w:rsidRPr="00A564F1">
        <w:rPr>
          <w:color w:val="auto"/>
          <w:lang w:val="ru-RU"/>
        </w:rPr>
        <w:t xml:space="preserve">Эпоксидное промежуточное </w:t>
      </w:r>
      <w:r w:rsidR="00057949">
        <w:rPr>
          <w:color w:val="auto"/>
          <w:lang w:val="ru-RU"/>
        </w:rPr>
        <w:t xml:space="preserve">| </w:t>
      </w:r>
      <w:r w:rsidR="007F691F" w:rsidRPr="00057949">
        <w:rPr>
          <w:color w:val="auto"/>
          <w:lang w:val="ru-RU"/>
        </w:rPr>
        <w:t>Алифатический полиуретан</w:t>
      </w:r>
    </w:p>
    <w:p w14:paraId="5754DFAB" w14:textId="32BD1A84" w:rsidR="00852C4D" w:rsidRPr="008E3CD7" w:rsidRDefault="001E7EA2" w:rsidP="000677C8">
      <w:pPr>
        <w:pStyle w:val="List1"/>
        <w:numPr>
          <w:ilvl w:val="0"/>
          <w:numId w:val="0"/>
        </w:numPr>
        <w:tabs>
          <w:tab w:val="clear" w:pos="1080"/>
        </w:tabs>
        <w:ind w:left="1418" w:hanging="720"/>
        <w:rPr>
          <w:color w:val="auto"/>
          <w:lang w:val="ru-RU"/>
        </w:rPr>
      </w:pPr>
      <w:r w:rsidRPr="00057949">
        <w:rPr>
          <w:color w:val="auto"/>
          <w:lang w:val="ru-RU"/>
        </w:rPr>
        <w:t>3.2</w:t>
      </w:r>
      <w:r w:rsidR="00AC586F">
        <w:rPr>
          <w:color w:val="auto"/>
          <w:lang w:val="ru-RU"/>
        </w:rPr>
        <w:tab/>
      </w:r>
      <w:r w:rsidR="007F691F" w:rsidRPr="00057949">
        <w:rPr>
          <w:color w:val="auto"/>
          <w:lang w:val="ru-RU"/>
        </w:rPr>
        <w:t xml:space="preserve">Эпоксидное с высоким содержанием цинка | </w:t>
      </w:r>
      <w:r w:rsidR="00A564F1" w:rsidRPr="00A564F1">
        <w:rPr>
          <w:color w:val="auto"/>
          <w:lang w:val="ru-RU"/>
        </w:rPr>
        <w:t xml:space="preserve">Эпоксидное промежуточное </w:t>
      </w:r>
      <w:r w:rsidR="007F691F" w:rsidRPr="00057949">
        <w:rPr>
          <w:color w:val="auto"/>
          <w:lang w:val="ru-RU"/>
        </w:rPr>
        <w:t>| Алифатический полиуретан</w:t>
      </w:r>
    </w:p>
    <w:p w14:paraId="6E158A85" w14:textId="1D67E15A" w:rsidR="00367440" w:rsidRPr="00367440" w:rsidRDefault="00AE634E" w:rsidP="000677C8">
      <w:pPr>
        <w:pStyle w:val="List1"/>
        <w:numPr>
          <w:ilvl w:val="0"/>
          <w:numId w:val="0"/>
        </w:numPr>
        <w:tabs>
          <w:tab w:val="clear" w:pos="1080"/>
        </w:tabs>
        <w:ind w:left="1418" w:hanging="720"/>
        <w:rPr>
          <w:color w:val="auto"/>
          <w:lang w:val="ru-RU"/>
        </w:rPr>
      </w:pPr>
      <w:r>
        <w:rPr>
          <w:color w:val="auto"/>
          <w:lang w:val="ru-RU"/>
        </w:rPr>
        <w:t>3.2.1</w:t>
      </w:r>
      <w:r w:rsidR="00AC586F">
        <w:rPr>
          <w:color w:val="auto"/>
          <w:lang w:val="ru-RU"/>
        </w:rPr>
        <w:tab/>
      </w:r>
      <w:r w:rsidR="00367440" w:rsidRPr="002C1731">
        <w:rPr>
          <w:color w:val="auto"/>
          <w:lang w:val="ru-RU"/>
        </w:rPr>
        <w:t xml:space="preserve">Эпоксидное с высоким содержанием цинка |  </w:t>
      </w:r>
      <w:r w:rsidR="00A564F1" w:rsidRPr="00A564F1">
        <w:rPr>
          <w:color w:val="auto"/>
          <w:lang w:val="ru-RU"/>
        </w:rPr>
        <w:t xml:space="preserve">Эпоксидное промежуточное </w:t>
      </w:r>
      <w:r w:rsidR="00367440" w:rsidRPr="002C1731">
        <w:rPr>
          <w:color w:val="auto"/>
          <w:lang w:val="ru-RU"/>
        </w:rPr>
        <w:t xml:space="preserve">| </w:t>
      </w:r>
      <w:r w:rsidR="0069460B">
        <w:rPr>
          <w:color w:val="auto"/>
          <w:lang w:val="ru-RU"/>
        </w:rPr>
        <w:t>П</w:t>
      </w:r>
      <w:r w:rsidR="00367440" w:rsidRPr="002C1731">
        <w:rPr>
          <w:color w:val="auto"/>
          <w:lang w:val="ru-RU"/>
        </w:rPr>
        <w:t>олисилоксан</w:t>
      </w:r>
    </w:p>
    <w:p w14:paraId="4B7003A1" w14:textId="534851C1" w:rsidR="00356FEC" w:rsidRPr="00057949" w:rsidRDefault="00356FEC" w:rsidP="000677C8">
      <w:pPr>
        <w:pStyle w:val="List1"/>
        <w:numPr>
          <w:ilvl w:val="0"/>
          <w:numId w:val="0"/>
        </w:numPr>
        <w:tabs>
          <w:tab w:val="clear" w:pos="1080"/>
        </w:tabs>
        <w:ind w:left="1418" w:hanging="720"/>
        <w:rPr>
          <w:color w:val="auto"/>
          <w:lang w:val="ru-RU"/>
        </w:rPr>
      </w:pPr>
      <w:r>
        <w:rPr>
          <w:color w:val="auto"/>
          <w:lang w:val="ru-RU"/>
        </w:rPr>
        <w:t>3.5</w:t>
      </w:r>
      <w:r w:rsidR="00AC586F">
        <w:rPr>
          <w:color w:val="auto"/>
          <w:lang w:val="ru-RU"/>
        </w:rPr>
        <w:tab/>
      </w:r>
      <w:r w:rsidRPr="00D02000">
        <w:rPr>
          <w:color w:val="auto"/>
          <w:lang w:val="ru-RU"/>
        </w:rPr>
        <w:t>Эпоксидная мастика(возможно</w:t>
      </w:r>
      <w:r>
        <w:rPr>
          <w:color w:val="auto"/>
          <w:lang w:val="ru-RU"/>
        </w:rPr>
        <w:t>, содержит алюминиевый пигмент)</w:t>
      </w:r>
      <w:r w:rsidRPr="00D02000">
        <w:rPr>
          <w:color w:val="auto"/>
          <w:lang w:val="ru-RU"/>
        </w:rPr>
        <w:t>|</w:t>
      </w:r>
      <w:r w:rsidR="00792932">
        <w:rPr>
          <w:color w:val="auto"/>
          <w:lang w:val="ru-RU"/>
        </w:rPr>
        <w:t xml:space="preserve"> </w:t>
      </w:r>
      <w:r w:rsidRPr="00A564F1">
        <w:rPr>
          <w:color w:val="auto"/>
          <w:lang w:val="ru-RU"/>
        </w:rPr>
        <w:t>Эпоксидное промежуточное</w:t>
      </w:r>
      <w:r w:rsidRPr="00057949">
        <w:rPr>
          <w:color w:val="auto"/>
          <w:lang w:val="ru-RU"/>
        </w:rPr>
        <w:t>|</w:t>
      </w:r>
      <w:r w:rsidR="00792932">
        <w:rPr>
          <w:color w:val="auto"/>
          <w:lang w:val="ru-RU"/>
        </w:rPr>
        <w:t xml:space="preserve"> </w:t>
      </w:r>
      <w:r w:rsidRPr="00057949">
        <w:rPr>
          <w:color w:val="auto"/>
          <w:lang w:val="ru-RU"/>
        </w:rPr>
        <w:t>Алифатический полиуретан</w:t>
      </w:r>
    </w:p>
    <w:p w14:paraId="2348264F" w14:textId="23161F41" w:rsidR="00220321" w:rsidRPr="00057949" w:rsidRDefault="001E7EA2" w:rsidP="000677C8">
      <w:pPr>
        <w:pStyle w:val="List1"/>
        <w:numPr>
          <w:ilvl w:val="0"/>
          <w:numId w:val="0"/>
        </w:numPr>
        <w:tabs>
          <w:tab w:val="clear" w:pos="1080"/>
        </w:tabs>
        <w:ind w:left="1418" w:hanging="720"/>
        <w:rPr>
          <w:color w:val="auto"/>
          <w:lang w:val="ru-RU"/>
        </w:rPr>
      </w:pPr>
      <w:r w:rsidRPr="00057949">
        <w:rPr>
          <w:color w:val="auto"/>
          <w:lang w:val="ru-RU"/>
        </w:rPr>
        <w:t>3.7</w:t>
      </w:r>
      <w:r w:rsidR="00AC586F">
        <w:rPr>
          <w:color w:val="auto"/>
          <w:lang w:val="ru-RU"/>
        </w:rPr>
        <w:tab/>
      </w:r>
      <w:r w:rsidR="007F691F" w:rsidRPr="00057949">
        <w:rPr>
          <w:color w:val="auto"/>
          <w:lang w:val="ru-RU"/>
        </w:rPr>
        <w:t xml:space="preserve">Стандарт изготовителя | Универсальный </w:t>
      </w:r>
      <w:r w:rsidR="0069460B" w:rsidRPr="0069460B">
        <w:rPr>
          <w:color w:val="auto"/>
          <w:lang w:val="ru-RU"/>
        </w:rPr>
        <w:t>связующий слой</w:t>
      </w:r>
      <w:r w:rsidR="007F691F" w:rsidRPr="00057949">
        <w:rPr>
          <w:color w:val="auto"/>
          <w:lang w:val="ru-RU"/>
        </w:rPr>
        <w:t xml:space="preserve"> | </w:t>
      </w:r>
      <w:r w:rsidR="00A564F1" w:rsidRPr="00A564F1">
        <w:rPr>
          <w:color w:val="auto"/>
          <w:lang w:val="ru-RU"/>
        </w:rPr>
        <w:t xml:space="preserve">Эпоксидное промежуточное </w:t>
      </w:r>
      <w:r w:rsidR="007F691F" w:rsidRPr="00057949">
        <w:rPr>
          <w:color w:val="auto"/>
          <w:lang w:val="ru-RU"/>
        </w:rPr>
        <w:t>| Алифатический полиуретан</w:t>
      </w:r>
    </w:p>
    <w:p w14:paraId="21F270FA" w14:textId="47953A80" w:rsidR="007F691F" w:rsidRPr="00057949" w:rsidRDefault="001E7EA2" w:rsidP="000677C8">
      <w:pPr>
        <w:pStyle w:val="List1"/>
        <w:numPr>
          <w:ilvl w:val="0"/>
          <w:numId w:val="0"/>
        </w:numPr>
        <w:tabs>
          <w:tab w:val="clear" w:pos="1080"/>
        </w:tabs>
        <w:ind w:left="1418" w:hanging="720"/>
        <w:rPr>
          <w:color w:val="auto"/>
          <w:lang w:val="ru-RU"/>
        </w:rPr>
      </w:pPr>
      <w:r w:rsidRPr="00057949">
        <w:rPr>
          <w:color w:val="auto"/>
          <w:lang w:val="ru-RU"/>
        </w:rPr>
        <w:t>3.8</w:t>
      </w:r>
      <w:r w:rsidR="00AC586F">
        <w:rPr>
          <w:color w:val="auto"/>
          <w:lang w:val="ru-RU"/>
        </w:rPr>
        <w:tab/>
      </w:r>
      <w:r w:rsidR="007F691F" w:rsidRPr="00057949">
        <w:rPr>
          <w:color w:val="auto"/>
          <w:lang w:val="ru-RU"/>
        </w:rPr>
        <w:t xml:space="preserve">Стандарт изготовителя </w:t>
      </w:r>
      <w:r w:rsidR="0069460B">
        <w:rPr>
          <w:color w:val="auto"/>
          <w:lang w:val="ru-RU"/>
        </w:rPr>
        <w:t>или гальваническое покрытие</w:t>
      </w:r>
      <w:r w:rsidR="007F691F" w:rsidRPr="00057949">
        <w:rPr>
          <w:color w:val="auto"/>
          <w:lang w:val="ru-RU"/>
        </w:rPr>
        <w:t>| Универсальный грунт | Алифатический полиуретан</w:t>
      </w:r>
    </w:p>
    <w:p w14:paraId="6CE4FD36" w14:textId="77777777" w:rsidR="007F691F" w:rsidRPr="001B7D1E" w:rsidRDefault="007F691F" w:rsidP="000677C8">
      <w:pPr>
        <w:pStyle w:val="Heading2"/>
        <w:numPr>
          <w:ilvl w:val="1"/>
          <w:numId w:val="51"/>
        </w:numPr>
        <w:ind w:left="851" w:hanging="720"/>
        <w:rPr>
          <w:color w:val="auto"/>
          <w:lang w:val="en-GB"/>
        </w:rPr>
      </w:pPr>
      <w:bookmarkStart w:id="197" w:name="_Toc337129939"/>
      <w:bookmarkStart w:id="198" w:name="_Toc527016004"/>
      <w:proofErr w:type="spellStart"/>
      <w:r w:rsidRPr="001B7D1E">
        <w:rPr>
          <w:color w:val="auto"/>
          <w:lang w:val="en-GB"/>
        </w:rPr>
        <w:t>Специализированные</w:t>
      </w:r>
      <w:proofErr w:type="spellEnd"/>
      <w:r w:rsidRPr="001B7D1E">
        <w:rPr>
          <w:color w:val="auto"/>
          <w:lang w:val="en-GB"/>
        </w:rPr>
        <w:t xml:space="preserve"> </w:t>
      </w:r>
      <w:proofErr w:type="spellStart"/>
      <w:r w:rsidRPr="001B7D1E">
        <w:rPr>
          <w:color w:val="auto"/>
          <w:lang w:val="en-GB"/>
        </w:rPr>
        <w:t>системы</w:t>
      </w:r>
      <w:proofErr w:type="spellEnd"/>
      <w:r w:rsidRPr="001B7D1E">
        <w:rPr>
          <w:color w:val="auto"/>
          <w:lang w:val="en-GB"/>
        </w:rPr>
        <w:t xml:space="preserve"> </w:t>
      </w:r>
      <w:proofErr w:type="spellStart"/>
      <w:r w:rsidRPr="001B7D1E">
        <w:rPr>
          <w:color w:val="auto"/>
          <w:lang w:val="en-GB"/>
        </w:rPr>
        <w:t>покрытий</w:t>
      </w:r>
      <w:bookmarkEnd w:id="197"/>
      <w:bookmarkEnd w:id="198"/>
      <w:proofErr w:type="spellEnd"/>
    </w:p>
    <w:p w14:paraId="27D2EB04" w14:textId="2B4DD4A2" w:rsidR="00780948" w:rsidRDefault="00780948" w:rsidP="000677C8">
      <w:pPr>
        <w:pStyle w:val="List1"/>
        <w:numPr>
          <w:ilvl w:val="0"/>
          <w:numId w:val="0"/>
        </w:numPr>
        <w:tabs>
          <w:tab w:val="clear" w:pos="1080"/>
        </w:tabs>
        <w:ind w:left="1418" w:hanging="720"/>
        <w:rPr>
          <w:color w:val="auto"/>
          <w:lang w:val="ru-RU"/>
        </w:rPr>
      </w:pPr>
      <w:r>
        <w:rPr>
          <w:color w:val="auto"/>
          <w:lang w:val="ru-RU"/>
        </w:rPr>
        <w:t>4.1</w:t>
      </w:r>
      <w:r w:rsidR="005C7CD6">
        <w:rPr>
          <w:color w:val="auto"/>
          <w:lang w:val="ru-RU"/>
        </w:rPr>
        <w:tab/>
      </w:r>
      <w:r w:rsidR="009C686B">
        <w:rPr>
          <w:color w:val="auto"/>
          <w:lang w:val="ru-RU"/>
        </w:rPr>
        <w:t>Покрытие для участков с периодичным смачиванием волной- распыляемое</w:t>
      </w:r>
    </w:p>
    <w:p w14:paraId="618ECF98" w14:textId="16F5E62C" w:rsidR="00780948" w:rsidRDefault="00780948" w:rsidP="000677C8">
      <w:pPr>
        <w:pStyle w:val="List1"/>
        <w:numPr>
          <w:ilvl w:val="0"/>
          <w:numId w:val="0"/>
        </w:numPr>
        <w:tabs>
          <w:tab w:val="clear" w:pos="1080"/>
        </w:tabs>
        <w:ind w:left="1418" w:hanging="720"/>
        <w:rPr>
          <w:color w:val="auto"/>
          <w:lang w:val="ru-RU"/>
        </w:rPr>
      </w:pPr>
      <w:r>
        <w:rPr>
          <w:color w:val="auto"/>
          <w:lang w:val="ru-RU"/>
        </w:rPr>
        <w:t>4.1.1</w:t>
      </w:r>
      <w:r w:rsidR="005C7CD6">
        <w:rPr>
          <w:color w:val="auto"/>
          <w:lang w:val="ru-RU"/>
        </w:rPr>
        <w:tab/>
      </w:r>
      <w:r w:rsidR="009C686B">
        <w:rPr>
          <w:color w:val="auto"/>
          <w:lang w:val="ru-RU"/>
        </w:rPr>
        <w:t>Смесь для участков с периодичным смачиванием волной</w:t>
      </w:r>
    </w:p>
    <w:p w14:paraId="3EBEDD93" w14:textId="43290CC9" w:rsidR="00780948" w:rsidRDefault="00780948" w:rsidP="000677C8">
      <w:pPr>
        <w:pStyle w:val="List1"/>
        <w:numPr>
          <w:ilvl w:val="0"/>
          <w:numId w:val="0"/>
        </w:numPr>
        <w:tabs>
          <w:tab w:val="clear" w:pos="1080"/>
        </w:tabs>
        <w:ind w:left="1418" w:hanging="720"/>
        <w:rPr>
          <w:color w:val="auto"/>
          <w:lang w:val="ru-RU"/>
        </w:rPr>
      </w:pPr>
      <w:r>
        <w:rPr>
          <w:color w:val="auto"/>
          <w:lang w:val="ru-RU"/>
        </w:rPr>
        <w:t>4.2</w:t>
      </w:r>
      <w:r w:rsidR="005C7CD6">
        <w:rPr>
          <w:color w:val="auto"/>
          <w:lang w:val="ru-RU"/>
        </w:rPr>
        <w:tab/>
      </w:r>
      <w:r w:rsidR="009C686B">
        <w:rPr>
          <w:color w:val="auto"/>
          <w:lang w:val="ru-RU"/>
        </w:rPr>
        <w:t>Покрытие на базе Монель (металл) для участков с периодичным смачиванием волной</w:t>
      </w:r>
    </w:p>
    <w:p w14:paraId="3B4724B3" w14:textId="6587968D" w:rsidR="00780948" w:rsidRDefault="00780948" w:rsidP="000677C8">
      <w:pPr>
        <w:pStyle w:val="List1"/>
        <w:numPr>
          <w:ilvl w:val="0"/>
          <w:numId w:val="0"/>
        </w:numPr>
        <w:tabs>
          <w:tab w:val="clear" w:pos="1080"/>
        </w:tabs>
        <w:ind w:left="1418" w:hanging="720"/>
        <w:rPr>
          <w:color w:val="auto"/>
          <w:lang w:val="ru-RU"/>
        </w:rPr>
      </w:pPr>
      <w:r>
        <w:rPr>
          <w:color w:val="auto"/>
          <w:lang w:val="ru-RU"/>
        </w:rPr>
        <w:t>4.3</w:t>
      </w:r>
      <w:r w:rsidR="005C7CD6">
        <w:rPr>
          <w:color w:val="auto"/>
          <w:lang w:val="ru-RU"/>
        </w:rPr>
        <w:tab/>
      </w:r>
      <w:r w:rsidR="009C686B">
        <w:rPr>
          <w:color w:val="auto"/>
          <w:lang w:val="ru-RU"/>
        </w:rPr>
        <w:t>Вулканизированный неопрен для участков с периодическим смачиванием водой</w:t>
      </w:r>
    </w:p>
    <w:p w14:paraId="3357A7C4" w14:textId="05D52C62" w:rsidR="007F691F" w:rsidRDefault="001E7EA2" w:rsidP="000677C8">
      <w:pPr>
        <w:pStyle w:val="List1"/>
        <w:numPr>
          <w:ilvl w:val="0"/>
          <w:numId w:val="0"/>
        </w:numPr>
        <w:tabs>
          <w:tab w:val="clear" w:pos="1080"/>
        </w:tabs>
        <w:ind w:left="1418" w:hanging="720"/>
        <w:rPr>
          <w:color w:val="auto"/>
          <w:lang w:val="ru-RU"/>
        </w:rPr>
      </w:pPr>
      <w:r w:rsidRPr="00057949">
        <w:rPr>
          <w:color w:val="auto"/>
          <w:lang w:val="ru-RU"/>
        </w:rPr>
        <w:t>4.4</w:t>
      </w:r>
      <w:r w:rsidR="005C7CD6">
        <w:rPr>
          <w:color w:val="auto"/>
          <w:lang w:val="ru-RU"/>
        </w:rPr>
        <w:tab/>
      </w:r>
      <w:r w:rsidR="007F691F" w:rsidRPr="00057949">
        <w:rPr>
          <w:color w:val="auto"/>
          <w:lang w:val="ru-RU"/>
        </w:rPr>
        <w:t xml:space="preserve">Эпоксиполиамидное | </w:t>
      </w:r>
      <w:r w:rsidR="0069460B">
        <w:rPr>
          <w:color w:val="auto"/>
          <w:lang w:val="ru-RU"/>
        </w:rPr>
        <w:t>Цементирующееся о</w:t>
      </w:r>
      <w:r w:rsidR="0069460B" w:rsidRPr="00057949">
        <w:rPr>
          <w:color w:val="auto"/>
          <w:lang w:val="ru-RU"/>
        </w:rPr>
        <w:t xml:space="preserve">гнестойкое </w:t>
      </w:r>
      <w:r w:rsidR="007F691F" w:rsidRPr="00057949">
        <w:rPr>
          <w:color w:val="auto"/>
          <w:lang w:val="ru-RU"/>
        </w:rPr>
        <w:t xml:space="preserve">| </w:t>
      </w:r>
      <w:r w:rsidR="0069460B" w:rsidRPr="00A564F1">
        <w:rPr>
          <w:color w:val="auto"/>
          <w:lang w:val="ru-RU"/>
        </w:rPr>
        <w:t>Эпоксидное промежуточное</w:t>
      </w:r>
      <w:r w:rsidR="007F691F" w:rsidRPr="00057949">
        <w:rPr>
          <w:color w:val="auto"/>
          <w:lang w:val="ru-RU"/>
        </w:rPr>
        <w:t xml:space="preserve"> | Алифатический полиуретан</w:t>
      </w:r>
    </w:p>
    <w:p w14:paraId="44CBE1A5" w14:textId="4D87DFD6" w:rsidR="00780948" w:rsidRPr="00057949" w:rsidRDefault="00780948" w:rsidP="000677C8">
      <w:pPr>
        <w:pStyle w:val="List1"/>
        <w:numPr>
          <w:ilvl w:val="0"/>
          <w:numId w:val="0"/>
        </w:numPr>
        <w:tabs>
          <w:tab w:val="clear" w:pos="1080"/>
        </w:tabs>
        <w:ind w:left="1418" w:hanging="720"/>
        <w:rPr>
          <w:color w:val="auto"/>
          <w:lang w:val="ru-RU"/>
        </w:rPr>
      </w:pPr>
      <w:r>
        <w:rPr>
          <w:color w:val="auto"/>
          <w:lang w:val="ru-RU"/>
        </w:rPr>
        <w:t>4.4.1</w:t>
      </w:r>
      <w:r w:rsidR="005C7CD6">
        <w:rPr>
          <w:color w:val="auto"/>
          <w:lang w:val="ru-RU"/>
        </w:rPr>
        <w:tab/>
      </w:r>
      <w:r w:rsidR="00356FEC" w:rsidRPr="00057949">
        <w:rPr>
          <w:color w:val="auto"/>
          <w:lang w:val="ru-RU"/>
        </w:rPr>
        <w:t>Эпоксиполиамидное|</w:t>
      </w:r>
      <w:r w:rsidR="00356FEC">
        <w:rPr>
          <w:color w:val="auto"/>
          <w:lang w:val="ru-RU"/>
        </w:rPr>
        <w:t>Эпоксидное вспучиваемое огнезащитное</w:t>
      </w:r>
      <w:r w:rsidR="00356FEC" w:rsidRPr="00057949">
        <w:rPr>
          <w:color w:val="auto"/>
          <w:lang w:val="ru-RU"/>
        </w:rPr>
        <w:t xml:space="preserve">| </w:t>
      </w:r>
      <w:r w:rsidR="00356FEC" w:rsidRPr="00A564F1">
        <w:rPr>
          <w:color w:val="auto"/>
          <w:lang w:val="ru-RU"/>
        </w:rPr>
        <w:t>Эпоксидное промежуточное</w:t>
      </w:r>
      <w:r w:rsidR="0069460B" w:rsidRPr="00057949">
        <w:rPr>
          <w:color w:val="auto"/>
          <w:lang w:val="ru-RU"/>
        </w:rPr>
        <w:t>| Алифатический полиуретан</w:t>
      </w:r>
    </w:p>
    <w:p w14:paraId="5C9C4FCE" w14:textId="1AE29F21" w:rsidR="007F691F" w:rsidRPr="00057949" w:rsidRDefault="001E7EA2" w:rsidP="000677C8">
      <w:pPr>
        <w:pStyle w:val="List1"/>
        <w:numPr>
          <w:ilvl w:val="0"/>
          <w:numId w:val="0"/>
        </w:numPr>
        <w:tabs>
          <w:tab w:val="clear" w:pos="1080"/>
        </w:tabs>
        <w:ind w:left="1418" w:hanging="720"/>
        <w:rPr>
          <w:color w:val="auto"/>
          <w:lang w:val="ru-RU"/>
        </w:rPr>
      </w:pPr>
      <w:r w:rsidRPr="00057949">
        <w:rPr>
          <w:color w:val="auto"/>
          <w:lang w:val="ru-RU"/>
        </w:rPr>
        <w:t>4.5</w:t>
      </w:r>
      <w:r w:rsidR="005C7CD6">
        <w:rPr>
          <w:color w:val="auto"/>
          <w:lang w:val="ru-RU"/>
        </w:rPr>
        <w:tab/>
      </w:r>
      <w:r w:rsidR="0069460B">
        <w:rPr>
          <w:color w:val="auto"/>
          <w:lang w:val="ru-RU"/>
        </w:rPr>
        <w:t>Средней нагрузки</w:t>
      </w:r>
      <w:r w:rsidR="007F691F" w:rsidRPr="00057949">
        <w:rPr>
          <w:color w:val="auto"/>
          <w:lang w:val="ru-RU"/>
        </w:rPr>
        <w:t>противоскользящее | Зернистое 20 - 30 меш | Полиэфирное противоскользящее</w:t>
      </w:r>
    </w:p>
    <w:p w14:paraId="73AE7C02" w14:textId="2C633CB5" w:rsidR="007F691F" w:rsidRPr="008E3CD7" w:rsidRDefault="001E7EA2" w:rsidP="000677C8">
      <w:pPr>
        <w:pStyle w:val="List1"/>
        <w:numPr>
          <w:ilvl w:val="0"/>
          <w:numId w:val="0"/>
        </w:numPr>
        <w:tabs>
          <w:tab w:val="clear" w:pos="1080"/>
        </w:tabs>
        <w:ind w:left="1418" w:hanging="720"/>
        <w:rPr>
          <w:color w:val="auto"/>
          <w:lang w:val="ru-RU"/>
        </w:rPr>
      </w:pPr>
      <w:r w:rsidRPr="00057949">
        <w:rPr>
          <w:color w:val="auto"/>
          <w:lang w:val="ru-RU"/>
        </w:rPr>
        <w:t>4.6</w:t>
      </w:r>
      <w:r w:rsidR="005C7CD6">
        <w:rPr>
          <w:color w:val="auto"/>
          <w:lang w:val="ru-RU"/>
        </w:rPr>
        <w:tab/>
      </w:r>
      <w:r w:rsidR="007F691F" w:rsidRPr="00057949">
        <w:rPr>
          <w:color w:val="auto"/>
          <w:lang w:val="ru-RU"/>
        </w:rPr>
        <w:t xml:space="preserve">Эпоксидное </w:t>
      </w:r>
      <w:r w:rsidR="0069460B">
        <w:rPr>
          <w:color w:val="auto"/>
          <w:lang w:val="ru-RU"/>
        </w:rPr>
        <w:t>незначительной нагрузки</w:t>
      </w:r>
      <w:r w:rsidR="007F691F" w:rsidRPr="00057949">
        <w:rPr>
          <w:color w:val="auto"/>
          <w:lang w:val="ru-RU"/>
        </w:rPr>
        <w:t>| Зернистое | Эпоксидное противоскользящее</w:t>
      </w:r>
    </w:p>
    <w:p w14:paraId="07D84155" w14:textId="126CAB41" w:rsidR="00367440" w:rsidRDefault="00367440" w:rsidP="000677C8">
      <w:pPr>
        <w:pStyle w:val="List1"/>
        <w:numPr>
          <w:ilvl w:val="0"/>
          <w:numId w:val="0"/>
        </w:numPr>
        <w:tabs>
          <w:tab w:val="clear" w:pos="1080"/>
        </w:tabs>
        <w:ind w:left="1418" w:hanging="720"/>
        <w:rPr>
          <w:color w:val="auto"/>
          <w:lang w:val="ru-RU"/>
        </w:rPr>
      </w:pPr>
      <w:r w:rsidRPr="002C1731">
        <w:rPr>
          <w:color w:val="auto"/>
          <w:lang w:val="ru-RU"/>
        </w:rPr>
        <w:t>4.7</w:t>
      </w:r>
      <w:r w:rsidR="005C7CD6">
        <w:rPr>
          <w:color w:val="auto"/>
          <w:lang w:val="ru-RU"/>
        </w:rPr>
        <w:tab/>
      </w:r>
      <w:r w:rsidRPr="002C1731">
        <w:rPr>
          <w:color w:val="auto"/>
          <w:lang w:val="ru-RU"/>
        </w:rPr>
        <w:t xml:space="preserve">Усиленные эпоксидное противоскользящее |  Зернистое | Алифатический полиуретан </w:t>
      </w:r>
    </w:p>
    <w:p w14:paraId="0747CA30" w14:textId="54B173DD" w:rsidR="00780948" w:rsidRPr="00367440" w:rsidRDefault="00780948" w:rsidP="000677C8">
      <w:pPr>
        <w:pStyle w:val="List1"/>
        <w:numPr>
          <w:ilvl w:val="0"/>
          <w:numId w:val="0"/>
        </w:numPr>
        <w:tabs>
          <w:tab w:val="clear" w:pos="1080"/>
        </w:tabs>
        <w:ind w:left="1418" w:hanging="720"/>
        <w:rPr>
          <w:color w:val="auto"/>
          <w:lang w:val="ru-RU"/>
        </w:rPr>
      </w:pPr>
      <w:r>
        <w:rPr>
          <w:color w:val="auto"/>
          <w:lang w:val="ru-RU"/>
        </w:rPr>
        <w:t>4.9</w:t>
      </w:r>
      <w:r w:rsidR="005C7CD6">
        <w:rPr>
          <w:color w:val="auto"/>
          <w:lang w:val="ru-RU"/>
        </w:rPr>
        <w:tab/>
      </w:r>
      <w:r w:rsidR="00743515">
        <w:rPr>
          <w:color w:val="auto"/>
          <w:lang w:val="ru-RU"/>
        </w:rPr>
        <w:t xml:space="preserve">Высокотемпературныое </w:t>
      </w:r>
      <w:r w:rsidR="00743515" w:rsidRPr="00284516">
        <w:rPr>
          <w:color w:val="auto"/>
          <w:lang w:val="ru-RU"/>
        </w:rPr>
        <w:t>покрытие</w:t>
      </w:r>
      <w:r w:rsidR="00356FEC" w:rsidRPr="00284516">
        <w:rPr>
          <w:color w:val="auto"/>
          <w:lang w:val="ru-RU"/>
        </w:rPr>
        <w:t xml:space="preserve"> под </w:t>
      </w:r>
      <w:r w:rsidR="00743515" w:rsidRPr="00284516">
        <w:rPr>
          <w:color w:val="auto"/>
          <w:lang w:val="ru-RU"/>
        </w:rPr>
        <w:t>футеровкой</w:t>
      </w:r>
      <w:r w:rsidR="00743515">
        <w:rPr>
          <w:color w:val="auto"/>
          <w:lang w:val="ru-RU"/>
        </w:rPr>
        <w:t xml:space="preserve"> </w:t>
      </w:r>
    </w:p>
    <w:p w14:paraId="68243860" w14:textId="77777777" w:rsidR="007F691F" w:rsidRPr="00206DA6" w:rsidRDefault="00743515" w:rsidP="00F25B9E">
      <w:pPr>
        <w:pStyle w:val="Heading2"/>
        <w:numPr>
          <w:ilvl w:val="1"/>
          <w:numId w:val="51"/>
        </w:numPr>
        <w:ind w:left="851" w:hanging="709"/>
        <w:rPr>
          <w:lang w:val="ru-RU"/>
        </w:rPr>
      </w:pPr>
      <w:bookmarkStart w:id="199" w:name="_Toc337129940"/>
      <w:bookmarkStart w:id="200" w:name="_Toc527016005"/>
      <w:r w:rsidRPr="00284516">
        <w:rPr>
          <w:color w:val="auto"/>
          <w:lang w:val="ru-RU"/>
        </w:rPr>
        <w:t>Жидкие</w:t>
      </w:r>
      <w:r w:rsidR="001D25DF" w:rsidRPr="001D25DF">
        <w:rPr>
          <w:color w:val="auto"/>
          <w:lang w:val="ru-RU"/>
        </w:rPr>
        <w:t xml:space="preserve"> покрытия для подземных трубопроводов</w:t>
      </w:r>
      <w:bookmarkEnd w:id="199"/>
      <w:bookmarkEnd w:id="200"/>
    </w:p>
    <w:p w14:paraId="4BE4BDD0" w14:textId="6F3BD927" w:rsidR="001D25DF" w:rsidRDefault="001D25DF" w:rsidP="00F25B9E">
      <w:pPr>
        <w:pStyle w:val="List1"/>
        <w:numPr>
          <w:ilvl w:val="0"/>
          <w:numId w:val="0"/>
        </w:numPr>
        <w:tabs>
          <w:tab w:val="clear" w:pos="1080"/>
        </w:tabs>
        <w:ind w:left="1418" w:hanging="720"/>
        <w:rPr>
          <w:color w:val="auto"/>
          <w:lang w:val="ru-RU"/>
        </w:rPr>
      </w:pPr>
      <w:r>
        <w:rPr>
          <w:color w:val="auto"/>
          <w:lang w:val="ru-RU"/>
        </w:rPr>
        <w:t>6.1</w:t>
      </w:r>
      <w:r w:rsidR="005C7CD6">
        <w:rPr>
          <w:color w:val="auto"/>
          <w:lang w:val="ru-RU"/>
        </w:rPr>
        <w:tab/>
      </w:r>
      <w:r w:rsidR="000607A8">
        <w:rPr>
          <w:color w:val="auto"/>
          <w:lang w:val="ru-RU"/>
        </w:rPr>
        <w:t>Толстопленочные наружние покрытия для подземных трубопроводов (без пропаривания)</w:t>
      </w:r>
    </w:p>
    <w:p w14:paraId="2152A6D6" w14:textId="5B58893B" w:rsidR="001D25DF" w:rsidRDefault="001D25DF" w:rsidP="00F25B9E">
      <w:pPr>
        <w:pStyle w:val="List1"/>
        <w:numPr>
          <w:ilvl w:val="0"/>
          <w:numId w:val="0"/>
        </w:numPr>
        <w:tabs>
          <w:tab w:val="clear" w:pos="1080"/>
        </w:tabs>
        <w:ind w:left="1418" w:hanging="720"/>
        <w:rPr>
          <w:color w:val="auto"/>
          <w:lang w:val="ru-RU"/>
        </w:rPr>
      </w:pPr>
      <w:r>
        <w:rPr>
          <w:color w:val="auto"/>
          <w:lang w:val="ru-RU"/>
        </w:rPr>
        <w:t>6.2</w:t>
      </w:r>
      <w:r w:rsidR="005C7CD6">
        <w:rPr>
          <w:color w:val="auto"/>
          <w:lang w:val="ru-RU"/>
        </w:rPr>
        <w:tab/>
      </w:r>
      <w:r w:rsidR="000607A8">
        <w:rPr>
          <w:color w:val="auto"/>
          <w:lang w:val="ru-RU"/>
        </w:rPr>
        <w:t>Толстопленочные наружние покрытия для подземных трубопроводов (с пропариванием)</w:t>
      </w:r>
    </w:p>
    <w:p w14:paraId="7AD72426" w14:textId="77777777" w:rsidR="001D25DF" w:rsidRPr="00206DA6" w:rsidRDefault="001D25DF" w:rsidP="00F25B9E">
      <w:pPr>
        <w:pStyle w:val="Heading2"/>
        <w:numPr>
          <w:ilvl w:val="1"/>
          <w:numId w:val="51"/>
        </w:numPr>
        <w:ind w:left="851" w:hanging="720"/>
        <w:rPr>
          <w:color w:val="auto"/>
          <w:lang w:val="ru-RU"/>
        </w:rPr>
      </w:pPr>
      <w:bookmarkStart w:id="201" w:name="_Toc527016006"/>
      <w:r w:rsidRPr="00206DA6">
        <w:rPr>
          <w:color w:val="auto"/>
          <w:lang w:val="ru-RU"/>
        </w:rPr>
        <w:t>Не усиленн</w:t>
      </w:r>
      <w:r>
        <w:rPr>
          <w:color w:val="auto"/>
          <w:lang w:val="ru-RU"/>
        </w:rPr>
        <w:t xml:space="preserve">ые </w:t>
      </w:r>
      <w:r w:rsidRPr="00206DA6">
        <w:rPr>
          <w:color w:val="auto"/>
          <w:lang w:val="ru-RU"/>
        </w:rPr>
        <w:t>тонкопленочны</w:t>
      </w:r>
      <w:r>
        <w:rPr>
          <w:color w:val="auto"/>
          <w:lang w:val="ru-RU"/>
        </w:rPr>
        <w:t>е</w:t>
      </w:r>
      <w:r w:rsidR="00BA7D4F">
        <w:rPr>
          <w:color w:val="auto"/>
          <w:lang w:val="ru-RU"/>
        </w:rPr>
        <w:t xml:space="preserve"> </w:t>
      </w:r>
      <w:r w:rsidR="00BA7D4F" w:rsidRPr="00284516">
        <w:rPr>
          <w:color w:val="auto"/>
          <w:lang w:val="ru-RU"/>
        </w:rPr>
        <w:t xml:space="preserve">покрытия </w:t>
      </w:r>
      <w:r w:rsidR="000607A8" w:rsidRPr="00D750DA">
        <w:rPr>
          <w:color w:val="auto"/>
          <w:lang w:val="ru-RU"/>
        </w:rPr>
        <w:t>(</w:t>
      </w:r>
      <w:r w:rsidR="000607A8">
        <w:rPr>
          <w:color w:val="auto"/>
          <w:lang w:val="ru-RU"/>
        </w:rPr>
        <w:t>толщиной</w:t>
      </w:r>
      <w:r w:rsidR="000607A8" w:rsidRPr="00D750DA">
        <w:rPr>
          <w:color w:val="auto"/>
          <w:lang w:val="ru-RU"/>
        </w:rPr>
        <w:t xml:space="preserve"> ≤20 </w:t>
      </w:r>
      <w:r w:rsidR="000607A8" w:rsidRPr="00D02000">
        <w:rPr>
          <w:color w:val="auto"/>
          <w:lang w:val="en-GB"/>
        </w:rPr>
        <w:t>mils</w:t>
      </w:r>
      <w:r w:rsidR="000607A8" w:rsidRPr="00D750DA">
        <w:rPr>
          <w:color w:val="auto"/>
          <w:lang w:val="ru-RU"/>
        </w:rPr>
        <w:t xml:space="preserve"> [508 µ</w:t>
      </w:r>
      <w:r w:rsidR="000607A8" w:rsidRPr="00D02000">
        <w:rPr>
          <w:color w:val="auto"/>
          <w:lang w:val="en-GB"/>
        </w:rPr>
        <w:t>m</w:t>
      </w:r>
      <w:r w:rsidR="000607A8" w:rsidRPr="00D750DA">
        <w:rPr>
          <w:color w:val="auto"/>
          <w:lang w:val="ru-RU"/>
        </w:rPr>
        <w:t xml:space="preserve">]) </w:t>
      </w:r>
      <w:r w:rsidRPr="00206DA6">
        <w:rPr>
          <w:color w:val="auto"/>
          <w:lang w:val="ru-RU"/>
        </w:rPr>
        <w:t xml:space="preserve"> для погруженной эксплуатации</w:t>
      </w:r>
      <w:bookmarkEnd w:id="201"/>
    </w:p>
    <w:p w14:paraId="2A92BFCA" w14:textId="758B5B93" w:rsidR="001D25DF" w:rsidRPr="00284516" w:rsidRDefault="001D25DF" w:rsidP="00F25B9E">
      <w:pPr>
        <w:pStyle w:val="List1"/>
        <w:numPr>
          <w:ilvl w:val="0"/>
          <w:numId w:val="0"/>
        </w:numPr>
        <w:tabs>
          <w:tab w:val="clear" w:pos="1080"/>
        </w:tabs>
        <w:ind w:left="1418" w:hanging="720"/>
        <w:rPr>
          <w:color w:val="auto"/>
          <w:lang w:val="ru-RU"/>
        </w:rPr>
      </w:pPr>
      <w:r w:rsidRPr="00206DA6">
        <w:rPr>
          <w:color w:val="auto"/>
          <w:lang w:val="ru-RU"/>
        </w:rPr>
        <w:t>8.1</w:t>
      </w:r>
      <w:r w:rsidR="005C7CD6">
        <w:rPr>
          <w:color w:val="auto"/>
          <w:lang w:val="ru-RU"/>
        </w:rPr>
        <w:tab/>
      </w:r>
      <w:r>
        <w:rPr>
          <w:color w:val="auto"/>
          <w:lang w:val="ru-RU"/>
        </w:rPr>
        <w:t>Т</w:t>
      </w:r>
      <w:r w:rsidRPr="00206DA6">
        <w:rPr>
          <w:color w:val="auto"/>
          <w:lang w:val="ru-RU"/>
        </w:rPr>
        <w:t xml:space="preserve">онкопленочные </w:t>
      </w:r>
      <w:r w:rsidR="00743515" w:rsidRPr="00284516">
        <w:rPr>
          <w:color w:val="auto"/>
          <w:lang w:val="ru-RU"/>
        </w:rPr>
        <w:t xml:space="preserve">покрытия </w:t>
      </w:r>
      <w:r w:rsidRPr="00284516">
        <w:rPr>
          <w:color w:val="auto"/>
          <w:lang w:val="ru-RU"/>
        </w:rPr>
        <w:t>для погруженной эксплуатации в пресной воде</w:t>
      </w:r>
    </w:p>
    <w:p w14:paraId="5AD47722" w14:textId="42F9097C" w:rsidR="001D25DF" w:rsidRPr="00284516" w:rsidRDefault="001D25DF" w:rsidP="00F25B9E">
      <w:pPr>
        <w:pStyle w:val="List1"/>
        <w:numPr>
          <w:ilvl w:val="0"/>
          <w:numId w:val="0"/>
        </w:numPr>
        <w:tabs>
          <w:tab w:val="clear" w:pos="1080"/>
        </w:tabs>
        <w:ind w:left="1418" w:hanging="720"/>
        <w:rPr>
          <w:color w:val="auto"/>
          <w:lang w:val="ru-RU"/>
        </w:rPr>
      </w:pPr>
      <w:r w:rsidRPr="00284516">
        <w:rPr>
          <w:color w:val="auto"/>
          <w:lang w:val="ru-RU"/>
        </w:rPr>
        <w:t>8.2</w:t>
      </w:r>
      <w:r w:rsidR="005C7CD6">
        <w:rPr>
          <w:color w:val="auto"/>
          <w:lang w:val="ru-RU"/>
        </w:rPr>
        <w:tab/>
      </w:r>
      <w:r w:rsidRPr="00284516">
        <w:rPr>
          <w:color w:val="auto"/>
          <w:lang w:val="ru-RU"/>
        </w:rPr>
        <w:t xml:space="preserve">Тонкопленочные </w:t>
      </w:r>
      <w:r w:rsidR="00743515" w:rsidRPr="00284516">
        <w:rPr>
          <w:color w:val="auto"/>
          <w:lang w:val="ru-RU"/>
        </w:rPr>
        <w:t xml:space="preserve">покрытия </w:t>
      </w:r>
      <w:r w:rsidRPr="00284516">
        <w:rPr>
          <w:color w:val="auto"/>
          <w:lang w:val="ru-RU"/>
        </w:rPr>
        <w:t>для погруженной эксплуатации в деминерализованной воде либо конденсате</w:t>
      </w:r>
    </w:p>
    <w:p w14:paraId="23EB2985" w14:textId="0E6AF02E" w:rsidR="001D25DF" w:rsidRPr="00284516" w:rsidRDefault="001D25DF" w:rsidP="00F25B9E">
      <w:pPr>
        <w:pStyle w:val="List1"/>
        <w:numPr>
          <w:ilvl w:val="0"/>
          <w:numId w:val="0"/>
        </w:numPr>
        <w:tabs>
          <w:tab w:val="clear" w:pos="1080"/>
        </w:tabs>
        <w:ind w:left="1418" w:hanging="720"/>
        <w:rPr>
          <w:color w:val="auto"/>
          <w:lang w:val="ru-RU"/>
        </w:rPr>
      </w:pPr>
      <w:r w:rsidRPr="00284516">
        <w:rPr>
          <w:color w:val="auto"/>
          <w:lang w:val="ru-RU"/>
        </w:rPr>
        <w:t>8.3</w:t>
      </w:r>
      <w:r w:rsidR="005C7CD6">
        <w:rPr>
          <w:color w:val="auto"/>
          <w:lang w:val="ru-RU"/>
        </w:rPr>
        <w:tab/>
      </w:r>
      <w:r w:rsidRPr="00284516">
        <w:rPr>
          <w:color w:val="auto"/>
          <w:lang w:val="ru-RU"/>
        </w:rPr>
        <w:t xml:space="preserve">Тонкопленочные </w:t>
      </w:r>
      <w:r w:rsidR="00743515" w:rsidRPr="00284516">
        <w:rPr>
          <w:color w:val="auto"/>
          <w:lang w:val="ru-RU"/>
        </w:rPr>
        <w:t xml:space="preserve">покрытия </w:t>
      </w:r>
      <w:r w:rsidRPr="00284516">
        <w:rPr>
          <w:color w:val="auto"/>
          <w:lang w:val="ru-RU"/>
        </w:rPr>
        <w:t>для погруженной эксплуатации в питьевой воде</w:t>
      </w:r>
    </w:p>
    <w:p w14:paraId="0FA4A8D0" w14:textId="4E0ABE7E" w:rsidR="001D25DF" w:rsidRPr="00206DA6" w:rsidRDefault="001D25DF" w:rsidP="00F25B9E">
      <w:pPr>
        <w:pStyle w:val="List1"/>
        <w:numPr>
          <w:ilvl w:val="0"/>
          <w:numId w:val="0"/>
        </w:numPr>
        <w:tabs>
          <w:tab w:val="clear" w:pos="1080"/>
        </w:tabs>
        <w:ind w:left="1418" w:hanging="720"/>
        <w:rPr>
          <w:color w:val="auto"/>
          <w:lang w:val="ru-RU"/>
        </w:rPr>
      </w:pPr>
      <w:r w:rsidRPr="00284516">
        <w:rPr>
          <w:color w:val="auto"/>
          <w:lang w:val="ru-RU"/>
        </w:rPr>
        <w:t>8.4</w:t>
      </w:r>
      <w:r w:rsidR="005C7CD6">
        <w:rPr>
          <w:color w:val="auto"/>
          <w:lang w:val="ru-RU"/>
        </w:rPr>
        <w:tab/>
      </w:r>
      <w:r w:rsidRPr="00284516">
        <w:rPr>
          <w:color w:val="auto"/>
          <w:lang w:val="ru-RU"/>
        </w:rPr>
        <w:t xml:space="preserve">Тонкопленочные </w:t>
      </w:r>
      <w:r w:rsidR="00743515" w:rsidRPr="00284516">
        <w:rPr>
          <w:color w:val="auto"/>
          <w:lang w:val="ru-RU"/>
        </w:rPr>
        <w:t xml:space="preserve">покрытия </w:t>
      </w:r>
      <w:r w:rsidRPr="00284516">
        <w:rPr>
          <w:color w:val="auto"/>
          <w:lang w:val="ru-RU"/>
        </w:rPr>
        <w:t>для соленой</w:t>
      </w:r>
      <w:r w:rsidRPr="00206DA6">
        <w:rPr>
          <w:color w:val="auto"/>
          <w:lang w:val="ru-RU"/>
        </w:rPr>
        <w:t xml:space="preserve"> воды и соляного раствора</w:t>
      </w:r>
      <w:r w:rsidR="00792932">
        <w:rPr>
          <w:color w:val="auto"/>
          <w:lang w:val="ru-RU"/>
        </w:rPr>
        <w:t>.</w:t>
      </w:r>
      <w:r w:rsidRPr="00206DA6">
        <w:rPr>
          <w:color w:val="auto"/>
          <w:lang w:val="ru-RU"/>
        </w:rPr>
        <w:t xml:space="preserve"> Погруженная эксплуатация</w:t>
      </w:r>
    </w:p>
    <w:p w14:paraId="3AECF0B4" w14:textId="2A19DF81" w:rsidR="001D25DF" w:rsidRPr="00284516" w:rsidRDefault="001D25DF" w:rsidP="00F25B9E">
      <w:pPr>
        <w:pStyle w:val="List1"/>
        <w:numPr>
          <w:ilvl w:val="0"/>
          <w:numId w:val="0"/>
        </w:numPr>
        <w:tabs>
          <w:tab w:val="clear" w:pos="1080"/>
        </w:tabs>
        <w:ind w:left="1418" w:hanging="720"/>
        <w:rPr>
          <w:color w:val="auto"/>
          <w:lang w:val="ru-RU"/>
        </w:rPr>
      </w:pPr>
      <w:r w:rsidRPr="00206DA6">
        <w:rPr>
          <w:color w:val="auto"/>
          <w:lang w:val="ru-RU"/>
        </w:rPr>
        <w:lastRenderedPageBreak/>
        <w:t>8.5</w:t>
      </w:r>
      <w:r w:rsidR="005C7CD6">
        <w:rPr>
          <w:color w:val="auto"/>
          <w:lang w:val="ru-RU"/>
        </w:rPr>
        <w:tab/>
      </w:r>
      <w:r>
        <w:rPr>
          <w:color w:val="auto"/>
          <w:lang w:val="ru-RU"/>
        </w:rPr>
        <w:t>Т</w:t>
      </w:r>
      <w:r w:rsidRPr="00206DA6">
        <w:rPr>
          <w:color w:val="auto"/>
          <w:lang w:val="ru-RU"/>
        </w:rPr>
        <w:t xml:space="preserve">онкопленочные </w:t>
      </w:r>
      <w:r w:rsidR="00743515" w:rsidRPr="00284516">
        <w:rPr>
          <w:color w:val="auto"/>
          <w:lang w:val="ru-RU"/>
        </w:rPr>
        <w:t xml:space="preserve">покрытия </w:t>
      </w:r>
      <w:r w:rsidRPr="00284516">
        <w:rPr>
          <w:color w:val="auto"/>
          <w:lang w:val="ru-RU"/>
        </w:rPr>
        <w:t>для погруженной эксплуатации в пластовой воде</w:t>
      </w:r>
    </w:p>
    <w:p w14:paraId="2EDB0B9F" w14:textId="6D54FAE5" w:rsidR="001D25DF" w:rsidRPr="00284516" w:rsidRDefault="001D25DF" w:rsidP="00F25B9E">
      <w:pPr>
        <w:pStyle w:val="List1"/>
        <w:numPr>
          <w:ilvl w:val="0"/>
          <w:numId w:val="0"/>
        </w:numPr>
        <w:tabs>
          <w:tab w:val="clear" w:pos="1080"/>
        </w:tabs>
        <w:ind w:left="1418" w:hanging="720"/>
        <w:rPr>
          <w:color w:val="auto"/>
          <w:lang w:val="ru-RU"/>
        </w:rPr>
      </w:pPr>
      <w:r w:rsidRPr="00284516">
        <w:rPr>
          <w:color w:val="auto"/>
          <w:lang w:val="ru-RU"/>
        </w:rPr>
        <w:t>8.6</w:t>
      </w:r>
      <w:r w:rsidR="005C7CD6">
        <w:rPr>
          <w:color w:val="auto"/>
          <w:lang w:val="ru-RU"/>
        </w:rPr>
        <w:tab/>
      </w:r>
      <w:r w:rsidRPr="00284516">
        <w:rPr>
          <w:color w:val="auto"/>
          <w:lang w:val="ru-RU"/>
        </w:rPr>
        <w:t xml:space="preserve">Тонкопленочные </w:t>
      </w:r>
      <w:r w:rsidR="00743515" w:rsidRPr="00284516">
        <w:rPr>
          <w:color w:val="auto"/>
          <w:lang w:val="ru-RU"/>
        </w:rPr>
        <w:t xml:space="preserve">покрытия </w:t>
      </w:r>
      <w:r w:rsidRPr="00284516">
        <w:rPr>
          <w:color w:val="auto"/>
          <w:lang w:val="ru-RU"/>
        </w:rPr>
        <w:t>для погруженной эксплуатации в сырой нефти (обессеренной или сероводородосодержащей)</w:t>
      </w:r>
    </w:p>
    <w:p w14:paraId="2459B19F" w14:textId="70C2E0C4" w:rsidR="001D25DF" w:rsidRPr="00284516" w:rsidRDefault="001D25DF" w:rsidP="00F25B9E">
      <w:pPr>
        <w:pStyle w:val="List1"/>
        <w:numPr>
          <w:ilvl w:val="0"/>
          <w:numId w:val="0"/>
        </w:numPr>
        <w:tabs>
          <w:tab w:val="clear" w:pos="1080"/>
        </w:tabs>
        <w:ind w:left="1418" w:hanging="720"/>
        <w:rPr>
          <w:color w:val="auto"/>
          <w:lang w:val="ru-RU"/>
        </w:rPr>
      </w:pPr>
      <w:r w:rsidRPr="00284516">
        <w:rPr>
          <w:color w:val="auto"/>
          <w:lang w:val="ru-RU"/>
        </w:rPr>
        <w:t>8.7</w:t>
      </w:r>
      <w:r w:rsidR="005C7CD6">
        <w:rPr>
          <w:color w:val="auto"/>
          <w:lang w:val="ru-RU"/>
        </w:rPr>
        <w:tab/>
      </w:r>
      <w:r w:rsidRPr="00284516">
        <w:rPr>
          <w:color w:val="auto"/>
          <w:lang w:val="ru-RU"/>
        </w:rPr>
        <w:t xml:space="preserve">Тонкопленочные </w:t>
      </w:r>
      <w:r w:rsidR="00743515" w:rsidRPr="00284516">
        <w:rPr>
          <w:color w:val="auto"/>
          <w:lang w:val="ru-RU"/>
        </w:rPr>
        <w:t xml:space="preserve">покрытия </w:t>
      </w:r>
      <w:r w:rsidRPr="00284516">
        <w:rPr>
          <w:color w:val="auto"/>
          <w:lang w:val="ru-RU"/>
        </w:rPr>
        <w:t>для горючих веществ (Низкоароматические) Погруженная эксплуатация</w:t>
      </w:r>
    </w:p>
    <w:p w14:paraId="1FFFF8F4" w14:textId="2451A798" w:rsidR="001D25DF" w:rsidRPr="00284516" w:rsidRDefault="001D25DF" w:rsidP="00F25B9E">
      <w:pPr>
        <w:pStyle w:val="List1"/>
        <w:numPr>
          <w:ilvl w:val="0"/>
          <w:numId w:val="0"/>
        </w:numPr>
        <w:tabs>
          <w:tab w:val="clear" w:pos="1080"/>
        </w:tabs>
        <w:ind w:left="1418" w:hanging="720"/>
        <w:rPr>
          <w:color w:val="auto"/>
          <w:lang w:val="ru-RU"/>
        </w:rPr>
      </w:pPr>
      <w:r w:rsidRPr="00284516">
        <w:rPr>
          <w:color w:val="auto"/>
          <w:lang w:val="ru-RU"/>
        </w:rPr>
        <w:t>8.8</w:t>
      </w:r>
      <w:r w:rsidR="005C7CD6">
        <w:rPr>
          <w:color w:val="auto"/>
          <w:lang w:val="ru-RU"/>
        </w:rPr>
        <w:tab/>
      </w:r>
      <w:r w:rsidRPr="00284516">
        <w:rPr>
          <w:color w:val="auto"/>
          <w:lang w:val="ru-RU"/>
        </w:rPr>
        <w:t xml:space="preserve">Тонкопленочные </w:t>
      </w:r>
      <w:r w:rsidR="00743515" w:rsidRPr="00284516">
        <w:rPr>
          <w:color w:val="auto"/>
          <w:lang w:val="ru-RU"/>
        </w:rPr>
        <w:t xml:space="preserve">покрытия </w:t>
      </w:r>
      <w:r w:rsidRPr="00284516">
        <w:rPr>
          <w:color w:val="auto"/>
          <w:lang w:val="ru-RU"/>
        </w:rPr>
        <w:t>для горючих веществ (Высокоароматические) Погруженная эксплуатация</w:t>
      </w:r>
    </w:p>
    <w:p w14:paraId="39FE7A77" w14:textId="7728D809" w:rsidR="001D25DF" w:rsidRDefault="001D25DF" w:rsidP="00F25B9E">
      <w:pPr>
        <w:pStyle w:val="List1"/>
        <w:numPr>
          <w:ilvl w:val="0"/>
          <w:numId w:val="0"/>
        </w:numPr>
        <w:tabs>
          <w:tab w:val="clear" w:pos="1080"/>
        </w:tabs>
        <w:ind w:left="1418" w:hanging="720"/>
        <w:rPr>
          <w:color w:val="auto"/>
          <w:lang w:val="ru-RU"/>
        </w:rPr>
      </w:pPr>
      <w:r w:rsidRPr="00284516">
        <w:rPr>
          <w:color w:val="auto"/>
          <w:lang w:val="ru-RU"/>
        </w:rPr>
        <w:t>8.10</w:t>
      </w:r>
      <w:r w:rsidR="005C7CD6">
        <w:rPr>
          <w:color w:val="auto"/>
          <w:lang w:val="ru-RU"/>
        </w:rPr>
        <w:tab/>
      </w:r>
      <w:r w:rsidRPr="00284516">
        <w:rPr>
          <w:color w:val="auto"/>
          <w:lang w:val="ru-RU"/>
        </w:rPr>
        <w:t xml:space="preserve">Тонкопленочные </w:t>
      </w:r>
      <w:r w:rsidR="00743515" w:rsidRPr="00284516">
        <w:rPr>
          <w:color w:val="auto"/>
          <w:lang w:val="ru-RU"/>
        </w:rPr>
        <w:t xml:space="preserve">покрытия </w:t>
      </w:r>
      <w:r w:rsidRPr="00284516">
        <w:rPr>
          <w:color w:val="auto"/>
          <w:lang w:val="ru-RU"/>
        </w:rPr>
        <w:t>для</w:t>
      </w:r>
      <w:r w:rsidRPr="00206DA6">
        <w:rPr>
          <w:color w:val="auto"/>
          <w:lang w:val="ru-RU"/>
        </w:rPr>
        <w:t xml:space="preserve"> погруженной эксплуатации в ацетоне</w:t>
      </w:r>
    </w:p>
    <w:p w14:paraId="72ACE831" w14:textId="278CACEA" w:rsidR="00BA7D4F" w:rsidRPr="00284516" w:rsidRDefault="00BA7D4F" w:rsidP="00F25B9E">
      <w:pPr>
        <w:pStyle w:val="List1"/>
        <w:numPr>
          <w:ilvl w:val="0"/>
          <w:numId w:val="0"/>
        </w:numPr>
        <w:tabs>
          <w:tab w:val="clear" w:pos="1080"/>
        </w:tabs>
        <w:ind w:left="1418" w:hanging="720"/>
        <w:rPr>
          <w:color w:val="auto"/>
          <w:lang w:val="ru-RU"/>
        </w:rPr>
      </w:pPr>
      <w:r w:rsidRPr="00284516">
        <w:rPr>
          <w:color w:val="auto"/>
          <w:lang w:val="ru-RU"/>
        </w:rPr>
        <w:t>8.11</w:t>
      </w:r>
      <w:r w:rsidR="005C7CD6">
        <w:rPr>
          <w:color w:val="auto"/>
          <w:lang w:val="ru-RU"/>
        </w:rPr>
        <w:tab/>
      </w:r>
      <w:r w:rsidRPr="00284516">
        <w:rPr>
          <w:color w:val="auto"/>
          <w:lang w:val="ru-RU"/>
        </w:rPr>
        <w:t>Тонкопленочные покрытия для этила и метанола</w:t>
      </w:r>
      <w:r w:rsidR="00792932">
        <w:rPr>
          <w:color w:val="auto"/>
          <w:lang w:val="ru-RU"/>
        </w:rPr>
        <w:t>.</w:t>
      </w:r>
      <w:r w:rsidRPr="00284516">
        <w:rPr>
          <w:color w:val="auto"/>
          <w:lang w:val="ru-RU"/>
        </w:rPr>
        <w:t xml:space="preserve"> Погруженная эксплуатация</w:t>
      </w:r>
    </w:p>
    <w:p w14:paraId="44716367" w14:textId="09B64446" w:rsidR="005E2928" w:rsidRPr="005E2928" w:rsidRDefault="00520791" w:rsidP="00F25B9E">
      <w:pPr>
        <w:pStyle w:val="Heading2"/>
        <w:numPr>
          <w:ilvl w:val="1"/>
          <w:numId w:val="51"/>
        </w:numPr>
        <w:ind w:left="851" w:hanging="720"/>
        <w:rPr>
          <w:color w:val="auto"/>
          <w:lang w:val="ru-RU"/>
        </w:rPr>
      </w:pPr>
      <w:bookmarkStart w:id="202" w:name="_Toc337129941"/>
      <w:bookmarkStart w:id="203" w:name="_Toc527016007"/>
      <w:r w:rsidRPr="00284516">
        <w:rPr>
          <w:color w:val="auto"/>
          <w:lang w:val="ru-RU"/>
        </w:rPr>
        <w:t xml:space="preserve">Толстопленочные </w:t>
      </w:r>
      <w:r w:rsidR="00BA7D4F" w:rsidRPr="00284516">
        <w:rPr>
          <w:color w:val="auto"/>
          <w:lang w:val="ru-RU"/>
        </w:rPr>
        <w:t xml:space="preserve">покрытия </w:t>
      </w:r>
      <w:r w:rsidR="000607A8" w:rsidRPr="00284516">
        <w:rPr>
          <w:color w:val="auto"/>
          <w:lang w:val="ru-RU"/>
        </w:rPr>
        <w:t xml:space="preserve">(толщиной&gt;20 </w:t>
      </w:r>
      <w:r w:rsidR="000607A8" w:rsidRPr="00284516">
        <w:rPr>
          <w:color w:val="auto"/>
          <w:lang w:val="en-GB"/>
        </w:rPr>
        <w:t>mils</w:t>
      </w:r>
      <w:r w:rsidR="000607A8" w:rsidRPr="00284516">
        <w:rPr>
          <w:color w:val="auto"/>
          <w:lang w:val="ru-RU"/>
        </w:rPr>
        <w:t xml:space="preserve"> [508 µ</w:t>
      </w:r>
      <w:r w:rsidR="000607A8" w:rsidRPr="00284516">
        <w:rPr>
          <w:color w:val="auto"/>
          <w:lang w:val="en-GB"/>
        </w:rPr>
        <w:t>m</w:t>
      </w:r>
      <w:r w:rsidR="000607A8" w:rsidRPr="00284516">
        <w:rPr>
          <w:color w:val="auto"/>
          <w:lang w:val="ru-RU"/>
        </w:rPr>
        <w:t xml:space="preserve">]) </w:t>
      </w:r>
      <w:r w:rsidRPr="00284516">
        <w:rPr>
          <w:color w:val="auto"/>
          <w:lang w:val="ru-RU"/>
        </w:rPr>
        <w:t>для погруженной эксплуатации</w:t>
      </w:r>
      <w:bookmarkEnd w:id="202"/>
      <w:bookmarkEnd w:id="203"/>
    </w:p>
    <w:p w14:paraId="3C915A75" w14:textId="6371A4C6" w:rsidR="00520791" w:rsidRPr="00284516" w:rsidRDefault="001E7EA2" w:rsidP="00C55DAA">
      <w:pPr>
        <w:pStyle w:val="List1"/>
        <w:numPr>
          <w:ilvl w:val="0"/>
          <w:numId w:val="0"/>
        </w:numPr>
        <w:tabs>
          <w:tab w:val="clear" w:pos="1080"/>
        </w:tabs>
        <w:ind w:left="1418" w:hanging="720"/>
        <w:rPr>
          <w:color w:val="auto"/>
          <w:lang w:val="ru-RU"/>
        </w:rPr>
      </w:pPr>
      <w:r w:rsidRPr="00206DA6">
        <w:rPr>
          <w:color w:val="auto"/>
          <w:lang w:val="ru-RU"/>
        </w:rPr>
        <w:t>9.1</w:t>
      </w:r>
      <w:r w:rsidR="005C7CD6">
        <w:rPr>
          <w:color w:val="auto"/>
          <w:lang w:val="ru-RU"/>
        </w:rPr>
        <w:tab/>
      </w:r>
      <w:r w:rsidR="00780948" w:rsidRPr="00284516">
        <w:rPr>
          <w:color w:val="auto"/>
          <w:lang w:val="ru-RU"/>
        </w:rPr>
        <w:t xml:space="preserve">Толстопленочные </w:t>
      </w:r>
      <w:r w:rsidR="00743515" w:rsidRPr="00284516">
        <w:rPr>
          <w:color w:val="auto"/>
          <w:lang w:val="ru-RU"/>
        </w:rPr>
        <w:t xml:space="preserve">покрытия </w:t>
      </w:r>
      <w:r w:rsidR="00520791" w:rsidRPr="00284516">
        <w:rPr>
          <w:color w:val="auto"/>
          <w:lang w:val="ru-RU"/>
        </w:rPr>
        <w:t>для погруженной эксплуатации в пресной воде</w:t>
      </w:r>
    </w:p>
    <w:p w14:paraId="2F480D73" w14:textId="34608692" w:rsidR="00520791" w:rsidRPr="00284516" w:rsidRDefault="001E7EA2" w:rsidP="00C55DAA">
      <w:pPr>
        <w:pStyle w:val="List1"/>
        <w:numPr>
          <w:ilvl w:val="0"/>
          <w:numId w:val="0"/>
        </w:numPr>
        <w:tabs>
          <w:tab w:val="clear" w:pos="1080"/>
        </w:tabs>
        <w:ind w:left="1418" w:hanging="720"/>
        <w:rPr>
          <w:color w:val="auto"/>
          <w:lang w:val="ru-RU"/>
        </w:rPr>
      </w:pPr>
      <w:r w:rsidRPr="00284516">
        <w:rPr>
          <w:color w:val="auto"/>
          <w:lang w:val="ru-RU"/>
        </w:rPr>
        <w:t>9.2</w:t>
      </w:r>
      <w:r w:rsidR="005C7CD6">
        <w:rPr>
          <w:color w:val="auto"/>
          <w:lang w:val="ru-RU"/>
        </w:rPr>
        <w:tab/>
      </w:r>
      <w:r w:rsidR="00780948" w:rsidRPr="00284516">
        <w:rPr>
          <w:color w:val="auto"/>
          <w:lang w:val="ru-RU"/>
        </w:rPr>
        <w:t xml:space="preserve">Толстопленочные </w:t>
      </w:r>
      <w:r w:rsidR="00743515" w:rsidRPr="00284516">
        <w:rPr>
          <w:color w:val="auto"/>
          <w:lang w:val="ru-RU"/>
        </w:rPr>
        <w:t xml:space="preserve">покрытия </w:t>
      </w:r>
      <w:r w:rsidR="00520791" w:rsidRPr="00284516">
        <w:rPr>
          <w:color w:val="auto"/>
          <w:lang w:val="ru-RU"/>
        </w:rPr>
        <w:t>для погруженной эксплуатации в деминерализованной воде или конденсате</w:t>
      </w:r>
    </w:p>
    <w:p w14:paraId="7A38D189" w14:textId="53DC875E" w:rsidR="00520791" w:rsidRPr="00284516" w:rsidRDefault="001E7EA2" w:rsidP="00C55DAA">
      <w:pPr>
        <w:pStyle w:val="List1"/>
        <w:numPr>
          <w:ilvl w:val="0"/>
          <w:numId w:val="0"/>
        </w:numPr>
        <w:tabs>
          <w:tab w:val="clear" w:pos="1080"/>
        </w:tabs>
        <w:ind w:left="1418" w:hanging="720"/>
        <w:rPr>
          <w:color w:val="auto"/>
          <w:lang w:val="ru-RU"/>
        </w:rPr>
      </w:pPr>
      <w:r w:rsidRPr="00284516">
        <w:rPr>
          <w:color w:val="auto"/>
          <w:lang w:val="ru-RU"/>
        </w:rPr>
        <w:t>9.3</w:t>
      </w:r>
      <w:r w:rsidR="005C7CD6">
        <w:rPr>
          <w:color w:val="auto"/>
          <w:lang w:val="ru-RU"/>
        </w:rPr>
        <w:tab/>
      </w:r>
      <w:r w:rsidR="00780948" w:rsidRPr="00284516">
        <w:rPr>
          <w:color w:val="auto"/>
          <w:lang w:val="ru-RU"/>
        </w:rPr>
        <w:t xml:space="preserve">Толстопленочные </w:t>
      </w:r>
      <w:r w:rsidR="00743515" w:rsidRPr="00284516">
        <w:rPr>
          <w:color w:val="auto"/>
          <w:lang w:val="ru-RU"/>
        </w:rPr>
        <w:t xml:space="preserve">покрытия </w:t>
      </w:r>
      <w:r w:rsidR="00520791" w:rsidRPr="00284516">
        <w:rPr>
          <w:color w:val="auto"/>
          <w:lang w:val="ru-RU"/>
        </w:rPr>
        <w:t>для погруженной эксплуатации в питьевой воде</w:t>
      </w:r>
    </w:p>
    <w:p w14:paraId="70CB7006" w14:textId="3DAADB98" w:rsidR="00F5283F" w:rsidRPr="00284516" w:rsidRDefault="001E7EA2" w:rsidP="00C55DAA">
      <w:pPr>
        <w:pStyle w:val="List1"/>
        <w:numPr>
          <w:ilvl w:val="0"/>
          <w:numId w:val="0"/>
        </w:numPr>
        <w:tabs>
          <w:tab w:val="clear" w:pos="1080"/>
        </w:tabs>
        <w:ind w:left="1418" w:hanging="720"/>
        <w:rPr>
          <w:color w:val="auto"/>
          <w:lang w:val="ru-RU"/>
        </w:rPr>
      </w:pPr>
      <w:r w:rsidRPr="00284516">
        <w:rPr>
          <w:color w:val="auto"/>
          <w:lang w:val="ru-RU"/>
        </w:rPr>
        <w:t>9.4</w:t>
      </w:r>
      <w:r w:rsidR="005C7CD6">
        <w:rPr>
          <w:color w:val="auto"/>
          <w:lang w:val="ru-RU"/>
        </w:rPr>
        <w:tab/>
      </w:r>
      <w:r w:rsidR="00780948" w:rsidRPr="00284516">
        <w:rPr>
          <w:color w:val="auto"/>
          <w:lang w:val="ru-RU"/>
        </w:rPr>
        <w:t xml:space="preserve">Толстопленочные </w:t>
      </w:r>
      <w:r w:rsidR="00743515" w:rsidRPr="00284516">
        <w:rPr>
          <w:color w:val="auto"/>
          <w:lang w:val="ru-RU"/>
        </w:rPr>
        <w:t xml:space="preserve">покрытия </w:t>
      </w:r>
      <w:r w:rsidR="00F5283F" w:rsidRPr="00284516">
        <w:rPr>
          <w:color w:val="auto"/>
          <w:lang w:val="ru-RU"/>
        </w:rPr>
        <w:t>для погруженной эксплуатации в соленой воде и соляном растворе</w:t>
      </w:r>
    </w:p>
    <w:p w14:paraId="47958EBD" w14:textId="7048F19F" w:rsidR="00F5283F" w:rsidRPr="00284516" w:rsidRDefault="001E7EA2" w:rsidP="00C55DAA">
      <w:pPr>
        <w:pStyle w:val="List1"/>
        <w:numPr>
          <w:ilvl w:val="0"/>
          <w:numId w:val="0"/>
        </w:numPr>
        <w:tabs>
          <w:tab w:val="clear" w:pos="1080"/>
        </w:tabs>
        <w:ind w:left="1418" w:hanging="720"/>
        <w:rPr>
          <w:color w:val="auto"/>
          <w:lang w:val="ru-RU"/>
        </w:rPr>
      </w:pPr>
      <w:r w:rsidRPr="00284516">
        <w:rPr>
          <w:color w:val="auto"/>
          <w:lang w:val="ru-RU"/>
        </w:rPr>
        <w:t>9.5</w:t>
      </w:r>
      <w:r w:rsidR="005C7CD6">
        <w:rPr>
          <w:color w:val="auto"/>
          <w:lang w:val="ru-RU"/>
        </w:rPr>
        <w:tab/>
      </w:r>
      <w:r w:rsidR="00780948" w:rsidRPr="00284516">
        <w:rPr>
          <w:color w:val="auto"/>
          <w:lang w:val="ru-RU"/>
        </w:rPr>
        <w:t xml:space="preserve">Толстопленочные </w:t>
      </w:r>
      <w:r w:rsidR="00743515" w:rsidRPr="00284516">
        <w:rPr>
          <w:color w:val="auto"/>
          <w:lang w:val="ru-RU"/>
        </w:rPr>
        <w:t xml:space="preserve">покрытия </w:t>
      </w:r>
      <w:r w:rsidR="00F5283F" w:rsidRPr="00284516">
        <w:rPr>
          <w:color w:val="auto"/>
          <w:lang w:val="ru-RU"/>
        </w:rPr>
        <w:t>для погруженной эксплуатации в пластовой воде</w:t>
      </w:r>
    </w:p>
    <w:p w14:paraId="4F91CC8A" w14:textId="647F6B69" w:rsidR="00F5283F" w:rsidRPr="00284516" w:rsidRDefault="001E7EA2" w:rsidP="00C55DAA">
      <w:pPr>
        <w:pStyle w:val="List1"/>
        <w:numPr>
          <w:ilvl w:val="0"/>
          <w:numId w:val="0"/>
        </w:numPr>
        <w:tabs>
          <w:tab w:val="clear" w:pos="1080"/>
        </w:tabs>
        <w:ind w:left="1418" w:hanging="720"/>
        <w:rPr>
          <w:color w:val="auto"/>
          <w:lang w:val="ru-RU"/>
        </w:rPr>
      </w:pPr>
      <w:r w:rsidRPr="00284516">
        <w:rPr>
          <w:color w:val="auto"/>
          <w:lang w:val="ru-RU"/>
        </w:rPr>
        <w:t>9.6</w:t>
      </w:r>
      <w:r w:rsidR="005C7CD6">
        <w:rPr>
          <w:color w:val="auto"/>
          <w:lang w:val="ru-RU"/>
        </w:rPr>
        <w:tab/>
      </w:r>
      <w:r w:rsidR="00780948" w:rsidRPr="00284516">
        <w:rPr>
          <w:color w:val="auto"/>
          <w:lang w:val="ru-RU"/>
        </w:rPr>
        <w:t xml:space="preserve">Толстопленочные </w:t>
      </w:r>
      <w:r w:rsidR="00743515" w:rsidRPr="00284516">
        <w:rPr>
          <w:color w:val="auto"/>
          <w:lang w:val="ru-RU"/>
        </w:rPr>
        <w:t xml:space="preserve">покрытия </w:t>
      </w:r>
      <w:r w:rsidR="00F5283F" w:rsidRPr="00284516">
        <w:rPr>
          <w:color w:val="auto"/>
          <w:lang w:val="ru-RU"/>
        </w:rPr>
        <w:t>для сырой нефти (обессеренно</w:t>
      </w:r>
      <w:r w:rsidR="00792932">
        <w:rPr>
          <w:color w:val="auto"/>
          <w:lang w:val="ru-RU"/>
        </w:rPr>
        <w:t>й или сероводородосодержащей) -</w:t>
      </w:r>
      <w:r w:rsidR="00F5283F" w:rsidRPr="00284516">
        <w:rPr>
          <w:color w:val="auto"/>
          <w:lang w:val="ru-RU"/>
        </w:rPr>
        <w:t>Погруженная эксплуатация</w:t>
      </w:r>
    </w:p>
    <w:p w14:paraId="2760A8D8" w14:textId="6523D469" w:rsidR="00F5283F" w:rsidRPr="00284516" w:rsidRDefault="001E7EA2" w:rsidP="00C55DAA">
      <w:pPr>
        <w:pStyle w:val="List1"/>
        <w:numPr>
          <w:ilvl w:val="0"/>
          <w:numId w:val="0"/>
        </w:numPr>
        <w:tabs>
          <w:tab w:val="clear" w:pos="1080"/>
        </w:tabs>
        <w:ind w:left="1418" w:hanging="720"/>
        <w:rPr>
          <w:color w:val="auto"/>
          <w:lang w:val="ru-RU"/>
        </w:rPr>
      </w:pPr>
      <w:r w:rsidRPr="00284516">
        <w:rPr>
          <w:color w:val="auto"/>
          <w:lang w:val="ru-RU"/>
        </w:rPr>
        <w:t>9.7</w:t>
      </w:r>
      <w:r w:rsidR="005C7CD6">
        <w:rPr>
          <w:color w:val="auto"/>
          <w:lang w:val="ru-RU"/>
        </w:rPr>
        <w:tab/>
      </w:r>
      <w:r w:rsidR="00780948" w:rsidRPr="00284516">
        <w:rPr>
          <w:color w:val="auto"/>
          <w:lang w:val="ru-RU"/>
        </w:rPr>
        <w:t xml:space="preserve">Толстопленочные </w:t>
      </w:r>
      <w:r w:rsidR="00743515" w:rsidRPr="00284516">
        <w:rPr>
          <w:color w:val="auto"/>
          <w:lang w:val="ru-RU"/>
        </w:rPr>
        <w:t xml:space="preserve">покрытия </w:t>
      </w:r>
      <w:r w:rsidR="00F5283F" w:rsidRPr="00284516">
        <w:rPr>
          <w:color w:val="auto"/>
          <w:lang w:val="ru-RU"/>
        </w:rPr>
        <w:t>для погруженной эксплуатации в горючих веществах (низкоароматических)</w:t>
      </w:r>
    </w:p>
    <w:p w14:paraId="423A30B9" w14:textId="35B44E30" w:rsidR="00F5283F" w:rsidRPr="00284516" w:rsidRDefault="001E7EA2" w:rsidP="00C55DAA">
      <w:pPr>
        <w:pStyle w:val="List1"/>
        <w:numPr>
          <w:ilvl w:val="0"/>
          <w:numId w:val="0"/>
        </w:numPr>
        <w:tabs>
          <w:tab w:val="clear" w:pos="1080"/>
        </w:tabs>
        <w:ind w:left="1418" w:hanging="720"/>
        <w:rPr>
          <w:color w:val="auto"/>
          <w:lang w:val="ru-RU"/>
        </w:rPr>
      </w:pPr>
      <w:r w:rsidRPr="00284516">
        <w:rPr>
          <w:color w:val="auto"/>
          <w:lang w:val="ru-RU"/>
        </w:rPr>
        <w:t>9.8</w:t>
      </w:r>
      <w:r w:rsidR="005C7CD6">
        <w:rPr>
          <w:color w:val="auto"/>
          <w:lang w:val="ru-RU"/>
        </w:rPr>
        <w:tab/>
      </w:r>
      <w:r w:rsidR="00780948" w:rsidRPr="00284516">
        <w:rPr>
          <w:color w:val="auto"/>
          <w:lang w:val="ru-RU"/>
        </w:rPr>
        <w:t xml:space="preserve">Толстопленочные </w:t>
      </w:r>
      <w:r w:rsidR="00743515" w:rsidRPr="00284516">
        <w:rPr>
          <w:color w:val="auto"/>
          <w:lang w:val="ru-RU"/>
        </w:rPr>
        <w:t xml:space="preserve">покрытия </w:t>
      </w:r>
      <w:r w:rsidR="00F5283F" w:rsidRPr="00284516">
        <w:rPr>
          <w:color w:val="auto"/>
          <w:lang w:val="ru-RU"/>
        </w:rPr>
        <w:t>для погруженной эксплуатации в горючих веществах (высокоароматических)</w:t>
      </w:r>
    </w:p>
    <w:p w14:paraId="4D6C0345" w14:textId="77777777" w:rsidR="00F5283F" w:rsidRPr="005319CE" w:rsidRDefault="00367440" w:rsidP="00C55DAA">
      <w:pPr>
        <w:pStyle w:val="Heading2"/>
        <w:numPr>
          <w:ilvl w:val="1"/>
          <w:numId w:val="51"/>
        </w:numPr>
        <w:ind w:left="851" w:hanging="720"/>
        <w:rPr>
          <w:color w:val="auto"/>
          <w:lang w:val="ru-RU"/>
        </w:rPr>
      </w:pPr>
      <w:bookmarkStart w:id="204" w:name="_Toc337129942"/>
      <w:bookmarkStart w:id="205" w:name="_Toc527016008"/>
      <w:r>
        <w:rPr>
          <w:color w:val="auto"/>
          <w:lang w:val="ru-RU"/>
        </w:rPr>
        <w:t>Матовые</w:t>
      </w:r>
      <w:r w:rsidR="00F5283F" w:rsidRPr="005319CE">
        <w:rPr>
          <w:color w:val="auto"/>
          <w:lang w:val="ru-RU"/>
        </w:rPr>
        <w:t xml:space="preserve"> усиленные покрытия для погруженной эксплуатации</w:t>
      </w:r>
      <w:bookmarkEnd w:id="204"/>
      <w:bookmarkEnd w:id="205"/>
    </w:p>
    <w:p w14:paraId="43C654A5" w14:textId="66EF33CC" w:rsidR="00F5283F" w:rsidRPr="00206DA6" w:rsidRDefault="001E7EA2" w:rsidP="00C55DAA">
      <w:pPr>
        <w:pStyle w:val="List1"/>
        <w:numPr>
          <w:ilvl w:val="0"/>
          <w:numId w:val="0"/>
        </w:numPr>
        <w:tabs>
          <w:tab w:val="clear" w:pos="1080"/>
        </w:tabs>
        <w:ind w:left="1418" w:hanging="720"/>
        <w:rPr>
          <w:color w:val="auto"/>
          <w:lang w:val="ru-RU"/>
        </w:rPr>
      </w:pPr>
      <w:r w:rsidRPr="00206DA6">
        <w:rPr>
          <w:color w:val="auto"/>
          <w:lang w:val="ru-RU"/>
        </w:rPr>
        <w:t>10.1</w:t>
      </w:r>
      <w:r w:rsidR="005C7CD6">
        <w:rPr>
          <w:color w:val="auto"/>
          <w:lang w:val="ru-RU"/>
        </w:rPr>
        <w:tab/>
      </w:r>
      <w:r w:rsidR="00367440" w:rsidRPr="00206DA6">
        <w:rPr>
          <w:color w:val="auto"/>
          <w:lang w:val="ru-RU"/>
        </w:rPr>
        <w:t>М</w:t>
      </w:r>
      <w:r w:rsidR="00367440">
        <w:rPr>
          <w:color w:val="auto"/>
          <w:lang w:val="ru-RU"/>
        </w:rPr>
        <w:t>атовые</w:t>
      </w:r>
      <w:r w:rsidR="00F5283F" w:rsidRPr="00206DA6">
        <w:rPr>
          <w:color w:val="auto"/>
          <w:lang w:val="ru-RU"/>
        </w:rPr>
        <w:t xml:space="preserve"> усиленные покрытия для погруженной эксплуатации в пресной воде</w:t>
      </w:r>
    </w:p>
    <w:p w14:paraId="2AAA0AF8" w14:textId="1D43F15A" w:rsidR="00F5283F" w:rsidRPr="00206DA6" w:rsidRDefault="001E7EA2" w:rsidP="00C55DAA">
      <w:pPr>
        <w:pStyle w:val="List1"/>
        <w:numPr>
          <w:ilvl w:val="0"/>
          <w:numId w:val="0"/>
        </w:numPr>
        <w:tabs>
          <w:tab w:val="clear" w:pos="1080"/>
        </w:tabs>
        <w:ind w:left="1418" w:hanging="720"/>
        <w:rPr>
          <w:color w:val="auto"/>
          <w:lang w:val="ru-RU"/>
        </w:rPr>
      </w:pPr>
      <w:r w:rsidRPr="00206DA6">
        <w:rPr>
          <w:color w:val="auto"/>
          <w:lang w:val="ru-RU"/>
        </w:rPr>
        <w:t>10.2</w:t>
      </w:r>
      <w:r w:rsidR="005C7CD6">
        <w:rPr>
          <w:color w:val="auto"/>
          <w:lang w:val="ru-RU"/>
        </w:rPr>
        <w:tab/>
      </w:r>
      <w:r w:rsidR="00367440" w:rsidRPr="00206DA6">
        <w:rPr>
          <w:color w:val="auto"/>
          <w:lang w:val="ru-RU"/>
        </w:rPr>
        <w:t>М</w:t>
      </w:r>
      <w:r w:rsidR="00367440">
        <w:rPr>
          <w:color w:val="auto"/>
          <w:lang w:val="ru-RU"/>
        </w:rPr>
        <w:t>атовые</w:t>
      </w:r>
      <w:r w:rsidR="00F5283F" w:rsidRPr="00206DA6">
        <w:rPr>
          <w:color w:val="auto"/>
          <w:lang w:val="ru-RU"/>
        </w:rPr>
        <w:t xml:space="preserve"> усиленные покрытия для погруженной эксплуатации в деминерализованной воде или конденсате</w:t>
      </w:r>
    </w:p>
    <w:p w14:paraId="58739B71" w14:textId="6D221C1D" w:rsidR="00F5283F" w:rsidRPr="00206DA6" w:rsidRDefault="001E7EA2" w:rsidP="00C55DAA">
      <w:pPr>
        <w:pStyle w:val="List1"/>
        <w:numPr>
          <w:ilvl w:val="0"/>
          <w:numId w:val="0"/>
        </w:numPr>
        <w:tabs>
          <w:tab w:val="clear" w:pos="1080"/>
        </w:tabs>
        <w:ind w:left="1418" w:hanging="720"/>
        <w:rPr>
          <w:color w:val="auto"/>
          <w:lang w:val="ru-RU"/>
        </w:rPr>
      </w:pPr>
      <w:r w:rsidRPr="00206DA6">
        <w:rPr>
          <w:color w:val="auto"/>
          <w:lang w:val="ru-RU"/>
        </w:rPr>
        <w:t>10.4</w:t>
      </w:r>
      <w:r w:rsidR="005C7CD6">
        <w:rPr>
          <w:color w:val="auto"/>
          <w:lang w:val="ru-RU"/>
        </w:rPr>
        <w:tab/>
      </w:r>
      <w:r w:rsidR="00367440" w:rsidRPr="00206DA6">
        <w:rPr>
          <w:color w:val="auto"/>
          <w:lang w:val="ru-RU"/>
        </w:rPr>
        <w:t>М</w:t>
      </w:r>
      <w:r w:rsidR="00367440">
        <w:rPr>
          <w:color w:val="auto"/>
          <w:lang w:val="ru-RU"/>
        </w:rPr>
        <w:t>атовые</w:t>
      </w:r>
      <w:r w:rsidR="00F5283F" w:rsidRPr="00206DA6">
        <w:rPr>
          <w:color w:val="auto"/>
          <w:lang w:val="ru-RU"/>
        </w:rPr>
        <w:t xml:space="preserve"> усиленные покрытия для погруженной эксплуатации в соленой воде и соляном растворе</w:t>
      </w:r>
    </w:p>
    <w:p w14:paraId="661F259A" w14:textId="67F1FF41" w:rsidR="00F5283F" w:rsidRPr="00206DA6" w:rsidRDefault="001E7EA2" w:rsidP="00C55DAA">
      <w:pPr>
        <w:pStyle w:val="List1"/>
        <w:numPr>
          <w:ilvl w:val="0"/>
          <w:numId w:val="0"/>
        </w:numPr>
        <w:tabs>
          <w:tab w:val="clear" w:pos="1080"/>
        </w:tabs>
        <w:ind w:left="1418" w:hanging="720"/>
        <w:rPr>
          <w:color w:val="auto"/>
          <w:lang w:val="ru-RU"/>
        </w:rPr>
      </w:pPr>
      <w:r w:rsidRPr="00206DA6">
        <w:rPr>
          <w:color w:val="auto"/>
          <w:lang w:val="ru-RU"/>
        </w:rPr>
        <w:t>10.5</w:t>
      </w:r>
      <w:r w:rsidR="005C7CD6">
        <w:rPr>
          <w:color w:val="auto"/>
          <w:lang w:val="ru-RU"/>
        </w:rPr>
        <w:tab/>
      </w:r>
      <w:r w:rsidR="00367440" w:rsidRPr="00206DA6">
        <w:rPr>
          <w:color w:val="auto"/>
          <w:lang w:val="ru-RU"/>
        </w:rPr>
        <w:t>М</w:t>
      </w:r>
      <w:r w:rsidR="00367440">
        <w:rPr>
          <w:color w:val="auto"/>
          <w:lang w:val="ru-RU"/>
        </w:rPr>
        <w:t>атовые</w:t>
      </w:r>
      <w:r w:rsidR="00F5283F" w:rsidRPr="00206DA6">
        <w:rPr>
          <w:color w:val="auto"/>
          <w:lang w:val="ru-RU"/>
        </w:rPr>
        <w:t xml:space="preserve"> усиленные покрытия для погруженной эксплуатации в пластовой воде</w:t>
      </w:r>
    </w:p>
    <w:p w14:paraId="53F25FD5" w14:textId="425C15BF" w:rsidR="00F5283F" w:rsidRPr="00206DA6" w:rsidRDefault="001E7EA2" w:rsidP="00C55DAA">
      <w:pPr>
        <w:pStyle w:val="List1"/>
        <w:numPr>
          <w:ilvl w:val="0"/>
          <w:numId w:val="0"/>
        </w:numPr>
        <w:tabs>
          <w:tab w:val="clear" w:pos="1080"/>
        </w:tabs>
        <w:ind w:left="1418" w:hanging="720"/>
        <w:rPr>
          <w:color w:val="auto"/>
          <w:lang w:val="ru-RU"/>
        </w:rPr>
      </w:pPr>
      <w:r w:rsidRPr="00206DA6">
        <w:rPr>
          <w:color w:val="auto"/>
          <w:lang w:val="ru-RU"/>
        </w:rPr>
        <w:t>10.6</w:t>
      </w:r>
      <w:r w:rsidR="005C7CD6">
        <w:rPr>
          <w:color w:val="auto"/>
          <w:lang w:val="ru-RU"/>
        </w:rPr>
        <w:tab/>
      </w:r>
      <w:r w:rsidR="00367440" w:rsidRPr="00206DA6">
        <w:rPr>
          <w:color w:val="auto"/>
          <w:lang w:val="ru-RU"/>
        </w:rPr>
        <w:t>М</w:t>
      </w:r>
      <w:r w:rsidR="00367440">
        <w:rPr>
          <w:color w:val="auto"/>
          <w:lang w:val="ru-RU"/>
        </w:rPr>
        <w:t>атовые</w:t>
      </w:r>
      <w:r w:rsidR="00F5283F" w:rsidRPr="00206DA6">
        <w:rPr>
          <w:color w:val="auto"/>
          <w:lang w:val="ru-RU"/>
        </w:rPr>
        <w:t xml:space="preserve"> усиленные покрытия для сырой нефти (обессереной или сероводородосодержащей) Погруженная эксплуатация</w:t>
      </w:r>
    </w:p>
    <w:p w14:paraId="145354E2" w14:textId="0FA75BB2" w:rsidR="00F5283F" w:rsidRPr="00206DA6" w:rsidRDefault="001E7EA2" w:rsidP="00C55DAA">
      <w:pPr>
        <w:pStyle w:val="List1"/>
        <w:numPr>
          <w:ilvl w:val="0"/>
          <w:numId w:val="0"/>
        </w:numPr>
        <w:tabs>
          <w:tab w:val="clear" w:pos="1080"/>
        </w:tabs>
        <w:ind w:left="1418" w:hanging="720"/>
        <w:rPr>
          <w:color w:val="auto"/>
          <w:lang w:val="ru-RU"/>
        </w:rPr>
      </w:pPr>
      <w:r w:rsidRPr="00206DA6">
        <w:rPr>
          <w:color w:val="auto"/>
          <w:lang w:val="ru-RU"/>
        </w:rPr>
        <w:t>10.7</w:t>
      </w:r>
      <w:r w:rsidR="005C7CD6">
        <w:rPr>
          <w:color w:val="auto"/>
          <w:lang w:val="ru-RU"/>
        </w:rPr>
        <w:tab/>
      </w:r>
      <w:r w:rsidR="00367440" w:rsidRPr="00206DA6">
        <w:rPr>
          <w:color w:val="auto"/>
          <w:lang w:val="ru-RU"/>
        </w:rPr>
        <w:t>М</w:t>
      </w:r>
      <w:r w:rsidR="00367440">
        <w:rPr>
          <w:color w:val="auto"/>
          <w:lang w:val="ru-RU"/>
        </w:rPr>
        <w:t>атовые</w:t>
      </w:r>
      <w:r w:rsidR="00F5283F" w:rsidRPr="00206DA6">
        <w:rPr>
          <w:color w:val="auto"/>
          <w:lang w:val="ru-RU"/>
        </w:rPr>
        <w:t xml:space="preserve"> усиленные покрытия для погруженной эксплуатации в горючих веществах (низкоароматических)</w:t>
      </w:r>
    </w:p>
    <w:p w14:paraId="5BEC2828" w14:textId="1FC26886" w:rsidR="00F5283F" w:rsidRPr="00206DA6" w:rsidRDefault="001E7EA2" w:rsidP="00C55DAA">
      <w:pPr>
        <w:pStyle w:val="List1"/>
        <w:numPr>
          <w:ilvl w:val="0"/>
          <w:numId w:val="0"/>
        </w:numPr>
        <w:tabs>
          <w:tab w:val="clear" w:pos="1080"/>
        </w:tabs>
        <w:ind w:left="1418" w:hanging="720"/>
        <w:rPr>
          <w:color w:val="auto"/>
          <w:lang w:val="ru-RU"/>
        </w:rPr>
      </w:pPr>
      <w:r w:rsidRPr="00206DA6">
        <w:rPr>
          <w:color w:val="auto"/>
          <w:lang w:val="ru-RU"/>
        </w:rPr>
        <w:t>10.8</w:t>
      </w:r>
      <w:r w:rsidR="005C7CD6">
        <w:rPr>
          <w:color w:val="auto"/>
          <w:lang w:val="ru-RU"/>
        </w:rPr>
        <w:tab/>
      </w:r>
      <w:r w:rsidR="00367440" w:rsidRPr="00206DA6">
        <w:rPr>
          <w:color w:val="auto"/>
          <w:lang w:val="ru-RU"/>
        </w:rPr>
        <w:t>М</w:t>
      </w:r>
      <w:r w:rsidR="00367440">
        <w:rPr>
          <w:color w:val="auto"/>
          <w:lang w:val="ru-RU"/>
        </w:rPr>
        <w:t>атовые</w:t>
      </w:r>
      <w:r w:rsidR="00F5283F" w:rsidRPr="00206DA6">
        <w:rPr>
          <w:color w:val="auto"/>
          <w:lang w:val="ru-RU"/>
        </w:rPr>
        <w:t xml:space="preserve"> усиленные покрытия для погруженной эксплуатации в горючих веществах (высокоароматических)</w:t>
      </w:r>
    </w:p>
    <w:p w14:paraId="0DCD805E" w14:textId="033C834A" w:rsidR="00F5283F" w:rsidRPr="00206DA6" w:rsidRDefault="001E7EA2" w:rsidP="00C55DAA">
      <w:pPr>
        <w:pStyle w:val="List1"/>
        <w:numPr>
          <w:ilvl w:val="0"/>
          <w:numId w:val="0"/>
        </w:numPr>
        <w:tabs>
          <w:tab w:val="clear" w:pos="1080"/>
        </w:tabs>
        <w:ind w:left="1418" w:hanging="720"/>
        <w:rPr>
          <w:color w:val="auto"/>
          <w:lang w:val="ru-RU"/>
        </w:rPr>
      </w:pPr>
      <w:r w:rsidRPr="00206DA6">
        <w:rPr>
          <w:color w:val="auto"/>
          <w:lang w:val="ru-RU"/>
        </w:rPr>
        <w:t>10.9</w:t>
      </w:r>
      <w:r w:rsidR="005C7CD6">
        <w:rPr>
          <w:color w:val="auto"/>
          <w:lang w:val="ru-RU"/>
        </w:rPr>
        <w:tab/>
      </w:r>
      <w:r w:rsidR="00367440" w:rsidRPr="00206DA6">
        <w:rPr>
          <w:color w:val="auto"/>
          <w:lang w:val="ru-RU"/>
        </w:rPr>
        <w:t>М</w:t>
      </w:r>
      <w:r w:rsidR="00367440">
        <w:rPr>
          <w:color w:val="auto"/>
          <w:lang w:val="ru-RU"/>
        </w:rPr>
        <w:t>атовые</w:t>
      </w:r>
      <w:r w:rsidR="00F5283F" w:rsidRPr="00206DA6">
        <w:rPr>
          <w:color w:val="auto"/>
          <w:lang w:val="ru-RU"/>
        </w:rPr>
        <w:t xml:space="preserve"> усиленные покрытия для погруженной эксплуатации в ароматических углеводородах</w:t>
      </w:r>
    </w:p>
    <w:p w14:paraId="1FC256F7" w14:textId="77777777" w:rsidR="00F5283F" w:rsidRPr="00284516" w:rsidRDefault="00F5283F" w:rsidP="00A4288B">
      <w:pPr>
        <w:pStyle w:val="Heading2"/>
        <w:numPr>
          <w:ilvl w:val="1"/>
          <w:numId w:val="51"/>
        </w:numPr>
        <w:ind w:left="851" w:hanging="720"/>
        <w:rPr>
          <w:color w:val="auto"/>
          <w:lang w:val="ru-RU"/>
        </w:rPr>
      </w:pPr>
      <w:bookmarkStart w:id="206" w:name="_Toc337129943"/>
      <w:bookmarkStart w:id="207" w:name="_Toc527016009"/>
      <w:r w:rsidRPr="00284516">
        <w:rPr>
          <w:color w:val="auto"/>
          <w:lang w:val="ru-RU"/>
        </w:rPr>
        <w:t xml:space="preserve">Системы </w:t>
      </w:r>
      <w:r w:rsidR="00BA7D4F" w:rsidRPr="00284516">
        <w:rPr>
          <w:color w:val="auto"/>
          <w:lang w:val="ru-RU"/>
        </w:rPr>
        <w:t>покрытий для высоких т</w:t>
      </w:r>
      <w:r w:rsidRPr="00284516">
        <w:rPr>
          <w:color w:val="auto"/>
          <w:lang w:val="ru-RU"/>
        </w:rPr>
        <w:t>емператур/высокого давления</w:t>
      </w:r>
      <w:bookmarkEnd w:id="206"/>
      <w:bookmarkEnd w:id="207"/>
    </w:p>
    <w:p w14:paraId="3D54DF28" w14:textId="36D9A0D1" w:rsidR="00012AA1" w:rsidRPr="00012AA1" w:rsidRDefault="00012AA1" w:rsidP="00012AA1">
      <w:pPr>
        <w:pStyle w:val="List1"/>
        <w:numPr>
          <w:ilvl w:val="0"/>
          <w:numId w:val="0"/>
        </w:numPr>
        <w:tabs>
          <w:tab w:val="clear" w:pos="1080"/>
        </w:tabs>
        <w:ind w:left="709" w:hanging="11"/>
        <w:rPr>
          <w:ins w:id="208" w:author="Issayevskiy, Konstantin [STAMGazStroy LLP]" w:date="2025-12-04T17:32:00Z" w16du:dateUtc="2025-12-04T12:32:00Z"/>
          <w:color w:val="auto"/>
          <w:lang w:val="ru-RU"/>
        </w:rPr>
      </w:pPr>
      <w:ins w:id="209" w:author="Issayevskiy, Konstantin [STAMGazStroy LLP]" w:date="2025-12-04T17:32:00Z" w16du:dateUtc="2025-12-04T12:32:00Z">
        <w:r w:rsidRPr="00012AA1">
          <w:rPr>
            <w:color w:val="auto"/>
            <w:lang w:val="ru-RU"/>
          </w:rPr>
          <w:t>Материалы Системы 11 должны пройти программу испытаний на выпаривание, проводимую Владельцем, прежде чем будут приняты.</w:t>
        </w:r>
      </w:ins>
    </w:p>
    <w:p w14:paraId="7D8EF9C6" w14:textId="05482F8D" w:rsidR="00F5283F" w:rsidRPr="00206DA6" w:rsidRDefault="001E7EA2" w:rsidP="000E2F13">
      <w:pPr>
        <w:pStyle w:val="List1"/>
        <w:numPr>
          <w:ilvl w:val="0"/>
          <w:numId w:val="0"/>
        </w:numPr>
        <w:tabs>
          <w:tab w:val="clear" w:pos="1080"/>
        </w:tabs>
        <w:ind w:left="1418" w:hanging="720"/>
        <w:rPr>
          <w:color w:val="auto"/>
          <w:lang w:val="ru-RU"/>
        </w:rPr>
      </w:pPr>
      <w:r w:rsidRPr="00206DA6">
        <w:rPr>
          <w:color w:val="auto"/>
          <w:lang w:val="ru-RU"/>
        </w:rPr>
        <w:lastRenderedPageBreak/>
        <w:t>11.2</w:t>
      </w:r>
      <w:r w:rsidR="005C7CD6">
        <w:rPr>
          <w:color w:val="auto"/>
          <w:lang w:val="ru-RU"/>
        </w:rPr>
        <w:tab/>
      </w:r>
      <w:r w:rsidR="00743515" w:rsidRPr="00284516">
        <w:rPr>
          <w:color w:val="auto"/>
          <w:lang w:val="ru-RU"/>
        </w:rPr>
        <w:t>Покрытия</w:t>
      </w:r>
      <w:r w:rsidR="00743515" w:rsidRPr="005C7CD6">
        <w:rPr>
          <w:color w:val="auto"/>
          <w:lang w:val="ru-RU"/>
        </w:rPr>
        <w:t xml:space="preserve"> </w:t>
      </w:r>
      <w:r w:rsidRPr="00206DA6">
        <w:rPr>
          <w:color w:val="auto"/>
          <w:lang w:val="ru-RU"/>
        </w:rPr>
        <w:t>для деминерализованной воды или конденсата выдерживающие перепады температур 10°</w:t>
      </w:r>
      <w:r w:rsidRPr="005C7CD6">
        <w:rPr>
          <w:color w:val="auto"/>
          <w:lang w:val="ru-RU"/>
        </w:rPr>
        <w:t>C</w:t>
      </w:r>
      <w:r w:rsidRPr="00206DA6">
        <w:rPr>
          <w:color w:val="auto"/>
          <w:lang w:val="ru-RU"/>
        </w:rPr>
        <w:t xml:space="preserve"> (50°</w:t>
      </w:r>
      <w:r w:rsidRPr="005C7CD6">
        <w:rPr>
          <w:color w:val="auto"/>
          <w:lang w:val="ru-RU"/>
        </w:rPr>
        <w:t>F</w:t>
      </w:r>
      <w:r w:rsidRPr="00206DA6">
        <w:rPr>
          <w:color w:val="auto"/>
          <w:lang w:val="ru-RU"/>
        </w:rPr>
        <w:t xml:space="preserve">) </w:t>
      </w:r>
    </w:p>
    <w:p w14:paraId="71111C09" w14:textId="4072D081" w:rsidR="001E7EA2" w:rsidRPr="00284516" w:rsidRDefault="001E7EA2" w:rsidP="000E2F13">
      <w:pPr>
        <w:pStyle w:val="List1"/>
        <w:numPr>
          <w:ilvl w:val="0"/>
          <w:numId w:val="0"/>
        </w:numPr>
        <w:tabs>
          <w:tab w:val="clear" w:pos="1080"/>
        </w:tabs>
        <w:ind w:left="1418" w:hanging="720"/>
        <w:rPr>
          <w:color w:val="auto"/>
          <w:lang w:val="ru-RU"/>
        </w:rPr>
      </w:pPr>
      <w:r w:rsidRPr="00206DA6">
        <w:rPr>
          <w:color w:val="auto"/>
          <w:lang w:val="ru-RU"/>
        </w:rPr>
        <w:t>11.4</w:t>
      </w:r>
      <w:r w:rsidR="005C7CD6">
        <w:rPr>
          <w:color w:val="auto"/>
          <w:lang w:val="ru-RU"/>
        </w:rPr>
        <w:tab/>
      </w:r>
      <w:r w:rsidR="00743515" w:rsidRPr="00284516">
        <w:rPr>
          <w:color w:val="auto"/>
          <w:lang w:val="ru-RU"/>
        </w:rPr>
        <w:t xml:space="preserve">Покрытия </w:t>
      </w:r>
      <w:r w:rsidRPr="00284516">
        <w:rPr>
          <w:color w:val="auto"/>
          <w:lang w:val="ru-RU"/>
        </w:rPr>
        <w:t>для соленой воды и соляного раствора выдерживающие перепады температур 10°</w:t>
      </w:r>
      <w:r w:rsidRPr="005C7CD6">
        <w:rPr>
          <w:color w:val="auto"/>
          <w:lang w:val="ru-RU"/>
        </w:rPr>
        <w:t>C</w:t>
      </w:r>
      <w:r w:rsidRPr="00284516">
        <w:rPr>
          <w:color w:val="auto"/>
          <w:lang w:val="ru-RU"/>
        </w:rPr>
        <w:t xml:space="preserve"> (50°</w:t>
      </w:r>
      <w:r w:rsidRPr="005C7CD6">
        <w:rPr>
          <w:color w:val="auto"/>
          <w:lang w:val="ru-RU"/>
        </w:rPr>
        <w:t>F</w:t>
      </w:r>
      <w:r w:rsidRPr="00284516">
        <w:rPr>
          <w:color w:val="auto"/>
          <w:lang w:val="ru-RU"/>
        </w:rPr>
        <w:t xml:space="preserve">) </w:t>
      </w:r>
    </w:p>
    <w:p w14:paraId="386D6FE5" w14:textId="7823E88F" w:rsidR="001E7EA2" w:rsidRPr="00284516" w:rsidRDefault="001E7EA2" w:rsidP="000E2F13">
      <w:pPr>
        <w:pStyle w:val="List1"/>
        <w:numPr>
          <w:ilvl w:val="0"/>
          <w:numId w:val="0"/>
        </w:numPr>
        <w:tabs>
          <w:tab w:val="clear" w:pos="1080"/>
        </w:tabs>
        <w:ind w:left="1418" w:hanging="720"/>
        <w:rPr>
          <w:color w:val="auto"/>
          <w:lang w:val="ru-RU"/>
        </w:rPr>
      </w:pPr>
      <w:r w:rsidRPr="00284516">
        <w:rPr>
          <w:color w:val="auto"/>
          <w:lang w:val="ru-RU"/>
        </w:rPr>
        <w:t>11.4.2</w:t>
      </w:r>
      <w:r w:rsidR="005C7CD6">
        <w:rPr>
          <w:color w:val="auto"/>
          <w:lang w:val="ru-RU"/>
        </w:rPr>
        <w:tab/>
      </w:r>
      <w:r w:rsidR="00743515" w:rsidRPr="00284516">
        <w:rPr>
          <w:color w:val="auto"/>
          <w:lang w:val="ru-RU"/>
        </w:rPr>
        <w:t xml:space="preserve">Покрытия </w:t>
      </w:r>
      <w:r w:rsidRPr="00284516">
        <w:rPr>
          <w:color w:val="auto"/>
          <w:lang w:val="ru-RU"/>
        </w:rPr>
        <w:t>для соленой воды и соляного раствора для эксплуатации при высоких т</w:t>
      </w:r>
      <w:r w:rsidR="00792932">
        <w:rPr>
          <w:color w:val="auto"/>
          <w:lang w:val="ru-RU"/>
        </w:rPr>
        <w:t xml:space="preserve">емпературах /высоком давлении* </w:t>
      </w:r>
      <w:r w:rsidRPr="00284516">
        <w:rPr>
          <w:color w:val="auto"/>
          <w:lang w:val="ru-RU"/>
        </w:rPr>
        <w:t>Покрытия выдерживающие температуры до 82°</w:t>
      </w:r>
      <w:r w:rsidRPr="005C7CD6">
        <w:rPr>
          <w:color w:val="auto"/>
          <w:lang w:val="ru-RU"/>
        </w:rPr>
        <w:t>C</w:t>
      </w:r>
      <w:r w:rsidRPr="00284516">
        <w:rPr>
          <w:color w:val="auto"/>
          <w:lang w:val="ru-RU"/>
        </w:rPr>
        <w:t xml:space="preserve"> (180°</w:t>
      </w:r>
      <w:r w:rsidRPr="005C7CD6">
        <w:rPr>
          <w:color w:val="auto"/>
          <w:lang w:val="ru-RU"/>
        </w:rPr>
        <w:t>F</w:t>
      </w:r>
      <w:r w:rsidRPr="00284516">
        <w:rPr>
          <w:color w:val="auto"/>
          <w:lang w:val="ru-RU"/>
        </w:rPr>
        <w:t xml:space="preserve">), Давление 69 бар (1000 дюйм фут кв.) </w:t>
      </w:r>
    </w:p>
    <w:p w14:paraId="596A69F3" w14:textId="554F93F6" w:rsidR="001E7EA2" w:rsidRPr="00284516" w:rsidRDefault="001E7EA2" w:rsidP="000E2F13">
      <w:pPr>
        <w:pStyle w:val="List1"/>
        <w:numPr>
          <w:ilvl w:val="0"/>
          <w:numId w:val="0"/>
        </w:numPr>
        <w:tabs>
          <w:tab w:val="clear" w:pos="1080"/>
        </w:tabs>
        <w:ind w:left="1418" w:hanging="720"/>
        <w:rPr>
          <w:color w:val="auto"/>
          <w:lang w:val="ru-RU"/>
        </w:rPr>
      </w:pPr>
      <w:r w:rsidRPr="00284516">
        <w:rPr>
          <w:color w:val="auto"/>
          <w:lang w:val="ru-RU"/>
        </w:rPr>
        <w:t>11.5</w:t>
      </w:r>
      <w:r w:rsidR="005C7CD6">
        <w:rPr>
          <w:color w:val="auto"/>
          <w:lang w:val="ru-RU"/>
        </w:rPr>
        <w:tab/>
      </w:r>
      <w:r w:rsidR="00743515" w:rsidRPr="00284516">
        <w:rPr>
          <w:color w:val="auto"/>
          <w:lang w:val="ru-RU"/>
        </w:rPr>
        <w:t xml:space="preserve">Покрытия </w:t>
      </w:r>
      <w:r w:rsidRPr="00284516">
        <w:rPr>
          <w:color w:val="auto"/>
          <w:lang w:val="ru-RU"/>
        </w:rPr>
        <w:t>для эксплуатации в пластовой воде выдерживающие перепады температур 10°</w:t>
      </w:r>
      <w:r w:rsidRPr="005C7CD6">
        <w:rPr>
          <w:color w:val="auto"/>
          <w:lang w:val="ru-RU"/>
        </w:rPr>
        <w:t>C</w:t>
      </w:r>
      <w:r w:rsidRPr="00284516">
        <w:rPr>
          <w:color w:val="auto"/>
          <w:lang w:val="ru-RU"/>
        </w:rPr>
        <w:t xml:space="preserve"> (50°</w:t>
      </w:r>
      <w:r w:rsidRPr="005C7CD6">
        <w:rPr>
          <w:color w:val="auto"/>
          <w:lang w:val="ru-RU"/>
        </w:rPr>
        <w:t>F</w:t>
      </w:r>
      <w:r w:rsidRPr="00284516">
        <w:rPr>
          <w:color w:val="auto"/>
          <w:lang w:val="ru-RU"/>
        </w:rPr>
        <w:t xml:space="preserve">) </w:t>
      </w:r>
    </w:p>
    <w:p w14:paraId="626F6D3C" w14:textId="1C82C117" w:rsidR="001E7EA2" w:rsidRPr="00284516" w:rsidRDefault="001E7EA2" w:rsidP="000E2F13">
      <w:pPr>
        <w:pStyle w:val="List1"/>
        <w:numPr>
          <w:ilvl w:val="0"/>
          <w:numId w:val="0"/>
        </w:numPr>
        <w:tabs>
          <w:tab w:val="clear" w:pos="1080"/>
        </w:tabs>
        <w:ind w:left="1418" w:hanging="720"/>
        <w:rPr>
          <w:color w:val="auto"/>
          <w:lang w:val="ru-RU"/>
        </w:rPr>
      </w:pPr>
      <w:r w:rsidRPr="00284516">
        <w:rPr>
          <w:color w:val="auto"/>
          <w:lang w:val="ru-RU"/>
        </w:rPr>
        <w:t>11.5.2</w:t>
      </w:r>
      <w:r w:rsidR="005C7CD6">
        <w:rPr>
          <w:color w:val="auto"/>
          <w:lang w:val="ru-RU"/>
        </w:rPr>
        <w:tab/>
      </w:r>
      <w:r w:rsidR="00743515" w:rsidRPr="00284516">
        <w:rPr>
          <w:color w:val="auto"/>
          <w:lang w:val="ru-RU"/>
        </w:rPr>
        <w:t xml:space="preserve">Покрытия </w:t>
      </w:r>
      <w:r w:rsidRPr="00284516">
        <w:rPr>
          <w:color w:val="auto"/>
          <w:lang w:val="ru-RU"/>
        </w:rPr>
        <w:t>для эксплуатации в пластовой воде при высоких т</w:t>
      </w:r>
      <w:r w:rsidR="00792932">
        <w:rPr>
          <w:color w:val="auto"/>
          <w:lang w:val="ru-RU"/>
        </w:rPr>
        <w:t xml:space="preserve">емпературах /высоком давлении* </w:t>
      </w:r>
      <w:r w:rsidRPr="00284516">
        <w:rPr>
          <w:color w:val="auto"/>
          <w:lang w:val="ru-RU"/>
        </w:rPr>
        <w:t>Покрытия выдерживающие температуры до 82°</w:t>
      </w:r>
      <w:r w:rsidRPr="005C7CD6">
        <w:rPr>
          <w:color w:val="auto"/>
          <w:lang w:val="ru-RU"/>
        </w:rPr>
        <w:t>C</w:t>
      </w:r>
      <w:r w:rsidRPr="00284516">
        <w:rPr>
          <w:color w:val="auto"/>
          <w:lang w:val="ru-RU"/>
        </w:rPr>
        <w:t xml:space="preserve"> (180°</w:t>
      </w:r>
      <w:r w:rsidRPr="005C7CD6">
        <w:rPr>
          <w:color w:val="auto"/>
          <w:lang w:val="ru-RU"/>
        </w:rPr>
        <w:t>F</w:t>
      </w:r>
      <w:r w:rsidRPr="00284516">
        <w:rPr>
          <w:color w:val="auto"/>
          <w:lang w:val="ru-RU"/>
        </w:rPr>
        <w:t xml:space="preserve">), Давление 69 бар (1000 дюйм фут кв.) </w:t>
      </w:r>
    </w:p>
    <w:p w14:paraId="67BE8E75" w14:textId="7869E670" w:rsidR="001E7EA2" w:rsidRPr="00284516" w:rsidRDefault="001E7EA2" w:rsidP="000E2F13">
      <w:pPr>
        <w:pStyle w:val="List1"/>
        <w:numPr>
          <w:ilvl w:val="0"/>
          <w:numId w:val="0"/>
        </w:numPr>
        <w:tabs>
          <w:tab w:val="clear" w:pos="1080"/>
        </w:tabs>
        <w:ind w:left="1418" w:hanging="720"/>
        <w:rPr>
          <w:color w:val="auto"/>
          <w:lang w:val="ru-RU"/>
        </w:rPr>
      </w:pPr>
      <w:r w:rsidRPr="00284516">
        <w:rPr>
          <w:color w:val="auto"/>
          <w:lang w:val="ru-RU"/>
        </w:rPr>
        <w:t>11.6</w:t>
      </w:r>
      <w:r w:rsidR="005C7CD6">
        <w:rPr>
          <w:color w:val="auto"/>
          <w:lang w:val="ru-RU"/>
        </w:rPr>
        <w:tab/>
      </w:r>
      <w:r w:rsidR="00743515" w:rsidRPr="00284516">
        <w:rPr>
          <w:color w:val="auto"/>
          <w:lang w:val="ru-RU"/>
        </w:rPr>
        <w:t xml:space="preserve">Покрытия </w:t>
      </w:r>
      <w:r w:rsidRPr="00284516">
        <w:rPr>
          <w:color w:val="auto"/>
          <w:lang w:val="ru-RU"/>
        </w:rPr>
        <w:t>для сырой нефти (обессеренной или сероводородосодержащей) выдерживающие перепады температур 10°</w:t>
      </w:r>
      <w:r w:rsidRPr="005C7CD6">
        <w:rPr>
          <w:color w:val="auto"/>
          <w:lang w:val="ru-RU"/>
        </w:rPr>
        <w:t>C</w:t>
      </w:r>
      <w:r w:rsidRPr="00284516">
        <w:rPr>
          <w:color w:val="auto"/>
          <w:lang w:val="ru-RU"/>
        </w:rPr>
        <w:t xml:space="preserve"> (50°</w:t>
      </w:r>
      <w:r w:rsidRPr="005C7CD6">
        <w:rPr>
          <w:color w:val="auto"/>
          <w:lang w:val="ru-RU"/>
        </w:rPr>
        <w:t>F</w:t>
      </w:r>
      <w:r w:rsidRPr="00284516">
        <w:rPr>
          <w:color w:val="auto"/>
          <w:lang w:val="ru-RU"/>
        </w:rPr>
        <w:t xml:space="preserve">) </w:t>
      </w:r>
    </w:p>
    <w:p w14:paraId="146BFB6B" w14:textId="4608B3ED" w:rsidR="001E7EA2" w:rsidRPr="002C303C" w:rsidRDefault="001E7EA2" w:rsidP="000E2F13">
      <w:pPr>
        <w:pStyle w:val="List1"/>
        <w:numPr>
          <w:ilvl w:val="0"/>
          <w:numId w:val="0"/>
        </w:numPr>
        <w:tabs>
          <w:tab w:val="clear" w:pos="1080"/>
        </w:tabs>
        <w:ind w:left="1418" w:hanging="720"/>
        <w:rPr>
          <w:ins w:id="210" w:author="Issayevskiy, Konstantin [STAMGazStroy LLP]" w:date="2025-12-04T17:32:00Z" w16du:dateUtc="2025-12-04T12:32:00Z"/>
          <w:color w:val="auto"/>
          <w:lang w:val="ru-RU"/>
        </w:rPr>
      </w:pPr>
      <w:r w:rsidRPr="00284516">
        <w:rPr>
          <w:color w:val="auto"/>
          <w:lang w:val="ru-RU"/>
        </w:rPr>
        <w:t>11.6.2</w:t>
      </w:r>
      <w:r w:rsidR="005C7CD6">
        <w:rPr>
          <w:color w:val="auto"/>
          <w:lang w:val="ru-RU"/>
        </w:rPr>
        <w:tab/>
      </w:r>
      <w:r w:rsidR="00743515" w:rsidRPr="00284516">
        <w:rPr>
          <w:color w:val="auto"/>
          <w:lang w:val="ru-RU"/>
        </w:rPr>
        <w:t xml:space="preserve">Покрытия </w:t>
      </w:r>
      <w:r w:rsidRPr="00284516">
        <w:rPr>
          <w:color w:val="auto"/>
          <w:lang w:val="ru-RU"/>
        </w:rPr>
        <w:t>для сырой нефти (обессереной или сероводородосодержащей) для эксплуатации при высоких температурах /высоком давлении* выдерживающие температуры до 82°</w:t>
      </w:r>
      <w:r w:rsidRPr="005C7CD6">
        <w:rPr>
          <w:color w:val="auto"/>
          <w:lang w:val="ru-RU"/>
        </w:rPr>
        <w:t>C</w:t>
      </w:r>
      <w:r w:rsidRPr="00284516">
        <w:rPr>
          <w:color w:val="auto"/>
          <w:lang w:val="ru-RU"/>
        </w:rPr>
        <w:t xml:space="preserve"> (180°</w:t>
      </w:r>
      <w:r w:rsidRPr="005C7CD6">
        <w:rPr>
          <w:color w:val="auto"/>
          <w:lang w:val="ru-RU"/>
        </w:rPr>
        <w:t>F</w:t>
      </w:r>
      <w:r w:rsidRPr="00284516">
        <w:rPr>
          <w:color w:val="auto"/>
          <w:lang w:val="ru-RU"/>
        </w:rPr>
        <w:t xml:space="preserve">), Давление 69 бар (1000 дюйм фут кв.) </w:t>
      </w:r>
    </w:p>
    <w:p w14:paraId="5D138A79" w14:textId="2C41781F" w:rsidR="002A3CDE" w:rsidRPr="002A3CDE" w:rsidRDefault="002A3CDE" w:rsidP="006A38FA">
      <w:pPr>
        <w:pStyle w:val="List1"/>
        <w:numPr>
          <w:ilvl w:val="0"/>
          <w:numId w:val="0"/>
        </w:numPr>
        <w:tabs>
          <w:tab w:val="clear" w:pos="1080"/>
        </w:tabs>
        <w:ind w:left="709" w:hanging="11"/>
        <w:rPr>
          <w:i/>
          <w:iCs/>
          <w:color w:val="auto"/>
          <w:lang w:val="ru-RU"/>
        </w:rPr>
      </w:pPr>
      <w:ins w:id="211" w:author="Issayevskiy, Konstantin [STAMGazStroy LLP]" w:date="2025-12-04T17:32:00Z" w16du:dateUtc="2025-12-04T12:32:00Z">
        <w:r w:rsidRPr="002A3CDE">
          <w:rPr>
            <w:i/>
            <w:iCs/>
            <w:color w:val="auto"/>
            <w:lang w:val="ru-RU"/>
          </w:rPr>
          <w:t xml:space="preserve">*Марки, одобренные для использования в условиях влажного сероводорода, указаны в документе </w:t>
        </w:r>
        <w:r w:rsidRPr="002A3CDE">
          <w:rPr>
            <w:i/>
            <w:iCs/>
            <w:color w:val="auto"/>
          </w:rPr>
          <w:t>COM</w:t>
        </w:r>
        <w:r w:rsidRPr="002A3CDE">
          <w:rPr>
            <w:i/>
            <w:iCs/>
            <w:color w:val="auto"/>
            <w:lang w:val="ru-RU"/>
          </w:rPr>
          <w:t>-</w:t>
        </w:r>
        <w:r w:rsidRPr="002A3CDE">
          <w:rPr>
            <w:i/>
            <w:iCs/>
            <w:color w:val="auto"/>
          </w:rPr>
          <w:t>SU</w:t>
        </w:r>
        <w:r w:rsidRPr="002A3CDE">
          <w:rPr>
            <w:i/>
            <w:iCs/>
            <w:color w:val="auto"/>
            <w:lang w:val="ru-RU"/>
          </w:rPr>
          <w:t>-5014-</w:t>
        </w:r>
        <w:r w:rsidRPr="002A3CDE">
          <w:rPr>
            <w:i/>
            <w:iCs/>
            <w:color w:val="auto"/>
          </w:rPr>
          <w:t>TCO</w:t>
        </w:r>
        <w:r w:rsidRPr="002A3CDE">
          <w:rPr>
            <w:i/>
            <w:iCs/>
            <w:color w:val="auto"/>
            <w:lang w:val="ru-RU"/>
          </w:rPr>
          <w:t>. Они прошли тщательные испытания перед допуском к эксплуатации в этих условиях.</w:t>
        </w:r>
      </w:ins>
    </w:p>
    <w:p w14:paraId="0D98F457" w14:textId="77777777" w:rsidR="001E7EA2" w:rsidRPr="001B7D1E" w:rsidRDefault="001E7EA2" w:rsidP="000E2F13">
      <w:pPr>
        <w:pStyle w:val="Heading2"/>
        <w:numPr>
          <w:ilvl w:val="1"/>
          <w:numId w:val="51"/>
        </w:numPr>
        <w:ind w:left="851" w:hanging="720"/>
        <w:rPr>
          <w:color w:val="auto"/>
          <w:lang w:val="en-GB"/>
        </w:rPr>
      </w:pPr>
      <w:bookmarkStart w:id="212" w:name="RTF330032003200360039003a00"/>
      <w:bookmarkStart w:id="213" w:name="_Toc337129944"/>
      <w:bookmarkStart w:id="214" w:name="_Toc527016010"/>
      <w:r w:rsidRPr="001B7D1E">
        <w:rPr>
          <w:color w:val="auto"/>
          <w:lang w:val="en-GB"/>
        </w:rPr>
        <w:t xml:space="preserve">Покрытия </w:t>
      </w:r>
      <w:proofErr w:type="spellStart"/>
      <w:r w:rsidRPr="001B7D1E">
        <w:rPr>
          <w:color w:val="auto"/>
          <w:lang w:val="en-GB"/>
        </w:rPr>
        <w:t>под</w:t>
      </w:r>
      <w:proofErr w:type="spellEnd"/>
      <w:r w:rsidRPr="001B7D1E">
        <w:rPr>
          <w:color w:val="auto"/>
          <w:lang w:val="en-GB"/>
        </w:rPr>
        <w:t xml:space="preserve"> </w:t>
      </w:r>
      <w:proofErr w:type="spellStart"/>
      <w:r w:rsidRPr="001B7D1E">
        <w:rPr>
          <w:color w:val="auto"/>
          <w:lang w:val="en-GB"/>
        </w:rPr>
        <w:t>изоляцию</w:t>
      </w:r>
      <w:bookmarkEnd w:id="212"/>
      <w:bookmarkEnd w:id="213"/>
      <w:bookmarkEnd w:id="214"/>
      <w:proofErr w:type="spellEnd"/>
    </w:p>
    <w:p w14:paraId="3FE2777C" w14:textId="5BE937F3" w:rsidR="001E7EA2" w:rsidRPr="00206DA6" w:rsidRDefault="001E7EA2" w:rsidP="00C06A97">
      <w:pPr>
        <w:pStyle w:val="List1"/>
        <w:numPr>
          <w:ilvl w:val="0"/>
          <w:numId w:val="0"/>
        </w:numPr>
        <w:tabs>
          <w:tab w:val="clear" w:pos="1080"/>
        </w:tabs>
        <w:ind w:left="1418" w:hanging="709"/>
        <w:rPr>
          <w:color w:val="auto"/>
          <w:lang w:val="ru-RU"/>
        </w:rPr>
      </w:pPr>
      <w:r w:rsidRPr="00206DA6">
        <w:rPr>
          <w:color w:val="auto"/>
          <w:lang w:val="ru-RU"/>
        </w:rPr>
        <w:t>12.1</w:t>
      </w:r>
      <w:r w:rsidR="005C7CD6">
        <w:rPr>
          <w:color w:val="auto"/>
          <w:lang w:val="ru-RU"/>
        </w:rPr>
        <w:tab/>
      </w:r>
      <w:r w:rsidR="0085572A">
        <w:rPr>
          <w:color w:val="auto"/>
          <w:lang w:val="ru-RU"/>
        </w:rPr>
        <w:t>Т</w:t>
      </w:r>
      <w:r w:rsidR="0085572A" w:rsidRPr="00C62200">
        <w:rPr>
          <w:color w:val="auto"/>
          <w:lang w:val="ru-RU"/>
        </w:rPr>
        <w:t>онкопленочные</w:t>
      </w:r>
      <w:r w:rsidR="00792932">
        <w:rPr>
          <w:color w:val="auto"/>
          <w:lang w:val="ru-RU"/>
        </w:rPr>
        <w:t xml:space="preserve">эпоксидные покрытия для </w:t>
      </w:r>
      <w:r w:rsidRPr="00206DA6">
        <w:rPr>
          <w:color w:val="auto"/>
          <w:lang w:val="ru-RU"/>
        </w:rPr>
        <w:t xml:space="preserve"> Постоянных или цикличных температур углеродистой стали -46°</w:t>
      </w:r>
      <w:r w:rsidRPr="005C7CD6">
        <w:rPr>
          <w:color w:val="auto"/>
          <w:lang w:val="ru-RU"/>
        </w:rPr>
        <w:t>C</w:t>
      </w:r>
      <w:r w:rsidR="00DE1061" w:rsidRPr="00DE1061">
        <w:rPr>
          <w:color w:val="auto"/>
          <w:lang w:val="ru-RU"/>
        </w:rPr>
        <w:t xml:space="preserve"> </w:t>
      </w:r>
      <w:r w:rsidR="00DE1061">
        <w:rPr>
          <w:color w:val="auto"/>
          <w:lang w:val="ru-RU"/>
        </w:rPr>
        <w:t>до</w:t>
      </w:r>
      <w:r w:rsidR="00DE1061" w:rsidRPr="00DE1061">
        <w:rPr>
          <w:color w:val="auto"/>
          <w:lang w:val="ru-RU"/>
        </w:rPr>
        <w:t xml:space="preserve"> </w:t>
      </w:r>
      <w:r w:rsidR="000607A8">
        <w:rPr>
          <w:color w:val="auto"/>
          <w:lang w:val="ru-RU"/>
        </w:rPr>
        <w:t>204</w:t>
      </w:r>
      <w:r w:rsidRPr="00206DA6">
        <w:rPr>
          <w:color w:val="auto"/>
          <w:lang w:val="ru-RU"/>
        </w:rPr>
        <w:t>°</w:t>
      </w:r>
      <w:r w:rsidRPr="005C7CD6">
        <w:rPr>
          <w:color w:val="auto"/>
          <w:lang w:val="ru-RU"/>
        </w:rPr>
        <w:t>C</w:t>
      </w:r>
      <w:r w:rsidRPr="00206DA6">
        <w:rPr>
          <w:color w:val="auto"/>
          <w:lang w:val="ru-RU"/>
        </w:rPr>
        <w:t xml:space="preserve"> (-50°</w:t>
      </w:r>
      <w:r w:rsidRPr="005C7CD6">
        <w:rPr>
          <w:color w:val="auto"/>
          <w:lang w:val="ru-RU"/>
        </w:rPr>
        <w:t>F</w:t>
      </w:r>
      <w:r w:rsidR="00DE1061" w:rsidRPr="00DE1061">
        <w:rPr>
          <w:color w:val="auto"/>
          <w:lang w:val="ru-RU"/>
        </w:rPr>
        <w:t xml:space="preserve"> </w:t>
      </w:r>
      <w:r w:rsidR="00DE1061">
        <w:rPr>
          <w:color w:val="auto"/>
          <w:lang w:val="ru-RU"/>
        </w:rPr>
        <w:t>до</w:t>
      </w:r>
      <w:r w:rsidR="00DE1061" w:rsidRPr="00DE1061">
        <w:rPr>
          <w:color w:val="auto"/>
          <w:lang w:val="ru-RU"/>
        </w:rPr>
        <w:t xml:space="preserve"> </w:t>
      </w:r>
      <w:r w:rsidR="000607A8">
        <w:rPr>
          <w:color w:val="auto"/>
          <w:lang w:val="ru-RU"/>
        </w:rPr>
        <w:t>400</w:t>
      </w:r>
      <w:r w:rsidRPr="00206DA6">
        <w:rPr>
          <w:color w:val="auto"/>
          <w:lang w:val="ru-RU"/>
        </w:rPr>
        <w:t>°</w:t>
      </w:r>
      <w:r w:rsidRPr="005C7CD6">
        <w:rPr>
          <w:color w:val="auto"/>
          <w:lang w:val="ru-RU"/>
        </w:rPr>
        <w:t>F</w:t>
      </w:r>
      <w:r w:rsidRPr="00206DA6">
        <w:rPr>
          <w:color w:val="auto"/>
          <w:lang w:val="ru-RU"/>
        </w:rPr>
        <w:t>)</w:t>
      </w:r>
    </w:p>
    <w:p w14:paraId="6E0EADA1" w14:textId="01B43D0D" w:rsidR="001E7EA2" w:rsidRPr="00206DA6" w:rsidRDefault="001E7EA2" w:rsidP="00C06A97">
      <w:pPr>
        <w:pStyle w:val="List1"/>
        <w:numPr>
          <w:ilvl w:val="0"/>
          <w:numId w:val="0"/>
        </w:numPr>
        <w:tabs>
          <w:tab w:val="clear" w:pos="1080"/>
        </w:tabs>
        <w:ind w:left="1418" w:hanging="709"/>
        <w:rPr>
          <w:color w:val="auto"/>
          <w:lang w:val="ru-RU"/>
        </w:rPr>
      </w:pPr>
      <w:r w:rsidRPr="00206DA6">
        <w:rPr>
          <w:color w:val="auto"/>
          <w:lang w:val="ru-RU"/>
        </w:rPr>
        <w:t>12.4</w:t>
      </w:r>
      <w:r w:rsidR="005C7CD6">
        <w:rPr>
          <w:color w:val="auto"/>
          <w:lang w:val="ru-RU"/>
        </w:rPr>
        <w:tab/>
      </w:r>
      <w:r w:rsidR="0085572A">
        <w:rPr>
          <w:color w:val="auto"/>
          <w:lang w:val="ru-RU"/>
        </w:rPr>
        <w:t>Т</w:t>
      </w:r>
      <w:r w:rsidR="0085572A" w:rsidRPr="00C62200">
        <w:rPr>
          <w:color w:val="auto"/>
          <w:lang w:val="ru-RU"/>
        </w:rPr>
        <w:t>онкопленочные</w:t>
      </w:r>
      <w:r w:rsidR="00792932">
        <w:rPr>
          <w:color w:val="auto"/>
          <w:lang w:val="ru-RU"/>
        </w:rPr>
        <w:t xml:space="preserve">эпоксидные покрытия для </w:t>
      </w:r>
      <w:r w:rsidRPr="00206DA6">
        <w:rPr>
          <w:color w:val="auto"/>
          <w:lang w:val="ru-RU"/>
        </w:rPr>
        <w:t xml:space="preserve"> Постоянных или цикличных температур нержавеющей стали </w:t>
      </w:r>
      <w:r w:rsidR="000607A8" w:rsidRPr="00D750DA">
        <w:rPr>
          <w:color w:val="auto"/>
          <w:lang w:val="ru-RU"/>
        </w:rPr>
        <w:t>-46°</w:t>
      </w:r>
      <w:r w:rsidR="000607A8" w:rsidRPr="005C7CD6">
        <w:rPr>
          <w:color w:val="auto"/>
          <w:lang w:val="ru-RU"/>
        </w:rPr>
        <w:t>C</w:t>
      </w:r>
      <w:r w:rsidR="00DE1061" w:rsidRPr="00DE1061">
        <w:rPr>
          <w:color w:val="auto"/>
          <w:lang w:val="ru-RU"/>
        </w:rPr>
        <w:t xml:space="preserve"> </w:t>
      </w:r>
      <w:r w:rsidR="00DE1061">
        <w:rPr>
          <w:color w:val="auto"/>
          <w:lang w:val="ru-RU"/>
        </w:rPr>
        <w:t>до</w:t>
      </w:r>
      <w:r w:rsidR="000607A8" w:rsidRPr="00D750DA">
        <w:rPr>
          <w:color w:val="auto"/>
          <w:lang w:val="ru-RU"/>
        </w:rPr>
        <w:t xml:space="preserve"> 204°</w:t>
      </w:r>
      <w:r w:rsidR="000607A8" w:rsidRPr="005C7CD6">
        <w:rPr>
          <w:color w:val="auto"/>
          <w:lang w:val="ru-RU"/>
        </w:rPr>
        <w:t>C</w:t>
      </w:r>
      <w:r w:rsidR="000607A8" w:rsidRPr="00D750DA">
        <w:rPr>
          <w:color w:val="auto"/>
          <w:lang w:val="ru-RU"/>
        </w:rPr>
        <w:t xml:space="preserve"> (-50°</w:t>
      </w:r>
      <w:r w:rsidR="000607A8" w:rsidRPr="005C7CD6">
        <w:rPr>
          <w:color w:val="auto"/>
          <w:lang w:val="ru-RU"/>
        </w:rPr>
        <w:t>F</w:t>
      </w:r>
      <w:r w:rsidR="00DE1061" w:rsidRPr="00DE1061">
        <w:rPr>
          <w:color w:val="auto"/>
          <w:lang w:val="ru-RU"/>
        </w:rPr>
        <w:t xml:space="preserve"> </w:t>
      </w:r>
      <w:r w:rsidR="00DE1061">
        <w:rPr>
          <w:color w:val="auto"/>
          <w:lang w:val="ru-RU"/>
        </w:rPr>
        <w:t>до</w:t>
      </w:r>
      <w:r w:rsidR="000607A8" w:rsidRPr="00D750DA">
        <w:rPr>
          <w:color w:val="auto"/>
          <w:lang w:val="ru-RU"/>
        </w:rPr>
        <w:t xml:space="preserve"> 400°</w:t>
      </w:r>
      <w:r w:rsidR="000607A8" w:rsidRPr="005C7CD6">
        <w:rPr>
          <w:color w:val="auto"/>
          <w:lang w:val="ru-RU"/>
        </w:rPr>
        <w:t>F</w:t>
      </w:r>
      <w:r w:rsidR="000607A8" w:rsidRPr="00D750DA">
        <w:rPr>
          <w:color w:val="auto"/>
          <w:lang w:val="ru-RU"/>
        </w:rPr>
        <w:t>)</w:t>
      </w:r>
    </w:p>
    <w:p w14:paraId="4427F4AC" w14:textId="33792EE1" w:rsidR="001E7EA2" w:rsidRPr="008E3CD7" w:rsidRDefault="001B7D1E" w:rsidP="00C06A97">
      <w:pPr>
        <w:pStyle w:val="List1"/>
        <w:numPr>
          <w:ilvl w:val="0"/>
          <w:numId w:val="0"/>
        </w:numPr>
        <w:tabs>
          <w:tab w:val="clear" w:pos="1080"/>
        </w:tabs>
        <w:ind w:left="1418" w:hanging="709"/>
        <w:rPr>
          <w:color w:val="auto"/>
          <w:lang w:val="ru-RU"/>
        </w:rPr>
      </w:pPr>
      <w:r w:rsidRPr="00206DA6">
        <w:rPr>
          <w:color w:val="auto"/>
          <w:lang w:val="ru-RU"/>
        </w:rPr>
        <w:t>12.7</w:t>
      </w:r>
      <w:r w:rsidR="005C7CD6">
        <w:rPr>
          <w:color w:val="auto"/>
          <w:lang w:val="ru-RU"/>
        </w:rPr>
        <w:tab/>
      </w:r>
      <w:r w:rsidR="0085572A">
        <w:rPr>
          <w:color w:val="auto"/>
          <w:lang w:val="ru-RU"/>
        </w:rPr>
        <w:t>Т</w:t>
      </w:r>
      <w:r w:rsidR="0085572A" w:rsidRPr="00C62200">
        <w:rPr>
          <w:color w:val="auto"/>
          <w:lang w:val="ru-RU"/>
        </w:rPr>
        <w:t>онкопленочные</w:t>
      </w:r>
      <w:r w:rsidR="001E7EA2" w:rsidRPr="00206DA6">
        <w:rPr>
          <w:color w:val="auto"/>
          <w:lang w:val="ru-RU"/>
        </w:rPr>
        <w:t xml:space="preserve">неорганические покрытия для температур углеродистой стали или нержавеющей свыше </w:t>
      </w:r>
      <w:r w:rsidR="000607A8" w:rsidRPr="00D750DA">
        <w:rPr>
          <w:color w:val="auto"/>
          <w:lang w:val="ru-RU"/>
        </w:rPr>
        <w:t>-46°</w:t>
      </w:r>
      <w:r w:rsidR="000607A8" w:rsidRPr="005C7CD6">
        <w:rPr>
          <w:color w:val="auto"/>
          <w:lang w:val="ru-RU"/>
        </w:rPr>
        <w:t>C</w:t>
      </w:r>
      <w:r w:rsidR="00DE1061" w:rsidRPr="00DE1061">
        <w:rPr>
          <w:color w:val="auto"/>
          <w:lang w:val="ru-RU"/>
        </w:rPr>
        <w:t xml:space="preserve"> </w:t>
      </w:r>
      <w:r w:rsidR="00DE1061">
        <w:rPr>
          <w:color w:val="auto"/>
          <w:lang w:val="ru-RU"/>
        </w:rPr>
        <w:t>до</w:t>
      </w:r>
      <w:r w:rsidR="00DE1061" w:rsidRPr="00D750DA">
        <w:rPr>
          <w:color w:val="auto"/>
          <w:lang w:val="ru-RU"/>
        </w:rPr>
        <w:t xml:space="preserve"> </w:t>
      </w:r>
      <w:r w:rsidR="000607A8" w:rsidRPr="00D750DA">
        <w:rPr>
          <w:color w:val="auto"/>
          <w:lang w:val="ru-RU"/>
        </w:rPr>
        <w:t>204°</w:t>
      </w:r>
      <w:r w:rsidR="000607A8" w:rsidRPr="005C7CD6">
        <w:rPr>
          <w:color w:val="auto"/>
          <w:lang w:val="ru-RU"/>
        </w:rPr>
        <w:t>C</w:t>
      </w:r>
      <w:r w:rsidR="000607A8" w:rsidRPr="00D750DA">
        <w:rPr>
          <w:color w:val="auto"/>
          <w:lang w:val="ru-RU"/>
        </w:rPr>
        <w:t xml:space="preserve"> (-50°</w:t>
      </w:r>
      <w:r w:rsidR="000607A8" w:rsidRPr="005C7CD6">
        <w:rPr>
          <w:color w:val="auto"/>
          <w:lang w:val="ru-RU"/>
        </w:rPr>
        <w:t>F</w:t>
      </w:r>
      <w:r w:rsidR="00DE1061">
        <w:rPr>
          <w:color w:val="auto"/>
          <w:lang w:val="ru-RU"/>
        </w:rPr>
        <w:t xml:space="preserve"> до</w:t>
      </w:r>
      <w:r w:rsidR="000607A8" w:rsidRPr="00D750DA">
        <w:rPr>
          <w:color w:val="auto"/>
          <w:lang w:val="ru-RU"/>
        </w:rPr>
        <w:t xml:space="preserve"> 400°</w:t>
      </w:r>
      <w:r w:rsidR="000607A8" w:rsidRPr="005C7CD6">
        <w:rPr>
          <w:color w:val="auto"/>
          <w:lang w:val="ru-RU"/>
        </w:rPr>
        <w:t>F</w:t>
      </w:r>
      <w:r w:rsidR="000607A8" w:rsidRPr="00D750DA">
        <w:rPr>
          <w:color w:val="auto"/>
          <w:lang w:val="ru-RU"/>
        </w:rPr>
        <w:t>)</w:t>
      </w:r>
    </w:p>
    <w:p w14:paraId="4BE235A3" w14:textId="3EC36A02" w:rsidR="00367440" w:rsidRPr="00367440" w:rsidRDefault="00367440" w:rsidP="00C06A97">
      <w:pPr>
        <w:pStyle w:val="List1"/>
        <w:numPr>
          <w:ilvl w:val="0"/>
          <w:numId w:val="0"/>
        </w:numPr>
        <w:tabs>
          <w:tab w:val="clear" w:pos="1080"/>
        </w:tabs>
        <w:ind w:left="1418" w:hanging="709"/>
        <w:rPr>
          <w:color w:val="auto"/>
          <w:lang w:val="ru-RU"/>
        </w:rPr>
      </w:pPr>
      <w:r>
        <w:rPr>
          <w:color w:val="auto"/>
          <w:lang w:val="ru-RU"/>
        </w:rPr>
        <w:t>12.8</w:t>
      </w:r>
      <w:r w:rsidR="005C7CD6">
        <w:rPr>
          <w:color w:val="auto"/>
          <w:lang w:val="ru-RU"/>
        </w:rPr>
        <w:tab/>
      </w:r>
      <w:r w:rsidR="0085572A">
        <w:rPr>
          <w:color w:val="auto"/>
          <w:lang w:val="ru-RU"/>
        </w:rPr>
        <w:t>Т</w:t>
      </w:r>
      <w:r w:rsidR="0085572A" w:rsidRPr="00C62200">
        <w:rPr>
          <w:color w:val="auto"/>
          <w:lang w:val="ru-RU"/>
        </w:rPr>
        <w:t xml:space="preserve">онкопленочные </w:t>
      </w:r>
      <w:r w:rsidRPr="00C62200">
        <w:rPr>
          <w:color w:val="auto"/>
          <w:lang w:val="ru-RU"/>
        </w:rPr>
        <w:t xml:space="preserve">неорганические покрытия для температур  нержавеющей стали от криогенных  </w:t>
      </w:r>
      <w:r w:rsidR="000607A8" w:rsidRPr="00D750DA">
        <w:rPr>
          <w:color w:val="auto"/>
          <w:lang w:val="ru-RU"/>
        </w:rPr>
        <w:t>−183°</w:t>
      </w:r>
      <w:r w:rsidR="000607A8" w:rsidRPr="005C7CD6">
        <w:rPr>
          <w:color w:val="auto"/>
          <w:lang w:val="ru-RU"/>
        </w:rPr>
        <w:t>C</w:t>
      </w:r>
      <w:r w:rsidR="000607A8">
        <w:rPr>
          <w:color w:val="auto"/>
          <w:lang w:val="ru-RU"/>
        </w:rPr>
        <w:t>(</w:t>
      </w:r>
      <w:r w:rsidR="000607A8" w:rsidRPr="00D750DA">
        <w:rPr>
          <w:color w:val="auto"/>
          <w:lang w:val="ru-RU"/>
        </w:rPr>
        <w:t>−298°</w:t>
      </w:r>
      <w:r w:rsidR="000607A8" w:rsidRPr="005C7CD6">
        <w:rPr>
          <w:color w:val="auto"/>
          <w:lang w:val="ru-RU"/>
        </w:rPr>
        <w:t>F</w:t>
      </w:r>
      <w:r w:rsidR="000607A8" w:rsidRPr="00D750DA">
        <w:rPr>
          <w:color w:val="auto"/>
          <w:lang w:val="ru-RU"/>
        </w:rPr>
        <w:t xml:space="preserve">) </w:t>
      </w:r>
      <w:r w:rsidR="00DE1061">
        <w:rPr>
          <w:color w:val="auto"/>
          <w:lang w:val="ru-RU"/>
        </w:rPr>
        <w:t>до</w:t>
      </w:r>
      <w:r w:rsidR="000607A8" w:rsidRPr="00D750DA">
        <w:rPr>
          <w:color w:val="auto"/>
          <w:lang w:val="ru-RU"/>
        </w:rPr>
        <w:t xml:space="preserve"> 399°</w:t>
      </w:r>
      <w:r w:rsidR="000607A8" w:rsidRPr="005C7CD6">
        <w:rPr>
          <w:color w:val="auto"/>
          <w:lang w:val="ru-RU"/>
        </w:rPr>
        <w:t>C</w:t>
      </w:r>
      <w:r w:rsidR="000607A8" w:rsidRPr="00D750DA">
        <w:rPr>
          <w:color w:val="auto"/>
          <w:lang w:val="ru-RU"/>
        </w:rPr>
        <w:t xml:space="preserve"> (750°</w:t>
      </w:r>
      <w:r w:rsidR="000607A8" w:rsidRPr="005C7CD6">
        <w:rPr>
          <w:color w:val="auto"/>
          <w:lang w:val="ru-RU"/>
        </w:rPr>
        <w:t>F</w:t>
      </w:r>
      <w:r w:rsidR="000607A8" w:rsidRPr="00D750DA">
        <w:rPr>
          <w:color w:val="auto"/>
          <w:lang w:val="ru-RU"/>
        </w:rPr>
        <w:t>)</w:t>
      </w:r>
    </w:p>
    <w:p w14:paraId="40308F2C" w14:textId="77777777" w:rsidR="001E7EA2" w:rsidRPr="005319CE" w:rsidRDefault="001E7EA2" w:rsidP="00C06A97">
      <w:pPr>
        <w:pStyle w:val="Heading2"/>
        <w:numPr>
          <w:ilvl w:val="1"/>
          <w:numId w:val="51"/>
        </w:numPr>
        <w:ind w:left="851" w:hanging="720"/>
        <w:rPr>
          <w:color w:val="auto"/>
          <w:lang w:val="ru-RU"/>
        </w:rPr>
      </w:pPr>
      <w:bookmarkStart w:id="215" w:name="_Toc337129945"/>
      <w:bookmarkStart w:id="216" w:name="_Toc527016011"/>
      <w:r w:rsidRPr="005319CE">
        <w:rPr>
          <w:color w:val="auto"/>
          <w:lang w:val="ru-RU"/>
        </w:rPr>
        <w:t>Герметизирующий состав для клепаных соединений и швов</w:t>
      </w:r>
      <w:bookmarkEnd w:id="215"/>
      <w:bookmarkEnd w:id="216"/>
    </w:p>
    <w:p w14:paraId="21F16679" w14:textId="571446DE" w:rsidR="001E7EA2" w:rsidRPr="00206DA6" w:rsidRDefault="001B7D1E" w:rsidP="00C06A97">
      <w:pPr>
        <w:pStyle w:val="List1"/>
        <w:numPr>
          <w:ilvl w:val="0"/>
          <w:numId w:val="0"/>
        </w:numPr>
        <w:tabs>
          <w:tab w:val="clear" w:pos="1080"/>
        </w:tabs>
        <w:ind w:left="1418" w:hanging="720"/>
        <w:rPr>
          <w:color w:val="auto"/>
          <w:lang w:val="ru-RU"/>
        </w:rPr>
      </w:pPr>
      <w:r w:rsidRPr="00206DA6">
        <w:rPr>
          <w:color w:val="auto"/>
          <w:lang w:val="ru-RU"/>
        </w:rPr>
        <w:t>13.1</w:t>
      </w:r>
      <w:r w:rsidR="005C7CD6">
        <w:rPr>
          <w:color w:val="auto"/>
          <w:lang w:val="ru-RU"/>
        </w:rPr>
        <w:tab/>
      </w:r>
      <w:r w:rsidR="001E7EA2" w:rsidRPr="00206DA6">
        <w:rPr>
          <w:color w:val="auto"/>
          <w:lang w:val="ru-RU"/>
        </w:rPr>
        <w:t>Заполнитель для элементов заклепки и швов - Эпоксидный (Распыляется)</w:t>
      </w:r>
    </w:p>
    <w:p w14:paraId="44F5017B" w14:textId="6F7E7186" w:rsidR="001E7EA2" w:rsidRPr="00206DA6" w:rsidRDefault="001B7D1E" w:rsidP="00C06A97">
      <w:pPr>
        <w:pStyle w:val="List1"/>
        <w:numPr>
          <w:ilvl w:val="0"/>
          <w:numId w:val="0"/>
        </w:numPr>
        <w:tabs>
          <w:tab w:val="clear" w:pos="1080"/>
        </w:tabs>
        <w:ind w:left="1418" w:hanging="720"/>
        <w:rPr>
          <w:color w:val="auto"/>
          <w:lang w:val="ru-RU"/>
        </w:rPr>
      </w:pPr>
      <w:r w:rsidRPr="00206DA6">
        <w:rPr>
          <w:color w:val="auto"/>
          <w:lang w:val="ru-RU"/>
        </w:rPr>
        <w:t>13.2</w:t>
      </w:r>
      <w:r w:rsidR="005C7CD6">
        <w:rPr>
          <w:color w:val="auto"/>
          <w:lang w:val="ru-RU"/>
        </w:rPr>
        <w:tab/>
      </w:r>
      <w:r w:rsidR="001E7EA2" w:rsidRPr="00206DA6">
        <w:rPr>
          <w:color w:val="auto"/>
          <w:lang w:val="ru-RU"/>
        </w:rPr>
        <w:t>Герметизирующий состав для элементов заклепки и швов - Эпоксидный (Наносится шпателем)</w:t>
      </w:r>
    </w:p>
    <w:p w14:paraId="06469724" w14:textId="76E30CF2" w:rsidR="001E7EA2" w:rsidRPr="0085572A" w:rsidRDefault="001B7D1E" w:rsidP="00C06A97">
      <w:pPr>
        <w:pStyle w:val="List1"/>
        <w:numPr>
          <w:ilvl w:val="0"/>
          <w:numId w:val="0"/>
        </w:numPr>
        <w:tabs>
          <w:tab w:val="clear" w:pos="1080"/>
        </w:tabs>
        <w:ind w:left="1418" w:hanging="720"/>
        <w:rPr>
          <w:color w:val="auto"/>
          <w:lang w:val="ru-RU"/>
        </w:rPr>
      </w:pPr>
      <w:r w:rsidRPr="00206DA6">
        <w:rPr>
          <w:color w:val="auto"/>
          <w:lang w:val="ru-RU"/>
        </w:rPr>
        <w:t>13.3</w:t>
      </w:r>
      <w:r w:rsidR="005C7CD6">
        <w:rPr>
          <w:color w:val="auto"/>
          <w:lang w:val="ru-RU"/>
        </w:rPr>
        <w:tab/>
      </w:r>
      <w:r w:rsidR="001E7EA2" w:rsidRPr="00206DA6">
        <w:rPr>
          <w:color w:val="auto"/>
          <w:lang w:val="ru-RU"/>
        </w:rPr>
        <w:t xml:space="preserve">Герметизирующий состав для элементов заклепки и швов - </w:t>
      </w:r>
      <w:r w:rsidR="0085572A">
        <w:rPr>
          <w:color w:val="auto"/>
          <w:lang w:val="ru-RU"/>
        </w:rPr>
        <w:t>Полиэстер</w:t>
      </w:r>
      <w:r w:rsidR="0085572A" w:rsidRPr="00D750DA">
        <w:rPr>
          <w:color w:val="auto"/>
          <w:lang w:val="ru-RU"/>
        </w:rPr>
        <w:t>/</w:t>
      </w:r>
      <w:r w:rsidR="0085572A">
        <w:rPr>
          <w:color w:val="auto"/>
          <w:lang w:val="ru-RU"/>
        </w:rPr>
        <w:t>Виниловый эфир</w:t>
      </w:r>
    </w:p>
    <w:p w14:paraId="5D20F02E" w14:textId="32623FDC" w:rsidR="001E7EA2" w:rsidRPr="005C7CD6" w:rsidRDefault="001B7D1E" w:rsidP="00C06A97">
      <w:pPr>
        <w:pStyle w:val="List1"/>
        <w:numPr>
          <w:ilvl w:val="0"/>
          <w:numId w:val="0"/>
        </w:numPr>
        <w:tabs>
          <w:tab w:val="clear" w:pos="1080"/>
        </w:tabs>
        <w:ind w:left="1418" w:hanging="720"/>
        <w:rPr>
          <w:color w:val="auto"/>
          <w:lang w:val="ru-RU"/>
        </w:rPr>
      </w:pPr>
      <w:r w:rsidRPr="005C7CD6">
        <w:rPr>
          <w:color w:val="auto"/>
          <w:lang w:val="ru-RU"/>
        </w:rPr>
        <w:t>13.5</w:t>
      </w:r>
      <w:r w:rsidR="005C7CD6">
        <w:rPr>
          <w:color w:val="auto"/>
          <w:lang w:val="ru-RU"/>
        </w:rPr>
        <w:tab/>
      </w:r>
      <w:r w:rsidR="001E7EA2" w:rsidRPr="005C7CD6">
        <w:rPr>
          <w:color w:val="auto"/>
          <w:lang w:val="ru-RU"/>
        </w:rPr>
        <w:t xml:space="preserve">Уплотняющий состав пластичный </w:t>
      </w:r>
    </w:p>
    <w:p w14:paraId="53AB0614" w14:textId="77777777" w:rsidR="001E7EA2" w:rsidRPr="005319CE" w:rsidRDefault="001E7EA2" w:rsidP="00103CD6">
      <w:pPr>
        <w:pStyle w:val="Heading2"/>
        <w:numPr>
          <w:ilvl w:val="1"/>
          <w:numId w:val="51"/>
        </w:numPr>
        <w:ind w:left="851" w:hanging="720"/>
        <w:rPr>
          <w:color w:val="auto"/>
          <w:lang w:val="ru-RU"/>
        </w:rPr>
      </w:pPr>
      <w:bookmarkStart w:id="217" w:name="_Toc337129946"/>
      <w:bookmarkStart w:id="218" w:name="_Toc527016012"/>
      <w:r w:rsidRPr="005319CE">
        <w:rPr>
          <w:color w:val="auto"/>
          <w:lang w:val="ru-RU"/>
        </w:rPr>
        <w:t>(Группы с 14 до 19</w:t>
      </w:r>
      <w:r w:rsidRPr="00284516">
        <w:rPr>
          <w:color w:val="auto"/>
          <w:lang w:val="ru-RU"/>
        </w:rPr>
        <w:t xml:space="preserve"> </w:t>
      </w:r>
      <w:r w:rsidR="00B254F5" w:rsidRPr="00284516">
        <w:rPr>
          <w:color w:val="auto"/>
          <w:lang w:val="ru-RU"/>
        </w:rPr>
        <w:t>зарезервированы</w:t>
      </w:r>
      <w:r w:rsidRPr="005319CE">
        <w:rPr>
          <w:color w:val="auto"/>
          <w:lang w:val="ru-RU"/>
        </w:rPr>
        <w:t xml:space="preserve"> для будущего использования)</w:t>
      </w:r>
      <w:bookmarkEnd w:id="217"/>
      <w:bookmarkEnd w:id="218"/>
    </w:p>
    <w:p w14:paraId="63150049" w14:textId="77777777" w:rsidR="001E7EA2" w:rsidRPr="00284516" w:rsidRDefault="00B254F5" w:rsidP="00103CD6">
      <w:pPr>
        <w:pStyle w:val="Heading2"/>
        <w:numPr>
          <w:ilvl w:val="1"/>
          <w:numId w:val="51"/>
        </w:numPr>
        <w:ind w:left="851" w:hanging="720"/>
        <w:rPr>
          <w:color w:val="auto"/>
          <w:lang w:val="en-GB"/>
        </w:rPr>
      </w:pPr>
      <w:bookmarkStart w:id="219" w:name="_Toc337129947"/>
      <w:bookmarkStart w:id="220" w:name="_Toc527016013"/>
      <w:r w:rsidRPr="00284516">
        <w:rPr>
          <w:color w:val="auto"/>
          <w:lang w:val="ru-RU"/>
        </w:rPr>
        <w:t>Покрытия</w:t>
      </w:r>
      <w:r w:rsidR="000607A8" w:rsidRPr="00284516">
        <w:rPr>
          <w:color w:val="auto"/>
          <w:lang w:val="ru-RU"/>
        </w:rPr>
        <w:t xml:space="preserve"> </w:t>
      </w:r>
      <w:proofErr w:type="spellStart"/>
      <w:r w:rsidR="001E7EA2" w:rsidRPr="00284516">
        <w:rPr>
          <w:color w:val="auto"/>
          <w:lang w:val="en-GB"/>
        </w:rPr>
        <w:t>для</w:t>
      </w:r>
      <w:proofErr w:type="spellEnd"/>
      <w:r w:rsidR="001E7EA2" w:rsidRPr="00284516">
        <w:rPr>
          <w:color w:val="auto"/>
          <w:lang w:val="en-GB"/>
        </w:rPr>
        <w:t xml:space="preserve"> </w:t>
      </w:r>
      <w:proofErr w:type="spellStart"/>
      <w:r w:rsidR="001E7EA2" w:rsidRPr="00284516">
        <w:rPr>
          <w:color w:val="auto"/>
          <w:lang w:val="en-GB"/>
        </w:rPr>
        <w:t>бетона</w:t>
      </w:r>
      <w:bookmarkEnd w:id="219"/>
      <w:bookmarkEnd w:id="220"/>
      <w:proofErr w:type="spellEnd"/>
    </w:p>
    <w:p w14:paraId="37B8D440" w14:textId="512B9BB0" w:rsidR="001E7EA2" w:rsidRPr="00284516" w:rsidRDefault="001B7D1E" w:rsidP="00103CD6">
      <w:pPr>
        <w:pStyle w:val="List1"/>
        <w:numPr>
          <w:ilvl w:val="0"/>
          <w:numId w:val="0"/>
        </w:numPr>
        <w:tabs>
          <w:tab w:val="clear" w:pos="1080"/>
        </w:tabs>
        <w:ind w:left="1418" w:hanging="720"/>
        <w:rPr>
          <w:color w:val="auto"/>
          <w:lang w:val="ru-RU"/>
        </w:rPr>
      </w:pPr>
      <w:r w:rsidRPr="00284516">
        <w:rPr>
          <w:color w:val="auto"/>
          <w:lang w:val="ru-RU"/>
        </w:rPr>
        <w:t>20.1</w:t>
      </w:r>
      <w:r w:rsidR="005C7CD6">
        <w:rPr>
          <w:color w:val="auto"/>
          <w:lang w:val="ru-RU"/>
        </w:rPr>
        <w:tab/>
      </w:r>
      <w:r w:rsidR="00780948" w:rsidRPr="00284516">
        <w:rPr>
          <w:color w:val="auto"/>
          <w:lang w:val="ru-RU"/>
        </w:rPr>
        <w:t xml:space="preserve">Системы </w:t>
      </w:r>
      <w:r w:rsidR="00BA7D4F" w:rsidRPr="00284516">
        <w:rPr>
          <w:color w:val="auto"/>
          <w:lang w:val="ru-RU"/>
        </w:rPr>
        <w:t xml:space="preserve">покрытия </w:t>
      </w:r>
      <w:r w:rsidR="001E7EA2" w:rsidRPr="00284516">
        <w:rPr>
          <w:color w:val="auto"/>
          <w:lang w:val="ru-RU"/>
        </w:rPr>
        <w:t>для бетона Температуры эксплуатации  &lt;60°</w:t>
      </w:r>
      <w:r w:rsidR="001E7EA2" w:rsidRPr="005C7CD6">
        <w:rPr>
          <w:color w:val="auto"/>
          <w:lang w:val="ru-RU"/>
        </w:rPr>
        <w:t>C</w:t>
      </w:r>
      <w:r w:rsidR="001E7EA2" w:rsidRPr="00284516">
        <w:rPr>
          <w:color w:val="auto"/>
          <w:lang w:val="ru-RU"/>
        </w:rPr>
        <w:t xml:space="preserve"> (140°</w:t>
      </w:r>
      <w:r w:rsidR="001E7EA2" w:rsidRPr="005C7CD6">
        <w:rPr>
          <w:color w:val="auto"/>
          <w:lang w:val="ru-RU"/>
        </w:rPr>
        <w:t>F</w:t>
      </w:r>
      <w:r w:rsidR="00DE1061">
        <w:rPr>
          <w:color w:val="auto"/>
          <w:lang w:val="ru-RU"/>
        </w:rPr>
        <w:t xml:space="preserve">), </w:t>
      </w:r>
      <w:r w:rsidR="001E7EA2" w:rsidRPr="00284516">
        <w:rPr>
          <w:color w:val="auto"/>
          <w:lang w:val="ru-RU"/>
        </w:rPr>
        <w:t>Средняя механическая нагрузка, Временное и постоянное воздействие</w:t>
      </w:r>
    </w:p>
    <w:p w14:paraId="48B36C06" w14:textId="69724C05" w:rsidR="001E7EA2" w:rsidRPr="00284516" w:rsidRDefault="001B7D1E" w:rsidP="00103CD6">
      <w:pPr>
        <w:pStyle w:val="List1"/>
        <w:numPr>
          <w:ilvl w:val="0"/>
          <w:numId w:val="0"/>
        </w:numPr>
        <w:tabs>
          <w:tab w:val="clear" w:pos="1080"/>
        </w:tabs>
        <w:ind w:left="1418" w:hanging="720"/>
        <w:rPr>
          <w:color w:val="auto"/>
          <w:lang w:val="ru-RU"/>
        </w:rPr>
      </w:pPr>
      <w:r w:rsidRPr="00284516">
        <w:rPr>
          <w:color w:val="auto"/>
          <w:lang w:val="ru-RU"/>
        </w:rPr>
        <w:t>20.2</w:t>
      </w:r>
      <w:r w:rsidR="005C7CD6">
        <w:rPr>
          <w:color w:val="auto"/>
          <w:lang w:val="ru-RU"/>
        </w:rPr>
        <w:tab/>
      </w:r>
      <w:r w:rsidR="00780948" w:rsidRPr="00284516">
        <w:rPr>
          <w:color w:val="auto"/>
          <w:lang w:val="ru-RU"/>
        </w:rPr>
        <w:t xml:space="preserve">Системы </w:t>
      </w:r>
      <w:r w:rsidR="00BA7D4F" w:rsidRPr="00284516">
        <w:rPr>
          <w:color w:val="auto"/>
          <w:lang w:val="ru-RU"/>
        </w:rPr>
        <w:t xml:space="preserve">покрытия </w:t>
      </w:r>
      <w:r w:rsidR="001E7EA2" w:rsidRPr="00284516">
        <w:rPr>
          <w:color w:val="auto"/>
          <w:lang w:val="ru-RU"/>
        </w:rPr>
        <w:t>для бетона Температуры эксплуатации &lt;60°</w:t>
      </w:r>
      <w:r w:rsidR="001E7EA2" w:rsidRPr="005C7CD6">
        <w:rPr>
          <w:color w:val="auto"/>
          <w:lang w:val="ru-RU"/>
        </w:rPr>
        <w:t>C</w:t>
      </w:r>
      <w:r w:rsidR="001E7EA2" w:rsidRPr="00284516">
        <w:rPr>
          <w:color w:val="auto"/>
          <w:lang w:val="ru-RU"/>
        </w:rPr>
        <w:t xml:space="preserve"> (140°</w:t>
      </w:r>
      <w:r w:rsidR="001E7EA2" w:rsidRPr="005C7CD6">
        <w:rPr>
          <w:color w:val="auto"/>
          <w:lang w:val="ru-RU"/>
        </w:rPr>
        <w:t>F</w:t>
      </w:r>
      <w:r w:rsidR="001E7EA2" w:rsidRPr="00284516">
        <w:rPr>
          <w:color w:val="auto"/>
          <w:lang w:val="ru-RU"/>
        </w:rPr>
        <w:t xml:space="preserve">), </w:t>
      </w:r>
      <w:r w:rsidR="001E7EA2" w:rsidRPr="00284516">
        <w:rPr>
          <w:color w:val="auto"/>
          <w:lang w:val="ru-RU"/>
        </w:rPr>
        <w:br/>
        <w:t>Умеренная механическая нагрузка, Временное и постоянное воздействие</w:t>
      </w:r>
    </w:p>
    <w:p w14:paraId="2643F4AD" w14:textId="05CFF61E" w:rsidR="001E7EA2" w:rsidRPr="00206DA6" w:rsidRDefault="001B7D1E" w:rsidP="00103CD6">
      <w:pPr>
        <w:pStyle w:val="List1"/>
        <w:numPr>
          <w:ilvl w:val="0"/>
          <w:numId w:val="0"/>
        </w:numPr>
        <w:tabs>
          <w:tab w:val="clear" w:pos="1080"/>
        </w:tabs>
        <w:ind w:left="1418" w:hanging="720"/>
        <w:rPr>
          <w:color w:val="auto"/>
          <w:lang w:val="ru-RU"/>
        </w:rPr>
      </w:pPr>
      <w:r w:rsidRPr="00284516">
        <w:rPr>
          <w:color w:val="auto"/>
          <w:lang w:val="ru-RU"/>
        </w:rPr>
        <w:t>20.3</w:t>
      </w:r>
      <w:r w:rsidR="005C7CD6">
        <w:rPr>
          <w:color w:val="auto"/>
          <w:lang w:val="ru-RU"/>
        </w:rPr>
        <w:tab/>
      </w:r>
      <w:r w:rsidR="00780948" w:rsidRPr="00284516">
        <w:rPr>
          <w:color w:val="auto"/>
          <w:lang w:val="ru-RU"/>
        </w:rPr>
        <w:t xml:space="preserve">Системы </w:t>
      </w:r>
      <w:r w:rsidR="00BA7D4F" w:rsidRPr="00284516">
        <w:rPr>
          <w:color w:val="auto"/>
          <w:lang w:val="ru-RU"/>
        </w:rPr>
        <w:t xml:space="preserve">покрытия </w:t>
      </w:r>
      <w:r w:rsidR="001E7EA2" w:rsidRPr="00284516">
        <w:rPr>
          <w:color w:val="auto"/>
          <w:lang w:val="ru-RU"/>
        </w:rPr>
        <w:t>для</w:t>
      </w:r>
      <w:r w:rsidR="001E7EA2" w:rsidRPr="00206DA6">
        <w:rPr>
          <w:color w:val="auto"/>
          <w:lang w:val="ru-RU"/>
        </w:rPr>
        <w:t xml:space="preserve"> бетона Температуры эксплуатации &lt;60°</w:t>
      </w:r>
      <w:r w:rsidR="001E7EA2" w:rsidRPr="005C7CD6">
        <w:rPr>
          <w:color w:val="auto"/>
          <w:lang w:val="ru-RU"/>
        </w:rPr>
        <w:t>C</w:t>
      </w:r>
      <w:r w:rsidR="001E7EA2" w:rsidRPr="00206DA6">
        <w:rPr>
          <w:color w:val="auto"/>
          <w:lang w:val="ru-RU"/>
        </w:rPr>
        <w:t xml:space="preserve"> (140°</w:t>
      </w:r>
      <w:r w:rsidR="001E7EA2" w:rsidRPr="005C7CD6">
        <w:rPr>
          <w:color w:val="auto"/>
          <w:lang w:val="ru-RU"/>
        </w:rPr>
        <w:t>F</w:t>
      </w:r>
      <w:r w:rsidR="001E7EA2" w:rsidRPr="00206DA6">
        <w:rPr>
          <w:color w:val="auto"/>
          <w:lang w:val="ru-RU"/>
        </w:rPr>
        <w:t xml:space="preserve">), </w:t>
      </w:r>
      <w:r w:rsidR="001E7EA2" w:rsidRPr="00206DA6">
        <w:rPr>
          <w:color w:val="auto"/>
          <w:lang w:val="ru-RU"/>
        </w:rPr>
        <w:br/>
        <w:t>Агрессивная механическая нагрузка, Временное и постоянное воздействие</w:t>
      </w:r>
    </w:p>
    <w:p w14:paraId="180E6A2A" w14:textId="77777777" w:rsidR="00852C4D" w:rsidRPr="00D57179" w:rsidRDefault="00EE5089" w:rsidP="00103CD6">
      <w:pPr>
        <w:pStyle w:val="Heading2"/>
        <w:numPr>
          <w:ilvl w:val="0"/>
          <w:numId w:val="0"/>
        </w:numPr>
        <w:ind w:left="709" w:hanging="709"/>
        <w:rPr>
          <w:lang w:val="ru-RU"/>
        </w:rPr>
      </w:pPr>
      <w:bookmarkStart w:id="221" w:name="_Toc337129948"/>
      <w:bookmarkStart w:id="222" w:name="_Ref477680942"/>
      <w:bookmarkStart w:id="223" w:name="_Toc527016014"/>
      <w:r>
        <w:rPr>
          <w:lang w:val="ru-RU"/>
        </w:rPr>
        <w:lastRenderedPageBreak/>
        <w:t xml:space="preserve">Приложение А </w:t>
      </w:r>
      <w:r w:rsidR="00852C4D" w:rsidRPr="00D57179">
        <w:rPr>
          <w:lang w:val="ru-RU"/>
        </w:rPr>
        <w:t>ЛИСТЫ ТЕХНИЧЕСКИХ ДАННЫХ СИСТЕМ ПОКРЫТИЯ</w:t>
      </w:r>
      <w:bookmarkEnd w:id="221"/>
      <w:bookmarkEnd w:id="222"/>
      <w:bookmarkEnd w:id="223"/>
    </w:p>
    <w:p w14:paraId="7C0B9483" w14:textId="77777777" w:rsidR="00852C4D" w:rsidRPr="00690AD0" w:rsidRDefault="00852C4D" w:rsidP="00693656">
      <w:pPr>
        <w:pStyle w:val="AppendixHeading1"/>
        <w:numPr>
          <w:ilvl w:val="1"/>
          <w:numId w:val="26"/>
        </w:numPr>
        <w:tabs>
          <w:tab w:val="clear" w:pos="0"/>
          <w:tab w:val="clear" w:pos="720"/>
        </w:tabs>
        <w:ind w:left="1134" w:hanging="425"/>
        <w:rPr>
          <w:b w:val="0"/>
        </w:rPr>
      </w:pPr>
      <w:r w:rsidRPr="00690AD0">
        <w:rPr>
          <w:b w:val="0"/>
          <w:lang w:val="ru-RU"/>
        </w:rPr>
        <w:t xml:space="preserve">Предельные значения по летучим органическим соединениям (ЛОС) могут изменяться в зависимости от географического месторасположения. </w:t>
      </w:r>
      <w:proofErr w:type="spellStart"/>
      <w:r w:rsidRPr="00690AD0">
        <w:rPr>
          <w:b w:val="0"/>
        </w:rPr>
        <w:t>Действующие</w:t>
      </w:r>
      <w:proofErr w:type="spellEnd"/>
      <w:r w:rsidRPr="00690AD0">
        <w:rPr>
          <w:b w:val="0"/>
        </w:rPr>
        <w:t xml:space="preserve"> </w:t>
      </w:r>
      <w:proofErr w:type="spellStart"/>
      <w:r w:rsidRPr="00690AD0">
        <w:rPr>
          <w:b w:val="0"/>
        </w:rPr>
        <w:t>предельные</w:t>
      </w:r>
      <w:proofErr w:type="spellEnd"/>
      <w:r w:rsidRPr="00690AD0">
        <w:rPr>
          <w:b w:val="0"/>
        </w:rPr>
        <w:t xml:space="preserve"> </w:t>
      </w:r>
      <w:proofErr w:type="spellStart"/>
      <w:r w:rsidRPr="00690AD0">
        <w:rPr>
          <w:b w:val="0"/>
        </w:rPr>
        <w:t>значения</w:t>
      </w:r>
      <w:proofErr w:type="spellEnd"/>
      <w:r w:rsidRPr="00690AD0">
        <w:rPr>
          <w:b w:val="0"/>
        </w:rPr>
        <w:t xml:space="preserve"> </w:t>
      </w:r>
      <w:proofErr w:type="spellStart"/>
      <w:r w:rsidRPr="00690AD0">
        <w:rPr>
          <w:b w:val="0"/>
        </w:rPr>
        <w:t>по</w:t>
      </w:r>
      <w:proofErr w:type="spellEnd"/>
      <w:r w:rsidRPr="00690AD0">
        <w:rPr>
          <w:b w:val="0"/>
        </w:rPr>
        <w:t xml:space="preserve"> ЛОС </w:t>
      </w:r>
      <w:r w:rsidR="00FC0862" w:rsidRPr="00690AD0">
        <w:rPr>
          <w:b w:val="0"/>
          <w:lang w:val="ru-RU"/>
        </w:rPr>
        <w:t>принимать</w:t>
      </w:r>
      <w:r w:rsidR="00792932">
        <w:rPr>
          <w:b w:val="0"/>
          <w:lang w:val="ru-RU"/>
        </w:rPr>
        <w:t xml:space="preserve"> </w:t>
      </w:r>
      <w:proofErr w:type="spellStart"/>
      <w:r w:rsidRPr="00690AD0">
        <w:rPr>
          <w:b w:val="0"/>
        </w:rPr>
        <w:t>по</w:t>
      </w:r>
      <w:proofErr w:type="spellEnd"/>
      <w:r w:rsidRPr="00690AD0">
        <w:rPr>
          <w:b w:val="0"/>
        </w:rPr>
        <w:t xml:space="preserve"> </w:t>
      </w:r>
      <w:proofErr w:type="spellStart"/>
      <w:r w:rsidRPr="00690AD0">
        <w:rPr>
          <w:b w:val="0"/>
        </w:rPr>
        <w:t>местным</w:t>
      </w:r>
      <w:proofErr w:type="spellEnd"/>
      <w:r w:rsidRPr="00690AD0">
        <w:rPr>
          <w:b w:val="0"/>
        </w:rPr>
        <w:t xml:space="preserve"> </w:t>
      </w:r>
      <w:proofErr w:type="spellStart"/>
      <w:r w:rsidRPr="00690AD0">
        <w:rPr>
          <w:b w:val="0"/>
        </w:rPr>
        <w:t>стандартам</w:t>
      </w:r>
      <w:proofErr w:type="spellEnd"/>
      <w:r w:rsidRPr="00690AD0">
        <w:rPr>
          <w:b w:val="0"/>
        </w:rPr>
        <w:t>.</w:t>
      </w:r>
    </w:p>
    <w:p w14:paraId="634D5BD3" w14:textId="77777777" w:rsidR="00852C4D" w:rsidRPr="00690AD0" w:rsidRDefault="00852C4D" w:rsidP="00693656">
      <w:pPr>
        <w:pStyle w:val="AppendixHeading1"/>
        <w:numPr>
          <w:ilvl w:val="1"/>
          <w:numId w:val="26"/>
        </w:numPr>
        <w:tabs>
          <w:tab w:val="clear" w:pos="0"/>
          <w:tab w:val="clear" w:pos="720"/>
        </w:tabs>
        <w:ind w:left="1134" w:hanging="425"/>
        <w:rPr>
          <w:b w:val="0"/>
          <w:lang w:val="ru-RU"/>
        </w:rPr>
      </w:pPr>
      <w:r w:rsidRPr="00690AD0">
        <w:rPr>
          <w:b w:val="0"/>
          <w:lang w:val="ru-RU"/>
        </w:rPr>
        <w:t xml:space="preserve">Особые технические сведения по нанесению </w:t>
      </w:r>
      <w:r w:rsidR="00FC0862" w:rsidRPr="00690AD0">
        <w:rPr>
          <w:b w:val="0"/>
          <w:lang w:val="ru-RU"/>
        </w:rPr>
        <w:t>каких-либо</w:t>
      </w:r>
      <w:r w:rsidRPr="00690AD0">
        <w:rPr>
          <w:b w:val="0"/>
          <w:lang w:val="ru-RU"/>
        </w:rPr>
        <w:t xml:space="preserve"> покрытий смотрите в листах технических данных Изготовителя.</w:t>
      </w:r>
    </w:p>
    <w:p w14:paraId="1261D2C3" w14:textId="77777777" w:rsidR="00852C4D" w:rsidRPr="00D57179" w:rsidRDefault="00852C4D" w:rsidP="00D23AE6">
      <w:pPr>
        <w:pStyle w:val="Heading1TOC"/>
        <w:spacing w:before="0" w:after="60" w:line="200" w:lineRule="atLeast"/>
        <w:ind w:left="0" w:firstLine="0"/>
        <w:rPr>
          <w:b w:val="0"/>
          <w:color w:val="auto"/>
          <w:sz w:val="16"/>
          <w:szCs w:val="16"/>
          <w:lang w:val="ru-RU"/>
        </w:rPr>
      </w:pPr>
    </w:p>
    <w:p w14:paraId="4DDF321E" w14:textId="77777777" w:rsidR="002B5E17" w:rsidRDefault="002B5E17">
      <w:pPr>
        <w:autoSpaceDE/>
        <w:autoSpaceDN/>
        <w:adjustRightInd/>
        <w:spacing w:before="0" w:line="240" w:lineRule="auto"/>
        <w:ind w:left="0"/>
        <w:rPr>
          <w:rFonts w:ascii="Arial" w:hAnsi="Arial"/>
          <w:i/>
          <w:color w:val="auto"/>
          <w:sz w:val="16"/>
          <w:lang w:val="ru-RU"/>
        </w:rPr>
      </w:pPr>
      <w:r>
        <w:rPr>
          <w:rFonts w:ascii="Arial" w:hAnsi="Arial"/>
          <w:i/>
          <w:color w:val="auto"/>
          <w:sz w:val="16"/>
          <w:lang w:val="ru-RU"/>
        </w:rPr>
        <w:br w:type="page"/>
      </w:r>
    </w:p>
    <w:tbl>
      <w:tblPr>
        <w:tblW w:w="9876" w:type="dxa"/>
        <w:jc w:val="center"/>
        <w:tblLayout w:type="fixed"/>
        <w:tblLook w:val="01E0" w:firstRow="1" w:lastRow="1" w:firstColumn="1" w:lastColumn="1" w:noHBand="0" w:noVBand="0"/>
      </w:tblPr>
      <w:tblGrid>
        <w:gridCol w:w="2100"/>
        <w:gridCol w:w="2895"/>
        <w:gridCol w:w="1388"/>
        <w:gridCol w:w="1051"/>
        <w:gridCol w:w="832"/>
        <w:gridCol w:w="252"/>
        <w:gridCol w:w="1358"/>
      </w:tblGrid>
      <w:tr w:rsidR="0029265F" w:rsidRPr="0005732F" w14:paraId="4137D598" w14:textId="77777777" w:rsidTr="00F029EB">
        <w:trPr>
          <w:trHeight w:val="360"/>
          <w:jc w:val="center"/>
        </w:trPr>
        <w:tc>
          <w:tcPr>
            <w:tcW w:w="9876" w:type="dxa"/>
            <w:gridSpan w:val="7"/>
            <w:tcBorders>
              <w:top w:val="single" w:sz="6" w:space="0" w:color="auto"/>
              <w:bottom w:val="single" w:sz="12" w:space="0" w:color="auto"/>
            </w:tcBorders>
            <w:shd w:val="clear" w:color="auto" w:fill="FFFFFF"/>
            <w:vAlign w:val="center"/>
          </w:tcPr>
          <w:p w14:paraId="06929A58" w14:textId="77777777" w:rsidR="0029265F" w:rsidRPr="0005732F" w:rsidRDefault="0029265F" w:rsidP="0029265F">
            <w:pPr>
              <w:ind w:right="-72"/>
              <w:jc w:val="right"/>
              <w:rPr>
                <w:b/>
                <w:i/>
                <w:color w:val="auto"/>
              </w:rPr>
            </w:pPr>
            <w:proofErr w:type="spellStart"/>
            <w:r w:rsidRPr="0005732F">
              <w:rPr>
                <w:b/>
                <w:i/>
                <w:color w:val="auto"/>
              </w:rPr>
              <w:lastRenderedPageBreak/>
              <w:t>Только</w:t>
            </w:r>
            <w:proofErr w:type="spellEnd"/>
            <w:r w:rsidRPr="0005732F">
              <w:rPr>
                <w:b/>
                <w:i/>
                <w:color w:val="auto"/>
              </w:rPr>
              <w:t xml:space="preserve"> </w:t>
            </w:r>
            <w:proofErr w:type="spellStart"/>
            <w:r w:rsidRPr="0005732F">
              <w:rPr>
                <w:b/>
                <w:i/>
                <w:color w:val="auto"/>
              </w:rPr>
              <w:t>грунтовочная</w:t>
            </w:r>
            <w:proofErr w:type="spellEnd"/>
            <w:r w:rsidRPr="0005732F">
              <w:rPr>
                <w:b/>
                <w:i/>
                <w:color w:val="auto"/>
              </w:rPr>
              <w:t xml:space="preserve"> </w:t>
            </w:r>
            <w:proofErr w:type="spellStart"/>
            <w:r w:rsidRPr="0005732F">
              <w:rPr>
                <w:b/>
                <w:i/>
                <w:color w:val="auto"/>
              </w:rPr>
              <w:t>система</w:t>
            </w:r>
            <w:proofErr w:type="spellEnd"/>
          </w:p>
        </w:tc>
      </w:tr>
      <w:tr w:rsidR="0029265F" w:rsidRPr="0005732F" w14:paraId="0694173C" w14:textId="77777777" w:rsidTr="00F029EB">
        <w:trPr>
          <w:trHeight w:val="360"/>
          <w:jc w:val="center"/>
        </w:trPr>
        <w:tc>
          <w:tcPr>
            <w:tcW w:w="8266" w:type="dxa"/>
            <w:gridSpan w:val="5"/>
            <w:tcBorders>
              <w:top w:val="single" w:sz="12" w:space="0" w:color="auto"/>
              <w:left w:val="single" w:sz="12" w:space="0" w:color="auto"/>
              <w:bottom w:val="single" w:sz="12" w:space="0" w:color="auto"/>
            </w:tcBorders>
            <w:vAlign w:val="center"/>
          </w:tcPr>
          <w:p w14:paraId="160A07D5" w14:textId="77777777" w:rsidR="0029265F" w:rsidRPr="006952A6" w:rsidRDefault="0029265F" w:rsidP="00224632">
            <w:pPr>
              <w:autoSpaceDE/>
              <w:autoSpaceDN/>
              <w:adjustRightInd/>
              <w:spacing w:before="0" w:line="240" w:lineRule="auto"/>
              <w:ind w:left="0"/>
              <w:rPr>
                <w:b/>
                <w:color w:val="auto"/>
                <w:sz w:val="20"/>
                <w:szCs w:val="20"/>
                <w:lang w:val="ru-RU"/>
              </w:rPr>
            </w:pPr>
            <w:r w:rsidRPr="00997CFA">
              <w:rPr>
                <w:b/>
                <w:color w:val="auto"/>
                <w:sz w:val="20"/>
                <w:szCs w:val="24"/>
                <w:lang w:val="ru-RU"/>
              </w:rPr>
              <w:t>Самоотверждающееся неорганическое цинкосодержащее - разводится растворителем (только грунты)</w:t>
            </w:r>
          </w:p>
        </w:tc>
        <w:tc>
          <w:tcPr>
            <w:tcW w:w="1610" w:type="dxa"/>
            <w:gridSpan w:val="2"/>
            <w:tcBorders>
              <w:top w:val="single" w:sz="12" w:space="0" w:color="auto"/>
              <w:bottom w:val="single" w:sz="12" w:space="0" w:color="auto"/>
              <w:right w:val="single" w:sz="12" w:space="0" w:color="auto"/>
            </w:tcBorders>
            <w:shd w:val="clear" w:color="auto" w:fill="000000"/>
            <w:vAlign w:val="center"/>
          </w:tcPr>
          <w:p w14:paraId="19DB212A" w14:textId="77777777" w:rsidR="0029265F" w:rsidRPr="0005732F" w:rsidRDefault="0029265F" w:rsidP="0029265F">
            <w:pPr>
              <w:autoSpaceDE/>
              <w:autoSpaceDN/>
              <w:adjustRightInd/>
              <w:spacing w:before="0" w:line="240" w:lineRule="auto"/>
              <w:ind w:left="0"/>
              <w:jc w:val="center"/>
              <w:rPr>
                <w:b/>
                <w:color w:val="auto"/>
                <w:sz w:val="36"/>
                <w:szCs w:val="40"/>
              </w:rPr>
            </w:pPr>
            <w:r w:rsidRPr="00997CFA">
              <w:rPr>
                <w:b/>
                <w:color w:val="auto"/>
                <w:sz w:val="36"/>
                <w:szCs w:val="24"/>
                <w:lang w:val="ru-RU"/>
              </w:rPr>
              <w:t>1.3</w:t>
            </w:r>
          </w:p>
        </w:tc>
      </w:tr>
      <w:tr w:rsidR="0029265F" w:rsidRPr="00034999" w14:paraId="183AD65E" w14:textId="77777777" w:rsidTr="00A97851">
        <w:trPr>
          <w:trHeight w:val="288"/>
          <w:jc w:val="center"/>
        </w:trPr>
        <w:tc>
          <w:tcPr>
            <w:tcW w:w="2100" w:type="dxa"/>
            <w:tcBorders>
              <w:top w:val="single" w:sz="12" w:space="0" w:color="auto"/>
            </w:tcBorders>
          </w:tcPr>
          <w:p w14:paraId="7A4C1D81" w14:textId="77777777" w:rsidR="0029265F" w:rsidRPr="002B5E17" w:rsidRDefault="0029265F" w:rsidP="0029265F">
            <w:pPr>
              <w:autoSpaceDE/>
              <w:autoSpaceDN/>
              <w:adjustRightInd/>
              <w:spacing w:before="0" w:line="240" w:lineRule="auto"/>
              <w:ind w:left="-72"/>
              <w:rPr>
                <w:b/>
                <w:color w:val="auto"/>
                <w:sz w:val="16"/>
                <w:szCs w:val="24"/>
                <w:lang w:val="ru-RU"/>
              </w:rPr>
            </w:pPr>
            <w:r w:rsidRPr="002B5E17">
              <w:rPr>
                <w:b/>
                <w:color w:val="auto"/>
                <w:sz w:val="16"/>
                <w:szCs w:val="24"/>
                <w:lang w:val="ru-RU"/>
              </w:rPr>
              <w:t>Подготовка поверхности:</w:t>
            </w:r>
          </w:p>
        </w:tc>
        <w:tc>
          <w:tcPr>
            <w:tcW w:w="2895" w:type="dxa"/>
            <w:tcBorders>
              <w:top w:val="single" w:sz="12" w:space="0" w:color="auto"/>
            </w:tcBorders>
            <w:vAlign w:val="center"/>
          </w:tcPr>
          <w:p w14:paraId="36E9A0A5" w14:textId="43954823" w:rsidR="00A97851" w:rsidRPr="00DE1DE8" w:rsidRDefault="00A97851" w:rsidP="00A97851">
            <w:pPr>
              <w:suppressAutoHyphens/>
              <w:autoSpaceDE/>
              <w:autoSpaceDN/>
              <w:adjustRightInd/>
              <w:spacing w:before="0" w:line="240" w:lineRule="auto"/>
              <w:ind w:left="-72" w:firstLine="6"/>
              <w:rPr>
                <w:color w:val="auto"/>
                <w:sz w:val="16"/>
                <w:szCs w:val="24"/>
              </w:rPr>
            </w:pPr>
            <w:r w:rsidRPr="00A97851">
              <w:rPr>
                <w:color w:val="auto"/>
                <w:sz w:val="16"/>
                <w:szCs w:val="24"/>
              </w:rPr>
              <w:t>SSPC-SP1/SP10 (NACE No. 2) (SA</w:t>
            </w:r>
            <w:r w:rsidRPr="00DE1DE8">
              <w:rPr>
                <w:color w:val="auto"/>
                <w:sz w:val="16"/>
                <w:szCs w:val="24"/>
              </w:rPr>
              <w:t>2.5)</w:t>
            </w:r>
          </w:p>
          <w:p w14:paraId="1A1700B1" w14:textId="60A1CD12" w:rsidR="0029265F" w:rsidRPr="00796651" w:rsidRDefault="004B5C7C" w:rsidP="00A97851">
            <w:pPr>
              <w:spacing w:before="0" w:line="240" w:lineRule="auto"/>
              <w:ind w:left="-72" w:firstLine="6"/>
              <w:rPr>
                <w:color w:val="auto"/>
                <w:sz w:val="16"/>
                <w:szCs w:val="24"/>
                <w:lang w:val="ru-RU"/>
              </w:rPr>
            </w:pPr>
            <w:r>
              <w:rPr>
                <w:color w:val="auto"/>
                <w:sz w:val="16"/>
                <w:szCs w:val="24"/>
                <w:lang w:val="ru-RU"/>
              </w:rPr>
              <w:t>Абразивоструйная</w:t>
            </w:r>
            <w:r w:rsidR="000769CA">
              <w:rPr>
                <w:color w:val="auto"/>
                <w:sz w:val="16"/>
                <w:szCs w:val="24"/>
                <w:lang w:val="ru-RU"/>
              </w:rPr>
              <w:t xml:space="preserve"> </w:t>
            </w:r>
            <w:r w:rsidR="00AF591D" w:rsidRPr="006952A6">
              <w:rPr>
                <w:color w:val="auto"/>
                <w:sz w:val="16"/>
                <w:szCs w:val="24"/>
                <w:lang w:val="ru-RU"/>
              </w:rPr>
              <w:t>очистка до почти белого металла .</w:t>
            </w:r>
          </w:p>
        </w:tc>
        <w:tc>
          <w:tcPr>
            <w:tcW w:w="1388" w:type="dxa"/>
            <w:tcBorders>
              <w:top w:val="single" w:sz="12" w:space="0" w:color="auto"/>
            </w:tcBorders>
          </w:tcPr>
          <w:p w14:paraId="7F82379A" w14:textId="77777777" w:rsidR="0029265F" w:rsidRPr="002B5E17" w:rsidRDefault="0029265F" w:rsidP="0029265F">
            <w:pPr>
              <w:autoSpaceDE/>
              <w:autoSpaceDN/>
              <w:adjustRightInd/>
              <w:spacing w:before="0" w:line="240" w:lineRule="auto"/>
              <w:ind w:left="0" w:right="-72"/>
              <w:jc w:val="right"/>
              <w:rPr>
                <w:b/>
                <w:color w:val="auto"/>
                <w:sz w:val="16"/>
                <w:szCs w:val="24"/>
                <w:lang w:val="ru-RU"/>
              </w:rPr>
            </w:pPr>
            <w:r w:rsidRPr="002B5E17">
              <w:rPr>
                <w:b/>
                <w:color w:val="auto"/>
                <w:sz w:val="16"/>
                <w:szCs w:val="24"/>
                <w:lang w:val="ru-RU"/>
              </w:rPr>
              <w:t>Ремонт:</w:t>
            </w:r>
          </w:p>
        </w:tc>
        <w:tc>
          <w:tcPr>
            <w:tcW w:w="3493" w:type="dxa"/>
            <w:gridSpan w:val="4"/>
            <w:tcBorders>
              <w:top w:val="single" w:sz="12" w:space="0" w:color="auto"/>
            </w:tcBorders>
          </w:tcPr>
          <w:p w14:paraId="419BFCB7" w14:textId="77777777" w:rsidR="0029265F" w:rsidRPr="0005732F" w:rsidRDefault="0029265F" w:rsidP="0029265F">
            <w:pPr>
              <w:autoSpaceDE/>
              <w:autoSpaceDN/>
              <w:adjustRightInd/>
              <w:spacing w:before="0" w:line="240" w:lineRule="auto"/>
              <w:ind w:left="-72"/>
              <w:rPr>
                <w:color w:val="auto"/>
                <w:sz w:val="16"/>
                <w:szCs w:val="16"/>
              </w:rPr>
            </w:pPr>
            <w:r w:rsidRPr="002B5E17">
              <w:rPr>
                <w:color w:val="auto"/>
                <w:sz w:val="16"/>
                <w:szCs w:val="24"/>
                <w:lang w:val="ru-RU"/>
              </w:rPr>
              <w:t>Применяется данная система.</w:t>
            </w:r>
          </w:p>
        </w:tc>
      </w:tr>
      <w:tr w:rsidR="0029265F" w:rsidRPr="00C76656" w14:paraId="0992FFDF" w14:textId="77777777" w:rsidTr="00A97851">
        <w:trPr>
          <w:trHeight w:val="288"/>
          <w:jc w:val="center"/>
        </w:trPr>
        <w:tc>
          <w:tcPr>
            <w:tcW w:w="2100" w:type="dxa"/>
          </w:tcPr>
          <w:p w14:paraId="243E9E7B" w14:textId="77777777" w:rsidR="0029265F" w:rsidRPr="002B5E17" w:rsidRDefault="0029265F" w:rsidP="0029265F">
            <w:pPr>
              <w:autoSpaceDE/>
              <w:autoSpaceDN/>
              <w:adjustRightInd/>
              <w:spacing w:before="0" w:line="240" w:lineRule="auto"/>
              <w:ind w:left="-72"/>
              <w:rPr>
                <w:b/>
                <w:color w:val="auto"/>
                <w:sz w:val="16"/>
                <w:szCs w:val="24"/>
                <w:lang w:val="ru-RU"/>
              </w:rPr>
            </w:pPr>
            <w:r w:rsidRPr="002B5E17">
              <w:rPr>
                <w:b/>
                <w:color w:val="auto"/>
                <w:sz w:val="16"/>
                <w:szCs w:val="24"/>
                <w:lang w:val="ru-RU"/>
              </w:rPr>
              <w:t>Профиль:</w:t>
            </w:r>
          </w:p>
        </w:tc>
        <w:tc>
          <w:tcPr>
            <w:tcW w:w="2895" w:type="dxa"/>
            <w:vAlign w:val="center"/>
          </w:tcPr>
          <w:p w14:paraId="11528F5B" w14:textId="77777777" w:rsidR="0029265F" w:rsidRPr="00A014A1" w:rsidRDefault="00224632" w:rsidP="0029265F">
            <w:pPr>
              <w:autoSpaceDE/>
              <w:autoSpaceDN/>
              <w:adjustRightInd/>
              <w:spacing w:before="0" w:line="240" w:lineRule="auto"/>
              <w:ind w:left="-72"/>
              <w:rPr>
                <w:color w:val="auto"/>
                <w:sz w:val="16"/>
                <w:szCs w:val="24"/>
                <w:lang w:val="ru-RU"/>
              </w:rPr>
            </w:pPr>
            <w:r>
              <w:rPr>
                <w:color w:val="auto"/>
                <w:sz w:val="16"/>
                <w:szCs w:val="24"/>
                <w:lang w:val="ru-RU"/>
              </w:rPr>
              <w:t>С</w:t>
            </w:r>
            <w:r w:rsidR="00A014A1" w:rsidRPr="00037A5B">
              <w:rPr>
                <w:color w:val="auto"/>
                <w:sz w:val="16"/>
                <w:szCs w:val="24"/>
                <w:lang w:val="ru-RU"/>
              </w:rPr>
              <w:t>м. листы технических данных изготовителя</w:t>
            </w:r>
          </w:p>
        </w:tc>
        <w:tc>
          <w:tcPr>
            <w:tcW w:w="2439" w:type="dxa"/>
            <w:gridSpan w:val="2"/>
            <w:vAlign w:val="center"/>
          </w:tcPr>
          <w:p w14:paraId="27525227" w14:textId="77777777" w:rsidR="0029265F" w:rsidRPr="00A014A1" w:rsidRDefault="0029265F" w:rsidP="0029265F">
            <w:pPr>
              <w:autoSpaceDE/>
              <w:autoSpaceDN/>
              <w:adjustRightInd/>
              <w:spacing w:before="0" w:line="240" w:lineRule="auto"/>
              <w:ind w:left="-72"/>
              <w:rPr>
                <w:color w:val="auto"/>
                <w:sz w:val="16"/>
                <w:szCs w:val="24"/>
                <w:lang w:val="ru-RU"/>
              </w:rPr>
            </w:pPr>
          </w:p>
        </w:tc>
        <w:tc>
          <w:tcPr>
            <w:tcW w:w="2442" w:type="dxa"/>
            <w:gridSpan w:val="3"/>
            <w:vMerge w:val="restart"/>
            <w:vAlign w:val="center"/>
          </w:tcPr>
          <w:p w14:paraId="1C266F92" w14:textId="77777777" w:rsidR="0029265F" w:rsidRPr="00D750DA" w:rsidRDefault="0029265F" w:rsidP="0029265F">
            <w:pPr>
              <w:rPr>
                <w:lang w:val="ru-RU"/>
              </w:rPr>
            </w:pPr>
          </w:p>
        </w:tc>
      </w:tr>
      <w:tr w:rsidR="0029265F" w:rsidRPr="00C76656" w14:paraId="65EC2ACD" w14:textId="77777777" w:rsidTr="00A97851">
        <w:trPr>
          <w:trHeight w:val="288"/>
          <w:jc w:val="center"/>
        </w:trPr>
        <w:tc>
          <w:tcPr>
            <w:tcW w:w="2100" w:type="dxa"/>
            <w:tcBorders>
              <w:bottom w:val="single" w:sz="12" w:space="0" w:color="auto"/>
            </w:tcBorders>
          </w:tcPr>
          <w:p w14:paraId="676EBA98" w14:textId="77777777" w:rsidR="0029265F" w:rsidRPr="002B5E17" w:rsidRDefault="0029265F" w:rsidP="0029265F">
            <w:pPr>
              <w:autoSpaceDE/>
              <w:autoSpaceDN/>
              <w:adjustRightInd/>
              <w:spacing w:before="0" w:line="240" w:lineRule="auto"/>
              <w:ind w:left="-72"/>
              <w:rPr>
                <w:b/>
                <w:color w:val="auto"/>
                <w:sz w:val="16"/>
                <w:szCs w:val="24"/>
                <w:lang w:val="ru-RU"/>
              </w:rPr>
            </w:pPr>
            <w:r w:rsidRPr="002B5E17">
              <w:rPr>
                <w:b/>
                <w:color w:val="auto"/>
                <w:sz w:val="16"/>
                <w:szCs w:val="24"/>
                <w:lang w:val="ru-RU"/>
              </w:rPr>
              <w:t>Общая Толщина сухой пленки (ТСП):</w:t>
            </w:r>
          </w:p>
        </w:tc>
        <w:tc>
          <w:tcPr>
            <w:tcW w:w="2895" w:type="dxa"/>
            <w:tcBorders>
              <w:bottom w:val="single" w:sz="12" w:space="0" w:color="auto"/>
            </w:tcBorders>
            <w:vAlign w:val="center"/>
          </w:tcPr>
          <w:p w14:paraId="1DF935FB" w14:textId="77777777" w:rsidR="0029265F" w:rsidRPr="00A014A1" w:rsidRDefault="00224632" w:rsidP="0029265F">
            <w:pPr>
              <w:autoSpaceDE/>
              <w:autoSpaceDN/>
              <w:adjustRightInd/>
              <w:spacing w:before="0" w:line="240" w:lineRule="auto"/>
              <w:ind w:left="-72"/>
              <w:rPr>
                <w:color w:val="auto"/>
                <w:sz w:val="16"/>
                <w:szCs w:val="24"/>
                <w:lang w:val="ru-RU"/>
              </w:rPr>
            </w:pPr>
            <w:r>
              <w:rPr>
                <w:color w:val="auto"/>
                <w:sz w:val="16"/>
                <w:szCs w:val="24"/>
                <w:lang w:val="ru-RU"/>
              </w:rPr>
              <w:t>С</w:t>
            </w:r>
            <w:r w:rsidR="00A014A1" w:rsidRPr="00037A5B">
              <w:rPr>
                <w:color w:val="auto"/>
                <w:sz w:val="16"/>
                <w:szCs w:val="24"/>
                <w:lang w:val="ru-RU"/>
              </w:rPr>
              <w:t>м. листы технических данных изготовителя</w:t>
            </w:r>
          </w:p>
        </w:tc>
        <w:tc>
          <w:tcPr>
            <w:tcW w:w="2439" w:type="dxa"/>
            <w:gridSpan w:val="2"/>
            <w:tcBorders>
              <w:bottom w:val="single" w:sz="12" w:space="0" w:color="auto"/>
            </w:tcBorders>
            <w:vAlign w:val="center"/>
          </w:tcPr>
          <w:p w14:paraId="7C98B313" w14:textId="77777777" w:rsidR="0029265F" w:rsidRPr="00A014A1" w:rsidRDefault="0029265F" w:rsidP="0029265F">
            <w:pPr>
              <w:autoSpaceDE/>
              <w:autoSpaceDN/>
              <w:adjustRightInd/>
              <w:spacing w:before="0" w:line="240" w:lineRule="auto"/>
              <w:ind w:left="-72"/>
              <w:rPr>
                <w:color w:val="auto"/>
                <w:sz w:val="16"/>
                <w:szCs w:val="24"/>
                <w:lang w:val="ru-RU"/>
              </w:rPr>
            </w:pPr>
          </w:p>
        </w:tc>
        <w:tc>
          <w:tcPr>
            <w:tcW w:w="2442" w:type="dxa"/>
            <w:gridSpan w:val="3"/>
            <w:vMerge/>
            <w:tcBorders>
              <w:bottom w:val="single" w:sz="12" w:space="0" w:color="auto"/>
            </w:tcBorders>
            <w:vAlign w:val="center"/>
          </w:tcPr>
          <w:p w14:paraId="091AD864" w14:textId="77777777" w:rsidR="0029265F" w:rsidRPr="00D750DA" w:rsidRDefault="0029265F" w:rsidP="0029265F">
            <w:pPr>
              <w:rPr>
                <w:lang w:val="ru-RU"/>
              </w:rPr>
            </w:pPr>
          </w:p>
        </w:tc>
      </w:tr>
      <w:tr w:rsidR="0029265F" w:rsidRPr="00034999" w14:paraId="117E518B" w14:textId="77777777" w:rsidTr="00A97851">
        <w:trPr>
          <w:trHeight w:val="468"/>
          <w:jc w:val="center"/>
        </w:trPr>
        <w:tc>
          <w:tcPr>
            <w:tcW w:w="2100" w:type="dxa"/>
            <w:tcBorders>
              <w:top w:val="single" w:sz="12" w:space="0" w:color="auto"/>
              <w:left w:val="single" w:sz="12" w:space="0" w:color="auto"/>
              <w:bottom w:val="single" w:sz="12" w:space="0" w:color="auto"/>
            </w:tcBorders>
            <w:shd w:val="clear" w:color="auto" w:fill="000000"/>
            <w:vAlign w:val="center"/>
          </w:tcPr>
          <w:p w14:paraId="3032D656" w14:textId="77777777" w:rsidR="0029265F" w:rsidRPr="002B5E17" w:rsidRDefault="0029265F" w:rsidP="0029265F">
            <w:pPr>
              <w:autoSpaceDE/>
              <w:autoSpaceDN/>
              <w:adjustRightInd/>
              <w:spacing w:before="0" w:line="240" w:lineRule="auto"/>
              <w:ind w:left="0"/>
              <w:rPr>
                <w:b/>
                <w:color w:val="auto"/>
                <w:sz w:val="16"/>
                <w:szCs w:val="24"/>
                <w:lang w:val="ru-RU"/>
              </w:rPr>
            </w:pPr>
            <w:r w:rsidRPr="002B5E17">
              <w:rPr>
                <w:b/>
                <w:color w:val="auto"/>
                <w:sz w:val="16"/>
                <w:szCs w:val="24"/>
                <w:lang w:val="ru-RU"/>
              </w:rPr>
              <w:t>Покрытие, Видовая классификация, ТСП</w:t>
            </w:r>
          </w:p>
        </w:tc>
        <w:tc>
          <w:tcPr>
            <w:tcW w:w="2895" w:type="dxa"/>
            <w:tcBorders>
              <w:top w:val="single" w:sz="12" w:space="0" w:color="auto"/>
              <w:bottom w:val="single" w:sz="12" w:space="0" w:color="auto"/>
            </w:tcBorders>
            <w:shd w:val="clear" w:color="auto" w:fill="000000"/>
            <w:vAlign w:val="center"/>
          </w:tcPr>
          <w:p w14:paraId="29556F3F" w14:textId="77777777" w:rsidR="0029265F" w:rsidRPr="002B5E17" w:rsidRDefault="0029265F" w:rsidP="0029265F">
            <w:pPr>
              <w:autoSpaceDE/>
              <w:autoSpaceDN/>
              <w:adjustRightInd/>
              <w:spacing w:before="0" w:line="240" w:lineRule="auto"/>
              <w:ind w:left="0"/>
              <w:rPr>
                <w:b/>
                <w:color w:val="auto"/>
                <w:sz w:val="16"/>
                <w:szCs w:val="24"/>
                <w:lang w:val="ru-RU"/>
              </w:rPr>
            </w:pPr>
            <w:r w:rsidRPr="002B5E17">
              <w:rPr>
                <w:b/>
                <w:color w:val="auto"/>
                <w:sz w:val="16"/>
                <w:szCs w:val="24"/>
                <w:lang w:val="ru-RU"/>
              </w:rPr>
              <w:t>Изготовитель</w:t>
            </w:r>
          </w:p>
        </w:tc>
        <w:tc>
          <w:tcPr>
            <w:tcW w:w="2439" w:type="dxa"/>
            <w:gridSpan w:val="2"/>
            <w:tcBorders>
              <w:top w:val="single" w:sz="12" w:space="0" w:color="auto"/>
              <w:bottom w:val="single" w:sz="12" w:space="0" w:color="auto"/>
            </w:tcBorders>
            <w:shd w:val="clear" w:color="auto" w:fill="000000"/>
            <w:vAlign w:val="center"/>
          </w:tcPr>
          <w:p w14:paraId="4D997ABC" w14:textId="77777777" w:rsidR="0029265F" w:rsidRPr="002B5E17" w:rsidRDefault="0029265F" w:rsidP="0029265F">
            <w:pPr>
              <w:autoSpaceDE/>
              <w:autoSpaceDN/>
              <w:adjustRightInd/>
              <w:spacing w:before="0" w:line="240" w:lineRule="auto"/>
              <w:ind w:left="0"/>
              <w:rPr>
                <w:b/>
                <w:color w:val="auto"/>
                <w:sz w:val="16"/>
                <w:szCs w:val="24"/>
                <w:lang w:val="ru-RU"/>
              </w:rPr>
            </w:pPr>
            <w:r w:rsidRPr="002B5E17">
              <w:rPr>
                <w:b/>
                <w:color w:val="auto"/>
                <w:sz w:val="16"/>
                <w:szCs w:val="24"/>
                <w:lang w:val="ru-RU"/>
              </w:rPr>
              <w:t>Наименование материала</w:t>
            </w:r>
          </w:p>
        </w:tc>
        <w:tc>
          <w:tcPr>
            <w:tcW w:w="1084" w:type="dxa"/>
            <w:gridSpan w:val="2"/>
            <w:tcBorders>
              <w:top w:val="single" w:sz="12" w:space="0" w:color="auto"/>
              <w:bottom w:val="single" w:sz="12" w:space="0" w:color="auto"/>
            </w:tcBorders>
            <w:shd w:val="clear" w:color="auto" w:fill="000000"/>
            <w:vAlign w:val="center"/>
          </w:tcPr>
          <w:p w14:paraId="140656A4" w14:textId="77777777" w:rsidR="0029265F" w:rsidRPr="002B5E17" w:rsidRDefault="0029265F" w:rsidP="0029265F">
            <w:pPr>
              <w:autoSpaceDE/>
              <w:autoSpaceDN/>
              <w:adjustRightInd/>
              <w:spacing w:before="0" w:line="240" w:lineRule="auto"/>
              <w:ind w:left="0"/>
              <w:rPr>
                <w:b/>
                <w:color w:val="auto"/>
                <w:sz w:val="16"/>
                <w:szCs w:val="24"/>
                <w:lang w:val="ru-RU"/>
              </w:rPr>
            </w:pPr>
            <w:r w:rsidRPr="002B5E17">
              <w:rPr>
                <w:b/>
                <w:color w:val="auto"/>
                <w:sz w:val="16"/>
                <w:szCs w:val="24"/>
                <w:lang w:val="ru-RU"/>
              </w:rPr>
              <w:t>ЛОС (г/л)</w:t>
            </w:r>
          </w:p>
        </w:tc>
        <w:tc>
          <w:tcPr>
            <w:tcW w:w="1358" w:type="dxa"/>
            <w:tcBorders>
              <w:top w:val="single" w:sz="12" w:space="0" w:color="auto"/>
              <w:bottom w:val="single" w:sz="12" w:space="0" w:color="auto"/>
              <w:right w:val="single" w:sz="12" w:space="0" w:color="auto"/>
            </w:tcBorders>
            <w:shd w:val="clear" w:color="auto" w:fill="000000"/>
            <w:vAlign w:val="center"/>
          </w:tcPr>
          <w:p w14:paraId="52368AF9" w14:textId="77777777" w:rsidR="0029265F" w:rsidRPr="002B5E17" w:rsidRDefault="0029265F" w:rsidP="00F029EB">
            <w:pPr>
              <w:autoSpaceDE/>
              <w:autoSpaceDN/>
              <w:adjustRightInd/>
              <w:spacing w:before="0" w:line="240" w:lineRule="auto"/>
              <w:ind w:left="0"/>
              <w:jc w:val="center"/>
              <w:rPr>
                <w:b/>
                <w:color w:val="auto"/>
                <w:w w:val="0"/>
                <w:sz w:val="16"/>
                <w:szCs w:val="24"/>
                <w:lang w:val="ru-RU"/>
              </w:rPr>
            </w:pPr>
            <w:r w:rsidRPr="002B5E17">
              <w:rPr>
                <w:b/>
                <w:color w:val="auto"/>
                <w:sz w:val="16"/>
                <w:szCs w:val="24"/>
                <w:lang w:val="ru-RU"/>
              </w:rPr>
              <w:t>По макс.</w:t>
            </w:r>
            <w:r w:rsidRPr="002B5E17">
              <w:rPr>
                <w:b/>
                <w:color w:val="auto"/>
                <w:sz w:val="16"/>
                <w:szCs w:val="24"/>
                <w:lang w:val="ru-RU"/>
              </w:rPr>
              <w:br/>
              <w:t>эксп.темп.</w:t>
            </w:r>
          </w:p>
        </w:tc>
      </w:tr>
      <w:tr w:rsidR="00A014A1" w:rsidRPr="00034999" w14:paraId="5A4EC67A" w14:textId="77777777" w:rsidTr="00A97851">
        <w:trPr>
          <w:jc w:val="center"/>
        </w:trPr>
        <w:tc>
          <w:tcPr>
            <w:tcW w:w="2100" w:type="dxa"/>
            <w:vAlign w:val="center"/>
          </w:tcPr>
          <w:p w14:paraId="360B083B" w14:textId="77777777" w:rsidR="00A014A1" w:rsidRPr="002B5E17" w:rsidRDefault="00A014A1" w:rsidP="0029265F">
            <w:pPr>
              <w:autoSpaceDE/>
              <w:autoSpaceDN/>
              <w:adjustRightInd/>
              <w:spacing w:before="0" w:line="240" w:lineRule="auto"/>
              <w:ind w:left="0"/>
              <w:rPr>
                <w:b/>
                <w:color w:val="auto"/>
                <w:sz w:val="16"/>
                <w:szCs w:val="24"/>
                <w:lang w:val="ru-RU"/>
              </w:rPr>
            </w:pPr>
            <w:r w:rsidRPr="002B5E17">
              <w:rPr>
                <w:b/>
                <w:color w:val="auto"/>
                <w:sz w:val="16"/>
                <w:szCs w:val="24"/>
                <w:lang w:val="ru-RU"/>
              </w:rPr>
              <w:t>ГРУНТ</w:t>
            </w:r>
          </w:p>
        </w:tc>
        <w:tc>
          <w:tcPr>
            <w:tcW w:w="2895" w:type="dxa"/>
            <w:vAlign w:val="center"/>
          </w:tcPr>
          <w:p w14:paraId="604784E4" w14:textId="77777777" w:rsidR="00A014A1" w:rsidRPr="00034999" w:rsidRDefault="00A014A1" w:rsidP="0029265F">
            <w:pPr>
              <w:suppressAutoHyphens/>
              <w:spacing w:line="240" w:lineRule="auto"/>
              <w:ind w:left="31" w:firstLine="4"/>
              <w:rPr>
                <w:color w:val="auto"/>
                <w:w w:val="0"/>
                <w:sz w:val="16"/>
                <w:szCs w:val="16"/>
              </w:rPr>
            </w:pPr>
            <w:r w:rsidRPr="00034999">
              <w:rPr>
                <w:color w:val="auto"/>
                <w:sz w:val="16"/>
                <w:szCs w:val="16"/>
              </w:rPr>
              <w:t xml:space="preserve">PPG </w:t>
            </w:r>
          </w:p>
        </w:tc>
        <w:tc>
          <w:tcPr>
            <w:tcW w:w="2439" w:type="dxa"/>
            <w:gridSpan w:val="2"/>
            <w:vAlign w:val="center"/>
          </w:tcPr>
          <w:p w14:paraId="32C20747" w14:textId="77777777" w:rsidR="00A014A1" w:rsidRPr="00DF5F7F" w:rsidRDefault="00A014A1" w:rsidP="0029265F">
            <w:pPr>
              <w:suppressAutoHyphens/>
              <w:autoSpaceDE/>
              <w:autoSpaceDN/>
              <w:adjustRightInd/>
              <w:spacing w:before="0" w:line="240" w:lineRule="auto"/>
              <w:ind w:left="31"/>
              <w:rPr>
                <w:color w:val="auto"/>
                <w:w w:val="0"/>
                <w:sz w:val="16"/>
                <w:szCs w:val="16"/>
              </w:rPr>
            </w:pPr>
            <w:proofErr w:type="spellStart"/>
            <w:r w:rsidRPr="00DF5F7F">
              <w:rPr>
                <w:color w:val="auto"/>
                <w:sz w:val="16"/>
                <w:szCs w:val="16"/>
              </w:rPr>
              <w:t>Dimetcote</w:t>
            </w:r>
            <w:proofErr w:type="spellEnd"/>
            <w:r w:rsidRPr="00DF5F7F">
              <w:rPr>
                <w:color w:val="auto"/>
                <w:sz w:val="16"/>
                <w:szCs w:val="16"/>
              </w:rPr>
              <w:t xml:space="preserve"> 9 or </w:t>
            </w:r>
            <w:proofErr w:type="spellStart"/>
            <w:r w:rsidRPr="00DF5F7F">
              <w:rPr>
                <w:color w:val="auto"/>
                <w:sz w:val="16"/>
                <w:szCs w:val="16"/>
              </w:rPr>
              <w:t>SigmaZinc</w:t>
            </w:r>
            <w:proofErr w:type="spellEnd"/>
            <w:r w:rsidRPr="00DF5F7F">
              <w:rPr>
                <w:color w:val="auto"/>
                <w:sz w:val="16"/>
                <w:szCs w:val="16"/>
              </w:rPr>
              <w:t xml:space="preserve"> 9 </w:t>
            </w:r>
          </w:p>
        </w:tc>
        <w:tc>
          <w:tcPr>
            <w:tcW w:w="1084" w:type="dxa"/>
            <w:gridSpan w:val="2"/>
            <w:vAlign w:val="center"/>
          </w:tcPr>
          <w:p w14:paraId="589E1093" w14:textId="77777777" w:rsidR="00A014A1" w:rsidRPr="00034999" w:rsidRDefault="00A014A1" w:rsidP="0029265F">
            <w:pPr>
              <w:autoSpaceDE/>
              <w:autoSpaceDN/>
              <w:adjustRightInd/>
              <w:spacing w:before="0" w:line="240" w:lineRule="auto"/>
              <w:ind w:left="0"/>
              <w:jc w:val="center"/>
              <w:rPr>
                <w:w w:val="0"/>
                <w:sz w:val="16"/>
                <w:szCs w:val="18"/>
              </w:rPr>
            </w:pPr>
            <w:r>
              <w:rPr>
                <w:color w:val="auto"/>
                <w:sz w:val="16"/>
                <w:szCs w:val="16"/>
              </w:rPr>
              <w:t>480</w:t>
            </w:r>
          </w:p>
        </w:tc>
        <w:tc>
          <w:tcPr>
            <w:tcW w:w="1358" w:type="dxa"/>
            <w:vAlign w:val="center"/>
          </w:tcPr>
          <w:p w14:paraId="42EEB2D1" w14:textId="77777777" w:rsidR="00A014A1" w:rsidRPr="00034999" w:rsidRDefault="00A014A1" w:rsidP="00F029EB">
            <w:pPr>
              <w:autoSpaceDE/>
              <w:autoSpaceDN/>
              <w:adjustRightInd/>
              <w:spacing w:before="0" w:line="240" w:lineRule="auto"/>
              <w:ind w:left="0"/>
              <w:jc w:val="center"/>
              <w:rPr>
                <w:w w:val="0"/>
                <w:sz w:val="16"/>
                <w:szCs w:val="16"/>
                <w:lang w:val="ru-RU"/>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5274AA" w:rsidRPr="00034999" w14:paraId="3582E8C0" w14:textId="77777777" w:rsidTr="00A97851">
        <w:trPr>
          <w:jc w:val="center"/>
        </w:trPr>
        <w:tc>
          <w:tcPr>
            <w:tcW w:w="2100" w:type="dxa"/>
            <w:vMerge w:val="restart"/>
            <w:vAlign w:val="center"/>
          </w:tcPr>
          <w:p w14:paraId="1B212C43" w14:textId="77777777" w:rsidR="005274AA" w:rsidRPr="002B5E17" w:rsidRDefault="005274AA" w:rsidP="0029265F">
            <w:pPr>
              <w:autoSpaceDE/>
              <w:autoSpaceDN/>
              <w:adjustRightInd/>
              <w:spacing w:before="0" w:line="240" w:lineRule="auto"/>
              <w:ind w:left="0"/>
              <w:rPr>
                <w:b/>
                <w:color w:val="auto"/>
                <w:sz w:val="16"/>
                <w:szCs w:val="24"/>
                <w:lang w:val="ru-RU"/>
              </w:rPr>
            </w:pPr>
            <w:r w:rsidRPr="002B5E17">
              <w:rPr>
                <w:b/>
                <w:color w:val="auto"/>
                <w:sz w:val="16"/>
                <w:szCs w:val="24"/>
                <w:lang w:val="ru-RU"/>
              </w:rPr>
              <w:t xml:space="preserve">Самоотверждающееся неорганическое </w:t>
            </w:r>
          </w:p>
        </w:tc>
        <w:tc>
          <w:tcPr>
            <w:tcW w:w="2895" w:type="dxa"/>
            <w:vAlign w:val="center"/>
          </w:tcPr>
          <w:p w14:paraId="62ABB611" w14:textId="77777777" w:rsidR="005274AA" w:rsidRPr="00034999" w:rsidRDefault="005274AA" w:rsidP="0029265F">
            <w:pPr>
              <w:spacing w:line="240" w:lineRule="auto"/>
              <w:ind w:left="31" w:firstLine="4"/>
              <w:rPr>
                <w:w w:val="0"/>
                <w:sz w:val="16"/>
                <w:szCs w:val="18"/>
              </w:rPr>
            </w:pPr>
            <w:r w:rsidRPr="00034999">
              <w:rPr>
                <w:color w:val="auto"/>
                <w:sz w:val="16"/>
                <w:szCs w:val="16"/>
                <w:lang w:val="ru-RU"/>
              </w:rPr>
              <w:t>Carboline</w:t>
            </w:r>
          </w:p>
        </w:tc>
        <w:tc>
          <w:tcPr>
            <w:tcW w:w="2439" w:type="dxa"/>
            <w:gridSpan w:val="2"/>
            <w:vAlign w:val="center"/>
          </w:tcPr>
          <w:p w14:paraId="70749F10" w14:textId="77777777" w:rsidR="005274AA" w:rsidRPr="00DF5F7F" w:rsidRDefault="005274AA" w:rsidP="0029265F">
            <w:pPr>
              <w:spacing w:line="240" w:lineRule="auto"/>
              <w:ind w:left="31"/>
              <w:rPr>
                <w:w w:val="0"/>
                <w:sz w:val="16"/>
                <w:szCs w:val="18"/>
              </w:rPr>
            </w:pPr>
            <w:r w:rsidRPr="00DF5F7F">
              <w:rPr>
                <w:color w:val="auto"/>
                <w:sz w:val="16"/>
                <w:szCs w:val="16"/>
                <w:lang w:val="ru-RU"/>
              </w:rPr>
              <w:t>Carbozinc 11 Series</w:t>
            </w:r>
          </w:p>
        </w:tc>
        <w:tc>
          <w:tcPr>
            <w:tcW w:w="1084" w:type="dxa"/>
            <w:gridSpan w:val="2"/>
            <w:vAlign w:val="center"/>
          </w:tcPr>
          <w:p w14:paraId="45071070" w14:textId="77777777" w:rsidR="005274AA" w:rsidRPr="00034999" w:rsidRDefault="005274AA" w:rsidP="0029265F">
            <w:pPr>
              <w:autoSpaceDE/>
              <w:autoSpaceDN/>
              <w:adjustRightInd/>
              <w:spacing w:before="0" w:line="240" w:lineRule="auto"/>
              <w:ind w:left="0"/>
              <w:jc w:val="center"/>
              <w:rPr>
                <w:w w:val="0"/>
                <w:sz w:val="16"/>
                <w:szCs w:val="18"/>
              </w:rPr>
            </w:pPr>
            <w:r w:rsidRPr="00034999">
              <w:rPr>
                <w:color w:val="auto"/>
                <w:sz w:val="16"/>
                <w:szCs w:val="16"/>
                <w:lang w:val="ru-RU"/>
              </w:rPr>
              <w:t>264–515</w:t>
            </w:r>
          </w:p>
        </w:tc>
        <w:tc>
          <w:tcPr>
            <w:tcW w:w="1358" w:type="dxa"/>
            <w:vAlign w:val="center"/>
          </w:tcPr>
          <w:p w14:paraId="3B0E7A9F" w14:textId="77777777" w:rsidR="005274AA" w:rsidRPr="00034999" w:rsidRDefault="005274AA" w:rsidP="00F029EB">
            <w:pPr>
              <w:autoSpaceDE/>
              <w:autoSpaceDN/>
              <w:adjustRightInd/>
              <w:spacing w:before="0"/>
              <w:ind w:left="11"/>
              <w:jc w:val="center"/>
              <w:rPr>
                <w:w w:val="0"/>
                <w:sz w:val="16"/>
                <w:szCs w:val="16"/>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5274AA" w:rsidRPr="00034999" w14:paraId="34942F2D" w14:textId="77777777" w:rsidTr="00A97851">
        <w:trPr>
          <w:jc w:val="center"/>
        </w:trPr>
        <w:tc>
          <w:tcPr>
            <w:tcW w:w="2100" w:type="dxa"/>
            <w:vMerge/>
            <w:vAlign w:val="center"/>
          </w:tcPr>
          <w:p w14:paraId="7A27D00F" w14:textId="77777777" w:rsidR="005274AA" w:rsidRPr="002B5E17" w:rsidRDefault="005274AA" w:rsidP="0029265F">
            <w:pPr>
              <w:autoSpaceDE/>
              <w:autoSpaceDN/>
              <w:adjustRightInd/>
              <w:spacing w:before="0" w:line="240" w:lineRule="auto"/>
              <w:ind w:left="0"/>
              <w:rPr>
                <w:b/>
                <w:color w:val="auto"/>
                <w:sz w:val="16"/>
                <w:szCs w:val="24"/>
                <w:lang w:val="ru-RU"/>
              </w:rPr>
            </w:pPr>
          </w:p>
        </w:tc>
        <w:tc>
          <w:tcPr>
            <w:tcW w:w="2895" w:type="dxa"/>
            <w:vAlign w:val="center"/>
          </w:tcPr>
          <w:p w14:paraId="6465C622" w14:textId="77777777" w:rsidR="005274AA" w:rsidRPr="00034999" w:rsidRDefault="005274AA" w:rsidP="0029265F">
            <w:pPr>
              <w:spacing w:line="240" w:lineRule="auto"/>
              <w:ind w:left="31" w:firstLine="4"/>
              <w:rPr>
                <w:color w:val="auto"/>
                <w:sz w:val="16"/>
                <w:szCs w:val="16"/>
                <w:lang w:val="ru-RU"/>
              </w:rPr>
            </w:pPr>
            <w:r w:rsidRPr="00034999">
              <w:rPr>
                <w:color w:val="auto"/>
                <w:sz w:val="16"/>
                <w:szCs w:val="16"/>
                <w:lang w:val="ru-RU"/>
              </w:rPr>
              <w:t>Hempel Coatings (USA), Inc.</w:t>
            </w:r>
          </w:p>
        </w:tc>
        <w:tc>
          <w:tcPr>
            <w:tcW w:w="2439" w:type="dxa"/>
            <w:gridSpan w:val="2"/>
            <w:vAlign w:val="center"/>
          </w:tcPr>
          <w:p w14:paraId="2F6EFBC4" w14:textId="77777777" w:rsidR="005274AA" w:rsidRPr="00DF5F7F" w:rsidRDefault="005274AA" w:rsidP="0029265F">
            <w:pPr>
              <w:spacing w:line="240" w:lineRule="auto"/>
              <w:ind w:left="31"/>
              <w:rPr>
                <w:color w:val="auto"/>
                <w:sz w:val="16"/>
                <w:szCs w:val="16"/>
                <w:lang w:val="ru-RU"/>
              </w:rPr>
            </w:pPr>
            <w:r w:rsidRPr="00DF5F7F">
              <w:rPr>
                <w:color w:val="auto"/>
                <w:sz w:val="16"/>
                <w:szCs w:val="16"/>
                <w:lang w:val="ru-RU"/>
              </w:rPr>
              <w:t>Galvosil series</w:t>
            </w:r>
          </w:p>
        </w:tc>
        <w:tc>
          <w:tcPr>
            <w:tcW w:w="1084" w:type="dxa"/>
            <w:gridSpan w:val="2"/>
            <w:vAlign w:val="center"/>
          </w:tcPr>
          <w:p w14:paraId="4FBD59E1" w14:textId="77777777" w:rsidR="005274AA" w:rsidRPr="00034999" w:rsidRDefault="005274AA" w:rsidP="0029265F">
            <w:pPr>
              <w:autoSpaceDE/>
              <w:autoSpaceDN/>
              <w:adjustRightInd/>
              <w:spacing w:before="0" w:line="240" w:lineRule="auto"/>
              <w:ind w:left="0"/>
              <w:jc w:val="center"/>
              <w:rPr>
                <w:color w:val="auto"/>
                <w:sz w:val="16"/>
                <w:szCs w:val="16"/>
                <w:lang w:val="ru-RU"/>
              </w:rPr>
            </w:pPr>
            <w:r w:rsidRPr="00034999">
              <w:rPr>
                <w:color w:val="auto"/>
                <w:sz w:val="16"/>
                <w:szCs w:val="16"/>
                <w:lang w:val="ru-RU"/>
              </w:rPr>
              <w:t>320–435</w:t>
            </w:r>
          </w:p>
        </w:tc>
        <w:tc>
          <w:tcPr>
            <w:tcW w:w="1358" w:type="dxa"/>
            <w:vAlign w:val="center"/>
          </w:tcPr>
          <w:p w14:paraId="2E2DF81D" w14:textId="77777777" w:rsidR="005274AA" w:rsidRPr="00034999" w:rsidRDefault="005274AA" w:rsidP="00F029EB">
            <w:pPr>
              <w:autoSpaceDE/>
              <w:autoSpaceDN/>
              <w:adjustRightInd/>
              <w:spacing w:before="0"/>
              <w:ind w:left="11"/>
              <w:jc w:val="center"/>
              <w:rPr>
                <w:color w:val="auto"/>
                <w:sz w:val="16"/>
                <w:szCs w:val="16"/>
                <w:lang w:val="ru-RU"/>
              </w:rPr>
            </w:pPr>
            <w:r w:rsidRPr="00034999">
              <w:rPr>
                <w:color w:val="auto"/>
                <w:sz w:val="16"/>
                <w:szCs w:val="16"/>
                <w:lang w:val="ru-RU"/>
              </w:rPr>
              <w:t>500°C</w:t>
            </w:r>
            <w:r w:rsidRPr="00034999">
              <w:rPr>
                <w:color w:val="auto"/>
                <w:sz w:val="16"/>
                <w:szCs w:val="16"/>
              </w:rPr>
              <w:t xml:space="preserve"> (</w:t>
            </w:r>
            <w:r w:rsidRPr="00034999">
              <w:rPr>
                <w:color w:val="auto"/>
                <w:sz w:val="16"/>
                <w:szCs w:val="16"/>
                <w:lang w:val="ru-RU"/>
              </w:rPr>
              <w:t>932°F)</w:t>
            </w:r>
          </w:p>
        </w:tc>
      </w:tr>
      <w:tr w:rsidR="005274AA" w:rsidRPr="00034999" w14:paraId="682FD38D" w14:textId="77777777" w:rsidTr="00A97851">
        <w:trPr>
          <w:jc w:val="center"/>
        </w:trPr>
        <w:tc>
          <w:tcPr>
            <w:tcW w:w="2100" w:type="dxa"/>
            <w:vMerge w:val="restart"/>
            <w:vAlign w:val="center"/>
          </w:tcPr>
          <w:p w14:paraId="33E2A57E" w14:textId="22E4F3D5" w:rsidR="005274AA" w:rsidRPr="002B5E17" w:rsidRDefault="005274AA" w:rsidP="0029265F">
            <w:pPr>
              <w:autoSpaceDE/>
              <w:autoSpaceDN/>
              <w:adjustRightInd/>
              <w:spacing w:before="0" w:line="240" w:lineRule="auto"/>
              <w:ind w:left="0"/>
              <w:rPr>
                <w:b/>
                <w:color w:val="auto"/>
                <w:sz w:val="16"/>
                <w:szCs w:val="24"/>
                <w:lang w:val="ru-RU"/>
              </w:rPr>
            </w:pPr>
            <w:r w:rsidRPr="002B5E17">
              <w:rPr>
                <w:b/>
                <w:color w:val="auto"/>
                <w:sz w:val="16"/>
                <w:szCs w:val="24"/>
                <w:lang w:val="ru-RU"/>
              </w:rPr>
              <w:t xml:space="preserve">Цинкосодержащее </w:t>
            </w:r>
            <w:r>
              <w:rPr>
                <w:b/>
                <w:color w:val="auto"/>
                <w:sz w:val="16"/>
                <w:szCs w:val="24"/>
                <w:lang w:val="ru-RU"/>
              </w:rPr>
              <w:t>–</w:t>
            </w:r>
            <w:r w:rsidRPr="002B5E17">
              <w:rPr>
                <w:b/>
                <w:color w:val="auto"/>
                <w:sz w:val="16"/>
                <w:szCs w:val="24"/>
                <w:lang w:val="ru-RU"/>
              </w:rPr>
              <w:t xml:space="preserve"> разводится</w:t>
            </w:r>
            <w:r>
              <w:rPr>
                <w:b/>
                <w:color w:val="auto"/>
                <w:sz w:val="16"/>
                <w:szCs w:val="24"/>
                <w:lang w:val="ru-RU"/>
              </w:rPr>
              <w:t xml:space="preserve"> </w:t>
            </w:r>
            <w:r w:rsidRPr="002B5E17">
              <w:rPr>
                <w:b/>
                <w:color w:val="auto"/>
                <w:sz w:val="16"/>
                <w:szCs w:val="24"/>
                <w:lang w:val="ru-RU"/>
              </w:rPr>
              <w:t>растворителем</w:t>
            </w:r>
          </w:p>
        </w:tc>
        <w:tc>
          <w:tcPr>
            <w:tcW w:w="2895" w:type="dxa"/>
            <w:vAlign w:val="center"/>
          </w:tcPr>
          <w:p w14:paraId="18F3ABF1" w14:textId="77777777" w:rsidR="005274AA" w:rsidRPr="00034999" w:rsidRDefault="005274AA" w:rsidP="0029265F">
            <w:pPr>
              <w:suppressAutoHyphens/>
              <w:spacing w:line="240" w:lineRule="auto"/>
              <w:ind w:left="31" w:firstLine="4"/>
              <w:rPr>
                <w:color w:val="auto"/>
                <w:w w:val="0"/>
                <w:sz w:val="16"/>
                <w:szCs w:val="16"/>
                <w:lang w:val="ru-RU"/>
              </w:rPr>
            </w:pPr>
            <w:r w:rsidRPr="00034999">
              <w:rPr>
                <w:color w:val="auto"/>
                <w:sz w:val="16"/>
                <w:szCs w:val="16"/>
                <w:lang w:val="ru-RU"/>
              </w:rPr>
              <w:t>Dampney Company, Inc.</w:t>
            </w:r>
          </w:p>
        </w:tc>
        <w:tc>
          <w:tcPr>
            <w:tcW w:w="2439" w:type="dxa"/>
            <w:gridSpan w:val="2"/>
            <w:vAlign w:val="center"/>
          </w:tcPr>
          <w:p w14:paraId="5717F5DF" w14:textId="77777777" w:rsidR="005274AA" w:rsidRPr="00DF5F7F" w:rsidRDefault="005274AA" w:rsidP="0029265F">
            <w:pPr>
              <w:suppressAutoHyphens/>
              <w:autoSpaceDE/>
              <w:autoSpaceDN/>
              <w:adjustRightInd/>
              <w:spacing w:before="0" w:line="240" w:lineRule="auto"/>
              <w:ind w:left="31"/>
              <w:rPr>
                <w:color w:val="auto"/>
                <w:w w:val="0"/>
                <w:sz w:val="16"/>
                <w:szCs w:val="16"/>
                <w:lang w:val="ru-RU"/>
              </w:rPr>
            </w:pPr>
            <w:proofErr w:type="spellStart"/>
            <w:r w:rsidRPr="00DF5F7F">
              <w:rPr>
                <w:color w:val="211C1C"/>
                <w:sz w:val="16"/>
                <w:szCs w:val="16"/>
              </w:rPr>
              <w:t>Encor</w:t>
            </w:r>
            <w:proofErr w:type="spellEnd"/>
            <w:r w:rsidRPr="00DF5F7F">
              <w:rPr>
                <w:color w:val="211C1C"/>
                <w:sz w:val="16"/>
                <w:szCs w:val="16"/>
              </w:rPr>
              <w:t xml:space="preserve"> 835</w:t>
            </w:r>
          </w:p>
        </w:tc>
        <w:tc>
          <w:tcPr>
            <w:tcW w:w="1084" w:type="dxa"/>
            <w:gridSpan w:val="2"/>
            <w:vAlign w:val="center"/>
          </w:tcPr>
          <w:p w14:paraId="4D404420" w14:textId="77777777" w:rsidR="005274AA" w:rsidRPr="00034999" w:rsidRDefault="005274AA" w:rsidP="0029265F">
            <w:pPr>
              <w:suppressAutoHyphens/>
              <w:spacing w:line="240" w:lineRule="auto"/>
              <w:ind w:left="0"/>
              <w:jc w:val="center"/>
              <w:rPr>
                <w:color w:val="auto"/>
                <w:w w:val="0"/>
                <w:sz w:val="16"/>
                <w:szCs w:val="16"/>
                <w:lang w:val="ru-RU"/>
              </w:rPr>
            </w:pPr>
            <w:r>
              <w:rPr>
                <w:color w:val="auto"/>
                <w:sz w:val="16"/>
                <w:szCs w:val="16"/>
              </w:rPr>
              <w:t>360</w:t>
            </w:r>
          </w:p>
        </w:tc>
        <w:tc>
          <w:tcPr>
            <w:tcW w:w="1358" w:type="dxa"/>
            <w:vAlign w:val="center"/>
          </w:tcPr>
          <w:p w14:paraId="358270D8" w14:textId="77777777" w:rsidR="005274AA" w:rsidRPr="00034999" w:rsidRDefault="005274AA" w:rsidP="00F029EB">
            <w:pPr>
              <w:autoSpaceDE/>
              <w:autoSpaceDN/>
              <w:adjustRightInd/>
              <w:spacing w:before="0"/>
              <w:ind w:left="0"/>
              <w:jc w:val="center"/>
              <w:rPr>
                <w:color w:val="auto"/>
                <w:w w:val="0"/>
                <w:sz w:val="16"/>
                <w:szCs w:val="16"/>
                <w:lang w:val="ru-RU"/>
              </w:rPr>
            </w:pPr>
            <w:r w:rsidRPr="00034999">
              <w:rPr>
                <w:color w:val="auto"/>
                <w:sz w:val="16"/>
                <w:szCs w:val="16"/>
                <w:lang w:val="ru-RU"/>
              </w:rPr>
              <w:t>649°C (1200°F)</w:t>
            </w:r>
          </w:p>
        </w:tc>
      </w:tr>
      <w:tr w:rsidR="005274AA" w:rsidRPr="00034999" w14:paraId="3CD7FD2D" w14:textId="77777777" w:rsidTr="00A97851">
        <w:trPr>
          <w:jc w:val="center"/>
        </w:trPr>
        <w:tc>
          <w:tcPr>
            <w:tcW w:w="2100" w:type="dxa"/>
            <w:vMerge/>
            <w:vAlign w:val="center"/>
          </w:tcPr>
          <w:p w14:paraId="0DD3B433" w14:textId="5B637BCE" w:rsidR="005274AA" w:rsidRPr="00AC483C" w:rsidRDefault="005274AA" w:rsidP="0029265F">
            <w:pPr>
              <w:autoSpaceDE/>
              <w:autoSpaceDN/>
              <w:adjustRightInd/>
              <w:spacing w:before="0" w:line="240" w:lineRule="auto"/>
              <w:ind w:left="0"/>
              <w:rPr>
                <w:b/>
                <w:color w:val="auto"/>
                <w:sz w:val="16"/>
                <w:szCs w:val="24"/>
                <w:lang w:val="ru-RU"/>
              </w:rPr>
            </w:pPr>
          </w:p>
        </w:tc>
        <w:tc>
          <w:tcPr>
            <w:tcW w:w="2895" w:type="dxa"/>
            <w:vAlign w:val="center"/>
          </w:tcPr>
          <w:p w14:paraId="0DB4B231" w14:textId="77777777" w:rsidR="005274AA" w:rsidRPr="00034999" w:rsidRDefault="005274AA" w:rsidP="0029265F">
            <w:pPr>
              <w:suppressAutoHyphens/>
              <w:spacing w:line="240" w:lineRule="auto"/>
              <w:ind w:left="31" w:firstLine="4"/>
              <w:rPr>
                <w:color w:val="auto"/>
                <w:w w:val="0"/>
                <w:sz w:val="16"/>
                <w:szCs w:val="16"/>
                <w:lang w:val="ru-RU"/>
              </w:rPr>
            </w:pPr>
            <w:r w:rsidRPr="00034999">
              <w:rPr>
                <w:color w:val="auto"/>
                <w:sz w:val="16"/>
                <w:szCs w:val="16"/>
                <w:lang w:val="ru-RU"/>
              </w:rPr>
              <w:t xml:space="preserve">International </w:t>
            </w:r>
          </w:p>
        </w:tc>
        <w:tc>
          <w:tcPr>
            <w:tcW w:w="2439" w:type="dxa"/>
            <w:gridSpan w:val="2"/>
            <w:vAlign w:val="center"/>
          </w:tcPr>
          <w:p w14:paraId="6824B4FA" w14:textId="77777777" w:rsidR="005274AA" w:rsidRPr="00DF5F7F" w:rsidRDefault="005274AA" w:rsidP="0029265F">
            <w:pPr>
              <w:suppressAutoHyphens/>
              <w:autoSpaceDE/>
              <w:autoSpaceDN/>
              <w:adjustRightInd/>
              <w:spacing w:before="0" w:line="240" w:lineRule="auto"/>
              <w:ind w:left="31"/>
              <w:rPr>
                <w:color w:val="auto"/>
                <w:w w:val="0"/>
                <w:sz w:val="16"/>
                <w:szCs w:val="16"/>
                <w:lang w:val="ru-RU"/>
              </w:rPr>
            </w:pPr>
            <w:r w:rsidRPr="00DF5F7F">
              <w:rPr>
                <w:color w:val="auto"/>
                <w:sz w:val="16"/>
                <w:szCs w:val="16"/>
                <w:lang w:val="ru-RU"/>
              </w:rPr>
              <w:t xml:space="preserve">Interzinc 22 Series </w:t>
            </w:r>
          </w:p>
        </w:tc>
        <w:tc>
          <w:tcPr>
            <w:tcW w:w="1084" w:type="dxa"/>
            <w:gridSpan w:val="2"/>
            <w:vAlign w:val="center"/>
          </w:tcPr>
          <w:p w14:paraId="633FB6FB" w14:textId="77777777" w:rsidR="005274AA" w:rsidRPr="00D750DA" w:rsidRDefault="005274AA" w:rsidP="0029265F">
            <w:pPr>
              <w:suppressAutoHyphens/>
              <w:spacing w:line="240" w:lineRule="auto"/>
              <w:ind w:left="0"/>
              <w:jc w:val="center"/>
              <w:rPr>
                <w:color w:val="auto"/>
                <w:w w:val="0"/>
                <w:sz w:val="16"/>
                <w:szCs w:val="16"/>
                <w:lang w:val="ru-RU"/>
              </w:rPr>
            </w:pPr>
            <w:r>
              <w:rPr>
                <w:color w:val="auto"/>
                <w:sz w:val="16"/>
                <w:szCs w:val="16"/>
              </w:rPr>
              <w:t>290-470</w:t>
            </w:r>
          </w:p>
        </w:tc>
        <w:tc>
          <w:tcPr>
            <w:tcW w:w="1358" w:type="dxa"/>
            <w:vAlign w:val="center"/>
          </w:tcPr>
          <w:p w14:paraId="1E5BA50F" w14:textId="77777777" w:rsidR="005274AA" w:rsidRPr="00034999" w:rsidRDefault="005274AA" w:rsidP="00F029EB">
            <w:pPr>
              <w:autoSpaceDE/>
              <w:autoSpaceDN/>
              <w:adjustRightInd/>
              <w:spacing w:before="0"/>
              <w:ind w:left="0"/>
              <w:jc w:val="center"/>
              <w:rPr>
                <w:color w:val="auto"/>
                <w:w w:val="0"/>
                <w:sz w:val="16"/>
                <w:szCs w:val="16"/>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5274AA" w:rsidRPr="00034999" w14:paraId="528ADCCF" w14:textId="77777777" w:rsidTr="00A97851">
        <w:trPr>
          <w:jc w:val="center"/>
        </w:trPr>
        <w:tc>
          <w:tcPr>
            <w:tcW w:w="2100" w:type="dxa"/>
            <w:vMerge/>
            <w:vAlign w:val="center"/>
          </w:tcPr>
          <w:p w14:paraId="45188130" w14:textId="77777777" w:rsidR="005274AA" w:rsidRPr="00034999" w:rsidRDefault="005274AA" w:rsidP="0029265F">
            <w:pPr>
              <w:ind w:left="265"/>
              <w:jc w:val="center"/>
              <w:rPr>
                <w:b/>
                <w:sz w:val="16"/>
                <w:szCs w:val="16"/>
              </w:rPr>
            </w:pPr>
          </w:p>
        </w:tc>
        <w:tc>
          <w:tcPr>
            <w:tcW w:w="2895" w:type="dxa"/>
            <w:vAlign w:val="center"/>
          </w:tcPr>
          <w:p w14:paraId="5820E01C" w14:textId="77777777" w:rsidR="005274AA" w:rsidRPr="00034999" w:rsidRDefault="005274AA" w:rsidP="0029265F">
            <w:pPr>
              <w:suppressAutoHyphens/>
              <w:spacing w:line="240" w:lineRule="auto"/>
              <w:ind w:left="31" w:firstLine="4"/>
              <w:rPr>
                <w:color w:val="auto"/>
                <w:w w:val="0"/>
                <w:sz w:val="16"/>
                <w:szCs w:val="16"/>
                <w:lang w:val="ru-RU"/>
              </w:rPr>
            </w:pPr>
            <w:r w:rsidRPr="00034999">
              <w:rPr>
                <w:color w:val="auto"/>
                <w:sz w:val="16"/>
                <w:szCs w:val="16"/>
                <w:lang w:val="ru-RU"/>
              </w:rPr>
              <w:t xml:space="preserve">Jotun Paints </w:t>
            </w:r>
          </w:p>
        </w:tc>
        <w:tc>
          <w:tcPr>
            <w:tcW w:w="2439" w:type="dxa"/>
            <w:gridSpan w:val="2"/>
            <w:vAlign w:val="center"/>
          </w:tcPr>
          <w:p w14:paraId="00426B91" w14:textId="77777777" w:rsidR="005274AA" w:rsidRPr="00DF5F7F" w:rsidRDefault="005274AA" w:rsidP="0029265F">
            <w:pPr>
              <w:suppressAutoHyphens/>
              <w:autoSpaceDE/>
              <w:autoSpaceDN/>
              <w:adjustRightInd/>
              <w:spacing w:before="0" w:line="240" w:lineRule="auto"/>
              <w:ind w:left="31"/>
              <w:rPr>
                <w:color w:val="auto"/>
                <w:w w:val="0"/>
                <w:sz w:val="16"/>
                <w:szCs w:val="16"/>
              </w:rPr>
            </w:pPr>
            <w:r w:rsidRPr="00DF5F7F">
              <w:rPr>
                <w:color w:val="auto"/>
                <w:sz w:val="16"/>
                <w:szCs w:val="16"/>
              </w:rPr>
              <w:t xml:space="preserve">Resist 86 or 86AV </w:t>
            </w:r>
          </w:p>
        </w:tc>
        <w:tc>
          <w:tcPr>
            <w:tcW w:w="1084" w:type="dxa"/>
            <w:gridSpan w:val="2"/>
            <w:vAlign w:val="center"/>
          </w:tcPr>
          <w:p w14:paraId="0F25418A" w14:textId="77777777" w:rsidR="005274AA" w:rsidRPr="00034999" w:rsidRDefault="005274AA" w:rsidP="0029265F">
            <w:pPr>
              <w:suppressAutoHyphens/>
              <w:spacing w:line="240" w:lineRule="auto"/>
              <w:ind w:left="0"/>
              <w:jc w:val="center"/>
              <w:rPr>
                <w:color w:val="auto"/>
                <w:w w:val="0"/>
                <w:sz w:val="16"/>
                <w:szCs w:val="16"/>
              </w:rPr>
            </w:pPr>
            <w:r>
              <w:rPr>
                <w:color w:val="auto"/>
                <w:sz w:val="16"/>
                <w:szCs w:val="16"/>
              </w:rPr>
              <w:t>455</w:t>
            </w:r>
          </w:p>
        </w:tc>
        <w:tc>
          <w:tcPr>
            <w:tcW w:w="1358" w:type="dxa"/>
            <w:vAlign w:val="center"/>
          </w:tcPr>
          <w:p w14:paraId="235016E4" w14:textId="77777777" w:rsidR="005274AA" w:rsidRPr="00034999" w:rsidRDefault="005274AA" w:rsidP="00F029EB">
            <w:pPr>
              <w:autoSpaceDE/>
              <w:autoSpaceDN/>
              <w:adjustRightInd/>
              <w:spacing w:before="0" w:line="240" w:lineRule="auto"/>
              <w:ind w:left="0"/>
              <w:jc w:val="center"/>
              <w:rPr>
                <w:color w:val="auto"/>
                <w:w w:val="0"/>
                <w:sz w:val="16"/>
                <w:szCs w:val="16"/>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5274AA" w:rsidRPr="00034999" w14:paraId="76E76BEF" w14:textId="77777777" w:rsidTr="00A97851">
        <w:trPr>
          <w:jc w:val="center"/>
        </w:trPr>
        <w:tc>
          <w:tcPr>
            <w:tcW w:w="2100" w:type="dxa"/>
            <w:vMerge w:val="restart"/>
            <w:vAlign w:val="center"/>
          </w:tcPr>
          <w:p w14:paraId="57C510D0" w14:textId="5977E111" w:rsidR="005274AA" w:rsidRPr="005274AA" w:rsidRDefault="005274AA" w:rsidP="005274AA">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895" w:type="dxa"/>
            <w:vAlign w:val="center"/>
          </w:tcPr>
          <w:p w14:paraId="3E22EFA0" w14:textId="77777777" w:rsidR="005274AA" w:rsidRPr="00034999" w:rsidRDefault="005274AA" w:rsidP="0029265F">
            <w:pPr>
              <w:suppressAutoHyphens/>
              <w:spacing w:line="240" w:lineRule="auto"/>
              <w:ind w:left="31" w:firstLine="4"/>
              <w:rPr>
                <w:color w:val="auto"/>
                <w:w w:val="0"/>
                <w:sz w:val="16"/>
                <w:szCs w:val="16"/>
                <w:lang w:val="ru-RU"/>
              </w:rPr>
            </w:pPr>
            <w:r w:rsidRPr="00034999">
              <w:rPr>
                <w:color w:val="auto"/>
                <w:sz w:val="16"/>
                <w:szCs w:val="16"/>
                <w:lang w:val="ru-RU"/>
              </w:rPr>
              <w:t xml:space="preserve">Sherwin Williams </w:t>
            </w:r>
          </w:p>
        </w:tc>
        <w:tc>
          <w:tcPr>
            <w:tcW w:w="2439" w:type="dxa"/>
            <w:gridSpan w:val="2"/>
            <w:vAlign w:val="center"/>
          </w:tcPr>
          <w:p w14:paraId="5D4FB4D3" w14:textId="77777777" w:rsidR="005274AA" w:rsidRPr="00DF5F7F" w:rsidRDefault="005274AA" w:rsidP="0029265F">
            <w:pPr>
              <w:suppressAutoHyphens/>
              <w:autoSpaceDE/>
              <w:autoSpaceDN/>
              <w:adjustRightInd/>
              <w:spacing w:before="0" w:line="240" w:lineRule="auto"/>
              <w:ind w:left="31"/>
              <w:rPr>
                <w:color w:val="auto"/>
                <w:w w:val="0"/>
                <w:sz w:val="16"/>
                <w:szCs w:val="16"/>
              </w:rPr>
            </w:pPr>
            <w:r w:rsidRPr="00DF5F7F">
              <w:rPr>
                <w:color w:val="auto"/>
                <w:sz w:val="16"/>
                <w:szCs w:val="16"/>
              </w:rPr>
              <w:t xml:space="preserve">Zinc Clad II Series </w:t>
            </w:r>
          </w:p>
        </w:tc>
        <w:tc>
          <w:tcPr>
            <w:tcW w:w="1084" w:type="dxa"/>
            <w:gridSpan w:val="2"/>
            <w:vAlign w:val="center"/>
          </w:tcPr>
          <w:p w14:paraId="55D8EB7A" w14:textId="77777777" w:rsidR="005274AA" w:rsidRPr="00034999" w:rsidRDefault="005274AA" w:rsidP="0029265F">
            <w:pPr>
              <w:suppressAutoHyphens/>
              <w:spacing w:line="240" w:lineRule="auto"/>
              <w:ind w:left="0"/>
              <w:jc w:val="center"/>
              <w:rPr>
                <w:color w:val="auto"/>
                <w:w w:val="0"/>
                <w:sz w:val="16"/>
                <w:szCs w:val="16"/>
              </w:rPr>
            </w:pPr>
            <w:r w:rsidRPr="00034999">
              <w:rPr>
                <w:color w:val="auto"/>
                <w:sz w:val="16"/>
                <w:szCs w:val="16"/>
              </w:rPr>
              <w:t>320–500</w:t>
            </w:r>
          </w:p>
        </w:tc>
        <w:tc>
          <w:tcPr>
            <w:tcW w:w="1358" w:type="dxa"/>
            <w:vAlign w:val="center"/>
          </w:tcPr>
          <w:p w14:paraId="7DCE8594" w14:textId="77777777" w:rsidR="005274AA" w:rsidRPr="00034999" w:rsidRDefault="005274AA" w:rsidP="00F029EB">
            <w:pPr>
              <w:autoSpaceDE/>
              <w:autoSpaceDN/>
              <w:adjustRightInd/>
              <w:spacing w:before="0"/>
              <w:ind w:left="0"/>
              <w:jc w:val="center"/>
              <w:rPr>
                <w:color w:val="auto"/>
                <w:w w:val="0"/>
                <w:sz w:val="16"/>
                <w:szCs w:val="16"/>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5274AA" w:rsidRPr="00034999" w14:paraId="26E34161" w14:textId="77777777" w:rsidTr="00A97851">
        <w:trPr>
          <w:jc w:val="center"/>
        </w:trPr>
        <w:tc>
          <w:tcPr>
            <w:tcW w:w="2100" w:type="dxa"/>
            <w:vMerge/>
            <w:vAlign w:val="center"/>
          </w:tcPr>
          <w:p w14:paraId="2724A2B1" w14:textId="77777777" w:rsidR="005274AA" w:rsidRPr="00034999" w:rsidRDefault="005274AA" w:rsidP="0029265F">
            <w:pPr>
              <w:jc w:val="center"/>
              <w:rPr>
                <w:b/>
                <w:sz w:val="16"/>
                <w:szCs w:val="16"/>
              </w:rPr>
            </w:pPr>
          </w:p>
        </w:tc>
        <w:tc>
          <w:tcPr>
            <w:tcW w:w="2895" w:type="dxa"/>
            <w:vAlign w:val="center"/>
          </w:tcPr>
          <w:p w14:paraId="4382254F" w14:textId="77777777" w:rsidR="005274AA" w:rsidRPr="00034999" w:rsidRDefault="005274AA" w:rsidP="0029265F">
            <w:pPr>
              <w:suppressAutoHyphens/>
              <w:spacing w:line="240" w:lineRule="auto"/>
              <w:ind w:left="31" w:firstLine="4"/>
              <w:rPr>
                <w:color w:val="auto"/>
                <w:w w:val="0"/>
                <w:sz w:val="16"/>
                <w:szCs w:val="16"/>
                <w:lang w:val="ru-RU"/>
              </w:rPr>
            </w:pPr>
            <w:r w:rsidRPr="00034999">
              <w:rPr>
                <w:color w:val="auto"/>
                <w:sz w:val="16"/>
                <w:szCs w:val="16"/>
                <w:lang w:val="ru-RU"/>
              </w:rPr>
              <w:t xml:space="preserve">Tnemec </w:t>
            </w:r>
          </w:p>
        </w:tc>
        <w:tc>
          <w:tcPr>
            <w:tcW w:w="2439" w:type="dxa"/>
            <w:gridSpan w:val="2"/>
            <w:vAlign w:val="center"/>
          </w:tcPr>
          <w:p w14:paraId="72DE2CB3" w14:textId="77777777" w:rsidR="005274AA" w:rsidRPr="00DF5F7F" w:rsidRDefault="005274AA" w:rsidP="0029265F">
            <w:pPr>
              <w:suppressAutoHyphens/>
              <w:autoSpaceDE/>
              <w:autoSpaceDN/>
              <w:adjustRightInd/>
              <w:spacing w:before="0" w:line="240" w:lineRule="auto"/>
              <w:ind w:left="31"/>
              <w:rPr>
                <w:color w:val="auto"/>
                <w:w w:val="0"/>
                <w:sz w:val="16"/>
                <w:szCs w:val="16"/>
              </w:rPr>
            </w:pPr>
            <w:r w:rsidRPr="00DF5F7F">
              <w:rPr>
                <w:color w:val="auto"/>
                <w:sz w:val="16"/>
                <w:szCs w:val="16"/>
              </w:rPr>
              <w:t>Series 90E–92 Tnemec Zinc</w:t>
            </w:r>
          </w:p>
        </w:tc>
        <w:tc>
          <w:tcPr>
            <w:tcW w:w="1084" w:type="dxa"/>
            <w:gridSpan w:val="2"/>
            <w:vAlign w:val="center"/>
          </w:tcPr>
          <w:p w14:paraId="5065C989" w14:textId="77777777" w:rsidR="005274AA" w:rsidRPr="00034999" w:rsidRDefault="005274AA" w:rsidP="0029265F">
            <w:pPr>
              <w:suppressAutoHyphens/>
              <w:spacing w:line="240" w:lineRule="auto"/>
              <w:ind w:left="0"/>
              <w:jc w:val="center"/>
              <w:rPr>
                <w:color w:val="auto"/>
                <w:w w:val="0"/>
                <w:sz w:val="16"/>
                <w:szCs w:val="16"/>
              </w:rPr>
            </w:pPr>
            <w:r w:rsidRPr="00034999">
              <w:rPr>
                <w:color w:val="auto"/>
                <w:sz w:val="16"/>
                <w:szCs w:val="16"/>
              </w:rPr>
              <w:t>471</w:t>
            </w:r>
            <w:r>
              <w:rPr>
                <w:color w:val="auto"/>
                <w:sz w:val="16"/>
                <w:szCs w:val="16"/>
              </w:rPr>
              <w:t>-500</w:t>
            </w:r>
          </w:p>
        </w:tc>
        <w:tc>
          <w:tcPr>
            <w:tcW w:w="1358" w:type="dxa"/>
            <w:vAlign w:val="center"/>
          </w:tcPr>
          <w:p w14:paraId="6BF16602" w14:textId="77777777" w:rsidR="005274AA" w:rsidRPr="00034999" w:rsidRDefault="005274AA" w:rsidP="00F029EB">
            <w:pPr>
              <w:autoSpaceDE/>
              <w:autoSpaceDN/>
              <w:adjustRightInd/>
              <w:spacing w:before="0"/>
              <w:ind w:left="0"/>
              <w:jc w:val="center"/>
              <w:rPr>
                <w:color w:val="auto"/>
                <w:w w:val="0"/>
                <w:sz w:val="16"/>
                <w:szCs w:val="16"/>
                <w:lang w:val="ru-RU"/>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A014A1" w:rsidRPr="003027F4" w14:paraId="49B7F109" w14:textId="77777777" w:rsidTr="00352DF7">
        <w:trPr>
          <w:jc w:val="center"/>
        </w:trPr>
        <w:tc>
          <w:tcPr>
            <w:tcW w:w="2100" w:type="dxa"/>
            <w:tcBorders>
              <w:bottom w:val="single" w:sz="12" w:space="0" w:color="auto"/>
            </w:tcBorders>
            <w:vAlign w:val="center"/>
          </w:tcPr>
          <w:p w14:paraId="774FFA61" w14:textId="77777777" w:rsidR="00A014A1" w:rsidRPr="00034999" w:rsidRDefault="00A014A1" w:rsidP="0029265F">
            <w:pPr>
              <w:rPr>
                <w:i/>
                <w:sz w:val="14"/>
                <w:szCs w:val="14"/>
              </w:rPr>
            </w:pPr>
          </w:p>
        </w:tc>
        <w:tc>
          <w:tcPr>
            <w:tcW w:w="7776" w:type="dxa"/>
            <w:gridSpan w:val="6"/>
            <w:tcBorders>
              <w:bottom w:val="single" w:sz="12" w:space="0" w:color="auto"/>
            </w:tcBorders>
            <w:vAlign w:val="center"/>
          </w:tcPr>
          <w:p w14:paraId="52455AC4" w14:textId="77777777" w:rsidR="00A014A1" w:rsidRPr="003027F4" w:rsidRDefault="00A014A1" w:rsidP="0029265F">
            <w:pPr>
              <w:autoSpaceDE/>
              <w:autoSpaceDN/>
              <w:adjustRightInd/>
              <w:spacing w:before="0" w:line="240" w:lineRule="auto"/>
              <w:ind w:left="0"/>
              <w:rPr>
                <w:i/>
                <w:color w:val="auto"/>
                <w:sz w:val="14"/>
                <w:szCs w:val="14"/>
                <w:lang w:val="ru-RU"/>
              </w:rPr>
            </w:pPr>
            <w:r w:rsidRPr="002B5E17">
              <w:rPr>
                <w:i/>
                <w:color w:val="auto"/>
                <w:sz w:val="14"/>
                <w:szCs w:val="24"/>
                <w:lang w:val="ru-RU"/>
              </w:rPr>
              <w:t>При нанесении перемешивать неорганический силикат цинка в миксере. См. также Система 1.3.1 (разводится водой).</w:t>
            </w:r>
          </w:p>
        </w:tc>
      </w:tr>
      <w:tr w:rsidR="00A014A1" w:rsidRPr="00034999" w14:paraId="24F4F8AE" w14:textId="77777777" w:rsidTr="00A97851">
        <w:trPr>
          <w:jc w:val="center"/>
        </w:trPr>
        <w:tc>
          <w:tcPr>
            <w:tcW w:w="2100" w:type="dxa"/>
            <w:vAlign w:val="center"/>
          </w:tcPr>
          <w:p w14:paraId="30A6CC53" w14:textId="77777777" w:rsidR="00A014A1" w:rsidRPr="00034999" w:rsidRDefault="00A014A1" w:rsidP="0029265F">
            <w:pPr>
              <w:spacing w:line="240" w:lineRule="auto"/>
              <w:ind w:left="-72"/>
              <w:rPr>
                <w:b/>
                <w:sz w:val="16"/>
                <w:szCs w:val="16"/>
              </w:rPr>
            </w:pPr>
            <w:r w:rsidRPr="006952A6">
              <w:rPr>
                <w:b/>
                <w:color w:val="auto"/>
                <w:sz w:val="16"/>
                <w:szCs w:val="24"/>
                <w:lang w:val="ru-RU"/>
              </w:rPr>
              <w:t>Последнее обновление:</w:t>
            </w:r>
          </w:p>
        </w:tc>
        <w:tc>
          <w:tcPr>
            <w:tcW w:w="2895" w:type="dxa"/>
            <w:vAlign w:val="center"/>
          </w:tcPr>
          <w:p w14:paraId="09F94EC4" w14:textId="50E721BC" w:rsidR="00A014A1" w:rsidRPr="004B504A" w:rsidRDefault="004B504A" w:rsidP="0029265F">
            <w:pPr>
              <w:spacing w:line="240" w:lineRule="auto"/>
              <w:ind w:left="-72"/>
              <w:rPr>
                <w:sz w:val="16"/>
                <w:szCs w:val="16"/>
                <w:lang w:val="ru-RU"/>
              </w:rPr>
            </w:pPr>
            <w:r>
              <w:rPr>
                <w:color w:val="auto"/>
                <w:sz w:val="16"/>
                <w:szCs w:val="24"/>
                <w:lang w:val="ru-RU"/>
              </w:rPr>
              <w:t>Ноябрь 2025</w:t>
            </w:r>
          </w:p>
        </w:tc>
        <w:tc>
          <w:tcPr>
            <w:tcW w:w="2439" w:type="dxa"/>
            <w:gridSpan w:val="2"/>
            <w:vAlign w:val="center"/>
          </w:tcPr>
          <w:p w14:paraId="3C4F7B09" w14:textId="77777777" w:rsidR="00A014A1" w:rsidRPr="00034999" w:rsidRDefault="00A014A1" w:rsidP="0029265F">
            <w:pPr>
              <w:rPr>
                <w:b/>
                <w:sz w:val="16"/>
                <w:szCs w:val="16"/>
              </w:rPr>
            </w:pPr>
          </w:p>
        </w:tc>
        <w:tc>
          <w:tcPr>
            <w:tcW w:w="1084" w:type="dxa"/>
            <w:gridSpan w:val="2"/>
            <w:vAlign w:val="center"/>
          </w:tcPr>
          <w:p w14:paraId="502FED33" w14:textId="77777777" w:rsidR="00A014A1" w:rsidRPr="00034999" w:rsidRDefault="00A014A1" w:rsidP="0029265F">
            <w:pPr>
              <w:jc w:val="center"/>
              <w:rPr>
                <w:b/>
                <w:sz w:val="16"/>
                <w:szCs w:val="16"/>
              </w:rPr>
            </w:pPr>
          </w:p>
        </w:tc>
        <w:tc>
          <w:tcPr>
            <w:tcW w:w="1358" w:type="dxa"/>
            <w:vAlign w:val="center"/>
          </w:tcPr>
          <w:p w14:paraId="59AB8AB4" w14:textId="77777777" w:rsidR="00A014A1" w:rsidRPr="00034999" w:rsidRDefault="00A014A1" w:rsidP="0029265F">
            <w:pPr>
              <w:rPr>
                <w:b/>
                <w:sz w:val="16"/>
                <w:szCs w:val="16"/>
              </w:rPr>
            </w:pPr>
          </w:p>
        </w:tc>
      </w:tr>
    </w:tbl>
    <w:p w14:paraId="53103DFD" w14:textId="77777777" w:rsidR="00B45130" w:rsidRDefault="00B45130" w:rsidP="0088650E">
      <w:pPr>
        <w:widowControl w:val="0"/>
        <w:spacing w:line="240" w:lineRule="auto"/>
        <w:ind w:left="1440" w:right="708" w:hanging="1440"/>
        <w:contextualSpacing/>
        <w:rPr>
          <w:sz w:val="16"/>
          <w:szCs w:val="16"/>
          <w:lang w:val="ru-RU"/>
        </w:rPr>
      </w:pPr>
    </w:p>
    <w:p w14:paraId="0E090587" w14:textId="1683A2FB" w:rsidR="00D146F1" w:rsidRPr="00977965" w:rsidRDefault="00D146F1" w:rsidP="00B45130">
      <w:pPr>
        <w:widowControl w:val="0"/>
        <w:spacing w:line="240" w:lineRule="auto"/>
        <w:ind w:left="1440" w:right="151" w:hanging="1440"/>
        <w:contextualSpacing/>
        <w:rPr>
          <w:color w:val="auto"/>
          <w:sz w:val="20"/>
          <w:szCs w:val="20"/>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sidR="00711132" w:rsidRPr="00711132">
        <w:rPr>
          <w:sz w:val="16"/>
          <w:szCs w:val="16"/>
          <w:lang w:val="ru-RU"/>
        </w:rPr>
        <w:tab/>
      </w:r>
      <w:r>
        <w:rPr>
          <w:color w:val="auto"/>
          <w:sz w:val="16"/>
          <w:szCs w:val="16"/>
          <w:lang w:val="ru-RU"/>
        </w:rPr>
        <w:t>Толщина сухого слоя  грунтовки должна быть на</w:t>
      </w:r>
      <w:r w:rsidRPr="009B1CE0">
        <w:rPr>
          <w:color w:val="auto"/>
          <w:sz w:val="16"/>
          <w:szCs w:val="16"/>
          <w:lang w:val="ru-RU"/>
        </w:rPr>
        <w:t xml:space="preserve"> 50 </w:t>
      </w:r>
      <w:r>
        <w:rPr>
          <w:color w:val="auto"/>
          <w:sz w:val="16"/>
          <w:szCs w:val="16"/>
          <w:lang w:val="ru-RU"/>
        </w:rPr>
        <w:t xml:space="preserve">процентов выше профиля </w:t>
      </w:r>
      <w:r w:rsidR="00E907E1">
        <w:rPr>
          <w:color w:val="auto"/>
          <w:sz w:val="16"/>
          <w:szCs w:val="16"/>
          <w:lang w:val="ru-RU"/>
        </w:rPr>
        <w:t>поверхности</w:t>
      </w:r>
      <w:r w:rsidRPr="009B1CE0">
        <w:rPr>
          <w:color w:val="auto"/>
          <w:sz w:val="16"/>
          <w:szCs w:val="16"/>
          <w:lang w:val="ru-RU"/>
        </w:rPr>
        <w:t xml:space="preserve">, </w:t>
      </w:r>
      <w:r>
        <w:rPr>
          <w:color w:val="auto"/>
          <w:sz w:val="16"/>
          <w:szCs w:val="16"/>
          <w:lang w:val="ru-RU"/>
        </w:rPr>
        <w:t>но не выше максимально допустимой толщины указанной в техническом паспорте покрытия</w:t>
      </w:r>
      <w:r w:rsidRPr="009B1CE0">
        <w:rPr>
          <w:color w:val="auto"/>
          <w:sz w:val="16"/>
          <w:szCs w:val="16"/>
          <w:lang w:val="ru-RU"/>
        </w:rPr>
        <w:t>.</w:t>
      </w:r>
    </w:p>
    <w:p w14:paraId="69E38714" w14:textId="77777777" w:rsidR="002B5E17" w:rsidRPr="00F029EB" w:rsidRDefault="002B5E17" w:rsidP="002B5E17">
      <w:pPr>
        <w:tabs>
          <w:tab w:val="left" w:pos="3225"/>
        </w:tabs>
        <w:rPr>
          <w:color w:val="auto"/>
          <w:sz w:val="20"/>
          <w:szCs w:val="20"/>
          <w:lang w:val="ru-RU"/>
        </w:rPr>
      </w:pPr>
    </w:p>
    <w:p w14:paraId="58C1F3D7"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9981" w:type="dxa"/>
        <w:jc w:val="center"/>
        <w:tblLayout w:type="fixed"/>
        <w:tblLook w:val="01E0" w:firstRow="1" w:lastRow="1" w:firstColumn="1" w:lastColumn="1" w:noHBand="0" w:noVBand="0"/>
      </w:tblPr>
      <w:tblGrid>
        <w:gridCol w:w="1170"/>
        <w:gridCol w:w="270"/>
        <w:gridCol w:w="848"/>
        <w:gridCol w:w="2600"/>
        <w:gridCol w:w="990"/>
        <w:gridCol w:w="1297"/>
        <w:gridCol w:w="613"/>
        <w:gridCol w:w="529"/>
        <w:gridCol w:w="1664"/>
      </w:tblGrid>
      <w:tr w:rsidR="00AF591D" w:rsidRPr="0005732F" w14:paraId="5860721C" w14:textId="77777777" w:rsidTr="00F029EB">
        <w:trPr>
          <w:trHeight w:val="360"/>
          <w:jc w:val="center"/>
        </w:trPr>
        <w:tc>
          <w:tcPr>
            <w:tcW w:w="9981" w:type="dxa"/>
            <w:gridSpan w:val="9"/>
            <w:tcBorders>
              <w:top w:val="single" w:sz="6" w:space="0" w:color="auto"/>
              <w:bottom w:val="single" w:sz="12" w:space="0" w:color="auto"/>
            </w:tcBorders>
            <w:shd w:val="clear" w:color="auto" w:fill="FFFFFF"/>
            <w:vAlign w:val="center"/>
          </w:tcPr>
          <w:p w14:paraId="23B45653" w14:textId="77777777" w:rsidR="00AF591D" w:rsidRPr="0005732F" w:rsidRDefault="00AF591D" w:rsidP="000B7247">
            <w:pPr>
              <w:ind w:right="-72"/>
              <w:jc w:val="right"/>
              <w:rPr>
                <w:b/>
                <w:i/>
                <w:color w:val="auto"/>
              </w:rPr>
            </w:pPr>
            <w:proofErr w:type="spellStart"/>
            <w:r w:rsidRPr="0005732F">
              <w:rPr>
                <w:b/>
                <w:i/>
                <w:color w:val="auto"/>
              </w:rPr>
              <w:lastRenderedPageBreak/>
              <w:t>Только</w:t>
            </w:r>
            <w:proofErr w:type="spellEnd"/>
            <w:r w:rsidRPr="0005732F">
              <w:rPr>
                <w:b/>
                <w:i/>
                <w:color w:val="auto"/>
              </w:rPr>
              <w:t xml:space="preserve"> </w:t>
            </w:r>
            <w:proofErr w:type="spellStart"/>
            <w:r w:rsidRPr="0005732F">
              <w:rPr>
                <w:b/>
                <w:i/>
                <w:color w:val="auto"/>
              </w:rPr>
              <w:t>грунтовочная</w:t>
            </w:r>
            <w:proofErr w:type="spellEnd"/>
            <w:r w:rsidRPr="0005732F">
              <w:rPr>
                <w:b/>
                <w:i/>
                <w:color w:val="auto"/>
              </w:rPr>
              <w:t xml:space="preserve"> </w:t>
            </w:r>
            <w:proofErr w:type="spellStart"/>
            <w:r w:rsidRPr="0005732F">
              <w:rPr>
                <w:b/>
                <w:i/>
                <w:color w:val="auto"/>
              </w:rPr>
              <w:t>система</w:t>
            </w:r>
            <w:proofErr w:type="spellEnd"/>
          </w:p>
        </w:tc>
      </w:tr>
      <w:tr w:rsidR="00AF591D" w:rsidRPr="0005732F" w14:paraId="359CD85B" w14:textId="77777777" w:rsidTr="00F029EB">
        <w:trPr>
          <w:trHeight w:val="360"/>
          <w:jc w:val="center"/>
        </w:trPr>
        <w:tc>
          <w:tcPr>
            <w:tcW w:w="7788" w:type="dxa"/>
            <w:gridSpan w:val="7"/>
            <w:tcBorders>
              <w:top w:val="single" w:sz="12" w:space="0" w:color="auto"/>
              <w:left w:val="single" w:sz="12" w:space="0" w:color="auto"/>
              <w:bottom w:val="single" w:sz="12" w:space="0" w:color="auto"/>
            </w:tcBorders>
            <w:vAlign w:val="center"/>
          </w:tcPr>
          <w:p w14:paraId="070692B6" w14:textId="77777777" w:rsidR="00AF591D" w:rsidRPr="006952A6" w:rsidRDefault="00AF591D" w:rsidP="000B7247">
            <w:pPr>
              <w:autoSpaceDE/>
              <w:autoSpaceDN/>
              <w:adjustRightInd/>
              <w:spacing w:before="0" w:line="240" w:lineRule="auto"/>
              <w:ind w:left="0"/>
              <w:rPr>
                <w:b/>
                <w:color w:val="auto"/>
                <w:sz w:val="20"/>
                <w:szCs w:val="20"/>
                <w:lang w:val="ru-RU"/>
              </w:rPr>
            </w:pPr>
            <w:r w:rsidRPr="006952A6">
              <w:rPr>
                <w:b/>
                <w:color w:val="auto"/>
                <w:sz w:val="20"/>
                <w:szCs w:val="24"/>
                <w:lang w:val="ru-RU"/>
              </w:rPr>
              <w:t>Самоотверждающееся неорганическое цинкосодержащее - разводится водой</w:t>
            </w:r>
          </w:p>
        </w:tc>
        <w:tc>
          <w:tcPr>
            <w:tcW w:w="2193" w:type="dxa"/>
            <w:gridSpan w:val="2"/>
            <w:tcBorders>
              <w:top w:val="single" w:sz="12" w:space="0" w:color="auto"/>
              <w:bottom w:val="single" w:sz="12" w:space="0" w:color="auto"/>
              <w:right w:val="single" w:sz="12" w:space="0" w:color="auto"/>
            </w:tcBorders>
            <w:shd w:val="clear" w:color="auto" w:fill="000000"/>
            <w:vAlign w:val="center"/>
          </w:tcPr>
          <w:p w14:paraId="2237113B" w14:textId="77777777" w:rsidR="00AF591D" w:rsidRPr="0005732F" w:rsidRDefault="00AF591D" w:rsidP="000B7247">
            <w:pPr>
              <w:autoSpaceDE/>
              <w:autoSpaceDN/>
              <w:adjustRightInd/>
              <w:spacing w:before="0" w:line="240" w:lineRule="auto"/>
              <w:ind w:left="0"/>
              <w:jc w:val="center"/>
              <w:rPr>
                <w:b/>
                <w:color w:val="auto"/>
                <w:sz w:val="36"/>
                <w:szCs w:val="40"/>
              </w:rPr>
            </w:pPr>
            <w:r w:rsidRPr="006952A6">
              <w:rPr>
                <w:b/>
                <w:color w:val="auto"/>
                <w:sz w:val="36"/>
                <w:szCs w:val="24"/>
                <w:lang w:val="ru-RU"/>
              </w:rPr>
              <w:t>1.3.1</w:t>
            </w:r>
          </w:p>
        </w:tc>
      </w:tr>
      <w:tr w:rsidR="00AF591D" w:rsidRPr="00034999" w14:paraId="34D67E34" w14:textId="77777777" w:rsidTr="00F029EB">
        <w:trPr>
          <w:cantSplit/>
          <w:trHeight w:val="288"/>
          <w:jc w:val="center"/>
        </w:trPr>
        <w:tc>
          <w:tcPr>
            <w:tcW w:w="1440" w:type="dxa"/>
            <w:gridSpan w:val="2"/>
            <w:tcBorders>
              <w:top w:val="single" w:sz="12" w:space="0" w:color="auto"/>
            </w:tcBorders>
          </w:tcPr>
          <w:p w14:paraId="5D24DF51" w14:textId="77777777" w:rsidR="00AF591D" w:rsidRPr="006952A6" w:rsidRDefault="00AF591D" w:rsidP="000B7247">
            <w:pPr>
              <w:autoSpaceDE/>
              <w:autoSpaceDN/>
              <w:adjustRightInd/>
              <w:spacing w:before="0" w:line="240" w:lineRule="auto"/>
              <w:ind w:left="-72"/>
              <w:rPr>
                <w:b/>
                <w:color w:val="auto"/>
                <w:sz w:val="16"/>
                <w:szCs w:val="24"/>
                <w:lang w:val="ru-RU"/>
              </w:rPr>
            </w:pPr>
            <w:r w:rsidRPr="006952A6">
              <w:rPr>
                <w:b/>
                <w:color w:val="auto"/>
                <w:sz w:val="16"/>
                <w:szCs w:val="24"/>
                <w:lang w:val="ru-RU"/>
              </w:rPr>
              <w:t>Подготовка поверхности:</w:t>
            </w:r>
          </w:p>
        </w:tc>
        <w:tc>
          <w:tcPr>
            <w:tcW w:w="3448" w:type="dxa"/>
            <w:gridSpan w:val="2"/>
            <w:tcBorders>
              <w:top w:val="single" w:sz="12" w:space="0" w:color="auto"/>
            </w:tcBorders>
          </w:tcPr>
          <w:p w14:paraId="38D119CB" w14:textId="77777777" w:rsidR="00DE1DE8" w:rsidRDefault="00DE1DE8" w:rsidP="000B7247">
            <w:pPr>
              <w:autoSpaceDE/>
              <w:autoSpaceDN/>
              <w:adjustRightInd/>
              <w:spacing w:before="0" w:line="240" w:lineRule="auto"/>
              <w:ind w:left="-72"/>
              <w:rPr>
                <w:color w:val="auto"/>
                <w:sz w:val="16"/>
                <w:szCs w:val="24"/>
              </w:rPr>
            </w:pPr>
            <w:r w:rsidRPr="00DE1DE8">
              <w:rPr>
                <w:color w:val="auto"/>
                <w:sz w:val="16"/>
                <w:szCs w:val="24"/>
              </w:rPr>
              <w:t>SSPC-SP1/SP10 (</w:t>
            </w:r>
            <w:proofErr w:type="spellStart"/>
            <w:r w:rsidRPr="00DE1DE8">
              <w:rPr>
                <w:color w:val="auto"/>
                <w:sz w:val="16"/>
                <w:szCs w:val="24"/>
              </w:rPr>
              <w:t>NACENo</w:t>
            </w:r>
            <w:proofErr w:type="spellEnd"/>
            <w:r w:rsidRPr="00DE1DE8">
              <w:rPr>
                <w:color w:val="auto"/>
                <w:sz w:val="16"/>
                <w:szCs w:val="24"/>
              </w:rPr>
              <w:t>. 2) (SA 2.5)</w:t>
            </w:r>
          </w:p>
          <w:p w14:paraId="6A981278" w14:textId="06E61527" w:rsidR="00AF591D" w:rsidRPr="00857EE9" w:rsidRDefault="004B5C7C" w:rsidP="000B7247">
            <w:pPr>
              <w:autoSpaceDE/>
              <w:autoSpaceDN/>
              <w:adjustRightInd/>
              <w:spacing w:before="0" w:line="240" w:lineRule="auto"/>
              <w:ind w:left="-72"/>
              <w:rPr>
                <w:sz w:val="16"/>
                <w:szCs w:val="18"/>
                <w:lang w:val="ru-RU"/>
              </w:rPr>
            </w:pPr>
            <w:r>
              <w:rPr>
                <w:color w:val="auto"/>
                <w:sz w:val="16"/>
                <w:szCs w:val="24"/>
                <w:lang w:val="ru-RU"/>
              </w:rPr>
              <w:t>Абразивоструйная</w:t>
            </w:r>
            <w:r w:rsidR="009827E0" w:rsidRPr="009827E0">
              <w:rPr>
                <w:color w:val="auto"/>
                <w:sz w:val="16"/>
                <w:szCs w:val="24"/>
                <w:lang w:val="ru-RU"/>
              </w:rPr>
              <w:t xml:space="preserve"> </w:t>
            </w:r>
            <w:r w:rsidR="00AF591D" w:rsidRPr="006952A6">
              <w:rPr>
                <w:color w:val="auto"/>
                <w:sz w:val="16"/>
                <w:szCs w:val="24"/>
                <w:lang w:val="ru-RU"/>
              </w:rPr>
              <w:t>очистка до почти белого металла .</w:t>
            </w:r>
          </w:p>
        </w:tc>
        <w:tc>
          <w:tcPr>
            <w:tcW w:w="990" w:type="dxa"/>
            <w:tcBorders>
              <w:top w:val="single" w:sz="12" w:space="0" w:color="auto"/>
            </w:tcBorders>
          </w:tcPr>
          <w:p w14:paraId="670982F2" w14:textId="77777777" w:rsidR="00AF591D" w:rsidRPr="006952A6" w:rsidRDefault="00AF591D" w:rsidP="000B7247">
            <w:pPr>
              <w:autoSpaceDE/>
              <w:autoSpaceDN/>
              <w:adjustRightInd/>
              <w:spacing w:before="0" w:line="240" w:lineRule="auto"/>
              <w:ind w:left="-72"/>
              <w:rPr>
                <w:b/>
                <w:color w:val="auto"/>
                <w:sz w:val="16"/>
                <w:szCs w:val="24"/>
                <w:lang w:val="ru-RU"/>
              </w:rPr>
            </w:pPr>
            <w:r w:rsidRPr="006952A6">
              <w:rPr>
                <w:b/>
                <w:color w:val="auto"/>
                <w:sz w:val="16"/>
                <w:szCs w:val="24"/>
                <w:lang w:val="ru-RU"/>
              </w:rPr>
              <w:t>Ремонт:</w:t>
            </w:r>
          </w:p>
        </w:tc>
        <w:tc>
          <w:tcPr>
            <w:tcW w:w="4103" w:type="dxa"/>
            <w:gridSpan w:val="4"/>
            <w:vMerge w:val="restart"/>
            <w:tcBorders>
              <w:top w:val="single" w:sz="12" w:space="0" w:color="auto"/>
            </w:tcBorders>
          </w:tcPr>
          <w:p w14:paraId="72F179B1" w14:textId="77777777" w:rsidR="00AF591D" w:rsidRPr="0005732F" w:rsidRDefault="00AF591D" w:rsidP="000B7247">
            <w:pPr>
              <w:autoSpaceDE/>
              <w:autoSpaceDN/>
              <w:adjustRightInd/>
              <w:spacing w:before="0" w:line="240" w:lineRule="auto"/>
              <w:ind w:left="-72"/>
              <w:rPr>
                <w:color w:val="auto"/>
                <w:sz w:val="16"/>
                <w:szCs w:val="16"/>
              </w:rPr>
            </w:pPr>
            <w:r w:rsidRPr="006952A6">
              <w:rPr>
                <w:color w:val="auto"/>
                <w:sz w:val="16"/>
                <w:szCs w:val="24"/>
                <w:lang w:val="ru-RU"/>
              </w:rPr>
              <w:t>Применяется данная система.</w:t>
            </w:r>
          </w:p>
        </w:tc>
      </w:tr>
      <w:tr w:rsidR="00AF591D" w:rsidRPr="00C76656" w14:paraId="324F476F" w14:textId="77777777" w:rsidTr="00F029EB">
        <w:trPr>
          <w:cantSplit/>
          <w:trHeight w:val="288"/>
          <w:jc w:val="center"/>
        </w:trPr>
        <w:tc>
          <w:tcPr>
            <w:tcW w:w="1440" w:type="dxa"/>
            <w:gridSpan w:val="2"/>
          </w:tcPr>
          <w:p w14:paraId="23B450F5" w14:textId="77777777" w:rsidR="00AF591D" w:rsidRPr="006952A6" w:rsidRDefault="00AF591D" w:rsidP="000B7247">
            <w:pPr>
              <w:autoSpaceDE/>
              <w:autoSpaceDN/>
              <w:adjustRightInd/>
              <w:spacing w:before="0" w:line="240" w:lineRule="auto"/>
              <w:ind w:left="-72"/>
              <w:rPr>
                <w:b/>
                <w:color w:val="auto"/>
                <w:sz w:val="16"/>
                <w:szCs w:val="24"/>
                <w:lang w:val="ru-RU"/>
              </w:rPr>
            </w:pPr>
            <w:r w:rsidRPr="006952A6">
              <w:rPr>
                <w:b/>
                <w:color w:val="auto"/>
                <w:sz w:val="16"/>
                <w:szCs w:val="24"/>
                <w:lang w:val="ru-RU"/>
              </w:rPr>
              <w:t>Профиль:</w:t>
            </w:r>
          </w:p>
        </w:tc>
        <w:tc>
          <w:tcPr>
            <w:tcW w:w="3448" w:type="dxa"/>
            <w:gridSpan w:val="2"/>
          </w:tcPr>
          <w:p w14:paraId="57928618" w14:textId="77777777" w:rsidR="00AF591D" w:rsidRPr="00D750DA" w:rsidRDefault="00224632" w:rsidP="000B7247">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2B2F1E50" w14:textId="77777777" w:rsidR="00AF591D" w:rsidRPr="00D750DA" w:rsidRDefault="00AF591D" w:rsidP="000B7247">
            <w:pPr>
              <w:autoSpaceDE/>
              <w:autoSpaceDN/>
              <w:adjustRightInd/>
              <w:spacing w:before="0"/>
              <w:ind w:left="0"/>
              <w:jc w:val="right"/>
              <w:rPr>
                <w:b/>
                <w:sz w:val="16"/>
                <w:szCs w:val="16"/>
                <w:lang w:val="ru-RU"/>
              </w:rPr>
            </w:pPr>
          </w:p>
        </w:tc>
        <w:tc>
          <w:tcPr>
            <w:tcW w:w="4103" w:type="dxa"/>
            <w:gridSpan w:val="4"/>
            <w:vMerge/>
            <w:vAlign w:val="center"/>
          </w:tcPr>
          <w:p w14:paraId="49AAA380" w14:textId="77777777" w:rsidR="00AF591D" w:rsidRPr="00D750DA" w:rsidRDefault="00AF591D" w:rsidP="000B7247">
            <w:pPr>
              <w:autoSpaceDE/>
              <w:autoSpaceDN/>
              <w:adjustRightInd/>
              <w:spacing w:before="0"/>
              <w:ind w:left="0"/>
              <w:rPr>
                <w:lang w:val="ru-RU"/>
              </w:rPr>
            </w:pPr>
          </w:p>
        </w:tc>
      </w:tr>
      <w:tr w:rsidR="00AF591D" w:rsidRPr="00C76656" w14:paraId="5283B671" w14:textId="77777777" w:rsidTr="00F029EB">
        <w:trPr>
          <w:cantSplit/>
          <w:trHeight w:val="288"/>
          <w:jc w:val="center"/>
        </w:trPr>
        <w:tc>
          <w:tcPr>
            <w:tcW w:w="1440" w:type="dxa"/>
            <w:gridSpan w:val="2"/>
            <w:tcBorders>
              <w:bottom w:val="single" w:sz="12" w:space="0" w:color="auto"/>
            </w:tcBorders>
          </w:tcPr>
          <w:p w14:paraId="26743050" w14:textId="77777777" w:rsidR="00AF591D" w:rsidRPr="006952A6" w:rsidRDefault="00AF591D" w:rsidP="000B7247">
            <w:pPr>
              <w:autoSpaceDE/>
              <w:autoSpaceDN/>
              <w:adjustRightInd/>
              <w:spacing w:before="0" w:line="240" w:lineRule="auto"/>
              <w:ind w:left="-72"/>
              <w:rPr>
                <w:b/>
                <w:color w:val="auto"/>
                <w:sz w:val="16"/>
                <w:szCs w:val="24"/>
                <w:lang w:val="ru-RU"/>
              </w:rPr>
            </w:pPr>
            <w:r w:rsidRPr="006952A6">
              <w:rPr>
                <w:b/>
                <w:color w:val="auto"/>
                <w:sz w:val="16"/>
                <w:szCs w:val="24"/>
                <w:lang w:val="ru-RU"/>
              </w:rPr>
              <w:t>Общая ТСП:</w:t>
            </w:r>
          </w:p>
        </w:tc>
        <w:tc>
          <w:tcPr>
            <w:tcW w:w="3448" w:type="dxa"/>
            <w:gridSpan w:val="2"/>
            <w:tcBorders>
              <w:bottom w:val="single" w:sz="12" w:space="0" w:color="auto"/>
            </w:tcBorders>
          </w:tcPr>
          <w:p w14:paraId="526E2F60" w14:textId="77777777" w:rsidR="00AF591D" w:rsidRPr="00D750DA" w:rsidRDefault="00224632" w:rsidP="000B7247">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681C4632" w14:textId="77777777" w:rsidR="00AF591D" w:rsidRPr="00D750DA" w:rsidRDefault="00AF591D" w:rsidP="000B7247">
            <w:pPr>
              <w:autoSpaceDE/>
              <w:autoSpaceDN/>
              <w:adjustRightInd/>
              <w:spacing w:before="0"/>
              <w:ind w:left="0"/>
              <w:jc w:val="right"/>
              <w:rPr>
                <w:b/>
                <w:sz w:val="16"/>
                <w:szCs w:val="16"/>
                <w:lang w:val="ru-RU"/>
              </w:rPr>
            </w:pPr>
          </w:p>
        </w:tc>
        <w:tc>
          <w:tcPr>
            <w:tcW w:w="4103" w:type="dxa"/>
            <w:gridSpan w:val="4"/>
            <w:vMerge/>
            <w:tcBorders>
              <w:bottom w:val="single" w:sz="12" w:space="0" w:color="auto"/>
            </w:tcBorders>
            <w:vAlign w:val="center"/>
          </w:tcPr>
          <w:p w14:paraId="1FBDE194" w14:textId="77777777" w:rsidR="00AF591D" w:rsidRPr="00D750DA" w:rsidRDefault="00AF591D" w:rsidP="000B7247">
            <w:pPr>
              <w:autoSpaceDE/>
              <w:autoSpaceDN/>
              <w:adjustRightInd/>
              <w:spacing w:before="0"/>
              <w:ind w:left="0"/>
              <w:rPr>
                <w:lang w:val="ru-RU"/>
              </w:rPr>
            </w:pPr>
          </w:p>
        </w:tc>
      </w:tr>
      <w:tr w:rsidR="00AF591D" w:rsidRPr="00034999" w14:paraId="14A44E31"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21FAF86D" w14:textId="77777777" w:rsidR="00AF591D" w:rsidRPr="006952A6" w:rsidRDefault="00AF591D" w:rsidP="000B7247">
            <w:pPr>
              <w:autoSpaceDE/>
              <w:autoSpaceDN/>
              <w:adjustRightInd/>
              <w:spacing w:before="0" w:line="240" w:lineRule="auto"/>
              <w:ind w:left="0"/>
              <w:rPr>
                <w:b/>
                <w:color w:val="auto"/>
                <w:sz w:val="16"/>
                <w:szCs w:val="24"/>
                <w:lang w:val="ru-RU"/>
              </w:rPr>
            </w:pPr>
            <w:r w:rsidRPr="006952A6">
              <w:rPr>
                <w:b/>
                <w:color w:val="auto"/>
                <w:sz w:val="16"/>
                <w:szCs w:val="24"/>
                <w:lang w:val="ru-RU"/>
              </w:rPr>
              <w:t>Покрытие, Видовая классификация, ТСП</w:t>
            </w:r>
          </w:p>
        </w:tc>
        <w:tc>
          <w:tcPr>
            <w:tcW w:w="2600" w:type="dxa"/>
            <w:tcBorders>
              <w:top w:val="single" w:sz="12" w:space="0" w:color="auto"/>
              <w:bottom w:val="single" w:sz="12" w:space="0" w:color="auto"/>
            </w:tcBorders>
            <w:shd w:val="clear" w:color="auto" w:fill="000000"/>
            <w:vAlign w:val="center"/>
          </w:tcPr>
          <w:p w14:paraId="34192C3D" w14:textId="77777777" w:rsidR="00AF591D" w:rsidRPr="006952A6" w:rsidRDefault="00AF591D" w:rsidP="000B7247">
            <w:pPr>
              <w:autoSpaceDE/>
              <w:autoSpaceDN/>
              <w:adjustRightInd/>
              <w:spacing w:before="0" w:line="240" w:lineRule="auto"/>
              <w:ind w:left="0"/>
              <w:rPr>
                <w:b/>
                <w:color w:val="auto"/>
                <w:sz w:val="16"/>
                <w:szCs w:val="24"/>
                <w:lang w:val="ru-RU"/>
              </w:rPr>
            </w:pPr>
            <w:r w:rsidRPr="006952A6">
              <w:rPr>
                <w:b/>
                <w:color w:val="auto"/>
                <w:sz w:val="16"/>
                <w:szCs w:val="24"/>
                <w:lang w:val="ru-RU"/>
              </w:rPr>
              <w:t>Изготовитель</w:t>
            </w:r>
          </w:p>
        </w:tc>
        <w:tc>
          <w:tcPr>
            <w:tcW w:w="2287" w:type="dxa"/>
            <w:gridSpan w:val="2"/>
            <w:tcBorders>
              <w:top w:val="single" w:sz="12" w:space="0" w:color="auto"/>
              <w:bottom w:val="single" w:sz="12" w:space="0" w:color="auto"/>
            </w:tcBorders>
            <w:shd w:val="clear" w:color="auto" w:fill="000000"/>
            <w:vAlign w:val="center"/>
          </w:tcPr>
          <w:p w14:paraId="44C2F44E" w14:textId="77777777" w:rsidR="00AF591D" w:rsidRPr="006952A6" w:rsidRDefault="00AF591D" w:rsidP="000B7247">
            <w:pPr>
              <w:autoSpaceDE/>
              <w:autoSpaceDN/>
              <w:adjustRightInd/>
              <w:spacing w:before="0" w:line="240" w:lineRule="auto"/>
              <w:ind w:left="0"/>
              <w:rPr>
                <w:b/>
                <w:color w:val="auto"/>
                <w:sz w:val="16"/>
                <w:szCs w:val="24"/>
                <w:lang w:val="ru-RU"/>
              </w:rPr>
            </w:pPr>
            <w:r w:rsidRPr="006952A6">
              <w:rPr>
                <w:b/>
                <w:color w:val="auto"/>
                <w:sz w:val="16"/>
                <w:szCs w:val="24"/>
                <w:lang w:val="ru-RU"/>
              </w:rPr>
              <w:t>Наименование материала</w:t>
            </w:r>
          </w:p>
        </w:tc>
        <w:tc>
          <w:tcPr>
            <w:tcW w:w="1142" w:type="dxa"/>
            <w:gridSpan w:val="2"/>
            <w:tcBorders>
              <w:top w:val="single" w:sz="12" w:space="0" w:color="auto"/>
              <w:bottom w:val="single" w:sz="12" w:space="0" w:color="auto"/>
            </w:tcBorders>
            <w:shd w:val="clear" w:color="auto" w:fill="000000"/>
            <w:vAlign w:val="center"/>
          </w:tcPr>
          <w:p w14:paraId="06232D81" w14:textId="77777777" w:rsidR="00AF591D" w:rsidRPr="006952A6" w:rsidRDefault="00AF591D" w:rsidP="00F029EB">
            <w:pPr>
              <w:autoSpaceDE/>
              <w:autoSpaceDN/>
              <w:adjustRightInd/>
              <w:spacing w:before="0" w:line="240" w:lineRule="auto"/>
              <w:ind w:left="0"/>
              <w:jc w:val="center"/>
              <w:rPr>
                <w:b/>
                <w:color w:val="auto"/>
                <w:w w:val="0"/>
                <w:sz w:val="16"/>
                <w:szCs w:val="24"/>
                <w:lang w:val="ru-RU"/>
              </w:rPr>
            </w:pPr>
            <w:r w:rsidRPr="006952A6">
              <w:rPr>
                <w:b/>
                <w:color w:val="auto"/>
                <w:sz w:val="16"/>
                <w:szCs w:val="24"/>
                <w:lang w:val="ru-RU"/>
              </w:rPr>
              <w:t>ЛОС (г/л)</w:t>
            </w:r>
          </w:p>
        </w:tc>
        <w:tc>
          <w:tcPr>
            <w:tcW w:w="1664" w:type="dxa"/>
            <w:tcBorders>
              <w:top w:val="single" w:sz="12" w:space="0" w:color="auto"/>
              <w:bottom w:val="single" w:sz="12" w:space="0" w:color="auto"/>
              <w:right w:val="single" w:sz="12" w:space="0" w:color="auto"/>
            </w:tcBorders>
            <w:shd w:val="clear" w:color="auto" w:fill="000000"/>
            <w:vAlign w:val="center"/>
          </w:tcPr>
          <w:p w14:paraId="0E956730" w14:textId="77777777" w:rsidR="00AF591D" w:rsidRPr="006952A6" w:rsidRDefault="00AF591D" w:rsidP="00F029EB">
            <w:pPr>
              <w:autoSpaceDE/>
              <w:autoSpaceDN/>
              <w:adjustRightInd/>
              <w:spacing w:before="0" w:line="240" w:lineRule="auto"/>
              <w:ind w:left="0"/>
              <w:jc w:val="center"/>
              <w:rPr>
                <w:b/>
                <w:color w:val="auto"/>
                <w:w w:val="0"/>
                <w:sz w:val="16"/>
                <w:szCs w:val="24"/>
                <w:lang w:val="ru-RU"/>
              </w:rPr>
            </w:pPr>
            <w:r w:rsidRPr="006952A6">
              <w:rPr>
                <w:b/>
                <w:color w:val="auto"/>
                <w:sz w:val="16"/>
                <w:szCs w:val="24"/>
                <w:lang w:val="ru-RU"/>
              </w:rPr>
              <w:t>По макс.</w:t>
            </w:r>
            <w:r w:rsidRPr="006952A6">
              <w:rPr>
                <w:b/>
                <w:color w:val="auto"/>
                <w:sz w:val="16"/>
                <w:szCs w:val="24"/>
                <w:lang w:val="ru-RU"/>
              </w:rPr>
              <w:br/>
              <w:t>эксп.темп.</w:t>
            </w:r>
          </w:p>
        </w:tc>
      </w:tr>
      <w:tr w:rsidR="00AF591D" w:rsidRPr="00034999" w14:paraId="251A52F4" w14:textId="77777777" w:rsidTr="00F029EB">
        <w:trPr>
          <w:trHeight w:val="288"/>
          <w:jc w:val="center"/>
        </w:trPr>
        <w:tc>
          <w:tcPr>
            <w:tcW w:w="2288" w:type="dxa"/>
            <w:gridSpan w:val="3"/>
            <w:vAlign w:val="center"/>
          </w:tcPr>
          <w:p w14:paraId="7E5878A7" w14:textId="77777777" w:rsidR="00AF591D" w:rsidRPr="006952A6" w:rsidRDefault="00AF591D" w:rsidP="000B7247">
            <w:pPr>
              <w:autoSpaceDE/>
              <w:autoSpaceDN/>
              <w:adjustRightInd/>
              <w:spacing w:before="0" w:line="240" w:lineRule="auto"/>
              <w:ind w:left="0"/>
              <w:rPr>
                <w:b/>
                <w:color w:val="auto"/>
                <w:sz w:val="16"/>
                <w:szCs w:val="24"/>
                <w:lang w:val="ru-RU"/>
              </w:rPr>
            </w:pPr>
            <w:r w:rsidRPr="006952A6">
              <w:rPr>
                <w:b/>
                <w:color w:val="auto"/>
                <w:sz w:val="16"/>
                <w:szCs w:val="24"/>
                <w:lang w:val="ru-RU"/>
              </w:rPr>
              <w:t>ГРУНТ</w:t>
            </w:r>
          </w:p>
        </w:tc>
        <w:tc>
          <w:tcPr>
            <w:tcW w:w="2600" w:type="dxa"/>
            <w:vAlign w:val="center"/>
          </w:tcPr>
          <w:p w14:paraId="23198A1E" w14:textId="77777777" w:rsidR="00AF591D" w:rsidRPr="00034999" w:rsidRDefault="00AF591D" w:rsidP="000B7247">
            <w:pPr>
              <w:autoSpaceDE/>
              <w:autoSpaceDN/>
              <w:adjustRightInd/>
              <w:spacing w:before="0" w:line="240" w:lineRule="auto"/>
              <w:ind w:left="0"/>
              <w:rPr>
                <w:sz w:val="16"/>
                <w:szCs w:val="18"/>
              </w:rPr>
            </w:pPr>
            <w:r w:rsidRPr="00034999">
              <w:rPr>
                <w:sz w:val="16"/>
                <w:szCs w:val="18"/>
              </w:rPr>
              <w:t xml:space="preserve">PPG </w:t>
            </w:r>
          </w:p>
        </w:tc>
        <w:tc>
          <w:tcPr>
            <w:tcW w:w="2287" w:type="dxa"/>
            <w:gridSpan w:val="2"/>
            <w:vAlign w:val="center"/>
          </w:tcPr>
          <w:p w14:paraId="25D466A9" w14:textId="77777777" w:rsidR="00AF591D" w:rsidRPr="00C33624" w:rsidRDefault="00AF591D" w:rsidP="000B7247">
            <w:pPr>
              <w:autoSpaceDE/>
              <w:autoSpaceDN/>
              <w:adjustRightInd/>
              <w:spacing w:before="0" w:line="240" w:lineRule="auto"/>
              <w:ind w:left="0"/>
              <w:rPr>
                <w:sz w:val="16"/>
                <w:szCs w:val="18"/>
              </w:rPr>
            </w:pPr>
            <w:proofErr w:type="spellStart"/>
            <w:r w:rsidRPr="00C33624">
              <w:rPr>
                <w:sz w:val="16"/>
                <w:szCs w:val="18"/>
              </w:rPr>
              <w:t>Dimetcote</w:t>
            </w:r>
            <w:proofErr w:type="spellEnd"/>
            <w:r w:rsidRPr="00C33624">
              <w:rPr>
                <w:sz w:val="16"/>
                <w:szCs w:val="18"/>
              </w:rPr>
              <w:t xml:space="preserve"> 21-5</w:t>
            </w:r>
          </w:p>
        </w:tc>
        <w:tc>
          <w:tcPr>
            <w:tcW w:w="1142" w:type="dxa"/>
            <w:gridSpan w:val="2"/>
            <w:vAlign w:val="center"/>
          </w:tcPr>
          <w:p w14:paraId="607318FD" w14:textId="77777777" w:rsidR="00AF591D" w:rsidRPr="00034999" w:rsidRDefault="00AF591D" w:rsidP="00F029EB">
            <w:pPr>
              <w:autoSpaceDE/>
              <w:autoSpaceDN/>
              <w:adjustRightInd/>
              <w:spacing w:before="0" w:line="240" w:lineRule="auto"/>
              <w:ind w:left="0"/>
              <w:jc w:val="center"/>
              <w:rPr>
                <w:w w:val="0"/>
                <w:sz w:val="16"/>
                <w:szCs w:val="18"/>
              </w:rPr>
            </w:pPr>
            <w:r w:rsidRPr="00034999">
              <w:rPr>
                <w:sz w:val="16"/>
                <w:szCs w:val="18"/>
              </w:rPr>
              <w:t>0</w:t>
            </w:r>
          </w:p>
        </w:tc>
        <w:tc>
          <w:tcPr>
            <w:tcW w:w="1664" w:type="dxa"/>
            <w:vAlign w:val="center"/>
          </w:tcPr>
          <w:p w14:paraId="3A929992" w14:textId="77777777" w:rsidR="00AF591D" w:rsidRPr="00034999" w:rsidRDefault="00AF591D" w:rsidP="00F029EB">
            <w:pPr>
              <w:autoSpaceDE/>
              <w:autoSpaceDN/>
              <w:adjustRightInd/>
              <w:spacing w:before="0"/>
              <w:ind w:left="0"/>
              <w:jc w:val="center"/>
              <w:rPr>
                <w:w w:val="0"/>
                <w:sz w:val="16"/>
                <w:szCs w:val="16"/>
              </w:rPr>
            </w:pPr>
            <w:r w:rsidRPr="00034999">
              <w:rPr>
                <w:sz w:val="16"/>
                <w:szCs w:val="18"/>
              </w:rPr>
              <w:t xml:space="preserve">399°C </w:t>
            </w:r>
            <w:r w:rsidR="00224632" w:rsidRPr="00034999">
              <w:rPr>
                <w:sz w:val="16"/>
                <w:szCs w:val="18"/>
              </w:rPr>
              <w:t>(75</w:t>
            </w:r>
            <w:r w:rsidR="00224632">
              <w:rPr>
                <w:sz w:val="16"/>
                <w:szCs w:val="18"/>
              </w:rPr>
              <w:t>0</w:t>
            </w:r>
            <w:r w:rsidR="00224632" w:rsidRPr="00034999">
              <w:rPr>
                <w:sz w:val="16"/>
                <w:szCs w:val="18"/>
              </w:rPr>
              <w:t>°F)</w:t>
            </w:r>
          </w:p>
        </w:tc>
      </w:tr>
      <w:tr w:rsidR="00063ED5" w:rsidRPr="00034999" w14:paraId="351C0BF5" w14:textId="77777777" w:rsidTr="00F029EB">
        <w:trPr>
          <w:trHeight w:val="288"/>
          <w:jc w:val="center"/>
        </w:trPr>
        <w:tc>
          <w:tcPr>
            <w:tcW w:w="2288" w:type="dxa"/>
            <w:gridSpan w:val="3"/>
            <w:vMerge w:val="restart"/>
            <w:vAlign w:val="center"/>
          </w:tcPr>
          <w:p w14:paraId="7DED171B" w14:textId="77777777" w:rsidR="00063ED5" w:rsidRPr="006952A6" w:rsidRDefault="00063ED5" w:rsidP="000B7247">
            <w:pPr>
              <w:autoSpaceDE/>
              <w:autoSpaceDN/>
              <w:adjustRightInd/>
              <w:spacing w:before="0" w:line="240" w:lineRule="auto"/>
              <w:ind w:left="0"/>
              <w:rPr>
                <w:b/>
                <w:color w:val="auto"/>
                <w:sz w:val="16"/>
                <w:szCs w:val="24"/>
                <w:lang w:val="ru-RU"/>
              </w:rPr>
            </w:pPr>
            <w:r w:rsidRPr="006952A6">
              <w:rPr>
                <w:b/>
                <w:color w:val="auto"/>
                <w:sz w:val="16"/>
                <w:szCs w:val="24"/>
                <w:lang w:val="ru-RU"/>
              </w:rPr>
              <w:t>Самоотверждающееся неорганическое</w:t>
            </w:r>
          </w:p>
        </w:tc>
        <w:tc>
          <w:tcPr>
            <w:tcW w:w="2600" w:type="dxa"/>
            <w:vAlign w:val="center"/>
          </w:tcPr>
          <w:p w14:paraId="0B9C570E" w14:textId="77777777" w:rsidR="00063ED5" w:rsidRPr="00034999" w:rsidRDefault="00063ED5" w:rsidP="000B7247">
            <w:pPr>
              <w:autoSpaceDE/>
              <w:autoSpaceDN/>
              <w:adjustRightInd/>
              <w:spacing w:before="0" w:line="240" w:lineRule="auto"/>
              <w:ind w:left="0"/>
              <w:rPr>
                <w:sz w:val="16"/>
                <w:szCs w:val="18"/>
              </w:rPr>
            </w:pPr>
            <w:r w:rsidRPr="00034999">
              <w:rPr>
                <w:sz w:val="16"/>
                <w:szCs w:val="18"/>
              </w:rPr>
              <w:t>Carboline</w:t>
            </w:r>
          </w:p>
        </w:tc>
        <w:tc>
          <w:tcPr>
            <w:tcW w:w="2287" w:type="dxa"/>
            <w:gridSpan w:val="2"/>
            <w:vAlign w:val="center"/>
          </w:tcPr>
          <w:p w14:paraId="07C46B76" w14:textId="77777777" w:rsidR="00063ED5" w:rsidRPr="00C33624" w:rsidRDefault="00063ED5" w:rsidP="000B7247">
            <w:pPr>
              <w:autoSpaceDE/>
              <w:autoSpaceDN/>
              <w:adjustRightInd/>
              <w:spacing w:before="0" w:line="240" w:lineRule="auto"/>
              <w:ind w:left="0"/>
              <w:rPr>
                <w:sz w:val="16"/>
                <w:szCs w:val="18"/>
              </w:rPr>
            </w:pPr>
            <w:proofErr w:type="spellStart"/>
            <w:r w:rsidRPr="00C33624">
              <w:rPr>
                <w:sz w:val="16"/>
                <w:szCs w:val="18"/>
              </w:rPr>
              <w:t>Carbozinc</w:t>
            </w:r>
            <w:proofErr w:type="spellEnd"/>
            <w:r w:rsidRPr="00C33624">
              <w:rPr>
                <w:sz w:val="16"/>
                <w:szCs w:val="18"/>
              </w:rPr>
              <w:t xml:space="preserve"> 11 WB</w:t>
            </w:r>
          </w:p>
        </w:tc>
        <w:tc>
          <w:tcPr>
            <w:tcW w:w="1142" w:type="dxa"/>
            <w:gridSpan w:val="2"/>
            <w:vAlign w:val="center"/>
          </w:tcPr>
          <w:p w14:paraId="155B4A43" w14:textId="77777777" w:rsidR="00063ED5" w:rsidRPr="00034999" w:rsidRDefault="00063ED5" w:rsidP="00F029EB">
            <w:pPr>
              <w:autoSpaceDE/>
              <w:autoSpaceDN/>
              <w:adjustRightInd/>
              <w:spacing w:before="0" w:line="240" w:lineRule="auto"/>
              <w:ind w:left="0"/>
              <w:jc w:val="center"/>
              <w:rPr>
                <w:w w:val="0"/>
                <w:sz w:val="16"/>
                <w:szCs w:val="18"/>
              </w:rPr>
            </w:pPr>
            <w:r w:rsidRPr="00034999">
              <w:rPr>
                <w:sz w:val="16"/>
                <w:szCs w:val="18"/>
              </w:rPr>
              <w:t>0</w:t>
            </w:r>
          </w:p>
        </w:tc>
        <w:tc>
          <w:tcPr>
            <w:tcW w:w="1664" w:type="dxa"/>
            <w:vAlign w:val="center"/>
          </w:tcPr>
          <w:p w14:paraId="6A3CAF40" w14:textId="77777777" w:rsidR="00063ED5" w:rsidRPr="00034999" w:rsidRDefault="00063ED5" w:rsidP="00F029EB">
            <w:pPr>
              <w:autoSpaceDE/>
              <w:autoSpaceDN/>
              <w:adjustRightInd/>
              <w:spacing w:before="0"/>
              <w:ind w:left="23"/>
              <w:jc w:val="center"/>
              <w:rPr>
                <w:w w:val="0"/>
                <w:sz w:val="16"/>
                <w:szCs w:val="16"/>
              </w:rPr>
            </w:pPr>
            <w:r w:rsidRPr="00034999">
              <w:rPr>
                <w:sz w:val="16"/>
                <w:szCs w:val="18"/>
              </w:rPr>
              <w:t>399°C (750°F)</w:t>
            </w:r>
          </w:p>
        </w:tc>
      </w:tr>
      <w:tr w:rsidR="00063ED5" w:rsidRPr="00034999" w14:paraId="7C9E5899" w14:textId="77777777" w:rsidTr="00F029EB">
        <w:trPr>
          <w:trHeight w:val="288"/>
          <w:jc w:val="center"/>
        </w:trPr>
        <w:tc>
          <w:tcPr>
            <w:tcW w:w="2288" w:type="dxa"/>
            <w:gridSpan w:val="3"/>
            <w:vMerge/>
            <w:vAlign w:val="center"/>
          </w:tcPr>
          <w:p w14:paraId="10038A74" w14:textId="2EEABF06" w:rsidR="00063ED5" w:rsidRPr="006952A6" w:rsidRDefault="00063ED5" w:rsidP="000B7247">
            <w:pPr>
              <w:autoSpaceDE/>
              <w:autoSpaceDN/>
              <w:adjustRightInd/>
              <w:spacing w:before="0" w:line="240" w:lineRule="auto"/>
              <w:ind w:left="0"/>
              <w:rPr>
                <w:b/>
                <w:color w:val="auto"/>
                <w:sz w:val="16"/>
                <w:szCs w:val="24"/>
                <w:lang w:val="ru-RU"/>
              </w:rPr>
            </w:pPr>
          </w:p>
        </w:tc>
        <w:tc>
          <w:tcPr>
            <w:tcW w:w="2600" w:type="dxa"/>
            <w:vAlign w:val="center"/>
          </w:tcPr>
          <w:p w14:paraId="72E32C73" w14:textId="77777777" w:rsidR="00063ED5" w:rsidRPr="00034999" w:rsidRDefault="00063ED5" w:rsidP="000B7247">
            <w:pPr>
              <w:autoSpaceDE/>
              <w:autoSpaceDN/>
              <w:adjustRightInd/>
              <w:spacing w:before="0" w:line="240" w:lineRule="auto"/>
              <w:ind w:left="0"/>
              <w:rPr>
                <w:sz w:val="16"/>
                <w:szCs w:val="18"/>
              </w:rPr>
            </w:pPr>
            <w:r w:rsidRPr="00034999">
              <w:rPr>
                <w:sz w:val="16"/>
                <w:szCs w:val="18"/>
              </w:rPr>
              <w:t xml:space="preserve">Hempel </w:t>
            </w:r>
          </w:p>
        </w:tc>
        <w:tc>
          <w:tcPr>
            <w:tcW w:w="2287" w:type="dxa"/>
            <w:gridSpan w:val="2"/>
            <w:vAlign w:val="center"/>
          </w:tcPr>
          <w:p w14:paraId="102D2D58" w14:textId="77777777" w:rsidR="00063ED5" w:rsidRPr="00C33624" w:rsidRDefault="00063ED5" w:rsidP="000B7247">
            <w:pPr>
              <w:autoSpaceDE/>
              <w:autoSpaceDN/>
              <w:adjustRightInd/>
              <w:spacing w:before="0" w:line="240" w:lineRule="auto"/>
              <w:ind w:left="0"/>
              <w:rPr>
                <w:sz w:val="16"/>
                <w:szCs w:val="18"/>
              </w:rPr>
            </w:pPr>
            <w:proofErr w:type="spellStart"/>
            <w:r w:rsidRPr="00C33624">
              <w:rPr>
                <w:sz w:val="16"/>
                <w:szCs w:val="18"/>
              </w:rPr>
              <w:t>Galvosil</w:t>
            </w:r>
            <w:proofErr w:type="spellEnd"/>
            <w:r w:rsidRPr="00C33624">
              <w:rPr>
                <w:sz w:val="16"/>
                <w:szCs w:val="18"/>
              </w:rPr>
              <w:t xml:space="preserve"> 15620</w:t>
            </w:r>
          </w:p>
        </w:tc>
        <w:tc>
          <w:tcPr>
            <w:tcW w:w="1142" w:type="dxa"/>
            <w:gridSpan w:val="2"/>
            <w:vAlign w:val="center"/>
          </w:tcPr>
          <w:p w14:paraId="30313C4C" w14:textId="77777777" w:rsidR="00063ED5" w:rsidRPr="00034999" w:rsidRDefault="00063ED5" w:rsidP="00F029EB">
            <w:pPr>
              <w:autoSpaceDE/>
              <w:autoSpaceDN/>
              <w:adjustRightInd/>
              <w:spacing w:before="0" w:line="240" w:lineRule="auto"/>
              <w:ind w:left="0"/>
              <w:jc w:val="center"/>
              <w:rPr>
                <w:w w:val="0"/>
                <w:sz w:val="16"/>
                <w:szCs w:val="18"/>
              </w:rPr>
            </w:pPr>
            <w:r w:rsidRPr="00034999">
              <w:rPr>
                <w:sz w:val="16"/>
                <w:szCs w:val="18"/>
              </w:rPr>
              <w:t>0</w:t>
            </w:r>
          </w:p>
        </w:tc>
        <w:tc>
          <w:tcPr>
            <w:tcW w:w="1664" w:type="dxa"/>
            <w:vAlign w:val="center"/>
          </w:tcPr>
          <w:p w14:paraId="6BE2F358" w14:textId="77777777" w:rsidR="00063ED5" w:rsidRPr="00034999" w:rsidRDefault="00063ED5" w:rsidP="00F029EB">
            <w:pPr>
              <w:autoSpaceDE/>
              <w:autoSpaceDN/>
              <w:adjustRightInd/>
              <w:spacing w:before="0"/>
              <w:ind w:left="23"/>
              <w:jc w:val="center"/>
              <w:rPr>
                <w:w w:val="0"/>
                <w:sz w:val="16"/>
                <w:szCs w:val="16"/>
              </w:rPr>
            </w:pPr>
            <w:r w:rsidRPr="00034999">
              <w:rPr>
                <w:sz w:val="16"/>
                <w:szCs w:val="18"/>
              </w:rPr>
              <w:t>399°C (75</w:t>
            </w:r>
            <w:r>
              <w:rPr>
                <w:sz w:val="16"/>
                <w:szCs w:val="18"/>
              </w:rPr>
              <w:t>0</w:t>
            </w:r>
            <w:r w:rsidRPr="00034999">
              <w:rPr>
                <w:sz w:val="16"/>
                <w:szCs w:val="18"/>
              </w:rPr>
              <w:t>°F)</w:t>
            </w:r>
          </w:p>
        </w:tc>
      </w:tr>
      <w:tr w:rsidR="00063ED5" w:rsidRPr="00034999" w14:paraId="3E35F286" w14:textId="77777777" w:rsidTr="00F029EB">
        <w:trPr>
          <w:trHeight w:val="288"/>
          <w:jc w:val="center"/>
        </w:trPr>
        <w:tc>
          <w:tcPr>
            <w:tcW w:w="2288" w:type="dxa"/>
            <w:gridSpan w:val="3"/>
            <w:vMerge w:val="restart"/>
            <w:vAlign w:val="center"/>
          </w:tcPr>
          <w:p w14:paraId="61B9D97F" w14:textId="65727E10" w:rsidR="00063ED5" w:rsidRPr="00AC483C" w:rsidRDefault="00063ED5" w:rsidP="000B7247">
            <w:pPr>
              <w:autoSpaceDE/>
              <w:autoSpaceDN/>
              <w:adjustRightInd/>
              <w:spacing w:before="0" w:line="240" w:lineRule="auto"/>
              <w:ind w:left="0"/>
              <w:rPr>
                <w:b/>
                <w:color w:val="auto"/>
                <w:sz w:val="16"/>
                <w:szCs w:val="24"/>
                <w:lang w:val="ru-RU"/>
              </w:rPr>
            </w:pPr>
            <w:r w:rsidRPr="006952A6">
              <w:rPr>
                <w:b/>
                <w:color w:val="auto"/>
                <w:sz w:val="16"/>
                <w:szCs w:val="24"/>
                <w:lang w:val="ru-RU"/>
              </w:rPr>
              <w:t>Цинкосодержащее - разводимое водой</w:t>
            </w:r>
          </w:p>
        </w:tc>
        <w:tc>
          <w:tcPr>
            <w:tcW w:w="2600" w:type="dxa"/>
            <w:vAlign w:val="center"/>
          </w:tcPr>
          <w:p w14:paraId="31D9B6FA" w14:textId="77777777" w:rsidR="00063ED5" w:rsidRPr="00034999" w:rsidRDefault="00063ED5" w:rsidP="000B7247">
            <w:pPr>
              <w:autoSpaceDE/>
              <w:autoSpaceDN/>
              <w:adjustRightInd/>
              <w:spacing w:before="0" w:line="240" w:lineRule="auto"/>
              <w:ind w:left="0"/>
              <w:rPr>
                <w:sz w:val="16"/>
                <w:szCs w:val="18"/>
              </w:rPr>
            </w:pPr>
            <w:r w:rsidRPr="00034999">
              <w:rPr>
                <w:sz w:val="16"/>
                <w:szCs w:val="18"/>
              </w:rPr>
              <w:t>International</w:t>
            </w:r>
          </w:p>
        </w:tc>
        <w:tc>
          <w:tcPr>
            <w:tcW w:w="2287" w:type="dxa"/>
            <w:gridSpan w:val="2"/>
            <w:vAlign w:val="center"/>
          </w:tcPr>
          <w:p w14:paraId="084D667F" w14:textId="77777777" w:rsidR="00063ED5" w:rsidRPr="00C33624" w:rsidRDefault="00063ED5" w:rsidP="000B7247">
            <w:pPr>
              <w:autoSpaceDE/>
              <w:autoSpaceDN/>
              <w:adjustRightInd/>
              <w:spacing w:before="0" w:line="240" w:lineRule="auto"/>
              <w:ind w:left="0"/>
              <w:rPr>
                <w:sz w:val="16"/>
                <w:szCs w:val="18"/>
              </w:rPr>
            </w:pPr>
            <w:proofErr w:type="spellStart"/>
            <w:r w:rsidRPr="00C33624">
              <w:rPr>
                <w:sz w:val="16"/>
                <w:szCs w:val="18"/>
              </w:rPr>
              <w:t>Interzinc</w:t>
            </w:r>
            <w:proofErr w:type="spellEnd"/>
            <w:r w:rsidRPr="00C33624">
              <w:rPr>
                <w:sz w:val="16"/>
                <w:szCs w:val="18"/>
              </w:rPr>
              <w:t xml:space="preserve"> 2590</w:t>
            </w:r>
          </w:p>
        </w:tc>
        <w:tc>
          <w:tcPr>
            <w:tcW w:w="1142" w:type="dxa"/>
            <w:gridSpan w:val="2"/>
            <w:vAlign w:val="center"/>
          </w:tcPr>
          <w:p w14:paraId="1C61C92A" w14:textId="77777777" w:rsidR="00063ED5" w:rsidRPr="00034999" w:rsidRDefault="00063ED5" w:rsidP="00F029EB">
            <w:pPr>
              <w:autoSpaceDE/>
              <w:autoSpaceDN/>
              <w:adjustRightInd/>
              <w:spacing w:before="0" w:line="240" w:lineRule="auto"/>
              <w:ind w:left="0"/>
              <w:jc w:val="center"/>
              <w:rPr>
                <w:w w:val="0"/>
                <w:sz w:val="16"/>
                <w:szCs w:val="18"/>
              </w:rPr>
            </w:pPr>
            <w:r w:rsidRPr="00034999">
              <w:rPr>
                <w:sz w:val="16"/>
                <w:szCs w:val="18"/>
              </w:rPr>
              <w:t>0</w:t>
            </w:r>
          </w:p>
        </w:tc>
        <w:tc>
          <w:tcPr>
            <w:tcW w:w="1664" w:type="dxa"/>
            <w:vAlign w:val="center"/>
          </w:tcPr>
          <w:p w14:paraId="37F146CD" w14:textId="77777777" w:rsidR="00063ED5" w:rsidRPr="00034999" w:rsidRDefault="00063ED5" w:rsidP="00F029EB">
            <w:pPr>
              <w:autoSpaceDE/>
              <w:autoSpaceDN/>
              <w:adjustRightInd/>
              <w:spacing w:before="0"/>
              <w:ind w:left="23"/>
              <w:jc w:val="center"/>
              <w:rPr>
                <w:w w:val="0"/>
                <w:sz w:val="16"/>
                <w:szCs w:val="16"/>
              </w:rPr>
            </w:pPr>
            <w:r>
              <w:rPr>
                <w:sz w:val="16"/>
                <w:szCs w:val="18"/>
              </w:rPr>
              <w:t>399°C(750</w:t>
            </w:r>
            <w:r w:rsidRPr="00034999">
              <w:rPr>
                <w:sz w:val="16"/>
                <w:szCs w:val="18"/>
              </w:rPr>
              <w:t>°F)</w:t>
            </w:r>
          </w:p>
        </w:tc>
      </w:tr>
      <w:tr w:rsidR="00063ED5" w:rsidRPr="00034999" w14:paraId="11FFF3A4" w14:textId="77777777" w:rsidTr="00F029EB">
        <w:trPr>
          <w:trHeight w:val="288"/>
          <w:jc w:val="center"/>
        </w:trPr>
        <w:tc>
          <w:tcPr>
            <w:tcW w:w="2288" w:type="dxa"/>
            <w:gridSpan w:val="3"/>
            <w:vMerge/>
            <w:vAlign w:val="center"/>
          </w:tcPr>
          <w:p w14:paraId="36A5E688" w14:textId="77777777" w:rsidR="00063ED5" w:rsidRPr="00034999" w:rsidRDefault="00063ED5" w:rsidP="000B7247">
            <w:pPr>
              <w:autoSpaceDE/>
              <w:autoSpaceDN/>
              <w:adjustRightInd/>
              <w:spacing w:before="0" w:line="240" w:lineRule="auto"/>
              <w:ind w:left="0"/>
              <w:rPr>
                <w:b/>
                <w:sz w:val="16"/>
                <w:szCs w:val="16"/>
              </w:rPr>
            </w:pPr>
          </w:p>
        </w:tc>
        <w:tc>
          <w:tcPr>
            <w:tcW w:w="2600" w:type="dxa"/>
            <w:vAlign w:val="center"/>
          </w:tcPr>
          <w:p w14:paraId="1589BFCF" w14:textId="77777777" w:rsidR="00063ED5" w:rsidRPr="00034999" w:rsidRDefault="00063ED5" w:rsidP="000B7247">
            <w:pPr>
              <w:suppressAutoHyphens/>
              <w:autoSpaceDE/>
              <w:autoSpaceDN/>
              <w:adjustRightInd/>
              <w:spacing w:before="0" w:line="240" w:lineRule="auto"/>
              <w:ind w:left="0" w:hanging="9"/>
              <w:rPr>
                <w:sz w:val="16"/>
                <w:szCs w:val="18"/>
              </w:rPr>
            </w:pPr>
            <w:r w:rsidRPr="00034999">
              <w:rPr>
                <w:sz w:val="16"/>
                <w:szCs w:val="18"/>
              </w:rPr>
              <w:t>Jotun Paints</w:t>
            </w:r>
          </w:p>
        </w:tc>
        <w:tc>
          <w:tcPr>
            <w:tcW w:w="2287" w:type="dxa"/>
            <w:gridSpan w:val="2"/>
            <w:vAlign w:val="center"/>
          </w:tcPr>
          <w:p w14:paraId="609017DA" w14:textId="77777777" w:rsidR="00063ED5" w:rsidRPr="00C33624" w:rsidRDefault="00063ED5" w:rsidP="00FE746D">
            <w:pPr>
              <w:autoSpaceDE/>
              <w:autoSpaceDN/>
              <w:adjustRightInd/>
              <w:spacing w:before="0" w:line="240" w:lineRule="auto"/>
              <w:ind w:left="0"/>
              <w:rPr>
                <w:sz w:val="16"/>
                <w:szCs w:val="18"/>
              </w:rPr>
            </w:pPr>
            <w:r w:rsidRPr="00C33624">
              <w:rPr>
                <w:sz w:val="16"/>
                <w:szCs w:val="18"/>
              </w:rPr>
              <w:t xml:space="preserve">Resist </w:t>
            </w:r>
            <w:r w:rsidRPr="00C33624">
              <w:rPr>
                <w:sz w:val="16"/>
                <w:szCs w:val="18"/>
                <w:lang w:val="ru-RU"/>
              </w:rPr>
              <w:t>18</w:t>
            </w:r>
            <w:r w:rsidRPr="00C33624">
              <w:rPr>
                <w:sz w:val="16"/>
                <w:szCs w:val="18"/>
              </w:rPr>
              <w:t>WF</w:t>
            </w:r>
          </w:p>
        </w:tc>
        <w:tc>
          <w:tcPr>
            <w:tcW w:w="1142" w:type="dxa"/>
            <w:gridSpan w:val="2"/>
            <w:vAlign w:val="center"/>
          </w:tcPr>
          <w:p w14:paraId="12EFF41E" w14:textId="77777777" w:rsidR="00063ED5" w:rsidRPr="00034999" w:rsidRDefault="00063ED5" w:rsidP="00F029EB">
            <w:pPr>
              <w:autoSpaceDE/>
              <w:autoSpaceDN/>
              <w:adjustRightInd/>
              <w:spacing w:before="0" w:line="240" w:lineRule="auto"/>
              <w:ind w:left="0"/>
              <w:jc w:val="center"/>
              <w:rPr>
                <w:w w:val="0"/>
                <w:sz w:val="16"/>
                <w:szCs w:val="18"/>
              </w:rPr>
            </w:pPr>
            <w:r w:rsidRPr="00034999">
              <w:rPr>
                <w:sz w:val="16"/>
                <w:szCs w:val="18"/>
              </w:rPr>
              <w:t>0</w:t>
            </w:r>
          </w:p>
        </w:tc>
        <w:tc>
          <w:tcPr>
            <w:tcW w:w="1664" w:type="dxa"/>
            <w:vAlign w:val="center"/>
          </w:tcPr>
          <w:p w14:paraId="1A74E849" w14:textId="77777777" w:rsidR="00063ED5" w:rsidRPr="00034999" w:rsidRDefault="00063ED5" w:rsidP="00F029EB">
            <w:pPr>
              <w:autoSpaceDE/>
              <w:autoSpaceDN/>
              <w:adjustRightInd/>
              <w:spacing w:before="0"/>
              <w:ind w:left="23"/>
              <w:jc w:val="center"/>
              <w:rPr>
                <w:sz w:val="16"/>
                <w:szCs w:val="16"/>
              </w:rPr>
            </w:pPr>
            <w:r w:rsidRPr="00034999">
              <w:rPr>
                <w:sz w:val="16"/>
                <w:szCs w:val="18"/>
              </w:rPr>
              <w:t>399°C (750°F)</w:t>
            </w:r>
          </w:p>
        </w:tc>
      </w:tr>
      <w:tr w:rsidR="00063ED5" w:rsidRPr="00034999" w14:paraId="36EE2C5D" w14:textId="77777777" w:rsidTr="00F029EB">
        <w:trPr>
          <w:trHeight w:val="288"/>
          <w:jc w:val="center"/>
        </w:trPr>
        <w:tc>
          <w:tcPr>
            <w:tcW w:w="2288" w:type="dxa"/>
            <w:gridSpan w:val="3"/>
            <w:vMerge w:val="restart"/>
            <w:vAlign w:val="center"/>
          </w:tcPr>
          <w:p w14:paraId="0C81208F" w14:textId="78CE2186" w:rsidR="00063ED5" w:rsidRPr="00063ED5" w:rsidRDefault="00063ED5" w:rsidP="000B7247">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600" w:type="dxa"/>
            <w:vAlign w:val="center"/>
          </w:tcPr>
          <w:p w14:paraId="50CAC70B" w14:textId="77777777" w:rsidR="00063ED5" w:rsidRPr="00034999" w:rsidRDefault="00063ED5" w:rsidP="000B7247">
            <w:pPr>
              <w:suppressAutoHyphens/>
              <w:autoSpaceDE/>
              <w:autoSpaceDN/>
              <w:adjustRightInd/>
              <w:spacing w:before="0" w:line="240" w:lineRule="auto"/>
              <w:ind w:left="0" w:hanging="9"/>
              <w:rPr>
                <w:sz w:val="16"/>
                <w:szCs w:val="18"/>
              </w:rPr>
            </w:pPr>
            <w:r w:rsidRPr="00034999">
              <w:rPr>
                <w:sz w:val="16"/>
                <w:szCs w:val="18"/>
              </w:rPr>
              <w:t>Sherwin Williams</w:t>
            </w:r>
          </w:p>
        </w:tc>
        <w:tc>
          <w:tcPr>
            <w:tcW w:w="2287" w:type="dxa"/>
            <w:gridSpan w:val="2"/>
            <w:vAlign w:val="center"/>
          </w:tcPr>
          <w:p w14:paraId="0E42DA93" w14:textId="77777777" w:rsidR="00063ED5" w:rsidRPr="00C33624" w:rsidRDefault="00063ED5" w:rsidP="000B7247">
            <w:pPr>
              <w:suppressAutoHyphens/>
              <w:autoSpaceDE/>
              <w:autoSpaceDN/>
              <w:adjustRightInd/>
              <w:spacing w:before="0" w:line="240" w:lineRule="auto"/>
              <w:ind w:left="0"/>
              <w:rPr>
                <w:sz w:val="16"/>
                <w:szCs w:val="18"/>
              </w:rPr>
            </w:pPr>
            <w:proofErr w:type="spellStart"/>
            <w:r w:rsidRPr="00C33624">
              <w:rPr>
                <w:sz w:val="16"/>
                <w:szCs w:val="18"/>
              </w:rPr>
              <w:t>ZInc</w:t>
            </w:r>
            <w:proofErr w:type="spellEnd"/>
            <w:r w:rsidRPr="00C33624">
              <w:rPr>
                <w:sz w:val="16"/>
                <w:szCs w:val="18"/>
              </w:rPr>
              <w:t xml:space="preserve"> Clad XI</w:t>
            </w:r>
          </w:p>
        </w:tc>
        <w:tc>
          <w:tcPr>
            <w:tcW w:w="1142" w:type="dxa"/>
            <w:gridSpan w:val="2"/>
            <w:vAlign w:val="center"/>
          </w:tcPr>
          <w:p w14:paraId="35C7EA42" w14:textId="77777777" w:rsidR="00063ED5" w:rsidRPr="00034999" w:rsidRDefault="00063ED5" w:rsidP="00F029EB">
            <w:pPr>
              <w:autoSpaceDE/>
              <w:autoSpaceDN/>
              <w:adjustRightInd/>
              <w:spacing w:before="0" w:line="240" w:lineRule="auto"/>
              <w:ind w:left="0"/>
              <w:jc w:val="center"/>
              <w:rPr>
                <w:w w:val="0"/>
                <w:sz w:val="16"/>
                <w:szCs w:val="18"/>
              </w:rPr>
            </w:pPr>
            <w:r w:rsidRPr="00034999">
              <w:rPr>
                <w:sz w:val="16"/>
                <w:szCs w:val="18"/>
              </w:rPr>
              <w:t>0</w:t>
            </w:r>
          </w:p>
        </w:tc>
        <w:tc>
          <w:tcPr>
            <w:tcW w:w="1664" w:type="dxa"/>
            <w:vAlign w:val="center"/>
          </w:tcPr>
          <w:p w14:paraId="5172A9F0" w14:textId="77777777" w:rsidR="00063ED5" w:rsidRPr="00034999" w:rsidRDefault="00063ED5" w:rsidP="00F029EB">
            <w:pPr>
              <w:autoSpaceDE/>
              <w:autoSpaceDN/>
              <w:adjustRightInd/>
              <w:spacing w:before="0"/>
              <w:ind w:left="23"/>
              <w:jc w:val="center"/>
              <w:rPr>
                <w:w w:val="0"/>
                <w:sz w:val="16"/>
                <w:szCs w:val="16"/>
              </w:rPr>
            </w:pPr>
            <w:r w:rsidRPr="00034999">
              <w:rPr>
                <w:sz w:val="16"/>
                <w:szCs w:val="18"/>
              </w:rPr>
              <w:t>399°C (750°F)</w:t>
            </w:r>
          </w:p>
        </w:tc>
      </w:tr>
      <w:tr w:rsidR="00063ED5" w:rsidRPr="00034999" w14:paraId="355A5795" w14:textId="77777777" w:rsidTr="00F029EB">
        <w:trPr>
          <w:trHeight w:val="288"/>
          <w:jc w:val="center"/>
        </w:trPr>
        <w:tc>
          <w:tcPr>
            <w:tcW w:w="2288" w:type="dxa"/>
            <w:gridSpan w:val="3"/>
            <w:vMerge/>
            <w:tcBorders>
              <w:bottom w:val="single" w:sz="12" w:space="0" w:color="auto"/>
            </w:tcBorders>
            <w:vAlign w:val="center"/>
          </w:tcPr>
          <w:p w14:paraId="6A28ACE5" w14:textId="77777777" w:rsidR="00063ED5" w:rsidRPr="00034999" w:rsidRDefault="00063ED5" w:rsidP="000B7247">
            <w:pPr>
              <w:autoSpaceDE/>
              <w:autoSpaceDN/>
              <w:adjustRightInd/>
              <w:spacing w:before="0"/>
              <w:ind w:left="0"/>
              <w:rPr>
                <w:i/>
                <w:sz w:val="14"/>
                <w:szCs w:val="14"/>
              </w:rPr>
            </w:pPr>
          </w:p>
        </w:tc>
        <w:tc>
          <w:tcPr>
            <w:tcW w:w="7693" w:type="dxa"/>
            <w:gridSpan w:val="6"/>
            <w:tcBorders>
              <w:bottom w:val="single" w:sz="12" w:space="0" w:color="auto"/>
            </w:tcBorders>
            <w:vAlign w:val="center"/>
          </w:tcPr>
          <w:p w14:paraId="357DC77A" w14:textId="6D5C289B" w:rsidR="00063ED5" w:rsidRPr="00C33624" w:rsidRDefault="00063ED5" w:rsidP="000B7247">
            <w:pPr>
              <w:autoSpaceDE/>
              <w:autoSpaceDN/>
              <w:adjustRightInd/>
              <w:spacing w:before="0" w:line="240" w:lineRule="auto"/>
              <w:ind w:left="0"/>
              <w:rPr>
                <w:i/>
                <w:color w:val="auto"/>
                <w:sz w:val="14"/>
                <w:szCs w:val="14"/>
              </w:rPr>
            </w:pPr>
          </w:p>
        </w:tc>
      </w:tr>
      <w:tr w:rsidR="00AF591D" w:rsidRPr="00034999" w14:paraId="454DD4C4" w14:textId="77777777" w:rsidTr="00F029EB">
        <w:trPr>
          <w:trHeight w:val="288"/>
          <w:jc w:val="center"/>
        </w:trPr>
        <w:tc>
          <w:tcPr>
            <w:tcW w:w="1170" w:type="dxa"/>
            <w:vAlign w:val="center"/>
          </w:tcPr>
          <w:p w14:paraId="65DEB4CF" w14:textId="77777777" w:rsidR="00AF591D" w:rsidRPr="00034999" w:rsidRDefault="00AF591D" w:rsidP="000B7247">
            <w:pPr>
              <w:spacing w:line="240" w:lineRule="auto"/>
              <w:ind w:left="-72"/>
              <w:rPr>
                <w:b/>
                <w:sz w:val="16"/>
                <w:szCs w:val="16"/>
              </w:rPr>
            </w:pPr>
            <w:r w:rsidRPr="006952A6">
              <w:rPr>
                <w:b/>
                <w:color w:val="auto"/>
                <w:sz w:val="16"/>
                <w:szCs w:val="24"/>
                <w:lang w:val="ru-RU"/>
              </w:rPr>
              <w:t>Последнее обновление:</w:t>
            </w:r>
          </w:p>
        </w:tc>
        <w:tc>
          <w:tcPr>
            <w:tcW w:w="3718" w:type="dxa"/>
            <w:gridSpan w:val="3"/>
            <w:vAlign w:val="center"/>
          </w:tcPr>
          <w:p w14:paraId="2BCB668E" w14:textId="2D7BD16D" w:rsidR="00AF591D" w:rsidRPr="00034999" w:rsidRDefault="00DE7CDC" w:rsidP="000B7247">
            <w:pPr>
              <w:spacing w:line="240" w:lineRule="auto"/>
              <w:ind w:left="-72"/>
              <w:rPr>
                <w:sz w:val="16"/>
                <w:szCs w:val="16"/>
              </w:rPr>
            </w:pPr>
            <w:r>
              <w:rPr>
                <w:color w:val="auto"/>
                <w:sz w:val="16"/>
                <w:szCs w:val="24"/>
                <w:lang w:val="ru-RU"/>
              </w:rPr>
              <w:t>Ноябрь</w:t>
            </w:r>
            <w:r w:rsidR="0090530D">
              <w:rPr>
                <w:color w:val="auto"/>
                <w:sz w:val="16"/>
                <w:szCs w:val="24"/>
                <w:lang w:val="ru-RU"/>
              </w:rPr>
              <w:t xml:space="preserve"> 2025</w:t>
            </w:r>
          </w:p>
        </w:tc>
        <w:tc>
          <w:tcPr>
            <w:tcW w:w="2287" w:type="dxa"/>
            <w:gridSpan w:val="2"/>
            <w:vAlign w:val="center"/>
          </w:tcPr>
          <w:p w14:paraId="352A2B01" w14:textId="77777777" w:rsidR="00AF591D" w:rsidRPr="00034999" w:rsidRDefault="00AF591D" w:rsidP="000B7247">
            <w:pPr>
              <w:autoSpaceDE/>
              <w:autoSpaceDN/>
              <w:adjustRightInd/>
              <w:spacing w:before="0"/>
              <w:ind w:left="0"/>
              <w:rPr>
                <w:b/>
                <w:sz w:val="16"/>
                <w:szCs w:val="16"/>
              </w:rPr>
            </w:pPr>
          </w:p>
        </w:tc>
        <w:tc>
          <w:tcPr>
            <w:tcW w:w="1142" w:type="dxa"/>
            <w:gridSpan w:val="2"/>
            <w:vAlign w:val="center"/>
          </w:tcPr>
          <w:p w14:paraId="2DC0A1E7" w14:textId="77777777" w:rsidR="00AF591D" w:rsidRPr="00034999" w:rsidRDefault="00AF591D" w:rsidP="000B7247">
            <w:pPr>
              <w:autoSpaceDE/>
              <w:autoSpaceDN/>
              <w:adjustRightInd/>
              <w:spacing w:before="0"/>
              <w:ind w:left="0"/>
              <w:jc w:val="center"/>
              <w:rPr>
                <w:b/>
                <w:sz w:val="16"/>
                <w:szCs w:val="16"/>
              </w:rPr>
            </w:pPr>
          </w:p>
        </w:tc>
        <w:tc>
          <w:tcPr>
            <w:tcW w:w="1664" w:type="dxa"/>
            <w:vAlign w:val="center"/>
          </w:tcPr>
          <w:p w14:paraId="520FDAE8" w14:textId="77777777" w:rsidR="00AF591D" w:rsidRPr="00034999" w:rsidRDefault="00AF591D" w:rsidP="000B7247">
            <w:pPr>
              <w:autoSpaceDE/>
              <w:autoSpaceDN/>
              <w:adjustRightInd/>
              <w:spacing w:before="0"/>
              <w:ind w:left="0"/>
              <w:rPr>
                <w:b/>
                <w:sz w:val="16"/>
                <w:szCs w:val="16"/>
              </w:rPr>
            </w:pPr>
          </w:p>
        </w:tc>
      </w:tr>
    </w:tbl>
    <w:p w14:paraId="4C8BA524" w14:textId="77777777" w:rsidR="00B45130" w:rsidRDefault="00B45130" w:rsidP="0088650E">
      <w:pPr>
        <w:widowControl w:val="0"/>
        <w:spacing w:line="240" w:lineRule="auto"/>
        <w:ind w:left="1440" w:right="708" w:hanging="1440"/>
        <w:contextualSpacing/>
        <w:rPr>
          <w:color w:val="auto"/>
          <w:sz w:val="16"/>
          <w:szCs w:val="16"/>
          <w:lang w:val="ru-RU"/>
        </w:rPr>
      </w:pPr>
    </w:p>
    <w:p w14:paraId="0557FB9C" w14:textId="31A9721E" w:rsidR="00526C7D" w:rsidRPr="0088650E" w:rsidRDefault="00526C7D" w:rsidP="0088650E">
      <w:pPr>
        <w:widowControl w:val="0"/>
        <w:spacing w:line="240" w:lineRule="auto"/>
        <w:ind w:left="1440" w:right="708" w:hanging="1440"/>
        <w:contextualSpacing/>
        <w:rPr>
          <w:color w:val="auto"/>
          <w:sz w:val="16"/>
          <w:szCs w:val="16"/>
          <w:lang w:val="ru-RU"/>
        </w:rPr>
      </w:pPr>
      <w:r w:rsidRPr="0088650E">
        <w:rPr>
          <w:color w:val="auto"/>
          <w:sz w:val="16"/>
          <w:szCs w:val="16"/>
          <w:lang w:val="ru-RU"/>
        </w:rPr>
        <w:t xml:space="preserve">Примечание 1: </w:t>
      </w:r>
      <w:r w:rsidR="0088650E" w:rsidRPr="00B45130">
        <w:rPr>
          <w:color w:val="auto"/>
          <w:sz w:val="16"/>
          <w:szCs w:val="16"/>
          <w:lang w:val="ru-RU"/>
        </w:rPr>
        <w:tab/>
      </w:r>
      <w:r w:rsidRPr="0088650E">
        <w:rPr>
          <w:color w:val="auto"/>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0A263CA3" w14:textId="48FE95C9" w:rsidR="003A466B" w:rsidRPr="0088650E" w:rsidRDefault="00835AE9" w:rsidP="0088650E">
      <w:pPr>
        <w:widowControl w:val="0"/>
        <w:spacing w:line="240" w:lineRule="auto"/>
        <w:ind w:left="1440" w:right="708" w:hanging="1440"/>
        <w:contextualSpacing/>
        <w:rPr>
          <w:color w:val="auto"/>
          <w:sz w:val="16"/>
          <w:szCs w:val="16"/>
          <w:lang w:val="ru-RU"/>
        </w:rPr>
      </w:pPr>
      <w:r w:rsidRPr="0088650E">
        <w:rPr>
          <w:color w:val="auto"/>
          <w:sz w:val="16"/>
          <w:szCs w:val="16"/>
          <w:lang w:val="ru-RU"/>
        </w:rPr>
        <w:t xml:space="preserve">Примечание 2: </w:t>
      </w:r>
      <w:r w:rsidR="0088650E" w:rsidRPr="00064F9B">
        <w:rPr>
          <w:color w:val="auto"/>
          <w:sz w:val="16"/>
          <w:szCs w:val="16"/>
          <w:lang w:val="ru-RU"/>
        </w:rPr>
        <w:tab/>
      </w:r>
      <w:r w:rsidRPr="0088650E">
        <w:rPr>
          <w:color w:val="auto"/>
          <w:sz w:val="16"/>
          <w:szCs w:val="16"/>
          <w:lang w:val="ru-RU"/>
        </w:rPr>
        <w:t>При нанесении перемешивать неорганический силикат цинка в миксере. См. также Система 1.3 (разводится растворителем).</w:t>
      </w:r>
    </w:p>
    <w:p w14:paraId="49C27D6F"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23" w:type="dxa"/>
        <w:jc w:val="center"/>
        <w:tblLayout w:type="fixed"/>
        <w:tblLook w:val="01E0" w:firstRow="1" w:lastRow="1" w:firstColumn="1" w:lastColumn="1" w:noHBand="0" w:noVBand="0"/>
      </w:tblPr>
      <w:tblGrid>
        <w:gridCol w:w="1170"/>
        <w:gridCol w:w="270"/>
        <w:gridCol w:w="848"/>
        <w:gridCol w:w="2563"/>
        <w:gridCol w:w="990"/>
        <w:gridCol w:w="1622"/>
        <w:gridCol w:w="403"/>
        <w:gridCol w:w="568"/>
        <w:gridCol w:w="1572"/>
        <w:gridCol w:w="10"/>
        <w:gridCol w:w="7"/>
      </w:tblGrid>
      <w:tr w:rsidR="00D240CE" w:rsidRPr="0005732F" w14:paraId="19EBD9E3" w14:textId="77777777" w:rsidTr="00F029EB">
        <w:trPr>
          <w:gridAfter w:val="2"/>
          <w:wAfter w:w="17" w:type="dxa"/>
          <w:trHeight w:val="360"/>
          <w:jc w:val="center"/>
        </w:trPr>
        <w:tc>
          <w:tcPr>
            <w:tcW w:w="10006" w:type="dxa"/>
            <w:gridSpan w:val="9"/>
            <w:tcBorders>
              <w:top w:val="single" w:sz="6" w:space="0" w:color="auto"/>
              <w:bottom w:val="single" w:sz="12" w:space="0" w:color="auto"/>
            </w:tcBorders>
            <w:shd w:val="clear" w:color="auto" w:fill="FFFFFF"/>
            <w:vAlign w:val="center"/>
          </w:tcPr>
          <w:p w14:paraId="4552F0C7" w14:textId="77777777" w:rsidR="00D240CE" w:rsidRPr="0005732F" w:rsidRDefault="00D240CE" w:rsidP="000B7247">
            <w:pPr>
              <w:ind w:right="-72"/>
              <w:jc w:val="right"/>
              <w:rPr>
                <w:b/>
                <w:i/>
                <w:color w:val="auto"/>
              </w:rPr>
            </w:pPr>
            <w:proofErr w:type="spellStart"/>
            <w:r w:rsidRPr="0005732F">
              <w:rPr>
                <w:b/>
                <w:i/>
                <w:color w:val="auto"/>
              </w:rPr>
              <w:lastRenderedPageBreak/>
              <w:t>Только</w:t>
            </w:r>
            <w:proofErr w:type="spellEnd"/>
            <w:r w:rsidRPr="0005732F">
              <w:rPr>
                <w:b/>
                <w:i/>
                <w:color w:val="auto"/>
              </w:rPr>
              <w:t xml:space="preserve"> </w:t>
            </w:r>
            <w:proofErr w:type="spellStart"/>
            <w:r w:rsidRPr="0005732F">
              <w:rPr>
                <w:b/>
                <w:i/>
                <w:color w:val="auto"/>
              </w:rPr>
              <w:t>грунтовочная</w:t>
            </w:r>
            <w:proofErr w:type="spellEnd"/>
            <w:r w:rsidRPr="0005732F">
              <w:rPr>
                <w:b/>
                <w:i/>
                <w:color w:val="auto"/>
              </w:rPr>
              <w:t xml:space="preserve"> </w:t>
            </w:r>
            <w:proofErr w:type="spellStart"/>
            <w:r w:rsidRPr="0005732F">
              <w:rPr>
                <w:b/>
                <w:i/>
                <w:color w:val="auto"/>
              </w:rPr>
              <w:t>система</w:t>
            </w:r>
            <w:proofErr w:type="spellEnd"/>
          </w:p>
        </w:tc>
      </w:tr>
      <w:tr w:rsidR="00D240CE" w:rsidRPr="0005732F" w14:paraId="40D7B22E" w14:textId="77777777" w:rsidTr="00F029EB">
        <w:trPr>
          <w:gridAfter w:val="2"/>
          <w:wAfter w:w="17" w:type="dxa"/>
          <w:trHeight w:val="360"/>
          <w:jc w:val="center"/>
        </w:trPr>
        <w:tc>
          <w:tcPr>
            <w:tcW w:w="7866" w:type="dxa"/>
            <w:gridSpan w:val="7"/>
            <w:tcBorders>
              <w:top w:val="single" w:sz="12" w:space="0" w:color="auto"/>
              <w:left w:val="single" w:sz="12" w:space="0" w:color="auto"/>
              <w:bottom w:val="single" w:sz="12" w:space="0" w:color="auto"/>
            </w:tcBorders>
            <w:vAlign w:val="center"/>
          </w:tcPr>
          <w:p w14:paraId="081299E8" w14:textId="77777777" w:rsidR="00D240CE" w:rsidRPr="0005732F" w:rsidRDefault="00D240CE" w:rsidP="005F5F19">
            <w:pPr>
              <w:autoSpaceDE/>
              <w:autoSpaceDN/>
              <w:adjustRightInd/>
              <w:spacing w:before="0" w:line="240" w:lineRule="auto"/>
              <w:ind w:left="0"/>
              <w:rPr>
                <w:b/>
                <w:color w:val="auto"/>
                <w:sz w:val="20"/>
                <w:szCs w:val="20"/>
              </w:rPr>
            </w:pPr>
            <w:r w:rsidRPr="006952A6">
              <w:rPr>
                <w:b/>
                <w:color w:val="auto"/>
                <w:sz w:val="20"/>
                <w:szCs w:val="24"/>
                <w:lang w:val="ru-RU"/>
              </w:rPr>
              <w:t>Эпоксидное (Только грунт)</w:t>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4CA714D9" w14:textId="77777777" w:rsidR="00D240CE" w:rsidRPr="0005732F" w:rsidRDefault="00D240CE" w:rsidP="000B7247">
            <w:pPr>
              <w:autoSpaceDE/>
              <w:autoSpaceDN/>
              <w:adjustRightInd/>
              <w:spacing w:before="0" w:line="240" w:lineRule="auto"/>
              <w:ind w:left="0"/>
              <w:jc w:val="center"/>
              <w:rPr>
                <w:b/>
                <w:color w:val="auto"/>
                <w:sz w:val="36"/>
                <w:szCs w:val="40"/>
              </w:rPr>
            </w:pPr>
            <w:r w:rsidRPr="006952A6">
              <w:rPr>
                <w:b/>
                <w:color w:val="auto"/>
                <w:sz w:val="36"/>
                <w:szCs w:val="24"/>
                <w:lang w:val="ru-RU"/>
              </w:rPr>
              <w:t>1.4</w:t>
            </w:r>
          </w:p>
        </w:tc>
      </w:tr>
      <w:tr w:rsidR="00D240CE" w:rsidRPr="00034999" w14:paraId="080BF7E0" w14:textId="77777777" w:rsidTr="00F029EB">
        <w:trPr>
          <w:gridAfter w:val="1"/>
          <w:wAfter w:w="7" w:type="dxa"/>
          <w:cantSplit/>
          <w:trHeight w:val="288"/>
          <w:jc w:val="center"/>
        </w:trPr>
        <w:tc>
          <w:tcPr>
            <w:tcW w:w="1440" w:type="dxa"/>
            <w:gridSpan w:val="2"/>
            <w:tcBorders>
              <w:top w:val="single" w:sz="12" w:space="0" w:color="auto"/>
            </w:tcBorders>
          </w:tcPr>
          <w:p w14:paraId="2DDB7763" w14:textId="77777777" w:rsidR="00D240CE" w:rsidRPr="006952A6" w:rsidRDefault="00D240CE" w:rsidP="000B7247">
            <w:pPr>
              <w:autoSpaceDE/>
              <w:autoSpaceDN/>
              <w:adjustRightInd/>
              <w:spacing w:before="0" w:line="240" w:lineRule="auto"/>
              <w:ind w:left="-72"/>
              <w:rPr>
                <w:b/>
                <w:color w:val="auto"/>
                <w:sz w:val="16"/>
                <w:szCs w:val="24"/>
                <w:lang w:val="ru-RU"/>
              </w:rPr>
            </w:pPr>
            <w:r w:rsidRPr="006952A6">
              <w:rPr>
                <w:b/>
                <w:color w:val="auto"/>
                <w:sz w:val="16"/>
                <w:szCs w:val="24"/>
                <w:lang w:val="ru-RU"/>
              </w:rPr>
              <w:t>Подготовка поверхности:</w:t>
            </w:r>
          </w:p>
        </w:tc>
        <w:tc>
          <w:tcPr>
            <w:tcW w:w="3411" w:type="dxa"/>
            <w:gridSpan w:val="2"/>
            <w:tcBorders>
              <w:top w:val="single" w:sz="12" w:space="0" w:color="auto"/>
            </w:tcBorders>
          </w:tcPr>
          <w:p w14:paraId="2C61A936" w14:textId="77777777" w:rsidR="00D359A8" w:rsidRDefault="00B03D4F" w:rsidP="000B7247">
            <w:pPr>
              <w:autoSpaceDE/>
              <w:autoSpaceDN/>
              <w:adjustRightInd/>
              <w:spacing w:before="0" w:line="240" w:lineRule="auto"/>
              <w:ind w:left="-74"/>
              <w:rPr>
                <w:color w:val="auto"/>
                <w:sz w:val="16"/>
                <w:szCs w:val="24"/>
              </w:rPr>
            </w:pPr>
            <w:r w:rsidRPr="00064F9B">
              <w:rPr>
                <w:color w:val="auto"/>
                <w:sz w:val="16"/>
                <w:szCs w:val="24"/>
              </w:rPr>
              <w:t>SSPC-SP1/SP10 (NACE No. 2) (SA 2.5)</w:t>
            </w:r>
          </w:p>
          <w:p w14:paraId="577FE149" w14:textId="2524422F" w:rsidR="00D240CE" w:rsidRPr="00857EE9" w:rsidRDefault="004B5C7C" w:rsidP="000B7247">
            <w:pPr>
              <w:autoSpaceDE/>
              <w:autoSpaceDN/>
              <w:adjustRightInd/>
              <w:spacing w:before="0" w:line="240" w:lineRule="auto"/>
              <w:ind w:left="-74"/>
              <w:rPr>
                <w:w w:val="0"/>
                <w:sz w:val="16"/>
                <w:szCs w:val="16"/>
                <w:lang w:val="ru-RU"/>
              </w:rPr>
            </w:pPr>
            <w:r>
              <w:rPr>
                <w:color w:val="auto"/>
                <w:sz w:val="16"/>
                <w:szCs w:val="24"/>
                <w:lang w:val="ru-RU"/>
              </w:rPr>
              <w:t>Абразивоструйная</w:t>
            </w:r>
            <w:r w:rsidR="008D6302" w:rsidRPr="008D6302">
              <w:rPr>
                <w:color w:val="auto"/>
                <w:sz w:val="16"/>
                <w:szCs w:val="24"/>
                <w:lang w:val="ru-RU"/>
              </w:rPr>
              <w:t xml:space="preserve"> </w:t>
            </w:r>
            <w:r w:rsidR="00D240CE" w:rsidRPr="006952A6">
              <w:rPr>
                <w:color w:val="auto"/>
                <w:sz w:val="16"/>
                <w:szCs w:val="24"/>
                <w:lang w:val="ru-RU"/>
              </w:rPr>
              <w:t>очистка до почти белого металла</w:t>
            </w:r>
            <w:r w:rsidR="00D240CE" w:rsidRPr="00857EE9">
              <w:rPr>
                <w:sz w:val="16"/>
                <w:szCs w:val="18"/>
                <w:lang w:val="ru-RU"/>
              </w:rPr>
              <w:t>.</w:t>
            </w:r>
          </w:p>
        </w:tc>
        <w:tc>
          <w:tcPr>
            <w:tcW w:w="990" w:type="dxa"/>
            <w:tcBorders>
              <w:top w:val="single" w:sz="12" w:space="0" w:color="auto"/>
            </w:tcBorders>
          </w:tcPr>
          <w:p w14:paraId="5FF2A2EE" w14:textId="77777777" w:rsidR="00D240CE" w:rsidRPr="006952A6" w:rsidRDefault="00D240CE" w:rsidP="000B7247">
            <w:pPr>
              <w:autoSpaceDE/>
              <w:autoSpaceDN/>
              <w:adjustRightInd/>
              <w:spacing w:before="0" w:line="240" w:lineRule="auto"/>
              <w:ind w:left="0" w:right="-72"/>
              <w:jc w:val="right"/>
              <w:rPr>
                <w:b/>
                <w:color w:val="auto"/>
                <w:sz w:val="16"/>
                <w:szCs w:val="24"/>
                <w:lang w:val="ru-RU"/>
              </w:rPr>
            </w:pPr>
            <w:r w:rsidRPr="006952A6">
              <w:rPr>
                <w:b/>
                <w:color w:val="auto"/>
                <w:sz w:val="16"/>
                <w:szCs w:val="24"/>
                <w:lang w:val="ru-RU"/>
              </w:rPr>
              <w:t>Ремонт:</w:t>
            </w:r>
          </w:p>
        </w:tc>
        <w:tc>
          <w:tcPr>
            <w:tcW w:w="4175" w:type="dxa"/>
            <w:gridSpan w:val="5"/>
            <w:vMerge w:val="restart"/>
            <w:tcBorders>
              <w:top w:val="single" w:sz="12" w:space="0" w:color="auto"/>
            </w:tcBorders>
          </w:tcPr>
          <w:p w14:paraId="7A617680" w14:textId="77777777" w:rsidR="00D240CE" w:rsidRPr="0005732F" w:rsidRDefault="00D240CE" w:rsidP="000B7247">
            <w:pPr>
              <w:autoSpaceDE/>
              <w:autoSpaceDN/>
              <w:adjustRightInd/>
              <w:spacing w:before="0" w:line="240" w:lineRule="auto"/>
              <w:ind w:left="-72"/>
              <w:rPr>
                <w:color w:val="auto"/>
                <w:sz w:val="16"/>
                <w:szCs w:val="16"/>
              </w:rPr>
            </w:pPr>
            <w:r w:rsidRPr="006952A6">
              <w:rPr>
                <w:color w:val="auto"/>
                <w:sz w:val="16"/>
                <w:szCs w:val="24"/>
                <w:lang w:val="ru-RU"/>
              </w:rPr>
              <w:t>Применяется данная система.</w:t>
            </w:r>
          </w:p>
        </w:tc>
      </w:tr>
      <w:tr w:rsidR="00D240CE" w:rsidRPr="00C76656" w14:paraId="67C41706" w14:textId="77777777" w:rsidTr="00F029EB">
        <w:trPr>
          <w:gridAfter w:val="1"/>
          <w:wAfter w:w="7" w:type="dxa"/>
          <w:cantSplit/>
          <w:trHeight w:val="288"/>
          <w:jc w:val="center"/>
        </w:trPr>
        <w:tc>
          <w:tcPr>
            <w:tcW w:w="1440" w:type="dxa"/>
            <w:gridSpan w:val="2"/>
          </w:tcPr>
          <w:p w14:paraId="4E310B17" w14:textId="77777777" w:rsidR="00D240CE" w:rsidRPr="006952A6" w:rsidRDefault="00D240CE" w:rsidP="000B7247">
            <w:pPr>
              <w:autoSpaceDE/>
              <w:autoSpaceDN/>
              <w:adjustRightInd/>
              <w:spacing w:before="0" w:line="240" w:lineRule="auto"/>
              <w:ind w:left="-72"/>
              <w:rPr>
                <w:b/>
                <w:color w:val="auto"/>
                <w:sz w:val="16"/>
                <w:szCs w:val="24"/>
                <w:lang w:val="ru-RU"/>
              </w:rPr>
            </w:pPr>
            <w:r w:rsidRPr="006952A6">
              <w:rPr>
                <w:b/>
                <w:color w:val="auto"/>
                <w:sz w:val="16"/>
                <w:szCs w:val="24"/>
                <w:lang w:val="ru-RU"/>
              </w:rPr>
              <w:t>Профиль:</w:t>
            </w:r>
          </w:p>
        </w:tc>
        <w:tc>
          <w:tcPr>
            <w:tcW w:w="3411" w:type="dxa"/>
            <w:gridSpan w:val="2"/>
          </w:tcPr>
          <w:p w14:paraId="4A834C78" w14:textId="77777777" w:rsidR="00D240CE" w:rsidRPr="00D750DA" w:rsidRDefault="00224632" w:rsidP="000B7247">
            <w:pPr>
              <w:autoSpaceDE/>
              <w:autoSpaceDN/>
              <w:adjustRightInd/>
              <w:spacing w:before="0"/>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2A196CA4" w14:textId="77777777" w:rsidR="00D240CE" w:rsidRPr="00D750DA" w:rsidRDefault="00D240CE" w:rsidP="000B7247">
            <w:pPr>
              <w:autoSpaceDE/>
              <w:autoSpaceDN/>
              <w:adjustRightInd/>
              <w:spacing w:before="0"/>
              <w:ind w:left="0"/>
              <w:jc w:val="right"/>
              <w:rPr>
                <w:b/>
                <w:sz w:val="16"/>
                <w:szCs w:val="16"/>
                <w:lang w:val="ru-RU"/>
              </w:rPr>
            </w:pPr>
          </w:p>
        </w:tc>
        <w:tc>
          <w:tcPr>
            <w:tcW w:w="4175" w:type="dxa"/>
            <w:gridSpan w:val="5"/>
            <w:vMerge/>
            <w:vAlign w:val="center"/>
          </w:tcPr>
          <w:p w14:paraId="2C698946" w14:textId="77777777" w:rsidR="00D240CE" w:rsidRPr="00D750DA" w:rsidRDefault="00D240CE" w:rsidP="000B7247">
            <w:pPr>
              <w:autoSpaceDE/>
              <w:autoSpaceDN/>
              <w:adjustRightInd/>
              <w:spacing w:before="0"/>
              <w:ind w:left="0"/>
              <w:rPr>
                <w:lang w:val="ru-RU"/>
              </w:rPr>
            </w:pPr>
          </w:p>
        </w:tc>
      </w:tr>
      <w:tr w:rsidR="00D240CE" w:rsidRPr="00C76656" w14:paraId="629C816E" w14:textId="77777777" w:rsidTr="00F029EB">
        <w:trPr>
          <w:gridAfter w:val="1"/>
          <w:wAfter w:w="7" w:type="dxa"/>
          <w:cantSplit/>
          <w:trHeight w:val="288"/>
          <w:jc w:val="center"/>
        </w:trPr>
        <w:tc>
          <w:tcPr>
            <w:tcW w:w="1440" w:type="dxa"/>
            <w:gridSpan w:val="2"/>
            <w:tcBorders>
              <w:bottom w:val="single" w:sz="12" w:space="0" w:color="auto"/>
            </w:tcBorders>
          </w:tcPr>
          <w:p w14:paraId="68B41DCA" w14:textId="77777777" w:rsidR="00D240CE" w:rsidRPr="006952A6" w:rsidRDefault="00D240CE" w:rsidP="000B7247">
            <w:pPr>
              <w:autoSpaceDE/>
              <w:autoSpaceDN/>
              <w:adjustRightInd/>
              <w:spacing w:before="0" w:line="240" w:lineRule="auto"/>
              <w:ind w:left="-72"/>
              <w:rPr>
                <w:b/>
                <w:color w:val="auto"/>
                <w:sz w:val="16"/>
                <w:szCs w:val="24"/>
                <w:lang w:val="ru-RU"/>
              </w:rPr>
            </w:pPr>
            <w:r w:rsidRPr="006952A6">
              <w:rPr>
                <w:b/>
                <w:color w:val="auto"/>
                <w:sz w:val="16"/>
                <w:szCs w:val="24"/>
                <w:lang w:val="ru-RU"/>
              </w:rPr>
              <w:t>Общая ТСП:</w:t>
            </w:r>
          </w:p>
        </w:tc>
        <w:tc>
          <w:tcPr>
            <w:tcW w:w="3411" w:type="dxa"/>
            <w:gridSpan w:val="2"/>
            <w:tcBorders>
              <w:bottom w:val="single" w:sz="12" w:space="0" w:color="auto"/>
            </w:tcBorders>
          </w:tcPr>
          <w:p w14:paraId="60E7BBB4" w14:textId="77777777" w:rsidR="00D240CE" w:rsidRPr="00D750DA" w:rsidRDefault="00FE746D" w:rsidP="000B7247">
            <w:pPr>
              <w:autoSpaceDE/>
              <w:autoSpaceDN/>
              <w:adjustRightInd/>
              <w:spacing w:before="0"/>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3518C2C1" w14:textId="77777777" w:rsidR="00D240CE" w:rsidRPr="00D750DA" w:rsidRDefault="00D240CE" w:rsidP="000B7247">
            <w:pPr>
              <w:autoSpaceDE/>
              <w:autoSpaceDN/>
              <w:adjustRightInd/>
              <w:spacing w:before="0"/>
              <w:ind w:left="0"/>
              <w:jc w:val="right"/>
              <w:rPr>
                <w:b/>
                <w:sz w:val="16"/>
                <w:szCs w:val="16"/>
                <w:lang w:val="ru-RU"/>
              </w:rPr>
            </w:pPr>
          </w:p>
        </w:tc>
        <w:tc>
          <w:tcPr>
            <w:tcW w:w="4175" w:type="dxa"/>
            <w:gridSpan w:val="5"/>
            <w:vMerge/>
            <w:tcBorders>
              <w:bottom w:val="single" w:sz="12" w:space="0" w:color="auto"/>
            </w:tcBorders>
            <w:vAlign w:val="center"/>
          </w:tcPr>
          <w:p w14:paraId="11F44234" w14:textId="77777777" w:rsidR="00D240CE" w:rsidRPr="00D750DA" w:rsidRDefault="00D240CE" w:rsidP="000B7247">
            <w:pPr>
              <w:autoSpaceDE/>
              <w:autoSpaceDN/>
              <w:adjustRightInd/>
              <w:spacing w:before="0"/>
              <w:ind w:left="0"/>
              <w:rPr>
                <w:lang w:val="ru-RU"/>
              </w:rPr>
            </w:pPr>
          </w:p>
        </w:tc>
      </w:tr>
      <w:tr w:rsidR="00D240CE" w:rsidRPr="00034999" w14:paraId="0C8BFC1E"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291E502C" w14:textId="77777777" w:rsidR="00D240CE" w:rsidRPr="006952A6" w:rsidRDefault="00D240CE" w:rsidP="000B7247">
            <w:pPr>
              <w:autoSpaceDE/>
              <w:autoSpaceDN/>
              <w:adjustRightInd/>
              <w:spacing w:before="0" w:line="240" w:lineRule="auto"/>
              <w:ind w:left="0"/>
              <w:rPr>
                <w:b/>
                <w:color w:val="auto"/>
                <w:sz w:val="16"/>
                <w:szCs w:val="24"/>
                <w:lang w:val="ru-RU"/>
              </w:rPr>
            </w:pPr>
            <w:r w:rsidRPr="006952A6">
              <w:rPr>
                <w:b/>
                <w:color w:val="auto"/>
                <w:sz w:val="16"/>
                <w:szCs w:val="24"/>
                <w:lang w:val="ru-RU"/>
              </w:rPr>
              <w:t>Покрытие, Видовая классификация, ТСП</w:t>
            </w:r>
          </w:p>
        </w:tc>
        <w:tc>
          <w:tcPr>
            <w:tcW w:w="2563" w:type="dxa"/>
            <w:tcBorders>
              <w:top w:val="single" w:sz="12" w:space="0" w:color="auto"/>
              <w:bottom w:val="single" w:sz="12" w:space="0" w:color="auto"/>
            </w:tcBorders>
            <w:shd w:val="clear" w:color="auto" w:fill="000000"/>
            <w:vAlign w:val="center"/>
          </w:tcPr>
          <w:p w14:paraId="0AF68174" w14:textId="77777777" w:rsidR="00D240CE" w:rsidRPr="006952A6" w:rsidRDefault="00D240CE" w:rsidP="000B7247">
            <w:pPr>
              <w:autoSpaceDE/>
              <w:autoSpaceDN/>
              <w:adjustRightInd/>
              <w:spacing w:before="0" w:line="240" w:lineRule="auto"/>
              <w:ind w:left="0"/>
              <w:rPr>
                <w:b/>
                <w:color w:val="auto"/>
                <w:sz w:val="16"/>
                <w:szCs w:val="24"/>
                <w:lang w:val="ru-RU"/>
              </w:rPr>
            </w:pPr>
            <w:r w:rsidRPr="006952A6">
              <w:rPr>
                <w:b/>
                <w:color w:val="auto"/>
                <w:sz w:val="16"/>
                <w:szCs w:val="24"/>
                <w:lang w:val="ru-RU"/>
              </w:rPr>
              <w:t>Изготовитель</w:t>
            </w:r>
          </w:p>
        </w:tc>
        <w:tc>
          <w:tcPr>
            <w:tcW w:w="2612" w:type="dxa"/>
            <w:gridSpan w:val="2"/>
            <w:tcBorders>
              <w:top w:val="single" w:sz="12" w:space="0" w:color="auto"/>
              <w:bottom w:val="single" w:sz="12" w:space="0" w:color="auto"/>
            </w:tcBorders>
            <w:shd w:val="clear" w:color="auto" w:fill="000000"/>
            <w:vAlign w:val="center"/>
          </w:tcPr>
          <w:p w14:paraId="2DD0EDF9" w14:textId="77777777" w:rsidR="00D240CE" w:rsidRPr="006952A6" w:rsidRDefault="00D240CE" w:rsidP="000B7247">
            <w:pPr>
              <w:autoSpaceDE/>
              <w:autoSpaceDN/>
              <w:adjustRightInd/>
              <w:spacing w:before="0" w:line="240" w:lineRule="auto"/>
              <w:ind w:left="0"/>
              <w:rPr>
                <w:b/>
                <w:color w:val="auto"/>
                <w:sz w:val="16"/>
                <w:szCs w:val="24"/>
                <w:lang w:val="ru-RU"/>
              </w:rPr>
            </w:pPr>
            <w:r w:rsidRPr="006952A6">
              <w:rPr>
                <w:b/>
                <w:color w:val="auto"/>
                <w:sz w:val="16"/>
                <w:szCs w:val="24"/>
                <w:lang w:val="ru-RU"/>
              </w:rPr>
              <w:t>Наименование материала</w:t>
            </w:r>
          </w:p>
        </w:tc>
        <w:tc>
          <w:tcPr>
            <w:tcW w:w="971" w:type="dxa"/>
            <w:gridSpan w:val="2"/>
            <w:tcBorders>
              <w:top w:val="single" w:sz="12" w:space="0" w:color="auto"/>
              <w:bottom w:val="single" w:sz="12" w:space="0" w:color="auto"/>
            </w:tcBorders>
            <w:shd w:val="clear" w:color="auto" w:fill="000000"/>
            <w:vAlign w:val="center"/>
          </w:tcPr>
          <w:p w14:paraId="43463117" w14:textId="77777777" w:rsidR="00D240CE" w:rsidRPr="006952A6" w:rsidRDefault="00D240CE" w:rsidP="000B7247">
            <w:pPr>
              <w:autoSpaceDE/>
              <w:autoSpaceDN/>
              <w:adjustRightInd/>
              <w:spacing w:before="0" w:line="240" w:lineRule="auto"/>
              <w:ind w:left="0"/>
              <w:jc w:val="center"/>
              <w:rPr>
                <w:b/>
                <w:color w:val="auto"/>
                <w:sz w:val="16"/>
                <w:szCs w:val="24"/>
                <w:lang w:val="ru-RU"/>
              </w:rPr>
            </w:pPr>
            <w:r w:rsidRPr="006952A6">
              <w:rPr>
                <w:b/>
                <w:color w:val="auto"/>
                <w:sz w:val="16"/>
                <w:szCs w:val="24"/>
                <w:lang w:val="ru-RU"/>
              </w:rPr>
              <w:t>ЛОС (г/л)</w:t>
            </w:r>
          </w:p>
        </w:tc>
        <w:tc>
          <w:tcPr>
            <w:tcW w:w="1589" w:type="dxa"/>
            <w:gridSpan w:val="3"/>
            <w:tcBorders>
              <w:top w:val="single" w:sz="12" w:space="0" w:color="auto"/>
              <w:bottom w:val="single" w:sz="12" w:space="0" w:color="auto"/>
              <w:right w:val="single" w:sz="12" w:space="0" w:color="auto"/>
            </w:tcBorders>
            <w:shd w:val="clear" w:color="auto" w:fill="000000"/>
            <w:vAlign w:val="center"/>
          </w:tcPr>
          <w:p w14:paraId="76D60BB4" w14:textId="77777777" w:rsidR="00D240CE" w:rsidRPr="006952A6" w:rsidRDefault="00D240CE" w:rsidP="000B7247">
            <w:pPr>
              <w:autoSpaceDE/>
              <w:autoSpaceDN/>
              <w:adjustRightInd/>
              <w:spacing w:before="0" w:line="240" w:lineRule="auto"/>
              <w:ind w:left="0"/>
              <w:jc w:val="center"/>
              <w:rPr>
                <w:b/>
                <w:color w:val="auto"/>
                <w:sz w:val="16"/>
                <w:szCs w:val="24"/>
                <w:lang w:val="ru-RU"/>
              </w:rPr>
            </w:pPr>
            <w:r w:rsidRPr="006952A6">
              <w:rPr>
                <w:b/>
                <w:color w:val="auto"/>
                <w:sz w:val="16"/>
                <w:szCs w:val="24"/>
                <w:lang w:val="ru-RU"/>
              </w:rPr>
              <w:t>По макс.</w:t>
            </w:r>
            <w:r w:rsidRPr="006952A6">
              <w:rPr>
                <w:b/>
                <w:color w:val="auto"/>
                <w:sz w:val="16"/>
                <w:szCs w:val="24"/>
                <w:lang w:val="ru-RU"/>
              </w:rPr>
              <w:br/>
              <w:t>эксп.темп.</w:t>
            </w:r>
          </w:p>
        </w:tc>
      </w:tr>
      <w:tr w:rsidR="00D240CE" w:rsidRPr="00034999" w14:paraId="16ABFC50" w14:textId="77777777" w:rsidTr="00F029EB">
        <w:trPr>
          <w:trHeight w:val="288"/>
          <w:jc w:val="center"/>
        </w:trPr>
        <w:tc>
          <w:tcPr>
            <w:tcW w:w="2288" w:type="dxa"/>
            <w:gridSpan w:val="3"/>
            <w:vAlign w:val="center"/>
          </w:tcPr>
          <w:p w14:paraId="7153CAF6" w14:textId="77777777" w:rsidR="00D240CE" w:rsidRPr="006952A6" w:rsidRDefault="00D240CE" w:rsidP="000B7247">
            <w:pPr>
              <w:autoSpaceDE/>
              <w:autoSpaceDN/>
              <w:adjustRightInd/>
              <w:spacing w:before="0" w:line="240" w:lineRule="auto"/>
              <w:ind w:left="0"/>
              <w:rPr>
                <w:b/>
                <w:color w:val="auto"/>
                <w:sz w:val="16"/>
                <w:szCs w:val="24"/>
                <w:lang w:val="ru-RU"/>
              </w:rPr>
            </w:pPr>
            <w:r w:rsidRPr="006952A6">
              <w:rPr>
                <w:b/>
                <w:color w:val="auto"/>
                <w:sz w:val="16"/>
                <w:szCs w:val="24"/>
                <w:lang w:val="ru-RU"/>
              </w:rPr>
              <w:t>ГРУНТ</w:t>
            </w:r>
          </w:p>
        </w:tc>
        <w:tc>
          <w:tcPr>
            <w:tcW w:w="2563" w:type="dxa"/>
            <w:vAlign w:val="center"/>
          </w:tcPr>
          <w:p w14:paraId="369E24D2" w14:textId="77777777" w:rsidR="00D240CE" w:rsidRPr="00034999" w:rsidRDefault="00D240CE" w:rsidP="000B7247">
            <w:pPr>
              <w:autoSpaceDE/>
              <w:autoSpaceDN/>
              <w:adjustRightInd/>
              <w:spacing w:before="0" w:line="240" w:lineRule="auto"/>
              <w:ind w:left="0"/>
              <w:rPr>
                <w:sz w:val="16"/>
                <w:szCs w:val="18"/>
              </w:rPr>
            </w:pPr>
            <w:r w:rsidRPr="00034999">
              <w:rPr>
                <w:sz w:val="16"/>
                <w:szCs w:val="18"/>
              </w:rPr>
              <w:t>Carboline</w:t>
            </w:r>
          </w:p>
        </w:tc>
        <w:tc>
          <w:tcPr>
            <w:tcW w:w="2612" w:type="dxa"/>
            <w:gridSpan w:val="2"/>
            <w:vAlign w:val="center"/>
          </w:tcPr>
          <w:p w14:paraId="6BF76407" w14:textId="77777777" w:rsidR="00D240CE" w:rsidRPr="00835AE9" w:rsidRDefault="00D240CE" w:rsidP="000B7247">
            <w:pPr>
              <w:autoSpaceDE/>
              <w:autoSpaceDN/>
              <w:adjustRightInd/>
              <w:spacing w:before="0" w:line="240" w:lineRule="auto"/>
              <w:ind w:left="0"/>
              <w:rPr>
                <w:sz w:val="16"/>
                <w:szCs w:val="18"/>
              </w:rPr>
            </w:pPr>
            <w:proofErr w:type="spellStart"/>
            <w:r w:rsidRPr="00835AE9">
              <w:rPr>
                <w:sz w:val="16"/>
                <w:szCs w:val="18"/>
              </w:rPr>
              <w:t>Carboguard</w:t>
            </w:r>
            <w:proofErr w:type="spellEnd"/>
            <w:r w:rsidRPr="00835AE9">
              <w:rPr>
                <w:sz w:val="16"/>
                <w:szCs w:val="18"/>
              </w:rPr>
              <w:t xml:space="preserve"> 890 Series</w:t>
            </w:r>
          </w:p>
        </w:tc>
        <w:tc>
          <w:tcPr>
            <w:tcW w:w="971" w:type="dxa"/>
            <w:gridSpan w:val="2"/>
            <w:vAlign w:val="center"/>
          </w:tcPr>
          <w:p w14:paraId="0CC55549" w14:textId="77777777" w:rsidR="00D240CE" w:rsidRPr="00034999" w:rsidRDefault="00D240CE" w:rsidP="00F029EB">
            <w:pPr>
              <w:autoSpaceDE/>
              <w:autoSpaceDN/>
              <w:adjustRightInd/>
              <w:spacing w:before="0" w:line="240" w:lineRule="auto"/>
              <w:ind w:left="0"/>
              <w:jc w:val="center"/>
              <w:rPr>
                <w:w w:val="0"/>
                <w:sz w:val="16"/>
                <w:szCs w:val="18"/>
              </w:rPr>
            </w:pPr>
            <w:r w:rsidRPr="00034999">
              <w:rPr>
                <w:sz w:val="16"/>
                <w:szCs w:val="18"/>
              </w:rPr>
              <w:t>100–</w:t>
            </w:r>
            <w:r w:rsidR="00FE746D">
              <w:rPr>
                <w:sz w:val="16"/>
                <w:szCs w:val="18"/>
              </w:rPr>
              <w:t>214</w:t>
            </w:r>
          </w:p>
        </w:tc>
        <w:tc>
          <w:tcPr>
            <w:tcW w:w="1589" w:type="dxa"/>
            <w:gridSpan w:val="3"/>
            <w:vAlign w:val="center"/>
          </w:tcPr>
          <w:p w14:paraId="09658500" w14:textId="77777777" w:rsidR="00D240CE" w:rsidRPr="00034999" w:rsidRDefault="00D240CE" w:rsidP="00F029EB">
            <w:pPr>
              <w:autoSpaceDE/>
              <w:autoSpaceDN/>
              <w:adjustRightInd/>
              <w:spacing w:before="0" w:line="240" w:lineRule="auto"/>
              <w:ind w:left="155"/>
              <w:rPr>
                <w:w w:val="0"/>
                <w:sz w:val="16"/>
                <w:szCs w:val="18"/>
              </w:rPr>
            </w:pPr>
            <w:r w:rsidRPr="00034999">
              <w:rPr>
                <w:sz w:val="16"/>
                <w:szCs w:val="18"/>
              </w:rPr>
              <w:t>121°C (250°F)</w:t>
            </w:r>
          </w:p>
        </w:tc>
      </w:tr>
      <w:tr w:rsidR="00D240CE" w:rsidRPr="00034999" w14:paraId="49CEC753" w14:textId="77777777" w:rsidTr="00F029EB">
        <w:trPr>
          <w:trHeight w:val="288"/>
          <w:jc w:val="center"/>
        </w:trPr>
        <w:tc>
          <w:tcPr>
            <w:tcW w:w="2288" w:type="dxa"/>
            <w:gridSpan w:val="3"/>
            <w:vAlign w:val="center"/>
          </w:tcPr>
          <w:p w14:paraId="5EFB3C16" w14:textId="492B2EAC" w:rsidR="00D240CE" w:rsidRPr="006952A6" w:rsidRDefault="00D240CE" w:rsidP="000B7247">
            <w:pPr>
              <w:autoSpaceDE/>
              <w:autoSpaceDN/>
              <w:adjustRightInd/>
              <w:spacing w:before="0" w:line="240" w:lineRule="auto"/>
              <w:ind w:left="0"/>
              <w:rPr>
                <w:b/>
                <w:color w:val="auto"/>
                <w:sz w:val="16"/>
                <w:szCs w:val="24"/>
                <w:lang w:val="ru-RU"/>
              </w:rPr>
            </w:pPr>
            <w:r w:rsidRPr="006952A6">
              <w:rPr>
                <w:b/>
                <w:color w:val="auto"/>
                <w:sz w:val="16"/>
                <w:szCs w:val="24"/>
                <w:lang w:val="ru-RU"/>
              </w:rPr>
              <w:t>Эпоксидное</w:t>
            </w:r>
          </w:p>
        </w:tc>
        <w:tc>
          <w:tcPr>
            <w:tcW w:w="2563" w:type="dxa"/>
            <w:vAlign w:val="center"/>
          </w:tcPr>
          <w:p w14:paraId="673D0C94" w14:textId="77777777" w:rsidR="00D240CE" w:rsidRPr="00034999" w:rsidRDefault="00D240CE" w:rsidP="000B7247">
            <w:pPr>
              <w:autoSpaceDE/>
              <w:autoSpaceDN/>
              <w:adjustRightInd/>
              <w:spacing w:before="0" w:line="240" w:lineRule="auto"/>
              <w:ind w:left="0"/>
              <w:rPr>
                <w:sz w:val="16"/>
                <w:szCs w:val="18"/>
              </w:rPr>
            </w:pPr>
            <w:proofErr w:type="spellStart"/>
            <w:r w:rsidRPr="00034999">
              <w:rPr>
                <w:sz w:val="16"/>
                <w:szCs w:val="18"/>
              </w:rPr>
              <w:t>Dampney</w:t>
            </w:r>
            <w:proofErr w:type="spellEnd"/>
          </w:p>
        </w:tc>
        <w:tc>
          <w:tcPr>
            <w:tcW w:w="2612" w:type="dxa"/>
            <w:gridSpan w:val="2"/>
            <w:vAlign w:val="center"/>
          </w:tcPr>
          <w:p w14:paraId="2C187BE2" w14:textId="77777777" w:rsidR="00D240CE" w:rsidRPr="00835AE9" w:rsidRDefault="00D240CE" w:rsidP="000B7247">
            <w:pPr>
              <w:autoSpaceDE/>
              <w:autoSpaceDN/>
              <w:adjustRightInd/>
              <w:spacing w:before="0" w:line="240" w:lineRule="auto"/>
              <w:ind w:left="0"/>
              <w:rPr>
                <w:sz w:val="16"/>
                <w:szCs w:val="18"/>
              </w:rPr>
            </w:pPr>
            <w:proofErr w:type="spellStart"/>
            <w:r w:rsidRPr="00835AE9">
              <w:rPr>
                <w:sz w:val="16"/>
                <w:szCs w:val="18"/>
              </w:rPr>
              <w:t>Endcor</w:t>
            </w:r>
            <w:proofErr w:type="spellEnd"/>
            <w:r w:rsidRPr="00835AE9">
              <w:rPr>
                <w:sz w:val="16"/>
                <w:szCs w:val="18"/>
              </w:rPr>
              <w:t xml:space="preserve"> 750C</w:t>
            </w:r>
          </w:p>
        </w:tc>
        <w:tc>
          <w:tcPr>
            <w:tcW w:w="971" w:type="dxa"/>
            <w:gridSpan w:val="2"/>
            <w:vAlign w:val="center"/>
          </w:tcPr>
          <w:p w14:paraId="42555914" w14:textId="77777777" w:rsidR="00D240CE" w:rsidRPr="00034999" w:rsidRDefault="00D240CE" w:rsidP="00F029EB">
            <w:pPr>
              <w:autoSpaceDE/>
              <w:autoSpaceDN/>
              <w:adjustRightInd/>
              <w:spacing w:before="0" w:line="240" w:lineRule="auto"/>
              <w:ind w:left="0"/>
              <w:jc w:val="center"/>
              <w:rPr>
                <w:w w:val="0"/>
                <w:sz w:val="16"/>
                <w:szCs w:val="18"/>
              </w:rPr>
            </w:pPr>
            <w:r w:rsidRPr="00034999">
              <w:rPr>
                <w:sz w:val="16"/>
                <w:szCs w:val="18"/>
              </w:rPr>
              <w:t>95</w:t>
            </w:r>
          </w:p>
        </w:tc>
        <w:tc>
          <w:tcPr>
            <w:tcW w:w="1589" w:type="dxa"/>
            <w:gridSpan w:val="3"/>
            <w:vAlign w:val="center"/>
          </w:tcPr>
          <w:p w14:paraId="5F473525" w14:textId="77777777" w:rsidR="00D240CE" w:rsidRPr="00034999" w:rsidRDefault="00D240CE" w:rsidP="00F029EB">
            <w:pPr>
              <w:autoSpaceDE/>
              <w:autoSpaceDN/>
              <w:adjustRightInd/>
              <w:spacing w:before="0" w:line="0" w:lineRule="atLeast"/>
              <w:ind w:left="155"/>
              <w:rPr>
                <w:w w:val="0"/>
                <w:sz w:val="16"/>
                <w:szCs w:val="18"/>
              </w:rPr>
            </w:pPr>
            <w:r w:rsidRPr="00034999">
              <w:rPr>
                <w:sz w:val="16"/>
                <w:szCs w:val="18"/>
              </w:rPr>
              <w:t>177°C (350°F)</w:t>
            </w:r>
          </w:p>
        </w:tc>
      </w:tr>
      <w:tr w:rsidR="00D240CE" w:rsidRPr="00034999" w14:paraId="2734EC8D" w14:textId="77777777" w:rsidTr="00BA58F0">
        <w:trPr>
          <w:trHeight w:val="337"/>
          <w:jc w:val="center"/>
        </w:trPr>
        <w:tc>
          <w:tcPr>
            <w:tcW w:w="2288" w:type="dxa"/>
            <w:gridSpan w:val="3"/>
            <w:vMerge w:val="restart"/>
            <w:vAlign w:val="center"/>
          </w:tcPr>
          <w:p w14:paraId="1CC190CC" w14:textId="77777777" w:rsidR="00D240CE" w:rsidRPr="00AC483C" w:rsidRDefault="00D240CE" w:rsidP="000B7247">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563" w:type="dxa"/>
            <w:vAlign w:val="center"/>
          </w:tcPr>
          <w:p w14:paraId="48DCAD30" w14:textId="77777777" w:rsidR="00D240CE" w:rsidRPr="00034999" w:rsidRDefault="00D240CE" w:rsidP="000B7247">
            <w:pPr>
              <w:autoSpaceDE/>
              <w:autoSpaceDN/>
              <w:adjustRightInd/>
              <w:spacing w:before="0" w:line="240" w:lineRule="auto"/>
              <w:ind w:left="0"/>
              <w:rPr>
                <w:sz w:val="16"/>
                <w:szCs w:val="18"/>
              </w:rPr>
            </w:pPr>
            <w:r w:rsidRPr="00034999">
              <w:rPr>
                <w:sz w:val="16"/>
                <w:szCs w:val="18"/>
              </w:rPr>
              <w:t>Hempel Coatings (USA), Inc</w:t>
            </w:r>
          </w:p>
        </w:tc>
        <w:tc>
          <w:tcPr>
            <w:tcW w:w="2612" w:type="dxa"/>
            <w:gridSpan w:val="2"/>
            <w:vAlign w:val="center"/>
          </w:tcPr>
          <w:p w14:paraId="1F040935" w14:textId="2C4FD431" w:rsidR="009416C6" w:rsidRPr="00835AE9" w:rsidRDefault="009416C6" w:rsidP="000B7247">
            <w:pPr>
              <w:autoSpaceDE/>
              <w:autoSpaceDN/>
              <w:adjustRightInd/>
              <w:spacing w:before="0" w:line="240" w:lineRule="auto"/>
              <w:ind w:left="0"/>
              <w:rPr>
                <w:sz w:val="16"/>
                <w:szCs w:val="18"/>
                <w:lang w:val="ru-RU"/>
              </w:rPr>
            </w:pPr>
            <w:r w:rsidRPr="00835AE9">
              <w:rPr>
                <w:sz w:val="16"/>
                <w:szCs w:val="18"/>
                <w:lang w:val="ru-RU"/>
              </w:rPr>
              <w:t>Hempaprime Multi 500</w:t>
            </w:r>
          </w:p>
        </w:tc>
        <w:tc>
          <w:tcPr>
            <w:tcW w:w="971" w:type="dxa"/>
            <w:gridSpan w:val="2"/>
            <w:vAlign w:val="center"/>
          </w:tcPr>
          <w:p w14:paraId="78E20766" w14:textId="23E240AA" w:rsidR="00D240CE" w:rsidRPr="009416C6" w:rsidRDefault="009416C6" w:rsidP="00F029EB">
            <w:pPr>
              <w:autoSpaceDE/>
              <w:autoSpaceDN/>
              <w:adjustRightInd/>
              <w:spacing w:before="0" w:line="240" w:lineRule="auto"/>
              <w:ind w:left="0"/>
              <w:jc w:val="center"/>
              <w:rPr>
                <w:w w:val="0"/>
                <w:sz w:val="16"/>
                <w:szCs w:val="18"/>
                <w:lang w:val="ru-RU"/>
              </w:rPr>
            </w:pPr>
            <w:r>
              <w:rPr>
                <w:sz w:val="16"/>
                <w:szCs w:val="18"/>
                <w:lang w:val="ru-RU"/>
              </w:rPr>
              <w:t>189-190</w:t>
            </w:r>
          </w:p>
        </w:tc>
        <w:tc>
          <w:tcPr>
            <w:tcW w:w="1589" w:type="dxa"/>
            <w:gridSpan w:val="3"/>
            <w:vAlign w:val="center"/>
          </w:tcPr>
          <w:p w14:paraId="1242C965" w14:textId="77777777" w:rsidR="00D240CE" w:rsidRPr="00034999" w:rsidRDefault="00D240CE" w:rsidP="00F029EB">
            <w:pPr>
              <w:autoSpaceDE/>
              <w:autoSpaceDN/>
              <w:adjustRightInd/>
              <w:spacing w:before="0" w:line="0" w:lineRule="atLeast"/>
              <w:ind w:left="155"/>
              <w:rPr>
                <w:w w:val="0"/>
                <w:sz w:val="16"/>
                <w:szCs w:val="18"/>
              </w:rPr>
            </w:pPr>
            <w:r w:rsidRPr="00034999">
              <w:rPr>
                <w:sz w:val="16"/>
                <w:szCs w:val="18"/>
              </w:rPr>
              <w:t>120°C (248°F)</w:t>
            </w:r>
          </w:p>
        </w:tc>
      </w:tr>
      <w:tr w:rsidR="00D240CE" w:rsidRPr="00034999" w14:paraId="1E34836E" w14:textId="77777777" w:rsidTr="00F029EB">
        <w:trPr>
          <w:trHeight w:val="288"/>
          <w:jc w:val="center"/>
        </w:trPr>
        <w:tc>
          <w:tcPr>
            <w:tcW w:w="2288" w:type="dxa"/>
            <w:gridSpan w:val="3"/>
            <w:vMerge/>
            <w:vAlign w:val="center"/>
          </w:tcPr>
          <w:p w14:paraId="3463B44A" w14:textId="77777777" w:rsidR="00D240CE" w:rsidRPr="00034999" w:rsidRDefault="00D240CE" w:rsidP="000B7247">
            <w:pPr>
              <w:autoSpaceDE/>
              <w:autoSpaceDN/>
              <w:adjustRightInd/>
              <w:spacing w:before="0"/>
              <w:ind w:left="0"/>
              <w:jc w:val="center"/>
              <w:rPr>
                <w:b/>
                <w:sz w:val="16"/>
                <w:szCs w:val="16"/>
              </w:rPr>
            </w:pPr>
          </w:p>
        </w:tc>
        <w:tc>
          <w:tcPr>
            <w:tcW w:w="2563" w:type="dxa"/>
            <w:vAlign w:val="center"/>
          </w:tcPr>
          <w:p w14:paraId="70085744" w14:textId="77777777" w:rsidR="00D240CE" w:rsidRPr="00034999" w:rsidRDefault="00D240CE" w:rsidP="000B7247">
            <w:pPr>
              <w:autoSpaceDE/>
              <w:autoSpaceDN/>
              <w:adjustRightInd/>
              <w:spacing w:before="0" w:line="240" w:lineRule="auto"/>
              <w:ind w:left="0"/>
              <w:rPr>
                <w:sz w:val="16"/>
                <w:szCs w:val="18"/>
              </w:rPr>
            </w:pPr>
            <w:r w:rsidRPr="00034999">
              <w:rPr>
                <w:sz w:val="16"/>
                <w:szCs w:val="18"/>
              </w:rPr>
              <w:t>International</w:t>
            </w:r>
          </w:p>
        </w:tc>
        <w:tc>
          <w:tcPr>
            <w:tcW w:w="2612" w:type="dxa"/>
            <w:gridSpan w:val="2"/>
            <w:vAlign w:val="center"/>
          </w:tcPr>
          <w:p w14:paraId="0B08CA7C" w14:textId="590ADF11" w:rsidR="00D240CE" w:rsidRPr="00835AE9" w:rsidRDefault="00D240CE" w:rsidP="000B7247">
            <w:pPr>
              <w:autoSpaceDE/>
              <w:autoSpaceDN/>
              <w:adjustRightInd/>
              <w:spacing w:before="0" w:line="240" w:lineRule="auto"/>
              <w:ind w:left="0"/>
              <w:rPr>
                <w:sz w:val="16"/>
                <w:szCs w:val="18"/>
              </w:rPr>
            </w:pPr>
            <w:proofErr w:type="spellStart"/>
            <w:r w:rsidRPr="00835AE9">
              <w:rPr>
                <w:sz w:val="16"/>
                <w:szCs w:val="18"/>
              </w:rPr>
              <w:t>Interseal</w:t>
            </w:r>
            <w:proofErr w:type="spellEnd"/>
            <w:r w:rsidRPr="00835AE9">
              <w:rPr>
                <w:sz w:val="16"/>
                <w:szCs w:val="18"/>
              </w:rPr>
              <w:t xml:space="preserve"> 670 HS</w:t>
            </w:r>
          </w:p>
        </w:tc>
        <w:tc>
          <w:tcPr>
            <w:tcW w:w="971" w:type="dxa"/>
            <w:gridSpan w:val="2"/>
            <w:vAlign w:val="center"/>
          </w:tcPr>
          <w:p w14:paraId="6B4CB768" w14:textId="77777777" w:rsidR="00D240CE" w:rsidRPr="00034999" w:rsidRDefault="00D240CE" w:rsidP="00F029EB">
            <w:pPr>
              <w:autoSpaceDE/>
              <w:autoSpaceDN/>
              <w:adjustRightInd/>
              <w:spacing w:before="0" w:line="240" w:lineRule="auto"/>
              <w:ind w:left="0"/>
              <w:jc w:val="center"/>
              <w:rPr>
                <w:w w:val="0"/>
                <w:sz w:val="16"/>
                <w:szCs w:val="18"/>
              </w:rPr>
            </w:pPr>
            <w:r w:rsidRPr="00034999">
              <w:rPr>
                <w:sz w:val="16"/>
                <w:szCs w:val="18"/>
              </w:rPr>
              <w:t>240</w:t>
            </w:r>
          </w:p>
        </w:tc>
        <w:tc>
          <w:tcPr>
            <w:tcW w:w="1589" w:type="dxa"/>
            <w:gridSpan w:val="3"/>
            <w:vAlign w:val="center"/>
          </w:tcPr>
          <w:p w14:paraId="7925121B" w14:textId="77777777" w:rsidR="00D240CE" w:rsidRPr="00034999" w:rsidRDefault="00D240CE" w:rsidP="00F029EB">
            <w:pPr>
              <w:autoSpaceDE/>
              <w:autoSpaceDN/>
              <w:adjustRightInd/>
              <w:spacing w:before="0" w:line="0" w:lineRule="atLeast"/>
              <w:ind w:left="155"/>
              <w:rPr>
                <w:w w:val="0"/>
                <w:sz w:val="16"/>
                <w:szCs w:val="18"/>
              </w:rPr>
            </w:pPr>
            <w:r w:rsidRPr="00034999">
              <w:rPr>
                <w:sz w:val="16"/>
                <w:szCs w:val="18"/>
              </w:rPr>
              <w:t>121°C (250°F)</w:t>
            </w:r>
          </w:p>
        </w:tc>
      </w:tr>
      <w:tr w:rsidR="00FE746D" w:rsidRPr="00034999" w14:paraId="38B33B24" w14:textId="77777777" w:rsidTr="00F029EB">
        <w:trPr>
          <w:trHeight w:val="288"/>
          <w:jc w:val="center"/>
        </w:trPr>
        <w:tc>
          <w:tcPr>
            <w:tcW w:w="2288" w:type="dxa"/>
            <w:gridSpan w:val="3"/>
            <w:vAlign w:val="center"/>
          </w:tcPr>
          <w:p w14:paraId="5FA2E2E8" w14:textId="77777777" w:rsidR="00FE746D" w:rsidRPr="00034999" w:rsidRDefault="00FE746D" w:rsidP="000B7247">
            <w:pPr>
              <w:autoSpaceDE/>
              <w:autoSpaceDN/>
              <w:adjustRightInd/>
              <w:spacing w:before="0"/>
              <w:ind w:left="0"/>
              <w:jc w:val="center"/>
              <w:rPr>
                <w:b/>
                <w:sz w:val="16"/>
                <w:szCs w:val="16"/>
              </w:rPr>
            </w:pPr>
          </w:p>
        </w:tc>
        <w:tc>
          <w:tcPr>
            <w:tcW w:w="2563" w:type="dxa"/>
            <w:vAlign w:val="center"/>
          </w:tcPr>
          <w:p w14:paraId="06E7D738" w14:textId="77777777" w:rsidR="00FE746D" w:rsidRPr="00034999" w:rsidRDefault="00FE746D" w:rsidP="000B7247">
            <w:pPr>
              <w:autoSpaceDE/>
              <w:autoSpaceDN/>
              <w:adjustRightInd/>
              <w:spacing w:before="0" w:line="240" w:lineRule="auto"/>
              <w:ind w:left="0"/>
              <w:rPr>
                <w:sz w:val="16"/>
                <w:szCs w:val="18"/>
              </w:rPr>
            </w:pPr>
            <w:r w:rsidRPr="00034999">
              <w:rPr>
                <w:sz w:val="16"/>
                <w:szCs w:val="18"/>
              </w:rPr>
              <w:t>Jotun Paints</w:t>
            </w:r>
          </w:p>
        </w:tc>
        <w:tc>
          <w:tcPr>
            <w:tcW w:w="2612" w:type="dxa"/>
            <w:gridSpan w:val="2"/>
            <w:vAlign w:val="center"/>
          </w:tcPr>
          <w:p w14:paraId="7A6B31E6" w14:textId="10CF71F1" w:rsidR="008F7244" w:rsidRPr="00835AE9" w:rsidRDefault="00FE746D" w:rsidP="000B7247">
            <w:pPr>
              <w:autoSpaceDE/>
              <w:autoSpaceDN/>
              <w:adjustRightInd/>
              <w:spacing w:before="0" w:line="240" w:lineRule="auto"/>
              <w:ind w:left="0"/>
              <w:rPr>
                <w:sz w:val="16"/>
                <w:szCs w:val="18"/>
                <w:lang w:val="ru-RU"/>
              </w:rPr>
            </w:pPr>
            <w:proofErr w:type="spellStart"/>
            <w:r w:rsidRPr="00835AE9">
              <w:rPr>
                <w:sz w:val="16"/>
                <w:szCs w:val="18"/>
              </w:rPr>
              <w:t>Penguard</w:t>
            </w:r>
            <w:proofErr w:type="spellEnd"/>
            <w:r w:rsidRPr="00835AE9">
              <w:rPr>
                <w:sz w:val="16"/>
                <w:szCs w:val="18"/>
              </w:rPr>
              <w:t xml:space="preserve"> Universal </w:t>
            </w:r>
          </w:p>
          <w:p w14:paraId="07383944" w14:textId="3DEAF94F" w:rsidR="00FE746D" w:rsidRPr="00835AE9" w:rsidRDefault="00FE746D" w:rsidP="000B7247">
            <w:pPr>
              <w:autoSpaceDE/>
              <w:autoSpaceDN/>
              <w:adjustRightInd/>
              <w:spacing w:before="0" w:line="240" w:lineRule="auto"/>
              <w:ind w:left="0"/>
              <w:rPr>
                <w:sz w:val="16"/>
                <w:szCs w:val="18"/>
              </w:rPr>
            </w:pPr>
            <w:proofErr w:type="spellStart"/>
            <w:r w:rsidRPr="00835AE9">
              <w:rPr>
                <w:sz w:val="16"/>
                <w:szCs w:val="18"/>
              </w:rPr>
              <w:t>Jotamastic</w:t>
            </w:r>
            <w:proofErr w:type="spellEnd"/>
            <w:r w:rsidRPr="00835AE9">
              <w:rPr>
                <w:sz w:val="16"/>
                <w:szCs w:val="18"/>
              </w:rPr>
              <w:t xml:space="preserve"> 90</w:t>
            </w:r>
          </w:p>
        </w:tc>
        <w:tc>
          <w:tcPr>
            <w:tcW w:w="971" w:type="dxa"/>
            <w:gridSpan w:val="2"/>
            <w:vAlign w:val="center"/>
          </w:tcPr>
          <w:p w14:paraId="12F9A8D8" w14:textId="77777777" w:rsidR="00FE746D" w:rsidRPr="00034999" w:rsidRDefault="00FE746D" w:rsidP="00F029EB">
            <w:pPr>
              <w:autoSpaceDE/>
              <w:autoSpaceDN/>
              <w:adjustRightInd/>
              <w:spacing w:before="0" w:line="240" w:lineRule="auto"/>
              <w:ind w:left="0"/>
              <w:jc w:val="center"/>
              <w:rPr>
                <w:w w:val="0"/>
                <w:sz w:val="16"/>
                <w:szCs w:val="18"/>
              </w:rPr>
            </w:pPr>
            <w:r w:rsidRPr="00034999">
              <w:rPr>
                <w:sz w:val="16"/>
                <w:szCs w:val="18"/>
              </w:rPr>
              <w:t>240-</w:t>
            </w:r>
            <w:r>
              <w:rPr>
                <w:sz w:val="16"/>
                <w:szCs w:val="18"/>
              </w:rPr>
              <w:t>270</w:t>
            </w:r>
          </w:p>
        </w:tc>
        <w:tc>
          <w:tcPr>
            <w:tcW w:w="1589" w:type="dxa"/>
            <w:gridSpan w:val="3"/>
            <w:vAlign w:val="center"/>
          </w:tcPr>
          <w:p w14:paraId="0ECF105B" w14:textId="77777777" w:rsidR="00FE746D" w:rsidRPr="00034999" w:rsidRDefault="00FE746D" w:rsidP="00F029EB">
            <w:pPr>
              <w:autoSpaceDE/>
              <w:autoSpaceDN/>
              <w:adjustRightInd/>
              <w:spacing w:before="0" w:line="0" w:lineRule="atLeast"/>
              <w:ind w:left="155"/>
              <w:rPr>
                <w:w w:val="0"/>
                <w:sz w:val="16"/>
                <w:szCs w:val="18"/>
              </w:rPr>
            </w:pPr>
            <w:r w:rsidRPr="00034999">
              <w:rPr>
                <w:sz w:val="16"/>
                <w:szCs w:val="18"/>
              </w:rPr>
              <w:t>121°C (250°F)</w:t>
            </w:r>
          </w:p>
        </w:tc>
      </w:tr>
      <w:tr w:rsidR="00FE746D" w:rsidRPr="00034999" w14:paraId="5EA451BB" w14:textId="77777777" w:rsidTr="00F029EB">
        <w:trPr>
          <w:trHeight w:val="288"/>
          <w:jc w:val="center"/>
        </w:trPr>
        <w:tc>
          <w:tcPr>
            <w:tcW w:w="2288" w:type="dxa"/>
            <w:gridSpan w:val="3"/>
            <w:vAlign w:val="center"/>
          </w:tcPr>
          <w:p w14:paraId="4015DDB7" w14:textId="77777777" w:rsidR="00FE746D" w:rsidRPr="00034999" w:rsidRDefault="00FE746D" w:rsidP="000B7247">
            <w:pPr>
              <w:autoSpaceDE/>
              <w:autoSpaceDN/>
              <w:adjustRightInd/>
              <w:spacing w:before="0"/>
              <w:ind w:left="0"/>
              <w:jc w:val="center"/>
              <w:rPr>
                <w:b/>
                <w:sz w:val="16"/>
                <w:szCs w:val="16"/>
              </w:rPr>
            </w:pPr>
          </w:p>
        </w:tc>
        <w:tc>
          <w:tcPr>
            <w:tcW w:w="2563" w:type="dxa"/>
            <w:vAlign w:val="center"/>
          </w:tcPr>
          <w:p w14:paraId="21E78A1D" w14:textId="77777777" w:rsidR="00FE746D" w:rsidRPr="00034999" w:rsidRDefault="00FE746D" w:rsidP="000B7247">
            <w:pPr>
              <w:autoSpaceDE/>
              <w:autoSpaceDN/>
              <w:adjustRightInd/>
              <w:spacing w:before="0" w:line="240" w:lineRule="auto"/>
              <w:ind w:left="0"/>
              <w:rPr>
                <w:sz w:val="16"/>
                <w:szCs w:val="18"/>
              </w:rPr>
            </w:pPr>
            <w:r w:rsidRPr="00034999">
              <w:rPr>
                <w:sz w:val="16"/>
                <w:szCs w:val="18"/>
              </w:rPr>
              <w:t>PPG</w:t>
            </w:r>
          </w:p>
        </w:tc>
        <w:tc>
          <w:tcPr>
            <w:tcW w:w="2612" w:type="dxa"/>
            <w:gridSpan w:val="2"/>
            <w:vAlign w:val="center"/>
          </w:tcPr>
          <w:p w14:paraId="4920A07B" w14:textId="77777777" w:rsidR="00AB269A" w:rsidRPr="00835AE9" w:rsidRDefault="00AB269A" w:rsidP="00250655">
            <w:pPr>
              <w:autoSpaceDE/>
              <w:autoSpaceDN/>
              <w:adjustRightInd/>
              <w:spacing w:before="0" w:line="240" w:lineRule="auto"/>
              <w:ind w:left="0"/>
              <w:rPr>
                <w:sz w:val="16"/>
                <w:szCs w:val="18"/>
              </w:rPr>
            </w:pPr>
            <w:proofErr w:type="spellStart"/>
            <w:r w:rsidRPr="00835AE9">
              <w:rPr>
                <w:sz w:val="16"/>
                <w:szCs w:val="18"/>
              </w:rPr>
              <w:t>Amerlock</w:t>
            </w:r>
            <w:proofErr w:type="spellEnd"/>
            <w:r w:rsidRPr="00835AE9">
              <w:rPr>
                <w:sz w:val="16"/>
                <w:szCs w:val="18"/>
              </w:rPr>
              <w:t xml:space="preserve"> 2 Series</w:t>
            </w:r>
          </w:p>
          <w:p w14:paraId="01826EED" w14:textId="03B95A24" w:rsidR="00FE746D" w:rsidRPr="00835AE9" w:rsidRDefault="00AB269A" w:rsidP="00250655">
            <w:pPr>
              <w:autoSpaceDE/>
              <w:autoSpaceDN/>
              <w:adjustRightInd/>
              <w:spacing w:before="0" w:line="240" w:lineRule="auto"/>
              <w:ind w:left="0"/>
              <w:rPr>
                <w:sz w:val="16"/>
                <w:szCs w:val="18"/>
              </w:rPr>
            </w:pPr>
            <w:proofErr w:type="spellStart"/>
            <w:r w:rsidRPr="00835AE9">
              <w:rPr>
                <w:sz w:val="16"/>
                <w:szCs w:val="18"/>
              </w:rPr>
              <w:t>Amerlock</w:t>
            </w:r>
            <w:proofErr w:type="spellEnd"/>
            <w:r w:rsidRPr="00835AE9">
              <w:rPr>
                <w:sz w:val="16"/>
                <w:szCs w:val="18"/>
              </w:rPr>
              <w:t xml:space="preserve"> 400 Series</w:t>
            </w:r>
          </w:p>
        </w:tc>
        <w:tc>
          <w:tcPr>
            <w:tcW w:w="971" w:type="dxa"/>
            <w:gridSpan w:val="2"/>
            <w:vAlign w:val="center"/>
          </w:tcPr>
          <w:p w14:paraId="03E61D2B" w14:textId="634B66DB" w:rsidR="00FE746D" w:rsidRPr="00B610B2" w:rsidRDefault="00B610B2" w:rsidP="00F029EB">
            <w:pPr>
              <w:autoSpaceDE/>
              <w:autoSpaceDN/>
              <w:adjustRightInd/>
              <w:spacing w:before="0" w:line="240" w:lineRule="auto"/>
              <w:ind w:left="0"/>
              <w:jc w:val="center"/>
              <w:rPr>
                <w:w w:val="0"/>
                <w:sz w:val="16"/>
                <w:szCs w:val="18"/>
                <w:lang w:val="ru-RU"/>
              </w:rPr>
            </w:pPr>
            <w:r>
              <w:rPr>
                <w:sz w:val="16"/>
                <w:szCs w:val="18"/>
                <w:lang w:val="ru-RU"/>
              </w:rPr>
              <w:t>153-240</w:t>
            </w:r>
          </w:p>
        </w:tc>
        <w:tc>
          <w:tcPr>
            <w:tcW w:w="1589" w:type="dxa"/>
            <w:gridSpan w:val="3"/>
            <w:vAlign w:val="center"/>
          </w:tcPr>
          <w:p w14:paraId="2DF9AE66" w14:textId="77777777" w:rsidR="00FE746D" w:rsidRPr="00034999" w:rsidRDefault="00FE746D" w:rsidP="00F029EB">
            <w:pPr>
              <w:autoSpaceDE/>
              <w:autoSpaceDN/>
              <w:adjustRightInd/>
              <w:spacing w:before="0" w:line="0" w:lineRule="atLeast"/>
              <w:ind w:left="155"/>
              <w:rPr>
                <w:w w:val="0"/>
                <w:sz w:val="16"/>
                <w:szCs w:val="18"/>
              </w:rPr>
            </w:pPr>
            <w:r w:rsidRPr="00034999">
              <w:rPr>
                <w:sz w:val="16"/>
                <w:szCs w:val="18"/>
              </w:rPr>
              <w:t>121°C (250°F)</w:t>
            </w:r>
          </w:p>
        </w:tc>
      </w:tr>
      <w:tr w:rsidR="00D240CE" w:rsidRPr="00034999" w14:paraId="10E10AFE" w14:textId="77777777" w:rsidTr="00F029EB">
        <w:trPr>
          <w:trHeight w:val="288"/>
          <w:jc w:val="center"/>
        </w:trPr>
        <w:tc>
          <w:tcPr>
            <w:tcW w:w="2288" w:type="dxa"/>
            <w:gridSpan w:val="3"/>
            <w:vAlign w:val="center"/>
          </w:tcPr>
          <w:p w14:paraId="60E06935" w14:textId="77777777" w:rsidR="00D240CE" w:rsidRPr="00034999" w:rsidRDefault="00D240CE" w:rsidP="000B7247">
            <w:pPr>
              <w:autoSpaceDE/>
              <w:autoSpaceDN/>
              <w:adjustRightInd/>
              <w:spacing w:before="0"/>
              <w:ind w:left="0"/>
              <w:jc w:val="center"/>
              <w:rPr>
                <w:b/>
                <w:sz w:val="16"/>
                <w:szCs w:val="16"/>
              </w:rPr>
            </w:pPr>
          </w:p>
        </w:tc>
        <w:tc>
          <w:tcPr>
            <w:tcW w:w="2563" w:type="dxa"/>
            <w:vAlign w:val="center"/>
          </w:tcPr>
          <w:p w14:paraId="1C30F890" w14:textId="77777777" w:rsidR="00D240CE" w:rsidRPr="00034999" w:rsidRDefault="00D240CE" w:rsidP="000B7247">
            <w:pPr>
              <w:autoSpaceDE/>
              <w:autoSpaceDN/>
              <w:adjustRightInd/>
              <w:spacing w:before="0" w:line="240" w:lineRule="auto"/>
              <w:ind w:left="0"/>
              <w:rPr>
                <w:sz w:val="16"/>
                <w:szCs w:val="18"/>
              </w:rPr>
            </w:pPr>
            <w:r w:rsidRPr="00034999">
              <w:rPr>
                <w:sz w:val="16"/>
                <w:szCs w:val="18"/>
              </w:rPr>
              <w:t>Sherwin Williams</w:t>
            </w:r>
          </w:p>
        </w:tc>
        <w:tc>
          <w:tcPr>
            <w:tcW w:w="2612" w:type="dxa"/>
            <w:gridSpan w:val="2"/>
            <w:vAlign w:val="center"/>
          </w:tcPr>
          <w:p w14:paraId="5A9CE310" w14:textId="53359F67" w:rsidR="005B7020" w:rsidRPr="00835AE9" w:rsidRDefault="00FE746D" w:rsidP="000B7247">
            <w:pPr>
              <w:autoSpaceDE/>
              <w:autoSpaceDN/>
              <w:adjustRightInd/>
              <w:spacing w:before="0" w:line="240" w:lineRule="auto"/>
              <w:ind w:left="0"/>
              <w:rPr>
                <w:sz w:val="16"/>
                <w:szCs w:val="18"/>
              </w:rPr>
            </w:pPr>
            <w:proofErr w:type="spellStart"/>
            <w:r w:rsidRPr="00835AE9">
              <w:rPr>
                <w:sz w:val="16"/>
                <w:szCs w:val="18"/>
              </w:rPr>
              <w:t>Macropoxy</w:t>
            </w:r>
            <w:proofErr w:type="spellEnd"/>
            <w:r w:rsidRPr="00835AE9">
              <w:rPr>
                <w:sz w:val="16"/>
                <w:szCs w:val="18"/>
              </w:rPr>
              <w:t xml:space="preserve"> 646 </w:t>
            </w:r>
            <w:r w:rsidR="00792932" w:rsidRPr="00835AE9">
              <w:rPr>
                <w:sz w:val="16"/>
                <w:szCs w:val="18"/>
              </w:rPr>
              <w:t xml:space="preserve"> </w:t>
            </w:r>
          </w:p>
          <w:p w14:paraId="1DBC6BC7" w14:textId="579A6EE3" w:rsidR="00D240CE" w:rsidRPr="00835AE9" w:rsidRDefault="00D240CE" w:rsidP="000B7247">
            <w:pPr>
              <w:autoSpaceDE/>
              <w:autoSpaceDN/>
              <w:adjustRightInd/>
              <w:spacing w:before="0" w:line="240" w:lineRule="auto"/>
              <w:ind w:left="0"/>
              <w:rPr>
                <w:sz w:val="16"/>
                <w:szCs w:val="18"/>
              </w:rPr>
            </w:pPr>
            <w:proofErr w:type="spellStart"/>
            <w:r w:rsidRPr="00835AE9">
              <w:rPr>
                <w:sz w:val="16"/>
                <w:szCs w:val="18"/>
              </w:rPr>
              <w:t>Recoatable</w:t>
            </w:r>
            <w:proofErr w:type="spellEnd"/>
            <w:r w:rsidRPr="00835AE9">
              <w:rPr>
                <w:sz w:val="16"/>
                <w:szCs w:val="18"/>
              </w:rPr>
              <w:t xml:space="preserve"> Epoxy Primer Series</w:t>
            </w:r>
          </w:p>
        </w:tc>
        <w:tc>
          <w:tcPr>
            <w:tcW w:w="971" w:type="dxa"/>
            <w:gridSpan w:val="2"/>
            <w:vAlign w:val="center"/>
          </w:tcPr>
          <w:p w14:paraId="607F855C" w14:textId="77777777" w:rsidR="00D240CE" w:rsidRPr="00034999" w:rsidRDefault="00D240CE" w:rsidP="00F029EB">
            <w:pPr>
              <w:autoSpaceDE/>
              <w:autoSpaceDN/>
              <w:adjustRightInd/>
              <w:spacing w:before="0" w:line="240" w:lineRule="auto"/>
              <w:ind w:left="0"/>
              <w:jc w:val="center"/>
              <w:rPr>
                <w:w w:val="0"/>
                <w:sz w:val="16"/>
                <w:szCs w:val="18"/>
              </w:rPr>
            </w:pPr>
            <w:r w:rsidRPr="00034999">
              <w:rPr>
                <w:sz w:val="16"/>
                <w:szCs w:val="18"/>
              </w:rPr>
              <w:t>66-320</w:t>
            </w:r>
          </w:p>
        </w:tc>
        <w:tc>
          <w:tcPr>
            <w:tcW w:w="1589" w:type="dxa"/>
            <w:gridSpan w:val="3"/>
            <w:vAlign w:val="center"/>
          </w:tcPr>
          <w:p w14:paraId="172C12FC" w14:textId="77777777" w:rsidR="00D240CE" w:rsidRPr="00034999" w:rsidRDefault="00D240CE" w:rsidP="00F029EB">
            <w:pPr>
              <w:autoSpaceDE/>
              <w:autoSpaceDN/>
              <w:adjustRightInd/>
              <w:spacing w:before="0" w:line="0" w:lineRule="atLeast"/>
              <w:ind w:left="155"/>
              <w:rPr>
                <w:w w:val="0"/>
                <w:sz w:val="16"/>
                <w:szCs w:val="18"/>
              </w:rPr>
            </w:pPr>
            <w:r w:rsidRPr="00034999">
              <w:rPr>
                <w:sz w:val="16"/>
                <w:szCs w:val="18"/>
              </w:rPr>
              <w:t>121°C (250°F)</w:t>
            </w:r>
          </w:p>
        </w:tc>
      </w:tr>
      <w:tr w:rsidR="00D240CE" w:rsidRPr="00034999" w14:paraId="4B8A9FD6" w14:textId="77777777" w:rsidTr="00F029EB">
        <w:trPr>
          <w:trHeight w:val="511"/>
          <w:jc w:val="center"/>
        </w:trPr>
        <w:tc>
          <w:tcPr>
            <w:tcW w:w="2288" w:type="dxa"/>
            <w:gridSpan w:val="3"/>
            <w:tcBorders>
              <w:bottom w:val="single" w:sz="12" w:space="0" w:color="auto"/>
            </w:tcBorders>
            <w:vAlign w:val="center"/>
          </w:tcPr>
          <w:p w14:paraId="246F63A7" w14:textId="77777777" w:rsidR="00D240CE" w:rsidRPr="00034999" w:rsidRDefault="00D240CE" w:rsidP="000B7247">
            <w:pPr>
              <w:autoSpaceDE/>
              <w:autoSpaceDN/>
              <w:adjustRightInd/>
              <w:spacing w:before="0"/>
              <w:ind w:left="0"/>
              <w:jc w:val="center"/>
              <w:rPr>
                <w:b/>
                <w:sz w:val="16"/>
                <w:szCs w:val="16"/>
              </w:rPr>
            </w:pPr>
          </w:p>
        </w:tc>
        <w:tc>
          <w:tcPr>
            <w:tcW w:w="2563" w:type="dxa"/>
            <w:tcBorders>
              <w:bottom w:val="single" w:sz="12" w:space="0" w:color="auto"/>
            </w:tcBorders>
            <w:vAlign w:val="center"/>
          </w:tcPr>
          <w:p w14:paraId="604ECC0B" w14:textId="77777777" w:rsidR="00D240CE" w:rsidRPr="00034999" w:rsidRDefault="00D240CE" w:rsidP="000B7247">
            <w:pPr>
              <w:autoSpaceDE/>
              <w:autoSpaceDN/>
              <w:adjustRightInd/>
              <w:spacing w:before="0" w:line="240" w:lineRule="auto"/>
              <w:ind w:left="0"/>
              <w:rPr>
                <w:sz w:val="16"/>
                <w:szCs w:val="18"/>
              </w:rPr>
            </w:pPr>
            <w:r w:rsidRPr="00034999">
              <w:rPr>
                <w:sz w:val="16"/>
                <w:szCs w:val="18"/>
              </w:rPr>
              <w:t>Tnemec</w:t>
            </w:r>
          </w:p>
        </w:tc>
        <w:tc>
          <w:tcPr>
            <w:tcW w:w="2612" w:type="dxa"/>
            <w:gridSpan w:val="2"/>
            <w:tcBorders>
              <w:bottom w:val="single" w:sz="12" w:space="0" w:color="auto"/>
            </w:tcBorders>
            <w:vAlign w:val="center"/>
          </w:tcPr>
          <w:p w14:paraId="49F69BAF" w14:textId="77777777" w:rsidR="00D240CE" w:rsidRPr="00835AE9" w:rsidRDefault="00D240CE" w:rsidP="000B7247">
            <w:pPr>
              <w:autoSpaceDE/>
              <w:autoSpaceDN/>
              <w:adjustRightInd/>
              <w:spacing w:before="0" w:line="240" w:lineRule="auto"/>
              <w:ind w:left="0"/>
              <w:rPr>
                <w:sz w:val="16"/>
                <w:szCs w:val="18"/>
              </w:rPr>
            </w:pPr>
            <w:r w:rsidRPr="00835AE9">
              <w:rPr>
                <w:sz w:val="16"/>
                <w:szCs w:val="18"/>
              </w:rPr>
              <w:t xml:space="preserve">Series L69 Hi-Build </w:t>
            </w:r>
            <w:proofErr w:type="spellStart"/>
            <w:r w:rsidRPr="00835AE9">
              <w:rPr>
                <w:sz w:val="16"/>
                <w:szCs w:val="18"/>
              </w:rPr>
              <w:t>Epoxoline</w:t>
            </w:r>
            <w:proofErr w:type="spellEnd"/>
            <w:r w:rsidRPr="00835AE9">
              <w:rPr>
                <w:sz w:val="16"/>
                <w:szCs w:val="18"/>
              </w:rPr>
              <w:t xml:space="preserve"> II</w:t>
            </w:r>
          </w:p>
          <w:p w14:paraId="14BF72AD" w14:textId="77777777" w:rsidR="00FE746D" w:rsidRPr="00835AE9" w:rsidRDefault="00FE746D" w:rsidP="00FE746D">
            <w:pPr>
              <w:autoSpaceDE/>
              <w:autoSpaceDN/>
              <w:adjustRightInd/>
              <w:spacing w:before="0" w:line="240" w:lineRule="auto"/>
              <w:ind w:left="0"/>
              <w:rPr>
                <w:sz w:val="16"/>
                <w:szCs w:val="18"/>
              </w:rPr>
            </w:pPr>
            <w:r w:rsidRPr="00835AE9">
              <w:rPr>
                <w:sz w:val="16"/>
                <w:szCs w:val="18"/>
              </w:rPr>
              <w:t xml:space="preserve">Series N69 Hi-Build </w:t>
            </w:r>
            <w:proofErr w:type="spellStart"/>
            <w:r w:rsidRPr="00835AE9">
              <w:rPr>
                <w:sz w:val="16"/>
                <w:szCs w:val="18"/>
              </w:rPr>
              <w:t>Epoxiline</w:t>
            </w:r>
            <w:proofErr w:type="spellEnd"/>
            <w:r w:rsidRPr="00835AE9">
              <w:rPr>
                <w:sz w:val="16"/>
                <w:szCs w:val="18"/>
              </w:rPr>
              <w:t xml:space="preserve"> II</w:t>
            </w:r>
          </w:p>
          <w:p w14:paraId="0F9F121F" w14:textId="3A310921" w:rsidR="00FE746D" w:rsidRPr="00835AE9" w:rsidRDefault="002B2EA3" w:rsidP="000B7247">
            <w:pPr>
              <w:autoSpaceDE/>
              <w:autoSpaceDN/>
              <w:adjustRightInd/>
              <w:spacing w:before="0" w:line="240" w:lineRule="auto"/>
              <w:ind w:left="0"/>
              <w:rPr>
                <w:sz w:val="16"/>
                <w:szCs w:val="18"/>
              </w:rPr>
            </w:pPr>
            <w:r w:rsidRPr="00835AE9">
              <w:rPr>
                <w:sz w:val="16"/>
                <w:szCs w:val="18"/>
              </w:rPr>
              <w:t xml:space="preserve">Series 66HS Hi-Build </w:t>
            </w:r>
            <w:proofErr w:type="spellStart"/>
            <w:r w:rsidRPr="00835AE9">
              <w:rPr>
                <w:sz w:val="16"/>
                <w:szCs w:val="18"/>
              </w:rPr>
              <w:t>Epoxoline</w:t>
            </w:r>
            <w:proofErr w:type="spellEnd"/>
            <w:r w:rsidRPr="00835AE9">
              <w:rPr>
                <w:sz w:val="16"/>
                <w:szCs w:val="18"/>
              </w:rPr>
              <w:t xml:space="preserve"> II</w:t>
            </w:r>
          </w:p>
        </w:tc>
        <w:tc>
          <w:tcPr>
            <w:tcW w:w="971" w:type="dxa"/>
            <w:gridSpan w:val="2"/>
            <w:tcBorders>
              <w:bottom w:val="single" w:sz="12" w:space="0" w:color="auto"/>
            </w:tcBorders>
            <w:vAlign w:val="center"/>
          </w:tcPr>
          <w:p w14:paraId="6486D65F" w14:textId="4142EC71" w:rsidR="00D240CE" w:rsidRDefault="00D240CE" w:rsidP="00F029EB">
            <w:pPr>
              <w:autoSpaceDE/>
              <w:autoSpaceDN/>
              <w:adjustRightInd/>
              <w:spacing w:before="0" w:line="240" w:lineRule="auto"/>
              <w:ind w:left="0"/>
              <w:jc w:val="center"/>
              <w:rPr>
                <w:sz w:val="16"/>
                <w:szCs w:val="18"/>
                <w:lang w:val="ru-RU"/>
              </w:rPr>
            </w:pPr>
            <w:r w:rsidRPr="00034999">
              <w:rPr>
                <w:sz w:val="16"/>
                <w:szCs w:val="18"/>
              </w:rPr>
              <w:t>98</w:t>
            </w:r>
            <w:r w:rsidR="00F26C98">
              <w:rPr>
                <w:sz w:val="16"/>
                <w:szCs w:val="18"/>
                <w:lang w:val="ru-RU"/>
              </w:rPr>
              <w:t>-33</w:t>
            </w:r>
            <w:r w:rsidR="00EB3DEF">
              <w:rPr>
                <w:sz w:val="16"/>
                <w:szCs w:val="18"/>
                <w:lang w:val="ru-RU"/>
              </w:rPr>
              <w:t>5</w:t>
            </w:r>
          </w:p>
          <w:p w14:paraId="77DF99C0" w14:textId="77777777" w:rsidR="00BA58F0" w:rsidRDefault="00EB3DEF" w:rsidP="00EB3DEF">
            <w:pPr>
              <w:autoSpaceDE/>
              <w:autoSpaceDN/>
              <w:adjustRightInd/>
              <w:spacing w:before="0" w:line="240" w:lineRule="auto"/>
              <w:ind w:left="0"/>
              <w:jc w:val="center"/>
              <w:rPr>
                <w:sz w:val="16"/>
                <w:szCs w:val="18"/>
              </w:rPr>
            </w:pPr>
            <w:r w:rsidRPr="00034999">
              <w:rPr>
                <w:sz w:val="16"/>
                <w:szCs w:val="18"/>
              </w:rPr>
              <w:t>98</w:t>
            </w:r>
            <w:r>
              <w:rPr>
                <w:sz w:val="16"/>
                <w:szCs w:val="18"/>
                <w:lang w:val="ru-RU"/>
              </w:rPr>
              <w:t>-335</w:t>
            </w:r>
          </w:p>
          <w:p w14:paraId="23DAF3AC" w14:textId="236C1AFD" w:rsidR="00EB3DEF" w:rsidRPr="00EB3DEF" w:rsidRDefault="003D7EB6" w:rsidP="00BA58F0">
            <w:pPr>
              <w:autoSpaceDE/>
              <w:autoSpaceDN/>
              <w:adjustRightInd/>
              <w:spacing w:before="0" w:line="240" w:lineRule="auto"/>
              <w:ind w:left="0"/>
              <w:jc w:val="center"/>
              <w:rPr>
                <w:w w:val="0"/>
                <w:sz w:val="16"/>
                <w:szCs w:val="18"/>
                <w:lang w:val="ru-RU"/>
              </w:rPr>
            </w:pPr>
            <w:r>
              <w:rPr>
                <w:sz w:val="16"/>
                <w:szCs w:val="18"/>
                <w:lang w:val="ru-RU"/>
              </w:rPr>
              <w:t>184</w:t>
            </w:r>
          </w:p>
        </w:tc>
        <w:tc>
          <w:tcPr>
            <w:tcW w:w="1589" w:type="dxa"/>
            <w:gridSpan w:val="3"/>
            <w:tcBorders>
              <w:bottom w:val="single" w:sz="12" w:space="0" w:color="auto"/>
            </w:tcBorders>
            <w:vAlign w:val="center"/>
          </w:tcPr>
          <w:p w14:paraId="21C2DC50" w14:textId="77777777" w:rsidR="00D240CE" w:rsidRPr="00034999" w:rsidRDefault="00D240CE" w:rsidP="00F029EB">
            <w:pPr>
              <w:autoSpaceDE/>
              <w:autoSpaceDN/>
              <w:adjustRightInd/>
              <w:spacing w:before="0" w:line="0" w:lineRule="atLeast"/>
              <w:ind w:left="155"/>
              <w:rPr>
                <w:w w:val="0"/>
                <w:sz w:val="16"/>
                <w:szCs w:val="18"/>
              </w:rPr>
            </w:pPr>
            <w:r w:rsidRPr="00034999">
              <w:rPr>
                <w:sz w:val="16"/>
                <w:szCs w:val="18"/>
              </w:rPr>
              <w:t>121°C (250°F)</w:t>
            </w:r>
          </w:p>
        </w:tc>
      </w:tr>
      <w:tr w:rsidR="00D240CE" w:rsidRPr="00034999" w14:paraId="1ECF78AC" w14:textId="77777777" w:rsidTr="00F029EB">
        <w:trPr>
          <w:trHeight w:val="288"/>
          <w:jc w:val="center"/>
        </w:trPr>
        <w:tc>
          <w:tcPr>
            <w:tcW w:w="1170" w:type="dxa"/>
            <w:tcBorders>
              <w:top w:val="single" w:sz="12" w:space="0" w:color="auto"/>
            </w:tcBorders>
            <w:vAlign w:val="center"/>
          </w:tcPr>
          <w:p w14:paraId="2022A61E" w14:textId="77777777" w:rsidR="00D240CE" w:rsidRPr="00034999" w:rsidRDefault="00D240CE" w:rsidP="000B7247">
            <w:pPr>
              <w:spacing w:line="240" w:lineRule="auto"/>
              <w:ind w:left="-72"/>
              <w:rPr>
                <w:b/>
                <w:sz w:val="16"/>
                <w:szCs w:val="16"/>
              </w:rPr>
            </w:pPr>
            <w:r w:rsidRPr="006952A6">
              <w:rPr>
                <w:b/>
                <w:color w:val="auto"/>
                <w:sz w:val="16"/>
                <w:szCs w:val="24"/>
                <w:lang w:val="ru-RU"/>
              </w:rPr>
              <w:t>Последнее обновление:</w:t>
            </w:r>
          </w:p>
        </w:tc>
        <w:tc>
          <w:tcPr>
            <w:tcW w:w="3681" w:type="dxa"/>
            <w:gridSpan w:val="3"/>
            <w:tcBorders>
              <w:top w:val="single" w:sz="12" w:space="0" w:color="auto"/>
            </w:tcBorders>
            <w:vAlign w:val="center"/>
          </w:tcPr>
          <w:p w14:paraId="6C4B8A6A" w14:textId="5DE2CE2E" w:rsidR="00D240CE" w:rsidRPr="00034999" w:rsidRDefault="00663F0A" w:rsidP="000B7247">
            <w:pPr>
              <w:spacing w:line="240" w:lineRule="auto"/>
              <w:ind w:left="-72"/>
              <w:rPr>
                <w:sz w:val="16"/>
                <w:szCs w:val="16"/>
              </w:rPr>
            </w:pPr>
            <w:r>
              <w:rPr>
                <w:color w:val="auto"/>
                <w:sz w:val="16"/>
                <w:szCs w:val="24"/>
                <w:lang w:val="ru-RU"/>
              </w:rPr>
              <w:t xml:space="preserve"> </w:t>
            </w:r>
            <w:ins w:id="224" w:author="Issayevskiy, Konstantin [STAMGazStroy LLP]" w:date="2025-12-04T17:43:00Z" w16du:dateUtc="2025-12-04T12:43:00Z">
              <w:r w:rsidR="00874594">
                <w:rPr>
                  <w:color w:val="auto"/>
                  <w:sz w:val="16"/>
                  <w:szCs w:val="24"/>
                  <w:lang w:val="ru-RU"/>
                </w:rPr>
                <w:t>Ноябрь</w:t>
              </w:r>
            </w:ins>
            <w:del w:id="225" w:author="Issayevskiy, Konstantin [STAMGazStroy LLP]" w:date="2025-12-04T17:43:00Z" w16du:dateUtc="2025-12-04T12:43:00Z">
              <w:r w:rsidDel="00874594">
                <w:rPr>
                  <w:color w:val="auto"/>
                  <w:sz w:val="16"/>
                  <w:szCs w:val="24"/>
                  <w:lang w:val="ru-RU"/>
                </w:rPr>
                <w:delText>Октябрь</w:delText>
              </w:r>
            </w:del>
            <w:r>
              <w:rPr>
                <w:color w:val="auto"/>
                <w:sz w:val="16"/>
                <w:szCs w:val="24"/>
                <w:lang w:val="ru-RU"/>
              </w:rPr>
              <w:t xml:space="preserve"> 2025</w:t>
            </w:r>
          </w:p>
        </w:tc>
        <w:tc>
          <w:tcPr>
            <w:tcW w:w="2612" w:type="dxa"/>
            <w:gridSpan w:val="2"/>
            <w:tcBorders>
              <w:top w:val="single" w:sz="12" w:space="0" w:color="auto"/>
            </w:tcBorders>
            <w:vAlign w:val="center"/>
          </w:tcPr>
          <w:p w14:paraId="2909E338" w14:textId="77777777" w:rsidR="00D240CE" w:rsidRPr="00034999" w:rsidRDefault="00D240CE" w:rsidP="000B7247">
            <w:pPr>
              <w:autoSpaceDE/>
              <w:autoSpaceDN/>
              <w:adjustRightInd/>
              <w:spacing w:before="0"/>
              <w:ind w:left="0"/>
              <w:rPr>
                <w:b/>
                <w:sz w:val="16"/>
                <w:szCs w:val="16"/>
              </w:rPr>
            </w:pPr>
          </w:p>
        </w:tc>
        <w:tc>
          <w:tcPr>
            <w:tcW w:w="971" w:type="dxa"/>
            <w:gridSpan w:val="2"/>
            <w:tcBorders>
              <w:top w:val="single" w:sz="12" w:space="0" w:color="auto"/>
            </w:tcBorders>
            <w:vAlign w:val="center"/>
          </w:tcPr>
          <w:p w14:paraId="7B5EA598" w14:textId="77777777" w:rsidR="00D240CE" w:rsidRPr="00034999" w:rsidRDefault="00D240CE" w:rsidP="000B7247">
            <w:pPr>
              <w:autoSpaceDE/>
              <w:autoSpaceDN/>
              <w:adjustRightInd/>
              <w:spacing w:before="0"/>
              <w:ind w:left="0"/>
              <w:jc w:val="center"/>
              <w:rPr>
                <w:b/>
                <w:sz w:val="16"/>
                <w:szCs w:val="16"/>
              </w:rPr>
            </w:pPr>
          </w:p>
        </w:tc>
        <w:tc>
          <w:tcPr>
            <w:tcW w:w="1589" w:type="dxa"/>
            <w:gridSpan w:val="3"/>
            <w:tcBorders>
              <w:top w:val="single" w:sz="12" w:space="0" w:color="auto"/>
            </w:tcBorders>
            <w:vAlign w:val="center"/>
          </w:tcPr>
          <w:p w14:paraId="7903B8A5" w14:textId="77777777" w:rsidR="00D240CE" w:rsidRPr="00034999" w:rsidRDefault="00D240CE" w:rsidP="000B7247">
            <w:pPr>
              <w:autoSpaceDE/>
              <w:autoSpaceDN/>
              <w:adjustRightInd/>
              <w:spacing w:before="0"/>
              <w:ind w:left="0"/>
              <w:rPr>
                <w:b/>
                <w:sz w:val="16"/>
                <w:szCs w:val="16"/>
              </w:rPr>
            </w:pPr>
          </w:p>
        </w:tc>
      </w:tr>
    </w:tbl>
    <w:p w14:paraId="73B39974" w14:textId="77777777" w:rsidR="00B45130" w:rsidRDefault="00B45130" w:rsidP="0088650E">
      <w:pPr>
        <w:widowControl w:val="0"/>
        <w:spacing w:line="240" w:lineRule="auto"/>
        <w:ind w:left="1440" w:right="708" w:hanging="1440"/>
        <w:contextualSpacing/>
        <w:rPr>
          <w:color w:val="auto"/>
          <w:sz w:val="16"/>
          <w:szCs w:val="16"/>
          <w:lang w:val="ru-RU"/>
        </w:rPr>
      </w:pPr>
    </w:p>
    <w:p w14:paraId="12CCD9F9" w14:textId="244B316B" w:rsidR="00D240CE" w:rsidRPr="0088650E" w:rsidRDefault="00D240CE" w:rsidP="0088650E">
      <w:pPr>
        <w:widowControl w:val="0"/>
        <w:spacing w:line="240" w:lineRule="auto"/>
        <w:ind w:left="1440" w:right="708" w:hanging="1440"/>
        <w:contextualSpacing/>
        <w:rPr>
          <w:color w:val="auto"/>
          <w:sz w:val="16"/>
          <w:szCs w:val="16"/>
          <w:lang w:val="ru-RU"/>
        </w:rPr>
      </w:pPr>
      <w:r w:rsidRPr="0088650E">
        <w:rPr>
          <w:color w:val="auto"/>
          <w:sz w:val="16"/>
          <w:szCs w:val="16"/>
          <w:lang w:val="ru-RU"/>
        </w:rPr>
        <w:t xml:space="preserve">Примечание1: </w:t>
      </w:r>
      <w:r w:rsidR="0088650E" w:rsidRPr="00B45130">
        <w:rPr>
          <w:color w:val="auto"/>
          <w:sz w:val="16"/>
          <w:szCs w:val="16"/>
          <w:lang w:val="ru-RU"/>
        </w:rPr>
        <w:tab/>
      </w:r>
      <w:r w:rsidRPr="0088650E">
        <w:rPr>
          <w:color w:val="auto"/>
          <w:sz w:val="16"/>
          <w:szCs w:val="16"/>
          <w:lang w:val="ru-RU"/>
        </w:rPr>
        <w:t>Выбрать</w:t>
      </w:r>
      <w:r w:rsidR="00792932" w:rsidRPr="0088650E">
        <w:rPr>
          <w:color w:val="auto"/>
          <w:sz w:val="16"/>
          <w:szCs w:val="16"/>
          <w:lang w:val="ru-RU"/>
        </w:rPr>
        <w:t xml:space="preserve"> </w:t>
      </w:r>
      <w:r w:rsidRPr="0088650E">
        <w:rPr>
          <w:color w:val="auto"/>
          <w:sz w:val="16"/>
          <w:szCs w:val="16"/>
          <w:lang w:val="ru-RU"/>
        </w:rPr>
        <w:t>аминовый</w:t>
      </w:r>
      <w:r w:rsidR="00792932" w:rsidRPr="0088650E">
        <w:rPr>
          <w:color w:val="auto"/>
          <w:sz w:val="16"/>
          <w:szCs w:val="16"/>
          <w:lang w:val="ru-RU"/>
        </w:rPr>
        <w:t xml:space="preserve"> </w:t>
      </w:r>
      <w:r w:rsidRPr="0088650E">
        <w:rPr>
          <w:color w:val="auto"/>
          <w:sz w:val="16"/>
          <w:szCs w:val="16"/>
          <w:lang w:val="ru-RU"/>
        </w:rPr>
        <w:t>аддуктилиполиамид, взависимости</w:t>
      </w:r>
      <w:r w:rsidR="00792932" w:rsidRPr="0088650E">
        <w:rPr>
          <w:color w:val="auto"/>
          <w:sz w:val="16"/>
          <w:szCs w:val="16"/>
          <w:lang w:val="ru-RU"/>
        </w:rPr>
        <w:t xml:space="preserve"> </w:t>
      </w:r>
      <w:r w:rsidRPr="0088650E">
        <w:rPr>
          <w:color w:val="auto"/>
          <w:sz w:val="16"/>
          <w:szCs w:val="16"/>
          <w:lang w:val="ru-RU"/>
        </w:rPr>
        <w:t>от</w:t>
      </w:r>
      <w:r w:rsidR="00792932" w:rsidRPr="0088650E">
        <w:rPr>
          <w:color w:val="auto"/>
          <w:sz w:val="16"/>
          <w:szCs w:val="16"/>
          <w:lang w:val="ru-RU"/>
        </w:rPr>
        <w:t xml:space="preserve"> </w:t>
      </w:r>
      <w:r w:rsidRPr="0088650E">
        <w:rPr>
          <w:color w:val="auto"/>
          <w:sz w:val="16"/>
          <w:szCs w:val="16"/>
          <w:lang w:val="ru-RU"/>
        </w:rPr>
        <w:t>условий</w:t>
      </w:r>
      <w:r w:rsidR="00792932" w:rsidRPr="0088650E">
        <w:rPr>
          <w:color w:val="auto"/>
          <w:sz w:val="16"/>
          <w:szCs w:val="16"/>
          <w:lang w:val="ru-RU"/>
        </w:rPr>
        <w:t xml:space="preserve"> </w:t>
      </w:r>
      <w:r w:rsidRPr="0088650E">
        <w:rPr>
          <w:color w:val="auto"/>
          <w:sz w:val="16"/>
          <w:szCs w:val="16"/>
          <w:lang w:val="ru-RU"/>
        </w:rPr>
        <w:t>эксплуатации. Перед</w:t>
      </w:r>
      <w:r w:rsidR="00792932" w:rsidRPr="0088650E">
        <w:rPr>
          <w:color w:val="auto"/>
          <w:sz w:val="16"/>
          <w:szCs w:val="16"/>
          <w:lang w:val="ru-RU"/>
        </w:rPr>
        <w:t xml:space="preserve"> </w:t>
      </w:r>
      <w:r w:rsidRPr="0088650E">
        <w:rPr>
          <w:color w:val="auto"/>
          <w:sz w:val="16"/>
          <w:szCs w:val="16"/>
          <w:lang w:val="ru-RU"/>
        </w:rPr>
        <w:t>принятием</w:t>
      </w:r>
      <w:r w:rsidR="00792932" w:rsidRPr="0088650E">
        <w:rPr>
          <w:color w:val="auto"/>
          <w:sz w:val="16"/>
          <w:szCs w:val="16"/>
          <w:lang w:val="ru-RU"/>
        </w:rPr>
        <w:t xml:space="preserve"> </w:t>
      </w:r>
      <w:r w:rsidRPr="0088650E">
        <w:rPr>
          <w:color w:val="auto"/>
          <w:sz w:val="16"/>
          <w:szCs w:val="16"/>
          <w:lang w:val="ru-RU"/>
        </w:rPr>
        <w:t>решения, необходимо</w:t>
      </w:r>
      <w:r w:rsidR="00792932" w:rsidRPr="0088650E">
        <w:rPr>
          <w:color w:val="auto"/>
          <w:sz w:val="16"/>
          <w:szCs w:val="16"/>
          <w:lang w:val="ru-RU"/>
        </w:rPr>
        <w:t xml:space="preserve"> </w:t>
      </w:r>
      <w:r w:rsidRPr="0088650E">
        <w:rPr>
          <w:color w:val="auto"/>
          <w:sz w:val="16"/>
          <w:szCs w:val="16"/>
          <w:lang w:val="ru-RU"/>
        </w:rPr>
        <w:t>проконсультироваться</w:t>
      </w:r>
      <w:r w:rsidR="00792932" w:rsidRPr="0088650E">
        <w:rPr>
          <w:color w:val="auto"/>
          <w:sz w:val="16"/>
          <w:szCs w:val="16"/>
          <w:lang w:val="ru-RU"/>
        </w:rPr>
        <w:t xml:space="preserve"> </w:t>
      </w:r>
      <w:r w:rsidRPr="0088650E">
        <w:rPr>
          <w:color w:val="auto"/>
          <w:sz w:val="16"/>
          <w:szCs w:val="16"/>
          <w:lang w:val="ru-RU"/>
        </w:rPr>
        <w:t>со специалистом.</w:t>
      </w:r>
    </w:p>
    <w:p w14:paraId="57D2E346" w14:textId="659EC63C" w:rsidR="002B5E17" w:rsidRPr="0088650E" w:rsidRDefault="00D240CE" w:rsidP="0088650E">
      <w:pPr>
        <w:widowControl w:val="0"/>
        <w:spacing w:line="240" w:lineRule="auto"/>
        <w:ind w:left="1440" w:right="708" w:hanging="1440"/>
        <w:contextualSpacing/>
        <w:rPr>
          <w:color w:val="auto"/>
          <w:sz w:val="16"/>
          <w:szCs w:val="16"/>
          <w:lang w:val="ru-RU"/>
        </w:rPr>
      </w:pPr>
      <w:r w:rsidRPr="0088650E">
        <w:rPr>
          <w:color w:val="auto"/>
          <w:sz w:val="16"/>
          <w:szCs w:val="16"/>
          <w:lang w:val="ru-RU"/>
        </w:rPr>
        <w:t xml:space="preserve">Примечание 2: </w:t>
      </w:r>
      <w:r w:rsidR="0088650E" w:rsidRPr="00064F9B">
        <w:rPr>
          <w:color w:val="auto"/>
          <w:sz w:val="16"/>
          <w:szCs w:val="16"/>
          <w:lang w:val="ru-RU"/>
        </w:rPr>
        <w:tab/>
      </w:r>
      <w:r w:rsidRPr="0088650E">
        <w:rPr>
          <w:color w:val="auto"/>
          <w:sz w:val="16"/>
          <w:szCs w:val="16"/>
          <w:lang w:val="ru-RU"/>
        </w:rPr>
        <w:t>В</w:t>
      </w:r>
      <w:r w:rsidR="00792932" w:rsidRPr="0088650E">
        <w:rPr>
          <w:color w:val="auto"/>
          <w:sz w:val="16"/>
          <w:szCs w:val="16"/>
          <w:lang w:val="ru-RU"/>
        </w:rPr>
        <w:t xml:space="preserve"> </w:t>
      </w:r>
      <w:r w:rsidRPr="0088650E">
        <w:rPr>
          <w:color w:val="auto"/>
          <w:sz w:val="16"/>
          <w:szCs w:val="16"/>
          <w:lang w:val="ru-RU"/>
        </w:rPr>
        <w:t>местах</w:t>
      </w:r>
      <w:r w:rsidR="00792932" w:rsidRPr="0088650E">
        <w:rPr>
          <w:color w:val="auto"/>
          <w:sz w:val="16"/>
          <w:szCs w:val="16"/>
          <w:lang w:val="ru-RU"/>
        </w:rPr>
        <w:t xml:space="preserve"> </w:t>
      </w:r>
      <w:r w:rsidRPr="0088650E">
        <w:rPr>
          <w:color w:val="auto"/>
          <w:sz w:val="16"/>
          <w:szCs w:val="16"/>
          <w:lang w:val="ru-RU"/>
        </w:rPr>
        <w:t>сбора</w:t>
      </w:r>
      <w:r w:rsidR="00792932" w:rsidRPr="0088650E">
        <w:rPr>
          <w:color w:val="auto"/>
          <w:sz w:val="16"/>
          <w:szCs w:val="16"/>
          <w:lang w:val="ru-RU"/>
        </w:rPr>
        <w:t xml:space="preserve"> </w:t>
      </w:r>
      <w:r w:rsidRPr="0088650E">
        <w:rPr>
          <w:color w:val="auto"/>
          <w:sz w:val="16"/>
          <w:szCs w:val="16"/>
          <w:lang w:val="ru-RU"/>
        </w:rPr>
        <w:t>влаги, таких</w:t>
      </w:r>
      <w:r w:rsidR="00792932" w:rsidRPr="0088650E">
        <w:rPr>
          <w:color w:val="auto"/>
          <w:sz w:val="16"/>
          <w:szCs w:val="16"/>
          <w:lang w:val="ru-RU"/>
        </w:rPr>
        <w:t xml:space="preserve"> </w:t>
      </w:r>
      <w:r w:rsidRPr="0088650E">
        <w:rPr>
          <w:color w:val="auto"/>
          <w:sz w:val="16"/>
          <w:szCs w:val="16"/>
          <w:lang w:val="ru-RU"/>
        </w:rPr>
        <w:t>как</w:t>
      </w:r>
      <w:r w:rsidR="00792932" w:rsidRPr="0088650E">
        <w:rPr>
          <w:color w:val="auto"/>
          <w:sz w:val="16"/>
          <w:szCs w:val="16"/>
          <w:lang w:val="ru-RU"/>
        </w:rPr>
        <w:t xml:space="preserve"> </w:t>
      </w:r>
      <w:r w:rsidRPr="0088650E">
        <w:rPr>
          <w:color w:val="auto"/>
          <w:sz w:val="16"/>
          <w:szCs w:val="16"/>
          <w:lang w:val="ru-RU"/>
        </w:rPr>
        <w:t>кольца</w:t>
      </w:r>
      <w:r w:rsidR="00792932" w:rsidRPr="0088650E">
        <w:rPr>
          <w:color w:val="auto"/>
          <w:sz w:val="16"/>
          <w:szCs w:val="16"/>
          <w:lang w:val="ru-RU"/>
        </w:rPr>
        <w:t xml:space="preserve"> </w:t>
      </w:r>
      <w:r w:rsidRPr="0088650E">
        <w:rPr>
          <w:color w:val="auto"/>
          <w:sz w:val="16"/>
          <w:szCs w:val="16"/>
          <w:lang w:val="ru-RU"/>
        </w:rPr>
        <w:t>поддержки</w:t>
      </w:r>
      <w:r w:rsidR="00792932" w:rsidRPr="0088650E">
        <w:rPr>
          <w:color w:val="auto"/>
          <w:sz w:val="16"/>
          <w:szCs w:val="16"/>
          <w:lang w:val="ru-RU"/>
        </w:rPr>
        <w:t xml:space="preserve"> </w:t>
      </w:r>
      <w:r w:rsidRPr="0088650E">
        <w:rPr>
          <w:color w:val="auto"/>
          <w:sz w:val="16"/>
          <w:szCs w:val="16"/>
          <w:lang w:val="ru-RU"/>
        </w:rPr>
        <w:t>изоляции, необходимо нанести 2 слоя эпоксиполиамидного материала.</w:t>
      </w:r>
    </w:p>
    <w:p w14:paraId="5065C8A6"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9966" w:type="dxa"/>
        <w:jc w:val="center"/>
        <w:tblLayout w:type="fixed"/>
        <w:tblLook w:val="01E0" w:firstRow="1" w:lastRow="1" w:firstColumn="1" w:lastColumn="1" w:noHBand="0" w:noVBand="0"/>
      </w:tblPr>
      <w:tblGrid>
        <w:gridCol w:w="1170"/>
        <w:gridCol w:w="270"/>
        <w:gridCol w:w="848"/>
        <w:gridCol w:w="2651"/>
        <w:gridCol w:w="990"/>
        <w:gridCol w:w="1902"/>
        <w:gridCol w:w="188"/>
        <w:gridCol w:w="804"/>
        <w:gridCol w:w="1131"/>
        <w:gridCol w:w="12"/>
      </w:tblGrid>
      <w:tr w:rsidR="00D240CE" w:rsidRPr="0005732F" w14:paraId="0EE66C41" w14:textId="77777777" w:rsidTr="00F029EB">
        <w:trPr>
          <w:trHeight w:val="360"/>
          <w:jc w:val="center"/>
        </w:trPr>
        <w:tc>
          <w:tcPr>
            <w:tcW w:w="9966" w:type="dxa"/>
            <w:gridSpan w:val="10"/>
            <w:tcBorders>
              <w:top w:val="single" w:sz="6" w:space="0" w:color="auto"/>
              <w:bottom w:val="single" w:sz="12" w:space="0" w:color="auto"/>
            </w:tcBorders>
            <w:shd w:val="clear" w:color="auto" w:fill="FFFFFF"/>
            <w:vAlign w:val="center"/>
          </w:tcPr>
          <w:p w14:paraId="6BCF686F" w14:textId="77777777" w:rsidR="00D240CE" w:rsidRPr="0005732F" w:rsidRDefault="00D240CE" w:rsidP="000B7247">
            <w:pPr>
              <w:ind w:right="-72"/>
              <w:jc w:val="right"/>
              <w:rPr>
                <w:b/>
                <w:i/>
                <w:color w:val="auto"/>
              </w:rPr>
            </w:pPr>
            <w:proofErr w:type="spellStart"/>
            <w:r w:rsidRPr="0005732F">
              <w:rPr>
                <w:b/>
                <w:i/>
                <w:color w:val="auto"/>
              </w:rPr>
              <w:lastRenderedPageBreak/>
              <w:t>Только</w:t>
            </w:r>
            <w:proofErr w:type="spellEnd"/>
            <w:r w:rsidRPr="0005732F">
              <w:rPr>
                <w:b/>
                <w:i/>
                <w:color w:val="auto"/>
              </w:rPr>
              <w:t xml:space="preserve"> </w:t>
            </w:r>
            <w:proofErr w:type="spellStart"/>
            <w:r w:rsidRPr="0005732F">
              <w:rPr>
                <w:b/>
                <w:i/>
                <w:color w:val="auto"/>
              </w:rPr>
              <w:t>грунтовочная</w:t>
            </w:r>
            <w:proofErr w:type="spellEnd"/>
            <w:r w:rsidRPr="0005732F">
              <w:rPr>
                <w:b/>
                <w:i/>
                <w:color w:val="auto"/>
              </w:rPr>
              <w:t xml:space="preserve"> </w:t>
            </w:r>
            <w:proofErr w:type="spellStart"/>
            <w:r w:rsidRPr="0005732F">
              <w:rPr>
                <w:b/>
                <w:i/>
                <w:color w:val="auto"/>
              </w:rPr>
              <w:t>система</w:t>
            </w:r>
            <w:proofErr w:type="spellEnd"/>
          </w:p>
        </w:tc>
      </w:tr>
      <w:tr w:rsidR="00D240CE" w:rsidRPr="0005732F" w14:paraId="6D93D0AE" w14:textId="77777777" w:rsidTr="00F029EB">
        <w:trPr>
          <w:trHeight w:val="360"/>
          <w:jc w:val="center"/>
        </w:trPr>
        <w:tc>
          <w:tcPr>
            <w:tcW w:w="8019" w:type="dxa"/>
            <w:gridSpan w:val="7"/>
            <w:tcBorders>
              <w:top w:val="single" w:sz="12" w:space="0" w:color="auto"/>
              <w:left w:val="single" w:sz="12" w:space="0" w:color="auto"/>
              <w:bottom w:val="single" w:sz="12" w:space="0" w:color="auto"/>
            </w:tcBorders>
            <w:vAlign w:val="center"/>
          </w:tcPr>
          <w:p w14:paraId="38D3ABE4" w14:textId="77777777" w:rsidR="00D240CE" w:rsidRPr="006952A6" w:rsidRDefault="00D240CE" w:rsidP="000B7247">
            <w:pPr>
              <w:autoSpaceDE/>
              <w:autoSpaceDN/>
              <w:adjustRightInd/>
              <w:spacing w:before="0" w:line="240" w:lineRule="auto"/>
              <w:ind w:left="0"/>
              <w:rPr>
                <w:b/>
                <w:color w:val="auto"/>
                <w:sz w:val="20"/>
                <w:szCs w:val="20"/>
                <w:lang w:val="ru-RU"/>
              </w:rPr>
            </w:pPr>
            <w:r w:rsidRPr="006952A6">
              <w:rPr>
                <w:b/>
                <w:color w:val="auto"/>
                <w:sz w:val="20"/>
                <w:szCs w:val="24"/>
                <w:lang w:val="ru-RU"/>
              </w:rPr>
              <w:t>Органическое с высоким содержанием цинка для ремонта цинкового покрытия</w:t>
            </w:r>
          </w:p>
        </w:tc>
        <w:tc>
          <w:tcPr>
            <w:tcW w:w="1947" w:type="dxa"/>
            <w:gridSpan w:val="3"/>
            <w:tcBorders>
              <w:top w:val="single" w:sz="12" w:space="0" w:color="auto"/>
              <w:bottom w:val="single" w:sz="12" w:space="0" w:color="auto"/>
              <w:right w:val="single" w:sz="12" w:space="0" w:color="auto"/>
            </w:tcBorders>
            <w:shd w:val="clear" w:color="auto" w:fill="000000"/>
            <w:vAlign w:val="center"/>
          </w:tcPr>
          <w:p w14:paraId="2B761F19" w14:textId="77777777" w:rsidR="00D240CE" w:rsidRPr="0005732F" w:rsidRDefault="00D240CE" w:rsidP="000B7247">
            <w:pPr>
              <w:autoSpaceDE/>
              <w:autoSpaceDN/>
              <w:adjustRightInd/>
              <w:spacing w:before="0" w:line="240" w:lineRule="auto"/>
              <w:ind w:left="0"/>
              <w:jc w:val="center"/>
              <w:rPr>
                <w:b/>
                <w:color w:val="auto"/>
                <w:sz w:val="36"/>
                <w:szCs w:val="40"/>
              </w:rPr>
            </w:pPr>
            <w:r w:rsidRPr="006952A6">
              <w:rPr>
                <w:b/>
                <w:color w:val="auto"/>
                <w:sz w:val="36"/>
                <w:szCs w:val="24"/>
                <w:lang w:val="ru-RU"/>
              </w:rPr>
              <w:t>1.6</w:t>
            </w:r>
          </w:p>
        </w:tc>
      </w:tr>
      <w:tr w:rsidR="00D240CE" w:rsidRPr="0060650E" w14:paraId="5F3CAA85" w14:textId="77777777" w:rsidTr="00F029EB">
        <w:trPr>
          <w:gridAfter w:val="1"/>
          <w:wAfter w:w="12" w:type="dxa"/>
          <w:cantSplit/>
          <w:trHeight w:val="288"/>
          <w:jc w:val="center"/>
        </w:trPr>
        <w:tc>
          <w:tcPr>
            <w:tcW w:w="1440" w:type="dxa"/>
            <w:gridSpan w:val="2"/>
            <w:tcBorders>
              <w:top w:val="single" w:sz="12" w:space="0" w:color="auto"/>
            </w:tcBorders>
          </w:tcPr>
          <w:p w14:paraId="5AB991CE" w14:textId="77777777" w:rsidR="00D240CE" w:rsidRPr="00B50E8C" w:rsidRDefault="00D240CE" w:rsidP="000B7247">
            <w:pPr>
              <w:autoSpaceDE/>
              <w:autoSpaceDN/>
              <w:adjustRightInd/>
              <w:spacing w:before="0" w:line="240" w:lineRule="auto"/>
              <w:ind w:left="-72"/>
              <w:rPr>
                <w:b/>
                <w:color w:val="auto"/>
                <w:sz w:val="16"/>
                <w:szCs w:val="24"/>
                <w:lang w:val="ru-RU"/>
              </w:rPr>
            </w:pPr>
            <w:r w:rsidRPr="00B50E8C">
              <w:rPr>
                <w:b/>
                <w:color w:val="auto"/>
                <w:sz w:val="16"/>
                <w:szCs w:val="24"/>
                <w:lang w:val="ru-RU"/>
              </w:rPr>
              <w:t>Подготовка поверхности:</w:t>
            </w:r>
          </w:p>
        </w:tc>
        <w:tc>
          <w:tcPr>
            <w:tcW w:w="3499" w:type="dxa"/>
            <w:gridSpan w:val="2"/>
            <w:tcBorders>
              <w:top w:val="single" w:sz="12" w:space="0" w:color="auto"/>
            </w:tcBorders>
          </w:tcPr>
          <w:p w14:paraId="107FFD02" w14:textId="77777777" w:rsidR="00A26085" w:rsidRPr="00064F9B" w:rsidRDefault="00517072" w:rsidP="00517072">
            <w:pPr>
              <w:autoSpaceDE/>
              <w:autoSpaceDN/>
              <w:adjustRightInd/>
              <w:spacing w:before="0" w:line="240" w:lineRule="auto"/>
              <w:ind w:left="-72"/>
              <w:rPr>
                <w:sz w:val="16"/>
                <w:szCs w:val="18"/>
                <w:lang w:val="ru-RU"/>
              </w:rPr>
            </w:pPr>
            <w:r w:rsidRPr="00517072">
              <w:rPr>
                <w:sz w:val="16"/>
                <w:szCs w:val="18"/>
              </w:rPr>
              <w:t>SSPC</w:t>
            </w:r>
            <w:r w:rsidRPr="00517072">
              <w:rPr>
                <w:sz w:val="16"/>
                <w:szCs w:val="18"/>
                <w:lang w:val="ru-RU"/>
              </w:rPr>
              <w:t>-</w:t>
            </w:r>
            <w:r w:rsidRPr="00517072">
              <w:rPr>
                <w:sz w:val="16"/>
                <w:szCs w:val="18"/>
              </w:rPr>
              <w:t>SP</w:t>
            </w:r>
            <w:r w:rsidRPr="00517072">
              <w:rPr>
                <w:sz w:val="16"/>
                <w:szCs w:val="18"/>
                <w:lang w:val="ru-RU"/>
              </w:rPr>
              <w:t>1/</w:t>
            </w:r>
            <w:r w:rsidRPr="00517072">
              <w:rPr>
                <w:sz w:val="16"/>
                <w:szCs w:val="18"/>
              </w:rPr>
              <w:t>SP</w:t>
            </w:r>
            <w:r w:rsidRPr="00517072">
              <w:rPr>
                <w:sz w:val="16"/>
                <w:szCs w:val="18"/>
                <w:lang w:val="ru-RU"/>
              </w:rPr>
              <w:t>7 (</w:t>
            </w:r>
            <w:proofErr w:type="spellStart"/>
            <w:r w:rsidRPr="00517072">
              <w:rPr>
                <w:sz w:val="16"/>
                <w:szCs w:val="18"/>
              </w:rPr>
              <w:t>NACENo</w:t>
            </w:r>
            <w:proofErr w:type="spellEnd"/>
            <w:r w:rsidRPr="00517072">
              <w:rPr>
                <w:sz w:val="16"/>
                <w:szCs w:val="18"/>
                <w:lang w:val="ru-RU"/>
              </w:rPr>
              <w:t xml:space="preserve">. 4) </w:t>
            </w:r>
          </w:p>
          <w:p w14:paraId="066F6BFF" w14:textId="0E712B58" w:rsidR="00517072" w:rsidRPr="00517072" w:rsidRDefault="00517072" w:rsidP="00517072">
            <w:pPr>
              <w:autoSpaceDE/>
              <w:autoSpaceDN/>
              <w:adjustRightInd/>
              <w:spacing w:before="0" w:line="240" w:lineRule="auto"/>
              <w:ind w:left="-72"/>
              <w:rPr>
                <w:sz w:val="16"/>
                <w:szCs w:val="18"/>
                <w:lang w:val="ru-RU"/>
              </w:rPr>
            </w:pPr>
            <w:r w:rsidRPr="00517072">
              <w:rPr>
                <w:rFonts w:hint="eastAsia"/>
                <w:sz w:val="16"/>
                <w:szCs w:val="18"/>
                <w:lang w:val="ru-RU"/>
              </w:rPr>
              <w:t>Поверхностная</w:t>
            </w:r>
            <w:r w:rsidR="00A26085" w:rsidRPr="00A26085">
              <w:rPr>
                <w:sz w:val="16"/>
                <w:szCs w:val="18"/>
                <w:lang w:val="ru-RU"/>
              </w:rPr>
              <w:t xml:space="preserve"> </w:t>
            </w:r>
            <w:r w:rsidR="004B5C7C">
              <w:rPr>
                <w:rFonts w:hint="eastAsia"/>
                <w:sz w:val="16"/>
                <w:szCs w:val="18"/>
                <w:lang w:val="ru-RU"/>
              </w:rPr>
              <w:t>Абразивоструйная</w:t>
            </w:r>
            <w:r w:rsidRPr="00517072">
              <w:rPr>
                <w:sz w:val="16"/>
                <w:szCs w:val="18"/>
                <w:lang w:val="ru-RU"/>
              </w:rPr>
              <w:t xml:space="preserve"> </w:t>
            </w:r>
            <w:r w:rsidRPr="00517072">
              <w:rPr>
                <w:rFonts w:hint="eastAsia"/>
                <w:sz w:val="16"/>
                <w:szCs w:val="18"/>
                <w:lang w:val="ru-RU"/>
              </w:rPr>
              <w:t>очистка</w:t>
            </w:r>
            <w:r w:rsidRPr="00517072">
              <w:rPr>
                <w:sz w:val="16"/>
                <w:szCs w:val="18"/>
                <w:lang w:val="ru-RU"/>
              </w:rPr>
              <w:t xml:space="preserve"> </w:t>
            </w:r>
          </w:p>
          <w:p w14:paraId="7B8EC224" w14:textId="77777777" w:rsidR="00517072" w:rsidRPr="00517072" w:rsidRDefault="00517072" w:rsidP="00517072">
            <w:pPr>
              <w:autoSpaceDE/>
              <w:autoSpaceDN/>
              <w:adjustRightInd/>
              <w:spacing w:before="0" w:line="240" w:lineRule="auto"/>
              <w:ind w:left="-72"/>
              <w:rPr>
                <w:sz w:val="16"/>
                <w:szCs w:val="18"/>
                <w:lang w:val="ru-RU"/>
              </w:rPr>
            </w:pPr>
            <w:r w:rsidRPr="00517072">
              <w:rPr>
                <w:sz w:val="16"/>
                <w:szCs w:val="18"/>
              </w:rPr>
              <w:t>SSPC</w:t>
            </w:r>
            <w:r w:rsidRPr="00517072">
              <w:rPr>
                <w:sz w:val="16"/>
                <w:szCs w:val="18"/>
                <w:lang w:val="ru-RU"/>
              </w:rPr>
              <w:t>-</w:t>
            </w:r>
            <w:r w:rsidRPr="00517072">
              <w:rPr>
                <w:sz w:val="16"/>
                <w:szCs w:val="18"/>
              </w:rPr>
              <w:t>SP</w:t>
            </w:r>
            <w:r w:rsidRPr="00517072">
              <w:rPr>
                <w:sz w:val="16"/>
                <w:szCs w:val="18"/>
                <w:lang w:val="ru-RU"/>
              </w:rPr>
              <w:t>1/</w:t>
            </w:r>
            <w:r w:rsidRPr="00517072">
              <w:rPr>
                <w:sz w:val="16"/>
                <w:szCs w:val="18"/>
              </w:rPr>
              <w:t>SP</w:t>
            </w:r>
            <w:r w:rsidRPr="00517072">
              <w:rPr>
                <w:sz w:val="16"/>
                <w:szCs w:val="18"/>
                <w:lang w:val="ru-RU"/>
              </w:rPr>
              <w:t xml:space="preserve">3 </w:t>
            </w:r>
            <w:r w:rsidRPr="00517072">
              <w:rPr>
                <w:rFonts w:hint="eastAsia"/>
                <w:sz w:val="16"/>
                <w:szCs w:val="18"/>
                <w:lang w:val="ru-RU"/>
              </w:rPr>
              <w:t>Механическая</w:t>
            </w:r>
            <w:r w:rsidRPr="00517072">
              <w:rPr>
                <w:sz w:val="16"/>
                <w:szCs w:val="18"/>
                <w:lang w:val="ru-RU"/>
              </w:rPr>
              <w:t xml:space="preserve"> </w:t>
            </w:r>
            <w:r w:rsidRPr="00517072">
              <w:rPr>
                <w:rFonts w:hint="eastAsia"/>
                <w:sz w:val="16"/>
                <w:szCs w:val="18"/>
                <w:lang w:val="ru-RU"/>
              </w:rPr>
              <w:t>очистка</w:t>
            </w:r>
          </w:p>
          <w:p w14:paraId="1C1B6993" w14:textId="092ABB40" w:rsidR="00D240CE" w:rsidRPr="008371F1" w:rsidRDefault="00517072" w:rsidP="00A26085">
            <w:pPr>
              <w:autoSpaceDE/>
              <w:autoSpaceDN/>
              <w:adjustRightInd/>
              <w:spacing w:before="0" w:line="240" w:lineRule="auto"/>
              <w:ind w:left="-72"/>
              <w:rPr>
                <w:sz w:val="16"/>
                <w:szCs w:val="18"/>
                <w:lang w:val="ru-RU"/>
              </w:rPr>
            </w:pPr>
            <w:r w:rsidRPr="00517072">
              <w:rPr>
                <w:sz w:val="16"/>
                <w:szCs w:val="18"/>
              </w:rPr>
              <w:t>SP</w:t>
            </w:r>
            <w:r w:rsidRPr="00517072">
              <w:rPr>
                <w:sz w:val="16"/>
                <w:szCs w:val="18"/>
                <w:lang w:val="ru-RU"/>
              </w:rPr>
              <w:t xml:space="preserve">3 </w:t>
            </w:r>
            <w:r w:rsidRPr="00517072">
              <w:rPr>
                <w:rFonts w:hint="eastAsia"/>
                <w:sz w:val="16"/>
                <w:szCs w:val="18"/>
                <w:lang w:val="ru-RU"/>
              </w:rPr>
              <w:t>применять</w:t>
            </w:r>
            <w:r w:rsidRPr="00517072">
              <w:rPr>
                <w:sz w:val="16"/>
                <w:szCs w:val="18"/>
                <w:lang w:val="ru-RU"/>
              </w:rPr>
              <w:t xml:space="preserve"> </w:t>
            </w:r>
            <w:r w:rsidRPr="00517072">
              <w:rPr>
                <w:rFonts w:hint="eastAsia"/>
                <w:sz w:val="16"/>
                <w:szCs w:val="18"/>
                <w:lang w:val="ru-RU"/>
              </w:rPr>
              <w:t>для</w:t>
            </w:r>
            <w:r w:rsidRPr="00517072">
              <w:rPr>
                <w:sz w:val="16"/>
                <w:szCs w:val="18"/>
                <w:lang w:val="ru-RU"/>
              </w:rPr>
              <w:t xml:space="preserve"> </w:t>
            </w:r>
            <w:r w:rsidRPr="00517072">
              <w:rPr>
                <w:rFonts w:hint="eastAsia"/>
                <w:sz w:val="16"/>
                <w:szCs w:val="18"/>
                <w:lang w:val="ru-RU"/>
              </w:rPr>
              <w:t>необольших</w:t>
            </w:r>
            <w:r w:rsidR="00A26085" w:rsidRPr="00A26085">
              <w:rPr>
                <w:sz w:val="16"/>
                <w:szCs w:val="18"/>
                <w:lang w:val="ru-RU"/>
              </w:rPr>
              <w:t xml:space="preserve"> </w:t>
            </w:r>
            <w:r w:rsidRPr="00A26085">
              <w:rPr>
                <w:rFonts w:hint="eastAsia"/>
                <w:sz w:val="16"/>
                <w:szCs w:val="18"/>
                <w:lang w:val="ru-RU"/>
              </w:rPr>
              <w:t>участков</w:t>
            </w:r>
          </w:p>
        </w:tc>
        <w:tc>
          <w:tcPr>
            <w:tcW w:w="990" w:type="dxa"/>
            <w:tcBorders>
              <w:top w:val="single" w:sz="12" w:space="0" w:color="auto"/>
            </w:tcBorders>
          </w:tcPr>
          <w:p w14:paraId="62ADE8CB" w14:textId="77777777" w:rsidR="00D240CE" w:rsidRPr="00B50E8C" w:rsidRDefault="00D240CE" w:rsidP="000B7247">
            <w:pPr>
              <w:autoSpaceDE/>
              <w:autoSpaceDN/>
              <w:adjustRightInd/>
              <w:spacing w:before="0" w:line="240" w:lineRule="auto"/>
              <w:ind w:left="0" w:right="-72"/>
              <w:jc w:val="right"/>
              <w:rPr>
                <w:b/>
                <w:color w:val="auto"/>
                <w:sz w:val="16"/>
                <w:szCs w:val="24"/>
                <w:lang w:val="ru-RU"/>
              </w:rPr>
            </w:pPr>
            <w:r w:rsidRPr="00B50E8C">
              <w:rPr>
                <w:b/>
                <w:color w:val="auto"/>
                <w:sz w:val="16"/>
                <w:szCs w:val="24"/>
                <w:lang w:val="ru-RU"/>
              </w:rPr>
              <w:t>Ремонт:</w:t>
            </w:r>
          </w:p>
        </w:tc>
        <w:tc>
          <w:tcPr>
            <w:tcW w:w="4025" w:type="dxa"/>
            <w:gridSpan w:val="4"/>
            <w:vMerge w:val="restart"/>
            <w:tcBorders>
              <w:top w:val="single" w:sz="12" w:space="0" w:color="auto"/>
            </w:tcBorders>
          </w:tcPr>
          <w:p w14:paraId="44C89D05" w14:textId="77777777" w:rsidR="00D240CE" w:rsidRPr="00D750DA" w:rsidRDefault="00D240CE" w:rsidP="000B7247">
            <w:pPr>
              <w:autoSpaceDE/>
              <w:autoSpaceDN/>
              <w:adjustRightInd/>
              <w:spacing w:before="0" w:line="240" w:lineRule="auto"/>
              <w:ind w:left="-72"/>
              <w:rPr>
                <w:color w:val="auto"/>
                <w:sz w:val="16"/>
                <w:szCs w:val="16"/>
                <w:lang w:val="ru-RU"/>
              </w:rPr>
            </w:pPr>
            <w:r w:rsidRPr="006952A6">
              <w:rPr>
                <w:color w:val="auto"/>
                <w:sz w:val="16"/>
                <w:szCs w:val="24"/>
                <w:lang w:val="ru-RU"/>
              </w:rPr>
              <w:t>Применяется данная система.</w:t>
            </w:r>
          </w:p>
        </w:tc>
      </w:tr>
      <w:tr w:rsidR="00D240CE" w:rsidRPr="00C76656" w14:paraId="78135BB6" w14:textId="77777777" w:rsidTr="00F029EB">
        <w:trPr>
          <w:gridAfter w:val="1"/>
          <w:wAfter w:w="12" w:type="dxa"/>
          <w:cantSplit/>
          <w:trHeight w:val="288"/>
          <w:jc w:val="center"/>
        </w:trPr>
        <w:tc>
          <w:tcPr>
            <w:tcW w:w="1440" w:type="dxa"/>
            <w:gridSpan w:val="2"/>
          </w:tcPr>
          <w:p w14:paraId="3566AB20" w14:textId="77777777" w:rsidR="00D240CE" w:rsidRPr="00B50E8C" w:rsidRDefault="00D240CE" w:rsidP="000B7247">
            <w:pPr>
              <w:autoSpaceDE/>
              <w:autoSpaceDN/>
              <w:adjustRightInd/>
              <w:spacing w:before="0" w:line="240" w:lineRule="auto"/>
              <w:ind w:left="-72"/>
              <w:rPr>
                <w:b/>
                <w:color w:val="auto"/>
                <w:sz w:val="16"/>
                <w:szCs w:val="24"/>
                <w:lang w:val="ru-RU"/>
              </w:rPr>
            </w:pPr>
            <w:r w:rsidRPr="00B50E8C">
              <w:rPr>
                <w:b/>
                <w:color w:val="auto"/>
                <w:sz w:val="16"/>
                <w:szCs w:val="24"/>
                <w:lang w:val="ru-RU"/>
              </w:rPr>
              <w:t>Профиль:</w:t>
            </w:r>
          </w:p>
        </w:tc>
        <w:tc>
          <w:tcPr>
            <w:tcW w:w="3499" w:type="dxa"/>
            <w:gridSpan w:val="2"/>
          </w:tcPr>
          <w:p w14:paraId="3EBFB94D" w14:textId="77777777" w:rsidR="00D240CE" w:rsidRPr="00D750DA" w:rsidRDefault="00224632" w:rsidP="000B7247">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5C348E2C" w14:textId="77777777" w:rsidR="00D240CE" w:rsidRPr="00D750DA" w:rsidRDefault="00D240CE" w:rsidP="000B7247">
            <w:pPr>
              <w:jc w:val="right"/>
              <w:rPr>
                <w:b/>
                <w:sz w:val="16"/>
                <w:szCs w:val="16"/>
                <w:lang w:val="ru-RU"/>
              </w:rPr>
            </w:pPr>
          </w:p>
        </w:tc>
        <w:tc>
          <w:tcPr>
            <w:tcW w:w="4025" w:type="dxa"/>
            <w:gridSpan w:val="4"/>
            <w:vMerge/>
            <w:vAlign w:val="center"/>
          </w:tcPr>
          <w:p w14:paraId="673F0799" w14:textId="77777777" w:rsidR="00D240CE" w:rsidRPr="00D750DA" w:rsidRDefault="00D240CE" w:rsidP="000B7247">
            <w:pPr>
              <w:rPr>
                <w:lang w:val="ru-RU"/>
              </w:rPr>
            </w:pPr>
          </w:p>
        </w:tc>
      </w:tr>
      <w:tr w:rsidR="00D240CE" w:rsidRPr="00C76656" w14:paraId="414F9BCB" w14:textId="77777777" w:rsidTr="00F029EB">
        <w:trPr>
          <w:gridAfter w:val="1"/>
          <w:wAfter w:w="12" w:type="dxa"/>
          <w:cantSplit/>
          <w:trHeight w:val="288"/>
          <w:jc w:val="center"/>
        </w:trPr>
        <w:tc>
          <w:tcPr>
            <w:tcW w:w="1440" w:type="dxa"/>
            <w:gridSpan w:val="2"/>
            <w:tcBorders>
              <w:bottom w:val="single" w:sz="12" w:space="0" w:color="auto"/>
            </w:tcBorders>
          </w:tcPr>
          <w:p w14:paraId="19B23ADF" w14:textId="77777777" w:rsidR="00D240CE" w:rsidRPr="00B50E8C" w:rsidRDefault="00D240CE" w:rsidP="000B7247">
            <w:pPr>
              <w:autoSpaceDE/>
              <w:autoSpaceDN/>
              <w:adjustRightInd/>
              <w:spacing w:before="0" w:line="240" w:lineRule="auto"/>
              <w:ind w:left="-72"/>
              <w:rPr>
                <w:b/>
                <w:color w:val="auto"/>
                <w:sz w:val="16"/>
                <w:szCs w:val="24"/>
                <w:lang w:val="ru-RU"/>
              </w:rPr>
            </w:pPr>
            <w:r w:rsidRPr="00B50E8C">
              <w:rPr>
                <w:b/>
                <w:color w:val="auto"/>
                <w:sz w:val="16"/>
                <w:szCs w:val="24"/>
                <w:lang w:val="ru-RU"/>
              </w:rPr>
              <w:t>Общая ТСП:</w:t>
            </w:r>
          </w:p>
        </w:tc>
        <w:tc>
          <w:tcPr>
            <w:tcW w:w="3499" w:type="dxa"/>
            <w:gridSpan w:val="2"/>
            <w:tcBorders>
              <w:bottom w:val="single" w:sz="12" w:space="0" w:color="auto"/>
            </w:tcBorders>
          </w:tcPr>
          <w:p w14:paraId="65894A43" w14:textId="77777777" w:rsidR="00D240CE" w:rsidRPr="00D750DA" w:rsidRDefault="00FE746D" w:rsidP="000B7247">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5EF2D098" w14:textId="77777777" w:rsidR="00D240CE" w:rsidRPr="00D750DA" w:rsidRDefault="00D240CE" w:rsidP="000B7247">
            <w:pPr>
              <w:jc w:val="right"/>
              <w:rPr>
                <w:b/>
                <w:sz w:val="16"/>
                <w:szCs w:val="16"/>
                <w:lang w:val="ru-RU"/>
              </w:rPr>
            </w:pPr>
          </w:p>
        </w:tc>
        <w:tc>
          <w:tcPr>
            <w:tcW w:w="4025" w:type="dxa"/>
            <w:gridSpan w:val="4"/>
            <w:vMerge/>
            <w:tcBorders>
              <w:bottom w:val="single" w:sz="12" w:space="0" w:color="auto"/>
            </w:tcBorders>
            <w:vAlign w:val="center"/>
          </w:tcPr>
          <w:p w14:paraId="24393269" w14:textId="77777777" w:rsidR="00D240CE" w:rsidRPr="00D750DA" w:rsidRDefault="00D240CE" w:rsidP="000B7247">
            <w:pPr>
              <w:rPr>
                <w:lang w:val="ru-RU"/>
              </w:rPr>
            </w:pPr>
          </w:p>
        </w:tc>
      </w:tr>
      <w:tr w:rsidR="00D240CE" w:rsidRPr="001D3869" w14:paraId="2E5EFD41"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261896AF" w14:textId="77777777" w:rsidR="00D240CE" w:rsidRPr="00B50E8C" w:rsidRDefault="00D240CE" w:rsidP="000B7247">
            <w:pPr>
              <w:autoSpaceDE/>
              <w:autoSpaceDN/>
              <w:adjustRightInd/>
              <w:spacing w:before="0" w:line="240" w:lineRule="auto"/>
              <w:ind w:left="0"/>
              <w:rPr>
                <w:b/>
                <w:color w:val="auto"/>
                <w:sz w:val="16"/>
                <w:szCs w:val="24"/>
                <w:lang w:val="ru-RU"/>
              </w:rPr>
            </w:pPr>
            <w:r w:rsidRPr="00B50E8C">
              <w:rPr>
                <w:b/>
                <w:color w:val="auto"/>
                <w:sz w:val="16"/>
                <w:szCs w:val="24"/>
                <w:lang w:val="ru-RU"/>
              </w:rPr>
              <w:t>Покрытие, Видовая классификация, ТСП</w:t>
            </w:r>
          </w:p>
        </w:tc>
        <w:tc>
          <w:tcPr>
            <w:tcW w:w="2651" w:type="dxa"/>
            <w:tcBorders>
              <w:top w:val="single" w:sz="12" w:space="0" w:color="auto"/>
              <w:bottom w:val="single" w:sz="12" w:space="0" w:color="auto"/>
            </w:tcBorders>
            <w:shd w:val="clear" w:color="auto" w:fill="000000"/>
            <w:vAlign w:val="center"/>
          </w:tcPr>
          <w:p w14:paraId="18598C8C" w14:textId="77777777" w:rsidR="00D240CE" w:rsidRPr="00B50E8C" w:rsidRDefault="00D240CE" w:rsidP="000B7247">
            <w:pPr>
              <w:autoSpaceDE/>
              <w:autoSpaceDN/>
              <w:adjustRightInd/>
              <w:spacing w:before="0" w:line="240" w:lineRule="auto"/>
              <w:ind w:left="0"/>
              <w:rPr>
                <w:b/>
                <w:color w:val="auto"/>
                <w:sz w:val="16"/>
                <w:szCs w:val="24"/>
                <w:lang w:val="ru-RU"/>
              </w:rPr>
            </w:pPr>
            <w:r w:rsidRPr="00B50E8C">
              <w:rPr>
                <w:b/>
                <w:color w:val="auto"/>
                <w:sz w:val="16"/>
                <w:szCs w:val="24"/>
                <w:lang w:val="ru-RU"/>
              </w:rPr>
              <w:t>Изготовитель</w:t>
            </w:r>
          </w:p>
        </w:tc>
        <w:tc>
          <w:tcPr>
            <w:tcW w:w="2892" w:type="dxa"/>
            <w:gridSpan w:val="2"/>
            <w:tcBorders>
              <w:top w:val="single" w:sz="12" w:space="0" w:color="auto"/>
              <w:bottom w:val="single" w:sz="12" w:space="0" w:color="auto"/>
            </w:tcBorders>
            <w:shd w:val="clear" w:color="auto" w:fill="000000"/>
            <w:vAlign w:val="center"/>
          </w:tcPr>
          <w:p w14:paraId="3E718996" w14:textId="77777777" w:rsidR="00D240CE" w:rsidRPr="00B50E8C" w:rsidRDefault="00D240CE" w:rsidP="000B7247">
            <w:pPr>
              <w:autoSpaceDE/>
              <w:autoSpaceDN/>
              <w:adjustRightInd/>
              <w:spacing w:before="0" w:line="240" w:lineRule="auto"/>
              <w:ind w:left="0"/>
              <w:rPr>
                <w:b/>
                <w:color w:val="auto"/>
                <w:sz w:val="16"/>
                <w:szCs w:val="24"/>
                <w:lang w:val="ru-RU"/>
              </w:rPr>
            </w:pPr>
            <w:r w:rsidRPr="00B50E8C">
              <w:rPr>
                <w:b/>
                <w:color w:val="auto"/>
                <w:sz w:val="16"/>
                <w:szCs w:val="24"/>
                <w:lang w:val="ru-RU"/>
              </w:rPr>
              <w:t>Наименование материала</w:t>
            </w:r>
          </w:p>
        </w:tc>
        <w:tc>
          <w:tcPr>
            <w:tcW w:w="992" w:type="dxa"/>
            <w:gridSpan w:val="2"/>
            <w:tcBorders>
              <w:top w:val="single" w:sz="12" w:space="0" w:color="auto"/>
              <w:bottom w:val="single" w:sz="12" w:space="0" w:color="auto"/>
            </w:tcBorders>
            <w:shd w:val="clear" w:color="auto" w:fill="000000"/>
            <w:vAlign w:val="center"/>
          </w:tcPr>
          <w:p w14:paraId="24B81836" w14:textId="77777777" w:rsidR="00D240CE" w:rsidRPr="00B50E8C" w:rsidRDefault="00D240CE" w:rsidP="000B7247">
            <w:pPr>
              <w:autoSpaceDE/>
              <w:autoSpaceDN/>
              <w:adjustRightInd/>
              <w:spacing w:before="0" w:line="240" w:lineRule="auto"/>
              <w:ind w:left="0"/>
              <w:jc w:val="center"/>
              <w:rPr>
                <w:b/>
                <w:color w:val="auto"/>
                <w:sz w:val="16"/>
                <w:szCs w:val="24"/>
                <w:lang w:val="ru-RU"/>
              </w:rPr>
            </w:pPr>
            <w:r w:rsidRPr="00B50E8C">
              <w:rPr>
                <w:b/>
                <w:color w:val="auto"/>
                <w:sz w:val="16"/>
                <w:szCs w:val="24"/>
                <w:lang w:val="ru-RU"/>
              </w:rPr>
              <w:t>ЛОС (г/л)</w:t>
            </w:r>
          </w:p>
        </w:tc>
        <w:tc>
          <w:tcPr>
            <w:tcW w:w="1143" w:type="dxa"/>
            <w:gridSpan w:val="2"/>
            <w:tcBorders>
              <w:top w:val="single" w:sz="12" w:space="0" w:color="auto"/>
              <w:bottom w:val="single" w:sz="12" w:space="0" w:color="auto"/>
              <w:right w:val="single" w:sz="12" w:space="0" w:color="auto"/>
            </w:tcBorders>
            <w:shd w:val="clear" w:color="auto" w:fill="000000"/>
            <w:vAlign w:val="center"/>
          </w:tcPr>
          <w:p w14:paraId="4585857E" w14:textId="77777777" w:rsidR="00D240CE" w:rsidRPr="00B50E8C" w:rsidRDefault="00D240CE" w:rsidP="000B7247">
            <w:pPr>
              <w:autoSpaceDE/>
              <w:autoSpaceDN/>
              <w:adjustRightInd/>
              <w:spacing w:before="0" w:line="240" w:lineRule="auto"/>
              <w:ind w:left="0"/>
              <w:jc w:val="center"/>
              <w:rPr>
                <w:b/>
                <w:color w:val="auto"/>
                <w:sz w:val="16"/>
                <w:szCs w:val="24"/>
                <w:lang w:val="ru-RU"/>
              </w:rPr>
            </w:pPr>
            <w:r w:rsidRPr="00B50E8C">
              <w:rPr>
                <w:b/>
                <w:color w:val="auto"/>
                <w:sz w:val="16"/>
                <w:szCs w:val="24"/>
                <w:lang w:val="ru-RU"/>
              </w:rPr>
              <w:t>По макс.</w:t>
            </w:r>
            <w:r w:rsidRPr="00B50E8C">
              <w:rPr>
                <w:b/>
                <w:color w:val="auto"/>
                <w:sz w:val="16"/>
                <w:szCs w:val="24"/>
                <w:lang w:val="ru-RU"/>
              </w:rPr>
              <w:br/>
              <w:t>эксп.темп.</w:t>
            </w:r>
          </w:p>
        </w:tc>
      </w:tr>
      <w:tr w:rsidR="00D240CE" w:rsidRPr="001D3869" w14:paraId="074DF3EB" w14:textId="77777777" w:rsidTr="002B14FD">
        <w:trPr>
          <w:trHeight w:val="288"/>
          <w:jc w:val="center"/>
        </w:trPr>
        <w:tc>
          <w:tcPr>
            <w:tcW w:w="2288" w:type="dxa"/>
            <w:gridSpan w:val="3"/>
            <w:vAlign w:val="center"/>
          </w:tcPr>
          <w:p w14:paraId="0D266F39" w14:textId="77777777" w:rsidR="00D240CE" w:rsidRPr="00B50E8C" w:rsidRDefault="00D240CE" w:rsidP="000B7247">
            <w:pPr>
              <w:autoSpaceDE/>
              <w:autoSpaceDN/>
              <w:adjustRightInd/>
              <w:spacing w:before="0" w:line="240" w:lineRule="auto"/>
              <w:ind w:left="0"/>
              <w:rPr>
                <w:b/>
                <w:color w:val="auto"/>
                <w:sz w:val="16"/>
                <w:szCs w:val="24"/>
                <w:lang w:val="ru-RU"/>
              </w:rPr>
            </w:pPr>
            <w:r w:rsidRPr="00B50E8C">
              <w:rPr>
                <w:b/>
                <w:color w:val="auto"/>
                <w:sz w:val="16"/>
                <w:szCs w:val="24"/>
                <w:lang w:val="ru-RU"/>
              </w:rPr>
              <w:t>ГРУНТ</w:t>
            </w:r>
          </w:p>
        </w:tc>
        <w:tc>
          <w:tcPr>
            <w:tcW w:w="2651" w:type="dxa"/>
            <w:vAlign w:val="center"/>
          </w:tcPr>
          <w:p w14:paraId="1685918F" w14:textId="77777777" w:rsidR="00D240CE" w:rsidRPr="008369AE" w:rsidRDefault="00D240CE" w:rsidP="000B7247">
            <w:pPr>
              <w:autoSpaceDE/>
              <w:autoSpaceDN/>
              <w:adjustRightInd/>
              <w:spacing w:before="0" w:line="240" w:lineRule="auto"/>
              <w:ind w:left="0"/>
              <w:rPr>
                <w:sz w:val="16"/>
                <w:szCs w:val="18"/>
              </w:rPr>
            </w:pPr>
            <w:r w:rsidRPr="00034999">
              <w:rPr>
                <w:sz w:val="16"/>
                <w:szCs w:val="16"/>
              </w:rPr>
              <w:t>Carboline</w:t>
            </w:r>
          </w:p>
        </w:tc>
        <w:tc>
          <w:tcPr>
            <w:tcW w:w="2892" w:type="dxa"/>
            <w:gridSpan w:val="2"/>
            <w:vAlign w:val="center"/>
          </w:tcPr>
          <w:p w14:paraId="1D2DE91A" w14:textId="77777777" w:rsidR="00D240CE" w:rsidRPr="000E3ECB" w:rsidRDefault="00D240CE" w:rsidP="000B7247">
            <w:pPr>
              <w:autoSpaceDE/>
              <w:autoSpaceDN/>
              <w:adjustRightInd/>
              <w:spacing w:before="0" w:line="240" w:lineRule="auto"/>
              <w:ind w:left="0"/>
              <w:rPr>
                <w:sz w:val="16"/>
                <w:szCs w:val="18"/>
              </w:rPr>
            </w:pPr>
            <w:proofErr w:type="spellStart"/>
            <w:r w:rsidRPr="000E3ECB">
              <w:rPr>
                <w:sz w:val="16"/>
                <w:szCs w:val="16"/>
              </w:rPr>
              <w:t>Carbozinc</w:t>
            </w:r>
            <w:proofErr w:type="spellEnd"/>
            <w:r w:rsidR="00792932" w:rsidRPr="000E3ECB">
              <w:rPr>
                <w:sz w:val="16"/>
                <w:szCs w:val="16"/>
                <w:lang w:val="ru-RU"/>
              </w:rPr>
              <w:t xml:space="preserve"> </w:t>
            </w:r>
            <w:r w:rsidRPr="000E3ECB">
              <w:rPr>
                <w:sz w:val="16"/>
                <w:szCs w:val="16"/>
              </w:rPr>
              <w:t>859</w:t>
            </w:r>
            <w:r w:rsidR="00792932" w:rsidRPr="000E3ECB">
              <w:rPr>
                <w:sz w:val="16"/>
                <w:szCs w:val="16"/>
                <w:lang w:val="ru-RU"/>
              </w:rPr>
              <w:t xml:space="preserve"> </w:t>
            </w:r>
            <w:r w:rsidRPr="000E3ECB">
              <w:rPr>
                <w:sz w:val="16"/>
                <w:szCs w:val="16"/>
              </w:rPr>
              <w:t>series</w:t>
            </w:r>
          </w:p>
        </w:tc>
        <w:tc>
          <w:tcPr>
            <w:tcW w:w="992" w:type="dxa"/>
            <w:gridSpan w:val="2"/>
            <w:vAlign w:val="center"/>
          </w:tcPr>
          <w:p w14:paraId="05544F3C" w14:textId="77777777" w:rsidR="00D240CE" w:rsidRPr="001D3869" w:rsidRDefault="00D240CE" w:rsidP="000B7247">
            <w:pPr>
              <w:autoSpaceDE/>
              <w:autoSpaceDN/>
              <w:adjustRightInd/>
              <w:spacing w:before="0" w:line="240" w:lineRule="auto"/>
              <w:ind w:left="0"/>
              <w:jc w:val="center"/>
              <w:rPr>
                <w:w w:val="0"/>
                <w:sz w:val="16"/>
                <w:szCs w:val="16"/>
              </w:rPr>
            </w:pPr>
            <w:r w:rsidRPr="00034999">
              <w:rPr>
                <w:sz w:val="16"/>
                <w:szCs w:val="16"/>
              </w:rPr>
              <w:t>95–</w:t>
            </w:r>
            <w:r w:rsidR="0060650E" w:rsidRPr="00034999">
              <w:rPr>
                <w:sz w:val="16"/>
                <w:szCs w:val="16"/>
              </w:rPr>
              <w:t>32</w:t>
            </w:r>
            <w:r w:rsidR="0060650E">
              <w:rPr>
                <w:sz w:val="16"/>
                <w:szCs w:val="16"/>
              </w:rPr>
              <w:t>5</w:t>
            </w:r>
          </w:p>
        </w:tc>
        <w:tc>
          <w:tcPr>
            <w:tcW w:w="1143" w:type="dxa"/>
            <w:gridSpan w:val="2"/>
            <w:vAlign w:val="center"/>
          </w:tcPr>
          <w:p w14:paraId="0E705A89" w14:textId="77777777" w:rsidR="00D240CE" w:rsidRPr="002B14FD" w:rsidRDefault="00D240CE" w:rsidP="002B14FD">
            <w:pPr>
              <w:autoSpaceDE/>
              <w:autoSpaceDN/>
              <w:adjustRightInd/>
              <w:spacing w:before="0" w:line="240" w:lineRule="auto"/>
              <w:ind w:left="0"/>
              <w:jc w:val="center"/>
              <w:rPr>
                <w:sz w:val="16"/>
                <w:szCs w:val="16"/>
              </w:rPr>
            </w:pPr>
            <w:r w:rsidRPr="00034999">
              <w:rPr>
                <w:sz w:val="16"/>
                <w:szCs w:val="16"/>
              </w:rPr>
              <w:t>205°C(400</w:t>
            </w:r>
            <w:r w:rsidRPr="002B14FD">
              <w:rPr>
                <w:sz w:val="16"/>
                <w:szCs w:val="16"/>
              </w:rPr>
              <w:t>°</w:t>
            </w:r>
            <w:r w:rsidRPr="00034999">
              <w:rPr>
                <w:sz w:val="16"/>
                <w:szCs w:val="16"/>
              </w:rPr>
              <w:t>F)</w:t>
            </w:r>
          </w:p>
        </w:tc>
      </w:tr>
      <w:tr w:rsidR="003A0855" w:rsidRPr="001D3869" w14:paraId="73243CC1" w14:textId="77777777" w:rsidTr="002B14FD">
        <w:trPr>
          <w:trHeight w:val="288"/>
          <w:jc w:val="center"/>
        </w:trPr>
        <w:tc>
          <w:tcPr>
            <w:tcW w:w="2288" w:type="dxa"/>
            <w:gridSpan w:val="3"/>
            <w:vMerge w:val="restart"/>
            <w:vAlign w:val="center"/>
          </w:tcPr>
          <w:p w14:paraId="5493300C" w14:textId="77777777" w:rsidR="003A0855" w:rsidRPr="00B50E8C" w:rsidRDefault="003A0855" w:rsidP="000B7247">
            <w:pPr>
              <w:autoSpaceDE/>
              <w:autoSpaceDN/>
              <w:adjustRightInd/>
              <w:spacing w:before="0" w:line="240" w:lineRule="auto"/>
              <w:ind w:left="0"/>
              <w:rPr>
                <w:b/>
                <w:color w:val="auto"/>
                <w:sz w:val="16"/>
                <w:szCs w:val="24"/>
                <w:lang w:val="ru-RU"/>
              </w:rPr>
            </w:pPr>
            <w:r w:rsidRPr="00B50E8C">
              <w:rPr>
                <w:b/>
                <w:color w:val="auto"/>
                <w:sz w:val="16"/>
                <w:szCs w:val="24"/>
                <w:lang w:val="ru-RU"/>
              </w:rPr>
              <w:t>Высоконаполненная цинкосодержащая</w:t>
            </w:r>
          </w:p>
        </w:tc>
        <w:tc>
          <w:tcPr>
            <w:tcW w:w="2651" w:type="dxa"/>
            <w:vAlign w:val="center"/>
          </w:tcPr>
          <w:p w14:paraId="2DA7269C" w14:textId="77777777" w:rsidR="003A0855" w:rsidRPr="008369AE" w:rsidRDefault="003A0855" w:rsidP="000B7247">
            <w:pPr>
              <w:autoSpaceDE/>
              <w:autoSpaceDN/>
              <w:adjustRightInd/>
              <w:spacing w:before="0" w:line="240" w:lineRule="auto"/>
              <w:ind w:left="0"/>
              <w:rPr>
                <w:sz w:val="16"/>
                <w:szCs w:val="18"/>
              </w:rPr>
            </w:pPr>
            <w:proofErr w:type="spellStart"/>
            <w:r w:rsidRPr="00034999">
              <w:rPr>
                <w:sz w:val="16"/>
                <w:szCs w:val="16"/>
              </w:rPr>
              <w:t>Dampn</w:t>
            </w:r>
            <w:r w:rsidRPr="00034999">
              <w:rPr>
                <w:spacing w:val="1"/>
                <w:sz w:val="16"/>
                <w:szCs w:val="16"/>
              </w:rPr>
              <w:t>e</w:t>
            </w:r>
            <w:r w:rsidRPr="00034999">
              <w:rPr>
                <w:sz w:val="16"/>
                <w:szCs w:val="16"/>
              </w:rPr>
              <w:t>y</w:t>
            </w:r>
            <w:proofErr w:type="spellEnd"/>
          </w:p>
        </w:tc>
        <w:tc>
          <w:tcPr>
            <w:tcW w:w="2892" w:type="dxa"/>
            <w:gridSpan w:val="2"/>
            <w:vAlign w:val="center"/>
          </w:tcPr>
          <w:p w14:paraId="0080F7E2" w14:textId="77777777" w:rsidR="003A0855" w:rsidRPr="000E3ECB" w:rsidRDefault="003A0855" w:rsidP="000B7247">
            <w:pPr>
              <w:autoSpaceDE/>
              <w:autoSpaceDN/>
              <w:adjustRightInd/>
              <w:spacing w:before="0" w:line="240" w:lineRule="auto"/>
              <w:ind w:left="0"/>
              <w:rPr>
                <w:sz w:val="16"/>
                <w:szCs w:val="18"/>
              </w:rPr>
            </w:pPr>
            <w:r w:rsidRPr="000E3ECB">
              <w:rPr>
                <w:sz w:val="16"/>
                <w:szCs w:val="16"/>
              </w:rPr>
              <w:t>Epodur18</w:t>
            </w:r>
            <w:r w:rsidRPr="000E3ECB">
              <w:rPr>
                <w:spacing w:val="1"/>
                <w:sz w:val="16"/>
                <w:szCs w:val="16"/>
              </w:rPr>
              <w:t>7</w:t>
            </w:r>
            <w:r w:rsidRPr="000E3ECB">
              <w:rPr>
                <w:sz w:val="16"/>
                <w:szCs w:val="16"/>
              </w:rPr>
              <w:t>0</w:t>
            </w:r>
            <w:r w:rsidRPr="000E3ECB">
              <w:t>/</w:t>
            </w:r>
            <w:r w:rsidRPr="000E3ECB">
              <w:rPr>
                <w:spacing w:val="1"/>
                <w:sz w:val="16"/>
                <w:szCs w:val="16"/>
              </w:rPr>
              <w:t>1870C</w:t>
            </w:r>
          </w:p>
        </w:tc>
        <w:tc>
          <w:tcPr>
            <w:tcW w:w="992" w:type="dxa"/>
            <w:gridSpan w:val="2"/>
            <w:vAlign w:val="center"/>
          </w:tcPr>
          <w:p w14:paraId="6EB237F8" w14:textId="77777777" w:rsidR="003A0855" w:rsidRPr="001D3869" w:rsidRDefault="003A0855" w:rsidP="000B7247">
            <w:pPr>
              <w:autoSpaceDE/>
              <w:autoSpaceDN/>
              <w:adjustRightInd/>
              <w:spacing w:before="0" w:line="240" w:lineRule="auto"/>
              <w:ind w:left="0"/>
              <w:jc w:val="center"/>
              <w:rPr>
                <w:w w:val="0"/>
                <w:sz w:val="16"/>
                <w:szCs w:val="16"/>
              </w:rPr>
            </w:pPr>
            <w:r>
              <w:rPr>
                <w:sz w:val="16"/>
                <w:szCs w:val="16"/>
              </w:rPr>
              <w:t>452/216</w:t>
            </w:r>
          </w:p>
        </w:tc>
        <w:tc>
          <w:tcPr>
            <w:tcW w:w="1143" w:type="dxa"/>
            <w:gridSpan w:val="2"/>
            <w:vAlign w:val="center"/>
          </w:tcPr>
          <w:p w14:paraId="461A1F01" w14:textId="77777777" w:rsidR="003A0855" w:rsidRPr="002B14FD" w:rsidRDefault="003A0855" w:rsidP="002B14FD">
            <w:pPr>
              <w:autoSpaceDE/>
              <w:autoSpaceDN/>
              <w:adjustRightInd/>
              <w:spacing w:before="0" w:line="240" w:lineRule="auto"/>
              <w:ind w:left="0"/>
              <w:jc w:val="center"/>
              <w:rPr>
                <w:sz w:val="16"/>
                <w:szCs w:val="16"/>
              </w:rPr>
            </w:pPr>
            <w:r w:rsidRPr="00034999">
              <w:rPr>
                <w:sz w:val="16"/>
                <w:szCs w:val="16"/>
              </w:rPr>
              <w:t>82°C(180</w:t>
            </w:r>
            <w:r w:rsidRPr="00977965">
              <w:rPr>
                <w:sz w:val="16"/>
                <w:szCs w:val="16"/>
              </w:rPr>
              <w:t>°</w:t>
            </w:r>
            <w:r w:rsidRPr="00034999">
              <w:rPr>
                <w:sz w:val="16"/>
                <w:szCs w:val="16"/>
              </w:rPr>
              <w:t>F)</w:t>
            </w:r>
          </w:p>
        </w:tc>
      </w:tr>
      <w:tr w:rsidR="003A0855" w:rsidRPr="001D3869" w14:paraId="62034B0A" w14:textId="77777777" w:rsidTr="002B14FD">
        <w:trPr>
          <w:trHeight w:val="288"/>
          <w:jc w:val="center"/>
        </w:trPr>
        <w:tc>
          <w:tcPr>
            <w:tcW w:w="2288" w:type="dxa"/>
            <w:gridSpan w:val="3"/>
            <w:vMerge/>
            <w:vAlign w:val="center"/>
          </w:tcPr>
          <w:p w14:paraId="503BBEAF" w14:textId="55893B13" w:rsidR="003A0855" w:rsidRPr="00B50E8C" w:rsidRDefault="003A0855" w:rsidP="000B7247">
            <w:pPr>
              <w:autoSpaceDE/>
              <w:autoSpaceDN/>
              <w:adjustRightInd/>
              <w:spacing w:before="0" w:line="240" w:lineRule="auto"/>
              <w:ind w:left="0"/>
              <w:rPr>
                <w:b/>
                <w:color w:val="auto"/>
                <w:sz w:val="16"/>
                <w:szCs w:val="24"/>
                <w:lang w:val="ru-RU"/>
              </w:rPr>
            </w:pPr>
          </w:p>
        </w:tc>
        <w:tc>
          <w:tcPr>
            <w:tcW w:w="2651" w:type="dxa"/>
            <w:vAlign w:val="center"/>
          </w:tcPr>
          <w:p w14:paraId="1F0F221B" w14:textId="77777777" w:rsidR="003A0855" w:rsidRPr="008369AE" w:rsidRDefault="003A0855" w:rsidP="000B7247">
            <w:pPr>
              <w:autoSpaceDE/>
              <w:autoSpaceDN/>
              <w:adjustRightInd/>
              <w:spacing w:before="0" w:line="240" w:lineRule="auto"/>
              <w:ind w:left="0"/>
              <w:rPr>
                <w:sz w:val="16"/>
                <w:szCs w:val="18"/>
              </w:rPr>
            </w:pPr>
            <w:r w:rsidRPr="00034999">
              <w:rPr>
                <w:position w:val="-1"/>
                <w:sz w:val="16"/>
                <w:szCs w:val="16"/>
              </w:rPr>
              <w:t>Hempel</w:t>
            </w:r>
            <w:r>
              <w:rPr>
                <w:position w:val="-1"/>
                <w:sz w:val="16"/>
                <w:szCs w:val="16"/>
                <w:lang w:val="ru-RU"/>
              </w:rPr>
              <w:t xml:space="preserve"> </w:t>
            </w:r>
            <w:proofErr w:type="gramStart"/>
            <w:r w:rsidRPr="00034999">
              <w:rPr>
                <w:position w:val="-1"/>
                <w:sz w:val="16"/>
                <w:szCs w:val="16"/>
              </w:rPr>
              <w:t>Coatings(</w:t>
            </w:r>
            <w:proofErr w:type="gramEnd"/>
            <w:r w:rsidRPr="00034999">
              <w:rPr>
                <w:position w:val="-1"/>
                <w:sz w:val="16"/>
                <w:szCs w:val="16"/>
              </w:rPr>
              <w:t>USA</w:t>
            </w:r>
            <w:proofErr w:type="gramStart"/>
            <w:r w:rsidRPr="00034999">
              <w:rPr>
                <w:position w:val="-1"/>
                <w:sz w:val="16"/>
                <w:szCs w:val="16"/>
              </w:rPr>
              <w:t>),Inc.</w:t>
            </w:r>
            <w:proofErr w:type="gramEnd"/>
          </w:p>
        </w:tc>
        <w:tc>
          <w:tcPr>
            <w:tcW w:w="2892" w:type="dxa"/>
            <w:gridSpan w:val="2"/>
            <w:vAlign w:val="center"/>
          </w:tcPr>
          <w:p w14:paraId="229C3A2E" w14:textId="77777777" w:rsidR="003A0855" w:rsidRPr="000E3ECB" w:rsidRDefault="003A0855" w:rsidP="000B7247">
            <w:pPr>
              <w:autoSpaceDE/>
              <w:autoSpaceDN/>
              <w:adjustRightInd/>
              <w:spacing w:before="0" w:line="240" w:lineRule="auto"/>
              <w:ind w:left="0"/>
              <w:rPr>
                <w:sz w:val="16"/>
                <w:szCs w:val="18"/>
              </w:rPr>
            </w:pPr>
            <w:proofErr w:type="spellStart"/>
            <w:r w:rsidRPr="000E3ECB">
              <w:rPr>
                <w:position w:val="-1"/>
                <w:sz w:val="16"/>
                <w:szCs w:val="16"/>
              </w:rPr>
              <w:t>Hempad</w:t>
            </w:r>
            <w:r w:rsidRPr="000E3ECB">
              <w:rPr>
                <w:spacing w:val="1"/>
                <w:position w:val="-1"/>
                <w:sz w:val="16"/>
                <w:szCs w:val="16"/>
              </w:rPr>
              <w:t>u</w:t>
            </w:r>
            <w:r w:rsidRPr="000E3ECB">
              <w:rPr>
                <w:position w:val="-1"/>
                <w:sz w:val="16"/>
                <w:szCs w:val="16"/>
              </w:rPr>
              <w:t>r</w:t>
            </w:r>
            <w:proofErr w:type="spellEnd"/>
            <w:r w:rsidRPr="000E3ECB">
              <w:rPr>
                <w:position w:val="-1"/>
                <w:sz w:val="16"/>
                <w:szCs w:val="16"/>
              </w:rPr>
              <w:t xml:space="preserve"> </w:t>
            </w:r>
            <w:r w:rsidRPr="000E3ECB">
              <w:rPr>
                <w:sz w:val="16"/>
                <w:szCs w:val="16"/>
              </w:rPr>
              <w:t>Avant Guard Activated Zinc Series</w:t>
            </w:r>
          </w:p>
        </w:tc>
        <w:tc>
          <w:tcPr>
            <w:tcW w:w="992" w:type="dxa"/>
            <w:gridSpan w:val="2"/>
            <w:vAlign w:val="center"/>
          </w:tcPr>
          <w:p w14:paraId="5E70BE6A" w14:textId="77777777" w:rsidR="003A0855" w:rsidRPr="001D3869" w:rsidRDefault="003A0855" w:rsidP="000B7247">
            <w:pPr>
              <w:autoSpaceDE/>
              <w:autoSpaceDN/>
              <w:adjustRightInd/>
              <w:spacing w:before="0" w:line="240" w:lineRule="auto"/>
              <w:ind w:left="0"/>
              <w:jc w:val="center"/>
              <w:rPr>
                <w:w w:val="0"/>
                <w:sz w:val="16"/>
                <w:szCs w:val="16"/>
              </w:rPr>
            </w:pPr>
            <w:r w:rsidRPr="00034999">
              <w:rPr>
                <w:position w:val="-1"/>
                <w:sz w:val="16"/>
                <w:szCs w:val="16"/>
              </w:rPr>
              <w:t>345</w:t>
            </w:r>
          </w:p>
        </w:tc>
        <w:tc>
          <w:tcPr>
            <w:tcW w:w="1143" w:type="dxa"/>
            <w:gridSpan w:val="2"/>
            <w:vAlign w:val="center"/>
          </w:tcPr>
          <w:p w14:paraId="2645E231" w14:textId="77777777" w:rsidR="003A0855" w:rsidRPr="002B14FD" w:rsidRDefault="003A0855" w:rsidP="002B14FD">
            <w:pPr>
              <w:autoSpaceDE/>
              <w:autoSpaceDN/>
              <w:adjustRightInd/>
              <w:spacing w:before="0" w:line="240" w:lineRule="auto"/>
              <w:ind w:left="0"/>
              <w:jc w:val="center"/>
              <w:rPr>
                <w:sz w:val="16"/>
                <w:szCs w:val="16"/>
              </w:rPr>
            </w:pPr>
            <w:r w:rsidRPr="00034999">
              <w:rPr>
                <w:sz w:val="16"/>
                <w:szCs w:val="16"/>
              </w:rPr>
              <w:t>160°C(320</w:t>
            </w:r>
            <w:r w:rsidRPr="00977965">
              <w:rPr>
                <w:sz w:val="16"/>
                <w:szCs w:val="16"/>
              </w:rPr>
              <w:t>°</w:t>
            </w:r>
            <w:r w:rsidRPr="00034999">
              <w:rPr>
                <w:sz w:val="16"/>
                <w:szCs w:val="16"/>
              </w:rPr>
              <w:t>F)</w:t>
            </w:r>
          </w:p>
        </w:tc>
      </w:tr>
      <w:tr w:rsidR="00D240CE" w:rsidRPr="001D3869" w14:paraId="0F28AA07" w14:textId="77777777" w:rsidTr="002B14FD">
        <w:trPr>
          <w:trHeight w:val="288"/>
          <w:jc w:val="center"/>
        </w:trPr>
        <w:tc>
          <w:tcPr>
            <w:tcW w:w="2288" w:type="dxa"/>
            <w:gridSpan w:val="3"/>
            <w:vAlign w:val="center"/>
          </w:tcPr>
          <w:p w14:paraId="3362A549" w14:textId="25183F21" w:rsidR="00D240CE" w:rsidRPr="00AC483C" w:rsidRDefault="00D240CE" w:rsidP="000B7247">
            <w:pPr>
              <w:autoSpaceDE/>
              <w:autoSpaceDN/>
              <w:adjustRightInd/>
              <w:spacing w:before="0" w:line="240" w:lineRule="auto"/>
              <w:ind w:left="0"/>
              <w:rPr>
                <w:b/>
                <w:color w:val="auto"/>
                <w:sz w:val="16"/>
                <w:szCs w:val="24"/>
                <w:lang w:val="ru-RU"/>
              </w:rPr>
            </w:pPr>
          </w:p>
        </w:tc>
        <w:tc>
          <w:tcPr>
            <w:tcW w:w="2651" w:type="dxa"/>
            <w:vAlign w:val="center"/>
          </w:tcPr>
          <w:p w14:paraId="6A6BB583" w14:textId="77777777" w:rsidR="00D240CE" w:rsidRPr="008369AE" w:rsidRDefault="00D240CE" w:rsidP="000B7247">
            <w:pPr>
              <w:autoSpaceDE/>
              <w:autoSpaceDN/>
              <w:adjustRightInd/>
              <w:spacing w:before="0" w:line="240" w:lineRule="auto"/>
              <w:ind w:left="0"/>
              <w:rPr>
                <w:sz w:val="16"/>
                <w:szCs w:val="18"/>
              </w:rPr>
            </w:pPr>
            <w:r w:rsidRPr="00034999">
              <w:rPr>
                <w:sz w:val="16"/>
                <w:szCs w:val="16"/>
              </w:rPr>
              <w:t>International</w:t>
            </w:r>
          </w:p>
        </w:tc>
        <w:tc>
          <w:tcPr>
            <w:tcW w:w="2892" w:type="dxa"/>
            <w:gridSpan w:val="2"/>
            <w:vAlign w:val="center"/>
          </w:tcPr>
          <w:p w14:paraId="411F542E" w14:textId="77777777" w:rsidR="00D240CE" w:rsidRPr="000E3ECB" w:rsidRDefault="00D240CE" w:rsidP="000B7247">
            <w:pPr>
              <w:autoSpaceDE/>
              <w:autoSpaceDN/>
              <w:adjustRightInd/>
              <w:spacing w:before="0" w:line="240" w:lineRule="auto"/>
              <w:ind w:left="0"/>
              <w:rPr>
                <w:sz w:val="16"/>
                <w:szCs w:val="18"/>
              </w:rPr>
            </w:pPr>
            <w:proofErr w:type="spellStart"/>
            <w:r w:rsidRPr="000E3ECB">
              <w:rPr>
                <w:sz w:val="16"/>
                <w:szCs w:val="16"/>
              </w:rPr>
              <w:t>Interzinc</w:t>
            </w:r>
            <w:proofErr w:type="spellEnd"/>
            <w:r w:rsidR="00792932" w:rsidRPr="000E3ECB">
              <w:rPr>
                <w:sz w:val="16"/>
                <w:szCs w:val="16"/>
                <w:lang w:val="ru-RU"/>
              </w:rPr>
              <w:t xml:space="preserve"> </w:t>
            </w:r>
            <w:r w:rsidRPr="000E3ECB">
              <w:rPr>
                <w:sz w:val="16"/>
                <w:szCs w:val="16"/>
              </w:rPr>
              <w:t>52</w:t>
            </w:r>
            <w:r w:rsidR="00792932" w:rsidRPr="000E3ECB">
              <w:rPr>
                <w:sz w:val="16"/>
                <w:szCs w:val="16"/>
                <w:lang w:val="ru-RU"/>
              </w:rPr>
              <w:t xml:space="preserve"> </w:t>
            </w:r>
            <w:r w:rsidRPr="000E3ECB">
              <w:rPr>
                <w:sz w:val="16"/>
                <w:szCs w:val="16"/>
              </w:rPr>
              <w:t>Series</w:t>
            </w:r>
          </w:p>
        </w:tc>
        <w:tc>
          <w:tcPr>
            <w:tcW w:w="992" w:type="dxa"/>
            <w:gridSpan w:val="2"/>
            <w:vAlign w:val="center"/>
          </w:tcPr>
          <w:p w14:paraId="69ED50A2" w14:textId="77777777" w:rsidR="00D240CE" w:rsidRPr="001D3869" w:rsidRDefault="00D240CE" w:rsidP="000B7247">
            <w:pPr>
              <w:autoSpaceDE/>
              <w:autoSpaceDN/>
              <w:adjustRightInd/>
              <w:spacing w:before="0" w:line="240" w:lineRule="auto"/>
              <w:ind w:left="0"/>
              <w:jc w:val="center"/>
              <w:rPr>
                <w:w w:val="0"/>
                <w:sz w:val="16"/>
                <w:szCs w:val="16"/>
              </w:rPr>
            </w:pPr>
            <w:r w:rsidRPr="00034999">
              <w:rPr>
                <w:sz w:val="16"/>
                <w:szCs w:val="16"/>
              </w:rPr>
              <w:t>249</w:t>
            </w:r>
            <w:r w:rsidR="0060650E">
              <w:rPr>
                <w:sz w:val="16"/>
                <w:szCs w:val="16"/>
              </w:rPr>
              <w:t>-336</w:t>
            </w:r>
          </w:p>
        </w:tc>
        <w:tc>
          <w:tcPr>
            <w:tcW w:w="1143" w:type="dxa"/>
            <w:gridSpan w:val="2"/>
            <w:vAlign w:val="center"/>
          </w:tcPr>
          <w:p w14:paraId="503B5495" w14:textId="77777777" w:rsidR="00D240CE" w:rsidRPr="002B14FD" w:rsidRDefault="0060650E" w:rsidP="002B14FD">
            <w:pPr>
              <w:autoSpaceDE/>
              <w:autoSpaceDN/>
              <w:adjustRightInd/>
              <w:spacing w:before="0" w:line="240" w:lineRule="auto"/>
              <w:ind w:left="0"/>
              <w:jc w:val="center"/>
              <w:rPr>
                <w:sz w:val="16"/>
                <w:szCs w:val="16"/>
              </w:rPr>
            </w:pPr>
            <w:r w:rsidRPr="00034999">
              <w:rPr>
                <w:sz w:val="16"/>
                <w:szCs w:val="16"/>
              </w:rPr>
              <w:t>1</w:t>
            </w:r>
            <w:r>
              <w:rPr>
                <w:sz w:val="16"/>
                <w:szCs w:val="16"/>
              </w:rPr>
              <w:t>50</w:t>
            </w:r>
            <w:r w:rsidRPr="00034999">
              <w:rPr>
                <w:sz w:val="16"/>
                <w:szCs w:val="16"/>
              </w:rPr>
              <w:t>°C(</w:t>
            </w:r>
            <w:r>
              <w:rPr>
                <w:sz w:val="16"/>
                <w:szCs w:val="16"/>
              </w:rPr>
              <w:t>302</w:t>
            </w:r>
            <w:r w:rsidRPr="00F029EB">
              <w:rPr>
                <w:sz w:val="16"/>
                <w:szCs w:val="16"/>
              </w:rPr>
              <w:t>°</w:t>
            </w:r>
            <w:r w:rsidRPr="00034999">
              <w:rPr>
                <w:sz w:val="16"/>
                <w:szCs w:val="16"/>
              </w:rPr>
              <w:t>F)</w:t>
            </w:r>
          </w:p>
        </w:tc>
      </w:tr>
      <w:tr w:rsidR="000024DB" w:rsidRPr="001D3869" w14:paraId="56A65917" w14:textId="77777777" w:rsidTr="002B14FD">
        <w:trPr>
          <w:trHeight w:val="288"/>
          <w:jc w:val="center"/>
        </w:trPr>
        <w:tc>
          <w:tcPr>
            <w:tcW w:w="2288" w:type="dxa"/>
            <w:gridSpan w:val="3"/>
            <w:vMerge w:val="restart"/>
            <w:vAlign w:val="center"/>
          </w:tcPr>
          <w:p w14:paraId="260F967A" w14:textId="3AFDFB9D" w:rsidR="000024DB" w:rsidRPr="001D3869" w:rsidRDefault="000024DB" w:rsidP="003A0855">
            <w:pPr>
              <w:autoSpaceDE/>
              <w:autoSpaceDN/>
              <w:adjustRightInd/>
              <w:spacing w:before="0" w:line="240" w:lineRule="auto"/>
              <w:ind w:left="0"/>
              <w:rPr>
                <w:b/>
                <w:sz w:val="16"/>
                <w:szCs w:val="16"/>
              </w:rPr>
            </w:pPr>
            <w:r w:rsidRPr="00B50E8C">
              <w:rPr>
                <w:b/>
                <w:color w:val="auto"/>
                <w:sz w:val="16"/>
                <w:szCs w:val="24"/>
                <w:lang w:val="ru-RU"/>
              </w:rPr>
              <w:t>Ремонт цинкового покрытия</w:t>
            </w:r>
          </w:p>
        </w:tc>
        <w:tc>
          <w:tcPr>
            <w:tcW w:w="2651" w:type="dxa"/>
            <w:vAlign w:val="center"/>
          </w:tcPr>
          <w:p w14:paraId="3F0C882F" w14:textId="77777777" w:rsidR="000024DB" w:rsidRPr="008369AE" w:rsidRDefault="000024DB" w:rsidP="000B7247">
            <w:pPr>
              <w:autoSpaceDE/>
              <w:autoSpaceDN/>
              <w:adjustRightInd/>
              <w:spacing w:before="0" w:line="240" w:lineRule="auto"/>
              <w:ind w:left="0"/>
              <w:rPr>
                <w:sz w:val="16"/>
                <w:szCs w:val="18"/>
              </w:rPr>
            </w:pPr>
            <w:proofErr w:type="spellStart"/>
            <w:r w:rsidRPr="00034999">
              <w:rPr>
                <w:sz w:val="16"/>
                <w:szCs w:val="16"/>
              </w:rPr>
              <w:t>JotunPaints</w:t>
            </w:r>
            <w:proofErr w:type="spellEnd"/>
          </w:p>
        </w:tc>
        <w:tc>
          <w:tcPr>
            <w:tcW w:w="2892" w:type="dxa"/>
            <w:gridSpan w:val="2"/>
            <w:vAlign w:val="center"/>
          </w:tcPr>
          <w:p w14:paraId="087CCF21" w14:textId="4681B8FD" w:rsidR="000024DB" w:rsidRPr="000E3ECB" w:rsidRDefault="000024DB" w:rsidP="000B7247">
            <w:pPr>
              <w:autoSpaceDE/>
              <w:autoSpaceDN/>
              <w:adjustRightInd/>
              <w:spacing w:before="0" w:line="240" w:lineRule="auto"/>
              <w:ind w:left="0"/>
              <w:rPr>
                <w:sz w:val="16"/>
                <w:szCs w:val="16"/>
              </w:rPr>
            </w:pPr>
            <w:r w:rsidRPr="000E3ECB">
              <w:rPr>
                <w:sz w:val="16"/>
                <w:szCs w:val="16"/>
              </w:rPr>
              <w:t>Barrier77</w:t>
            </w:r>
            <w:r w:rsidRPr="000E3ECB">
              <w:rPr>
                <w:sz w:val="16"/>
                <w:szCs w:val="16"/>
                <w:lang w:val="ru-RU"/>
              </w:rPr>
              <w:t xml:space="preserve"> </w:t>
            </w:r>
            <w:r w:rsidRPr="000E3ECB">
              <w:rPr>
                <w:sz w:val="16"/>
                <w:szCs w:val="16"/>
              </w:rPr>
              <w:t>Series</w:t>
            </w:r>
          </w:p>
          <w:p w14:paraId="5ED13FF3" w14:textId="1BF72E5E" w:rsidR="000024DB" w:rsidRPr="000E3ECB" w:rsidRDefault="000024DB" w:rsidP="000B7247">
            <w:pPr>
              <w:autoSpaceDE/>
              <w:autoSpaceDN/>
              <w:adjustRightInd/>
              <w:spacing w:before="0" w:line="240" w:lineRule="auto"/>
              <w:ind w:left="0"/>
              <w:rPr>
                <w:sz w:val="16"/>
                <w:szCs w:val="18"/>
                <w:lang w:val="ru-RU"/>
              </w:rPr>
            </w:pPr>
            <w:r w:rsidRPr="000E3ECB">
              <w:rPr>
                <w:sz w:val="16"/>
                <w:szCs w:val="18"/>
                <w:lang w:val="ru-RU"/>
              </w:rPr>
              <w:t>Barrier 80 Series</w:t>
            </w:r>
          </w:p>
        </w:tc>
        <w:tc>
          <w:tcPr>
            <w:tcW w:w="992" w:type="dxa"/>
            <w:gridSpan w:val="2"/>
            <w:vAlign w:val="center"/>
          </w:tcPr>
          <w:p w14:paraId="1C8F350E" w14:textId="77777777" w:rsidR="000024DB" w:rsidRPr="001D3869" w:rsidRDefault="000024DB" w:rsidP="000B7247">
            <w:pPr>
              <w:autoSpaceDE/>
              <w:autoSpaceDN/>
              <w:adjustRightInd/>
              <w:spacing w:before="0" w:line="240" w:lineRule="auto"/>
              <w:ind w:left="0"/>
              <w:jc w:val="center"/>
              <w:rPr>
                <w:w w:val="0"/>
                <w:sz w:val="16"/>
                <w:szCs w:val="16"/>
              </w:rPr>
            </w:pPr>
            <w:r>
              <w:rPr>
                <w:sz w:val="16"/>
                <w:szCs w:val="16"/>
              </w:rPr>
              <w:t>400</w:t>
            </w:r>
          </w:p>
        </w:tc>
        <w:tc>
          <w:tcPr>
            <w:tcW w:w="1143" w:type="dxa"/>
            <w:gridSpan w:val="2"/>
            <w:vAlign w:val="center"/>
          </w:tcPr>
          <w:p w14:paraId="3CF32384" w14:textId="77777777" w:rsidR="000024DB" w:rsidRPr="002B14FD" w:rsidRDefault="000024DB" w:rsidP="002B14FD">
            <w:pPr>
              <w:autoSpaceDE/>
              <w:autoSpaceDN/>
              <w:adjustRightInd/>
              <w:spacing w:before="0" w:line="240" w:lineRule="auto"/>
              <w:ind w:left="0"/>
              <w:jc w:val="center"/>
              <w:rPr>
                <w:sz w:val="16"/>
                <w:szCs w:val="16"/>
              </w:rPr>
            </w:pPr>
            <w:r w:rsidRPr="00034999">
              <w:rPr>
                <w:sz w:val="16"/>
                <w:szCs w:val="16"/>
              </w:rPr>
              <w:t>121°C(250</w:t>
            </w:r>
            <w:r w:rsidRPr="00977965">
              <w:rPr>
                <w:sz w:val="16"/>
                <w:szCs w:val="16"/>
              </w:rPr>
              <w:t>°</w:t>
            </w:r>
            <w:r w:rsidRPr="00034999">
              <w:rPr>
                <w:sz w:val="16"/>
                <w:szCs w:val="16"/>
              </w:rPr>
              <w:t>F)</w:t>
            </w:r>
          </w:p>
        </w:tc>
      </w:tr>
      <w:tr w:rsidR="000024DB" w:rsidRPr="001D3869" w14:paraId="340A6033" w14:textId="77777777" w:rsidTr="002B14FD">
        <w:trPr>
          <w:trHeight w:val="288"/>
          <w:jc w:val="center"/>
        </w:trPr>
        <w:tc>
          <w:tcPr>
            <w:tcW w:w="2288" w:type="dxa"/>
            <w:gridSpan w:val="3"/>
            <w:vMerge/>
            <w:vAlign w:val="center"/>
          </w:tcPr>
          <w:p w14:paraId="5FC08E7E" w14:textId="77777777" w:rsidR="000024DB" w:rsidRPr="001D3869" w:rsidRDefault="000024DB" w:rsidP="000B7247">
            <w:pPr>
              <w:jc w:val="center"/>
              <w:rPr>
                <w:b/>
                <w:sz w:val="16"/>
                <w:szCs w:val="16"/>
              </w:rPr>
            </w:pPr>
          </w:p>
        </w:tc>
        <w:tc>
          <w:tcPr>
            <w:tcW w:w="2651" w:type="dxa"/>
            <w:vAlign w:val="center"/>
          </w:tcPr>
          <w:p w14:paraId="79274F10" w14:textId="77777777" w:rsidR="000024DB" w:rsidRPr="008369AE" w:rsidRDefault="000024DB" w:rsidP="000B7247">
            <w:pPr>
              <w:autoSpaceDE/>
              <w:autoSpaceDN/>
              <w:adjustRightInd/>
              <w:spacing w:before="0" w:line="240" w:lineRule="auto"/>
              <w:ind w:left="0"/>
              <w:rPr>
                <w:sz w:val="16"/>
                <w:szCs w:val="18"/>
              </w:rPr>
            </w:pPr>
            <w:r w:rsidRPr="00034999">
              <w:rPr>
                <w:sz w:val="16"/>
                <w:szCs w:val="16"/>
              </w:rPr>
              <w:t>PPG</w:t>
            </w:r>
          </w:p>
        </w:tc>
        <w:tc>
          <w:tcPr>
            <w:tcW w:w="2892" w:type="dxa"/>
            <w:gridSpan w:val="2"/>
            <w:vAlign w:val="center"/>
          </w:tcPr>
          <w:p w14:paraId="10DEC7BB" w14:textId="7389D232" w:rsidR="000024DB" w:rsidRPr="000E3ECB" w:rsidRDefault="000024DB" w:rsidP="000B7247">
            <w:pPr>
              <w:autoSpaceDE/>
              <w:autoSpaceDN/>
              <w:adjustRightInd/>
              <w:spacing w:before="0" w:line="240" w:lineRule="auto"/>
              <w:ind w:left="0"/>
              <w:rPr>
                <w:sz w:val="16"/>
                <w:szCs w:val="16"/>
              </w:rPr>
            </w:pPr>
            <w:proofErr w:type="spellStart"/>
            <w:r w:rsidRPr="000E3ECB">
              <w:rPr>
                <w:sz w:val="16"/>
                <w:szCs w:val="16"/>
              </w:rPr>
              <w:t>Amercoat</w:t>
            </w:r>
            <w:proofErr w:type="spellEnd"/>
            <w:r w:rsidRPr="000E3ECB">
              <w:rPr>
                <w:sz w:val="16"/>
                <w:szCs w:val="16"/>
              </w:rPr>
              <w:t xml:space="preserve"> 68 Series</w:t>
            </w:r>
          </w:p>
          <w:p w14:paraId="74110A1A" w14:textId="79C3A3DC" w:rsidR="000024DB" w:rsidRPr="000E3ECB" w:rsidRDefault="000024DB" w:rsidP="000B7247">
            <w:pPr>
              <w:autoSpaceDE/>
              <w:autoSpaceDN/>
              <w:adjustRightInd/>
              <w:spacing w:before="0" w:line="240" w:lineRule="auto"/>
              <w:ind w:left="0"/>
              <w:rPr>
                <w:sz w:val="16"/>
                <w:szCs w:val="18"/>
              </w:rPr>
            </w:pPr>
            <w:r w:rsidRPr="000E3ECB">
              <w:rPr>
                <w:sz w:val="16"/>
                <w:szCs w:val="16"/>
              </w:rPr>
              <w:t>Sigma Zinc 68 Series</w:t>
            </w:r>
          </w:p>
        </w:tc>
        <w:tc>
          <w:tcPr>
            <w:tcW w:w="992" w:type="dxa"/>
            <w:gridSpan w:val="2"/>
            <w:vAlign w:val="center"/>
          </w:tcPr>
          <w:p w14:paraId="4CBD79DC" w14:textId="77777777" w:rsidR="000024DB" w:rsidRPr="001D3869" w:rsidRDefault="000024DB" w:rsidP="000B7247">
            <w:pPr>
              <w:autoSpaceDE/>
              <w:autoSpaceDN/>
              <w:adjustRightInd/>
              <w:spacing w:before="0" w:line="240" w:lineRule="auto"/>
              <w:ind w:left="0"/>
              <w:jc w:val="center"/>
              <w:rPr>
                <w:w w:val="0"/>
                <w:sz w:val="16"/>
                <w:szCs w:val="16"/>
              </w:rPr>
            </w:pPr>
            <w:r>
              <w:rPr>
                <w:sz w:val="16"/>
                <w:szCs w:val="16"/>
              </w:rPr>
              <w:t>310</w:t>
            </w:r>
          </w:p>
        </w:tc>
        <w:tc>
          <w:tcPr>
            <w:tcW w:w="1143" w:type="dxa"/>
            <w:gridSpan w:val="2"/>
            <w:vAlign w:val="center"/>
          </w:tcPr>
          <w:p w14:paraId="1BF8D4DA" w14:textId="77777777" w:rsidR="000024DB" w:rsidRPr="002B14FD" w:rsidRDefault="000024DB" w:rsidP="002B14FD">
            <w:pPr>
              <w:autoSpaceDE/>
              <w:autoSpaceDN/>
              <w:adjustRightInd/>
              <w:spacing w:before="0" w:line="240" w:lineRule="auto"/>
              <w:ind w:left="0"/>
              <w:jc w:val="center"/>
              <w:rPr>
                <w:sz w:val="16"/>
                <w:szCs w:val="16"/>
              </w:rPr>
            </w:pPr>
            <w:r w:rsidRPr="00034999">
              <w:rPr>
                <w:sz w:val="16"/>
                <w:szCs w:val="16"/>
              </w:rPr>
              <w:t>149°C</w:t>
            </w:r>
            <w:r>
              <w:rPr>
                <w:sz w:val="16"/>
                <w:szCs w:val="16"/>
              </w:rPr>
              <w:t>(300°F)</w:t>
            </w:r>
          </w:p>
        </w:tc>
      </w:tr>
      <w:tr w:rsidR="003A0855" w:rsidRPr="001D3869" w14:paraId="26B765B0" w14:textId="77777777" w:rsidTr="002B14FD">
        <w:trPr>
          <w:trHeight w:val="288"/>
          <w:jc w:val="center"/>
        </w:trPr>
        <w:tc>
          <w:tcPr>
            <w:tcW w:w="2288" w:type="dxa"/>
            <w:gridSpan w:val="3"/>
            <w:vMerge w:val="restart"/>
            <w:vAlign w:val="center"/>
          </w:tcPr>
          <w:p w14:paraId="0D19566D" w14:textId="57E3448F" w:rsidR="003A0855" w:rsidRPr="003A0855" w:rsidRDefault="003A0855" w:rsidP="003A0855">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651" w:type="dxa"/>
            <w:vAlign w:val="center"/>
          </w:tcPr>
          <w:p w14:paraId="20155B88" w14:textId="77777777" w:rsidR="003A0855" w:rsidRPr="008369AE" w:rsidRDefault="003A0855" w:rsidP="000B7247">
            <w:pPr>
              <w:autoSpaceDE/>
              <w:autoSpaceDN/>
              <w:adjustRightInd/>
              <w:spacing w:before="0" w:line="240" w:lineRule="auto"/>
              <w:ind w:left="0"/>
              <w:rPr>
                <w:sz w:val="16"/>
                <w:szCs w:val="18"/>
              </w:rPr>
            </w:pPr>
            <w:proofErr w:type="spellStart"/>
            <w:r w:rsidRPr="00034999">
              <w:rPr>
                <w:sz w:val="16"/>
                <w:szCs w:val="16"/>
              </w:rPr>
              <w:t>Sher</w:t>
            </w:r>
            <w:r w:rsidRPr="00034999">
              <w:rPr>
                <w:spacing w:val="-1"/>
                <w:sz w:val="16"/>
                <w:szCs w:val="16"/>
              </w:rPr>
              <w:t>w</w:t>
            </w:r>
            <w:r w:rsidRPr="00034999">
              <w:rPr>
                <w:spacing w:val="1"/>
                <w:sz w:val="16"/>
                <w:szCs w:val="16"/>
              </w:rPr>
              <w:t>i</w:t>
            </w:r>
            <w:r w:rsidRPr="00034999">
              <w:rPr>
                <w:sz w:val="16"/>
                <w:szCs w:val="16"/>
              </w:rPr>
              <w:t>nWilliams</w:t>
            </w:r>
            <w:proofErr w:type="spellEnd"/>
          </w:p>
        </w:tc>
        <w:tc>
          <w:tcPr>
            <w:tcW w:w="2892" w:type="dxa"/>
            <w:gridSpan w:val="2"/>
            <w:vAlign w:val="center"/>
          </w:tcPr>
          <w:p w14:paraId="6E653244" w14:textId="77777777" w:rsidR="003A0855" w:rsidRPr="000E3ECB" w:rsidRDefault="003A0855" w:rsidP="000B7247">
            <w:pPr>
              <w:autoSpaceDE/>
              <w:autoSpaceDN/>
              <w:adjustRightInd/>
              <w:spacing w:before="0" w:line="240" w:lineRule="auto"/>
              <w:ind w:left="0"/>
              <w:rPr>
                <w:sz w:val="16"/>
                <w:szCs w:val="18"/>
              </w:rPr>
            </w:pPr>
            <w:proofErr w:type="spellStart"/>
            <w:r w:rsidRPr="000E3ECB">
              <w:rPr>
                <w:sz w:val="16"/>
                <w:szCs w:val="16"/>
              </w:rPr>
              <w:t>ZincClad</w:t>
            </w:r>
            <w:proofErr w:type="spellEnd"/>
            <w:r w:rsidRPr="000E3ECB">
              <w:rPr>
                <w:sz w:val="16"/>
                <w:szCs w:val="16"/>
              </w:rPr>
              <w:t xml:space="preserve"> III H </w:t>
            </w:r>
            <w:proofErr w:type="spellStart"/>
            <w:r w:rsidRPr="000E3ECB">
              <w:rPr>
                <w:sz w:val="16"/>
                <w:szCs w:val="16"/>
              </w:rPr>
              <w:t>SorZinc</w:t>
            </w:r>
            <w:proofErr w:type="spellEnd"/>
            <w:r w:rsidRPr="000E3ECB">
              <w:rPr>
                <w:sz w:val="16"/>
                <w:szCs w:val="16"/>
              </w:rPr>
              <w:t xml:space="preserve"> Clad IV</w:t>
            </w:r>
          </w:p>
        </w:tc>
        <w:tc>
          <w:tcPr>
            <w:tcW w:w="992" w:type="dxa"/>
            <w:gridSpan w:val="2"/>
            <w:vAlign w:val="center"/>
          </w:tcPr>
          <w:p w14:paraId="3B464DF2" w14:textId="77777777" w:rsidR="003A0855" w:rsidRPr="001D3869" w:rsidRDefault="003A0855" w:rsidP="000B7247">
            <w:pPr>
              <w:autoSpaceDE/>
              <w:autoSpaceDN/>
              <w:adjustRightInd/>
              <w:spacing w:before="0" w:line="240" w:lineRule="auto"/>
              <w:ind w:left="0"/>
              <w:jc w:val="center"/>
              <w:rPr>
                <w:w w:val="0"/>
                <w:sz w:val="16"/>
                <w:szCs w:val="16"/>
              </w:rPr>
            </w:pPr>
            <w:r w:rsidRPr="00034999">
              <w:rPr>
                <w:sz w:val="16"/>
                <w:szCs w:val="16"/>
              </w:rPr>
              <w:t>100–340</w:t>
            </w:r>
          </w:p>
        </w:tc>
        <w:tc>
          <w:tcPr>
            <w:tcW w:w="1143" w:type="dxa"/>
            <w:gridSpan w:val="2"/>
            <w:vAlign w:val="center"/>
          </w:tcPr>
          <w:p w14:paraId="1328FE7B" w14:textId="77777777" w:rsidR="003A0855" w:rsidRPr="002B14FD" w:rsidRDefault="003A0855" w:rsidP="002B14FD">
            <w:pPr>
              <w:autoSpaceDE/>
              <w:autoSpaceDN/>
              <w:adjustRightInd/>
              <w:spacing w:before="0" w:line="240" w:lineRule="auto"/>
              <w:ind w:left="0"/>
              <w:jc w:val="center"/>
              <w:rPr>
                <w:sz w:val="16"/>
                <w:szCs w:val="16"/>
              </w:rPr>
            </w:pPr>
            <w:r w:rsidRPr="00034999">
              <w:rPr>
                <w:sz w:val="16"/>
                <w:szCs w:val="16"/>
              </w:rPr>
              <w:t>149°C(300°F)</w:t>
            </w:r>
          </w:p>
        </w:tc>
      </w:tr>
      <w:tr w:rsidR="003A0855" w:rsidRPr="001D3869" w14:paraId="0BADD149" w14:textId="77777777" w:rsidTr="002B14FD">
        <w:trPr>
          <w:trHeight w:val="288"/>
          <w:jc w:val="center"/>
        </w:trPr>
        <w:tc>
          <w:tcPr>
            <w:tcW w:w="2288" w:type="dxa"/>
            <w:gridSpan w:val="3"/>
            <w:vMerge/>
            <w:tcBorders>
              <w:bottom w:val="single" w:sz="12" w:space="0" w:color="auto"/>
            </w:tcBorders>
            <w:vAlign w:val="center"/>
          </w:tcPr>
          <w:p w14:paraId="64C4E2D5" w14:textId="77777777" w:rsidR="003A0855" w:rsidRPr="001D3869" w:rsidRDefault="003A0855" w:rsidP="000B7247">
            <w:pPr>
              <w:jc w:val="center"/>
              <w:rPr>
                <w:b/>
                <w:sz w:val="16"/>
                <w:szCs w:val="16"/>
              </w:rPr>
            </w:pPr>
          </w:p>
        </w:tc>
        <w:tc>
          <w:tcPr>
            <w:tcW w:w="2651" w:type="dxa"/>
            <w:tcBorders>
              <w:bottom w:val="single" w:sz="12" w:space="0" w:color="auto"/>
            </w:tcBorders>
            <w:vAlign w:val="center"/>
          </w:tcPr>
          <w:p w14:paraId="703EF3AC" w14:textId="77777777" w:rsidR="003A0855" w:rsidRPr="008369AE" w:rsidRDefault="003A0855" w:rsidP="000B7247">
            <w:pPr>
              <w:autoSpaceDE/>
              <w:autoSpaceDN/>
              <w:adjustRightInd/>
              <w:spacing w:before="0" w:line="240" w:lineRule="auto"/>
              <w:ind w:left="0"/>
              <w:rPr>
                <w:sz w:val="16"/>
                <w:szCs w:val="18"/>
              </w:rPr>
            </w:pPr>
            <w:r w:rsidRPr="00034999">
              <w:rPr>
                <w:sz w:val="16"/>
                <w:szCs w:val="16"/>
              </w:rPr>
              <w:t>Tnemec</w:t>
            </w:r>
          </w:p>
        </w:tc>
        <w:tc>
          <w:tcPr>
            <w:tcW w:w="2892" w:type="dxa"/>
            <w:gridSpan w:val="2"/>
            <w:tcBorders>
              <w:bottom w:val="single" w:sz="12" w:space="0" w:color="auto"/>
            </w:tcBorders>
            <w:vAlign w:val="center"/>
          </w:tcPr>
          <w:p w14:paraId="3A16F5B6" w14:textId="77777777" w:rsidR="003A0855" w:rsidRPr="000E3ECB" w:rsidRDefault="003A0855" w:rsidP="000B7247">
            <w:pPr>
              <w:autoSpaceDE/>
              <w:autoSpaceDN/>
              <w:adjustRightInd/>
              <w:spacing w:before="0" w:line="240" w:lineRule="auto"/>
              <w:ind w:left="0"/>
              <w:rPr>
                <w:sz w:val="16"/>
                <w:szCs w:val="16"/>
              </w:rPr>
            </w:pPr>
            <w:r w:rsidRPr="000E3ECB">
              <w:rPr>
                <w:sz w:val="16"/>
                <w:szCs w:val="16"/>
              </w:rPr>
              <w:t xml:space="preserve">Series-94 H20 </w:t>
            </w:r>
            <w:r w:rsidRPr="000E3ECB">
              <w:rPr>
                <w:spacing w:val="1"/>
                <w:sz w:val="16"/>
                <w:szCs w:val="16"/>
              </w:rPr>
              <w:t>H</w:t>
            </w:r>
            <w:r w:rsidRPr="000E3ECB">
              <w:rPr>
                <w:spacing w:val="-1"/>
                <w:sz w:val="16"/>
                <w:szCs w:val="16"/>
              </w:rPr>
              <w:t>y</w:t>
            </w:r>
            <w:r w:rsidRPr="000E3ECB">
              <w:rPr>
                <w:sz w:val="16"/>
                <w:szCs w:val="16"/>
              </w:rPr>
              <w:t>dr</w:t>
            </w:r>
            <w:r w:rsidRPr="000E3ECB">
              <w:rPr>
                <w:spacing w:val="1"/>
                <w:sz w:val="16"/>
                <w:szCs w:val="16"/>
              </w:rPr>
              <w:t>o</w:t>
            </w:r>
            <w:r w:rsidRPr="000E3ECB">
              <w:rPr>
                <w:sz w:val="16"/>
                <w:szCs w:val="16"/>
              </w:rPr>
              <w:t>-Zinc</w:t>
            </w:r>
          </w:p>
          <w:p w14:paraId="1DDD1412" w14:textId="77777777" w:rsidR="003A0855" w:rsidRPr="000E3ECB" w:rsidRDefault="003A0855" w:rsidP="000B7247">
            <w:pPr>
              <w:autoSpaceDE/>
              <w:autoSpaceDN/>
              <w:adjustRightInd/>
              <w:spacing w:before="0" w:line="240" w:lineRule="auto"/>
              <w:ind w:left="0"/>
              <w:rPr>
                <w:sz w:val="16"/>
                <w:szCs w:val="16"/>
              </w:rPr>
            </w:pPr>
            <w:r w:rsidRPr="000E3ECB">
              <w:rPr>
                <w:sz w:val="16"/>
                <w:szCs w:val="16"/>
              </w:rPr>
              <w:t xml:space="preserve">Series-90G-1K97 </w:t>
            </w:r>
            <w:proofErr w:type="spellStart"/>
            <w:r w:rsidRPr="000E3ECB">
              <w:rPr>
                <w:sz w:val="16"/>
                <w:szCs w:val="16"/>
              </w:rPr>
              <w:t>Tneme</w:t>
            </w:r>
            <w:proofErr w:type="spellEnd"/>
            <w:r w:rsidRPr="000E3ECB">
              <w:rPr>
                <w:sz w:val="16"/>
                <w:szCs w:val="16"/>
              </w:rPr>
              <w:t>-Zinc</w:t>
            </w:r>
          </w:p>
        </w:tc>
        <w:tc>
          <w:tcPr>
            <w:tcW w:w="992" w:type="dxa"/>
            <w:gridSpan w:val="2"/>
            <w:tcBorders>
              <w:bottom w:val="single" w:sz="12" w:space="0" w:color="auto"/>
            </w:tcBorders>
            <w:vAlign w:val="center"/>
          </w:tcPr>
          <w:p w14:paraId="4557BEEB" w14:textId="70CD15EB" w:rsidR="003A0855" w:rsidRDefault="003A0855" w:rsidP="000B7247">
            <w:pPr>
              <w:autoSpaceDE/>
              <w:autoSpaceDN/>
              <w:adjustRightInd/>
              <w:spacing w:before="0" w:line="240" w:lineRule="auto"/>
              <w:ind w:left="0"/>
              <w:jc w:val="center"/>
              <w:rPr>
                <w:sz w:val="16"/>
                <w:szCs w:val="16"/>
                <w:lang w:val="ru-RU"/>
              </w:rPr>
            </w:pPr>
            <w:r w:rsidRPr="00034999">
              <w:rPr>
                <w:sz w:val="16"/>
                <w:szCs w:val="16"/>
              </w:rPr>
              <w:t>98</w:t>
            </w:r>
            <w:r>
              <w:rPr>
                <w:sz w:val="16"/>
                <w:szCs w:val="16"/>
              </w:rPr>
              <w:t>-187</w:t>
            </w:r>
          </w:p>
          <w:p w14:paraId="5244290B" w14:textId="77777777" w:rsidR="003A0855" w:rsidRPr="00D750DA" w:rsidRDefault="003A0855" w:rsidP="000B7247">
            <w:pPr>
              <w:autoSpaceDE/>
              <w:autoSpaceDN/>
              <w:adjustRightInd/>
              <w:spacing w:before="0" w:line="240" w:lineRule="auto"/>
              <w:ind w:left="0"/>
              <w:jc w:val="center"/>
              <w:rPr>
                <w:w w:val="0"/>
                <w:sz w:val="16"/>
                <w:szCs w:val="16"/>
                <w:lang w:val="ru-RU"/>
              </w:rPr>
            </w:pPr>
            <w:r>
              <w:rPr>
                <w:sz w:val="16"/>
                <w:szCs w:val="16"/>
              </w:rPr>
              <w:t>330-379</w:t>
            </w:r>
          </w:p>
        </w:tc>
        <w:tc>
          <w:tcPr>
            <w:tcW w:w="1143" w:type="dxa"/>
            <w:gridSpan w:val="2"/>
            <w:tcBorders>
              <w:bottom w:val="single" w:sz="12" w:space="0" w:color="auto"/>
            </w:tcBorders>
            <w:vAlign w:val="center"/>
          </w:tcPr>
          <w:p w14:paraId="53374DBB" w14:textId="078E880B" w:rsidR="003A0855" w:rsidRPr="000024DB" w:rsidRDefault="003A0855" w:rsidP="002B14FD">
            <w:pPr>
              <w:autoSpaceDE/>
              <w:autoSpaceDN/>
              <w:adjustRightInd/>
              <w:spacing w:before="0" w:line="240" w:lineRule="auto"/>
              <w:ind w:left="0"/>
              <w:jc w:val="center"/>
              <w:rPr>
                <w:sz w:val="16"/>
                <w:szCs w:val="16"/>
              </w:rPr>
            </w:pPr>
            <w:r w:rsidRPr="00034999">
              <w:rPr>
                <w:sz w:val="16"/>
                <w:szCs w:val="16"/>
              </w:rPr>
              <w:t>121°C(250</w:t>
            </w:r>
            <w:r w:rsidRPr="00F029EB">
              <w:rPr>
                <w:sz w:val="16"/>
                <w:szCs w:val="16"/>
              </w:rPr>
              <w:t>°</w:t>
            </w:r>
            <w:r w:rsidRPr="00034999">
              <w:rPr>
                <w:sz w:val="16"/>
                <w:szCs w:val="16"/>
              </w:rPr>
              <w:t>F)121°C(250</w:t>
            </w:r>
            <w:r w:rsidRPr="00F029EB">
              <w:rPr>
                <w:sz w:val="16"/>
                <w:szCs w:val="16"/>
              </w:rPr>
              <w:t>°</w:t>
            </w:r>
            <w:r w:rsidRPr="00034999">
              <w:rPr>
                <w:sz w:val="16"/>
                <w:szCs w:val="16"/>
              </w:rPr>
              <w:t>F)</w:t>
            </w:r>
          </w:p>
        </w:tc>
      </w:tr>
      <w:tr w:rsidR="00D240CE" w:rsidRPr="001D3869" w14:paraId="62B10422" w14:textId="77777777" w:rsidTr="00F029EB">
        <w:trPr>
          <w:trHeight w:val="288"/>
          <w:jc w:val="center"/>
        </w:trPr>
        <w:tc>
          <w:tcPr>
            <w:tcW w:w="1170" w:type="dxa"/>
            <w:tcBorders>
              <w:top w:val="single" w:sz="12" w:space="0" w:color="auto"/>
            </w:tcBorders>
            <w:vAlign w:val="center"/>
          </w:tcPr>
          <w:p w14:paraId="26428289" w14:textId="77777777" w:rsidR="00D240CE" w:rsidRPr="00034999" w:rsidRDefault="00D240CE" w:rsidP="000B7247">
            <w:pPr>
              <w:spacing w:line="240" w:lineRule="auto"/>
              <w:ind w:left="-72"/>
              <w:rPr>
                <w:b/>
                <w:sz w:val="16"/>
                <w:szCs w:val="16"/>
              </w:rPr>
            </w:pPr>
            <w:r w:rsidRPr="006952A6">
              <w:rPr>
                <w:b/>
                <w:color w:val="auto"/>
                <w:sz w:val="16"/>
                <w:szCs w:val="24"/>
                <w:lang w:val="ru-RU"/>
              </w:rPr>
              <w:t>Последнее обновление:</w:t>
            </w:r>
          </w:p>
        </w:tc>
        <w:tc>
          <w:tcPr>
            <w:tcW w:w="3769" w:type="dxa"/>
            <w:gridSpan w:val="3"/>
            <w:tcBorders>
              <w:top w:val="single" w:sz="12" w:space="0" w:color="auto"/>
            </w:tcBorders>
            <w:vAlign w:val="center"/>
          </w:tcPr>
          <w:p w14:paraId="60969144" w14:textId="1C2488F4" w:rsidR="00D240CE" w:rsidRPr="00034999" w:rsidRDefault="00E92EFE" w:rsidP="000B7247">
            <w:pPr>
              <w:spacing w:line="240" w:lineRule="auto"/>
              <w:ind w:left="-72"/>
              <w:rPr>
                <w:sz w:val="16"/>
                <w:szCs w:val="16"/>
              </w:rPr>
            </w:pPr>
            <w:r>
              <w:rPr>
                <w:color w:val="auto"/>
                <w:sz w:val="16"/>
                <w:szCs w:val="24"/>
                <w:lang w:val="ru-RU"/>
              </w:rPr>
              <w:t>Ноябрь</w:t>
            </w:r>
            <w:r w:rsidR="00663F0A">
              <w:rPr>
                <w:color w:val="auto"/>
                <w:sz w:val="16"/>
                <w:szCs w:val="24"/>
                <w:lang w:val="ru-RU"/>
              </w:rPr>
              <w:t xml:space="preserve"> 2025</w:t>
            </w:r>
          </w:p>
        </w:tc>
        <w:tc>
          <w:tcPr>
            <w:tcW w:w="2892" w:type="dxa"/>
            <w:gridSpan w:val="2"/>
            <w:tcBorders>
              <w:top w:val="single" w:sz="12" w:space="0" w:color="auto"/>
            </w:tcBorders>
            <w:vAlign w:val="center"/>
          </w:tcPr>
          <w:p w14:paraId="0B4FD332" w14:textId="77777777" w:rsidR="00D240CE" w:rsidRPr="001D3869" w:rsidRDefault="00D240CE" w:rsidP="000B7247">
            <w:pPr>
              <w:rPr>
                <w:b/>
                <w:sz w:val="16"/>
                <w:szCs w:val="16"/>
              </w:rPr>
            </w:pPr>
          </w:p>
        </w:tc>
        <w:tc>
          <w:tcPr>
            <w:tcW w:w="992" w:type="dxa"/>
            <w:gridSpan w:val="2"/>
            <w:tcBorders>
              <w:top w:val="single" w:sz="12" w:space="0" w:color="auto"/>
            </w:tcBorders>
            <w:vAlign w:val="center"/>
          </w:tcPr>
          <w:p w14:paraId="1065D173" w14:textId="77777777" w:rsidR="00D240CE" w:rsidRPr="001D3869" w:rsidRDefault="00D240CE" w:rsidP="000B7247">
            <w:pPr>
              <w:jc w:val="center"/>
              <w:rPr>
                <w:b/>
                <w:sz w:val="16"/>
                <w:szCs w:val="16"/>
              </w:rPr>
            </w:pPr>
          </w:p>
        </w:tc>
        <w:tc>
          <w:tcPr>
            <w:tcW w:w="1143" w:type="dxa"/>
            <w:gridSpan w:val="2"/>
            <w:tcBorders>
              <w:top w:val="single" w:sz="12" w:space="0" w:color="auto"/>
            </w:tcBorders>
            <w:vAlign w:val="center"/>
          </w:tcPr>
          <w:p w14:paraId="2D20E9AB" w14:textId="77777777" w:rsidR="00D240CE" w:rsidRPr="001D3869" w:rsidRDefault="00D240CE" w:rsidP="000B7247">
            <w:pPr>
              <w:rPr>
                <w:b/>
                <w:sz w:val="16"/>
                <w:szCs w:val="16"/>
              </w:rPr>
            </w:pPr>
          </w:p>
        </w:tc>
      </w:tr>
    </w:tbl>
    <w:p w14:paraId="0DBC0753" w14:textId="77777777" w:rsidR="00B45130" w:rsidRDefault="00B45130" w:rsidP="0088650E">
      <w:pPr>
        <w:widowControl w:val="0"/>
        <w:spacing w:line="240" w:lineRule="auto"/>
        <w:ind w:left="1440" w:right="708" w:hanging="1440"/>
        <w:contextualSpacing/>
        <w:rPr>
          <w:color w:val="auto"/>
          <w:sz w:val="16"/>
          <w:szCs w:val="16"/>
          <w:lang w:val="ru-RU"/>
        </w:rPr>
      </w:pPr>
    </w:p>
    <w:p w14:paraId="6FABFADD" w14:textId="4C12F133" w:rsidR="00526C7D" w:rsidRPr="00C864AE" w:rsidRDefault="00526C7D" w:rsidP="0088650E">
      <w:pPr>
        <w:widowControl w:val="0"/>
        <w:spacing w:line="240" w:lineRule="auto"/>
        <w:ind w:left="1440" w:right="708" w:hanging="1440"/>
        <w:contextualSpacing/>
        <w:rPr>
          <w:sz w:val="16"/>
          <w:szCs w:val="16"/>
          <w:lang w:val="ru-RU"/>
        </w:rPr>
      </w:pPr>
      <w:r w:rsidRPr="0088650E">
        <w:rPr>
          <w:color w:val="auto"/>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88650E" w:rsidRPr="00B45130">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47D3652A" w14:textId="77777777" w:rsidR="002B5E17" w:rsidRPr="00F029EB" w:rsidRDefault="002B5E17" w:rsidP="002B5E17">
      <w:pPr>
        <w:tabs>
          <w:tab w:val="left" w:pos="3225"/>
        </w:tabs>
        <w:rPr>
          <w:color w:val="auto"/>
          <w:sz w:val="20"/>
          <w:szCs w:val="20"/>
          <w:lang w:val="ru-RU"/>
        </w:rPr>
      </w:pPr>
    </w:p>
    <w:p w14:paraId="13DCDDD1" w14:textId="77777777" w:rsidR="002B5E17" w:rsidRDefault="002B5E17" w:rsidP="002B5E17">
      <w:pPr>
        <w:tabs>
          <w:tab w:val="left" w:pos="3225"/>
        </w:tabs>
        <w:rPr>
          <w:color w:val="auto"/>
          <w:lang w:val="ru-RU"/>
        </w:rPr>
      </w:pPr>
      <w:r w:rsidRPr="00F029EB">
        <w:rPr>
          <w:color w:val="auto"/>
          <w:lang w:val="ru-RU"/>
        </w:rPr>
        <w:br w:type="page"/>
      </w:r>
    </w:p>
    <w:tbl>
      <w:tblPr>
        <w:tblW w:w="9885" w:type="dxa"/>
        <w:jc w:val="center"/>
        <w:tblLayout w:type="fixed"/>
        <w:tblLook w:val="01E0" w:firstRow="1" w:lastRow="1" w:firstColumn="1" w:lastColumn="1" w:noHBand="0" w:noVBand="0"/>
      </w:tblPr>
      <w:tblGrid>
        <w:gridCol w:w="1170"/>
        <w:gridCol w:w="270"/>
        <w:gridCol w:w="848"/>
        <w:gridCol w:w="2837"/>
        <w:gridCol w:w="990"/>
        <w:gridCol w:w="1756"/>
        <w:gridCol w:w="810"/>
        <w:gridCol w:w="167"/>
        <w:gridCol w:w="1030"/>
        <w:gridCol w:w="7"/>
      </w:tblGrid>
      <w:tr w:rsidR="004C1FAE" w:rsidRPr="001D3869" w14:paraId="1044B63F" w14:textId="77777777" w:rsidTr="00F029EB">
        <w:trPr>
          <w:trHeight w:val="360"/>
          <w:jc w:val="center"/>
        </w:trPr>
        <w:tc>
          <w:tcPr>
            <w:tcW w:w="9885" w:type="dxa"/>
            <w:gridSpan w:val="10"/>
            <w:tcBorders>
              <w:top w:val="single" w:sz="6" w:space="0" w:color="auto"/>
              <w:bottom w:val="single" w:sz="12" w:space="0" w:color="auto"/>
            </w:tcBorders>
            <w:shd w:val="clear" w:color="auto" w:fill="FFFFFF"/>
            <w:vAlign w:val="center"/>
          </w:tcPr>
          <w:p w14:paraId="1B366170" w14:textId="77777777" w:rsidR="004C1FAE" w:rsidRPr="001D3869" w:rsidRDefault="004C1FAE" w:rsidP="00772FAE">
            <w:pPr>
              <w:ind w:right="-72"/>
              <w:jc w:val="right"/>
              <w:rPr>
                <w:b/>
                <w:i/>
                <w:color w:val="auto"/>
              </w:rPr>
            </w:pPr>
            <w:proofErr w:type="spellStart"/>
            <w:r w:rsidRPr="0005732F">
              <w:rPr>
                <w:b/>
                <w:i/>
                <w:color w:val="auto"/>
              </w:rPr>
              <w:lastRenderedPageBreak/>
              <w:t>Только</w:t>
            </w:r>
            <w:proofErr w:type="spellEnd"/>
            <w:r w:rsidRPr="0005732F">
              <w:rPr>
                <w:b/>
                <w:i/>
                <w:color w:val="auto"/>
              </w:rPr>
              <w:t xml:space="preserve"> </w:t>
            </w:r>
            <w:proofErr w:type="spellStart"/>
            <w:r w:rsidRPr="0005732F">
              <w:rPr>
                <w:b/>
                <w:i/>
                <w:color w:val="auto"/>
              </w:rPr>
              <w:t>грунтовочная</w:t>
            </w:r>
            <w:proofErr w:type="spellEnd"/>
            <w:r w:rsidRPr="0005732F">
              <w:rPr>
                <w:b/>
                <w:i/>
                <w:color w:val="auto"/>
              </w:rPr>
              <w:t xml:space="preserve"> </w:t>
            </w:r>
            <w:proofErr w:type="spellStart"/>
            <w:r w:rsidRPr="0005732F">
              <w:rPr>
                <w:b/>
                <w:i/>
                <w:color w:val="auto"/>
              </w:rPr>
              <w:t>система</w:t>
            </w:r>
            <w:proofErr w:type="spellEnd"/>
          </w:p>
        </w:tc>
      </w:tr>
      <w:tr w:rsidR="004C1FAE" w:rsidRPr="001D3869" w14:paraId="6D2B7183" w14:textId="77777777" w:rsidTr="00F029EB">
        <w:trPr>
          <w:trHeight w:val="360"/>
          <w:jc w:val="center"/>
        </w:trPr>
        <w:tc>
          <w:tcPr>
            <w:tcW w:w="7871" w:type="dxa"/>
            <w:gridSpan w:val="6"/>
            <w:tcBorders>
              <w:top w:val="single" w:sz="12" w:space="0" w:color="auto"/>
              <w:left w:val="single" w:sz="12" w:space="0" w:color="auto"/>
              <w:bottom w:val="single" w:sz="12" w:space="0" w:color="auto"/>
            </w:tcBorders>
            <w:vAlign w:val="center"/>
          </w:tcPr>
          <w:p w14:paraId="371036F9" w14:textId="77777777" w:rsidR="004C1FAE" w:rsidRPr="000666CC" w:rsidRDefault="004C1FAE" w:rsidP="00690AD0">
            <w:pPr>
              <w:autoSpaceDE/>
              <w:autoSpaceDN/>
              <w:adjustRightInd/>
              <w:spacing w:before="0" w:line="240" w:lineRule="auto"/>
              <w:ind w:left="0"/>
              <w:rPr>
                <w:b/>
                <w:sz w:val="20"/>
                <w:szCs w:val="20"/>
                <w:lang w:val="ru-RU"/>
              </w:rPr>
            </w:pPr>
            <w:r w:rsidRPr="00B50E8C">
              <w:rPr>
                <w:b/>
                <w:color w:val="auto"/>
                <w:sz w:val="20"/>
                <w:szCs w:val="24"/>
                <w:lang w:val="ru-RU"/>
              </w:rPr>
              <w:t xml:space="preserve">Эпоксидная мастика </w:t>
            </w:r>
            <w:r w:rsidR="00690AD0">
              <w:rPr>
                <w:b/>
                <w:color w:val="auto"/>
                <w:sz w:val="20"/>
                <w:szCs w:val="24"/>
                <w:lang w:val="ru-RU"/>
              </w:rPr>
              <w:t>–</w:t>
            </w:r>
            <w:r w:rsidRPr="00B50E8C">
              <w:rPr>
                <w:b/>
                <w:color w:val="auto"/>
                <w:sz w:val="20"/>
                <w:szCs w:val="24"/>
                <w:lang w:val="ru-RU"/>
              </w:rPr>
              <w:t xml:space="preserve"> </w:t>
            </w:r>
            <w:r w:rsidR="00690AD0" w:rsidRPr="00284516">
              <w:rPr>
                <w:b/>
                <w:color w:val="auto"/>
                <w:sz w:val="20"/>
                <w:szCs w:val="24"/>
                <w:lang w:val="ru-RU"/>
              </w:rPr>
              <w:t>грунтовка толерантная к поверхности</w:t>
            </w:r>
          </w:p>
        </w:tc>
        <w:tc>
          <w:tcPr>
            <w:tcW w:w="2014" w:type="dxa"/>
            <w:gridSpan w:val="4"/>
            <w:tcBorders>
              <w:top w:val="single" w:sz="12" w:space="0" w:color="auto"/>
              <w:bottom w:val="single" w:sz="12" w:space="0" w:color="auto"/>
              <w:right w:val="single" w:sz="12" w:space="0" w:color="auto"/>
            </w:tcBorders>
            <w:shd w:val="clear" w:color="auto" w:fill="000000"/>
            <w:vAlign w:val="center"/>
          </w:tcPr>
          <w:p w14:paraId="0419CF1E" w14:textId="77777777" w:rsidR="004C1FAE" w:rsidRPr="001D3869" w:rsidRDefault="004C1FAE" w:rsidP="00772FAE">
            <w:pPr>
              <w:autoSpaceDE/>
              <w:autoSpaceDN/>
              <w:adjustRightInd/>
              <w:spacing w:before="0" w:line="240" w:lineRule="auto"/>
              <w:ind w:left="0"/>
              <w:jc w:val="center"/>
              <w:rPr>
                <w:b/>
                <w:color w:val="FFFFFF"/>
                <w:sz w:val="36"/>
                <w:szCs w:val="40"/>
              </w:rPr>
            </w:pPr>
            <w:r w:rsidRPr="001D3869">
              <w:rPr>
                <w:b/>
                <w:color w:val="FFFFFF"/>
                <w:sz w:val="36"/>
                <w:szCs w:val="40"/>
              </w:rPr>
              <w:t>1.8</w:t>
            </w:r>
          </w:p>
        </w:tc>
      </w:tr>
      <w:tr w:rsidR="004C1FAE" w:rsidRPr="001D3869" w14:paraId="64F1A5B9" w14:textId="77777777" w:rsidTr="00F029EB">
        <w:trPr>
          <w:gridAfter w:val="1"/>
          <w:wAfter w:w="7" w:type="dxa"/>
          <w:cantSplit/>
          <w:trHeight w:val="288"/>
          <w:jc w:val="center"/>
        </w:trPr>
        <w:tc>
          <w:tcPr>
            <w:tcW w:w="1440" w:type="dxa"/>
            <w:gridSpan w:val="2"/>
            <w:tcBorders>
              <w:top w:val="single" w:sz="12" w:space="0" w:color="auto"/>
            </w:tcBorders>
          </w:tcPr>
          <w:p w14:paraId="36AE9099" w14:textId="77777777" w:rsidR="004C1FAE" w:rsidRPr="00B50E8C" w:rsidRDefault="004C1FAE" w:rsidP="00772FAE">
            <w:pPr>
              <w:autoSpaceDE/>
              <w:autoSpaceDN/>
              <w:adjustRightInd/>
              <w:spacing w:before="0" w:line="240" w:lineRule="auto"/>
              <w:ind w:left="-72"/>
              <w:rPr>
                <w:b/>
                <w:color w:val="auto"/>
                <w:sz w:val="16"/>
                <w:szCs w:val="24"/>
                <w:lang w:val="ru-RU"/>
              </w:rPr>
            </w:pPr>
            <w:r w:rsidRPr="00B50E8C">
              <w:rPr>
                <w:b/>
                <w:color w:val="auto"/>
                <w:sz w:val="16"/>
                <w:szCs w:val="24"/>
                <w:lang w:val="ru-RU"/>
              </w:rPr>
              <w:t>Подготовка поверхности:</w:t>
            </w:r>
          </w:p>
        </w:tc>
        <w:tc>
          <w:tcPr>
            <w:tcW w:w="3685" w:type="dxa"/>
            <w:gridSpan w:val="2"/>
            <w:tcBorders>
              <w:top w:val="single" w:sz="12" w:space="0" w:color="auto"/>
            </w:tcBorders>
          </w:tcPr>
          <w:p w14:paraId="7557010C" w14:textId="77777777" w:rsidR="002528A0" w:rsidRPr="00064F9B" w:rsidRDefault="002528A0" w:rsidP="002528A0">
            <w:pPr>
              <w:autoSpaceDE/>
              <w:autoSpaceDN/>
              <w:adjustRightInd/>
              <w:spacing w:before="0" w:line="240" w:lineRule="auto"/>
              <w:ind w:left="-72"/>
              <w:rPr>
                <w:sz w:val="16"/>
                <w:szCs w:val="18"/>
                <w:lang w:val="ru-RU"/>
              </w:rPr>
            </w:pPr>
            <w:r w:rsidRPr="002528A0">
              <w:rPr>
                <w:sz w:val="16"/>
                <w:szCs w:val="18"/>
              </w:rPr>
              <w:t>SSPC</w:t>
            </w:r>
            <w:r w:rsidRPr="002528A0">
              <w:rPr>
                <w:sz w:val="16"/>
                <w:szCs w:val="18"/>
                <w:lang w:val="ru-RU"/>
              </w:rPr>
              <w:t>-</w:t>
            </w:r>
            <w:r w:rsidRPr="002528A0">
              <w:rPr>
                <w:sz w:val="16"/>
                <w:szCs w:val="18"/>
              </w:rPr>
              <w:t>SP</w:t>
            </w:r>
            <w:r w:rsidRPr="002528A0">
              <w:rPr>
                <w:sz w:val="16"/>
                <w:szCs w:val="18"/>
                <w:lang w:val="ru-RU"/>
              </w:rPr>
              <w:t>1/</w:t>
            </w:r>
            <w:r w:rsidRPr="002528A0">
              <w:rPr>
                <w:sz w:val="16"/>
                <w:szCs w:val="18"/>
              </w:rPr>
              <w:t>SP</w:t>
            </w:r>
            <w:r w:rsidRPr="002528A0">
              <w:rPr>
                <w:sz w:val="16"/>
                <w:szCs w:val="18"/>
                <w:lang w:val="ru-RU"/>
              </w:rPr>
              <w:t>7 (</w:t>
            </w:r>
            <w:proofErr w:type="spellStart"/>
            <w:r w:rsidRPr="002528A0">
              <w:rPr>
                <w:sz w:val="16"/>
                <w:szCs w:val="18"/>
              </w:rPr>
              <w:t>NACENo</w:t>
            </w:r>
            <w:proofErr w:type="spellEnd"/>
            <w:r w:rsidRPr="002528A0">
              <w:rPr>
                <w:sz w:val="16"/>
                <w:szCs w:val="18"/>
                <w:lang w:val="ru-RU"/>
              </w:rPr>
              <w:t xml:space="preserve">. 4) </w:t>
            </w:r>
          </w:p>
          <w:p w14:paraId="1849024E" w14:textId="428F2F92" w:rsidR="002528A0" w:rsidRPr="002528A0" w:rsidRDefault="002528A0" w:rsidP="002528A0">
            <w:pPr>
              <w:autoSpaceDE/>
              <w:autoSpaceDN/>
              <w:adjustRightInd/>
              <w:spacing w:before="0" w:line="240" w:lineRule="auto"/>
              <w:ind w:left="-72"/>
              <w:rPr>
                <w:sz w:val="16"/>
                <w:szCs w:val="18"/>
                <w:lang w:val="ru-RU"/>
              </w:rPr>
            </w:pPr>
            <w:r w:rsidRPr="002528A0">
              <w:rPr>
                <w:rFonts w:hint="eastAsia"/>
                <w:sz w:val="16"/>
                <w:szCs w:val="18"/>
                <w:lang w:val="ru-RU"/>
              </w:rPr>
              <w:t>Поверхностная</w:t>
            </w:r>
            <w:r w:rsidRPr="002528A0">
              <w:rPr>
                <w:sz w:val="16"/>
                <w:szCs w:val="18"/>
                <w:lang w:val="ru-RU"/>
              </w:rPr>
              <w:t xml:space="preserve"> </w:t>
            </w:r>
            <w:r w:rsidR="004B5C7C">
              <w:rPr>
                <w:rFonts w:hint="eastAsia"/>
                <w:sz w:val="16"/>
                <w:szCs w:val="18"/>
                <w:lang w:val="ru-RU"/>
              </w:rPr>
              <w:t>Абразивоструйная</w:t>
            </w:r>
            <w:r w:rsidR="000763BF" w:rsidRPr="00517072">
              <w:rPr>
                <w:sz w:val="16"/>
                <w:szCs w:val="18"/>
                <w:lang w:val="ru-RU"/>
              </w:rPr>
              <w:t xml:space="preserve"> </w:t>
            </w:r>
            <w:r w:rsidRPr="002528A0">
              <w:rPr>
                <w:rFonts w:hint="eastAsia"/>
                <w:sz w:val="16"/>
                <w:szCs w:val="18"/>
                <w:lang w:val="ru-RU"/>
              </w:rPr>
              <w:t>очистка</w:t>
            </w:r>
            <w:r w:rsidRPr="002528A0">
              <w:rPr>
                <w:sz w:val="16"/>
                <w:szCs w:val="18"/>
                <w:lang w:val="ru-RU"/>
              </w:rPr>
              <w:t xml:space="preserve"> </w:t>
            </w:r>
          </w:p>
          <w:p w14:paraId="17D5A1A7" w14:textId="77777777" w:rsidR="002528A0" w:rsidRPr="002528A0" w:rsidRDefault="002528A0" w:rsidP="002528A0">
            <w:pPr>
              <w:autoSpaceDE/>
              <w:autoSpaceDN/>
              <w:adjustRightInd/>
              <w:spacing w:before="0" w:line="240" w:lineRule="auto"/>
              <w:ind w:left="-72"/>
              <w:rPr>
                <w:sz w:val="16"/>
                <w:szCs w:val="18"/>
                <w:lang w:val="ru-RU"/>
              </w:rPr>
            </w:pPr>
            <w:r w:rsidRPr="002528A0">
              <w:rPr>
                <w:sz w:val="16"/>
                <w:szCs w:val="18"/>
              </w:rPr>
              <w:t>SSPC</w:t>
            </w:r>
            <w:r w:rsidRPr="002528A0">
              <w:rPr>
                <w:sz w:val="16"/>
                <w:szCs w:val="18"/>
                <w:lang w:val="ru-RU"/>
              </w:rPr>
              <w:t>-</w:t>
            </w:r>
            <w:r w:rsidRPr="002528A0">
              <w:rPr>
                <w:sz w:val="16"/>
                <w:szCs w:val="18"/>
              </w:rPr>
              <w:t>SP</w:t>
            </w:r>
            <w:r w:rsidRPr="002528A0">
              <w:rPr>
                <w:sz w:val="16"/>
                <w:szCs w:val="18"/>
                <w:lang w:val="ru-RU"/>
              </w:rPr>
              <w:t>1/</w:t>
            </w:r>
            <w:r w:rsidRPr="002528A0">
              <w:rPr>
                <w:sz w:val="16"/>
                <w:szCs w:val="18"/>
              </w:rPr>
              <w:t>SP</w:t>
            </w:r>
            <w:r w:rsidRPr="002528A0">
              <w:rPr>
                <w:sz w:val="16"/>
                <w:szCs w:val="18"/>
                <w:lang w:val="ru-RU"/>
              </w:rPr>
              <w:t xml:space="preserve">3 </w:t>
            </w:r>
            <w:r w:rsidRPr="002528A0">
              <w:rPr>
                <w:rFonts w:hint="eastAsia"/>
                <w:sz w:val="16"/>
                <w:szCs w:val="18"/>
                <w:lang w:val="ru-RU"/>
              </w:rPr>
              <w:t>Механическая</w:t>
            </w:r>
            <w:r w:rsidRPr="002528A0">
              <w:rPr>
                <w:sz w:val="16"/>
                <w:szCs w:val="18"/>
                <w:lang w:val="ru-RU"/>
              </w:rPr>
              <w:t xml:space="preserve"> </w:t>
            </w:r>
            <w:r w:rsidRPr="002528A0">
              <w:rPr>
                <w:rFonts w:hint="eastAsia"/>
                <w:sz w:val="16"/>
                <w:szCs w:val="18"/>
                <w:lang w:val="ru-RU"/>
              </w:rPr>
              <w:t>очистка</w:t>
            </w:r>
          </w:p>
          <w:p w14:paraId="61EE0789" w14:textId="149F96FF" w:rsidR="004C1FAE" w:rsidRPr="002528A0" w:rsidRDefault="002528A0" w:rsidP="002528A0">
            <w:pPr>
              <w:autoSpaceDE/>
              <w:autoSpaceDN/>
              <w:adjustRightInd/>
              <w:spacing w:before="0" w:line="240" w:lineRule="auto"/>
              <w:ind w:left="-72"/>
              <w:rPr>
                <w:sz w:val="16"/>
                <w:szCs w:val="18"/>
                <w:lang w:val="ru-RU"/>
              </w:rPr>
            </w:pPr>
            <w:r w:rsidRPr="002528A0">
              <w:rPr>
                <w:sz w:val="16"/>
                <w:szCs w:val="18"/>
              </w:rPr>
              <w:t>SP</w:t>
            </w:r>
            <w:r w:rsidRPr="002528A0">
              <w:rPr>
                <w:sz w:val="16"/>
                <w:szCs w:val="18"/>
                <w:lang w:val="ru-RU"/>
              </w:rPr>
              <w:t xml:space="preserve">3 </w:t>
            </w:r>
            <w:r w:rsidRPr="002528A0">
              <w:rPr>
                <w:rFonts w:hint="eastAsia"/>
                <w:sz w:val="16"/>
                <w:szCs w:val="18"/>
                <w:lang w:val="ru-RU"/>
              </w:rPr>
              <w:t>применять</w:t>
            </w:r>
            <w:r w:rsidRPr="002528A0">
              <w:rPr>
                <w:sz w:val="16"/>
                <w:szCs w:val="18"/>
                <w:lang w:val="ru-RU"/>
              </w:rPr>
              <w:t xml:space="preserve"> </w:t>
            </w:r>
            <w:r w:rsidRPr="002528A0">
              <w:rPr>
                <w:rFonts w:hint="eastAsia"/>
                <w:sz w:val="16"/>
                <w:szCs w:val="18"/>
                <w:lang w:val="ru-RU"/>
              </w:rPr>
              <w:t>для</w:t>
            </w:r>
            <w:r w:rsidRPr="002528A0">
              <w:rPr>
                <w:sz w:val="16"/>
                <w:szCs w:val="18"/>
                <w:lang w:val="ru-RU"/>
              </w:rPr>
              <w:t xml:space="preserve"> </w:t>
            </w:r>
            <w:r w:rsidRPr="002528A0">
              <w:rPr>
                <w:rFonts w:hint="eastAsia"/>
                <w:sz w:val="16"/>
                <w:szCs w:val="18"/>
                <w:lang w:val="ru-RU"/>
              </w:rPr>
              <w:t>необольших</w:t>
            </w:r>
            <w:r w:rsidRPr="00650330">
              <w:rPr>
                <w:sz w:val="16"/>
                <w:szCs w:val="18"/>
                <w:lang w:val="ru-RU"/>
              </w:rPr>
              <w:t xml:space="preserve"> </w:t>
            </w:r>
            <w:r w:rsidRPr="002528A0">
              <w:rPr>
                <w:rFonts w:hint="eastAsia"/>
                <w:sz w:val="16"/>
                <w:szCs w:val="18"/>
                <w:lang w:val="ru-RU"/>
              </w:rPr>
              <w:t>участков</w:t>
            </w:r>
          </w:p>
        </w:tc>
        <w:tc>
          <w:tcPr>
            <w:tcW w:w="990" w:type="dxa"/>
            <w:tcBorders>
              <w:top w:val="single" w:sz="12" w:space="0" w:color="auto"/>
            </w:tcBorders>
          </w:tcPr>
          <w:p w14:paraId="03A3F754" w14:textId="77777777" w:rsidR="004C1FAE" w:rsidRPr="00B50E8C" w:rsidRDefault="004C1FAE" w:rsidP="00772FAE">
            <w:pPr>
              <w:autoSpaceDE/>
              <w:autoSpaceDN/>
              <w:adjustRightInd/>
              <w:spacing w:before="0" w:line="240" w:lineRule="auto"/>
              <w:ind w:left="0" w:right="-72"/>
              <w:jc w:val="right"/>
              <w:rPr>
                <w:b/>
                <w:color w:val="auto"/>
                <w:sz w:val="16"/>
                <w:szCs w:val="24"/>
                <w:lang w:val="ru-RU"/>
              </w:rPr>
            </w:pPr>
            <w:r w:rsidRPr="00B50E8C">
              <w:rPr>
                <w:b/>
                <w:color w:val="auto"/>
                <w:sz w:val="16"/>
                <w:szCs w:val="24"/>
                <w:lang w:val="ru-RU"/>
              </w:rPr>
              <w:t>Ремонт:</w:t>
            </w:r>
          </w:p>
        </w:tc>
        <w:tc>
          <w:tcPr>
            <w:tcW w:w="3763" w:type="dxa"/>
            <w:gridSpan w:val="4"/>
            <w:vMerge w:val="restart"/>
            <w:tcBorders>
              <w:top w:val="single" w:sz="12" w:space="0" w:color="auto"/>
            </w:tcBorders>
          </w:tcPr>
          <w:p w14:paraId="4453FBDA" w14:textId="77777777" w:rsidR="004C1FAE" w:rsidRPr="0005732F" w:rsidRDefault="004C1FAE" w:rsidP="00772FAE">
            <w:pPr>
              <w:autoSpaceDE/>
              <w:autoSpaceDN/>
              <w:adjustRightInd/>
              <w:spacing w:before="0" w:line="240" w:lineRule="auto"/>
              <w:ind w:left="-72"/>
              <w:rPr>
                <w:color w:val="auto"/>
                <w:sz w:val="16"/>
                <w:szCs w:val="16"/>
              </w:rPr>
            </w:pPr>
            <w:r w:rsidRPr="006952A6">
              <w:rPr>
                <w:color w:val="auto"/>
                <w:sz w:val="16"/>
                <w:szCs w:val="24"/>
                <w:lang w:val="ru-RU"/>
              </w:rPr>
              <w:t>Применяется данная система.</w:t>
            </w:r>
          </w:p>
        </w:tc>
      </w:tr>
      <w:tr w:rsidR="004C1FAE" w:rsidRPr="00C76656" w14:paraId="74285234" w14:textId="77777777" w:rsidTr="00F029EB">
        <w:trPr>
          <w:gridAfter w:val="1"/>
          <w:wAfter w:w="7" w:type="dxa"/>
          <w:cantSplit/>
          <w:trHeight w:val="288"/>
          <w:jc w:val="center"/>
        </w:trPr>
        <w:tc>
          <w:tcPr>
            <w:tcW w:w="1440" w:type="dxa"/>
            <w:gridSpan w:val="2"/>
          </w:tcPr>
          <w:p w14:paraId="256F87A5" w14:textId="77777777" w:rsidR="004C1FAE" w:rsidRPr="00B50E8C" w:rsidRDefault="004C1FAE" w:rsidP="00772FAE">
            <w:pPr>
              <w:autoSpaceDE/>
              <w:autoSpaceDN/>
              <w:adjustRightInd/>
              <w:spacing w:before="0" w:line="240" w:lineRule="auto"/>
              <w:ind w:left="-72"/>
              <w:rPr>
                <w:b/>
                <w:color w:val="auto"/>
                <w:sz w:val="16"/>
                <w:szCs w:val="24"/>
                <w:lang w:val="ru-RU"/>
              </w:rPr>
            </w:pPr>
            <w:r w:rsidRPr="00B50E8C">
              <w:rPr>
                <w:b/>
                <w:color w:val="auto"/>
                <w:sz w:val="16"/>
                <w:szCs w:val="24"/>
                <w:lang w:val="ru-RU"/>
              </w:rPr>
              <w:t>Профиль:</w:t>
            </w:r>
          </w:p>
        </w:tc>
        <w:tc>
          <w:tcPr>
            <w:tcW w:w="3685" w:type="dxa"/>
            <w:gridSpan w:val="2"/>
          </w:tcPr>
          <w:p w14:paraId="42B38BD3" w14:textId="77777777" w:rsidR="004C1FAE" w:rsidRPr="00D750DA" w:rsidRDefault="00224632" w:rsidP="00772FAE">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7D07F10B" w14:textId="77777777" w:rsidR="004C1FAE" w:rsidRPr="000666CC" w:rsidRDefault="004C1FAE" w:rsidP="00772FAE">
            <w:pPr>
              <w:autoSpaceDE/>
              <w:autoSpaceDN/>
              <w:adjustRightInd/>
              <w:spacing w:before="0" w:line="240" w:lineRule="auto"/>
              <w:ind w:left="-72"/>
              <w:rPr>
                <w:color w:val="auto"/>
                <w:sz w:val="16"/>
                <w:szCs w:val="24"/>
                <w:lang w:val="ru-RU"/>
              </w:rPr>
            </w:pPr>
          </w:p>
        </w:tc>
        <w:tc>
          <w:tcPr>
            <w:tcW w:w="3763" w:type="dxa"/>
            <w:gridSpan w:val="4"/>
            <w:vMerge/>
            <w:vAlign w:val="center"/>
          </w:tcPr>
          <w:p w14:paraId="34B73991" w14:textId="77777777" w:rsidR="004C1FAE" w:rsidRPr="00D750DA" w:rsidRDefault="004C1FAE" w:rsidP="00772FAE">
            <w:pPr>
              <w:rPr>
                <w:lang w:val="ru-RU"/>
              </w:rPr>
            </w:pPr>
          </w:p>
        </w:tc>
      </w:tr>
      <w:tr w:rsidR="004C1FAE" w:rsidRPr="00C76656" w14:paraId="4D4BE5C3" w14:textId="77777777" w:rsidTr="00F029EB">
        <w:trPr>
          <w:gridAfter w:val="1"/>
          <w:wAfter w:w="7" w:type="dxa"/>
          <w:cantSplit/>
          <w:trHeight w:val="288"/>
          <w:jc w:val="center"/>
        </w:trPr>
        <w:tc>
          <w:tcPr>
            <w:tcW w:w="1440" w:type="dxa"/>
            <w:gridSpan w:val="2"/>
            <w:tcBorders>
              <w:bottom w:val="single" w:sz="12" w:space="0" w:color="auto"/>
            </w:tcBorders>
          </w:tcPr>
          <w:p w14:paraId="49E68F9F" w14:textId="77777777" w:rsidR="004C1FAE" w:rsidRPr="00B50E8C" w:rsidRDefault="004C1FAE" w:rsidP="00772FAE">
            <w:pPr>
              <w:autoSpaceDE/>
              <w:autoSpaceDN/>
              <w:adjustRightInd/>
              <w:spacing w:before="0" w:line="240" w:lineRule="auto"/>
              <w:ind w:left="-72"/>
              <w:rPr>
                <w:b/>
                <w:color w:val="auto"/>
                <w:sz w:val="16"/>
                <w:szCs w:val="24"/>
                <w:lang w:val="ru-RU"/>
              </w:rPr>
            </w:pPr>
            <w:r w:rsidRPr="00B50E8C">
              <w:rPr>
                <w:b/>
                <w:color w:val="auto"/>
                <w:sz w:val="16"/>
                <w:szCs w:val="24"/>
                <w:lang w:val="ru-RU"/>
              </w:rPr>
              <w:t>Общая ТСП:</w:t>
            </w:r>
          </w:p>
        </w:tc>
        <w:tc>
          <w:tcPr>
            <w:tcW w:w="3685" w:type="dxa"/>
            <w:gridSpan w:val="2"/>
            <w:tcBorders>
              <w:bottom w:val="single" w:sz="12" w:space="0" w:color="auto"/>
            </w:tcBorders>
          </w:tcPr>
          <w:p w14:paraId="2D20B4FC" w14:textId="77777777" w:rsidR="004C1FAE" w:rsidRPr="00D750DA" w:rsidRDefault="0026470B" w:rsidP="00772FAE">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5ACBE270" w14:textId="77777777" w:rsidR="004C1FAE" w:rsidRPr="000666CC" w:rsidRDefault="004C1FAE" w:rsidP="00772FAE">
            <w:pPr>
              <w:autoSpaceDE/>
              <w:autoSpaceDN/>
              <w:adjustRightInd/>
              <w:spacing w:before="0" w:line="240" w:lineRule="auto"/>
              <w:ind w:left="-72"/>
              <w:rPr>
                <w:color w:val="auto"/>
                <w:sz w:val="16"/>
                <w:szCs w:val="24"/>
                <w:lang w:val="ru-RU"/>
              </w:rPr>
            </w:pPr>
          </w:p>
        </w:tc>
        <w:tc>
          <w:tcPr>
            <w:tcW w:w="3763" w:type="dxa"/>
            <w:gridSpan w:val="4"/>
            <w:vMerge/>
            <w:tcBorders>
              <w:bottom w:val="single" w:sz="12" w:space="0" w:color="auto"/>
            </w:tcBorders>
            <w:vAlign w:val="center"/>
          </w:tcPr>
          <w:p w14:paraId="5ABADA0C" w14:textId="77777777" w:rsidR="004C1FAE" w:rsidRPr="00D750DA" w:rsidRDefault="004C1FAE" w:rsidP="00772FAE">
            <w:pPr>
              <w:rPr>
                <w:lang w:val="ru-RU"/>
              </w:rPr>
            </w:pPr>
          </w:p>
        </w:tc>
      </w:tr>
      <w:tr w:rsidR="004C1FAE" w:rsidRPr="001D3869" w14:paraId="5AA81196"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73BA36CA" w14:textId="77777777" w:rsidR="004C1FAE" w:rsidRPr="00B50E8C" w:rsidRDefault="004C1FAE" w:rsidP="00772FAE">
            <w:pPr>
              <w:autoSpaceDE/>
              <w:autoSpaceDN/>
              <w:adjustRightInd/>
              <w:spacing w:before="0" w:line="240" w:lineRule="auto"/>
              <w:ind w:left="0"/>
              <w:rPr>
                <w:b/>
                <w:color w:val="auto"/>
                <w:sz w:val="16"/>
                <w:szCs w:val="24"/>
                <w:lang w:val="ru-RU"/>
              </w:rPr>
            </w:pPr>
            <w:r w:rsidRPr="00B50E8C">
              <w:rPr>
                <w:b/>
                <w:color w:val="auto"/>
                <w:sz w:val="16"/>
                <w:szCs w:val="24"/>
                <w:lang w:val="ru-RU"/>
              </w:rPr>
              <w:t>Покрытие, Видовая классификация, ТСП</w:t>
            </w:r>
          </w:p>
        </w:tc>
        <w:tc>
          <w:tcPr>
            <w:tcW w:w="2837" w:type="dxa"/>
            <w:tcBorders>
              <w:top w:val="single" w:sz="12" w:space="0" w:color="auto"/>
              <w:bottom w:val="single" w:sz="12" w:space="0" w:color="auto"/>
            </w:tcBorders>
            <w:shd w:val="clear" w:color="auto" w:fill="000000"/>
            <w:vAlign w:val="center"/>
          </w:tcPr>
          <w:p w14:paraId="49D4D220" w14:textId="77777777" w:rsidR="004C1FAE" w:rsidRPr="00B50E8C" w:rsidRDefault="004C1FAE" w:rsidP="00772FAE">
            <w:pPr>
              <w:autoSpaceDE/>
              <w:autoSpaceDN/>
              <w:adjustRightInd/>
              <w:spacing w:before="0" w:line="240" w:lineRule="auto"/>
              <w:ind w:left="0"/>
              <w:rPr>
                <w:b/>
                <w:color w:val="auto"/>
                <w:sz w:val="16"/>
                <w:szCs w:val="24"/>
                <w:lang w:val="ru-RU"/>
              </w:rPr>
            </w:pPr>
            <w:r w:rsidRPr="00B50E8C">
              <w:rPr>
                <w:b/>
                <w:color w:val="auto"/>
                <w:sz w:val="16"/>
                <w:szCs w:val="24"/>
                <w:lang w:val="ru-RU"/>
              </w:rPr>
              <w:t>Изготовитель</w:t>
            </w:r>
          </w:p>
        </w:tc>
        <w:tc>
          <w:tcPr>
            <w:tcW w:w="2746" w:type="dxa"/>
            <w:gridSpan w:val="2"/>
            <w:tcBorders>
              <w:top w:val="single" w:sz="12" w:space="0" w:color="auto"/>
              <w:bottom w:val="single" w:sz="12" w:space="0" w:color="auto"/>
            </w:tcBorders>
            <w:shd w:val="clear" w:color="auto" w:fill="000000"/>
            <w:vAlign w:val="center"/>
          </w:tcPr>
          <w:p w14:paraId="048E0173" w14:textId="77777777" w:rsidR="004C1FAE" w:rsidRPr="00B50E8C" w:rsidRDefault="004C1FAE" w:rsidP="00772FAE">
            <w:pPr>
              <w:autoSpaceDE/>
              <w:autoSpaceDN/>
              <w:adjustRightInd/>
              <w:spacing w:before="0" w:line="240" w:lineRule="auto"/>
              <w:ind w:left="0"/>
              <w:rPr>
                <w:b/>
                <w:color w:val="auto"/>
                <w:sz w:val="16"/>
                <w:szCs w:val="24"/>
                <w:lang w:val="ru-RU"/>
              </w:rPr>
            </w:pPr>
            <w:r w:rsidRPr="00B50E8C">
              <w:rPr>
                <w:b/>
                <w:color w:val="auto"/>
                <w:sz w:val="16"/>
                <w:szCs w:val="24"/>
                <w:lang w:val="ru-RU"/>
              </w:rPr>
              <w:t>Наименование материала</w:t>
            </w:r>
          </w:p>
        </w:tc>
        <w:tc>
          <w:tcPr>
            <w:tcW w:w="977" w:type="dxa"/>
            <w:gridSpan w:val="2"/>
            <w:tcBorders>
              <w:top w:val="single" w:sz="12" w:space="0" w:color="auto"/>
              <w:bottom w:val="single" w:sz="12" w:space="0" w:color="auto"/>
            </w:tcBorders>
            <w:shd w:val="clear" w:color="auto" w:fill="000000"/>
            <w:vAlign w:val="center"/>
          </w:tcPr>
          <w:p w14:paraId="56DA5ADD" w14:textId="77777777" w:rsidR="004C1FAE" w:rsidRPr="00B50E8C" w:rsidRDefault="004C1FAE" w:rsidP="00772FAE">
            <w:pPr>
              <w:autoSpaceDE/>
              <w:autoSpaceDN/>
              <w:adjustRightInd/>
              <w:spacing w:before="0" w:line="240" w:lineRule="auto"/>
              <w:ind w:left="0"/>
              <w:jc w:val="center"/>
              <w:rPr>
                <w:b/>
                <w:color w:val="auto"/>
                <w:sz w:val="16"/>
                <w:szCs w:val="24"/>
                <w:lang w:val="ru-RU"/>
              </w:rPr>
            </w:pPr>
            <w:r w:rsidRPr="00B50E8C">
              <w:rPr>
                <w:b/>
                <w:color w:val="auto"/>
                <w:sz w:val="16"/>
                <w:szCs w:val="24"/>
                <w:lang w:val="ru-RU"/>
              </w:rPr>
              <w:t>ЛОС (г/л)</w:t>
            </w:r>
          </w:p>
        </w:tc>
        <w:tc>
          <w:tcPr>
            <w:tcW w:w="1037" w:type="dxa"/>
            <w:gridSpan w:val="2"/>
            <w:tcBorders>
              <w:top w:val="single" w:sz="12" w:space="0" w:color="auto"/>
              <w:bottom w:val="single" w:sz="12" w:space="0" w:color="auto"/>
              <w:right w:val="single" w:sz="12" w:space="0" w:color="auto"/>
            </w:tcBorders>
            <w:shd w:val="clear" w:color="auto" w:fill="000000"/>
            <w:vAlign w:val="center"/>
          </w:tcPr>
          <w:p w14:paraId="11DCB212" w14:textId="77777777" w:rsidR="004C1FAE" w:rsidRPr="00B50E8C" w:rsidRDefault="004C1FAE" w:rsidP="00772FAE">
            <w:pPr>
              <w:autoSpaceDE/>
              <w:autoSpaceDN/>
              <w:adjustRightInd/>
              <w:spacing w:before="0" w:line="240" w:lineRule="auto"/>
              <w:ind w:left="0"/>
              <w:jc w:val="center"/>
              <w:rPr>
                <w:b/>
                <w:color w:val="auto"/>
                <w:sz w:val="16"/>
                <w:szCs w:val="24"/>
                <w:lang w:val="ru-RU"/>
              </w:rPr>
            </w:pPr>
            <w:r w:rsidRPr="00B50E8C">
              <w:rPr>
                <w:b/>
                <w:color w:val="auto"/>
                <w:sz w:val="16"/>
                <w:szCs w:val="24"/>
                <w:lang w:val="ru-RU"/>
              </w:rPr>
              <w:t>По макс.</w:t>
            </w:r>
            <w:r w:rsidRPr="00B50E8C">
              <w:rPr>
                <w:b/>
                <w:color w:val="auto"/>
                <w:sz w:val="16"/>
                <w:szCs w:val="24"/>
                <w:lang w:val="ru-RU"/>
              </w:rPr>
              <w:br/>
              <w:t>эксп.темп.</w:t>
            </w:r>
          </w:p>
        </w:tc>
      </w:tr>
      <w:tr w:rsidR="004C1FAE" w:rsidRPr="001D3869" w14:paraId="34A03C49" w14:textId="77777777" w:rsidTr="00F029EB">
        <w:trPr>
          <w:trHeight w:val="288"/>
          <w:jc w:val="center"/>
        </w:trPr>
        <w:tc>
          <w:tcPr>
            <w:tcW w:w="2288" w:type="dxa"/>
            <w:gridSpan w:val="3"/>
            <w:vAlign w:val="center"/>
          </w:tcPr>
          <w:p w14:paraId="7CB79868" w14:textId="77777777" w:rsidR="004C1FAE" w:rsidRPr="0005732F" w:rsidRDefault="004C1FAE" w:rsidP="00772FAE">
            <w:pPr>
              <w:autoSpaceDE/>
              <w:autoSpaceDN/>
              <w:adjustRightInd/>
              <w:spacing w:before="0" w:line="240" w:lineRule="auto"/>
              <w:ind w:left="0"/>
              <w:rPr>
                <w:b/>
                <w:color w:val="auto"/>
                <w:sz w:val="16"/>
                <w:szCs w:val="16"/>
              </w:rPr>
            </w:pPr>
            <w:r w:rsidRPr="00B50E8C">
              <w:rPr>
                <w:b/>
                <w:color w:val="auto"/>
                <w:sz w:val="16"/>
                <w:szCs w:val="24"/>
                <w:lang w:val="ru-RU"/>
              </w:rPr>
              <w:t>ГРУНТ</w:t>
            </w:r>
          </w:p>
        </w:tc>
        <w:tc>
          <w:tcPr>
            <w:tcW w:w="2837" w:type="dxa"/>
            <w:vAlign w:val="center"/>
          </w:tcPr>
          <w:p w14:paraId="2A5EC3B8" w14:textId="77777777" w:rsidR="004C1FAE" w:rsidRPr="001D3869" w:rsidRDefault="004C1FAE" w:rsidP="00772FAE">
            <w:pPr>
              <w:autoSpaceDE/>
              <w:autoSpaceDN/>
              <w:adjustRightInd/>
              <w:spacing w:before="0" w:line="240" w:lineRule="auto"/>
              <w:ind w:left="0"/>
              <w:rPr>
                <w:sz w:val="16"/>
                <w:szCs w:val="16"/>
              </w:rPr>
            </w:pPr>
            <w:r w:rsidRPr="00F506CE">
              <w:rPr>
                <w:sz w:val="16"/>
                <w:szCs w:val="16"/>
              </w:rPr>
              <w:t>Carboline</w:t>
            </w:r>
          </w:p>
        </w:tc>
        <w:tc>
          <w:tcPr>
            <w:tcW w:w="2746" w:type="dxa"/>
            <w:gridSpan w:val="2"/>
            <w:vAlign w:val="center"/>
          </w:tcPr>
          <w:p w14:paraId="7072ED98" w14:textId="2C9F9E33" w:rsidR="00F922B4" w:rsidRPr="000E3ECB" w:rsidRDefault="004C1FAE" w:rsidP="00772FAE">
            <w:pPr>
              <w:autoSpaceDE/>
              <w:autoSpaceDN/>
              <w:adjustRightInd/>
              <w:spacing w:before="0" w:line="240" w:lineRule="auto"/>
              <w:ind w:left="0"/>
              <w:rPr>
                <w:sz w:val="16"/>
                <w:szCs w:val="16"/>
              </w:rPr>
            </w:pPr>
            <w:proofErr w:type="spellStart"/>
            <w:r w:rsidRPr="000E3ECB">
              <w:rPr>
                <w:sz w:val="16"/>
                <w:szCs w:val="16"/>
              </w:rPr>
              <w:t>Carboguard</w:t>
            </w:r>
            <w:proofErr w:type="spellEnd"/>
            <w:r w:rsidRPr="000E3ECB">
              <w:rPr>
                <w:sz w:val="16"/>
                <w:szCs w:val="16"/>
              </w:rPr>
              <w:t xml:space="preserve"> 890</w:t>
            </w:r>
            <w:r w:rsidR="00792932" w:rsidRPr="000E3ECB">
              <w:rPr>
                <w:sz w:val="16"/>
                <w:szCs w:val="16"/>
                <w:lang w:val="ru-RU"/>
              </w:rPr>
              <w:t xml:space="preserve"> </w:t>
            </w:r>
            <w:r w:rsidR="0060650E" w:rsidRPr="000E3ECB">
              <w:rPr>
                <w:sz w:val="16"/>
                <w:szCs w:val="16"/>
              </w:rPr>
              <w:t>series</w:t>
            </w:r>
            <w:r w:rsidRPr="000E3ECB">
              <w:rPr>
                <w:sz w:val="16"/>
                <w:szCs w:val="16"/>
              </w:rPr>
              <w:t xml:space="preserve"> </w:t>
            </w:r>
          </w:p>
          <w:p w14:paraId="10874017" w14:textId="32513535" w:rsidR="004C1FAE" w:rsidRPr="000E3ECB" w:rsidRDefault="004C1FAE" w:rsidP="00772FAE">
            <w:pPr>
              <w:autoSpaceDE/>
              <w:autoSpaceDN/>
              <w:adjustRightInd/>
              <w:spacing w:before="0" w:line="240" w:lineRule="auto"/>
              <w:ind w:left="0"/>
              <w:rPr>
                <w:sz w:val="16"/>
                <w:szCs w:val="16"/>
              </w:rPr>
            </w:pPr>
            <w:proofErr w:type="spellStart"/>
            <w:r w:rsidRPr="000E3ECB">
              <w:rPr>
                <w:sz w:val="16"/>
                <w:szCs w:val="16"/>
              </w:rPr>
              <w:t>Carbomastic</w:t>
            </w:r>
            <w:proofErr w:type="spellEnd"/>
            <w:r w:rsidRPr="000E3ECB">
              <w:rPr>
                <w:sz w:val="16"/>
                <w:szCs w:val="16"/>
              </w:rPr>
              <w:t xml:space="preserve"> 15</w:t>
            </w:r>
          </w:p>
        </w:tc>
        <w:tc>
          <w:tcPr>
            <w:tcW w:w="810" w:type="dxa"/>
            <w:vAlign w:val="center"/>
          </w:tcPr>
          <w:p w14:paraId="062CC582" w14:textId="42CB929E" w:rsidR="007D14EB" w:rsidRPr="007D14EB" w:rsidRDefault="0060650E" w:rsidP="00772FAE">
            <w:pPr>
              <w:autoSpaceDE/>
              <w:autoSpaceDN/>
              <w:adjustRightInd/>
              <w:spacing w:before="0" w:line="240" w:lineRule="auto"/>
              <w:ind w:left="0"/>
              <w:jc w:val="center"/>
              <w:rPr>
                <w:ins w:id="226" w:author="Issayevskiy, Konstantin [STAMGazStroy LLP]" w:date="2025-12-08T16:02:00Z" w16du:dateUtc="2025-12-08T11:02:00Z"/>
                <w:sz w:val="16"/>
                <w:szCs w:val="16"/>
                <w:lang w:val="ru-RU"/>
              </w:rPr>
            </w:pPr>
            <w:r>
              <w:rPr>
                <w:sz w:val="16"/>
                <w:szCs w:val="16"/>
                <w:lang w:val="ru-RU"/>
              </w:rPr>
              <w:t>100</w:t>
            </w:r>
            <w:r w:rsidR="004C1FAE" w:rsidRPr="000666CC">
              <w:rPr>
                <w:sz w:val="16"/>
                <w:szCs w:val="16"/>
              </w:rPr>
              <w:t>–</w:t>
            </w:r>
            <w:ins w:id="227" w:author="Issayevskiy, Konstantin [STAMGazStroy LLP]" w:date="2025-12-08T16:02:00Z" w16du:dateUtc="2025-12-08T11:02:00Z">
              <w:r w:rsidR="007D14EB">
                <w:rPr>
                  <w:sz w:val="16"/>
                  <w:szCs w:val="16"/>
                  <w:lang w:val="ru-RU"/>
                </w:rPr>
                <w:t>214</w:t>
              </w:r>
            </w:ins>
          </w:p>
          <w:p w14:paraId="2FB26874" w14:textId="3BFD798C" w:rsidR="004C1FAE" w:rsidRPr="001D3869" w:rsidRDefault="004C1FAE" w:rsidP="00772FAE">
            <w:pPr>
              <w:autoSpaceDE/>
              <w:autoSpaceDN/>
              <w:adjustRightInd/>
              <w:spacing w:before="0" w:line="240" w:lineRule="auto"/>
              <w:ind w:left="0"/>
              <w:jc w:val="center"/>
              <w:rPr>
                <w:sz w:val="16"/>
                <w:szCs w:val="16"/>
              </w:rPr>
            </w:pPr>
            <w:r w:rsidRPr="000666CC">
              <w:rPr>
                <w:sz w:val="16"/>
                <w:szCs w:val="16"/>
              </w:rPr>
              <w:t>88</w:t>
            </w:r>
          </w:p>
        </w:tc>
        <w:tc>
          <w:tcPr>
            <w:tcW w:w="1204" w:type="dxa"/>
            <w:gridSpan w:val="3"/>
            <w:vAlign w:val="center"/>
          </w:tcPr>
          <w:p w14:paraId="395A100E" w14:textId="77777777" w:rsidR="004C1FAE" w:rsidRDefault="004C1FAE" w:rsidP="00772FAE">
            <w:pPr>
              <w:autoSpaceDE/>
              <w:autoSpaceDN/>
              <w:adjustRightInd/>
              <w:spacing w:before="0" w:line="240" w:lineRule="auto"/>
              <w:ind w:left="0"/>
              <w:jc w:val="center"/>
              <w:rPr>
                <w:ins w:id="228" w:author="Issayevskiy, Konstantin [STAMGazStroy LLP]" w:date="2025-12-08T16:02:00Z" w16du:dateUtc="2025-12-08T11:02:00Z"/>
                <w:sz w:val="16"/>
                <w:szCs w:val="16"/>
                <w:lang w:val="ru-RU"/>
              </w:rPr>
            </w:pPr>
            <w:r w:rsidRPr="000666CC">
              <w:rPr>
                <w:sz w:val="16"/>
                <w:szCs w:val="16"/>
              </w:rPr>
              <w:t>149°C (300°F)</w:t>
            </w:r>
          </w:p>
          <w:p w14:paraId="6A5E0986" w14:textId="2FEDE536" w:rsidR="00726E4E" w:rsidRPr="00726E4E" w:rsidRDefault="00726E4E" w:rsidP="00772FAE">
            <w:pPr>
              <w:autoSpaceDE/>
              <w:autoSpaceDN/>
              <w:adjustRightInd/>
              <w:spacing w:before="0" w:line="240" w:lineRule="auto"/>
              <w:ind w:left="0"/>
              <w:jc w:val="center"/>
              <w:rPr>
                <w:sz w:val="16"/>
                <w:szCs w:val="16"/>
                <w:lang w:val="ru-RU"/>
              </w:rPr>
            </w:pPr>
            <w:ins w:id="229" w:author="Issayevskiy, Konstantin [STAMGazStroy LLP]" w:date="2025-12-08T16:02:00Z" w16du:dateUtc="2025-12-08T11:02:00Z">
              <w:r w:rsidRPr="000666CC">
                <w:rPr>
                  <w:sz w:val="16"/>
                  <w:szCs w:val="16"/>
                </w:rPr>
                <w:t>149°C (300°F)</w:t>
              </w:r>
            </w:ins>
          </w:p>
        </w:tc>
      </w:tr>
      <w:tr w:rsidR="0060650E" w:rsidRPr="001D3869" w14:paraId="4BD7AFB2" w14:textId="77777777" w:rsidTr="00F029EB">
        <w:trPr>
          <w:trHeight w:val="288"/>
          <w:jc w:val="center"/>
        </w:trPr>
        <w:tc>
          <w:tcPr>
            <w:tcW w:w="2288" w:type="dxa"/>
            <w:gridSpan w:val="3"/>
            <w:vAlign w:val="center"/>
          </w:tcPr>
          <w:p w14:paraId="023597DC" w14:textId="77777777" w:rsidR="0060650E" w:rsidRPr="0005732F" w:rsidRDefault="0060650E" w:rsidP="00772FAE">
            <w:pPr>
              <w:autoSpaceDE/>
              <w:autoSpaceDN/>
              <w:adjustRightInd/>
              <w:spacing w:before="0" w:line="240" w:lineRule="auto"/>
              <w:ind w:left="0"/>
              <w:rPr>
                <w:b/>
                <w:color w:val="auto"/>
                <w:sz w:val="16"/>
                <w:szCs w:val="16"/>
              </w:rPr>
            </w:pPr>
            <w:proofErr w:type="spellStart"/>
            <w:r w:rsidRPr="0005732F">
              <w:rPr>
                <w:b/>
                <w:color w:val="auto"/>
                <w:sz w:val="16"/>
              </w:rPr>
              <w:t>Эпоксидная</w:t>
            </w:r>
            <w:proofErr w:type="spellEnd"/>
            <w:r w:rsidRPr="0005732F">
              <w:rPr>
                <w:b/>
                <w:color w:val="auto"/>
                <w:sz w:val="16"/>
              </w:rPr>
              <w:t xml:space="preserve"> </w:t>
            </w:r>
            <w:r w:rsidRPr="00B50E8C">
              <w:rPr>
                <w:b/>
                <w:color w:val="auto"/>
                <w:sz w:val="16"/>
                <w:szCs w:val="24"/>
                <w:lang w:val="ru-RU"/>
              </w:rPr>
              <w:t>мастика</w:t>
            </w:r>
            <w:r w:rsidRPr="0005732F">
              <w:rPr>
                <w:b/>
                <w:color w:val="auto"/>
                <w:sz w:val="16"/>
              </w:rPr>
              <w:t xml:space="preserve"> - </w:t>
            </w:r>
          </w:p>
        </w:tc>
        <w:tc>
          <w:tcPr>
            <w:tcW w:w="2837" w:type="dxa"/>
            <w:vAlign w:val="center"/>
          </w:tcPr>
          <w:p w14:paraId="5D0F9681" w14:textId="77777777" w:rsidR="0060650E" w:rsidRPr="001D3869" w:rsidRDefault="0060650E" w:rsidP="00772FAE">
            <w:pPr>
              <w:autoSpaceDE/>
              <w:autoSpaceDN/>
              <w:adjustRightInd/>
              <w:spacing w:before="0" w:line="240" w:lineRule="auto"/>
              <w:ind w:left="0"/>
              <w:rPr>
                <w:sz w:val="16"/>
                <w:szCs w:val="16"/>
              </w:rPr>
            </w:pPr>
            <w:proofErr w:type="spellStart"/>
            <w:r w:rsidRPr="00F506CE">
              <w:rPr>
                <w:sz w:val="16"/>
                <w:szCs w:val="16"/>
              </w:rPr>
              <w:t>Dampney</w:t>
            </w:r>
            <w:proofErr w:type="spellEnd"/>
          </w:p>
        </w:tc>
        <w:tc>
          <w:tcPr>
            <w:tcW w:w="2746" w:type="dxa"/>
            <w:gridSpan w:val="2"/>
            <w:vAlign w:val="center"/>
          </w:tcPr>
          <w:p w14:paraId="3A0DCCED" w14:textId="77777777" w:rsidR="0060650E" w:rsidRPr="000E3ECB" w:rsidRDefault="0060650E" w:rsidP="00772FAE">
            <w:pPr>
              <w:autoSpaceDE/>
              <w:autoSpaceDN/>
              <w:adjustRightInd/>
              <w:spacing w:before="0" w:line="240" w:lineRule="auto"/>
              <w:ind w:left="0"/>
              <w:rPr>
                <w:sz w:val="16"/>
                <w:szCs w:val="16"/>
              </w:rPr>
            </w:pPr>
            <w:proofErr w:type="spellStart"/>
            <w:r w:rsidRPr="000E3ECB">
              <w:rPr>
                <w:sz w:val="16"/>
                <w:szCs w:val="16"/>
              </w:rPr>
              <w:t>Endcor</w:t>
            </w:r>
            <w:proofErr w:type="spellEnd"/>
            <w:r w:rsidRPr="000E3ECB">
              <w:rPr>
                <w:sz w:val="16"/>
                <w:szCs w:val="16"/>
              </w:rPr>
              <w:t xml:space="preserve"> 750C</w:t>
            </w:r>
          </w:p>
        </w:tc>
        <w:tc>
          <w:tcPr>
            <w:tcW w:w="810" w:type="dxa"/>
            <w:vAlign w:val="center"/>
          </w:tcPr>
          <w:p w14:paraId="3859EEBD" w14:textId="21FA1852" w:rsidR="0060650E" w:rsidRPr="001D3869" w:rsidRDefault="0060650E" w:rsidP="00772FAE">
            <w:pPr>
              <w:autoSpaceDE/>
              <w:autoSpaceDN/>
              <w:adjustRightInd/>
              <w:spacing w:before="0" w:line="240" w:lineRule="auto"/>
              <w:ind w:left="0"/>
              <w:jc w:val="center"/>
              <w:rPr>
                <w:sz w:val="16"/>
                <w:szCs w:val="16"/>
              </w:rPr>
            </w:pPr>
            <w:r>
              <w:rPr>
                <w:sz w:val="16"/>
                <w:szCs w:val="16"/>
              </w:rPr>
              <w:t>95</w:t>
            </w:r>
          </w:p>
        </w:tc>
        <w:tc>
          <w:tcPr>
            <w:tcW w:w="1204" w:type="dxa"/>
            <w:gridSpan w:val="3"/>
            <w:vAlign w:val="center"/>
          </w:tcPr>
          <w:p w14:paraId="6D28A891" w14:textId="77777777" w:rsidR="0060650E" w:rsidRPr="000666CC" w:rsidRDefault="0060650E" w:rsidP="00772FAE">
            <w:pPr>
              <w:autoSpaceDE/>
              <w:autoSpaceDN/>
              <w:adjustRightInd/>
              <w:spacing w:before="0" w:line="240" w:lineRule="auto"/>
              <w:ind w:left="0"/>
              <w:jc w:val="center"/>
              <w:rPr>
                <w:sz w:val="16"/>
                <w:szCs w:val="16"/>
              </w:rPr>
            </w:pPr>
            <w:r w:rsidRPr="000666CC">
              <w:rPr>
                <w:sz w:val="16"/>
                <w:szCs w:val="16"/>
              </w:rPr>
              <w:t>121°C (250°F)</w:t>
            </w:r>
          </w:p>
        </w:tc>
      </w:tr>
      <w:tr w:rsidR="004C1FAE" w:rsidRPr="001D3869" w14:paraId="20C6FB96" w14:textId="77777777" w:rsidTr="00F029EB">
        <w:trPr>
          <w:trHeight w:val="288"/>
          <w:jc w:val="center"/>
        </w:trPr>
        <w:tc>
          <w:tcPr>
            <w:tcW w:w="2288" w:type="dxa"/>
            <w:gridSpan w:val="3"/>
            <w:vAlign w:val="center"/>
          </w:tcPr>
          <w:p w14:paraId="2C7C2498" w14:textId="77777777" w:rsidR="004C1FAE" w:rsidRPr="00284516" w:rsidRDefault="00CF594D" w:rsidP="00CF594D">
            <w:pPr>
              <w:autoSpaceDE/>
              <w:autoSpaceDN/>
              <w:adjustRightInd/>
              <w:spacing w:before="0" w:line="240" w:lineRule="auto"/>
              <w:ind w:left="0"/>
              <w:rPr>
                <w:b/>
                <w:color w:val="auto"/>
                <w:sz w:val="16"/>
                <w:szCs w:val="16"/>
              </w:rPr>
            </w:pPr>
            <w:r w:rsidRPr="00284516">
              <w:rPr>
                <w:b/>
                <w:color w:val="auto"/>
                <w:sz w:val="16"/>
                <w:lang w:val="ru-RU"/>
              </w:rPr>
              <w:t>Толерантная к поверхности</w:t>
            </w:r>
          </w:p>
        </w:tc>
        <w:tc>
          <w:tcPr>
            <w:tcW w:w="2837" w:type="dxa"/>
            <w:vAlign w:val="center"/>
          </w:tcPr>
          <w:p w14:paraId="3194A865" w14:textId="77777777" w:rsidR="004C1FAE" w:rsidRPr="001D3869" w:rsidRDefault="004C1FAE" w:rsidP="00772FAE">
            <w:pPr>
              <w:autoSpaceDE/>
              <w:autoSpaceDN/>
              <w:adjustRightInd/>
              <w:spacing w:before="0" w:line="240" w:lineRule="auto"/>
              <w:ind w:left="0"/>
              <w:rPr>
                <w:sz w:val="16"/>
                <w:szCs w:val="16"/>
              </w:rPr>
            </w:pPr>
            <w:r w:rsidRPr="00F506CE">
              <w:rPr>
                <w:sz w:val="16"/>
                <w:szCs w:val="16"/>
              </w:rPr>
              <w:t>Hempel Coatings (USA), Inc.</w:t>
            </w:r>
          </w:p>
        </w:tc>
        <w:tc>
          <w:tcPr>
            <w:tcW w:w="2746" w:type="dxa"/>
            <w:gridSpan w:val="2"/>
            <w:vAlign w:val="center"/>
          </w:tcPr>
          <w:p w14:paraId="595B393E" w14:textId="77777777" w:rsidR="00F922B4" w:rsidRPr="000E3ECB" w:rsidRDefault="00F922B4" w:rsidP="00F922B4">
            <w:pPr>
              <w:autoSpaceDE/>
              <w:autoSpaceDN/>
              <w:adjustRightInd/>
              <w:spacing w:before="0" w:line="240" w:lineRule="auto"/>
              <w:ind w:left="0"/>
              <w:rPr>
                <w:sz w:val="16"/>
                <w:szCs w:val="16"/>
              </w:rPr>
            </w:pPr>
            <w:proofErr w:type="spellStart"/>
            <w:r w:rsidRPr="000E3ECB">
              <w:rPr>
                <w:sz w:val="16"/>
                <w:szCs w:val="16"/>
              </w:rPr>
              <w:t>Hempadur</w:t>
            </w:r>
            <w:proofErr w:type="spellEnd"/>
            <w:r w:rsidRPr="000E3ECB">
              <w:rPr>
                <w:sz w:val="16"/>
                <w:szCs w:val="16"/>
              </w:rPr>
              <w:t xml:space="preserve"> EM 35740</w:t>
            </w:r>
          </w:p>
          <w:p w14:paraId="2F0D07FA" w14:textId="1BAFD432" w:rsidR="007A2438" w:rsidRPr="000E3ECB" w:rsidRDefault="00F922B4" w:rsidP="00F922B4">
            <w:pPr>
              <w:autoSpaceDE/>
              <w:autoSpaceDN/>
              <w:adjustRightInd/>
              <w:spacing w:before="0" w:line="240" w:lineRule="auto"/>
              <w:ind w:left="0"/>
              <w:rPr>
                <w:sz w:val="16"/>
                <w:szCs w:val="16"/>
              </w:rPr>
            </w:pPr>
            <w:proofErr w:type="spellStart"/>
            <w:r w:rsidRPr="000E3ECB">
              <w:rPr>
                <w:sz w:val="16"/>
                <w:szCs w:val="16"/>
              </w:rPr>
              <w:t>Hempaprime</w:t>
            </w:r>
            <w:proofErr w:type="spellEnd"/>
            <w:r w:rsidRPr="000E3ECB">
              <w:rPr>
                <w:sz w:val="16"/>
                <w:szCs w:val="16"/>
              </w:rPr>
              <w:t xml:space="preserve"> Multi 500</w:t>
            </w:r>
          </w:p>
        </w:tc>
        <w:tc>
          <w:tcPr>
            <w:tcW w:w="810" w:type="dxa"/>
            <w:vAlign w:val="center"/>
          </w:tcPr>
          <w:p w14:paraId="30D53AF4" w14:textId="77777777" w:rsidR="004B0CAF" w:rsidRDefault="004B0CAF" w:rsidP="00772FAE">
            <w:pPr>
              <w:autoSpaceDE/>
              <w:autoSpaceDN/>
              <w:adjustRightInd/>
              <w:spacing w:before="0" w:line="240" w:lineRule="auto"/>
              <w:ind w:left="0"/>
              <w:jc w:val="center"/>
              <w:rPr>
                <w:sz w:val="16"/>
                <w:szCs w:val="16"/>
                <w:lang w:val="ru-RU"/>
              </w:rPr>
            </w:pPr>
            <w:r>
              <w:rPr>
                <w:sz w:val="16"/>
                <w:szCs w:val="16"/>
                <w:lang w:val="ru-RU"/>
              </w:rPr>
              <w:t>52-190</w:t>
            </w:r>
          </w:p>
          <w:p w14:paraId="21F7E122" w14:textId="497E5F15" w:rsidR="004C1FAE" w:rsidRPr="001D3869" w:rsidRDefault="00F922B4" w:rsidP="00772FAE">
            <w:pPr>
              <w:autoSpaceDE/>
              <w:autoSpaceDN/>
              <w:adjustRightInd/>
              <w:spacing w:before="0" w:line="240" w:lineRule="auto"/>
              <w:ind w:left="0"/>
              <w:jc w:val="center"/>
              <w:rPr>
                <w:sz w:val="16"/>
                <w:szCs w:val="16"/>
              </w:rPr>
            </w:pPr>
            <w:r>
              <w:rPr>
                <w:sz w:val="16"/>
                <w:szCs w:val="16"/>
              </w:rPr>
              <w:t>189-190</w:t>
            </w:r>
          </w:p>
        </w:tc>
        <w:tc>
          <w:tcPr>
            <w:tcW w:w="1204" w:type="dxa"/>
            <w:gridSpan w:val="3"/>
            <w:vAlign w:val="center"/>
          </w:tcPr>
          <w:p w14:paraId="3D848AA0" w14:textId="77777777" w:rsidR="004C1FAE" w:rsidRPr="000666CC" w:rsidRDefault="004C1FAE" w:rsidP="00772FAE">
            <w:pPr>
              <w:autoSpaceDE/>
              <w:autoSpaceDN/>
              <w:adjustRightInd/>
              <w:spacing w:before="0" w:line="240" w:lineRule="auto"/>
              <w:ind w:left="0"/>
              <w:jc w:val="center"/>
              <w:rPr>
                <w:sz w:val="16"/>
                <w:szCs w:val="16"/>
              </w:rPr>
            </w:pPr>
            <w:r w:rsidRPr="00034999">
              <w:rPr>
                <w:sz w:val="16"/>
                <w:szCs w:val="16"/>
              </w:rPr>
              <w:t>120°C (248°F)</w:t>
            </w:r>
          </w:p>
        </w:tc>
      </w:tr>
      <w:tr w:rsidR="007F7A3F" w:rsidRPr="001D3869" w14:paraId="338108F4" w14:textId="77777777" w:rsidTr="00F029EB">
        <w:trPr>
          <w:trHeight w:val="288"/>
          <w:jc w:val="center"/>
        </w:trPr>
        <w:tc>
          <w:tcPr>
            <w:tcW w:w="2288" w:type="dxa"/>
            <w:gridSpan w:val="3"/>
            <w:vMerge w:val="restart"/>
            <w:vAlign w:val="center"/>
          </w:tcPr>
          <w:p w14:paraId="0CAE6CB5" w14:textId="77777777" w:rsidR="007F7A3F" w:rsidRPr="00AC483C" w:rsidRDefault="007F7A3F" w:rsidP="00772FAE">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37" w:type="dxa"/>
            <w:vAlign w:val="center"/>
          </w:tcPr>
          <w:p w14:paraId="1A8D0C9C" w14:textId="77777777" w:rsidR="007F7A3F" w:rsidRPr="001D3869" w:rsidRDefault="007F7A3F" w:rsidP="00772FAE">
            <w:pPr>
              <w:autoSpaceDE/>
              <w:autoSpaceDN/>
              <w:adjustRightInd/>
              <w:spacing w:before="0" w:line="240" w:lineRule="auto"/>
              <w:ind w:left="0"/>
              <w:rPr>
                <w:sz w:val="16"/>
                <w:szCs w:val="16"/>
              </w:rPr>
            </w:pPr>
            <w:r w:rsidRPr="00F506CE">
              <w:rPr>
                <w:sz w:val="16"/>
                <w:szCs w:val="16"/>
              </w:rPr>
              <w:t>International</w:t>
            </w:r>
          </w:p>
        </w:tc>
        <w:tc>
          <w:tcPr>
            <w:tcW w:w="2746" w:type="dxa"/>
            <w:gridSpan w:val="2"/>
            <w:vAlign w:val="center"/>
          </w:tcPr>
          <w:p w14:paraId="302980A2" w14:textId="3B2F7887" w:rsidR="007F7A3F" w:rsidRPr="000E3ECB" w:rsidRDefault="007F7A3F" w:rsidP="00772FAE">
            <w:pPr>
              <w:autoSpaceDE/>
              <w:autoSpaceDN/>
              <w:adjustRightInd/>
              <w:spacing w:before="0" w:line="240" w:lineRule="auto"/>
              <w:ind w:left="0"/>
              <w:rPr>
                <w:sz w:val="16"/>
                <w:szCs w:val="16"/>
              </w:rPr>
            </w:pPr>
            <w:proofErr w:type="spellStart"/>
            <w:r w:rsidRPr="000E3ECB">
              <w:rPr>
                <w:sz w:val="16"/>
                <w:szCs w:val="16"/>
              </w:rPr>
              <w:t>Interseal</w:t>
            </w:r>
            <w:proofErr w:type="spellEnd"/>
            <w:r w:rsidRPr="000E3ECB">
              <w:rPr>
                <w:sz w:val="16"/>
                <w:szCs w:val="16"/>
              </w:rPr>
              <w:t xml:space="preserve"> 670 HS</w:t>
            </w:r>
          </w:p>
        </w:tc>
        <w:tc>
          <w:tcPr>
            <w:tcW w:w="810" w:type="dxa"/>
            <w:vAlign w:val="center"/>
          </w:tcPr>
          <w:p w14:paraId="43389706" w14:textId="77777777" w:rsidR="007F7A3F" w:rsidRPr="001D3869" w:rsidRDefault="007F7A3F" w:rsidP="00772FAE">
            <w:pPr>
              <w:autoSpaceDE/>
              <w:autoSpaceDN/>
              <w:adjustRightInd/>
              <w:spacing w:before="0" w:line="240" w:lineRule="auto"/>
              <w:ind w:left="0"/>
              <w:jc w:val="center"/>
              <w:rPr>
                <w:sz w:val="16"/>
                <w:szCs w:val="16"/>
              </w:rPr>
            </w:pPr>
            <w:r>
              <w:rPr>
                <w:sz w:val="16"/>
                <w:szCs w:val="16"/>
              </w:rPr>
              <w:t>240</w:t>
            </w:r>
          </w:p>
        </w:tc>
        <w:tc>
          <w:tcPr>
            <w:tcW w:w="1204" w:type="dxa"/>
            <w:gridSpan w:val="3"/>
            <w:vAlign w:val="center"/>
          </w:tcPr>
          <w:p w14:paraId="6D06A8A7" w14:textId="77777777" w:rsidR="007F7A3F" w:rsidRPr="000666CC" w:rsidRDefault="007F7A3F" w:rsidP="00772FAE">
            <w:pPr>
              <w:autoSpaceDE/>
              <w:autoSpaceDN/>
              <w:adjustRightInd/>
              <w:spacing w:before="0" w:line="240" w:lineRule="auto"/>
              <w:ind w:left="0"/>
              <w:jc w:val="center"/>
              <w:rPr>
                <w:sz w:val="16"/>
                <w:szCs w:val="16"/>
              </w:rPr>
            </w:pPr>
            <w:r w:rsidRPr="00034999">
              <w:rPr>
                <w:sz w:val="16"/>
                <w:szCs w:val="16"/>
              </w:rPr>
              <w:t>121°C (250°F)</w:t>
            </w:r>
          </w:p>
        </w:tc>
      </w:tr>
      <w:tr w:rsidR="007F7A3F" w:rsidRPr="001D3869" w14:paraId="76D56A1D" w14:textId="77777777" w:rsidTr="00F029EB">
        <w:trPr>
          <w:trHeight w:val="288"/>
          <w:jc w:val="center"/>
        </w:trPr>
        <w:tc>
          <w:tcPr>
            <w:tcW w:w="2288" w:type="dxa"/>
            <w:gridSpan w:val="3"/>
            <w:vMerge/>
            <w:vAlign w:val="center"/>
          </w:tcPr>
          <w:p w14:paraId="78413CE6" w14:textId="77777777" w:rsidR="007F7A3F" w:rsidRPr="001D3869" w:rsidRDefault="007F7A3F" w:rsidP="00772FAE">
            <w:pPr>
              <w:jc w:val="center"/>
              <w:rPr>
                <w:b/>
                <w:sz w:val="16"/>
                <w:szCs w:val="16"/>
              </w:rPr>
            </w:pPr>
          </w:p>
        </w:tc>
        <w:tc>
          <w:tcPr>
            <w:tcW w:w="2837" w:type="dxa"/>
            <w:vAlign w:val="center"/>
          </w:tcPr>
          <w:p w14:paraId="79CA2F99" w14:textId="77777777" w:rsidR="007F7A3F" w:rsidRPr="001D3869" w:rsidRDefault="007F7A3F" w:rsidP="00772FAE">
            <w:pPr>
              <w:autoSpaceDE/>
              <w:autoSpaceDN/>
              <w:adjustRightInd/>
              <w:spacing w:before="0" w:line="240" w:lineRule="auto"/>
              <w:ind w:left="0"/>
              <w:rPr>
                <w:sz w:val="16"/>
                <w:szCs w:val="16"/>
              </w:rPr>
            </w:pPr>
            <w:r w:rsidRPr="00F506CE">
              <w:rPr>
                <w:sz w:val="16"/>
                <w:szCs w:val="16"/>
              </w:rPr>
              <w:t>Jotun Paints</w:t>
            </w:r>
          </w:p>
        </w:tc>
        <w:tc>
          <w:tcPr>
            <w:tcW w:w="2746" w:type="dxa"/>
            <w:gridSpan w:val="2"/>
            <w:vAlign w:val="center"/>
          </w:tcPr>
          <w:p w14:paraId="4090AB39" w14:textId="77777777" w:rsidR="007F7A3F" w:rsidRPr="000E3ECB" w:rsidRDefault="007F7A3F" w:rsidP="00772FAE">
            <w:pPr>
              <w:autoSpaceDE/>
              <w:autoSpaceDN/>
              <w:adjustRightInd/>
              <w:spacing w:before="0" w:line="240" w:lineRule="auto"/>
              <w:ind w:left="0"/>
              <w:rPr>
                <w:sz w:val="16"/>
                <w:szCs w:val="16"/>
              </w:rPr>
            </w:pPr>
            <w:proofErr w:type="spellStart"/>
            <w:r w:rsidRPr="000E3ECB">
              <w:rPr>
                <w:sz w:val="16"/>
                <w:szCs w:val="16"/>
              </w:rPr>
              <w:t>Jotamastic</w:t>
            </w:r>
            <w:proofErr w:type="spellEnd"/>
            <w:r w:rsidRPr="000E3ECB">
              <w:rPr>
                <w:sz w:val="16"/>
                <w:szCs w:val="16"/>
              </w:rPr>
              <w:t xml:space="preserve"> 80 series </w:t>
            </w:r>
          </w:p>
          <w:p w14:paraId="5C90FE16" w14:textId="706CCCFA" w:rsidR="007F7A3F" w:rsidRPr="000E3ECB" w:rsidRDefault="007F7A3F" w:rsidP="00772FAE">
            <w:pPr>
              <w:autoSpaceDE/>
              <w:autoSpaceDN/>
              <w:adjustRightInd/>
              <w:spacing w:before="0" w:line="240" w:lineRule="auto"/>
              <w:ind w:left="0"/>
              <w:rPr>
                <w:sz w:val="16"/>
                <w:szCs w:val="16"/>
              </w:rPr>
            </w:pPr>
            <w:proofErr w:type="spellStart"/>
            <w:r w:rsidRPr="000E3ECB">
              <w:rPr>
                <w:sz w:val="16"/>
                <w:szCs w:val="16"/>
              </w:rPr>
              <w:t>Jotamastic</w:t>
            </w:r>
            <w:proofErr w:type="spellEnd"/>
            <w:r w:rsidRPr="000E3ECB">
              <w:rPr>
                <w:sz w:val="16"/>
                <w:szCs w:val="16"/>
              </w:rPr>
              <w:t xml:space="preserve"> 90</w:t>
            </w:r>
          </w:p>
        </w:tc>
        <w:tc>
          <w:tcPr>
            <w:tcW w:w="810" w:type="dxa"/>
            <w:vAlign w:val="center"/>
          </w:tcPr>
          <w:p w14:paraId="0E43C026" w14:textId="77777777" w:rsidR="007F7A3F" w:rsidRDefault="007F7A3F" w:rsidP="00772FAE">
            <w:pPr>
              <w:autoSpaceDE/>
              <w:autoSpaceDN/>
              <w:adjustRightInd/>
              <w:spacing w:before="0" w:line="240" w:lineRule="auto"/>
              <w:ind w:left="0"/>
              <w:jc w:val="center"/>
              <w:rPr>
                <w:sz w:val="16"/>
                <w:szCs w:val="16"/>
                <w:lang w:val="ru-RU"/>
              </w:rPr>
            </w:pPr>
            <w:r>
              <w:rPr>
                <w:sz w:val="16"/>
                <w:szCs w:val="16"/>
              </w:rPr>
              <w:t>145</w:t>
            </w:r>
            <w:r>
              <w:rPr>
                <w:sz w:val="16"/>
                <w:szCs w:val="16"/>
                <w:lang w:val="ru-RU"/>
              </w:rPr>
              <w:t>-270</w:t>
            </w:r>
          </w:p>
          <w:p w14:paraId="4170756C" w14:textId="335A76CE" w:rsidR="007F7A3F" w:rsidRPr="00B450BC" w:rsidRDefault="007F7A3F" w:rsidP="00772FAE">
            <w:pPr>
              <w:autoSpaceDE/>
              <w:autoSpaceDN/>
              <w:adjustRightInd/>
              <w:spacing w:before="0" w:line="240" w:lineRule="auto"/>
              <w:ind w:left="0"/>
              <w:jc w:val="center"/>
              <w:rPr>
                <w:sz w:val="16"/>
                <w:szCs w:val="16"/>
                <w:lang w:val="ru-RU"/>
              </w:rPr>
            </w:pPr>
            <w:r>
              <w:rPr>
                <w:sz w:val="16"/>
                <w:szCs w:val="16"/>
                <w:lang w:val="ru-RU"/>
              </w:rPr>
              <w:t>240-270</w:t>
            </w:r>
          </w:p>
        </w:tc>
        <w:tc>
          <w:tcPr>
            <w:tcW w:w="1204" w:type="dxa"/>
            <w:gridSpan w:val="3"/>
            <w:vAlign w:val="center"/>
          </w:tcPr>
          <w:p w14:paraId="12558B80" w14:textId="7B3BF82F" w:rsidR="007F7A3F" w:rsidRPr="001D3869" w:rsidRDefault="007F7A3F" w:rsidP="00772FAE">
            <w:pPr>
              <w:autoSpaceDE/>
              <w:autoSpaceDN/>
              <w:adjustRightInd/>
              <w:spacing w:before="0" w:line="240" w:lineRule="auto"/>
              <w:ind w:left="0"/>
              <w:jc w:val="center"/>
              <w:rPr>
                <w:sz w:val="16"/>
                <w:szCs w:val="16"/>
              </w:rPr>
            </w:pPr>
            <w:r w:rsidRPr="00034999">
              <w:rPr>
                <w:sz w:val="16"/>
                <w:szCs w:val="16"/>
              </w:rPr>
              <w:t>121°C (250°F)</w:t>
            </w:r>
          </w:p>
        </w:tc>
      </w:tr>
      <w:tr w:rsidR="00117E77" w:rsidRPr="001D3869" w14:paraId="7FDA64C9" w14:textId="77777777" w:rsidTr="00F029EB">
        <w:trPr>
          <w:trHeight w:val="288"/>
          <w:jc w:val="center"/>
        </w:trPr>
        <w:tc>
          <w:tcPr>
            <w:tcW w:w="2288" w:type="dxa"/>
            <w:gridSpan w:val="3"/>
            <w:vAlign w:val="center"/>
          </w:tcPr>
          <w:p w14:paraId="48C3D81B" w14:textId="77777777" w:rsidR="00117E77" w:rsidRPr="001D3869" w:rsidRDefault="00117E77" w:rsidP="00117E77">
            <w:pPr>
              <w:jc w:val="center"/>
              <w:rPr>
                <w:b/>
                <w:sz w:val="16"/>
                <w:szCs w:val="16"/>
              </w:rPr>
            </w:pPr>
          </w:p>
        </w:tc>
        <w:tc>
          <w:tcPr>
            <w:tcW w:w="2837" w:type="dxa"/>
            <w:vAlign w:val="center"/>
          </w:tcPr>
          <w:p w14:paraId="1C464F44" w14:textId="77777777" w:rsidR="00117E77" w:rsidRPr="001D3869" w:rsidRDefault="00117E77" w:rsidP="00117E77">
            <w:pPr>
              <w:autoSpaceDE/>
              <w:autoSpaceDN/>
              <w:adjustRightInd/>
              <w:spacing w:before="0" w:line="240" w:lineRule="auto"/>
              <w:ind w:left="0"/>
              <w:rPr>
                <w:sz w:val="16"/>
                <w:szCs w:val="16"/>
              </w:rPr>
            </w:pPr>
            <w:r w:rsidRPr="0061148D">
              <w:rPr>
                <w:sz w:val="16"/>
                <w:szCs w:val="16"/>
              </w:rPr>
              <w:t>PPG</w:t>
            </w:r>
          </w:p>
        </w:tc>
        <w:tc>
          <w:tcPr>
            <w:tcW w:w="2746" w:type="dxa"/>
            <w:gridSpan w:val="2"/>
            <w:vAlign w:val="center"/>
          </w:tcPr>
          <w:p w14:paraId="3A8D4724" w14:textId="77777777" w:rsidR="00117E77" w:rsidRPr="000E3ECB" w:rsidRDefault="00117E77" w:rsidP="00117E77">
            <w:pPr>
              <w:suppressAutoHyphens/>
              <w:autoSpaceDE/>
              <w:autoSpaceDN/>
              <w:adjustRightInd/>
              <w:spacing w:before="0" w:line="240" w:lineRule="auto"/>
              <w:ind w:left="0"/>
              <w:rPr>
                <w:sz w:val="16"/>
                <w:szCs w:val="16"/>
              </w:rPr>
            </w:pPr>
            <w:proofErr w:type="spellStart"/>
            <w:r w:rsidRPr="000E3ECB">
              <w:rPr>
                <w:sz w:val="16"/>
                <w:szCs w:val="16"/>
              </w:rPr>
              <w:t>Amercoat</w:t>
            </w:r>
            <w:proofErr w:type="spellEnd"/>
            <w:r w:rsidRPr="000E3ECB">
              <w:rPr>
                <w:sz w:val="16"/>
                <w:szCs w:val="16"/>
              </w:rPr>
              <w:t xml:space="preserve"> 240 / </w:t>
            </w:r>
            <w:proofErr w:type="spellStart"/>
            <w:r w:rsidRPr="000E3ECB">
              <w:rPr>
                <w:sz w:val="16"/>
                <w:szCs w:val="16"/>
              </w:rPr>
              <w:t>Sigmacover</w:t>
            </w:r>
            <w:proofErr w:type="spellEnd"/>
            <w:r w:rsidRPr="000E3ECB">
              <w:rPr>
                <w:sz w:val="16"/>
                <w:szCs w:val="16"/>
              </w:rPr>
              <w:t xml:space="preserve"> 240</w:t>
            </w:r>
          </w:p>
          <w:p w14:paraId="64423733" w14:textId="2C922B86" w:rsidR="00117E77" w:rsidRPr="000E3ECB" w:rsidRDefault="00117E77" w:rsidP="00117E77">
            <w:pPr>
              <w:autoSpaceDE/>
              <w:autoSpaceDN/>
              <w:adjustRightInd/>
              <w:spacing w:before="0" w:line="240" w:lineRule="auto"/>
              <w:ind w:left="0"/>
              <w:rPr>
                <w:sz w:val="16"/>
                <w:szCs w:val="16"/>
              </w:rPr>
            </w:pPr>
            <w:proofErr w:type="spellStart"/>
            <w:r w:rsidRPr="000E3ECB">
              <w:rPr>
                <w:sz w:val="16"/>
                <w:szCs w:val="16"/>
              </w:rPr>
              <w:t>Amerlock</w:t>
            </w:r>
            <w:proofErr w:type="spellEnd"/>
            <w:r w:rsidRPr="000E3ECB">
              <w:rPr>
                <w:sz w:val="16"/>
                <w:szCs w:val="16"/>
              </w:rPr>
              <w:t xml:space="preserve"> 240 Series</w:t>
            </w:r>
          </w:p>
        </w:tc>
        <w:tc>
          <w:tcPr>
            <w:tcW w:w="810" w:type="dxa"/>
            <w:vAlign w:val="center"/>
          </w:tcPr>
          <w:p w14:paraId="11DA08F2" w14:textId="77777777" w:rsidR="00117E77" w:rsidRDefault="00117E77" w:rsidP="00117E77">
            <w:pPr>
              <w:suppressAutoHyphens/>
              <w:autoSpaceDE/>
              <w:autoSpaceDN/>
              <w:adjustRightInd/>
              <w:spacing w:before="0" w:line="240" w:lineRule="auto"/>
              <w:ind w:left="0" w:hanging="28"/>
              <w:jc w:val="center"/>
              <w:rPr>
                <w:position w:val="8"/>
                <w:sz w:val="16"/>
                <w:szCs w:val="16"/>
              </w:rPr>
            </w:pPr>
            <w:r>
              <w:rPr>
                <w:position w:val="8"/>
                <w:sz w:val="16"/>
                <w:szCs w:val="16"/>
              </w:rPr>
              <w:t>146-180</w:t>
            </w:r>
          </w:p>
          <w:p w14:paraId="376861A6" w14:textId="7495F484" w:rsidR="00117E77" w:rsidRPr="001D3869" w:rsidRDefault="00117E77" w:rsidP="00117E77">
            <w:pPr>
              <w:autoSpaceDE/>
              <w:autoSpaceDN/>
              <w:adjustRightInd/>
              <w:spacing w:before="0" w:line="240" w:lineRule="auto"/>
              <w:ind w:left="0"/>
              <w:jc w:val="center"/>
              <w:rPr>
                <w:sz w:val="16"/>
                <w:szCs w:val="16"/>
              </w:rPr>
            </w:pPr>
            <w:r>
              <w:rPr>
                <w:position w:val="8"/>
                <w:sz w:val="16"/>
                <w:szCs w:val="16"/>
              </w:rPr>
              <w:t>84-180</w:t>
            </w:r>
          </w:p>
        </w:tc>
        <w:tc>
          <w:tcPr>
            <w:tcW w:w="1204" w:type="dxa"/>
            <w:gridSpan w:val="3"/>
            <w:vAlign w:val="center"/>
          </w:tcPr>
          <w:p w14:paraId="3A76EFCD" w14:textId="77777777" w:rsidR="00117E77" w:rsidRPr="000666CC" w:rsidRDefault="00117E77" w:rsidP="00117E77">
            <w:pPr>
              <w:autoSpaceDE/>
              <w:autoSpaceDN/>
              <w:adjustRightInd/>
              <w:spacing w:before="0" w:line="240" w:lineRule="auto"/>
              <w:ind w:left="0"/>
              <w:jc w:val="center"/>
              <w:rPr>
                <w:sz w:val="16"/>
                <w:szCs w:val="16"/>
              </w:rPr>
            </w:pPr>
            <w:r w:rsidRPr="00034999">
              <w:rPr>
                <w:sz w:val="16"/>
                <w:szCs w:val="16"/>
              </w:rPr>
              <w:t>121°C (250°F)</w:t>
            </w:r>
          </w:p>
        </w:tc>
      </w:tr>
      <w:tr w:rsidR="004C1FAE" w:rsidRPr="001D3869" w14:paraId="2963D3A0" w14:textId="77777777" w:rsidTr="00F029EB">
        <w:trPr>
          <w:trHeight w:val="288"/>
          <w:jc w:val="center"/>
        </w:trPr>
        <w:tc>
          <w:tcPr>
            <w:tcW w:w="2288" w:type="dxa"/>
            <w:gridSpan w:val="3"/>
            <w:vAlign w:val="center"/>
          </w:tcPr>
          <w:p w14:paraId="785960A3" w14:textId="77777777" w:rsidR="004C1FAE" w:rsidRPr="001D3869" w:rsidRDefault="004C1FAE" w:rsidP="00772FAE">
            <w:pPr>
              <w:jc w:val="center"/>
              <w:rPr>
                <w:b/>
                <w:sz w:val="16"/>
                <w:szCs w:val="16"/>
              </w:rPr>
            </w:pPr>
          </w:p>
        </w:tc>
        <w:tc>
          <w:tcPr>
            <w:tcW w:w="2837" w:type="dxa"/>
            <w:vAlign w:val="center"/>
          </w:tcPr>
          <w:p w14:paraId="17DD4388" w14:textId="77777777" w:rsidR="004C1FAE" w:rsidRPr="001D3869" w:rsidRDefault="004C1FAE" w:rsidP="00772FAE">
            <w:pPr>
              <w:autoSpaceDE/>
              <w:autoSpaceDN/>
              <w:adjustRightInd/>
              <w:spacing w:before="0" w:line="240" w:lineRule="auto"/>
              <w:ind w:left="0"/>
              <w:rPr>
                <w:sz w:val="16"/>
                <w:szCs w:val="16"/>
              </w:rPr>
            </w:pPr>
            <w:r w:rsidRPr="0061148D">
              <w:rPr>
                <w:sz w:val="16"/>
                <w:szCs w:val="16"/>
              </w:rPr>
              <w:t>Sherwin Williams</w:t>
            </w:r>
          </w:p>
        </w:tc>
        <w:tc>
          <w:tcPr>
            <w:tcW w:w="2746" w:type="dxa"/>
            <w:gridSpan w:val="2"/>
            <w:vAlign w:val="center"/>
          </w:tcPr>
          <w:p w14:paraId="1E7464B1" w14:textId="77777777" w:rsidR="004C1FAE" w:rsidRPr="000E3ECB" w:rsidRDefault="004C1FAE" w:rsidP="00772FAE">
            <w:pPr>
              <w:autoSpaceDE/>
              <w:autoSpaceDN/>
              <w:adjustRightInd/>
              <w:spacing w:before="0" w:line="240" w:lineRule="auto"/>
              <w:ind w:left="0"/>
              <w:rPr>
                <w:sz w:val="16"/>
                <w:szCs w:val="16"/>
              </w:rPr>
            </w:pPr>
            <w:proofErr w:type="spellStart"/>
            <w:r w:rsidRPr="000E3ECB">
              <w:rPr>
                <w:sz w:val="16"/>
                <w:szCs w:val="16"/>
              </w:rPr>
              <w:t>Macropoxy</w:t>
            </w:r>
            <w:proofErr w:type="spellEnd"/>
            <w:r w:rsidRPr="000E3ECB">
              <w:rPr>
                <w:sz w:val="16"/>
                <w:szCs w:val="16"/>
              </w:rPr>
              <w:t xml:space="preserve"> 646 Series</w:t>
            </w:r>
            <w:r w:rsidR="0060650E" w:rsidRPr="000E3ECB">
              <w:rPr>
                <w:sz w:val="16"/>
                <w:szCs w:val="16"/>
              </w:rPr>
              <w:t xml:space="preserve"> or Epoxy Mastic Aluminum II</w:t>
            </w:r>
          </w:p>
        </w:tc>
        <w:tc>
          <w:tcPr>
            <w:tcW w:w="810" w:type="dxa"/>
            <w:vAlign w:val="center"/>
          </w:tcPr>
          <w:p w14:paraId="72479B30" w14:textId="77777777" w:rsidR="004C1FAE" w:rsidRPr="001D3869" w:rsidRDefault="004C1FAE" w:rsidP="00772FAE">
            <w:pPr>
              <w:autoSpaceDE/>
              <w:autoSpaceDN/>
              <w:adjustRightInd/>
              <w:spacing w:before="0" w:line="240" w:lineRule="auto"/>
              <w:ind w:left="0"/>
              <w:jc w:val="center"/>
              <w:rPr>
                <w:sz w:val="16"/>
                <w:szCs w:val="16"/>
              </w:rPr>
            </w:pPr>
            <w:r w:rsidRPr="000666CC">
              <w:rPr>
                <w:sz w:val="16"/>
                <w:szCs w:val="16"/>
              </w:rPr>
              <w:t>100–250</w:t>
            </w:r>
          </w:p>
        </w:tc>
        <w:tc>
          <w:tcPr>
            <w:tcW w:w="1204" w:type="dxa"/>
            <w:gridSpan w:val="3"/>
            <w:vAlign w:val="center"/>
          </w:tcPr>
          <w:p w14:paraId="401965D1" w14:textId="77777777" w:rsidR="004C1FAE" w:rsidRPr="000666CC" w:rsidRDefault="004C1FAE" w:rsidP="00772FAE">
            <w:pPr>
              <w:autoSpaceDE/>
              <w:autoSpaceDN/>
              <w:adjustRightInd/>
              <w:spacing w:before="0" w:line="240" w:lineRule="auto"/>
              <w:ind w:left="0"/>
              <w:jc w:val="center"/>
              <w:rPr>
                <w:sz w:val="16"/>
                <w:szCs w:val="16"/>
              </w:rPr>
            </w:pPr>
            <w:r w:rsidRPr="00034999">
              <w:rPr>
                <w:sz w:val="16"/>
                <w:szCs w:val="16"/>
              </w:rPr>
              <w:t>121°C (250°F)</w:t>
            </w:r>
          </w:p>
        </w:tc>
      </w:tr>
      <w:tr w:rsidR="004C1FAE" w:rsidRPr="001D3869" w14:paraId="172F94BF" w14:textId="77777777" w:rsidTr="00F029EB">
        <w:trPr>
          <w:trHeight w:val="288"/>
          <w:jc w:val="center"/>
        </w:trPr>
        <w:tc>
          <w:tcPr>
            <w:tcW w:w="2288" w:type="dxa"/>
            <w:gridSpan w:val="3"/>
            <w:vAlign w:val="center"/>
          </w:tcPr>
          <w:p w14:paraId="75BA6CA6" w14:textId="77777777" w:rsidR="004C1FAE" w:rsidRPr="001D3869" w:rsidRDefault="004C1FAE" w:rsidP="00772FAE">
            <w:pPr>
              <w:jc w:val="center"/>
              <w:rPr>
                <w:b/>
                <w:sz w:val="16"/>
                <w:szCs w:val="16"/>
              </w:rPr>
            </w:pPr>
          </w:p>
        </w:tc>
        <w:tc>
          <w:tcPr>
            <w:tcW w:w="2837" w:type="dxa"/>
            <w:vAlign w:val="center"/>
          </w:tcPr>
          <w:p w14:paraId="0BE7201B" w14:textId="77777777" w:rsidR="004C1FAE" w:rsidRPr="001D3869" w:rsidRDefault="004C1FAE" w:rsidP="00772FAE">
            <w:pPr>
              <w:autoSpaceDE/>
              <w:autoSpaceDN/>
              <w:adjustRightInd/>
              <w:spacing w:before="0" w:line="240" w:lineRule="auto"/>
              <w:ind w:left="0"/>
              <w:rPr>
                <w:sz w:val="16"/>
                <w:szCs w:val="16"/>
              </w:rPr>
            </w:pPr>
            <w:proofErr w:type="spellStart"/>
            <w:r w:rsidRPr="00F506CE">
              <w:rPr>
                <w:sz w:val="16"/>
                <w:szCs w:val="16"/>
              </w:rPr>
              <w:t>Tenemec</w:t>
            </w:r>
            <w:proofErr w:type="spellEnd"/>
          </w:p>
        </w:tc>
        <w:tc>
          <w:tcPr>
            <w:tcW w:w="2746" w:type="dxa"/>
            <w:gridSpan w:val="2"/>
            <w:vAlign w:val="center"/>
          </w:tcPr>
          <w:p w14:paraId="2C7E2FB7" w14:textId="4B5D6653" w:rsidR="00746B3D" w:rsidRPr="000E3ECB" w:rsidRDefault="00746B3D" w:rsidP="00772FAE">
            <w:pPr>
              <w:autoSpaceDE/>
              <w:autoSpaceDN/>
              <w:adjustRightInd/>
              <w:spacing w:before="0" w:line="240" w:lineRule="auto"/>
              <w:ind w:left="0"/>
              <w:rPr>
                <w:sz w:val="16"/>
                <w:szCs w:val="16"/>
              </w:rPr>
            </w:pPr>
            <w:r w:rsidRPr="000E3ECB">
              <w:rPr>
                <w:sz w:val="16"/>
                <w:szCs w:val="16"/>
              </w:rPr>
              <w:t xml:space="preserve">Series 135-1243 </w:t>
            </w:r>
            <w:proofErr w:type="spellStart"/>
            <w:r w:rsidRPr="000E3ECB">
              <w:rPr>
                <w:sz w:val="16"/>
                <w:szCs w:val="16"/>
              </w:rPr>
              <w:t>Chembuild</w:t>
            </w:r>
            <w:proofErr w:type="spellEnd"/>
            <w:r w:rsidRPr="000E3ECB">
              <w:rPr>
                <w:sz w:val="16"/>
                <w:szCs w:val="16"/>
              </w:rPr>
              <w:t xml:space="preserve"> AI</w:t>
            </w:r>
          </w:p>
          <w:p w14:paraId="3CC772C4" w14:textId="55189E4F" w:rsidR="004C1FAE" w:rsidRPr="000E3ECB" w:rsidRDefault="004C1FAE" w:rsidP="00772FAE">
            <w:pPr>
              <w:autoSpaceDE/>
              <w:autoSpaceDN/>
              <w:adjustRightInd/>
              <w:spacing w:before="0" w:line="240" w:lineRule="auto"/>
              <w:ind w:left="0"/>
              <w:rPr>
                <w:sz w:val="16"/>
                <w:szCs w:val="16"/>
              </w:rPr>
            </w:pPr>
            <w:r w:rsidRPr="000E3ECB">
              <w:rPr>
                <w:sz w:val="16"/>
                <w:szCs w:val="16"/>
              </w:rPr>
              <w:t xml:space="preserve">Series 135 </w:t>
            </w:r>
            <w:proofErr w:type="spellStart"/>
            <w:r w:rsidRPr="000E3ECB">
              <w:rPr>
                <w:sz w:val="16"/>
                <w:szCs w:val="16"/>
              </w:rPr>
              <w:t>Chembuild</w:t>
            </w:r>
            <w:proofErr w:type="spellEnd"/>
          </w:p>
        </w:tc>
        <w:tc>
          <w:tcPr>
            <w:tcW w:w="810" w:type="dxa"/>
            <w:vAlign w:val="center"/>
          </w:tcPr>
          <w:p w14:paraId="7F77AF93" w14:textId="77777777" w:rsidR="00D0205F" w:rsidRDefault="004C1FAE" w:rsidP="00772FAE">
            <w:pPr>
              <w:autoSpaceDE/>
              <w:autoSpaceDN/>
              <w:adjustRightInd/>
              <w:spacing w:before="0" w:line="240" w:lineRule="auto"/>
              <w:ind w:left="0"/>
              <w:jc w:val="center"/>
              <w:rPr>
                <w:sz w:val="16"/>
                <w:szCs w:val="16"/>
                <w:lang w:val="ru-RU"/>
              </w:rPr>
            </w:pPr>
            <w:r w:rsidRPr="000666CC">
              <w:rPr>
                <w:sz w:val="16"/>
                <w:szCs w:val="16"/>
              </w:rPr>
              <w:t>86</w:t>
            </w:r>
          </w:p>
          <w:p w14:paraId="4A8AA391" w14:textId="65B22D10" w:rsidR="004C1FAE" w:rsidRPr="001D3869" w:rsidRDefault="006A56A1" w:rsidP="00772FAE">
            <w:pPr>
              <w:autoSpaceDE/>
              <w:autoSpaceDN/>
              <w:adjustRightInd/>
              <w:spacing w:before="0" w:line="240" w:lineRule="auto"/>
              <w:ind w:left="0"/>
              <w:jc w:val="center"/>
              <w:rPr>
                <w:sz w:val="16"/>
                <w:szCs w:val="16"/>
              </w:rPr>
            </w:pPr>
            <w:r>
              <w:rPr>
                <w:sz w:val="16"/>
                <w:szCs w:val="16"/>
              </w:rPr>
              <w:t>98-246</w:t>
            </w:r>
          </w:p>
        </w:tc>
        <w:tc>
          <w:tcPr>
            <w:tcW w:w="1204" w:type="dxa"/>
            <w:gridSpan w:val="3"/>
            <w:vAlign w:val="center"/>
          </w:tcPr>
          <w:p w14:paraId="43B1CDC3" w14:textId="77777777" w:rsidR="004C1FAE" w:rsidRPr="000666CC" w:rsidRDefault="004C1FAE" w:rsidP="00772FAE">
            <w:pPr>
              <w:autoSpaceDE/>
              <w:autoSpaceDN/>
              <w:adjustRightInd/>
              <w:spacing w:before="0" w:line="240" w:lineRule="auto"/>
              <w:ind w:left="0"/>
              <w:jc w:val="center"/>
              <w:rPr>
                <w:sz w:val="16"/>
                <w:szCs w:val="16"/>
              </w:rPr>
            </w:pPr>
            <w:r w:rsidRPr="00034999">
              <w:rPr>
                <w:sz w:val="16"/>
                <w:szCs w:val="16"/>
              </w:rPr>
              <w:t>121°C (250°F)</w:t>
            </w:r>
          </w:p>
        </w:tc>
      </w:tr>
      <w:tr w:rsidR="004C1FAE" w:rsidRPr="00C76656" w14:paraId="46B6CE89" w14:textId="77777777" w:rsidTr="00F029EB">
        <w:trPr>
          <w:trHeight w:val="288"/>
          <w:jc w:val="center"/>
        </w:trPr>
        <w:tc>
          <w:tcPr>
            <w:tcW w:w="2288" w:type="dxa"/>
            <w:gridSpan w:val="3"/>
            <w:tcBorders>
              <w:bottom w:val="single" w:sz="12" w:space="0" w:color="auto"/>
            </w:tcBorders>
            <w:vAlign w:val="center"/>
          </w:tcPr>
          <w:p w14:paraId="176A343D" w14:textId="77777777" w:rsidR="004C1FAE" w:rsidRPr="001D3869" w:rsidRDefault="004C1FAE" w:rsidP="00772FAE">
            <w:pPr>
              <w:rPr>
                <w:i/>
                <w:sz w:val="14"/>
                <w:szCs w:val="14"/>
              </w:rPr>
            </w:pPr>
          </w:p>
        </w:tc>
        <w:tc>
          <w:tcPr>
            <w:tcW w:w="7597" w:type="dxa"/>
            <w:gridSpan w:val="7"/>
            <w:tcBorders>
              <w:bottom w:val="single" w:sz="12" w:space="0" w:color="auto"/>
            </w:tcBorders>
            <w:vAlign w:val="center"/>
          </w:tcPr>
          <w:p w14:paraId="6062BB42" w14:textId="77777777" w:rsidR="004C1FAE" w:rsidRPr="000666CC" w:rsidRDefault="004C1FAE" w:rsidP="00CF594D">
            <w:pPr>
              <w:autoSpaceDE/>
              <w:autoSpaceDN/>
              <w:adjustRightInd/>
              <w:spacing w:before="0" w:line="240" w:lineRule="auto"/>
              <w:ind w:left="0"/>
              <w:rPr>
                <w:i/>
                <w:w w:val="0"/>
                <w:sz w:val="14"/>
                <w:szCs w:val="14"/>
                <w:lang w:val="ru-RU"/>
              </w:rPr>
            </w:pPr>
            <w:r w:rsidRPr="00957C4C">
              <w:rPr>
                <w:i/>
                <w:color w:val="auto"/>
                <w:sz w:val="14"/>
                <w:szCs w:val="24"/>
                <w:lang w:val="ru-RU"/>
              </w:rPr>
              <w:t xml:space="preserve">Представлено в нескольких цветах. В случае если алюминиевый цвет является приемлемым, допускается, в целях </w:t>
            </w:r>
            <w:r w:rsidRPr="00284516">
              <w:rPr>
                <w:i/>
                <w:color w:val="auto"/>
                <w:sz w:val="14"/>
                <w:szCs w:val="24"/>
                <w:lang w:val="ru-RU"/>
              </w:rPr>
              <w:t>повышения эксплуатационных характеристик, использовать наполненную алюминием эпоксидную мастику (толерантный</w:t>
            </w:r>
            <w:r w:rsidR="00CF594D" w:rsidRPr="00284516">
              <w:rPr>
                <w:i/>
                <w:color w:val="auto"/>
                <w:sz w:val="14"/>
                <w:szCs w:val="24"/>
                <w:lang w:val="ru-RU"/>
              </w:rPr>
              <w:t xml:space="preserve"> к поаерхности</w:t>
            </w:r>
            <w:r w:rsidRPr="00284516">
              <w:rPr>
                <w:i/>
                <w:color w:val="auto"/>
                <w:sz w:val="14"/>
                <w:szCs w:val="24"/>
                <w:lang w:val="ru-RU"/>
              </w:rPr>
              <w:t xml:space="preserve"> грунт),</w:t>
            </w:r>
          </w:p>
        </w:tc>
      </w:tr>
      <w:tr w:rsidR="004C1FAE" w:rsidRPr="00596EBA" w14:paraId="32748E1B" w14:textId="77777777" w:rsidTr="00F029EB">
        <w:trPr>
          <w:trHeight w:val="288"/>
          <w:jc w:val="center"/>
        </w:trPr>
        <w:tc>
          <w:tcPr>
            <w:tcW w:w="1170" w:type="dxa"/>
            <w:vAlign w:val="center"/>
          </w:tcPr>
          <w:p w14:paraId="6E1E2566" w14:textId="77777777" w:rsidR="004C1FAE" w:rsidRPr="00596EBA" w:rsidRDefault="004C1FAE" w:rsidP="00772FAE">
            <w:pPr>
              <w:autoSpaceDE/>
              <w:autoSpaceDN/>
              <w:adjustRightInd/>
              <w:spacing w:before="0" w:line="240" w:lineRule="auto"/>
              <w:ind w:left="-72"/>
              <w:rPr>
                <w:b/>
                <w:sz w:val="16"/>
                <w:szCs w:val="16"/>
              </w:rPr>
            </w:pPr>
            <w:r w:rsidRPr="00957C4C">
              <w:rPr>
                <w:b/>
                <w:color w:val="auto"/>
                <w:sz w:val="16"/>
                <w:szCs w:val="24"/>
                <w:lang w:val="ru-RU"/>
              </w:rPr>
              <w:t>Последнее обновление:</w:t>
            </w:r>
          </w:p>
        </w:tc>
        <w:tc>
          <w:tcPr>
            <w:tcW w:w="3955" w:type="dxa"/>
            <w:gridSpan w:val="3"/>
            <w:vAlign w:val="center"/>
          </w:tcPr>
          <w:p w14:paraId="158DACC6" w14:textId="09D9DD9B" w:rsidR="004C1FAE" w:rsidRPr="00977965" w:rsidRDefault="00E92EFE" w:rsidP="00772FAE">
            <w:pPr>
              <w:suppressAutoHyphens/>
              <w:autoSpaceDE/>
              <w:autoSpaceDN/>
              <w:adjustRightInd/>
              <w:spacing w:before="0" w:line="240" w:lineRule="auto"/>
              <w:ind w:left="-72" w:firstLine="360"/>
              <w:rPr>
                <w:sz w:val="16"/>
                <w:szCs w:val="16"/>
              </w:rPr>
            </w:pPr>
            <w:r>
              <w:rPr>
                <w:color w:val="auto"/>
                <w:sz w:val="16"/>
                <w:szCs w:val="24"/>
                <w:lang w:val="ru-RU"/>
              </w:rPr>
              <w:t>Ноябрь</w:t>
            </w:r>
            <w:r w:rsidR="00663F0A">
              <w:rPr>
                <w:color w:val="auto"/>
                <w:sz w:val="16"/>
                <w:szCs w:val="24"/>
                <w:lang w:val="ru-RU"/>
              </w:rPr>
              <w:t xml:space="preserve"> 2025</w:t>
            </w:r>
          </w:p>
        </w:tc>
        <w:tc>
          <w:tcPr>
            <w:tcW w:w="2746" w:type="dxa"/>
            <w:gridSpan w:val="2"/>
            <w:vAlign w:val="center"/>
          </w:tcPr>
          <w:p w14:paraId="7729DF00" w14:textId="77777777" w:rsidR="004C1FAE" w:rsidRPr="00596EBA" w:rsidRDefault="004C1FAE" w:rsidP="00772FAE">
            <w:pPr>
              <w:rPr>
                <w:b/>
                <w:sz w:val="16"/>
                <w:szCs w:val="16"/>
              </w:rPr>
            </w:pPr>
          </w:p>
        </w:tc>
        <w:tc>
          <w:tcPr>
            <w:tcW w:w="977" w:type="dxa"/>
            <w:gridSpan w:val="2"/>
            <w:vAlign w:val="center"/>
          </w:tcPr>
          <w:p w14:paraId="1C5CF03F" w14:textId="77777777" w:rsidR="004C1FAE" w:rsidRPr="00596EBA" w:rsidRDefault="004C1FAE" w:rsidP="00772FAE">
            <w:pPr>
              <w:jc w:val="center"/>
              <w:rPr>
                <w:b/>
                <w:sz w:val="16"/>
                <w:szCs w:val="16"/>
              </w:rPr>
            </w:pPr>
          </w:p>
        </w:tc>
        <w:tc>
          <w:tcPr>
            <w:tcW w:w="1037" w:type="dxa"/>
            <w:gridSpan w:val="2"/>
            <w:vAlign w:val="center"/>
          </w:tcPr>
          <w:p w14:paraId="3479746F" w14:textId="77777777" w:rsidR="004C1FAE" w:rsidRPr="00596EBA" w:rsidRDefault="004C1FAE" w:rsidP="00772FAE">
            <w:pPr>
              <w:rPr>
                <w:b/>
                <w:sz w:val="16"/>
                <w:szCs w:val="16"/>
              </w:rPr>
            </w:pPr>
          </w:p>
        </w:tc>
      </w:tr>
    </w:tbl>
    <w:p w14:paraId="3C7C7C19" w14:textId="710C93D3" w:rsidR="0060650E" w:rsidRDefault="0060650E" w:rsidP="0060650E">
      <w:pPr>
        <w:widowControl w:val="0"/>
        <w:spacing w:before="39" w:line="240" w:lineRule="auto"/>
        <w:ind w:left="-142" w:right="-20"/>
        <w:contextualSpacing/>
        <w:rPr>
          <w:sz w:val="16"/>
          <w:szCs w:val="16"/>
          <w:lang w:val="ru-RU"/>
        </w:rPr>
      </w:pPr>
    </w:p>
    <w:p w14:paraId="2038BE6D" w14:textId="77777777" w:rsidR="00786613" w:rsidRDefault="00786613" w:rsidP="006F2331">
      <w:pPr>
        <w:widowControl w:val="0"/>
        <w:spacing w:before="39" w:line="240" w:lineRule="auto"/>
        <w:ind w:left="-142" w:right="-20"/>
        <w:contextualSpacing/>
        <w:rPr>
          <w:sz w:val="16"/>
          <w:szCs w:val="16"/>
          <w:lang w:val="ru-RU"/>
        </w:rPr>
      </w:pPr>
    </w:p>
    <w:p w14:paraId="4C7D4CFD" w14:textId="77777777" w:rsidR="00786613" w:rsidRDefault="00786613" w:rsidP="006F2331">
      <w:pPr>
        <w:widowControl w:val="0"/>
        <w:spacing w:before="39" w:line="240" w:lineRule="auto"/>
        <w:ind w:left="-142" w:right="-20"/>
        <w:contextualSpacing/>
        <w:rPr>
          <w:sz w:val="16"/>
          <w:szCs w:val="16"/>
          <w:lang w:val="ru-RU"/>
        </w:rPr>
      </w:pPr>
    </w:p>
    <w:p w14:paraId="4B033DDF" w14:textId="5D4E490E" w:rsidR="00A07F12" w:rsidRDefault="00A07F12">
      <w:pPr>
        <w:autoSpaceDE/>
        <w:autoSpaceDN/>
        <w:adjustRightInd/>
        <w:spacing w:before="0" w:line="240" w:lineRule="auto"/>
        <w:ind w:left="0"/>
        <w:rPr>
          <w:sz w:val="16"/>
          <w:szCs w:val="16"/>
          <w:lang w:val="ru-RU"/>
        </w:rPr>
      </w:pPr>
      <w:r>
        <w:rPr>
          <w:sz w:val="16"/>
          <w:szCs w:val="16"/>
          <w:lang w:val="ru-RU"/>
        </w:rPr>
        <w:br w:type="page"/>
      </w:r>
    </w:p>
    <w:tbl>
      <w:tblPr>
        <w:tblW w:w="9923" w:type="dxa"/>
        <w:jc w:val="center"/>
        <w:tblBorders>
          <w:top w:val="single" w:sz="6" w:space="0" w:color="auto"/>
          <w:left w:val="single" w:sz="6" w:space="0" w:color="auto"/>
          <w:bottom w:val="single" w:sz="6" w:space="0" w:color="auto"/>
          <w:right w:val="single" w:sz="6" w:space="0" w:color="auto"/>
          <w:insideH w:val="single" w:sz="6" w:space="0" w:color="auto"/>
        </w:tblBorders>
        <w:tblLayout w:type="fixed"/>
        <w:tblLook w:val="01E0" w:firstRow="1" w:lastRow="1" w:firstColumn="1" w:lastColumn="1" w:noHBand="0" w:noVBand="0"/>
      </w:tblPr>
      <w:tblGrid>
        <w:gridCol w:w="1395"/>
        <w:gridCol w:w="45"/>
        <w:gridCol w:w="405"/>
        <w:gridCol w:w="2430"/>
        <w:gridCol w:w="936"/>
        <w:gridCol w:w="1089"/>
        <w:gridCol w:w="743"/>
        <w:gridCol w:w="675"/>
        <w:gridCol w:w="405"/>
        <w:gridCol w:w="1800"/>
      </w:tblGrid>
      <w:tr w:rsidR="00E643FF" w:rsidRPr="0080497E" w14:paraId="5604750B" w14:textId="77777777" w:rsidTr="006F2331">
        <w:trPr>
          <w:trHeight w:val="360"/>
          <w:jc w:val="center"/>
        </w:trPr>
        <w:tc>
          <w:tcPr>
            <w:tcW w:w="9923" w:type="dxa"/>
            <w:gridSpan w:val="10"/>
            <w:tcBorders>
              <w:left w:val="nil"/>
              <w:bottom w:val="single" w:sz="12" w:space="0" w:color="auto"/>
              <w:right w:val="nil"/>
            </w:tcBorders>
            <w:shd w:val="clear" w:color="auto" w:fill="FFFFFF"/>
            <w:vAlign w:val="center"/>
          </w:tcPr>
          <w:p w14:paraId="22D810AD" w14:textId="77777777" w:rsidR="00E643FF" w:rsidRPr="00E643FF" w:rsidRDefault="00E643FF" w:rsidP="006F2331">
            <w:pPr>
              <w:ind w:right="-72"/>
              <w:jc w:val="right"/>
            </w:pPr>
            <w:proofErr w:type="spellStart"/>
            <w:r w:rsidRPr="006F2331">
              <w:rPr>
                <w:b/>
                <w:i/>
                <w:color w:val="auto"/>
              </w:rPr>
              <w:lastRenderedPageBreak/>
              <w:t>Двухкомпонентные</w:t>
            </w:r>
            <w:proofErr w:type="spellEnd"/>
            <w:r w:rsidRPr="006F2331">
              <w:rPr>
                <w:b/>
                <w:i/>
                <w:color w:val="auto"/>
              </w:rPr>
              <w:t xml:space="preserve"> </w:t>
            </w:r>
            <w:proofErr w:type="spellStart"/>
            <w:r w:rsidRPr="006F2331">
              <w:rPr>
                <w:b/>
                <w:i/>
                <w:color w:val="auto"/>
              </w:rPr>
              <w:t>системы</w:t>
            </w:r>
            <w:proofErr w:type="spellEnd"/>
          </w:p>
        </w:tc>
      </w:tr>
      <w:tr w:rsidR="00E643FF" w:rsidRPr="0080497E" w14:paraId="443501FF" w14:textId="77777777" w:rsidTr="006F2331">
        <w:trPr>
          <w:trHeight w:val="360"/>
          <w:jc w:val="center"/>
        </w:trPr>
        <w:tc>
          <w:tcPr>
            <w:tcW w:w="7718" w:type="dxa"/>
            <w:gridSpan w:val="8"/>
            <w:tcBorders>
              <w:top w:val="single" w:sz="12" w:space="0" w:color="auto"/>
              <w:left w:val="single" w:sz="12" w:space="0" w:color="auto"/>
              <w:bottom w:val="single" w:sz="12" w:space="0" w:color="auto"/>
              <w:right w:val="single" w:sz="12" w:space="0" w:color="auto"/>
            </w:tcBorders>
            <w:vAlign w:val="center"/>
          </w:tcPr>
          <w:p w14:paraId="040B09AE" w14:textId="77777777" w:rsidR="00E643FF" w:rsidRPr="00D750DA" w:rsidRDefault="00E643FF" w:rsidP="00E643FF">
            <w:pPr>
              <w:pStyle w:val="CES5191TitleBox"/>
              <w:rPr>
                <w:rFonts w:ascii="Times New Roman" w:hAnsi="Times New Roman" w:cs="Times New Roman"/>
                <w:lang w:val="ru-RU"/>
              </w:rPr>
            </w:pPr>
            <w:r>
              <w:rPr>
                <w:rFonts w:ascii="Times New Roman" w:hAnsi="Times New Roman" w:cs="Times New Roman"/>
                <w:lang w:val="ru-RU"/>
              </w:rPr>
              <w:t>Силиконовое</w:t>
            </w:r>
            <w:r w:rsidR="00DB39C3">
              <w:rPr>
                <w:rFonts w:ascii="Times New Roman" w:hAnsi="Times New Roman" w:cs="Times New Roman"/>
                <w:lang w:val="ru-RU"/>
              </w:rPr>
              <w:t xml:space="preserve"> </w:t>
            </w:r>
            <w:r>
              <w:rPr>
                <w:rFonts w:ascii="Times New Roman" w:hAnsi="Times New Roman" w:cs="Times New Roman"/>
                <w:lang w:val="ru-RU"/>
              </w:rPr>
              <w:t>акриловое</w:t>
            </w:r>
            <w:r w:rsidRPr="00D750DA">
              <w:rPr>
                <w:rFonts w:ascii="Times New Roman" w:hAnsi="Times New Roman" w:cs="Times New Roman"/>
                <w:lang w:val="ru-RU"/>
              </w:rPr>
              <w:t xml:space="preserve"> | </w:t>
            </w:r>
            <w:r>
              <w:rPr>
                <w:rFonts w:ascii="Times New Roman" w:hAnsi="Times New Roman" w:cs="Times New Roman"/>
                <w:lang w:val="ru-RU"/>
              </w:rPr>
              <w:t>Силиконовое акриловое до</w:t>
            </w:r>
            <w:r w:rsidRPr="00D750DA">
              <w:rPr>
                <w:rFonts w:ascii="Times New Roman" w:hAnsi="Times New Roman" w:cs="Times New Roman"/>
                <w:lang w:val="ru-RU"/>
              </w:rPr>
              <w:t xml:space="preserve"> 260°</w:t>
            </w:r>
            <w:r w:rsidRPr="00020786">
              <w:rPr>
                <w:rFonts w:ascii="Times New Roman" w:hAnsi="Times New Roman" w:cs="Times New Roman"/>
              </w:rPr>
              <w:t>C</w:t>
            </w:r>
            <w:r w:rsidRPr="00D750DA">
              <w:rPr>
                <w:rFonts w:ascii="Times New Roman" w:hAnsi="Times New Roman" w:cs="Times New Roman"/>
                <w:lang w:val="ru-RU"/>
              </w:rPr>
              <w:t xml:space="preserve"> (500°</w:t>
            </w:r>
            <w:r w:rsidRPr="00243D13">
              <w:rPr>
                <w:rFonts w:ascii="Times New Roman" w:hAnsi="Times New Roman" w:cs="Times New Roman"/>
              </w:rPr>
              <w:t>F</w:t>
            </w:r>
            <w:r w:rsidRPr="00D750DA">
              <w:rPr>
                <w:rFonts w:ascii="Times New Roman" w:hAnsi="Times New Roman" w:cs="Times New Roman"/>
                <w:lang w:val="ru-RU"/>
              </w:rPr>
              <w:t>)</w:t>
            </w:r>
          </w:p>
        </w:tc>
        <w:tc>
          <w:tcPr>
            <w:tcW w:w="2205" w:type="dxa"/>
            <w:gridSpan w:val="2"/>
            <w:tcBorders>
              <w:top w:val="single" w:sz="12" w:space="0" w:color="auto"/>
              <w:left w:val="single" w:sz="12" w:space="0" w:color="auto"/>
              <w:bottom w:val="single" w:sz="12" w:space="0" w:color="auto"/>
              <w:right w:val="single" w:sz="12" w:space="0" w:color="auto"/>
            </w:tcBorders>
            <w:shd w:val="clear" w:color="auto" w:fill="000000"/>
            <w:vAlign w:val="center"/>
          </w:tcPr>
          <w:p w14:paraId="367F1428" w14:textId="77777777" w:rsidR="00E643FF" w:rsidRPr="0080497E" w:rsidRDefault="00E643FF" w:rsidP="00E643FF">
            <w:pPr>
              <w:pStyle w:val="CES5191Numberbox"/>
              <w:rPr>
                <w:rFonts w:ascii="Times New Roman" w:hAnsi="Times New Roman" w:cs="Times New Roman"/>
              </w:rPr>
            </w:pPr>
            <w:r w:rsidRPr="0080497E">
              <w:rPr>
                <w:rFonts w:ascii="Times New Roman" w:hAnsi="Times New Roman" w:cs="Times New Roman"/>
              </w:rPr>
              <w:t>2.3</w:t>
            </w:r>
          </w:p>
        </w:tc>
      </w:tr>
      <w:tr w:rsidR="00E643FF" w:rsidRPr="0080497E" w14:paraId="5E52FDF6" w14:textId="77777777" w:rsidTr="00E41EF6">
        <w:trPr>
          <w:trHeight w:val="288"/>
          <w:jc w:val="center"/>
        </w:trPr>
        <w:tc>
          <w:tcPr>
            <w:tcW w:w="1440" w:type="dxa"/>
            <w:gridSpan w:val="2"/>
            <w:tcBorders>
              <w:top w:val="single" w:sz="12" w:space="0" w:color="auto"/>
              <w:left w:val="nil"/>
              <w:bottom w:val="nil"/>
            </w:tcBorders>
          </w:tcPr>
          <w:p w14:paraId="409A67B5" w14:textId="77777777" w:rsidR="00E643FF" w:rsidRPr="0080497E" w:rsidRDefault="00E643FF" w:rsidP="00E643FF">
            <w:pPr>
              <w:pStyle w:val="CES5191Arial8bold"/>
              <w:spacing w:line="240" w:lineRule="auto"/>
              <w:rPr>
                <w:rFonts w:ascii="Times New Roman" w:hAnsi="Times New Roman" w:cs="Times New Roman"/>
              </w:rPr>
            </w:pPr>
            <w:r>
              <w:rPr>
                <w:rFonts w:ascii="Times New Roman" w:hAnsi="Times New Roman" w:cs="Times New Roman"/>
                <w:lang w:val="ru-RU"/>
              </w:rPr>
              <w:t>Подготовка поверхности</w:t>
            </w:r>
            <w:r w:rsidRPr="0080497E">
              <w:rPr>
                <w:rFonts w:ascii="Times New Roman" w:hAnsi="Times New Roman" w:cs="Times New Roman"/>
              </w:rPr>
              <w:t>:</w:t>
            </w:r>
          </w:p>
        </w:tc>
        <w:tc>
          <w:tcPr>
            <w:tcW w:w="3771" w:type="dxa"/>
            <w:gridSpan w:val="3"/>
            <w:tcBorders>
              <w:top w:val="single" w:sz="12" w:space="0" w:color="auto"/>
              <w:bottom w:val="nil"/>
            </w:tcBorders>
          </w:tcPr>
          <w:p w14:paraId="44A86C91" w14:textId="77777777" w:rsidR="00BC32D4" w:rsidRPr="008860EB" w:rsidRDefault="00BC32D4" w:rsidP="00BC32D4">
            <w:pPr>
              <w:autoSpaceDE/>
              <w:autoSpaceDN/>
              <w:adjustRightInd/>
              <w:spacing w:before="0" w:line="240" w:lineRule="auto"/>
              <w:ind w:left="-72"/>
              <w:rPr>
                <w:b/>
                <w:bCs/>
                <w:color w:val="auto"/>
                <w:sz w:val="16"/>
                <w:szCs w:val="24"/>
                <w:lang w:val="ru-RU"/>
              </w:rPr>
            </w:pPr>
            <w:r w:rsidRPr="008860EB">
              <w:rPr>
                <w:b/>
                <w:bCs/>
                <w:color w:val="auto"/>
                <w:sz w:val="16"/>
                <w:szCs w:val="24"/>
                <w:lang w:val="ru-RU"/>
              </w:rPr>
              <w:t xml:space="preserve">Углеродистая сталь: </w:t>
            </w:r>
          </w:p>
          <w:p w14:paraId="0C59DA55" w14:textId="77777777" w:rsidR="00BC32D4" w:rsidRDefault="00BC32D4" w:rsidP="00BC32D4">
            <w:pPr>
              <w:autoSpaceDE/>
              <w:autoSpaceDN/>
              <w:adjustRightInd/>
              <w:spacing w:before="0" w:line="240" w:lineRule="auto"/>
              <w:ind w:left="-72"/>
              <w:rPr>
                <w:color w:val="auto"/>
                <w:sz w:val="16"/>
                <w:szCs w:val="24"/>
                <w:lang w:val="ru-RU"/>
              </w:rPr>
            </w:pPr>
            <w:r w:rsidRPr="00E10EA3">
              <w:rPr>
                <w:color w:val="auto"/>
                <w:sz w:val="16"/>
                <w:szCs w:val="24"/>
              </w:rPr>
              <w:t>SSPC</w:t>
            </w:r>
            <w:r w:rsidRPr="00064F9B">
              <w:rPr>
                <w:color w:val="auto"/>
                <w:sz w:val="16"/>
                <w:szCs w:val="24"/>
                <w:lang w:val="ru-RU"/>
              </w:rPr>
              <w:t>-</w:t>
            </w:r>
            <w:r w:rsidRPr="00E10EA3">
              <w:rPr>
                <w:color w:val="auto"/>
                <w:sz w:val="16"/>
                <w:szCs w:val="24"/>
              </w:rPr>
              <w:t>SP</w:t>
            </w:r>
            <w:r w:rsidRPr="00064F9B">
              <w:rPr>
                <w:color w:val="auto"/>
                <w:sz w:val="16"/>
                <w:szCs w:val="24"/>
                <w:lang w:val="ru-RU"/>
              </w:rPr>
              <w:t>1/</w:t>
            </w:r>
            <w:r w:rsidRPr="00E10EA3">
              <w:rPr>
                <w:color w:val="auto"/>
                <w:sz w:val="16"/>
                <w:szCs w:val="24"/>
              </w:rPr>
              <w:t>SP</w:t>
            </w:r>
            <w:r w:rsidRPr="00064F9B">
              <w:rPr>
                <w:color w:val="auto"/>
                <w:sz w:val="16"/>
                <w:szCs w:val="24"/>
                <w:lang w:val="ru-RU"/>
              </w:rPr>
              <w:t>10 (</w:t>
            </w:r>
            <w:r w:rsidRPr="00E10EA3">
              <w:rPr>
                <w:color w:val="auto"/>
                <w:sz w:val="16"/>
                <w:szCs w:val="24"/>
              </w:rPr>
              <w:t>NACE</w:t>
            </w:r>
            <w:r w:rsidRPr="00064F9B">
              <w:rPr>
                <w:color w:val="auto"/>
                <w:sz w:val="16"/>
                <w:szCs w:val="24"/>
                <w:lang w:val="ru-RU"/>
              </w:rPr>
              <w:t xml:space="preserve"> </w:t>
            </w:r>
            <w:r w:rsidRPr="00E10EA3">
              <w:rPr>
                <w:color w:val="auto"/>
                <w:sz w:val="16"/>
                <w:szCs w:val="24"/>
              </w:rPr>
              <w:t>No</w:t>
            </w:r>
            <w:r w:rsidRPr="00064F9B">
              <w:rPr>
                <w:color w:val="auto"/>
                <w:sz w:val="16"/>
                <w:szCs w:val="24"/>
                <w:lang w:val="ru-RU"/>
              </w:rPr>
              <w:t>. 2) (</w:t>
            </w:r>
            <w:r w:rsidRPr="00E10EA3">
              <w:rPr>
                <w:color w:val="auto"/>
                <w:sz w:val="16"/>
                <w:szCs w:val="24"/>
              </w:rPr>
              <w:t>SA</w:t>
            </w:r>
            <w:r w:rsidRPr="00064F9B">
              <w:rPr>
                <w:color w:val="auto"/>
                <w:sz w:val="16"/>
                <w:szCs w:val="24"/>
                <w:lang w:val="ru-RU"/>
              </w:rPr>
              <w:t xml:space="preserve"> 2.5). </w:t>
            </w:r>
          </w:p>
          <w:p w14:paraId="6E19B8AE" w14:textId="77777777" w:rsidR="00BC32D4" w:rsidRDefault="00BC32D4" w:rsidP="00BC32D4">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Pr="004F4A48">
              <w:rPr>
                <w:color w:val="auto"/>
                <w:sz w:val="16"/>
                <w:szCs w:val="24"/>
                <w:lang w:val="ru-RU"/>
              </w:rPr>
              <w:t xml:space="preserve"> </w:t>
            </w:r>
            <w:r w:rsidRPr="00B50E8C">
              <w:rPr>
                <w:color w:val="auto"/>
                <w:sz w:val="16"/>
                <w:szCs w:val="24"/>
                <w:lang w:val="ru-RU"/>
              </w:rPr>
              <w:t>очистка</w:t>
            </w:r>
            <w:r>
              <w:rPr>
                <w:color w:val="auto"/>
                <w:sz w:val="16"/>
                <w:szCs w:val="24"/>
                <w:lang w:val="ru-RU"/>
              </w:rPr>
              <w:t xml:space="preserve"> </w:t>
            </w:r>
            <w:r w:rsidRPr="009B1CE0">
              <w:rPr>
                <w:color w:val="auto"/>
                <w:sz w:val="16"/>
                <w:szCs w:val="24"/>
                <w:lang w:val="ru-RU"/>
              </w:rPr>
              <w:t>до почти белого металла</w:t>
            </w:r>
            <w:r w:rsidRPr="00B05997">
              <w:rPr>
                <w:color w:val="auto"/>
                <w:sz w:val="16"/>
                <w:szCs w:val="24"/>
                <w:lang w:val="ru-RU"/>
              </w:rPr>
              <w:t xml:space="preserve">. </w:t>
            </w:r>
          </w:p>
          <w:p w14:paraId="7BAE78BD" w14:textId="77777777" w:rsidR="00BC32D4" w:rsidRDefault="00BC32D4" w:rsidP="00BC32D4">
            <w:pPr>
              <w:autoSpaceDE/>
              <w:autoSpaceDN/>
              <w:adjustRightInd/>
              <w:spacing w:before="0" w:line="240" w:lineRule="auto"/>
              <w:ind w:left="-72"/>
              <w:rPr>
                <w:color w:val="auto"/>
                <w:sz w:val="16"/>
                <w:szCs w:val="24"/>
                <w:lang w:val="ru-RU"/>
              </w:rPr>
            </w:pPr>
            <w:r w:rsidRPr="008860EB">
              <w:rPr>
                <w:b/>
                <w:bCs/>
                <w:color w:val="auto"/>
                <w:sz w:val="16"/>
                <w:szCs w:val="24"/>
                <w:lang w:val="ru-RU"/>
              </w:rPr>
              <w:t>Нержавеющая</w:t>
            </w:r>
            <w:r w:rsidRPr="00064F9B">
              <w:rPr>
                <w:b/>
                <w:bCs/>
                <w:color w:val="auto"/>
                <w:sz w:val="16"/>
                <w:szCs w:val="24"/>
                <w:lang w:val="ru-RU"/>
              </w:rPr>
              <w:t xml:space="preserve"> </w:t>
            </w:r>
            <w:r w:rsidRPr="008860EB">
              <w:rPr>
                <w:b/>
                <w:bCs/>
                <w:color w:val="auto"/>
                <w:sz w:val="16"/>
                <w:szCs w:val="24"/>
                <w:lang w:val="ru-RU"/>
              </w:rPr>
              <w:t>сталь</w:t>
            </w:r>
            <w:r w:rsidRPr="00064F9B">
              <w:rPr>
                <w:b/>
                <w:bCs/>
                <w:color w:val="auto"/>
                <w:sz w:val="16"/>
                <w:szCs w:val="24"/>
                <w:lang w:val="ru-RU"/>
              </w:rPr>
              <w:t>:</w:t>
            </w:r>
          </w:p>
          <w:p w14:paraId="6F5ADBE0" w14:textId="5B12982E" w:rsidR="00BC32D4" w:rsidRDefault="00BC32D4" w:rsidP="00BC32D4">
            <w:pPr>
              <w:autoSpaceDE/>
              <w:autoSpaceDN/>
              <w:adjustRightInd/>
              <w:spacing w:before="0" w:line="240" w:lineRule="auto"/>
              <w:ind w:left="-72"/>
              <w:rPr>
                <w:color w:val="auto"/>
                <w:sz w:val="16"/>
                <w:szCs w:val="24"/>
                <w:lang w:val="ru-RU"/>
              </w:rPr>
            </w:pPr>
            <w:r w:rsidRPr="00E10EA3">
              <w:rPr>
                <w:color w:val="auto"/>
                <w:sz w:val="16"/>
                <w:szCs w:val="24"/>
              </w:rPr>
              <w:t>SSPC</w:t>
            </w:r>
            <w:r w:rsidRPr="006B6C90">
              <w:rPr>
                <w:color w:val="auto"/>
                <w:sz w:val="16"/>
                <w:szCs w:val="24"/>
                <w:lang w:val="ru-RU"/>
              </w:rPr>
              <w:t>-</w:t>
            </w:r>
            <w:ins w:id="230" w:author="Kurmanov, Aidyn [STAMGazStroy LLP]" w:date="2025-12-10T13:28:00Z" w16du:dateUtc="2025-12-10T08:28:00Z">
              <w:r w:rsidR="004B4C0C">
                <w:rPr>
                  <w:color w:val="auto"/>
                  <w:sz w:val="16"/>
                  <w:szCs w:val="24"/>
                </w:rPr>
                <w:t>SP</w:t>
              </w:r>
              <w:r w:rsidR="004B4C0C" w:rsidRPr="004B4C0C">
                <w:rPr>
                  <w:color w:val="auto"/>
                  <w:sz w:val="16"/>
                  <w:szCs w:val="24"/>
                  <w:lang w:val="ru-RU"/>
                </w:rPr>
                <w:t>1/</w:t>
              </w:r>
            </w:ins>
            <w:r w:rsidRPr="00E10EA3">
              <w:rPr>
                <w:color w:val="auto"/>
                <w:sz w:val="16"/>
                <w:szCs w:val="24"/>
              </w:rPr>
              <w:t>SP</w:t>
            </w:r>
            <w:r w:rsidRPr="006B6C90">
              <w:rPr>
                <w:color w:val="auto"/>
                <w:sz w:val="16"/>
                <w:szCs w:val="24"/>
                <w:lang w:val="ru-RU"/>
              </w:rPr>
              <w:t>16</w:t>
            </w:r>
            <w:ins w:id="231" w:author="Kurmanov, Aidyn [STAMGazStroy LLP]" w:date="2025-12-10T13:28:00Z" w16du:dateUtc="2025-12-10T08:28:00Z">
              <w:r w:rsidR="004B4C0C">
                <w:rPr>
                  <w:color w:val="auto"/>
                  <w:sz w:val="16"/>
                  <w:szCs w:val="24"/>
                  <w:lang w:val="ru-RU"/>
                </w:rPr>
                <w:t xml:space="preserve"> </w:t>
              </w:r>
            </w:ins>
            <w:ins w:id="232" w:author="Kurmanov, Aidyn [STAMGazStroy LLP]" w:date="2025-12-10T13:29:00Z" w16du:dateUtc="2025-12-10T08:29:00Z">
              <w:r w:rsidR="004B4C0C">
                <w:rPr>
                  <w:color w:val="auto"/>
                  <w:sz w:val="16"/>
                  <w:szCs w:val="24"/>
                  <w:lang w:val="ru-RU"/>
                </w:rPr>
                <w:t>Поверхностная абразивоструйная очистка нержавеющей стали</w:t>
              </w:r>
            </w:ins>
            <w:r w:rsidRPr="006B6C90">
              <w:rPr>
                <w:color w:val="auto"/>
                <w:sz w:val="16"/>
                <w:szCs w:val="24"/>
                <w:lang w:val="ru-RU"/>
              </w:rPr>
              <w:t>.</w:t>
            </w:r>
          </w:p>
          <w:p w14:paraId="1E5F00ED" w14:textId="77777777" w:rsidR="00BC32D4" w:rsidRDefault="00BC32D4" w:rsidP="00BC32D4">
            <w:pPr>
              <w:autoSpaceDE/>
              <w:autoSpaceDN/>
              <w:adjustRightInd/>
              <w:spacing w:before="0" w:line="240" w:lineRule="auto"/>
              <w:ind w:left="-72"/>
              <w:rPr>
                <w:color w:val="auto"/>
                <w:sz w:val="16"/>
                <w:szCs w:val="24"/>
                <w:lang w:val="ru-RU"/>
              </w:rPr>
            </w:pPr>
          </w:p>
          <w:p w14:paraId="7E895CF2" w14:textId="0030C274" w:rsidR="001171BB" w:rsidRPr="00D750DA" w:rsidRDefault="00BC32D4" w:rsidP="00BC32D4">
            <w:pPr>
              <w:autoSpaceDE/>
              <w:autoSpaceDN/>
              <w:adjustRightInd/>
              <w:spacing w:before="0" w:line="240" w:lineRule="auto"/>
              <w:ind w:left="-72"/>
              <w:rPr>
                <w:lang w:val="ru-RU"/>
              </w:rPr>
            </w:pPr>
            <w:r w:rsidRPr="00E10EA3">
              <w:rPr>
                <w:color w:val="auto"/>
                <w:sz w:val="16"/>
                <w:szCs w:val="24"/>
              </w:rPr>
              <w:t>SSPC</w:t>
            </w:r>
            <w:r w:rsidRPr="00BC32D4">
              <w:rPr>
                <w:color w:val="auto"/>
                <w:sz w:val="16"/>
                <w:szCs w:val="24"/>
                <w:lang w:val="ru-RU"/>
              </w:rPr>
              <w:t>-</w:t>
            </w:r>
            <w:r w:rsidRPr="00E10EA3">
              <w:rPr>
                <w:color w:val="auto"/>
                <w:sz w:val="16"/>
                <w:szCs w:val="24"/>
              </w:rPr>
              <w:t>SP</w:t>
            </w:r>
            <w:r w:rsidRPr="00BC32D4">
              <w:rPr>
                <w:color w:val="auto"/>
                <w:sz w:val="16"/>
                <w:szCs w:val="24"/>
                <w:lang w:val="ru-RU"/>
              </w:rPr>
              <w:t>1/</w:t>
            </w:r>
            <w:r w:rsidRPr="00E10EA3">
              <w:rPr>
                <w:color w:val="auto"/>
                <w:sz w:val="16"/>
                <w:szCs w:val="24"/>
              </w:rPr>
              <w:t>SP</w:t>
            </w:r>
            <w:r w:rsidRPr="00BC32D4">
              <w:rPr>
                <w:color w:val="auto"/>
                <w:sz w:val="16"/>
                <w:szCs w:val="24"/>
                <w:lang w:val="ru-RU"/>
              </w:rPr>
              <w:t>11 Механическая очистка до чистого металла</w:t>
            </w:r>
            <w:ins w:id="233" w:author="Kurmanov, Aidyn [STAMGazStroy LLP]" w:date="2025-12-09T15:55:00Z" w16du:dateUtc="2025-12-09T10:55:00Z">
              <w:r w:rsidR="00B10823">
                <w:rPr>
                  <w:color w:val="auto"/>
                  <w:sz w:val="16"/>
                  <w:szCs w:val="24"/>
                  <w:lang w:val="ru-RU"/>
                </w:rPr>
                <w:t>,</w:t>
              </w:r>
              <w:r w:rsidR="00B10823">
                <w:rPr>
                  <w:lang w:val="ru-RU"/>
                </w:rPr>
                <w:t xml:space="preserve"> </w:t>
              </w:r>
              <w:r w:rsidR="00B10823" w:rsidRPr="00B10823">
                <w:rPr>
                  <w:sz w:val="16"/>
                  <w:szCs w:val="16"/>
                  <w:lang w:val="ru-RU"/>
                </w:rPr>
                <w:t>подходит для ремонта</w:t>
              </w:r>
              <w:r w:rsidR="00B10823" w:rsidRPr="00B10823">
                <w:rPr>
                  <w:lang w:val="ru-RU"/>
                </w:rPr>
                <w:t xml:space="preserve"> </w:t>
              </w:r>
              <w:r w:rsidR="00B10823" w:rsidRPr="00B10823">
                <w:rPr>
                  <w:sz w:val="16"/>
                  <w:szCs w:val="16"/>
                  <w:lang w:val="ru-RU"/>
                </w:rPr>
                <w:t>небольших участков</w:t>
              </w:r>
            </w:ins>
          </w:p>
        </w:tc>
        <w:tc>
          <w:tcPr>
            <w:tcW w:w="1089" w:type="dxa"/>
            <w:tcBorders>
              <w:top w:val="single" w:sz="12" w:space="0" w:color="auto"/>
              <w:bottom w:val="nil"/>
            </w:tcBorders>
          </w:tcPr>
          <w:p w14:paraId="76BFBA14" w14:textId="77777777" w:rsidR="00E643FF" w:rsidRPr="0080497E" w:rsidRDefault="00E643FF" w:rsidP="00E643FF">
            <w:pPr>
              <w:pStyle w:val="CES5191Arialboldrightaligned"/>
              <w:spacing w:line="240" w:lineRule="auto"/>
              <w:rPr>
                <w:rFonts w:ascii="Times New Roman" w:hAnsi="Times New Roman" w:cs="Times New Roman"/>
              </w:rPr>
            </w:pPr>
            <w:r>
              <w:rPr>
                <w:rFonts w:ascii="Times New Roman" w:hAnsi="Times New Roman" w:cs="Times New Roman"/>
                <w:lang w:val="ru-RU"/>
              </w:rPr>
              <w:t>Ремонт</w:t>
            </w:r>
            <w:r w:rsidRPr="0080497E">
              <w:rPr>
                <w:rFonts w:ascii="Times New Roman" w:hAnsi="Times New Roman" w:cs="Times New Roman"/>
              </w:rPr>
              <w:t>:</w:t>
            </w:r>
          </w:p>
        </w:tc>
        <w:tc>
          <w:tcPr>
            <w:tcW w:w="3623" w:type="dxa"/>
            <w:gridSpan w:val="4"/>
            <w:vMerge w:val="restart"/>
            <w:tcBorders>
              <w:top w:val="single" w:sz="12" w:space="0" w:color="auto"/>
              <w:bottom w:val="nil"/>
              <w:right w:val="nil"/>
            </w:tcBorders>
          </w:tcPr>
          <w:p w14:paraId="34528F5F" w14:textId="7E8397C6" w:rsidR="00E643FF" w:rsidRPr="00D750DA" w:rsidRDefault="00B647EF" w:rsidP="00E643FF">
            <w:pPr>
              <w:pStyle w:val="CES5191Arial8leftaligned"/>
              <w:spacing w:line="240" w:lineRule="auto"/>
              <w:rPr>
                <w:rFonts w:ascii="Times New Roman" w:hAnsi="Times New Roman" w:cs="Times New Roman"/>
                <w:lang w:val="ru-RU"/>
              </w:rPr>
            </w:pPr>
            <w:r w:rsidRPr="00B647EF">
              <w:rPr>
                <w:rFonts w:ascii="Times New Roman" w:hAnsi="Times New Roman" w:cs="Times New Roman"/>
                <w:szCs w:val="18"/>
                <w:lang w:val="ru-RU"/>
              </w:rPr>
              <w:t>Применяется данная система.</w:t>
            </w:r>
          </w:p>
        </w:tc>
      </w:tr>
      <w:tr w:rsidR="00E643FF" w:rsidRPr="00C76656" w14:paraId="638DFB8B" w14:textId="77777777" w:rsidTr="00E41EF6">
        <w:trPr>
          <w:trHeight w:val="288"/>
          <w:jc w:val="center"/>
        </w:trPr>
        <w:tc>
          <w:tcPr>
            <w:tcW w:w="1440" w:type="dxa"/>
            <w:gridSpan w:val="2"/>
            <w:tcBorders>
              <w:top w:val="nil"/>
              <w:left w:val="nil"/>
              <w:bottom w:val="nil"/>
            </w:tcBorders>
            <w:vAlign w:val="center"/>
          </w:tcPr>
          <w:p w14:paraId="30E5A707" w14:textId="77777777" w:rsidR="00E643FF" w:rsidRPr="0080497E" w:rsidRDefault="00E643FF" w:rsidP="00E643FF">
            <w:pPr>
              <w:pStyle w:val="CES5191Arial8bold"/>
              <w:spacing w:line="240" w:lineRule="auto"/>
              <w:rPr>
                <w:rFonts w:ascii="Times New Roman" w:hAnsi="Times New Roman" w:cs="Times New Roman"/>
              </w:rPr>
            </w:pPr>
            <w:r>
              <w:rPr>
                <w:rFonts w:ascii="Times New Roman" w:hAnsi="Times New Roman" w:cs="Times New Roman"/>
                <w:lang w:val="ru-RU"/>
              </w:rPr>
              <w:t>Профиль</w:t>
            </w:r>
            <w:r w:rsidRPr="0080497E">
              <w:rPr>
                <w:rFonts w:ascii="Times New Roman" w:hAnsi="Times New Roman" w:cs="Times New Roman"/>
              </w:rPr>
              <w:t>:</w:t>
            </w:r>
          </w:p>
        </w:tc>
        <w:tc>
          <w:tcPr>
            <w:tcW w:w="3771" w:type="dxa"/>
            <w:gridSpan w:val="3"/>
            <w:tcBorders>
              <w:top w:val="nil"/>
              <w:bottom w:val="nil"/>
            </w:tcBorders>
            <w:vAlign w:val="center"/>
          </w:tcPr>
          <w:p w14:paraId="75457727" w14:textId="77777777" w:rsidR="00E643FF" w:rsidRPr="00D750DA" w:rsidRDefault="00E643FF" w:rsidP="00E643FF">
            <w:pPr>
              <w:pStyle w:val="CES5191Arial8leftaligned"/>
              <w:spacing w:line="240" w:lineRule="auto"/>
              <w:rPr>
                <w:rFonts w:ascii="Times New Roman" w:hAnsi="Times New Roman" w:cs="Times New Roman"/>
                <w:szCs w:val="18"/>
                <w:lang w:val="ru-RU"/>
              </w:rPr>
            </w:pPr>
            <w:r w:rsidRPr="00D750DA">
              <w:rPr>
                <w:rFonts w:ascii="Times New Roman" w:hAnsi="Times New Roman" w:cs="Times New Roman"/>
                <w:szCs w:val="18"/>
                <w:lang w:val="ru-RU"/>
              </w:rPr>
              <w:t>См. листы технических данных изготовителя</w:t>
            </w:r>
          </w:p>
        </w:tc>
        <w:tc>
          <w:tcPr>
            <w:tcW w:w="1089" w:type="dxa"/>
            <w:tcBorders>
              <w:top w:val="nil"/>
              <w:bottom w:val="nil"/>
            </w:tcBorders>
            <w:vAlign w:val="center"/>
          </w:tcPr>
          <w:p w14:paraId="04F91B8B" w14:textId="77777777" w:rsidR="00E643FF" w:rsidRPr="00D750DA" w:rsidRDefault="00E643FF" w:rsidP="00E643FF">
            <w:pPr>
              <w:pStyle w:val="CES5191Arial8leftaligned"/>
              <w:spacing w:line="240" w:lineRule="auto"/>
              <w:rPr>
                <w:rFonts w:ascii="Times New Roman" w:hAnsi="Times New Roman" w:cs="Times New Roman"/>
                <w:lang w:val="ru-RU"/>
              </w:rPr>
            </w:pPr>
          </w:p>
        </w:tc>
        <w:tc>
          <w:tcPr>
            <w:tcW w:w="3623" w:type="dxa"/>
            <w:gridSpan w:val="4"/>
            <w:vMerge/>
            <w:tcBorders>
              <w:top w:val="nil"/>
              <w:bottom w:val="nil"/>
              <w:right w:val="nil"/>
            </w:tcBorders>
            <w:vAlign w:val="center"/>
          </w:tcPr>
          <w:p w14:paraId="63A24716" w14:textId="77777777" w:rsidR="00E643FF" w:rsidRPr="00D750DA" w:rsidRDefault="00E643FF" w:rsidP="00E643FF">
            <w:pPr>
              <w:spacing w:before="40" w:after="40" w:line="240" w:lineRule="auto"/>
              <w:rPr>
                <w:lang w:val="ru-RU"/>
              </w:rPr>
            </w:pPr>
          </w:p>
        </w:tc>
      </w:tr>
      <w:tr w:rsidR="00E643FF" w:rsidRPr="00C76656" w14:paraId="7B85B5F7" w14:textId="77777777" w:rsidTr="00E41EF6">
        <w:trPr>
          <w:trHeight w:val="288"/>
          <w:jc w:val="center"/>
        </w:trPr>
        <w:tc>
          <w:tcPr>
            <w:tcW w:w="1440" w:type="dxa"/>
            <w:gridSpan w:val="2"/>
            <w:tcBorders>
              <w:top w:val="nil"/>
              <w:left w:val="nil"/>
              <w:bottom w:val="single" w:sz="4" w:space="0" w:color="auto"/>
            </w:tcBorders>
            <w:vAlign w:val="center"/>
          </w:tcPr>
          <w:p w14:paraId="58F7FA8E" w14:textId="77777777" w:rsidR="00E643FF" w:rsidRPr="0080497E" w:rsidRDefault="00E643FF" w:rsidP="00E643FF">
            <w:pPr>
              <w:pStyle w:val="CES5191Arial8bold"/>
              <w:spacing w:line="240" w:lineRule="auto"/>
              <w:rPr>
                <w:rFonts w:ascii="Times New Roman" w:hAnsi="Times New Roman" w:cs="Times New Roman"/>
              </w:rPr>
            </w:pPr>
            <w:r>
              <w:rPr>
                <w:rFonts w:ascii="Times New Roman" w:hAnsi="Times New Roman" w:cs="Times New Roman"/>
                <w:lang w:val="ru-RU"/>
              </w:rPr>
              <w:t>Общая ТСП</w:t>
            </w:r>
            <w:r w:rsidRPr="0080497E">
              <w:rPr>
                <w:rFonts w:ascii="Times New Roman" w:hAnsi="Times New Roman" w:cs="Times New Roman"/>
              </w:rPr>
              <w:t>:</w:t>
            </w:r>
          </w:p>
        </w:tc>
        <w:tc>
          <w:tcPr>
            <w:tcW w:w="3771" w:type="dxa"/>
            <w:gridSpan w:val="3"/>
            <w:tcBorders>
              <w:top w:val="nil"/>
              <w:bottom w:val="single" w:sz="4" w:space="0" w:color="auto"/>
            </w:tcBorders>
            <w:vAlign w:val="center"/>
          </w:tcPr>
          <w:p w14:paraId="3C540B7A" w14:textId="77777777" w:rsidR="00E643FF" w:rsidRPr="00D750DA" w:rsidRDefault="00E643FF" w:rsidP="00E643FF">
            <w:pPr>
              <w:pStyle w:val="CES5191Arial8leftaligned"/>
              <w:spacing w:line="240" w:lineRule="auto"/>
              <w:rPr>
                <w:rFonts w:ascii="Times New Roman" w:hAnsi="Times New Roman" w:cs="Times New Roman"/>
                <w:szCs w:val="18"/>
                <w:lang w:val="ru-RU"/>
              </w:rPr>
            </w:pPr>
            <w:r w:rsidRPr="00D750DA">
              <w:rPr>
                <w:rFonts w:ascii="Times New Roman" w:hAnsi="Times New Roman" w:cs="Times New Roman"/>
                <w:szCs w:val="18"/>
                <w:lang w:val="ru-RU"/>
              </w:rPr>
              <w:t>См. листы технических данных изготовителя (</w:t>
            </w:r>
            <w:r>
              <w:rPr>
                <w:rFonts w:ascii="Times New Roman" w:hAnsi="Times New Roman" w:cs="Times New Roman"/>
                <w:szCs w:val="18"/>
                <w:lang w:val="ru-RU"/>
              </w:rPr>
              <w:t>Толщина критична</w:t>
            </w:r>
            <w:r w:rsidRPr="00D750DA">
              <w:rPr>
                <w:rFonts w:ascii="Times New Roman" w:hAnsi="Times New Roman" w:cs="Times New Roman"/>
                <w:szCs w:val="18"/>
                <w:lang w:val="ru-RU"/>
              </w:rPr>
              <w:t>.)</w:t>
            </w:r>
          </w:p>
        </w:tc>
        <w:tc>
          <w:tcPr>
            <w:tcW w:w="1089" w:type="dxa"/>
            <w:tcBorders>
              <w:top w:val="nil"/>
              <w:bottom w:val="single" w:sz="4" w:space="0" w:color="auto"/>
            </w:tcBorders>
            <w:vAlign w:val="center"/>
          </w:tcPr>
          <w:p w14:paraId="7F4924C1" w14:textId="77777777" w:rsidR="00E643FF" w:rsidRPr="00D750DA" w:rsidRDefault="00E643FF" w:rsidP="00E643FF">
            <w:pPr>
              <w:pStyle w:val="CES5191Arial8leftaligned"/>
              <w:spacing w:line="240" w:lineRule="auto"/>
              <w:rPr>
                <w:rFonts w:ascii="Times New Roman" w:hAnsi="Times New Roman" w:cs="Times New Roman"/>
                <w:lang w:val="ru-RU"/>
              </w:rPr>
            </w:pPr>
          </w:p>
        </w:tc>
        <w:tc>
          <w:tcPr>
            <w:tcW w:w="3623" w:type="dxa"/>
            <w:gridSpan w:val="4"/>
            <w:vMerge/>
            <w:tcBorders>
              <w:top w:val="nil"/>
              <w:bottom w:val="single" w:sz="4" w:space="0" w:color="auto"/>
              <w:right w:val="nil"/>
            </w:tcBorders>
            <w:vAlign w:val="center"/>
          </w:tcPr>
          <w:p w14:paraId="3413ED5C" w14:textId="77777777" w:rsidR="00E643FF" w:rsidRPr="00D750DA" w:rsidRDefault="00E643FF" w:rsidP="00E643FF">
            <w:pPr>
              <w:spacing w:before="40" w:after="40" w:line="240" w:lineRule="auto"/>
              <w:rPr>
                <w:lang w:val="ru-RU"/>
              </w:rPr>
            </w:pPr>
          </w:p>
        </w:tc>
      </w:tr>
      <w:tr w:rsidR="00E643FF" w:rsidRPr="0080497E" w14:paraId="421D5C6C" w14:textId="77777777" w:rsidTr="006F2331">
        <w:trPr>
          <w:trHeight w:val="360"/>
          <w:jc w:val="center"/>
        </w:trPr>
        <w:tc>
          <w:tcPr>
            <w:tcW w:w="1845" w:type="dxa"/>
            <w:gridSpan w:val="3"/>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3A2B2E0" w14:textId="77777777" w:rsidR="00E643FF" w:rsidRPr="00C64708" w:rsidRDefault="00E643FF" w:rsidP="00D750DA">
            <w:pPr>
              <w:pStyle w:val="CES5191Arial8leftaligned"/>
              <w:spacing w:line="240" w:lineRule="auto"/>
              <w:rPr>
                <w:rFonts w:ascii="Times New Roman" w:hAnsi="Times New Roman" w:cs="Times New Roman"/>
              </w:rPr>
            </w:pPr>
            <w:proofErr w:type="spellStart"/>
            <w:r w:rsidRPr="00D750DA">
              <w:rPr>
                <w:rFonts w:ascii="Times New Roman" w:hAnsi="Times New Roman" w:cs="Times New Roman" w:hint="eastAsia"/>
                <w:color w:val="FFFFFF" w:themeColor="background1"/>
                <w:szCs w:val="18"/>
              </w:rPr>
              <w:t>Покрытие</w:t>
            </w:r>
            <w:proofErr w:type="spellEnd"/>
            <w:r w:rsidRPr="00D750DA">
              <w:rPr>
                <w:rFonts w:ascii="Times New Roman" w:hAnsi="Times New Roman" w:cs="Times New Roman"/>
                <w:color w:val="FFFFFF" w:themeColor="background1"/>
                <w:szCs w:val="18"/>
              </w:rPr>
              <w:t xml:space="preserve">, </w:t>
            </w:r>
            <w:proofErr w:type="spellStart"/>
            <w:r w:rsidRPr="00D750DA">
              <w:rPr>
                <w:rFonts w:ascii="Times New Roman" w:hAnsi="Times New Roman" w:cs="Times New Roman" w:hint="eastAsia"/>
                <w:color w:val="FFFFFF" w:themeColor="background1"/>
                <w:szCs w:val="18"/>
              </w:rPr>
              <w:t>Видоваяклассификация</w:t>
            </w:r>
            <w:proofErr w:type="spellEnd"/>
            <w:r w:rsidRPr="00D750DA">
              <w:rPr>
                <w:rFonts w:ascii="Times New Roman" w:hAnsi="Times New Roman" w:cs="Times New Roman"/>
                <w:color w:val="FFFFFF" w:themeColor="background1"/>
                <w:szCs w:val="18"/>
              </w:rPr>
              <w:t xml:space="preserve">, </w:t>
            </w:r>
            <w:r w:rsidRPr="00D750DA">
              <w:rPr>
                <w:rFonts w:ascii="Times New Roman" w:hAnsi="Times New Roman" w:cs="Times New Roman" w:hint="eastAsia"/>
                <w:color w:val="FFFFFF" w:themeColor="background1"/>
                <w:szCs w:val="18"/>
              </w:rPr>
              <w:t>ТСП</w:t>
            </w:r>
          </w:p>
        </w:tc>
        <w:tc>
          <w:tcPr>
            <w:tcW w:w="243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3B515D1" w14:textId="77777777" w:rsidR="00E643FF" w:rsidRPr="00C64708" w:rsidRDefault="00E643FF" w:rsidP="00D750DA">
            <w:pPr>
              <w:pStyle w:val="CES5191Arial8leftaligned"/>
              <w:spacing w:line="240" w:lineRule="auto"/>
              <w:rPr>
                <w:rFonts w:ascii="Times New Roman" w:hAnsi="Times New Roman" w:cs="Times New Roman"/>
              </w:rPr>
            </w:pPr>
            <w:proofErr w:type="spellStart"/>
            <w:r w:rsidRPr="00D750DA">
              <w:rPr>
                <w:rFonts w:ascii="Times New Roman" w:hAnsi="Times New Roman" w:cs="Times New Roman" w:hint="eastAsia"/>
                <w:color w:val="FFFFFF" w:themeColor="background1"/>
                <w:szCs w:val="18"/>
              </w:rPr>
              <w:t>Изготовитель</w:t>
            </w:r>
            <w:proofErr w:type="spellEnd"/>
          </w:p>
        </w:tc>
        <w:tc>
          <w:tcPr>
            <w:tcW w:w="2768" w:type="dxa"/>
            <w:gridSpan w:val="3"/>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512AF9D" w14:textId="77777777" w:rsidR="00E643FF" w:rsidRPr="00C64708" w:rsidRDefault="00E643FF" w:rsidP="00D750DA">
            <w:pPr>
              <w:pStyle w:val="CES5191Arial8leftaligned"/>
              <w:spacing w:line="240" w:lineRule="auto"/>
              <w:rPr>
                <w:rFonts w:ascii="Times New Roman" w:hAnsi="Times New Roman" w:cs="Times New Roman"/>
              </w:rPr>
            </w:pPr>
            <w:proofErr w:type="spellStart"/>
            <w:r w:rsidRPr="00D750DA">
              <w:rPr>
                <w:rFonts w:ascii="Times New Roman" w:hAnsi="Times New Roman" w:cs="Times New Roman" w:hint="eastAsia"/>
                <w:color w:val="FFFFFF" w:themeColor="background1"/>
                <w:szCs w:val="18"/>
              </w:rPr>
              <w:t>Наименованиематериала</w:t>
            </w:r>
            <w:proofErr w:type="spellEnd"/>
          </w:p>
        </w:tc>
        <w:tc>
          <w:tcPr>
            <w:tcW w:w="1080"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8E81F2E" w14:textId="77777777" w:rsidR="00E643FF" w:rsidRPr="00C64708" w:rsidRDefault="00E643FF" w:rsidP="00D750DA">
            <w:pPr>
              <w:pStyle w:val="CES5191Arial8leftaligned"/>
              <w:spacing w:line="240" w:lineRule="auto"/>
              <w:rPr>
                <w:rFonts w:ascii="Times New Roman" w:hAnsi="Times New Roman" w:cs="Times New Roman"/>
              </w:rPr>
            </w:pPr>
            <w:r w:rsidRPr="00D750DA">
              <w:rPr>
                <w:rFonts w:ascii="Times New Roman" w:hAnsi="Times New Roman" w:cs="Times New Roman" w:hint="eastAsia"/>
                <w:color w:val="FFFFFF" w:themeColor="background1"/>
                <w:szCs w:val="18"/>
              </w:rPr>
              <w:t>ЛОС</w:t>
            </w:r>
            <w:r w:rsidRPr="00D750DA">
              <w:rPr>
                <w:rFonts w:ascii="Times New Roman" w:hAnsi="Times New Roman" w:cs="Times New Roman"/>
                <w:color w:val="FFFFFF" w:themeColor="background1"/>
                <w:szCs w:val="18"/>
              </w:rPr>
              <w:t xml:space="preserve"> (</w:t>
            </w:r>
            <w:r w:rsidRPr="00D750DA">
              <w:rPr>
                <w:rFonts w:ascii="Times New Roman" w:hAnsi="Times New Roman" w:cs="Times New Roman" w:hint="eastAsia"/>
                <w:color w:val="FFFFFF" w:themeColor="background1"/>
                <w:szCs w:val="18"/>
              </w:rPr>
              <w:t>г</w:t>
            </w:r>
            <w:r w:rsidRPr="00D750DA">
              <w:rPr>
                <w:rFonts w:ascii="Times New Roman" w:hAnsi="Times New Roman" w:cs="Times New Roman"/>
                <w:color w:val="FFFFFF" w:themeColor="background1"/>
                <w:szCs w:val="18"/>
              </w:rPr>
              <w:t>/</w:t>
            </w:r>
            <w:r w:rsidRPr="00D750DA">
              <w:rPr>
                <w:rFonts w:ascii="Times New Roman" w:hAnsi="Times New Roman" w:cs="Times New Roman" w:hint="eastAsia"/>
                <w:color w:val="FFFFFF" w:themeColor="background1"/>
                <w:szCs w:val="18"/>
              </w:rPr>
              <w:t>л</w:t>
            </w:r>
            <w:r w:rsidRPr="00D750DA">
              <w:rPr>
                <w:rFonts w:ascii="Times New Roman" w:hAnsi="Times New Roman" w:cs="Times New Roman"/>
                <w:color w:val="FFFFFF" w:themeColor="background1"/>
                <w:szCs w:val="18"/>
              </w:rPr>
              <w:t>)</w:t>
            </w:r>
          </w:p>
        </w:tc>
        <w:tc>
          <w:tcPr>
            <w:tcW w:w="18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C011F5F" w14:textId="77777777" w:rsidR="00E643FF" w:rsidRPr="00C64708" w:rsidRDefault="00E643FF" w:rsidP="00D750DA">
            <w:pPr>
              <w:pStyle w:val="CES5191Arial8leftaligned"/>
              <w:spacing w:line="240" w:lineRule="auto"/>
              <w:rPr>
                <w:rFonts w:ascii="Times New Roman" w:hAnsi="Times New Roman" w:cs="Times New Roman"/>
              </w:rPr>
            </w:pPr>
            <w:proofErr w:type="spellStart"/>
            <w:r w:rsidRPr="00D750DA">
              <w:rPr>
                <w:rFonts w:ascii="Times New Roman" w:hAnsi="Times New Roman" w:cs="Times New Roman" w:hint="eastAsia"/>
                <w:color w:val="FFFFFF" w:themeColor="background1"/>
                <w:szCs w:val="18"/>
              </w:rPr>
              <w:t>Помакс</w:t>
            </w:r>
            <w:proofErr w:type="spellEnd"/>
            <w:r w:rsidRPr="00D750DA">
              <w:rPr>
                <w:rFonts w:ascii="Times New Roman" w:hAnsi="Times New Roman" w:cs="Times New Roman"/>
                <w:color w:val="FFFFFF" w:themeColor="background1"/>
                <w:szCs w:val="18"/>
              </w:rPr>
              <w:t>.</w:t>
            </w:r>
            <w:r w:rsidRPr="00D750DA">
              <w:rPr>
                <w:rFonts w:ascii="Times New Roman" w:hAnsi="Times New Roman" w:cs="Times New Roman"/>
                <w:color w:val="FFFFFF" w:themeColor="background1"/>
                <w:szCs w:val="18"/>
              </w:rPr>
              <w:br/>
            </w:r>
            <w:proofErr w:type="spellStart"/>
            <w:proofErr w:type="gramStart"/>
            <w:r w:rsidRPr="00D750DA">
              <w:rPr>
                <w:rFonts w:ascii="Times New Roman" w:hAnsi="Times New Roman" w:cs="Times New Roman" w:hint="eastAsia"/>
                <w:color w:val="FFFFFF" w:themeColor="background1"/>
                <w:szCs w:val="18"/>
              </w:rPr>
              <w:t>эксп</w:t>
            </w:r>
            <w:r w:rsidRPr="00D750DA">
              <w:rPr>
                <w:rFonts w:ascii="Times New Roman" w:hAnsi="Times New Roman" w:cs="Times New Roman"/>
                <w:color w:val="FFFFFF" w:themeColor="background1"/>
                <w:szCs w:val="18"/>
              </w:rPr>
              <w:t>.</w:t>
            </w:r>
            <w:r w:rsidRPr="00D750DA">
              <w:rPr>
                <w:rFonts w:ascii="Times New Roman" w:hAnsi="Times New Roman" w:cs="Times New Roman" w:hint="eastAsia"/>
                <w:color w:val="FFFFFF" w:themeColor="background1"/>
                <w:szCs w:val="18"/>
              </w:rPr>
              <w:t>темп</w:t>
            </w:r>
            <w:proofErr w:type="spellEnd"/>
            <w:proofErr w:type="gramEnd"/>
            <w:r w:rsidRPr="00D750DA">
              <w:rPr>
                <w:rFonts w:ascii="Times New Roman" w:hAnsi="Times New Roman" w:cs="Times New Roman"/>
                <w:color w:val="FFFFFF" w:themeColor="background1"/>
                <w:szCs w:val="18"/>
              </w:rPr>
              <w:t>.</w:t>
            </w:r>
          </w:p>
        </w:tc>
      </w:tr>
      <w:tr w:rsidR="00E643FF" w:rsidRPr="0080497E" w14:paraId="48409289" w14:textId="77777777" w:rsidTr="006F2331">
        <w:trPr>
          <w:trHeight w:val="288"/>
          <w:jc w:val="center"/>
        </w:trPr>
        <w:tc>
          <w:tcPr>
            <w:tcW w:w="1845" w:type="dxa"/>
            <w:gridSpan w:val="3"/>
            <w:tcBorders>
              <w:top w:val="single" w:sz="4" w:space="0" w:color="auto"/>
              <w:left w:val="nil"/>
              <w:bottom w:val="nil"/>
              <w:right w:val="nil"/>
            </w:tcBorders>
            <w:vAlign w:val="center"/>
          </w:tcPr>
          <w:p w14:paraId="7B6F7E10" w14:textId="77777777" w:rsidR="00E643FF" w:rsidRPr="00D750DA" w:rsidRDefault="00E643FF" w:rsidP="00E643FF">
            <w:pPr>
              <w:pStyle w:val="CES5191Arial8bold"/>
              <w:rPr>
                <w:rFonts w:ascii="Times New Roman" w:hAnsi="Times New Roman" w:cs="Times New Roman"/>
                <w:lang w:val="ru-RU"/>
              </w:rPr>
            </w:pPr>
            <w:r>
              <w:rPr>
                <w:rFonts w:ascii="Times New Roman" w:hAnsi="Times New Roman" w:cs="Times New Roman"/>
                <w:lang w:val="ru-RU"/>
              </w:rPr>
              <w:t>ГРУНТ</w:t>
            </w:r>
          </w:p>
        </w:tc>
        <w:tc>
          <w:tcPr>
            <w:tcW w:w="2430" w:type="dxa"/>
            <w:tcBorders>
              <w:top w:val="single" w:sz="4" w:space="0" w:color="auto"/>
              <w:left w:val="nil"/>
              <w:bottom w:val="nil"/>
              <w:right w:val="nil"/>
            </w:tcBorders>
            <w:vAlign w:val="center"/>
          </w:tcPr>
          <w:p w14:paraId="7F441C0D"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Carboline</w:t>
            </w:r>
          </w:p>
        </w:tc>
        <w:tc>
          <w:tcPr>
            <w:tcW w:w="2768" w:type="dxa"/>
            <w:gridSpan w:val="3"/>
            <w:tcBorders>
              <w:top w:val="single" w:sz="4" w:space="0" w:color="auto"/>
              <w:left w:val="nil"/>
              <w:bottom w:val="nil"/>
              <w:right w:val="nil"/>
            </w:tcBorders>
            <w:vAlign w:val="center"/>
          </w:tcPr>
          <w:p w14:paraId="72F522D2" w14:textId="77777777" w:rsidR="00E643FF" w:rsidRPr="00C33624" w:rsidRDefault="00E643FF" w:rsidP="00E643FF">
            <w:pPr>
              <w:pStyle w:val="CES5191Arial8leftaligned"/>
              <w:rPr>
                <w:rFonts w:ascii="Times New Roman" w:hAnsi="Times New Roman" w:cs="Times New Roman"/>
              </w:rPr>
            </w:pPr>
            <w:proofErr w:type="spellStart"/>
            <w:r w:rsidRPr="00C33624">
              <w:rPr>
                <w:rFonts w:ascii="Times New Roman" w:hAnsi="Times New Roman" w:cs="Times New Roman"/>
              </w:rPr>
              <w:t>Thermaline</w:t>
            </w:r>
            <w:proofErr w:type="spellEnd"/>
            <w:r w:rsidRPr="00C33624">
              <w:rPr>
                <w:rFonts w:ascii="Times New Roman" w:hAnsi="Times New Roman" w:cs="Times New Roman"/>
              </w:rPr>
              <w:t xml:space="preserve"> 4900</w:t>
            </w:r>
          </w:p>
        </w:tc>
        <w:tc>
          <w:tcPr>
            <w:tcW w:w="1080" w:type="dxa"/>
            <w:gridSpan w:val="2"/>
            <w:tcBorders>
              <w:top w:val="single" w:sz="4" w:space="0" w:color="auto"/>
              <w:left w:val="nil"/>
              <w:bottom w:val="nil"/>
              <w:right w:val="nil"/>
            </w:tcBorders>
            <w:vAlign w:val="center"/>
          </w:tcPr>
          <w:p w14:paraId="4145B51F"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324–564</w:t>
            </w:r>
          </w:p>
        </w:tc>
        <w:tc>
          <w:tcPr>
            <w:tcW w:w="1800" w:type="dxa"/>
            <w:tcBorders>
              <w:top w:val="single" w:sz="4" w:space="0" w:color="auto"/>
              <w:left w:val="nil"/>
              <w:bottom w:val="nil"/>
              <w:right w:val="nil"/>
            </w:tcBorders>
            <w:vAlign w:val="center"/>
          </w:tcPr>
          <w:p w14:paraId="2A423038"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232°C (450°F)</w:t>
            </w:r>
          </w:p>
        </w:tc>
      </w:tr>
      <w:tr w:rsidR="00E643FF" w:rsidRPr="0080497E" w14:paraId="512C41D7" w14:textId="77777777" w:rsidTr="006F2331">
        <w:trPr>
          <w:trHeight w:val="288"/>
          <w:jc w:val="center"/>
        </w:trPr>
        <w:tc>
          <w:tcPr>
            <w:tcW w:w="1845" w:type="dxa"/>
            <w:gridSpan w:val="3"/>
            <w:tcBorders>
              <w:top w:val="nil"/>
              <w:left w:val="nil"/>
              <w:bottom w:val="nil"/>
              <w:right w:val="nil"/>
            </w:tcBorders>
            <w:vAlign w:val="center"/>
          </w:tcPr>
          <w:p w14:paraId="70426277" w14:textId="77777777" w:rsidR="00E643FF" w:rsidRPr="00D750DA" w:rsidRDefault="00E643FF" w:rsidP="00E643FF">
            <w:pPr>
              <w:pStyle w:val="CES5191Arial8bold"/>
              <w:rPr>
                <w:rFonts w:ascii="Times New Roman" w:hAnsi="Times New Roman" w:cs="Times New Roman"/>
                <w:lang w:val="ru-RU"/>
              </w:rPr>
            </w:pPr>
            <w:r>
              <w:rPr>
                <w:rFonts w:ascii="Times New Roman" w:hAnsi="Times New Roman" w:cs="Times New Roman"/>
                <w:lang w:val="ru-RU"/>
              </w:rPr>
              <w:t>Силиконовое</w:t>
            </w:r>
          </w:p>
        </w:tc>
        <w:tc>
          <w:tcPr>
            <w:tcW w:w="2430" w:type="dxa"/>
            <w:tcBorders>
              <w:top w:val="nil"/>
              <w:left w:val="nil"/>
              <w:bottom w:val="nil"/>
              <w:right w:val="nil"/>
            </w:tcBorders>
            <w:vAlign w:val="center"/>
          </w:tcPr>
          <w:p w14:paraId="3DC8611F" w14:textId="77777777" w:rsidR="00E643FF" w:rsidRPr="0080497E" w:rsidRDefault="00E643FF" w:rsidP="00E643FF">
            <w:pPr>
              <w:pStyle w:val="CES5191Arial8leftaligned"/>
              <w:rPr>
                <w:rFonts w:ascii="Times New Roman" w:hAnsi="Times New Roman" w:cs="Times New Roman"/>
              </w:rPr>
            </w:pPr>
            <w:proofErr w:type="spellStart"/>
            <w:r w:rsidRPr="0080497E">
              <w:rPr>
                <w:rFonts w:ascii="Times New Roman" w:hAnsi="Times New Roman" w:cs="Times New Roman"/>
              </w:rPr>
              <w:t>Dampney</w:t>
            </w:r>
            <w:proofErr w:type="spellEnd"/>
            <w:r w:rsidRPr="0080497E">
              <w:rPr>
                <w:rFonts w:ascii="Times New Roman" w:hAnsi="Times New Roman" w:cs="Times New Roman"/>
              </w:rPr>
              <w:t xml:space="preserve"> Company, Inc.</w:t>
            </w:r>
          </w:p>
        </w:tc>
        <w:tc>
          <w:tcPr>
            <w:tcW w:w="2768" w:type="dxa"/>
            <w:gridSpan w:val="3"/>
            <w:tcBorders>
              <w:top w:val="nil"/>
              <w:left w:val="nil"/>
              <w:bottom w:val="nil"/>
              <w:right w:val="nil"/>
            </w:tcBorders>
            <w:vAlign w:val="center"/>
          </w:tcPr>
          <w:p w14:paraId="4B42BFB2" w14:textId="77777777" w:rsidR="00E643FF" w:rsidRPr="00C33624" w:rsidRDefault="00E643FF" w:rsidP="00E643FF">
            <w:pPr>
              <w:pStyle w:val="CES5191Arial8leftaligned"/>
              <w:rPr>
                <w:rFonts w:ascii="Times New Roman" w:hAnsi="Times New Roman" w:cs="Times New Roman"/>
              </w:rPr>
            </w:pPr>
            <w:proofErr w:type="spellStart"/>
            <w:proofErr w:type="gramStart"/>
            <w:r w:rsidRPr="00C33624">
              <w:rPr>
                <w:rFonts w:ascii="Times New Roman" w:hAnsi="Times New Roman" w:cs="Times New Roman"/>
              </w:rPr>
              <w:t>Thurmalox</w:t>
            </w:r>
            <w:proofErr w:type="spellEnd"/>
            <w:r w:rsidRPr="00C33624">
              <w:rPr>
                <w:rFonts w:ascii="Times New Roman" w:hAnsi="Times New Roman" w:cs="Times New Roman"/>
              </w:rPr>
              <w:t xml:space="preserve">  260</w:t>
            </w:r>
            <w:proofErr w:type="gramEnd"/>
            <w:r w:rsidRPr="00C33624">
              <w:rPr>
                <w:rFonts w:ascii="Times New Roman" w:hAnsi="Times New Roman" w:cs="Times New Roman"/>
              </w:rPr>
              <w:t>/260C</w:t>
            </w:r>
          </w:p>
        </w:tc>
        <w:tc>
          <w:tcPr>
            <w:tcW w:w="1080" w:type="dxa"/>
            <w:gridSpan w:val="2"/>
            <w:tcBorders>
              <w:top w:val="nil"/>
              <w:left w:val="nil"/>
              <w:bottom w:val="nil"/>
              <w:right w:val="nil"/>
            </w:tcBorders>
            <w:vAlign w:val="center"/>
          </w:tcPr>
          <w:p w14:paraId="5AC0FCE8"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396/381</w:t>
            </w:r>
          </w:p>
        </w:tc>
        <w:tc>
          <w:tcPr>
            <w:tcW w:w="1800" w:type="dxa"/>
            <w:tcBorders>
              <w:top w:val="nil"/>
              <w:left w:val="nil"/>
              <w:bottom w:val="nil"/>
              <w:right w:val="nil"/>
            </w:tcBorders>
          </w:tcPr>
          <w:p w14:paraId="38B34A0A"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3937F431" w14:textId="77777777" w:rsidTr="006F2331">
        <w:trPr>
          <w:trHeight w:val="288"/>
          <w:jc w:val="center"/>
        </w:trPr>
        <w:tc>
          <w:tcPr>
            <w:tcW w:w="1845" w:type="dxa"/>
            <w:gridSpan w:val="3"/>
            <w:vMerge w:val="restart"/>
            <w:tcBorders>
              <w:top w:val="nil"/>
              <w:left w:val="nil"/>
              <w:bottom w:val="nil"/>
              <w:right w:val="nil"/>
            </w:tcBorders>
            <w:vAlign w:val="center"/>
          </w:tcPr>
          <w:p w14:paraId="29E6B7A3" w14:textId="77777777" w:rsidR="00E643FF" w:rsidRPr="00D750DA" w:rsidRDefault="00E643FF" w:rsidP="00E643FF">
            <w:pPr>
              <w:pStyle w:val="CES5191Arial8bold"/>
              <w:rPr>
                <w:rFonts w:ascii="Times New Roman" w:hAnsi="Times New Roman" w:cs="Times New Roman"/>
                <w:lang w:val="ru-RU"/>
              </w:rPr>
            </w:pPr>
            <w:r>
              <w:rPr>
                <w:rFonts w:ascii="Times New Roman" w:hAnsi="Times New Roman" w:cs="Times New Roman"/>
                <w:lang w:val="ru-RU"/>
              </w:rPr>
              <w:t>Поверхность и ТСП согласно требований производителя</w:t>
            </w:r>
          </w:p>
        </w:tc>
        <w:tc>
          <w:tcPr>
            <w:tcW w:w="2430" w:type="dxa"/>
            <w:tcBorders>
              <w:top w:val="nil"/>
              <w:left w:val="nil"/>
              <w:bottom w:val="nil"/>
              <w:right w:val="nil"/>
            </w:tcBorders>
            <w:vAlign w:val="center"/>
          </w:tcPr>
          <w:p w14:paraId="131FBC96"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Hempel Coatings (USA), Inc.</w:t>
            </w:r>
          </w:p>
        </w:tc>
        <w:tc>
          <w:tcPr>
            <w:tcW w:w="2768" w:type="dxa"/>
            <w:gridSpan w:val="3"/>
            <w:tcBorders>
              <w:top w:val="nil"/>
              <w:left w:val="nil"/>
              <w:bottom w:val="nil"/>
              <w:right w:val="nil"/>
            </w:tcBorders>
            <w:vAlign w:val="center"/>
          </w:tcPr>
          <w:p w14:paraId="43928E33" w14:textId="77777777" w:rsidR="00E643FF" w:rsidRPr="00C33624" w:rsidRDefault="00E643FF" w:rsidP="00E643FF">
            <w:pPr>
              <w:pStyle w:val="CES5191Arial8leftaligned"/>
              <w:rPr>
                <w:rFonts w:ascii="Times New Roman" w:hAnsi="Times New Roman" w:cs="Times New Roman"/>
              </w:rPr>
            </w:pPr>
            <w:r w:rsidRPr="00C33624">
              <w:rPr>
                <w:rFonts w:ascii="Times New Roman" w:hAnsi="Times New Roman" w:cs="Times New Roman"/>
              </w:rPr>
              <w:t>Silicone acrylic 56940</w:t>
            </w:r>
          </w:p>
        </w:tc>
        <w:tc>
          <w:tcPr>
            <w:tcW w:w="1080" w:type="dxa"/>
            <w:gridSpan w:val="2"/>
            <w:tcBorders>
              <w:top w:val="nil"/>
              <w:left w:val="nil"/>
              <w:bottom w:val="nil"/>
              <w:right w:val="nil"/>
            </w:tcBorders>
            <w:vAlign w:val="center"/>
          </w:tcPr>
          <w:p w14:paraId="68660DD8"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600</w:t>
            </w:r>
          </w:p>
        </w:tc>
        <w:tc>
          <w:tcPr>
            <w:tcW w:w="1800" w:type="dxa"/>
            <w:tcBorders>
              <w:top w:val="nil"/>
              <w:left w:val="nil"/>
              <w:bottom w:val="nil"/>
              <w:right w:val="nil"/>
            </w:tcBorders>
          </w:tcPr>
          <w:p w14:paraId="2E2E1713"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6688CB34" w14:textId="77777777" w:rsidTr="006F2331">
        <w:trPr>
          <w:trHeight w:val="288"/>
          <w:jc w:val="center"/>
        </w:trPr>
        <w:tc>
          <w:tcPr>
            <w:tcW w:w="1845" w:type="dxa"/>
            <w:gridSpan w:val="3"/>
            <w:vMerge/>
            <w:tcBorders>
              <w:top w:val="nil"/>
              <w:left w:val="nil"/>
              <w:bottom w:val="nil"/>
              <w:right w:val="nil"/>
            </w:tcBorders>
            <w:vAlign w:val="center"/>
          </w:tcPr>
          <w:p w14:paraId="329FCFCC"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nil"/>
              <w:right w:val="nil"/>
            </w:tcBorders>
            <w:vAlign w:val="center"/>
          </w:tcPr>
          <w:p w14:paraId="37F39057"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International</w:t>
            </w:r>
          </w:p>
        </w:tc>
        <w:tc>
          <w:tcPr>
            <w:tcW w:w="2768" w:type="dxa"/>
            <w:gridSpan w:val="3"/>
            <w:tcBorders>
              <w:top w:val="nil"/>
              <w:left w:val="nil"/>
              <w:bottom w:val="nil"/>
              <w:right w:val="nil"/>
            </w:tcBorders>
            <w:vAlign w:val="center"/>
          </w:tcPr>
          <w:p w14:paraId="15F51B2C" w14:textId="48744A1B" w:rsidR="00E643FF" w:rsidRPr="00C33624" w:rsidRDefault="00E643FF" w:rsidP="00E643FF">
            <w:pPr>
              <w:pStyle w:val="CES5191Arial8leftaligned"/>
              <w:rPr>
                <w:rFonts w:ascii="Times New Roman" w:hAnsi="Times New Roman" w:cs="Times New Roman"/>
                <w:lang w:val="ru-RU"/>
              </w:rPr>
            </w:pPr>
            <w:r w:rsidRPr="00C33624">
              <w:rPr>
                <w:rFonts w:ascii="Times New Roman" w:hAnsi="Times New Roman" w:cs="Times New Roman"/>
              </w:rPr>
              <w:t>Intertherm 1875/875 Series</w:t>
            </w:r>
          </w:p>
        </w:tc>
        <w:tc>
          <w:tcPr>
            <w:tcW w:w="1080" w:type="dxa"/>
            <w:gridSpan w:val="2"/>
            <w:tcBorders>
              <w:top w:val="nil"/>
              <w:left w:val="nil"/>
              <w:bottom w:val="nil"/>
              <w:right w:val="nil"/>
            </w:tcBorders>
            <w:vAlign w:val="center"/>
          </w:tcPr>
          <w:p w14:paraId="772017FC"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394-420</w:t>
            </w:r>
          </w:p>
        </w:tc>
        <w:tc>
          <w:tcPr>
            <w:tcW w:w="1800" w:type="dxa"/>
            <w:tcBorders>
              <w:top w:val="nil"/>
              <w:left w:val="nil"/>
              <w:bottom w:val="nil"/>
              <w:right w:val="nil"/>
            </w:tcBorders>
          </w:tcPr>
          <w:p w14:paraId="254516CF"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203CED3F" w14:textId="77777777" w:rsidTr="006F2331">
        <w:trPr>
          <w:trHeight w:val="288"/>
          <w:jc w:val="center"/>
        </w:trPr>
        <w:tc>
          <w:tcPr>
            <w:tcW w:w="1845" w:type="dxa"/>
            <w:gridSpan w:val="3"/>
            <w:tcBorders>
              <w:top w:val="nil"/>
              <w:left w:val="nil"/>
              <w:bottom w:val="nil"/>
              <w:right w:val="nil"/>
            </w:tcBorders>
            <w:vAlign w:val="center"/>
          </w:tcPr>
          <w:p w14:paraId="28E87916"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nil"/>
              <w:right w:val="nil"/>
            </w:tcBorders>
            <w:vAlign w:val="center"/>
          </w:tcPr>
          <w:p w14:paraId="797A09BF"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Jotun Paints</w:t>
            </w:r>
          </w:p>
        </w:tc>
        <w:tc>
          <w:tcPr>
            <w:tcW w:w="2768" w:type="dxa"/>
            <w:gridSpan w:val="3"/>
            <w:tcBorders>
              <w:top w:val="nil"/>
              <w:left w:val="nil"/>
              <w:bottom w:val="nil"/>
              <w:right w:val="nil"/>
            </w:tcBorders>
            <w:vAlign w:val="center"/>
          </w:tcPr>
          <w:p w14:paraId="59D4CC89" w14:textId="77777777" w:rsidR="00E643FF" w:rsidRPr="00C33624" w:rsidRDefault="00E643FF" w:rsidP="00E643FF">
            <w:pPr>
              <w:pStyle w:val="CES5191Arial8leftaligned"/>
              <w:rPr>
                <w:rFonts w:ascii="Times New Roman" w:hAnsi="Times New Roman" w:cs="Times New Roman"/>
              </w:rPr>
            </w:pPr>
            <w:proofErr w:type="spellStart"/>
            <w:r w:rsidRPr="00C33624">
              <w:rPr>
                <w:rFonts w:ascii="Times New Roman" w:hAnsi="Times New Roman" w:cs="Times New Roman"/>
              </w:rPr>
              <w:t>Solvalitt</w:t>
            </w:r>
            <w:proofErr w:type="spellEnd"/>
            <w:r w:rsidRPr="00C33624">
              <w:rPr>
                <w:rFonts w:ascii="Times New Roman" w:hAnsi="Times New Roman" w:cs="Times New Roman"/>
              </w:rPr>
              <w:t xml:space="preserve"> </w:t>
            </w:r>
            <w:proofErr w:type="spellStart"/>
            <w:r w:rsidRPr="00C33624">
              <w:rPr>
                <w:rFonts w:ascii="Times New Roman" w:hAnsi="Times New Roman" w:cs="Times New Roman"/>
              </w:rPr>
              <w:t>Midtherm</w:t>
            </w:r>
            <w:proofErr w:type="spellEnd"/>
          </w:p>
        </w:tc>
        <w:tc>
          <w:tcPr>
            <w:tcW w:w="1080" w:type="dxa"/>
            <w:gridSpan w:val="2"/>
            <w:tcBorders>
              <w:top w:val="nil"/>
              <w:left w:val="nil"/>
              <w:bottom w:val="nil"/>
              <w:right w:val="nil"/>
            </w:tcBorders>
            <w:vAlign w:val="center"/>
          </w:tcPr>
          <w:p w14:paraId="53B79031"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545</w:t>
            </w:r>
          </w:p>
        </w:tc>
        <w:tc>
          <w:tcPr>
            <w:tcW w:w="1800" w:type="dxa"/>
            <w:tcBorders>
              <w:top w:val="nil"/>
              <w:left w:val="nil"/>
              <w:bottom w:val="nil"/>
              <w:right w:val="nil"/>
            </w:tcBorders>
          </w:tcPr>
          <w:p w14:paraId="44237B45"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0FA70166" w14:textId="77777777" w:rsidTr="006F2331">
        <w:trPr>
          <w:trHeight w:val="288"/>
          <w:jc w:val="center"/>
        </w:trPr>
        <w:tc>
          <w:tcPr>
            <w:tcW w:w="1845" w:type="dxa"/>
            <w:gridSpan w:val="3"/>
            <w:tcBorders>
              <w:top w:val="nil"/>
              <w:left w:val="nil"/>
              <w:bottom w:val="nil"/>
              <w:right w:val="nil"/>
            </w:tcBorders>
            <w:vAlign w:val="center"/>
          </w:tcPr>
          <w:p w14:paraId="5C6641EF"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nil"/>
              <w:right w:val="nil"/>
            </w:tcBorders>
            <w:vAlign w:val="center"/>
          </w:tcPr>
          <w:p w14:paraId="59FC4291"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PPG</w:t>
            </w:r>
          </w:p>
        </w:tc>
        <w:tc>
          <w:tcPr>
            <w:tcW w:w="2768" w:type="dxa"/>
            <w:gridSpan w:val="3"/>
            <w:tcBorders>
              <w:top w:val="nil"/>
              <w:left w:val="nil"/>
              <w:bottom w:val="nil"/>
              <w:right w:val="nil"/>
            </w:tcBorders>
            <w:vAlign w:val="center"/>
          </w:tcPr>
          <w:p w14:paraId="7A0BB81B" w14:textId="4B8C47F6" w:rsidR="00782078" w:rsidRPr="00C33624" w:rsidRDefault="00E643FF" w:rsidP="00E643FF">
            <w:pPr>
              <w:pStyle w:val="CES5191Arial8leftaligned"/>
              <w:rPr>
                <w:rFonts w:ascii="Times New Roman" w:hAnsi="Times New Roman" w:cs="Times New Roman"/>
              </w:rPr>
            </w:pPr>
            <w:r w:rsidRPr="00C33624">
              <w:rPr>
                <w:rFonts w:ascii="Times New Roman" w:hAnsi="Times New Roman" w:cs="Times New Roman"/>
              </w:rPr>
              <w:t xml:space="preserve">Hi-Temp 500 Series </w:t>
            </w:r>
          </w:p>
          <w:p w14:paraId="3D929F39" w14:textId="4B403A5C" w:rsidR="00E643FF" w:rsidRPr="00C33624" w:rsidRDefault="00E643FF" w:rsidP="00E643FF">
            <w:pPr>
              <w:pStyle w:val="CES5191Arial8leftaligned"/>
              <w:rPr>
                <w:rFonts w:ascii="Times New Roman" w:hAnsi="Times New Roman" w:cs="Times New Roman"/>
              </w:rPr>
            </w:pPr>
            <w:proofErr w:type="spellStart"/>
            <w:r w:rsidRPr="00C33624">
              <w:rPr>
                <w:rFonts w:ascii="Times New Roman" w:hAnsi="Times New Roman" w:cs="Times New Roman"/>
              </w:rPr>
              <w:t>Sigmatherm</w:t>
            </w:r>
            <w:proofErr w:type="spellEnd"/>
            <w:r w:rsidRPr="00C33624">
              <w:rPr>
                <w:rFonts w:ascii="Times New Roman" w:hAnsi="Times New Roman" w:cs="Times New Roman"/>
              </w:rPr>
              <w:t xml:space="preserve"> 350</w:t>
            </w:r>
          </w:p>
        </w:tc>
        <w:tc>
          <w:tcPr>
            <w:tcW w:w="1080" w:type="dxa"/>
            <w:gridSpan w:val="2"/>
            <w:tcBorders>
              <w:top w:val="nil"/>
              <w:left w:val="nil"/>
              <w:bottom w:val="nil"/>
              <w:right w:val="nil"/>
            </w:tcBorders>
            <w:vAlign w:val="center"/>
          </w:tcPr>
          <w:p w14:paraId="3CF332C9"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420</w:t>
            </w:r>
          </w:p>
        </w:tc>
        <w:tc>
          <w:tcPr>
            <w:tcW w:w="1800" w:type="dxa"/>
            <w:tcBorders>
              <w:top w:val="nil"/>
              <w:left w:val="nil"/>
              <w:bottom w:val="nil"/>
              <w:right w:val="nil"/>
            </w:tcBorders>
          </w:tcPr>
          <w:p w14:paraId="58F02422"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666F6925" w14:textId="77777777" w:rsidTr="006F2331">
        <w:trPr>
          <w:trHeight w:val="288"/>
          <w:jc w:val="center"/>
        </w:trPr>
        <w:tc>
          <w:tcPr>
            <w:tcW w:w="1845" w:type="dxa"/>
            <w:gridSpan w:val="3"/>
            <w:tcBorders>
              <w:top w:val="nil"/>
              <w:left w:val="nil"/>
              <w:bottom w:val="nil"/>
              <w:right w:val="nil"/>
            </w:tcBorders>
            <w:vAlign w:val="center"/>
          </w:tcPr>
          <w:p w14:paraId="14ED5FC1"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nil"/>
              <w:right w:val="nil"/>
            </w:tcBorders>
            <w:vAlign w:val="center"/>
          </w:tcPr>
          <w:p w14:paraId="717F1D57"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Sherwin Williams</w:t>
            </w:r>
          </w:p>
        </w:tc>
        <w:tc>
          <w:tcPr>
            <w:tcW w:w="2768" w:type="dxa"/>
            <w:gridSpan w:val="3"/>
            <w:tcBorders>
              <w:top w:val="nil"/>
              <w:left w:val="nil"/>
              <w:bottom w:val="nil"/>
              <w:right w:val="nil"/>
            </w:tcBorders>
            <w:vAlign w:val="center"/>
          </w:tcPr>
          <w:p w14:paraId="34959595" w14:textId="77777777" w:rsidR="00E643FF" w:rsidRPr="00C33624" w:rsidRDefault="00E643FF" w:rsidP="00E643FF">
            <w:pPr>
              <w:pStyle w:val="CES5191Arial8leftaligned"/>
              <w:rPr>
                <w:rFonts w:ascii="Times New Roman" w:hAnsi="Times New Roman" w:cs="Times New Roman"/>
              </w:rPr>
            </w:pPr>
            <w:r w:rsidRPr="00C33624">
              <w:rPr>
                <w:rFonts w:ascii="Times New Roman" w:hAnsi="Times New Roman" w:cs="Times New Roman"/>
              </w:rPr>
              <w:t>Heat-</w:t>
            </w:r>
            <w:proofErr w:type="gramStart"/>
            <w:r w:rsidRPr="00C33624">
              <w:rPr>
                <w:rFonts w:ascii="Times New Roman" w:hAnsi="Times New Roman" w:cs="Times New Roman"/>
              </w:rPr>
              <w:t>Flex  500</w:t>
            </w:r>
            <w:proofErr w:type="gramEnd"/>
          </w:p>
        </w:tc>
        <w:tc>
          <w:tcPr>
            <w:tcW w:w="1080" w:type="dxa"/>
            <w:gridSpan w:val="2"/>
            <w:tcBorders>
              <w:top w:val="nil"/>
              <w:left w:val="nil"/>
              <w:bottom w:val="nil"/>
              <w:right w:val="nil"/>
            </w:tcBorders>
            <w:vAlign w:val="center"/>
          </w:tcPr>
          <w:p w14:paraId="69983C15"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420</w:t>
            </w:r>
          </w:p>
        </w:tc>
        <w:tc>
          <w:tcPr>
            <w:tcW w:w="1800" w:type="dxa"/>
            <w:tcBorders>
              <w:top w:val="nil"/>
              <w:left w:val="nil"/>
              <w:bottom w:val="nil"/>
              <w:right w:val="nil"/>
            </w:tcBorders>
            <w:vAlign w:val="center"/>
          </w:tcPr>
          <w:p w14:paraId="1045F25C"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5A3B7957" w14:textId="77777777" w:rsidTr="006F2331">
        <w:trPr>
          <w:trHeight w:val="70"/>
          <w:jc w:val="center"/>
        </w:trPr>
        <w:tc>
          <w:tcPr>
            <w:tcW w:w="1845" w:type="dxa"/>
            <w:gridSpan w:val="3"/>
            <w:tcBorders>
              <w:top w:val="nil"/>
              <w:left w:val="nil"/>
              <w:bottom w:val="single" w:sz="12" w:space="0" w:color="auto"/>
              <w:right w:val="nil"/>
            </w:tcBorders>
            <w:vAlign w:val="center"/>
          </w:tcPr>
          <w:p w14:paraId="5B219358"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single" w:sz="12" w:space="0" w:color="auto"/>
              <w:right w:val="nil"/>
            </w:tcBorders>
            <w:vAlign w:val="center"/>
          </w:tcPr>
          <w:p w14:paraId="321E8E2E" w14:textId="44051DBD" w:rsidR="00E643FF" w:rsidRPr="0080497E" w:rsidRDefault="007F0D30" w:rsidP="00E643FF">
            <w:pPr>
              <w:pStyle w:val="CES5191Arial8leftaligned"/>
              <w:rPr>
                <w:rFonts w:ascii="Times New Roman" w:hAnsi="Times New Roman" w:cs="Times New Roman"/>
              </w:rPr>
            </w:pPr>
            <w:r w:rsidRPr="007F0D30">
              <w:rPr>
                <w:rFonts w:ascii="Times New Roman" w:hAnsi="Times New Roman" w:cs="Times New Roman"/>
              </w:rPr>
              <w:t>Tnemec</w:t>
            </w:r>
          </w:p>
        </w:tc>
        <w:tc>
          <w:tcPr>
            <w:tcW w:w="2768" w:type="dxa"/>
            <w:gridSpan w:val="3"/>
            <w:tcBorders>
              <w:top w:val="nil"/>
              <w:left w:val="nil"/>
              <w:bottom w:val="single" w:sz="12" w:space="0" w:color="auto"/>
              <w:right w:val="nil"/>
            </w:tcBorders>
            <w:vAlign w:val="center"/>
          </w:tcPr>
          <w:p w14:paraId="5941542D" w14:textId="05CB47B4" w:rsidR="00E643FF" w:rsidRPr="00C33624" w:rsidRDefault="009A55C4" w:rsidP="00E643FF">
            <w:pPr>
              <w:pStyle w:val="CES5191Arial8leftaligned"/>
              <w:rPr>
                <w:rFonts w:ascii="Times New Roman" w:hAnsi="Times New Roman" w:cs="Times New Roman"/>
              </w:rPr>
            </w:pPr>
            <w:r w:rsidRPr="00C33624">
              <w:rPr>
                <w:rFonts w:ascii="Times New Roman" w:hAnsi="Times New Roman" w:cs="Times New Roman"/>
              </w:rPr>
              <w:t>Series 1501 Endura-Heat Primer</w:t>
            </w:r>
          </w:p>
        </w:tc>
        <w:tc>
          <w:tcPr>
            <w:tcW w:w="1080" w:type="dxa"/>
            <w:gridSpan w:val="2"/>
            <w:tcBorders>
              <w:top w:val="nil"/>
              <w:left w:val="nil"/>
              <w:bottom w:val="single" w:sz="12" w:space="0" w:color="auto"/>
              <w:right w:val="nil"/>
            </w:tcBorders>
            <w:vAlign w:val="center"/>
          </w:tcPr>
          <w:p w14:paraId="3A47178B" w14:textId="4A68DE0F" w:rsidR="00E643FF" w:rsidRPr="00C20A10" w:rsidRDefault="009A55C4" w:rsidP="00E643FF">
            <w:pPr>
              <w:pStyle w:val="CES5191Arial8centered"/>
              <w:rPr>
                <w:rFonts w:ascii="Times New Roman" w:hAnsi="Times New Roman" w:cs="Times New Roman"/>
                <w:lang w:val="ru-RU"/>
              </w:rPr>
            </w:pPr>
            <w:r>
              <w:rPr>
                <w:rFonts w:ascii="Times New Roman" w:hAnsi="Times New Roman" w:cs="Times New Roman"/>
              </w:rPr>
              <w:t>3</w:t>
            </w:r>
            <w:r w:rsidR="00C20A10">
              <w:rPr>
                <w:rFonts w:ascii="Times New Roman" w:hAnsi="Times New Roman" w:cs="Times New Roman"/>
                <w:lang w:val="ru-RU"/>
              </w:rPr>
              <w:t>58</w:t>
            </w:r>
          </w:p>
        </w:tc>
        <w:tc>
          <w:tcPr>
            <w:tcW w:w="1800" w:type="dxa"/>
            <w:tcBorders>
              <w:top w:val="nil"/>
              <w:left w:val="nil"/>
              <w:bottom w:val="single" w:sz="12" w:space="0" w:color="auto"/>
              <w:right w:val="nil"/>
            </w:tcBorders>
            <w:vAlign w:val="center"/>
          </w:tcPr>
          <w:p w14:paraId="545EF720" w14:textId="1E7CE014" w:rsidR="00E643FF" w:rsidRPr="0080497E" w:rsidRDefault="009A55C4" w:rsidP="00735EE9">
            <w:pPr>
              <w:pStyle w:val="CES5191Arial8centered"/>
              <w:rPr>
                <w:rFonts w:ascii="Times New Roman" w:hAnsi="Times New Roman" w:cs="Times New Roman"/>
              </w:rPr>
            </w:pPr>
            <w:r w:rsidRPr="009A55C4">
              <w:rPr>
                <w:rFonts w:ascii="Times New Roman" w:hAnsi="Times New Roman" w:cs="Times New Roman"/>
              </w:rPr>
              <w:t>260°C (500°F)</w:t>
            </w:r>
          </w:p>
        </w:tc>
      </w:tr>
      <w:tr w:rsidR="00E643FF" w:rsidRPr="0080497E" w14:paraId="4ABC5725" w14:textId="77777777" w:rsidTr="006F2331">
        <w:trPr>
          <w:trHeight w:val="288"/>
          <w:jc w:val="center"/>
        </w:trPr>
        <w:tc>
          <w:tcPr>
            <w:tcW w:w="1845" w:type="dxa"/>
            <w:gridSpan w:val="3"/>
            <w:tcBorders>
              <w:top w:val="single" w:sz="12" w:space="0" w:color="auto"/>
              <w:left w:val="nil"/>
              <w:bottom w:val="nil"/>
              <w:right w:val="nil"/>
            </w:tcBorders>
            <w:vAlign w:val="center"/>
          </w:tcPr>
          <w:p w14:paraId="36AADBF8" w14:textId="77777777" w:rsidR="00E643FF" w:rsidRPr="00D750DA" w:rsidRDefault="00E643FF" w:rsidP="00E643FF">
            <w:pPr>
              <w:pStyle w:val="CES5191Arial8bold"/>
              <w:rPr>
                <w:rFonts w:ascii="Times New Roman" w:hAnsi="Times New Roman" w:cs="Times New Roman"/>
                <w:lang w:val="ru-RU"/>
              </w:rPr>
            </w:pPr>
            <w:r>
              <w:rPr>
                <w:rFonts w:ascii="Times New Roman" w:hAnsi="Times New Roman" w:cs="Times New Roman"/>
                <w:lang w:val="ru-RU"/>
              </w:rPr>
              <w:t>ПОВЕРХНОСТНЫЙ СЛОЙ</w:t>
            </w:r>
          </w:p>
        </w:tc>
        <w:tc>
          <w:tcPr>
            <w:tcW w:w="2430" w:type="dxa"/>
            <w:tcBorders>
              <w:top w:val="single" w:sz="12" w:space="0" w:color="auto"/>
              <w:left w:val="nil"/>
              <w:bottom w:val="nil"/>
              <w:right w:val="nil"/>
            </w:tcBorders>
            <w:vAlign w:val="center"/>
          </w:tcPr>
          <w:p w14:paraId="53C57902"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Carboline</w:t>
            </w:r>
          </w:p>
        </w:tc>
        <w:tc>
          <w:tcPr>
            <w:tcW w:w="2768" w:type="dxa"/>
            <w:gridSpan w:val="3"/>
            <w:tcBorders>
              <w:top w:val="single" w:sz="12" w:space="0" w:color="auto"/>
              <w:left w:val="nil"/>
              <w:bottom w:val="nil"/>
              <w:right w:val="nil"/>
            </w:tcBorders>
            <w:vAlign w:val="center"/>
          </w:tcPr>
          <w:p w14:paraId="59C0193E" w14:textId="77777777" w:rsidR="00E643FF" w:rsidRPr="00C33624" w:rsidRDefault="00E643FF" w:rsidP="00E643FF">
            <w:pPr>
              <w:pStyle w:val="CES5191Arial8leftaligned"/>
              <w:rPr>
                <w:rFonts w:ascii="Times New Roman" w:hAnsi="Times New Roman" w:cs="Times New Roman"/>
              </w:rPr>
            </w:pPr>
            <w:proofErr w:type="spellStart"/>
            <w:r w:rsidRPr="00C33624">
              <w:rPr>
                <w:rFonts w:ascii="Times New Roman" w:hAnsi="Times New Roman" w:cs="Times New Roman"/>
              </w:rPr>
              <w:t>Thermaline</w:t>
            </w:r>
            <w:proofErr w:type="spellEnd"/>
            <w:r w:rsidRPr="00C33624">
              <w:rPr>
                <w:rFonts w:ascii="Times New Roman" w:hAnsi="Times New Roman" w:cs="Times New Roman"/>
              </w:rPr>
              <w:t xml:space="preserve"> 4900 Series</w:t>
            </w:r>
          </w:p>
        </w:tc>
        <w:tc>
          <w:tcPr>
            <w:tcW w:w="1080" w:type="dxa"/>
            <w:gridSpan w:val="2"/>
            <w:tcBorders>
              <w:top w:val="single" w:sz="12" w:space="0" w:color="auto"/>
              <w:left w:val="nil"/>
              <w:bottom w:val="nil"/>
              <w:right w:val="nil"/>
            </w:tcBorders>
            <w:vAlign w:val="center"/>
          </w:tcPr>
          <w:p w14:paraId="39953F5C"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324–564</w:t>
            </w:r>
          </w:p>
        </w:tc>
        <w:tc>
          <w:tcPr>
            <w:tcW w:w="1800" w:type="dxa"/>
            <w:tcBorders>
              <w:top w:val="single" w:sz="12" w:space="0" w:color="auto"/>
              <w:left w:val="nil"/>
              <w:bottom w:val="nil"/>
              <w:right w:val="nil"/>
            </w:tcBorders>
            <w:vAlign w:val="center"/>
          </w:tcPr>
          <w:p w14:paraId="2DAC6C1D"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232°C (450°F)</w:t>
            </w:r>
          </w:p>
        </w:tc>
      </w:tr>
      <w:tr w:rsidR="00E643FF" w:rsidRPr="0080497E" w14:paraId="5EA9FF9C" w14:textId="77777777" w:rsidTr="006F2331">
        <w:trPr>
          <w:trHeight w:val="288"/>
          <w:jc w:val="center"/>
        </w:trPr>
        <w:tc>
          <w:tcPr>
            <w:tcW w:w="1845" w:type="dxa"/>
            <w:gridSpan w:val="3"/>
            <w:tcBorders>
              <w:top w:val="nil"/>
              <w:left w:val="nil"/>
              <w:bottom w:val="nil"/>
              <w:right w:val="nil"/>
            </w:tcBorders>
            <w:vAlign w:val="center"/>
          </w:tcPr>
          <w:p w14:paraId="366812A4" w14:textId="77777777" w:rsidR="00E643FF" w:rsidRPr="0080497E" w:rsidRDefault="00E643FF" w:rsidP="00E643FF">
            <w:pPr>
              <w:pStyle w:val="CES5191Arial8bold"/>
              <w:rPr>
                <w:rFonts w:ascii="Times New Roman" w:hAnsi="Times New Roman" w:cs="Times New Roman"/>
              </w:rPr>
            </w:pPr>
            <w:r>
              <w:rPr>
                <w:rFonts w:ascii="Times New Roman" w:hAnsi="Times New Roman" w:cs="Times New Roman"/>
                <w:lang w:val="ru-RU"/>
              </w:rPr>
              <w:t>Силиконовое</w:t>
            </w:r>
          </w:p>
        </w:tc>
        <w:tc>
          <w:tcPr>
            <w:tcW w:w="2430" w:type="dxa"/>
            <w:tcBorders>
              <w:top w:val="nil"/>
              <w:left w:val="nil"/>
              <w:bottom w:val="nil"/>
              <w:right w:val="nil"/>
            </w:tcBorders>
            <w:vAlign w:val="center"/>
          </w:tcPr>
          <w:p w14:paraId="519FDC24" w14:textId="77777777" w:rsidR="00E643FF" w:rsidRPr="0080497E" w:rsidRDefault="00E643FF" w:rsidP="00E643FF">
            <w:pPr>
              <w:pStyle w:val="CES5191Arial8leftaligned"/>
              <w:rPr>
                <w:rFonts w:ascii="Times New Roman" w:hAnsi="Times New Roman" w:cs="Times New Roman"/>
              </w:rPr>
            </w:pPr>
            <w:proofErr w:type="spellStart"/>
            <w:r w:rsidRPr="0080497E">
              <w:rPr>
                <w:rFonts w:ascii="Times New Roman" w:hAnsi="Times New Roman" w:cs="Times New Roman"/>
              </w:rPr>
              <w:t>Dampney</w:t>
            </w:r>
            <w:proofErr w:type="spellEnd"/>
            <w:r w:rsidRPr="0080497E">
              <w:rPr>
                <w:rFonts w:ascii="Times New Roman" w:hAnsi="Times New Roman" w:cs="Times New Roman"/>
              </w:rPr>
              <w:t xml:space="preserve"> Company, Inc.</w:t>
            </w:r>
          </w:p>
        </w:tc>
        <w:tc>
          <w:tcPr>
            <w:tcW w:w="2768" w:type="dxa"/>
            <w:gridSpan w:val="3"/>
            <w:tcBorders>
              <w:top w:val="nil"/>
              <w:left w:val="nil"/>
              <w:bottom w:val="nil"/>
              <w:right w:val="nil"/>
            </w:tcBorders>
            <w:vAlign w:val="center"/>
          </w:tcPr>
          <w:p w14:paraId="7CCD449D" w14:textId="77777777" w:rsidR="00E643FF" w:rsidRPr="00C33624" w:rsidRDefault="00E643FF" w:rsidP="00E643FF">
            <w:pPr>
              <w:pStyle w:val="CES5191Arial8leftaligned"/>
              <w:rPr>
                <w:rFonts w:ascii="Times New Roman" w:hAnsi="Times New Roman" w:cs="Times New Roman"/>
              </w:rPr>
            </w:pPr>
            <w:proofErr w:type="spellStart"/>
            <w:proofErr w:type="gramStart"/>
            <w:r w:rsidRPr="00C33624">
              <w:rPr>
                <w:rFonts w:ascii="Times New Roman" w:hAnsi="Times New Roman" w:cs="Times New Roman"/>
              </w:rPr>
              <w:t>Thurmalox</w:t>
            </w:r>
            <w:proofErr w:type="spellEnd"/>
            <w:r w:rsidRPr="00C33624">
              <w:rPr>
                <w:rFonts w:ascii="Times New Roman" w:hAnsi="Times New Roman" w:cs="Times New Roman"/>
              </w:rPr>
              <w:t xml:space="preserve">  260</w:t>
            </w:r>
            <w:proofErr w:type="gramEnd"/>
            <w:r w:rsidRPr="00C33624">
              <w:rPr>
                <w:rFonts w:ascii="Times New Roman" w:hAnsi="Times New Roman" w:cs="Times New Roman"/>
              </w:rPr>
              <w:t>/260C</w:t>
            </w:r>
          </w:p>
        </w:tc>
        <w:tc>
          <w:tcPr>
            <w:tcW w:w="1080" w:type="dxa"/>
            <w:gridSpan w:val="2"/>
            <w:tcBorders>
              <w:top w:val="nil"/>
              <w:left w:val="nil"/>
              <w:bottom w:val="nil"/>
              <w:right w:val="nil"/>
            </w:tcBorders>
            <w:vAlign w:val="center"/>
          </w:tcPr>
          <w:p w14:paraId="69CE3EAF"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396/381</w:t>
            </w:r>
          </w:p>
        </w:tc>
        <w:tc>
          <w:tcPr>
            <w:tcW w:w="1800" w:type="dxa"/>
            <w:tcBorders>
              <w:top w:val="nil"/>
              <w:left w:val="nil"/>
              <w:bottom w:val="nil"/>
              <w:right w:val="nil"/>
            </w:tcBorders>
          </w:tcPr>
          <w:p w14:paraId="28479EF6"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0FF5DF4E" w14:textId="77777777" w:rsidTr="006F2331">
        <w:trPr>
          <w:trHeight w:val="288"/>
          <w:jc w:val="center"/>
        </w:trPr>
        <w:tc>
          <w:tcPr>
            <w:tcW w:w="1845" w:type="dxa"/>
            <w:gridSpan w:val="3"/>
            <w:vMerge w:val="restart"/>
            <w:tcBorders>
              <w:top w:val="nil"/>
              <w:left w:val="nil"/>
              <w:bottom w:val="nil"/>
              <w:right w:val="nil"/>
            </w:tcBorders>
            <w:vAlign w:val="center"/>
          </w:tcPr>
          <w:p w14:paraId="3ABFDF03" w14:textId="77777777" w:rsidR="00E643FF" w:rsidRPr="00D750DA" w:rsidRDefault="00E643FF" w:rsidP="00E643FF">
            <w:pPr>
              <w:pStyle w:val="CES5191Arial8bold"/>
              <w:rPr>
                <w:rFonts w:ascii="Times New Roman" w:hAnsi="Times New Roman" w:cs="Times New Roman"/>
                <w:lang w:val="ru-RU"/>
              </w:rPr>
            </w:pPr>
            <w:r>
              <w:rPr>
                <w:rFonts w:ascii="Times New Roman" w:hAnsi="Times New Roman" w:cs="Times New Roman"/>
                <w:lang w:val="ru-RU"/>
              </w:rPr>
              <w:t>Поверхность и ТСП согласно требований производителя</w:t>
            </w:r>
          </w:p>
        </w:tc>
        <w:tc>
          <w:tcPr>
            <w:tcW w:w="2430" w:type="dxa"/>
            <w:tcBorders>
              <w:top w:val="nil"/>
              <w:left w:val="nil"/>
              <w:bottom w:val="nil"/>
              <w:right w:val="nil"/>
            </w:tcBorders>
            <w:vAlign w:val="center"/>
          </w:tcPr>
          <w:p w14:paraId="6DDB39AC"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Hempel Coatings (USA), Inc.</w:t>
            </w:r>
          </w:p>
        </w:tc>
        <w:tc>
          <w:tcPr>
            <w:tcW w:w="2768" w:type="dxa"/>
            <w:gridSpan w:val="3"/>
            <w:tcBorders>
              <w:top w:val="nil"/>
              <w:left w:val="nil"/>
              <w:bottom w:val="nil"/>
              <w:right w:val="nil"/>
            </w:tcBorders>
            <w:vAlign w:val="center"/>
          </w:tcPr>
          <w:p w14:paraId="0E40758C" w14:textId="77777777" w:rsidR="00E643FF" w:rsidRPr="00C33624" w:rsidRDefault="00E643FF" w:rsidP="00E643FF">
            <w:pPr>
              <w:pStyle w:val="CES5191Arial8leftaligned"/>
              <w:rPr>
                <w:rFonts w:ascii="Times New Roman" w:hAnsi="Times New Roman" w:cs="Times New Roman"/>
              </w:rPr>
            </w:pPr>
            <w:r w:rsidRPr="00C33624">
              <w:rPr>
                <w:rFonts w:ascii="Times New Roman" w:hAnsi="Times New Roman" w:cs="Times New Roman"/>
              </w:rPr>
              <w:t>Silicone acrylic 56940</w:t>
            </w:r>
          </w:p>
        </w:tc>
        <w:tc>
          <w:tcPr>
            <w:tcW w:w="1080" w:type="dxa"/>
            <w:gridSpan w:val="2"/>
            <w:tcBorders>
              <w:top w:val="nil"/>
              <w:left w:val="nil"/>
              <w:bottom w:val="nil"/>
              <w:right w:val="nil"/>
            </w:tcBorders>
            <w:vAlign w:val="center"/>
          </w:tcPr>
          <w:p w14:paraId="59EA2B4A"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600</w:t>
            </w:r>
          </w:p>
        </w:tc>
        <w:tc>
          <w:tcPr>
            <w:tcW w:w="1800" w:type="dxa"/>
            <w:tcBorders>
              <w:top w:val="nil"/>
              <w:left w:val="nil"/>
              <w:bottom w:val="nil"/>
              <w:right w:val="nil"/>
            </w:tcBorders>
          </w:tcPr>
          <w:p w14:paraId="078B8EE7"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4F486CA4" w14:textId="77777777" w:rsidTr="006F2331">
        <w:trPr>
          <w:trHeight w:val="288"/>
          <w:jc w:val="center"/>
        </w:trPr>
        <w:tc>
          <w:tcPr>
            <w:tcW w:w="1845" w:type="dxa"/>
            <w:gridSpan w:val="3"/>
            <w:vMerge/>
            <w:tcBorders>
              <w:top w:val="nil"/>
              <w:left w:val="nil"/>
              <w:bottom w:val="nil"/>
              <w:right w:val="nil"/>
            </w:tcBorders>
            <w:vAlign w:val="center"/>
          </w:tcPr>
          <w:p w14:paraId="66846D54"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nil"/>
              <w:right w:val="nil"/>
            </w:tcBorders>
            <w:vAlign w:val="center"/>
          </w:tcPr>
          <w:p w14:paraId="01631FFD"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International</w:t>
            </w:r>
          </w:p>
        </w:tc>
        <w:tc>
          <w:tcPr>
            <w:tcW w:w="2768" w:type="dxa"/>
            <w:gridSpan w:val="3"/>
            <w:tcBorders>
              <w:top w:val="nil"/>
              <w:left w:val="nil"/>
              <w:bottom w:val="nil"/>
              <w:right w:val="nil"/>
            </w:tcBorders>
            <w:vAlign w:val="center"/>
          </w:tcPr>
          <w:p w14:paraId="52CED2AC" w14:textId="6C451E29" w:rsidR="00E643FF" w:rsidRPr="00C33624" w:rsidRDefault="00E643FF" w:rsidP="00E643FF">
            <w:pPr>
              <w:pStyle w:val="CES5191Arial8leftaligned"/>
              <w:rPr>
                <w:rFonts w:ascii="Times New Roman" w:hAnsi="Times New Roman" w:cs="Times New Roman"/>
                <w:vertAlign w:val="superscript"/>
                <w:lang w:val="ru-RU"/>
              </w:rPr>
            </w:pPr>
            <w:r w:rsidRPr="00C33624">
              <w:rPr>
                <w:rFonts w:ascii="Times New Roman" w:hAnsi="Times New Roman" w:cs="Times New Roman"/>
              </w:rPr>
              <w:t>Intertherm 1875/875 Series</w:t>
            </w:r>
          </w:p>
        </w:tc>
        <w:tc>
          <w:tcPr>
            <w:tcW w:w="1080" w:type="dxa"/>
            <w:gridSpan w:val="2"/>
            <w:tcBorders>
              <w:top w:val="nil"/>
              <w:left w:val="nil"/>
              <w:bottom w:val="nil"/>
              <w:right w:val="nil"/>
            </w:tcBorders>
            <w:vAlign w:val="center"/>
          </w:tcPr>
          <w:p w14:paraId="6374FF4D"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394-420</w:t>
            </w:r>
          </w:p>
        </w:tc>
        <w:tc>
          <w:tcPr>
            <w:tcW w:w="1800" w:type="dxa"/>
            <w:tcBorders>
              <w:top w:val="nil"/>
              <w:left w:val="nil"/>
              <w:bottom w:val="nil"/>
              <w:right w:val="nil"/>
            </w:tcBorders>
          </w:tcPr>
          <w:p w14:paraId="1A732B14"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261CDB41" w14:textId="77777777" w:rsidTr="006F2331">
        <w:trPr>
          <w:trHeight w:val="288"/>
          <w:jc w:val="center"/>
        </w:trPr>
        <w:tc>
          <w:tcPr>
            <w:tcW w:w="1845" w:type="dxa"/>
            <w:gridSpan w:val="3"/>
            <w:tcBorders>
              <w:top w:val="nil"/>
              <w:left w:val="nil"/>
              <w:bottom w:val="nil"/>
              <w:right w:val="nil"/>
            </w:tcBorders>
            <w:vAlign w:val="center"/>
          </w:tcPr>
          <w:p w14:paraId="287CA945"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nil"/>
              <w:right w:val="nil"/>
            </w:tcBorders>
            <w:vAlign w:val="center"/>
          </w:tcPr>
          <w:p w14:paraId="51767FCD"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Jotun Paints</w:t>
            </w:r>
          </w:p>
        </w:tc>
        <w:tc>
          <w:tcPr>
            <w:tcW w:w="2768" w:type="dxa"/>
            <w:gridSpan w:val="3"/>
            <w:tcBorders>
              <w:top w:val="nil"/>
              <w:left w:val="nil"/>
              <w:bottom w:val="nil"/>
              <w:right w:val="nil"/>
            </w:tcBorders>
            <w:vAlign w:val="center"/>
          </w:tcPr>
          <w:p w14:paraId="4A11BD1B" w14:textId="6CC7168C" w:rsidR="00E643FF" w:rsidRPr="00C33624" w:rsidRDefault="00E643FF" w:rsidP="00E643FF">
            <w:pPr>
              <w:pStyle w:val="CES5191Arial8leftaligned"/>
              <w:rPr>
                <w:rFonts w:ascii="Times New Roman" w:hAnsi="Times New Roman" w:cs="Times New Roman"/>
                <w:lang w:val="ru-RU"/>
              </w:rPr>
            </w:pPr>
            <w:proofErr w:type="spellStart"/>
            <w:r w:rsidRPr="00C33624">
              <w:rPr>
                <w:rFonts w:ascii="Times New Roman" w:hAnsi="Times New Roman" w:cs="Times New Roman"/>
              </w:rPr>
              <w:t>Solvalitt</w:t>
            </w:r>
            <w:proofErr w:type="spellEnd"/>
            <w:r w:rsidRPr="00C33624">
              <w:rPr>
                <w:rFonts w:ascii="Times New Roman" w:hAnsi="Times New Roman" w:cs="Times New Roman"/>
              </w:rPr>
              <w:t xml:space="preserve"> </w:t>
            </w:r>
            <w:proofErr w:type="spellStart"/>
            <w:r w:rsidRPr="00C33624">
              <w:rPr>
                <w:rFonts w:ascii="Times New Roman" w:hAnsi="Times New Roman" w:cs="Times New Roman"/>
              </w:rPr>
              <w:t>Midtherm</w:t>
            </w:r>
            <w:proofErr w:type="spellEnd"/>
          </w:p>
        </w:tc>
        <w:tc>
          <w:tcPr>
            <w:tcW w:w="1080" w:type="dxa"/>
            <w:gridSpan w:val="2"/>
            <w:tcBorders>
              <w:top w:val="nil"/>
              <w:left w:val="nil"/>
              <w:bottom w:val="nil"/>
              <w:right w:val="nil"/>
            </w:tcBorders>
            <w:vAlign w:val="center"/>
          </w:tcPr>
          <w:p w14:paraId="25908249"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545</w:t>
            </w:r>
          </w:p>
        </w:tc>
        <w:tc>
          <w:tcPr>
            <w:tcW w:w="1800" w:type="dxa"/>
            <w:tcBorders>
              <w:top w:val="nil"/>
              <w:left w:val="nil"/>
              <w:bottom w:val="nil"/>
              <w:right w:val="nil"/>
            </w:tcBorders>
          </w:tcPr>
          <w:p w14:paraId="33E2FD51"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04266E2F" w14:textId="77777777" w:rsidTr="006F2331">
        <w:trPr>
          <w:trHeight w:val="288"/>
          <w:jc w:val="center"/>
        </w:trPr>
        <w:tc>
          <w:tcPr>
            <w:tcW w:w="1845" w:type="dxa"/>
            <w:gridSpan w:val="3"/>
            <w:tcBorders>
              <w:top w:val="nil"/>
              <w:left w:val="nil"/>
              <w:bottom w:val="nil"/>
              <w:right w:val="nil"/>
            </w:tcBorders>
            <w:vAlign w:val="center"/>
          </w:tcPr>
          <w:p w14:paraId="3C140363"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nil"/>
              <w:right w:val="nil"/>
            </w:tcBorders>
            <w:vAlign w:val="center"/>
          </w:tcPr>
          <w:p w14:paraId="66D2BE56"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PPG</w:t>
            </w:r>
          </w:p>
        </w:tc>
        <w:tc>
          <w:tcPr>
            <w:tcW w:w="2768" w:type="dxa"/>
            <w:gridSpan w:val="3"/>
            <w:tcBorders>
              <w:top w:val="nil"/>
              <w:left w:val="nil"/>
              <w:bottom w:val="nil"/>
              <w:right w:val="nil"/>
            </w:tcBorders>
            <w:vAlign w:val="center"/>
          </w:tcPr>
          <w:p w14:paraId="3FD5F51B" w14:textId="52E156A9" w:rsidR="00E061F5" w:rsidRPr="00C33624" w:rsidRDefault="00E643FF" w:rsidP="00E643FF">
            <w:pPr>
              <w:pStyle w:val="CES5191Arial8leftaligned"/>
              <w:rPr>
                <w:rFonts w:ascii="Times New Roman" w:hAnsi="Times New Roman" w:cs="Times New Roman"/>
              </w:rPr>
            </w:pPr>
            <w:r w:rsidRPr="00C33624">
              <w:rPr>
                <w:rFonts w:ascii="Times New Roman" w:hAnsi="Times New Roman" w:cs="Times New Roman"/>
              </w:rPr>
              <w:t xml:space="preserve">Hi-Temp 500 Series </w:t>
            </w:r>
          </w:p>
          <w:p w14:paraId="3DDCCD1F" w14:textId="5223BB51" w:rsidR="00E643FF" w:rsidRPr="00C33624" w:rsidRDefault="00E643FF" w:rsidP="00E643FF">
            <w:pPr>
              <w:pStyle w:val="CES5191Arial8leftaligned"/>
              <w:rPr>
                <w:rFonts w:ascii="Times New Roman" w:hAnsi="Times New Roman" w:cs="Times New Roman"/>
              </w:rPr>
            </w:pPr>
            <w:proofErr w:type="spellStart"/>
            <w:r w:rsidRPr="00C33624">
              <w:rPr>
                <w:rFonts w:ascii="Times New Roman" w:hAnsi="Times New Roman" w:cs="Times New Roman"/>
              </w:rPr>
              <w:t>Sigmatherm</w:t>
            </w:r>
            <w:proofErr w:type="spellEnd"/>
            <w:r w:rsidRPr="00C33624">
              <w:rPr>
                <w:rFonts w:ascii="Times New Roman" w:hAnsi="Times New Roman" w:cs="Times New Roman"/>
              </w:rPr>
              <w:t xml:space="preserve"> 350</w:t>
            </w:r>
            <w:r w:rsidRPr="00C33624">
              <w:rPr>
                <w:rFonts w:ascii="Times New Roman" w:hAnsi="Times New Roman" w:cs="Times New Roman"/>
                <w:vertAlign w:val="superscript"/>
              </w:rPr>
              <w:t>T</w:t>
            </w:r>
          </w:p>
        </w:tc>
        <w:tc>
          <w:tcPr>
            <w:tcW w:w="1080" w:type="dxa"/>
            <w:gridSpan w:val="2"/>
            <w:tcBorders>
              <w:top w:val="nil"/>
              <w:left w:val="nil"/>
              <w:bottom w:val="nil"/>
              <w:right w:val="nil"/>
            </w:tcBorders>
            <w:vAlign w:val="center"/>
          </w:tcPr>
          <w:p w14:paraId="5AB5FCF8"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420</w:t>
            </w:r>
          </w:p>
        </w:tc>
        <w:tc>
          <w:tcPr>
            <w:tcW w:w="1800" w:type="dxa"/>
            <w:tcBorders>
              <w:top w:val="nil"/>
              <w:left w:val="nil"/>
              <w:bottom w:val="nil"/>
              <w:right w:val="nil"/>
            </w:tcBorders>
          </w:tcPr>
          <w:p w14:paraId="12B6A6B7"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E643FF" w:rsidRPr="0080497E" w14:paraId="1A7215A3" w14:textId="77777777" w:rsidTr="006F2331">
        <w:trPr>
          <w:trHeight w:val="288"/>
          <w:jc w:val="center"/>
        </w:trPr>
        <w:tc>
          <w:tcPr>
            <w:tcW w:w="1845" w:type="dxa"/>
            <w:gridSpan w:val="3"/>
            <w:tcBorders>
              <w:top w:val="nil"/>
              <w:left w:val="nil"/>
              <w:bottom w:val="nil"/>
              <w:right w:val="nil"/>
            </w:tcBorders>
            <w:vAlign w:val="center"/>
          </w:tcPr>
          <w:p w14:paraId="515DC149" w14:textId="77777777" w:rsidR="00E643FF" w:rsidRPr="0080497E" w:rsidRDefault="00E643FF" w:rsidP="00E643FF">
            <w:pPr>
              <w:pStyle w:val="CES5191Arial8bold"/>
              <w:rPr>
                <w:rFonts w:ascii="Times New Roman" w:hAnsi="Times New Roman" w:cs="Times New Roman"/>
              </w:rPr>
            </w:pPr>
          </w:p>
        </w:tc>
        <w:tc>
          <w:tcPr>
            <w:tcW w:w="2430" w:type="dxa"/>
            <w:tcBorders>
              <w:top w:val="nil"/>
              <w:left w:val="nil"/>
              <w:bottom w:val="nil"/>
              <w:right w:val="nil"/>
            </w:tcBorders>
            <w:vAlign w:val="center"/>
          </w:tcPr>
          <w:p w14:paraId="14CD00E9" w14:textId="77777777" w:rsidR="00E643FF" w:rsidRPr="0080497E" w:rsidRDefault="00E643FF" w:rsidP="00E643FF">
            <w:pPr>
              <w:pStyle w:val="CES5191Arial8leftaligned"/>
              <w:rPr>
                <w:rFonts w:ascii="Times New Roman" w:hAnsi="Times New Roman" w:cs="Times New Roman"/>
              </w:rPr>
            </w:pPr>
            <w:r w:rsidRPr="0080497E">
              <w:rPr>
                <w:rFonts w:ascii="Times New Roman" w:hAnsi="Times New Roman" w:cs="Times New Roman"/>
              </w:rPr>
              <w:t>Sherwin Williams</w:t>
            </w:r>
          </w:p>
        </w:tc>
        <w:tc>
          <w:tcPr>
            <w:tcW w:w="2768" w:type="dxa"/>
            <w:gridSpan w:val="3"/>
            <w:tcBorders>
              <w:top w:val="nil"/>
              <w:left w:val="nil"/>
              <w:bottom w:val="nil"/>
              <w:right w:val="nil"/>
            </w:tcBorders>
            <w:vAlign w:val="center"/>
          </w:tcPr>
          <w:p w14:paraId="17A8B9FF" w14:textId="77777777" w:rsidR="00E643FF" w:rsidRPr="00C33624" w:rsidRDefault="00E643FF" w:rsidP="00E643FF">
            <w:pPr>
              <w:pStyle w:val="CES5191Arial8leftaligned"/>
              <w:rPr>
                <w:rFonts w:ascii="Times New Roman" w:hAnsi="Times New Roman" w:cs="Times New Roman"/>
              </w:rPr>
            </w:pPr>
            <w:r w:rsidRPr="00C33624">
              <w:rPr>
                <w:rFonts w:ascii="Times New Roman" w:hAnsi="Times New Roman" w:cs="Times New Roman"/>
              </w:rPr>
              <w:t>Heat-</w:t>
            </w:r>
            <w:proofErr w:type="gramStart"/>
            <w:r w:rsidRPr="00C33624">
              <w:rPr>
                <w:rFonts w:ascii="Times New Roman" w:hAnsi="Times New Roman" w:cs="Times New Roman"/>
              </w:rPr>
              <w:t>Flex  500</w:t>
            </w:r>
            <w:proofErr w:type="gramEnd"/>
          </w:p>
        </w:tc>
        <w:tc>
          <w:tcPr>
            <w:tcW w:w="1080" w:type="dxa"/>
            <w:gridSpan w:val="2"/>
            <w:tcBorders>
              <w:top w:val="nil"/>
              <w:left w:val="nil"/>
              <w:bottom w:val="nil"/>
              <w:right w:val="nil"/>
            </w:tcBorders>
            <w:vAlign w:val="center"/>
          </w:tcPr>
          <w:p w14:paraId="3EF42CD3" w14:textId="77777777" w:rsidR="00E643FF" w:rsidRPr="0080497E" w:rsidRDefault="00E643FF" w:rsidP="00E643FF">
            <w:pPr>
              <w:pStyle w:val="CES5191Arial8centered"/>
              <w:rPr>
                <w:rFonts w:ascii="Times New Roman" w:hAnsi="Times New Roman" w:cs="Times New Roman"/>
              </w:rPr>
            </w:pPr>
            <w:r w:rsidRPr="0080497E">
              <w:rPr>
                <w:rFonts w:ascii="Times New Roman" w:hAnsi="Times New Roman" w:cs="Times New Roman"/>
              </w:rPr>
              <w:t>420</w:t>
            </w:r>
          </w:p>
        </w:tc>
        <w:tc>
          <w:tcPr>
            <w:tcW w:w="1800" w:type="dxa"/>
            <w:tcBorders>
              <w:top w:val="nil"/>
              <w:left w:val="nil"/>
              <w:bottom w:val="nil"/>
              <w:right w:val="nil"/>
            </w:tcBorders>
          </w:tcPr>
          <w:p w14:paraId="3868758B" w14:textId="77777777" w:rsidR="00E643FF" w:rsidRPr="0080497E" w:rsidRDefault="00E643FF" w:rsidP="00735EE9">
            <w:pPr>
              <w:pStyle w:val="CES5191Arial8centered"/>
              <w:rPr>
                <w:rFonts w:ascii="Times New Roman" w:hAnsi="Times New Roman" w:cs="Times New Roman"/>
              </w:rPr>
            </w:pPr>
            <w:r w:rsidRPr="0080497E">
              <w:rPr>
                <w:rFonts w:ascii="Times New Roman" w:hAnsi="Times New Roman" w:cs="Times New Roman"/>
              </w:rPr>
              <w:t>260°C (500°F)</w:t>
            </w:r>
          </w:p>
        </w:tc>
      </w:tr>
      <w:tr w:rsidR="006C60DA" w:rsidRPr="0080497E" w14:paraId="52C7D787" w14:textId="77777777" w:rsidTr="0052057D">
        <w:trPr>
          <w:trHeight w:val="288"/>
          <w:jc w:val="center"/>
        </w:trPr>
        <w:tc>
          <w:tcPr>
            <w:tcW w:w="1845" w:type="dxa"/>
            <w:gridSpan w:val="3"/>
            <w:tcBorders>
              <w:top w:val="nil"/>
              <w:left w:val="nil"/>
              <w:bottom w:val="nil"/>
              <w:right w:val="nil"/>
            </w:tcBorders>
            <w:vAlign w:val="center"/>
          </w:tcPr>
          <w:p w14:paraId="7B43D02C" w14:textId="77777777" w:rsidR="006C60DA" w:rsidRPr="0080497E" w:rsidRDefault="006C60DA" w:rsidP="006C60DA">
            <w:pPr>
              <w:pStyle w:val="CES5191Arial8bold"/>
              <w:rPr>
                <w:rFonts w:ascii="Times New Roman" w:hAnsi="Times New Roman" w:cs="Times New Roman"/>
              </w:rPr>
            </w:pPr>
          </w:p>
        </w:tc>
        <w:tc>
          <w:tcPr>
            <w:tcW w:w="2430" w:type="dxa"/>
            <w:tcBorders>
              <w:top w:val="nil"/>
              <w:left w:val="nil"/>
              <w:bottom w:val="nil"/>
              <w:right w:val="nil"/>
            </w:tcBorders>
            <w:vAlign w:val="center"/>
          </w:tcPr>
          <w:p w14:paraId="73962377" w14:textId="5E31E366" w:rsidR="006C60DA" w:rsidRPr="0080497E" w:rsidRDefault="006C60DA" w:rsidP="006C60DA">
            <w:pPr>
              <w:pStyle w:val="CES5191Arial8leftaligned"/>
              <w:rPr>
                <w:rFonts w:ascii="Times New Roman" w:hAnsi="Times New Roman" w:cs="Times New Roman"/>
              </w:rPr>
            </w:pPr>
            <w:r w:rsidRPr="007F0D30">
              <w:rPr>
                <w:rFonts w:ascii="Times New Roman" w:hAnsi="Times New Roman" w:cs="Times New Roman"/>
              </w:rPr>
              <w:t>Tnemec</w:t>
            </w:r>
          </w:p>
        </w:tc>
        <w:tc>
          <w:tcPr>
            <w:tcW w:w="2768" w:type="dxa"/>
            <w:gridSpan w:val="3"/>
            <w:tcBorders>
              <w:top w:val="nil"/>
              <w:left w:val="nil"/>
              <w:bottom w:val="nil"/>
              <w:right w:val="nil"/>
            </w:tcBorders>
            <w:vAlign w:val="center"/>
          </w:tcPr>
          <w:p w14:paraId="61DB7341" w14:textId="33118714" w:rsidR="006C60DA" w:rsidRPr="00C33624" w:rsidRDefault="007A715C" w:rsidP="006C60DA">
            <w:pPr>
              <w:pStyle w:val="CES5191Arial8leftaligned"/>
              <w:rPr>
                <w:rFonts w:ascii="Times New Roman" w:hAnsi="Times New Roman" w:cs="Times New Roman"/>
              </w:rPr>
            </w:pPr>
            <w:r w:rsidRPr="00C33624">
              <w:rPr>
                <w:rFonts w:ascii="Times New Roman" w:hAnsi="Times New Roman" w:cs="Times New Roman"/>
              </w:rPr>
              <w:t>Series 1552 Endura-Heat</w:t>
            </w:r>
          </w:p>
        </w:tc>
        <w:tc>
          <w:tcPr>
            <w:tcW w:w="1080" w:type="dxa"/>
            <w:gridSpan w:val="2"/>
            <w:tcBorders>
              <w:top w:val="nil"/>
              <w:left w:val="nil"/>
              <w:bottom w:val="nil"/>
              <w:right w:val="nil"/>
            </w:tcBorders>
            <w:vAlign w:val="center"/>
          </w:tcPr>
          <w:p w14:paraId="3AE17B86" w14:textId="47B17DD0" w:rsidR="006C60DA" w:rsidRPr="0080497E" w:rsidRDefault="006C60DA" w:rsidP="006C60DA">
            <w:pPr>
              <w:pStyle w:val="CES5191Arial8centered"/>
              <w:rPr>
                <w:rFonts w:ascii="Times New Roman" w:hAnsi="Times New Roman" w:cs="Times New Roman"/>
              </w:rPr>
            </w:pPr>
            <w:r>
              <w:rPr>
                <w:rFonts w:ascii="Times New Roman" w:hAnsi="Times New Roman" w:cs="Times New Roman"/>
              </w:rPr>
              <w:t>398</w:t>
            </w:r>
          </w:p>
        </w:tc>
        <w:tc>
          <w:tcPr>
            <w:tcW w:w="1800" w:type="dxa"/>
            <w:tcBorders>
              <w:top w:val="nil"/>
              <w:left w:val="nil"/>
              <w:bottom w:val="nil"/>
              <w:right w:val="nil"/>
            </w:tcBorders>
            <w:vAlign w:val="center"/>
          </w:tcPr>
          <w:p w14:paraId="774CA7A2" w14:textId="7F346BB3" w:rsidR="006C60DA" w:rsidRPr="0080497E" w:rsidRDefault="006C60DA" w:rsidP="00735EE9">
            <w:pPr>
              <w:pStyle w:val="CES5191Arial8centered"/>
              <w:rPr>
                <w:rFonts w:ascii="Times New Roman" w:hAnsi="Times New Roman" w:cs="Times New Roman"/>
              </w:rPr>
            </w:pPr>
            <w:r w:rsidRPr="009A55C4">
              <w:rPr>
                <w:rFonts w:ascii="Times New Roman" w:hAnsi="Times New Roman" w:cs="Times New Roman"/>
              </w:rPr>
              <w:t>260°C (500°F)</w:t>
            </w:r>
          </w:p>
        </w:tc>
      </w:tr>
      <w:tr w:rsidR="00E643FF" w:rsidRPr="0024429B" w14:paraId="6CD7FE57" w14:textId="77777777" w:rsidTr="006F2331">
        <w:trPr>
          <w:trHeight w:val="288"/>
          <w:jc w:val="center"/>
        </w:trPr>
        <w:tc>
          <w:tcPr>
            <w:tcW w:w="9923" w:type="dxa"/>
            <w:gridSpan w:val="10"/>
            <w:tcBorders>
              <w:top w:val="nil"/>
              <w:left w:val="nil"/>
              <w:bottom w:val="single" w:sz="12" w:space="0" w:color="auto"/>
              <w:right w:val="nil"/>
            </w:tcBorders>
            <w:vAlign w:val="center"/>
          </w:tcPr>
          <w:p w14:paraId="3005E2BB" w14:textId="77777777" w:rsidR="00E643FF" w:rsidRPr="00D750DA" w:rsidRDefault="00E643FF" w:rsidP="00E643FF">
            <w:pPr>
              <w:pStyle w:val="CES5191Arial8leftaligned"/>
              <w:rPr>
                <w:rFonts w:ascii="Times New Roman" w:hAnsi="Times New Roman" w:cs="Times New Roman"/>
                <w:lang w:val="ru-RU"/>
              </w:rPr>
            </w:pPr>
          </w:p>
        </w:tc>
      </w:tr>
      <w:tr w:rsidR="00E643FF" w:rsidRPr="0080497E" w14:paraId="2E4BED60" w14:textId="77777777" w:rsidTr="006F2331">
        <w:trPr>
          <w:trHeight w:val="288"/>
          <w:jc w:val="center"/>
        </w:trPr>
        <w:tc>
          <w:tcPr>
            <w:tcW w:w="1395" w:type="dxa"/>
            <w:tcBorders>
              <w:top w:val="single" w:sz="12" w:space="0" w:color="auto"/>
              <w:left w:val="nil"/>
              <w:bottom w:val="nil"/>
            </w:tcBorders>
            <w:vAlign w:val="center"/>
          </w:tcPr>
          <w:p w14:paraId="35454AB7" w14:textId="77777777" w:rsidR="00E643FF" w:rsidRPr="0080497E" w:rsidRDefault="00E643FF" w:rsidP="00E643FF">
            <w:pPr>
              <w:pStyle w:val="CES5191Arial8bold"/>
              <w:rPr>
                <w:rFonts w:ascii="Times New Roman" w:hAnsi="Times New Roman" w:cs="Times New Roman"/>
              </w:rPr>
            </w:pPr>
            <w:r>
              <w:rPr>
                <w:rFonts w:ascii="Times New Roman" w:hAnsi="Times New Roman" w:cs="Times New Roman"/>
                <w:lang w:val="ru-RU"/>
              </w:rPr>
              <w:t>Дата ревизии</w:t>
            </w:r>
            <w:r w:rsidRPr="0080497E">
              <w:rPr>
                <w:rFonts w:ascii="Times New Roman" w:hAnsi="Times New Roman" w:cs="Times New Roman"/>
              </w:rPr>
              <w:t>:</w:t>
            </w:r>
          </w:p>
        </w:tc>
        <w:tc>
          <w:tcPr>
            <w:tcW w:w="2880" w:type="dxa"/>
            <w:gridSpan w:val="3"/>
            <w:tcBorders>
              <w:top w:val="single" w:sz="12" w:space="0" w:color="auto"/>
              <w:bottom w:val="nil"/>
            </w:tcBorders>
            <w:vAlign w:val="center"/>
          </w:tcPr>
          <w:p w14:paraId="3E5012BE" w14:textId="7672E4F4" w:rsidR="00E643FF" w:rsidRPr="00663F0A" w:rsidRDefault="007C675E" w:rsidP="00E643FF">
            <w:pPr>
              <w:pStyle w:val="CES5191Arial8leftaligned"/>
              <w:ind w:left="0"/>
              <w:rPr>
                <w:rFonts w:ascii="Times New Roman" w:hAnsi="Times New Roman" w:cs="Times New Roman"/>
                <w:lang w:val="ru-RU"/>
              </w:rPr>
            </w:pPr>
            <w:r>
              <w:rPr>
                <w:rFonts w:ascii="Times New Roman" w:hAnsi="Times New Roman" w:cs="Times New Roman"/>
                <w:lang w:val="ru-RU"/>
              </w:rPr>
              <w:t>Ноябрь</w:t>
            </w:r>
            <w:r w:rsidR="00663F0A">
              <w:rPr>
                <w:rFonts w:ascii="Times New Roman" w:hAnsi="Times New Roman" w:cs="Times New Roman"/>
                <w:lang w:val="ru-RU"/>
              </w:rPr>
              <w:t xml:space="preserve"> 2025</w:t>
            </w:r>
          </w:p>
        </w:tc>
        <w:tc>
          <w:tcPr>
            <w:tcW w:w="2768" w:type="dxa"/>
            <w:gridSpan w:val="3"/>
            <w:tcBorders>
              <w:top w:val="single" w:sz="12" w:space="0" w:color="auto"/>
              <w:bottom w:val="nil"/>
            </w:tcBorders>
            <w:vAlign w:val="center"/>
          </w:tcPr>
          <w:p w14:paraId="20EBC8B5" w14:textId="77777777" w:rsidR="00E643FF" w:rsidRPr="0080497E" w:rsidRDefault="00E643FF" w:rsidP="00E643FF">
            <w:pPr>
              <w:pStyle w:val="CES5191Arial8leftaligned"/>
              <w:rPr>
                <w:rFonts w:ascii="Times New Roman" w:hAnsi="Times New Roman" w:cs="Times New Roman"/>
              </w:rPr>
            </w:pPr>
          </w:p>
        </w:tc>
        <w:tc>
          <w:tcPr>
            <w:tcW w:w="1080" w:type="dxa"/>
            <w:gridSpan w:val="2"/>
            <w:tcBorders>
              <w:top w:val="single" w:sz="12" w:space="0" w:color="auto"/>
              <w:bottom w:val="nil"/>
            </w:tcBorders>
            <w:vAlign w:val="center"/>
          </w:tcPr>
          <w:p w14:paraId="107F9EC0" w14:textId="77777777" w:rsidR="00E643FF" w:rsidRPr="0080497E" w:rsidRDefault="00E643FF" w:rsidP="00E643FF">
            <w:pPr>
              <w:pStyle w:val="CES5191Arial8leftaligned"/>
              <w:rPr>
                <w:rFonts w:ascii="Times New Roman" w:hAnsi="Times New Roman" w:cs="Times New Roman"/>
              </w:rPr>
            </w:pPr>
          </w:p>
        </w:tc>
        <w:tc>
          <w:tcPr>
            <w:tcW w:w="1800" w:type="dxa"/>
            <w:tcBorders>
              <w:top w:val="single" w:sz="12" w:space="0" w:color="auto"/>
              <w:bottom w:val="nil"/>
              <w:right w:val="nil"/>
            </w:tcBorders>
            <w:vAlign w:val="center"/>
          </w:tcPr>
          <w:p w14:paraId="0AF9DACF" w14:textId="77777777" w:rsidR="00E643FF" w:rsidRPr="0080497E" w:rsidRDefault="00E643FF" w:rsidP="00E643FF">
            <w:pPr>
              <w:pStyle w:val="CES5191Arial8leftaligned"/>
              <w:rPr>
                <w:rFonts w:ascii="Times New Roman" w:hAnsi="Times New Roman" w:cs="Times New Roman"/>
              </w:rPr>
            </w:pPr>
          </w:p>
        </w:tc>
      </w:tr>
    </w:tbl>
    <w:p w14:paraId="01258996" w14:textId="77777777" w:rsidR="00B45130" w:rsidRDefault="00B45130" w:rsidP="00567D04">
      <w:pPr>
        <w:widowControl w:val="0"/>
        <w:spacing w:line="240" w:lineRule="auto"/>
        <w:ind w:left="1440" w:right="708" w:hanging="1440"/>
        <w:contextualSpacing/>
        <w:rPr>
          <w:sz w:val="16"/>
          <w:szCs w:val="16"/>
          <w:lang w:val="ru-RU"/>
        </w:rPr>
      </w:pPr>
    </w:p>
    <w:p w14:paraId="43B0DE5A" w14:textId="0171ADCF" w:rsidR="00916858" w:rsidRPr="00C864AE" w:rsidRDefault="00916858" w:rsidP="00567D04">
      <w:pPr>
        <w:widowControl w:val="0"/>
        <w:spacing w:line="240" w:lineRule="auto"/>
        <w:ind w:left="1440" w:right="708" w:hanging="1440"/>
        <w:contextualSpacing/>
        <w:rPr>
          <w:sz w:val="16"/>
          <w:szCs w:val="16"/>
          <w:lang w:val="ru-RU"/>
        </w:rPr>
      </w:pPr>
      <w:r w:rsidRPr="00C864AE">
        <w:rPr>
          <w:sz w:val="16"/>
          <w:szCs w:val="16"/>
          <w:lang w:val="ru-RU"/>
        </w:rPr>
        <w:t xml:space="preserve">Примечание 1: </w:t>
      </w:r>
      <w:r w:rsidR="00567D04" w:rsidRPr="00B45130">
        <w:rPr>
          <w:sz w:val="16"/>
          <w:szCs w:val="16"/>
          <w:lang w:val="ru-RU"/>
        </w:rPr>
        <w:tab/>
      </w:r>
      <w:r w:rsidRPr="00C864AE">
        <w:rPr>
          <w:sz w:val="16"/>
          <w:szCs w:val="16"/>
          <w:lang w:val="ru-RU"/>
        </w:rPr>
        <w:t>Большинство указанных покрытий требует подогрева в процессе высыхания.</w:t>
      </w:r>
    </w:p>
    <w:p w14:paraId="21EEAC7B" w14:textId="344EC231" w:rsidR="0098072F" w:rsidRPr="00C864AE" w:rsidRDefault="0098072F" w:rsidP="00567D04">
      <w:pPr>
        <w:widowControl w:val="0"/>
        <w:spacing w:line="240" w:lineRule="auto"/>
        <w:ind w:left="1440" w:right="708" w:hanging="1440"/>
        <w:contextualSpacing/>
        <w:rPr>
          <w:sz w:val="16"/>
          <w:szCs w:val="16"/>
          <w:lang w:val="ru-RU"/>
        </w:rPr>
      </w:pPr>
      <w:r w:rsidRPr="00C864AE">
        <w:rPr>
          <w:sz w:val="16"/>
          <w:szCs w:val="16"/>
          <w:lang w:val="ru-RU"/>
        </w:rPr>
        <w:t xml:space="preserve">Примечание 2: </w:t>
      </w:r>
      <w:r w:rsidR="00567D04" w:rsidRPr="00567D04">
        <w:rPr>
          <w:sz w:val="16"/>
          <w:szCs w:val="16"/>
          <w:lang w:val="ru-RU"/>
        </w:rPr>
        <w:tab/>
      </w:r>
      <w:r w:rsidRPr="00C864AE">
        <w:rPr>
          <w:sz w:val="16"/>
          <w:szCs w:val="16"/>
          <w:lang w:val="ru-RU"/>
        </w:rPr>
        <w:t>*International’s Intertherm 1875/875 и Jotun’s Solvalitt Midtherm не требуют подогрева при высыхании.</w:t>
      </w:r>
    </w:p>
    <w:p w14:paraId="38D89C2A" w14:textId="1C8BA53C" w:rsidR="009B1B73" w:rsidRPr="00C864AE" w:rsidRDefault="009B1B73" w:rsidP="00567D04">
      <w:pPr>
        <w:widowControl w:val="0"/>
        <w:spacing w:line="240" w:lineRule="auto"/>
        <w:ind w:left="1440" w:right="708" w:hanging="1440"/>
        <w:contextualSpacing/>
        <w:rPr>
          <w:sz w:val="16"/>
          <w:szCs w:val="16"/>
          <w:lang w:val="ru-RU"/>
        </w:rPr>
      </w:pPr>
      <w:r w:rsidRPr="00C864AE">
        <w:rPr>
          <w:sz w:val="16"/>
          <w:szCs w:val="16"/>
          <w:lang w:val="ru-RU"/>
        </w:rPr>
        <w:t>Примечание</w:t>
      </w:r>
      <w:r w:rsidR="009817BB" w:rsidRPr="00C864AE">
        <w:rPr>
          <w:sz w:val="16"/>
          <w:szCs w:val="16"/>
          <w:lang w:val="ru-RU"/>
        </w:rPr>
        <w:t xml:space="preserve"> </w:t>
      </w:r>
      <w:r w:rsidR="0098072F" w:rsidRPr="00C864AE">
        <w:rPr>
          <w:sz w:val="16"/>
          <w:szCs w:val="16"/>
          <w:lang w:val="ru-RU"/>
        </w:rPr>
        <w:t>3</w:t>
      </w:r>
      <w:r w:rsidRPr="00C864AE">
        <w:rPr>
          <w:sz w:val="16"/>
          <w:szCs w:val="16"/>
          <w:lang w:val="ru-RU"/>
        </w:rPr>
        <w:t xml:space="preserve">: </w:t>
      </w:r>
      <w:r w:rsidR="00567D04" w:rsidRPr="00064F9B">
        <w:rPr>
          <w:sz w:val="16"/>
          <w:szCs w:val="16"/>
          <w:lang w:val="ru-RU"/>
        </w:rPr>
        <w:tab/>
      </w:r>
      <w:r w:rsidRPr="00C864AE">
        <w:rPr>
          <w:sz w:val="16"/>
          <w:szCs w:val="16"/>
          <w:lang w:val="ru-RU"/>
        </w:rPr>
        <w:t xml:space="preserve">Обязательно использование различных цветов для первого и второго слоёв. </w:t>
      </w:r>
      <w:r w:rsidR="000C0FE6" w:rsidRPr="00C864AE">
        <w:rPr>
          <w:sz w:val="16"/>
          <w:szCs w:val="16"/>
          <w:lang w:val="ru-RU"/>
        </w:rPr>
        <w:t xml:space="preserve">Цвет финишного слоя </w:t>
      </w:r>
      <w:r w:rsidR="00353D45" w:rsidRPr="00C864AE">
        <w:rPr>
          <w:sz w:val="16"/>
          <w:szCs w:val="16"/>
          <w:lang w:val="ru-RU"/>
        </w:rPr>
        <w:t>выбирается согласно Таблице</w:t>
      </w:r>
      <w:r w:rsidR="00FC3E84" w:rsidRPr="00C864AE">
        <w:rPr>
          <w:sz w:val="16"/>
          <w:szCs w:val="16"/>
          <w:lang w:val="ru-RU"/>
        </w:rPr>
        <w:t xml:space="preserve"> </w:t>
      </w:r>
      <w:r w:rsidR="00353D45" w:rsidRPr="00C864AE">
        <w:rPr>
          <w:sz w:val="16"/>
          <w:szCs w:val="16"/>
          <w:lang w:val="ru-RU"/>
        </w:rPr>
        <w:t xml:space="preserve">1 ТУ COM-SU-4743-TCO. </w:t>
      </w:r>
    </w:p>
    <w:p w14:paraId="1B2EBDC4" w14:textId="7D58420D" w:rsidR="009817BB" w:rsidRPr="00C864AE" w:rsidRDefault="009817BB" w:rsidP="00C864AE">
      <w:pPr>
        <w:widowControl w:val="0"/>
        <w:spacing w:line="240" w:lineRule="auto"/>
        <w:ind w:left="1440" w:right="-20" w:hanging="1083"/>
        <w:contextualSpacing/>
        <w:rPr>
          <w:sz w:val="16"/>
          <w:szCs w:val="16"/>
          <w:lang w:val="ru-RU"/>
        </w:rPr>
      </w:pPr>
    </w:p>
    <w:p w14:paraId="0C524048" w14:textId="77777777" w:rsidR="00E643FF" w:rsidRPr="00AB0C37" w:rsidRDefault="00E643FF" w:rsidP="00E643FF">
      <w:pPr>
        <w:pStyle w:val="CES5191Arial8leftaligned"/>
        <w:tabs>
          <w:tab w:val="left" w:pos="540"/>
        </w:tabs>
        <w:ind w:left="540" w:hanging="540"/>
        <w:rPr>
          <w:rFonts w:ascii="Times New Roman" w:hAnsi="Times New Roman" w:cs="Times New Roman"/>
          <w:color w:val="auto"/>
          <w:lang w:val="ru-RU"/>
        </w:rPr>
      </w:pPr>
    </w:p>
    <w:p w14:paraId="4A78CA38" w14:textId="77777777" w:rsidR="002B5E17" w:rsidRPr="00AB0C37" w:rsidRDefault="002B5E17" w:rsidP="002B5E17">
      <w:pPr>
        <w:tabs>
          <w:tab w:val="left" w:pos="3225"/>
        </w:tabs>
        <w:rPr>
          <w:color w:val="auto"/>
          <w:sz w:val="20"/>
          <w:szCs w:val="20"/>
          <w:lang w:val="ru-RU"/>
        </w:rPr>
      </w:pPr>
      <w:r w:rsidRPr="00AB0C37">
        <w:rPr>
          <w:color w:val="auto"/>
          <w:lang w:val="ru-RU"/>
        </w:rPr>
        <w:br w:type="page"/>
      </w:r>
    </w:p>
    <w:tbl>
      <w:tblPr>
        <w:tblW w:w="10040" w:type="dxa"/>
        <w:jc w:val="center"/>
        <w:tblLayout w:type="fixed"/>
        <w:tblLook w:val="01E0" w:firstRow="1" w:lastRow="1" w:firstColumn="1" w:lastColumn="1" w:noHBand="0" w:noVBand="0"/>
      </w:tblPr>
      <w:tblGrid>
        <w:gridCol w:w="1369"/>
        <w:gridCol w:w="270"/>
        <w:gridCol w:w="556"/>
        <w:gridCol w:w="2767"/>
        <w:gridCol w:w="990"/>
        <w:gridCol w:w="1703"/>
        <w:gridCol w:w="795"/>
        <w:gridCol w:w="176"/>
        <w:gridCol w:w="1414"/>
      </w:tblGrid>
      <w:tr w:rsidR="003101EF" w:rsidRPr="0005732F" w14:paraId="76B588B3" w14:textId="77777777" w:rsidTr="00F029EB">
        <w:trPr>
          <w:trHeight w:val="360"/>
          <w:jc w:val="center"/>
        </w:trPr>
        <w:tc>
          <w:tcPr>
            <w:tcW w:w="10040" w:type="dxa"/>
            <w:gridSpan w:val="9"/>
            <w:tcBorders>
              <w:top w:val="single" w:sz="6" w:space="0" w:color="auto"/>
              <w:bottom w:val="single" w:sz="12" w:space="0" w:color="auto"/>
            </w:tcBorders>
            <w:shd w:val="clear" w:color="auto" w:fill="FFFFFF"/>
            <w:vAlign w:val="center"/>
          </w:tcPr>
          <w:p w14:paraId="16F2ABCD" w14:textId="77777777" w:rsidR="003101EF" w:rsidRPr="0005732F" w:rsidRDefault="003101EF" w:rsidP="00E63BE3">
            <w:pPr>
              <w:ind w:right="-72"/>
              <w:jc w:val="right"/>
              <w:rPr>
                <w:b/>
                <w:i/>
                <w:color w:val="auto"/>
              </w:rPr>
            </w:pPr>
            <w:proofErr w:type="spellStart"/>
            <w:r w:rsidRPr="0005732F">
              <w:rPr>
                <w:b/>
                <w:i/>
                <w:color w:val="auto"/>
              </w:rPr>
              <w:lastRenderedPageBreak/>
              <w:t>Двухкомпонентные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3101EF" w:rsidRPr="0005732F" w14:paraId="039E6444" w14:textId="77777777" w:rsidTr="00F029EB">
        <w:trPr>
          <w:trHeight w:val="360"/>
          <w:jc w:val="center"/>
        </w:trPr>
        <w:tc>
          <w:tcPr>
            <w:tcW w:w="8450" w:type="dxa"/>
            <w:gridSpan w:val="7"/>
            <w:tcBorders>
              <w:top w:val="single" w:sz="12" w:space="0" w:color="auto"/>
              <w:left w:val="single" w:sz="12" w:space="0" w:color="auto"/>
              <w:bottom w:val="single" w:sz="12" w:space="0" w:color="auto"/>
            </w:tcBorders>
            <w:vAlign w:val="center"/>
          </w:tcPr>
          <w:p w14:paraId="2D4A21D5" w14:textId="77777777" w:rsidR="003101EF" w:rsidRPr="006952A6" w:rsidRDefault="003101EF" w:rsidP="00E63BE3">
            <w:pPr>
              <w:autoSpaceDE/>
              <w:autoSpaceDN/>
              <w:adjustRightInd/>
              <w:spacing w:before="0" w:line="240" w:lineRule="auto"/>
              <w:ind w:left="0"/>
              <w:rPr>
                <w:b/>
                <w:color w:val="auto"/>
                <w:sz w:val="20"/>
                <w:szCs w:val="20"/>
                <w:lang w:val="ru-RU"/>
              </w:rPr>
            </w:pPr>
            <w:r w:rsidRPr="00AD544E">
              <w:rPr>
                <w:b/>
                <w:color w:val="auto"/>
                <w:sz w:val="20"/>
                <w:szCs w:val="24"/>
                <w:lang w:val="ru-RU"/>
              </w:rPr>
              <w:t>Самоотверждающееся неорганическое цинкосодержащее | Высокотемпературное силиконовое</w:t>
            </w:r>
            <w:r w:rsidR="00DB39C3">
              <w:rPr>
                <w:b/>
                <w:color w:val="auto"/>
                <w:sz w:val="20"/>
                <w:szCs w:val="24"/>
                <w:lang w:val="ru-RU"/>
              </w:rPr>
              <w:t xml:space="preserve"> </w:t>
            </w:r>
            <w:r w:rsidR="00EA5AD7" w:rsidRPr="00D750DA">
              <w:rPr>
                <w:b/>
                <w:color w:val="auto"/>
                <w:sz w:val="20"/>
                <w:szCs w:val="24"/>
                <w:lang w:val="ru-RU"/>
              </w:rPr>
              <w:t>205-649°C (400- 1200°F)</w:t>
            </w:r>
          </w:p>
        </w:tc>
        <w:tc>
          <w:tcPr>
            <w:tcW w:w="1590" w:type="dxa"/>
            <w:gridSpan w:val="2"/>
            <w:tcBorders>
              <w:top w:val="single" w:sz="12" w:space="0" w:color="auto"/>
              <w:bottom w:val="single" w:sz="12" w:space="0" w:color="auto"/>
              <w:right w:val="single" w:sz="12" w:space="0" w:color="auto"/>
            </w:tcBorders>
            <w:shd w:val="clear" w:color="auto" w:fill="000000"/>
            <w:vAlign w:val="center"/>
          </w:tcPr>
          <w:p w14:paraId="1000A3F3" w14:textId="77777777" w:rsidR="003101EF" w:rsidRPr="0005732F" w:rsidRDefault="003101EF" w:rsidP="00E63BE3">
            <w:pPr>
              <w:autoSpaceDE/>
              <w:autoSpaceDN/>
              <w:adjustRightInd/>
              <w:spacing w:before="0" w:line="240" w:lineRule="auto"/>
              <w:ind w:left="0"/>
              <w:jc w:val="center"/>
              <w:rPr>
                <w:b/>
                <w:color w:val="auto"/>
                <w:sz w:val="36"/>
                <w:szCs w:val="40"/>
              </w:rPr>
            </w:pPr>
            <w:r w:rsidRPr="00B76D32">
              <w:rPr>
                <w:b/>
                <w:color w:val="auto"/>
                <w:sz w:val="36"/>
                <w:szCs w:val="24"/>
                <w:lang w:val="ru-RU"/>
              </w:rPr>
              <w:t>2.4</w:t>
            </w:r>
          </w:p>
        </w:tc>
      </w:tr>
      <w:tr w:rsidR="003101EF" w:rsidRPr="00C76656" w14:paraId="240C4151" w14:textId="77777777" w:rsidTr="00F029EB">
        <w:trPr>
          <w:cantSplit/>
          <w:trHeight w:val="288"/>
          <w:jc w:val="center"/>
        </w:trPr>
        <w:tc>
          <w:tcPr>
            <w:tcW w:w="1639" w:type="dxa"/>
            <w:gridSpan w:val="2"/>
            <w:tcBorders>
              <w:top w:val="single" w:sz="12" w:space="0" w:color="auto"/>
            </w:tcBorders>
          </w:tcPr>
          <w:p w14:paraId="6E794703" w14:textId="77777777" w:rsidR="003101EF" w:rsidRPr="004E6B3B" w:rsidRDefault="003101EF" w:rsidP="00E63BE3">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323" w:type="dxa"/>
            <w:gridSpan w:val="2"/>
            <w:tcBorders>
              <w:top w:val="single" w:sz="12" w:space="0" w:color="auto"/>
            </w:tcBorders>
          </w:tcPr>
          <w:p w14:paraId="0036A977" w14:textId="2B75A44B" w:rsidR="00C3641C" w:rsidRDefault="00C3641C" w:rsidP="00E63BE3">
            <w:pPr>
              <w:suppressAutoHyphens/>
              <w:autoSpaceDE/>
              <w:autoSpaceDN/>
              <w:adjustRightInd/>
              <w:spacing w:before="0" w:line="240" w:lineRule="auto"/>
              <w:ind w:left="-72" w:firstLine="3"/>
              <w:rPr>
                <w:color w:val="auto"/>
                <w:sz w:val="16"/>
                <w:szCs w:val="24"/>
              </w:rPr>
            </w:pPr>
            <w:r w:rsidRPr="00C3641C">
              <w:rPr>
                <w:color w:val="auto"/>
                <w:sz w:val="16"/>
                <w:szCs w:val="24"/>
              </w:rPr>
              <w:t>SSPC-SP1/SP10 (</w:t>
            </w:r>
            <w:proofErr w:type="spellStart"/>
            <w:r w:rsidRPr="00C3641C">
              <w:rPr>
                <w:color w:val="auto"/>
                <w:sz w:val="16"/>
                <w:szCs w:val="24"/>
              </w:rPr>
              <w:t>NACENo</w:t>
            </w:r>
            <w:proofErr w:type="spellEnd"/>
            <w:r w:rsidRPr="00C3641C">
              <w:rPr>
                <w:color w:val="auto"/>
                <w:sz w:val="16"/>
                <w:szCs w:val="24"/>
              </w:rPr>
              <w:t>. 2) (SA 2.5)</w:t>
            </w:r>
          </w:p>
          <w:p w14:paraId="3DA634C7" w14:textId="07172B07" w:rsidR="003101EF" w:rsidRPr="00FE6EE2" w:rsidRDefault="004B5C7C" w:rsidP="00E63BE3">
            <w:pPr>
              <w:suppressAutoHyphens/>
              <w:autoSpaceDE/>
              <w:autoSpaceDN/>
              <w:adjustRightInd/>
              <w:spacing w:before="0" w:line="240" w:lineRule="auto"/>
              <w:ind w:left="-72" w:firstLine="3"/>
              <w:rPr>
                <w:sz w:val="16"/>
                <w:szCs w:val="18"/>
                <w:lang w:val="ru-RU"/>
              </w:rPr>
            </w:pPr>
            <w:r>
              <w:rPr>
                <w:color w:val="auto"/>
                <w:sz w:val="16"/>
                <w:szCs w:val="24"/>
                <w:lang w:val="ru-RU"/>
              </w:rPr>
              <w:t>Абразивоструйная</w:t>
            </w:r>
            <w:r w:rsidR="00F85E41" w:rsidRPr="00F85E41">
              <w:rPr>
                <w:color w:val="auto"/>
                <w:sz w:val="16"/>
                <w:szCs w:val="24"/>
                <w:lang w:val="ru-RU"/>
              </w:rPr>
              <w:t xml:space="preserve"> </w:t>
            </w:r>
            <w:r w:rsidR="003101EF" w:rsidRPr="009B1CE0">
              <w:rPr>
                <w:color w:val="auto"/>
                <w:sz w:val="16"/>
                <w:szCs w:val="24"/>
                <w:lang w:val="ru-RU"/>
              </w:rPr>
              <w:t>очистка до почти белого металла</w:t>
            </w:r>
            <w:r w:rsidR="003101EF" w:rsidRPr="009B1CE0">
              <w:rPr>
                <w:sz w:val="16"/>
                <w:szCs w:val="18"/>
                <w:lang w:val="ru-RU"/>
              </w:rPr>
              <w:t>.</w:t>
            </w:r>
          </w:p>
        </w:tc>
        <w:tc>
          <w:tcPr>
            <w:tcW w:w="990" w:type="dxa"/>
            <w:tcBorders>
              <w:top w:val="single" w:sz="12" w:space="0" w:color="auto"/>
            </w:tcBorders>
          </w:tcPr>
          <w:p w14:paraId="2C438558" w14:textId="77777777" w:rsidR="003101EF" w:rsidRPr="00A24069" w:rsidRDefault="003101EF" w:rsidP="00E63BE3">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4088" w:type="dxa"/>
            <w:gridSpan w:val="4"/>
            <w:vMerge w:val="restart"/>
            <w:tcBorders>
              <w:top w:val="single" w:sz="12" w:space="0" w:color="auto"/>
            </w:tcBorders>
          </w:tcPr>
          <w:p w14:paraId="355F4CA6" w14:textId="77777777" w:rsidR="003101EF" w:rsidRPr="006952A6" w:rsidRDefault="003101EF" w:rsidP="00E63BE3">
            <w:pPr>
              <w:autoSpaceDE/>
              <w:autoSpaceDN/>
              <w:adjustRightInd/>
              <w:spacing w:before="0" w:line="240" w:lineRule="auto"/>
              <w:ind w:left="-72"/>
              <w:rPr>
                <w:color w:val="auto"/>
                <w:sz w:val="16"/>
                <w:szCs w:val="16"/>
                <w:lang w:val="ru-RU"/>
              </w:rPr>
            </w:pPr>
            <w:r w:rsidRPr="004E6B3B">
              <w:rPr>
                <w:color w:val="auto"/>
                <w:sz w:val="16"/>
                <w:szCs w:val="24"/>
                <w:lang w:val="ru-RU"/>
              </w:rPr>
              <w:t>Используется только силиконовое, без примесей, поверхностное покрытие, в два слоя.</w:t>
            </w:r>
          </w:p>
        </w:tc>
      </w:tr>
      <w:tr w:rsidR="003101EF" w:rsidRPr="00C76656" w14:paraId="1F29F903" w14:textId="77777777" w:rsidTr="00F029EB">
        <w:trPr>
          <w:cantSplit/>
          <w:trHeight w:val="288"/>
          <w:jc w:val="center"/>
        </w:trPr>
        <w:tc>
          <w:tcPr>
            <w:tcW w:w="1639" w:type="dxa"/>
            <w:gridSpan w:val="2"/>
          </w:tcPr>
          <w:p w14:paraId="05327F12" w14:textId="77777777" w:rsidR="003101EF" w:rsidRPr="004E6B3B" w:rsidRDefault="003101EF" w:rsidP="00E63BE3">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323" w:type="dxa"/>
            <w:gridSpan w:val="2"/>
          </w:tcPr>
          <w:p w14:paraId="7D418351" w14:textId="77777777" w:rsidR="003101EF" w:rsidRPr="00D750DA" w:rsidRDefault="00224632" w:rsidP="00E63BE3">
            <w:pPr>
              <w:suppressAutoHyphens/>
              <w:autoSpaceDE/>
              <w:autoSpaceDN/>
              <w:adjustRightInd/>
              <w:spacing w:before="0" w:line="240" w:lineRule="auto"/>
              <w:ind w:left="-72" w:firstLine="3"/>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5557B9F4" w14:textId="77777777" w:rsidR="003101EF" w:rsidRPr="00D750DA" w:rsidRDefault="003101EF" w:rsidP="00E63BE3">
            <w:pPr>
              <w:autoSpaceDE/>
              <w:autoSpaceDN/>
              <w:adjustRightInd/>
              <w:spacing w:before="0" w:line="240" w:lineRule="auto"/>
              <w:ind w:left="-72"/>
              <w:rPr>
                <w:sz w:val="16"/>
                <w:szCs w:val="18"/>
                <w:lang w:val="ru-RU"/>
              </w:rPr>
            </w:pPr>
          </w:p>
        </w:tc>
        <w:tc>
          <w:tcPr>
            <w:tcW w:w="4088" w:type="dxa"/>
            <w:gridSpan w:val="4"/>
            <w:vMerge/>
            <w:vAlign w:val="center"/>
          </w:tcPr>
          <w:p w14:paraId="2185A57A" w14:textId="77777777" w:rsidR="003101EF" w:rsidRPr="00D750DA" w:rsidRDefault="003101EF" w:rsidP="00E63BE3">
            <w:pPr>
              <w:rPr>
                <w:lang w:val="ru-RU"/>
              </w:rPr>
            </w:pPr>
          </w:p>
        </w:tc>
      </w:tr>
      <w:tr w:rsidR="003101EF" w:rsidRPr="00C76656" w14:paraId="58D6979D" w14:textId="77777777" w:rsidTr="00F029EB">
        <w:trPr>
          <w:cantSplit/>
          <w:trHeight w:val="288"/>
          <w:jc w:val="center"/>
        </w:trPr>
        <w:tc>
          <w:tcPr>
            <w:tcW w:w="1639" w:type="dxa"/>
            <w:gridSpan w:val="2"/>
            <w:tcBorders>
              <w:bottom w:val="single" w:sz="12" w:space="0" w:color="auto"/>
            </w:tcBorders>
          </w:tcPr>
          <w:p w14:paraId="2842AAB4" w14:textId="77777777" w:rsidR="003101EF" w:rsidRPr="004E6B3B" w:rsidRDefault="003101EF" w:rsidP="00E63BE3">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323" w:type="dxa"/>
            <w:gridSpan w:val="2"/>
            <w:tcBorders>
              <w:bottom w:val="single" w:sz="12" w:space="0" w:color="auto"/>
            </w:tcBorders>
          </w:tcPr>
          <w:p w14:paraId="209B813A" w14:textId="77777777" w:rsidR="003101EF" w:rsidRPr="00D750DA" w:rsidRDefault="00E643FF" w:rsidP="00E63BE3">
            <w:pPr>
              <w:suppressAutoHyphens/>
              <w:autoSpaceDE/>
              <w:autoSpaceDN/>
              <w:adjustRightInd/>
              <w:spacing w:before="0" w:line="240" w:lineRule="auto"/>
              <w:ind w:left="-72" w:firstLine="3"/>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08B94CA4" w14:textId="77777777" w:rsidR="003101EF" w:rsidRPr="00D750DA" w:rsidRDefault="003101EF" w:rsidP="00E63BE3">
            <w:pPr>
              <w:autoSpaceDE/>
              <w:autoSpaceDN/>
              <w:adjustRightInd/>
              <w:spacing w:before="0" w:line="240" w:lineRule="auto"/>
              <w:ind w:left="-72"/>
              <w:rPr>
                <w:sz w:val="16"/>
                <w:szCs w:val="18"/>
                <w:lang w:val="ru-RU"/>
              </w:rPr>
            </w:pPr>
          </w:p>
        </w:tc>
        <w:tc>
          <w:tcPr>
            <w:tcW w:w="4088" w:type="dxa"/>
            <w:gridSpan w:val="4"/>
            <w:vMerge/>
            <w:tcBorders>
              <w:bottom w:val="single" w:sz="12" w:space="0" w:color="auto"/>
            </w:tcBorders>
            <w:vAlign w:val="center"/>
          </w:tcPr>
          <w:p w14:paraId="47BDD664" w14:textId="77777777" w:rsidR="003101EF" w:rsidRPr="00D750DA" w:rsidRDefault="003101EF" w:rsidP="00E63BE3">
            <w:pPr>
              <w:rPr>
                <w:lang w:val="ru-RU"/>
              </w:rPr>
            </w:pPr>
          </w:p>
        </w:tc>
      </w:tr>
      <w:tr w:rsidR="003101EF" w:rsidRPr="00DB1FCF" w14:paraId="0D3ED76D" w14:textId="77777777" w:rsidTr="00F029EB">
        <w:trPr>
          <w:trHeight w:val="360"/>
          <w:jc w:val="center"/>
        </w:trPr>
        <w:tc>
          <w:tcPr>
            <w:tcW w:w="2195" w:type="dxa"/>
            <w:gridSpan w:val="3"/>
            <w:tcBorders>
              <w:top w:val="single" w:sz="12" w:space="0" w:color="auto"/>
              <w:left w:val="single" w:sz="12" w:space="0" w:color="auto"/>
              <w:bottom w:val="single" w:sz="12" w:space="0" w:color="auto"/>
            </w:tcBorders>
            <w:shd w:val="clear" w:color="auto" w:fill="000000"/>
            <w:vAlign w:val="center"/>
          </w:tcPr>
          <w:p w14:paraId="3B834158" w14:textId="77777777" w:rsidR="003101EF" w:rsidRPr="00AD544E" w:rsidRDefault="003101EF" w:rsidP="00E63BE3">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767" w:type="dxa"/>
            <w:tcBorders>
              <w:top w:val="single" w:sz="12" w:space="0" w:color="auto"/>
              <w:bottom w:val="single" w:sz="12" w:space="0" w:color="auto"/>
            </w:tcBorders>
            <w:shd w:val="clear" w:color="auto" w:fill="000000"/>
            <w:vAlign w:val="center"/>
          </w:tcPr>
          <w:p w14:paraId="356EA89B" w14:textId="77777777" w:rsidR="003101EF" w:rsidRPr="00AD544E" w:rsidRDefault="003101EF" w:rsidP="00E63BE3">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93" w:type="dxa"/>
            <w:gridSpan w:val="2"/>
            <w:tcBorders>
              <w:top w:val="single" w:sz="12" w:space="0" w:color="auto"/>
              <w:bottom w:val="single" w:sz="12" w:space="0" w:color="auto"/>
            </w:tcBorders>
            <w:shd w:val="clear" w:color="auto" w:fill="000000"/>
            <w:vAlign w:val="center"/>
          </w:tcPr>
          <w:p w14:paraId="714721C4" w14:textId="77777777" w:rsidR="003101EF" w:rsidRPr="00AD544E" w:rsidRDefault="003101EF" w:rsidP="00E63BE3">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gridSpan w:val="2"/>
            <w:tcBorders>
              <w:top w:val="single" w:sz="12" w:space="0" w:color="auto"/>
              <w:bottom w:val="single" w:sz="12" w:space="0" w:color="auto"/>
            </w:tcBorders>
            <w:shd w:val="clear" w:color="auto" w:fill="000000"/>
            <w:vAlign w:val="center"/>
          </w:tcPr>
          <w:p w14:paraId="50E745C7" w14:textId="77777777" w:rsidR="003101EF" w:rsidRPr="00AD544E" w:rsidRDefault="003101EF" w:rsidP="00E63BE3">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ЛОС (г/л)</w:t>
            </w:r>
          </w:p>
        </w:tc>
        <w:tc>
          <w:tcPr>
            <w:tcW w:w="1414" w:type="dxa"/>
            <w:tcBorders>
              <w:top w:val="single" w:sz="12" w:space="0" w:color="auto"/>
              <w:bottom w:val="single" w:sz="12" w:space="0" w:color="auto"/>
              <w:right w:val="single" w:sz="12" w:space="0" w:color="auto"/>
            </w:tcBorders>
            <w:shd w:val="clear" w:color="auto" w:fill="000000"/>
            <w:vAlign w:val="center"/>
          </w:tcPr>
          <w:p w14:paraId="536CBA95" w14:textId="77777777" w:rsidR="003101EF" w:rsidRPr="00AD544E" w:rsidRDefault="003101EF" w:rsidP="00E63BE3">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3101EF" w:rsidRPr="00DB1FCF" w14:paraId="396AAF5B" w14:textId="77777777" w:rsidTr="00F029EB">
        <w:trPr>
          <w:trHeight w:val="288"/>
          <w:jc w:val="center"/>
        </w:trPr>
        <w:tc>
          <w:tcPr>
            <w:tcW w:w="2195" w:type="dxa"/>
            <w:gridSpan w:val="3"/>
            <w:vAlign w:val="center"/>
          </w:tcPr>
          <w:p w14:paraId="3EDB1649" w14:textId="77777777" w:rsidR="003101EF" w:rsidRPr="003023B7" w:rsidRDefault="003101EF" w:rsidP="00E63BE3">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767" w:type="dxa"/>
            <w:vAlign w:val="center"/>
          </w:tcPr>
          <w:p w14:paraId="75F2D65E" w14:textId="77777777" w:rsidR="003101EF" w:rsidRPr="00977965" w:rsidRDefault="003101EF" w:rsidP="00F029EB">
            <w:pPr>
              <w:suppressAutoHyphens/>
              <w:autoSpaceDE/>
              <w:autoSpaceDN/>
              <w:adjustRightInd/>
              <w:spacing w:before="0" w:line="240" w:lineRule="auto"/>
              <w:ind w:left="0" w:firstLine="25"/>
              <w:rPr>
                <w:w w:val="0"/>
                <w:sz w:val="16"/>
                <w:szCs w:val="16"/>
              </w:rPr>
            </w:pPr>
            <w:r w:rsidRPr="00222154">
              <w:rPr>
                <w:sz w:val="16"/>
                <w:szCs w:val="16"/>
              </w:rPr>
              <w:t>Carboline</w:t>
            </w:r>
          </w:p>
        </w:tc>
        <w:tc>
          <w:tcPr>
            <w:tcW w:w="2693" w:type="dxa"/>
            <w:gridSpan w:val="2"/>
            <w:vAlign w:val="center"/>
          </w:tcPr>
          <w:p w14:paraId="0016CAEA" w14:textId="77777777" w:rsidR="003101EF" w:rsidRPr="008214B1" w:rsidRDefault="003101EF" w:rsidP="00F029EB">
            <w:pPr>
              <w:suppressAutoHyphens/>
              <w:autoSpaceDE/>
              <w:autoSpaceDN/>
              <w:adjustRightInd/>
              <w:spacing w:before="0" w:line="240" w:lineRule="auto"/>
              <w:ind w:left="0"/>
              <w:jc w:val="both"/>
              <w:rPr>
                <w:w w:val="0"/>
                <w:sz w:val="16"/>
                <w:szCs w:val="16"/>
              </w:rPr>
            </w:pPr>
            <w:r w:rsidRPr="008214B1">
              <w:rPr>
                <w:sz w:val="16"/>
                <w:szCs w:val="16"/>
              </w:rPr>
              <w:t>Carbozinc11</w:t>
            </w:r>
            <w:r w:rsidR="00DB39C3" w:rsidRPr="008214B1">
              <w:rPr>
                <w:sz w:val="16"/>
                <w:szCs w:val="16"/>
                <w:lang w:val="ru-RU"/>
              </w:rPr>
              <w:t xml:space="preserve"> </w:t>
            </w:r>
            <w:r w:rsidRPr="008214B1">
              <w:rPr>
                <w:sz w:val="16"/>
                <w:szCs w:val="16"/>
              </w:rPr>
              <w:t>Ser</w:t>
            </w:r>
            <w:r w:rsidRPr="008214B1">
              <w:rPr>
                <w:spacing w:val="2"/>
                <w:sz w:val="16"/>
                <w:szCs w:val="16"/>
              </w:rPr>
              <w:t>i</w:t>
            </w:r>
            <w:r w:rsidRPr="008214B1">
              <w:rPr>
                <w:sz w:val="16"/>
                <w:szCs w:val="16"/>
              </w:rPr>
              <w:t>es</w:t>
            </w:r>
          </w:p>
        </w:tc>
        <w:tc>
          <w:tcPr>
            <w:tcW w:w="971" w:type="dxa"/>
            <w:gridSpan w:val="2"/>
            <w:vAlign w:val="center"/>
          </w:tcPr>
          <w:p w14:paraId="057322BE" w14:textId="77777777" w:rsidR="003101EF" w:rsidRPr="00977965" w:rsidRDefault="003101EF" w:rsidP="00E63BE3">
            <w:pPr>
              <w:autoSpaceDE/>
              <w:autoSpaceDN/>
              <w:adjustRightInd/>
              <w:spacing w:before="0" w:line="240" w:lineRule="auto"/>
              <w:ind w:left="0"/>
              <w:jc w:val="center"/>
              <w:rPr>
                <w:sz w:val="16"/>
                <w:szCs w:val="16"/>
              </w:rPr>
            </w:pPr>
            <w:r w:rsidRPr="00222154">
              <w:rPr>
                <w:sz w:val="16"/>
                <w:szCs w:val="16"/>
              </w:rPr>
              <w:t>264–515</w:t>
            </w:r>
          </w:p>
        </w:tc>
        <w:tc>
          <w:tcPr>
            <w:tcW w:w="1414" w:type="dxa"/>
            <w:vAlign w:val="center"/>
          </w:tcPr>
          <w:p w14:paraId="2D087B30" w14:textId="77777777" w:rsidR="003101EF" w:rsidRPr="00977965" w:rsidRDefault="003101EF" w:rsidP="00F029EB">
            <w:pPr>
              <w:suppressAutoHyphens/>
              <w:autoSpaceDE/>
              <w:autoSpaceDN/>
              <w:adjustRightInd/>
              <w:spacing w:before="0" w:line="240" w:lineRule="auto"/>
              <w:ind w:left="0"/>
              <w:jc w:val="center"/>
              <w:rPr>
                <w:w w:val="0"/>
                <w:sz w:val="16"/>
                <w:szCs w:val="16"/>
              </w:rPr>
            </w:pPr>
            <w:r w:rsidRPr="00222154">
              <w:rPr>
                <w:sz w:val="16"/>
                <w:szCs w:val="16"/>
                <w:lang w:eastAsia="ru-RU"/>
              </w:rPr>
              <w:t>399°C(750</w:t>
            </w:r>
            <w:r w:rsidRPr="00222154">
              <w:rPr>
                <w:spacing w:val="1"/>
                <w:sz w:val="16"/>
                <w:szCs w:val="16"/>
                <w:lang w:eastAsia="ru-RU"/>
              </w:rPr>
              <w:t>°</w:t>
            </w:r>
            <w:r w:rsidRPr="00222154">
              <w:rPr>
                <w:sz w:val="16"/>
                <w:szCs w:val="16"/>
                <w:lang w:eastAsia="ru-RU"/>
              </w:rPr>
              <w:t>F)</w:t>
            </w:r>
          </w:p>
        </w:tc>
      </w:tr>
      <w:tr w:rsidR="00732BF3" w:rsidRPr="00DB1FCF" w14:paraId="7451F1F0" w14:textId="77777777" w:rsidTr="00F029EB">
        <w:trPr>
          <w:trHeight w:val="288"/>
          <w:jc w:val="center"/>
        </w:trPr>
        <w:tc>
          <w:tcPr>
            <w:tcW w:w="2195" w:type="dxa"/>
            <w:gridSpan w:val="3"/>
            <w:vMerge w:val="restart"/>
            <w:vAlign w:val="center"/>
          </w:tcPr>
          <w:p w14:paraId="4CD6124B" w14:textId="77777777" w:rsidR="00732BF3" w:rsidRPr="003023B7" w:rsidRDefault="00732BF3" w:rsidP="00E63BE3">
            <w:pPr>
              <w:autoSpaceDE/>
              <w:autoSpaceDN/>
              <w:adjustRightInd/>
              <w:spacing w:before="0" w:line="240" w:lineRule="auto"/>
              <w:ind w:left="0"/>
              <w:rPr>
                <w:b/>
                <w:color w:val="auto"/>
                <w:sz w:val="16"/>
                <w:szCs w:val="24"/>
                <w:lang w:val="ru-RU"/>
              </w:rPr>
            </w:pPr>
            <w:r w:rsidRPr="003023B7">
              <w:rPr>
                <w:b/>
                <w:color w:val="auto"/>
                <w:sz w:val="16"/>
                <w:szCs w:val="24"/>
                <w:lang w:val="ru-RU"/>
              </w:rPr>
              <w:t>Самоотверждающееся неорганическое</w:t>
            </w:r>
          </w:p>
        </w:tc>
        <w:tc>
          <w:tcPr>
            <w:tcW w:w="2767" w:type="dxa"/>
            <w:vAlign w:val="center"/>
          </w:tcPr>
          <w:p w14:paraId="4B88B816" w14:textId="77777777" w:rsidR="00732BF3" w:rsidRPr="00977965" w:rsidRDefault="00732BF3" w:rsidP="00F029EB">
            <w:pPr>
              <w:suppressAutoHyphens/>
              <w:autoSpaceDE/>
              <w:autoSpaceDN/>
              <w:adjustRightInd/>
              <w:spacing w:before="0" w:line="240" w:lineRule="auto"/>
              <w:ind w:left="0" w:firstLine="25"/>
              <w:rPr>
                <w:w w:val="0"/>
                <w:sz w:val="16"/>
                <w:szCs w:val="16"/>
              </w:rPr>
            </w:pPr>
            <w:proofErr w:type="spellStart"/>
            <w:proofErr w:type="gramStart"/>
            <w:r w:rsidRPr="00222154">
              <w:rPr>
                <w:sz w:val="16"/>
                <w:szCs w:val="16"/>
              </w:rPr>
              <w:t>Dampn</w:t>
            </w:r>
            <w:r w:rsidRPr="00222154">
              <w:rPr>
                <w:spacing w:val="1"/>
                <w:sz w:val="16"/>
                <w:szCs w:val="16"/>
              </w:rPr>
              <w:t>e</w:t>
            </w:r>
            <w:r w:rsidRPr="00222154">
              <w:rPr>
                <w:sz w:val="16"/>
                <w:szCs w:val="16"/>
              </w:rPr>
              <w:t>yCom</w:t>
            </w:r>
            <w:r w:rsidRPr="00222154">
              <w:rPr>
                <w:spacing w:val="1"/>
                <w:sz w:val="16"/>
                <w:szCs w:val="16"/>
              </w:rPr>
              <w:t>p</w:t>
            </w:r>
            <w:r w:rsidRPr="00222154">
              <w:rPr>
                <w:sz w:val="16"/>
                <w:szCs w:val="16"/>
              </w:rPr>
              <w:t>a</w:t>
            </w:r>
            <w:r w:rsidRPr="00222154">
              <w:rPr>
                <w:spacing w:val="1"/>
                <w:sz w:val="16"/>
                <w:szCs w:val="16"/>
              </w:rPr>
              <w:t>n</w:t>
            </w:r>
            <w:r w:rsidRPr="00222154">
              <w:rPr>
                <w:spacing w:val="-2"/>
                <w:sz w:val="16"/>
                <w:szCs w:val="16"/>
              </w:rPr>
              <w:t>y</w:t>
            </w:r>
            <w:r w:rsidRPr="00222154">
              <w:rPr>
                <w:sz w:val="16"/>
                <w:szCs w:val="16"/>
              </w:rPr>
              <w:t>,Inc</w:t>
            </w:r>
            <w:proofErr w:type="spellEnd"/>
            <w:r w:rsidRPr="00222154">
              <w:rPr>
                <w:sz w:val="16"/>
                <w:szCs w:val="16"/>
              </w:rPr>
              <w:t>.</w:t>
            </w:r>
            <w:proofErr w:type="gramEnd"/>
          </w:p>
        </w:tc>
        <w:tc>
          <w:tcPr>
            <w:tcW w:w="2693" w:type="dxa"/>
            <w:gridSpan w:val="2"/>
            <w:vAlign w:val="center"/>
          </w:tcPr>
          <w:p w14:paraId="570B12F6" w14:textId="77777777" w:rsidR="00732BF3" w:rsidRPr="008214B1" w:rsidRDefault="00732BF3" w:rsidP="00F029EB">
            <w:pPr>
              <w:suppressAutoHyphens/>
              <w:autoSpaceDE/>
              <w:autoSpaceDN/>
              <w:adjustRightInd/>
              <w:spacing w:before="0" w:line="240" w:lineRule="auto"/>
              <w:ind w:left="0"/>
              <w:jc w:val="both"/>
              <w:rPr>
                <w:w w:val="0"/>
                <w:sz w:val="16"/>
                <w:szCs w:val="16"/>
              </w:rPr>
            </w:pPr>
            <w:proofErr w:type="spellStart"/>
            <w:r w:rsidRPr="008214B1">
              <w:rPr>
                <w:sz w:val="16"/>
                <w:szCs w:val="16"/>
              </w:rPr>
              <w:t>Thurmal</w:t>
            </w:r>
            <w:r w:rsidRPr="008214B1">
              <w:rPr>
                <w:spacing w:val="1"/>
                <w:sz w:val="16"/>
                <w:szCs w:val="16"/>
              </w:rPr>
              <w:t>o</w:t>
            </w:r>
            <w:r w:rsidRPr="008214B1">
              <w:rPr>
                <w:sz w:val="16"/>
                <w:szCs w:val="16"/>
              </w:rPr>
              <w:t>x</w:t>
            </w:r>
            <w:proofErr w:type="spellEnd"/>
            <w:r w:rsidRPr="008214B1">
              <w:rPr>
                <w:sz w:val="16"/>
                <w:szCs w:val="16"/>
                <w:lang w:val="ru-RU"/>
              </w:rPr>
              <w:t xml:space="preserve"> </w:t>
            </w:r>
            <w:r w:rsidRPr="008214B1">
              <w:rPr>
                <w:sz w:val="16"/>
                <w:szCs w:val="16"/>
              </w:rPr>
              <w:t>245/245C or 837</w:t>
            </w:r>
          </w:p>
        </w:tc>
        <w:tc>
          <w:tcPr>
            <w:tcW w:w="971" w:type="dxa"/>
            <w:gridSpan w:val="2"/>
            <w:vAlign w:val="center"/>
          </w:tcPr>
          <w:p w14:paraId="5EE34194" w14:textId="77777777" w:rsidR="00732BF3" w:rsidRPr="00977965" w:rsidRDefault="00732BF3" w:rsidP="003A4823">
            <w:pPr>
              <w:autoSpaceDE/>
              <w:autoSpaceDN/>
              <w:adjustRightInd/>
              <w:spacing w:before="0" w:line="240" w:lineRule="auto"/>
              <w:ind w:left="-109"/>
              <w:jc w:val="center"/>
              <w:rPr>
                <w:sz w:val="16"/>
                <w:szCs w:val="16"/>
              </w:rPr>
            </w:pPr>
            <w:r>
              <w:rPr>
                <w:sz w:val="16"/>
                <w:szCs w:val="16"/>
              </w:rPr>
              <w:t>538/395/</w:t>
            </w:r>
            <w:r w:rsidRPr="00222154">
              <w:rPr>
                <w:sz w:val="16"/>
                <w:szCs w:val="16"/>
              </w:rPr>
              <w:t>232</w:t>
            </w:r>
          </w:p>
        </w:tc>
        <w:tc>
          <w:tcPr>
            <w:tcW w:w="1414" w:type="dxa"/>
            <w:vAlign w:val="center"/>
          </w:tcPr>
          <w:p w14:paraId="4F57BF47" w14:textId="77777777" w:rsidR="00732BF3" w:rsidRPr="00977965" w:rsidRDefault="00732BF3" w:rsidP="00F029EB">
            <w:pPr>
              <w:suppressAutoHyphens/>
              <w:autoSpaceDE/>
              <w:autoSpaceDN/>
              <w:adjustRightInd/>
              <w:spacing w:before="0" w:line="240" w:lineRule="auto"/>
              <w:ind w:left="0"/>
              <w:jc w:val="center"/>
              <w:rPr>
                <w:w w:val="0"/>
                <w:sz w:val="16"/>
                <w:szCs w:val="16"/>
              </w:rPr>
            </w:pPr>
            <w:r w:rsidRPr="00222154">
              <w:rPr>
                <w:sz w:val="16"/>
                <w:szCs w:val="16"/>
                <w:lang w:eastAsia="ru-RU"/>
              </w:rPr>
              <w:t>538°C(1000</w:t>
            </w:r>
            <w:r w:rsidRPr="00222154">
              <w:rPr>
                <w:spacing w:val="1"/>
                <w:sz w:val="16"/>
                <w:szCs w:val="16"/>
                <w:lang w:eastAsia="ru-RU"/>
              </w:rPr>
              <w:t>°</w:t>
            </w:r>
            <w:r w:rsidRPr="00222154">
              <w:rPr>
                <w:sz w:val="16"/>
                <w:szCs w:val="16"/>
                <w:lang w:eastAsia="ru-RU"/>
              </w:rPr>
              <w:t>F)</w:t>
            </w:r>
          </w:p>
        </w:tc>
      </w:tr>
      <w:tr w:rsidR="00732BF3" w:rsidRPr="00DB1FCF" w14:paraId="70D9D31D" w14:textId="77777777" w:rsidTr="00F029EB">
        <w:trPr>
          <w:trHeight w:val="288"/>
          <w:jc w:val="center"/>
        </w:trPr>
        <w:tc>
          <w:tcPr>
            <w:tcW w:w="2195" w:type="dxa"/>
            <w:gridSpan w:val="3"/>
            <w:vMerge/>
            <w:vAlign w:val="center"/>
          </w:tcPr>
          <w:p w14:paraId="06BB7AA7" w14:textId="2383DB74" w:rsidR="00732BF3" w:rsidRPr="003023B7" w:rsidRDefault="00732BF3" w:rsidP="00E63BE3">
            <w:pPr>
              <w:autoSpaceDE/>
              <w:autoSpaceDN/>
              <w:adjustRightInd/>
              <w:spacing w:before="0" w:line="240" w:lineRule="auto"/>
              <w:ind w:left="0"/>
              <w:rPr>
                <w:b/>
                <w:color w:val="auto"/>
                <w:sz w:val="16"/>
                <w:szCs w:val="24"/>
                <w:lang w:val="ru-RU"/>
              </w:rPr>
            </w:pPr>
          </w:p>
        </w:tc>
        <w:tc>
          <w:tcPr>
            <w:tcW w:w="2767" w:type="dxa"/>
            <w:vAlign w:val="center"/>
          </w:tcPr>
          <w:p w14:paraId="615D12E3" w14:textId="77777777" w:rsidR="00732BF3" w:rsidRPr="00977965" w:rsidRDefault="00732BF3" w:rsidP="00F029EB">
            <w:pPr>
              <w:suppressAutoHyphens/>
              <w:autoSpaceDE/>
              <w:autoSpaceDN/>
              <w:adjustRightInd/>
              <w:spacing w:before="0" w:line="240" w:lineRule="auto"/>
              <w:ind w:left="0" w:firstLine="25"/>
              <w:rPr>
                <w:w w:val="0"/>
                <w:sz w:val="16"/>
                <w:szCs w:val="16"/>
              </w:rPr>
            </w:pPr>
            <w:proofErr w:type="spellStart"/>
            <w:proofErr w:type="gramStart"/>
            <w:r w:rsidRPr="00222154">
              <w:rPr>
                <w:position w:val="-1"/>
                <w:sz w:val="16"/>
                <w:szCs w:val="16"/>
              </w:rPr>
              <w:t>HempelCoatings</w:t>
            </w:r>
            <w:proofErr w:type="spellEnd"/>
            <w:r w:rsidRPr="00222154">
              <w:rPr>
                <w:position w:val="-1"/>
                <w:sz w:val="16"/>
                <w:szCs w:val="16"/>
              </w:rPr>
              <w:t>(</w:t>
            </w:r>
            <w:proofErr w:type="gramEnd"/>
            <w:r w:rsidRPr="00222154">
              <w:rPr>
                <w:position w:val="-1"/>
                <w:sz w:val="16"/>
                <w:szCs w:val="16"/>
              </w:rPr>
              <w:t>USA</w:t>
            </w:r>
            <w:proofErr w:type="gramStart"/>
            <w:r w:rsidRPr="00222154">
              <w:rPr>
                <w:position w:val="-1"/>
                <w:sz w:val="16"/>
                <w:szCs w:val="16"/>
              </w:rPr>
              <w:t>),Inc.</w:t>
            </w:r>
            <w:proofErr w:type="gramEnd"/>
          </w:p>
        </w:tc>
        <w:tc>
          <w:tcPr>
            <w:tcW w:w="2693" w:type="dxa"/>
            <w:gridSpan w:val="2"/>
            <w:vAlign w:val="center"/>
          </w:tcPr>
          <w:p w14:paraId="4AAA6D79" w14:textId="77777777" w:rsidR="00732BF3" w:rsidRPr="008214B1" w:rsidRDefault="00732BF3" w:rsidP="00F029EB">
            <w:pPr>
              <w:suppressAutoHyphens/>
              <w:autoSpaceDE/>
              <w:autoSpaceDN/>
              <w:adjustRightInd/>
              <w:spacing w:before="0" w:line="240" w:lineRule="auto"/>
              <w:ind w:left="0"/>
              <w:jc w:val="both"/>
              <w:rPr>
                <w:w w:val="0"/>
                <w:sz w:val="16"/>
                <w:szCs w:val="16"/>
              </w:rPr>
            </w:pPr>
            <w:proofErr w:type="spellStart"/>
            <w:r w:rsidRPr="008214B1">
              <w:rPr>
                <w:position w:val="-1"/>
                <w:sz w:val="16"/>
                <w:szCs w:val="16"/>
              </w:rPr>
              <w:t>Galvosil</w:t>
            </w:r>
            <w:proofErr w:type="spellEnd"/>
            <w:r w:rsidRPr="008214B1">
              <w:rPr>
                <w:position w:val="-1"/>
                <w:sz w:val="16"/>
                <w:szCs w:val="16"/>
                <w:lang w:val="ru-RU"/>
              </w:rPr>
              <w:t xml:space="preserve"> </w:t>
            </w:r>
            <w:r w:rsidRPr="008214B1">
              <w:rPr>
                <w:position w:val="-1"/>
                <w:sz w:val="16"/>
                <w:szCs w:val="16"/>
              </w:rPr>
              <w:t>series</w:t>
            </w:r>
          </w:p>
        </w:tc>
        <w:tc>
          <w:tcPr>
            <w:tcW w:w="971" w:type="dxa"/>
            <w:gridSpan w:val="2"/>
            <w:vAlign w:val="center"/>
          </w:tcPr>
          <w:p w14:paraId="0736A117" w14:textId="6D1EC944" w:rsidR="00732BF3" w:rsidRPr="00681CC9" w:rsidRDefault="00732BF3" w:rsidP="00E63BE3">
            <w:pPr>
              <w:autoSpaceDE/>
              <w:autoSpaceDN/>
              <w:adjustRightInd/>
              <w:spacing w:before="0" w:line="240" w:lineRule="auto"/>
              <w:ind w:left="0"/>
              <w:jc w:val="center"/>
              <w:rPr>
                <w:sz w:val="16"/>
                <w:szCs w:val="16"/>
                <w:lang w:val="ru-RU"/>
              </w:rPr>
            </w:pPr>
            <w:r>
              <w:rPr>
                <w:position w:val="-1"/>
                <w:sz w:val="16"/>
                <w:szCs w:val="16"/>
                <w:lang w:val="ru-RU"/>
              </w:rPr>
              <w:t>435-445</w:t>
            </w:r>
          </w:p>
        </w:tc>
        <w:tc>
          <w:tcPr>
            <w:tcW w:w="1414" w:type="dxa"/>
            <w:vAlign w:val="center"/>
          </w:tcPr>
          <w:p w14:paraId="55CE9292" w14:textId="77777777" w:rsidR="00732BF3" w:rsidRPr="00977965" w:rsidRDefault="00732BF3" w:rsidP="00F029EB">
            <w:pPr>
              <w:suppressAutoHyphens/>
              <w:autoSpaceDE/>
              <w:autoSpaceDN/>
              <w:adjustRightInd/>
              <w:spacing w:before="0" w:line="240" w:lineRule="auto"/>
              <w:ind w:left="0"/>
              <w:jc w:val="center"/>
              <w:rPr>
                <w:w w:val="0"/>
                <w:sz w:val="16"/>
                <w:szCs w:val="16"/>
              </w:rPr>
            </w:pPr>
            <w:r>
              <w:rPr>
                <w:sz w:val="16"/>
                <w:szCs w:val="16"/>
                <w:lang w:eastAsia="ru-RU"/>
              </w:rPr>
              <w:t>500</w:t>
            </w:r>
            <w:r w:rsidRPr="00222154">
              <w:rPr>
                <w:sz w:val="16"/>
                <w:szCs w:val="16"/>
                <w:lang w:eastAsia="ru-RU"/>
              </w:rPr>
              <w:t>°C(</w:t>
            </w:r>
            <w:r>
              <w:rPr>
                <w:sz w:val="16"/>
                <w:szCs w:val="16"/>
                <w:lang w:eastAsia="ru-RU"/>
              </w:rPr>
              <w:t>932</w:t>
            </w:r>
            <w:r w:rsidRPr="00222154">
              <w:rPr>
                <w:spacing w:val="1"/>
                <w:sz w:val="16"/>
                <w:szCs w:val="16"/>
                <w:lang w:eastAsia="ru-RU"/>
              </w:rPr>
              <w:t>°</w:t>
            </w:r>
            <w:r w:rsidRPr="00222154">
              <w:rPr>
                <w:sz w:val="16"/>
                <w:szCs w:val="16"/>
                <w:lang w:eastAsia="ru-RU"/>
              </w:rPr>
              <w:t>F)</w:t>
            </w:r>
          </w:p>
        </w:tc>
      </w:tr>
      <w:tr w:rsidR="00732BF3" w:rsidRPr="00DB1FCF" w14:paraId="12ABBF96" w14:textId="77777777" w:rsidTr="00F029EB">
        <w:trPr>
          <w:trHeight w:val="288"/>
          <w:jc w:val="center"/>
        </w:trPr>
        <w:tc>
          <w:tcPr>
            <w:tcW w:w="2195" w:type="dxa"/>
            <w:gridSpan w:val="3"/>
            <w:vMerge w:val="restart"/>
            <w:vAlign w:val="center"/>
          </w:tcPr>
          <w:p w14:paraId="6F84E4D6" w14:textId="3CAB76C6" w:rsidR="00732BF3" w:rsidRPr="00AC483C" w:rsidRDefault="00732BF3" w:rsidP="00E63BE3">
            <w:pPr>
              <w:autoSpaceDE/>
              <w:autoSpaceDN/>
              <w:adjustRightInd/>
              <w:spacing w:before="0" w:line="240" w:lineRule="auto"/>
              <w:ind w:left="0"/>
              <w:rPr>
                <w:b/>
                <w:color w:val="auto"/>
                <w:sz w:val="16"/>
                <w:szCs w:val="24"/>
                <w:lang w:val="ru-RU"/>
              </w:rPr>
            </w:pPr>
            <w:r w:rsidRPr="003023B7">
              <w:rPr>
                <w:b/>
                <w:color w:val="auto"/>
                <w:sz w:val="16"/>
                <w:szCs w:val="24"/>
                <w:lang w:val="ru-RU"/>
              </w:rPr>
              <w:t>Цинкосодержащее - разводится растворителем</w:t>
            </w:r>
          </w:p>
        </w:tc>
        <w:tc>
          <w:tcPr>
            <w:tcW w:w="2767" w:type="dxa"/>
            <w:vAlign w:val="center"/>
          </w:tcPr>
          <w:p w14:paraId="584BD5C2" w14:textId="77777777" w:rsidR="00732BF3" w:rsidRPr="00977965" w:rsidRDefault="00732BF3" w:rsidP="00F029EB">
            <w:pPr>
              <w:suppressAutoHyphens/>
              <w:autoSpaceDE/>
              <w:autoSpaceDN/>
              <w:adjustRightInd/>
              <w:spacing w:before="0" w:line="240" w:lineRule="auto"/>
              <w:ind w:left="0" w:firstLine="25"/>
              <w:rPr>
                <w:w w:val="0"/>
                <w:sz w:val="16"/>
                <w:szCs w:val="16"/>
              </w:rPr>
            </w:pPr>
            <w:r w:rsidRPr="00222154">
              <w:rPr>
                <w:sz w:val="16"/>
                <w:szCs w:val="16"/>
              </w:rPr>
              <w:t>International</w:t>
            </w:r>
          </w:p>
        </w:tc>
        <w:tc>
          <w:tcPr>
            <w:tcW w:w="2693" w:type="dxa"/>
            <w:gridSpan w:val="2"/>
            <w:vAlign w:val="center"/>
          </w:tcPr>
          <w:p w14:paraId="70546298" w14:textId="77777777" w:rsidR="00732BF3" w:rsidRPr="008214B1" w:rsidRDefault="00732BF3" w:rsidP="00F029EB">
            <w:pPr>
              <w:suppressAutoHyphens/>
              <w:autoSpaceDE/>
              <w:autoSpaceDN/>
              <w:adjustRightInd/>
              <w:spacing w:before="0" w:line="240" w:lineRule="auto"/>
              <w:ind w:left="0"/>
              <w:jc w:val="both"/>
              <w:rPr>
                <w:w w:val="0"/>
                <w:sz w:val="16"/>
                <w:szCs w:val="16"/>
              </w:rPr>
            </w:pPr>
            <w:proofErr w:type="spellStart"/>
            <w:r w:rsidRPr="008214B1">
              <w:rPr>
                <w:sz w:val="16"/>
                <w:szCs w:val="16"/>
              </w:rPr>
              <w:t>Interzinc</w:t>
            </w:r>
            <w:proofErr w:type="spellEnd"/>
            <w:r w:rsidRPr="008214B1">
              <w:rPr>
                <w:sz w:val="16"/>
                <w:szCs w:val="16"/>
                <w:lang w:val="ru-RU"/>
              </w:rPr>
              <w:t xml:space="preserve"> </w:t>
            </w:r>
            <w:r w:rsidRPr="008214B1">
              <w:rPr>
                <w:sz w:val="16"/>
                <w:szCs w:val="16"/>
              </w:rPr>
              <w:t>22</w:t>
            </w:r>
            <w:r w:rsidRPr="008214B1">
              <w:rPr>
                <w:sz w:val="16"/>
                <w:szCs w:val="16"/>
                <w:lang w:val="ru-RU"/>
              </w:rPr>
              <w:t xml:space="preserve"> </w:t>
            </w:r>
            <w:r w:rsidRPr="008214B1">
              <w:rPr>
                <w:sz w:val="16"/>
                <w:szCs w:val="16"/>
              </w:rPr>
              <w:t>Series</w:t>
            </w:r>
          </w:p>
        </w:tc>
        <w:tc>
          <w:tcPr>
            <w:tcW w:w="971" w:type="dxa"/>
            <w:gridSpan w:val="2"/>
            <w:vAlign w:val="center"/>
          </w:tcPr>
          <w:p w14:paraId="7057495E" w14:textId="77777777" w:rsidR="00732BF3" w:rsidRPr="00977965" w:rsidRDefault="00732BF3" w:rsidP="00E63BE3">
            <w:pPr>
              <w:autoSpaceDE/>
              <w:autoSpaceDN/>
              <w:adjustRightInd/>
              <w:spacing w:before="0" w:line="240" w:lineRule="auto"/>
              <w:ind w:left="0"/>
              <w:jc w:val="center"/>
              <w:rPr>
                <w:sz w:val="16"/>
                <w:szCs w:val="16"/>
              </w:rPr>
            </w:pPr>
            <w:r>
              <w:rPr>
                <w:sz w:val="16"/>
                <w:szCs w:val="16"/>
              </w:rPr>
              <w:t>290-470</w:t>
            </w:r>
          </w:p>
        </w:tc>
        <w:tc>
          <w:tcPr>
            <w:tcW w:w="1414" w:type="dxa"/>
            <w:vAlign w:val="center"/>
          </w:tcPr>
          <w:p w14:paraId="5FA68791" w14:textId="77777777" w:rsidR="00732BF3" w:rsidRPr="00977965" w:rsidRDefault="00732BF3" w:rsidP="00F029EB">
            <w:pPr>
              <w:suppressAutoHyphens/>
              <w:autoSpaceDE/>
              <w:autoSpaceDN/>
              <w:adjustRightInd/>
              <w:spacing w:before="0" w:line="240" w:lineRule="auto"/>
              <w:ind w:left="0"/>
              <w:jc w:val="center"/>
              <w:rPr>
                <w:w w:val="0"/>
                <w:sz w:val="16"/>
                <w:szCs w:val="16"/>
              </w:rPr>
            </w:pPr>
            <w:r w:rsidRPr="00222154">
              <w:rPr>
                <w:sz w:val="16"/>
                <w:szCs w:val="16"/>
                <w:lang w:eastAsia="ru-RU"/>
              </w:rPr>
              <w:t>399°C(750</w:t>
            </w:r>
            <w:r w:rsidRPr="00222154">
              <w:rPr>
                <w:spacing w:val="1"/>
                <w:sz w:val="16"/>
                <w:szCs w:val="16"/>
                <w:lang w:eastAsia="ru-RU"/>
              </w:rPr>
              <w:t>°</w:t>
            </w:r>
            <w:r w:rsidRPr="00222154">
              <w:rPr>
                <w:sz w:val="16"/>
                <w:szCs w:val="16"/>
                <w:lang w:eastAsia="ru-RU"/>
              </w:rPr>
              <w:t>F)</w:t>
            </w:r>
          </w:p>
        </w:tc>
      </w:tr>
      <w:tr w:rsidR="00732BF3" w:rsidRPr="00DB1FCF" w14:paraId="4678FE1D" w14:textId="77777777" w:rsidTr="00D750DA">
        <w:trPr>
          <w:trHeight w:val="288"/>
          <w:jc w:val="center"/>
        </w:trPr>
        <w:tc>
          <w:tcPr>
            <w:tcW w:w="2195" w:type="dxa"/>
            <w:gridSpan w:val="3"/>
            <w:vMerge/>
            <w:vAlign w:val="center"/>
          </w:tcPr>
          <w:p w14:paraId="61E1A546" w14:textId="77777777" w:rsidR="00732BF3" w:rsidRPr="00222154" w:rsidRDefault="00732BF3" w:rsidP="00E63BE3">
            <w:pPr>
              <w:jc w:val="center"/>
              <w:rPr>
                <w:b/>
                <w:sz w:val="16"/>
                <w:szCs w:val="16"/>
              </w:rPr>
            </w:pPr>
          </w:p>
        </w:tc>
        <w:tc>
          <w:tcPr>
            <w:tcW w:w="2767" w:type="dxa"/>
            <w:vAlign w:val="center"/>
          </w:tcPr>
          <w:p w14:paraId="288E48B8" w14:textId="77777777" w:rsidR="00732BF3" w:rsidRPr="00977965" w:rsidRDefault="00732BF3" w:rsidP="00F029EB">
            <w:pPr>
              <w:suppressAutoHyphens/>
              <w:autoSpaceDE/>
              <w:autoSpaceDN/>
              <w:adjustRightInd/>
              <w:spacing w:before="0" w:line="240" w:lineRule="auto"/>
              <w:ind w:left="0" w:firstLine="25"/>
              <w:rPr>
                <w:w w:val="0"/>
                <w:sz w:val="16"/>
                <w:szCs w:val="16"/>
              </w:rPr>
            </w:pPr>
            <w:proofErr w:type="spellStart"/>
            <w:r w:rsidRPr="00222154">
              <w:rPr>
                <w:sz w:val="16"/>
                <w:szCs w:val="16"/>
              </w:rPr>
              <w:t>JotunPaints</w:t>
            </w:r>
            <w:proofErr w:type="spellEnd"/>
          </w:p>
        </w:tc>
        <w:tc>
          <w:tcPr>
            <w:tcW w:w="2693" w:type="dxa"/>
            <w:gridSpan w:val="2"/>
            <w:vAlign w:val="center"/>
          </w:tcPr>
          <w:p w14:paraId="75888FF6" w14:textId="77777777" w:rsidR="00732BF3" w:rsidRPr="008214B1" w:rsidRDefault="00732BF3" w:rsidP="00F029EB">
            <w:pPr>
              <w:suppressAutoHyphens/>
              <w:autoSpaceDE/>
              <w:autoSpaceDN/>
              <w:adjustRightInd/>
              <w:spacing w:before="0" w:line="240" w:lineRule="auto"/>
              <w:ind w:left="0"/>
              <w:jc w:val="both"/>
              <w:rPr>
                <w:w w:val="0"/>
                <w:sz w:val="16"/>
                <w:szCs w:val="16"/>
              </w:rPr>
            </w:pPr>
            <w:r w:rsidRPr="008214B1">
              <w:rPr>
                <w:sz w:val="16"/>
                <w:szCs w:val="16"/>
              </w:rPr>
              <w:t>Resist</w:t>
            </w:r>
            <w:r w:rsidRPr="008214B1">
              <w:rPr>
                <w:sz w:val="16"/>
                <w:szCs w:val="16"/>
                <w:lang w:val="ru-RU"/>
              </w:rPr>
              <w:t xml:space="preserve"> </w:t>
            </w:r>
            <w:r w:rsidRPr="008214B1">
              <w:rPr>
                <w:spacing w:val="-1"/>
                <w:sz w:val="16"/>
                <w:szCs w:val="16"/>
              </w:rPr>
              <w:t>86/</w:t>
            </w:r>
            <w:r w:rsidRPr="008214B1">
              <w:rPr>
                <w:sz w:val="16"/>
                <w:szCs w:val="16"/>
              </w:rPr>
              <w:t>86</w:t>
            </w:r>
            <w:r w:rsidRPr="008214B1">
              <w:rPr>
                <w:spacing w:val="2"/>
                <w:sz w:val="16"/>
                <w:szCs w:val="16"/>
              </w:rPr>
              <w:t>A</w:t>
            </w:r>
            <w:r w:rsidRPr="008214B1">
              <w:rPr>
                <w:sz w:val="16"/>
                <w:szCs w:val="16"/>
              </w:rPr>
              <w:t>V</w:t>
            </w:r>
          </w:p>
        </w:tc>
        <w:tc>
          <w:tcPr>
            <w:tcW w:w="971" w:type="dxa"/>
            <w:gridSpan w:val="2"/>
            <w:vAlign w:val="center"/>
          </w:tcPr>
          <w:p w14:paraId="1307B766" w14:textId="77777777" w:rsidR="00732BF3" w:rsidRPr="00977965" w:rsidRDefault="00732BF3" w:rsidP="00E63BE3">
            <w:pPr>
              <w:autoSpaceDE/>
              <w:autoSpaceDN/>
              <w:adjustRightInd/>
              <w:spacing w:before="0" w:line="240" w:lineRule="auto"/>
              <w:ind w:left="0"/>
              <w:jc w:val="center"/>
              <w:rPr>
                <w:sz w:val="16"/>
                <w:szCs w:val="16"/>
              </w:rPr>
            </w:pPr>
            <w:r>
              <w:rPr>
                <w:sz w:val="16"/>
                <w:szCs w:val="16"/>
              </w:rPr>
              <w:t>455</w:t>
            </w:r>
          </w:p>
        </w:tc>
        <w:tc>
          <w:tcPr>
            <w:tcW w:w="1414" w:type="dxa"/>
          </w:tcPr>
          <w:p w14:paraId="2A136E3E" w14:textId="77777777" w:rsidR="00732BF3" w:rsidRPr="00222154" w:rsidRDefault="00732BF3" w:rsidP="00F029EB">
            <w:pPr>
              <w:autoSpaceDE/>
              <w:autoSpaceDN/>
              <w:adjustRightInd/>
              <w:spacing w:before="0" w:line="240" w:lineRule="auto"/>
              <w:ind w:left="0"/>
              <w:jc w:val="center"/>
              <w:rPr>
                <w:sz w:val="16"/>
                <w:szCs w:val="16"/>
              </w:rPr>
            </w:pPr>
            <w:r w:rsidRPr="00937792">
              <w:rPr>
                <w:sz w:val="16"/>
                <w:szCs w:val="16"/>
                <w:lang w:eastAsia="ru-RU"/>
              </w:rPr>
              <w:t>399°C(750</w:t>
            </w:r>
            <w:r w:rsidRPr="00937792">
              <w:rPr>
                <w:spacing w:val="1"/>
                <w:sz w:val="16"/>
                <w:szCs w:val="16"/>
                <w:lang w:eastAsia="ru-RU"/>
              </w:rPr>
              <w:t>°</w:t>
            </w:r>
            <w:r w:rsidRPr="00937792">
              <w:rPr>
                <w:sz w:val="16"/>
                <w:szCs w:val="16"/>
                <w:lang w:eastAsia="ru-RU"/>
              </w:rPr>
              <w:t>F)</w:t>
            </w:r>
          </w:p>
        </w:tc>
      </w:tr>
      <w:tr w:rsidR="00732BF3" w:rsidRPr="00DB1FCF" w14:paraId="7F5FB480" w14:textId="77777777" w:rsidTr="00F029EB">
        <w:trPr>
          <w:trHeight w:val="288"/>
          <w:jc w:val="center"/>
        </w:trPr>
        <w:tc>
          <w:tcPr>
            <w:tcW w:w="2195" w:type="dxa"/>
            <w:gridSpan w:val="3"/>
            <w:vMerge w:val="restart"/>
            <w:vAlign w:val="center"/>
          </w:tcPr>
          <w:p w14:paraId="0A6C6207" w14:textId="417F0F93" w:rsidR="00732BF3" w:rsidRPr="00732BF3" w:rsidRDefault="00732BF3" w:rsidP="00732BF3">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767" w:type="dxa"/>
            <w:vAlign w:val="center"/>
          </w:tcPr>
          <w:p w14:paraId="7AF96734" w14:textId="77777777" w:rsidR="00732BF3" w:rsidRPr="00977965" w:rsidRDefault="00732BF3" w:rsidP="00F029EB">
            <w:pPr>
              <w:suppressAutoHyphens/>
              <w:autoSpaceDE/>
              <w:autoSpaceDN/>
              <w:adjustRightInd/>
              <w:spacing w:before="0" w:line="240" w:lineRule="auto"/>
              <w:ind w:left="0" w:firstLine="25"/>
              <w:rPr>
                <w:w w:val="0"/>
                <w:sz w:val="16"/>
                <w:szCs w:val="16"/>
              </w:rPr>
            </w:pPr>
            <w:r w:rsidRPr="00222154">
              <w:rPr>
                <w:sz w:val="16"/>
                <w:szCs w:val="16"/>
              </w:rPr>
              <w:t>PPG</w:t>
            </w:r>
          </w:p>
        </w:tc>
        <w:tc>
          <w:tcPr>
            <w:tcW w:w="2693" w:type="dxa"/>
            <w:gridSpan w:val="2"/>
            <w:vAlign w:val="center"/>
          </w:tcPr>
          <w:p w14:paraId="4CF92CBA" w14:textId="77777777" w:rsidR="00732BF3" w:rsidRPr="008214B1" w:rsidRDefault="00732BF3" w:rsidP="00F029EB">
            <w:pPr>
              <w:suppressAutoHyphens/>
              <w:autoSpaceDE/>
              <w:autoSpaceDN/>
              <w:adjustRightInd/>
              <w:spacing w:before="0" w:line="240" w:lineRule="auto"/>
              <w:ind w:left="0"/>
              <w:jc w:val="both"/>
              <w:rPr>
                <w:w w:val="0"/>
                <w:sz w:val="16"/>
                <w:szCs w:val="16"/>
              </w:rPr>
            </w:pPr>
            <w:proofErr w:type="spellStart"/>
            <w:r w:rsidRPr="008214B1">
              <w:rPr>
                <w:sz w:val="16"/>
                <w:szCs w:val="16"/>
              </w:rPr>
              <w:t>Dimetcote</w:t>
            </w:r>
            <w:proofErr w:type="spellEnd"/>
            <w:r w:rsidRPr="008214B1">
              <w:rPr>
                <w:sz w:val="16"/>
                <w:szCs w:val="16"/>
              </w:rPr>
              <w:t xml:space="preserve"> 9 or </w:t>
            </w:r>
            <w:proofErr w:type="spellStart"/>
            <w:r w:rsidRPr="008214B1">
              <w:rPr>
                <w:sz w:val="16"/>
                <w:szCs w:val="16"/>
              </w:rPr>
              <w:t>Sigmazinc</w:t>
            </w:r>
            <w:proofErr w:type="spellEnd"/>
            <w:r w:rsidRPr="008214B1">
              <w:rPr>
                <w:sz w:val="16"/>
                <w:szCs w:val="16"/>
              </w:rPr>
              <w:t xml:space="preserve"> 9</w:t>
            </w:r>
          </w:p>
        </w:tc>
        <w:tc>
          <w:tcPr>
            <w:tcW w:w="971" w:type="dxa"/>
            <w:gridSpan w:val="2"/>
            <w:vAlign w:val="center"/>
          </w:tcPr>
          <w:p w14:paraId="0E35B8B6" w14:textId="1CA963E9" w:rsidR="00732BF3" w:rsidRPr="007C71A8" w:rsidRDefault="00732BF3" w:rsidP="00E63BE3">
            <w:pPr>
              <w:autoSpaceDE/>
              <w:autoSpaceDN/>
              <w:adjustRightInd/>
              <w:spacing w:before="0" w:line="240" w:lineRule="auto"/>
              <w:ind w:left="0"/>
              <w:jc w:val="center"/>
              <w:rPr>
                <w:sz w:val="16"/>
                <w:szCs w:val="16"/>
                <w:lang w:val="ru-RU"/>
              </w:rPr>
            </w:pPr>
            <w:r>
              <w:rPr>
                <w:sz w:val="16"/>
                <w:szCs w:val="16"/>
                <w:lang w:val="ru-RU"/>
              </w:rPr>
              <w:t>480</w:t>
            </w:r>
          </w:p>
        </w:tc>
        <w:tc>
          <w:tcPr>
            <w:tcW w:w="1414" w:type="dxa"/>
            <w:vAlign w:val="center"/>
          </w:tcPr>
          <w:p w14:paraId="3DFBC920" w14:textId="77777777" w:rsidR="00732BF3" w:rsidRPr="00977965" w:rsidRDefault="00732BF3" w:rsidP="00F029EB">
            <w:pPr>
              <w:suppressAutoHyphens/>
              <w:autoSpaceDE/>
              <w:autoSpaceDN/>
              <w:adjustRightInd/>
              <w:spacing w:before="0" w:line="240" w:lineRule="auto"/>
              <w:ind w:left="0"/>
              <w:jc w:val="center"/>
              <w:rPr>
                <w:w w:val="0"/>
                <w:sz w:val="16"/>
                <w:szCs w:val="16"/>
              </w:rPr>
            </w:pPr>
            <w:r>
              <w:rPr>
                <w:sz w:val="16"/>
                <w:szCs w:val="16"/>
                <w:lang w:eastAsia="ru-RU"/>
              </w:rPr>
              <w:t>538</w:t>
            </w:r>
            <w:r w:rsidRPr="00222154">
              <w:rPr>
                <w:sz w:val="16"/>
                <w:szCs w:val="16"/>
                <w:lang w:eastAsia="ru-RU"/>
              </w:rPr>
              <w:t>°C(</w:t>
            </w:r>
            <w:r>
              <w:rPr>
                <w:sz w:val="16"/>
                <w:szCs w:val="16"/>
                <w:lang w:eastAsia="ru-RU"/>
              </w:rPr>
              <w:t>1000</w:t>
            </w:r>
            <w:r w:rsidRPr="00222154">
              <w:rPr>
                <w:spacing w:val="1"/>
                <w:sz w:val="16"/>
                <w:szCs w:val="16"/>
                <w:lang w:eastAsia="ru-RU"/>
              </w:rPr>
              <w:t>°</w:t>
            </w:r>
            <w:r w:rsidRPr="00222154">
              <w:rPr>
                <w:sz w:val="16"/>
                <w:szCs w:val="16"/>
                <w:lang w:eastAsia="ru-RU"/>
              </w:rPr>
              <w:t>F)</w:t>
            </w:r>
          </w:p>
        </w:tc>
      </w:tr>
      <w:tr w:rsidR="00732BF3" w:rsidRPr="00DB1FCF" w14:paraId="275AF291" w14:textId="77777777" w:rsidTr="00F029EB">
        <w:trPr>
          <w:trHeight w:val="288"/>
          <w:jc w:val="center"/>
        </w:trPr>
        <w:tc>
          <w:tcPr>
            <w:tcW w:w="2195" w:type="dxa"/>
            <w:gridSpan w:val="3"/>
            <w:vMerge/>
            <w:vAlign w:val="center"/>
          </w:tcPr>
          <w:p w14:paraId="159C9793" w14:textId="77777777" w:rsidR="00732BF3" w:rsidRPr="00222154" w:rsidRDefault="00732BF3" w:rsidP="00E63BE3">
            <w:pPr>
              <w:jc w:val="center"/>
              <w:rPr>
                <w:b/>
                <w:sz w:val="16"/>
                <w:szCs w:val="16"/>
              </w:rPr>
            </w:pPr>
          </w:p>
        </w:tc>
        <w:tc>
          <w:tcPr>
            <w:tcW w:w="2767" w:type="dxa"/>
            <w:vAlign w:val="center"/>
          </w:tcPr>
          <w:p w14:paraId="336FACA8" w14:textId="77777777" w:rsidR="00732BF3" w:rsidRPr="00977965" w:rsidRDefault="00732BF3" w:rsidP="00F029EB">
            <w:pPr>
              <w:suppressAutoHyphens/>
              <w:autoSpaceDE/>
              <w:autoSpaceDN/>
              <w:adjustRightInd/>
              <w:spacing w:before="0" w:line="240" w:lineRule="auto"/>
              <w:ind w:left="0" w:firstLine="25"/>
              <w:rPr>
                <w:w w:val="0"/>
                <w:sz w:val="16"/>
                <w:szCs w:val="16"/>
              </w:rPr>
            </w:pPr>
            <w:proofErr w:type="spellStart"/>
            <w:r w:rsidRPr="00222154">
              <w:rPr>
                <w:sz w:val="16"/>
                <w:szCs w:val="16"/>
              </w:rPr>
              <w:t>Sher</w:t>
            </w:r>
            <w:r w:rsidRPr="00222154">
              <w:rPr>
                <w:spacing w:val="-1"/>
                <w:sz w:val="16"/>
                <w:szCs w:val="16"/>
              </w:rPr>
              <w:t>w</w:t>
            </w:r>
            <w:r w:rsidRPr="00222154">
              <w:rPr>
                <w:spacing w:val="1"/>
                <w:sz w:val="16"/>
                <w:szCs w:val="16"/>
              </w:rPr>
              <w:t>i</w:t>
            </w:r>
            <w:r w:rsidRPr="00222154">
              <w:rPr>
                <w:sz w:val="16"/>
                <w:szCs w:val="16"/>
              </w:rPr>
              <w:t>nWilliams</w:t>
            </w:r>
            <w:proofErr w:type="spellEnd"/>
          </w:p>
        </w:tc>
        <w:tc>
          <w:tcPr>
            <w:tcW w:w="2693" w:type="dxa"/>
            <w:gridSpan w:val="2"/>
            <w:vAlign w:val="center"/>
          </w:tcPr>
          <w:p w14:paraId="5E3F8318" w14:textId="77777777" w:rsidR="00732BF3" w:rsidRPr="008214B1" w:rsidRDefault="00732BF3" w:rsidP="00F029EB">
            <w:pPr>
              <w:suppressAutoHyphens/>
              <w:autoSpaceDE/>
              <w:autoSpaceDN/>
              <w:adjustRightInd/>
              <w:spacing w:before="0" w:line="240" w:lineRule="auto"/>
              <w:ind w:left="0"/>
              <w:jc w:val="both"/>
              <w:rPr>
                <w:w w:val="0"/>
                <w:sz w:val="16"/>
                <w:szCs w:val="16"/>
              </w:rPr>
            </w:pPr>
            <w:proofErr w:type="spellStart"/>
            <w:r w:rsidRPr="008214B1">
              <w:rPr>
                <w:sz w:val="16"/>
                <w:szCs w:val="16"/>
              </w:rPr>
              <w:t>ZincClad</w:t>
            </w:r>
            <w:proofErr w:type="spellEnd"/>
            <w:r w:rsidRPr="008214B1">
              <w:rPr>
                <w:sz w:val="16"/>
                <w:szCs w:val="16"/>
                <w:lang w:val="ru-RU"/>
              </w:rPr>
              <w:t xml:space="preserve"> </w:t>
            </w:r>
            <w:r w:rsidRPr="008214B1">
              <w:rPr>
                <w:sz w:val="16"/>
                <w:szCs w:val="16"/>
              </w:rPr>
              <w:t>II</w:t>
            </w:r>
            <w:r w:rsidRPr="008214B1">
              <w:rPr>
                <w:sz w:val="16"/>
                <w:szCs w:val="16"/>
                <w:lang w:val="ru-RU"/>
              </w:rPr>
              <w:t xml:space="preserve"> </w:t>
            </w:r>
            <w:r w:rsidRPr="008214B1">
              <w:rPr>
                <w:sz w:val="16"/>
                <w:szCs w:val="16"/>
              </w:rPr>
              <w:t>Seri</w:t>
            </w:r>
            <w:r w:rsidRPr="008214B1">
              <w:rPr>
                <w:spacing w:val="1"/>
                <w:sz w:val="16"/>
                <w:szCs w:val="16"/>
              </w:rPr>
              <w:t>e</w:t>
            </w:r>
            <w:r w:rsidRPr="008214B1">
              <w:rPr>
                <w:sz w:val="16"/>
                <w:szCs w:val="16"/>
              </w:rPr>
              <w:t>s</w:t>
            </w:r>
          </w:p>
        </w:tc>
        <w:tc>
          <w:tcPr>
            <w:tcW w:w="971" w:type="dxa"/>
            <w:gridSpan w:val="2"/>
            <w:vAlign w:val="center"/>
          </w:tcPr>
          <w:p w14:paraId="4595164C" w14:textId="77777777" w:rsidR="00732BF3" w:rsidRPr="00977965" w:rsidRDefault="00732BF3" w:rsidP="00E63BE3">
            <w:pPr>
              <w:autoSpaceDE/>
              <w:autoSpaceDN/>
              <w:adjustRightInd/>
              <w:spacing w:before="0" w:line="240" w:lineRule="auto"/>
              <w:ind w:left="0"/>
              <w:jc w:val="center"/>
              <w:rPr>
                <w:sz w:val="16"/>
                <w:szCs w:val="16"/>
              </w:rPr>
            </w:pPr>
            <w:r w:rsidRPr="00222154">
              <w:rPr>
                <w:sz w:val="16"/>
                <w:szCs w:val="16"/>
              </w:rPr>
              <w:t>320–500</w:t>
            </w:r>
          </w:p>
        </w:tc>
        <w:tc>
          <w:tcPr>
            <w:tcW w:w="1414" w:type="dxa"/>
            <w:vAlign w:val="center"/>
          </w:tcPr>
          <w:p w14:paraId="03852EA4" w14:textId="77777777" w:rsidR="00732BF3" w:rsidRPr="00977965" w:rsidRDefault="00732BF3" w:rsidP="00F029EB">
            <w:pPr>
              <w:suppressAutoHyphens/>
              <w:autoSpaceDE/>
              <w:autoSpaceDN/>
              <w:adjustRightInd/>
              <w:spacing w:before="0" w:line="240" w:lineRule="auto"/>
              <w:ind w:left="0"/>
              <w:jc w:val="center"/>
              <w:rPr>
                <w:w w:val="0"/>
                <w:sz w:val="16"/>
                <w:szCs w:val="16"/>
              </w:rPr>
            </w:pPr>
            <w:r w:rsidRPr="00222154">
              <w:rPr>
                <w:sz w:val="16"/>
                <w:szCs w:val="16"/>
                <w:lang w:eastAsia="ru-RU"/>
              </w:rPr>
              <w:t>399°C(750</w:t>
            </w:r>
            <w:r w:rsidRPr="00222154">
              <w:rPr>
                <w:spacing w:val="1"/>
                <w:sz w:val="16"/>
                <w:szCs w:val="16"/>
                <w:lang w:eastAsia="ru-RU"/>
              </w:rPr>
              <w:t>°</w:t>
            </w:r>
            <w:r w:rsidRPr="00222154">
              <w:rPr>
                <w:sz w:val="16"/>
                <w:szCs w:val="16"/>
                <w:lang w:eastAsia="ru-RU"/>
              </w:rPr>
              <w:t>F)</w:t>
            </w:r>
          </w:p>
        </w:tc>
      </w:tr>
      <w:tr w:rsidR="003101EF" w:rsidRPr="00C76656" w14:paraId="1D75407D" w14:textId="77777777" w:rsidTr="00F029EB">
        <w:trPr>
          <w:trHeight w:val="288"/>
          <w:jc w:val="center"/>
        </w:trPr>
        <w:tc>
          <w:tcPr>
            <w:tcW w:w="2195" w:type="dxa"/>
            <w:gridSpan w:val="3"/>
            <w:vAlign w:val="center"/>
          </w:tcPr>
          <w:p w14:paraId="671865DD" w14:textId="77777777" w:rsidR="003101EF" w:rsidRPr="00F029EB" w:rsidRDefault="003101EF" w:rsidP="00F029EB">
            <w:pPr>
              <w:autoSpaceDE/>
              <w:autoSpaceDN/>
              <w:adjustRightInd/>
              <w:spacing w:before="0" w:line="240" w:lineRule="auto"/>
              <w:ind w:left="0"/>
              <w:rPr>
                <w:i/>
                <w:color w:val="auto"/>
                <w:sz w:val="14"/>
                <w:szCs w:val="24"/>
                <w:lang w:val="ru-RU"/>
              </w:rPr>
            </w:pPr>
          </w:p>
        </w:tc>
        <w:tc>
          <w:tcPr>
            <w:tcW w:w="7845" w:type="dxa"/>
            <w:gridSpan w:val="6"/>
            <w:vAlign w:val="center"/>
          </w:tcPr>
          <w:p w14:paraId="2E08AA2D" w14:textId="77777777" w:rsidR="003101EF" w:rsidRPr="008214B1" w:rsidRDefault="003101EF" w:rsidP="00E63BE3">
            <w:pPr>
              <w:autoSpaceDE/>
              <w:autoSpaceDN/>
              <w:adjustRightInd/>
              <w:spacing w:before="0" w:line="240" w:lineRule="auto"/>
              <w:ind w:left="0"/>
              <w:rPr>
                <w:i/>
                <w:color w:val="auto"/>
                <w:sz w:val="14"/>
                <w:szCs w:val="24"/>
                <w:lang w:val="ru-RU"/>
              </w:rPr>
            </w:pPr>
            <w:r w:rsidRPr="008214B1">
              <w:rPr>
                <w:i/>
                <w:color w:val="auto"/>
                <w:sz w:val="14"/>
                <w:szCs w:val="24"/>
                <w:lang w:val="ru-RU"/>
              </w:rPr>
              <w:t>При нанесении перемешивать неорганический силикат цинка в миксере</w:t>
            </w:r>
          </w:p>
        </w:tc>
      </w:tr>
      <w:tr w:rsidR="003101EF" w:rsidRPr="00C76656" w14:paraId="423E08FD" w14:textId="77777777" w:rsidTr="00F029EB">
        <w:trPr>
          <w:trHeight w:val="288"/>
          <w:jc w:val="center"/>
        </w:trPr>
        <w:tc>
          <w:tcPr>
            <w:tcW w:w="2195" w:type="dxa"/>
            <w:gridSpan w:val="3"/>
            <w:tcBorders>
              <w:bottom w:val="single" w:sz="12" w:space="0" w:color="auto"/>
            </w:tcBorders>
            <w:vAlign w:val="center"/>
          </w:tcPr>
          <w:p w14:paraId="3637C178" w14:textId="77777777" w:rsidR="003101EF" w:rsidRPr="00F029EB" w:rsidRDefault="003101EF" w:rsidP="00F029EB">
            <w:pPr>
              <w:autoSpaceDE/>
              <w:autoSpaceDN/>
              <w:adjustRightInd/>
              <w:spacing w:before="0" w:line="240" w:lineRule="auto"/>
              <w:ind w:left="0"/>
              <w:rPr>
                <w:i/>
                <w:color w:val="auto"/>
                <w:sz w:val="14"/>
                <w:szCs w:val="24"/>
                <w:lang w:val="ru-RU"/>
              </w:rPr>
            </w:pPr>
          </w:p>
        </w:tc>
        <w:tc>
          <w:tcPr>
            <w:tcW w:w="7845" w:type="dxa"/>
            <w:gridSpan w:val="6"/>
            <w:tcBorders>
              <w:bottom w:val="single" w:sz="12" w:space="0" w:color="auto"/>
            </w:tcBorders>
            <w:vAlign w:val="center"/>
          </w:tcPr>
          <w:p w14:paraId="1405EC11" w14:textId="77777777" w:rsidR="003101EF" w:rsidRPr="008214B1" w:rsidRDefault="003101EF" w:rsidP="00E63BE3">
            <w:pPr>
              <w:autoSpaceDE/>
              <w:autoSpaceDN/>
              <w:adjustRightInd/>
              <w:spacing w:before="0" w:line="240" w:lineRule="auto"/>
              <w:ind w:left="0"/>
              <w:rPr>
                <w:i/>
                <w:color w:val="auto"/>
                <w:sz w:val="14"/>
                <w:szCs w:val="24"/>
                <w:lang w:val="ru-RU"/>
              </w:rPr>
            </w:pPr>
            <w:r w:rsidRPr="008214B1">
              <w:rPr>
                <w:i/>
                <w:color w:val="auto"/>
                <w:sz w:val="14"/>
                <w:szCs w:val="24"/>
                <w:lang w:val="ru-RU"/>
              </w:rPr>
              <w:t>В некоторых случаях для данных покрытий, перед проведением погрузочно-разгрузочных операций, требуется горячее отверждение.</w:t>
            </w:r>
          </w:p>
        </w:tc>
      </w:tr>
      <w:tr w:rsidR="00732BF3" w:rsidRPr="00DB1FCF" w14:paraId="6688E70C" w14:textId="77777777" w:rsidTr="00F029EB">
        <w:trPr>
          <w:trHeight w:val="288"/>
          <w:jc w:val="center"/>
        </w:trPr>
        <w:tc>
          <w:tcPr>
            <w:tcW w:w="2195" w:type="dxa"/>
            <w:gridSpan w:val="3"/>
            <w:vMerge w:val="restart"/>
            <w:vAlign w:val="center"/>
          </w:tcPr>
          <w:p w14:paraId="60EBB051" w14:textId="77777777" w:rsidR="00732BF3" w:rsidRPr="003023B7" w:rsidRDefault="00732BF3" w:rsidP="00E63BE3">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767" w:type="dxa"/>
            <w:vAlign w:val="center"/>
          </w:tcPr>
          <w:p w14:paraId="4CD80E88" w14:textId="77777777" w:rsidR="00732BF3" w:rsidRPr="00977965" w:rsidRDefault="00732BF3" w:rsidP="00F029EB">
            <w:pPr>
              <w:suppressAutoHyphens/>
              <w:autoSpaceDE/>
              <w:autoSpaceDN/>
              <w:adjustRightInd/>
              <w:spacing w:before="0" w:line="240" w:lineRule="auto"/>
              <w:ind w:left="0" w:firstLine="25"/>
              <w:rPr>
                <w:w w:val="0"/>
                <w:sz w:val="16"/>
                <w:szCs w:val="16"/>
              </w:rPr>
            </w:pPr>
            <w:r w:rsidRPr="00222154">
              <w:rPr>
                <w:sz w:val="16"/>
                <w:szCs w:val="16"/>
              </w:rPr>
              <w:t>Carboline</w:t>
            </w:r>
          </w:p>
        </w:tc>
        <w:tc>
          <w:tcPr>
            <w:tcW w:w="2693" w:type="dxa"/>
            <w:gridSpan w:val="2"/>
            <w:vAlign w:val="center"/>
          </w:tcPr>
          <w:p w14:paraId="17B261F5" w14:textId="77777777" w:rsidR="00732BF3" w:rsidRPr="008214B1" w:rsidRDefault="00732BF3" w:rsidP="00F029EB">
            <w:pPr>
              <w:suppressAutoHyphens/>
              <w:autoSpaceDE/>
              <w:autoSpaceDN/>
              <w:adjustRightInd/>
              <w:spacing w:before="0" w:line="240" w:lineRule="auto"/>
              <w:ind w:left="0"/>
              <w:rPr>
                <w:w w:val="0"/>
                <w:sz w:val="16"/>
                <w:szCs w:val="16"/>
              </w:rPr>
            </w:pPr>
            <w:proofErr w:type="spellStart"/>
            <w:r w:rsidRPr="008214B1">
              <w:rPr>
                <w:sz w:val="16"/>
                <w:szCs w:val="16"/>
              </w:rPr>
              <w:t>Thermaline</w:t>
            </w:r>
            <w:proofErr w:type="spellEnd"/>
            <w:r w:rsidRPr="008214B1">
              <w:rPr>
                <w:sz w:val="16"/>
                <w:szCs w:val="16"/>
              </w:rPr>
              <w:t xml:space="preserve"> 4700 Series</w:t>
            </w:r>
          </w:p>
        </w:tc>
        <w:tc>
          <w:tcPr>
            <w:tcW w:w="971" w:type="dxa"/>
            <w:gridSpan w:val="2"/>
            <w:vAlign w:val="center"/>
          </w:tcPr>
          <w:p w14:paraId="3164B2B8" w14:textId="77777777" w:rsidR="00732BF3" w:rsidRPr="00977965" w:rsidRDefault="00732BF3" w:rsidP="00E63BE3">
            <w:pPr>
              <w:autoSpaceDE/>
              <w:autoSpaceDN/>
              <w:adjustRightInd/>
              <w:spacing w:before="0" w:line="240" w:lineRule="auto"/>
              <w:ind w:left="0"/>
              <w:jc w:val="center"/>
              <w:rPr>
                <w:sz w:val="16"/>
                <w:szCs w:val="16"/>
              </w:rPr>
            </w:pPr>
            <w:r>
              <w:rPr>
                <w:sz w:val="16"/>
                <w:szCs w:val="16"/>
              </w:rPr>
              <w:t>312-480</w:t>
            </w:r>
          </w:p>
        </w:tc>
        <w:tc>
          <w:tcPr>
            <w:tcW w:w="1414" w:type="dxa"/>
            <w:vAlign w:val="center"/>
          </w:tcPr>
          <w:p w14:paraId="7F2917F4" w14:textId="77777777" w:rsidR="00732BF3" w:rsidRPr="00977965" w:rsidRDefault="00732BF3" w:rsidP="00F029EB">
            <w:pPr>
              <w:suppressAutoHyphens/>
              <w:autoSpaceDE/>
              <w:autoSpaceDN/>
              <w:adjustRightInd/>
              <w:spacing w:before="0" w:line="240" w:lineRule="auto"/>
              <w:ind w:left="0"/>
              <w:jc w:val="center"/>
              <w:rPr>
                <w:w w:val="0"/>
                <w:sz w:val="16"/>
                <w:szCs w:val="16"/>
              </w:rPr>
            </w:pPr>
            <w:r>
              <w:rPr>
                <w:sz w:val="16"/>
                <w:szCs w:val="16"/>
                <w:lang w:eastAsia="ru-RU"/>
              </w:rPr>
              <w:t>649</w:t>
            </w:r>
            <w:r w:rsidRPr="00222154">
              <w:rPr>
                <w:sz w:val="16"/>
                <w:szCs w:val="16"/>
                <w:lang w:eastAsia="ru-RU"/>
              </w:rPr>
              <w:t>°C(</w:t>
            </w:r>
            <w:r>
              <w:rPr>
                <w:sz w:val="16"/>
                <w:szCs w:val="16"/>
                <w:lang w:eastAsia="ru-RU"/>
              </w:rPr>
              <w:t>1200</w:t>
            </w:r>
            <w:r w:rsidRPr="00222154">
              <w:rPr>
                <w:spacing w:val="1"/>
                <w:sz w:val="16"/>
                <w:szCs w:val="16"/>
                <w:lang w:eastAsia="ru-RU"/>
              </w:rPr>
              <w:t>°</w:t>
            </w:r>
            <w:r w:rsidRPr="00222154">
              <w:rPr>
                <w:sz w:val="16"/>
                <w:szCs w:val="16"/>
                <w:lang w:eastAsia="ru-RU"/>
              </w:rPr>
              <w:t>F)</w:t>
            </w:r>
          </w:p>
        </w:tc>
      </w:tr>
      <w:tr w:rsidR="00732BF3" w:rsidRPr="00DB1FCF" w14:paraId="193FC970" w14:textId="77777777" w:rsidTr="00F029EB">
        <w:trPr>
          <w:trHeight w:val="288"/>
          <w:jc w:val="center"/>
        </w:trPr>
        <w:tc>
          <w:tcPr>
            <w:tcW w:w="2195" w:type="dxa"/>
            <w:gridSpan w:val="3"/>
            <w:vMerge/>
            <w:vAlign w:val="center"/>
          </w:tcPr>
          <w:p w14:paraId="2D14977E" w14:textId="691B9FA6" w:rsidR="00732BF3" w:rsidRPr="003023B7" w:rsidRDefault="00732BF3" w:rsidP="00E63BE3">
            <w:pPr>
              <w:autoSpaceDE/>
              <w:autoSpaceDN/>
              <w:adjustRightInd/>
              <w:spacing w:before="0" w:line="240" w:lineRule="auto"/>
              <w:ind w:left="0"/>
              <w:rPr>
                <w:b/>
                <w:color w:val="auto"/>
                <w:sz w:val="16"/>
                <w:szCs w:val="24"/>
                <w:lang w:val="ru-RU"/>
              </w:rPr>
            </w:pPr>
          </w:p>
        </w:tc>
        <w:tc>
          <w:tcPr>
            <w:tcW w:w="2767" w:type="dxa"/>
            <w:vAlign w:val="center"/>
          </w:tcPr>
          <w:p w14:paraId="0A049857" w14:textId="77777777" w:rsidR="00732BF3" w:rsidRPr="00977965" w:rsidRDefault="00732BF3" w:rsidP="00F029EB">
            <w:pPr>
              <w:suppressAutoHyphens/>
              <w:autoSpaceDE/>
              <w:autoSpaceDN/>
              <w:adjustRightInd/>
              <w:spacing w:before="0" w:line="240" w:lineRule="auto"/>
              <w:ind w:left="0" w:firstLine="25"/>
              <w:rPr>
                <w:w w:val="0"/>
                <w:sz w:val="16"/>
                <w:szCs w:val="16"/>
              </w:rPr>
            </w:pPr>
            <w:proofErr w:type="spellStart"/>
            <w:proofErr w:type="gramStart"/>
            <w:r w:rsidRPr="00222154">
              <w:rPr>
                <w:sz w:val="16"/>
                <w:szCs w:val="16"/>
              </w:rPr>
              <w:t>Dampn</w:t>
            </w:r>
            <w:r w:rsidRPr="00222154">
              <w:rPr>
                <w:spacing w:val="1"/>
                <w:sz w:val="16"/>
                <w:szCs w:val="16"/>
              </w:rPr>
              <w:t>e</w:t>
            </w:r>
            <w:r w:rsidRPr="00222154">
              <w:rPr>
                <w:sz w:val="16"/>
                <w:szCs w:val="16"/>
              </w:rPr>
              <w:t>yCom</w:t>
            </w:r>
            <w:r w:rsidRPr="00222154">
              <w:rPr>
                <w:spacing w:val="1"/>
                <w:sz w:val="16"/>
                <w:szCs w:val="16"/>
              </w:rPr>
              <w:t>p</w:t>
            </w:r>
            <w:r w:rsidRPr="00222154">
              <w:rPr>
                <w:sz w:val="16"/>
                <w:szCs w:val="16"/>
              </w:rPr>
              <w:t>a</w:t>
            </w:r>
            <w:r w:rsidRPr="00222154">
              <w:rPr>
                <w:spacing w:val="1"/>
                <w:sz w:val="16"/>
                <w:szCs w:val="16"/>
              </w:rPr>
              <w:t>n</w:t>
            </w:r>
            <w:r w:rsidRPr="00222154">
              <w:rPr>
                <w:spacing w:val="-2"/>
                <w:sz w:val="16"/>
                <w:szCs w:val="16"/>
              </w:rPr>
              <w:t>y</w:t>
            </w:r>
            <w:r w:rsidRPr="00222154">
              <w:rPr>
                <w:sz w:val="16"/>
                <w:szCs w:val="16"/>
              </w:rPr>
              <w:t>,Inc</w:t>
            </w:r>
            <w:proofErr w:type="spellEnd"/>
            <w:r w:rsidRPr="00222154">
              <w:rPr>
                <w:sz w:val="16"/>
                <w:szCs w:val="16"/>
              </w:rPr>
              <w:t>.</w:t>
            </w:r>
            <w:proofErr w:type="gramEnd"/>
          </w:p>
        </w:tc>
        <w:tc>
          <w:tcPr>
            <w:tcW w:w="2693" w:type="dxa"/>
            <w:gridSpan w:val="2"/>
            <w:vAlign w:val="center"/>
          </w:tcPr>
          <w:p w14:paraId="6D54F3BB" w14:textId="77777777" w:rsidR="00732BF3" w:rsidRPr="008214B1" w:rsidRDefault="00732BF3" w:rsidP="00F029EB">
            <w:pPr>
              <w:suppressAutoHyphens/>
              <w:autoSpaceDE/>
              <w:autoSpaceDN/>
              <w:adjustRightInd/>
              <w:spacing w:before="0" w:line="240" w:lineRule="auto"/>
              <w:ind w:left="0"/>
              <w:rPr>
                <w:w w:val="0"/>
                <w:sz w:val="16"/>
                <w:szCs w:val="16"/>
              </w:rPr>
            </w:pPr>
            <w:proofErr w:type="spellStart"/>
            <w:r w:rsidRPr="008214B1">
              <w:rPr>
                <w:sz w:val="16"/>
                <w:szCs w:val="16"/>
              </w:rPr>
              <w:t>Thurmal</w:t>
            </w:r>
            <w:r w:rsidRPr="008214B1">
              <w:rPr>
                <w:spacing w:val="1"/>
                <w:sz w:val="16"/>
                <w:szCs w:val="16"/>
              </w:rPr>
              <w:t>o</w:t>
            </w:r>
            <w:r w:rsidRPr="008214B1">
              <w:rPr>
                <w:sz w:val="16"/>
                <w:szCs w:val="16"/>
              </w:rPr>
              <w:t>x</w:t>
            </w:r>
            <w:proofErr w:type="spellEnd"/>
            <w:r w:rsidRPr="008214B1">
              <w:rPr>
                <w:sz w:val="16"/>
                <w:szCs w:val="16"/>
                <w:lang w:val="ru-RU"/>
              </w:rPr>
              <w:t xml:space="preserve"> </w:t>
            </w:r>
            <w:r w:rsidRPr="008214B1">
              <w:rPr>
                <w:sz w:val="16"/>
                <w:szCs w:val="16"/>
              </w:rPr>
              <w:t>230/230C</w:t>
            </w:r>
          </w:p>
        </w:tc>
        <w:tc>
          <w:tcPr>
            <w:tcW w:w="971" w:type="dxa"/>
            <w:gridSpan w:val="2"/>
            <w:vAlign w:val="center"/>
          </w:tcPr>
          <w:p w14:paraId="6F173AA0" w14:textId="77777777" w:rsidR="00732BF3" w:rsidRPr="00977965" w:rsidRDefault="00732BF3" w:rsidP="00E63BE3">
            <w:pPr>
              <w:autoSpaceDE/>
              <w:autoSpaceDN/>
              <w:adjustRightInd/>
              <w:spacing w:before="0" w:line="240" w:lineRule="auto"/>
              <w:ind w:left="0"/>
              <w:jc w:val="center"/>
              <w:rPr>
                <w:sz w:val="16"/>
                <w:szCs w:val="16"/>
              </w:rPr>
            </w:pPr>
            <w:r>
              <w:rPr>
                <w:sz w:val="16"/>
                <w:szCs w:val="16"/>
              </w:rPr>
              <w:t>643/360</w:t>
            </w:r>
          </w:p>
        </w:tc>
        <w:tc>
          <w:tcPr>
            <w:tcW w:w="1414" w:type="dxa"/>
            <w:vAlign w:val="center"/>
          </w:tcPr>
          <w:p w14:paraId="69310954" w14:textId="77777777" w:rsidR="00732BF3" w:rsidRPr="00977965" w:rsidRDefault="00732BF3" w:rsidP="00F029EB">
            <w:pPr>
              <w:suppressAutoHyphens/>
              <w:autoSpaceDE/>
              <w:autoSpaceDN/>
              <w:adjustRightInd/>
              <w:spacing w:before="0" w:line="240" w:lineRule="auto"/>
              <w:ind w:left="0"/>
              <w:jc w:val="center"/>
              <w:rPr>
                <w:w w:val="0"/>
                <w:sz w:val="16"/>
                <w:szCs w:val="16"/>
              </w:rPr>
            </w:pPr>
            <w:r>
              <w:rPr>
                <w:sz w:val="16"/>
                <w:szCs w:val="16"/>
                <w:lang w:eastAsia="ru-RU"/>
              </w:rPr>
              <w:t>649</w:t>
            </w:r>
            <w:r w:rsidRPr="00222154">
              <w:rPr>
                <w:sz w:val="16"/>
                <w:szCs w:val="16"/>
                <w:lang w:eastAsia="ru-RU"/>
              </w:rPr>
              <w:t>°C(1</w:t>
            </w:r>
            <w:r>
              <w:rPr>
                <w:sz w:val="16"/>
                <w:szCs w:val="16"/>
                <w:lang w:eastAsia="ru-RU"/>
              </w:rPr>
              <w:t>200</w:t>
            </w:r>
            <w:r w:rsidRPr="00222154">
              <w:rPr>
                <w:spacing w:val="1"/>
                <w:sz w:val="16"/>
                <w:szCs w:val="16"/>
                <w:lang w:eastAsia="ru-RU"/>
              </w:rPr>
              <w:t>°</w:t>
            </w:r>
            <w:r w:rsidRPr="00222154">
              <w:rPr>
                <w:sz w:val="16"/>
                <w:szCs w:val="16"/>
                <w:lang w:eastAsia="ru-RU"/>
              </w:rPr>
              <w:t>F)</w:t>
            </w:r>
          </w:p>
        </w:tc>
      </w:tr>
      <w:tr w:rsidR="00305C3A" w:rsidRPr="00DB1FCF" w14:paraId="7C65D786" w14:textId="77777777" w:rsidTr="00F029EB">
        <w:trPr>
          <w:trHeight w:val="288"/>
          <w:jc w:val="center"/>
        </w:trPr>
        <w:tc>
          <w:tcPr>
            <w:tcW w:w="2195" w:type="dxa"/>
            <w:gridSpan w:val="3"/>
            <w:vMerge w:val="restart"/>
            <w:vAlign w:val="center"/>
          </w:tcPr>
          <w:p w14:paraId="3F1F9312" w14:textId="7C5D460A" w:rsidR="00305C3A" w:rsidRPr="00AC483C" w:rsidRDefault="00305C3A" w:rsidP="00E63BE3">
            <w:pPr>
              <w:autoSpaceDE/>
              <w:autoSpaceDN/>
              <w:adjustRightInd/>
              <w:spacing w:before="0" w:line="240" w:lineRule="auto"/>
              <w:ind w:left="0"/>
              <w:rPr>
                <w:b/>
                <w:color w:val="auto"/>
                <w:sz w:val="16"/>
                <w:szCs w:val="24"/>
                <w:lang w:val="ru-RU"/>
              </w:rPr>
            </w:pPr>
            <w:r w:rsidRPr="003023B7">
              <w:rPr>
                <w:b/>
                <w:color w:val="auto"/>
                <w:sz w:val="16"/>
                <w:szCs w:val="24"/>
                <w:lang w:val="ru-RU"/>
              </w:rPr>
              <w:t>Силиконовое - высокотемп.</w:t>
            </w:r>
          </w:p>
        </w:tc>
        <w:tc>
          <w:tcPr>
            <w:tcW w:w="2767" w:type="dxa"/>
            <w:vAlign w:val="center"/>
          </w:tcPr>
          <w:p w14:paraId="3959FB06" w14:textId="77777777" w:rsidR="00305C3A" w:rsidRPr="00977965" w:rsidRDefault="00305C3A" w:rsidP="00F029EB">
            <w:pPr>
              <w:suppressAutoHyphens/>
              <w:autoSpaceDE/>
              <w:autoSpaceDN/>
              <w:adjustRightInd/>
              <w:spacing w:before="0" w:line="240" w:lineRule="auto"/>
              <w:ind w:left="0" w:firstLine="25"/>
              <w:rPr>
                <w:w w:val="0"/>
                <w:sz w:val="16"/>
                <w:szCs w:val="16"/>
              </w:rPr>
            </w:pPr>
            <w:proofErr w:type="spellStart"/>
            <w:proofErr w:type="gramStart"/>
            <w:r w:rsidRPr="00222154">
              <w:rPr>
                <w:position w:val="-1"/>
                <w:sz w:val="16"/>
                <w:szCs w:val="16"/>
              </w:rPr>
              <w:t>HempelCoatings</w:t>
            </w:r>
            <w:proofErr w:type="spellEnd"/>
            <w:r w:rsidRPr="00222154">
              <w:rPr>
                <w:position w:val="-1"/>
                <w:sz w:val="16"/>
                <w:szCs w:val="16"/>
              </w:rPr>
              <w:t>(</w:t>
            </w:r>
            <w:proofErr w:type="gramEnd"/>
            <w:r w:rsidRPr="00222154">
              <w:rPr>
                <w:position w:val="-1"/>
                <w:sz w:val="16"/>
                <w:szCs w:val="16"/>
              </w:rPr>
              <w:t>USA</w:t>
            </w:r>
            <w:proofErr w:type="gramStart"/>
            <w:r w:rsidRPr="00222154">
              <w:rPr>
                <w:position w:val="-1"/>
                <w:sz w:val="16"/>
                <w:szCs w:val="16"/>
              </w:rPr>
              <w:t>),Inc.</w:t>
            </w:r>
            <w:proofErr w:type="gramEnd"/>
          </w:p>
        </w:tc>
        <w:tc>
          <w:tcPr>
            <w:tcW w:w="2693" w:type="dxa"/>
            <w:gridSpan w:val="2"/>
            <w:vAlign w:val="center"/>
          </w:tcPr>
          <w:p w14:paraId="4BFFD4B8" w14:textId="5DAEB8C2" w:rsidR="00305C3A" w:rsidRPr="008214B1" w:rsidRDefault="00305C3A" w:rsidP="00F029EB">
            <w:pPr>
              <w:suppressAutoHyphens/>
              <w:autoSpaceDE/>
              <w:autoSpaceDN/>
              <w:adjustRightInd/>
              <w:spacing w:before="0" w:line="240" w:lineRule="auto"/>
              <w:ind w:left="0"/>
              <w:rPr>
                <w:w w:val="0"/>
                <w:sz w:val="16"/>
                <w:szCs w:val="16"/>
                <w:lang w:val="ru-RU"/>
              </w:rPr>
            </w:pPr>
            <w:proofErr w:type="spellStart"/>
            <w:r w:rsidRPr="008214B1">
              <w:rPr>
                <w:w w:val="0"/>
                <w:sz w:val="16"/>
                <w:szCs w:val="16"/>
              </w:rPr>
              <w:t>Versiline</w:t>
            </w:r>
            <w:proofErr w:type="spellEnd"/>
            <w:r w:rsidRPr="008214B1">
              <w:rPr>
                <w:w w:val="0"/>
                <w:sz w:val="16"/>
                <w:szCs w:val="16"/>
              </w:rPr>
              <w:t xml:space="preserve"> CUI 56990</w:t>
            </w:r>
          </w:p>
        </w:tc>
        <w:tc>
          <w:tcPr>
            <w:tcW w:w="971" w:type="dxa"/>
            <w:gridSpan w:val="2"/>
            <w:vAlign w:val="center"/>
          </w:tcPr>
          <w:p w14:paraId="309071E2" w14:textId="76374B36" w:rsidR="00305C3A" w:rsidRPr="00681CC9" w:rsidRDefault="00305C3A" w:rsidP="00E63BE3">
            <w:pPr>
              <w:autoSpaceDE/>
              <w:autoSpaceDN/>
              <w:adjustRightInd/>
              <w:spacing w:before="0" w:line="240" w:lineRule="auto"/>
              <w:ind w:left="0"/>
              <w:jc w:val="center"/>
              <w:rPr>
                <w:sz w:val="16"/>
                <w:szCs w:val="16"/>
                <w:lang w:val="ru-RU"/>
              </w:rPr>
            </w:pPr>
            <w:r>
              <w:rPr>
                <w:position w:val="-1"/>
                <w:sz w:val="16"/>
                <w:szCs w:val="16"/>
                <w:lang w:val="ru-RU"/>
              </w:rPr>
              <w:t>391</w:t>
            </w:r>
          </w:p>
        </w:tc>
        <w:tc>
          <w:tcPr>
            <w:tcW w:w="1414" w:type="dxa"/>
            <w:vAlign w:val="center"/>
          </w:tcPr>
          <w:p w14:paraId="306DB92E" w14:textId="4E9E71F0" w:rsidR="00305C3A" w:rsidRPr="00157A91" w:rsidRDefault="00305C3A" w:rsidP="00F029EB">
            <w:pPr>
              <w:suppressAutoHyphens/>
              <w:autoSpaceDE/>
              <w:autoSpaceDN/>
              <w:adjustRightInd/>
              <w:spacing w:before="0" w:line="240" w:lineRule="auto"/>
              <w:ind w:left="0"/>
              <w:jc w:val="center"/>
              <w:rPr>
                <w:w w:val="0"/>
                <w:sz w:val="16"/>
                <w:szCs w:val="16"/>
              </w:rPr>
            </w:pPr>
            <w:r w:rsidRPr="00157A91">
              <w:rPr>
                <w:sz w:val="16"/>
                <w:szCs w:val="16"/>
                <w:lang w:eastAsia="ru-RU"/>
              </w:rPr>
              <w:t>650°C (1202°F)</w:t>
            </w:r>
          </w:p>
        </w:tc>
      </w:tr>
      <w:tr w:rsidR="00305C3A" w:rsidRPr="00DB1FCF" w14:paraId="3B9D8732" w14:textId="77777777" w:rsidTr="00F029EB">
        <w:trPr>
          <w:trHeight w:val="288"/>
          <w:jc w:val="center"/>
        </w:trPr>
        <w:tc>
          <w:tcPr>
            <w:tcW w:w="2195" w:type="dxa"/>
            <w:gridSpan w:val="3"/>
            <w:vMerge/>
            <w:vAlign w:val="center"/>
          </w:tcPr>
          <w:p w14:paraId="6A0A2A43" w14:textId="65FD53E3" w:rsidR="00305C3A" w:rsidRPr="00732BF3" w:rsidRDefault="00305C3A" w:rsidP="00732BF3">
            <w:pPr>
              <w:autoSpaceDE/>
              <w:autoSpaceDN/>
              <w:adjustRightInd/>
              <w:spacing w:before="0" w:line="240" w:lineRule="auto"/>
              <w:ind w:left="0"/>
              <w:rPr>
                <w:b/>
                <w:color w:val="auto"/>
                <w:sz w:val="16"/>
                <w:szCs w:val="24"/>
                <w:lang w:val="ru-RU"/>
              </w:rPr>
            </w:pPr>
          </w:p>
        </w:tc>
        <w:tc>
          <w:tcPr>
            <w:tcW w:w="2767" w:type="dxa"/>
            <w:vAlign w:val="center"/>
          </w:tcPr>
          <w:p w14:paraId="23042C7A" w14:textId="77777777" w:rsidR="00305C3A" w:rsidRPr="00977965" w:rsidRDefault="00305C3A" w:rsidP="00F029EB">
            <w:pPr>
              <w:suppressAutoHyphens/>
              <w:autoSpaceDE/>
              <w:autoSpaceDN/>
              <w:adjustRightInd/>
              <w:spacing w:before="0" w:line="240" w:lineRule="auto"/>
              <w:ind w:left="0" w:firstLine="25"/>
              <w:rPr>
                <w:w w:val="0"/>
                <w:sz w:val="16"/>
                <w:szCs w:val="16"/>
              </w:rPr>
            </w:pPr>
            <w:r w:rsidRPr="00222154">
              <w:rPr>
                <w:sz w:val="16"/>
                <w:szCs w:val="16"/>
              </w:rPr>
              <w:t>International</w:t>
            </w:r>
          </w:p>
        </w:tc>
        <w:tc>
          <w:tcPr>
            <w:tcW w:w="2693" w:type="dxa"/>
            <w:gridSpan w:val="2"/>
            <w:vAlign w:val="center"/>
          </w:tcPr>
          <w:p w14:paraId="722AF984" w14:textId="1076BCA5" w:rsidR="00305C3A" w:rsidRPr="008214B1" w:rsidRDefault="00305C3A" w:rsidP="00F029EB">
            <w:pPr>
              <w:suppressAutoHyphens/>
              <w:autoSpaceDE/>
              <w:autoSpaceDN/>
              <w:adjustRightInd/>
              <w:spacing w:before="0" w:line="240" w:lineRule="auto"/>
              <w:ind w:left="0"/>
              <w:rPr>
                <w:w w:val="0"/>
                <w:sz w:val="16"/>
                <w:szCs w:val="16"/>
                <w:lang w:val="ru-RU"/>
              </w:rPr>
            </w:pPr>
            <w:r w:rsidRPr="008214B1">
              <w:rPr>
                <w:sz w:val="16"/>
                <w:szCs w:val="16"/>
              </w:rPr>
              <w:t>Intertherm 50</w:t>
            </w:r>
          </w:p>
        </w:tc>
        <w:tc>
          <w:tcPr>
            <w:tcW w:w="971" w:type="dxa"/>
            <w:gridSpan w:val="2"/>
            <w:vAlign w:val="center"/>
          </w:tcPr>
          <w:p w14:paraId="75B33BCE" w14:textId="77777777" w:rsidR="00305C3A" w:rsidRPr="00977965" w:rsidRDefault="00305C3A" w:rsidP="00E63BE3">
            <w:pPr>
              <w:autoSpaceDE/>
              <w:autoSpaceDN/>
              <w:adjustRightInd/>
              <w:spacing w:before="0" w:line="240" w:lineRule="auto"/>
              <w:ind w:left="0"/>
              <w:jc w:val="center"/>
              <w:rPr>
                <w:sz w:val="16"/>
                <w:szCs w:val="16"/>
              </w:rPr>
            </w:pPr>
            <w:r w:rsidRPr="00222154">
              <w:rPr>
                <w:sz w:val="16"/>
                <w:szCs w:val="16"/>
              </w:rPr>
              <w:t>49</w:t>
            </w:r>
            <w:r>
              <w:rPr>
                <w:sz w:val="16"/>
                <w:szCs w:val="16"/>
              </w:rPr>
              <w:t>5</w:t>
            </w:r>
          </w:p>
        </w:tc>
        <w:tc>
          <w:tcPr>
            <w:tcW w:w="1414" w:type="dxa"/>
            <w:vAlign w:val="center"/>
          </w:tcPr>
          <w:p w14:paraId="780A3B9A" w14:textId="77777777" w:rsidR="00305C3A" w:rsidRPr="00157A91" w:rsidRDefault="00305C3A" w:rsidP="00F029EB">
            <w:pPr>
              <w:suppressAutoHyphens/>
              <w:autoSpaceDE/>
              <w:autoSpaceDN/>
              <w:adjustRightInd/>
              <w:spacing w:before="0" w:line="240" w:lineRule="auto"/>
              <w:ind w:left="0"/>
              <w:jc w:val="center"/>
              <w:rPr>
                <w:w w:val="0"/>
                <w:sz w:val="16"/>
                <w:szCs w:val="16"/>
              </w:rPr>
            </w:pPr>
            <w:r w:rsidRPr="00157A91">
              <w:rPr>
                <w:sz w:val="16"/>
                <w:szCs w:val="16"/>
                <w:lang w:eastAsia="ru-RU"/>
              </w:rPr>
              <w:t>538°C(1000</w:t>
            </w:r>
            <w:r w:rsidRPr="00157A91">
              <w:rPr>
                <w:spacing w:val="1"/>
                <w:sz w:val="16"/>
                <w:szCs w:val="16"/>
                <w:lang w:eastAsia="ru-RU"/>
              </w:rPr>
              <w:t>°</w:t>
            </w:r>
            <w:r w:rsidRPr="00157A91">
              <w:rPr>
                <w:sz w:val="16"/>
                <w:szCs w:val="16"/>
                <w:lang w:eastAsia="ru-RU"/>
              </w:rPr>
              <w:t>F)</w:t>
            </w:r>
          </w:p>
        </w:tc>
      </w:tr>
      <w:tr w:rsidR="00305C3A" w:rsidRPr="00DB1FCF" w14:paraId="22488235" w14:textId="77777777" w:rsidTr="00F029EB">
        <w:trPr>
          <w:trHeight w:val="288"/>
          <w:jc w:val="center"/>
        </w:trPr>
        <w:tc>
          <w:tcPr>
            <w:tcW w:w="2195" w:type="dxa"/>
            <w:gridSpan w:val="3"/>
            <w:vMerge w:val="restart"/>
            <w:vAlign w:val="center"/>
          </w:tcPr>
          <w:p w14:paraId="25585392" w14:textId="2B4B7E39" w:rsidR="00305C3A" w:rsidRPr="00732BF3" w:rsidRDefault="00305C3A" w:rsidP="00732BF3">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67" w:type="dxa"/>
            <w:vAlign w:val="center"/>
          </w:tcPr>
          <w:p w14:paraId="488AC9AD" w14:textId="77777777" w:rsidR="00305C3A" w:rsidRPr="00977965" w:rsidRDefault="00305C3A" w:rsidP="00E643FF">
            <w:pPr>
              <w:suppressAutoHyphens/>
              <w:autoSpaceDE/>
              <w:autoSpaceDN/>
              <w:adjustRightInd/>
              <w:spacing w:before="0" w:line="240" w:lineRule="auto"/>
              <w:ind w:left="0" w:firstLine="25"/>
              <w:rPr>
                <w:w w:val="0"/>
                <w:sz w:val="16"/>
                <w:szCs w:val="16"/>
              </w:rPr>
            </w:pPr>
            <w:r w:rsidRPr="00222154">
              <w:rPr>
                <w:sz w:val="16"/>
                <w:szCs w:val="16"/>
              </w:rPr>
              <w:t>International</w:t>
            </w:r>
          </w:p>
        </w:tc>
        <w:tc>
          <w:tcPr>
            <w:tcW w:w="2693" w:type="dxa"/>
            <w:gridSpan w:val="2"/>
            <w:vAlign w:val="center"/>
          </w:tcPr>
          <w:p w14:paraId="0F67D030" w14:textId="362FBF90" w:rsidR="00305C3A" w:rsidRPr="008214B1" w:rsidRDefault="00305C3A" w:rsidP="00F029EB">
            <w:pPr>
              <w:suppressAutoHyphens/>
              <w:autoSpaceDE/>
              <w:autoSpaceDN/>
              <w:adjustRightInd/>
              <w:spacing w:before="0" w:line="240" w:lineRule="auto"/>
              <w:ind w:left="0"/>
              <w:rPr>
                <w:w w:val="0"/>
                <w:sz w:val="16"/>
                <w:szCs w:val="16"/>
                <w:lang w:val="ru-RU"/>
              </w:rPr>
            </w:pPr>
            <w:r w:rsidRPr="008214B1">
              <w:rPr>
                <w:sz w:val="16"/>
                <w:szCs w:val="16"/>
              </w:rPr>
              <w:t>Interbond 1202UPC</w:t>
            </w:r>
          </w:p>
        </w:tc>
        <w:tc>
          <w:tcPr>
            <w:tcW w:w="971" w:type="dxa"/>
            <w:gridSpan w:val="2"/>
            <w:vAlign w:val="center"/>
          </w:tcPr>
          <w:p w14:paraId="1CAA68DA" w14:textId="77777777" w:rsidR="00305C3A" w:rsidRPr="00977965" w:rsidRDefault="00305C3A" w:rsidP="00E63BE3">
            <w:pPr>
              <w:autoSpaceDE/>
              <w:autoSpaceDN/>
              <w:adjustRightInd/>
              <w:spacing w:before="0" w:line="240" w:lineRule="auto"/>
              <w:ind w:left="0"/>
              <w:jc w:val="center"/>
              <w:rPr>
                <w:sz w:val="16"/>
                <w:szCs w:val="16"/>
              </w:rPr>
            </w:pPr>
            <w:r w:rsidRPr="00222154">
              <w:rPr>
                <w:sz w:val="16"/>
                <w:szCs w:val="16"/>
              </w:rPr>
              <w:t>3</w:t>
            </w:r>
            <w:r>
              <w:rPr>
                <w:sz w:val="16"/>
                <w:szCs w:val="16"/>
              </w:rPr>
              <w:t>22</w:t>
            </w:r>
          </w:p>
        </w:tc>
        <w:tc>
          <w:tcPr>
            <w:tcW w:w="1414" w:type="dxa"/>
            <w:vAlign w:val="center"/>
          </w:tcPr>
          <w:p w14:paraId="50853B80" w14:textId="77777777" w:rsidR="00305C3A" w:rsidRPr="00222154" w:rsidRDefault="00305C3A" w:rsidP="00F029EB">
            <w:pPr>
              <w:autoSpaceDE/>
              <w:autoSpaceDN/>
              <w:adjustRightInd/>
              <w:spacing w:before="0" w:line="240" w:lineRule="auto"/>
              <w:ind w:left="0"/>
              <w:jc w:val="center"/>
              <w:rPr>
                <w:sz w:val="16"/>
                <w:szCs w:val="16"/>
              </w:rPr>
            </w:pPr>
            <w:r w:rsidRPr="00222154">
              <w:rPr>
                <w:sz w:val="16"/>
                <w:szCs w:val="16"/>
                <w:lang w:eastAsia="ru-RU"/>
              </w:rPr>
              <w:t>6</w:t>
            </w:r>
            <w:r>
              <w:rPr>
                <w:sz w:val="16"/>
                <w:szCs w:val="16"/>
                <w:lang w:eastAsia="ru-RU"/>
              </w:rPr>
              <w:t>49</w:t>
            </w:r>
            <w:r w:rsidRPr="00222154">
              <w:rPr>
                <w:sz w:val="16"/>
                <w:szCs w:val="16"/>
                <w:lang w:eastAsia="ru-RU"/>
              </w:rPr>
              <w:t>°C(1</w:t>
            </w:r>
            <w:r>
              <w:rPr>
                <w:sz w:val="16"/>
                <w:szCs w:val="16"/>
                <w:lang w:eastAsia="ru-RU"/>
              </w:rPr>
              <w:t>200</w:t>
            </w:r>
            <w:r w:rsidRPr="00222154">
              <w:rPr>
                <w:spacing w:val="1"/>
                <w:sz w:val="16"/>
                <w:szCs w:val="16"/>
                <w:lang w:eastAsia="ru-RU"/>
              </w:rPr>
              <w:t>°</w:t>
            </w:r>
            <w:r w:rsidRPr="00222154">
              <w:rPr>
                <w:sz w:val="16"/>
                <w:szCs w:val="16"/>
                <w:lang w:eastAsia="ru-RU"/>
              </w:rPr>
              <w:t>F)</w:t>
            </w:r>
          </w:p>
        </w:tc>
      </w:tr>
      <w:tr w:rsidR="00305C3A" w:rsidRPr="00DB1FCF" w14:paraId="5F1A7FE6" w14:textId="77777777" w:rsidTr="00F029EB">
        <w:trPr>
          <w:trHeight w:val="288"/>
          <w:jc w:val="center"/>
        </w:trPr>
        <w:tc>
          <w:tcPr>
            <w:tcW w:w="2195" w:type="dxa"/>
            <w:gridSpan w:val="3"/>
            <w:vMerge/>
            <w:vAlign w:val="center"/>
          </w:tcPr>
          <w:p w14:paraId="52B7E386" w14:textId="77777777" w:rsidR="00305C3A" w:rsidRPr="00732BF3" w:rsidRDefault="00305C3A" w:rsidP="00732BF3">
            <w:pPr>
              <w:autoSpaceDE/>
              <w:autoSpaceDN/>
              <w:adjustRightInd/>
              <w:spacing w:before="0" w:line="240" w:lineRule="auto"/>
              <w:ind w:left="0"/>
              <w:rPr>
                <w:b/>
                <w:color w:val="auto"/>
                <w:sz w:val="16"/>
                <w:szCs w:val="24"/>
                <w:lang w:val="ru-RU"/>
              </w:rPr>
            </w:pPr>
          </w:p>
        </w:tc>
        <w:tc>
          <w:tcPr>
            <w:tcW w:w="2767" w:type="dxa"/>
            <w:vAlign w:val="center"/>
          </w:tcPr>
          <w:p w14:paraId="73A07553" w14:textId="77777777" w:rsidR="00305C3A" w:rsidRPr="00977965" w:rsidRDefault="00305C3A" w:rsidP="00F029EB">
            <w:pPr>
              <w:suppressAutoHyphens/>
              <w:autoSpaceDE/>
              <w:autoSpaceDN/>
              <w:adjustRightInd/>
              <w:spacing w:before="0" w:line="240" w:lineRule="auto"/>
              <w:ind w:left="0" w:firstLine="25"/>
              <w:rPr>
                <w:w w:val="0"/>
                <w:sz w:val="16"/>
                <w:szCs w:val="16"/>
              </w:rPr>
            </w:pPr>
            <w:proofErr w:type="spellStart"/>
            <w:r w:rsidRPr="00222154">
              <w:rPr>
                <w:sz w:val="16"/>
                <w:szCs w:val="16"/>
              </w:rPr>
              <w:t>JotunPaints</w:t>
            </w:r>
            <w:proofErr w:type="spellEnd"/>
          </w:p>
        </w:tc>
        <w:tc>
          <w:tcPr>
            <w:tcW w:w="2693" w:type="dxa"/>
            <w:gridSpan w:val="2"/>
            <w:vAlign w:val="center"/>
          </w:tcPr>
          <w:p w14:paraId="6DC1F5B3" w14:textId="60D4C4F0" w:rsidR="00305C3A" w:rsidRPr="008214B1" w:rsidRDefault="00305C3A" w:rsidP="00F029EB">
            <w:pPr>
              <w:suppressAutoHyphens/>
              <w:autoSpaceDE/>
              <w:autoSpaceDN/>
              <w:adjustRightInd/>
              <w:spacing w:before="0" w:line="240" w:lineRule="auto"/>
              <w:ind w:left="0"/>
              <w:rPr>
                <w:w w:val="0"/>
                <w:sz w:val="16"/>
                <w:szCs w:val="16"/>
                <w:lang w:val="ru-RU"/>
              </w:rPr>
            </w:pPr>
            <w:proofErr w:type="spellStart"/>
            <w:r w:rsidRPr="008214B1">
              <w:rPr>
                <w:sz w:val="16"/>
                <w:szCs w:val="16"/>
              </w:rPr>
              <w:t>Solvalitt</w:t>
            </w:r>
            <w:proofErr w:type="spellEnd"/>
          </w:p>
        </w:tc>
        <w:tc>
          <w:tcPr>
            <w:tcW w:w="971" w:type="dxa"/>
            <w:gridSpan w:val="2"/>
            <w:vAlign w:val="center"/>
          </w:tcPr>
          <w:p w14:paraId="44FBBA4E" w14:textId="77777777" w:rsidR="00305C3A" w:rsidRPr="00977965" w:rsidRDefault="00305C3A" w:rsidP="00E63BE3">
            <w:pPr>
              <w:autoSpaceDE/>
              <w:autoSpaceDN/>
              <w:adjustRightInd/>
              <w:spacing w:before="0" w:line="240" w:lineRule="auto"/>
              <w:ind w:left="0"/>
              <w:jc w:val="center"/>
              <w:rPr>
                <w:sz w:val="16"/>
                <w:szCs w:val="16"/>
              </w:rPr>
            </w:pPr>
            <w:r>
              <w:rPr>
                <w:sz w:val="16"/>
                <w:szCs w:val="16"/>
              </w:rPr>
              <w:t>500</w:t>
            </w:r>
          </w:p>
        </w:tc>
        <w:tc>
          <w:tcPr>
            <w:tcW w:w="1414" w:type="dxa"/>
            <w:vAlign w:val="center"/>
          </w:tcPr>
          <w:p w14:paraId="082719EE" w14:textId="77777777" w:rsidR="00305C3A" w:rsidRPr="00222154" w:rsidRDefault="00305C3A" w:rsidP="00F029EB">
            <w:pPr>
              <w:autoSpaceDE/>
              <w:autoSpaceDN/>
              <w:adjustRightInd/>
              <w:spacing w:before="0" w:line="240" w:lineRule="auto"/>
              <w:ind w:left="0"/>
              <w:jc w:val="center"/>
              <w:rPr>
                <w:sz w:val="16"/>
                <w:szCs w:val="16"/>
              </w:rPr>
            </w:pPr>
            <w:r w:rsidRPr="00222154">
              <w:rPr>
                <w:sz w:val="16"/>
                <w:szCs w:val="16"/>
                <w:lang w:eastAsia="ru-RU"/>
              </w:rPr>
              <w:t>600°C(1112</w:t>
            </w:r>
            <w:r w:rsidRPr="00222154">
              <w:rPr>
                <w:spacing w:val="1"/>
                <w:sz w:val="16"/>
                <w:szCs w:val="16"/>
                <w:lang w:eastAsia="ru-RU"/>
              </w:rPr>
              <w:t>°</w:t>
            </w:r>
            <w:r w:rsidRPr="00222154">
              <w:rPr>
                <w:sz w:val="16"/>
                <w:szCs w:val="16"/>
                <w:lang w:eastAsia="ru-RU"/>
              </w:rPr>
              <w:t>F)</w:t>
            </w:r>
          </w:p>
        </w:tc>
      </w:tr>
      <w:tr w:rsidR="00E643FF" w:rsidRPr="00DB1FCF" w14:paraId="37B25937" w14:textId="77777777" w:rsidTr="00F029EB">
        <w:trPr>
          <w:trHeight w:val="288"/>
          <w:jc w:val="center"/>
        </w:trPr>
        <w:tc>
          <w:tcPr>
            <w:tcW w:w="2195" w:type="dxa"/>
            <w:gridSpan w:val="3"/>
            <w:vAlign w:val="center"/>
          </w:tcPr>
          <w:p w14:paraId="7577D6FD" w14:textId="0278B5B2" w:rsidR="00E643FF" w:rsidRPr="00732BF3" w:rsidRDefault="00E643FF" w:rsidP="00732BF3">
            <w:pPr>
              <w:autoSpaceDE/>
              <w:autoSpaceDN/>
              <w:adjustRightInd/>
              <w:spacing w:before="0" w:line="240" w:lineRule="auto"/>
              <w:ind w:left="0"/>
              <w:rPr>
                <w:b/>
                <w:color w:val="auto"/>
                <w:sz w:val="16"/>
                <w:szCs w:val="24"/>
                <w:lang w:val="ru-RU"/>
              </w:rPr>
            </w:pPr>
          </w:p>
        </w:tc>
        <w:tc>
          <w:tcPr>
            <w:tcW w:w="2767" w:type="dxa"/>
            <w:vAlign w:val="center"/>
          </w:tcPr>
          <w:p w14:paraId="117FAFC2" w14:textId="77777777" w:rsidR="00E643FF" w:rsidRPr="00977965" w:rsidRDefault="00E643FF" w:rsidP="00F029EB">
            <w:pPr>
              <w:suppressAutoHyphens/>
              <w:autoSpaceDE/>
              <w:autoSpaceDN/>
              <w:adjustRightInd/>
              <w:spacing w:before="0" w:line="240" w:lineRule="auto"/>
              <w:ind w:left="0" w:firstLine="25"/>
              <w:rPr>
                <w:w w:val="0"/>
                <w:sz w:val="16"/>
                <w:szCs w:val="16"/>
              </w:rPr>
            </w:pPr>
            <w:r w:rsidRPr="00222154">
              <w:rPr>
                <w:sz w:val="16"/>
                <w:szCs w:val="16"/>
              </w:rPr>
              <w:t>PPG</w:t>
            </w:r>
          </w:p>
        </w:tc>
        <w:tc>
          <w:tcPr>
            <w:tcW w:w="2693" w:type="dxa"/>
            <w:gridSpan w:val="2"/>
            <w:vAlign w:val="center"/>
          </w:tcPr>
          <w:p w14:paraId="425C6583" w14:textId="32E52C05" w:rsidR="00F62DD9" w:rsidRPr="008214B1" w:rsidRDefault="00E643FF" w:rsidP="00F029EB">
            <w:pPr>
              <w:suppressAutoHyphens/>
              <w:autoSpaceDE/>
              <w:autoSpaceDN/>
              <w:adjustRightInd/>
              <w:spacing w:before="0" w:line="240" w:lineRule="auto"/>
              <w:ind w:left="0"/>
              <w:rPr>
                <w:sz w:val="16"/>
                <w:szCs w:val="16"/>
                <w:lang w:val="ru-RU"/>
              </w:rPr>
            </w:pPr>
            <w:r w:rsidRPr="008214B1">
              <w:rPr>
                <w:sz w:val="16"/>
                <w:szCs w:val="16"/>
              </w:rPr>
              <w:t>Hi-</w:t>
            </w:r>
            <w:r w:rsidR="00F62DD9" w:rsidRPr="008214B1">
              <w:rPr>
                <w:sz w:val="16"/>
                <w:szCs w:val="16"/>
              </w:rPr>
              <w:t>Temp</w:t>
            </w:r>
            <w:r w:rsidR="00F62DD9" w:rsidRPr="008214B1">
              <w:rPr>
                <w:sz w:val="16"/>
                <w:szCs w:val="16"/>
                <w:lang w:val="ru-RU"/>
              </w:rPr>
              <w:t xml:space="preserve">1000 </w:t>
            </w:r>
          </w:p>
          <w:p w14:paraId="6A866517" w14:textId="5D940BEB" w:rsidR="00E643FF" w:rsidRPr="008214B1" w:rsidRDefault="00E643FF" w:rsidP="00F029EB">
            <w:pPr>
              <w:suppressAutoHyphens/>
              <w:autoSpaceDE/>
              <w:autoSpaceDN/>
              <w:adjustRightInd/>
              <w:spacing w:before="0" w:line="240" w:lineRule="auto"/>
              <w:ind w:left="0"/>
              <w:rPr>
                <w:w w:val="0"/>
                <w:sz w:val="16"/>
                <w:szCs w:val="16"/>
                <w:lang w:val="ru-RU"/>
              </w:rPr>
            </w:pPr>
            <w:proofErr w:type="spellStart"/>
            <w:r w:rsidRPr="008214B1">
              <w:rPr>
                <w:sz w:val="16"/>
                <w:szCs w:val="16"/>
              </w:rPr>
              <w:t>Sigmatherm</w:t>
            </w:r>
            <w:proofErr w:type="spellEnd"/>
            <w:r w:rsidRPr="008214B1">
              <w:rPr>
                <w:sz w:val="16"/>
                <w:szCs w:val="16"/>
              </w:rPr>
              <w:t xml:space="preserve"> 540</w:t>
            </w:r>
          </w:p>
        </w:tc>
        <w:tc>
          <w:tcPr>
            <w:tcW w:w="971" w:type="dxa"/>
            <w:gridSpan w:val="2"/>
            <w:vAlign w:val="center"/>
          </w:tcPr>
          <w:p w14:paraId="40E1055D" w14:textId="79312830" w:rsidR="00E643FF" w:rsidRPr="00977965" w:rsidRDefault="0006122D" w:rsidP="00E63BE3">
            <w:pPr>
              <w:autoSpaceDE/>
              <w:autoSpaceDN/>
              <w:adjustRightInd/>
              <w:spacing w:before="0" w:line="240" w:lineRule="auto"/>
              <w:ind w:left="0"/>
              <w:jc w:val="center"/>
              <w:rPr>
                <w:sz w:val="16"/>
                <w:szCs w:val="16"/>
              </w:rPr>
            </w:pPr>
            <w:r>
              <w:rPr>
                <w:sz w:val="16"/>
                <w:szCs w:val="16"/>
                <w:lang w:val="ru-RU"/>
              </w:rPr>
              <w:t>302-</w:t>
            </w:r>
            <w:r w:rsidR="00E643FF">
              <w:rPr>
                <w:sz w:val="16"/>
                <w:szCs w:val="16"/>
              </w:rPr>
              <w:t>498</w:t>
            </w:r>
          </w:p>
        </w:tc>
        <w:tc>
          <w:tcPr>
            <w:tcW w:w="1414" w:type="dxa"/>
            <w:vAlign w:val="center"/>
          </w:tcPr>
          <w:p w14:paraId="13978ABE" w14:textId="77777777" w:rsidR="00E643FF" w:rsidRPr="00977965" w:rsidRDefault="00E643FF" w:rsidP="00F029EB">
            <w:pPr>
              <w:suppressAutoHyphens/>
              <w:autoSpaceDE/>
              <w:autoSpaceDN/>
              <w:adjustRightInd/>
              <w:spacing w:before="0" w:line="240" w:lineRule="auto"/>
              <w:ind w:left="0"/>
              <w:jc w:val="center"/>
              <w:rPr>
                <w:w w:val="0"/>
                <w:sz w:val="16"/>
                <w:szCs w:val="16"/>
              </w:rPr>
            </w:pPr>
            <w:r w:rsidRPr="00222154">
              <w:rPr>
                <w:sz w:val="16"/>
                <w:szCs w:val="16"/>
                <w:lang w:eastAsia="ru-RU"/>
              </w:rPr>
              <w:t>538°C(1000</w:t>
            </w:r>
            <w:r w:rsidRPr="00222154">
              <w:rPr>
                <w:spacing w:val="1"/>
                <w:sz w:val="16"/>
                <w:szCs w:val="16"/>
                <w:lang w:eastAsia="ru-RU"/>
              </w:rPr>
              <w:t>°</w:t>
            </w:r>
            <w:r w:rsidRPr="00222154">
              <w:rPr>
                <w:sz w:val="16"/>
                <w:szCs w:val="16"/>
                <w:lang w:eastAsia="ru-RU"/>
              </w:rPr>
              <w:t>F)</w:t>
            </w:r>
          </w:p>
        </w:tc>
      </w:tr>
      <w:tr w:rsidR="00E643FF" w:rsidRPr="00DB1FCF" w14:paraId="051C08D6" w14:textId="77777777" w:rsidTr="00F029EB">
        <w:trPr>
          <w:trHeight w:val="288"/>
          <w:jc w:val="center"/>
        </w:trPr>
        <w:tc>
          <w:tcPr>
            <w:tcW w:w="2195" w:type="dxa"/>
            <w:gridSpan w:val="3"/>
            <w:vAlign w:val="center"/>
          </w:tcPr>
          <w:p w14:paraId="501563AD" w14:textId="77777777" w:rsidR="00E643FF" w:rsidRPr="00222154" w:rsidRDefault="00E643FF" w:rsidP="00E63BE3">
            <w:pPr>
              <w:jc w:val="center"/>
              <w:rPr>
                <w:b/>
                <w:sz w:val="16"/>
                <w:szCs w:val="16"/>
              </w:rPr>
            </w:pPr>
          </w:p>
        </w:tc>
        <w:tc>
          <w:tcPr>
            <w:tcW w:w="2767" w:type="dxa"/>
            <w:vAlign w:val="center"/>
          </w:tcPr>
          <w:p w14:paraId="5F9DD5BD" w14:textId="77777777" w:rsidR="00E643FF" w:rsidRPr="00977965" w:rsidRDefault="00E643FF" w:rsidP="00F029EB">
            <w:pPr>
              <w:suppressAutoHyphens/>
              <w:autoSpaceDE/>
              <w:autoSpaceDN/>
              <w:adjustRightInd/>
              <w:spacing w:before="0" w:line="240" w:lineRule="auto"/>
              <w:ind w:left="0" w:firstLine="25"/>
              <w:rPr>
                <w:w w:val="0"/>
                <w:sz w:val="16"/>
                <w:szCs w:val="16"/>
              </w:rPr>
            </w:pPr>
            <w:proofErr w:type="spellStart"/>
            <w:r w:rsidRPr="00222154">
              <w:rPr>
                <w:sz w:val="16"/>
                <w:szCs w:val="16"/>
              </w:rPr>
              <w:t>Sher</w:t>
            </w:r>
            <w:r w:rsidRPr="00222154">
              <w:rPr>
                <w:spacing w:val="-1"/>
                <w:sz w:val="16"/>
                <w:szCs w:val="16"/>
              </w:rPr>
              <w:t>w</w:t>
            </w:r>
            <w:r w:rsidRPr="00222154">
              <w:rPr>
                <w:spacing w:val="1"/>
                <w:sz w:val="16"/>
                <w:szCs w:val="16"/>
              </w:rPr>
              <w:t>i</w:t>
            </w:r>
            <w:r w:rsidRPr="00222154">
              <w:rPr>
                <w:sz w:val="16"/>
                <w:szCs w:val="16"/>
              </w:rPr>
              <w:t>nWilliams</w:t>
            </w:r>
            <w:proofErr w:type="spellEnd"/>
          </w:p>
        </w:tc>
        <w:tc>
          <w:tcPr>
            <w:tcW w:w="2693" w:type="dxa"/>
            <w:gridSpan w:val="2"/>
            <w:vAlign w:val="center"/>
          </w:tcPr>
          <w:p w14:paraId="451D9119" w14:textId="77777777" w:rsidR="00E643FF" w:rsidRPr="008214B1" w:rsidRDefault="00E643FF" w:rsidP="00F029EB">
            <w:pPr>
              <w:suppressAutoHyphens/>
              <w:autoSpaceDE/>
              <w:autoSpaceDN/>
              <w:adjustRightInd/>
              <w:spacing w:before="0" w:line="240" w:lineRule="auto"/>
              <w:ind w:left="0"/>
              <w:rPr>
                <w:w w:val="0"/>
                <w:sz w:val="16"/>
                <w:szCs w:val="16"/>
              </w:rPr>
            </w:pPr>
            <w:r w:rsidRPr="008214B1">
              <w:rPr>
                <w:sz w:val="16"/>
                <w:szCs w:val="16"/>
              </w:rPr>
              <w:t>Heat-Flex 1000</w:t>
            </w:r>
          </w:p>
        </w:tc>
        <w:tc>
          <w:tcPr>
            <w:tcW w:w="971" w:type="dxa"/>
            <w:gridSpan w:val="2"/>
            <w:vAlign w:val="center"/>
          </w:tcPr>
          <w:p w14:paraId="1A5432F8" w14:textId="77777777" w:rsidR="00E643FF" w:rsidRPr="00977965" w:rsidRDefault="00E643FF" w:rsidP="00E63BE3">
            <w:pPr>
              <w:autoSpaceDE/>
              <w:autoSpaceDN/>
              <w:adjustRightInd/>
              <w:spacing w:before="0" w:line="240" w:lineRule="auto"/>
              <w:ind w:left="0"/>
              <w:jc w:val="center"/>
              <w:rPr>
                <w:sz w:val="16"/>
                <w:szCs w:val="16"/>
              </w:rPr>
            </w:pPr>
            <w:r>
              <w:rPr>
                <w:sz w:val="16"/>
                <w:szCs w:val="16"/>
              </w:rPr>
              <w:t>420</w:t>
            </w:r>
          </w:p>
        </w:tc>
        <w:tc>
          <w:tcPr>
            <w:tcW w:w="1414" w:type="dxa"/>
            <w:vAlign w:val="center"/>
          </w:tcPr>
          <w:p w14:paraId="2B340121" w14:textId="77777777" w:rsidR="00E643FF" w:rsidRPr="00977965" w:rsidRDefault="00E643FF" w:rsidP="00F029EB">
            <w:pPr>
              <w:suppressAutoHyphens/>
              <w:autoSpaceDE/>
              <w:autoSpaceDN/>
              <w:adjustRightInd/>
              <w:spacing w:before="0" w:line="240" w:lineRule="auto"/>
              <w:ind w:left="0"/>
              <w:jc w:val="center"/>
              <w:rPr>
                <w:w w:val="0"/>
                <w:sz w:val="16"/>
                <w:szCs w:val="16"/>
              </w:rPr>
            </w:pPr>
            <w:r w:rsidRPr="00222154">
              <w:rPr>
                <w:sz w:val="16"/>
                <w:szCs w:val="16"/>
                <w:lang w:eastAsia="ru-RU"/>
              </w:rPr>
              <w:t>538°C(1000</w:t>
            </w:r>
            <w:r w:rsidRPr="00222154">
              <w:rPr>
                <w:spacing w:val="1"/>
                <w:sz w:val="16"/>
                <w:szCs w:val="16"/>
                <w:lang w:eastAsia="ru-RU"/>
              </w:rPr>
              <w:t>°</w:t>
            </w:r>
            <w:r w:rsidRPr="00222154">
              <w:rPr>
                <w:sz w:val="16"/>
                <w:szCs w:val="16"/>
                <w:lang w:eastAsia="ru-RU"/>
              </w:rPr>
              <w:t>F)</w:t>
            </w:r>
            <w:r>
              <w:rPr>
                <w:sz w:val="16"/>
                <w:szCs w:val="16"/>
                <w:lang w:eastAsia="ru-RU"/>
              </w:rPr>
              <w:t>/</w:t>
            </w:r>
            <w:r w:rsidRPr="00222154">
              <w:rPr>
                <w:sz w:val="16"/>
                <w:szCs w:val="16"/>
                <w:lang w:eastAsia="ru-RU"/>
              </w:rPr>
              <w:t xml:space="preserve"> 6</w:t>
            </w:r>
            <w:r>
              <w:rPr>
                <w:sz w:val="16"/>
                <w:szCs w:val="16"/>
                <w:lang w:eastAsia="ru-RU"/>
              </w:rPr>
              <w:t>49</w:t>
            </w:r>
            <w:r w:rsidRPr="00222154">
              <w:rPr>
                <w:sz w:val="16"/>
                <w:szCs w:val="16"/>
                <w:lang w:eastAsia="ru-RU"/>
              </w:rPr>
              <w:t>°C(1</w:t>
            </w:r>
            <w:r>
              <w:rPr>
                <w:sz w:val="16"/>
                <w:szCs w:val="16"/>
                <w:lang w:eastAsia="ru-RU"/>
              </w:rPr>
              <w:t>200</w:t>
            </w:r>
            <w:r w:rsidRPr="00222154">
              <w:rPr>
                <w:spacing w:val="1"/>
                <w:sz w:val="16"/>
                <w:szCs w:val="16"/>
                <w:lang w:eastAsia="ru-RU"/>
              </w:rPr>
              <w:t>°</w:t>
            </w:r>
            <w:r w:rsidRPr="00222154">
              <w:rPr>
                <w:sz w:val="16"/>
                <w:szCs w:val="16"/>
                <w:lang w:eastAsia="ru-RU"/>
              </w:rPr>
              <w:t>F)</w:t>
            </w:r>
          </w:p>
        </w:tc>
      </w:tr>
      <w:tr w:rsidR="003101EF" w:rsidRPr="00C76656" w14:paraId="0611E12A" w14:textId="77777777" w:rsidTr="00F029EB">
        <w:trPr>
          <w:trHeight w:val="288"/>
          <w:jc w:val="center"/>
        </w:trPr>
        <w:tc>
          <w:tcPr>
            <w:tcW w:w="2195" w:type="dxa"/>
            <w:gridSpan w:val="3"/>
            <w:vAlign w:val="center"/>
          </w:tcPr>
          <w:p w14:paraId="1F8BB5E9" w14:textId="77777777" w:rsidR="003101EF" w:rsidRPr="00222154" w:rsidRDefault="003101EF" w:rsidP="00E63BE3">
            <w:pPr>
              <w:rPr>
                <w:i/>
                <w:sz w:val="14"/>
                <w:szCs w:val="14"/>
              </w:rPr>
            </w:pPr>
          </w:p>
        </w:tc>
        <w:tc>
          <w:tcPr>
            <w:tcW w:w="7845" w:type="dxa"/>
            <w:gridSpan w:val="6"/>
            <w:vAlign w:val="center"/>
          </w:tcPr>
          <w:p w14:paraId="4DCE8003" w14:textId="77777777" w:rsidR="003101EF" w:rsidRPr="00E643FF" w:rsidRDefault="003101EF" w:rsidP="00E63BE3">
            <w:pPr>
              <w:suppressAutoHyphens/>
              <w:autoSpaceDE/>
              <w:autoSpaceDN/>
              <w:adjustRightInd/>
              <w:spacing w:before="0" w:line="240" w:lineRule="auto"/>
              <w:ind w:left="0"/>
              <w:rPr>
                <w:i/>
                <w:sz w:val="14"/>
                <w:szCs w:val="14"/>
                <w:lang w:val="ru-RU"/>
              </w:rPr>
            </w:pPr>
            <w:r w:rsidRPr="00015BD6">
              <w:rPr>
                <w:i/>
                <w:color w:val="auto"/>
                <w:sz w:val="14"/>
                <w:szCs w:val="24"/>
                <w:lang w:val="ru-RU"/>
              </w:rPr>
              <w:t>Остаточная клейкость некатализированных силиконовых покрытий устраняется при нагреве от, свыше 149°C (300°F) до 204°C (400°F).</w:t>
            </w:r>
            <w:r w:rsidR="00E643FF">
              <w:rPr>
                <w:i/>
                <w:color w:val="auto"/>
                <w:sz w:val="14"/>
                <w:szCs w:val="24"/>
                <w:lang w:val="ru-RU"/>
              </w:rPr>
              <w:t xml:space="preserve">Данные покрытия предназначены для использования при мемпературах </w:t>
            </w:r>
            <w:r w:rsidR="00E643FF" w:rsidRPr="00D750DA">
              <w:rPr>
                <w:i/>
                <w:sz w:val="14"/>
                <w:szCs w:val="14"/>
                <w:lang w:val="ru-RU"/>
              </w:rPr>
              <w:t>205°</w:t>
            </w:r>
            <w:r w:rsidR="00E643FF" w:rsidRPr="00EC2B95">
              <w:rPr>
                <w:i/>
                <w:sz w:val="14"/>
                <w:szCs w:val="14"/>
              </w:rPr>
              <w:t>C</w:t>
            </w:r>
            <w:r w:rsidR="00E643FF" w:rsidRPr="00D750DA">
              <w:rPr>
                <w:i/>
                <w:sz w:val="14"/>
                <w:szCs w:val="14"/>
                <w:lang w:val="ru-RU"/>
              </w:rPr>
              <w:t xml:space="preserve"> – 650°</w:t>
            </w:r>
            <w:r w:rsidR="00E643FF" w:rsidRPr="00EC2B95">
              <w:rPr>
                <w:i/>
                <w:sz w:val="14"/>
                <w:szCs w:val="14"/>
              </w:rPr>
              <w:t>C</w:t>
            </w:r>
            <w:r w:rsidR="00E643FF" w:rsidRPr="00D750DA">
              <w:rPr>
                <w:i/>
                <w:sz w:val="14"/>
                <w:szCs w:val="14"/>
                <w:lang w:val="ru-RU"/>
              </w:rPr>
              <w:t xml:space="preserve"> (400°</w:t>
            </w:r>
            <w:r w:rsidR="00E643FF" w:rsidRPr="00F32D52">
              <w:rPr>
                <w:i/>
                <w:sz w:val="14"/>
                <w:szCs w:val="14"/>
              </w:rPr>
              <w:t>F</w:t>
            </w:r>
            <w:r w:rsidR="00E643FF" w:rsidRPr="00D750DA">
              <w:rPr>
                <w:i/>
                <w:sz w:val="14"/>
                <w:szCs w:val="14"/>
                <w:lang w:val="ru-RU"/>
              </w:rPr>
              <w:t xml:space="preserve"> – 1200°</w:t>
            </w:r>
            <w:r w:rsidR="00E643FF" w:rsidRPr="00F32D52">
              <w:rPr>
                <w:i/>
                <w:sz w:val="14"/>
                <w:szCs w:val="14"/>
              </w:rPr>
              <w:t>F</w:t>
            </w:r>
            <w:r w:rsidR="00E643FF" w:rsidRPr="00D750DA">
              <w:rPr>
                <w:i/>
                <w:sz w:val="14"/>
                <w:szCs w:val="14"/>
                <w:lang w:val="ru-RU"/>
              </w:rPr>
              <w:t>).</w:t>
            </w:r>
          </w:p>
        </w:tc>
      </w:tr>
      <w:tr w:rsidR="003101EF" w:rsidRPr="00C76656" w14:paraId="17EFD839" w14:textId="77777777" w:rsidTr="00F029EB">
        <w:trPr>
          <w:trHeight w:val="288"/>
          <w:jc w:val="center"/>
        </w:trPr>
        <w:tc>
          <w:tcPr>
            <w:tcW w:w="10040" w:type="dxa"/>
            <w:gridSpan w:val="9"/>
            <w:tcBorders>
              <w:top w:val="single" w:sz="12" w:space="0" w:color="auto"/>
            </w:tcBorders>
            <w:vAlign w:val="center"/>
          </w:tcPr>
          <w:p w14:paraId="76F7B536" w14:textId="77777777" w:rsidR="003101EF" w:rsidRPr="005616E9" w:rsidRDefault="003101EF" w:rsidP="00E63BE3">
            <w:pPr>
              <w:autoSpaceDE/>
              <w:autoSpaceDN/>
              <w:adjustRightInd/>
              <w:spacing w:before="0" w:line="240" w:lineRule="auto"/>
              <w:ind w:left="0"/>
              <w:rPr>
                <w:i/>
                <w:sz w:val="14"/>
                <w:szCs w:val="14"/>
                <w:lang w:val="ru-RU"/>
              </w:rPr>
            </w:pPr>
          </w:p>
        </w:tc>
      </w:tr>
      <w:tr w:rsidR="003101EF" w:rsidRPr="00DB1FCF" w14:paraId="4F44166C" w14:textId="77777777" w:rsidTr="00F029EB">
        <w:trPr>
          <w:trHeight w:val="288"/>
          <w:jc w:val="center"/>
        </w:trPr>
        <w:tc>
          <w:tcPr>
            <w:tcW w:w="1369" w:type="dxa"/>
            <w:vAlign w:val="center"/>
          </w:tcPr>
          <w:p w14:paraId="6746C312" w14:textId="77777777" w:rsidR="003101EF" w:rsidRPr="00034999" w:rsidRDefault="003101EF" w:rsidP="00E63BE3">
            <w:pPr>
              <w:spacing w:line="240" w:lineRule="auto"/>
              <w:ind w:left="-72"/>
              <w:rPr>
                <w:b/>
                <w:sz w:val="16"/>
                <w:szCs w:val="16"/>
              </w:rPr>
            </w:pPr>
            <w:r w:rsidRPr="006952A6">
              <w:rPr>
                <w:b/>
                <w:color w:val="auto"/>
                <w:sz w:val="16"/>
                <w:szCs w:val="24"/>
                <w:lang w:val="ru-RU"/>
              </w:rPr>
              <w:t>Последнее обновление:</w:t>
            </w:r>
          </w:p>
        </w:tc>
        <w:tc>
          <w:tcPr>
            <w:tcW w:w="3593" w:type="dxa"/>
            <w:gridSpan w:val="3"/>
            <w:vAlign w:val="center"/>
          </w:tcPr>
          <w:p w14:paraId="20B66481" w14:textId="22E0D910" w:rsidR="003101EF" w:rsidRPr="00620B8F" w:rsidRDefault="00406F1A" w:rsidP="00E63BE3">
            <w:pPr>
              <w:spacing w:line="240" w:lineRule="auto"/>
              <w:ind w:left="-72"/>
              <w:rPr>
                <w:sz w:val="16"/>
                <w:szCs w:val="16"/>
                <w:lang w:val="ru-RU"/>
              </w:rPr>
            </w:pPr>
            <w:r>
              <w:rPr>
                <w:color w:val="auto"/>
                <w:sz w:val="16"/>
                <w:szCs w:val="24"/>
                <w:lang w:val="ru-RU"/>
              </w:rPr>
              <w:t>Ноябрь</w:t>
            </w:r>
            <w:r w:rsidR="00620B8F">
              <w:rPr>
                <w:color w:val="auto"/>
                <w:sz w:val="16"/>
                <w:szCs w:val="24"/>
                <w:lang w:val="ru-RU"/>
              </w:rPr>
              <w:t xml:space="preserve"> 2025</w:t>
            </w:r>
          </w:p>
        </w:tc>
        <w:tc>
          <w:tcPr>
            <w:tcW w:w="2693" w:type="dxa"/>
            <w:gridSpan w:val="2"/>
            <w:vAlign w:val="center"/>
          </w:tcPr>
          <w:p w14:paraId="103A6FF9" w14:textId="77777777" w:rsidR="003101EF" w:rsidRPr="00222154" w:rsidRDefault="003101EF" w:rsidP="00E63BE3">
            <w:pPr>
              <w:autoSpaceDE/>
              <w:autoSpaceDN/>
              <w:adjustRightInd/>
              <w:spacing w:before="0" w:line="240" w:lineRule="auto"/>
              <w:ind w:left="0"/>
              <w:rPr>
                <w:b/>
                <w:sz w:val="16"/>
                <w:szCs w:val="16"/>
              </w:rPr>
            </w:pPr>
          </w:p>
        </w:tc>
        <w:tc>
          <w:tcPr>
            <w:tcW w:w="971" w:type="dxa"/>
            <w:gridSpan w:val="2"/>
            <w:vAlign w:val="center"/>
          </w:tcPr>
          <w:p w14:paraId="2CE66565" w14:textId="77777777" w:rsidR="003101EF" w:rsidRPr="00222154" w:rsidRDefault="003101EF" w:rsidP="00F029EB">
            <w:pPr>
              <w:autoSpaceDE/>
              <w:autoSpaceDN/>
              <w:adjustRightInd/>
              <w:spacing w:before="0" w:line="240" w:lineRule="auto"/>
              <w:ind w:left="0"/>
              <w:rPr>
                <w:b/>
                <w:sz w:val="16"/>
                <w:szCs w:val="16"/>
              </w:rPr>
            </w:pPr>
          </w:p>
        </w:tc>
        <w:tc>
          <w:tcPr>
            <w:tcW w:w="1414" w:type="dxa"/>
            <w:vAlign w:val="center"/>
          </w:tcPr>
          <w:p w14:paraId="1DCCA78A" w14:textId="77777777" w:rsidR="003101EF" w:rsidRPr="00222154" w:rsidRDefault="003101EF" w:rsidP="00F029EB">
            <w:pPr>
              <w:autoSpaceDE/>
              <w:autoSpaceDN/>
              <w:adjustRightInd/>
              <w:spacing w:before="0" w:line="240" w:lineRule="auto"/>
              <w:ind w:left="0"/>
              <w:rPr>
                <w:b/>
                <w:sz w:val="16"/>
                <w:szCs w:val="16"/>
              </w:rPr>
            </w:pPr>
          </w:p>
        </w:tc>
      </w:tr>
    </w:tbl>
    <w:p w14:paraId="7255E663" w14:textId="77777777" w:rsidR="00FC7049" w:rsidRDefault="00FC7049" w:rsidP="00567D04">
      <w:pPr>
        <w:widowControl w:val="0"/>
        <w:spacing w:line="240" w:lineRule="auto"/>
        <w:ind w:left="1440" w:right="708" w:hanging="1440"/>
        <w:contextualSpacing/>
        <w:rPr>
          <w:sz w:val="16"/>
          <w:szCs w:val="16"/>
          <w:lang w:val="ru-RU"/>
        </w:rPr>
      </w:pPr>
    </w:p>
    <w:p w14:paraId="3AD53D1F" w14:textId="6A1CEA50" w:rsidR="00526C7D" w:rsidRPr="00C864AE" w:rsidRDefault="00526C7D" w:rsidP="00567D04">
      <w:pPr>
        <w:widowControl w:val="0"/>
        <w:spacing w:line="240" w:lineRule="auto"/>
        <w:ind w:left="1440" w:right="708" w:hanging="1440"/>
        <w:contextualSpacing/>
        <w:rPr>
          <w:sz w:val="16"/>
          <w:szCs w:val="16"/>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567D04" w:rsidRPr="00FC7049">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31FDCF09" w14:textId="69D8321B" w:rsidR="003101EF" w:rsidRPr="005616E9" w:rsidRDefault="003101EF" w:rsidP="00567D04">
      <w:pPr>
        <w:widowControl w:val="0"/>
        <w:spacing w:line="240" w:lineRule="auto"/>
        <w:ind w:left="1440" w:right="708" w:hanging="1440"/>
        <w:contextualSpacing/>
        <w:rPr>
          <w:sz w:val="16"/>
          <w:szCs w:val="16"/>
          <w:lang w:val="ru-RU"/>
        </w:rPr>
      </w:pPr>
      <w:r>
        <w:rPr>
          <w:sz w:val="16"/>
          <w:szCs w:val="16"/>
          <w:lang w:val="ru-RU"/>
        </w:rPr>
        <w:t>Примечание</w:t>
      </w:r>
      <w:r w:rsidR="006F2331" w:rsidRPr="006F2331">
        <w:rPr>
          <w:sz w:val="16"/>
          <w:szCs w:val="16"/>
          <w:lang w:val="ru-RU"/>
        </w:rPr>
        <w:t xml:space="preserve"> </w:t>
      </w:r>
      <w:r w:rsidRPr="005616E9">
        <w:rPr>
          <w:sz w:val="16"/>
          <w:szCs w:val="16"/>
          <w:lang w:val="ru-RU"/>
        </w:rPr>
        <w:t>2:</w:t>
      </w:r>
      <w:r w:rsidR="006D40CB">
        <w:rPr>
          <w:sz w:val="16"/>
          <w:szCs w:val="16"/>
          <w:lang w:val="ru-RU"/>
        </w:rPr>
        <w:t xml:space="preserve"> </w:t>
      </w:r>
      <w:r w:rsidR="00567D04" w:rsidRPr="00064F9B">
        <w:rPr>
          <w:sz w:val="16"/>
          <w:szCs w:val="16"/>
          <w:lang w:val="ru-RU"/>
        </w:rPr>
        <w:tab/>
      </w:r>
      <w:r>
        <w:rPr>
          <w:sz w:val="16"/>
          <w:szCs w:val="16"/>
          <w:lang w:val="ru-RU"/>
        </w:rPr>
        <w:t>Использование материалов определенных производителей в большом объеме обусловлено региональной доступностью и слиянием компаний.</w:t>
      </w:r>
    </w:p>
    <w:p w14:paraId="70FC6536" w14:textId="26071532" w:rsidR="003101EF" w:rsidRPr="003B7AF3" w:rsidRDefault="003101EF" w:rsidP="00567D04">
      <w:pPr>
        <w:widowControl w:val="0"/>
        <w:spacing w:line="240" w:lineRule="auto"/>
        <w:ind w:left="1440" w:right="708" w:hanging="1440"/>
        <w:contextualSpacing/>
        <w:rPr>
          <w:sz w:val="16"/>
          <w:szCs w:val="16"/>
          <w:lang w:val="ru-RU"/>
        </w:rPr>
      </w:pPr>
      <w:r>
        <w:rPr>
          <w:sz w:val="16"/>
          <w:szCs w:val="16"/>
          <w:lang w:val="ru-RU"/>
        </w:rPr>
        <w:t>Примечание</w:t>
      </w:r>
      <w:r w:rsidR="006F2331" w:rsidRPr="006F2331">
        <w:rPr>
          <w:sz w:val="16"/>
          <w:szCs w:val="16"/>
          <w:lang w:val="ru-RU"/>
        </w:rPr>
        <w:t xml:space="preserve"> </w:t>
      </w:r>
      <w:r w:rsidRPr="003B7AF3">
        <w:rPr>
          <w:sz w:val="16"/>
          <w:szCs w:val="16"/>
          <w:lang w:val="ru-RU"/>
        </w:rPr>
        <w:t>3:</w:t>
      </w:r>
      <w:r w:rsidR="006D40CB">
        <w:rPr>
          <w:sz w:val="16"/>
          <w:szCs w:val="16"/>
          <w:lang w:val="ru-RU"/>
        </w:rPr>
        <w:t xml:space="preserve"> </w:t>
      </w:r>
      <w:r w:rsidR="00567D04" w:rsidRPr="00064F9B">
        <w:rPr>
          <w:sz w:val="16"/>
          <w:szCs w:val="16"/>
          <w:lang w:val="ru-RU"/>
        </w:rPr>
        <w:tab/>
      </w:r>
      <w:r>
        <w:rPr>
          <w:sz w:val="16"/>
          <w:szCs w:val="16"/>
          <w:lang w:val="ru-RU"/>
        </w:rPr>
        <w:t>Для</w:t>
      </w:r>
      <w:r w:rsidR="00F969F6">
        <w:rPr>
          <w:sz w:val="16"/>
          <w:szCs w:val="16"/>
          <w:lang w:val="ru-RU"/>
        </w:rPr>
        <w:t xml:space="preserve"> </w:t>
      </w:r>
      <w:r>
        <w:rPr>
          <w:sz w:val="16"/>
          <w:szCs w:val="16"/>
          <w:lang w:val="ru-RU"/>
        </w:rPr>
        <w:t>того</w:t>
      </w:r>
      <w:r w:rsidRPr="003B7AF3">
        <w:rPr>
          <w:sz w:val="16"/>
          <w:szCs w:val="16"/>
          <w:lang w:val="ru-RU"/>
        </w:rPr>
        <w:t xml:space="preserve">, </w:t>
      </w:r>
      <w:r>
        <w:rPr>
          <w:sz w:val="16"/>
          <w:szCs w:val="16"/>
          <w:lang w:val="ru-RU"/>
        </w:rPr>
        <w:t>чтобы</w:t>
      </w:r>
      <w:r w:rsidR="00F969F6">
        <w:rPr>
          <w:sz w:val="16"/>
          <w:szCs w:val="16"/>
          <w:lang w:val="ru-RU"/>
        </w:rPr>
        <w:t xml:space="preserve"> </w:t>
      </w:r>
      <w:r>
        <w:rPr>
          <w:sz w:val="16"/>
          <w:szCs w:val="16"/>
          <w:lang w:val="ru-RU"/>
        </w:rPr>
        <w:t>предотвратить</w:t>
      </w:r>
      <w:r w:rsidR="00F969F6">
        <w:rPr>
          <w:sz w:val="16"/>
          <w:szCs w:val="16"/>
          <w:lang w:val="ru-RU"/>
        </w:rPr>
        <w:t xml:space="preserve"> </w:t>
      </w:r>
      <w:r>
        <w:rPr>
          <w:sz w:val="16"/>
          <w:szCs w:val="16"/>
          <w:lang w:val="ru-RU"/>
        </w:rPr>
        <w:t>смещение</w:t>
      </w:r>
      <w:r w:rsidR="00F969F6">
        <w:rPr>
          <w:sz w:val="16"/>
          <w:szCs w:val="16"/>
          <w:lang w:val="ru-RU"/>
        </w:rPr>
        <w:t xml:space="preserve"> </w:t>
      </w:r>
      <w:r>
        <w:rPr>
          <w:sz w:val="16"/>
          <w:szCs w:val="16"/>
          <w:lang w:val="ru-RU"/>
        </w:rPr>
        <w:t>покрытия</w:t>
      </w:r>
      <w:r w:rsidR="00F969F6">
        <w:rPr>
          <w:sz w:val="16"/>
          <w:szCs w:val="16"/>
          <w:lang w:val="ru-RU"/>
        </w:rPr>
        <w:t xml:space="preserve"> </w:t>
      </w:r>
      <w:r>
        <w:rPr>
          <w:sz w:val="16"/>
          <w:szCs w:val="16"/>
          <w:lang w:val="ru-RU"/>
        </w:rPr>
        <w:t>при</w:t>
      </w:r>
      <w:r w:rsidR="00F969F6">
        <w:rPr>
          <w:sz w:val="16"/>
          <w:szCs w:val="16"/>
          <w:lang w:val="ru-RU"/>
        </w:rPr>
        <w:t xml:space="preserve"> </w:t>
      </w:r>
      <w:r>
        <w:rPr>
          <w:sz w:val="16"/>
          <w:szCs w:val="16"/>
          <w:lang w:val="ru-RU"/>
        </w:rPr>
        <w:t>затягивании</w:t>
      </w:r>
      <w:r w:rsidR="00F969F6">
        <w:rPr>
          <w:sz w:val="16"/>
          <w:szCs w:val="16"/>
          <w:lang w:val="ru-RU"/>
        </w:rPr>
        <w:t xml:space="preserve"> </w:t>
      </w:r>
      <w:r>
        <w:rPr>
          <w:sz w:val="16"/>
          <w:szCs w:val="16"/>
          <w:lang w:val="ru-RU"/>
        </w:rPr>
        <w:t>болтов</w:t>
      </w:r>
      <w:r w:rsidRPr="003B7AF3">
        <w:rPr>
          <w:sz w:val="16"/>
          <w:szCs w:val="16"/>
          <w:lang w:val="ru-RU"/>
        </w:rPr>
        <w:t xml:space="preserve">, </w:t>
      </w:r>
      <w:r>
        <w:rPr>
          <w:sz w:val="16"/>
          <w:szCs w:val="16"/>
          <w:lang w:val="ru-RU"/>
        </w:rPr>
        <w:t xml:space="preserve">наружную сторону фланцев необходимо покрыть грунтовкой. </w:t>
      </w:r>
    </w:p>
    <w:p w14:paraId="1DC3AA67" w14:textId="78C4DB67" w:rsidR="00F76F9A" w:rsidRDefault="003101EF" w:rsidP="00567D04">
      <w:pPr>
        <w:widowControl w:val="0"/>
        <w:spacing w:line="240" w:lineRule="auto"/>
        <w:ind w:left="1440" w:right="708" w:hanging="1440"/>
        <w:contextualSpacing/>
        <w:rPr>
          <w:sz w:val="16"/>
          <w:szCs w:val="16"/>
          <w:lang w:val="ru-RU"/>
        </w:rPr>
      </w:pPr>
      <w:r>
        <w:rPr>
          <w:sz w:val="16"/>
          <w:szCs w:val="16"/>
          <w:lang w:val="ru-RU"/>
        </w:rPr>
        <w:t>Примечание</w:t>
      </w:r>
      <w:r w:rsidR="006F2331" w:rsidRPr="006F2331">
        <w:rPr>
          <w:sz w:val="16"/>
          <w:szCs w:val="16"/>
          <w:lang w:val="ru-RU"/>
        </w:rPr>
        <w:t xml:space="preserve"> </w:t>
      </w:r>
      <w:r w:rsidRPr="003B7AF3">
        <w:rPr>
          <w:sz w:val="16"/>
          <w:szCs w:val="16"/>
          <w:lang w:val="ru-RU"/>
        </w:rPr>
        <w:t>4:</w:t>
      </w:r>
      <w:r w:rsidR="006D40CB">
        <w:rPr>
          <w:sz w:val="16"/>
          <w:szCs w:val="16"/>
          <w:lang w:val="ru-RU"/>
        </w:rPr>
        <w:t xml:space="preserve"> </w:t>
      </w:r>
      <w:r w:rsidR="00567D04" w:rsidRPr="00064F9B">
        <w:rPr>
          <w:sz w:val="16"/>
          <w:szCs w:val="16"/>
          <w:lang w:val="ru-RU"/>
        </w:rPr>
        <w:tab/>
      </w:r>
      <w:r>
        <w:rPr>
          <w:sz w:val="16"/>
          <w:szCs w:val="16"/>
          <w:lang w:val="ru-RU"/>
        </w:rPr>
        <w:t>Не</w:t>
      </w:r>
      <w:r w:rsidR="00DB39C3">
        <w:rPr>
          <w:sz w:val="16"/>
          <w:szCs w:val="16"/>
          <w:lang w:val="ru-RU"/>
        </w:rPr>
        <w:t xml:space="preserve"> </w:t>
      </w:r>
      <w:r>
        <w:rPr>
          <w:sz w:val="16"/>
          <w:szCs w:val="16"/>
          <w:lang w:val="ru-RU"/>
        </w:rPr>
        <w:t>использовать</w:t>
      </w:r>
      <w:r w:rsidR="00DB39C3">
        <w:rPr>
          <w:sz w:val="16"/>
          <w:szCs w:val="16"/>
          <w:lang w:val="ru-RU"/>
        </w:rPr>
        <w:t xml:space="preserve"> </w:t>
      </w:r>
      <w:r>
        <w:rPr>
          <w:sz w:val="16"/>
          <w:szCs w:val="16"/>
          <w:lang w:val="ru-RU"/>
        </w:rPr>
        <w:t>неорганический</w:t>
      </w:r>
      <w:r w:rsidR="00DB39C3">
        <w:rPr>
          <w:sz w:val="16"/>
          <w:szCs w:val="16"/>
          <w:lang w:val="ru-RU"/>
        </w:rPr>
        <w:t xml:space="preserve"> </w:t>
      </w:r>
      <w:r>
        <w:rPr>
          <w:sz w:val="16"/>
          <w:szCs w:val="16"/>
          <w:lang w:val="ru-RU"/>
        </w:rPr>
        <w:t>цинк</w:t>
      </w:r>
      <w:r w:rsidR="00DB39C3">
        <w:rPr>
          <w:sz w:val="16"/>
          <w:szCs w:val="16"/>
          <w:lang w:val="ru-RU"/>
        </w:rPr>
        <w:t xml:space="preserve"> </w:t>
      </w:r>
      <w:r>
        <w:rPr>
          <w:sz w:val="16"/>
          <w:szCs w:val="16"/>
          <w:lang w:val="ru-RU"/>
        </w:rPr>
        <w:t>при</w:t>
      </w:r>
      <w:r w:rsidR="00DB39C3">
        <w:rPr>
          <w:sz w:val="16"/>
          <w:szCs w:val="16"/>
          <w:lang w:val="ru-RU"/>
        </w:rPr>
        <w:t xml:space="preserve"> </w:t>
      </w:r>
      <w:r>
        <w:rPr>
          <w:sz w:val="16"/>
          <w:szCs w:val="16"/>
          <w:lang w:val="ru-RU"/>
        </w:rPr>
        <w:t>изоляции</w:t>
      </w:r>
      <w:r w:rsidRPr="003B7AF3">
        <w:rPr>
          <w:sz w:val="16"/>
          <w:szCs w:val="16"/>
          <w:lang w:val="ru-RU"/>
        </w:rPr>
        <w:t xml:space="preserve">, </w:t>
      </w:r>
      <w:r>
        <w:rPr>
          <w:sz w:val="16"/>
          <w:szCs w:val="16"/>
          <w:lang w:val="ru-RU"/>
        </w:rPr>
        <w:t>если</w:t>
      </w:r>
      <w:r w:rsidR="00DB39C3">
        <w:rPr>
          <w:sz w:val="16"/>
          <w:szCs w:val="16"/>
          <w:lang w:val="ru-RU"/>
        </w:rPr>
        <w:t xml:space="preserve"> </w:t>
      </w:r>
      <w:r>
        <w:rPr>
          <w:sz w:val="16"/>
          <w:szCs w:val="16"/>
          <w:lang w:val="ru-RU"/>
        </w:rPr>
        <w:t>рабочая</w:t>
      </w:r>
      <w:r w:rsidR="00DB39C3">
        <w:rPr>
          <w:sz w:val="16"/>
          <w:szCs w:val="16"/>
          <w:lang w:val="ru-RU"/>
        </w:rPr>
        <w:t xml:space="preserve"> </w:t>
      </w:r>
      <w:r>
        <w:rPr>
          <w:sz w:val="16"/>
          <w:szCs w:val="16"/>
          <w:lang w:val="ru-RU"/>
        </w:rPr>
        <w:t>температура</w:t>
      </w:r>
      <w:r w:rsidRPr="003B7AF3">
        <w:rPr>
          <w:sz w:val="16"/>
          <w:szCs w:val="16"/>
          <w:lang w:val="ru-RU"/>
        </w:rPr>
        <w:t xml:space="preserve"> </w:t>
      </w:r>
      <w:r w:rsidR="00EA07BE">
        <w:rPr>
          <w:sz w:val="16"/>
          <w:szCs w:val="16"/>
          <w:lang w:val="ru-RU"/>
        </w:rPr>
        <w:t xml:space="preserve">выше </w:t>
      </w:r>
      <w:r w:rsidRPr="003B7AF3">
        <w:rPr>
          <w:sz w:val="16"/>
          <w:szCs w:val="16"/>
          <w:lang w:val="ru-RU"/>
        </w:rPr>
        <w:t>3</w:t>
      </w:r>
      <w:r w:rsidRPr="00C864AE">
        <w:rPr>
          <w:sz w:val="16"/>
          <w:szCs w:val="16"/>
          <w:lang w:val="ru-RU"/>
        </w:rPr>
        <w:t>9</w:t>
      </w:r>
      <w:r w:rsidRPr="003B7AF3">
        <w:rPr>
          <w:sz w:val="16"/>
          <w:szCs w:val="16"/>
          <w:lang w:val="ru-RU"/>
        </w:rPr>
        <w:t>9°</w:t>
      </w:r>
      <w:r w:rsidRPr="00C864AE">
        <w:rPr>
          <w:sz w:val="16"/>
          <w:szCs w:val="16"/>
          <w:lang w:val="ru-RU"/>
        </w:rPr>
        <w:t>C</w:t>
      </w:r>
      <w:r>
        <w:rPr>
          <w:sz w:val="16"/>
          <w:szCs w:val="16"/>
          <w:lang w:val="ru-RU"/>
        </w:rPr>
        <w:t>(</w:t>
      </w:r>
      <w:r w:rsidRPr="003B7AF3">
        <w:rPr>
          <w:sz w:val="16"/>
          <w:szCs w:val="16"/>
          <w:lang w:val="ru-RU"/>
        </w:rPr>
        <w:t>750</w:t>
      </w:r>
      <w:r w:rsidRPr="00C864AE">
        <w:rPr>
          <w:sz w:val="16"/>
          <w:szCs w:val="16"/>
          <w:lang w:val="ru-RU"/>
        </w:rPr>
        <w:t>°F</w:t>
      </w:r>
      <w:r>
        <w:rPr>
          <w:sz w:val="16"/>
          <w:szCs w:val="16"/>
          <w:lang w:val="ru-RU"/>
        </w:rPr>
        <w:t>)</w:t>
      </w:r>
      <w:r w:rsidRPr="003B7AF3">
        <w:rPr>
          <w:sz w:val="16"/>
          <w:szCs w:val="16"/>
          <w:lang w:val="ru-RU"/>
        </w:rPr>
        <w:t xml:space="preserve">, </w:t>
      </w:r>
      <w:r>
        <w:rPr>
          <w:sz w:val="16"/>
          <w:szCs w:val="16"/>
          <w:lang w:val="ru-RU"/>
        </w:rPr>
        <w:t xml:space="preserve">или на дуплекс, нержавеющую сталь. В таких случаях необходимо использовать систему </w:t>
      </w:r>
      <w:r w:rsidR="006C084A">
        <w:rPr>
          <w:sz w:val="16"/>
          <w:szCs w:val="16"/>
          <w:lang w:val="ru-RU"/>
        </w:rPr>
        <w:t>1</w:t>
      </w:r>
      <w:r w:rsidRPr="00D750DA">
        <w:rPr>
          <w:sz w:val="16"/>
          <w:szCs w:val="16"/>
          <w:lang w:val="ru-RU"/>
        </w:rPr>
        <w:t>2</w:t>
      </w:r>
      <w:r w:rsidRPr="00C864AE">
        <w:rPr>
          <w:sz w:val="16"/>
          <w:szCs w:val="16"/>
          <w:lang w:val="ru-RU"/>
        </w:rPr>
        <w:t>.</w:t>
      </w:r>
      <w:r w:rsidRPr="00D750DA">
        <w:rPr>
          <w:sz w:val="16"/>
          <w:szCs w:val="16"/>
          <w:lang w:val="ru-RU"/>
        </w:rPr>
        <w:t>7.</w:t>
      </w:r>
    </w:p>
    <w:p w14:paraId="766CE68A" w14:textId="3322001F" w:rsidR="00F76F9A" w:rsidRDefault="00F76F9A" w:rsidP="00567D04">
      <w:pPr>
        <w:widowControl w:val="0"/>
        <w:spacing w:line="240" w:lineRule="auto"/>
        <w:ind w:left="1440" w:right="708" w:hanging="1440"/>
        <w:contextualSpacing/>
        <w:rPr>
          <w:sz w:val="16"/>
          <w:szCs w:val="16"/>
          <w:lang w:val="ru-RU"/>
        </w:rPr>
      </w:pPr>
      <w:r>
        <w:rPr>
          <w:sz w:val="16"/>
          <w:szCs w:val="16"/>
          <w:lang w:val="ru-RU"/>
        </w:rPr>
        <w:t xml:space="preserve">Примечание 5: </w:t>
      </w:r>
      <w:r w:rsidR="00567D04" w:rsidRPr="00064F9B">
        <w:rPr>
          <w:sz w:val="16"/>
          <w:szCs w:val="16"/>
          <w:lang w:val="ru-RU"/>
        </w:rPr>
        <w:tab/>
      </w:r>
      <w:r>
        <w:rPr>
          <w:sz w:val="16"/>
          <w:szCs w:val="16"/>
          <w:lang w:val="ru-RU"/>
        </w:rPr>
        <w:t>Чтобы достичь дополнительной защиты от коррозии, второй силиконовый слой может быть нанесен.</w:t>
      </w:r>
    </w:p>
    <w:p w14:paraId="70396F44" w14:textId="77777777" w:rsidR="002B5E17" w:rsidRPr="00D750DA" w:rsidRDefault="002B5E17" w:rsidP="00F029EB">
      <w:pPr>
        <w:spacing w:line="240" w:lineRule="auto"/>
        <w:ind w:left="993" w:hanging="1135"/>
        <w:contextualSpacing/>
        <w:rPr>
          <w:color w:val="auto"/>
          <w:sz w:val="20"/>
          <w:szCs w:val="20"/>
          <w:lang w:val="ru-RU"/>
        </w:rPr>
      </w:pPr>
      <w:r w:rsidRPr="00D750DA">
        <w:rPr>
          <w:color w:val="auto"/>
          <w:lang w:val="ru-RU"/>
        </w:rPr>
        <w:br w:type="page"/>
      </w:r>
    </w:p>
    <w:tbl>
      <w:tblPr>
        <w:tblW w:w="10016" w:type="dxa"/>
        <w:jc w:val="center"/>
        <w:tblLayout w:type="fixed"/>
        <w:tblLook w:val="01E0" w:firstRow="1" w:lastRow="1" w:firstColumn="1" w:lastColumn="1" w:noHBand="0" w:noVBand="0"/>
      </w:tblPr>
      <w:tblGrid>
        <w:gridCol w:w="1404"/>
        <w:gridCol w:w="848"/>
        <w:gridCol w:w="2515"/>
        <w:gridCol w:w="1587"/>
        <w:gridCol w:w="977"/>
        <w:gridCol w:w="1013"/>
        <w:gridCol w:w="1672"/>
      </w:tblGrid>
      <w:tr w:rsidR="00300D29" w:rsidRPr="001D3869" w14:paraId="3845D2EC" w14:textId="77777777" w:rsidTr="00F029EB">
        <w:trPr>
          <w:trHeight w:val="360"/>
          <w:jc w:val="center"/>
        </w:trPr>
        <w:tc>
          <w:tcPr>
            <w:tcW w:w="10016" w:type="dxa"/>
            <w:gridSpan w:val="7"/>
            <w:tcBorders>
              <w:top w:val="single" w:sz="6" w:space="0" w:color="auto"/>
              <w:bottom w:val="single" w:sz="12" w:space="0" w:color="auto"/>
            </w:tcBorders>
            <w:shd w:val="clear" w:color="auto" w:fill="FFFFFF"/>
            <w:vAlign w:val="center"/>
          </w:tcPr>
          <w:p w14:paraId="666E8088" w14:textId="77777777" w:rsidR="00300D29" w:rsidRPr="001D3869" w:rsidRDefault="00300D29" w:rsidP="00090445">
            <w:pPr>
              <w:ind w:right="-72"/>
              <w:jc w:val="right"/>
              <w:rPr>
                <w:b/>
                <w:i/>
                <w:color w:val="auto"/>
              </w:rPr>
            </w:pPr>
            <w:proofErr w:type="spellStart"/>
            <w:r w:rsidRPr="0005732F">
              <w:rPr>
                <w:b/>
                <w:i/>
                <w:color w:val="auto"/>
              </w:rPr>
              <w:lastRenderedPageBreak/>
              <w:t>Двухслойные</w:t>
            </w:r>
            <w:proofErr w:type="spellEnd"/>
            <w:r w:rsidRPr="0005732F">
              <w:rPr>
                <w:b/>
                <w:i/>
                <w:color w:val="auto"/>
              </w:rPr>
              <w:t xml:space="preserve"> </w:t>
            </w:r>
            <w:proofErr w:type="spellStart"/>
            <w:r w:rsidRPr="0005732F">
              <w:rPr>
                <w:b/>
                <w:i/>
                <w:color w:val="auto"/>
              </w:rPr>
              <w:t>системы</w:t>
            </w:r>
            <w:proofErr w:type="spellEnd"/>
          </w:p>
        </w:tc>
      </w:tr>
      <w:tr w:rsidR="00300D29" w:rsidRPr="001D3869" w14:paraId="44F31BE8" w14:textId="77777777" w:rsidTr="00F029EB">
        <w:trPr>
          <w:trHeight w:val="360"/>
          <w:jc w:val="center"/>
        </w:trPr>
        <w:tc>
          <w:tcPr>
            <w:tcW w:w="7331" w:type="dxa"/>
            <w:gridSpan w:val="5"/>
            <w:tcBorders>
              <w:top w:val="single" w:sz="12" w:space="0" w:color="auto"/>
              <w:left w:val="single" w:sz="12" w:space="0" w:color="auto"/>
              <w:bottom w:val="single" w:sz="12" w:space="0" w:color="auto"/>
            </w:tcBorders>
            <w:vAlign w:val="center"/>
          </w:tcPr>
          <w:p w14:paraId="69B988B0" w14:textId="77777777" w:rsidR="00300D29" w:rsidRPr="001A2F62" w:rsidRDefault="00300D29" w:rsidP="00090445">
            <w:pPr>
              <w:autoSpaceDE/>
              <w:autoSpaceDN/>
              <w:adjustRightInd/>
              <w:spacing w:before="0" w:line="240" w:lineRule="auto"/>
              <w:ind w:left="0"/>
              <w:rPr>
                <w:b/>
                <w:sz w:val="20"/>
                <w:szCs w:val="20"/>
                <w:lang w:val="ru-RU"/>
              </w:rPr>
            </w:pPr>
            <w:r w:rsidRPr="00AD544E">
              <w:rPr>
                <w:b/>
                <w:color w:val="auto"/>
                <w:sz w:val="20"/>
                <w:szCs w:val="24"/>
                <w:lang w:val="ru-RU"/>
              </w:rPr>
              <w:t>Самоотверждающееся неорганическое цинкосодержащее | Акрил-силиконовое</w:t>
            </w:r>
            <w:r w:rsidR="00EA5AD7" w:rsidRPr="00D750DA">
              <w:rPr>
                <w:b/>
                <w:color w:val="auto"/>
                <w:sz w:val="20"/>
                <w:szCs w:val="24"/>
                <w:lang w:val="ru-RU"/>
              </w:rPr>
              <w:t>до 205°C (400°F)</w:t>
            </w:r>
          </w:p>
        </w:tc>
        <w:tc>
          <w:tcPr>
            <w:tcW w:w="2685" w:type="dxa"/>
            <w:gridSpan w:val="2"/>
            <w:tcBorders>
              <w:top w:val="single" w:sz="12" w:space="0" w:color="auto"/>
              <w:bottom w:val="single" w:sz="12" w:space="0" w:color="auto"/>
              <w:right w:val="single" w:sz="12" w:space="0" w:color="auto"/>
            </w:tcBorders>
            <w:shd w:val="clear" w:color="auto" w:fill="000000"/>
            <w:vAlign w:val="center"/>
          </w:tcPr>
          <w:p w14:paraId="0DBDC9CB" w14:textId="77777777" w:rsidR="00300D29" w:rsidRPr="001D3869" w:rsidRDefault="00300D29" w:rsidP="00090445">
            <w:pPr>
              <w:autoSpaceDE/>
              <w:autoSpaceDN/>
              <w:adjustRightInd/>
              <w:spacing w:before="0" w:line="240" w:lineRule="auto"/>
              <w:ind w:left="0"/>
              <w:jc w:val="center"/>
              <w:rPr>
                <w:b/>
                <w:color w:val="FFFFFF"/>
                <w:sz w:val="36"/>
                <w:szCs w:val="40"/>
              </w:rPr>
            </w:pPr>
            <w:r w:rsidRPr="001D3869">
              <w:rPr>
                <w:b/>
                <w:color w:val="FFFFFF"/>
                <w:sz w:val="36"/>
                <w:szCs w:val="40"/>
              </w:rPr>
              <w:t>2.5</w:t>
            </w:r>
          </w:p>
        </w:tc>
      </w:tr>
      <w:tr w:rsidR="00300D29" w:rsidRPr="001D3869" w14:paraId="549D90AB" w14:textId="77777777" w:rsidTr="00F029EB">
        <w:trPr>
          <w:cantSplit/>
          <w:trHeight w:val="288"/>
          <w:jc w:val="center"/>
        </w:trPr>
        <w:tc>
          <w:tcPr>
            <w:tcW w:w="1404" w:type="dxa"/>
            <w:tcBorders>
              <w:top w:val="single" w:sz="12" w:space="0" w:color="auto"/>
            </w:tcBorders>
          </w:tcPr>
          <w:p w14:paraId="3D825EBC" w14:textId="77777777" w:rsidR="00300D29" w:rsidRPr="004E6B3B" w:rsidRDefault="00300D29" w:rsidP="0009044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363" w:type="dxa"/>
            <w:gridSpan w:val="2"/>
            <w:tcBorders>
              <w:top w:val="single" w:sz="12" w:space="0" w:color="auto"/>
            </w:tcBorders>
          </w:tcPr>
          <w:p w14:paraId="4D7928C3" w14:textId="6FF6ED8C" w:rsidR="00300D29" w:rsidRPr="00B31BE2" w:rsidRDefault="00645256" w:rsidP="00090445">
            <w:pPr>
              <w:autoSpaceDE/>
              <w:autoSpaceDN/>
              <w:adjustRightInd/>
              <w:spacing w:before="0" w:line="240" w:lineRule="auto"/>
              <w:ind w:left="-72"/>
              <w:rPr>
                <w:color w:val="auto"/>
                <w:sz w:val="16"/>
                <w:szCs w:val="18"/>
              </w:rPr>
            </w:pPr>
            <w:r w:rsidRPr="00645256">
              <w:rPr>
                <w:color w:val="auto"/>
                <w:sz w:val="16"/>
                <w:szCs w:val="18"/>
              </w:rPr>
              <w:t>SSPC-SP1/SP10 (</w:t>
            </w:r>
            <w:proofErr w:type="spellStart"/>
            <w:r w:rsidRPr="00645256">
              <w:rPr>
                <w:color w:val="auto"/>
                <w:sz w:val="16"/>
                <w:szCs w:val="18"/>
              </w:rPr>
              <w:t>NACENo</w:t>
            </w:r>
            <w:proofErr w:type="spellEnd"/>
            <w:r w:rsidRPr="00645256">
              <w:rPr>
                <w:color w:val="auto"/>
                <w:sz w:val="16"/>
                <w:szCs w:val="18"/>
              </w:rPr>
              <w:t>. 2) (SA 2.5)</w:t>
            </w:r>
          </w:p>
          <w:p w14:paraId="3C1DB235" w14:textId="38D8675F" w:rsidR="00300D29" w:rsidRPr="001A2F62" w:rsidRDefault="004B5C7C" w:rsidP="00090445">
            <w:pPr>
              <w:autoSpaceDE/>
              <w:autoSpaceDN/>
              <w:adjustRightInd/>
              <w:spacing w:before="0" w:line="240" w:lineRule="auto"/>
              <w:ind w:left="-72"/>
              <w:rPr>
                <w:color w:val="auto"/>
                <w:sz w:val="16"/>
                <w:szCs w:val="18"/>
                <w:lang w:val="ru-RU"/>
              </w:rPr>
            </w:pPr>
            <w:r>
              <w:rPr>
                <w:color w:val="auto"/>
                <w:sz w:val="16"/>
                <w:szCs w:val="24"/>
                <w:lang w:val="ru-RU"/>
              </w:rPr>
              <w:t>Абразивоструйная</w:t>
            </w:r>
            <w:r w:rsidR="0090559B" w:rsidRPr="0090559B">
              <w:rPr>
                <w:color w:val="auto"/>
                <w:sz w:val="16"/>
                <w:szCs w:val="24"/>
                <w:lang w:val="ru-RU"/>
              </w:rPr>
              <w:t xml:space="preserve"> </w:t>
            </w:r>
            <w:r w:rsidR="00300D29" w:rsidRPr="009B1CE0">
              <w:rPr>
                <w:color w:val="auto"/>
                <w:sz w:val="16"/>
                <w:szCs w:val="24"/>
                <w:lang w:val="ru-RU"/>
              </w:rPr>
              <w:t>очистка до почти белого металла</w:t>
            </w:r>
            <w:r w:rsidR="00300D29" w:rsidRPr="009B1CE0">
              <w:rPr>
                <w:sz w:val="16"/>
                <w:szCs w:val="18"/>
                <w:lang w:val="ru-RU"/>
              </w:rPr>
              <w:t>.</w:t>
            </w:r>
          </w:p>
        </w:tc>
        <w:tc>
          <w:tcPr>
            <w:tcW w:w="1587" w:type="dxa"/>
            <w:tcBorders>
              <w:top w:val="single" w:sz="12" w:space="0" w:color="auto"/>
            </w:tcBorders>
          </w:tcPr>
          <w:p w14:paraId="5A4A6E46" w14:textId="77777777" w:rsidR="00300D29" w:rsidRPr="00A24069" w:rsidRDefault="00300D29" w:rsidP="00090445">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662" w:type="dxa"/>
            <w:gridSpan w:val="3"/>
            <w:vMerge w:val="restart"/>
            <w:tcBorders>
              <w:top w:val="single" w:sz="12" w:space="0" w:color="auto"/>
            </w:tcBorders>
          </w:tcPr>
          <w:p w14:paraId="74755728" w14:textId="77777777" w:rsidR="00300D29" w:rsidRPr="0005732F" w:rsidRDefault="00300D29" w:rsidP="00090445">
            <w:pPr>
              <w:autoSpaceDE/>
              <w:autoSpaceDN/>
              <w:adjustRightInd/>
              <w:spacing w:before="0" w:line="240" w:lineRule="auto"/>
              <w:ind w:left="-72"/>
              <w:rPr>
                <w:color w:val="auto"/>
                <w:sz w:val="16"/>
                <w:szCs w:val="16"/>
              </w:rPr>
            </w:pPr>
            <w:r w:rsidRPr="004E6B3B">
              <w:rPr>
                <w:color w:val="auto"/>
                <w:sz w:val="16"/>
                <w:szCs w:val="24"/>
                <w:lang w:val="ru-RU"/>
              </w:rPr>
              <w:t>Система покрытия 2.3</w:t>
            </w:r>
          </w:p>
        </w:tc>
      </w:tr>
      <w:tr w:rsidR="00300D29" w:rsidRPr="00C76656" w14:paraId="7EDD671B" w14:textId="77777777" w:rsidTr="00F029EB">
        <w:trPr>
          <w:cantSplit/>
          <w:trHeight w:val="288"/>
          <w:jc w:val="center"/>
        </w:trPr>
        <w:tc>
          <w:tcPr>
            <w:tcW w:w="1404" w:type="dxa"/>
          </w:tcPr>
          <w:p w14:paraId="3BC3C2C5" w14:textId="77777777" w:rsidR="00300D29" w:rsidRPr="004E6B3B" w:rsidRDefault="00300D29" w:rsidP="0009044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363" w:type="dxa"/>
            <w:gridSpan w:val="2"/>
          </w:tcPr>
          <w:p w14:paraId="6013C074" w14:textId="77777777" w:rsidR="00300D29" w:rsidRPr="00D750DA" w:rsidRDefault="00224632" w:rsidP="00090445">
            <w:pPr>
              <w:autoSpaceDE/>
              <w:autoSpaceDN/>
              <w:adjustRightInd/>
              <w:spacing w:before="0" w:line="240" w:lineRule="auto"/>
              <w:ind w:left="-72"/>
              <w:rPr>
                <w:color w:val="auto"/>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587" w:type="dxa"/>
          </w:tcPr>
          <w:p w14:paraId="70CB0784" w14:textId="77777777" w:rsidR="00300D29" w:rsidRPr="00D750DA" w:rsidRDefault="00300D29" w:rsidP="00090445">
            <w:pPr>
              <w:autoSpaceDE/>
              <w:autoSpaceDN/>
              <w:adjustRightInd/>
              <w:spacing w:before="0" w:line="240" w:lineRule="auto"/>
              <w:ind w:left="-72"/>
              <w:rPr>
                <w:color w:val="auto"/>
                <w:sz w:val="16"/>
                <w:szCs w:val="18"/>
                <w:lang w:val="ru-RU"/>
              </w:rPr>
            </w:pPr>
          </w:p>
        </w:tc>
        <w:tc>
          <w:tcPr>
            <w:tcW w:w="3662" w:type="dxa"/>
            <w:gridSpan w:val="3"/>
            <w:vMerge/>
            <w:vAlign w:val="center"/>
          </w:tcPr>
          <w:p w14:paraId="37EC49F1" w14:textId="77777777" w:rsidR="00300D29" w:rsidRPr="00D750DA" w:rsidRDefault="00300D29" w:rsidP="00090445">
            <w:pPr>
              <w:rPr>
                <w:lang w:val="ru-RU"/>
              </w:rPr>
            </w:pPr>
          </w:p>
        </w:tc>
      </w:tr>
      <w:tr w:rsidR="00300D29" w:rsidRPr="00C76656" w14:paraId="1CDFF490" w14:textId="77777777" w:rsidTr="00F029EB">
        <w:trPr>
          <w:cantSplit/>
          <w:trHeight w:val="288"/>
          <w:jc w:val="center"/>
        </w:trPr>
        <w:tc>
          <w:tcPr>
            <w:tcW w:w="1404" w:type="dxa"/>
            <w:tcBorders>
              <w:bottom w:val="single" w:sz="12" w:space="0" w:color="auto"/>
            </w:tcBorders>
          </w:tcPr>
          <w:p w14:paraId="0EC97EBB" w14:textId="77777777" w:rsidR="00300D29" w:rsidRPr="004E6B3B" w:rsidRDefault="00300D29" w:rsidP="0009044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363" w:type="dxa"/>
            <w:gridSpan w:val="2"/>
            <w:tcBorders>
              <w:bottom w:val="single" w:sz="12" w:space="0" w:color="auto"/>
            </w:tcBorders>
          </w:tcPr>
          <w:p w14:paraId="4932407D" w14:textId="77777777" w:rsidR="00637035" w:rsidRDefault="00F76F9A" w:rsidP="00090445">
            <w:pPr>
              <w:autoSpaceDE/>
              <w:autoSpaceDN/>
              <w:adjustRightInd/>
              <w:spacing w:before="0" w:line="240" w:lineRule="auto"/>
              <w:ind w:left="-72"/>
              <w:rPr>
                <w:ins w:id="234" w:author="Kurmanov, Aidyn [STAMGazStroy LLP]" w:date="2025-12-09T15:56:00Z" w16du:dateUtc="2025-12-09T10:56:00Z"/>
                <w:spacing w:val="1"/>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p w14:paraId="630F9297" w14:textId="396A9711" w:rsidR="00300D29" w:rsidRPr="001A2F62" w:rsidRDefault="00300D29" w:rsidP="00090445">
            <w:pPr>
              <w:autoSpaceDE/>
              <w:autoSpaceDN/>
              <w:adjustRightInd/>
              <w:spacing w:before="0" w:line="240" w:lineRule="auto"/>
              <w:ind w:left="-72"/>
              <w:rPr>
                <w:color w:val="auto"/>
                <w:sz w:val="16"/>
                <w:szCs w:val="18"/>
                <w:lang w:val="ru-RU"/>
              </w:rPr>
            </w:pPr>
            <w:r w:rsidRPr="009B1CE0">
              <w:rPr>
                <w:spacing w:val="1"/>
                <w:sz w:val="16"/>
                <w:szCs w:val="16"/>
                <w:lang w:val="ru-RU"/>
              </w:rPr>
              <w:t>Значение толщины особо важно</w:t>
            </w:r>
            <w:r w:rsidRPr="009B1CE0">
              <w:rPr>
                <w:sz w:val="16"/>
                <w:szCs w:val="16"/>
                <w:lang w:val="ru-RU"/>
              </w:rPr>
              <w:t>.</w:t>
            </w:r>
          </w:p>
        </w:tc>
        <w:tc>
          <w:tcPr>
            <w:tcW w:w="1587" w:type="dxa"/>
            <w:tcBorders>
              <w:bottom w:val="single" w:sz="12" w:space="0" w:color="auto"/>
            </w:tcBorders>
          </w:tcPr>
          <w:p w14:paraId="67778FB5" w14:textId="77777777" w:rsidR="00300D29" w:rsidRPr="001A2F62" w:rsidRDefault="00300D29" w:rsidP="00090445">
            <w:pPr>
              <w:autoSpaceDE/>
              <w:autoSpaceDN/>
              <w:adjustRightInd/>
              <w:spacing w:before="0" w:line="240" w:lineRule="auto"/>
              <w:ind w:left="-72"/>
              <w:rPr>
                <w:color w:val="auto"/>
                <w:sz w:val="16"/>
                <w:szCs w:val="18"/>
                <w:lang w:val="ru-RU"/>
              </w:rPr>
            </w:pPr>
          </w:p>
        </w:tc>
        <w:tc>
          <w:tcPr>
            <w:tcW w:w="3662" w:type="dxa"/>
            <w:gridSpan w:val="3"/>
            <w:vMerge/>
            <w:tcBorders>
              <w:bottom w:val="single" w:sz="12" w:space="0" w:color="auto"/>
            </w:tcBorders>
            <w:vAlign w:val="center"/>
          </w:tcPr>
          <w:p w14:paraId="70D0FF53" w14:textId="77777777" w:rsidR="00300D29" w:rsidRPr="001A2F62" w:rsidRDefault="00300D29" w:rsidP="00090445">
            <w:pPr>
              <w:rPr>
                <w:lang w:val="ru-RU"/>
              </w:rPr>
            </w:pPr>
          </w:p>
        </w:tc>
      </w:tr>
      <w:tr w:rsidR="00300D29" w:rsidRPr="001D3869" w14:paraId="05655CA8" w14:textId="77777777" w:rsidTr="00F029EB">
        <w:trPr>
          <w:trHeight w:val="360"/>
          <w:jc w:val="center"/>
        </w:trPr>
        <w:tc>
          <w:tcPr>
            <w:tcW w:w="2252" w:type="dxa"/>
            <w:gridSpan w:val="2"/>
            <w:tcBorders>
              <w:top w:val="single" w:sz="12" w:space="0" w:color="auto"/>
              <w:left w:val="single" w:sz="12" w:space="0" w:color="auto"/>
              <w:bottom w:val="single" w:sz="12" w:space="0" w:color="auto"/>
            </w:tcBorders>
            <w:shd w:val="clear" w:color="auto" w:fill="000000"/>
            <w:vAlign w:val="center"/>
          </w:tcPr>
          <w:p w14:paraId="56B5F0E2" w14:textId="77777777" w:rsidR="00300D29" w:rsidRPr="00AD544E" w:rsidRDefault="00300D29" w:rsidP="00090445">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515" w:type="dxa"/>
            <w:tcBorders>
              <w:top w:val="single" w:sz="12" w:space="0" w:color="auto"/>
              <w:bottom w:val="single" w:sz="12" w:space="0" w:color="auto"/>
            </w:tcBorders>
            <w:shd w:val="clear" w:color="auto" w:fill="000000"/>
            <w:vAlign w:val="center"/>
          </w:tcPr>
          <w:p w14:paraId="1CE6ED43" w14:textId="77777777" w:rsidR="00300D29" w:rsidRPr="00AD544E" w:rsidRDefault="00300D29" w:rsidP="00090445">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564" w:type="dxa"/>
            <w:gridSpan w:val="2"/>
            <w:tcBorders>
              <w:top w:val="single" w:sz="12" w:space="0" w:color="auto"/>
              <w:bottom w:val="single" w:sz="12" w:space="0" w:color="auto"/>
            </w:tcBorders>
            <w:shd w:val="clear" w:color="auto" w:fill="000000"/>
            <w:vAlign w:val="center"/>
          </w:tcPr>
          <w:p w14:paraId="6228F10A" w14:textId="77777777" w:rsidR="00300D29" w:rsidRPr="00AD544E" w:rsidRDefault="00300D29" w:rsidP="00090445">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1013" w:type="dxa"/>
            <w:tcBorders>
              <w:top w:val="single" w:sz="12" w:space="0" w:color="auto"/>
              <w:bottom w:val="single" w:sz="12" w:space="0" w:color="auto"/>
            </w:tcBorders>
            <w:shd w:val="clear" w:color="auto" w:fill="000000"/>
            <w:vAlign w:val="center"/>
          </w:tcPr>
          <w:p w14:paraId="57B3F455" w14:textId="77777777" w:rsidR="00300D29" w:rsidRPr="00AD544E" w:rsidRDefault="00300D29" w:rsidP="00090445">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672" w:type="dxa"/>
            <w:tcBorders>
              <w:top w:val="single" w:sz="12" w:space="0" w:color="auto"/>
              <w:bottom w:val="single" w:sz="12" w:space="0" w:color="auto"/>
              <w:right w:val="single" w:sz="12" w:space="0" w:color="auto"/>
            </w:tcBorders>
            <w:shd w:val="clear" w:color="auto" w:fill="000000"/>
            <w:vAlign w:val="center"/>
          </w:tcPr>
          <w:p w14:paraId="2DB149B4" w14:textId="77777777" w:rsidR="00300D29" w:rsidRPr="00AD544E" w:rsidRDefault="00300D29" w:rsidP="00090445">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300D29" w:rsidRPr="001D3869" w14:paraId="42D7DF1F" w14:textId="77777777" w:rsidTr="00F029EB">
        <w:trPr>
          <w:trHeight w:val="288"/>
          <w:jc w:val="center"/>
        </w:trPr>
        <w:tc>
          <w:tcPr>
            <w:tcW w:w="2252" w:type="dxa"/>
            <w:gridSpan w:val="2"/>
            <w:vAlign w:val="center"/>
          </w:tcPr>
          <w:p w14:paraId="1CA0397A" w14:textId="77777777" w:rsidR="00300D29" w:rsidRPr="003023B7" w:rsidRDefault="00300D29" w:rsidP="00090445">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515" w:type="dxa"/>
            <w:vAlign w:val="center"/>
          </w:tcPr>
          <w:p w14:paraId="49C9C9BF" w14:textId="77777777" w:rsidR="00300D29" w:rsidRPr="00B45171" w:rsidRDefault="00300D29" w:rsidP="00090445">
            <w:pPr>
              <w:autoSpaceDE/>
              <w:autoSpaceDN/>
              <w:adjustRightInd/>
              <w:spacing w:before="0" w:line="240" w:lineRule="auto"/>
              <w:ind w:left="0"/>
              <w:rPr>
                <w:sz w:val="16"/>
                <w:szCs w:val="16"/>
              </w:rPr>
            </w:pPr>
            <w:r w:rsidRPr="00B45171">
              <w:rPr>
                <w:sz w:val="16"/>
                <w:szCs w:val="16"/>
              </w:rPr>
              <w:t>Carboline</w:t>
            </w:r>
          </w:p>
        </w:tc>
        <w:tc>
          <w:tcPr>
            <w:tcW w:w="2564" w:type="dxa"/>
            <w:gridSpan w:val="2"/>
            <w:vAlign w:val="center"/>
          </w:tcPr>
          <w:p w14:paraId="5D4D88B7" w14:textId="77777777" w:rsidR="00300D29" w:rsidRPr="001C52D1" w:rsidRDefault="00300D29" w:rsidP="00090445">
            <w:pPr>
              <w:autoSpaceDE/>
              <w:autoSpaceDN/>
              <w:adjustRightInd/>
              <w:spacing w:before="0" w:line="240" w:lineRule="auto"/>
              <w:ind w:left="0"/>
              <w:rPr>
                <w:sz w:val="16"/>
                <w:szCs w:val="16"/>
                <w:lang w:val="ru-RU"/>
              </w:rPr>
            </w:pPr>
            <w:proofErr w:type="spellStart"/>
            <w:r w:rsidRPr="001C52D1">
              <w:rPr>
                <w:sz w:val="16"/>
                <w:szCs w:val="16"/>
              </w:rPr>
              <w:t>Carbozinc</w:t>
            </w:r>
            <w:proofErr w:type="spellEnd"/>
            <w:r w:rsidRPr="001C52D1">
              <w:rPr>
                <w:sz w:val="16"/>
                <w:szCs w:val="16"/>
              </w:rPr>
              <w:t xml:space="preserve"> 11 Series</w:t>
            </w:r>
          </w:p>
        </w:tc>
        <w:tc>
          <w:tcPr>
            <w:tcW w:w="1013" w:type="dxa"/>
            <w:vAlign w:val="center"/>
          </w:tcPr>
          <w:p w14:paraId="0282B6A4" w14:textId="77777777" w:rsidR="00300D29" w:rsidRPr="00B45171" w:rsidRDefault="00300D29" w:rsidP="00090445">
            <w:pPr>
              <w:autoSpaceDE/>
              <w:autoSpaceDN/>
              <w:adjustRightInd/>
              <w:spacing w:before="0" w:line="240" w:lineRule="auto"/>
              <w:ind w:left="0"/>
              <w:jc w:val="center"/>
              <w:rPr>
                <w:sz w:val="16"/>
                <w:szCs w:val="16"/>
                <w:lang w:val="ru-RU"/>
              </w:rPr>
            </w:pPr>
            <w:r w:rsidRPr="00B45171">
              <w:rPr>
                <w:sz w:val="16"/>
                <w:szCs w:val="16"/>
                <w:lang w:val="ru-RU"/>
              </w:rPr>
              <w:t>264-515</w:t>
            </w:r>
          </w:p>
        </w:tc>
        <w:tc>
          <w:tcPr>
            <w:tcW w:w="1672" w:type="dxa"/>
            <w:vAlign w:val="center"/>
          </w:tcPr>
          <w:p w14:paraId="6BA5631A" w14:textId="77777777" w:rsidR="00300D29" w:rsidRPr="00B45171" w:rsidRDefault="00300D29" w:rsidP="00090445">
            <w:pPr>
              <w:autoSpaceDE/>
              <w:autoSpaceDN/>
              <w:adjustRightInd/>
              <w:spacing w:before="0" w:line="240" w:lineRule="auto"/>
              <w:ind w:left="0"/>
              <w:jc w:val="center"/>
              <w:rPr>
                <w:sz w:val="16"/>
                <w:szCs w:val="16"/>
                <w:lang w:val="ru-RU"/>
              </w:rPr>
            </w:pPr>
            <w:r w:rsidRPr="00B45171">
              <w:rPr>
                <w:sz w:val="16"/>
                <w:szCs w:val="16"/>
                <w:lang w:val="ru-RU"/>
              </w:rPr>
              <w:t>538°C (1000°F)</w:t>
            </w:r>
          </w:p>
        </w:tc>
      </w:tr>
      <w:tr w:rsidR="00305C3A" w:rsidRPr="001D3869" w14:paraId="7FBA5924" w14:textId="77777777" w:rsidTr="00F029EB">
        <w:trPr>
          <w:trHeight w:val="288"/>
          <w:jc w:val="center"/>
        </w:trPr>
        <w:tc>
          <w:tcPr>
            <w:tcW w:w="2252" w:type="dxa"/>
            <w:gridSpan w:val="2"/>
            <w:vMerge w:val="restart"/>
            <w:vAlign w:val="center"/>
          </w:tcPr>
          <w:p w14:paraId="6E9790C9" w14:textId="77777777" w:rsidR="00305C3A" w:rsidRPr="003023B7" w:rsidRDefault="00305C3A" w:rsidP="00090445">
            <w:pPr>
              <w:autoSpaceDE/>
              <w:autoSpaceDN/>
              <w:adjustRightInd/>
              <w:spacing w:before="0" w:line="240" w:lineRule="auto"/>
              <w:ind w:left="0"/>
              <w:rPr>
                <w:b/>
                <w:color w:val="auto"/>
                <w:sz w:val="16"/>
                <w:szCs w:val="24"/>
                <w:lang w:val="ru-RU"/>
              </w:rPr>
            </w:pPr>
            <w:r w:rsidRPr="003023B7">
              <w:rPr>
                <w:b/>
                <w:color w:val="auto"/>
                <w:sz w:val="16"/>
                <w:szCs w:val="24"/>
                <w:lang w:val="ru-RU"/>
              </w:rPr>
              <w:t>Самоотверждающееся неорганическое</w:t>
            </w:r>
          </w:p>
        </w:tc>
        <w:tc>
          <w:tcPr>
            <w:tcW w:w="2515" w:type="dxa"/>
            <w:vAlign w:val="center"/>
          </w:tcPr>
          <w:p w14:paraId="479A57C5" w14:textId="25B40679" w:rsidR="00305C3A" w:rsidRPr="00EE54B6" w:rsidRDefault="00305C3A" w:rsidP="00090445">
            <w:pPr>
              <w:autoSpaceDE/>
              <w:autoSpaceDN/>
              <w:adjustRightInd/>
              <w:spacing w:before="0" w:line="240" w:lineRule="auto"/>
              <w:ind w:left="0"/>
              <w:rPr>
                <w:sz w:val="16"/>
                <w:szCs w:val="16"/>
              </w:rPr>
            </w:pPr>
            <w:proofErr w:type="spellStart"/>
            <w:r w:rsidRPr="00B45171">
              <w:rPr>
                <w:sz w:val="16"/>
                <w:szCs w:val="16"/>
              </w:rPr>
              <w:t>Dampney</w:t>
            </w:r>
            <w:proofErr w:type="spellEnd"/>
            <w:r w:rsidRPr="00B45171">
              <w:rPr>
                <w:sz w:val="16"/>
                <w:szCs w:val="16"/>
              </w:rPr>
              <w:t xml:space="preserve"> Company, Inc.</w:t>
            </w:r>
          </w:p>
        </w:tc>
        <w:tc>
          <w:tcPr>
            <w:tcW w:w="2564" w:type="dxa"/>
            <w:gridSpan w:val="2"/>
            <w:vAlign w:val="center"/>
          </w:tcPr>
          <w:p w14:paraId="1AC8EAA6" w14:textId="768424D4" w:rsidR="00305C3A" w:rsidRPr="001C52D1" w:rsidRDefault="00305C3A" w:rsidP="00090445">
            <w:pPr>
              <w:autoSpaceDE/>
              <w:autoSpaceDN/>
              <w:adjustRightInd/>
              <w:spacing w:before="0" w:line="240" w:lineRule="auto"/>
              <w:ind w:left="0"/>
              <w:rPr>
                <w:sz w:val="16"/>
                <w:szCs w:val="16"/>
                <w:lang w:val="ru-RU"/>
              </w:rPr>
            </w:pPr>
            <w:proofErr w:type="spellStart"/>
            <w:r w:rsidRPr="001C52D1">
              <w:rPr>
                <w:sz w:val="16"/>
                <w:szCs w:val="16"/>
              </w:rPr>
              <w:t>Endcor</w:t>
            </w:r>
            <w:proofErr w:type="spellEnd"/>
            <w:r w:rsidRPr="001C52D1">
              <w:rPr>
                <w:sz w:val="16"/>
                <w:szCs w:val="16"/>
              </w:rPr>
              <w:t xml:space="preserve"> 835</w:t>
            </w:r>
          </w:p>
          <w:p w14:paraId="0725F803" w14:textId="660D192C" w:rsidR="00305C3A" w:rsidRPr="001C52D1" w:rsidRDefault="00305C3A" w:rsidP="00090445">
            <w:pPr>
              <w:autoSpaceDE/>
              <w:autoSpaceDN/>
              <w:adjustRightInd/>
              <w:spacing w:before="0" w:line="240" w:lineRule="auto"/>
              <w:ind w:left="0"/>
              <w:rPr>
                <w:sz w:val="16"/>
                <w:szCs w:val="16"/>
                <w:lang w:val="ru-RU"/>
              </w:rPr>
            </w:pPr>
            <w:proofErr w:type="spellStart"/>
            <w:r w:rsidRPr="001C52D1">
              <w:rPr>
                <w:sz w:val="16"/>
                <w:szCs w:val="16"/>
              </w:rPr>
              <w:t>Thurmalox</w:t>
            </w:r>
            <w:proofErr w:type="spellEnd"/>
            <w:r w:rsidRPr="001C52D1">
              <w:rPr>
                <w:sz w:val="16"/>
                <w:szCs w:val="16"/>
              </w:rPr>
              <w:t xml:space="preserve"> 837</w:t>
            </w:r>
          </w:p>
        </w:tc>
        <w:tc>
          <w:tcPr>
            <w:tcW w:w="1013" w:type="dxa"/>
            <w:vAlign w:val="center"/>
          </w:tcPr>
          <w:p w14:paraId="18323BCC" w14:textId="74A7658B" w:rsidR="00305C3A" w:rsidRDefault="00305C3A" w:rsidP="00090445">
            <w:pPr>
              <w:autoSpaceDE/>
              <w:autoSpaceDN/>
              <w:adjustRightInd/>
              <w:spacing w:before="0" w:line="240" w:lineRule="auto"/>
              <w:ind w:left="0"/>
              <w:jc w:val="center"/>
              <w:rPr>
                <w:sz w:val="16"/>
                <w:szCs w:val="16"/>
                <w:lang w:val="ru-RU"/>
              </w:rPr>
            </w:pPr>
            <w:r>
              <w:rPr>
                <w:sz w:val="16"/>
                <w:szCs w:val="16"/>
                <w:lang w:val="ru-RU"/>
              </w:rPr>
              <w:t>360-515</w:t>
            </w:r>
          </w:p>
          <w:p w14:paraId="56A83D97" w14:textId="0EF64142" w:rsidR="00305C3A" w:rsidRPr="00B45171" w:rsidRDefault="00305C3A" w:rsidP="00090445">
            <w:pPr>
              <w:autoSpaceDE/>
              <w:autoSpaceDN/>
              <w:adjustRightInd/>
              <w:spacing w:before="0" w:line="240" w:lineRule="auto"/>
              <w:ind w:left="0"/>
              <w:jc w:val="center"/>
              <w:rPr>
                <w:sz w:val="16"/>
                <w:szCs w:val="16"/>
                <w:lang w:val="ru-RU"/>
              </w:rPr>
            </w:pPr>
            <w:r w:rsidRPr="00B45171">
              <w:rPr>
                <w:sz w:val="16"/>
                <w:szCs w:val="16"/>
                <w:lang w:val="ru-RU"/>
              </w:rPr>
              <w:t>232</w:t>
            </w:r>
            <w:r>
              <w:rPr>
                <w:sz w:val="16"/>
                <w:szCs w:val="16"/>
              </w:rPr>
              <w:t>-360</w:t>
            </w:r>
          </w:p>
        </w:tc>
        <w:tc>
          <w:tcPr>
            <w:tcW w:w="1672" w:type="dxa"/>
            <w:vAlign w:val="center"/>
          </w:tcPr>
          <w:p w14:paraId="0F4FB408" w14:textId="77777777" w:rsidR="00305C3A" w:rsidRPr="00B45171" w:rsidRDefault="00305C3A" w:rsidP="00090445">
            <w:pPr>
              <w:autoSpaceDE/>
              <w:autoSpaceDN/>
              <w:adjustRightInd/>
              <w:spacing w:before="0" w:line="240" w:lineRule="auto"/>
              <w:ind w:left="0"/>
              <w:jc w:val="center"/>
              <w:rPr>
                <w:sz w:val="16"/>
                <w:szCs w:val="16"/>
                <w:lang w:val="ru-RU"/>
              </w:rPr>
            </w:pPr>
            <w:r>
              <w:rPr>
                <w:sz w:val="16"/>
                <w:szCs w:val="16"/>
              </w:rPr>
              <w:t>399/</w:t>
            </w:r>
            <w:r w:rsidRPr="00B45171">
              <w:rPr>
                <w:sz w:val="16"/>
                <w:szCs w:val="16"/>
                <w:lang w:val="ru-RU"/>
              </w:rPr>
              <w:t>538°C (</w:t>
            </w:r>
            <w:r>
              <w:rPr>
                <w:sz w:val="16"/>
                <w:szCs w:val="16"/>
              </w:rPr>
              <w:t>750/</w:t>
            </w:r>
            <w:r w:rsidRPr="00B45171">
              <w:rPr>
                <w:sz w:val="16"/>
                <w:szCs w:val="16"/>
                <w:lang w:val="ru-RU"/>
              </w:rPr>
              <w:t>1000°F)</w:t>
            </w:r>
          </w:p>
        </w:tc>
      </w:tr>
      <w:tr w:rsidR="00305C3A" w:rsidRPr="001D3869" w14:paraId="58837565" w14:textId="77777777" w:rsidTr="00F029EB">
        <w:trPr>
          <w:trHeight w:val="288"/>
          <w:jc w:val="center"/>
        </w:trPr>
        <w:tc>
          <w:tcPr>
            <w:tcW w:w="2252" w:type="dxa"/>
            <w:gridSpan w:val="2"/>
            <w:vMerge/>
            <w:vAlign w:val="center"/>
          </w:tcPr>
          <w:p w14:paraId="2AFAA9CC" w14:textId="3E962BE6" w:rsidR="00305C3A" w:rsidRPr="003023B7" w:rsidRDefault="00305C3A" w:rsidP="00090445">
            <w:pPr>
              <w:autoSpaceDE/>
              <w:autoSpaceDN/>
              <w:adjustRightInd/>
              <w:spacing w:before="0" w:line="240" w:lineRule="auto"/>
              <w:ind w:left="0"/>
              <w:rPr>
                <w:b/>
                <w:color w:val="auto"/>
                <w:sz w:val="16"/>
                <w:szCs w:val="24"/>
                <w:lang w:val="ru-RU"/>
              </w:rPr>
            </w:pPr>
          </w:p>
        </w:tc>
        <w:tc>
          <w:tcPr>
            <w:tcW w:w="2515" w:type="dxa"/>
            <w:vAlign w:val="center"/>
          </w:tcPr>
          <w:p w14:paraId="6D50CA5A" w14:textId="77777777" w:rsidR="00305C3A" w:rsidRPr="00B45171" w:rsidRDefault="00305C3A" w:rsidP="00090445">
            <w:pPr>
              <w:autoSpaceDE/>
              <w:autoSpaceDN/>
              <w:adjustRightInd/>
              <w:spacing w:before="0" w:line="240" w:lineRule="auto"/>
              <w:ind w:left="0"/>
              <w:rPr>
                <w:sz w:val="16"/>
                <w:szCs w:val="16"/>
                <w:lang w:val="ru-RU"/>
              </w:rPr>
            </w:pPr>
            <w:r w:rsidRPr="00B45171">
              <w:rPr>
                <w:sz w:val="16"/>
                <w:szCs w:val="16"/>
              </w:rPr>
              <w:t>Hempel Coatings (USA), Inc</w:t>
            </w:r>
          </w:p>
        </w:tc>
        <w:tc>
          <w:tcPr>
            <w:tcW w:w="2564" w:type="dxa"/>
            <w:gridSpan w:val="2"/>
            <w:vAlign w:val="center"/>
          </w:tcPr>
          <w:p w14:paraId="4F6FD754" w14:textId="77777777" w:rsidR="00305C3A" w:rsidRPr="001C52D1" w:rsidRDefault="00305C3A" w:rsidP="00090445">
            <w:pPr>
              <w:autoSpaceDE/>
              <w:autoSpaceDN/>
              <w:adjustRightInd/>
              <w:spacing w:before="0" w:line="240" w:lineRule="auto"/>
              <w:ind w:left="0"/>
              <w:rPr>
                <w:sz w:val="16"/>
                <w:szCs w:val="16"/>
                <w:lang w:val="ru-RU"/>
              </w:rPr>
            </w:pPr>
            <w:proofErr w:type="spellStart"/>
            <w:r w:rsidRPr="001C52D1">
              <w:rPr>
                <w:sz w:val="16"/>
                <w:szCs w:val="16"/>
              </w:rPr>
              <w:t>Galvosil</w:t>
            </w:r>
            <w:proofErr w:type="spellEnd"/>
            <w:r w:rsidRPr="001C52D1">
              <w:rPr>
                <w:sz w:val="16"/>
                <w:szCs w:val="16"/>
              </w:rPr>
              <w:t xml:space="preserve"> series</w:t>
            </w:r>
          </w:p>
        </w:tc>
        <w:tc>
          <w:tcPr>
            <w:tcW w:w="1013" w:type="dxa"/>
            <w:vAlign w:val="center"/>
          </w:tcPr>
          <w:p w14:paraId="10A49C71" w14:textId="77777777" w:rsidR="00305C3A" w:rsidRPr="00B45171" w:rsidRDefault="00305C3A" w:rsidP="00090445">
            <w:pPr>
              <w:autoSpaceDE/>
              <w:autoSpaceDN/>
              <w:adjustRightInd/>
              <w:spacing w:before="0" w:line="240" w:lineRule="auto"/>
              <w:ind w:left="0"/>
              <w:jc w:val="center"/>
              <w:rPr>
                <w:sz w:val="16"/>
                <w:szCs w:val="16"/>
                <w:lang w:val="ru-RU"/>
              </w:rPr>
            </w:pPr>
            <w:r w:rsidRPr="00B45171">
              <w:rPr>
                <w:sz w:val="16"/>
                <w:szCs w:val="16"/>
                <w:lang w:val="ru-RU"/>
              </w:rPr>
              <w:t>435</w:t>
            </w:r>
          </w:p>
        </w:tc>
        <w:tc>
          <w:tcPr>
            <w:tcW w:w="1672" w:type="dxa"/>
            <w:vAlign w:val="center"/>
          </w:tcPr>
          <w:p w14:paraId="1612563F" w14:textId="77777777" w:rsidR="00305C3A" w:rsidRPr="00B45171" w:rsidRDefault="00305C3A" w:rsidP="00090445">
            <w:pPr>
              <w:autoSpaceDE/>
              <w:autoSpaceDN/>
              <w:adjustRightInd/>
              <w:spacing w:before="0" w:line="240" w:lineRule="auto"/>
              <w:ind w:left="0"/>
              <w:jc w:val="center"/>
              <w:rPr>
                <w:sz w:val="16"/>
                <w:szCs w:val="16"/>
                <w:lang w:val="ru-RU"/>
              </w:rPr>
            </w:pPr>
            <w:r w:rsidRPr="00B45171">
              <w:rPr>
                <w:sz w:val="16"/>
                <w:szCs w:val="16"/>
                <w:lang w:val="ru-RU"/>
              </w:rPr>
              <w:t>500°C (932°F)</w:t>
            </w:r>
          </w:p>
        </w:tc>
      </w:tr>
      <w:tr w:rsidR="00305C3A" w:rsidRPr="001D3869" w14:paraId="4207AE57" w14:textId="77777777" w:rsidTr="00F029EB">
        <w:trPr>
          <w:trHeight w:val="288"/>
          <w:jc w:val="center"/>
        </w:trPr>
        <w:tc>
          <w:tcPr>
            <w:tcW w:w="2252" w:type="dxa"/>
            <w:gridSpan w:val="2"/>
            <w:vMerge w:val="restart"/>
            <w:vAlign w:val="center"/>
          </w:tcPr>
          <w:p w14:paraId="463B7A9C" w14:textId="32D456F4" w:rsidR="00305C3A" w:rsidRPr="00AC483C" w:rsidRDefault="00305C3A" w:rsidP="00090445">
            <w:pPr>
              <w:autoSpaceDE/>
              <w:autoSpaceDN/>
              <w:adjustRightInd/>
              <w:spacing w:before="0" w:line="240" w:lineRule="auto"/>
              <w:ind w:left="0"/>
              <w:rPr>
                <w:b/>
                <w:color w:val="auto"/>
                <w:sz w:val="16"/>
                <w:szCs w:val="24"/>
                <w:lang w:val="ru-RU"/>
              </w:rPr>
            </w:pPr>
            <w:r w:rsidRPr="003023B7">
              <w:rPr>
                <w:b/>
                <w:color w:val="auto"/>
                <w:sz w:val="16"/>
                <w:szCs w:val="24"/>
                <w:lang w:val="ru-RU"/>
              </w:rPr>
              <w:t>Цинкосодержащее - разводится растворителем</w:t>
            </w:r>
          </w:p>
        </w:tc>
        <w:tc>
          <w:tcPr>
            <w:tcW w:w="2515" w:type="dxa"/>
            <w:vAlign w:val="center"/>
          </w:tcPr>
          <w:p w14:paraId="72DB811E" w14:textId="77777777" w:rsidR="00305C3A" w:rsidRPr="00B45171" w:rsidRDefault="00305C3A" w:rsidP="00090445">
            <w:pPr>
              <w:autoSpaceDE/>
              <w:autoSpaceDN/>
              <w:adjustRightInd/>
              <w:spacing w:before="0" w:line="240" w:lineRule="auto"/>
              <w:ind w:left="0"/>
              <w:rPr>
                <w:sz w:val="16"/>
                <w:szCs w:val="16"/>
                <w:lang w:val="ru-RU"/>
              </w:rPr>
            </w:pPr>
            <w:r w:rsidRPr="00B45171">
              <w:rPr>
                <w:sz w:val="16"/>
                <w:szCs w:val="16"/>
              </w:rPr>
              <w:t>International</w:t>
            </w:r>
          </w:p>
        </w:tc>
        <w:tc>
          <w:tcPr>
            <w:tcW w:w="2564" w:type="dxa"/>
            <w:gridSpan w:val="2"/>
            <w:vAlign w:val="center"/>
          </w:tcPr>
          <w:p w14:paraId="69F562EB" w14:textId="77777777" w:rsidR="00305C3A" w:rsidRPr="001C52D1" w:rsidRDefault="00305C3A" w:rsidP="00090445">
            <w:pPr>
              <w:autoSpaceDE/>
              <w:autoSpaceDN/>
              <w:adjustRightInd/>
              <w:spacing w:before="0" w:line="240" w:lineRule="auto"/>
              <w:ind w:left="0"/>
              <w:rPr>
                <w:sz w:val="16"/>
                <w:szCs w:val="16"/>
                <w:lang w:val="ru-RU"/>
              </w:rPr>
            </w:pPr>
            <w:proofErr w:type="spellStart"/>
            <w:r w:rsidRPr="001C52D1">
              <w:rPr>
                <w:sz w:val="16"/>
                <w:szCs w:val="16"/>
              </w:rPr>
              <w:t>Interzinc</w:t>
            </w:r>
            <w:proofErr w:type="spellEnd"/>
            <w:r w:rsidRPr="001C52D1">
              <w:rPr>
                <w:sz w:val="16"/>
                <w:szCs w:val="16"/>
              </w:rPr>
              <w:t xml:space="preserve"> 22 Series</w:t>
            </w:r>
          </w:p>
        </w:tc>
        <w:tc>
          <w:tcPr>
            <w:tcW w:w="1013" w:type="dxa"/>
            <w:vAlign w:val="center"/>
          </w:tcPr>
          <w:p w14:paraId="05E0B781" w14:textId="77777777" w:rsidR="00305C3A" w:rsidRPr="00B45171" w:rsidRDefault="00305C3A" w:rsidP="00090445">
            <w:pPr>
              <w:autoSpaceDE/>
              <w:autoSpaceDN/>
              <w:adjustRightInd/>
              <w:spacing w:before="0" w:line="240" w:lineRule="auto"/>
              <w:ind w:left="0"/>
              <w:jc w:val="center"/>
              <w:rPr>
                <w:sz w:val="16"/>
                <w:szCs w:val="16"/>
                <w:lang w:val="ru-RU"/>
              </w:rPr>
            </w:pPr>
            <w:r>
              <w:rPr>
                <w:sz w:val="16"/>
                <w:szCs w:val="16"/>
              </w:rPr>
              <w:t>290-470</w:t>
            </w:r>
          </w:p>
        </w:tc>
        <w:tc>
          <w:tcPr>
            <w:tcW w:w="1672" w:type="dxa"/>
            <w:vAlign w:val="center"/>
          </w:tcPr>
          <w:p w14:paraId="18EC7315" w14:textId="77777777" w:rsidR="00305C3A" w:rsidRPr="00B45171" w:rsidRDefault="00305C3A" w:rsidP="00090445">
            <w:pPr>
              <w:autoSpaceDE/>
              <w:autoSpaceDN/>
              <w:adjustRightInd/>
              <w:spacing w:before="0" w:line="240" w:lineRule="auto"/>
              <w:ind w:left="0"/>
              <w:jc w:val="center"/>
              <w:rPr>
                <w:sz w:val="16"/>
                <w:szCs w:val="16"/>
                <w:lang w:val="ru-RU"/>
              </w:rPr>
            </w:pPr>
            <w:r w:rsidRPr="00B45171">
              <w:rPr>
                <w:sz w:val="16"/>
                <w:szCs w:val="16"/>
                <w:lang w:val="ru-RU"/>
              </w:rPr>
              <w:t>399°C (750°F)</w:t>
            </w:r>
          </w:p>
        </w:tc>
      </w:tr>
      <w:tr w:rsidR="00305C3A" w:rsidRPr="001D3869" w14:paraId="5C15383A" w14:textId="77777777" w:rsidTr="00F029EB">
        <w:trPr>
          <w:trHeight w:val="288"/>
          <w:jc w:val="center"/>
        </w:trPr>
        <w:tc>
          <w:tcPr>
            <w:tcW w:w="2252" w:type="dxa"/>
            <w:gridSpan w:val="2"/>
            <w:vMerge/>
            <w:vAlign w:val="center"/>
          </w:tcPr>
          <w:p w14:paraId="3BB824E9" w14:textId="77777777" w:rsidR="00305C3A" w:rsidRPr="00B45171" w:rsidRDefault="00305C3A" w:rsidP="00090445">
            <w:pPr>
              <w:rPr>
                <w:b/>
                <w:sz w:val="16"/>
                <w:szCs w:val="16"/>
              </w:rPr>
            </w:pPr>
          </w:p>
        </w:tc>
        <w:tc>
          <w:tcPr>
            <w:tcW w:w="2515" w:type="dxa"/>
            <w:vAlign w:val="center"/>
          </w:tcPr>
          <w:p w14:paraId="226CC84D" w14:textId="77777777" w:rsidR="00305C3A" w:rsidRPr="00B45171" w:rsidRDefault="00305C3A" w:rsidP="00090445">
            <w:pPr>
              <w:autoSpaceDE/>
              <w:autoSpaceDN/>
              <w:adjustRightInd/>
              <w:spacing w:before="0" w:line="240" w:lineRule="auto"/>
              <w:ind w:left="0"/>
              <w:rPr>
                <w:sz w:val="16"/>
                <w:szCs w:val="16"/>
              </w:rPr>
            </w:pPr>
            <w:r w:rsidRPr="00B45171">
              <w:rPr>
                <w:sz w:val="16"/>
                <w:szCs w:val="16"/>
              </w:rPr>
              <w:t xml:space="preserve">Jotun Paints </w:t>
            </w:r>
          </w:p>
        </w:tc>
        <w:tc>
          <w:tcPr>
            <w:tcW w:w="2564" w:type="dxa"/>
            <w:gridSpan w:val="2"/>
            <w:vAlign w:val="center"/>
          </w:tcPr>
          <w:p w14:paraId="424CFAA7" w14:textId="129494F4" w:rsidR="00305C3A" w:rsidRPr="001C52D1" w:rsidRDefault="00305C3A" w:rsidP="00090445">
            <w:pPr>
              <w:autoSpaceDE/>
              <w:autoSpaceDN/>
              <w:adjustRightInd/>
              <w:spacing w:before="0" w:line="240" w:lineRule="auto"/>
              <w:ind w:left="0"/>
              <w:rPr>
                <w:sz w:val="16"/>
                <w:szCs w:val="16"/>
              </w:rPr>
            </w:pPr>
            <w:r w:rsidRPr="001C52D1">
              <w:rPr>
                <w:sz w:val="16"/>
                <w:szCs w:val="16"/>
              </w:rPr>
              <w:t>Resist</w:t>
            </w:r>
            <w:r w:rsidRPr="001C52D1">
              <w:rPr>
                <w:sz w:val="16"/>
                <w:szCs w:val="16"/>
                <w:lang w:val="ru-RU"/>
              </w:rPr>
              <w:t xml:space="preserve"> </w:t>
            </w:r>
            <w:r w:rsidRPr="001C52D1">
              <w:rPr>
                <w:sz w:val="16"/>
                <w:szCs w:val="16"/>
              </w:rPr>
              <w:t>86 / 86AV</w:t>
            </w:r>
          </w:p>
        </w:tc>
        <w:tc>
          <w:tcPr>
            <w:tcW w:w="1013" w:type="dxa"/>
            <w:vAlign w:val="center"/>
          </w:tcPr>
          <w:p w14:paraId="1E38B9DA" w14:textId="77777777" w:rsidR="00305C3A" w:rsidRPr="00B45171" w:rsidRDefault="00305C3A" w:rsidP="00090445">
            <w:pPr>
              <w:autoSpaceDE/>
              <w:autoSpaceDN/>
              <w:adjustRightInd/>
              <w:spacing w:before="0" w:line="240" w:lineRule="auto"/>
              <w:ind w:left="0"/>
              <w:jc w:val="center"/>
              <w:rPr>
                <w:sz w:val="16"/>
                <w:szCs w:val="16"/>
                <w:lang w:val="ru-RU"/>
              </w:rPr>
            </w:pPr>
            <w:r>
              <w:rPr>
                <w:sz w:val="16"/>
                <w:szCs w:val="16"/>
              </w:rPr>
              <w:t>455</w:t>
            </w:r>
          </w:p>
        </w:tc>
        <w:tc>
          <w:tcPr>
            <w:tcW w:w="1672" w:type="dxa"/>
            <w:vAlign w:val="center"/>
          </w:tcPr>
          <w:p w14:paraId="013EAA3B" w14:textId="77777777" w:rsidR="00305C3A" w:rsidRPr="00B45171" w:rsidRDefault="00305C3A" w:rsidP="00090445">
            <w:pPr>
              <w:autoSpaceDE/>
              <w:autoSpaceDN/>
              <w:adjustRightInd/>
              <w:spacing w:before="0" w:line="240" w:lineRule="auto"/>
              <w:ind w:left="0"/>
              <w:jc w:val="center"/>
              <w:rPr>
                <w:sz w:val="16"/>
                <w:szCs w:val="16"/>
                <w:lang w:val="ru-RU"/>
              </w:rPr>
            </w:pPr>
            <w:r w:rsidRPr="00B45171">
              <w:rPr>
                <w:sz w:val="16"/>
                <w:szCs w:val="16"/>
                <w:lang w:val="ru-RU"/>
              </w:rPr>
              <w:t>399°C (750°F)</w:t>
            </w:r>
          </w:p>
        </w:tc>
      </w:tr>
      <w:tr w:rsidR="00305C3A" w:rsidRPr="001D3869" w14:paraId="0CA9B541" w14:textId="77777777" w:rsidTr="00F029EB">
        <w:trPr>
          <w:trHeight w:val="288"/>
          <w:jc w:val="center"/>
        </w:trPr>
        <w:tc>
          <w:tcPr>
            <w:tcW w:w="2252" w:type="dxa"/>
            <w:gridSpan w:val="2"/>
            <w:vMerge w:val="restart"/>
            <w:vAlign w:val="center"/>
          </w:tcPr>
          <w:p w14:paraId="1822F16E" w14:textId="65AEA30D" w:rsidR="00305C3A" w:rsidRPr="00305C3A" w:rsidRDefault="00305C3A" w:rsidP="00305C3A">
            <w:pPr>
              <w:autoSpaceDE/>
              <w:autoSpaceDN/>
              <w:adjustRightInd/>
              <w:spacing w:before="0" w:line="240" w:lineRule="auto"/>
              <w:ind w:left="0"/>
              <w:rPr>
                <w:b/>
                <w:sz w:val="16"/>
                <w:szCs w:val="16"/>
                <w:lang w:val="ru-RU"/>
              </w:rPr>
            </w:pPr>
            <w:r>
              <w:rPr>
                <w:b/>
                <w:color w:val="auto"/>
                <w:sz w:val="16"/>
                <w:szCs w:val="24"/>
                <w:lang w:val="ru-RU"/>
              </w:rPr>
              <w:t>Поверхность и ТСП в соответствии с листом продукции производителя</w:t>
            </w:r>
          </w:p>
        </w:tc>
        <w:tc>
          <w:tcPr>
            <w:tcW w:w="2515" w:type="dxa"/>
            <w:vAlign w:val="center"/>
          </w:tcPr>
          <w:p w14:paraId="0F94D265" w14:textId="77777777" w:rsidR="00305C3A" w:rsidRPr="00B45171" w:rsidRDefault="00305C3A" w:rsidP="00090445">
            <w:pPr>
              <w:autoSpaceDE/>
              <w:autoSpaceDN/>
              <w:adjustRightInd/>
              <w:spacing w:before="0" w:line="240" w:lineRule="auto"/>
              <w:ind w:left="0"/>
              <w:rPr>
                <w:sz w:val="16"/>
                <w:szCs w:val="16"/>
              </w:rPr>
            </w:pPr>
            <w:r w:rsidRPr="00B45171">
              <w:rPr>
                <w:sz w:val="16"/>
                <w:szCs w:val="16"/>
              </w:rPr>
              <w:t>PPG</w:t>
            </w:r>
          </w:p>
        </w:tc>
        <w:tc>
          <w:tcPr>
            <w:tcW w:w="2564" w:type="dxa"/>
            <w:gridSpan w:val="2"/>
            <w:vAlign w:val="center"/>
          </w:tcPr>
          <w:p w14:paraId="5B582077" w14:textId="77777777" w:rsidR="00305C3A" w:rsidRPr="001C52D1" w:rsidRDefault="00305C3A" w:rsidP="00090445">
            <w:pPr>
              <w:autoSpaceDE/>
              <w:autoSpaceDN/>
              <w:adjustRightInd/>
              <w:spacing w:before="0" w:line="240" w:lineRule="auto"/>
              <w:ind w:left="0"/>
              <w:rPr>
                <w:sz w:val="16"/>
                <w:szCs w:val="16"/>
              </w:rPr>
            </w:pPr>
            <w:proofErr w:type="spellStart"/>
            <w:r w:rsidRPr="001C52D1">
              <w:rPr>
                <w:sz w:val="16"/>
                <w:szCs w:val="16"/>
              </w:rPr>
              <w:t>Dimetcote</w:t>
            </w:r>
            <w:proofErr w:type="spellEnd"/>
            <w:r w:rsidRPr="001C52D1">
              <w:rPr>
                <w:sz w:val="16"/>
                <w:szCs w:val="16"/>
              </w:rPr>
              <w:t xml:space="preserve"> 9</w:t>
            </w:r>
            <w:r w:rsidRPr="001C52D1">
              <w:t>/</w:t>
            </w:r>
            <w:proofErr w:type="spellStart"/>
            <w:r w:rsidRPr="001C52D1">
              <w:rPr>
                <w:sz w:val="16"/>
                <w:szCs w:val="16"/>
              </w:rPr>
              <w:t>Sigmazinc</w:t>
            </w:r>
            <w:proofErr w:type="spellEnd"/>
            <w:r w:rsidRPr="001C52D1">
              <w:rPr>
                <w:sz w:val="16"/>
                <w:szCs w:val="16"/>
              </w:rPr>
              <w:t xml:space="preserve"> 9</w:t>
            </w:r>
          </w:p>
        </w:tc>
        <w:tc>
          <w:tcPr>
            <w:tcW w:w="1013" w:type="dxa"/>
            <w:vAlign w:val="center"/>
          </w:tcPr>
          <w:p w14:paraId="5EE262C6" w14:textId="77777777" w:rsidR="00305C3A" w:rsidRPr="00B45171" w:rsidRDefault="00305C3A" w:rsidP="00090445">
            <w:pPr>
              <w:autoSpaceDE/>
              <w:autoSpaceDN/>
              <w:adjustRightInd/>
              <w:spacing w:before="0" w:line="240" w:lineRule="auto"/>
              <w:ind w:left="0"/>
              <w:jc w:val="center"/>
              <w:rPr>
                <w:sz w:val="16"/>
                <w:szCs w:val="16"/>
                <w:lang w:val="ru-RU"/>
              </w:rPr>
            </w:pPr>
            <w:r>
              <w:rPr>
                <w:sz w:val="16"/>
                <w:szCs w:val="16"/>
              </w:rPr>
              <w:t>480</w:t>
            </w:r>
          </w:p>
        </w:tc>
        <w:tc>
          <w:tcPr>
            <w:tcW w:w="1672" w:type="dxa"/>
            <w:vAlign w:val="center"/>
          </w:tcPr>
          <w:p w14:paraId="2DF43533" w14:textId="77777777" w:rsidR="00305C3A" w:rsidRPr="00B45171" w:rsidRDefault="00305C3A" w:rsidP="00090445">
            <w:pPr>
              <w:autoSpaceDE/>
              <w:autoSpaceDN/>
              <w:adjustRightInd/>
              <w:spacing w:before="0" w:line="240" w:lineRule="auto"/>
              <w:ind w:left="0"/>
              <w:jc w:val="center"/>
              <w:rPr>
                <w:sz w:val="16"/>
                <w:szCs w:val="16"/>
                <w:lang w:val="ru-RU"/>
              </w:rPr>
            </w:pPr>
            <w:r w:rsidRPr="00B45171">
              <w:rPr>
                <w:sz w:val="16"/>
                <w:szCs w:val="16"/>
                <w:lang w:val="ru-RU"/>
              </w:rPr>
              <w:t>399°C (750°F)</w:t>
            </w:r>
          </w:p>
        </w:tc>
      </w:tr>
      <w:tr w:rsidR="00305C3A" w:rsidRPr="001D3869" w14:paraId="3FC7C393" w14:textId="77777777" w:rsidTr="00F029EB">
        <w:trPr>
          <w:trHeight w:val="288"/>
          <w:jc w:val="center"/>
        </w:trPr>
        <w:tc>
          <w:tcPr>
            <w:tcW w:w="2252" w:type="dxa"/>
            <w:gridSpan w:val="2"/>
            <w:vMerge/>
            <w:vAlign w:val="center"/>
          </w:tcPr>
          <w:p w14:paraId="659B3C47" w14:textId="77777777" w:rsidR="00305C3A" w:rsidRPr="00B45171" w:rsidRDefault="00305C3A" w:rsidP="00090445">
            <w:pPr>
              <w:rPr>
                <w:b/>
                <w:sz w:val="16"/>
                <w:szCs w:val="16"/>
              </w:rPr>
            </w:pPr>
          </w:p>
        </w:tc>
        <w:tc>
          <w:tcPr>
            <w:tcW w:w="2515" w:type="dxa"/>
            <w:vAlign w:val="center"/>
          </w:tcPr>
          <w:p w14:paraId="0F645C71" w14:textId="77777777" w:rsidR="00305C3A" w:rsidRPr="00B45171" w:rsidRDefault="00305C3A" w:rsidP="00090445">
            <w:pPr>
              <w:autoSpaceDE/>
              <w:autoSpaceDN/>
              <w:adjustRightInd/>
              <w:spacing w:before="0" w:line="240" w:lineRule="auto"/>
              <w:ind w:left="0"/>
              <w:rPr>
                <w:sz w:val="16"/>
                <w:szCs w:val="16"/>
                <w:lang w:val="ru-RU"/>
              </w:rPr>
            </w:pPr>
            <w:proofErr w:type="spellStart"/>
            <w:r w:rsidRPr="00B45171">
              <w:rPr>
                <w:sz w:val="16"/>
                <w:szCs w:val="16"/>
              </w:rPr>
              <w:t>Sher</w:t>
            </w:r>
            <w:r w:rsidRPr="00B45171">
              <w:rPr>
                <w:spacing w:val="-1"/>
                <w:sz w:val="16"/>
                <w:szCs w:val="16"/>
              </w:rPr>
              <w:t>w</w:t>
            </w:r>
            <w:r w:rsidRPr="00B45171">
              <w:rPr>
                <w:spacing w:val="1"/>
                <w:sz w:val="16"/>
                <w:szCs w:val="16"/>
              </w:rPr>
              <w:t>i</w:t>
            </w:r>
            <w:r w:rsidRPr="00B45171">
              <w:rPr>
                <w:sz w:val="16"/>
                <w:szCs w:val="16"/>
              </w:rPr>
              <w:t>nWilliams</w:t>
            </w:r>
            <w:proofErr w:type="spellEnd"/>
            <w:r w:rsidRPr="00B45171">
              <w:rPr>
                <w:sz w:val="16"/>
                <w:szCs w:val="16"/>
              </w:rPr>
              <w:t xml:space="preserve">      </w:t>
            </w:r>
          </w:p>
        </w:tc>
        <w:tc>
          <w:tcPr>
            <w:tcW w:w="2564" w:type="dxa"/>
            <w:gridSpan w:val="2"/>
            <w:vAlign w:val="center"/>
          </w:tcPr>
          <w:p w14:paraId="183B1D11" w14:textId="77777777" w:rsidR="00305C3A" w:rsidRPr="001C52D1" w:rsidRDefault="00305C3A" w:rsidP="00090445">
            <w:pPr>
              <w:autoSpaceDE/>
              <w:autoSpaceDN/>
              <w:adjustRightInd/>
              <w:spacing w:before="0" w:line="240" w:lineRule="auto"/>
              <w:ind w:left="0"/>
              <w:rPr>
                <w:sz w:val="16"/>
                <w:szCs w:val="16"/>
              </w:rPr>
            </w:pPr>
            <w:proofErr w:type="spellStart"/>
            <w:r w:rsidRPr="001C52D1">
              <w:rPr>
                <w:sz w:val="16"/>
                <w:szCs w:val="16"/>
              </w:rPr>
              <w:t>ZincCladIISeri</w:t>
            </w:r>
            <w:r w:rsidRPr="001C52D1">
              <w:rPr>
                <w:spacing w:val="1"/>
                <w:sz w:val="16"/>
                <w:szCs w:val="16"/>
              </w:rPr>
              <w:t>e</w:t>
            </w:r>
            <w:r w:rsidRPr="001C52D1">
              <w:rPr>
                <w:sz w:val="16"/>
                <w:szCs w:val="16"/>
              </w:rPr>
              <w:t>s</w:t>
            </w:r>
            <w:proofErr w:type="spellEnd"/>
          </w:p>
        </w:tc>
        <w:tc>
          <w:tcPr>
            <w:tcW w:w="1013" w:type="dxa"/>
            <w:vAlign w:val="center"/>
          </w:tcPr>
          <w:p w14:paraId="2ED6C9A1" w14:textId="77777777" w:rsidR="00305C3A" w:rsidRPr="00B45171" w:rsidRDefault="00305C3A" w:rsidP="00090445">
            <w:pPr>
              <w:autoSpaceDE/>
              <w:autoSpaceDN/>
              <w:adjustRightInd/>
              <w:spacing w:before="0" w:line="240" w:lineRule="auto"/>
              <w:ind w:left="0"/>
              <w:jc w:val="center"/>
              <w:rPr>
                <w:sz w:val="16"/>
                <w:szCs w:val="16"/>
                <w:lang w:val="ru-RU"/>
              </w:rPr>
            </w:pPr>
            <w:r w:rsidRPr="00B45171">
              <w:rPr>
                <w:sz w:val="16"/>
                <w:szCs w:val="16"/>
                <w:lang w:val="ru-RU"/>
              </w:rPr>
              <w:t>320-500</w:t>
            </w:r>
          </w:p>
        </w:tc>
        <w:tc>
          <w:tcPr>
            <w:tcW w:w="1672" w:type="dxa"/>
            <w:vAlign w:val="center"/>
          </w:tcPr>
          <w:p w14:paraId="0101DEAA" w14:textId="77777777" w:rsidR="00305C3A" w:rsidRPr="00B45171" w:rsidRDefault="00305C3A" w:rsidP="00090445">
            <w:pPr>
              <w:autoSpaceDE/>
              <w:autoSpaceDN/>
              <w:adjustRightInd/>
              <w:spacing w:before="0" w:line="240" w:lineRule="auto"/>
              <w:ind w:left="0"/>
              <w:jc w:val="center"/>
              <w:rPr>
                <w:sz w:val="16"/>
                <w:szCs w:val="16"/>
                <w:lang w:val="ru-RU"/>
              </w:rPr>
            </w:pPr>
            <w:r w:rsidRPr="00B45171">
              <w:rPr>
                <w:sz w:val="16"/>
                <w:szCs w:val="16"/>
                <w:lang w:val="ru-RU"/>
              </w:rPr>
              <w:t>399°C (750°F)</w:t>
            </w:r>
          </w:p>
        </w:tc>
      </w:tr>
      <w:tr w:rsidR="00300D29" w:rsidRPr="00C76656" w14:paraId="3CBD3BB4" w14:textId="77777777" w:rsidTr="00F029EB">
        <w:trPr>
          <w:trHeight w:val="288"/>
          <w:jc w:val="center"/>
        </w:trPr>
        <w:tc>
          <w:tcPr>
            <w:tcW w:w="2252" w:type="dxa"/>
            <w:gridSpan w:val="2"/>
            <w:tcBorders>
              <w:bottom w:val="single" w:sz="12" w:space="0" w:color="auto"/>
            </w:tcBorders>
            <w:vAlign w:val="center"/>
          </w:tcPr>
          <w:p w14:paraId="6DA6B17F" w14:textId="3EE25C6B" w:rsidR="00300D29" w:rsidRPr="00305C3A" w:rsidRDefault="00300D29" w:rsidP="00090445">
            <w:pPr>
              <w:rPr>
                <w:i/>
                <w:sz w:val="14"/>
                <w:szCs w:val="14"/>
                <w:lang w:val="ru-RU"/>
              </w:rPr>
            </w:pPr>
          </w:p>
        </w:tc>
        <w:tc>
          <w:tcPr>
            <w:tcW w:w="7764" w:type="dxa"/>
            <w:gridSpan w:val="5"/>
            <w:tcBorders>
              <w:bottom w:val="single" w:sz="12" w:space="0" w:color="auto"/>
            </w:tcBorders>
            <w:vAlign w:val="center"/>
          </w:tcPr>
          <w:p w14:paraId="2EF44B4D" w14:textId="77777777" w:rsidR="00300D29" w:rsidRPr="001C52D1" w:rsidRDefault="00300D29" w:rsidP="00090445">
            <w:pPr>
              <w:autoSpaceDE/>
              <w:autoSpaceDN/>
              <w:adjustRightInd/>
              <w:spacing w:before="0" w:line="240" w:lineRule="auto"/>
              <w:ind w:left="0"/>
              <w:rPr>
                <w:i/>
                <w:color w:val="auto"/>
                <w:sz w:val="14"/>
                <w:szCs w:val="24"/>
                <w:lang w:val="ru-RU"/>
              </w:rPr>
            </w:pPr>
            <w:r w:rsidRPr="001C52D1">
              <w:rPr>
                <w:i/>
                <w:color w:val="auto"/>
                <w:sz w:val="14"/>
                <w:szCs w:val="24"/>
                <w:lang w:val="ru-RU"/>
              </w:rPr>
              <w:t>При нанесении перемешивать неорганический силикат цинка в миксере</w:t>
            </w:r>
          </w:p>
          <w:p w14:paraId="6CF98DAE" w14:textId="77777777" w:rsidR="00F76F9A" w:rsidRPr="001C52D1" w:rsidRDefault="00F76F9A" w:rsidP="00F76F9A">
            <w:pPr>
              <w:autoSpaceDE/>
              <w:autoSpaceDN/>
              <w:adjustRightInd/>
              <w:spacing w:before="0" w:line="240" w:lineRule="auto"/>
              <w:ind w:left="0"/>
              <w:rPr>
                <w:i/>
                <w:sz w:val="14"/>
                <w:szCs w:val="14"/>
                <w:lang w:val="ru-RU"/>
              </w:rPr>
            </w:pPr>
            <w:r w:rsidRPr="001C52D1">
              <w:rPr>
                <w:i/>
                <w:color w:val="auto"/>
                <w:sz w:val="14"/>
                <w:szCs w:val="24"/>
                <w:lang w:val="ru-RU"/>
              </w:rPr>
              <w:t>**</w:t>
            </w:r>
            <w:proofErr w:type="spellStart"/>
            <w:r w:rsidRPr="001C52D1">
              <w:rPr>
                <w:i/>
                <w:sz w:val="14"/>
                <w:szCs w:val="14"/>
              </w:rPr>
              <w:t>Endcor</w:t>
            </w:r>
            <w:proofErr w:type="spellEnd"/>
            <w:r w:rsidRPr="001C52D1">
              <w:rPr>
                <w:i/>
                <w:sz w:val="14"/>
                <w:szCs w:val="14"/>
                <w:lang w:val="ru-RU"/>
              </w:rPr>
              <w:t xml:space="preserve"> 835 и </w:t>
            </w:r>
            <w:proofErr w:type="spellStart"/>
            <w:r w:rsidRPr="001C52D1">
              <w:rPr>
                <w:i/>
                <w:sz w:val="14"/>
                <w:szCs w:val="14"/>
              </w:rPr>
              <w:t>Thurmalox</w:t>
            </w:r>
            <w:proofErr w:type="spellEnd"/>
            <w:r w:rsidRPr="001C52D1">
              <w:rPr>
                <w:i/>
                <w:sz w:val="14"/>
                <w:szCs w:val="14"/>
                <w:lang w:val="ru-RU"/>
              </w:rPr>
              <w:t xml:space="preserve"> 837могут быть сверху покрыты либо</w:t>
            </w:r>
            <w:proofErr w:type="spellStart"/>
            <w:r w:rsidRPr="001C52D1">
              <w:rPr>
                <w:i/>
                <w:sz w:val="14"/>
                <w:szCs w:val="14"/>
              </w:rPr>
              <w:t>Thurmalox</w:t>
            </w:r>
            <w:proofErr w:type="spellEnd"/>
            <w:r w:rsidRPr="001C52D1">
              <w:rPr>
                <w:i/>
                <w:sz w:val="14"/>
                <w:szCs w:val="14"/>
                <w:lang w:val="ru-RU"/>
              </w:rPr>
              <w:t xml:space="preserve"> 200/200</w:t>
            </w:r>
            <w:r w:rsidRPr="001C52D1">
              <w:rPr>
                <w:i/>
                <w:sz w:val="14"/>
                <w:szCs w:val="14"/>
              </w:rPr>
              <w:t>C</w:t>
            </w:r>
            <w:r w:rsidRPr="001C52D1">
              <w:rPr>
                <w:i/>
                <w:sz w:val="14"/>
                <w:szCs w:val="14"/>
                <w:lang w:val="ru-RU"/>
              </w:rPr>
              <w:t>или 260/260</w:t>
            </w:r>
            <w:r w:rsidRPr="001C52D1">
              <w:rPr>
                <w:i/>
                <w:sz w:val="14"/>
                <w:szCs w:val="14"/>
              </w:rPr>
              <w:t>C</w:t>
            </w:r>
            <w:r w:rsidRPr="001C52D1">
              <w:rPr>
                <w:i/>
                <w:sz w:val="14"/>
                <w:szCs w:val="14"/>
                <w:lang w:val="ru-RU"/>
              </w:rPr>
              <w:t>.</w:t>
            </w:r>
          </w:p>
        </w:tc>
      </w:tr>
      <w:tr w:rsidR="00310579" w:rsidRPr="001D3869" w14:paraId="5C643C27" w14:textId="77777777" w:rsidTr="00F029EB">
        <w:trPr>
          <w:trHeight w:val="288"/>
          <w:jc w:val="center"/>
        </w:trPr>
        <w:tc>
          <w:tcPr>
            <w:tcW w:w="2252" w:type="dxa"/>
            <w:gridSpan w:val="2"/>
            <w:vMerge w:val="restart"/>
            <w:tcBorders>
              <w:top w:val="single" w:sz="12" w:space="0" w:color="auto"/>
            </w:tcBorders>
            <w:vAlign w:val="center"/>
          </w:tcPr>
          <w:p w14:paraId="42A84D05" w14:textId="77777777" w:rsidR="00310579" w:rsidRPr="003023B7" w:rsidRDefault="00310579" w:rsidP="00090445">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515" w:type="dxa"/>
            <w:tcBorders>
              <w:top w:val="single" w:sz="12" w:space="0" w:color="auto"/>
            </w:tcBorders>
            <w:vAlign w:val="center"/>
          </w:tcPr>
          <w:p w14:paraId="4D9F907B" w14:textId="77777777" w:rsidR="00310579" w:rsidRPr="00761469" w:rsidRDefault="00310579" w:rsidP="00090445">
            <w:pPr>
              <w:autoSpaceDE/>
              <w:autoSpaceDN/>
              <w:adjustRightInd/>
              <w:spacing w:before="0" w:line="240" w:lineRule="auto"/>
              <w:ind w:left="0"/>
              <w:rPr>
                <w:sz w:val="16"/>
                <w:szCs w:val="16"/>
              </w:rPr>
            </w:pPr>
            <w:r w:rsidRPr="00761469">
              <w:rPr>
                <w:sz w:val="16"/>
                <w:szCs w:val="16"/>
              </w:rPr>
              <w:t>Carboline</w:t>
            </w:r>
          </w:p>
        </w:tc>
        <w:tc>
          <w:tcPr>
            <w:tcW w:w="2564" w:type="dxa"/>
            <w:gridSpan w:val="2"/>
            <w:tcBorders>
              <w:top w:val="single" w:sz="12" w:space="0" w:color="auto"/>
            </w:tcBorders>
            <w:vAlign w:val="center"/>
          </w:tcPr>
          <w:p w14:paraId="7D76AC73" w14:textId="77777777" w:rsidR="00310579" w:rsidRPr="001C52D1" w:rsidRDefault="00310579" w:rsidP="00090445">
            <w:pPr>
              <w:autoSpaceDE/>
              <w:autoSpaceDN/>
              <w:adjustRightInd/>
              <w:spacing w:before="0" w:line="240" w:lineRule="auto"/>
              <w:ind w:left="0"/>
              <w:jc w:val="both"/>
              <w:rPr>
                <w:sz w:val="16"/>
                <w:szCs w:val="16"/>
                <w:lang w:val="ru-RU"/>
              </w:rPr>
            </w:pPr>
            <w:r w:rsidRPr="001C52D1">
              <w:rPr>
                <w:sz w:val="16"/>
                <w:szCs w:val="16"/>
                <w:lang w:val="ru-RU"/>
              </w:rPr>
              <w:t>Thermaline 4900 Series</w:t>
            </w:r>
          </w:p>
        </w:tc>
        <w:tc>
          <w:tcPr>
            <w:tcW w:w="1013" w:type="dxa"/>
            <w:tcBorders>
              <w:top w:val="single" w:sz="12" w:space="0" w:color="auto"/>
            </w:tcBorders>
            <w:vAlign w:val="center"/>
          </w:tcPr>
          <w:p w14:paraId="4CC2BBF3" w14:textId="77777777" w:rsidR="00310579" w:rsidRPr="00761469" w:rsidRDefault="00310579" w:rsidP="00090445">
            <w:pPr>
              <w:autoSpaceDE/>
              <w:autoSpaceDN/>
              <w:adjustRightInd/>
              <w:spacing w:before="0" w:line="240" w:lineRule="auto"/>
              <w:ind w:left="-87"/>
              <w:jc w:val="center"/>
              <w:rPr>
                <w:sz w:val="16"/>
                <w:szCs w:val="16"/>
              </w:rPr>
            </w:pPr>
            <w:r w:rsidRPr="00761469">
              <w:rPr>
                <w:sz w:val="16"/>
                <w:szCs w:val="16"/>
              </w:rPr>
              <w:t>324–564</w:t>
            </w:r>
          </w:p>
        </w:tc>
        <w:tc>
          <w:tcPr>
            <w:tcW w:w="1672" w:type="dxa"/>
            <w:tcBorders>
              <w:top w:val="single" w:sz="12" w:space="0" w:color="auto"/>
            </w:tcBorders>
            <w:vAlign w:val="center"/>
          </w:tcPr>
          <w:p w14:paraId="65B14300" w14:textId="77777777" w:rsidR="00310579" w:rsidRPr="00761469" w:rsidRDefault="00310579" w:rsidP="00090445">
            <w:pPr>
              <w:autoSpaceDE/>
              <w:autoSpaceDN/>
              <w:adjustRightInd/>
              <w:spacing w:before="0" w:line="240" w:lineRule="auto"/>
              <w:ind w:left="0"/>
              <w:jc w:val="center"/>
              <w:rPr>
                <w:sz w:val="16"/>
                <w:szCs w:val="16"/>
              </w:rPr>
            </w:pPr>
            <w:r w:rsidRPr="00761469">
              <w:rPr>
                <w:sz w:val="16"/>
                <w:szCs w:val="16"/>
                <w:lang w:val="ru-RU"/>
              </w:rPr>
              <w:t>232°C (450°F)</w:t>
            </w:r>
          </w:p>
        </w:tc>
      </w:tr>
      <w:tr w:rsidR="00310579" w:rsidRPr="001D3869" w14:paraId="663AD4A3" w14:textId="77777777" w:rsidTr="00F029EB">
        <w:trPr>
          <w:trHeight w:val="288"/>
          <w:jc w:val="center"/>
        </w:trPr>
        <w:tc>
          <w:tcPr>
            <w:tcW w:w="2252" w:type="dxa"/>
            <w:gridSpan w:val="2"/>
            <w:vMerge/>
            <w:vAlign w:val="center"/>
          </w:tcPr>
          <w:p w14:paraId="0C648641" w14:textId="675877CA" w:rsidR="00310579" w:rsidRPr="003023B7" w:rsidRDefault="00310579" w:rsidP="00090445">
            <w:pPr>
              <w:autoSpaceDE/>
              <w:autoSpaceDN/>
              <w:adjustRightInd/>
              <w:spacing w:before="0" w:line="240" w:lineRule="auto"/>
              <w:ind w:left="0"/>
              <w:rPr>
                <w:b/>
                <w:color w:val="auto"/>
                <w:sz w:val="16"/>
                <w:szCs w:val="24"/>
                <w:lang w:val="ru-RU"/>
              </w:rPr>
            </w:pPr>
          </w:p>
        </w:tc>
        <w:tc>
          <w:tcPr>
            <w:tcW w:w="2515" w:type="dxa"/>
            <w:vAlign w:val="center"/>
          </w:tcPr>
          <w:p w14:paraId="077F162D" w14:textId="77777777" w:rsidR="00310579" w:rsidRPr="00761469" w:rsidRDefault="00310579" w:rsidP="00090445">
            <w:pPr>
              <w:autoSpaceDE/>
              <w:autoSpaceDN/>
              <w:adjustRightInd/>
              <w:spacing w:before="0" w:line="240" w:lineRule="auto"/>
              <w:ind w:left="0"/>
              <w:rPr>
                <w:sz w:val="16"/>
                <w:szCs w:val="16"/>
                <w:lang w:val="ru-RU"/>
              </w:rPr>
            </w:pPr>
            <w:proofErr w:type="spellStart"/>
            <w:proofErr w:type="gramStart"/>
            <w:r w:rsidRPr="00761469">
              <w:rPr>
                <w:position w:val="-1"/>
                <w:sz w:val="16"/>
                <w:szCs w:val="16"/>
              </w:rPr>
              <w:t>Dampn</w:t>
            </w:r>
            <w:r w:rsidRPr="00761469">
              <w:rPr>
                <w:spacing w:val="1"/>
                <w:position w:val="-1"/>
                <w:sz w:val="16"/>
                <w:szCs w:val="16"/>
              </w:rPr>
              <w:t>e</w:t>
            </w:r>
            <w:r w:rsidRPr="00761469">
              <w:rPr>
                <w:position w:val="-1"/>
                <w:sz w:val="16"/>
                <w:szCs w:val="16"/>
              </w:rPr>
              <w:t>yCom</w:t>
            </w:r>
            <w:r w:rsidRPr="00761469">
              <w:rPr>
                <w:spacing w:val="1"/>
                <w:position w:val="-1"/>
                <w:sz w:val="16"/>
                <w:szCs w:val="16"/>
              </w:rPr>
              <w:t>p</w:t>
            </w:r>
            <w:r w:rsidRPr="00761469">
              <w:rPr>
                <w:position w:val="-1"/>
                <w:sz w:val="16"/>
                <w:szCs w:val="16"/>
              </w:rPr>
              <w:t>a</w:t>
            </w:r>
            <w:r w:rsidRPr="00761469">
              <w:rPr>
                <w:spacing w:val="1"/>
                <w:position w:val="-1"/>
                <w:sz w:val="16"/>
                <w:szCs w:val="16"/>
              </w:rPr>
              <w:t>n</w:t>
            </w:r>
            <w:r w:rsidRPr="00761469">
              <w:rPr>
                <w:spacing w:val="-2"/>
                <w:position w:val="-1"/>
                <w:sz w:val="16"/>
                <w:szCs w:val="16"/>
              </w:rPr>
              <w:t>y</w:t>
            </w:r>
            <w:r w:rsidRPr="00761469">
              <w:rPr>
                <w:position w:val="-1"/>
                <w:sz w:val="16"/>
                <w:szCs w:val="16"/>
              </w:rPr>
              <w:t>,Inc</w:t>
            </w:r>
            <w:proofErr w:type="spellEnd"/>
            <w:proofErr w:type="gramEnd"/>
          </w:p>
        </w:tc>
        <w:tc>
          <w:tcPr>
            <w:tcW w:w="2564" w:type="dxa"/>
            <w:gridSpan w:val="2"/>
            <w:vAlign w:val="center"/>
          </w:tcPr>
          <w:p w14:paraId="3182766B" w14:textId="77777777" w:rsidR="00310579" w:rsidRPr="001C52D1" w:rsidRDefault="00310579" w:rsidP="00090445">
            <w:pPr>
              <w:autoSpaceDE/>
              <w:autoSpaceDN/>
              <w:adjustRightInd/>
              <w:spacing w:before="0" w:line="240" w:lineRule="auto"/>
              <w:ind w:left="0"/>
              <w:jc w:val="both"/>
              <w:rPr>
                <w:sz w:val="16"/>
                <w:szCs w:val="16"/>
                <w:lang w:val="ru-RU"/>
              </w:rPr>
            </w:pPr>
            <w:proofErr w:type="spellStart"/>
            <w:r w:rsidRPr="001C52D1">
              <w:rPr>
                <w:position w:val="-1"/>
                <w:sz w:val="16"/>
                <w:szCs w:val="16"/>
              </w:rPr>
              <w:t>Thurmal</w:t>
            </w:r>
            <w:r w:rsidRPr="001C52D1">
              <w:rPr>
                <w:spacing w:val="1"/>
                <w:position w:val="-1"/>
                <w:sz w:val="16"/>
                <w:szCs w:val="16"/>
              </w:rPr>
              <w:t>o</w:t>
            </w:r>
            <w:r w:rsidRPr="001C52D1">
              <w:rPr>
                <w:position w:val="-1"/>
                <w:sz w:val="16"/>
                <w:szCs w:val="16"/>
              </w:rPr>
              <w:t>x</w:t>
            </w:r>
            <w:proofErr w:type="spellEnd"/>
            <w:r w:rsidRPr="001C52D1">
              <w:rPr>
                <w:position w:val="-1"/>
                <w:sz w:val="16"/>
                <w:szCs w:val="16"/>
                <w:lang w:val="ru-RU"/>
              </w:rPr>
              <w:t xml:space="preserve"> </w:t>
            </w:r>
            <w:r w:rsidRPr="001C52D1">
              <w:rPr>
                <w:spacing w:val="-8"/>
                <w:position w:val="-1"/>
                <w:sz w:val="16"/>
                <w:szCs w:val="16"/>
              </w:rPr>
              <w:t>260</w:t>
            </w:r>
            <w:r w:rsidRPr="001C52D1">
              <w:rPr>
                <w:spacing w:val="-1"/>
                <w:position w:val="-1"/>
                <w:sz w:val="16"/>
                <w:szCs w:val="16"/>
              </w:rPr>
              <w:t>/</w:t>
            </w:r>
            <w:r w:rsidRPr="001C52D1">
              <w:rPr>
                <w:position w:val="-1"/>
                <w:sz w:val="16"/>
                <w:szCs w:val="16"/>
              </w:rPr>
              <w:t>26</w:t>
            </w:r>
            <w:r w:rsidRPr="001C52D1">
              <w:rPr>
                <w:spacing w:val="1"/>
                <w:position w:val="-1"/>
                <w:sz w:val="16"/>
                <w:szCs w:val="16"/>
              </w:rPr>
              <w:t>0</w:t>
            </w:r>
            <w:r w:rsidRPr="001C52D1">
              <w:rPr>
                <w:position w:val="-1"/>
                <w:sz w:val="16"/>
                <w:szCs w:val="16"/>
              </w:rPr>
              <w:t>C</w:t>
            </w:r>
            <w:r w:rsidRPr="001C52D1">
              <w:rPr>
                <w:position w:val="-1"/>
                <w:sz w:val="16"/>
                <w:szCs w:val="16"/>
                <w:lang w:val="ru-RU"/>
              </w:rPr>
              <w:t xml:space="preserve"> </w:t>
            </w:r>
            <w:r w:rsidRPr="001C52D1">
              <w:rPr>
                <w:position w:val="-1"/>
                <w:sz w:val="16"/>
                <w:szCs w:val="16"/>
              </w:rPr>
              <w:t>or</w:t>
            </w:r>
            <w:r w:rsidRPr="001C52D1">
              <w:rPr>
                <w:position w:val="-1"/>
                <w:sz w:val="16"/>
                <w:szCs w:val="16"/>
                <w:lang w:val="ru-RU"/>
              </w:rPr>
              <w:t xml:space="preserve"> </w:t>
            </w:r>
            <w:r w:rsidRPr="001C52D1">
              <w:rPr>
                <w:spacing w:val="-1"/>
                <w:position w:val="-1"/>
                <w:sz w:val="16"/>
                <w:szCs w:val="16"/>
              </w:rPr>
              <w:t>200/</w:t>
            </w:r>
            <w:r w:rsidRPr="001C52D1">
              <w:rPr>
                <w:position w:val="-1"/>
                <w:sz w:val="16"/>
                <w:szCs w:val="16"/>
              </w:rPr>
              <w:t>200C</w:t>
            </w:r>
          </w:p>
        </w:tc>
        <w:tc>
          <w:tcPr>
            <w:tcW w:w="1013" w:type="dxa"/>
            <w:vAlign w:val="center"/>
          </w:tcPr>
          <w:p w14:paraId="7505B7F1" w14:textId="59F981DE" w:rsidR="00310579" w:rsidRPr="00761469" w:rsidRDefault="00310579" w:rsidP="00090445">
            <w:pPr>
              <w:autoSpaceDE/>
              <w:autoSpaceDN/>
              <w:adjustRightInd/>
              <w:spacing w:before="0" w:line="240" w:lineRule="auto"/>
              <w:ind w:left="-87"/>
              <w:jc w:val="center"/>
              <w:rPr>
                <w:sz w:val="16"/>
                <w:szCs w:val="16"/>
                <w:lang w:val="ru-RU"/>
              </w:rPr>
            </w:pPr>
            <w:r>
              <w:rPr>
                <w:sz w:val="16"/>
                <w:szCs w:val="16"/>
                <w:lang w:val="ru-RU"/>
              </w:rPr>
              <w:t>281-522</w:t>
            </w:r>
          </w:p>
        </w:tc>
        <w:tc>
          <w:tcPr>
            <w:tcW w:w="1672" w:type="dxa"/>
            <w:vAlign w:val="center"/>
          </w:tcPr>
          <w:p w14:paraId="776E86EB" w14:textId="77777777" w:rsidR="00310579" w:rsidRPr="00761469" w:rsidRDefault="00310579" w:rsidP="00090445">
            <w:pPr>
              <w:autoSpaceDE/>
              <w:autoSpaceDN/>
              <w:adjustRightInd/>
              <w:spacing w:before="0" w:line="240" w:lineRule="auto"/>
              <w:ind w:left="0"/>
              <w:jc w:val="center"/>
              <w:rPr>
                <w:sz w:val="16"/>
                <w:szCs w:val="16"/>
              </w:rPr>
            </w:pPr>
            <w:r w:rsidRPr="00761469">
              <w:rPr>
                <w:sz w:val="16"/>
                <w:szCs w:val="16"/>
                <w:lang w:val="ru-RU"/>
              </w:rPr>
              <w:t>260°C (500°F)</w:t>
            </w:r>
          </w:p>
        </w:tc>
      </w:tr>
      <w:tr w:rsidR="00300D29" w:rsidRPr="001D3869" w14:paraId="0B944358" w14:textId="77777777" w:rsidTr="00F029EB">
        <w:trPr>
          <w:trHeight w:val="288"/>
          <w:jc w:val="center"/>
        </w:trPr>
        <w:tc>
          <w:tcPr>
            <w:tcW w:w="2252" w:type="dxa"/>
            <w:gridSpan w:val="2"/>
            <w:vMerge w:val="restart"/>
            <w:vAlign w:val="center"/>
          </w:tcPr>
          <w:p w14:paraId="79FC6760" w14:textId="38AFE42A" w:rsidR="00300D29" w:rsidRPr="00AC483C" w:rsidRDefault="00310579" w:rsidP="00090445">
            <w:pPr>
              <w:autoSpaceDE/>
              <w:autoSpaceDN/>
              <w:adjustRightInd/>
              <w:spacing w:before="0" w:line="240" w:lineRule="auto"/>
              <w:ind w:left="0"/>
              <w:rPr>
                <w:b/>
                <w:color w:val="auto"/>
                <w:sz w:val="16"/>
                <w:szCs w:val="24"/>
                <w:lang w:val="ru-RU"/>
              </w:rPr>
            </w:pPr>
            <w:r w:rsidRPr="003023B7">
              <w:rPr>
                <w:b/>
                <w:color w:val="auto"/>
                <w:sz w:val="16"/>
                <w:szCs w:val="24"/>
                <w:lang w:val="ru-RU"/>
              </w:rPr>
              <w:t>Акрил-силиконовое</w:t>
            </w:r>
          </w:p>
        </w:tc>
        <w:tc>
          <w:tcPr>
            <w:tcW w:w="2515" w:type="dxa"/>
            <w:vAlign w:val="center"/>
          </w:tcPr>
          <w:p w14:paraId="6316B8DF" w14:textId="77777777" w:rsidR="00300D29" w:rsidRPr="00761469" w:rsidRDefault="00300D29" w:rsidP="00090445">
            <w:pPr>
              <w:autoSpaceDE/>
              <w:autoSpaceDN/>
              <w:adjustRightInd/>
              <w:spacing w:before="0" w:line="240" w:lineRule="auto"/>
              <w:ind w:left="0"/>
              <w:rPr>
                <w:sz w:val="16"/>
                <w:szCs w:val="16"/>
              </w:rPr>
            </w:pPr>
            <w:proofErr w:type="spellStart"/>
            <w:proofErr w:type="gramStart"/>
            <w:r w:rsidRPr="00761469">
              <w:rPr>
                <w:sz w:val="16"/>
                <w:szCs w:val="16"/>
              </w:rPr>
              <w:t>HempelCoatings</w:t>
            </w:r>
            <w:proofErr w:type="spellEnd"/>
            <w:r w:rsidRPr="00761469">
              <w:rPr>
                <w:sz w:val="16"/>
                <w:szCs w:val="16"/>
              </w:rPr>
              <w:t>(</w:t>
            </w:r>
            <w:proofErr w:type="gramEnd"/>
            <w:r w:rsidRPr="00761469">
              <w:rPr>
                <w:sz w:val="16"/>
                <w:szCs w:val="16"/>
              </w:rPr>
              <w:t>USA</w:t>
            </w:r>
            <w:proofErr w:type="gramStart"/>
            <w:r w:rsidRPr="00761469">
              <w:rPr>
                <w:sz w:val="16"/>
                <w:szCs w:val="16"/>
              </w:rPr>
              <w:t>),Inc</w:t>
            </w:r>
            <w:proofErr w:type="gramEnd"/>
          </w:p>
        </w:tc>
        <w:tc>
          <w:tcPr>
            <w:tcW w:w="2564" w:type="dxa"/>
            <w:gridSpan w:val="2"/>
            <w:vAlign w:val="center"/>
          </w:tcPr>
          <w:p w14:paraId="79BF2B89" w14:textId="77777777" w:rsidR="00300D29" w:rsidRPr="001C52D1" w:rsidRDefault="00300D29" w:rsidP="00090445">
            <w:pPr>
              <w:autoSpaceDE/>
              <w:autoSpaceDN/>
              <w:adjustRightInd/>
              <w:spacing w:before="0" w:line="240" w:lineRule="auto"/>
              <w:ind w:left="0"/>
              <w:jc w:val="both"/>
              <w:rPr>
                <w:sz w:val="16"/>
                <w:szCs w:val="16"/>
              </w:rPr>
            </w:pPr>
            <w:r w:rsidRPr="001C52D1">
              <w:rPr>
                <w:sz w:val="16"/>
                <w:szCs w:val="16"/>
              </w:rPr>
              <w:t>Silicone</w:t>
            </w:r>
            <w:r w:rsidR="00490FDD" w:rsidRPr="001C52D1">
              <w:rPr>
                <w:sz w:val="16"/>
                <w:szCs w:val="16"/>
                <w:lang w:val="ru-RU"/>
              </w:rPr>
              <w:t xml:space="preserve"> </w:t>
            </w:r>
            <w:r w:rsidRPr="001C52D1">
              <w:rPr>
                <w:sz w:val="16"/>
                <w:szCs w:val="16"/>
              </w:rPr>
              <w:t>ac</w:t>
            </w:r>
            <w:r w:rsidRPr="001C52D1">
              <w:rPr>
                <w:spacing w:val="1"/>
                <w:sz w:val="16"/>
                <w:szCs w:val="16"/>
              </w:rPr>
              <w:t>r</w:t>
            </w:r>
            <w:r w:rsidRPr="001C52D1">
              <w:rPr>
                <w:spacing w:val="-2"/>
                <w:sz w:val="16"/>
                <w:szCs w:val="16"/>
              </w:rPr>
              <w:t>y</w:t>
            </w:r>
            <w:r w:rsidRPr="001C52D1">
              <w:rPr>
                <w:sz w:val="16"/>
                <w:szCs w:val="16"/>
              </w:rPr>
              <w:t>lic</w:t>
            </w:r>
            <w:r w:rsidR="00490FDD" w:rsidRPr="001C52D1">
              <w:rPr>
                <w:sz w:val="16"/>
                <w:szCs w:val="16"/>
                <w:lang w:val="ru-RU"/>
              </w:rPr>
              <w:t xml:space="preserve"> </w:t>
            </w:r>
            <w:r w:rsidRPr="001C52D1">
              <w:rPr>
                <w:sz w:val="16"/>
                <w:szCs w:val="16"/>
              </w:rPr>
              <w:t>56940</w:t>
            </w:r>
          </w:p>
        </w:tc>
        <w:tc>
          <w:tcPr>
            <w:tcW w:w="1013" w:type="dxa"/>
            <w:vAlign w:val="center"/>
          </w:tcPr>
          <w:p w14:paraId="35F60F85" w14:textId="77777777" w:rsidR="00300D29" w:rsidRPr="00761469" w:rsidRDefault="00300D29" w:rsidP="00090445">
            <w:pPr>
              <w:autoSpaceDE/>
              <w:autoSpaceDN/>
              <w:adjustRightInd/>
              <w:spacing w:before="0" w:line="240" w:lineRule="auto"/>
              <w:ind w:left="-87"/>
              <w:jc w:val="center"/>
              <w:rPr>
                <w:sz w:val="16"/>
                <w:szCs w:val="16"/>
                <w:lang w:val="ru-RU"/>
              </w:rPr>
            </w:pPr>
            <w:r w:rsidRPr="00761469">
              <w:rPr>
                <w:sz w:val="16"/>
                <w:szCs w:val="16"/>
                <w:lang w:val="ru-RU"/>
              </w:rPr>
              <w:t>600</w:t>
            </w:r>
          </w:p>
        </w:tc>
        <w:tc>
          <w:tcPr>
            <w:tcW w:w="1672" w:type="dxa"/>
            <w:vAlign w:val="center"/>
          </w:tcPr>
          <w:p w14:paraId="3BBE38C2" w14:textId="77777777" w:rsidR="00300D29" w:rsidRPr="00761469" w:rsidRDefault="00300D29" w:rsidP="00090445">
            <w:pPr>
              <w:autoSpaceDE/>
              <w:autoSpaceDN/>
              <w:adjustRightInd/>
              <w:spacing w:before="0" w:line="240" w:lineRule="auto"/>
              <w:ind w:left="0"/>
              <w:jc w:val="center"/>
              <w:rPr>
                <w:sz w:val="16"/>
                <w:szCs w:val="16"/>
              </w:rPr>
            </w:pPr>
            <w:r w:rsidRPr="00761469">
              <w:rPr>
                <w:sz w:val="16"/>
                <w:szCs w:val="16"/>
                <w:lang w:val="ru-RU"/>
              </w:rPr>
              <w:t>400°C (752°F)</w:t>
            </w:r>
          </w:p>
        </w:tc>
      </w:tr>
      <w:tr w:rsidR="00300D29" w:rsidRPr="001D3869" w14:paraId="0ED6C227" w14:textId="77777777" w:rsidTr="00F029EB">
        <w:trPr>
          <w:trHeight w:val="288"/>
          <w:jc w:val="center"/>
        </w:trPr>
        <w:tc>
          <w:tcPr>
            <w:tcW w:w="2252" w:type="dxa"/>
            <w:gridSpan w:val="2"/>
            <w:vMerge/>
            <w:vAlign w:val="center"/>
          </w:tcPr>
          <w:p w14:paraId="51E84AC7" w14:textId="77777777" w:rsidR="00300D29" w:rsidRPr="00761469" w:rsidRDefault="00300D29" w:rsidP="00090445">
            <w:pPr>
              <w:jc w:val="center"/>
              <w:rPr>
                <w:b/>
                <w:sz w:val="16"/>
                <w:szCs w:val="16"/>
              </w:rPr>
            </w:pPr>
          </w:p>
        </w:tc>
        <w:tc>
          <w:tcPr>
            <w:tcW w:w="2515" w:type="dxa"/>
            <w:vAlign w:val="center"/>
          </w:tcPr>
          <w:p w14:paraId="57899CE4" w14:textId="77777777" w:rsidR="00300D29" w:rsidRPr="00761469" w:rsidRDefault="00300D29" w:rsidP="00090445">
            <w:pPr>
              <w:autoSpaceDE/>
              <w:autoSpaceDN/>
              <w:adjustRightInd/>
              <w:spacing w:before="0" w:line="240" w:lineRule="auto"/>
              <w:ind w:left="0"/>
              <w:rPr>
                <w:sz w:val="16"/>
                <w:szCs w:val="16"/>
              </w:rPr>
            </w:pPr>
            <w:r w:rsidRPr="00761469">
              <w:rPr>
                <w:sz w:val="16"/>
                <w:szCs w:val="16"/>
              </w:rPr>
              <w:t>International</w:t>
            </w:r>
          </w:p>
        </w:tc>
        <w:tc>
          <w:tcPr>
            <w:tcW w:w="2564" w:type="dxa"/>
            <w:gridSpan w:val="2"/>
            <w:vAlign w:val="center"/>
          </w:tcPr>
          <w:p w14:paraId="5554C68C" w14:textId="77777777" w:rsidR="00300D29" w:rsidRPr="001C52D1" w:rsidRDefault="00300D29" w:rsidP="00090445">
            <w:pPr>
              <w:autoSpaceDE/>
              <w:autoSpaceDN/>
              <w:adjustRightInd/>
              <w:spacing w:before="0" w:line="240" w:lineRule="auto"/>
              <w:ind w:left="0"/>
              <w:jc w:val="both"/>
              <w:rPr>
                <w:sz w:val="16"/>
                <w:szCs w:val="16"/>
              </w:rPr>
            </w:pPr>
            <w:r w:rsidRPr="001C52D1">
              <w:rPr>
                <w:sz w:val="16"/>
                <w:szCs w:val="16"/>
              </w:rPr>
              <w:t>Interth</w:t>
            </w:r>
            <w:r w:rsidRPr="001C52D1">
              <w:rPr>
                <w:spacing w:val="1"/>
                <w:sz w:val="16"/>
                <w:szCs w:val="16"/>
              </w:rPr>
              <w:t>e</w:t>
            </w:r>
            <w:r w:rsidRPr="001C52D1">
              <w:rPr>
                <w:sz w:val="16"/>
                <w:szCs w:val="16"/>
              </w:rPr>
              <w:t>rm</w:t>
            </w:r>
            <w:r w:rsidR="00490FDD" w:rsidRPr="001C52D1">
              <w:rPr>
                <w:sz w:val="16"/>
                <w:szCs w:val="16"/>
                <w:lang w:val="ru-RU"/>
              </w:rPr>
              <w:t xml:space="preserve"> </w:t>
            </w:r>
            <w:r w:rsidR="00F76F9A" w:rsidRPr="001C52D1">
              <w:rPr>
                <w:sz w:val="16"/>
                <w:szCs w:val="16"/>
              </w:rPr>
              <w:t>1875</w:t>
            </w:r>
            <w:r w:rsidR="00F76F9A" w:rsidRPr="001C52D1">
              <w:rPr>
                <w:sz w:val="16"/>
                <w:szCs w:val="16"/>
                <w:vertAlign w:val="superscript"/>
              </w:rPr>
              <w:t>T</w:t>
            </w:r>
            <w:r w:rsidR="00F76F9A" w:rsidRPr="001C52D1">
              <w:t>/</w:t>
            </w:r>
            <w:r w:rsidR="00F76F9A" w:rsidRPr="001C52D1">
              <w:rPr>
                <w:sz w:val="16"/>
                <w:szCs w:val="16"/>
              </w:rPr>
              <w:t>875</w:t>
            </w:r>
            <w:r w:rsidR="00490FDD" w:rsidRPr="001C52D1">
              <w:rPr>
                <w:sz w:val="16"/>
                <w:szCs w:val="16"/>
                <w:lang w:val="ru-RU"/>
              </w:rPr>
              <w:t xml:space="preserve"> </w:t>
            </w:r>
            <w:r w:rsidR="00F76F9A" w:rsidRPr="001C52D1">
              <w:rPr>
                <w:spacing w:val="2"/>
                <w:sz w:val="16"/>
                <w:szCs w:val="16"/>
              </w:rPr>
              <w:t>S</w:t>
            </w:r>
            <w:r w:rsidR="00F76F9A" w:rsidRPr="001C52D1">
              <w:rPr>
                <w:sz w:val="16"/>
                <w:szCs w:val="16"/>
              </w:rPr>
              <w:t>eries*</w:t>
            </w:r>
            <w:r w:rsidR="00F76F9A" w:rsidRPr="001C52D1">
              <w:rPr>
                <w:sz w:val="16"/>
                <w:szCs w:val="16"/>
                <w:vertAlign w:val="superscript"/>
              </w:rPr>
              <w:t>T</w:t>
            </w:r>
          </w:p>
        </w:tc>
        <w:tc>
          <w:tcPr>
            <w:tcW w:w="1013" w:type="dxa"/>
            <w:vAlign w:val="center"/>
          </w:tcPr>
          <w:p w14:paraId="3051BC08" w14:textId="77777777" w:rsidR="00300D29" w:rsidRPr="00761469" w:rsidRDefault="00300D29" w:rsidP="00090445">
            <w:pPr>
              <w:autoSpaceDE/>
              <w:autoSpaceDN/>
              <w:adjustRightInd/>
              <w:spacing w:before="0" w:line="240" w:lineRule="auto"/>
              <w:ind w:left="-87"/>
              <w:jc w:val="center"/>
              <w:rPr>
                <w:sz w:val="16"/>
                <w:szCs w:val="16"/>
                <w:lang w:val="ru-RU"/>
              </w:rPr>
            </w:pPr>
            <w:r w:rsidRPr="00761469">
              <w:rPr>
                <w:sz w:val="16"/>
                <w:szCs w:val="16"/>
                <w:lang w:val="ru-RU"/>
              </w:rPr>
              <w:t>420</w:t>
            </w:r>
          </w:p>
        </w:tc>
        <w:tc>
          <w:tcPr>
            <w:tcW w:w="1672" w:type="dxa"/>
            <w:vAlign w:val="center"/>
          </w:tcPr>
          <w:p w14:paraId="4AA74A35" w14:textId="77777777" w:rsidR="00300D29" w:rsidRPr="00761469" w:rsidRDefault="00300D29" w:rsidP="00090445">
            <w:pPr>
              <w:autoSpaceDE/>
              <w:autoSpaceDN/>
              <w:adjustRightInd/>
              <w:spacing w:before="0" w:line="240" w:lineRule="auto"/>
              <w:ind w:left="0"/>
              <w:jc w:val="center"/>
              <w:rPr>
                <w:sz w:val="16"/>
                <w:szCs w:val="16"/>
              </w:rPr>
            </w:pPr>
            <w:r w:rsidRPr="00761469">
              <w:rPr>
                <w:sz w:val="16"/>
                <w:szCs w:val="16"/>
                <w:lang w:val="ru-RU"/>
              </w:rPr>
              <w:t>260°C (500°F)</w:t>
            </w:r>
          </w:p>
        </w:tc>
      </w:tr>
      <w:tr w:rsidR="00310579" w:rsidRPr="001D3869" w14:paraId="32AC5AFE" w14:textId="77777777" w:rsidTr="00F029EB">
        <w:trPr>
          <w:trHeight w:val="288"/>
          <w:jc w:val="center"/>
        </w:trPr>
        <w:tc>
          <w:tcPr>
            <w:tcW w:w="2252" w:type="dxa"/>
            <w:gridSpan w:val="2"/>
            <w:vMerge w:val="restart"/>
            <w:vAlign w:val="center"/>
          </w:tcPr>
          <w:p w14:paraId="5FE2FF0C" w14:textId="4BFB5E7A" w:rsidR="00310579" w:rsidRPr="00310579" w:rsidRDefault="00310579" w:rsidP="00310579">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515" w:type="dxa"/>
            <w:vAlign w:val="center"/>
          </w:tcPr>
          <w:p w14:paraId="225F67FF" w14:textId="77777777" w:rsidR="00310579" w:rsidRPr="00761469" w:rsidRDefault="00310579" w:rsidP="00090445">
            <w:pPr>
              <w:autoSpaceDE/>
              <w:autoSpaceDN/>
              <w:adjustRightInd/>
              <w:spacing w:before="0" w:line="240" w:lineRule="auto"/>
              <w:ind w:left="0"/>
              <w:rPr>
                <w:sz w:val="16"/>
                <w:szCs w:val="16"/>
              </w:rPr>
            </w:pPr>
            <w:proofErr w:type="spellStart"/>
            <w:r w:rsidRPr="00761469">
              <w:rPr>
                <w:sz w:val="16"/>
                <w:szCs w:val="16"/>
              </w:rPr>
              <w:t>JotunPaints</w:t>
            </w:r>
            <w:proofErr w:type="spellEnd"/>
            <w:r w:rsidRPr="00761469">
              <w:rPr>
                <w:sz w:val="16"/>
                <w:szCs w:val="16"/>
              </w:rPr>
              <w:t xml:space="preserve"> </w:t>
            </w:r>
          </w:p>
        </w:tc>
        <w:tc>
          <w:tcPr>
            <w:tcW w:w="2564" w:type="dxa"/>
            <w:gridSpan w:val="2"/>
            <w:vAlign w:val="center"/>
          </w:tcPr>
          <w:p w14:paraId="4125660C" w14:textId="3125AE48" w:rsidR="00310579" w:rsidRPr="001C52D1" w:rsidRDefault="00310579" w:rsidP="00090445">
            <w:pPr>
              <w:autoSpaceDE/>
              <w:autoSpaceDN/>
              <w:adjustRightInd/>
              <w:spacing w:before="0" w:line="240" w:lineRule="auto"/>
              <w:ind w:left="0"/>
              <w:jc w:val="both"/>
              <w:rPr>
                <w:sz w:val="16"/>
                <w:szCs w:val="16"/>
                <w:lang w:val="ru-RU"/>
              </w:rPr>
            </w:pPr>
            <w:proofErr w:type="spellStart"/>
            <w:r w:rsidRPr="001C52D1">
              <w:rPr>
                <w:sz w:val="16"/>
                <w:szCs w:val="16"/>
              </w:rPr>
              <w:t>Solvalitt</w:t>
            </w:r>
            <w:proofErr w:type="spellEnd"/>
            <w:r w:rsidRPr="001C52D1">
              <w:rPr>
                <w:sz w:val="16"/>
                <w:szCs w:val="16"/>
                <w:lang w:val="ru-RU"/>
              </w:rPr>
              <w:t xml:space="preserve"> </w:t>
            </w:r>
            <w:proofErr w:type="spellStart"/>
            <w:r w:rsidRPr="001C52D1">
              <w:rPr>
                <w:sz w:val="16"/>
                <w:szCs w:val="16"/>
              </w:rPr>
              <w:t>Midthe</w:t>
            </w:r>
            <w:r w:rsidRPr="001C52D1">
              <w:rPr>
                <w:spacing w:val="-2"/>
                <w:sz w:val="16"/>
                <w:szCs w:val="16"/>
              </w:rPr>
              <w:t>r</w:t>
            </w:r>
            <w:r w:rsidRPr="001C52D1">
              <w:rPr>
                <w:sz w:val="16"/>
                <w:szCs w:val="16"/>
              </w:rPr>
              <w:t>m</w:t>
            </w:r>
            <w:proofErr w:type="spellEnd"/>
          </w:p>
        </w:tc>
        <w:tc>
          <w:tcPr>
            <w:tcW w:w="1013" w:type="dxa"/>
            <w:vAlign w:val="center"/>
          </w:tcPr>
          <w:p w14:paraId="52C8ADFB" w14:textId="77777777" w:rsidR="00310579" w:rsidRPr="00761469" w:rsidRDefault="00310579" w:rsidP="00090445">
            <w:pPr>
              <w:autoSpaceDE/>
              <w:autoSpaceDN/>
              <w:adjustRightInd/>
              <w:spacing w:before="0" w:line="240" w:lineRule="auto"/>
              <w:ind w:left="-87"/>
              <w:jc w:val="center"/>
              <w:rPr>
                <w:sz w:val="16"/>
                <w:szCs w:val="16"/>
                <w:lang w:val="ru-RU"/>
              </w:rPr>
            </w:pPr>
            <w:r w:rsidRPr="00761469">
              <w:rPr>
                <w:sz w:val="16"/>
                <w:szCs w:val="16"/>
                <w:lang w:val="ru-RU"/>
              </w:rPr>
              <w:t>545</w:t>
            </w:r>
          </w:p>
        </w:tc>
        <w:tc>
          <w:tcPr>
            <w:tcW w:w="1672" w:type="dxa"/>
            <w:vAlign w:val="center"/>
          </w:tcPr>
          <w:p w14:paraId="77C744EE" w14:textId="77777777" w:rsidR="00310579" w:rsidRPr="00761469" w:rsidRDefault="00310579" w:rsidP="00090445">
            <w:pPr>
              <w:autoSpaceDE/>
              <w:autoSpaceDN/>
              <w:adjustRightInd/>
              <w:spacing w:before="0" w:line="240" w:lineRule="auto"/>
              <w:ind w:left="-87"/>
              <w:jc w:val="center"/>
              <w:rPr>
                <w:sz w:val="16"/>
                <w:szCs w:val="16"/>
                <w:lang w:val="ru-RU"/>
              </w:rPr>
            </w:pPr>
            <w:r w:rsidRPr="00761469">
              <w:rPr>
                <w:sz w:val="16"/>
                <w:szCs w:val="16"/>
                <w:lang w:val="ru-RU"/>
              </w:rPr>
              <w:t>260°C (500°F)</w:t>
            </w:r>
          </w:p>
        </w:tc>
      </w:tr>
      <w:tr w:rsidR="00310579" w:rsidRPr="001D3869" w14:paraId="6F4F07C7" w14:textId="77777777" w:rsidTr="00F029EB">
        <w:trPr>
          <w:trHeight w:val="288"/>
          <w:jc w:val="center"/>
        </w:trPr>
        <w:tc>
          <w:tcPr>
            <w:tcW w:w="2252" w:type="dxa"/>
            <w:gridSpan w:val="2"/>
            <w:vMerge/>
            <w:vAlign w:val="center"/>
          </w:tcPr>
          <w:p w14:paraId="5A73CE6D" w14:textId="12ED656B" w:rsidR="00310579" w:rsidRPr="00761469" w:rsidRDefault="00310579" w:rsidP="00310579">
            <w:pPr>
              <w:jc w:val="center"/>
              <w:rPr>
                <w:b/>
                <w:sz w:val="16"/>
                <w:szCs w:val="16"/>
              </w:rPr>
            </w:pPr>
          </w:p>
        </w:tc>
        <w:tc>
          <w:tcPr>
            <w:tcW w:w="2515" w:type="dxa"/>
            <w:vAlign w:val="center"/>
          </w:tcPr>
          <w:p w14:paraId="27C31B18" w14:textId="77777777" w:rsidR="00310579" w:rsidRPr="00761469" w:rsidRDefault="00310579" w:rsidP="00310579">
            <w:pPr>
              <w:autoSpaceDE/>
              <w:autoSpaceDN/>
              <w:adjustRightInd/>
              <w:spacing w:before="0" w:line="240" w:lineRule="auto"/>
              <w:ind w:left="0"/>
              <w:rPr>
                <w:sz w:val="16"/>
                <w:szCs w:val="16"/>
              </w:rPr>
            </w:pPr>
            <w:r w:rsidRPr="00761469">
              <w:rPr>
                <w:sz w:val="16"/>
                <w:szCs w:val="16"/>
              </w:rPr>
              <w:t>PPG</w:t>
            </w:r>
          </w:p>
        </w:tc>
        <w:tc>
          <w:tcPr>
            <w:tcW w:w="2564" w:type="dxa"/>
            <w:gridSpan w:val="2"/>
            <w:vAlign w:val="center"/>
          </w:tcPr>
          <w:p w14:paraId="02F325FD" w14:textId="77777777" w:rsidR="00310579" w:rsidRPr="001C52D1" w:rsidRDefault="00310579" w:rsidP="00310579">
            <w:pPr>
              <w:autoSpaceDE/>
              <w:autoSpaceDN/>
              <w:adjustRightInd/>
              <w:spacing w:before="0" w:line="240" w:lineRule="auto"/>
              <w:ind w:left="0"/>
              <w:jc w:val="both"/>
              <w:rPr>
                <w:sz w:val="16"/>
                <w:szCs w:val="16"/>
              </w:rPr>
            </w:pPr>
            <w:r w:rsidRPr="001C52D1">
              <w:rPr>
                <w:sz w:val="16"/>
                <w:szCs w:val="16"/>
              </w:rPr>
              <w:t>Hi-Temp 500</w:t>
            </w:r>
            <w:r w:rsidRPr="001C52D1">
              <w:rPr>
                <w:sz w:val="16"/>
                <w:szCs w:val="16"/>
                <w:vertAlign w:val="superscript"/>
              </w:rPr>
              <w:t>T</w:t>
            </w:r>
            <w:r w:rsidRPr="001C52D1">
              <w:rPr>
                <w:sz w:val="16"/>
                <w:szCs w:val="16"/>
              </w:rPr>
              <w:t xml:space="preserve">or </w:t>
            </w:r>
            <w:proofErr w:type="spellStart"/>
            <w:r w:rsidRPr="001C52D1">
              <w:rPr>
                <w:sz w:val="16"/>
                <w:szCs w:val="16"/>
              </w:rPr>
              <w:t>Sigmathem</w:t>
            </w:r>
            <w:proofErr w:type="spellEnd"/>
            <w:r w:rsidRPr="001C52D1">
              <w:rPr>
                <w:sz w:val="16"/>
                <w:szCs w:val="16"/>
              </w:rPr>
              <w:t xml:space="preserve"> 350</w:t>
            </w:r>
            <w:r w:rsidRPr="001C52D1">
              <w:rPr>
                <w:sz w:val="16"/>
                <w:szCs w:val="16"/>
                <w:vertAlign w:val="superscript"/>
              </w:rPr>
              <w:t>T</w:t>
            </w:r>
          </w:p>
        </w:tc>
        <w:tc>
          <w:tcPr>
            <w:tcW w:w="1013" w:type="dxa"/>
            <w:vAlign w:val="center"/>
          </w:tcPr>
          <w:p w14:paraId="45050C37" w14:textId="77777777" w:rsidR="00310579" w:rsidRPr="00761469" w:rsidRDefault="00310579" w:rsidP="00310579">
            <w:pPr>
              <w:autoSpaceDE/>
              <w:autoSpaceDN/>
              <w:adjustRightInd/>
              <w:spacing w:before="0" w:line="240" w:lineRule="auto"/>
              <w:ind w:left="-87"/>
              <w:jc w:val="center"/>
              <w:rPr>
                <w:sz w:val="16"/>
                <w:szCs w:val="16"/>
                <w:lang w:val="ru-RU"/>
              </w:rPr>
            </w:pPr>
            <w:r w:rsidRPr="00761469">
              <w:rPr>
                <w:sz w:val="16"/>
                <w:szCs w:val="16"/>
                <w:lang w:val="ru-RU"/>
              </w:rPr>
              <w:t>420</w:t>
            </w:r>
          </w:p>
        </w:tc>
        <w:tc>
          <w:tcPr>
            <w:tcW w:w="1672" w:type="dxa"/>
            <w:vAlign w:val="center"/>
          </w:tcPr>
          <w:p w14:paraId="6DB26163" w14:textId="77777777" w:rsidR="00310579" w:rsidRPr="00761469" w:rsidRDefault="00310579" w:rsidP="00310579">
            <w:pPr>
              <w:autoSpaceDE/>
              <w:autoSpaceDN/>
              <w:adjustRightInd/>
              <w:spacing w:before="0" w:line="240" w:lineRule="auto"/>
              <w:ind w:left="-87"/>
              <w:jc w:val="center"/>
              <w:rPr>
                <w:sz w:val="16"/>
                <w:szCs w:val="16"/>
                <w:lang w:val="ru-RU"/>
              </w:rPr>
            </w:pPr>
            <w:r w:rsidRPr="00761469">
              <w:rPr>
                <w:sz w:val="16"/>
                <w:szCs w:val="16"/>
                <w:lang w:val="ru-RU"/>
              </w:rPr>
              <w:t>260°C (500°F)</w:t>
            </w:r>
          </w:p>
        </w:tc>
      </w:tr>
      <w:tr w:rsidR="00310579" w:rsidRPr="001D3869" w14:paraId="3E2ADA3E" w14:textId="77777777" w:rsidTr="00F029EB">
        <w:trPr>
          <w:trHeight w:val="288"/>
          <w:jc w:val="center"/>
        </w:trPr>
        <w:tc>
          <w:tcPr>
            <w:tcW w:w="2252" w:type="dxa"/>
            <w:gridSpan w:val="2"/>
            <w:vAlign w:val="center"/>
          </w:tcPr>
          <w:p w14:paraId="45EA3E06" w14:textId="3967C199" w:rsidR="00310579" w:rsidRPr="00310579" w:rsidRDefault="00310579" w:rsidP="00310579">
            <w:pPr>
              <w:jc w:val="center"/>
              <w:rPr>
                <w:b/>
                <w:sz w:val="16"/>
                <w:szCs w:val="16"/>
                <w:lang w:val="ru-RU"/>
              </w:rPr>
            </w:pPr>
          </w:p>
        </w:tc>
        <w:tc>
          <w:tcPr>
            <w:tcW w:w="2515" w:type="dxa"/>
            <w:vAlign w:val="center"/>
          </w:tcPr>
          <w:p w14:paraId="465A5933" w14:textId="77777777" w:rsidR="00310579" w:rsidRPr="00761469" w:rsidRDefault="00310579" w:rsidP="00310579">
            <w:pPr>
              <w:autoSpaceDE/>
              <w:autoSpaceDN/>
              <w:adjustRightInd/>
              <w:spacing w:before="0" w:line="240" w:lineRule="auto"/>
              <w:ind w:left="0"/>
              <w:rPr>
                <w:sz w:val="16"/>
                <w:szCs w:val="16"/>
              </w:rPr>
            </w:pPr>
            <w:r w:rsidRPr="00761469">
              <w:rPr>
                <w:sz w:val="16"/>
                <w:szCs w:val="16"/>
              </w:rPr>
              <w:t>Sherwin Williams</w:t>
            </w:r>
          </w:p>
        </w:tc>
        <w:tc>
          <w:tcPr>
            <w:tcW w:w="2564" w:type="dxa"/>
            <w:gridSpan w:val="2"/>
            <w:vAlign w:val="center"/>
          </w:tcPr>
          <w:p w14:paraId="131CDE62" w14:textId="77777777" w:rsidR="00310579" w:rsidRPr="001C52D1" w:rsidRDefault="00310579" w:rsidP="00310579">
            <w:pPr>
              <w:autoSpaceDE/>
              <w:autoSpaceDN/>
              <w:adjustRightInd/>
              <w:spacing w:before="0" w:line="240" w:lineRule="auto"/>
              <w:ind w:left="0"/>
              <w:jc w:val="both"/>
              <w:rPr>
                <w:sz w:val="16"/>
                <w:szCs w:val="16"/>
              </w:rPr>
            </w:pPr>
            <w:r w:rsidRPr="001C52D1">
              <w:rPr>
                <w:sz w:val="16"/>
                <w:szCs w:val="16"/>
              </w:rPr>
              <w:t>Heat-Flex 500</w:t>
            </w:r>
          </w:p>
        </w:tc>
        <w:tc>
          <w:tcPr>
            <w:tcW w:w="1013" w:type="dxa"/>
            <w:vAlign w:val="center"/>
          </w:tcPr>
          <w:p w14:paraId="558C1BCF" w14:textId="77777777" w:rsidR="00310579" w:rsidRPr="00761469" w:rsidRDefault="00310579" w:rsidP="00310579">
            <w:pPr>
              <w:autoSpaceDE/>
              <w:autoSpaceDN/>
              <w:adjustRightInd/>
              <w:spacing w:before="0" w:line="240" w:lineRule="auto"/>
              <w:ind w:left="-87"/>
              <w:jc w:val="center"/>
              <w:rPr>
                <w:sz w:val="16"/>
                <w:szCs w:val="16"/>
                <w:lang w:val="ru-RU"/>
              </w:rPr>
            </w:pPr>
            <w:r w:rsidRPr="00761469">
              <w:rPr>
                <w:sz w:val="16"/>
                <w:szCs w:val="16"/>
                <w:lang w:val="ru-RU"/>
              </w:rPr>
              <w:t>420</w:t>
            </w:r>
          </w:p>
        </w:tc>
        <w:tc>
          <w:tcPr>
            <w:tcW w:w="1672" w:type="dxa"/>
            <w:vAlign w:val="center"/>
          </w:tcPr>
          <w:p w14:paraId="7B13B59A" w14:textId="77777777" w:rsidR="00310579" w:rsidRPr="00761469" w:rsidRDefault="00310579" w:rsidP="00310579">
            <w:pPr>
              <w:autoSpaceDE/>
              <w:autoSpaceDN/>
              <w:adjustRightInd/>
              <w:spacing w:before="0" w:line="240" w:lineRule="auto"/>
              <w:ind w:left="-87"/>
              <w:jc w:val="center"/>
              <w:rPr>
                <w:sz w:val="16"/>
                <w:szCs w:val="16"/>
                <w:lang w:val="ru-RU"/>
              </w:rPr>
            </w:pPr>
            <w:r w:rsidRPr="00761469">
              <w:rPr>
                <w:sz w:val="16"/>
                <w:szCs w:val="16"/>
                <w:lang w:val="ru-RU"/>
              </w:rPr>
              <w:t>260°C (500°F)</w:t>
            </w:r>
          </w:p>
        </w:tc>
      </w:tr>
      <w:tr w:rsidR="00310579" w:rsidRPr="00C76656" w14:paraId="2729CE31" w14:textId="77777777" w:rsidTr="00F029EB">
        <w:trPr>
          <w:trHeight w:val="288"/>
          <w:jc w:val="center"/>
        </w:trPr>
        <w:tc>
          <w:tcPr>
            <w:tcW w:w="2252" w:type="dxa"/>
            <w:gridSpan w:val="2"/>
            <w:tcBorders>
              <w:bottom w:val="single" w:sz="12" w:space="0" w:color="auto"/>
            </w:tcBorders>
            <w:vAlign w:val="center"/>
          </w:tcPr>
          <w:p w14:paraId="0D035BC3" w14:textId="77777777" w:rsidR="00310579" w:rsidRPr="00761469" w:rsidRDefault="00310579" w:rsidP="00310579">
            <w:pPr>
              <w:rPr>
                <w:i/>
                <w:sz w:val="16"/>
                <w:szCs w:val="16"/>
              </w:rPr>
            </w:pPr>
          </w:p>
        </w:tc>
        <w:tc>
          <w:tcPr>
            <w:tcW w:w="7764" w:type="dxa"/>
            <w:gridSpan w:val="5"/>
            <w:tcBorders>
              <w:bottom w:val="single" w:sz="12" w:space="0" w:color="auto"/>
            </w:tcBorders>
            <w:vAlign w:val="center"/>
          </w:tcPr>
          <w:p w14:paraId="54E3F625" w14:textId="77777777" w:rsidR="00310579" w:rsidRDefault="00310579" w:rsidP="00310579">
            <w:pPr>
              <w:autoSpaceDE/>
              <w:autoSpaceDN/>
              <w:adjustRightInd/>
              <w:spacing w:before="0" w:line="240" w:lineRule="auto"/>
              <w:ind w:left="0"/>
              <w:rPr>
                <w:i/>
                <w:color w:val="auto"/>
                <w:sz w:val="14"/>
                <w:szCs w:val="24"/>
                <w:lang w:val="ru-RU"/>
              </w:rPr>
            </w:pPr>
            <w:r w:rsidRPr="00015BD6">
              <w:rPr>
                <w:i/>
                <w:color w:val="auto"/>
                <w:sz w:val="14"/>
                <w:szCs w:val="24"/>
                <w:lang w:val="ru-RU"/>
              </w:rPr>
              <w:t>В некоторых случаях для данных покрытий, перед проведением погрузочно-разгрузочных операций, требуется горячее отверждение.</w:t>
            </w:r>
          </w:p>
          <w:p w14:paraId="4866CD05" w14:textId="77777777" w:rsidR="00310579" w:rsidRDefault="00310579" w:rsidP="00310579">
            <w:pPr>
              <w:autoSpaceDE/>
              <w:autoSpaceDN/>
              <w:adjustRightInd/>
              <w:spacing w:before="0" w:line="240" w:lineRule="auto"/>
              <w:ind w:left="0"/>
              <w:rPr>
                <w:i/>
                <w:sz w:val="14"/>
                <w:szCs w:val="14"/>
                <w:lang w:val="ru-RU"/>
              </w:rPr>
            </w:pPr>
            <w:r w:rsidRPr="001A2F62">
              <w:rPr>
                <w:i/>
                <w:sz w:val="14"/>
                <w:szCs w:val="14"/>
                <w:lang w:val="ru-RU"/>
              </w:rPr>
              <w:t xml:space="preserve"> *</w:t>
            </w:r>
            <w:r w:rsidRPr="00761469">
              <w:rPr>
                <w:i/>
                <w:sz w:val="14"/>
                <w:szCs w:val="14"/>
              </w:rPr>
              <w:t>International</w:t>
            </w:r>
            <w:r w:rsidRPr="001A2F62">
              <w:rPr>
                <w:i/>
                <w:sz w:val="14"/>
                <w:szCs w:val="14"/>
                <w:lang w:val="ru-RU"/>
              </w:rPr>
              <w:t>’</w:t>
            </w:r>
            <w:proofErr w:type="spellStart"/>
            <w:r w:rsidRPr="00761469">
              <w:rPr>
                <w:i/>
                <w:sz w:val="14"/>
                <w:szCs w:val="14"/>
              </w:rPr>
              <w:t>sIntertherm</w:t>
            </w:r>
            <w:proofErr w:type="spellEnd"/>
            <w:r>
              <w:rPr>
                <w:i/>
                <w:sz w:val="14"/>
                <w:szCs w:val="14"/>
                <w:lang w:val="ru-RU"/>
              </w:rPr>
              <w:t>1875</w:t>
            </w:r>
            <w:r w:rsidRPr="00D750DA">
              <w:rPr>
                <w:i/>
                <w:sz w:val="14"/>
                <w:szCs w:val="14"/>
                <w:lang w:val="ru-RU"/>
              </w:rPr>
              <w:t>/</w:t>
            </w:r>
            <w:r w:rsidRPr="001A2F62">
              <w:rPr>
                <w:i/>
                <w:sz w:val="14"/>
                <w:szCs w:val="14"/>
                <w:lang w:val="ru-RU"/>
              </w:rPr>
              <w:t xml:space="preserve">875 </w:t>
            </w:r>
            <w:r>
              <w:rPr>
                <w:i/>
                <w:sz w:val="14"/>
                <w:szCs w:val="14"/>
                <w:lang w:val="ru-RU"/>
              </w:rPr>
              <w:t>не требует горячего отверждения</w:t>
            </w:r>
            <w:r w:rsidRPr="001A2F62">
              <w:rPr>
                <w:i/>
                <w:sz w:val="14"/>
                <w:szCs w:val="14"/>
                <w:lang w:val="ru-RU"/>
              </w:rPr>
              <w:t>.</w:t>
            </w:r>
          </w:p>
          <w:p w14:paraId="2AD42204" w14:textId="77777777" w:rsidR="00310579" w:rsidRPr="00D750DA" w:rsidRDefault="00310579" w:rsidP="00310579">
            <w:pPr>
              <w:autoSpaceDE/>
              <w:autoSpaceDN/>
              <w:adjustRightInd/>
              <w:spacing w:before="0" w:line="240" w:lineRule="auto"/>
              <w:ind w:left="0"/>
              <w:rPr>
                <w:i/>
                <w:sz w:val="14"/>
                <w:szCs w:val="14"/>
                <w:lang w:val="ru-RU"/>
              </w:rPr>
            </w:pPr>
            <w:r w:rsidRPr="00D750DA">
              <w:rPr>
                <w:i/>
                <w:sz w:val="14"/>
                <w:szCs w:val="14"/>
                <w:lang w:val="ru-RU"/>
              </w:rPr>
              <w:t>T- Временное покрытие может быть использовано в период транспортировки и строительства</w:t>
            </w:r>
          </w:p>
        </w:tc>
      </w:tr>
      <w:tr w:rsidR="00310579" w:rsidRPr="00C76656" w14:paraId="3F791273" w14:textId="77777777" w:rsidTr="00F029EB">
        <w:trPr>
          <w:trHeight w:val="288"/>
          <w:jc w:val="center"/>
        </w:trPr>
        <w:tc>
          <w:tcPr>
            <w:tcW w:w="10016" w:type="dxa"/>
            <w:gridSpan w:val="7"/>
            <w:tcBorders>
              <w:top w:val="single" w:sz="12" w:space="0" w:color="auto"/>
            </w:tcBorders>
            <w:vAlign w:val="center"/>
          </w:tcPr>
          <w:p w14:paraId="09D8065F" w14:textId="77777777" w:rsidR="00310579" w:rsidRPr="001A2F62" w:rsidRDefault="00310579" w:rsidP="00310579">
            <w:pPr>
              <w:autoSpaceDE/>
              <w:autoSpaceDN/>
              <w:adjustRightInd/>
              <w:spacing w:before="0" w:line="240" w:lineRule="auto"/>
              <w:ind w:left="0"/>
              <w:rPr>
                <w:i/>
                <w:sz w:val="14"/>
                <w:szCs w:val="14"/>
                <w:lang w:val="ru-RU"/>
              </w:rPr>
            </w:pPr>
            <w:r w:rsidRPr="000E02D6">
              <w:rPr>
                <w:i/>
                <w:color w:val="auto"/>
                <w:sz w:val="14"/>
                <w:szCs w:val="24"/>
                <w:lang w:val="ru-RU"/>
              </w:rPr>
              <w:t>Данные покрытия предназначены для эксплуатации при температурах между 149°C - 316°C (300°F - 600°F).</w:t>
            </w:r>
          </w:p>
        </w:tc>
      </w:tr>
    </w:tbl>
    <w:p w14:paraId="22C59880" w14:textId="4F3F69CB" w:rsidR="00300D29" w:rsidRPr="001A2F62" w:rsidRDefault="00300D29" w:rsidP="00F029EB">
      <w:pPr>
        <w:widowControl w:val="0"/>
        <w:tabs>
          <w:tab w:val="left" w:pos="1134"/>
        </w:tabs>
        <w:spacing w:line="240" w:lineRule="auto"/>
        <w:ind w:left="426" w:right="4275" w:hanging="568"/>
        <w:contextualSpacing/>
        <w:rPr>
          <w:sz w:val="16"/>
          <w:szCs w:val="16"/>
          <w:lang w:val="ru-RU"/>
        </w:rPr>
      </w:pPr>
      <w:r w:rsidRPr="00B52749">
        <w:rPr>
          <w:b/>
          <w:color w:val="auto"/>
          <w:sz w:val="16"/>
          <w:szCs w:val="24"/>
          <w:lang w:val="ru-RU"/>
        </w:rPr>
        <w:t>Последнее обновление:</w:t>
      </w:r>
      <w:r w:rsidRPr="001A2F62">
        <w:rPr>
          <w:b/>
          <w:bCs/>
          <w:sz w:val="16"/>
          <w:szCs w:val="16"/>
          <w:lang w:val="ru-RU"/>
        </w:rPr>
        <w:tab/>
      </w:r>
      <w:r w:rsidR="007946D9">
        <w:rPr>
          <w:color w:val="auto"/>
          <w:sz w:val="16"/>
          <w:szCs w:val="24"/>
          <w:lang w:val="ru-RU"/>
        </w:rPr>
        <w:t>Ноябрь</w:t>
      </w:r>
      <w:r w:rsidR="00FE0A8A">
        <w:rPr>
          <w:color w:val="auto"/>
          <w:sz w:val="16"/>
          <w:szCs w:val="24"/>
          <w:lang w:val="ru-RU"/>
        </w:rPr>
        <w:t xml:space="preserve"> 2025</w:t>
      </w:r>
    </w:p>
    <w:p w14:paraId="5D39D9B6" w14:textId="77777777" w:rsidR="00FC7049" w:rsidRDefault="00FC7049" w:rsidP="00567D04">
      <w:pPr>
        <w:widowControl w:val="0"/>
        <w:spacing w:line="240" w:lineRule="auto"/>
        <w:ind w:left="1440" w:right="708" w:hanging="1440"/>
        <w:contextualSpacing/>
        <w:rPr>
          <w:sz w:val="16"/>
          <w:szCs w:val="16"/>
          <w:lang w:val="ru-RU"/>
        </w:rPr>
      </w:pPr>
    </w:p>
    <w:p w14:paraId="510A3B94" w14:textId="6474504F" w:rsidR="00526C7D" w:rsidRPr="00C864AE" w:rsidRDefault="00526C7D" w:rsidP="00567D04">
      <w:pPr>
        <w:widowControl w:val="0"/>
        <w:spacing w:line="240" w:lineRule="auto"/>
        <w:ind w:left="1440" w:right="708" w:hanging="1440"/>
        <w:contextualSpacing/>
        <w:rPr>
          <w:sz w:val="16"/>
          <w:szCs w:val="16"/>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567D04" w:rsidRPr="00FC7049">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7B10AF21" w14:textId="4C96D22F" w:rsidR="00D146F1" w:rsidRPr="00977965" w:rsidRDefault="00D146F1" w:rsidP="00D146F1">
      <w:pPr>
        <w:widowControl w:val="0"/>
        <w:spacing w:line="240" w:lineRule="auto"/>
        <w:ind w:left="993" w:right="708" w:hanging="1135"/>
        <w:contextualSpacing/>
        <w:rPr>
          <w:color w:val="auto"/>
          <w:sz w:val="20"/>
          <w:szCs w:val="20"/>
          <w:lang w:val="ru-RU"/>
        </w:rPr>
      </w:pPr>
    </w:p>
    <w:p w14:paraId="70169D54" w14:textId="77777777" w:rsidR="00495165" w:rsidRPr="00F029EB" w:rsidRDefault="00495165" w:rsidP="00F029EB">
      <w:pPr>
        <w:widowControl w:val="0"/>
        <w:spacing w:line="240" w:lineRule="auto"/>
        <w:ind w:left="993" w:right="-20" w:hanging="1135"/>
        <w:contextualSpacing/>
        <w:rPr>
          <w:sz w:val="20"/>
          <w:szCs w:val="20"/>
          <w:lang w:val="ru-RU"/>
        </w:rPr>
      </w:pPr>
    </w:p>
    <w:p w14:paraId="26A5066D"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9984" w:type="dxa"/>
        <w:jc w:val="center"/>
        <w:tblLayout w:type="fixed"/>
        <w:tblLook w:val="01E0" w:firstRow="1" w:lastRow="1" w:firstColumn="1" w:lastColumn="1" w:noHBand="0" w:noVBand="0"/>
      </w:tblPr>
      <w:tblGrid>
        <w:gridCol w:w="1170"/>
        <w:gridCol w:w="270"/>
        <w:gridCol w:w="848"/>
        <w:gridCol w:w="2903"/>
        <w:gridCol w:w="990"/>
        <w:gridCol w:w="1485"/>
        <w:gridCol w:w="971"/>
        <w:gridCol w:w="1340"/>
        <w:gridCol w:w="7"/>
      </w:tblGrid>
      <w:tr w:rsidR="00F112ED" w:rsidRPr="008142DA" w14:paraId="6CF9EE2A" w14:textId="77777777" w:rsidTr="00F029EB">
        <w:trPr>
          <w:trHeight w:val="360"/>
          <w:jc w:val="center"/>
        </w:trPr>
        <w:tc>
          <w:tcPr>
            <w:tcW w:w="9984" w:type="dxa"/>
            <w:gridSpan w:val="9"/>
            <w:tcBorders>
              <w:top w:val="single" w:sz="6" w:space="0" w:color="auto"/>
              <w:bottom w:val="single" w:sz="12" w:space="0" w:color="auto"/>
            </w:tcBorders>
            <w:shd w:val="clear" w:color="auto" w:fill="FFFFFF"/>
            <w:vAlign w:val="center"/>
          </w:tcPr>
          <w:p w14:paraId="23F444A3" w14:textId="77777777" w:rsidR="00F112ED" w:rsidRPr="008142DA" w:rsidRDefault="00F112ED" w:rsidP="002C322C">
            <w:pPr>
              <w:ind w:right="-72"/>
              <w:jc w:val="right"/>
              <w:rPr>
                <w:b/>
                <w:i/>
                <w:color w:val="auto"/>
              </w:rPr>
            </w:pPr>
            <w:proofErr w:type="spellStart"/>
            <w:r w:rsidRPr="0005732F">
              <w:rPr>
                <w:b/>
                <w:i/>
                <w:color w:val="auto"/>
              </w:rPr>
              <w:lastRenderedPageBreak/>
              <w:t>Двухслойные</w:t>
            </w:r>
            <w:proofErr w:type="spellEnd"/>
            <w:r w:rsidRPr="0005732F">
              <w:rPr>
                <w:b/>
                <w:i/>
                <w:color w:val="auto"/>
              </w:rPr>
              <w:t xml:space="preserve"> </w:t>
            </w:r>
            <w:proofErr w:type="spellStart"/>
            <w:r w:rsidRPr="0005732F">
              <w:rPr>
                <w:b/>
                <w:i/>
                <w:color w:val="auto"/>
              </w:rPr>
              <w:t>системы</w:t>
            </w:r>
            <w:proofErr w:type="spellEnd"/>
          </w:p>
        </w:tc>
      </w:tr>
      <w:tr w:rsidR="00F112ED" w:rsidRPr="008142DA" w14:paraId="207BEFBE" w14:textId="77777777" w:rsidTr="00F029EB">
        <w:trPr>
          <w:trHeight w:val="360"/>
          <w:jc w:val="center"/>
        </w:trPr>
        <w:tc>
          <w:tcPr>
            <w:tcW w:w="7666" w:type="dxa"/>
            <w:gridSpan w:val="6"/>
            <w:tcBorders>
              <w:top w:val="single" w:sz="12" w:space="0" w:color="auto"/>
              <w:left w:val="single" w:sz="12" w:space="0" w:color="auto"/>
              <w:bottom w:val="single" w:sz="12" w:space="0" w:color="auto"/>
            </w:tcBorders>
            <w:vAlign w:val="center"/>
          </w:tcPr>
          <w:p w14:paraId="4B32B000" w14:textId="77777777" w:rsidR="00F112ED" w:rsidRPr="00BF5D90" w:rsidRDefault="00F112ED" w:rsidP="002C322C">
            <w:pPr>
              <w:autoSpaceDE/>
              <w:autoSpaceDN/>
              <w:adjustRightInd/>
              <w:spacing w:before="0" w:line="240" w:lineRule="auto"/>
              <w:ind w:left="0"/>
              <w:rPr>
                <w:b/>
                <w:sz w:val="20"/>
                <w:szCs w:val="20"/>
                <w:lang w:val="ru-RU"/>
              </w:rPr>
            </w:pPr>
            <w:r w:rsidRPr="00AD544E">
              <w:rPr>
                <w:b/>
                <w:color w:val="auto"/>
                <w:sz w:val="20"/>
                <w:szCs w:val="24"/>
                <w:lang w:val="ru-RU"/>
              </w:rPr>
              <w:t>Самоотверждающееся неорганическое цинкосодержащее | Эпоксиполиамидное (Толстослойное)</w:t>
            </w:r>
          </w:p>
        </w:tc>
        <w:tc>
          <w:tcPr>
            <w:tcW w:w="2318" w:type="dxa"/>
            <w:gridSpan w:val="3"/>
            <w:tcBorders>
              <w:top w:val="single" w:sz="12" w:space="0" w:color="auto"/>
              <w:bottom w:val="single" w:sz="12" w:space="0" w:color="auto"/>
              <w:right w:val="single" w:sz="12" w:space="0" w:color="auto"/>
            </w:tcBorders>
            <w:shd w:val="clear" w:color="auto" w:fill="000000"/>
            <w:vAlign w:val="center"/>
          </w:tcPr>
          <w:p w14:paraId="7296DBD2" w14:textId="77777777" w:rsidR="00F112ED" w:rsidRPr="008142DA" w:rsidRDefault="00F112ED" w:rsidP="002C322C">
            <w:pPr>
              <w:autoSpaceDE/>
              <w:autoSpaceDN/>
              <w:adjustRightInd/>
              <w:spacing w:before="0" w:line="240" w:lineRule="auto"/>
              <w:ind w:left="0"/>
              <w:jc w:val="center"/>
              <w:rPr>
                <w:b/>
                <w:color w:val="FFFFFF"/>
                <w:sz w:val="36"/>
                <w:szCs w:val="40"/>
              </w:rPr>
            </w:pPr>
            <w:r w:rsidRPr="008142DA">
              <w:rPr>
                <w:b/>
                <w:color w:val="FFFFFF"/>
                <w:sz w:val="36"/>
                <w:szCs w:val="40"/>
              </w:rPr>
              <w:t>2.6</w:t>
            </w:r>
          </w:p>
        </w:tc>
      </w:tr>
      <w:tr w:rsidR="00F112ED" w:rsidRPr="00C76656" w14:paraId="1296B867" w14:textId="77777777" w:rsidTr="00F029EB">
        <w:trPr>
          <w:gridAfter w:val="1"/>
          <w:wAfter w:w="7" w:type="dxa"/>
          <w:cantSplit/>
          <w:trHeight w:val="288"/>
          <w:jc w:val="center"/>
        </w:trPr>
        <w:tc>
          <w:tcPr>
            <w:tcW w:w="1440" w:type="dxa"/>
            <w:gridSpan w:val="2"/>
            <w:tcBorders>
              <w:top w:val="single" w:sz="12" w:space="0" w:color="auto"/>
            </w:tcBorders>
          </w:tcPr>
          <w:p w14:paraId="4DA90797" w14:textId="77777777" w:rsidR="00F112ED" w:rsidRPr="004E6B3B" w:rsidRDefault="00F112ED"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51" w:type="dxa"/>
            <w:gridSpan w:val="2"/>
            <w:tcBorders>
              <w:top w:val="single" w:sz="12" w:space="0" w:color="auto"/>
            </w:tcBorders>
          </w:tcPr>
          <w:p w14:paraId="4F8A0EF3" w14:textId="77777777" w:rsidR="00643E96" w:rsidRPr="00643E96" w:rsidRDefault="00643E96" w:rsidP="00490FDD">
            <w:pPr>
              <w:suppressAutoHyphens/>
              <w:autoSpaceDE/>
              <w:autoSpaceDN/>
              <w:adjustRightInd/>
              <w:spacing w:before="0" w:line="240" w:lineRule="auto"/>
              <w:ind w:left="-72"/>
              <w:rPr>
                <w:sz w:val="16"/>
                <w:szCs w:val="18"/>
              </w:rPr>
            </w:pPr>
            <w:r w:rsidRPr="00643E96">
              <w:rPr>
                <w:sz w:val="16"/>
                <w:szCs w:val="18"/>
              </w:rPr>
              <w:t>SSPC-SP1/SP10 (</w:t>
            </w:r>
            <w:proofErr w:type="spellStart"/>
            <w:r w:rsidRPr="00643E96">
              <w:rPr>
                <w:sz w:val="16"/>
                <w:szCs w:val="18"/>
              </w:rPr>
              <w:t>NACENo</w:t>
            </w:r>
            <w:proofErr w:type="spellEnd"/>
            <w:r w:rsidRPr="00643E96">
              <w:rPr>
                <w:sz w:val="16"/>
                <w:szCs w:val="18"/>
              </w:rPr>
              <w:t>. 2) (SA 2.5)</w:t>
            </w:r>
          </w:p>
          <w:p w14:paraId="3A5B5491" w14:textId="36464118" w:rsidR="00F112ED" w:rsidRPr="00F029EB" w:rsidRDefault="004B5C7C" w:rsidP="00490FDD">
            <w:pPr>
              <w:suppressAutoHyphens/>
              <w:autoSpaceDE/>
              <w:autoSpaceDN/>
              <w:adjustRightInd/>
              <w:spacing w:before="0" w:line="240" w:lineRule="auto"/>
              <w:ind w:left="-72"/>
              <w:rPr>
                <w:sz w:val="16"/>
                <w:szCs w:val="18"/>
                <w:lang w:val="ru-RU"/>
              </w:rPr>
            </w:pPr>
            <w:r>
              <w:rPr>
                <w:color w:val="auto"/>
                <w:sz w:val="16"/>
                <w:szCs w:val="24"/>
                <w:lang w:val="ru-RU"/>
              </w:rPr>
              <w:t>Абразивоструйная</w:t>
            </w:r>
            <w:r w:rsidR="00B776EA" w:rsidRPr="00B776EA">
              <w:rPr>
                <w:color w:val="auto"/>
                <w:sz w:val="16"/>
                <w:szCs w:val="24"/>
                <w:lang w:val="ru-RU"/>
              </w:rPr>
              <w:t xml:space="preserve"> </w:t>
            </w:r>
            <w:r w:rsidR="00F112ED" w:rsidRPr="009B1CE0">
              <w:rPr>
                <w:color w:val="auto"/>
                <w:sz w:val="16"/>
                <w:szCs w:val="24"/>
                <w:lang w:val="ru-RU"/>
              </w:rPr>
              <w:t>очистка до почти белого металла</w:t>
            </w:r>
            <w:r w:rsidR="00F112ED" w:rsidRPr="009B1CE0">
              <w:rPr>
                <w:sz w:val="16"/>
                <w:szCs w:val="18"/>
                <w:lang w:val="ru-RU"/>
              </w:rPr>
              <w:t>.</w:t>
            </w:r>
          </w:p>
        </w:tc>
        <w:tc>
          <w:tcPr>
            <w:tcW w:w="990" w:type="dxa"/>
            <w:tcBorders>
              <w:top w:val="single" w:sz="12" w:space="0" w:color="auto"/>
            </w:tcBorders>
          </w:tcPr>
          <w:p w14:paraId="5CC80EFF" w14:textId="77777777" w:rsidR="00F112ED" w:rsidRPr="00A24069" w:rsidRDefault="00F112ED" w:rsidP="002C322C">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796" w:type="dxa"/>
            <w:gridSpan w:val="3"/>
            <w:vMerge w:val="restart"/>
            <w:tcBorders>
              <w:top w:val="single" w:sz="12" w:space="0" w:color="auto"/>
            </w:tcBorders>
          </w:tcPr>
          <w:p w14:paraId="01F4420E" w14:textId="02CF5B6E" w:rsidR="00F112ED" w:rsidRPr="006952A6" w:rsidRDefault="00F112ED" w:rsidP="00F76F9A">
            <w:pPr>
              <w:autoSpaceDE/>
              <w:autoSpaceDN/>
              <w:adjustRightInd/>
              <w:spacing w:before="0" w:line="240" w:lineRule="auto"/>
              <w:ind w:left="-72"/>
              <w:rPr>
                <w:color w:val="auto"/>
                <w:sz w:val="16"/>
                <w:szCs w:val="16"/>
                <w:lang w:val="ru-RU"/>
              </w:rPr>
            </w:pPr>
            <w:r w:rsidRPr="004E6B3B">
              <w:rPr>
                <w:color w:val="auto"/>
                <w:sz w:val="16"/>
                <w:szCs w:val="24"/>
                <w:lang w:val="ru-RU"/>
              </w:rPr>
              <w:t>Система покрытия 2.</w:t>
            </w:r>
            <w:r w:rsidR="00F76F9A">
              <w:rPr>
                <w:color w:val="auto"/>
                <w:sz w:val="16"/>
                <w:szCs w:val="24"/>
                <w:lang w:val="ru-RU"/>
              </w:rPr>
              <w:t>12</w:t>
            </w:r>
            <w:r w:rsidRPr="004E6B3B">
              <w:rPr>
                <w:color w:val="auto"/>
                <w:sz w:val="16"/>
                <w:szCs w:val="24"/>
                <w:lang w:val="ru-RU"/>
              </w:rPr>
              <w:t xml:space="preserve">. </w:t>
            </w:r>
            <w:r w:rsidR="00D90963" w:rsidRPr="004E6B3B">
              <w:rPr>
                <w:color w:val="auto"/>
                <w:sz w:val="16"/>
                <w:szCs w:val="24"/>
                <w:lang w:val="ru-RU"/>
              </w:rPr>
              <w:t xml:space="preserve">не </w:t>
            </w:r>
            <w:r w:rsidRPr="004E6B3B">
              <w:rPr>
                <w:color w:val="auto"/>
                <w:sz w:val="16"/>
                <w:szCs w:val="24"/>
                <w:lang w:val="ru-RU"/>
              </w:rPr>
              <w:t>производить ремонт грунтовым слоем Системы покрытия 2.6 после нанесения поверхностного слоя.</w:t>
            </w:r>
          </w:p>
        </w:tc>
      </w:tr>
      <w:tr w:rsidR="00F112ED" w:rsidRPr="00AB0391" w14:paraId="53A85153" w14:textId="77777777" w:rsidTr="00F029EB">
        <w:trPr>
          <w:gridAfter w:val="1"/>
          <w:wAfter w:w="7" w:type="dxa"/>
          <w:cantSplit/>
          <w:trHeight w:val="248"/>
          <w:jc w:val="center"/>
        </w:trPr>
        <w:tc>
          <w:tcPr>
            <w:tcW w:w="1440" w:type="dxa"/>
            <w:gridSpan w:val="2"/>
          </w:tcPr>
          <w:p w14:paraId="3B2D0C6E" w14:textId="77777777" w:rsidR="00F112ED" w:rsidRPr="004E6B3B" w:rsidRDefault="00F112ED"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51" w:type="dxa"/>
            <w:gridSpan w:val="2"/>
          </w:tcPr>
          <w:p w14:paraId="4A42AD9B" w14:textId="77777777" w:rsidR="00F112ED" w:rsidRPr="00D750DA" w:rsidRDefault="00224632" w:rsidP="002C322C">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7B0ADE62" w14:textId="77777777" w:rsidR="00F112ED" w:rsidRPr="00D750DA" w:rsidRDefault="00F112ED" w:rsidP="002C322C">
            <w:pPr>
              <w:autoSpaceDE/>
              <w:autoSpaceDN/>
              <w:adjustRightInd/>
              <w:spacing w:before="0" w:line="240" w:lineRule="auto"/>
              <w:ind w:left="-72"/>
              <w:rPr>
                <w:sz w:val="16"/>
                <w:szCs w:val="18"/>
                <w:lang w:val="ru-RU"/>
              </w:rPr>
            </w:pPr>
          </w:p>
        </w:tc>
        <w:tc>
          <w:tcPr>
            <w:tcW w:w="3796" w:type="dxa"/>
            <w:gridSpan w:val="3"/>
            <w:vMerge/>
            <w:vAlign w:val="center"/>
          </w:tcPr>
          <w:p w14:paraId="6B0255F4" w14:textId="77777777" w:rsidR="00F112ED" w:rsidRPr="00D750DA" w:rsidRDefault="00F112ED" w:rsidP="002C322C">
            <w:pPr>
              <w:rPr>
                <w:lang w:val="ru-RU"/>
              </w:rPr>
            </w:pPr>
          </w:p>
        </w:tc>
      </w:tr>
      <w:tr w:rsidR="00F112ED" w:rsidRPr="00AB0391" w14:paraId="05FB63F3" w14:textId="77777777" w:rsidTr="00F029EB">
        <w:trPr>
          <w:gridAfter w:val="1"/>
          <w:wAfter w:w="7" w:type="dxa"/>
          <w:cantSplit/>
          <w:trHeight w:val="288"/>
          <w:jc w:val="center"/>
        </w:trPr>
        <w:tc>
          <w:tcPr>
            <w:tcW w:w="1440" w:type="dxa"/>
            <w:gridSpan w:val="2"/>
            <w:tcBorders>
              <w:bottom w:val="single" w:sz="12" w:space="0" w:color="auto"/>
            </w:tcBorders>
          </w:tcPr>
          <w:p w14:paraId="7B44B557" w14:textId="77777777" w:rsidR="00F112ED" w:rsidRPr="004E6B3B" w:rsidRDefault="00F112ED"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51" w:type="dxa"/>
            <w:gridSpan w:val="2"/>
            <w:tcBorders>
              <w:bottom w:val="single" w:sz="12" w:space="0" w:color="auto"/>
            </w:tcBorders>
          </w:tcPr>
          <w:p w14:paraId="15EDC2CB" w14:textId="77777777" w:rsidR="00F112ED" w:rsidRPr="00F76F9A" w:rsidRDefault="00F76F9A" w:rsidP="002C322C">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5D56A6B5" w14:textId="77777777" w:rsidR="00F112ED" w:rsidRPr="00D750DA" w:rsidRDefault="00F112ED" w:rsidP="002C322C">
            <w:pPr>
              <w:autoSpaceDE/>
              <w:autoSpaceDN/>
              <w:adjustRightInd/>
              <w:spacing w:before="0" w:line="240" w:lineRule="auto"/>
              <w:ind w:left="-72"/>
              <w:rPr>
                <w:sz w:val="16"/>
                <w:szCs w:val="18"/>
                <w:lang w:val="ru-RU"/>
              </w:rPr>
            </w:pPr>
          </w:p>
        </w:tc>
        <w:tc>
          <w:tcPr>
            <w:tcW w:w="3796" w:type="dxa"/>
            <w:gridSpan w:val="3"/>
            <w:vMerge/>
            <w:tcBorders>
              <w:bottom w:val="single" w:sz="12" w:space="0" w:color="auto"/>
            </w:tcBorders>
            <w:vAlign w:val="center"/>
          </w:tcPr>
          <w:p w14:paraId="60465A19" w14:textId="77777777" w:rsidR="00F112ED" w:rsidRPr="00D750DA" w:rsidRDefault="00F112ED" w:rsidP="002C322C">
            <w:pPr>
              <w:rPr>
                <w:lang w:val="ru-RU"/>
              </w:rPr>
            </w:pPr>
          </w:p>
        </w:tc>
      </w:tr>
      <w:tr w:rsidR="00F112ED" w:rsidRPr="008142DA" w14:paraId="5C78A0A9"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18362637" w14:textId="77777777" w:rsidR="00F112ED" w:rsidRPr="00AD544E" w:rsidRDefault="00F112ED"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903" w:type="dxa"/>
            <w:tcBorders>
              <w:top w:val="single" w:sz="12" w:space="0" w:color="auto"/>
              <w:bottom w:val="single" w:sz="12" w:space="0" w:color="auto"/>
            </w:tcBorders>
            <w:shd w:val="clear" w:color="auto" w:fill="000000"/>
            <w:vAlign w:val="center"/>
          </w:tcPr>
          <w:p w14:paraId="7064C3A6" w14:textId="77777777" w:rsidR="00F112ED" w:rsidRPr="00AD544E" w:rsidRDefault="00F112ED"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475" w:type="dxa"/>
            <w:gridSpan w:val="2"/>
            <w:tcBorders>
              <w:top w:val="single" w:sz="12" w:space="0" w:color="auto"/>
              <w:bottom w:val="single" w:sz="12" w:space="0" w:color="auto"/>
            </w:tcBorders>
            <w:shd w:val="clear" w:color="auto" w:fill="000000"/>
            <w:vAlign w:val="center"/>
          </w:tcPr>
          <w:p w14:paraId="64B2B5EE" w14:textId="77777777" w:rsidR="00F112ED" w:rsidRPr="00AD544E" w:rsidRDefault="00F112ED"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36FA6AC4" w14:textId="77777777" w:rsidR="00F112ED" w:rsidRPr="00AD544E" w:rsidRDefault="00F112ED"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347" w:type="dxa"/>
            <w:gridSpan w:val="2"/>
            <w:tcBorders>
              <w:top w:val="single" w:sz="12" w:space="0" w:color="auto"/>
              <w:bottom w:val="single" w:sz="12" w:space="0" w:color="auto"/>
              <w:right w:val="single" w:sz="12" w:space="0" w:color="auto"/>
            </w:tcBorders>
            <w:shd w:val="clear" w:color="auto" w:fill="000000"/>
            <w:vAlign w:val="center"/>
          </w:tcPr>
          <w:p w14:paraId="3FDEABFB" w14:textId="77777777" w:rsidR="00F112ED" w:rsidRPr="00AD544E" w:rsidRDefault="00F112ED" w:rsidP="002C322C">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F112ED" w:rsidRPr="008142DA" w14:paraId="2C1F24C4" w14:textId="77777777" w:rsidTr="00F029EB">
        <w:trPr>
          <w:trHeight w:val="288"/>
          <w:jc w:val="center"/>
        </w:trPr>
        <w:tc>
          <w:tcPr>
            <w:tcW w:w="2288" w:type="dxa"/>
            <w:gridSpan w:val="3"/>
            <w:vAlign w:val="center"/>
          </w:tcPr>
          <w:p w14:paraId="1AB8637D" w14:textId="77777777" w:rsidR="00F112ED" w:rsidRPr="003023B7" w:rsidRDefault="00F112ED" w:rsidP="002C322C">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903" w:type="dxa"/>
            <w:vAlign w:val="center"/>
          </w:tcPr>
          <w:p w14:paraId="2ECD820F" w14:textId="77777777" w:rsidR="00F112ED" w:rsidRPr="008142DA" w:rsidRDefault="00F112ED" w:rsidP="002C322C">
            <w:pPr>
              <w:autoSpaceDE/>
              <w:autoSpaceDN/>
              <w:adjustRightInd/>
              <w:spacing w:before="0" w:line="240" w:lineRule="auto"/>
              <w:ind w:left="0"/>
              <w:rPr>
                <w:sz w:val="16"/>
                <w:szCs w:val="16"/>
              </w:rPr>
            </w:pPr>
            <w:r w:rsidRPr="008142DA">
              <w:rPr>
                <w:sz w:val="16"/>
                <w:szCs w:val="16"/>
              </w:rPr>
              <w:t>Carboline</w:t>
            </w:r>
          </w:p>
        </w:tc>
        <w:tc>
          <w:tcPr>
            <w:tcW w:w="2475" w:type="dxa"/>
            <w:gridSpan w:val="2"/>
            <w:vAlign w:val="center"/>
          </w:tcPr>
          <w:p w14:paraId="1D035683" w14:textId="77777777" w:rsidR="00F112ED" w:rsidRPr="00EE54B6" w:rsidRDefault="00F112ED" w:rsidP="002C322C">
            <w:pPr>
              <w:autoSpaceDE/>
              <w:autoSpaceDN/>
              <w:adjustRightInd/>
              <w:spacing w:before="0" w:line="240" w:lineRule="auto"/>
              <w:ind w:left="0"/>
              <w:rPr>
                <w:sz w:val="16"/>
                <w:szCs w:val="16"/>
              </w:rPr>
            </w:pPr>
            <w:proofErr w:type="spellStart"/>
            <w:r w:rsidRPr="00EE54B6">
              <w:rPr>
                <w:sz w:val="16"/>
                <w:szCs w:val="16"/>
              </w:rPr>
              <w:t>Carbozinc</w:t>
            </w:r>
            <w:proofErr w:type="spellEnd"/>
            <w:r w:rsidRPr="00EE54B6">
              <w:rPr>
                <w:sz w:val="16"/>
                <w:szCs w:val="16"/>
              </w:rPr>
              <w:t xml:space="preserve"> 11 Series</w:t>
            </w:r>
          </w:p>
        </w:tc>
        <w:tc>
          <w:tcPr>
            <w:tcW w:w="971" w:type="dxa"/>
            <w:vAlign w:val="center"/>
          </w:tcPr>
          <w:p w14:paraId="241AA9FF" w14:textId="77777777" w:rsidR="00F112ED" w:rsidRPr="008142DA" w:rsidRDefault="00F112ED" w:rsidP="002C322C">
            <w:pPr>
              <w:autoSpaceDE/>
              <w:autoSpaceDN/>
              <w:adjustRightInd/>
              <w:spacing w:before="0" w:line="240" w:lineRule="auto"/>
              <w:ind w:left="-638" w:firstLine="638"/>
              <w:jc w:val="center"/>
              <w:rPr>
                <w:sz w:val="16"/>
                <w:szCs w:val="16"/>
                <w:lang w:val="ru-RU"/>
              </w:rPr>
            </w:pPr>
            <w:r w:rsidRPr="008142DA">
              <w:rPr>
                <w:sz w:val="16"/>
                <w:szCs w:val="16"/>
                <w:lang w:val="ru-RU"/>
              </w:rPr>
              <w:t>264-515</w:t>
            </w:r>
          </w:p>
        </w:tc>
        <w:tc>
          <w:tcPr>
            <w:tcW w:w="1347" w:type="dxa"/>
            <w:gridSpan w:val="2"/>
            <w:vAlign w:val="center"/>
          </w:tcPr>
          <w:p w14:paraId="2DF85D46"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rPr>
              <w:t>399°C (750°F)</w:t>
            </w:r>
          </w:p>
        </w:tc>
      </w:tr>
      <w:tr w:rsidR="00F76F9A" w:rsidRPr="008142DA" w14:paraId="5DCB4840" w14:textId="77777777" w:rsidTr="00F029EB">
        <w:trPr>
          <w:trHeight w:val="288"/>
          <w:jc w:val="center"/>
        </w:trPr>
        <w:tc>
          <w:tcPr>
            <w:tcW w:w="2288" w:type="dxa"/>
            <w:gridSpan w:val="3"/>
            <w:vAlign w:val="center"/>
          </w:tcPr>
          <w:p w14:paraId="41D240FB" w14:textId="77777777" w:rsidR="00F76F9A" w:rsidRPr="003023B7" w:rsidRDefault="00F76F9A" w:rsidP="002C322C">
            <w:pPr>
              <w:autoSpaceDE/>
              <w:autoSpaceDN/>
              <w:adjustRightInd/>
              <w:spacing w:before="0" w:line="240" w:lineRule="auto"/>
              <w:ind w:left="0"/>
              <w:rPr>
                <w:b/>
                <w:color w:val="auto"/>
                <w:sz w:val="16"/>
                <w:szCs w:val="24"/>
                <w:lang w:val="ru-RU"/>
              </w:rPr>
            </w:pPr>
            <w:r w:rsidRPr="003023B7">
              <w:rPr>
                <w:b/>
                <w:color w:val="auto"/>
                <w:sz w:val="16"/>
                <w:szCs w:val="24"/>
                <w:lang w:val="ru-RU"/>
              </w:rPr>
              <w:t>Самоотверждающееся неорганическое</w:t>
            </w:r>
          </w:p>
        </w:tc>
        <w:tc>
          <w:tcPr>
            <w:tcW w:w="2903" w:type="dxa"/>
            <w:vAlign w:val="center"/>
          </w:tcPr>
          <w:p w14:paraId="3A13A57D" w14:textId="77777777" w:rsidR="00F76F9A" w:rsidRPr="008142DA" w:rsidRDefault="00F76F9A" w:rsidP="002C322C">
            <w:pPr>
              <w:autoSpaceDE/>
              <w:autoSpaceDN/>
              <w:adjustRightInd/>
              <w:spacing w:before="0" w:line="240" w:lineRule="auto"/>
              <w:ind w:left="0"/>
              <w:rPr>
                <w:sz w:val="16"/>
                <w:szCs w:val="16"/>
              </w:rPr>
            </w:pPr>
            <w:proofErr w:type="spellStart"/>
            <w:r w:rsidRPr="008142DA">
              <w:rPr>
                <w:sz w:val="16"/>
                <w:szCs w:val="16"/>
              </w:rPr>
              <w:t>Dampney</w:t>
            </w:r>
            <w:proofErr w:type="spellEnd"/>
          </w:p>
        </w:tc>
        <w:tc>
          <w:tcPr>
            <w:tcW w:w="2475" w:type="dxa"/>
            <w:gridSpan w:val="2"/>
            <w:vAlign w:val="center"/>
          </w:tcPr>
          <w:p w14:paraId="1EC0911E" w14:textId="77777777" w:rsidR="00F76F9A" w:rsidRPr="00EE54B6" w:rsidRDefault="00F76F9A" w:rsidP="002C322C">
            <w:pPr>
              <w:autoSpaceDE/>
              <w:autoSpaceDN/>
              <w:adjustRightInd/>
              <w:spacing w:before="0" w:line="240" w:lineRule="auto"/>
              <w:ind w:left="0"/>
              <w:rPr>
                <w:sz w:val="16"/>
                <w:szCs w:val="16"/>
              </w:rPr>
            </w:pPr>
            <w:proofErr w:type="spellStart"/>
            <w:r w:rsidRPr="00EE54B6">
              <w:rPr>
                <w:sz w:val="16"/>
                <w:szCs w:val="16"/>
              </w:rPr>
              <w:t>Endcor</w:t>
            </w:r>
            <w:proofErr w:type="spellEnd"/>
            <w:r w:rsidRPr="00EE54B6">
              <w:rPr>
                <w:sz w:val="16"/>
                <w:szCs w:val="16"/>
              </w:rPr>
              <w:t xml:space="preserve"> 835</w:t>
            </w:r>
          </w:p>
        </w:tc>
        <w:tc>
          <w:tcPr>
            <w:tcW w:w="971" w:type="dxa"/>
            <w:vAlign w:val="center"/>
          </w:tcPr>
          <w:p w14:paraId="5C8BE42B" w14:textId="77777777" w:rsidR="00F76F9A" w:rsidRPr="008142DA" w:rsidRDefault="00F76F9A" w:rsidP="002C322C">
            <w:pPr>
              <w:autoSpaceDE/>
              <w:autoSpaceDN/>
              <w:adjustRightInd/>
              <w:spacing w:before="0" w:line="240" w:lineRule="auto"/>
              <w:ind w:left="-65"/>
              <w:jc w:val="center"/>
              <w:rPr>
                <w:sz w:val="16"/>
                <w:szCs w:val="16"/>
                <w:lang w:val="ru-RU"/>
              </w:rPr>
            </w:pPr>
            <w:r>
              <w:rPr>
                <w:sz w:val="16"/>
                <w:szCs w:val="16"/>
              </w:rPr>
              <w:t>360</w:t>
            </w:r>
          </w:p>
        </w:tc>
        <w:tc>
          <w:tcPr>
            <w:tcW w:w="1347" w:type="dxa"/>
            <w:gridSpan w:val="2"/>
            <w:vAlign w:val="center"/>
          </w:tcPr>
          <w:p w14:paraId="7DBD2F44" w14:textId="77777777" w:rsidR="00F76F9A" w:rsidRPr="008142DA" w:rsidRDefault="00F76F9A" w:rsidP="002C322C">
            <w:pPr>
              <w:autoSpaceDE/>
              <w:autoSpaceDN/>
              <w:adjustRightInd/>
              <w:spacing w:before="0" w:line="240" w:lineRule="auto"/>
              <w:ind w:left="0"/>
              <w:jc w:val="center"/>
              <w:rPr>
                <w:sz w:val="16"/>
                <w:szCs w:val="16"/>
                <w:lang w:val="ru-RU"/>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F112ED" w:rsidRPr="008142DA" w14:paraId="4E80B582" w14:textId="77777777" w:rsidTr="00F029EB">
        <w:trPr>
          <w:trHeight w:val="288"/>
          <w:jc w:val="center"/>
        </w:trPr>
        <w:tc>
          <w:tcPr>
            <w:tcW w:w="2288" w:type="dxa"/>
            <w:gridSpan w:val="3"/>
            <w:vAlign w:val="center"/>
          </w:tcPr>
          <w:p w14:paraId="5A9FA587" w14:textId="77777777" w:rsidR="00F112ED" w:rsidRPr="003023B7" w:rsidRDefault="00F112ED" w:rsidP="002C322C">
            <w:pPr>
              <w:autoSpaceDE/>
              <w:autoSpaceDN/>
              <w:adjustRightInd/>
              <w:spacing w:before="0" w:line="240" w:lineRule="auto"/>
              <w:ind w:left="0"/>
              <w:rPr>
                <w:b/>
                <w:color w:val="auto"/>
                <w:sz w:val="16"/>
                <w:szCs w:val="24"/>
                <w:lang w:val="ru-RU"/>
              </w:rPr>
            </w:pPr>
            <w:r w:rsidRPr="003023B7">
              <w:rPr>
                <w:b/>
                <w:color w:val="auto"/>
                <w:sz w:val="16"/>
                <w:szCs w:val="24"/>
                <w:lang w:val="ru-RU"/>
              </w:rPr>
              <w:t>Цинкосодержащее - разводится растворителем</w:t>
            </w:r>
          </w:p>
        </w:tc>
        <w:tc>
          <w:tcPr>
            <w:tcW w:w="2903" w:type="dxa"/>
            <w:vAlign w:val="center"/>
          </w:tcPr>
          <w:p w14:paraId="399E038F" w14:textId="77777777" w:rsidR="00F112ED" w:rsidRPr="008142DA" w:rsidRDefault="00F112ED" w:rsidP="002C322C">
            <w:pPr>
              <w:autoSpaceDE/>
              <w:autoSpaceDN/>
              <w:adjustRightInd/>
              <w:spacing w:before="0" w:line="240" w:lineRule="auto"/>
              <w:ind w:left="0"/>
              <w:rPr>
                <w:sz w:val="16"/>
                <w:szCs w:val="16"/>
              </w:rPr>
            </w:pPr>
            <w:proofErr w:type="spellStart"/>
            <w:proofErr w:type="gramStart"/>
            <w:r w:rsidRPr="008142DA">
              <w:rPr>
                <w:sz w:val="16"/>
                <w:szCs w:val="16"/>
              </w:rPr>
              <w:t>HempelCoatings</w:t>
            </w:r>
            <w:proofErr w:type="spellEnd"/>
            <w:r w:rsidRPr="008142DA">
              <w:rPr>
                <w:sz w:val="16"/>
                <w:szCs w:val="16"/>
              </w:rPr>
              <w:t>(</w:t>
            </w:r>
            <w:proofErr w:type="gramEnd"/>
            <w:r w:rsidRPr="008142DA">
              <w:rPr>
                <w:sz w:val="16"/>
                <w:szCs w:val="16"/>
              </w:rPr>
              <w:t>USA</w:t>
            </w:r>
            <w:proofErr w:type="gramStart"/>
            <w:r w:rsidRPr="008142DA">
              <w:rPr>
                <w:sz w:val="16"/>
                <w:szCs w:val="16"/>
              </w:rPr>
              <w:t>),Inc</w:t>
            </w:r>
            <w:proofErr w:type="gramEnd"/>
          </w:p>
        </w:tc>
        <w:tc>
          <w:tcPr>
            <w:tcW w:w="2475" w:type="dxa"/>
            <w:gridSpan w:val="2"/>
            <w:vAlign w:val="center"/>
          </w:tcPr>
          <w:p w14:paraId="7DFB64C7" w14:textId="77777777" w:rsidR="00F112ED" w:rsidRPr="00EE54B6" w:rsidRDefault="00F112ED" w:rsidP="002C322C">
            <w:pPr>
              <w:autoSpaceDE/>
              <w:autoSpaceDN/>
              <w:adjustRightInd/>
              <w:spacing w:before="0" w:line="240" w:lineRule="auto"/>
              <w:ind w:left="0"/>
              <w:rPr>
                <w:sz w:val="16"/>
                <w:szCs w:val="16"/>
              </w:rPr>
            </w:pPr>
            <w:proofErr w:type="spellStart"/>
            <w:r w:rsidRPr="00EE54B6">
              <w:rPr>
                <w:sz w:val="16"/>
                <w:szCs w:val="16"/>
              </w:rPr>
              <w:t>Galvosil</w:t>
            </w:r>
            <w:proofErr w:type="spellEnd"/>
            <w:r w:rsidRPr="00EE54B6">
              <w:rPr>
                <w:sz w:val="16"/>
                <w:szCs w:val="16"/>
              </w:rPr>
              <w:t xml:space="preserve"> </w:t>
            </w:r>
            <w:r w:rsidR="00F76F9A" w:rsidRPr="00EE54B6">
              <w:rPr>
                <w:sz w:val="16"/>
                <w:szCs w:val="16"/>
              </w:rPr>
              <w:t>series</w:t>
            </w:r>
          </w:p>
        </w:tc>
        <w:tc>
          <w:tcPr>
            <w:tcW w:w="971" w:type="dxa"/>
            <w:vAlign w:val="center"/>
          </w:tcPr>
          <w:p w14:paraId="305632B6" w14:textId="77777777" w:rsidR="00F112ED" w:rsidRPr="008142DA" w:rsidRDefault="00F112ED" w:rsidP="002C322C">
            <w:pPr>
              <w:autoSpaceDE/>
              <w:autoSpaceDN/>
              <w:adjustRightInd/>
              <w:spacing w:before="0" w:line="240" w:lineRule="auto"/>
              <w:ind w:left="0"/>
              <w:jc w:val="center"/>
              <w:rPr>
                <w:sz w:val="16"/>
                <w:szCs w:val="16"/>
                <w:lang w:val="ru-RU"/>
              </w:rPr>
            </w:pPr>
            <w:r w:rsidRPr="008142DA">
              <w:rPr>
                <w:sz w:val="16"/>
                <w:szCs w:val="16"/>
                <w:lang w:val="ru-RU"/>
              </w:rPr>
              <w:t>435</w:t>
            </w:r>
          </w:p>
        </w:tc>
        <w:tc>
          <w:tcPr>
            <w:tcW w:w="1347" w:type="dxa"/>
            <w:gridSpan w:val="2"/>
            <w:vAlign w:val="center"/>
          </w:tcPr>
          <w:p w14:paraId="75E432E0"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lang w:val="ru-RU"/>
              </w:rPr>
              <w:t>500</w:t>
            </w:r>
            <w:r w:rsidRPr="008142DA">
              <w:rPr>
                <w:sz w:val="16"/>
                <w:szCs w:val="16"/>
              </w:rPr>
              <w:t>°C (</w:t>
            </w:r>
            <w:r w:rsidRPr="008142DA">
              <w:rPr>
                <w:sz w:val="16"/>
                <w:szCs w:val="16"/>
                <w:lang w:val="ru-RU"/>
              </w:rPr>
              <w:t>932</w:t>
            </w:r>
            <w:r w:rsidRPr="008142DA">
              <w:rPr>
                <w:sz w:val="16"/>
                <w:szCs w:val="16"/>
              </w:rPr>
              <w:t>°F</w:t>
            </w:r>
            <w:r w:rsidRPr="008142DA">
              <w:rPr>
                <w:sz w:val="16"/>
                <w:szCs w:val="16"/>
                <w:lang w:val="ru-RU"/>
              </w:rPr>
              <w:t>)</w:t>
            </w:r>
          </w:p>
        </w:tc>
      </w:tr>
      <w:tr w:rsidR="00F112ED" w:rsidRPr="008142DA" w14:paraId="6033BCE4" w14:textId="77777777" w:rsidTr="00F029EB">
        <w:trPr>
          <w:trHeight w:val="288"/>
          <w:jc w:val="center"/>
        </w:trPr>
        <w:tc>
          <w:tcPr>
            <w:tcW w:w="2288" w:type="dxa"/>
            <w:gridSpan w:val="3"/>
            <w:vMerge w:val="restart"/>
            <w:vAlign w:val="center"/>
          </w:tcPr>
          <w:p w14:paraId="3AC01910" w14:textId="77777777" w:rsidR="00F112ED" w:rsidRPr="00AC483C" w:rsidRDefault="00F112ED" w:rsidP="002C322C">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903" w:type="dxa"/>
            <w:vAlign w:val="center"/>
          </w:tcPr>
          <w:p w14:paraId="768E56AC" w14:textId="77777777" w:rsidR="00F112ED" w:rsidRPr="008142DA" w:rsidRDefault="00F112ED" w:rsidP="002C322C">
            <w:pPr>
              <w:autoSpaceDE/>
              <w:autoSpaceDN/>
              <w:adjustRightInd/>
              <w:spacing w:before="0" w:line="240" w:lineRule="auto"/>
              <w:ind w:left="0"/>
              <w:rPr>
                <w:sz w:val="16"/>
                <w:szCs w:val="16"/>
              </w:rPr>
            </w:pPr>
            <w:proofErr w:type="spellStart"/>
            <w:r w:rsidRPr="008142DA">
              <w:rPr>
                <w:sz w:val="16"/>
                <w:szCs w:val="16"/>
              </w:rPr>
              <w:t>Internationa</w:t>
            </w:r>
            <w:proofErr w:type="spellEnd"/>
          </w:p>
        </w:tc>
        <w:tc>
          <w:tcPr>
            <w:tcW w:w="2475" w:type="dxa"/>
            <w:gridSpan w:val="2"/>
            <w:vAlign w:val="center"/>
          </w:tcPr>
          <w:p w14:paraId="4D9FF8D9" w14:textId="77777777" w:rsidR="00F112ED" w:rsidRPr="00EE54B6" w:rsidRDefault="00F112ED" w:rsidP="002C322C">
            <w:pPr>
              <w:autoSpaceDE/>
              <w:autoSpaceDN/>
              <w:adjustRightInd/>
              <w:spacing w:before="0" w:line="240" w:lineRule="auto"/>
              <w:ind w:left="0"/>
              <w:rPr>
                <w:sz w:val="16"/>
                <w:szCs w:val="16"/>
              </w:rPr>
            </w:pPr>
            <w:proofErr w:type="spellStart"/>
            <w:r w:rsidRPr="00EE54B6">
              <w:rPr>
                <w:sz w:val="16"/>
                <w:szCs w:val="16"/>
              </w:rPr>
              <w:t>Interzinc</w:t>
            </w:r>
            <w:proofErr w:type="spellEnd"/>
            <w:r w:rsidRPr="00EE54B6">
              <w:rPr>
                <w:sz w:val="16"/>
                <w:szCs w:val="16"/>
              </w:rPr>
              <w:t xml:space="preserve"> 22 Series</w:t>
            </w:r>
          </w:p>
        </w:tc>
        <w:tc>
          <w:tcPr>
            <w:tcW w:w="971" w:type="dxa"/>
            <w:vAlign w:val="center"/>
          </w:tcPr>
          <w:p w14:paraId="0D1A7A1F" w14:textId="77777777" w:rsidR="00F112ED" w:rsidRPr="008142DA" w:rsidRDefault="00F76F9A" w:rsidP="002C322C">
            <w:pPr>
              <w:autoSpaceDE/>
              <w:autoSpaceDN/>
              <w:adjustRightInd/>
              <w:spacing w:before="0" w:line="240" w:lineRule="auto"/>
              <w:ind w:left="0"/>
              <w:jc w:val="center"/>
              <w:rPr>
                <w:sz w:val="16"/>
                <w:szCs w:val="16"/>
                <w:lang w:val="ru-RU"/>
              </w:rPr>
            </w:pPr>
            <w:r>
              <w:rPr>
                <w:sz w:val="16"/>
                <w:szCs w:val="16"/>
              </w:rPr>
              <w:t>290-470</w:t>
            </w:r>
          </w:p>
        </w:tc>
        <w:tc>
          <w:tcPr>
            <w:tcW w:w="1347" w:type="dxa"/>
            <w:gridSpan w:val="2"/>
            <w:vAlign w:val="center"/>
          </w:tcPr>
          <w:p w14:paraId="4BCBB035"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F76F9A" w:rsidRPr="008142DA" w14:paraId="764DD14B" w14:textId="77777777" w:rsidTr="00F029EB">
        <w:trPr>
          <w:trHeight w:val="288"/>
          <w:jc w:val="center"/>
        </w:trPr>
        <w:tc>
          <w:tcPr>
            <w:tcW w:w="2288" w:type="dxa"/>
            <w:gridSpan w:val="3"/>
            <w:vMerge/>
            <w:vAlign w:val="center"/>
          </w:tcPr>
          <w:p w14:paraId="3BE2564A" w14:textId="77777777" w:rsidR="00F76F9A" w:rsidRPr="008142DA" w:rsidRDefault="00F76F9A" w:rsidP="002C322C">
            <w:pPr>
              <w:rPr>
                <w:b/>
                <w:sz w:val="16"/>
                <w:szCs w:val="16"/>
              </w:rPr>
            </w:pPr>
          </w:p>
        </w:tc>
        <w:tc>
          <w:tcPr>
            <w:tcW w:w="2903" w:type="dxa"/>
            <w:vAlign w:val="center"/>
          </w:tcPr>
          <w:p w14:paraId="75151817" w14:textId="77777777" w:rsidR="00F76F9A" w:rsidRPr="008142DA" w:rsidRDefault="00F76F9A" w:rsidP="002C322C">
            <w:pPr>
              <w:autoSpaceDE/>
              <w:autoSpaceDN/>
              <w:adjustRightInd/>
              <w:spacing w:before="0" w:line="240" w:lineRule="auto"/>
              <w:ind w:left="0"/>
              <w:rPr>
                <w:sz w:val="16"/>
                <w:szCs w:val="16"/>
              </w:rPr>
            </w:pPr>
            <w:proofErr w:type="spellStart"/>
            <w:r w:rsidRPr="008142DA">
              <w:rPr>
                <w:sz w:val="16"/>
                <w:szCs w:val="16"/>
              </w:rPr>
              <w:t>InternationalDe</w:t>
            </w:r>
            <w:r w:rsidRPr="008142DA">
              <w:rPr>
                <w:spacing w:val="2"/>
                <w:sz w:val="16"/>
                <w:szCs w:val="16"/>
              </w:rPr>
              <w:t>v</w:t>
            </w:r>
            <w:r w:rsidRPr="008142DA">
              <w:rPr>
                <w:sz w:val="16"/>
                <w:szCs w:val="16"/>
              </w:rPr>
              <w:t>oe</w:t>
            </w:r>
            <w:proofErr w:type="spellEnd"/>
          </w:p>
        </w:tc>
        <w:tc>
          <w:tcPr>
            <w:tcW w:w="2475" w:type="dxa"/>
            <w:gridSpan w:val="2"/>
            <w:vAlign w:val="center"/>
          </w:tcPr>
          <w:p w14:paraId="454A27EF" w14:textId="77777777" w:rsidR="00F76F9A" w:rsidRPr="00EE54B6" w:rsidRDefault="00F76F9A" w:rsidP="002C322C">
            <w:pPr>
              <w:autoSpaceDE/>
              <w:autoSpaceDN/>
              <w:adjustRightInd/>
              <w:spacing w:before="0" w:line="240" w:lineRule="auto"/>
              <w:ind w:left="0"/>
              <w:rPr>
                <w:sz w:val="16"/>
                <w:szCs w:val="16"/>
              </w:rPr>
            </w:pPr>
            <w:r w:rsidRPr="00EE54B6">
              <w:rPr>
                <w:sz w:val="16"/>
                <w:szCs w:val="16"/>
              </w:rPr>
              <w:t>Catha-Coat 304V</w:t>
            </w:r>
          </w:p>
        </w:tc>
        <w:tc>
          <w:tcPr>
            <w:tcW w:w="971" w:type="dxa"/>
            <w:vAlign w:val="center"/>
          </w:tcPr>
          <w:p w14:paraId="48EAE626" w14:textId="77777777" w:rsidR="00F76F9A" w:rsidRPr="008142DA" w:rsidRDefault="00F76F9A" w:rsidP="002C322C">
            <w:pPr>
              <w:autoSpaceDE/>
              <w:autoSpaceDN/>
              <w:adjustRightInd/>
              <w:spacing w:before="0" w:line="240" w:lineRule="auto"/>
              <w:ind w:left="0"/>
              <w:jc w:val="center"/>
              <w:rPr>
                <w:sz w:val="16"/>
                <w:szCs w:val="16"/>
                <w:lang w:val="ru-RU"/>
              </w:rPr>
            </w:pPr>
            <w:r>
              <w:rPr>
                <w:sz w:val="16"/>
                <w:szCs w:val="16"/>
              </w:rPr>
              <w:t>455</w:t>
            </w:r>
          </w:p>
        </w:tc>
        <w:tc>
          <w:tcPr>
            <w:tcW w:w="1347" w:type="dxa"/>
            <w:gridSpan w:val="2"/>
            <w:vAlign w:val="center"/>
          </w:tcPr>
          <w:p w14:paraId="768C0FFA" w14:textId="77777777" w:rsidR="00F76F9A" w:rsidRPr="008142DA" w:rsidRDefault="00F76F9A" w:rsidP="002C322C">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F76F9A" w:rsidRPr="008142DA" w14:paraId="0AF92A24" w14:textId="77777777" w:rsidTr="00F029EB">
        <w:trPr>
          <w:trHeight w:val="288"/>
          <w:jc w:val="center"/>
        </w:trPr>
        <w:tc>
          <w:tcPr>
            <w:tcW w:w="2288" w:type="dxa"/>
            <w:gridSpan w:val="3"/>
            <w:vMerge/>
            <w:vAlign w:val="center"/>
          </w:tcPr>
          <w:p w14:paraId="2263249B" w14:textId="77777777" w:rsidR="00F76F9A" w:rsidRPr="008142DA" w:rsidRDefault="00F76F9A" w:rsidP="002C322C">
            <w:pPr>
              <w:rPr>
                <w:b/>
                <w:sz w:val="16"/>
                <w:szCs w:val="16"/>
              </w:rPr>
            </w:pPr>
          </w:p>
        </w:tc>
        <w:tc>
          <w:tcPr>
            <w:tcW w:w="2903" w:type="dxa"/>
            <w:vAlign w:val="center"/>
          </w:tcPr>
          <w:p w14:paraId="5080199C" w14:textId="77777777" w:rsidR="00F76F9A" w:rsidRPr="008142DA" w:rsidRDefault="00F76F9A" w:rsidP="002C322C">
            <w:pPr>
              <w:autoSpaceDE/>
              <w:autoSpaceDN/>
              <w:adjustRightInd/>
              <w:spacing w:before="0" w:line="240" w:lineRule="auto"/>
              <w:ind w:left="0"/>
              <w:rPr>
                <w:sz w:val="16"/>
                <w:szCs w:val="16"/>
              </w:rPr>
            </w:pPr>
            <w:r w:rsidRPr="008142DA">
              <w:rPr>
                <w:sz w:val="16"/>
                <w:szCs w:val="16"/>
              </w:rPr>
              <w:t>Jotun Paints</w:t>
            </w:r>
          </w:p>
        </w:tc>
        <w:tc>
          <w:tcPr>
            <w:tcW w:w="2475" w:type="dxa"/>
            <w:gridSpan w:val="2"/>
            <w:vAlign w:val="center"/>
          </w:tcPr>
          <w:p w14:paraId="5D636490" w14:textId="1FDB0F21" w:rsidR="00F76F9A" w:rsidRPr="00EE54B6" w:rsidRDefault="00F76F9A" w:rsidP="002C322C">
            <w:pPr>
              <w:autoSpaceDE/>
              <w:autoSpaceDN/>
              <w:adjustRightInd/>
              <w:spacing w:before="0" w:line="240" w:lineRule="auto"/>
              <w:ind w:left="0"/>
              <w:rPr>
                <w:sz w:val="16"/>
                <w:szCs w:val="16"/>
              </w:rPr>
            </w:pPr>
            <w:r w:rsidRPr="00EE54B6">
              <w:rPr>
                <w:sz w:val="16"/>
                <w:szCs w:val="16"/>
              </w:rPr>
              <w:t>Resist 86 /86AV</w:t>
            </w:r>
          </w:p>
        </w:tc>
        <w:tc>
          <w:tcPr>
            <w:tcW w:w="971" w:type="dxa"/>
            <w:vAlign w:val="center"/>
          </w:tcPr>
          <w:p w14:paraId="4915E1EC" w14:textId="77777777" w:rsidR="00F76F9A" w:rsidRPr="008142DA" w:rsidRDefault="00F76F9A" w:rsidP="002C322C">
            <w:pPr>
              <w:autoSpaceDE/>
              <w:autoSpaceDN/>
              <w:adjustRightInd/>
              <w:spacing w:before="0" w:line="240" w:lineRule="auto"/>
              <w:ind w:left="0"/>
              <w:jc w:val="center"/>
              <w:rPr>
                <w:sz w:val="16"/>
                <w:szCs w:val="16"/>
                <w:lang w:val="ru-RU"/>
              </w:rPr>
            </w:pPr>
            <w:r>
              <w:rPr>
                <w:sz w:val="16"/>
                <w:szCs w:val="16"/>
              </w:rPr>
              <w:t>455</w:t>
            </w:r>
          </w:p>
        </w:tc>
        <w:tc>
          <w:tcPr>
            <w:tcW w:w="1347" w:type="dxa"/>
            <w:gridSpan w:val="2"/>
            <w:vAlign w:val="center"/>
          </w:tcPr>
          <w:p w14:paraId="6788ED01" w14:textId="77777777" w:rsidR="00F76F9A" w:rsidRPr="008142DA" w:rsidRDefault="00F76F9A" w:rsidP="002C322C">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F76F9A" w:rsidRPr="008142DA" w14:paraId="52F6613B" w14:textId="77777777" w:rsidTr="00F029EB">
        <w:trPr>
          <w:trHeight w:val="288"/>
          <w:jc w:val="center"/>
        </w:trPr>
        <w:tc>
          <w:tcPr>
            <w:tcW w:w="2288" w:type="dxa"/>
            <w:gridSpan w:val="3"/>
            <w:vAlign w:val="center"/>
          </w:tcPr>
          <w:p w14:paraId="13D25456" w14:textId="77777777" w:rsidR="00F76F9A" w:rsidRPr="008142DA" w:rsidRDefault="00F76F9A" w:rsidP="002C322C">
            <w:pPr>
              <w:rPr>
                <w:b/>
                <w:sz w:val="16"/>
                <w:szCs w:val="16"/>
              </w:rPr>
            </w:pPr>
          </w:p>
        </w:tc>
        <w:tc>
          <w:tcPr>
            <w:tcW w:w="2903" w:type="dxa"/>
            <w:vAlign w:val="center"/>
          </w:tcPr>
          <w:p w14:paraId="06FA35FF" w14:textId="77777777" w:rsidR="00F76F9A" w:rsidRPr="008142DA" w:rsidRDefault="00F76F9A" w:rsidP="002C322C">
            <w:pPr>
              <w:autoSpaceDE/>
              <w:autoSpaceDN/>
              <w:adjustRightInd/>
              <w:spacing w:before="0" w:line="240" w:lineRule="auto"/>
              <w:ind w:left="0"/>
              <w:rPr>
                <w:sz w:val="16"/>
                <w:szCs w:val="16"/>
              </w:rPr>
            </w:pPr>
            <w:r w:rsidRPr="008142DA">
              <w:rPr>
                <w:sz w:val="16"/>
                <w:szCs w:val="16"/>
              </w:rPr>
              <w:t>PPG</w:t>
            </w:r>
          </w:p>
        </w:tc>
        <w:tc>
          <w:tcPr>
            <w:tcW w:w="2475" w:type="dxa"/>
            <w:gridSpan w:val="2"/>
            <w:vAlign w:val="center"/>
          </w:tcPr>
          <w:p w14:paraId="47F62771" w14:textId="77777777" w:rsidR="00F76F9A" w:rsidRPr="00EE54B6" w:rsidRDefault="00F76F9A" w:rsidP="002C322C">
            <w:pPr>
              <w:autoSpaceDE/>
              <w:autoSpaceDN/>
              <w:adjustRightInd/>
              <w:spacing w:before="0" w:line="240" w:lineRule="auto"/>
              <w:ind w:left="0"/>
              <w:rPr>
                <w:sz w:val="16"/>
                <w:szCs w:val="16"/>
              </w:rPr>
            </w:pPr>
            <w:proofErr w:type="spellStart"/>
            <w:r w:rsidRPr="00EE54B6">
              <w:rPr>
                <w:sz w:val="16"/>
                <w:szCs w:val="16"/>
              </w:rPr>
              <w:t>Dimetcote</w:t>
            </w:r>
            <w:proofErr w:type="spellEnd"/>
            <w:r w:rsidRPr="00EE54B6">
              <w:rPr>
                <w:sz w:val="16"/>
                <w:szCs w:val="16"/>
              </w:rPr>
              <w:t xml:space="preserve"> 9/</w:t>
            </w:r>
            <w:proofErr w:type="spellStart"/>
            <w:r w:rsidRPr="00EE54B6">
              <w:rPr>
                <w:sz w:val="16"/>
                <w:szCs w:val="16"/>
              </w:rPr>
              <w:t>Sigmazinc</w:t>
            </w:r>
            <w:proofErr w:type="spellEnd"/>
            <w:r w:rsidRPr="00EE54B6">
              <w:rPr>
                <w:sz w:val="16"/>
                <w:szCs w:val="16"/>
              </w:rPr>
              <w:t xml:space="preserve"> 9</w:t>
            </w:r>
          </w:p>
        </w:tc>
        <w:tc>
          <w:tcPr>
            <w:tcW w:w="971" w:type="dxa"/>
            <w:vAlign w:val="center"/>
          </w:tcPr>
          <w:p w14:paraId="4953EF8B" w14:textId="77777777" w:rsidR="00F76F9A" w:rsidRPr="008142DA" w:rsidRDefault="00F76F9A" w:rsidP="002C322C">
            <w:pPr>
              <w:autoSpaceDE/>
              <w:autoSpaceDN/>
              <w:adjustRightInd/>
              <w:spacing w:before="0" w:line="240" w:lineRule="auto"/>
              <w:ind w:left="0"/>
              <w:jc w:val="center"/>
              <w:rPr>
                <w:sz w:val="16"/>
                <w:szCs w:val="16"/>
                <w:lang w:val="ru-RU"/>
              </w:rPr>
            </w:pPr>
            <w:r>
              <w:rPr>
                <w:sz w:val="16"/>
                <w:szCs w:val="16"/>
              </w:rPr>
              <w:t>480</w:t>
            </w:r>
          </w:p>
        </w:tc>
        <w:tc>
          <w:tcPr>
            <w:tcW w:w="1347" w:type="dxa"/>
            <w:gridSpan w:val="2"/>
            <w:vAlign w:val="center"/>
          </w:tcPr>
          <w:p w14:paraId="34198B00" w14:textId="77777777" w:rsidR="00F76F9A" w:rsidRPr="008142DA" w:rsidRDefault="00F76F9A" w:rsidP="002C322C">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F112ED" w:rsidRPr="008142DA" w14:paraId="097FFD99" w14:textId="77777777" w:rsidTr="00F029EB">
        <w:trPr>
          <w:trHeight w:val="288"/>
          <w:jc w:val="center"/>
        </w:trPr>
        <w:tc>
          <w:tcPr>
            <w:tcW w:w="2288" w:type="dxa"/>
            <w:gridSpan w:val="3"/>
            <w:vAlign w:val="center"/>
          </w:tcPr>
          <w:p w14:paraId="5EEB776E" w14:textId="77777777" w:rsidR="00F112ED" w:rsidRPr="008142DA" w:rsidRDefault="00F112ED" w:rsidP="002C322C">
            <w:pPr>
              <w:rPr>
                <w:b/>
                <w:sz w:val="16"/>
                <w:szCs w:val="16"/>
              </w:rPr>
            </w:pPr>
          </w:p>
        </w:tc>
        <w:tc>
          <w:tcPr>
            <w:tcW w:w="2903" w:type="dxa"/>
            <w:vAlign w:val="center"/>
          </w:tcPr>
          <w:p w14:paraId="0A519500" w14:textId="77777777" w:rsidR="00F112ED" w:rsidRPr="008142DA" w:rsidRDefault="00F112ED" w:rsidP="002C322C">
            <w:pPr>
              <w:autoSpaceDE/>
              <w:autoSpaceDN/>
              <w:adjustRightInd/>
              <w:spacing w:before="0" w:line="240" w:lineRule="auto"/>
              <w:ind w:left="0"/>
              <w:rPr>
                <w:sz w:val="16"/>
                <w:szCs w:val="16"/>
              </w:rPr>
            </w:pPr>
            <w:proofErr w:type="spellStart"/>
            <w:r w:rsidRPr="008142DA">
              <w:rPr>
                <w:sz w:val="16"/>
                <w:szCs w:val="16"/>
              </w:rPr>
              <w:t>Sher</w:t>
            </w:r>
            <w:r w:rsidRPr="008142DA">
              <w:rPr>
                <w:spacing w:val="-1"/>
                <w:sz w:val="16"/>
                <w:szCs w:val="16"/>
              </w:rPr>
              <w:t>w</w:t>
            </w:r>
            <w:r w:rsidRPr="008142DA">
              <w:rPr>
                <w:spacing w:val="1"/>
                <w:sz w:val="16"/>
                <w:szCs w:val="16"/>
              </w:rPr>
              <w:t>i</w:t>
            </w:r>
            <w:r w:rsidRPr="008142DA">
              <w:rPr>
                <w:sz w:val="16"/>
                <w:szCs w:val="16"/>
              </w:rPr>
              <w:t>nWilliams</w:t>
            </w:r>
            <w:proofErr w:type="spellEnd"/>
          </w:p>
        </w:tc>
        <w:tc>
          <w:tcPr>
            <w:tcW w:w="2475" w:type="dxa"/>
            <w:gridSpan w:val="2"/>
            <w:vAlign w:val="center"/>
          </w:tcPr>
          <w:p w14:paraId="76CDD2E6" w14:textId="77777777" w:rsidR="00F112ED" w:rsidRPr="00EE54B6" w:rsidRDefault="00F112ED" w:rsidP="002C322C">
            <w:pPr>
              <w:autoSpaceDE/>
              <w:autoSpaceDN/>
              <w:adjustRightInd/>
              <w:spacing w:before="0" w:line="240" w:lineRule="auto"/>
              <w:ind w:left="0"/>
              <w:rPr>
                <w:sz w:val="16"/>
                <w:szCs w:val="16"/>
              </w:rPr>
            </w:pPr>
            <w:r w:rsidRPr="00EE54B6">
              <w:rPr>
                <w:sz w:val="16"/>
                <w:szCs w:val="16"/>
              </w:rPr>
              <w:t>Zinc Clad II Series</w:t>
            </w:r>
          </w:p>
        </w:tc>
        <w:tc>
          <w:tcPr>
            <w:tcW w:w="971" w:type="dxa"/>
            <w:vAlign w:val="center"/>
          </w:tcPr>
          <w:p w14:paraId="5120C0B5" w14:textId="77777777" w:rsidR="00F112ED" w:rsidRPr="008142DA" w:rsidRDefault="00F112ED" w:rsidP="002C322C">
            <w:pPr>
              <w:autoSpaceDE/>
              <w:autoSpaceDN/>
              <w:adjustRightInd/>
              <w:spacing w:before="0" w:line="240" w:lineRule="auto"/>
              <w:ind w:left="0"/>
              <w:jc w:val="center"/>
              <w:rPr>
                <w:sz w:val="16"/>
                <w:szCs w:val="16"/>
                <w:lang w:val="ru-RU"/>
              </w:rPr>
            </w:pPr>
            <w:r w:rsidRPr="008142DA">
              <w:rPr>
                <w:sz w:val="16"/>
                <w:szCs w:val="16"/>
                <w:lang w:val="ru-RU"/>
              </w:rPr>
              <w:t>320-500</w:t>
            </w:r>
          </w:p>
        </w:tc>
        <w:tc>
          <w:tcPr>
            <w:tcW w:w="1347" w:type="dxa"/>
            <w:gridSpan w:val="2"/>
            <w:vAlign w:val="center"/>
          </w:tcPr>
          <w:p w14:paraId="708DC308"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686FC0" w:rsidRPr="008142DA" w14:paraId="55D3D513" w14:textId="77777777" w:rsidTr="00F029EB">
        <w:trPr>
          <w:trHeight w:val="288"/>
          <w:jc w:val="center"/>
        </w:trPr>
        <w:tc>
          <w:tcPr>
            <w:tcW w:w="2288" w:type="dxa"/>
            <w:gridSpan w:val="3"/>
            <w:vAlign w:val="center"/>
          </w:tcPr>
          <w:p w14:paraId="0E309B72" w14:textId="77777777" w:rsidR="00686FC0" w:rsidRPr="008142DA" w:rsidRDefault="00686FC0" w:rsidP="002C322C">
            <w:pPr>
              <w:rPr>
                <w:b/>
                <w:sz w:val="16"/>
                <w:szCs w:val="16"/>
              </w:rPr>
            </w:pPr>
          </w:p>
        </w:tc>
        <w:tc>
          <w:tcPr>
            <w:tcW w:w="2903" w:type="dxa"/>
            <w:vAlign w:val="center"/>
          </w:tcPr>
          <w:p w14:paraId="79C8151D" w14:textId="77777777" w:rsidR="00686FC0" w:rsidRPr="008142DA" w:rsidRDefault="00686FC0" w:rsidP="002C322C">
            <w:pPr>
              <w:autoSpaceDE/>
              <w:autoSpaceDN/>
              <w:adjustRightInd/>
              <w:spacing w:before="0" w:line="240" w:lineRule="auto"/>
              <w:ind w:left="0"/>
              <w:rPr>
                <w:sz w:val="16"/>
                <w:szCs w:val="16"/>
              </w:rPr>
            </w:pPr>
            <w:r w:rsidRPr="008142DA">
              <w:rPr>
                <w:sz w:val="16"/>
                <w:szCs w:val="16"/>
              </w:rPr>
              <w:t>Tnemec</w:t>
            </w:r>
          </w:p>
        </w:tc>
        <w:tc>
          <w:tcPr>
            <w:tcW w:w="2475" w:type="dxa"/>
            <w:gridSpan w:val="2"/>
            <w:vAlign w:val="center"/>
          </w:tcPr>
          <w:p w14:paraId="0BDEFC4A" w14:textId="77777777" w:rsidR="00686FC0" w:rsidRPr="00EE54B6" w:rsidRDefault="00686FC0" w:rsidP="002C322C">
            <w:pPr>
              <w:autoSpaceDE/>
              <w:autoSpaceDN/>
              <w:adjustRightInd/>
              <w:spacing w:before="0" w:line="240" w:lineRule="auto"/>
              <w:ind w:left="0"/>
              <w:rPr>
                <w:sz w:val="16"/>
                <w:szCs w:val="16"/>
              </w:rPr>
            </w:pPr>
            <w:r w:rsidRPr="00EE54B6">
              <w:rPr>
                <w:sz w:val="16"/>
                <w:szCs w:val="16"/>
              </w:rPr>
              <w:t>Series 90E-92 Tnemec Zinc</w:t>
            </w:r>
          </w:p>
        </w:tc>
        <w:tc>
          <w:tcPr>
            <w:tcW w:w="971" w:type="dxa"/>
            <w:vAlign w:val="center"/>
          </w:tcPr>
          <w:p w14:paraId="04815504" w14:textId="77777777" w:rsidR="00686FC0" w:rsidRPr="008142DA" w:rsidRDefault="00686FC0" w:rsidP="002C322C">
            <w:pPr>
              <w:autoSpaceDE/>
              <w:autoSpaceDN/>
              <w:adjustRightInd/>
              <w:spacing w:before="0" w:line="240" w:lineRule="auto"/>
              <w:ind w:left="0"/>
              <w:jc w:val="center"/>
              <w:rPr>
                <w:sz w:val="16"/>
                <w:szCs w:val="16"/>
                <w:lang w:val="ru-RU"/>
              </w:rPr>
            </w:pPr>
            <w:r>
              <w:rPr>
                <w:sz w:val="16"/>
                <w:szCs w:val="16"/>
              </w:rPr>
              <w:t>473-500</w:t>
            </w:r>
          </w:p>
        </w:tc>
        <w:tc>
          <w:tcPr>
            <w:tcW w:w="1347" w:type="dxa"/>
            <w:gridSpan w:val="2"/>
            <w:vAlign w:val="center"/>
          </w:tcPr>
          <w:p w14:paraId="70A71B6B" w14:textId="77777777" w:rsidR="00686FC0" w:rsidRPr="008142DA" w:rsidRDefault="00686FC0" w:rsidP="002C322C">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F112ED" w:rsidRPr="00AB0391" w14:paraId="6A222DC0" w14:textId="77777777" w:rsidTr="00F029EB">
        <w:trPr>
          <w:trHeight w:val="288"/>
          <w:jc w:val="center"/>
        </w:trPr>
        <w:tc>
          <w:tcPr>
            <w:tcW w:w="2288" w:type="dxa"/>
            <w:gridSpan w:val="3"/>
            <w:tcBorders>
              <w:bottom w:val="single" w:sz="12" w:space="0" w:color="auto"/>
            </w:tcBorders>
            <w:vAlign w:val="center"/>
          </w:tcPr>
          <w:p w14:paraId="3AA227D3" w14:textId="77777777" w:rsidR="00F112ED" w:rsidRPr="00BF5D90" w:rsidRDefault="00F112ED" w:rsidP="002C322C">
            <w:pPr>
              <w:autoSpaceDE/>
              <w:autoSpaceDN/>
              <w:adjustRightInd/>
              <w:spacing w:before="0" w:line="240" w:lineRule="auto"/>
              <w:ind w:left="0"/>
              <w:rPr>
                <w:i/>
                <w:color w:val="auto"/>
                <w:sz w:val="14"/>
                <w:szCs w:val="24"/>
                <w:lang w:val="ru-RU"/>
              </w:rPr>
            </w:pPr>
          </w:p>
        </w:tc>
        <w:tc>
          <w:tcPr>
            <w:tcW w:w="7696" w:type="dxa"/>
            <w:gridSpan w:val="6"/>
            <w:tcBorders>
              <w:bottom w:val="single" w:sz="12" w:space="0" w:color="auto"/>
            </w:tcBorders>
            <w:vAlign w:val="center"/>
          </w:tcPr>
          <w:p w14:paraId="79DE8F08" w14:textId="77777777" w:rsidR="00F112ED" w:rsidRPr="00EE54B6" w:rsidRDefault="00F112ED" w:rsidP="002C322C">
            <w:pPr>
              <w:autoSpaceDE/>
              <w:autoSpaceDN/>
              <w:adjustRightInd/>
              <w:spacing w:before="0" w:line="240" w:lineRule="auto"/>
              <w:ind w:left="0"/>
              <w:rPr>
                <w:i/>
                <w:sz w:val="14"/>
                <w:szCs w:val="14"/>
                <w:lang w:val="ru-RU"/>
              </w:rPr>
            </w:pPr>
            <w:r w:rsidRPr="00EE54B6">
              <w:rPr>
                <w:i/>
                <w:color w:val="auto"/>
                <w:sz w:val="14"/>
                <w:szCs w:val="24"/>
                <w:lang w:val="ru-RU"/>
              </w:rPr>
              <w:t>При нанесении перемешивать неорганический силикат цинка в миксере</w:t>
            </w:r>
          </w:p>
        </w:tc>
      </w:tr>
      <w:tr w:rsidR="00686FC0" w:rsidRPr="008142DA" w14:paraId="375653A4" w14:textId="77777777" w:rsidTr="00F029EB">
        <w:trPr>
          <w:trHeight w:val="288"/>
          <w:jc w:val="center"/>
        </w:trPr>
        <w:tc>
          <w:tcPr>
            <w:tcW w:w="2288" w:type="dxa"/>
            <w:gridSpan w:val="3"/>
            <w:vAlign w:val="center"/>
          </w:tcPr>
          <w:p w14:paraId="3C4204BA" w14:textId="77777777" w:rsidR="00686FC0" w:rsidRPr="003023B7" w:rsidRDefault="00686FC0" w:rsidP="002C322C">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903" w:type="dxa"/>
            <w:vAlign w:val="center"/>
          </w:tcPr>
          <w:p w14:paraId="4BBC3593" w14:textId="77777777" w:rsidR="00686FC0" w:rsidRPr="008142DA" w:rsidRDefault="00686FC0" w:rsidP="002C322C">
            <w:pPr>
              <w:autoSpaceDE/>
              <w:autoSpaceDN/>
              <w:adjustRightInd/>
              <w:spacing w:before="0" w:line="240" w:lineRule="auto"/>
              <w:ind w:left="0"/>
              <w:rPr>
                <w:sz w:val="16"/>
                <w:szCs w:val="16"/>
              </w:rPr>
            </w:pPr>
            <w:r w:rsidRPr="008142DA">
              <w:rPr>
                <w:sz w:val="16"/>
                <w:szCs w:val="16"/>
              </w:rPr>
              <w:t>Carboline</w:t>
            </w:r>
          </w:p>
        </w:tc>
        <w:tc>
          <w:tcPr>
            <w:tcW w:w="2475" w:type="dxa"/>
            <w:gridSpan w:val="2"/>
            <w:vAlign w:val="center"/>
          </w:tcPr>
          <w:p w14:paraId="0E6038B9" w14:textId="77777777" w:rsidR="00686FC0" w:rsidRPr="00EE54B6" w:rsidRDefault="00686FC0" w:rsidP="002C322C">
            <w:pPr>
              <w:autoSpaceDE/>
              <w:autoSpaceDN/>
              <w:adjustRightInd/>
              <w:spacing w:before="0" w:line="240" w:lineRule="auto"/>
              <w:ind w:left="0"/>
              <w:rPr>
                <w:sz w:val="16"/>
                <w:szCs w:val="16"/>
              </w:rPr>
            </w:pPr>
            <w:proofErr w:type="spellStart"/>
            <w:r w:rsidRPr="00EE54B6">
              <w:rPr>
                <w:sz w:val="16"/>
                <w:szCs w:val="16"/>
              </w:rPr>
              <w:t>Carboguard</w:t>
            </w:r>
            <w:proofErr w:type="spellEnd"/>
            <w:r w:rsidRPr="00EE54B6">
              <w:rPr>
                <w:sz w:val="16"/>
                <w:szCs w:val="16"/>
              </w:rPr>
              <w:t xml:space="preserve"> 890 series</w:t>
            </w:r>
          </w:p>
        </w:tc>
        <w:tc>
          <w:tcPr>
            <w:tcW w:w="971" w:type="dxa"/>
            <w:vAlign w:val="center"/>
          </w:tcPr>
          <w:p w14:paraId="1C6CCF66" w14:textId="77777777" w:rsidR="00686FC0" w:rsidRPr="008142DA" w:rsidRDefault="00686FC0" w:rsidP="002C322C">
            <w:pPr>
              <w:autoSpaceDE/>
              <w:autoSpaceDN/>
              <w:adjustRightInd/>
              <w:spacing w:before="0" w:line="240" w:lineRule="auto"/>
              <w:ind w:left="0"/>
              <w:jc w:val="center"/>
              <w:rPr>
                <w:sz w:val="16"/>
                <w:szCs w:val="16"/>
                <w:lang w:val="ru-RU"/>
              </w:rPr>
            </w:pPr>
            <w:r>
              <w:rPr>
                <w:sz w:val="16"/>
                <w:szCs w:val="16"/>
              </w:rPr>
              <w:t>100-</w:t>
            </w:r>
            <w:r w:rsidRPr="008142DA">
              <w:rPr>
                <w:sz w:val="16"/>
                <w:szCs w:val="16"/>
                <w:lang w:val="ru-RU"/>
              </w:rPr>
              <w:t>214</w:t>
            </w:r>
          </w:p>
        </w:tc>
        <w:tc>
          <w:tcPr>
            <w:tcW w:w="1347" w:type="dxa"/>
            <w:gridSpan w:val="2"/>
            <w:vAlign w:val="center"/>
          </w:tcPr>
          <w:p w14:paraId="155D4CC1" w14:textId="77777777" w:rsidR="00686FC0" w:rsidRPr="008142DA" w:rsidRDefault="00686FC0" w:rsidP="002C322C">
            <w:pPr>
              <w:autoSpaceDE/>
              <w:autoSpaceDN/>
              <w:adjustRightInd/>
              <w:spacing w:before="0" w:line="240" w:lineRule="auto"/>
              <w:ind w:left="0"/>
              <w:jc w:val="center"/>
              <w:rPr>
                <w:sz w:val="16"/>
                <w:szCs w:val="16"/>
              </w:rPr>
            </w:pPr>
            <w:r w:rsidRPr="008142DA">
              <w:rPr>
                <w:sz w:val="16"/>
                <w:szCs w:val="16"/>
                <w:lang w:val="ru-RU"/>
              </w:rPr>
              <w:t>93</w:t>
            </w:r>
            <w:r w:rsidRPr="008142DA">
              <w:rPr>
                <w:sz w:val="16"/>
                <w:szCs w:val="16"/>
              </w:rPr>
              <w:t>°C (</w:t>
            </w:r>
            <w:r w:rsidRPr="008142DA">
              <w:rPr>
                <w:sz w:val="16"/>
                <w:szCs w:val="16"/>
                <w:lang w:val="ru-RU"/>
              </w:rPr>
              <w:t>20</w:t>
            </w:r>
            <w:r w:rsidRPr="008142DA">
              <w:rPr>
                <w:sz w:val="16"/>
                <w:szCs w:val="16"/>
              </w:rPr>
              <w:t>0°F</w:t>
            </w:r>
            <w:r w:rsidRPr="008142DA">
              <w:rPr>
                <w:sz w:val="16"/>
                <w:szCs w:val="16"/>
                <w:lang w:val="ru-RU"/>
              </w:rPr>
              <w:t>)</w:t>
            </w:r>
          </w:p>
        </w:tc>
      </w:tr>
      <w:tr w:rsidR="00F112ED" w:rsidRPr="008142DA" w14:paraId="42217B93" w14:textId="77777777" w:rsidTr="00F029EB">
        <w:trPr>
          <w:trHeight w:val="288"/>
          <w:jc w:val="center"/>
        </w:trPr>
        <w:tc>
          <w:tcPr>
            <w:tcW w:w="2288" w:type="dxa"/>
            <w:gridSpan w:val="3"/>
            <w:vAlign w:val="center"/>
          </w:tcPr>
          <w:p w14:paraId="05D39805" w14:textId="77777777" w:rsidR="00F112ED" w:rsidRPr="003023B7" w:rsidRDefault="00F112ED" w:rsidP="002C322C">
            <w:pPr>
              <w:autoSpaceDE/>
              <w:autoSpaceDN/>
              <w:adjustRightInd/>
              <w:spacing w:before="0" w:line="240" w:lineRule="auto"/>
              <w:ind w:left="0"/>
              <w:rPr>
                <w:b/>
                <w:color w:val="auto"/>
                <w:sz w:val="16"/>
                <w:szCs w:val="24"/>
                <w:lang w:val="ru-RU"/>
              </w:rPr>
            </w:pPr>
            <w:r w:rsidRPr="003023B7">
              <w:rPr>
                <w:b/>
                <w:color w:val="auto"/>
                <w:sz w:val="16"/>
                <w:szCs w:val="24"/>
                <w:lang w:val="ru-RU"/>
              </w:rPr>
              <w:t>Эпоксиполиамидное</w:t>
            </w:r>
          </w:p>
        </w:tc>
        <w:tc>
          <w:tcPr>
            <w:tcW w:w="2903" w:type="dxa"/>
            <w:vAlign w:val="center"/>
          </w:tcPr>
          <w:p w14:paraId="217B9856" w14:textId="77777777" w:rsidR="00F112ED" w:rsidRPr="008142DA" w:rsidRDefault="00F112ED" w:rsidP="002C322C">
            <w:pPr>
              <w:autoSpaceDE/>
              <w:autoSpaceDN/>
              <w:adjustRightInd/>
              <w:spacing w:before="0" w:line="240" w:lineRule="auto"/>
              <w:ind w:left="0"/>
              <w:rPr>
                <w:sz w:val="16"/>
                <w:szCs w:val="16"/>
              </w:rPr>
            </w:pPr>
            <w:proofErr w:type="spellStart"/>
            <w:r w:rsidRPr="008142DA">
              <w:rPr>
                <w:sz w:val="16"/>
                <w:szCs w:val="16"/>
              </w:rPr>
              <w:t>Dampney</w:t>
            </w:r>
            <w:proofErr w:type="spellEnd"/>
          </w:p>
        </w:tc>
        <w:tc>
          <w:tcPr>
            <w:tcW w:w="2475" w:type="dxa"/>
            <w:gridSpan w:val="2"/>
            <w:vAlign w:val="center"/>
          </w:tcPr>
          <w:p w14:paraId="1D8FEEA4" w14:textId="77777777" w:rsidR="00F112ED" w:rsidRPr="00EE54B6" w:rsidRDefault="00F112ED" w:rsidP="002C322C">
            <w:pPr>
              <w:autoSpaceDE/>
              <w:autoSpaceDN/>
              <w:adjustRightInd/>
              <w:spacing w:before="0" w:line="240" w:lineRule="auto"/>
              <w:ind w:left="0"/>
              <w:rPr>
                <w:sz w:val="16"/>
                <w:szCs w:val="16"/>
              </w:rPr>
            </w:pPr>
            <w:proofErr w:type="spellStart"/>
            <w:r w:rsidRPr="00EE54B6">
              <w:rPr>
                <w:sz w:val="16"/>
                <w:szCs w:val="16"/>
              </w:rPr>
              <w:t>Epodur</w:t>
            </w:r>
            <w:proofErr w:type="spellEnd"/>
            <w:r w:rsidRPr="00EE54B6">
              <w:rPr>
                <w:sz w:val="16"/>
                <w:szCs w:val="16"/>
              </w:rPr>
              <w:t xml:space="preserve"> 700C Series</w:t>
            </w:r>
          </w:p>
        </w:tc>
        <w:tc>
          <w:tcPr>
            <w:tcW w:w="971" w:type="dxa"/>
            <w:vAlign w:val="center"/>
          </w:tcPr>
          <w:p w14:paraId="35C2C36C" w14:textId="77777777" w:rsidR="00F112ED" w:rsidRPr="008142DA" w:rsidRDefault="00F112ED" w:rsidP="002C322C">
            <w:pPr>
              <w:autoSpaceDE/>
              <w:autoSpaceDN/>
              <w:adjustRightInd/>
              <w:spacing w:before="0" w:line="240" w:lineRule="auto"/>
              <w:ind w:left="0"/>
              <w:jc w:val="center"/>
              <w:rPr>
                <w:sz w:val="16"/>
                <w:szCs w:val="16"/>
                <w:lang w:val="ru-RU"/>
              </w:rPr>
            </w:pPr>
            <w:r w:rsidRPr="008142DA">
              <w:rPr>
                <w:sz w:val="16"/>
                <w:szCs w:val="16"/>
                <w:lang w:val="ru-RU"/>
              </w:rPr>
              <w:t>100</w:t>
            </w:r>
          </w:p>
        </w:tc>
        <w:tc>
          <w:tcPr>
            <w:tcW w:w="1347" w:type="dxa"/>
            <w:gridSpan w:val="2"/>
            <w:vAlign w:val="center"/>
          </w:tcPr>
          <w:p w14:paraId="0BCFE8C5"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w:t>
            </w:r>
            <w:r w:rsidRPr="008142DA">
              <w:rPr>
                <w:sz w:val="16"/>
                <w:szCs w:val="16"/>
                <w:lang w:val="ru-RU"/>
              </w:rPr>
              <w:t>25</w:t>
            </w:r>
            <w:r w:rsidRPr="008142DA">
              <w:rPr>
                <w:sz w:val="16"/>
                <w:szCs w:val="16"/>
              </w:rPr>
              <w:t>0°F)</w:t>
            </w:r>
          </w:p>
        </w:tc>
      </w:tr>
      <w:tr w:rsidR="00F112ED" w:rsidRPr="008142DA" w14:paraId="0FBDC70C" w14:textId="77777777" w:rsidTr="00F029EB">
        <w:trPr>
          <w:trHeight w:val="288"/>
          <w:jc w:val="center"/>
        </w:trPr>
        <w:tc>
          <w:tcPr>
            <w:tcW w:w="2288" w:type="dxa"/>
            <w:gridSpan w:val="3"/>
            <w:vAlign w:val="center"/>
          </w:tcPr>
          <w:p w14:paraId="198E7E1D" w14:textId="77777777" w:rsidR="00F112ED" w:rsidRPr="003023B7" w:rsidRDefault="00F112ED" w:rsidP="002C322C">
            <w:pPr>
              <w:autoSpaceDE/>
              <w:autoSpaceDN/>
              <w:adjustRightInd/>
              <w:spacing w:before="0" w:line="240" w:lineRule="auto"/>
              <w:ind w:left="0"/>
              <w:rPr>
                <w:b/>
                <w:color w:val="auto"/>
                <w:sz w:val="16"/>
                <w:szCs w:val="24"/>
                <w:lang w:val="ru-RU"/>
              </w:rPr>
            </w:pPr>
            <w:r w:rsidRPr="003023B7">
              <w:rPr>
                <w:b/>
                <w:color w:val="auto"/>
                <w:sz w:val="16"/>
                <w:szCs w:val="24"/>
                <w:lang w:val="ru-RU"/>
              </w:rPr>
              <w:t>Толстослойное</w:t>
            </w:r>
          </w:p>
        </w:tc>
        <w:tc>
          <w:tcPr>
            <w:tcW w:w="2903" w:type="dxa"/>
            <w:vAlign w:val="center"/>
          </w:tcPr>
          <w:p w14:paraId="0A88CB7F" w14:textId="77777777" w:rsidR="00F112ED" w:rsidRPr="008142DA" w:rsidRDefault="00F112ED" w:rsidP="002C322C">
            <w:pPr>
              <w:autoSpaceDE/>
              <w:autoSpaceDN/>
              <w:adjustRightInd/>
              <w:spacing w:before="0" w:line="240" w:lineRule="auto"/>
              <w:ind w:left="0"/>
              <w:rPr>
                <w:sz w:val="16"/>
                <w:szCs w:val="16"/>
              </w:rPr>
            </w:pPr>
            <w:r w:rsidRPr="008142DA">
              <w:rPr>
                <w:sz w:val="16"/>
                <w:szCs w:val="16"/>
              </w:rPr>
              <w:t>Hempel Coatings (USA), Inc</w:t>
            </w:r>
          </w:p>
        </w:tc>
        <w:tc>
          <w:tcPr>
            <w:tcW w:w="2475" w:type="dxa"/>
            <w:gridSpan w:val="2"/>
            <w:vAlign w:val="center"/>
          </w:tcPr>
          <w:p w14:paraId="3CF37A03" w14:textId="30AA2F15" w:rsidR="005F67E7" w:rsidRPr="00EE54B6" w:rsidRDefault="005F67E7" w:rsidP="002C322C">
            <w:pPr>
              <w:autoSpaceDE/>
              <w:autoSpaceDN/>
              <w:adjustRightInd/>
              <w:spacing w:before="0" w:line="240" w:lineRule="auto"/>
              <w:ind w:left="0"/>
              <w:rPr>
                <w:sz w:val="16"/>
                <w:szCs w:val="16"/>
                <w:lang w:val="ru-RU"/>
              </w:rPr>
            </w:pPr>
            <w:r w:rsidRPr="00EE54B6">
              <w:rPr>
                <w:sz w:val="16"/>
                <w:szCs w:val="16"/>
                <w:lang w:val="ru-RU"/>
              </w:rPr>
              <w:t>Hempaprime Multi 500</w:t>
            </w:r>
          </w:p>
        </w:tc>
        <w:tc>
          <w:tcPr>
            <w:tcW w:w="971" w:type="dxa"/>
            <w:vAlign w:val="center"/>
          </w:tcPr>
          <w:p w14:paraId="639CABBD" w14:textId="1939C21B" w:rsidR="00F112ED" w:rsidRPr="008142DA" w:rsidRDefault="004E36AC" w:rsidP="002C322C">
            <w:pPr>
              <w:autoSpaceDE/>
              <w:autoSpaceDN/>
              <w:adjustRightInd/>
              <w:spacing w:before="0" w:line="240" w:lineRule="auto"/>
              <w:ind w:left="0"/>
              <w:jc w:val="center"/>
              <w:rPr>
                <w:sz w:val="16"/>
                <w:szCs w:val="16"/>
                <w:lang w:val="ru-RU"/>
              </w:rPr>
            </w:pPr>
            <w:r>
              <w:rPr>
                <w:sz w:val="16"/>
                <w:szCs w:val="16"/>
                <w:lang w:val="ru-RU"/>
              </w:rPr>
              <w:t>189</w:t>
            </w:r>
            <w:r w:rsidR="002214E6">
              <w:rPr>
                <w:sz w:val="16"/>
                <w:szCs w:val="16"/>
                <w:lang w:val="ru-RU"/>
              </w:rPr>
              <w:t>-190</w:t>
            </w:r>
          </w:p>
        </w:tc>
        <w:tc>
          <w:tcPr>
            <w:tcW w:w="1347" w:type="dxa"/>
            <w:gridSpan w:val="2"/>
            <w:vAlign w:val="center"/>
          </w:tcPr>
          <w:p w14:paraId="0C756C06"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F112ED" w:rsidRPr="008142DA" w14:paraId="1907A7F1" w14:textId="77777777" w:rsidTr="00F029EB">
        <w:trPr>
          <w:trHeight w:val="288"/>
          <w:jc w:val="center"/>
        </w:trPr>
        <w:tc>
          <w:tcPr>
            <w:tcW w:w="2288" w:type="dxa"/>
            <w:gridSpan w:val="3"/>
            <w:vMerge w:val="restart"/>
            <w:vAlign w:val="center"/>
          </w:tcPr>
          <w:p w14:paraId="7E89D8EB" w14:textId="77777777" w:rsidR="00F112ED" w:rsidRPr="00AC483C" w:rsidRDefault="00F112ED" w:rsidP="002C322C">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903" w:type="dxa"/>
            <w:vAlign w:val="center"/>
          </w:tcPr>
          <w:p w14:paraId="0953AD1B" w14:textId="77777777" w:rsidR="00F112ED" w:rsidRPr="008142DA" w:rsidRDefault="00F112ED" w:rsidP="002C322C">
            <w:pPr>
              <w:autoSpaceDE/>
              <w:autoSpaceDN/>
              <w:adjustRightInd/>
              <w:spacing w:before="0" w:line="240" w:lineRule="auto"/>
              <w:ind w:left="0"/>
              <w:rPr>
                <w:sz w:val="16"/>
                <w:szCs w:val="16"/>
              </w:rPr>
            </w:pPr>
            <w:r w:rsidRPr="008142DA">
              <w:rPr>
                <w:sz w:val="16"/>
                <w:szCs w:val="16"/>
              </w:rPr>
              <w:t>International</w:t>
            </w:r>
          </w:p>
        </w:tc>
        <w:tc>
          <w:tcPr>
            <w:tcW w:w="2475" w:type="dxa"/>
            <w:gridSpan w:val="2"/>
            <w:vAlign w:val="center"/>
          </w:tcPr>
          <w:p w14:paraId="6A24907D" w14:textId="77777777" w:rsidR="00F112ED" w:rsidRPr="00EE54B6" w:rsidRDefault="00F112ED" w:rsidP="002C322C">
            <w:pPr>
              <w:autoSpaceDE/>
              <w:autoSpaceDN/>
              <w:adjustRightInd/>
              <w:spacing w:before="0" w:line="240" w:lineRule="auto"/>
              <w:ind w:left="0"/>
              <w:rPr>
                <w:sz w:val="16"/>
                <w:szCs w:val="16"/>
              </w:rPr>
            </w:pPr>
            <w:proofErr w:type="spellStart"/>
            <w:r w:rsidRPr="00EE54B6">
              <w:rPr>
                <w:sz w:val="16"/>
                <w:szCs w:val="16"/>
              </w:rPr>
              <w:t>Interseal</w:t>
            </w:r>
            <w:proofErr w:type="spellEnd"/>
            <w:r w:rsidRPr="00EE54B6">
              <w:rPr>
                <w:sz w:val="16"/>
                <w:szCs w:val="16"/>
              </w:rPr>
              <w:t xml:space="preserve"> 670 HS</w:t>
            </w:r>
          </w:p>
        </w:tc>
        <w:tc>
          <w:tcPr>
            <w:tcW w:w="971" w:type="dxa"/>
            <w:vAlign w:val="center"/>
          </w:tcPr>
          <w:p w14:paraId="17C807A5" w14:textId="77777777" w:rsidR="00F112ED" w:rsidRPr="008142DA" w:rsidRDefault="00F112ED" w:rsidP="002C322C">
            <w:pPr>
              <w:autoSpaceDE/>
              <w:autoSpaceDN/>
              <w:adjustRightInd/>
              <w:spacing w:before="0" w:line="240" w:lineRule="auto"/>
              <w:ind w:left="0"/>
              <w:jc w:val="center"/>
              <w:rPr>
                <w:sz w:val="16"/>
                <w:szCs w:val="16"/>
                <w:lang w:val="ru-RU"/>
              </w:rPr>
            </w:pPr>
            <w:r w:rsidRPr="008142DA">
              <w:rPr>
                <w:sz w:val="16"/>
                <w:szCs w:val="16"/>
                <w:lang w:val="ru-RU"/>
              </w:rPr>
              <w:t>240</w:t>
            </w:r>
          </w:p>
        </w:tc>
        <w:tc>
          <w:tcPr>
            <w:tcW w:w="1347" w:type="dxa"/>
            <w:gridSpan w:val="2"/>
            <w:vAlign w:val="center"/>
          </w:tcPr>
          <w:p w14:paraId="6FD9FE8F"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F112ED" w:rsidRPr="008142DA" w14:paraId="2DFFF6E1" w14:textId="77777777" w:rsidTr="00F029EB">
        <w:trPr>
          <w:trHeight w:val="288"/>
          <w:jc w:val="center"/>
        </w:trPr>
        <w:tc>
          <w:tcPr>
            <w:tcW w:w="2288" w:type="dxa"/>
            <w:gridSpan w:val="3"/>
            <w:vMerge/>
            <w:vAlign w:val="center"/>
          </w:tcPr>
          <w:p w14:paraId="55C282EB" w14:textId="77777777" w:rsidR="00F112ED" w:rsidRPr="008142DA" w:rsidRDefault="00F112ED" w:rsidP="002C322C">
            <w:pPr>
              <w:jc w:val="center"/>
              <w:rPr>
                <w:b/>
                <w:sz w:val="16"/>
                <w:szCs w:val="16"/>
              </w:rPr>
            </w:pPr>
          </w:p>
        </w:tc>
        <w:tc>
          <w:tcPr>
            <w:tcW w:w="2903" w:type="dxa"/>
            <w:vAlign w:val="center"/>
          </w:tcPr>
          <w:p w14:paraId="22255E52" w14:textId="77777777" w:rsidR="00F112ED" w:rsidRPr="008142DA" w:rsidRDefault="00F112ED" w:rsidP="002C322C">
            <w:pPr>
              <w:autoSpaceDE/>
              <w:autoSpaceDN/>
              <w:adjustRightInd/>
              <w:spacing w:before="0" w:line="240" w:lineRule="auto"/>
              <w:ind w:left="0"/>
              <w:rPr>
                <w:sz w:val="16"/>
                <w:szCs w:val="16"/>
              </w:rPr>
            </w:pPr>
            <w:r w:rsidRPr="008142DA">
              <w:rPr>
                <w:sz w:val="16"/>
                <w:szCs w:val="16"/>
              </w:rPr>
              <w:t>International Devoe</w:t>
            </w:r>
          </w:p>
        </w:tc>
        <w:tc>
          <w:tcPr>
            <w:tcW w:w="2475" w:type="dxa"/>
            <w:gridSpan w:val="2"/>
            <w:vAlign w:val="center"/>
          </w:tcPr>
          <w:p w14:paraId="0EA02750" w14:textId="77777777" w:rsidR="00F112ED" w:rsidRPr="00EE54B6" w:rsidRDefault="00F112ED" w:rsidP="002C322C">
            <w:pPr>
              <w:autoSpaceDE/>
              <w:autoSpaceDN/>
              <w:adjustRightInd/>
              <w:spacing w:before="0" w:line="240" w:lineRule="auto"/>
              <w:ind w:left="0"/>
              <w:rPr>
                <w:sz w:val="16"/>
                <w:szCs w:val="16"/>
              </w:rPr>
            </w:pPr>
            <w:r w:rsidRPr="00EE54B6">
              <w:rPr>
                <w:sz w:val="16"/>
                <w:szCs w:val="16"/>
              </w:rPr>
              <w:t>Devran 224 Series</w:t>
            </w:r>
          </w:p>
        </w:tc>
        <w:tc>
          <w:tcPr>
            <w:tcW w:w="971" w:type="dxa"/>
            <w:vAlign w:val="center"/>
          </w:tcPr>
          <w:p w14:paraId="3110F265" w14:textId="77777777" w:rsidR="00F112ED" w:rsidRPr="008142DA" w:rsidRDefault="00686FC0" w:rsidP="002C322C">
            <w:pPr>
              <w:autoSpaceDE/>
              <w:autoSpaceDN/>
              <w:adjustRightInd/>
              <w:spacing w:before="0" w:line="240" w:lineRule="auto"/>
              <w:ind w:left="0"/>
              <w:jc w:val="center"/>
              <w:rPr>
                <w:sz w:val="16"/>
                <w:szCs w:val="16"/>
                <w:lang w:val="ru-RU"/>
              </w:rPr>
            </w:pPr>
            <w:r>
              <w:rPr>
                <w:sz w:val="16"/>
                <w:szCs w:val="16"/>
              </w:rPr>
              <w:t>28</w:t>
            </w:r>
            <w:r w:rsidRPr="008142DA">
              <w:rPr>
                <w:sz w:val="16"/>
                <w:szCs w:val="16"/>
                <w:lang w:val="ru-RU"/>
              </w:rPr>
              <w:t>-212</w:t>
            </w:r>
          </w:p>
        </w:tc>
        <w:tc>
          <w:tcPr>
            <w:tcW w:w="1347" w:type="dxa"/>
            <w:gridSpan w:val="2"/>
            <w:vAlign w:val="center"/>
          </w:tcPr>
          <w:p w14:paraId="722FC75C" w14:textId="77777777" w:rsidR="00F112ED" w:rsidRPr="008142DA" w:rsidRDefault="00686FC0" w:rsidP="002C322C">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F112ED" w:rsidRPr="008142DA" w14:paraId="26C7B0A7" w14:textId="77777777" w:rsidTr="00F029EB">
        <w:trPr>
          <w:trHeight w:val="288"/>
          <w:jc w:val="center"/>
        </w:trPr>
        <w:tc>
          <w:tcPr>
            <w:tcW w:w="2288" w:type="dxa"/>
            <w:gridSpan w:val="3"/>
            <w:vMerge/>
            <w:vAlign w:val="center"/>
          </w:tcPr>
          <w:p w14:paraId="4FAEE34A" w14:textId="77777777" w:rsidR="00F112ED" w:rsidRPr="008142DA" w:rsidRDefault="00F112ED" w:rsidP="002C322C">
            <w:pPr>
              <w:jc w:val="center"/>
              <w:rPr>
                <w:b/>
                <w:sz w:val="16"/>
                <w:szCs w:val="16"/>
              </w:rPr>
            </w:pPr>
          </w:p>
        </w:tc>
        <w:tc>
          <w:tcPr>
            <w:tcW w:w="2903" w:type="dxa"/>
            <w:vAlign w:val="center"/>
          </w:tcPr>
          <w:p w14:paraId="035267A7" w14:textId="77777777" w:rsidR="00F112ED" w:rsidRPr="008142DA" w:rsidRDefault="00F112ED" w:rsidP="002C322C">
            <w:pPr>
              <w:autoSpaceDE/>
              <w:autoSpaceDN/>
              <w:adjustRightInd/>
              <w:spacing w:before="0" w:line="240" w:lineRule="auto"/>
              <w:ind w:left="0"/>
              <w:rPr>
                <w:sz w:val="16"/>
                <w:szCs w:val="16"/>
              </w:rPr>
            </w:pPr>
            <w:r w:rsidRPr="008142DA">
              <w:rPr>
                <w:sz w:val="16"/>
                <w:szCs w:val="16"/>
              </w:rPr>
              <w:t>Jotun Paints</w:t>
            </w:r>
          </w:p>
        </w:tc>
        <w:tc>
          <w:tcPr>
            <w:tcW w:w="2475" w:type="dxa"/>
            <w:gridSpan w:val="2"/>
            <w:vAlign w:val="center"/>
          </w:tcPr>
          <w:p w14:paraId="0B5F1603" w14:textId="77777777" w:rsidR="00F112ED" w:rsidRPr="00EE54B6" w:rsidRDefault="00F112ED" w:rsidP="002C322C">
            <w:pPr>
              <w:autoSpaceDE/>
              <w:autoSpaceDN/>
              <w:adjustRightInd/>
              <w:spacing w:before="0" w:line="240" w:lineRule="auto"/>
              <w:ind w:left="0"/>
              <w:rPr>
                <w:sz w:val="16"/>
                <w:szCs w:val="16"/>
              </w:rPr>
            </w:pPr>
            <w:proofErr w:type="spellStart"/>
            <w:r w:rsidRPr="00EE54B6">
              <w:rPr>
                <w:sz w:val="16"/>
                <w:szCs w:val="16"/>
              </w:rPr>
              <w:t>Penguard</w:t>
            </w:r>
            <w:proofErr w:type="spellEnd"/>
            <w:r w:rsidRPr="00EE54B6">
              <w:rPr>
                <w:sz w:val="16"/>
                <w:szCs w:val="16"/>
              </w:rPr>
              <w:t xml:space="preserve"> FC</w:t>
            </w:r>
          </w:p>
        </w:tc>
        <w:tc>
          <w:tcPr>
            <w:tcW w:w="971" w:type="dxa"/>
            <w:vAlign w:val="center"/>
          </w:tcPr>
          <w:p w14:paraId="59DC283D" w14:textId="77777777" w:rsidR="00F112ED" w:rsidRPr="008142DA" w:rsidRDefault="00F112ED" w:rsidP="002C322C">
            <w:pPr>
              <w:autoSpaceDE/>
              <w:autoSpaceDN/>
              <w:adjustRightInd/>
              <w:spacing w:before="0" w:line="240" w:lineRule="auto"/>
              <w:ind w:left="0"/>
              <w:jc w:val="center"/>
              <w:rPr>
                <w:sz w:val="16"/>
                <w:szCs w:val="16"/>
                <w:lang w:val="ru-RU"/>
              </w:rPr>
            </w:pPr>
            <w:r w:rsidRPr="008142DA">
              <w:rPr>
                <w:sz w:val="16"/>
                <w:szCs w:val="16"/>
                <w:lang w:val="ru-RU"/>
              </w:rPr>
              <w:t>310</w:t>
            </w:r>
          </w:p>
        </w:tc>
        <w:tc>
          <w:tcPr>
            <w:tcW w:w="1347" w:type="dxa"/>
            <w:gridSpan w:val="2"/>
            <w:vAlign w:val="center"/>
          </w:tcPr>
          <w:p w14:paraId="6E009100"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F112ED" w:rsidRPr="008142DA" w14:paraId="425FD828" w14:textId="77777777" w:rsidTr="00F029EB">
        <w:trPr>
          <w:trHeight w:val="288"/>
          <w:jc w:val="center"/>
        </w:trPr>
        <w:tc>
          <w:tcPr>
            <w:tcW w:w="2288" w:type="dxa"/>
            <w:gridSpan w:val="3"/>
            <w:vAlign w:val="center"/>
          </w:tcPr>
          <w:p w14:paraId="0CAD212A" w14:textId="77777777" w:rsidR="00F112ED" w:rsidRPr="008142DA" w:rsidRDefault="00F112ED" w:rsidP="002C322C">
            <w:pPr>
              <w:jc w:val="center"/>
              <w:rPr>
                <w:b/>
                <w:sz w:val="16"/>
                <w:szCs w:val="16"/>
              </w:rPr>
            </w:pPr>
          </w:p>
        </w:tc>
        <w:tc>
          <w:tcPr>
            <w:tcW w:w="2903" w:type="dxa"/>
            <w:vAlign w:val="center"/>
          </w:tcPr>
          <w:p w14:paraId="68DDF3A4" w14:textId="77777777" w:rsidR="00F112ED" w:rsidRPr="008142DA" w:rsidRDefault="00F112ED" w:rsidP="002C322C">
            <w:pPr>
              <w:autoSpaceDE/>
              <w:autoSpaceDN/>
              <w:adjustRightInd/>
              <w:spacing w:before="0" w:line="240" w:lineRule="auto"/>
              <w:ind w:left="0"/>
              <w:rPr>
                <w:sz w:val="16"/>
                <w:szCs w:val="16"/>
              </w:rPr>
            </w:pPr>
            <w:r w:rsidRPr="008142DA">
              <w:rPr>
                <w:sz w:val="16"/>
                <w:szCs w:val="16"/>
              </w:rPr>
              <w:t>PPG</w:t>
            </w:r>
          </w:p>
        </w:tc>
        <w:tc>
          <w:tcPr>
            <w:tcW w:w="2475" w:type="dxa"/>
            <w:gridSpan w:val="2"/>
            <w:vAlign w:val="center"/>
          </w:tcPr>
          <w:p w14:paraId="25D8BAF0" w14:textId="12318E84" w:rsidR="00686FC0" w:rsidRPr="00EE54B6" w:rsidRDefault="00F43315" w:rsidP="00686FC0">
            <w:pPr>
              <w:autoSpaceDE/>
              <w:autoSpaceDN/>
              <w:adjustRightInd/>
              <w:spacing w:before="0" w:line="240" w:lineRule="auto"/>
              <w:ind w:left="0"/>
              <w:rPr>
                <w:sz w:val="16"/>
                <w:szCs w:val="16"/>
              </w:rPr>
            </w:pPr>
            <w:proofErr w:type="spellStart"/>
            <w:r w:rsidRPr="00F43315">
              <w:rPr>
                <w:sz w:val="16"/>
                <w:szCs w:val="16"/>
              </w:rPr>
              <w:t>Amerlock</w:t>
            </w:r>
            <w:proofErr w:type="spellEnd"/>
            <w:r>
              <w:rPr>
                <w:sz w:val="16"/>
                <w:szCs w:val="16"/>
              </w:rPr>
              <w:t xml:space="preserve"> </w:t>
            </w:r>
            <w:r w:rsidR="0058537A" w:rsidRPr="00EE54B6">
              <w:rPr>
                <w:sz w:val="16"/>
                <w:szCs w:val="16"/>
              </w:rPr>
              <w:t>400 or 2</w:t>
            </w:r>
          </w:p>
          <w:p w14:paraId="0688534C" w14:textId="0A0F38EA" w:rsidR="00F112ED" w:rsidRPr="00EE54B6" w:rsidRDefault="00686FC0" w:rsidP="00686FC0">
            <w:pPr>
              <w:autoSpaceDE/>
              <w:autoSpaceDN/>
              <w:adjustRightInd/>
              <w:spacing w:before="0" w:line="240" w:lineRule="auto"/>
              <w:ind w:left="0"/>
              <w:rPr>
                <w:sz w:val="16"/>
                <w:szCs w:val="16"/>
              </w:rPr>
            </w:pPr>
            <w:proofErr w:type="spellStart"/>
            <w:proofErr w:type="gramStart"/>
            <w:r w:rsidRPr="00EE54B6">
              <w:rPr>
                <w:sz w:val="16"/>
                <w:szCs w:val="16"/>
              </w:rPr>
              <w:t>SigmaCover</w:t>
            </w:r>
            <w:proofErr w:type="spellEnd"/>
            <w:r w:rsidRPr="00EE54B6">
              <w:rPr>
                <w:sz w:val="16"/>
                <w:szCs w:val="16"/>
              </w:rPr>
              <w:t xml:space="preserve"> </w:t>
            </w:r>
            <w:r w:rsidR="00AD646E" w:rsidRPr="00EE54B6">
              <w:rPr>
                <w:sz w:val="16"/>
                <w:szCs w:val="16"/>
              </w:rPr>
              <w:t xml:space="preserve"> 400</w:t>
            </w:r>
            <w:proofErr w:type="gramEnd"/>
            <w:r w:rsidR="00AD646E" w:rsidRPr="00EE54B6">
              <w:rPr>
                <w:sz w:val="16"/>
                <w:szCs w:val="16"/>
              </w:rPr>
              <w:t xml:space="preserve"> or 2</w:t>
            </w:r>
          </w:p>
        </w:tc>
        <w:tc>
          <w:tcPr>
            <w:tcW w:w="971" w:type="dxa"/>
            <w:vAlign w:val="center"/>
          </w:tcPr>
          <w:p w14:paraId="36F03060" w14:textId="2DC70E04" w:rsidR="00F112ED" w:rsidRPr="008142DA" w:rsidRDefault="00686FC0" w:rsidP="002C322C">
            <w:pPr>
              <w:autoSpaceDE/>
              <w:autoSpaceDN/>
              <w:adjustRightInd/>
              <w:spacing w:before="0" w:line="240" w:lineRule="auto"/>
              <w:ind w:left="0"/>
              <w:jc w:val="center"/>
              <w:rPr>
                <w:sz w:val="16"/>
                <w:szCs w:val="16"/>
                <w:lang w:val="ru-RU"/>
              </w:rPr>
            </w:pPr>
            <w:r>
              <w:rPr>
                <w:sz w:val="16"/>
                <w:szCs w:val="16"/>
              </w:rPr>
              <w:t>153</w:t>
            </w:r>
            <w:r w:rsidR="0058537A">
              <w:rPr>
                <w:sz w:val="16"/>
                <w:szCs w:val="16"/>
              </w:rPr>
              <w:t>-180</w:t>
            </w:r>
          </w:p>
        </w:tc>
        <w:tc>
          <w:tcPr>
            <w:tcW w:w="1347" w:type="dxa"/>
            <w:gridSpan w:val="2"/>
            <w:vAlign w:val="center"/>
          </w:tcPr>
          <w:p w14:paraId="377C9B55" w14:textId="77777777" w:rsidR="00F112ED" w:rsidRPr="008142DA" w:rsidRDefault="00686FC0" w:rsidP="002C322C">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F112ED" w:rsidRPr="008142DA" w14:paraId="04C21B43" w14:textId="77777777" w:rsidTr="00F029EB">
        <w:trPr>
          <w:trHeight w:val="288"/>
          <w:jc w:val="center"/>
        </w:trPr>
        <w:tc>
          <w:tcPr>
            <w:tcW w:w="2288" w:type="dxa"/>
            <w:gridSpan w:val="3"/>
            <w:vAlign w:val="center"/>
          </w:tcPr>
          <w:p w14:paraId="71F44CEC" w14:textId="77777777" w:rsidR="00F112ED" w:rsidRPr="008142DA" w:rsidRDefault="00F112ED" w:rsidP="002C322C">
            <w:pPr>
              <w:jc w:val="center"/>
              <w:rPr>
                <w:b/>
                <w:sz w:val="16"/>
                <w:szCs w:val="16"/>
              </w:rPr>
            </w:pPr>
          </w:p>
        </w:tc>
        <w:tc>
          <w:tcPr>
            <w:tcW w:w="2903" w:type="dxa"/>
            <w:vAlign w:val="center"/>
          </w:tcPr>
          <w:p w14:paraId="4437E422" w14:textId="77777777" w:rsidR="00F112ED" w:rsidRPr="008142DA" w:rsidRDefault="00F112ED" w:rsidP="002C322C">
            <w:pPr>
              <w:autoSpaceDE/>
              <w:autoSpaceDN/>
              <w:adjustRightInd/>
              <w:spacing w:before="0" w:line="240" w:lineRule="auto"/>
              <w:ind w:left="0"/>
              <w:rPr>
                <w:sz w:val="16"/>
                <w:szCs w:val="16"/>
              </w:rPr>
            </w:pPr>
            <w:r w:rsidRPr="008142DA">
              <w:rPr>
                <w:sz w:val="16"/>
                <w:szCs w:val="16"/>
              </w:rPr>
              <w:t>Sherwin Williams</w:t>
            </w:r>
          </w:p>
        </w:tc>
        <w:tc>
          <w:tcPr>
            <w:tcW w:w="2475" w:type="dxa"/>
            <w:gridSpan w:val="2"/>
            <w:vAlign w:val="center"/>
          </w:tcPr>
          <w:p w14:paraId="2F37C37F" w14:textId="77777777" w:rsidR="00F112ED" w:rsidRPr="00EE54B6" w:rsidRDefault="00F112ED" w:rsidP="002C322C">
            <w:pPr>
              <w:autoSpaceDE/>
              <w:autoSpaceDN/>
              <w:adjustRightInd/>
              <w:spacing w:before="0" w:line="240" w:lineRule="auto"/>
              <w:ind w:left="0"/>
              <w:rPr>
                <w:sz w:val="16"/>
                <w:szCs w:val="16"/>
              </w:rPr>
            </w:pPr>
            <w:proofErr w:type="spellStart"/>
            <w:r w:rsidRPr="00EE54B6">
              <w:rPr>
                <w:sz w:val="16"/>
                <w:szCs w:val="16"/>
              </w:rPr>
              <w:t>Macropoxy</w:t>
            </w:r>
            <w:proofErr w:type="spellEnd"/>
            <w:r w:rsidRPr="00EE54B6">
              <w:rPr>
                <w:sz w:val="16"/>
                <w:szCs w:val="16"/>
              </w:rPr>
              <w:t xml:space="preserve"> 646 Series</w:t>
            </w:r>
          </w:p>
        </w:tc>
        <w:tc>
          <w:tcPr>
            <w:tcW w:w="971" w:type="dxa"/>
            <w:vAlign w:val="center"/>
          </w:tcPr>
          <w:p w14:paraId="09539C22" w14:textId="77777777" w:rsidR="00F112ED" w:rsidRPr="008142DA" w:rsidRDefault="00F112ED" w:rsidP="002C322C">
            <w:pPr>
              <w:autoSpaceDE/>
              <w:autoSpaceDN/>
              <w:adjustRightInd/>
              <w:spacing w:before="0" w:line="240" w:lineRule="auto"/>
              <w:ind w:left="0"/>
              <w:jc w:val="center"/>
              <w:rPr>
                <w:sz w:val="16"/>
                <w:szCs w:val="16"/>
                <w:lang w:val="ru-RU"/>
              </w:rPr>
            </w:pPr>
            <w:r w:rsidRPr="008142DA">
              <w:rPr>
                <w:sz w:val="16"/>
                <w:szCs w:val="16"/>
                <w:lang w:val="ru-RU"/>
              </w:rPr>
              <w:t>100-250</w:t>
            </w:r>
          </w:p>
        </w:tc>
        <w:tc>
          <w:tcPr>
            <w:tcW w:w="1347" w:type="dxa"/>
            <w:gridSpan w:val="2"/>
            <w:vAlign w:val="center"/>
          </w:tcPr>
          <w:p w14:paraId="67997248" w14:textId="77777777" w:rsidR="00F112ED" w:rsidRPr="008142DA" w:rsidRDefault="00F112ED" w:rsidP="002C322C">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686FC0" w:rsidRPr="008142DA" w14:paraId="5A7CA9CA" w14:textId="77777777" w:rsidTr="00F029EB">
        <w:trPr>
          <w:trHeight w:val="288"/>
          <w:jc w:val="center"/>
        </w:trPr>
        <w:tc>
          <w:tcPr>
            <w:tcW w:w="2288" w:type="dxa"/>
            <w:gridSpan w:val="3"/>
            <w:vAlign w:val="center"/>
          </w:tcPr>
          <w:p w14:paraId="259C8A6B" w14:textId="77777777" w:rsidR="00686FC0" w:rsidRPr="008142DA" w:rsidRDefault="00686FC0" w:rsidP="002C322C">
            <w:pPr>
              <w:jc w:val="center"/>
              <w:rPr>
                <w:b/>
                <w:sz w:val="16"/>
                <w:szCs w:val="16"/>
              </w:rPr>
            </w:pPr>
          </w:p>
        </w:tc>
        <w:tc>
          <w:tcPr>
            <w:tcW w:w="2903" w:type="dxa"/>
            <w:vAlign w:val="center"/>
          </w:tcPr>
          <w:p w14:paraId="017703BD" w14:textId="77777777" w:rsidR="00686FC0" w:rsidRPr="008142DA" w:rsidRDefault="00686FC0" w:rsidP="002C322C">
            <w:pPr>
              <w:autoSpaceDE/>
              <w:autoSpaceDN/>
              <w:adjustRightInd/>
              <w:spacing w:before="0" w:line="240" w:lineRule="auto"/>
              <w:ind w:left="0"/>
              <w:rPr>
                <w:sz w:val="16"/>
                <w:szCs w:val="16"/>
              </w:rPr>
            </w:pPr>
            <w:r w:rsidRPr="008142DA">
              <w:rPr>
                <w:sz w:val="16"/>
                <w:szCs w:val="16"/>
              </w:rPr>
              <w:t>Tnemec</w:t>
            </w:r>
          </w:p>
        </w:tc>
        <w:tc>
          <w:tcPr>
            <w:tcW w:w="2475" w:type="dxa"/>
            <w:gridSpan w:val="2"/>
            <w:vAlign w:val="center"/>
          </w:tcPr>
          <w:p w14:paraId="4DD72D78" w14:textId="4EE5B64D" w:rsidR="00686FC0" w:rsidRPr="00EE54B6" w:rsidRDefault="00686FC0" w:rsidP="00686FC0">
            <w:pPr>
              <w:autoSpaceDE/>
              <w:autoSpaceDN/>
              <w:adjustRightInd/>
              <w:spacing w:before="0" w:line="240" w:lineRule="auto"/>
              <w:ind w:left="0"/>
              <w:rPr>
                <w:sz w:val="16"/>
                <w:szCs w:val="16"/>
              </w:rPr>
            </w:pPr>
            <w:r w:rsidRPr="00EE54B6">
              <w:rPr>
                <w:sz w:val="16"/>
                <w:szCs w:val="16"/>
              </w:rPr>
              <w:t>Series 161</w:t>
            </w:r>
            <w:r w:rsidR="00C32572" w:rsidRPr="00EE54B6">
              <w:rPr>
                <w:sz w:val="16"/>
                <w:szCs w:val="16"/>
              </w:rPr>
              <w:t>HS</w:t>
            </w:r>
            <w:r w:rsidRPr="00EE54B6">
              <w:rPr>
                <w:sz w:val="16"/>
                <w:szCs w:val="16"/>
              </w:rPr>
              <w:t xml:space="preserve"> </w:t>
            </w:r>
            <w:proofErr w:type="spellStart"/>
            <w:r w:rsidRPr="00EE54B6">
              <w:rPr>
                <w:sz w:val="16"/>
                <w:szCs w:val="16"/>
              </w:rPr>
              <w:t>Tneme-Fascure</w:t>
            </w:r>
            <w:proofErr w:type="spellEnd"/>
          </w:p>
          <w:p w14:paraId="52F83D32" w14:textId="77777777" w:rsidR="00686FC0" w:rsidRPr="00EE54B6" w:rsidRDefault="00686FC0" w:rsidP="002C322C">
            <w:pPr>
              <w:autoSpaceDE/>
              <w:autoSpaceDN/>
              <w:adjustRightInd/>
              <w:spacing w:before="0" w:line="240" w:lineRule="auto"/>
              <w:ind w:left="0"/>
              <w:rPr>
                <w:sz w:val="16"/>
                <w:szCs w:val="16"/>
              </w:rPr>
            </w:pPr>
            <w:r w:rsidRPr="00EE54B6">
              <w:rPr>
                <w:sz w:val="16"/>
                <w:szCs w:val="16"/>
              </w:rPr>
              <w:t xml:space="preserve">Series L69 Hi-Build </w:t>
            </w:r>
            <w:proofErr w:type="spellStart"/>
            <w:r w:rsidRPr="00EE54B6">
              <w:rPr>
                <w:sz w:val="16"/>
                <w:szCs w:val="16"/>
              </w:rPr>
              <w:t>Epoxline</w:t>
            </w:r>
            <w:proofErr w:type="spellEnd"/>
            <w:r w:rsidRPr="00EE54B6">
              <w:rPr>
                <w:sz w:val="16"/>
                <w:szCs w:val="16"/>
              </w:rPr>
              <w:t xml:space="preserve"> II</w:t>
            </w:r>
          </w:p>
        </w:tc>
        <w:tc>
          <w:tcPr>
            <w:tcW w:w="971" w:type="dxa"/>
            <w:vAlign w:val="center"/>
          </w:tcPr>
          <w:p w14:paraId="4D473963" w14:textId="77777777" w:rsidR="003642DE" w:rsidRDefault="007909CB" w:rsidP="002C322C">
            <w:pPr>
              <w:autoSpaceDE/>
              <w:autoSpaceDN/>
              <w:adjustRightInd/>
              <w:spacing w:before="0" w:line="240" w:lineRule="auto"/>
              <w:ind w:left="0"/>
              <w:jc w:val="center"/>
              <w:rPr>
                <w:ins w:id="235" w:author="Issayevskiy, Konstantin [STAMGazStroy LLP]" w:date="2025-12-08T16:21:00Z" w16du:dateUtc="2025-12-08T11:21:00Z"/>
                <w:sz w:val="16"/>
                <w:szCs w:val="16"/>
              </w:rPr>
            </w:pPr>
            <w:r>
              <w:rPr>
                <w:sz w:val="16"/>
                <w:szCs w:val="16"/>
              </w:rPr>
              <w:t>184</w:t>
            </w:r>
          </w:p>
          <w:p w14:paraId="62B13DB3" w14:textId="06A6EFB9" w:rsidR="00686FC0" w:rsidRPr="008142DA" w:rsidRDefault="00686FC0" w:rsidP="002C322C">
            <w:pPr>
              <w:autoSpaceDE/>
              <w:autoSpaceDN/>
              <w:adjustRightInd/>
              <w:spacing w:before="0" w:line="240" w:lineRule="auto"/>
              <w:ind w:left="0"/>
              <w:jc w:val="center"/>
              <w:rPr>
                <w:sz w:val="16"/>
                <w:szCs w:val="16"/>
                <w:lang w:val="ru-RU"/>
              </w:rPr>
            </w:pPr>
            <w:r>
              <w:rPr>
                <w:sz w:val="16"/>
                <w:szCs w:val="16"/>
              </w:rPr>
              <w:t>98</w:t>
            </w:r>
            <w:r w:rsidR="007909CB">
              <w:rPr>
                <w:sz w:val="16"/>
                <w:szCs w:val="16"/>
              </w:rPr>
              <w:t>-335</w:t>
            </w:r>
          </w:p>
        </w:tc>
        <w:tc>
          <w:tcPr>
            <w:tcW w:w="1347" w:type="dxa"/>
            <w:gridSpan w:val="2"/>
            <w:vAlign w:val="center"/>
          </w:tcPr>
          <w:p w14:paraId="4498DCFC" w14:textId="77777777" w:rsidR="00686FC0" w:rsidRDefault="00686FC0" w:rsidP="00686FC0">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p w14:paraId="37628B09" w14:textId="77777777" w:rsidR="00686FC0" w:rsidRPr="008142DA" w:rsidRDefault="00686FC0" w:rsidP="002C322C">
            <w:pPr>
              <w:autoSpaceDE/>
              <w:autoSpaceDN/>
              <w:adjustRightInd/>
              <w:spacing w:before="0" w:line="240" w:lineRule="auto"/>
              <w:ind w:left="0"/>
              <w:jc w:val="center"/>
              <w:rPr>
                <w:sz w:val="16"/>
                <w:szCs w:val="16"/>
                <w:lang w:val="ru-RU"/>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F112ED" w:rsidRPr="00AB0391" w14:paraId="34BFCFCA" w14:textId="77777777" w:rsidTr="00F029EB">
        <w:trPr>
          <w:trHeight w:val="288"/>
          <w:jc w:val="center"/>
        </w:trPr>
        <w:tc>
          <w:tcPr>
            <w:tcW w:w="2288" w:type="dxa"/>
            <w:gridSpan w:val="3"/>
            <w:tcBorders>
              <w:bottom w:val="single" w:sz="12" w:space="0" w:color="auto"/>
            </w:tcBorders>
            <w:vAlign w:val="center"/>
          </w:tcPr>
          <w:p w14:paraId="7B8A9C32" w14:textId="77777777" w:rsidR="00F112ED" w:rsidRPr="00BF5D90" w:rsidRDefault="00F112ED" w:rsidP="002C322C">
            <w:pPr>
              <w:autoSpaceDE/>
              <w:autoSpaceDN/>
              <w:adjustRightInd/>
              <w:spacing w:before="0" w:line="240" w:lineRule="auto"/>
              <w:ind w:left="0"/>
              <w:rPr>
                <w:i/>
                <w:color w:val="auto"/>
                <w:sz w:val="14"/>
                <w:szCs w:val="24"/>
                <w:lang w:val="ru-RU"/>
              </w:rPr>
            </w:pPr>
          </w:p>
        </w:tc>
        <w:tc>
          <w:tcPr>
            <w:tcW w:w="7696" w:type="dxa"/>
            <w:gridSpan w:val="6"/>
            <w:tcBorders>
              <w:bottom w:val="single" w:sz="12" w:space="0" w:color="auto"/>
            </w:tcBorders>
            <w:vAlign w:val="center"/>
          </w:tcPr>
          <w:p w14:paraId="0F9726FF" w14:textId="77777777" w:rsidR="00F112ED" w:rsidRPr="00015BD6" w:rsidRDefault="00F112ED" w:rsidP="002C322C">
            <w:pPr>
              <w:autoSpaceDE/>
              <w:autoSpaceDN/>
              <w:adjustRightInd/>
              <w:spacing w:before="0" w:line="240" w:lineRule="auto"/>
              <w:ind w:left="0"/>
              <w:rPr>
                <w:i/>
                <w:color w:val="auto"/>
                <w:sz w:val="14"/>
                <w:szCs w:val="24"/>
                <w:lang w:val="ru-RU"/>
              </w:rPr>
            </w:pPr>
            <w:r w:rsidRPr="00015BD6">
              <w:rPr>
                <w:i/>
                <w:color w:val="auto"/>
                <w:sz w:val="14"/>
                <w:szCs w:val="24"/>
                <w:lang w:val="ru-RU"/>
              </w:rPr>
              <w:t>В соответствии с инструкциями изготовителя.</w:t>
            </w:r>
          </w:p>
        </w:tc>
      </w:tr>
      <w:tr w:rsidR="00F112ED" w:rsidRPr="008142DA" w14:paraId="48D1C3E3" w14:textId="77777777" w:rsidTr="00F029EB">
        <w:trPr>
          <w:trHeight w:val="288"/>
          <w:jc w:val="center"/>
        </w:trPr>
        <w:tc>
          <w:tcPr>
            <w:tcW w:w="1170" w:type="dxa"/>
            <w:vAlign w:val="center"/>
          </w:tcPr>
          <w:p w14:paraId="3D935957" w14:textId="77777777" w:rsidR="00F112ED" w:rsidRPr="008142DA" w:rsidRDefault="00F112ED" w:rsidP="002C322C">
            <w:pPr>
              <w:autoSpaceDE/>
              <w:autoSpaceDN/>
              <w:adjustRightInd/>
              <w:spacing w:before="0" w:line="240" w:lineRule="auto"/>
              <w:ind w:left="-72"/>
              <w:rPr>
                <w:b/>
                <w:sz w:val="16"/>
                <w:szCs w:val="16"/>
              </w:rPr>
            </w:pPr>
            <w:r w:rsidRPr="00B52749">
              <w:rPr>
                <w:b/>
                <w:color w:val="auto"/>
                <w:sz w:val="16"/>
                <w:szCs w:val="24"/>
                <w:lang w:val="ru-RU"/>
              </w:rPr>
              <w:t>Последнее обновление:</w:t>
            </w:r>
          </w:p>
        </w:tc>
        <w:tc>
          <w:tcPr>
            <w:tcW w:w="4021" w:type="dxa"/>
            <w:gridSpan w:val="3"/>
            <w:vAlign w:val="center"/>
          </w:tcPr>
          <w:p w14:paraId="58D73A17" w14:textId="4F13DFAD" w:rsidR="00F112ED" w:rsidRPr="008142DA" w:rsidRDefault="007946D9" w:rsidP="002C322C">
            <w:pPr>
              <w:autoSpaceDE/>
              <w:autoSpaceDN/>
              <w:adjustRightInd/>
              <w:spacing w:before="0" w:line="240" w:lineRule="auto"/>
              <w:ind w:left="-72"/>
              <w:rPr>
                <w:sz w:val="16"/>
                <w:szCs w:val="16"/>
              </w:rPr>
            </w:pPr>
            <w:r>
              <w:rPr>
                <w:color w:val="auto"/>
                <w:sz w:val="16"/>
                <w:szCs w:val="24"/>
                <w:lang w:val="ru-RU"/>
              </w:rPr>
              <w:t>Ноябрь</w:t>
            </w:r>
            <w:r w:rsidR="00EB386F">
              <w:rPr>
                <w:color w:val="auto"/>
                <w:sz w:val="16"/>
                <w:szCs w:val="24"/>
                <w:lang w:val="ru-RU"/>
              </w:rPr>
              <w:t xml:space="preserve"> 2025</w:t>
            </w:r>
          </w:p>
        </w:tc>
        <w:tc>
          <w:tcPr>
            <w:tcW w:w="2475" w:type="dxa"/>
            <w:gridSpan w:val="2"/>
            <w:vAlign w:val="center"/>
          </w:tcPr>
          <w:p w14:paraId="53DC7C3D" w14:textId="77777777" w:rsidR="00F112ED" w:rsidRPr="008142DA" w:rsidRDefault="00F112ED" w:rsidP="002C322C">
            <w:pPr>
              <w:rPr>
                <w:b/>
                <w:sz w:val="16"/>
                <w:szCs w:val="16"/>
              </w:rPr>
            </w:pPr>
          </w:p>
        </w:tc>
        <w:tc>
          <w:tcPr>
            <w:tcW w:w="971" w:type="dxa"/>
            <w:vAlign w:val="center"/>
          </w:tcPr>
          <w:p w14:paraId="4C9721FA" w14:textId="77777777" w:rsidR="00F112ED" w:rsidRPr="008142DA" w:rsidRDefault="00F112ED" w:rsidP="002C322C">
            <w:pPr>
              <w:jc w:val="center"/>
              <w:rPr>
                <w:b/>
                <w:sz w:val="16"/>
                <w:szCs w:val="16"/>
              </w:rPr>
            </w:pPr>
          </w:p>
        </w:tc>
        <w:tc>
          <w:tcPr>
            <w:tcW w:w="1347" w:type="dxa"/>
            <w:gridSpan w:val="2"/>
            <w:vAlign w:val="center"/>
          </w:tcPr>
          <w:p w14:paraId="5CFF4A49" w14:textId="77777777" w:rsidR="00F112ED" w:rsidRPr="008142DA" w:rsidRDefault="00F112ED" w:rsidP="002C322C">
            <w:pPr>
              <w:rPr>
                <w:b/>
                <w:sz w:val="16"/>
                <w:szCs w:val="16"/>
              </w:rPr>
            </w:pPr>
          </w:p>
        </w:tc>
      </w:tr>
    </w:tbl>
    <w:p w14:paraId="40B3967D" w14:textId="77777777" w:rsidR="00FC7049" w:rsidRDefault="00FC7049" w:rsidP="00567D04">
      <w:pPr>
        <w:widowControl w:val="0"/>
        <w:spacing w:line="240" w:lineRule="auto"/>
        <w:ind w:left="1440" w:right="708" w:hanging="1440"/>
        <w:contextualSpacing/>
        <w:rPr>
          <w:sz w:val="16"/>
          <w:szCs w:val="16"/>
          <w:lang w:val="ru-RU"/>
        </w:rPr>
      </w:pPr>
    </w:p>
    <w:p w14:paraId="6A221E55" w14:textId="0F62145B" w:rsidR="00526C7D" w:rsidRPr="00C864AE" w:rsidRDefault="00526C7D" w:rsidP="00567D04">
      <w:pPr>
        <w:widowControl w:val="0"/>
        <w:spacing w:line="240" w:lineRule="auto"/>
        <w:ind w:left="1440" w:right="708" w:hanging="1440"/>
        <w:contextualSpacing/>
        <w:rPr>
          <w:sz w:val="16"/>
          <w:szCs w:val="16"/>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567D04" w:rsidRPr="00FC7049">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12B2925E" w14:textId="39F29D2A" w:rsidR="00117132" w:rsidRPr="00977965" w:rsidRDefault="00117132" w:rsidP="00117132">
      <w:pPr>
        <w:widowControl w:val="0"/>
        <w:spacing w:line="240" w:lineRule="auto"/>
        <w:ind w:left="993" w:right="708" w:hanging="1135"/>
        <w:contextualSpacing/>
        <w:rPr>
          <w:color w:val="auto"/>
          <w:sz w:val="20"/>
          <w:szCs w:val="20"/>
          <w:lang w:val="ru-RU"/>
        </w:rPr>
      </w:pPr>
    </w:p>
    <w:p w14:paraId="6AA333D2"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18" w:type="dxa"/>
        <w:jc w:val="center"/>
        <w:tblLayout w:type="fixed"/>
        <w:tblLook w:val="01E0" w:firstRow="1" w:lastRow="1" w:firstColumn="1" w:lastColumn="1" w:noHBand="0" w:noVBand="0"/>
      </w:tblPr>
      <w:tblGrid>
        <w:gridCol w:w="1170"/>
        <w:gridCol w:w="270"/>
        <w:gridCol w:w="848"/>
        <w:gridCol w:w="2779"/>
        <w:gridCol w:w="990"/>
        <w:gridCol w:w="1585"/>
        <w:gridCol w:w="888"/>
        <w:gridCol w:w="1481"/>
        <w:gridCol w:w="7"/>
      </w:tblGrid>
      <w:tr w:rsidR="0090677A" w:rsidRPr="008142DA" w14:paraId="54270161" w14:textId="77777777" w:rsidTr="4528ABE4">
        <w:trPr>
          <w:trHeight w:val="360"/>
          <w:jc w:val="center"/>
        </w:trPr>
        <w:tc>
          <w:tcPr>
            <w:tcW w:w="10018" w:type="dxa"/>
            <w:gridSpan w:val="9"/>
            <w:tcBorders>
              <w:top w:val="single" w:sz="6" w:space="0" w:color="auto"/>
              <w:bottom w:val="single" w:sz="12" w:space="0" w:color="auto"/>
            </w:tcBorders>
            <w:shd w:val="clear" w:color="auto" w:fill="FFFFFF" w:themeFill="background1"/>
            <w:vAlign w:val="center"/>
          </w:tcPr>
          <w:p w14:paraId="1207E69E" w14:textId="77777777" w:rsidR="0090677A" w:rsidRPr="008142DA" w:rsidRDefault="0090677A" w:rsidP="002C322C">
            <w:pPr>
              <w:ind w:right="-72"/>
              <w:jc w:val="right"/>
              <w:rPr>
                <w:b/>
                <w:i/>
                <w:color w:val="auto"/>
              </w:rPr>
            </w:pPr>
            <w:proofErr w:type="spellStart"/>
            <w:r w:rsidRPr="0005732F">
              <w:rPr>
                <w:b/>
                <w:i/>
                <w:color w:val="auto"/>
              </w:rPr>
              <w:lastRenderedPageBreak/>
              <w:t>Двухслойные</w:t>
            </w:r>
            <w:proofErr w:type="spellEnd"/>
            <w:r w:rsidRPr="0005732F">
              <w:rPr>
                <w:b/>
                <w:i/>
                <w:color w:val="auto"/>
              </w:rPr>
              <w:t xml:space="preserve"> </w:t>
            </w:r>
            <w:proofErr w:type="spellStart"/>
            <w:r w:rsidRPr="0005732F">
              <w:rPr>
                <w:b/>
                <w:i/>
                <w:color w:val="auto"/>
              </w:rPr>
              <w:t>системы</w:t>
            </w:r>
            <w:proofErr w:type="spellEnd"/>
          </w:p>
        </w:tc>
      </w:tr>
      <w:tr w:rsidR="0090677A" w:rsidRPr="008142DA" w14:paraId="76D0480E" w14:textId="77777777" w:rsidTr="4528ABE4">
        <w:trPr>
          <w:trHeight w:val="360"/>
          <w:jc w:val="center"/>
        </w:trPr>
        <w:tc>
          <w:tcPr>
            <w:tcW w:w="7642" w:type="dxa"/>
            <w:gridSpan w:val="6"/>
            <w:tcBorders>
              <w:top w:val="single" w:sz="12" w:space="0" w:color="auto"/>
              <w:left w:val="single" w:sz="12" w:space="0" w:color="auto"/>
              <w:bottom w:val="single" w:sz="12" w:space="0" w:color="auto"/>
            </w:tcBorders>
            <w:vAlign w:val="center"/>
          </w:tcPr>
          <w:p w14:paraId="776CD91A" w14:textId="1AD88025" w:rsidR="0090677A" w:rsidRPr="00BF5D90" w:rsidRDefault="0090677A" w:rsidP="002C322C">
            <w:pPr>
              <w:autoSpaceDE/>
              <w:autoSpaceDN/>
              <w:adjustRightInd/>
              <w:spacing w:before="0" w:line="240" w:lineRule="auto"/>
              <w:ind w:left="0"/>
              <w:rPr>
                <w:b/>
                <w:sz w:val="20"/>
                <w:szCs w:val="20"/>
                <w:lang w:val="ru-RU"/>
              </w:rPr>
            </w:pPr>
            <w:r w:rsidRPr="00AD544E">
              <w:rPr>
                <w:b/>
                <w:color w:val="auto"/>
                <w:sz w:val="20"/>
                <w:szCs w:val="24"/>
                <w:lang w:val="ru-RU"/>
              </w:rPr>
              <w:t>Высокотемпературное силиконовое | Высокотемпературное силиконовое</w:t>
            </w:r>
            <w:ins w:id="236" w:author="Zhumadilov, Daniyar [Bolashak Atyrau Limited]" w:date="2025-09-19T06:24:00Z" w16du:dateUtc="2025-09-19T01:24:00Z">
              <w:r w:rsidR="008636FC" w:rsidRPr="008636FC">
                <w:rPr>
                  <w:b/>
                  <w:color w:val="auto"/>
                  <w:sz w:val="20"/>
                  <w:szCs w:val="24"/>
                  <w:lang w:val="ru-RU"/>
                </w:rPr>
                <w:t xml:space="preserve"> </w:t>
              </w:r>
            </w:ins>
            <w:r w:rsidR="00EA5AD7">
              <w:rPr>
                <w:b/>
                <w:sz w:val="20"/>
                <w:szCs w:val="20"/>
                <w:lang w:val="ru-RU"/>
              </w:rPr>
              <w:t xml:space="preserve">до </w:t>
            </w:r>
            <w:r w:rsidRPr="00BF5D90">
              <w:rPr>
                <w:b/>
                <w:sz w:val="20"/>
                <w:szCs w:val="20"/>
                <w:lang w:val="ru-RU"/>
              </w:rPr>
              <w:t>649</w:t>
            </w:r>
            <w:r w:rsidRPr="008142DA">
              <w:rPr>
                <w:b/>
                <w:sz w:val="20"/>
                <w:szCs w:val="20"/>
              </w:rPr>
              <w:t>C</w:t>
            </w:r>
            <w:r w:rsidRPr="00BF5D90">
              <w:rPr>
                <w:b/>
                <w:sz w:val="20"/>
                <w:szCs w:val="20"/>
                <w:lang w:val="ru-RU"/>
              </w:rPr>
              <w:t>°</w:t>
            </w:r>
            <w:r>
              <w:rPr>
                <w:b/>
                <w:sz w:val="20"/>
                <w:szCs w:val="20"/>
                <w:lang w:val="ru-RU"/>
              </w:rPr>
              <w:t xml:space="preserve"> (</w:t>
            </w:r>
            <w:r w:rsidRPr="00BF5D90">
              <w:rPr>
                <w:b/>
                <w:sz w:val="20"/>
                <w:szCs w:val="20"/>
                <w:lang w:val="ru-RU"/>
              </w:rPr>
              <w:t>1200°</w:t>
            </w:r>
            <w:r w:rsidRPr="008142DA">
              <w:rPr>
                <w:b/>
                <w:sz w:val="20"/>
                <w:szCs w:val="20"/>
              </w:rPr>
              <w:t>F</w:t>
            </w:r>
            <w:r>
              <w:rPr>
                <w:b/>
                <w:sz w:val="20"/>
                <w:szCs w:val="20"/>
                <w:lang w:val="ru-RU"/>
              </w:rPr>
              <w:t>)</w:t>
            </w:r>
          </w:p>
        </w:tc>
        <w:tc>
          <w:tcPr>
            <w:tcW w:w="2376" w:type="dxa"/>
            <w:gridSpan w:val="3"/>
            <w:tcBorders>
              <w:top w:val="single" w:sz="12" w:space="0" w:color="auto"/>
              <w:bottom w:val="single" w:sz="12" w:space="0" w:color="auto"/>
              <w:right w:val="single" w:sz="12" w:space="0" w:color="auto"/>
            </w:tcBorders>
            <w:shd w:val="clear" w:color="auto" w:fill="000000" w:themeFill="text1"/>
            <w:vAlign w:val="center"/>
          </w:tcPr>
          <w:p w14:paraId="25D1A5BF" w14:textId="77777777" w:rsidR="0090677A" w:rsidRPr="008142DA" w:rsidRDefault="0090677A" w:rsidP="002C322C">
            <w:pPr>
              <w:autoSpaceDE/>
              <w:autoSpaceDN/>
              <w:adjustRightInd/>
              <w:spacing w:before="0" w:line="240" w:lineRule="auto"/>
              <w:ind w:left="0"/>
              <w:jc w:val="center"/>
              <w:rPr>
                <w:b/>
                <w:color w:val="FFFFFF"/>
                <w:sz w:val="36"/>
                <w:szCs w:val="40"/>
              </w:rPr>
            </w:pPr>
            <w:r w:rsidRPr="008142DA">
              <w:rPr>
                <w:b/>
                <w:color w:val="FFFFFF"/>
                <w:sz w:val="36"/>
                <w:szCs w:val="40"/>
              </w:rPr>
              <w:t>2.7</w:t>
            </w:r>
          </w:p>
        </w:tc>
      </w:tr>
      <w:tr w:rsidR="0090677A" w:rsidRPr="008142DA" w14:paraId="68341782" w14:textId="77777777" w:rsidTr="00F029EB">
        <w:trPr>
          <w:gridAfter w:val="1"/>
          <w:wAfter w:w="7" w:type="dxa"/>
          <w:cantSplit/>
          <w:trHeight w:val="288"/>
          <w:jc w:val="center"/>
        </w:trPr>
        <w:tc>
          <w:tcPr>
            <w:tcW w:w="1440" w:type="dxa"/>
            <w:gridSpan w:val="2"/>
            <w:tcBorders>
              <w:top w:val="single" w:sz="12" w:space="0" w:color="auto"/>
            </w:tcBorders>
          </w:tcPr>
          <w:p w14:paraId="2F693FB7" w14:textId="77777777" w:rsidR="0090677A" w:rsidRPr="004E6B3B" w:rsidRDefault="0090677A"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627" w:type="dxa"/>
            <w:gridSpan w:val="2"/>
            <w:tcBorders>
              <w:top w:val="single" w:sz="12" w:space="0" w:color="auto"/>
            </w:tcBorders>
          </w:tcPr>
          <w:p w14:paraId="32B88237" w14:textId="77777777" w:rsidR="008860EB" w:rsidRPr="008860EB" w:rsidRDefault="00FC2213" w:rsidP="002C322C">
            <w:pPr>
              <w:autoSpaceDE/>
              <w:autoSpaceDN/>
              <w:adjustRightInd/>
              <w:spacing w:before="0" w:line="240" w:lineRule="auto"/>
              <w:ind w:left="-72"/>
              <w:rPr>
                <w:b/>
                <w:bCs/>
                <w:color w:val="auto"/>
                <w:sz w:val="16"/>
                <w:szCs w:val="24"/>
                <w:lang w:val="ru-RU"/>
              </w:rPr>
            </w:pPr>
            <w:r w:rsidRPr="008860EB">
              <w:rPr>
                <w:b/>
                <w:bCs/>
                <w:color w:val="auto"/>
                <w:sz w:val="16"/>
                <w:szCs w:val="24"/>
                <w:lang w:val="ru-RU"/>
              </w:rPr>
              <w:t>Углеродистая сталь</w:t>
            </w:r>
            <w:r w:rsidR="00E10EA3" w:rsidRPr="008860EB">
              <w:rPr>
                <w:b/>
                <w:bCs/>
                <w:color w:val="auto"/>
                <w:sz w:val="16"/>
                <w:szCs w:val="24"/>
                <w:lang w:val="ru-RU"/>
              </w:rPr>
              <w:t xml:space="preserve">: </w:t>
            </w:r>
          </w:p>
          <w:p w14:paraId="05BA37B6" w14:textId="77777777" w:rsidR="00C46F06" w:rsidRDefault="00E10EA3" w:rsidP="002C322C">
            <w:pPr>
              <w:autoSpaceDE/>
              <w:autoSpaceDN/>
              <w:adjustRightInd/>
              <w:spacing w:before="0" w:line="240" w:lineRule="auto"/>
              <w:ind w:left="-72"/>
              <w:rPr>
                <w:color w:val="auto"/>
                <w:sz w:val="16"/>
                <w:szCs w:val="24"/>
                <w:lang w:val="ru-RU"/>
              </w:rPr>
            </w:pPr>
            <w:r w:rsidRPr="00E10EA3">
              <w:rPr>
                <w:color w:val="auto"/>
                <w:sz w:val="16"/>
                <w:szCs w:val="24"/>
              </w:rPr>
              <w:t>SSPC</w:t>
            </w:r>
            <w:r w:rsidRPr="00064F9B">
              <w:rPr>
                <w:color w:val="auto"/>
                <w:sz w:val="16"/>
                <w:szCs w:val="24"/>
                <w:lang w:val="ru-RU"/>
              </w:rPr>
              <w:t>-</w:t>
            </w:r>
            <w:r w:rsidRPr="00E10EA3">
              <w:rPr>
                <w:color w:val="auto"/>
                <w:sz w:val="16"/>
                <w:szCs w:val="24"/>
              </w:rPr>
              <w:t>SP</w:t>
            </w:r>
            <w:r w:rsidRPr="00064F9B">
              <w:rPr>
                <w:color w:val="auto"/>
                <w:sz w:val="16"/>
                <w:szCs w:val="24"/>
                <w:lang w:val="ru-RU"/>
              </w:rPr>
              <w:t>1/</w:t>
            </w:r>
            <w:r w:rsidRPr="00E10EA3">
              <w:rPr>
                <w:color w:val="auto"/>
                <w:sz w:val="16"/>
                <w:szCs w:val="24"/>
              </w:rPr>
              <w:t>SP</w:t>
            </w:r>
            <w:r w:rsidRPr="00064F9B">
              <w:rPr>
                <w:color w:val="auto"/>
                <w:sz w:val="16"/>
                <w:szCs w:val="24"/>
                <w:lang w:val="ru-RU"/>
              </w:rPr>
              <w:t>10 (</w:t>
            </w:r>
            <w:r w:rsidRPr="00E10EA3">
              <w:rPr>
                <w:color w:val="auto"/>
                <w:sz w:val="16"/>
                <w:szCs w:val="24"/>
              </w:rPr>
              <w:t>NACE</w:t>
            </w:r>
            <w:r w:rsidRPr="00064F9B">
              <w:rPr>
                <w:color w:val="auto"/>
                <w:sz w:val="16"/>
                <w:szCs w:val="24"/>
                <w:lang w:val="ru-RU"/>
              </w:rPr>
              <w:t xml:space="preserve"> </w:t>
            </w:r>
            <w:r w:rsidRPr="00E10EA3">
              <w:rPr>
                <w:color w:val="auto"/>
                <w:sz w:val="16"/>
                <w:szCs w:val="24"/>
              </w:rPr>
              <w:t>No</w:t>
            </w:r>
            <w:r w:rsidRPr="00064F9B">
              <w:rPr>
                <w:color w:val="auto"/>
                <w:sz w:val="16"/>
                <w:szCs w:val="24"/>
                <w:lang w:val="ru-RU"/>
              </w:rPr>
              <w:t>. 2) (</w:t>
            </w:r>
            <w:r w:rsidRPr="00E10EA3">
              <w:rPr>
                <w:color w:val="auto"/>
                <w:sz w:val="16"/>
                <w:szCs w:val="24"/>
              </w:rPr>
              <w:t>SA</w:t>
            </w:r>
            <w:r w:rsidRPr="00064F9B">
              <w:rPr>
                <w:color w:val="auto"/>
                <w:sz w:val="16"/>
                <w:szCs w:val="24"/>
                <w:lang w:val="ru-RU"/>
              </w:rPr>
              <w:t xml:space="preserve"> 2.5). </w:t>
            </w:r>
          </w:p>
          <w:p w14:paraId="5CCB122A" w14:textId="5B61704B" w:rsidR="00FC2213" w:rsidRDefault="004B5C7C" w:rsidP="002C322C">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FC2213" w:rsidRPr="004F4A48">
              <w:rPr>
                <w:color w:val="auto"/>
                <w:sz w:val="16"/>
                <w:szCs w:val="24"/>
                <w:lang w:val="ru-RU"/>
              </w:rPr>
              <w:t xml:space="preserve"> </w:t>
            </w:r>
            <w:r w:rsidR="00FC2213" w:rsidRPr="00B50E8C">
              <w:rPr>
                <w:color w:val="auto"/>
                <w:sz w:val="16"/>
                <w:szCs w:val="24"/>
                <w:lang w:val="ru-RU"/>
              </w:rPr>
              <w:t>очистка</w:t>
            </w:r>
            <w:r w:rsidR="00FC2213">
              <w:rPr>
                <w:color w:val="auto"/>
                <w:sz w:val="16"/>
                <w:szCs w:val="24"/>
                <w:lang w:val="ru-RU"/>
              </w:rPr>
              <w:t xml:space="preserve"> </w:t>
            </w:r>
            <w:r w:rsidR="00FC2213" w:rsidRPr="009B1CE0">
              <w:rPr>
                <w:color w:val="auto"/>
                <w:sz w:val="16"/>
                <w:szCs w:val="24"/>
                <w:lang w:val="ru-RU"/>
              </w:rPr>
              <w:t>до почти белого металла</w:t>
            </w:r>
            <w:r w:rsidR="00E10EA3" w:rsidRPr="00B05997">
              <w:rPr>
                <w:color w:val="auto"/>
                <w:sz w:val="16"/>
                <w:szCs w:val="24"/>
                <w:lang w:val="ru-RU"/>
              </w:rPr>
              <w:t xml:space="preserve">. </w:t>
            </w:r>
          </w:p>
          <w:p w14:paraId="7F4697DA" w14:textId="77777777" w:rsidR="00FC2213" w:rsidRDefault="00FC2213" w:rsidP="002C322C">
            <w:pPr>
              <w:autoSpaceDE/>
              <w:autoSpaceDN/>
              <w:adjustRightInd/>
              <w:spacing w:before="0" w:line="240" w:lineRule="auto"/>
              <w:ind w:left="-72"/>
              <w:rPr>
                <w:color w:val="auto"/>
                <w:sz w:val="16"/>
                <w:szCs w:val="24"/>
                <w:lang w:val="ru-RU"/>
              </w:rPr>
            </w:pPr>
          </w:p>
          <w:p w14:paraId="178E6B36" w14:textId="77777777" w:rsidR="008860EB" w:rsidRDefault="00B05997" w:rsidP="002C322C">
            <w:pPr>
              <w:autoSpaceDE/>
              <w:autoSpaceDN/>
              <w:adjustRightInd/>
              <w:spacing w:before="0" w:line="240" w:lineRule="auto"/>
              <w:ind w:left="-72"/>
              <w:rPr>
                <w:color w:val="auto"/>
                <w:sz w:val="16"/>
                <w:szCs w:val="24"/>
                <w:lang w:val="ru-RU"/>
              </w:rPr>
            </w:pPr>
            <w:r w:rsidRPr="008860EB">
              <w:rPr>
                <w:b/>
                <w:bCs/>
                <w:color w:val="auto"/>
                <w:sz w:val="16"/>
                <w:szCs w:val="24"/>
                <w:lang w:val="ru-RU"/>
              </w:rPr>
              <w:t>Нержавеющая</w:t>
            </w:r>
            <w:r w:rsidRPr="00064F9B">
              <w:rPr>
                <w:b/>
                <w:bCs/>
                <w:color w:val="auto"/>
                <w:sz w:val="16"/>
                <w:szCs w:val="24"/>
                <w:lang w:val="ru-RU"/>
              </w:rPr>
              <w:t xml:space="preserve"> </w:t>
            </w:r>
            <w:r w:rsidRPr="008860EB">
              <w:rPr>
                <w:b/>
                <w:bCs/>
                <w:color w:val="auto"/>
                <w:sz w:val="16"/>
                <w:szCs w:val="24"/>
                <w:lang w:val="ru-RU"/>
              </w:rPr>
              <w:t>сталь</w:t>
            </w:r>
            <w:r w:rsidR="00E10EA3" w:rsidRPr="00064F9B">
              <w:rPr>
                <w:b/>
                <w:bCs/>
                <w:color w:val="auto"/>
                <w:sz w:val="16"/>
                <w:szCs w:val="24"/>
                <w:lang w:val="ru-RU"/>
              </w:rPr>
              <w:t>:</w:t>
            </w:r>
          </w:p>
          <w:p w14:paraId="528EEF34" w14:textId="56E338AE" w:rsidR="002C67B5" w:rsidRDefault="00E10EA3" w:rsidP="002C322C">
            <w:pPr>
              <w:autoSpaceDE/>
              <w:autoSpaceDN/>
              <w:adjustRightInd/>
              <w:spacing w:before="0" w:line="240" w:lineRule="auto"/>
              <w:ind w:left="-72"/>
              <w:rPr>
                <w:color w:val="auto"/>
                <w:sz w:val="16"/>
                <w:szCs w:val="24"/>
                <w:lang w:val="ru-RU"/>
              </w:rPr>
            </w:pPr>
            <w:r w:rsidRPr="00E10EA3">
              <w:rPr>
                <w:color w:val="auto"/>
                <w:sz w:val="16"/>
                <w:szCs w:val="24"/>
              </w:rPr>
              <w:t>SSPC</w:t>
            </w:r>
            <w:r w:rsidRPr="006B6C90">
              <w:rPr>
                <w:color w:val="auto"/>
                <w:sz w:val="16"/>
                <w:szCs w:val="24"/>
                <w:lang w:val="ru-RU"/>
              </w:rPr>
              <w:t>-</w:t>
            </w:r>
            <w:ins w:id="237" w:author="Kurmanov, Aidyn [STAMGazStroy LLP]" w:date="2025-12-10T13:29:00Z" w16du:dateUtc="2025-12-10T08:29:00Z">
              <w:r w:rsidR="00511726">
                <w:rPr>
                  <w:color w:val="auto"/>
                  <w:sz w:val="16"/>
                  <w:szCs w:val="24"/>
                </w:rPr>
                <w:t>SP</w:t>
              </w:r>
              <w:r w:rsidR="00511726" w:rsidRPr="00511726">
                <w:rPr>
                  <w:color w:val="auto"/>
                  <w:sz w:val="16"/>
                  <w:szCs w:val="24"/>
                  <w:lang w:val="ru-RU"/>
                </w:rPr>
                <w:t>1/</w:t>
              </w:r>
            </w:ins>
            <w:r w:rsidRPr="00E10EA3">
              <w:rPr>
                <w:color w:val="auto"/>
                <w:sz w:val="16"/>
                <w:szCs w:val="24"/>
              </w:rPr>
              <w:t>SP</w:t>
            </w:r>
            <w:r w:rsidRPr="006B6C90">
              <w:rPr>
                <w:color w:val="auto"/>
                <w:sz w:val="16"/>
                <w:szCs w:val="24"/>
                <w:lang w:val="ru-RU"/>
              </w:rPr>
              <w:t>16</w:t>
            </w:r>
            <w:ins w:id="238" w:author="Kurmanov, Aidyn [STAMGazStroy LLP]" w:date="2025-12-10T13:29:00Z" w16du:dateUtc="2025-12-10T08:29:00Z">
              <w:r w:rsidR="00511726">
                <w:rPr>
                  <w:color w:val="auto"/>
                  <w:sz w:val="16"/>
                  <w:szCs w:val="24"/>
                  <w:lang w:val="ru-RU"/>
                </w:rPr>
                <w:t xml:space="preserve"> </w:t>
              </w:r>
            </w:ins>
            <w:ins w:id="239" w:author="Kurmanov, Aidyn [STAMGazStroy LLP]" w:date="2025-12-10T13:30:00Z" w16du:dateUtc="2025-12-10T08:30:00Z">
              <w:r w:rsidR="00511726">
                <w:rPr>
                  <w:color w:val="auto"/>
                  <w:sz w:val="16"/>
                  <w:szCs w:val="24"/>
                  <w:lang w:val="ru-RU"/>
                </w:rPr>
                <w:t>Поверхностная абразивоструйная очистка нержавеющей стали</w:t>
              </w:r>
            </w:ins>
            <w:r w:rsidR="002C67B5" w:rsidRPr="006B6C90">
              <w:rPr>
                <w:color w:val="auto"/>
                <w:sz w:val="16"/>
                <w:szCs w:val="24"/>
                <w:lang w:val="ru-RU"/>
              </w:rPr>
              <w:t>.</w:t>
            </w:r>
          </w:p>
          <w:p w14:paraId="0078C306" w14:textId="77777777" w:rsidR="00B50573" w:rsidRPr="00B50573" w:rsidRDefault="00B50573" w:rsidP="002C322C">
            <w:pPr>
              <w:autoSpaceDE/>
              <w:autoSpaceDN/>
              <w:adjustRightInd/>
              <w:spacing w:before="0" w:line="240" w:lineRule="auto"/>
              <w:ind w:left="-72"/>
              <w:rPr>
                <w:color w:val="auto"/>
                <w:sz w:val="16"/>
                <w:szCs w:val="24"/>
                <w:lang w:val="ru-RU"/>
              </w:rPr>
            </w:pPr>
          </w:p>
          <w:p w14:paraId="73BE286B" w14:textId="77C07278" w:rsidR="00D42D5D" w:rsidRPr="00BF5D90" w:rsidRDefault="00E10EA3" w:rsidP="00051FB7">
            <w:pPr>
              <w:autoSpaceDE/>
              <w:autoSpaceDN/>
              <w:adjustRightInd/>
              <w:spacing w:before="0" w:line="240" w:lineRule="auto"/>
              <w:ind w:left="-72"/>
              <w:rPr>
                <w:sz w:val="16"/>
                <w:szCs w:val="18"/>
                <w:lang w:val="ru-RU"/>
              </w:rPr>
            </w:pPr>
            <w:r w:rsidRPr="00E10EA3">
              <w:rPr>
                <w:color w:val="auto"/>
                <w:sz w:val="16"/>
                <w:szCs w:val="24"/>
              </w:rPr>
              <w:t>SSPC</w:t>
            </w:r>
            <w:r w:rsidRPr="00051FB7">
              <w:rPr>
                <w:color w:val="auto"/>
                <w:sz w:val="16"/>
                <w:szCs w:val="24"/>
                <w:lang w:val="ru-RU"/>
              </w:rPr>
              <w:t>-</w:t>
            </w:r>
            <w:r w:rsidRPr="00E10EA3">
              <w:rPr>
                <w:color w:val="auto"/>
                <w:sz w:val="16"/>
                <w:szCs w:val="24"/>
              </w:rPr>
              <w:t>SP</w:t>
            </w:r>
            <w:r w:rsidRPr="00051FB7">
              <w:rPr>
                <w:color w:val="auto"/>
                <w:sz w:val="16"/>
                <w:szCs w:val="24"/>
                <w:lang w:val="ru-RU"/>
              </w:rPr>
              <w:t>1/</w:t>
            </w:r>
            <w:r w:rsidRPr="00E10EA3">
              <w:rPr>
                <w:color w:val="auto"/>
                <w:sz w:val="16"/>
                <w:szCs w:val="24"/>
              </w:rPr>
              <w:t>SP</w:t>
            </w:r>
            <w:r w:rsidRPr="00051FB7">
              <w:rPr>
                <w:color w:val="auto"/>
                <w:sz w:val="16"/>
                <w:szCs w:val="24"/>
                <w:lang w:val="ru-RU"/>
              </w:rPr>
              <w:t>11</w:t>
            </w:r>
            <w:r w:rsidR="002017B1" w:rsidRPr="006B6C90">
              <w:rPr>
                <w:color w:val="auto"/>
                <w:sz w:val="16"/>
                <w:szCs w:val="24"/>
                <w:lang w:val="ru-RU"/>
              </w:rPr>
              <w:t xml:space="preserve"> </w:t>
            </w:r>
            <w:r w:rsidR="006B6C90" w:rsidRPr="006B6C90">
              <w:rPr>
                <w:color w:val="auto"/>
                <w:sz w:val="16"/>
                <w:szCs w:val="24"/>
                <w:lang w:val="ru-RU"/>
              </w:rPr>
              <w:t>Механическая очистка до чистого металла</w:t>
            </w:r>
            <w:ins w:id="240" w:author="Kurmanov, Aidyn [STAMGazStroy LLP]" w:date="2025-12-09T15:57:00Z" w16du:dateUtc="2025-12-09T10:57:00Z">
              <w:r w:rsidR="002D4AE4" w:rsidRPr="00EC38F3">
                <w:rPr>
                  <w:sz w:val="16"/>
                  <w:szCs w:val="18"/>
                  <w:lang w:val="ru-RU"/>
                </w:rPr>
                <w:t xml:space="preserve">, </w:t>
              </w:r>
              <w:r w:rsidR="002D4AE4" w:rsidRPr="00EC38F3">
                <w:rPr>
                  <w:sz w:val="16"/>
                  <w:szCs w:val="16"/>
                  <w:lang w:val="ru-RU"/>
                </w:rPr>
                <w:t>подходит для ремонта</w:t>
              </w:r>
              <w:r w:rsidR="002D4AE4" w:rsidRPr="00EC38F3">
                <w:rPr>
                  <w:lang w:val="ru-RU"/>
                </w:rPr>
                <w:t xml:space="preserve"> </w:t>
              </w:r>
              <w:r w:rsidR="002D4AE4" w:rsidRPr="00EC38F3">
                <w:rPr>
                  <w:sz w:val="16"/>
                  <w:szCs w:val="16"/>
                  <w:lang w:val="ru-RU"/>
                </w:rPr>
                <w:t>небольших участков</w:t>
              </w:r>
            </w:ins>
          </w:p>
        </w:tc>
        <w:tc>
          <w:tcPr>
            <w:tcW w:w="990" w:type="dxa"/>
            <w:tcBorders>
              <w:top w:val="single" w:sz="12" w:space="0" w:color="auto"/>
            </w:tcBorders>
          </w:tcPr>
          <w:p w14:paraId="61218203" w14:textId="77777777" w:rsidR="0090677A" w:rsidRPr="00A24069" w:rsidRDefault="0090677A" w:rsidP="002C322C">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954" w:type="dxa"/>
            <w:gridSpan w:val="3"/>
            <w:vMerge w:val="restart"/>
            <w:tcBorders>
              <w:top w:val="single" w:sz="12" w:space="0" w:color="auto"/>
            </w:tcBorders>
          </w:tcPr>
          <w:p w14:paraId="5D8591B8" w14:textId="77777777" w:rsidR="0090677A" w:rsidRPr="0005732F" w:rsidRDefault="0090677A" w:rsidP="002C322C">
            <w:pPr>
              <w:autoSpaceDE/>
              <w:autoSpaceDN/>
              <w:adjustRightInd/>
              <w:spacing w:before="0" w:line="240" w:lineRule="auto"/>
              <w:ind w:left="-72"/>
              <w:rPr>
                <w:color w:val="auto"/>
                <w:sz w:val="16"/>
                <w:szCs w:val="16"/>
              </w:rPr>
            </w:pPr>
            <w:r w:rsidRPr="004E6B3B">
              <w:rPr>
                <w:color w:val="auto"/>
                <w:sz w:val="16"/>
                <w:szCs w:val="24"/>
                <w:lang w:val="ru-RU"/>
              </w:rPr>
              <w:t>Применяется данная система.</w:t>
            </w:r>
          </w:p>
        </w:tc>
      </w:tr>
      <w:tr w:rsidR="0090677A" w:rsidRPr="00AB0391" w14:paraId="48D0ABBB" w14:textId="77777777" w:rsidTr="00F029EB">
        <w:trPr>
          <w:gridAfter w:val="1"/>
          <w:wAfter w:w="7" w:type="dxa"/>
          <w:cantSplit/>
          <w:trHeight w:val="288"/>
          <w:jc w:val="center"/>
        </w:trPr>
        <w:tc>
          <w:tcPr>
            <w:tcW w:w="1440" w:type="dxa"/>
            <w:gridSpan w:val="2"/>
          </w:tcPr>
          <w:p w14:paraId="3176C3FF" w14:textId="77777777" w:rsidR="0090677A" w:rsidRPr="004E6B3B" w:rsidRDefault="0090677A"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627" w:type="dxa"/>
            <w:gridSpan w:val="2"/>
          </w:tcPr>
          <w:p w14:paraId="3449EB73" w14:textId="77777777" w:rsidR="0090677A" w:rsidRPr="00D750DA" w:rsidRDefault="00224632" w:rsidP="002C322C">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12DA5E24" w14:textId="77777777" w:rsidR="0090677A" w:rsidRPr="00F029EB" w:rsidRDefault="0090677A" w:rsidP="002C322C">
            <w:pPr>
              <w:autoSpaceDE/>
              <w:autoSpaceDN/>
              <w:adjustRightInd/>
              <w:spacing w:before="0" w:line="240" w:lineRule="auto"/>
              <w:ind w:left="-72"/>
              <w:rPr>
                <w:color w:val="auto"/>
                <w:sz w:val="16"/>
                <w:szCs w:val="24"/>
                <w:lang w:val="ru-RU"/>
              </w:rPr>
            </w:pPr>
          </w:p>
        </w:tc>
        <w:tc>
          <w:tcPr>
            <w:tcW w:w="3954" w:type="dxa"/>
            <w:gridSpan w:val="3"/>
            <w:vMerge/>
            <w:vAlign w:val="center"/>
          </w:tcPr>
          <w:p w14:paraId="5E5A49DE" w14:textId="77777777" w:rsidR="0090677A" w:rsidRPr="00D750DA" w:rsidRDefault="0090677A" w:rsidP="002C322C">
            <w:pPr>
              <w:rPr>
                <w:lang w:val="ru-RU"/>
              </w:rPr>
            </w:pPr>
          </w:p>
        </w:tc>
      </w:tr>
      <w:tr w:rsidR="0090677A" w:rsidRPr="00AB0391" w14:paraId="7679DB6F" w14:textId="77777777" w:rsidTr="4528ABE4">
        <w:trPr>
          <w:gridAfter w:val="1"/>
          <w:wAfter w:w="7" w:type="dxa"/>
          <w:cantSplit/>
          <w:trHeight w:val="288"/>
          <w:jc w:val="center"/>
        </w:trPr>
        <w:tc>
          <w:tcPr>
            <w:tcW w:w="1440" w:type="dxa"/>
            <w:gridSpan w:val="2"/>
            <w:tcBorders>
              <w:bottom w:val="single" w:sz="12" w:space="0" w:color="auto"/>
            </w:tcBorders>
          </w:tcPr>
          <w:p w14:paraId="0858F5DC" w14:textId="77777777" w:rsidR="0090677A" w:rsidRPr="004E6B3B" w:rsidRDefault="0090677A"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627" w:type="dxa"/>
            <w:gridSpan w:val="2"/>
            <w:tcBorders>
              <w:bottom w:val="single" w:sz="12" w:space="0" w:color="auto"/>
            </w:tcBorders>
          </w:tcPr>
          <w:p w14:paraId="57DCB2FD" w14:textId="77777777" w:rsidR="0090677A" w:rsidRPr="00BF5D90" w:rsidRDefault="00686FC0" w:rsidP="002C322C">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r w:rsidR="00490FDD">
              <w:rPr>
                <w:color w:val="auto"/>
                <w:sz w:val="16"/>
                <w:szCs w:val="24"/>
                <w:lang w:val="ru-RU"/>
              </w:rPr>
              <w:t xml:space="preserve"> </w:t>
            </w:r>
            <w:r w:rsidR="0090677A" w:rsidRPr="009B1CE0">
              <w:rPr>
                <w:spacing w:val="1"/>
                <w:sz w:val="16"/>
                <w:szCs w:val="16"/>
                <w:lang w:val="ru-RU"/>
              </w:rPr>
              <w:t>Значение толщины особо важно</w:t>
            </w:r>
            <w:r w:rsidR="0090677A" w:rsidRPr="009B1CE0">
              <w:rPr>
                <w:sz w:val="16"/>
                <w:szCs w:val="16"/>
                <w:lang w:val="ru-RU"/>
              </w:rPr>
              <w:t>.</w:t>
            </w:r>
          </w:p>
        </w:tc>
        <w:tc>
          <w:tcPr>
            <w:tcW w:w="990" w:type="dxa"/>
            <w:tcBorders>
              <w:bottom w:val="single" w:sz="12" w:space="0" w:color="auto"/>
            </w:tcBorders>
          </w:tcPr>
          <w:p w14:paraId="48CB8B58" w14:textId="77777777" w:rsidR="0090677A" w:rsidRPr="00F029EB" w:rsidRDefault="0090677A" w:rsidP="002C322C">
            <w:pPr>
              <w:autoSpaceDE/>
              <w:autoSpaceDN/>
              <w:adjustRightInd/>
              <w:spacing w:before="0" w:line="240" w:lineRule="auto"/>
              <w:ind w:left="-72"/>
              <w:rPr>
                <w:color w:val="auto"/>
                <w:sz w:val="16"/>
                <w:szCs w:val="24"/>
                <w:lang w:val="ru-RU"/>
              </w:rPr>
            </w:pPr>
          </w:p>
        </w:tc>
        <w:tc>
          <w:tcPr>
            <w:tcW w:w="3954" w:type="dxa"/>
            <w:gridSpan w:val="3"/>
            <w:vMerge/>
            <w:vAlign w:val="center"/>
          </w:tcPr>
          <w:p w14:paraId="43AD9D57" w14:textId="77777777" w:rsidR="0090677A" w:rsidRPr="00BF5D90" w:rsidRDefault="0090677A" w:rsidP="002C322C">
            <w:pPr>
              <w:rPr>
                <w:lang w:val="ru-RU"/>
              </w:rPr>
            </w:pPr>
          </w:p>
        </w:tc>
      </w:tr>
      <w:tr w:rsidR="0090677A" w:rsidRPr="008142DA" w14:paraId="604C33AF" w14:textId="77777777" w:rsidTr="4528ABE4">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themeFill="text1"/>
            <w:vAlign w:val="center"/>
          </w:tcPr>
          <w:p w14:paraId="3BE42072" w14:textId="77777777" w:rsidR="0090677A" w:rsidRPr="00AD544E" w:rsidRDefault="0090677A"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779" w:type="dxa"/>
            <w:tcBorders>
              <w:top w:val="single" w:sz="12" w:space="0" w:color="auto"/>
              <w:bottom w:val="single" w:sz="12" w:space="0" w:color="auto"/>
            </w:tcBorders>
            <w:shd w:val="clear" w:color="auto" w:fill="000000" w:themeFill="text1"/>
            <w:vAlign w:val="center"/>
          </w:tcPr>
          <w:p w14:paraId="39BD7747" w14:textId="77777777" w:rsidR="0090677A" w:rsidRPr="00AD544E" w:rsidRDefault="0090677A"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575" w:type="dxa"/>
            <w:gridSpan w:val="2"/>
            <w:tcBorders>
              <w:top w:val="single" w:sz="12" w:space="0" w:color="auto"/>
              <w:bottom w:val="single" w:sz="12" w:space="0" w:color="auto"/>
            </w:tcBorders>
            <w:shd w:val="clear" w:color="auto" w:fill="000000" w:themeFill="text1"/>
            <w:vAlign w:val="center"/>
          </w:tcPr>
          <w:p w14:paraId="3495ABAC" w14:textId="77777777" w:rsidR="0090677A" w:rsidRPr="00AD544E" w:rsidRDefault="0090677A"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888" w:type="dxa"/>
            <w:tcBorders>
              <w:top w:val="single" w:sz="12" w:space="0" w:color="auto"/>
              <w:bottom w:val="single" w:sz="12" w:space="0" w:color="auto"/>
            </w:tcBorders>
            <w:shd w:val="clear" w:color="auto" w:fill="000000" w:themeFill="text1"/>
            <w:vAlign w:val="center"/>
          </w:tcPr>
          <w:p w14:paraId="6CE7A6E5" w14:textId="77777777" w:rsidR="0090677A" w:rsidRPr="00AD544E" w:rsidRDefault="0090677A"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ЛОС (г/л)</w:t>
            </w:r>
          </w:p>
        </w:tc>
        <w:tc>
          <w:tcPr>
            <w:tcW w:w="1488" w:type="dxa"/>
            <w:gridSpan w:val="2"/>
            <w:tcBorders>
              <w:top w:val="single" w:sz="12" w:space="0" w:color="auto"/>
              <w:bottom w:val="single" w:sz="12" w:space="0" w:color="auto"/>
              <w:right w:val="single" w:sz="12" w:space="0" w:color="auto"/>
            </w:tcBorders>
            <w:shd w:val="clear" w:color="auto" w:fill="000000" w:themeFill="text1"/>
            <w:vAlign w:val="center"/>
          </w:tcPr>
          <w:p w14:paraId="0DFA8EFD" w14:textId="77777777" w:rsidR="0090677A" w:rsidRPr="00AD544E" w:rsidRDefault="0090677A" w:rsidP="002C322C">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90677A" w:rsidRPr="008142DA" w14:paraId="7FC67D87" w14:textId="77777777" w:rsidTr="00F029EB">
        <w:trPr>
          <w:trHeight w:val="288"/>
          <w:jc w:val="center"/>
        </w:trPr>
        <w:tc>
          <w:tcPr>
            <w:tcW w:w="2288" w:type="dxa"/>
            <w:gridSpan w:val="3"/>
            <w:vAlign w:val="center"/>
          </w:tcPr>
          <w:p w14:paraId="6667AE1E" w14:textId="77777777" w:rsidR="0090677A" w:rsidRPr="003023B7" w:rsidRDefault="0090677A" w:rsidP="002C322C">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779" w:type="dxa"/>
            <w:vAlign w:val="center"/>
          </w:tcPr>
          <w:p w14:paraId="328FA42B" w14:textId="77777777" w:rsidR="0090677A" w:rsidRPr="008142DA" w:rsidRDefault="0090677A" w:rsidP="002C322C">
            <w:pPr>
              <w:autoSpaceDE/>
              <w:autoSpaceDN/>
              <w:adjustRightInd/>
              <w:spacing w:before="0" w:line="240" w:lineRule="auto"/>
              <w:ind w:left="0"/>
              <w:rPr>
                <w:sz w:val="16"/>
                <w:szCs w:val="16"/>
              </w:rPr>
            </w:pPr>
            <w:r w:rsidRPr="008142DA">
              <w:rPr>
                <w:sz w:val="16"/>
                <w:szCs w:val="16"/>
              </w:rPr>
              <w:t>Carboline</w:t>
            </w:r>
          </w:p>
        </w:tc>
        <w:tc>
          <w:tcPr>
            <w:tcW w:w="2575" w:type="dxa"/>
            <w:gridSpan w:val="2"/>
            <w:vAlign w:val="center"/>
          </w:tcPr>
          <w:p w14:paraId="4B99D558" w14:textId="77777777" w:rsidR="0090677A" w:rsidRPr="00711CEA" w:rsidRDefault="0090677A" w:rsidP="002C322C">
            <w:pPr>
              <w:autoSpaceDE/>
              <w:autoSpaceDN/>
              <w:adjustRightInd/>
              <w:spacing w:before="0" w:line="240" w:lineRule="auto"/>
              <w:ind w:left="0"/>
              <w:rPr>
                <w:sz w:val="16"/>
                <w:szCs w:val="16"/>
              </w:rPr>
            </w:pPr>
            <w:proofErr w:type="spellStart"/>
            <w:r w:rsidRPr="00711CEA">
              <w:rPr>
                <w:sz w:val="16"/>
                <w:szCs w:val="16"/>
              </w:rPr>
              <w:t>Thermaline</w:t>
            </w:r>
            <w:proofErr w:type="spellEnd"/>
            <w:r w:rsidRPr="00711CEA">
              <w:rPr>
                <w:sz w:val="16"/>
                <w:szCs w:val="16"/>
              </w:rPr>
              <w:t xml:space="preserve"> 4700 Series</w:t>
            </w:r>
          </w:p>
        </w:tc>
        <w:tc>
          <w:tcPr>
            <w:tcW w:w="888" w:type="dxa"/>
            <w:vAlign w:val="center"/>
          </w:tcPr>
          <w:p w14:paraId="679A74FF"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312-480</w:t>
            </w:r>
          </w:p>
        </w:tc>
        <w:tc>
          <w:tcPr>
            <w:tcW w:w="1488" w:type="dxa"/>
            <w:gridSpan w:val="2"/>
            <w:vAlign w:val="center"/>
          </w:tcPr>
          <w:p w14:paraId="2B874749"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649°C (1200°F)</w:t>
            </w:r>
          </w:p>
        </w:tc>
      </w:tr>
      <w:tr w:rsidR="0090677A" w:rsidRPr="008142DA" w14:paraId="07E3FD52" w14:textId="77777777" w:rsidTr="00F029EB">
        <w:trPr>
          <w:trHeight w:val="288"/>
          <w:jc w:val="center"/>
        </w:trPr>
        <w:tc>
          <w:tcPr>
            <w:tcW w:w="2288" w:type="dxa"/>
            <w:gridSpan w:val="3"/>
            <w:vAlign w:val="center"/>
          </w:tcPr>
          <w:p w14:paraId="7CCAA537" w14:textId="77777777" w:rsidR="0090677A" w:rsidRPr="003023B7" w:rsidRDefault="0090677A" w:rsidP="002C322C">
            <w:pPr>
              <w:autoSpaceDE/>
              <w:autoSpaceDN/>
              <w:adjustRightInd/>
              <w:spacing w:before="0" w:line="240" w:lineRule="auto"/>
              <w:ind w:left="0"/>
              <w:rPr>
                <w:b/>
                <w:color w:val="auto"/>
                <w:sz w:val="16"/>
                <w:szCs w:val="24"/>
                <w:lang w:val="ru-RU"/>
              </w:rPr>
            </w:pPr>
            <w:r w:rsidRPr="003023B7">
              <w:rPr>
                <w:b/>
                <w:color w:val="auto"/>
                <w:sz w:val="16"/>
                <w:szCs w:val="24"/>
                <w:lang w:val="ru-RU"/>
              </w:rPr>
              <w:t>Силиконовое - высокотемп.</w:t>
            </w:r>
          </w:p>
        </w:tc>
        <w:tc>
          <w:tcPr>
            <w:tcW w:w="2779" w:type="dxa"/>
            <w:vAlign w:val="center"/>
          </w:tcPr>
          <w:p w14:paraId="053134E2" w14:textId="77777777" w:rsidR="0090677A" w:rsidRPr="008142DA" w:rsidRDefault="0090677A" w:rsidP="002C322C">
            <w:pPr>
              <w:autoSpaceDE/>
              <w:autoSpaceDN/>
              <w:adjustRightInd/>
              <w:spacing w:before="0" w:line="240" w:lineRule="auto"/>
              <w:ind w:left="0"/>
              <w:rPr>
                <w:sz w:val="16"/>
                <w:szCs w:val="16"/>
              </w:rPr>
            </w:pPr>
            <w:proofErr w:type="spellStart"/>
            <w:r w:rsidRPr="008142DA">
              <w:rPr>
                <w:sz w:val="16"/>
                <w:szCs w:val="16"/>
              </w:rPr>
              <w:t>Dampney</w:t>
            </w:r>
            <w:proofErr w:type="spellEnd"/>
            <w:r w:rsidRPr="008142DA">
              <w:rPr>
                <w:sz w:val="16"/>
                <w:szCs w:val="16"/>
              </w:rPr>
              <w:t xml:space="preserve"> Company, Inc.</w:t>
            </w:r>
          </w:p>
        </w:tc>
        <w:tc>
          <w:tcPr>
            <w:tcW w:w="2575" w:type="dxa"/>
            <w:gridSpan w:val="2"/>
            <w:vAlign w:val="center"/>
          </w:tcPr>
          <w:p w14:paraId="4BC665FE" w14:textId="77777777" w:rsidR="0090677A" w:rsidRPr="00711CEA" w:rsidRDefault="0090677A" w:rsidP="002C322C">
            <w:pPr>
              <w:autoSpaceDE/>
              <w:autoSpaceDN/>
              <w:adjustRightInd/>
              <w:spacing w:before="0" w:line="240" w:lineRule="auto"/>
              <w:ind w:left="0"/>
              <w:rPr>
                <w:sz w:val="16"/>
                <w:szCs w:val="16"/>
              </w:rPr>
            </w:pPr>
            <w:proofErr w:type="spellStart"/>
            <w:r w:rsidRPr="00711CEA">
              <w:rPr>
                <w:sz w:val="16"/>
                <w:szCs w:val="16"/>
              </w:rPr>
              <w:t>Thurmalox</w:t>
            </w:r>
            <w:proofErr w:type="spellEnd"/>
            <w:r w:rsidRPr="00711CEA">
              <w:rPr>
                <w:sz w:val="16"/>
                <w:szCs w:val="16"/>
              </w:rPr>
              <w:t xml:space="preserve"> 230</w:t>
            </w:r>
            <w:r w:rsidR="00686FC0" w:rsidRPr="00711CEA">
              <w:rPr>
                <w:sz w:val="16"/>
                <w:szCs w:val="16"/>
              </w:rPr>
              <w:t>/230C/245/245C</w:t>
            </w:r>
          </w:p>
        </w:tc>
        <w:tc>
          <w:tcPr>
            <w:tcW w:w="888" w:type="dxa"/>
            <w:vAlign w:val="center"/>
          </w:tcPr>
          <w:p w14:paraId="15439B57" w14:textId="397D18FB" w:rsidR="0090677A" w:rsidRPr="008142DA" w:rsidRDefault="006A6D4E" w:rsidP="002C322C">
            <w:pPr>
              <w:autoSpaceDE/>
              <w:autoSpaceDN/>
              <w:adjustRightInd/>
              <w:spacing w:before="0" w:line="240" w:lineRule="auto"/>
              <w:ind w:left="0"/>
              <w:jc w:val="center"/>
              <w:rPr>
                <w:sz w:val="16"/>
                <w:szCs w:val="16"/>
              </w:rPr>
            </w:pPr>
            <w:ins w:id="241" w:author="Kurmanov, Aidyn [STAMGazStroy LLP]" w:date="2025-12-09T15:59:00Z" w16du:dateUtc="2025-12-09T10:59:00Z">
              <w:r>
                <w:rPr>
                  <w:sz w:val="16"/>
                  <w:szCs w:val="16"/>
                </w:rPr>
                <w:t>643/</w:t>
              </w:r>
              <w:r w:rsidRPr="008142DA">
                <w:rPr>
                  <w:sz w:val="16"/>
                  <w:szCs w:val="16"/>
                </w:rPr>
                <w:t>360</w:t>
              </w:r>
            </w:ins>
            <w:del w:id="242" w:author="Kurmanov, Aidyn [STAMGazStroy LLP]" w:date="2025-12-09T15:59:00Z" w16du:dateUtc="2025-12-09T10:59:00Z">
              <w:r w:rsidR="0090677A" w:rsidRPr="008142DA">
                <w:rPr>
                  <w:sz w:val="16"/>
                  <w:szCs w:val="16"/>
                </w:rPr>
                <w:delText>360</w:delText>
              </w:r>
              <w:r w:rsidR="00686FC0">
                <w:rPr>
                  <w:sz w:val="16"/>
                  <w:szCs w:val="16"/>
                </w:rPr>
                <w:delText>-643</w:delText>
              </w:r>
            </w:del>
          </w:p>
        </w:tc>
        <w:tc>
          <w:tcPr>
            <w:tcW w:w="1488" w:type="dxa"/>
            <w:gridSpan w:val="2"/>
            <w:vAlign w:val="center"/>
          </w:tcPr>
          <w:p w14:paraId="5DAB18D1"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649°C (1200°F)</w:t>
            </w:r>
          </w:p>
        </w:tc>
      </w:tr>
      <w:tr w:rsidR="0090677A" w:rsidRPr="008142DA" w14:paraId="7FE1E4F1" w14:textId="77777777" w:rsidTr="00F029EB">
        <w:trPr>
          <w:trHeight w:val="288"/>
          <w:jc w:val="center"/>
        </w:trPr>
        <w:tc>
          <w:tcPr>
            <w:tcW w:w="2288" w:type="dxa"/>
            <w:gridSpan w:val="3"/>
            <w:vMerge w:val="restart"/>
            <w:vAlign w:val="center"/>
          </w:tcPr>
          <w:p w14:paraId="5079DBC6" w14:textId="77777777" w:rsidR="0090677A" w:rsidRPr="00AC483C" w:rsidRDefault="00686FC0" w:rsidP="002C322C">
            <w:pPr>
              <w:autoSpaceDE/>
              <w:autoSpaceDN/>
              <w:adjustRightInd/>
              <w:spacing w:before="0" w:line="240" w:lineRule="auto"/>
              <w:ind w:left="0"/>
              <w:rPr>
                <w:b/>
                <w:color w:val="auto"/>
                <w:sz w:val="16"/>
                <w:szCs w:val="24"/>
                <w:lang w:val="ru-RU"/>
              </w:rPr>
            </w:pPr>
            <w:r>
              <w:rPr>
                <w:b/>
                <w:color w:val="auto"/>
                <w:sz w:val="16"/>
                <w:szCs w:val="24"/>
                <w:lang w:val="ru-RU"/>
              </w:rPr>
              <w:t>Поверхность и</w:t>
            </w:r>
            <w:r w:rsidR="0090677A">
              <w:rPr>
                <w:b/>
                <w:color w:val="auto"/>
                <w:sz w:val="16"/>
                <w:szCs w:val="24"/>
                <w:lang w:val="ru-RU"/>
              </w:rPr>
              <w:t>ТСП в соответствии с листом продукции производителя</w:t>
            </w:r>
          </w:p>
        </w:tc>
        <w:tc>
          <w:tcPr>
            <w:tcW w:w="2779" w:type="dxa"/>
            <w:vAlign w:val="center"/>
          </w:tcPr>
          <w:p w14:paraId="6DF1227A" w14:textId="77777777" w:rsidR="0090677A" w:rsidRPr="008142DA" w:rsidRDefault="0090677A" w:rsidP="002C322C">
            <w:pPr>
              <w:autoSpaceDE/>
              <w:autoSpaceDN/>
              <w:adjustRightInd/>
              <w:spacing w:before="0" w:line="240" w:lineRule="auto"/>
              <w:ind w:left="0"/>
              <w:rPr>
                <w:sz w:val="16"/>
                <w:szCs w:val="16"/>
              </w:rPr>
            </w:pPr>
            <w:proofErr w:type="spellStart"/>
            <w:proofErr w:type="gramStart"/>
            <w:r w:rsidRPr="008142DA">
              <w:rPr>
                <w:sz w:val="16"/>
                <w:szCs w:val="16"/>
              </w:rPr>
              <w:t>HempelCoatings</w:t>
            </w:r>
            <w:proofErr w:type="spellEnd"/>
            <w:r w:rsidRPr="008142DA">
              <w:rPr>
                <w:sz w:val="16"/>
                <w:szCs w:val="16"/>
              </w:rPr>
              <w:t>(</w:t>
            </w:r>
            <w:proofErr w:type="gramEnd"/>
            <w:r w:rsidRPr="008142DA">
              <w:rPr>
                <w:sz w:val="16"/>
                <w:szCs w:val="16"/>
              </w:rPr>
              <w:t>USA</w:t>
            </w:r>
            <w:proofErr w:type="gramStart"/>
            <w:r w:rsidRPr="008142DA">
              <w:rPr>
                <w:sz w:val="16"/>
                <w:szCs w:val="16"/>
              </w:rPr>
              <w:t>),Inc</w:t>
            </w:r>
            <w:proofErr w:type="gramEnd"/>
          </w:p>
        </w:tc>
        <w:tc>
          <w:tcPr>
            <w:tcW w:w="2575" w:type="dxa"/>
            <w:gridSpan w:val="2"/>
            <w:vAlign w:val="center"/>
          </w:tcPr>
          <w:p w14:paraId="46F126FA" w14:textId="77777777" w:rsidR="0090677A" w:rsidRPr="00711CEA" w:rsidRDefault="0090677A" w:rsidP="002C322C">
            <w:pPr>
              <w:autoSpaceDE/>
              <w:autoSpaceDN/>
              <w:adjustRightInd/>
              <w:spacing w:before="0" w:line="240" w:lineRule="auto"/>
              <w:ind w:left="0"/>
              <w:rPr>
                <w:sz w:val="16"/>
                <w:szCs w:val="16"/>
              </w:rPr>
            </w:pPr>
            <w:r w:rsidRPr="00711CEA">
              <w:rPr>
                <w:sz w:val="16"/>
                <w:szCs w:val="16"/>
              </w:rPr>
              <w:t>Silicone alum. 56913 or 56914</w:t>
            </w:r>
          </w:p>
          <w:p w14:paraId="56C4A392" w14:textId="2E6DEDB5" w:rsidR="002E5BAC" w:rsidRPr="00711CEA" w:rsidRDefault="002E5BAC" w:rsidP="002C322C">
            <w:pPr>
              <w:autoSpaceDE/>
              <w:autoSpaceDN/>
              <w:adjustRightInd/>
              <w:spacing w:before="0" w:line="240" w:lineRule="auto"/>
              <w:ind w:left="0"/>
              <w:rPr>
                <w:sz w:val="16"/>
                <w:szCs w:val="16"/>
              </w:rPr>
            </w:pPr>
            <w:proofErr w:type="spellStart"/>
            <w:r w:rsidRPr="00711CEA">
              <w:rPr>
                <w:sz w:val="16"/>
                <w:szCs w:val="16"/>
              </w:rPr>
              <w:t>Versiline</w:t>
            </w:r>
            <w:proofErr w:type="spellEnd"/>
            <w:r w:rsidRPr="00711CEA">
              <w:rPr>
                <w:sz w:val="16"/>
                <w:szCs w:val="16"/>
              </w:rPr>
              <w:t xml:space="preserve"> CUI 56990</w:t>
            </w:r>
          </w:p>
        </w:tc>
        <w:tc>
          <w:tcPr>
            <w:tcW w:w="888" w:type="dxa"/>
            <w:vAlign w:val="center"/>
          </w:tcPr>
          <w:p w14:paraId="43EBAE97" w14:textId="77777777" w:rsidR="0090677A" w:rsidRDefault="0090677A" w:rsidP="002C322C">
            <w:pPr>
              <w:autoSpaceDE/>
              <w:autoSpaceDN/>
              <w:adjustRightInd/>
              <w:spacing w:before="0" w:line="240" w:lineRule="auto"/>
              <w:ind w:left="0"/>
              <w:jc w:val="center"/>
              <w:rPr>
                <w:sz w:val="16"/>
                <w:szCs w:val="16"/>
              </w:rPr>
            </w:pPr>
            <w:r w:rsidRPr="008142DA">
              <w:rPr>
                <w:sz w:val="16"/>
                <w:szCs w:val="16"/>
              </w:rPr>
              <w:t>417-478</w:t>
            </w:r>
          </w:p>
          <w:p w14:paraId="50C3FE9D" w14:textId="3CE2A0F1" w:rsidR="007F107C" w:rsidRPr="008142DA" w:rsidRDefault="007F107C" w:rsidP="002C322C">
            <w:pPr>
              <w:autoSpaceDE/>
              <w:autoSpaceDN/>
              <w:adjustRightInd/>
              <w:spacing w:before="0" w:line="240" w:lineRule="auto"/>
              <w:ind w:left="0"/>
              <w:jc w:val="center"/>
              <w:rPr>
                <w:sz w:val="16"/>
                <w:szCs w:val="16"/>
              </w:rPr>
            </w:pPr>
            <w:r>
              <w:rPr>
                <w:sz w:val="16"/>
                <w:szCs w:val="16"/>
              </w:rPr>
              <w:t>391</w:t>
            </w:r>
          </w:p>
        </w:tc>
        <w:tc>
          <w:tcPr>
            <w:tcW w:w="1488" w:type="dxa"/>
            <w:gridSpan w:val="2"/>
            <w:vAlign w:val="center"/>
          </w:tcPr>
          <w:p w14:paraId="0A0BC06E"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90677A" w:rsidRPr="008142DA" w14:paraId="1E87034D" w14:textId="77777777" w:rsidTr="00F029EB">
        <w:trPr>
          <w:trHeight w:val="288"/>
          <w:jc w:val="center"/>
        </w:trPr>
        <w:tc>
          <w:tcPr>
            <w:tcW w:w="2288" w:type="dxa"/>
            <w:gridSpan w:val="3"/>
            <w:vMerge/>
            <w:vAlign w:val="center"/>
          </w:tcPr>
          <w:p w14:paraId="1818FF78" w14:textId="77777777" w:rsidR="0090677A" w:rsidRPr="008142DA" w:rsidRDefault="0090677A" w:rsidP="002C322C">
            <w:pPr>
              <w:jc w:val="center"/>
              <w:rPr>
                <w:b/>
                <w:sz w:val="16"/>
                <w:szCs w:val="16"/>
              </w:rPr>
            </w:pPr>
          </w:p>
        </w:tc>
        <w:tc>
          <w:tcPr>
            <w:tcW w:w="2779" w:type="dxa"/>
            <w:vAlign w:val="center"/>
          </w:tcPr>
          <w:p w14:paraId="120D5345" w14:textId="77777777" w:rsidR="0090677A" w:rsidRPr="008142DA" w:rsidRDefault="0090677A" w:rsidP="002C322C">
            <w:pPr>
              <w:autoSpaceDE/>
              <w:autoSpaceDN/>
              <w:adjustRightInd/>
              <w:spacing w:before="0" w:line="240" w:lineRule="auto"/>
              <w:ind w:left="0"/>
              <w:rPr>
                <w:sz w:val="16"/>
                <w:szCs w:val="16"/>
              </w:rPr>
            </w:pPr>
            <w:r w:rsidRPr="008142DA">
              <w:rPr>
                <w:sz w:val="16"/>
                <w:szCs w:val="16"/>
              </w:rPr>
              <w:t>International</w:t>
            </w:r>
          </w:p>
        </w:tc>
        <w:tc>
          <w:tcPr>
            <w:tcW w:w="2575" w:type="dxa"/>
            <w:gridSpan w:val="2"/>
            <w:vAlign w:val="center"/>
          </w:tcPr>
          <w:p w14:paraId="24404C25" w14:textId="77777777" w:rsidR="0090677A" w:rsidRPr="00711CEA" w:rsidRDefault="0090677A" w:rsidP="002C322C">
            <w:pPr>
              <w:autoSpaceDE/>
              <w:autoSpaceDN/>
              <w:adjustRightInd/>
              <w:spacing w:before="0" w:line="240" w:lineRule="auto"/>
              <w:ind w:left="0"/>
              <w:rPr>
                <w:sz w:val="16"/>
                <w:szCs w:val="16"/>
              </w:rPr>
            </w:pPr>
            <w:r w:rsidRPr="00711CEA">
              <w:rPr>
                <w:sz w:val="16"/>
                <w:szCs w:val="16"/>
              </w:rPr>
              <w:t>Interth</w:t>
            </w:r>
            <w:r w:rsidRPr="00711CEA">
              <w:rPr>
                <w:spacing w:val="1"/>
                <w:sz w:val="16"/>
                <w:szCs w:val="16"/>
              </w:rPr>
              <w:t>e</w:t>
            </w:r>
            <w:r w:rsidRPr="00711CEA">
              <w:rPr>
                <w:sz w:val="16"/>
                <w:szCs w:val="16"/>
              </w:rPr>
              <w:t>rm</w:t>
            </w:r>
            <w:r w:rsidR="00DE1061" w:rsidRPr="00711CEA">
              <w:rPr>
                <w:sz w:val="16"/>
                <w:szCs w:val="16"/>
                <w:lang w:val="ru-RU"/>
              </w:rPr>
              <w:t xml:space="preserve"> </w:t>
            </w:r>
            <w:r w:rsidRPr="00711CEA">
              <w:rPr>
                <w:sz w:val="16"/>
                <w:szCs w:val="16"/>
              </w:rPr>
              <w:t>50</w:t>
            </w:r>
          </w:p>
        </w:tc>
        <w:tc>
          <w:tcPr>
            <w:tcW w:w="888" w:type="dxa"/>
            <w:vAlign w:val="center"/>
          </w:tcPr>
          <w:p w14:paraId="51B5E542"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495</w:t>
            </w:r>
          </w:p>
        </w:tc>
        <w:tc>
          <w:tcPr>
            <w:tcW w:w="1488" w:type="dxa"/>
            <w:gridSpan w:val="2"/>
            <w:vAlign w:val="center"/>
          </w:tcPr>
          <w:p w14:paraId="4A28E932"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538°C (1000°F)</w:t>
            </w:r>
          </w:p>
        </w:tc>
      </w:tr>
      <w:tr w:rsidR="0090677A" w:rsidRPr="008142DA" w14:paraId="74E69A51" w14:textId="77777777" w:rsidTr="00F029EB">
        <w:trPr>
          <w:trHeight w:val="288"/>
          <w:jc w:val="center"/>
        </w:trPr>
        <w:tc>
          <w:tcPr>
            <w:tcW w:w="2288" w:type="dxa"/>
            <w:gridSpan w:val="3"/>
            <w:vAlign w:val="center"/>
          </w:tcPr>
          <w:p w14:paraId="3C96562C" w14:textId="77777777" w:rsidR="0090677A" w:rsidRPr="008142DA" w:rsidRDefault="0090677A" w:rsidP="002C322C">
            <w:pPr>
              <w:jc w:val="center"/>
              <w:rPr>
                <w:b/>
                <w:sz w:val="16"/>
                <w:szCs w:val="16"/>
              </w:rPr>
            </w:pPr>
          </w:p>
        </w:tc>
        <w:tc>
          <w:tcPr>
            <w:tcW w:w="2779" w:type="dxa"/>
            <w:vAlign w:val="center"/>
          </w:tcPr>
          <w:p w14:paraId="6E74AE79" w14:textId="77777777" w:rsidR="0090677A" w:rsidRPr="008142DA" w:rsidRDefault="0090677A" w:rsidP="00686FC0">
            <w:pPr>
              <w:autoSpaceDE/>
              <w:autoSpaceDN/>
              <w:adjustRightInd/>
              <w:spacing w:before="0" w:line="240" w:lineRule="auto"/>
              <w:ind w:left="0"/>
              <w:rPr>
                <w:sz w:val="16"/>
                <w:szCs w:val="16"/>
              </w:rPr>
            </w:pPr>
            <w:r w:rsidRPr="008142DA">
              <w:rPr>
                <w:sz w:val="16"/>
                <w:szCs w:val="16"/>
              </w:rPr>
              <w:t>International</w:t>
            </w:r>
          </w:p>
        </w:tc>
        <w:tc>
          <w:tcPr>
            <w:tcW w:w="2575" w:type="dxa"/>
            <w:gridSpan w:val="2"/>
            <w:vAlign w:val="center"/>
          </w:tcPr>
          <w:p w14:paraId="0D5645A8" w14:textId="6C8A6513" w:rsidR="0090677A" w:rsidRPr="00711CEA" w:rsidRDefault="00686FC0" w:rsidP="002C322C">
            <w:pPr>
              <w:autoSpaceDE/>
              <w:autoSpaceDN/>
              <w:adjustRightInd/>
              <w:spacing w:before="0" w:line="240" w:lineRule="auto"/>
              <w:ind w:left="0"/>
              <w:rPr>
                <w:sz w:val="16"/>
                <w:szCs w:val="16"/>
                <w:lang w:val="ru-RU"/>
              </w:rPr>
            </w:pPr>
            <w:r w:rsidRPr="00711CEA">
              <w:rPr>
                <w:sz w:val="16"/>
                <w:szCs w:val="16"/>
              </w:rPr>
              <w:t>Interbond 1202UPC</w:t>
            </w:r>
          </w:p>
        </w:tc>
        <w:tc>
          <w:tcPr>
            <w:tcW w:w="888" w:type="dxa"/>
            <w:vAlign w:val="center"/>
          </w:tcPr>
          <w:p w14:paraId="41BAEE83"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420</w:t>
            </w:r>
          </w:p>
        </w:tc>
        <w:tc>
          <w:tcPr>
            <w:tcW w:w="1488" w:type="dxa"/>
            <w:gridSpan w:val="2"/>
            <w:vAlign w:val="center"/>
          </w:tcPr>
          <w:p w14:paraId="3B5CDF12" w14:textId="77777777" w:rsidR="0090677A" w:rsidRPr="008142DA" w:rsidRDefault="00686FC0" w:rsidP="002C322C">
            <w:pPr>
              <w:autoSpaceDE/>
              <w:autoSpaceDN/>
              <w:adjustRightInd/>
              <w:spacing w:before="0" w:line="240" w:lineRule="auto"/>
              <w:ind w:left="0"/>
              <w:jc w:val="center"/>
              <w:rPr>
                <w:color w:val="auto"/>
                <w:sz w:val="16"/>
                <w:szCs w:val="16"/>
              </w:rPr>
            </w:pPr>
            <w:r>
              <w:rPr>
                <w:color w:val="auto"/>
                <w:sz w:val="16"/>
                <w:szCs w:val="16"/>
              </w:rPr>
              <w:t>650</w:t>
            </w:r>
            <w:r w:rsidRPr="008142DA">
              <w:rPr>
                <w:color w:val="auto"/>
                <w:sz w:val="16"/>
                <w:szCs w:val="16"/>
              </w:rPr>
              <w:t>°C (</w:t>
            </w:r>
            <w:r>
              <w:rPr>
                <w:color w:val="auto"/>
                <w:sz w:val="16"/>
                <w:szCs w:val="16"/>
              </w:rPr>
              <w:t>1202</w:t>
            </w:r>
            <w:r w:rsidRPr="008142DA">
              <w:rPr>
                <w:color w:val="auto"/>
                <w:sz w:val="16"/>
                <w:szCs w:val="16"/>
              </w:rPr>
              <w:t>°F)</w:t>
            </w:r>
          </w:p>
        </w:tc>
      </w:tr>
      <w:tr w:rsidR="0090677A" w:rsidRPr="008142DA" w14:paraId="66106F44" w14:textId="77777777" w:rsidTr="00F029EB">
        <w:trPr>
          <w:trHeight w:val="288"/>
          <w:jc w:val="center"/>
        </w:trPr>
        <w:tc>
          <w:tcPr>
            <w:tcW w:w="2288" w:type="dxa"/>
            <w:gridSpan w:val="3"/>
            <w:vAlign w:val="center"/>
          </w:tcPr>
          <w:p w14:paraId="4DBAFB07" w14:textId="77777777" w:rsidR="0090677A" w:rsidRPr="008142DA" w:rsidRDefault="0090677A" w:rsidP="002C322C">
            <w:pPr>
              <w:jc w:val="center"/>
              <w:rPr>
                <w:b/>
                <w:sz w:val="16"/>
                <w:szCs w:val="16"/>
              </w:rPr>
            </w:pPr>
          </w:p>
        </w:tc>
        <w:tc>
          <w:tcPr>
            <w:tcW w:w="2779" w:type="dxa"/>
            <w:vAlign w:val="center"/>
          </w:tcPr>
          <w:p w14:paraId="193D2113" w14:textId="77777777" w:rsidR="0090677A" w:rsidRPr="008142DA" w:rsidRDefault="0090677A" w:rsidP="002C322C">
            <w:pPr>
              <w:autoSpaceDE/>
              <w:autoSpaceDN/>
              <w:adjustRightInd/>
              <w:spacing w:before="0" w:line="240" w:lineRule="auto"/>
              <w:ind w:left="0"/>
              <w:rPr>
                <w:sz w:val="16"/>
                <w:szCs w:val="16"/>
              </w:rPr>
            </w:pPr>
            <w:r w:rsidRPr="008142DA">
              <w:rPr>
                <w:sz w:val="16"/>
                <w:szCs w:val="16"/>
              </w:rPr>
              <w:t>Jotun Paints</w:t>
            </w:r>
          </w:p>
        </w:tc>
        <w:tc>
          <w:tcPr>
            <w:tcW w:w="2575" w:type="dxa"/>
            <w:gridSpan w:val="2"/>
            <w:vAlign w:val="center"/>
          </w:tcPr>
          <w:p w14:paraId="592A8E19" w14:textId="77777777" w:rsidR="0090677A" w:rsidRPr="00711CEA" w:rsidRDefault="0090677A" w:rsidP="002C322C">
            <w:pPr>
              <w:autoSpaceDE/>
              <w:autoSpaceDN/>
              <w:adjustRightInd/>
              <w:spacing w:before="0" w:line="240" w:lineRule="auto"/>
              <w:ind w:left="0"/>
              <w:rPr>
                <w:sz w:val="16"/>
                <w:szCs w:val="16"/>
              </w:rPr>
            </w:pPr>
            <w:proofErr w:type="spellStart"/>
            <w:r w:rsidRPr="00711CEA">
              <w:rPr>
                <w:sz w:val="16"/>
                <w:szCs w:val="16"/>
              </w:rPr>
              <w:t>Solvalitt</w:t>
            </w:r>
            <w:proofErr w:type="spellEnd"/>
          </w:p>
        </w:tc>
        <w:tc>
          <w:tcPr>
            <w:tcW w:w="888" w:type="dxa"/>
            <w:vAlign w:val="center"/>
          </w:tcPr>
          <w:p w14:paraId="509A37C3"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500</w:t>
            </w:r>
          </w:p>
        </w:tc>
        <w:tc>
          <w:tcPr>
            <w:tcW w:w="1488" w:type="dxa"/>
            <w:gridSpan w:val="2"/>
            <w:vAlign w:val="center"/>
          </w:tcPr>
          <w:p w14:paraId="475A1625"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686FC0" w:rsidRPr="008142DA" w14:paraId="5DBD5DC0" w14:textId="77777777" w:rsidTr="00F029EB">
        <w:trPr>
          <w:trHeight w:val="288"/>
          <w:jc w:val="center"/>
        </w:trPr>
        <w:tc>
          <w:tcPr>
            <w:tcW w:w="2288" w:type="dxa"/>
            <w:gridSpan w:val="3"/>
            <w:vAlign w:val="center"/>
          </w:tcPr>
          <w:p w14:paraId="1F897E23" w14:textId="77777777" w:rsidR="00686FC0" w:rsidRPr="008142DA" w:rsidRDefault="00686FC0" w:rsidP="002C322C">
            <w:pPr>
              <w:jc w:val="center"/>
              <w:rPr>
                <w:b/>
                <w:sz w:val="16"/>
                <w:szCs w:val="16"/>
              </w:rPr>
            </w:pPr>
          </w:p>
        </w:tc>
        <w:tc>
          <w:tcPr>
            <w:tcW w:w="2779" w:type="dxa"/>
            <w:vAlign w:val="center"/>
          </w:tcPr>
          <w:p w14:paraId="78B8D6E8" w14:textId="77777777" w:rsidR="00686FC0" w:rsidRPr="008142DA" w:rsidRDefault="00686FC0" w:rsidP="002C322C">
            <w:pPr>
              <w:autoSpaceDE/>
              <w:autoSpaceDN/>
              <w:adjustRightInd/>
              <w:spacing w:before="0" w:line="240" w:lineRule="auto"/>
              <w:ind w:left="0"/>
              <w:rPr>
                <w:sz w:val="16"/>
                <w:szCs w:val="16"/>
              </w:rPr>
            </w:pPr>
            <w:r w:rsidRPr="008142DA">
              <w:rPr>
                <w:sz w:val="16"/>
                <w:szCs w:val="16"/>
              </w:rPr>
              <w:t>PPG</w:t>
            </w:r>
          </w:p>
        </w:tc>
        <w:tc>
          <w:tcPr>
            <w:tcW w:w="2575" w:type="dxa"/>
            <w:gridSpan w:val="2"/>
            <w:vAlign w:val="center"/>
          </w:tcPr>
          <w:p w14:paraId="66198C72" w14:textId="1D6859EE" w:rsidR="00686FC0" w:rsidRPr="00711CEA" w:rsidRDefault="00686FC0" w:rsidP="00686FC0">
            <w:pPr>
              <w:autoSpaceDE/>
              <w:autoSpaceDN/>
              <w:adjustRightInd/>
              <w:spacing w:before="0" w:line="240" w:lineRule="auto"/>
              <w:ind w:left="0"/>
              <w:rPr>
                <w:sz w:val="16"/>
                <w:szCs w:val="16"/>
              </w:rPr>
            </w:pPr>
            <w:r w:rsidRPr="00711CEA">
              <w:rPr>
                <w:sz w:val="16"/>
                <w:szCs w:val="16"/>
              </w:rPr>
              <w:t>Hi-Temp</w:t>
            </w:r>
            <w:r w:rsidR="00DE1061" w:rsidRPr="00711CEA">
              <w:rPr>
                <w:sz w:val="16"/>
                <w:szCs w:val="16"/>
                <w:lang w:val="ru-RU"/>
              </w:rPr>
              <w:t xml:space="preserve"> </w:t>
            </w:r>
            <w:r w:rsidR="0064141B" w:rsidRPr="00711CEA">
              <w:rPr>
                <w:sz w:val="16"/>
                <w:szCs w:val="16"/>
              </w:rPr>
              <w:t>1000</w:t>
            </w:r>
            <w:r w:rsidRPr="00711CEA">
              <w:rPr>
                <w:sz w:val="16"/>
                <w:szCs w:val="16"/>
              </w:rPr>
              <w:t xml:space="preserve"> </w:t>
            </w:r>
          </w:p>
          <w:p w14:paraId="7D2DEF84" w14:textId="77777777" w:rsidR="00686FC0" w:rsidRPr="00711CEA" w:rsidRDefault="00686FC0" w:rsidP="00686FC0">
            <w:pPr>
              <w:autoSpaceDE/>
              <w:autoSpaceDN/>
              <w:adjustRightInd/>
              <w:spacing w:before="0" w:line="240" w:lineRule="auto"/>
              <w:ind w:left="0"/>
              <w:rPr>
                <w:sz w:val="16"/>
                <w:szCs w:val="16"/>
              </w:rPr>
            </w:pPr>
            <w:proofErr w:type="spellStart"/>
            <w:r w:rsidRPr="00711CEA">
              <w:rPr>
                <w:sz w:val="16"/>
                <w:szCs w:val="16"/>
              </w:rPr>
              <w:t>Sigmatherm</w:t>
            </w:r>
            <w:proofErr w:type="spellEnd"/>
            <w:r w:rsidRPr="00711CEA">
              <w:rPr>
                <w:sz w:val="16"/>
                <w:szCs w:val="16"/>
              </w:rPr>
              <w:t xml:space="preserve"> 540</w:t>
            </w:r>
          </w:p>
        </w:tc>
        <w:tc>
          <w:tcPr>
            <w:tcW w:w="888" w:type="dxa"/>
            <w:vAlign w:val="center"/>
          </w:tcPr>
          <w:p w14:paraId="664A8FB0" w14:textId="2C977AFB" w:rsidR="00686FC0" w:rsidRPr="008142DA" w:rsidRDefault="00594C94" w:rsidP="0018585D">
            <w:pPr>
              <w:autoSpaceDE/>
              <w:autoSpaceDN/>
              <w:adjustRightInd/>
              <w:spacing w:before="0" w:line="240" w:lineRule="auto"/>
              <w:ind w:left="0"/>
              <w:jc w:val="center"/>
              <w:rPr>
                <w:sz w:val="16"/>
                <w:szCs w:val="16"/>
              </w:rPr>
            </w:pPr>
            <w:r>
              <w:rPr>
                <w:sz w:val="16"/>
                <w:szCs w:val="16"/>
              </w:rPr>
              <w:t>302-</w:t>
            </w:r>
            <w:r w:rsidR="00686FC0">
              <w:rPr>
                <w:sz w:val="16"/>
                <w:szCs w:val="16"/>
              </w:rPr>
              <w:t>498</w:t>
            </w:r>
          </w:p>
        </w:tc>
        <w:tc>
          <w:tcPr>
            <w:tcW w:w="1488" w:type="dxa"/>
            <w:gridSpan w:val="2"/>
            <w:vAlign w:val="center"/>
          </w:tcPr>
          <w:p w14:paraId="55775324" w14:textId="77777777" w:rsidR="00686FC0" w:rsidRPr="008142DA" w:rsidRDefault="00686FC0" w:rsidP="002C322C">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90677A" w:rsidRPr="008142DA" w14:paraId="04F73413" w14:textId="77777777" w:rsidTr="00F029EB">
        <w:trPr>
          <w:trHeight w:val="288"/>
          <w:jc w:val="center"/>
        </w:trPr>
        <w:tc>
          <w:tcPr>
            <w:tcW w:w="2288" w:type="dxa"/>
            <w:gridSpan w:val="3"/>
            <w:vAlign w:val="center"/>
          </w:tcPr>
          <w:p w14:paraId="230CBE45" w14:textId="77777777" w:rsidR="0090677A" w:rsidRPr="008142DA" w:rsidRDefault="0090677A" w:rsidP="002C322C">
            <w:pPr>
              <w:jc w:val="center"/>
              <w:rPr>
                <w:b/>
                <w:sz w:val="16"/>
                <w:szCs w:val="16"/>
              </w:rPr>
            </w:pPr>
          </w:p>
        </w:tc>
        <w:tc>
          <w:tcPr>
            <w:tcW w:w="2779" w:type="dxa"/>
            <w:vAlign w:val="center"/>
          </w:tcPr>
          <w:p w14:paraId="3AEC24A0" w14:textId="77777777" w:rsidR="0090677A" w:rsidRPr="008142DA" w:rsidRDefault="0090677A" w:rsidP="002C322C">
            <w:pPr>
              <w:autoSpaceDE/>
              <w:autoSpaceDN/>
              <w:adjustRightInd/>
              <w:spacing w:before="0" w:line="240" w:lineRule="auto"/>
              <w:ind w:left="0"/>
              <w:rPr>
                <w:sz w:val="16"/>
                <w:szCs w:val="16"/>
              </w:rPr>
            </w:pPr>
            <w:r w:rsidRPr="008142DA">
              <w:rPr>
                <w:sz w:val="16"/>
                <w:szCs w:val="16"/>
              </w:rPr>
              <w:t>Sherwin Williams</w:t>
            </w:r>
          </w:p>
        </w:tc>
        <w:tc>
          <w:tcPr>
            <w:tcW w:w="2575" w:type="dxa"/>
            <w:gridSpan w:val="2"/>
            <w:vAlign w:val="center"/>
          </w:tcPr>
          <w:p w14:paraId="1045D383" w14:textId="77777777" w:rsidR="0090677A" w:rsidRPr="00711CEA" w:rsidRDefault="0090677A" w:rsidP="00686FC0">
            <w:pPr>
              <w:autoSpaceDE/>
              <w:autoSpaceDN/>
              <w:adjustRightInd/>
              <w:spacing w:before="0" w:line="240" w:lineRule="auto"/>
              <w:ind w:left="0"/>
              <w:rPr>
                <w:sz w:val="16"/>
                <w:szCs w:val="16"/>
              </w:rPr>
            </w:pPr>
            <w:proofErr w:type="spellStart"/>
            <w:r w:rsidRPr="00711CEA">
              <w:rPr>
                <w:sz w:val="16"/>
                <w:szCs w:val="16"/>
              </w:rPr>
              <w:t>HeatFl</w:t>
            </w:r>
            <w:r w:rsidRPr="00711CEA">
              <w:rPr>
                <w:spacing w:val="1"/>
                <w:sz w:val="16"/>
                <w:szCs w:val="16"/>
              </w:rPr>
              <w:t>e</w:t>
            </w:r>
            <w:r w:rsidRPr="00711CEA">
              <w:rPr>
                <w:sz w:val="16"/>
                <w:szCs w:val="16"/>
              </w:rPr>
              <w:t>x</w:t>
            </w:r>
            <w:proofErr w:type="spellEnd"/>
            <w:r w:rsidR="00DE1061" w:rsidRPr="00711CEA">
              <w:rPr>
                <w:sz w:val="16"/>
                <w:szCs w:val="16"/>
                <w:lang w:val="ru-RU"/>
              </w:rPr>
              <w:t xml:space="preserve"> </w:t>
            </w:r>
            <w:r w:rsidRPr="00711CEA">
              <w:rPr>
                <w:sz w:val="16"/>
                <w:szCs w:val="16"/>
              </w:rPr>
              <w:t>1000</w:t>
            </w:r>
          </w:p>
        </w:tc>
        <w:tc>
          <w:tcPr>
            <w:tcW w:w="888" w:type="dxa"/>
            <w:vAlign w:val="center"/>
          </w:tcPr>
          <w:p w14:paraId="61D003B5"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420</w:t>
            </w:r>
          </w:p>
        </w:tc>
        <w:tc>
          <w:tcPr>
            <w:tcW w:w="1488" w:type="dxa"/>
            <w:gridSpan w:val="2"/>
            <w:vAlign w:val="center"/>
          </w:tcPr>
          <w:p w14:paraId="042B1CA9"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538°C (1000°F)</w:t>
            </w:r>
          </w:p>
        </w:tc>
      </w:tr>
      <w:tr w:rsidR="008D3037" w:rsidRPr="008142DA" w14:paraId="64EF1D59" w14:textId="77777777" w:rsidTr="00F029EB">
        <w:trPr>
          <w:trHeight w:val="288"/>
          <w:jc w:val="center"/>
        </w:trPr>
        <w:tc>
          <w:tcPr>
            <w:tcW w:w="2288" w:type="dxa"/>
            <w:gridSpan w:val="3"/>
            <w:vAlign w:val="center"/>
          </w:tcPr>
          <w:p w14:paraId="287EA9F8" w14:textId="77777777" w:rsidR="008D3037" w:rsidRPr="008142DA" w:rsidRDefault="008D3037" w:rsidP="002C322C">
            <w:pPr>
              <w:jc w:val="center"/>
              <w:rPr>
                <w:b/>
                <w:sz w:val="16"/>
                <w:szCs w:val="16"/>
              </w:rPr>
            </w:pPr>
          </w:p>
        </w:tc>
        <w:tc>
          <w:tcPr>
            <w:tcW w:w="2779" w:type="dxa"/>
            <w:vAlign w:val="center"/>
          </w:tcPr>
          <w:p w14:paraId="1E4B4E09" w14:textId="1C0ECFA8" w:rsidR="008D3037" w:rsidRPr="008142DA" w:rsidRDefault="00EE0B5A" w:rsidP="002C322C">
            <w:pPr>
              <w:autoSpaceDE/>
              <w:autoSpaceDN/>
              <w:adjustRightInd/>
              <w:spacing w:before="0" w:line="240" w:lineRule="auto"/>
              <w:ind w:left="0"/>
              <w:rPr>
                <w:sz w:val="16"/>
                <w:szCs w:val="16"/>
              </w:rPr>
            </w:pPr>
            <w:r>
              <w:rPr>
                <w:sz w:val="16"/>
                <w:szCs w:val="16"/>
              </w:rPr>
              <w:t>Tnemec</w:t>
            </w:r>
          </w:p>
        </w:tc>
        <w:tc>
          <w:tcPr>
            <w:tcW w:w="2575" w:type="dxa"/>
            <w:gridSpan w:val="2"/>
            <w:vAlign w:val="center"/>
          </w:tcPr>
          <w:p w14:paraId="49FD78EC" w14:textId="2F9930CF" w:rsidR="008D3037" w:rsidRPr="00711CEA" w:rsidRDefault="00EE0B5A" w:rsidP="00686FC0">
            <w:pPr>
              <w:autoSpaceDE/>
              <w:autoSpaceDN/>
              <w:adjustRightInd/>
              <w:spacing w:before="0" w:line="240" w:lineRule="auto"/>
              <w:ind w:left="0"/>
              <w:rPr>
                <w:sz w:val="16"/>
                <w:szCs w:val="16"/>
              </w:rPr>
            </w:pPr>
            <w:r w:rsidRPr="00711CEA">
              <w:rPr>
                <w:sz w:val="16"/>
                <w:szCs w:val="16"/>
              </w:rPr>
              <w:t>Series 1525 Endura-Heat DTM</w:t>
            </w:r>
          </w:p>
        </w:tc>
        <w:tc>
          <w:tcPr>
            <w:tcW w:w="888" w:type="dxa"/>
            <w:vAlign w:val="center"/>
          </w:tcPr>
          <w:p w14:paraId="1C14E4C8" w14:textId="352AFD48" w:rsidR="008D3037" w:rsidRPr="008142DA" w:rsidRDefault="00403BC8" w:rsidP="002C322C">
            <w:pPr>
              <w:autoSpaceDE/>
              <w:autoSpaceDN/>
              <w:adjustRightInd/>
              <w:spacing w:before="0" w:line="240" w:lineRule="auto"/>
              <w:ind w:left="0"/>
              <w:jc w:val="center"/>
              <w:rPr>
                <w:sz w:val="16"/>
                <w:szCs w:val="16"/>
              </w:rPr>
            </w:pPr>
            <w:r>
              <w:rPr>
                <w:sz w:val="16"/>
                <w:szCs w:val="16"/>
              </w:rPr>
              <w:t>466</w:t>
            </w:r>
          </w:p>
        </w:tc>
        <w:tc>
          <w:tcPr>
            <w:tcW w:w="1488" w:type="dxa"/>
            <w:gridSpan w:val="2"/>
            <w:vAlign w:val="center"/>
          </w:tcPr>
          <w:p w14:paraId="68998779" w14:textId="4659BA0C" w:rsidR="008D3037" w:rsidRPr="008142DA" w:rsidRDefault="00403BC8" w:rsidP="002C322C">
            <w:pPr>
              <w:autoSpaceDE/>
              <w:autoSpaceDN/>
              <w:adjustRightInd/>
              <w:spacing w:before="0" w:line="240" w:lineRule="auto"/>
              <w:ind w:left="0"/>
              <w:jc w:val="center"/>
              <w:rPr>
                <w:color w:val="auto"/>
                <w:sz w:val="16"/>
                <w:szCs w:val="16"/>
              </w:rPr>
            </w:pPr>
            <w:r w:rsidRPr="00403BC8">
              <w:rPr>
                <w:color w:val="auto"/>
                <w:sz w:val="16"/>
                <w:szCs w:val="16"/>
              </w:rPr>
              <w:t>648.9°C (1200°F)</w:t>
            </w:r>
          </w:p>
        </w:tc>
      </w:tr>
      <w:tr w:rsidR="0090677A" w:rsidRPr="00AB0391" w14:paraId="25517534" w14:textId="77777777" w:rsidTr="00A4246B">
        <w:trPr>
          <w:trHeight w:val="238"/>
          <w:jc w:val="center"/>
        </w:trPr>
        <w:tc>
          <w:tcPr>
            <w:tcW w:w="2288" w:type="dxa"/>
            <w:gridSpan w:val="3"/>
            <w:tcBorders>
              <w:bottom w:val="single" w:sz="12" w:space="0" w:color="auto"/>
            </w:tcBorders>
            <w:vAlign w:val="center"/>
          </w:tcPr>
          <w:p w14:paraId="1A95649E" w14:textId="77777777" w:rsidR="0090677A" w:rsidRPr="00FA1681" w:rsidRDefault="0090677A" w:rsidP="002C322C">
            <w:pPr>
              <w:autoSpaceDE/>
              <w:autoSpaceDN/>
              <w:adjustRightInd/>
              <w:spacing w:before="0" w:line="240" w:lineRule="auto"/>
              <w:ind w:left="0"/>
              <w:rPr>
                <w:i/>
                <w:sz w:val="14"/>
                <w:szCs w:val="14"/>
              </w:rPr>
            </w:pPr>
          </w:p>
        </w:tc>
        <w:tc>
          <w:tcPr>
            <w:tcW w:w="7730" w:type="dxa"/>
            <w:gridSpan w:val="6"/>
            <w:tcBorders>
              <w:bottom w:val="single" w:sz="12" w:space="0" w:color="auto"/>
            </w:tcBorders>
            <w:vAlign w:val="center"/>
          </w:tcPr>
          <w:p w14:paraId="7041BF36" w14:textId="77777777" w:rsidR="0090677A" w:rsidRPr="00711CEA" w:rsidRDefault="0090677A" w:rsidP="002C322C">
            <w:pPr>
              <w:autoSpaceDE/>
              <w:autoSpaceDN/>
              <w:adjustRightInd/>
              <w:spacing w:before="0" w:line="240" w:lineRule="auto"/>
              <w:ind w:left="0"/>
              <w:rPr>
                <w:i/>
                <w:sz w:val="14"/>
                <w:szCs w:val="14"/>
                <w:lang w:val="ru-RU"/>
              </w:rPr>
            </w:pPr>
            <w:r w:rsidRPr="00711CEA">
              <w:rPr>
                <w:i/>
                <w:color w:val="auto"/>
                <w:sz w:val="14"/>
                <w:szCs w:val="24"/>
                <w:lang w:val="ru-RU"/>
              </w:rPr>
              <w:t>В некоторых случаях для данных покрытий, перед проведением погрузочно-разгрузочных операций, требуется горячее отверждение</w:t>
            </w:r>
          </w:p>
        </w:tc>
      </w:tr>
      <w:tr w:rsidR="0090677A" w:rsidRPr="008142DA" w14:paraId="1C985B2C" w14:textId="77777777" w:rsidTr="00F029EB">
        <w:trPr>
          <w:trHeight w:val="288"/>
          <w:jc w:val="center"/>
        </w:trPr>
        <w:tc>
          <w:tcPr>
            <w:tcW w:w="2288" w:type="dxa"/>
            <w:gridSpan w:val="3"/>
            <w:vAlign w:val="center"/>
          </w:tcPr>
          <w:p w14:paraId="410A05A9" w14:textId="77777777" w:rsidR="0090677A" w:rsidRPr="003023B7" w:rsidRDefault="0090677A" w:rsidP="002C322C">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779" w:type="dxa"/>
            <w:vAlign w:val="center"/>
          </w:tcPr>
          <w:p w14:paraId="3887FFF5" w14:textId="77777777" w:rsidR="0090677A" w:rsidRPr="008142DA" w:rsidRDefault="0090677A" w:rsidP="002C322C">
            <w:pPr>
              <w:autoSpaceDE/>
              <w:autoSpaceDN/>
              <w:adjustRightInd/>
              <w:spacing w:before="0" w:line="240" w:lineRule="auto"/>
              <w:ind w:left="0"/>
              <w:rPr>
                <w:sz w:val="16"/>
                <w:szCs w:val="16"/>
              </w:rPr>
            </w:pPr>
            <w:r w:rsidRPr="008142DA">
              <w:rPr>
                <w:sz w:val="16"/>
                <w:szCs w:val="16"/>
              </w:rPr>
              <w:t>Carboline</w:t>
            </w:r>
          </w:p>
        </w:tc>
        <w:tc>
          <w:tcPr>
            <w:tcW w:w="2575" w:type="dxa"/>
            <w:gridSpan w:val="2"/>
            <w:vAlign w:val="center"/>
          </w:tcPr>
          <w:p w14:paraId="5473327E" w14:textId="77777777" w:rsidR="0090677A" w:rsidRPr="00711CEA" w:rsidRDefault="0090677A" w:rsidP="002C322C">
            <w:pPr>
              <w:autoSpaceDE/>
              <w:autoSpaceDN/>
              <w:adjustRightInd/>
              <w:spacing w:before="0" w:line="240" w:lineRule="auto"/>
              <w:ind w:left="0"/>
              <w:rPr>
                <w:sz w:val="16"/>
                <w:szCs w:val="16"/>
              </w:rPr>
            </w:pPr>
            <w:proofErr w:type="spellStart"/>
            <w:r w:rsidRPr="00711CEA">
              <w:rPr>
                <w:sz w:val="16"/>
                <w:szCs w:val="16"/>
              </w:rPr>
              <w:t>Thermaline</w:t>
            </w:r>
            <w:proofErr w:type="spellEnd"/>
            <w:r w:rsidRPr="00711CEA">
              <w:rPr>
                <w:sz w:val="16"/>
                <w:szCs w:val="16"/>
              </w:rPr>
              <w:t xml:space="preserve"> 4700 Series</w:t>
            </w:r>
          </w:p>
        </w:tc>
        <w:tc>
          <w:tcPr>
            <w:tcW w:w="888" w:type="dxa"/>
            <w:vAlign w:val="center"/>
          </w:tcPr>
          <w:p w14:paraId="6264F977"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312-480</w:t>
            </w:r>
          </w:p>
        </w:tc>
        <w:tc>
          <w:tcPr>
            <w:tcW w:w="1488" w:type="dxa"/>
            <w:gridSpan w:val="2"/>
            <w:vAlign w:val="center"/>
          </w:tcPr>
          <w:p w14:paraId="56C3476F"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649°C (1200°F)</w:t>
            </w:r>
          </w:p>
        </w:tc>
      </w:tr>
      <w:tr w:rsidR="0090677A" w:rsidRPr="008142DA" w14:paraId="00004455" w14:textId="77777777" w:rsidTr="00F029EB">
        <w:trPr>
          <w:trHeight w:val="288"/>
          <w:jc w:val="center"/>
        </w:trPr>
        <w:tc>
          <w:tcPr>
            <w:tcW w:w="2288" w:type="dxa"/>
            <w:gridSpan w:val="3"/>
            <w:vAlign w:val="center"/>
          </w:tcPr>
          <w:p w14:paraId="1BEE6567" w14:textId="77777777" w:rsidR="0090677A" w:rsidRPr="003023B7" w:rsidRDefault="0090677A" w:rsidP="002C322C">
            <w:pPr>
              <w:autoSpaceDE/>
              <w:autoSpaceDN/>
              <w:adjustRightInd/>
              <w:spacing w:before="0" w:line="240" w:lineRule="auto"/>
              <w:ind w:left="0"/>
              <w:rPr>
                <w:b/>
                <w:color w:val="auto"/>
                <w:sz w:val="16"/>
                <w:szCs w:val="24"/>
                <w:lang w:val="ru-RU"/>
              </w:rPr>
            </w:pPr>
            <w:r w:rsidRPr="003023B7">
              <w:rPr>
                <w:b/>
                <w:color w:val="auto"/>
                <w:sz w:val="16"/>
                <w:szCs w:val="24"/>
                <w:lang w:val="ru-RU"/>
              </w:rPr>
              <w:t>Силиконовое - высокотемп.</w:t>
            </w:r>
          </w:p>
        </w:tc>
        <w:tc>
          <w:tcPr>
            <w:tcW w:w="2779" w:type="dxa"/>
            <w:vAlign w:val="center"/>
          </w:tcPr>
          <w:p w14:paraId="23B4DFA9" w14:textId="77777777" w:rsidR="0090677A" w:rsidRPr="008142DA" w:rsidRDefault="0090677A" w:rsidP="002C322C">
            <w:pPr>
              <w:autoSpaceDE/>
              <w:autoSpaceDN/>
              <w:adjustRightInd/>
              <w:spacing w:before="0" w:line="240" w:lineRule="auto"/>
              <w:ind w:left="0"/>
              <w:rPr>
                <w:sz w:val="16"/>
                <w:szCs w:val="16"/>
              </w:rPr>
            </w:pPr>
            <w:proofErr w:type="spellStart"/>
            <w:r w:rsidRPr="008142DA">
              <w:rPr>
                <w:sz w:val="16"/>
                <w:szCs w:val="16"/>
              </w:rPr>
              <w:t>Dampney</w:t>
            </w:r>
            <w:proofErr w:type="spellEnd"/>
            <w:r w:rsidRPr="008142DA">
              <w:rPr>
                <w:sz w:val="16"/>
                <w:szCs w:val="16"/>
              </w:rPr>
              <w:t xml:space="preserve"> Company, Inc.</w:t>
            </w:r>
          </w:p>
        </w:tc>
        <w:tc>
          <w:tcPr>
            <w:tcW w:w="2575" w:type="dxa"/>
            <w:gridSpan w:val="2"/>
            <w:vAlign w:val="center"/>
          </w:tcPr>
          <w:p w14:paraId="6CF5158F" w14:textId="77777777" w:rsidR="0090677A" w:rsidRPr="00711CEA" w:rsidRDefault="0090677A" w:rsidP="002C322C">
            <w:pPr>
              <w:autoSpaceDE/>
              <w:autoSpaceDN/>
              <w:adjustRightInd/>
              <w:spacing w:before="0" w:line="240" w:lineRule="auto"/>
              <w:ind w:left="0"/>
              <w:rPr>
                <w:sz w:val="16"/>
                <w:szCs w:val="16"/>
              </w:rPr>
            </w:pPr>
            <w:proofErr w:type="spellStart"/>
            <w:r w:rsidRPr="00711CEA">
              <w:rPr>
                <w:sz w:val="16"/>
                <w:szCs w:val="16"/>
              </w:rPr>
              <w:t>Thurmalox</w:t>
            </w:r>
            <w:proofErr w:type="spellEnd"/>
            <w:r w:rsidRPr="00711CEA">
              <w:rPr>
                <w:sz w:val="16"/>
                <w:szCs w:val="16"/>
              </w:rPr>
              <w:t xml:space="preserve"> </w:t>
            </w:r>
            <w:r w:rsidR="00686FC0" w:rsidRPr="00711CEA">
              <w:rPr>
                <w:sz w:val="16"/>
                <w:szCs w:val="16"/>
              </w:rPr>
              <w:t>230/</w:t>
            </w:r>
            <w:r w:rsidRPr="00711CEA">
              <w:rPr>
                <w:sz w:val="16"/>
                <w:szCs w:val="16"/>
              </w:rPr>
              <w:t>230C</w:t>
            </w:r>
          </w:p>
        </w:tc>
        <w:tc>
          <w:tcPr>
            <w:tcW w:w="888" w:type="dxa"/>
            <w:vAlign w:val="center"/>
          </w:tcPr>
          <w:p w14:paraId="1148ED83" w14:textId="77777777" w:rsidR="0090677A" w:rsidRPr="008142DA" w:rsidRDefault="00686FC0" w:rsidP="002C322C">
            <w:pPr>
              <w:autoSpaceDE/>
              <w:autoSpaceDN/>
              <w:adjustRightInd/>
              <w:spacing w:before="0" w:line="240" w:lineRule="auto"/>
              <w:ind w:left="0"/>
              <w:jc w:val="center"/>
              <w:rPr>
                <w:sz w:val="16"/>
                <w:szCs w:val="16"/>
              </w:rPr>
            </w:pPr>
            <w:r>
              <w:rPr>
                <w:sz w:val="16"/>
                <w:szCs w:val="16"/>
              </w:rPr>
              <w:t>643/</w:t>
            </w:r>
            <w:r w:rsidR="0090677A" w:rsidRPr="008142DA">
              <w:rPr>
                <w:sz w:val="16"/>
                <w:szCs w:val="16"/>
              </w:rPr>
              <w:t>360</w:t>
            </w:r>
          </w:p>
        </w:tc>
        <w:tc>
          <w:tcPr>
            <w:tcW w:w="1488" w:type="dxa"/>
            <w:gridSpan w:val="2"/>
            <w:vAlign w:val="center"/>
          </w:tcPr>
          <w:p w14:paraId="35CC770F"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649°C (1200°F)</w:t>
            </w:r>
          </w:p>
        </w:tc>
      </w:tr>
      <w:tr w:rsidR="0090677A" w:rsidRPr="008142DA" w14:paraId="295F27E2" w14:textId="77777777" w:rsidTr="00F029EB">
        <w:trPr>
          <w:trHeight w:val="288"/>
          <w:jc w:val="center"/>
        </w:trPr>
        <w:tc>
          <w:tcPr>
            <w:tcW w:w="2288" w:type="dxa"/>
            <w:gridSpan w:val="3"/>
            <w:vMerge w:val="restart"/>
            <w:vAlign w:val="center"/>
          </w:tcPr>
          <w:p w14:paraId="254A281A" w14:textId="77777777" w:rsidR="0090677A" w:rsidRPr="00AC483C" w:rsidRDefault="0090677A" w:rsidP="002C322C">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79" w:type="dxa"/>
            <w:vAlign w:val="center"/>
          </w:tcPr>
          <w:p w14:paraId="28F14244" w14:textId="77777777" w:rsidR="0090677A" w:rsidRPr="008142DA" w:rsidRDefault="0090677A" w:rsidP="002C322C">
            <w:pPr>
              <w:autoSpaceDE/>
              <w:autoSpaceDN/>
              <w:adjustRightInd/>
              <w:spacing w:before="0" w:line="240" w:lineRule="auto"/>
              <w:ind w:left="0"/>
              <w:rPr>
                <w:sz w:val="16"/>
                <w:szCs w:val="16"/>
              </w:rPr>
            </w:pPr>
            <w:proofErr w:type="spellStart"/>
            <w:proofErr w:type="gramStart"/>
            <w:r w:rsidRPr="008142DA">
              <w:rPr>
                <w:sz w:val="16"/>
                <w:szCs w:val="16"/>
              </w:rPr>
              <w:t>HempelCoatings</w:t>
            </w:r>
            <w:proofErr w:type="spellEnd"/>
            <w:r w:rsidRPr="008142DA">
              <w:rPr>
                <w:sz w:val="16"/>
                <w:szCs w:val="16"/>
              </w:rPr>
              <w:t>(</w:t>
            </w:r>
            <w:proofErr w:type="gramEnd"/>
            <w:r w:rsidRPr="008142DA">
              <w:rPr>
                <w:sz w:val="16"/>
                <w:szCs w:val="16"/>
              </w:rPr>
              <w:t>USA</w:t>
            </w:r>
            <w:proofErr w:type="gramStart"/>
            <w:r w:rsidRPr="008142DA">
              <w:rPr>
                <w:sz w:val="16"/>
                <w:szCs w:val="16"/>
              </w:rPr>
              <w:t>),Inc</w:t>
            </w:r>
            <w:proofErr w:type="gramEnd"/>
          </w:p>
        </w:tc>
        <w:tc>
          <w:tcPr>
            <w:tcW w:w="2575" w:type="dxa"/>
            <w:gridSpan w:val="2"/>
            <w:vAlign w:val="center"/>
          </w:tcPr>
          <w:p w14:paraId="053B7378" w14:textId="77777777" w:rsidR="0090677A" w:rsidRPr="00711CEA" w:rsidRDefault="0090677A" w:rsidP="002C322C">
            <w:pPr>
              <w:autoSpaceDE/>
              <w:autoSpaceDN/>
              <w:adjustRightInd/>
              <w:spacing w:before="0" w:line="240" w:lineRule="auto"/>
              <w:ind w:left="0"/>
              <w:rPr>
                <w:sz w:val="16"/>
                <w:szCs w:val="16"/>
              </w:rPr>
            </w:pPr>
            <w:r w:rsidRPr="00711CEA">
              <w:rPr>
                <w:sz w:val="16"/>
                <w:szCs w:val="16"/>
              </w:rPr>
              <w:t>Silicone alum. 56913 or 56914</w:t>
            </w:r>
          </w:p>
          <w:p w14:paraId="4A8803A5" w14:textId="25C7349F" w:rsidR="007F107C" w:rsidRPr="00711CEA" w:rsidRDefault="007F107C" w:rsidP="002C322C">
            <w:pPr>
              <w:autoSpaceDE/>
              <w:autoSpaceDN/>
              <w:adjustRightInd/>
              <w:spacing w:before="0" w:line="240" w:lineRule="auto"/>
              <w:ind w:left="0"/>
              <w:rPr>
                <w:sz w:val="16"/>
                <w:szCs w:val="16"/>
              </w:rPr>
            </w:pPr>
            <w:proofErr w:type="spellStart"/>
            <w:r w:rsidRPr="00711CEA">
              <w:rPr>
                <w:sz w:val="16"/>
                <w:szCs w:val="16"/>
              </w:rPr>
              <w:t>Versiline</w:t>
            </w:r>
            <w:proofErr w:type="spellEnd"/>
            <w:r w:rsidRPr="00711CEA">
              <w:rPr>
                <w:sz w:val="16"/>
                <w:szCs w:val="16"/>
              </w:rPr>
              <w:t xml:space="preserve"> CUI 56990</w:t>
            </w:r>
          </w:p>
        </w:tc>
        <w:tc>
          <w:tcPr>
            <w:tcW w:w="888" w:type="dxa"/>
            <w:vAlign w:val="center"/>
          </w:tcPr>
          <w:p w14:paraId="55D71924" w14:textId="77777777" w:rsidR="0090677A" w:rsidRDefault="0090677A" w:rsidP="002C322C">
            <w:pPr>
              <w:autoSpaceDE/>
              <w:autoSpaceDN/>
              <w:adjustRightInd/>
              <w:spacing w:before="0" w:line="240" w:lineRule="auto"/>
              <w:ind w:left="0"/>
              <w:jc w:val="center"/>
              <w:rPr>
                <w:sz w:val="16"/>
                <w:szCs w:val="16"/>
              </w:rPr>
            </w:pPr>
            <w:r w:rsidRPr="008142DA">
              <w:rPr>
                <w:sz w:val="16"/>
                <w:szCs w:val="16"/>
              </w:rPr>
              <w:t>417-478</w:t>
            </w:r>
          </w:p>
          <w:p w14:paraId="5F009BB8" w14:textId="42E3096C" w:rsidR="007F107C" w:rsidRPr="008142DA" w:rsidRDefault="007F107C" w:rsidP="002C322C">
            <w:pPr>
              <w:autoSpaceDE/>
              <w:autoSpaceDN/>
              <w:adjustRightInd/>
              <w:spacing w:before="0" w:line="240" w:lineRule="auto"/>
              <w:ind w:left="0"/>
              <w:jc w:val="center"/>
              <w:rPr>
                <w:sz w:val="16"/>
                <w:szCs w:val="16"/>
              </w:rPr>
            </w:pPr>
            <w:r>
              <w:rPr>
                <w:sz w:val="16"/>
                <w:szCs w:val="16"/>
              </w:rPr>
              <w:t>391</w:t>
            </w:r>
          </w:p>
        </w:tc>
        <w:tc>
          <w:tcPr>
            <w:tcW w:w="1488" w:type="dxa"/>
            <w:gridSpan w:val="2"/>
            <w:vAlign w:val="center"/>
          </w:tcPr>
          <w:p w14:paraId="3562C653"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90677A" w:rsidRPr="008142DA" w14:paraId="34267EEB" w14:textId="77777777" w:rsidTr="00F029EB">
        <w:trPr>
          <w:trHeight w:val="288"/>
          <w:jc w:val="center"/>
        </w:trPr>
        <w:tc>
          <w:tcPr>
            <w:tcW w:w="2288" w:type="dxa"/>
            <w:gridSpan w:val="3"/>
            <w:vMerge/>
            <w:vAlign w:val="center"/>
          </w:tcPr>
          <w:p w14:paraId="4289D8C0" w14:textId="77777777" w:rsidR="0090677A" w:rsidRPr="008142DA" w:rsidRDefault="0090677A" w:rsidP="002C322C">
            <w:pPr>
              <w:jc w:val="center"/>
              <w:rPr>
                <w:b/>
                <w:sz w:val="16"/>
                <w:szCs w:val="16"/>
              </w:rPr>
            </w:pPr>
          </w:p>
        </w:tc>
        <w:tc>
          <w:tcPr>
            <w:tcW w:w="2779" w:type="dxa"/>
            <w:vAlign w:val="center"/>
          </w:tcPr>
          <w:p w14:paraId="3D4D1AD0" w14:textId="77777777" w:rsidR="0090677A" w:rsidRPr="008142DA" w:rsidRDefault="0090677A" w:rsidP="002C322C">
            <w:pPr>
              <w:autoSpaceDE/>
              <w:autoSpaceDN/>
              <w:adjustRightInd/>
              <w:spacing w:before="0" w:line="240" w:lineRule="auto"/>
              <w:ind w:left="0"/>
              <w:rPr>
                <w:sz w:val="16"/>
                <w:szCs w:val="16"/>
              </w:rPr>
            </w:pPr>
            <w:r w:rsidRPr="008142DA">
              <w:rPr>
                <w:sz w:val="16"/>
                <w:szCs w:val="16"/>
              </w:rPr>
              <w:t>International</w:t>
            </w:r>
          </w:p>
        </w:tc>
        <w:tc>
          <w:tcPr>
            <w:tcW w:w="2575" w:type="dxa"/>
            <w:gridSpan w:val="2"/>
            <w:vAlign w:val="center"/>
          </w:tcPr>
          <w:p w14:paraId="520A67F7" w14:textId="77777777" w:rsidR="0090677A" w:rsidRPr="00711CEA" w:rsidRDefault="0090677A" w:rsidP="002C322C">
            <w:pPr>
              <w:autoSpaceDE/>
              <w:autoSpaceDN/>
              <w:adjustRightInd/>
              <w:spacing w:before="0" w:line="240" w:lineRule="auto"/>
              <w:ind w:left="0"/>
              <w:rPr>
                <w:sz w:val="16"/>
                <w:szCs w:val="16"/>
              </w:rPr>
            </w:pPr>
            <w:r w:rsidRPr="00711CEA">
              <w:rPr>
                <w:sz w:val="16"/>
                <w:szCs w:val="16"/>
              </w:rPr>
              <w:t>Interth</w:t>
            </w:r>
            <w:r w:rsidRPr="00711CEA">
              <w:rPr>
                <w:spacing w:val="1"/>
                <w:sz w:val="16"/>
                <w:szCs w:val="16"/>
              </w:rPr>
              <w:t>e</w:t>
            </w:r>
            <w:r w:rsidRPr="00711CEA">
              <w:rPr>
                <w:sz w:val="16"/>
                <w:szCs w:val="16"/>
              </w:rPr>
              <w:t>rm</w:t>
            </w:r>
            <w:r w:rsidR="00DE1061" w:rsidRPr="00711CEA">
              <w:rPr>
                <w:sz w:val="16"/>
                <w:szCs w:val="16"/>
                <w:lang w:val="ru-RU"/>
              </w:rPr>
              <w:t xml:space="preserve"> </w:t>
            </w:r>
            <w:r w:rsidRPr="00711CEA">
              <w:rPr>
                <w:sz w:val="16"/>
                <w:szCs w:val="16"/>
              </w:rPr>
              <w:t>50</w:t>
            </w:r>
          </w:p>
        </w:tc>
        <w:tc>
          <w:tcPr>
            <w:tcW w:w="888" w:type="dxa"/>
            <w:vAlign w:val="center"/>
          </w:tcPr>
          <w:p w14:paraId="744356BA"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495</w:t>
            </w:r>
          </w:p>
        </w:tc>
        <w:tc>
          <w:tcPr>
            <w:tcW w:w="1488" w:type="dxa"/>
            <w:gridSpan w:val="2"/>
            <w:vAlign w:val="center"/>
          </w:tcPr>
          <w:p w14:paraId="56632244"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538°C (1000°F)</w:t>
            </w:r>
          </w:p>
        </w:tc>
      </w:tr>
      <w:tr w:rsidR="00686FC0" w:rsidRPr="008142DA" w14:paraId="32030031" w14:textId="77777777" w:rsidTr="00F029EB">
        <w:trPr>
          <w:trHeight w:val="288"/>
          <w:jc w:val="center"/>
        </w:trPr>
        <w:tc>
          <w:tcPr>
            <w:tcW w:w="2288" w:type="dxa"/>
            <w:gridSpan w:val="3"/>
            <w:vAlign w:val="center"/>
          </w:tcPr>
          <w:p w14:paraId="43DFCCA5" w14:textId="77777777" w:rsidR="00686FC0" w:rsidRPr="008142DA" w:rsidRDefault="00686FC0" w:rsidP="002C322C">
            <w:pPr>
              <w:jc w:val="center"/>
              <w:rPr>
                <w:b/>
                <w:sz w:val="16"/>
                <w:szCs w:val="16"/>
              </w:rPr>
            </w:pPr>
          </w:p>
        </w:tc>
        <w:tc>
          <w:tcPr>
            <w:tcW w:w="2779" w:type="dxa"/>
            <w:vAlign w:val="center"/>
          </w:tcPr>
          <w:p w14:paraId="7BBAB685" w14:textId="77777777" w:rsidR="00686FC0" w:rsidRPr="008142DA" w:rsidRDefault="00686FC0" w:rsidP="00686FC0">
            <w:pPr>
              <w:autoSpaceDE/>
              <w:autoSpaceDN/>
              <w:adjustRightInd/>
              <w:spacing w:before="0" w:line="240" w:lineRule="auto"/>
              <w:ind w:left="0"/>
              <w:rPr>
                <w:sz w:val="16"/>
                <w:szCs w:val="16"/>
              </w:rPr>
            </w:pPr>
            <w:r w:rsidRPr="008142DA">
              <w:rPr>
                <w:sz w:val="16"/>
                <w:szCs w:val="16"/>
              </w:rPr>
              <w:t>International</w:t>
            </w:r>
          </w:p>
        </w:tc>
        <w:tc>
          <w:tcPr>
            <w:tcW w:w="2575" w:type="dxa"/>
            <w:gridSpan w:val="2"/>
            <w:vAlign w:val="center"/>
          </w:tcPr>
          <w:p w14:paraId="44F911B0" w14:textId="3D51FD48" w:rsidR="00686FC0" w:rsidRPr="00711CEA" w:rsidRDefault="00686FC0" w:rsidP="002C322C">
            <w:pPr>
              <w:autoSpaceDE/>
              <w:autoSpaceDN/>
              <w:adjustRightInd/>
              <w:spacing w:before="0" w:line="240" w:lineRule="auto"/>
              <w:ind w:left="0"/>
              <w:rPr>
                <w:sz w:val="16"/>
                <w:szCs w:val="16"/>
                <w:lang w:val="ru-RU"/>
              </w:rPr>
            </w:pPr>
            <w:r w:rsidRPr="00711CEA">
              <w:rPr>
                <w:sz w:val="16"/>
                <w:szCs w:val="16"/>
              </w:rPr>
              <w:t>Interbond 1202UPC</w:t>
            </w:r>
          </w:p>
        </w:tc>
        <w:tc>
          <w:tcPr>
            <w:tcW w:w="888" w:type="dxa"/>
            <w:vAlign w:val="center"/>
          </w:tcPr>
          <w:p w14:paraId="22287311" w14:textId="77777777" w:rsidR="00686FC0" w:rsidRPr="008142DA" w:rsidRDefault="00686FC0" w:rsidP="002C322C">
            <w:pPr>
              <w:autoSpaceDE/>
              <w:autoSpaceDN/>
              <w:adjustRightInd/>
              <w:spacing w:before="0" w:line="240" w:lineRule="auto"/>
              <w:ind w:left="0"/>
              <w:jc w:val="center"/>
              <w:rPr>
                <w:sz w:val="16"/>
                <w:szCs w:val="16"/>
              </w:rPr>
            </w:pPr>
            <w:r>
              <w:rPr>
                <w:sz w:val="16"/>
                <w:szCs w:val="16"/>
              </w:rPr>
              <w:t>420</w:t>
            </w:r>
          </w:p>
        </w:tc>
        <w:tc>
          <w:tcPr>
            <w:tcW w:w="1488" w:type="dxa"/>
            <w:gridSpan w:val="2"/>
            <w:vAlign w:val="center"/>
          </w:tcPr>
          <w:p w14:paraId="04D31CC2" w14:textId="77777777" w:rsidR="00686FC0" w:rsidRPr="008142DA" w:rsidRDefault="00686FC0" w:rsidP="002C322C">
            <w:pPr>
              <w:autoSpaceDE/>
              <w:autoSpaceDN/>
              <w:adjustRightInd/>
              <w:spacing w:before="0" w:line="240" w:lineRule="auto"/>
              <w:ind w:left="0"/>
              <w:jc w:val="center"/>
              <w:rPr>
                <w:color w:val="auto"/>
                <w:sz w:val="16"/>
                <w:szCs w:val="16"/>
              </w:rPr>
            </w:pPr>
            <w:r>
              <w:rPr>
                <w:color w:val="auto"/>
                <w:sz w:val="16"/>
                <w:szCs w:val="16"/>
              </w:rPr>
              <w:t>650</w:t>
            </w:r>
            <w:r w:rsidRPr="008142DA">
              <w:rPr>
                <w:color w:val="auto"/>
                <w:sz w:val="16"/>
                <w:szCs w:val="16"/>
              </w:rPr>
              <w:t>°C (</w:t>
            </w:r>
            <w:r>
              <w:rPr>
                <w:color w:val="auto"/>
                <w:sz w:val="16"/>
                <w:szCs w:val="16"/>
              </w:rPr>
              <w:t>1202</w:t>
            </w:r>
            <w:r w:rsidRPr="008142DA">
              <w:rPr>
                <w:color w:val="auto"/>
                <w:sz w:val="16"/>
                <w:szCs w:val="16"/>
              </w:rPr>
              <w:t>°F)</w:t>
            </w:r>
          </w:p>
        </w:tc>
      </w:tr>
      <w:tr w:rsidR="0090677A" w:rsidRPr="008142DA" w14:paraId="6FE0664A" w14:textId="77777777" w:rsidTr="00F029EB">
        <w:trPr>
          <w:trHeight w:val="288"/>
          <w:jc w:val="center"/>
        </w:trPr>
        <w:tc>
          <w:tcPr>
            <w:tcW w:w="2288" w:type="dxa"/>
            <w:gridSpan w:val="3"/>
            <w:vAlign w:val="center"/>
          </w:tcPr>
          <w:p w14:paraId="382B16BE" w14:textId="77777777" w:rsidR="0090677A" w:rsidRPr="008142DA" w:rsidRDefault="0090677A" w:rsidP="002C322C">
            <w:pPr>
              <w:jc w:val="center"/>
              <w:rPr>
                <w:b/>
                <w:sz w:val="16"/>
                <w:szCs w:val="16"/>
              </w:rPr>
            </w:pPr>
          </w:p>
        </w:tc>
        <w:tc>
          <w:tcPr>
            <w:tcW w:w="2779" w:type="dxa"/>
            <w:vAlign w:val="center"/>
          </w:tcPr>
          <w:p w14:paraId="681440AD" w14:textId="77777777" w:rsidR="0090677A" w:rsidRPr="008142DA" w:rsidRDefault="0090677A" w:rsidP="002C322C">
            <w:pPr>
              <w:autoSpaceDE/>
              <w:autoSpaceDN/>
              <w:adjustRightInd/>
              <w:spacing w:before="0" w:line="240" w:lineRule="auto"/>
              <w:ind w:left="0"/>
              <w:rPr>
                <w:sz w:val="16"/>
                <w:szCs w:val="16"/>
              </w:rPr>
            </w:pPr>
            <w:r w:rsidRPr="008142DA">
              <w:rPr>
                <w:sz w:val="16"/>
                <w:szCs w:val="16"/>
              </w:rPr>
              <w:t>Jotun Paints</w:t>
            </w:r>
          </w:p>
        </w:tc>
        <w:tc>
          <w:tcPr>
            <w:tcW w:w="2575" w:type="dxa"/>
            <w:gridSpan w:val="2"/>
            <w:vAlign w:val="center"/>
          </w:tcPr>
          <w:p w14:paraId="6C021BE4" w14:textId="294C420F" w:rsidR="0090677A" w:rsidRPr="00711CEA" w:rsidRDefault="0090677A" w:rsidP="002C322C">
            <w:pPr>
              <w:autoSpaceDE/>
              <w:autoSpaceDN/>
              <w:adjustRightInd/>
              <w:spacing w:before="0" w:line="240" w:lineRule="auto"/>
              <w:ind w:left="0"/>
              <w:rPr>
                <w:sz w:val="16"/>
                <w:szCs w:val="16"/>
                <w:lang w:val="ru-RU"/>
              </w:rPr>
            </w:pPr>
            <w:proofErr w:type="spellStart"/>
            <w:r w:rsidRPr="00711CEA">
              <w:rPr>
                <w:sz w:val="16"/>
                <w:szCs w:val="16"/>
              </w:rPr>
              <w:t>Solvalitt</w:t>
            </w:r>
            <w:proofErr w:type="spellEnd"/>
          </w:p>
        </w:tc>
        <w:tc>
          <w:tcPr>
            <w:tcW w:w="888" w:type="dxa"/>
            <w:vAlign w:val="center"/>
          </w:tcPr>
          <w:p w14:paraId="27F4DB03"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500</w:t>
            </w:r>
          </w:p>
        </w:tc>
        <w:tc>
          <w:tcPr>
            <w:tcW w:w="1488" w:type="dxa"/>
            <w:gridSpan w:val="2"/>
            <w:vAlign w:val="center"/>
          </w:tcPr>
          <w:p w14:paraId="7782CC31"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686FC0" w:rsidRPr="008142DA" w14:paraId="14D7A678" w14:textId="77777777" w:rsidTr="00F029EB">
        <w:trPr>
          <w:trHeight w:val="288"/>
          <w:jc w:val="center"/>
        </w:trPr>
        <w:tc>
          <w:tcPr>
            <w:tcW w:w="2288" w:type="dxa"/>
            <w:gridSpan w:val="3"/>
            <w:vAlign w:val="center"/>
          </w:tcPr>
          <w:p w14:paraId="0EC113B5" w14:textId="77777777" w:rsidR="00686FC0" w:rsidRPr="008142DA" w:rsidRDefault="00686FC0" w:rsidP="002C322C">
            <w:pPr>
              <w:jc w:val="center"/>
              <w:rPr>
                <w:b/>
                <w:sz w:val="16"/>
                <w:szCs w:val="16"/>
              </w:rPr>
            </w:pPr>
          </w:p>
        </w:tc>
        <w:tc>
          <w:tcPr>
            <w:tcW w:w="2779" w:type="dxa"/>
            <w:vAlign w:val="center"/>
          </w:tcPr>
          <w:p w14:paraId="201DACBF" w14:textId="77777777" w:rsidR="00686FC0" w:rsidRPr="008142DA" w:rsidRDefault="00686FC0" w:rsidP="002C322C">
            <w:pPr>
              <w:autoSpaceDE/>
              <w:autoSpaceDN/>
              <w:adjustRightInd/>
              <w:spacing w:before="0" w:line="240" w:lineRule="auto"/>
              <w:ind w:left="0"/>
              <w:rPr>
                <w:sz w:val="16"/>
                <w:szCs w:val="16"/>
              </w:rPr>
            </w:pPr>
            <w:r w:rsidRPr="008142DA">
              <w:rPr>
                <w:sz w:val="16"/>
                <w:szCs w:val="16"/>
              </w:rPr>
              <w:t>PPG</w:t>
            </w:r>
          </w:p>
        </w:tc>
        <w:tc>
          <w:tcPr>
            <w:tcW w:w="2575" w:type="dxa"/>
            <w:gridSpan w:val="2"/>
            <w:vAlign w:val="center"/>
          </w:tcPr>
          <w:p w14:paraId="2D78D263" w14:textId="65BCBD18" w:rsidR="00686FC0" w:rsidRPr="00711CEA" w:rsidRDefault="00686FC0" w:rsidP="00686FC0">
            <w:pPr>
              <w:autoSpaceDE/>
              <w:autoSpaceDN/>
              <w:adjustRightInd/>
              <w:spacing w:before="0" w:line="240" w:lineRule="auto"/>
              <w:ind w:left="0"/>
              <w:rPr>
                <w:sz w:val="16"/>
                <w:szCs w:val="16"/>
                <w:lang w:val="ru-RU"/>
              </w:rPr>
            </w:pPr>
            <w:r w:rsidRPr="00711CEA">
              <w:rPr>
                <w:sz w:val="16"/>
                <w:szCs w:val="16"/>
              </w:rPr>
              <w:t>Hi-Temp</w:t>
            </w:r>
            <w:r w:rsidR="00322A1C" w:rsidRPr="00711CEA">
              <w:rPr>
                <w:sz w:val="16"/>
                <w:szCs w:val="16"/>
              </w:rPr>
              <w:t xml:space="preserve"> 1000</w:t>
            </w:r>
            <w:r w:rsidR="00DE1061" w:rsidRPr="00711CEA">
              <w:rPr>
                <w:sz w:val="16"/>
                <w:szCs w:val="16"/>
              </w:rPr>
              <w:t xml:space="preserve"> </w:t>
            </w:r>
          </w:p>
          <w:p w14:paraId="0F2BDFE2" w14:textId="77777777" w:rsidR="00686FC0" w:rsidRPr="00711CEA" w:rsidRDefault="00686FC0" w:rsidP="002C322C">
            <w:pPr>
              <w:autoSpaceDE/>
              <w:autoSpaceDN/>
              <w:adjustRightInd/>
              <w:spacing w:before="0" w:line="240" w:lineRule="auto"/>
              <w:ind w:left="0"/>
              <w:rPr>
                <w:sz w:val="16"/>
                <w:szCs w:val="16"/>
                <w:lang w:val="ru-RU"/>
              </w:rPr>
            </w:pPr>
            <w:proofErr w:type="spellStart"/>
            <w:r w:rsidRPr="00711CEA">
              <w:rPr>
                <w:sz w:val="16"/>
                <w:szCs w:val="16"/>
              </w:rPr>
              <w:t>Sigmatherm</w:t>
            </w:r>
            <w:proofErr w:type="spellEnd"/>
            <w:r w:rsidRPr="00711CEA">
              <w:rPr>
                <w:sz w:val="16"/>
                <w:szCs w:val="16"/>
              </w:rPr>
              <w:t xml:space="preserve"> 540</w:t>
            </w:r>
            <w:del w:id="243" w:author="Zhumadilov, Daniyar [Bolashak Atyrau Limited]" w:date="2025-09-13T12:57:00Z" w16du:dateUtc="2025-09-13T07:57:00Z">
              <w:r w:rsidRPr="00711CEA" w:rsidDel="00F116D5">
                <w:rPr>
                  <w:sz w:val="16"/>
                  <w:szCs w:val="16"/>
                  <w:vertAlign w:val="superscript"/>
                </w:rPr>
                <w:delText>T</w:delText>
              </w:r>
            </w:del>
          </w:p>
        </w:tc>
        <w:tc>
          <w:tcPr>
            <w:tcW w:w="888" w:type="dxa"/>
            <w:vAlign w:val="center"/>
          </w:tcPr>
          <w:p w14:paraId="21389242" w14:textId="6449BE55" w:rsidR="00686FC0" w:rsidRPr="008142DA" w:rsidRDefault="00B805BB" w:rsidP="002C322C">
            <w:pPr>
              <w:autoSpaceDE/>
              <w:autoSpaceDN/>
              <w:adjustRightInd/>
              <w:spacing w:before="0" w:line="240" w:lineRule="auto"/>
              <w:ind w:left="0"/>
              <w:jc w:val="center"/>
              <w:rPr>
                <w:sz w:val="16"/>
                <w:szCs w:val="16"/>
              </w:rPr>
            </w:pPr>
            <w:r>
              <w:rPr>
                <w:sz w:val="16"/>
                <w:szCs w:val="16"/>
              </w:rPr>
              <w:t>302-</w:t>
            </w:r>
            <w:r w:rsidR="00686FC0">
              <w:rPr>
                <w:sz w:val="16"/>
                <w:szCs w:val="16"/>
              </w:rPr>
              <w:t>498</w:t>
            </w:r>
          </w:p>
        </w:tc>
        <w:tc>
          <w:tcPr>
            <w:tcW w:w="1488" w:type="dxa"/>
            <w:gridSpan w:val="2"/>
            <w:vAlign w:val="center"/>
          </w:tcPr>
          <w:p w14:paraId="124FA773" w14:textId="77777777" w:rsidR="00686FC0" w:rsidRPr="008142DA" w:rsidRDefault="00686FC0" w:rsidP="002C322C">
            <w:pPr>
              <w:autoSpaceDE/>
              <w:autoSpaceDN/>
              <w:adjustRightInd/>
              <w:spacing w:before="0" w:line="240" w:lineRule="auto"/>
              <w:ind w:left="0"/>
              <w:jc w:val="center"/>
              <w:rPr>
                <w:color w:val="auto"/>
                <w:sz w:val="16"/>
                <w:szCs w:val="16"/>
              </w:rPr>
            </w:pPr>
            <w:r>
              <w:rPr>
                <w:color w:val="auto"/>
                <w:sz w:val="16"/>
                <w:szCs w:val="16"/>
              </w:rPr>
              <w:t>540</w:t>
            </w:r>
            <w:r w:rsidRPr="008142DA">
              <w:rPr>
                <w:color w:val="auto"/>
                <w:sz w:val="16"/>
                <w:szCs w:val="16"/>
              </w:rPr>
              <w:t>°C (</w:t>
            </w:r>
            <w:r>
              <w:rPr>
                <w:color w:val="auto"/>
                <w:sz w:val="16"/>
                <w:szCs w:val="16"/>
              </w:rPr>
              <w:t>1000</w:t>
            </w:r>
            <w:r w:rsidRPr="008142DA">
              <w:rPr>
                <w:color w:val="auto"/>
                <w:sz w:val="16"/>
                <w:szCs w:val="16"/>
              </w:rPr>
              <w:t>°F)</w:t>
            </w:r>
          </w:p>
        </w:tc>
      </w:tr>
      <w:tr w:rsidR="0090677A" w:rsidRPr="008142DA" w14:paraId="207E9BC3" w14:textId="77777777" w:rsidTr="00F029EB">
        <w:trPr>
          <w:trHeight w:val="288"/>
          <w:jc w:val="center"/>
        </w:trPr>
        <w:tc>
          <w:tcPr>
            <w:tcW w:w="2288" w:type="dxa"/>
            <w:gridSpan w:val="3"/>
            <w:vAlign w:val="center"/>
          </w:tcPr>
          <w:p w14:paraId="5E47B872" w14:textId="77777777" w:rsidR="0090677A" w:rsidRPr="008142DA" w:rsidRDefault="0090677A" w:rsidP="002C322C">
            <w:pPr>
              <w:jc w:val="center"/>
              <w:rPr>
                <w:b/>
                <w:sz w:val="16"/>
                <w:szCs w:val="16"/>
              </w:rPr>
            </w:pPr>
          </w:p>
        </w:tc>
        <w:tc>
          <w:tcPr>
            <w:tcW w:w="2779" w:type="dxa"/>
            <w:vAlign w:val="center"/>
          </w:tcPr>
          <w:p w14:paraId="007BD7AB" w14:textId="77777777" w:rsidR="0090677A" w:rsidRPr="008142DA" w:rsidRDefault="0090677A" w:rsidP="002C322C">
            <w:pPr>
              <w:autoSpaceDE/>
              <w:autoSpaceDN/>
              <w:adjustRightInd/>
              <w:spacing w:before="0" w:line="240" w:lineRule="auto"/>
              <w:ind w:left="0"/>
              <w:rPr>
                <w:sz w:val="16"/>
                <w:szCs w:val="16"/>
              </w:rPr>
            </w:pPr>
            <w:r w:rsidRPr="008142DA">
              <w:rPr>
                <w:sz w:val="16"/>
                <w:szCs w:val="16"/>
              </w:rPr>
              <w:t>Sherwin Williams</w:t>
            </w:r>
          </w:p>
        </w:tc>
        <w:tc>
          <w:tcPr>
            <w:tcW w:w="2575" w:type="dxa"/>
            <w:gridSpan w:val="2"/>
            <w:vAlign w:val="center"/>
          </w:tcPr>
          <w:p w14:paraId="2A0D5DF7" w14:textId="77777777" w:rsidR="0090677A" w:rsidRPr="00711CEA" w:rsidRDefault="00686FC0" w:rsidP="002C322C">
            <w:pPr>
              <w:autoSpaceDE/>
              <w:autoSpaceDN/>
              <w:adjustRightInd/>
              <w:spacing w:before="0" w:line="240" w:lineRule="auto"/>
              <w:ind w:left="0"/>
              <w:rPr>
                <w:sz w:val="16"/>
                <w:szCs w:val="16"/>
              </w:rPr>
            </w:pPr>
            <w:proofErr w:type="spellStart"/>
            <w:r w:rsidRPr="00711CEA">
              <w:rPr>
                <w:sz w:val="16"/>
                <w:szCs w:val="16"/>
              </w:rPr>
              <w:t>HeatFl</w:t>
            </w:r>
            <w:r w:rsidRPr="00711CEA">
              <w:rPr>
                <w:spacing w:val="1"/>
                <w:sz w:val="16"/>
                <w:szCs w:val="16"/>
              </w:rPr>
              <w:t>e</w:t>
            </w:r>
            <w:r w:rsidRPr="00711CEA">
              <w:rPr>
                <w:sz w:val="16"/>
                <w:szCs w:val="16"/>
              </w:rPr>
              <w:t>x</w:t>
            </w:r>
            <w:proofErr w:type="spellEnd"/>
            <w:r w:rsidR="00DE1061" w:rsidRPr="00711CEA">
              <w:rPr>
                <w:sz w:val="16"/>
                <w:szCs w:val="16"/>
                <w:lang w:val="ru-RU"/>
              </w:rPr>
              <w:t xml:space="preserve"> </w:t>
            </w:r>
            <w:r w:rsidRPr="00711CEA">
              <w:rPr>
                <w:sz w:val="16"/>
                <w:szCs w:val="16"/>
              </w:rPr>
              <w:t>1000</w:t>
            </w:r>
          </w:p>
        </w:tc>
        <w:tc>
          <w:tcPr>
            <w:tcW w:w="888" w:type="dxa"/>
            <w:vAlign w:val="center"/>
          </w:tcPr>
          <w:p w14:paraId="5DDA91F7" w14:textId="77777777" w:rsidR="0090677A" w:rsidRPr="008142DA" w:rsidRDefault="0090677A" w:rsidP="002C322C">
            <w:pPr>
              <w:autoSpaceDE/>
              <w:autoSpaceDN/>
              <w:adjustRightInd/>
              <w:spacing w:before="0" w:line="240" w:lineRule="auto"/>
              <w:ind w:left="0"/>
              <w:jc w:val="center"/>
              <w:rPr>
                <w:sz w:val="16"/>
                <w:szCs w:val="16"/>
              </w:rPr>
            </w:pPr>
            <w:r w:rsidRPr="008142DA">
              <w:rPr>
                <w:sz w:val="16"/>
                <w:szCs w:val="16"/>
              </w:rPr>
              <w:t>420</w:t>
            </w:r>
          </w:p>
        </w:tc>
        <w:tc>
          <w:tcPr>
            <w:tcW w:w="1488" w:type="dxa"/>
            <w:gridSpan w:val="2"/>
            <w:vAlign w:val="center"/>
          </w:tcPr>
          <w:p w14:paraId="251E8FC7" w14:textId="77777777" w:rsidR="0090677A" w:rsidRPr="008142DA" w:rsidRDefault="0090677A" w:rsidP="002C322C">
            <w:pPr>
              <w:autoSpaceDE/>
              <w:autoSpaceDN/>
              <w:adjustRightInd/>
              <w:spacing w:before="0" w:line="240" w:lineRule="auto"/>
              <w:ind w:left="0"/>
              <w:jc w:val="center"/>
              <w:rPr>
                <w:color w:val="auto"/>
                <w:sz w:val="16"/>
                <w:szCs w:val="16"/>
              </w:rPr>
            </w:pPr>
            <w:r w:rsidRPr="008142DA">
              <w:rPr>
                <w:color w:val="auto"/>
                <w:sz w:val="16"/>
                <w:szCs w:val="16"/>
              </w:rPr>
              <w:t>538°C (1000°F)</w:t>
            </w:r>
          </w:p>
        </w:tc>
      </w:tr>
      <w:tr w:rsidR="00403BC8" w:rsidRPr="008142DA" w14:paraId="040122F7" w14:textId="77777777" w:rsidTr="00F029EB">
        <w:trPr>
          <w:trHeight w:val="288"/>
          <w:jc w:val="center"/>
        </w:trPr>
        <w:tc>
          <w:tcPr>
            <w:tcW w:w="2288" w:type="dxa"/>
            <w:gridSpan w:val="3"/>
            <w:vAlign w:val="center"/>
          </w:tcPr>
          <w:p w14:paraId="5CD1E8B2" w14:textId="77777777" w:rsidR="00403BC8" w:rsidRPr="008142DA" w:rsidRDefault="00403BC8" w:rsidP="002C322C">
            <w:pPr>
              <w:jc w:val="center"/>
              <w:rPr>
                <w:b/>
                <w:sz w:val="16"/>
                <w:szCs w:val="16"/>
              </w:rPr>
            </w:pPr>
          </w:p>
        </w:tc>
        <w:tc>
          <w:tcPr>
            <w:tcW w:w="2779" w:type="dxa"/>
            <w:vAlign w:val="center"/>
          </w:tcPr>
          <w:p w14:paraId="7BD8D59E" w14:textId="392CC3E7" w:rsidR="00403BC8" w:rsidRPr="008142DA" w:rsidRDefault="00C36ACA" w:rsidP="002C322C">
            <w:pPr>
              <w:autoSpaceDE/>
              <w:autoSpaceDN/>
              <w:adjustRightInd/>
              <w:spacing w:before="0" w:line="240" w:lineRule="auto"/>
              <w:ind w:left="0"/>
              <w:rPr>
                <w:sz w:val="16"/>
                <w:szCs w:val="16"/>
              </w:rPr>
            </w:pPr>
            <w:r>
              <w:rPr>
                <w:sz w:val="16"/>
                <w:szCs w:val="16"/>
              </w:rPr>
              <w:t>Tnemec</w:t>
            </w:r>
          </w:p>
        </w:tc>
        <w:tc>
          <w:tcPr>
            <w:tcW w:w="2575" w:type="dxa"/>
            <w:gridSpan w:val="2"/>
            <w:vAlign w:val="center"/>
          </w:tcPr>
          <w:p w14:paraId="48881040" w14:textId="1BBDD1C2" w:rsidR="00403BC8" w:rsidRPr="00711CEA" w:rsidRDefault="00C36ACA" w:rsidP="002C322C">
            <w:pPr>
              <w:autoSpaceDE/>
              <w:autoSpaceDN/>
              <w:adjustRightInd/>
              <w:spacing w:before="0" w:line="240" w:lineRule="auto"/>
              <w:ind w:left="0"/>
              <w:rPr>
                <w:sz w:val="16"/>
                <w:szCs w:val="16"/>
              </w:rPr>
            </w:pPr>
            <w:r w:rsidRPr="00711CEA">
              <w:rPr>
                <w:sz w:val="16"/>
                <w:szCs w:val="16"/>
              </w:rPr>
              <w:t>Series 1525 Endura-Heat DTM</w:t>
            </w:r>
          </w:p>
        </w:tc>
        <w:tc>
          <w:tcPr>
            <w:tcW w:w="888" w:type="dxa"/>
            <w:vAlign w:val="center"/>
          </w:tcPr>
          <w:p w14:paraId="26E438D9" w14:textId="19669EE2" w:rsidR="00403BC8" w:rsidRPr="008142DA" w:rsidRDefault="00C36ACA" w:rsidP="002C322C">
            <w:pPr>
              <w:autoSpaceDE/>
              <w:autoSpaceDN/>
              <w:adjustRightInd/>
              <w:spacing w:before="0" w:line="240" w:lineRule="auto"/>
              <w:ind w:left="0"/>
              <w:jc w:val="center"/>
              <w:rPr>
                <w:sz w:val="16"/>
                <w:szCs w:val="16"/>
              </w:rPr>
            </w:pPr>
            <w:r>
              <w:rPr>
                <w:sz w:val="16"/>
                <w:szCs w:val="16"/>
              </w:rPr>
              <w:t>466</w:t>
            </w:r>
          </w:p>
        </w:tc>
        <w:tc>
          <w:tcPr>
            <w:tcW w:w="1488" w:type="dxa"/>
            <w:gridSpan w:val="2"/>
            <w:vAlign w:val="center"/>
          </w:tcPr>
          <w:p w14:paraId="1C65AF41" w14:textId="0A5FBFB0" w:rsidR="00403BC8" w:rsidRPr="008142DA" w:rsidRDefault="00C36ACA" w:rsidP="002C322C">
            <w:pPr>
              <w:autoSpaceDE/>
              <w:autoSpaceDN/>
              <w:adjustRightInd/>
              <w:spacing w:before="0" w:line="240" w:lineRule="auto"/>
              <w:ind w:left="0"/>
              <w:jc w:val="center"/>
              <w:rPr>
                <w:color w:val="auto"/>
                <w:sz w:val="16"/>
                <w:szCs w:val="16"/>
              </w:rPr>
            </w:pPr>
            <w:r w:rsidRPr="00C36ACA">
              <w:rPr>
                <w:color w:val="auto"/>
                <w:sz w:val="16"/>
                <w:szCs w:val="16"/>
              </w:rPr>
              <w:t>648.9°C (1200°F)</w:t>
            </w:r>
          </w:p>
        </w:tc>
      </w:tr>
      <w:tr w:rsidR="0090677A" w:rsidRPr="00AB0391" w14:paraId="14B50BDB" w14:textId="77777777" w:rsidTr="00F029EB">
        <w:trPr>
          <w:trHeight w:val="288"/>
          <w:jc w:val="center"/>
        </w:trPr>
        <w:tc>
          <w:tcPr>
            <w:tcW w:w="2288" w:type="dxa"/>
            <w:gridSpan w:val="3"/>
            <w:tcBorders>
              <w:bottom w:val="single" w:sz="12" w:space="0" w:color="auto"/>
            </w:tcBorders>
            <w:vAlign w:val="center"/>
          </w:tcPr>
          <w:p w14:paraId="342A52D8" w14:textId="77777777" w:rsidR="0090677A" w:rsidRPr="008142DA" w:rsidRDefault="0090677A" w:rsidP="002C322C">
            <w:pPr>
              <w:rPr>
                <w:i/>
                <w:sz w:val="14"/>
                <w:szCs w:val="14"/>
              </w:rPr>
            </w:pPr>
          </w:p>
        </w:tc>
        <w:tc>
          <w:tcPr>
            <w:tcW w:w="7730" w:type="dxa"/>
            <w:gridSpan w:val="6"/>
            <w:tcBorders>
              <w:bottom w:val="single" w:sz="12" w:space="0" w:color="auto"/>
            </w:tcBorders>
            <w:vAlign w:val="center"/>
          </w:tcPr>
          <w:p w14:paraId="56B8FB7D" w14:textId="77777777" w:rsidR="0090677A" w:rsidRPr="00CC6C03" w:rsidRDefault="0090677A" w:rsidP="002C322C">
            <w:pPr>
              <w:autoSpaceDE/>
              <w:autoSpaceDN/>
              <w:adjustRightInd/>
              <w:spacing w:before="0" w:line="240" w:lineRule="auto"/>
              <w:ind w:left="0"/>
              <w:rPr>
                <w:i/>
                <w:color w:val="auto"/>
                <w:sz w:val="14"/>
                <w:szCs w:val="14"/>
                <w:lang w:val="ru-RU"/>
              </w:rPr>
            </w:pPr>
            <w:r w:rsidRPr="00CC6C03">
              <w:rPr>
                <w:i/>
                <w:color w:val="auto"/>
                <w:sz w:val="14"/>
                <w:szCs w:val="14"/>
                <w:lang w:val="ru-RU"/>
              </w:rPr>
              <w:t>Остаточная клейкость некатализированных силиконовых покрытий устраняется при нагреве от, свыше 149°</w:t>
            </w:r>
            <w:r w:rsidRPr="4528ABE4">
              <w:rPr>
                <w:i/>
                <w:color w:val="auto"/>
                <w:sz w:val="14"/>
                <w:szCs w:val="14"/>
              </w:rPr>
              <w:t>C</w:t>
            </w:r>
            <w:r w:rsidRPr="00CC6C03">
              <w:rPr>
                <w:i/>
                <w:color w:val="auto"/>
                <w:sz w:val="14"/>
                <w:szCs w:val="14"/>
                <w:lang w:val="ru-RU"/>
              </w:rPr>
              <w:t xml:space="preserve"> (300°</w:t>
            </w:r>
            <w:r w:rsidRPr="4528ABE4">
              <w:rPr>
                <w:i/>
                <w:color w:val="auto"/>
                <w:sz w:val="14"/>
                <w:szCs w:val="14"/>
              </w:rPr>
              <w:t>F</w:t>
            </w:r>
            <w:r w:rsidRPr="00CC6C03">
              <w:rPr>
                <w:i/>
                <w:color w:val="auto"/>
                <w:sz w:val="14"/>
                <w:szCs w:val="14"/>
                <w:lang w:val="ru-RU"/>
              </w:rPr>
              <w:t>) до 204°</w:t>
            </w:r>
            <w:r w:rsidRPr="4528ABE4">
              <w:rPr>
                <w:i/>
                <w:color w:val="auto"/>
                <w:sz w:val="14"/>
                <w:szCs w:val="14"/>
              </w:rPr>
              <w:t>C</w:t>
            </w:r>
            <w:r w:rsidRPr="00CC6C03">
              <w:rPr>
                <w:i/>
                <w:color w:val="auto"/>
                <w:sz w:val="14"/>
                <w:szCs w:val="14"/>
                <w:lang w:val="ru-RU"/>
              </w:rPr>
              <w:t xml:space="preserve">   (400°</w:t>
            </w:r>
            <w:r w:rsidRPr="4528ABE4">
              <w:rPr>
                <w:i/>
                <w:color w:val="auto"/>
                <w:sz w:val="14"/>
                <w:szCs w:val="14"/>
              </w:rPr>
              <w:t>F</w:t>
            </w:r>
            <w:r w:rsidRPr="00CC6C03">
              <w:rPr>
                <w:i/>
                <w:color w:val="auto"/>
                <w:sz w:val="14"/>
                <w:szCs w:val="14"/>
                <w:lang w:val="ru-RU"/>
              </w:rPr>
              <w:t>).</w:t>
            </w:r>
          </w:p>
          <w:p w14:paraId="1194CE25" w14:textId="77777777" w:rsidR="0090677A" w:rsidRPr="004C0470" w:rsidRDefault="0090677A" w:rsidP="002C322C">
            <w:pPr>
              <w:autoSpaceDE/>
              <w:autoSpaceDN/>
              <w:adjustRightInd/>
              <w:spacing w:before="0" w:line="240" w:lineRule="auto"/>
              <w:ind w:left="0"/>
              <w:rPr>
                <w:i/>
                <w:sz w:val="14"/>
                <w:szCs w:val="14"/>
                <w:lang w:val="ru-RU"/>
              </w:rPr>
            </w:pPr>
            <w:r>
              <w:rPr>
                <w:i/>
                <w:sz w:val="14"/>
                <w:szCs w:val="14"/>
                <w:lang w:val="ru-RU"/>
              </w:rPr>
              <w:t>Покрытия предназначены для эксплуатации в температурном промежутке между</w:t>
            </w:r>
            <w:r w:rsidRPr="004C0470">
              <w:rPr>
                <w:i/>
                <w:sz w:val="14"/>
                <w:szCs w:val="14"/>
                <w:lang w:val="ru-RU"/>
              </w:rPr>
              <w:t xml:space="preserve"> 260°</w:t>
            </w:r>
            <w:r w:rsidRPr="008142DA">
              <w:rPr>
                <w:i/>
                <w:sz w:val="14"/>
                <w:szCs w:val="14"/>
              </w:rPr>
              <w:t>C</w:t>
            </w:r>
            <w:r w:rsidRPr="004C0470">
              <w:rPr>
                <w:i/>
                <w:sz w:val="14"/>
                <w:szCs w:val="14"/>
                <w:lang w:val="ru-RU"/>
              </w:rPr>
              <w:t xml:space="preserve"> – 649°</w:t>
            </w:r>
            <w:r w:rsidRPr="008142DA">
              <w:rPr>
                <w:i/>
                <w:sz w:val="14"/>
                <w:szCs w:val="14"/>
              </w:rPr>
              <w:t>C</w:t>
            </w:r>
            <w:r w:rsidRPr="004C0470">
              <w:rPr>
                <w:i/>
                <w:sz w:val="14"/>
                <w:szCs w:val="14"/>
                <w:lang w:val="ru-RU"/>
              </w:rPr>
              <w:t xml:space="preserve"> (500°</w:t>
            </w:r>
            <w:r w:rsidRPr="008142DA">
              <w:rPr>
                <w:i/>
                <w:sz w:val="14"/>
                <w:szCs w:val="14"/>
              </w:rPr>
              <w:t>F</w:t>
            </w:r>
            <w:r w:rsidRPr="004C0470">
              <w:rPr>
                <w:i/>
                <w:sz w:val="14"/>
                <w:szCs w:val="14"/>
                <w:lang w:val="ru-RU"/>
              </w:rPr>
              <w:t xml:space="preserve"> – 1200°</w:t>
            </w:r>
            <w:r w:rsidRPr="008142DA">
              <w:rPr>
                <w:i/>
                <w:sz w:val="14"/>
                <w:szCs w:val="14"/>
              </w:rPr>
              <w:t>F</w:t>
            </w:r>
            <w:r w:rsidRPr="004C0470">
              <w:rPr>
                <w:i/>
                <w:sz w:val="14"/>
                <w:szCs w:val="14"/>
                <w:lang w:val="ru-RU"/>
              </w:rPr>
              <w:t>)</w:t>
            </w:r>
          </w:p>
        </w:tc>
      </w:tr>
      <w:tr w:rsidR="0090677A" w:rsidRPr="00AB0391" w14:paraId="5B806B9D" w14:textId="77777777" w:rsidTr="00F029EB">
        <w:trPr>
          <w:trHeight w:val="288"/>
          <w:jc w:val="center"/>
        </w:trPr>
        <w:tc>
          <w:tcPr>
            <w:tcW w:w="10018" w:type="dxa"/>
            <w:gridSpan w:val="9"/>
            <w:vAlign w:val="center"/>
          </w:tcPr>
          <w:p w14:paraId="00947CB2" w14:textId="77777777" w:rsidR="0090677A" w:rsidRPr="004C0470" w:rsidRDefault="0090677A" w:rsidP="002C322C">
            <w:pPr>
              <w:autoSpaceDE/>
              <w:autoSpaceDN/>
              <w:adjustRightInd/>
              <w:spacing w:before="0" w:line="240" w:lineRule="auto"/>
              <w:ind w:left="0"/>
              <w:rPr>
                <w:i/>
                <w:iCs/>
                <w:sz w:val="14"/>
                <w:szCs w:val="14"/>
                <w:lang w:val="ru-RU"/>
              </w:rPr>
            </w:pPr>
          </w:p>
        </w:tc>
      </w:tr>
      <w:tr w:rsidR="0090677A" w:rsidRPr="008142DA" w14:paraId="6A7E4E22" w14:textId="77777777" w:rsidTr="00F029EB">
        <w:trPr>
          <w:trHeight w:val="288"/>
          <w:jc w:val="center"/>
        </w:trPr>
        <w:tc>
          <w:tcPr>
            <w:tcW w:w="1170" w:type="dxa"/>
            <w:vAlign w:val="center"/>
          </w:tcPr>
          <w:p w14:paraId="68AD53A7" w14:textId="77777777" w:rsidR="0090677A" w:rsidRPr="008142DA" w:rsidRDefault="0090677A" w:rsidP="002C322C">
            <w:pPr>
              <w:autoSpaceDE/>
              <w:autoSpaceDN/>
              <w:adjustRightInd/>
              <w:spacing w:before="0" w:line="240" w:lineRule="auto"/>
              <w:ind w:left="-72"/>
              <w:rPr>
                <w:b/>
                <w:sz w:val="16"/>
                <w:szCs w:val="16"/>
              </w:rPr>
            </w:pPr>
            <w:r w:rsidRPr="00B52749">
              <w:rPr>
                <w:b/>
                <w:color w:val="auto"/>
                <w:sz w:val="16"/>
                <w:szCs w:val="24"/>
                <w:lang w:val="ru-RU"/>
              </w:rPr>
              <w:t>Последнее обновление:</w:t>
            </w:r>
          </w:p>
        </w:tc>
        <w:tc>
          <w:tcPr>
            <w:tcW w:w="3897" w:type="dxa"/>
            <w:gridSpan w:val="3"/>
            <w:vAlign w:val="center"/>
          </w:tcPr>
          <w:p w14:paraId="5C6F2F5E" w14:textId="579DA5EA" w:rsidR="0090677A" w:rsidRPr="008142DA" w:rsidRDefault="00F116D5" w:rsidP="002C322C">
            <w:pPr>
              <w:autoSpaceDE/>
              <w:autoSpaceDN/>
              <w:adjustRightInd/>
              <w:spacing w:before="0" w:line="240" w:lineRule="auto"/>
              <w:ind w:left="-72"/>
              <w:rPr>
                <w:sz w:val="16"/>
                <w:szCs w:val="16"/>
              </w:rPr>
            </w:pPr>
            <w:r>
              <w:rPr>
                <w:color w:val="auto"/>
                <w:sz w:val="16"/>
                <w:szCs w:val="24"/>
                <w:lang w:val="ru-RU"/>
              </w:rPr>
              <w:t xml:space="preserve"> </w:t>
            </w:r>
            <w:r w:rsidR="00060125">
              <w:rPr>
                <w:color w:val="auto"/>
                <w:sz w:val="16"/>
                <w:szCs w:val="24"/>
                <w:lang w:val="ru-RU"/>
              </w:rPr>
              <w:t>Ноябрь</w:t>
            </w:r>
            <w:r>
              <w:rPr>
                <w:color w:val="auto"/>
                <w:sz w:val="16"/>
                <w:szCs w:val="24"/>
                <w:lang w:val="ru-RU"/>
              </w:rPr>
              <w:t xml:space="preserve"> 2025</w:t>
            </w:r>
          </w:p>
        </w:tc>
        <w:tc>
          <w:tcPr>
            <w:tcW w:w="2575" w:type="dxa"/>
            <w:gridSpan w:val="2"/>
            <w:vAlign w:val="center"/>
          </w:tcPr>
          <w:p w14:paraId="30791319" w14:textId="77777777" w:rsidR="0090677A" w:rsidRPr="008142DA" w:rsidRDefault="0090677A" w:rsidP="002C322C">
            <w:pPr>
              <w:rPr>
                <w:b/>
                <w:sz w:val="16"/>
                <w:szCs w:val="16"/>
              </w:rPr>
            </w:pPr>
          </w:p>
        </w:tc>
        <w:tc>
          <w:tcPr>
            <w:tcW w:w="888" w:type="dxa"/>
            <w:vAlign w:val="center"/>
          </w:tcPr>
          <w:p w14:paraId="2FDE79C7" w14:textId="77777777" w:rsidR="0090677A" w:rsidRPr="008142DA" w:rsidRDefault="0090677A" w:rsidP="002C322C">
            <w:pPr>
              <w:jc w:val="center"/>
              <w:rPr>
                <w:b/>
                <w:sz w:val="16"/>
                <w:szCs w:val="16"/>
              </w:rPr>
            </w:pPr>
          </w:p>
        </w:tc>
        <w:tc>
          <w:tcPr>
            <w:tcW w:w="1488" w:type="dxa"/>
            <w:gridSpan w:val="2"/>
            <w:vAlign w:val="center"/>
          </w:tcPr>
          <w:p w14:paraId="04F29D04" w14:textId="77777777" w:rsidR="0090677A" w:rsidRPr="008142DA" w:rsidRDefault="0090677A" w:rsidP="002C322C">
            <w:pPr>
              <w:rPr>
                <w:b/>
                <w:sz w:val="16"/>
                <w:szCs w:val="16"/>
              </w:rPr>
            </w:pPr>
          </w:p>
        </w:tc>
      </w:tr>
    </w:tbl>
    <w:p w14:paraId="724CB157" w14:textId="77777777" w:rsidR="00FC7049" w:rsidRDefault="00FC7049" w:rsidP="00567D04">
      <w:pPr>
        <w:widowControl w:val="0"/>
        <w:spacing w:line="240" w:lineRule="auto"/>
        <w:ind w:left="1440" w:right="708" w:hanging="1440"/>
        <w:contextualSpacing/>
        <w:rPr>
          <w:sz w:val="16"/>
          <w:szCs w:val="16"/>
          <w:lang w:val="ru-RU"/>
        </w:rPr>
      </w:pPr>
    </w:p>
    <w:p w14:paraId="72852A72" w14:textId="44A1126D" w:rsidR="00280A20" w:rsidRPr="00280A20" w:rsidRDefault="00F116D5" w:rsidP="00567D04">
      <w:pPr>
        <w:widowControl w:val="0"/>
        <w:spacing w:line="240" w:lineRule="auto"/>
        <w:ind w:left="1440" w:right="708" w:hanging="144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567D04" w:rsidRPr="00FC7049">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Pr>
          <w:sz w:val="16"/>
          <w:szCs w:val="16"/>
          <w:lang w:val="ru-RU"/>
        </w:rPr>
        <w:t xml:space="preserve">Допускается нанесение ЛКМ в одном цвета в случае если произодитель выпускает ЛКМ только в одном цвете. </w:t>
      </w:r>
      <w:r w:rsidR="00280A20" w:rsidRPr="00280A20">
        <w:rPr>
          <w:sz w:val="16"/>
          <w:szCs w:val="16"/>
          <w:lang w:val="ru-RU"/>
        </w:rPr>
        <w:t xml:space="preserve">Цвет финишного слоя выбирается согласно Таблице 1 ТУ COM-SU-4743-TCO. </w:t>
      </w:r>
    </w:p>
    <w:p w14:paraId="2E772DBA" w14:textId="77777777" w:rsidR="00280A20" w:rsidRPr="00280A20" w:rsidRDefault="00280A20" w:rsidP="00F116D5">
      <w:pPr>
        <w:widowControl w:val="0"/>
        <w:spacing w:line="240" w:lineRule="auto"/>
        <w:ind w:left="993" w:right="-20" w:hanging="1135"/>
        <w:contextualSpacing/>
        <w:rPr>
          <w:sz w:val="16"/>
          <w:szCs w:val="16"/>
          <w:lang w:val="ru-RU"/>
        </w:rPr>
      </w:pPr>
    </w:p>
    <w:p w14:paraId="41F04429" w14:textId="5000065F" w:rsidR="00566AD9" w:rsidRDefault="00566AD9">
      <w:pPr>
        <w:autoSpaceDE/>
        <w:autoSpaceDN/>
        <w:adjustRightInd/>
        <w:spacing w:before="0" w:line="240" w:lineRule="auto"/>
        <w:ind w:left="0"/>
        <w:rPr>
          <w:color w:val="auto"/>
          <w:sz w:val="20"/>
          <w:szCs w:val="20"/>
          <w:lang w:val="ru-RU"/>
        </w:rPr>
      </w:pPr>
      <w:r>
        <w:rPr>
          <w:color w:val="auto"/>
          <w:sz w:val="20"/>
          <w:szCs w:val="20"/>
          <w:lang w:val="ru-RU"/>
        </w:rPr>
        <w:br w:type="page"/>
      </w:r>
    </w:p>
    <w:p w14:paraId="2C013837" w14:textId="77777777" w:rsidR="002B5E17" w:rsidRPr="00F029EB" w:rsidRDefault="002B5E17" w:rsidP="00EA4958">
      <w:pPr>
        <w:tabs>
          <w:tab w:val="left" w:pos="3225"/>
        </w:tabs>
        <w:ind w:left="0"/>
        <w:rPr>
          <w:color w:val="auto"/>
          <w:sz w:val="20"/>
          <w:szCs w:val="20"/>
          <w:lang w:val="ru-RU"/>
        </w:rPr>
      </w:pPr>
    </w:p>
    <w:tbl>
      <w:tblPr>
        <w:tblW w:w="9914" w:type="dxa"/>
        <w:jc w:val="center"/>
        <w:tblLayout w:type="fixed"/>
        <w:tblLook w:val="01E0" w:firstRow="1" w:lastRow="1" w:firstColumn="1" w:lastColumn="1" w:noHBand="0" w:noVBand="0"/>
      </w:tblPr>
      <w:tblGrid>
        <w:gridCol w:w="1170"/>
        <w:gridCol w:w="270"/>
        <w:gridCol w:w="840"/>
        <w:gridCol w:w="8"/>
        <w:gridCol w:w="2808"/>
        <w:gridCol w:w="990"/>
        <w:gridCol w:w="1474"/>
        <w:gridCol w:w="900"/>
        <w:gridCol w:w="1447"/>
        <w:gridCol w:w="7"/>
      </w:tblGrid>
      <w:tr w:rsidR="00875E41" w:rsidRPr="00A11843" w14:paraId="6A1E7B50" w14:textId="77777777" w:rsidTr="00875E41">
        <w:trPr>
          <w:trHeight w:val="360"/>
          <w:jc w:val="center"/>
        </w:trPr>
        <w:tc>
          <w:tcPr>
            <w:tcW w:w="9914" w:type="dxa"/>
            <w:gridSpan w:val="10"/>
            <w:tcBorders>
              <w:top w:val="single" w:sz="6" w:space="0" w:color="auto"/>
              <w:bottom w:val="single" w:sz="12" w:space="0" w:color="auto"/>
            </w:tcBorders>
            <w:shd w:val="clear" w:color="auto" w:fill="FFFFFF"/>
            <w:vAlign w:val="center"/>
          </w:tcPr>
          <w:p w14:paraId="1E241AA2" w14:textId="1D465F17" w:rsidR="00875E41" w:rsidRPr="00875E41" w:rsidRDefault="00875E41" w:rsidP="00875E41">
            <w:pPr>
              <w:ind w:right="-72"/>
              <w:jc w:val="right"/>
              <w:rPr>
                <w:b/>
                <w:i/>
                <w:color w:val="auto"/>
                <w:lang w:val="ru-RU"/>
              </w:rPr>
            </w:pPr>
            <w:r>
              <w:rPr>
                <w:i/>
                <w:lang w:val="ru-RU"/>
              </w:rPr>
              <w:t>Только грунт</w:t>
            </w:r>
          </w:p>
        </w:tc>
      </w:tr>
      <w:tr w:rsidR="00875E41" w:rsidRPr="00A11843" w14:paraId="7A41A1CA" w14:textId="77777777" w:rsidTr="00B801C4">
        <w:trPr>
          <w:trHeight w:val="360"/>
          <w:jc w:val="center"/>
        </w:trPr>
        <w:tc>
          <w:tcPr>
            <w:tcW w:w="7560" w:type="dxa"/>
            <w:gridSpan w:val="7"/>
            <w:tcBorders>
              <w:top w:val="single" w:sz="12" w:space="0" w:color="auto"/>
              <w:left w:val="single" w:sz="12" w:space="0" w:color="auto"/>
              <w:bottom w:val="single" w:sz="12" w:space="0" w:color="auto"/>
            </w:tcBorders>
            <w:vAlign w:val="center"/>
          </w:tcPr>
          <w:p w14:paraId="2E6D8A53" w14:textId="7F08A686" w:rsidR="00875E41" w:rsidRPr="00875E41" w:rsidRDefault="00875E41" w:rsidP="00875E41">
            <w:pPr>
              <w:autoSpaceDE/>
              <w:autoSpaceDN/>
              <w:adjustRightInd/>
              <w:spacing w:before="0" w:line="240" w:lineRule="auto"/>
              <w:ind w:left="0"/>
              <w:rPr>
                <w:b/>
                <w:sz w:val="20"/>
                <w:szCs w:val="20"/>
                <w:lang w:val="ru-RU"/>
              </w:rPr>
            </w:pPr>
            <w:r>
              <w:rPr>
                <w:lang w:val="ru-RU"/>
              </w:rPr>
              <w:t>Термоиндекаторная краска</w:t>
            </w:r>
          </w:p>
        </w:tc>
        <w:tc>
          <w:tcPr>
            <w:tcW w:w="2354" w:type="dxa"/>
            <w:gridSpan w:val="3"/>
            <w:tcBorders>
              <w:top w:val="single" w:sz="12" w:space="0" w:color="auto"/>
              <w:bottom w:val="single" w:sz="12" w:space="0" w:color="auto"/>
              <w:right w:val="single" w:sz="12" w:space="0" w:color="auto"/>
            </w:tcBorders>
            <w:shd w:val="clear" w:color="auto" w:fill="000000"/>
            <w:vAlign w:val="center"/>
          </w:tcPr>
          <w:p w14:paraId="3B6058F6" w14:textId="77777777" w:rsidR="00875E41" w:rsidRPr="00A11843" w:rsidRDefault="00875E41" w:rsidP="00875E41">
            <w:pPr>
              <w:autoSpaceDE/>
              <w:autoSpaceDN/>
              <w:adjustRightInd/>
              <w:spacing w:before="0" w:line="240" w:lineRule="auto"/>
              <w:ind w:left="0"/>
              <w:jc w:val="center"/>
              <w:rPr>
                <w:b/>
                <w:color w:val="FFFFFF"/>
                <w:sz w:val="36"/>
                <w:szCs w:val="40"/>
              </w:rPr>
            </w:pPr>
            <w:r w:rsidRPr="00A11843">
              <w:rPr>
                <w:b/>
                <w:color w:val="FFFFFF"/>
                <w:sz w:val="36"/>
                <w:szCs w:val="40"/>
              </w:rPr>
              <w:t>2.</w:t>
            </w:r>
            <w:r>
              <w:rPr>
                <w:b/>
                <w:color w:val="FFFFFF"/>
                <w:sz w:val="36"/>
                <w:szCs w:val="40"/>
              </w:rPr>
              <w:t>9</w:t>
            </w:r>
          </w:p>
        </w:tc>
      </w:tr>
      <w:tr w:rsidR="00875E41" w:rsidRPr="00A11843" w14:paraId="37AD5CC3" w14:textId="77777777" w:rsidTr="00875E41">
        <w:trPr>
          <w:gridAfter w:val="1"/>
          <w:wAfter w:w="7" w:type="dxa"/>
          <w:cantSplit/>
          <w:trHeight w:val="288"/>
          <w:jc w:val="center"/>
        </w:trPr>
        <w:tc>
          <w:tcPr>
            <w:tcW w:w="1440" w:type="dxa"/>
            <w:gridSpan w:val="2"/>
            <w:tcBorders>
              <w:top w:val="single" w:sz="12" w:space="0" w:color="auto"/>
            </w:tcBorders>
          </w:tcPr>
          <w:p w14:paraId="42E8CD13" w14:textId="2A28B18A" w:rsidR="00875E41" w:rsidRPr="00A11843" w:rsidRDefault="00875E41" w:rsidP="00875E41">
            <w:pPr>
              <w:autoSpaceDE/>
              <w:autoSpaceDN/>
              <w:adjustRightInd/>
              <w:spacing w:before="0" w:line="240" w:lineRule="auto"/>
              <w:ind w:left="-72"/>
              <w:rPr>
                <w:b/>
                <w:sz w:val="16"/>
                <w:szCs w:val="16"/>
              </w:rPr>
            </w:pPr>
            <w:r w:rsidRPr="004E6B3B">
              <w:rPr>
                <w:b/>
                <w:color w:val="auto"/>
                <w:sz w:val="16"/>
                <w:szCs w:val="24"/>
                <w:lang w:val="ru-RU"/>
              </w:rPr>
              <w:t>Подготовка поверхности:</w:t>
            </w:r>
          </w:p>
        </w:tc>
        <w:tc>
          <w:tcPr>
            <w:tcW w:w="3656" w:type="dxa"/>
            <w:gridSpan w:val="3"/>
            <w:tcBorders>
              <w:top w:val="single" w:sz="12" w:space="0" w:color="auto"/>
            </w:tcBorders>
          </w:tcPr>
          <w:p w14:paraId="246E1D59" w14:textId="77777777" w:rsidR="00434A37" w:rsidRPr="00434A37" w:rsidRDefault="00875E41" w:rsidP="00875E41">
            <w:pPr>
              <w:autoSpaceDE/>
              <w:autoSpaceDN/>
              <w:adjustRightInd/>
              <w:spacing w:before="0" w:line="240" w:lineRule="auto"/>
              <w:ind w:left="-72"/>
              <w:rPr>
                <w:sz w:val="16"/>
                <w:szCs w:val="16"/>
              </w:rPr>
            </w:pPr>
            <w:r w:rsidRPr="00002C31">
              <w:rPr>
                <w:sz w:val="16"/>
                <w:szCs w:val="16"/>
              </w:rPr>
              <w:t>SSPC</w:t>
            </w:r>
            <w:r w:rsidRPr="00434A37">
              <w:rPr>
                <w:sz w:val="16"/>
                <w:szCs w:val="16"/>
              </w:rPr>
              <w:t>-</w:t>
            </w:r>
            <w:r w:rsidRPr="00002C31">
              <w:rPr>
                <w:sz w:val="16"/>
                <w:szCs w:val="16"/>
              </w:rPr>
              <w:t>SP</w:t>
            </w:r>
            <w:r w:rsidRPr="00434A37">
              <w:rPr>
                <w:sz w:val="16"/>
                <w:szCs w:val="16"/>
              </w:rPr>
              <w:t>1/</w:t>
            </w:r>
            <w:r w:rsidRPr="00002C31">
              <w:rPr>
                <w:sz w:val="16"/>
                <w:szCs w:val="16"/>
              </w:rPr>
              <w:t>SP</w:t>
            </w:r>
            <w:r w:rsidRPr="00434A37">
              <w:rPr>
                <w:sz w:val="16"/>
                <w:szCs w:val="16"/>
              </w:rPr>
              <w:t>10 (</w:t>
            </w:r>
            <w:r w:rsidRPr="00002C31">
              <w:rPr>
                <w:sz w:val="16"/>
                <w:szCs w:val="16"/>
              </w:rPr>
              <w:t>NACE</w:t>
            </w:r>
            <w:r w:rsidRPr="00434A37">
              <w:rPr>
                <w:sz w:val="16"/>
                <w:szCs w:val="16"/>
              </w:rPr>
              <w:t xml:space="preserve"> </w:t>
            </w:r>
            <w:r w:rsidRPr="00002C31">
              <w:rPr>
                <w:sz w:val="16"/>
                <w:szCs w:val="16"/>
              </w:rPr>
              <w:t>No</w:t>
            </w:r>
            <w:r w:rsidRPr="00434A37">
              <w:rPr>
                <w:sz w:val="16"/>
                <w:szCs w:val="16"/>
              </w:rPr>
              <w:t>. 2) (</w:t>
            </w:r>
            <w:r w:rsidRPr="00002C31">
              <w:rPr>
                <w:sz w:val="16"/>
                <w:szCs w:val="16"/>
              </w:rPr>
              <w:t>SA</w:t>
            </w:r>
            <w:r w:rsidRPr="00434A37">
              <w:rPr>
                <w:sz w:val="16"/>
                <w:szCs w:val="16"/>
              </w:rPr>
              <w:t xml:space="preserve"> 2.5) </w:t>
            </w:r>
          </w:p>
          <w:p w14:paraId="78103421" w14:textId="45BBE50B" w:rsidR="00875E41" w:rsidRPr="00875E41" w:rsidRDefault="004B5C7C" w:rsidP="00875E41">
            <w:pPr>
              <w:autoSpaceDE/>
              <w:autoSpaceDN/>
              <w:adjustRightInd/>
              <w:spacing w:before="0" w:line="240" w:lineRule="auto"/>
              <w:ind w:left="-72"/>
              <w:rPr>
                <w:sz w:val="16"/>
                <w:szCs w:val="18"/>
                <w:lang w:val="ru-RU"/>
              </w:rPr>
            </w:pPr>
            <w:r>
              <w:rPr>
                <w:rFonts w:hint="eastAsia"/>
                <w:sz w:val="16"/>
                <w:szCs w:val="18"/>
                <w:lang w:val="ru-RU"/>
              </w:rPr>
              <w:t>Абразивоструйная</w:t>
            </w:r>
            <w:r w:rsidR="00B8689A" w:rsidRPr="00517072">
              <w:rPr>
                <w:sz w:val="16"/>
                <w:szCs w:val="18"/>
                <w:lang w:val="ru-RU"/>
              </w:rPr>
              <w:t xml:space="preserve"> </w:t>
            </w:r>
            <w:r w:rsidR="00875E41" w:rsidRPr="00037A5B">
              <w:rPr>
                <w:color w:val="auto"/>
                <w:sz w:val="16"/>
                <w:szCs w:val="24"/>
                <w:lang w:val="ru-RU"/>
              </w:rPr>
              <w:t>очистка до белого металла</w:t>
            </w:r>
          </w:p>
        </w:tc>
        <w:tc>
          <w:tcPr>
            <w:tcW w:w="990" w:type="dxa"/>
            <w:tcBorders>
              <w:top w:val="single" w:sz="12" w:space="0" w:color="auto"/>
            </w:tcBorders>
          </w:tcPr>
          <w:p w14:paraId="20ACDB37" w14:textId="78CAB4A2" w:rsidR="00875E41" w:rsidRPr="00A11843" w:rsidRDefault="00875E41" w:rsidP="00875E41">
            <w:pPr>
              <w:autoSpaceDE/>
              <w:autoSpaceDN/>
              <w:adjustRightInd/>
              <w:spacing w:before="0" w:line="240" w:lineRule="auto"/>
              <w:ind w:left="0" w:right="-72"/>
              <w:jc w:val="right"/>
              <w:rPr>
                <w:b/>
                <w:sz w:val="16"/>
                <w:szCs w:val="16"/>
              </w:rPr>
            </w:pPr>
            <w:r w:rsidRPr="00A24069">
              <w:rPr>
                <w:b/>
                <w:color w:val="auto"/>
                <w:sz w:val="16"/>
                <w:szCs w:val="24"/>
                <w:lang w:val="ru-RU"/>
              </w:rPr>
              <w:t>Ремонт:</w:t>
            </w:r>
          </w:p>
        </w:tc>
        <w:tc>
          <w:tcPr>
            <w:tcW w:w="3821" w:type="dxa"/>
            <w:gridSpan w:val="3"/>
            <w:vMerge w:val="restart"/>
            <w:tcBorders>
              <w:top w:val="single" w:sz="12" w:space="0" w:color="auto"/>
            </w:tcBorders>
          </w:tcPr>
          <w:p w14:paraId="22627EF6" w14:textId="00A8E7B2" w:rsidR="00875E41" w:rsidRPr="00A11843" w:rsidRDefault="00875E41" w:rsidP="00875E41">
            <w:pPr>
              <w:autoSpaceDE/>
              <w:autoSpaceDN/>
              <w:adjustRightInd/>
              <w:spacing w:before="0" w:line="240" w:lineRule="auto"/>
              <w:ind w:left="-72"/>
              <w:rPr>
                <w:sz w:val="16"/>
                <w:szCs w:val="16"/>
              </w:rPr>
            </w:pPr>
            <w:r w:rsidRPr="004E6B3B">
              <w:rPr>
                <w:color w:val="auto"/>
                <w:sz w:val="16"/>
                <w:szCs w:val="24"/>
                <w:lang w:val="ru-RU"/>
              </w:rPr>
              <w:t>Применяется данная система.</w:t>
            </w:r>
          </w:p>
        </w:tc>
      </w:tr>
      <w:tr w:rsidR="00875E41" w:rsidRPr="00AB0391" w14:paraId="6AFAA094" w14:textId="77777777" w:rsidTr="00875E41">
        <w:trPr>
          <w:gridAfter w:val="1"/>
          <w:wAfter w:w="7" w:type="dxa"/>
          <w:cantSplit/>
          <w:trHeight w:val="288"/>
          <w:jc w:val="center"/>
        </w:trPr>
        <w:tc>
          <w:tcPr>
            <w:tcW w:w="1440" w:type="dxa"/>
            <w:gridSpan w:val="2"/>
          </w:tcPr>
          <w:p w14:paraId="10CC83ED" w14:textId="21C58041" w:rsidR="00875E41" w:rsidRPr="00A11843" w:rsidRDefault="00875E41" w:rsidP="00875E41">
            <w:pPr>
              <w:autoSpaceDE/>
              <w:autoSpaceDN/>
              <w:adjustRightInd/>
              <w:spacing w:before="0" w:line="240" w:lineRule="auto"/>
              <w:ind w:left="-72"/>
              <w:rPr>
                <w:b/>
                <w:sz w:val="16"/>
                <w:szCs w:val="16"/>
              </w:rPr>
            </w:pPr>
            <w:r w:rsidRPr="004E6B3B">
              <w:rPr>
                <w:b/>
                <w:color w:val="auto"/>
                <w:sz w:val="16"/>
                <w:szCs w:val="24"/>
                <w:lang w:val="ru-RU"/>
              </w:rPr>
              <w:t>Профиль:</w:t>
            </w:r>
          </w:p>
        </w:tc>
        <w:tc>
          <w:tcPr>
            <w:tcW w:w="3656" w:type="dxa"/>
            <w:gridSpan w:val="3"/>
          </w:tcPr>
          <w:p w14:paraId="10EDE1D5" w14:textId="265E66C7" w:rsidR="00875E41" w:rsidRPr="00875E41" w:rsidRDefault="00875E41" w:rsidP="00875E41">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10FD6DD7" w14:textId="77777777" w:rsidR="00875E41" w:rsidRPr="00875E41" w:rsidRDefault="00875E41" w:rsidP="00875E41">
            <w:pPr>
              <w:autoSpaceDE/>
              <w:autoSpaceDN/>
              <w:adjustRightInd/>
              <w:spacing w:before="0" w:line="240" w:lineRule="auto"/>
              <w:ind w:left="-72"/>
              <w:rPr>
                <w:sz w:val="16"/>
                <w:szCs w:val="18"/>
                <w:lang w:val="ru-RU"/>
              </w:rPr>
            </w:pPr>
          </w:p>
        </w:tc>
        <w:tc>
          <w:tcPr>
            <w:tcW w:w="3821" w:type="dxa"/>
            <w:gridSpan w:val="3"/>
            <w:vMerge/>
            <w:vAlign w:val="center"/>
          </w:tcPr>
          <w:p w14:paraId="656B9331" w14:textId="77777777" w:rsidR="00875E41" w:rsidRPr="00875E41" w:rsidRDefault="00875E41" w:rsidP="00875E41">
            <w:pPr>
              <w:rPr>
                <w:lang w:val="ru-RU"/>
              </w:rPr>
            </w:pPr>
          </w:p>
        </w:tc>
      </w:tr>
      <w:tr w:rsidR="00875E41" w:rsidRPr="00AB0391" w14:paraId="4D4368EA" w14:textId="77777777" w:rsidTr="00875E41">
        <w:trPr>
          <w:gridAfter w:val="1"/>
          <w:wAfter w:w="7" w:type="dxa"/>
          <w:cantSplit/>
          <w:trHeight w:val="288"/>
          <w:jc w:val="center"/>
        </w:trPr>
        <w:tc>
          <w:tcPr>
            <w:tcW w:w="1440" w:type="dxa"/>
            <w:gridSpan w:val="2"/>
            <w:tcBorders>
              <w:bottom w:val="single" w:sz="12" w:space="0" w:color="auto"/>
            </w:tcBorders>
          </w:tcPr>
          <w:p w14:paraId="2BEF4F8B" w14:textId="1E82A382" w:rsidR="00875E41" w:rsidRPr="00A11843" w:rsidRDefault="00875E41" w:rsidP="00875E41">
            <w:pPr>
              <w:autoSpaceDE/>
              <w:autoSpaceDN/>
              <w:adjustRightInd/>
              <w:spacing w:before="0" w:line="240" w:lineRule="auto"/>
              <w:ind w:left="-72"/>
              <w:rPr>
                <w:b/>
                <w:sz w:val="16"/>
                <w:szCs w:val="16"/>
              </w:rPr>
            </w:pPr>
            <w:r w:rsidRPr="004E6B3B">
              <w:rPr>
                <w:b/>
                <w:color w:val="auto"/>
                <w:sz w:val="16"/>
                <w:szCs w:val="24"/>
                <w:lang w:val="ru-RU"/>
              </w:rPr>
              <w:t>Общая ТСП:</w:t>
            </w:r>
          </w:p>
        </w:tc>
        <w:tc>
          <w:tcPr>
            <w:tcW w:w="3656" w:type="dxa"/>
            <w:gridSpan w:val="3"/>
            <w:tcBorders>
              <w:bottom w:val="single" w:sz="12" w:space="0" w:color="auto"/>
            </w:tcBorders>
          </w:tcPr>
          <w:p w14:paraId="16CB520D" w14:textId="6715620A" w:rsidR="00875E41" w:rsidRPr="00875E41" w:rsidRDefault="00875E41" w:rsidP="00875E41">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r>
              <w:rPr>
                <w:color w:val="auto"/>
                <w:sz w:val="16"/>
                <w:szCs w:val="24"/>
                <w:lang w:val="ru-RU"/>
              </w:rPr>
              <w:t xml:space="preserve"> </w:t>
            </w:r>
            <w:r w:rsidRPr="009B1CE0">
              <w:rPr>
                <w:spacing w:val="1"/>
                <w:sz w:val="16"/>
                <w:szCs w:val="16"/>
                <w:lang w:val="ru-RU"/>
              </w:rPr>
              <w:t>Значение толщины особо важно</w:t>
            </w:r>
            <w:r w:rsidRPr="009B1CE0">
              <w:rPr>
                <w:sz w:val="16"/>
                <w:szCs w:val="16"/>
                <w:lang w:val="ru-RU"/>
              </w:rPr>
              <w:t>.</w:t>
            </w:r>
          </w:p>
        </w:tc>
        <w:tc>
          <w:tcPr>
            <w:tcW w:w="990" w:type="dxa"/>
            <w:tcBorders>
              <w:bottom w:val="single" w:sz="12" w:space="0" w:color="auto"/>
            </w:tcBorders>
          </w:tcPr>
          <w:p w14:paraId="11178C4D" w14:textId="77777777" w:rsidR="00875E41" w:rsidRPr="00875E41" w:rsidRDefault="00875E41" w:rsidP="00875E41">
            <w:pPr>
              <w:autoSpaceDE/>
              <w:autoSpaceDN/>
              <w:adjustRightInd/>
              <w:spacing w:before="0" w:line="240" w:lineRule="auto"/>
              <w:ind w:left="-72"/>
              <w:rPr>
                <w:sz w:val="16"/>
                <w:szCs w:val="18"/>
                <w:lang w:val="ru-RU"/>
              </w:rPr>
            </w:pPr>
          </w:p>
        </w:tc>
        <w:tc>
          <w:tcPr>
            <w:tcW w:w="3821" w:type="dxa"/>
            <w:gridSpan w:val="3"/>
            <w:vMerge/>
            <w:tcBorders>
              <w:bottom w:val="single" w:sz="12" w:space="0" w:color="auto"/>
            </w:tcBorders>
            <w:vAlign w:val="center"/>
          </w:tcPr>
          <w:p w14:paraId="4F6E15B4" w14:textId="77777777" w:rsidR="00875E41" w:rsidRPr="00875E41" w:rsidRDefault="00875E41" w:rsidP="00875E41">
            <w:pPr>
              <w:rPr>
                <w:lang w:val="ru-RU"/>
              </w:rPr>
            </w:pPr>
          </w:p>
        </w:tc>
      </w:tr>
      <w:tr w:rsidR="00875E41" w:rsidRPr="00A11843" w14:paraId="4B97EBDB" w14:textId="77777777" w:rsidTr="00B801C4">
        <w:trPr>
          <w:trHeight w:val="360"/>
          <w:jc w:val="center"/>
        </w:trPr>
        <w:tc>
          <w:tcPr>
            <w:tcW w:w="2288" w:type="dxa"/>
            <w:gridSpan w:val="4"/>
            <w:tcBorders>
              <w:top w:val="single" w:sz="12" w:space="0" w:color="auto"/>
              <w:left w:val="single" w:sz="12" w:space="0" w:color="auto"/>
              <w:bottom w:val="single" w:sz="12" w:space="0" w:color="auto"/>
            </w:tcBorders>
            <w:shd w:val="clear" w:color="auto" w:fill="000000"/>
            <w:vAlign w:val="center"/>
          </w:tcPr>
          <w:p w14:paraId="2016E8B6" w14:textId="42F5A6E0" w:rsidR="00875E41" w:rsidRPr="00A11843" w:rsidRDefault="00875E41" w:rsidP="00875E41">
            <w:pPr>
              <w:autoSpaceDE/>
              <w:autoSpaceDN/>
              <w:adjustRightInd/>
              <w:spacing w:before="0" w:line="240" w:lineRule="auto"/>
              <w:ind w:left="0"/>
              <w:rPr>
                <w:b/>
                <w:color w:val="FFFFFF"/>
                <w:sz w:val="16"/>
                <w:szCs w:val="16"/>
              </w:rPr>
            </w:pPr>
            <w:r w:rsidRPr="00AD544E">
              <w:rPr>
                <w:b/>
                <w:color w:val="auto"/>
                <w:sz w:val="16"/>
                <w:szCs w:val="24"/>
                <w:lang w:val="ru-RU"/>
              </w:rPr>
              <w:t>Покрытие, Видовая классификация, ТСП</w:t>
            </w:r>
          </w:p>
        </w:tc>
        <w:tc>
          <w:tcPr>
            <w:tcW w:w="2808" w:type="dxa"/>
            <w:tcBorders>
              <w:top w:val="single" w:sz="12" w:space="0" w:color="auto"/>
              <w:bottom w:val="single" w:sz="12" w:space="0" w:color="auto"/>
            </w:tcBorders>
            <w:shd w:val="clear" w:color="auto" w:fill="000000"/>
            <w:vAlign w:val="center"/>
          </w:tcPr>
          <w:p w14:paraId="29EA4A23" w14:textId="2758439F" w:rsidR="00875E41" w:rsidRPr="00A11843" w:rsidRDefault="00875E41" w:rsidP="00875E41">
            <w:pPr>
              <w:autoSpaceDE/>
              <w:autoSpaceDN/>
              <w:adjustRightInd/>
              <w:spacing w:before="0" w:line="240" w:lineRule="auto"/>
              <w:ind w:left="0"/>
              <w:rPr>
                <w:b/>
                <w:color w:val="FFFFFF"/>
                <w:sz w:val="16"/>
                <w:szCs w:val="16"/>
              </w:rPr>
            </w:pPr>
            <w:r w:rsidRPr="00AD544E">
              <w:rPr>
                <w:b/>
                <w:color w:val="auto"/>
                <w:sz w:val="16"/>
                <w:szCs w:val="24"/>
                <w:lang w:val="ru-RU"/>
              </w:rPr>
              <w:t>Изготовитель</w:t>
            </w:r>
          </w:p>
        </w:tc>
        <w:tc>
          <w:tcPr>
            <w:tcW w:w="2464" w:type="dxa"/>
            <w:gridSpan w:val="2"/>
            <w:tcBorders>
              <w:top w:val="single" w:sz="12" w:space="0" w:color="auto"/>
              <w:bottom w:val="single" w:sz="12" w:space="0" w:color="auto"/>
            </w:tcBorders>
            <w:shd w:val="clear" w:color="auto" w:fill="000000"/>
            <w:vAlign w:val="center"/>
          </w:tcPr>
          <w:p w14:paraId="1C2AE726" w14:textId="6EE6534B" w:rsidR="00875E41" w:rsidRPr="00A11843" w:rsidRDefault="00875E41" w:rsidP="00875E41">
            <w:pPr>
              <w:autoSpaceDE/>
              <w:autoSpaceDN/>
              <w:adjustRightInd/>
              <w:spacing w:before="0" w:line="240" w:lineRule="auto"/>
              <w:ind w:left="0"/>
              <w:rPr>
                <w:b/>
                <w:color w:val="FFFFFF"/>
                <w:sz w:val="16"/>
                <w:szCs w:val="16"/>
              </w:rPr>
            </w:pPr>
            <w:r w:rsidRPr="00AD544E">
              <w:rPr>
                <w:b/>
                <w:color w:val="auto"/>
                <w:sz w:val="16"/>
                <w:szCs w:val="24"/>
                <w:lang w:val="ru-RU"/>
              </w:rPr>
              <w:t>Наименование материала</w:t>
            </w:r>
          </w:p>
        </w:tc>
        <w:tc>
          <w:tcPr>
            <w:tcW w:w="900" w:type="dxa"/>
            <w:tcBorders>
              <w:top w:val="single" w:sz="12" w:space="0" w:color="auto"/>
              <w:bottom w:val="single" w:sz="12" w:space="0" w:color="auto"/>
            </w:tcBorders>
            <w:shd w:val="clear" w:color="auto" w:fill="000000"/>
            <w:vAlign w:val="center"/>
          </w:tcPr>
          <w:p w14:paraId="34F26CC1" w14:textId="1682F6A3" w:rsidR="00875E41" w:rsidRPr="00A11843" w:rsidRDefault="00875E41" w:rsidP="00875E41">
            <w:pPr>
              <w:autoSpaceDE/>
              <w:autoSpaceDN/>
              <w:adjustRightInd/>
              <w:spacing w:before="0" w:line="240" w:lineRule="auto"/>
              <w:ind w:left="0"/>
              <w:jc w:val="center"/>
              <w:rPr>
                <w:b/>
                <w:color w:val="FFFFFF"/>
                <w:sz w:val="16"/>
                <w:szCs w:val="16"/>
              </w:rPr>
            </w:pPr>
            <w:r w:rsidRPr="00AD544E">
              <w:rPr>
                <w:b/>
                <w:color w:val="auto"/>
                <w:sz w:val="16"/>
                <w:szCs w:val="24"/>
                <w:lang w:val="ru-RU"/>
              </w:rPr>
              <w:t>ЛОС (г/л)</w:t>
            </w:r>
          </w:p>
        </w:tc>
        <w:tc>
          <w:tcPr>
            <w:tcW w:w="1454" w:type="dxa"/>
            <w:gridSpan w:val="2"/>
            <w:tcBorders>
              <w:top w:val="single" w:sz="12" w:space="0" w:color="auto"/>
              <w:bottom w:val="single" w:sz="12" w:space="0" w:color="auto"/>
              <w:right w:val="single" w:sz="12" w:space="0" w:color="auto"/>
            </w:tcBorders>
            <w:shd w:val="clear" w:color="auto" w:fill="000000"/>
            <w:vAlign w:val="center"/>
          </w:tcPr>
          <w:p w14:paraId="5342FAAF" w14:textId="64759433" w:rsidR="00875E41" w:rsidRPr="00A11843" w:rsidRDefault="00875E41" w:rsidP="00875E41">
            <w:pPr>
              <w:autoSpaceDE/>
              <w:autoSpaceDN/>
              <w:adjustRightInd/>
              <w:spacing w:before="0" w:line="240" w:lineRule="auto"/>
              <w:ind w:left="0"/>
              <w:jc w:val="center"/>
              <w:rPr>
                <w:b/>
                <w:color w:val="FFFFFF"/>
                <w:sz w:val="16"/>
                <w:szCs w:val="16"/>
              </w:rPr>
            </w:pPr>
            <w:r w:rsidRPr="00AD544E">
              <w:rPr>
                <w:b/>
                <w:color w:val="auto"/>
                <w:sz w:val="16"/>
                <w:szCs w:val="24"/>
                <w:lang w:val="ru-RU"/>
              </w:rPr>
              <w:t>По макс.</w:t>
            </w:r>
            <w:r w:rsidRPr="00AD544E">
              <w:rPr>
                <w:b/>
                <w:color w:val="auto"/>
                <w:sz w:val="16"/>
                <w:szCs w:val="24"/>
                <w:lang w:val="ru-RU"/>
              </w:rPr>
              <w:br/>
              <w:t>эксп.темп.</w:t>
            </w:r>
          </w:p>
        </w:tc>
      </w:tr>
      <w:tr w:rsidR="00875E41" w:rsidRPr="00A11843" w14:paraId="79191CE1" w14:textId="77777777" w:rsidTr="00B801C4">
        <w:trPr>
          <w:trHeight w:val="288"/>
          <w:jc w:val="center"/>
        </w:trPr>
        <w:tc>
          <w:tcPr>
            <w:tcW w:w="2288" w:type="dxa"/>
            <w:gridSpan w:val="4"/>
            <w:vAlign w:val="center"/>
          </w:tcPr>
          <w:p w14:paraId="1E401A0F" w14:textId="4442FEE6" w:rsidR="00875E41" w:rsidRPr="00E77755" w:rsidRDefault="00875E41" w:rsidP="00875E41">
            <w:pPr>
              <w:autoSpaceDE/>
              <w:autoSpaceDN/>
              <w:adjustRightInd/>
              <w:spacing w:before="0" w:line="240" w:lineRule="auto"/>
              <w:ind w:left="0"/>
              <w:rPr>
                <w:b/>
                <w:bCs/>
                <w:sz w:val="16"/>
                <w:szCs w:val="18"/>
                <w:lang w:val="ru-RU"/>
              </w:rPr>
            </w:pPr>
            <w:r w:rsidRPr="00E77755">
              <w:rPr>
                <w:b/>
                <w:bCs/>
                <w:sz w:val="16"/>
                <w:szCs w:val="16"/>
                <w:lang w:val="ru-RU"/>
              </w:rPr>
              <w:t>Грунт, утвержденный изготовителем**</w:t>
            </w:r>
          </w:p>
        </w:tc>
        <w:tc>
          <w:tcPr>
            <w:tcW w:w="2808" w:type="dxa"/>
            <w:vAlign w:val="center"/>
          </w:tcPr>
          <w:p w14:paraId="1C3481B3" w14:textId="77777777" w:rsidR="00875E41" w:rsidRPr="00A11843" w:rsidRDefault="00875E41" w:rsidP="00875E41">
            <w:pPr>
              <w:autoSpaceDE/>
              <w:autoSpaceDN/>
              <w:adjustRightInd/>
              <w:spacing w:before="0" w:line="240" w:lineRule="auto"/>
              <w:ind w:left="0"/>
              <w:rPr>
                <w:sz w:val="16"/>
                <w:szCs w:val="16"/>
              </w:rPr>
            </w:pPr>
            <w:proofErr w:type="spellStart"/>
            <w:r w:rsidRPr="00002C31">
              <w:rPr>
                <w:sz w:val="16"/>
                <w:szCs w:val="16"/>
              </w:rPr>
              <w:t>Dampney</w:t>
            </w:r>
            <w:proofErr w:type="spellEnd"/>
          </w:p>
        </w:tc>
        <w:tc>
          <w:tcPr>
            <w:tcW w:w="2464" w:type="dxa"/>
            <w:gridSpan w:val="2"/>
            <w:vAlign w:val="center"/>
          </w:tcPr>
          <w:p w14:paraId="2560781C" w14:textId="77777777" w:rsidR="00875E41" w:rsidRPr="00B27E19" w:rsidRDefault="00875E41" w:rsidP="00875E41">
            <w:pPr>
              <w:autoSpaceDE/>
              <w:autoSpaceDN/>
              <w:adjustRightInd/>
              <w:spacing w:before="0" w:line="240" w:lineRule="auto"/>
              <w:ind w:left="0"/>
              <w:rPr>
                <w:sz w:val="16"/>
                <w:szCs w:val="16"/>
              </w:rPr>
            </w:pPr>
            <w:proofErr w:type="spellStart"/>
            <w:r w:rsidRPr="00B27E19">
              <w:rPr>
                <w:sz w:val="16"/>
                <w:szCs w:val="16"/>
              </w:rPr>
              <w:t>Encor</w:t>
            </w:r>
            <w:proofErr w:type="spellEnd"/>
            <w:r w:rsidRPr="00B27E19">
              <w:rPr>
                <w:sz w:val="16"/>
                <w:szCs w:val="16"/>
              </w:rPr>
              <w:t xml:space="preserve"> 835</w:t>
            </w:r>
          </w:p>
        </w:tc>
        <w:tc>
          <w:tcPr>
            <w:tcW w:w="900" w:type="dxa"/>
            <w:vAlign w:val="center"/>
          </w:tcPr>
          <w:p w14:paraId="00EC99FA" w14:textId="502FBA1D" w:rsidR="00875E41" w:rsidRPr="00F6525C" w:rsidRDefault="00115AA2" w:rsidP="00875E41">
            <w:pPr>
              <w:autoSpaceDE/>
              <w:autoSpaceDN/>
              <w:adjustRightInd/>
              <w:spacing w:before="0" w:line="240" w:lineRule="auto"/>
              <w:ind w:left="0"/>
              <w:jc w:val="center"/>
              <w:rPr>
                <w:sz w:val="16"/>
                <w:szCs w:val="16"/>
              </w:rPr>
            </w:pPr>
            <w:r>
              <w:rPr>
                <w:sz w:val="16"/>
                <w:szCs w:val="16"/>
              </w:rPr>
              <w:t>360</w:t>
            </w:r>
            <w:r w:rsidR="00875E41" w:rsidRPr="00002C31">
              <w:rPr>
                <w:sz w:val="16"/>
                <w:szCs w:val="16"/>
              </w:rPr>
              <w:t>-515</w:t>
            </w:r>
          </w:p>
        </w:tc>
        <w:tc>
          <w:tcPr>
            <w:tcW w:w="1454" w:type="dxa"/>
            <w:gridSpan w:val="2"/>
            <w:vAlign w:val="center"/>
          </w:tcPr>
          <w:p w14:paraId="0FDBAA18" w14:textId="77777777" w:rsidR="00875E41" w:rsidRPr="00A11843" w:rsidRDefault="00875E41" w:rsidP="00875E41">
            <w:pPr>
              <w:autoSpaceDE/>
              <w:autoSpaceDN/>
              <w:adjustRightInd/>
              <w:spacing w:before="0" w:line="240" w:lineRule="auto"/>
              <w:ind w:left="72"/>
              <w:rPr>
                <w:sz w:val="16"/>
                <w:szCs w:val="16"/>
              </w:rPr>
            </w:pPr>
            <w:r w:rsidRPr="00002C31">
              <w:rPr>
                <w:sz w:val="16"/>
                <w:szCs w:val="16"/>
              </w:rPr>
              <w:t>750˚F (399˚C)</w:t>
            </w:r>
          </w:p>
        </w:tc>
      </w:tr>
      <w:tr w:rsidR="00875E41" w:rsidRPr="00A11843" w14:paraId="3B4F9319" w14:textId="77777777" w:rsidTr="00B801C4">
        <w:trPr>
          <w:trHeight w:val="288"/>
          <w:jc w:val="center"/>
        </w:trPr>
        <w:tc>
          <w:tcPr>
            <w:tcW w:w="2288" w:type="dxa"/>
            <w:gridSpan w:val="4"/>
            <w:vAlign w:val="center"/>
          </w:tcPr>
          <w:p w14:paraId="5375D7FD" w14:textId="77777777" w:rsidR="00875E41" w:rsidRPr="00E77755" w:rsidRDefault="00875E41" w:rsidP="00875E41">
            <w:pPr>
              <w:autoSpaceDE/>
              <w:autoSpaceDN/>
              <w:adjustRightInd/>
              <w:spacing w:before="0" w:line="240" w:lineRule="auto"/>
              <w:ind w:left="0"/>
              <w:rPr>
                <w:b/>
                <w:bCs/>
                <w:sz w:val="16"/>
                <w:szCs w:val="18"/>
              </w:rPr>
            </w:pPr>
          </w:p>
        </w:tc>
        <w:tc>
          <w:tcPr>
            <w:tcW w:w="2808" w:type="dxa"/>
            <w:vAlign w:val="center"/>
          </w:tcPr>
          <w:p w14:paraId="6AEBEAE3" w14:textId="77777777" w:rsidR="00875E41" w:rsidRPr="00A11843" w:rsidRDefault="00875E41" w:rsidP="00875E41">
            <w:pPr>
              <w:autoSpaceDE/>
              <w:autoSpaceDN/>
              <w:adjustRightInd/>
              <w:spacing w:before="0" w:line="240" w:lineRule="auto"/>
              <w:ind w:left="0"/>
              <w:rPr>
                <w:sz w:val="16"/>
                <w:szCs w:val="16"/>
              </w:rPr>
            </w:pPr>
            <w:r w:rsidRPr="00002C31">
              <w:rPr>
                <w:sz w:val="16"/>
                <w:szCs w:val="16"/>
              </w:rPr>
              <w:t>International</w:t>
            </w:r>
          </w:p>
        </w:tc>
        <w:tc>
          <w:tcPr>
            <w:tcW w:w="2464" w:type="dxa"/>
            <w:gridSpan w:val="2"/>
            <w:vAlign w:val="center"/>
          </w:tcPr>
          <w:p w14:paraId="779EE878" w14:textId="7322B007" w:rsidR="00875E41" w:rsidRPr="00B27E19" w:rsidRDefault="00875E41" w:rsidP="00875E41">
            <w:pPr>
              <w:autoSpaceDE/>
              <w:autoSpaceDN/>
              <w:adjustRightInd/>
              <w:spacing w:before="0" w:line="240" w:lineRule="auto"/>
              <w:ind w:left="0"/>
              <w:rPr>
                <w:sz w:val="16"/>
                <w:szCs w:val="16"/>
              </w:rPr>
            </w:pPr>
            <w:proofErr w:type="spellStart"/>
            <w:r w:rsidRPr="00B27E19">
              <w:rPr>
                <w:sz w:val="16"/>
                <w:szCs w:val="16"/>
              </w:rPr>
              <w:t>Interzinc</w:t>
            </w:r>
            <w:proofErr w:type="spellEnd"/>
            <w:r w:rsidRPr="00B27E19">
              <w:rPr>
                <w:sz w:val="16"/>
                <w:szCs w:val="16"/>
              </w:rPr>
              <w:t xml:space="preserve"> </w:t>
            </w:r>
            <w:r w:rsidR="00A45493" w:rsidRPr="00B27E19">
              <w:rPr>
                <w:sz w:val="16"/>
                <w:szCs w:val="16"/>
              </w:rPr>
              <w:t>22</w:t>
            </w:r>
            <w:r w:rsidRPr="00B27E19">
              <w:rPr>
                <w:sz w:val="16"/>
                <w:szCs w:val="16"/>
              </w:rPr>
              <w:t xml:space="preserve"> Series</w:t>
            </w:r>
          </w:p>
        </w:tc>
        <w:tc>
          <w:tcPr>
            <w:tcW w:w="900" w:type="dxa"/>
            <w:vAlign w:val="center"/>
          </w:tcPr>
          <w:p w14:paraId="264933EA" w14:textId="77777777" w:rsidR="00875E41" w:rsidRPr="00F6525C" w:rsidRDefault="00875E41" w:rsidP="00875E41">
            <w:pPr>
              <w:autoSpaceDE/>
              <w:autoSpaceDN/>
              <w:adjustRightInd/>
              <w:spacing w:before="0" w:line="240" w:lineRule="auto"/>
              <w:ind w:left="0"/>
              <w:jc w:val="center"/>
              <w:rPr>
                <w:sz w:val="16"/>
                <w:szCs w:val="16"/>
              </w:rPr>
            </w:pPr>
            <w:r w:rsidRPr="00002C31">
              <w:rPr>
                <w:sz w:val="16"/>
                <w:szCs w:val="16"/>
              </w:rPr>
              <w:t>290-470</w:t>
            </w:r>
          </w:p>
        </w:tc>
        <w:tc>
          <w:tcPr>
            <w:tcW w:w="1454" w:type="dxa"/>
            <w:gridSpan w:val="2"/>
            <w:vAlign w:val="center"/>
          </w:tcPr>
          <w:p w14:paraId="61595646" w14:textId="77777777" w:rsidR="00875E41" w:rsidRPr="00A11843" w:rsidRDefault="00875E41" w:rsidP="00875E41">
            <w:pPr>
              <w:autoSpaceDE/>
              <w:autoSpaceDN/>
              <w:adjustRightInd/>
              <w:spacing w:before="0" w:line="240" w:lineRule="auto"/>
              <w:ind w:left="72"/>
              <w:rPr>
                <w:sz w:val="16"/>
                <w:szCs w:val="16"/>
              </w:rPr>
            </w:pPr>
            <w:r w:rsidRPr="00002C31">
              <w:rPr>
                <w:sz w:val="16"/>
                <w:szCs w:val="16"/>
              </w:rPr>
              <w:t>750˚F (399˚C)</w:t>
            </w:r>
          </w:p>
        </w:tc>
      </w:tr>
      <w:tr w:rsidR="00875E41" w:rsidRPr="00A11843" w14:paraId="375FE781" w14:textId="77777777" w:rsidTr="00B801C4">
        <w:trPr>
          <w:trHeight w:val="359"/>
          <w:jc w:val="center"/>
        </w:trPr>
        <w:tc>
          <w:tcPr>
            <w:tcW w:w="2288" w:type="dxa"/>
            <w:gridSpan w:val="4"/>
            <w:vAlign w:val="center"/>
          </w:tcPr>
          <w:p w14:paraId="76CAED7C" w14:textId="77777777" w:rsidR="00875E41" w:rsidRPr="00E77755" w:rsidRDefault="00875E41" w:rsidP="00875E41">
            <w:pPr>
              <w:autoSpaceDE/>
              <w:autoSpaceDN/>
              <w:adjustRightInd/>
              <w:spacing w:before="0" w:line="240" w:lineRule="auto"/>
              <w:ind w:left="0"/>
              <w:rPr>
                <w:b/>
                <w:bCs/>
                <w:sz w:val="16"/>
                <w:szCs w:val="18"/>
              </w:rPr>
            </w:pPr>
          </w:p>
        </w:tc>
        <w:tc>
          <w:tcPr>
            <w:tcW w:w="2808" w:type="dxa"/>
            <w:vAlign w:val="center"/>
          </w:tcPr>
          <w:p w14:paraId="6205B238" w14:textId="77777777" w:rsidR="00875E41" w:rsidRPr="00A11843" w:rsidRDefault="00875E41" w:rsidP="00875E41">
            <w:pPr>
              <w:autoSpaceDE/>
              <w:autoSpaceDN/>
              <w:adjustRightInd/>
              <w:spacing w:before="0" w:line="240" w:lineRule="auto"/>
              <w:ind w:left="0"/>
              <w:rPr>
                <w:sz w:val="16"/>
                <w:szCs w:val="16"/>
              </w:rPr>
            </w:pPr>
            <w:r w:rsidRPr="00002C31">
              <w:rPr>
                <w:sz w:val="16"/>
                <w:szCs w:val="16"/>
              </w:rPr>
              <w:t>Jotun</w:t>
            </w:r>
          </w:p>
        </w:tc>
        <w:tc>
          <w:tcPr>
            <w:tcW w:w="2464" w:type="dxa"/>
            <w:gridSpan w:val="2"/>
            <w:vAlign w:val="center"/>
          </w:tcPr>
          <w:p w14:paraId="0F92F812" w14:textId="77777777" w:rsidR="00875E41" w:rsidRPr="00B27E19" w:rsidRDefault="00875E41" w:rsidP="00875E41">
            <w:pPr>
              <w:autoSpaceDE/>
              <w:autoSpaceDN/>
              <w:adjustRightInd/>
              <w:spacing w:before="0" w:line="240" w:lineRule="auto"/>
              <w:ind w:left="0"/>
              <w:rPr>
                <w:sz w:val="16"/>
                <w:szCs w:val="16"/>
              </w:rPr>
            </w:pPr>
            <w:r w:rsidRPr="00B27E19">
              <w:rPr>
                <w:sz w:val="16"/>
                <w:szCs w:val="16"/>
              </w:rPr>
              <w:t>Resist 86.86AV</w:t>
            </w:r>
          </w:p>
        </w:tc>
        <w:tc>
          <w:tcPr>
            <w:tcW w:w="900" w:type="dxa"/>
            <w:vAlign w:val="center"/>
          </w:tcPr>
          <w:p w14:paraId="14438955" w14:textId="77777777" w:rsidR="00875E41" w:rsidRPr="00002C31" w:rsidRDefault="00875E41" w:rsidP="00875E41">
            <w:pPr>
              <w:autoSpaceDE/>
              <w:autoSpaceDN/>
              <w:adjustRightInd/>
              <w:spacing w:before="0" w:line="240" w:lineRule="auto"/>
              <w:ind w:left="0"/>
              <w:jc w:val="center"/>
              <w:rPr>
                <w:sz w:val="16"/>
                <w:szCs w:val="16"/>
              </w:rPr>
            </w:pPr>
            <w:r w:rsidRPr="00002C31">
              <w:rPr>
                <w:sz w:val="16"/>
                <w:szCs w:val="16"/>
              </w:rPr>
              <w:t>456</w:t>
            </w:r>
          </w:p>
        </w:tc>
        <w:tc>
          <w:tcPr>
            <w:tcW w:w="1454" w:type="dxa"/>
            <w:gridSpan w:val="2"/>
            <w:vAlign w:val="center"/>
          </w:tcPr>
          <w:p w14:paraId="7DF83D98" w14:textId="77777777" w:rsidR="00875E41" w:rsidRPr="00A11843" w:rsidRDefault="00875E41" w:rsidP="00875E41">
            <w:pPr>
              <w:autoSpaceDE/>
              <w:autoSpaceDN/>
              <w:adjustRightInd/>
              <w:spacing w:before="0" w:line="240" w:lineRule="auto"/>
              <w:ind w:left="72"/>
              <w:rPr>
                <w:sz w:val="16"/>
                <w:szCs w:val="16"/>
              </w:rPr>
            </w:pPr>
            <w:r w:rsidRPr="00002C31">
              <w:rPr>
                <w:sz w:val="16"/>
                <w:szCs w:val="16"/>
              </w:rPr>
              <w:t>750˚F (399˚C)</w:t>
            </w:r>
          </w:p>
        </w:tc>
      </w:tr>
      <w:tr w:rsidR="00875E41" w:rsidRPr="00A11843" w14:paraId="4F9890D1" w14:textId="77777777" w:rsidTr="00B801C4">
        <w:trPr>
          <w:trHeight w:val="293"/>
          <w:jc w:val="center"/>
        </w:trPr>
        <w:tc>
          <w:tcPr>
            <w:tcW w:w="2288" w:type="dxa"/>
            <w:gridSpan w:val="4"/>
            <w:vMerge w:val="restart"/>
          </w:tcPr>
          <w:p w14:paraId="7541204B" w14:textId="77777777" w:rsidR="00875E41" w:rsidRPr="00E77755" w:rsidRDefault="00875E41" w:rsidP="00875E41">
            <w:pPr>
              <w:autoSpaceDE/>
              <w:autoSpaceDN/>
              <w:adjustRightInd/>
              <w:spacing w:before="0" w:line="240" w:lineRule="auto"/>
              <w:ind w:left="0"/>
              <w:rPr>
                <w:b/>
                <w:bCs/>
                <w:sz w:val="16"/>
                <w:szCs w:val="18"/>
              </w:rPr>
            </w:pPr>
          </w:p>
        </w:tc>
        <w:tc>
          <w:tcPr>
            <w:tcW w:w="2808" w:type="dxa"/>
            <w:vAlign w:val="center"/>
          </w:tcPr>
          <w:p w14:paraId="5E80D4AE" w14:textId="77777777" w:rsidR="00875E41" w:rsidRPr="00A11843" w:rsidRDefault="00875E41" w:rsidP="00875E41">
            <w:pPr>
              <w:autoSpaceDE/>
              <w:autoSpaceDN/>
              <w:adjustRightInd/>
              <w:spacing w:before="0" w:line="240" w:lineRule="auto"/>
              <w:ind w:left="0"/>
              <w:rPr>
                <w:sz w:val="16"/>
                <w:szCs w:val="16"/>
              </w:rPr>
            </w:pPr>
            <w:r w:rsidRPr="00002C31">
              <w:rPr>
                <w:sz w:val="16"/>
                <w:szCs w:val="16"/>
              </w:rPr>
              <w:t>PPG</w:t>
            </w:r>
          </w:p>
        </w:tc>
        <w:tc>
          <w:tcPr>
            <w:tcW w:w="2464" w:type="dxa"/>
            <w:gridSpan w:val="2"/>
            <w:vAlign w:val="center"/>
          </w:tcPr>
          <w:p w14:paraId="0F6C05BC" w14:textId="77777777" w:rsidR="00875E41" w:rsidRPr="00B27E19" w:rsidRDefault="00875E41" w:rsidP="00875E41">
            <w:pPr>
              <w:autoSpaceDE/>
              <w:autoSpaceDN/>
              <w:adjustRightInd/>
              <w:spacing w:before="0" w:line="240" w:lineRule="auto"/>
              <w:ind w:left="0"/>
              <w:rPr>
                <w:sz w:val="16"/>
                <w:szCs w:val="16"/>
              </w:rPr>
            </w:pPr>
            <w:r w:rsidRPr="00B27E19">
              <w:rPr>
                <w:sz w:val="16"/>
                <w:szCs w:val="16"/>
              </w:rPr>
              <w:t>Dimetcote9 / Sigma Zinc 9</w:t>
            </w:r>
          </w:p>
        </w:tc>
        <w:tc>
          <w:tcPr>
            <w:tcW w:w="900" w:type="dxa"/>
            <w:vAlign w:val="center"/>
          </w:tcPr>
          <w:p w14:paraId="3E24ADB3" w14:textId="77777777" w:rsidR="00875E41" w:rsidRPr="00002C31" w:rsidRDefault="00875E41" w:rsidP="00875E41">
            <w:pPr>
              <w:autoSpaceDE/>
              <w:autoSpaceDN/>
              <w:adjustRightInd/>
              <w:spacing w:before="0" w:line="240" w:lineRule="auto"/>
              <w:ind w:left="0"/>
              <w:jc w:val="center"/>
              <w:rPr>
                <w:sz w:val="16"/>
                <w:szCs w:val="16"/>
              </w:rPr>
            </w:pPr>
            <w:r w:rsidRPr="00002C31">
              <w:rPr>
                <w:sz w:val="16"/>
                <w:szCs w:val="16"/>
              </w:rPr>
              <w:t>480</w:t>
            </w:r>
          </w:p>
        </w:tc>
        <w:tc>
          <w:tcPr>
            <w:tcW w:w="1454" w:type="dxa"/>
            <w:gridSpan w:val="2"/>
            <w:vAlign w:val="center"/>
          </w:tcPr>
          <w:p w14:paraId="202892E8" w14:textId="77777777" w:rsidR="00875E41" w:rsidRPr="00A11843" w:rsidRDefault="00875E41" w:rsidP="00875E41">
            <w:pPr>
              <w:autoSpaceDE/>
              <w:autoSpaceDN/>
              <w:adjustRightInd/>
              <w:spacing w:before="0" w:line="240" w:lineRule="auto"/>
              <w:ind w:left="72"/>
              <w:rPr>
                <w:sz w:val="16"/>
                <w:szCs w:val="16"/>
              </w:rPr>
            </w:pPr>
            <w:r w:rsidRPr="00002C31">
              <w:rPr>
                <w:sz w:val="16"/>
                <w:szCs w:val="16"/>
              </w:rPr>
              <w:t>750˚F (399˚C)</w:t>
            </w:r>
          </w:p>
        </w:tc>
      </w:tr>
      <w:tr w:rsidR="00875E41" w:rsidRPr="00A11843" w14:paraId="003A3351" w14:textId="77777777" w:rsidTr="00E77755">
        <w:trPr>
          <w:trHeight w:val="127"/>
          <w:jc w:val="center"/>
        </w:trPr>
        <w:tc>
          <w:tcPr>
            <w:tcW w:w="2288" w:type="dxa"/>
            <w:gridSpan w:val="4"/>
            <w:vMerge/>
            <w:tcBorders>
              <w:bottom w:val="single" w:sz="12" w:space="0" w:color="auto"/>
            </w:tcBorders>
            <w:vAlign w:val="center"/>
          </w:tcPr>
          <w:p w14:paraId="2AF88728" w14:textId="77777777" w:rsidR="00875E41" w:rsidRPr="00E77755" w:rsidRDefault="00875E41" w:rsidP="00875E41">
            <w:pPr>
              <w:autoSpaceDE/>
              <w:autoSpaceDN/>
              <w:adjustRightInd/>
              <w:spacing w:before="0" w:line="240" w:lineRule="auto"/>
              <w:ind w:left="0"/>
              <w:rPr>
                <w:b/>
                <w:bCs/>
                <w:sz w:val="16"/>
                <w:szCs w:val="18"/>
              </w:rPr>
            </w:pPr>
          </w:p>
        </w:tc>
        <w:tc>
          <w:tcPr>
            <w:tcW w:w="2808" w:type="dxa"/>
            <w:tcBorders>
              <w:bottom w:val="single" w:sz="12" w:space="0" w:color="auto"/>
            </w:tcBorders>
            <w:vAlign w:val="center"/>
          </w:tcPr>
          <w:p w14:paraId="1B65CC38" w14:textId="77777777" w:rsidR="00875E41" w:rsidRPr="00A11843" w:rsidRDefault="00875E41" w:rsidP="00875E41">
            <w:pPr>
              <w:autoSpaceDE/>
              <w:autoSpaceDN/>
              <w:adjustRightInd/>
              <w:spacing w:before="0" w:line="240" w:lineRule="auto"/>
              <w:ind w:left="0"/>
              <w:rPr>
                <w:sz w:val="16"/>
                <w:szCs w:val="16"/>
              </w:rPr>
            </w:pPr>
          </w:p>
        </w:tc>
        <w:tc>
          <w:tcPr>
            <w:tcW w:w="2464" w:type="dxa"/>
            <w:gridSpan w:val="2"/>
            <w:tcBorders>
              <w:bottom w:val="single" w:sz="12" w:space="0" w:color="auto"/>
            </w:tcBorders>
            <w:vAlign w:val="center"/>
          </w:tcPr>
          <w:p w14:paraId="2B584D26" w14:textId="77777777" w:rsidR="00875E41" w:rsidRPr="00B27E19" w:rsidRDefault="00875E41" w:rsidP="00875E41">
            <w:pPr>
              <w:autoSpaceDE/>
              <w:autoSpaceDN/>
              <w:adjustRightInd/>
              <w:spacing w:before="0" w:line="240" w:lineRule="auto"/>
              <w:ind w:left="0"/>
              <w:rPr>
                <w:sz w:val="16"/>
                <w:szCs w:val="16"/>
              </w:rPr>
            </w:pPr>
          </w:p>
        </w:tc>
        <w:tc>
          <w:tcPr>
            <w:tcW w:w="900" w:type="dxa"/>
            <w:tcBorders>
              <w:bottom w:val="single" w:sz="12" w:space="0" w:color="auto"/>
            </w:tcBorders>
            <w:vAlign w:val="center"/>
          </w:tcPr>
          <w:p w14:paraId="7594653F" w14:textId="77777777" w:rsidR="00875E41" w:rsidRPr="00A11843" w:rsidRDefault="00875E41" w:rsidP="00875E41">
            <w:pPr>
              <w:autoSpaceDE/>
              <w:autoSpaceDN/>
              <w:adjustRightInd/>
              <w:spacing w:before="0" w:line="240" w:lineRule="auto"/>
              <w:ind w:left="0"/>
              <w:jc w:val="center"/>
              <w:rPr>
                <w:sz w:val="16"/>
                <w:szCs w:val="16"/>
                <w:lang w:val="ru-RU"/>
              </w:rPr>
            </w:pPr>
          </w:p>
        </w:tc>
        <w:tc>
          <w:tcPr>
            <w:tcW w:w="1454" w:type="dxa"/>
            <w:gridSpan w:val="2"/>
            <w:tcBorders>
              <w:bottom w:val="single" w:sz="12" w:space="0" w:color="auto"/>
            </w:tcBorders>
            <w:vAlign w:val="center"/>
          </w:tcPr>
          <w:p w14:paraId="58FD15CD" w14:textId="77777777" w:rsidR="00875E41" w:rsidRPr="00A11843" w:rsidRDefault="00875E41" w:rsidP="00875E41">
            <w:pPr>
              <w:autoSpaceDE/>
              <w:autoSpaceDN/>
              <w:adjustRightInd/>
              <w:spacing w:before="0" w:line="240" w:lineRule="auto"/>
              <w:ind w:left="72"/>
              <w:rPr>
                <w:sz w:val="16"/>
                <w:szCs w:val="16"/>
              </w:rPr>
            </w:pPr>
          </w:p>
        </w:tc>
      </w:tr>
      <w:tr w:rsidR="00875E41" w:rsidRPr="00A11843" w14:paraId="5CFF31FD" w14:textId="77777777" w:rsidTr="00E77755">
        <w:trPr>
          <w:trHeight w:val="288"/>
          <w:jc w:val="center"/>
        </w:trPr>
        <w:tc>
          <w:tcPr>
            <w:tcW w:w="2288" w:type="dxa"/>
            <w:gridSpan w:val="4"/>
            <w:tcBorders>
              <w:top w:val="single" w:sz="12" w:space="0" w:color="auto"/>
            </w:tcBorders>
            <w:vAlign w:val="center"/>
          </w:tcPr>
          <w:p w14:paraId="53CF55BC" w14:textId="35215900" w:rsidR="00875E41" w:rsidRPr="00E77755" w:rsidRDefault="00FB0D09" w:rsidP="00875E41">
            <w:pPr>
              <w:autoSpaceDE/>
              <w:autoSpaceDN/>
              <w:adjustRightInd/>
              <w:spacing w:before="0" w:line="240" w:lineRule="auto"/>
              <w:ind w:left="0"/>
              <w:rPr>
                <w:b/>
                <w:bCs/>
                <w:sz w:val="16"/>
                <w:szCs w:val="16"/>
                <w:lang w:val="ru-RU"/>
              </w:rPr>
            </w:pPr>
            <w:r w:rsidRPr="00E77755">
              <w:rPr>
                <w:b/>
                <w:bCs/>
                <w:sz w:val="16"/>
                <w:szCs w:val="16"/>
                <w:lang w:val="ru-RU"/>
              </w:rPr>
              <w:t xml:space="preserve">ПОВЕРХНОСТНЫЙ </w:t>
            </w:r>
            <w:r w:rsidR="00AC1769" w:rsidRPr="00E77755">
              <w:rPr>
                <w:b/>
                <w:bCs/>
                <w:sz w:val="16"/>
                <w:szCs w:val="16"/>
              </w:rPr>
              <w:t xml:space="preserve"> </w:t>
            </w:r>
            <w:r w:rsidR="00AC1769" w:rsidRPr="00E77755">
              <w:rPr>
                <w:b/>
                <w:bCs/>
                <w:sz w:val="16"/>
                <w:szCs w:val="16"/>
                <w:lang w:val="ru-RU"/>
              </w:rPr>
              <w:t>СЛОЙ</w:t>
            </w:r>
          </w:p>
        </w:tc>
        <w:tc>
          <w:tcPr>
            <w:tcW w:w="2808" w:type="dxa"/>
            <w:tcBorders>
              <w:top w:val="single" w:sz="12" w:space="0" w:color="auto"/>
            </w:tcBorders>
            <w:vAlign w:val="center"/>
          </w:tcPr>
          <w:p w14:paraId="5418E6B0" w14:textId="77777777" w:rsidR="00875E41" w:rsidRPr="00A11843" w:rsidRDefault="00875E41" w:rsidP="00875E41">
            <w:pPr>
              <w:autoSpaceDE/>
              <w:autoSpaceDN/>
              <w:adjustRightInd/>
              <w:spacing w:before="0" w:line="240" w:lineRule="auto"/>
              <w:ind w:left="0"/>
              <w:rPr>
                <w:sz w:val="16"/>
                <w:szCs w:val="16"/>
              </w:rPr>
            </w:pPr>
            <w:proofErr w:type="spellStart"/>
            <w:r w:rsidRPr="00002C31">
              <w:rPr>
                <w:sz w:val="16"/>
                <w:szCs w:val="16"/>
              </w:rPr>
              <w:t>Dampney</w:t>
            </w:r>
            <w:proofErr w:type="spellEnd"/>
          </w:p>
        </w:tc>
        <w:tc>
          <w:tcPr>
            <w:tcW w:w="2464" w:type="dxa"/>
            <w:gridSpan w:val="2"/>
            <w:tcBorders>
              <w:top w:val="single" w:sz="12" w:space="0" w:color="auto"/>
            </w:tcBorders>
            <w:vAlign w:val="center"/>
          </w:tcPr>
          <w:p w14:paraId="21180E23" w14:textId="77777777" w:rsidR="00361B86" w:rsidRPr="00B27E19" w:rsidRDefault="00361B86" w:rsidP="00361B86">
            <w:pPr>
              <w:autoSpaceDE/>
              <w:autoSpaceDN/>
              <w:adjustRightInd/>
              <w:spacing w:before="0" w:line="240" w:lineRule="auto"/>
              <w:ind w:left="0"/>
              <w:rPr>
                <w:sz w:val="16"/>
                <w:szCs w:val="16"/>
              </w:rPr>
            </w:pPr>
            <w:proofErr w:type="spellStart"/>
            <w:r w:rsidRPr="00B27E19">
              <w:rPr>
                <w:sz w:val="16"/>
                <w:szCs w:val="16"/>
              </w:rPr>
              <w:t>Thurmalox</w:t>
            </w:r>
            <w:proofErr w:type="spellEnd"/>
            <w:r w:rsidRPr="00B27E19">
              <w:rPr>
                <w:sz w:val="16"/>
                <w:szCs w:val="16"/>
              </w:rPr>
              <w:t xml:space="preserve"> 884C-090 Blue</w:t>
            </w:r>
          </w:p>
          <w:p w14:paraId="32E31EAC" w14:textId="77777777" w:rsidR="00361B86" w:rsidRPr="00B27E19" w:rsidRDefault="00361B86" w:rsidP="00361B86">
            <w:pPr>
              <w:autoSpaceDE/>
              <w:autoSpaceDN/>
              <w:adjustRightInd/>
              <w:spacing w:before="0" w:line="240" w:lineRule="auto"/>
              <w:ind w:left="0"/>
              <w:rPr>
                <w:sz w:val="16"/>
                <w:szCs w:val="16"/>
              </w:rPr>
            </w:pPr>
            <w:proofErr w:type="spellStart"/>
            <w:r w:rsidRPr="00B27E19">
              <w:rPr>
                <w:sz w:val="16"/>
                <w:szCs w:val="16"/>
              </w:rPr>
              <w:t>Thurmalox</w:t>
            </w:r>
            <w:proofErr w:type="spellEnd"/>
            <w:r w:rsidRPr="00B27E19">
              <w:rPr>
                <w:sz w:val="16"/>
                <w:szCs w:val="16"/>
              </w:rPr>
              <w:t xml:space="preserve"> 260C TIC</w:t>
            </w:r>
          </w:p>
          <w:p w14:paraId="5A56CA8C" w14:textId="051F7482" w:rsidR="00875E41" w:rsidRPr="00B27E19" w:rsidRDefault="00361B86" w:rsidP="00361B86">
            <w:pPr>
              <w:autoSpaceDE/>
              <w:autoSpaceDN/>
              <w:adjustRightInd/>
              <w:spacing w:before="0" w:line="240" w:lineRule="auto"/>
              <w:ind w:left="0"/>
              <w:rPr>
                <w:sz w:val="16"/>
                <w:szCs w:val="16"/>
                <w:lang w:val="ru-RU"/>
              </w:rPr>
            </w:pPr>
            <w:proofErr w:type="spellStart"/>
            <w:r w:rsidRPr="00B27E19">
              <w:rPr>
                <w:sz w:val="16"/>
                <w:szCs w:val="16"/>
              </w:rPr>
              <w:t>Thurmalox</w:t>
            </w:r>
            <w:proofErr w:type="spellEnd"/>
            <w:r w:rsidRPr="00B27E19">
              <w:rPr>
                <w:sz w:val="16"/>
                <w:szCs w:val="16"/>
              </w:rPr>
              <w:t xml:space="preserve"> 884C-083 Green</w:t>
            </w:r>
          </w:p>
        </w:tc>
        <w:tc>
          <w:tcPr>
            <w:tcW w:w="900" w:type="dxa"/>
            <w:tcBorders>
              <w:top w:val="single" w:sz="12" w:space="0" w:color="auto"/>
            </w:tcBorders>
            <w:vAlign w:val="center"/>
          </w:tcPr>
          <w:p w14:paraId="486DD9ED" w14:textId="0B4A3E99" w:rsidR="00115AA2" w:rsidRDefault="00115AA2" w:rsidP="00875E41">
            <w:pPr>
              <w:autoSpaceDE/>
              <w:autoSpaceDN/>
              <w:adjustRightInd/>
              <w:spacing w:before="0" w:line="240" w:lineRule="auto"/>
              <w:ind w:left="0"/>
              <w:jc w:val="center"/>
              <w:rPr>
                <w:sz w:val="16"/>
                <w:szCs w:val="16"/>
              </w:rPr>
            </w:pPr>
            <w:r>
              <w:rPr>
                <w:sz w:val="16"/>
                <w:szCs w:val="16"/>
              </w:rPr>
              <w:t>384</w:t>
            </w:r>
          </w:p>
          <w:p w14:paraId="27D71B65" w14:textId="77777777" w:rsidR="00875E41" w:rsidRDefault="00875E41" w:rsidP="00875E41">
            <w:pPr>
              <w:autoSpaceDE/>
              <w:autoSpaceDN/>
              <w:adjustRightInd/>
              <w:spacing w:before="0" w:line="240" w:lineRule="auto"/>
              <w:ind w:left="0"/>
              <w:jc w:val="center"/>
              <w:rPr>
                <w:sz w:val="16"/>
                <w:szCs w:val="16"/>
              </w:rPr>
            </w:pPr>
            <w:r w:rsidRPr="00002C31">
              <w:rPr>
                <w:sz w:val="16"/>
                <w:szCs w:val="16"/>
              </w:rPr>
              <w:t>381</w:t>
            </w:r>
          </w:p>
          <w:p w14:paraId="4EA54A2E" w14:textId="3577A162" w:rsidR="00115AA2" w:rsidRPr="00002C31" w:rsidRDefault="00115AA2" w:rsidP="00875E41">
            <w:pPr>
              <w:autoSpaceDE/>
              <w:autoSpaceDN/>
              <w:adjustRightInd/>
              <w:spacing w:before="0" w:line="240" w:lineRule="auto"/>
              <w:ind w:left="0"/>
              <w:jc w:val="center"/>
              <w:rPr>
                <w:sz w:val="16"/>
                <w:szCs w:val="16"/>
              </w:rPr>
            </w:pPr>
            <w:r>
              <w:rPr>
                <w:sz w:val="16"/>
                <w:szCs w:val="16"/>
              </w:rPr>
              <w:t>383</w:t>
            </w:r>
          </w:p>
        </w:tc>
        <w:tc>
          <w:tcPr>
            <w:tcW w:w="1454" w:type="dxa"/>
            <w:gridSpan w:val="2"/>
            <w:tcBorders>
              <w:top w:val="single" w:sz="12" w:space="0" w:color="auto"/>
            </w:tcBorders>
            <w:vAlign w:val="center"/>
          </w:tcPr>
          <w:p w14:paraId="1C4C6EE7" w14:textId="77777777" w:rsidR="00875E41" w:rsidRPr="00B801C4" w:rsidRDefault="0045575F" w:rsidP="00875E41">
            <w:pPr>
              <w:autoSpaceDE/>
              <w:autoSpaceDN/>
              <w:adjustRightInd/>
              <w:spacing w:before="0" w:line="240" w:lineRule="auto"/>
              <w:ind w:left="72"/>
              <w:rPr>
                <w:sz w:val="16"/>
                <w:szCs w:val="16"/>
              </w:rPr>
            </w:pPr>
            <w:r w:rsidRPr="00B801C4">
              <w:rPr>
                <w:sz w:val="16"/>
                <w:szCs w:val="16"/>
              </w:rPr>
              <w:t>260°C (500°F</w:t>
            </w:r>
          </w:p>
          <w:p w14:paraId="6300CB1A" w14:textId="77777777" w:rsidR="0045575F" w:rsidRPr="00B801C4" w:rsidRDefault="00B801C4" w:rsidP="00875E41">
            <w:pPr>
              <w:autoSpaceDE/>
              <w:autoSpaceDN/>
              <w:adjustRightInd/>
              <w:spacing w:before="0" w:line="240" w:lineRule="auto"/>
              <w:ind w:left="72"/>
              <w:rPr>
                <w:sz w:val="16"/>
                <w:szCs w:val="16"/>
              </w:rPr>
            </w:pPr>
            <w:r w:rsidRPr="00B801C4">
              <w:rPr>
                <w:sz w:val="16"/>
                <w:szCs w:val="16"/>
              </w:rPr>
              <w:t>315.6°C (600°F)</w:t>
            </w:r>
          </w:p>
          <w:p w14:paraId="361BA113" w14:textId="6639D063" w:rsidR="00B801C4" w:rsidRPr="00A11843" w:rsidRDefault="00B801C4" w:rsidP="00875E41">
            <w:pPr>
              <w:autoSpaceDE/>
              <w:autoSpaceDN/>
              <w:adjustRightInd/>
              <w:spacing w:before="0" w:line="240" w:lineRule="auto"/>
              <w:ind w:left="72"/>
              <w:rPr>
                <w:sz w:val="16"/>
                <w:szCs w:val="16"/>
              </w:rPr>
            </w:pPr>
            <w:r w:rsidRPr="00B801C4">
              <w:rPr>
                <w:sz w:val="16"/>
                <w:szCs w:val="16"/>
              </w:rPr>
              <w:t>176.7°C (350°F)</w:t>
            </w:r>
          </w:p>
        </w:tc>
      </w:tr>
      <w:tr w:rsidR="00875E41" w:rsidRPr="00A11843" w14:paraId="3EDBBC44" w14:textId="77777777" w:rsidTr="00B801C4">
        <w:trPr>
          <w:trHeight w:val="288"/>
          <w:jc w:val="center"/>
        </w:trPr>
        <w:tc>
          <w:tcPr>
            <w:tcW w:w="2288" w:type="dxa"/>
            <w:gridSpan w:val="4"/>
            <w:vAlign w:val="center"/>
          </w:tcPr>
          <w:p w14:paraId="72A97BE6" w14:textId="63F6835A" w:rsidR="00875E41" w:rsidRPr="00E77755" w:rsidRDefault="00FB0D09" w:rsidP="00875E41">
            <w:pPr>
              <w:autoSpaceDE/>
              <w:autoSpaceDN/>
              <w:adjustRightInd/>
              <w:spacing w:before="0" w:line="240" w:lineRule="auto"/>
              <w:ind w:left="0"/>
              <w:rPr>
                <w:b/>
                <w:bCs/>
                <w:sz w:val="16"/>
                <w:szCs w:val="16"/>
              </w:rPr>
            </w:pPr>
            <w:r w:rsidRPr="00E77755">
              <w:rPr>
                <w:b/>
                <w:bCs/>
                <w:sz w:val="16"/>
                <w:szCs w:val="16"/>
                <w:lang w:val="ru-RU"/>
              </w:rPr>
              <w:t>Термоиндикаторная краска</w:t>
            </w:r>
          </w:p>
        </w:tc>
        <w:tc>
          <w:tcPr>
            <w:tcW w:w="2808" w:type="dxa"/>
            <w:vAlign w:val="center"/>
          </w:tcPr>
          <w:p w14:paraId="6B031FF0" w14:textId="77777777" w:rsidR="00875E41" w:rsidRPr="00A11843" w:rsidRDefault="00875E41" w:rsidP="00875E41">
            <w:pPr>
              <w:autoSpaceDE/>
              <w:autoSpaceDN/>
              <w:adjustRightInd/>
              <w:spacing w:before="0" w:line="240" w:lineRule="auto"/>
              <w:ind w:left="0"/>
              <w:rPr>
                <w:sz w:val="16"/>
                <w:szCs w:val="16"/>
              </w:rPr>
            </w:pPr>
            <w:r w:rsidRPr="00002C31">
              <w:rPr>
                <w:sz w:val="16"/>
                <w:szCs w:val="16"/>
              </w:rPr>
              <w:t>International</w:t>
            </w:r>
          </w:p>
        </w:tc>
        <w:tc>
          <w:tcPr>
            <w:tcW w:w="2464" w:type="dxa"/>
            <w:gridSpan w:val="2"/>
            <w:vAlign w:val="center"/>
          </w:tcPr>
          <w:p w14:paraId="71ED1DEA" w14:textId="6AB0D885" w:rsidR="00875E41" w:rsidRPr="00B27E19" w:rsidRDefault="00875E41" w:rsidP="00875E41">
            <w:pPr>
              <w:autoSpaceDE/>
              <w:autoSpaceDN/>
              <w:adjustRightInd/>
              <w:spacing w:before="0" w:line="240" w:lineRule="auto"/>
              <w:ind w:left="0"/>
              <w:rPr>
                <w:sz w:val="16"/>
                <w:szCs w:val="16"/>
              </w:rPr>
            </w:pPr>
            <w:r w:rsidRPr="00B27E19">
              <w:rPr>
                <w:sz w:val="16"/>
                <w:szCs w:val="16"/>
              </w:rPr>
              <w:t>Intertherm 715</w:t>
            </w:r>
            <w:r w:rsidR="0023721B" w:rsidRPr="00B27E19">
              <w:rPr>
                <w:i/>
                <w:sz w:val="14"/>
                <w:szCs w:val="14"/>
                <w:vertAlign w:val="superscript"/>
                <w:lang w:val="ru-RU"/>
              </w:rPr>
              <w:t xml:space="preserve"> </w:t>
            </w:r>
          </w:p>
        </w:tc>
        <w:tc>
          <w:tcPr>
            <w:tcW w:w="900" w:type="dxa"/>
            <w:vAlign w:val="center"/>
          </w:tcPr>
          <w:p w14:paraId="30A19138" w14:textId="77777777" w:rsidR="00875E41" w:rsidRPr="00F6525C" w:rsidRDefault="00875E41" w:rsidP="00875E41">
            <w:pPr>
              <w:autoSpaceDE/>
              <w:autoSpaceDN/>
              <w:adjustRightInd/>
              <w:spacing w:before="0" w:line="240" w:lineRule="auto"/>
              <w:ind w:left="0"/>
              <w:jc w:val="center"/>
              <w:rPr>
                <w:sz w:val="16"/>
                <w:szCs w:val="16"/>
              </w:rPr>
            </w:pPr>
            <w:r w:rsidRPr="00002C31">
              <w:rPr>
                <w:sz w:val="16"/>
                <w:szCs w:val="16"/>
              </w:rPr>
              <w:t>550</w:t>
            </w:r>
          </w:p>
        </w:tc>
        <w:tc>
          <w:tcPr>
            <w:tcW w:w="1454" w:type="dxa"/>
            <w:gridSpan w:val="2"/>
            <w:vAlign w:val="center"/>
          </w:tcPr>
          <w:p w14:paraId="414CEAE2" w14:textId="77777777" w:rsidR="00875E41" w:rsidRPr="00A11843" w:rsidRDefault="00875E41" w:rsidP="00875E41">
            <w:pPr>
              <w:autoSpaceDE/>
              <w:autoSpaceDN/>
              <w:adjustRightInd/>
              <w:spacing w:before="0" w:line="240" w:lineRule="auto"/>
              <w:ind w:left="72"/>
              <w:rPr>
                <w:sz w:val="16"/>
                <w:szCs w:val="16"/>
              </w:rPr>
            </w:pPr>
            <w:r w:rsidRPr="00002C31">
              <w:rPr>
                <w:sz w:val="16"/>
                <w:szCs w:val="16"/>
              </w:rPr>
              <w:t>750°F (399°C)</w:t>
            </w:r>
          </w:p>
        </w:tc>
      </w:tr>
      <w:tr w:rsidR="00875E41" w:rsidRPr="00A11843" w14:paraId="641445A4" w14:textId="77777777" w:rsidTr="00B801C4">
        <w:trPr>
          <w:trHeight w:val="288"/>
          <w:jc w:val="center"/>
        </w:trPr>
        <w:tc>
          <w:tcPr>
            <w:tcW w:w="2288" w:type="dxa"/>
            <w:gridSpan w:val="4"/>
            <w:vMerge w:val="restart"/>
            <w:vAlign w:val="center"/>
          </w:tcPr>
          <w:p w14:paraId="0ED24038" w14:textId="53FCAA31" w:rsidR="00875E41" w:rsidRPr="00E77755" w:rsidRDefault="00875E41" w:rsidP="00875E41">
            <w:pPr>
              <w:autoSpaceDE/>
              <w:autoSpaceDN/>
              <w:adjustRightInd/>
              <w:spacing w:before="0" w:line="240" w:lineRule="auto"/>
              <w:ind w:left="0"/>
              <w:rPr>
                <w:b/>
                <w:bCs/>
                <w:sz w:val="16"/>
                <w:szCs w:val="16"/>
                <w:lang w:val="ru-RU"/>
              </w:rPr>
            </w:pPr>
            <w:r w:rsidRPr="00E77755">
              <w:rPr>
                <w:b/>
                <w:bCs/>
                <w:color w:val="auto"/>
                <w:sz w:val="16"/>
                <w:szCs w:val="24"/>
                <w:lang w:val="ru-RU"/>
              </w:rPr>
              <w:t>ТСП в соответствии с листом продукции производителя</w:t>
            </w:r>
          </w:p>
        </w:tc>
        <w:tc>
          <w:tcPr>
            <w:tcW w:w="2808" w:type="dxa"/>
            <w:vAlign w:val="center"/>
          </w:tcPr>
          <w:p w14:paraId="32F64AB5" w14:textId="77777777" w:rsidR="00875E41" w:rsidRPr="00A11843" w:rsidRDefault="00875E41" w:rsidP="00875E41">
            <w:pPr>
              <w:autoSpaceDE/>
              <w:autoSpaceDN/>
              <w:adjustRightInd/>
              <w:spacing w:before="0" w:line="240" w:lineRule="auto"/>
              <w:ind w:left="0"/>
              <w:rPr>
                <w:sz w:val="16"/>
                <w:szCs w:val="16"/>
              </w:rPr>
            </w:pPr>
            <w:r w:rsidRPr="00002C31">
              <w:rPr>
                <w:sz w:val="16"/>
                <w:szCs w:val="16"/>
              </w:rPr>
              <w:t>Jotun</w:t>
            </w:r>
          </w:p>
        </w:tc>
        <w:tc>
          <w:tcPr>
            <w:tcW w:w="2464" w:type="dxa"/>
            <w:gridSpan w:val="2"/>
            <w:vAlign w:val="center"/>
          </w:tcPr>
          <w:p w14:paraId="2D9CDB98" w14:textId="1D6F67CC" w:rsidR="00875E41" w:rsidRPr="00B27E19" w:rsidRDefault="00875E41" w:rsidP="00875E41">
            <w:pPr>
              <w:autoSpaceDE/>
              <w:autoSpaceDN/>
              <w:adjustRightInd/>
              <w:spacing w:before="0" w:line="240" w:lineRule="auto"/>
              <w:ind w:left="0"/>
              <w:rPr>
                <w:sz w:val="16"/>
                <w:szCs w:val="16"/>
              </w:rPr>
            </w:pPr>
            <w:proofErr w:type="spellStart"/>
            <w:r w:rsidRPr="00B27E19">
              <w:rPr>
                <w:sz w:val="16"/>
                <w:szCs w:val="16"/>
              </w:rPr>
              <w:t>Solvalitt</w:t>
            </w:r>
            <w:proofErr w:type="spellEnd"/>
            <w:r w:rsidRPr="00B27E19">
              <w:rPr>
                <w:sz w:val="16"/>
                <w:szCs w:val="16"/>
              </w:rPr>
              <w:t xml:space="preserve"> HTI</w:t>
            </w:r>
            <w:r w:rsidR="0023721B" w:rsidRPr="00B27E19">
              <w:rPr>
                <w:i/>
                <w:sz w:val="14"/>
                <w:szCs w:val="14"/>
                <w:vertAlign w:val="superscript"/>
                <w:lang w:val="ru-RU"/>
              </w:rPr>
              <w:t xml:space="preserve"> </w:t>
            </w:r>
          </w:p>
        </w:tc>
        <w:tc>
          <w:tcPr>
            <w:tcW w:w="900" w:type="dxa"/>
            <w:vAlign w:val="center"/>
          </w:tcPr>
          <w:p w14:paraId="75A127E3" w14:textId="77777777" w:rsidR="00875E41" w:rsidRPr="00002C31" w:rsidRDefault="00875E41" w:rsidP="00875E41">
            <w:pPr>
              <w:autoSpaceDE/>
              <w:autoSpaceDN/>
              <w:adjustRightInd/>
              <w:spacing w:before="0" w:line="240" w:lineRule="auto"/>
              <w:ind w:left="0"/>
              <w:jc w:val="center"/>
              <w:rPr>
                <w:sz w:val="16"/>
                <w:szCs w:val="16"/>
              </w:rPr>
            </w:pPr>
            <w:r w:rsidRPr="00002C31">
              <w:rPr>
                <w:sz w:val="16"/>
                <w:szCs w:val="16"/>
              </w:rPr>
              <w:t>445</w:t>
            </w:r>
          </w:p>
        </w:tc>
        <w:tc>
          <w:tcPr>
            <w:tcW w:w="1454" w:type="dxa"/>
            <w:gridSpan w:val="2"/>
            <w:vAlign w:val="center"/>
          </w:tcPr>
          <w:p w14:paraId="42842F38" w14:textId="77777777" w:rsidR="00875E41" w:rsidRPr="00A11843" w:rsidRDefault="00875E41" w:rsidP="00875E41">
            <w:pPr>
              <w:autoSpaceDE/>
              <w:autoSpaceDN/>
              <w:adjustRightInd/>
              <w:spacing w:before="0" w:line="240" w:lineRule="auto"/>
              <w:ind w:left="72"/>
              <w:rPr>
                <w:sz w:val="16"/>
                <w:szCs w:val="16"/>
              </w:rPr>
            </w:pPr>
            <w:r w:rsidRPr="00002C31">
              <w:rPr>
                <w:sz w:val="16"/>
                <w:szCs w:val="16"/>
              </w:rPr>
              <w:t>750°F (399°C)</w:t>
            </w:r>
          </w:p>
        </w:tc>
      </w:tr>
      <w:tr w:rsidR="00875E41" w:rsidRPr="00A11843" w14:paraId="0E00DE41" w14:textId="77777777" w:rsidTr="00B801C4">
        <w:trPr>
          <w:trHeight w:val="288"/>
          <w:jc w:val="center"/>
        </w:trPr>
        <w:tc>
          <w:tcPr>
            <w:tcW w:w="2288" w:type="dxa"/>
            <w:gridSpan w:val="4"/>
            <w:vMerge/>
            <w:vAlign w:val="center"/>
          </w:tcPr>
          <w:p w14:paraId="78C09DA9" w14:textId="77777777" w:rsidR="00875E41" w:rsidRPr="00002C31" w:rsidRDefault="00875E41" w:rsidP="00875E41">
            <w:pPr>
              <w:autoSpaceDE/>
              <w:autoSpaceDN/>
              <w:adjustRightInd/>
              <w:spacing w:before="0" w:line="240" w:lineRule="auto"/>
              <w:ind w:left="0"/>
              <w:rPr>
                <w:sz w:val="16"/>
                <w:szCs w:val="16"/>
              </w:rPr>
            </w:pPr>
          </w:p>
        </w:tc>
        <w:tc>
          <w:tcPr>
            <w:tcW w:w="2808" w:type="dxa"/>
            <w:vAlign w:val="center"/>
          </w:tcPr>
          <w:p w14:paraId="106D4A9E" w14:textId="77777777" w:rsidR="00875E41" w:rsidRPr="00A11843" w:rsidRDefault="00875E41" w:rsidP="00875E41">
            <w:pPr>
              <w:autoSpaceDE/>
              <w:autoSpaceDN/>
              <w:adjustRightInd/>
              <w:spacing w:before="0" w:line="240" w:lineRule="auto"/>
              <w:ind w:left="0"/>
              <w:rPr>
                <w:sz w:val="16"/>
                <w:szCs w:val="16"/>
              </w:rPr>
            </w:pPr>
            <w:r w:rsidRPr="00002C31">
              <w:rPr>
                <w:sz w:val="16"/>
                <w:szCs w:val="16"/>
              </w:rPr>
              <w:t>PPG</w:t>
            </w:r>
          </w:p>
        </w:tc>
        <w:tc>
          <w:tcPr>
            <w:tcW w:w="2464" w:type="dxa"/>
            <w:gridSpan w:val="2"/>
            <w:vAlign w:val="center"/>
          </w:tcPr>
          <w:p w14:paraId="4BD44A5E" w14:textId="0D8D66BF" w:rsidR="00875E41" w:rsidRPr="00B27E19" w:rsidRDefault="00875E41" w:rsidP="00875E41">
            <w:pPr>
              <w:autoSpaceDE/>
              <w:autoSpaceDN/>
              <w:adjustRightInd/>
              <w:spacing w:before="0" w:line="240" w:lineRule="auto"/>
              <w:ind w:left="0"/>
              <w:rPr>
                <w:sz w:val="16"/>
                <w:szCs w:val="16"/>
                <w:lang w:val="ru-RU"/>
              </w:rPr>
            </w:pPr>
            <w:proofErr w:type="spellStart"/>
            <w:r w:rsidRPr="00B27E19">
              <w:rPr>
                <w:sz w:val="16"/>
                <w:szCs w:val="16"/>
              </w:rPr>
              <w:t>Sigmarite</w:t>
            </w:r>
            <w:proofErr w:type="spellEnd"/>
            <w:r w:rsidRPr="00B27E19">
              <w:rPr>
                <w:sz w:val="16"/>
                <w:szCs w:val="16"/>
              </w:rPr>
              <w:t xml:space="preserve"> 37-</w:t>
            </w:r>
            <w:proofErr w:type="gramStart"/>
            <w:r w:rsidRPr="00B27E19">
              <w:rPr>
                <w:sz w:val="16"/>
                <w:szCs w:val="16"/>
              </w:rPr>
              <w:t>B</w:t>
            </w:r>
            <w:r w:rsidR="000C5531" w:rsidRPr="00B27E19">
              <w:rPr>
                <w:i/>
                <w:sz w:val="14"/>
                <w:szCs w:val="14"/>
                <w:vertAlign w:val="superscript"/>
              </w:rPr>
              <w:t xml:space="preserve"> </w:t>
            </w:r>
            <w:r w:rsidRPr="00B27E19">
              <w:rPr>
                <w:sz w:val="16"/>
                <w:szCs w:val="16"/>
              </w:rPr>
              <w:t xml:space="preserve"> &amp;</w:t>
            </w:r>
            <w:proofErr w:type="gramEnd"/>
            <w:r w:rsidRPr="00B27E19">
              <w:rPr>
                <w:sz w:val="16"/>
                <w:szCs w:val="16"/>
              </w:rPr>
              <w:t xml:space="preserve"> G</w:t>
            </w:r>
            <w:r w:rsidR="000C5531" w:rsidRPr="00B27E19">
              <w:rPr>
                <w:i/>
                <w:sz w:val="14"/>
                <w:szCs w:val="14"/>
                <w:vertAlign w:val="superscript"/>
              </w:rPr>
              <w:t xml:space="preserve"> </w:t>
            </w:r>
          </w:p>
        </w:tc>
        <w:tc>
          <w:tcPr>
            <w:tcW w:w="900" w:type="dxa"/>
            <w:vAlign w:val="center"/>
          </w:tcPr>
          <w:p w14:paraId="2A35D01E" w14:textId="77777777" w:rsidR="00875E41" w:rsidRPr="00F6525C" w:rsidRDefault="00875E41" w:rsidP="00875E41">
            <w:pPr>
              <w:autoSpaceDE/>
              <w:autoSpaceDN/>
              <w:adjustRightInd/>
              <w:spacing w:before="0" w:line="240" w:lineRule="auto"/>
              <w:ind w:left="0"/>
              <w:jc w:val="center"/>
              <w:rPr>
                <w:sz w:val="16"/>
                <w:szCs w:val="16"/>
              </w:rPr>
            </w:pPr>
            <w:r w:rsidRPr="00002C31">
              <w:rPr>
                <w:sz w:val="16"/>
                <w:szCs w:val="16"/>
              </w:rPr>
              <w:t>449</w:t>
            </w:r>
          </w:p>
        </w:tc>
        <w:tc>
          <w:tcPr>
            <w:tcW w:w="1454" w:type="dxa"/>
            <w:gridSpan w:val="2"/>
            <w:vAlign w:val="center"/>
          </w:tcPr>
          <w:p w14:paraId="6D7DCBD0" w14:textId="77777777" w:rsidR="00875E41" w:rsidRPr="00A11843" w:rsidRDefault="00875E41" w:rsidP="00875E41">
            <w:pPr>
              <w:autoSpaceDE/>
              <w:autoSpaceDN/>
              <w:adjustRightInd/>
              <w:spacing w:before="0" w:line="240" w:lineRule="auto"/>
              <w:ind w:left="72"/>
              <w:rPr>
                <w:sz w:val="16"/>
                <w:szCs w:val="16"/>
              </w:rPr>
            </w:pPr>
            <w:r w:rsidRPr="00002C31">
              <w:rPr>
                <w:sz w:val="16"/>
                <w:szCs w:val="16"/>
              </w:rPr>
              <w:t>392°F (200°C)</w:t>
            </w:r>
          </w:p>
        </w:tc>
      </w:tr>
      <w:tr w:rsidR="00E662BF" w:rsidRPr="00AB0391" w14:paraId="7FD3086E" w14:textId="429AB6ED" w:rsidTr="00E77755">
        <w:trPr>
          <w:trHeight w:val="288"/>
          <w:jc w:val="center"/>
        </w:trPr>
        <w:tc>
          <w:tcPr>
            <w:tcW w:w="2280" w:type="dxa"/>
            <w:gridSpan w:val="3"/>
            <w:tcBorders>
              <w:bottom w:val="single" w:sz="12" w:space="0" w:color="auto"/>
              <w:right w:val="single" w:sz="4" w:space="0" w:color="auto"/>
            </w:tcBorders>
            <w:vAlign w:val="center"/>
          </w:tcPr>
          <w:p w14:paraId="02D9FD32" w14:textId="7221C753" w:rsidR="00E662BF" w:rsidRPr="00875E41" w:rsidRDefault="00E662BF" w:rsidP="00C502F2">
            <w:pPr>
              <w:autoSpaceDE/>
              <w:autoSpaceDN/>
              <w:adjustRightInd/>
              <w:spacing w:before="0" w:line="240" w:lineRule="auto"/>
              <w:ind w:left="0"/>
              <w:rPr>
                <w:lang w:val="ru-RU"/>
              </w:rPr>
            </w:pPr>
          </w:p>
        </w:tc>
        <w:tc>
          <w:tcPr>
            <w:tcW w:w="7634" w:type="dxa"/>
            <w:gridSpan w:val="7"/>
            <w:tcBorders>
              <w:left w:val="single" w:sz="4" w:space="0" w:color="auto"/>
            </w:tcBorders>
            <w:vAlign w:val="center"/>
          </w:tcPr>
          <w:p w14:paraId="44687245" w14:textId="5D39F0E6" w:rsidR="00E662BF" w:rsidRPr="00875E41" w:rsidRDefault="00E662BF" w:rsidP="00C502F2">
            <w:pPr>
              <w:autoSpaceDE/>
              <w:autoSpaceDN/>
              <w:adjustRightInd/>
              <w:spacing w:before="0" w:line="240" w:lineRule="auto"/>
              <w:ind w:left="0"/>
              <w:rPr>
                <w:lang w:val="ru-RU"/>
              </w:rPr>
            </w:pPr>
            <w:r w:rsidRPr="00C502F2">
              <w:rPr>
                <w:i/>
                <w:sz w:val="14"/>
                <w:szCs w:val="14"/>
                <w:lang w:val="ru-RU"/>
              </w:rPr>
              <w:t>Требуется анализ процесса нанесения в зависимости от ситуации; время и температура являются существенными переменными.</w:t>
            </w:r>
          </w:p>
        </w:tc>
      </w:tr>
      <w:tr w:rsidR="00875E41" w:rsidRPr="00AB0391" w14:paraId="494B37D4" w14:textId="77777777" w:rsidTr="00E77755">
        <w:trPr>
          <w:trHeight w:val="288"/>
          <w:jc w:val="center"/>
        </w:trPr>
        <w:tc>
          <w:tcPr>
            <w:tcW w:w="9914" w:type="dxa"/>
            <w:gridSpan w:val="10"/>
            <w:tcBorders>
              <w:top w:val="single" w:sz="12" w:space="0" w:color="auto"/>
            </w:tcBorders>
            <w:vAlign w:val="center"/>
          </w:tcPr>
          <w:p w14:paraId="74C51F35" w14:textId="77777777" w:rsidR="00875E41" w:rsidRPr="001A114E" w:rsidRDefault="00875E41" w:rsidP="00875E41">
            <w:pPr>
              <w:pStyle w:val="CES5191Arial8leftaligned"/>
              <w:spacing w:before="60" w:after="60" w:line="240" w:lineRule="auto"/>
              <w:rPr>
                <w:lang w:val="ru-RU"/>
              </w:rPr>
            </w:pPr>
          </w:p>
        </w:tc>
      </w:tr>
      <w:tr w:rsidR="00875E41" w:rsidRPr="00A11843" w14:paraId="0E38FEA0" w14:textId="77777777" w:rsidTr="00B801C4">
        <w:trPr>
          <w:trHeight w:val="288"/>
          <w:jc w:val="center"/>
        </w:trPr>
        <w:tc>
          <w:tcPr>
            <w:tcW w:w="1170" w:type="dxa"/>
            <w:vAlign w:val="center"/>
          </w:tcPr>
          <w:p w14:paraId="65A9985B" w14:textId="7E50F947" w:rsidR="00875E41" w:rsidRPr="00875E41" w:rsidRDefault="00875E41" w:rsidP="00875E41">
            <w:pPr>
              <w:autoSpaceDE/>
              <w:autoSpaceDN/>
              <w:adjustRightInd/>
              <w:spacing w:before="0" w:line="240" w:lineRule="auto"/>
              <w:ind w:left="-72"/>
              <w:rPr>
                <w:b/>
                <w:sz w:val="16"/>
                <w:szCs w:val="16"/>
                <w:lang w:val="ru-RU"/>
              </w:rPr>
            </w:pPr>
            <w:r>
              <w:rPr>
                <w:b/>
                <w:sz w:val="16"/>
                <w:szCs w:val="16"/>
                <w:lang w:val="ru-RU"/>
              </w:rPr>
              <w:t>Последнее обновление</w:t>
            </w:r>
          </w:p>
        </w:tc>
        <w:tc>
          <w:tcPr>
            <w:tcW w:w="3926" w:type="dxa"/>
            <w:gridSpan w:val="4"/>
            <w:vAlign w:val="center"/>
          </w:tcPr>
          <w:p w14:paraId="3646BAD1" w14:textId="29B41B36" w:rsidR="00875E41" w:rsidRPr="004140F2" w:rsidRDefault="005F7A48" w:rsidP="00875E41">
            <w:pPr>
              <w:autoSpaceDE/>
              <w:autoSpaceDN/>
              <w:adjustRightInd/>
              <w:spacing w:before="0" w:line="240" w:lineRule="auto"/>
              <w:ind w:left="-72"/>
              <w:rPr>
                <w:bCs/>
                <w:position w:val="-1"/>
                <w:sz w:val="16"/>
                <w:szCs w:val="16"/>
                <w:lang w:val="ru-RU"/>
              </w:rPr>
            </w:pPr>
            <w:r>
              <w:rPr>
                <w:b/>
                <w:sz w:val="16"/>
                <w:szCs w:val="16"/>
                <w:lang w:val="ru-RU"/>
              </w:rPr>
              <w:t xml:space="preserve"> </w:t>
            </w:r>
            <w:r w:rsidR="00DF0E75" w:rsidRPr="004140F2">
              <w:rPr>
                <w:bCs/>
                <w:sz w:val="16"/>
                <w:szCs w:val="16"/>
                <w:lang w:val="ru-RU"/>
              </w:rPr>
              <w:t>Ноябрь</w:t>
            </w:r>
            <w:r w:rsidRPr="004140F2">
              <w:rPr>
                <w:bCs/>
                <w:sz w:val="16"/>
                <w:szCs w:val="16"/>
                <w:lang w:val="ru-RU"/>
              </w:rPr>
              <w:t xml:space="preserve"> 2025</w:t>
            </w:r>
          </w:p>
        </w:tc>
        <w:tc>
          <w:tcPr>
            <w:tcW w:w="2464" w:type="dxa"/>
            <w:gridSpan w:val="2"/>
            <w:vAlign w:val="center"/>
          </w:tcPr>
          <w:p w14:paraId="5279C302" w14:textId="77777777" w:rsidR="00875E41" w:rsidRPr="00A11843" w:rsidRDefault="00875E41" w:rsidP="00875E41">
            <w:pPr>
              <w:rPr>
                <w:b/>
                <w:sz w:val="16"/>
                <w:szCs w:val="16"/>
              </w:rPr>
            </w:pPr>
          </w:p>
        </w:tc>
        <w:tc>
          <w:tcPr>
            <w:tcW w:w="900" w:type="dxa"/>
            <w:vAlign w:val="center"/>
          </w:tcPr>
          <w:p w14:paraId="243B10D3" w14:textId="77777777" w:rsidR="00875E41" w:rsidRPr="00A11843" w:rsidRDefault="00875E41" w:rsidP="00875E41">
            <w:pPr>
              <w:jc w:val="center"/>
              <w:rPr>
                <w:b/>
                <w:sz w:val="16"/>
                <w:szCs w:val="16"/>
              </w:rPr>
            </w:pPr>
          </w:p>
        </w:tc>
        <w:tc>
          <w:tcPr>
            <w:tcW w:w="1454" w:type="dxa"/>
            <w:gridSpan w:val="2"/>
            <w:vAlign w:val="center"/>
          </w:tcPr>
          <w:p w14:paraId="0901341D" w14:textId="77777777" w:rsidR="00875E41" w:rsidRPr="00A11843" w:rsidRDefault="00875E41" w:rsidP="00875E41">
            <w:pPr>
              <w:rPr>
                <w:b/>
                <w:sz w:val="16"/>
                <w:szCs w:val="16"/>
              </w:rPr>
            </w:pPr>
          </w:p>
        </w:tc>
      </w:tr>
    </w:tbl>
    <w:p w14:paraId="3DD529C5" w14:textId="77777777" w:rsidR="00FC7049" w:rsidRDefault="00FC7049" w:rsidP="00567D04">
      <w:pPr>
        <w:widowControl w:val="0"/>
        <w:spacing w:line="240" w:lineRule="auto"/>
        <w:ind w:left="1440" w:right="708" w:hanging="1440"/>
        <w:contextualSpacing/>
        <w:rPr>
          <w:sz w:val="16"/>
          <w:szCs w:val="16"/>
          <w:lang w:val="ru-RU"/>
        </w:rPr>
      </w:pPr>
    </w:p>
    <w:p w14:paraId="53D0E5B3" w14:textId="033C5D55" w:rsidR="00526C7D" w:rsidRPr="00C864AE" w:rsidRDefault="00526C7D" w:rsidP="00567D04">
      <w:pPr>
        <w:widowControl w:val="0"/>
        <w:spacing w:line="240" w:lineRule="auto"/>
        <w:ind w:left="1440" w:right="708" w:hanging="1440"/>
        <w:contextualSpacing/>
        <w:rPr>
          <w:sz w:val="16"/>
          <w:szCs w:val="16"/>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567D04" w:rsidRPr="00FC7049">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463DB992" w14:textId="77777777" w:rsidR="00117132" w:rsidRPr="009D2467" w:rsidRDefault="00117132" w:rsidP="003D4FBC">
      <w:pPr>
        <w:widowControl w:val="0"/>
        <w:spacing w:line="240" w:lineRule="auto"/>
        <w:ind w:left="851" w:right="708" w:hanging="993"/>
        <w:contextualSpacing/>
        <w:rPr>
          <w:color w:val="auto"/>
          <w:sz w:val="16"/>
          <w:szCs w:val="16"/>
          <w:lang w:val="ru-RU"/>
        </w:rPr>
      </w:pPr>
    </w:p>
    <w:p w14:paraId="3973B9A1" w14:textId="42EF172F" w:rsidR="002B5E17" w:rsidRPr="00875E41" w:rsidRDefault="002B5E17" w:rsidP="002B5E17">
      <w:pPr>
        <w:tabs>
          <w:tab w:val="left" w:pos="3225"/>
        </w:tabs>
        <w:rPr>
          <w:color w:val="auto"/>
          <w:sz w:val="20"/>
          <w:szCs w:val="20"/>
          <w:lang w:val="ru-RU"/>
        </w:rPr>
      </w:pPr>
      <w:r w:rsidRPr="00875E41">
        <w:rPr>
          <w:color w:val="auto"/>
          <w:lang w:val="ru-RU"/>
        </w:rPr>
        <w:br w:type="page"/>
      </w:r>
    </w:p>
    <w:tbl>
      <w:tblPr>
        <w:tblW w:w="9914" w:type="dxa"/>
        <w:jc w:val="center"/>
        <w:tblLayout w:type="fixed"/>
        <w:tblLook w:val="01E0" w:firstRow="1" w:lastRow="1" w:firstColumn="1" w:lastColumn="1" w:noHBand="0" w:noVBand="0"/>
      </w:tblPr>
      <w:tblGrid>
        <w:gridCol w:w="1170"/>
        <w:gridCol w:w="180"/>
        <w:gridCol w:w="938"/>
        <w:gridCol w:w="2808"/>
        <w:gridCol w:w="990"/>
        <w:gridCol w:w="1671"/>
        <w:gridCol w:w="816"/>
        <w:gridCol w:w="1334"/>
        <w:gridCol w:w="7"/>
      </w:tblGrid>
      <w:tr w:rsidR="003E7A1A" w:rsidRPr="00A11843" w14:paraId="0432BC6E" w14:textId="77777777" w:rsidTr="00F029EB">
        <w:trPr>
          <w:trHeight w:val="360"/>
          <w:jc w:val="center"/>
        </w:trPr>
        <w:tc>
          <w:tcPr>
            <w:tcW w:w="9914" w:type="dxa"/>
            <w:gridSpan w:val="9"/>
            <w:tcBorders>
              <w:top w:val="single" w:sz="6" w:space="0" w:color="auto"/>
              <w:bottom w:val="single" w:sz="12" w:space="0" w:color="auto"/>
            </w:tcBorders>
            <w:shd w:val="clear" w:color="auto" w:fill="FFFFFF"/>
            <w:vAlign w:val="center"/>
          </w:tcPr>
          <w:p w14:paraId="27A51C13" w14:textId="77777777" w:rsidR="003E7A1A" w:rsidRPr="00A11843" w:rsidRDefault="003E7A1A" w:rsidP="003E7A1A">
            <w:pPr>
              <w:ind w:right="-72"/>
              <w:jc w:val="right"/>
              <w:rPr>
                <w:b/>
                <w:i/>
                <w:color w:val="auto"/>
              </w:rPr>
            </w:pPr>
            <w:proofErr w:type="spellStart"/>
            <w:r w:rsidRPr="0005732F">
              <w:rPr>
                <w:b/>
                <w:i/>
                <w:color w:val="auto"/>
              </w:rPr>
              <w:lastRenderedPageBreak/>
              <w:t>Двухкомпонентные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3E7A1A" w:rsidRPr="00A11843" w14:paraId="41428872" w14:textId="77777777" w:rsidTr="00F029EB">
        <w:trPr>
          <w:trHeight w:val="360"/>
          <w:jc w:val="center"/>
        </w:trPr>
        <w:tc>
          <w:tcPr>
            <w:tcW w:w="7757" w:type="dxa"/>
            <w:gridSpan w:val="6"/>
            <w:tcBorders>
              <w:top w:val="single" w:sz="12" w:space="0" w:color="auto"/>
              <w:left w:val="single" w:sz="12" w:space="0" w:color="auto"/>
              <w:bottom w:val="single" w:sz="12" w:space="0" w:color="auto"/>
            </w:tcBorders>
            <w:vAlign w:val="center"/>
          </w:tcPr>
          <w:p w14:paraId="29736BEE" w14:textId="77777777" w:rsidR="003E7A1A" w:rsidRPr="00175D6E" w:rsidRDefault="003E7A1A" w:rsidP="003E7A1A">
            <w:pPr>
              <w:autoSpaceDE/>
              <w:autoSpaceDN/>
              <w:adjustRightInd/>
              <w:spacing w:before="0" w:line="240" w:lineRule="auto"/>
              <w:ind w:left="0"/>
              <w:rPr>
                <w:b/>
                <w:sz w:val="20"/>
                <w:szCs w:val="20"/>
                <w:lang w:val="ru-RU"/>
              </w:rPr>
            </w:pPr>
            <w:r w:rsidRPr="00AD544E">
              <w:rPr>
                <w:b/>
                <w:color w:val="auto"/>
                <w:sz w:val="20"/>
                <w:szCs w:val="24"/>
                <w:lang w:val="ru-RU"/>
              </w:rPr>
              <w:t xml:space="preserve">Эпоксидная мастика - </w:t>
            </w:r>
            <w:r w:rsidR="00746BFD" w:rsidRPr="00284516">
              <w:rPr>
                <w:b/>
                <w:color w:val="auto"/>
                <w:sz w:val="20"/>
                <w:szCs w:val="24"/>
                <w:lang w:val="ru-RU"/>
              </w:rPr>
              <w:t>грунтовка толерантная к поверхности</w:t>
            </w:r>
            <w:r w:rsidRPr="00284516">
              <w:rPr>
                <w:b/>
                <w:color w:val="auto"/>
                <w:sz w:val="20"/>
                <w:szCs w:val="24"/>
                <w:lang w:val="ru-RU"/>
              </w:rPr>
              <w:t xml:space="preserve"> |</w:t>
            </w:r>
            <w:r w:rsidRPr="00AD544E">
              <w:rPr>
                <w:b/>
                <w:color w:val="auto"/>
                <w:sz w:val="20"/>
                <w:szCs w:val="24"/>
                <w:lang w:val="ru-RU"/>
              </w:rPr>
              <w:t xml:space="preserve"> Эпоксиполиамидное (Финишное)</w:t>
            </w:r>
          </w:p>
        </w:tc>
        <w:tc>
          <w:tcPr>
            <w:tcW w:w="2157" w:type="dxa"/>
            <w:gridSpan w:val="3"/>
            <w:tcBorders>
              <w:top w:val="single" w:sz="12" w:space="0" w:color="auto"/>
              <w:bottom w:val="single" w:sz="12" w:space="0" w:color="auto"/>
              <w:right w:val="single" w:sz="12" w:space="0" w:color="auto"/>
            </w:tcBorders>
            <w:shd w:val="clear" w:color="auto" w:fill="000000"/>
            <w:vAlign w:val="center"/>
          </w:tcPr>
          <w:p w14:paraId="4C004421" w14:textId="77777777" w:rsidR="003E7A1A" w:rsidRPr="00A11843" w:rsidRDefault="003E7A1A" w:rsidP="003E7A1A">
            <w:pPr>
              <w:autoSpaceDE/>
              <w:autoSpaceDN/>
              <w:adjustRightInd/>
              <w:spacing w:before="0" w:line="240" w:lineRule="auto"/>
              <w:ind w:left="0"/>
              <w:jc w:val="center"/>
              <w:rPr>
                <w:b/>
                <w:color w:val="FFFFFF"/>
                <w:sz w:val="36"/>
                <w:szCs w:val="40"/>
              </w:rPr>
            </w:pPr>
            <w:r w:rsidRPr="00A11843">
              <w:rPr>
                <w:b/>
                <w:color w:val="FFFFFF"/>
                <w:sz w:val="36"/>
                <w:szCs w:val="40"/>
              </w:rPr>
              <w:t>2.12</w:t>
            </w:r>
          </w:p>
        </w:tc>
      </w:tr>
      <w:tr w:rsidR="003E7A1A" w:rsidRPr="00A11843" w14:paraId="59D40A82" w14:textId="77777777" w:rsidTr="00173385">
        <w:trPr>
          <w:gridAfter w:val="1"/>
          <w:wAfter w:w="7" w:type="dxa"/>
          <w:cantSplit/>
          <w:trHeight w:val="288"/>
          <w:jc w:val="center"/>
        </w:trPr>
        <w:tc>
          <w:tcPr>
            <w:tcW w:w="1350" w:type="dxa"/>
            <w:gridSpan w:val="2"/>
            <w:tcBorders>
              <w:top w:val="single" w:sz="12" w:space="0" w:color="auto"/>
            </w:tcBorders>
          </w:tcPr>
          <w:p w14:paraId="30794AD1" w14:textId="77777777" w:rsidR="003E7A1A" w:rsidRPr="004E6B3B" w:rsidRDefault="003E7A1A" w:rsidP="003E7A1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46" w:type="dxa"/>
            <w:gridSpan w:val="2"/>
            <w:tcBorders>
              <w:top w:val="single" w:sz="12" w:space="0" w:color="auto"/>
            </w:tcBorders>
          </w:tcPr>
          <w:p w14:paraId="6714A024" w14:textId="77777777" w:rsidR="00CA1A75" w:rsidRPr="008860EB" w:rsidRDefault="00CA1A75" w:rsidP="00CA1A75">
            <w:pPr>
              <w:autoSpaceDE/>
              <w:autoSpaceDN/>
              <w:adjustRightInd/>
              <w:spacing w:before="0" w:line="240" w:lineRule="auto"/>
              <w:ind w:left="-72"/>
              <w:rPr>
                <w:ins w:id="244" w:author="Kurmanov, Aidyn [STAMGazStroy LLP]" w:date="2025-12-10T13:34:00Z" w16du:dateUtc="2025-12-10T08:34:00Z"/>
                <w:b/>
                <w:bCs/>
                <w:color w:val="auto"/>
                <w:sz w:val="16"/>
                <w:szCs w:val="24"/>
                <w:lang w:val="ru-RU"/>
              </w:rPr>
            </w:pPr>
            <w:ins w:id="245" w:author="Kurmanov, Aidyn [STAMGazStroy LLP]" w:date="2025-12-10T13:34:00Z" w16du:dateUtc="2025-12-10T08:34:00Z">
              <w:r w:rsidRPr="008860EB">
                <w:rPr>
                  <w:b/>
                  <w:bCs/>
                  <w:color w:val="auto"/>
                  <w:sz w:val="16"/>
                  <w:szCs w:val="24"/>
                  <w:lang w:val="ru-RU"/>
                </w:rPr>
                <w:t xml:space="preserve">Углеродистая сталь: </w:t>
              </w:r>
            </w:ins>
          </w:p>
          <w:p w14:paraId="1D5063F1" w14:textId="77777777" w:rsidR="00CA1A75" w:rsidRDefault="00CA1A75" w:rsidP="00CA1A75">
            <w:pPr>
              <w:autoSpaceDE/>
              <w:autoSpaceDN/>
              <w:adjustRightInd/>
              <w:spacing w:before="0" w:line="240" w:lineRule="auto"/>
              <w:ind w:left="-72"/>
              <w:rPr>
                <w:ins w:id="246" w:author="Kurmanov, Aidyn [STAMGazStroy LLP]" w:date="2025-12-10T13:34:00Z" w16du:dateUtc="2025-12-10T08:34:00Z"/>
                <w:color w:val="auto"/>
                <w:sz w:val="16"/>
                <w:szCs w:val="24"/>
                <w:lang w:val="ru-RU"/>
              </w:rPr>
            </w:pPr>
            <w:ins w:id="247" w:author="Kurmanov, Aidyn [STAMGazStroy LLP]" w:date="2025-12-10T13:34:00Z" w16du:dateUtc="2025-12-10T08:34:00Z">
              <w:r w:rsidRPr="00E10EA3">
                <w:rPr>
                  <w:color w:val="auto"/>
                  <w:sz w:val="16"/>
                  <w:szCs w:val="24"/>
                </w:rPr>
                <w:t>SSPC</w:t>
              </w:r>
              <w:r w:rsidRPr="00064F9B">
                <w:rPr>
                  <w:color w:val="auto"/>
                  <w:sz w:val="16"/>
                  <w:szCs w:val="24"/>
                  <w:lang w:val="ru-RU"/>
                </w:rPr>
                <w:t>-</w:t>
              </w:r>
              <w:r w:rsidRPr="00E10EA3">
                <w:rPr>
                  <w:color w:val="auto"/>
                  <w:sz w:val="16"/>
                  <w:szCs w:val="24"/>
                </w:rPr>
                <w:t>SP</w:t>
              </w:r>
              <w:r w:rsidRPr="00064F9B">
                <w:rPr>
                  <w:color w:val="auto"/>
                  <w:sz w:val="16"/>
                  <w:szCs w:val="24"/>
                  <w:lang w:val="ru-RU"/>
                </w:rPr>
                <w:t>1/</w:t>
              </w:r>
              <w:r w:rsidRPr="00E10EA3">
                <w:rPr>
                  <w:color w:val="auto"/>
                  <w:sz w:val="16"/>
                  <w:szCs w:val="24"/>
                </w:rPr>
                <w:t>SP</w:t>
              </w:r>
              <w:r w:rsidRPr="00064F9B">
                <w:rPr>
                  <w:color w:val="auto"/>
                  <w:sz w:val="16"/>
                  <w:szCs w:val="24"/>
                  <w:lang w:val="ru-RU"/>
                </w:rPr>
                <w:t>10 (</w:t>
              </w:r>
              <w:r w:rsidRPr="00E10EA3">
                <w:rPr>
                  <w:color w:val="auto"/>
                  <w:sz w:val="16"/>
                  <w:szCs w:val="24"/>
                </w:rPr>
                <w:t>NACE</w:t>
              </w:r>
              <w:r w:rsidRPr="00064F9B">
                <w:rPr>
                  <w:color w:val="auto"/>
                  <w:sz w:val="16"/>
                  <w:szCs w:val="24"/>
                  <w:lang w:val="ru-RU"/>
                </w:rPr>
                <w:t xml:space="preserve"> </w:t>
              </w:r>
              <w:r w:rsidRPr="00E10EA3">
                <w:rPr>
                  <w:color w:val="auto"/>
                  <w:sz w:val="16"/>
                  <w:szCs w:val="24"/>
                </w:rPr>
                <w:t>No</w:t>
              </w:r>
              <w:r w:rsidRPr="00064F9B">
                <w:rPr>
                  <w:color w:val="auto"/>
                  <w:sz w:val="16"/>
                  <w:szCs w:val="24"/>
                  <w:lang w:val="ru-RU"/>
                </w:rPr>
                <w:t>. 2) (</w:t>
              </w:r>
              <w:r w:rsidRPr="00E10EA3">
                <w:rPr>
                  <w:color w:val="auto"/>
                  <w:sz w:val="16"/>
                  <w:szCs w:val="24"/>
                </w:rPr>
                <w:t>SA</w:t>
              </w:r>
              <w:r w:rsidRPr="00064F9B">
                <w:rPr>
                  <w:color w:val="auto"/>
                  <w:sz w:val="16"/>
                  <w:szCs w:val="24"/>
                  <w:lang w:val="ru-RU"/>
                </w:rPr>
                <w:t xml:space="preserve"> 2.5). </w:t>
              </w:r>
            </w:ins>
          </w:p>
          <w:p w14:paraId="3016C661" w14:textId="77777777" w:rsidR="00CA1A75" w:rsidRDefault="00CA1A75" w:rsidP="00CA1A75">
            <w:pPr>
              <w:autoSpaceDE/>
              <w:autoSpaceDN/>
              <w:adjustRightInd/>
              <w:spacing w:before="0" w:line="240" w:lineRule="auto"/>
              <w:ind w:left="-72"/>
              <w:rPr>
                <w:ins w:id="248" w:author="Kurmanov, Aidyn [STAMGazStroy LLP]" w:date="2025-12-10T13:34:00Z" w16du:dateUtc="2025-12-10T08:34:00Z"/>
                <w:color w:val="auto"/>
                <w:sz w:val="16"/>
                <w:szCs w:val="24"/>
                <w:lang w:val="ru-RU"/>
              </w:rPr>
            </w:pPr>
            <w:ins w:id="249" w:author="Kurmanov, Aidyn [STAMGazStroy LLP]" w:date="2025-12-10T13:34:00Z" w16du:dateUtc="2025-12-10T08:34:00Z">
              <w:r>
                <w:rPr>
                  <w:color w:val="auto"/>
                  <w:sz w:val="16"/>
                  <w:szCs w:val="24"/>
                  <w:lang w:val="ru-RU"/>
                </w:rPr>
                <w:t>Абразивоструйная</w:t>
              </w:r>
              <w:r w:rsidRPr="004F4A48">
                <w:rPr>
                  <w:color w:val="auto"/>
                  <w:sz w:val="16"/>
                  <w:szCs w:val="24"/>
                  <w:lang w:val="ru-RU"/>
                </w:rPr>
                <w:t xml:space="preserve"> </w:t>
              </w:r>
              <w:r w:rsidRPr="00B50E8C">
                <w:rPr>
                  <w:color w:val="auto"/>
                  <w:sz w:val="16"/>
                  <w:szCs w:val="24"/>
                  <w:lang w:val="ru-RU"/>
                </w:rPr>
                <w:t>очистка</w:t>
              </w:r>
              <w:r>
                <w:rPr>
                  <w:color w:val="auto"/>
                  <w:sz w:val="16"/>
                  <w:szCs w:val="24"/>
                  <w:lang w:val="ru-RU"/>
                </w:rPr>
                <w:t xml:space="preserve"> </w:t>
              </w:r>
              <w:r w:rsidRPr="009B1CE0">
                <w:rPr>
                  <w:color w:val="auto"/>
                  <w:sz w:val="16"/>
                  <w:szCs w:val="24"/>
                  <w:lang w:val="ru-RU"/>
                </w:rPr>
                <w:t>до почти белого металла</w:t>
              </w:r>
              <w:r w:rsidRPr="00B05997">
                <w:rPr>
                  <w:color w:val="auto"/>
                  <w:sz w:val="16"/>
                  <w:szCs w:val="24"/>
                  <w:lang w:val="ru-RU"/>
                </w:rPr>
                <w:t xml:space="preserve">. </w:t>
              </w:r>
            </w:ins>
          </w:p>
          <w:p w14:paraId="74C5490F" w14:textId="77777777" w:rsidR="00CA1A75" w:rsidRDefault="00CA1A75" w:rsidP="00CA1A75">
            <w:pPr>
              <w:autoSpaceDE/>
              <w:autoSpaceDN/>
              <w:adjustRightInd/>
              <w:spacing w:before="0" w:line="240" w:lineRule="auto"/>
              <w:ind w:left="-72"/>
              <w:rPr>
                <w:ins w:id="250" w:author="Kurmanov, Aidyn [STAMGazStroy LLP]" w:date="2025-12-10T13:34:00Z" w16du:dateUtc="2025-12-10T08:34:00Z"/>
                <w:color w:val="auto"/>
                <w:sz w:val="16"/>
                <w:szCs w:val="24"/>
                <w:lang w:val="ru-RU"/>
              </w:rPr>
            </w:pPr>
          </w:p>
          <w:p w14:paraId="4F90ABC6" w14:textId="77777777" w:rsidR="00CA1A75" w:rsidRDefault="00CA1A75" w:rsidP="00CA1A75">
            <w:pPr>
              <w:autoSpaceDE/>
              <w:autoSpaceDN/>
              <w:adjustRightInd/>
              <w:spacing w:before="0" w:line="240" w:lineRule="auto"/>
              <w:ind w:left="-72"/>
              <w:rPr>
                <w:ins w:id="251" w:author="Kurmanov, Aidyn [STAMGazStroy LLP]" w:date="2025-12-10T13:34:00Z" w16du:dateUtc="2025-12-10T08:34:00Z"/>
                <w:color w:val="auto"/>
                <w:sz w:val="16"/>
                <w:szCs w:val="24"/>
                <w:lang w:val="ru-RU"/>
              </w:rPr>
            </w:pPr>
            <w:ins w:id="252" w:author="Kurmanov, Aidyn [STAMGazStroy LLP]" w:date="2025-12-10T13:34:00Z" w16du:dateUtc="2025-12-10T08:34:00Z">
              <w:r w:rsidRPr="008860EB">
                <w:rPr>
                  <w:b/>
                  <w:bCs/>
                  <w:color w:val="auto"/>
                  <w:sz w:val="16"/>
                  <w:szCs w:val="24"/>
                  <w:lang w:val="ru-RU"/>
                </w:rPr>
                <w:t>Нержавеющая</w:t>
              </w:r>
              <w:r w:rsidRPr="00064F9B">
                <w:rPr>
                  <w:b/>
                  <w:bCs/>
                  <w:color w:val="auto"/>
                  <w:sz w:val="16"/>
                  <w:szCs w:val="24"/>
                  <w:lang w:val="ru-RU"/>
                </w:rPr>
                <w:t xml:space="preserve"> </w:t>
              </w:r>
              <w:r w:rsidRPr="008860EB">
                <w:rPr>
                  <w:b/>
                  <w:bCs/>
                  <w:color w:val="auto"/>
                  <w:sz w:val="16"/>
                  <w:szCs w:val="24"/>
                  <w:lang w:val="ru-RU"/>
                </w:rPr>
                <w:t>сталь</w:t>
              </w:r>
              <w:r w:rsidRPr="00064F9B">
                <w:rPr>
                  <w:b/>
                  <w:bCs/>
                  <w:color w:val="auto"/>
                  <w:sz w:val="16"/>
                  <w:szCs w:val="24"/>
                  <w:lang w:val="ru-RU"/>
                </w:rPr>
                <w:t>:</w:t>
              </w:r>
            </w:ins>
          </w:p>
          <w:p w14:paraId="7C1AB759" w14:textId="77777777" w:rsidR="00CA1A75" w:rsidRDefault="00CA1A75" w:rsidP="00CA1A75">
            <w:pPr>
              <w:autoSpaceDE/>
              <w:autoSpaceDN/>
              <w:adjustRightInd/>
              <w:spacing w:before="0" w:line="240" w:lineRule="auto"/>
              <w:ind w:left="-72"/>
              <w:rPr>
                <w:ins w:id="253" w:author="Kurmanov, Aidyn [STAMGazStroy LLP]" w:date="2025-12-10T13:34:00Z" w16du:dateUtc="2025-12-10T08:34:00Z"/>
                <w:color w:val="auto"/>
                <w:sz w:val="16"/>
                <w:szCs w:val="24"/>
                <w:lang w:val="ru-RU"/>
              </w:rPr>
            </w:pPr>
            <w:ins w:id="254" w:author="Kurmanov, Aidyn [STAMGazStroy LLP]" w:date="2025-12-10T13:34:00Z" w16du:dateUtc="2025-12-10T08:34:00Z">
              <w:r w:rsidRPr="00E10EA3">
                <w:rPr>
                  <w:color w:val="auto"/>
                  <w:sz w:val="16"/>
                  <w:szCs w:val="24"/>
                </w:rPr>
                <w:t>SSPC</w:t>
              </w:r>
              <w:r w:rsidRPr="006B6C90">
                <w:rPr>
                  <w:color w:val="auto"/>
                  <w:sz w:val="16"/>
                  <w:szCs w:val="24"/>
                  <w:lang w:val="ru-RU"/>
                </w:rPr>
                <w:t>-</w:t>
              </w:r>
              <w:r>
                <w:rPr>
                  <w:color w:val="auto"/>
                  <w:sz w:val="16"/>
                  <w:szCs w:val="24"/>
                </w:rPr>
                <w:t>SP</w:t>
              </w:r>
              <w:r w:rsidRPr="00511726">
                <w:rPr>
                  <w:color w:val="auto"/>
                  <w:sz w:val="16"/>
                  <w:szCs w:val="24"/>
                  <w:lang w:val="ru-RU"/>
                </w:rPr>
                <w:t>1/</w:t>
              </w:r>
              <w:r w:rsidRPr="00E10EA3">
                <w:rPr>
                  <w:color w:val="auto"/>
                  <w:sz w:val="16"/>
                  <w:szCs w:val="24"/>
                </w:rPr>
                <w:t>SP</w:t>
              </w:r>
              <w:r w:rsidRPr="006B6C90">
                <w:rPr>
                  <w:color w:val="auto"/>
                  <w:sz w:val="16"/>
                  <w:szCs w:val="24"/>
                  <w:lang w:val="ru-RU"/>
                </w:rPr>
                <w:t>16</w:t>
              </w:r>
              <w:r>
                <w:rPr>
                  <w:color w:val="auto"/>
                  <w:sz w:val="16"/>
                  <w:szCs w:val="24"/>
                  <w:lang w:val="ru-RU"/>
                </w:rPr>
                <w:t xml:space="preserve"> Поверхностная абразивоструйная очистка нержавеющей стали</w:t>
              </w:r>
              <w:r w:rsidRPr="006B6C90">
                <w:rPr>
                  <w:color w:val="auto"/>
                  <w:sz w:val="16"/>
                  <w:szCs w:val="24"/>
                  <w:lang w:val="ru-RU"/>
                </w:rPr>
                <w:t>.</w:t>
              </w:r>
            </w:ins>
          </w:p>
          <w:p w14:paraId="27F8CB2B" w14:textId="77777777" w:rsidR="00CA1A75" w:rsidRPr="00B50573" w:rsidRDefault="00CA1A75" w:rsidP="00CA1A75">
            <w:pPr>
              <w:autoSpaceDE/>
              <w:autoSpaceDN/>
              <w:adjustRightInd/>
              <w:spacing w:before="0" w:line="240" w:lineRule="auto"/>
              <w:ind w:left="-72"/>
              <w:rPr>
                <w:ins w:id="255" w:author="Kurmanov, Aidyn [STAMGazStroy LLP]" w:date="2025-12-10T13:34:00Z" w16du:dateUtc="2025-12-10T08:34:00Z"/>
                <w:color w:val="auto"/>
                <w:sz w:val="16"/>
                <w:szCs w:val="24"/>
                <w:lang w:val="ru-RU"/>
              </w:rPr>
            </w:pPr>
          </w:p>
          <w:p w14:paraId="6A24746C" w14:textId="0E96F196" w:rsidR="0091199F" w:rsidRPr="001410DE" w:rsidRDefault="00CA1A75" w:rsidP="0091199F">
            <w:pPr>
              <w:autoSpaceDE/>
              <w:autoSpaceDN/>
              <w:adjustRightInd/>
              <w:spacing w:before="0" w:line="240" w:lineRule="auto"/>
              <w:ind w:left="-72"/>
              <w:rPr>
                <w:del w:id="256" w:author="Kurmanov, Aidyn [STAMGazStroy LLP]" w:date="2025-12-10T13:34:00Z" w16du:dateUtc="2025-12-10T08:34:00Z"/>
                <w:sz w:val="16"/>
                <w:szCs w:val="18"/>
                <w:lang w:val="ru-RU"/>
              </w:rPr>
            </w:pPr>
            <w:ins w:id="257" w:author="Kurmanov, Aidyn [STAMGazStroy LLP]" w:date="2025-12-10T13:34:00Z" w16du:dateUtc="2025-12-10T08:34:00Z">
              <w:r w:rsidRPr="00E10EA3">
                <w:rPr>
                  <w:color w:val="auto"/>
                  <w:sz w:val="16"/>
                  <w:szCs w:val="24"/>
                </w:rPr>
                <w:t>SSPC</w:t>
              </w:r>
              <w:r w:rsidRPr="00051FB7">
                <w:rPr>
                  <w:color w:val="auto"/>
                  <w:sz w:val="16"/>
                  <w:szCs w:val="24"/>
                  <w:lang w:val="ru-RU"/>
                </w:rPr>
                <w:t>-</w:t>
              </w:r>
              <w:r w:rsidRPr="00E10EA3">
                <w:rPr>
                  <w:color w:val="auto"/>
                  <w:sz w:val="16"/>
                  <w:szCs w:val="24"/>
                </w:rPr>
                <w:t>SP</w:t>
              </w:r>
              <w:r w:rsidRPr="00051FB7">
                <w:rPr>
                  <w:color w:val="auto"/>
                  <w:sz w:val="16"/>
                  <w:szCs w:val="24"/>
                  <w:lang w:val="ru-RU"/>
                </w:rPr>
                <w:t>1/</w:t>
              </w:r>
              <w:r w:rsidRPr="00E10EA3">
                <w:rPr>
                  <w:color w:val="auto"/>
                  <w:sz w:val="16"/>
                  <w:szCs w:val="24"/>
                </w:rPr>
                <w:t>SP</w:t>
              </w:r>
              <w:r w:rsidRPr="00051FB7">
                <w:rPr>
                  <w:color w:val="auto"/>
                  <w:sz w:val="16"/>
                  <w:szCs w:val="24"/>
                  <w:lang w:val="ru-RU"/>
                </w:rPr>
                <w:t>11</w:t>
              </w:r>
              <w:r w:rsidRPr="006B6C90">
                <w:rPr>
                  <w:color w:val="auto"/>
                  <w:sz w:val="16"/>
                  <w:szCs w:val="24"/>
                  <w:lang w:val="ru-RU"/>
                </w:rPr>
                <w:t xml:space="preserve"> Механическая очистка до чистого металла</w:t>
              </w:r>
              <w:r>
                <w:rPr>
                  <w:sz w:val="16"/>
                  <w:szCs w:val="18"/>
                  <w:lang w:val="ru-RU"/>
                </w:rPr>
                <w:t xml:space="preserve">, </w:t>
              </w:r>
              <w:r w:rsidRPr="001410DE">
                <w:rPr>
                  <w:sz w:val="16"/>
                  <w:szCs w:val="16"/>
                  <w:lang w:val="ru-RU"/>
                </w:rPr>
                <w:t>подходит для ремонта</w:t>
              </w:r>
              <w:r w:rsidRPr="001410DE">
                <w:rPr>
                  <w:lang w:val="ru-RU"/>
                </w:rPr>
                <w:t xml:space="preserve"> </w:t>
              </w:r>
              <w:r w:rsidRPr="001410DE">
                <w:rPr>
                  <w:sz w:val="16"/>
                  <w:szCs w:val="16"/>
                  <w:lang w:val="ru-RU"/>
                </w:rPr>
                <w:t>небольших участков</w:t>
              </w:r>
            </w:ins>
            <w:del w:id="258" w:author="Kurmanov, Aidyn [STAMGazStroy LLP]" w:date="2025-12-10T13:34:00Z" w16du:dateUtc="2025-12-10T08:34:00Z">
              <w:r w:rsidR="0091199F" w:rsidRPr="001410DE" w:rsidDel="00CA1A75">
                <w:rPr>
                  <w:sz w:val="16"/>
                  <w:szCs w:val="18"/>
                </w:rPr>
                <w:delText>SSPC</w:delText>
              </w:r>
              <w:r w:rsidR="0091199F" w:rsidRPr="001410DE" w:rsidDel="00CA1A75">
                <w:rPr>
                  <w:sz w:val="16"/>
                  <w:szCs w:val="18"/>
                  <w:lang w:val="ru-RU"/>
                </w:rPr>
                <w:delText>-</w:delText>
              </w:r>
              <w:r w:rsidR="0091199F" w:rsidRPr="001410DE" w:rsidDel="00CA1A75">
                <w:rPr>
                  <w:sz w:val="16"/>
                  <w:szCs w:val="18"/>
                </w:rPr>
                <w:delText>SP</w:delText>
              </w:r>
              <w:r w:rsidR="0091199F" w:rsidRPr="001410DE" w:rsidDel="00CA1A75">
                <w:rPr>
                  <w:sz w:val="16"/>
                  <w:szCs w:val="18"/>
                  <w:lang w:val="ru-RU"/>
                </w:rPr>
                <w:delText>1/</w:delText>
              </w:r>
              <w:r w:rsidR="0091199F" w:rsidRPr="001410DE" w:rsidDel="00CA1A75">
                <w:rPr>
                  <w:sz w:val="16"/>
                  <w:szCs w:val="18"/>
                </w:rPr>
                <w:delText>SP</w:delText>
              </w:r>
              <w:r w:rsidR="0091199F" w:rsidRPr="001410DE" w:rsidDel="00CA1A75">
                <w:rPr>
                  <w:sz w:val="16"/>
                  <w:szCs w:val="18"/>
                  <w:lang w:val="ru-RU"/>
                </w:rPr>
                <w:delText>7 (</w:delText>
              </w:r>
              <w:r w:rsidR="0091199F" w:rsidRPr="001410DE" w:rsidDel="00CA1A75">
                <w:rPr>
                  <w:sz w:val="16"/>
                  <w:szCs w:val="18"/>
                </w:rPr>
                <w:delText>NACENo</w:delText>
              </w:r>
              <w:r w:rsidR="0091199F" w:rsidRPr="001410DE" w:rsidDel="00CA1A75">
                <w:rPr>
                  <w:sz w:val="16"/>
                  <w:szCs w:val="18"/>
                  <w:lang w:val="ru-RU"/>
                </w:rPr>
                <w:delText xml:space="preserve">. 4) </w:delText>
              </w:r>
            </w:del>
          </w:p>
          <w:p w14:paraId="1D4D43BF" w14:textId="6507E90C" w:rsidR="0091199F" w:rsidRPr="001410DE" w:rsidRDefault="0091199F" w:rsidP="0091199F">
            <w:pPr>
              <w:autoSpaceDE/>
              <w:autoSpaceDN/>
              <w:adjustRightInd/>
              <w:spacing w:before="0" w:line="240" w:lineRule="auto"/>
              <w:ind w:left="-72"/>
              <w:rPr>
                <w:del w:id="259" w:author="Kurmanov, Aidyn [STAMGazStroy LLP]" w:date="2025-12-10T13:34:00Z" w16du:dateUtc="2025-12-10T08:34:00Z"/>
                <w:sz w:val="16"/>
                <w:szCs w:val="18"/>
                <w:lang w:val="ru-RU"/>
              </w:rPr>
            </w:pPr>
            <w:del w:id="260" w:author="Kurmanov, Aidyn [STAMGazStroy LLP]" w:date="2025-12-10T13:34:00Z" w16du:dateUtc="2025-12-10T08:34:00Z">
              <w:r w:rsidRPr="001410DE">
                <w:rPr>
                  <w:rFonts w:hint="eastAsia"/>
                  <w:sz w:val="16"/>
                  <w:szCs w:val="18"/>
                  <w:lang w:val="ru-RU"/>
                </w:rPr>
                <w:delText>Поверхностная</w:delText>
              </w:r>
              <w:r w:rsidRPr="001410DE">
                <w:rPr>
                  <w:sz w:val="16"/>
                  <w:szCs w:val="18"/>
                  <w:lang w:val="ru-RU"/>
                </w:rPr>
                <w:delText xml:space="preserve"> </w:delText>
              </w:r>
              <w:r w:rsidR="004B5C7C" w:rsidRPr="001410DE">
                <w:rPr>
                  <w:sz w:val="16"/>
                  <w:szCs w:val="18"/>
                  <w:lang w:val="ru-RU"/>
                </w:rPr>
                <w:delText>Абразивоструйная</w:delText>
              </w:r>
              <w:r w:rsidRPr="001410DE">
                <w:rPr>
                  <w:sz w:val="16"/>
                  <w:szCs w:val="18"/>
                  <w:lang w:val="ru-RU"/>
                </w:rPr>
                <w:delText xml:space="preserve"> </w:delText>
              </w:r>
              <w:r w:rsidRPr="001410DE">
                <w:rPr>
                  <w:rFonts w:hint="eastAsia"/>
                  <w:sz w:val="16"/>
                  <w:szCs w:val="18"/>
                  <w:lang w:val="ru-RU"/>
                </w:rPr>
                <w:delText>очистка</w:delText>
              </w:r>
            </w:del>
          </w:p>
          <w:p w14:paraId="6D5AE910" w14:textId="3532D3E4" w:rsidR="0091199F" w:rsidRPr="001410DE" w:rsidRDefault="0091199F" w:rsidP="0091199F">
            <w:pPr>
              <w:autoSpaceDE/>
              <w:autoSpaceDN/>
              <w:adjustRightInd/>
              <w:spacing w:before="0" w:line="240" w:lineRule="auto"/>
              <w:ind w:left="-72"/>
              <w:rPr>
                <w:del w:id="261" w:author="Kurmanov, Aidyn [STAMGazStroy LLP]" w:date="2025-12-10T13:34:00Z" w16du:dateUtc="2025-12-10T08:34:00Z"/>
                <w:sz w:val="16"/>
                <w:szCs w:val="18"/>
                <w:lang w:val="ru-RU"/>
              </w:rPr>
            </w:pPr>
            <w:del w:id="262" w:author="Kurmanov, Aidyn [STAMGazStroy LLP]" w:date="2025-12-10T13:34:00Z" w16du:dateUtc="2025-12-10T08:34:00Z">
              <w:r w:rsidRPr="001410DE">
                <w:rPr>
                  <w:sz w:val="16"/>
                  <w:szCs w:val="18"/>
                </w:rPr>
                <w:delText>SSPC</w:delText>
              </w:r>
              <w:r w:rsidRPr="001410DE">
                <w:rPr>
                  <w:sz w:val="16"/>
                  <w:szCs w:val="18"/>
                  <w:lang w:val="ru-RU"/>
                </w:rPr>
                <w:delText>-</w:delText>
              </w:r>
              <w:r w:rsidRPr="001410DE">
                <w:rPr>
                  <w:sz w:val="16"/>
                  <w:szCs w:val="18"/>
                </w:rPr>
                <w:delText>SP</w:delText>
              </w:r>
              <w:r w:rsidRPr="001410DE">
                <w:rPr>
                  <w:sz w:val="16"/>
                  <w:szCs w:val="18"/>
                  <w:lang w:val="ru-RU"/>
                </w:rPr>
                <w:delText>1/</w:delText>
              </w:r>
              <w:r w:rsidRPr="001410DE">
                <w:rPr>
                  <w:sz w:val="16"/>
                  <w:szCs w:val="18"/>
                </w:rPr>
                <w:delText>SP</w:delText>
              </w:r>
              <w:r w:rsidRPr="001410DE">
                <w:rPr>
                  <w:sz w:val="16"/>
                  <w:szCs w:val="18"/>
                  <w:lang w:val="ru-RU"/>
                </w:rPr>
                <w:delText xml:space="preserve">3 </w:delText>
              </w:r>
              <w:r w:rsidRPr="001410DE">
                <w:rPr>
                  <w:rFonts w:hint="eastAsia"/>
                  <w:sz w:val="16"/>
                  <w:szCs w:val="18"/>
                  <w:lang w:val="ru-RU"/>
                </w:rPr>
                <w:delText>Механическая</w:delText>
              </w:r>
              <w:r w:rsidRPr="001410DE">
                <w:rPr>
                  <w:sz w:val="16"/>
                  <w:szCs w:val="18"/>
                  <w:lang w:val="ru-RU"/>
                </w:rPr>
                <w:delText xml:space="preserve"> </w:delText>
              </w:r>
              <w:r w:rsidRPr="001410DE">
                <w:rPr>
                  <w:rFonts w:hint="eastAsia"/>
                  <w:sz w:val="16"/>
                  <w:szCs w:val="18"/>
                  <w:lang w:val="ru-RU"/>
                </w:rPr>
                <w:delText>очистка</w:delText>
              </w:r>
              <w:r w:rsidRPr="001410DE">
                <w:rPr>
                  <w:sz w:val="16"/>
                  <w:szCs w:val="18"/>
                  <w:lang w:val="ru-RU"/>
                </w:rPr>
                <w:delText>.</w:delText>
              </w:r>
            </w:del>
          </w:p>
          <w:p w14:paraId="3837FFC1" w14:textId="6723E4FD" w:rsidR="003E7A1A" w:rsidRPr="00175D6E" w:rsidRDefault="0091199F" w:rsidP="0091199F">
            <w:pPr>
              <w:autoSpaceDE/>
              <w:autoSpaceDN/>
              <w:adjustRightInd/>
              <w:spacing w:before="0" w:line="240" w:lineRule="auto"/>
              <w:ind w:left="-72"/>
              <w:rPr>
                <w:sz w:val="16"/>
                <w:szCs w:val="18"/>
                <w:lang w:val="ru-RU"/>
              </w:rPr>
            </w:pPr>
            <w:del w:id="263" w:author="Kurmanov, Aidyn [STAMGazStroy LLP]" w:date="2025-12-10T13:34:00Z" w16du:dateUtc="2025-12-10T08:34:00Z">
              <w:r w:rsidRPr="001410DE">
                <w:rPr>
                  <w:sz w:val="16"/>
                  <w:szCs w:val="18"/>
                </w:rPr>
                <w:delText>SP</w:delText>
              </w:r>
              <w:r w:rsidRPr="001410DE">
                <w:rPr>
                  <w:sz w:val="16"/>
                  <w:szCs w:val="18"/>
                  <w:lang w:val="ru-RU"/>
                </w:rPr>
                <w:delText xml:space="preserve">-3 </w:delText>
              </w:r>
              <w:r w:rsidRPr="001410DE">
                <w:rPr>
                  <w:rFonts w:hint="eastAsia"/>
                  <w:sz w:val="16"/>
                  <w:szCs w:val="18"/>
                  <w:lang w:val="ru-RU"/>
                </w:rPr>
                <w:delText>используется</w:delText>
              </w:r>
              <w:r w:rsidRPr="001410DE">
                <w:rPr>
                  <w:sz w:val="16"/>
                  <w:szCs w:val="18"/>
                  <w:lang w:val="ru-RU"/>
                </w:rPr>
                <w:delText xml:space="preserve"> </w:delText>
              </w:r>
              <w:r w:rsidRPr="001410DE">
                <w:rPr>
                  <w:rFonts w:hint="eastAsia"/>
                  <w:sz w:val="16"/>
                  <w:szCs w:val="18"/>
                  <w:lang w:val="ru-RU"/>
                </w:rPr>
                <w:delText>только</w:delText>
              </w:r>
              <w:r w:rsidRPr="001410DE">
                <w:rPr>
                  <w:sz w:val="16"/>
                  <w:szCs w:val="18"/>
                  <w:lang w:val="ru-RU"/>
                </w:rPr>
                <w:delText xml:space="preserve"> </w:delText>
              </w:r>
              <w:r w:rsidRPr="001410DE">
                <w:rPr>
                  <w:rFonts w:hint="eastAsia"/>
                  <w:sz w:val="16"/>
                  <w:szCs w:val="18"/>
                  <w:lang w:val="ru-RU"/>
                </w:rPr>
                <w:delText>для</w:delText>
              </w:r>
              <w:r w:rsidRPr="001410DE">
                <w:rPr>
                  <w:sz w:val="16"/>
                  <w:szCs w:val="18"/>
                  <w:lang w:val="ru-RU"/>
                </w:rPr>
                <w:delText xml:space="preserve"> </w:delText>
              </w:r>
              <w:r w:rsidRPr="001410DE">
                <w:rPr>
                  <w:rFonts w:hint="eastAsia"/>
                  <w:sz w:val="16"/>
                  <w:szCs w:val="18"/>
                  <w:lang w:val="ru-RU"/>
                </w:rPr>
                <w:delText>небольших</w:delText>
              </w:r>
              <w:r w:rsidRPr="001410DE">
                <w:rPr>
                  <w:sz w:val="16"/>
                  <w:szCs w:val="18"/>
                  <w:lang w:val="ru-RU"/>
                </w:rPr>
                <w:delText xml:space="preserve"> </w:delText>
              </w:r>
              <w:r w:rsidRPr="001410DE">
                <w:rPr>
                  <w:rFonts w:hint="eastAsia"/>
                  <w:sz w:val="16"/>
                  <w:szCs w:val="18"/>
                  <w:lang w:val="ru-RU"/>
                </w:rPr>
                <w:delText>участков</w:delText>
              </w:r>
            </w:del>
            <w:r w:rsidRPr="001410DE">
              <w:rPr>
                <w:sz w:val="16"/>
                <w:szCs w:val="18"/>
                <w:lang w:val="ru-RU"/>
              </w:rPr>
              <w:t>.</w:t>
            </w:r>
          </w:p>
        </w:tc>
        <w:tc>
          <w:tcPr>
            <w:tcW w:w="990" w:type="dxa"/>
            <w:tcBorders>
              <w:top w:val="single" w:sz="12" w:space="0" w:color="auto"/>
            </w:tcBorders>
          </w:tcPr>
          <w:p w14:paraId="575B620F" w14:textId="77777777" w:rsidR="003E7A1A" w:rsidRPr="00A24069" w:rsidRDefault="003E7A1A" w:rsidP="003E7A1A">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821" w:type="dxa"/>
            <w:gridSpan w:val="3"/>
            <w:vMerge w:val="restart"/>
            <w:tcBorders>
              <w:top w:val="single" w:sz="12" w:space="0" w:color="auto"/>
            </w:tcBorders>
          </w:tcPr>
          <w:p w14:paraId="67CDB635" w14:textId="77777777" w:rsidR="003E7A1A" w:rsidRPr="0005732F" w:rsidRDefault="003E7A1A" w:rsidP="003E7A1A">
            <w:pPr>
              <w:autoSpaceDE/>
              <w:autoSpaceDN/>
              <w:adjustRightInd/>
              <w:spacing w:before="0" w:line="240" w:lineRule="auto"/>
              <w:ind w:left="-72"/>
              <w:rPr>
                <w:color w:val="auto"/>
                <w:sz w:val="16"/>
                <w:szCs w:val="16"/>
              </w:rPr>
            </w:pPr>
            <w:r w:rsidRPr="004E6B3B">
              <w:rPr>
                <w:color w:val="auto"/>
                <w:sz w:val="16"/>
                <w:szCs w:val="24"/>
                <w:lang w:val="ru-RU"/>
              </w:rPr>
              <w:t>Применяется данная система.</w:t>
            </w:r>
          </w:p>
        </w:tc>
      </w:tr>
      <w:tr w:rsidR="003E7A1A" w:rsidRPr="00AB0391" w14:paraId="4E30F07F" w14:textId="77777777" w:rsidTr="00173385">
        <w:trPr>
          <w:gridAfter w:val="1"/>
          <w:wAfter w:w="7" w:type="dxa"/>
          <w:cantSplit/>
          <w:trHeight w:val="288"/>
          <w:jc w:val="center"/>
        </w:trPr>
        <w:tc>
          <w:tcPr>
            <w:tcW w:w="1350" w:type="dxa"/>
            <w:gridSpan w:val="2"/>
          </w:tcPr>
          <w:p w14:paraId="36A415B6" w14:textId="77777777" w:rsidR="003E7A1A" w:rsidRPr="004E6B3B" w:rsidRDefault="003E7A1A" w:rsidP="003E7A1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46" w:type="dxa"/>
            <w:gridSpan w:val="2"/>
          </w:tcPr>
          <w:p w14:paraId="4FE1C3F4" w14:textId="77777777" w:rsidR="003E7A1A" w:rsidRPr="00D750DA" w:rsidRDefault="00224632" w:rsidP="003E7A1A">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23274381" w14:textId="77777777" w:rsidR="003E7A1A" w:rsidRPr="00D750DA" w:rsidRDefault="003E7A1A" w:rsidP="003E7A1A">
            <w:pPr>
              <w:autoSpaceDE/>
              <w:autoSpaceDN/>
              <w:adjustRightInd/>
              <w:spacing w:before="0" w:line="240" w:lineRule="auto"/>
              <w:ind w:left="-72"/>
              <w:rPr>
                <w:sz w:val="16"/>
                <w:szCs w:val="18"/>
                <w:lang w:val="ru-RU"/>
              </w:rPr>
            </w:pPr>
          </w:p>
        </w:tc>
        <w:tc>
          <w:tcPr>
            <w:tcW w:w="3821" w:type="dxa"/>
            <w:gridSpan w:val="3"/>
            <w:vMerge/>
            <w:vAlign w:val="center"/>
          </w:tcPr>
          <w:p w14:paraId="345579DD" w14:textId="77777777" w:rsidR="003E7A1A" w:rsidRPr="00D750DA" w:rsidRDefault="003E7A1A" w:rsidP="003E7A1A">
            <w:pPr>
              <w:rPr>
                <w:lang w:val="ru-RU"/>
              </w:rPr>
            </w:pPr>
          </w:p>
        </w:tc>
      </w:tr>
      <w:tr w:rsidR="003E7A1A" w:rsidRPr="00AB0391" w14:paraId="3484BE6C" w14:textId="77777777" w:rsidTr="00173385">
        <w:trPr>
          <w:gridAfter w:val="1"/>
          <w:wAfter w:w="7" w:type="dxa"/>
          <w:cantSplit/>
          <w:trHeight w:val="288"/>
          <w:jc w:val="center"/>
        </w:trPr>
        <w:tc>
          <w:tcPr>
            <w:tcW w:w="1350" w:type="dxa"/>
            <w:gridSpan w:val="2"/>
            <w:tcBorders>
              <w:bottom w:val="single" w:sz="12" w:space="0" w:color="auto"/>
            </w:tcBorders>
          </w:tcPr>
          <w:p w14:paraId="4687107A" w14:textId="77777777" w:rsidR="003E7A1A" w:rsidRPr="004E6B3B" w:rsidRDefault="003E7A1A" w:rsidP="003E7A1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46" w:type="dxa"/>
            <w:gridSpan w:val="2"/>
            <w:tcBorders>
              <w:bottom w:val="single" w:sz="12" w:space="0" w:color="auto"/>
            </w:tcBorders>
          </w:tcPr>
          <w:p w14:paraId="468FF814" w14:textId="77777777" w:rsidR="003E7A1A" w:rsidRPr="00D750DA" w:rsidRDefault="00686FC0" w:rsidP="003E7A1A">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1C2CF65A" w14:textId="77777777" w:rsidR="003E7A1A" w:rsidRPr="00D750DA" w:rsidRDefault="003E7A1A" w:rsidP="003E7A1A">
            <w:pPr>
              <w:autoSpaceDE/>
              <w:autoSpaceDN/>
              <w:adjustRightInd/>
              <w:spacing w:before="0" w:line="240" w:lineRule="auto"/>
              <w:ind w:left="-72"/>
              <w:rPr>
                <w:sz w:val="16"/>
                <w:szCs w:val="18"/>
                <w:lang w:val="ru-RU"/>
              </w:rPr>
            </w:pPr>
          </w:p>
        </w:tc>
        <w:tc>
          <w:tcPr>
            <w:tcW w:w="3821" w:type="dxa"/>
            <w:gridSpan w:val="3"/>
            <w:vMerge/>
            <w:tcBorders>
              <w:bottom w:val="single" w:sz="12" w:space="0" w:color="auto"/>
            </w:tcBorders>
            <w:vAlign w:val="center"/>
          </w:tcPr>
          <w:p w14:paraId="03F3A16E" w14:textId="77777777" w:rsidR="003E7A1A" w:rsidRPr="00D750DA" w:rsidRDefault="003E7A1A" w:rsidP="003E7A1A">
            <w:pPr>
              <w:rPr>
                <w:lang w:val="ru-RU"/>
              </w:rPr>
            </w:pPr>
          </w:p>
        </w:tc>
      </w:tr>
      <w:tr w:rsidR="003E7A1A" w:rsidRPr="00A11843" w14:paraId="5289E41F"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6389F752" w14:textId="77777777" w:rsidR="003E7A1A" w:rsidRPr="00AD544E" w:rsidRDefault="003E7A1A" w:rsidP="003E7A1A">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08" w:type="dxa"/>
            <w:tcBorders>
              <w:top w:val="single" w:sz="12" w:space="0" w:color="auto"/>
              <w:bottom w:val="single" w:sz="12" w:space="0" w:color="auto"/>
            </w:tcBorders>
            <w:shd w:val="clear" w:color="auto" w:fill="000000"/>
            <w:vAlign w:val="center"/>
          </w:tcPr>
          <w:p w14:paraId="3EE1E692" w14:textId="77777777" w:rsidR="003E7A1A" w:rsidRPr="00AD544E" w:rsidRDefault="003E7A1A" w:rsidP="003E7A1A">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61" w:type="dxa"/>
            <w:gridSpan w:val="2"/>
            <w:tcBorders>
              <w:top w:val="single" w:sz="12" w:space="0" w:color="auto"/>
              <w:bottom w:val="single" w:sz="12" w:space="0" w:color="auto"/>
            </w:tcBorders>
            <w:shd w:val="clear" w:color="auto" w:fill="000000"/>
            <w:vAlign w:val="center"/>
          </w:tcPr>
          <w:p w14:paraId="7B574A73" w14:textId="77777777" w:rsidR="003E7A1A" w:rsidRPr="00AD544E" w:rsidRDefault="003E7A1A" w:rsidP="003E7A1A">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816" w:type="dxa"/>
            <w:tcBorders>
              <w:top w:val="single" w:sz="12" w:space="0" w:color="auto"/>
              <w:bottom w:val="single" w:sz="12" w:space="0" w:color="auto"/>
            </w:tcBorders>
            <w:shd w:val="clear" w:color="auto" w:fill="000000"/>
            <w:vAlign w:val="center"/>
          </w:tcPr>
          <w:p w14:paraId="5ED00EB1" w14:textId="77777777" w:rsidR="003E7A1A" w:rsidRPr="00AD544E" w:rsidRDefault="003E7A1A" w:rsidP="003E7A1A">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ЛОС (г/л)</w:t>
            </w:r>
          </w:p>
        </w:tc>
        <w:tc>
          <w:tcPr>
            <w:tcW w:w="1341" w:type="dxa"/>
            <w:gridSpan w:val="2"/>
            <w:tcBorders>
              <w:top w:val="single" w:sz="12" w:space="0" w:color="auto"/>
              <w:bottom w:val="single" w:sz="12" w:space="0" w:color="auto"/>
              <w:right w:val="single" w:sz="12" w:space="0" w:color="auto"/>
            </w:tcBorders>
            <w:shd w:val="clear" w:color="auto" w:fill="000000"/>
            <w:vAlign w:val="center"/>
          </w:tcPr>
          <w:p w14:paraId="6ED0924F" w14:textId="77777777" w:rsidR="003E7A1A" w:rsidRPr="00AD544E" w:rsidRDefault="003E7A1A" w:rsidP="003E7A1A">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686FC0" w:rsidRPr="00A11843" w14:paraId="038D10EF" w14:textId="77777777" w:rsidTr="00F029EB">
        <w:trPr>
          <w:trHeight w:val="288"/>
          <w:jc w:val="center"/>
        </w:trPr>
        <w:tc>
          <w:tcPr>
            <w:tcW w:w="2288" w:type="dxa"/>
            <w:gridSpan w:val="3"/>
            <w:vAlign w:val="center"/>
          </w:tcPr>
          <w:p w14:paraId="0F016A2F" w14:textId="77777777" w:rsidR="00686FC0" w:rsidRPr="003023B7" w:rsidRDefault="00686FC0" w:rsidP="003E7A1A">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808" w:type="dxa"/>
            <w:vAlign w:val="center"/>
          </w:tcPr>
          <w:p w14:paraId="44533649" w14:textId="77777777" w:rsidR="00686FC0" w:rsidRPr="00A11843" w:rsidRDefault="00686FC0" w:rsidP="003E7A1A">
            <w:pPr>
              <w:autoSpaceDE/>
              <w:autoSpaceDN/>
              <w:adjustRightInd/>
              <w:spacing w:before="0" w:line="240" w:lineRule="auto"/>
              <w:ind w:left="0"/>
              <w:rPr>
                <w:sz w:val="16"/>
                <w:szCs w:val="16"/>
              </w:rPr>
            </w:pPr>
            <w:r w:rsidRPr="00A11843">
              <w:rPr>
                <w:sz w:val="16"/>
                <w:szCs w:val="16"/>
              </w:rPr>
              <w:t>Carboline</w:t>
            </w:r>
          </w:p>
        </w:tc>
        <w:tc>
          <w:tcPr>
            <w:tcW w:w="2661" w:type="dxa"/>
            <w:gridSpan w:val="2"/>
            <w:vAlign w:val="center"/>
          </w:tcPr>
          <w:p w14:paraId="4756649D" w14:textId="77777777" w:rsidR="00686FC0" w:rsidRPr="00C02DAD" w:rsidRDefault="00686FC0" w:rsidP="003E7A1A">
            <w:pPr>
              <w:autoSpaceDE/>
              <w:autoSpaceDN/>
              <w:adjustRightInd/>
              <w:spacing w:before="0" w:line="240" w:lineRule="auto"/>
              <w:ind w:left="0"/>
              <w:rPr>
                <w:sz w:val="16"/>
                <w:szCs w:val="16"/>
              </w:rPr>
            </w:pPr>
            <w:r w:rsidRPr="00C02DAD">
              <w:rPr>
                <w:sz w:val="16"/>
                <w:szCs w:val="16"/>
              </w:rPr>
              <w:t xml:space="preserve">Carbomastic15 or </w:t>
            </w:r>
            <w:proofErr w:type="spellStart"/>
            <w:r w:rsidRPr="00C02DAD">
              <w:rPr>
                <w:sz w:val="16"/>
                <w:szCs w:val="16"/>
              </w:rPr>
              <w:t>Carboguard</w:t>
            </w:r>
            <w:proofErr w:type="spellEnd"/>
            <w:r w:rsidRPr="00C02DAD">
              <w:rPr>
                <w:sz w:val="16"/>
                <w:szCs w:val="16"/>
              </w:rPr>
              <w:t xml:space="preserve"> 890 series</w:t>
            </w:r>
          </w:p>
        </w:tc>
        <w:tc>
          <w:tcPr>
            <w:tcW w:w="816" w:type="dxa"/>
            <w:vAlign w:val="center"/>
          </w:tcPr>
          <w:p w14:paraId="585EA98F" w14:textId="77777777" w:rsidR="00686FC0" w:rsidRDefault="00686FC0" w:rsidP="00686FC0">
            <w:pPr>
              <w:autoSpaceDE/>
              <w:autoSpaceDN/>
              <w:adjustRightInd/>
              <w:spacing w:before="0" w:line="240" w:lineRule="auto"/>
              <w:ind w:left="0"/>
              <w:jc w:val="center"/>
              <w:rPr>
                <w:sz w:val="16"/>
                <w:szCs w:val="16"/>
              </w:rPr>
            </w:pPr>
            <w:r w:rsidRPr="00A11843">
              <w:rPr>
                <w:sz w:val="16"/>
                <w:szCs w:val="16"/>
                <w:lang w:val="ru-RU"/>
              </w:rPr>
              <w:t>88</w:t>
            </w:r>
          </w:p>
          <w:p w14:paraId="429BBA93" w14:textId="7E10D666" w:rsidR="00686FC0" w:rsidRPr="00A11843" w:rsidRDefault="00686FC0" w:rsidP="003E7A1A">
            <w:pPr>
              <w:autoSpaceDE/>
              <w:autoSpaceDN/>
              <w:adjustRightInd/>
              <w:spacing w:before="0" w:line="240" w:lineRule="auto"/>
              <w:ind w:left="0"/>
              <w:jc w:val="center"/>
              <w:rPr>
                <w:sz w:val="16"/>
                <w:szCs w:val="16"/>
                <w:lang w:val="ru-RU"/>
              </w:rPr>
            </w:pPr>
            <w:r>
              <w:rPr>
                <w:sz w:val="16"/>
                <w:szCs w:val="16"/>
              </w:rPr>
              <w:t>100</w:t>
            </w:r>
            <w:r w:rsidRPr="00A11843">
              <w:rPr>
                <w:sz w:val="16"/>
                <w:szCs w:val="16"/>
                <w:lang w:val="ru-RU"/>
              </w:rPr>
              <w:t>-214</w:t>
            </w:r>
          </w:p>
        </w:tc>
        <w:tc>
          <w:tcPr>
            <w:tcW w:w="1341" w:type="dxa"/>
            <w:gridSpan w:val="2"/>
            <w:vAlign w:val="center"/>
          </w:tcPr>
          <w:p w14:paraId="6B517B42" w14:textId="77777777" w:rsidR="00686FC0" w:rsidRDefault="00686FC0" w:rsidP="00686FC0">
            <w:pPr>
              <w:autoSpaceDE/>
              <w:autoSpaceDN/>
              <w:adjustRightInd/>
              <w:spacing w:before="0" w:line="240" w:lineRule="auto"/>
              <w:ind w:left="72"/>
              <w:rPr>
                <w:sz w:val="16"/>
                <w:szCs w:val="16"/>
              </w:rPr>
            </w:pPr>
            <w:r>
              <w:rPr>
                <w:sz w:val="16"/>
                <w:szCs w:val="16"/>
              </w:rPr>
              <w:t>177</w:t>
            </w:r>
            <w:r w:rsidRPr="00A11843">
              <w:rPr>
                <w:sz w:val="16"/>
                <w:szCs w:val="16"/>
              </w:rPr>
              <w:t>°C (</w:t>
            </w:r>
            <w:r>
              <w:rPr>
                <w:sz w:val="16"/>
                <w:szCs w:val="16"/>
              </w:rPr>
              <w:t>350</w:t>
            </w:r>
            <w:r w:rsidRPr="00A11843">
              <w:rPr>
                <w:sz w:val="16"/>
                <w:szCs w:val="16"/>
              </w:rPr>
              <w:t>°F)</w:t>
            </w:r>
          </w:p>
          <w:p w14:paraId="2FF2755C" w14:textId="77777777" w:rsidR="00686FC0" w:rsidRPr="00A11843" w:rsidRDefault="00686FC0" w:rsidP="003E7A1A">
            <w:pPr>
              <w:autoSpaceDE/>
              <w:autoSpaceDN/>
              <w:adjustRightInd/>
              <w:spacing w:before="0" w:line="240" w:lineRule="auto"/>
              <w:ind w:left="72"/>
              <w:rPr>
                <w:sz w:val="16"/>
                <w:szCs w:val="16"/>
              </w:rPr>
            </w:pPr>
            <w:r w:rsidRPr="00A11843">
              <w:rPr>
                <w:sz w:val="16"/>
                <w:szCs w:val="16"/>
              </w:rPr>
              <w:t>121°C (250°F)</w:t>
            </w:r>
          </w:p>
        </w:tc>
      </w:tr>
      <w:tr w:rsidR="00B12D35" w:rsidRPr="00A11843" w14:paraId="3106886D" w14:textId="77777777" w:rsidTr="00F029EB">
        <w:trPr>
          <w:trHeight w:val="288"/>
          <w:jc w:val="center"/>
        </w:trPr>
        <w:tc>
          <w:tcPr>
            <w:tcW w:w="2288" w:type="dxa"/>
            <w:gridSpan w:val="3"/>
            <w:vAlign w:val="center"/>
          </w:tcPr>
          <w:p w14:paraId="310B4B5F" w14:textId="77777777" w:rsidR="00B12D35" w:rsidRPr="003023B7" w:rsidRDefault="00B12D35" w:rsidP="00B12D35">
            <w:pPr>
              <w:autoSpaceDE/>
              <w:autoSpaceDN/>
              <w:adjustRightInd/>
              <w:spacing w:before="0" w:line="240" w:lineRule="auto"/>
              <w:ind w:left="0"/>
              <w:rPr>
                <w:b/>
                <w:color w:val="auto"/>
                <w:sz w:val="16"/>
                <w:szCs w:val="24"/>
                <w:lang w:val="ru-RU"/>
              </w:rPr>
            </w:pPr>
          </w:p>
        </w:tc>
        <w:tc>
          <w:tcPr>
            <w:tcW w:w="2808" w:type="dxa"/>
            <w:vAlign w:val="center"/>
          </w:tcPr>
          <w:p w14:paraId="195753C8" w14:textId="1ECF455E" w:rsidR="00B12D35" w:rsidRPr="00A11843" w:rsidRDefault="00B12D35" w:rsidP="00B12D35">
            <w:pPr>
              <w:autoSpaceDE/>
              <w:autoSpaceDN/>
              <w:adjustRightInd/>
              <w:spacing w:before="0" w:line="240" w:lineRule="auto"/>
              <w:ind w:left="0"/>
              <w:rPr>
                <w:sz w:val="16"/>
                <w:szCs w:val="16"/>
              </w:rPr>
            </w:pPr>
            <w:proofErr w:type="spellStart"/>
            <w:r w:rsidRPr="00B12D35">
              <w:rPr>
                <w:sz w:val="16"/>
                <w:szCs w:val="16"/>
              </w:rPr>
              <w:t>Corrocoat</w:t>
            </w:r>
            <w:proofErr w:type="spellEnd"/>
          </w:p>
        </w:tc>
        <w:tc>
          <w:tcPr>
            <w:tcW w:w="2661" w:type="dxa"/>
            <w:gridSpan w:val="2"/>
            <w:vAlign w:val="center"/>
          </w:tcPr>
          <w:p w14:paraId="4635D215" w14:textId="10A4F2C1" w:rsidR="00B12D35" w:rsidRPr="00C02DAD" w:rsidRDefault="00B12D35" w:rsidP="00B12D35">
            <w:pPr>
              <w:autoSpaceDE/>
              <w:autoSpaceDN/>
              <w:adjustRightInd/>
              <w:spacing w:before="0" w:line="240" w:lineRule="auto"/>
              <w:ind w:left="0"/>
              <w:rPr>
                <w:sz w:val="16"/>
                <w:szCs w:val="16"/>
              </w:rPr>
            </w:pPr>
            <w:proofErr w:type="spellStart"/>
            <w:r w:rsidRPr="00C02DAD">
              <w:rPr>
                <w:sz w:val="16"/>
                <w:szCs w:val="16"/>
              </w:rPr>
              <w:t>Polyglass</w:t>
            </w:r>
            <w:proofErr w:type="spellEnd"/>
            <w:r w:rsidRPr="00C02DAD">
              <w:rPr>
                <w:sz w:val="16"/>
                <w:szCs w:val="16"/>
              </w:rPr>
              <w:t xml:space="preserve"> </w:t>
            </w:r>
            <w:proofErr w:type="spellStart"/>
            <w:r w:rsidRPr="00C02DAD">
              <w:rPr>
                <w:sz w:val="16"/>
                <w:szCs w:val="16"/>
              </w:rPr>
              <w:t>Zipcoat</w:t>
            </w:r>
            <w:proofErr w:type="spellEnd"/>
            <w:r w:rsidRPr="00C02DAD">
              <w:rPr>
                <w:sz w:val="16"/>
                <w:szCs w:val="16"/>
              </w:rPr>
              <w:t xml:space="preserve"> Polyester</w:t>
            </w:r>
          </w:p>
        </w:tc>
        <w:tc>
          <w:tcPr>
            <w:tcW w:w="816" w:type="dxa"/>
            <w:vAlign w:val="center"/>
          </w:tcPr>
          <w:p w14:paraId="19C952D6" w14:textId="23019428" w:rsidR="00B12D35" w:rsidRPr="00B12D35" w:rsidRDefault="00B12D35" w:rsidP="00B12D35">
            <w:pPr>
              <w:autoSpaceDE/>
              <w:autoSpaceDN/>
              <w:adjustRightInd/>
              <w:spacing w:before="0" w:line="240" w:lineRule="auto"/>
              <w:ind w:left="0"/>
              <w:jc w:val="center"/>
              <w:rPr>
                <w:sz w:val="16"/>
                <w:szCs w:val="16"/>
              </w:rPr>
            </w:pPr>
            <w:r w:rsidRPr="00B12D35">
              <w:rPr>
                <w:sz w:val="16"/>
                <w:szCs w:val="16"/>
              </w:rPr>
              <w:t>47</w:t>
            </w:r>
          </w:p>
        </w:tc>
        <w:tc>
          <w:tcPr>
            <w:tcW w:w="1341" w:type="dxa"/>
            <w:gridSpan w:val="2"/>
            <w:vAlign w:val="center"/>
          </w:tcPr>
          <w:p w14:paraId="5B7BA219" w14:textId="0E9D854C" w:rsidR="00B12D35" w:rsidRPr="00A11843" w:rsidRDefault="00B12D35" w:rsidP="00B12D35">
            <w:pPr>
              <w:autoSpaceDE/>
              <w:autoSpaceDN/>
              <w:adjustRightInd/>
              <w:spacing w:before="0" w:line="240" w:lineRule="auto"/>
              <w:ind w:left="72"/>
              <w:rPr>
                <w:sz w:val="16"/>
                <w:szCs w:val="16"/>
              </w:rPr>
            </w:pPr>
            <w:r w:rsidRPr="00B12D35">
              <w:rPr>
                <w:sz w:val="16"/>
                <w:szCs w:val="16"/>
              </w:rPr>
              <w:t>194˚F (90˚C)</w:t>
            </w:r>
          </w:p>
        </w:tc>
      </w:tr>
      <w:tr w:rsidR="003E7A1A" w:rsidRPr="00A11843" w14:paraId="61F75AF0" w14:textId="77777777" w:rsidTr="00F029EB">
        <w:trPr>
          <w:trHeight w:val="288"/>
          <w:jc w:val="center"/>
        </w:trPr>
        <w:tc>
          <w:tcPr>
            <w:tcW w:w="2288" w:type="dxa"/>
            <w:gridSpan w:val="3"/>
            <w:vAlign w:val="center"/>
          </w:tcPr>
          <w:p w14:paraId="55CF5160" w14:textId="77777777" w:rsidR="003E7A1A" w:rsidRPr="003023B7" w:rsidRDefault="003E7A1A" w:rsidP="003E7A1A">
            <w:pPr>
              <w:autoSpaceDE/>
              <w:autoSpaceDN/>
              <w:adjustRightInd/>
              <w:spacing w:before="0" w:line="240" w:lineRule="auto"/>
              <w:ind w:left="0"/>
              <w:rPr>
                <w:b/>
                <w:color w:val="auto"/>
                <w:sz w:val="16"/>
                <w:szCs w:val="24"/>
                <w:lang w:val="ru-RU"/>
              </w:rPr>
            </w:pPr>
            <w:r w:rsidRPr="003023B7">
              <w:rPr>
                <w:b/>
                <w:color w:val="auto"/>
                <w:sz w:val="16"/>
                <w:szCs w:val="24"/>
                <w:lang w:val="ru-RU"/>
              </w:rPr>
              <w:t>Эпоксидная мастика -</w:t>
            </w:r>
          </w:p>
        </w:tc>
        <w:tc>
          <w:tcPr>
            <w:tcW w:w="2808" w:type="dxa"/>
            <w:vAlign w:val="center"/>
          </w:tcPr>
          <w:p w14:paraId="0D71C4B1" w14:textId="77777777" w:rsidR="003E7A1A" w:rsidRPr="00A11843" w:rsidRDefault="003E7A1A" w:rsidP="003E7A1A">
            <w:pPr>
              <w:autoSpaceDE/>
              <w:autoSpaceDN/>
              <w:adjustRightInd/>
              <w:spacing w:before="0" w:line="240" w:lineRule="auto"/>
              <w:ind w:left="0"/>
              <w:rPr>
                <w:sz w:val="16"/>
                <w:szCs w:val="16"/>
              </w:rPr>
            </w:pPr>
            <w:proofErr w:type="spellStart"/>
            <w:r w:rsidRPr="00A11843">
              <w:rPr>
                <w:sz w:val="16"/>
                <w:szCs w:val="16"/>
              </w:rPr>
              <w:t>Dampney</w:t>
            </w:r>
            <w:proofErr w:type="spellEnd"/>
          </w:p>
        </w:tc>
        <w:tc>
          <w:tcPr>
            <w:tcW w:w="2661" w:type="dxa"/>
            <w:gridSpan w:val="2"/>
            <w:vAlign w:val="center"/>
          </w:tcPr>
          <w:p w14:paraId="60937498" w14:textId="23C878AE" w:rsidR="00A726F6" w:rsidRPr="00C02DAD" w:rsidRDefault="00A726F6" w:rsidP="003E7A1A">
            <w:pPr>
              <w:autoSpaceDE/>
              <w:autoSpaceDN/>
              <w:adjustRightInd/>
              <w:spacing w:before="0" w:line="240" w:lineRule="auto"/>
              <w:ind w:left="0"/>
              <w:rPr>
                <w:sz w:val="16"/>
                <w:szCs w:val="16"/>
              </w:rPr>
            </w:pPr>
            <w:proofErr w:type="spellStart"/>
            <w:r w:rsidRPr="00C02DAD">
              <w:rPr>
                <w:sz w:val="16"/>
                <w:szCs w:val="16"/>
              </w:rPr>
              <w:t>Endcor</w:t>
            </w:r>
            <w:proofErr w:type="spellEnd"/>
            <w:r w:rsidRPr="00C02DAD">
              <w:rPr>
                <w:sz w:val="16"/>
                <w:szCs w:val="16"/>
              </w:rPr>
              <w:t xml:space="preserve"> 750C Series</w:t>
            </w:r>
          </w:p>
        </w:tc>
        <w:tc>
          <w:tcPr>
            <w:tcW w:w="816" w:type="dxa"/>
            <w:vAlign w:val="center"/>
          </w:tcPr>
          <w:p w14:paraId="13ECD133" w14:textId="77777777" w:rsidR="003E7A1A" w:rsidRPr="00A11843" w:rsidRDefault="003E7A1A" w:rsidP="003E7A1A">
            <w:pPr>
              <w:autoSpaceDE/>
              <w:autoSpaceDN/>
              <w:adjustRightInd/>
              <w:spacing w:before="0" w:line="240" w:lineRule="auto"/>
              <w:ind w:left="0"/>
              <w:jc w:val="center"/>
              <w:rPr>
                <w:sz w:val="16"/>
                <w:szCs w:val="16"/>
                <w:lang w:val="ru-RU"/>
              </w:rPr>
            </w:pPr>
            <w:r w:rsidRPr="00A11843">
              <w:rPr>
                <w:sz w:val="16"/>
                <w:szCs w:val="16"/>
                <w:lang w:val="ru-RU"/>
              </w:rPr>
              <w:t>95</w:t>
            </w:r>
          </w:p>
        </w:tc>
        <w:tc>
          <w:tcPr>
            <w:tcW w:w="1341" w:type="dxa"/>
            <w:gridSpan w:val="2"/>
            <w:vAlign w:val="center"/>
          </w:tcPr>
          <w:p w14:paraId="7F224D2B" w14:textId="77777777" w:rsidR="003E7A1A" w:rsidRPr="00A11843" w:rsidRDefault="003E7A1A" w:rsidP="003E7A1A">
            <w:pPr>
              <w:autoSpaceDE/>
              <w:autoSpaceDN/>
              <w:adjustRightInd/>
              <w:spacing w:before="0" w:line="240" w:lineRule="auto"/>
              <w:ind w:left="72"/>
              <w:rPr>
                <w:sz w:val="16"/>
                <w:szCs w:val="16"/>
              </w:rPr>
            </w:pPr>
            <w:r w:rsidRPr="00A11843">
              <w:rPr>
                <w:sz w:val="16"/>
                <w:szCs w:val="16"/>
              </w:rPr>
              <w:t>121°C (250°F)</w:t>
            </w:r>
          </w:p>
        </w:tc>
      </w:tr>
      <w:tr w:rsidR="003E7A1A" w:rsidRPr="00A11843" w14:paraId="30E472E8" w14:textId="77777777" w:rsidTr="00F029EB">
        <w:trPr>
          <w:trHeight w:val="359"/>
          <w:jc w:val="center"/>
        </w:trPr>
        <w:tc>
          <w:tcPr>
            <w:tcW w:w="2288" w:type="dxa"/>
            <w:gridSpan w:val="3"/>
            <w:vAlign w:val="center"/>
          </w:tcPr>
          <w:p w14:paraId="69688DD0" w14:textId="77777777" w:rsidR="003E7A1A" w:rsidRPr="00284516" w:rsidRDefault="00CF594D" w:rsidP="003E7A1A">
            <w:pPr>
              <w:autoSpaceDE/>
              <w:autoSpaceDN/>
              <w:adjustRightInd/>
              <w:spacing w:before="0" w:line="240" w:lineRule="auto"/>
              <w:ind w:left="0"/>
              <w:rPr>
                <w:b/>
                <w:color w:val="auto"/>
                <w:sz w:val="16"/>
                <w:szCs w:val="24"/>
                <w:lang w:val="ru-RU"/>
              </w:rPr>
            </w:pPr>
            <w:r w:rsidRPr="00284516">
              <w:rPr>
                <w:b/>
                <w:color w:val="auto"/>
                <w:sz w:val="16"/>
                <w:szCs w:val="24"/>
                <w:lang w:val="ru-RU"/>
              </w:rPr>
              <w:t>Т</w:t>
            </w:r>
            <w:r w:rsidR="003E7A1A" w:rsidRPr="00284516">
              <w:rPr>
                <w:b/>
                <w:color w:val="auto"/>
                <w:sz w:val="16"/>
                <w:szCs w:val="24"/>
                <w:lang w:val="ru-RU"/>
              </w:rPr>
              <w:t>олерантная</w:t>
            </w:r>
            <w:r w:rsidRPr="00284516">
              <w:rPr>
                <w:b/>
                <w:color w:val="auto"/>
                <w:sz w:val="16"/>
                <w:szCs w:val="24"/>
                <w:lang w:val="ru-RU"/>
              </w:rPr>
              <w:t xml:space="preserve"> к поверхности</w:t>
            </w:r>
          </w:p>
        </w:tc>
        <w:tc>
          <w:tcPr>
            <w:tcW w:w="2808" w:type="dxa"/>
            <w:vAlign w:val="center"/>
          </w:tcPr>
          <w:p w14:paraId="6B156297" w14:textId="77777777" w:rsidR="003E7A1A" w:rsidRPr="00A11843" w:rsidRDefault="003E7A1A" w:rsidP="003E7A1A">
            <w:pPr>
              <w:autoSpaceDE/>
              <w:autoSpaceDN/>
              <w:adjustRightInd/>
              <w:spacing w:before="0" w:line="240" w:lineRule="auto"/>
              <w:ind w:left="0"/>
              <w:rPr>
                <w:sz w:val="16"/>
                <w:szCs w:val="16"/>
              </w:rPr>
            </w:pPr>
            <w:r w:rsidRPr="00A11843">
              <w:rPr>
                <w:sz w:val="16"/>
                <w:szCs w:val="16"/>
              </w:rPr>
              <w:t>Hempel Coatings (USA), Inc.</w:t>
            </w:r>
          </w:p>
        </w:tc>
        <w:tc>
          <w:tcPr>
            <w:tcW w:w="2661" w:type="dxa"/>
            <w:gridSpan w:val="2"/>
            <w:vAlign w:val="center"/>
          </w:tcPr>
          <w:p w14:paraId="21C3F61E" w14:textId="77777777" w:rsidR="003E7A1A" w:rsidRPr="00C02DAD" w:rsidRDefault="003E7A1A" w:rsidP="00686FC0">
            <w:pPr>
              <w:autoSpaceDE/>
              <w:autoSpaceDN/>
              <w:adjustRightInd/>
              <w:spacing w:before="0" w:line="240" w:lineRule="auto"/>
              <w:ind w:left="0"/>
              <w:rPr>
                <w:sz w:val="16"/>
                <w:szCs w:val="16"/>
              </w:rPr>
            </w:pPr>
            <w:proofErr w:type="spellStart"/>
            <w:r w:rsidRPr="00C02DAD">
              <w:rPr>
                <w:sz w:val="16"/>
                <w:szCs w:val="16"/>
              </w:rPr>
              <w:t>Hempadur</w:t>
            </w:r>
            <w:proofErr w:type="spellEnd"/>
            <w:r w:rsidRPr="00C02DAD">
              <w:rPr>
                <w:sz w:val="16"/>
                <w:szCs w:val="16"/>
              </w:rPr>
              <w:t xml:space="preserve"> 4588 Series</w:t>
            </w:r>
          </w:p>
          <w:p w14:paraId="2E7428A0" w14:textId="63BF2EEF" w:rsidR="00CD3887" w:rsidRPr="00C02DAD" w:rsidRDefault="00340E2F" w:rsidP="00686FC0">
            <w:pPr>
              <w:autoSpaceDE/>
              <w:autoSpaceDN/>
              <w:adjustRightInd/>
              <w:spacing w:before="0" w:line="240" w:lineRule="auto"/>
              <w:ind w:left="0"/>
              <w:rPr>
                <w:sz w:val="16"/>
                <w:szCs w:val="16"/>
              </w:rPr>
            </w:pPr>
            <w:proofErr w:type="spellStart"/>
            <w:r w:rsidRPr="00C02DAD">
              <w:rPr>
                <w:sz w:val="16"/>
                <w:szCs w:val="16"/>
              </w:rPr>
              <w:t>Hempaprime</w:t>
            </w:r>
            <w:proofErr w:type="spellEnd"/>
            <w:r w:rsidRPr="00C02DAD">
              <w:rPr>
                <w:sz w:val="16"/>
                <w:szCs w:val="16"/>
              </w:rPr>
              <w:t xml:space="preserve"> Multi 500</w:t>
            </w:r>
          </w:p>
        </w:tc>
        <w:tc>
          <w:tcPr>
            <w:tcW w:w="816" w:type="dxa"/>
            <w:vAlign w:val="center"/>
          </w:tcPr>
          <w:p w14:paraId="1D394892" w14:textId="77777777" w:rsidR="003E7A1A" w:rsidRDefault="003E7A1A" w:rsidP="003E7A1A">
            <w:pPr>
              <w:autoSpaceDE/>
              <w:autoSpaceDN/>
              <w:adjustRightInd/>
              <w:spacing w:before="0" w:line="240" w:lineRule="auto"/>
              <w:ind w:left="0"/>
              <w:jc w:val="center"/>
              <w:rPr>
                <w:sz w:val="16"/>
                <w:szCs w:val="16"/>
              </w:rPr>
            </w:pPr>
            <w:r w:rsidRPr="00A11843">
              <w:rPr>
                <w:sz w:val="16"/>
                <w:szCs w:val="16"/>
                <w:lang w:val="ru-RU"/>
              </w:rPr>
              <w:t>220</w:t>
            </w:r>
          </w:p>
          <w:p w14:paraId="39476003" w14:textId="3E25A788" w:rsidR="00340E2F" w:rsidRPr="00340E2F" w:rsidRDefault="00340E2F" w:rsidP="003E7A1A">
            <w:pPr>
              <w:autoSpaceDE/>
              <w:autoSpaceDN/>
              <w:adjustRightInd/>
              <w:spacing w:before="0" w:line="240" w:lineRule="auto"/>
              <w:ind w:left="0"/>
              <w:jc w:val="center"/>
              <w:rPr>
                <w:sz w:val="16"/>
                <w:szCs w:val="16"/>
              </w:rPr>
            </w:pPr>
            <w:r>
              <w:rPr>
                <w:sz w:val="16"/>
                <w:szCs w:val="16"/>
              </w:rPr>
              <w:t>189-190</w:t>
            </w:r>
          </w:p>
        </w:tc>
        <w:tc>
          <w:tcPr>
            <w:tcW w:w="1341" w:type="dxa"/>
            <w:gridSpan w:val="2"/>
            <w:vAlign w:val="center"/>
          </w:tcPr>
          <w:p w14:paraId="023B1D6C" w14:textId="77777777" w:rsidR="003E7A1A" w:rsidRPr="00A11843" w:rsidRDefault="003E7A1A" w:rsidP="003E7A1A">
            <w:pPr>
              <w:autoSpaceDE/>
              <w:autoSpaceDN/>
              <w:adjustRightInd/>
              <w:spacing w:before="0" w:line="240" w:lineRule="auto"/>
              <w:ind w:left="72"/>
              <w:rPr>
                <w:sz w:val="16"/>
                <w:szCs w:val="16"/>
              </w:rPr>
            </w:pPr>
            <w:r w:rsidRPr="00A11843">
              <w:rPr>
                <w:sz w:val="16"/>
                <w:szCs w:val="16"/>
              </w:rPr>
              <w:t>121°C (250°F)</w:t>
            </w:r>
          </w:p>
        </w:tc>
      </w:tr>
      <w:tr w:rsidR="003E7A1A" w:rsidRPr="00A11843" w14:paraId="21DDC221" w14:textId="77777777" w:rsidTr="00F029EB">
        <w:trPr>
          <w:trHeight w:val="293"/>
          <w:jc w:val="center"/>
        </w:trPr>
        <w:tc>
          <w:tcPr>
            <w:tcW w:w="2288" w:type="dxa"/>
            <w:gridSpan w:val="3"/>
            <w:vMerge w:val="restart"/>
            <w:vAlign w:val="center"/>
          </w:tcPr>
          <w:p w14:paraId="4718EA60" w14:textId="77777777" w:rsidR="003E7A1A" w:rsidRPr="00D41158" w:rsidRDefault="00686FC0" w:rsidP="003E7A1A">
            <w:pPr>
              <w:autoSpaceDE/>
              <w:autoSpaceDN/>
              <w:adjustRightInd/>
              <w:spacing w:before="0" w:line="240" w:lineRule="auto"/>
              <w:ind w:left="0"/>
              <w:rPr>
                <w:b/>
                <w:color w:val="auto"/>
                <w:sz w:val="16"/>
                <w:szCs w:val="24"/>
                <w:lang w:val="ru-RU"/>
              </w:rPr>
            </w:pPr>
            <w:r>
              <w:rPr>
                <w:b/>
                <w:color w:val="auto"/>
                <w:sz w:val="16"/>
                <w:szCs w:val="24"/>
                <w:lang w:val="ru-RU"/>
              </w:rPr>
              <w:t xml:space="preserve">Поверхность и </w:t>
            </w:r>
            <w:r w:rsidR="003E7A1A">
              <w:rPr>
                <w:b/>
                <w:color w:val="auto"/>
                <w:sz w:val="16"/>
                <w:szCs w:val="24"/>
                <w:lang w:val="ru-RU"/>
              </w:rPr>
              <w:t>ТСП в соответствии с листом продукции производителя</w:t>
            </w:r>
          </w:p>
        </w:tc>
        <w:tc>
          <w:tcPr>
            <w:tcW w:w="2808" w:type="dxa"/>
          </w:tcPr>
          <w:p w14:paraId="21E44948" w14:textId="77777777" w:rsidR="003E7A1A" w:rsidRPr="00A11843" w:rsidRDefault="003E7A1A" w:rsidP="003E7A1A">
            <w:pPr>
              <w:autoSpaceDE/>
              <w:autoSpaceDN/>
              <w:adjustRightInd/>
              <w:spacing w:before="0" w:line="240" w:lineRule="auto"/>
              <w:ind w:left="0"/>
              <w:rPr>
                <w:sz w:val="16"/>
                <w:szCs w:val="16"/>
              </w:rPr>
            </w:pPr>
            <w:r w:rsidRPr="00A11843">
              <w:rPr>
                <w:sz w:val="16"/>
                <w:szCs w:val="16"/>
              </w:rPr>
              <w:t xml:space="preserve">International </w:t>
            </w:r>
          </w:p>
        </w:tc>
        <w:tc>
          <w:tcPr>
            <w:tcW w:w="2661" w:type="dxa"/>
            <w:gridSpan w:val="2"/>
          </w:tcPr>
          <w:p w14:paraId="4DDC11EB" w14:textId="3B3AB5E1" w:rsidR="003E7A1A" w:rsidRPr="00C02DAD" w:rsidRDefault="003E7A1A" w:rsidP="003E7A1A">
            <w:pPr>
              <w:autoSpaceDE/>
              <w:autoSpaceDN/>
              <w:adjustRightInd/>
              <w:spacing w:before="0" w:line="240" w:lineRule="auto"/>
              <w:ind w:left="0"/>
              <w:rPr>
                <w:sz w:val="16"/>
                <w:szCs w:val="16"/>
                <w:lang w:val="ru-RU"/>
              </w:rPr>
            </w:pPr>
            <w:proofErr w:type="spellStart"/>
            <w:r w:rsidRPr="00C02DAD">
              <w:rPr>
                <w:sz w:val="16"/>
                <w:szCs w:val="16"/>
              </w:rPr>
              <w:t>Interseal</w:t>
            </w:r>
            <w:proofErr w:type="spellEnd"/>
            <w:r w:rsidRPr="00C02DAD">
              <w:rPr>
                <w:sz w:val="16"/>
                <w:szCs w:val="16"/>
              </w:rPr>
              <w:t xml:space="preserve"> 670 HS</w:t>
            </w:r>
          </w:p>
        </w:tc>
        <w:tc>
          <w:tcPr>
            <w:tcW w:w="816" w:type="dxa"/>
          </w:tcPr>
          <w:p w14:paraId="0EA83825" w14:textId="77777777" w:rsidR="003E7A1A" w:rsidRPr="00A11843" w:rsidRDefault="003E7A1A" w:rsidP="003E7A1A">
            <w:pPr>
              <w:autoSpaceDE/>
              <w:autoSpaceDN/>
              <w:adjustRightInd/>
              <w:spacing w:before="0" w:line="240" w:lineRule="auto"/>
              <w:ind w:left="0"/>
              <w:jc w:val="center"/>
              <w:rPr>
                <w:sz w:val="16"/>
                <w:szCs w:val="16"/>
                <w:lang w:val="ru-RU"/>
              </w:rPr>
            </w:pPr>
            <w:r w:rsidRPr="00A11843">
              <w:rPr>
                <w:sz w:val="16"/>
                <w:szCs w:val="16"/>
                <w:lang w:val="ru-RU"/>
              </w:rPr>
              <w:t>240</w:t>
            </w:r>
          </w:p>
        </w:tc>
        <w:tc>
          <w:tcPr>
            <w:tcW w:w="1341" w:type="dxa"/>
            <w:gridSpan w:val="2"/>
          </w:tcPr>
          <w:p w14:paraId="667E99C3" w14:textId="77777777" w:rsidR="003E7A1A" w:rsidRPr="00A11843" w:rsidRDefault="003E7A1A" w:rsidP="003E7A1A">
            <w:pPr>
              <w:autoSpaceDE/>
              <w:autoSpaceDN/>
              <w:adjustRightInd/>
              <w:spacing w:before="0" w:line="240" w:lineRule="auto"/>
              <w:ind w:left="72"/>
              <w:rPr>
                <w:sz w:val="16"/>
                <w:szCs w:val="16"/>
              </w:rPr>
            </w:pPr>
            <w:r w:rsidRPr="00A11843">
              <w:rPr>
                <w:sz w:val="16"/>
                <w:szCs w:val="16"/>
              </w:rPr>
              <w:t>121°C (250°F)</w:t>
            </w:r>
          </w:p>
        </w:tc>
      </w:tr>
      <w:tr w:rsidR="003E7A1A" w:rsidRPr="00A11843" w14:paraId="0FB8BEC4" w14:textId="77777777" w:rsidTr="00F029EB">
        <w:trPr>
          <w:trHeight w:val="127"/>
          <w:jc w:val="center"/>
        </w:trPr>
        <w:tc>
          <w:tcPr>
            <w:tcW w:w="2288" w:type="dxa"/>
            <w:gridSpan w:val="3"/>
            <w:vMerge/>
            <w:vAlign w:val="center"/>
          </w:tcPr>
          <w:p w14:paraId="536D423B" w14:textId="77777777" w:rsidR="003E7A1A" w:rsidRPr="00A11843" w:rsidRDefault="003E7A1A" w:rsidP="003E7A1A">
            <w:pPr>
              <w:autoSpaceDE/>
              <w:autoSpaceDN/>
              <w:adjustRightInd/>
              <w:spacing w:before="0" w:line="240" w:lineRule="auto"/>
              <w:ind w:left="0"/>
              <w:rPr>
                <w:b/>
                <w:bCs/>
                <w:sz w:val="16"/>
                <w:szCs w:val="18"/>
              </w:rPr>
            </w:pPr>
          </w:p>
        </w:tc>
        <w:tc>
          <w:tcPr>
            <w:tcW w:w="2808" w:type="dxa"/>
            <w:vAlign w:val="center"/>
          </w:tcPr>
          <w:p w14:paraId="2192ADE6" w14:textId="77777777" w:rsidR="003E7A1A" w:rsidRPr="00A11843" w:rsidRDefault="003E7A1A" w:rsidP="003E7A1A">
            <w:pPr>
              <w:autoSpaceDE/>
              <w:autoSpaceDN/>
              <w:adjustRightInd/>
              <w:spacing w:before="0" w:line="240" w:lineRule="auto"/>
              <w:ind w:left="0"/>
              <w:rPr>
                <w:sz w:val="16"/>
                <w:szCs w:val="16"/>
              </w:rPr>
            </w:pPr>
            <w:r w:rsidRPr="00A11843">
              <w:rPr>
                <w:sz w:val="16"/>
                <w:szCs w:val="16"/>
              </w:rPr>
              <w:t>International Devoe</w:t>
            </w:r>
          </w:p>
        </w:tc>
        <w:tc>
          <w:tcPr>
            <w:tcW w:w="2661" w:type="dxa"/>
            <w:gridSpan w:val="2"/>
            <w:vAlign w:val="center"/>
          </w:tcPr>
          <w:p w14:paraId="13260994" w14:textId="77777777" w:rsidR="003E7A1A" w:rsidRPr="00C02DAD" w:rsidRDefault="003E7A1A" w:rsidP="003E7A1A">
            <w:pPr>
              <w:autoSpaceDE/>
              <w:autoSpaceDN/>
              <w:adjustRightInd/>
              <w:spacing w:before="0" w:line="240" w:lineRule="auto"/>
              <w:ind w:left="0"/>
              <w:rPr>
                <w:sz w:val="16"/>
                <w:szCs w:val="16"/>
              </w:rPr>
            </w:pPr>
            <w:r w:rsidRPr="00C02DAD">
              <w:rPr>
                <w:sz w:val="16"/>
                <w:szCs w:val="16"/>
              </w:rPr>
              <w:t>Devran 224 series</w:t>
            </w:r>
          </w:p>
        </w:tc>
        <w:tc>
          <w:tcPr>
            <w:tcW w:w="816" w:type="dxa"/>
            <w:vAlign w:val="center"/>
          </w:tcPr>
          <w:p w14:paraId="354A2F02" w14:textId="77777777" w:rsidR="003E7A1A" w:rsidRPr="00A11843" w:rsidRDefault="003E7A1A" w:rsidP="003E7A1A">
            <w:pPr>
              <w:autoSpaceDE/>
              <w:autoSpaceDN/>
              <w:adjustRightInd/>
              <w:spacing w:before="0" w:line="240" w:lineRule="auto"/>
              <w:ind w:left="0"/>
              <w:jc w:val="center"/>
              <w:rPr>
                <w:sz w:val="16"/>
                <w:szCs w:val="16"/>
                <w:lang w:val="ru-RU"/>
              </w:rPr>
            </w:pPr>
            <w:r w:rsidRPr="00A11843">
              <w:rPr>
                <w:sz w:val="16"/>
                <w:szCs w:val="16"/>
                <w:lang w:val="ru-RU"/>
              </w:rPr>
              <w:t>100-212</w:t>
            </w:r>
          </w:p>
        </w:tc>
        <w:tc>
          <w:tcPr>
            <w:tcW w:w="1341" w:type="dxa"/>
            <w:gridSpan w:val="2"/>
            <w:vAlign w:val="center"/>
          </w:tcPr>
          <w:p w14:paraId="79FA3B10" w14:textId="77777777" w:rsidR="003E7A1A" w:rsidRPr="00A11843" w:rsidRDefault="003E7A1A" w:rsidP="003E7A1A">
            <w:pPr>
              <w:autoSpaceDE/>
              <w:autoSpaceDN/>
              <w:adjustRightInd/>
              <w:spacing w:before="0" w:line="240" w:lineRule="auto"/>
              <w:ind w:left="72"/>
              <w:rPr>
                <w:sz w:val="16"/>
                <w:szCs w:val="16"/>
              </w:rPr>
            </w:pPr>
            <w:r w:rsidRPr="00A11843">
              <w:rPr>
                <w:sz w:val="16"/>
                <w:szCs w:val="16"/>
              </w:rPr>
              <w:t>121°C (250°F)</w:t>
            </w:r>
          </w:p>
        </w:tc>
      </w:tr>
      <w:tr w:rsidR="003E7A1A" w:rsidRPr="00A11843" w14:paraId="02C0AD94" w14:textId="77777777" w:rsidTr="00F029EB">
        <w:trPr>
          <w:trHeight w:val="288"/>
          <w:jc w:val="center"/>
        </w:trPr>
        <w:tc>
          <w:tcPr>
            <w:tcW w:w="2288" w:type="dxa"/>
            <w:gridSpan w:val="3"/>
            <w:vAlign w:val="center"/>
          </w:tcPr>
          <w:p w14:paraId="3D7B12AF" w14:textId="77777777" w:rsidR="003E7A1A" w:rsidRPr="00A11843" w:rsidRDefault="003E7A1A" w:rsidP="003E7A1A">
            <w:pPr>
              <w:autoSpaceDE/>
              <w:autoSpaceDN/>
              <w:adjustRightInd/>
              <w:spacing w:before="0" w:line="240" w:lineRule="auto"/>
              <w:ind w:left="0"/>
              <w:rPr>
                <w:b/>
                <w:bCs/>
                <w:sz w:val="16"/>
                <w:szCs w:val="18"/>
              </w:rPr>
            </w:pPr>
          </w:p>
        </w:tc>
        <w:tc>
          <w:tcPr>
            <w:tcW w:w="2808" w:type="dxa"/>
            <w:vAlign w:val="center"/>
          </w:tcPr>
          <w:p w14:paraId="3588A73B" w14:textId="77777777" w:rsidR="003E7A1A" w:rsidRPr="00A11843" w:rsidRDefault="003E7A1A" w:rsidP="003E7A1A">
            <w:pPr>
              <w:autoSpaceDE/>
              <w:autoSpaceDN/>
              <w:adjustRightInd/>
              <w:spacing w:before="0" w:line="240" w:lineRule="auto"/>
              <w:ind w:left="0"/>
              <w:rPr>
                <w:sz w:val="16"/>
                <w:szCs w:val="16"/>
              </w:rPr>
            </w:pPr>
            <w:r w:rsidRPr="00A11843">
              <w:rPr>
                <w:sz w:val="16"/>
                <w:szCs w:val="16"/>
              </w:rPr>
              <w:t>Jotun Paints</w:t>
            </w:r>
          </w:p>
        </w:tc>
        <w:tc>
          <w:tcPr>
            <w:tcW w:w="2661" w:type="dxa"/>
            <w:gridSpan w:val="2"/>
            <w:vAlign w:val="center"/>
          </w:tcPr>
          <w:p w14:paraId="0C9B7BD2" w14:textId="65BC3E04" w:rsidR="003E7A1A" w:rsidRPr="00C02DAD" w:rsidRDefault="003E7A1A" w:rsidP="003E7A1A">
            <w:pPr>
              <w:autoSpaceDE/>
              <w:autoSpaceDN/>
              <w:adjustRightInd/>
              <w:spacing w:before="0" w:line="240" w:lineRule="auto"/>
              <w:ind w:left="0"/>
              <w:rPr>
                <w:sz w:val="16"/>
                <w:szCs w:val="16"/>
              </w:rPr>
            </w:pPr>
            <w:proofErr w:type="spellStart"/>
            <w:r w:rsidRPr="00C02DAD">
              <w:rPr>
                <w:sz w:val="16"/>
                <w:szCs w:val="16"/>
              </w:rPr>
              <w:t>Jotamastic</w:t>
            </w:r>
            <w:proofErr w:type="spellEnd"/>
            <w:r w:rsidRPr="00C02DAD">
              <w:rPr>
                <w:sz w:val="16"/>
                <w:szCs w:val="16"/>
              </w:rPr>
              <w:t xml:space="preserve"> 80</w:t>
            </w:r>
            <w:r w:rsidR="001052DD" w:rsidRPr="00C02DAD">
              <w:rPr>
                <w:sz w:val="16"/>
                <w:szCs w:val="16"/>
              </w:rPr>
              <w:t xml:space="preserve"> series</w:t>
            </w:r>
          </w:p>
          <w:p w14:paraId="56844C3D" w14:textId="4940D6A7" w:rsidR="001052DD" w:rsidRPr="00C02DAD" w:rsidRDefault="001052DD" w:rsidP="003E7A1A">
            <w:pPr>
              <w:autoSpaceDE/>
              <w:autoSpaceDN/>
              <w:adjustRightInd/>
              <w:spacing w:before="0" w:line="240" w:lineRule="auto"/>
              <w:ind w:left="0"/>
              <w:rPr>
                <w:sz w:val="16"/>
                <w:szCs w:val="16"/>
              </w:rPr>
            </w:pPr>
            <w:proofErr w:type="spellStart"/>
            <w:r w:rsidRPr="00C02DAD">
              <w:rPr>
                <w:sz w:val="16"/>
                <w:szCs w:val="16"/>
              </w:rPr>
              <w:t>Jotamastic</w:t>
            </w:r>
            <w:proofErr w:type="spellEnd"/>
            <w:r w:rsidRPr="00C02DAD">
              <w:rPr>
                <w:sz w:val="16"/>
                <w:szCs w:val="16"/>
              </w:rPr>
              <w:t xml:space="preserve"> 90</w:t>
            </w:r>
          </w:p>
        </w:tc>
        <w:tc>
          <w:tcPr>
            <w:tcW w:w="816" w:type="dxa"/>
            <w:vAlign w:val="center"/>
          </w:tcPr>
          <w:p w14:paraId="3206BF50" w14:textId="77777777" w:rsidR="003E7A1A" w:rsidRDefault="003E7A1A" w:rsidP="003E7A1A">
            <w:pPr>
              <w:autoSpaceDE/>
              <w:autoSpaceDN/>
              <w:adjustRightInd/>
              <w:spacing w:before="0" w:line="240" w:lineRule="auto"/>
              <w:ind w:left="0"/>
              <w:jc w:val="center"/>
              <w:rPr>
                <w:sz w:val="16"/>
                <w:szCs w:val="16"/>
              </w:rPr>
            </w:pPr>
            <w:r w:rsidRPr="00A11843">
              <w:rPr>
                <w:sz w:val="16"/>
                <w:szCs w:val="16"/>
                <w:lang w:val="ru-RU"/>
              </w:rPr>
              <w:t>145</w:t>
            </w:r>
            <w:r w:rsidR="0058219D">
              <w:rPr>
                <w:sz w:val="16"/>
                <w:szCs w:val="16"/>
              </w:rPr>
              <w:t>-270</w:t>
            </w:r>
          </w:p>
          <w:p w14:paraId="2C6D96C7" w14:textId="2BE5CE70" w:rsidR="0058219D" w:rsidRPr="0058219D" w:rsidRDefault="0058219D" w:rsidP="003E7A1A">
            <w:pPr>
              <w:autoSpaceDE/>
              <w:autoSpaceDN/>
              <w:adjustRightInd/>
              <w:spacing w:before="0" w:line="240" w:lineRule="auto"/>
              <w:ind w:left="0"/>
              <w:jc w:val="center"/>
              <w:rPr>
                <w:sz w:val="16"/>
                <w:szCs w:val="16"/>
              </w:rPr>
            </w:pPr>
            <w:r>
              <w:rPr>
                <w:sz w:val="16"/>
                <w:szCs w:val="16"/>
              </w:rPr>
              <w:t>240-270</w:t>
            </w:r>
          </w:p>
        </w:tc>
        <w:tc>
          <w:tcPr>
            <w:tcW w:w="1341" w:type="dxa"/>
            <w:gridSpan w:val="2"/>
            <w:vAlign w:val="center"/>
          </w:tcPr>
          <w:p w14:paraId="033E293D" w14:textId="77777777" w:rsidR="003E7A1A" w:rsidRPr="00A11843" w:rsidRDefault="003E7A1A" w:rsidP="003E7A1A">
            <w:pPr>
              <w:autoSpaceDE/>
              <w:autoSpaceDN/>
              <w:adjustRightInd/>
              <w:spacing w:before="0" w:line="240" w:lineRule="auto"/>
              <w:ind w:left="72"/>
              <w:rPr>
                <w:sz w:val="16"/>
                <w:szCs w:val="16"/>
              </w:rPr>
            </w:pPr>
            <w:r w:rsidRPr="00A11843">
              <w:rPr>
                <w:sz w:val="16"/>
                <w:szCs w:val="16"/>
              </w:rPr>
              <w:t>121°C (250°F)</w:t>
            </w:r>
          </w:p>
        </w:tc>
      </w:tr>
      <w:tr w:rsidR="00686FC0" w:rsidRPr="00A11843" w14:paraId="689A33E9" w14:textId="77777777" w:rsidTr="00F029EB">
        <w:trPr>
          <w:trHeight w:val="288"/>
          <w:jc w:val="center"/>
        </w:trPr>
        <w:tc>
          <w:tcPr>
            <w:tcW w:w="2288" w:type="dxa"/>
            <w:gridSpan w:val="3"/>
            <w:vAlign w:val="center"/>
          </w:tcPr>
          <w:p w14:paraId="7B77563E" w14:textId="77777777" w:rsidR="00686FC0" w:rsidRPr="00A11843" w:rsidRDefault="00686FC0" w:rsidP="003E7A1A">
            <w:pPr>
              <w:autoSpaceDE/>
              <w:autoSpaceDN/>
              <w:adjustRightInd/>
              <w:spacing w:before="0" w:line="240" w:lineRule="auto"/>
              <w:ind w:left="0"/>
              <w:rPr>
                <w:b/>
                <w:bCs/>
                <w:sz w:val="16"/>
                <w:szCs w:val="18"/>
              </w:rPr>
            </w:pPr>
          </w:p>
        </w:tc>
        <w:tc>
          <w:tcPr>
            <w:tcW w:w="2808" w:type="dxa"/>
            <w:vAlign w:val="center"/>
          </w:tcPr>
          <w:p w14:paraId="2C3474DF" w14:textId="77777777" w:rsidR="00686FC0" w:rsidRPr="00A11843" w:rsidRDefault="00686FC0" w:rsidP="003E7A1A">
            <w:pPr>
              <w:autoSpaceDE/>
              <w:autoSpaceDN/>
              <w:adjustRightInd/>
              <w:spacing w:before="0" w:line="240" w:lineRule="auto"/>
              <w:ind w:left="0"/>
              <w:rPr>
                <w:sz w:val="16"/>
                <w:szCs w:val="16"/>
              </w:rPr>
            </w:pPr>
            <w:r w:rsidRPr="00A11843">
              <w:rPr>
                <w:sz w:val="16"/>
                <w:szCs w:val="16"/>
              </w:rPr>
              <w:t>PPG</w:t>
            </w:r>
          </w:p>
        </w:tc>
        <w:tc>
          <w:tcPr>
            <w:tcW w:w="2661" w:type="dxa"/>
            <w:gridSpan w:val="2"/>
            <w:vAlign w:val="center"/>
          </w:tcPr>
          <w:p w14:paraId="73745BA9" w14:textId="3F9C1B48" w:rsidR="00686FC0" w:rsidRPr="00C02DAD" w:rsidRDefault="00686FC0" w:rsidP="003E7A1A">
            <w:pPr>
              <w:autoSpaceDE/>
              <w:autoSpaceDN/>
              <w:adjustRightInd/>
              <w:spacing w:before="0" w:line="240" w:lineRule="auto"/>
              <w:ind w:left="0"/>
              <w:rPr>
                <w:sz w:val="16"/>
                <w:szCs w:val="16"/>
              </w:rPr>
            </w:pPr>
            <w:proofErr w:type="spellStart"/>
            <w:r w:rsidRPr="00C02DAD">
              <w:rPr>
                <w:sz w:val="16"/>
                <w:szCs w:val="16"/>
              </w:rPr>
              <w:t>Amer</w:t>
            </w:r>
            <w:r w:rsidR="005C73FE" w:rsidRPr="00C02DAD">
              <w:rPr>
                <w:sz w:val="16"/>
                <w:szCs w:val="16"/>
              </w:rPr>
              <w:t>lock</w:t>
            </w:r>
            <w:proofErr w:type="spellEnd"/>
            <w:r w:rsidR="005C73FE" w:rsidRPr="00C02DAD">
              <w:rPr>
                <w:sz w:val="16"/>
                <w:szCs w:val="16"/>
              </w:rPr>
              <w:t xml:space="preserve"> </w:t>
            </w:r>
            <w:r w:rsidRPr="00C02DAD">
              <w:rPr>
                <w:sz w:val="16"/>
                <w:szCs w:val="16"/>
              </w:rPr>
              <w:t>2/400</w:t>
            </w:r>
            <w:r w:rsidR="00DE1061" w:rsidRPr="00C02DAD">
              <w:rPr>
                <w:sz w:val="16"/>
                <w:szCs w:val="16"/>
                <w:lang w:val="ru-RU"/>
              </w:rPr>
              <w:t xml:space="preserve"> </w:t>
            </w:r>
            <w:r w:rsidR="00BC2687" w:rsidRPr="00C02DAD">
              <w:rPr>
                <w:sz w:val="16"/>
                <w:szCs w:val="16"/>
              </w:rPr>
              <w:t>Series</w:t>
            </w:r>
            <w:r w:rsidRPr="00C02DAD">
              <w:rPr>
                <w:sz w:val="16"/>
                <w:szCs w:val="16"/>
              </w:rPr>
              <w:t xml:space="preserve"> </w:t>
            </w:r>
            <w:proofErr w:type="spellStart"/>
            <w:r w:rsidRPr="00C02DAD">
              <w:rPr>
                <w:sz w:val="16"/>
                <w:szCs w:val="16"/>
              </w:rPr>
              <w:t>Sigmacover</w:t>
            </w:r>
            <w:proofErr w:type="spellEnd"/>
            <w:r w:rsidRPr="00C02DAD">
              <w:rPr>
                <w:sz w:val="16"/>
                <w:szCs w:val="16"/>
              </w:rPr>
              <w:t> 2/400</w:t>
            </w:r>
            <w:r w:rsidR="00BC2687" w:rsidRPr="00C02DAD">
              <w:rPr>
                <w:sz w:val="16"/>
                <w:szCs w:val="16"/>
              </w:rPr>
              <w:t>Series</w:t>
            </w:r>
          </w:p>
        </w:tc>
        <w:tc>
          <w:tcPr>
            <w:tcW w:w="816" w:type="dxa"/>
            <w:vAlign w:val="center"/>
          </w:tcPr>
          <w:p w14:paraId="3ED48490" w14:textId="265194B0" w:rsidR="000E49DB" w:rsidRDefault="000E49DB" w:rsidP="003E7A1A">
            <w:pPr>
              <w:autoSpaceDE/>
              <w:autoSpaceDN/>
              <w:adjustRightInd/>
              <w:spacing w:before="0" w:line="240" w:lineRule="auto"/>
              <w:ind w:left="0"/>
              <w:jc w:val="center"/>
              <w:rPr>
                <w:sz w:val="16"/>
                <w:szCs w:val="16"/>
              </w:rPr>
            </w:pPr>
            <w:r>
              <w:rPr>
                <w:sz w:val="16"/>
                <w:szCs w:val="16"/>
              </w:rPr>
              <w:t>153-240</w:t>
            </w:r>
          </w:p>
          <w:p w14:paraId="51ED5BA1" w14:textId="78112CBC" w:rsidR="00686FC0" w:rsidRPr="00A11843" w:rsidRDefault="000E49DB" w:rsidP="003E7A1A">
            <w:pPr>
              <w:autoSpaceDE/>
              <w:autoSpaceDN/>
              <w:adjustRightInd/>
              <w:spacing w:before="0" w:line="240" w:lineRule="auto"/>
              <w:ind w:left="0"/>
              <w:jc w:val="center"/>
              <w:rPr>
                <w:sz w:val="16"/>
                <w:szCs w:val="16"/>
                <w:lang w:val="ru-RU"/>
              </w:rPr>
            </w:pPr>
            <w:r>
              <w:rPr>
                <w:sz w:val="16"/>
                <w:szCs w:val="16"/>
              </w:rPr>
              <w:t>84-180</w:t>
            </w:r>
          </w:p>
        </w:tc>
        <w:tc>
          <w:tcPr>
            <w:tcW w:w="1341" w:type="dxa"/>
            <w:gridSpan w:val="2"/>
            <w:vAlign w:val="center"/>
          </w:tcPr>
          <w:p w14:paraId="19E1056F" w14:textId="77777777" w:rsidR="00686FC0" w:rsidRPr="00A11843" w:rsidRDefault="00686FC0" w:rsidP="003E7A1A">
            <w:pPr>
              <w:autoSpaceDE/>
              <w:autoSpaceDN/>
              <w:adjustRightInd/>
              <w:spacing w:before="0" w:line="240" w:lineRule="auto"/>
              <w:ind w:left="72"/>
              <w:rPr>
                <w:sz w:val="16"/>
                <w:szCs w:val="16"/>
              </w:rPr>
            </w:pPr>
            <w:r w:rsidRPr="00A11843">
              <w:rPr>
                <w:sz w:val="16"/>
                <w:szCs w:val="16"/>
              </w:rPr>
              <w:t>121°C (250°F)</w:t>
            </w:r>
          </w:p>
        </w:tc>
      </w:tr>
      <w:tr w:rsidR="003E7A1A" w:rsidRPr="00A11843" w14:paraId="4A17BD4B" w14:textId="77777777" w:rsidTr="00F029EB">
        <w:trPr>
          <w:trHeight w:val="288"/>
          <w:jc w:val="center"/>
        </w:trPr>
        <w:tc>
          <w:tcPr>
            <w:tcW w:w="2288" w:type="dxa"/>
            <w:gridSpan w:val="3"/>
            <w:vAlign w:val="center"/>
          </w:tcPr>
          <w:p w14:paraId="7EC66182" w14:textId="77777777" w:rsidR="003E7A1A" w:rsidRPr="00A11843" w:rsidRDefault="003E7A1A" w:rsidP="003E7A1A">
            <w:pPr>
              <w:autoSpaceDE/>
              <w:autoSpaceDN/>
              <w:adjustRightInd/>
              <w:spacing w:before="0" w:line="240" w:lineRule="auto"/>
              <w:ind w:left="0"/>
              <w:rPr>
                <w:b/>
                <w:bCs/>
                <w:sz w:val="16"/>
                <w:szCs w:val="18"/>
              </w:rPr>
            </w:pPr>
          </w:p>
        </w:tc>
        <w:tc>
          <w:tcPr>
            <w:tcW w:w="2808" w:type="dxa"/>
            <w:vAlign w:val="center"/>
          </w:tcPr>
          <w:p w14:paraId="1B97BFB3" w14:textId="77777777" w:rsidR="003E7A1A" w:rsidRPr="00A11843" w:rsidRDefault="003E7A1A" w:rsidP="003E7A1A">
            <w:pPr>
              <w:autoSpaceDE/>
              <w:autoSpaceDN/>
              <w:adjustRightInd/>
              <w:spacing w:before="0" w:line="240" w:lineRule="auto"/>
              <w:ind w:left="0"/>
              <w:rPr>
                <w:sz w:val="16"/>
                <w:szCs w:val="16"/>
              </w:rPr>
            </w:pPr>
            <w:r w:rsidRPr="00A11843">
              <w:rPr>
                <w:sz w:val="16"/>
                <w:szCs w:val="16"/>
              </w:rPr>
              <w:t>Sherwin Williams</w:t>
            </w:r>
          </w:p>
        </w:tc>
        <w:tc>
          <w:tcPr>
            <w:tcW w:w="2661" w:type="dxa"/>
            <w:gridSpan w:val="2"/>
            <w:vAlign w:val="center"/>
          </w:tcPr>
          <w:p w14:paraId="1DB1DA0F" w14:textId="77777777" w:rsidR="003E7A1A" w:rsidRPr="00C02DAD" w:rsidRDefault="003E7A1A" w:rsidP="003E7A1A">
            <w:pPr>
              <w:autoSpaceDE/>
              <w:autoSpaceDN/>
              <w:adjustRightInd/>
              <w:spacing w:before="0" w:line="240" w:lineRule="auto"/>
              <w:ind w:left="0"/>
              <w:rPr>
                <w:sz w:val="16"/>
                <w:szCs w:val="16"/>
              </w:rPr>
            </w:pPr>
            <w:proofErr w:type="spellStart"/>
            <w:r w:rsidRPr="00C02DAD">
              <w:rPr>
                <w:sz w:val="16"/>
                <w:szCs w:val="16"/>
              </w:rPr>
              <w:t>Macropoxy</w:t>
            </w:r>
            <w:proofErr w:type="spellEnd"/>
            <w:r w:rsidRPr="00C02DAD">
              <w:rPr>
                <w:sz w:val="16"/>
                <w:szCs w:val="16"/>
              </w:rPr>
              <w:t xml:space="preserve"> 646 Series</w:t>
            </w:r>
          </w:p>
          <w:p w14:paraId="27A1F917" w14:textId="42745250" w:rsidR="00176ADC" w:rsidRPr="00C02DAD" w:rsidRDefault="00176ADC" w:rsidP="003E7A1A">
            <w:pPr>
              <w:autoSpaceDE/>
              <w:autoSpaceDN/>
              <w:adjustRightInd/>
              <w:spacing w:before="0" w:line="240" w:lineRule="auto"/>
              <w:ind w:left="0"/>
              <w:rPr>
                <w:sz w:val="16"/>
                <w:szCs w:val="16"/>
              </w:rPr>
            </w:pPr>
            <w:r w:rsidRPr="00C02DAD">
              <w:rPr>
                <w:sz w:val="16"/>
                <w:szCs w:val="16"/>
              </w:rPr>
              <w:t>Epoxy Mastic Aluminum II</w:t>
            </w:r>
          </w:p>
        </w:tc>
        <w:tc>
          <w:tcPr>
            <w:tcW w:w="816" w:type="dxa"/>
            <w:vAlign w:val="center"/>
          </w:tcPr>
          <w:p w14:paraId="0BDDB0A4" w14:textId="77777777" w:rsidR="003E7A1A" w:rsidRPr="00A11843" w:rsidRDefault="003E7A1A" w:rsidP="003E7A1A">
            <w:pPr>
              <w:autoSpaceDE/>
              <w:autoSpaceDN/>
              <w:adjustRightInd/>
              <w:spacing w:before="0" w:line="240" w:lineRule="auto"/>
              <w:ind w:left="0"/>
              <w:jc w:val="center"/>
              <w:rPr>
                <w:sz w:val="16"/>
                <w:szCs w:val="16"/>
                <w:lang w:val="ru-RU"/>
              </w:rPr>
            </w:pPr>
            <w:r w:rsidRPr="00A11843">
              <w:rPr>
                <w:sz w:val="16"/>
                <w:szCs w:val="16"/>
                <w:lang w:val="ru-RU"/>
              </w:rPr>
              <w:t>100-250</w:t>
            </w:r>
          </w:p>
        </w:tc>
        <w:tc>
          <w:tcPr>
            <w:tcW w:w="1341" w:type="dxa"/>
            <w:gridSpan w:val="2"/>
            <w:vAlign w:val="center"/>
          </w:tcPr>
          <w:p w14:paraId="52CE296B" w14:textId="77777777" w:rsidR="003E7A1A" w:rsidRPr="00A11843" w:rsidRDefault="003E7A1A" w:rsidP="003E7A1A">
            <w:pPr>
              <w:autoSpaceDE/>
              <w:autoSpaceDN/>
              <w:adjustRightInd/>
              <w:spacing w:before="0" w:line="240" w:lineRule="auto"/>
              <w:ind w:left="72"/>
              <w:rPr>
                <w:sz w:val="16"/>
                <w:szCs w:val="16"/>
              </w:rPr>
            </w:pPr>
            <w:r w:rsidRPr="00A11843">
              <w:rPr>
                <w:sz w:val="16"/>
                <w:szCs w:val="16"/>
              </w:rPr>
              <w:t>121°C (250°F)</w:t>
            </w:r>
          </w:p>
        </w:tc>
      </w:tr>
      <w:tr w:rsidR="003E7A1A" w:rsidRPr="00A11843" w14:paraId="2FB313A0" w14:textId="77777777" w:rsidTr="00F029EB">
        <w:trPr>
          <w:trHeight w:val="288"/>
          <w:jc w:val="center"/>
        </w:trPr>
        <w:tc>
          <w:tcPr>
            <w:tcW w:w="2288" w:type="dxa"/>
            <w:gridSpan w:val="3"/>
            <w:vAlign w:val="center"/>
          </w:tcPr>
          <w:p w14:paraId="0BC5D4C5" w14:textId="77777777" w:rsidR="003E7A1A" w:rsidRPr="00A11843" w:rsidRDefault="003E7A1A" w:rsidP="003E7A1A">
            <w:pPr>
              <w:autoSpaceDE/>
              <w:autoSpaceDN/>
              <w:adjustRightInd/>
              <w:spacing w:before="0" w:line="240" w:lineRule="auto"/>
              <w:ind w:left="0"/>
              <w:rPr>
                <w:b/>
                <w:bCs/>
                <w:sz w:val="16"/>
                <w:szCs w:val="18"/>
              </w:rPr>
            </w:pPr>
          </w:p>
        </w:tc>
        <w:tc>
          <w:tcPr>
            <w:tcW w:w="2808" w:type="dxa"/>
            <w:vAlign w:val="center"/>
          </w:tcPr>
          <w:p w14:paraId="3F8039F8" w14:textId="77777777" w:rsidR="003E7A1A" w:rsidRPr="00A11843" w:rsidRDefault="003E7A1A" w:rsidP="003E7A1A">
            <w:pPr>
              <w:autoSpaceDE/>
              <w:autoSpaceDN/>
              <w:adjustRightInd/>
              <w:spacing w:before="0" w:line="240" w:lineRule="auto"/>
              <w:ind w:left="0"/>
              <w:rPr>
                <w:sz w:val="16"/>
                <w:szCs w:val="16"/>
              </w:rPr>
            </w:pPr>
            <w:r w:rsidRPr="00A11843">
              <w:rPr>
                <w:sz w:val="16"/>
                <w:szCs w:val="16"/>
              </w:rPr>
              <w:t>Tnemec</w:t>
            </w:r>
          </w:p>
        </w:tc>
        <w:tc>
          <w:tcPr>
            <w:tcW w:w="2661" w:type="dxa"/>
            <w:gridSpan w:val="2"/>
            <w:vAlign w:val="center"/>
          </w:tcPr>
          <w:p w14:paraId="353CC5F9" w14:textId="77777777" w:rsidR="003E7A1A" w:rsidRPr="00C02DAD" w:rsidRDefault="003E7A1A" w:rsidP="003E7A1A">
            <w:pPr>
              <w:autoSpaceDE/>
              <w:autoSpaceDN/>
              <w:adjustRightInd/>
              <w:spacing w:before="0" w:line="240" w:lineRule="auto"/>
              <w:ind w:left="0"/>
              <w:rPr>
                <w:sz w:val="16"/>
                <w:szCs w:val="16"/>
              </w:rPr>
            </w:pPr>
            <w:r w:rsidRPr="00C02DAD">
              <w:rPr>
                <w:sz w:val="16"/>
                <w:szCs w:val="16"/>
              </w:rPr>
              <w:t xml:space="preserve">Series 135 </w:t>
            </w:r>
            <w:proofErr w:type="spellStart"/>
            <w:r w:rsidRPr="00C02DAD">
              <w:rPr>
                <w:sz w:val="16"/>
                <w:szCs w:val="16"/>
              </w:rPr>
              <w:t>Chembuild</w:t>
            </w:r>
            <w:proofErr w:type="spellEnd"/>
          </w:p>
        </w:tc>
        <w:tc>
          <w:tcPr>
            <w:tcW w:w="816" w:type="dxa"/>
            <w:vAlign w:val="center"/>
          </w:tcPr>
          <w:p w14:paraId="7783A3FE" w14:textId="5547259B" w:rsidR="003E7A1A" w:rsidRPr="00A11843" w:rsidRDefault="00064493" w:rsidP="003E7A1A">
            <w:pPr>
              <w:autoSpaceDE/>
              <w:autoSpaceDN/>
              <w:adjustRightInd/>
              <w:spacing w:before="0" w:line="240" w:lineRule="auto"/>
              <w:ind w:left="0"/>
              <w:jc w:val="center"/>
              <w:rPr>
                <w:sz w:val="16"/>
                <w:szCs w:val="16"/>
                <w:lang w:val="ru-RU"/>
              </w:rPr>
            </w:pPr>
            <w:r>
              <w:rPr>
                <w:sz w:val="16"/>
                <w:szCs w:val="16"/>
                <w:lang w:val="ru-RU"/>
              </w:rPr>
              <w:t>98-</w:t>
            </w:r>
            <w:r w:rsidR="00686FC0">
              <w:rPr>
                <w:sz w:val="16"/>
                <w:szCs w:val="16"/>
              </w:rPr>
              <w:t>246</w:t>
            </w:r>
          </w:p>
        </w:tc>
        <w:tc>
          <w:tcPr>
            <w:tcW w:w="1341" w:type="dxa"/>
            <w:gridSpan w:val="2"/>
            <w:vAlign w:val="center"/>
          </w:tcPr>
          <w:p w14:paraId="10372C81" w14:textId="77777777" w:rsidR="003E7A1A" w:rsidRPr="00A11843" w:rsidRDefault="00686FC0" w:rsidP="003E7A1A">
            <w:pPr>
              <w:autoSpaceDE/>
              <w:autoSpaceDN/>
              <w:adjustRightInd/>
              <w:spacing w:before="0" w:line="240" w:lineRule="auto"/>
              <w:ind w:left="72"/>
              <w:rPr>
                <w:sz w:val="16"/>
                <w:szCs w:val="16"/>
              </w:rPr>
            </w:pPr>
            <w:r w:rsidRPr="00A11843">
              <w:rPr>
                <w:sz w:val="16"/>
                <w:szCs w:val="16"/>
              </w:rPr>
              <w:t>121°C (250°F)</w:t>
            </w:r>
          </w:p>
        </w:tc>
      </w:tr>
      <w:tr w:rsidR="003E7A1A" w:rsidRPr="00AB0391" w14:paraId="689532A9" w14:textId="77777777" w:rsidTr="00F029EB">
        <w:trPr>
          <w:trHeight w:val="288"/>
          <w:jc w:val="center"/>
        </w:trPr>
        <w:tc>
          <w:tcPr>
            <w:tcW w:w="2288" w:type="dxa"/>
            <w:gridSpan w:val="3"/>
            <w:tcBorders>
              <w:bottom w:val="single" w:sz="12" w:space="0" w:color="auto"/>
            </w:tcBorders>
            <w:vAlign w:val="center"/>
          </w:tcPr>
          <w:p w14:paraId="0404B4E6" w14:textId="77777777" w:rsidR="003E7A1A" w:rsidRPr="00A11843" w:rsidRDefault="003E7A1A" w:rsidP="003E7A1A">
            <w:pPr>
              <w:autoSpaceDE/>
              <w:autoSpaceDN/>
              <w:adjustRightInd/>
              <w:spacing w:before="0" w:line="240" w:lineRule="auto"/>
              <w:ind w:left="0"/>
              <w:rPr>
                <w:b/>
                <w:bCs/>
                <w:sz w:val="16"/>
                <w:szCs w:val="18"/>
              </w:rPr>
            </w:pPr>
          </w:p>
        </w:tc>
        <w:tc>
          <w:tcPr>
            <w:tcW w:w="7626" w:type="dxa"/>
            <w:gridSpan w:val="6"/>
            <w:tcBorders>
              <w:bottom w:val="single" w:sz="12" w:space="0" w:color="auto"/>
            </w:tcBorders>
            <w:vAlign w:val="center"/>
          </w:tcPr>
          <w:p w14:paraId="439C91E1" w14:textId="77777777" w:rsidR="003E7A1A" w:rsidRPr="00C02DAD" w:rsidRDefault="003E7A1A" w:rsidP="003E7A1A">
            <w:pPr>
              <w:autoSpaceDE/>
              <w:autoSpaceDN/>
              <w:adjustRightInd/>
              <w:spacing w:before="0" w:line="240" w:lineRule="auto"/>
              <w:ind w:left="0"/>
              <w:rPr>
                <w:i/>
                <w:sz w:val="14"/>
                <w:szCs w:val="14"/>
                <w:lang w:val="ru-RU"/>
              </w:rPr>
            </w:pPr>
            <w:r w:rsidRPr="00C02DAD">
              <w:rPr>
                <w:i/>
                <w:color w:val="auto"/>
                <w:sz w:val="14"/>
                <w:szCs w:val="24"/>
                <w:lang w:val="ru-RU"/>
              </w:rPr>
              <w:t>Представлено в нескольких цветах. В случае если алюминиевый цвет является приемлемым, допускается, в целях повышения эксплуатационных характеристик, использовать Наполненную алюминием э</w:t>
            </w:r>
            <w:r w:rsidR="00CF594D" w:rsidRPr="00C02DAD">
              <w:rPr>
                <w:i/>
                <w:color w:val="auto"/>
                <w:sz w:val="14"/>
                <w:szCs w:val="24"/>
                <w:lang w:val="ru-RU"/>
              </w:rPr>
              <w:t>поксидную мастику (</w:t>
            </w:r>
            <w:r w:rsidRPr="00C02DAD">
              <w:rPr>
                <w:i/>
                <w:color w:val="auto"/>
                <w:sz w:val="14"/>
                <w:szCs w:val="24"/>
                <w:lang w:val="ru-RU"/>
              </w:rPr>
              <w:t>толерантный</w:t>
            </w:r>
            <w:r w:rsidR="00CF594D" w:rsidRPr="00C02DAD">
              <w:rPr>
                <w:i/>
                <w:color w:val="auto"/>
                <w:sz w:val="14"/>
                <w:szCs w:val="24"/>
                <w:lang w:val="ru-RU"/>
              </w:rPr>
              <w:t xml:space="preserve"> к поверхности</w:t>
            </w:r>
            <w:r w:rsidRPr="00C02DAD">
              <w:rPr>
                <w:i/>
                <w:color w:val="auto"/>
                <w:sz w:val="14"/>
                <w:szCs w:val="24"/>
                <w:lang w:val="ru-RU"/>
              </w:rPr>
              <w:t xml:space="preserve"> грунт),</w:t>
            </w:r>
          </w:p>
        </w:tc>
      </w:tr>
      <w:tr w:rsidR="00686FC0" w:rsidRPr="00A11843" w14:paraId="263F0C38" w14:textId="77777777" w:rsidTr="00F029EB">
        <w:trPr>
          <w:trHeight w:val="288"/>
          <w:jc w:val="center"/>
        </w:trPr>
        <w:tc>
          <w:tcPr>
            <w:tcW w:w="2288" w:type="dxa"/>
            <w:gridSpan w:val="3"/>
            <w:vAlign w:val="center"/>
          </w:tcPr>
          <w:p w14:paraId="3EC57A00" w14:textId="77777777" w:rsidR="00686FC0" w:rsidRPr="003023B7" w:rsidRDefault="00686FC0" w:rsidP="003E7A1A">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808" w:type="dxa"/>
            <w:vAlign w:val="center"/>
          </w:tcPr>
          <w:p w14:paraId="38E62E76" w14:textId="77777777" w:rsidR="00686FC0" w:rsidRPr="00A11843" w:rsidRDefault="00686FC0" w:rsidP="003E7A1A">
            <w:pPr>
              <w:autoSpaceDE/>
              <w:autoSpaceDN/>
              <w:adjustRightInd/>
              <w:spacing w:before="0" w:line="240" w:lineRule="auto"/>
              <w:ind w:left="0"/>
              <w:rPr>
                <w:sz w:val="16"/>
                <w:szCs w:val="16"/>
              </w:rPr>
            </w:pPr>
            <w:r w:rsidRPr="00A11843">
              <w:rPr>
                <w:sz w:val="16"/>
                <w:szCs w:val="16"/>
              </w:rPr>
              <w:t>Carboline</w:t>
            </w:r>
          </w:p>
        </w:tc>
        <w:tc>
          <w:tcPr>
            <w:tcW w:w="2661" w:type="dxa"/>
            <w:gridSpan w:val="2"/>
            <w:vAlign w:val="center"/>
          </w:tcPr>
          <w:p w14:paraId="71914440" w14:textId="77777777" w:rsidR="00686FC0" w:rsidRPr="00C02DAD" w:rsidRDefault="00686FC0" w:rsidP="003E7A1A">
            <w:pPr>
              <w:autoSpaceDE/>
              <w:autoSpaceDN/>
              <w:adjustRightInd/>
              <w:spacing w:before="0" w:line="240" w:lineRule="auto"/>
              <w:ind w:left="0"/>
              <w:rPr>
                <w:sz w:val="16"/>
                <w:szCs w:val="16"/>
              </w:rPr>
            </w:pPr>
            <w:proofErr w:type="spellStart"/>
            <w:r w:rsidRPr="00C02DAD">
              <w:rPr>
                <w:sz w:val="16"/>
                <w:szCs w:val="16"/>
              </w:rPr>
              <w:t>Carboguard</w:t>
            </w:r>
            <w:proofErr w:type="spellEnd"/>
            <w:r w:rsidRPr="00C02DAD">
              <w:rPr>
                <w:sz w:val="16"/>
                <w:szCs w:val="16"/>
              </w:rPr>
              <w:t xml:space="preserve"> 890 series</w:t>
            </w:r>
          </w:p>
        </w:tc>
        <w:tc>
          <w:tcPr>
            <w:tcW w:w="816" w:type="dxa"/>
            <w:vAlign w:val="center"/>
          </w:tcPr>
          <w:p w14:paraId="6CF42DDA" w14:textId="77777777" w:rsidR="00686FC0" w:rsidRPr="00A11843" w:rsidRDefault="00686FC0" w:rsidP="003E7A1A">
            <w:pPr>
              <w:autoSpaceDE/>
              <w:autoSpaceDN/>
              <w:adjustRightInd/>
              <w:spacing w:before="0" w:line="240" w:lineRule="auto"/>
              <w:ind w:left="0"/>
              <w:jc w:val="center"/>
              <w:rPr>
                <w:sz w:val="16"/>
                <w:szCs w:val="16"/>
                <w:lang w:val="ru-RU"/>
              </w:rPr>
            </w:pPr>
            <w:r>
              <w:rPr>
                <w:sz w:val="16"/>
                <w:szCs w:val="16"/>
              </w:rPr>
              <w:t>100-</w:t>
            </w:r>
            <w:r w:rsidRPr="00A11843">
              <w:rPr>
                <w:sz w:val="16"/>
                <w:szCs w:val="16"/>
                <w:lang w:val="ru-RU"/>
              </w:rPr>
              <w:t>214</w:t>
            </w:r>
          </w:p>
        </w:tc>
        <w:tc>
          <w:tcPr>
            <w:tcW w:w="1341" w:type="dxa"/>
            <w:gridSpan w:val="2"/>
            <w:vAlign w:val="center"/>
          </w:tcPr>
          <w:p w14:paraId="6E9005E5" w14:textId="77777777" w:rsidR="00686FC0" w:rsidRPr="00A11843" w:rsidRDefault="00686FC0" w:rsidP="003E7A1A">
            <w:pPr>
              <w:autoSpaceDE/>
              <w:autoSpaceDN/>
              <w:adjustRightInd/>
              <w:spacing w:before="0" w:line="240" w:lineRule="auto"/>
              <w:ind w:left="72"/>
              <w:rPr>
                <w:sz w:val="16"/>
                <w:szCs w:val="16"/>
              </w:rPr>
            </w:pPr>
            <w:r w:rsidRPr="00A11843">
              <w:rPr>
                <w:sz w:val="16"/>
                <w:szCs w:val="16"/>
              </w:rPr>
              <w:t>121°C (250°F)</w:t>
            </w:r>
          </w:p>
        </w:tc>
      </w:tr>
      <w:tr w:rsidR="00B12D35" w:rsidRPr="00A11843" w14:paraId="2F89BE54" w14:textId="77777777" w:rsidTr="00F029EB">
        <w:trPr>
          <w:trHeight w:val="281"/>
          <w:jc w:val="center"/>
        </w:trPr>
        <w:tc>
          <w:tcPr>
            <w:tcW w:w="2288" w:type="dxa"/>
            <w:gridSpan w:val="3"/>
            <w:vAlign w:val="center"/>
          </w:tcPr>
          <w:p w14:paraId="7CE61361" w14:textId="77777777" w:rsidR="00B12D35" w:rsidRPr="003023B7" w:rsidRDefault="00B12D35" w:rsidP="00B12D35">
            <w:pPr>
              <w:autoSpaceDE/>
              <w:autoSpaceDN/>
              <w:adjustRightInd/>
              <w:spacing w:before="0" w:line="240" w:lineRule="auto"/>
              <w:ind w:left="0"/>
              <w:rPr>
                <w:b/>
                <w:color w:val="auto"/>
                <w:sz w:val="16"/>
                <w:szCs w:val="24"/>
                <w:lang w:val="ru-RU"/>
              </w:rPr>
            </w:pPr>
          </w:p>
        </w:tc>
        <w:tc>
          <w:tcPr>
            <w:tcW w:w="2808" w:type="dxa"/>
            <w:vAlign w:val="center"/>
          </w:tcPr>
          <w:p w14:paraId="21826A39" w14:textId="73FE3B84" w:rsidR="00B12D35" w:rsidRPr="00A11843" w:rsidRDefault="00B12D35" w:rsidP="00B12D35">
            <w:pPr>
              <w:autoSpaceDE/>
              <w:autoSpaceDN/>
              <w:adjustRightInd/>
              <w:spacing w:before="0" w:line="240" w:lineRule="auto"/>
              <w:ind w:left="0"/>
              <w:rPr>
                <w:sz w:val="16"/>
                <w:szCs w:val="16"/>
              </w:rPr>
            </w:pPr>
            <w:proofErr w:type="spellStart"/>
            <w:r w:rsidRPr="00B12D35">
              <w:rPr>
                <w:sz w:val="16"/>
                <w:szCs w:val="16"/>
              </w:rPr>
              <w:t>Corrocoat</w:t>
            </w:r>
            <w:proofErr w:type="spellEnd"/>
          </w:p>
        </w:tc>
        <w:tc>
          <w:tcPr>
            <w:tcW w:w="2661" w:type="dxa"/>
            <w:gridSpan w:val="2"/>
            <w:vAlign w:val="center"/>
          </w:tcPr>
          <w:p w14:paraId="2331DB75" w14:textId="7B3E2698" w:rsidR="00B12D35" w:rsidRPr="00C02DAD" w:rsidRDefault="00B12D35" w:rsidP="00B12D35">
            <w:pPr>
              <w:autoSpaceDE/>
              <w:autoSpaceDN/>
              <w:adjustRightInd/>
              <w:spacing w:before="0" w:line="240" w:lineRule="auto"/>
              <w:ind w:left="0"/>
              <w:rPr>
                <w:sz w:val="16"/>
                <w:szCs w:val="16"/>
              </w:rPr>
            </w:pPr>
            <w:proofErr w:type="spellStart"/>
            <w:r w:rsidRPr="00C02DAD">
              <w:rPr>
                <w:sz w:val="16"/>
                <w:szCs w:val="16"/>
              </w:rPr>
              <w:t>Polyglass</w:t>
            </w:r>
            <w:proofErr w:type="spellEnd"/>
            <w:r w:rsidRPr="00C02DAD">
              <w:rPr>
                <w:sz w:val="16"/>
                <w:szCs w:val="16"/>
              </w:rPr>
              <w:t xml:space="preserve"> </w:t>
            </w:r>
            <w:proofErr w:type="spellStart"/>
            <w:r w:rsidRPr="00C02DAD">
              <w:rPr>
                <w:sz w:val="16"/>
                <w:szCs w:val="16"/>
              </w:rPr>
              <w:t>Zipcoat</w:t>
            </w:r>
            <w:proofErr w:type="spellEnd"/>
            <w:r w:rsidRPr="00C02DAD">
              <w:rPr>
                <w:sz w:val="16"/>
                <w:szCs w:val="16"/>
              </w:rPr>
              <w:t xml:space="preserve"> Polyester</w:t>
            </w:r>
          </w:p>
        </w:tc>
        <w:tc>
          <w:tcPr>
            <w:tcW w:w="816" w:type="dxa"/>
            <w:vAlign w:val="center"/>
          </w:tcPr>
          <w:p w14:paraId="4ABCEDAC" w14:textId="1A5B87F0" w:rsidR="00B12D35" w:rsidRPr="00A11843" w:rsidRDefault="00B12D35" w:rsidP="00B12D35">
            <w:pPr>
              <w:autoSpaceDE/>
              <w:autoSpaceDN/>
              <w:adjustRightInd/>
              <w:spacing w:before="0" w:line="240" w:lineRule="auto"/>
              <w:ind w:left="0"/>
              <w:jc w:val="center"/>
              <w:rPr>
                <w:sz w:val="16"/>
                <w:szCs w:val="16"/>
                <w:lang w:val="ru-RU"/>
              </w:rPr>
            </w:pPr>
            <w:r w:rsidRPr="00B12D35">
              <w:rPr>
                <w:sz w:val="16"/>
                <w:szCs w:val="16"/>
              </w:rPr>
              <w:t>47</w:t>
            </w:r>
          </w:p>
        </w:tc>
        <w:tc>
          <w:tcPr>
            <w:tcW w:w="1341" w:type="dxa"/>
            <w:gridSpan w:val="2"/>
            <w:vAlign w:val="center"/>
          </w:tcPr>
          <w:p w14:paraId="4CF6B4FA" w14:textId="447AB943" w:rsidR="00B12D35" w:rsidRPr="00A11843" w:rsidRDefault="00B12D35" w:rsidP="00B12D35">
            <w:pPr>
              <w:autoSpaceDE/>
              <w:autoSpaceDN/>
              <w:adjustRightInd/>
              <w:spacing w:before="0" w:line="240" w:lineRule="auto"/>
              <w:ind w:left="72"/>
              <w:rPr>
                <w:sz w:val="16"/>
                <w:szCs w:val="16"/>
                <w:lang w:val="ru-RU"/>
              </w:rPr>
            </w:pPr>
            <w:r w:rsidRPr="00B12D35">
              <w:rPr>
                <w:sz w:val="16"/>
                <w:szCs w:val="16"/>
              </w:rPr>
              <w:t>194˚F (90˚C)</w:t>
            </w:r>
          </w:p>
        </w:tc>
      </w:tr>
      <w:tr w:rsidR="00B12D35" w:rsidRPr="00A11843" w14:paraId="06D0894D" w14:textId="77777777" w:rsidTr="00F029EB">
        <w:trPr>
          <w:trHeight w:val="281"/>
          <w:jc w:val="center"/>
        </w:trPr>
        <w:tc>
          <w:tcPr>
            <w:tcW w:w="2288" w:type="dxa"/>
            <w:gridSpan w:val="3"/>
            <w:vAlign w:val="center"/>
          </w:tcPr>
          <w:p w14:paraId="5BC474B8" w14:textId="77777777" w:rsidR="00B12D35" w:rsidRPr="003023B7" w:rsidRDefault="00B12D35" w:rsidP="00B12D35">
            <w:pPr>
              <w:autoSpaceDE/>
              <w:autoSpaceDN/>
              <w:adjustRightInd/>
              <w:spacing w:before="0" w:line="240" w:lineRule="auto"/>
              <w:ind w:left="0"/>
              <w:rPr>
                <w:b/>
                <w:color w:val="auto"/>
                <w:sz w:val="16"/>
                <w:szCs w:val="24"/>
                <w:lang w:val="ru-RU"/>
              </w:rPr>
            </w:pPr>
            <w:r w:rsidRPr="003023B7">
              <w:rPr>
                <w:b/>
                <w:color w:val="auto"/>
                <w:sz w:val="16"/>
                <w:szCs w:val="24"/>
                <w:lang w:val="ru-RU"/>
              </w:rPr>
              <w:t>Эпоксиполиамидное</w:t>
            </w:r>
          </w:p>
        </w:tc>
        <w:tc>
          <w:tcPr>
            <w:tcW w:w="2808" w:type="dxa"/>
            <w:vAlign w:val="center"/>
          </w:tcPr>
          <w:p w14:paraId="1ABE8F69" w14:textId="77777777" w:rsidR="00B12D35" w:rsidRPr="00A11843" w:rsidRDefault="00B12D35" w:rsidP="00B12D35">
            <w:pPr>
              <w:autoSpaceDE/>
              <w:autoSpaceDN/>
              <w:adjustRightInd/>
              <w:spacing w:before="0" w:line="240" w:lineRule="auto"/>
              <w:ind w:left="0"/>
              <w:rPr>
                <w:sz w:val="16"/>
                <w:szCs w:val="16"/>
              </w:rPr>
            </w:pPr>
            <w:proofErr w:type="spellStart"/>
            <w:r w:rsidRPr="00A11843">
              <w:rPr>
                <w:sz w:val="16"/>
                <w:szCs w:val="16"/>
              </w:rPr>
              <w:t>Dampney</w:t>
            </w:r>
            <w:proofErr w:type="spellEnd"/>
          </w:p>
        </w:tc>
        <w:tc>
          <w:tcPr>
            <w:tcW w:w="2661" w:type="dxa"/>
            <w:gridSpan w:val="2"/>
            <w:vAlign w:val="center"/>
          </w:tcPr>
          <w:p w14:paraId="1B907D72" w14:textId="77777777" w:rsidR="00B12D35" w:rsidRPr="00C02DAD" w:rsidRDefault="00B12D35" w:rsidP="00B12D35">
            <w:pPr>
              <w:autoSpaceDE/>
              <w:autoSpaceDN/>
              <w:adjustRightInd/>
              <w:spacing w:before="0" w:line="240" w:lineRule="auto"/>
              <w:ind w:left="0"/>
              <w:rPr>
                <w:sz w:val="16"/>
                <w:szCs w:val="16"/>
              </w:rPr>
            </w:pPr>
            <w:proofErr w:type="spellStart"/>
            <w:r w:rsidRPr="00C02DAD">
              <w:rPr>
                <w:sz w:val="16"/>
                <w:szCs w:val="16"/>
              </w:rPr>
              <w:t>Endcor</w:t>
            </w:r>
            <w:proofErr w:type="spellEnd"/>
            <w:r w:rsidRPr="00C02DAD">
              <w:rPr>
                <w:sz w:val="16"/>
                <w:szCs w:val="16"/>
              </w:rPr>
              <w:t xml:space="preserve"> 700C Series</w:t>
            </w:r>
          </w:p>
        </w:tc>
        <w:tc>
          <w:tcPr>
            <w:tcW w:w="816" w:type="dxa"/>
            <w:vAlign w:val="center"/>
          </w:tcPr>
          <w:p w14:paraId="11295123" w14:textId="77777777" w:rsidR="00B12D35" w:rsidRPr="00A11843" w:rsidRDefault="00B12D35" w:rsidP="00B12D35">
            <w:pPr>
              <w:autoSpaceDE/>
              <w:autoSpaceDN/>
              <w:adjustRightInd/>
              <w:spacing w:before="0" w:line="240" w:lineRule="auto"/>
              <w:ind w:left="0"/>
              <w:jc w:val="center"/>
              <w:rPr>
                <w:sz w:val="16"/>
                <w:szCs w:val="16"/>
                <w:lang w:val="ru-RU"/>
              </w:rPr>
            </w:pPr>
            <w:r w:rsidRPr="00A11843">
              <w:rPr>
                <w:sz w:val="16"/>
                <w:szCs w:val="16"/>
                <w:lang w:val="ru-RU"/>
              </w:rPr>
              <w:t>100</w:t>
            </w:r>
          </w:p>
        </w:tc>
        <w:tc>
          <w:tcPr>
            <w:tcW w:w="1341" w:type="dxa"/>
            <w:gridSpan w:val="2"/>
            <w:vAlign w:val="center"/>
          </w:tcPr>
          <w:p w14:paraId="791A7391" w14:textId="77777777" w:rsidR="00B12D35" w:rsidRPr="00A11843" w:rsidRDefault="00B12D35" w:rsidP="00B12D35">
            <w:pPr>
              <w:autoSpaceDE/>
              <w:autoSpaceDN/>
              <w:adjustRightInd/>
              <w:spacing w:before="0" w:line="240" w:lineRule="auto"/>
              <w:ind w:left="72"/>
              <w:rPr>
                <w:sz w:val="16"/>
                <w:szCs w:val="16"/>
              </w:rPr>
            </w:pPr>
            <w:r w:rsidRPr="00A11843">
              <w:rPr>
                <w:sz w:val="16"/>
                <w:szCs w:val="16"/>
                <w:lang w:val="ru-RU"/>
              </w:rPr>
              <w:t>177</w:t>
            </w:r>
            <w:r w:rsidRPr="00A11843">
              <w:rPr>
                <w:sz w:val="16"/>
                <w:szCs w:val="16"/>
              </w:rPr>
              <w:t>°C (</w:t>
            </w:r>
            <w:r w:rsidRPr="00A11843">
              <w:rPr>
                <w:sz w:val="16"/>
                <w:szCs w:val="16"/>
                <w:lang w:val="ru-RU"/>
              </w:rPr>
              <w:t>3</w:t>
            </w:r>
            <w:r w:rsidRPr="00A11843">
              <w:rPr>
                <w:sz w:val="16"/>
                <w:szCs w:val="16"/>
              </w:rPr>
              <w:t>50°F)</w:t>
            </w:r>
          </w:p>
        </w:tc>
      </w:tr>
      <w:tr w:rsidR="00B12D35" w:rsidRPr="00A11843" w14:paraId="2F6E5C66" w14:textId="77777777" w:rsidTr="00F029EB">
        <w:trPr>
          <w:trHeight w:val="267"/>
          <w:jc w:val="center"/>
        </w:trPr>
        <w:tc>
          <w:tcPr>
            <w:tcW w:w="2288" w:type="dxa"/>
            <w:gridSpan w:val="3"/>
            <w:vAlign w:val="center"/>
          </w:tcPr>
          <w:p w14:paraId="092FF9C3" w14:textId="77777777" w:rsidR="00B12D35" w:rsidRPr="00D41158" w:rsidRDefault="00B12D35" w:rsidP="00B12D3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08" w:type="dxa"/>
            <w:vAlign w:val="center"/>
          </w:tcPr>
          <w:p w14:paraId="108D5674" w14:textId="77777777" w:rsidR="00B12D35" w:rsidRPr="00A11843" w:rsidRDefault="00B12D35" w:rsidP="00B12D35">
            <w:pPr>
              <w:autoSpaceDE/>
              <w:autoSpaceDN/>
              <w:adjustRightInd/>
              <w:spacing w:before="0" w:line="240" w:lineRule="auto"/>
              <w:ind w:left="0"/>
              <w:rPr>
                <w:sz w:val="16"/>
                <w:szCs w:val="16"/>
              </w:rPr>
            </w:pPr>
            <w:r w:rsidRPr="00A11843">
              <w:rPr>
                <w:sz w:val="16"/>
                <w:szCs w:val="16"/>
              </w:rPr>
              <w:t>Hempel Coatings (USA), Inc.</w:t>
            </w:r>
          </w:p>
        </w:tc>
        <w:tc>
          <w:tcPr>
            <w:tcW w:w="2661" w:type="dxa"/>
            <w:gridSpan w:val="2"/>
            <w:vAlign w:val="center"/>
          </w:tcPr>
          <w:p w14:paraId="0D9DB627" w14:textId="77777777" w:rsidR="00B12D35" w:rsidRPr="00C02DAD" w:rsidRDefault="00B12D35" w:rsidP="00B12D35">
            <w:pPr>
              <w:autoSpaceDE/>
              <w:autoSpaceDN/>
              <w:adjustRightInd/>
              <w:spacing w:before="0" w:line="240" w:lineRule="auto"/>
              <w:ind w:left="0"/>
              <w:rPr>
                <w:sz w:val="16"/>
                <w:szCs w:val="16"/>
              </w:rPr>
            </w:pPr>
            <w:proofErr w:type="spellStart"/>
            <w:r w:rsidRPr="00C02DAD">
              <w:rPr>
                <w:sz w:val="16"/>
                <w:szCs w:val="16"/>
              </w:rPr>
              <w:t>Hempadur</w:t>
            </w:r>
            <w:proofErr w:type="spellEnd"/>
            <w:r w:rsidRPr="00C02DAD">
              <w:rPr>
                <w:sz w:val="16"/>
                <w:szCs w:val="16"/>
              </w:rPr>
              <w:t xml:space="preserve"> 4588 Series</w:t>
            </w:r>
          </w:p>
          <w:p w14:paraId="193A64DA" w14:textId="01A3617D" w:rsidR="00340E2F" w:rsidRPr="00C02DAD" w:rsidRDefault="00E91DFD" w:rsidP="00B12D35">
            <w:pPr>
              <w:autoSpaceDE/>
              <w:autoSpaceDN/>
              <w:adjustRightInd/>
              <w:spacing w:before="0" w:line="240" w:lineRule="auto"/>
              <w:ind w:left="0"/>
              <w:rPr>
                <w:sz w:val="16"/>
                <w:szCs w:val="16"/>
              </w:rPr>
            </w:pPr>
            <w:proofErr w:type="spellStart"/>
            <w:r w:rsidRPr="00C02DAD">
              <w:rPr>
                <w:sz w:val="16"/>
                <w:szCs w:val="16"/>
              </w:rPr>
              <w:t>Hempaprime</w:t>
            </w:r>
            <w:proofErr w:type="spellEnd"/>
            <w:r w:rsidRPr="00C02DAD">
              <w:rPr>
                <w:sz w:val="16"/>
                <w:szCs w:val="16"/>
              </w:rPr>
              <w:t xml:space="preserve"> Multi 500</w:t>
            </w:r>
          </w:p>
        </w:tc>
        <w:tc>
          <w:tcPr>
            <w:tcW w:w="816" w:type="dxa"/>
            <w:vAlign w:val="center"/>
          </w:tcPr>
          <w:p w14:paraId="1B7540BA" w14:textId="77777777" w:rsidR="00B12D35" w:rsidRDefault="00B12D35" w:rsidP="00B12D35">
            <w:pPr>
              <w:autoSpaceDE/>
              <w:autoSpaceDN/>
              <w:adjustRightInd/>
              <w:spacing w:before="0" w:line="240" w:lineRule="auto"/>
              <w:ind w:left="0"/>
              <w:jc w:val="center"/>
              <w:rPr>
                <w:sz w:val="16"/>
                <w:szCs w:val="16"/>
              </w:rPr>
            </w:pPr>
            <w:r w:rsidRPr="00A11843">
              <w:rPr>
                <w:sz w:val="16"/>
                <w:szCs w:val="16"/>
                <w:lang w:val="ru-RU"/>
              </w:rPr>
              <w:t>220</w:t>
            </w:r>
          </w:p>
          <w:p w14:paraId="703BC853" w14:textId="684F9986" w:rsidR="00E91DFD" w:rsidRPr="00E91DFD" w:rsidRDefault="00E91DFD" w:rsidP="00B12D35">
            <w:pPr>
              <w:autoSpaceDE/>
              <w:autoSpaceDN/>
              <w:adjustRightInd/>
              <w:spacing w:before="0" w:line="240" w:lineRule="auto"/>
              <w:ind w:left="0"/>
              <w:jc w:val="center"/>
              <w:rPr>
                <w:sz w:val="16"/>
                <w:szCs w:val="16"/>
              </w:rPr>
            </w:pPr>
            <w:r>
              <w:rPr>
                <w:sz w:val="16"/>
                <w:szCs w:val="16"/>
              </w:rPr>
              <w:t>189-190</w:t>
            </w:r>
          </w:p>
        </w:tc>
        <w:tc>
          <w:tcPr>
            <w:tcW w:w="1341" w:type="dxa"/>
            <w:gridSpan w:val="2"/>
            <w:vAlign w:val="center"/>
          </w:tcPr>
          <w:p w14:paraId="4080FCC8" w14:textId="77777777" w:rsidR="00B12D35" w:rsidRPr="00A11843" w:rsidRDefault="00B12D35" w:rsidP="00B12D35">
            <w:pPr>
              <w:autoSpaceDE/>
              <w:autoSpaceDN/>
              <w:adjustRightInd/>
              <w:spacing w:before="0" w:line="240" w:lineRule="auto"/>
              <w:ind w:left="72"/>
              <w:rPr>
                <w:sz w:val="16"/>
                <w:szCs w:val="16"/>
              </w:rPr>
            </w:pPr>
            <w:r w:rsidRPr="00A11843">
              <w:rPr>
                <w:sz w:val="16"/>
                <w:szCs w:val="16"/>
              </w:rPr>
              <w:t>121°C (250°F)</w:t>
            </w:r>
          </w:p>
        </w:tc>
      </w:tr>
      <w:tr w:rsidR="00B12D35" w:rsidRPr="00A11843" w14:paraId="501A4E45" w14:textId="77777777" w:rsidTr="00F029EB">
        <w:trPr>
          <w:trHeight w:val="145"/>
          <w:jc w:val="center"/>
        </w:trPr>
        <w:tc>
          <w:tcPr>
            <w:tcW w:w="2288" w:type="dxa"/>
            <w:gridSpan w:val="3"/>
            <w:vAlign w:val="center"/>
          </w:tcPr>
          <w:p w14:paraId="37DB836E" w14:textId="77777777" w:rsidR="00B12D35" w:rsidRPr="00A11843" w:rsidRDefault="00B12D35" w:rsidP="00B12D35">
            <w:pPr>
              <w:autoSpaceDE/>
              <w:autoSpaceDN/>
              <w:adjustRightInd/>
              <w:spacing w:before="0" w:line="240" w:lineRule="auto"/>
              <w:ind w:left="0"/>
              <w:rPr>
                <w:b/>
                <w:bCs/>
                <w:sz w:val="16"/>
                <w:szCs w:val="18"/>
              </w:rPr>
            </w:pPr>
          </w:p>
        </w:tc>
        <w:tc>
          <w:tcPr>
            <w:tcW w:w="2808" w:type="dxa"/>
            <w:vAlign w:val="center"/>
          </w:tcPr>
          <w:p w14:paraId="7B4DECA6" w14:textId="77777777" w:rsidR="00B12D35" w:rsidRPr="00A11843" w:rsidRDefault="00B12D35" w:rsidP="00B12D35">
            <w:pPr>
              <w:autoSpaceDE/>
              <w:autoSpaceDN/>
              <w:adjustRightInd/>
              <w:spacing w:before="0" w:line="240" w:lineRule="auto"/>
              <w:ind w:left="0"/>
              <w:rPr>
                <w:sz w:val="16"/>
                <w:szCs w:val="16"/>
              </w:rPr>
            </w:pPr>
            <w:r w:rsidRPr="00A11843">
              <w:rPr>
                <w:sz w:val="16"/>
                <w:szCs w:val="16"/>
              </w:rPr>
              <w:t>International</w:t>
            </w:r>
          </w:p>
        </w:tc>
        <w:tc>
          <w:tcPr>
            <w:tcW w:w="2661" w:type="dxa"/>
            <w:gridSpan w:val="2"/>
            <w:vAlign w:val="center"/>
          </w:tcPr>
          <w:p w14:paraId="777C8666" w14:textId="77777777" w:rsidR="00B12D35" w:rsidRPr="00C02DAD" w:rsidRDefault="00B12D35" w:rsidP="00B12D35">
            <w:pPr>
              <w:autoSpaceDE/>
              <w:autoSpaceDN/>
              <w:adjustRightInd/>
              <w:spacing w:before="0" w:line="240" w:lineRule="auto"/>
              <w:ind w:left="0"/>
              <w:rPr>
                <w:sz w:val="16"/>
                <w:szCs w:val="16"/>
                <w:lang w:val="ru-RU"/>
              </w:rPr>
            </w:pPr>
            <w:proofErr w:type="spellStart"/>
            <w:r w:rsidRPr="00C02DAD">
              <w:rPr>
                <w:sz w:val="16"/>
                <w:szCs w:val="16"/>
              </w:rPr>
              <w:t>Interseal</w:t>
            </w:r>
            <w:proofErr w:type="spellEnd"/>
            <w:r w:rsidRPr="00C02DAD">
              <w:rPr>
                <w:sz w:val="16"/>
                <w:szCs w:val="16"/>
              </w:rPr>
              <w:t xml:space="preserve"> 670 HS</w:t>
            </w:r>
            <w:r w:rsidRPr="00C02DAD">
              <w:rPr>
                <w:sz w:val="16"/>
                <w:szCs w:val="16"/>
                <w:lang w:val="ru-RU"/>
              </w:rPr>
              <w:t>*</w:t>
            </w:r>
          </w:p>
        </w:tc>
        <w:tc>
          <w:tcPr>
            <w:tcW w:w="816" w:type="dxa"/>
            <w:vAlign w:val="center"/>
          </w:tcPr>
          <w:p w14:paraId="7F3CFF0C" w14:textId="77777777" w:rsidR="00B12D35" w:rsidRPr="00A11843" w:rsidRDefault="00B12D35" w:rsidP="00B12D35">
            <w:pPr>
              <w:autoSpaceDE/>
              <w:autoSpaceDN/>
              <w:adjustRightInd/>
              <w:spacing w:before="0" w:line="240" w:lineRule="auto"/>
              <w:ind w:left="0"/>
              <w:jc w:val="center"/>
              <w:rPr>
                <w:sz w:val="16"/>
                <w:szCs w:val="16"/>
                <w:lang w:val="ru-RU"/>
              </w:rPr>
            </w:pPr>
            <w:r w:rsidRPr="00A11843">
              <w:rPr>
                <w:sz w:val="16"/>
                <w:szCs w:val="16"/>
                <w:lang w:val="ru-RU"/>
              </w:rPr>
              <w:t>240</w:t>
            </w:r>
          </w:p>
        </w:tc>
        <w:tc>
          <w:tcPr>
            <w:tcW w:w="1341" w:type="dxa"/>
            <w:gridSpan w:val="2"/>
            <w:vAlign w:val="center"/>
          </w:tcPr>
          <w:p w14:paraId="62116346" w14:textId="77777777" w:rsidR="00B12D35" w:rsidRPr="00A11843" w:rsidRDefault="00B12D35" w:rsidP="00B12D35">
            <w:pPr>
              <w:autoSpaceDE/>
              <w:autoSpaceDN/>
              <w:adjustRightInd/>
              <w:spacing w:before="0" w:line="240" w:lineRule="auto"/>
              <w:ind w:left="72"/>
              <w:rPr>
                <w:sz w:val="16"/>
                <w:szCs w:val="16"/>
                <w:lang w:val="ru-RU"/>
              </w:rPr>
            </w:pPr>
            <w:r w:rsidRPr="00A11843">
              <w:rPr>
                <w:sz w:val="16"/>
                <w:szCs w:val="16"/>
              </w:rPr>
              <w:t>121°C (250°F)</w:t>
            </w:r>
          </w:p>
        </w:tc>
      </w:tr>
      <w:tr w:rsidR="00B12D35" w:rsidRPr="00A11843" w14:paraId="03D5BD23" w14:textId="77777777" w:rsidTr="00F029EB">
        <w:trPr>
          <w:trHeight w:val="288"/>
          <w:jc w:val="center"/>
        </w:trPr>
        <w:tc>
          <w:tcPr>
            <w:tcW w:w="2288" w:type="dxa"/>
            <w:gridSpan w:val="3"/>
            <w:vAlign w:val="center"/>
          </w:tcPr>
          <w:p w14:paraId="1C397EBE" w14:textId="77777777" w:rsidR="00B12D35" w:rsidRPr="00A11843" w:rsidRDefault="00B12D35" w:rsidP="00B12D35">
            <w:pPr>
              <w:autoSpaceDE/>
              <w:autoSpaceDN/>
              <w:adjustRightInd/>
              <w:spacing w:before="0" w:line="240" w:lineRule="auto"/>
              <w:ind w:left="0"/>
              <w:rPr>
                <w:b/>
                <w:bCs/>
                <w:sz w:val="16"/>
                <w:szCs w:val="18"/>
              </w:rPr>
            </w:pPr>
          </w:p>
        </w:tc>
        <w:tc>
          <w:tcPr>
            <w:tcW w:w="2808" w:type="dxa"/>
            <w:vAlign w:val="center"/>
          </w:tcPr>
          <w:p w14:paraId="64BFF20C" w14:textId="77777777" w:rsidR="00B12D35" w:rsidRPr="00A11843" w:rsidRDefault="00B12D35" w:rsidP="00B12D35">
            <w:pPr>
              <w:autoSpaceDE/>
              <w:autoSpaceDN/>
              <w:adjustRightInd/>
              <w:spacing w:before="0" w:line="240" w:lineRule="auto"/>
              <w:ind w:left="0"/>
              <w:rPr>
                <w:sz w:val="16"/>
                <w:szCs w:val="16"/>
              </w:rPr>
            </w:pPr>
            <w:r w:rsidRPr="00A11843">
              <w:rPr>
                <w:sz w:val="16"/>
                <w:szCs w:val="16"/>
              </w:rPr>
              <w:t>International Devoe</w:t>
            </w:r>
          </w:p>
        </w:tc>
        <w:tc>
          <w:tcPr>
            <w:tcW w:w="2661" w:type="dxa"/>
            <w:gridSpan w:val="2"/>
            <w:vAlign w:val="center"/>
          </w:tcPr>
          <w:p w14:paraId="32B5AAF3" w14:textId="77777777" w:rsidR="00B12D35" w:rsidRPr="00C02DAD" w:rsidRDefault="00B12D35" w:rsidP="00B12D35">
            <w:pPr>
              <w:autoSpaceDE/>
              <w:autoSpaceDN/>
              <w:adjustRightInd/>
              <w:spacing w:before="0" w:line="240" w:lineRule="auto"/>
              <w:ind w:left="0"/>
              <w:rPr>
                <w:sz w:val="16"/>
                <w:szCs w:val="16"/>
              </w:rPr>
            </w:pPr>
            <w:r w:rsidRPr="00C02DAD">
              <w:rPr>
                <w:sz w:val="16"/>
                <w:szCs w:val="16"/>
              </w:rPr>
              <w:t>Devran 224</w:t>
            </w:r>
            <w:r w:rsidRPr="00C02DAD">
              <w:rPr>
                <w:sz w:val="16"/>
                <w:szCs w:val="16"/>
                <w:lang w:val="ru-RU"/>
              </w:rPr>
              <w:t xml:space="preserve"> </w:t>
            </w:r>
            <w:r w:rsidRPr="00C02DAD">
              <w:rPr>
                <w:sz w:val="16"/>
                <w:szCs w:val="16"/>
              </w:rPr>
              <w:t>series</w:t>
            </w:r>
          </w:p>
        </w:tc>
        <w:tc>
          <w:tcPr>
            <w:tcW w:w="816" w:type="dxa"/>
            <w:vAlign w:val="center"/>
          </w:tcPr>
          <w:p w14:paraId="7E6BF807" w14:textId="77777777" w:rsidR="00B12D35" w:rsidRPr="00A11843" w:rsidRDefault="00B12D35" w:rsidP="00B12D35">
            <w:pPr>
              <w:autoSpaceDE/>
              <w:autoSpaceDN/>
              <w:adjustRightInd/>
              <w:spacing w:before="0" w:line="240" w:lineRule="auto"/>
              <w:ind w:left="0"/>
              <w:jc w:val="center"/>
              <w:rPr>
                <w:sz w:val="16"/>
                <w:szCs w:val="16"/>
                <w:lang w:val="ru-RU"/>
              </w:rPr>
            </w:pPr>
            <w:r w:rsidRPr="00A11843">
              <w:rPr>
                <w:sz w:val="16"/>
                <w:szCs w:val="16"/>
                <w:lang w:val="ru-RU"/>
              </w:rPr>
              <w:t>100-212</w:t>
            </w:r>
          </w:p>
        </w:tc>
        <w:tc>
          <w:tcPr>
            <w:tcW w:w="1341" w:type="dxa"/>
            <w:gridSpan w:val="2"/>
            <w:vAlign w:val="center"/>
          </w:tcPr>
          <w:p w14:paraId="0F1716E3" w14:textId="77777777" w:rsidR="00B12D35" w:rsidRPr="00A11843" w:rsidRDefault="00B12D35" w:rsidP="00B12D35">
            <w:pPr>
              <w:autoSpaceDE/>
              <w:autoSpaceDN/>
              <w:adjustRightInd/>
              <w:spacing w:before="0" w:line="240" w:lineRule="auto"/>
              <w:ind w:left="72"/>
              <w:rPr>
                <w:sz w:val="16"/>
                <w:szCs w:val="16"/>
                <w:lang w:val="ru-RU"/>
              </w:rPr>
            </w:pPr>
            <w:r w:rsidRPr="00A11843">
              <w:rPr>
                <w:sz w:val="16"/>
                <w:szCs w:val="16"/>
                <w:lang w:val="ru-RU"/>
              </w:rPr>
              <w:t>121°C (250°F)</w:t>
            </w:r>
          </w:p>
        </w:tc>
      </w:tr>
      <w:tr w:rsidR="00B12D35" w:rsidRPr="00A11843" w14:paraId="6982AB9B" w14:textId="77777777" w:rsidTr="00F029EB">
        <w:trPr>
          <w:trHeight w:val="288"/>
          <w:jc w:val="center"/>
        </w:trPr>
        <w:tc>
          <w:tcPr>
            <w:tcW w:w="2288" w:type="dxa"/>
            <w:gridSpan w:val="3"/>
            <w:vAlign w:val="center"/>
          </w:tcPr>
          <w:p w14:paraId="39C5A3CF" w14:textId="77777777" w:rsidR="00B12D35" w:rsidRPr="00A11843" w:rsidRDefault="00B12D35" w:rsidP="00B12D35">
            <w:pPr>
              <w:autoSpaceDE/>
              <w:autoSpaceDN/>
              <w:adjustRightInd/>
              <w:spacing w:before="0" w:line="240" w:lineRule="auto"/>
              <w:ind w:left="0"/>
              <w:rPr>
                <w:b/>
                <w:bCs/>
                <w:sz w:val="16"/>
                <w:szCs w:val="18"/>
              </w:rPr>
            </w:pPr>
          </w:p>
        </w:tc>
        <w:tc>
          <w:tcPr>
            <w:tcW w:w="2808" w:type="dxa"/>
            <w:vAlign w:val="center"/>
          </w:tcPr>
          <w:p w14:paraId="6E2A0999" w14:textId="77777777" w:rsidR="00B12D35" w:rsidRPr="00A11843" w:rsidRDefault="00B12D35" w:rsidP="00B12D35">
            <w:pPr>
              <w:autoSpaceDE/>
              <w:autoSpaceDN/>
              <w:adjustRightInd/>
              <w:spacing w:before="0" w:line="240" w:lineRule="auto"/>
              <w:ind w:left="0"/>
              <w:rPr>
                <w:sz w:val="16"/>
                <w:szCs w:val="16"/>
              </w:rPr>
            </w:pPr>
            <w:r w:rsidRPr="00A11843">
              <w:rPr>
                <w:sz w:val="16"/>
                <w:szCs w:val="16"/>
              </w:rPr>
              <w:t>Jotun Paints</w:t>
            </w:r>
          </w:p>
        </w:tc>
        <w:tc>
          <w:tcPr>
            <w:tcW w:w="2661" w:type="dxa"/>
            <w:gridSpan w:val="2"/>
            <w:vAlign w:val="center"/>
          </w:tcPr>
          <w:p w14:paraId="5DBF24C5" w14:textId="77777777" w:rsidR="00B12D35" w:rsidRPr="00C02DAD" w:rsidRDefault="00B12D35" w:rsidP="00B12D35">
            <w:pPr>
              <w:autoSpaceDE/>
              <w:autoSpaceDN/>
              <w:adjustRightInd/>
              <w:spacing w:before="0" w:line="240" w:lineRule="auto"/>
              <w:ind w:left="0"/>
              <w:rPr>
                <w:sz w:val="16"/>
                <w:szCs w:val="16"/>
              </w:rPr>
            </w:pPr>
            <w:proofErr w:type="spellStart"/>
            <w:r w:rsidRPr="00C02DAD">
              <w:rPr>
                <w:sz w:val="16"/>
                <w:szCs w:val="16"/>
              </w:rPr>
              <w:t>Penguard</w:t>
            </w:r>
            <w:proofErr w:type="spellEnd"/>
            <w:r w:rsidRPr="00C02DAD">
              <w:rPr>
                <w:sz w:val="16"/>
                <w:szCs w:val="16"/>
              </w:rPr>
              <w:t xml:space="preserve"> FC</w:t>
            </w:r>
          </w:p>
        </w:tc>
        <w:tc>
          <w:tcPr>
            <w:tcW w:w="816" w:type="dxa"/>
            <w:vAlign w:val="center"/>
          </w:tcPr>
          <w:p w14:paraId="08F292E1" w14:textId="77777777" w:rsidR="00B12D35" w:rsidRPr="00A11843" w:rsidRDefault="00B12D35" w:rsidP="00B12D35">
            <w:pPr>
              <w:autoSpaceDE/>
              <w:autoSpaceDN/>
              <w:adjustRightInd/>
              <w:spacing w:before="0" w:line="240" w:lineRule="auto"/>
              <w:ind w:left="0"/>
              <w:jc w:val="center"/>
              <w:rPr>
                <w:sz w:val="16"/>
                <w:szCs w:val="16"/>
                <w:lang w:val="ru-RU"/>
              </w:rPr>
            </w:pPr>
            <w:r w:rsidRPr="00A11843">
              <w:rPr>
                <w:sz w:val="16"/>
                <w:szCs w:val="16"/>
                <w:lang w:val="ru-RU"/>
              </w:rPr>
              <w:t>310</w:t>
            </w:r>
          </w:p>
        </w:tc>
        <w:tc>
          <w:tcPr>
            <w:tcW w:w="1341" w:type="dxa"/>
            <w:gridSpan w:val="2"/>
            <w:vAlign w:val="center"/>
          </w:tcPr>
          <w:p w14:paraId="5CF97823" w14:textId="77777777" w:rsidR="00B12D35" w:rsidRPr="00A11843" w:rsidRDefault="00B12D35" w:rsidP="00B12D35">
            <w:pPr>
              <w:autoSpaceDE/>
              <w:autoSpaceDN/>
              <w:adjustRightInd/>
              <w:spacing w:before="0" w:line="240" w:lineRule="auto"/>
              <w:ind w:left="72"/>
              <w:rPr>
                <w:sz w:val="16"/>
                <w:szCs w:val="16"/>
                <w:lang w:val="ru-RU"/>
              </w:rPr>
            </w:pPr>
            <w:r w:rsidRPr="00A11843">
              <w:rPr>
                <w:sz w:val="16"/>
                <w:szCs w:val="16"/>
                <w:lang w:val="ru-RU"/>
              </w:rPr>
              <w:t>121°C (250°F)</w:t>
            </w:r>
          </w:p>
        </w:tc>
      </w:tr>
      <w:tr w:rsidR="00FE0E0B" w:rsidRPr="00A11843" w14:paraId="3D501DF4" w14:textId="77777777" w:rsidTr="00F029EB">
        <w:trPr>
          <w:trHeight w:val="288"/>
          <w:jc w:val="center"/>
        </w:trPr>
        <w:tc>
          <w:tcPr>
            <w:tcW w:w="2288" w:type="dxa"/>
            <w:gridSpan w:val="3"/>
            <w:vAlign w:val="center"/>
          </w:tcPr>
          <w:p w14:paraId="0119E622" w14:textId="77777777" w:rsidR="00FE0E0B" w:rsidRPr="00A11843" w:rsidRDefault="00FE0E0B" w:rsidP="00FE0E0B">
            <w:pPr>
              <w:autoSpaceDE/>
              <w:autoSpaceDN/>
              <w:adjustRightInd/>
              <w:spacing w:before="0" w:line="240" w:lineRule="auto"/>
              <w:ind w:left="0"/>
              <w:rPr>
                <w:b/>
                <w:bCs/>
                <w:sz w:val="16"/>
                <w:szCs w:val="18"/>
              </w:rPr>
            </w:pPr>
          </w:p>
        </w:tc>
        <w:tc>
          <w:tcPr>
            <w:tcW w:w="2808" w:type="dxa"/>
            <w:vAlign w:val="center"/>
          </w:tcPr>
          <w:p w14:paraId="599E5F12" w14:textId="77777777" w:rsidR="00FE0E0B" w:rsidRPr="00A11843" w:rsidRDefault="00FE0E0B" w:rsidP="00FE0E0B">
            <w:pPr>
              <w:autoSpaceDE/>
              <w:autoSpaceDN/>
              <w:adjustRightInd/>
              <w:spacing w:before="0" w:line="240" w:lineRule="auto"/>
              <w:ind w:left="0"/>
              <w:rPr>
                <w:sz w:val="16"/>
                <w:szCs w:val="16"/>
              </w:rPr>
            </w:pPr>
            <w:r w:rsidRPr="00A11843">
              <w:rPr>
                <w:sz w:val="16"/>
                <w:szCs w:val="16"/>
              </w:rPr>
              <w:t>PPG</w:t>
            </w:r>
          </w:p>
        </w:tc>
        <w:tc>
          <w:tcPr>
            <w:tcW w:w="2661" w:type="dxa"/>
            <w:gridSpan w:val="2"/>
            <w:vAlign w:val="center"/>
          </w:tcPr>
          <w:p w14:paraId="2BB222A3" w14:textId="18A81C76" w:rsidR="00FE0E0B" w:rsidRPr="00C02DAD" w:rsidRDefault="00FE0E0B" w:rsidP="00FE0E0B">
            <w:pPr>
              <w:autoSpaceDE/>
              <w:autoSpaceDN/>
              <w:adjustRightInd/>
              <w:spacing w:before="0" w:line="240" w:lineRule="auto"/>
              <w:ind w:left="0"/>
              <w:rPr>
                <w:sz w:val="16"/>
                <w:szCs w:val="16"/>
              </w:rPr>
            </w:pPr>
            <w:proofErr w:type="spellStart"/>
            <w:r w:rsidRPr="00C02DAD">
              <w:rPr>
                <w:sz w:val="16"/>
                <w:szCs w:val="16"/>
              </w:rPr>
              <w:t>Amerlock</w:t>
            </w:r>
            <w:proofErr w:type="spellEnd"/>
            <w:r w:rsidRPr="00C02DAD">
              <w:rPr>
                <w:sz w:val="16"/>
                <w:szCs w:val="16"/>
              </w:rPr>
              <w:t xml:space="preserve"> 2/400</w:t>
            </w:r>
            <w:r w:rsidRPr="00C02DAD">
              <w:rPr>
                <w:sz w:val="16"/>
                <w:szCs w:val="16"/>
                <w:lang w:val="ru-RU"/>
              </w:rPr>
              <w:t xml:space="preserve"> </w:t>
            </w:r>
            <w:r w:rsidRPr="00C02DAD">
              <w:rPr>
                <w:sz w:val="16"/>
                <w:szCs w:val="16"/>
              </w:rPr>
              <w:t xml:space="preserve">Series </w:t>
            </w:r>
            <w:proofErr w:type="spellStart"/>
            <w:r w:rsidRPr="00C02DAD">
              <w:rPr>
                <w:sz w:val="16"/>
                <w:szCs w:val="16"/>
              </w:rPr>
              <w:t>Sigmacover</w:t>
            </w:r>
            <w:proofErr w:type="spellEnd"/>
            <w:r w:rsidRPr="00C02DAD">
              <w:rPr>
                <w:sz w:val="16"/>
                <w:szCs w:val="16"/>
              </w:rPr>
              <w:t> 2/400Series</w:t>
            </w:r>
          </w:p>
        </w:tc>
        <w:tc>
          <w:tcPr>
            <w:tcW w:w="816" w:type="dxa"/>
            <w:vAlign w:val="center"/>
          </w:tcPr>
          <w:p w14:paraId="0F5C3D57" w14:textId="77777777" w:rsidR="00FE0E0B" w:rsidRDefault="00FE0E0B" w:rsidP="00FE0E0B">
            <w:pPr>
              <w:autoSpaceDE/>
              <w:autoSpaceDN/>
              <w:adjustRightInd/>
              <w:spacing w:before="0" w:line="240" w:lineRule="auto"/>
              <w:ind w:left="0"/>
              <w:jc w:val="center"/>
              <w:rPr>
                <w:sz w:val="16"/>
                <w:szCs w:val="16"/>
              </w:rPr>
            </w:pPr>
            <w:r>
              <w:rPr>
                <w:sz w:val="16"/>
                <w:szCs w:val="16"/>
              </w:rPr>
              <w:t>153-240</w:t>
            </w:r>
          </w:p>
          <w:p w14:paraId="6BE79823" w14:textId="19DC2673" w:rsidR="00FE0E0B" w:rsidRPr="00A11843" w:rsidRDefault="00FE0E0B" w:rsidP="00FE0E0B">
            <w:pPr>
              <w:autoSpaceDE/>
              <w:autoSpaceDN/>
              <w:adjustRightInd/>
              <w:spacing w:before="0" w:line="240" w:lineRule="auto"/>
              <w:ind w:left="0"/>
              <w:jc w:val="center"/>
              <w:rPr>
                <w:sz w:val="16"/>
                <w:szCs w:val="16"/>
                <w:lang w:val="ru-RU"/>
              </w:rPr>
            </w:pPr>
            <w:r>
              <w:rPr>
                <w:sz w:val="16"/>
                <w:szCs w:val="16"/>
              </w:rPr>
              <w:t>84-180</w:t>
            </w:r>
          </w:p>
        </w:tc>
        <w:tc>
          <w:tcPr>
            <w:tcW w:w="1341" w:type="dxa"/>
            <w:gridSpan w:val="2"/>
            <w:vAlign w:val="center"/>
          </w:tcPr>
          <w:p w14:paraId="2EC45726" w14:textId="77777777" w:rsidR="00FE0E0B" w:rsidRPr="00A11843" w:rsidRDefault="00FE0E0B" w:rsidP="00FE0E0B">
            <w:pPr>
              <w:autoSpaceDE/>
              <w:autoSpaceDN/>
              <w:adjustRightInd/>
              <w:spacing w:before="0" w:line="240" w:lineRule="auto"/>
              <w:ind w:left="72"/>
              <w:rPr>
                <w:sz w:val="16"/>
                <w:szCs w:val="16"/>
                <w:lang w:val="ru-RU"/>
              </w:rPr>
            </w:pPr>
            <w:r w:rsidRPr="00A11843">
              <w:rPr>
                <w:sz w:val="16"/>
                <w:szCs w:val="16"/>
                <w:lang w:val="ru-RU"/>
              </w:rPr>
              <w:t>121°C (250°F)</w:t>
            </w:r>
          </w:p>
        </w:tc>
      </w:tr>
      <w:tr w:rsidR="00B12D35" w:rsidRPr="00A11843" w14:paraId="125ECC72" w14:textId="77777777" w:rsidTr="00F029EB">
        <w:trPr>
          <w:trHeight w:val="288"/>
          <w:jc w:val="center"/>
        </w:trPr>
        <w:tc>
          <w:tcPr>
            <w:tcW w:w="2288" w:type="dxa"/>
            <w:gridSpan w:val="3"/>
            <w:vAlign w:val="center"/>
          </w:tcPr>
          <w:p w14:paraId="4599E89D" w14:textId="77777777" w:rsidR="00B12D35" w:rsidRPr="00A11843" w:rsidRDefault="00B12D35" w:rsidP="00B12D35">
            <w:pPr>
              <w:autoSpaceDE/>
              <w:autoSpaceDN/>
              <w:adjustRightInd/>
              <w:spacing w:before="0" w:line="240" w:lineRule="auto"/>
              <w:ind w:left="0"/>
              <w:rPr>
                <w:b/>
                <w:bCs/>
                <w:sz w:val="16"/>
                <w:szCs w:val="18"/>
              </w:rPr>
            </w:pPr>
          </w:p>
        </w:tc>
        <w:tc>
          <w:tcPr>
            <w:tcW w:w="2808" w:type="dxa"/>
            <w:vAlign w:val="center"/>
          </w:tcPr>
          <w:p w14:paraId="3C7DBA1C" w14:textId="77777777" w:rsidR="00B12D35" w:rsidRPr="00A11843" w:rsidRDefault="00B12D35" w:rsidP="00B12D35">
            <w:pPr>
              <w:autoSpaceDE/>
              <w:autoSpaceDN/>
              <w:adjustRightInd/>
              <w:spacing w:before="0" w:line="240" w:lineRule="auto"/>
              <w:ind w:left="0"/>
              <w:rPr>
                <w:sz w:val="16"/>
                <w:szCs w:val="16"/>
              </w:rPr>
            </w:pPr>
            <w:r w:rsidRPr="00A11843">
              <w:rPr>
                <w:sz w:val="16"/>
                <w:szCs w:val="16"/>
              </w:rPr>
              <w:t>Sherwin Williams</w:t>
            </w:r>
          </w:p>
        </w:tc>
        <w:tc>
          <w:tcPr>
            <w:tcW w:w="2661" w:type="dxa"/>
            <w:gridSpan w:val="2"/>
            <w:vAlign w:val="center"/>
          </w:tcPr>
          <w:p w14:paraId="3E598D4D" w14:textId="77777777" w:rsidR="00B12D35" w:rsidRPr="00C02DAD" w:rsidRDefault="00B12D35" w:rsidP="00B12D35">
            <w:pPr>
              <w:autoSpaceDE/>
              <w:autoSpaceDN/>
              <w:adjustRightInd/>
              <w:spacing w:before="0" w:line="240" w:lineRule="auto"/>
              <w:ind w:left="0"/>
              <w:rPr>
                <w:sz w:val="16"/>
                <w:szCs w:val="16"/>
              </w:rPr>
            </w:pPr>
            <w:proofErr w:type="spellStart"/>
            <w:r w:rsidRPr="00C02DAD">
              <w:rPr>
                <w:sz w:val="16"/>
                <w:szCs w:val="16"/>
              </w:rPr>
              <w:t>Macropoxy</w:t>
            </w:r>
            <w:proofErr w:type="spellEnd"/>
            <w:r w:rsidRPr="00C02DAD">
              <w:rPr>
                <w:sz w:val="16"/>
                <w:szCs w:val="16"/>
              </w:rPr>
              <w:t xml:space="preserve"> 646 Series</w:t>
            </w:r>
          </w:p>
        </w:tc>
        <w:tc>
          <w:tcPr>
            <w:tcW w:w="816" w:type="dxa"/>
            <w:vAlign w:val="center"/>
          </w:tcPr>
          <w:p w14:paraId="0C8EA79B" w14:textId="77777777" w:rsidR="00B12D35" w:rsidRPr="00A11843" w:rsidRDefault="00B12D35" w:rsidP="00B12D35">
            <w:pPr>
              <w:autoSpaceDE/>
              <w:autoSpaceDN/>
              <w:adjustRightInd/>
              <w:spacing w:before="0" w:line="240" w:lineRule="auto"/>
              <w:ind w:left="0"/>
              <w:jc w:val="center"/>
              <w:rPr>
                <w:sz w:val="16"/>
                <w:szCs w:val="16"/>
                <w:lang w:val="ru-RU"/>
              </w:rPr>
            </w:pPr>
            <w:r w:rsidRPr="00A11843">
              <w:rPr>
                <w:sz w:val="16"/>
                <w:szCs w:val="16"/>
                <w:lang w:val="ru-RU"/>
              </w:rPr>
              <w:t>100-250</w:t>
            </w:r>
          </w:p>
        </w:tc>
        <w:tc>
          <w:tcPr>
            <w:tcW w:w="1341" w:type="dxa"/>
            <w:gridSpan w:val="2"/>
            <w:vAlign w:val="center"/>
          </w:tcPr>
          <w:p w14:paraId="57C0969C" w14:textId="77777777" w:rsidR="00B12D35" w:rsidRPr="00A11843" w:rsidRDefault="00B12D35" w:rsidP="00B12D35">
            <w:pPr>
              <w:autoSpaceDE/>
              <w:autoSpaceDN/>
              <w:adjustRightInd/>
              <w:spacing w:before="0" w:line="240" w:lineRule="auto"/>
              <w:ind w:left="72"/>
              <w:rPr>
                <w:sz w:val="16"/>
                <w:szCs w:val="16"/>
                <w:lang w:val="ru-RU"/>
              </w:rPr>
            </w:pPr>
            <w:r w:rsidRPr="00A11843">
              <w:rPr>
                <w:sz w:val="16"/>
                <w:szCs w:val="16"/>
                <w:lang w:val="ru-RU"/>
              </w:rPr>
              <w:t>121°C (250°F)</w:t>
            </w:r>
          </w:p>
        </w:tc>
      </w:tr>
      <w:tr w:rsidR="00B12D35" w:rsidRPr="00A11843" w14:paraId="6D28F9E7" w14:textId="77777777" w:rsidTr="00F029EB">
        <w:trPr>
          <w:trHeight w:val="288"/>
          <w:jc w:val="center"/>
        </w:trPr>
        <w:tc>
          <w:tcPr>
            <w:tcW w:w="2288" w:type="dxa"/>
            <w:gridSpan w:val="3"/>
            <w:tcBorders>
              <w:bottom w:val="single" w:sz="12" w:space="0" w:color="auto"/>
            </w:tcBorders>
            <w:vAlign w:val="center"/>
          </w:tcPr>
          <w:p w14:paraId="59D5E8DC" w14:textId="77777777" w:rsidR="00B12D35" w:rsidRPr="00A11843" w:rsidRDefault="00B12D35" w:rsidP="00B12D35">
            <w:pPr>
              <w:autoSpaceDE/>
              <w:autoSpaceDN/>
              <w:adjustRightInd/>
              <w:spacing w:before="0" w:line="240" w:lineRule="auto"/>
              <w:ind w:left="0"/>
              <w:rPr>
                <w:b/>
                <w:bCs/>
                <w:sz w:val="16"/>
                <w:szCs w:val="18"/>
              </w:rPr>
            </w:pPr>
          </w:p>
        </w:tc>
        <w:tc>
          <w:tcPr>
            <w:tcW w:w="2808" w:type="dxa"/>
            <w:tcBorders>
              <w:bottom w:val="single" w:sz="12" w:space="0" w:color="auto"/>
            </w:tcBorders>
            <w:vAlign w:val="center"/>
          </w:tcPr>
          <w:p w14:paraId="7E5329A4" w14:textId="77777777" w:rsidR="00B12D35" w:rsidRPr="00A11843" w:rsidRDefault="00B12D35" w:rsidP="00B12D35">
            <w:pPr>
              <w:autoSpaceDE/>
              <w:autoSpaceDN/>
              <w:adjustRightInd/>
              <w:spacing w:before="0" w:line="240" w:lineRule="auto"/>
              <w:ind w:left="0"/>
              <w:rPr>
                <w:sz w:val="16"/>
                <w:szCs w:val="16"/>
              </w:rPr>
            </w:pPr>
            <w:r w:rsidRPr="00A11843">
              <w:rPr>
                <w:sz w:val="16"/>
                <w:szCs w:val="16"/>
              </w:rPr>
              <w:t>Tnemec</w:t>
            </w:r>
          </w:p>
        </w:tc>
        <w:tc>
          <w:tcPr>
            <w:tcW w:w="2661" w:type="dxa"/>
            <w:gridSpan w:val="2"/>
            <w:tcBorders>
              <w:bottom w:val="single" w:sz="12" w:space="0" w:color="auto"/>
            </w:tcBorders>
            <w:vAlign w:val="center"/>
          </w:tcPr>
          <w:p w14:paraId="2ED985F1" w14:textId="77777777" w:rsidR="00B12D35" w:rsidRPr="00C02DAD" w:rsidRDefault="00B12D35" w:rsidP="00B12D35">
            <w:pPr>
              <w:autoSpaceDE/>
              <w:autoSpaceDN/>
              <w:adjustRightInd/>
              <w:spacing w:before="0" w:line="240" w:lineRule="auto"/>
              <w:ind w:left="0"/>
              <w:rPr>
                <w:sz w:val="16"/>
                <w:szCs w:val="16"/>
              </w:rPr>
            </w:pPr>
            <w:r w:rsidRPr="00C02DAD">
              <w:rPr>
                <w:sz w:val="16"/>
                <w:szCs w:val="16"/>
              </w:rPr>
              <w:t xml:space="preserve">Series 161 </w:t>
            </w:r>
            <w:proofErr w:type="spellStart"/>
            <w:r w:rsidRPr="00C02DAD">
              <w:rPr>
                <w:sz w:val="16"/>
                <w:szCs w:val="16"/>
              </w:rPr>
              <w:t>Tneme-Fascure</w:t>
            </w:r>
            <w:proofErr w:type="spellEnd"/>
          </w:p>
          <w:p w14:paraId="57718418" w14:textId="07A6971E" w:rsidR="00FC3F2E" w:rsidRPr="00C02DAD" w:rsidRDefault="00FC3F2E" w:rsidP="00B12D35">
            <w:pPr>
              <w:autoSpaceDE/>
              <w:autoSpaceDN/>
              <w:adjustRightInd/>
              <w:spacing w:before="0" w:line="240" w:lineRule="auto"/>
              <w:ind w:left="0"/>
              <w:rPr>
                <w:sz w:val="16"/>
                <w:szCs w:val="16"/>
              </w:rPr>
            </w:pPr>
            <w:r w:rsidRPr="00C02DAD">
              <w:rPr>
                <w:sz w:val="16"/>
                <w:szCs w:val="16"/>
              </w:rPr>
              <w:t xml:space="preserve">Series L69 Hi-Build </w:t>
            </w:r>
            <w:proofErr w:type="spellStart"/>
            <w:r w:rsidRPr="00C02DAD">
              <w:rPr>
                <w:sz w:val="16"/>
                <w:szCs w:val="16"/>
              </w:rPr>
              <w:t>Epoxoline</w:t>
            </w:r>
            <w:proofErr w:type="spellEnd"/>
            <w:r w:rsidRPr="00C02DAD">
              <w:rPr>
                <w:sz w:val="16"/>
                <w:szCs w:val="16"/>
              </w:rPr>
              <w:t xml:space="preserve"> II</w:t>
            </w:r>
          </w:p>
        </w:tc>
        <w:tc>
          <w:tcPr>
            <w:tcW w:w="816" w:type="dxa"/>
            <w:tcBorders>
              <w:bottom w:val="single" w:sz="12" w:space="0" w:color="auto"/>
            </w:tcBorders>
            <w:vAlign w:val="center"/>
          </w:tcPr>
          <w:p w14:paraId="6DB2ABB5" w14:textId="7B8582BA" w:rsidR="00B12D35" w:rsidRDefault="00064493" w:rsidP="00B12D35">
            <w:pPr>
              <w:autoSpaceDE/>
              <w:autoSpaceDN/>
              <w:adjustRightInd/>
              <w:spacing w:before="0" w:line="240" w:lineRule="auto"/>
              <w:ind w:left="0"/>
              <w:jc w:val="center"/>
              <w:rPr>
                <w:sz w:val="16"/>
                <w:szCs w:val="16"/>
                <w:lang w:val="ru-RU"/>
              </w:rPr>
            </w:pPr>
            <w:r>
              <w:rPr>
                <w:sz w:val="16"/>
                <w:szCs w:val="16"/>
                <w:lang w:val="ru-RU"/>
              </w:rPr>
              <w:t>184</w:t>
            </w:r>
            <w:r w:rsidR="00B12D35">
              <w:rPr>
                <w:sz w:val="16"/>
                <w:szCs w:val="16"/>
              </w:rPr>
              <w:t>-393</w:t>
            </w:r>
          </w:p>
          <w:p w14:paraId="38E56EF3" w14:textId="4F347FF8" w:rsidR="00FC3F2E" w:rsidRPr="00FC3F2E" w:rsidRDefault="00302669" w:rsidP="00B12D35">
            <w:pPr>
              <w:autoSpaceDE/>
              <w:autoSpaceDN/>
              <w:adjustRightInd/>
              <w:spacing w:before="0" w:line="240" w:lineRule="auto"/>
              <w:ind w:left="0"/>
              <w:jc w:val="center"/>
              <w:rPr>
                <w:sz w:val="16"/>
                <w:szCs w:val="16"/>
                <w:lang w:val="ru-RU"/>
              </w:rPr>
            </w:pPr>
            <w:r>
              <w:rPr>
                <w:sz w:val="16"/>
                <w:szCs w:val="16"/>
                <w:lang w:val="ru-RU"/>
              </w:rPr>
              <w:t>98-335</w:t>
            </w:r>
          </w:p>
        </w:tc>
        <w:tc>
          <w:tcPr>
            <w:tcW w:w="1341" w:type="dxa"/>
            <w:gridSpan w:val="2"/>
            <w:tcBorders>
              <w:bottom w:val="single" w:sz="12" w:space="0" w:color="auto"/>
            </w:tcBorders>
            <w:vAlign w:val="center"/>
          </w:tcPr>
          <w:p w14:paraId="54DE3F23" w14:textId="77777777" w:rsidR="00B12D35" w:rsidRPr="00A11843" w:rsidRDefault="00B12D35" w:rsidP="00B12D35">
            <w:pPr>
              <w:autoSpaceDE/>
              <w:autoSpaceDN/>
              <w:adjustRightInd/>
              <w:spacing w:before="0" w:line="240" w:lineRule="auto"/>
              <w:ind w:left="0"/>
              <w:rPr>
                <w:sz w:val="16"/>
                <w:szCs w:val="16"/>
                <w:lang w:val="ru-RU"/>
              </w:rPr>
            </w:pPr>
            <w:r w:rsidRPr="00A11843">
              <w:rPr>
                <w:sz w:val="16"/>
                <w:szCs w:val="16"/>
                <w:lang w:val="ru-RU"/>
              </w:rPr>
              <w:t>121°C (250°F)</w:t>
            </w:r>
          </w:p>
        </w:tc>
      </w:tr>
      <w:tr w:rsidR="00B12D35" w:rsidRPr="00A11843" w14:paraId="663475B6" w14:textId="77777777" w:rsidTr="00F029EB">
        <w:trPr>
          <w:trHeight w:val="288"/>
          <w:jc w:val="center"/>
        </w:trPr>
        <w:tc>
          <w:tcPr>
            <w:tcW w:w="1170" w:type="dxa"/>
            <w:vAlign w:val="center"/>
          </w:tcPr>
          <w:p w14:paraId="58080B1A" w14:textId="77777777" w:rsidR="00B12D35" w:rsidRPr="00A11843" w:rsidRDefault="00B12D35" w:rsidP="00B12D35">
            <w:pPr>
              <w:autoSpaceDE/>
              <w:autoSpaceDN/>
              <w:adjustRightInd/>
              <w:spacing w:before="0" w:line="240" w:lineRule="auto"/>
              <w:ind w:left="-72"/>
              <w:rPr>
                <w:b/>
                <w:sz w:val="16"/>
                <w:szCs w:val="16"/>
              </w:rPr>
            </w:pPr>
            <w:r w:rsidRPr="00B52749">
              <w:rPr>
                <w:b/>
                <w:color w:val="auto"/>
                <w:sz w:val="16"/>
                <w:szCs w:val="24"/>
                <w:lang w:val="ru-RU"/>
              </w:rPr>
              <w:t>Последнее обновление:</w:t>
            </w:r>
          </w:p>
        </w:tc>
        <w:tc>
          <w:tcPr>
            <w:tcW w:w="3926" w:type="dxa"/>
            <w:gridSpan w:val="3"/>
            <w:vAlign w:val="center"/>
          </w:tcPr>
          <w:p w14:paraId="479ECBC5" w14:textId="5C2DB178" w:rsidR="00B12D35" w:rsidRPr="00A11843" w:rsidRDefault="009F639B" w:rsidP="00B12D35">
            <w:pPr>
              <w:autoSpaceDE/>
              <w:autoSpaceDN/>
              <w:adjustRightInd/>
              <w:spacing w:before="0" w:line="240" w:lineRule="auto"/>
              <w:ind w:left="-72"/>
              <w:rPr>
                <w:sz w:val="16"/>
                <w:szCs w:val="16"/>
              </w:rPr>
            </w:pPr>
            <w:r>
              <w:rPr>
                <w:color w:val="auto"/>
                <w:sz w:val="16"/>
                <w:szCs w:val="24"/>
                <w:lang w:val="ru-RU"/>
              </w:rPr>
              <w:t xml:space="preserve"> </w:t>
            </w:r>
            <w:r w:rsidR="00476D5E">
              <w:rPr>
                <w:color w:val="auto"/>
                <w:sz w:val="16"/>
                <w:szCs w:val="24"/>
                <w:lang w:val="ru-RU"/>
              </w:rPr>
              <w:t>Ноябрь</w:t>
            </w:r>
            <w:r>
              <w:rPr>
                <w:color w:val="auto"/>
                <w:sz w:val="16"/>
                <w:szCs w:val="24"/>
                <w:lang w:val="ru-RU"/>
              </w:rPr>
              <w:t xml:space="preserve"> 2025</w:t>
            </w:r>
          </w:p>
        </w:tc>
        <w:tc>
          <w:tcPr>
            <w:tcW w:w="2661" w:type="dxa"/>
            <w:gridSpan w:val="2"/>
            <w:vAlign w:val="center"/>
          </w:tcPr>
          <w:p w14:paraId="31FC30EA" w14:textId="77777777" w:rsidR="00B12D35" w:rsidRPr="00A11843" w:rsidRDefault="00B12D35" w:rsidP="00B12D35">
            <w:pPr>
              <w:rPr>
                <w:b/>
                <w:sz w:val="16"/>
                <w:szCs w:val="16"/>
              </w:rPr>
            </w:pPr>
          </w:p>
        </w:tc>
        <w:tc>
          <w:tcPr>
            <w:tcW w:w="816" w:type="dxa"/>
            <w:vAlign w:val="center"/>
          </w:tcPr>
          <w:p w14:paraId="32ED4D83" w14:textId="77777777" w:rsidR="00B12D35" w:rsidRPr="00A11843" w:rsidRDefault="00B12D35" w:rsidP="00B12D35">
            <w:pPr>
              <w:jc w:val="center"/>
              <w:rPr>
                <w:b/>
                <w:sz w:val="16"/>
                <w:szCs w:val="16"/>
              </w:rPr>
            </w:pPr>
          </w:p>
        </w:tc>
        <w:tc>
          <w:tcPr>
            <w:tcW w:w="1341" w:type="dxa"/>
            <w:gridSpan w:val="2"/>
            <w:vAlign w:val="center"/>
          </w:tcPr>
          <w:p w14:paraId="54C35F86" w14:textId="77777777" w:rsidR="00B12D35" w:rsidRPr="00A11843" w:rsidRDefault="00B12D35" w:rsidP="00B12D35">
            <w:pPr>
              <w:rPr>
                <w:b/>
                <w:sz w:val="16"/>
                <w:szCs w:val="16"/>
              </w:rPr>
            </w:pPr>
          </w:p>
        </w:tc>
      </w:tr>
    </w:tbl>
    <w:p w14:paraId="38209280" w14:textId="5C3B97A4" w:rsidR="00B7225D" w:rsidRDefault="00B7225D" w:rsidP="002606C2">
      <w:pPr>
        <w:widowControl w:val="0"/>
        <w:spacing w:line="240" w:lineRule="auto"/>
        <w:ind w:left="993" w:right="-20" w:hanging="1135"/>
        <w:contextualSpacing/>
        <w:rPr>
          <w:sz w:val="16"/>
          <w:szCs w:val="16"/>
          <w:lang w:val="ru-RU"/>
        </w:rPr>
      </w:pPr>
    </w:p>
    <w:p w14:paraId="073D074F" w14:textId="0E29AF57" w:rsidR="00893F39" w:rsidRPr="00A27633" w:rsidRDefault="00893F39" w:rsidP="00567D04">
      <w:pPr>
        <w:widowControl w:val="0"/>
        <w:spacing w:line="240" w:lineRule="auto"/>
        <w:ind w:left="1440" w:right="708" w:hanging="1440"/>
        <w:contextualSpacing/>
        <w:rPr>
          <w:sz w:val="16"/>
          <w:szCs w:val="16"/>
          <w:lang w:val="ru-RU"/>
        </w:rPr>
      </w:pPr>
      <w:r w:rsidRPr="00043B9C">
        <w:rPr>
          <w:sz w:val="16"/>
          <w:szCs w:val="16"/>
          <w:lang w:val="ru-RU"/>
        </w:rPr>
        <w:t>Примечание</w:t>
      </w:r>
      <w:r>
        <w:rPr>
          <w:sz w:val="16"/>
          <w:szCs w:val="16"/>
          <w:lang w:val="ru-RU"/>
        </w:rPr>
        <w:t xml:space="preserve"> </w:t>
      </w:r>
      <w:r w:rsidRPr="00893F39">
        <w:rPr>
          <w:sz w:val="16"/>
          <w:szCs w:val="16"/>
          <w:lang w:val="ru-RU"/>
        </w:rPr>
        <w:t>1</w:t>
      </w:r>
      <w:r w:rsidRPr="00043B9C">
        <w:rPr>
          <w:sz w:val="16"/>
          <w:szCs w:val="16"/>
          <w:lang w:val="ru-RU"/>
        </w:rPr>
        <w:t xml:space="preserve">: </w:t>
      </w:r>
      <w:r w:rsidR="00567D04" w:rsidRPr="00064F9B">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A27633">
        <w:rPr>
          <w:sz w:val="16"/>
          <w:szCs w:val="16"/>
          <w:lang w:val="ru-RU"/>
        </w:rPr>
        <w:t xml:space="preserve"> </w:t>
      </w:r>
      <w:r>
        <w:rPr>
          <w:sz w:val="16"/>
          <w:szCs w:val="16"/>
          <w:lang w:val="ru-RU"/>
        </w:rPr>
        <w:t xml:space="preserve">Отклонение допускается если покрытие выпускается в одном цвете. </w:t>
      </w:r>
    </w:p>
    <w:p w14:paraId="7F9F9A61" w14:textId="77777777" w:rsidR="009D2467" w:rsidRPr="00D750DA" w:rsidRDefault="009D2467" w:rsidP="008E4BF9">
      <w:pPr>
        <w:widowControl w:val="0"/>
        <w:spacing w:line="240" w:lineRule="auto"/>
        <w:ind w:left="993" w:right="-20" w:hanging="1135"/>
        <w:contextualSpacing/>
        <w:outlineLvl w:val="0"/>
        <w:rPr>
          <w:sz w:val="16"/>
          <w:szCs w:val="16"/>
          <w:lang w:val="ru-RU"/>
        </w:rPr>
      </w:pPr>
    </w:p>
    <w:p w14:paraId="09209BF3"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89" w:type="dxa"/>
        <w:jc w:val="center"/>
        <w:tblLayout w:type="fixed"/>
        <w:tblLook w:val="01E0" w:firstRow="1" w:lastRow="1" w:firstColumn="1" w:lastColumn="1" w:noHBand="0" w:noVBand="0"/>
      </w:tblPr>
      <w:tblGrid>
        <w:gridCol w:w="1170"/>
        <w:gridCol w:w="270"/>
        <w:gridCol w:w="848"/>
        <w:gridCol w:w="2932"/>
        <w:gridCol w:w="1260"/>
        <w:gridCol w:w="1260"/>
        <w:gridCol w:w="990"/>
        <w:gridCol w:w="1352"/>
        <w:gridCol w:w="7"/>
      </w:tblGrid>
      <w:tr w:rsidR="00D54DEB" w:rsidRPr="001D3869" w14:paraId="25D136E3" w14:textId="77777777" w:rsidTr="00F029EB">
        <w:trPr>
          <w:trHeight w:val="360"/>
          <w:jc w:val="center"/>
        </w:trPr>
        <w:tc>
          <w:tcPr>
            <w:tcW w:w="10089" w:type="dxa"/>
            <w:gridSpan w:val="9"/>
            <w:tcBorders>
              <w:top w:val="single" w:sz="6" w:space="0" w:color="auto"/>
              <w:bottom w:val="single" w:sz="12" w:space="0" w:color="auto"/>
            </w:tcBorders>
            <w:shd w:val="clear" w:color="auto" w:fill="FFFFFF"/>
            <w:vAlign w:val="center"/>
          </w:tcPr>
          <w:p w14:paraId="430B5BE5" w14:textId="77777777" w:rsidR="00D54DEB" w:rsidRPr="001D3869" w:rsidRDefault="00D54DEB" w:rsidP="00B34A9B">
            <w:pPr>
              <w:ind w:right="-72"/>
              <w:jc w:val="right"/>
              <w:rPr>
                <w:b/>
                <w:i/>
                <w:color w:val="auto"/>
              </w:rPr>
            </w:pPr>
            <w:proofErr w:type="spellStart"/>
            <w:r w:rsidRPr="0005732F">
              <w:rPr>
                <w:b/>
                <w:i/>
                <w:color w:val="auto"/>
              </w:rPr>
              <w:lastRenderedPageBreak/>
              <w:t>Двухкомпонентные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D54DEB" w:rsidRPr="001D3869" w14:paraId="32AC753E" w14:textId="77777777" w:rsidTr="00485E94">
        <w:trPr>
          <w:trHeight w:val="360"/>
          <w:jc w:val="center"/>
        </w:trPr>
        <w:tc>
          <w:tcPr>
            <w:tcW w:w="7740" w:type="dxa"/>
            <w:gridSpan w:val="6"/>
            <w:tcBorders>
              <w:top w:val="single" w:sz="12" w:space="0" w:color="auto"/>
              <w:left w:val="single" w:sz="12" w:space="0" w:color="auto"/>
              <w:bottom w:val="single" w:sz="12" w:space="0" w:color="auto"/>
            </w:tcBorders>
            <w:vAlign w:val="center"/>
          </w:tcPr>
          <w:p w14:paraId="66335C02" w14:textId="77777777" w:rsidR="00D54DEB" w:rsidRPr="00B779FC" w:rsidRDefault="00D54DEB" w:rsidP="00B34A9B">
            <w:pPr>
              <w:autoSpaceDE/>
              <w:autoSpaceDN/>
              <w:adjustRightInd/>
              <w:spacing w:before="0" w:line="240" w:lineRule="auto"/>
              <w:ind w:left="0"/>
              <w:rPr>
                <w:b/>
                <w:sz w:val="20"/>
                <w:szCs w:val="20"/>
                <w:lang w:val="ru-RU"/>
              </w:rPr>
            </w:pPr>
            <w:r w:rsidRPr="00AD544E">
              <w:rPr>
                <w:b/>
                <w:color w:val="auto"/>
                <w:sz w:val="20"/>
                <w:szCs w:val="24"/>
                <w:lang w:val="ru-RU"/>
              </w:rPr>
              <w:t xml:space="preserve">Эпоксидная мастика - </w:t>
            </w:r>
            <w:r w:rsidR="00746BFD" w:rsidRPr="00284516">
              <w:rPr>
                <w:b/>
                <w:color w:val="auto"/>
                <w:sz w:val="20"/>
                <w:szCs w:val="24"/>
                <w:lang w:val="ru-RU"/>
              </w:rPr>
              <w:t>грунтовка толерантная к поверхности</w:t>
            </w:r>
            <w:r w:rsidRPr="00284516">
              <w:rPr>
                <w:b/>
                <w:color w:val="auto"/>
                <w:sz w:val="20"/>
                <w:szCs w:val="24"/>
                <w:lang w:val="ru-RU"/>
              </w:rPr>
              <w:t xml:space="preserve"> | Алифатический</w:t>
            </w:r>
            <w:r w:rsidRPr="00AD544E">
              <w:rPr>
                <w:b/>
                <w:color w:val="auto"/>
                <w:sz w:val="20"/>
                <w:szCs w:val="24"/>
                <w:lang w:val="ru-RU"/>
              </w:rPr>
              <w:t xml:space="preserve"> полиуретан</w:t>
            </w:r>
          </w:p>
        </w:tc>
        <w:tc>
          <w:tcPr>
            <w:tcW w:w="2349" w:type="dxa"/>
            <w:gridSpan w:val="3"/>
            <w:tcBorders>
              <w:top w:val="single" w:sz="12" w:space="0" w:color="auto"/>
              <w:bottom w:val="single" w:sz="12" w:space="0" w:color="auto"/>
              <w:right w:val="single" w:sz="12" w:space="0" w:color="auto"/>
            </w:tcBorders>
            <w:shd w:val="clear" w:color="auto" w:fill="000000"/>
            <w:vAlign w:val="center"/>
          </w:tcPr>
          <w:p w14:paraId="5B5DA5BF" w14:textId="77777777" w:rsidR="00D54DEB" w:rsidRPr="001B32DE" w:rsidRDefault="00D54DEB" w:rsidP="00B34A9B">
            <w:pPr>
              <w:autoSpaceDE/>
              <w:autoSpaceDN/>
              <w:adjustRightInd/>
              <w:spacing w:before="0" w:line="240" w:lineRule="auto"/>
              <w:ind w:left="0"/>
              <w:jc w:val="center"/>
              <w:rPr>
                <w:b/>
                <w:color w:val="FFFFFF"/>
                <w:sz w:val="36"/>
                <w:szCs w:val="40"/>
              </w:rPr>
            </w:pPr>
            <w:r w:rsidRPr="001D3869">
              <w:rPr>
                <w:b/>
                <w:color w:val="FFFFFF"/>
                <w:sz w:val="36"/>
                <w:szCs w:val="40"/>
              </w:rPr>
              <w:t>2.15</w:t>
            </w:r>
          </w:p>
        </w:tc>
      </w:tr>
      <w:tr w:rsidR="00D54DEB" w:rsidRPr="001D3869" w14:paraId="65214FF2" w14:textId="77777777" w:rsidTr="001D6227">
        <w:trPr>
          <w:gridAfter w:val="1"/>
          <w:wAfter w:w="7" w:type="dxa"/>
          <w:cantSplit/>
          <w:trHeight w:val="288"/>
          <w:jc w:val="center"/>
        </w:trPr>
        <w:tc>
          <w:tcPr>
            <w:tcW w:w="1440" w:type="dxa"/>
            <w:gridSpan w:val="2"/>
            <w:tcBorders>
              <w:top w:val="single" w:sz="12" w:space="0" w:color="auto"/>
            </w:tcBorders>
          </w:tcPr>
          <w:p w14:paraId="1D1A91BC" w14:textId="77777777" w:rsidR="00D54DEB" w:rsidRPr="004E6B3B" w:rsidRDefault="00D54DEB" w:rsidP="00B34A9B">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80" w:type="dxa"/>
            <w:gridSpan w:val="2"/>
            <w:tcBorders>
              <w:top w:val="single" w:sz="12" w:space="0" w:color="auto"/>
            </w:tcBorders>
          </w:tcPr>
          <w:p w14:paraId="7AEDEE8A" w14:textId="77777777" w:rsidR="000406AA" w:rsidRPr="008860EB" w:rsidRDefault="000406AA" w:rsidP="000406AA">
            <w:pPr>
              <w:autoSpaceDE/>
              <w:autoSpaceDN/>
              <w:adjustRightInd/>
              <w:spacing w:before="0" w:line="240" w:lineRule="auto"/>
              <w:ind w:left="-72"/>
              <w:rPr>
                <w:ins w:id="264" w:author="Kurmanov, Aidyn [STAMGazStroy LLP]" w:date="2025-12-10T13:32:00Z" w16du:dateUtc="2025-12-10T08:32:00Z"/>
                <w:b/>
                <w:bCs/>
                <w:color w:val="auto"/>
                <w:sz w:val="16"/>
                <w:szCs w:val="24"/>
                <w:lang w:val="ru-RU"/>
              </w:rPr>
            </w:pPr>
            <w:ins w:id="265" w:author="Kurmanov, Aidyn [STAMGazStroy LLP]" w:date="2025-12-10T13:32:00Z" w16du:dateUtc="2025-12-10T08:32:00Z">
              <w:r w:rsidRPr="008860EB">
                <w:rPr>
                  <w:b/>
                  <w:bCs/>
                  <w:color w:val="auto"/>
                  <w:sz w:val="16"/>
                  <w:szCs w:val="24"/>
                  <w:lang w:val="ru-RU"/>
                </w:rPr>
                <w:t xml:space="preserve">Углеродистая сталь: </w:t>
              </w:r>
            </w:ins>
          </w:p>
          <w:p w14:paraId="14E52623" w14:textId="77777777" w:rsidR="000406AA" w:rsidRDefault="000406AA" w:rsidP="000406AA">
            <w:pPr>
              <w:autoSpaceDE/>
              <w:autoSpaceDN/>
              <w:adjustRightInd/>
              <w:spacing w:before="0" w:line="240" w:lineRule="auto"/>
              <w:ind w:left="-72"/>
              <w:rPr>
                <w:ins w:id="266" w:author="Kurmanov, Aidyn [STAMGazStroy LLP]" w:date="2025-12-10T13:32:00Z" w16du:dateUtc="2025-12-10T08:32:00Z"/>
                <w:color w:val="auto"/>
                <w:sz w:val="16"/>
                <w:szCs w:val="24"/>
                <w:lang w:val="ru-RU"/>
              </w:rPr>
            </w:pPr>
            <w:ins w:id="267" w:author="Kurmanov, Aidyn [STAMGazStroy LLP]" w:date="2025-12-10T13:32:00Z" w16du:dateUtc="2025-12-10T08:32:00Z">
              <w:r w:rsidRPr="00E10EA3">
                <w:rPr>
                  <w:color w:val="auto"/>
                  <w:sz w:val="16"/>
                  <w:szCs w:val="24"/>
                </w:rPr>
                <w:t>SSPC</w:t>
              </w:r>
              <w:r w:rsidRPr="00064F9B">
                <w:rPr>
                  <w:color w:val="auto"/>
                  <w:sz w:val="16"/>
                  <w:szCs w:val="24"/>
                  <w:lang w:val="ru-RU"/>
                </w:rPr>
                <w:t>-</w:t>
              </w:r>
              <w:r w:rsidRPr="00E10EA3">
                <w:rPr>
                  <w:color w:val="auto"/>
                  <w:sz w:val="16"/>
                  <w:szCs w:val="24"/>
                </w:rPr>
                <w:t>SP</w:t>
              </w:r>
              <w:r w:rsidRPr="00064F9B">
                <w:rPr>
                  <w:color w:val="auto"/>
                  <w:sz w:val="16"/>
                  <w:szCs w:val="24"/>
                  <w:lang w:val="ru-RU"/>
                </w:rPr>
                <w:t>1/</w:t>
              </w:r>
              <w:r w:rsidRPr="00E10EA3">
                <w:rPr>
                  <w:color w:val="auto"/>
                  <w:sz w:val="16"/>
                  <w:szCs w:val="24"/>
                </w:rPr>
                <w:t>SP</w:t>
              </w:r>
              <w:r w:rsidRPr="00064F9B">
                <w:rPr>
                  <w:color w:val="auto"/>
                  <w:sz w:val="16"/>
                  <w:szCs w:val="24"/>
                  <w:lang w:val="ru-RU"/>
                </w:rPr>
                <w:t>10 (</w:t>
              </w:r>
              <w:r w:rsidRPr="00E10EA3">
                <w:rPr>
                  <w:color w:val="auto"/>
                  <w:sz w:val="16"/>
                  <w:szCs w:val="24"/>
                </w:rPr>
                <w:t>NACE</w:t>
              </w:r>
              <w:r w:rsidRPr="00064F9B">
                <w:rPr>
                  <w:color w:val="auto"/>
                  <w:sz w:val="16"/>
                  <w:szCs w:val="24"/>
                  <w:lang w:val="ru-RU"/>
                </w:rPr>
                <w:t xml:space="preserve"> </w:t>
              </w:r>
              <w:r w:rsidRPr="00E10EA3">
                <w:rPr>
                  <w:color w:val="auto"/>
                  <w:sz w:val="16"/>
                  <w:szCs w:val="24"/>
                </w:rPr>
                <w:t>No</w:t>
              </w:r>
              <w:r w:rsidRPr="00064F9B">
                <w:rPr>
                  <w:color w:val="auto"/>
                  <w:sz w:val="16"/>
                  <w:szCs w:val="24"/>
                  <w:lang w:val="ru-RU"/>
                </w:rPr>
                <w:t>. 2) (</w:t>
              </w:r>
              <w:r w:rsidRPr="00E10EA3">
                <w:rPr>
                  <w:color w:val="auto"/>
                  <w:sz w:val="16"/>
                  <w:szCs w:val="24"/>
                </w:rPr>
                <w:t>SA</w:t>
              </w:r>
              <w:r w:rsidRPr="00064F9B">
                <w:rPr>
                  <w:color w:val="auto"/>
                  <w:sz w:val="16"/>
                  <w:szCs w:val="24"/>
                  <w:lang w:val="ru-RU"/>
                </w:rPr>
                <w:t xml:space="preserve"> 2.5). </w:t>
              </w:r>
            </w:ins>
          </w:p>
          <w:p w14:paraId="35F4C5E3" w14:textId="77777777" w:rsidR="000406AA" w:rsidRDefault="000406AA" w:rsidP="000406AA">
            <w:pPr>
              <w:autoSpaceDE/>
              <w:autoSpaceDN/>
              <w:adjustRightInd/>
              <w:spacing w:before="0" w:line="240" w:lineRule="auto"/>
              <w:ind w:left="-72"/>
              <w:rPr>
                <w:ins w:id="268" w:author="Kurmanov, Aidyn [STAMGazStroy LLP]" w:date="2025-12-10T13:32:00Z" w16du:dateUtc="2025-12-10T08:32:00Z"/>
                <w:color w:val="auto"/>
                <w:sz w:val="16"/>
                <w:szCs w:val="24"/>
                <w:lang w:val="ru-RU"/>
              </w:rPr>
            </w:pPr>
            <w:ins w:id="269" w:author="Kurmanov, Aidyn [STAMGazStroy LLP]" w:date="2025-12-10T13:32:00Z" w16du:dateUtc="2025-12-10T08:32:00Z">
              <w:r>
                <w:rPr>
                  <w:color w:val="auto"/>
                  <w:sz w:val="16"/>
                  <w:szCs w:val="24"/>
                  <w:lang w:val="ru-RU"/>
                </w:rPr>
                <w:t>Абразивоструйная</w:t>
              </w:r>
              <w:r w:rsidRPr="004F4A48">
                <w:rPr>
                  <w:color w:val="auto"/>
                  <w:sz w:val="16"/>
                  <w:szCs w:val="24"/>
                  <w:lang w:val="ru-RU"/>
                </w:rPr>
                <w:t xml:space="preserve"> </w:t>
              </w:r>
              <w:r w:rsidRPr="00B50E8C">
                <w:rPr>
                  <w:color w:val="auto"/>
                  <w:sz w:val="16"/>
                  <w:szCs w:val="24"/>
                  <w:lang w:val="ru-RU"/>
                </w:rPr>
                <w:t>очистка</w:t>
              </w:r>
              <w:r>
                <w:rPr>
                  <w:color w:val="auto"/>
                  <w:sz w:val="16"/>
                  <w:szCs w:val="24"/>
                  <w:lang w:val="ru-RU"/>
                </w:rPr>
                <w:t xml:space="preserve"> </w:t>
              </w:r>
              <w:r w:rsidRPr="009B1CE0">
                <w:rPr>
                  <w:color w:val="auto"/>
                  <w:sz w:val="16"/>
                  <w:szCs w:val="24"/>
                  <w:lang w:val="ru-RU"/>
                </w:rPr>
                <w:t>до почти белого металла</w:t>
              </w:r>
              <w:r w:rsidRPr="00B05997">
                <w:rPr>
                  <w:color w:val="auto"/>
                  <w:sz w:val="16"/>
                  <w:szCs w:val="24"/>
                  <w:lang w:val="ru-RU"/>
                </w:rPr>
                <w:t xml:space="preserve">. </w:t>
              </w:r>
            </w:ins>
          </w:p>
          <w:p w14:paraId="0A585FA6" w14:textId="77777777" w:rsidR="000406AA" w:rsidRDefault="000406AA" w:rsidP="000406AA">
            <w:pPr>
              <w:autoSpaceDE/>
              <w:autoSpaceDN/>
              <w:adjustRightInd/>
              <w:spacing w:before="0" w:line="240" w:lineRule="auto"/>
              <w:ind w:left="-72"/>
              <w:rPr>
                <w:ins w:id="270" w:author="Kurmanov, Aidyn [STAMGazStroy LLP]" w:date="2025-12-10T13:32:00Z" w16du:dateUtc="2025-12-10T08:32:00Z"/>
                <w:color w:val="auto"/>
                <w:sz w:val="16"/>
                <w:szCs w:val="24"/>
                <w:lang w:val="ru-RU"/>
              </w:rPr>
            </w:pPr>
          </w:p>
          <w:p w14:paraId="7B5A1009" w14:textId="77777777" w:rsidR="000406AA" w:rsidRDefault="000406AA" w:rsidP="000406AA">
            <w:pPr>
              <w:autoSpaceDE/>
              <w:autoSpaceDN/>
              <w:adjustRightInd/>
              <w:spacing w:before="0" w:line="240" w:lineRule="auto"/>
              <w:ind w:left="-72"/>
              <w:rPr>
                <w:ins w:id="271" w:author="Kurmanov, Aidyn [STAMGazStroy LLP]" w:date="2025-12-10T13:32:00Z" w16du:dateUtc="2025-12-10T08:32:00Z"/>
                <w:color w:val="auto"/>
                <w:sz w:val="16"/>
                <w:szCs w:val="24"/>
                <w:lang w:val="ru-RU"/>
              </w:rPr>
            </w:pPr>
            <w:ins w:id="272" w:author="Kurmanov, Aidyn [STAMGazStroy LLP]" w:date="2025-12-10T13:32:00Z" w16du:dateUtc="2025-12-10T08:32:00Z">
              <w:r w:rsidRPr="008860EB">
                <w:rPr>
                  <w:b/>
                  <w:bCs/>
                  <w:color w:val="auto"/>
                  <w:sz w:val="16"/>
                  <w:szCs w:val="24"/>
                  <w:lang w:val="ru-RU"/>
                </w:rPr>
                <w:t>Нержавеющая</w:t>
              </w:r>
              <w:r w:rsidRPr="00064F9B">
                <w:rPr>
                  <w:b/>
                  <w:bCs/>
                  <w:color w:val="auto"/>
                  <w:sz w:val="16"/>
                  <w:szCs w:val="24"/>
                  <w:lang w:val="ru-RU"/>
                </w:rPr>
                <w:t xml:space="preserve"> </w:t>
              </w:r>
              <w:r w:rsidRPr="008860EB">
                <w:rPr>
                  <w:b/>
                  <w:bCs/>
                  <w:color w:val="auto"/>
                  <w:sz w:val="16"/>
                  <w:szCs w:val="24"/>
                  <w:lang w:val="ru-RU"/>
                </w:rPr>
                <w:t>сталь</w:t>
              </w:r>
              <w:r w:rsidRPr="00064F9B">
                <w:rPr>
                  <w:b/>
                  <w:bCs/>
                  <w:color w:val="auto"/>
                  <w:sz w:val="16"/>
                  <w:szCs w:val="24"/>
                  <w:lang w:val="ru-RU"/>
                </w:rPr>
                <w:t>:</w:t>
              </w:r>
            </w:ins>
          </w:p>
          <w:p w14:paraId="492613F8" w14:textId="77777777" w:rsidR="000406AA" w:rsidRDefault="000406AA" w:rsidP="000406AA">
            <w:pPr>
              <w:autoSpaceDE/>
              <w:autoSpaceDN/>
              <w:adjustRightInd/>
              <w:spacing w:before="0" w:line="240" w:lineRule="auto"/>
              <w:ind w:left="-72"/>
              <w:rPr>
                <w:ins w:id="273" w:author="Kurmanov, Aidyn [STAMGazStroy LLP]" w:date="2025-12-10T13:32:00Z" w16du:dateUtc="2025-12-10T08:32:00Z"/>
                <w:color w:val="auto"/>
                <w:sz w:val="16"/>
                <w:szCs w:val="24"/>
                <w:lang w:val="ru-RU"/>
              </w:rPr>
            </w:pPr>
            <w:ins w:id="274" w:author="Kurmanov, Aidyn [STAMGazStroy LLP]" w:date="2025-12-10T13:32:00Z" w16du:dateUtc="2025-12-10T08:32:00Z">
              <w:r w:rsidRPr="00E10EA3">
                <w:rPr>
                  <w:color w:val="auto"/>
                  <w:sz w:val="16"/>
                  <w:szCs w:val="24"/>
                </w:rPr>
                <w:t>SSPC</w:t>
              </w:r>
              <w:r w:rsidRPr="006B6C90">
                <w:rPr>
                  <w:color w:val="auto"/>
                  <w:sz w:val="16"/>
                  <w:szCs w:val="24"/>
                  <w:lang w:val="ru-RU"/>
                </w:rPr>
                <w:t>-</w:t>
              </w:r>
              <w:r>
                <w:rPr>
                  <w:color w:val="auto"/>
                  <w:sz w:val="16"/>
                  <w:szCs w:val="24"/>
                </w:rPr>
                <w:t>SP</w:t>
              </w:r>
              <w:r w:rsidRPr="00511726">
                <w:rPr>
                  <w:color w:val="auto"/>
                  <w:sz w:val="16"/>
                  <w:szCs w:val="24"/>
                  <w:lang w:val="ru-RU"/>
                </w:rPr>
                <w:t>1/</w:t>
              </w:r>
              <w:r w:rsidRPr="00E10EA3">
                <w:rPr>
                  <w:color w:val="auto"/>
                  <w:sz w:val="16"/>
                  <w:szCs w:val="24"/>
                </w:rPr>
                <w:t>SP</w:t>
              </w:r>
              <w:r w:rsidRPr="006B6C90">
                <w:rPr>
                  <w:color w:val="auto"/>
                  <w:sz w:val="16"/>
                  <w:szCs w:val="24"/>
                  <w:lang w:val="ru-RU"/>
                </w:rPr>
                <w:t>16</w:t>
              </w:r>
              <w:r>
                <w:rPr>
                  <w:color w:val="auto"/>
                  <w:sz w:val="16"/>
                  <w:szCs w:val="24"/>
                  <w:lang w:val="ru-RU"/>
                </w:rPr>
                <w:t xml:space="preserve"> Поверхностная абразивоструйная очистка нержавеющей стали</w:t>
              </w:r>
              <w:r w:rsidRPr="006B6C90">
                <w:rPr>
                  <w:color w:val="auto"/>
                  <w:sz w:val="16"/>
                  <w:szCs w:val="24"/>
                  <w:lang w:val="ru-RU"/>
                </w:rPr>
                <w:t>.</w:t>
              </w:r>
            </w:ins>
          </w:p>
          <w:p w14:paraId="54D8DDBF" w14:textId="77777777" w:rsidR="000406AA" w:rsidRPr="00B50573" w:rsidRDefault="000406AA" w:rsidP="000406AA">
            <w:pPr>
              <w:autoSpaceDE/>
              <w:autoSpaceDN/>
              <w:adjustRightInd/>
              <w:spacing w:before="0" w:line="240" w:lineRule="auto"/>
              <w:ind w:left="-72"/>
              <w:rPr>
                <w:ins w:id="275" w:author="Kurmanov, Aidyn [STAMGazStroy LLP]" w:date="2025-12-10T13:32:00Z" w16du:dateUtc="2025-12-10T08:32:00Z"/>
                <w:color w:val="auto"/>
                <w:sz w:val="16"/>
                <w:szCs w:val="24"/>
                <w:lang w:val="ru-RU"/>
              </w:rPr>
            </w:pPr>
          </w:p>
          <w:p w14:paraId="32E0AD86" w14:textId="1EBFBB43" w:rsidR="00FA4457" w:rsidRPr="0036601D" w:rsidRDefault="000406AA" w:rsidP="00FA4457">
            <w:pPr>
              <w:suppressAutoHyphens/>
              <w:autoSpaceDE/>
              <w:autoSpaceDN/>
              <w:adjustRightInd/>
              <w:spacing w:before="0" w:line="240" w:lineRule="auto"/>
              <w:ind w:left="-72"/>
              <w:rPr>
                <w:del w:id="276" w:author="Kurmanov, Aidyn [STAMGazStroy LLP]" w:date="2025-12-10T13:32:00Z" w16du:dateUtc="2025-12-10T08:32:00Z"/>
                <w:sz w:val="16"/>
                <w:szCs w:val="18"/>
                <w:lang w:val="ru-RU"/>
              </w:rPr>
            </w:pPr>
            <w:ins w:id="277" w:author="Kurmanov, Aidyn [STAMGazStroy LLP]" w:date="2025-12-10T13:32:00Z" w16du:dateUtc="2025-12-10T08:32:00Z">
              <w:r w:rsidRPr="00E10EA3">
                <w:rPr>
                  <w:color w:val="auto"/>
                  <w:sz w:val="16"/>
                  <w:szCs w:val="24"/>
                </w:rPr>
                <w:t>SSPC</w:t>
              </w:r>
              <w:r w:rsidRPr="00051FB7">
                <w:rPr>
                  <w:color w:val="auto"/>
                  <w:sz w:val="16"/>
                  <w:szCs w:val="24"/>
                  <w:lang w:val="ru-RU"/>
                </w:rPr>
                <w:t>-</w:t>
              </w:r>
              <w:r w:rsidRPr="00E10EA3">
                <w:rPr>
                  <w:color w:val="auto"/>
                  <w:sz w:val="16"/>
                  <w:szCs w:val="24"/>
                </w:rPr>
                <w:t>SP</w:t>
              </w:r>
              <w:r w:rsidRPr="00051FB7">
                <w:rPr>
                  <w:color w:val="auto"/>
                  <w:sz w:val="16"/>
                  <w:szCs w:val="24"/>
                  <w:lang w:val="ru-RU"/>
                </w:rPr>
                <w:t>1/</w:t>
              </w:r>
              <w:r w:rsidRPr="00E10EA3">
                <w:rPr>
                  <w:color w:val="auto"/>
                  <w:sz w:val="16"/>
                  <w:szCs w:val="24"/>
                </w:rPr>
                <w:t>SP</w:t>
              </w:r>
              <w:r w:rsidRPr="00051FB7">
                <w:rPr>
                  <w:color w:val="auto"/>
                  <w:sz w:val="16"/>
                  <w:szCs w:val="24"/>
                  <w:lang w:val="ru-RU"/>
                </w:rPr>
                <w:t>11</w:t>
              </w:r>
              <w:r w:rsidRPr="006B6C90">
                <w:rPr>
                  <w:color w:val="auto"/>
                  <w:sz w:val="16"/>
                  <w:szCs w:val="24"/>
                  <w:lang w:val="ru-RU"/>
                </w:rPr>
                <w:t xml:space="preserve"> Механическая очистка до чистого металла</w:t>
              </w:r>
              <w:r w:rsidRPr="0036601D">
                <w:rPr>
                  <w:sz w:val="16"/>
                  <w:szCs w:val="18"/>
                  <w:lang w:val="ru-RU"/>
                </w:rPr>
                <w:t xml:space="preserve">, </w:t>
              </w:r>
              <w:r w:rsidRPr="0036601D">
                <w:rPr>
                  <w:sz w:val="16"/>
                  <w:szCs w:val="16"/>
                  <w:lang w:val="ru-RU"/>
                </w:rPr>
                <w:t>подходит для ремонта</w:t>
              </w:r>
              <w:r w:rsidRPr="0036601D">
                <w:rPr>
                  <w:lang w:val="ru-RU"/>
                </w:rPr>
                <w:t xml:space="preserve"> </w:t>
              </w:r>
              <w:r w:rsidRPr="0036601D">
                <w:rPr>
                  <w:sz w:val="16"/>
                  <w:szCs w:val="16"/>
                  <w:lang w:val="ru-RU"/>
                </w:rPr>
                <w:t>небольших участков</w:t>
              </w:r>
            </w:ins>
            <w:del w:id="278" w:author="Kurmanov, Aidyn [STAMGazStroy LLP]" w:date="2025-12-10T13:32:00Z" w16du:dateUtc="2025-12-10T08:32:00Z">
              <w:r w:rsidR="00FA4457" w:rsidRPr="0036601D" w:rsidDel="000406AA">
                <w:rPr>
                  <w:sz w:val="16"/>
                  <w:szCs w:val="18"/>
                </w:rPr>
                <w:delText>SSPC</w:delText>
              </w:r>
              <w:r w:rsidR="00FA4457" w:rsidRPr="0036601D" w:rsidDel="000406AA">
                <w:rPr>
                  <w:sz w:val="16"/>
                  <w:szCs w:val="18"/>
                  <w:lang w:val="ru-RU"/>
                </w:rPr>
                <w:delText>-</w:delText>
              </w:r>
              <w:r w:rsidR="00FA4457" w:rsidRPr="0036601D" w:rsidDel="000406AA">
                <w:rPr>
                  <w:sz w:val="16"/>
                  <w:szCs w:val="18"/>
                </w:rPr>
                <w:delText>SP</w:delText>
              </w:r>
              <w:r w:rsidR="00FA4457" w:rsidRPr="0036601D" w:rsidDel="000406AA">
                <w:rPr>
                  <w:sz w:val="16"/>
                  <w:szCs w:val="18"/>
                  <w:lang w:val="ru-RU"/>
                </w:rPr>
                <w:delText>1/</w:delText>
              </w:r>
              <w:r w:rsidR="00FA4457" w:rsidRPr="0036601D" w:rsidDel="000406AA">
                <w:rPr>
                  <w:sz w:val="16"/>
                  <w:szCs w:val="18"/>
                </w:rPr>
                <w:delText>SP</w:delText>
              </w:r>
              <w:r w:rsidR="00FA4457" w:rsidRPr="0036601D" w:rsidDel="000406AA">
                <w:rPr>
                  <w:sz w:val="16"/>
                  <w:szCs w:val="18"/>
                  <w:lang w:val="ru-RU"/>
                </w:rPr>
                <w:delText>7 (</w:delText>
              </w:r>
              <w:r w:rsidR="00FA4457" w:rsidRPr="0036601D" w:rsidDel="000406AA">
                <w:rPr>
                  <w:sz w:val="16"/>
                  <w:szCs w:val="18"/>
                </w:rPr>
                <w:delText>NACENo</w:delText>
              </w:r>
              <w:r w:rsidR="00FA4457" w:rsidRPr="0036601D" w:rsidDel="000406AA">
                <w:rPr>
                  <w:sz w:val="16"/>
                  <w:szCs w:val="18"/>
                  <w:lang w:val="ru-RU"/>
                </w:rPr>
                <w:delText>. 4)</w:delText>
              </w:r>
            </w:del>
          </w:p>
          <w:p w14:paraId="706DBB9A" w14:textId="1D44BDC1" w:rsidR="00FA4457" w:rsidRPr="0036601D" w:rsidRDefault="00FA4457" w:rsidP="00FA4457">
            <w:pPr>
              <w:suppressAutoHyphens/>
              <w:autoSpaceDE/>
              <w:autoSpaceDN/>
              <w:adjustRightInd/>
              <w:spacing w:before="0" w:line="240" w:lineRule="auto"/>
              <w:ind w:left="-72"/>
              <w:rPr>
                <w:del w:id="279" w:author="Kurmanov, Aidyn [STAMGazStroy LLP]" w:date="2025-12-10T13:32:00Z" w16du:dateUtc="2025-12-10T08:32:00Z"/>
                <w:sz w:val="16"/>
                <w:szCs w:val="18"/>
                <w:lang w:val="ru-RU"/>
              </w:rPr>
            </w:pPr>
            <w:del w:id="280" w:author="Kurmanov, Aidyn [STAMGazStroy LLP]" w:date="2025-12-10T13:32:00Z" w16du:dateUtc="2025-12-10T08:32:00Z">
              <w:r w:rsidRPr="0036601D">
                <w:rPr>
                  <w:rFonts w:hint="eastAsia"/>
                  <w:sz w:val="16"/>
                  <w:szCs w:val="18"/>
                  <w:lang w:val="ru-RU"/>
                </w:rPr>
                <w:delText>Поверхностная</w:delText>
              </w:r>
              <w:r w:rsidRPr="0036601D">
                <w:rPr>
                  <w:sz w:val="16"/>
                  <w:szCs w:val="18"/>
                  <w:lang w:val="ru-RU"/>
                </w:rPr>
                <w:delText xml:space="preserve"> </w:delText>
              </w:r>
              <w:r w:rsidR="004B5C7C" w:rsidRPr="0036601D">
                <w:rPr>
                  <w:sz w:val="16"/>
                  <w:szCs w:val="18"/>
                  <w:lang w:val="ru-RU"/>
                </w:rPr>
                <w:delText>Абразивоструйная</w:delText>
              </w:r>
              <w:r w:rsidR="00166BE5" w:rsidRPr="0036601D">
                <w:rPr>
                  <w:sz w:val="16"/>
                  <w:szCs w:val="18"/>
                  <w:lang w:val="ru-RU"/>
                </w:rPr>
                <w:delText xml:space="preserve"> </w:delText>
              </w:r>
              <w:r w:rsidRPr="0036601D">
                <w:rPr>
                  <w:rFonts w:hint="eastAsia"/>
                  <w:sz w:val="16"/>
                  <w:szCs w:val="18"/>
                  <w:lang w:val="ru-RU"/>
                </w:rPr>
                <w:delText>очистка</w:delText>
              </w:r>
            </w:del>
          </w:p>
          <w:p w14:paraId="33DBF1A6" w14:textId="77777777" w:rsidR="001D6227" w:rsidRPr="0036601D" w:rsidRDefault="00FA4457" w:rsidP="00FA4457">
            <w:pPr>
              <w:suppressAutoHyphens/>
              <w:autoSpaceDE/>
              <w:autoSpaceDN/>
              <w:adjustRightInd/>
              <w:spacing w:before="0" w:line="240" w:lineRule="auto"/>
              <w:ind w:left="-72"/>
              <w:rPr>
                <w:del w:id="281" w:author="Kurmanov, Aidyn [STAMGazStroy LLP]" w:date="2025-12-10T13:32:00Z" w16du:dateUtc="2025-12-10T08:32:00Z"/>
                <w:sz w:val="16"/>
                <w:szCs w:val="18"/>
                <w:lang w:val="ru-RU"/>
              </w:rPr>
            </w:pPr>
            <w:del w:id="282" w:author="Kurmanov, Aidyn [STAMGazStroy LLP]" w:date="2025-12-10T13:32:00Z" w16du:dateUtc="2025-12-10T08:32:00Z">
              <w:r w:rsidRPr="0036601D">
                <w:rPr>
                  <w:sz w:val="16"/>
                  <w:szCs w:val="18"/>
                </w:rPr>
                <w:delText>SSPC</w:delText>
              </w:r>
              <w:r w:rsidRPr="0036601D">
                <w:rPr>
                  <w:sz w:val="16"/>
                  <w:szCs w:val="18"/>
                  <w:lang w:val="ru-RU"/>
                </w:rPr>
                <w:delText>-</w:delText>
              </w:r>
              <w:r w:rsidRPr="0036601D">
                <w:rPr>
                  <w:sz w:val="16"/>
                  <w:szCs w:val="18"/>
                </w:rPr>
                <w:delText>SP</w:delText>
              </w:r>
              <w:r w:rsidRPr="0036601D">
                <w:rPr>
                  <w:sz w:val="16"/>
                  <w:szCs w:val="18"/>
                  <w:lang w:val="ru-RU"/>
                </w:rPr>
                <w:delText>1/</w:delText>
              </w:r>
              <w:r w:rsidRPr="0036601D">
                <w:rPr>
                  <w:sz w:val="16"/>
                  <w:szCs w:val="18"/>
                </w:rPr>
                <w:delText>SP</w:delText>
              </w:r>
              <w:r w:rsidRPr="0036601D">
                <w:rPr>
                  <w:sz w:val="16"/>
                  <w:szCs w:val="18"/>
                  <w:lang w:val="ru-RU"/>
                </w:rPr>
                <w:delText>3</w:delText>
              </w:r>
              <w:r w:rsidR="001D6227" w:rsidRPr="0036601D">
                <w:rPr>
                  <w:sz w:val="16"/>
                  <w:szCs w:val="18"/>
                  <w:lang w:val="ru-RU"/>
                </w:rPr>
                <w:delText xml:space="preserve"> </w:delText>
              </w:r>
              <w:r w:rsidRPr="0036601D">
                <w:rPr>
                  <w:rFonts w:hint="eastAsia"/>
                  <w:sz w:val="16"/>
                  <w:szCs w:val="18"/>
                  <w:lang w:val="ru-RU"/>
                </w:rPr>
                <w:delText>Механическаяочистка</w:delText>
              </w:r>
            </w:del>
          </w:p>
          <w:p w14:paraId="1F559458" w14:textId="1BE54755" w:rsidR="00D54DEB" w:rsidRPr="00FA4457" w:rsidRDefault="00FA4457" w:rsidP="001D6227">
            <w:pPr>
              <w:suppressAutoHyphens/>
              <w:autoSpaceDE/>
              <w:autoSpaceDN/>
              <w:adjustRightInd/>
              <w:spacing w:before="0" w:line="240" w:lineRule="auto"/>
              <w:ind w:left="-72"/>
              <w:rPr>
                <w:sz w:val="16"/>
                <w:szCs w:val="18"/>
                <w:lang w:val="ru-RU"/>
              </w:rPr>
            </w:pPr>
            <w:del w:id="283" w:author="Kurmanov, Aidyn [STAMGazStroy LLP]" w:date="2025-12-10T13:32:00Z" w16du:dateUtc="2025-12-10T08:32:00Z">
              <w:r w:rsidRPr="0036601D">
                <w:rPr>
                  <w:sz w:val="16"/>
                  <w:szCs w:val="18"/>
                </w:rPr>
                <w:delText>SP</w:delText>
              </w:r>
              <w:r w:rsidRPr="0036601D">
                <w:rPr>
                  <w:sz w:val="16"/>
                  <w:szCs w:val="18"/>
                  <w:lang w:val="ru-RU"/>
                </w:rPr>
                <w:delText>-3</w:delText>
              </w:r>
              <w:r w:rsidR="001D6227" w:rsidRPr="0036601D">
                <w:rPr>
                  <w:sz w:val="16"/>
                  <w:szCs w:val="18"/>
                  <w:lang w:val="ru-RU"/>
                </w:rPr>
                <w:delText xml:space="preserve"> </w:delText>
              </w:r>
              <w:r w:rsidRPr="0036601D">
                <w:rPr>
                  <w:rFonts w:hint="eastAsia"/>
                  <w:sz w:val="16"/>
                  <w:szCs w:val="18"/>
                  <w:lang w:val="ru-RU"/>
                </w:rPr>
                <w:delText>используется</w:delText>
              </w:r>
              <w:r w:rsidRPr="0036601D">
                <w:rPr>
                  <w:sz w:val="16"/>
                  <w:szCs w:val="18"/>
                  <w:lang w:val="ru-RU"/>
                </w:rPr>
                <w:delText xml:space="preserve"> </w:delText>
              </w:r>
              <w:r w:rsidRPr="0036601D">
                <w:rPr>
                  <w:rFonts w:hint="eastAsia"/>
                  <w:sz w:val="16"/>
                  <w:szCs w:val="18"/>
                  <w:lang w:val="ru-RU"/>
                </w:rPr>
                <w:delText>только</w:delText>
              </w:r>
              <w:r w:rsidRPr="0036601D">
                <w:rPr>
                  <w:sz w:val="16"/>
                  <w:szCs w:val="18"/>
                  <w:lang w:val="ru-RU"/>
                </w:rPr>
                <w:delText xml:space="preserve"> </w:delText>
              </w:r>
              <w:r w:rsidRPr="0036601D">
                <w:rPr>
                  <w:rFonts w:hint="eastAsia"/>
                  <w:sz w:val="16"/>
                  <w:szCs w:val="18"/>
                  <w:lang w:val="ru-RU"/>
                </w:rPr>
                <w:delText>для</w:delText>
              </w:r>
              <w:r w:rsidRPr="0036601D">
                <w:rPr>
                  <w:sz w:val="16"/>
                  <w:szCs w:val="18"/>
                  <w:lang w:val="ru-RU"/>
                </w:rPr>
                <w:delText xml:space="preserve"> </w:delText>
              </w:r>
              <w:r w:rsidRPr="0036601D">
                <w:rPr>
                  <w:rFonts w:hint="eastAsia"/>
                  <w:sz w:val="16"/>
                  <w:szCs w:val="18"/>
                  <w:lang w:val="ru-RU"/>
                </w:rPr>
                <w:delText>небольших</w:delText>
              </w:r>
              <w:r w:rsidRPr="0036601D">
                <w:rPr>
                  <w:sz w:val="16"/>
                  <w:szCs w:val="18"/>
                  <w:lang w:val="ru-RU"/>
                </w:rPr>
                <w:delText xml:space="preserve"> </w:delText>
              </w:r>
              <w:r w:rsidRPr="0036601D">
                <w:rPr>
                  <w:rFonts w:hint="eastAsia"/>
                  <w:sz w:val="16"/>
                  <w:szCs w:val="18"/>
                  <w:lang w:val="ru-RU"/>
                </w:rPr>
                <w:delText>участков</w:delText>
              </w:r>
            </w:del>
            <w:r w:rsidRPr="0036601D">
              <w:rPr>
                <w:sz w:val="16"/>
                <w:szCs w:val="18"/>
                <w:lang w:val="ru-RU"/>
              </w:rPr>
              <w:t>.</w:t>
            </w:r>
          </w:p>
        </w:tc>
        <w:tc>
          <w:tcPr>
            <w:tcW w:w="1260" w:type="dxa"/>
            <w:tcBorders>
              <w:top w:val="single" w:sz="12" w:space="0" w:color="auto"/>
            </w:tcBorders>
          </w:tcPr>
          <w:p w14:paraId="3128AC8A" w14:textId="77777777" w:rsidR="00D54DEB" w:rsidRPr="00A24069" w:rsidRDefault="00D54DEB" w:rsidP="00B34A9B">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602" w:type="dxa"/>
            <w:gridSpan w:val="3"/>
            <w:vMerge w:val="restart"/>
            <w:tcBorders>
              <w:top w:val="single" w:sz="12" w:space="0" w:color="auto"/>
            </w:tcBorders>
          </w:tcPr>
          <w:p w14:paraId="0070094C" w14:textId="77777777" w:rsidR="00D54DEB" w:rsidRPr="0005732F" w:rsidRDefault="00D54DEB" w:rsidP="00B34A9B">
            <w:pPr>
              <w:autoSpaceDE/>
              <w:autoSpaceDN/>
              <w:adjustRightInd/>
              <w:spacing w:before="0" w:line="240" w:lineRule="auto"/>
              <w:ind w:left="-72"/>
              <w:rPr>
                <w:color w:val="auto"/>
                <w:sz w:val="16"/>
                <w:szCs w:val="16"/>
              </w:rPr>
            </w:pPr>
            <w:r w:rsidRPr="004E6B3B">
              <w:rPr>
                <w:color w:val="auto"/>
                <w:sz w:val="16"/>
                <w:szCs w:val="24"/>
                <w:lang w:val="ru-RU"/>
              </w:rPr>
              <w:t>Применяется данная система.</w:t>
            </w:r>
          </w:p>
        </w:tc>
      </w:tr>
      <w:tr w:rsidR="00D54DEB" w:rsidRPr="00AB0391" w14:paraId="51B7F58D" w14:textId="77777777" w:rsidTr="001D6227">
        <w:trPr>
          <w:gridAfter w:val="1"/>
          <w:wAfter w:w="7" w:type="dxa"/>
          <w:cantSplit/>
          <w:trHeight w:val="288"/>
          <w:jc w:val="center"/>
        </w:trPr>
        <w:tc>
          <w:tcPr>
            <w:tcW w:w="1440" w:type="dxa"/>
            <w:gridSpan w:val="2"/>
          </w:tcPr>
          <w:p w14:paraId="4A04DE9E" w14:textId="77777777" w:rsidR="00D54DEB" w:rsidRPr="004E6B3B" w:rsidRDefault="00D54DEB" w:rsidP="00B34A9B">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80" w:type="dxa"/>
            <w:gridSpan w:val="2"/>
          </w:tcPr>
          <w:p w14:paraId="37DD2153" w14:textId="77777777" w:rsidR="00D54DEB" w:rsidRPr="00D750DA" w:rsidRDefault="00224632" w:rsidP="00B34A9B">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260" w:type="dxa"/>
          </w:tcPr>
          <w:p w14:paraId="39544365" w14:textId="77777777" w:rsidR="00D54DEB" w:rsidRPr="00D750DA" w:rsidRDefault="00D54DEB" w:rsidP="00B34A9B">
            <w:pPr>
              <w:jc w:val="right"/>
              <w:rPr>
                <w:b/>
                <w:sz w:val="16"/>
                <w:szCs w:val="16"/>
                <w:lang w:val="ru-RU"/>
              </w:rPr>
            </w:pPr>
          </w:p>
        </w:tc>
        <w:tc>
          <w:tcPr>
            <w:tcW w:w="3602" w:type="dxa"/>
            <w:gridSpan w:val="3"/>
            <w:vMerge/>
            <w:vAlign w:val="center"/>
          </w:tcPr>
          <w:p w14:paraId="70AA5626" w14:textId="77777777" w:rsidR="00D54DEB" w:rsidRPr="00D750DA" w:rsidRDefault="00D54DEB" w:rsidP="00B34A9B">
            <w:pPr>
              <w:rPr>
                <w:lang w:val="ru-RU"/>
              </w:rPr>
            </w:pPr>
          </w:p>
        </w:tc>
      </w:tr>
      <w:tr w:rsidR="00D54DEB" w:rsidRPr="00AB0391" w14:paraId="3072CD74" w14:textId="77777777" w:rsidTr="001D6227">
        <w:trPr>
          <w:gridAfter w:val="1"/>
          <w:wAfter w:w="7" w:type="dxa"/>
          <w:cantSplit/>
          <w:trHeight w:val="288"/>
          <w:jc w:val="center"/>
        </w:trPr>
        <w:tc>
          <w:tcPr>
            <w:tcW w:w="1440" w:type="dxa"/>
            <w:gridSpan w:val="2"/>
            <w:tcBorders>
              <w:bottom w:val="single" w:sz="12" w:space="0" w:color="auto"/>
            </w:tcBorders>
          </w:tcPr>
          <w:p w14:paraId="195404E8" w14:textId="77777777" w:rsidR="00D54DEB" w:rsidRPr="004E6B3B" w:rsidRDefault="00D54DEB" w:rsidP="00B34A9B">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80" w:type="dxa"/>
            <w:gridSpan w:val="2"/>
            <w:tcBorders>
              <w:bottom w:val="single" w:sz="12" w:space="0" w:color="auto"/>
            </w:tcBorders>
          </w:tcPr>
          <w:p w14:paraId="474CF439" w14:textId="77777777" w:rsidR="00D54DEB" w:rsidRPr="00D750DA" w:rsidRDefault="00686FC0" w:rsidP="00B34A9B">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260" w:type="dxa"/>
            <w:tcBorders>
              <w:bottom w:val="single" w:sz="12" w:space="0" w:color="auto"/>
            </w:tcBorders>
          </w:tcPr>
          <w:p w14:paraId="6E421488" w14:textId="77777777" w:rsidR="00D54DEB" w:rsidRPr="00D750DA" w:rsidRDefault="00D54DEB" w:rsidP="00B34A9B">
            <w:pPr>
              <w:jc w:val="right"/>
              <w:rPr>
                <w:b/>
                <w:sz w:val="16"/>
                <w:szCs w:val="16"/>
                <w:lang w:val="ru-RU"/>
              </w:rPr>
            </w:pPr>
          </w:p>
        </w:tc>
        <w:tc>
          <w:tcPr>
            <w:tcW w:w="3602" w:type="dxa"/>
            <w:gridSpan w:val="3"/>
            <w:vMerge/>
            <w:tcBorders>
              <w:bottom w:val="single" w:sz="12" w:space="0" w:color="auto"/>
            </w:tcBorders>
            <w:vAlign w:val="center"/>
          </w:tcPr>
          <w:p w14:paraId="781A9FD6" w14:textId="77777777" w:rsidR="00D54DEB" w:rsidRPr="00D750DA" w:rsidRDefault="00D54DEB" w:rsidP="00B34A9B">
            <w:pPr>
              <w:rPr>
                <w:lang w:val="ru-RU"/>
              </w:rPr>
            </w:pPr>
          </w:p>
        </w:tc>
      </w:tr>
      <w:tr w:rsidR="00D54DEB" w:rsidRPr="001D3869" w14:paraId="6213A756" w14:textId="77777777" w:rsidTr="001D6227">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3F40A698" w14:textId="77777777" w:rsidR="00D54DEB" w:rsidRPr="00AD544E" w:rsidRDefault="00D54DEB" w:rsidP="00B34A9B">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932" w:type="dxa"/>
            <w:tcBorders>
              <w:top w:val="single" w:sz="12" w:space="0" w:color="auto"/>
              <w:bottom w:val="single" w:sz="12" w:space="0" w:color="auto"/>
            </w:tcBorders>
            <w:shd w:val="clear" w:color="auto" w:fill="000000"/>
            <w:vAlign w:val="center"/>
          </w:tcPr>
          <w:p w14:paraId="2E43EBB0" w14:textId="77777777" w:rsidR="00D54DEB" w:rsidRPr="00AD544E" w:rsidRDefault="00D54DEB" w:rsidP="00B34A9B">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520" w:type="dxa"/>
            <w:gridSpan w:val="2"/>
            <w:tcBorders>
              <w:top w:val="single" w:sz="12" w:space="0" w:color="auto"/>
              <w:bottom w:val="single" w:sz="12" w:space="0" w:color="auto"/>
            </w:tcBorders>
            <w:shd w:val="clear" w:color="auto" w:fill="000000"/>
            <w:vAlign w:val="center"/>
          </w:tcPr>
          <w:p w14:paraId="7EB589F0" w14:textId="77777777" w:rsidR="00D54DEB" w:rsidRPr="00AD544E" w:rsidRDefault="00D54DEB" w:rsidP="00B34A9B">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90" w:type="dxa"/>
            <w:tcBorders>
              <w:top w:val="single" w:sz="12" w:space="0" w:color="auto"/>
              <w:bottom w:val="single" w:sz="12" w:space="0" w:color="auto"/>
            </w:tcBorders>
            <w:shd w:val="clear" w:color="auto" w:fill="000000"/>
            <w:vAlign w:val="center"/>
          </w:tcPr>
          <w:p w14:paraId="1579B593" w14:textId="77777777" w:rsidR="00D54DEB" w:rsidRPr="00AD544E" w:rsidRDefault="00D54DEB" w:rsidP="00B34A9B">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359" w:type="dxa"/>
            <w:gridSpan w:val="2"/>
            <w:tcBorders>
              <w:top w:val="single" w:sz="12" w:space="0" w:color="auto"/>
              <w:bottom w:val="single" w:sz="12" w:space="0" w:color="auto"/>
              <w:right w:val="single" w:sz="12" w:space="0" w:color="auto"/>
            </w:tcBorders>
            <w:shd w:val="clear" w:color="auto" w:fill="000000"/>
            <w:vAlign w:val="center"/>
          </w:tcPr>
          <w:p w14:paraId="793785C4" w14:textId="77777777" w:rsidR="00D54DEB" w:rsidRPr="00AD544E" w:rsidRDefault="00D54DEB" w:rsidP="00B34A9B">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686FC0" w:rsidRPr="001D3869" w14:paraId="0AC75D88" w14:textId="77777777" w:rsidTr="001D6227">
        <w:trPr>
          <w:trHeight w:val="288"/>
          <w:jc w:val="center"/>
        </w:trPr>
        <w:tc>
          <w:tcPr>
            <w:tcW w:w="2288" w:type="dxa"/>
            <w:gridSpan w:val="3"/>
            <w:vAlign w:val="center"/>
          </w:tcPr>
          <w:p w14:paraId="27078741" w14:textId="77777777" w:rsidR="00686FC0" w:rsidRPr="003023B7" w:rsidRDefault="00686FC0" w:rsidP="00B34A9B">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932" w:type="dxa"/>
            <w:vAlign w:val="center"/>
          </w:tcPr>
          <w:p w14:paraId="66DC8980" w14:textId="77777777" w:rsidR="00686FC0" w:rsidRPr="001D3869" w:rsidRDefault="00686FC0" w:rsidP="00B34A9B">
            <w:pPr>
              <w:autoSpaceDE/>
              <w:autoSpaceDN/>
              <w:adjustRightInd/>
              <w:spacing w:before="0" w:line="240" w:lineRule="auto"/>
              <w:ind w:left="0"/>
              <w:rPr>
                <w:sz w:val="16"/>
                <w:szCs w:val="16"/>
              </w:rPr>
            </w:pPr>
            <w:r w:rsidRPr="001D3869">
              <w:rPr>
                <w:sz w:val="16"/>
                <w:szCs w:val="16"/>
              </w:rPr>
              <w:t>Carboline</w:t>
            </w:r>
          </w:p>
        </w:tc>
        <w:tc>
          <w:tcPr>
            <w:tcW w:w="2520" w:type="dxa"/>
            <w:gridSpan w:val="2"/>
            <w:vAlign w:val="center"/>
          </w:tcPr>
          <w:p w14:paraId="3593D8E1" w14:textId="77777777" w:rsidR="00686FC0" w:rsidRPr="00485E94" w:rsidRDefault="00686FC0" w:rsidP="00686FC0">
            <w:pPr>
              <w:autoSpaceDE/>
              <w:autoSpaceDN/>
              <w:adjustRightInd/>
              <w:spacing w:before="0" w:line="240" w:lineRule="auto"/>
              <w:ind w:left="0"/>
              <w:rPr>
                <w:sz w:val="16"/>
                <w:szCs w:val="16"/>
              </w:rPr>
            </w:pPr>
            <w:proofErr w:type="spellStart"/>
            <w:r w:rsidRPr="00485E94">
              <w:rPr>
                <w:sz w:val="16"/>
                <w:szCs w:val="16"/>
              </w:rPr>
              <w:t>Carboguard</w:t>
            </w:r>
            <w:proofErr w:type="spellEnd"/>
            <w:r w:rsidRPr="00485E94">
              <w:rPr>
                <w:sz w:val="16"/>
                <w:szCs w:val="16"/>
              </w:rPr>
              <w:t xml:space="preserve"> 890 series / </w:t>
            </w:r>
          </w:p>
          <w:p w14:paraId="03F4005D" w14:textId="77777777" w:rsidR="00686FC0" w:rsidRPr="00485E94" w:rsidRDefault="00686FC0" w:rsidP="00B34A9B">
            <w:pPr>
              <w:autoSpaceDE/>
              <w:autoSpaceDN/>
              <w:adjustRightInd/>
              <w:spacing w:before="0" w:line="240" w:lineRule="auto"/>
              <w:ind w:left="0"/>
              <w:rPr>
                <w:sz w:val="16"/>
                <w:szCs w:val="16"/>
              </w:rPr>
            </w:pPr>
            <w:proofErr w:type="spellStart"/>
            <w:r w:rsidRPr="00485E94">
              <w:rPr>
                <w:sz w:val="16"/>
                <w:szCs w:val="16"/>
              </w:rPr>
              <w:t>Carbomastic</w:t>
            </w:r>
            <w:proofErr w:type="spellEnd"/>
            <w:r w:rsidRPr="00485E94">
              <w:rPr>
                <w:sz w:val="16"/>
                <w:szCs w:val="16"/>
              </w:rPr>
              <w:t xml:space="preserve"> 15</w:t>
            </w:r>
          </w:p>
        </w:tc>
        <w:tc>
          <w:tcPr>
            <w:tcW w:w="990" w:type="dxa"/>
            <w:vAlign w:val="center"/>
          </w:tcPr>
          <w:p w14:paraId="42BEB458" w14:textId="77777777" w:rsidR="00686FC0" w:rsidRPr="00485E94" w:rsidRDefault="00686FC0" w:rsidP="00686FC0">
            <w:pPr>
              <w:autoSpaceDE/>
              <w:autoSpaceDN/>
              <w:adjustRightInd/>
              <w:spacing w:before="0" w:line="240" w:lineRule="auto"/>
              <w:ind w:left="0"/>
              <w:jc w:val="center"/>
              <w:rPr>
                <w:sz w:val="16"/>
                <w:szCs w:val="16"/>
              </w:rPr>
            </w:pPr>
            <w:r w:rsidRPr="00485E94">
              <w:rPr>
                <w:sz w:val="16"/>
                <w:szCs w:val="16"/>
              </w:rPr>
              <w:t>100-</w:t>
            </w:r>
            <w:r w:rsidRPr="00485E94">
              <w:rPr>
                <w:sz w:val="16"/>
                <w:szCs w:val="16"/>
                <w:lang w:val="ru-RU"/>
              </w:rPr>
              <w:t>214</w:t>
            </w:r>
          </w:p>
          <w:p w14:paraId="29197587" w14:textId="77777777" w:rsidR="00686FC0" w:rsidRPr="00485E94" w:rsidRDefault="00686FC0" w:rsidP="00B34A9B">
            <w:pPr>
              <w:autoSpaceDE/>
              <w:autoSpaceDN/>
              <w:adjustRightInd/>
              <w:spacing w:before="0" w:line="240" w:lineRule="auto"/>
              <w:ind w:left="0"/>
              <w:jc w:val="center"/>
              <w:rPr>
                <w:sz w:val="16"/>
                <w:szCs w:val="16"/>
                <w:lang w:val="ru-RU"/>
              </w:rPr>
            </w:pPr>
            <w:r w:rsidRPr="00485E94">
              <w:rPr>
                <w:sz w:val="16"/>
                <w:szCs w:val="16"/>
                <w:lang w:val="ru-RU"/>
              </w:rPr>
              <w:t>88</w:t>
            </w:r>
          </w:p>
        </w:tc>
        <w:tc>
          <w:tcPr>
            <w:tcW w:w="1359" w:type="dxa"/>
            <w:gridSpan w:val="2"/>
          </w:tcPr>
          <w:p w14:paraId="50BE828D" w14:textId="77777777" w:rsidR="00686FC0" w:rsidRPr="00485E94" w:rsidRDefault="00686FC0" w:rsidP="00686FC0">
            <w:pPr>
              <w:autoSpaceDE/>
              <w:autoSpaceDN/>
              <w:adjustRightInd/>
              <w:spacing w:before="0" w:line="240" w:lineRule="auto"/>
              <w:ind w:left="0"/>
              <w:rPr>
                <w:sz w:val="16"/>
                <w:szCs w:val="16"/>
              </w:rPr>
            </w:pPr>
            <w:r w:rsidRPr="00485E94">
              <w:rPr>
                <w:sz w:val="16"/>
                <w:szCs w:val="16"/>
                <w:lang w:val="ru-RU"/>
              </w:rPr>
              <w:t>93°C (200°F)</w:t>
            </w:r>
          </w:p>
          <w:p w14:paraId="37A33224" w14:textId="77777777" w:rsidR="00686FC0" w:rsidRPr="00485E94" w:rsidRDefault="00686FC0" w:rsidP="00B34A9B">
            <w:pPr>
              <w:autoSpaceDE/>
              <w:autoSpaceDN/>
              <w:adjustRightInd/>
              <w:spacing w:before="0" w:line="240" w:lineRule="auto"/>
              <w:ind w:left="0"/>
              <w:jc w:val="center"/>
              <w:rPr>
                <w:sz w:val="16"/>
                <w:szCs w:val="16"/>
                <w:lang w:val="ru-RU"/>
              </w:rPr>
            </w:pPr>
            <w:r w:rsidRPr="00485E94">
              <w:rPr>
                <w:sz w:val="16"/>
                <w:szCs w:val="16"/>
                <w:lang w:val="ru-RU"/>
              </w:rPr>
              <w:t>93°C (200°F)</w:t>
            </w:r>
          </w:p>
        </w:tc>
      </w:tr>
      <w:tr w:rsidR="00686FC0" w:rsidRPr="001D3869" w14:paraId="70501FB7" w14:textId="77777777" w:rsidTr="001D6227">
        <w:trPr>
          <w:trHeight w:val="288"/>
          <w:jc w:val="center"/>
        </w:trPr>
        <w:tc>
          <w:tcPr>
            <w:tcW w:w="2288" w:type="dxa"/>
            <w:gridSpan w:val="3"/>
            <w:vAlign w:val="center"/>
          </w:tcPr>
          <w:p w14:paraId="1D5BE4B4" w14:textId="77777777" w:rsidR="00686FC0" w:rsidRPr="003023B7" w:rsidRDefault="00686FC0" w:rsidP="00B34A9B">
            <w:pPr>
              <w:autoSpaceDE/>
              <w:autoSpaceDN/>
              <w:adjustRightInd/>
              <w:spacing w:before="0" w:line="240" w:lineRule="auto"/>
              <w:ind w:left="0"/>
              <w:rPr>
                <w:b/>
                <w:color w:val="auto"/>
                <w:sz w:val="16"/>
                <w:szCs w:val="24"/>
                <w:lang w:val="ru-RU"/>
              </w:rPr>
            </w:pPr>
          </w:p>
        </w:tc>
        <w:tc>
          <w:tcPr>
            <w:tcW w:w="2932" w:type="dxa"/>
            <w:vAlign w:val="center"/>
          </w:tcPr>
          <w:p w14:paraId="69618D01" w14:textId="77777777" w:rsidR="00686FC0" w:rsidRPr="001D3869" w:rsidRDefault="00686FC0" w:rsidP="00B34A9B">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520" w:type="dxa"/>
            <w:gridSpan w:val="2"/>
            <w:vAlign w:val="center"/>
          </w:tcPr>
          <w:p w14:paraId="5E6B415E" w14:textId="77777777" w:rsidR="00686FC0" w:rsidRPr="00485E94" w:rsidRDefault="00686FC0" w:rsidP="00B34A9B">
            <w:pPr>
              <w:autoSpaceDE/>
              <w:autoSpaceDN/>
              <w:adjustRightInd/>
              <w:spacing w:before="0" w:line="240" w:lineRule="auto"/>
              <w:ind w:left="0"/>
              <w:rPr>
                <w:sz w:val="16"/>
                <w:szCs w:val="16"/>
              </w:rPr>
            </w:pPr>
            <w:proofErr w:type="spellStart"/>
            <w:r w:rsidRPr="00485E94">
              <w:rPr>
                <w:sz w:val="16"/>
                <w:szCs w:val="16"/>
              </w:rPr>
              <w:t>Endcor</w:t>
            </w:r>
            <w:proofErr w:type="spellEnd"/>
            <w:r w:rsidRPr="00485E94">
              <w:rPr>
                <w:sz w:val="16"/>
                <w:szCs w:val="16"/>
              </w:rPr>
              <w:t xml:space="preserve"> 750C</w:t>
            </w:r>
          </w:p>
        </w:tc>
        <w:tc>
          <w:tcPr>
            <w:tcW w:w="990" w:type="dxa"/>
            <w:vAlign w:val="center"/>
          </w:tcPr>
          <w:p w14:paraId="53B7A377" w14:textId="77777777" w:rsidR="00686FC0" w:rsidRPr="00485E94" w:rsidRDefault="00686FC0" w:rsidP="00B34A9B">
            <w:pPr>
              <w:autoSpaceDE/>
              <w:autoSpaceDN/>
              <w:adjustRightInd/>
              <w:spacing w:before="0" w:line="240" w:lineRule="auto"/>
              <w:ind w:left="0"/>
              <w:jc w:val="center"/>
              <w:rPr>
                <w:sz w:val="16"/>
                <w:szCs w:val="16"/>
                <w:lang w:val="ru-RU"/>
              </w:rPr>
            </w:pPr>
            <w:r w:rsidRPr="00485E94">
              <w:rPr>
                <w:sz w:val="16"/>
                <w:szCs w:val="16"/>
              </w:rPr>
              <w:t>95</w:t>
            </w:r>
          </w:p>
        </w:tc>
        <w:tc>
          <w:tcPr>
            <w:tcW w:w="1359" w:type="dxa"/>
            <w:gridSpan w:val="2"/>
            <w:vAlign w:val="center"/>
          </w:tcPr>
          <w:p w14:paraId="4706F0C9" w14:textId="77777777" w:rsidR="00686FC0" w:rsidRPr="00485E94" w:rsidRDefault="00686FC0"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686FC0" w:rsidRPr="001D3869" w14:paraId="03CF06AC" w14:textId="77777777" w:rsidTr="001D6227">
        <w:trPr>
          <w:trHeight w:val="288"/>
          <w:jc w:val="center"/>
        </w:trPr>
        <w:tc>
          <w:tcPr>
            <w:tcW w:w="2288" w:type="dxa"/>
            <w:gridSpan w:val="3"/>
            <w:vAlign w:val="center"/>
          </w:tcPr>
          <w:p w14:paraId="4CDDA15F" w14:textId="77777777" w:rsidR="00686FC0" w:rsidRPr="003023B7" w:rsidRDefault="00686FC0" w:rsidP="00B34A9B">
            <w:pPr>
              <w:autoSpaceDE/>
              <w:autoSpaceDN/>
              <w:adjustRightInd/>
              <w:spacing w:before="0" w:line="240" w:lineRule="auto"/>
              <w:ind w:left="0"/>
              <w:rPr>
                <w:b/>
                <w:color w:val="auto"/>
                <w:sz w:val="16"/>
                <w:szCs w:val="24"/>
                <w:lang w:val="ru-RU"/>
              </w:rPr>
            </w:pPr>
            <w:r w:rsidRPr="003023B7">
              <w:rPr>
                <w:b/>
                <w:color w:val="auto"/>
                <w:sz w:val="16"/>
                <w:szCs w:val="24"/>
                <w:lang w:val="ru-RU"/>
              </w:rPr>
              <w:t>Эпоксидная мастика -</w:t>
            </w:r>
          </w:p>
        </w:tc>
        <w:tc>
          <w:tcPr>
            <w:tcW w:w="2932" w:type="dxa"/>
            <w:vAlign w:val="center"/>
          </w:tcPr>
          <w:p w14:paraId="6D8496F2" w14:textId="77777777" w:rsidR="00686FC0" w:rsidRPr="001D3869" w:rsidRDefault="00686FC0" w:rsidP="00B34A9B">
            <w:pPr>
              <w:autoSpaceDE/>
              <w:autoSpaceDN/>
              <w:adjustRightInd/>
              <w:spacing w:before="0" w:line="240" w:lineRule="auto"/>
              <w:ind w:left="0"/>
              <w:rPr>
                <w:sz w:val="16"/>
                <w:szCs w:val="16"/>
              </w:rPr>
            </w:pPr>
            <w:r w:rsidRPr="00402AFE">
              <w:rPr>
                <w:sz w:val="16"/>
                <w:szCs w:val="16"/>
              </w:rPr>
              <w:t>Hempel Coatings (USA), Inc.</w:t>
            </w:r>
          </w:p>
        </w:tc>
        <w:tc>
          <w:tcPr>
            <w:tcW w:w="2520" w:type="dxa"/>
            <w:gridSpan w:val="2"/>
            <w:vAlign w:val="center"/>
          </w:tcPr>
          <w:p w14:paraId="14E61D61" w14:textId="77777777" w:rsidR="00686FC0" w:rsidRPr="00485E94" w:rsidRDefault="00686FC0" w:rsidP="00686FC0">
            <w:pPr>
              <w:autoSpaceDE/>
              <w:autoSpaceDN/>
              <w:adjustRightInd/>
              <w:spacing w:before="0" w:line="240" w:lineRule="auto"/>
              <w:ind w:left="0"/>
              <w:rPr>
                <w:sz w:val="16"/>
                <w:szCs w:val="16"/>
              </w:rPr>
            </w:pPr>
            <w:proofErr w:type="spellStart"/>
            <w:r w:rsidRPr="00485E94">
              <w:rPr>
                <w:sz w:val="16"/>
                <w:szCs w:val="16"/>
              </w:rPr>
              <w:t>Hempadur</w:t>
            </w:r>
            <w:proofErr w:type="spellEnd"/>
            <w:r w:rsidRPr="00485E94">
              <w:rPr>
                <w:sz w:val="16"/>
                <w:szCs w:val="16"/>
              </w:rPr>
              <w:t xml:space="preserve"> 4588 Series</w:t>
            </w:r>
          </w:p>
          <w:p w14:paraId="129FAF2A" w14:textId="74178C35" w:rsidR="002A41AC" w:rsidRPr="00485E94" w:rsidRDefault="002A41AC" w:rsidP="00686FC0">
            <w:pPr>
              <w:autoSpaceDE/>
              <w:autoSpaceDN/>
              <w:adjustRightInd/>
              <w:spacing w:before="0" w:line="240" w:lineRule="auto"/>
              <w:ind w:left="0"/>
              <w:rPr>
                <w:sz w:val="16"/>
                <w:szCs w:val="16"/>
              </w:rPr>
            </w:pPr>
            <w:proofErr w:type="spellStart"/>
            <w:r w:rsidRPr="00485E94">
              <w:rPr>
                <w:sz w:val="16"/>
                <w:szCs w:val="16"/>
              </w:rPr>
              <w:t>Hempaprime</w:t>
            </w:r>
            <w:proofErr w:type="spellEnd"/>
            <w:r w:rsidRPr="00485E94">
              <w:rPr>
                <w:sz w:val="16"/>
                <w:szCs w:val="16"/>
              </w:rPr>
              <w:t xml:space="preserve"> Multi 500</w:t>
            </w:r>
          </w:p>
        </w:tc>
        <w:tc>
          <w:tcPr>
            <w:tcW w:w="990" w:type="dxa"/>
            <w:vAlign w:val="center"/>
          </w:tcPr>
          <w:p w14:paraId="68DB6B6D" w14:textId="77777777" w:rsidR="00686FC0" w:rsidRPr="00485E94" w:rsidRDefault="00686FC0" w:rsidP="00B34A9B">
            <w:pPr>
              <w:autoSpaceDE/>
              <w:autoSpaceDN/>
              <w:adjustRightInd/>
              <w:spacing w:before="0" w:line="240" w:lineRule="auto"/>
              <w:ind w:left="0"/>
              <w:jc w:val="center"/>
              <w:rPr>
                <w:sz w:val="16"/>
                <w:szCs w:val="16"/>
              </w:rPr>
            </w:pPr>
            <w:r w:rsidRPr="00485E94">
              <w:rPr>
                <w:sz w:val="16"/>
                <w:szCs w:val="16"/>
                <w:lang w:val="ru-RU"/>
              </w:rPr>
              <w:t>220</w:t>
            </w:r>
          </w:p>
          <w:p w14:paraId="130F8B71" w14:textId="7191FF9F" w:rsidR="002A41AC" w:rsidRPr="00485E94" w:rsidRDefault="002A41AC" w:rsidP="00B34A9B">
            <w:pPr>
              <w:autoSpaceDE/>
              <w:autoSpaceDN/>
              <w:adjustRightInd/>
              <w:spacing w:before="0" w:line="240" w:lineRule="auto"/>
              <w:ind w:left="0"/>
              <w:jc w:val="center"/>
              <w:rPr>
                <w:sz w:val="16"/>
                <w:szCs w:val="16"/>
              </w:rPr>
            </w:pPr>
            <w:r w:rsidRPr="00485E94">
              <w:rPr>
                <w:sz w:val="16"/>
                <w:szCs w:val="16"/>
              </w:rPr>
              <w:t>189-190</w:t>
            </w:r>
          </w:p>
        </w:tc>
        <w:tc>
          <w:tcPr>
            <w:tcW w:w="1359" w:type="dxa"/>
            <w:gridSpan w:val="2"/>
          </w:tcPr>
          <w:p w14:paraId="566535D5" w14:textId="77777777" w:rsidR="00686FC0" w:rsidRPr="00485E94" w:rsidRDefault="00686FC0"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5A3C584B" w14:textId="77777777" w:rsidTr="001D6227">
        <w:trPr>
          <w:trHeight w:val="288"/>
          <w:jc w:val="center"/>
        </w:trPr>
        <w:tc>
          <w:tcPr>
            <w:tcW w:w="2288" w:type="dxa"/>
            <w:gridSpan w:val="3"/>
            <w:vAlign w:val="center"/>
          </w:tcPr>
          <w:p w14:paraId="383FA33E" w14:textId="77777777" w:rsidR="00CF594D" w:rsidRPr="00284516" w:rsidRDefault="00CF594D" w:rsidP="009D429E">
            <w:pPr>
              <w:autoSpaceDE/>
              <w:autoSpaceDN/>
              <w:adjustRightInd/>
              <w:spacing w:before="0" w:line="240" w:lineRule="auto"/>
              <w:ind w:left="0"/>
              <w:rPr>
                <w:b/>
                <w:color w:val="auto"/>
                <w:sz w:val="16"/>
                <w:szCs w:val="24"/>
                <w:lang w:val="ru-RU"/>
              </w:rPr>
            </w:pPr>
            <w:r w:rsidRPr="00284516">
              <w:rPr>
                <w:b/>
                <w:color w:val="auto"/>
                <w:sz w:val="16"/>
                <w:szCs w:val="24"/>
                <w:lang w:val="ru-RU"/>
              </w:rPr>
              <w:t>Толерантная к поверхности</w:t>
            </w:r>
          </w:p>
        </w:tc>
        <w:tc>
          <w:tcPr>
            <w:tcW w:w="2932" w:type="dxa"/>
            <w:vAlign w:val="center"/>
          </w:tcPr>
          <w:p w14:paraId="7C66422F" w14:textId="77777777" w:rsidR="00CF594D" w:rsidRPr="001D3869" w:rsidRDefault="00CF594D" w:rsidP="00B34A9B">
            <w:pPr>
              <w:autoSpaceDE/>
              <w:autoSpaceDN/>
              <w:adjustRightInd/>
              <w:spacing w:before="0" w:line="240" w:lineRule="auto"/>
              <w:ind w:left="0"/>
              <w:rPr>
                <w:sz w:val="16"/>
                <w:szCs w:val="16"/>
              </w:rPr>
            </w:pPr>
            <w:r w:rsidRPr="001D3869">
              <w:rPr>
                <w:sz w:val="16"/>
                <w:szCs w:val="16"/>
              </w:rPr>
              <w:t>International</w:t>
            </w:r>
          </w:p>
        </w:tc>
        <w:tc>
          <w:tcPr>
            <w:tcW w:w="2520" w:type="dxa"/>
            <w:gridSpan w:val="2"/>
            <w:vAlign w:val="center"/>
          </w:tcPr>
          <w:p w14:paraId="7A05FBE8" w14:textId="313BAA14" w:rsidR="00CF594D" w:rsidRPr="00485E94" w:rsidRDefault="00CF594D" w:rsidP="00B34A9B">
            <w:pPr>
              <w:autoSpaceDE/>
              <w:autoSpaceDN/>
              <w:adjustRightInd/>
              <w:spacing w:before="0" w:line="240" w:lineRule="auto"/>
              <w:ind w:left="0"/>
              <w:rPr>
                <w:sz w:val="16"/>
                <w:szCs w:val="16"/>
                <w:lang w:val="ru-RU"/>
              </w:rPr>
            </w:pPr>
            <w:proofErr w:type="spellStart"/>
            <w:r w:rsidRPr="00485E94">
              <w:rPr>
                <w:sz w:val="16"/>
                <w:szCs w:val="16"/>
              </w:rPr>
              <w:t>Interseal</w:t>
            </w:r>
            <w:proofErr w:type="spellEnd"/>
            <w:r w:rsidRPr="00485E94">
              <w:rPr>
                <w:sz w:val="16"/>
                <w:szCs w:val="16"/>
              </w:rPr>
              <w:t xml:space="preserve"> 670 HS</w:t>
            </w:r>
          </w:p>
        </w:tc>
        <w:tc>
          <w:tcPr>
            <w:tcW w:w="990" w:type="dxa"/>
            <w:vAlign w:val="center"/>
          </w:tcPr>
          <w:p w14:paraId="529DF6C8"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240</w:t>
            </w:r>
          </w:p>
        </w:tc>
        <w:tc>
          <w:tcPr>
            <w:tcW w:w="1359" w:type="dxa"/>
            <w:gridSpan w:val="2"/>
          </w:tcPr>
          <w:p w14:paraId="1111281B"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4DF4B170" w14:textId="77777777" w:rsidTr="001D6227">
        <w:trPr>
          <w:trHeight w:val="288"/>
          <w:jc w:val="center"/>
        </w:trPr>
        <w:tc>
          <w:tcPr>
            <w:tcW w:w="2288" w:type="dxa"/>
            <w:gridSpan w:val="3"/>
            <w:vMerge w:val="restart"/>
            <w:vAlign w:val="center"/>
          </w:tcPr>
          <w:p w14:paraId="58140FD5" w14:textId="77777777" w:rsidR="00CF594D" w:rsidRPr="00D41158" w:rsidRDefault="00CF594D" w:rsidP="00B34A9B">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932" w:type="dxa"/>
            <w:vAlign w:val="center"/>
          </w:tcPr>
          <w:p w14:paraId="14B04F60"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International Devoe</w:t>
            </w:r>
          </w:p>
        </w:tc>
        <w:tc>
          <w:tcPr>
            <w:tcW w:w="2520" w:type="dxa"/>
            <w:gridSpan w:val="2"/>
            <w:vAlign w:val="center"/>
          </w:tcPr>
          <w:p w14:paraId="4AE1C60E" w14:textId="77777777" w:rsidR="00CF594D" w:rsidRPr="00485E94" w:rsidRDefault="00CF594D" w:rsidP="00B34A9B">
            <w:pPr>
              <w:autoSpaceDE/>
              <w:autoSpaceDN/>
              <w:adjustRightInd/>
              <w:spacing w:before="0" w:line="240" w:lineRule="auto"/>
              <w:ind w:left="0"/>
              <w:rPr>
                <w:sz w:val="16"/>
                <w:szCs w:val="16"/>
              </w:rPr>
            </w:pPr>
            <w:r w:rsidRPr="00485E94">
              <w:rPr>
                <w:sz w:val="16"/>
                <w:szCs w:val="16"/>
              </w:rPr>
              <w:t>Devran 224</w:t>
            </w:r>
            <w:r w:rsidR="00DE1061" w:rsidRPr="00485E94">
              <w:rPr>
                <w:sz w:val="16"/>
                <w:szCs w:val="16"/>
                <w:lang w:val="ru-RU"/>
              </w:rPr>
              <w:t xml:space="preserve"> </w:t>
            </w:r>
            <w:r w:rsidRPr="00485E94">
              <w:rPr>
                <w:sz w:val="16"/>
                <w:szCs w:val="16"/>
              </w:rPr>
              <w:t>series</w:t>
            </w:r>
          </w:p>
        </w:tc>
        <w:tc>
          <w:tcPr>
            <w:tcW w:w="990" w:type="dxa"/>
            <w:vAlign w:val="center"/>
          </w:tcPr>
          <w:p w14:paraId="5277D90F"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rPr>
              <w:t>28</w:t>
            </w:r>
            <w:r w:rsidRPr="00485E94">
              <w:rPr>
                <w:sz w:val="16"/>
                <w:szCs w:val="16"/>
                <w:lang w:val="ru-RU"/>
              </w:rPr>
              <w:t>-212</w:t>
            </w:r>
          </w:p>
        </w:tc>
        <w:tc>
          <w:tcPr>
            <w:tcW w:w="1359" w:type="dxa"/>
            <w:gridSpan w:val="2"/>
          </w:tcPr>
          <w:p w14:paraId="5ACEE359"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5881F0B4" w14:textId="77777777" w:rsidTr="001D6227">
        <w:trPr>
          <w:trHeight w:val="288"/>
          <w:jc w:val="center"/>
        </w:trPr>
        <w:tc>
          <w:tcPr>
            <w:tcW w:w="2288" w:type="dxa"/>
            <w:gridSpan w:val="3"/>
            <w:vMerge/>
            <w:vAlign w:val="center"/>
          </w:tcPr>
          <w:p w14:paraId="3F47E2F0" w14:textId="77777777" w:rsidR="00CF594D" w:rsidRPr="001D3869" w:rsidRDefault="00CF594D" w:rsidP="00B34A9B">
            <w:pPr>
              <w:jc w:val="center"/>
              <w:rPr>
                <w:b/>
                <w:sz w:val="16"/>
                <w:szCs w:val="16"/>
              </w:rPr>
            </w:pPr>
          </w:p>
        </w:tc>
        <w:tc>
          <w:tcPr>
            <w:tcW w:w="2932" w:type="dxa"/>
            <w:vAlign w:val="center"/>
          </w:tcPr>
          <w:p w14:paraId="43D9F571"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Jotun Paints</w:t>
            </w:r>
          </w:p>
        </w:tc>
        <w:tc>
          <w:tcPr>
            <w:tcW w:w="2520" w:type="dxa"/>
            <w:gridSpan w:val="2"/>
            <w:vAlign w:val="center"/>
          </w:tcPr>
          <w:p w14:paraId="572B0379" w14:textId="085E575F" w:rsidR="00CF594D" w:rsidRPr="00485E94" w:rsidRDefault="00CF594D" w:rsidP="00B34A9B">
            <w:pPr>
              <w:autoSpaceDE/>
              <w:autoSpaceDN/>
              <w:adjustRightInd/>
              <w:spacing w:before="0" w:line="240" w:lineRule="auto"/>
              <w:ind w:left="0"/>
              <w:rPr>
                <w:sz w:val="16"/>
                <w:szCs w:val="16"/>
              </w:rPr>
            </w:pPr>
            <w:proofErr w:type="spellStart"/>
            <w:r w:rsidRPr="00485E94">
              <w:rPr>
                <w:sz w:val="16"/>
                <w:szCs w:val="16"/>
              </w:rPr>
              <w:t>Jotamastic</w:t>
            </w:r>
            <w:proofErr w:type="spellEnd"/>
            <w:r w:rsidRPr="00485E94">
              <w:rPr>
                <w:sz w:val="16"/>
                <w:szCs w:val="16"/>
              </w:rPr>
              <w:t xml:space="preserve"> 80</w:t>
            </w:r>
            <w:r w:rsidR="00A55383" w:rsidRPr="00485E94">
              <w:rPr>
                <w:sz w:val="16"/>
                <w:szCs w:val="16"/>
              </w:rPr>
              <w:t xml:space="preserve"> Series</w:t>
            </w:r>
          </w:p>
          <w:p w14:paraId="1BA9CB3E" w14:textId="62900A3F" w:rsidR="00842411" w:rsidRPr="00485E94" w:rsidRDefault="00A55383" w:rsidP="00B34A9B">
            <w:pPr>
              <w:autoSpaceDE/>
              <w:autoSpaceDN/>
              <w:adjustRightInd/>
              <w:spacing w:before="0" w:line="240" w:lineRule="auto"/>
              <w:ind w:left="0"/>
              <w:rPr>
                <w:sz w:val="16"/>
                <w:szCs w:val="16"/>
              </w:rPr>
            </w:pPr>
            <w:proofErr w:type="spellStart"/>
            <w:r w:rsidRPr="00485E94">
              <w:rPr>
                <w:sz w:val="16"/>
                <w:szCs w:val="16"/>
              </w:rPr>
              <w:t>Jotamastic</w:t>
            </w:r>
            <w:proofErr w:type="spellEnd"/>
            <w:r w:rsidRPr="00485E94">
              <w:rPr>
                <w:sz w:val="16"/>
                <w:szCs w:val="16"/>
              </w:rPr>
              <w:t xml:space="preserve"> 90</w:t>
            </w:r>
          </w:p>
        </w:tc>
        <w:tc>
          <w:tcPr>
            <w:tcW w:w="990" w:type="dxa"/>
            <w:vAlign w:val="center"/>
          </w:tcPr>
          <w:p w14:paraId="5BE6BF2C"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145</w:t>
            </w:r>
          </w:p>
        </w:tc>
        <w:tc>
          <w:tcPr>
            <w:tcW w:w="1359" w:type="dxa"/>
            <w:gridSpan w:val="2"/>
          </w:tcPr>
          <w:p w14:paraId="3E40D6EC"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1A5CA15A" w14:textId="77777777" w:rsidTr="001D6227">
        <w:trPr>
          <w:trHeight w:val="288"/>
          <w:jc w:val="center"/>
        </w:trPr>
        <w:tc>
          <w:tcPr>
            <w:tcW w:w="2288" w:type="dxa"/>
            <w:gridSpan w:val="3"/>
            <w:vAlign w:val="center"/>
          </w:tcPr>
          <w:p w14:paraId="7CE6C776" w14:textId="77777777" w:rsidR="00CF594D" w:rsidRPr="001D3869" w:rsidRDefault="00CF594D" w:rsidP="00B34A9B">
            <w:pPr>
              <w:jc w:val="center"/>
              <w:rPr>
                <w:b/>
                <w:sz w:val="16"/>
                <w:szCs w:val="16"/>
              </w:rPr>
            </w:pPr>
          </w:p>
        </w:tc>
        <w:tc>
          <w:tcPr>
            <w:tcW w:w="2932" w:type="dxa"/>
            <w:vAlign w:val="center"/>
          </w:tcPr>
          <w:p w14:paraId="3C7EE504"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PPG</w:t>
            </w:r>
          </w:p>
        </w:tc>
        <w:tc>
          <w:tcPr>
            <w:tcW w:w="2520" w:type="dxa"/>
            <w:gridSpan w:val="2"/>
            <w:vAlign w:val="center"/>
          </w:tcPr>
          <w:p w14:paraId="6B249AB3" w14:textId="77777777" w:rsidR="00CF594D" w:rsidRPr="00485E94" w:rsidRDefault="00CF594D" w:rsidP="00686FC0">
            <w:pPr>
              <w:autoSpaceDE/>
              <w:autoSpaceDN/>
              <w:adjustRightInd/>
              <w:spacing w:before="0" w:line="240" w:lineRule="auto"/>
              <w:ind w:left="0"/>
              <w:rPr>
                <w:sz w:val="16"/>
                <w:szCs w:val="16"/>
              </w:rPr>
            </w:pPr>
            <w:proofErr w:type="spellStart"/>
            <w:r w:rsidRPr="00485E94">
              <w:rPr>
                <w:sz w:val="16"/>
                <w:szCs w:val="16"/>
              </w:rPr>
              <w:t>Amercoat</w:t>
            </w:r>
            <w:proofErr w:type="spellEnd"/>
            <w:r w:rsidRPr="00485E94">
              <w:rPr>
                <w:sz w:val="16"/>
                <w:szCs w:val="16"/>
              </w:rPr>
              <w:t xml:space="preserve"> 240 or </w:t>
            </w:r>
          </w:p>
          <w:p w14:paraId="764FB378" w14:textId="77777777" w:rsidR="00CF594D" w:rsidRPr="00485E94" w:rsidRDefault="00CF594D" w:rsidP="00B34A9B">
            <w:pPr>
              <w:autoSpaceDE/>
              <w:autoSpaceDN/>
              <w:adjustRightInd/>
              <w:spacing w:before="0" w:line="240" w:lineRule="auto"/>
              <w:ind w:left="0"/>
              <w:rPr>
                <w:sz w:val="16"/>
                <w:szCs w:val="16"/>
              </w:rPr>
            </w:pPr>
            <w:proofErr w:type="spellStart"/>
            <w:r w:rsidRPr="00485E94">
              <w:rPr>
                <w:sz w:val="16"/>
                <w:szCs w:val="16"/>
              </w:rPr>
              <w:t>Sigmacover</w:t>
            </w:r>
            <w:proofErr w:type="spellEnd"/>
            <w:r w:rsidRPr="00485E94">
              <w:rPr>
                <w:sz w:val="16"/>
                <w:szCs w:val="16"/>
              </w:rPr>
              <w:t xml:space="preserve"> 240</w:t>
            </w:r>
          </w:p>
        </w:tc>
        <w:tc>
          <w:tcPr>
            <w:tcW w:w="990" w:type="dxa"/>
            <w:vAlign w:val="center"/>
          </w:tcPr>
          <w:p w14:paraId="6AA4F8E7"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rPr>
              <w:t>153</w:t>
            </w:r>
          </w:p>
        </w:tc>
        <w:tc>
          <w:tcPr>
            <w:tcW w:w="1359" w:type="dxa"/>
            <w:gridSpan w:val="2"/>
          </w:tcPr>
          <w:p w14:paraId="55EDAEED"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79282932" w14:textId="77777777" w:rsidTr="001D6227">
        <w:trPr>
          <w:trHeight w:val="288"/>
          <w:jc w:val="center"/>
        </w:trPr>
        <w:tc>
          <w:tcPr>
            <w:tcW w:w="2288" w:type="dxa"/>
            <w:gridSpan w:val="3"/>
            <w:vAlign w:val="center"/>
          </w:tcPr>
          <w:p w14:paraId="6EA6B8B5" w14:textId="77777777" w:rsidR="00CF594D" w:rsidRPr="001D3869" w:rsidRDefault="00CF594D" w:rsidP="00B34A9B">
            <w:pPr>
              <w:jc w:val="center"/>
              <w:rPr>
                <w:b/>
                <w:sz w:val="16"/>
                <w:szCs w:val="16"/>
              </w:rPr>
            </w:pPr>
          </w:p>
        </w:tc>
        <w:tc>
          <w:tcPr>
            <w:tcW w:w="2932" w:type="dxa"/>
            <w:vAlign w:val="center"/>
          </w:tcPr>
          <w:p w14:paraId="0D08EEBE"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Sherwin Williams</w:t>
            </w:r>
          </w:p>
        </w:tc>
        <w:tc>
          <w:tcPr>
            <w:tcW w:w="2520" w:type="dxa"/>
            <w:gridSpan w:val="2"/>
            <w:vAlign w:val="center"/>
          </w:tcPr>
          <w:p w14:paraId="2ABBB396" w14:textId="77777777" w:rsidR="00CF594D" w:rsidRPr="00485E94" w:rsidRDefault="00CF594D" w:rsidP="00686FC0">
            <w:pPr>
              <w:autoSpaceDE/>
              <w:autoSpaceDN/>
              <w:adjustRightInd/>
              <w:spacing w:before="0" w:line="240" w:lineRule="auto"/>
              <w:ind w:left="0"/>
              <w:rPr>
                <w:sz w:val="16"/>
                <w:szCs w:val="16"/>
              </w:rPr>
            </w:pPr>
            <w:proofErr w:type="spellStart"/>
            <w:r w:rsidRPr="00485E94">
              <w:rPr>
                <w:sz w:val="16"/>
                <w:szCs w:val="16"/>
              </w:rPr>
              <w:t>Macropoxy</w:t>
            </w:r>
            <w:proofErr w:type="spellEnd"/>
            <w:r w:rsidRPr="00485E94">
              <w:rPr>
                <w:sz w:val="16"/>
                <w:szCs w:val="16"/>
              </w:rPr>
              <w:t xml:space="preserve"> 646 Series or </w:t>
            </w:r>
          </w:p>
          <w:p w14:paraId="7DE53CAF" w14:textId="77777777" w:rsidR="00CF594D" w:rsidRPr="00485E94" w:rsidRDefault="00CF594D" w:rsidP="00686FC0">
            <w:pPr>
              <w:autoSpaceDE/>
              <w:autoSpaceDN/>
              <w:adjustRightInd/>
              <w:spacing w:before="0" w:line="240" w:lineRule="auto"/>
              <w:ind w:left="0"/>
              <w:rPr>
                <w:sz w:val="16"/>
                <w:szCs w:val="16"/>
              </w:rPr>
            </w:pPr>
            <w:r w:rsidRPr="00485E94">
              <w:rPr>
                <w:sz w:val="16"/>
                <w:szCs w:val="16"/>
              </w:rPr>
              <w:t>Epoxy Mastic Aluminum II</w:t>
            </w:r>
          </w:p>
        </w:tc>
        <w:tc>
          <w:tcPr>
            <w:tcW w:w="990" w:type="dxa"/>
            <w:vAlign w:val="center"/>
          </w:tcPr>
          <w:p w14:paraId="5E55F272"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100-250</w:t>
            </w:r>
          </w:p>
        </w:tc>
        <w:tc>
          <w:tcPr>
            <w:tcW w:w="1359" w:type="dxa"/>
            <w:gridSpan w:val="2"/>
          </w:tcPr>
          <w:p w14:paraId="2242D668"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36443B08" w14:textId="77777777" w:rsidTr="001D6227">
        <w:trPr>
          <w:trHeight w:val="288"/>
          <w:jc w:val="center"/>
        </w:trPr>
        <w:tc>
          <w:tcPr>
            <w:tcW w:w="2288" w:type="dxa"/>
            <w:gridSpan w:val="3"/>
            <w:vAlign w:val="center"/>
          </w:tcPr>
          <w:p w14:paraId="14C16611" w14:textId="77777777" w:rsidR="00CF594D" w:rsidRPr="001D3869" w:rsidRDefault="00CF594D" w:rsidP="00B34A9B">
            <w:pPr>
              <w:jc w:val="center"/>
              <w:rPr>
                <w:b/>
                <w:sz w:val="16"/>
                <w:szCs w:val="16"/>
              </w:rPr>
            </w:pPr>
          </w:p>
        </w:tc>
        <w:tc>
          <w:tcPr>
            <w:tcW w:w="2932" w:type="dxa"/>
            <w:vAlign w:val="center"/>
          </w:tcPr>
          <w:p w14:paraId="5A755A3D" w14:textId="77777777" w:rsidR="00CF594D" w:rsidRPr="001D3869" w:rsidRDefault="00CF594D" w:rsidP="00B34A9B">
            <w:pPr>
              <w:autoSpaceDE/>
              <w:autoSpaceDN/>
              <w:adjustRightInd/>
              <w:spacing w:before="0" w:line="240" w:lineRule="auto"/>
              <w:ind w:left="0"/>
              <w:rPr>
                <w:sz w:val="16"/>
                <w:szCs w:val="16"/>
              </w:rPr>
            </w:pPr>
            <w:r w:rsidRPr="00677706">
              <w:rPr>
                <w:sz w:val="16"/>
                <w:szCs w:val="16"/>
              </w:rPr>
              <w:t>Tnemec</w:t>
            </w:r>
          </w:p>
        </w:tc>
        <w:tc>
          <w:tcPr>
            <w:tcW w:w="2520" w:type="dxa"/>
            <w:gridSpan w:val="2"/>
            <w:vAlign w:val="center"/>
          </w:tcPr>
          <w:p w14:paraId="6313BB9C" w14:textId="77777777" w:rsidR="00CF594D" w:rsidRPr="00485E94" w:rsidRDefault="00CF594D" w:rsidP="00B34A9B">
            <w:pPr>
              <w:autoSpaceDE/>
              <w:autoSpaceDN/>
              <w:adjustRightInd/>
              <w:spacing w:before="0" w:line="240" w:lineRule="auto"/>
              <w:ind w:left="0"/>
              <w:rPr>
                <w:sz w:val="16"/>
                <w:szCs w:val="16"/>
              </w:rPr>
            </w:pPr>
            <w:r w:rsidRPr="00485E94">
              <w:rPr>
                <w:sz w:val="16"/>
                <w:szCs w:val="16"/>
              </w:rPr>
              <w:t xml:space="preserve">Series 135 </w:t>
            </w:r>
            <w:proofErr w:type="spellStart"/>
            <w:r w:rsidRPr="00485E94">
              <w:rPr>
                <w:sz w:val="16"/>
                <w:szCs w:val="16"/>
              </w:rPr>
              <w:t>Chembuild</w:t>
            </w:r>
            <w:proofErr w:type="spellEnd"/>
          </w:p>
        </w:tc>
        <w:tc>
          <w:tcPr>
            <w:tcW w:w="990" w:type="dxa"/>
            <w:vAlign w:val="center"/>
          </w:tcPr>
          <w:p w14:paraId="07114DA1"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86</w:t>
            </w:r>
          </w:p>
        </w:tc>
        <w:tc>
          <w:tcPr>
            <w:tcW w:w="1359" w:type="dxa"/>
            <w:gridSpan w:val="2"/>
          </w:tcPr>
          <w:p w14:paraId="3DDBD9ED"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577D79" w:rsidRPr="001D3869" w14:paraId="15514502" w14:textId="77777777" w:rsidTr="001D6227">
        <w:trPr>
          <w:trHeight w:val="288"/>
          <w:jc w:val="center"/>
        </w:trPr>
        <w:tc>
          <w:tcPr>
            <w:tcW w:w="2288" w:type="dxa"/>
            <w:gridSpan w:val="3"/>
            <w:vAlign w:val="center"/>
          </w:tcPr>
          <w:p w14:paraId="0522794B" w14:textId="77777777" w:rsidR="00577D79" w:rsidRPr="001D3869" w:rsidRDefault="00577D79" w:rsidP="00B34A9B">
            <w:pPr>
              <w:jc w:val="center"/>
              <w:rPr>
                <w:b/>
                <w:sz w:val="16"/>
                <w:szCs w:val="16"/>
              </w:rPr>
            </w:pPr>
          </w:p>
        </w:tc>
        <w:tc>
          <w:tcPr>
            <w:tcW w:w="2932" w:type="dxa"/>
            <w:vAlign w:val="center"/>
          </w:tcPr>
          <w:p w14:paraId="1693D8FD" w14:textId="347E6F10" w:rsidR="00577D79" w:rsidRPr="00677706" w:rsidRDefault="004C5460" w:rsidP="00B34A9B">
            <w:pPr>
              <w:autoSpaceDE/>
              <w:autoSpaceDN/>
              <w:adjustRightInd/>
              <w:spacing w:before="0" w:line="240" w:lineRule="auto"/>
              <w:ind w:left="0"/>
              <w:rPr>
                <w:sz w:val="16"/>
                <w:szCs w:val="16"/>
              </w:rPr>
            </w:pPr>
            <w:r w:rsidRPr="004C5460">
              <w:rPr>
                <w:sz w:val="16"/>
                <w:szCs w:val="16"/>
              </w:rPr>
              <w:t>Rust-Oleum</w:t>
            </w:r>
          </w:p>
        </w:tc>
        <w:tc>
          <w:tcPr>
            <w:tcW w:w="2520" w:type="dxa"/>
            <w:gridSpan w:val="2"/>
            <w:vAlign w:val="center"/>
          </w:tcPr>
          <w:p w14:paraId="40F811DD" w14:textId="40CE9778" w:rsidR="00577D79" w:rsidRPr="00485E94" w:rsidRDefault="004C5460" w:rsidP="00B34A9B">
            <w:pPr>
              <w:autoSpaceDE/>
              <w:autoSpaceDN/>
              <w:adjustRightInd/>
              <w:spacing w:before="0" w:line="240" w:lineRule="auto"/>
              <w:ind w:left="0"/>
              <w:rPr>
                <w:sz w:val="16"/>
                <w:szCs w:val="16"/>
              </w:rPr>
            </w:pPr>
            <w:r w:rsidRPr="00485E94">
              <w:rPr>
                <w:sz w:val="16"/>
                <w:szCs w:val="16"/>
              </w:rPr>
              <w:t>Meta Prime (</w:t>
            </w:r>
            <w:proofErr w:type="spellStart"/>
            <w:r w:rsidRPr="00485E94">
              <w:rPr>
                <w:sz w:val="16"/>
                <w:szCs w:val="16"/>
              </w:rPr>
              <w:t>Self Healing</w:t>
            </w:r>
            <w:proofErr w:type="spellEnd"/>
            <w:r w:rsidRPr="00485E94">
              <w:rPr>
                <w:sz w:val="16"/>
                <w:szCs w:val="16"/>
              </w:rPr>
              <w:t>)</w:t>
            </w:r>
          </w:p>
        </w:tc>
        <w:tc>
          <w:tcPr>
            <w:tcW w:w="990" w:type="dxa"/>
            <w:vAlign w:val="center"/>
          </w:tcPr>
          <w:p w14:paraId="07D22EB8" w14:textId="54E7B3A4" w:rsidR="00577D79" w:rsidRPr="00485E94" w:rsidRDefault="004C5460" w:rsidP="00B34A9B">
            <w:pPr>
              <w:autoSpaceDE/>
              <w:autoSpaceDN/>
              <w:adjustRightInd/>
              <w:spacing w:before="0" w:line="240" w:lineRule="auto"/>
              <w:ind w:left="0"/>
              <w:jc w:val="center"/>
              <w:rPr>
                <w:sz w:val="16"/>
                <w:szCs w:val="16"/>
              </w:rPr>
            </w:pPr>
            <w:r w:rsidRPr="00485E94">
              <w:rPr>
                <w:sz w:val="16"/>
                <w:szCs w:val="16"/>
              </w:rPr>
              <w:t>340</w:t>
            </w:r>
          </w:p>
        </w:tc>
        <w:tc>
          <w:tcPr>
            <w:tcW w:w="1359" w:type="dxa"/>
            <w:gridSpan w:val="2"/>
            <w:vAlign w:val="center"/>
          </w:tcPr>
          <w:p w14:paraId="2556FDBF" w14:textId="73E3F887" w:rsidR="00577D79" w:rsidRPr="00485E94" w:rsidRDefault="004C5460" w:rsidP="00B34A9B">
            <w:pPr>
              <w:autoSpaceDE/>
              <w:autoSpaceDN/>
              <w:adjustRightInd/>
              <w:spacing w:before="0" w:line="240" w:lineRule="auto"/>
              <w:ind w:left="0"/>
              <w:jc w:val="center"/>
              <w:rPr>
                <w:sz w:val="16"/>
                <w:szCs w:val="16"/>
                <w:lang w:val="ru-RU"/>
              </w:rPr>
            </w:pPr>
            <w:r w:rsidRPr="00485E94">
              <w:rPr>
                <w:sz w:val="16"/>
                <w:szCs w:val="16"/>
              </w:rPr>
              <w:t>121.1°C (250°F</w:t>
            </w:r>
          </w:p>
        </w:tc>
      </w:tr>
      <w:tr w:rsidR="00CF594D" w:rsidRPr="00AB0391" w14:paraId="4D4F9043" w14:textId="77777777" w:rsidTr="00F029EB">
        <w:trPr>
          <w:trHeight w:val="288"/>
          <w:jc w:val="center"/>
        </w:trPr>
        <w:tc>
          <w:tcPr>
            <w:tcW w:w="2288" w:type="dxa"/>
            <w:gridSpan w:val="3"/>
            <w:tcBorders>
              <w:bottom w:val="single" w:sz="12" w:space="0" w:color="auto"/>
            </w:tcBorders>
            <w:vAlign w:val="center"/>
          </w:tcPr>
          <w:p w14:paraId="729964E4" w14:textId="77777777" w:rsidR="00CF594D" w:rsidRPr="001D3869" w:rsidRDefault="00CF594D" w:rsidP="00B34A9B">
            <w:pPr>
              <w:rPr>
                <w:i/>
                <w:sz w:val="14"/>
                <w:szCs w:val="14"/>
              </w:rPr>
            </w:pPr>
          </w:p>
        </w:tc>
        <w:tc>
          <w:tcPr>
            <w:tcW w:w="7801" w:type="dxa"/>
            <w:gridSpan w:val="6"/>
            <w:tcBorders>
              <w:bottom w:val="single" w:sz="12" w:space="0" w:color="auto"/>
            </w:tcBorders>
            <w:vAlign w:val="center"/>
          </w:tcPr>
          <w:p w14:paraId="01C06782" w14:textId="77777777" w:rsidR="00CF594D" w:rsidRPr="00485E94" w:rsidRDefault="00CF594D" w:rsidP="00CF594D">
            <w:pPr>
              <w:autoSpaceDE/>
              <w:autoSpaceDN/>
              <w:adjustRightInd/>
              <w:spacing w:before="0" w:line="240" w:lineRule="auto"/>
              <w:ind w:left="0" w:right="663"/>
              <w:rPr>
                <w:i/>
                <w:sz w:val="14"/>
                <w:szCs w:val="14"/>
                <w:lang w:val="ru-RU"/>
              </w:rPr>
            </w:pPr>
            <w:r w:rsidRPr="00485E94">
              <w:rPr>
                <w:i/>
                <w:color w:val="auto"/>
                <w:sz w:val="14"/>
                <w:szCs w:val="24"/>
                <w:lang w:val="ru-RU"/>
              </w:rPr>
              <w:t>Представлено в нескольких цветах. В случае если алюминиевый цвет является приемлемым, допускается, в целях повышения эксплуатационных характеристик, использовать наполненную алюминием эпоксидную мастику (толерантный к поверхности грунт), Система 2.15.1.</w:t>
            </w:r>
          </w:p>
        </w:tc>
      </w:tr>
      <w:tr w:rsidR="00CF594D" w:rsidRPr="001D3869" w14:paraId="437A68A7" w14:textId="77777777" w:rsidTr="001D6227">
        <w:trPr>
          <w:trHeight w:val="288"/>
          <w:jc w:val="center"/>
        </w:trPr>
        <w:tc>
          <w:tcPr>
            <w:tcW w:w="2288" w:type="dxa"/>
            <w:gridSpan w:val="3"/>
            <w:vAlign w:val="center"/>
          </w:tcPr>
          <w:p w14:paraId="005E305D" w14:textId="77777777" w:rsidR="00CF594D" w:rsidRPr="003023B7" w:rsidRDefault="00CF594D" w:rsidP="00B34A9B">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932" w:type="dxa"/>
            <w:vAlign w:val="center"/>
          </w:tcPr>
          <w:p w14:paraId="387217FB" w14:textId="77777777" w:rsidR="00CF594D" w:rsidRPr="001D3869" w:rsidRDefault="00CF594D" w:rsidP="00B34A9B">
            <w:pPr>
              <w:autoSpaceDE/>
              <w:autoSpaceDN/>
              <w:adjustRightInd/>
              <w:spacing w:before="0" w:line="240" w:lineRule="auto"/>
              <w:ind w:left="0"/>
              <w:rPr>
                <w:sz w:val="16"/>
                <w:szCs w:val="16"/>
              </w:rPr>
            </w:pPr>
            <w:r w:rsidRPr="001D3869">
              <w:rPr>
                <w:sz w:val="16"/>
                <w:szCs w:val="16"/>
              </w:rPr>
              <w:t>Carboline</w:t>
            </w:r>
          </w:p>
        </w:tc>
        <w:tc>
          <w:tcPr>
            <w:tcW w:w="2520" w:type="dxa"/>
            <w:gridSpan w:val="2"/>
            <w:vAlign w:val="center"/>
          </w:tcPr>
          <w:p w14:paraId="0C0EDADE" w14:textId="77777777" w:rsidR="00CF594D" w:rsidRPr="00485E94" w:rsidRDefault="00CF594D" w:rsidP="00B34A9B">
            <w:pPr>
              <w:autoSpaceDE/>
              <w:autoSpaceDN/>
              <w:adjustRightInd/>
              <w:spacing w:before="0" w:line="240" w:lineRule="auto"/>
              <w:ind w:left="0"/>
              <w:rPr>
                <w:sz w:val="16"/>
                <w:szCs w:val="16"/>
              </w:rPr>
            </w:pPr>
            <w:proofErr w:type="spellStart"/>
            <w:r w:rsidRPr="00485E94">
              <w:rPr>
                <w:sz w:val="16"/>
                <w:szCs w:val="16"/>
              </w:rPr>
              <w:t>Carbothane</w:t>
            </w:r>
            <w:proofErr w:type="spellEnd"/>
            <w:r w:rsidRPr="00485E94">
              <w:rPr>
                <w:sz w:val="16"/>
                <w:szCs w:val="16"/>
              </w:rPr>
              <w:t xml:space="preserve"> 134 Series</w:t>
            </w:r>
          </w:p>
        </w:tc>
        <w:tc>
          <w:tcPr>
            <w:tcW w:w="990" w:type="dxa"/>
            <w:vAlign w:val="center"/>
          </w:tcPr>
          <w:p w14:paraId="30EF40FB" w14:textId="08E1A62F" w:rsidR="00CF594D" w:rsidRPr="00485E94" w:rsidRDefault="00CF594D" w:rsidP="00B34A9B">
            <w:pPr>
              <w:autoSpaceDE/>
              <w:autoSpaceDN/>
              <w:adjustRightInd/>
              <w:spacing w:before="0" w:line="240" w:lineRule="auto"/>
              <w:ind w:left="0"/>
              <w:jc w:val="center"/>
              <w:rPr>
                <w:sz w:val="16"/>
                <w:szCs w:val="16"/>
                <w:lang w:val="ru-RU"/>
              </w:rPr>
            </w:pPr>
            <w:del w:id="284" w:author="Kurmanov, Aidyn [STAMGazStroy LLP]" w:date="2025-12-09T16:01:00Z" w16du:dateUtc="2025-12-09T11:01:00Z">
              <w:r w:rsidRPr="00485E94">
                <w:rPr>
                  <w:sz w:val="16"/>
                  <w:szCs w:val="16"/>
                </w:rPr>
                <w:delText>54-264</w:delText>
              </w:r>
            </w:del>
            <w:ins w:id="285" w:author="Kurmanov, Aidyn [STAMGazStroy LLP]" w:date="2025-12-09T16:01:00Z" w16du:dateUtc="2025-12-09T11:01:00Z">
              <w:r w:rsidR="003B1052">
                <w:rPr>
                  <w:sz w:val="16"/>
                  <w:szCs w:val="16"/>
                  <w:lang w:val="ru-RU"/>
                </w:rPr>
                <w:t>288</w:t>
              </w:r>
            </w:ins>
          </w:p>
        </w:tc>
        <w:tc>
          <w:tcPr>
            <w:tcW w:w="1359" w:type="dxa"/>
            <w:gridSpan w:val="2"/>
          </w:tcPr>
          <w:p w14:paraId="659C97DA"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93°C (200°F)</w:t>
            </w:r>
          </w:p>
        </w:tc>
      </w:tr>
      <w:tr w:rsidR="00CF594D" w:rsidRPr="001D3869" w14:paraId="0BCD0AE4" w14:textId="77777777" w:rsidTr="001D6227">
        <w:trPr>
          <w:trHeight w:val="288"/>
          <w:jc w:val="center"/>
        </w:trPr>
        <w:tc>
          <w:tcPr>
            <w:tcW w:w="2288" w:type="dxa"/>
            <w:gridSpan w:val="3"/>
            <w:vAlign w:val="center"/>
          </w:tcPr>
          <w:p w14:paraId="4A0D9C12" w14:textId="77777777" w:rsidR="00CF594D" w:rsidRPr="003023B7" w:rsidRDefault="00CF594D" w:rsidP="00B34A9B">
            <w:pPr>
              <w:autoSpaceDE/>
              <w:autoSpaceDN/>
              <w:adjustRightInd/>
              <w:spacing w:before="0" w:line="240" w:lineRule="auto"/>
              <w:ind w:left="0"/>
              <w:rPr>
                <w:b/>
                <w:color w:val="auto"/>
                <w:sz w:val="16"/>
                <w:szCs w:val="24"/>
                <w:lang w:val="ru-RU"/>
              </w:rPr>
            </w:pPr>
          </w:p>
        </w:tc>
        <w:tc>
          <w:tcPr>
            <w:tcW w:w="2932" w:type="dxa"/>
            <w:vAlign w:val="center"/>
          </w:tcPr>
          <w:p w14:paraId="07292A5F" w14:textId="77777777" w:rsidR="00CF594D" w:rsidRPr="001D3869" w:rsidRDefault="00CF594D" w:rsidP="00B34A9B">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520" w:type="dxa"/>
            <w:gridSpan w:val="2"/>
            <w:vAlign w:val="center"/>
          </w:tcPr>
          <w:p w14:paraId="514B2B18" w14:textId="77777777" w:rsidR="00CF594D" w:rsidRPr="00485E94" w:rsidRDefault="00CF594D" w:rsidP="00B34A9B">
            <w:pPr>
              <w:autoSpaceDE/>
              <w:autoSpaceDN/>
              <w:adjustRightInd/>
              <w:spacing w:before="0" w:line="240" w:lineRule="auto"/>
              <w:ind w:left="0"/>
              <w:rPr>
                <w:sz w:val="16"/>
                <w:szCs w:val="16"/>
              </w:rPr>
            </w:pPr>
            <w:proofErr w:type="spellStart"/>
            <w:r w:rsidRPr="00485E94">
              <w:rPr>
                <w:sz w:val="16"/>
                <w:szCs w:val="16"/>
              </w:rPr>
              <w:t>Endcor</w:t>
            </w:r>
            <w:proofErr w:type="spellEnd"/>
            <w:r w:rsidRPr="00485E94">
              <w:rPr>
                <w:sz w:val="16"/>
                <w:szCs w:val="16"/>
              </w:rPr>
              <w:t xml:space="preserve"> 4600C</w:t>
            </w:r>
          </w:p>
        </w:tc>
        <w:tc>
          <w:tcPr>
            <w:tcW w:w="990" w:type="dxa"/>
            <w:vAlign w:val="center"/>
          </w:tcPr>
          <w:p w14:paraId="4BC1147B"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rPr>
              <w:t>324</w:t>
            </w:r>
          </w:p>
        </w:tc>
        <w:tc>
          <w:tcPr>
            <w:tcW w:w="1359" w:type="dxa"/>
            <w:gridSpan w:val="2"/>
          </w:tcPr>
          <w:p w14:paraId="493B8794"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rPr>
              <w:t>121°C (250°F)</w:t>
            </w:r>
          </w:p>
        </w:tc>
      </w:tr>
      <w:tr w:rsidR="00CF594D" w:rsidRPr="001D3869" w14:paraId="1B25797A" w14:textId="77777777" w:rsidTr="001D6227">
        <w:trPr>
          <w:trHeight w:val="288"/>
          <w:jc w:val="center"/>
        </w:trPr>
        <w:tc>
          <w:tcPr>
            <w:tcW w:w="2288" w:type="dxa"/>
            <w:gridSpan w:val="3"/>
            <w:vAlign w:val="center"/>
          </w:tcPr>
          <w:p w14:paraId="5427834D" w14:textId="77777777" w:rsidR="00CF594D" w:rsidRPr="003023B7" w:rsidRDefault="00CF594D" w:rsidP="00B34A9B">
            <w:pPr>
              <w:autoSpaceDE/>
              <w:autoSpaceDN/>
              <w:adjustRightInd/>
              <w:spacing w:before="0" w:line="240" w:lineRule="auto"/>
              <w:ind w:left="0"/>
              <w:rPr>
                <w:b/>
                <w:color w:val="auto"/>
                <w:sz w:val="16"/>
                <w:szCs w:val="24"/>
                <w:lang w:val="ru-RU"/>
              </w:rPr>
            </w:pPr>
            <w:r w:rsidRPr="003023B7">
              <w:rPr>
                <w:b/>
                <w:color w:val="auto"/>
                <w:sz w:val="16"/>
                <w:szCs w:val="24"/>
                <w:lang w:val="ru-RU"/>
              </w:rPr>
              <w:t>Полиуретан - Алифатический</w:t>
            </w:r>
          </w:p>
        </w:tc>
        <w:tc>
          <w:tcPr>
            <w:tcW w:w="2932" w:type="dxa"/>
            <w:vAlign w:val="center"/>
          </w:tcPr>
          <w:p w14:paraId="0AE4FCD7"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Hempel Coatings (USA), Inc.</w:t>
            </w:r>
          </w:p>
        </w:tc>
        <w:tc>
          <w:tcPr>
            <w:tcW w:w="2520" w:type="dxa"/>
            <w:gridSpan w:val="2"/>
            <w:vAlign w:val="center"/>
          </w:tcPr>
          <w:p w14:paraId="4A9225D2" w14:textId="77777777" w:rsidR="00CF594D" w:rsidRPr="00485E94" w:rsidRDefault="00CF594D" w:rsidP="00B34A9B">
            <w:pPr>
              <w:autoSpaceDE/>
              <w:autoSpaceDN/>
              <w:adjustRightInd/>
              <w:spacing w:before="0" w:line="240" w:lineRule="auto"/>
              <w:ind w:left="0"/>
              <w:rPr>
                <w:sz w:val="16"/>
                <w:szCs w:val="16"/>
              </w:rPr>
            </w:pPr>
            <w:proofErr w:type="spellStart"/>
            <w:r w:rsidRPr="00485E94">
              <w:rPr>
                <w:sz w:val="16"/>
                <w:szCs w:val="16"/>
              </w:rPr>
              <w:t>Hempathane</w:t>
            </w:r>
            <w:proofErr w:type="spellEnd"/>
            <w:r w:rsidRPr="00485E94">
              <w:rPr>
                <w:sz w:val="16"/>
                <w:szCs w:val="16"/>
              </w:rPr>
              <w:t xml:space="preserve"> series</w:t>
            </w:r>
          </w:p>
          <w:p w14:paraId="0DC46BBF" w14:textId="5D74107D" w:rsidR="00AA5604" w:rsidRPr="00485E94" w:rsidRDefault="00AA5604" w:rsidP="00B34A9B">
            <w:pPr>
              <w:autoSpaceDE/>
              <w:autoSpaceDN/>
              <w:adjustRightInd/>
              <w:spacing w:before="0" w:line="240" w:lineRule="auto"/>
              <w:ind w:left="0"/>
              <w:rPr>
                <w:sz w:val="16"/>
                <w:szCs w:val="16"/>
              </w:rPr>
            </w:pPr>
            <w:proofErr w:type="spellStart"/>
            <w:r w:rsidRPr="00485E94">
              <w:rPr>
                <w:sz w:val="16"/>
                <w:szCs w:val="16"/>
              </w:rPr>
              <w:t>Hempatop</w:t>
            </w:r>
            <w:proofErr w:type="spellEnd"/>
            <w:r w:rsidRPr="00485E94">
              <w:rPr>
                <w:sz w:val="16"/>
                <w:szCs w:val="16"/>
              </w:rPr>
              <w:t xml:space="preserve"> Repel 800</w:t>
            </w:r>
          </w:p>
        </w:tc>
        <w:tc>
          <w:tcPr>
            <w:tcW w:w="990" w:type="dxa"/>
            <w:vAlign w:val="center"/>
          </w:tcPr>
          <w:p w14:paraId="6E62B153" w14:textId="6C936F6B" w:rsidR="00CF594D" w:rsidRPr="00485E94" w:rsidRDefault="002F1BFA" w:rsidP="00B34A9B">
            <w:pPr>
              <w:autoSpaceDE/>
              <w:autoSpaceDN/>
              <w:adjustRightInd/>
              <w:spacing w:before="0" w:line="240" w:lineRule="auto"/>
              <w:ind w:left="0"/>
              <w:jc w:val="center"/>
              <w:rPr>
                <w:sz w:val="16"/>
                <w:szCs w:val="16"/>
              </w:rPr>
            </w:pPr>
            <w:r w:rsidRPr="00485E94">
              <w:rPr>
                <w:sz w:val="16"/>
                <w:szCs w:val="16"/>
              </w:rPr>
              <w:t>442-</w:t>
            </w:r>
            <w:r w:rsidR="00CF594D" w:rsidRPr="00485E94">
              <w:rPr>
                <w:sz w:val="16"/>
                <w:szCs w:val="16"/>
                <w:lang w:val="ru-RU"/>
              </w:rPr>
              <w:t>445</w:t>
            </w:r>
          </w:p>
          <w:p w14:paraId="4366353C" w14:textId="5CEC9A73" w:rsidR="00AA5604" w:rsidRPr="00485E94" w:rsidRDefault="00AA5604" w:rsidP="00B34A9B">
            <w:pPr>
              <w:autoSpaceDE/>
              <w:autoSpaceDN/>
              <w:adjustRightInd/>
              <w:spacing w:before="0" w:line="240" w:lineRule="auto"/>
              <w:ind w:left="0"/>
              <w:jc w:val="center"/>
              <w:rPr>
                <w:sz w:val="16"/>
                <w:szCs w:val="16"/>
              </w:rPr>
            </w:pPr>
            <w:r w:rsidRPr="00485E94">
              <w:rPr>
                <w:sz w:val="16"/>
                <w:szCs w:val="16"/>
              </w:rPr>
              <w:t>10</w:t>
            </w:r>
          </w:p>
        </w:tc>
        <w:tc>
          <w:tcPr>
            <w:tcW w:w="1359" w:type="dxa"/>
            <w:gridSpan w:val="2"/>
          </w:tcPr>
          <w:p w14:paraId="43151723"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6C8BFD63" w14:textId="77777777" w:rsidTr="001D6227">
        <w:trPr>
          <w:trHeight w:val="288"/>
          <w:jc w:val="center"/>
        </w:trPr>
        <w:tc>
          <w:tcPr>
            <w:tcW w:w="2288" w:type="dxa"/>
            <w:gridSpan w:val="3"/>
            <w:vMerge w:val="restart"/>
            <w:vAlign w:val="center"/>
          </w:tcPr>
          <w:p w14:paraId="07B1F60B" w14:textId="77777777" w:rsidR="00CF594D" w:rsidRPr="00D41158" w:rsidRDefault="00CF594D" w:rsidP="00B34A9B">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932" w:type="dxa"/>
            <w:vAlign w:val="center"/>
          </w:tcPr>
          <w:p w14:paraId="5138CABA" w14:textId="77777777" w:rsidR="00CF594D" w:rsidRPr="001D3869" w:rsidRDefault="00CF594D" w:rsidP="00B34A9B">
            <w:pPr>
              <w:autoSpaceDE/>
              <w:autoSpaceDN/>
              <w:adjustRightInd/>
              <w:spacing w:before="0" w:line="240" w:lineRule="auto"/>
              <w:ind w:left="0"/>
              <w:rPr>
                <w:sz w:val="16"/>
                <w:szCs w:val="16"/>
              </w:rPr>
            </w:pPr>
            <w:r w:rsidRPr="001D3869">
              <w:rPr>
                <w:sz w:val="16"/>
                <w:szCs w:val="16"/>
              </w:rPr>
              <w:t>International</w:t>
            </w:r>
          </w:p>
        </w:tc>
        <w:tc>
          <w:tcPr>
            <w:tcW w:w="2520" w:type="dxa"/>
            <w:gridSpan w:val="2"/>
            <w:vAlign w:val="center"/>
          </w:tcPr>
          <w:p w14:paraId="0AC62D65" w14:textId="26ACD3AF" w:rsidR="00CF594D" w:rsidRPr="00485E94" w:rsidRDefault="00CF594D" w:rsidP="00B34A9B">
            <w:pPr>
              <w:autoSpaceDE/>
              <w:autoSpaceDN/>
              <w:adjustRightInd/>
              <w:spacing w:before="0" w:line="240" w:lineRule="auto"/>
              <w:ind w:left="0"/>
              <w:rPr>
                <w:sz w:val="16"/>
                <w:szCs w:val="16"/>
                <w:lang w:val="ru-RU"/>
              </w:rPr>
            </w:pPr>
            <w:proofErr w:type="spellStart"/>
            <w:r w:rsidRPr="00485E94">
              <w:rPr>
                <w:sz w:val="16"/>
                <w:szCs w:val="16"/>
              </w:rPr>
              <w:t>Interthane</w:t>
            </w:r>
            <w:proofErr w:type="spellEnd"/>
            <w:r w:rsidRPr="00485E94">
              <w:rPr>
                <w:sz w:val="16"/>
                <w:szCs w:val="16"/>
              </w:rPr>
              <w:t xml:space="preserve"> 990 Series</w:t>
            </w:r>
          </w:p>
        </w:tc>
        <w:tc>
          <w:tcPr>
            <w:tcW w:w="990" w:type="dxa"/>
            <w:vAlign w:val="center"/>
          </w:tcPr>
          <w:p w14:paraId="6FC83DC7"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rPr>
              <w:t>241-420</w:t>
            </w:r>
          </w:p>
        </w:tc>
        <w:tc>
          <w:tcPr>
            <w:tcW w:w="1359" w:type="dxa"/>
            <w:gridSpan w:val="2"/>
          </w:tcPr>
          <w:p w14:paraId="6FF6DD12"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93°C (200°F)</w:t>
            </w:r>
          </w:p>
        </w:tc>
      </w:tr>
      <w:tr w:rsidR="00CF594D" w:rsidRPr="001D3869" w14:paraId="16917B59" w14:textId="77777777" w:rsidTr="001D6227">
        <w:trPr>
          <w:trHeight w:val="288"/>
          <w:jc w:val="center"/>
        </w:trPr>
        <w:tc>
          <w:tcPr>
            <w:tcW w:w="2288" w:type="dxa"/>
            <w:gridSpan w:val="3"/>
            <w:vMerge/>
            <w:vAlign w:val="center"/>
          </w:tcPr>
          <w:p w14:paraId="5184B6ED" w14:textId="77777777" w:rsidR="00CF594D" w:rsidRPr="001D3869" w:rsidRDefault="00CF594D" w:rsidP="00B34A9B">
            <w:pPr>
              <w:jc w:val="center"/>
              <w:rPr>
                <w:b/>
                <w:sz w:val="16"/>
                <w:szCs w:val="16"/>
              </w:rPr>
            </w:pPr>
          </w:p>
        </w:tc>
        <w:tc>
          <w:tcPr>
            <w:tcW w:w="2932" w:type="dxa"/>
            <w:vAlign w:val="center"/>
          </w:tcPr>
          <w:p w14:paraId="6B6A7497"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International Devoe</w:t>
            </w:r>
          </w:p>
        </w:tc>
        <w:tc>
          <w:tcPr>
            <w:tcW w:w="2520" w:type="dxa"/>
            <w:gridSpan w:val="2"/>
            <w:vAlign w:val="center"/>
          </w:tcPr>
          <w:p w14:paraId="6E07C488" w14:textId="7F762980" w:rsidR="00CF594D" w:rsidRPr="00485E94" w:rsidRDefault="00CF594D" w:rsidP="00B34A9B">
            <w:pPr>
              <w:autoSpaceDE/>
              <w:autoSpaceDN/>
              <w:adjustRightInd/>
              <w:spacing w:before="0" w:line="240" w:lineRule="auto"/>
              <w:ind w:left="0"/>
              <w:rPr>
                <w:sz w:val="16"/>
                <w:szCs w:val="16"/>
                <w:lang w:val="ru-RU"/>
              </w:rPr>
            </w:pPr>
            <w:proofErr w:type="spellStart"/>
            <w:r w:rsidRPr="00485E94">
              <w:rPr>
                <w:sz w:val="16"/>
                <w:szCs w:val="16"/>
              </w:rPr>
              <w:t>Devthane</w:t>
            </w:r>
            <w:proofErr w:type="spellEnd"/>
            <w:r w:rsidRPr="00485E94">
              <w:rPr>
                <w:sz w:val="16"/>
                <w:szCs w:val="16"/>
              </w:rPr>
              <w:t xml:space="preserve"> 379 series</w:t>
            </w:r>
          </w:p>
        </w:tc>
        <w:tc>
          <w:tcPr>
            <w:tcW w:w="990" w:type="dxa"/>
            <w:vAlign w:val="center"/>
          </w:tcPr>
          <w:p w14:paraId="3B0B8307"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rPr>
              <w:t>44-31</w:t>
            </w:r>
            <w:r w:rsidRPr="00485E94">
              <w:rPr>
                <w:sz w:val="16"/>
                <w:szCs w:val="16"/>
                <w:lang w:val="ru-RU"/>
              </w:rPr>
              <w:t>1</w:t>
            </w:r>
          </w:p>
        </w:tc>
        <w:tc>
          <w:tcPr>
            <w:tcW w:w="1359" w:type="dxa"/>
            <w:gridSpan w:val="2"/>
          </w:tcPr>
          <w:p w14:paraId="43AE737E"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93°C (200°F)</w:t>
            </w:r>
          </w:p>
        </w:tc>
      </w:tr>
      <w:tr w:rsidR="00CF594D" w:rsidRPr="001D3869" w14:paraId="6EDC8AAB" w14:textId="77777777" w:rsidTr="001D6227">
        <w:trPr>
          <w:trHeight w:val="288"/>
          <w:jc w:val="center"/>
        </w:trPr>
        <w:tc>
          <w:tcPr>
            <w:tcW w:w="2288" w:type="dxa"/>
            <w:gridSpan w:val="3"/>
            <w:vAlign w:val="center"/>
          </w:tcPr>
          <w:p w14:paraId="6635BF40" w14:textId="77777777" w:rsidR="00CF594D" w:rsidRPr="001D3869" w:rsidRDefault="00CF594D" w:rsidP="00B34A9B">
            <w:pPr>
              <w:jc w:val="center"/>
              <w:rPr>
                <w:b/>
                <w:sz w:val="16"/>
                <w:szCs w:val="16"/>
              </w:rPr>
            </w:pPr>
          </w:p>
        </w:tc>
        <w:tc>
          <w:tcPr>
            <w:tcW w:w="2932" w:type="dxa"/>
            <w:vAlign w:val="center"/>
          </w:tcPr>
          <w:p w14:paraId="36F6E3C0"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Jotun Paints</w:t>
            </w:r>
          </w:p>
        </w:tc>
        <w:tc>
          <w:tcPr>
            <w:tcW w:w="2520" w:type="dxa"/>
            <w:gridSpan w:val="2"/>
            <w:vAlign w:val="center"/>
          </w:tcPr>
          <w:p w14:paraId="364EBCDE" w14:textId="1807A4EF" w:rsidR="00A55383" w:rsidRPr="00485E94" w:rsidRDefault="00A55383" w:rsidP="00B34A9B">
            <w:pPr>
              <w:autoSpaceDE/>
              <w:autoSpaceDN/>
              <w:adjustRightInd/>
              <w:spacing w:before="0" w:line="240" w:lineRule="auto"/>
              <w:ind w:left="0"/>
              <w:rPr>
                <w:sz w:val="16"/>
                <w:szCs w:val="16"/>
              </w:rPr>
            </w:pPr>
            <w:r w:rsidRPr="00485E94">
              <w:rPr>
                <w:sz w:val="16"/>
                <w:szCs w:val="16"/>
              </w:rPr>
              <w:t>Hardtop AX</w:t>
            </w:r>
          </w:p>
          <w:p w14:paraId="388C0D00" w14:textId="716C4944" w:rsidR="00CF594D" w:rsidRPr="00485E94" w:rsidRDefault="00CF594D" w:rsidP="00B34A9B">
            <w:pPr>
              <w:autoSpaceDE/>
              <w:autoSpaceDN/>
              <w:adjustRightInd/>
              <w:spacing w:before="0" w:line="240" w:lineRule="auto"/>
              <w:ind w:left="0"/>
              <w:rPr>
                <w:sz w:val="16"/>
                <w:szCs w:val="16"/>
              </w:rPr>
            </w:pPr>
            <w:r w:rsidRPr="00485E94">
              <w:rPr>
                <w:sz w:val="16"/>
                <w:szCs w:val="16"/>
              </w:rPr>
              <w:t>Hardtop XP</w:t>
            </w:r>
          </w:p>
        </w:tc>
        <w:tc>
          <w:tcPr>
            <w:tcW w:w="990" w:type="dxa"/>
            <w:vAlign w:val="center"/>
          </w:tcPr>
          <w:p w14:paraId="6FDB8114" w14:textId="7B8E7A70" w:rsidR="00CF594D" w:rsidRPr="00485E94" w:rsidRDefault="00D44F59" w:rsidP="00F146B5">
            <w:pPr>
              <w:autoSpaceDE/>
              <w:autoSpaceDN/>
              <w:adjustRightInd/>
              <w:spacing w:before="0" w:line="240" w:lineRule="auto"/>
              <w:ind w:left="0"/>
              <w:jc w:val="center"/>
              <w:rPr>
                <w:sz w:val="16"/>
                <w:szCs w:val="16"/>
                <w:lang w:val="ru-RU"/>
              </w:rPr>
            </w:pPr>
            <w:r w:rsidRPr="00485E94">
              <w:rPr>
                <w:sz w:val="16"/>
                <w:szCs w:val="16"/>
              </w:rPr>
              <w:t>325-336</w:t>
            </w:r>
          </w:p>
        </w:tc>
        <w:tc>
          <w:tcPr>
            <w:tcW w:w="1359" w:type="dxa"/>
            <w:gridSpan w:val="2"/>
          </w:tcPr>
          <w:p w14:paraId="52F3D26D"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40662992" w14:textId="77777777" w:rsidTr="001D6227">
        <w:trPr>
          <w:trHeight w:val="288"/>
          <w:jc w:val="center"/>
        </w:trPr>
        <w:tc>
          <w:tcPr>
            <w:tcW w:w="2288" w:type="dxa"/>
            <w:gridSpan w:val="3"/>
            <w:vAlign w:val="center"/>
          </w:tcPr>
          <w:p w14:paraId="13950FFC" w14:textId="77777777" w:rsidR="00CF594D" w:rsidRPr="001D3869" w:rsidRDefault="00CF594D" w:rsidP="00B34A9B">
            <w:pPr>
              <w:jc w:val="center"/>
              <w:rPr>
                <w:b/>
                <w:sz w:val="16"/>
                <w:szCs w:val="16"/>
              </w:rPr>
            </w:pPr>
          </w:p>
        </w:tc>
        <w:tc>
          <w:tcPr>
            <w:tcW w:w="2932" w:type="dxa"/>
            <w:vAlign w:val="center"/>
          </w:tcPr>
          <w:p w14:paraId="5892F93B"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PPG</w:t>
            </w:r>
          </w:p>
        </w:tc>
        <w:tc>
          <w:tcPr>
            <w:tcW w:w="2520" w:type="dxa"/>
            <w:gridSpan w:val="2"/>
            <w:vAlign w:val="center"/>
          </w:tcPr>
          <w:p w14:paraId="19703F9A" w14:textId="380161C0" w:rsidR="00CF594D" w:rsidRPr="00485E94" w:rsidRDefault="00CF594D" w:rsidP="00686FC0">
            <w:pPr>
              <w:autoSpaceDE/>
              <w:autoSpaceDN/>
              <w:adjustRightInd/>
              <w:spacing w:before="0" w:line="240" w:lineRule="auto"/>
              <w:ind w:left="0"/>
              <w:rPr>
                <w:sz w:val="16"/>
                <w:szCs w:val="16"/>
                <w:vertAlign w:val="superscript"/>
                <w:lang w:val="ru-RU"/>
              </w:rPr>
            </w:pPr>
            <w:proofErr w:type="spellStart"/>
            <w:r w:rsidRPr="00485E94">
              <w:rPr>
                <w:sz w:val="16"/>
                <w:szCs w:val="16"/>
              </w:rPr>
              <w:t>Amercoat</w:t>
            </w:r>
            <w:proofErr w:type="spellEnd"/>
            <w:r w:rsidRPr="00485E94">
              <w:rPr>
                <w:sz w:val="16"/>
                <w:szCs w:val="16"/>
              </w:rPr>
              <w:t xml:space="preserve"> 450 series</w:t>
            </w:r>
          </w:p>
          <w:p w14:paraId="0244B165" w14:textId="09BDAF3A" w:rsidR="00CF594D" w:rsidRPr="00485E94" w:rsidRDefault="00CF594D" w:rsidP="00B34A9B">
            <w:pPr>
              <w:autoSpaceDE/>
              <w:autoSpaceDN/>
              <w:adjustRightInd/>
              <w:spacing w:before="0" w:line="240" w:lineRule="auto"/>
              <w:ind w:left="0"/>
              <w:rPr>
                <w:sz w:val="16"/>
                <w:szCs w:val="16"/>
                <w:lang w:val="ru-RU"/>
              </w:rPr>
            </w:pPr>
            <w:proofErr w:type="spellStart"/>
            <w:r w:rsidRPr="00485E94">
              <w:rPr>
                <w:sz w:val="16"/>
                <w:szCs w:val="16"/>
              </w:rPr>
              <w:t>Sigmadur</w:t>
            </w:r>
            <w:proofErr w:type="spellEnd"/>
            <w:r w:rsidRPr="00485E94">
              <w:rPr>
                <w:sz w:val="16"/>
                <w:szCs w:val="16"/>
              </w:rPr>
              <w:t xml:space="preserve"> 550 Series</w:t>
            </w:r>
          </w:p>
        </w:tc>
        <w:tc>
          <w:tcPr>
            <w:tcW w:w="990" w:type="dxa"/>
            <w:vAlign w:val="center"/>
          </w:tcPr>
          <w:p w14:paraId="205616E2"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31</w:t>
            </w:r>
            <w:r w:rsidRPr="00485E94">
              <w:rPr>
                <w:sz w:val="16"/>
                <w:szCs w:val="16"/>
              </w:rPr>
              <w:t>2-430</w:t>
            </w:r>
          </w:p>
        </w:tc>
        <w:tc>
          <w:tcPr>
            <w:tcW w:w="1359" w:type="dxa"/>
            <w:gridSpan w:val="2"/>
          </w:tcPr>
          <w:p w14:paraId="21B88F82"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5F35631D" w14:textId="77777777" w:rsidTr="001D6227">
        <w:trPr>
          <w:trHeight w:val="288"/>
          <w:jc w:val="center"/>
        </w:trPr>
        <w:tc>
          <w:tcPr>
            <w:tcW w:w="2288" w:type="dxa"/>
            <w:gridSpan w:val="3"/>
            <w:vAlign w:val="center"/>
          </w:tcPr>
          <w:p w14:paraId="2A559A7C" w14:textId="77777777" w:rsidR="00CF594D" w:rsidRPr="001D3869" w:rsidRDefault="00CF594D" w:rsidP="00B34A9B">
            <w:pPr>
              <w:jc w:val="center"/>
              <w:rPr>
                <w:b/>
                <w:sz w:val="16"/>
                <w:szCs w:val="16"/>
              </w:rPr>
            </w:pPr>
          </w:p>
        </w:tc>
        <w:tc>
          <w:tcPr>
            <w:tcW w:w="2932" w:type="dxa"/>
            <w:vAlign w:val="center"/>
          </w:tcPr>
          <w:p w14:paraId="311455B9" w14:textId="77777777" w:rsidR="00CF594D" w:rsidRPr="001D3869" w:rsidRDefault="00CF594D" w:rsidP="00B34A9B">
            <w:pPr>
              <w:autoSpaceDE/>
              <w:autoSpaceDN/>
              <w:adjustRightInd/>
              <w:spacing w:before="0" w:line="240" w:lineRule="auto"/>
              <w:ind w:left="0"/>
              <w:rPr>
                <w:sz w:val="16"/>
                <w:szCs w:val="16"/>
              </w:rPr>
            </w:pPr>
            <w:r w:rsidRPr="00402AFE">
              <w:rPr>
                <w:sz w:val="16"/>
                <w:szCs w:val="16"/>
              </w:rPr>
              <w:t>Sherwin Williams</w:t>
            </w:r>
          </w:p>
        </w:tc>
        <w:tc>
          <w:tcPr>
            <w:tcW w:w="2520" w:type="dxa"/>
            <w:gridSpan w:val="2"/>
            <w:vAlign w:val="center"/>
          </w:tcPr>
          <w:p w14:paraId="74296967" w14:textId="77777777" w:rsidR="00CF594D" w:rsidRPr="00485E94" w:rsidRDefault="00CF594D" w:rsidP="00B34A9B">
            <w:pPr>
              <w:autoSpaceDE/>
              <w:autoSpaceDN/>
              <w:adjustRightInd/>
              <w:spacing w:before="0" w:line="240" w:lineRule="auto"/>
              <w:ind w:left="0"/>
              <w:rPr>
                <w:sz w:val="16"/>
                <w:szCs w:val="16"/>
              </w:rPr>
            </w:pPr>
            <w:r w:rsidRPr="00485E94">
              <w:rPr>
                <w:sz w:val="16"/>
                <w:szCs w:val="16"/>
              </w:rPr>
              <w:t>Hi-Solids Polyurethane Series</w:t>
            </w:r>
          </w:p>
        </w:tc>
        <w:tc>
          <w:tcPr>
            <w:tcW w:w="990" w:type="dxa"/>
            <w:vAlign w:val="center"/>
          </w:tcPr>
          <w:p w14:paraId="73BD9465"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100-250</w:t>
            </w:r>
          </w:p>
        </w:tc>
        <w:tc>
          <w:tcPr>
            <w:tcW w:w="1359" w:type="dxa"/>
            <w:gridSpan w:val="2"/>
          </w:tcPr>
          <w:p w14:paraId="4AF2C9D2"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CF594D" w:rsidRPr="001D3869" w14:paraId="4BF0732F" w14:textId="77777777" w:rsidTr="001D6227">
        <w:trPr>
          <w:trHeight w:val="288"/>
          <w:jc w:val="center"/>
        </w:trPr>
        <w:tc>
          <w:tcPr>
            <w:tcW w:w="2288" w:type="dxa"/>
            <w:gridSpan w:val="3"/>
            <w:vAlign w:val="center"/>
          </w:tcPr>
          <w:p w14:paraId="1E2849F8" w14:textId="77777777" w:rsidR="00CF594D" w:rsidRPr="001D3869" w:rsidRDefault="00CF594D" w:rsidP="00B34A9B">
            <w:pPr>
              <w:jc w:val="center"/>
              <w:rPr>
                <w:b/>
                <w:sz w:val="16"/>
                <w:szCs w:val="16"/>
              </w:rPr>
            </w:pPr>
          </w:p>
        </w:tc>
        <w:tc>
          <w:tcPr>
            <w:tcW w:w="2932" w:type="dxa"/>
            <w:vAlign w:val="center"/>
          </w:tcPr>
          <w:p w14:paraId="0AAA814B" w14:textId="77777777" w:rsidR="00CF594D" w:rsidRPr="001D3869" w:rsidRDefault="00CF594D" w:rsidP="00B34A9B">
            <w:pPr>
              <w:autoSpaceDE/>
              <w:autoSpaceDN/>
              <w:adjustRightInd/>
              <w:spacing w:before="0" w:line="240" w:lineRule="auto"/>
              <w:ind w:left="0"/>
              <w:rPr>
                <w:sz w:val="16"/>
                <w:szCs w:val="16"/>
              </w:rPr>
            </w:pPr>
            <w:r w:rsidRPr="00677706">
              <w:rPr>
                <w:sz w:val="16"/>
                <w:szCs w:val="16"/>
              </w:rPr>
              <w:t>Tnemec</w:t>
            </w:r>
          </w:p>
        </w:tc>
        <w:tc>
          <w:tcPr>
            <w:tcW w:w="2520" w:type="dxa"/>
            <w:gridSpan w:val="2"/>
            <w:vAlign w:val="center"/>
          </w:tcPr>
          <w:p w14:paraId="4A2ED7B0" w14:textId="77777777" w:rsidR="00CF594D" w:rsidRPr="00485E94" w:rsidRDefault="00CF594D" w:rsidP="00B34A9B">
            <w:pPr>
              <w:autoSpaceDE/>
              <w:autoSpaceDN/>
              <w:adjustRightInd/>
              <w:spacing w:before="0" w:line="240" w:lineRule="auto"/>
              <w:ind w:left="0"/>
              <w:rPr>
                <w:sz w:val="16"/>
                <w:szCs w:val="16"/>
              </w:rPr>
            </w:pPr>
            <w:r w:rsidRPr="00485E94">
              <w:rPr>
                <w:sz w:val="16"/>
                <w:szCs w:val="16"/>
              </w:rPr>
              <w:t>Series 1095 Endura-Shield</w:t>
            </w:r>
          </w:p>
        </w:tc>
        <w:tc>
          <w:tcPr>
            <w:tcW w:w="990" w:type="dxa"/>
            <w:vAlign w:val="center"/>
          </w:tcPr>
          <w:p w14:paraId="021552AF"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rPr>
              <w:t>89-135</w:t>
            </w:r>
          </w:p>
        </w:tc>
        <w:tc>
          <w:tcPr>
            <w:tcW w:w="1359" w:type="dxa"/>
            <w:gridSpan w:val="2"/>
          </w:tcPr>
          <w:p w14:paraId="0711AB97" w14:textId="77777777" w:rsidR="00CF594D" w:rsidRPr="00485E94" w:rsidRDefault="00CF594D" w:rsidP="00B34A9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4C5460" w:rsidRPr="001D3869" w14:paraId="50065370" w14:textId="77777777" w:rsidTr="001D6227">
        <w:trPr>
          <w:trHeight w:val="288"/>
          <w:jc w:val="center"/>
        </w:trPr>
        <w:tc>
          <w:tcPr>
            <w:tcW w:w="2288" w:type="dxa"/>
            <w:gridSpan w:val="3"/>
            <w:vAlign w:val="center"/>
          </w:tcPr>
          <w:p w14:paraId="4097D804" w14:textId="77777777" w:rsidR="004C5460" w:rsidRPr="001D3869" w:rsidRDefault="004C5460" w:rsidP="00B34A9B">
            <w:pPr>
              <w:jc w:val="center"/>
              <w:rPr>
                <w:b/>
                <w:sz w:val="16"/>
                <w:szCs w:val="16"/>
              </w:rPr>
            </w:pPr>
          </w:p>
        </w:tc>
        <w:tc>
          <w:tcPr>
            <w:tcW w:w="2932" w:type="dxa"/>
            <w:vAlign w:val="center"/>
          </w:tcPr>
          <w:p w14:paraId="1C46F3E9" w14:textId="64058359" w:rsidR="004C5460" w:rsidRPr="00677706" w:rsidRDefault="009D200B" w:rsidP="00B34A9B">
            <w:pPr>
              <w:autoSpaceDE/>
              <w:autoSpaceDN/>
              <w:adjustRightInd/>
              <w:spacing w:before="0" w:line="240" w:lineRule="auto"/>
              <w:ind w:left="0"/>
              <w:rPr>
                <w:sz w:val="16"/>
                <w:szCs w:val="16"/>
              </w:rPr>
            </w:pPr>
            <w:r w:rsidRPr="009D200B">
              <w:rPr>
                <w:sz w:val="16"/>
                <w:szCs w:val="16"/>
              </w:rPr>
              <w:t>Rust-Oleum</w:t>
            </w:r>
          </w:p>
        </w:tc>
        <w:tc>
          <w:tcPr>
            <w:tcW w:w="2520" w:type="dxa"/>
            <w:gridSpan w:val="2"/>
            <w:vAlign w:val="center"/>
          </w:tcPr>
          <w:p w14:paraId="6907FF0B" w14:textId="5C0434CB" w:rsidR="004C5460" w:rsidRPr="00485E94" w:rsidRDefault="003246DE" w:rsidP="00B34A9B">
            <w:pPr>
              <w:autoSpaceDE/>
              <w:autoSpaceDN/>
              <w:adjustRightInd/>
              <w:spacing w:before="0" w:line="240" w:lineRule="auto"/>
              <w:ind w:left="0"/>
              <w:rPr>
                <w:sz w:val="16"/>
                <w:szCs w:val="16"/>
              </w:rPr>
            </w:pPr>
            <w:r w:rsidRPr="00485E94">
              <w:rPr>
                <w:sz w:val="16"/>
                <w:szCs w:val="16"/>
              </w:rPr>
              <w:t>9800 TEM Urethane Mastic</w:t>
            </w:r>
          </w:p>
        </w:tc>
        <w:tc>
          <w:tcPr>
            <w:tcW w:w="990" w:type="dxa"/>
            <w:vAlign w:val="center"/>
          </w:tcPr>
          <w:p w14:paraId="72D03B2F" w14:textId="3452B01E" w:rsidR="004C5460" w:rsidRPr="00485E94" w:rsidRDefault="003246DE" w:rsidP="00B34A9B">
            <w:pPr>
              <w:autoSpaceDE/>
              <w:autoSpaceDN/>
              <w:adjustRightInd/>
              <w:spacing w:before="0" w:line="240" w:lineRule="auto"/>
              <w:ind w:left="0"/>
              <w:jc w:val="center"/>
              <w:rPr>
                <w:sz w:val="16"/>
                <w:szCs w:val="16"/>
              </w:rPr>
            </w:pPr>
            <w:r w:rsidRPr="00485E94">
              <w:rPr>
                <w:sz w:val="16"/>
                <w:szCs w:val="16"/>
              </w:rPr>
              <w:t>340</w:t>
            </w:r>
          </w:p>
        </w:tc>
        <w:tc>
          <w:tcPr>
            <w:tcW w:w="1359" w:type="dxa"/>
            <w:gridSpan w:val="2"/>
            <w:vAlign w:val="center"/>
          </w:tcPr>
          <w:p w14:paraId="397B7362" w14:textId="1B73DA28" w:rsidR="004C5460" w:rsidRPr="00485E94" w:rsidRDefault="003246DE" w:rsidP="00B34A9B">
            <w:pPr>
              <w:autoSpaceDE/>
              <w:autoSpaceDN/>
              <w:adjustRightInd/>
              <w:spacing w:before="0" w:line="240" w:lineRule="auto"/>
              <w:ind w:left="0"/>
              <w:jc w:val="center"/>
              <w:rPr>
                <w:sz w:val="16"/>
                <w:szCs w:val="16"/>
                <w:lang w:val="ru-RU"/>
              </w:rPr>
            </w:pPr>
            <w:r w:rsidRPr="00485E94">
              <w:rPr>
                <w:sz w:val="16"/>
                <w:szCs w:val="16"/>
                <w:lang w:val="ru-RU"/>
              </w:rPr>
              <w:t>121.1°C (250°F)</w:t>
            </w:r>
          </w:p>
        </w:tc>
      </w:tr>
      <w:tr w:rsidR="00CF594D" w:rsidRPr="00B46582" w14:paraId="61175F19" w14:textId="77777777" w:rsidTr="00F029EB">
        <w:trPr>
          <w:trHeight w:val="288"/>
          <w:jc w:val="center"/>
        </w:trPr>
        <w:tc>
          <w:tcPr>
            <w:tcW w:w="2288" w:type="dxa"/>
            <w:gridSpan w:val="3"/>
            <w:tcBorders>
              <w:bottom w:val="single" w:sz="12" w:space="0" w:color="auto"/>
            </w:tcBorders>
            <w:vAlign w:val="center"/>
          </w:tcPr>
          <w:p w14:paraId="627FACCD" w14:textId="77777777" w:rsidR="00CF594D" w:rsidRPr="001D3869" w:rsidRDefault="00CF594D" w:rsidP="00B34A9B">
            <w:pPr>
              <w:rPr>
                <w:i/>
                <w:sz w:val="14"/>
                <w:szCs w:val="14"/>
              </w:rPr>
            </w:pPr>
          </w:p>
        </w:tc>
        <w:tc>
          <w:tcPr>
            <w:tcW w:w="7801" w:type="dxa"/>
            <w:gridSpan w:val="6"/>
            <w:tcBorders>
              <w:bottom w:val="single" w:sz="12" w:space="0" w:color="auto"/>
            </w:tcBorders>
            <w:vAlign w:val="center"/>
          </w:tcPr>
          <w:p w14:paraId="5715241D" w14:textId="1B6FB766" w:rsidR="00CF594D" w:rsidRPr="008B53A0" w:rsidRDefault="00CF594D" w:rsidP="00B34A9B">
            <w:pPr>
              <w:autoSpaceDE/>
              <w:autoSpaceDN/>
              <w:adjustRightInd/>
              <w:spacing w:before="0" w:line="240" w:lineRule="auto"/>
              <w:ind w:left="0"/>
              <w:rPr>
                <w:i/>
                <w:sz w:val="14"/>
                <w:szCs w:val="14"/>
                <w:lang w:val="ru-RU"/>
              </w:rPr>
            </w:pPr>
          </w:p>
        </w:tc>
      </w:tr>
      <w:tr w:rsidR="00CF594D" w:rsidRPr="001D3869" w14:paraId="48E69A97" w14:textId="77777777" w:rsidTr="001D6227">
        <w:trPr>
          <w:trHeight w:val="288"/>
          <w:jc w:val="center"/>
        </w:trPr>
        <w:tc>
          <w:tcPr>
            <w:tcW w:w="1170" w:type="dxa"/>
            <w:vAlign w:val="center"/>
          </w:tcPr>
          <w:p w14:paraId="58A837DE" w14:textId="77777777" w:rsidR="00CF594D" w:rsidRPr="001D3869" w:rsidRDefault="00CF594D" w:rsidP="00B34A9B">
            <w:pPr>
              <w:autoSpaceDE/>
              <w:autoSpaceDN/>
              <w:adjustRightInd/>
              <w:spacing w:before="0" w:line="240" w:lineRule="auto"/>
              <w:ind w:left="-72"/>
              <w:rPr>
                <w:b/>
                <w:sz w:val="16"/>
                <w:szCs w:val="16"/>
              </w:rPr>
            </w:pPr>
            <w:r w:rsidRPr="00B52749">
              <w:rPr>
                <w:b/>
                <w:color w:val="auto"/>
                <w:sz w:val="16"/>
                <w:szCs w:val="24"/>
                <w:lang w:val="ru-RU"/>
              </w:rPr>
              <w:t>Последнее обновление</w:t>
            </w:r>
            <w:r>
              <w:rPr>
                <w:b/>
                <w:color w:val="auto"/>
                <w:sz w:val="16"/>
                <w:szCs w:val="24"/>
                <w:lang w:val="ru-RU"/>
              </w:rPr>
              <w:t>:</w:t>
            </w:r>
          </w:p>
        </w:tc>
        <w:tc>
          <w:tcPr>
            <w:tcW w:w="4050" w:type="dxa"/>
            <w:gridSpan w:val="3"/>
            <w:vAlign w:val="center"/>
          </w:tcPr>
          <w:p w14:paraId="48742E2B" w14:textId="702235DC" w:rsidR="00CF594D" w:rsidRPr="00CF5F27" w:rsidRDefault="00F146B5" w:rsidP="00B34A9B">
            <w:pPr>
              <w:autoSpaceDE/>
              <w:autoSpaceDN/>
              <w:adjustRightInd/>
              <w:spacing w:before="0" w:line="240" w:lineRule="auto"/>
              <w:ind w:left="-72"/>
              <w:rPr>
                <w:sz w:val="16"/>
                <w:szCs w:val="16"/>
              </w:rPr>
            </w:pPr>
            <w:r>
              <w:rPr>
                <w:color w:val="auto"/>
                <w:sz w:val="16"/>
                <w:szCs w:val="24"/>
                <w:lang w:val="ru-RU"/>
              </w:rPr>
              <w:t>Ноябрь</w:t>
            </w:r>
            <w:r w:rsidR="007A041B">
              <w:rPr>
                <w:color w:val="auto"/>
                <w:sz w:val="16"/>
                <w:szCs w:val="24"/>
                <w:lang w:val="ru-RU"/>
              </w:rPr>
              <w:t xml:space="preserve"> 2025</w:t>
            </w:r>
          </w:p>
        </w:tc>
        <w:tc>
          <w:tcPr>
            <w:tcW w:w="2520" w:type="dxa"/>
            <w:gridSpan w:val="2"/>
            <w:vAlign w:val="center"/>
          </w:tcPr>
          <w:p w14:paraId="2C1BFE64" w14:textId="77777777" w:rsidR="00CF594D" w:rsidRPr="001D3869" w:rsidRDefault="00CF594D" w:rsidP="00B34A9B">
            <w:pPr>
              <w:rPr>
                <w:b/>
                <w:sz w:val="16"/>
                <w:szCs w:val="16"/>
              </w:rPr>
            </w:pPr>
          </w:p>
        </w:tc>
        <w:tc>
          <w:tcPr>
            <w:tcW w:w="990" w:type="dxa"/>
            <w:vAlign w:val="center"/>
          </w:tcPr>
          <w:p w14:paraId="48FB02D7" w14:textId="77777777" w:rsidR="00CF594D" w:rsidRPr="001D3869" w:rsidRDefault="00CF594D" w:rsidP="00B34A9B">
            <w:pPr>
              <w:jc w:val="center"/>
              <w:rPr>
                <w:b/>
                <w:sz w:val="16"/>
                <w:szCs w:val="16"/>
              </w:rPr>
            </w:pPr>
          </w:p>
        </w:tc>
        <w:tc>
          <w:tcPr>
            <w:tcW w:w="1359" w:type="dxa"/>
            <w:gridSpan w:val="2"/>
            <w:vAlign w:val="center"/>
          </w:tcPr>
          <w:p w14:paraId="60A8DB01" w14:textId="77777777" w:rsidR="00CF594D" w:rsidRPr="001D3869" w:rsidRDefault="00CF594D" w:rsidP="00B34A9B">
            <w:pPr>
              <w:rPr>
                <w:b/>
                <w:sz w:val="16"/>
                <w:szCs w:val="16"/>
              </w:rPr>
            </w:pPr>
          </w:p>
        </w:tc>
      </w:tr>
    </w:tbl>
    <w:p w14:paraId="382D043D" w14:textId="06981B3F" w:rsidR="00686FC0" w:rsidRPr="00FA1681" w:rsidRDefault="00686FC0" w:rsidP="00686FC0">
      <w:pPr>
        <w:widowControl w:val="0"/>
        <w:spacing w:line="240" w:lineRule="auto"/>
        <w:ind w:left="993" w:right="-20" w:hanging="1135"/>
        <w:contextualSpacing/>
        <w:rPr>
          <w:sz w:val="20"/>
          <w:szCs w:val="20"/>
          <w:lang w:val="ru-RU"/>
        </w:rPr>
      </w:pPr>
    </w:p>
    <w:p w14:paraId="5FECA200" w14:textId="76F61D35" w:rsidR="00485E94" w:rsidRPr="00A27633" w:rsidRDefault="00485E94" w:rsidP="00FC7049">
      <w:pPr>
        <w:widowControl w:val="0"/>
        <w:spacing w:line="240" w:lineRule="auto"/>
        <w:ind w:left="1440" w:right="421" w:hanging="1440"/>
        <w:contextualSpacing/>
        <w:rPr>
          <w:sz w:val="16"/>
          <w:szCs w:val="16"/>
          <w:lang w:val="ru-RU"/>
        </w:rPr>
      </w:pPr>
      <w:r w:rsidRPr="00043B9C">
        <w:rPr>
          <w:sz w:val="16"/>
          <w:szCs w:val="16"/>
          <w:lang w:val="ru-RU"/>
        </w:rPr>
        <w:t>Примечание</w:t>
      </w:r>
      <w:r>
        <w:rPr>
          <w:sz w:val="16"/>
          <w:szCs w:val="16"/>
          <w:lang w:val="ru-RU"/>
        </w:rPr>
        <w:t xml:space="preserve"> </w:t>
      </w:r>
      <w:r w:rsidR="00893F39" w:rsidRPr="00893F39">
        <w:rPr>
          <w:sz w:val="16"/>
          <w:szCs w:val="16"/>
          <w:lang w:val="ru-RU"/>
        </w:rPr>
        <w:t>1</w:t>
      </w:r>
      <w:r w:rsidRPr="00043B9C">
        <w:rPr>
          <w:sz w:val="16"/>
          <w:szCs w:val="16"/>
          <w:lang w:val="ru-RU"/>
        </w:rPr>
        <w:t xml:space="preserve">: </w:t>
      </w:r>
      <w:r w:rsidR="00567D04" w:rsidRPr="00064F9B">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A27633">
        <w:rPr>
          <w:sz w:val="16"/>
          <w:szCs w:val="16"/>
          <w:lang w:val="ru-RU"/>
        </w:rPr>
        <w:t xml:space="preserve"> </w:t>
      </w:r>
      <w:r>
        <w:rPr>
          <w:sz w:val="16"/>
          <w:szCs w:val="16"/>
          <w:lang w:val="ru-RU"/>
        </w:rPr>
        <w:t xml:space="preserve">Отклонение допускается если покрытие выпускается в одном цвете. </w:t>
      </w:r>
    </w:p>
    <w:p w14:paraId="320871ED" w14:textId="77777777" w:rsidR="00686FC0" w:rsidRDefault="00686FC0" w:rsidP="00686FC0">
      <w:pPr>
        <w:widowControl w:val="0"/>
        <w:spacing w:line="240" w:lineRule="auto"/>
        <w:ind w:left="993" w:right="-20" w:hanging="1135"/>
        <w:contextualSpacing/>
        <w:rPr>
          <w:sz w:val="16"/>
          <w:szCs w:val="16"/>
          <w:lang w:val="ru-RU"/>
        </w:rPr>
      </w:pPr>
    </w:p>
    <w:p w14:paraId="09075BCE" w14:textId="25BBD350" w:rsidR="00F478E6" w:rsidRDefault="00F478E6">
      <w:pPr>
        <w:autoSpaceDE/>
        <w:autoSpaceDN/>
        <w:adjustRightInd/>
        <w:spacing w:before="0" w:line="240" w:lineRule="auto"/>
        <w:ind w:left="0"/>
        <w:rPr>
          <w:sz w:val="16"/>
          <w:szCs w:val="16"/>
          <w:lang w:val="ru-RU"/>
        </w:rPr>
      </w:pPr>
      <w:r>
        <w:rPr>
          <w:sz w:val="16"/>
          <w:szCs w:val="16"/>
          <w:lang w:val="ru-RU"/>
        </w:rPr>
        <w:br w:type="page"/>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8"/>
        <w:gridCol w:w="270"/>
        <w:gridCol w:w="540"/>
        <w:gridCol w:w="2340"/>
        <w:gridCol w:w="900"/>
        <w:gridCol w:w="1080"/>
        <w:gridCol w:w="90"/>
        <w:gridCol w:w="342"/>
        <w:gridCol w:w="18"/>
        <w:gridCol w:w="540"/>
        <w:gridCol w:w="752"/>
        <w:gridCol w:w="40"/>
        <w:gridCol w:w="1377"/>
      </w:tblGrid>
      <w:tr w:rsidR="00686FC0" w:rsidRPr="0080497E" w14:paraId="063B68F6" w14:textId="77777777" w:rsidTr="00D750DA">
        <w:trPr>
          <w:trHeight w:val="360"/>
        </w:trPr>
        <w:tc>
          <w:tcPr>
            <w:tcW w:w="9747" w:type="dxa"/>
            <w:gridSpan w:val="13"/>
            <w:tcBorders>
              <w:top w:val="single" w:sz="4" w:space="0" w:color="auto"/>
              <w:left w:val="nil"/>
              <w:bottom w:val="nil"/>
              <w:right w:val="nil"/>
            </w:tcBorders>
            <w:shd w:val="clear" w:color="auto" w:fill="FFFFFF"/>
            <w:vAlign w:val="center"/>
          </w:tcPr>
          <w:p w14:paraId="6A3173FC" w14:textId="77777777" w:rsidR="00686FC0" w:rsidRPr="0080497E" w:rsidRDefault="00A92687" w:rsidP="00686FC0">
            <w:pPr>
              <w:autoSpaceDE/>
              <w:autoSpaceDN/>
              <w:adjustRightInd/>
              <w:spacing w:before="0" w:line="240" w:lineRule="auto"/>
              <w:ind w:left="0"/>
              <w:jc w:val="right"/>
              <w:rPr>
                <w:b/>
                <w:i/>
                <w:color w:val="333333"/>
                <w:sz w:val="20"/>
                <w:szCs w:val="20"/>
              </w:rPr>
            </w:pPr>
            <w:proofErr w:type="spellStart"/>
            <w:r w:rsidRPr="0005732F">
              <w:rPr>
                <w:b/>
                <w:i/>
                <w:color w:val="auto"/>
              </w:rPr>
              <w:lastRenderedPageBreak/>
              <w:t>Двухкомпонентные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686FC0" w:rsidRPr="0080497E" w14:paraId="068BA5E8" w14:textId="77777777" w:rsidTr="00D750DA">
        <w:trPr>
          <w:trHeight w:val="360"/>
        </w:trPr>
        <w:tc>
          <w:tcPr>
            <w:tcW w:w="7578" w:type="dxa"/>
            <w:gridSpan w:val="10"/>
            <w:tcBorders>
              <w:top w:val="single" w:sz="12" w:space="0" w:color="auto"/>
              <w:left w:val="single" w:sz="12" w:space="0" w:color="auto"/>
              <w:bottom w:val="single" w:sz="12" w:space="0" w:color="auto"/>
              <w:right w:val="single" w:sz="12" w:space="0" w:color="auto"/>
            </w:tcBorders>
            <w:vAlign w:val="center"/>
          </w:tcPr>
          <w:p w14:paraId="303653C0" w14:textId="3E699772" w:rsidR="00686FC0" w:rsidRPr="00D750DA" w:rsidRDefault="00EA5AD7" w:rsidP="00686FC0">
            <w:pPr>
              <w:autoSpaceDE/>
              <w:autoSpaceDN/>
              <w:adjustRightInd/>
              <w:spacing w:before="0" w:line="240" w:lineRule="auto"/>
              <w:ind w:left="0"/>
              <w:rPr>
                <w:b/>
                <w:sz w:val="20"/>
                <w:szCs w:val="20"/>
                <w:lang w:val="ru-RU"/>
              </w:rPr>
            </w:pPr>
            <w:r w:rsidRPr="00D750DA">
              <w:rPr>
                <w:b/>
                <w:sz w:val="20"/>
                <w:szCs w:val="20"/>
                <w:lang w:val="ru-RU"/>
              </w:rPr>
              <w:t xml:space="preserve">Эпоксидная мастика - </w:t>
            </w:r>
            <w:r w:rsidR="00746BFD" w:rsidRPr="00284516">
              <w:rPr>
                <w:b/>
                <w:color w:val="auto"/>
                <w:sz w:val="20"/>
                <w:szCs w:val="24"/>
                <w:lang w:val="ru-RU"/>
              </w:rPr>
              <w:t>грунтовка толерантная к поверхности</w:t>
            </w:r>
            <w:r w:rsidRPr="00284516">
              <w:rPr>
                <w:b/>
                <w:color w:val="auto"/>
                <w:sz w:val="20"/>
                <w:szCs w:val="20"/>
                <w:lang w:val="ru-RU"/>
              </w:rPr>
              <w:t>|</w:t>
            </w:r>
            <w:r w:rsidRPr="00D750DA">
              <w:rPr>
                <w:b/>
                <w:sz w:val="20"/>
                <w:szCs w:val="20"/>
                <w:lang w:val="ru-RU"/>
              </w:rPr>
              <w:t xml:space="preserve"> </w:t>
            </w:r>
            <w:r w:rsidR="007F2FE8" w:rsidRPr="007F2FE8">
              <w:rPr>
                <w:b/>
                <w:sz w:val="20"/>
                <w:szCs w:val="20"/>
                <w:lang w:val="ru-RU"/>
              </w:rPr>
              <w:t xml:space="preserve">Полисилоксановое </w:t>
            </w:r>
            <w:r w:rsidRPr="00D750DA">
              <w:rPr>
                <w:b/>
                <w:sz w:val="20"/>
                <w:szCs w:val="20"/>
                <w:lang w:val="ru-RU"/>
              </w:rPr>
              <w:t>(конечное)</w:t>
            </w:r>
          </w:p>
        </w:tc>
        <w:tc>
          <w:tcPr>
            <w:tcW w:w="2169" w:type="dxa"/>
            <w:gridSpan w:val="3"/>
            <w:tcBorders>
              <w:top w:val="nil"/>
              <w:left w:val="single" w:sz="12" w:space="0" w:color="auto"/>
            </w:tcBorders>
            <w:shd w:val="clear" w:color="auto" w:fill="000000" w:themeFill="text1"/>
            <w:vAlign w:val="center"/>
          </w:tcPr>
          <w:p w14:paraId="2F37B0F0" w14:textId="77777777" w:rsidR="00686FC0" w:rsidRPr="0080497E" w:rsidRDefault="00686FC0" w:rsidP="00686FC0">
            <w:pPr>
              <w:autoSpaceDE/>
              <w:autoSpaceDN/>
              <w:adjustRightInd/>
              <w:spacing w:before="0" w:line="240" w:lineRule="auto"/>
              <w:ind w:left="0"/>
              <w:jc w:val="center"/>
              <w:rPr>
                <w:b/>
                <w:color w:val="FFFFFF" w:themeColor="background1"/>
                <w:sz w:val="36"/>
                <w:szCs w:val="20"/>
              </w:rPr>
            </w:pPr>
            <w:r w:rsidRPr="0080497E">
              <w:rPr>
                <w:b/>
                <w:color w:val="FFFFFF"/>
                <w:sz w:val="36"/>
                <w:szCs w:val="40"/>
              </w:rPr>
              <w:t>2.15.1</w:t>
            </w:r>
          </w:p>
        </w:tc>
      </w:tr>
      <w:tr w:rsidR="00A348D8" w:rsidRPr="0080497E" w14:paraId="27A6305B" w14:textId="77777777" w:rsidTr="00D750DA">
        <w:trPr>
          <w:trHeight w:val="288"/>
        </w:trPr>
        <w:tc>
          <w:tcPr>
            <w:tcW w:w="1728" w:type="dxa"/>
            <w:gridSpan w:val="2"/>
            <w:tcBorders>
              <w:top w:val="nil"/>
              <w:left w:val="nil"/>
              <w:bottom w:val="nil"/>
              <w:right w:val="nil"/>
            </w:tcBorders>
          </w:tcPr>
          <w:p w14:paraId="36686A08" w14:textId="77777777" w:rsidR="00A348D8" w:rsidRPr="0080497E" w:rsidRDefault="00A348D8" w:rsidP="00686FC0">
            <w:pPr>
              <w:autoSpaceDE/>
              <w:autoSpaceDN/>
              <w:adjustRightInd/>
              <w:spacing w:before="0" w:line="240" w:lineRule="auto"/>
              <w:ind w:left="-72"/>
              <w:rPr>
                <w:b/>
                <w:sz w:val="16"/>
                <w:szCs w:val="18"/>
              </w:rPr>
            </w:pPr>
            <w:r w:rsidRPr="004E6B3B">
              <w:rPr>
                <w:b/>
                <w:color w:val="auto"/>
                <w:sz w:val="16"/>
                <w:szCs w:val="24"/>
                <w:lang w:val="ru-RU"/>
              </w:rPr>
              <w:t>Подготовка поверхности:</w:t>
            </w:r>
          </w:p>
        </w:tc>
        <w:tc>
          <w:tcPr>
            <w:tcW w:w="3780" w:type="dxa"/>
            <w:gridSpan w:val="3"/>
            <w:tcBorders>
              <w:top w:val="nil"/>
              <w:left w:val="nil"/>
              <w:bottom w:val="nil"/>
              <w:right w:val="nil"/>
            </w:tcBorders>
          </w:tcPr>
          <w:p w14:paraId="40FE8D8B" w14:textId="77777777" w:rsidR="00E92BA3" w:rsidRPr="008860EB" w:rsidRDefault="00E92BA3" w:rsidP="00E92BA3">
            <w:pPr>
              <w:autoSpaceDE/>
              <w:autoSpaceDN/>
              <w:adjustRightInd/>
              <w:spacing w:before="0" w:line="240" w:lineRule="auto"/>
              <w:ind w:left="-72"/>
              <w:rPr>
                <w:ins w:id="286" w:author="Kurmanov, Aidyn [STAMGazStroy LLP]" w:date="2025-12-10T13:33:00Z" w16du:dateUtc="2025-12-10T08:33:00Z"/>
                <w:b/>
                <w:bCs/>
                <w:color w:val="auto"/>
                <w:sz w:val="16"/>
                <w:szCs w:val="24"/>
                <w:lang w:val="ru-RU"/>
              </w:rPr>
            </w:pPr>
            <w:ins w:id="287" w:author="Kurmanov, Aidyn [STAMGazStroy LLP]" w:date="2025-12-10T13:33:00Z" w16du:dateUtc="2025-12-10T08:33:00Z">
              <w:r w:rsidRPr="008860EB">
                <w:rPr>
                  <w:b/>
                  <w:bCs/>
                  <w:color w:val="auto"/>
                  <w:sz w:val="16"/>
                  <w:szCs w:val="24"/>
                  <w:lang w:val="ru-RU"/>
                </w:rPr>
                <w:t xml:space="preserve">Углеродистая сталь: </w:t>
              </w:r>
            </w:ins>
          </w:p>
          <w:p w14:paraId="0088F606" w14:textId="77777777" w:rsidR="00E92BA3" w:rsidRDefault="00E92BA3" w:rsidP="00E92BA3">
            <w:pPr>
              <w:autoSpaceDE/>
              <w:autoSpaceDN/>
              <w:adjustRightInd/>
              <w:spacing w:before="0" w:line="240" w:lineRule="auto"/>
              <w:ind w:left="-72"/>
              <w:rPr>
                <w:ins w:id="288" w:author="Kurmanov, Aidyn [STAMGazStroy LLP]" w:date="2025-12-10T13:33:00Z" w16du:dateUtc="2025-12-10T08:33:00Z"/>
                <w:color w:val="auto"/>
                <w:sz w:val="16"/>
                <w:szCs w:val="24"/>
                <w:lang w:val="ru-RU"/>
              </w:rPr>
            </w:pPr>
            <w:ins w:id="289" w:author="Kurmanov, Aidyn [STAMGazStroy LLP]" w:date="2025-12-10T13:33:00Z" w16du:dateUtc="2025-12-10T08:33:00Z">
              <w:r w:rsidRPr="00E10EA3">
                <w:rPr>
                  <w:color w:val="auto"/>
                  <w:sz w:val="16"/>
                  <w:szCs w:val="24"/>
                </w:rPr>
                <w:t>SSPC</w:t>
              </w:r>
              <w:r w:rsidRPr="00064F9B">
                <w:rPr>
                  <w:color w:val="auto"/>
                  <w:sz w:val="16"/>
                  <w:szCs w:val="24"/>
                  <w:lang w:val="ru-RU"/>
                </w:rPr>
                <w:t>-</w:t>
              </w:r>
              <w:r w:rsidRPr="00E10EA3">
                <w:rPr>
                  <w:color w:val="auto"/>
                  <w:sz w:val="16"/>
                  <w:szCs w:val="24"/>
                </w:rPr>
                <w:t>SP</w:t>
              </w:r>
              <w:r w:rsidRPr="00064F9B">
                <w:rPr>
                  <w:color w:val="auto"/>
                  <w:sz w:val="16"/>
                  <w:szCs w:val="24"/>
                  <w:lang w:val="ru-RU"/>
                </w:rPr>
                <w:t>1/</w:t>
              </w:r>
              <w:r w:rsidRPr="00E10EA3">
                <w:rPr>
                  <w:color w:val="auto"/>
                  <w:sz w:val="16"/>
                  <w:szCs w:val="24"/>
                </w:rPr>
                <w:t>SP</w:t>
              </w:r>
              <w:r w:rsidRPr="00064F9B">
                <w:rPr>
                  <w:color w:val="auto"/>
                  <w:sz w:val="16"/>
                  <w:szCs w:val="24"/>
                  <w:lang w:val="ru-RU"/>
                </w:rPr>
                <w:t>10 (</w:t>
              </w:r>
              <w:r w:rsidRPr="00E10EA3">
                <w:rPr>
                  <w:color w:val="auto"/>
                  <w:sz w:val="16"/>
                  <w:szCs w:val="24"/>
                </w:rPr>
                <w:t>NACE</w:t>
              </w:r>
              <w:r w:rsidRPr="00064F9B">
                <w:rPr>
                  <w:color w:val="auto"/>
                  <w:sz w:val="16"/>
                  <w:szCs w:val="24"/>
                  <w:lang w:val="ru-RU"/>
                </w:rPr>
                <w:t xml:space="preserve"> </w:t>
              </w:r>
              <w:r w:rsidRPr="00E10EA3">
                <w:rPr>
                  <w:color w:val="auto"/>
                  <w:sz w:val="16"/>
                  <w:szCs w:val="24"/>
                </w:rPr>
                <w:t>No</w:t>
              </w:r>
              <w:r w:rsidRPr="00064F9B">
                <w:rPr>
                  <w:color w:val="auto"/>
                  <w:sz w:val="16"/>
                  <w:szCs w:val="24"/>
                  <w:lang w:val="ru-RU"/>
                </w:rPr>
                <w:t>. 2) (</w:t>
              </w:r>
              <w:r w:rsidRPr="00E10EA3">
                <w:rPr>
                  <w:color w:val="auto"/>
                  <w:sz w:val="16"/>
                  <w:szCs w:val="24"/>
                </w:rPr>
                <w:t>SA</w:t>
              </w:r>
              <w:r w:rsidRPr="00064F9B">
                <w:rPr>
                  <w:color w:val="auto"/>
                  <w:sz w:val="16"/>
                  <w:szCs w:val="24"/>
                  <w:lang w:val="ru-RU"/>
                </w:rPr>
                <w:t xml:space="preserve"> 2.5). </w:t>
              </w:r>
            </w:ins>
          </w:p>
          <w:p w14:paraId="21530691" w14:textId="77777777" w:rsidR="00E92BA3" w:rsidRDefault="00E92BA3" w:rsidP="00E92BA3">
            <w:pPr>
              <w:autoSpaceDE/>
              <w:autoSpaceDN/>
              <w:adjustRightInd/>
              <w:spacing w:before="0" w:line="240" w:lineRule="auto"/>
              <w:ind w:left="-72"/>
              <w:rPr>
                <w:ins w:id="290" w:author="Kurmanov, Aidyn [STAMGazStroy LLP]" w:date="2025-12-10T13:33:00Z" w16du:dateUtc="2025-12-10T08:33:00Z"/>
                <w:color w:val="auto"/>
                <w:sz w:val="16"/>
                <w:szCs w:val="24"/>
                <w:lang w:val="ru-RU"/>
              </w:rPr>
            </w:pPr>
            <w:ins w:id="291" w:author="Kurmanov, Aidyn [STAMGazStroy LLP]" w:date="2025-12-10T13:33:00Z" w16du:dateUtc="2025-12-10T08:33:00Z">
              <w:r>
                <w:rPr>
                  <w:color w:val="auto"/>
                  <w:sz w:val="16"/>
                  <w:szCs w:val="24"/>
                  <w:lang w:val="ru-RU"/>
                </w:rPr>
                <w:t>Абразивоструйная</w:t>
              </w:r>
              <w:r w:rsidRPr="004F4A48">
                <w:rPr>
                  <w:color w:val="auto"/>
                  <w:sz w:val="16"/>
                  <w:szCs w:val="24"/>
                  <w:lang w:val="ru-RU"/>
                </w:rPr>
                <w:t xml:space="preserve"> </w:t>
              </w:r>
              <w:r w:rsidRPr="00B50E8C">
                <w:rPr>
                  <w:color w:val="auto"/>
                  <w:sz w:val="16"/>
                  <w:szCs w:val="24"/>
                  <w:lang w:val="ru-RU"/>
                </w:rPr>
                <w:t>очистка</w:t>
              </w:r>
              <w:r>
                <w:rPr>
                  <w:color w:val="auto"/>
                  <w:sz w:val="16"/>
                  <w:szCs w:val="24"/>
                  <w:lang w:val="ru-RU"/>
                </w:rPr>
                <w:t xml:space="preserve"> </w:t>
              </w:r>
              <w:r w:rsidRPr="009B1CE0">
                <w:rPr>
                  <w:color w:val="auto"/>
                  <w:sz w:val="16"/>
                  <w:szCs w:val="24"/>
                  <w:lang w:val="ru-RU"/>
                </w:rPr>
                <w:t>до почти белого металла</w:t>
              </w:r>
              <w:r w:rsidRPr="00B05997">
                <w:rPr>
                  <w:color w:val="auto"/>
                  <w:sz w:val="16"/>
                  <w:szCs w:val="24"/>
                  <w:lang w:val="ru-RU"/>
                </w:rPr>
                <w:t xml:space="preserve">. </w:t>
              </w:r>
            </w:ins>
          </w:p>
          <w:p w14:paraId="092FBFF9" w14:textId="77777777" w:rsidR="00E92BA3" w:rsidRDefault="00E92BA3" w:rsidP="00E92BA3">
            <w:pPr>
              <w:autoSpaceDE/>
              <w:autoSpaceDN/>
              <w:adjustRightInd/>
              <w:spacing w:before="0" w:line="240" w:lineRule="auto"/>
              <w:ind w:left="-72"/>
              <w:rPr>
                <w:ins w:id="292" w:author="Kurmanov, Aidyn [STAMGazStroy LLP]" w:date="2025-12-10T13:33:00Z" w16du:dateUtc="2025-12-10T08:33:00Z"/>
                <w:color w:val="auto"/>
                <w:sz w:val="16"/>
                <w:szCs w:val="24"/>
                <w:lang w:val="ru-RU"/>
              </w:rPr>
            </w:pPr>
          </w:p>
          <w:p w14:paraId="07E46387" w14:textId="77777777" w:rsidR="00E92BA3" w:rsidRDefault="00E92BA3" w:rsidP="00E92BA3">
            <w:pPr>
              <w:autoSpaceDE/>
              <w:autoSpaceDN/>
              <w:adjustRightInd/>
              <w:spacing w:before="0" w:line="240" w:lineRule="auto"/>
              <w:ind w:left="-72"/>
              <w:rPr>
                <w:ins w:id="293" w:author="Kurmanov, Aidyn [STAMGazStroy LLP]" w:date="2025-12-10T13:33:00Z" w16du:dateUtc="2025-12-10T08:33:00Z"/>
                <w:color w:val="auto"/>
                <w:sz w:val="16"/>
                <w:szCs w:val="24"/>
                <w:lang w:val="ru-RU"/>
              </w:rPr>
            </w:pPr>
            <w:ins w:id="294" w:author="Kurmanov, Aidyn [STAMGazStroy LLP]" w:date="2025-12-10T13:33:00Z" w16du:dateUtc="2025-12-10T08:33:00Z">
              <w:r w:rsidRPr="008860EB">
                <w:rPr>
                  <w:b/>
                  <w:bCs/>
                  <w:color w:val="auto"/>
                  <w:sz w:val="16"/>
                  <w:szCs w:val="24"/>
                  <w:lang w:val="ru-RU"/>
                </w:rPr>
                <w:t>Нержавеющая</w:t>
              </w:r>
              <w:r w:rsidRPr="00064F9B">
                <w:rPr>
                  <w:b/>
                  <w:bCs/>
                  <w:color w:val="auto"/>
                  <w:sz w:val="16"/>
                  <w:szCs w:val="24"/>
                  <w:lang w:val="ru-RU"/>
                </w:rPr>
                <w:t xml:space="preserve"> </w:t>
              </w:r>
              <w:r w:rsidRPr="008860EB">
                <w:rPr>
                  <w:b/>
                  <w:bCs/>
                  <w:color w:val="auto"/>
                  <w:sz w:val="16"/>
                  <w:szCs w:val="24"/>
                  <w:lang w:val="ru-RU"/>
                </w:rPr>
                <w:t>сталь</w:t>
              </w:r>
              <w:r w:rsidRPr="00064F9B">
                <w:rPr>
                  <w:b/>
                  <w:bCs/>
                  <w:color w:val="auto"/>
                  <w:sz w:val="16"/>
                  <w:szCs w:val="24"/>
                  <w:lang w:val="ru-RU"/>
                </w:rPr>
                <w:t>:</w:t>
              </w:r>
            </w:ins>
          </w:p>
          <w:p w14:paraId="5FCAE661" w14:textId="77777777" w:rsidR="00E92BA3" w:rsidRDefault="00E92BA3" w:rsidP="00E92BA3">
            <w:pPr>
              <w:autoSpaceDE/>
              <w:autoSpaceDN/>
              <w:adjustRightInd/>
              <w:spacing w:before="0" w:line="240" w:lineRule="auto"/>
              <w:ind w:left="-72"/>
              <w:rPr>
                <w:ins w:id="295" w:author="Kurmanov, Aidyn [STAMGazStroy LLP]" w:date="2025-12-10T13:33:00Z" w16du:dateUtc="2025-12-10T08:33:00Z"/>
                <w:color w:val="auto"/>
                <w:sz w:val="16"/>
                <w:szCs w:val="24"/>
                <w:lang w:val="ru-RU"/>
              </w:rPr>
            </w:pPr>
            <w:ins w:id="296" w:author="Kurmanov, Aidyn [STAMGazStroy LLP]" w:date="2025-12-10T13:33:00Z" w16du:dateUtc="2025-12-10T08:33:00Z">
              <w:r w:rsidRPr="00E10EA3">
                <w:rPr>
                  <w:color w:val="auto"/>
                  <w:sz w:val="16"/>
                  <w:szCs w:val="24"/>
                </w:rPr>
                <w:t>SSPC</w:t>
              </w:r>
              <w:r w:rsidRPr="006B6C90">
                <w:rPr>
                  <w:color w:val="auto"/>
                  <w:sz w:val="16"/>
                  <w:szCs w:val="24"/>
                  <w:lang w:val="ru-RU"/>
                </w:rPr>
                <w:t>-</w:t>
              </w:r>
              <w:r>
                <w:rPr>
                  <w:color w:val="auto"/>
                  <w:sz w:val="16"/>
                  <w:szCs w:val="24"/>
                </w:rPr>
                <w:t>SP</w:t>
              </w:r>
              <w:r w:rsidRPr="00511726">
                <w:rPr>
                  <w:color w:val="auto"/>
                  <w:sz w:val="16"/>
                  <w:szCs w:val="24"/>
                  <w:lang w:val="ru-RU"/>
                </w:rPr>
                <w:t>1/</w:t>
              </w:r>
              <w:r w:rsidRPr="00E10EA3">
                <w:rPr>
                  <w:color w:val="auto"/>
                  <w:sz w:val="16"/>
                  <w:szCs w:val="24"/>
                </w:rPr>
                <w:t>SP</w:t>
              </w:r>
              <w:r w:rsidRPr="006B6C90">
                <w:rPr>
                  <w:color w:val="auto"/>
                  <w:sz w:val="16"/>
                  <w:szCs w:val="24"/>
                  <w:lang w:val="ru-RU"/>
                </w:rPr>
                <w:t>16</w:t>
              </w:r>
              <w:r>
                <w:rPr>
                  <w:color w:val="auto"/>
                  <w:sz w:val="16"/>
                  <w:szCs w:val="24"/>
                  <w:lang w:val="ru-RU"/>
                </w:rPr>
                <w:t xml:space="preserve"> Поверхностная абразивоструйная очистка нержавеющей стали</w:t>
              </w:r>
              <w:r w:rsidRPr="006B6C90">
                <w:rPr>
                  <w:color w:val="auto"/>
                  <w:sz w:val="16"/>
                  <w:szCs w:val="24"/>
                  <w:lang w:val="ru-RU"/>
                </w:rPr>
                <w:t>.</w:t>
              </w:r>
            </w:ins>
          </w:p>
          <w:p w14:paraId="05F4FF81" w14:textId="77777777" w:rsidR="00E92BA3" w:rsidRPr="00B50573" w:rsidRDefault="00E92BA3" w:rsidP="00E92BA3">
            <w:pPr>
              <w:autoSpaceDE/>
              <w:autoSpaceDN/>
              <w:adjustRightInd/>
              <w:spacing w:before="0" w:line="240" w:lineRule="auto"/>
              <w:ind w:left="-72"/>
              <w:rPr>
                <w:ins w:id="297" w:author="Kurmanov, Aidyn [STAMGazStroy LLP]" w:date="2025-12-10T13:33:00Z" w16du:dateUtc="2025-12-10T08:33:00Z"/>
                <w:color w:val="auto"/>
                <w:sz w:val="16"/>
                <w:szCs w:val="24"/>
                <w:lang w:val="ru-RU"/>
              </w:rPr>
            </w:pPr>
          </w:p>
          <w:p w14:paraId="3FBBACD6" w14:textId="22FAB502" w:rsidR="00316EDE" w:rsidRPr="0036601D" w:rsidRDefault="00E92BA3" w:rsidP="00316EDE">
            <w:pPr>
              <w:suppressAutoHyphens/>
              <w:autoSpaceDE/>
              <w:autoSpaceDN/>
              <w:adjustRightInd/>
              <w:spacing w:before="0" w:line="240" w:lineRule="auto"/>
              <w:ind w:left="-72"/>
              <w:rPr>
                <w:del w:id="298" w:author="Kurmanov, Aidyn [STAMGazStroy LLP]" w:date="2025-12-10T13:33:00Z" w16du:dateUtc="2025-12-10T08:33:00Z"/>
                <w:sz w:val="16"/>
                <w:szCs w:val="18"/>
                <w:lang w:val="ru-RU"/>
              </w:rPr>
            </w:pPr>
            <w:ins w:id="299" w:author="Kurmanov, Aidyn [STAMGazStroy LLP]" w:date="2025-12-10T13:33:00Z" w16du:dateUtc="2025-12-10T08:33:00Z">
              <w:r w:rsidRPr="00E10EA3">
                <w:rPr>
                  <w:color w:val="auto"/>
                  <w:sz w:val="16"/>
                  <w:szCs w:val="24"/>
                </w:rPr>
                <w:t>SSPC</w:t>
              </w:r>
              <w:r w:rsidRPr="00051FB7">
                <w:rPr>
                  <w:color w:val="auto"/>
                  <w:sz w:val="16"/>
                  <w:szCs w:val="24"/>
                  <w:lang w:val="ru-RU"/>
                </w:rPr>
                <w:t>-</w:t>
              </w:r>
              <w:r w:rsidRPr="00E10EA3">
                <w:rPr>
                  <w:color w:val="auto"/>
                  <w:sz w:val="16"/>
                  <w:szCs w:val="24"/>
                </w:rPr>
                <w:t>SP</w:t>
              </w:r>
              <w:r w:rsidRPr="00051FB7">
                <w:rPr>
                  <w:color w:val="auto"/>
                  <w:sz w:val="16"/>
                  <w:szCs w:val="24"/>
                  <w:lang w:val="ru-RU"/>
                </w:rPr>
                <w:t>1/</w:t>
              </w:r>
              <w:r w:rsidRPr="00E10EA3">
                <w:rPr>
                  <w:color w:val="auto"/>
                  <w:sz w:val="16"/>
                  <w:szCs w:val="24"/>
                </w:rPr>
                <w:t>SP</w:t>
              </w:r>
              <w:r w:rsidRPr="00051FB7">
                <w:rPr>
                  <w:color w:val="auto"/>
                  <w:sz w:val="16"/>
                  <w:szCs w:val="24"/>
                  <w:lang w:val="ru-RU"/>
                </w:rPr>
                <w:t>11</w:t>
              </w:r>
              <w:r w:rsidRPr="006B6C90">
                <w:rPr>
                  <w:color w:val="auto"/>
                  <w:sz w:val="16"/>
                  <w:szCs w:val="24"/>
                  <w:lang w:val="ru-RU"/>
                </w:rPr>
                <w:t xml:space="preserve"> Механическая очистка до чистого металла</w:t>
              </w:r>
              <w:r w:rsidRPr="0036601D">
                <w:rPr>
                  <w:sz w:val="16"/>
                  <w:szCs w:val="18"/>
                  <w:lang w:val="ru-RU"/>
                </w:rPr>
                <w:t xml:space="preserve">, </w:t>
              </w:r>
              <w:r w:rsidRPr="0036601D">
                <w:rPr>
                  <w:sz w:val="16"/>
                  <w:szCs w:val="16"/>
                  <w:lang w:val="ru-RU"/>
                </w:rPr>
                <w:t>подходит для ремонта</w:t>
              </w:r>
              <w:r w:rsidRPr="0036601D">
                <w:rPr>
                  <w:lang w:val="ru-RU"/>
                </w:rPr>
                <w:t xml:space="preserve"> </w:t>
              </w:r>
              <w:r w:rsidRPr="0036601D">
                <w:rPr>
                  <w:sz w:val="16"/>
                  <w:szCs w:val="16"/>
                  <w:lang w:val="ru-RU"/>
                </w:rPr>
                <w:t>небольших участков</w:t>
              </w:r>
            </w:ins>
            <w:del w:id="300" w:author="Kurmanov, Aidyn [STAMGazStroy LLP]" w:date="2025-12-10T13:33:00Z" w16du:dateUtc="2025-12-10T08:33:00Z">
              <w:r w:rsidR="00316EDE" w:rsidRPr="0036601D" w:rsidDel="00E92BA3">
                <w:rPr>
                  <w:sz w:val="16"/>
                  <w:szCs w:val="18"/>
                </w:rPr>
                <w:delText>SSPC</w:delText>
              </w:r>
              <w:r w:rsidR="00316EDE" w:rsidRPr="0036601D" w:rsidDel="00E92BA3">
                <w:rPr>
                  <w:sz w:val="16"/>
                  <w:szCs w:val="18"/>
                  <w:lang w:val="ru-RU"/>
                </w:rPr>
                <w:delText>-</w:delText>
              </w:r>
              <w:r w:rsidR="00316EDE" w:rsidRPr="0036601D" w:rsidDel="00E92BA3">
                <w:rPr>
                  <w:sz w:val="16"/>
                  <w:szCs w:val="18"/>
                </w:rPr>
                <w:delText>SP</w:delText>
              </w:r>
              <w:r w:rsidR="00316EDE" w:rsidRPr="0036601D" w:rsidDel="00E92BA3">
                <w:rPr>
                  <w:sz w:val="16"/>
                  <w:szCs w:val="18"/>
                  <w:lang w:val="ru-RU"/>
                </w:rPr>
                <w:delText>1/</w:delText>
              </w:r>
              <w:r w:rsidR="00316EDE" w:rsidRPr="0036601D" w:rsidDel="00E92BA3">
                <w:rPr>
                  <w:sz w:val="16"/>
                  <w:szCs w:val="18"/>
                </w:rPr>
                <w:delText>SP</w:delText>
              </w:r>
              <w:r w:rsidR="00316EDE" w:rsidRPr="0036601D" w:rsidDel="00E92BA3">
                <w:rPr>
                  <w:sz w:val="16"/>
                  <w:szCs w:val="18"/>
                  <w:lang w:val="ru-RU"/>
                </w:rPr>
                <w:delText>7 (</w:delText>
              </w:r>
              <w:r w:rsidR="00316EDE" w:rsidRPr="0036601D" w:rsidDel="00E92BA3">
                <w:rPr>
                  <w:sz w:val="16"/>
                  <w:szCs w:val="18"/>
                </w:rPr>
                <w:delText>NACENo</w:delText>
              </w:r>
              <w:r w:rsidR="00316EDE" w:rsidRPr="0036601D" w:rsidDel="00E92BA3">
                <w:rPr>
                  <w:sz w:val="16"/>
                  <w:szCs w:val="18"/>
                  <w:lang w:val="ru-RU"/>
                </w:rPr>
                <w:delText>. 4)</w:delText>
              </w:r>
            </w:del>
          </w:p>
          <w:p w14:paraId="1DE257EC" w14:textId="436663CC" w:rsidR="00316EDE" w:rsidRPr="0036601D" w:rsidRDefault="00316EDE" w:rsidP="00316EDE">
            <w:pPr>
              <w:suppressAutoHyphens/>
              <w:autoSpaceDE/>
              <w:autoSpaceDN/>
              <w:adjustRightInd/>
              <w:spacing w:before="0" w:line="240" w:lineRule="auto"/>
              <w:ind w:left="-72"/>
              <w:rPr>
                <w:del w:id="301" w:author="Kurmanov, Aidyn [STAMGazStroy LLP]" w:date="2025-12-10T13:33:00Z" w16du:dateUtc="2025-12-10T08:33:00Z"/>
                <w:sz w:val="16"/>
                <w:szCs w:val="18"/>
                <w:lang w:val="ru-RU"/>
              </w:rPr>
            </w:pPr>
            <w:del w:id="302" w:author="Kurmanov, Aidyn [STAMGazStroy LLP]" w:date="2025-12-10T13:33:00Z" w16du:dateUtc="2025-12-10T08:33:00Z">
              <w:r w:rsidRPr="0036601D">
                <w:rPr>
                  <w:rFonts w:hint="eastAsia"/>
                  <w:sz w:val="16"/>
                  <w:szCs w:val="18"/>
                  <w:lang w:val="ru-RU"/>
                </w:rPr>
                <w:delText>Поверхностная</w:delText>
              </w:r>
              <w:r w:rsidRPr="0036601D">
                <w:rPr>
                  <w:sz w:val="16"/>
                  <w:szCs w:val="18"/>
                  <w:lang w:val="ru-RU"/>
                </w:rPr>
                <w:delText xml:space="preserve"> </w:delText>
              </w:r>
              <w:r w:rsidR="004B5C7C" w:rsidRPr="0036601D">
                <w:rPr>
                  <w:sz w:val="16"/>
                  <w:szCs w:val="18"/>
                  <w:lang w:val="ru-RU"/>
                </w:rPr>
                <w:delText>Абразивоструйная</w:delText>
              </w:r>
              <w:r w:rsidR="00166BE5" w:rsidRPr="0036601D">
                <w:rPr>
                  <w:sz w:val="16"/>
                  <w:szCs w:val="18"/>
                  <w:lang w:val="ru-RU"/>
                </w:rPr>
                <w:delText xml:space="preserve"> </w:delText>
              </w:r>
              <w:r w:rsidRPr="0036601D">
                <w:rPr>
                  <w:rFonts w:hint="eastAsia"/>
                  <w:sz w:val="16"/>
                  <w:szCs w:val="18"/>
                  <w:lang w:val="ru-RU"/>
                </w:rPr>
                <w:delText>очистка</w:delText>
              </w:r>
            </w:del>
          </w:p>
          <w:p w14:paraId="0F53CBD5" w14:textId="4DA6D549" w:rsidR="00316EDE" w:rsidRPr="0036601D" w:rsidRDefault="00316EDE" w:rsidP="00316EDE">
            <w:pPr>
              <w:suppressAutoHyphens/>
              <w:autoSpaceDE/>
              <w:autoSpaceDN/>
              <w:adjustRightInd/>
              <w:spacing w:before="0" w:line="240" w:lineRule="auto"/>
              <w:ind w:left="-72"/>
              <w:rPr>
                <w:del w:id="303" w:author="Kurmanov, Aidyn [STAMGazStroy LLP]" w:date="2025-12-10T13:33:00Z" w16du:dateUtc="2025-12-10T08:33:00Z"/>
                <w:sz w:val="16"/>
                <w:szCs w:val="18"/>
                <w:lang w:val="ru-RU"/>
              </w:rPr>
            </w:pPr>
            <w:del w:id="304" w:author="Kurmanov, Aidyn [STAMGazStroy LLP]" w:date="2025-12-10T13:33:00Z" w16du:dateUtc="2025-12-10T08:33:00Z">
              <w:r w:rsidRPr="0036601D">
                <w:rPr>
                  <w:sz w:val="16"/>
                  <w:szCs w:val="18"/>
                </w:rPr>
                <w:delText>SSPC</w:delText>
              </w:r>
              <w:r w:rsidRPr="0036601D">
                <w:rPr>
                  <w:sz w:val="16"/>
                  <w:szCs w:val="18"/>
                  <w:lang w:val="ru-RU"/>
                </w:rPr>
                <w:delText>-</w:delText>
              </w:r>
              <w:r w:rsidRPr="0036601D">
                <w:rPr>
                  <w:sz w:val="16"/>
                  <w:szCs w:val="18"/>
                </w:rPr>
                <w:delText>SP</w:delText>
              </w:r>
              <w:r w:rsidRPr="0036601D">
                <w:rPr>
                  <w:sz w:val="16"/>
                  <w:szCs w:val="18"/>
                  <w:lang w:val="ru-RU"/>
                </w:rPr>
                <w:delText>1/</w:delText>
              </w:r>
              <w:r w:rsidRPr="0036601D">
                <w:rPr>
                  <w:sz w:val="16"/>
                  <w:szCs w:val="18"/>
                </w:rPr>
                <w:delText>SP</w:delText>
              </w:r>
              <w:r w:rsidRPr="0036601D">
                <w:rPr>
                  <w:sz w:val="16"/>
                  <w:szCs w:val="18"/>
                  <w:lang w:val="ru-RU"/>
                </w:rPr>
                <w:delText xml:space="preserve">3 </w:delText>
              </w:r>
              <w:r w:rsidRPr="0036601D">
                <w:rPr>
                  <w:rFonts w:hint="eastAsia"/>
                  <w:sz w:val="16"/>
                  <w:szCs w:val="18"/>
                  <w:lang w:val="ru-RU"/>
                </w:rPr>
                <w:delText>Механическаяочистка</w:delText>
              </w:r>
            </w:del>
          </w:p>
          <w:p w14:paraId="5EB889F3" w14:textId="2A9F6BFD" w:rsidR="00A348D8" w:rsidRPr="00316EDE" w:rsidRDefault="00316EDE" w:rsidP="00316EDE">
            <w:pPr>
              <w:tabs>
                <w:tab w:val="left" w:pos="0"/>
              </w:tabs>
              <w:autoSpaceDE/>
              <w:autoSpaceDN/>
              <w:adjustRightInd/>
              <w:spacing w:before="0" w:line="240" w:lineRule="auto"/>
              <w:ind w:left="-72"/>
              <w:rPr>
                <w:sz w:val="16"/>
                <w:szCs w:val="18"/>
                <w:lang w:val="ru-RU"/>
              </w:rPr>
            </w:pPr>
            <w:del w:id="305" w:author="Kurmanov, Aidyn [STAMGazStroy LLP]" w:date="2025-12-10T13:33:00Z" w16du:dateUtc="2025-12-10T08:33:00Z">
              <w:r w:rsidRPr="0036601D">
                <w:rPr>
                  <w:sz w:val="16"/>
                  <w:szCs w:val="18"/>
                </w:rPr>
                <w:delText>SP</w:delText>
              </w:r>
              <w:r w:rsidRPr="0036601D">
                <w:rPr>
                  <w:sz w:val="16"/>
                  <w:szCs w:val="18"/>
                  <w:lang w:val="ru-RU"/>
                </w:rPr>
                <w:delText xml:space="preserve">-3 </w:delText>
              </w:r>
              <w:r w:rsidRPr="0036601D">
                <w:rPr>
                  <w:rFonts w:hint="eastAsia"/>
                  <w:sz w:val="16"/>
                  <w:szCs w:val="18"/>
                  <w:lang w:val="ru-RU"/>
                </w:rPr>
                <w:delText>используется</w:delText>
              </w:r>
              <w:r w:rsidRPr="0036601D">
                <w:rPr>
                  <w:sz w:val="16"/>
                  <w:szCs w:val="18"/>
                  <w:lang w:val="ru-RU"/>
                </w:rPr>
                <w:delText xml:space="preserve"> </w:delText>
              </w:r>
              <w:r w:rsidRPr="0036601D">
                <w:rPr>
                  <w:rFonts w:hint="eastAsia"/>
                  <w:sz w:val="16"/>
                  <w:szCs w:val="18"/>
                  <w:lang w:val="ru-RU"/>
                </w:rPr>
                <w:delText>только</w:delText>
              </w:r>
              <w:r w:rsidRPr="0036601D">
                <w:rPr>
                  <w:sz w:val="16"/>
                  <w:szCs w:val="18"/>
                  <w:lang w:val="ru-RU"/>
                </w:rPr>
                <w:delText xml:space="preserve"> </w:delText>
              </w:r>
              <w:r w:rsidRPr="0036601D">
                <w:rPr>
                  <w:rFonts w:hint="eastAsia"/>
                  <w:sz w:val="16"/>
                  <w:szCs w:val="18"/>
                  <w:lang w:val="ru-RU"/>
                </w:rPr>
                <w:delText>для</w:delText>
              </w:r>
              <w:r w:rsidRPr="0036601D">
                <w:rPr>
                  <w:sz w:val="16"/>
                  <w:szCs w:val="18"/>
                  <w:lang w:val="ru-RU"/>
                </w:rPr>
                <w:delText xml:space="preserve"> </w:delText>
              </w:r>
              <w:r w:rsidRPr="0036601D">
                <w:rPr>
                  <w:rFonts w:hint="eastAsia"/>
                  <w:sz w:val="16"/>
                  <w:szCs w:val="18"/>
                  <w:lang w:val="ru-RU"/>
                </w:rPr>
                <w:delText>небольших</w:delText>
              </w:r>
              <w:r w:rsidRPr="0036601D">
                <w:rPr>
                  <w:sz w:val="16"/>
                  <w:szCs w:val="18"/>
                  <w:lang w:val="ru-RU"/>
                </w:rPr>
                <w:delText xml:space="preserve"> </w:delText>
              </w:r>
              <w:r w:rsidRPr="0036601D">
                <w:rPr>
                  <w:rFonts w:hint="eastAsia"/>
                  <w:sz w:val="16"/>
                  <w:szCs w:val="18"/>
                  <w:lang w:val="ru-RU"/>
                </w:rPr>
                <w:delText>участков</w:delText>
              </w:r>
            </w:del>
            <w:r w:rsidRPr="0036601D">
              <w:rPr>
                <w:sz w:val="16"/>
                <w:szCs w:val="18"/>
                <w:lang w:val="ru-RU"/>
              </w:rPr>
              <w:t>.</w:t>
            </w:r>
          </w:p>
        </w:tc>
        <w:tc>
          <w:tcPr>
            <w:tcW w:w="1170" w:type="dxa"/>
            <w:gridSpan w:val="2"/>
            <w:tcBorders>
              <w:top w:val="nil"/>
              <w:left w:val="nil"/>
              <w:bottom w:val="nil"/>
              <w:right w:val="nil"/>
            </w:tcBorders>
          </w:tcPr>
          <w:p w14:paraId="68910F55" w14:textId="77777777" w:rsidR="00A348D8" w:rsidRPr="0080497E" w:rsidRDefault="00A348D8" w:rsidP="00686FC0">
            <w:pPr>
              <w:tabs>
                <w:tab w:val="left" w:pos="21"/>
              </w:tabs>
              <w:autoSpaceDE/>
              <w:autoSpaceDN/>
              <w:adjustRightInd/>
              <w:spacing w:before="60" w:after="60" w:line="240" w:lineRule="auto"/>
              <w:ind w:left="0"/>
              <w:rPr>
                <w:b/>
                <w:sz w:val="16"/>
                <w:szCs w:val="16"/>
              </w:rPr>
            </w:pPr>
            <w:r w:rsidRPr="00A24069">
              <w:rPr>
                <w:b/>
                <w:color w:val="auto"/>
                <w:sz w:val="16"/>
                <w:szCs w:val="24"/>
                <w:lang w:val="ru-RU"/>
              </w:rPr>
              <w:t>Ремонт:</w:t>
            </w:r>
          </w:p>
        </w:tc>
        <w:tc>
          <w:tcPr>
            <w:tcW w:w="3069" w:type="dxa"/>
            <w:gridSpan w:val="6"/>
            <w:vMerge w:val="restart"/>
            <w:tcBorders>
              <w:left w:val="nil"/>
              <w:right w:val="nil"/>
            </w:tcBorders>
          </w:tcPr>
          <w:p w14:paraId="20062AD7" w14:textId="77777777" w:rsidR="00A348D8" w:rsidRPr="0080497E" w:rsidRDefault="00A348D8" w:rsidP="00686FC0">
            <w:pPr>
              <w:autoSpaceDE/>
              <w:autoSpaceDN/>
              <w:adjustRightInd/>
              <w:spacing w:before="60" w:after="60" w:line="240" w:lineRule="auto"/>
              <w:ind w:left="65"/>
              <w:rPr>
                <w:sz w:val="16"/>
                <w:szCs w:val="16"/>
              </w:rPr>
            </w:pPr>
            <w:r w:rsidRPr="004E6B3B">
              <w:rPr>
                <w:color w:val="auto"/>
                <w:sz w:val="16"/>
                <w:szCs w:val="24"/>
                <w:lang w:val="ru-RU"/>
              </w:rPr>
              <w:t>Применяется данная система.</w:t>
            </w:r>
          </w:p>
        </w:tc>
      </w:tr>
      <w:tr w:rsidR="00A92687" w:rsidRPr="00AB0391" w14:paraId="62BB568F" w14:textId="77777777" w:rsidTr="00D750DA">
        <w:trPr>
          <w:trHeight w:val="288"/>
        </w:trPr>
        <w:tc>
          <w:tcPr>
            <w:tcW w:w="1728" w:type="dxa"/>
            <w:gridSpan w:val="2"/>
            <w:tcBorders>
              <w:top w:val="nil"/>
              <w:left w:val="nil"/>
              <w:bottom w:val="nil"/>
              <w:right w:val="nil"/>
            </w:tcBorders>
          </w:tcPr>
          <w:p w14:paraId="2D99DA04" w14:textId="77777777" w:rsidR="00A92687" w:rsidRPr="0080497E" w:rsidRDefault="00A92687" w:rsidP="00686FC0">
            <w:pPr>
              <w:autoSpaceDE/>
              <w:autoSpaceDN/>
              <w:adjustRightInd/>
              <w:spacing w:before="0" w:line="240" w:lineRule="auto"/>
              <w:ind w:left="-72"/>
              <w:rPr>
                <w:b/>
                <w:sz w:val="16"/>
                <w:szCs w:val="18"/>
              </w:rPr>
            </w:pPr>
            <w:r w:rsidRPr="004E6B3B">
              <w:rPr>
                <w:b/>
                <w:color w:val="auto"/>
                <w:sz w:val="16"/>
                <w:szCs w:val="24"/>
                <w:lang w:val="ru-RU"/>
              </w:rPr>
              <w:t>Профиль:</w:t>
            </w:r>
          </w:p>
        </w:tc>
        <w:tc>
          <w:tcPr>
            <w:tcW w:w="3780" w:type="dxa"/>
            <w:gridSpan w:val="3"/>
            <w:tcBorders>
              <w:top w:val="nil"/>
              <w:left w:val="nil"/>
              <w:bottom w:val="nil"/>
              <w:right w:val="nil"/>
            </w:tcBorders>
          </w:tcPr>
          <w:p w14:paraId="024DA5D2" w14:textId="77777777" w:rsidR="00A92687" w:rsidRPr="00D750DA" w:rsidRDefault="00A92687" w:rsidP="00686FC0">
            <w:pPr>
              <w:tabs>
                <w:tab w:val="left" w:pos="-27"/>
              </w:tabs>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170" w:type="dxa"/>
            <w:gridSpan w:val="2"/>
            <w:tcBorders>
              <w:top w:val="nil"/>
              <w:left w:val="nil"/>
              <w:bottom w:val="nil"/>
              <w:right w:val="nil"/>
            </w:tcBorders>
            <w:vAlign w:val="center"/>
          </w:tcPr>
          <w:p w14:paraId="77DF1F02" w14:textId="77777777" w:rsidR="00A92687" w:rsidRPr="00D750DA" w:rsidRDefault="00A92687" w:rsidP="00686FC0">
            <w:pPr>
              <w:autoSpaceDE/>
              <w:autoSpaceDN/>
              <w:adjustRightInd/>
              <w:spacing w:before="60" w:after="60" w:line="240" w:lineRule="auto"/>
              <w:ind w:left="936"/>
              <w:rPr>
                <w:b/>
                <w:sz w:val="16"/>
                <w:szCs w:val="16"/>
                <w:lang w:val="ru-RU"/>
              </w:rPr>
            </w:pPr>
          </w:p>
        </w:tc>
        <w:tc>
          <w:tcPr>
            <w:tcW w:w="3069" w:type="dxa"/>
            <w:gridSpan w:val="6"/>
            <w:vMerge/>
            <w:tcBorders>
              <w:left w:val="nil"/>
              <w:right w:val="nil"/>
            </w:tcBorders>
            <w:vAlign w:val="center"/>
          </w:tcPr>
          <w:p w14:paraId="45B598FF" w14:textId="77777777" w:rsidR="00A92687" w:rsidRPr="00D750DA" w:rsidRDefault="00A92687" w:rsidP="00686FC0">
            <w:pPr>
              <w:autoSpaceDE/>
              <w:autoSpaceDN/>
              <w:adjustRightInd/>
              <w:spacing w:before="60" w:after="60" w:line="240" w:lineRule="auto"/>
              <w:ind w:left="936"/>
              <w:rPr>
                <w:sz w:val="24"/>
                <w:lang w:val="ru-RU"/>
              </w:rPr>
            </w:pPr>
          </w:p>
        </w:tc>
      </w:tr>
      <w:tr w:rsidR="00A92687" w:rsidRPr="00AB0391" w14:paraId="35FCC870" w14:textId="77777777" w:rsidTr="00D750DA">
        <w:trPr>
          <w:trHeight w:val="288"/>
        </w:trPr>
        <w:tc>
          <w:tcPr>
            <w:tcW w:w="1728" w:type="dxa"/>
            <w:gridSpan w:val="2"/>
            <w:tcBorders>
              <w:top w:val="nil"/>
              <w:left w:val="nil"/>
              <w:bottom w:val="nil"/>
              <w:right w:val="nil"/>
            </w:tcBorders>
          </w:tcPr>
          <w:p w14:paraId="47F4A9AE" w14:textId="77777777" w:rsidR="00A92687" w:rsidRPr="0080497E" w:rsidRDefault="00A92687" w:rsidP="00686FC0">
            <w:pPr>
              <w:autoSpaceDE/>
              <w:autoSpaceDN/>
              <w:adjustRightInd/>
              <w:spacing w:before="0" w:line="240" w:lineRule="auto"/>
              <w:ind w:left="-72"/>
              <w:rPr>
                <w:b/>
                <w:sz w:val="16"/>
                <w:szCs w:val="18"/>
              </w:rPr>
            </w:pPr>
            <w:r w:rsidRPr="004E6B3B">
              <w:rPr>
                <w:b/>
                <w:color w:val="auto"/>
                <w:sz w:val="16"/>
                <w:szCs w:val="24"/>
                <w:lang w:val="ru-RU"/>
              </w:rPr>
              <w:t>Общая ТСП:</w:t>
            </w:r>
          </w:p>
        </w:tc>
        <w:tc>
          <w:tcPr>
            <w:tcW w:w="3780" w:type="dxa"/>
            <w:gridSpan w:val="3"/>
            <w:tcBorders>
              <w:top w:val="nil"/>
              <w:left w:val="nil"/>
              <w:bottom w:val="nil"/>
              <w:right w:val="nil"/>
            </w:tcBorders>
          </w:tcPr>
          <w:p w14:paraId="101E4A1C" w14:textId="77777777" w:rsidR="00A92687" w:rsidRPr="00D750DA" w:rsidRDefault="00A92687" w:rsidP="00686FC0">
            <w:pPr>
              <w:tabs>
                <w:tab w:val="left" w:pos="-27"/>
              </w:tabs>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170" w:type="dxa"/>
            <w:gridSpan w:val="2"/>
            <w:tcBorders>
              <w:top w:val="nil"/>
              <w:left w:val="nil"/>
              <w:bottom w:val="nil"/>
              <w:right w:val="nil"/>
            </w:tcBorders>
            <w:vAlign w:val="center"/>
          </w:tcPr>
          <w:p w14:paraId="750DDC1A" w14:textId="77777777" w:rsidR="00A92687" w:rsidRPr="00D750DA" w:rsidRDefault="00A92687" w:rsidP="00686FC0">
            <w:pPr>
              <w:autoSpaceDE/>
              <w:autoSpaceDN/>
              <w:adjustRightInd/>
              <w:spacing w:before="60" w:after="60" w:line="240" w:lineRule="auto"/>
              <w:ind w:left="936"/>
              <w:rPr>
                <w:b/>
                <w:sz w:val="16"/>
                <w:szCs w:val="16"/>
                <w:lang w:val="ru-RU"/>
              </w:rPr>
            </w:pPr>
          </w:p>
        </w:tc>
        <w:tc>
          <w:tcPr>
            <w:tcW w:w="3069" w:type="dxa"/>
            <w:gridSpan w:val="6"/>
            <w:vMerge/>
            <w:tcBorders>
              <w:left w:val="nil"/>
              <w:right w:val="nil"/>
            </w:tcBorders>
            <w:vAlign w:val="center"/>
          </w:tcPr>
          <w:p w14:paraId="2FC1B9AC" w14:textId="77777777" w:rsidR="00A92687" w:rsidRPr="00D750DA" w:rsidRDefault="00A92687" w:rsidP="00686FC0">
            <w:pPr>
              <w:autoSpaceDE/>
              <w:autoSpaceDN/>
              <w:adjustRightInd/>
              <w:spacing w:before="60" w:after="60" w:line="240" w:lineRule="auto"/>
              <w:ind w:left="936"/>
              <w:rPr>
                <w:sz w:val="24"/>
                <w:lang w:val="ru-RU"/>
              </w:rPr>
            </w:pPr>
          </w:p>
        </w:tc>
      </w:tr>
      <w:tr w:rsidR="00A348D8" w:rsidRPr="0080497E" w14:paraId="250812A8" w14:textId="77777777" w:rsidTr="00B5460C">
        <w:trPr>
          <w:trHeight w:val="339"/>
        </w:trPr>
        <w:tc>
          <w:tcPr>
            <w:tcW w:w="2268" w:type="dxa"/>
            <w:gridSpan w:val="3"/>
            <w:tcBorders>
              <w:bottom w:val="single" w:sz="4" w:space="0" w:color="auto"/>
            </w:tcBorders>
            <w:shd w:val="clear" w:color="auto" w:fill="000000" w:themeFill="text1"/>
            <w:vAlign w:val="center"/>
          </w:tcPr>
          <w:p w14:paraId="3DA23912" w14:textId="77777777" w:rsidR="00A348D8" w:rsidRPr="00D750DA" w:rsidRDefault="00A348D8" w:rsidP="00686FC0">
            <w:pPr>
              <w:tabs>
                <w:tab w:val="left" w:pos="0"/>
              </w:tabs>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Покрытие, Видовая классификация, ТСП</w:t>
            </w:r>
          </w:p>
        </w:tc>
        <w:tc>
          <w:tcPr>
            <w:tcW w:w="2340" w:type="dxa"/>
            <w:tcBorders>
              <w:bottom w:val="single" w:sz="4" w:space="0" w:color="auto"/>
            </w:tcBorders>
            <w:shd w:val="clear" w:color="auto" w:fill="000000" w:themeFill="text1"/>
            <w:vAlign w:val="center"/>
          </w:tcPr>
          <w:p w14:paraId="13742CDA" w14:textId="77777777" w:rsidR="00A348D8" w:rsidRPr="00D750DA" w:rsidRDefault="00A348D8" w:rsidP="00686FC0">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Изготовитель</w:t>
            </w:r>
          </w:p>
        </w:tc>
        <w:tc>
          <w:tcPr>
            <w:tcW w:w="2412" w:type="dxa"/>
            <w:gridSpan w:val="4"/>
            <w:tcBorders>
              <w:bottom w:val="single" w:sz="4" w:space="0" w:color="auto"/>
            </w:tcBorders>
            <w:shd w:val="clear" w:color="auto" w:fill="000000" w:themeFill="text1"/>
            <w:vAlign w:val="center"/>
          </w:tcPr>
          <w:p w14:paraId="6AE95B58" w14:textId="77777777" w:rsidR="00A348D8" w:rsidRPr="00D750DA" w:rsidRDefault="00A348D8" w:rsidP="00686FC0">
            <w:pPr>
              <w:tabs>
                <w:tab w:val="left" w:pos="70"/>
              </w:tabs>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Наименование материала</w:t>
            </w:r>
          </w:p>
        </w:tc>
        <w:tc>
          <w:tcPr>
            <w:tcW w:w="1310" w:type="dxa"/>
            <w:gridSpan w:val="3"/>
            <w:tcBorders>
              <w:bottom w:val="single" w:sz="4" w:space="0" w:color="auto"/>
            </w:tcBorders>
            <w:shd w:val="clear" w:color="auto" w:fill="000000" w:themeFill="text1"/>
            <w:vAlign w:val="center"/>
          </w:tcPr>
          <w:p w14:paraId="156228FF" w14:textId="77777777" w:rsidR="00A348D8" w:rsidRPr="00D750DA" w:rsidRDefault="00A348D8" w:rsidP="00686FC0">
            <w:pPr>
              <w:tabs>
                <w:tab w:val="left" w:pos="140"/>
              </w:tabs>
              <w:autoSpaceDE/>
              <w:autoSpaceDN/>
              <w:adjustRightInd/>
              <w:spacing w:before="0" w:line="240" w:lineRule="auto"/>
              <w:ind w:left="0"/>
              <w:jc w:val="center"/>
              <w:rPr>
                <w:b/>
                <w:color w:val="FFFFFF" w:themeColor="background1"/>
                <w:sz w:val="16"/>
                <w:szCs w:val="16"/>
              </w:rPr>
            </w:pPr>
            <w:r w:rsidRPr="00D750DA">
              <w:rPr>
                <w:b/>
                <w:color w:val="FFFFFF" w:themeColor="background1"/>
                <w:sz w:val="16"/>
                <w:szCs w:val="24"/>
                <w:lang w:val="ru-RU"/>
              </w:rPr>
              <w:t>ЛОС (г/л)</w:t>
            </w:r>
          </w:p>
        </w:tc>
        <w:tc>
          <w:tcPr>
            <w:tcW w:w="1417" w:type="dxa"/>
            <w:gridSpan w:val="2"/>
            <w:tcBorders>
              <w:bottom w:val="single" w:sz="4" w:space="0" w:color="auto"/>
            </w:tcBorders>
            <w:shd w:val="clear" w:color="auto" w:fill="000000" w:themeFill="text1"/>
            <w:vAlign w:val="center"/>
          </w:tcPr>
          <w:p w14:paraId="71CB7302" w14:textId="77777777" w:rsidR="00A348D8" w:rsidRPr="00D750DA" w:rsidRDefault="00A348D8" w:rsidP="00686FC0">
            <w:pPr>
              <w:tabs>
                <w:tab w:val="left" w:pos="34"/>
              </w:tabs>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7C4C25" w:rsidRPr="0080497E" w14:paraId="40E01DC0" w14:textId="77777777" w:rsidTr="00B5460C">
        <w:trPr>
          <w:trHeight w:val="15"/>
        </w:trPr>
        <w:tc>
          <w:tcPr>
            <w:tcW w:w="2268" w:type="dxa"/>
            <w:gridSpan w:val="3"/>
            <w:tcBorders>
              <w:bottom w:val="nil"/>
            </w:tcBorders>
            <w:shd w:val="clear" w:color="auto" w:fill="000000" w:themeFill="text1"/>
            <w:vAlign w:val="center"/>
          </w:tcPr>
          <w:p w14:paraId="41C0857B" w14:textId="77777777" w:rsidR="007C4C25" w:rsidRPr="00AD544E" w:rsidRDefault="007C4C25" w:rsidP="00686FC0">
            <w:pPr>
              <w:tabs>
                <w:tab w:val="left" w:pos="0"/>
              </w:tabs>
              <w:spacing w:before="0" w:line="240" w:lineRule="auto"/>
              <w:ind w:left="0"/>
              <w:rPr>
                <w:b/>
                <w:color w:val="auto"/>
                <w:sz w:val="16"/>
                <w:szCs w:val="24"/>
                <w:lang w:val="ru-RU"/>
              </w:rPr>
            </w:pPr>
          </w:p>
        </w:tc>
        <w:tc>
          <w:tcPr>
            <w:tcW w:w="2340" w:type="dxa"/>
            <w:tcBorders>
              <w:bottom w:val="nil"/>
            </w:tcBorders>
            <w:shd w:val="clear" w:color="auto" w:fill="000000" w:themeFill="text1"/>
            <w:vAlign w:val="center"/>
          </w:tcPr>
          <w:p w14:paraId="11CDA058" w14:textId="77777777" w:rsidR="007C4C25" w:rsidRPr="00AD544E" w:rsidRDefault="007C4C25" w:rsidP="00686FC0">
            <w:pPr>
              <w:spacing w:before="0" w:line="240" w:lineRule="auto"/>
              <w:ind w:left="0"/>
              <w:rPr>
                <w:b/>
                <w:color w:val="auto"/>
                <w:sz w:val="16"/>
                <w:szCs w:val="24"/>
                <w:lang w:val="ru-RU"/>
              </w:rPr>
            </w:pPr>
          </w:p>
        </w:tc>
        <w:tc>
          <w:tcPr>
            <w:tcW w:w="2412" w:type="dxa"/>
            <w:gridSpan w:val="4"/>
            <w:tcBorders>
              <w:bottom w:val="nil"/>
            </w:tcBorders>
            <w:shd w:val="clear" w:color="auto" w:fill="000000" w:themeFill="text1"/>
            <w:vAlign w:val="center"/>
          </w:tcPr>
          <w:p w14:paraId="188D0F96" w14:textId="77777777" w:rsidR="007C4C25" w:rsidRPr="00AD544E" w:rsidRDefault="007C4C25" w:rsidP="00686FC0">
            <w:pPr>
              <w:tabs>
                <w:tab w:val="left" w:pos="70"/>
              </w:tabs>
              <w:spacing w:before="0" w:line="240" w:lineRule="auto"/>
              <w:ind w:left="0"/>
              <w:rPr>
                <w:b/>
                <w:color w:val="auto"/>
                <w:sz w:val="16"/>
                <w:szCs w:val="24"/>
                <w:lang w:val="ru-RU"/>
              </w:rPr>
            </w:pPr>
          </w:p>
        </w:tc>
        <w:tc>
          <w:tcPr>
            <w:tcW w:w="1310" w:type="dxa"/>
            <w:gridSpan w:val="3"/>
            <w:tcBorders>
              <w:bottom w:val="nil"/>
            </w:tcBorders>
            <w:shd w:val="clear" w:color="auto" w:fill="000000" w:themeFill="text1"/>
            <w:vAlign w:val="center"/>
          </w:tcPr>
          <w:p w14:paraId="769BA922" w14:textId="77777777" w:rsidR="007C4C25" w:rsidRPr="00AD544E" w:rsidRDefault="007C4C25" w:rsidP="00686FC0">
            <w:pPr>
              <w:tabs>
                <w:tab w:val="left" w:pos="140"/>
              </w:tabs>
              <w:spacing w:before="0" w:line="240" w:lineRule="auto"/>
              <w:ind w:left="0"/>
              <w:jc w:val="center"/>
              <w:rPr>
                <w:b/>
                <w:color w:val="auto"/>
                <w:sz w:val="16"/>
                <w:szCs w:val="24"/>
                <w:lang w:val="ru-RU"/>
              </w:rPr>
            </w:pPr>
          </w:p>
        </w:tc>
        <w:tc>
          <w:tcPr>
            <w:tcW w:w="1417" w:type="dxa"/>
            <w:gridSpan w:val="2"/>
            <w:tcBorders>
              <w:bottom w:val="nil"/>
            </w:tcBorders>
            <w:shd w:val="clear" w:color="auto" w:fill="000000" w:themeFill="text1"/>
            <w:vAlign w:val="center"/>
          </w:tcPr>
          <w:p w14:paraId="4CB46DAB" w14:textId="77777777" w:rsidR="007C4C25" w:rsidRPr="00AD544E" w:rsidRDefault="007C4C25" w:rsidP="00686FC0">
            <w:pPr>
              <w:tabs>
                <w:tab w:val="left" w:pos="34"/>
              </w:tabs>
              <w:spacing w:before="0" w:line="240" w:lineRule="auto"/>
              <w:ind w:left="0"/>
              <w:rPr>
                <w:b/>
                <w:color w:val="auto"/>
                <w:sz w:val="16"/>
                <w:szCs w:val="24"/>
                <w:lang w:val="ru-RU"/>
              </w:rPr>
            </w:pPr>
          </w:p>
        </w:tc>
      </w:tr>
      <w:tr w:rsidR="00686FC0" w:rsidRPr="0080497E" w14:paraId="39203F57" w14:textId="77777777" w:rsidTr="00B5460C">
        <w:trPr>
          <w:trHeight w:val="288"/>
        </w:trPr>
        <w:tc>
          <w:tcPr>
            <w:tcW w:w="2268" w:type="dxa"/>
            <w:gridSpan w:val="3"/>
            <w:tcBorders>
              <w:top w:val="nil"/>
              <w:left w:val="nil"/>
              <w:bottom w:val="nil"/>
              <w:right w:val="nil"/>
            </w:tcBorders>
            <w:vAlign w:val="center"/>
          </w:tcPr>
          <w:p w14:paraId="70E2266A" w14:textId="77777777" w:rsidR="00686FC0" w:rsidRPr="0080497E" w:rsidRDefault="00A348D8" w:rsidP="00686FC0">
            <w:pPr>
              <w:autoSpaceDE/>
              <w:autoSpaceDN/>
              <w:adjustRightInd/>
              <w:spacing w:before="40" w:after="40" w:line="200" w:lineRule="exact"/>
              <w:ind w:left="0"/>
              <w:rPr>
                <w:b/>
                <w:sz w:val="16"/>
                <w:szCs w:val="16"/>
              </w:rPr>
            </w:pPr>
            <w:r w:rsidRPr="003023B7">
              <w:rPr>
                <w:b/>
                <w:color w:val="auto"/>
                <w:sz w:val="16"/>
                <w:szCs w:val="24"/>
                <w:lang w:val="ru-RU"/>
              </w:rPr>
              <w:t>ГРУНТ</w:t>
            </w:r>
          </w:p>
        </w:tc>
        <w:tc>
          <w:tcPr>
            <w:tcW w:w="2340" w:type="dxa"/>
            <w:tcBorders>
              <w:top w:val="nil"/>
              <w:left w:val="nil"/>
              <w:bottom w:val="nil"/>
              <w:right w:val="nil"/>
            </w:tcBorders>
            <w:vAlign w:val="center"/>
          </w:tcPr>
          <w:p w14:paraId="2EE89E47" w14:textId="77777777" w:rsidR="00686FC0" w:rsidRPr="0080497E" w:rsidRDefault="00686FC0" w:rsidP="00D750DA">
            <w:pPr>
              <w:tabs>
                <w:tab w:val="left" w:pos="142"/>
              </w:tabs>
              <w:autoSpaceDE/>
              <w:autoSpaceDN/>
              <w:adjustRightInd/>
              <w:spacing w:before="40" w:after="40" w:line="200" w:lineRule="exact"/>
              <w:ind w:left="0"/>
              <w:rPr>
                <w:sz w:val="16"/>
                <w:szCs w:val="16"/>
              </w:rPr>
            </w:pPr>
            <w:r w:rsidRPr="0080497E">
              <w:rPr>
                <w:sz w:val="16"/>
                <w:szCs w:val="16"/>
              </w:rPr>
              <w:t>Carboline</w:t>
            </w:r>
          </w:p>
        </w:tc>
        <w:tc>
          <w:tcPr>
            <w:tcW w:w="2412" w:type="dxa"/>
            <w:gridSpan w:val="4"/>
            <w:tcBorders>
              <w:top w:val="nil"/>
              <w:left w:val="nil"/>
              <w:bottom w:val="nil"/>
              <w:right w:val="nil"/>
            </w:tcBorders>
            <w:vAlign w:val="center"/>
          </w:tcPr>
          <w:p w14:paraId="2D0CE7AE" w14:textId="43A3A16F" w:rsidR="00686FC0" w:rsidRPr="00AF18E0" w:rsidRDefault="00686FC0" w:rsidP="00FC7049">
            <w:pPr>
              <w:tabs>
                <w:tab w:val="left" w:pos="215"/>
              </w:tabs>
              <w:autoSpaceDE/>
              <w:autoSpaceDN/>
              <w:adjustRightInd/>
              <w:spacing w:before="40" w:after="40" w:line="200" w:lineRule="exact"/>
              <w:ind w:left="65"/>
              <w:rPr>
                <w:sz w:val="16"/>
                <w:szCs w:val="16"/>
              </w:rPr>
            </w:pPr>
            <w:proofErr w:type="spellStart"/>
            <w:r w:rsidRPr="00AF18E0">
              <w:rPr>
                <w:sz w:val="16"/>
                <w:szCs w:val="16"/>
              </w:rPr>
              <w:t>Carboguard</w:t>
            </w:r>
            <w:proofErr w:type="spellEnd"/>
            <w:r w:rsidRPr="00AF18E0">
              <w:rPr>
                <w:sz w:val="16"/>
                <w:szCs w:val="16"/>
              </w:rPr>
              <w:t xml:space="preserve"> 890 Series </w:t>
            </w:r>
            <w:proofErr w:type="spellStart"/>
            <w:r w:rsidRPr="00AF18E0">
              <w:rPr>
                <w:sz w:val="16"/>
                <w:szCs w:val="16"/>
              </w:rPr>
              <w:t>Carbomastic</w:t>
            </w:r>
            <w:proofErr w:type="spellEnd"/>
            <w:r w:rsidRPr="00AF18E0">
              <w:rPr>
                <w:sz w:val="16"/>
                <w:szCs w:val="16"/>
              </w:rPr>
              <w:t xml:space="preserve"> 15</w:t>
            </w:r>
          </w:p>
        </w:tc>
        <w:tc>
          <w:tcPr>
            <w:tcW w:w="1310" w:type="dxa"/>
            <w:gridSpan w:val="3"/>
            <w:tcBorders>
              <w:top w:val="nil"/>
              <w:left w:val="nil"/>
              <w:bottom w:val="nil"/>
              <w:right w:val="nil"/>
            </w:tcBorders>
            <w:vAlign w:val="center"/>
          </w:tcPr>
          <w:p w14:paraId="7BBA3729" w14:textId="77777777" w:rsidR="00686FC0" w:rsidRPr="00AF18E0" w:rsidRDefault="00686FC0" w:rsidP="00B5460C">
            <w:pPr>
              <w:tabs>
                <w:tab w:val="left" w:pos="140"/>
              </w:tabs>
              <w:autoSpaceDE/>
              <w:autoSpaceDN/>
              <w:adjustRightInd/>
              <w:spacing w:before="40" w:after="40" w:line="200" w:lineRule="exact"/>
              <w:ind w:left="-2" w:right="-108"/>
              <w:jc w:val="center"/>
              <w:rPr>
                <w:sz w:val="16"/>
                <w:szCs w:val="18"/>
              </w:rPr>
            </w:pPr>
            <w:r w:rsidRPr="00AF18E0">
              <w:rPr>
                <w:sz w:val="16"/>
                <w:szCs w:val="16"/>
              </w:rPr>
              <w:t>100-214</w:t>
            </w:r>
          </w:p>
          <w:p w14:paraId="31E328B7" w14:textId="77777777" w:rsidR="00686FC0" w:rsidRPr="00AF18E0" w:rsidRDefault="00686FC0" w:rsidP="00B5460C">
            <w:pPr>
              <w:tabs>
                <w:tab w:val="left" w:pos="140"/>
              </w:tabs>
              <w:autoSpaceDE/>
              <w:autoSpaceDN/>
              <w:adjustRightInd/>
              <w:spacing w:before="40" w:after="40" w:line="200" w:lineRule="exact"/>
              <w:ind w:left="0"/>
              <w:jc w:val="center"/>
              <w:rPr>
                <w:sz w:val="16"/>
                <w:szCs w:val="16"/>
              </w:rPr>
            </w:pPr>
            <w:r w:rsidRPr="00AF18E0">
              <w:rPr>
                <w:sz w:val="16"/>
                <w:szCs w:val="16"/>
              </w:rPr>
              <w:t>88</w:t>
            </w:r>
          </w:p>
        </w:tc>
        <w:tc>
          <w:tcPr>
            <w:tcW w:w="1417" w:type="dxa"/>
            <w:gridSpan w:val="2"/>
            <w:tcBorders>
              <w:top w:val="nil"/>
              <w:left w:val="nil"/>
              <w:bottom w:val="nil"/>
              <w:right w:val="nil"/>
            </w:tcBorders>
            <w:vAlign w:val="center"/>
          </w:tcPr>
          <w:p w14:paraId="292986AC" w14:textId="77777777" w:rsidR="00686FC0" w:rsidRPr="0080497E" w:rsidRDefault="00686FC0" w:rsidP="00686FC0">
            <w:pPr>
              <w:tabs>
                <w:tab w:val="left" w:pos="175"/>
              </w:tabs>
              <w:autoSpaceDE/>
              <w:autoSpaceDN/>
              <w:adjustRightInd/>
              <w:spacing w:before="40" w:after="40" w:line="200" w:lineRule="exact"/>
              <w:ind w:left="65"/>
              <w:jc w:val="center"/>
              <w:rPr>
                <w:sz w:val="16"/>
                <w:szCs w:val="16"/>
              </w:rPr>
            </w:pPr>
            <w:r w:rsidRPr="00E50958">
              <w:rPr>
                <w:sz w:val="16"/>
                <w:szCs w:val="16"/>
                <w:lang w:val="ru-RU"/>
              </w:rPr>
              <w:t>93</w:t>
            </w:r>
            <w:r w:rsidRPr="00DD6950">
              <w:rPr>
                <w:sz w:val="16"/>
                <w:szCs w:val="16"/>
                <w:lang w:val="ru-RU"/>
              </w:rPr>
              <w:t>°C (</w:t>
            </w:r>
            <w:r w:rsidRPr="000B2696">
              <w:rPr>
                <w:sz w:val="16"/>
                <w:szCs w:val="16"/>
                <w:lang w:val="ru-RU"/>
              </w:rPr>
              <w:t>200°F)</w:t>
            </w:r>
          </w:p>
        </w:tc>
      </w:tr>
      <w:tr w:rsidR="00686FC0" w:rsidRPr="0080497E" w14:paraId="2C86FF76" w14:textId="77777777" w:rsidTr="00B5460C">
        <w:trPr>
          <w:trHeight w:val="288"/>
        </w:trPr>
        <w:tc>
          <w:tcPr>
            <w:tcW w:w="2268" w:type="dxa"/>
            <w:gridSpan w:val="3"/>
            <w:tcBorders>
              <w:top w:val="nil"/>
              <w:left w:val="nil"/>
              <w:bottom w:val="nil"/>
              <w:right w:val="nil"/>
            </w:tcBorders>
            <w:vAlign w:val="center"/>
          </w:tcPr>
          <w:p w14:paraId="252AB1B1" w14:textId="77777777" w:rsidR="00686FC0" w:rsidRPr="0080497E" w:rsidRDefault="00686FC0" w:rsidP="00686FC0">
            <w:pPr>
              <w:autoSpaceDE/>
              <w:autoSpaceDN/>
              <w:adjustRightInd/>
              <w:spacing w:before="40" w:after="40" w:line="200" w:lineRule="exact"/>
              <w:ind w:left="0"/>
              <w:rPr>
                <w:b/>
                <w:sz w:val="16"/>
                <w:szCs w:val="16"/>
              </w:rPr>
            </w:pPr>
          </w:p>
        </w:tc>
        <w:tc>
          <w:tcPr>
            <w:tcW w:w="2340" w:type="dxa"/>
            <w:tcBorders>
              <w:top w:val="nil"/>
              <w:left w:val="nil"/>
              <w:bottom w:val="nil"/>
              <w:right w:val="nil"/>
            </w:tcBorders>
            <w:vAlign w:val="center"/>
          </w:tcPr>
          <w:p w14:paraId="71EF98E8" w14:textId="77777777" w:rsidR="00686FC0" w:rsidRPr="0080497E" w:rsidRDefault="00686FC0" w:rsidP="00D750DA">
            <w:pPr>
              <w:tabs>
                <w:tab w:val="left" w:pos="142"/>
              </w:tabs>
              <w:autoSpaceDE/>
              <w:autoSpaceDN/>
              <w:adjustRightInd/>
              <w:spacing w:before="40" w:after="40" w:line="200" w:lineRule="exact"/>
              <w:ind w:left="0"/>
              <w:rPr>
                <w:sz w:val="16"/>
                <w:szCs w:val="16"/>
              </w:rPr>
            </w:pPr>
            <w:proofErr w:type="spellStart"/>
            <w:r w:rsidRPr="0080497E">
              <w:rPr>
                <w:sz w:val="16"/>
                <w:szCs w:val="16"/>
              </w:rPr>
              <w:t>Dampney</w:t>
            </w:r>
            <w:proofErr w:type="spellEnd"/>
          </w:p>
        </w:tc>
        <w:tc>
          <w:tcPr>
            <w:tcW w:w="2412" w:type="dxa"/>
            <w:gridSpan w:val="4"/>
            <w:tcBorders>
              <w:top w:val="nil"/>
              <w:left w:val="nil"/>
              <w:bottom w:val="nil"/>
              <w:right w:val="nil"/>
            </w:tcBorders>
            <w:vAlign w:val="center"/>
          </w:tcPr>
          <w:p w14:paraId="0FC9F2AC" w14:textId="77777777" w:rsidR="00686FC0" w:rsidRPr="00AF18E0" w:rsidRDefault="00686FC0" w:rsidP="00686FC0">
            <w:pPr>
              <w:tabs>
                <w:tab w:val="left" w:pos="215"/>
              </w:tabs>
              <w:autoSpaceDE/>
              <w:autoSpaceDN/>
              <w:adjustRightInd/>
              <w:spacing w:before="40" w:after="40" w:line="200" w:lineRule="exact"/>
              <w:ind w:left="65"/>
              <w:rPr>
                <w:sz w:val="16"/>
                <w:szCs w:val="16"/>
              </w:rPr>
            </w:pPr>
            <w:proofErr w:type="spellStart"/>
            <w:r w:rsidRPr="00AF18E0">
              <w:rPr>
                <w:sz w:val="16"/>
                <w:szCs w:val="16"/>
              </w:rPr>
              <w:t>Endcor</w:t>
            </w:r>
            <w:proofErr w:type="spellEnd"/>
            <w:r w:rsidRPr="00AF18E0">
              <w:rPr>
                <w:sz w:val="16"/>
                <w:szCs w:val="16"/>
              </w:rPr>
              <w:t xml:space="preserve"> 750C</w:t>
            </w:r>
          </w:p>
        </w:tc>
        <w:tc>
          <w:tcPr>
            <w:tcW w:w="1310" w:type="dxa"/>
            <w:gridSpan w:val="3"/>
            <w:tcBorders>
              <w:top w:val="nil"/>
              <w:left w:val="nil"/>
              <w:bottom w:val="nil"/>
              <w:right w:val="nil"/>
            </w:tcBorders>
            <w:vAlign w:val="center"/>
          </w:tcPr>
          <w:p w14:paraId="516F63A9" w14:textId="77777777" w:rsidR="00686FC0" w:rsidRPr="00AF18E0" w:rsidRDefault="00686FC0" w:rsidP="00B5460C">
            <w:pPr>
              <w:tabs>
                <w:tab w:val="left" w:pos="140"/>
              </w:tabs>
              <w:autoSpaceDE/>
              <w:autoSpaceDN/>
              <w:adjustRightInd/>
              <w:spacing w:before="40" w:after="40" w:line="200" w:lineRule="exact"/>
              <w:ind w:left="65"/>
              <w:jc w:val="center"/>
              <w:rPr>
                <w:sz w:val="16"/>
                <w:szCs w:val="16"/>
              </w:rPr>
            </w:pPr>
            <w:r w:rsidRPr="00AF18E0">
              <w:rPr>
                <w:sz w:val="16"/>
                <w:szCs w:val="16"/>
              </w:rPr>
              <w:t>95</w:t>
            </w:r>
          </w:p>
        </w:tc>
        <w:tc>
          <w:tcPr>
            <w:tcW w:w="1417" w:type="dxa"/>
            <w:gridSpan w:val="2"/>
            <w:tcBorders>
              <w:top w:val="nil"/>
              <w:left w:val="nil"/>
              <w:bottom w:val="nil"/>
              <w:right w:val="nil"/>
            </w:tcBorders>
            <w:vAlign w:val="center"/>
          </w:tcPr>
          <w:p w14:paraId="394F268F" w14:textId="77777777" w:rsidR="00686FC0" w:rsidRPr="0080497E" w:rsidRDefault="00686FC0" w:rsidP="00686FC0">
            <w:pPr>
              <w:tabs>
                <w:tab w:val="left" w:pos="175"/>
              </w:tabs>
              <w:autoSpaceDE/>
              <w:autoSpaceDN/>
              <w:adjustRightInd/>
              <w:spacing w:before="40" w:after="40" w:line="200" w:lineRule="exact"/>
              <w:ind w:left="65"/>
              <w:jc w:val="center"/>
              <w:rPr>
                <w:sz w:val="16"/>
                <w:szCs w:val="16"/>
              </w:rPr>
            </w:pPr>
            <w:r w:rsidRPr="00E50958">
              <w:rPr>
                <w:sz w:val="16"/>
                <w:szCs w:val="16"/>
                <w:lang w:val="ru-RU"/>
              </w:rPr>
              <w:t>121°C (250°F)</w:t>
            </w:r>
          </w:p>
        </w:tc>
      </w:tr>
      <w:tr w:rsidR="00686FC0" w:rsidRPr="0080497E" w14:paraId="4A829AF2" w14:textId="77777777" w:rsidTr="00B5460C">
        <w:trPr>
          <w:trHeight w:val="288"/>
        </w:trPr>
        <w:tc>
          <w:tcPr>
            <w:tcW w:w="2268" w:type="dxa"/>
            <w:gridSpan w:val="3"/>
            <w:tcBorders>
              <w:top w:val="nil"/>
              <w:left w:val="nil"/>
              <w:bottom w:val="nil"/>
              <w:right w:val="nil"/>
            </w:tcBorders>
            <w:vAlign w:val="center"/>
          </w:tcPr>
          <w:p w14:paraId="52031E98" w14:textId="77777777" w:rsidR="00686FC0" w:rsidRPr="0080497E" w:rsidRDefault="00A348D8" w:rsidP="00686FC0">
            <w:pPr>
              <w:autoSpaceDE/>
              <w:autoSpaceDN/>
              <w:adjustRightInd/>
              <w:spacing w:before="0" w:line="240" w:lineRule="auto"/>
              <w:ind w:left="0"/>
              <w:rPr>
                <w:b/>
                <w:sz w:val="16"/>
                <w:szCs w:val="16"/>
              </w:rPr>
            </w:pPr>
            <w:r w:rsidRPr="003023B7">
              <w:rPr>
                <w:b/>
                <w:color w:val="auto"/>
                <w:sz w:val="16"/>
                <w:szCs w:val="24"/>
                <w:lang w:val="ru-RU"/>
              </w:rPr>
              <w:t>Эпоксидная мастика -</w:t>
            </w:r>
          </w:p>
        </w:tc>
        <w:tc>
          <w:tcPr>
            <w:tcW w:w="2340" w:type="dxa"/>
            <w:tcBorders>
              <w:top w:val="nil"/>
              <w:left w:val="nil"/>
              <w:bottom w:val="nil"/>
              <w:right w:val="nil"/>
            </w:tcBorders>
            <w:vAlign w:val="center"/>
          </w:tcPr>
          <w:p w14:paraId="5CB9870E" w14:textId="77777777" w:rsidR="00686FC0" w:rsidRPr="0080497E" w:rsidRDefault="00686FC0" w:rsidP="00D750DA">
            <w:pPr>
              <w:tabs>
                <w:tab w:val="left" w:pos="142"/>
              </w:tabs>
              <w:autoSpaceDE/>
              <w:autoSpaceDN/>
              <w:adjustRightInd/>
              <w:spacing w:before="40" w:after="40" w:line="200" w:lineRule="exact"/>
              <w:ind w:left="0"/>
              <w:rPr>
                <w:sz w:val="16"/>
                <w:szCs w:val="16"/>
              </w:rPr>
            </w:pPr>
            <w:r w:rsidRPr="0080497E">
              <w:rPr>
                <w:sz w:val="16"/>
                <w:szCs w:val="16"/>
              </w:rPr>
              <w:t>Hempel Coatings (USA), Inc.</w:t>
            </w:r>
          </w:p>
        </w:tc>
        <w:tc>
          <w:tcPr>
            <w:tcW w:w="2412" w:type="dxa"/>
            <w:gridSpan w:val="4"/>
            <w:tcBorders>
              <w:top w:val="nil"/>
              <w:left w:val="nil"/>
              <w:bottom w:val="nil"/>
              <w:right w:val="nil"/>
            </w:tcBorders>
            <w:vAlign w:val="center"/>
          </w:tcPr>
          <w:p w14:paraId="54097FB4" w14:textId="77777777" w:rsidR="00686FC0" w:rsidRPr="00AF18E0" w:rsidRDefault="00686FC0" w:rsidP="00686FC0">
            <w:pPr>
              <w:tabs>
                <w:tab w:val="left" w:pos="215"/>
              </w:tabs>
              <w:autoSpaceDE/>
              <w:autoSpaceDN/>
              <w:adjustRightInd/>
              <w:spacing w:before="40" w:after="40" w:line="200" w:lineRule="exact"/>
              <w:ind w:left="65"/>
              <w:rPr>
                <w:sz w:val="16"/>
                <w:szCs w:val="16"/>
              </w:rPr>
            </w:pPr>
            <w:proofErr w:type="spellStart"/>
            <w:r w:rsidRPr="00AF18E0">
              <w:rPr>
                <w:sz w:val="16"/>
                <w:szCs w:val="16"/>
              </w:rPr>
              <w:t>Hempadur</w:t>
            </w:r>
            <w:proofErr w:type="spellEnd"/>
            <w:r w:rsidRPr="00AF18E0">
              <w:rPr>
                <w:sz w:val="16"/>
                <w:szCs w:val="16"/>
              </w:rPr>
              <w:t xml:space="preserve"> 4588 Series</w:t>
            </w:r>
          </w:p>
          <w:p w14:paraId="547F1C1F" w14:textId="088BDA11" w:rsidR="001D4330" w:rsidRPr="00AF18E0" w:rsidRDefault="00F04592" w:rsidP="00686FC0">
            <w:pPr>
              <w:tabs>
                <w:tab w:val="left" w:pos="215"/>
              </w:tabs>
              <w:autoSpaceDE/>
              <w:autoSpaceDN/>
              <w:adjustRightInd/>
              <w:spacing w:before="40" w:after="40" w:line="200" w:lineRule="exact"/>
              <w:ind w:left="65"/>
              <w:rPr>
                <w:sz w:val="16"/>
                <w:szCs w:val="16"/>
              </w:rPr>
            </w:pPr>
            <w:proofErr w:type="spellStart"/>
            <w:r w:rsidRPr="00AF18E0">
              <w:rPr>
                <w:sz w:val="16"/>
                <w:szCs w:val="16"/>
              </w:rPr>
              <w:t>Hempaprime</w:t>
            </w:r>
            <w:proofErr w:type="spellEnd"/>
            <w:r w:rsidRPr="00AF18E0">
              <w:rPr>
                <w:sz w:val="16"/>
                <w:szCs w:val="16"/>
              </w:rPr>
              <w:t xml:space="preserve"> Multi 500</w:t>
            </w:r>
          </w:p>
        </w:tc>
        <w:tc>
          <w:tcPr>
            <w:tcW w:w="1310" w:type="dxa"/>
            <w:gridSpan w:val="3"/>
            <w:tcBorders>
              <w:top w:val="nil"/>
              <w:left w:val="nil"/>
              <w:bottom w:val="nil"/>
              <w:right w:val="nil"/>
            </w:tcBorders>
            <w:vAlign w:val="center"/>
          </w:tcPr>
          <w:p w14:paraId="3E30C61E" w14:textId="77777777" w:rsidR="00686FC0" w:rsidRPr="00AF18E0" w:rsidRDefault="00686FC0" w:rsidP="00B5460C">
            <w:pPr>
              <w:tabs>
                <w:tab w:val="left" w:pos="140"/>
              </w:tabs>
              <w:autoSpaceDE/>
              <w:autoSpaceDN/>
              <w:adjustRightInd/>
              <w:spacing w:before="40" w:after="40" w:line="200" w:lineRule="exact"/>
              <w:ind w:left="65"/>
              <w:jc w:val="center"/>
              <w:rPr>
                <w:sz w:val="16"/>
                <w:szCs w:val="16"/>
              </w:rPr>
            </w:pPr>
            <w:r w:rsidRPr="00AF18E0">
              <w:rPr>
                <w:sz w:val="16"/>
                <w:szCs w:val="16"/>
              </w:rPr>
              <w:t>220</w:t>
            </w:r>
          </w:p>
          <w:p w14:paraId="2B66AAA7" w14:textId="471F60DF" w:rsidR="00F04592" w:rsidRPr="00AF18E0" w:rsidRDefault="00F04592" w:rsidP="00B5460C">
            <w:pPr>
              <w:tabs>
                <w:tab w:val="left" w:pos="140"/>
              </w:tabs>
              <w:autoSpaceDE/>
              <w:autoSpaceDN/>
              <w:adjustRightInd/>
              <w:spacing w:before="40" w:after="40" w:line="200" w:lineRule="exact"/>
              <w:ind w:left="65"/>
              <w:jc w:val="center"/>
              <w:rPr>
                <w:sz w:val="16"/>
                <w:szCs w:val="16"/>
              </w:rPr>
            </w:pPr>
            <w:r w:rsidRPr="00AF18E0">
              <w:rPr>
                <w:sz w:val="16"/>
                <w:szCs w:val="16"/>
              </w:rPr>
              <w:t>189-190</w:t>
            </w:r>
          </w:p>
        </w:tc>
        <w:tc>
          <w:tcPr>
            <w:tcW w:w="1417" w:type="dxa"/>
            <w:gridSpan w:val="2"/>
            <w:tcBorders>
              <w:top w:val="nil"/>
              <w:left w:val="nil"/>
              <w:bottom w:val="nil"/>
              <w:right w:val="nil"/>
            </w:tcBorders>
            <w:vAlign w:val="center"/>
          </w:tcPr>
          <w:p w14:paraId="1CAD96E5" w14:textId="77777777" w:rsidR="00686FC0" w:rsidRPr="0080497E" w:rsidRDefault="00686FC0" w:rsidP="00686FC0">
            <w:pPr>
              <w:tabs>
                <w:tab w:val="left" w:pos="175"/>
              </w:tabs>
              <w:autoSpaceDE/>
              <w:autoSpaceDN/>
              <w:adjustRightInd/>
              <w:spacing w:before="40" w:after="40" w:line="200" w:lineRule="exact"/>
              <w:ind w:left="65"/>
              <w:jc w:val="center"/>
              <w:rPr>
                <w:sz w:val="16"/>
                <w:szCs w:val="16"/>
              </w:rPr>
            </w:pPr>
            <w:r w:rsidRPr="00E50958">
              <w:rPr>
                <w:sz w:val="16"/>
                <w:szCs w:val="16"/>
                <w:lang w:val="ru-RU"/>
              </w:rPr>
              <w:t>121°C (250°F)</w:t>
            </w:r>
          </w:p>
        </w:tc>
      </w:tr>
      <w:tr w:rsidR="00CF594D" w:rsidRPr="0080497E" w14:paraId="69D6ECFD" w14:textId="77777777" w:rsidTr="00B5460C">
        <w:trPr>
          <w:trHeight w:val="288"/>
        </w:trPr>
        <w:tc>
          <w:tcPr>
            <w:tcW w:w="2268" w:type="dxa"/>
            <w:gridSpan w:val="3"/>
            <w:tcBorders>
              <w:top w:val="nil"/>
              <w:left w:val="nil"/>
              <w:bottom w:val="nil"/>
              <w:right w:val="nil"/>
            </w:tcBorders>
            <w:vAlign w:val="center"/>
          </w:tcPr>
          <w:p w14:paraId="0F7F01E5" w14:textId="77777777" w:rsidR="00CF594D" w:rsidRPr="00284516" w:rsidRDefault="00CF594D" w:rsidP="009D429E">
            <w:pPr>
              <w:autoSpaceDE/>
              <w:autoSpaceDN/>
              <w:adjustRightInd/>
              <w:spacing w:before="0" w:line="240" w:lineRule="auto"/>
              <w:ind w:left="0"/>
              <w:rPr>
                <w:b/>
                <w:color w:val="auto"/>
                <w:sz w:val="16"/>
                <w:szCs w:val="24"/>
                <w:lang w:val="ru-RU"/>
              </w:rPr>
            </w:pPr>
            <w:r w:rsidRPr="00284516">
              <w:rPr>
                <w:b/>
                <w:color w:val="auto"/>
                <w:sz w:val="16"/>
                <w:szCs w:val="24"/>
                <w:lang w:val="ru-RU"/>
              </w:rPr>
              <w:t>Толерантная к поверхности</w:t>
            </w:r>
          </w:p>
        </w:tc>
        <w:tc>
          <w:tcPr>
            <w:tcW w:w="2340" w:type="dxa"/>
            <w:tcBorders>
              <w:top w:val="nil"/>
              <w:left w:val="nil"/>
              <w:bottom w:val="nil"/>
              <w:right w:val="nil"/>
            </w:tcBorders>
            <w:vAlign w:val="center"/>
          </w:tcPr>
          <w:p w14:paraId="167868B7" w14:textId="77777777" w:rsidR="00CF594D" w:rsidRPr="0080497E" w:rsidRDefault="00CF594D" w:rsidP="00D750DA">
            <w:pPr>
              <w:tabs>
                <w:tab w:val="left" w:pos="142"/>
              </w:tabs>
              <w:autoSpaceDE/>
              <w:autoSpaceDN/>
              <w:adjustRightInd/>
              <w:spacing w:before="40" w:after="40" w:line="200" w:lineRule="exact"/>
              <w:ind w:left="0"/>
              <w:rPr>
                <w:sz w:val="16"/>
                <w:szCs w:val="16"/>
              </w:rPr>
            </w:pPr>
            <w:r w:rsidRPr="0080497E">
              <w:rPr>
                <w:sz w:val="16"/>
                <w:szCs w:val="16"/>
              </w:rPr>
              <w:t>International</w:t>
            </w:r>
          </w:p>
        </w:tc>
        <w:tc>
          <w:tcPr>
            <w:tcW w:w="2412" w:type="dxa"/>
            <w:gridSpan w:val="4"/>
            <w:tcBorders>
              <w:top w:val="nil"/>
              <w:left w:val="nil"/>
              <w:bottom w:val="nil"/>
              <w:right w:val="nil"/>
            </w:tcBorders>
            <w:vAlign w:val="center"/>
          </w:tcPr>
          <w:p w14:paraId="2455E2A3" w14:textId="11E00ECE" w:rsidR="00CF594D" w:rsidRPr="00AF18E0" w:rsidRDefault="00CF594D" w:rsidP="00686FC0">
            <w:pPr>
              <w:tabs>
                <w:tab w:val="left" w:pos="215"/>
              </w:tabs>
              <w:autoSpaceDE/>
              <w:autoSpaceDN/>
              <w:adjustRightInd/>
              <w:spacing w:before="40" w:after="40" w:line="200" w:lineRule="exact"/>
              <w:ind w:left="65"/>
              <w:rPr>
                <w:sz w:val="16"/>
                <w:szCs w:val="16"/>
                <w:lang w:val="ru-RU"/>
              </w:rPr>
            </w:pPr>
            <w:proofErr w:type="spellStart"/>
            <w:r w:rsidRPr="00AF18E0">
              <w:rPr>
                <w:sz w:val="16"/>
                <w:szCs w:val="16"/>
              </w:rPr>
              <w:t>Interseal</w:t>
            </w:r>
            <w:proofErr w:type="spellEnd"/>
            <w:r w:rsidRPr="00AF18E0">
              <w:rPr>
                <w:sz w:val="16"/>
                <w:szCs w:val="16"/>
              </w:rPr>
              <w:t xml:space="preserve"> 670 HS</w:t>
            </w:r>
          </w:p>
        </w:tc>
        <w:tc>
          <w:tcPr>
            <w:tcW w:w="1310" w:type="dxa"/>
            <w:gridSpan w:val="3"/>
            <w:tcBorders>
              <w:top w:val="nil"/>
              <w:left w:val="nil"/>
              <w:bottom w:val="nil"/>
              <w:right w:val="nil"/>
            </w:tcBorders>
            <w:vAlign w:val="center"/>
          </w:tcPr>
          <w:p w14:paraId="0DE45CDC" w14:textId="77777777" w:rsidR="00CF594D" w:rsidRPr="00AF18E0" w:rsidRDefault="00CF594D" w:rsidP="00B5460C">
            <w:pPr>
              <w:tabs>
                <w:tab w:val="left" w:pos="140"/>
              </w:tabs>
              <w:autoSpaceDE/>
              <w:autoSpaceDN/>
              <w:adjustRightInd/>
              <w:spacing w:before="40" w:after="40" w:line="200" w:lineRule="exact"/>
              <w:ind w:left="65"/>
              <w:jc w:val="center"/>
              <w:rPr>
                <w:sz w:val="16"/>
                <w:szCs w:val="16"/>
              </w:rPr>
            </w:pPr>
            <w:r w:rsidRPr="00AF18E0">
              <w:rPr>
                <w:sz w:val="16"/>
                <w:szCs w:val="16"/>
              </w:rPr>
              <w:t>240</w:t>
            </w:r>
          </w:p>
        </w:tc>
        <w:tc>
          <w:tcPr>
            <w:tcW w:w="1417" w:type="dxa"/>
            <w:gridSpan w:val="2"/>
            <w:tcBorders>
              <w:top w:val="nil"/>
              <w:left w:val="nil"/>
              <w:bottom w:val="nil"/>
              <w:right w:val="nil"/>
            </w:tcBorders>
            <w:vAlign w:val="center"/>
          </w:tcPr>
          <w:p w14:paraId="0CCB2F01" w14:textId="77777777" w:rsidR="00CF594D" w:rsidRPr="0080497E" w:rsidRDefault="00CF594D" w:rsidP="00686FC0">
            <w:pPr>
              <w:tabs>
                <w:tab w:val="left" w:pos="175"/>
              </w:tabs>
              <w:autoSpaceDE/>
              <w:autoSpaceDN/>
              <w:adjustRightInd/>
              <w:spacing w:before="40" w:after="40" w:line="200" w:lineRule="exact"/>
              <w:ind w:left="65"/>
              <w:jc w:val="center"/>
              <w:rPr>
                <w:sz w:val="16"/>
                <w:szCs w:val="16"/>
              </w:rPr>
            </w:pPr>
            <w:r w:rsidRPr="00E50958">
              <w:rPr>
                <w:sz w:val="16"/>
                <w:szCs w:val="16"/>
                <w:lang w:val="ru-RU"/>
              </w:rPr>
              <w:t>121°C (250°F)</w:t>
            </w:r>
          </w:p>
        </w:tc>
      </w:tr>
      <w:tr w:rsidR="00CF594D" w:rsidRPr="0080497E" w14:paraId="4BF3E360" w14:textId="77777777" w:rsidTr="00B5460C">
        <w:trPr>
          <w:trHeight w:val="288"/>
        </w:trPr>
        <w:tc>
          <w:tcPr>
            <w:tcW w:w="2268" w:type="dxa"/>
            <w:gridSpan w:val="3"/>
            <w:tcBorders>
              <w:top w:val="nil"/>
              <w:left w:val="nil"/>
              <w:bottom w:val="nil"/>
              <w:right w:val="nil"/>
            </w:tcBorders>
            <w:vAlign w:val="center"/>
          </w:tcPr>
          <w:p w14:paraId="52E82542" w14:textId="77777777" w:rsidR="00CF594D" w:rsidRPr="00D750DA" w:rsidRDefault="00CF594D" w:rsidP="00686FC0">
            <w:pPr>
              <w:autoSpaceDE/>
              <w:autoSpaceDN/>
              <w:adjustRightInd/>
              <w:spacing w:before="40" w:after="40" w:line="200" w:lineRule="exact"/>
              <w:ind w:left="0"/>
              <w:rPr>
                <w:b/>
                <w:bCs/>
                <w:sz w:val="16"/>
                <w:szCs w:val="18"/>
                <w:lang w:val="ru-RU"/>
              </w:rPr>
            </w:pPr>
          </w:p>
        </w:tc>
        <w:tc>
          <w:tcPr>
            <w:tcW w:w="2340" w:type="dxa"/>
            <w:tcBorders>
              <w:top w:val="nil"/>
              <w:left w:val="nil"/>
              <w:bottom w:val="nil"/>
              <w:right w:val="nil"/>
            </w:tcBorders>
            <w:vAlign w:val="center"/>
          </w:tcPr>
          <w:p w14:paraId="2EEA2E38" w14:textId="77777777" w:rsidR="00CF594D" w:rsidRPr="0080497E" w:rsidRDefault="00CF594D" w:rsidP="00D750DA">
            <w:pPr>
              <w:tabs>
                <w:tab w:val="left" w:pos="142"/>
              </w:tabs>
              <w:autoSpaceDE/>
              <w:autoSpaceDN/>
              <w:adjustRightInd/>
              <w:spacing w:before="40" w:after="40" w:line="200" w:lineRule="exact"/>
              <w:ind w:left="0"/>
              <w:rPr>
                <w:sz w:val="16"/>
                <w:szCs w:val="16"/>
              </w:rPr>
            </w:pPr>
            <w:r w:rsidRPr="0080497E">
              <w:rPr>
                <w:sz w:val="16"/>
                <w:szCs w:val="16"/>
              </w:rPr>
              <w:t>Jotun Paints</w:t>
            </w:r>
          </w:p>
        </w:tc>
        <w:tc>
          <w:tcPr>
            <w:tcW w:w="2412" w:type="dxa"/>
            <w:gridSpan w:val="4"/>
            <w:tcBorders>
              <w:top w:val="nil"/>
              <w:left w:val="nil"/>
              <w:bottom w:val="nil"/>
              <w:right w:val="nil"/>
            </w:tcBorders>
            <w:vAlign w:val="center"/>
          </w:tcPr>
          <w:p w14:paraId="223B206F" w14:textId="77777777" w:rsidR="00CF594D" w:rsidRPr="00AF18E0" w:rsidRDefault="00CF594D" w:rsidP="00686FC0">
            <w:pPr>
              <w:tabs>
                <w:tab w:val="left" w:pos="215"/>
              </w:tabs>
              <w:autoSpaceDE/>
              <w:autoSpaceDN/>
              <w:adjustRightInd/>
              <w:spacing w:before="40" w:after="40" w:line="200" w:lineRule="exact"/>
              <w:ind w:left="65"/>
              <w:rPr>
                <w:sz w:val="16"/>
                <w:szCs w:val="16"/>
              </w:rPr>
            </w:pPr>
            <w:proofErr w:type="spellStart"/>
            <w:r w:rsidRPr="00AF18E0">
              <w:rPr>
                <w:sz w:val="16"/>
                <w:szCs w:val="16"/>
              </w:rPr>
              <w:t>Jotamastic</w:t>
            </w:r>
            <w:proofErr w:type="spellEnd"/>
            <w:r w:rsidRPr="00AF18E0">
              <w:rPr>
                <w:sz w:val="16"/>
                <w:szCs w:val="16"/>
              </w:rPr>
              <w:t xml:space="preserve"> 80</w:t>
            </w:r>
            <w:r w:rsidR="00C42CD9" w:rsidRPr="00AF18E0">
              <w:rPr>
                <w:sz w:val="16"/>
                <w:szCs w:val="16"/>
              </w:rPr>
              <w:t xml:space="preserve"> Series</w:t>
            </w:r>
          </w:p>
          <w:p w14:paraId="68FBDAA1" w14:textId="5A57F97D" w:rsidR="00C42CD9" w:rsidRPr="00AF18E0" w:rsidRDefault="00C42CD9" w:rsidP="00686FC0">
            <w:pPr>
              <w:tabs>
                <w:tab w:val="left" w:pos="215"/>
              </w:tabs>
              <w:autoSpaceDE/>
              <w:autoSpaceDN/>
              <w:adjustRightInd/>
              <w:spacing w:before="40" w:after="40" w:line="200" w:lineRule="exact"/>
              <w:ind w:left="65"/>
              <w:rPr>
                <w:sz w:val="16"/>
                <w:szCs w:val="16"/>
              </w:rPr>
            </w:pPr>
            <w:proofErr w:type="spellStart"/>
            <w:r w:rsidRPr="00AF18E0">
              <w:rPr>
                <w:sz w:val="16"/>
                <w:szCs w:val="16"/>
              </w:rPr>
              <w:t>Jotamastic</w:t>
            </w:r>
            <w:proofErr w:type="spellEnd"/>
            <w:r w:rsidRPr="00AF18E0">
              <w:rPr>
                <w:sz w:val="16"/>
                <w:szCs w:val="16"/>
              </w:rPr>
              <w:t xml:space="preserve"> 90</w:t>
            </w:r>
          </w:p>
        </w:tc>
        <w:tc>
          <w:tcPr>
            <w:tcW w:w="1310" w:type="dxa"/>
            <w:gridSpan w:val="3"/>
            <w:tcBorders>
              <w:top w:val="nil"/>
              <w:left w:val="nil"/>
              <w:bottom w:val="nil"/>
              <w:right w:val="nil"/>
            </w:tcBorders>
            <w:vAlign w:val="center"/>
          </w:tcPr>
          <w:p w14:paraId="1DA57F7C" w14:textId="41799C1D" w:rsidR="00CF594D" w:rsidRPr="00AF18E0" w:rsidRDefault="00CF594D" w:rsidP="00B5460C">
            <w:pPr>
              <w:tabs>
                <w:tab w:val="left" w:pos="140"/>
              </w:tabs>
              <w:autoSpaceDE/>
              <w:autoSpaceDN/>
              <w:adjustRightInd/>
              <w:spacing w:before="40" w:after="40" w:line="200" w:lineRule="exact"/>
              <w:ind w:left="65"/>
              <w:jc w:val="center"/>
              <w:rPr>
                <w:sz w:val="16"/>
                <w:szCs w:val="16"/>
              </w:rPr>
            </w:pPr>
            <w:r w:rsidRPr="00AF18E0">
              <w:rPr>
                <w:sz w:val="16"/>
                <w:szCs w:val="16"/>
              </w:rPr>
              <w:t>145</w:t>
            </w:r>
            <w:r w:rsidR="00F84BDF" w:rsidRPr="00AF18E0">
              <w:rPr>
                <w:sz w:val="16"/>
                <w:szCs w:val="16"/>
              </w:rPr>
              <w:t>-270</w:t>
            </w:r>
          </w:p>
          <w:p w14:paraId="20FF4CD9" w14:textId="4D068EB6" w:rsidR="00F84BDF" w:rsidRPr="00AF18E0" w:rsidRDefault="00F84BDF" w:rsidP="00B5460C">
            <w:pPr>
              <w:tabs>
                <w:tab w:val="left" w:pos="140"/>
              </w:tabs>
              <w:autoSpaceDE/>
              <w:autoSpaceDN/>
              <w:adjustRightInd/>
              <w:spacing w:before="40" w:after="40" w:line="200" w:lineRule="exact"/>
              <w:ind w:left="65"/>
              <w:jc w:val="center"/>
              <w:rPr>
                <w:sz w:val="16"/>
                <w:szCs w:val="16"/>
              </w:rPr>
            </w:pPr>
            <w:r w:rsidRPr="00AF18E0">
              <w:rPr>
                <w:sz w:val="16"/>
                <w:szCs w:val="16"/>
              </w:rPr>
              <w:t>240-270</w:t>
            </w:r>
          </w:p>
        </w:tc>
        <w:tc>
          <w:tcPr>
            <w:tcW w:w="1417" w:type="dxa"/>
            <w:gridSpan w:val="2"/>
            <w:tcBorders>
              <w:top w:val="nil"/>
              <w:left w:val="nil"/>
              <w:bottom w:val="nil"/>
              <w:right w:val="nil"/>
            </w:tcBorders>
            <w:vAlign w:val="center"/>
          </w:tcPr>
          <w:p w14:paraId="7D33EC0E" w14:textId="77777777" w:rsidR="00CF594D" w:rsidRPr="0080497E" w:rsidRDefault="00CF594D" w:rsidP="00686FC0">
            <w:pPr>
              <w:tabs>
                <w:tab w:val="left" w:pos="175"/>
              </w:tabs>
              <w:autoSpaceDE/>
              <w:autoSpaceDN/>
              <w:adjustRightInd/>
              <w:spacing w:before="40" w:after="40" w:line="200" w:lineRule="exact"/>
              <w:ind w:left="65"/>
              <w:jc w:val="center"/>
              <w:rPr>
                <w:sz w:val="16"/>
                <w:szCs w:val="16"/>
              </w:rPr>
            </w:pPr>
            <w:r w:rsidRPr="00E50958">
              <w:rPr>
                <w:sz w:val="16"/>
                <w:szCs w:val="16"/>
                <w:lang w:val="ru-RU"/>
              </w:rPr>
              <w:t>121°C (250°F)</w:t>
            </w:r>
          </w:p>
        </w:tc>
      </w:tr>
      <w:tr w:rsidR="00796920" w:rsidRPr="0080497E" w14:paraId="43F9C7B9" w14:textId="77777777" w:rsidTr="00B5460C">
        <w:trPr>
          <w:trHeight w:val="288"/>
        </w:trPr>
        <w:tc>
          <w:tcPr>
            <w:tcW w:w="2268" w:type="dxa"/>
            <w:gridSpan w:val="3"/>
            <w:vMerge w:val="restart"/>
            <w:tcBorders>
              <w:top w:val="nil"/>
              <w:left w:val="nil"/>
              <w:right w:val="nil"/>
            </w:tcBorders>
            <w:vAlign w:val="center"/>
          </w:tcPr>
          <w:p w14:paraId="6D5A402C" w14:textId="1C0660B4" w:rsidR="00796920" w:rsidRPr="00712439" w:rsidRDefault="00796920" w:rsidP="00686FC0">
            <w:pPr>
              <w:autoSpaceDE/>
              <w:autoSpaceDN/>
              <w:adjustRightInd/>
              <w:spacing w:before="40" w:after="4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340" w:type="dxa"/>
            <w:tcBorders>
              <w:top w:val="nil"/>
              <w:left w:val="nil"/>
              <w:bottom w:val="nil"/>
              <w:right w:val="nil"/>
            </w:tcBorders>
            <w:vAlign w:val="center"/>
          </w:tcPr>
          <w:p w14:paraId="3A5CC6E1" w14:textId="77777777" w:rsidR="00796920" w:rsidRPr="0080497E" w:rsidRDefault="00796920" w:rsidP="00D750DA">
            <w:pPr>
              <w:tabs>
                <w:tab w:val="left" w:pos="142"/>
              </w:tabs>
              <w:autoSpaceDE/>
              <w:autoSpaceDN/>
              <w:adjustRightInd/>
              <w:spacing w:before="40" w:after="40" w:line="240" w:lineRule="auto"/>
              <w:ind w:left="0"/>
              <w:rPr>
                <w:sz w:val="16"/>
                <w:szCs w:val="16"/>
              </w:rPr>
            </w:pPr>
            <w:r w:rsidRPr="0080497E">
              <w:rPr>
                <w:sz w:val="16"/>
                <w:szCs w:val="16"/>
              </w:rPr>
              <w:t>PPG</w:t>
            </w:r>
          </w:p>
        </w:tc>
        <w:tc>
          <w:tcPr>
            <w:tcW w:w="2412" w:type="dxa"/>
            <w:gridSpan w:val="4"/>
            <w:tcBorders>
              <w:top w:val="nil"/>
              <w:left w:val="nil"/>
              <w:bottom w:val="nil"/>
              <w:right w:val="nil"/>
            </w:tcBorders>
            <w:vAlign w:val="center"/>
          </w:tcPr>
          <w:p w14:paraId="144678FD" w14:textId="77777777" w:rsidR="00796920" w:rsidRPr="00AF18E0" w:rsidRDefault="00796920" w:rsidP="00686FC0">
            <w:pPr>
              <w:tabs>
                <w:tab w:val="left" w:pos="215"/>
              </w:tabs>
              <w:autoSpaceDE/>
              <w:autoSpaceDN/>
              <w:adjustRightInd/>
              <w:spacing w:before="40" w:after="40" w:line="240" w:lineRule="auto"/>
              <w:ind w:left="65"/>
              <w:rPr>
                <w:sz w:val="16"/>
                <w:szCs w:val="16"/>
              </w:rPr>
            </w:pPr>
            <w:proofErr w:type="spellStart"/>
            <w:r w:rsidRPr="00AF18E0">
              <w:rPr>
                <w:sz w:val="16"/>
                <w:szCs w:val="16"/>
              </w:rPr>
              <w:t>Amercoat</w:t>
            </w:r>
            <w:proofErr w:type="spellEnd"/>
            <w:r w:rsidRPr="00AF18E0">
              <w:rPr>
                <w:sz w:val="16"/>
                <w:szCs w:val="16"/>
              </w:rPr>
              <w:t xml:space="preserve"> 240 or </w:t>
            </w:r>
            <w:proofErr w:type="spellStart"/>
            <w:r w:rsidRPr="00AF18E0">
              <w:rPr>
                <w:sz w:val="16"/>
                <w:szCs w:val="16"/>
              </w:rPr>
              <w:t>Sigmacover</w:t>
            </w:r>
            <w:proofErr w:type="spellEnd"/>
            <w:r w:rsidRPr="00AF18E0">
              <w:rPr>
                <w:sz w:val="16"/>
                <w:szCs w:val="16"/>
              </w:rPr>
              <w:t xml:space="preserve"> 240</w:t>
            </w:r>
          </w:p>
        </w:tc>
        <w:tc>
          <w:tcPr>
            <w:tcW w:w="1310" w:type="dxa"/>
            <w:gridSpan w:val="3"/>
            <w:tcBorders>
              <w:top w:val="nil"/>
              <w:left w:val="nil"/>
              <w:bottom w:val="nil"/>
              <w:right w:val="nil"/>
            </w:tcBorders>
            <w:vAlign w:val="center"/>
          </w:tcPr>
          <w:p w14:paraId="6E9C2DD1" w14:textId="77777777" w:rsidR="00796920" w:rsidRPr="00AF18E0" w:rsidRDefault="00796920" w:rsidP="00B5460C">
            <w:pPr>
              <w:tabs>
                <w:tab w:val="left" w:pos="140"/>
              </w:tabs>
              <w:autoSpaceDE/>
              <w:autoSpaceDN/>
              <w:adjustRightInd/>
              <w:spacing w:before="40" w:after="40" w:line="240" w:lineRule="auto"/>
              <w:ind w:left="65"/>
              <w:jc w:val="center"/>
              <w:rPr>
                <w:sz w:val="16"/>
                <w:szCs w:val="16"/>
              </w:rPr>
            </w:pPr>
            <w:r w:rsidRPr="00AF18E0">
              <w:rPr>
                <w:sz w:val="16"/>
                <w:szCs w:val="16"/>
              </w:rPr>
              <w:t>153</w:t>
            </w:r>
          </w:p>
        </w:tc>
        <w:tc>
          <w:tcPr>
            <w:tcW w:w="1417" w:type="dxa"/>
            <w:gridSpan w:val="2"/>
            <w:tcBorders>
              <w:top w:val="nil"/>
              <w:left w:val="nil"/>
              <w:bottom w:val="nil"/>
              <w:right w:val="nil"/>
            </w:tcBorders>
            <w:vAlign w:val="center"/>
          </w:tcPr>
          <w:p w14:paraId="789695B2" w14:textId="77777777" w:rsidR="00796920" w:rsidRPr="0080497E" w:rsidRDefault="00796920" w:rsidP="00686FC0">
            <w:pPr>
              <w:tabs>
                <w:tab w:val="left" w:pos="175"/>
              </w:tabs>
              <w:autoSpaceDE/>
              <w:autoSpaceDN/>
              <w:adjustRightInd/>
              <w:spacing w:before="40" w:after="40" w:line="240" w:lineRule="auto"/>
              <w:ind w:left="65"/>
              <w:jc w:val="center"/>
              <w:rPr>
                <w:sz w:val="16"/>
                <w:szCs w:val="16"/>
              </w:rPr>
            </w:pPr>
            <w:r w:rsidRPr="00E50958">
              <w:rPr>
                <w:sz w:val="16"/>
                <w:szCs w:val="16"/>
                <w:lang w:val="ru-RU"/>
              </w:rPr>
              <w:t>121°C (250°F)</w:t>
            </w:r>
          </w:p>
        </w:tc>
      </w:tr>
      <w:tr w:rsidR="00796920" w:rsidRPr="0080497E" w14:paraId="7E93393D" w14:textId="77777777" w:rsidTr="00B5460C">
        <w:trPr>
          <w:trHeight w:val="288"/>
        </w:trPr>
        <w:tc>
          <w:tcPr>
            <w:tcW w:w="2268" w:type="dxa"/>
            <w:gridSpan w:val="3"/>
            <w:vMerge/>
            <w:tcBorders>
              <w:left w:val="nil"/>
              <w:bottom w:val="nil"/>
              <w:right w:val="nil"/>
            </w:tcBorders>
            <w:vAlign w:val="center"/>
          </w:tcPr>
          <w:p w14:paraId="606FDA00" w14:textId="77777777" w:rsidR="00796920" w:rsidRPr="0080497E" w:rsidRDefault="00796920" w:rsidP="00686FC0">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3E0B0B04" w14:textId="77777777" w:rsidR="00796920" w:rsidRPr="0080497E" w:rsidRDefault="00796920" w:rsidP="00D750DA">
            <w:pPr>
              <w:tabs>
                <w:tab w:val="left" w:pos="142"/>
              </w:tabs>
              <w:autoSpaceDE/>
              <w:autoSpaceDN/>
              <w:adjustRightInd/>
              <w:spacing w:before="40" w:after="40" w:line="240" w:lineRule="auto"/>
              <w:ind w:left="0"/>
              <w:rPr>
                <w:sz w:val="16"/>
                <w:szCs w:val="16"/>
              </w:rPr>
            </w:pPr>
            <w:r w:rsidRPr="0080497E">
              <w:rPr>
                <w:sz w:val="16"/>
                <w:szCs w:val="16"/>
              </w:rPr>
              <w:t>Sherwin Williams</w:t>
            </w:r>
          </w:p>
        </w:tc>
        <w:tc>
          <w:tcPr>
            <w:tcW w:w="2412" w:type="dxa"/>
            <w:gridSpan w:val="4"/>
            <w:tcBorders>
              <w:top w:val="nil"/>
              <w:left w:val="nil"/>
              <w:bottom w:val="nil"/>
              <w:right w:val="nil"/>
            </w:tcBorders>
            <w:vAlign w:val="center"/>
          </w:tcPr>
          <w:p w14:paraId="48B26A33" w14:textId="77777777" w:rsidR="00796920" w:rsidRPr="00AF18E0" w:rsidRDefault="00796920" w:rsidP="00686FC0">
            <w:pPr>
              <w:tabs>
                <w:tab w:val="left" w:pos="215"/>
              </w:tabs>
              <w:autoSpaceDE/>
              <w:autoSpaceDN/>
              <w:adjustRightInd/>
              <w:spacing w:before="40" w:after="40" w:line="240" w:lineRule="auto"/>
              <w:ind w:left="65"/>
              <w:rPr>
                <w:sz w:val="16"/>
                <w:szCs w:val="16"/>
              </w:rPr>
            </w:pPr>
            <w:proofErr w:type="spellStart"/>
            <w:r w:rsidRPr="00AF18E0">
              <w:rPr>
                <w:sz w:val="16"/>
                <w:szCs w:val="16"/>
              </w:rPr>
              <w:t>Macropoxy</w:t>
            </w:r>
            <w:proofErr w:type="spellEnd"/>
            <w:r w:rsidRPr="00AF18E0">
              <w:rPr>
                <w:sz w:val="16"/>
                <w:szCs w:val="16"/>
              </w:rPr>
              <w:t xml:space="preserve"> 646 Series or Epoxy Mastic Aluminum II</w:t>
            </w:r>
          </w:p>
        </w:tc>
        <w:tc>
          <w:tcPr>
            <w:tcW w:w="1310" w:type="dxa"/>
            <w:gridSpan w:val="3"/>
            <w:tcBorders>
              <w:top w:val="nil"/>
              <w:left w:val="nil"/>
              <w:bottom w:val="nil"/>
              <w:right w:val="nil"/>
            </w:tcBorders>
            <w:vAlign w:val="center"/>
          </w:tcPr>
          <w:p w14:paraId="7FA106E2" w14:textId="50932E7E" w:rsidR="00796920" w:rsidRPr="00AF18E0" w:rsidRDefault="00796920" w:rsidP="00B5460C">
            <w:pPr>
              <w:tabs>
                <w:tab w:val="left" w:pos="140"/>
              </w:tabs>
              <w:autoSpaceDE/>
              <w:autoSpaceDN/>
              <w:adjustRightInd/>
              <w:spacing w:before="40" w:after="40" w:line="240" w:lineRule="auto"/>
              <w:ind w:left="65"/>
              <w:jc w:val="center"/>
              <w:rPr>
                <w:sz w:val="16"/>
                <w:szCs w:val="16"/>
              </w:rPr>
            </w:pPr>
            <w:r w:rsidRPr="00AF18E0">
              <w:rPr>
                <w:sz w:val="16"/>
                <w:szCs w:val="16"/>
              </w:rPr>
              <w:t>100–250</w:t>
            </w:r>
          </w:p>
        </w:tc>
        <w:tc>
          <w:tcPr>
            <w:tcW w:w="1417" w:type="dxa"/>
            <w:gridSpan w:val="2"/>
            <w:tcBorders>
              <w:top w:val="nil"/>
              <w:left w:val="nil"/>
              <w:bottom w:val="nil"/>
              <w:right w:val="nil"/>
            </w:tcBorders>
            <w:vAlign w:val="center"/>
          </w:tcPr>
          <w:p w14:paraId="5F91FC91" w14:textId="77777777" w:rsidR="00796920" w:rsidRPr="0080497E" w:rsidRDefault="00796920" w:rsidP="00686FC0">
            <w:pPr>
              <w:tabs>
                <w:tab w:val="left" w:pos="175"/>
              </w:tabs>
              <w:autoSpaceDE/>
              <w:autoSpaceDN/>
              <w:adjustRightInd/>
              <w:spacing w:before="40" w:after="40" w:line="240" w:lineRule="auto"/>
              <w:ind w:left="65"/>
              <w:jc w:val="center"/>
              <w:rPr>
                <w:sz w:val="16"/>
                <w:szCs w:val="16"/>
              </w:rPr>
            </w:pPr>
            <w:r w:rsidRPr="00E50958">
              <w:rPr>
                <w:sz w:val="16"/>
                <w:szCs w:val="16"/>
                <w:lang w:val="ru-RU"/>
              </w:rPr>
              <w:t>121°C (250°F)</w:t>
            </w:r>
          </w:p>
        </w:tc>
      </w:tr>
      <w:tr w:rsidR="003F46E3" w:rsidRPr="0080497E" w14:paraId="5342380D" w14:textId="77777777" w:rsidTr="00B5460C">
        <w:trPr>
          <w:trHeight w:val="288"/>
        </w:trPr>
        <w:tc>
          <w:tcPr>
            <w:tcW w:w="2268" w:type="dxa"/>
            <w:gridSpan w:val="3"/>
            <w:tcBorders>
              <w:top w:val="nil"/>
              <w:left w:val="nil"/>
              <w:bottom w:val="nil"/>
              <w:right w:val="nil"/>
            </w:tcBorders>
            <w:vAlign w:val="center"/>
          </w:tcPr>
          <w:p w14:paraId="7107CEF2" w14:textId="77777777" w:rsidR="003F46E3" w:rsidRPr="0080497E" w:rsidRDefault="003F46E3" w:rsidP="003F46E3">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539B086F" w14:textId="77777777" w:rsidR="003F46E3" w:rsidRPr="0080497E" w:rsidRDefault="003F46E3" w:rsidP="003F46E3">
            <w:pPr>
              <w:tabs>
                <w:tab w:val="left" w:pos="142"/>
              </w:tabs>
              <w:autoSpaceDE/>
              <w:autoSpaceDN/>
              <w:adjustRightInd/>
              <w:spacing w:before="40" w:after="40" w:line="240" w:lineRule="auto"/>
              <w:ind w:left="0"/>
              <w:rPr>
                <w:sz w:val="16"/>
                <w:szCs w:val="16"/>
              </w:rPr>
            </w:pPr>
            <w:r w:rsidRPr="0080497E">
              <w:rPr>
                <w:sz w:val="16"/>
                <w:szCs w:val="16"/>
              </w:rPr>
              <w:t>Tnemec</w:t>
            </w:r>
          </w:p>
        </w:tc>
        <w:tc>
          <w:tcPr>
            <w:tcW w:w="2412" w:type="dxa"/>
            <w:gridSpan w:val="4"/>
            <w:tcBorders>
              <w:top w:val="nil"/>
              <w:left w:val="nil"/>
              <w:bottom w:val="nil"/>
              <w:right w:val="nil"/>
            </w:tcBorders>
            <w:vAlign w:val="center"/>
          </w:tcPr>
          <w:p w14:paraId="7D9F612A" w14:textId="77777777" w:rsidR="003F46E3" w:rsidRPr="00AF18E0" w:rsidRDefault="003F46E3" w:rsidP="003F46E3">
            <w:pPr>
              <w:tabs>
                <w:tab w:val="left" w:pos="215"/>
              </w:tabs>
              <w:autoSpaceDE/>
              <w:autoSpaceDN/>
              <w:adjustRightInd/>
              <w:spacing w:before="40" w:after="40" w:line="240" w:lineRule="auto"/>
              <w:ind w:left="65"/>
              <w:rPr>
                <w:sz w:val="16"/>
                <w:szCs w:val="16"/>
              </w:rPr>
            </w:pPr>
            <w:r w:rsidRPr="00AF18E0">
              <w:rPr>
                <w:sz w:val="16"/>
                <w:szCs w:val="16"/>
              </w:rPr>
              <w:t xml:space="preserve">Series 135 </w:t>
            </w:r>
            <w:proofErr w:type="spellStart"/>
            <w:r w:rsidRPr="00AF18E0">
              <w:rPr>
                <w:sz w:val="16"/>
                <w:szCs w:val="16"/>
              </w:rPr>
              <w:t>Chembuild</w:t>
            </w:r>
            <w:proofErr w:type="spellEnd"/>
          </w:p>
        </w:tc>
        <w:tc>
          <w:tcPr>
            <w:tcW w:w="1310" w:type="dxa"/>
            <w:gridSpan w:val="3"/>
            <w:tcBorders>
              <w:top w:val="nil"/>
              <w:left w:val="nil"/>
              <w:bottom w:val="nil"/>
              <w:right w:val="nil"/>
            </w:tcBorders>
            <w:vAlign w:val="center"/>
          </w:tcPr>
          <w:p w14:paraId="665F761A" w14:textId="77777777" w:rsidR="003F46E3" w:rsidRPr="00AF18E0" w:rsidRDefault="003F46E3" w:rsidP="00B5460C">
            <w:pPr>
              <w:tabs>
                <w:tab w:val="left" w:pos="140"/>
              </w:tabs>
              <w:autoSpaceDE/>
              <w:autoSpaceDN/>
              <w:adjustRightInd/>
              <w:spacing w:before="40" w:after="40" w:line="240" w:lineRule="auto"/>
              <w:ind w:left="65"/>
              <w:jc w:val="center"/>
              <w:rPr>
                <w:sz w:val="16"/>
                <w:szCs w:val="16"/>
              </w:rPr>
            </w:pPr>
            <w:r w:rsidRPr="00AF18E0">
              <w:rPr>
                <w:sz w:val="16"/>
                <w:szCs w:val="16"/>
              </w:rPr>
              <w:t>86</w:t>
            </w:r>
          </w:p>
        </w:tc>
        <w:tc>
          <w:tcPr>
            <w:tcW w:w="1417" w:type="dxa"/>
            <w:gridSpan w:val="2"/>
            <w:tcBorders>
              <w:top w:val="nil"/>
              <w:left w:val="nil"/>
              <w:bottom w:val="nil"/>
              <w:right w:val="nil"/>
            </w:tcBorders>
            <w:vAlign w:val="center"/>
          </w:tcPr>
          <w:p w14:paraId="7742A85F" w14:textId="77777777" w:rsidR="003F46E3" w:rsidRPr="0080497E" w:rsidRDefault="003F46E3" w:rsidP="003F46E3">
            <w:pPr>
              <w:tabs>
                <w:tab w:val="left" w:pos="175"/>
              </w:tabs>
              <w:autoSpaceDE/>
              <w:autoSpaceDN/>
              <w:adjustRightInd/>
              <w:spacing w:before="40" w:after="40" w:line="240" w:lineRule="auto"/>
              <w:ind w:left="65"/>
              <w:jc w:val="center"/>
              <w:rPr>
                <w:sz w:val="16"/>
                <w:szCs w:val="16"/>
              </w:rPr>
            </w:pPr>
            <w:r w:rsidRPr="00E50958">
              <w:rPr>
                <w:sz w:val="16"/>
                <w:szCs w:val="16"/>
                <w:lang w:val="ru-RU"/>
              </w:rPr>
              <w:t>121°C (250°F)</w:t>
            </w:r>
          </w:p>
        </w:tc>
      </w:tr>
      <w:tr w:rsidR="003F46E3" w:rsidRPr="00AB0391" w14:paraId="2CAA73C7" w14:textId="77777777" w:rsidTr="00796920">
        <w:trPr>
          <w:trHeight w:val="288"/>
        </w:trPr>
        <w:tc>
          <w:tcPr>
            <w:tcW w:w="9747" w:type="dxa"/>
            <w:gridSpan w:val="13"/>
            <w:tcBorders>
              <w:top w:val="nil"/>
              <w:left w:val="nil"/>
              <w:bottom w:val="nil"/>
              <w:right w:val="nil"/>
            </w:tcBorders>
            <w:vAlign w:val="center"/>
          </w:tcPr>
          <w:p w14:paraId="2E6D2829" w14:textId="77777777" w:rsidR="003F46E3" w:rsidRPr="00AF18E0" w:rsidRDefault="003F46E3" w:rsidP="00B5460C">
            <w:pPr>
              <w:autoSpaceDE/>
              <w:autoSpaceDN/>
              <w:adjustRightInd/>
              <w:spacing w:before="40" w:after="40" w:line="200" w:lineRule="exact"/>
              <w:ind w:left="65"/>
              <w:jc w:val="center"/>
              <w:rPr>
                <w:sz w:val="16"/>
                <w:szCs w:val="16"/>
                <w:lang w:val="ru-RU"/>
              </w:rPr>
            </w:pPr>
            <w:r w:rsidRPr="00AF18E0">
              <w:rPr>
                <w:i/>
                <w:color w:val="auto"/>
                <w:sz w:val="14"/>
                <w:szCs w:val="24"/>
                <w:lang w:val="ru-RU"/>
              </w:rPr>
              <w:t>Представлено в нескольких цветах. В случае если алюминиевый цвет является приемлемым, допускается, в целях повышения эксплуатационных характеристик, использовать наполненную алюминием эпоксидную мастику (толерантный к поверхности грунт), Система 2.15.1.</w:t>
            </w:r>
          </w:p>
        </w:tc>
      </w:tr>
      <w:tr w:rsidR="00796920" w:rsidRPr="0080497E" w14:paraId="0388FA7A" w14:textId="77777777" w:rsidTr="00B5460C">
        <w:trPr>
          <w:trHeight w:val="288"/>
        </w:trPr>
        <w:tc>
          <w:tcPr>
            <w:tcW w:w="2268" w:type="dxa"/>
            <w:gridSpan w:val="3"/>
            <w:vMerge w:val="restart"/>
            <w:tcBorders>
              <w:top w:val="single" w:sz="12" w:space="0" w:color="auto"/>
              <w:left w:val="nil"/>
              <w:right w:val="nil"/>
            </w:tcBorders>
            <w:vAlign w:val="center"/>
          </w:tcPr>
          <w:p w14:paraId="7C4D19D3" w14:textId="77777777" w:rsidR="00796920" w:rsidRPr="0080497E" w:rsidRDefault="00796920" w:rsidP="003F46E3">
            <w:pPr>
              <w:autoSpaceDE/>
              <w:autoSpaceDN/>
              <w:adjustRightInd/>
              <w:spacing w:before="40" w:after="40" w:line="200" w:lineRule="exact"/>
              <w:ind w:left="0"/>
              <w:rPr>
                <w:b/>
                <w:sz w:val="16"/>
                <w:szCs w:val="16"/>
              </w:rPr>
            </w:pPr>
            <w:r w:rsidRPr="003023B7">
              <w:rPr>
                <w:b/>
                <w:color w:val="auto"/>
                <w:sz w:val="16"/>
                <w:szCs w:val="24"/>
                <w:lang w:val="ru-RU"/>
              </w:rPr>
              <w:t>ПОВЕРХНОСТНЫЙ СЛОЙ</w:t>
            </w:r>
          </w:p>
        </w:tc>
        <w:tc>
          <w:tcPr>
            <w:tcW w:w="2340" w:type="dxa"/>
            <w:tcBorders>
              <w:top w:val="single" w:sz="12" w:space="0" w:color="auto"/>
              <w:left w:val="nil"/>
              <w:bottom w:val="nil"/>
              <w:right w:val="nil"/>
            </w:tcBorders>
            <w:vAlign w:val="center"/>
          </w:tcPr>
          <w:p w14:paraId="34E4A1B9" w14:textId="77777777" w:rsidR="00796920" w:rsidRPr="0080497E" w:rsidRDefault="00796920" w:rsidP="003F46E3">
            <w:pPr>
              <w:tabs>
                <w:tab w:val="left" w:pos="0"/>
              </w:tabs>
              <w:autoSpaceDE/>
              <w:autoSpaceDN/>
              <w:adjustRightInd/>
              <w:spacing w:before="40" w:after="40" w:line="200" w:lineRule="exact"/>
              <w:ind w:left="0"/>
              <w:rPr>
                <w:sz w:val="16"/>
                <w:szCs w:val="16"/>
              </w:rPr>
            </w:pPr>
            <w:r w:rsidRPr="0080497E">
              <w:rPr>
                <w:sz w:val="16"/>
                <w:szCs w:val="16"/>
              </w:rPr>
              <w:t>Carboline</w:t>
            </w:r>
          </w:p>
        </w:tc>
        <w:tc>
          <w:tcPr>
            <w:tcW w:w="2430" w:type="dxa"/>
            <w:gridSpan w:val="5"/>
            <w:tcBorders>
              <w:top w:val="single" w:sz="12" w:space="0" w:color="auto"/>
              <w:left w:val="nil"/>
              <w:bottom w:val="nil"/>
              <w:right w:val="nil"/>
            </w:tcBorders>
            <w:vAlign w:val="center"/>
          </w:tcPr>
          <w:p w14:paraId="421D099A" w14:textId="77777777" w:rsidR="00796920" w:rsidRPr="00AF18E0" w:rsidRDefault="00796920" w:rsidP="003F46E3">
            <w:pPr>
              <w:tabs>
                <w:tab w:val="left" w:pos="228"/>
              </w:tabs>
              <w:autoSpaceDE/>
              <w:autoSpaceDN/>
              <w:adjustRightInd/>
              <w:spacing w:before="40" w:after="40" w:line="200" w:lineRule="exact"/>
              <w:ind w:left="65"/>
              <w:rPr>
                <w:sz w:val="16"/>
                <w:szCs w:val="16"/>
              </w:rPr>
            </w:pPr>
            <w:proofErr w:type="spellStart"/>
            <w:r w:rsidRPr="00AF18E0">
              <w:rPr>
                <w:sz w:val="16"/>
                <w:szCs w:val="16"/>
              </w:rPr>
              <w:t>Carboxane</w:t>
            </w:r>
            <w:proofErr w:type="spellEnd"/>
            <w:r w:rsidRPr="00AF18E0">
              <w:rPr>
                <w:sz w:val="16"/>
                <w:szCs w:val="16"/>
              </w:rPr>
              <w:t xml:space="preserve"> 2000</w:t>
            </w:r>
          </w:p>
        </w:tc>
        <w:tc>
          <w:tcPr>
            <w:tcW w:w="1332" w:type="dxa"/>
            <w:gridSpan w:val="3"/>
            <w:tcBorders>
              <w:top w:val="single" w:sz="12" w:space="0" w:color="auto"/>
              <w:left w:val="nil"/>
              <w:bottom w:val="nil"/>
              <w:right w:val="nil"/>
            </w:tcBorders>
            <w:vAlign w:val="center"/>
          </w:tcPr>
          <w:p w14:paraId="6F063927" w14:textId="77777777" w:rsidR="00796920" w:rsidRPr="0080497E" w:rsidRDefault="00796920" w:rsidP="00B5460C">
            <w:pPr>
              <w:tabs>
                <w:tab w:val="left" w:pos="230"/>
              </w:tabs>
              <w:autoSpaceDE/>
              <w:autoSpaceDN/>
              <w:adjustRightInd/>
              <w:spacing w:before="40" w:after="40" w:line="200" w:lineRule="exact"/>
              <w:ind w:left="65"/>
              <w:jc w:val="center"/>
              <w:rPr>
                <w:sz w:val="16"/>
                <w:szCs w:val="16"/>
              </w:rPr>
            </w:pPr>
            <w:r w:rsidRPr="0080497E">
              <w:rPr>
                <w:sz w:val="16"/>
                <w:szCs w:val="16"/>
              </w:rPr>
              <w:t>216</w:t>
            </w:r>
          </w:p>
        </w:tc>
        <w:tc>
          <w:tcPr>
            <w:tcW w:w="1377" w:type="dxa"/>
            <w:tcBorders>
              <w:top w:val="single" w:sz="12" w:space="0" w:color="auto"/>
              <w:left w:val="nil"/>
              <w:bottom w:val="nil"/>
              <w:right w:val="nil"/>
            </w:tcBorders>
            <w:vAlign w:val="center"/>
          </w:tcPr>
          <w:p w14:paraId="5CCB6FB2" w14:textId="77777777" w:rsidR="00796920" w:rsidRPr="0080497E" w:rsidRDefault="00796920" w:rsidP="003F46E3">
            <w:pPr>
              <w:autoSpaceDE/>
              <w:autoSpaceDN/>
              <w:adjustRightInd/>
              <w:spacing w:before="40" w:after="40" w:line="200" w:lineRule="exact"/>
              <w:ind w:left="65"/>
              <w:rPr>
                <w:sz w:val="16"/>
                <w:szCs w:val="16"/>
              </w:rPr>
            </w:pPr>
            <w:r w:rsidRPr="00E50958">
              <w:rPr>
                <w:sz w:val="16"/>
                <w:szCs w:val="16"/>
                <w:lang w:val="ru-RU"/>
              </w:rPr>
              <w:t>9</w:t>
            </w:r>
            <w:r w:rsidRPr="00DD6950">
              <w:rPr>
                <w:sz w:val="16"/>
                <w:szCs w:val="16"/>
                <w:lang w:val="ru-RU"/>
              </w:rPr>
              <w:t>3</w:t>
            </w:r>
            <w:r w:rsidRPr="000B2696">
              <w:rPr>
                <w:sz w:val="16"/>
                <w:szCs w:val="16"/>
                <w:lang w:val="ru-RU"/>
              </w:rPr>
              <w:t>°C (200°F)</w:t>
            </w:r>
          </w:p>
        </w:tc>
      </w:tr>
      <w:tr w:rsidR="00796920" w:rsidRPr="0080497E" w14:paraId="0C9859F5" w14:textId="77777777" w:rsidTr="00B5460C">
        <w:trPr>
          <w:trHeight w:val="288"/>
        </w:trPr>
        <w:tc>
          <w:tcPr>
            <w:tcW w:w="2268" w:type="dxa"/>
            <w:gridSpan w:val="3"/>
            <w:vMerge/>
            <w:tcBorders>
              <w:left w:val="nil"/>
              <w:bottom w:val="nil"/>
              <w:right w:val="nil"/>
            </w:tcBorders>
            <w:vAlign w:val="center"/>
          </w:tcPr>
          <w:p w14:paraId="38FDC2A2" w14:textId="77777777" w:rsidR="00796920" w:rsidRPr="0080497E" w:rsidRDefault="00796920" w:rsidP="003F46E3">
            <w:pPr>
              <w:autoSpaceDE/>
              <w:autoSpaceDN/>
              <w:adjustRightInd/>
              <w:spacing w:before="40" w:after="40" w:line="200" w:lineRule="exact"/>
              <w:ind w:left="0"/>
              <w:rPr>
                <w:b/>
                <w:bCs/>
                <w:sz w:val="16"/>
                <w:szCs w:val="20"/>
              </w:rPr>
            </w:pPr>
          </w:p>
        </w:tc>
        <w:tc>
          <w:tcPr>
            <w:tcW w:w="2340" w:type="dxa"/>
            <w:tcBorders>
              <w:top w:val="nil"/>
              <w:left w:val="nil"/>
              <w:bottom w:val="nil"/>
              <w:right w:val="nil"/>
            </w:tcBorders>
            <w:vAlign w:val="center"/>
          </w:tcPr>
          <w:p w14:paraId="7A20900C" w14:textId="77777777" w:rsidR="00796920" w:rsidRPr="0080497E" w:rsidRDefault="00796920" w:rsidP="003F46E3">
            <w:pPr>
              <w:tabs>
                <w:tab w:val="left" w:pos="0"/>
              </w:tabs>
              <w:autoSpaceDE/>
              <w:autoSpaceDN/>
              <w:adjustRightInd/>
              <w:spacing w:before="40" w:after="40" w:line="200" w:lineRule="exact"/>
              <w:ind w:left="0"/>
              <w:rPr>
                <w:sz w:val="16"/>
                <w:szCs w:val="16"/>
              </w:rPr>
            </w:pPr>
            <w:proofErr w:type="spellStart"/>
            <w:r w:rsidRPr="0080497E">
              <w:rPr>
                <w:sz w:val="16"/>
                <w:szCs w:val="16"/>
              </w:rPr>
              <w:t>Dampney</w:t>
            </w:r>
            <w:proofErr w:type="spellEnd"/>
          </w:p>
        </w:tc>
        <w:tc>
          <w:tcPr>
            <w:tcW w:w="2430" w:type="dxa"/>
            <w:gridSpan w:val="5"/>
            <w:tcBorders>
              <w:top w:val="nil"/>
              <w:left w:val="nil"/>
              <w:bottom w:val="nil"/>
              <w:right w:val="nil"/>
            </w:tcBorders>
            <w:vAlign w:val="center"/>
          </w:tcPr>
          <w:p w14:paraId="4E431C56" w14:textId="77777777" w:rsidR="00796920" w:rsidRPr="00AF18E0" w:rsidRDefault="00796920" w:rsidP="003F46E3">
            <w:pPr>
              <w:tabs>
                <w:tab w:val="left" w:pos="228"/>
              </w:tabs>
              <w:autoSpaceDE/>
              <w:autoSpaceDN/>
              <w:adjustRightInd/>
              <w:spacing w:before="40" w:after="40" w:line="200" w:lineRule="exact"/>
              <w:ind w:left="65"/>
              <w:rPr>
                <w:sz w:val="16"/>
                <w:szCs w:val="16"/>
              </w:rPr>
            </w:pPr>
            <w:proofErr w:type="spellStart"/>
            <w:r w:rsidRPr="00AF18E0">
              <w:rPr>
                <w:sz w:val="16"/>
                <w:szCs w:val="16"/>
              </w:rPr>
              <w:t>Protexior</w:t>
            </w:r>
            <w:proofErr w:type="spellEnd"/>
            <w:r w:rsidRPr="00AF18E0">
              <w:rPr>
                <w:sz w:val="16"/>
                <w:szCs w:val="16"/>
              </w:rPr>
              <w:t xml:space="preserve"> 791</w:t>
            </w:r>
          </w:p>
        </w:tc>
        <w:tc>
          <w:tcPr>
            <w:tcW w:w="1332" w:type="dxa"/>
            <w:gridSpan w:val="3"/>
            <w:tcBorders>
              <w:top w:val="nil"/>
              <w:left w:val="nil"/>
              <w:bottom w:val="nil"/>
              <w:right w:val="nil"/>
            </w:tcBorders>
            <w:vAlign w:val="center"/>
          </w:tcPr>
          <w:p w14:paraId="7FA2F25E" w14:textId="77777777" w:rsidR="00796920" w:rsidRPr="0080497E" w:rsidRDefault="00796920" w:rsidP="00B5460C">
            <w:pPr>
              <w:tabs>
                <w:tab w:val="left" w:pos="230"/>
              </w:tabs>
              <w:autoSpaceDE/>
              <w:autoSpaceDN/>
              <w:adjustRightInd/>
              <w:spacing w:before="40" w:after="40" w:line="200" w:lineRule="exact"/>
              <w:ind w:left="65"/>
              <w:jc w:val="center"/>
              <w:rPr>
                <w:sz w:val="16"/>
                <w:szCs w:val="16"/>
              </w:rPr>
            </w:pPr>
            <w:r w:rsidRPr="0080497E">
              <w:rPr>
                <w:sz w:val="16"/>
                <w:szCs w:val="16"/>
              </w:rPr>
              <w:t>89</w:t>
            </w:r>
          </w:p>
        </w:tc>
        <w:tc>
          <w:tcPr>
            <w:tcW w:w="1377" w:type="dxa"/>
            <w:tcBorders>
              <w:top w:val="nil"/>
              <w:left w:val="nil"/>
              <w:bottom w:val="nil"/>
              <w:right w:val="nil"/>
            </w:tcBorders>
            <w:vAlign w:val="center"/>
          </w:tcPr>
          <w:p w14:paraId="29390C44" w14:textId="77777777" w:rsidR="00796920" w:rsidRPr="0080497E" w:rsidRDefault="00796920" w:rsidP="003F46E3">
            <w:pPr>
              <w:autoSpaceDE/>
              <w:autoSpaceDN/>
              <w:adjustRightInd/>
              <w:spacing w:before="40" w:after="40" w:line="200" w:lineRule="exact"/>
              <w:ind w:left="65"/>
              <w:rPr>
                <w:sz w:val="16"/>
                <w:szCs w:val="16"/>
              </w:rPr>
            </w:pPr>
            <w:r w:rsidRPr="00E50958">
              <w:rPr>
                <w:sz w:val="16"/>
                <w:szCs w:val="16"/>
                <w:lang w:val="ru-RU"/>
              </w:rPr>
              <w:t>121°C (250°F)</w:t>
            </w:r>
          </w:p>
        </w:tc>
      </w:tr>
      <w:tr w:rsidR="00796920" w:rsidRPr="0080497E" w14:paraId="7E9EE204" w14:textId="77777777" w:rsidTr="00B5460C">
        <w:trPr>
          <w:trHeight w:val="288"/>
        </w:trPr>
        <w:tc>
          <w:tcPr>
            <w:tcW w:w="2268" w:type="dxa"/>
            <w:gridSpan w:val="3"/>
            <w:vMerge w:val="restart"/>
            <w:tcBorders>
              <w:top w:val="nil"/>
              <w:left w:val="nil"/>
              <w:right w:val="nil"/>
            </w:tcBorders>
            <w:vAlign w:val="center"/>
          </w:tcPr>
          <w:p w14:paraId="4BBFC9E5" w14:textId="00551348" w:rsidR="00796920" w:rsidRPr="0080497E" w:rsidRDefault="00236923" w:rsidP="003F46E3">
            <w:pPr>
              <w:autoSpaceDE/>
              <w:autoSpaceDN/>
              <w:adjustRightInd/>
              <w:spacing w:before="0" w:line="240" w:lineRule="auto"/>
              <w:ind w:left="0"/>
              <w:rPr>
                <w:b/>
                <w:sz w:val="16"/>
                <w:szCs w:val="16"/>
              </w:rPr>
            </w:pPr>
            <w:r w:rsidRPr="00236923">
              <w:rPr>
                <w:b/>
                <w:color w:val="auto"/>
                <w:sz w:val="16"/>
                <w:szCs w:val="24"/>
                <w:lang w:val="ru-RU"/>
              </w:rPr>
              <w:t>Полисилоксановое</w:t>
            </w:r>
          </w:p>
        </w:tc>
        <w:tc>
          <w:tcPr>
            <w:tcW w:w="2340" w:type="dxa"/>
            <w:tcBorders>
              <w:top w:val="nil"/>
              <w:left w:val="nil"/>
              <w:bottom w:val="nil"/>
              <w:right w:val="nil"/>
            </w:tcBorders>
            <w:vAlign w:val="center"/>
          </w:tcPr>
          <w:p w14:paraId="17B13162" w14:textId="77777777" w:rsidR="00796920" w:rsidRPr="0080497E" w:rsidRDefault="00796920" w:rsidP="003F46E3">
            <w:pPr>
              <w:tabs>
                <w:tab w:val="left" w:pos="0"/>
              </w:tabs>
              <w:autoSpaceDE/>
              <w:autoSpaceDN/>
              <w:adjustRightInd/>
              <w:spacing w:before="40" w:after="40" w:line="200" w:lineRule="exact"/>
              <w:ind w:left="0"/>
              <w:rPr>
                <w:color w:val="auto"/>
                <w:sz w:val="16"/>
                <w:szCs w:val="16"/>
              </w:rPr>
            </w:pPr>
            <w:r w:rsidRPr="0080497E">
              <w:rPr>
                <w:color w:val="auto"/>
                <w:sz w:val="16"/>
                <w:szCs w:val="16"/>
              </w:rPr>
              <w:t>Hempel Coatings (USA), Inc.</w:t>
            </w:r>
          </w:p>
        </w:tc>
        <w:tc>
          <w:tcPr>
            <w:tcW w:w="2430" w:type="dxa"/>
            <w:gridSpan w:val="5"/>
            <w:tcBorders>
              <w:top w:val="nil"/>
              <w:left w:val="nil"/>
              <w:bottom w:val="nil"/>
              <w:right w:val="nil"/>
            </w:tcBorders>
            <w:vAlign w:val="center"/>
          </w:tcPr>
          <w:p w14:paraId="03C03241" w14:textId="77777777" w:rsidR="00796920" w:rsidRPr="00AF18E0" w:rsidRDefault="00796920" w:rsidP="003F46E3">
            <w:pPr>
              <w:tabs>
                <w:tab w:val="left" w:pos="228"/>
              </w:tabs>
              <w:autoSpaceDE/>
              <w:autoSpaceDN/>
              <w:adjustRightInd/>
              <w:spacing w:before="40" w:after="40" w:line="200" w:lineRule="exact"/>
              <w:ind w:left="65"/>
              <w:rPr>
                <w:color w:val="auto"/>
                <w:sz w:val="16"/>
                <w:szCs w:val="18"/>
              </w:rPr>
            </w:pPr>
            <w:proofErr w:type="spellStart"/>
            <w:r w:rsidRPr="00AF18E0">
              <w:rPr>
                <w:color w:val="auto"/>
                <w:sz w:val="16"/>
                <w:szCs w:val="18"/>
              </w:rPr>
              <w:t>Hempaxane</w:t>
            </w:r>
            <w:proofErr w:type="spellEnd"/>
            <w:r w:rsidRPr="00AF18E0">
              <w:rPr>
                <w:color w:val="auto"/>
                <w:sz w:val="16"/>
                <w:szCs w:val="18"/>
              </w:rPr>
              <w:t xml:space="preserve"> series</w:t>
            </w:r>
          </w:p>
        </w:tc>
        <w:tc>
          <w:tcPr>
            <w:tcW w:w="1332" w:type="dxa"/>
            <w:gridSpan w:val="3"/>
            <w:tcBorders>
              <w:top w:val="nil"/>
              <w:left w:val="nil"/>
              <w:bottom w:val="nil"/>
              <w:right w:val="nil"/>
            </w:tcBorders>
            <w:vAlign w:val="center"/>
          </w:tcPr>
          <w:p w14:paraId="7F549D2F" w14:textId="77777777" w:rsidR="00796920" w:rsidRPr="0080497E" w:rsidRDefault="00796920" w:rsidP="00B5460C">
            <w:pPr>
              <w:tabs>
                <w:tab w:val="left" w:pos="230"/>
              </w:tabs>
              <w:autoSpaceDE/>
              <w:autoSpaceDN/>
              <w:adjustRightInd/>
              <w:spacing w:before="40" w:after="40" w:line="200" w:lineRule="exact"/>
              <w:ind w:left="65"/>
              <w:jc w:val="center"/>
              <w:rPr>
                <w:sz w:val="16"/>
                <w:szCs w:val="16"/>
              </w:rPr>
            </w:pPr>
            <w:r w:rsidRPr="0080497E">
              <w:rPr>
                <w:sz w:val="16"/>
                <w:szCs w:val="16"/>
              </w:rPr>
              <w:t>225</w:t>
            </w:r>
          </w:p>
        </w:tc>
        <w:tc>
          <w:tcPr>
            <w:tcW w:w="1377" w:type="dxa"/>
            <w:tcBorders>
              <w:top w:val="nil"/>
              <w:left w:val="nil"/>
              <w:bottom w:val="nil"/>
              <w:right w:val="nil"/>
            </w:tcBorders>
            <w:vAlign w:val="center"/>
          </w:tcPr>
          <w:p w14:paraId="6C1F0F67" w14:textId="77777777" w:rsidR="00796920" w:rsidRPr="0080497E" w:rsidRDefault="00796920" w:rsidP="003F46E3">
            <w:pPr>
              <w:autoSpaceDE/>
              <w:autoSpaceDN/>
              <w:adjustRightInd/>
              <w:spacing w:before="40" w:after="40" w:line="200" w:lineRule="exact"/>
              <w:ind w:left="65"/>
              <w:rPr>
                <w:sz w:val="16"/>
                <w:szCs w:val="16"/>
              </w:rPr>
            </w:pPr>
            <w:r w:rsidRPr="00E50958">
              <w:rPr>
                <w:sz w:val="16"/>
                <w:szCs w:val="16"/>
                <w:lang w:val="ru-RU"/>
              </w:rPr>
              <w:t>121°C (250°F)</w:t>
            </w:r>
          </w:p>
        </w:tc>
      </w:tr>
      <w:tr w:rsidR="00796920" w:rsidRPr="0080497E" w14:paraId="08747E51" w14:textId="77777777" w:rsidTr="00B5460C">
        <w:trPr>
          <w:trHeight w:val="288"/>
        </w:trPr>
        <w:tc>
          <w:tcPr>
            <w:tcW w:w="2268" w:type="dxa"/>
            <w:gridSpan w:val="3"/>
            <w:vMerge/>
            <w:tcBorders>
              <w:left w:val="nil"/>
              <w:bottom w:val="nil"/>
              <w:right w:val="nil"/>
            </w:tcBorders>
            <w:vAlign w:val="center"/>
          </w:tcPr>
          <w:p w14:paraId="3051C08B" w14:textId="1242758F" w:rsidR="00796920" w:rsidRPr="00D750DA" w:rsidRDefault="00796920" w:rsidP="003F46E3">
            <w:pPr>
              <w:autoSpaceDE/>
              <w:autoSpaceDN/>
              <w:adjustRightInd/>
              <w:spacing w:before="0" w:line="240" w:lineRule="auto"/>
              <w:ind w:left="0"/>
              <w:rPr>
                <w:b/>
                <w:sz w:val="16"/>
                <w:szCs w:val="16"/>
                <w:lang w:val="ru-RU"/>
              </w:rPr>
            </w:pPr>
          </w:p>
        </w:tc>
        <w:tc>
          <w:tcPr>
            <w:tcW w:w="2340" w:type="dxa"/>
            <w:tcBorders>
              <w:top w:val="nil"/>
              <w:left w:val="nil"/>
              <w:bottom w:val="nil"/>
              <w:right w:val="nil"/>
            </w:tcBorders>
            <w:vAlign w:val="center"/>
          </w:tcPr>
          <w:p w14:paraId="4B546F89" w14:textId="77777777" w:rsidR="00796920" w:rsidRPr="0080497E" w:rsidRDefault="00796920" w:rsidP="003F46E3">
            <w:pPr>
              <w:tabs>
                <w:tab w:val="left" w:pos="0"/>
              </w:tabs>
              <w:autoSpaceDE/>
              <w:autoSpaceDN/>
              <w:adjustRightInd/>
              <w:spacing w:before="40" w:after="40" w:line="200" w:lineRule="exact"/>
              <w:ind w:left="0"/>
              <w:rPr>
                <w:sz w:val="16"/>
                <w:szCs w:val="16"/>
              </w:rPr>
            </w:pPr>
            <w:r w:rsidRPr="0080497E">
              <w:rPr>
                <w:sz w:val="16"/>
                <w:szCs w:val="16"/>
              </w:rPr>
              <w:t>International</w:t>
            </w:r>
          </w:p>
        </w:tc>
        <w:tc>
          <w:tcPr>
            <w:tcW w:w="2430" w:type="dxa"/>
            <w:gridSpan w:val="5"/>
            <w:tcBorders>
              <w:top w:val="nil"/>
              <w:left w:val="nil"/>
              <w:bottom w:val="nil"/>
              <w:right w:val="nil"/>
            </w:tcBorders>
            <w:vAlign w:val="center"/>
          </w:tcPr>
          <w:p w14:paraId="0147A8D9" w14:textId="4AB2E41B" w:rsidR="00796920" w:rsidRPr="00AF18E0" w:rsidRDefault="00796920" w:rsidP="003F46E3">
            <w:pPr>
              <w:tabs>
                <w:tab w:val="left" w:pos="228"/>
              </w:tabs>
              <w:autoSpaceDE/>
              <w:autoSpaceDN/>
              <w:adjustRightInd/>
              <w:spacing w:before="40" w:after="40" w:line="200" w:lineRule="exact"/>
              <w:ind w:left="65"/>
              <w:rPr>
                <w:sz w:val="16"/>
                <w:szCs w:val="16"/>
                <w:vertAlign w:val="superscript"/>
                <w:lang w:val="ru-RU"/>
              </w:rPr>
            </w:pPr>
            <w:proofErr w:type="spellStart"/>
            <w:r w:rsidRPr="00AF18E0">
              <w:rPr>
                <w:sz w:val="16"/>
                <w:szCs w:val="16"/>
              </w:rPr>
              <w:t>Interfine</w:t>
            </w:r>
            <w:proofErr w:type="spellEnd"/>
            <w:r w:rsidRPr="00AF18E0">
              <w:rPr>
                <w:sz w:val="16"/>
                <w:szCs w:val="16"/>
              </w:rPr>
              <w:t xml:space="preserve"> 878</w:t>
            </w:r>
          </w:p>
        </w:tc>
        <w:tc>
          <w:tcPr>
            <w:tcW w:w="1332" w:type="dxa"/>
            <w:gridSpan w:val="3"/>
            <w:tcBorders>
              <w:top w:val="nil"/>
              <w:left w:val="nil"/>
              <w:bottom w:val="nil"/>
              <w:right w:val="nil"/>
            </w:tcBorders>
            <w:vAlign w:val="center"/>
          </w:tcPr>
          <w:p w14:paraId="35254AA6" w14:textId="77777777" w:rsidR="00796920" w:rsidRPr="0080497E" w:rsidRDefault="00796920" w:rsidP="00B5460C">
            <w:pPr>
              <w:tabs>
                <w:tab w:val="left" w:pos="230"/>
              </w:tabs>
              <w:autoSpaceDE/>
              <w:autoSpaceDN/>
              <w:adjustRightInd/>
              <w:spacing w:before="40" w:after="40" w:line="200" w:lineRule="exact"/>
              <w:ind w:left="65"/>
              <w:jc w:val="center"/>
              <w:rPr>
                <w:sz w:val="16"/>
                <w:szCs w:val="16"/>
              </w:rPr>
            </w:pPr>
            <w:r w:rsidRPr="0080497E">
              <w:rPr>
                <w:sz w:val="16"/>
                <w:szCs w:val="16"/>
              </w:rPr>
              <w:t>248</w:t>
            </w:r>
          </w:p>
        </w:tc>
        <w:tc>
          <w:tcPr>
            <w:tcW w:w="1377" w:type="dxa"/>
            <w:tcBorders>
              <w:top w:val="nil"/>
              <w:left w:val="nil"/>
              <w:bottom w:val="nil"/>
              <w:right w:val="nil"/>
            </w:tcBorders>
            <w:vAlign w:val="center"/>
          </w:tcPr>
          <w:p w14:paraId="72AD9686" w14:textId="77777777" w:rsidR="00796920" w:rsidRPr="0080497E" w:rsidRDefault="00796920" w:rsidP="003F46E3">
            <w:pPr>
              <w:autoSpaceDE/>
              <w:autoSpaceDN/>
              <w:adjustRightInd/>
              <w:spacing w:before="40" w:after="40" w:line="200" w:lineRule="exact"/>
              <w:ind w:left="65"/>
              <w:rPr>
                <w:sz w:val="16"/>
                <w:szCs w:val="16"/>
              </w:rPr>
            </w:pPr>
            <w:r w:rsidRPr="00E50958">
              <w:rPr>
                <w:sz w:val="16"/>
                <w:szCs w:val="16"/>
                <w:lang w:val="ru-RU"/>
              </w:rPr>
              <w:t>93</w:t>
            </w:r>
            <w:r w:rsidRPr="00DD6950">
              <w:rPr>
                <w:sz w:val="16"/>
                <w:szCs w:val="16"/>
                <w:lang w:val="ru-RU"/>
              </w:rPr>
              <w:t>°C (</w:t>
            </w:r>
            <w:r w:rsidRPr="000B2696">
              <w:rPr>
                <w:sz w:val="16"/>
                <w:szCs w:val="16"/>
                <w:lang w:val="ru-RU"/>
              </w:rPr>
              <w:t>200°F)</w:t>
            </w:r>
          </w:p>
        </w:tc>
      </w:tr>
      <w:tr w:rsidR="00796920" w:rsidRPr="0080497E" w14:paraId="1768FAAF" w14:textId="77777777" w:rsidTr="00B5460C">
        <w:trPr>
          <w:trHeight w:val="288"/>
        </w:trPr>
        <w:tc>
          <w:tcPr>
            <w:tcW w:w="2268" w:type="dxa"/>
            <w:gridSpan w:val="3"/>
            <w:vMerge w:val="restart"/>
            <w:tcBorders>
              <w:top w:val="nil"/>
              <w:left w:val="nil"/>
              <w:right w:val="nil"/>
            </w:tcBorders>
            <w:vAlign w:val="center"/>
          </w:tcPr>
          <w:p w14:paraId="781EAD62" w14:textId="1597D960" w:rsidR="00796920" w:rsidRPr="00796920" w:rsidRDefault="00796920" w:rsidP="003F46E3">
            <w:pPr>
              <w:autoSpaceDE/>
              <w:autoSpaceDN/>
              <w:adjustRightInd/>
              <w:spacing w:before="40" w:after="4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340" w:type="dxa"/>
            <w:tcBorders>
              <w:top w:val="nil"/>
              <w:left w:val="nil"/>
              <w:bottom w:val="nil"/>
              <w:right w:val="nil"/>
            </w:tcBorders>
            <w:vAlign w:val="center"/>
          </w:tcPr>
          <w:p w14:paraId="4BEE7F23" w14:textId="77777777" w:rsidR="00796920" w:rsidRPr="0080497E" w:rsidRDefault="00796920" w:rsidP="003F46E3">
            <w:pPr>
              <w:tabs>
                <w:tab w:val="left" w:pos="0"/>
              </w:tabs>
              <w:autoSpaceDE/>
              <w:autoSpaceDN/>
              <w:adjustRightInd/>
              <w:spacing w:before="40" w:after="40" w:line="240" w:lineRule="auto"/>
              <w:ind w:left="0"/>
              <w:rPr>
                <w:sz w:val="16"/>
                <w:szCs w:val="16"/>
              </w:rPr>
            </w:pPr>
            <w:r w:rsidRPr="0080497E">
              <w:rPr>
                <w:sz w:val="16"/>
                <w:szCs w:val="16"/>
              </w:rPr>
              <w:t>Jotun Paints</w:t>
            </w:r>
          </w:p>
        </w:tc>
        <w:tc>
          <w:tcPr>
            <w:tcW w:w="2430" w:type="dxa"/>
            <w:gridSpan w:val="5"/>
            <w:tcBorders>
              <w:top w:val="nil"/>
              <w:left w:val="nil"/>
              <w:bottom w:val="nil"/>
              <w:right w:val="nil"/>
            </w:tcBorders>
            <w:vAlign w:val="center"/>
          </w:tcPr>
          <w:p w14:paraId="668855BF" w14:textId="0FCA0658" w:rsidR="00796920" w:rsidRPr="00AF18E0" w:rsidRDefault="00796920" w:rsidP="003F46E3">
            <w:pPr>
              <w:tabs>
                <w:tab w:val="left" w:pos="228"/>
              </w:tabs>
              <w:autoSpaceDE/>
              <w:autoSpaceDN/>
              <w:adjustRightInd/>
              <w:spacing w:before="40" w:after="40" w:line="240" w:lineRule="auto"/>
              <w:ind w:left="65"/>
              <w:rPr>
                <w:sz w:val="16"/>
                <w:szCs w:val="16"/>
              </w:rPr>
            </w:pPr>
            <w:r w:rsidRPr="00AF18E0">
              <w:rPr>
                <w:sz w:val="16"/>
                <w:szCs w:val="16"/>
              </w:rPr>
              <w:t>Hardtop Pro</w:t>
            </w:r>
          </w:p>
          <w:p w14:paraId="17904958" w14:textId="552CAAF6" w:rsidR="00796920" w:rsidRPr="00AF18E0" w:rsidRDefault="00796920" w:rsidP="00C55A7E">
            <w:pPr>
              <w:tabs>
                <w:tab w:val="left" w:pos="228"/>
              </w:tabs>
              <w:autoSpaceDE/>
              <w:autoSpaceDN/>
              <w:adjustRightInd/>
              <w:spacing w:before="40" w:after="40" w:line="240" w:lineRule="auto"/>
              <w:ind w:left="65"/>
              <w:rPr>
                <w:sz w:val="16"/>
                <w:szCs w:val="16"/>
                <w:lang w:val="ru-RU"/>
              </w:rPr>
            </w:pPr>
            <w:r w:rsidRPr="00AF18E0">
              <w:rPr>
                <w:sz w:val="16"/>
                <w:szCs w:val="16"/>
              </w:rPr>
              <w:t>Hardtop One</w:t>
            </w:r>
          </w:p>
        </w:tc>
        <w:tc>
          <w:tcPr>
            <w:tcW w:w="1332" w:type="dxa"/>
            <w:gridSpan w:val="3"/>
            <w:tcBorders>
              <w:top w:val="nil"/>
              <w:left w:val="nil"/>
              <w:bottom w:val="nil"/>
              <w:right w:val="nil"/>
            </w:tcBorders>
            <w:vAlign w:val="center"/>
          </w:tcPr>
          <w:p w14:paraId="155A7077" w14:textId="4FF59FA9" w:rsidR="00796920" w:rsidRPr="0080497E" w:rsidRDefault="00796920" w:rsidP="00B5460C">
            <w:pPr>
              <w:tabs>
                <w:tab w:val="left" w:pos="230"/>
              </w:tabs>
              <w:autoSpaceDE/>
              <w:autoSpaceDN/>
              <w:adjustRightInd/>
              <w:spacing w:before="40" w:after="40" w:line="240" w:lineRule="auto"/>
              <w:ind w:left="65"/>
              <w:jc w:val="center"/>
              <w:rPr>
                <w:sz w:val="16"/>
                <w:szCs w:val="16"/>
              </w:rPr>
            </w:pPr>
            <w:r>
              <w:rPr>
                <w:sz w:val="16"/>
                <w:szCs w:val="16"/>
              </w:rPr>
              <w:t>245-320</w:t>
            </w:r>
          </w:p>
        </w:tc>
        <w:tc>
          <w:tcPr>
            <w:tcW w:w="1377" w:type="dxa"/>
            <w:tcBorders>
              <w:top w:val="nil"/>
              <w:left w:val="nil"/>
              <w:bottom w:val="nil"/>
              <w:right w:val="nil"/>
            </w:tcBorders>
            <w:vAlign w:val="center"/>
          </w:tcPr>
          <w:p w14:paraId="4999413F" w14:textId="77777777" w:rsidR="00796920" w:rsidRPr="0080497E" w:rsidRDefault="00796920" w:rsidP="003F46E3">
            <w:pPr>
              <w:autoSpaceDE/>
              <w:autoSpaceDN/>
              <w:adjustRightInd/>
              <w:spacing w:before="40" w:after="40" w:line="240" w:lineRule="auto"/>
              <w:ind w:left="65"/>
              <w:rPr>
                <w:sz w:val="16"/>
                <w:szCs w:val="16"/>
              </w:rPr>
            </w:pPr>
            <w:r w:rsidRPr="00E50958">
              <w:rPr>
                <w:sz w:val="16"/>
                <w:szCs w:val="16"/>
                <w:lang w:val="ru-RU"/>
              </w:rPr>
              <w:t>121°C (250°F)</w:t>
            </w:r>
          </w:p>
        </w:tc>
      </w:tr>
      <w:tr w:rsidR="00796920" w:rsidRPr="0080497E" w14:paraId="3C477ED4" w14:textId="77777777" w:rsidTr="00B5460C">
        <w:trPr>
          <w:trHeight w:val="288"/>
        </w:trPr>
        <w:tc>
          <w:tcPr>
            <w:tcW w:w="2268" w:type="dxa"/>
            <w:gridSpan w:val="3"/>
            <w:vMerge/>
            <w:tcBorders>
              <w:left w:val="nil"/>
              <w:bottom w:val="nil"/>
              <w:right w:val="nil"/>
            </w:tcBorders>
            <w:vAlign w:val="center"/>
          </w:tcPr>
          <w:p w14:paraId="7A8B7B35" w14:textId="77777777" w:rsidR="00796920" w:rsidRPr="0080497E" w:rsidRDefault="00796920" w:rsidP="003F46E3">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54028B53" w14:textId="77777777" w:rsidR="00796920" w:rsidRPr="0080497E" w:rsidRDefault="00796920" w:rsidP="003F46E3">
            <w:pPr>
              <w:tabs>
                <w:tab w:val="left" w:pos="0"/>
              </w:tabs>
              <w:autoSpaceDE/>
              <w:autoSpaceDN/>
              <w:adjustRightInd/>
              <w:spacing w:before="40" w:after="40" w:line="240" w:lineRule="auto"/>
              <w:ind w:left="0"/>
              <w:rPr>
                <w:sz w:val="16"/>
                <w:szCs w:val="16"/>
              </w:rPr>
            </w:pPr>
            <w:r w:rsidRPr="0080497E">
              <w:rPr>
                <w:sz w:val="16"/>
                <w:szCs w:val="16"/>
              </w:rPr>
              <w:t>PPG</w:t>
            </w:r>
          </w:p>
        </w:tc>
        <w:tc>
          <w:tcPr>
            <w:tcW w:w="2430" w:type="dxa"/>
            <w:gridSpan w:val="5"/>
            <w:tcBorders>
              <w:top w:val="nil"/>
              <w:left w:val="nil"/>
              <w:bottom w:val="nil"/>
              <w:right w:val="nil"/>
            </w:tcBorders>
            <w:vAlign w:val="center"/>
          </w:tcPr>
          <w:p w14:paraId="00A7DEBA" w14:textId="416A45B1" w:rsidR="00796920" w:rsidRPr="00AF18E0" w:rsidRDefault="00796920" w:rsidP="003F46E3">
            <w:pPr>
              <w:tabs>
                <w:tab w:val="left" w:pos="228"/>
              </w:tabs>
              <w:autoSpaceDE/>
              <w:autoSpaceDN/>
              <w:adjustRightInd/>
              <w:spacing w:before="40" w:after="40" w:line="240" w:lineRule="auto"/>
              <w:ind w:left="65"/>
              <w:rPr>
                <w:sz w:val="16"/>
                <w:szCs w:val="16"/>
                <w:lang w:val="ru-RU"/>
              </w:rPr>
            </w:pPr>
            <w:r w:rsidRPr="00AF18E0">
              <w:rPr>
                <w:sz w:val="16"/>
                <w:szCs w:val="16"/>
                <w:lang w:val="ru-RU"/>
              </w:rPr>
              <w:t>PSX 800 Series</w:t>
            </w:r>
          </w:p>
        </w:tc>
        <w:tc>
          <w:tcPr>
            <w:tcW w:w="1332" w:type="dxa"/>
            <w:gridSpan w:val="3"/>
            <w:tcBorders>
              <w:top w:val="nil"/>
              <w:left w:val="nil"/>
              <w:bottom w:val="nil"/>
              <w:right w:val="nil"/>
            </w:tcBorders>
            <w:vAlign w:val="center"/>
          </w:tcPr>
          <w:p w14:paraId="43182471" w14:textId="01465EA9" w:rsidR="00796920" w:rsidRPr="0080497E" w:rsidRDefault="00796920" w:rsidP="00B5460C">
            <w:pPr>
              <w:tabs>
                <w:tab w:val="left" w:pos="230"/>
              </w:tabs>
              <w:autoSpaceDE/>
              <w:autoSpaceDN/>
              <w:adjustRightInd/>
              <w:spacing w:before="40" w:after="40" w:line="240" w:lineRule="auto"/>
              <w:ind w:left="65"/>
              <w:jc w:val="center"/>
              <w:rPr>
                <w:sz w:val="16"/>
                <w:szCs w:val="16"/>
              </w:rPr>
            </w:pPr>
            <w:r>
              <w:rPr>
                <w:sz w:val="16"/>
                <w:szCs w:val="16"/>
              </w:rPr>
              <w:t>325-336</w:t>
            </w:r>
          </w:p>
        </w:tc>
        <w:tc>
          <w:tcPr>
            <w:tcW w:w="1377" w:type="dxa"/>
            <w:tcBorders>
              <w:top w:val="nil"/>
              <w:left w:val="nil"/>
              <w:bottom w:val="nil"/>
              <w:right w:val="nil"/>
            </w:tcBorders>
            <w:vAlign w:val="center"/>
          </w:tcPr>
          <w:p w14:paraId="103AD69A" w14:textId="77777777" w:rsidR="00796920" w:rsidRPr="0080497E" w:rsidRDefault="00796920" w:rsidP="003F46E3">
            <w:pPr>
              <w:autoSpaceDE/>
              <w:autoSpaceDN/>
              <w:adjustRightInd/>
              <w:spacing w:before="40" w:after="40" w:line="240" w:lineRule="auto"/>
              <w:ind w:left="65"/>
              <w:rPr>
                <w:sz w:val="16"/>
                <w:szCs w:val="16"/>
              </w:rPr>
            </w:pPr>
            <w:r w:rsidRPr="00E50958">
              <w:rPr>
                <w:sz w:val="16"/>
                <w:szCs w:val="16"/>
                <w:lang w:val="ru-RU"/>
              </w:rPr>
              <w:t>121°C (250°F)</w:t>
            </w:r>
          </w:p>
        </w:tc>
      </w:tr>
      <w:tr w:rsidR="003F46E3" w:rsidRPr="0080497E" w14:paraId="3D30C233" w14:textId="77777777" w:rsidTr="00B5460C">
        <w:trPr>
          <w:trHeight w:val="288"/>
        </w:trPr>
        <w:tc>
          <w:tcPr>
            <w:tcW w:w="2268" w:type="dxa"/>
            <w:gridSpan w:val="3"/>
            <w:tcBorders>
              <w:top w:val="nil"/>
              <w:left w:val="nil"/>
              <w:bottom w:val="nil"/>
              <w:right w:val="nil"/>
            </w:tcBorders>
            <w:vAlign w:val="center"/>
          </w:tcPr>
          <w:p w14:paraId="1DD95D4A" w14:textId="77777777" w:rsidR="003F46E3" w:rsidRPr="0080497E" w:rsidRDefault="003F46E3" w:rsidP="003F46E3">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36DCA44B" w14:textId="77777777" w:rsidR="003F46E3" w:rsidRPr="0080497E" w:rsidRDefault="003F46E3" w:rsidP="003F46E3">
            <w:pPr>
              <w:tabs>
                <w:tab w:val="left" w:pos="0"/>
              </w:tabs>
              <w:autoSpaceDE/>
              <w:autoSpaceDN/>
              <w:adjustRightInd/>
              <w:spacing w:before="40" w:after="40" w:line="240" w:lineRule="auto"/>
              <w:ind w:left="0"/>
              <w:rPr>
                <w:sz w:val="16"/>
                <w:szCs w:val="16"/>
              </w:rPr>
            </w:pPr>
            <w:r w:rsidRPr="0080497E">
              <w:rPr>
                <w:sz w:val="16"/>
                <w:szCs w:val="16"/>
              </w:rPr>
              <w:t>Sherwin Williams</w:t>
            </w:r>
          </w:p>
        </w:tc>
        <w:tc>
          <w:tcPr>
            <w:tcW w:w="2430" w:type="dxa"/>
            <w:gridSpan w:val="5"/>
            <w:tcBorders>
              <w:top w:val="nil"/>
              <w:left w:val="nil"/>
              <w:bottom w:val="nil"/>
              <w:right w:val="nil"/>
            </w:tcBorders>
            <w:vAlign w:val="center"/>
          </w:tcPr>
          <w:p w14:paraId="4997A4DE" w14:textId="648B175C" w:rsidR="003F46E3" w:rsidRPr="00AF18E0" w:rsidRDefault="003F46E3" w:rsidP="003F46E3">
            <w:pPr>
              <w:tabs>
                <w:tab w:val="left" w:pos="228"/>
              </w:tabs>
              <w:autoSpaceDE/>
              <w:autoSpaceDN/>
              <w:adjustRightInd/>
              <w:spacing w:before="40" w:after="40" w:line="240" w:lineRule="auto"/>
              <w:ind w:left="65"/>
              <w:rPr>
                <w:sz w:val="16"/>
                <w:szCs w:val="16"/>
              </w:rPr>
            </w:pPr>
            <w:r w:rsidRPr="00AF18E0">
              <w:rPr>
                <w:sz w:val="16"/>
                <w:szCs w:val="16"/>
              </w:rPr>
              <w:t>Sher-</w:t>
            </w:r>
            <w:proofErr w:type="spellStart"/>
            <w:r w:rsidRPr="00AF18E0">
              <w:rPr>
                <w:sz w:val="16"/>
                <w:szCs w:val="16"/>
              </w:rPr>
              <w:t>Loxane</w:t>
            </w:r>
            <w:proofErr w:type="spellEnd"/>
            <w:r w:rsidRPr="00AF18E0">
              <w:rPr>
                <w:sz w:val="16"/>
                <w:szCs w:val="16"/>
              </w:rPr>
              <w:t xml:space="preserve"> 800</w:t>
            </w:r>
          </w:p>
        </w:tc>
        <w:tc>
          <w:tcPr>
            <w:tcW w:w="1332" w:type="dxa"/>
            <w:gridSpan w:val="3"/>
            <w:tcBorders>
              <w:top w:val="nil"/>
              <w:left w:val="nil"/>
              <w:bottom w:val="nil"/>
              <w:right w:val="nil"/>
            </w:tcBorders>
            <w:vAlign w:val="center"/>
          </w:tcPr>
          <w:p w14:paraId="599CA766" w14:textId="5342A9C2" w:rsidR="003F46E3" w:rsidRPr="0080497E" w:rsidRDefault="003F46E3" w:rsidP="00B5460C">
            <w:pPr>
              <w:tabs>
                <w:tab w:val="left" w:pos="230"/>
              </w:tabs>
              <w:autoSpaceDE/>
              <w:autoSpaceDN/>
              <w:adjustRightInd/>
              <w:spacing w:before="40" w:after="40" w:line="240" w:lineRule="auto"/>
              <w:ind w:left="65"/>
              <w:jc w:val="center"/>
              <w:rPr>
                <w:sz w:val="16"/>
                <w:szCs w:val="16"/>
              </w:rPr>
            </w:pPr>
            <w:r>
              <w:rPr>
                <w:sz w:val="16"/>
                <w:szCs w:val="16"/>
              </w:rPr>
              <w:t>100</w:t>
            </w:r>
          </w:p>
        </w:tc>
        <w:tc>
          <w:tcPr>
            <w:tcW w:w="1377" w:type="dxa"/>
            <w:tcBorders>
              <w:top w:val="nil"/>
              <w:left w:val="nil"/>
              <w:bottom w:val="nil"/>
              <w:right w:val="nil"/>
            </w:tcBorders>
            <w:vAlign w:val="center"/>
          </w:tcPr>
          <w:p w14:paraId="69CECA38" w14:textId="77777777" w:rsidR="003F46E3" w:rsidRPr="0080497E" w:rsidRDefault="003F46E3" w:rsidP="003F46E3">
            <w:pPr>
              <w:autoSpaceDE/>
              <w:autoSpaceDN/>
              <w:adjustRightInd/>
              <w:spacing w:before="40" w:after="40" w:line="240" w:lineRule="auto"/>
              <w:ind w:left="65"/>
              <w:rPr>
                <w:sz w:val="16"/>
                <w:szCs w:val="16"/>
              </w:rPr>
            </w:pPr>
            <w:r w:rsidRPr="00E50958">
              <w:rPr>
                <w:sz w:val="16"/>
                <w:szCs w:val="16"/>
                <w:lang w:val="ru-RU"/>
              </w:rPr>
              <w:t>121°C (250°F)</w:t>
            </w:r>
          </w:p>
        </w:tc>
      </w:tr>
      <w:tr w:rsidR="003F46E3" w:rsidRPr="0080497E" w14:paraId="1AF0A2F6" w14:textId="77777777" w:rsidTr="00B5460C">
        <w:trPr>
          <w:trHeight w:val="288"/>
        </w:trPr>
        <w:tc>
          <w:tcPr>
            <w:tcW w:w="2268" w:type="dxa"/>
            <w:gridSpan w:val="3"/>
            <w:tcBorders>
              <w:top w:val="nil"/>
              <w:left w:val="nil"/>
              <w:bottom w:val="nil"/>
              <w:right w:val="nil"/>
            </w:tcBorders>
            <w:vAlign w:val="center"/>
          </w:tcPr>
          <w:p w14:paraId="12970209" w14:textId="77777777" w:rsidR="003F46E3" w:rsidRPr="0080497E" w:rsidRDefault="003F46E3" w:rsidP="003F46E3">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4635CF23" w14:textId="77777777" w:rsidR="003F46E3" w:rsidRPr="0080497E" w:rsidRDefault="003F46E3" w:rsidP="003F46E3">
            <w:pPr>
              <w:tabs>
                <w:tab w:val="left" w:pos="0"/>
              </w:tabs>
              <w:autoSpaceDE/>
              <w:autoSpaceDN/>
              <w:adjustRightInd/>
              <w:spacing w:before="40" w:after="40" w:line="240" w:lineRule="auto"/>
              <w:ind w:left="0"/>
              <w:rPr>
                <w:sz w:val="16"/>
                <w:szCs w:val="16"/>
              </w:rPr>
            </w:pPr>
            <w:r w:rsidRPr="0080497E">
              <w:rPr>
                <w:sz w:val="16"/>
                <w:szCs w:val="16"/>
              </w:rPr>
              <w:t>Tnemec</w:t>
            </w:r>
          </w:p>
        </w:tc>
        <w:tc>
          <w:tcPr>
            <w:tcW w:w="2430" w:type="dxa"/>
            <w:gridSpan w:val="5"/>
            <w:tcBorders>
              <w:top w:val="nil"/>
              <w:left w:val="nil"/>
              <w:bottom w:val="nil"/>
              <w:right w:val="nil"/>
            </w:tcBorders>
            <w:vAlign w:val="center"/>
          </w:tcPr>
          <w:p w14:paraId="19585094" w14:textId="77777777" w:rsidR="003F46E3" w:rsidRPr="00AF18E0" w:rsidRDefault="003F46E3" w:rsidP="003F46E3">
            <w:pPr>
              <w:tabs>
                <w:tab w:val="left" w:pos="228"/>
              </w:tabs>
              <w:autoSpaceDE/>
              <w:autoSpaceDN/>
              <w:adjustRightInd/>
              <w:spacing w:before="40" w:after="40" w:line="240" w:lineRule="auto"/>
              <w:ind w:left="65"/>
              <w:rPr>
                <w:sz w:val="16"/>
                <w:szCs w:val="16"/>
              </w:rPr>
            </w:pPr>
            <w:r w:rsidRPr="00AF18E0">
              <w:rPr>
                <w:sz w:val="16"/>
                <w:szCs w:val="16"/>
              </w:rPr>
              <w:t>Series 750 UVX</w:t>
            </w:r>
          </w:p>
        </w:tc>
        <w:tc>
          <w:tcPr>
            <w:tcW w:w="1332" w:type="dxa"/>
            <w:gridSpan w:val="3"/>
            <w:tcBorders>
              <w:top w:val="nil"/>
              <w:left w:val="nil"/>
              <w:bottom w:val="nil"/>
              <w:right w:val="nil"/>
            </w:tcBorders>
            <w:vAlign w:val="center"/>
          </w:tcPr>
          <w:p w14:paraId="6C17EF97" w14:textId="77777777" w:rsidR="003F46E3" w:rsidRPr="0080497E" w:rsidRDefault="003F46E3" w:rsidP="00B5460C">
            <w:pPr>
              <w:tabs>
                <w:tab w:val="left" w:pos="230"/>
              </w:tabs>
              <w:autoSpaceDE/>
              <w:autoSpaceDN/>
              <w:adjustRightInd/>
              <w:spacing w:before="40" w:after="40" w:line="240" w:lineRule="auto"/>
              <w:ind w:left="65"/>
              <w:jc w:val="center"/>
              <w:rPr>
                <w:sz w:val="16"/>
                <w:szCs w:val="16"/>
              </w:rPr>
            </w:pPr>
            <w:r w:rsidRPr="0080497E">
              <w:rPr>
                <w:sz w:val="16"/>
                <w:szCs w:val="16"/>
              </w:rPr>
              <w:t>99</w:t>
            </w:r>
          </w:p>
        </w:tc>
        <w:tc>
          <w:tcPr>
            <w:tcW w:w="1377" w:type="dxa"/>
            <w:tcBorders>
              <w:top w:val="nil"/>
              <w:left w:val="nil"/>
              <w:bottom w:val="nil"/>
              <w:right w:val="nil"/>
            </w:tcBorders>
            <w:vAlign w:val="center"/>
          </w:tcPr>
          <w:p w14:paraId="6D4F6C0A" w14:textId="77777777" w:rsidR="003F46E3" w:rsidRPr="0080497E" w:rsidRDefault="003F46E3" w:rsidP="003F46E3">
            <w:pPr>
              <w:autoSpaceDE/>
              <w:autoSpaceDN/>
              <w:adjustRightInd/>
              <w:spacing w:before="40" w:after="40" w:line="240" w:lineRule="auto"/>
              <w:ind w:left="65"/>
              <w:rPr>
                <w:sz w:val="16"/>
                <w:szCs w:val="16"/>
              </w:rPr>
            </w:pPr>
            <w:r w:rsidRPr="00E50958">
              <w:rPr>
                <w:sz w:val="16"/>
                <w:szCs w:val="16"/>
                <w:lang w:val="ru-RU"/>
              </w:rPr>
              <w:t>121°C (250°F)</w:t>
            </w:r>
          </w:p>
        </w:tc>
      </w:tr>
      <w:tr w:rsidR="003F46E3" w:rsidRPr="00AB0391" w14:paraId="06E09212" w14:textId="77777777" w:rsidTr="00D750DA">
        <w:trPr>
          <w:trHeight w:val="288"/>
        </w:trPr>
        <w:tc>
          <w:tcPr>
            <w:tcW w:w="9747" w:type="dxa"/>
            <w:gridSpan w:val="13"/>
            <w:tcBorders>
              <w:top w:val="nil"/>
              <w:left w:val="nil"/>
              <w:bottom w:val="single" w:sz="12" w:space="0" w:color="auto"/>
              <w:right w:val="nil"/>
            </w:tcBorders>
            <w:vAlign w:val="center"/>
          </w:tcPr>
          <w:p w14:paraId="1CA87D6D" w14:textId="77777777" w:rsidR="003F46E3" w:rsidRPr="00D750DA" w:rsidRDefault="003F46E3" w:rsidP="003F46E3">
            <w:pPr>
              <w:autoSpaceDE/>
              <w:autoSpaceDN/>
              <w:adjustRightInd/>
              <w:spacing w:before="0" w:line="240" w:lineRule="auto"/>
              <w:ind w:left="65"/>
              <w:rPr>
                <w:b/>
                <w:sz w:val="16"/>
                <w:szCs w:val="16"/>
                <w:lang w:val="ru-RU"/>
              </w:rPr>
            </w:pPr>
            <w:r w:rsidRPr="00015BD6">
              <w:rPr>
                <w:i/>
                <w:color w:val="auto"/>
                <w:sz w:val="14"/>
                <w:szCs w:val="24"/>
                <w:lang w:val="ru-RU"/>
              </w:rPr>
              <w:t>Настоятельно рекомендуется пользоваться респираторами при нанесении полиуретановых покрытий.</w:t>
            </w:r>
          </w:p>
        </w:tc>
      </w:tr>
      <w:tr w:rsidR="003F46E3" w:rsidRPr="0080497E" w14:paraId="67E91E0D" w14:textId="77777777" w:rsidTr="00B5460C">
        <w:trPr>
          <w:trHeight w:val="288"/>
        </w:trPr>
        <w:tc>
          <w:tcPr>
            <w:tcW w:w="1458" w:type="dxa"/>
            <w:tcBorders>
              <w:top w:val="single" w:sz="12" w:space="0" w:color="auto"/>
              <w:left w:val="nil"/>
              <w:bottom w:val="nil"/>
              <w:right w:val="nil"/>
            </w:tcBorders>
            <w:vAlign w:val="center"/>
          </w:tcPr>
          <w:p w14:paraId="70507D59" w14:textId="77777777" w:rsidR="003F46E3" w:rsidRPr="0080497E" w:rsidRDefault="003F46E3" w:rsidP="003F46E3">
            <w:pPr>
              <w:autoSpaceDE/>
              <w:autoSpaceDN/>
              <w:adjustRightInd/>
              <w:spacing w:before="0" w:line="240" w:lineRule="auto"/>
              <w:ind w:left="0"/>
              <w:rPr>
                <w:b/>
                <w:sz w:val="16"/>
                <w:szCs w:val="16"/>
              </w:rPr>
            </w:pPr>
            <w:r w:rsidRPr="00B52749">
              <w:rPr>
                <w:b/>
                <w:color w:val="auto"/>
                <w:sz w:val="16"/>
                <w:szCs w:val="24"/>
                <w:lang w:val="ru-RU"/>
              </w:rPr>
              <w:t>Последнее обновление</w:t>
            </w:r>
            <w:r>
              <w:rPr>
                <w:b/>
                <w:color w:val="auto"/>
                <w:sz w:val="16"/>
                <w:szCs w:val="24"/>
                <w:lang w:val="ru-RU"/>
              </w:rPr>
              <w:t>:</w:t>
            </w:r>
          </w:p>
        </w:tc>
        <w:tc>
          <w:tcPr>
            <w:tcW w:w="3150" w:type="dxa"/>
            <w:gridSpan w:val="3"/>
            <w:tcBorders>
              <w:top w:val="single" w:sz="12" w:space="0" w:color="auto"/>
              <w:left w:val="nil"/>
              <w:bottom w:val="nil"/>
              <w:right w:val="nil"/>
            </w:tcBorders>
            <w:vAlign w:val="center"/>
          </w:tcPr>
          <w:p w14:paraId="5AE5C41B" w14:textId="478062E4" w:rsidR="003F46E3" w:rsidRPr="00B5460C" w:rsidRDefault="00595E9C" w:rsidP="003F46E3">
            <w:pPr>
              <w:autoSpaceDE/>
              <w:autoSpaceDN/>
              <w:adjustRightInd/>
              <w:spacing w:before="0" w:line="240" w:lineRule="auto"/>
              <w:ind w:left="0"/>
              <w:rPr>
                <w:sz w:val="16"/>
                <w:szCs w:val="16"/>
              </w:rPr>
            </w:pPr>
            <w:r>
              <w:rPr>
                <w:color w:val="auto"/>
                <w:sz w:val="16"/>
                <w:szCs w:val="24"/>
                <w:lang w:val="ru-RU"/>
              </w:rPr>
              <w:t>Ноябрь</w:t>
            </w:r>
            <w:r w:rsidR="00B5460C">
              <w:rPr>
                <w:color w:val="auto"/>
                <w:sz w:val="16"/>
                <w:szCs w:val="24"/>
              </w:rPr>
              <w:t xml:space="preserve"> 2025</w:t>
            </w:r>
          </w:p>
        </w:tc>
        <w:tc>
          <w:tcPr>
            <w:tcW w:w="1980" w:type="dxa"/>
            <w:gridSpan w:val="2"/>
            <w:tcBorders>
              <w:top w:val="single" w:sz="12" w:space="0" w:color="auto"/>
              <w:left w:val="nil"/>
              <w:bottom w:val="nil"/>
              <w:right w:val="nil"/>
            </w:tcBorders>
            <w:vAlign w:val="center"/>
          </w:tcPr>
          <w:p w14:paraId="3BA1148E" w14:textId="77777777" w:rsidR="003F46E3" w:rsidRPr="0080497E" w:rsidRDefault="003F46E3" w:rsidP="003F46E3">
            <w:pPr>
              <w:autoSpaceDE/>
              <w:autoSpaceDN/>
              <w:adjustRightInd/>
              <w:spacing w:before="0" w:line="240" w:lineRule="auto"/>
              <w:ind w:left="936"/>
              <w:rPr>
                <w:b/>
                <w:sz w:val="16"/>
                <w:szCs w:val="16"/>
              </w:rPr>
            </w:pPr>
          </w:p>
        </w:tc>
        <w:tc>
          <w:tcPr>
            <w:tcW w:w="1782" w:type="dxa"/>
            <w:gridSpan w:val="6"/>
            <w:tcBorders>
              <w:top w:val="single" w:sz="12" w:space="0" w:color="auto"/>
              <w:left w:val="nil"/>
              <w:bottom w:val="nil"/>
              <w:right w:val="nil"/>
            </w:tcBorders>
            <w:vAlign w:val="center"/>
          </w:tcPr>
          <w:p w14:paraId="2D9E4FC6" w14:textId="77777777" w:rsidR="003F46E3" w:rsidRPr="0080497E" w:rsidRDefault="003F46E3" w:rsidP="003F46E3">
            <w:pPr>
              <w:autoSpaceDE/>
              <w:autoSpaceDN/>
              <w:adjustRightInd/>
              <w:spacing w:before="0" w:line="240" w:lineRule="auto"/>
              <w:ind w:left="936"/>
              <w:jc w:val="center"/>
              <w:rPr>
                <w:b/>
                <w:sz w:val="16"/>
                <w:szCs w:val="16"/>
              </w:rPr>
            </w:pPr>
          </w:p>
        </w:tc>
        <w:tc>
          <w:tcPr>
            <w:tcW w:w="1377" w:type="dxa"/>
            <w:tcBorders>
              <w:top w:val="single" w:sz="12" w:space="0" w:color="auto"/>
              <w:left w:val="nil"/>
              <w:bottom w:val="nil"/>
              <w:right w:val="nil"/>
            </w:tcBorders>
            <w:vAlign w:val="center"/>
          </w:tcPr>
          <w:p w14:paraId="2D671DA5" w14:textId="77777777" w:rsidR="003F46E3" w:rsidRPr="0080497E" w:rsidRDefault="003F46E3" w:rsidP="003F46E3">
            <w:pPr>
              <w:autoSpaceDE/>
              <w:autoSpaceDN/>
              <w:adjustRightInd/>
              <w:spacing w:before="0" w:line="240" w:lineRule="auto"/>
              <w:ind w:left="936"/>
              <w:rPr>
                <w:b/>
                <w:sz w:val="16"/>
                <w:szCs w:val="16"/>
              </w:rPr>
            </w:pPr>
          </w:p>
        </w:tc>
      </w:tr>
    </w:tbl>
    <w:p w14:paraId="7532D420" w14:textId="323B3656" w:rsidR="00686FC0" w:rsidRPr="00FA1681" w:rsidRDefault="00686FC0" w:rsidP="00686FC0">
      <w:pPr>
        <w:widowControl w:val="0"/>
        <w:spacing w:line="240" w:lineRule="auto"/>
        <w:ind w:left="993" w:right="-20" w:hanging="1135"/>
        <w:contextualSpacing/>
        <w:rPr>
          <w:sz w:val="20"/>
          <w:szCs w:val="20"/>
          <w:lang w:val="ru-RU"/>
        </w:rPr>
      </w:pPr>
    </w:p>
    <w:p w14:paraId="3A00D60C" w14:textId="77777777" w:rsidR="002B5E17" w:rsidRPr="00F029EB" w:rsidRDefault="002B5E17" w:rsidP="002B5E17">
      <w:pPr>
        <w:tabs>
          <w:tab w:val="left" w:pos="3225"/>
        </w:tabs>
        <w:rPr>
          <w:color w:val="auto"/>
          <w:sz w:val="20"/>
          <w:szCs w:val="20"/>
          <w:lang w:val="ru-RU"/>
        </w:rPr>
      </w:pPr>
    </w:p>
    <w:p w14:paraId="4D205F1A" w14:textId="77777777" w:rsidR="002B5E17" w:rsidRDefault="002B5E17" w:rsidP="002B5E17">
      <w:pPr>
        <w:tabs>
          <w:tab w:val="left" w:pos="3225"/>
        </w:tabs>
        <w:rPr>
          <w:color w:val="auto"/>
          <w:lang w:val="ru-RU"/>
        </w:rPr>
      </w:pPr>
      <w:r w:rsidRPr="00F029EB">
        <w:rPr>
          <w:color w:val="auto"/>
          <w:lang w:val="ru-RU"/>
        </w:rPr>
        <w:br w:type="page"/>
      </w:r>
    </w:p>
    <w:tbl>
      <w:tblPr>
        <w:tblW w:w="9950" w:type="dxa"/>
        <w:jc w:val="center"/>
        <w:tblLayout w:type="fixed"/>
        <w:tblLook w:val="01E0" w:firstRow="1" w:lastRow="1" w:firstColumn="1" w:lastColumn="1" w:noHBand="0" w:noVBand="0"/>
      </w:tblPr>
      <w:tblGrid>
        <w:gridCol w:w="1170"/>
        <w:gridCol w:w="266"/>
        <w:gridCol w:w="852"/>
        <w:gridCol w:w="3112"/>
        <w:gridCol w:w="1620"/>
        <w:gridCol w:w="612"/>
        <w:gridCol w:w="971"/>
        <w:gridCol w:w="1340"/>
        <w:gridCol w:w="7"/>
      </w:tblGrid>
      <w:tr w:rsidR="002C322C" w:rsidRPr="001D3869" w14:paraId="4495BF5A" w14:textId="77777777" w:rsidTr="00F029EB">
        <w:trPr>
          <w:trHeight w:val="360"/>
          <w:jc w:val="center"/>
        </w:trPr>
        <w:tc>
          <w:tcPr>
            <w:tcW w:w="9950" w:type="dxa"/>
            <w:gridSpan w:val="9"/>
            <w:tcBorders>
              <w:top w:val="single" w:sz="6" w:space="0" w:color="auto"/>
              <w:bottom w:val="single" w:sz="12" w:space="0" w:color="auto"/>
            </w:tcBorders>
            <w:shd w:val="clear" w:color="auto" w:fill="FFFFFF"/>
            <w:vAlign w:val="center"/>
          </w:tcPr>
          <w:p w14:paraId="6DED52FE" w14:textId="77777777" w:rsidR="002C322C" w:rsidRPr="001D3869" w:rsidRDefault="002C322C" w:rsidP="002C322C">
            <w:pPr>
              <w:ind w:right="-72"/>
              <w:jc w:val="right"/>
              <w:rPr>
                <w:b/>
                <w:i/>
                <w:color w:val="auto"/>
              </w:rPr>
            </w:pPr>
            <w:proofErr w:type="spellStart"/>
            <w:r w:rsidRPr="0005732F">
              <w:rPr>
                <w:b/>
                <w:i/>
                <w:color w:val="auto"/>
              </w:rPr>
              <w:lastRenderedPageBreak/>
              <w:t>Двухкомпонентные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2C322C" w:rsidRPr="001D3869" w14:paraId="4EB4D079" w14:textId="77777777" w:rsidTr="00F029EB">
        <w:trPr>
          <w:trHeight w:val="360"/>
          <w:jc w:val="center"/>
        </w:trPr>
        <w:tc>
          <w:tcPr>
            <w:tcW w:w="7632" w:type="dxa"/>
            <w:gridSpan w:val="6"/>
            <w:tcBorders>
              <w:top w:val="single" w:sz="12" w:space="0" w:color="auto"/>
              <w:left w:val="single" w:sz="12" w:space="0" w:color="auto"/>
              <w:bottom w:val="single" w:sz="12" w:space="0" w:color="auto"/>
            </w:tcBorders>
            <w:vAlign w:val="center"/>
          </w:tcPr>
          <w:p w14:paraId="3FDABAE2" w14:textId="77777777" w:rsidR="002C322C" w:rsidRPr="00422FFE" w:rsidRDefault="002C322C" w:rsidP="002C322C">
            <w:pPr>
              <w:autoSpaceDE/>
              <w:autoSpaceDN/>
              <w:adjustRightInd/>
              <w:spacing w:before="0" w:line="240" w:lineRule="auto"/>
              <w:ind w:left="0"/>
              <w:rPr>
                <w:b/>
                <w:sz w:val="20"/>
                <w:szCs w:val="20"/>
                <w:lang w:val="ru-RU"/>
              </w:rPr>
            </w:pPr>
            <w:r w:rsidRPr="00422FFE">
              <w:rPr>
                <w:b/>
                <w:sz w:val="20"/>
                <w:szCs w:val="20"/>
                <w:lang w:val="ru-RU"/>
              </w:rPr>
              <w:t>Водорастворимый акриловый грунт | Водорастворимый акрил</w:t>
            </w:r>
          </w:p>
        </w:tc>
        <w:tc>
          <w:tcPr>
            <w:tcW w:w="2318" w:type="dxa"/>
            <w:gridSpan w:val="3"/>
            <w:tcBorders>
              <w:top w:val="single" w:sz="12" w:space="0" w:color="auto"/>
              <w:bottom w:val="single" w:sz="12" w:space="0" w:color="auto"/>
              <w:right w:val="single" w:sz="12" w:space="0" w:color="auto"/>
            </w:tcBorders>
            <w:shd w:val="clear" w:color="auto" w:fill="000000"/>
            <w:vAlign w:val="center"/>
          </w:tcPr>
          <w:p w14:paraId="45404C1D" w14:textId="77777777" w:rsidR="002C322C" w:rsidRPr="00CB264E" w:rsidRDefault="002C322C" w:rsidP="002C322C">
            <w:pPr>
              <w:autoSpaceDE/>
              <w:autoSpaceDN/>
              <w:adjustRightInd/>
              <w:spacing w:before="0" w:line="240" w:lineRule="auto"/>
              <w:ind w:left="0"/>
              <w:jc w:val="center"/>
              <w:rPr>
                <w:b/>
                <w:color w:val="FFFFFF"/>
                <w:sz w:val="36"/>
                <w:szCs w:val="40"/>
              </w:rPr>
            </w:pPr>
            <w:r w:rsidRPr="00CB264E">
              <w:rPr>
                <w:b/>
                <w:color w:val="FFFFFF"/>
                <w:sz w:val="36"/>
                <w:szCs w:val="40"/>
              </w:rPr>
              <w:t>2.16</w:t>
            </w:r>
          </w:p>
        </w:tc>
      </w:tr>
      <w:tr w:rsidR="002C322C" w:rsidRPr="00143602" w14:paraId="12BCD543" w14:textId="77777777" w:rsidTr="00CD0558">
        <w:trPr>
          <w:gridAfter w:val="1"/>
          <w:wAfter w:w="7" w:type="dxa"/>
          <w:cantSplit/>
          <w:trHeight w:val="288"/>
          <w:jc w:val="center"/>
        </w:trPr>
        <w:tc>
          <w:tcPr>
            <w:tcW w:w="1436" w:type="dxa"/>
            <w:gridSpan w:val="2"/>
            <w:tcBorders>
              <w:top w:val="single" w:sz="12" w:space="0" w:color="auto"/>
            </w:tcBorders>
          </w:tcPr>
          <w:p w14:paraId="09AE86EE" w14:textId="77777777" w:rsidR="002C322C" w:rsidRPr="004E6B3B" w:rsidRDefault="002C322C"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964" w:type="dxa"/>
            <w:gridSpan w:val="2"/>
            <w:tcBorders>
              <w:top w:val="single" w:sz="12" w:space="0" w:color="auto"/>
            </w:tcBorders>
          </w:tcPr>
          <w:p w14:paraId="6AFD7FD8" w14:textId="77777777" w:rsidR="006E18E1" w:rsidRPr="008860EB" w:rsidRDefault="006E18E1" w:rsidP="006E18E1">
            <w:pPr>
              <w:autoSpaceDE/>
              <w:autoSpaceDN/>
              <w:adjustRightInd/>
              <w:spacing w:before="0" w:line="240" w:lineRule="auto"/>
              <w:ind w:left="-72"/>
              <w:rPr>
                <w:ins w:id="306" w:author="Kurmanov, Aidyn [STAMGazStroy LLP]" w:date="2025-12-10T13:35:00Z" w16du:dateUtc="2025-12-10T08:35:00Z"/>
                <w:b/>
                <w:bCs/>
                <w:color w:val="auto"/>
                <w:sz w:val="16"/>
                <w:szCs w:val="24"/>
                <w:lang w:val="ru-RU"/>
              </w:rPr>
            </w:pPr>
            <w:ins w:id="307" w:author="Kurmanov, Aidyn [STAMGazStroy LLP]" w:date="2025-12-10T13:35:00Z" w16du:dateUtc="2025-12-10T08:35:00Z">
              <w:r w:rsidRPr="008860EB">
                <w:rPr>
                  <w:b/>
                  <w:bCs/>
                  <w:color w:val="auto"/>
                  <w:sz w:val="16"/>
                  <w:szCs w:val="24"/>
                  <w:lang w:val="ru-RU"/>
                </w:rPr>
                <w:t xml:space="preserve">Углеродистая сталь: </w:t>
              </w:r>
            </w:ins>
          </w:p>
          <w:p w14:paraId="1A1E7FF3" w14:textId="77777777" w:rsidR="006E18E1" w:rsidRDefault="00522509" w:rsidP="006E18E1">
            <w:pPr>
              <w:autoSpaceDE/>
              <w:autoSpaceDN/>
              <w:adjustRightInd/>
              <w:spacing w:before="0" w:line="240" w:lineRule="auto"/>
              <w:ind w:left="-72"/>
              <w:rPr>
                <w:ins w:id="308" w:author="Kurmanov, Aidyn [STAMGazStroy LLP]" w:date="2025-12-10T13:35:00Z" w16du:dateUtc="2025-12-10T08:35:00Z"/>
                <w:color w:val="auto"/>
                <w:sz w:val="16"/>
                <w:szCs w:val="24"/>
                <w:lang w:val="ru-RU"/>
              </w:rPr>
            </w:pPr>
            <w:ins w:id="309" w:author="Kurmanov, Aidyn [STAMGazStroy LLP]" w:date="2025-12-10T13:35:00Z" w16du:dateUtc="2025-12-10T08:35:00Z">
              <w:r w:rsidRPr="00522509">
                <w:rPr>
                  <w:color w:val="auto"/>
                  <w:sz w:val="16"/>
                  <w:szCs w:val="24"/>
                </w:rPr>
                <w:t>SSPC</w:t>
              </w:r>
              <w:r w:rsidRPr="00064F9B">
                <w:rPr>
                  <w:color w:val="auto"/>
                  <w:sz w:val="16"/>
                  <w:szCs w:val="24"/>
                  <w:lang w:val="ru-RU"/>
                </w:rPr>
                <w:t>-</w:t>
              </w:r>
              <w:r w:rsidRPr="00522509">
                <w:rPr>
                  <w:color w:val="auto"/>
                  <w:sz w:val="16"/>
                  <w:szCs w:val="24"/>
                </w:rPr>
                <w:t>SP</w:t>
              </w:r>
              <w:r w:rsidRPr="00064F9B">
                <w:rPr>
                  <w:color w:val="auto"/>
                  <w:sz w:val="16"/>
                  <w:szCs w:val="24"/>
                  <w:lang w:val="ru-RU"/>
                </w:rPr>
                <w:t>1/</w:t>
              </w:r>
              <w:r w:rsidRPr="00522509">
                <w:rPr>
                  <w:color w:val="auto"/>
                  <w:sz w:val="16"/>
                  <w:szCs w:val="24"/>
                </w:rPr>
                <w:t>SP</w:t>
              </w:r>
              <w:r w:rsidRPr="00064F9B">
                <w:rPr>
                  <w:color w:val="auto"/>
                  <w:sz w:val="16"/>
                  <w:szCs w:val="24"/>
                  <w:lang w:val="ru-RU"/>
                </w:rPr>
                <w:t>10 (</w:t>
              </w:r>
              <w:r w:rsidRPr="00522509">
                <w:rPr>
                  <w:color w:val="auto"/>
                  <w:sz w:val="16"/>
                  <w:szCs w:val="24"/>
                </w:rPr>
                <w:t>NACE</w:t>
              </w:r>
              <w:r w:rsidRPr="00064F9B">
                <w:rPr>
                  <w:color w:val="auto"/>
                  <w:sz w:val="16"/>
                  <w:szCs w:val="24"/>
                  <w:lang w:val="ru-RU"/>
                </w:rPr>
                <w:t xml:space="preserve"> </w:t>
              </w:r>
              <w:r w:rsidRPr="00522509">
                <w:rPr>
                  <w:color w:val="auto"/>
                  <w:sz w:val="16"/>
                  <w:szCs w:val="24"/>
                </w:rPr>
                <w:t>No</w:t>
              </w:r>
              <w:r w:rsidRPr="00064F9B">
                <w:rPr>
                  <w:color w:val="auto"/>
                  <w:sz w:val="16"/>
                  <w:szCs w:val="24"/>
                  <w:lang w:val="ru-RU"/>
                </w:rPr>
                <w:t xml:space="preserve">. </w:t>
              </w:r>
              <w:r w:rsidR="006E18E1" w:rsidRPr="00064F9B">
                <w:rPr>
                  <w:color w:val="auto"/>
                  <w:sz w:val="16"/>
                  <w:szCs w:val="24"/>
                  <w:lang w:val="ru-RU"/>
                </w:rPr>
                <w:t>2) (</w:t>
              </w:r>
              <w:r w:rsidR="006E18E1" w:rsidRPr="00E10EA3">
                <w:rPr>
                  <w:color w:val="auto"/>
                  <w:sz w:val="16"/>
                  <w:szCs w:val="24"/>
                </w:rPr>
                <w:t>SA</w:t>
              </w:r>
              <w:r w:rsidR="006E18E1" w:rsidRPr="00064F9B">
                <w:rPr>
                  <w:color w:val="auto"/>
                  <w:sz w:val="16"/>
                  <w:szCs w:val="24"/>
                  <w:lang w:val="ru-RU"/>
                </w:rPr>
                <w:t xml:space="preserve"> 2.5). </w:t>
              </w:r>
            </w:ins>
          </w:p>
          <w:p w14:paraId="1F1F5822" w14:textId="77777777" w:rsidR="006E18E1" w:rsidRDefault="006E18E1" w:rsidP="006E18E1">
            <w:pPr>
              <w:autoSpaceDE/>
              <w:autoSpaceDN/>
              <w:adjustRightInd/>
              <w:spacing w:before="0" w:line="240" w:lineRule="auto"/>
              <w:ind w:left="-72"/>
              <w:rPr>
                <w:ins w:id="310" w:author="Kurmanov, Aidyn [STAMGazStroy LLP]" w:date="2025-12-10T13:35:00Z" w16du:dateUtc="2025-12-10T08:35:00Z"/>
                <w:color w:val="auto"/>
                <w:sz w:val="16"/>
                <w:szCs w:val="24"/>
                <w:lang w:val="ru-RU"/>
              </w:rPr>
            </w:pPr>
            <w:ins w:id="311" w:author="Kurmanov, Aidyn [STAMGazStroy LLP]" w:date="2025-12-10T13:35:00Z" w16du:dateUtc="2025-12-10T08:35:00Z">
              <w:r>
                <w:rPr>
                  <w:color w:val="auto"/>
                  <w:sz w:val="16"/>
                  <w:szCs w:val="24"/>
                  <w:lang w:val="ru-RU"/>
                </w:rPr>
                <w:t>Абразивоструйная</w:t>
              </w:r>
              <w:r w:rsidRPr="004F4A48">
                <w:rPr>
                  <w:color w:val="auto"/>
                  <w:sz w:val="16"/>
                  <w:szCs w:val="24"/>
                  <w:lang w:val="ru-RU"/>
                </w:rPr>
                <w:t xml:space="preserve"> </w:t>
              </w:r>
              <w:r w:rsidRPr="00B50E8C">
                <w:rPr>
                  <w:color w:val="auto"/>
                  <w:sz w:val="16"/>
                  <w:szCs w:val="24"/>
                  <w:lang w:val="ru-RU"/>
                </w:rPr>
                <w:t>очистка</w:t>
              </w:r>
              <w:r>
                <w:rPr>
                  <w:color w:val="auto"/>
                  <w:sz w:val="16"/>
                  <w:szCs w:val="24"/>
                  <w:lang w:val="ru-RU"/>
                </w:rPr>
                <w:t xml:space="preserve"> </w:t>
              </w:r>
              <w:r w:rsidRPr="009B1CE0">
                <w:rPr>
                  <w:color w:val="auto"/>
                  <w:sz w:val="16"/>
                  <w:szCs w:val="24"/>
                  <w:lang w:val="ru-RU"/>
                </w:rPr>
                <w:t>до почти белого металла</w:t>
              </w:r>
              <w:r w:rsidRPr="00B05997">
                <w:rPr>
                  <w:color w:val="auto"/>
                  <w:sz w:val="16"/>
                  <w:szCs w:val="24"/>
                  <w:lang w:val="ru-RU"/>
                </w:rPr>
                <w:t xml:space="preserve">. </w:t>
              </w:r>
            </w:ins>
          </w:p>
          <w:p w14:paraId="1084D570" w14:textId="77777777" w:rsidR="006E18E1" w:rsidRDefault="006E18E1" w:rsidP="006E18E1">
            <w:pPr>
              <w:autoSpaceDE/>
              <w:autoSpaceDN/>
              <w:adjustRightInd/>
              <w:spacing w:before="0" w:line="240" w:lineRule="auto"/>
              <w:ind w:left="-72"/>
              <w:rPr>
                <w:ins w:id="312" w:author="Kurmanov, Aidyn [STAMGazStroy LLP]" w:date="2025-12-10T13:35:00Z" w16du:dateUtc="2025-12-10T08:35:00Z"/>
                <w:color w:val="auto"/>
                <w:sz w:val="16"/>
                <w:szCs w:val="24"/>
                <w:lang w:val="ru-RU"/>
              </w:rPr>
            </w:pPr>
          </w:p>
          <w:p w14:paraId="52FCEF4C" w14:textId="77777777" w:rsidR="006E18E1" w:rsidRDefault="006E18E1" w:rsidP="006E18E1">
            <w:pPr>
              <w:autoSpaceDE/>
              <w:autoSpaceDN/>
              <w:adjustRightInd/>
              <w:spacing w:before="0" w:line="240" w:lineRule="auto"/>
              <w:ind w:left="-72"/>
              <w:rPr>
                <w:ins w:id="313" w:author="Kurmanov, Aidyn [STAMGazStroy LLP]" w:date="2025-12-10T13:35:00Z" w16du:dateUtc="2025-12-10T08:35:00Z"/>
                <w:color w:val="auto"/>
                <w:sz w:val="16"/>
                <w:szCs w:val="24"/>
                <w:lang w:val="ru-RU"/>
              </w:rPr>
            </w:pPr>
            <w:ins w:id="314" w:author="Kurmanov, Aidyn [STAMGazStroy LLP]" w:date="2025-12-10T13:35:00Z" w16du:dateUtc="2025-12-10T08:35:00Z">
              <w:r w:rsidRPr="008860EB">
                <w:rPr>
                  <w:b/>
                  <w:bCs/>
                  <w:color w:val="auto"/>
                  <w:sz w:val="16"/>
                  <w:szCs w:val="24"/>
                  <w:lang w:val="ru-RU"/>
                </w:rPr>
                <w:t>Нержавеющая</w:t>
              </w:r>
              <w:r w:rsidRPr="00064F9B">
                <w:rPr>
                  <w:b/>
                  <w:bCs/>
                  <w:color w:val="auto"/>
                  <w:sz w:val="16"/>
                  <w:szCs w:val="24"/>
                  <w:lang w:val="ru-RU"/>
                </w:rPr>
                <w:t xml:space="preserve"> </w:t>
              </w:r>
              <w:r w:rsidRPr="008860EB">
                <w:rPr>
                  <w:b/>
                  <w:bCs/>
                  <w:color w:val="auto"/>
                  <w:sz w:val="16"/>
                  <w:szCs w:val="24"/>
                  <w:lang w:val="ru-RU"/>
                </w:rPr>
                <w:t>сталь</w:t>
              </w:r>
              <w:r w:rsidRPr="00064F9B">
                <w:rPr>
                  <w:b/>
                  <w:bCs/>
                  <w:color w:val="auto"/>
                  <w:sz w:val="16"/>
                  <w:szCs w:val="24"/>
                  <w:lang w:val="ru-RU"/>
                </w:rPr>
                <w:t>:</w:t>
              </w:r>
            </w:ins>
          </w:p>
          <w:p w14:paraId="4C7506A2" w14:textId="77777777" w:rsidR="006E18E1" w:rsidRDefault="006E18E1" w:rsidP="006E18E1">
            <w:pPr>
              <w:autoSpaceDE/>
              <w:autoSpaceDN/>
              <w:adjustRightInd/>
              <w:spacing w:before="0" w:line="240" w:lineRule="auto"/>
              <w:ind w:left="-72"/>
              <w:rPr>
                <w:ins w:id="315" w:author="Kurmanov, Aidyn [STAMGazStroy LLP]" w:date="2025-12-10T13:35:00Z" w16du:dateUtc="2025-12-10T08:35:00Z"/>
                <w:color w:val="auto"/>
                <w:sz w:val="16"/>
                <w:szCs w:val="24"/>
                <w:lang w:val="ru-RU"/>
              </w:rPr>
            </w:pPr>
            <w:ins w:id="316" w:author="Kurmanov, Aidyn [STAMGazStroy LLP]" w:date="2025-12-10T13:35:00Z" w16du:dateUtc="2025-12-10T08:35:00Z">
              <w:r w:rsidRPr="00E10EA3">
                <w:rPr>
                  <w:color w:val="auto"/>
                  <w:sz w:val="16"/>
                  <w:szCs w:val="24"/>
                </w:rPr>
                <w:t>SSPC</w:t>
              </w:r>
              <w:r w:rsidRPr="006B6C90">
                <w:rPr>
                  <w:color w:val="auto"/>
                  <w:sz w:val="16"/>
                  <w:szCs w:val="24"/>
                  <w:lang w:val="ru-RU"/>
                </w:rPr>
                <w:t>-</w:t>
              </w:r>
              <w:r>
                <w:rPr>
                  <w:color w:val="auto"/>
                  <w:sz w:val="16"/>
                  <w:szCs w:val="24"/>
                </w:rPr>
                <w:t>SP</w:t>
              </w:r>
              <w:r w:rsidRPr="00511726">
                <w:rPr>
                  <w:color w:val="auto"/>
                  <w:sz w:val="16"/>
                  <w:szCs w:val="24"/>
                  <w:lang w:val="ru-RU"/>
                </w:rPr>
                <w:t>1/</w:t>
              </w:r>
              <w:r w:rsidRPr="00E10EA3">
                <w:rPr>
                  <w:color w:val="auto"/>
                  <w:sz w:val="16"/>
                  <w:szCs w:val="24"/>
                </w:rPr>
                <w:t>SP</w:t>
              </w:r>
              <w:r w:rsidRPr="006B6C90">
                <w:rPr>
                  <w:color w:val="auto"/>
                  <w:sz w:val="16"/>
                  <w:szCs w:val="24"/>
                  <w:lang w:val="ru-RU"/>
                </w:rPr>
                <w:t>16</w:t>
              </w:r>
              <w:r>
                <w:rPr>
                  <w:color w:val="auto"/>
                  <w:sz w:val="16"/>
                  <w:szCs w:val="24"/>
                  <w:lang w:val="ru-RU"/>
                </w:rPr>
                <w:t xml:space="preserve"> Поверхностная абразивоструйная очистка нержавеющей стали</w:t>
              </w:r>
              <w:r w:rsidRPr="006B6C90">
                <w:rPr>
                  <w:color w:val="auto"/>
                  <w:sz w:val="16"/>
                  <w:szCs w:val="24"/>
                  <w:lang w:val="ru-RU"/>
                </w:rPr>
                <w:t>.</w:t>
              </w:r>
            </w:ins>
          </w:p>
          <w:p w14:paraId="408C4E64" w14:textId="77777777" w:rsidR="006E18E1" w:rsidRPr="00B50573" w:rsidRDefault="006E18E1" w:rsidP="006E18E1">
            <w:pPr>
              <w:autoSpaceDE/>
              <w:autoSpaceDN/>
              <w:adjustRightInd/>
              <w:spacing w:before="0" w:line="240" w:lineRule="auto"/>
              <w:ind w:left="-72"/>
              <w:rPr>
                <w:ins w:id="317" w:author="Kurmanov, Aidyn [STAMGazStroy LLP]" w:date="2025-12-10T13:35:00Z" w16du:dateUtc="2025-12-10T08:35:00Z"/>
                <w:color w:val="auto"/>
                <w:sz w:val="16"/>
                <w:szCs w:val="24"/>
                <w:lang w:val="ru-RU"/>
              </w:rPr>
            </w:pPr>
          </w:p>
          <w:p w14:paraId="149F697C" w14:textId="61A82E7D" w:rsidR="00522509" w:rsidRPr="00BB151B" w:rsidRDefault="006E18E1" w:rsidP="00522509">
            <w:pPr>
              <w:widowControl w:val="0"/>
              <w:spacing w:before="40" w:line="184" w:lineRule="exact"/>
              <w:ind w:left="0" w:right="-48"/>
              <w:jc w:val="both"/>
              <w:rPr>
                <w:del w:id="318" w:author="Kurmanov, Aidyn [STAMGazStroy LLP]" w:date="2025-12-10T13:35:00Z" w16du:dateUtc="2025-12-10T08:35:00Z"/>
                <w:color w:val="auto"/>
                <w:sz w:val="16"/>
                <w:szCs w:val="24"/>
                <w:lang w:val="ru-RU"/>
              </w:rPr>
            </w:pPr>
            <w:ins w:id="319" w:author="Kurmanov, Aidyn [STAMGazStroy LLP]" w:date="2025-12-10T13:35:00Z" w16du:dateUtc="2025-12-10T08:35:00Z">
              <w:r w:rsidRPr="00E10EA3">
                <w:rPr>
                  <w:color w:val="auto"/>
                  <w:sz w:val="16"/>
                  <w:szCs w:val="24"/>
                </w:rPr>
                <w:t>SSPC</w:t>
              </w:r>
              <w:r w:rsidRPr="00051FB7">
                <w:rPr>
                  <w:color w:val="auto"/>
                  <w:sz w:val="16"/>
                  <w:szCs w:val="24"/>
                  <w:lang w:val="ru-RU"/>
                </w:rPr>
                <w:t>-</w:t>
              </w:r>
              <w:r w:rsidRPr="00E10EA3">
                <w:rPr>
                  <w:color w:val="auto"/>
                  <w:sz w:val="16"/>
                  <w:szCs w:val="24"/>
                </w:rPr>
                <w:t>SP</w:t>
              </w:r>
              <w:r w:rsidRPr="00051FB7">
                <w:rPr>
                  <w:color w:val="auto"/>
                  <w:sz w:val="16"/>
                  <w:szCs w:val="24"/>
                  <w:lang w:val="ru-RU"/>
                </w:rPr>
                <w:t>1/</w:t>
              </w:r>
              <w:r w:rsidRPr="00E10EA3">
                <w:rPr>
                  <w:color w:val="auto"/>
                  <w:sz w:val="16"/>
                  <w:szCs w:val="24"/>
                </w:rPr>
                <w:t>SP</w:t>
              </w:r>
              <w:r w:rsidRPr="00051FB7">
                <w:rPr>
                  <w:color w:val="auto"/>
                  <w:sz w:val="16"/>
                  <w:szCs w:val="24"/>
                  <w:lang w:val="ru-RU"/>
                </w:rPr>
                <w:t>11</w:t>
              </w:r>
              <w:r w:rsidRPr="006B6C90">
                <w:rPr>
                  <w:color w:val="auto"/>
                  <w:sz w:val="16"/>
                  <w:szCs w:val="24"/>
                  <w:lang w:val="ru-RU"/>
                </w:rPr>
                <w:t xml:space="preserve"> Механическая очистка до чистого металла</w:t>
              </w:r>
              <w:r>
                <w:rPr>
                  <w:sz w:val="16"/>
                  <w:szCs w:val="18"/>
                  <w:lang w:val="ru-RU"/>
                </w:rPr>
                <w:t xml:space="preserve">, </w:t>
              </w:r>
              <w:r w:rsidRPr="0042676D">
                <w:rPr>
                  <w:sz w:val="16"/>
                  <w:szCs w:val="16"/>
                  <w:lang w:val="ru-RU"/>
                </w:rPr>
                <w:t>подходит для ремонта</w:t>
              </w:r>
              <w:r w:rsidRPr="0042676D">
                <w:rPr>
                  <w:lang w:val="ru-RU"/>
                </w:rPr>
                <w:t xml:space="preserve"> </w:t>
              </w:r>
              <w:r w:rsidRPr="0042676D">
                <w:rPr>
                  <w:sz w:val="16"/>
                  <w:szCs w:val="16"/>
                  <w:lang w:val="ru-RU"/>
                </w:rPr>
                <w:t>небольших участков</w:t>
              </w:r>
            </w:ins>
            <w:del w:id="320" w:author="Kurmanov, Aidyn [STAMGazStroy LLP]" w:date="2025-12-10T13:35:00Z" w16du:dateUtc="2025-12-10T08:35:00Z">
              <w:r w:rsidR="00522509" w:rsidRPr="00522509" w:rsidDel="006E18E1">
                <w:rPr>
                  <w:color w:val="auto"/>
                  <w:sz w:val="16"/>
                  <w:szCs w:val="24"/>
                </w:rPr>
                <w:delText>SSPC</w:delText>
              </w:r>
              <w:r w:rsidR="00522509" w:rsidRPr="006E18E1" w:rsidDel="006E18E1">
                <w:rPr>
                  <w:color w:val="auto"/>
                  <w:sz w:val="16"/>
                  <w:szCs w:val="24"/>
                  <w:lang w:val="ru-RU"/>
                </w:rPr>
                <w:delText>-</w:delText>
              </w:r>
              <w:r w:rsidR="00522509" w:rsidRPr="00522509" w:rsidDel="006E18E1">
                <w:rPr>
                  <w:color w:val="auto"/>
                  <w:sz w:val="16"/>
                  <w:szCs w:val="24"/>
                </w:rPr>
                <w:delText>SP</w:delText>
              </w:r>
              <w:r w:rsidR="00522509" w:rsidRPr="006E18E1" w:rsidDel="006E18E1">
                <w:rPr>
                  <w:color w:val="auto"/>
                  <w:sz w:val="16"/>
                  <w:szCs w:val="24"/>
                  <w:lang w:val="ru-RU"/>
                </w:rPr>
                <w:delText>1/</w:delText>
              </w:r>
              <w:r w:rsidR="00522509" w:rsidRPr="00522509" w:rsidDel="006E18E1">
                <w:rPr>
                  <w:color w:val="auto"/>
                  <w:sz w:val="16"/>
                  <w:szCs w:val="24"/>
                </w:rPr>
                <w:delText>SP</w:delText>
              </w:r>
              <w:r w:rsidR="00522509" w:rsidRPr="006E18E1" w:rsidDel="006E18E1">
                <w:rPr>
                  <w:color w:val="auto"/>
                  <w:sz w:val="16"/>
                  <w:szCs w:val="24"/>
                  <w:lang w:val="ru-RU"/>
                </w:rPr>
                <w:delText>10 (</w:delText>
              </w:r>
              <w:r w:rsidR="00522509" w:rsidRPr="00522509" w:rsidDel="006E18E1">
                <w:rPr>
                  <w:color w:val="auto"/>
                  <w:sz w:val="16"/>
                  <w:szCs w:val="24"/>
                </w:rPr>
                <w:delText>NACE</w:delText>
              </w:r>
              <w:r w:rsidR="00522509" w:rsidRPr="006E18E1" w:rsidDel="006E18E1">
                <w:rPr>
                  <w:color w:val="auto"/>
                  <w:sz w:val="16"/>
                  <w:szCs w:val="24"/>
                  <w:lang w:val="ru-RU"/>
                </w:rPr>
                <w:delText xml:space="preserve"> </w:delText>
              </w:r>
              <w:r w:rsidR="00522509" w:rsidRPr="00522509" w:rsidDel="006E18E1">
                <w:rPr>
                  <w:color w:val="auto"/>
                  <w:sz w:val="16"/>
                  <w:szCs w:val="24"/>
                </w:rPr>
                <w:delText>No</w:delText>
              </w:r>
              <w:r w:rsidR="00522509" w:rsidRPr="006E18E1" w:rsidDel="006E18E1">
                <w:rPr>
                  <w:color w:val="auto"/>
                  <w:sz w:val="16"/>
                  <w:szCs w:val="24"/>
                  <w:lang w:val="ru-RU"/>
                </w:rPr>
                <w:delText xml:space="preserve">. </w:delText>
              </w:r>
              <w:r w:rsidR="00522509" w:rsidRPr="006E18E1">
                <w:rPr>
                  <w:color w:val="auto"/>
                  <w:sz w:val="16"/>
                  <w:szCs w:val="24"/>
                  <w:lang w:val="ru-RU"/>
                </w:rPr>
                <w:delText>2) (</w:delText>
              </w:r>
              <w:r w:rsidR="00522509" w:rsidRPr="00522509">
                <w:rPr>
                  <w:color w:val="auto"/>
                  <w:sz w:val="16"/>
                  <w:szCs w:val="24"/>
                </w:rPr>
                <w:delText>SA</w:delText>
              </w:r>
              <w:r w:rsidR="00522509" w:rsidRPr="006E18E1">
                <w:rPr>
                  <w:color w:val="auto"/>
                  <w:sz w:val="16"/>
                  <w:szCs w:val="24"/>
                  <w:lang w:val="ru-RU"/>
                </w:rPr>
                <w:delText xml:space="preserve"> 2.5)</w:delText>
              </w:r>
            </w:del>
          </w:p>
          <w:p w14:paraId="4EC5B0D3" w14:textId="55F857E0" w:rsidR="00CD0558" w:rsidRDefault="004B5C7C" w:rsidP="00522509">
            <w:pPr>
              <w:widowControl w:val="0"/>
              <w:spacing w:before="40" w:line="184" w:lineRule="exact"/>
              <w:ind w:left="0" w:right="-48"/>
              <w:jc w:val="both"/>
              <w:rPr>
                <w:del w:id="321" w:author="Kurmanov, Aidyn [STAMGazStroy LLP]" w:date="2025-12-10T13:35:00Z" w16du:dateUtc="2025-12-10T08:35:00Z"/>
                <w:color w:val="auto"/>
                <w:sz w:val="16"/>
                <w:szCs w:val="24"/>
                <w:lang w:val="ru-RU"/>
              </w:rPr>
            </w:pPr>
            <w:del w:id="322" w:author="Kurmanov, Aidyn [STAMGazStroy LLP]" w:date="2025-12-10T13:35:00Z" w16du:dateUtc="2025-12-10T08:35:00Z">
              <w:r>
                <w:rPr>
                  <w:color w:val="auto"/>
                  <w:sz w:val="16"/>
                  <w:szCs w:val="24"/>
                  <w:lang w:val="ru-RU"/>
                </w:rPr>
                <w:delText>Абразивоструйная</w:delText>
              </w:r>
              <w:r w:rsidR="00CD0558" w:rsidRPr="00CC386A">
                <w:rPr>
                  <w:color w:val="auto"/>
                  <w:sz w:val="16"/>
                  <w:szCs w:val="24"/>
                  <w:lang w:val="ru-RU"/>
                </w:rPr>
                <w:delText xml:space="preserve"> </w:delText>
              </w:r>
              <w:r w:rsidR="00CD0558" w:rsidRPr="00037A5B">
                <w:rPr>
                  <w:color w:val="auto"/>
                  <w:sz w:val="16"/>
                  <w:szCs w:val="24"/>
                  <w:lang w:val="ru-RU"/>
                </w:rPr>
                <w:delText xml:space="preserve">очистка до </w:delText>
              </w:r>
              <w:r w:rsidR="00CD0558">
                <w:rPr>
                  <w:color w:val="auto"/>
                  <w:sz w:val="16"/>
                  <w:szCs w:val="24"/>
                  <w:lang w:val="ru-RU"/>
                </w:rPr>
                <w:delText xml:space="preserve">почти </w:delText>
              </w:r>
              <w:r w:rsidR="00CD0558" w:rsidRPr="00037A5B">
                <w:rPr>
                  <w:color w:val="auto"/>
                  <w:sz w:val="16"/>
                  <w:szCs w:val="24"/>
                  <w:lang w:val="ru-RU"/>
                </w:rPr>
                <w:delText>белого металла</w:delText>
              </w:r>
              <w:r w:rsidR="00CD0558" w:rsidRPr="00CD0558">
                <w:rPr>
                  <w:color w:val="auto"/>
                  <w:sz w:val="16"/>
                  <w:szCs w:val="24"/>
                  <w:lang w:val="ru-RU"/>
                </w:rPr>
                <w:delText xml:space="preserve"> </w:delText>
              </w:r>
            </w:del>
          </w:p>
          <w:p w14:paraId="077B0B31" w14:textId="1E778A33" w:rsidR="002C322C" w:rsidRPr="001B7BE9" w:rsidRDefault="00522509" w:rsidP="00CD0558">
            <w:pPr>
              <w:widowControl w:val="0"/>
              <w:spacing w:before="40" w:line="184" w:lineRule="exact"/>
              <w:ind w:left="0" w:right="-48"/>
              <w:jc w:val="both"/>
              <w:rPr>
                <w:sz w:val="16"/>
                <w:szCs w:val="16"/>
                <w:lang w:val="ru-RU"/>
              </w:rPr>
            </w:pPr>
            <w:del w:id="323" w:author="Kurmanov, Aidyn [STAMGazStroy LLP]" w:date="2025-12-10T13:35:00Z" w16du:dateUtc="2025-12-10T08:35:00Z">
              <w:r w:rsidRPr="00522509">
                <w:rPr>
                  <w:color w:val="auto"/>
                  <w:sz w:val="16"/>
                  <w:szCs w:val="24"/>
                </w:rPr>
                <w:delText>SSPC</w:delText>
              </w:r>
              <w:r w:rsidRPr="00522509">
                <w:rPr>
                  <w:color w:val="auto"/>
                  <w:sz w:val="16"/>
                  <w:szCs w:val="24"/>
                  <w:lang w:val="ru-RU"/>
                </w:rPr>
                <w:delText>-</w:delText>
              </w:r>
              <w:r w:rsidRPr="00522509">
                <w:rPr>
                  <w:color w:val="auto"/>
                  <w:sz w:val="16"/>
                  <w:szCs w:val="24"/>
                </w:rPr>
                <w:delText>SP</w:delText>
              </w:r>
              <w:r w:rsidRPr="00522509">
                <w:rPr>
                  <w:color w:val="auto"/>
                  <w:sz w:val="16"/>
                  <w:szCs w:val="24"/>
                  <w:lang w:val="ru-RU"/>
                </w:rPr>
                <w:delText>1/</w:delText>
              </w:r>
              <w:r w:rsidRPr="00522509">
                <w:rPr>
                  <w:color w:val="auto"/>
                  <w:sz w:val="16"/>
                  <w:szCs w:val="24"/>
                </w:rPr>
                <w:delText>SP</w:delText>
              </w:r>
              <w:r w:rsidRPr="00522509">
                <w:rPr>
                  <w:color w:val="auto"/>
                  <w:sz w:val="16"/>
                  <w:szCs w:val="24"/>
                  <w:lang w:val="ru-RU"/>
                </w:rPr>
                <w:delText>11</w:delText>
              </w:r>
              <w:r w:rsidR="00670456">
                <w:rPr>
                  <w:color w:val="auto"/>
                  <w:sz w:val="16"/>
                  <w:szCs w:val="24"/>
                  <w:lang w:val="ru-RU"/>
                </w:rPr>
                <w:delText xml:space="preserve"> </w:delText>
              </w:r>
              <w:r w:rsidR="008C380B" w:rsidRPr="008C380B">
                <w:rPr>
                  <w:color w:val="auto"/>
                  <w:sz w:val="16"/>
                  <w:szCs w:val="24"/>
                  <w:lang w:val="ru-RU"/>
                </w:rPr>
                <w:delText>Механическая очистка до чистого металла</w:delText>
              </w:r>
            </w:del>
          </w:p>
        </w:tc>
        <w:tc>
          <w:tcPr>
            <w:tcW w:w="1620" w:type="dxa"/>
            <w:tcBorders>
              <w:top w:val="single" w:sz="12" w:space="0" w:color="auto"/>
            </w:tcBorders>
          </w:tcPr>
          <w:p w14:paraId="16690928" w14:textId="77777777" w:rsidR="002C322C" w:rsidRPr="00A24069" w:rsidRDefault="002C322C" w:rsidP="002C322C">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2923" w:type="dxa"/>
            <w:gridSpan w:val="3"/>
            <w:vMerge w:val="restart"/>
            <w:tcBorders>
              <w:top w:val="single" w:sz="12" w:space="0" w:color="auto"/>
            </w:tcBorders>
          </w:tcPr>
          <w:p w14:paraId="5690F967" w14:textId="77777777" w:rsidR="002C322C" w:rsidRPr="0005732F" w:rsidRDefault="002C322C" w:rsidP="002C322C">
            <w:pPr>
              <w:autoSpaceDE/>
              <w:autoSpaceDN/>
              <w:adjustRightInd/>
              <w:spacing w:before="0" w:line="240" w:lineRule="auto"/>
              <w:ind w:left="-72"/>
              <w:rPr>
                <w:color w:val="auto"/>
                <w:sz w:val="16"/>
                <w:szCs w:val="16"/>
              </w:rPr>
            </w:pPr>
            <w:r w:rsidRPr="004E6B3B">
              <w:rPr>
                <w:color w:val="auto"/>
                <w:sz w:val="16"/>
                <w:szCs w:val="24"/>
                <w:lang w:val="ru-RU"/>
              </w:rPr>
              <w:t>Применяется данная система.</w:t>
            </w:r>
          </w:p>
        </w:tc>
      </w:tr>
      <w:tr w:rsidR="002C322C" w:rsidRPr="00AB0391" w14:paraId="374ECC62" w14:textId="77777777" w:rsidTr="00CD0558">
        <w:trPr>
          <w:gridAfter w:val="1"/>
          <w:wAfter w:w="7" w:type="dxa"/>
          <w:cantSplit/>
          <w:trHeight w:val="248"/>
          <w:jc w:val="center"/>
        </w:trPr>
        <w:tc>
          <w:tcPr>
            <w:tcW w:w="1436" w:type="dxa"/>
            <w:gridSpan w:val="2"/>
          </w:tcPr>
          <w:p w14:paraId="714E33F1" w14:textId="77777777" w:rsidR="002C322C" w:rsidRPr="004E6B3B" w:rsidRDefault="002C322C"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964" w:type="dxa"/>
            <w:gridSpan w:val="2"/>
          </w:tcPr>
          <w:p w14:paraId="602BA520" w14:textId="77777777" w:rsidR="002C322C" w:rsidRPr="00D750DA" w:rsidRDefault="00224632" w:rsidP="002C322C">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620" w:type="dxa"/>
          </w:tcPr>
          <w:p w14:paraId="056AB124" w14:textId="77777777" w:rsidR="002C322C" w:rsidRPr="00D750DA" w:rsidRDefault="002C322C" w:rsidP="002C322C">
            <w:pPr>
              <w:autoSpaceDE/>
              <w:autoSpaceDN/>
              <w:adjustRightInd/>
              <w:spacing w:before="0" w:line="240" w:lineRule="auto"/>
              <w:ind w:left="-72"/>
              <w:rPr>
                <w:sz w:val="16"/>
                <w:szCs w:val="16"/>
                <w:lang w:val="ru-RU"/>
              </w:rPr>
            </w:pPr>
          </w:p>
        </w:tc>
        <w:tc>
          <w:tcPr>
            <w:tcW w:w="2923" w:type="dxa"/>
            <w:gridSpan w:val="3"/>
            <w:vMerge/>
            <w:vAlign w:val="center"/>
          </w:tcPr>
          <w:p w14:paraId="691A76DC" w14:textId="77777777" w:rsidR="002C322C" w:rsidRPr="00D750DA" w:rsidRDefault="002C322C" w:rsidP="002C322C">
            <w:pPr>
              <w:rPr>
                <w:lang w:val="ru-RU"/>
              </w:rPr>
            </w:pPr>
          </w:p>
        </w:tc>
      </w:tr>
      <w:tr w:rsidR="002C322C" w:rsidRPr="00AB0391" w14:paraId="5C69B6CA" w14:textId="77777777" w:rsidTr="00CD0558">
        <w:trPr>
          <w:gridAfter w:val="1"/>
          <w:wAfter w:w="7" w:type="dxa"/>
          <w:cantSplit/>
          <w:trHeight w:val="288"/>
          <w:jc w:val="center"/>
        </w:trPr>
        <w:tc>
          <w:tcPr>
            <w:tcW w:w="1436" w:type="dxa"/>
            <w:gridSpan w:val="2"/>
            <w:tcBorders>
              <w:bottom w:val="single" w:sz="12" w:space="0" w:color="auto"/>
            </w:tcBorders>
          </w:tcPr>
          <w:p w14:paraId="6503AC1B" w14:textId="77777777" w:rsidR="002C322C" w:rsidRPr="004E6B3B" w:rsidRDefault="002C322C" w:rsidP="002C322C">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964" w:type="dxa"/>
            <w:gridSpan w:val="2"/>
            <w:tcBorders>
              <w:bottom w:val="single" w:sz="12" w:space="0" w:color="auto"/>
            </w:tcBorders>
          </w:tcPr>
          <w:p w14:paraId="58EE8636" w14:textId="77777777" w:rsidR="002C322C" w:rsidRPr="00D750DA" w:rsidRDefault="0026470B" w:rsidP="002C322C">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620" w:type="dxa"/>
            <w:tcBorders>
              <w:bottom w:val="single" w:sz="12" w:space="0" w:color="auto"/>
            </w:tcBorders>
          </w:tcPr>
          <w:p w14:paraId="519FAFDD" w14:textId="77777777" w:rsidR="002C322C" w:rsidRPr="00D750DA" w:rsidRDefault="002C322C" w:rsidP="002C322C">
            <w:pPr>
              <w:autoSpaceDE/>
              <w:autoSpaceDN/>
              <w:adjustRightInd/>
              <w:spacing w:before="0" w:line="240" w:lineRule="auto"/>
              <w:ind w:left="-72"/>
              <w:rPr>
                <w:sz w:val="16"/>
                <w:szCs w:val="16"/>
                <w:lang w:val="ru-RU"/>
              </w:rPr>
            </w:pPr>
          </w:p>
        </w:tc>
        <w:tc>
          <w:tcPr>
            <w:tcW w:w="2923" w:type="dxa"/>
            <w:gridSpan w:val="3"/>
            <w:vMerge/>
            <w:tcBorders>
              <w:bottom w:val="single" w:sz="12" w:space="0" w:color="auto"/>
            </w:tcBorders>
            <w:vAlign w:val="center"/>
          </w:tcPr>
          <w:p w14:paraId="762AA0DA" w14:textId="77777777" w:rsidR="002C322C" w:rsidRPr="00D750DA" w:rsidRDefault="002C322C" w:rsidP="002C322C">
            <w:pPr>
              <w:rPr>
                <w:lang w:val="ru-RU"/>
              </w:rPr>
            </w:pPr>
          </w:p>
        </w:tc>
      </w:tr>
      <w:tr w:rsidR="002C322C" w:rsidRPr="00143602" w14:paraId="641E5ABB" w14:textId="77777777" w:rsidTr="00CD0558">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5E965D4A" w14:textId="77777777" w:rsidR="002C322C" w:rsidRPr="00AD544E" w:rsidRDefault="002C322C"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112" w:type="dxa"/>
            <w:tcBorders>
              <w:top w:val="single" w:sz="12" w:space="0" w:color="auto"/>
              <w:bottom w:val="single" w:sz="12" w:space="0" w:color="auto"/>
            </w:tcBorders>
            <w:shd w:val="clear" w:color="auto" w:fill="000000"/>
            <w:vAlign w:val="center"/>
          </w:tcPr>
          <w:p w14:paraId="4985CE07" w14:textId="77777777" w:rsidR="002C322C" w:rsidRPr="00AD544E" w:rsidRDefault="002C322C"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232" w:type="dxa"/>
            <w:gridSpan w:val="2"/>
            <w:tcBorders>
              <w:top w:val="single" w:sz="12" w:space="0" w:color="auto"/>
              <w:bottom w:val="single" w:sz="12" w:space="0" w:color="auto"/>
            </w:tcBorders>
            <w:shd w:val="clear" w:color="auto" w:fill="000000"/>
            <w:vAlign w:val="center"/>
          </w:tcPr>
          <w:p w14:paraId="2D3DBCD5" w14:textId="77777777" w:rsidR="002C322C" w:rsidRPr="00AD544E" w:rsidRDefault="002C322C"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34820C80" w14:textId="77777777" w:rsidR="002C322C" w:rsidRPr="00AD544E" w:rsidRDefault="002C322C" w:rsidP="002C322C">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347" w:type="dxa"/>
            <w:gridSpan w:val="2"/>
            <w:tcBorders>
              <w:top w:val="single" w:sz="12" w:space="0" w:color="auto"/>
              <w:bottom w:val="single" w:sz="12" w:space="0" w:color="auto"/>
              <w:right w:val="single" w:sz="12" w:space="0" w:color="auto"/>
            </w:tcBorders>
            <w:shd w:val="clear" w:color="auto" w:fill="000000"/>
            <w:vAlign w:val="center"/>
          </w:tcPr>
          <w:p w14:paraId="7C264B29" w14:textId="77777777" w:rsidR="002C322C" w:rsidRPr="00AD544E" w:rsidRDefault="002C322C" w:rsidP="002C322C">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2C322C" w:rsidRPr="00130A6D" w14:paraId="0F653158" w14:textId="77777777" w:rsidTr="00CD0558">
        <w:trPr>
          <w:trHeight w:val="288"/>
          <w:jc w:val="center"/>
        </w:trPr>
        <w:tc>
          <w:tcPr>
            <w:tcW w:w="2288" w:type="dxa"/>
            <w:gridSpan w:val="3"/>
            <w:vAlign w:val="center"/>
          </w:tcPr>
          <w:p w14:paraId="7B8B9511" w14:textId="77777777" w:rsidR="002C322C" w:rsidRPr="003023B7" w:rsidRDefault="002C322C" w:rsidP="002C322C">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3112" w:type="dxa"/>
            <w:vAlign w:val="center"/>
          </w:tcPr>
          <w:p w14:paraId="34E2A4EA"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Carboline</w:t>
            </w:r>
          </w:p>
        </w:tc>
        <w:tc>
          <w:tcPr>
            <w:tcW w:w="2232" w:type="dxa"/>
            <w:gridSpan w:val="2"/>
            <w:vAlign w:val="center"/>
          </w:tcPr>
          <w:p w14:paraId="75DD62AC" w14:textId="77777777" w:rsidR="002C322C" w:rsidRPr="009D3940" w:rsidRDefault="002C322C" w:rsidP="002C322C">
            <w:pPr>
              <w:autoSpaceDE/>
              <w:autoSpaceDN/>
              <w:adjustRightInd/>
              <w:spacing w:before="0" w:line="240" w:lineRule="auto"/>
              <w:ind w:left="0"/>
              <w:rPr>
                <w:sz w:val="16"/>
                <w:szCs w:val="16"/>
              </w:rPr>
            </w:pPr>
            <w:proofErr w:type="spellStart"/>
            <w:r w:rsidRPr="009D3940">
              <w:rPr>
                <w:sz w:val="16"/>
                <w:szCs w:val="16"/>
              </w:rPr>
              <w:t>Sanitile</w:t>
            </w:r>
            <w:proofErr w:type="spellEnd"/>
            <w:r w:rsidRPr="009D3940">
              <w:rPr>
                <w:sz w:val="16"/>
                <w:szCs w:val="16"/>
              </w:rPr>
              <w:t xml:space="preserve"> 120</w:t>
            </w:r>
          </w:p>
        </w:tc>
        <w:tc>
          <w:tcPr>
            <w:tcW w:w="971" w:type="dxa"/>
            <w:vAlign w:val="center"/>
          </w:tcPr>
          <w:p w14:paraId="491F4D21" w14:textId="77777777" w:rsidR="002C322C" w:rsidRPr="00130A6D" w:rsidRDefault="002C322C" w:rsidP="002C322C">
            <w:pPr>
              <w:autoSpaceDE/>
              <w:autoSpaceDN/>
              <w:adjustRightInd/>
              <w:spacing w:before="0" w:line="240" w:lineRule="auto"/>
              <w:ind w:left="-638" w:firstLine="638"/>
              <w:jc w:val="center"/>
              <w:rPr>
                <w:sz w:val="16"/>
                <w:szCs w:val="16"/>
                <w:lang w:val="ru-RU"/>
              </w:rPr>
            </w:pPr>
            <w:r w:rsidRPr="00130A6D">
              <w:rPr>
                <w:sz w:val="16"/>
                <w:szCs w:val="16"/>
                <w:lang w:val="ru-RU"/>
              </w:rPr>
              <w:t>52</w:t>
            </w:r>
          </w:p>
        </w:tc>
        <w:tc>
          <w:tcPr>
            <w:tcW w:w="1347" w:type="dxa"/>
            <w:gridSpan w:val="2"/>
            <w:vAlign w:val="center"/>
          </w:tcPr>
          <w:p w14:paraId="50DED383"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121</w:t>
            </w:r>
            <w:r w:rsidRPr="00130A6D">
              <w:rPr>
                <w:sz w:val="16"/>
                <w:szCs w:val="16"/>
              </w:rPr>
              <w:t>°C (</w:t>
            </w:r>
            <w:r w:rsidRPr="00130A6D">
              <w:rPr>
                <w:sz w:val="16"/>
                <w:szCs w:val="16"/>
                <w:lang w:val="ru-RU"/>
              </w:rPr>
              <w:t>2</w:t>
            </w:r>
            <w:r w:rsidRPr="00130A6D">
              <w:rPr>
                <w:sz w:val="16"/>
                <w:szCs w:val="16"/>
              </w:rPr>
              <w:t>50°F)</w:t>
            </w:r>
          </w:p>
        </w:tc>
      </w:tr>
      <w:tr w:rsidR="002C322C" w:rsidRPr="00130A6D" w14:paraId="10F423BA" w14:textId="77777777" w:rsidTr="00CD0558">
        <w:trPr>
          <w:trHeight w:val="288"/>
          <w:jc w:val="center"/>
        </w:trPr>
        <w:tc>
          <w:tcPr>
            <w:tcW w:w="2288" w:type="dxa"/>
            <w:gridSpan w:val="3"/>
            <w:vAlign w:val="center"/>
          </w:tcPr>
          <w:p w14:paraId="3822ADE6" w14:textId="77777777" w:rsidR="002C322C" w:rsidRPr="00422FFE" w:rsidRDefault="002C322C" w:rsidP="002C322C">
            <w:pPr>
              <w:autoSpaceDE/>
              <w:autoSpaceDN/>
              <w:adjustRightInd/>
              <w:spacing w:before="0" w:line="240" w:lineRule="auto"/>
              <w:ind w:left="0"/>
              <w:rPr>
                <w:b/>
                <w:sz w:val="16"/>
                <w:szCs w:val="16"/>
                <w:lang w:val="ru-RU"/>
              </w:rPr>
            </w:pPr>
            <w:r>
              <w:rPr>
                <w:b/>
                <w:sz w:val="16"/>
                <w:szCs w:val="16"/>
                <w:lang w:val="ru-RU"/>
              </w:rPr>
              <w:t>Водорастворимый акриловый грунт</w:t>
            </w:r>
          </w:p>
        </w:tc>
        <w:tc>
          <w:tcPr>
            <w:tcW w:w="3112" w:type="dxa"/>
            <w:vAlign w:val="center"/>
          </w:tcPr>
          <w:p w14:paraId="25761B7C"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Hempel Coatings (USA), Inc.</w:t>
            </w:r>
          </w:p>
        </w:tc>
        <w:tc>
          <w:tcPr>
            <w:tcW w:w="2232" w:type="dxa"/>
            <w:gridSpan w:val="2"/>
            <w:vAlign w:val="center"/>
          </w:tcPr>
          <w:p w14:paraId="3F093019" w14:textId="77777777" w:rsidR="002C322C" w:rsidRPr="009D3940" w:rsidRDefault="002C322C" w:rsidP="002C322C">
            <w:pPr>
              <w:autoSpaceDE/>
              <w:autoSpaceDN/>
              <w:adjustRightInd/>
              <w:spacing w:before="0" w:line="240" w:lineRule="auto"/>
              <w:ind w:left="0"/>
              <w:rPr>
                <w:sz w:val="16"/>
                <w:szCs w:val="16"/>
              </w:rPr>
            </w:pPr>
            <w:proofErr w:type="spellStart"/>
            <w:r w:rsidRPr="009D3940">
              <w:rPr>
                <w:sz w:val="16"/>
                <w:szCs w:val="16"/>
              </w:rPr>
              <w:t>Hemucryl</w:t>
            </w:r>
            <w:proofErr w:type="spellEnd"/>
            <w:r w:rsidRPr="009D3940">
              <w:rPr>
                <w:sz w:val="16"/>
                <w:szCs w:val="16"/>
              </w:rPr>
              <w:t xml:space="preserve"> 18032</w:t>
            </w:r>
          </w:p>
        </w:tc>
        <w:tc>
          <w:tcPr>
            <w:tcW w:w="971" w:type="dxa"/>
            <w:vAlign w:val="center"/>
          </w:tcPr>
          <w:p w14:paraId="5E8716EE" w14:textId="77777777" w:rsidR="002C322C" w:rsidRPr="00130A6D" w:rsidRDefault="002C322C" w:rsidP="002C322C">
            <w:pPr>
              <w:autoSpaceDE/>
              <w:autoSpaceDN/>
              <w:adjustRightInd/>
              <w:spacing w:before="0" w:line="240" w:lineRule="auto"/>
              <w:ind w:left="-65"/>
              <w:jc w:val="center"/>
              <w:rPr>
                <w:sz w:val="16"/>
                <w:szCs w:val="16"/>
                <w:lang w:val="ru-RU"/>
              </w:rPr>
            </w:pPr>
            <w:r w:rsidRPr="00130A6D">
              <w:rPr>
                <w:sz w:val="16"/>
                <w:szCs w:val="16"/>
                <w:lang w:val="ru-RU"/>
              </w:rPr>
              <w:t>20</w:t>
            </w:r>
          </w:p>
        </w:tc>
        <w:tc>
          <w:tcPr>
            <w:tcW w:w="1347" w:type="dxa"/>
            <w:gridSpan w:val="2"/>
            <w:vAlign w:val="center"/>
          </w:tcPr>
          <w:p w14:paraId="7F879F38" w14:textId="77777777" w:rsidR="002C322C" w:rsidRPr="00130A6D" w:rsidRDefault="002C322C" w:rsidP="002C322C">
            <w:pPr>
              <w:autoSpaceDE/>
              <w:autoSpaceDN/>
              <w:adjustRightInd/>
              <w:spacing w:before="0" w:line="240" w:lineRule="auto"/>
              <w:ind w:left="0"/>
              <w:jc w:val="center"/>
              <w:rPr>
                <w:sz w:val="16"/>
                <w:szCs w:val="16"/>
                <w:lang w:val="ru-RU"/>
              </w:rPr>
            </w:pPr>
            <w:r w:rsidRPr="00130A6D">
              <w:rPr>
                <w:sz w:val="16"/>
                <w:szCs w:val="16"/>
                <w:lang w:val="ru-RU"/>
              </w:rPr>
              <w:t>120</w:t>
            </w:r>
            <w:r w:rsidRPr="00130A6D">
              <w:rPr>
                <w:sz w:val="16"/>
                <w:szCs w:val="16"/>
              </w:rPr>
              <w:t>°C (</w:t>
            </w:r>
            <w:r w:rsidRPr="00130A6D">
              <w:rPr>
                <w:sz w:val="16"/>
                <w:szCs w:val="16"/>
                <w:lang w:val="ru-RU"/>
              </w:rPr>
              <w:t>248</w:t>
            </w:r>
            <w:r w:rsidRPr="00130A6D">
              <w:rPr>
                <w:sz w:val="16"/>
                <w:szCs w:val="16"/>
              </w:rPr>
              <w:t>°F</w:t>
            </w:r>
            <w:r w:rsidRPr="00130A6D">
              <w:rPr>
                <w:sz w:val="16"/>
                <w:szCs w:val="16"/>
                <w:lang w:val="ru-RU"/>
              </w:rPr>
              <w:t>)</w:t>
            </w:r>
          </w:p>
        </w:tc>
      </w:tr>
      <w:tr w:rsidR="002C322C" w:rsidRPr="00130A6D" w14:paraId="699D6B52" w14:textId="77777777" w:rsidTr="00CD0558">
        <w:trPr>
          <w:trHeight w:val="288"/>
          <w:jc w:val="center"/>
        </w:trPr>
        <w:tc>
          <w:tcPr>
            <w:tcW w:w="2288" w:type="dxa"/>
            <w:gridSpan w:val="3"/>
            <w:vMerge w:val="restart"/>
            <w:vAlign w:val="center"/>
          </w:tcPr>
          <w:p w14:paraId="010B5E22" w14:textId="77777777" w:rsidR="002C322C" w:rsidRPr="00D41158" w:rsidRDefault="002C322C" w:rsidP="002C322C">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112" w:type="dxa"/>
            <w:vAlign w:val="center"/>
          </w:tcPr>
          <w:p w14:paraId="2C26DD60" w14:textId="77777777" w:rsidR="002C322C" w:rsidRPr="00130A6D" w:rsidRDefault="002C322C" w:rsidP="002C322C">
            <w:pPr>
              <w:autoSpaceDE/>
              <w:autoSpaceDN/>
              <w:adjustRightInd/>
              <w:spacing w:before="0" w:line="240" w:lineRule="auto"/>
              <w:ind w:left="0"/>
              <w:rPr>
                <w:sz w:val="16"/>
                <w:szCs w:val="16"/>
              </w:rPr>
            </w:pPr>
            <w:proofErr w:type="spellStart"/>
            <w:r w:rsidRPr="00130A6D">
              <w:rPr>
                <w:sz w:val="16"/>
                <w:szCs w:val="16"/>
              </w:rPr>
              <w:t>Internationa</w:t>
            </w:r>
            <w:proofErr w:type="spellEnd"/>
            <w:r w:rsidRPr="00130A6D">
              <w:rPr>
                <w:sz w:val="16"/>
                <w:szCs w:val="16"/>
              </w:rPr>
              <w:t xml:space="preserve"> l</w:t>
            </w:r>
          </w:p>
        </w:tc>
        <w:tc>
          <w:tcPr>
            <w:tcW w:w="2232" w:type="dxa"/>
            <w:gridSpan w:val="2"/>
            <w:vAlign w:val="center"/>
          </w:tcPr>
          <w:p w14:paraId="6A0766FE" w14:textId="77777777" w:rsidR="002C322C" w:rsidRPr="009D3940" w:rsidRDefault="002C322C" w:rsidP="002C322C">
            <w:pPr>
              <w:autoSpaceDE/>
              <w:autoSpaceDN/>
              <w:adjustRightInd/>
              <w:spacing w:before="0" w:line="240" w:lineRule="auto"/>
              <w:ind w:left="0"/>
              <w:rPr>
                <w:sz w:val="16"/>
                <w:szCs w:val="16"/>
              </w:rPr>
            </w:pPr>
            <w:proofErr w:type="spellStart"/>
            <w:r w:rsidRPr="009D3940">
              <w:rPr>
                <w:sz w:val="16"/>
                <w:szCs w:val="16"/>
              </w:rPr>
              <w:t>Intercryl</w:t>
            </w:r>
            <w:proofErr w:type="spellEnd"/>
            <w:r w:rsidRPr="009D3940">
              <w:rPr>
                <w:sz w:val="16"/>
                <w:szCs w:val="16"/>
              </w:rPr>
              <w:t xml:space="preserve"> 520</w:t>
            </w:r>
          </w:p>
        </w:tc>
        <w:tc>
          <w:tcPr>
            <w:tcW w:w="971" w:type="dxa"/>
            <w:vAlign w:val="center"/>
          </w:tcPr>
          <w:p w14:paraId="39070FAE" w14:textId="77777777" w:rsidR="002C322C" w:rsidRPr="00130A6D" w:rsidRDefault="002C322C" w:rsidP="002C322C">
            <w:pPr>
              <w:autoSpaceDE/>
              <w:autoSpaceDN/>
              <w:adjustRightInd/>
              <w:spacing w:before="0" w:line="240" w:lineRule="auto"/>
              <w:ind w:left="0"/>
              <w:jc w:val="center"/>
              <w:rPr>
                <w:sz w:val="16"/>
                <w:szCs w:val="16"/>
                <w:lang w:val="ru-RU"/>
              </w:rPr>
            </w:pPr>
            <w:r w:rsidRPr="00130A6D">
              <w:rPr>
                <w:sz w:val="16"/>
                <w:szCs w:val="16"/>
                <w:lang w:val="ru-RU"/>
              </w:rPr>
              <w:t>77</w:t>
            </w:r>
          </w:p>
        </w:tc>
        <w:tc>
          <w:tcPr>
            <w:tcW w:w="1347" w:type="dxa"/>
            <w:gridSpan w:val="2"/>
            <w:vAlign w:val="center"/>
          </w:tcPr>
          <w:p w14:paraId="5EF1497F"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121</w:t>
            </w:r>
            <w:r w:rsidRPr="00130A6D">
              <w:rPr>
                <w:sz w:val="16"/>
                <w:szCs w:val="16"/>
              </w:rPr>
              <w:t>°C (</w:t>
            </w:r>
            <w:r w:rsidRPr="00130A6D">
              <w:rPr>
                <w:sz w:val="16"/>
                <w:szCs w:val="16"/>
                <w:lang w:val="ru-RU"/>
              </w:rPr>
              <w:t>250</w:t>
            </w:r>
            <w:r w:rsidRPr="00130A6D">
              <w:rPr>
                <w:sz w:val="16"/>
                <w:szCs w:val="16"/>
              </w:rPr>
              <w:t>°F</w:t>
            </w:r>
            <w:r w:rsidRPr="00130A6D">
              <w:rPr>
                <w:sz w:val="16"/>
                <w:szCs w:val="16"/>
                <w:lang w:val="ru-RU"/>
              </w:rPr>
              <w:t>)</w:t>
            </w:r>
          </w:p>
        </w:tc>
      </w:tr>
      <w:tr w:rsidR="002C322C" w:rsidRPr="00130A6D" w14:paraId="7A72BF9D" w14:textId="77777777" w:rsidTr="00CD0558">
        <w:trPr>
          <w:trHeight w:val="288"/>
          <w:jc w:val="center"/>
        </w:trPr>
        <w:tc>
          <w:tcPr>
            <w:tcW w:w="2288" w:type="dxa"/>
            <w:gridSpan w:val="3"/>
            <w:vMerge/>
            <w:vAlign w:val="center"/>
          </w:tcPr>
          <w:p w14:paraId="572B0EFD" w14:textId="77777777" w:rsidR="002C322C" w:rsidRPr="00130A6D" w:rsidRDefault="002C322C" w:rsidP="002C322C">
            <w:pPr>
              <w:rPr>
                <w:b/>
                <w:sz w:val="16"/>
                <w:szCs w:val="16"/>
              </w:rPr>
            </w:pPr>
          </w:p>
        </w:tc>
        <w:tc>
          <w:tcPr>
            <w:tcW w:w="3112" w:type="dxa"/>
            <w:vAlign w:val="center"/>
          </w:tcPr>
          <w:p w14:paraId="29EAF6D3"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Jotun Paints</w:t>
            </w:r>
          </w:p>
        </w:tc>
        <w:tc>
          <w:tcPr>
            <w:tcW w:w="2232" w:type="dxa"/>
            <w:gridSpan w:val="2"/>
            <w:vAlign w:val="center"/>
          </w:tcPr>
          <w:p w14:paraId="360BBA3F" w14:textId="3F5C13DD" w:rsidR="002C322C" w:rsidRPr="009D3940" w:rsidRDefault="00244B8F" w:rsidP="002C322C">
            <w:pPr>
              <w:autoSpaceDE/>
              <w:autoSpaceDN/>
              <w:adjustRightInd/>
              <w:spacing w:before="0" w:line="240" w:lineRule="auto"/>
              <w:ind w:left="0"/>
              <w:rPr>
                <w:sz w:val="16"/>
                <w:szCs w:val="16"/>
              </w:rPr>
            </w:pPr>
            <w:r w:rsidRPr="009D3940">
              <w:rPr>
                <w:sz w:val="16"/>
                <w:szCs w:val="16"/>
              </w:rPr>
              <w:t>Pilot WF Primer</w:t>
            </w:r>
          </w:p>
        </w:tc>
        <w:tc>
          <w:tcPr>
            <w:tcW w:w="971" w:type="dxa"/>
            <w:vAlign w:val="center"/>
          </w:tcPr>
          <w:p w14:paraId="7AF4C233" w14:textId="38CB84AE" w:rsidR="002C322C" w:rsidRPr="00115327" w:rsidRDefault="00115327" w:rsidP="002C322C">
            <w:pPr>
              <w:autoSpaceDE/>
              <w:autoSpaceDN/>
              <w:adjustRightInd/>
              <w:spacing w:before="0" w:line="240" w:lineRule="auto"/>
              <w:ind w:left="0"/>
              <w:jc w:val="center"/>
              <w:rPr>
                <w:sz w:val="16"/>
                <w:szCs w:val="16"/>
              </w:rPr>
            </w:pPr>
            <w:r>
              <w:rPr>
                <w:sz w:val="16"/>
                <w:szCs w:val="16"/>
              </w:rPr>
              <w:t>107</w:t>
            </w:r>
          </w:p>
        </w:tc>
        <w:tc>
          <w:tcPr>
            <w:tcW w:w="1347" w:type="dxa"/>
            <w:gridSpan w:val="2"/>
            <w:vAlign w:val="center"/>
          </w:tcPr>
          <w:p w14:paraId="1ACB0B07"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121°C (250°F)</w:t>
            </w:r>
          </w:p>
        </w:tc>
      </w:tr>
      <w:tr w:rsidR="002C322C" w:rsidRPr="00130A6D" w14:paraId="5B61726B" w14:textId="77777777" w:rsidTr="00CD0558">
        <w:trPr>
          <w:trHeight w:val="288"/>
          <w:jc w:val="center"/>
        </w:trPr>
        <w:tc>
          <w:tcPr>
            <w:tcW w:w="2288" w:type="dxa"/>
            <w:gridSpan w:val="3"/>
            <w:vAlign w:val="center"/>
          </w:tcPr>
          <w:p w14:paraId="07165104" w14:textId="77777777" w:rsidR="002C322C" w:rsidRPr="00130A6D" w:rsidRDefault="002C322C" w:rsidP="002C322C">
            <w:pPr>
              <w:rPr>
                <w:b/>
                <w:sz w:val="16"/>
                <w:szCs w:val="16"/>
              </w:rPr>
            </w:pPr>
          </w:p>
        </w:tc>
        <w:tc>
          <w:tcPr>
            <w:tcW w:w="3112" w:type="dxa"/>
            <w:vAlign w:val="center"/>
          </w:tcPr>
          <w:p w14:paraId="7E2ECD68"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PPG</w:t>
            </w:r>
          </w:p>
        </w:tc>
        <w:tc>
          <w:tcPr>
            <w:tcW w:w="2232" w:type="dxa"/>
            <w:gridSpan w:val="2"/>
            <w:vAlign w:val="center"/>
          </w:tcPr>
          <w:p w14:paraId="648B0F82" w14:textId="77777777" w:rsidR="00686FC0" w:rsidRPr="009D3940" w:rsidRDefault="002C322C" w:rsidP="00686FC0">
            <w:pPr>
              <w:autoSpaceDE/>
              <w:autoSpaceDN/>
              <w:adjustRightInd/>
              <w:spacing w:before="0" w:line="240" w:lineRule="auto"/>
              <w:ind w:left="0"/>
              <w:rPr>
                <w:sz w:val="16"/>
                <w:szCs w:val="16"/>
              </w:rPr>
            </w:pPr>
            <w:r w:rsidRPr="009D3940">
              <w:rPr>
                <w:sz w:val="16"/>
                <w:szCs w:val="16"/>
              </w:rPr>
              <w:t>Pitt-Tech Plus</w:t>
            </w:r>
            <w:r w:rsidR="00686FC0" w:rsidRPr="009D3940">
              <w:rPr>
                <w:sz w:val="16"/>
                <w:szCs w:val="16"/>
              </w:rPr>
              <w:t xml:space="preserve"> Primer or</w:t>
            </w:r>
          </w:p>
          <w:p w14:paraId="45DECA77" w14:textId="77777777" w:rsidR="002C322C" w:rsidRPr="009D3940" w:rsidRDefault="00686FC0" w:rsidP="00686FC0">
            <w:pPr>
              <w:autoSpaceDE/>
              <w:autoSpaceDN/>
              <w:adjustRightInd/>
              <w:spacing w:before="0" w:line="240" w:lineRule="auto"/>
              <w:ind w:left="0"/>
              <w:rPr>
                <w:sz w:val="16"/>
                <w:szCs w:val="16"/>
              </w:rPr>
            </w:pPr>
            <w:proofErr w:type="spellStart"/>
            <w:r w:rsidRPr="009D3940">
              <w:rPr>
                <w:sz w:val="16"/>
                <w:szCs w:val="16"/>
              </w:rPr>
              <w:t>Aquacover</w:t>
            </w:r>
            <w:proofErr w:type="spellEnd"/>
            <w:r w:rsidRPr="009D3940">
              <w:rPr>
                <w:sz w:val="16"/>
                <w:szCs w:val="16"/>
              </w:rPr>
              <w:t xml:space="preserve"> 20 Series</w:t>
            </w:r>
          </w:p>
        </w:tc>
        <w:tc>
          <w:tcPr>
            <w:tcW w:w="971" w:type="dxa"/>
            <w:vAlign w:val="center"/>
          </w:tcPr>
          <w:p w14:paraId="0F0A01B6" w14:textId="77777777" w:rsidR="002C322C" w:rsidRPr="00130A6D" w:rsidRDefault="002C322C" w:rsidP="002C322C">
            <w:pPr>
              <w:autoSpaceDE/>
              <w:autoSpaceDN/>
              <w:adjustRightInd/>
              <w:spacing w:before="0" w:line="240" w:lineRule="auto"/>
              <w:ind w:left="0"/>
              <w:jc w:val="center"/>
              <w:rPr>
                <w:sz w:val="16"/>
                <w:szCs w:val="16"/>
                <w:lang w:val="ru-RU"/>
              </w:rPr>
            </w:pPr>
            <w:r w:rsidRPr="00130A6D">
              <w:rPr>
                <w:sz w:val="16"/>
                <w:szCs w:val="16"/>
                <w:lang w:val="ru-RU"/>
              </w:rPr>
              <w:t>75</w:t>
            </w:r>
          </w:p>
        </w:tc>
        <w:tc>
          <w:tcPr>
            <w:tcW w:w="1347" w:type="dxa"/>
            <w:gridSpan w:val="2"/>
            <w:vAlign w:val="center"/>
          </w:tcPr>
          <w:p w14:paraId="0DF06BBA"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121°C (250°F)</w:t>
            </w:r>
          </w:p>
        </w:tc>
      </w:tr>
      <w:tr w:rsidR="002C322C" w:rsidRPr="00130A6D" w14:paraId="7E5C7866" w14:textId="77777777" w:rsidTr="00CD0558">
        <w:trPr>
          <w:trHeight w:val="288"/>
          <w:jc w:val="center"/>
        </w:trPr>
        <w:tc>
          <w:tcPr>
            <w:tcW w:w="2288" w:type="dxa"/>
            <w:gridSpan w:val="3"/>
            <w:vAlign w:val="center"/>
          </w:tcPr>
          <w:p w14:paraId="446F6762" w14:textId="77777777" w:rsidR="002C322C" w:rsidRPr="00130A6D" w:rsidRDefault="002C322C" w:rsidP="002C322C">
            <w:pPr>
              <w:rPr>
                <w:b/>
                <w:sz w:val="16"/>
                <w:szCs w:val="16"/>
              </w:rPr>
            </w:pPr>
          </w:p>
        </w:tc>
        <w:tc>
          <w:tcPr>
            <w:tcW w:w="3112" w:type="dxa"/>
            <w:vAlign w:val="center"/>
          </w:tcPr>
          <w:p w14:paraId="00DE05C1" w14:textId="77777777" w:rsidR="002C322C" w:rsidRPr="00130A6D" w:rsidRDefault="002C322C" w:rsidP="002C322C">
            <w:pPr>
              <w:autoSpaceDE/>
              <w:autoSpaceDN/>
              <w:adjustRightInd/>
              <w:spacing w:before="0" w:line="240" w:lineRule="auto"/>
              <w:ind w:left="0"/>
              <w:rPr>
                <w:sz w:val="16"/>
                <w:szCs w:val="16"/>
              </w:rPr>
            </w:pPr>
            <w:proofErr w:type="spellStart"/>
            <w:r w:rsidRPr="00130A6D">
              <w:rPr>
                <w:sz w:val="16"/>
                <w:szCs w:val="16"/>
              </w:rPr>
              <w:t>Sher</w:t>
            </w:r>
            <w:r w:rsidRPr="00130A6D">
              <w:rPr>
                <w:spacing w:val="-1"/>
                <w:sz w:val="16"/>
                <w:szCs w:val="16"/>
              </w:rPr>
              <w:t>w</w:t>
            </w:r>
            <w:r w:rsidRPr="00130A6D">
              <w:rPr>
                <w:spacing w:val="1"/>
                <w:sz w:val="16"/>
                <w:szCs w:val="16"/>
              </w:rPr>
              <w:t>i</w:t>
            </w:r>
            <w:r w:rsidRPr="00130A6D">
              <w:rPr>
                <w:sz w:val="16"/>
                <w:szCs w:val="16"/>
              </w:rPr>
              <w:t>nWilliams</w:t>
            </w:r>
            <w:proofErr w:type="spellEnd"/>
          </w:p>
        </w:tc>
        <w:tc>
          <w:tcPr>
            <w:tcW w:w="2232" w:type="dxa"/>
            <w:gridSpan w:val="2"/>
            <w:vAlign w:val="center"/>
          </w:tcPr>
          <w:p w14:paraId="608F66D9" w14:textId="77777777" w:rsidR="002C322C" w:rsidRPr="009D3940" w:rsidRDefault="002C322C" w:rsidP="002C322C">
            <w:pPr>
              <w:autoSpaceDE/>
              <w:autoSpaceDN/>
              <w:adjustRightInd/>
              <w:spacing w:before="0" w:line="240" w:lineRule="auto"/>
              <w:ind w:left="0"/>
              <w:rPr>
                <w:sz w:val="16"/>
                <w:szCs w:val="16"/>
              </w:rPr>
            </w:pPr>
            <w:r w:rsidRPr="009D3940">
              <w:rPr>
                <w:sz w:val="16"/>
                <w:szCs w:val="16"/>
              </w:rPr>
              <w:t>ProCryl Universal Primer</w:t>
            </w:r>
          </w:p>
        </w:tc>
        <w:tc>
          <w:tcPr>
            <w:tcW w:w="971" w:type="dxa"/>
            <w:vAlign w:val="center"/>
          </w:tcPr>
          <w:p w14:paraId="78697356" w14:textId="77777777" w:rsidR="002C322C" w:rsidRPr="00130A6D" w:rsidRDefault="002C322C" w:rsidP="002C322C">
            <w:pPr>
              <w:autoSpaceDE/>
              <w:autoSpaceDN/>
              <w:adjustRightInd/>
              <w:spacing w:before="0" w:line="240" w:lineRule="auto"/>
              <w:ind w:left="0"/>
              <w:jc w:val="center"/>
              <w:rPr>
                <w:sz w:val="16"/>
                <w:szCs w:val="16"/>
                <w:lang w:val="ru-RU"/>
              </w:rPr>
            </w:pPr>
            <w:r w:rsidRPr="00130A6D">
              <w:rPr>
                <w:sz w:val="16"/>
                <w:szCs w:val="16"/>
                <w:lang w:val="ru-RU"/>
              </w:rPr>
              <w:t>100</w:t>
            </w:r>
          </w:p>
        </w:tc>
        <w:tc>
          <w:tcPr>
            <w:tcW w:w="1347" w:type="dxa"/>
            <w:gridSpan w:val="2"/>
            <w:vAlign w:val="center"/>
          </w:tcPr>
          <w:p w14:paraId="007AB41D"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93</w:t>
            </w:r>
            <w:r w:rsidRPr="00130A6D">
              <w:rPr>
                <w:sz w:val="16"/>
                <w:szCs w:val="16"/>
              </w:rPr>
              <w:t>°C (</w:t>
            </w:r>
            <w:r w:rsidRPr="00130A6D">
              <w:rPr>
                <w:sz w:val="16"/>
                <w:szCs w:val="16"/>
                <w:lang w:val="ru-RU"/>
              </w:rPr>
              <w:t>200</w:t>
            </w:r>
            <w:r w:rsidRPr="00130A6D">
              <w:rPr>
                <w:sz w:val="16"/>
                <w:szCs w:val="16"/>
              </w:rPr>
              <w:t>°F</w:t>
            </w:r>
            <w:r w:rsidRPr="00130A6D">
              <w:rPr>
                <w:sz w:val="16"/>
                <w:szCs w:val="16"/>
                <w:lang w:val="ru-RU"/>
              </w:rPr>
              <w:t>)</w:t>
            </w:r>
          </w:p>
        </w:tc>
      </w:tr>
      <w:tr w:rsidR="002C322C" w:rsidRPr="00130A6D" w14:paraId="0943E88A" w14:textId="77777777" w:rsidTr="00CD0558">
        <w:trPr>
          <w:trHeight w:val="288"/>
          <w:jc w:val="center"/>
        </w:trPr>
        <w:tc>
          <w:tcPr>
            <w:tcW w:w="2288" w:type="dxa"/>
            <w:gridSpan w:val="3"/>
            <w:tcBorders>
              <w:bottom w:val="single" w:sz="12" w:space="0" w:color="auto"/>
            </w:tcBorders>
            <w:vAlign w:val="center"/>
          </w:tcPr>
          <w:p w14:paraId="3C83E647" w14:textId="77777777" w:rsidR="002C322C" w:rsidRPr="004A5022" w:rsidRDefault="002C322C" w:rsidP="002C322C">
            <w:pPr>
              <w:autoSpaceDE/>
              <w:autoSpaceDN/>
              <w:adjustRightInd/>
              <w:spacing w:before="0" w:line="240" w:lineRule="auto"/>
              <w:ind w:left="0"/>
              <w:rPr>
                <w:sz w:val="16"/>
                <w:szCs w:val="16"/>
              </w:rPr>
            </w:pPr>
          </w:p>
        </w:tc>
        <w:tc>
          <w:tcPr>
            <w:tcW w:w="3112" w:type="dxa"/>
            <w:tcBorders>
              <w:bottom w:val="single" w:sz="12" w:space="0" w:color="auto"/>
            </w:tcBorders>
            <w:vAlign w:val="center"/>
          </w:tcPr>
          <w:p w14:paraId="2B261586"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Tnemec</w:t>
            </w:r>
          </w:p>
        </w:tc>
        <w:tc>
          <w:tcPr>
            <w:tcW w:w="2232" w:type="dxa"/>
            <w:gridSpan w:val="2"/>
            <w:tcBorders>
              <w:bottom w:val="single" w:sz="12" w:space="0" w:color="auto"/>
            </w:tcBorders>
            <w:vAlign w:val="center"/>
          </w:tcPr>
          <w:p w14:paraId="6F148673" w14:textId="77777777" w:rsidR="002C322C" w:rsidRPr="009D3940" w:rsidRDefault="00686FC0" w:rsidP="002C322C">
            <w:pPr>
              <w:autoSpaceDE/>
              <w:autoSpaceDN/>
              <w:adjustRightInd/>
              <w:spacing w:before="0" w:line="240" w:lineRule="auto"/>
              <w:ind w:left="0"/>
              <w:rPr>
                <w:sz w:val="16"/>
                <w:szCs w:val="16"/>
              </w:rPr>
            </w:pPr>
            <w:r w:rsidRPr="009D3940">
              <w:rPr>
                <w:sz w:val="16"/>
                <w:szCs w:val="16"/>
              </w:rPr>
              <w:t xml:space="preserve">Series 115 </w:t>
            </w:r>
            <w:proofErr w:type="spellStart"/>
            <w:r w:rsidRPr="009D3940">
              <w:rPr>
                <w:sz w:val="16"/>
                <w:szCs w:val="16"/>
              </w:rPr>
              <w:t>Unibond</w:t>
            </w:r>
            <w:proofErr w:type="spellEnd"/>
            <w:r w:rsidRPr="009D3940">
              <w:rPr>
                <w:sz w:val="16"/>
                <w:szCs w:val="16"/>
              </w:rPr>
              <w:t xml:space="preserve"> DF</w:t>
            </w:r>
          </w:p>
        </w:tc>
        <w:tc>
          <w:tcPr>
            <w:tcW w:w="971" w:type="dxa"/>
            <w:tcBorders>
              <w:bottom w:val="single" w:sz="12" w:space="0" w:color="auto"/>
            </w:tcBorders>
            <w:vAlign w:val="center"/>
          </w:tcPr>
          <w:p w14:paraId="0176E2A4" w14:textId="77777777" w:rsidR="002C322C" w:rsidRPr="00130A6D" w:rsidRDefault="002C322C" w:rsidP="002C322C">
            <w:pPr>
              <w:autoSpaceDE/>
              <w:autoSpaceDN/>
              <w:adjustRightInd/>
              <w:spacing w:before="0" w:line="240" w:lineRule="auto"/>
              <w:ind w:left="0"/>
              <w:jc w:val="center"/>
              <w:rPr>
                <w:sz w:val="16"/>
                <w:szCs w:val="16"/>
                <w:lang w:val="ru-RU"/>
              </w:rPr>
            </w:pPr>
            <w:r w:rsidRPr="00130A6D">
              <w:rPr>
                <w:sz w:val="16"/>
                <w:szCs w:val="16"/>
                <w:lang w:val="ru-RU"/>
              </w:rPr>
              <w:t>140</w:t>
            </w:r>
          </w:p>
        </w:tc>
        <w:tc>
          <w:tcPr>
            <w:tcW w:w="1347" w:type="dxa"/>
            <w:gridSpan w:val="2"/>
            <w:tcBorders>
              <w:bottom w:val="single" w:sz="12" w:space="0" w:color="auto"/>
            </w:tcBorders>
            <w:vAlign w:val="center"/>
          </w:tcPr>
          <w:p w14:paraId="48E1609B" w14:textId="77777777" w:rsidR="002C322C" w:rsidRPr="00130A6D" w:rsidRDefault="00686FC0" w:rsidP="002C322C">
            <w:pPr>
              <w:autoSpaceDE/>
              <w:autoSpaceDN/>
              <w:adjustRightInd/>
              <w:spacing w:before="0" w:line="240" w:lineRule="auto"/>
              <w:ind w:left="0"/>
              <w:jc w:val="center"/>
              <w:rPr>
                <w:sz w:val="16"/>
                <w:szCs w:val="16"/>
              </w:rPr>
            </w:pPr>
            <w:r>
              <w:rPr>
                <w:sz w:val="16"/>
                <w:szCs w:val="16"/>
              </w:rPr>
              <w:t>77</w:t>
            </w:r>
            <w:r w:rsidRPr="00130A6D">
              <w:rPr>
                <w:sz w:val="16"/>
                <w:szCs w:val="16"/>
              </w:rPr>
              <w:t>°C (</w:t>
            </w:r>
            <w:r>
              <w:rPr>
                <w:sz w:val="16"/>
                <w:szCs w:val="16"/>
              </w:rPr>
              <w:t>170</w:t>
            </w:r>
            <w:r w:rsidRPr="00130A6D">
              <w:rPr>
                <w:sz w:val="16"/>
                <w:szCs w:val="16"/>
              </w:rPr>
              <w:t>°F</w:t>
            </w:r>
            <w:r w:rsidRPr="00130A6D">
              <w:rPr>
                <w:sz w:val="16"/>
                <w:szCs w:val="16"/>
                <w:lang w:val="ru-RU"/>
              </w:rPr>
              <w:t>)</w:t>
            </w:r>
          </w:p>
        </w:tc>
      </w:tr>
      <w:tr w:rsidR="002C322C" w:rsidRPr="00130A6D" w14:paraId="05AD387C" w14:textId="77777777" w:rsidTr="00CD0558">
        <w:trPr>
          <w:trHeight w:val="288"/>
          <w:jc w:val="center"/>
        </w:trPr>
        <w:tc>
          <w:tcPr>
            <w:tcW w:w="2288" w:type="dxa"/>
            <w:gridSpan w:val="3"/>
            <w:tcBorders>
              <w:top w:val="single" w:sz="12" w:space="0" w:color="auto"/>
            </w:tcBorders>
            <w:vAlign w:val="center"/>
          </w:tcPr>
          <w:p w14:paraId="0D3CA6FD" w14:textId="77777777" w:rsidR="002C322C" w:rsidRPr="003023B7" w:rsidRDefault="002C322C" w:rsidP="002C322C">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3112" w:type="dxa"/>
            <w:tcBorders>
              <w:top w:val="single" w:sz="12" w:space="0" w:color="auto"/>
            </w:tcBorders>
            <w:vAlign w:val="center"/>
          </w:tcPr>
          <w:p w14:paraId="6ADEFBDE"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Carboline</w:t>
            </w:r>
          </w:p>
        </w:tc>
        <w:tc>
          <w:tcPr>
            <w:tcW w:w="2232" w:type="dxa"/>
            <w:gridSpan w:val="2"/>
            <w:tcBorders>
              <w:top w:val="single" w:sz="12" w:space="0" w:color="auto"/>
            </w:tcBorders>
            <w:vAlign w:val="center"/>
          </w:tcPr>
          <w:p w14:paraId="07716A30" w14:textId="77777777" w:rsidR="002C322C" w:rsidRPr="009D3940" w:rsidRDefault="002C322C" w:rsidP="002C322C">
            <w:pPr>
              <w:autoSpaceDE/>
              <w:autoSpaceDN/>
              <w:adjustRightInd/>
              <w:spacing w:before="0" w:line="240" w:lineRule="auto"/>
              <w:ind w:left="0"/>
              <w:rPr>
                <w:sz w:val="16"/>
                <w:szCs w:val="16"/>
              </w:rPr>
            </w:pPr>
            <w:r w:rsidRPr="009D3940">
              <w:rPr>
                <w:sz w:val="16"/>
                <w:szCs w:val="16"/>
              </w:rPr>
              <w:t xml:space="preserve">Carbocrylic </w:t>
            </w:r>
            <w:r w:rsidR="00686FC0" w:rsidRPr="009D3940">
              <w:rPr>
                <w:sz w:val="16"/>
                <w:szCs w:val="16"/>
              </w:rPr>
              <w:t>3359</w:t>
            </w:r>
          </w:p>
        </w:tc>
        <w:tc>
          <w:tcPr>
            <w:tcW w:w="971" w:type="dxa"/>
            <w:tcBorders>
              <w:top w:val="single" w:sz="12" w:space="0" w:color="auto"/>
            </w:tcBorders>
            <w:vAlign w:val="center"/>
          </w:tcPr>
          <w:p w14:paraId="250374B4" w14:textId="77777777" w:rsidR="002C322C" w:rsidRPr="00130A6D" w:rsidRDefault="002C322C" w:rsidP="002C322C">
            <w:pPr>
              <w:autoSpaceDE/>
              <w:autoSpaceDN/>
              <w:adjustRightInd/>
              <w:spacing w:before="0" w:line="240" w:lineRule="auto"/>
              <w:ind w:left="-638" w:firstLine="638"/>
              <w:jc w:val="center"/>
              <w:rPr>
                <w:sz w:val="16"/>
                <w:szCs w:val="16"/>
                <w:lang w:val="ru-RU"/>
              </w:rPr>
            </w:pPr>
            <w:r w:rsidRPr="00130A6D">
              <w:rPr>
                <w:sz w:val="16"/>
                <w:szCs w:val="16"/>
                <w:lang w:val="ru-RU"/>
              </w:rPr>
              <w:t>42-60</w:t>
            </w:r>
          </w:p>
        </w:tc>
        <w:tc>
          <w:tcPr>
            <w:tcW w:w="1347" w:type="dxa"/>
            <w:gridSpan w:val="2"/>
            <w:tcBorders>
              <w:top w:val="single" w:sz="12" w:space="0" w:color="auto"/>
            </w:tcBorders>
            <w:vAlign w:val="center"/>
          </w:tcPr>
          <w:p w14:paraId="10A0D8E3"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113</w:t>
            </w:r>
            <w:r w:rsidRPr="00130A6D">
              <w:rPr>
                <w:sz w:val="16"/>
                <w:szCs w:val="16"/>
              </w:rPr>
              <w:t>°C (</w:t>
            </w:r>
            <w:r w:rsidRPr="00130A6D">
              <w:rPr>
                <w:sz w:val="16"/>
                <w:szCs w:val="16"/>
                <w:lang w:val="ru-RU"/>
              </w:rPr>
              <w:t>235</w:t>
            </w:r>
            <w:r w:rsidRPr="00130A6D">
              <w:rPr>
                <w:sz w:val="16"/>
                <w:szCs w:val="16"/>
              </w:rPr>
              <w:t>°F)</w:t>
            </w:r>
          </w:p>
        </w:tc>
      </w:tr>
      <w:tr w:rsidR="002C322C" w:rsidRPr="00130A6D" w14:paraId="34231864" w14:textId="77777777" w:rsidTr="00CD0558">
        <w:trPr>
          <w:trHeight w:val="288"/>
          <w:jc w:val="center"/>
        </w:trPr>
        <w:tc>
          <w:tcPr>
            <w:tcW w:w="2288" w:type="dxa"/>
            <w:gridSpan w:val="3"/>
            <w:vAlign w:val="center"/>
          </w:tcPr>
          <w:p w14:paraId="615CB37A" w14:textId="77777777" w:rsidR="002C322C" w:rsidRPr="00130A6D" w:rsidRDefault="002C322C" w:rsidP="002C322C">
            <w:pPr>
              <w:autoSpaceDE/>
              <w:autoSpaceDN/>
              <w:adjustRightInd/>
              <w:spacing w:before="0" w:line="240" w:lineRule="auto"/>
              <w:ind w:left="0"/>
              <w:rPr>
                <w:b/>
                <w:sz w:val="16"/>
                <w:szCs w:val="16"/>
              </w:rPr>
            </w:pPr>
            <w:r>
              <w:rPr>
                <w:b/>
                <w:sz w:val="16"/>
                <w:szCs w:val="16"/>
                <w:lang w:val="ru-RU"/>
              </w:rPr>
              <w:t>Водорастворимый акриловый грунт</w:t>
            </w:r>
          </w:p>
        </w:tc>
        <w:tc>
          <w:tcPr>
            <w:tcW w:w="3112" w:type="dxa"/>
            <w:vAlign w:val="center"/>
          </w:tcPr>
          <w:p w14:paraId="3C5E45A2"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Hempel Coatings (USA), Inc.</w:t>
            </w:r>
          </w:p>
        </w:tc>
        <w:tc>
          <w:tcPr>
            <w:tcW w:w="2232" w:type="dxa"/>
            <w:gridSpan w:val="2"/>
            <w:vAlign w:val="center"/>
          </w:tcPr>
          <w:p w14:paraId="07A22A6D" w14:textId="77777777" w:rsidR="002C322C" w:rsidRPr="009D3940" w:rsidRDefault="002C322C" w:rsidP="002C322C">
            <w:pPr>
              <w:autoSpaceDE/>
              <w:autoSpaceDN/>
              <w:adjustRightInd/>
              <w:spacing w:before="0" w:line="240" w:lineRule="auto"/>
              <w:ind w:left="0"/>
              <w:rPr>
                <w:sz w:val="16"/>
                <w:szCs w:val="16"/>
              </w:rPr>
            </w:pPr>
            <w:proofErr w:type="spellStart"/>
            <w:r w:rsidRPr="009D3940">
              <w:rPr>
                <w:sz w:val="16"/>
                <w:szCs w:val="16"/>
              </w:rPr>
              <w:t>Hemucryl</w:t>
            </w:r>
            <w:proofErr w:type="spellEnd"/>
            <w:r w:rsidRPr="009D3940">
              <w:rPr>
                <w:sz w:val="16"/>
                <w:szCs w:val="16"/>
              </w:rPr>
              <w:t xml:space="preserve"> 58030</w:t>
            </w:r>
          </w:p>
        </w:tc>
        <w:tc>
          <w:tcPr>
            <w:tcW w:w="971" w:type="dxa"/>
            <w:vAlign w:val="center"/>
          </w:tcPr>
          <w:p w14:paraId="73425184" w14:textId="77777777" w:rsidR="002C322C" w:rsidRPr="00130A6D" w:rsidRDefault="002C322C" w:rsidP="002C322C">
            <w:pPr>
              <w:autoSpaceDE/>
              <w:autoSpaceDN/>
              <w:adjustRightInd/>
              <w:spacing w:before="0" w:line="240" w:lineRule="auto"/>
              <w:ind w:left="-65"/>
              <w:jc w:val="center"/>
              <w:rPr>
                <w:sz w:val="16"/>
                <w:szCs w:val="16"/>
                <w:lang w:val="ru-RU"/>
              </w:rPr>
            </w:pPr>
            <w:r w:rsidRPr="00130A6D">
              <w:rPr>
                <w:sz w:val="16"/>
                <w:szCs w:val="16"/>
                <w:lang w:val="ru-RU"/>
              </w:rPr>
              <w:t>5</w:t>
            </w:r>
          </w:p>
        </w:tc>
        <w:tc>
          <w:tcPr>
            <w:tcW w:w="1347" w:type="dxa"/>
            <w:gridSpan w:val="2"/>
            <w:vAlign w:val="center"/>
          </w:tcPr>
          <w:p w14:paraId="523E1E74" w14:textId="77777777" w:rsidR="002C322C" w:rsidRPr="00130A6D" w:rsidRDefault="002C322C" w:rsidP="002C322C">
            <w:pPr>
              <w:autoSpaceDE/>
              <w:autoSpaceDN/>
              <w:adjustRightInd/>
              <w:spacing w:before="0" w:line="240" w:lineRule="auto"/>
              <w:ind w:left="0"/>
              <w:jc w:val="center"/>
              <w:rPr>
                <w:sz w:val="16"/>
                <w:szCs w:val="16"/>
                <w:lang w:val="ru-RU"/>
              </w:rPr>
            </w:pPr>
            <w:r w:rsidRPr="00130A6D">
              <w:rPr>
                <w:sz w:val="16"/>
                <w:szCs w:val="16"/>
                <w:lang w:val="ru-RU"/>
              </w:rPr>
              <w:t>120</w:t>
            </w:r>
            <w:r w:rsidRPr="00130A6D">
              <w:rPr>
                <w:sz w:val="16"/>
                <w:szCs w:val="16"/>
              </w:rPr>
              <w:t>°C (</w:t>
            </w:r>
            <w:r w:rsidRPr="00130A6D">
              <w:rPr>
                <w:sz w:val="16"/>
                <w:szCs w:val="16"/>
                <w:lang w:val="ru-RU"/>
              </w:rPr>
              <w:t>248</w:t>
            </w:r>
            <w:r w:rsidRPr="00130A6D">
              <w:rPr>
                <w:sz w:val="16"/>
                <w:szCs w:val="16"/>
              </w:rPr>
              <w:t>°F</w:t>
            </w:r>
            <w:r w:rsidRPr="00130A6D">
              <w:rPr>
                <w:sz w:val="16"/>
                <w:szCs w:val="16"/>
                <w:lang w:val="ru-RU"/>
              </w:rPr>
              <w:t>)</w:t>
            </w:r>
          </w:p>
        </w:tc>
      </w:tr>
      <w:tr w:rsidR="002C322C" w:rsidRPr="00130A6D" w14:paraId="6FE715DB" w14:textId="77777777" w:rsidTr="00CD0558">
        <w:trPr>
          <w:trHeight w:val="288"/>
          <w:jc w:val="center"/>
        </w:trPr>
        <w:tc>
          <w:tcPr>
            <w:tcW w:w="2288" w:type="dxa"/>
            <w:gridSpan w:val="3"/>
            <w:vMerge w:val="restart"/>
            <w:vAlign w:val="center"/>
          </w:tcPr>
          <w:p w14:paraId="416B7C69" w14:textId="77777777" w:rsidR="002C322C" w:rsidRPr="00D41158" w:rsidRDefault="002C322C" w:rsidP="002C322C">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112" w:type="dxa"/>
            <w:vAlign w:val="center"/>
          </w:tcPr>
          <w:p w14:paraId="539097F1"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International</w:t>
            </w:r>
          </w:p>
        </w:tc>
        <w:tc>
          <w:tcPr>
            <w:tcW w:w="2232" w:type="dxa"/>
            <w:gridSpan w:val="2"/>
            <w:vAlign w:val="center"/>
          </w:tcPr>
          <w:p w14:paraId="6D21E38C" w14:textId="0BF9B98C" w:rsidR="002C322C" w:rsidRPr="009D3940" w:rsidRDefault="002C322C" w:rsidP="002C322C">
            <w:pPr>
              <w:autoSpaceDE/>
              <w:autoSpaceDN/>
              <w:adjustRightInd/>
              <w:spacing w:before="0" w:line="240" w:lineRule="auto"/>
              <w:ind w:left="0"/>
              <w:rPr>
                <w:sz w:val="16"/>
                <w:szCs w:val="16"/>
                <w:lang w:val="ru-RU"/>
              </w:rPr>
            </w:pPr>
            <w:proofErr w:type="spellStart"/>
            <w:r w:rsidRPr="009D3940">
              <w:rPr>
                <w:sz w:val="16"/>
                <w:szCs w:val="16"/>
              </w:rPr>
              <w:t>Interc</w:t>
            </w:r>
            <w:r w:rsidRPr="009D3940">
              <w:rPr>
                <w:spacing w:val="1"/>
                <w:sz w:val="16"/>
                <w:szCs w:val="16"/>
              </w:rPr>
              <w:t>r</w:t>
            </w:r>
            <w:r w:rsidRPr="009D3940">
              <w:rPr>
                <w:spacing w:val="-2"/>
                <w:sz w:val="16"/>
                <w:szCs w:val="16"/>
              </w:rPr>
              <w:t>y</w:t>
            </w:r>
            <w:r w:rsidRPr="009D3940">
              <w:rPr>
                <w:sz w:val="16"/>
                <w:szCs w:val="16"/>
              </w:rPr>
              <w:t>l</w:t>
            </w:r>
            <w:proofErr w:type="spellEnd"/>
            <w:r w:rsidR="00DE1061" w:rsidRPr="009D3940">
              <w:rPr>
                <w:sz w:val="16"/>
                <w:szCs w:val="16"/>
                <w:lang w:val="ru-RU"/>
              </w:rPr>
              <w:t xml:space="preserve"> </w:t>
            </w:r>
            <w:r w:rsidRPr="009D3940">
              <w:rPr>
                <w:sz w:val="16"/>
                <w:szCs w:val="16"/>
              </w:rPr>
              <w:t>5</w:t>
            </w:r>
            <w:r w:rsidRPr="009D3940">
              <w:rPr>
                <w:spacing w:val="1"/>
                <w:sz w:val="16"/>
                <w:szCs w:val="16"/>
              </w:rPr>
              <w:t>3</w:t>
            </w:r>
            <w:r w:rsidRPr="009D3940">
              <w:rPr>
                <w:sz w:val="16"/>
                <w:szCs w:val="16"/>
              </w:rPr>
              <w:t>0</w:t>
            </w:r>
            <w:r w:rsidR="00686FC0" w:rsidRPr="009D3940">
              <w:rPr>
                <w:sz w:val="16"/>
                <w:szCs w:val="16"/>
                <w:vertAlign w:val="superscript"/>
              </w:rPr>
              <w:t xml:space="preserve"> </w:t>
            </w:r>
          </w:p>
        </w:tc>
        <w:tc>
          <w:tcPr>
            <w:tcW w:w="971" w:type="dxa"/>
            <w:vAlign w:val="center"/>
          </w:tcPr>
          <w:p w14:paraId="48235A62" w14:textId="77777777" w:rsidR="002C322C" w:rsidRPr="00130A6D" w:rsidRDefault="002C322C" w:rsidP="002C322C">
            <w:pPr>
              <w:autoSpaceDE/>
              <w:autoSpaceDN/>
              <w:adjustRightInd/>
              <w:spacing w:before="0" w:line="240" w:lineRule="auto"/>
              <w:ind w:left="0"/>
              <w:jc w:val="center"/>
              <w:rPr>
                <w:sz w:val="16"/>
                <w:szCs w:val="16"/>
                <w:lang w:val="ru-RU"/>
              </w:rPr>
            </w:pPr>
            <w:r w:rsidRPr="00130A6D">
              <w:rPr>
                <w:sz w:val="16"/>
                <w:szCs w:val="16"/>
                <w:lang w:val="ru-RU"/>
              </w:rPr>
              <w:t>43</w:t>
            </w:r>
          </w:p>
        </w:tc>
        <w:tc>
          <w:tcPr>
            <w:tcW w:w="1347" w:type="dxa"/>
            <w:gridSpan w:val="2"/>
            <w:vAlign w:val="center"/>
          </w:tcPr>
          <w:p w14:paraId="0F4F4A6E"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121</w:t>
            </w:r>
            <w:r w:rsidRPr="00130A6D">
              <w:rPr>
                <w:sz w:val="16"/>
                <w:szCs w:val="16"/>
              </w:rPr>
              <w:t>°C (</w:t>
            </w:r>
            <w:r w:rsidRPr="00130A6D">
              <w:rPr>
                <w:sz w:val="16"/>
                <w:szCs w:val="16"/>
                <w:lang w:val="ru-RU"/>
              </w:rPr>
              <w:t>250</w:t>
            </w:r>
            <w:r w:rsidRPr="00130A6D">
              <w:rPr>
                <w:sz w:val="16"/>
                <w:szCs w:val="16"/>
              </w:rPr>
              <w:t>°F</w:t>
            </w:r>
            <w:r w:rsidRPr="00130A6D">
              <w:rPr>
                <w:sz w:val="16"/>
                <w:szCs w:val="16"/>
                <w:lang w:val="ru-RU"/>
              </w:rPr>
              <w:t>)</w:t>
            </w:r>
          </w:p>
        </w:tc>
      </w:tr>
      <w:tr w:rsidR="002C322C" w:rsidRPr="00130A6D" w14:paraId="0B2ABC8A" w14:textId="77777777" w:rsidTr="00CD0558">
        <w:trPr>
          <w:trHeight w:val="288"/>
          <w:jc w:val="center"/>
        </w:trPr>
        <w:tc>
          <w:tcPr>
            <w:tcW w:w="2288" w:type="dxa"/>
            <w:gridSpan w:val="3"/>
            <w:vMerge/>
            <w:vAlign w:val="center"/>
          </w:tcPr>
          <w:p w14:paraId="0F3E5FBC" w14:textId="77777777" w:rsidR="002C322C" w:rsidRPr="00130A6D" w:rsidRDefault="002C322C" w:rsidP="002C322C">
            <w:pPr>
              <w:autoSpaceDE/>
              <w:autoSpaceDN/>
              <w:adjustRightInd/>
              <w:spacing w:before="0" w:line="240" w:lineRule="auto"/>
              <w:ind w:left="0"/>
              <w:rPr>
                <w:b/>
                <w:sz w:val="16"/>
                <w:szCs w:val="16"/>
              </w:rPr>
            </w:pPr>
          </w:p>
        </w:tc>
        <w:tc>
          <w:tcPr>
            <w:tcW w:w="3112" w:type="dxa"/>
            <w:vAlign w:val="center"/>
          </w:tcPr>
          <w:p w14:paraId="66EB556F" w14:textId="77777777" w:rsidR="002C322C" w:rsidRPr="00130A6D" w:rsidRDefault="002C322C" w:rsidP="002C322C">
            <w:pPr>
              <w:autoSpaceDE/>
              <w:autoSpaceDN/>
              <w:adjustRightInd/>
              <w:spacing w:before="0" w:line="240" w:lineRule="auto"/>
              <w:ind w:left="0"/>
              <w:rPr>
                <w:sz w:val="16"/>
                <w:szCs w:val="16"/>
              </w:rPr>
            </w:pPr>
            <w:r w:rsidRPr="00130A6D">
              <w:rPr>
                <w:sz w:val="16"/>
                <w:szCs w:val="16"/>
              </w:rPr>
              <w:t>Jotun Paints</w:t>
            </w:r>
          </w:p>
        </w:tc>
        <w:tc>
          <w:tcPr>
            <w:tcW w:w="2232" w:type="dxa"/>
            <w:gridSpan w:val="2"/>
            <w:vAlign w:val="center"/>
          </w:tcPr>
          <w:p w14:paraId="6D396E9E" w14:textId="133AEAE4" w:rsidR="002C322C" w:rsidRPr="009D3940" w:rsidRDefault="00115327" w:rsidP="002C322C">
            <w:pPr>
              <w:autoSpaceDE/>
              <w:autoSpaceDN/>
              <w:adjustRightInd/>
              <w:spacing w:before="0" w:line="240" w:lineRule="auto"/>
              <w:ind w:left="0"/>
              <w:rPr>
                <w:sz w:val="16"/>
                <w:szCs w:val="16"/>
                <w:lang w:val="ru-RU"/>
              </w:rPr>
            </w:pPr>
            <w:r w:rsidRPr="009D3940">
              <w:rPr>
                <w:sz w:val="16"/>
                <w:szCs w:val="16"/>
              </w:rPr>
              <w:t>Pilot WF Topcoat</w:t>
            </w:r>
            <w:r w:rsidRPr="009D3940" w:rsidDel="00115327">
              <w:rPr>
                <w:sz w:val="16"/>
                <w:szCs w:val="16"/>
              </w:rPr>
              <w:t xml:space="preserve"> </w:t>
            </w:r>
          </w:p>
        </w:tc>
        <w:tc>
          <w:tcPr>
            <w:tcW w:w="971" w:type="dxa"/>
            <w:vAlign w:val="center"/>
          </w:tcPr>
          <w:p w14:paraId="4F55A7CC" w14:textId="6E0DABB5" w:rsidR="002C322C" w:rsidRPr="00115327" w:rsidRDefault="00115327" w:rsidP="002C322C">
            <w:pPr>
              <w:autoSpaceDE/>
              <w:autoSpaceDN/>
              <w:adjustRightInd/>
              <w:spacing w:before="0" w:line="240" w:lineRule="auto"/>
              <w:ind w:left="0"/>
              <w:jc w:val="center"/>
              <w:rPr>
                <w:sz w:val="16"/>
                <w:szCs w:val="16"/>
              </w:rPr>
            </w:pPr>
            <w:r>
              <w:rPr>
                <w:sz w:val="16"/>
                <w:szCs w:val="16"/>
              </w:rPr>
              <w:t>150</w:t>
            </w:r>
          </w:p>
        </w:tc>
        <w:tc>
          <w:tcPr>
            <w:tcW w:w="1347" w:type="dxa"/>
            <w:gridSpan w:val="2"/>
            <w:vAlign w:val="center"/>
          </w:tcPr>
          <w:p w14:paraId="24131574"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121°C (250°F)</w:t>
            </w:r>
          </w:p>
        </w:tc>
      </w:tr>
      <w:tr w:rsidR="00686FC0" w:rsidRPr="00130A6D" w14:paraId="3B32C859" w14:textId="77777777" w:rsidTr="00CD0558">
        <w:trPr>
          <w:trHeight w:val="288"/>
          <w:jc w:val="center"/>
        </w:trPr>
        <w:tc>
          <w:tcPr>
            <w:tcW w:w="2288" w:type="dxa"/>
            <w:gridSpan w:val="3"/>
            <w:vAlign w:val="center"/>
          </w:tcPr>
          <w:p w14:paraId="6C9C56AB" w14:textId="77777777" w:rsidR="00686FC0" w:rsidRPr="00130A6D" w:rsidRDefault="00686FC0" w:rsidP="002C322C">
            <w:pPr>
              <w:jc w:val="center"/>
              <w:rPr>
                <w:b/>
                <w:sz w:val="16"/>
                <w:szCs w:val="16"/>
              </w:rPr>
            </w:pPr>
          </w:p>
        </w:tc>
        <w:tc>
          <w:tcPr>
            <w:tcW w:w="3112" w:type="dxa"/>
            <w:vAlign w:val="center"/>
          </w:tcPr>
          <w:p w14:paraId="44B5C898" w14:textId="77777777" w:rsidR="00686FC0" w:rsidRPr="00130A6D" w:rsidRDefault="00686FC0" w:rsidP="002C322C">
            <w:pPr>
              <w:autoSpaceDE/>
              <w:autoSpaceDN/>
              <w:adjustRightInd/>
              <w:spacing w:before="0" w:line="240" w:lineRule="auto"/>
              <w:ind w:left="0"/>
              <w:rPr>
                <w:sz w:val="16"/>
                <w:szCs w:val="16"/>
              </w:rPr>
            </w:pPr>
            <w:r w:rsidRPr="00130A6D">
              <w:rPr>
                <w:sz w:val="16"/>
                <w:szCs w:val="16"/>
              </w:rPr>
              <w:t>PPG</w:t>
            </w:r>
          </w:p>
        </w:tc>
        <w:tc>
          <w:tcPr>
            <w:tcW w:w="2232" w:type="dxa"/>
            <w:gridSpan w:val="2"/>
            <w:vAlign w:val="center"/>
          </w:tcPr>
          <w:p w14:paraId="0CDD4D68" w14:textId="2C1CC64E" w:rsidR="00686FC0" w:rsidRPr="009D3940" w:rsidRDefault="00686FC0" w:rsidP="00686FC0">
            <w:pPr>
              <w:autoSpaceDE/>
              <w:autoSpaceDN/>
              <w:adjustRightInd/>
              <w:spacing w:before="0" w:line="240" w:lineRule="auto"/>
              <w:ind w:left="0"/>
              <w:rPr>
                <w:sz w:val="16"/>
                <w:szCs w:val="16"/>
              </w:rPr>
            </w:pPr>
            <w:r w:rsidRPr="009D3940">
              <w:rPr>
                <w:sz w:val="16"/>
                <w:szCs w:val="16"/>
              </w:rPr>
              <w:t xml:space="preserve">Pitt-Tech </w:t>
            </w:r>
            <w:proofErr w:type="gramStart"/>
            <w:r w:rsidRPr="009D3940">
              <w:rPr>
                <w:sz w:val="16"/>
                <w:szCs w:val="16"/>
              </w:rPr>
              <w:t>Plus</w:t>
            </w:r>
            <w:r w:rsidRPr="009D3940">
              <w:rPr>
                <w:sz w:val="16"/>
                <w:szCs w:val="16"/>
                <w:vertAlign w:val="superscript"/>
              </w:rPr>
              <w:t xml:space="preserve"> </w:t>
            </w:r>
            <w:r w:rsidRPr="009D3940">
              <w:rPr>
                <w:sz w:val="16"/>
                <w:szCs w:val="16"/>
              </w:rPr>
              <w:t xml:space="preserve"> or</w:t>
            </w:r>
            <w:proofErr w:type="gramEnd"/>
          </w:p>
          <w:p w14:paraId="20EF4E9F" w14:textId="142FD4D2" w:rsidR="00686FC0" w:rsidRPr="009D3940" w:rsidRDefault="00686FC0" w:rsidP="002C322C">
            <w:pPr>
              <w:autoSpaceDE/>
              <w:autoSpaceDN/>
              <w:adjustRightInd/>
              <w:spacing w:before="0" w:line="240" w:lineRule="auto"/>
              <w:ind w:left="0"/>
              <w:rPr>
                <w:sz w:val="16"/>
                <w:szCs w:val="16"/>
              </w:rPr>
            </w:pPr>
            <w:proofErr w:type="spellStart"/>
            <w:r w:rsidRPr="009D3940">
              <w:rPr>
                <w:sz w:val="16"/>
                <w:szCs w:val="16"/>
              </w:rPr>
              <w:t>Aquacover</w:t>
            </w:r>
            <w:proofErr w:type="spellEnd"/>
            <w:r w:rsidRPr="009D3940">
              <w:rPr>
                <w:sz w:val="16"/>
                <w:szCs w:val="16"/>
              </w:rPr>
              <w:t xml:space="preserve"> 45</w:t>
            </w:r>
            <w:r w:rsidRPr="009D3940">
              <w:rPr>
                <w:sz w:val="16"/>
                <w:szCs w:val="16"/>
                <w:vertAlign w:val="superscript"/>
              </w:rPr>
              <w:t xml:space="preserve"> </w:t>
            </w:r>
          </w:p>
        </w:tc>
        <w:tc>
          <w:tcPr>
            <w:tcW w:w="971" w:type="dxa"/>
            <w:vAlign w:val="center"/>
          </w:tcPr>
          <w:p w14:paraId="17A7FA50" w14:textId="77777777" w:rsidR="00686FC0" w:rsidRPr="00130A6D" w:rsidRDefault="00686FC0" w:rsidP="002C322C">
            <w:pPr>
              <w:autoSpaceDE/>
              <w:autoSpaceDN/>
              <w:adjustRightInd/>
              <w:spacing w:before="0" w:line="240" w:lineRule="auto"/>
              <w:ind w:left="0"/>
              <w:jc w:val="center"/>
              <w:rPr>
                <w:sz w:val="16"/>
                <w:szCs w:val="16"/>
                <w:lang w:val="ru-RU"/>
              </w:rPr>
            </w:pPr>
            <w:r>
              <w:rPr>
                <w:sz w:val="16"/>
                <w:szCs w:val="16"/>
              </w:rPr>
              <w:t>85</w:t>
            </w:r>
          </w:p>
        </w:tc>
        <w:tc>
          <w:tcPr>
            <w:tcW w:w="1347" w:type="dxa"/>
            <w:gridSpan w:val="2"/>
            <w:vAlign w:val="center"/>
          </w:tcPr>
          <w:p w14:paraId="223A8CA8" w14:textId="77777777" w:rsidR="00686FC0" w:rsidRPr="00130A6D" w:rsidRDefault="00686FC0" w:rsidP="002C322C">
            <w:pPr>
              <w:autoSpaceDE/>
              <w:autoSpaceDN/>
              <w:adjustRightInd/>
              <w:spacing w:before="0" w:line="240" w:lineRule="auto"/>
              <w:ind w:left="0"/>
              <w:jc w:val="center"/>
              <w:rPr>
                <w:sz w:val="16"/>
                <w:szCs w:val="16"/>
              </w:rPr>
            </w:pPr>
            <w:r w:rsidRPr="00130A6D">
              <w:rPr>
                <w:sz w:val="16"/>
                <w:szCs w:val="16"/>
                <w:lang w:val="ru-RU"/>
              </w:rPr>
              <w:t>121°C (250°F)</w:t>
            </w:r>
          </w:p>
        </w:tc>
      </w:tr>
      <w:tr w:rsidR="002C322C" w:rsidRPr="00130A6D" w14:paraId="2B49A959" w14:textId="77777777" w:rsidTr="00CD0558">
        <w:trPr>
          <w:trHeight w:val="288"/>
          <w:jc w:val="center"/>
        </w:trPr>
        <w:tc>
          <w:tcPr>
            <w:tcW w:w="2288" w:type="dxa"/>
            <w:gridSpan w:val="3"/>
            <w:vAlign w:val="center"/>
          </w:tcPr>
          <w:p w14:paraId="263CC478" w14:textId="77777777" w:rsidR="002C322C" w:rsidRPr="00130A6D" w:rsidRDefault="002C322C" w:rsidP="002C322C">
            <w:pPr>
              <w:jc w:val="center"/>
              <w:rPr>
                <w:b/>
                <w:sz w:val="16"/>
                <w:szCs w:val="16"/>
              </w:rPr>
            </w:pPr>
          </w:p>
        </w:tc>
        <w:tc>
          <w:tcPr>
            <w:tcW w:w="3112" w:type="dxa"/>
            <w:vAlign w:val="center"/>
          </w:tcPr>
          <w:p w14:paraId="0449E3AC" w14:textId="77777777" w:rsidR="002C322C" w:rsidRPr="00130A6D" w:rsidRDefault="002C322C" w:rsidP="002C322C">
            <w:pPr>
              <w:autoSpaceDE/>
              <w:autoSpaceDN/>
              <w:adjustRightInd/>
              <w:spacing w:before="0" w:line="240" w:lineRule="auto"/>
              <w:ind w:left="0"/>
              <w:rPr>
                <w:sz w:val="16"/>
                <w:szCs w:val="16"/>
              </w:rPr>
            </w:pPr>
            <w:proofErr w:type="spellStart"/>
            <w:r w:rsidRPr="00130A6D">
              <w:rPr>
                <w:sz w:val="16"/>
                <w:szCs w:val="16"/>
              </w:rPr>
              <w:t>Sher</w:t>
            </w:r>
            <w:r w:rsidRPr="00130A6D">
              <w:rPr>
                <w:spacing w:val="-1"/>
                <w:sz w:val="16"/>
                <w:szCs w:val="16"/>
              </w:rPr>
              <w:t>w</w:t>
            </w:r>
            <w:r w:rsidRPr="00130A6D">
              <w:rPr>
                <w:spacing w:val="1"/>
                <w:sz w:val="16"/>
                <w:szCs w:val="16"/>
              </w:rPr>
              <w:t>i</w:t>
            </w:r>
            <w:r w:rsidRPr="00130A6D">
              <w:rPr>
                <w:sz w:val="16"/>
                <w:szCs w:val="16"/>
              </w:rPr>
              <w:t>nWilliams</w:t>
            </w:r>
            <w:proofErr w:type="spellEnd"/>
          </w:p>
        </w:tc>
        <w:tc>
          <w:tcPr>
            <w:tcW w:w="2232" w:type="dxa"/>
            <w:gridSpan w:val="2"/>
            <w:vAlign w:val="center"/>
          </w:tcPr>
          <w:p w14:paraId="4279B39F" w14:textId="38FD5557" w:rsidR="00203C4B" w:rsidRDefault="00203C4B" w:rsidP="002C322C">
            <w:pPr>
              <w:autoSpaceDE/>
              <w:autoSpaceDN/>
              <w:adjustRightInd/>
              <w:spacing w:before="0" w:line="240" w:lineRule="auto"/>
              <w:ind w:left="0"/>
              <w:rPr>
                <w:sz w:val="16"/>
                <w:szCs w:val="16"/>
              </w:rPr>
            </w:pPr>
            <w:proofErr w:type="spellStart"/>
            <w:r w:rsidRPr="00203C4B">
              <w:rPr>
                <w:sz w:val="16"/>
                <w:szCs w:val="16"/>
              </w:rPr>
              <w:t>SherCryl</w:t>
            </w:r>
            <w:proofErr w:type="spellEnd"/>
          </w:p>
          <w:p w14:paraId="21AFFA2E" w14:textId="7C8CD94F" w:rsidR="002C322C" w:rsidRPr="009D3940" w:rsidRDefault="002C322C" w:rsidP="002C322C">
            <w:pPr>
              <w:autoSpaceDE/>
              <w:autoSpaceDN/>
              <w:adjustRightInd/>
              <w:spacing w:before="0" w:line="240" w:lineRule="auto"/>
              <w:ind w:left="0"/>
              <w:rPr>
                <w:sz w:val="16"/>
                <w:szCs w:val="16"/>
              </w:rPr>
            </w:pPr>
            <w:r w:rsidRPr="009D3940">
              <w:rPr>
                <w:sz w:val="16"/>
                <w:szCs w:val="16"/>
              </w:rPr>
              <w:t>DTM Acrylic Coating</w:t>
            </w:r>
          </w:p>
        </w:tc>
        <w:tc>
          <w:tcPr>
            <w:tcW w:w="971" w:type="dxa"/>
            <w:vAlign w:val="center"/>
          </w:tcPr>
          <w:p w14:paraId="771D6F21" w14:textId="77777777" w:rsidR="002C322C" w:rsidRPr="00130A6D" w:rsidRDefault="002C322C" w:rsidP="002C322C">
            <w:pPr>
              <w:autoSpaceDE/>
              <w:autoSpaceDN/>
              <w:adjustRightInd/>
              <w:spacing w:before="0" w:line="240" w:lineRule="auto"/>
              <w:ind w:left="0"/>
              <w:jc w:val="center"/>
              <w:rPr>
                <w:sz w:val="16"/>
                <w:szCs w:val="16"/>
                <w:lang w:val="ru-RU"/>
              </w:rPr>
            </w:pPr>
            <w:r w:rsidRPr="00130A6D">
              <w:rPr>
                <w:sz w:val="16"/>
                <w:szCs w:val="16"/>
                <w:lang w:val="ru-RU"/>
              </w:rPr>
              <w:t>250</w:t>
            </w:r>
          </w:p>
        </w:tc>
        <w:tc>
          <w:tcPr>
            <w:tcW w:w="1347" w:type="dxa"/>
            <w:gridSpan w:val="2"/>
            <w:vAlign w:val="center"/>
          </w:tcPr>
          <w:p w14:paraId="3F3D3C93" w14:textId="77777777" w:rsidR="002C322C" w:rsidRPr="00130A6D" w:rsidRDefault="002C322C" w:rsidP="002C322C">
            <w:pPr>
              <w:autoSpaceDE/>
              <w:autoSpaceDN/>
              <w:adjustRightInd/>
              <w:spacing w:before="0" w:line="240" w:lineRule="auto"/>
              <w:ind w:left="0"/>
              <w:jc w:val="center"/>
              <w:rPr>
                <w:sz w:val="16"/>
                <w:szCs w:val="16"/>
              </w:rPr>
            </w:pPr>
            <w:r w:rsidRPr="00130A6D">
              <w:rPr>
                <w:sz w:val="16"/>
                <w:szCs w:val="16"/>
                <w:lang w:val="ru-RU"/>
              </w:rPr>
              <w:t>149</w:t>
            </w:r>
            <w:r w:rsidRPr="00130A6D">
              <w:rPr>
                <w:sz w:val="16"/>
                <w:szCs w:val="16"/>
              </w:rPr>
              <w:t>°C (</w:t>
            </w:r>
            <w:r w:rsidRPr="00130A6D">
              <w:rPr>
                <w:sz w:val="16"/>
                <w:szCs w:val="16"/>
                <w:lang w:val="ru-RU"/>
              </w:rPr>
              <w:t>300</w:t>
            </w:r>
            <w:r w:rsidRPr="00130A6D">
              <w:rPr>
                <w:sz w:val="16"/>
                <w:szCs w:val="16"/>
              </w:rPr>
              <w:t>°F</w:t>
            </w:r>
            <w:r w:rsidRPr="00130A6D">
              <w:rPr>
                <w:sz w:val="16"/>
                <w:szCs w:val="16"/>
                <w:lang w:val="ru-RU"/>
              </w:rPr>
              <w:t>)</w:t>
            </w:r>
          </w:p>
        </w:tc>
      </w:tr>
      <w:tr w:rsidR="00686FC0" w:rsidRPr="00130A6D" w14:paraId="2BC64B45" w14:textId="77777777" w:rsidTr="00CD0558">
        <w:trPr>
          <w:trHeight w:val="288"/>
          <w:jc w:val="center"/>
        </w:trPr>
        <w:tc>
          <w:tcPr>
            <w:tcW w:w="2288" w:type="dxa"/>
            <w:gridSpan w:val="3"/>
            <w:tcBorders>
              <w:bottom w:val="single" w:sz="12" w:space="0" w:color="auto"/>
            </w:tcBorders>
            <w:vAlign w:val="center"/>
          </w:tcPr>
          <w:p w14:paraId="43F27BEC" w14:textId="77777777" w:rsidR="00686FC0" w:rsidRPr="004A5022" w:rsidRDefault="00686FC0" w:rsidP="002C322C">
            <w:pPr>
              <w:autoSpaceDE/>
              <w:autoSpaceDN/>
              <w:adjustRightInd/>
              <w:spacing w:before="0" w:line="240" w:lineRule="auto"/>
              <w:ind w:left="0"/>
              <w:rPr>
                <w:sz w:val="16"/>
                <w:szCs w:val="16"/>
              </w:rPr>
            </w:pPr>
          </w:p>
        </w:tc>
        <w:tc>
          <w:tcPr>
            <w:tcW w:w="3112" w:type="dxa"/>
            <w:tcBorders>
              <w:bottom w:val="single" w:sz="12" w:space="0" w:color="auto"/>
            </w:tcBorders>
            <w:vAlign w:val="center"/>
          </w:tcPr>
          <w:p w14:paraId="4888D63D" w14:textId="77777777" w:rsidR="00686FC0" w:rsidRPr="00130A6D" w:rsidRDefault="00686FC0" w:rsidP="002C322C">
            <w:pPr>
              <w:autoSpaceDE/>
              <w:autoSpaceDN/>
              <w:adjustRightInd/>
              <w:spacing w:before="0" w:line="240" w:lineRule="auto"/>
              <w:ind w:left="0"/>
              <w:rPr>
                <w:sz w:val="16"/>
                <w:szCs w:val="16"/>
              </w:rPr>
            </w:pPr>
            <w:r w:rsidRPr="00130A6D">
              <w:rPr>
                <w:sz w:val="16"/>
                <w:szCs w:val="16"/>
              </w:rPr>
              <w:t>Tnemec</w:t>
            </w:r>
          </w:p>
        </w:tc>
        <w:tc>
          <w:tcPr>
            <w:tcW w:w="2232" w:type="dxa"/>
            <w:gridSpan w:val="2"/>
            <w:tcBorders>
              <w:bottom w:val="single" w:sz="12" w:space="0" w:color="auto"/>
            </w:tcBorders>
            <w:vAlign w:val="center"/>
          </w:tcPr>
          <w:p w14:paraId="132E913C" w14:textId="47AE19BF" w:rsidR="000E1E5B" w:rsidRPr="009D3940" w:rsidRDefault="000E1E5B" w:rsidP="002C322C">
            <w:pPr>
              <w:autoSpaceDE/>
              <w:autoSpaceDN/>
              <w:adjustRightInd/>
              <w:spacing w:before="0" w:line="240" w:lineRule="auto"/>
              <w:ind w:left="0"/>
              <w:rPr>
                <w:sz w:val="16"/>
                <w:szCs w:val="16"/>
              </w:rPr>
            </w:pPr>
            <w:r w:rsidRPr="009D3940">
              <w:rPr>
                <w:sz w:val="16"/>
                <w:szCs w:val="16"/>
              </w:rPr>
              <w:t xml:space="preserve">Series 1028 </w:t>
            </w:r>
            <w:proofErr w:type="spellStart"/>
            <w:r w:rsidRPr="009D3940">
              <w:rPr>
                <w:sz w:val="16"/>
                <w:szCs w:val="16"/>
              </w:rPr>
              <w:t>Enduratone</w:t>
            </w:r>
            <w:proofErr w:type="spellEnd"/>
          </w:p>
          <w:p w14:paraId="448FC344" w14:textId="46570383" w:rsidR="00686FC0" w:rsidRPr="009D3940" w:rsidRDefault="00686FC0" w:rsidP="002C322C">
            <w:pPr>
              <w:autoSpaceDE/>
              <w:autoSpaceDN/>
              <w:adjustRightInd/>
              <w:spacing w:before="0" w:line="240" w:lineRule="auto"/>
              <w:ind w:left="0"/>
              <w:rPr>
                <w:sz w:val="16"/>
                <w:szCs w:val="16"/>
              </w:rPr>
            </w:pPr>
            <w:r w:rsidRPr="009D3940">
              <w:rPr>
                <w:sz w:val="16"/>
                <w:szCs w:val="16"/>
              </w:rPr>
              <w:t xml:space="preserve">Series 1029 </w:t>
            </w:r>
            <w:proofErr w:type="spellStart"/>
            <w:r w:rsidRPr="009D3940">
              <w:rPr>
                <w:sz w:val="16"/>
                <w:szCs w:val="16"/>
              </w:rPr>
              <w:t>Enduratone</w:t>
            </w:r>
            <w:proofErr w:type="spellEnd"/>
          </w:p>
        </w:tc>
        <w:tc>
          <w:tcPr>
            <w:tcW w:w="971" w:type="dxa"/>
            <w:tcBorders>
              <w:bottom w:val="single" w:sz="12" w:space="0" w:color="auto"/>
            </w:tcBorders>
            <w:vAlign w:val="center"/>
          </w:tcPr>
          <w:p w14:paraId="5A42F120" w14:textId="77777777" w:rsidR="00686FC0" w:rsidRPr="00130A6D" w:rsidRDefault="00686FC0" w:rsidP="002C322C">
            <w:pPr>
              <w:autoSpaceDE/>
              <w:autoSpaceDN/>
              <w:adjustRightInd/>
              <w:spacing w:before="0" w:line="240" w:lineRule="auto"/>
              <w:ind w:left="0"/>
              <w:jc w:val="center"/>
              <w:rPr>
                <w:sz w:val="16"/>
                <w:szCs w:val="16"/>
                <w:lang w:val="ru-RU"/>
              </w:rPr>
            </w:pPr>
            <w:r w:rsidRPr="00130A6D">
              <w:rPr>
                <w:sz w:val="16"/>
                <w:szCs w:val="16"/>
                <w:lang w:val="ru-RU"/>
              </w:rPr>
              <w:t>94</w:t>
            </w:r>
          </w:p>
        </w:tc>
        <w:tc>
          <w:tcPr>
            <w:tcW w:w="1347" w:type="dxa"/>
            <w:gridSpan w:val="2"/>
            <w:tcBorders>
              <w:bottom w:val="single" w:sz="12" w:space="0" w:color="auto"/>
            </w:tcBorders>
            <w:vAlign w:val="center"/>
          </w:tcPr>
          <w:p w14:paraId="55294844" w14:textId="77777777" w:rsidR="00686FC0" w:rsidRPr="00130A6D" w:rsidRDefault="00686FC0" w:rsidP="002C322C">
            <w:pPr>
              <w:autoSpaceDE/>
              <w:autoSpaceDN/>
              <w:adjustRightInd/>
              <w:spacing w:before="0" w:line="240" w:lineRule="auto"/>
              <w:ind w:left="0"/>
              <w:jc w:val="center"/>
              <w:rPr>
                <w:sz w:val="16"/>
                <w:szCs w:val="16"/>
              </w:rPr>
            </w:pPr>
            <w:r>
              <w:rPr>
                <w:sz w:val="16"/>
                <w:szCs w:val="16"/>
              </w:rPr>
              <w:t>77</w:t>
            </w:r>
            <w:r w:rsidRPr="00130A6D">
              <w:rPr>
                <w:sz w:val="16"/>
                <w:szCs w:val="16"/>
              </w:rPr>
              <w:t>°C (</w:t>
            </w:r>
            <w:r>
              <w:rPr>
                <w:sz w:val="16"/>
                <w:szCs w:val="16"/>
              </w:rPr>
              <w:t>170</w:t>
            </w:r>
            <w:r w:rsidRPr="00130A6D">
              <w:rPr>
                <w:sz w:val="16"/>
                <w:szCs w:val="16"/>
              </w:rPr>
              <w:t>°F</w:t>
            </w:r>
            <w:r w:rsidRPr="00130A6D">
              <w:rPr>
                <w:sz w:val="16"/>
                <w:szCs w:val="16"/>
                <w:lang w:val="ru-RU"/>
              </w:rPr>
              <w:t>)</w:t>
            </w:r>
          </w:p>
        </w:tc>
      </w:tr>
      <w:tr w:rsidR="002C322C" w:rsidRPr="00130A6D" w14:paraId="2D87AABC" w14:textId="77777777" w:rsidTr="00CD0558">
        <w:trPr>
          <w:trHeight w:val="288"/>
          <w:jc w:val="center"/>
        </w:trPr>
        <w:tc>
          <w:tcPr>
            <w:tcW w:w="1170" w:type="dxa"/>
            <w:tcBorders>
              <w:top w:val="single" w:sz="12" w:space="0" w:color="auto"/>
            </w:tcBorders>
            <w:vAlign w:val="center"/>
          </w:tcPr>
          <w:p w14:paraId="7142657D" w14:textId="77777777" w:rsidR="002C322C" w:rsidRPr="00130A6D" w:rsidRDefault="002C322C" w:rsidP="002C322C">
            <w:pPr>
              <w:autoSpaceDE/>
              <w:autoSpaceDN/>
              <w:adjustRightInd/>
              <w:spacing w:before="0" w:line="240" w:lineRule="auto"/>
              <w:ind w:left="-72"/>
              <w:rPr>
                <w:b/>
                <w:sz w:val="16"/>
                <w:szCs w:val="16"/>
              </w:rPr>
            </w:pPr>
            <w:r w:rsidRPr="00B52749">
              <w:rPr>
                <w:b/>
                <w:color w:val="auto"/>
                <w:sz w:val="16"/>
                <w:szCs w:val="24"/>
                <w:lang w:val="ru-RU"/>
              </w:rPr>
              <w:t>Последнее обновление</w:t>
            </w:r>
            <w:r>
              <w:rPr>
                <w:b/>
                <w:color w:val="auto"/>
                <w:sz w:val="16"/>
                <w:szCs w:val="24"/>
                <w:lang w:val="ru-RU"/>
              </w:rPr>
              <w:t>:</w:t>
            </w:r>
          </w:p>
        </w:tc>
        <w:tc>
          <w:tcPr>
            <w:tcW w:w="4230" w:type="dxa"/>
            <w:gridSpan w:val="3"/>
            <w:tcBorders>
              <w:top w:val="single" w:sz="12" w:space="0" w:color="auto"/>
            </w:tcBorders>
            <w:vAlign w:val="center"/>
          </w:tcPr>
          <w:p w14:paraId="1B3C5AEF" w14:textId="0CBDEFA3" w:rsidR="002C322C" w:rsidRPr="009D3940" w:rsidRDefault="00C4450F" w:rsidP="002C322C">
            <w:pPr>
              <w:autoSpaceDE/>
              <w:autoSpaceDN/>
              <w:adjustRightInd/>
              <w:spacing w:before="0" w:line="240" w:lineRule="auto"/>
              <w:ind w:left="-72"/>
              <w:rPr>
                <w:sz w:val="16"/>
                <w:szCs w:val="16"/>
              </w:rPr>
            </w:pPr>
            <w:r>
              <w:rPr>
                <w:color w:val="auto"/>
                <w:sz w:val="16"/>
                <w:szCs w:val="24"/>
                <w:lang w:val="ru-RU"/>
              </w:rPr>
              <w:t>Ноябрь</w:t>
            </w:r>
            <w:r w:rsidR="009D3940">
              <w:rPr>
                <w:color w:val="auto"/>
                <w:sz w:val="16"/>
                <w:szCs w:val="24"/>
              </w:rPr>
              <w:t xml:space="preserve"> 2025</w:t>
            </w:r>
          </w:p>
        </w:tc>
        <w:tc>
          <w:tcPr>
            <w:tcW w:w="2232" w:type="dxa"/>
            <w:gridSpan w:val="2"/>
            <w:tcBorders>
              <w:top w:val="single" w:sz="12" w:space="0" w:color="auto"/>
            </w:tcBorders>
            <w:vAlign w:val="center"/>
          </w:tcPr>
          <w:p w14:paraId="7579334D" w14:textId="77777777" w:rsidR="002C322C" w:rsidRPr="00130A6D" w:rsidRDefault="002C322C" w:rsidP="002C322C">
            <w:pPr>
              <w:rPr>
                <w:b/>
                <w:sz w:val="16"/>
                <w:szCs w:val="16"/>
              </w:rPr>
            </w:pPr>
          </w:p>
        </w:tc>
        <w:tc>
          <w:tcPr>
            <w:tcW w:w="971" w:type="dxa"/>
            <w:tcBorders>
              <w:top w:val="single" w:sz="12" w:space="0" w:color="auto"/>
            </w:tcBorders>
            <w:vAlign w:val="center"/>
          </w:tcPr>
          <w:p w14:paraId="45B1FED1" w14:textId="77777777" w:rsidR="002C322C" w:rsidRPr="00130A6D" w:rsidRDefault="002C322C" w:rsidP="002C322C">
            <w:pPr>
              <w:jc w:val="center"/>
              <w:rPr>
                <w:b/>
                <w:sz w:val="16"/>
                <w:szCs w:val="16"/>
              </w:rPr>
            </w:pPr>
          </w:p>
        </w:tc>
        <w:tc>
          <w:tcPr>
            <w:tcW w:w="1347" w:type="dxa"/>
            <w:gridSpan w:val="2"/>
            <w:tcBorders>
              <w:top w:val="single" w:sz="12" w:space="0" w:color="auto"/>
            </w:tcBorders>
            <w:vAlign w:val="center"/>
          </w:tcPr>
          <w:p w14:paraId="58897CDA" w14:textId="77777777" w:rsidR="002C322C" w:rsidRPr="00130A6D" w:rsidRDefault="002C322C" w:rsidP="002C322C">
            <w:pPr>
              <w:rPr>
                <w:b/>
                <w:sz w:val="16"/>
                <w:szCs w:val="16"/>
              </w:rPr>
            </w:pPr>
          </w:p>
        </w:tc>
      </w:tr>
    </w:tbl>
    <w:p w14:paraId="4E67F270" w14:textId="77777777" w:rsidR="002C322C" w:rsidRDefault="002C322C" w:rsidP="002C322C">
      <w:pPr>
        <w:tabs>
          <w:tab w:val="left" w:pos="3225"/>
        </w:tabs>
        <w:rPr>
          <w:sz w:val="20"/>
          <w:szCs w:val="20"/>
          <w:lang w:val="ru-RU"/>
        </w:rPr>
      </w:pPr>
      <w:r w:rsidRPr="00D750DA">
        <w:rPr>
          <w:sz w:val="20"/>
          <w:szCs w:val="20"/>
          <w:lang w:val="ru-RU"/>
        </w:rPr>
        <w:br w:type="page"/>
      </w:r>
    </w:p>
    <w:tbl>
      <w:tblPr>
        <w:tblW w:w="10099" w:type="dxa"/>
        <w:jc w:val="center"/>
        <w:tblLayout w:type="fixed"/>
        <w:tblLook w:val="01E0" w:firstRow="1" w:lastRow="1" w:firstColumn="1" w:lastColumn="1" w:noHBand="0" w:noVBand="0"/>
      </w:tblPr>
      <w:tblGrid>
        <w:gridCol w:w="1170"/>
        <w:gridCol w:w="270"/>
        <w:gridCol w:w="848"/>
        <w:gridCol w:w="2892"/>
        <w:gridCol w:w="990"/>
        <w:gridCol w:w="1642"/>
        <w:gridCol w:w="971"/>
        <w:gridCol w:w="1309"/>
        <w:gridCol w:w="7"/>
      </w:tblGrid>
      <w:tr w:rsidR="005C628C" w:rsidRPr="001D3869" w14:paraId="367CE59D" w14:textId="77777777" w:rsidTr="00F029EB">
        <w:trPr>
          <w:trHeight w:val="360"/>
          <w:jc w:val="center"/>
        </w:trPr>
        <w:tc>
          <w:tcPr>
            <w:tcW w:w="10099" w:type="dxa"/>
            <w:gridSpan w:val="9"/>
            <w:tcBorders>
              <w:top w:val="single" w:sz="6" w:space="0" w:color="auto"/>
              <w:bottom w:val="single" w:sz="12" w:space="0" w:color="auto"/>
            </w:tcBorders>
            <w:shd w:val="clear" w:color="auto" w:fill="FFFFFF"/>
            <w:vAlign w:val="center"/>
          </w:tcPr>
          <w:p w14:paraId="04CC8E54" w14:textId="77777777" w:rsidR="005C628C" w:rsidRPr="001D3869" w:rsidRDefault="005C628C" w:rsidP="00030F26">
            <w:pPr>
              <w:ind w:right="-72"/>
              <w:jc w:val="right"/>
              <w:rPr>
                <w:b/>
                <w:i/>
                <w:color w:val="auto"/>
              </w:rPr>
            </w:pPr>
            <w:proofErr w:type="spellStart"/>
            <w:r w:rsidRPr="0005732F">
              <w:rPr>
                <w:b/>
                <w:i/>
                <w:color w:val="auto"/>
              </w:rPr>
              <w:lastRenderedPageBreak/>
              <w:t>Трехкомпонентные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5C628C" w:rsidRPr="001D3869" w14:paraId="73518AC4" w14:textId="77777777" w:rsidTr="00F029EB">
        <w:trPr>
          <w:trHeight w:val="360"/>
          <w:jc w:val="center"/>
        </w:trPr>
        <w:tc>
          <w:tcPr>
            <w:tcW w:w="7812" w:type="dxa"/>
            <w:gridSpan w:val="6"/>
            <w:tcBorders>
              <w:top w:val="single" w:sz="12" w:space="0" w:color="auto"/>
              <w:left w:val="single" w:sz="12" w:space="0" w:color="auto"/>
              <w:bottom w:val="single" w:sz="12" w:space="0" w:color="auto"/>
            </w:tcBorders>
            <w:vAlign w:val="center"/>
          </w:tcPr>
          <w:p w14:paraId="70817B3E" w14:textId="77777777" w:rsidR="005C628C" w:rsidRPr="001954F3" w:rsidRDefault="005C628C" w:rsidP="00686FC0">
            <w:pPr>
              <w:autoSpaceDE/>
              <w:autoSpaceDN/>
              <w:adjustRightInd/>
              <w:spacing w:before="0" w:line="240" w:lineRule="auto"/>
              <w:ind w:left="0"/>
              <w:rPr>
                <w:b/>
                <w:sz w:val="20"/>
                <w:szCs w:val="20"/>
                <w:lang w:val="ru-RU"/>
              </w:rPr>
            </w:pPr>
            <w:r w:rsidRPr="00AD544E">
              <w:rPr>
                <w:b/>
                <w:color w:val="auto"/>
                <w:sz w:val="20"/>
                <w:szCs w:val="24"/>
                <w:lang w:val="ru-RU"/>
              </w:rPr>
              <w:t xml:space="preserve">Самоотверждающееся неорганическое цинкосодержащее | </w:t>
            </w:r>
            <w:r w:rsidR="00EA5AD7" w:rsidRPr="00D750DA">
              <w:rPr>
                <w:b/>
                <w:color w:val="auto"/>
                <w:sz w:val="20"/>
                <w:szCs w:val="24"/>
                <w:lang w:val="ru-RU"/>
              </w:rPr>
              <w:t>Эпоксидное промежуточное</w:t>
            </w:r>
            <w:r w:rsidRPr="00AD544E">
              <w:rPr>
                <w:b/>
                <w:color w:val="auto"/>
                <w:sz w:val="20"/>
                <w:szCs w:val="24"/>
                <w:lang w:val="ru-RU"/>
              </w:rPr>
              <w:t>| Алифатический полиуретан</w:t>
            </w:r>
          </w:p>
        </w:tc>
        <w:tc>
          <w:tcPr>
            <w:tcW w:w="2287" w:type="dxa"/>
            <w:gridSpan w:val="3"/>
            <w:tcBorders>
              <w:top w:val="single" w:sz="12" w:space="0" w:color="auto"/>
              <w:bottom w:val="single" w:sz="12" w:space="0" w:color="auto"/>
              <w:right w:val="single" w:sz="12" w:space="0" w:color="auto"/>
            </w:tcBorders>
            <w:shd w:val="clear" w:color="auto" w:fill="000000"/>
            <w:vAlign w:val="center"/>
          </w:tcPr>
          <w:p w14:paraId="3261F71B" w14:textId="77777777" w:rsidR="005C628C" w:rsidRPr="001D3869" w:rsidRDefault="005C628C" w:rsidP="00030F26">
            <w:pPr>
              <w:autoSpaceDE/>
              <w:autoSpaceDN/>
              <w:adjustRightInd/>
              <w:spacing w:before="0" w:line="240" w:lineRule="auto"/>
              <w:ind w:left="0"/>
              <w:jc w:val="center"/>
              <w:rPr>
                <w:b/>
                <w:color w:val="FFFFFF"/>
                <w:sz w:val="36"/>
                <w:szCs w:val="40"/>
              </w:rPr>
            </w:pPr>
            <w:r w:rsidRPr="001D3869">
              <w:rPr>
                <w:b/>
                <w:color w:val="FFFFFF"/>
                <w:sz w:val="36"/>
                <w:szCs w:val="40"/>
              </w:rPr>
              <w:t>3.1</w:t>
            </w:r>
          </w:p>
        </w:tc>
      </w:tr>
      <w:tr w:rsidR="005C628C" w:rsidRPr="001D3869" w14:paraId="5AB5A626" w14:textId="77777777" w:rsidTr="00F029EB">
        <w:trPr>
          <w:gridAfter w:val="1"/>
          <w:wAfter w:w="7" w:type="dxa"/>
          <w:cantSplit/>
          <w:trHeight w:val="288"/>
          <w:jc w:val="center"/>
        </w:trPr>
        <w:tc>
          <w:tcPr>
            <w:tcW w:w="1440" w:type="dxa"/>
            <w:gridSpan w:val="2"/>
            <w:tcBorders>
              <w:top w:val="single" w:sz="12" w:space="0" w:color="auto"/>
            </w:tcBorders>
          </w:tcPr>
          <w:p w14:paraId="1A4577BE" w14:textId="77777777" w:rsidR="005C628C" w:rsidRPr="004E6B3B" w:rsidRDefault="005C628C" w:rsidP="00030F26">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40" w:type="dxa"/>
            <w:gridSpan w:val="2"/>
            <w:tcBorders>
              <w:top w:val="single" w:sz="12" w:space="0" w:color="auto"/>
            </w:tcBorders>
          </w:tcPr>
          <w:p w14:paraId="43CCF33A" w14:textId="53670996" w:rsidR="00CD0558" w:rsidRPr="001375CD" w:rsidRDefault="00297C63" w:rsidP="00030F26">
            <w:pPr>
              <w:autoSpaceDE/>
              <w:autoSpaceDN/>
              <w:adjustRightInd/>
              <w:spacing w:before="0" w:line="240" w:lineRule="auto"/>
              <w:ind w:left="-72"/>
              <w:rPr>
                <w:color w:val="auto"/>
                <w:sz w:val="16"/>
                <w:szCs w:val="24"/>
              </w:rPr>
            </w:pPr>
            <w:r w:rsidRPr="00297C63">
              <w:rPr>
                <w:color w:val="auto"/>
                <w:sz w:val="16"/>
                <w:szCs w:val="24"/>
              </w:rPr>
              <w:t>SSPC-SP1/SP10 (</w:t>
            </w:r>
            <w:proofErr w:type="spellStart"/>
            <w:r w:rsidRPr="00297C63">
              <w:rPr>
                <w:color w:val="auto"/>
                <w:sz w:val="16"/>
                <w:szCs w:val="24"/>
              </w:rPr>
              <w:t>NACENo</w:t>
            </w:r>
            <w:proofErr w:type="spellEnd"/>
            <w:r w:rsidRPr="00297C63">
              <w:rPr>
                <w:color w:val="auto"/>
                <w:sz w:val="16"/>
                <w:szCs w:val="24"/>
              </w:rPr>
              <w:t>. 2) (SA 2.5)</w:t>
            </w:r>
            <w:r w:rsidR="00CC386A" w:rsidRPr="001375CD">
              <w:rPr>
                <w:color w:val="auto"/>
                <w:sz w:val="16"/>
                <w:szCs w:val="24"/>
              </w:rPr>
              <w:t xml:space="preserve"> </w:t>
            </w:r>
          </w:p>
          <w:p w14:paraId="760F7548" w14:textId="220AE6A2" w:rsidR="005C628C" w:rsidRPr="001954F3" w:rsidRDefault="004B5C7C" w:rsidP="00030F26">
            <w:pPr>
              <w:autoSpaceDE/>
              <w:autoSpaceDN/>
              <w:adjustRightInd/>
              <w:spacing w:before="0" w:line="240" w:lineRule="auto"/>
              <w:ind w:left="-72"/>
              <w:rPr>
                <w:sz w:val="16"/>
                <w:szCs w:val="18"/>
                <w:lang w:val="ru-RU"/>
              </w:rPr>
            </w:pPr>
            <w:r>
              <w:rPr>
                <w:color w:val="auto"/>
                <w:sz w:val="16"/>
                <w:szCs w:val="24"/>
                <w:lang w:val="ru-RU"/>
              </w:rPr>
              <w:t>Абразивоструйная</w:t>
            </w:r>
            <w:r w:rsidR="00CC386A" w:rsidRPr="00CC386A">
              <w:rPr>
                <w:color w:val="auto"/>
                <w:sz w:val="16"/>
                <w:szCs w:val="24"/>
                <w:lang w:val="ru-RU"/>
              </w:rPr>
              <w:t xml:space="preserve"> </w:t>
            </w:r>
            <w:r w:rsidR="005C628C" w:rsidRPr="00037A5B">
              <w:rPr>
                <w:color w:val="auto"/>
                <w:sz w:val="16"/>
                <w:szCs w:val="24"/>
                <w:lang w:val="ru-RU"/>
              </w:rPr>
              <w:t xml:space="preserve">очистка до </w:t>
            </w:r>
            <w:r w:rsidR="000971B7">
              <w:rPr>
                <w:color w:val="auto"/>
                <w:sz w:val="16"/>
                <w:szCs w:val="24"/>
                <w:lang w:val="ru-RU"/>
              </w:rPr>
              <w:t xml:space="preserve">почти </w:t>
            </w:r>
            <w:r w:rsidR="005C628C" w:rsidRPr="00037A5B">
              <w:rPr>
                <w:color w:val="auto"/>
                <w:sz w:val="16"/>
                <w:szCs w:val="24"/>
                <w:lang w:val="ru-RU"/>
              </w:rPr>
              <w:t>белого металла</w:t>
            </w:r>
          </w:p>
        </w:tc>
        <w:tc>
          <w:tcPr>
            <w:tcW w:w="990" w:type="dxa"/>
            <w:tcBorders>
              <w:top w:val="single" w:sz="12" w:space="0" w:color="auto"/>
            </w:tcBorders>
          </w:tcPr>
          <w:p w14:paraId="4A135360" w14:textId="77777777" w:rsidR="005C628C" w:rsidRPr="001D3869" w:rsidRDefault="005C628C" w:rsidP="00030F26">
            <w:pPr>
              <w:autoSpaceDE/>
              <w:autoSpaceDN/>
              <w:adjustRightInd/>
              <w:spacing w:before="0" w:line="240" w:lineRule="auto"/>
              <w:ind w:left="0" w:right="-72"/>
              <w:jc w:val="right"/>
              <w:rPr>
                <w:b/>
                <w:sz w:val="16"/>
                <w:szCs w:val="16"/>
              </w:rPr>
            </w:pPr>
            <w:r w:rsidRPr="00A24069">
              <w:rPr>
                <w:b/>
                <w:color w:val="auto"/>
                <w:sz w:val="16"/>
                <w:szCs w:val="24"/>
                <w:lang w:val="ru-RU"/>
              </w:rPr>
              <w:t>Ремонт:</w:t>
            </w:r>
          </w:p>
        </w:tc>
        <w:tc>
          <w:tcPr>
            <w:tcW w:w="3922" w:type="dxa"/>
            <w:gridSpan w:val="3"/>
            <w:vMerge w:val="restart"/>
            <w:tcBorders>
              <w:top w:val="single" w:sz="12" w:space="0" w:color="auto"/>
            </w:tcBorders>
          </w:tcPr>
          <w:p w14:paraId="62726C67" w14:textId="54D8DCF4" w:rsidR="005C628C" w:rsidRPr="00677706" w:rsidRDefault="005C628C" w:rsidP="00030F26">
            <w:pPr>
              <w:autoSpaceDE/>
              <w:autoSpaceDN/>
              <w:adjustRightInd/>
              <w:spacing w:before="0" w:line="240" w:lineRule="auto"/>
              <w:ind w:left="-72"/>
              <w:rPr>
                <w:sz w:val="16"/>
                <w:szCs w:val="18"/>
              </w:rPr>
            </w:pPr>
            <w:r w:rsidRPr="004E6B3B">
              <w:rPr>
                <w:color w:val="auto"/>
                <w:sz w:val="16"/>
                <w:szCs w:val="24"/>
                <w:lang w:val="ru-RU"/>
              </w:rPr>
              <w:t>Система покрытия 3.5.</w:t>
            </w:r>
          </w:p>
        </w:tc>
      </w:tr>
      <w:tr w:rsidR="005C628C" w:rsidRPr="00AB0391" w14:paraId="217D8709" w14:textId="77777777" w:rsidTr="00F029EB">
        <w:trPr>
          <w:gridAfter w:val="1"/>
          <w:wAfter w:w="7" w:type="dxa"/>
          <w:cantSplit/>
          <w:trHeight w:val="288"/>
          <w:jc w:val="center"/>
        </w:trPr>
        <w:tc>
          <w:tcPr>
            <w:tcW w:w="1440" w:type="dxa"/>
            <w:gridSpan w:val="2"/>
          </w:tcPr>
          <w:p w14:paraId="05B3EDE1" w14:textId="77777777" w:rsidR="005C628C" w:rsidRPr="004E6B3B" w:rsidRDefault="005C628C" w:rsidP="00030F26">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40" w:type="dxa"/>
            <w:gridSpan w:val="2"/>
          </w:tcPr>
          <w:p w14:paraId="62B97DB2" w14:textId="77777777" w:rsidR="005C628C" w:rsidRPr="00D750DA" w:rsidRDefault="00224632" w:rsidP="00030F26">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0117EEE8" w14:textId="77777777" w:rsidR="005C628C" w:rsidRPr="001954F3" w:rsidRDefault="005C628C" w:rsidP="00030F26">
            <w:pPr>
              <w:autoSpaceDE/>
              <w:autoSpaceDN/>
              <w:adjustRightInd/>
              <w:spacing w:before="0" w:line="240" w:lineRule="auto"/>
              <w:ind w:left="-72"/>
              <w:rPr>
                <w:color w:val="auto"/>
                <w:sz w:val="16"/>
                <w:szCs w:val="24"/>
                <w:lang w:val="ru-RU"/>
              </w:rPr>
            </w:pPr>
          </w:p>
        </w:tc>
        <w:tc>
          <w:tcPr>
            <w:tcW w:w="3922" w:type="dxa"/>
            <w:gridSpan w:val="3"/>
            <w:vMerge/>
            <w:vAlign w:val="center"/>
          </w:tcPr>
          <w:p w14:paraId="0E34FA93" w14:textId="77777777" w:rsidR="005C628C" w:rsidRPr="00D750DA" w:rsidRDefault="005C628C" w:rsidP="00030F26">
            <w:pPr>
              <w:rPr>
                <w:lang w:val="ru-RU"/>
              </w:rPr>
            </w:pPr>
          </w:p>
        </w:tc>
      </w:tr>
      <w:tr w:rsidR="005C628C" w:rsidRPr="00AB0391" w14:paraId="156692B1" w14:textId="77777777" w:rsidTr="00F029EB">
        <w:trPr>
          <w:gridAfter w:val="1"/>
          <w:wAfter w:w="7" w:type="dxa"/>
          <w:cantSplit/>
          <w:trHeight w:val="288"/>
          <w:jc w:val="center"/>
        </w:trPr>
        <w:tc>
          <w:tcPr>
            <w:tcW w:w="1440" w:type="dxa"/>
            <w:gridSpan w:val="2"/>
            <w:tcBorders>
              <w:bottom w:val="single" w:sz="12" w:space="0" w:color="auto"/>
            </w:tcBorders>
          </w:tcPr>
          <w:p w14:paraId="67B23AFF" w14:textId="77777777" w:rsidR="005C628C" w:rsidRPr="004E6B3B" w:rsidRDefault="005C628C" w:rsidP="00030F26">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40" w:type="dxa"/>
            <w:gridSpan w:val="2"/>
            <w:tcBorders>
              <w:bottom w:val="single" w:sz="12" w:space="0" w:color="auto"/>
            </w:tcBorders>
          </w:tcPr>
          <w:p w14:paraId="3B8E3F36" w14:textId="77777777" w:rsidR="005C628C" w:rsidRPr="00D750DA" w:rsidRDefault="00686FC0" w:rsidP="00030F26">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5B1BD26F" w14:textId="77777777" w:rsidR="005C628C" w:rsidRPr="001954F3" w:rsidRDefault="005C628C" w:rsidP="00030F26">
            <w:pPr>
              <w:autoSpaceDE/>
              <w:autoSpaceDN/>
              <w:adjustRightInd/>
              <w:spacing w:before="0" w:line="240" w:lineRule="auto"/>
              <w:ind w:left="-72"/>
              <w:rPr>
                <w:color w:val="auto"/>
                <w:sz w:val="16"/>
                <w:szCs w:val="24"/>
                <w:lang w:val="ru-RU"/>
              </w:rPr>
            </w:pPr>
          </w:p>
        </w:tc>
        <w:tc>
          <w:tcPr>
            <w:tcW w:w="3922" w:type="dxa"/>
            <w:gridSpan w:val="3"/>
            <w:vMerge/>
            <w:tcBorders>
              <w:bottom w:val="single" w:sz="12" w:space="0" w:color="auto"/>
            </w:tcBorders>
            <w:vAlign w:val="center"/>
          </w:tcPr>
          <w:p w14:paraId="5564C1AB" w14:textId="77777777" w:rsidR="005C628C" w:rsidRPr="00D750DA" w:rsidRDefault="005C628C" w:rsidP="00030F26">
            <w:pPr>
              <w:rPr>
                <w:lang w:val="ru-RU"/>
              </w:rPr>
            </w:pPr>
          </w:p>
        </w:tc>
      </w:tr>
      <w:tr w:rsidR="005C628C" w:rsidRPr="001D3869" w14:paraId="2BAEDD77"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1B16546A" w14:textId="77777777" w:rsidR="005C628C" w:rsidRPr="00AD544E" w:rsidRDefault="005C628C" w:rsidP="00030F26">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92" w:type="dxa"/>
            <w:tcBorders>
              <w:top w:val="single" w:sz="12" w:space="0" w:color="auto"/>
              <w:bottom w:val="single" w:sz="12" w:space="0" w:color="auto"/>
            </w:tcBorders>
            <w:shd w:val="clear" w:color="auto" w:fill="000000"/>
            <w:vAlign w:val="center"/>
          </w:tcPr>
          <w:p w14:paraId="42B11E41" w14:textId="77777777" w:rsidR="005C628C" w:rsidRPr="00AD544E" w:rsidRDefault="005C628C" w:rsidP="00030F26">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32" w:type="dxa"/>
            <w:gridSpan w:val="2"/>
            <w:tcBorders>
              <w:top w:val="single" w:sz="12" w:space="0" w:color="auto"/>
              <w:bottom w:val="single" w:sz="12" w:space="0" w:color="auto"/>
            </w:tcBorders>
            <w:shd w:val="clear" w:color="auto" w:fill="000000"/>
            <w:vAlign w:val="center"/>
          </w:tcPr>
          <w:p w14:paraId="1FE282D9" w14:textId="77777777" w:rsidR="005C628C" w:rsidRPr="00AD544E" w:rsidRDefault="005C628C" w:rsidP="00030F26">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4FC29380" w14:textId="77777777" w:rsidR="005C628C" w:rsidRPr="00AD544E" w:rsidRDefault="005C628C" w:rsidP="00030F26">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316" w:type="dxa"/>
            <w:gridSpan w:val="2"/>
            <w:tcBorders>
              <w:top w:val="single" w:sz="12" w:space="0" w:color="auto"/>
              <w:bottom w:val="single" w:sz="12" w:space="0" w:color="auto"/>
              <w:right w:val="single" w:sz="12" w:space="0" w:color="auto"/>
            </w:tcBorders>
            <w:shd w:val="clear" w:color="auto" w:fill="000000"/>
            <w:vAlign w:val="center"/>
          </w:tcPr>
          <w:p w14:paraId="76A17914" w14:textId="77777777" w:rsidR="005C628C" w:rsidRPr="00AD544E" w:rsidRDefault="005C628C" w:rsidP="00030F26">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5C628C" w:rsidRPr="001D3869" w14:paraId="259898F4" w14:textId="77777777" w:rsidTr="00F029EB">
        <w:trPr>
          <w:trHeight w:val="245"/>
          <w:jc w:val="center"/>
        </w:trPr>
        <w:tc>
          <w:tcPr>
            <w:tcW w:w="2288" w:type="dxa"/>
            <w:gridSpan w:val="3"/>
            <w:vAlign w:val="center"/>
          </w:tcPr>
          <w:p w14:paraId="6E72F8F7" w14:textId="77777777" w:rsidR="005C628C" w:rsidRPr="003023B7" w:rsidRDefault="005C628C" w:rsidP="00030F26">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892" w:type="dxa"/>
            <w:vAlign w:val="center"/>
          </w:tcPr>
          <w:p w14:paraId="4BC61AA9" w14:textId="77777777" w:rsidR="005C628C" w:rsidRPr="001D3869" w:rsidRDefault="005C628C" w:rsidP="00030F26">
            <w:pPr>
              <w:autoSpaceDE/>
              <w:autoSpaceDN/>
              <w:adjustRightInd/>
              <w:spacing w:before="0" w:line="240" w:lineRule="auto"/>
              <w:ind w:left="0"/>
              <w:rPr>
                <w:sz w:val="16"/>
                <w:szCs w:val="16"/>
              </w:rPr>
            </w:pPr>
            <w:r w:rsidRPr="001D3869">
              <w:rPr>
                <w:sz w:val="16"/>
                <w:szCs w:val="16"/>
              </w:rPr>
              <w:t>Carboline</w:t>
            </w:r>
          </w:p>
        </w:tc>
        <w:tc>
          <w:tcPr>
            <w:tcW w:w="2632" w:type="dxa"/>
            <w:gridSpan w:val="2"/>
            <w:vAlign w:val="center"/>
          </w:tcPr>
          <w:p w14:paraId="09F993D9" w14:textId="77777777" w:rsidR="005C628C" w:rsidRPr="00F512D0" w:rsidRDefault="005C628C" w:rsidP="00030F26">
            <w:pPr>
              <w:autoSpaceDE/>
              <w:autoSpaceDN/>
              <w:adjustRightInd/>
              <w:spacing w:before="0" w:line="240" w:lineRule="auto"/>
              <w:ind w:left="0"/>
              <w:rPr>
                <w:sz w:val="16"/>
                <w:szCs w:val="16"/>
              </w:rPr>
            </w:pPr>
            <w:proofErr w:type="spellStart"/>
            <w:r w:rsidRPr="00F512D0">
              <w:rPr>
                <w:sz w:val="16"/>
                <w:szCs w:val="16"/>
              </w:rPr>
              <w:t>Carbozinc</w:t>
            </w:r>
            <w:proofErr w:type="spellEnd"/>
            <w:r w:rsidRPr="00F512D0">
              <w:rPr>
                <w:sz w:val="16"/>
                <w:szCs w:val="16"/>
              </w:rPr>
              <w:t xml:space="preserve"> 11 Series</w:t>
            </w:r>
          </w:p>
        </w:tc>
        <w:tc>
          <w:tcPr>
            <w:tcW w:w="971" w:type="dxa"/>
            <w:vAlign w:val="center"/>
          </w:tcPr>
          <w:p w14:paraId="46A9A620" w14:textId="77777777" w:rsidR="005C628C" w:rsidRPr="00677706" w:rsidRDefault="005C628C" w:rsidP="00030F26">
            <w:pPr>
              <w:autoSpaceDE/>
              <w:autoSpaceDN/>
              <w:adjustRightInd/>
              <w:spacing w:before="0" w:line="240" w:lineRule="auto"/>
              <w:ind w:left="0"/>
              <w:jc w:val="center"/>
              <w:rPr>
                <w:sz w:val="16"/>
                <w:szCs w:val="16"/>
                <w:lang w:val="ru-RU"/>
              </w:rPr>
            </w:pPr>
            <w:r>
              <w:rPr>
                <w:sz w:val="16"/>
                <w:szCs w:val="16"/>
                <w:lang w:val="ru-RU"/>
              </w:rPr>
              <w:t>264-515</w:t>
            </w:r>
          </w:p>
        </w:tc>
        <w:tc>
          <w:tcPr>
            <w:tcW w:w="1316" w:type="dxa"/>
            <w:gridSpan w:val="2"/>
            <w:vAlign w:val="center"/>
          </w:tcPr>
          <w:p w14:paraId="7556FF99" w14:textId="77777777" w:rsidR="005C628C" w:rsidRPr="00EE1FAF" w:rsidRDefault="005C628C"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686FC0" w:rsidRPr="001D3869" w14:paraId="199F4CB7" w14:textId="77777777" w:rsidTr="00F029EB">
        <w:trPr>
          <w:trHeight w:val="245"/>
          <w:jc w:val="center"/>
        </w:trPr>
        <w:tc>
          <w:tcPr>
            <w:tcW w:w="2288" w:type="dxa"/>
            <w:gridSpan w:val="3"/>
            <w:vAlign w:val="center"/>
          </w:tcPr>
          <w:p w14:paraId="6A309298" w14:textId="77777777" w:rsidR="00686FC0" w:rsidRPr="003023B7" w:rsidRDefault="00686FC0" w:rsidP="00030F26">
            <w:pPr>
              <w:autoSpaceDE/>
              <w:autoSpaceDN/>
              <w:adjustRightInd/>
              <w:spacing w:before="0" w:line="240" w:lineRule="auto"/>
              <w:ind w:left="0"/>
              <w:rPr>
                <w:b/>
                <w:color w:val="auto"/>
                <w:sz w:val="16"/>
                <w:szCs w:val="24"/>
                <w:lang w:val="ru-RU"/>
              </w:rPr>
            </w:pPr>
          </w:p>
        </w:tc>
        <w:tc>
          <w:tcPr>
            <w:tcW w:w="2892" w:type="dxa"/>
            <w:vAlign w:val="center"/>
          </w:tcPr>
          <w:p w14:paraId="6474B5C5" w14:textId="77777777" w:rsidR="00686FC0" w:rsidRPr="001D3869" w:rsidRDefault="00686FC0" w:rsidP="00030F26">
            <w:pPr>
              <w:autoSpaceDE/>
              <w:autoSpaceDN/>
              <w:adjustRightInd/>
              <w:spacing w:before="0" w:line="240" w:lineRule="auto"/>
              <w:ind w:left="0"/>
              <w:rPr>
                <w:sz w:val="16"/>
                <w:szCs w:val="16"/>
              </w:rPr>
            </w:pPr>
            <w:r w:rsidRPr="0080497E">
              <w:rPr>
                <w:sz w:val="16"/>
                <w:szCs w:val="16"/>
                <w:lang w:val="ru-RU"/>
              </w:rPr>
              <w:t>Dampney</w:t>
            </w:r>
          </w:p>
        </w:tc>
        <w:tc>
          <w:tcPr>
            <w:tcW w:w="2632" w:type="dxa"/>
            <w:gridSpan w:val="2"/>
            <w:vAlign w:val="center"/>
          </w:tcPr>
          <w:p w14:paraId="6C6E3DA0" w14:textId="77777777" w:rsidR="00686FC0" w:rsidRPr="00F512D0" w:rsidRDefault="00686FC0" w:rsidP="00030F26">
            <w:pPr>
              <w:autoSpaceDE/>
              <w:autoSpaceDN/>
              <w:adjustRightInd/>
              <w:spacing w:before="0" w:line="240" w:lineRule="auto"/>
              <w:ind w:left="0"/>
              <w:rPr>
                <w:sz w:val="16"/>
                <w:szCs w:val="16"/>
              </w:rPr>
            </w:pPr>
            <w:r w:rsidRPr="00F512D0">
              <w:rPr>
                <w:sz w:val="16"/>
                <w:szCs w:val="16"/>
                <w:lang w:val="ru-RU"/>
              </w:rPr>
              <w:t>Endcor 835</w:t>
            </w:r>
          </w:p>
        </w:tc>
        <w:tc>
          <w:tcPr>
            <w:tcW w:w="971" w:type="dxa"/>
            <w:vAlign w:val="center"/>
          </w:tcPr>
          <w:p w14:paraId="5C3F1504" w14:textId="77777777" w:rsidR="00686FC0" w:rsidRDefault="00686FC0" w:rsidP="00030F26">
            <w:pPr>
              <w:autoSpaceDE/>
              <w:autoSpaceDN/>
              <w:adjustRightInd/>
              <w:spacing w:before="0" w:line="240" w:lineRule="auto"/>
              <w:ind w:left="0"/>
              <w:jc w:val="center"/>
              <w:rPr>
                <w:sz w:val="16"/>
                <w:szCs w:val="16"/>
                <w:lang w:val="ru-RU"/>
              </w:rPr>
            </w:pPr>
            <w:r w:rsidRPr="0080497E">
              <w:rPr>
                <w:sz w:val="16"/>
                <w:szCs w:val="16"/>
                <w:lang w:val="ru-RU"/>
              </w:rPr>
              <w:t>360</w:t>
            </w:r>
          </w:p>
        </w:tc>
        <w:tc>
          <w:tcPr>
            <w:tcW w:w="1316" w:type="dxa"/>
            <w:gridSpan w:val="2"/>
            <w:vAlign w:val="center"/>
          </w:tcPr>
          <w:p w14:paraId="7B1617E3" w14:textId="77777777" w:rsidR="00686FC0" w:rsidRDefault="00686FC0"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F20FFB" w:rsidRPr="001D3869" w14:paraId="0F3FEEC2" w14:textId="77777777" w:rsidTr="00F029EB">
        <w:trPr>
          <w:trHeight w:val="245"/>
          <w:jc w:val="center"/>
        </w:trPr>
        <w:tc>
          <w:tcPr>
            <w:tcW w:w="2288" w:type="dxa"/>
            <w:gridSpan w:val="3"/>
            <w:vMerge w:val="restart"/>
            <w:vAlign w:val="center"/>
          </w:tcPr>
          <w:p w14:paraId="7D267309" w14:textId="77777777" w:rsidR="00F20FFB" w:rsidRPr="003023B7" w:rsidRDefault="00F20FFB" w:rsidP="00030F26">
            <w:pPr>
              <w:autoSpaceDE/>
              <w:autoSpaceDN/>
              <w:adjustRightInd/>
              <w:spacing w:before="0" w:line="240" w:lineRule="auto"/>
              <w:ind w:left="0"/>
              <w:rPr>
                <w:b/>
                <w:color w:val="auto"/>
                <w:sz w:val="16"/>
                <w:szCs w:val="24"/>
                <w:lang w:val="ru-RU"/>
              </w:rPr>
            </w:pPr>
            <w:r w:rsidRPr="003023B7">
              <w:rPr>
                <w:b/>
                <w:color w:val="auto"/>
                <w:sz w:val="16"/>
                <w:szCs w:val="24"/>
                <w:lang w:val="ru-RU"/>
              </w:rPr>
              <w:t xml:space="preserve">Самоотверждающееся неорганическое </w:t>
            </w:r>
          </w:p>
          <w:p w14:paraId="4718165B" w14:textId="77777777" w:rsidR="00F20FFB" w:rsidRPr="003023B7" w:rsidRDefault="00F20FFB" w:rsidP="00030F26">
            <w:pPr>
              <w:autoSpaceDE/>
              <w:autoSpaceDN/>
              <w:adjustRightInd/>
              <w:spacing w:before="0" w:line="240" w:lineRule="auto"/>
              <w:ind w:left="0"/>
              <w:rPr>
                <w:b/>
                <w:color w:val="auto"/>
                <w:sz w:val="16"/>
                <w:szCs w:val="24"/>
                <w:lang w:val="ru-RU"/>
              </w:rPr>
            </w:pPr>
            <w:r w:rsidRPr="003023B7">
              <w:rPr>
                <w:b/>
                <w:color w:val="auto"/>
                <w:sz w:val="16"/>
                <w:szCs w:val="24"/>
                <w:lang w:val="ru-RU"/>
              </w:rPr>
              <w:t>цинкосодержащее -</w:t>
            </w:r>
          </w:p>
          <w:p w14:paraId="0F4EB5AA" w14:textId="021E8518" w:rsidR="00F20FFB" w:rsidRPr="003023B7" w:rsidRDefault="00F20FFB" w:rsidP="00030F26">
            <w:pPr>
              <w:spacing w:before="0" w:line="240" w:lineRule="auto"/>
              <w:ind w:left="0"/>
              <w:rPr>
                <w:b/>
                <w:color w:val="auto"/>
                <w:sz w:val="16"/>
                <w:szCs w:val="24"/>
                <w:lang w:val="ru-RU"/>
              </w:rPr>
            </w:pPr>
            <w:r w:rsidRPr="003023B7">
              <w:rPr>
                <w:b/>
                <w:color w:val="auto"/>
                <w:sz w:val="16"/>
                <w:szCs w:val="24"/>
                <w:lang w:val="ru-RU"/>
              </w:rPr>
              <w:t>разводимое растворителем</w:t>
            </w:r>
          </w:p>
        </w:tc>
        <w:tc>
          <w:tcPr>
            <w:tcW w:w="2892" w:type="dxa"/>
            <w:vAlign w:val="center"/>
          </w:tcPr>
          <w:p w14:paraId="599C028A" w14:textId="77777777" w:rsidR="00F20FFB" w:rsidRPr="001D3869" w:rsidRDefault="00F20FFB" w:rsidP="00030F26">
            <w:pPr>
              <w:autoSpaceDE/>
              <w:autoSpaceDN/>
              <w:adjustRightInd/>
              <w:spacing w:before="0" w:line="240" w:lineRule="auto"/>
              <w:ind w:left="0"/>
              <w:rPr>
                <w:sz w:val="16"/>
                <w:szCs w:val="16"/>
              </w:rPr>
            </w:pPr>
            <w:r w:rsidRPr="00402AFE">
              <w:rPr>
                <w:sz w:val="16"/>
                <w:szCs w:val="16"/>
              </w:rPr>
              <w:t>Hempel Coatings (USA), Inc.</w:t>
            </w:r>
          </w:p>
        </w:tc>
        <w:tc>
          <w:tcPr>
            <w:tcW w:w="2632" w:type="dxa"/>
            <w:gridSpan w:val="2"/>
            <w:vAlign w:val="center"/>
          </w:tcPr>
          <w:p w14:paraId="511A426C" w14:textId="77777777" w:rsidR="00F20FFB" w:rsidRPr="00F512D0" w:rsidRDefault="00F20FFB" w:rsidP="00030F26">
            <w:pPr>
              <w:autoSpaceDE/>
              <w:autoSpaceDN/>
              <w:adjustRightInd/>
              <w:spacing w:before="0" w:line="240" w:lineRule="auto"/>
              <w:ind w:left="0"/>
              <w:rPr>
                <w:sz w:val="16"/>
                <w:szCs w:val="16"/>
              </w:rPr>
            </w:pPr>
            <w:proofErr w:type="spellStart"/>
            <w:r w:rsidRPr="00F512D0">
              <w:rPr>
                <w:sz w:val="16"/>
                <w:szCs w:val="16"/>
              </w:rPr>
              <w:t>Galvosil</w:t>
            </w:r>
            <w:proofErr w:type="spellEnd"/>
            <w:r w:rsidRPr="00F512D0">
              <w:rPr>
                <w:sz w:val="16"/>
                <w:szCs w:val="16"/>
              </w:rPr>
              <w:t xml:space="preserve"> series</w:t>
            </w:r>
          </w:p>
        </w:tc>
        <w:tc>
          <w:tcPr>
            <w:tcW w:w="971" w:type="dxa"/>
            <w:vAlign w:val="center"/>
          </w:tcPr>
          <w:p w14:paraId="7772FE5A" w14:textId="77777777" w:rsidR="00F20FFB" w:rsidRPr="00677706" w:rsidRDefault="00F20FFB" w:rsidP="00030F26">
            <w:pPr>
              <w:autoSpaceDE/>
              <w:autoSpaceDN/>
              <w:adjustRightInd/>
              <w:spacing w:before="0" w:line="240" w:lineRule="auto"/>
              <w:ind w:left="0"/>
              <w:jc w:val="center"/>
              <w:rPr>
                <w:sz w:val="16"/>
                <w:szCs w:val="16"/>
                <w:lang w:val="ru-RU"/>
              </w:rPr>
            </w:pPr>
            <w:r>
              <w:rPr>
                <w:sz w:val="16"/>
                <w:szCs w:val="16"/>
                <w:lang w:val="ru-RU"/>
              </w:rPr>
              <w:t>320-445</w:t>
            </w:r>
          </w:p>
        </w:tc>
        <w:tc>
          <w:tcPr>
            <w:tcW w:w="1316" w:type="dxa"/>
            <w:gridSpan w:val="2"/>
            <w:vAlign w:val="center"/>
          </w:tcPr>
          <w:p w14:paraId="1194A9BA" w14:textId="77777777" w:rsidR="00F20FFB" w:rsidRPr="00EE1FAF" w:rsidRDefault="00F20FFB"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F20FFB" w:rsidRPr="001D3869" w14:paraId="72CAEE43" w14:textId="77777777" w:rsidTr="00F029EB">
        <w:trPr>
          <w:trHeight w:val="245"/>
          <w:jc w:val="center"/>
        </w:trPr>
        <w:tc>
          <w:tcPr>
            <w:tcW w:w="2288" w:type="dxa"/>
            <w:gridSpan w:val="3"/>
            <w:vMerge/>
            <w:vAlign w:val="center"/>
          </w:tcPr>
          <w:p w14:paraId="22B74612" w14:textId="69BFF38E" w:rsidR="00F20FFB" w:rsidRPr="003023B7" w:rsidRDefault="00F20FFB" w:rsidP="00030F26">
            <w:pPr>
              <w:spacing w:before="0" w:line="240" w:lineRule="auto"/>
              <w:ind w:left="0"/>
              <w:rPr>
                <w:b/>
                <w:color w:val="auto"/>
                <w:sz w:val="16"/>
                <w:szCs w:val="24"/>
                <w:lang w:val="ru-RU"/>
              </w:rPr>
            </w:pPr>
          </w:p>
        </w:tc>
        <w:tc>
          <w:tcPr>
            <w:tcW w:w="2892" w:type="dxa"/>
            <w:vAlign w:val="center"/>
          </w:tcPr>
          <w:p w14:paraId="6C07DFDA" w14:textId="77777777" w:rsidR="00F20FFB" w:rsidRPr="001D3869" w:rsidRDefault="00F20FFB" w:rsidP="00030F26">
            <w:pPr>
              <w:autoSpaceDE/>
              <w:autoSpaceDN/>
              <w:adjustRightInd/>
              <w:spacing w:before="0" w:line="240" w:lineRule="auto"/>
              <w:ind w:left="0"/>
              <w:rPr>
                <w:sz w:val="16"/>
                <w:szCs w:val="16"/>
              </w:rPr>
            </w:pPr>
            <w:r w:rsidRPr="001D3869">
              <w:rPr>
                <w:sz w:val="16"/>
                <w:szCs w:val="16"/>
              </w:rPr>
              <w:t>International</w:t>
            </w:r>
          </w:p>
        </w:tc>
        <w:tc>
          <w:tcPr>
            <w:tcW w:w="2632" w:type="dxa"/>
            <w:gridSpan w:val="2"/>
            <w:vAlign w:val="center"/>
          </w:tcPr>
          <w:p w14:paraId="05239AB2" w14:textId="77777777" w:rsidR="00F20FFB" w:rsidRPr="00F512D0" w:rsidRDefault="00F20FFB" w:rsidP="00030F26">
            <w:pPr>
              <w:autoSpaceDE/>
              <w:autoSpaceDN/>
              <w:adjustRightInd/>
              <w:spacing w:before="0" w:line="240" w:lineRule="auto"/>
              <w:ind w:left="0"/>
              <w:rPr>
                <w:sz w:val="16"/>
                <w:szCs w:val="16"/>
              </w:rPr>
            </w:pPr>
            <w:proofErr w:type="spellStart"/>
            <w:r w:rsidRPr="00F512D0">
              <w:rPr>
                <w:sz w:val="16"/>
                <w:szCs w:val="16"/>
              </w:rPr>
              <w:t>Interzinc</w:t>
            </w:r>
            <w:proofErr w:type="spellEnd"/>
            <w:r w:rsidRPr="00F512D0">
              <w:rPr>
                <w:sz w:val="16"/>
                <w:szCs w:val="16"/>
              </w:rPr>
              <w:t xml:space="preserve"> 22 Series</w:t>
            </w:r>
          </w:p>
        </w:tc>
        <w:tc>
          <w:tcPr>
            <w:tcW w:w="971" w:type="dxa"/>
            <w:vAlign w:val="center"/>
          </w:tcPr>
          <w:p w14:paraId="41F252BD" w14:textId="77777777" w:rsidR="00F20FFB" w:rsidRPr="00677706" w:rsidRDefault="00F20FFB" w:rsidP="00030F26">
            <w:pPr>
              <w:autoSpaceDE/>
              <w:autoSpaceDN/>
              <w:adjustRightInd/>
              <w:spacing w:before="0" w:line="240" w:lineRule="auto"/>
              <w:ind w:left="0"/>
              <w:jc w:val="center"/>
              <w:rPr>
                <w:sz w:val="16"/>
                <w:szCs w:val="16"/>
                <w:lang w:val="ru-RU"/>
              </w:rPr>
            </w:pPr>
            <w:r>
              <w:rPr>
                <w:sz w:val="16"/>
                <w:szCs w:val="16"/>
              </w:rPr>
              <w:t>290-470</w:t>
            </w:r>
          </w:p>
        </w:tc>
        <w:tc>
          <w:tcPr>
            <w:tcW w:w="1316" w:type="dxa"/>
            <w:gridSpan w:val="2"/>
            <w:vAlign w:val="center"/>
          </w:tcPr>
          <w:p w14:paraId="085CFFB8" w14:textId="77777777" w:rsidR="00F20FFB" w:rsidRPr="00EE1FAF" w:rsidRDefault="00F20FFB"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F20FFB" w:rsidRPr="001D3869" w14:paraId="0D764BA7" w14:textId="77777777" w:rsidTr="00F029EB">
        <w:trPr>
          <w:trHeight w:val="245"/>
          <w:jc w:val="center"/>
        </w:trPr>
        <w:tc>
          <w:tcPr>
            <w:tcW w:w="2288" w:type="dxa"/>
            <w:gridSpan w:val="3"/>
            <w:vMerge/>
            <w:vAlign w:val="center"/>
          </w:tcPr>
          <w:p w14:paraId="6E2377EC" w14:textId="03CA225A" w:rsidR="00F20FFB" w:rsidRPr="00D41158" w:rsidRDefault="00F20FFB" w:rsidP="00030F26">
            <w:pPr>
              <w:autoSpaceDE/>
              <w:autoSpaceDN/>
              <w:adjustRightInd/>
              <w:spacing w:before="0" w:line="240" w:lineRule="auto"/>
              <w:ind w:left="0"/>
              <w:rPr>
                <w:b/>
                <w:color w:val="auto"/>
                <w:sz w:val="16"/>
                <w:szCs w:val="24"/>
                <w:lang w:val="ru-RU"/>
              </w:rPr>
            </w:pPr>
          </w:p>
        </w:tc>
        <w:tc>
          <w:tcPr>
            <w:tcW w:w="2892" w:type="dxa"/>
            <w:vAlign w:val="center"/>
          </w:tcPr>
          <w:p w14:paraId="61BC950A" w14:textId="77777777" w:rsidR="00F20FFB" w:rsidRPr="001D3869" w:rsidRDefault="00F20FFB" w:rsidP="00030F26">
            <w:pPr>
              <w:autoSpaceDE/>
              <w:autoSpaceDN/>
              <w:adjustRightInd/>
              <w:spacing w:before="0" w:line="240" w:lineRule="auto"/>
              <w:ind w:left="0"/>
              <w:rPr>
                <w:sz w:val="16"/>
                <w:szCs w:val="16"/>
              </w:rPr>
            </w:pPr>
            <w:r w:rsidRPr="00402AFE">
              <w:rPr>
                <w:sz w:val="16"/>
                <w:szCs w:val="16"/>
              </w:rPr>
              <w:t>International Devoe</w:t>
            </w:r>
          </w:p>
        </w:tc>
        <w:tc>
          <w:tcPr>
            <w:tcW w:w="2632" w:type="dxa"/>
            <w:gridSpan w:val="2"/>
            <w:vAlign w:val="center"/>
          </w:tcPr>
          <w:p w14:paraId="1AAE87A9" w14:textId="77777777" w:rsidR="00F20FFB" w:rsidRPr="00F512D0" w:rsidRDefault="00F20FFB" w:rsidP="00030F26">
            <w:pPr>
              <w:autoSpaceDE/>
              <w:autoSpaceDN/>
              <w:adjustRightInd/>
              <w:spacing w:before="0" w:line="240" w:lineRule="auto"/>
              <w:ind w:left="0"/>
              <w:rPr>
                <w:sz w:val="16"/>
                <w:szCs w:val="16"/>
              </w:rPr>
            </w:pPr>
            <w:r w:rsidRPr="00F512D0">
              <w:rPr>
                <w:sz w:val="16"/>
                <w:szCs w:val="16"/>
              </w:rPr>
              <w:t>Catha-Coat 304 series</w:t>
            </w:r>
          </w:p>
        </w:tc>
        <w:tc>
          <w:tcPr>
            <w:tcW w:w="971" w:type="dxa"/>
            <w:vAlign w:val="center"/>
          </w:tcPr>
          <w:p w14:paraId="34972EDE" w14:textId="77777777" w:rsidR="00F20FFB" w:rsidRPr="00677706" w:rsidRDefault="00F20FFB" w:rsidP="00030F26">
            <w:pPr>
              <w:autoSpaceDE/>
              <w:autoSpaceDN/>
              <w:adjustRightInd/>
              <w:spacing w:before="0" w:line="240" w:lineRule="auto"/>
              <w:ind w:left="0"/>
              <w:jc w:val="center"/>
              <w:rPr>
                <w:sz w:val="16"/>
                <w:szCs w:val="16"/>
                <w:lang w:val="ru-RU"/>
              </w:rPr>
            </w:pPr>
            <w:r>
              <w:rPr>
                <w:sz w:val="16"/>
                <w:szCs w:val="16"/>
                <w:lang w:val="ru-RU"/>
              </w:rPr>
              <w:t>311</w:t>
            </w:r>
            <w:r>
              <w:rPr>
                <w:sz w:val="16"/>
                <w:szCs w:val="16"/>
              </w:rPr>
              <w:t>-402</w:t>
            </w:r>
          </w:p>
        </w:tc>
        <w:tc>
          <w:tcPr>
            <w:tcW w:w="1316" w:type="dxa"/>
            <w:gridSpan w:val="2"/>
            <w:vAlign w:val="center"/>
          </w:tcPr>
          <w:p w14:paraId="26EDD7A3" w14:textId="77777777" w:rsidR="00F20FFB" w:rsidRPr="00EE1FAF" w:rsidRDefault="00F20FFB"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F20FFB" w:rsidRPr="001D3869" w14:paraId="725DF751" w14:textId="77777777" w:rsidTr="00F029EB">
        <w:trPr>
          <w:trHeight w:val="245"/>
          <w:jc w:val="center"/>
        </w:trPr>
        <w:tc>
          <w:tcPr>
            <w:tcW w:w="2288" w:type="dxa"/>
            <w:gridSpan w:val="3"/>
            <w:vMerge/>
            <w:vAlign w:val="center"/>
          </w:tcPr>
          <w:p w14:paraId="0E410B6E" w14:textId="77777777" w:rsidR="00F20FFB" w:rsidRPr="007A2CF3" w:rsidRDefault="00F20FFB" w:rsidP="00030F26">
            <w:pPr>
              <w:autoSpaceDE/>
              <w:autoSpaceDN/>
              <w:adjustRightInd/>
              <w:spacing w:before="0" w:line="240" w:lineRule="auto"/>
              <w:ind w:left="0"/>
              <w:rPr>
                <w:sz w:val="16"/>
                <w:szCs w:val="16"/>
              </w:rPr>
            </w:pPr>
          </w:p>
        </w:tc>
        <w:tc>
          <w:tcPr>
            <w:tcW w:w="2892" w:type="dxa"/>
            <w:vAlign w:val="center"/>
          </w:tcPr>
          <w:p w14:paraId="7060328E" w14:textId="77777777" w:rsidR="00F20FFB" w:rsidRPr="001D3869" w:rsidRDefault="00F20FFB" w:rsidP="00030F26">
            <w:pPr>
              <w:autoSpaceDE/>
              <w:autoSpaceDN/>
              <w:adjustRightInd/>
              <w:spacing w:before="0" w:line="240" w:lineRule="auto"/>
              <w:ind w:left="0"/>
              <w:rPr>
                <w:sz w:val="16"/>
                <w:szCs w:val="16"/>
              </w:rPr>
            </w:pPr>
            <w:r w:rsidRPr="00402AFE">
              <w:rPr>
                <w:sz w:val="16"/>
                <w:szCs w:val="16"/>
              </w:rPr>
              <w:t>Jotun Paints</w:t>
            </w:r>
          </w:p>
        </w:tc>
        <w:tc>
          <w:tcPr>
            <w:tcW w:w="2632" w:type="dxa"/>
            <w:gridSpan w:val="2"/>
            <w:vAlign w:val="center"/>
          </w:tcPr>
          <w:p w14:paraId="582E42BC" w14:textId="1A31E089" w:rsidR="005A1AFD" w:rsidRPr="00F512D0" w:rsidRDefault="005A1AFD" w:rsidP="005A1AFD">
            <w:pPr>
              <w:autoSpaceDE/>
              <w:autoSpaceDN/>
              <w:adjustRightInd/>
              <w:spacing w:before="0" w:line="240" w:lineRule="auto"/>
              <w:ind w:left="0"/>
              <w:rPr>
                <w:sz w:val="16"/>
                <w:szCs w:val="16"/>
              </w:rPr>
            </w:pPr>
            <w:r w:rsidRPr="00F512D0">
              <w:rPr>
                <w:sz w:val="16"/>
                <w:szCs w:val="16"/>
              </w:rPr>
              <w:t>Resist 86AV (AU)</w:t>
            </w:r>
          </w:p>
          <w:p w14:paraId="3580693F" w14:textId="021F7248" w:rsidR="00F20FFB" w:rsidRPr="00F512D0" w:rsidRDefault="005A1AFD" w:rsidP="00030F26">
            <w:pPr>
              <w:autoSpaceDE/>
              <w:autoSpaceDN/>
              <w:adjustRightInd/>
              <w:spacing w:before="0" w:line="240" w:lineRule="auto"/>
              <w:ind w:left="0"/>
              <w:rPr>
                <w:sz w:val="16"/>
                <w:szCs w:val="16"/>
              </w:rPr>
            </w:pPr>
            <w:r w:rsidRPr="00F512D0">
              <w:rPr>
                <w:sz w:val="16"/>
                <w:szCs w:val="16"/>
              </w:rPr>
              <w:t>Resist 86</w:t>
            </w:r>
          </w:p>
        </w:tc>
        <w:tc>
          <w:tcPr>
            <w:tcW w:w="971" w:type="dxa"/>
            <w:vAlign w:val="center"/>
          </w:tcPr>
          <w:p w14:paraId="1A5272E0" w14:textId="2F081FB3" w:rsidR="00F20FFB" w:rsidRPr="0092597B" w:rsidRDefault="0092597B" w:rsidP="00030F26">
            <w:pPr>
              <w:autoSpaceDE/>
              <w:autoSpaceDN/>
              <w:adjustRightInd/>
              <w:spacing w:before="0" w:line="240" w:lineRule="auto"/>
              <w:ind w:left="0"/>
              <w:jc w:val="center"/>
              <w:rPr>
                <w:sz w:val="16"/>
                <w:szCs w:val="16"/>
              </w:rPr>
            </w:pPr>
            <w:r>
              <w:rPr>
                <w:sz w:val="16"/>
                <w:szCs w:val="16"/>
              </w:rPr>
              <w:t>455</w:t>
            </w:r>
          </w:p>
        </w:tc>
        <w:tc>
          <w:tcPr>
            <w:tcW w:w="1316" w:type="dxa"/>
            <w:gridSpan w:val="2"/>
            <w:vAlign w:val="center"/>
          </w:tcPr>
          <w:p w14:paraId="680DBECF" w14:textId="77777777" w:rsidR="00F20FFB" w:rsidRPr="00EE1FAF" w:rsidRDefault="00F20FFB"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686FC0" w:rsidRPr="001D3869" w14:paraId="7596388F" w14:textId="77777777" w:rsidTr="00F029EB">
        <w:trPr>
          <w:trHeight w:val="245"/>
          <w:jc w:val="center"/>
        </w:trPr>
        <w:tc>
          <w:tcPr>
            <w:tcW w:w="2288" w:type="dxa"/>
            <w:gridSpan w:val="3"/>
            <w:vAlign w:val="center"/>
          </w:tcPr>
          <w:p w14:paraId="700F6459" w14:textId="77777777" w:rsidR="00686FC0" w:rsidRPr="007A2CF3" w:rsidRDefault="00686FC0" w:rsidP="00030F26">
            <w:pPr>
              <w:autoSpaceDE/>
              <w:autoSpaceDN/>
              <w:adjustRightInd/>
              <w:spacing w:before="0" w:line="240" w:lineRule="auto"/>
              <w:ind w:left="0"/>
              <w:rPr>
                <w:sz w:val="16"/>
                <w:szCs w:val="16"/>
              </w:rPr>
            </w:pPr>
          </w:p>
        </w:tc>
        <w:tc>
          <w:tcPr>
            <w:tcW w:w="2892" w:type="dxa"/>
            <w:vAlign w:val="center"/>
          </w:tcPr>
          <w:p w14:paraId="1989A6A4" w14:textId="77777777" w:rsidR="00686FC0" w:rsidRPr="001D3869" w:rsidRDefault="00686FC0" w:rsidP="00030F26">
            <w:pPr>
              <w:autoSpaceDE/>
              <w:autoSpaceDN/>
              <w:adjustRightInd/>
              <w:spacing w:before="0" w:line="240" w:lineRule="auto"/>
              <w:ind w:left="0"/>
              <w:rPr>
                <w:sz w:val="16"/>
                <w:szCs w:val="16"/>
              </w:rPr>
            </w:pPr>
            <w:r w:rsidRPr="00402AFE">
              <w:rPr>
                <w:sz w:val="16"/>
                <w:szCs w:val="16"/>
              </w:rPr>
              <w:t>PPG</w:t>
            </w:r>
          </w:p>
        </w:tc>
        <w:tc>
          <w:tcPr>
            <w:tcW w:w="2632" w:type="dxa"/>
            <w:gridSpan w:val="2"/>
            <w:vAlign w:val="center"/>
          </w:tcPr>
          <w:p w14:paraId="50CAA23E" w14:textId="77777777" w:rsidR="00686FC0" w:rsidRPr="00F512D0" w:rsidRDefault="00686FC0" w:rsidP="00030F26">
            <w:pPr>
              <w:autoSpaceDE/>
              <w:autoSpaceDN/>
              <w:adjustRightInd/>
              <w:spacing w:before="0" w:line="240" w:lineRule="auto"/>
              <w:ind w:left="0"/>
              <w:rPr>
                <w:sz w:val="16"/>
                <w:szCs w:val="16"/>
              </w:rPr>
            </w:pPr>
            <w:proofErr w:type="spellStart"/>
            <w:r w:rsidRPr="00F512D0">
              <w:rPr>
                <w:sz w:val="16"/>
                <w:szCs w:val="16"/>
              </w:rPr>
              <w:t>Dimetcote</w:t>
            </w:r>
            <w:proofErr w:type="spellEnd"/>
            <w:r w:rsidRPr="00F512D0">
              <w:rPr>
                <w:sz w:val="16"/>
                <w:szCs w:val="16"/>
              </w:rPr>
              <w:t xml:space="preserve"> 9/ </w:t>
            </w:r>
            <w:proofErr w:type="spellStart"/>
            <w:r w:rsidRPr="00F512D0">
              <w:rPr>
                <w:sz w:val="16"/>
                <w:szCs w:val="16"/>
              </w:rPr>
              <w:t>SigmaZinc</w:t>
            </w:r>
            <w:proofErr w:type="spellEnd"/>
            <w:r w:rsidRPr="00F512D0">
              <w:rPr>
                <w:sz w:val="16"/>
                <w:szCs w:val="16"/>
              </w:rPr>
              <w:t xml:space="preserve"> 9</w:t>
            </w:r>
          </w:p>
        </w:tc>
        <w:tc>
          <w:tcPr>
            <w:tcW w:w="971" w:type="dxa"/>
            <w:vAlign w:val="center"/>
          </w:tcPr>
          <w:p w14:paraId="08BEF500" w14:textId="77777777" w:rsidR="00686FC0" w:rsidRPr="00677706" w:rsidRDefault="00686FC0" w:rsidP="00030F26">
            <w:pPr>
              <w:autoSpaceDE/>
              <w:autoSpaceDN/>
              <w:adjustRightInd/>
              <w:spacing w:before="0" w:line="240" w:lineRule="auto"/>
              <w:ind w:left="0"/>
              <w:jc w:val="center"/>
              <w:rPr>
                <w:sz w:val="16"/>
                <w:szCs w:val="16"/>
                <w:lang w:val="ru-RU"/>
              </w:rPr>
            </w:pPr>
            <w:r>
              <w:rPr>
                <w:sz w:val="16"/>
                <w:szCs w:val="16"/>
              </w:rPr>
              <w:t>480</w:t>
            </w:r>
          </w:p>
        </w:tc>
        <w:tc>
          <w:tcPr>
            <w:tcW w:w="1316" w:type="dxa"/>
            <w:gridSpan w:val="2"/>
            <w:vAlign w:val="center"/>
          </w:tcPr>
          <w:p w14:paraId="20C9B7A0" w14:textId="77777777" w:rsidR="00686FC0" w:rsidRPr="00EE1FAF" w:rsidRDefault="00686FC0"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686FC0" w:rsidRPr="001D3869" w14:paraId="6760D78D" w14:textId="77777777" w:rsidTr="00F029EB">
        <w:trPr>
          <w:trHeight w:val="245"/>
          <w:jc w:val="center"/>
        </w:trPr>
        <w:tc>
          <w:tcPr>
            <w:tcW w:w="2288" w:type="dxa"/>
            <w:gridSpan w:val="3"/>
            <w:vAlign w:val="center"/>
          </w:tcPr>
          <w:p w14:paraId="1F04B213" w14:textId="5C68916F" w:rsidR="00686FC0" w:rsidRPr="007A2CF3" w:rsidRDefault="006B20FA" w:rsidP="00030F26">
            <w:pPr>
              <w:autoSpaceDE/>
              <w:autoSpaceDN/>
              <w:adjustRightInd/>
              <w:spacing w:before="0" w:line="240" w:lineRule="auto"/>
              <w:ind w:left="0"/>
              <w:rPr>
                <w:sz w:val="16"/>
                <w:szCs w:val="16"/>
              </w:rPr>
            </w:pPr>
            <w:r>
              <w:rPr>
                <w:b/>
                <w:color w:val="auto"/>
                <w:sz w:val="16"/>
                <w:szCs w:val="24"/>
                <w:lang w:val="ru-RU"/>
              </w:rPr>
              <w:t>ТСП в соответствии с</w:t>
            </w:r>
          </w:p>
        </w:tc>
        <w:tc>
          <w:tcPr>
            <w:tcW w:w="2892" w:type="dxa"/>
            <w:vAlign w:val="center"/>
          </w:tcPr>
          <w:p w14:paraId="12303A94" w14:textId="77777777" w:rsidR="00686FC0" w:rsidRPr="001D3869" w:rsidRDefault="00686FC0" w:rsidP="00030F26">
            <w:pPr>
              <w:autoSpaceDE/>
              <w:autoSpaceDN/>
              <w:adjustRightInd/>
              <w:spacing w:before="0" w:line="240" w:lineRule="auto"/>
              <w:ind w:left="0"/>
              <w:rPr>
                <w:sz w:val="16"/>
                <w:szCs w:val="16"/>
              </w:rPr>
            </w:pPr>
            <w:r w:rsidRPr="00402AFE">
              <w:rPr>
                <w:sz w:val="16"/>
                <w:szCs w:val="16"/>
              </w:rPr>
              <w:t>Sherwin Williams</w:t>
            </w:r>
          </w:p>
        </w:tc>
        <w:tc>
          <w:tcPr>
            <w:tcW w:w="2632" w:type="dxa"/>
            <w:gridSpan w:val="2"/>
            <w:vAlign w:val="center"/>
          </w:tcPr>
          <w:p w14:paraId="5F43F1AB" w14:textId="77777777" w:rsidR="00686FC0" w:rsidRPr="00F512D0" w:rsidRDefault="00686FC0" w:rsidP="00030F26">
            <w:pPr>
              <w:autoSpaceDE/>
              <w:autoSpaceDN/>
              <w:adjustRightInd/>
              <w:spacing w:before="0" w:line="240" w:lineRule="auto"/>
              <w:ind w:left="0"/>
              <w:rPr>
                <w:sz w:val="16"/>
                <w:szCs w:val="16"/>
              </w:rPr>
            </w:pPr>
            <w:r w:rsidRPr="00F512D0">
              <w:rPr>
                <w:sz w:val="16"/>
                <w:szCs w:val="16"/>
              </w:rPr>
              <w:t>Zinc Clad II Series</w:t>
            </w:r>
          </w:p>
        </w:tc>
        <w:tc>
          <w:tcPr>
            <w:tcW w:w="971" w:type="dxa"/>
            <w:vAlign w:val="center"/>
          </w:tcPr>
          <w:p w14:paraId="4C9B05E9" w14:textId="77777777" w:rsidR="00686FC0" w:rsidRPr="00677706" w:rsidRDefault="00686FC0" w:rsidP="00030F26">
            <w:pPr>
              <w:autoSpaceDE/>
              <w:autoSpaceDN/>
              <w:adjustRightInd/>
              <w:spacing w:before="0" w:line="240" w:lineRule="auto"/>
              <w:ind w:left="0"/>
              <w:jc w:val="center"/>
              <w:rPr>
                <w:sz w:val="16"/>
                <w:szCs w:val="16"/>
                <w:lang w:val="ru-RU"/>
              </w:rPr>
            </w:pPr>
            <w:r>
              <w:rPr>
                <w:sz w:val="16"/>
                <w:szCs w:val="16"/>
                <w:lang w:val="ru-RU"/>
              </w:rPr>
              <w:t>320-500</w:t>
            </w:r>
          </w:p>
        </w:tc>
        <w:tc>
          <w:tcPr>
            <w:tcW w:w="1316" w:type="dxa"/>
            <w:gridSpan w:val="2"/>
            <w:vAlign w:val="center"/>
          </w:tcPr>
          <w:p w14:paraId="723E9ED9" w14:textId="77777777" w:rsidR="00686FC0" w:rsidRPr="00EE1FAF" w:rsidRDefault="00686FC0"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686FC0" w:rsidRPr="001D3869" w14:paraId="124166E0" w14:textId="77777777" w:rsidTr="00F029EB">
        <w:trPr>
          <w:trHeight w:val="245"/>
          <w:jc w:val="center"/>
        </w:trPr>
        <w:tc>
          <w:tcPr>
            <w:tcW w:w="2288" w:type="dxa"/>
            <w:gridSpan w:val="3"/>
            <w:vAlign w:val="center"/>
          </w:tcPr>
          <w:p w14:paraId="093A2BA5" w14:textId="62FFE55B" w:rsidR="00686FC0" w:rsidRPr="001D3869" w:rsidRDefault="006B20FA" w:rsidP="00030F26">
            <w:pPr>
              <w:autoSpaceDE/>
              <w:autoSpaceDN/>
              <w:adjustRightInd/>
              <w:spacing w:before="0" w:line="240" w:lineRule="auto"/>
              <w:ind w:left="0"/>
              <w:rPr>
                <w:b/>
                <w:sz w:val="16"/>
                <w:szCs w:val="16"/>
              </w:rPr>
            </w:pPr>
            <w:r>
              <w:rPr>
                <w:b/>
                <w:color w:val="auto"/>
                <w:sz w:val="16"/>
                <w:szCs w:val="24"/>
                <w:lang w:val="ru-RU"/>
              </w:rPr>
              <w:t>листом продукции</w:t>
            </w:r>
          </w:p>
        </w:tc>
        <w:tc>
          <w:tcPr>
            <w:tcW w:w="2892" w:type="dxa"/>
            <w:vAlign w:val="center"/>
          </w:tcPr>
          <w:p w14:paraId="17A9103E" w14:textId="77777777" w:rsidR="00686FC0" w:rsidRPr="001D3869" w:rsidRDefault="00686FC0" w:rsidP="00030F26">
            <w:pPr>
              <w:autoSpaceDE/>
              <w:autoSpaceDN/>
              <w:adjustRightInd/>
              <w:spacing w:before="0" w:line="240" w:lineRule="auto"/>
              <w:ind w:left="0"/>
              <w:rPr>
                <w:sz w:val="16"/>
                <w:szCs w:val="16"/>
              </w:rPr>
            </w:pPr>
            <w:r w:rsidRPr="00677706">
              <w:rPr>
                <w:sz w:val="16"/>
                <w:szCs w:val="16"/>
              </w:rPr>
              <w:t>Tnemec</w:t>
            </w:r>
          </w:p>
        </w:tc>
        <w:tc>
          <w:tcPr>
            <w:tcW w:w="2632" w:type="dxa"/>
            <w:gridSpan w:val="2"/>
            <w:vAlign w:val="center"/>
          </w:tcPr>
          <w:p w14:paraId="4BE0CFF2" w14:textId="77777777" w:rsidR="00686FC0" w:rsidRPr="00F512D0" w:rsidRDefault="00686FC0" w:rsidP="00030F26">
            <w:pPr>
              <w:autoSpaceDE/>
              <w:autoSpaceDN/>
              <w:adjustRightInd/>
              <w:spacing w:before="0" w:line="240" w:lineRule="auto"/>
              <w:ind w:left="0"/>
              <w:rPr>
                <w:sz w:val="16"/>
                <w:szCs w:val="16"/>
              </w:rPr>
            </w:pPr>
            <w:r w:rsidRPr="00F512D0">
              <w:rPr>
                <w:sz w:val="16"/>
                <w:szCs w:val="16"/>
              </w:rPr>
              <w:t xml:space="preserve">Series 90E-92 </w:t>
            </w:r>
            <w:proofErr w:type="spellStart"/>
            <w:r w:rsidRPr="00F512D0">
              <w:rPr>
                <w:sz w:val="16"/>
                <w:szCs w:val="16"/>
              </w:rPr>
              <w:t>Tneme</w:t>
            </w:r>
            <w:proofErr w:type="spellEnd"/>
            <w:r w:rsidRPr="00F512D0">
              <w:rPr>
                <w:sz w:val="16"/>
                <w:szCs w:val="16"/>
              </w:rPr>
              <w:t>-Zinc</w:t>
            </w:r>
          </w:p>
        </w:tc>
        <w:tc>
          <w:tcPr>
            <w:tcW w:w="971" w:type="dxa"/>
            <w:vAlign w:val="center"/>
          </w:tcPr>
          <w:p w14:paraId="0A966450" w14:textId="77777777" w:rsidR="00686FC0" w:rsidRPr="00677706" w:rsidRDefault="00686FC0" w:rsidP="00030F26">
            <w:pPr>
              <w:autoSpaceDE/>
              <w:autoSpaceDN/>
              <w:adjustRightInd/>
              <w:spacing w:before="0" w:line="240" w:lineRule="auto"/>
              <w:ind w:left="0"/>
              <w:jc w:val="center"/>
              <w:rPr>
                <w:sz w:val="16"/>
                <w:szCs w:val="16"/>
                <w:lang w:val="ru-RU"/>
              </w:rPr>
            </w:pPr>
            <w:r>
              <w:rPr>
                <w:sz w:val="16"/>
                <w:szCs w:val="16"/>
                <w:lang w:val="ru-RU"/>
              </w:rPr>
              <w:t>47</w:t>
            </w:r>
            <w:r>
              <w:rPr>
                <w:sz w:val="16"/>
                <w:szCs w:val="16"/>
              </w:rPr>
              <w:t>3-500</w:t>
            </w:r>
          </w:p>
        </w:tc>
        <w:tc>
          <w:tcPr>
            <w:tcW w:w="1316" w:type="dxa"/>
            <w:gridSpan w:val="2"/>
            <w:vAlign w:val="center"/>
          </w:tcPr>
          <w:p w14:paraId="46930C08" w14:textId="77777777" w:rsidR="00686FC0" w:rsidRPr="00EE1FAF" w:rsidRDefault="00686FC0" w:rsidP="00030F2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686FC0" w:rsidRPr="00AB0391" w14:paraId="4242AA43" w14:textId="77777777" w:rsidTr="00F029EB">
        <w:trPr>
          <w:trHeight w:val="245"/>
          <w:jc w:val="center"/>
        </w:trPr>
        <w:tc>
          <w:tcPr>
            <w:tcW w:w="2288" w:type="dxa"/>
            <w:gridSpan w:val="3"/>
            <w:tcBorders>
              <w:bottom w:val="single" w:sz="12" w:space="0" w:color="auto"/>
            </w:tcBorders>
            <w:vAlign w:val="center"/>
          </w:tcPr>
          <w:p w14:paraId="72145C4A" w14:textId="2151B38C" w:rsidR="00686FC0" w:rsidRPr="007A2CF3" w:rsidRDefault="006B20FA" w:rsidP="00030F26">
            <w:pPr>
              <w:autoSpaceDE/>
              <w:autoSpaceDN/>
              <w:adjustRightInd/>
              <w:spacing w:before="0" w:line="240" w:lineRule="auto"/>
              <w:ind w:left="0"/>
              <w:rPr>
                <w:sz w:val="16"/>
                <w:szCs w:val="16"/>
              </w:rPr>
            </w:pPr>
            <w:r>
              <w:rPr>
                <w:b/>
                <w:color w:val="auto"/>
                <w:sz w:val="16"/>
                <w:szCs w:val="24"/>
                <w:lang w:val="ru-RU"/>
              </w:rPr>
              <w:t>производителя</w:t>
            </w:r>
          </w:p>
        </w:tc>
        <w:tc>
          <w:tcPr>
            <w:tcW w:w="7811" w:type="dxa"/>
            <w:gridSpan w:val="6"/>
            <w:tcBorders>
              <w:bottom w:val="single" w:sz="12" w:space="0" w:color="auto"/>
            </w:tcBorders>
            <w:vAlign w:val="center"/>
          </w:tcPr>
          <w:p w14:paraId="12257693" w14:textId="77777777" w:rsidR="00686FC0" w:rsidRPr="00F512D0" w:rsidRDefault="00686FC0" w:rsidP="00030F26">
            <w:pPr>
              <w:autoSpaceDE/>
              <w:autoSpaceDN/>
              <w:adjustRightInd/>
              <w:spacing w:before="0" w:line="240" w:lineRule="auto"/>
              <w:ind w:left="0"/>
              <w:rPr>
                <w:i/>
                <w:sz w:val="14"/>
                <w:szCs w:val="14"/>
                <w:lang w:val="ru-RU"/>
              </w:rPr>
            </w:pPr>
            <w:r w:rsidRPr="00F512D0">
              <w:rPr>
                <w:i/>
                <w:color w:val="auto"/>
                <w:sz w:val="14"/>
                <w:szCs w:val="24"/>
                <w:lang w:val="ru-RU"/>
              </w:rPr>
              <w:t>При нанесении перемешивать неорганический силикат цинка в миксере</w:t>
            </w:r>
          </w:p>
        </w:tc>
      </w:tr>
      <w:tr w:rsidR="00686FC0" w:rsidRPr="001D3869" w14:paraId="043DEA0E" w14:textId="77777777" w:rsidTr="00F029EB">
        <w:trPr>
          <w:trHeight w:val="245"/>
          <w:jc w:val="center"/>
        </w:trPr>
        <w:tc>
          <w:tcPr>
            <w:tcW w:w="2288" w:type="dxa"/>
            <w:gridSpan w:val="3"/>
            <w:vAlign w:val="center"/>
          </w:tcPr>
          <w:p w14:paraId="128AA369" w14:textId="1A9A09FA" w:rsidR="00686FC0" w:rsidRPr="003023B7" w:rsidRDefault="00686FC0" w:rsidP="00030F26">
            <w:pPr>
              <w:autoSpaceDE/>
              <w:autoSpaceDN/>
              <w:adjustRightInd/>
              <w:spacing w:before="0" w:line="240" w:lineRule="auto"/>
              <w:ind w:left="0"/>
              <w:rPr>
                <w:b/>
                <w:color w:val="auto"/>
                <w:sz w:val="16"/>
                <w:szCs w:val="24"/>
                <w:lang w:val="ru-RU"/>
              </w:rPr>
            </w:pPr>
            <w:r w:rsidRPr="003023B7">
              <w:rPr>
                <w:b/>
                <w:color w:val="auto"/>
                <w:sz w:val="16"/>
                <w:szCs w:val="24"/>
                <w:lang w:val="ru-RU"/>
              </w:rPr>
              <w:t xml:space="preserve">ПРОМЕЖУТОЧНЫЙ </w:t>
            </w:r>
          </w:p>
        </w:tc>
        <w:tc>
          <w:tcPr>
            <w:tcW w:w="2892" w:type="dxa"/>
            <w:vAlign w:val="center"/>
          </w:tcPr>
          <w:p w14:paraId="6BABA92A" w14:textId="77777777" w:rsidR="00686FC0" w:rsidRPr="001D3869" w:rsidRDefault="00686FC0" w:rsidP="00030F26">
            <w:pPr>
              <w:autoSpaceDE/>
              <w:autoSpaceDN/>
              <w:adjustRightInd/>
              <w:spacing w:before="0" w:line="240" w:lineRule="auto"/>
              <w:ind w:left="0"/>
              <w:rPr>
                <w:sz w:val="16"/>
                <w:szCs w:val="16"/>
              </w:rPr>
            </w:pPr>
            <w:r w:rsidRPr="001D3869">
              <w:rPr>
                <w:sz w:val="16"/>
                <w:szCs w:val="16"/>
              </w:rPr>
              <w:t>Carboline</w:t>
            </w:r>
          </w:p>
        </w:tc>
        <w:tc>
          <w:tcPr>
            <w:tcW w:w="2632" w:type="dxa"/>
            <w:gridSpan w:val="2"/>
            <w:vAlign w:val="center"/>
          </w:tcPr>
          <w:p w14:paraId="3385AF0A" w14:textId="77777777" w:rsidR="00686FC0" w:rsidRPr="00F512D0" w:rsidRDefault="00686FC0" w:rsidP="00030F26">
            <w:pPr>
              <w:autoSpaceDE/>
              <w:autoSpaceDN/>
              <w:adjustRightInd/>
              <w:spacing w:before="0" w:line="240" w:lineRule="auto"/>
              <w:ind w:left="0"/>
              <w:rPr>
                <w:sz w:val="16"/>
                <w:szCs w:val="16"/>
              </w:rPr>
            </w:pPr>
            <w:proofErr w:type="spellStart"/>
            <w:r w:rsidRPr="00F512D0">
              <w:rPr>
                <w:sz w:val="16"/>
                <w:szCs w:val="16"/>
              </w:rPr>
              <w:t>Carboguard</w:t>
            </w:r>
            <w:proofErr w:type="spellEnd"/>
            <w:r w:rsidRPr="00F512D0">
              <w:rPr>
                <w:sz w:val="16"/>
                <w:szCs w:val="16"/>
              </w:rPr>
              <w:t xml:space="preserve"> 890 series</w:t>
            </w:r>
          </w:p>
        </w:tc>
        <w:tc>
          <w:tcPr>
            <w:tcW w:w="971" w:type="dxa"/>
            <w:vAlign w:val="center"/>
          </w:tcPr>
          <w:p w14:paraId="2A98D2FF" w14:textId="77777777" w:rsidR="00686FC0" w:rsidRPr="00CF5F27" w:rsidRDefault="00686FC0" w:rsidP="00030F26">
            <w:pPr>
              <w:autoSpaceDE/>
              <w:autoSpaceDN/>
              <w:adjustRightInd/>
              <w:spacing w:before="0" w:line="240" w:lineRule="auto"/>
              <w:ind w:left="0"/>
              <w:jc w:val="center"/>
              <w:rPr>
                <w:sz w:val="16"/>
                <w:szCs w:val="16"/>
                <w:lang w:val="ru-RU"/>
              </w:rPr>
            </w:pPr>
            <w:r>
              <w:rPr>
                <w:sz w:val="16"/>
                <w:szCs w:val="16"/>
              </w:rPr>
              <w:t>100-</w:t>
            </w:r>
            <w:r>
              <w:rPr>
                <w:sz w:val="16"/>
                <w:szCs w:val="16"/>
                <w:lang w:val="ru-RU"/>
              </w:rPr>
              <w:t>214</w:t>
            </w:r>
          </w:p>
        </w:tc>
        <w:tc>
          <w:tcPr>
            <w:tcW w:w="1316" w:type="dxa"/>
            <w:gridSpan w:val="2"/>
          </w:tcPr>
          <w:p w14:paraId="43E35B9A" w14:textId="77777777" w:rsidR="00686FC0" w:rsidRPr="00EE1FAF" w:rsidRDefault="00686FC0"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86FC0" w:rsidRPr="001D3869" w14:paraId="416D6143" w14:textId="77777777" w:rsidTr="00D750DA">
        <w:trPr>
          <w:trHeight w:val="245"/>
          <w:jc w:val="center"/>
        </w:trPr>
        <w:tc>
          <w:tcPr>
            <w:tcW w:w="2288" w:type="dxa"/>
            <w:gridSpan w:val="3"/>
            <w:vAlign w:val="center"/>
          </w:tcPr>
          <w:p w14:paraId="5648DD06" w14:textId="7F69BAA8" w:rsidR="00686FC0" w:rsidRPr="003023B7" w:rsidRDefault="00545A9D" w:rsidP="00030F26">
            <w:pPr>
              <w:autoSpaceDE/>
              <w:autoSpaceDN/>
              <w:adjustRightInd/>
              <w:spacing w:before="0" w:line="240" w:lineRule="auto"/>
              <w:ind w:left="0"/>
              <w:rPr>
                <w:b/>
                <w:color w:val="auto"/>
                <w:sz w:val="16"/>
                <w:szCs w:val="24"/>
                <w:lang w:val="ru-RU"/>
              </w:rPr>
            </w:pPr>
            <w:r w:rsidRPr="003023B7">
              <w:rPr>
                <w:b/>
                <w:color w:val="auto"/>
                <w:sz w:val="16"/>
                <w:szCs w:val="24"/>
                <w:lang w:val="ru-RU"/>
              </w:rPr>
              <w:t>СЛОЙ</w:t>
            </w:r>
          </w:p>
        </w:tc>
        <w:tc>
          <w:tcPr>
            <w:tcW w:w="2892" w:type="dxa"/>
            <w:vAlign w:val="center"/>
          </w:tcPr>
          <w:p w14:paraId="44540306" w14:textId="77777777" w:rsidR="00686FC0" w:rsidRPr="001D3869" w:rsidRDefault="00686FC0" w:rsidP="00030F26">
            <w:pPr>
              <w:autoSpaceDE/>
              <w:autoSpaceDN/>
              <w:adjustRightInd/>
              <w:spacing w:before="0" w:line="240" w:lineRule="auto"/>
              <w:ind w:left="0"/>
              <w:rPr>
                <w:sz w:val="16"/>
                <w:szCs w:val="16"/>
              </w:rPr>
            </w:pPr>
            <w:r w:rsidRPr="00D02000">
              <w:rPr>
                <w:sz w:val="16"/>
                <w:szCs w:val="16"/>
                <w:lang w:val="ru-RU"/>
              </w:rPr>
              <w:t>Dampney</w:t>
            </w:r>
          </w:p>
        </w:tc>
        <w:tc>
          <w:tcPr>
            <w:tcW w:w="2632" w:type="dxa"/>
            <w:gridSpan w:val="2"/>
            <w:vAlign w:val="center"/>
          </w:tcPr>
          <w:p w14:paraId="6604E0D5" w14:textId="77777777" w:rsidR="00686FC0" w:rsidRPr="00F512D0" w:rsidRDefault="00686FC0" w:rsidP="00030F26">
            <w:pPr>
              <w:autoSpaceDE/>
              <w:autoSpaceDN/>
              <w:adjustRightInd/>
              <w:spacing w:before="0" w:line="240" w:lineRule="auto"/>
              <w:ind w:left="0"/>
              <w:rPr>
                <w:sz w:val="16"/>
                <w:szCs w:val="16"/>
              </w:rPr>
            </w:pPr>
            <w:r w:rsidRPr="00F512D0">
              <w:rPr>
                <w:sz w:val="16"/>
                <w:szCs w:val="16"/>
                <w:lang w:val="ru-RU"/>
              </w:rPr>
              <w:t xml:space="preserve">Endcor </w:t>
            </w:r>
            <w:r w:rsidRPr="00F512D0">
              <w:rPr>
                <w:sz w:val="16"/>
                <w:szCs w:val="16"/>
              </w:rPr>
              <w:t>750C</w:t>
            </w:r>
          </w:p>
        </w:tc>
        <w:tc>
          <w:tcPr>
            <w:tcW w:w="971" w:type="dxa"/>
            <w:vAlign w:val="center"/>
          </w:tcPr>
          <w:p w14:paraId="64323B8B" w14:textId="77777777" w:rsidR="00686FC0" w:rsidRDefault="00686FC0" w:rsidP="00030F26">
            <w:pPr>
              <w:autoSpaceDE/>
              <w:autoSpaceDN/>
              <w:adjustRightInd/>
              <w:spacing w:before="0" w:line="240" w:lineRule="auto"/>
              <w:ind w:left="0"/>
              <w:jc w:val="center"/>
              <w:rPr>
                <w:sz w:val="16"/>
                <w:szCs w:val="16"/>
                <w:lang w:val="ru-RU"/>
              </w:rPr>
            </w:pPr>
            <w:r>
              <w:rPr>
                <w:sz w:val="16"/>
                <w:szCs w:val="16"/>
              </w:rPr>
              <w:t>95</w:t>
            </w:r>
          </w:p>
        </w:tc>
        <w:tc>
          <w:tcPr>
            <w:tcW w:w="1316" w:type="dxa"/>
            <w:gridSpan w:val="2"/>
            <w:vAlign w:val="center"/>
          </w:tcPr>
          <w:p w14:paraId="76234079" w14:textId="77777777" w:rsidR="00686FC0" w:rsidRPr="00804231" w:rsidRDefault="00686FC0"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86FC0" w:rsidRPr="001D3869" w14:paraId="1DFD2F61" w14:textId="77777777" w:rsidTr="00F029EB">
        <w:trPr>
          <w:trHeight w:val="245"/>
          <w:jc w:val="center"/>
        </w:trPr>
        <w:tc>
          <w:tcPr>
            <w:tcW w:w="2288" w:type="dxa"/>
            <w:gridSpan w:val="3"/>
            <w:vAlign w:val="center"/>
          </w:tcPr>
          <w:p w14:paraId="1C391232" w14:textId="77777777" w:rsidR="00686FC0" w:rsidRPr="003023B7" w:rsidRDefault="00EA5AD7" w:rsidP="00030F26">
            <w:pPr>
              <w:autoSpaceDE/>
              <w:autoSpaceDN/>
              <w:adjustRightInd/>
              <w:spacing w:before="0" w:line="240" w:lineRule="auto"/>
              <w:ind w:left="0"/>
              <w:rPr>
                <w:b/>
                <w:color w:val="auto"/>
                <w:sz w:val="16"/>
                <w:szCs w:val="24"/>
                <w:lang w:val="ru-RU"/>
              </w:rPr>
            </w:pPr>
            <w:r w:rsidRPr="00D750DA">
              <w:rPr>
                <w:b/>
                <w:color w:val="auto"/>
                <w:sz w:val="16"/>
                <w:szCs w:val="24"/>
                <w:lang w:val="ru-RU"/>
              </w:rPr>
              <w:t>Эпоксидное промежуточное</w:t>
            </w:r>
          </w:p>
        </w:tc>
        <w:tc>
          <w:tcPr>
            <w:tcW w:w="2892" w:type="dxa"/>
            <w:vAlign w:val="center"/>
          </w:tcPr>
          <w:p w14:paraId="547BCD3F" w14:textId="77777777" w:rsidR="00686FC0" w:rsidRPr="001D3869" w:rsidRDefault="00686FC0" w:rsidP="00030F26">
            <w:pPr>
              <w:autoSpaceDE/>
              <w:autoSpaceDN/>
              <w:adjustRightInd/>
              <w:spacing w:before="0" w:line="240" w:lineRule="auto"/>
              <w:ind w:left="0"/>
              <w:rPr>
                <w:sz w:val="16"/>
                <w:szCs w:val="16"/>
              </w:rPr>
            </w:pPr>
            <w:r w:rsidRPr="00402AFE">
              <w:rPr>
                <w:sz w:val="16"/>
                <w:szCs w:val="16"/>
              </w:rPr>
              <w:t>Hempel Coatings (USA), Inc.</w:t>
            </w:r>
          </w:p>
        </w:tc>
        <w:tc>
          <w:tcPr>
            <w:tcW w:w="2632" w:type="dxa"/>
            <w:gridSpan w:val="2"/>
            <w:vAlign w:val="center"/>
          </w:tcPr>
          <w:p w14:paraId="3CFC6976" w14:textId="77777777" w:rsidR="00686FC0" w:rsidRPr="00F512D0" w:rsidRDefault="00686FC0" w:rsidP="00030F26">
            <w:pPr>
              <w:autoSpaceDE/>
              <w:autoSpaceDN/>
              <w:adjustRightInd/>
              <w:spacing w:before="0" w:line="240" w:lineRule="auto"/>
              <w:ind w:left="0"/>
              <w:rPr>
                <w:sz w:val="16"/>
                <w:szCs w:val="16"/>
              </w:rPr>
            </w:pPr>
            <w:proofErr w:type="spellStart"/>
            <w:r w:rsidRPr="00F512D0">
              <w:rPr>
                <w:sz w:val="16"/>
                <w:szCs w:val="16"/>
              </w:rPr>
              <w:t>Hempadur</w:t>
            </w:r>
            <w:proofErr w:type="spellEnd"/>
            <w:r w:rsidRPr="00F512D0">
              <w:rPr>
                <w:sz w:val="16"/>
                <w:szCs w:val="16"/>
              </w:rPr>
              <w:t xml:space="preserve"> 4588 series</w:t>
            </w:r>
          </w:p>
          <w:p w14:paraId="2C7DD5DC" w14:textId="514944B7" w:rsidR="0012287D" w:rsidRPr="00F512D0" w:rsidRDefault="006413CE" w:rsidP="00030F26">
            <w:pPr>
              <w:autoSpaceDE/>
              <w:autoSpaceDN/>
              <w:adjustRightInd/>
              <w:spacing w:before="0" w:line="240" w:lineRule="auto"/>
              <w:ind w:left="0"/>
              <w:rPr>
                <w:sz w:val="16"/>
                <w:szCs w:val="16"/>
              </w:rPr>
            </w:pPr>
            <w:proofErr w:type="spellStart"/>
            <w:r w:rsidRPr="00F512D0">
              <w:rPr>
                <w:sz w:val="16"/>
                <w:szCs w:val="16"/>
              </w:rPr>
              <w:t>Hempaprime</w:t>
            </w:r>
            <w:proofErr w:type="spellEnd"/>
            <w:r w:rsidRPr="00F512D0">
              <w:rPr>
                <w:sz w:val="16"/>
                <w:szCs w:val="16"/>
              </w:rPr>
              <w:t xml:space="preserve"> Multi 500</w:t>
            </w:r>
          </w:p>
        </w:tc>
        <w:tc>
          <w:tcPr>
            <w:tcW w:w="971" w:type="dxa"/>
            <w:vAlign w:val="center"/>
          </w:tcPr>
          <w:p w14:paraId="64630ED5" w14:textId="29D3024B" w:rsidR="006413CE" w:rsidRDefault="006413CE" w:rsidP="00030F26">
            <w:pPr>
              <w:autoSpaceDE/>
              <w:autoSpaceDN/>
              <w:adjustRightInd/>
              <w:spacing w:before="0" w:line="240" w:lineRule="auto"/>
              <w:ind w:left="0"/>
              <w:jc w:val="center"/>
              <w:rPr>
                <w:sz w:val="16"/>
                <w:szCs w:val="16"/>
              </w:rPr>
            </w:pPr>
            <w:r>
              <w:rPr>
                <w:sz w:val="16"/>
                <w:szCs w:val="16"/>
              </w:rPr>
              <w:t>220</w:t>
            </w:r>
          </w:p>
          <w:p w14:paraId="728228F1" w14:textId="0D2C65DA" w:rsidR="00686FC0" w:rsidRPr="00ED7C58" w:rsidRDefault="00ED7C58" w:rsidP="00030F26">
            <w:pPr>
              <w:autoSpaceDE/>
              <w:autoSpaceDN/>
              <w:adjustRightInd/>
              <w:spacing w:before="0" w:line="240" w:lineRule="auto"/>
              <w:ind w:left="0"/>
              <w:jc w:val="center"/>
              <w:rPr>
                <w:sz w:val="16"/>
                <w:szCs w:val="16"/>
              </w:rPr>
            </w:pPr>
            <w:r>
              <w:rPr>
                <w:sz w:val="16"/>
                <w:szCs w:val="16"/>
              </w:rPr>
              <w:t>189-190</w:t>
            </w:r>
          </w:p>
        </w:tc>
        <w:tc>
          <w:tcPr>
            <w:tcW w:w="1316" w:type="dxa"/>
            <w:gridSpan w:val="2"/>
          </w:tcPr>
          <w:p w14:paraId="0669A575" w14:textId="77777777" w:rsidR="00686FC0" w:rsidRPr="00EE1FAF" w:rsidRDefault="00686FC0"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86FC0" w:rsidRPr="001D3869" w14:paraId="131A41A6" w14:textId="77777777" w:rsidTr="00F029EB">
        <w:trPr>
          <w:trHeight w:val="245"/>
          <w:jc w:val="center"/>
        </w:trPr>
        <w:tc>
          <w:tcPr>
            <w:tcW w:w="2288" w:type="dxa"/>
            <w:gridSpan w:val="3"/>
            <w:vAlign w:val="center"/>
          </w:tcPr>
          <w:p w14:paraId="150F66B8" w14:textId="77777777" w:rsidR="00686FC0" w:rsidRPr="003023B7" w:rsidRDefault="00686FC0" w:rsidP="00030F26">
            <w:pPr>
              <w:autoSpaceDE/>
              <w:autoSpaceDN/>
              <w:adjustRightInd/>
              <w:spacing w:before="0" w:line="240" w:lineRule="auto"/>
              <w:ind w:left="0"/>
              <w:rPr>
                <w:b/>
                <w:color w:val="auto"/>
                <w:sz w:val="16"/>
                <w:szCs w:val="24"/>
                <w:lang w:val="ru-RU"/>
              </w:rPr>
            </w:pPr>
            <w:r w:rsidRPr="003023B7">
              <w:rPr>
                <w:b/>
                <w:color w:val="auto"/>
                <w:sz w:val="16"/>
                <w:szCs w:val="24"/>
                <w:lang w:val="ru-RU"/>
              </w:rPr>
              <w:t>Толстослойное</w:t>
            </w:r>
          </w:p>
        </w:tc>
        <w:tc>
          <w:tcPr>
            <w:tcW w:w="2892" w:type="dxa"/>
            <w:vAlign w:val="center"/>
          </w:tcPr>
          <w:p w14:paraId="0AE46974" w14:textId="77777777" w:rsidR="00686FC0" w:rsidRPr="001D3869" w:rsidRDefault="00686FC0" w:rsidP="00030F26">
            <w:pPr>
              <w:autoSpaceDE/>
              <w:autoSpaceDN/>
              <w:adjustRightInd/>
              <w:spacing w:before="0" w:line="240" w:lineRule="auto"/>
              <w:ind w:left="0"/>
              <w:rPr>
                <w:sz w:val="16"/>
                <w:szCs w:val="16"/>
              </w:rPr>
            </w:pPr>
            <w:r w:rsidRPr="001D3869">
              <w:rPr>
                <w:sz w:val="16"/>
                <w:szCs w:val="16"/>
              </w:rPr>
              <w:t>International</w:t>
            </w:r>
          </w:p>
        </w:tc>
        <w:tc>
          <w:tcPr>
            <w:tcW w:w="2632" w:type="dxa"/>
            <w:gridSpan w:val="2"/>
            <w:vAlign w:val="center"/>
          </w:tcPr>
          <w:p w14:paraId="77AE3AFD" w14:textId="77777777" w:rsidR="00686FC0" w:rsidRPr="00F512D0" w:rsidRDefault="00686FC0" w:rsidP="00030F26">
            <w:pPr>
              <w:autoSpaceDE/>
              <w:autoSpaceDN/>
              <w:adjustRightInd/>
              <w:spacing w:before="0" w:line="240" w:lineRule="auto"/>
              <w:ind w:left="0"/>
              <w:rPr>
                <w:sz w:val="16"/>
                <w:szCs w:val="16"/>
              </w:rPr>
            </w:pPr>
            <w:r w:rsidRPr="00F512D0">
              <w:rPr>
                <w:sz w:val="16"/>
                <w:szCs w:val="16"/>
              </w:rPr>
              <w:t>Intergard 475 HS</w:t>
            </w:r>
          </w:p>
        </w:tc>
        <w:tc>
          <w:tcPr>
            <w:tcW w:w="971" w:type="dxa"/>
            <w:vAlign w:val="center"/>
          </w:tcPr>
          <w:p w14:paraId="7219F06C" w14:textId="77777777" w:rsidR="00686FC0" w:rsidRPr="00CF5F27" w:rsidRDefault="00686FC0" w:rsidP="00030F26">
            <w:pPr>
              <w:autoSpaceDE/>
              <w:autoSpaceDN/>
              <w:adjustRightInd/>
              <w:spacing w:before="0" w:line="240" w:lineRule="auto"/>
              <w:ind w:left="0"/>
              <w:jc w:val="center"/>
              <w:rPr>
                <w:sz w:val="16"/>
                <w:szCs w:val="16"/>
                <w:lang w:val="ru-RU"/>
              </w:rPr>
            </w:pPr>
            <w:r>
              <w:rPr>
                <w:sz w:val="16"/>
                <w:szCs w:val="16"/>
                <w:lang w:val="ru-RU"/>
              </w:rPr>
              <w:t>207</w:t>
            </w:r>
          </w:p>
        </w:tc>
        <w:tc>
          <w:tcPr>
            <w:tcW w:w="1316" w:type="dxa"/>
            <w:gridSpan w:val="2"/>
          </w:tcPr>
          <w:p w14:paraId="68294A74" w14:textId="77777777" w:rsidR="00686FC0" w:rsidRPr="00EE1FAF" w:rsidRDefault="00686FC0"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545A9D" w:rsidRPr="001D3869" w14:paraId="254AE960" w14:textId="77777777" w:rsidTr="00F029EB">
        <w:trPr>
          <w:trHeight w:val="245"/>
          <w:jc w:val="center"/>
        </w:trPr>
        <w:tc>
          <w:tcPr>
            <w:tcW w:w="2288" w:type="dxa"/>
            <w:gridSpan w:val="3"/>
            <w:vMerge w:val="restart"/>
            <w:vAlign w:val="center"/>
          </w:tcPr>
          <w:p w14:paraId="71553A4B" w14:textId="77777777" w:rsidR="00545A9D" w:rsidRPr="00D41158" w:rsidRDefault="00545A9D" w:rsidP="00030F26">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92" w:type="dxa"/>
            <w:vAlign w:val="center"/>
          </w:tcPr>
          <w:p w14:paraId="6DAA49E7" w14:textId="77777777" w:rsidR="00545A9D" w:rsidRPr="001D3869" w:rsidRDefault="00545A9D" w:rsidP="00030F26">
            <w:pPr>
              <w:autoSpaceDE/>
              <w:autoSpaceDN/>
              <w:adjustRightInd/>
              <w:spacing w:before="0" w:line="240" w:lineRule="auto"/>
              <w:ind w:left="0"/>
              <w:rPr>
                <w:sz w:val="16"/>
                <w:szCs w:val="16"/>
              </w:rPr>
            </w:pPr>
            <w:r w:rsidRPr="00402AFE">
              <w:rPr>
                <w:sz w:val="16"/>
                <w:szCs w:val="16"/>
              </w:rPr>
              <w:t>International Devoe</w:t>
            </w:r>
          </w:p>
        </w:tc>
        <w:tc>
          <w:tcPr>
            <w:tcW w:w="2632" w:type="dxa"/>
            <w:gridSpan w:val="2"/>
            <w:vAlign w:val="center"/>
          </w:tcPr>
          <w:p w14:paraId="38E20A18" w14:textId="77777777" w:rsidR="00545A9D" w:rsidRPr="00F512D0" w:rsidRDefault="00545A9D" w:rsidP="00030F26">
            <w:pPr>
              <w:autoSpaceDE/>
              <w:autoSpaceDN/>
              <w:adjustRightInd/>
              <w:spacing w:before="0" w:line="240" w:lineRule="auto"/>
              <w:ind w:left="0"/>
              <w:rPr>
                <w:sz w:val="16"/>
                <w:szCs w:val="16"/>
              </w:rPr>
            </w:pPr>
            <w:r w:rsidRPr="00F512D0">
              <w:rPr>
                <w:sz w:val="16"/>
                <w:szCs w:val="16"/>
              </w:rPr>
              <w:t>Devran 224HS series</w:t>
            </w:r>
          </w:p>
        </w:tc>
        <w:tc>
          <w:tcPr>
            <w:tcW w:w="971" w:type="dxa"/>
            <w:vAlign w:val="center"/>
          </w:tcPr>
          <w:p w14:paraId="52AA1934" w14:textId="77777777" w:rsidR="00545A9D" w:rsidRPr="00CF5F27" w:rsidRDefault="00545A9D" w:rsidP="00030F26">
            <w:pPr>
              <w:autoSpaceDE/>
              <w:autoSpaceDN/>
              <w:adjustRightInd/>
              <w:spacing w:before="0" w:line="240" w:lineRule="auto"/>
              <w:ind w:left="0"/>
              <w:jc w:val="center"/>
              <w:rPr>
                <w:sz w:val="16"/>
                <w:szCs w:val="16"/>
                <w:lang w:val="ru-RU"/>
              </w:rPr>
            </w:pPr>
            <w:r>
              <w:rPr>
                <w:sz w:val="16"/>
                <w:szCs w:val="16"/>
                <w:lang w:val="ru-RU"/>
              </w:rPr>
              <w:t>100-212</w:t>
            </w:r>
          </w:p>
        </w:tc>
        <w:tc>
          <w:tcPr>
            <w:tcW w:w="1316" w:type="dxa"/>
            <w:gridSpan w:val="2"/>
          </w:tcPr>
          <w:p w14:paraId="6295BB9A" w14:textId="77777777" w:rsidR="00545A9D" w:rsidRPr="00EE1FAF" w:rsidRDefault="00545A9D"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545A9D" w:rsidRPr="001D3869" w14:paraId="499101D3" w14:textId="77777777" w:rsidTr="00F029EB">
        <w:trPr>
          <w:trHeight w:val="245"/>
          <w:jc w:val="center"/>
        </w:trPr>
        <w:tc>
          <w:tcPr>
            <w:tcW w:w="2288" w:type="dxa"/>
            <w:gridSpan w:val="3"/>
            <w:vMerge/>
            <w:vAlign w:val="center"/>
          </w:tcPr>
          <w:p w14:paraId="45E7C6F7" w14:textId="77777777" w:rsidR="00545A9D" w:rsidRPr="001D3869" w:rsidRDefault="00545A9D" w:rsidP="00030F26">
            <w:pPr>
              <w:autoSpaceDE/>
              <w:autoSpaceDN/>
              <w:adjustRightInd/>
              <w:spacing w:before="0" w:line="240" w:lineRule="auto"/>
              <w:ind w:left="0"/>
              <w:rPr>
                <w:b/>
                <w:sz w:val="16"/>
                <w:szCs w:val="16"/>
              </w:rPr>
            </w:pPr>
          </w:p>
        </w:tc>
        <w:tc>
          <w:tcPr>
            <w:tcW w:w="2892" w:type="dxa"/>
            <w:vAlign w:val="center"/>
          </w:tcPr>
          <w:p w14:paraId="67C8C952" w14:textId="77777777" w:rsidR="00545A9D" w:rsidRPr="001D3869" w:rsidRDefault="00545A9D" w:rsidP="00030F26">
            <w:pPr>
              <w:autoSpaceDE/>
              <w:autoSpaceDN/>
              <w:adjustRightInd/>
              <w:spacing w:before="0" w:line="240" w:lineRule="auto"/>
              <w:ind w:left="0"/>
              <w:rPr>
                <w:sz w:val="16"/>
                <w:szCs w:val="16"/>
              </w:rPr>
            </w:pPr>
            <w:r w:rsidRPr="00402AFE">
              <w:rPr>
                <w:sz w:val="16"/>
                <w:szCs w:val="16"/>
              </w:rPr>
              <w:t>Jotun Paints</w:t>
            </w:r>
          </w:p>
        </w:tc>
        <w:tc>
          <w:tcPr>
            <w:tcW w:w="2632" w:type="dxa"/>
            <w:gridSpan w:val="2"/>
            <w:vAlign w:val="center"/>
          </w:tcPr>
          <w:p w14:paraId="348ECEB6" w14:textId="63142A96" w:rsidR="00545A9D" w:rsidRPr="00F512D0" w:rsidRDefault="00545A9D" w:rsidP="00030F26">
            <w:pPr>
              <w:autoSpaceDE/>
              <w:autoSpaceDN/>
              <w:adjustRightInd/>
              <w:spacing w:before="0" w:line="240" w:lineRule="auto"/>
              <w:ind w:left="0"/>
              <w:rPr>
                <w:sz w:val="16"/>
                <w:szCs w:val="16"/>
              </w:rPr>
            </w:pPr>
            <w:proofErr w:type="spellStart"/>
            <w:r w:rsidRPr="00F512D0">
              <w:rPr>
                <w:sz w:val="16"/>
                <w:szCs w:val="16"/>
              </w:rPr>
              <w:t>Jotamastic</w:t>
            </w:r>
            <w:proofErr w:type="spellEnd"/>
            <w:r w:rsidRPr="00F512D0">
              <w:rPr>
                <w:sz w:val="16"/>
                <w:szCs w:val="16"/>
              </w:rPr>
              <w:t xml:space="preserve"> 80</w:t>
            </w:r>
            <w:r w:rsidR="00E54DCB" w:rsidRPr="00F512D0">
              <w:rPr>
                <w:sz w:val="16"/>
                <w:szCs w:val="16"/>
              </w:rPr>
              <w:t xml:space="preserve"> Series</w:t>
            </w:r>
          </w:p>
          <w:p w14:paraId="1CE03598" w14:textId="369E7DC4" w:rsidR="00E54DCB" w:rsidRPr="00F512D0" w:rsidRDefault="00E54DCB" w:rsidP="00030F26">
            <w:pPr>
              <w:autoSpaceDE/>
              <w:autoSpaceDN/>
              <w:adjustRightInd/>
              <w:spacing w:before="0" w:line="240" w:lineRule="auto"/>
              <w:ind w:left="0"/>
              <w:rPr>
                <w:sz w:val="16"/>
                <w:szCs w:val="16"/>
              </w:rPr>
            </w:pPr>
            <w:proofErr w:type="spellStart"/>
            <w:r w:rsidRPr="00F512D0">
              <w:rPr>
                <w:sz w:val="16"/>
                <w:szCs w:val="16"/>
              </w:rPr>
              <w:t>Jotamastic</w:t>
            </w:r>
            <w:proofErr w:type="spellEnd"/>
            <w:r w:rsidRPr="00F512D0">
              <w:rPr>
                <w:sz w:val="16"/>
                <w:szCs w:val="16"/>
              </w:rPr>
              <w:t xml:space="preserve"> 90</w:t>
            </w:r>
          </w:p>
        </w:tc>
        <w:tc>
          <w:tcPr>
            <w:tcW w:w="971" w:type="dxa"/>
            <w:vAlign w:val="center"/>
          </w:tcPr>
          <w:p w14:paraId="46B3FD01" w14:textId="77777777" w:rsidR="00545A9D" w:rsidRDefault="00545A9D" w:rsidP="00030F26">
            <w:pPr>
              <w:autoSpaceDE/>
              <w:autoSpaceDN/>
              <w:adjustRightInd/>
              <w:spacing w:before="0" w:line="240" w:lineRule="auto"/>
              <w:ind w:left="0"/>
              <w:jc w:val="center"/>
              <w:rPr>
                <w:sz w:val="16"/>
                <w:szCs w:val="16"/>
              </w:rPr>
            </w:pPr>
            <w:r>
              <w:rPr>
                <w:sz w:val="16"/>
                <w:szCs w:val="16"/>
                <w:lang w:val="ru-RU"/>
              </w:rPr>
              <w:t>145</w:t>
            </w:r>
            <w:r w:rsidR="00E54DCB">
              <w:rPr>
                <w:sz w:val="16"/>
                <w:szCs w:val="16"/>
              </w:rPr>
              <w:t>-270</w:t>
            </w:r>
          </w:p>
          <w:p w14:paraId="6074C3C9" w14:textId="146812B5" w:rsidR="00E54DCB" w:rsidRPr="00E54DCB" w:rsidRDefault="006D4F77" w:rsidP="00030F26">
            <w:pPr>
              <w:autoSpaceDE/>
              <w:autoSpaceDN/>
              <w:adjustRightInd/>
              <w:spacing w:before="0" w:line="240" w:lineRule="auto"/>
              <w:ind w:left="0"/>
              <w:jc w:val="center"/>
              <w:rPr>
                <w:sz w:val="16"/>
                <w:szCs w:val="16"/>
              </w:rPr>
            </w:pPr>
            <w:r>
              <w:rPr>
                <w:sz w:val="16"/>
                <w:szCs w:val="16"/>
              </w:rPr>
              <w:t>240-270</w:t>
            </w:r>
          </w:p>
        </w:tc>
        <w:tc>
          <w:tcPr>
            <w:tcW w:w="1316" w:type="dxa"/>
            <w:gridSpan w:val="2"/>
          </w:tcPr>
          <w:p w14:paraId="7A87DF5E" w14:textId="77777777" w:rsidR="00545A9D" w:rsidRPr="00EE1FAF" w:rsidRDefault="00545A9D"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545A9D" w:rsidRPr="001D3869" w14:paraId="1ED9E830" w14:textId="77777777" w:rsidTr="00F029EB">
        <w:trPr>
          <w:trHeight w:val="245"/>
          <w:jc w:val="center"/>
        </w:trPr>
        <w:tc>
          <w:tcPr>
            <w:tcW w:w="2288" w:type="dxa"/>
            <w:gridSpan w:val="3"/>
            <w:vMerge/>
            <w:vAlign w:val="center"/>
          </w:tcPr>
          <w:p w14:paraId="2A84AE17" w14:textId="77777777" w:rsidR="00545A9D" w:rsidRPr="007A2CF3" w:rsidRDefault="00545A9D" w:rsidP="00030F26">
            <w:pPr>
              <w:autoSpaceDE/>
              <w:autoSpaceDN/>
              <w:adjustRightInd/>
              <w:spacing w:before="0" w:line="240" w:lineRule="auto"/>
              <w:ind w:left="0"/>
              <w:rPr>
                <w:sz w:val="16"/>
                <w:szCs w:val="16"/>
              </w:rPr>
            </w:pPr>
          </w:p>
        </w:tc>
        <w:tc>
          <w:tcPr>
            <w:tcW w:w="2892" w:type="dxa"/>
            <w:vAlign w:val="center"/>
          </w:tcPr>
          <w:p w14:paraId="3F177682" w14:textId="77777777" w:rsidR="00545A9D" w:rsidRPr="001D3869" w:rsidRDefault="00545A9D" w:rsidP="00030F26">
            <w:pPr>
              <w:autoSpaceDE/>
              <w:autoSpaceDN/>
              <w:adjustRightInd/>
              <w:spacing w:before="0" w:line="240" w:lineRule="auto"/>
              <w:ind w:left="0"/>
              <w:rPr>
                <w:sz w:val="16"/>
                <w:szCs w:val="16"/>
              </w:rPr>
            </w:pPr>
            <w:r w:rsidRPr="00402AFE">
              <w:rPr>
                <w:sz w:val="16"/>
                <w:szCs w:val="16"/>
              </w:rPr>
              <w:t>PPG</w:t>
            </w:r>
          </w:p>
        </w:tc>
        <w:tc>
          <w:tcPr>
            <w:tcW w:w="2632" w:type="dxa"/>
            <w:gridSpan w:val="2"/>
            <w:vAlign w:val="center"/>
          </w:tcPr>
          <w:p w14:paraId="6CF37969" w14:textId="77777777" w:rsidR="005D6001" w:rsidRPr="00F512D0" w:rsidRDefault="00545A9D" w:rsidP="00686FC0">
            <w:pPr>
              <w:autoSpaceDE/>
              <w:autoSpaceDN/>
              <w:adjustRightInd/>
              <w:spacing w:before="0" w:line="240" w:lineRule="auto"/>
              <w:ind w:left="0"/>
              <w:rPr>
                <w:sz w:val="16"/>
                <w:szCs w:val="16"/>
              </w:rPr>
            </w:pPr>
            <w:proofErr w:type="spellStart"/>
            <w:r w:rsidRPr="00F512D0">
              <w:rPr>
                <w:sz w:val="16"/>
                <w:szCs w:val="16"/>
              </w:rPr>
              <w:t>Sigmacover</w:t>
            </w:r>
            <w:proofErr w:type="spellEnd"/>
            <w:r w:rsidRPr="00F512D0">
              <w:rPr>
                <w:sz w:val="16"/>
                <w:szCs w:val="16"/>
              </w:rPr>
              <w:t xml:space="preserve"> 410</w:t>
            </w:r>
          </w:p>
          <w:p w14:paraId="24CE2931" w14:textId="4B00A425" w:rsidR="00545A9D" w:rsidRPr="00F512D0" w:rsidRDefault="0038730B" w:rsidP="00686FC0">
            <w:pPr>
              <w:autoSpaceDE/>
              <w:autoSpaceDN/>
              <w:adjustRightInd/>
              <w:spacing w:before="0" w:line="240" w:lineRule="auto"/>
              <w:ind w:left="0"/>
              <w:rPr>
                <w:sz w:val="16"/>
                <w:szCs w:val="16"/>
              </w:rPr>
            </w:pPr>
            <w:proofErr w:type="spellStart"/>
            <w:r w:rsidRPr="00F512D0">
              <w:rPr>
                <w:sz w:val="16"/>
                <w:szCs w:val="16"/>
              </w:rPr>
              <w:t>Amerlock</w:t>
            </w:r>
            <w:proofErr w:type="spellEnd"/>
            <w:r w:rsidRPr="00F512D0">
              <w:rPr>
                <w:sz w:val="16"/>
                <w:szCs w:val="16"/>
              </w:rPr>
              <w:t xml:space="preserve"> 400 or 2</w:t>
            </w:r>
          </w:p>
        </w:tc>
        <w:tc>
          <w:tcPr>
            <w:tcW w:w="971" w:type="dxa"/>
            <w:vAlign w:val="center"/>
          </w:tcPr>
          <w:p w14:paraId="140EF6F3" w14:textId="77777777" w:rsidR="00545A9D" w:rsidRPr="00CF5F27" w:rsidRDefault="00545A9D" w:rsidP="00030F26">
            <w:pPr>
              <w:autoSpaceDE/>
              <w:autoSpaceDN/>
              <w:adjustRightInd/>
              <w:spacing w:before="0" w:line="240" w:lineRule="auto"/>
              <w:ind w:left="0"/>
              <w:jc w:val="center"/>
              <w:rPr>
                <w:sz w:val="16"/>
                <w:szCs w:val="16"/>
                <w:lang w:val="ru-RU"/>
              </w:rPr>
            </w:pPr>
            <w:r>
              <w:rPr>
                <w:sz w:val="16"/>
                <w:szCs w:val="16"/>
                <w:lang w:val="ru-RU"/>
              </w:rPr>
              <w:t>276</w:t>
            </w:r>
          </w:p>
        </w:tc>
        <w:tc>
          <w:tcPr>
            <w:tcW w:w="1316" w:type="dxa"/>
            <w:gridSpan w:val="2"/>
          </w:tcPr>
          <w:p w14:paraId="1D2490F6" w14:textId="77777777" w:rsidR="00545A9D" w:rsidRPr="00EE1FAF" w:rsidRDefault="00545A9D"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86FC0" w:rsidRPr="001D3869" w14:paraId="43F30C7A" w14:textId="77777777" w:rsidTr="00F029EB">
        <w:trPr>
          <w:trHeight w:val="245"/>
          <w:jc w:val="center"/>
        </w:trPr>
        <w:tc>
          <w:tcPr>
            <w:tcW w:w="2288" w:type="dxa"/>
            <w:gridSpan w:val="3"/>
            <w:vAlign w:val="center"/>
          </w:tcPr>
          <w:p w14:paraId="28AD4378" w14:textId="77777777" w:rsidR="00686FC0" w:rsidRPr="007A2CF3" w:rsidRDefault="00686FC0" w:rsidP="00030F26">
            <w:pPr>
              <w:autoSpaceDE/>
              <w:autoSpaceDN/>
              <w:adjustRightInd/>
              <w:spacing w:before="0" w:line="240" w:lineRule="auto"/>
              <w:ind w:left="0"/>
              <w:rPr>
                <w:sz w:val="16"/>
                <w:szCs w:val="16"/>
              </w:rPr>
            </w:pPr>
          </w:p>
        </w:tc>
        <w:tc>
          <w:tcPr>
            <w:tcW w:w="2892" w:type="dxa"/>
            <w:vAlign w:val="center"/>
          </w:tcPr>
          <w:p w14:paraId="1A0217C1" w14:textId="77777777" w:rsidR="00686FC0" w:rsidRPr="001D3869" w:rsidRDefault="00686FC0" w:rsidP="00030F26">
            <w:pPr>
              <w:autoSpaceDE/>
              <w:autoSpaceDN/>
              <w:adjustRightInd/>
              <w:spacing w:before="0" w:line="240" w:lineRule="auto"/>
              <w:ind w:left="0"/>
              <w:rPr>
                <w:sz w:val="16"/>
                <w:szCs w:val="16"/>
              </w:rPr>
            </w:pPr>
            <w:r w:rsidRPr="00402AFE">
              <w:rPr>
                <w:sz w:val="16"/>
                <w:szCs w:val="16"/>
              </w:rPr>
              <w:t>Sherwin Williams</w:t>
            </w:r>
          </w:p>
        </w:tc>
        <w:tc>
          <w:tcPr>
            <w:tcW w:w="2632" w:type="dxa"/>
            <w:gridSpan w:val="2"/>
            <w:vAlign w:val="center"/>
          </w:tcPr>
          <w:p w14:paraId="5D5613B0" w14:textId="77777777" w:rsidR="00686FC0" w:rsidRPr="00F512D0" w:rsidRDefault="00686FC0" w:rsidP="00030F26">
            <w:pPr>
              <w:autoSpaceDE/>
              <w:autoSpaceDN/>
              <w:adjustRightInd/>
              <w:spacing w:before="0" w:line="240" w:lineRule="auto"/>
              <w:ind w:left="0"/>
              <w:rPr>
                <w:sz w:val="16"/>
                <w:szCs w:val="16"/>
              </w:rPr>
            </w:pPr>
            <w:proofErr w:type="spellStart"/>
            <w:r w:rsidRPr="00F512D0">
              <w:rPr>
                <w:sz w:val="16"/>
                <w:szCs w:val="16"/>
              </w:rPr>
              <w:t>Macropoxy</w:t>
            </w:r>
            <w:proofErr w:type="spellEnd"/>
            <w:r w:rsidRPr="00F512D0">
              <w:rPr>
                <w:sz w:val="16"/>
                <w:szCs w:val="16"/>
              </w:rPr>
              <w:t xml:space="preserve"> 646 Series</w:t>
            </w:r>
          </w:p>
        </w:tc>
        <w:tc>
          <w:tcPr>
            <w:tcW w:w="971" w:type="dxa"/>
            <w:vAlign w:val="center"/>
          </w:tcPr>
          <w:p w14:paraId="4A3E3934" w14:textId="77777777" w:rsidR="00686FC0" w:rsidRPr="00CF5F27" w:rsidRDefault="00686FC0" w:rsidP="00030F26">
            <w:pPr>
              <w:autoSpaceDE/>
              <w:autoSpaceDN/>
              <w:adjustRightInd/>
              <w:spacing w:before="0" w:line="240" w:lineRule="auto"/>
              <w:ind w:left="0"/>
              <w:jc w:val="center"/>
              <w:rPr>
                <w:sz w:val="16"/>
                <w:szCs w:val="16"/>
                <w:lang w:val="ru-RU"/>
              </w:rPr>
            </w:pPr>
            <w:r>
              <w:rPr>
                <w:sz w:val="16"/>
                <w:szCs w:val="16"/>
                <w:lang w:val="ru-RU"/>
              </w:rPr>
              <w:t>100-250</w:t>
            </w:r>
          </w:p>
        </w:tc>
        <w:tc>
          <w:tcPr>
            <w:tcW w:w="1316" w:type="dxa"/>
            <w:gridSpan w:val="2"/>
          </w:tcPr>
          <w:p w14:paraId="502559CE" w14:textId="77777777" w:rsidR="00686FC0" w:rsidRPr="00EE1FAF" w:rsidRDefault="00686FC0"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86FC0" w:rsidRPr="001D3869" w14:paraId="53D97684" w14:textId="77777777" w:rsidTr="00D87343">
        <w:trPr>
          <w:trHeight w:val="337"/>
          <w:jc w:val="center"/>
        </w:trPr>
        <w:tc>
          <w:tcPr>
            <w:tcW w:w="2288" w:type="dxa"/>
            <w:gridSpan w:val="3"/>
            <w:vAlign w:val="center"/>
          </w:tcPr>
          <w:p w14:paraId="5E327996" w14:textId="77777777" w:rsidR="00686FC0" w:rsidRPr="007A2CF3" w:rsidRDefault="00686FC0" w:rsidP="00030F26">
            <w:pPr>
              <w:autoSpaceDE/>
              <w:autoSpaceDN/>
              <w:adjustRightInd/>
              <w:spacing w:before="0" w:line="240" w:lineRule="auto"/>
              <w:ind w:left="0"/>
              <w:rPr>
                <w:sz w:val="16"/>
                <w:szCs w:val="16"/>
              </w:rPr>
            </w:pPr>
          </w:p>
        </w:tc>
        <w:tc>
          <w:tcPr>
            <w:tcW w:w="2892" w:type="dxa"/>
            <w:vAlign w:val="center"/>
          </w:tcPr>
          <w:p w14:paraId="516F6474" w14:textId="77777777" w:rsidR="00686FC0" w:rsidRPr="001D3869" w:rsidRDefault="00686FC0" w:rsidP="00030F26">
            <w:pPr>
              <w:autoSpaceDE/>
              <w:autoSpaceDN/>
              <w:adjustRightInd/>
              <w:spacing w:before="0" w:line="240" w:lineRule="auto"/>
              <w:ind w:left="0"/>
              <w:rPr>
                <w:sz w:val="16"/>
                <w:szCs w:val="16"/>
              </w:rPr>
            </w:pPr>
            <w:r w:rsidRPr="00677706">
              <w:rPr>
                <w:sz w:val="16"/>
                <w:szCs w:val="16"/>
              </w:rPr>
              <w:t>Tnemec</w:t>
            </w:r>
          </w:p>
        </w:tc>
        <w:tc>
          <w:tcPr>
            <w:tcW w:w="2632" w:type="dxa"/>
            <w:gridSpan w:val="2"/>
            <w:vAlign w:val="center"/>
          </w:tcPr>
          <w:p w14:paraId="396DA4BC" w14:textId="77777777" w:rsidR="00686FC0" w:rsidRPr="00F512D0" w:rsidRDefault="00686FC0" w:rsidP="00686FC0">
            <w:pPr>
              <w:autoSpaceDE/>
              <w:autoSpaceDN/>
              <w:adjustRightInd/>
              <w:spacing w:before="0" w:line="240" w:lineRule="auto"/>
              <w:ind w:left="0" w:right="-151"/>
              <w:rPr>
                <w:sz w:val="16"/>
                <w:szCs w:val="16"/>
              </w:rPr>
            </w:pPr>
            <w:r w:rsidRPr="00F512D0">
              <w:rPr>
                <w:sz w:val="16"/>
                <w:szCs w:val="16"/>
              </w:rPr>
              <w:t xml:space="preserve">Series 161 </w:t>
            </w:r>
            <w:proofErr w:type="spellStart"/>
            <w:r w:rsidRPr="00F512D0">
              <w:rPr>
                <w:sz w:val="16"/>
                <w:szCs w:val="16"/>
              </w:rPr>
              <w:t>Tneme-Fascure</w:t>
            </w:r>
            <w:proofErr w:type="spellEnd"/>
          </w:p>
          <w:p w14:paraId="3E559E08" w14:textId="77777777" w:rsidR="00686FC0" w:rsidRPr="00F512D0" w:rsidRDefault="00686FC0" w:rsidP="00030F26">
            <w:pPr>
              <w:autoSpaceDE/>
              <w:autoSpaceDN/>
              <w:adjustRightInd/>
              <w:spacing w:before="0" w:line="240" w:lineRule="auto"/>
              <w:ind w:left="0"/>
              <w:rPr>
                <w:sz w:val="16"/>
                <w:szCs w:val="16"/>
              </w:rPr>
            </w:pPr>
            <w:r w:rsidRPr="00F512D0">
              <w:rPr>
                <w:sz w:val="16"/>
                <w:szCs w:val="16"/>
              </w:rPr>
              <w:t xml:space="preserve">Series L69 Hi-Build </w:t>
            </w:r>
            <w:proofErr w:type="spellStart"/>
            <w:r w:rsidRPr="00F512D0">
              <w:rPr>
                <w:sz w:val="16"/>
                <w:szCs w:val="16"/>
              </w:rPr>
              <w:t>Epoxlline</w:t>
            </w:r>
            <w:proofErr w:type="spellEnd"/>
            <w:r w:rsidRPr="00F512D0">
              <w:rPr>
                <w:sz w:val="16"/>
                <w:szCs w:val="16"/>
              </w:rPr>
              <w:t xml:space="preserve"> II</w:t>
            </w:r>
          </w:p>
        </w:tc>
        <w:tc>
          <w:tcPr>
            <w:tcW w:w="971" w:type="dxa"/>
            <w:vAlign w:val="center"/>
          </w:tcPr>
          <w:p w14:paraId="759C7BA9" w14:textId="77777777" w:rsidR="00686FC0" w:rsidRPr="009713D6" w:rsidRDefault="00686FC0" w:rsidP="00686FC0">
            <w:pPr>
              <w:autoSpaceDE/>
              <w:autoSpaceDN/>
              <w:adjustRightInd/>
              <w:spacing w:before="0" w:line="240" w:lineRule="auto"/>
              <w:ind w:left="0"/>
              <w:jc w:val="center"/>
              <w:rPr>
                <w:sz w:val="16"/>
                <w:szCs w:val="16"/>
              </w:rPr>
            </w:pPr>
            <w:r>
              <w:rPr>
                <w:sz w:val="16"/>
                <w:szCs w:val="16"/>
              </w:rPr>
              <w:t>349-393</w:t>
            </w:r>
          </w:p>
          <w:p w14:paraId="0F40EBAC" w14:textId="77777777" w:rsidR="00686FC0" w:rsidRPr="00CF5F27" w:rsidRDefault="00686FC0" w:rsidP="00030F26">
            <w:pPr>
              <w:autoSpaceDE/>
              <w:autoSpaceDN/>
              <w:adjustRightInd/>
              <w:spacing w:before="0" w:line="240" w:lineRule="auto"/>
              <w:ind w:left="0"/>
              <w:jc w:val="center"/>
              <w:rPr>
                <w:sz w:val="16"/>
                <w:szCs w:val="16"/>
                <w:lang w:val="ru-RU"/>
              </w:rPr>
            </w:pPr>
            <w:r>
              <w:rPr>
                <w:sz w:val="16"/>
                <w:szCs w:val="16"/>
              </w:rPr>
              <w:t>98</w:t>
            </w:r>
          </w:p>
        </w:tc>
        <w:tc>
          <w:tcPr>
            <w:tcW w:w="1316" w:type="dxa"/>
            <w:gridSpan w:val="2"/>
          </w:tcPr>
          <w:p w14:paraId="6BC9D954" w14:textId="77777777" w:rsidR="00686FC0" w:rsidRDefault="00686FC0" w:rsidP="00686FC0">
            <w:pPr>
              <w:autoSpaceDE/>
              <w:autoSpaceDN/>
              <w:adjustRightInd/>
              <w:spacing w:before="0" w:line="240" w:lineRule="auto"/>
              <w:ind w:left="0"/>
              <w:rPr>
                <w:sz w:val="16"/>
                <w:szCs w:val="16"/>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p w14:paraId="4B1DDDF9" w14:textId="20AC8394" w:rsidR="00686FC0" w:rsidRPr="00981E39" w:rsidRDefault="00686FC0" w:rsidP="00981E39">
            <w:pPr>
              <w:autoSpaceDE/>
              <w:autoSpaceDN/>
              <w:adjustRightInd/>
              <w:spacing w:before="0" w:line="240" w:lineRule="auto"/>
              <w:ind w:left="0"/>
              <w:jc w:val="center"/>
              <w:rPr>
                <w:sz w:val="16"/>
                <w:szCs w:val="16"/>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86FC0" w:rsidRPr="00AB0391" w14:paraId="00F554CF" w14:textId="77777777" w:rsidTr="00F029EB">
        <w:trPr>
          <w:trHeight w:val="245"/>
          <w:jc w:val="center"/>
        </w:trPr>
        <w:tc>
          <w:tcPr>
            <w:tcW w:w="2288" w:type="dxa"/>
            <w:gridSpan w:val="3"/>
            <w:tcBorders>
              <w:bottom w:val="single" w:sz="12" w:space="0" w:color="auto"/>
            </w:tcBorders>
            <w:vAlign w:val="center"/>
          </w:tcPr>
          <w:p w14:paraId="58A496B8" w14:textId="77777777" w:rsidR="00686FC0" w:rsidRPr="007A2CF3" w:rsidRDefault="00686FC0" w:rsidP="00030F26">
            <w:pPr>
              <w:autoSpaceDE/>
              <w:autoSpaceDN/>
              <w:adjustRightInd/>
              <w:spacing w:before="0" w:line="240" w:lineRule="auto"/>
              <w:ind w:left="0"/>
              <w:rPr>
                <w:sz w:val="16"/>
                <w:szCs w:val="16"/>
              </w:rPr>
            </w:pPr>
          </w:p>
        </w:tc>
        <w:tc>
          <w:tcPr>
            <w:tcW w:w="7811" w:type="dxa"/>
            <w:gridSpan w:val="6"/>
            <w:tcBorders>
              <w:bottom w:val="single" w:sz="12" w:space="0" w:color="auto"/>
            </w:tcBorders>
            <w:vAlign w:val="center"/>
          </w:tcPr>
          <w:p w14:paraId="3D36F8D8" w14:textId="77777777" w:rsidR="00686FC0" w:rsidRPr="00F512D0" w:rsidRDefault="00686FC0" w:rsidP="00030F26">
            <w:pPr>
              <w:autoSpaceDE/>
              <w:autoSpaceDN/>
              <w:adjustRightInd/>
              <w:spacing w:before="0" w:line="240" w:lineRule="auto"/>
              <w:ind w:left="0"/>
              <w:rPr>
                <w:sz w:val="16"/>
                <w:szCs w:val="16"/>
                <w:lang w:val="ru-RU"/>
              </w:rPr>
            </w:pPr>
            <w:r w:rsidRPr="00F512D0">
              <w:rPr>
                <w:i/>
                <w:sz w:val="14"/>
                <w:szCs w:val="14"/>
                <w:lang w:val="ru-RU"/>
              </w:rPr>
              <w:t>Для использования в прибрежной зоне, между зоной заплеска воды и верхним строением платформы рекомендуется нанести дополнительный промежуточный слой.</w:t>
            </w:r>
          </w:p>
        </w:tc>
      </w:tr>
      <w:tr w:rsidR="00F20FFB" w:rsidRPr="001D3869" w14:paraId="7FEA3F76" w14:textId="77777777" w:rsidTr="00F20FFB">
        <w:trPr>
          <w:trHeight w:val="262"/>
          <w:jc w:val="center"/>
        </w:trPr>
        <w:tc>
          <w:tcPr>
            <w:tcW w:w="2288" w:type="dxa"/>
            <w:gridSpan w:val="3"/>
            <w:vMerge w:val="restart"/>
            <w:tcBorders>
              <w:top w:val="single" w:sz="12" w:space="0" w:color="auto"/>
            </w:tcBorders>
            <w:vAlign w:val="center"/>
          </w:tcPr>
          <w:p w14:paraId="5EC3309C" w14:textId="77777777" w:rsidR="00F20FFB" w:rsidRPr="003023B7" w:rsidRDefault="00F20FFB" w:rsidP="00030F26">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892" w:type="dxa"/>
            <w:tcBorders>
              <w:top w:val="single" w:sz="12" w:space="0" w:color="auto"/>
            </w:tcBorders>
            <w:vAlign w:val="center"/>
          </w:tcPr>
          <w:p w14:paraId="44B4EE8C" w14:textId="21D63287" w:rsidR="00F20FFB" w:rsidRPr="001D3869" w:rsidRDefault="00F20FFB" w:rsidP="00030F26">
            <w:pPr>
              <w:autoSpaceDE/>
              <w:autoSpaceDN/>
              <w:adjustRightInd/>
              <w:spacing w:before="0" w:line="240" w:lineRule="auto"/>
              <w:ind w:left="0"/>
              <w:rPr>
                <w:sz w:val="16"/>
                <w:szCs w:val="16"/>
              </w:rPr>
            </w:pPr>
            <w:r w:rsidRPr="001D3869">
              <w:rPr>
                <w:sz w:val="16"/>
                <w:szCs w:val="16"/>
              </w:rPr>
              <w:t>Carboline</w:t>
            </w:r>
          </w:p>
        </w:tc>
        <w:tc>
          <w:tcPr>
            <w:tcW w:w="2632" w:type="dxa"/>
            <w:gridSpan w:val="2"/>
            <w:tcBorders>
              <w:top w:val="single" w:sz="12" w:space="0" w:color="auto"/>
            </w:tcBorders>
            <w:vAlign w:val="center"/>
          </w:tcPr>
          <w:p w14:paraId="1D5F5209" w14:textId="1E5BE135" w:rsidR="00F20FFB" w:rsidRPr="00F512D0" w:rsidRDefault="00F20FFB" w:rsidP="00030F26">
            <w:pPr>
              <w:autoSpaceDE/>
              <w:autoSpaceDN/>
              <w:adjustRightInd/>
              <w:spacing w:before="0" w:line="240" w:lineRule="auto"/>
              <w:ind w:left="0"/>
              <w:rPr>
                <w:sz w:val="16"/>
                <w:szCs w:val="16"/>
              </w:rPr>
            </w:pPr>
            <w:proofErr w:type="spellStart"/>
            <w:r w:rsidRPr="00F512D0">
              <w:rPr>
                <w:sz w:val="16"/>
                <w:szCs w:val="16"/>
              </w:rPr>
              <w:t>Carbothane</w:t>
            </w:r>
            <w:proofErr w:type="spellEnd"/>
            <w:r w:rsidRPr="00F512D0">
              <w:rPr>
                <w:sz w:val="16"/>
                <w:szCs w:val="16"/>
              </w:rPr>
              <w:t xml:space="preserve"> 134 Series</w:t>
            </w:r>
          </w:p>
        </w:tc>
        <w:tc>
          <w:tcPr>
            <w:tcW w:w="971" w:type="dxa"/>
            <w:tcBorders>
              <w:top w:val="single" w:sz="12" w:space="0" w:color="auto"/>
            </w:tcBorders>
            <w:vAlign w:val="center"/>
          </w:tcPr>
          <w:p w14:paraId="44059825" w14:textId="792F66D5" w:rsidR="00F20FFB" w:rsidRPr="00545A9D" w:rsidRDefault="00F20FFB" w:rsidP="00545A9D">
            <w:pPr>
              <w:autoSpaceDE/>
              <w:autoSpaceDN/>
              <w:adjustRightInd/>
              <w:spacing w:before="0" w:line="240" w:lineRule="auto"/>
              <w:ind w:left="0"/>
              <w:jc w:val="center"/>
              <w:rPr>
                <w:sz w:val="16"/>
                <w:szCs w:val="16"/>
              </w:rPr>
            </w:pPr>
            <w:del w:id="324" w:author="Kurmanov, Aidyn [STAMGazStroy LLP]" w:date="2025-12-09T16:03:00Z" w16du:dateUtc="2025-12-09T11:03:00Z">
              <w:r>
                <w:rPr>
                  <w:sz w:val="16"/>
                  <w:szCs w:val="16"/>
                </w:rPr>
                <w:delText>54-264</w:delText>
              </w:r>
            </w:del>
            <w:ins w:id="325" w:author="Kurmanov, Aidyn [STAMGazStroy LLP]" w:date="2025-12-09T16:03:00Z" w16du:dateUtc="2025-12-09T11:03:00Z">
              <w:r w:rsidR="00C20B7F">
                <w:rPr>
                  <w:sz w:val="16"/>
                  <w:szCs w:val="16"/>
                </w:rPr>
                <w:t>288</w:t>
              </w:r>
            </w:ins>
          </w:p>
        </w:tc>
        <w:tc>
          <w:tcPr>
            <w:tcW w:w="1316" w:type="dxa"/>
            <w:gridSpan w:val="2"/>
            <w:tcBorders>
              <w:top w:val="single" w:sz="12" w:space="0" w:color="auto"/>
            </w:tcBorders>
          </w:tcPr>
          <w:p w14:paraId="3302725E" w14:textId="7A283A89" w:rsidR="00F20FFB" w:rsidRPr="00545A9D" w:rsidRDefault="00F20FFB" w:rsidP="00545A9D">
            <w:pPr>
              <w:autoSpaceDE/>
              <w:autoSpaceDN/>
              <w:adjustRightInd/>
              <w:spacing w:before="0" w:line="240" w:lineRule="auto"/>
              <w:ind w:left="0"/>
              <w:jc w:val="center"/>
              <w:rPr>
                <w:sz w:val="16"/>
                <w:szCs w:val="16"/>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F20FFB" w:rsidRPr="001D3869" w14:paraId="6749C53C" w14:textId="77777777" w:rsidTr="00F20FFB">
        <w:trPr>
          <w:trHeight w:val="280"/>
          <w:jc w:val="center"/>
        </w:trPr>
        <w:tc>
          <w:tcPr>
            <w:tcW w:w="2288" w:type="dxa"/>
            <w:gridSpan w:val="3"/>
            <w:vMerge/>
            <w:vAlign w:val="center"/>
          </w:tcPr>
          <w:p w14:paraId="24A7C151" w14:textId="77777777" w:rsidR="00F20FFB" w:rsidRPr="003023B7" w:rsidRDefault="00F20FFB" w:rsidP="00030F26">
            <w:pPr>
              <w:autoSpaceDE/>
              <w:autoSpaceDN/>
              <w:adjustRightInd/>
              <w:spacing w:before="0" w:line="240" w:lineRule="auto"/>
              <w:ind w:left="0"/>
              <w:rPr>
                <w:b/>
                <w:color w:val="auto"/>
                <w:sz w:val="16"/>
                <w:szCs w:val="24"/>
                <w:lang w:val="ru-RU"/>
              </w:rPr>
            </w:pPr>
          </w:p>
        </w:tc>
        <w:tc>
          <w:tcPr>
            <w:tcW w:w="2892" w:type="dxa"/>
            <w:vAlign w:val="center"/>
          </w:tcPr>
          <w:p w14:paraId="52AFFACB" w14:textId="77777777" w:rsidR="00F20FFB" w:rsidRPr="001D3869" w:rsidRDefault="00F20FFB" w:rsidP="00F20FFB">
            <w:pPr>
              <w:spacing w:before="0" w:line="240" w:lineRule="auto"/>
              <w:ind w:left="0"/>
              <w:rPr>
                <w:sz w:val="16"/>
                <w:szCs w:val="16"/>
              </w:rPr>
            </w:pPr>
            <w:r w:rsidRPr="00D02000">
              <w:rPr>
                <w:sz w:val="16"/>
                <w:szCs w:val="16"/>
                <w:lang w:val="ru-RU"/>
              </w:rPr>
              <w:t>Dampney</w:t>
            </w:r>
          </w:p>
        </w:tc>
        <w:tc>
          <w:tcPr>
            <w:tcW w:w="2632" w:type="dxa"/>
            <w:gridSpan w:val="2"/>
            <w:vAlign w:val="center"/>
          </w:tcPr>
          <w:p w14:paraId="44352AB1" w14:textId="77777777" w:rsidR="00F20FFB" w:rsidRPr="00F512D0" w:rsidRDefault="00F20FFB" w:rsidP="00F20FFB">
            <w:pPr>
              <w:spacing w:before="0" w:line="240" w:lineRule="auto"/>
              <w:ind w:left="0"/>
              <w:rPr>
                <w:sz w:val="16"/>
                <w:szCs w:val="16"/>
              </w:rPr>
            </w:pPr>
            <w:r w:rsidRPr="00F512D0">
              <w:rPr>
                <w:sz w:val="16"/>
                <w:szCs w:val="16"/>
                <w:lang w:val="ru-RU"/>
              </w:rPr>
              <w:t>Endcor</w:t>
            </w:r>
            <w:r w:rsidRPr="00F512D0">
              <w:rPr>
                <w:sz w:val="16"/>
                <w:szCs w:val="16"/>
              </w:rPr>
              <w:t xml:space="preserve"> 4600C</w:t>
            </w:r>
          </w:p>
        </w:tc>
        <w:tc>
          <w:tcPr>
            <w:tcW w:w="971" w:type="dxa"/>
            <w:vAlign w:val="center"/>
          </w:tcPr>
          <w:p w14:paraId="46B3A630" w14:textId="77777777" w:rsidR="00F20FFB" w:rsidRDefault="00F20FFB" w:rsidP="00F20FFB">
            <w:pPr>
              <w:spacing w:before="0" w:line="240" w:lineRule="auto"/>
              <w:ind w:left="0"/>
              <w:jc w:val="center"/>
              <w:rPr>
                <w:sz w:val="16"/>
                <w:szCs w:val="16"/>
              </w:rPr>
            </w:pPr>
            <w:r>
              <w:rPr>
                <w:sz w:val="16"/>
                <w:szCs w:val="16"/>
              </w:rPr>
              <w:t>324</w:t>
            </w:r>
          </w:p>
        </w:tc>
        <w:tc>
          <w:tcPr>
            <w:tcW w:w="1316" w:type="dxa"/>
            <w:gridSpan w:val="2"/>
          </w:tcPr>
          <w:p w14:paraId="74FB49C3" w14:textId="77777777" w:rsidR="00F20FFB" w:rsidRPr="00804231" w:rsidRDefault="00F20FFB" w:rsidP="00F20FFB">
            <w:pPr>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5C7771" w:rsidRPr="001D3869" w14:paraId="3C92AB46" w14:textId="77777777" w:rsidTr="00F029EB">
        <w:trPr>
          <w:trHeight w:val="245"/>
          <w:jc w:val="center"/>
        </w:trPr>
        <w:tc>
          <w:tcPr>
            <w:tcW w:w="2288" w:type="dxa"/>
            <w:gridSpan w:val="3"/>
            <w:vMerge w:val="restart"/>
            <w:vAlign w:val="center"/>
          </w:tcPr>
          <w:p w14:paraId="58917E5D" w14:textId="77777777" w:rsidR="005C7771" w:rsidRPr="003023B7" w:rsidRDefault="005C7771" w:rsidP="00030F26">
            <w:pPr>
              <w:autoSpaceDE/>
              <w:autoSpaceDN/>
              <w:adjustRightInd/>
              <w:spacing w:before="0" w:line="240" w:lineRule="auto"/>
              <w:ind w:left="0"/>
              <w:rPr>
                <w:b/>
                <w:color w:val="auto"/>
                <w:sz w:val="16"/>
                <w:szCs w:val="24"/>
                <w:lang w:val="ru-RU"/>
              </w:rPr>
            </w:pPr>
            <w:r w:rsidRPr="003023B7">
              <w:rPr>
                <w:b/>
                <w:color w:val="auto"/>
                <w:sz w:val="16"/>
                <w:szCs w:val="24"/>
                <w:lang w:val="ru-RU"/>
              </w:rPr>
              <w:t>Полиуретан - Алифатический</w:t>
            </w:r>
          </w:p>
        </w:tc>
        <w:tc>
          <w:tcPr>
            <w:tcW w:w="2892" w:type="dxa"/>
            <w:vAlign w:val="center"/>
          </w:tcPr>
          <w:p w14:paraId="60A99039" w14:textId="77777777" w:rsidR="005C7771" w:rsidRPr="001D3869" w:rsidRDefault="005C7771" w:rsidP="00030F26">
            <w:pPr>
              <w:autoSpaceDE/>
              <w:autoSpaceDN/>
              <w:adjustRightInd/>
              <w:spacing w:before="0" w:line="240" w:lineRule="auto"/>
              <w:ind w:left="0"/>
              <w:rPr>
                <w:sz w:val="16"/>
                <w:szCs w:val="16"/>
              </w:rPr>
            </w:pPr>
            <w:r w:rsidRPr="00402AFE">
              <w:rPr>
                <w:sz w:val="16"/>
                <w:szCs w:val="16"/>
              </w:rPr>
              <w:t>Hempel Coatings (USA), Inc.</w:t>
            </w:r>
          </w:p>
        </w:tc>
        <w:tc>
          <w:tcPr>
            <w:tcW w:w="2632" w:type="dxa"/>
            <w:gridSpan w:val="2"/>
            <w:vAlign w:val="center"/>
          </w:tcPr>
          <w:p w14:paraId="640EBDC3" w14:textId="77777777" w:rsidR="005C7771" w:rsidRPr="00F512D0" w:rsidRDefault="005C7771" w:rsidP="00030F26">
            <w:pPr>
              <w:autoSpaceDE/>
              <w:autoSpaceDN/>
              <w:adjustRightInd/>
              <w:spacing w:before="0" w:line="240" w:lineRule="auto"/>
              <w:ind w:left="0"/>
              <w:rPr>
                <w:sz w:val="16"/>
                <w:szCs w:val="16"/>
              </w:rPr>
            </w:pPr>
            <w:proofErr w:type="spellStart"/>
            <w:r w:rsidRPr="00F512D0">
              <w:rPr>
                <w:sz w:val="16"/>
                <w:szCs w:val="16"/>
              </w:rPr>
              <w:t>Hempathane</w:t>
            </w:r>
            <w:proofErr w:type="spellEnd"/>
            <w:r w:rsidRPr="00F512D0">
              <w:rPr>
                <w:sz w:val="16"/>
                <w:szCs w:val="16"/>
              </w:rPr>
              <w:t xml:space="preserve"> series</w:t>
            </w:r>
          </w:p>
        </w:tc>
        <w:tc>
          <w:tcPr>
            <w:tcW w:w="971" w:type="dxa"/>
            <w:vAlign w:val="center"/>
          </w:tcPr>
          <w:p w14:paraId="2492C0A0" w14:textId="77777777" w:rsidR="005C7771" w:rsidRPr="00CF5F27" w:rsidRDefault="005C7771" w:rsidP="00030F26">
            <w:pPr>
              <w:autoSpaceDE/>
              <w:autoSpaceDN/>
              <w:adjustRightInd/>
              <w:spacing w:before="0" w:line="240" w:lineRule="auto"/>
              <w:ind w:left="0"/>
              <w:jc w:val="center"/>
              <w:rPr>
                <w:sz w:val="16"/>
                <w:szCs w:val="16"/>
                <w:lang w:val="ru-RU"/>
              </w:rPr>
            </w:pPr>
            <w:r>
              <w:rPr>
                <w:sz w:val="16"/>
                <w:szCs w:val="16"/>
                <w:lang w:val="ru-RU"/>
              </w:rPr>
              <w:t>330-445</w:t>
            </w:r>
          </w:p>
        </w:tc>
        <w:tc>
          <w:tcPr>
            <w:tcW w:w="1316" w:type="dxa"/>
            <w:gridSpan w:val="2"/>
          </w:tcPr>
          <w:p w14:paraId="2CF48B59" w14:textId="77777777" w:rsidR="005C7771" w:rsidRPr="00EE1FAF" w:rsidRDefault="005C7771"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5C7771" w:rsidRPr="001D3869" w14:paraId="561EDB82" w14:textId="77777777" w:rsidTr="005C7771">
        <w:trPr>
          <w:trHeight w:val="245"/>
          <w:jc w:val="center"/>
        </w:trPr>
        <w:tc>
          <w:tcPr>
            <w:tcW w:w="2288" w:type="dxa"/>
            <w:gridSpan w:val="3"/>
            <w:vMerge/>
            <w:vAlign w:val="center"/>
          </w:tcPr>
          <w:p w14:paraId="61C18361" w14:textId="3D1D7DED" w:rsidR="005C7771" w:rsidRPr="00D41158" w:rsidRDefault="005C7771" w:rsidP="00030F26">
            <w:pPr>
              <w:autoSpaceDE/>
              <w:autoSpaceDN/>
              <w:adjustRightInd/>
              <w:spacing w:before="0" w:line="240" w:lineRule="auto"/>
              <w:ind w:left="0"/>
              <w:rPr>
                <w:b/>
                <w:color w:val="auto"/>
                <w:sz w:val="16"/>
                <w:szCs w:val="24"/>
                <w:lang w:val="ru-RU"/>
              </w:rPr>
            </w:pPr>
          </w:p>
        </w:tc>
        <w:tc>
          <w:tcPr>
            <w:tcW w:w="2892" w:type="dxa"/>
            <w:vAlign w:val="center"/>
          </w:tcPr>
          <w:p w14:paraId="57DA101B" w14:textId="77777777" w:rsidR="005C7771" w:rsidRPr="001D3869" w:rsidRDefault="005C7771" w:rsidP="00030F26">
            <w:pPr>
              <w:autoSpaceDE/>
              <w:autoSpaceDN/>
              <w:adjustRightInd/>
              <w:spacing w:before="0" w:line="240" w:lineRule="auto"/>
              <w:ind w:left="0"/>
              <w:rPr>
                <w:sz w:val="16"/>
                <w:szCs w:val="16"/>
              </w:rPr>
            </w:pPr>
            <w:r w:rsidRPr="001D3869">
              <w:rPr>
                <w:sz w:val="16"/>
                <w:szCs w:val="16"/>
              </w:rPr>
              <w:t>International</w:t>
            </w:r>
          </w:p>
        </w:tc>
        <w:tc>
          <w:tcPr>
            <w:tcW w:w="2632" w:type="dxa"/>
            <w:gridSpan w:val="2"/>
            <w:vAlign w:val="center"/>
          </w:tcPr>
          <w:p w14:paraId="63A8BCEA" w14:textId="77777777" w:rsidR="005C7771" w:rsidRPr="00F512D0" w:rsidRDefault="005C7771" w:rsidP="00030F26">
            <w:pPr>
              <w:autoSpaceDE/>
              <w:autoSpaceDN/>
              <w:adjustRightInd/>
              <w:spacing w:before="0" w:line="240" w:lineRule="auto"/>
              <w:ind w:left="0"/>
              <w:rPr>
                <w:sz w:val="16"/>
                <w:szCs w:val="16"/>
              </w:rPr>
            </w:pPr>
            <w:proofErr w:type="spellStart"/>
            <w:r w:rsidRPr="00F512D0">
              <w:rPr>
                <w:sz w:val="16"/>
                <w:szCs w:val="16"/>
              </w:rPr>
              <w:t>Interthane</w:t>
            </w:r>
            <w:proofErr w:type="spellEnd"/>
            <w:r w:rsidRPr="00F512D0">
              <w:rPr>
                <w:sz w:val="16"/>
                <w:szCs w:val="16"/>
              </w:rPr>
              <w:t xml:space="preserve"> 990 </w:t>
            </w:r>
            <w:proofErr w:type="spellStart"/>
            <w:r w:rsidRPr="00F512D0">
              <w:rPr>
                <w:sz w:val="16"/>
                <w:szCs w:val="16"/>
              </w:rPr>
              <w:t>Series</w:t>
            </w:r>
            <w:r w:rsidRPr="00F512D0">
              <w:rPr>
                <w:sz w:val="16"/>
                <w:szCs w:val="16"/>
                <w:vertAlign w:val="superscript"/>
              </w:rPr>
              <w:t>T</w:t>
            </w:r>
            <w:proofErr w:type="spellEnd"/>
          </w:p>
        </w:tc>
        <w:tc>
          <w:tcPr>
            <w:tcW w:w="971" w:type="dxa"/>
            <w:vAlign w:val="center"/>
          </w:tcPr>
          <w:p w14:paraId="5B64466E" w14:textId="77777777" w:rsidR="005C7771" w:rsidRPr="00CF5F27" w:rsidRDefault="005C7771" w:rsidP="00030F26">
            <w:pPr>
              <w:autoSpaceDE/>
              <w:autoSpaceDN/>
              <w:adjustRightInd/>
              <w:spacing w:before="0" w:line="240" w:lineRule="auto"/>
              <w:ind w:left="0"/>
              <w:jc w:val="center"/>
              <w:rPr>
                <w:sz w:val="16"/>
                <w:szCs w:val="16"/>
                <w:lang w:val="ru-RU"/>
              </w:rPr>
            </w:pPr>
            <w:r>
              <w:rPr>
                <w:sz w:val="16"/>
                <w:szCs w:val="16"/>
              </w:rPr>
              <w:t>241-420</w:t>
            </w:r>
          </w:p>
        </w:tc>
        <w:tc>
          <w:tcPr>
            <w:tcW w:w="1316" w:type="dxa"/>
            <w:gridSpan w:val="2"/>
          </w:tcPr>
          <w:p w14:paraId="30EED99B" w14:textId="77777777" w:rsidR="005C7771" w:rsidRPr="00EE1FAF" w:rsidRDefault="005C7771"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07187" w:rsidRPr="001D3869" w14:paraId="1D906120" w14:textId="77777777" w:rsidTr="005C7771">
        <w:trPr>
          <w:trHeight w:val="245"/>
          <w:jc w:val="center"/>
        </w:trPr>
        <w:tc>
          <w:tcPr>
            <w:tcW w:w="2288" w:type="dxa"/>
            <w:gridSpan w:val="3"/>
            <w:vAlign w:val="center"/>
          </w:tcPr>
          <w:p w14:paraId="78D80003" w14:textId="77777777" w:rsidR="00607187" w:rsidRPr="007A2CF3" w:rsidRDefault="00607187" w:rsidP="00030F26">
            <w:pPr>
              <w:autoSpaceDE/>
              <w:autoSpaceDN/>
              <w:adjustRightInd/>
              <w:spacing w:before="0" w:line="240" w:lineRule="auto"/>
              <w:ind w:left="0"/>
              <w:rPr>
                <w:sz w:val="16"/>
                <w:szCs w:val="16"/>
              </w:rPr>
            </w:pPr>
          </w:p>
        </w:tc>
        <w:tc>
          <w:tcPr>
            <w:tcW w:w="2892" w:type="dxa"/>
            <w:vAlign w:val="center"/>
          </w:tcPr>
          <w:p w14:paraId="1185619D" w14:textId="77777777" w:rsidR="00607187" w:rsidRPr="001D3869" w:rsidRDefault="00607187" w:rsidP="00030F26">
            <w:pPr>
              <w:autoSpaceDE/>
              <w:autoSpaceDN/>
              <w:adjustRightInd/>
              <w:spacing w:before="0" w:line="240" w:lineRule="auto"/>
              <w:ind w:left="0"/>
              <w:rPr>
                <w:sz w:val="16"/>
                <w:szCs w:val="16"/>
              </w:rPr>
            </w:pPr>
            <w:r w:rsidRPr="00402AFE">
              <w:rPr>
                <w:sz w:val="16"/>
                <w:szCs w:val="16"/>
              </w:rPr>
              <w:t>International Devoe</w:t>
            </w:r>
          </w:p>
        </w:tc>
        <w:tc>
          <w:tcPr>
            <w:tcW w:w="2632" w:type="dxa"/>
            <w:gridSpan w:val="2"/>
            <w:vAlign w:val="center"/>
          </w:tcPr>
          <w:p w14:paraId="44FE7484" w14:textId="77777777" w:rsidR="00607187" w:rsidRPr="00F512D0" w:rsidRDefault="00607187" w:rsidP="00030F26">
            <w:pPr>
              <w:autoSpaceDE/>
              <w:autoSpaceDN/>
              <w:adjustRightInd/>
              <w:spacing w:before="0" w:line="240" w:lineRule="auto"/>
              <w:ind w:left="0"/>
              <w:rPr>
                <w:sz w:val="16"/>
                <w:szCs w:val="16"/>
              </w:rPr>
            </w:pPr>
            <w:proofErr w:type="spellStart"/>
            <w:r w:rsidRPr="00F512D0">
              <w:rPr>
                <w:sz w:val="16"/>
                <w:szCs w:val="16"/>
              </w:rPr>
              <w:t>Devthane</w:t>
            </w:r>
            <w:proofErr w:type="spellEnd"/>
            <w:r w:rsidRPr="00F512D0">
              <w:rPr>
                <w:sz w:val="16"/>
                <w:szCs w:val="16"/>
              </w:rPr>
              <w:t xml:space="preserve"> 379 </w:t>
            </w:r>
            <w:proofErr w:type="spellStart"/>
            <w:r w:rsidRPr="00F512D0">
              <w:rPr>
                <w:sz w:val="16"/>
                <w:szCs w:val="16"/>
              </w:rPr>
              <w:t>series</w:t>
            </w:r>
            <w:r w:rsidRPr="00F512D0">
              <w:rPr>
                <w:sz w:val="16"/>
                <w:szCs w:val="16"/>
                <w:vertAlign w:val="superscript"/>
              </w:rPr>
              <w:t>T</w:t>
            </w:r>
            <w:proofErr w:type="spellEnd"/>
          </w:p>
        </w:tc>
        <w:tc>
          <w:tcPr>
            <w:tcW w:w="971" w:type="dxa"/>
            <w:vAlign w:val="center"/>
          </w:tcPr>
          <w:p w14:paraId="70C8B36F" w14:textId="77777777" w:rsidR="00607187" w:rsidRPr="00CF5F27" w:rsidRDefault="00607187" w:rsidP="00030F26">
            <w:pPr>
              <w:autoSpaceDE/>
              <w:autoSpaceDN/>
              <w:adjustRightInd/>
              <w:spacing w:before="0" w:line="240" w:lineRule="auto"/>
              <w:ind w:left="0"/>
              <w:jc w:val="center"/>
              <w:rPr>
                <w:sz w:val="16"/>
                <w:szCs w:val="16"/>
                <w:lang w:val="ru-RU"/>
              </w:rPr>
            </w:pPr>
            <w:r>
              <w:rPr>
                <w:sz w:val="16"/>
                <w:szCs w:val="16"/>
              </w:rPr>
              <w:t>44</w:t>
            </w:r>
            <w:r>
              <w:rPr>
                <w:sz w:val="16"/>
                <w:szCs w:val="16"/>
                <w:lang w:val="ru-RU"/>
              </w:rPr>
              <w:t>-311</w:t>
            </w:r>
          </w:p>
        </w:tc>
        <w:tc>
          <w:tcPr>
            <w:tcW w:w="1316" w:type="dxa"/>
            <w:gridSpan w:val="2"/>
          </w:tcPr>
          <w:p w14:paraId="5E988E1A" w14:textId="77777777" w:rsidR="00607187" w:rsidRPr="00EE1FAF" w:rsidRDefault="00607187"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5C7771" w:rsidRPr="001D3869" w14:paraId="45F524A6" w14:textId="77777777" w:rsidTr="00F029EB">
        <w:trPr>
          <w:trHeight w:val="245"/>
          <w:jc w:val="center"/>
        </w:trPr>
        <w:tc>
          <w:tcPr>
            <w:tcW w:w="2288" w:type="dxa"/>
            <w:gridSpan w:val="3"/>
            <w:vMerge w:val="restart"/>
            <w:vAlign w:val="center"/>
          </w:tcPr>
          <w:p w14:paraId="46EACEC2" w14:textId="6DD6AADF" w:rsidR="005C7771" w:rsidRPr="005C7771" w:rsidRDefault="005C7771" w:rsidP="00030F26">
            <w:pPr>
              <w:autoSpaceDE/>
              <w:autoSpaceDN/>
              <w:adjustRightInd/>
              <w:spacing w:before="0" w:line="240" w:lineRule="auto"/>
              <w:ind w:left="0"/>
              <w:rPr>
                <w:sz w:val="16"/>
                <w:szCs w:val="16"/>
                <w:lang w:val="ru-RU"/>
              </w:rPr>
            </w:pPr>
            <w:r>
              <w:rPr>
                <w:b/>
                <w:color w:val="auto"/>
                <w:sz w:val="16"/>
                <w:szCs w:val="24"/>
                <w:lang w:val="ru-RU"/>
              </w:rPr>
              <w:t>ТСП в соответствии с листом продукции производителя</w:t>
            </w:r>
          </w:p>
        </w:tc>
        <w:tc>
          <w:tcPr>
            <w:tcW w:w="2892" w:type="dxa"/>
            <w:vAlign w:val="center"/>
          </w:tcPr>
          <w:p w14:paraId="390AC2EA" w14:textId="77777777" w:rsidR="005C7771" w:rsidRPr="001D3869" w:rsidRDefault="005C7771" w:rsidP="00030F26">
            <w:pPr>
              <w:autoSpaceDE/>
              <w:autoSpaceDN/>
              <w:adjustRightInd/>
              <w:spacing w:before="0" w:line="240" w:lineRule="auto"/>
              <w:ind w:left="0"/>
              <w:rPr>
                <w:sz w:val="16"/>
                <w:szCs w:val="16"/>
              </w:rPr>
            </w:pPr>
            <w:r w:rsidRPr="00402AFE">
              <w:rPr>
                <w:sz w:val="16"/>
                <w:szCs w:val="16"/>
              </w:rPr>
              <w:t>Jotun Paints</w:t>
            </w:r>
          </w:p>
        </w:tc>
        <w:tc>
          <w:tcPr>
            <w:tcW w:w="2632" w:type="dxa"/>
            <w:gridSpan w:val="2"/>
            <w:vAlign w:val="center"/>
          </w:tcPr>
          <w:p w14:paraId="5A7902CA" w14:textId="6D876024" w:rsidR="00D10250" w:rsidRPr="00F512D0" w:rsidRDefault="00D10250" w:rsidP="00030F26">
            <w:pPr>
              <w:autoSpaceDE/>
              <w:autoSpaceDN/>
              <w:adjustRightInd/>
              <w:spacing w:before="0" w:line="240" w:lineRule="auto"/>
              <w:ind w:left="0"/>
              <w:rPr>
                <w:sz w:val="16"/>
                <w:szCs w:val="16"/>
              </w:rPr>
            </w:pPr>
            <w:r w:rsidRPr="00F512D0">
              <w:rPr>
                <w:sz w:val="16"/>
                <w:szCs w:val="16"/>
              </w:rPr>
              <w:t>Hardtop AX</w:t>
            </w:r>
          </w:p>
          <w:p w14:paraId="6CE46E10" w14:textId="78C2AF71" w:rsidR="005C7771" w:rsidRPr="00F512D0" w:rsidRDefault="005C7771" w:rsidP="00030F26">
            <w:pPr>
              <w:autoSpaceDE/>
              <w:autoSpaceDN/>
              <w:adjustRightInd/>
              <w:spacing w:before="0" w:line="240" w:lineRule="auto"/>
              <w:ind w:left="0"/>
              <w:rPr>
                <w:sz w:val="16"/>
                <w:szCs w:val="16"/>
              </w:rPr>
            </w:pPr>
            <w:r w:rsidRPr="00F512D0">
              <w:rPr>
                <w:sz w:val="16"/>
                <w:szCs w:val="16"/>
              </w:rPr>
              <w:t>Hardtop XP</w:t>
            </w:r>
          </w:p>
        </w:tc>
        <w:tc>
          <w:tcPr>
            <w:tcW w:w="971" w:type="dxa"/>
            <w:vAlign w:val="center"/>
          </w:tcPr>
          <w:p w14:paraId="125F3A9A" w14:textId="2F7288F7" w:rsidR="005C7771" w:rsidRPr="00CF5F27" w:rsidRDefault="00D10250" w:rsidP="004954A6">
            <w:pPr>
              <w:autoSpaceDE/>
              <w:autoSpaceDN/>
              <w:adjustRightInd/>
              <w:spacing w:before="0" w:line="240" w:lineRule="auto"/>
              <w:ind w:left="0"/>
              <w:jc w:val="center"/>
              <w:rPr>
                <w:sz w:val="16"/>
                <w:szCs w:val="16"/>
                <w:lang w:val="ru-RU"/>
              </w:rPr>
            </w:pPr>
            <w:r>
              <w:rPr>
                <w:sz w:val="16"/>
                <w:szCs w:val="16"/>
              </w:rPr>
              <w:t>325-336</w:t>
            </w:r>
          </w:p>
        </w:tc>
        <w:tc>
          <w:tcPr>
            <w:tcW w:w="1316" w:type="dxa"/>
            <w:gridSpan w:val="2"/>
          </w:tcPr>
          <w:p w14:paraId="6A57D0E1" w14:textId="77777777" w:rsidR="005C7771" w:rsidRPr="00EE1FAF" w:rsidRDefault="005C7771"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5C7771" w:rsidRPr="001D3869" w14:paraId="5AB02BC5" w14:textId="77777777" w:rsidTr="00F029EB">
        <w:trPr>
          <w:trHeight w:val="245"/>
          <w:jc w:val="center"/>
        </w:trPr>
        <w:tc>
          <w:tcPr>
            <w:tcW w:w="2288" w:type="dxa"/>
            <w:gridSpan w:val="3"/>
            <w:vMerge/>
            <w:vAlign w:val="center"/>
          </w:tcPr>
          <w:p w14:paraId="3FEB4C65" w14:textId="77777777" w:rsidR="005C7771" w:rsidRPr="001D3869" w:rsidRDefault="005C7771" w:rsidP="00030F26">
            <w:pPr>
              <w:autoSpaceDE/>
              <w:autoSpaceDN/>
              <w:adjustRightInd/>
              <w:spacing w:before="0" w:line="240" w:lineRule="auto"/>
              <w:ind w:left="0"/>
              <w:rPr>
                <w:b/>
                <w:sz w:val="16"/>
                <w:szCs w:val="16"/>
              </w:rPr>
            </w:pPr>
          </w:p>
        </w:tc>
        <w:tc>
          <w:tcPr>
            <w:tcW w:w="2892" w:type="dxa"/>
            <w:vAlign w:val="center"/>
          </w:tcPr>
          <w:p w14:paraId="40DE9037" w14:textId="77777777" w:rsidR="005C7771" w:rsidRPr="001D3869" w:rsidRDefault="005C7771" w:rsidP="00030F26">
            <w:pPr>
              <w:autoSpaceDE/>
              <w:autoSpaceDN/>
              <w:adjustRightInd/>
              <w:spacing w:before="0" w:line="240" w:lineRule="auto"/>
              <w:ind w:left="0"/>
              <w:rPr>
                <w:sz w:val="16"/>
                <w:szCs w:val="16"/>
              </w:rPr>
            </w:pPr>
            <w:r w:rsidRPr="00402AFE">
              <w:rPr>
                <w:sz w:val="16"/>
                <w:szCs w:val="16"/>
              </w:rPr>
              <w:t>PPG</w:t>
            </w:r>
          </w:p>
        </w:tc>
        <w:tc>
          <w:tcPr>
            <w:tcW w:w="2632" w:type="dxa"/>
            <w:gridSpan w:val="2"/>
            <w:vAlign w:val="center"/>
          </w:tcPr>
          <w:p w14:paraId="374B2839" w14:textId="6A6CB4A6" w:rsidR="005C7771" w:rsidRPr="00F512D0" w:rsidRDefault="005C7771" w:rsidP="00030F26">
            <w:pPr>
              <w:autoSpaceDE/>
              <w:autoSpaceDN/>
              <w:adjustRightInd/>
              <w:spacing w:before="0" w:line="240" w:lineRule="auto"/>
              <w:ind w:left="0"/>
              <w:rPr>
                <w:sz w:val="16"/>
                <w:szCs w:val="16"/>
              </w:rPr>
            </w:pPr>
            <w:proofErr w:type="spellStart"/>
            <w:r w:rsidRPr="00F512D0">
              <w:rPr>
                <w:sz w:val="16"/>
                <w:szCs w:val="16"/>
              </w:rPr>
              <w:t>Amercoat</w:t>
            </w:r>
            <w:proofErr w:type="spellEnd"/>
            <w:r w:rsidRPr="00F512D0">
              <w:rPr>
                <w:sz w:val="16"/>
                <w:szCs w:val="16"/>
              </w:rPr>
              <w:t xml:space="preserve"> 450 Series</w:t>
            </w:r>
          </w:p>
          <w:p w14:paraId="354F596F" w14:textId="0B4027FF" w:rsidR="005C7771" w:rsidRPr="00F512D0" w:rsidRDefault="005C7771" w:rsidP="00030F26">
            <w:pPr>
              <w:autoSpaceDE/>
              <w:autoSpaceDN/>
              <w:adjustRightInd/>
              <w:spacing w:before="0" w:line="240" w:lineRule="auto"/>
              <w:ind w:left="0"/>
              <w:rPr>
                <w:sz w:val="16"/>
                <w:szCs w:val="16"/>
              </w:rPr>
            </w:pPr>
            <w:proofErr w:type="spellStart"/>
            <w:r w:rsidRPr="00F512D0">
              <w:rPr>
                <w:sz w:val="16"/>
                <w:szCs w:val="16"/>
              </w:rPr>
              <w:t>Sigmadur</w:t>
            </w:r>
            <w:proofErr w:type="spellEnd"/>
            <w:r w:rsidRPr="00F512D0">
              <w:rPr>
                <w:sz w:val="16"/>
                <w:szCs w:val="16"/>
              </w:rPr>
              <w:t xml:space="preserve"> 550 </w:t>
            </w:r>
            <w:proofErr w:type="spellStart"/>
            <w:r w:rsidRPr="00F512D0">
              <w:rPr>
                <w:sz w:val="16"/>
                <w:szCs w:val="16"/>
              </w:rPr>
              <w:t>Series</w:t>
            </w:r>
            <w:r w:rsidRPr="00F512D0">
              <w:rPr>
                <w:sz w:val="16"/>
                <w:szCs w:val="16"/>
                <w:vertAlign w:val="superscript"/>
              </w:rPr>
              <w:t>T</w:t>
            </w:r>
            <w:proofErr w:type="spellEnd"/>
          </w:p>
        </w:tc>
        <w:tc>
          <w:tcPr>
            <w:tcW w:w="971" w:type="dxa"/>
            <w:vAlign w:val="center"/>
          </w:tcPr>
          <w:p w14:paraId="4026CDCB" w14:textId="486A9169" w:rsidR="005C7771" w:rsidRPr="00154F0B" w:rsidRDefault="005C7771" w:rsidP="00030F26">
            <w:pPr>
              <w:autoSpaceDE/>
              <w:autoSpaceDN/>
              <w:adjustRightInd/>
              <w:spacing w:before="0" w:line="240" w:lineRule="auto"/>
              <w:ind w:left="0"/>
              <w:jc w:val="center"/>
              <w:rPr>
                <w:sz w:val="16"/>
                <w:szCs w:val="16"/>
              </w:rPr>
            </w:pPr>
            <w:r>
              <w:rPr>
                <w:sz w:val="16"/>
                <w:szCs w:val="16"/>
              </w:rPr>
              <w:t>312-430</w:t>
            </w:r>
          </w:p>
        </w:tc>
        <w:tc>
          <w:tcPr>
            <w:tcW w:w="1316" w:type="dxa"/>
            <w:gridSpan w:val="2"/>
          </w:tcPr>
          <w:p w14:paraId="2BB1AFC0" w14:textId="77777777" w:rsidR="005C7771" w:rsidRPr="00EE1FAF" w:rsidRDefault="005C7771"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5C7771" w:rsidRPr="001D3869" w14:paraId="0C355B04" w14:textId="77777777" w:rsidTr="00F029EB">
        <w:trPr>
          <w:trHeight w:val="245"/>
          <w:jc w:val="center"/>
        </w:trPr>
        <w:tc>
          <w:tcPr>
            <w:tcW w:w="2288" w:type="dxa"/>
            <w:gridSpan w:val="3"/>
            <w:vMerge/>
            <w:vAlign w:val="center"/>
          </w:tcPr>
          <w:p w14:paraId="338C084C" w14:textId="77777777" w:rsidR="005C7771" w:rsidRPr="001D3869" w:rsidRDefault="005C7771" w:rsidP="00030F26">
            <w:pPr>
              <w:autoSpaceDE/>
              <w:autoSpaceDN/>
              <w:adjustRightInd/>
              <w:spacing w:before="0" w:line="240" w:lineRule="auto"/>
              <w:ind w:left="0"/>
              <w:rPr>
                <w:b/>
                <w:sz w:val="16"/>
                <w:szCs w:val="16"/>
              </w:rPr>
            </w:pPr>
          </w:p>
        </w:tc>
        <w:tc>
          <w:tcPr>
            <w:tcW w:w="2892" w:type="dxa"/>
            <w:vAlign w:val="center"/>
          </w:tcPr>
          <w:p w14:paraId="1E271C62" w14:textId="77777777" w:rsidR="005C7771" w:rsidRPr="001D3869" w:rsidRDefault="005C7771" w:rsidP="00030F26">
            <w:pPr>
              <w:autoSpaceDE/>
              <w:autoSpaceDN/>
              <w:adjustRightInd/>
              <w:spacing w:before="0" w:line="240" w:lineRule="auto"/>
              <w:ind w:left="0"/>
              <w:rPr>
                <w:sz w:val="16"/>
                <w:szCs w:val="16"/>
              </w:rPr>
            </w:pPr>
            <w:r w:rsidRPr="00402AFE">
              <w:rPr>
                <w:sz w:val="16"/>
                <w:szCs w:val="16"/>
              </w:rPr>
              <w:t>Sherwin Williams</w:t>
            </w:r>
          </w:p>
        </w:tc>
        <w:tc>
          <w:tcPr>
            <w:tcW w:w="2632" w:type="dxa"/>
            <w:gridSpan w:val="2"/>
            <w:vAlign w:val="center"/>
          </w:tcPr>
          <w:p w14:paraId="5D78AE19" w14:textId="77777777" w:rsidR="005C7771" w:rsidRPr="00F512D0" w:rsidRDefault="005C7771" w:rsidP="00030F26">
            <w:pPr>
              <w:autoSpaceDE/>
              <w:autoSpaceDN/>
              <w:adjustRightInd/>
              <w:spacing w:before="0" w:line="240" w:lineRule="auto"/>
              <w:ind w:left="0"/>
              <w:rPr>
                <w:sz w:val="16"/>
                <w:szCs w:val="16"/>
              </w:rPr>
            </w:pPr>
            <w:r w:rsidRPr="00F512D0">
              <w:rPr>
                <w:sz w:val="16"/>
                <w:szCs w:val="16"/>
              </w:rPr>
              <w:t>Hi-Solids Polyurethane Series</w:t>
            </w:r>
          </w:p>
        </w:tc>
        <w:tc>
          <w:tcPr>
            <w:tcW w:w="971" w:type="dxa"/>
            <w:vAlign w:val="center"/>
          </w:tcPr>
          <w:p w14:paraId="79BBCE65" w14:textId="77777777" w:rsidR="005C7771" w:rsidRPr="00CF5F27" w:rsidRDefault="005C7771" w:rsidP="00030F26">
            <w:pPr>
              <w:autoSpaceDE/>
              <w:autoSpaceDN/>
              <w:adjustRightInd/>
              <w:spacing w:before="0" w:line="240" w:lineRule="auto"/>
              <w:ind w:left="0"/>
              <w:jc w:val="center"/>
              <w:rPr>
                <w:sz w:val="16"/>
                <w:szCs w:val="16"/>
                <w:lang w:val="ru-RU"/>
              </w:rPr>
            </w:pPr>
            <w:r>
              <w:rPr>
                <w:sz w:val="16"/>
                <w:szCs w:val="16"/>
                <w:lang w:val="ru-RU"/>
              </w:rPr>
              <w:t>100-340</w:t>
            </w:r>
          </w:p>
        </w:tc>
        <w:tc>
          <w:tcPr>
            <w:tcW w:w="1316" w:type="dxa"/>
            <w:gridSpan w:val="2"/>
          </w:tcPr>
          <w:p w14:paraId="34E9E650" w14:textId="77777777" w:rsidR="005C7771" w:rsidRPr="00EE1FAF" w:rsidRDefault="005C7771"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07187" w:rsidRPr="001D3869" w14:paraId="4BA1CE9E" w14:textId="77777777" w:rsidTr="00F029EB">
        <w:trPr>
          <w:trHeight w:val="245"/>
          <w:jc w:val="center"/>
        </w:trPr>
        <w:tc>
          <w:tcPr>
            <w:tcW w:w="2288" w:type="dxa"/>
            <w:gridSpan w:val="3"/>
            <w:vAlign w:val="center"/>
          </w:tcPr>
          <w:p w14:paraId="75F154A8" w14:textId="77777777" w:rsidR="00607187" w:rsidRPr="001D3869" w:rsidRDefault="00607187" w:rsidP="00030F26">
            <w:pPr>
              <w:autoSpaceDE/>
              <w:autoSpaceDN/>
              <w:adjustRightInd/>
              <w:spacing w:before="0" w:line="240" w:lineRule="auto"/>
              <w:ind w:left="0"/>
              <w:rPr>
                <w:b/>
                <w:sz w:val="16"/>
                <w:szCs w:val="16"/>
              </w:rPr>
            </w:pPr>
          </w:p>
        </w:tc>
        <w:tc>
          <w:tcPr>
            <w:tcW w:w="2892" w:type="dxa"/>
            <w:vAlign w:val="center"/>
          </w:tcPr>
          <w:p w14:paraId="4649B7AD" w14:textId="77777777" w:rsidR="00607187" w:rsidRPr="001D3869" w:rsidRDefault="00607187" w:rsidP="00030F26">
            <w:pPr>
              <w:autoSpaceDE/>
              <w:autoSpaceDN/>
              <w:adjustRightInd/>
              <w:spacing w:before="0" w:line="240" w:lineRule="auto"/>
              <w:ind w:left="0"/>
              <w:rPr>
                <w:sz w:val="16"/>
                <w:szCs w:val="16"/>
              </w:rPr>
            </w:pPr>
            <w:r w:rsidRPr="00677706">
              <w:rPr>
                <w:sz w:val="16"/>
                <w:szCs w:val="16"/>
              </w:rPr>
              <w:t>Tnemec</w:t>
            </w:r>
          </w:p>
        </w:tc>
        <w:tc>
          <w:tcPr>
            <w:tcW w:w="2632" w:type="dxa"/>
            <w:gridSpan w:val="2"/>
            <w:vAlign w:val="center"/>
          </w:tcPr>
          <w:p w14:paraId="1518516D" w14:textId="77777777" w:rsidR="00607187" w:rsidRPr="00F512D0" w:rsidRDefault="00607187" w:rsidP="00030F26">
            <w:pPr>
              <w:autoSpaceDE/>
              <w:autoSpaceDN/>
              <w:adjustRightInd/>
              <w:spacing w:before="0" w:line="240" w:lineRule="auto"/>
              <w:ind w:left="0"/>
              <w:rPr>
                <w:sz w:val="16"/>
                <w:szCs w:val="16"/>
              </w:rPr>
            </w:pPr>
            <w:r w:rsidRPr="00F512D0">
              <w:rPr>
                <w:sz w:val="16"/>
                <w:szCs w:val="16"/>
              </w:rPr>
              <w:t>Series 1095 Endura-Shield</w:t>
            </w:r>
          </w:p>
        </w:tc>
        <w:tc>
          <w:tcPr>
            <w:tcW w:w="971" w:type="dxa"/>
            <w:vAlign w:val="center"/>
          </w:tcPr>
          <w:p w14:paraId="60F87373" w14:textId="77777777" w:rsidR="00607187" w:rsidRPr="00CF5F27" w:rsidRDefault="00607187" w:rsidP="00030F26">
            <w:pPr>
              <w:autoSpaceDE/>
              <w:autoSpaceDN/>
              <w:adjustRightInd/>
              <w:spacing w:before="0" w:line="240" w:lineRule="auto"/>
              <w:ind w:left="0"/>
              <w:jc w:val="center"/>
              <w:rPr>
                <w:sz w:val="16"/>
                <w:szCs w:val="16"/>
                <w:lang w:val="ru-RU"/>
              </w:rPr>
            </w:pPr>
            <w:r>
              <w:rPr>
                <w:sz w:val="16"/>
                <w:szCs w:val="16"/>
              </w:rPr>
              <w:t>89-</w:t>
            </w:r>
            <w:r>
              <w:rPr>
                <w:sz w:val="16"/>
                <w:szCs w:val="16"/>
                <w:lang w:val="ru-RU"/>
              </w:rPr>
              <w:t>99</w:t>
            </w:r>
          </w:p>
        </w:tc>
        <w:tc>
          <w:tcPr>
            <w:tcW w:w="1316" w:type="dxa"/>
            <w:gridSpan w:val="2"/>
          </w:tcPr>
          <w:p w14:paraId="3671ED1A" w14:textId="77777777" w:rsidR="00607187" w:rsidRPr="00EE1FAF" w:rsidRDefault="00607187" w:rsidP="00030F2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86FC0" w:rsidRPr="00AB0391" w14:paraId="2C0EBAC6" w14:textId="77777777" w:rsidTr="00F029EB">
        <w:trPr>
          <w:trHeight w:val="245"/>
          <w:jc w:val="center"/>
        </w:trPr>
        <w:tc>
          <w:tcPr>
            <w:tcW w:w="2288" w:type="dxa"/>
            <w:gridSpan w:val="3"/>
            <w:tcBorders>
              <w:bottom w:val="single" w:sz="12" w:space="0" w:color="auto"/>
            </w:tcBorders>
            <w:vAlign w:val="center"/>
          </w:tcPr>
          <w:p w14:paraId="19806AE1" w14:textId="77777777" w:rsidR="00686FC0" w:rsidRPr="001D3869" w:rsidRDefault="00686FC0" w:rsidP="00030F26">
            <w:pPr>
              <w:rPr>
                <w:i/>
                <w:sz w:val="14"/>
                <w:szCs w:val="14"/>
              </w:rPr>
            </w:pPr>
          </w:p>
        </w:tc>
        <w:tc>
          <w:tcPr>
            <w:tcW w:w="7811" w:type="dxa"/>
            <w:gridSpan w:val="6"/>
            <w:tcBorders>
              <w:bottom w:val="single" w:sz="12" w:space="0" w:color="auto"/>
            </w:tcBorders>
            <w:vAlign w:val="center"/>
          </w:tcPr>
          <w:p w14:paraId="6E90E74B" w14:textId="77777777" w:rsidR="00686FC0" w:rsidRDefault="00686FC0" w:rsidP="00030F26">
            <w:pPr>
              <w:autoSpaceDE/>
              <w:autoSpaceDN/>
              <w:adjustRightInd/>
              <w:spacing w:before="0" w:line="240" w:lineRule="auto"/>
              <w:ind w:left="0"/>
              <w:rPr>
                <w:i/>
                <w:sz w:val="14"/>
                <w:szCs w:val="14"/>
                <w:lang w:val="ru-RU"/>
              </w:rPr>
            </w:pPr>
            <w:r w:rsidRPr="00015BD6">
              <w:rPr>
                <w:i/>
                <w:color w:val="auto"/>
                <w:sz w:val="14"/>
                <w:szCs w:val="24"/>
                <w:lang w:val="ru-RU"/>
              </w:rPr>
              <w:t>Настоятельнорекомендуетсяпользоватьсяреспираторамипринанесении</w:t>
            </w:r>
            <w:r>
              <w:rPr>
                <w:i/>
                <w:color w:val="auto"/>
                <w:sz w:val="14"/>
                <w:szCs w:val="24"/>
                <w:lang w:val="ru-RU"/>
              </w:rPr>
              <w:t>полиуретановых</w:t>
            </w:r>
            <w:r w:rsidRPr="00015BD6">
              <w:rPr>
                <w:i/>
                <w:color w:val="auto"/>
                <w:sz w:val="14"/>
                <w:szCs w:val="24"/>
                <w:lang w:val="ru-RU"/>
              </w:rPr>
              <w:t>покрытий</w:t>
            </w:r>
            <w:r>
              <w:rPr>
                <w:i/>
                <w:sz w:val="14"/>
                <w:szCs w:val="14"/>
                <w:lang w:val="ru-RU"/>
              </w:rPr>
              <w:t xml:space="preserve">. </w:t>
            </w:r>
          </w:p>
          <w:p w14:paraId="480612DE" w14:textId="77777777" w:rsidR="00686FC0" w:rsidRPr="001954F3" w:rsidRDefault="00686FC0" w:rsidP="00030F26">
            <w:pPr>
              <w:autoSpaceDE/>
              <w:autoSpaceDN/>
              <w:adjustRightInd/>
              <w:spacing w:before="0" w:line="240" w:lineRule="auto"/>
              <w:ind w:left="0"/>
              <w:rPr>
                <w:i/>
                <w:sz w:val="14"/>
                <w:szCs w:val="14"/>
                <w:lang w:val="ru-RU"/>
              </w:rPr>
            </w:pPr>
            <w:r>
              <w:rPr>
                <w:i/>
                <w:sz w:val="14"/>
                <w:szCs w:val="14"/>
                <w:lang w:val="ru-RU"/>
              </w:rPr>
              <w:t>* Эти системы, как правило,расчитанына</w:t>
            </w:r>
            <w:r w:rsidRPr="001954F3">
              <w:rPr>
                <w:i/>
                <w:sz w:val="14"/>
                <w:szCs w:val="14"/>
                <w:lang w:val="ru-RU"/>
              </w:rPr>
              <w:t xml:space="preserve"> 93°</w:t>
            </w:r>
            <w:r w:rsidRPr="009A322B">
              <w:rPr>
                <w:i/>
                <w:sz w:val="14"/>
                <w:szCs w:val="14"/>
              </w:rPr>
              <w:t>C</w:t>
            </w:r>
            <w:r w:rsidRPr="001954F3">
              <w:rPr>
                <w:i/>
                <w:sz w:val="14"/>
                <w:szCs w:val="14"/>
                <w:lang w:val="ru-RU"/>
              </w:rPr>
              <w:t xml:space="preserve"> 200°</w:t>
            </w:r>
            <w:r w:rsidRPr="009A322B">
              <w:rPr>
                <w:i/>
                <w:sz w:val="14"/>
                <w:szCs w:val="14"/>
              </w:rPr>
              <w:t>F</w:t>
            </w:r>
            <w:r w:rsidRPr="001954F3">
              <w:rPr>
                <w:i/>
                <w:sz w:val="14"/>
                <w:szCs w:val="14"/>
                <w:lang w:val="ru-RU"/>
              </w:rPr>
              <w:t>).</w:t>
            </w:r>
          </w:p>
        </w:tc>
      </w:tr>
      <w:tr w:rsidR="00686FC0" w:rsidRPr="001D3869" w14:paraId="58984052" w14:textId="77777777" w:rsidTr="00F029EB">
        <w:trPr>
          <w:trHeight w:val="216"/>
          <w:jc w:val="center"/>
        </w:trPr>
        <w:tc>
          <w:tcPr>
            <w:tcW w:w="1170" w:type="dxa"/>
            <w:vAlign w:val="center"/>
          </w:tcPr>
          <w:p w14:paraId="4C1FF587" w14:textId="77777777" w:rsidR="00686FC0" w:rsidRPr="001D3869" w:rsidRDefault="00686FC0" w:rsidP="00030F26">
            <w:pPr>
              <w:autoSpaceDE/>
              <w:autoSpaceDN/>
              <w:adjustRightInd/>
              <w:spacing w:before="0" w:line="240" w:lineRule="auto"/>
              <w:ind w:left="-72"/>
              <w:rPr>
                <w:b/>
                <w:sz w:val="16"/>
                <w:szCs w:val="16"/>
              </w:rPr>
            </w:pPr>
            <w:r w:rsidRPr="00B52749">
              <w:rPr>
                <w:b/>
                <w:color w:val="auto"/>
                <w:sz w:val="16"/>
                <w:szCs w:val="24"/>
                <w:lang w:val="ru-RU"/>
              </w:rPr>
              <w:t>Последнее обновление</w:t>
            </w:r>
          </w:p>
        </w:tc>
        <w:tc>
          <w:tcPr>
            <w:tcW w:w="4010" w:type="dxa"/>
            <w:gridSpan w:val="3"/>
            <w:vAlign w:val="center"/>
          </w:tcPr>
          <w:p w14:paraId="011B0D58" w14:textId="1875FAE5" w:rsidR="00686FC0" w:rsidRPr="00CF5F27" w:rsidRDefault="00C501CC" w:rsidP="00F029EB">
            <w:pPr>
              <w:autoSpaceDE/>
              <w:autoSpaceDN/>
              <w:adjustRightInd/>
              <w:spacing w:before="0" w:line="240" w:lineRule="auto"/>
              <w:ind w:left="-72"/>
              <w:rPr>
                <w:w w:val="0"/>
                <w:sz w:val="16"/>
                <w:szCs w:val="16"/>
              </w:rPr>
            </w:pPr>
            <w:r>
              <w:rPr>
                <w:color w:val="auto"/>
                <w:sz w:val="16"/>
                <w:szCs w:val="24"/>
                <w:lang w:val="ru-RU"/>
              </w:rPr>
              <w:t>Ноябрь</w:t>
            </w:r>
            <w:r w:rsidR="00141E24">
              <w:rPr>
                <w:color w:val="auto"/>
                <w:sz w:val="16"/>
                <w:szCs w:val="24"/>
                <w:lang w:val="ru-RU"/>
              </w:rPr>
              <w:t xml:space="preserve"> 2025</w:t>
            </w:r>
          </w:p>
        </w:tc>
        <w:tc>
          <w:tcPr>
            <w:tcW w:w="2632" w:type="dxa"/>
            <w:gridSpan w:val="2"/>
            <w:vAlign w:val="center"/>
          </w:tcPr>
          <w:p w14:paraId="05DB9F85" w14:textId="77777777" w:rsidR="00686FC0" w:rsidRPr="001D3869" w:rsidRDefault="00686FC0" w:rsidP="00030F26">
            <w:pPr>
              <w:rPr>
                <w:b/>
                <w:sz w:val="16"/>
                <w:szCs w:val="16"/>
              </w:rPr>
            </w:pPr>
          </w:p>
        </w:tc>
        <w:tc>
          <w:tcPr>
            <w:tcW w:w="971" w:type="dxa"/>
            <w:vAlign w:val="center"/>
          </w:tcPr>
          <w:p w14:paraId="55836DC9" w14:textId="77777777" w:rsidR="00686FC0" w:rsidRPr="001D3869" w:rsidRDefault="00686FC0" w:rsidP="00030F26">
            <w:pPr>
              <w:jc w:val="center"/>
              <w:rPr>
                <w:b/>
                <w:sz w:val="16"/>
                <w:szCs w:val="16"/>
              </w:rPr>
            </w:pPr>
          </w:p>
        </w:tc>
        <w:tc>
          <w:tcPr>
            <w:tcW w:w="1316" w:type="dxa"/>
            <w:gridSpan w:val="2"/>
            <w:vAlign w:val="center"/>
          </w:tcPr>
          <w:p w14:paraId="2E178D66" w14:textId="77777777" w:rsidR="00686FC0" w:rsidRPr="001D3869" w:rsidRDefault="00686FC0" w:rsidP="00030F26">
            <w:pPr>
              <w:rPr>
                <w:b/>
                <w:sz w:val="16"/>
                <w:szCs w:val="16"/>
              </w:rPr>
            </w:pPr>
          </w:p>
        </w:tc>
      </w:tr>
    </w:tbl>
    <w:p w14:paraId="56C4D803" w14:textId="77777777" w:rsidR="0002410A" w:rsidRDefault="0002410A" w:rsidP="00567D04">
      <w:pPr>
        <w:widowControl w:val="0"/>
        <w:spacing w:line="240" w:lineRule="auto"/>
        <w:ind w:left="1440" w:right="708" w:hanging="1440"/>
        <w:contextualSpacing/>
        <w:rPr>
          <w:sz w:val="16"/>
          <w:szCs w:val="16"/>
          <w:lang w:val="ru-RU"/>
        </w:rPr>
      </w:pPr>
    </w:p>
    <w:p w14:paraId="2F24EE0D" w14:textId="6F4F783E" w:rsidR="00526C7D" w:rsidRPr="00C864AE" w:rsidRDefault="00526C7D" w:rsidP="00567D04">
      <w:pPr>
        <w:widowControl w:val="0"/>
        <w:spacing w:line="240" w:lineRule="auto"/>
        <w:ind w:left="1440" w:right="708" w:hanging="1440"/>
        <w:contextualSpacing/>
        <w:rPr>
          <w:sz w:val="16"/>
          <w:szCs w:val="16"/>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567D04" w:rsidRPr="0002410A">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37F9E19F" w14:textId="635AD832" w:rsidR="00117132" w:rsidRPr="00C864AE" w:rsidRDefault="00117132" w:rsidP="00C864AE">
      <w:pPr>
        <w:widowControl w:val="0"/>
        <w:spacing w:line="240" w:lineRule="auto"/>
        <w:ind w:left="1440" w:right="-20" w:hanging="1083"/>
        <w:contextualSpacing/>
        <w:rPr>
          <w:sz w:val="16"/>
          <w:szCs w:val="16"/>
          <w:lang w:val="ru-RU"/>
        </w:rPr>
      </w:pPr>
      <w:r w:rsidRPr="00C864AE">
        <w:rPr>
          <w:sz w:val="16"/>
          <w:szCs w:val="16"/>
          <w:lang w:val="ru-RU"/>
        </w:rPr>
        <w:t>.</w:t>
      </w:r>
    </w:p>
    <w:p w14:paraId="4D8B0670" w14:textId="77777777" w:rsidR="00512350" w:rsidRPr="00F029EB" w:rsidRDefault="00512350" w:rsidP="00512350">
      <w:pPr>
        <w:autoSpaceDE/>
        <w:autoSpaceDN/>
        <w:adjustRightInd/>
        <w:spacing w:before="0" w:line="240" w:lineRule="auto"/>
        <w:ind w:left="0"/>
        <w:rPr>
          <w:sz w:val="20"/>
          <w:szCs w:val="20"/>
          <w:lang w:val="ru-RU"/>
        </w:rPr>
      </w:pPr>
      <w:r w:rsidRPr="00F029EB">
        <w:rPr>
          <w:sz w:val="20"/>
          <w:szCs w:val="20"/>
          <w:lang w:val="ru-RU"/>
        </w:rPr>
        <w:br w:type="page"/>
      </w:r>
    </w:p>
    <w:tbl>
      <w:tblPr>
        <w:tblW w:w="10128" w:type="dxa"/>
        <w:jc w:val="center"/>
        <w:tblLayout w:type="fixed"/>
        <w:tblLook w:val="01E0" w:firstRow="1" w:lastRow="1" w:firstColumn="1" w:lastColumn="1" w:noHBand="0" w:noVBand="0"/>
      </w:tblPr>
      <w:tblGrid>
        <w:gridCol w:w="1169"/>
        <w:gridCol w:w="270"/>
        <w:gridCol w:w="848"/>
        <w:gridCol w:w="2400"/>
        <w:gridCol w:w="990"/>
        <w:gridCol w:w="2041"/>
        <w:gridCol w:w="482"/>
        <w:gridCol w:w="489"/>
        <w:gridCol w:w="1439"/>
      </w:tblGrid>
      <w:tr w:rsidR="00662483" w:rsidRPr="0005732F" w14:paraId="5BC2CE7D" w14:textId="77777777" w:rsidTr="00F029EB">
        <w:trPr>
          <w:trHeight w:val="360"/>
          <w:jc w:val="center"/>
        </w:trPr>
        <w:tc>
          <w:tcPr>
            <w:tcW w:w="10128" w:type="dxa"/>
            <w:gridSpan w:val="9"/>
            <w:tcBorders>
              <w:top w:val="single" w:sz="6" w:space="0" w:color="auto"/>
              <w:bottom w:val="single" w:sz="12" w:space="0" w:color="auto"/>
            </w:tcBorders>
            <w:shd w:val="clear" w:color="auto" w:fill="FFFFFF"/>
            <w:vAlign w:val="center"/>
          </w:tcPr>
          <w:p w14:paraId="6982D8C4" w14:textId="77777777" w:rsidR="00662483" w:rsidRPr="0005732F" w:rsidRDefault="00662483" w:rsidP="00400E86">
            <w:pPr>
              <w:ind w:right="-72"/>
              <w:jc w:val="right"/>
              <w:rPr>
                <w:b/>
                <w:i/>
                <w:color w:val="auto"/>
              </w:rPr>
            </w:pPr>
            <w:proofErr w:type="spellStart"/>
            <w:r w:rsidRPr="0005732F">
              <w:rPr>
                <w:b/>
                <w:i/>
                <w:color w:val="auto"/>
              </w:rPr>
              <w:lastRenderedPageBreak/>
              <w:t>Трехкомпонентные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400E86" w:rsidRPr="0005732F" w14:paraId="3B836881" w14:textId="77777777" w:rsidTr="00F029EB">
        <w:trPr>
          <w:trHeight w:val="360"/>
          <w:jc w:val="center"/>
        </w:trPr>
        <w:tc>
          <w:tcPr>
            <w:tcW w:w="8200" w:type="dxa"/>
            <w:gridSpan w:val="7"/>
            <w:tcBorders>
              <w:top w:val="single" w:sz="12" w:space="0" w:color="auto"/>
              <w:left w:val="single" w:sz="12" w:space="0" w:color="auto"/>
              <w:bottom w:val="single" w:sz="12" w:space="0" w:color="auto"/>
            </w:tcBorders>
            <w:vAlign w:val="center"/>
          </w:tcPr>
          <w:p w14:paraId="5B7871D7" w14:textId="11D3128C" w:rsidR="00662483" w:rsidRPr="006952A6" w:rsidRDefault="00662483" w:rsidP="00607187">
            <w:pPr>
              <w:autoSpaceDE/>
              <w:autoSpaceDN/>
              <w:adjustRightInd/>
              <w:spacing w:before="0" w:line="240" w:lineRule="auto"/>
              <w:ind w:left="0"/>
              <w:rPr>
                <w:b/>
                <w:color w:val="auto"/>
                <w:sz w:val="20"/>
                <w:szCs w:val="20"/>
                <w:lang w:val="ru-RU"/>
              </w:rPr>
            </w:pPr>
            <w:r w:rsidRPr="00AD544E">
              <w:rPr>
                <w:b/>
                <w:color w:val="auto"/>
                <w:sz w:val="20"/>
                <w:szCs w:val="24"/>
                <w:lang w:val="ru-RU"/>
              </w:rPr>
              <w:t xml:space="preserve">Самоотверждающееся неорганическое цинкосодержащее | </w:t>
            </w:r>
            <w:r w:rsidR="00EA5AD7" w:rsidRPr="00D750DA">
              <w:rPr>
                <w:b/>
                <w:color w:val="auto"/>
                <w:sz w:val="20"/>
                <w:szCs w:val="24"/>
                <w:lang w:val="ru-RU"/>
              </w:rPr>
              <w:t xml:space="preserve">Эпоксидное промежуточное </w:t>
            </w:r>
            <w:r w:rsidRPr="00AD544E">
              <w:rPr>
                <w:b/>
                <w:color w:val="auto"/>
                <w:sz w:val="20"/>
                <w:szCs w:val="24"/>
                <w:lang w:val="ru-RU"/>
              </w:rPr>
              <w:t xml:space="preserve">| </w:t>
            </w:r>
            <w:r w:rsidR="000B6488" w:rsidRPr="007F2FE8">
              <w:rPr>
                <w:b/>
                <w:sz w:val="20"/>
                <w:szCs w:val="20"/>
                <w:lang w:val="ru-RU"/>
              </w:rPr>
              <w:t>Полисилоксановое</w:t>
            </w:r>
            <w:r w:rsidR="000B6488" w:rsidRPr="000B6488">
              <w:rPr>
                <w:b/>
                <w:sz w:val="20"/>
                <w:szCs w:val="20"/>
                <w:lang w:val="ru-RU"/>
              </w:rPr>
              <w:t xml:space="preserve"> </w:t>
            </w:r>
          </w:p>
        </w:tc>
        <w:tc>
          <w:tcPr>
            <w:tcW w:w="1928" w:type="dxa"/>
            <w:gridSpan w:val="2"/>
            <w:tcBorders>
              <w:top w:val="single" w:sz="12" w:space="0" w:color="auto"/>
              <w:bottom w:val="single" w:sz="12" w:space="0" w:color="auto"/>
              <w:right w:val="single" w:sz="12" w:space="0" w:color="auto"/>
            </w:tcBorders>
            <w:shd w:val="clear" w:color="auto" w:fill="000000"/>
            <w:vAlign w:val="center"/>
          </w:tcPr>
          <w:p w14:paraId="36B43C8B" w14:textId="77777777" w:rsidR="00662483" w:rsidRPr="0005732F" w:rsidRDefault="00662483" w:rsidP="00400E86">
            <w:pPr>
              <w:autoSpaceDE/>
              <w:autoSpaceDN/>
              <w:adjustRightInd/>
              <w:spacing w:before="0" w:line="240" w:lineRule="auto"/>
              <w:ind w:left="0"/>
              <w:jc w:val="center"/>
              <w:rPr>
                <w:b/>
                <w:color w:val="auto"/>
                <w:sz w:val="36"/>
                <w:szCs w:val="40"/>
              </w:rPr>
            </w:pPr>
            <w:r w:rsidRPr="00B76D32">
              <w:rPr>
                <w:b/>
                <w:color w:val="auto"/>
                <w:sz w:val="36"/>
                <w:szCs w:val="24"/>
                <w:lang w:val="ru-RU"/>
              </w:rPr>
              <w:t>3.1.1</w:t>
            </w:r>
          </w:p>
        </w:tc>
      </w:tr>
      <w:tr w:rsidR="00400E86" w:rsidRPr="00AB0391" w14:paraId="314D2AE4" w14:textId="77777777" w:rsidTr="00F029EB">
        <w:trPr>
          <w:cantSplit/>
          <w:trHeight w:val="288"/>
          <w:jc w:val="center"/>
        </w:trPr>
        <w:tc>
          <w:tcPr>
            <w:tcW w:w="1439" w:type="dxa"/>
            <w:gridSpan w:val="2"/>
            <w:tcBorders>
              <w:top w:val="single" w:sz="12" w:space="0" w:color="auto"/>
            </w:tcBorders>
          </w:tcPr>
          <w:p w14:paraId="3B4CE5B2" w14:textId="77777777" w:rsidR="00662483" w:rsidRPr="001D3869" w:rsidRDefault="00662483" w:rsidP="00400E86">
            <w:pPr>
              <w:autoSpaceDE/>
              <w:autoSpaceDN/>
              <w:adjustRightInd/>
              <w:spacing w:before="0" w:line="240" w:lineRule="auto"/>
              <w:ind w:left="-72"/>
              <w:rPr>
                <w:b/>
                <w:sz w:val="16"/>
                <w:szCs w:val="16"/>
              </w:rPr>
            </w:pPr>
            <w:r w:rsidRPr="004E6B3B">
              <w:rPr>
                <w:b/>
                <w:color w:val="auto"/>
                <w:sz w:val="16"/>
                <w:szCs w:val="24"/>
                <w:lang w:val="ru-RU"/>
              </w:rPr>
              <w:t>Подготовка поверхности:</w:t>
            </w:r>
          </w:p>
        </w:tc>
        <w:tc>
          <w:tcPr>
            <w:tcW w:w="3248" w:type="dxa"/>
            <w:gridSpan w:val="2"/>
            <w:tcBorders>
              <w:top w:val="single" w:sz="12" w:space="0" w:color="auto"/>
            </w:tcBorders>
          </w:tcPr>
          <w:p w14:paraId="3C6F93EE" w14:textId="77777777" w:rsidR="00E86460" w:rsidRPr="001375CD" w:rsidRDefault="00E86460" w:rsidP="00E86460">
            <w:pPr>
              <w:autoSpaceDE/>
              <w:autoSpaceDN/>
              <w:adjustRightInd/>
              <w:spacing w:before="0" w:line="240" w:lineRule="auto"/>
              <w:ind w:left="-72"/>
              <w:rPr>
                <w:color w:val="auto"/>
                <w:sz w:val="16"/>
                <w:szCs w:val="24"/>
              </w:rPr>
            </w:pPr>
            <w:r w:rsidRPr="00297C63">
              <w:rPr>
                <w:color w:val="auto"/>
                <w:sz w:val="16"/>
                <w:szCs w:val="24"/>
              </w:rPr>
              <w:t>SSPC-SP1/SP10 (</w:t>
            </w:r>
            <w:proofErr w:type="spellStart"/>
            <w:r w:rsidRPr="00297C63">
              <w:rPr>
                <w:color w:val="auto"/>
                <w:sz w:val="16"/>
                <w:szCs w:val="24"/>
              </w:rPr>
              <w:t>NACENo</w:t>
            </w:r>
            <w:proofErr w:type="spellEnd"/>
            <w:r w:rsidRPr="00297C63">
              <w:rPr>
                <w:color w:val="auto"/>
                <w:sz w:val="16"/>
                <w:szCs w:val="24"/>
              </w:rPr>
              <w:t>. 2) (SA 2.5)</w:t>
            </w:r>
            <w:r w:rsidRPr="001375CD">
              <w:rPr>
                <w:color w:val="auto"/>
                <w:sz w:val="16"/>
                <w:szCs w:val="24"/>
              </w:rPr>
              <w:t xml:space="preserve"> </w:t>
            </w:r>
          </w:p>
          <w:p w14:paraId="1014A66C" w14:textId="59FD16C4" w:rsidR="00662483" w:rsidRPr="001D28BE" w:rsidRDefault="004B5C7C" w:rsidP="00E86460">
            <w:pPr>
              <w:autoSpaceDE/>
              <w:autoSpaceDN/>
              <w:adjustRightInd/>
              <w:spacing w:before="0" w:line="240" w:lineRule="auto"/>
              <w:ind w:left="-72"/>
              <w:rPr>
                <w:sz w:val="16"/>
                <w:szCs w:val="18"/>
                <w:lang w:val="ru-RU"/>
              </w:rPr>
            </w:pPr>
            <w:r>
              <w:rPr>
                <w:color w:val="auto"/>
                <w:sz w:val="16"/>
                <w:szCs w:val="24"/>
                <w:lang w:val="ru-RU"/>
              </w:rPr>
              <w:t>Абразивоструйная</w:t>
            </w:r>
            <w:r w:rsidR="00E86460" w:rsidRPr="00CC386A">
              <w:rPr>
                <w:color w:val="auto"/>
                <w:sz w:val="16"/>
                <w:szCs w:val="24"/>
                <w:lang w:val="ru-RU"/>
              </w:rPr>
              <w:t xml:space="preserve"> </w:t>
            </w:r>
            <w:r w:rsidR="00E86460" w:rsidRPr="00037A5B">
              <w:rPr>
                <w:color w:val="auto"/>
                <w:sz w:val="16"/>
                <w:szCs w:val="24"/>
                <w:lang w:val="ru-RU"/>
              </w:rPr>
              <w:t xml:space="preserve">очистка до </w:t>
            </w:r>
            <w:r w:rsidR="00E86460">
              <w:rPr>
                <w:color w:val="auto"/>
                <w:sz w:val="16"/>
                <w:szCs w:val="24"/>
                <w:lang w:val="ru-RU"/>
              </w:rPr>
              <w:t xml:space="preserve">почти </w:t>
            </w:r>
            <w:r w:rsidR="00E86460" w:rsidRPr="00037A5B">
              <w:rPr>
                <w:color w:val="auto"/>
                <w:sz w:val="16"/>
                <w:szCs w:val="24"/>
                <w:lang w:val="ru-RU"/>
              </w:rPr>
              <w:t>белого металла</w:t>
            </w:r>
          </w:p>
        </w:tc>
        <w:tc>
          <w:tcPr>
            <w:tcW w:w="990" w:type="dxa"/>
            <w:tcBorders>
              <w:top w:val="single" w:sz="12" w:space="0" w:color="auto"/>
            </w:tcBorders>
          </w:tcPr>
          <w:p w14:paraId="03413F07" w14:textId="77777777" w:rsidR="00662483" w:rsidRPr="001D3869" w:rsidRDefault="00662483" w:rsidP="00400E86">
            <w:pPr>
              <w:autoSpaceDE/>
              <w:autoSpaceDN/>
              <w:adjustRightInd/>
              <w:spacing w:before="0" w:line="240" w:lineRule="auto"/>
              <w:ind w:left="0" w:right="-72"/>
              <w:jc w:val="right"/>
              <w:rPr>
                <w:b/>
                <w:sz w:val="16"/>
                <w:szCs w:val="16"/>
              </w:rPr>
            </w:pPr>
            <w:r w:rsidRPr="00A24069">
              <w:rPr>
                <w:b/>
                <w:color w:val="auto"/>
                <w:sz w:val="16"/>
                <w:szCs w:val="24"/>
                <w:lang w:val="ru-RU"/>
              </w:rPr>
              <w:t>Ремонт:</w:t>
            </w:r>
          </w:p>
        </w:tc>
        <w:tc>
          <w:tcPr>
            <w:tcW w:w="4451" w:type="dxa"/>
            <w:gridSpan w:val="4"/>
            <w:vMerge w:val="restart"/>
            <w:tcBorders>
              <w:top w:val="single" w:sz="12" w:space="0" w:color="auto"/>
            </w:tcBorders>
          </w:tcPr>
          <w:p w14:paraId="791B8F16" w14:textId="46AD17E8" w:rsidR="00662483" w:rsidRPr="001D28BE" w:rsidRDefault="00662483" w:rsidP="00400E86">
            <w:pPr>
              <w:autoSpaceDE/>
              <w:autoSpaceDN/>
              <w:adjustRightInd/>
              <w:spacing w:before="0" w:line="240" w:lineRule="auto"/>
              <w:ind w:left="-72"/>
              <w:rPr>
                <w:sz w:val="16"/>
                <w:szCs w:val="18"/>
                <w:lang w:val="ru-RU"/>
              </w:rPr>
            </w:pPr>
            <w:r w:rsidRPr="004E6B3B">
              <w:rPr>
                <w:color w:val="auto"/>
                <w:sz w:val="16"/>
                <w:szCs w:val="24"/>
                <w:lang w:val="ru-RU"/>
              </w:rPr>
              <w:t>Система покрытия</w:t>
            </w:r>
            <w:r w:rsidRPr="001D28BE">
              <w:rPr>
                <w:sz w:val="16"/>
                <w:szCs w:val="18"/>
                <w:lang w:val="ru-RU"/>
              </w:rPr>
              <w:t xml:space="preserve"> 3.5. </w:t>
            </w:r>
            <w:r>
              <w:rPr>
                <w:sz w:val="16"/>
                <w:szCs w:val="18"/>
                <w:lang w:val="ru-RU"/>
              </w:rPr>
              <w:t>Поверхностный слой - поликсилоксан.</w:t>
            </w:r>
          </w:p>
        </w:tc>
      </w:tr>
      <w:tr w:rsidR="00400E86" w:rsidRPr="00AB0391" w14:paraId="14162BF4" w14:textId="77777777" w:rsidTr="00F029EB">
        <w:trPr>
          <w:cantSplit/>
          <w:trHeight w:val="288"/>
          <w:jc w:val="center"/>
        </w:trPr>
        <w:tc>
          <w:tcPr>
            <w:tcW w:w="1439" w:type="dxa"/>
            <w:gridSpan w:val="2"/>
          </w:tcPr>
          <w:p w14:paraId="78734CF5" w14:textId="77777777" w:rsidR="00662483" w:rsidRPr="001D3869" w:rsidRDefault="00662483" w:rsidP="00400E86">
            <w:pPr>
              <w:autoSpaceDE/>
              <w:autoSpaceDN/>
              <w:adjustRightInd/>
              <w:spacing w:before="0" w:line="240" w:lineRule="auto"/>
              <w:ind w:left="-72"/>
              <w:rPr>
                <w:b/>
                <w:sz w:val="16"/>
                <w:szCs w:val="16"/>
              </w:rPr>
            </w:pPr>
            <w:r w:rsidRPr="004E6B3B">
              <w:rPr>
                <w:b/>
                <w:color w:val="auto"/>
                <w:sz w:val="16"/>
                <w:szCs w:val="24"/>
                <w:lang w:val="ru-RU"/>
              </w:rPr>
              <w:t>Профиль:</w:t>
            </w:r>
          </w:p>
        </w:tc>
        <w:tc>
          <w:tcPr>
            <w:tcW w:w="3248" w:type="dxa"/>
            <w:gridSpan w:val="2"/>
          </w:tcPr>
          <w:p w14:paraId="7A5C54ED" w14:textId="77777777" w:rsidR="00662483" w:rsidRPr="00D750DA" w:rsidRDefault="00224632" w:rsidP="00400E86">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4333071A" w14:textId="77777777" w:rsidR="00662483" w:rsidRPr="00F029EB" w:rsidRDefault="00662483" w:rsidP="00400E86">
            <w:pPr>
              <w:autoSpaceDE/>
              <w:autoSpaceDN/>
              <w:adjustRightInd/>
              <w:spacing w:before="0" w:line="240" w:lineRule="auto"/>
              <w:ind w:left="-72"/>
              <w:rPr>
                <w:color w:val="auto"/>
                <w:sz w:val="16"/>
                <w:szCs w:val="24"/>
                <w:lang w:val="ru-RU"/>
              </w:rPr>
            </w:pPr>
          </w:p>
        </w:tc>
        <w:tc>
          <w:tcPr>
            <w:tcW w:w="4451" w:type="dxa"/>
            <w:gridSpan w:val="4"/>
            <w:vMerge/>
            <w:vAlign w:val="center"/>
          </w:tcPr>
          <w:p w14:paraId="17A445CB" w14:textId="77777777" w:rsidR="00662483" w:rsidRPr="00D750DA" w:rsidRDefault="00662483" w:rsidP="00400E86">
            <w:pPr>
              <w:rPr>
                <w:lang w:val="ru-RU"/>
              </w:rPr>
            </w:pPr>
          </w:p>
        </w:tc>
      </w:tr>
      <w:tr w:rsidR="00400E86" w:rsidRPr="00AB0391" w14:paraId="6249901B" w14:textId="77777777" w:rsidTr="00F029EB">
        <w:trPr>
          <w:cantSplit/>
          <w:trHeight w:val="266"/>
          <w:jc w:val="center"/>
        </w:trPr>
        <w:tc>
          <w:tcPr>
            <w:tcW w:w="1439" w:type="dxa"/>
            <w:gridSpan w:val="2"/>
            <w:tcBorders>
              <w:bottom w:val="single" w:sz="12" w:space="0" w:color="auto"/>
            </w:tcBorders>
          </w:tcPr>
          <w:p w14:paraId="31A0F3C0" w14:textId="77777777" w:rsidR="00662483" w:rsidRPr="001D3869" w:rsidRDefault="00662483" w:rsidP="00400E86">
            <w:pPr>
              <w:autoSpaceDE/>
              <w:autoSpaceDN/>
              <w:adjustRightInd/>
              <w:spacing w:before="0" w:line="240" w:lineRule="auto"/>
              <w:ind w:left="-72"/>
              <w:rPr>
                <w:b/>
                <w:sz w:val="16"/>
                <w:szCs w:val="16"/>
              </w:rPr>
            </w:pPr>
            <w:r w:rsidRPr="004E6B3B">
              <w:rPr>
                <w:b/>
                <w:color w:val="auto"/>
                <w:sz w:val="16"/>
                <w:szCs w:val="24"/>
                <w:lang w:val="ru-RU"/>
              </w:rPr>
              <w:t>Общая ТСП:</w:t>
            </w:r>
          </w:p>
        </w:tc>
        <w:tc>
          <w:tcPr>
            <w:tcW w:w="3248" w:type="dxa"/>
            <w:gridSpan w:val="2"/>
            <w:tcBorders>
              <w:bottom w:val="single" w:sz="12" w:space="0" w:color="auto"/>
            </w:tcBorders>
          </w:tcPr>
          <w:p w14:paraId="06B3EADD" w14:textId="77777777" w:rsidR="00662483" w:rsidRPr="00D750DA" w:rsidRDefault="00607187" w:rsidP="00400E86">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3F45D928" w14:textId="77777777" w:rsidR="00662483" w:rsidRPr="00F029EB" w:rsidRDefault="00662483" w:rsidP="00400E86">
            <w:pPr>
              <w:autoSpaceDE/>
              <w:autoSpaceDN/>
              <w:adjustRightInd/>
              <w:spacing w:before="0" w:line="240" w:lineRule="auto"/>
              <w:ind w:left="-72"/>
              <w:rPr>
                <w:color w:val="auto"/>
                <w:sz w:val="16"/>
                <w:szCs w:val="24"/>
                <w:lang w:val="ru-RU"/>
              </w:rPr>
            </w:pPr>
          </w:p>
        </w:tc>
        <w:tc>
          <w:tcPr>
            <w:tcW w:w="4451" w:type="dxa"/>
            <w:gridSpan w:val="4"/>
            <w:vMerge/>
            <w:tcBorders>
              <w:bottom w:val="single" w:sz="12" w:space="0" w:color="auto"/>
            </w:tcBorders>
            <w:vAlign w:val="center"/>
          </w:tcPr>
          <w:p w14:paraId="75A8A833" w14:textId="77777777" w:rsidR="00662483" w:rsidRPr="00D750DA" w:rsidRDefault="00662483" w:rsidP="00400E86">
            <w:pPr>
              <w:rPr>
                <w:lang w:val="ru-RU"/>
              </w:rPr>
            </w:pPr>
          </w:p>
        </w:tc>
      </w:tr>
      <w:tr w:rsidR="00400E86" w:rsidRPr="001D3869" w14:paraId="01F91E28" w14:textId="77777777" w:rsidTr="00F029EB">
        <w:trPr>
          <w:trHeight w:val="360"/>
          <w:jc w:val="center"/>
        </w:trPr>
        <w:tc>
          <w:tcPr>
            <w:tcW w:w="2287" w:type="dxa"/>
            <w:gridSpan w:val="3"/>
            <w:tcBorders>
              <w:top w:val="single" w:sz="12" w:space="0" w:color="auto"/>
              <w:left w:val="single" w:sz="12" w:space="0" w:color="auto"/>
              <w:bottom w:val="single" w:sz="12" w:space="0" w:color="auto"/>
            </w:tcBorders>
            <w:shd w:val="clear" w:color="auto" w:fill="000000"/>
            <w:vAlign w:val="center"/>
          </w:tcPr>
          <w:p w14:paraId="3B2A4515" w14:textId="77777777" w:rsidR="00662483" w:rsidRPr="00AD544E" w:rsidRDefault="00662483" w:rsidP="00400E86">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400" w:type="dxa"/>
            <w:tcBorders>
              <w:top w:val="single" w:sz="12" w:space="0" w:color="auto"/>
              <w:bottom w:val="single" w:sz="12" w:space="0" w:color="auto"/>
            </w:tcBorders>
            <w:shd w:val="clear" w:color="auto" w:fill="000000"/>
            <w:vAlign w:val="center"/>
          </w:tcPr>
          <w:p w14:paraId="5FA91855" w14:textId="77777777" w:rsidR="00662483" w:rsidRPr="00AD544E" w:rsidRDefault="00662483" w:rsidP="00400E86">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3031" w:type="dxa"/>
            <w:gridSpan w:val="2"/>
            <w:tcBorders>
              <w:top w:val="single" w:sz="12" w:space="0" w:color="auto"/>
              <w:bottom w:val="single" w:sz="12" w:space="0" w:color="auto"/>
            </w:tcBorders>
            <w:shd w:val="clear" w:color="auto" w:fill="000000"/>
            <w:vAlign w:val="center"/>
          </w:tcPr>
          <w:p w14:paraId="75176FAF" w14:textId="77777777" w:rsidR="00662483" w:rsidRPr="00AD544E" w:rsidRDefault="00662483" w:rsidP="00400E86">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gridSpan w:val="2"/>
            <w:tcBorders>
              <w:top w:val="single" w:sz="12" w:space="0" w:color="auto"/>
              <w:bottom w:val="single" w:sz="12" w:space="0" w:color="auto"/>
            </w:tcBorders>
            <w:shd w:val="clear" w:color="auto" w:fill="000000"/>
            <w:vAlign w:val="center"/>
          </w:tcPr>
          <w:p w14:paraId="1F24819D" w14:textId="77777777" w:rsidR="00662483" w:rsidRPr="00AD544E" w:rsidRDefault="00662483" w:rsidP="00400E86">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439" w:type="dxa"/>
            <w:tcBorders>
              <w:top w:val="single" w:sz="12" w:space="0" w:color="auto"/>
              <w:bottom w:val="single" w:sz="12" w:space="0" w:color="auto"/>
              <w:right w:val="single" w:sz="12" w:space="0" w:color="auto"/>
            </w:tcBorders>
            <w:shd w:val="clear" w:color="auto" w:fill="000000"/>
            <w:vAlign w:val="center"/>
          </w:tcPr>
          <w:p w14:paraId="568D3362" w14:textId="77777777" w:rsidR="00662483" w:rsidRPr="00AD544E" w:rsidRDefault="00662483" w:rsidP="00400E86">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400E86" w:rsidRPr="001D3869" w14:paraId="418FFDCC" w14:textId="77777777" w:rsidTr="007F526A">
        <w:trPr>
          <w:trHeight w:val="288"/>
          <w:jc w:val="center"/>
        </w:trPr>
        <w:tc>
          <w:tcPr>
            <w:tcW w:w="2287" w:type="dxa"/>
            <w:gridSpan w:val="3"/>
            <w:vAlign w:val="center"/>
          </w:tcPr>
          <w:p w14:paraId="4D06990E" w14:textId="77777777" w:rsidR="00662483" w:rsidRPr="003023B7" w:rsidRDefault="00662483" w:rsidP="00400E86">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400" w:type="dxa"/>
            <w:vAlign w:val="center"/>
          </w:tcPr>
          <w:p w14:paraId="112A9498" w14:textId="77777777" w:rsidR="00662483" w:rsidRPr="001D3869" w:rsidRDefault="00662483" w:rsidP="00400E86">
            <w:pPr>
              <w:autoSpaceDE/>
              <w:autoSpaceDN/>
              <w:adjustRightInd/>
              <w:spacing w:before="0" w:line="240" w:lineRule="auto"/>
              <w:ind w:left="0"/>
              <w:rPr>
                <w:sz w:val="16"/>
                <w:szCs w:val="16"/>
              </w:rPr>
            </w:pPr>
            <w:r w:rsidRPr="001D3869">
              <w:rPr>
                <w:sz w:val="16"/>
                <w:szCs w:val="16"/>
              </w:rPr>
              <w:t>Carboline</w:t>
            </w:r>
          </w:p>
        </w:tc>
        <w:tc>
          <w:tcPr>
            <w:tcW w:w="3031" w:type="dxa"/>
            <w:gridSpan w:val="2"/>
            <w:vAlign w:val="center"/>
          </w:tcPr>
          <w:p w14:paraId="299341EB" w14:textId="77777777" w:rsidR="00662483" w:rsidRPr="00AF18E0" w:rsidRDefault="00662483" w:rsidP="00400E86">
            <w:pPr>
              <w:autoSpaceDE/>
              <w:autoSpaceDN/>
              <w:adjustRightInd/>
              <w:spacing w:before="0" w:line="240" w:lineRule="auto"/>
              <w:ind w:left="0"/>
              <w:rPr>
                <w:sz w:val="16"/>
                <w:szCs w:val="16"/>
              </w:rPr>
            </w:pPr>
            <w:proofErr w:type="spellStart"/>
            <w:r w:rsidRPr="00AF18E0">
              <w:rPr>
                <w:sz w:val="16"/>
                <w:szCs w:val="16"/>
              </w:rPr>
              <w:t>Carbozinc</w:t>
            </w:r>
            <w:proofErr w:type="spellEnd"/>
            <w:r w:rsidRPr="00AF18E0">
              <w:rPr>
                <w:sz w:val="16"/>
                <w:szCs w:val="16"/>
              </w:rPr>
              <w:t xml:space="preserve"> 11 Series</w:t>
            </w:r>
          </w:p>
        </w:tc>
        <w:tc>
          <w:tcPr>
            <w:tcW w:w="971" w:type="dxa"/>
            <w:gridSpan w:val="2"/>
            <w:vAlign w:val="center"/>
          </w:tcPr>
          <w:p w14:paraId="11549EC7" w14:textId="77777777" w:rsidR="00662483" w:rsidRPr="00EE1FAF" w:rsidRDefault="00662483" w:rsidP="00400E86">
            <w:pPr>
              <w:autoSpaceDE/>
              <w:autoSpaceDN/>
              <w:adjustRightInd/>
              <w:spacing w:before="0" w:line="240" w:lineRule="auto"/>
              <w:ind w:left="0"/>
              <w:jc w:val="center"/>
              <w:rPr>
                <w:sz w:val="16"/>
                <w:szCs w:val="16"/>
                <w:lang w:val="ru-RU"/>
              </w:rPr>
            </w:pPr>
            <w:r>
              <w:rPr>
                <w:sz w:val="16"/>
                <w:szCs w:val="16"/>
                <w:lang w:val="ru-RU"/>
              </w:rPr>
              <w:t>264-515</w:t>
            </w:r>
          </w:p>
        </w:tc>
        <w:tc>
          <w:tcPr>
            <w:tcW w:w="1439" w:type="dxa"/>
            <w:vAlign w:val="center"/>
          </w:tcPr>
          <w:p w14:paraId="765BF9ED" w14:textId="77777777" w:rsidR="00662483" w:rsidRPr="00EE1FAF" w:rsidRDefault="00662483" w:rsidP="00400E8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E61C6A" w:rsidRPr="001D3869" w14:paraId="7DFBA6D3" w14:textId="77777777" w:rsidTr="007F526A">
        <w:trPr>
          <w:trHeight w:val="288"/>
          <w:jc w:val="center"/>
        </w:trPr>
        <w:tc>
          <w:tcPr>
            <w:tcW w:w="2287" w:type="dxa"/>
            <w:gridSpan w:val="3"/>
            <w:vMerge w:val="restart"/>
            <w:vAlign w:val="center"/>
          </w:tcPr>
          <w:p w14:paraId="76408B4B" w14:textId="77777777" w:rsidR="00E61C6A" w:rsidRPr="003023B7" w:rsidRDefault="00E61C6A" w:rsidP="00400E86">
            <w:pPr>
              <w:autoSpaceDE/>
              <w:autoSpaceDN/>
              <w:adjustRightInd/>
              <w:spacing w:before="0" w:line="240" w:lineRule="auto"/>
              <w:ind w:left="0"/>
              <w:rPr>
                <w:b/>
                <w:color w:val="auto"/>
                <w:sz w:val="16"/>
                <w:szCs w:val="24"/>
                <w:lang w:val="ru-RU"/>
              </w:rPr>
            </w:pPr>
            <w:r w:rsidRPr="003023B7">
              <w:rPr>
                <w:b/>
                <w:color w:val="auto"/>
                <w:sz w:val="16"/>
                <w:szCs w:val="24"/>
                <w:lang w:val="ru-RU"/>
              </w:rPr>
              <w:t>Самоотверждающееся неорганическое цинкосодержащее -</w:t>
            </w:r>
          </w:p>
          <w:p w14:paraId="4C0848F6" w14:textId="252CBC27" w:rsidR="00E61C6A" w:rsidRPr="003023B7" w:rsidRDefault="00E61C6A" w:rsidP="00400E86">
            <w:pPr>
              <w:spacing w:before="0" w:line="240" w:lineRule="auto"/>
              <w:ind w:left="0"/>
              <w:rPr>
                <w:b/>
                <w:color w:val="auto"/>
                <w:sz w:val="16"/>
                <w:szCs w:val="24"/>
                <w:lang w:val="ru-RU"/>
              </w:rPr>
            </w:pPr>
            <w:r w:rsidRPr="003023B7">
              <w:rPr>
                <w:b/>
                <w:color w:val="auto"/>
                <w:sz w:val="16"/>
                <w:szCs w:val="24"/>
                <w:lang w:val="ru-RU"/>
              </w:rPr>
              <w:t>разводится водой</w:t>
            </w:r>
          </w:p>
        </w:tc>
        <w:tc>
          <w:tcPr>
            <w:tcW w:w="2400" w:type="dxa"/>
            <w:vAlign w:val="center"/>
          </w:tcPr>
          <w:p w14:paraId="74E3D4A3" w14:textId="77777777" w:rsidR="00E61C6A" w:rsidRPr="001D3869" w:rsidRDefault="00E61C6A" w:rsidP="00400E86">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3031" w:type="dxa"/>
            <w:gridSpan w:val="2"/>
            <w:vAlign w:val="center"/>
          </w:tcPr>
          <w:p w14:paraId="63617829" w14:textId="77777777" w:rsidR="00E61C6A" w:rsidRPr="00AF18E0" w:rsidRDefault="00E61C6A" w:rsidP="00400E86">
            <w:pPr>
              <w:autoSpaceDE/>
              <w:autoSpaceDN/>
              <w:adjustRightInd/>
              <w:spacing w:before="0" w:line="240" w:lineRule="auto"/>
              <w:ind w:left="0"/>
              <w:rPr>
                <w:sz w:val="16"/>
                <w:szCs w:val="16"/>
              </w:rPr>
            </w:pPr>
            <w:proofErr w:type="spellStart"/>
            <w:r w:rsidRPr="00AF18E0">
              <w:rPr>
                <w:sz w:val="16"/>
                <w:szCs w:val="16"/>
              </w:rPr>
              <w:t>Endcor</w:t>
            </w:r>
            <w:proofErr w:type="spellEnd"/>
            <w:r w:rsidRPr="00AF18E0">
              <w:rPr>
                <w:sz w:val="16"/>
                <w:szCs w:val="16"/>
              </w:rPr>
              <w:t xml:space="preserve"> 835</w:t>
            </w:r>
          </w:p>
        </w:tc>
        <w:tc>
          <w:tcPr>
            <w:tcW w:w="971" w:type="dxa"/>
            <w:gridSpan w:val="2"/>
            <w:vAlign w:val="center"/>
          </w:tcPr>
          <w:p w14:paraId="2D4B9BFB" w14:textId="77777777" w:rsidR="00E61C6A" w:rsidRPr="00EE1FAF" w:rsidRDefault="00E61C6A" w:rsidP="00400E86">
            <w:pPr>
              <w:autoSpaceDE/>
              <w:autoSpaceDN/>
              <w:adjustRightInd/>
              <w:spacing w:before="0" w:line="240" w:lineRule="auto"/>
              <w:ind w:left="0"/>
              <w:jc w:val="center"/>
              <w:rPr>
                <w:sz w:val="16"/>
                <w:szCs w:val="16"/>
                <w:lang w:val="ru-RU"/>
              </w:rPr>
            </w:pPr>
            <w:r>
              <w:rPr>
                <w:sz w:val="16"/>
                <w:szCs w:val="16"/>
              </w:rPr>
              <w:t>360</w:t>
            </w:r>
          </w:p>
        </w:tc>
        <w:tc>
          <w:tcPr>
            <w:tcW w:w="1439" w:type="dxa"/>
            <w:vAlign w:val="center"/>
          </w:tcPr>
          <w:p w14:paraId="48ABB2EA" w14:textId="77777777" w:rsidR="00E61C6A" w:rsidRPr="00EE1FAF" w:rsidRDefault="00E61C6A" w:rsidP="00400E8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E61C6A" w:rsidRPr="001D3869" w14:paraId="13C7B53F" w14:textId="77777777" w:rsidTr="007F526A">
        <w:trPr>
          <w:trHeight w:val="288"/>
          <w:jc w:val="center"/>
        </w:trPr>
        <w:tc>
          <w:tcPr>
            <w:tcW w:w="2287" w:type="dxa"/>
            <w:gridSpan w:val="3"/>
            <w:vMerge/>
            <w:vAlign w:val="center"/>
          </w:tcPr>
          <w:p w14:paraId="3A3BFB77" w14:textId="2FD4BC44" w:rsidR="00E61C6A" w:rsidRPr="003023B7" w:rsidRDefault="00E61C6A" w:rsidP="00400E86">
            <w:pPr>
              <w:autoSpaceDE/>
              <w:autoSpaceDN/>
              <w:adjustRightInd/>
              <w:spacing w:before="0" w:line="240" w:lineRule="auto"/>
              <w:ind w:left="0"/>
              <w:rPr>
                <w:b/>
                <w:color w:val="auto"/>
                <w:sz w:val="16"/>
                <w:szCs w:val="24"/>
                <w:lang w:val="ru-RU"/>
              </w:rPr>
            </w:pPr>
          </w:p>
        </w:tc>
        <w:tc>
          <w:tcPr>
            <w:tcW w:w="2400" w:type="dxa"/>
            <w:vAlign w:val="center"/>
          </w:tcPr>
          <w:p w14:paraId="2A2AE62A" w14:textId="77777777" w:rsidR="00E61C6A" w:rsidRPr="001D3869" w:rsidRDefault="00E61C6A" w:rsidP="00400E86">
            <w:pPr>
              <w:autoSpaceDE/>
              <w:autoSpaceDN/>
              <w:adjustRightInd/>
              <w:spacing w:before="0" w:line="240" w:lineRule="auto"/>
              <w:ind w:left="0"/>
              <w:rPr>
                <w:sz w:val="16"/>
                <w:szCs w:val="16"/>
              </w:rPr>
            </w:pPr>
            <w:r w:rsidRPr="00EA19C2">
              <w:rPr>
                <w:sz w:val="16"/>
                <w:szCs w:val="16"/>
              </w:rPr>
              <w:t>Hempel Coatings (USA), Inc.</w:t>
            </w:r>
          </w:p>
        </w:tc>
        <w:tc>
          <w:tcPr>
            <w:tcW w:w="3031" w:type="dxa"/>
            <w:gridSpan w:val="2"/>
            <w:vAlign w:val="center"/>
          </w:tcPr>
          <w:p w14:paraId="4ACC9C3E" w14:textId="77777777" w:rsidR="00E61C6A" w:rsidRPr="00AF18E0" w:rsidRDefault="00E61C6A" w:rsidP="00400E86">
            <w:pPr>
              <w:autoSpaceDE/>
              <w:autoSpaceDN/>
              <w:adjustRightInd/>
              <w:spacing w:before="0" w:line="240" w:lineRule="auto"/>
              <w:ind w:left="0"/>
              <w:rPr>
                <w:sz w:val="16"/>
                <w:szCs w:val="16"/>
              </w:rPr>
            </w:pPr>
            <w:proofErr w:type="spellStart"/>
            <w:r w:rsidRPr="00AF18E0">
              <w:rPr>
                <w:sz w:val="16"/>
                <w:szCs w:val="16"/>
              </w:rPr>
              <w:t>Galvosil</w:t>
            </w:r>
            <w:proofErr w:type="spellEnd"/>
            <w:r w:rsidRPr="00AF18E0">
              <w:rPr>
                <w:sz w:val="16"/>
                <w:szCs w:val="16"/>
              </w:rPr>
              <w:t xml:space="preserve"> series</w:t>
            </w:r>
          </w:p>
        </w:tc>
        <w:tc>
          <w:tcPr>
            <w:tcW w:w="971" w:type="dxa"/>
            <w:gridSpan w:val="2"/>
            <w:vAlign w:val="center"/>
          </w:tcPr>
          <w:p w14:paraId="2692DF33" w14:textId="77777777" w:rsidR="00E61C6A" w:rsidRPr="00EE1FAF" w:rsidRDefault="00E61C6A" w:rsidP="00400E86">
            <w:pPr>
              <w:autoSpaceDE/>
              <w:autoSpaceDN/>
              <w:adjustRightInd/>
              <w:spacing w:before="0" w:line="240" w:lineRule="auto"/>
              <w:ind w:left="0"/>
              <w:jc w:val="center"/>
              <w:rPr>
                <w:sz w:val="16"/>
                <w:szCs w:val="16"/>
                <w:lang w:val="ru-RU"/>
              </w:rPr>
            </w:pPr>
            <w:r>
              <w:rPr>
                <w:sz w:val="16"/>
                <w:szCs w:val="16"/>
                <w:lang w:val="ru-RU"/>
              </w:rPr>
              <w:t>320-445</w:t>
            </w:r>
          </w:p>
        </w:tc>
        <w:tc>
          <w:tcPr>
            <w:tcW w:w="1439" w:type="dxa"/>
            <w:vAlign w:val="center"/>
          </w:tcPr>
          <w:p w14:paraId="6B8977D9" w14:textId="77777777" w:rsidR="00E61C6A" w:rsidRPr="00EE1FAF" w:rsidRDefault="00E61C6A" w:rsidP="00400E8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E61C6A" w:rsidRPr="001D3869" w14:paraId="6A5BE631" w14:textId="77777777" w:rsidTr="007F526A">
        <w:trPr>
          <w:trHeight w:val="288"/>
          <w:jc w:val="center"/>
        </w:trPr>
        <w:tc>
          <w:tcPr>
            <w:tcW w:w="2287" w:type="dxa"/>
            <w:gridSpan w:val="3"/>
            <w:vMerge/>
            <w:vAlign w:val="center"/>
          </w:tcPr>
          <w:p w14:paraId="6F80FDA3" w14:textId="5B66FF41" w:rsidR="00E61C6A" w:rsidRPr="00D41158" w:rsidRDefault="00E61C6A" w:rsidP="00400E86">
            <w:pPr>
              <w:autoSpaceDE/>
              <w:autoSpaceDN/>
              <w:adjustRightInd/>
              <w:spacing w:before="0" w:line="240" w:lineRule="auto"/>
              <w:ind w:left="0"/>
              <w:rPr>
                <w:b/>
                <w:color w:val="auto"/>
                <w:sz w:val="16"/>
                <w:szCs w:val="24"/>
                <w:lang w:val="ru-RU"/>
              </w:rPr>
            </w:pPr>
          </w:p>
        </w:tc>
        <w:tc>
          <w:tcPr>
            <w:tcW w:w="2400" w:type="dxa"/>
            <w:vAlign w:val="center"/>
          </w:tcPr>
          <w:p w14:paraId="428F488E" w14:textId="77777777" w:rsidR="00E61C6A" w:rsidRPr="001D3869" w:rsidRDefault="00E61C6A" w:rsidP="00400E86">
            <w:pPr>
              <w:autoSpaceDE/>
              <w:autoSpaceDN/>
              <w:adjustRightInd/>
              <w:spacing w:before="0" w:line="240" w:lineRule="auto"/>
              <w:ind w:left="0"/>
              <w:rPr>
                <w:sz w:val="16"/>
                <w:szCs w:val="16"/>
              </w:rPr>
            </w:pPr>
            <w:r w:rsidRPr="00402AFE">
              <w:rPr>
                <w:sz w:val="16"/>
                <w:szCs w:val="16"/>
              </w:rPr>
              <w:t xml:space="preserve">International </w:t>
            </w:r>
          </w:p>
        </w:tc>
        <w:tc>
          <w:tcPr>
            <w:tcW w:w="3031" w:type="dxa"/>
            <w:gridSpan w:val="2"/>
            <w:vAlign w:val="center"/>
          </w:tcPr>
          <w:p w14:paraId="0DDF509F" w14:textId="77777777" w:rsidR="00E61C6A" w:rsidRPr="00AF18E0" w:rsidRDefault="00E61C6A" w:rsidP="00400E86">
            <w:pPr>
              <w:autoSpaceDE/>
              <w:autoSpaceDN/>
              <w:adjustRightInd/>
              <w:spacing w:before="0" w:line="240" w:lineRule="auto"/>
              <w:ind w:left="0"/>
              <w:rPr>
                <w:sz w:val="16"/>
                <w:szCs w:val="16"/>
              </w:rPr>
            </w:pPr>
            <w:proofErr w:type="spellStart"/>
            <w:r w:rsidRPr="00AF18E0">
              <w:rPr>
                <w:sz w:val="16"/>
                <w:szCs w:val="16"/>
              </w:rPr>
              <w:t>Interzinc</w:t>
            </w:r>
            <w:proofErr w:type="spellEnd"/>
            <w:r w:rsidRPr="00AF18E0">
              <w:rPr>
                <w:sz w:val="16"/>
                <w:szCs w:val="16"/>
              </w:rPr>
              <w:t xml:space="preserve"> 22 Series</w:t>
            </w:r>
          </w:p>
        </w:tc>
        <w:tc>
          <w:tcPr>
            <w:tcW w:w="971" w:type="dxa"/>
            <w:gridSpan w:val="2"/>
            <w:vAlign w:val="center"/>
          </w:tcPr>
          <w:p w14:paraId="4B249FDB" w14:textId="77777777" w:rsidR="00E61C6A" w:rsidRPr="00EE1FAF" w:rsidRDefault="00E61C6A" w:rsidP="00400E86">
            <w:pPr>
              <w:autoSpaceDE/>
              <w:autoSpaceDN/>
              <w:adjustRightInd/>
              <w:spacing w:before="0" w:line="240" w:lineRule="auto"/>
              <w:ind w:left="0"/>
              <w:jc w:val="center"/>
              <w:rPr>
                <w:sz w:val="16"/>
                <w:szCs w:val="16"/>
                <w:lang w:val="ru-RU"/>
              </w:rPr>
            </w:pPr>
            <w:r>
              <w:rPr>
                <w:sz w:val="16"/>
                <w:szCs w:val="16"/>
              </w:rPr>
              <w:t>240-470</w:t>
            </w:r>
          </w:p>
        </w:tc>
        <w:tc>
          <w:tcPr>
            <w:tcW w:w="1439" w:type="dxa"/>
            <w:vAlign w:val="center"/>
          </w:tcPr>
          <w:p w14:paraId="571561F5" w14:textId="77777777" w:rsidR="00E61C6A" w:rsidRPr="00EE1FAF" w:rsidRDefault="00E61C6A" w:rsidP="00400E8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16187D" w:rsidRPr="001D3869" w14:paraId="78999489" w14:textId="77777777" w:rsidTr="007F526A">
        <w:trPr>
          <w:trHeight w:val="288"/>
          <w:jc w:val="center"/>
        </w:trPr>
        <w:tc>
          <w:tcPr>
            <w:tcW w:w="2287" w:type="dxa"/>
            <w:gridSpan w:val="3"/>
            <w:vMerge w:val="restart"/>
            <w:vAlign w:val="center"/>
          </w:tcPr>
          <w:p w14:paraId="629ADF1C" w14:textId="61E6968D" w:rsidR="0016187D" w:rsidRPr="0016187D" w:rsidRDefault="0016187D" w:rsidP="00400E86">
            <w:pPr>
              <w:autoSpaceDE/>
              <w:autoSpaceDN/>
              <w:adjustRightInd/>
              <w:spacing w:before="0" w:line="240" w:lineRule="auto"/>
              <w:ind w:left="0"/>
              <w:rPr>
                <w:b/>
                <w:bCs/>
                <w:sz w:val="16"/>
                <w:szCs w:val="18"/>
                <w:lang w:val="ru-RU"/>
              </w:rPr>
            </w:pPr>
            <w:r>
              <w:rPr>
                <w:b/>
                <w:color w:val="auto"/>
                <w:sz w:val="16"/>
                <w:szCs w:val="24"/>
                <w:lang w:val="ru-RU"/>
              </w:rPr>
              <w:t>Поверхность и ТСП в соответствии с листом продукции производителя</w:t>
            </w:r>
          </w:p>
        </w:tc>
        <w:tc>
          <w:tcPr>
            <w:tcW w:w="2400" w:type="dxa"/>
            <w:vAlign w:val="center"/>
          </w:tcPr>
          <w:p w14:paraId="6A6E11EE" w14:textId="77777777" w:rsidR="0016187D" w:rsidRPr="001D3869" w:rsidRDefault="0016187D" w:rsidP="00400E86">
            <w:pPr>
              <w:autoSpaceDE/>
              <w:autoSpaceDN/>
              <w:adjustRightInd/>
              <w:spacing w:before="0" w:line="240" w:lineRule="auto"/>
              <w:ind w:left="0"/>
              <w:rPr>
                <w:sz w:val="16"/>
                <w:szCs w:val="16"/>
              </w:rPr>
            </w:pPr>
            <w:r w:rsidRPr="00402AFE">
              <w:rPr>
                <w:sz w:val="16"/>
                <w:szCs w:val="16"/>
              </w:rPr>
              <w:t>Jotun Paints</w:t>
            </w:r>
          </w:p>
        </w:tc>
        <w:tc>
          <w:tcPr>
            <w:tcW w:w="3031" w:type="dxa"/>
            <w:gridSpan w:val="2"/>
            <w:vAlign w:val="center"/>
          </w:tcPr>
          <w:p w14:paraId="1BB2D2B8" w14:textId="77777777" w:rsidR="0016187D" w:rsidRPr="00AF18E0" w:rsidRDefault="0016187D" w:rsidP="00400E86">
            <w:pPr>
              <w:autoSpaceDE/>
              <w:autoSpaceDN/>
              <w:adjustRightInd/>
              <w:spacing w:before="0" w:line="240" w:lineRule="auto"/>
              <w:ind w:left="0"/>
              <w:rPr>
                <w:sz w:val="16"/>
                <w:szCs w:val="16"/>
              </w:rPr>
            </w:pPr>
            <w:r w:rsidRPr="00AF18E0">
              <w:rPr>
                <w:sz w:val="16"/>
                <w:szCs w:val="16"/>
              </w:rPr>
              <w:t>Resist 86/86AV</w:t>
            </w:r>
          </w:p>
        </w:tc>
        <w:tc>
          <w:tcPr>
            <w:tcW w:w="971" w:type="dxa"/>
            <w:gridSpan w:val="2"/>
            <w:vAlign w:val="center"/>
          </w:tcPr>
          <w:p w14:paraId="364AAEF7" w14:textId="77777777" w:rsidR="0016187D" w:rsidRPr="00EE1FAF" w:rsidRDefault="0016187D" w:rsidP="00400E86">
            <w:pPr>
              <w:autoSpaceDE/>
              <w:autoSpaceDN/>
              <w:adjustRightInd/>
              <w:spacing w:before="0" w:line="240" w:lineRule="auto"/>
              <w:ind w:left="0"/>
              <w:jc w:val="center"/>
              <w:rPr>
                <w:sz w:val="16"/>
                <w:szCs w:val="16"/>
                <w:lang w:val="ru-RU"/>
              </w:rPr>
            </w:pPr>
            <w:r>
              <w:rPr>
                <w:sz w:val="16"/>
                <w:szCs w:val="16"/>
              </w:rPr>
              <w:t>455</w:t>
            </w:r>
          </w:p>
        </w:tc>
        <w:tc>
          <w:tcPr>
            <w:tcW w:w="1439" w:type="dxa"/>
            <w:vAlign w:val="center"/>
          </w:tcPr>
          <w:p w14:paraId="6A271690" w14:textId="77777777" w:rsidR="0016187D" w:rsidRPr="00EE1FAF" w:rsidRDefault="0016187D" w:rsidP="00400E8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16187D" w:rsidRPr="001D3869" w14:paraId="411AAF3D" w14:textId="77777777" w:rsidTr="007F526A">
        <w:trPr>
          <w:trHeight w:val="288"/>
          <w:jc w:val="center"/>
        </w:trPr>
        <w:tc>
          <w:tcPr>
            <w:tcW w:w="2287" w:type="dxa"/>
            <w:gridSpan w:val="3"/>
            <w:vMerge/>
            <w:vAlign w:val="center"/>
          </w:tcPr>
          <w:p w14:paraId="2A16B7D4" w14:textId="77777777" w:rsidR="0016187D" w:rsidRPr="00411E38" w:rsidRDefault="0016187D" w:rsidP="00400E86">
            <w:pPr>
              <w:autoSpaceDE/>
              <w:autoSpaceDN/>
              <w:adjustRightInd/>
              <w:spacing w:before="0" w:line="240" w:lineRule="auto"/>
              <w:ind w:left="0"/>
              <w:rPr>
                <w:b/>
                <w:bCs/>
                <w:sz w:val="16"/>
                <w:szCs w:val="18"/>
              </w:rPr>
            </w:pPr>
          </w:p>
        </w:tc>
        <w:tc>
          <w:tcPr>
            <w:tcW w:w="2400" w:type="dxa"/>
            <w:vAlign w:val="center"/>
          </w:tcPr>
          <w:p w14:paraId="4497003B" w14:textId="77777777" w:rsidR="0016187D" w:rsidRPr="001D3869" w:rsidRDefault="0016187D" w:rsidP="00400E86">
            <w:pPr>
              <w:autoSpaceDE/>
              <w:autoSpaceDN/>
              <w:adjustRightInd/>
              <w:spacing w:before="0" w:line="240" w:lineRule="auto"/>
              <w:ind w:left="0"/>
              <w:rPr>
                <w:sz w:val="16"/>
                <w:szCs w:val="16"/>
              </w:rPr>
            </w:pPr>
            <w:r w:rsidRPr="00402AFE">
              <w:rPr>
                <w:sz w:val="16"/>
                <w:szCs w:val="16"/>
              </w:rPr>
              <w:t>PPG</w:t>
            </w:r>
          </w:p>
        </w:tc>
        <w:tc>
          <w:tcPr>
            <w:tcW w:w="3031" w:type="dxa"/>
            <w:gridSpan w:val="2"/>
            <w:vAlign w:val="center"/>
          </w:tcPr>
          <w:p w14:paraId="6FF0A475" w14:textId="77777777" w:rsidR="0016187D" w:rsidRPr="00AF18E0" w:rsidRDefault="0016187D" w:rsidP="00400E86">
            <w:pPr>
              <w:autoSpaceDE/>
              <w:autoSpaceDN/>
              <w:adjustRightInd/>
              <w:spacing w:before="0" w:line="240" w:lineRule="auto"/>
              <w:ind w:left="0"/>
              <w:rPr>
                <w:sz w:val="16"/>
                <w:szCs w:val="16"/>
              </w:rPr>
            </w:pPr>
            <w:proofErr w:type="spellStart"/>
            <w:r w:rsidRPr="00AF18E0">
              <w:rPr>
                <w:sz w:val="16"/>
                <w:szCs w:val="16"/>
              </w:rPr>
              <w:t>Dimetcote</w:t>
            </w:r>
            <w:proofErr w:type="spellEnd"/>
            <w:r w:rsidRPr="00AF18E0">
              <w:rPr>
                <w:sz w:val="16"/>
                <w:szCs w:val="16"/>
              </w:rPr>
              <w:t xml:space="preserve"> 9 / </w:t>
            </w:r>
            <w:proofErr w:type="spellStart"/>
            <w:r w:rsidRPr="00AF18E0">
              <w:rPr>
                <w:sz w:val="16"/>
                <w:szCs w:val="16"/>
              </w:rPr>
              <w:t>Sigmazinc</w:t>
            </w:r>
            <w:proofErr w:type="spellEnd"/>
            <w:r w:rsidRPr="00AF18E0">
              <w:rPr>
                <w:sz w:val="16"/>
                <w:szCs w:val="16"/>
              </w:rPr>
              <w:t xml:space="preserve"> 9</w:t>
            </w:r>
          </w:p>
        </w:tc>
        <w:tc>
          <w:tcPr>
            <w:tcW w:w="971" w:type="dxa"/>
            <w:gridSpan w:val="2"/>
            <w:vAlign w:val="center"/>
          </w:tcPr>
          <w:p w14:paraId="7DE21236" w14:textId="77777777" w:rsidR="0016187D" w:rsidRPr="00EE1FAF" w:rsidRDefault="0016187D" w:rsidP="00400E86">
            <w:pPr>
              <w:autoSpaceDE/>
              <w:autoSpaceDN/>
              <w:adjustRightInd/>
              <w:spacing w:before="0" w:line="240" w:lineRule="auto"/>
              <w:ind w:left="0"/>
              <w:jc w:val="center"/>
              <w:rPr>
                <w:sz w:val="16"/>
                <w:szCs w:val="16"/>
                <w:lang w:val="ru-RU"/>
              </w:rPr>
            </w:pPr>
            <w:r>
              <w:rPr>
                <w:sz w:val="16"/>
                <w:szCs w:val="16"/>
              </w:rPr>
              <w:t>480</w:t>
            </w:r>
          </w:p>
        </w:tc>
        <w:tc>
          <w:tcPr>
            <w:tcW w:w="1439" w:type="dxa"/>
            <w:vAlign w:val="center"/>
          </w:tcPr>
          <w:p w14:paraId="64E1AF9B" w14:textId="77777777" w:rsidR="0016187D" w:rsidRPr="00EE1FAF" w:rsidRDefault="0016187D" w:rsidP="00400E8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16187D" w:rsidRPr="001D3869" w14:paraId="3ABB4BA3" w14:textId="77777777" w:rsidTr="007F526A">
        <w:trPr>
          <w:trHeight w:val="288"/>
          <w:jc w:val="center"/>
        </w:trPr>
        <w:tc>
          <w:tcPr>
            <w:tcW w:w="2287" w:type="dxa"/>
            <w:gridSpan w:val="3"/>
            <w:vMerge/>
            <w:vAlign w:val="center"/>
          </w:tcPr>
          <w:p w14:paraId="37C1A083" w14:textId="64851E41" w:rsidR="0016187D" w:rsidRPr="00E61C6A" w:rsidRDefault="0016187D" w:rsidP="00400E86">
            <w:pPr>
              <w:autoSpaceDE/>
              <w:autoSpaceDN/>
              <w:adjustRightInd/>
              <w:spacing w:before="0" w:line="240" w:lineRule="auto"/>
              <w:ind w:left="0"/>
              <w:rPr>
                <w:b/>
                <w:bCs/>
                <w:sz w:val="16"/>
                <w:szCs w:val="18"/>
                <w:lang w:val="ru-RU"/>
              </w:rPr>
            </w:pPr>
          </w:p>
        </w:tc>
        <w:tc>
          <w:tcPr>
            <w:tcW w:w="2400" w:type="dxa"/>
            <w:vAlign w:val="center"/>
          </w:tcPr>
          <w:p w14:paraId="1A3783E7" w14:textId="77777777" w:rsidR="0016187D" w:rsidRPr="001D3869" w:rsidRDefault="0016187D" w:rsidP="00400E86">
            <w:pPr>
              <w:autoSpaceDE/>
              <w:autoSpaceDN/>
              <w:adjustRightInd/>
              <w:spacing w:before="0" w:line="240" w:lineRule="auto"/>
              <w:ind w:left="0"/>
              <w:rPr>
                <w:sz w:val="16"/>
                <w:szCs w:val="16"/>
              </w:rPr>
            </w:pPr>
            <w:r w:rsidRPr="00402AFE">
              <w:rPr>
                <w:sz w:val="16"/>
                <w:szCs w:val="16"/>
              </w:rPr>
              <w:t>Sherwin Williams</w:t>
            </w:r>
          </w:p>
        </w:tc>
        <w:tc>
          <w:tcPr>
            <w:tcW w:w="3031" w:type="dxa"/>
            <w:gridSpan w:val="2"/>
            <w:vAlign w:val="center"/>
          </w:tcPr>
          <w:p w14:paraId="5ECC053D" w14:textId="77777777" w:rsidR="0016187D" w:rsidRPr="00AF18E0" w:rsidRDefault="0016187D" w:rsidP="00400E86">
            <w:pPr>
              <w:autoSpaceDE/>
              <w:autoSpaceDN/>
              <w:adjustRightInd/>
              <w:spacing w:before="0" w:line="240" w:lineRule="auto"/>
              <w:ind w:left="0"/>
              <w:rPr>
                <w:sz w:val="16"/>
                <w:szCs w:val="16"/>
              </w:rPr>
            </w:pPr>
            <w:r w:rsidRPr="00AF18E0">
              <w:rPr>
                <w:sz w:val="16"/>
                <w:szCs w:val="16"/>
              </w:rPr>
              <w:t xml:space="preserve">Zinc Clad </w:t>
            </w:r>
            <w:proofErr w:type="spellStart"/>
            <w:r w:rsidRPr="00AF18E0">
              <w:rPr>
                <w:sz w:val="16"/>
                <w:szCs w:val="16"/>
              </w:rPr>
              <w:t>ll</w:t>
            </w:r>
            <w:proofErr w:type="spellEnd"/>
            <w:r w:rsidRPr="00AF18E0">
              <w:rPr>
                <w:sz w:val="16"/>
                <w:szCs w:val="16"/>
              </w:rPr>
              <w:t xml:space="preserve"> Series</w:t>
            </w:r>
          </w:p>
        </w:tc>
        <w:tc>
          <w:tcPr>
            <w:tcW w:w="971" w:type="dxa"/>
            <w:gridSpan w:val="2"/>
            <w:vAlign w:val="center"/>
          </w:tcPr>
          <w:p w14:paraId="53F1EA92" w14:textId="77777777" w:rsidR="0016187D" w:rsidRPr="00EE1FAF" w:rsidRDefault="0016187D" w:rsidP="00400E86">
            <w:pPr>
              <w:autoSpaceDE/>
              <w:autoSpaceDN/>
              <w:adjustRightInd/>
              <w:spacing w:before="0" w:line="240" w:lineRule="auto"/>
              <w:ind w:left="0"/>
              <w:jc w:val="center"/>
              <w:rPr>
                <w:sz w:val="16"/>
                <w:szCs w:val="16"/>
                <w:lang w:val="ru-RU"/>
              </w:rPr>
            </w:pPr>
            <w:r>
              <w:rPr>
                <w:sz w:val="16"/>
                <w:szCs w:val="16"/>
                <w:lang w:val="ru-RU"/>
              </w:rPr>
              <w:t>320-500</w:t>
            </w:r>
          </w:p>
        </w:tc>
        <w:tc>
          <w:tcPr>
            <w:tcW w:w="1439" w:type="dxa"/>
            <w:vAlign w:val="center"/>
          </w:tcPr>
          <w:p w14:paraId="02C0D515" w14:textId="77777777" w:rsidR="0016187D" w:rsidRPr="00EE1FAF" w:rsidRDefault="0016187D" w:rsidP="00400E8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607187" w:rsidRPr="001D3869" w14:paraId="2F328F4F" w14:textId="77777777" w:rsidTr="007F526A">
        <w:trPr>
          <w:trHeight w:val="288"/>
          <w:jc w:val="center"/>
        </w:trPr>
        <w:tc>
          <w:tcPr>
            <w:tcW w:w="2287" w:type="dxa"/>
            <w:gridSpan w:val="3"/>
            <w:vAlign w:val="center"/>
          </w:tcPr>
          <w:p w14:paraId="3E519139" w14:textId="77777777" w:rsidR="00607187" w:rsidRPr="00411E38" w:rsidRDefault="00607187" w:rsidP="00400E86">
            <w:pPr>
              <w:autoSpaceDE/>
              <w:autoSpaceDN/>
              <w:adjustRightInd/>
              <w:spacing w:before="0" w:line="240" w:lineRule="auto"/>
              <w:ind w:left="0"/>
              <w:rPr>
                <w:b/>
                <w:bCs/>
                <w:sz w:val="16"/>
                <w:szCs w:val="18"/>
              </w:rPr>
            </w:pPr>
          </w:p>
        </w:tc>
        <w:tc>
          <w:tcPr>
            <w:tcW w:w="2400" w:type="dxa"/>
            <w:vAlign w:val="center"/>
          </w:tcPr>
          <w:p w14:paraId="5A3CFC7D" w14:textId="77777777" w:rsidR="00607187" w:rsidRPr="001D3869" w:rsidRDefault="00607187" w:rsidP="00400E86">
            <w:pPr>
              <w:autoSpaceDE/>
              <w:autoSpaceDN/>
              <w:adjustRightInd/>
              <w:spacing w:before="0" w:line="240" w:lineRule="auto"/>
              <w:ind w:left="0"/>
              <w:rPr>
                <w:sz w:val="16"/>
                <w:szCs w:val="16"/>
              </w:rPr>
            </w:pPr>
            <w:r w:rsidRPr="00402AFE">
              <w:rPr>
                <w:sz w:val="16"/>
                <w:szCs w:val="16"/>
              </w:rPr>
              <w:t>Tnemec</w:t>
            </w:r>
          </w:p>
        </w:tc>
        <w:tc>
          <w:tcPr>
            <w:tcW w:w="3031" w:type="dxa"/>
            <w:gridSpan w:val="2"/>
            <w:vAlign w:val="center"/>
          </w:tcPr>
          <w:p w14:paraId="70AF3DDE" w14:textId="77777777" w:rsidR="00607187" w:rsidRPr="00C73E66" w:rsidRDefault="00607187" w:rsidP="00400E86">
            <w:pPr>
              <w:autoSpaceDE/>
              <w:autoSpaceDN/>
              <w:adjustRightInd/>
              <w:spacing w:before="0" w:line="240" w:lineRule="auto"/>
              <w:ind w:left="0"/>
              <w:rPr>
                <w:sz w:val="16"/>
                <w:szCs w:val="16"/>
              </w:rPr>
            </w:pPr>
            <w:r w:rsidRPr="00C73E66">
              <w:rPr>
                <w:sz w:val="16"/>
                <w:szCs w:val="16"/>
              </w:rPr>
              <w:t>Series 90E-92Tneme-Zinc</w:t>
            </w:r>
          </w:p>
        </w:tc>
        <w:tc>
          <w:tcPr>
            <w:tcW w:w="971" w:type="dxa"/>
            <w:gridSpan w:val="2"/>
            <w:vAlign w:val="center"/>
          </w:tcPr>
          <w:p w14:paraId="0DE57486" w14:textId="77777777" w:rsidR="00607187" w:rsidRPr="00EE1FAF" w:rsidRDefault="00607187" w:rsidP="00400E86">
            <w:pPr>
              <w:autoSpaceDE/>
              <w:autoSpaceDN/>
              <w:adjustRightInd/>
              <w:spacing w:before="0" w:line="240" w:lineRule="auto"/>
              <w:ind w:left="0"/>
              <w:jc w:val="center"/>
              <w:rPr>
                <w:sz w:val="16"/>
                <w:szCs w:val="16"/>
                <w:lang w:val="ru-RU"/>
              </w:rPr>
            </w:pPr>
            <w:r>
              <w:rPr>
                <w:sz w:val="16"/>
                <w:szCs w:val="16"/>
                <w:lang w:val="ru-RU"/>
              </w:rPr>
              <w:t>473</w:t>
            </w:r>
          </w:p>
        </w:tc>
        <w:tc>
          <w:tcPr>
            <w:tcW w:w="1439" w:type="dxa"/>
            <w:vAlign w:val="center"/>
          </w:tcPr>
          <w:p w14:paraId="36B3EA5C" w14:textId="77777777" w:rsidR="00607187" w:rsidRPr="00EE1FAF" w:rsidRDefault="00607187" w:rsidP="00400E86">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400E86" w:rsidRPr="00AB0391" w14:paraId="6728027F" w14:textId="77777777" w:rsidTr="007F526A">
        <w:trPr>
          <w:trHeight w:val="150"/>
          <w:jc w:val="center"/>
        </w:trPr>
        <w:tc>
          <w:tcPr>
            <w:tcW w:w="2287" w:type="dxa"/>
            <w:gridSpan w:val="3"/>
            <w:tcBorders>
              <w:bottom w:val="single" w:sz="12" w:space="0" w:color="auto"/>
            </w:tcBorders>
            <w:vAlign w:val="center"/>
          </w:tcPr>
          <w:p w14:paraId="41B092E8" w14:textId="77777777" w:rsidR="00662483" w:rsidRPr="00F029EB" w:rsidRDefault="00662483" w:rsidP="00400E86">
            <w:pPr>
              <w:autoSpaceDE/>
              <w:autoSpaceDN/>
              <w:adjustRightInd/>
              <w:spacing w:before="0" w:line="240" w:lineRule="auto"/>
              <w:ind w:left="0"/>
              <w:rPr>
                <w:i/>
                <w:color w:val="auto"/>
                <w:sz w:val="14"/>
                <w:szCs w:val="24"/>
                <w:lang w:val="ru-RU"/>
              </w:rPr>
            </w:pPr>
          </w:p>
        </w:tc>
        <w:tc>
          <w:tcPr>
            <w:tcW w:w="7841" w:type="dxa"/>
            <w:gridSpan w:val="6"/>
            <w:tcBorders>
              <w:bottom w:val="single" w:sz="12" w:space="0" w:color="auto"/>
            </w:tcBorders>
            <w:vAlign w:val="center"/>
          </w:tcPr>
          <w:p w14:paraId="2E009384" w14:textId="77777777" w:rsidR="00662483" w:rsidRPr="00C73E66" w:rsidRDefault="00662483" w:rsidP="00400E86">
            <w:pPr>
              <w:autoSpaceDE/>
              <w:autoSpaceDN/>
              <w:adjustRightInd/>
              <w:spacing w:before="0" w:line="240" w:lineRule="auto"/>
              <w:ind w:left="0"/>
              <w:rPr>
                <w:i/>
                <w:sz w:val="14"/>
                <w:szCs w:val="14"/>
                <w:lang w:val="ru-RU"/>
              </w:rPr>
            </w:pPr>
            <w:r w:rsidRPr="00C73E66">
              <w:rPr>
                <w:i/>
                <w:color w:val="auto"/>
                <w:sz w:val="14"/>
                <w:szCs w:val="24"/>
                <w:lang w:val="ru-RU"/>
              </w:rPr>
              <w:t>При нанесении перемешивать неорганический силикат цинка в миксере</w:t>
            </w:r>
          </w:p>
        </w:tc>
      </w:tr>
      <w:tr w:rsidR="00607187" w:rsidRPr="001D3869" w14:paraId="3888C719" w14:textId="77777777" w:rsidTr="007F526A">
        <w:trPr>
          <w:trHeight w:val="288"/>
          <w:jc w:val="center"/>
        </w:trPr>
        <w:tc>
          <w:tcPr>
            <w:tcW w:w="2287" w:type="dxa"/>
            <w:gridSpan w:val="3"/>
            <w:vAlign w:val="center"/>
          </w:tcPr>
          <w:p w14:paraId="04F4B049" w14:textId="77777777" w:rsidR="00607187" w:rsidRPr="003023B7" w:rsidRDefault="00607187" w:rsidP="00400E86">
            <w:pPr>
              <w:autoSpaceDE/>
              <w:autoSpaceDN/>
              <w:adjustRightInd/>
              <w:spacing w:before="0" w:line="240" w:lineRule="auto"/>
              <w:ind w:left="0"/>
              <w:rPr>
                <w:b/>
                <w:color w:val="auto"/>
                <w:sz w:val="16"/>
                <w:szCs w:val="24"/>
                <w:lang w:val="ru-RU"/>
              </w:rPr>
            </w:pPr>
            <w:r w:rsidRPr="003023B7">
              <w:rPr>
                <w:b/>
                <w:color w:val="auto"/>
                <w:sz w:val="16"/>
                <w:szCs w:val="24"/>
                <w:lang w:val="ru-RU"/>
              </w:rPr>
              <w:t>ПРОМЕЖУТОЧНЫЙ СЛОЙ</w:t>
            </w:r>
          </w:p>
        </w:tc>
        <w:tc>
          <w:tcPr>
            <w:tcW w:w="2400" w:type="dxa"/>
            <w:vAlign w:val="center"/>
          </w:tcPr>
          <w:p w14:paraId="3A1B9472" w14:textId="77777777" w:rsidR="00607187" w:rsidRPr="001D3869" w:rsidRDefault="00607187" w:rsidP="00400E86">
            <w:pPr>
              <w:autoSpaceDE/>
              <w:autoSpaceDN/>
              <w:adjustRightInd/>
              <w:spacing w:before="0" w:line="240" w:lineRule="auto"/>
              <w:ind w:left="0"/>
              <w:rPr>
                <w:sz w:val="16"/>
                <w:szCs w:val="16"/>
              </w:rPr>
            </w:pPr>
            <w:r w:rsidRPr="001D3869">
              <w:rPr>
                <w:sz w:val="16"/>
                <w:szCs w:val="16"/>
              </w:rPr>
              <w:t>Carboline</w:t>
            </w:r>
          </w:p>
        </w:tc>
        <w:tc>
          <w:tcPr>
            <w:tcW w:w="3031" w:type="dxa"/>
            <w:gridSpan w:val="2"/>
            <w:vAlign w:val="center"/>
          </w:tcPr>
          <w:p w14:paraId="4F1AAE88" w14:textId="77777777" w:rsidR="00607187" w:rsidRPr="00C73E66" w:rsidRDefault="00607187" w:rsidP="00400E86">
            <w:pPr>
              <w:autoSpaceDE/>
              <w:autoSpaceDN/>
              <w:adjustRightInd/>
              <w:spacing w:before="0" w:line="240" w:lineRule="auto"/>
              <w:ind w:left="0"/>
              <w:rPr>
                <w:sz w:val="16"/>
                <w:szCs w:val="16"/>
              </w:rPr>
            </w:pPr>
            <w:proofErr w:type="spellStart"/>
            <w:r w:rsidRPr="00C73E66">
              <w:rPr>
                <w:sz w:val="16"/>
                <w:szCs w:val="16"/>
              </w:rPr>
              <w:t>Carboguard</w:t>
            </w:r>
            <w:proofErr w:type="spellEnd"/>
            <w:r w:rsidRPr="00C73E66">
              <w:rPr>
                <w:sz w:val="16"/>
                <w:szCs w:val="16"/>
              </w:rPr>
              <w:t xml:space="preserve"> 890 series</w:t>
            </w:r>
          </w:p>
        </w:tc>
        <w:tc>
          <w:tcPr>
            <w:tcW w:w="971" w:type="dxa"/>
            <w:gridSpan w:val="2"/>
            <w:vAlign w:val="center"/>
          </w:tcPr>
          <w:p w14:paraId="4DA67E6F" w14:textId="77777777" w:rsidR="00607187" w:rsidRPr="001D28BE" w:rsidRDefault="00607187" w:rsidP="00400E86">
            <w:pPr>
              <w:autoSpaceDE/>
              <w:autoSpaceDN/>
              <w:adjustRightInd/>
              <w:spacing w:before="0" w:line="240" w:lineRule="auto"/>
              <w:ind w:left="0"/>
              <w:jc w:val="center"/>
              <w:rPr>
                <w:sz w:val="16"/>
                <w:szCs w:val="16"/>
                <w:lang w:val="ru-RU"/>
              </w:rPr>
            </w:pPr>
            <w:r>
              <w:rPr>
                <w:sz w:val="16"/>
                <w:szCs w:val="16"/>
              </w:rPr>
              <w:t>100-</w:t>
            </w:r>
            <w:r w:rsidRPr="001D28BE">
              <w:rPr>
                <w:sz w:val="16"/>
                <w:szCs w:val="16"/>
                <w:lang w:val="ru-RU"/>
              </w:rPr>
              <w:t>214</w:t>
            </w:r>
          </w:p>
        </w:tc>
        <w:tc>
          <w:tcPr>
            <w:tcW w:w="1439" w:type="dxa"/>
            <w:vAlign w:val="center"/>
          </w:tcPr>
          <w:p w14:paraId="074D38CD" w14:textId="77777777" w:rsidR="00607187" w:rsidRPr="00EE1FAF" w:rsidRDefault="00607187"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07187" w:rsidRPr="001D3869" w14:paraId="765671AA" w14:textId="77777777" w:rsidTr="007F526A">
        <w:trPr>
          <w:trHeight w:val="288"/>
          <w:jc w:val="center"/>
        </w:trPr>
        <w:tc>
          <w:tcPr>
            <w:tcW w:w="2287" w:type="dxa"/>
            <w:gridSpan w:val="3"/>
            <w:vAlign w:val="center"/>
          </w:tcPr>
          <w:p w14:paraId="724ACD84" w14:textId="77777777" w:rsidR="00607187" w:rsidRPr="003023B7" w:rsidRDefault="00EA5AD7" w:rsidP="00400E86">
            <w:pPr>
              <w:autoSpaceDE/>
              <w:autoSpaceDN/>
              <w:adjustRightInd/>
              <w:spacing w:before="0" w:line="240" w:lineRule="auto"/>
              <w:ind w:left="0"/>
              <w:rPr>
                <w:b/>
                <w:color w:val="auto"/>
                <w:sz w:val="16"/>
                <w:szCs w:val="24"/>
                <w:lang w:val="ru-RU"/>
              </w:rPr>
            </w:pPr>
            <w:r w:rsidRPr="00D750DA">
              <w:rPr>
                <w:b/>
                <w:color w:val="auto"/>
                <w:sz w:val="16"/>
                <w:szCs w:val="24"/>
                <w:lang w:val="ru-RU"/>
              </w:rPr>
              <w:t>Эпоксидное промежуточное</w:t>
            </w:r>
          </w:p>
        </w:tc>
        <w:tc>
          <w:tcPr>
            <w:tcW w:w="2400" w:type="dxa"/>
            <w:vAlign w:val="center"/>
          </w:tcPr>
          <w:p w14:paraId="3ABB2D13" w14:textId="77777777" w:rsidR="00607187" w:rsidRPr="001D3869" w:rsidRDefault="00607187" w:rsidP="00400E86">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3031" w:type="dxa"/>
            <w:gridSpan w:val="2"/>
            <w:vAlign w:val="center"/>
          </w:tcPr>
          <w:p w14:paraId="39BD0FF0" w14:textId="77777777" w:rsidR="00607187" w:rsidRPr="00C73E66" w:rsidRDefault="00607187" w:rsidP="00400E86">
            <w:pPr>
              <w:autoSpaceDE/>
              <w:autoSpaceDN/>
              <w:adjustRightInd/>
              <w:spacing w:before="0" w:line="240" w:lineRule="auto"/>
              <w:ind w:left="0"/>
              <w:rPr>
                <w:sz w:val="16"/>
                <w:szCs w:val="16"/>
              </w:rPr>
            </w:pPr>
            <w:proofErr w:type="spellStart"/>
            <w:r w:rsidRPr="00C73E66">
              <w:rPr>
                <w:sz w:val="16"/>
                <w:szCs w:val="16"/>
              </w:rPr>
              <w:t>Endcor</w:t>
            </w:r>
            <w:proofErr w:type="spellEnd"/>
            <w:r w:rsidRPr="00C73E66">
              <w:rPr>
                <w:sz w:val="16"/>
                <w:szCs w:val="16"/>
              </w:rPr>
              <w:t xml:space="preserve"> 750C</w:t>
            </w:r>
          </w:p>
        </w:tc>
        <w:tc>
          <w:tcPr>
            <w:tcW w:w="971" w:type="dxa"/>
            <w:gridSpan w:val="2"/>
            <w:vAlign w:val="center"/>
          </w:tcPr>
          <w:p w14:paraId="25194274" w14:textId="77777777" w:rsidR="00607187" w:rsidRPr="001D28BE" w:rsidRDefault="00607187" w:rsidP="00400E86">
            <w:pPr>
              <w:autoSpaceDE/>
              <w:autoSpaceDN/>
              <w:adjustRightInd/>
              <w:spacing w:before="0" w:line="240" w:lineRule="auto"/>
              <w:ind w:left="0"/>
              <w:jc w:val="center"/>
              <w:rPr>
                <w:sz w:val="16"/>
                <w:szCs w:val="16"/>
                <w:lang w:val="ru-RU"/>
              </w:rPr>
            </w:pPr>
            <w:r>
              <w:rPr>
                <w:sz w:val="16"/>
                <w:szCs w:val="16"/>
              </w:rPr>
              <w:t>95</w:t>
            </w:r>
          </w:p>
        </w:tc>
        <w:tc>
          <w:tcPr>
            <w:tcW w:w="1439" w:type="dxa"/>
            <w:vAlign w:val="center"/>
          </w:tcPr>
          <w:p w14:paraId="551734EE" w14:textId="77777777" w:rsidR="00607187" w:rsidRPr="00EE1FAF" w:rsidRDefault="00607187"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1E11C2A5" w14:textId="77777777" w:rsidTr="007F526A">
        <w:trPr>
          <w:trHeight w:val="288"/>
          <w:jc w:val="center"/>
        </w:trPr>
        <w:tc>
          <w:tcPr>
            <w:tcW w:w="2287" w:type="dxa"/>
            <w:gridSpan w:val="3"/>
            <w:vAlign w:val="center"/>
          </w:tcPr>
          <w:p w14:paraId="6D53737A" w14:textId="77777777" w:rsidR="00662483" w:rsidRPr="003023B7" w:rsidRDefault="00662483" w:rsidP="00400E86">
            <w:pPr>
              <w:autoSpaceDE/>
              <w:autoSpaceDN/>
              <w:adjustRightInd/>
              <w:spacing w:before="0" w:line="240" w:lineRule="auto"/>
              <w:ind w:left="0"/>
              <w:rPr>
                <w:b/>
                <w:color w:val="auto"/>
                <w:sz w:val="16"/>
                <w:szCs w:val="24"/>
                <w:lang w:val="ru-RU"/>
              </w:rPr>
            </w:pPr>
            <w:r w:rsidRPr="003023B7">
              <w:rPr>
                <w:b/>
                <w:color w:val="auto"/>
                <w:sz w:val="16"/>
                <w:szCs w:val="24"/>
                <w:lang w:val="ru-RU"/>
              </w:rPr>
              <w:t>Толстослойное</w:t>
            </w:r>
          </w:p>
        </w:tc>
        <w:tc>
          <w:tcPr>
            <w:tcW w:w="2400" w:type="dxa"/>
            <w:vAlign w:val="center"/>
          </w:tcPr>
          <w:p w14:paraId="3581FEBD" w14:textId="77777777" w:rsidR="00662483" w:rsidRPr="001D3869" w:rsidRDefault="00662483" w:rsidP="00400E86">
            <w:pPr>
              <w:autoSpaceDE/>
              <w:autoSpaceDN/>
              <w:adjustRightInd/>
              <w:spacing w:before="0" w:line="240" w:lineRule="auto"/>
              <w:ind w:left="0"/>
              <w:rPr>
                <w:sz w:val="16"/>
                <w:szCs w:val="16"/>
              </w:rPr>
            </w:pPr>
            <w:r w:rsidRPr="00EA19C2">
              <w:rPr>
                <w:sz w:val="16"/>
                <w:szCs w:val="16"/>
              </w:rPr>
              <w:t>Hempel Coatings (USA), Inc.</w:t>
            </w:r>
          </w:p>
        </w:tc>
        <w:tc>
          <w:tcPr>
            <w:tcW w:w="3031" w:type="dxa"/>
            <w:gridSpan w:val="2"/>
            <w:vAlign w:val="center"/>
          </w:tcPr>
          <w:p w14:paraId="40EDABDF" w14:textId="77777777" w:rsidR="00662483" w:rsidRPr="00C73E66" w:rsidRDefault="00607187" w:rsidP="00400E86">
            <w:pPr>
              <w:autoSpaceDE/>
              <w:autoSpaceDN/>
              <w:adjustRightInd/>
              <w:spacing w:before="0" w:line="240" w:lineRule="auto"/>
              <w:ind w:left="0"/>
              <w:rPr>
                <w:sz w:val="16"/>
                <w:szCs w:val="16"/>
              </w:rPr>
            </w:pPr>
            <w:proofErr w:type="spellStart"/>
            <w:r w:rsidRPr="00C73E66">
              <w:rPr>
                <w:sz w:val="16"/>
                <w:szCs w:val="16"/>
              </w:rPr>
              <w:t>Hempadur</w:t>
            </w:r>
            <w:proofErr w:type="spellEnd"/>
            <w:r w:rsidRPr="00C73E66">
              <w:rPr>
                <w:sz w:val="16"/>
                <w:szCs w:val="16"/>
              </w:rPr>
              <w:t xml:space="preserve"> 4588 series</w:t>
            </w:r>
          </w:p>
          <w:p w14:paraId="57167665" w14:textId="7AF83729" w:rsidR="00FB0382" w:rsidRPr="00C73E66" w:rsidRDefault="00FB0382" w:rsidP="00400E86">
            <w:pPr>
              <w:autoSpaceDE/>
              <w:autoSpaceDN/>
              <w:adjustRightInd/>
              <w:spacing w:before="0" w:line="240" w:lineRule="auto"/>
              <w:ind w:left="0"/>
              <w:rPr>
                <w:sz w:val="16"/>
                <w:szCs w:val="16"/>
              </w:rPr>
            </w:pPr>
            <w:proofErr w:type="spellStart"/>
            <w:r w:rsidRPr="00C73E66">
              <w:rPr>
                <w:sz w:val="16"/>
                <w:szCs w:val="16"/>
              </w:rPr>
              <w:t>Hempaprime</w:t>
            </w:r>
            <w:proofErr w:type="spellEnd"/>
            <w:r w:rsidRPr="00C73E66">
              <w:rPr>
                <w:sz w:val="16"/>
                <w:szCs w:val="16"/>
              </w:rPr>
              <w:t xml:space="preserve"> Multi 500</w:t>
            </w:r>
          </w:p>
        </w:tc>
        <w:tc>
          <w:tcPr>
            <w:tcW w:w="971" w:type="dxa"/>
            <w:gridSpan w:val="2"/>
            <w:vAlign w:val="center"/>
          </w:tcPr>
          <w:p w14:paraId="0DF1BA0E" w14:textId="3468C249" w:rsidR="00662483" w:rsidRDefault="008A2635" w:rsidP="00400E86">
            <w:pPr>
              <w:autoSpaceDE/>
              <w:autoSpaceDN/>
              <w:adjustRightInd/>
              <w:spacing w:before="0" w:line="240" w:lineRule="auto"/>
              <w:ind w:left="0"/>
              <w:jc w:val="center"/>
              <w:rPr>
                <w:sz w:val="16"/>
                <w:szCs w:val="16"/>
              </w:rPr>
            </w:pPr>
            <w:r>
              <w:rPr>
                <w:sz w:val="16"/>
                <w:szCs w:val="16"/>
              </w:rPr>
              <w:t>220</w:t>
            </w:r>
          </w:p>
          <w:p w14:paraId="13C8E373" w14:textId="0CC66D5E" w:rsidR="008A2635" w:rsidRPr="008A2635" w:rsidRDefault="008A2635" w:rsidP="00400E86">
            <w:pPr>
              <w:autoSpaceDE/>
              <w:autoSpaceDN/>
              <w:adjustRightInd/>
              <w:spacing w:before="0" w:line="240" w:lineRule="auto"/>
              <w:ind w:left="0"/>
              <w:jc w:val="center"/>
              <w:rPr>
                <w:sz w:val="16"/>
                <w:szCs w:val="16"/>
              </w:rPr>
            </w:pPr>
            <w:r>
              <w:rPr>
                <w:sz w:val="16"/>
                <w:szCs w:val="16"/>
              </w:rPr>
              <w:t>189-190</w:t>
            </w:r>
          </w:p>
        </w:tc>
        <w:tc>
          <w:tcPr>
            <w:tcW w:w="1439" w:type="dxa"/>
            <w:vAlign w:val="center"/>
          </w:tcPr>
          <w:p w14:paraId="1CCA75B1" w14:textId="77777777" w:rsidR="00662483" w:rsidRPr="00EE1FAF" w:rsidRDefault="00662483"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1DED921D" w14:textId="77777777" w:rsidTr="007F526A">
        <w:trPr>
          <w:trHeight w:val="63"/>
          <w:jc w:val="center"/>
        </w:trPr>
        <w:tc>
          <w:tcPr>
            <w:tcW w:w="2287" w:type="dxa"/>
            <w:gridSpan w:val="3"/>
            <w:vMerge w:val="restart"/>
            <w:vAlign w:val="center"/>
          </w:tcPr>
          <w:p w14:paraId="2A650863" w14:textId="77777777" w:rsidR="00400E86" w:rsidRPr="00D41158" w:rsidRDefault="00400E86" w:rsidP="00400E86">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400" w:type="dxa"/>
            <w:vAlign w:val="center"/>
          </w:tcPr>
          <w:p w14:paraId="00FF8CA5" w14:textId="77777777" w:rsidR="00400E86" w:rsidRPr="001D3869" w:rsidRDefault="00400E86" w:rsidP="00400E86">
            <w:pPr>
              <w:autoSpaceDE/>
              <w:autoSpaceDN/>
              <w:adjustRightInd/>
              <w:spacing w:before="0" w:line="240" w:lineRule="auto"/>
              <w:ind w:left="0"/>
              <w:rPr>
                <w:sz w:val="16"/>
                <w:szCs w:val="16"/>
              </w:rPr>
            </w:pPr>
            <w:r w:rsidRPr="00402AFE">
              <w:rPr>
                <w:sz w:val="16"/>
                <w:szCs w:val="16"/>
              </w:rPr>
              <w:t xml:space="preserve">International </w:t>
            </w:r>
          </w:p>
        </w:tc>
        <w:tc>
          <w:tcPr>
            <w:tcW w:w="3031" w:type="dxa"/>
            <w:gridSpan w:val="2"/>
            <w:vAlign w:val="center"/>
          </w:tcPr>
          <w:p w14:paraId="66C33EC6" w14:textId="77777777" w:rsidR="00400E86" w:rsidRPr="00C73E66" w:rsidRDefault="00400E86" w:rsidP="00400E86">
            <w:pPr>
              <w:autoSpaceDE/>
              <w:autoSpaceDN/>
              <w:adjustRightInd/>
              <w:spacing w:before="0" w:line="240" w:lineRule="auto"/>
              <w:ind w:left="0"/>
              <w:rPr>
                <w:sz w:val="16"/>
                <w:szCs w:val="16"/>
              </w:rPr>
            </w:pPr>
            <w:r w:rsidRPr="00C73E66">
              <w:rPr>
                <w:sz w:val="16"/>
                <w:szCs w:val="16"/>
              </w:rPr>
              <w:t>Intergard 475 HS</w:t>
            </w:r>
          </w:p>
        </w:tc>
        <w:tc>
          <w:tcPr>
            <w:tcW w:w="971" w:type="dxa"/>
            <w:gridSpan w:val="2"/>
            <w:vAlign w:val="center"/>
          </w:tcPr>
          <w:p w14:paraId="6B4C31E8" w14:textId="77777777" w:rsidR="00400E86" w:rsidRPr="001D28BE" w:rsidRDefault="00400E86" w:rsidP="00400E86">
            <w:pPr>
              <w:autoSpaceDE/>
              <w:autoSpaceDN/>
              <w:adjustRightInd/>
              <w:spacing w:before="0" w:line="240" w:lineRule="auto"/>
              <w:ind w:left="0"/>
              <w:jc w:val="center"/>
              <w:rPr>
                <w:sz w:val="16"/>
                <w:szCs w:val="16"/>
                <w:lang w:val="ru-RU"/>
              </w:rPr>
            </w:pPr>
            <w:r w:rsidRPr="001D28BE">
              <w:rPr>
                <w:sz w:val="16"/>
                <w:szCs w:val="16"/>
                <w:lang w:val="ru-RU"/>
              </w:rPr>
              <w:t>207</w:t>
            </w:r>
          </w:p>
        </w:tc>
        <w:tc>
          <w:tcPr>
            <w:tcW w:w="1439" w:type="dxa"/>
            <w:vAlign w:val="center"/>
          </w:tcPr>
          <w:p w14:paraId="65237FE0" w14:textId="77777777" w:rsidR="00400E86" w:rsidRPr="00EE1FAF" w:rsidRDefault="00400E86"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525F8385" w14:textId="77777777" w:rsidTr="007F526A">
        <w:trPr>
          <w:trHeight w:val="288"/>
          <w:jc w:val="center"/>
        </w:trPr>
        <w:tc>
          <w:tcPr>
            <w:tcW w:w="2287" w:type="dxa"/>
            <w:gridSpan w:val="3"/>
            <w:vMerge/>
            <w:vAlign w:val="center"/>
          </w:tcPr>
          <w:p w14:paraId="3E0B1EEE" w14:textId="77777777" w:rsidR="00400E86" w:rsidRPr="00411E38" w:rsidRDefault="00400E86" w:rsidP="00400E86">
            <w:pPr>
              <w:autoSpaceDE/>
              <w:autoSpaceDN/>
              <w:adjustRightInd/>
              <w:spacing w:before="0" w:line="240" w:lineRule="auto"/>
              <w:ind w:left="0"/>
              <w:rPr>
                <w:b/>
                <w:bCs/>
                <w:sz w:val="16"/>
                <w:szCs w:val="18"/>
              </w:rPr>
            </w:pPr>
          </w:p>
        </w:tc>
        <w:tc>
          <w:tcPr>
            <w:tcW w:w="2400" w:type="dxa"/>
            <w:vAlign w:val="center"/>
          </w:tcPr>
          <w:p w14:paraId="4BAE535F" w14:textId="77777777" w:rsidR="00400E86" w:rsidRPr="001D3869" w:rsidRDefault="00400E86" w:rsidP="00400E86">
            <w:pPr>
              <w:autoSpaceDE/>
              <w:autoSpaceDN/>
              <w:adjustRightInd/>
              <w:spacing w:before="0" w:line="240" w:lineRule="auto"/>
              <w:ind w:left="0"/>
              <w:rPr>
                <w:sz w:val="16"/>
                <w:szCs w:val="16"/>
              </w:rPr>
            </w:pPr>
            <w:r w:rsidRPr="00402AFE">
              <w:rPr>
                <w:sz w:val="16"/>
                <w:szCs w:val="16"/>
              </w:rPr>
              <w:t>Jotun Paints</w:t>
            </w:r>
          </w:p>
        </w:tc>
        <w:tc>
          <w:tcPr>
            <w:tcW w:w="3031" w:type="dxa"/>
            <w:gridSpan w:val="2"/>
            <w:vAlign w:val="center"/>
          </w:tcPr>
          <w:p w14:paraId="7F43E6CA" w14:textId="77777777" w:rsidR="00400E86" w:rsidRPr="00C73E66" w:rsidRDefault="00400E86" w:rsidP="00400E86">
            <w:pPr>
              <w:autoSpaceDE/>
              <w:autoSpaceDN/>
              <w:adjustRightInd/>
              <w:spacing w:before="0" w:line="240" w:lineRule="auto"/>
              <w:ind w:left="0"/>
              <w:rPr>
                <w:sz w:val="16"/>
                <w:szCs w:val="16"/>
              </w:rPr>
            </w:pPr>
            <w:proofErr w:type="spellStart"/>
            <w:r w:rsidRPr="00C73E66">
              <w:rPr>
                <w:sz w:val="16"/>
                <w:szCs w:val="16"/>
              </w:rPr>
              <w:t>Penguard</w:t>
            </w:r>
            <w:proofErr w:type="spellEnd"/>
            <w:r w:rsidRPr="00C73E66">
              <w:rPr>
                <w:sz w:val="16"/>
                <w:szCs w:val="16"/>
              </w:rPr>
              <w:t xml:space="preserve"> Express</w:t>
            </w:r>
          </w:p>
          <w:p w14:paraId="79C14537" w14:textId="32C01F31" w:rsidR="004E752C" w:rsidRPr="00C73E66" w:rsidRDefault="004E752C" w:rsidP="00400E86">
            <w:pPr>
              <w:autoSpaceDE/>
              <w:autoSpaceDN/>
              <w:adjustRightInd/>
              <w:spacing w:before="0" w:line="240" w:lineRule="auto"/>
              <w:ind w:left="0"/>
              <w:rPr>
                <w:sz w:val="16"/>
                <w:szCs w:val="16"/>
              </w:rPr>
            </w:pPr>
            <w:proofErr w:type="spellStart"/>
            <w:r w:rsidRPr="00C73E66">
              <w:rPr>
                <w:sz w:val="16"/>
                <w:szCs w:val="16"/>
              </w:rPr>
              <w:t>Penguard</w:t>
            </w:r>
            <w:proofErr w:type="spellEnd"/>
            <w:r w:rsidRPr="00C73E66">
              <w:rPr>
                <w:sz w:val="16"/>
                <w:szCs w:val="16"/>
              </w:rPr>
              <w:t xml:space="preserve"> Universal</w:t>
            </w:r>
          </w:p>
        </w:tc>
        <w:tc>
          <w:tcPr>
            <w:tcW w:w="971" w:type="dxa"/>
            <w:gridSpan w:val="2"/>
            <w:vAlign w:val="center"/>
          </w:tcPr>
          <w:p w14:paraId="1DF105DB" w14:textId="77777777" w:rsidR="00400E86" w:rsidRDefault="00400E86" w:rsidP="00400E86">
            <w:pPr>
              <w:autoSpaceDE/>
              <w:autoSpaceDN/>
              <w:adjustRightInd/>
              <w:spacing w:before="0" w:line="240" w:lineRule="auto"/>
              <w:ind w:left="0"/>
              <w:jc w:val="center"/>
              <w:rPr>
                <w:sz w:val="16"/>
                <w:szCs w:val="16"/>
              </w:rPr>
            </w:pPr>
            <w:r w:rsidRPr="001D28BE">
              <w:rPr>
                <w:sz w:val="16"/>
                <w:szCs w:val="16"/>
                <w:lang w:val="ru-RU"/>
              </w:rPr>
              <w:t>230</w:t>
            </w:r>
            <w:r w:rsidR="004E752C">
              <w:rPr>
                <w:sz w:val="16"/>
                <w:szCs w:val="16"/>
              </w:rPr>
              <w:t>-245</w:t>
            </w:r>
          </w:p>
          <w:p w14:paraId="068949CB" w14:textId="0820374F" w:rsidR="004E752C" w:rsidRPr="004E752C" w:rsidRDefault="001B2A21" w:rsidP="00400E86">
            <w:pPr>
              <w:autoSpaceDE/>
              <w:autoSpaceDN/>
              <w:adjustRightInd/>
              <w:spacing w:before="0" w:line="240" w:lineRule="auto"/>
              <w:ind w:left="0"/>
              <w:jc w:val="center"/>
              <w:rPr>
                <w:sz w:val="16"/>
                <w:szCs w:val="16"/>
              </w:rPr>
            </w:pPr>
            <w:r>
              <w:rPr>
                <w:sz w:val="16"/>
                <w:szCs w:val="16"/>
              </w:rPr>
              <w:t>240-270</w:t>
            </w:r>
          </w:p>
        </w:tc>
        <w:tc>
          <w:tcPr>
            <w:tcW w:w="1439" w:type="dxa"/>
            <w:vAlign w:val="center"/>
          </w:tcPr>
          <w:p w14:paraId="5BE09922" w14:textId="77777777" w:rsidR="00400E86" w:rsidRPr="00EE1FAF" w:rsidRDefault="00400E86"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07187" w:rsidRPr="001D3869" w14:paraId="123C1FBC" w14:textId="77777777" w:rsidTr="007F526A">
        <w:trPr>
          <w:trHeight w:val="288"/>
          <w:jc w:val="center"/>
        </w:trPr>
        <w:tc>
          <w:tcPr>
            <w:tcW w:w="2287" w:type="dxa"/>
            <w:gridSpan w:val="3"/>
            <w:vAlign w:val="center"/>
          </w:tcPr>
          <w:p w14:paraId="29FE4A32" w14:textId="77777777" w:rsidR="00607187" w:rsidRPr="00411E38" w:rsidRDefault="00607187" w:rsidP="00400E86">
            <w:pPr>
              <w:autoSpaceDE/>
              <w:autoSpaceDN/>
              <w:adjustRightInd/>
              <w:spacing w:before="0" w:line="240" w:lineRule="auto"/>
              <w:ind w:left="0"/>
              <w:rPr>
                <w:b/>
                <w:bCs/>
                <w:sz w:val="16"/>
                <w:szCs w:val="18"/>
              </w:rPr>
            </w:pPr>
          </w:p>
        </w:tc>
        <w:tc>
          <w:tcPr>
            <w:tcW w:w="2400" w:type="dxa"/>
            <w:vAlign w:val="center"/>
          </w:tcPr>
          <w:p w14:paraId="1B712626" w14:textId="77777777" w:rsidR="00607187" w:rsidRPr="001D3869" w:rsidRDefault="00607187" w:rsidP="00400E86">
            <w:pPr>
              <w:autoSpaceDE/>
              <w:autoSpaceDN/>
              <w:adjustRightInd/>
              <w:spacing w:before="0" w:line="240" w:lineRule="auto"/>
              <w:ind w:left="0"/>
              <w:rPr>
                <w:sz w:val="16"/>
                <w:szCs w:val="16"/>
              </w:rPr>
            </w:pPr>
            <w:r w:rsidRPr="00402AFE">
              <w:rPr>
                <w:sz w:val="16"/>
                <w:szCs w:val="16"/>
              </w:rPr>
              <w:t>PPG</w:t>
            </w:r>
          </w:p>
        </w:tc>
        <w:tc>
          <w:tcPr>
            <w:tcW w:w="3031" w:type="dxa"/>
            <w:gridSpan w:val="2"/>
            <w:vAlign w:val="center"/>
          </w:tcPr>
          <w:p w14:paraId="65BB27CF" w14:textId="6731010D" w:rsidR="00607187" w:rsidRPr="00C73E66" w:rsidRDefault="00607187" w:rsidP="00400E86">
            <w:pPr>
              <w:autoSpaceDE/>
              <w:autoSpaceDN/>
              <w:adjustRightInd/>
              <w:spacing w:before="0" w:line="240" w:lineRule="auto"/>
              <w:ind w:left="0"/>
              <w:rPr>
                <w:sz w:val="16"/>
                <w:szCs w:val="16"/>
              </w:rPr>
            </w:pPr>
            <w:proofErr w:type="spellStart"/>
            <w:r w:rsidRPr="00C73E66">
              <w:rPr>
                <w:sz w:val="16"/>
                <w:szCs w:val="16"/>
              </w:rPr>
              <w:t>SigmaCover</w:t>
            </w:r>
            <w:proofErr w:type="spellEnd"/>
            <w:r w:rsidRPr="00C73E66">
              <w:rPr>
                <w:sz w:val="16"/>
                <w:szCs w:val="16"/>
              </w:rPr>
              <w:t xml:space="preserve"> 410</w:t>
            </w:r>
          </w:p>
          <w:p w14:paraId="70D6F96B" w14:textId="77777777" w:rsidR="006142D8" w:rsidRPr="00C73E66" w:rsidRDefault="006142D8" w:rsidP="006142D8">
            <w:pPr>
              <w:autoSpaceDE/>
              <w:autoSpaceDN/>
              <w:adjustRightInd/>
              <w:spacing w:before="0" w:line="240" w:lineRule="auto"/>
              <w:ind w:left="0"/>
              <w:rPr>
                <w:sz w:val="16"/>
                <w:szCs w:val="16"/>
              </w:rPr>
            </w:pPr>
            <w:proofErr w:type="spellStart"/>
            <w:r w:rsidRPr="00C73E66">
              <w:rPr>
                <w:sz w:val="16"/>
                <w:szCs w:val="16"/>
              </w:rPr>
              <w:t>Amerlock</w:t>
            </w:r>
            <w:proofErr w:type="spellEnd"/>
            <w:r w:rsidRPr="00C73E66">
              <w:rPr>
                <w:sz w:val="16"/>
                <w:szCs w:val="16"/>
              </w:rPr>
              <w:t xml:space="preserve"> 2 Series</w:t>
            </w:r>
          </w:p>
          <w:p w14:paraId="5ED14C4E" w14:textId="07295D13" w:rsidR="00AD78CA" w:rsidRPr="00C73E66" w:rsidRDefault="006142D8" w:rsidP="00400E86">
            <w:pPr>
              <w:autoSpaceDE/>
              <w:autoSpaceDN/>
              <w:adjustRightInd/>
              <w:spacing w:before="0" w:line="240" w:lineRule="auto"/>
              <w:ind w:left="0"/>
              <w:rPr>
                <w:sz w:val="16"/>
                <w:szCs w:val="16"/>
              </w:rPr>
            </w:pPr>
            <w:proofErr w:type="spellStart"/>
            <w:r w:rsidRPr="00C73E66">
              <w:rPr>
                <w:sz w:val="16"/>
                <w:szCs w:val="16"/>
              </w:rPr>
              <w:t>Amerlock</w:t>
            </w:r>
            <w:proofErr w:type="spellEnd"/>
            <w:r w:rsidRPr="00C73E66">
              <w:rPr>
                <w:sz w:val="16"/>
                <w:szCs w:val="16"/>
              </w:rPr>
              <w:t xml:space="preserve"> 400 Series</w:t>
            </w:r>
          </w:p>
        </w:tc>
        <w:tc>
          <w:tcPr>
            <w:tcW w:w="971" w:type="dxa"/>
            <w:gridSpan w:val="2"/>
            <w:vAlign w:val="center"/>
          </w:tcPr>
          <w:p w14:paraId="02977721" w14:textId="77777777" w:rsidR="00607187" w:rsidRDefault="006142D8" w:rsidP="00400E86">
            <w:pPr>
              <w:autoSpaceDE/>
              <w:autoSpaceDN/>
              <w:adjustRightInd/>
              <w:spacing w:before="0" w:line="240" w:lineRule="auto"/>
              <w:ind w:left="0"/>
              <w:jc w:val="center"/>
              <w:rPr>
                <w:sz w:val="16"/>
                <w:szCs w:val="16"/>
              </w:rPr>
            </w:pPr>
            <w:r>
              <w:rPr>
                <w:sz w:val="16"/>
                <w:szCs w:val="16"/>
              </w:rPr>
              <w:t>84-</w:t>
            </w:r>
            <w:r w:rsidR="00607187">
              <w:rPr>
                <w:sz w:val="16"/>
                <w:szCs w:val="16"/>
              </w:rPr>
              <w:t>240</w:t>
            </w:r>
          </w:p>
          <w:p w14:paraId="620E3AD2" w14:textId="77777777" w:rsidR="006142D8" w:rsidRDefault="00DC35E9" w:rsidP="00400E86">
            <w:pPr>
              <w:autoSpaceDE/>
              <w:autoSpaceDN/>
              <w:adjustRightInd/>
              <w:spacing w:before="0" w:line="240" w:lineRule="auto"/>
              <w:ind w:left="0"/>
              <w:jc w:val="center"/>
              <w:rPr>
                <w:sz w:val="16"/>
                <w:szCs w:val="16"/>
              </w:rPr>
            </w:pPr>
            <w:r>
              <w:rPr>
                <w:sz w:val="16"/>
                <w:szCs w:val="16"/>
              </w:rPr>
              <w:t>153-240</w:t>
            </w:r>
          </w:p>
          <w:p w14:paraId="1E6937A3" w14:textId="14F555E2" w:rsidR="00DC35E9" w:rsidRPr="001D28BE" w:rsidRDefault="00DC35E9" w:rsidP="00400E86">
            <w:pPr>
              <w:autoSpaceDE/>
              <w:autoSpaceDN/>
              <w:adjustRightInd/>
              <w:spacing w:before="0" w:line="240" w:lineRule="auto"/>
              <w:ind w:left="0"/>
              <w:jc w:val="center"/>
              <w:rPr>
                <w:sz w:val="16"/>
                <w:szCs w:val="16"/>
                <w:lang w:val="ru-RU"/>
              </w:rPr>
            </w:pPr>
            <w:r>
              <w:rPr>
                <w:sz w:val="16"/>
                <w:szCs w:val="16"/>
              </w:rPr>
              <w:t>153-240</w:t>
            </w:r>
          </w:p>
        </w:tc>
        <w:tc>
          <w:tcPr>
            <w:tcW w:w="1439" w:type="dxa"/>
            <w:vAlign w:val="center"/>
          </w:tcPr>
          <w:p w14:paraId="45881FE3" w14:textId="72B648D8" w:rsidR="00607187" w:rsidRPr="00EE1FAF" w:rsidRDefault="00607187"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2B93F116" w14:textId="77777777" w:rsidTr="007F526A">
        <w:trPr>
          <w:trHeight w:val="288"/>
          <w:jc w:val="center"/>
        </w:trPr>
        <w:tc>
          <w:tcPr>
            <w:tcW w:w="2287" w:type="dxa"/>
            <w:gridSpan w:val="3"/>
            <w:vAlign w:val="center"/>
          </w:tcPr>
          <w:p w14:paraId="279A21BA" w14:textId="77777777" w:rsidR="00662483" w:rsidRPr="00411E38" w:rsidRDefault="00662483" w:rsidP="00400E86">
            <w:pPr>
              <w:autoSpaceDE/>
              <w:autoSpaceDN/>
              <w:adjustRightInd/>
              <w:spacing w:before="0" w:line="240" w:lineRule="auto"/>
              <w:ind w:left="0"/>
              <w:rPr>
                <w:b/>
                <w:bCs/>
                <w:sz w:val="16"/>
                <w:szCs w:val="18"/>
              </w:rPr>
            </w:pPr>
          </w:p>
        </w:tc>
        <w:tc>
          <w:tcPr>
            <w:tcW w:w="2400" w:type="dxa"/>
            <w:vAlign w:val="center"/>
          </w:tcPr>
          <w:p w14:paraId="5F0C9969" w14:textId="77777777" w:rsidR="00662483" w:rsidRPr="001D3869" w:rsidRDefault="00662483" w:rsidP="00400E86">
            <w:pPr>
              <w:autoSpaceDE/>
              <w:autoSpaceDN/>
              <w:adjustRightInd/>
              <w:spacing w:before="0" w:line="240" w:lineRule="auto"/>
              <w:ind w:left="0"/>
              <w:rPr>
                <w:sz w:val="16"/>
                <w:szCs w:val="16"/>
              </w:rPr>
            </w:pPr>
            <w:r w:rsidRPr="00402AFE">
              <w:rPr>
                <w:sz w:val="16"/>
                <w:szCs w:val="16"/>
              </w:rPr>
              <w:t>Sherwin Williams</w:t>
            </w:r>
          </w:p>
        </w:tc>
        <w:tc>
          <w:tcPr>
            <w:tcW w:w="3031" w:type="dxa"/>
            <w:gridSpan w:val="2"/>
            <w:vAlign w:val="center"/>
          </w:tcPr>
          <w:p w14:paraId="01663DDF" w14:textId="77777777" w:rsidR="00662483" w:rsidRPr="00C73E66" w:rsidRDefault="00662483" w:rsidP="00400E86">
            <w:pPr>
              <w:autoSpaceDE/>
              <w:autoSpaceDN/>
              <w:adjustRightInd/>
              <w:spacing w:before="0" w:line="240" w:lineRule="auto"/>
              <w:ind w:left="0"/>
              <w:rPr>
                <w:sz w:val="16"/>
                <w:szCs w:val="16"/>
              </w:rPr>
            </w:pPr>
            <w:proofErr w:type="spellStart"/>
            <w:r w:rsidRPr="00C73E66">
              <w:rPr>
                <w:sz w:val="16"/>
                <w:szCs w:val="16"/>
              </w:rPr>
              <w:t>Macropoxy</w:t>
            </w:r>
            <w:proofErr w:type="spellEnd"/>
            <w:r w:rsidRPr="00C73E66">
              <w:rPr>
                <w:sz w:val="16"/>
                <w:szCs w:val="16"/>
              </w:rPr>
              <w:t xml:space="preserve"> 646 Series</w:t>
            </w:r>
          </w:p>
        </w:tc>
        <w:tc>
          <w:tcPr>
            <w:tcW w:w="971" w:type="dxa"/>
            <w:gridSpan w:val="2"/>
            <w:vAlign w:val="center"/>
          </w:tcPr>
          <w:p w14:paraId="4A6036A1" w14:textId="77777777" w:rsidR="00662483" w:rsidRPr="001D28BE" w:rsidRDefault="00662483" w:rsidP="00400E86">
            <w:pPr>
              <w:autoSpaceDE/>
              <w:autoSpaceDN/>
              <w:adjustRightInd/>
              <w:spacing w:before="0" w:line="240" w:lineRule="auto"/>
              <w:ind w:left="0"/>
              <w:jc w:val="center"/>
              <w:rPr>
                <w:sz w:val="16"/>
                <w:szCs w:val="16"/>
                <w:lang w:val="ru-RU"/>
              </w:rPr>
            </w:pPr>
            <w:r w:rsidRPr="001D28BE">
              <w:rPr>
                <w:sz w:val="16"/>
                <w:szCs w:val="16"/>
                <w:lang w:val="ru-RU"/>
              </w:rPr>
              <w:t>100-250</w:t>
            </w:r>
          </w:p>
        </w:tc>
        <w:tc>
          <w:tcPr>
            <w:tcW w:w="1439" w:type="dxa"/>
            <w:vAlign w:val="center"/>
          </w:tcPr>
          <w:p w14:paraId="681C952E" w14:textId="77777777" w:rsidR="00662483" w:rsidRPr="00EE1FAF" w:rsidRDefault="00662483"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141F1129" w14:textId="77777777" w:rsidTr="007F526A">
        <w:trPr>
          <w:trHeight w:val="288"/>
          <w:jc w:val="center"/>
        </w:trPr>
        <w:tc>
          <w:tcPr>
            <w:tcW w:w="2287" w:type="dxa"/>
            <w:gridSpan w:val="3"/>
            <w:vAlign w:val="center"/>
          </w:tcPr>
          <w:p w14:paraId="659497A1" w14:textId="77777777" w:rsidR="00662483" w:rsidRPr="00411E38" w:rsidRDefault="00662483" w:rsidP="00400E86">
            <w:pPr>
              <w:autoSpaceDE/>
              <w:autoSpaceDN/>
              <w:adjustRightInd/>
              <w:spacing w:before="0" w:line="240" w:lineRule="auto"/>
              <w:ind w:left="0"/>
              <w:rPr>
                <w:b/>
                <w:bCs/>
                <w:sz w:val="16"/>
                <w:szCs w:val="18"/>
              </w:rPr>
            </w:pPr>
          </w:p>
        </w:tc>
        <w:tc>
          <w:tcPr>
            <w:tcW w:w="2400" w:type="dxa"/>
            <w:vAlign w:val="center"/>
          </w:tcPr>
          <w:p w14:paraId="1089F600" w14:textId="77777777" w:rsidR="00662483" w:rsidRPr="001D3869" w:rsidRDefault="00662483" w:rsidP="00400E86">
            <w:pPr>
              <w:autoSpaceDE/>
              <w:autoSpaceDN/>
              <w:adjustRightInd/>
              <w:spacing w:before="0" w:line="240" w:lineRule="auto"/>
              <w:ind w:left="0"/>
              <w:rPr>
                <w:sz w:val="16"/>
                <w:szCs w:val="16"/>
              </w:rPr>
            </w:pPr>
            <w:r w:rsidRPr="00402AFE">
              <w:rPr>
                <w:sz w:val="16"/>
                <w:szCs w:val="16"/>
              </w:rPr>
              <w:t>Tnemec</w:t>
            </w:r>
          </w:p>
        </w:tc>
        <w:tc>
          <w:tcPr>
            <w:tcW w:w="3031" w:type="dxa"/>
            <w:gridSpan w:val="2"/>
            <w:vAlign w:val="center"/>
          </w:tcPr>
          <w:p w14:paraId="6FDD567E" w14:textId="77777777" w:rsidR="00662483" w:rsidRPr="00C73E66" w:rsidRDefault="00662483" w:rsidP="00400E86">
            <w:pPr>
              <w:autoSpaceDE/>
              <w:autoSpaceDN/>
              <w:adjustRightInd/>
              <w:spacing w:before="0" w:line="240" w:lineRule="auto"/>
              <w:ind w:left="0"/>
              <w:rPr>
                <w:sz w:val="16"/>
                <w:szCs w:val="16"/>
              </w:rPr>
            </w:pPr>
            <w:r w:rsidRPr="00C73E66">
              <w:rPr>
                <w:sz w:val="16"/>
                <w:szCs w:val="16"/>
              </w:rPr>
              <w:t>L69</w:t>
            </w:r>
            <w:r w:rsidR="00607187" w:rsidRPr="00C73E66">
              <w:rPr>
                <w:sz w:val="16"/>
                <w:szCs w:val="16"/>
              </w:rPr>
              <w:t xml:space="preserve"> Hi-Build </w:t>
            </w:r>
            <w:proofErr w:type="spellStart"/>
            <w:r w:rsidR="00607187" w:rsidRPr="00C73E66">
              <w:rPr>
                <w:sz w:val="16"/>
                <w:szCs w:val="16"/>
              </w:rPr>
              <w:t>Epoxoline</w:t>
            </w:r>
            <w:proofErr w:type="spellEnd"/>
            <w:r w:rsidR="00607187" w:rsidRPr="00C73E66">
              <w:rPr>
                <w:sz w:val="16"/>
                <w:szCs w:val="16"/>
              </w:rPr>
              <w:t xml:space="preserve"> II</w:t>
            </w:r>
          </w:p>
          <w:p w14:paraId="17AF10CE" w14:textId="6967AB9E" w:rsidR="00114FDF" w:rsidRPr="00C73E66" w:rsidRDefault="008E08BC" w:rsidP="00400E86">
            <w:pPr>
              <w:autoSpaceDE/>
              <w:autoSpaceDN/>
              <w:adjustRightInd/>
              <w:spacing w:before="0" w:line="240" w:lineRule="auto"/>
              <w:ind w:left="0"/>
              <w:rPr>
                <w:sz w:val="16"/>
                <w:szCs w:val="16"/>
              </w:rPr>
            </w:pPr>
            <w:r w:rsidRPr="00C73E66">
              <w:rPr>
                <w:sz w:val="16"/>
                <w:szCs w:val="16"/>
              </w:rPr>
              <w:t xml:space="preserve">66HS Hi-Build </w:t>
            </w:r>
            <w:proofErr w:type="spellStart"/>
            <w:r w:rsidRPr="00C73E66">
              <w:rPr>
                <w:sz w:val="16"/>
                <w:szCs w:val="16"/>
              </w:rPr>
              <w:t>Epoxoline</w:t>
            </w:r>
            <w:proofErr w:type="spellEnd"/>
            <w:r w:rsidRPr="00C73E66">
              <w:rPr>
                <w:sz w:val="16"/>
                <w:szCs w:val="16"/>
              </w:rPr>
              <w:t xml:space="preserve"> II</w:t>
            </w:r>
          </w:p>
        </w:tc>
        <w:tc>
          <w:tcPr>
            <w:tcW w:w="971" w:type="dxa"/>
            <w:gridSpan w:val="2"/>
            <w:vAlign w:val="center"/>
          </w:tcPr>
          <w:p w14:paraId="1274B2D9" w14:textId="77777777" w:rsidR="00662483" w:rsidRDefault="00662483" w:rsidP="00400E86">
            <w:pPr>
              <w:autoSpaceDE/>
              <w:autoSpaceDN/>
              <w:adjustRightInd/>
              <w:spacing w:before="0" w:line="240" w:lineRule="auto"/>
              <w:ind w:left="0"/>
              <w:jc w:val="center"/>
              <w:rPr>
                <w:sz w:val="16"/>
                <w:szCs w:val="16"/>
              </w:rPr>
            </w:pPr>
            <w:r w:rsidRPr="001D28BE">
              <w:rPr>
                <w:sz w:val="16"/>
                <w:szCs w:val="16"/>
                <w:lang w:val="ru-RU"/>
              </w:rPr>
              <w:t>98</w:t>
            </w:r>
          </w:p>
          <w:p w14:paraId="32246828" w14:textId="4A28CC4C" w:rsidR="00EA76B7" w:rsidRPr="00EA76B7" w:rsidRDefault="00EA76B7" w:rsidP="00400E86">
            <w:pPr>
              <w:autoSpaceDE/>
              <w:autoSpaceDN/>
              <w:adjustRightInd/>
              <w:spacing w:before="0" w:line="240" w:lineRule="auto"/>
              <w:ind w:left="0"/>
              <w:jc w:val="center"/>
              <w:rPr>
                <w:sz w:val="16"/>
                <w:szCs w:val="16"/>
              </w:rPr>
            </w:pPr>
            <w:r>
              <w:rPr>
                <w:sz w:val="16"/>
                <w:szCs w:val="16"/>
              </w:rPr>
              <w:t>184</w:t>
            </w:r>
          </w:p>
        </w:tc>
        <w:tc>
          <w:tcPr>
            <w:tcW w:w="1439" w:type="dxa"/>
            <w:vAlign w:val="center"/>
          </w:tcPr>
          <w:p w14:paraId="39BC9EA6" w14:textId="77777777" w:rsidR="00662483" w:rsidRPr="00EE1FAF" w:rsidRDefault="00662483"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AB0391" w14:paraId="32C61BC5" w14:textId="77777777" w:rsidTr="007F526A">
        <w:trPr>
          <w:trHeight w:val="288"/>
          <w:jc w:val="center"/>
        </w:trPr>
        <w:tc>
          <w:tcPr>
            <w:tcW w:w="2287" w:type="dxa"/>
            <w:gridSpan w:val="3"/>
            <w:tcBorders>
              <w:bottom w:val="single" w:sz="12" w:space="0" w:color="auto"/>
            </w:tcBorders>
            <w:vAlign w:val="center"/>
          </w:tcPr>
          <w:p w14:paraId="06E216FB" w14:textId="77777777" w:rsidR="00662483" w:rsidRPr="00411E38" w:rsidRDefault="00662483" w:rsidP="00400E86">
            <w:pPr>
              <w:autoSpaceDE/>
              <w:autoSpaceDN/>
              <w:adjustRightInd/>
              <w:spacing w:before="0" w:line="240" w:lineRule="auto"/>
              <w:ind w:left="0"/>
              <w:rPr>
                <w:b/>
                <w:bCs/>
                <w:sz w:val="16"/>
                <w:szCs w:val="18"/>
              </w:rPr>
            </w:pPr>
          </w:p>
        </w:tc>
        <w:tc>
          <w:tcPr>
            <w:tcW w:w="7841" w:type="dxa"/>
            <w:gridSpan w:val="6"/>
            <w:tcBorders>
              <w:bottom w:val="single" w:sz="12" w:space="0" w:color="auto"/>
            </w:tcBorders>
            <w:vAlign w:val="center"/>
          </w:tcPr>
          <w:p w14:paraId="2A9860CB" w14:textId="77777777" w:rsidR="00662483" w:rsidRPr="00C73E66" w:rsidRDefault="00662483" w:rsidP="00400E86">
            <w:pPr>
              <w:autoSpaceDE/>
              <w:autoSpaceDN/>
              <w:adjustRightInd/>
              <w:spacing w:before="0" w:line="240" w:lineRule="auto"/>
              <w:ind w:left="0"/>
              <w:rPr>
                <w:i/>
                <w:sz w:val="14"/>
                <w:szCs w:val="14"/>
                <w:lang w:val="ru-RU"/>
              </w:rPr>
            </w:pPr>
            <w:r w:rsidRPr="00C73E66">
              <w:rPr>
                <w:i/>
                <w:sz w:val="14"/>
                <w:szCs w:val="14"/>
                <w:lang w:val="ru-RU"/>
              </w:rPr>
              <w:t>Для использования в прибрежной зоне, между зоной заплеска воды и верхним строением платформы рекомендуется нанести дополнительный промежуточный слой.</w:t>
            </w:r>
          </w:p>
        </w:tc>
      </w:tr>
      <w:tr w:rsidR="00400E86" w:rsidRPr="001D3869" w14:paraId="39A49FE2" w14:textId="77777777" w:rsidTr="007F526A">
        <w:trPr>
          <w:trHeight w:val="288"/>
          <w:jc w:val="center"/>
        </w:trPr>
        <w:tc>
          <w:tcPr>
            <w:tcW w:w="2287" w:type="dxa"/>
            <w:gridSpan w:val="3"/>
            <w:vAlign w:val="center"/>
          </w:tcPr>
          <w:p w14:paraId="75242E1A" w14:textId="77777777" w:rsidR="00662483" w:rsidRPr="003023B7" w:rsidRDefault="00662483" w:rsidP="00400E86">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400" w:type="dxa"/>
            <w:vAlign w:val="center"/>
          </w:tcPr>
          <w:p w14:paraId="08099DF9" w14:textId="77777777" w:rsidR="00662483" w:rsidRPr="001D3869" w:rsidRDefault="00662483" w:rsidP="00400E86">
            <w:pPr>
              <w:autoSpaceDE/>
              <w:autoSpaceDN/>
              <w:adjustRightInd/>
              <w:spacing w:before="0" w:line="240" w:lineRule="auto"/>
              <w:ind w:left="0"/>
              <w:rPr>
                <w:sz w:val="16"/>
                <w:szCs w:val="16"/>
              </w:rPr>
            </w:pPr>
            <w:r w:rsidRPr="001D3869">
              <w:rPr>
                <w:sz w:val="16"/>
                <w:szCs w:val="16"/>
              </w:rPr>
              <w:t>Carboline</w:t>
            </w:r>
          </w:p>
        </w:tc>
        <w:tc>
          <w:tcPr>
            <w:tcW w:w="3031" w:type="dxa"/>
            <w:gridSpan w:val="2"/>
            <w:vAlign w:val="center"/>
          </w:tcPr>
          <w:p w14:paraId="73FE1D1D" w14:textId="77777777" w:rsidR="00662483" w:rsidRPr="00C73E66" w:rsidRDefault="00662483" w:rsidP="00400E86">
            <w:pPr>
              <w:autoSpaceDE/>
              <w:autoSpaceDN/>
              <w:adjustRightInd/>
              <w:spacing w:before="0" w:line="240" w:lineRule="auto"/>
              <w:ind w:left="0"/>
              <w:rPr>
                <w:sz w:val="16"/>
                <w:szCs w:val="16"/>
              </w:rPr>
            </w:pPr>
            <w:proofErr w:type="spellStart"/>
            <w:r w:rsidRPr="00C73E66">
              <w:rPr>
                <w:sz w:val="16"/>
                <w:szCs w:val="16"/>
              </w:rPr>
              <w:t>Carboxane</w:t>
            </w:r>
            <w:proofErr w:type="spellEnd"/>
            <w:r w:rsidRPr="00C73E66">
              <w:rPr>
                <w:sz w:val="16"/>
                <w:szCs w:val="16"/>
              </w:rPr>
              <w:t xml:space="preserve"> 2000</w:t>
            </w:r>
          </w:p>
        </w:tc>
        <w:tc>
          <w:tcPr>
            <w:tcW w:w="971" w:type="dxa"/>
            <w:gridSpan w:val="2"/>
            <w:vAlign w:val="center"/>
          </w:tcPr>
          <w:p w14:paraId="76AFE28F" w14:textId="77777777" w:rsidR="00662483" w:rsidRPr="001D28BE" w:rsidRDefault="00662483" w:rsidP="00400E86">
            <w:pPr>
              <w:autoSpaceDE/>
              <w:autoSpaceDN/>
              <w:adjustRightInd/>
              <w:spacing w:before="0" w:line="240" w:lineRule="auto"/>
              <w:ind w:left="0"/>
              <w:jc w:val="center"/>
              <w:rPr>
                <w:sz w:val="16"/>
                <w:szCs w:val="16"/>
                <w:lang w:val="ru-RU"/>
              </w:rPr>
            </w:pPr>
            <w:r w:rsidRPr="001D28BE">
              <w:rPr>
                <w:sz w:val="16"/>
                <w:szCs w:val="16"/>
                <w:lang w:val="ru-RU"/>
              </w:rPr>
              <w:t>216</w:t>
            </w:r>
          </w:p>
        </w:tc>
        <w:tc>
          <w:tcPr>
            <w:tcW w:w="1439" w:type="dxa"/>
            <w:vAlign w:val="center"/>
          </w:tcPr>
          <w:p w14:paraId="5493800F" w14:textId="77777777" w:rsidR="00662483" w:rsidRPr="00EE1FAF" w:rsidRDefault="00662483"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07187" w:rsidRPr="001D3869" w14:paraId="77528CBA" w14:textId="77777777" w:rsidTr="007F526A">
        <w:trPr>
          <w:trHeight w:val="288"/>
          <w:jc w:val="center"/>
        </w:trPr>
        <w:tc>
          <w:tcPr>
            <w:tcW w:w="2287" w:type="dxa"/>
            <w:gridSpan w:val="3"/>
            <w:vAlign w:val="center"/>
          </w:tcPr>
          <w:p w14:paraId="7B96722C" w14:textId="170E3689" w:rsidR="00607187" w:rsidRPr="003023B7" w:rsidRDefault="00236923">
            <w:pPr>
              <w:autoSpaceDE/>
              <w:autoSpaceDN/>
              <w:adjustRightInd/>
              <w:spacing w:before="0" w:line="240" w:lineRule="auto"/>
              <w:ind w:left="0"/>
              <w:rPr>
                <w:b/>
                <w:color w:val="auto"/>
                <w:sz w:val="16"/>
                <w:szCs w:val="24"/>
                <w:lang w:val="ru-RU"/>
              </w:rPr>
            </w:pPr>
            <w:r w:rsidRPr="00236923">
              <w:rPr>
                <w:b/>
                <w:color w:val="auto"/>
                <w:sz w:val="16"/>
                <w:szCs w:val="24"/>
                <w:lang w:val="ru-RU"/>
              </w:rPr>
              <w:t>Полисилоксановое</w:t>
            </w:r>
          </w:p>
        </w:tc>
        <w:tc>
          <w:tcPr>
            <w:tcW w:w="2400" w:type="dxa"/>
            <w:vAlign w:val="center"/>
          </w:tcPr>
          <w:p w14:paraId="55A6F05A" w14:textId="77777777" w:rsidR="00607187" w:rsidRPr="001D3869" w:rsidRDefault="00607187" w:rsidP="00400E86">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3031" w:type="dxa"/>
            <w:gridSpan w:val="2"/>
            <w:vAlign w:val="center"/>
          </w:tcPr>
          <w:p w14:paraId="005F9BF8" w14:textId="77777777" w:rsidR="00607187" w:rsidRPr="00C73E66" w:rsidRDefault="00607187" w:rsidP="00400E86">
            <w:pPr>
              <w:autoSpaceDE/>
              <w:autoSpaceDN/>
              <w:adjustRightInd/>
              <w:spacing w:before="0" w:line="240" w:lineRule="auto"/>
              <w:ind w:left="0"/>
              <w:rPr>
                <w:sz w:val="16"/>
                <w:szCs w:val="16"/>
              </w:rPr>
            </w:pPr>
            <w:proofErr w:type="spellStart"/>
            <w:r w:rsidRPr="00C73E66">
              <w:rPr>
                <w:sz w:val="16"/>
                <w:szCs w:val="16"/>
              </w:rPr>
              <w:t>Protexior</w:t>
            </w:r>
            <w:proofErr w:type="spellEnd"/>
            <w:r w:rsidRPr="00C73E66">
              <w:rPr>
                <w:sz w:val="16"/>
                <w:szCs w:val="16"/>
              </w:rPr>
              <w:t xml:space="preserve"> 791</w:t>
            </w:r>
          </w:p>
        </w:tc>
        <w:tc>
          <w:tcPr>
            <w:tcW w:w="971" w:type="dxa"/>
            <w:gridSpan w:val="2"/>
            <w:vAlign w:val="center"/>
          </w:tcPr>
          <w:p w14:paraId="6EEF2274" w14:textId="77777777" w:rsidR="00607187" w:rsidRPr="001D28BE" w:rsidRDefault="00607187" w:rsidP="00400E86">
            <w:pPr>
              <w:autoSpaceDE/>
              <w:autoSpaceDN/>
              <w:adjustRightInd/>
              <w:spacing w:before="0" w:line="240" w:lineRule="auto"/>
              <w:ind w:left="0"/>
              <w:jc w:val="center"/>
              <w:rPr>
                <w:sz w:val="16"/>
                <w:szCs w:val="16"/>
                <w:lang w:val="ru-RU"/>
              </w:rPr>
            </w:pPr>
            <w:r>
              <w:rPr>
                <w:sz w:val="16"/>
                <w:szCs w:val="16"/>
              </w:rPr>
              <w:t>89</w:t>
            </w:r>
          </w:p>
        </w:tc>
        <w:tc>
          <w:tcPr>
            <w:tcW w:w="1439" w:type="dxa"/>
            <w:vAlign w:val="center"/>
          </w:tcPr>
          <w:p w14:paraId="6709A02B" w14:textId="77777777" w:rsidR="00607187" w:rsidRPr="00EE1FAF" w:rsidRDefault="00607187"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2BBC5A16" w14:textId="77777777" w:rsidTr="007F526A">
        <w:trPr>
          <w:trHeight w:val="288"/>
          <w:jc w:val="center"/>
        </w:trPr>
        <w:tc>
          <w:tcPr>
            <w:tcW w:w="2287" w:type="dxa"/>
            <w:gridSpan w:val="3"/>
            <w:vMerge w:val="restart"/>
            <w:vAlign w:val="center"/>
          </w:tcPr>
          <w:p w14:paraId="34EDA61F" w14:textId="77777777" w:rsidR="00400E86" w:rsidRPr="00D41158" w:rsidRDefault="00400E86" w:rsidP="00400E86">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400" w:type="dxa"/>
            <w:vAlign w:val="center"/>
          </w:tcPr>
          <w:p w14:paraId="1C0AB221" w14:textId="77777777" w:rsidR="00400E86" w:rsidRPr="001D3869" w:rsidRDefault="00400E86" w:rsidP="00400E86">
            <w:pPr>
              <w:autoSpaceDE/>
              <w:autoSpaceDN/>
              <w:adjustRightInd/>
              <w:spacing w:before="0" w:line="240" w:lineRule="auto"/>
              <w:ind w:left="0"/>
              <w:rPr>
                <w:sz w:val="16"/>
                <w:szCs w:val="16"/>
              </w:rPr>
            </w:pPr>
            <w:r w:rsidRPr="00EA19C2">
              <w:rPr>
                <w:sz w:val="16"/>
                <w:szCs w:val="16"/>
              </w:rPr>
              <w:t>Hempel Coatings (USA), Inc.</w:t>
            </w:r>
          </w:p>
        </w:tc>
        <w:tc>
          <w:tcPr>
            <w:tcW w:w="3031" w:type="dxa"/>
            <w:gridSpan w:val="2"/>
            <w:vAlign w:val="center"/>
          </w:tcPr>
          <w:p w14:paraId="61605EAC" w14:textId="77777777" w:rsidR="00400E86" w:rsidRPr="00C73E66" w:rsidRDefault="00400E86" w:rsidP="00400E86">
            <w:pPr>
              <w:autoSpaceDE/>
              <w:autoSpaceDN/>
              <w:adjustRightInd/>
              <w:spacing w:before="0" w:line="240" w:lineRule="auto"/>
              <w:ind w:left="0"/>
              <w:rPr>
                <w:sz w:val="16"/>
                <w:szCs w:val="16"/>
              </w:rPr>
            </w:pPr>
            <w:proofErr w:type="spellStart"/>
            <w:r w:rsidRPr="00C73E66">
              <w:rPr>
                <w:sz w:val="16"/>
                <w:szCs w:val="16"/>
              </w:rPr>
              <w:t>Hempaxane</w:t>
            </w:r>
            <w:proofErr w:type="spellEnd"/>
            <w:r w:rsidRPr="00C73E66">
              <w:rPr>
                <w:sz w:val="16"/>
                <w:szCs w:val="16"/>
              </w:rPr>
              <w:t xml:space="preserve"> </w:t>
            </w:r>
            <w:r w:rsidR="00607187" w:rsidRPr="00C73E66">
              <w:rPr>
                <w:sz w:val="16"/>
                <w:szCs w:val="16"/>
              </w:rPr>
              <w:t>series</w:t>
            </w:r>
          </w:p>
        </w:tc>
        <w:tc>
          <w:tcPr>
            <w:tcW w:w="971" w:type="dxa"/>
            <w:gridSpan w:val="2"/>
            <w:vAlign w:val="center"/>
          </w:tcPr>
          <w:p w14:paraId="491CDFA6" w14:textId="377F82E0" w:rsidR="00400E86" w:rsidRPr="008F2478" w:rsidRDefault="008F2478" w:rsidP="00400E86">
            <w:pPr>
              <w:autoSpaceDE/>
              <w:autoSpaceDN/>
              <w:adjustRightInd/>
              <w:spacing w:before="0" w:line="240" w:lineRule="auto"/>
              <w:ind w:left="0"/>
              <w:jc w:val="center"/>
              <w:rPr>
                <w:sz w:val="16"/>
                <w:szCs w:val="16"/>
              </w:rPr>
            </w:pPr>
            <w:r>
              <w:rPr>
                <w:sz w:val="16"/>
                <w:szCs w:val="16"/>
              </w:rPr>
              <w:t>330-445</w:t>
            </w:r>
          </w:p>
        </w:tc>
        <w:tc>
          <w:tcPr>
            <w:tcW w:w="1439" w:type="dxa"/>
            <w:vAlign w:val="center"/>
          </w:tcPr>
          <w:p w14:paraId="73BCC41C" w14:textId="77777777" w:rsidR="00400E86" w:rsidRPr="00EE1FAF" w:rsidRDefault="00400E86"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29FAD19A" w14:textId="77777777" w:rsidTr="007F526A">
        <w:trPr>
          <w:trHeight w:val="288"/>
          <w:jc w:val="center"/>
        </w:trPr>
        <w:tc>
          <w:tcPr>
            <w:tcW w:w="2287" w:type="dxa"/>
            <w:gridSpan w:val="3"/>
            <w:vMerge/>
            <w:vAlign w:val="center"/>
          </w:tcPr>
          <w:p w14:paraId="73D8D7D4" w14:textId="77777777" w:rsidR="00400E86" w:rsidRPr="001D3869" w:rsidRDefault="00400E86" w:rsidP="00400E86">
            <w:pPr>
              <w:jc w:val="center"/>
              <w:rPr>
                <w:b/>
                <w:sz w:val="16"/>
                <w:szCs w:val="16"/>
              </w:rPr>
            </w:pPr>
          </w:p>
        </w:tc>
        <w:tc>
          <w:tcPr>
            <w:tcW w:w="2400" w:type="dxa"/>
            <w:vAlign w:val="center"/>
          </w:tcPr>
          <w:p w14:paraId="60DCD80D" w14:textId="77777777" w:rsidR="00400E86" w:rsidRPr="001D3869" w:rsidRDefault="00400E86" w:rsidP="00400E86">
            <w:pPr>
              <w:autoSpaceDE/>
              <w:autoSpaceDN/>
              <w:adjustRightInd/>
              <w:spacing w:before="0" w:line="240" w:lineRule="auto"/>
              <w:ind w:left="0"/>
              <w:rPr>
                <w:sz w:val="16"/>
                <w:szCs w:val="16"/>
              </w:rPr>
            </w:pPr>
            <w:r w:rsidRPr="00402AFE">
              <w:rPr>
                <w:sz w:val="16"/>
                <w:szCs w:val="16"/>
              </w:rPr>
              <w:t xml:space="preserve">International </w:t>
            </w:r>
          </w:p>
        </w:tc>
        <w:tc>
          <w:tcPr>
            <w:tcW w:w="3031" w:type="dxa"/>
            <w:gridSpan w:val="2"/>
            <w:vAlign w:val="center"/>
          </w:tcPr>
          <w:p w14:paraId="13594444" w14:textId="0438B65F" w:rsidR="00400E86" w:rsidRPr="00C73E66" w:rsidRDefault="00400E86" w:rsidP="00400E86">
            <w:pPr>
              <w:autoSpaceDE/>
              <w:autoSpaceDN/>
              <w:adjustRightInd/>
              <w:spacing w:before="0" w:line="240" w:lineRule="auto"/>
              <w:ind w:left="0"/>
              <w:rPr>
                <w:sz w:val="16"/>
                <w:szCs w:val="16"/>
                <w:lang w:val="ru-RU"/>
              </w:rPr>
            </w:pPr>
            <w:proofErr w:type="spellStart"/>
            <w:r w:rsidRPr="00C73E66">
              <w:rPr>
                <w:sz w:val="16"/>
                <w:szCs w:val="16"/>
              </w:rPr>
              <w:t>Interfine</w:t>
            </w:r>
            <w:proofErr w:type="spellEnd"/>
            <w:r w:rsidRPr="00C73E66">
              <w:rPr>
                <w:sz w:val="16"/>
                <w:szCs w:val="16"/>
              </w:rPr>
              <w:t xml:space="preserve"> 878</w:t>
            </w:r>
            <w:r w:rsidR="00607187" w:rsidRPr="00C73E66">
              <w:rPr>
                <w:sz w:val="16"/>
                <w:szCs w:val="16"/>
                <w:vertAlign w:val="superscript"/>
              </w:rPr>
              <w:t xml:space="preserve"> </w:t>
            </w:r>
          </w:p>
        </w:tc>
        <w:tc>
          <w:tcPr>
            <w:tcW w:w="971" w:type="dxa"/>
            <w:gridSpan w:val="2"/>
            <w:vAlign w:val="center"/>
          </w:tcPr>
          <w:p w14:paraId="629C9A80" w14:textId="77777777" w:rsidR="00400E86" w:rsidRPr="001D28BE" w:rsidRDefault="00400E86" w:rsidP="00400E86">
            <w:pPr>
              <w:autoSpaceDE/>
              <w:autoSpaceDN/>
              <w:adjustRightInd/>
              <w:spacing w:before="0" w:line="240" w:lineRule="auto"/>
              <w:ind w:left="0"/>
              <w:jc w:val="center"/>
              <w:rPr>
                <w:sz w:val="16"/>
                <w:szCs w:val="16"/>
                <w:lang w:val="ru-RU"/>
              </w:rPr>
            </w:pPr>
            <w:r w:rsidRPr="001D28BE">
              <w:rPr>
                <w:sz w:val="16"/>
                <w:szCs w:val="16"/>
                <w:lang w:val="ru-RU"/>
              </w:rPr>
              <w:t>248</w:t>
            </w:r>
          </w:p>
        </w:tc>
        <w:tc>
          <w:tcPr>
            <w:tcW w:w="1439" w:type="dxa"/>
            <w:vAlign w:val="center"/>
          </w:tcPr>
          <w:p w14:paraId="2CE00A60" w14:textId="77777777" w:rsidR="00400E86" w:rsidRPr="00EE1FAF" w:rsidRDefault="00400E86"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002B1D17" w14:textId="77777777" w:rsidTr="007F526A">
        <w:trPr>
          <w:trHeight w:val="288"/>
          <w:jc w:val="center"/>
        </w:trPr>
        <w:tc>
          <w:tcPr>
            <w:tcW w:w="2287" w:type="dxa"/>
            <w:gridSpan w:val="3"/>
            <w:vAlign w:val="center"/>
          </w:tcPr>
          <w:p w14:paraId="1647DACA" w14:textId="77777777" w:rsidR="00662483" w:rsidRPr="001D3869" w:rsidRDefault="00662483" w:rsidP="00400E86">
            <w:pPr>
              <w:jc w:val="center"/>
              <w:rPr>
                <w:b/>
                <w:sz w:val="16"/>
                <w:szCs w:val="16"/>
              </w:rPr>
            </w:pPr>
          </w:p>
        </w:tc>
        <w:tc>
          <w:tcPr>
            <w:tcW w:w="2400" w:type="dxa"/>
            <w:vAlign w:val="center"/>
          </w:tcPr>
          <w:p w14:paraId="5DA122B1" w14:textId="77777777" w:rsidR="00662483" w:rsidRPr="001D3869" w:rsidRDefault="00662483" w:rsidP="00400E86">
            <w:pPr>
              <w:autoSpaceDE/>
              <w:autoSpaceDN/>
              <w:adjustRightInd/>
              <w:spacing w:before="0" w:line="240" w:lineRule="auto"/>
              <w:ind w:left="0"/>
              <w:rPr>
                <w:sz w:val="16"/>
                <w:szCs w:val="16"/>
              </w:rPr>
            </w:pPr>
            <w:r w:rsidRPr="00402AFE">
              <w:rPr>
                <w:sz w:val="16"/>
                <w:szCs w:val="16"/>
              </w:rPr>
              <w:t>Jotun Paints</w:t>
            </w:r>
          </w:p>
        </w:tc>
        <w:tc>
          <w:tcPr>
            <w:tcW w:w="3031" w:type="dxa"/>
            <w:gridSpan w:val="2"/>
            <w:vAlign w:val="center"/>
          </w:tcPr>
          <w:p w14:paraId="6EB78E78" w14:textId="77777777" w:rsidR="002E3862" w:rsidRPr="00C73E66" w:rsidRDefault="002E3862" w:rsidP="002E3862">
            <w:pPr>
              <w:autoSpaceDE/>
              <w:autoSpaceDN/>
              <w:adjustRightInd/>
              <w:spacing w:before="0" w:line="240" w:lineRule="auto"/>
              <w:ind w:left="0"/>
              <w:rPr>
                <w:sz w:val="16"/>
                <w:szCs w:val="16"/>
              </w:rPr>
            </w:pPr>
            <w:r w:rsidRPr="00C73E66">
              <w:rPr>
                <w:sz w:val="16"/>
                <w:szCs w:val="16"/>
              </w:rPr>
              <w:t>Hardtop One</w:t>
            </w:r>
          </w:p>
          <w:p w14:paraId="09BCB9B2" w14:textId="6D3BDB64" w:rsidR="00662483" w:rsidRPr="00C73E66" w:rsidRDefault="002E3862" w:rsidP="00C73E66">
            <w:pPr>
              <w:autoSpaceDE/>
              <w:autoSpaceDN/>
              <w:adjustRightInd/>
              <w:spacing w:before="0" w:line="240" w:lineRule="auto"/>
              <w:ind w:left="0"/>
              <w:rPr>
                <w:sz w:val="16"/>
                <w:szCs w:val="16"/>
                <w:lang w:val="ru-RU"/>
              </w:rPr>
            </w:pPr>
            <w:r w:rsidRPr="00C73E66">
              <w:rPr>
                <w:sz w:val="16"/>
                <w:szCs w:val="16"/>
              </w:rPr>
              <w:t>Hardtop Pro</w:t>
            </w:r>
          </w:p>
        </w:tc>
        <w:tc>
          <w:tcPr>
            <w:tcW w:w="971" w:type="dxa"/>
            <w:gridSpan w:val="2"/>
            <w:vAlign w:val="center"/>
          </w:tcPr>
          <w:p w14:paraId="282C8987" w14:textId="47E5594D" w:rsidR="00662483" w:rsidRPr="002E3862" w:rsidRDefault="002E3862" w:rsidP="00400E86">
            <w:pPr>
              <w:autoSpaceDE/>
              <w:autoSpaceDN/>
              <w:adjustRightInd/>
              <w:spacing w:before="0" w:line="240" w:lineRule="auto"/>
              <w:ind w:left="0"/>
              <w:jc w:val="center"/>
              <w:rPr>
                <w:sz w:val="16"/>
                <w:szCs w:val="16"/>
              </w:rPr>
            </w:pPr>
            <w:r>
              <w:rPr>
                <w:sz w:val="16"/>
                <w:szCs w:val="16"/>
              </w:rPr>
              <w:t>245-320</w:t>
            </w:r>
          </w:p>
        </w:tc>
        <w:tc>
          <w:tcPr>
            <w:tcW w:w="1439" w:type="dxa"/>
            <w:vAlign w:val="center"/>
          </w:tcPr>
          <w:p w14:paraId="4FA4CBCB" w14:textId="77777777" w:rsidR="00662483" w:rsidRPr="00EE1FAF" w:rsidRDefault="00662483"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607187" w:rsidRPr="001D3869" w14:paraId="1C3701A6" w14:textId="77777777" w:rsidTr="007F526A">
        <w:trPr>
          <w:trHeight w:val="288"/>
          <w:jc w:val="center"/>
        </w:trPr>
        <w:tc>
          <w:tcPr>
            <w:tcW w:w="2287" w:type="dxa"/>
            <w:gridSpan w:val="3"/>
            <w:vAlign w:val="center"/>
          </w:tcPr>
          <w:p w14:paraId="1BFD6863" w14:textId="77777777" w:rsidR="00607187" w:rsidRPr="001D3869" w:rsidRDefault="00607187" w:rsidP="00400E86">
            <w:pPr>
              <w:jc w:val="center"/>
              <w:rPr>
                <w:b/>
                <w:sz w:val="16"/>
                <w:szCs w:val="16"/>
              </w:rPr>
            </w:pPr>
          </w:p>
        </w:tc>
        <w:tc>
          <w:tcPr>
            <w:tcW w:w="2400" w:type="dxa"/>
            <w:vAlign w:val="center"/>
          </w:tcPr>
          <w:p w14:paraId="639A4BE5" w14:textId="77777777" w:rsidR="00607187" w:rsidRPr="001D3869" w:rsidRDefault="00607187" w:rsidP="00400E86">
            <w:pPr>
              <w:autoSpaceDE/>
              <w:autoSpaceDN/>
              <w:adjustRightInd/>
              <w:spacing w:before="0" w:line="240" w:lineRule="auto"/>
              <w:ind w:left="0"/>
              <w:rPr>
                <w:sz w:val="16"/>
                <w:szCs w:val="16"/>
              </w:rPr>
            </w:pPr>
            <w:r w:rsidRPr="00402AFE">
              <w:rPr>
                <w:sz w:val="16"/>
                <w:szCs w:val="16"/>
              </w:rPr>
              <w:t>PPG</w:t>
            </w:r>
          </w:p>
        </w:tc>
        <w:tc>
          <w:tcPr>
            <w:tcW w:w="3031" w:type="dxa"/>
            <w:gridSpan w:val="2"/>
            <w:vAlign w:val="center"/>
          </w:tcPr>
          <w:p w14:paraId="315E774B" w14:textId="31F85FF9" w:rsidR="00607187" w:rsidRPr="00C73E66" w:rsidRDefault="001C4FDA" w:rsidP="00400E86">
            <w:pPr>
              <w:autoSpaceDE/>
              <w:autoSpaceDN/>
              <w:adjustRightInd/>
              <w:spacing w:before="0" w:line="240" w:lineRule="auto"/>
              <w:ind w:left="0"/>
              <w:rPr>
                <w:sz w:val="16"/>
                <w:szCs w:val="16"/>
                <w:lang w:val="ru-RU"/>
              </w:rPr>
            </w:pPr>
            <w:r w:rsidRPr="00C73E66">
              <w:rPr>
                <w:sz w:val="16"/>
                <w:szCs w:val="16"/>
              </w:rPr>
              <w:t>PSX 800 Series</w:t>
            </w:r>
          </w:p>
        </w:tc>
        <w:tc>
          <w:tcPr>
            <w:tcW w:w="971" w:type="dxa"/>
            <w:gridSpan w:val="2"/>
            <w:vAlign w:val="center"/>
          </w:tcPr>
          <w:p w14:paraId="10134FB1" w14:textId="23DAC9E5" w:rsidR="00607187" w:rsidRPr="001C4FDA" w:rsidRDefault="001C4FDA" w:rsidP="00400E86">
            <w:pPr>
              <w:autoSpaceDE/>
              <w:autoSpaceDN/>
              <w:adjustRightInd/>
              <w:spacing w:before="0" w:line="240" w:lineRule="auto"/>
              <w:ind w:left="0"/>
              <w:jc w:val="center"/>
              <w:rPr>
                <w:sz w:val="16"/>
                <w:szCs w:val="16"/>
              </w:rPr>
            </w:pPr>
            <w:r>
              <w:rPr>
                <w:sz w:val="16"/>
                <w:szCs w:val="16"/>
              </w:rPr>
              <w:t>325-336</w:t>
            </w:r>
          </w:p>
        </w:tc>
        <w:tc>
          <w:tcPr>
            <w:tcW w:w="1439" w:type="dxa"/>
            <w:vAlign w:val="center"/>
          </w:tcPr>
          <w:p w14:paraId="4FE4EBCD" w14:textId="77777777" w:rsidR="00607187" w:rsidRPr="00EE1FAF" w:rsidRDefault="00607187"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7F7D3ABA" w14:textId="77777777" w:rsidTr="007F526A">
        <w:trPr>
          <w:trHeight w:val="288"/>
          <w:jc w:val="center"/>
        </w:trPr>
        <w:tc>
          <w:tcPr>
            <w:tcW w:w="2287" w:type="dxa"/>
            <w:gridSpan w:val="3"/>
            <w:vAlign w:val="center"/>
          </w:tcPr>
          <w:p w14:paraId="0546FF8C" w14:textId="77777777" w:rsidR="00662483" w:rsidRPr="001D3869" w:rsidRDefault="00662483" w:rsidP="00400E86">
            <w:pPr>
              <w:jc w:val="center"/>
              <w:rPr>
                <w:b/>
                <w:sz w:val="16"/>
                <w:szCs w:val="16"/>
              </w:rPr>
            </w:pPr>
          </w:p>
        </w:tc>
        <w:tc>
          <w:tcPr>
            <w:tcW w:w="2400" w:type="dxa"/>
            <w:vAlign w:val="center"/>
          </w:tcPr>
          <w:p w14:paraId="0FC640DB" w14:textId="77777777" w:rsidR="00662483" w:rsidRPr="001D3869" w:rsidRDefault="00662483" w:rsidP="00400E86">
            <w:pPr>
              <w:autoSpaceDE/>
              <w:autoSpaceDN/>
              <w:adjustRightInd/>
              <w:spacing w:before="0" w:line="240" w:lineRule="auto"/>
              <w:ind w:left="0"/>
              <w:rPr>
                <w:sz w:val="16"/>
                <w:szCs w:val="16"/>
              </w:rPr>
            </w:pPr>
            <w:r w:rsidRPr="00402AFE">
              <w:rPr>
                <w:sz w:val="16"/>
                <w:szCs w:val="16"/>
              </w:rPr>
              <w:t>Sherwin Williams</w:t>
            </w:r>
          </w:p>
        </w:tc>
        <w:tc>
          <w:tcPr>
            <w:tcW w:w="3031" w:type="dxa"/>
            <w:gridSpan w:val="2"/>
            <w:vAlign w:val="center"/>
          </w:tcPr>
          <w:p w14:paraId="43B2BE5E" w14:textId="05770601" w:rsidR="00662483" w:rsidRPr="00C73E66" w:rsidRDefault="00D6582A" w:rsidP="00400E86">
            <w:pPr>
              <w:autoSpaceDE/>
              <w:autoSpaceDN/>
              <w:adjustRightInd/>
              <w:spacing w:before="0" w:line="240" w:lineRule="auto"/>
              <w:ind w:left="0"/>
              <w:rPr>
                <w:sz w:val="16"/>
                <w:szCs w:val="16"/>
              </w:rPr>
            </w:pPr>
            <w:r w:rsidRPr="00C73E66">
              <w:rPr>
                <w:sz w:val="16"/>
                <w:szCs w:val="16"/>
              </w:rPr>
              <w:t>Sher-</w:t>
            </w:r>
            <w:proofErr w:type="spellStart"/>
            <w:r w:rsidRPr="00C73E66">
              <w:rPr>
                <w:sz w:val="16"/>
                <w:szCs w:val="16"/>
              </w:rPr>
              <w:t>Loxane</w:t>
            </w:r>
            <w:proofErr w:type="spellEnd"/>
            <w:r w:rsidRPr="00C73E66">
              <w:rPr>
                <w:sz w:val="16"/>
                <w:szCs w:val="16"/>
              </w:rPr>
              <w:t xml:space="preserve"> 800</w:t>
            </w:r>
          </w:p>
        </w:tc>
        <w:tc>
          <w:tcPr>
            <w:tcW w:w="971" w:type="dxa"/>
            <w:gridSpan w:val="2"/>
            <w:vAlign w:val="center"/>
          </w:tcPr>
          <w:p w14:paraId="3B3DE774" w14:textId="2002CA40" w:rsidR="00662483" w:rsidRPr="00323C39" w:rsidRDefault="00323C39" w:rsidP="00400E86">
            <w:pPr>
              <w:autoSpaceDE/>
              <w:autoSpaceDN/>
              <w:adjustRightInd/>
              <w:spacing w:before="0" w:line="240" w:lineRule="auto"/>
              <w:ind w:left="0"/>
              <w:jc w:val="center"/>
              <w:rPr>
                <w:sz w:val="16"/>
                <w:szCs w:val="16"/>
              </w:rPr>
            </w:pPr>
            <w:r>
              <w:rPr>
                <w:sz w:val="16"/>
                <w:szCs w:val="16"/>
              </w:rPr>
              <w:t>100</w:t>
            </w:r>
          </w:p>
        </w:tc>
        <w:tc>
          <w:tcPr>
            <w:tcW w:w="1439" w:type="dxa"/>
            <w:vAlign w:val="center"/>
          </w:tcPr>
          <w:p w14:paraId="50E515AC" w14:textId="77777777" w:rsidR="00662483" w:rsidRPr="00EE1FAF" w:rsidRDefault="00662483"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1D3869" w14:paraId="74D176ED" w14:textId="77777777" w:rsidTr="007F526A">
        <w:trPr>
          <w:trHeight w:val="288"/>
          <w:jc w:val="center"/>
        </w:trPr>
        <w:tc>
          <w:tcPr>
            <w:tcW w:w="2287" w:type="dxa"/>
            <w:gridSpan w:val="3"/>
            <w:vAlign w:val="center"/>
          </w:tcPr>
          <w:p w14:paraId="0242EA35" w14:textId="77777777" w:rsidR="00662483" w:rsidRPr="001D3869" w:rsidRDefault="00662483" w:rsidP="00400E86">
            <w:pPr>
              <w:jc w:val="center"/>
              <w:rPr>
                <w:b/>
                <w:sz w:val="16"/>
                <w:szCs w:val="16"/>
              </w:rPr>
            </w:pPr>
          </w:p>
        </w:tc>
        <w:tc>
          <w:tcPr>
            <w:tcW w:w="2400" w:type="dxa"/>
            <w:vAlign w:val="center"/>
          </w:tcPr>
          <w:p w14:paraId="5C1FB7D0" w14:textId="77777777" w:rsidR="00662483" w:rsidRPr="001D3869" w:rsidRDefault="00662483" w:rsidP="00400E86">
            <w:pPr>
              <w:autoSpaceDE/>
              <w:autoSpaceDN/>
              <w:adjustRightInd/>
              <w:spacing w:before="0" w:line="240" w:lineRule="auto"/>
              <w:ind w:left="0"/>
              <w:rPr>
                <w:sz w:val="16"/>
                <w:szCs w:val="16"/>
              </w:rPr>
            </w:pPr>
            <w:r w:rsidRPr="00402AFE">
              <w:rPr>
                <w:sz w:val="16"/>
                <w:szCs w:val="16"/>
              </w:rPr>
              <w:t>Tnemec</w:t>
            </w:r>
          </w:p>
        </w:tc>
        <w:tc>
          <w:tcPr>
            <w:tcW w:w="3031" w:type="dxa"/>
            <w:gridSpan w:val="2"/>
            <w:vAlign w:val="center"/>
          </w:tcPr>
          <w:p w14:paraId="47DB881F" w14:textId="77777777" w:rsidR="00662483" w:rsidRPr="00C73E66" w:rsidRDefault="00607187" w:rsidP="00400E86">
            <w:pPr>
              <w:autoSpaceDE/>
              <w:autoSpaceDN/>
              <w:adjustRightInd/>
              <w:spacing w:before="0" w:line="240" w:lineRule="auto"/>
              <w:ind w:left="0"/>
              <w:rPr>
                <w:sz w:val="16"/>
                <w:szCs w:val="16"/>
              </w:rPr>
            </w:pPr>
            <w:r w:rsidRPr="00C73E66">
              <w:rPr>
                <w:sz w:val="16"/>
                <w:szCs w:val="16"/>
              </w:rPr>
              <w:t>Series 750UVX</w:t>
            </w:r>
          </w:p>
        </w:tc>
        <w:tc>
          <w:tcPr>
            <w:tcW w:w="971" w:type="dxa"/>
            <w:gridSpan w:val="2"/>
            <w:vAlign w:val="center"/>
          </w:tcPr>
          <w:p w14:paraId="4C01EAC6" w14:textId="6303E07B" w:rsidR="00662483" w:rsidRPr="006930F7" w:rsidRDefault="006930F7" w:rsidP="00400E86">
            <w:pPr>
              <w:autoSpaceDE/>
              <w:autoSpaceDN/>
              <w:adjustRightInd/>
              <w:spacing w:before="0" w:line="240" w:lineRule="auto"/>
              <w:ind w:left="0"/>
              <w:jc w:val="center"/>
              <w:rPr>
                <w:sz w:val="16"/>
                <w:szCs w:val="16"/>
              </w:rPr>
            </w:pPr>
            <w:r>
              <w:rPr>
                <w:sz w:val="16"/>
                <w:szCs w:val="16"/>
              </w:rPr>
              <w:t>100-340</w:t>
            </w:r>
          </w:p>
        </w:tc>
        <w:tc>
          <w:tcPr>
            <w:tcW w:w="1439" w:type="dxa"/>
            <w:vAlign w:val="center"/>
          </w:tcPr>
          <w:p w14:paraId="00987BC9" w14:textId="77777777" w:rsidR="00662483" w:rsidRPr="00EE1FAF" w:rsidRDefault="00662483" w:rsidP="00400E86">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00E86" w:rsidRPr="00AB0391" w14:paraId="2BD25A72" w14:textId="77777777" w:rsidTr="00F029EB">
        <w:trPr>
          <w:trHeight w:val="321"/>
          <w:jc w:val="center"/>
        </w:trPr>
        <w:tc>
          <w:tcPr>
            <w:tcW w:w="2287" w:type="dxa"/>
            <w:gridSpan w:val="3"/>
            <w:tcBorders>
              <w:bottom w:val="single" w:sz="12" w:space="0" w:color="auto"/>
            </w:tcBorders>
            <w:vAlign w:val="center"/>
          </w:tcPr>
          <w:p w14:paraId="22CC690C" w14:textId="77777777" w:rsidR="00662483" w:rsidRPr="001D3869" w:rsidRDefault="00662483" w:rsidP="00400E86">
            <w:pPr>
              <w:rPr>
                <w:i/>
                <w:sz w:val="14"/>
                <w:szCs w:val="14"/>
              </w:rPr>
            </w:pPr>
          </w:p>
        </w:tc>
        <w:tc>
          <w:tcPr>
            <w:tcW w:w="7841" w:type="dxa"/>
            <w:gridSpan w:val="6"/>
            <w:tcBorders>
              <w:bottom w:val="single" w:sz="12" w:space="0" w:color="auto"/>
            </w:tcBorders>
            <w:vAlign w:val="center"/>
          </w:tcPr>
          <w:p w14:paraId="16E6B59F" w14:textId="77777777" w:rsidR="00662483" w:rsidRPr="008E4BF9" w:rsidRDefault="00662483" w:rsidP="00400E86">
            <w:pPr>
              <w:autoSpaceDE/>
              <w:autoSpaceDN/>
              <w:adjustRightInd/>
              <w:spacing w:before="0" w:line="240" w:lineRule="auto"/>
              <w:ind w:left="0"/>
              <w:rPr>
                <w:i/>
                <w:sz w:val="14"/>
                <w:szCs w:val="14"/>
                <w:lang w:val="ru-RU"/>
              </w:rPr>
            </w:pPr>
            <w:r w:rsidRPr="00015BD6">
              <w:rPr>
                <w:i/>
                <w:color w:val="auto"/>
                <w:sz w:val="14"/>
                <w:szCs w:val="24"/>
                <w:lang w:val="ru-RU"/>
              </w:rPr>
              <w:t>Настоятельнорекомендуетсяпользоватьсяреспираторамипринанесении</w:t>
            </w:r>
            <w:r>
              <w:rPr>
                <w:i/>
                <w:color w:val="auto"/>
                <w:sz w:val="14"/>
                <w:szCs w:val="24"/>
                <w:lang w:val="ru-RU"/>
              </w:rPr>
              <w:t>поликсилоксановых</w:t>
            </w:r>
            <w:r w:rsidRPr="00015BD6">
              <w:rPr>
                <w:i/>
                <w:color w:val="auto"/>
                <w:sz w:val="14"/>
                <w:szCs w:val="24"/>
                <w:lang w:val="ru-RU"/>
              </w:rPr>
              <w:t>покрытий</w:t>
            </w:r>
            <w:r>
              <w:rPr>
                <w:i/>
                <w:sz w:val="14"/>
                <w:szCs w:val="14"/>
                <w:lang w:val="ru-RU"/>
              </w:rPr>
              <w:t xml:space="preserve">. Как правило расчитано на </w:t>
            </w:r>
            <w:r w:rsidRPr="00411E38">
              <w:rPr>
                <w:i/>
                <w:sz w:val="14"/>
                <w:szCs w:val="14"/>
                <w:lang w:val="ru-RU"/>
              </w:rPr>
              <w:t>93°</w:t>
            </w:r>
            <w:r w:rsidRPr="009A322B">
              <w:rPr>
                <w:i/>
                <w:sz w:val="14"/>
                <w:szCs w:val="14"/>
              </w:rPr>
              <w:t>C</w:t>
            </w:r>
            <w:r w:rsidRPr="00411E38">
              <w:rPr>
                <w:i/>
                <w:sz w:val="14"/>
                <w:szCs w:val="14"/>
                <w:lang w:val="ru-RU"/>
              </w:rPr>
              <w:t xml:space="preserve"> 200°</w:t>
            </w:r>
            <w:r w:rsidRPr="009A322B">
              <w:rPr>
                <w:i/>
                <w:sz w:val="14"/>
                <w:szCs w:val="14"/>
              </w:rPr>
              <w:t>F</w:t>
            </w:r>
            <w:r w:rsidRPr="00411E38">
              <w:rPr>
                <w:i/>
                <w:sz w:val="14"/>
                <w:szCs w:val="14"/>
                <w:lang w:val="ru-RU"/>
              </w:rPr>
              <w:t>).</w:t>
            </w:r>
          </w:p>
        </w:tc>
      </w:tr>
      <w:tr w:rsidR="00400E86" w:rsidRPr="001D3869" w14:paraId="4671173D" w14:textId="77777777" w:rsidTr="00F029EB">
        <w:trPr>
          <w:trHeight w:val="288"/>
          <w:jc w:val="center"/>
        </w:trPr>
        <w:tc>
          <w:tcPr>
            <w:tcW w:w="1169" w:type="dxa"/>
            <w:vAlign w:val="center"/>
          </w:tcPr>
          <w:p w14:paraId="3FE49E68" w14:textId="77777777" w:rsidR="00662483" w:rsidRPr="001D3869" w:rsidRDefault="00662483" w:rsidP="00400E86">
            <w:pPr>
              <w:autoSpaceDE/>
              <w:autoSpaceDN/>
              <w:adjustRightInd/>
              <w:spacing w:before="0" w:line="240" w:lineRule="auto"/>
              <w:ind w:left="-72"/>
              <w:rPr>
                <w:b/>
                <w:sz w:val="16"/>
                <w:szCs w:val="16"/>
              </w:rPr>
            </w:pPr>
            <w:r w:rsidRPr="00B52749">
              <w:rPr>
                <w:b/>
                <w:color w:val="auto"/>
                <w:sz w:val="16"/>
                <w:szCs w:val="24"/>
                <w:lang w:val="ru-RU"/>
              </w:rPr>
              <w:t>Последнее обновление</w:t>
            </w:r>
            <w:r w:rsidRPr="001D3869">
              <w:rPr>
                <w:b/>
                <w:sz w:val="16"/>
                <w:szCs w:val="16"/>
              </w:rPr>
              <w:t>:</w:t>
            </w:r>
          </w:p>
        </w:tc>
        <w:tc>
          <w:tcPr>
            <w:tcW w:w="3518" w:type="dxa"/>
            <w:gridSpan w:val="3"/>
            <w:vAlign w:val="center"/>
          </w:tcPr>
          <w:p w14:paraId="409DD133" w14:textId="271833A1" w:rsidR="00662483" w:rsidRPr="00EE1FAF" w:rsidRDefault="00AE643E" w:rsidP="00400E86">
            <w:pPr>
              <w:autoSpaceDE/>
              <w:autoSpaceDN/>
              <w:adjustRightInd/>
              <w:spacing w:before="0" w:line="240" w:lineRule="auto"/>
              <w:ind w:left="-72"/>
              <w:rPr>
                <w:sz w:val="16"/>
                <w:szCs w:val="16"/>
              </w:rPr>
            </w:pPr>
            <w:r>
              <w:rPr>
                <w:color w:val="auto"/>
                <w:sz w:val="16"/>
                <w:szCs w:val="24"/>
                <w:lang w:val="ru-RU"/>
              </w:rPr>
              <w:t>Ноябрь</w:t>
            </w:r>
            <w:r w:rsidR="00483AD2">
              <w:rPr>
                <w:color w:val="auto"/>
                <w:sz w:val="16"/>
                <w:szCs w:val="24"/>
                <w:lang w:val="ru-RU"/>
              </w:rPr>
              <w:t xml:space="preserve"> 2025</w:t>
            </w:r>
          </w:p>
        </w:tc>
        <w:tc>
          <w:tcPr>
            <w:tcW w:w="3031" w:type="dxa"/>
            <w:gridSpan w:val="2"/>
            <w:vAlign w:val="center"/>
          </w:tcPr>
          <w:p w14:paraId="016F6E11" w14:textId="77777777" w:rsidR="00662483" w:rsidRPr="001D3869" w:rsidRDefault="00662483" w:rsidP="00400E86">
            <w:pPr>
              <w:rPr>
                <w:b/>
                <w:sz w:val="16"/>
                <w:szCs w:val="16"/>
              </w:rPr>
            </w:pPr>
          </w:p>
        </w:tc>
        <w:tc>
          <w:tcPr>
            <w:tcW w:w="971" w:type="dxa"/>
            <w:gridSpan w:val="2"/>
            <w:vAlign w:val="center"/>
          </w:tcPr>
          <w:p w14:paraId="2ADE422B" w14:textId="77777777" w:rsidR="00662483" w:rsidRPr="001D3869" w:rsidRDefault="00662483" w:rsidP="00400E86">
            <w:pPr>
              <w:jc w:val="center"/>
              <w:rPr>
                <w:b/>
                <w:sz w:val="16"/>
                <w:szCs w:val="16"/>
              </w:rPr>
            </w:pPr>
          </w:p>
        </w:tc>
        <w:tc>
          <w:tcPr>
            <w:tcW w:w="1439" w:type="dxa"/>
            <w:vAlign w:val="center"/>
          </w:tcPr>
          <w:p w14:paraId="2B9D23BF" w14:textId="77777777" w:rsidR="00662483" w:rsidRPr="001D3869" w:rsidRDefault="00662483" w:rsidP="00400E86">
            <w:pPr>
              <w:rPr>
                <w:b/>
                <w:sz w:val="16"/>
                <w:szCs w:val="16"/>
              </w:rPr>
            </w:pPr>
          </w:p>
        </w:tc>
      </w:tr>
    </w:tbl>
    <w:p w14:paraId="033EBC8D" w14:textId="77777777" w:rsidR="0002410A" w:rsidRDefault="0002410A" w:rsidP="00567D04">
      <w:pPr>
        <w:widowControl w:val="0"/>
        <w:spacing w:line="240" w:lineRule="auto"/>
        <w:ind w:left="1440" w:right="708" w:hanging="1440"/>
        <w:contextualSpacing/>
        <w:rPr>
          <w:sz w:val="16"/>
          <w:szCs w:val="16"/>
          <w:lang w:val="ru-RU"/>
        </w:rPr>
      </w:pPr>
    </w:p>
    <w:p w14:paraId="7E6F081F" w14:textId="589FBDBC" w:rsidR="00526C7D" w:rsidRPr="00C864AE" w:rsidRDefault="00526C7D" w:rsidP="00567D04">
      <w:pPr>
        <w:widowControl w:val="0"/>
        <w:spacing w:line="240" w:lineRule="auto"/>
        <w:ind w:left="1440" w:right="708" w:hanging="1440"/>
        <w:contextualSpacing/>
        <w:rPr>
          <w:sz w:val="16"/>
          <w:szCs w:val="16"/>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567D04" w:rsidRPr="0002410A">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55FEA76F" w14:textId="2561B044" w:rsidR="00C73E66" w:rsidRDefault="00C73E66">
      <w:pPr>
        <w:autoSpaceDE/>
        <w:autoSpaceDN/>
        <w:adjustRightInd/>
        <w:spacing w:before="0" w:line="240" w:lineRule="auto"/>
        <w:ind w:left="0"/>
        <w:rPr>
          <w:sz w:val="20"/>
          <w:szCs w:val="20"/>
          <w:lang w:val="ru-RU"/>
        </w:rPr>
      </w:pPr>
      <w:r>
        <w:rPr>
          <w:sz w:val="20"/>
          <w:szCs w:val="20"/>
          <w:lang w:val="ru-RU"/>
        </w:rPr>
        <w:br w:type="page"/>
      </w:r>
    </w:p>
    <w:tbl>
      <w:tblPr>
        <w:tblW w:w="9982" w:type="dxa"/>
        <w:jc w:val="center"/>
        <w:tblLayout w:type="fixed"/>
        <w:tblLook w:val="01E0" w:firstRow="1" w:lastRow="1" w:firstColumn="1" w:lastColumn="1" w:noHBand="0" w:noVBand="0"/>
      </w:tblPr>
      <w:tblGrid>
        <w:gridCol w:w="1170"/>
        <w:gridCol w:w="270"/>
        <w:gridCol w:w="671"/>
        <w:gridCol w:w="2564"/>
        <w:gridCol w:w="990"/>
        <w:gridCol w:w="1656"/>
        <w:gridCol w:w="485"/>
        <w:gridCol w:w="486"/>
        <w:gridCol w:w="1690"/>
      </w:tblGrid>
      <w:tr w:rsidR="006C5F49" w:rsidRPr="0005732F" w14:paraId="069A0B7B" w14:textId="77777777" w:rsidTr="00F029EB">
        <w:trPr>
          <w:trHeight w:val="360"/>
          <w:jc w:val="center"/>
        </w:trPr>
        <w:tc>
          <w:tcPr>
            <w:tcW w:w="9982" w:type="dxa"/>
            <w:gridSpan w:val="9"/>
            <w:tcBorders>
              <w:top w:val="single" w:sz="6" w:space="0" w:color="auto"/>
              <w:bottom w:val="single" w:sz="12" w:space="0" w:color="auto"/>
            </w:tcBorders>
            <w:shd w:val="clear" w:color="auto" w:fill="FFFFFF"/>
            <w:vAlign w:val="center"/>
          </w:tcPr>
          <w:p w14:paraId="116263C4" w14:textId="77777777" w:rsidR="006C5F49" w:rsidRPr="0005732F" w:rsidRDefault="006C5F49" w:rsidP="00400E86">
            <w:pPr>
              <w:ind w:right="-72"/>
              <w:jc w:val="right"/>
              <w:rPr>
                <w:b/>
                <w:i/>
                <w:color w:val="auto"/>
              </w:rPr>
            </w:pPr>
            <w:proofErr w:type="spellStart"/>
            <w:r w:rsidRPr="0005732F">
              <w:rPr>
                <w:b/>
                <w:i/>
                <w:color w:val="auto"/>
              </w:rPr>
              <w:lastRenderedPageBreak/>
              <w:t>Трехкомпонентные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6C5F49" w:rsidRPr="0005732F" w14:paraId="4050E0DE" w14:textId="77777777" w:rsidTr="00F029EB">
        <w:trPr>
          <w:trHeight w:val="360"/>
          <w:jc w:val="center"/>
        </w:trPr>
        <w:tc>
          <w:tcPr>
            <w:tcW w:w="7806" w:type="dxa"/>
            <w:gridSpan w:val="7"/>
            <w:tcBorders>
              <w:top w:val="single" w:sz="12" w:space="0" w:color="auto"/>
              <w:left w:val="single" w:sz="12" w:space="0" w:color="auto"/>
              <w:bottom w:val="single" w:sz="12" w:space="0" w:color="auto"/>
            </w:tcBorders>
            <w:vAlign w:val="center"/>
          </w:tcPr>
          <w:p w14:paraId="5EB726C7" w14:textId="77777777" w:rsidR="006C5F49" w:rsidRPr="006952A6" w:rsidRDefault="006C5F49" w:rsidP="00607187">
            <w:pPr>
              <w:autoSpaceDE/>
              <w:autoSpaceDN/>
              <w:adjustRightInd/>
              <w:spacing w:before="0" w:line="240" w:lineRule="auto"/>
              <w:ind w:left="0"/>
              <w:rPr>
                <w:b/>
                <w:color w:val="auto"/>
                <w:sz w:val="20"/>
                <w:szCs w:val="20"/>
                <w:lang w:val="ru-RU"/>
              </w:rPr>
            </w:pPr>
            <w:r w:rsidRPr="00AD544E">
              <w:rPr>
                <w:b/>
                <w:color w:val="auto"/>
                <w:sz w:val="20"/>
                <w:szCs w:val="24"/>
                <w:lang w:val="ru-RU"/>
              </w:rPr>
              <w:t xml:space="preserve">Эпоксидное с высоким содержанием цинка | </w:t>
            </w:r>
            <w:r w:rsidR="00EA5AD7" w:rsidRPr="00D750DA">
              <w:rPr>
                <w:b/>
                <w:color w:val="auto"/>
                <w:sz w:val="20"/>
                <w:szCs w:val="24"/>
                <w:lang w:val="ru-RU"/>
              </w:rPr>
              <w:t>Эпоксидное промежуточное</w:t>
            </w:r>
            <w:r w:rsidRPr="00AD544E">
              <w:rPr>
                <w:b/>
                <w:color w:val="auto"/>
                <w:sz w:val="20"/>
                <w:szCs w:val="24"/>
                <w:lang w:val="ru-RU"/>
              </w:rPr>
              <w:t>| Алифатический полиуретан</w:t>
            </w:r>
          </w:p>
        </w:tc>
        <w:tc>
          <w:tcPr>
            <w:tcW w:w="2176" w:type="dxa"/>
            <w:gridSpan w:val="2"/>
            <w:tcBorders>
              <w:top w:val="single" w:sz="12" w:space="0" w:color="auto"/>
              <w:bottom w:val="single" w:sz="12" w:space="0" w:color="auto"/>
              <w:right w:val="single" w:sz="12" w:space="0" w:color="auto"/>
            </w:tcBorders>
            <w:shd w:val="clear" w:color="auto" w:fill="000000"/>
            <w:vAlign w:val="center"/>
          </w:tcPr>
          <w:p w14:paraId="335789DE" w14:textId="77777777" w:rsidR="006C5F49" w:rsidRPr="0005732F" w:rsidRDefault="006C5F49" w:rsidP="00400E86">
            <w:pPr>
              <w:autoSpaceDE/>
              <w:autoSpaceDN/>
              <w:adjustRightInd/>
              <w:spacing w:before="0" w:line="240" w:lineRule="auto"/>
              <w:ind w:left="0"/>
              <w:jc w:val="center"/>
              <w:rPr>
                <w:b/>
                <w:color w:val="auto"/>
                <w:sz w:val="36"/>
                <w:szCs w:val="40"/>
              </w:rPr>
            </w:pPr>
            <w:r w:rsidRPr="00B76D32">
              <w:rPr>
                <w:b/>
                <w:color w:val="auto"/>
                <w:sz w:val="36"/>
                <w:szCs w:val="24"/>
                <w:lang w:val="ru-RU"/>
              </w:rPr>
              <w:t>3.2</w:t>
            </w:r>
          </w:p>
        </w:tc>
      </w:tr>
      <w:tr w:rsidR="006C5F49" w:rsidRPr="005B1DB7" w14:paraId="21D609C9" w14:textId="77777777" w:rsidTr="00F029EB">
        <w:trPr>
          <w:cantSplit/>
          <w:trHeight w:val="288"/>
          <w:jc w:val="center"/>
        </w:trPr>
        <w:tc>
          <w:tcPr>
            <w:tcW w:w="1440" w:type="dxa"/>
            <w:gridSpan w:val="2"/>
            <w:tcBorders>
              <w:top w:val="single" w:sz="12" w:space="0" w:color="auto"/>
            </w:tcBorders>
          </w:tcPr>
          <w:p w14:paraId="79CF689B" w14:textId="77777777" w:rsidR="006C5F49" w:rsidRPr="004E6B3B" w:rsidRDefault="006C5F49" w:rsidP="00400E86">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235" w:type="dxa"/>
            <w:gridSpan w:val="2"/>
            <w:tcBorders>
              <w:top w:val="single" w:sz="12" w:space="0" w:color="auto"/>
            </w:tcBorders>
          </w:tcPr>
          <w:p w14:paraId="1832ECB4" w14:textId="77777777" w:rsidR="00CF26C2" w:rsidRPr="001375CD" w:rsidRDefault="00CF26C2" w:rsidP="00CF26C2">
            <w:pPr>
              <w:autoSpaceDE/>
              <w:autoSpaceDN/>
              <w:adjustRightInd/>
              <w:spacing w:before="0" w:line="240" w:lineRule="auto"/>
              <w:ind w:left="-72"/>
              <w:rPr>
                <w:color w:val="auto"/>
                <w:sz w:val="16"/>
                <w:szCs w:val="24"/>
              </w:rPr>
            </w:pPr>
            <w:r w:rsidRPr="00297C63">
              <w:rPr>
                <w:color w:val="auto"/>
                <w:sz w:val="16"/>
                <w:szCs w:val="24"/>
              </w:rPr>
              <w:t>SSPC-SP1/SP10 (</w:t>
            </w:r>
            <w:proofErr w:type="spellStart"/>
            <w:r w:rsidRPr="00297C63">
              <w:rPr>
                <w:color w:val="auto"/>
                <w:sz w:val="16"/>
                <w:szCs w:val="24"/>
              </w:rPr>
              <w:t>NACENo</w:t>
            </w:r>
            <w:proofErr w:type="spellEnd"/>
            <w:r w:rsidRPr="00297C63">
              <w:rPr>
                <w:color w:val="auto"/>
                <w:sz w:val="16"/>
                <w:szCs w:val="24"/>
              </w:rPr>
              <w:t>. 2) (SA 2.5)</w:t>
            </w:r>
            <w:r w:rsidRPr="001375CD">
              <w:rPr>
                <w:color w:val="auto"/>
                <w:sz w:val="16"/>
                <w:szCs w:val="24"/>
              </w:rPr>
              <w:t xml:space="preserve"> </w:t>
            </w:r>
          </w:p>
          <w:p w14:paraId="24ECF8D9" w14:textId="2A7E9F45" w:rsidR="006C5F49" w:rsidRPr="00411E38" w:rsidRDefault="004B5C7C" w:rsidP="00CF26C2">
            <w:pPr>
              <w:autoSpaceDE/>
              <w:autoSpaceDN/>
              <w:adjustRightInd/>
              <w:spacing w:before="0" w:line="240" w:lineRule="auto"/>
              <w:ind w:left="-72"/>
              <w:rPr>
                <w:sz w:val="16"/>
                <w:szCs w:val="18"/>
                <w:lang w:val="ru-RU"/>
              </w:rPr>
            </w:pPr>
            <w:r>
              <w:rPr>
                <w:color w:val="auto"/>
                <w:sz w:val="16"/>
                <w:szCs w:val="24"/>
                <w:lang w:val="ru-RU"/>
              </w:rPr>
              <w:t>Абразивоструйная</w:t>
            </w:r>
            <w:r w:rsidR="00CF26C2" w:rsidRPr="00CC386A">
              <w:rPr>
                <w:color w:val="auto"/>
                <w:sz w:val="16"/>
                <w:szCs w:val="24"/>
                <w:lang w:val="ru-RU"/>
              </w:rPr>
              <w:t xml:space="preserve"> </w:t>
            </w:r>
            <w:r w:rsidR="00CF26C2" w:rsidRPr="00037A5B">
              <w:rPr>
                <w:color w:val="auto"/>
                <w:sz w:val="16"/>
                <w:szCs w:val="24"/>
                <w:lang w:val="ru-RU"/>
              </w:rPr>
              <w:t xml:space="preserve">очистка до </w:t>
            </w:r>
            <w:r w:rsidR="00CF26C2">
              <w:rPr>
                <w:color w:val="auto"/>
                <w:sz w:val="16"/>
                <w:szCs w:val="24"/>
                <w:lang w:val="ru-RU"/>
              </w:rPr>
              <w:t xml:space="preserve">почти </w:t>
            </w:r>
            <w:r w:rsidR="00CF26C2" w:rsidRPr="00037A5B">
              <w:rPr>
                <w:color w:val="auto"/>
                <w:sz w:val="16"/>
                <w:szCs w:val="24"/>
                <w:lang w:val="ru-RU"/>
              </w:rPr>
              <w:t>белого металла</w:t>
            </w:r>
          </w:p>
        </w:tc>
        <w:tc>
          <w:tcPr>
            <w:tcW w:w="990" w:type="dxa"/>
            <w:tcBorders>
              <w:top w:val="single" w:sz="12" w:space="0" w:color="auto"/>
            </w:tcBorders>
          </w:tcPr>
          <w:p w14:paraId="32135E19" w14:textId="77777777" w:rsidR="006C5F49" w:rsidRPr="00A24069" w:rsidRDefault="006C5F49" w:rsidP="00400E86">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4317" w:type="dxa"/>
            <w:gridSpan w:val="4"/>
            <w:vMerge w:val="restart"/>
            <w:tcBorders>
              <w:top w:val="single" w:sz="12" w:space="0" w:color="auto"/>
            </w:tcBorders>
          </w:tcPr>
          <w:p w14:paraId="3E5DE02C" w14:textId="77777777" w:rsidR="006C5F49" w:rsidRDefault="006C5F49" w:rsidP="00400E86">
            <w:pPr>
              <w:autoSpaceDE/>
              <w:autoSpaceDN/>
              <w:adjustRightInd/>
              <w:spacing w:before="0" w:line="240" w:lineRule="auto"/>
              <w:ind w:left="-72"/>
              <w:rPr>
                <w:color w:val="auto"/>
                <w:sz w:val="16"/>
                <w:szCs w:val="24"/>
                <w:lang w:val="ru-RU"/>
              </w:rPr>
            </w:pPr>
            <w:r w:rsidRPr="00037A5B">
              <w:rPr>
                <w:color w:val="auto"/>
                <w:sz w:val="16"/>
                <w:szCs w:val="24"/>
                <w:lang w:val="ru-RU"/>
              </w:rPr>
              <w:t>Система покрытия 3.5</w:t>
            </w:r>
          </w:p>
          <w:p w14:paraId="2C0DA094" w14:textId="66B987BA" w:rsidR="00BB2C17" w:rsidRPr="00BB2C17" w:rsidRDefault="00BB2C17" w:rsidP="00BB2C17">
            <w:pPr>
              <w:autoSpaceDE/>
              <w:autoSpaceDN/>
              <w:adjustRightInd/>
              <w:spacing w:before="0" w:line="240" w:lineRule="auto"/>
              <w:ind w:left="-72"/>
              <w:rPr>
                <w:color w:val="auto"/>
                <w:sz w:val="16"/>
                <w:szCs w:val="24"/>
                <w:lang w:val="ru-RU"/>
              </w:rPr>
            </w:pPr>
          </w:p>
        </w:tc>
      </w:tr>
      <w:tr w:rsidR="006C5F49" w:rsidRPr="00AB0391" w14:paraId="2D126EBD" w14:textId="77777777" w:rsidTr="00F029EB">
        <w:trPr>
          <w:cantSplit/>
          <w:trHeight w:val="288"/>
          <w:jc w:val="center"/>
        </w:trPr>
        <w:tc>
          <w:tcPr>
            <w:tcW w:w="1440" w:type="dxa"/>
            <w:gridSpan w:val="2"/>
          </w:tcPr>
          <w:p w14:paraId="2B422A74" w14:textId="77777777" w:rsidR="006C5F49" w:rsidRPr="004E6B3B" w:rsidRDefault="006C5F49" w:rsidP="00400E86">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235" w:type="dxa"/>
            <w:gridSpan w:val="2"/>
          </w:tcPr>
          <w:p w14:paraId="24637417" w14:textId="77777777" w:rsidR="006C5F49" w:rsidRPr="00D750DA" w:rsidRDefault="00224632" w:rsidP="00400E86">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166968EE" w14:textId="77777777" w:rsidR="006C5F49" w:rsidRPr="00411E38" w:rsidRDefault="006C5F49" w:rsidP="00400E86">
            <w:pPr>
              <w:autoSpaceDE/>
              <w:autoSpaceDN/>
              <w:adjustRightInd/>
              <w:spacing w:before="0" w:line="240" w:lineRule="auto"/>
              <w:ind w:left="-72"/>
              <w:rPr>
                <w:color w:val="auto"/>
                <w:sz w:val="16"/>
                <w:szCs w:val="24"/>
                <w:lang w:val="ru-RU"/>
              </w:rPr>
            </w:pPr>
          </w:p>
        </w:tc>
        <w:tc>
          <w:tcPr>
            <w:tcW w:w="4317" w:type="dxa"/>
            <w:gridSpan w:val="4"/>
            <w:vMerge/>
            <w:vAlign w:val="center"/>
          </w:tcPr>
          <w:p w14:paraId="64EB2C61" w14:textId="77777777" w:rsidR="006C5F49" w:rsidRPr="00D750DA" w:rsidRDefault="006C5F49" w:rsidP="00400E86">
            <w:pPr>
              <w:rPr>
                <w:lang w:val="ru-RU"/>
              </w:rPr>
            </w:pPr>
          </w:p>
        </w:tc>
      </w:tr>
      <w:tr w:rsidR="006C5F49" w:rsidRPr="00AB0391" w14:paraId="644549F7" w14:textId="77777777" w:rsidTr="00F029EB">
        <w:trPr>
          <w:cantSplit/>
          <w:trHeight w:val="288"/>
          <w:jc w:val="center"/>
        </w:trPr>
        <w:tc>
          <w:tcPr>
            <w:tcW w:w="1440" w:type="dxa"/>
            <w:gridSpan w:val="2"/>
            <w:tcBorders>
              <w:bottom w:val="single" w:sz="12" w:space="0" w:color="auto"/>
            </w:tcBorders>
          </w:tcPr>
          <w:p w14:paraId="372F18E9" w14:textId="77777777" w:rsidR="006C5F49" w:rsidRPr="004E6B3B" w:rsidRDefault="006C5F49" w:rsidP="00400E86">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235" w:type="dxa"/>
            <w:gridSpan w:val="2"/>
            <w:tcBorders>
              <w:bottom w:val="single" w:sz="12" w:space="0" w:color="auto"/>
            </w:tcBorders>
          </w:tcPr>
          <w:p w14:paraId="24DB6ABA" w14:textId="490AFF68" w:rsidR="006C5F49" w:rsidRPr="00D750DA" w:rsidRDefault="00607187" w:rsidP="00400E86">
            <w:pPr>
              <w:autoSpaceDE/>
              <w:autoSpaceDN/>
              <w:adjustRightInd/>
              <w:spacing w:before="0" w:line="240" w:lineRule="auto"/>
              <w:ind w:left="-72"/>
              <w:rPr>
                <w:sz w:val="16"/>
                <w:szCs w:val="18"/>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109A315F" w14:textId="77777777" w:rsidR="006C5F49" w:rsidRPr="00411E38" w:rsidRDefault="006C5F49" w:rsidP="00400E86">
            <w:pPr>
              <w:autoSpaceDE/>
              <w:autoSpaceDN/>
              <w:adjustRightInd/>
              <w:spacing w:before="0" w:line="240" w:lineRule="auto"/>
              <w:ind w:left="-72"/>
              <w:rPr>
                <w:color w:val="auto"/>
                <w:sz w:val="16"/>
                <w:szCs w:val="24"/>
                <w:lang w:val="ru-RU"/>
              </w:rPr>
            </w:pPr>
          </w:p>
        </w:tc>
        <w:tc>
          <w:tcPr>
            <w:tcW w:w="4317" w:type="dxa"/>
            <w:gridSpan w:val="4"/>
            <w:vMerge/>
            <w:tcBorders>
              <w:bottom w:val="single" w:sz="12" w:space="0" w:color="auto"/>
            </w:tcBorders>
            <w:vAlign w:val="center"/>
          </w:tcPr>
          <w:p w14:paraId="0664CE26" w14:textId="77777777" w:rsidR="006C5F49" w:rsidRPr="00D750DA" w:rsidRDefault="006C5F49" w:rsidP="00400E86">
            <w:pPr>
              <w:rPr>
                <w:lang w:val="ru-RU"/>
              </w:rPr>
            </w:pPr>
          </w:p>
        </w:tc>
      </w:tr>
      <w:tr w:rsidR="006C5F49" w:rsidRPr="001D3869" w14:paraId="1F0B708E" w14:textId="77777777" w:rsidTr="00F029EB">
        <w:trPr>
          <w:trHeight w:val="360"/>
          <w:jc w:val="center"/>
        </w:trPr>
        <w:tc>
          <w:tcPr>
            <w:tcW w:w="2111" w:type="dxa"/>
            <w:gridSpan w:val="3"/>
            <w:tcBorders>
              <w:top w:val="single" w:sz="12" w:space="0" w:color="auto"/>
              <w:left w:val="single" w:sz="12" w:space="0" w:color="auto"/>
              <w:bottom w:val="single" w:sz="12" w:space="0" w:color="auto"/>
            </w:tcBorders>
            <w:shd w:val="clear" w:color="auto" w:fill="000000"/>
            <w:vAlign w:val="center"/>
          </w:tcPr>
          <w:p w14:paraId="5133717B" w14:textId="77777777" w:rsidR="006C5F49" w:rsidRPr="00AD544E" w:rsidRDefault="006C5F49" w:rsidP="00400E86">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564" w:type="dxa"/>
            <w:tcBorders>
              <w:top w:val="single" w:sz="12" w:space="0" w:color="auto"/>
              <w:bottom w:val="single" w:sz="12" w:space="0" w:color="auto"/>
            </w:tcBorders>
            <w:shd w:val="clear" w:color="auto" w:fill="000000"/>
            <w:vAlign w:val="center"/>
          </w:tcPr>
          <w:p w14:paraId="3D9552FA" w14:textId="77777777" w:rsidR="006C5F49" w:rsidRPr="00AD544E" w:rsidRDefault="006C5F49" w:rsidP="00400E86">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46" w:type="dxa"/>
            <w:gridSpan w:val="2"/>
            <w:tcBorders>
              <w:top w:val="single" w:sz="12" w:space="0" w:color="auto"/>
              <w:bottom w:val="single" w:sz="12" w:space="0" w:color="auto"/>
            </w:tcBorders>
            <w:shd w:val="clear" w:color="auto" w:fill="000000"/>
            <w:vAlign w:val="center"/>
          </w:tcPr>
          <w:p w14:paraId="249D0BC0" w14:textId="77777777" w:rsidR="006C5F49" w:rsidRPr="00AD544E" w:rsidRDefault="006C5F49" w:rsidP="00400E86">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gridSpan w:val="2"/>
            <w:tcBorders>
              <w:top w:val="single" w:sz="12" w:space="0" w:color="auto"/>
              <w:bottom w:val="single" w:sz="12" w:space="0" w:color="auto"/>
            </w:tcBorders>
            <w:shd w:val="clear" w:color="auto" w:fill="000000"/>
            <w:vAlign w:val="center"/>
          </w:tcPr>
          <w:p w14:paraId="37D890CE" w14:textId="77777777" w:rsidR="006C5F49" w:rsidRPr="00AD544E" w:rsidRDefault="006C5F49" w:rsidP="00400E86">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690" w:type="dxa"/>
            <w:tcBorders>
              <w:top w:val="single" w:sz="12" w:space="0" w:color="auto"/>
              <w:bottom w:val="single" w:sz="12" w:space="0" w:color="auto"/>
              <w:right w:val="single" w:sz="12" w:space="0" w:color="auto"/>
            </w:tcBorders>
            <w:shd w:val="clear" w:color="auto" w:fill="000000"/>
            <w:vAlign w:val="center"/>
          </w:tcPr>
          <w:p w14:paraId="0A37F054" w14:textId="77777777" w:rsidR="006C5F49" w:rsidRPr="00AD544E" w:rsidRDefault="006C5F49" w:rsidP="00400E86">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6C5F49" w:rsidRPr="001D3869" w14:paraId="3BCFBE97" w14:textId="77777777" w:rsidTr="00F029EB">
        <w:trPr>
          <w:trHeight w:val="288"/>
          <w:jc w:val="center"/>
        </w:trPr>
        <w:tc>
          <w:tcPr>
            <w:tcW w:w="2111" w:type="dxa"/>
            <w:gridSpan w:val="3"/>
            <w:vAlign w:val="center"/>
          </w:tcPr>
          <w:p w14:paraId="14E9A73E" w14:textId="77777777" w:rsidR="006C5F49" w:rsidRPr="003023B7" w:rsidRDefault="006C5F49" w:rsidP="00400E86">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564" w:type="dxa"/>
            <w:vAlign w:val="center"/>
          </w:tcPr>
          <w:p w14:paraId="62C1BD14" w14:textId="77777777" w:rsidR="006C5F49" w:rsidRPr="001D3869" w:rsidRDefault="006C5F49" w:rsidP="00400E86">
            <w:pPr>
              <w:autoSpaceDE/>
              <w:autoSpaceDN/>
              <w:adjustRightInd/>
              <w:spacing w:before="0" w:line="240" w:lineRule="auto"/>
              <w:ind w:left="0"/>
              <w:rPr>
                <w:sz w:val="16"/>
                <w:szCs w:val="16"/>
              </w:rPr>
            </w:pPr>
            <w:r w:rsidRPr="001D3869">
              <w:rPr>
                <w:sz w:val="16"/>
                <w:szCs w:val="16"/>
              </w:rPr>
              <w:t>Carboline</w:t>
            </w:r>
          </w:p>
        </w:tc>
        <w:tc>
          <w:tcPr>
            <w:tcW w:w="2646" w:type="dxa"/>
            <w:gridSpan w:val="2"/>
            <w:vAlign w:val="center"/>
          </w:tcPr>
          <w:p w14:paraId="3D7F9403" w14:textId="77777777" w:rsidR="006C5F49" w:rsidRPr="007F526A" w:rsidRDefault="006C5F49" w:rsidP="00400E86">
            <w:pPr>
              <w:autoSpaceDE/>
              <w:autoSpaceDN/>
              <w:adjustRightInd/>
              <w:spacing w:before="0" w:line="240" w:lineRule="auto"/>
              <w:ind w:left="0"/>
              <w:rPr>
                <w:sz w:val="16"/>
                <w:szCs w:val="16"/>
              </w:rPr>
            </w:pPr>
            <w:proofErr w:type="spellStart"/>
            <w:r w:rsidRPr="007F526A">
              <w:rPr>
                <w:sz w:val="16"/>
                <w:szCs w:val="16"/>
              </w:rPr>
              <w:t>Carbozinc</w:t>
            </w:r>
            <w:proofErr w:type="spellEnd"/>
            <w:r w:rsidRPr="007F526A">
              <w:rPr>
                <w:sz w:val="16"/>
                <w:szCs w:val="16"/>
              </w:rPr>
              <w:t xml:space="preserve"> 859</w:t>
            </w:r>
          </w:p>
        </w:tc>
        <w:tc>
          <w:tcPr>
            <w:tcW w:w="971" w:type="dxa"/>
            <w:gridSpan w:val="2"/>
            <w:vAlign w:val="center"/>
          </w:tcPr>
          <w:p w14:paraId="625E1892" w14:textId="77777777" w:rsidR="006C5F49" w:rsidRPr="007F526A" w:rsidRDefault="00607187" w:rsidP="00400E86">
            <w:pPr>
              <w:autoSpaceDE/>
              <w:autoSpaceDN/>
              <w:adjustRightInd/>
              <w:spacing w:before="0" w:line="240" w:lineRule="auto"/>
              <w:ind w:left="0"/>
              <w:jc w:val="center"/>
              <w:rPr>
                <w:sz w:val="16"/>
                <w:szCs w:val="16"/>
                <w:lang w:val="ru-RU"/>
              </w:rPr>
            </w:pPr>
            <w:r w:rsidRPr="007F526A">
              <w:rPr>
                <w:sz w:val="16"/>
                <w:szCs w:val="16"/>
              </w:rPr>
              <w:t>95-</w:t>
            </w:r>
            <w:r w:rsidR="006C5F49" w:rsidRPr="007F526A">
              <w:rPr>
                <w:sz w:val="16"/>
                <w:szCs w:val="16"/>
                <w:lang w:val="ru-RU"/>
              </w:rPr>
              <w:t>325</w:t>
            </w:r>
          </w:p>
        </w:tc>
        <w:tc>
          <w:tcPr>
            <w:tcW w:w="1690" w:type="dxa"/>
            <w:vAlign w:val="center"/>
          </w:tcPr>
          <w:p w14:paraId="4EE17EF1" w14:textId="77777777" w:rsidR="006C5F49" w:rsidRPr="007F526A" w:rsidRDefault="006C5F49" w:rsidP="00400E86">
            <w:pPr>
              <w:autoSpaceDE/>
              <w:autoSpaceDN/>
              <w:adjustRightInd/>
              <w:spacing w:before="0" w:line="240" w:lineRule="auto"/>
              <w:ind w:left="0"/>
              <w:jc w:val="center"/>
              <w:rPr>
                <w:sz w:val="16"/>
                <w:szCs w:val="16"/>
              </w:rPr>
            </w:pPr>
            <w:r w:rsidRPr="007F526A">
              <w:rPr>
                <w:sz w:val="16"/>
                <w:szCs w:val="16"/>
                <w:lang w:val="ru-RU"/>
              </w:rPr>
              <w:t>204</w:t>
            </w:r>
            <w:r w:rsidRPr="007F526A">
              <w:rPr>
                <w:sz w:val="16"/>
                <w:szCs w:val="16"/>
              </w:rPr>
              <w:t>°C (</w:t>
            </w:r>
            <w:r w:rsidRPr="007F526A">
              <w:rPr>
                <w:sz w:val="16"/>
                <w:szCs w:val="16"/>
                <w:lang w:val="ru-RU"/>
              </w:rPr>
              <w:t>400</w:t>
            </w:r>
            <w:r w:rsidRPr="007F526A">
              <w:rPr>
                <w:sz w:val="16"/>
                <w:szCs w:val="16"/>
              </w:rPr>
              <w:t>°F)</w:t>
            </w:r>
          </w:p>
        </w:tc>
      </w:tr>
      <w:tr w:rsidR="00FC6DD1" w:rsidRPr="001D3869" w14:paraId="133DC97C" w14:textId="77777777" w:rsidTr="00F029EB">
        <w:trPr>
          <w:trHeight w:val="288"/>
          <w:jc w:val="center"/>
        </w:trPr>
        <w:tc>
          <w:tcPr>
            <w:tcW w:w="2111" w:type="dxa"/>
            <w:gridSpan w:val="3"/>
            <w:vMerge w:val="restart"/>
            <w:vAlign w:val="center"/>
          </w:tcPr>
          <w:p w14:paraId="2BCF74EF" w14:textId="77777777" w:rsidR="00FC6DD1" w:rsidRPr="003023B7" w:rsidRDefault="00FC6DD1" w:rsidP="00400E86">
            <w:pPr>
              <w:autoSpaceDE/>
              <w:autoSpaceDN/>
              <w:adjustRightInd/>
              <w:spacing w:before="0" w:line="240" w:lineRule="auto"/>
              <w:ind w:left="0"/>
              <w:rPr>
                <w:b/>
                <w:color w:val="auto"/>
                <w:sz w:val="16"/>
                <w:szCs w:val="24"/>
                <w:lang w:val="ru-RU"/>
              </w:rPr>
            </w:pPr>
            <w:r w:rsidRPr="003023B7">
              <w:rPr>
                <w:b/>
                <w:color w:val="auto"/>
                <w:sz w:val="16"/>
                <w:szCs w:val="24"/>
                <w:lang w:val="ru-RU"/>
              </w:rPr>
              <w:t>Эпоксиполиамидное - Цинконаполненное</w:t>
            </w:r>
          </w:p>
        </w:tc>
        <w:tc>
          <w:tcPr>
            <w:tcW w:w="2564" w:type="dxa"/>
            <w:vAlign w:val="center"/>
          </w:tcPr>
          <w:p w14:paraId="50C5B2A4"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Hempel Coatings (USA), Inc.</w:t>
            </w:r>
          </w:p>
        </w:tc>
        <w:tc>
          <w:tcPr>
            <w:tcW w:w="2646" w:type="dxa"/>
            <w:gridSpan w:val="2"/>
            <w:vAlign w:val="center"/>
          </w:tcPr>
          <w:p w14:paraId="4B6311CC" w14:textId="77777777"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Hempadur</w:t>
            </w:r>
            <w:proofErr w:type="spellEnd"/>
            <w:r w:rsidRPr="007F526A">
              <w:rPr>
                <w:sz w:val="16"/>
                <w:szCs w:val="16"/>
              </w:rPr>
              <w:t xml:space="preserve"> </w:t>
            </w:r>
            <w:proofErr w:type="spellStart"/>
            <w:r w:rsidRPr="007F526A">
              <w:rPr>
                <w:sz w:val="16"/>
                <w:szCs w:val="16"/>
              </w:rPr>
              <w:t>AvantGuard</w:t>
            </w:r>
            <w:proofErr w:type="spellEnd"/>
            <w:r w:rsidRPr="007F526A">
              <w:rPr>
                <w:sz w:val="16"/>
                <w:szCs w:val="16"/>
              </w:rPr>
              <w:t xml:space="preserve"> series</w:t>
            </w:r>
          </w:p>
        </w:tc>
        <w:tc>
          <w:tcPr>
            <w:tcW w:w="971" w:type="dxa"/>
            <w:gridSpan w:val="2"/>
            <w:vAlign w:val="center"/>
          </w:tcPr>
          <w:p w14:paraId="32AE9F3E"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345</w:t>
            </w:r>
          </w:p>
        </w:tc>
        <w:tc>
          <w:tcPr>
            <w:tcW w:w="1690" w:type="dxa"/>
            <w:vAlign w:val="center"/>
          </w:tcPr>
          <w:p w14:paraId="701FE915"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160</w:t>
            </w:r>
            <w:r w:rsidRPr="007F526A">
              <w:rPr>
                <w:sz w:val="16"/>
                <w:szCs w:val="16"/>
              </w:rPr>
              <w:t>°C (</w:t>
            </w:r>
            <w:r w:rsidRPr="007F526A">
              <w:rPr>
                <w:sz w:val="16"/>
                <w:szCs w:val="16"/>
                <w:lang w:val="ru-RU"/>
              </w:rPr>
              <w:t>32</w:t>
            </w:r>
            <w:r w:rsidRPr="007F526A">
              <w:rPr>
                <w:sz w:val="16"/>
                <w:szCs w:val="16"/>
              </w:rPr>
              <w:t>0°F)</w:t>
            </w:r>
          </w:p>
        </w:tc>
      </w:tr>
      <w:tr w:rsidR="00FC6DD1" w:rsidRPr="001D3869" w14:paraId="7F42A73E" w14:textId="77777777" w:rsidTr="00F029EB">
        <w:trPr>
          <w:trHeight w:val="288"/>
          <w:jc w:val="center"/>
        </w:trPr>
        <w:tc>
          <w:tcPr>
            <w:tcW w:w="2111" w:type="dxa"/>
            <w:gridSpan w:val="3"/>
            <w:vMerge/>
            <w:vAlign w:val="center"/>
          </w:tcPr>
          <w:p w14:paraId="44676174" w14:textId="77777777" w:rsidR="00FC6DD1" w:rsidRPr="003023B7" w:rsidRDefault="00FC6DD1" w:rsidP="00400E86">
            <w:pPr>
              <w:autoSpaceDE/>
              <w:autoSpaceDN/>
              <w:adjustRightInd/>
              <w:spacing w:before="0" w:line="240" w:lineRule="auto"/>
              <w:ind w:left="0"/>
              <w:rPr>
                <w:b/>
                <w:color w:val="auto"/>
                <w:sz w:val="16"/>
                <w:szCs w:val="24"/>
                <w:lang w:val="ru-RU"/>
              </w:rPr>
            </w:pPr>
          </w:p>
        </w:tc>
        <w:tc>
          <w:tcPr>
            <w:tcW w:w="2564" w:type="dxa"/>
            <w:vAlign w:val="center"/>
          </w:tcPr>
          <w:p w14:paraId="4D127CF3" w14:textId="77777777" w:rsidR="00FC6DD1" w:rsidRPr="00402AFE" w:rsidRDefault="00FC6DD1" w:rsidP="00400E86">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646" w:type="dxa"/>
            <w:gridSpan w:val="2"/>
            <w:vAlign w:val="center"/>
          </w:tcPr>
          <w:p w14:paraId="59506000" w14:textId="77777777"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Epodur</w:t>
            </w:r>
            <w:proofErr w:type="spellEnd"/>
            <w:r w:rsidRPr="007F526A">
              <w:rPr>
                <w:sz w:val="16"/>
                <w:szCs w:val="16"/>
              </w:rPr>
              <w:t xml:space="preserve"> 7760</w:t>
            </w:r>
          </w:p>
        </w:tc>
        <w:tc>
          <w:tcPr>
            <w:tcW w:w="971" w:type="dxa"/>
            <w:gridSpan w:val="2"/>
            <w:vAlign w:val="center"/>
          </w:tcPr>
          <w:p w14:paraId="7B7FC526"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100</w:t>
            </w:r>
          </w:p>
        </w:tc>
        <w:tc>
          <w:tcPr>
            <w:tcW w:w="1690" w:type="dxa"/>
            <w:vAlign w:val="center"/>
          </w:tcPr>
          <w:p w14:paraId="6FBB4B3F"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1</w:t>
            </w:r>
            <w:r w:rsidRPr="007F526A">
              <w:rPr>
                <w:sz w:val="16"/>
                <w:szCs w:val="16"/>
              </w:rPr>
              <w:t>00°C (250°F)</w:t>
            </w:r>
          </w:p>
        </w:tc>
      </w:tr>
      <w:tr w:rsidR="00FC6DD1" w:rsidRPr="001D3869" w14:paraId="2BD272B1" w14:textId="77777777" w:rsidTr="00F029EB">
        <w:trPr>
          <w:trHeight w:val="288"/>
          <w:jc w:val="center"/>
        </w:trPr>
        <w:tc>
          <w:tcPr>
            <w:tcW w:w="2111" w:type="dxa"/>
            <w:gridSpan w:val="3"/>
            <w:vMerge w:val="restart"/>
            <w:vAlign w:val="center"/>
          </w:tcPr>
          <w:p w14:paraId="3B17035D" w14:textId="77777777" w:rsidR="00FC6DD1" w:rsidRPr="00D41158" w:rsidRDefault="00FC6DD1" w:rsidP="00400E86">
            <w:pPr>
              <w:autoSpaceDE/>
              <w:autoSpaceDN/>
              <w:adjustRightInd/>
              <w:spacing w:before="0" w:line="240" w:lineRule="auto"/>
              <w:ind w:left="0"/>
              <w:rPr>
                <w:b/>
                <w:color w:val="auto"/>
                <w:sz w:val="16"/>
                <w:szCs w:val="24"/>
                <w:lang w:val="ru-RU"/>
              </w:rPr>
            </w:pPr>
            <w:r>
              <w:rPr>
                <w:b/>
                <w:color w:val="auto"/>
                <w:sz w:val="16"/>
                <w:szCs w:val="24"/>
                <w:lang w:val="ru-RU"/>
              </w:rPr>
              <w:t>Поверхность и ТСП в соответствии с листом продукции производителя</w:t>
            </w:r>
          </w:p>
        </w:tc>
        <w:tc>
          <w:tcPr>
            <w:tcW w:w="2564" w:type="dxa"/>
            <w:vAlign w:val="center"/>
          </w:tcPr>
          <w:p w14:paraId="7CE8DAC7" w14:textId="77777777" w:rsidR="00FC6DD1" w:rsidRPr="001D3869" w:rsidRDefault="00FC6DD1" w:rsidP="00400E86">
            <w:pPr>
              <w:autoSpaceDE/>
              <w:autoSpaceDN/>
              <w:adjustRightInd/>
              <w:spacing w:before="0" w:line="240" w:lineRule="auto"/>
              <w:ind w:left="0"/>
              <w:rPr>
                <w:sz w:val="16"/>
                <w:szCs w:val="16"/>
              </w:rPr>
            </w:pPr>
            <w:r w:rsidRPr="001D3869">
              <w:rPr>
                <w:sz w:val="16"/>
                <w:szCs w:val="16"/>
              </w:rPr>
              <w:t>International</w:t>
            </w:r>
          </w:p>
        </w:tc>
        <w:tc>
          <w:tcPr>
            <w:tcW w:w="2646" w:type="dxa"/>
            <w:gridSpan w:val="2"/>
            <w:vAlign w:val="center"/>
          </w:tcPr>
          <w:p w14:paraId="0C1DF5E3" w14:textId="77777777"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Interzinc</w:t>
            </w:r>
            <w:proofErr w:type="spellEnd"/>
            <w:r w:rsidRPr="007F526A">
              <w:rPr>
                <w:sz w:val="16"/>
                <w:szCs w:val="16"/>
              </w:rPr>
              <w:t xml:space="preserve"> 52 series</w:t>
            </w:r>
          </w:p>
        </w:tc>
        <w:tc>
          <w:tcPr>
            <w:tcW w:w="971" w:type="dxa"/>
            <w:gridSpan w:val="2"/>
            <w:vAlign w:val="center"/>
          </w:tcPr>
          <w:p w14:paraId="746EC706"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249</w:t>
            </w:r>
            <w:r w:rsidRPr="007F526A">
              <w:rPr>
                <w:sz w:val="16"/>
                <w:szCs w:val="16"/>
              </w:rPr>
              <w:t>-336</w:t>
            </w:r>
          </w:p>
        </w:tc>
        <w:tc>
          <w:tcPr>
            <w:tcW w:w="1690" w:type="dxa"/>
            <w:vAlign w:val="center"/>
          </w:tcPr>
          <w:p w14:paraId="58D62EE8"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140</w:t>
            </w:r>
            <w:r w:rsidRPr="007F526A">
              <w:rPr>
                <w:sz w:val="16"/>
                <w:szCs w:val="16"/>
              </w:rPr>
              <w:t>°C (</w:t>
            </w:r>
            <w:r w:rsidRPr="007F526A">
              <w:rPr>
                <w:sz w:val="16"/>
                <w:szCs w:val="16"/>
                <w:lang w:val="ru-RU"/>
              </w:rPr>
              <w:t>300</w:t>
            </w:r>
            <w:r w:rsidRPr="007F526A">
              <w:rPr>
                <w:sz w:val="16"/>
                <w:szCs w:val="16"/>
              </w:rPr>
              <w:t>°F)</w:t>
            </w:r>
          </w:p>
        </w:tc>
      </w:tr>
      <w:tr w:rsidR="00FC6DD1" w:rsidRPr="001D3869" w14:paraId="68E3AE4A" w14:textId="77777777" w:rsidTr="00F029EB">
        <w:trPr>
          <w:trHeight w:val="288"/>
          <w:jc w:val="center"/>
        </w:trPr>
        <w:tc>
          <w:tcPr>
            <w:tcW w:w="2111" w:type="dxa"/>
            <w:gridSpan w:val="3"/>
            <w:vMerge/>
            <w:vAlign w:val="center"/>
          </w:tcPr>
          <w:p w14:paraId="4386C62B" w14:textId="77777777" w:rsidR="00FC6DD1" w:rsidRPr="007A2CF3" w:rsidRDefault="00FC6DD1" w:rsidP="00400E86">
            <w:pPr>
              <w:autoSpaceDE/>
              <w:autoSpaceDN/>
              <w:adjustRightInd/>
              <w:spacing w:before="0" w:line="240" w:lineRule="auto"/>
              <w:ind w:left="0"/>
              <w:rPr>
                <w:sz w:val="16"/>
                <w:szCs w:val="16"/>
              </w:rPr>
            </w:pPr>
          </w:p>
        </w:tc>
        <w:tc>
          <w:tcPr>
            <w:tcW w:w="2564" w:type="dxa"/>
            <w:vAlign w:val="center"/>
          </w:tcPr>
          <w:p w14:paraId="246D3F9B"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Jotun Paints</w:t>
            </w:r>
          </w:p>
        </w:tc>
        <w:tc>
          <w:tcPr>
            <w:tcW w:w="2646" w:type="dxa"/>
            <w:gridSpan w:val="2"/>
            <w:vAlign w:val="center"/>
          </w:tcPr>
          <w:p w14:paraId="207F279B" w14:textId="5A41226D" w:rsidR="00882E8D" w:rsidRPr="007F526A" w:rsidRDefault="00882E8D" w:rsidP="00400E86">
            <w:pPr>
              <w:autoSpaceDE/>
              <w:autoSpaceDN/>
              <w:adjustRightInd/>
              <w:spacing w:before="0" w:line="240" w:lineRule="auto"/>
              <w:ind w:left="0"/>
              <w:rPr>
                <w:sz w:val="16"/>
                <w:szCs w:val="16"/>
                <w:lang w:val="ru-RU"/>
              </w:rPr>
            </w:pPr>
            <w:r w:rsidRPr="007F526A">
              <w:rPr>
                <w:sz w:val="16"/>
                <w:szCs w:val="16"/>
              </w:rPr>
              <w:t>Barrier 80 Series</w:t>
            </w:r>
          </w:p>
          <w:p w14:paraId="0E2DEAF0" w14:textId="0E20EF0B" w:rsidR="00FC6DD1" w:rsidRPr="007F526A" w:rsidRDefault="00FC6DD1" w:rsidP="00400E86">
            <w:pPr>
              <w:autoSpaceDE/>
              <w:autoSpaceDN/>
              <w:adjustRightInd/>
              <w:spacing w:before="0" w:line="240" w:lineRule="auto"/>
              <w:ind w:left="0"/>
              <w:rPr>
                <w:sz w:val="16"/>
                <w:szCs w:val="16"/>
              </w:rPr>
            </w:pPr>
            <w:r w:rsidRPr="007F526A">
              <w:rPr>
                <w:sz w:val="16"/>
                <w:szCs w:val="16"/>
              </w:rPr>
              <w:t>Barrier 77</w:t>
            </w:r>
          </w:p>
        </w:tc>
        <w:tc>
          <w:tcPr>
            <w:tcW w:w="971" w:type="dxa"/>
            <w:gridSpan w:val="2"/>
            <w:vAlign w:val="center"/>
          </w:tcPr>
          <w:p w14:paraId="129AB38F"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400</w:t>
            </w:r>
          </w:p>
        </w:tc>
        <w:tc>
          <w:tcPr>
            <w:tcW w:w="1690" w:type="dxa"/>
            <w:vAlign w:val="center"/>
          </w:tcPr>
          <w:p w14:paraId="53E73B88"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140</w:t>
            </w:r>
            <w:r w:rsidRPr="007F526A">
              <w:rPr>
                <w:sz w:val="16"/>
                <w:szCs w:val="16"/>
              </w:rPr>
              <w:t>°C (</w:t>
            </w:r>
            <w:r w:rsidRPr="007F526A">
              <w:rPr>
                <w:sz w:val="16"/>
                <w:szCs w:val="16"/>
                <w:lang w:val="ru-RU"/>
              </w:rPr>
              <w:t>300</w:t>
            </w:r>
            <w:r w:rsidRPr="007F526A">
              <w:rPr>
                <w:sz w:val="16"/>
                <w:szCs w:val="16"/>
              </w:rPr>
              <w:t>°F)</w:t>
            </w:r>
          </w:p>
        </w:tc>
      </w:tr>
      <w:tr w:rsidR="00FC6DD1" w:rsidRPr="001D3869" w14:paraId="78800FFF" w14:textId="77777777" w:rsidTr="00F029EB">
        <w:trPr>
          <w:trHeight w:val="288"/>
          <w:jc w:val="center"/>
        </w:trPr>
        <w:tc>
          <w:tcPr>
            <w:tcW w:w="2111" w:type="dxa"/>
            <w:gridSpan w:val="3"/>
            <w:vMerge/>
            <w:vAlign w:val="center"/>
          </w:tcPr>
          <w:p w14:paraId="3A90FE72" w14:textId="77777777" w:rsidR="00FC6DD1" w:rsidRPr="007A2CF3" w:rsidRDefault="00FC6DD1" w:rsidP="00400E86">
            <w:pPr>
              <w:autoSpaceDE/>
              <w:autoSpaceDN/>
              <w:adjustRightInd/>
              <w:spacing w:before="0" w:line="240" w:lineRule="auto"/>
              <w:ind w:left="0"/>
              <w:rPr>
                <w:sz w:val="16"/>
                <w:szCs w:val="16"/>
              </w:rPr>
            </w:pPr>
          </w:p>
        </w:tc>
        <w:tc>
          <w:tcPr>
            <w:tcW w:w="2564" w:type="dxa"/>
            <w:vAlign w:val="center"/>
          </w:tcPr>
          <w:p w14:paraId="677E2E95"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PPG</w:t>
            </w:r>
          </w:p>
        </w:tc>
        <w:tc>
          <w:tcPr>
            <w:tcW w:w="2646" w:type="dxa"/>
            <w:gridSpan w:val="2"/>
            <w:vAlign w:val="center"/>
          </w:tcPr>
          <w:p w14:paraId="6ECDFBCB" w14:textId="77777777"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Amercoat</w:t>
            </w:r>
            <w:proofErr w:type="spellEnd"/>
            <w:r w:rsidRPr="007F526A">
              <w:rPr>
                <w:sz w:val="16"/>
                <w:szCs w:val="16"/>
              </w:rPr>
              <w:t xml:space="preserve"> 68HS series/ </w:t>
            </w:r>
            <w:proofErr w:type="spellStart"/>
            <w:r w:rsidRPr="007F526A">
              <w:rPr>
                <w:sz w:val="16"/>
                <w:szCs w:val="16"/>
              </w:rPr>
              <w:t>SigmaZinc</w:t>
            </w:r>
            <w:proofErr w:type="spellEnd"/>
            <w:r w:rsidRPr="007F526A">
              <w:rPr>
                <w:sz w:val="16"/>
                <w:szCs w:val="16"/>
              </w:rPr>
              <w:t xml:space="preserve"> 68</w:t>
            </w:r>
          </w:p>
        </w:tc>
        <w:tc>
          <w:tcPr>
            <w:tcW w:w="971" w:type="dxa"/>
            <w:gridSpan w:val="2"/>
            <w:vAlign w:val="center"/>
          </w:tcPr>
          <w:p w14:paraId="6F4189A3"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310</w:t>
            </w:r>
          </w:p>
        </w:tc>
        <w:tc>
          <w:tcPr>
            <w:tcW w:w="1690" w:type="dxa"/>
            <w:vAlign w:val="center"/>
          </w:tcPr>
          <w:p w14:paraId="404A2BD3"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140</w:t>
            </w:r>
            <w:r w:rsidRPr="007F526A">
              <w:rPr>
                <w:sz w:val="16"/>
                <w:szCs w:val="16"/>
              </w:rPr>
              <w:t>°C (</w:t>
            </w:r>
            <w:r w:rsidRPr="007F526A">
              <w:rPr>
                <w:sz w:val="16"/>
                <w:szCs w:val="16"/>
                <w:lang w:val="ru-RU"/>
              </w:rPr>
              <w:t>300</w:t>
            </w:r>
            <w:r w:rsidRPr="007F526A">
              <w:rPr>
                <w:sz w:val="16"/>
                <w:szCs w:val="16"/>
              </w:rPr>
              <w:t>°F)</w:t>
            </w:r>
          </w:p>
        </w:tc>
      </w:tr>
      <w:tr w:rsidR="00FC6DD1" w:rsidRPr="001D3869" w14:paraId="7595269F" w14:textId="77777777" w:rsidTr="00F029EB">
        <w:trPr>
          <w:trHeight w:val="288"/>
          <w:jc w:val="center"/>
        </w:trPr>
        <w:tc>
          <w:tcPr>
            <w:tcW w:w="2111" w:type="dxa"/>
            <w:gridSpan w:val="3"/>
            <w:vMerge/>
            <w:vAlign w:val="center"/>
          </w:tcPr>
          <w:p w14:paraId="63F29B60" w14:textId="77777777" w:rsidR="00FC6DD1" w:rsidRPr="007A2CF3" w:rsidRDefault="00FC6DD1" w:rsidP="00400E86">
            <w:pPr>
              <w:autoSpaceDE/>
              <w:autoSpaceDN/>
              <w:adjustRightInd/>
              <w:spacing w:before="0" w:line="240" w:lineRule="auto"/>
              <w:ind w:left="0"/>
              <w:rPr>
                <w:sz w:val="16"/>
                <w:szCs w:val="16"/>
              </w:rPr>
            </w:pPr>
          </w:p>
        </w:tc>
        <w:tc>
          <w:tcPr>
            <w:tcW w:w="2564" w:type="dxa"/>
            <w:vAlign w:val="center"/>
          </w:tcPr>
          <w:p w14:paraId="6D3FA7E2" w14:textId="77777777" w:rsidR="00FC6DD1" w:rsidRPr="001D3869" w:rsidRDefault="00FC6DD1" w:rsidP="00400E86">
            <w:pPr>
              <w:autoSpaceDE/>
              <w:autoSpaceDN/>
              <w:adjustRightInd/>
              <w:spacing w:before="0" w:line="240" w:lineRule="auto"/>
              <w:ind w:left="0"/>
              <w:rPr>
                <w:sz w:val="16"/>
                <w:szCs w:val="16"/>
              </w:rPr>
            </w:pPr>
            <w:r w:rsidRPr="0080497E">
              <w:rPr>
                <w:sz w:val="16"/>
                <w:szCs w:val="16"/>
              </w:rPr>
              <w:t>Tnemec</w:t>
            </w:r>
          </w:p>
        </w:tc>
        <w:tc>
          <w:tcPr>
            <w:tcW w:w="2646" w:type="dxa"/>
            <w:gridSpan w:val="2"/>
            <w:vAlign w:val="center"/>
          </w:tcPr>
          <w:p w14:paraId="3E188C87" w14:textId="77777777" w:rsidR="00FC6DD1" w:rsidRPr="007F526A" w:rsidRDefault="00FC6DD1" w:rsidP="00400E86">
            <w:pPr>
              <w:autoSpaceDE/>
              <w:autoSpaceDN/>
              <w:adjustRightInd/>
              <w:spacing w:before="0" w:line="240" w:lineRule="auto"/>
              <w:ind w:left="0"/>
              <w:rPr>
                <w:sz w:val="16"/>
                <w:szCs w:val="16"/>
              </w:rPr>
            </w:pPr>
            <w:r w:rsidRPr="007F526A">
              <w:rPr>
                <w:sz w:val="16"/>
                <w:szCs w:val="16"/>
              </w:rPr>
              <w:t>Series 94-H20 Hydro-Zinc</w:t>
            </w:r>
          </w:p>
        </w:tc>
        <w:tc>
          <w:tcPr>
            <w:tcW w:w="971" w:type="dxa"/>
            <w:gridSpan w:val="2"/>
            <w:vAlign w:val="center"/>
          </w:tcPr>
          <w:p w14:paraId="4ED3E199"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96</w:t>
            </w:r>
          </w:p>
        </w:tc>
        <w:tc>
          <w:tcPr>
            <w:tcW w:w="1690" w:type="dxa"/>
            <w:vAlign w:val="center"/>
          </w:tcPr>
          <w:p w14:paraId="31827A28"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140</w:t>
            </w:r>
            <w:r w:rsidRPr="007F526A">
              <w:rPr>
                <w:sz w:val="16"/>
                <w:szCs w:val="16"/>
              </w:rPr>
              <w:t>°C (</w:t>
            </w:r>
            <w:r w:rsidRPr="007F526A">
              <w:rPr>
                <w:sz w:val="16"/>
                <w:szCs w:val="16"/>
                <w:lang w:val="ru-RU"/>
              </w:rPr>
              <w:t>300</w:t>
            </w:r>
            <w:r w:rsidRPr="007F526A">
              <w:rPr>
                <w:sz w:val="16"/>
                <w:szCs w:val="16"/>
              </w:rPr>
              <w:t>°F)</w:t>
            </w:r>
          </w:p>
        </w:tc>
      </w:tr>
      <w:tr w:rsidR="00607187" w:rsidRPr="001D3869" w14:paraId="0A6B2402" w14:textId="77777777" w:rsidTr="00F029EB">
        <w:trPr>
          <w:trHeight w:val="288"/>
          <w:jc w:val="center"/>
        </w:trPr>
        <w:tc>
          <w:tcPr>
            <w:tcW w:w="2111" w:type="dxa"/>
            <w:gridSpan w:val="3"/>
            <w:vAlign w:val="center"/>
          </w:tcPr>
          <w:p w14:paraId="75F796A6" w14:textId="77777777" w:rsidR="00607187" w:rsidRPr="007A2CF3" w:rsidRDefault="00607187" w:rsidP="00400E86">
            <w:pPr>
              <w:autoSpaceDE/>
              <w:autoSpaceDN/>
              <w:adjustRightInd/>
              <w:spacing w:before="0" w:line="240" w:lineRule="auto"/>
              <w:ind w:left="0"/>
              <w:rPr>
                <w:sz w:val="16"/>
                <w:szCs w:val="16"/>
              </w:rPr>
            </w:pPr>
          </w:p>
        </w:tc>
        <w:tc>
          <w:tcPr>
            <w:tcW w:w="2564" w:type="dxa"/>
            <w:vAlign w:val="center"/>
          </w:tcPr>
          <w:p w14:paraId="365B45EE" w14:textId="77777777" w:rsidR="00607187" w:rsidRPr="001D3869" w:rsidRDefault="00607187" w:rsidP="00400E86">
            <w:pPr>
              <w:autoSpaceDE/>
              <w:autoSpaceDN/>
              <w:adjustRightInd/>
              <w:spacing w:before="0" w:line="240" w:lineRule="auto"/>
              <w:ind w:left="0"/>
              <w:rPr>
                <w:sz w:val="16"/>
                <w:szCs w:val="16"/>
              </w:rPr>
            </w:pPr>
            <w:r w:rsidRPr="00402AFE">
              <w:rPr>
                <w:sz w:val="16"/>
                <w:szCs w:val="16"/>
              </w:rPr>
              <w:t>Sherwin Williams</w:t>
            </w:r>
          </w:p>
        </w:tc>
        <w:tc>
          <w:tcPr>
            <w:tcW w:w="2646" w:type="dxa"/>
            <w:gridSpan w:val="2"/>
            <w:vAlign w:val="center"/>
          </w:tcPr>
          <w:p w14:paraId="66969D64" w14:textId="77777777" w:rsidR="00607187" w:rsidRPr="007F526A" w:rsidRDefault="00607187" w:rsidP="00400E86">
            <w:pPr>
              <w:autoSpaceDE/>
              <w:autoSpaceDN/>
              <w:adjustRightInd/>
              <w:spacing w:before="0" w:line="240" w:lineRule="auto"/>
              <w:ind w:left="0"/>
              <w:rPr>
                <w:sz w:val="16"/>
                <w:szCs w:val="16"/>
              </w:rPr>
            </w:pPr>
            <w:r w:rsidRPr="007F526A">
              <w:rPr>
                <w:sz w:val="16"/>
                <w:szCs w:val="16"/>
              </w:rPr>
              <w:t xml:space="preserve">Zinc Clad </w:t>
            </w:r>
            <w:proofErr w:type="spellStart"/>
            <w:r w:rsidRPr="007F526A">
              <w:rPr>
                <w:sz w:val="16"/>
                <w:szCs w:val="16"/>
              </w:rPr>
              <w:t>lll</w:t>
            </w:r>
            <w:proofErr w:type="spellEnd"/>
            <w:r w:rsidRPr="007F526A">
              <w:rPr>
                <w:sz w:val="16"/>
                <w:szCs w:val="16"/>
              </w:rPr>
              <w:t xml:space="preserve"> HS or Zinc Clad IV</w:t>
            </w:r>
          </w:p>
        </w:tc>
        <w:tc>
          <w:tcPr>
            <w:tcW w:w="971" w:type="dxa"/>
            <w:gridSpan w:val="2"/>
            <w:vAlign w:val="center"/>
          </w:tcPr>
          <w:p w14:paraId="3B20EEAE" w14:textId="77777777" w:rsidR="00607187" w:rsidRPr="007F526A" w:rsidRDefault="00607187" w:rsidP="00400E86">
            <w:pPr>
              <w:autoSpaceDE/>
              <w:autoSpaceDN/>
              <w:adjustRightInd/>
              <w:spacing w:before="0" w:line="240" w:lineRule="auto"/>
              <w:ind w:left="0"/>
              <w:jc w:val="center"/>
              <w:rPr>
                <w:sz w:val="16"/>
                <w:szCs w:val="16"/>
                <w:lang w:val="ru-RU"/>
              </w:rPr>
            </w:pPr>
            <w:r w:rsidRPr="007F526A">
              <w:rPr>
                <w:sz w:val="16"/>
                <w:szCs w:val="16"/>
                <w:lang w:val="ru-RU"/>
              </w:rPr>
              <w:t>100-340</w:t>
            </w:r>
          </w:p>
        </w:tc>
        <w:tc>
          <w:tcPr>
            <w:tcW w:w="1690" w:type="dxa"/>
            <w:vAlign w:val="center"/>
          </w:tcPr>
          <w:p w14:paraId="79714B85" w14:textId="77777777" w:rsidR="00607187" w:rsidRPr="007F526A" w:rsidRDefault="00607187" w:rsidP="00400E86">
            <w:pPr>
              <w:autoSpaceDE/>
              <w:autoSpaceDN/>
              <w:adjustRightInd/>
              <w:spacing w:before="0" w:line="240" w:lineRule="auto"/>
              <w:ind w:left="0"/>
              <w:jc w:val="center"/>
              <w:rPr>
                <w:sz w:val="16"/>
                <w:szCs w:val="16"/>
              </w:rPr>
            </w:pPr>
            <w:r w:rsidRPr="007F526A">
              <w:rPr>
                <w:sz w:val="16"/>
                <w:szCs w:val="16"/>
                <w:lang w:val="ru-RU"/>
              </w:rPr>
              <w:t>140</w:t>
            </w:r>
            <w:r w:rsidRPr="007F526A">
              <w:rPr>
                <w:sz w:val="16"/>
                <w:szCs w:val="16"/>
              </w:rPr>
              <w:t>°C (</w:t>
            </w:r>
            <w:r w:rsidRPr="007F526A">
              <w:rPr>
                <w:sz w:val="16"/>
                <w:szCs w:val="16"/>
                <w:lang w:val="ru-RU"/>
              </w:rPr>
              <w:t>300</w:t>
            </w:r>
            <w:r w:rsidRPr="007F526A">
              <w:rPr>
                <w:sz w:val="16"/>
                <w:szCs w:val="16"/>
              </w:rPr>
              <w:t>°F)</w:t>
            </w:r>
          </w:p>
        </w:tc>
      </w:tr>
      <w:tr w:rsidR="0099542A" w:rsidRPr="001D3869" w14:paraId="5D7DC3AB" w14:textId="77777777" w:rsidTr="00F029EB">
        <w:trPr>
          <w:trHeight w:val="288"/>
          <w:jc w:val="center"/>
        </w:trPr>
        <w:tc>
          <w:tcPr>
            <w:tcW w:w="2111" w:type="dxa"/>
            <w:gridSpan w:val="3"/>
            <w:vAlign w:val="center"/>
          </w:tcPr>
          <w:p w14:paraId="27084320" w14:textId="77777777" w:rsidR="0099542A" w:rsidRPr="007A2CF3" w:rsidRDefault="0099542A" w:rsidP="00400E86">
            <w:pPr>
              <w:autoSpaceDE/>
              <w:autoSpaceDN/>
              <w:adjustRightInd/>
              <w:spacing w:before="0" w:line="240" w:lineRule="auto"/>
              <w:ind w:left="0"/>
              <w:rPr>
                <w:sz w:val="16"/>
                <w:szCs w:val="16"/>
              </w:rPr>
            </w:pPr>
          </w:p>
        </w:tc>
        <w:tc>
          <w:tcPr>
            <w:tcW w:w="2564" w:type="dxa"/>
            <w:vAlign w:val="center"/>
          </w:tcPr>
          <w:p w14:paraId="0303E025" w14:textId="6F180EF8" w:rsidR="0099542A" w:rsidRPr="00402AFE" w:rsidRDefault="00750075" w:rsidP="00400E86">
            <w:pPr>
              <w:autoSpaceDE/>
              <w:autoSpaceDN/>
              <w:adjustRightInd/>
              <w:spacing w:before="0" w:line="240" w:lineRule="auto"/>
              <w:ind w:left="0"/>
              <w:rPr>
                <w:sz w:val="16"/>
                <w:szCs w:val="16"/>
              </w:rPr>
            </w:pPr>
            <w:r w:rsidRPr="00750075">
              <w:rPr>
                <w:sz w:val="16"/>
                <w:szCs w:val="16"/>
              </w:rPr>
              <w:t>Rust-Oleum</w:t>
            </w:r>
          </w:p>
        </w:tc>
        <w:tc>
          <w:tcPr>
            <w:tcW w:w="2646" w:type="dxa"/>
            <w:gridSpan w:val="2"/>
            <w:vAlign w:val="center"/>
          </w:tcPr>
          <w:p w14:paraId="46BAA3CA" w14:textId="25548476" w:rsidR="0099542A" w:rsidRPr="007F526A" w:rsidRDefault="00750075" w:rsidP="00400E86">
            <w:pPr>
              <w:autoSpaceDE/>
              <w:autoSpaceDN/>
              <w:adjustRightInd/>
              <w:spacing w:before="0" w:line="240" w:lineRule="auto"/>
              <w:ind w:left="0"/>
              <w:rPr>
                <w:sz w:val="16"/>
                <w:szCs w:val="16"/>
              </w:rPr>
            </w:pPr>
            <w:r w:rsidRPr="007F526A">
              <w:rPr>
                <w:sz w:val="16"/>
                <w:szCs w:val="16"/>
              </w:rPr>
              <w:t>Rust-O-Zinc</w:t>
            </w:r>
          </w:p>
        </w:tc>
        <w:tc>
          <w:tcPr>
            <w:tcW w:w="971" w:type="dxa"/>
            <w:gridSpan w:val="2"/>
            <w:vAlign w:val="center"/>
          </w:tcPr>
          <w:p w14:paraId="012A46A5" w14:textId="042B9DD8" w:rsidR="0099542A" w:rsidRPr="007F526A" w:rsidRDefault="008D44E7" w:rsidP="00400E86">
            <w:pPr>
              <w:autoSpaceDE/>
              <w:autoSpaceDN/>
              <w:adjustRightInd/>
              <w:spacing w:before="0" w:line="240" w:lineRule="auto"/>
              <w:ind w:left="0"/>
              <w:jc w:val="center"/>
              <w:rPr>
                <w:sz w:val="16"/>
                <w:szCs w:val="16"/>
              </w:rPr>
            </w:pPr>
            <w:r w:rsidRPr="007F526A">
              <w:rPr>
                <w:sz w:val="16"/>
                <w:szCs w:val="16"/>
              </w:rPr>
              <w:t>340</w:t>
            </w:r>
          </w:p>
        </w:tc>
        <w:tc>
          <w:tcPr>
            <w:tcW w:w="1690" w:type="dxa"/>
            <w:vAlign w:val="center"/>
          </w:tcPr>
          <w:p w14:paraId="4DE4CC48" w14:textId="48405C52" w:rsidR="0099542A" w:rsidRPr="007F526A" w:rsidRDefault="00CF0E64" w:rsidP="00400E86">
            <w:pPr>
              <w:autoSpaceDE/>
              <w:autoSpaceDN/>
              <w:adjustRightInd/>
              <w:spacing w:before="0" w:line="240" w:lineRule="auto"/>
              <w:ind w:left="0"/>
              <w:jc w:val="center"/>
              <w:rPr>
                <w:sz w:val="16"/>
                <w:szCs w:val="16"/>
                <w:lang w:val="ru-RU"/>
              </w:rPr>
            </w:pPr>
            <w:r w:rsidRPr="007F526A">
              <w:rPr>
                <w:sz w:val="16"/>
                <w:szCs w:val="16"/>
              </w:rPr>
              <w:t>121.1°C (250°F)</w:t>
            </w:r>
          </w:p>
        </w:tc>
      </w:tr>
      <w:tr w:rsidR="00573218" w:rsidRPr="001D3869" w14:paraId="53D3BB9D" w14:textId="77777777" w:rsidTr="00F029EB">
        <w:trPr>
          <w:trHeight w:val="288"/>
          <w:jc w:val="center"/>
        </w:trPr>
        <w:tc>
          <w:tcPr>
            <w:tcW w:w="2111" w:type="dxa"/>
            <w:gridSpan w:val="3"/>
            <w:vAlign w:val="center"/>
          </w:tcPr>
          <w:p w14:paraId="483FAB7A" w14:textId="77777777" w:rsidR="00573218" w:rsidRPr="007A2CF3" w:rsidRDefault="00573218" w:rsidP="00400E86">
            <w:pPr>
              <w:autoSpaceDE/>
              <w:autoSpaceDN/>
              <w:adjustRightInd/>
              <w:spacing w:before="0" w:line="240" w:lineRule="auto"/>
              <w:ind w:left="0"/>
              <w:rPr>
                <w:sz w:val="16"/>
                <w:szCs w:val="16"/>
              </w:rPr>
            </w:pPr>
          </w:p>
        </w:tc>
        <w:tc>
          <w:tcPr>
            <w:tcW w:w="2564" w:type="dxa"/>
            <w:vAlign w:val="center"/>
          </w:tcPr>
          <w:p w14:paraId="4DA24B33" w14:textId="5A3532D5" w:rsidR="00573218" w:rsidRPr="00402AFE" w:rsidRDefault="00573218" w:rsidP="00400E86">
            <w:pPr>
              <w:autoSpaceDE/>
              <w:autoSpaceDN/>
              <w:adjustRightInd/>
              <w:spacing w:before="0" w:line="240" w:lineRule="auto"/>
              <w:ind w:left="0"/>
              <w:rPr>
                <w:sz w:val="16"/>
                <w:szCs w:val="16"/>
              </w:rPr>
            </w:pPr>
            <w:r w:rsidRPr="005D3750">
              <w:rPr>
                <w:sz w:val="16"/>
                <w:szCs w:val="16"/>
              </w:rPr>
              <w:t>VMP</w:t>
            </w:r>
          </w:p>
        </w:tc>
        <w:tc>
          <w:tcPr>
            <w:tcW w:w="2646" w:type="dxa"/>
            <w:gridSpan w:val="2"/>
            <w:vAlign w:val="center"/>
          </w:tcPr>
          <w:p w14:paraId="662BC23C" w14:textId="6E9E5C48" w:rsidR="00573218" w:rsidRPr="007F526A" w:rsidRDefault="00064F9B" w:rsidP="00400E86">
            <w:pPr>
              <w:autoSpaceDE/>
              <w:autoSpaceDN/>
              <w:adjustRightInd/>
              <w:spacing w:before="0" w:line="240" w:lineRule="auto"/>
              <w:ind w:left="0"/>
              <w:rPr>
                <w:sz w:val="16"/>
                <w:szCs w:val="16"/>
              </w:rPr>
            </w:pPr>
            <w:proofErr w:type="spellStart"/>
            <w:r w:rsidRPr="00064F9B">
              <w:rPr>
                <w:sz w:val="16"/>
                <w:szCs w:val="16"/>
              </w:rPr>
              <w:t>Zinep</w:t>
            </w:r>
            <w:proofErr w:type="spellEnd"/>
          </w:p>
        </w:tc>
        <w:tc>
          <w:tcPr>
            <w:tcW w:w="971" w:type="dxa"/>
            <w:gridSpan w:val="2"/>
            <w:vAlign w:val="center"/>
          </w:tcPr>
          <w:p w14:paraId="37C7686A" w14:textId="77777777" w:rsidR="00573218" w:rsidRPr="007F526A" w:rsidRDefault="00573218" w:rsidP="00400E86">
            <w:pPr>
              <w:autoSpaceDE/>
              <w:autoSpaceDN/>
              <w:adjustRightInd/>
              <w:spacing w:before="0" w:line="240" w:lineRule="auto"/>
              <w:ind w:left="0"/>
              <w:jc w:val="center"/>
              <w:rPr>
                <w:sz w:val="16"/>
                <w:szCs w:val="16"/>
                <w:lang w:val="ru-RU"/>
              </w:rPr>
            </w:pPr>
          </w:p>
        </w:tc>
        <w:tc>
          <w:tcPr>
            <w:tcW w:w="1690" w:type="dxa"/>
            <w:vAlign w:val="center"/>
          </w:tcPr>
          <w:p w14:paraId="77FD8492" w14:textId="1FA24F73" w:rsidR="00573218" w:rsidRPr="007F526A" w:rsidRDefault="005D3750" w:rsidP="00400E86">
            <w:pPr>
              <w:autoSpaceDE/>
              <w:autoSpaceDN/>
              <w:adjustRightInd/>
              <w:spacing w:before="0" w:line="240" w:lineRule="auto"/>
              <w:ind w:left="0"/>
              <w:jc w:val="center"/>
              <w:rPr>
                <w:sz w:val="16"/>
                <w:szCs w:val="16"/>
                <w:lang w:val="ru-RU"/>
              </w:rPr>
            </w:pPr>
            <w:r w:rsidRPr="003E44A2">
              <w:rPr>
                <w:sz w:val="16"/>
                <w:szCs w:val="16"/>
              </w:rPr>
              <w:t xml:space="preserve">93°C </w:t>
            </w:r>
            <w:r>
              <w:rPr>
                <w:sz w:val="16"/>
                <w:szCs w:val="16"/>
              </w:rPr>
              <w:t>(</w:t>
            </w:r>
            <w:r w:rsidRPr="003E44A2">
              <w:rPr>
                <w:sz w:val="16"/>
                <w:szCs w:val="16"/>
              </w:rPr>
              <w:t>200°F</w:t>
            </w:r>
            <w:r>
              <w:rPr>
                <w:sz w:val="16"/>
                <w:szCs w:val="16"/>
              </w:rPr>
              <w:t>)</w:t>
            </w:r>
          </w:p>
        </w:tc>
      </w:tr>
      <w:tr w:rsidR="00607187" w:rsidRPr="00AB0391" w14:paraId="63983D72" w14:textId="77777777" w:rsidTr="00F029EB">
        <w:trPr>
          <w:trHeight w:val="288"/>
          <w:jc w:val="center"/>
        </w:trPr>
        <w:tc>
          <w:tcPr>
            <w:tcW w:w="2111" w:type="dxa"/>
            <w:gridSpan w:val="3"/>
            <w:tcBorders>
              <w:bottom w:val="single" w:sz="12" w:space="0" w:color="auto"/>
            </w:tcBorders>
            <w:vAlign w:val="center"/>
          </w:tcPr>
          <w:p w14:paraId="4B51096A" w14:textId="77777777" w:rsidR="00607187" w:rsidRPr="007A2CF3" w:rsidRDefault="00607187" w:rsidP="00400E86">
            <w:pPr>
              <w:autoSpaceDE/>
              <w:autoSpaceDN/>
              <w:adjustRightInd/>
              <w:spacing w:before="0" w:line="240" w:lineRule="auto"/>
              <w:ind w:left="0"/>
              <w:rPr>
                <w:sz w:val="16"/>
                <w:szCs w:val="16"/>
              </w:rPr>
            </w:pPr>
          </w:p>
        </w:tc>
        <w:tc>
          <w:tcPr>
            <w:tcW w:w="7871" w:type="dxa"/>
            <w:gridSpan w:val="6"/>
            <w:tcBorders>
              <w:bottom w:val="single" w:sz="12" w:space="0" w:color="auto"/>
            </w:tcBorders>
            <w:vAlign w:val="center"/>
          </w:tcPr>
          <w:p w14:paraId="7EE2F32F" w14:textId="77777777" w:rsidR="00607187" w:rsidRPr="007F526A" w:rsidRDefault="00607187" w:rsidP="00400E86">
            <w:pPr>
              <w:autoSpaceDE/>
              <w:autoSpaceDN/>
              <w:adjustRightInd/>
              <w:spacing w:before="0" w:line="240" w:lineRule="auto"/>
              <w:ind w:left="0"/>
              <w:rPr>
                <w:i/>
                <w:sz w:val="14"/>
                <w:szCs w:val="14"/>
                <w:lang w:val="ru-RU"/>
              </w:rPr>
            </w:pPr>
            <w:r w:rsidRPr="007F526A">
              <w:rPr>
                <w:i/>
                <w:color w:val="auto"/>
                <w:sz w:val="14"/>
                <w:szCs w:val="24"/>
                <w:lang w:val="ru-RU"/>
              </w:rPr>
              <w:t>При нанесении перемешивать неорганический силикат цинка в миксере</w:t>
            </w:r>
          </w:p>
        </w:tc>
      </w:tr>
      <w:tr w:rsidR="00FC6DD1" w:rsidRPr="001D3869" w14:paraId="1EBFD172" w14:textId="77777777" w:rsidTr="00F029EB">
        <w:trPr>
          <w:trHeight w:val="288"/>
          <w:jc w:val="center"/>
        </w:trPr>
        <w:tc>
          <w:tcPr>
            <w:tcW w:w="2111" w:type="dxa"/>
            <w:gridSpan w:val="3"/>
            <w:vMerge w:val="restart"/>
            <w:tcBorders>
              <w:top w:val="single" w:sz="12" w:space="0" w:color="auto"/>
            </w:tcBorders>
            <w:vAlign w:val="center"/>
          </w:tcPr>
          <w:p w14:paraId="627A237E" w14:textId="77777777" w:rsidR="00FC6DD1" w:rsidRPr="003023B7" w:rsidRDefault="00FC6DD1" w:rsidP="00400E86">
            <w:pPr>
              <w:autoSpaceDE/>
              <w:autoSpaceDN/>
              <w:adjustRightInd/>
              <w:spacing w:before="0" w:line="240" w:lineRule="auto"/>
              <w:ind w:left="0"/>
              <w:rPr>
                <w:b/>
                <w:color w:val="auto"/>
                <w:sz w:val="16"/>
                <w:szCs w:val="24"/>
                <w:lang w:val="ru-RU"/>
              </w:rPr>
            </w:pPr>
            <w:r w:rsidRPr="003023B7">
              <w:rPr>
                <w:b/>
                <w:color w:val="auto"/>
                <w:sz w:val="16"/>
                <w:szCs w:val="24"/>
                <w:lang w:val="ru-RU"/>
              </w:rPr>
              <w:t>ПРОМЕЖУТОЧНЫЙ СЛОЙ</w:t>
            </w:r>
          </w:p>
        </w:tc>
        <w:tc>
          <w:tcPr>
            <w:tcW w:w="2564" w:type="dxa"/>
            <w:tcBorders>
              <w:top w:val="single" w:sz="12" w:space="0" w:color="auto"/>
            </w:tcBorders>
            <w:vAlign w:val="center"/>
          </w:tcPr>
          <w:p w14:paraId="02B073E4" w14:textId="77777777" w:rsidR="00FC6DD1" w:rsidRPr="001D3869" w:rsidRDefault="00FC6DD1" w:rsidP="00400E86">
            <w:pPr>
              <w:autoSpaceDE/>
              <w:autoSpaceDN/>
              <w:adjustRightInd/>
              <w:spacing w:before="0" w:line="240" w:lineRule="auto"/>
              <w:ind w:left="0"/>
              <w:rPr>
                <w:sz w:val="16"/>
                <w:szCs w:val="16"/>
              </w:rPr>
            </w:pPr>
            <w:r w:rsidRPr="001D3869">
              <w:rPr>
                <w:sz w:val="16"/>
                <w:szCs w:val="16"/>
              </w:rPr>
              <w:t>Carboline</w:t>
            </w:r>
          </w:p>
        </w:tc>
        <w:tc>
          <w:tcPr>
            <w:tcW w:w="2646" w:type="dxa"/>
            <w:gridSpan w:val="2"/>
            <w:tcBorders>
              <w:top w:val="single" w:sz="12" w:space="0" w:color="auto"/>
            </w:tcBorders>
            <w:vAlign w:val="center"/>
          </w:tcPr>
          <w:p w14:paraId="465AA082" w14:textId="77777777"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Carboguard</w:t>
            </w:r>
            <w:proofErr w:type="spellEnd"/>
            <w:r w:rsidRPr="007F526A">
              <w:rPr>
                <w:sz w:val="16"/>
                <w:szCs w:val="16"/>
              </w:rPr>
              <w:t xml:space="preserve"> 890 series</w:t>
            </w:r>
          </w:p>
        </w:tc>
        <w:tc>
          <w:tcPr>
            <w:tcW w:w="971" w:type="dxa"/>
            <w:gridSpan w:val="2"/>
            <w:tcBorders>
              <w:top w:val="single" w:sz="12" w:space="0" w:color="auto"/>
            </w:tcBorders>
            <w:vAlign w:val="center"/>
          </w:tcPr>
          <w:p w14:paraId="1DCC7B4A"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100-</w:t>
            </w:r>
            <w:r w:rsidRPr="007F526A">
              <w:rPr>
                <w:sz w:val="16"/>
                <w:szCs w:val="16"/>
                <w:lang w:val="ru-RU"/>
              </w:rPr>
              <w:t>214</w:t>
            </w:r>
          </w:p>
        </w:tc>
        <w:tc>
          <w:tcPr>
            <w:tcW w:w="1690" w:type="dxa"/>
            <w:tcBorders>
              <w:top w:val="single" w:sz="12" w:space="0" w:color="auto"/>
            </w:tcBorders>
            <w:vAlign w:val="center"/>
          </w:tcPr>
          <w:p w14:paraId="48A28B1E"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5A3A9CBA" w14:textId="77777777" w:rsidTr="00F029EB">
        <w:trPr>
          <w:trHeight w:val="288"/>
          <w:jc w:val="center"/>
        </w:trPr>
        <w:tc>
          <w:tcPr>
            <w:tcW w:w="2111" w:type="dxa"/>
            <w:gridSpan w:val="3"/>
            <w:vMerge/>
            <w:vAlign w:val="center"/>
          </w:tcPr>
          <w:p w14:paraId="3FD2CA32" w14:textId="77777777" w:rsidR="00FC6DD1" w:rsidRPr="003023B7" w:rsidRDefault="00FC6DD1" w:rsidP="00400E86">
            <w:pPr>
              <w:autoSpaceDE/>
              <w:autoSpaceDN/>
              <w:adjustRightInd/>
              <w:spacing w:before="0" w:line="240" w:lineRule="auto"/>
              <w:ind w:left="0"/>
              <w:rPr>
                <w:b/>
                <w:color w:val="auto"/>
                <w:sz w:val="16"/>
                <w:szCs w:val="24"/>
                <w:lang w:val="ru-RU"/>
              </w:rPr>
            </w:pPr>
          </w:p>
        </w:tc>
        <w:tc>
          <w:tcPr>
            <w:tcW w:w="2564" w:type="dxa"/>
            <w:vAlign w:val="center"/>
          </w:tcPr>
          <w:p w14:paraId="14A3BA75" w14:textId="39D4326E" w:rsidR="00FC6DD1" w:rsidRPr="001D3869" w:rsidRDefault="00BC48EA" w:rsidP="00400E86">
            <w:pPr>
              <w:autoSpaceDE/>
              <w:autoSpaceDN/>
              <w:adjustRightInd/>
              <w:spacing w:before="0" w:line="240" w:lineRule="auto"/>
              <w:ind w:left="0"/>
              <w:rPr>
                <w:sz w:val="16"/>
                <w:szCs w:val="16"/>
              </w:rPr>
            </w:pPr>
            <w:proofErr w:type="spellStart"/>
            <w:ins w:id="326" w:author="Issayevskiy, Konstantin [STAMGazStroy LLP]" w:date="2025-12-08T17:16:00Z" w16du:dateUtc="2025-12-08T12:16:00Z">
              <w:r w:rsidRPr="0080497E">
                <w:rPr>
                  <w:sz w:val="16"/>
                  <w:szCs w:val="16"/>
                </w:rPr>
                <w:t>Dampney</w:t>
              </w:r>
              <w:proofErr w:type="spellEnd"/>
              <w:r w:rsidRPr="00402AFE">
                <w:rPr>
                  <w:sz w:val="16"/>
                  <w:szCs w:val="16"/>
                </w:rPr>
                <w:t xml:space="preserve"> </w:t>
              </w:r>
            </w:ins>
            <w:del w:id="327" w:author="Issayevskiy, Konstantin [STAMGazStroy LLP]" w:date="2025-12-08T17:16:00Z" w16du:dateUtc="2025-12-08T12:16:00Z">
              <w:r w:rsidR="00FC6DD1" w:rsidRPr="00402AFE" w:rsidDel="00BC48EA">
                <w:rPr>
                  <w:sz w:val="16"/>
                  <w:szCs w:val="16"/>
                </w:rPr>
                <w:delText>Hempel Coatings (USA), Inc.</w:delText>
              </w:r>
            </w:del>
          </w:p>
        </w:tc>
        <w:tc>
          <w:tcPr>
            <w:tcW w:w="2646" w:type="dxa"/>
            <w:gridSpan w:val="2"/>
            <w:vAlign w:val="center"/>
          </w:tcPr>
          <w:p w14:paraId="25F7F403" w14:textId="53C51BE5" w:rsidR="00FC6DD1" w:rsidRPr="007F526A" w:rsidDel="00BC48EA" w:rsidRDefault="00BC48EA" w:rsidP="00947ACB">
            <w:pPr>
              <w:autoSpaceDE/>
              <w:autoSpaceDN/>
              <w:adjustRightInd/>
              <w:spacing w:before="0" w:line="240" w:lineRule="auto"/>
              <w:ind w:left="0"/>
              <w:rPr>
                <w:del w:id="328" w:author="Issayevskiy, Konstantin [STAMGazStroy LLP]" w:date="2025-12-08T17:17:00Z" w16du:dateUtc="2025-12-08T12:17:00Z"/>
                <w:sz w:val="16"/>
                <w:szCs w:val="16"/>
              </w:rPr>
            </w:pPr>
            <w:proofErr w:type="spellStart"/>
            <w:ins w:id="329" w:author="Issayevskiy, Konstantin [STAMGazStroy LLP]" w:date="2025-12-08T17:17:00Z" w16du:dateUtc="2025-12-08T12:17:00Z">
              <w:r w:rsidRPr="007F526A">
                <w:rPr>
                  <w:sz w:val="16"/>
                  <w:szCs w:val="16"/>
                </w:rPr>
                <w:t>Endcor</w:t>
              </w:r>
              <w:proofErr w:type="spellEnd"/>
              <w:r w:rsidRPr="007F526A">
                <w:rPr>
                  <w:sz w:val="16"/>
                  <w:szCs w:val="16"/>
                </w:rPr>
                <w:t xml:space="preserve"> 750C</w:t>
              </w:r>
            </w:ins>
            <w:del w:id="330" w:author="Issayevskiy, Konstantin [STAMGazStroy LLP]" w:date="2025-12-08T17:17:00Z" w16du:dateUtc="2025-12-08T12:17:00Z">
              <w:r w:rsidR="00FC6DD1" w:rsidRPr="007F526A" w:rsidDel="00BC48EA">
                <w:rPr>
                  <w:sz w:val="16"/>
                  <w:szCs w:val="16"/>
                </w:rPr>
                <w:delText>Hempadur 4588Series</w:delText>
              </w:r>
            </w:del>
          </w:p>
          <w:p w14:paraId="6834C942" w14:textId="7B10EF9C" w:rsidR="00F15805" w:rsidRPr="007F526A" w:rsidRDefault="00F15805" w:rsidP="00947ACB">
            <w:pPr>
              <w:autoSpaceDE/>
              <w:autoSpaceDN/>
              <w:adjustRightInd/>
              <w:spacing w:before="0" w:line="240" w:lineRule="auto"/>
              <w:ind w:left="0"/>
              <w:rPr>
                <w:sz w:val="16"/>
                <w:szCs w:val="16"/>
              </w:rPr>
            </w:pPr>
            <w:del w:id="331" w:author="Issayevskiy, Konstantin [STAMGazStroy LLP]" w:date="2025-12-08T17:17:00Z" w16du:dateUtc="2025-12-08T12:17:00Z">
              <w:r w:rsidRPr="007F526A" w:rsidDel="00BC48EA">
                <w:rPr>
                  <w:sz w:val="16"/>
                  <w:szCs w:val="16"/>
                </w:rPr>
                <w:delText>Hempaprime Multi 500</w:delText>
              </w:r>
            </w:del>
          </w:p>
        </w:tc>
        <w:tc>
          <w:tcPr>
            <w:tcW w:w="971" w:type="dxa"/>
            <w:gridSpan w:val="2"/>
            <w:vAlign w:val="center"/>
          </w:tcPr>
          <w:p w14:paraId="64FB3C27" w14:textId="516EDBD7" w:rsidR="00FC6DD1" w:rsidRPr="007F526A" w:rsidDel="00BC48EA" w:rsidRDefault="00BC48EA" w:rsidP="00BC48EA">
            <w:pPr>
              <w:autoSpaceDE/>
              <w:autoSpaceDN/>
              <w:adjustRightInd/>
              <w:spacing w:before="0" w:line="240" w:lineRule="auto"/>
              <w:ind w:left="0"/>
              <w:jc w:val="center"/>
              <w:rPr>
                <w:del w:id="332" w:author="Issayevskiy, Konstantin [STAMGazStroy LLP]" w:date="2025-12-08T17:17:00Z" w16du:dateUtc="2025-12-08T12:17:00Z"/>
                <w:sz w:val="16"/>
                <w:szCs w:val="16"/>
              </w:rPr>
            </w:pPr>
            <w:ins w:id="333" w:author="Issayevskiy, Konstantin [STAMGazStroy LLP]" w:date="2025-12-08T17:17:00Z" w16du:dateUtc="2025-12-08T12:17:00Z">
              <w:r w:rsidRPr="007F526A">
                <w:rPr>
                  <w:sz w:val="16"/>
                  <w:szCs w:val="16"/>
                </w:rPr>
                <w:t>95</w:t>
              </w:r>
            </w:ins>
            <w:del w:id="334" w:author="Issayevskiy, Konstantin [STAMGazStroy LLP]" w:date="2025-12-08T17:17:00Z" w16du:dateUtc="2025-12-08T12:17:00Z">
              <w:r w:rsidR="00FC6DD1" w:rsidRPr="007F526A" w:rsidDel="00BC48EA">
                <w:rPr>
                  <w:sz w:val="16"/>
                  <w:szCs w:val="16"/>
                  <w:lang w:val="ru-RU"/>
                </w:rPr>
                <w:delText>220</w:delText>
              </w:r>
            </w:del>
          </w:p>
          <w:p w14:paraId="4C19D001" w14:textId="24F4AAB0" w:rsidR="00B86059" w:rsidRPr="007F526A" w:rsidRDefault="00B86059" w:rsidP="00BC48EA">
            <w:pPr>
              <w:autoSpaceDE/>
              <w:autoSpaceDN/>
              <w:adjustRightInd/>
              <w:spacing w:before="0" w:line="240" w:lineRule="auto"/>
              <w:ind w:left="0"/>
              <w:jc w:val="center"/>
              <w:rPr>
                <w:sz w:val="16"/>
                <w:szCs w:val="16"/>
              </w:rPr>
            </w:pPr>
            <w:del w:id="335" w:author="Issayevskiy, Konstantin [STAMGazStroy LLP]" w:date="2025-12-08T17:17:00Z" w16du:dateUtc="2025-12-08T12:17:00Z">
              <w:r w:rsidRPr="007F526A" w:rsidDel="00BC48EA">
                <w:rPr>
                  <w:sz w:val="16"/>
                  <w:szCs w:val="16"/>
                </w:rPr>
                <w:delText>189-190</w:delText>
              </w:r>
            </w:del>
          </w:p>
        </w:tc>
        <w:tc>
          <w:tcPr>
            <w:tcW w:w="1690" w:type="dxa"/>
            <w:vAlign w:val="center"/>
          </w:tcPr>
          <w:p w14:paraId="154D86D7"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947ACB" w:rsidRPr="001D3869" w14:paraId="50287E27" w14:textId="77777777" w:rsidTr="00F029EB">
        <w:trPr>
          <w:trHeight w:val="288"/>
          <w:jc w:val="center"/>
        </w:trPr>
        <w:tc>
          <w:tcPr>
            <w:tcW w:w="2111" w:type="dxa"/>
            <w:gridSpan w:val="3"/>
            <w:vAlign w:val="center"/>
          </w:tcPr>
          <w:p w14:paraId="159B755F" w14:textId="77777777" w:rsidR="00947ACB" w:rsidRPr="003023B7" w:rsidRDefault="00947ACB" w:rsidP="00400E86">
            <w:pPr>
              <w:autoSpaceDE/>
              <w:autoSpaceDN/>
              <w:adjustRightInd/>
              <w:spacing w:before="0" w:line="240" w:lineRule="auto"/>
              <w:ind w:left="0"/>
              <w:rPr>
                <w:b/>
                <w:color w:val="auto"/>
                <w:sz w:val="16"/>
                <w:szCs w:val="24"/>
                <w:lang w:val="ru-RU"/>
              </w:rPr>
            </w:pPr>
          </w:p>
        </w:tc>
        <w:tc>
          <w:tcPr>
            <w:tcW w:w="2564" w:type="dxa"/>
            <w:vAlign w:val="center"/>
          </w:tcPr>
          <w:p w14:paraId="07F28346" w14:textId="6BF65DE8" w:rsidR="00947ACB" w:rsidRPr="00402AFE" w:rsidRDefault="00BC48EA" w:rsidP="00400E86">
            <w:pPr>
              <w:autoSpaceDE/>
              <w:autoSpaceDN/>
              <w:adjustRightInd/>
              <w:spacing w:before="0" w:line="240" w:lineRule="auto"/>
              <w:ind w:left="0"/>
              <w:rPr>
                <w:sz w:val="16"/>
                <w:szCs w:val="16"/>
              </w:rPr>
            </w:pPr>
            <w:ins w:id="336" w:author="Issayevskiy, Konstantin [STAMGazStroy LLP]" w:date="2025-12-08T17:17:00Z" w16du:dateUtc="2025-12-08T12:17:00Z">
              <w:r w:rsidRPr="00402AFE">
                <w:rPr>
                  <w:sz w:val="16"/>
                  <w:szCs w:val="16"/>
                </w:rPr>
                <w:t>Hempel Coatings (USA), Inc.</w:t>
              </w:r>
            </w:ins>
            <w:del w:id="337" w:author="Issayevskiy, Konstantin [STAMGazStroy LLP]" w:date="2025-12-08T17:17:00Z" w16du:dateUtc="2025-12-08T12:17:00Z">
              <w:r w:rsidR="00947ACB" w:rsidRPr="0080497E" w:rsidDel="00BC48EA">
                <w:rPr>
                  <w:sz w:val="16"/>
                  <w:szCs w:val="16"/>
                </w:rPr>
                <w:delText>Dampney</w:delText>
              </w:r>
            </w:del>
          </w:p>
        </w:tc>
        <w:tc>
          <w:tcPr>
            <w:tcW w:w="2646" w:type="dxa"/>
            <w:gridSpan w:val="2"/>
            <w:vAlign w:val="center"/>
          </w:tcPr>
          <w:p w14:paraId="364F96BB" w14:textId="5953C05D" w:rsidR="00BC48EA" w:rsidRPr="007F526A" w:rsidRDefault="00947ACB" w:rsidP="00BC48EA">
            <w:pPr>
              <w:autoSpaceDE/>
              <w:autoSpaceDN/>
              <w:adjustRightInd/>
              <w:spacing w:before="0" w:line="240" w:lineRule="auto"/>
              <w:ind w:left="0"/>
              <w:rPr>
                <w:ins w:id="338" w:author="Issayevskiy, Konstantin [STAMGazStroy LLP]" w:date="2025-12-08T17:17:00Z" w16du:dateUtc="2025-12-08T12:17:00Z"/>
                <w:sz w:val="16"/>
                <w:szCs w:val="16"/>
              </w:rPr>
            </w:pPr>
            <w:del w:id="339" w:author="Issayevskiy, Konstantin [STAMGazStroy LLP]" w:date="2025-12-08T17:17:00Z" w16du:dateUtc="2025-12-08T12:17:00Z">
              <w:r w:rsidRPr="007F526A" w:rsidDel="00BC48EA">
                <w:rPr>
                  <w:sz w:val="16"/>
                  <w:szCs w:val="16"/>
                </w:rPr>
                <w:delText>Endcor 750C</w:delText>
              </w:r>
            </w:del>
            <w:proofErr w:type="spellStart"/>
            <w:ins w:id="340" w:author="Issayevskiy, Konstantin [STAMGazStroy LLP]" w:date="2025-12-08T17:17:00Z" w16du:dateUtc="2025-12-08T12:17:00Z">
              <w:r w:rsidR="00BC48EA" w:rsidRPr="007F526A">
                <w:rPr>
                  <w:sz w:val="16"/>
                  <w:szCs w:val="16"/>
                </w:rPr>
                <w:t>Hempadur</w:t>
              </w:r>
              <w:proofErr w:type="spellEnd"/>
              <w:r w:rsidR="00BC48EA" w:rsidRPr="007F526A">
                <w:rPr>
                  <w:sz w:val="16"/>
                  <w:szCs w:val="16"/>
                </w:rPr>
                <w:t xml:space="preserve"> 4588Series</w:t>
              </w:r>
            </w:ins>
          </w:p>
          <w:p w14:paraId="7DA2CC06" w14:textId="26565D7A" w:rsidR="00947ACB" w:rsidRPr="007F526A" w:rsidRDefault="00BC48EA" w:rsidP="00BC48EA">
            <w:pPr>
              <w:autoSpaceDE/>
              <w:autoSpaceDN/>
              <w:adjustRightInd/>
              <w:spacing w:before="0" w:line="240" w:lineRule="auto"/>
              <w:ind w:left="0"/>
              <w:rPr>
                <w:sz w:val="16"/>
                <w:szCs w:val="16"/>
              </w:rPr>
            </w:pPr>
            <w:proofErr w:type="spellStart"/>
            <w:ins w:id="341" w:author="Issayevskiy, Konstantin [STAMGazStroy LLP]" w:date="2025-12-08T17:17:00Z" w16du:dateUtc="2025-12-08T12:17:00Z">
              <w:r w:rsidRPr="007F526A">
                <w:rPr>
                  <w:sz w:val="16"/>
                  <w:szCs w:val="16"/>
                </w:rPr>
                <w:t>Hempaprime</w:t>
              </w:r>
              <w:proofErr w:type="spellEnd"/>
              <w:r w:rsidRPr="007F526A">
                <w:rPr>
                  <w:sz w:val="16"/>
                  <w:szCs w:val="16"/>
                </w:rPr>
                <w:t xml:space="preserve"> Multi 500</w:t>
              </w:r>
            </w:ins>
          </w:p>
        </w:tc>
        <w:tc>
          <w:tcPr>
            <w:tcW w:w="971" w:type="dxa"/>
            <w:gridSpan w:val="2"/>
            <w:vAlign w:val="center"/>
          </w:tcPr>
          <w:p w14:paraId="1402131D" w14:textId="77777777" w:rsidR="00BC48EA" w:rsidRPr="007F526A" w:rsidRDefault="00BC48EA" w:rsidP="00BC48EA">
            <w:pPr>
              <w:autoSpaceDE/>
              <w:autoSpaceDN/>
              <w:adjustRightInd/>
              <w:spacing w:before="0" w:line="240" w:lineRule="auto"/>
              <w:ind w:left="0"/>
              <w:jc w:val="center"/>
              <w:rPr>
                <w:ins w:id="342" w:author="Issayevskiy, Konstantin [STAMGazStroy LLP]" w:date="2025-12-08T17:17:00Z" w16du:dateUtc="2025-12-08T12:17:00Z"/>
                <w:sz w:val="16"/>
                <w:szCs w:val="16"/>
              </w:rPr>
            </w:pPr>
            <w:ins w:id="343" w:author="Issayevskiy, Konstantin [STAMGazStroy LLP]" w:date="2025-12-08T17:17:00Z" w16du:dateUtc="2025-12-08T12:17:00Z">
              <w:r w:rsidRPr="007F526A">
                <w:rPr>
                  <w:sz w:val="16"/>
                  <w:szCs w:val="16"/>
                  <w:lang w:val="ru-RU"/>
                </w:rPr>
                <w:t>220</w:t>
              </w:r>
            </w:ins>
          </w:p>
          <w:p w14:paraId="6979F9D7" w14:textId="0FB66EE5" w:rsidR="00947ACB" w:rsidRPr="007F526A" w:rsidRDefault="00BC48EA" w:rsidP="00BC48EA">
            <w:pPr>
              <w:autoSpaceDE/>
              <w:autoSpaceDN/>
              <w:adjustRightInd/>
              <w:spacing w:before="0" w:line="240" w:lineRule="auto"/>
              <w:ind w:left="0"/>
              <w:jc w:val="center"/>
              <w:rPr>
                <w:sz w:val="16"/>
                <w:szCs w:val="16"/>
                <w:lang w:val="ru-RU"/>
              </w:rPr>
            </w:pPr>
            <w:ins w:id="344" w:author="Issayevskiy, Konstantin [STAMGazStroy LLP]" w:date="2025-12-08T17:17:00Z" w16du:dateUtc="2025-12-08T12:17:00Z">
              <w:r w:rsidRPr="007F526A">
                <w:rPr>
                  <w:sz w:val="16"/>
                  <w:szCs w:val="16"/>
                </w:rPr>
                <w:t>189-19</w:t>
              </w:r>
            </w:ins>
            <w:del w:id="345" w:author="Issayevskiy, Konstantin [STAMGazStroy LLP]" w:date="2025-12-08T17:17:00Z" w16du:dateUtc="2025-12-08T12:17:00Z">
              <w:r w:rsidR="00947ACB" w:rsidRPr="007F526A" w:rsidDel="00BC48EA">
                <w:rPr>
                  <w:sz w:val="16"/>
                  <w:szCs w:val="16"/>
                </w:rPr>
                <w:delText>95</w:delText>
              </w:r>
            </w:del>
            <w:ins w:id="346" w:author="Issayevskiy, Konstantin [STAMGazStroy LLP]" w:date="2025-12-08T17:17:00Z" w16du:dateUtc="2025-12-08T12:17:00Z">
              <w:r>
                <w:rPr>
                  <w:sz w:val="16"/>
                  <w:szCs w:val="16"/>
                </w:rPr>
                <w:t>0</w:t>
              </w:r>
            </w:ins>
          </w:p>
        </w:tc>
        <w:tc>
          <w:tcPr>
            <w:tcW w:w="1690" w:type="dxa"/>
            <w:vAlign w:val="center"/>
          </w:tcPr>
          <w:p w14:paraId="07728A18" w14:textId="77777777" w:rsidR="00947ACB" w:rsidRPr="007F526A" w:rsidRDefault="00947ACB" w:rsidP="00400E86">
            <w:pPr>
              <w:autoSpaceDE/>
              <w:autoSpaceDN/>
              <w:adjustRightInd/>
              <w:spacing w:before="0" w:line="240" w:lineRule="auto"/>
              <w:ind w:left="0"/>
              <w:jc w:val="center"/>
              <w:rPr>
                <w:sz w:val="16"/>
                <w:szCs w:val="16"/>
                <w:lang w:val="ru-RU"/>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598C4C07" w14:textId="77777777" w:rsidTr="00F029EB">
        <w:trPr>
          <w:trHeight w:val="288"/>
          <w:jc w:val="center"/>
        </w:trPr>
        <w:tc>
          <w:tcPr>
            <w:tcW w:w="2111" w:type="dxa"/>
            <w:gridSpan w:val="3"/>
            <w:vMerge w:val="restart"/>
            <w:vAlign w:val="center"/>
          </w:tcPr>
          <w:p w14:paraId="3C7C8A4A" w14:textId="77777777" w:rsidR="00FC6DD1" w:rsidRPr="003023B7" w:rsidRDefault="00FC6DD1" w:rsidP="00400E86">
            <w:pPr>
              <w:autoSpaceDE/>
              <w:autoSpaceDN/>
              <w:adjustRightInd/>
              <w:spacing w:before="0" w:line="240" w:lineRule="auto"/>
              <w:ind w:left="0"/>
              <w:rPr>
                <w:b/>
                <w:color w:val="auto"/>
                <w:sz w:val="16"/>
                <w:szCs w:val="24"/>
                <w:lang w:val="ru-RU"/>
              </w:rPr>
            </w:pPr>
            <w:r w:rsidRPr="00D750DA">
              <w:rPr>
                <w:b/>
                <w:color w:val="auto"/>
                <w:sz w:val="16"/>
                <w:szCs w:val="24"/>
                <w:lang w:val="ru-RU"/>
              </w:rPr>
              <w:t>Эпоксидное промежуточное</w:t>
            </w:r>
          </w:p>
        </w:tc>
        <w:tc>
          <w:tcPr>
            <w:tcW w:w="2564" w:type="dxa"/>
            <w:vAlign w:val="center"/>
          </w:tcPr>
          <w:p w14:paraId="10D216D9" w14:textId="77777777" w:rsidR="00FC6DD1" w:rsidRPr="001D3869" w:rsidRDefault="00FC6DD1" w:rsidP="00400E86">
            <w:pPr>
              <w:autoSpaceDE/>
              <w:autoSpaceDN/>
              <w:adjustRightInd/>
              <w:spacing w:before="0" w:line="240" w:lineRule="auto"/>
              <w:ind w:left="0"/>
              <w:rPr>
                <w:sz w:val="16"/>
                <w:szCs w:val="16"/>
              </w:rPr>
            </w:pPr>
            <w:r w:rsidRPr="001D3869">
              <w:rPr>
                <w:sz w:val="16"/>
                <w:szCs w:val="16"/>
              </w:rPr>
              <w:t>International</w:t>
            </w:r>
          </w:p>
        </w:tc>
        <w:tc>
          <w:tcPr>
            <w:tcW w:w="2646" w:type="dxa"/>
            <w:gridSpan w:val="2"/>
            <w:vAlign w:val="center"/>
          </w:tcPr>
          <w:p w14:paraId="66C32DC4" w14:textId="77777777" w:rsidR="00FC6DD1" w:rsidRPr="007F526A" w:rsidRDefault="00FC6DD1" w:rsidP="00400E86">
            <w:pPr>
              <w:autoSpaceDE/>
              <w:autoSpaceDN/>
              <w:adjustRightInd/>
              <w:spacing w:before="0" w:line="240" w:lineRule="auto"/>
              <w:ind w:left="0"/>
              <w:rPr>
                <w:sz w:val="16"/>
                <w:szCs w:val="16"/>
              </w:rPr>
            </w:pPr>
            <w:r w:rsidRPr="007F526A">
              <w:rPr>
                <w:sz w:val="16"/>
                <w:szCs w:val="16"/>
              </w:rPr>
              <w:t>Intergard 475 HS</w:t>
            </w:r>
          </w:p>
        </w:tc>
        <w:tc>
          <w:tcPr>
            <w:tcW w:w="971" w:type="dxa"/>
            <w:gridSpan w:val="2"/>
            <w:vAlign w:val="center"/>
          </w:tcPr>
          <w:p w14:paraId="68BF951D"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207</w:t>
            </w:r>
          </w:p>
        </w:tc>
        <w:tc>
          <w:tcPr>
            <w:tcW w:w="1690" w:type="dxa"/>
            <w:vAlign w:val="center"/>
          </w:tcPr>
          <w:p w14:paraId="18C85C5E"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7372B30D" w14:textId="77777777" w:rsidTr="00F029EB">
        <w:trPr>
          <w:trHeight w:val="288"/>
          <w:jc w:val="center"/>
        </w:trPr>
        <w:tc>
          <w:tcPr>
            <w:tcW w:w="2111" w:type="dxa"/>
            <w:gridSpan w:val="3"/>
            <w:vMerge/>
            <w:vAlign w:val="center"/>
          </w:tcPr>
          <w:p w14:paraId="764D8620" w14:textId="583BA1BE" w:rsidR="00FC6DD1" w:rsidRPr="00D750DA" w:rsidRDefault="00FC6DD1" w:rsidP="00400E86">
            <w:pPr>
              <w:autoSpaceDE/>
              <w:autoSpaceDN/>
              <w:adjustRightInd/>
              <w:spacing w:before="0" w:line="240" w:lineRule="auto"/>
              <w:ind w:left="0"/>
              <w:rPr>
                <w:sz w:val="16"/>
                <w:szCs w:val="16"/>
                <w:lang w:val="ru-RU"/>
              </w:rPr>
            </w:pPr>
          </w:p>
        </w:tc>
        <w:tc>
          <w:tcPr>
            <w:tcW w:w="2564" w:type="dxa"/>
            <w:vAlign w:val="center"/>
          </w:tcPr>
          <w:p w14:paraId="171F74CF"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Jotun Paints</w:t>
            </w:r>
          </w:p>
        </w:tc>
        <w:tc>
          <w:tcPr>
            <w:tcW w:w="2646" w:type="dxa"/>
            <w:gridSpan w:val="2"/>
            <w:vAlign w:val="center"/>
          </w:tcPr>
          <w:p w14:paraId="650F4BEF" w14:textId="77777777" w:rsidR="00FC6DD1" w:rsidRPr="007F526A" w:rsidRDefault="00FC6DD1" w:rsidP="00400E86">
            <w:pPr>
              <w:autoSpaceDE/>
              <w:autoSpaceDN/>
              <w:adjustRightInd/>
              <w:spacing w:before="0" w:line="240" w:lineRule="auto"/>
              <w:ind w:left="0"/>
              <w:rPr>
                <w:sz w:val="16"/>
                <w:szCs w:val="16"/>
                <w:lang w:val="ru-RU"/>
              </w:rPr>
            </w:pPr>
            <w:proofErr w:type="spellStart"/>
            <w:r w:rsidRPr="007F526A">
              <w:rPr>
                <w:sz w:val="16"/>
                <w:szCs w:val="16"/>
              </w:rPr>
              <w:t>Penguard</w:t>
            </w:r>
            <w:proofErr w:type="spellEnd"/>
            <w:r w:rsidRPr="007F526A">
              <w:rPr>
                <w:sz w:val="16"/>
                <w:szCs w:val="16"/>
              </w:rPr>
              <w:t xml:space="preserve"> Express</w:t>
            </w:r>
          </w:p>
          <w:p w14:paraId="2CD0F45B" w14:textId="7CA7E38F" w:rsidR="00C84586" w:rsidRPr="007F526A" w:rsidRDefault="00C84586" w:rsidP="00400E86">
            <w:pPr>
              <w:autoSpaceDE/>
              <w:autoSpaceDN/>
              <w:adjustRightInd/>
              <w:spacing w:before="0" w:line="240" w:lineRule="auto"/>
              <w:ind w:left="0"/>
              <w:rPr>
                <w:sz w:val="16"/>
                <w:szCs w:val="16"/>
                <w:lang w:val="ru-RU"/>
              </w:rPr>
            </w:pPr>
            <w:proofErr w:type="spellStart"/>
            <w:r w:rsidRPr="007F526A">
              <w:rPr>
                <w:sz w:val="16"/>
                <w:szCs w:val="16"/>
              </w:rPr>
              <w:t>Penguard</w:t>
            </w:r>
            <w:proofErr w:type="spellEnd"/>
            <w:r w:rsidRPr="007F526A">
              <w:rPr>
                <w:sz w:val="16"/>
                <w:szCs w:val="16"/>
              </w:rPr>
              <w:t xml:space="preserve"> Universal</w:t>
            </w:r>
          </w:p>
        </w:tc>
        <w:tc>
          <w:tcPr>
            <w:tcW w:w="971" w:type="dxa"/>
            <w:gridSpan w:val="2"/>
            <w:vAlign w:val="center"/>
          </w:tcPr>
          <w:p w14:paraId="736235FF"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230</w:t>
            </w:r>
            <w:r w:rsidR="00C84586" w:rsidRPr="007F526A">
              <w:rPr>
                <w:sz w:val="16"/>
                <w:szCs w:val="16"/>
                <w:lang w:val="ru-RU"/>
              </w:rPr>
              <w:t>-245</w:t>
            </w:r>
          </w:p>
          <w:p w14:paraId="673B01A7" w14:textId="4019D895" w:rsidR="00C84586" w:rsidRPr="007F526A" w:rsidRDefault="00C84586" w:rsidP="00400E86">
            <w:pPr>
              <w:autoSpaceDE/>
              <w:autoSpaceDN/>
              <w:adjustRightInd/>
              <w:spacing w:before="0" w:line="240" w:lineRule="auto"/>
              <w:ind w:left="0"/>
              <w:jc w:val="center"/>
              <w:rPr>
                <w:sz w:val="16"/>
                <w:szCs w:val="16"/>
                <w:lang w:val="ru-RU"/>
              </w:rPr>
            </w:pPr>
            <w:r w:rsidRPr="007F526A">
              <w:rPr>
                <w:sz w:val="16"/>
                <w:szCs w:val="16"/>
                <w:lang w:val="ru-RU"/>
              </w:rPr>
              <w:t>240-270</w:t>
            </w:r>
          </w:p>
        </w:tc>
        <w:tc>
          <w:tcPr>
            <w:tcW w:w="1690" w:type="dxa"/>
            <w:vAlign w:val="center"/>
          </w:tcPr>
          <w:p w14:paraId="5DBB3F27"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3E3415B2" w14:textId="77777777" w:rsidTr="00F029EB">
        <w:trPr>
          <w:trHeight w:val="288"/>
          <w:jc w:val="center"/>
        </w:trPr>
        <w:tc>
          <w:tcPr>
            <w:tcW w:w="2111" w:type="dxa"/>
            <w:gridSpan w:val="3"/>
            <w:vMerge w:val="restart"/>
            <w:vAlign w:val="center"/>
          </w:tcPr>
          <w:p w14:paraId="5D4625A4" w14:textId="25B3A72D" w:rsidR="00FC6DD1" w:rsidRPr="00FC6DD1" w:rsidRDefault="00FC6DD1" w:rsidP="00400E86">
            <w:pPr>
              <w:autoSpaceDE/>
              <w:autoSpaceDN/>
              <w:adjustRightInd/>
              <w:spacing w:before="0" w:line="240" w:lineRule="auto"/>
              <w:ind w:left="0"/>
              <w:rPr>
                <w:sz w:val="16"/>
                <w:szCs w:val="16"/>
                <w:lang w:val="ru-RU"/>
              </w:rPr>
            </w:pPr>
            <w:r>
              <w:rPr>
                <w:b/>
                <w:color w:val="auto"/>
                <w:sz w:val="16"/>
                <w:szCs w:val="24"/>
                <w:lang w:val="ru-RU"/>
              </w:rPr>
              <w:t>ТСП в соответствии с листом продукции производителя</w:t>
            </w:r>
          </w:p>
        </w:tc>
        <w:tc>
          <w:tcPr>
            <w:tcW w:w="2564" w:type="dxa"/>
            <w:vAlign w:val="center"/>
          </w:tcPr>
          <w:p w14:paraId="671EDFC4"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PPG</w:t>
            </w:r>
          </w:p>
        </w:tc>
        <w:tc>
          <w:tcPr>
            <w:tcW w:w="2646" w:type="dxa"/>
            <w:gridSpan w:val="2"/>
            <w:vAlign w:val="center"/>
          </w:tcPr>
          <w:p w14:paraId="0F28BDBA" w14:textId="116B2619"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SigmaCover</w:t>
            </w:r>
            <w:proofErr w:type="spellEnd"/>
            <w:r w:rsidRPr="007F526A">
              <w:rPr>
                <w:sz w:val="16"/>
                <w:szCs w:val="16"/>
              </w:rPr>
              <w:t xml:space="preserve"> 410</w:t>
            </w:r>
          </w:p>
          <w:p w14:paraId="5F91B1A9" w14:textId="77777777" w:rsidR="004F2BDE" w:rsidRPr="007F526A" w:rsidRDefault="008E750B" w:rsidP="00400E86">
            <w:pPr>
              <w:autoSpaceDE/>
              <w:autoSpaceDN/>
              <w:adjustRightInd/>
              <w:spacing w:before="0" w:line="240" w:lineRule="auto"/>
              <w:ind w:left="0"/>
              <w:rPr>
                <w:rFonts w:ascii="Arial" w:hAnsi="Arial" w:cs="Arial"/>
                <w:shd w:val="clear" w:color="auto" w:fill="FFFFFF"/>
              </w:rPr>
            </w:pPr>
            <w:proofErr w:type="spellStart"/>
            <w:r w:rsidRPr="007F526A">
              <w:rPr>
                <w:sz w:val="16"/>
                <w:szCs w:val="16"/>
              </w:rPr>
              <w:t>Amerlock</w:t>
            </w:r>
            <w:proofErr w:type="spellEnd"/>
            <w:r w:rsidRPr="007F526A">
              <w:rPr>
                <w:sz w:val="16"/>
                <w:szCs w:val="16"/>
              </w:rPr>
              <w:t xml:space="preserve"> 2 Series</w:t>
            </w:r>
            <w:r w:rsidRPr="007F526A">
              <w:rPr>
                <w:rFonts w:ascii="Arial" w:hAnsi="Arial" w:cs="Arial"/>
                <w:shd w:val="clear" w:color="auto" w:fill="FFFFFF"/>
              </w:rPr>
              <w:t xml:space="preserve"> </w:t>
            </w:r>
          </w:p>
          <w:p w14:paraId="267B3E38" w14:textId="6900D253" w:rsidR="008E750B" w:rsidRPr="007F526A" w:rsidRDefault="008E750B" w:rsidP="00400E86">
            <w:pPr>
              <w:autoSpaceDE/>
              <w:autoSpaceDN/>
              <w:adjustRightInd/>
              <w:spacing w:before="0" w:line="240" w:lineRule="auto"/>
              <w:ind w:left="0"/>
              <w:rPr>
                <w:sz w:val="16"/>
                <w:szCs w:val="16"/>
              </w:rPr>
            </w:pPr>
            <w:proofErr w:type="spellStart"/>
            <w:r w:rsidRPr="007F526A">
              <w:rPr>
                <w:sz w:val="16"/>
                <w:szCs w:val="16"/>
              </w:rPr>
              <w:t>Amerlock</w:t>
            </w:r>
            <w:proofErr w:type="spellEnd"/>
            <w:r w:rsidRPr="007F526A">
              <w:rPr>
                <w:sz w:val="16"/>
                <w:szCs w:val="16"/>
              </w:rPr>
              <w:t xml:space="preserve"> 400 Series</w:t>
            </w:r>
          </w:p>
        </w:tc>
        <w:tc>
          <w:tcPr>
            <w:tcW w:w="971" w:type="dxa"/>
            <w:gridSpan w:val="2"/>
            <w:vAlign w:val="center"/>
          </w:tcPr>
          <w:p w14:paraId="47EE9B24" w14:textId="77777777" w:rsidR="00FC6DD1" w:rsidRPr="007F526A" w:rsidRDefault="00D2634A" w:rsidP="00400E86">
            <w:pPr>
              <w:autoSpaceDE/>
              <w:autoSpaceDN/>
              <w:adjustRightInd/>
              <w:spacing w:before="0" w:line="240" w:lineRule="auto"/>
              <w:ind w:left="0"/>
              <w:jc w:val="center"/>
              <w:rPr>
                <w:sz w:val="16"/>
                <w:szCs w:val="16"/>
              </w:rPr>
            </w:pPr>
            <w:r w:rsidRPr="007F526A">
              <w:rPr>
                <w:sz w:val="16"/>
                <w:szCs w:val="16"/>
              </w:rPr>
              <w:t>84-</w:t>
            </w:r>
            <w:r w:rsidR="00FC6DD1" w:rsidRPr="007F526A">
              <w:rPr>
                <w:sz w:val="16"/>
                <w:szCs w:val="16"/>
              </w:rPr>
              <w:t>240</w:t>
            </w:r>
          </w:p>
          <w:p w14:paraId="61920D8D" w14:textId="77777777" w:rsidR="00D2634A" w:rsidRPr="007F526A" w:rsidRDefault="00D2634A" w:rsidP="00400E86">
            <w:pPr>
              <w:autoSpaceDE/>
              <w:autoSpaceDN/>
              <w:adjustRightInd/>
              <w:spacing w:before="0" w:line="240" w:lineRule="auto"/>
              <w:ind w:left="0"/>
              <w:jc w:val="center"/>
              <w:rPr>
                <w:sz w:val="16"/>
                <w:szCs w:val="16"/>
              </w:rPr>
            </w:pPr>
            <w:r w:rsidRPr="007F526A">
              <w:rPr>
                <w:sz w:val="16"/>
                <w:szCs w:val="16"/>
              </w:rPr>
              <w:t>153-240</w:t>
            </w:r>
          </w:p>
          <w:p w14:paraId="610E9FEA" w14:textId="0989A380" w:rsidR="00D2634A" w:rsidRPr="007F526A" w:rsidRDefault="00D2634A" w:rsidP="00400E86">
            <w:pPr>
              <w:autoSpaceDE/>
              <w:autoSpaceDN/>
              <w:adjustRightInd/>
              <w:spacing w:before="0" w:line="240" w:lineRule="auto"/>
              <w:ind w:left="0"/>
              <w:jc w:val="center"/>
              <w:rPr>
                <w:sz w:val="16"/>
                <w:szCs w:val="16"/>
                <w:lang w:val="ru-RU"/>
              </w:rPr>
            </w:pPr>
            <w:r w:rsidRPr="007F526A">
              <w:rPr>
                <w:sz w:val="16"/>
                <w:szCs w:val="16"/>
              </w:rPr>
              <w:t>153-240</w:t>
            </w:r>
          </w:p>
        </w:tc>
        <w:tc>
          <w:tcPr>
            <w:tcW w:w="1690" w:type="dxa"/>
            <w:vAlign w:val="center"/>
          </w:tcPr>
          <w:p w14:paraId="0919CF58"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46E267C7" w14:textId="77777777" w:rsidTr="00F029EB">
        <w:trPr>
          <w:trHeight w:val="288"/>
          <w:jc w:val="center"/>
        </w:trPr>
        <w:tc>
          <w:tcPr>
            <w:tcW w:w="2111" w:type="dxa"/>
            <w:gridSpan w:val="3"/>
            <w:vMerge/>
            <w:vAlign w:val="center"/>
          </w:tcPr>
          <w:p w14:paraId="6F312660" w14:textId="77777777" w:rsidR="00FC6DD1" w:rsidRPr="007A2CF3" w:rsidRDefault="00FC6DD1" w:rsidP="00400E86">
            <w:pPr>
              <w:autoSpaceDE/>
              <w:autoSpaceDN/>
              <w:adjustRightInd/>
              <w:spacing w:before="0" w:line="240" w:lineRule="auto"/>
              <w:ind w:left="0"/>
              <w:rPr>
                <w:sz w:val="16"/>
                <w:szCs w:val="16"/>
              </w:rPr>
            </w:pPr>
          </w:p>
        </w:tc>
        <w:tc>
          <w:tcPr>
            <w:tcW w:w="2564" w:type="dxa"/>
            <w:vAlign w:val="center"/>
          </w:tcPr>
          <w:p w14:paraId="4B9A337A" w14:textId="03B64FB8" w:rsidR="00FC6DD1" w:rsidRPr="001D3869" w:rsidRDefault="001D791C" w:rsidP="00400E86">
            <w:pPr>
              <w:autoSpaceDE/>
              <w:autoSpaceDN/>
              <w:adjustRightInd/>
              <w:spacing w:before="0" w:line="240" w:lineRule="auto"/>
              <w:ind w:left="0"/>
              <w:rPr>
                <w:sz w:val="16"/>
                <w:szCs w:val="16"/>
              </w:rPr>
            </w:pPr>
            <w:r>
              <w:rPr>
                <w:sz w:val="16"/>
                <w:szCs w:val="16"/>
              </w:rPr>
              <w:t>Tnemec</w:t>
            </w:r>
          </w:p>
        </w:tc>
        <w:tc>
          <w:tcPr>
            <w:tcW w:w="2646" w:type="dxa"/>
            <w:gridSpan w:val="2"/>
            <w:vAlign w:val="center"/>
          </w:tcPr>
          <w:p w14:paraId="17E867DD" w14:textId="77777777" w:rsidR="00FC6DD1" w:rsidRPr="007F526A" w:rsidRDefault="00FC6DD1" w:rsidP="00400E86">
            <w:pPr>
              <w:autoSpaceDE/>
              <w:autoSpaceDN/>
              <w:adjustRightInd/>
              <w:spacing w:before="0" w:line="240" w:lineRule="auto"/>
              <w:ind w:left="0"/>
              <w:rPr>
                <w:sz w:val="16"/>
                <w:szCs w:val="16"/>
              </w:rPr>
            </w:pPr>
            <w:r w:rsidRPr="007F526A">
              <w:rPr>
                <w:sz w:val="16"/>
                <w:szCs w:val="16"/>
              </w:rPr>
              <w:t xml:space="preserve">Series L69 Hi-Build </w:t>
            </w:r>
            <w:proofErr w:type="spellStart"/>
            <w:r w:rsidRPr="007F526A">
              <w:rPr>
                <w:sz w:val="16"/>
                <w:szCs w:val="16"/>
              </w:rPr>
              <w:t>Epoxoline</w:t>
            </w:r>
            <w:proofErr w:type="spellEnd"/>
            <w:r w:rsidRPr="007F526A">
              <w:rPr>
                <w:sz w:val="16"/>
                <w:szCs w:val="16"/>
              </w:rPr>
              <w:t xml:space="preserve"> II</w:t>
            </w:r>
          </w:p>
          <w:p w14:paraId="75B599DF" w14:textId="4624B3E6" w:rsidR="00FC6DD1" w:rsidRPr="007F526A" w:rsidRDefault="00FC6DD1" w:rsidP="00400E86">
            <w:pPr>
              <w:autoSpaceDE/>
              <w:autoSpaceDN/>
              <w:adjustRightInd/>
              <w:spacing w:before="0" w:line="240" w:lineRule="auto"/>
              <w:ind w:left="0"/>
              <w:rPr>
                <w:sz w:val="16"/>
                <w:szCs w:val="16"/>
              </w:rPr>
            </w:pPr>
            <w:r w:rsidRPr="007F526A">
              <w:rPr>
                <w:sz w:val="16"/>
                <w:szCs w:val="16"/>
              </w:rPr>
              <w:t xml:space="preserve">Series 66HS Hi-Build </w:t>
            </w:r>
            <w:proofErr w:type="spellStart"/>
            <w:r w:rsidRPr="007F526A">
              <w:rPr>
                <w:sz w:val="16"/>
                <w:szCs w:val="16"/>
              </w:rPr>
              <w:t>Epoxoline</w:t>
            </w:r>
            <w:proofErr w:type="spellEnd"/>
          </w:p>
        </w:tc>
        <w:tc>
          <w:tcPr>
            <w:tcW w:w="971" w:type="dxa"/>
            <w:gridSpan w:val="2"/>
            <w:vAlign w:val="center"/>
          </w:tcPr>
          <w:p w14:paraId="4115B053"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98</w:t>
            </w:r>
            <w:r w:rsidRPr="007F526A">
              <w:rPr>
                <w:sz w:val="16"/>
                <w:szCs w:val="16"/>
                <w:lang w:val="ru-RU"/>
              </w:rPr>
              <w:t>-335</w:t>
            </w:r>
          </w:p>
          <w:p w14:paraId="52DCF5F3" w14:textId="1D771E2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98-184</w:t>
            </w:r>
          </w:p>
        </w:tc>
        <w:tc>
          <w:tcPr>
            <w:tcW w:w="1690" w:type="dxa"/>
            <w:vAlign w:val="center"/>
          </w:tcPr>
          <w:p w14:paraId="01D44186"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3032AEEF" w14:textId="77777777" w:rsidTr="00F029EB">
        <w:trPr>
          <w:trHeight w:val="288"/>
          <w:jc w:val="center"/>
        </w:trPr>
        <w:tc>
          <w:tcPr>
            <w:tcW w:w="2111" w:type="dxa"/>
            <w:gridSpan w:val="3"/>
            <w:vMerge/>
            <w:vAlign w:val="center"/>
          </w:tcPr>
          <w:p w14:paraId="76B41CAD" w14:textId="77777777" w:rsidR="00FC6DD1" w:rsidRPr="007A2CF3" w:rsidRDefault="00FC6DD1" w:rsidP="00400E86">
            <w:pPr>
              <w:autoSpaceDE/>
              <w:autoSpaceDN/>
              <w:adjustRightInd/>
              <w:spacing w:before="0" w:line="240" w:lineRule="auto"/>
              <w:ind w:left="0"/>
              <w:rPr>
                <w:sz w:val="16"/>
                <w:szCs w:val="16"/>
              </w:rPr>
            </w:pPr>
          </w:p>
        </w:tc>
        <w:tc>
          <w:tcPr>
            <w:tcW w:w="2564" w:type="dxa"/>
            <w:vAlign w:val="center"/>
          </w:tcPr>
          <w:p w14:paraId="76BD1274"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Sherwin Williams</w:t>
            </w:r>
          </w:p>
        </w:tc>
        <w:tc>
          <w:tcPr>
            <w:tcW w:w="2646" w:type="dxa"/>
            <w:gridSpan w:val="2"/>
            <w:vAlign w:val="center"/>
          </w:tcPr>
          <w:p w14:paraId="4E79E4D9" w14:textId="77777777"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Macropoxy</w:t>
            </w:r>
            <w:proofErr w:type="spellEnd"/>
            <w:r w:rsidRPr="007F526A">
              <w:rPr>
                <w:sz w:val="16"/>
                <w:szCs w:val="16"/>
              </w:rPr>
              <w:t xml:space="preserve"> 646 Series</w:t>
            </w:r>
          </w:p>
        </w:tc>
        <w:tc>
          <w:tcPr>
            <w:tcW w:w="971" w:type="dxa"/>
            <w:gridSpan w:val="2"/>
            <w:vAlign w:val="center"/>
          </w:tcPr>
          <w:p w14:paraId="354D4AA6"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100-250</w:t>
            </w:r>
          </w:p>
        </w:tc>
        <w:tc>
          <w:tcPr>
            <w:tcW w:w="1690" w:type="dxa"/>
            <w:vAlign w:val="center"/>
          </w:tcPr>
          <w:p w14:paraId="713598C5"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CF0E64" w:rsidRPr="001D3869" w14:paraId="4F77F3A4" w14:textId="77777777" w:rsidTr="00F029EB">
        <w:trPr>
          <w:trHeight w:val="288"/>
          <w:jc w:val="center"/>
        </w:trPr>
        <w:tc>
          <w:tcPr>
            <w:tcW w:w="2111" w:type="dxa"/>
            <w:gridSpan w:val="3"/>
            <w:vAlign w:val="center"/>
          </w:tcPr>
          <w:p w14:paraId="315A4D40" w14:textId="77777777" w:rsidR="00CF0E64" w:rsidRPr="007A2CF3" w:rsidRDefault="00CF0E64" w:rsidP="00400E86">
            <w:pPr>
              <w:autoSpaceDE/>
              <w:autoSpaceDN/>
              <w:adjustRightInd/>
              <w:spacing w:before="0" w:line="240" w:lineRule="auto"/>
              <w:ind w:left="0"/>
              <w:rPr>
                <w:sz w:val="16"/>
                <w:szCs w:val="16"/>
              </w:rPr>
            </w:pPr>
          </w:p>
        </w:tc>
        <w:tc>
          <w:tcPr>
            <w:tcW w:w="2564" w:type="dxa"/>
            <w:vAlign w:val="center"/>
          </w:tcPr>
          <w:p w14:paraId="70526B23" w14:textId="3C1DA611" w:rsidR="00CF0E64" w:rsidRPr="00402AFE" w:rsidRDefault="00CF0E64" w:rsidP="00400E86">
            <w:pPr>
              <w:autoSpaceDE/>
              <w:autoSpaceDN/>
              <w:adjustRightInd/>
              <w:spacing w:before="0" w:line="240" w:lineRule="auto"/>
              <w:ind w:left="0"/>
              <w:rPr>
                <w:sz w:val="16"/>
                <w:szCs w:val="16"/>
              </w:rPr>
            </w:pPr>
            <w:r w:rsidRPr="00750075">
              <w:rPr>
                <w:sz w:val="16"/>
                <w:szCs w:val="16"/>
              </w:rPr>
              <w:t>Rust-Oleum</w:t>
            </w:r>
          </w:p>
        </w:tc>
        <w:tc>
          <w:tcPr>
            <w:tcW w:w="2646" w:type="dxa"/>
            <w:gridSpan w:val="2"/>
            <w:vAlign w:val="center"/>
          </w:tcPr>
          <w:p w14:paraId="24E50438" w14:textId="5809CEC6" w:rsidR="00CF0E64" w:rsidRPr="007F526A" w:rsidRDefault="000A0ED2" w:rsidP="00400E86">
            <w:pPr>
              <w:autoSpaceDE/>
              <w:autoSpaceDN/>
              <w:adjustRightInd/>
              <w:spacing w:before="0" w:line="240" w:lineRule="auto"/>
              <w:ind w:left="0"/>
              <w:rPr>
                <w:sz w:val="16"/>
                <w:szCs w:val="16"/>
              </w:rPr>
            </w:pPr>
            <w:r w:rsidRPr="007F526A">
              <w:rPr>
                <w:sz w:val="16"/>
                <w:szCs w:val="16"/>
              </w:rPr>
              <w:t>Meta Prime (</w:t>
            </w:r>
            <w:proofErr w:type="spellStart"/>
            <w:r w:rsidRPr="007F526A">
              <w:rPr>
                <w:sz w:val="16"/>
                <w:szCs w:val="16"/>
              </w:rPr>
              <w:t>Self Healing</w:t>
            </w:r>
            <w:proofErr w:type="spellEnd"/>
            <w:r w:rsidRPr="007F526A">
              <w:rPr>
                <w:sz w:val="16"/>
                <w:szCs w:val="16"/>
              </w:rPr>
              <w:t>)</w:t>
            </w:r>
          </w:p>
        </w:tc>
        <w:tc>
          <w:tcPr>
            <w:tcW w:w="971" w:type="dxa"/>
            <w:gridSpan w:val="2"/>
            <w:vAlign w:val="center"/>
          </w:tcPr>
          <w:p w14:paraId="00DF9E68" w14:textId="500726C4" w:rsidR="00CF0E64" w:rsidRPr="007F526A" w:rsidRDefault="000A0ED2" w:rsidP="00400E86">
            <w:pPr>
              <w:autoSpaceDE/>
              <w:autoSpaceDN/>
              <w:adjustRightInd/>
              <w:spacing w:before="0" w:line="240" w:lineRule="auto"/>
              <w:ind w:left="0"/>
              <w:jc w:val="center"/>
              <w:rPr>
                <w:sz w:val="16"/>
                <w:szCs w:val="16"/>
              </w:rPr>
            </w:pPr>
            <w:r w:rsidRPr="007F526A">
              <w:rPr>
                <w:sz w:val="16"/>
                <w:szCs w:val="16"/>
              </w:rPr>
              <w:t>340</w:t>
            </w:r>
          </w:p>
        </w:tc>
        <w:tc>
          <w:tcPr>
            <w:tcW w:w="1690" w:type="dxa"/>
            <w:vAlign w:val="center"/>
          </w:tcPr>
          <w:p w14:paraId="1DCCA8E4" w14:textId="10409C3A" w:rsidR="00CF0E64" w:rsidRPr="007F526A" w:rsidRDefault="000A0ED2" w:rsidP="00400E86">
            <w:pPr>
              <w:autoSpaceDE/>
              <w:autoSpaceDN/>
              <w:adjustRightInd/>
              <w:spacing w:before="0" w:line="240" w:lineRule="auto"/>
              <w:ind w:left="0"/>
              <w:jc w:val="center"/>
              <w:rPr>
                <w:sz w:val="16"/>
                <w:szCs w:val="16"/>
                <w:lang w:val="ru-RU"/>
              </w:rPr>
            </w:pPr>
            <w:r w:rsidRPr="007F526A">
              <w:rPr>
                <w:sz w:val="16"/>
                <w:szCs w:val="16"/>
              </w:rPr>
              <w:t>121.1°C (250°F)</w:t>
            </w:r>
          </w:p>
        </w:tc>
      </w:tr>
      <w:tr w:rsidR="00573218" w:rsidRPr="001D3869" w14:paraId="0E57290E" w14:textId="77777777" w:rsidTr="00F029EB">
        <w:trPr>
          <w:trHeight w:val="288"/>
          <w:jc w:val="center"/>
        </w:trPr>
        <w:tc>
          <w:tcPr>
            <w:tcW w:w="2111" w:type="dxa"/>
            <w:gridSpan w:val="3"/>
            <w:vAlign w:val="center"/>
          </w:tcPr>
          <w:p w14:paraId="3F980DE4" w14:textId="77777777" w:rsidR="00573218" w:rsidRPr="007A2CF3" w:rsidRDefault="00573218" w:rsidP="00400E86">
            <w:pPr>
              <w:autoSpaceDE/>
              <w:autoSpaceDN/>
              <w:adjustRightInd/>
              <w:spacing w:before="0" w:line="240" w:lineRule="auto"/>
              <w:ind w:left="0"/>
              <w:rPr>
                <w:sz w:val="16"/>
                <w:szCs w:val="16"/>
              </w:rPr>
            </w:pPr>
          </w:p>
        </w:tc>
        <w:tc>
          <w:tcPr>
            <w:tcW w:w="2564" w:type="dxa"/>
            <w:vAlign w:val="center"/>
          </w:tcPr>
          <w:p w14:paraId="4759B952" w14:textId="3E1E605E" w:rsidR="00573218" w:rsidRPr="00402AFE" w:rsidRDefault="00573218" w:rsidP="00400E86">
            <w:pPr>
              <w:autoSpaceDE/>
              <w:autoSpaceDN/>
              <w:adjustRightInd/>
              <w:spacing w:before="0" w:line="240" w:lineRule="auto"/>
              <w:ind w:left="0"/>
              <w:rPr>
                <w:sz w:val="16"/>
                <w:szCs w:val="16"/>
              </w:rPr>
            </w:pPr>
            <w:r>
              <w:rPr>
                <w:sz w:val="16"/>
                <w:szCs w:val="16"/>
              </w:rPr>
              <w:t>VMP</w:t>
            </w:r>
          </w:p>
        </w:tc>
        <w:tc>
          <w:tcPr>
            <w:tcW w:w="2646" w:type="dxa"/>
            <w:gridSpan w:val="2"/>
            <w:vAlign w:val="center"/>
          </w:tcPr>
          <w:p w14:paraId="5827624B" w14:textId="12FD2AC2" w:rsidR="00573218" w:rsidRPr="007F526A" w:rsidRDefault="00B76888" w:rsidP="00400E86">
            <w:pPr>
              <w:autoSpaceDE/>
              <w:autoSpaceDN/>
              <w:adjustRightInd/>
              <w:spacing w:before="0" w:line="240" w:lineRule="auto"/>
              <w:ind w:left="0"/>
              <w:rPr>
                <w:sz w:val="16"/>
                <w:szCs w:val="16"/>
              </w:rPr>
            </w:pPr>
            <w:proofErr w:type="spellStart"/>
            <w:r w:rsidRPr="00B76888">
              <w:rPr>
                <w:sz w:val="16"/>
                <w:szCs w:val="16"/>
              </w:rPr>
              <w:t>Isolep</w:t>
            </w:r>
            <w:proofErr w:type="spellEnd"/>
            <w:r w:rsidRPr="00B76888">
              <w:rPr>
                <w:sz w:val="16"/>
                <w:szCs w:val="16"/>
              </w:rPr>
              <w:t>-MIO</w:t>
            </w:r>
          </w:p>
        </w:tc>
        <w:tc>
          <w:tcPr>
            <w:tcW w:w="971" w:type="dxa"/>
            <w:gridSpan w:val="2"/>
            <w:vAlign w:val="center"/>
          </w:tcPr>
          <w:p w14:paraId="79F2B979" w14:textId="77777777" w:rsidR="00573218" w:rsidRPr="007F526A" w:rsidRDefault="00573218" w:rsidP="00400E86">
            <w:pPr>
              <w:autoSpaceDE/>
              <w:autoSpaceDN/>
              <w:adjustRightInd/>
              <w:spacing w:before="0" w:line="240" w:lineRule="auto"/>
              <w:ind w:left="0"/>
              <w:jc w:val="center"/>
              <w:rPr>
                <w:sz w:val="16"/>
                <w:szCs w:val="16"/>
                <w:lang w:val="ru-RU"/>
              </w:rPr>
            </w:pPr>
          </w:p>
        </w:tc>
        <w:tc>
          <w:tcPr>
            <w:tcW w:w="1690" w:type="dxa"/>
            <w:vAlign w:val="center"/>
          </w:tcPr>
          <w:p w14:paraId="6FC25C2D" w14:textId="18841EE7" w:rsidR="00573218" w:rsidRPr="007F526A" w:rsidRDefault="005D3750" w:rsidP="00400E86">
            <w:pPr>
              <w:autoSpaceDE/>
              <w:autoSpaceDN/>
              <w:adjustRightInd/>
              <w:spacing w:before="0" w:line="240" w:lineRule="auto"/>
              <w:ind w:left="0"/>
              <w:jc w:val="center"/>
              <w:rPr>
                <w:sz w:val="16"/>
                <w:szCs w:val="16"/>
                <w:lang w:val="ru-RU"/>
              </w:rPr>
            </w:pPr>
            <w:r w:rsidRPr="003E44A2">
              <w:rPr>
                <w:sz w:val="16"/>
                <w:szCs w:val="16"/>
              </w:rPr>
              <w:t xml:space="preserve">93°C </w:t>
            </w:r>
            <w:r>
              <w:rPr>
                <w:sz w:val="16"/>
                <w:szCs w:val="16"/>
              </w:rPr>
              <w:t>(</w:t>
            </w:r>
            <w:r w:rsidRPr="003E44A2">
              <w:rPr>
                <w:sz w:val="16"/>
                <w:szCs w:val="16"/>
              </w:rPr>
              <w:t>200°F</w:t>
            </w:r>
            <w:r>
              <w:rPr>
                <w:sz w:val="16"/>
                <w:szCs w:val="16"/>
              </w:rPr>
              <w:t>)</w:t>
            </w:r>
          </w:p>
        </w:tc>
      </w:tr>
      <w:tr w:rsidR="00947ACB" w:rsidRPr="00AB0391" w14:paraId="720C3A30" w14:textId="77777777" w:rsidTr="00F029EB">
        <w:trPr>
          <w:trHeight w:val="288"/>
          <w:jc w:val="center"/>
        </w:trPr>
        <w:tc>
          <w:tcPr>
            <w:tcW w:w="2111" w:type="dxa"/>
            <w:gridSpan w:val="3"/>
            <w:tcBorders>
              <w:bottom w:val="single" w:sz="12" w:space="0" w:color="auto"/>
            </w:tcBorders>
            <w:vAlign w:val="center"/>
          </w:tcPr>
          <w:p w14:paraId="236DD9EC" w14:textId="77777777" w:rsidR="00947ACB" w:rsidRPr="007A2CF3" w:rsidRDefault="00947ACB" w:rsidP="00400E86">
            <w:pPr>
              <w:autoSpaceDE/>
              <w:autoSpaceDN/>
              <w:adjustRightInd/>
              <w:spacing w:before="0" w:line="240" w:lineRule="auto"/>
              <w:ind w:left="0"/>
              <w:rPr>
                <w:sz w:val="16"/>
                <w:szCs w:val="16"/>
              </w:rPr>
            </w:pPr>
          </w:p>
        </w:tc>
        <w:tc>
          <w:tcPr>
            <w:tcW w:w="7871" w:type="dxa"/>
            <w:gridSpan w:val="6"/>
            <w:tcBorders>
              <w:bottom w:val="single" w:sz="12" w:space="0" w:color="auto"/>
            </w:tcBorders>
            <w:vAlign w:val="center"/>
          </w:tcPr>
          <w:p w14:paraId="484DF712" w14:textId="77777777" w:rsidR="00947ACB" w:rsidRPr="007F526A" w:rsidRDefault="00947ACB" w:rsidP="00400E86">
            <w:pPr>
              <w:autoSpaceDE/>
              <w:autoSpaceDN/>
              <w:adjustRightInd/>
              <w:spacing w:before="0" w:line="240" w:lineRule="auto"/>
              <w:ind w:left="0"/>
              <w:rPr>
                <w:sz w:val="16"/>
                <w:szCs w:val="16"/>
                <w:lang w:val="ru-RU"/>
              </w:rPr>
            </w:pPr>
            <w:r w:rsidRPr="007F526A">
              <w:rPr>
                <w:i/>
                <w:sz w:val="14"/>
                <w:szCs w:val="14"/>
                <w:lang w:val="ru-RU"/>
              </w:rPr>
              <w:t>Для использования в прибрежной зоне, между зоной заплеска воды и верхним строением платформы рекомендуется нанести дополнительный промежуточный слой.</w:t>
            </w:r>
          </w:p>
        </w:tc>
      </w:tr>
      <w:tr w:rsidR="00947ACB" w:rsidRPr="001D3869" w14:paraId="19676446" w14:textId="77777777" w:rsidTr="00F029EB">
        <w:trPr>
          <w:trHeight w:val="288"/>
          <w:jc w:val="center"/>
        </w:trPr>
        <w:tc>
          <w:tcPr>
            <w:tcW w:w="2111" w:type="dxa"/>
            <w:gridSpan w:val="3"/>
            <w:tcBorders>
              <w:top w:val="single" w:sz="12" w:space="0" w:color="auto"/>
            </w:tcBorders>
            <w:vAlign w:val="center"/>
          </w:tcPr>
          <w:p w14:paraId="5A213CAC" w14:textId="77777777" w:rsidR="00947ACB" w:rsidRPr="003023B7" w:rsidRDefault="00947ACB" w:rsidP="00400E86">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564" w:type="dxa"/>
            <w:tcBorders>
              <w:top w:val="single" w:sz="12" w:space="0" w:color="auto"/>
            </w:tcBorders>
            <w:vAlign w:val="center"/>
          </w:tcPr>
          <w:p w14:paraId="4821686D" w14:textId="77777777" w:rsidR="00947ACB" w:rsidRPr="001D3869" w:rsidRDefault="00947ACB" w:rsidP="00400E86">
            <w:pPr>
              <w:autoSpaceDE/>
              <w:autoSpaceDN/>
              <w:adjustRightInd/>
              <w:spacing w:before="0" w:line="240" w:lineRule="auto"/>
              <w:ind w:left="0"/>
              <w:rPr>
                <w:sz w:val="16"/>
                <w:szCs w:val="16"/>
              </w:rPr>
            </w:pPr>
            <w:r w:rsidRPr="001D3869">
              <w:rPr>
                <w:sz w:val="16"/>
                <w:szCs w:val="16"/>
              </w:rPr>
              <w:t>Carboline</w:t>
            </w:r>
          </w:p>
        </w:tc>
        <w:tc>
          <w:tcPr>
            <w:tcW w:w="2646" w:type="dxa"/>
            <w:gridSpan w:val="2"/>
            <w:tcBorders>
              <w:top w:val="single" w:sz="12" w:space="0" w:color="auto"/>
            </w:tcBorders>
            <w:vAlign w:val="center"/>
          </w:tcPr>
          <w:p w14:paraId="44B0048D" w14:textId="77777777" w:rsidR="00947ACB" w:rsidRPr="007F526A" w:rsidRDefault="00947ACB" w:rsidP="00400E86">
            <w:pPr>
              <w:autoSpaceDE/>
              <w:autoSpaceDN/>
              <w:adjustRightInd/>
              <w:spacing w:before="0" w:line="240" w:lineRule="auto"/>
              <w:ind w:left="0"/>
              <w:rPr>
                <w:sz w:val="16"/>
                <w:szCs w:val="16"/>
              </w:rPr>
            </w:pPr>
            <w:proofErr w:type="spellStart"/>
            <w:r w:rsidRPr="007F526A">
              <w:rPr>
                <w:sz w:val="16"/>
                <w:szCs w:val="16"/>
              </w:rPr>
              <w:t>Carbothane</w:t>
            </w:r>
            <w:proofErr w:type="spellEnd"/>
            <w:r w:rsidRPr="007F526A">
              <w:rPr>
                <w:sz w:val="16"/>
                <w:szCs w:val="16"/>
              </w:rPr>
              <w:t xml:space="preserve"> 134 Series</w:t>
            </w:r>
          </w:p>
        </w:tc>
        <w:tc>
          <w:tcPr>
            <w:tcW w:w="971" w:type="dxa"/>
            <w:gridSpan w:val="2"/>
            <w:tcBorders>
              <w:top w:val="single" w:sz="12" w:space="0" w:color="auto"/>
            </w:tcBorders>
            <w:vAlign w:val="center"/>
          </w:tcPr>
          <w:p w14:paraId="2FAB5EBB" w14:textId="049B946D" w:rsidR="00947ACB" w:rsidRPr="007F526A" w:rsidRDefault="00947ACB" w:rsidP="00400E86">
            <w:pPr>
              <w:autoSpaceDE/>
              <w:autoSpaceDN/>
              <w:adjustRightInd/>
              <w:spacing w:before="0" w:line="240" w:lineRule="auto"/>
              <w:ind w:left="0"/>
              <w:jc w:val="center"/>
              <w:rPr>
                <w:sz w:val="16"/>
                <w:szCs w:val="16"/>
                <w:lang w:val="ru-RU"/>
              </w:rPr>
            </w:pPr>
            <w:del w:id="347" w:author="Kurmanov, Aidyn [STAMGazStroy LLP]" w:date="2025-12-09T16:04:00Z" w16du:dateUtc="2025-12-09T11:04:00Z">
              <w:r w:rsidRPr="007F526A">
                <w:rPr>
                  <w:sz w:val="16"/>
                  <w:szCs w:val="16"/>
                </w:rPr>
                <w:delText>54-264</w:delText>
              </w:r>
            </w:del>
            <w:ins w:id="348" w:author="Kurmanov, Aidyn [STAMGazStroy LLP]" w:date="2025-12-09T16:04:00Z" w16du:dateUtc="2025-12-09T11:04:00Z">
              <w:r w:rsidR="00B8391F">
                <w:rPr>
                  <w:sz w:val="16"/>
                  <w:szCs w:val="16"/>
                </w:rPr>
                <w:t>288</w:t>
              </w:r>
            </w:ins>
          </w:p>
        </w:tc>
        <w:tc>
          <w:tcPr>
            <w:tcW w:w="1690" w:type="dxa"/>
            <w:tcBorders>
              <w:top w:val="single" w:sz="12" w:space="0" w:color="auto"/>
            </w:tcBorders>
            <w:vAlign w:val="center"/>
          </w:tcPr>
          <w:p w14:paraId="5C5DE6AD" w14:textId="77777777" w:rsidR="00947ACB" w:rsidRPr="007F526A" w:rsidRDefault="00947ACB"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5C056D8F" w14:textId="77777777" w:rsidTr="00F029EB">
        <w:trPr>
          <w:trHeight w:val="288"/>
          <w:jc w:val="center"/>
        </w:trPr>
        <w:tc>
          <w:tcPr>
            <w:tcW w:w="2111" w:type="dxa"/>
            <w:gridSpan w:val="3"/>
            <w:vMerge w:val="restart"/>
            <w:vAlign w:val="center"/>
          </w:tcPr>
          <w:p w14:paraId="2E7E9AB6" w14:textId="77777777" w:rsidR="00FC6DD1" w:rsidRPr="003023B7" w:rsidRDefault="00FC6DD1" w:rsidP="00400E86">
            <w:pPr>
              <w:autoSpaceDE/>
              <w:autoSpaceDN/>
              <w:adjustRightInd/>
              <w:spacing w:before="0" w:line="240" w:lineRule="auto"/>
              <w:ind w:left="0"/>
              <w:rPr>
                <w:b/>
                <w:color w:val="auto"/>
                <w:sz w:val="16"/>
                <w:szCs w:val="24"/>
                <w:lang w:val="ru-RU"/>
              </w:rPr>
            </w:pPr>
            <w:r w:rsidRPr="003023B7">
              <w:rPr>
                <w:b/>
                <w:color w:val="auto"/>
                <w:sz w:val="16"/>
                <w:szCs w:val="24"/>
                <w:lang w:val="ru-RU"/>
              </w:rPr>
              <w:t>Полиуретан - Алифатический</w:t>
            </w:r>
          </w:p>
        </w:tc>
        <w:tc>
          <w:tcPr>
            <w:tcW w:w="2564" w:type="dxa"/>
            <w:vAlign w:val="center"/>
          </w:tcPr>
          <w:p w14:paraId="4A020452"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Hempel Coatings (USA), Inc.</w:t>
            </w:r>
          </w:p>
        </w:tc>
        <w:tc>
          <w:tcPr>
            <w:tcW w:w="2646" w:type="dxa"/>
            <w:gridSpan w:val="2"/>
            <w:vAlign w:val="center"/>
          </w:tcPr>
          <w:p w14:paraId="4A6C8D36" w14:textId="77777777"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Hempathane</w:t>
            </w:r>
            <w:proofErr w:type="spellEnd"/>
            <w:r w:rsidRPr="007F526A">
              <w:rPr>
                <w:sz w:val="16"/>
                <w:szCs w:val="16"/>
              </w:rPr>
              <w:t xml:space="preserve"> series</w:t>
            </w:r>
          </w:p>
        </w:tc>
        <w:tc>
          <w:tcPr>
            <w:tcW w:w="971" w:type="dxa"/>
            <w:gridSpan w:val="2"/>
            <w:vAlign w:val="center"/>
          </w:tcPr>
          <w:p w14:paraId="41723F23"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330-445</w:t>
            </w:r>
          </w:p>
        </w:tc>
        <w:tc>
          <w:tcPr>
            <w:tcW w:w="1690" w:type="dxa"/>
            <w:vAlign w:val="center"/>
          </w:tcPr>
          <w:p w14:paraId="56ECF87B"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1C7EF036" w14:textId="77777777" w:rsidTr="00F029EB">
        <w:trPr>
          <w:trHeight w:val="288"/>
          <w:jc w:val="center"/>
        </w:trPr>
        <w:tc>
          <w:tcPr>
            <w:tcW w:w="2111" w:type="dxa"/>
            <w:gridSpan w:val="3"/>
            <w:vMerge/>
            <w:vAlign w:val="center"/>
          </w:tcPr>
          <w:p w14:paraId="5748EFD9" w14:textId="77777777" w:rsidR="00FC6DD1" w:rsidRPr="003023B7" w:rsidRDefault="00FC6DD1" w:rsidP="00400E86">
            <w:pPr>
              <w:autoSpaceDE/>
              <w:autoSpaceDN/>
              <w:adjustRightInd/>
              <w:spacing w:before="0" w:line="240" w:lineRule="auto"/>
              <w:ind w:left="0"/>
              <w:rPr>
                <w:b/>
                <w:color w:val="auto"/>
                <w:sz w:val="16"/>
                <w:szCs w:val="24"/>
                <w:lang w:val="ru-RU"/>
              </w:rPr>
            </w:pPr>
          </w:p>
        </w:tc>
        <w:tc>
          <w:tcPr>
            <w:tcW w:w="2564" w:type="dxa"/>
            <w:vAlign w:val="center"/>
          </w:tcPr>
          <w:p w14:paraId="24263D10" w14:textId="77777777" w:rsidR="00FC6DD1" w:rsidRPr="00402AFE" w:rsidRDefault="00FC6DD1" w:rsidP="00400E86">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646" w:type="dxa"/>
            <w:gridSpan w:val="2"/>
            <w:vAlign w:val="center"/>
          </w:tcPr>
          <w:p w14:paraId="6A01517F" w14:textId="77777777"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Endcor</w:t>
            </w:r>
            <w:proofErr w:type="spellEnd"/>
            <w:r w:rsidRPr="007F526A">
              <w:rPr>
                <w:sz w:val="16"/>
                <w:szCs w:val="16"/>
              </w:rPr>
              <w:t xml:space="preserve"> 4600</w:t>
            </w:r>
          </w:p>
        </w:tc>
        <w:tc>
          <w:tcPr>
            <w:tcW w:w="971" w:type="dxa"/>
            <w:gridSpan w:val="2"/>
            <w:vAlign w:val="center"/>
          </w:tcPr>
          <w:p w14:paraId="4FA0684D"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324</w:t>
            </w:r>
          </w:p>
        </w:tc>
        <w:tc>
          <w:tcPr>
            <w:tcW w:w="1690" w:type="dxa"/>
            <w:vAlign w:val="center"/>
          </w:tcPr>
          <w:p w14:paraId="57CE32C7"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2A10C778" w14:textId="77777777" w:rsidTr="00F029EB">
        <w:trPr>
          <w:trHeight w:val="288"/>
          <w:jc w:val="center"/>
        </w:trPr>
        <w:tc>
          <w:tcPr>
            <w:tcW w:w="2111" w:type="dxa"/>
            <w:gridSpan w:val="3"/>
            <w:vMerge w:val="restart"/>
            <w:vAlign w:val="center"/>
          </w:tcPr>
          <w:p w14:paraId="4CD1FB04" w14:textId="77777777" w:rsidR="00FC6DD1" w:rsidRPr="00D41158" w:rsidRDefault="00FC6DD1" w:rsidP="00400E86">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564" w:type="dxa"/>
            <w:vAlign w:val="center"/>
          </w:tcPr>
          <w:p w14:paraId="2E97B985" w14:textId="77777777" w:rsidR="00FC6DD1" w:rsidRPr="001D3869" w:rsidRDefault="00FC6DD1" w:rsidP="00400E86">
            <w:pPr>
              <w:autoSpaceDE/>
              <w:autoSpaceDN/>
              <w:adjustRightInd/>
              <w:spacing w:before="0" w:line="240" w:lineRule="auto"/>
              <w:ind w:left="0"/>
              <w:rPr>
                <w:sz w:val="16"/>
                <w:szCs w:val="16"/>
              </w:rPr>
            </w:pPr>
            <w:r w:rsidRPr="001D3869">
              <w:rPr>
                <w:sz w:val="16"/>
                <w:szCs w:val="16"/>
              </w:rPr>
              <w:t>International</w:t>
            </w:r>
          </w:p>
        </w:tc>
        <w:tc>
          <w:tcPr>
            <w:tcW w:w="2646" w:type="dxa"/>
            <w:gridSpan w:val="2"/>
            <w:vAlign w:val="center"/>
          </w:tcPr>
          <w:p w14:paraId="0DB500D5" w14:textId="38AC3864" w:rsidR="00FC6DD1" w:rsidRPr="007F526A" w:rsidRDefault="00FC6DD1" w:rsidP="00400E86">
            <w:pPr>
              <w:autoSpaceDE/>
              <w:autoSpaceDN/>
              <w:adjustRightInd/>
              <w:spacing w:before="0" w:line="240" w:lineRule="auto"/>
              <w:ind w:left="0"/>
              <w:rPr>
                <w:sz w:val="16"/>
                <w:szCs w:val="16"/>
                <w:lang w:val="ru-RU"/>
              </w:rPr>
            </w:pPr>
            <w:proofErr w:type="spellStart"/>
            <w:r w:rsidRPr="007F526A">
              <w:rPr>
                <w:sz w:val="16"/>
                <w:szCs w:val="16"/>
              </w:rPr>
              <w:t>Interthane</w:t>
            </w:r>
            <w:proofErr w:type="spellEnd"/>
            <w:r w:rsidRPr="007F526A">
              <w:rPr>
                <w:sz w:val="16"/>
                <w:szCs w:val="16"/>
              </w:rPr>
              <w:t xml:space="preserve"> 990 Series</w:t>
            </w:r>
          </w:p>
        </w:tc>
        <w:tc>
          <w:tcPr>
            <w:tcW w:w="971" w:type="dxa"/>
            <w:gridSpan w:val="2"/>
            <w:vAlign w:val="center"/>
          </w:tcPr>
          <w:p w14:paraId="73ED92DD"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lang w:val="ru-RU"/>
              </w:rPr>
              <w:t>247-420</w:t>
            </w:r>
          </w:p>
        </w:tc>
        <w:tc>
          <w:tcPr>
            <w:tcW w:w="1690" w:type="dxa"/>
            <w:vAlign w:val="center"/>
          </w:tcPr>
          <w:p w14:paraId="7C281DEB"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182797B8" w14:textId="77777777" w:rsidTr="00F029EB">
        <w:trPr>
          <w:trHeight w:val="288"/>
          <w:jc w:val="center"/>
        </w:trPr>
        <w:tc>
          <w:tcPr>
            <w:tcW w:w="2111" w:type="dxa"/>
            <w:gridSpan w:val="3"/>
            <w:vMerge/>
            <w:vAlign w:val="center"/>
          </w:tcPr>
          <w:p w14:paraId="60C10D40" w14:textId="77777777" w:rsidR="00FC6DD1" w:rsidRPr="007A2CF3" w:rsidRDefault="00FC6DD1" w:rsidP="00400E86">
            <w:pPr>
              <w:autoSpaceDE/>
              <w:autoSpaceDN/>
              <w:adjustRightInd/>
              <w:spacing w:before="0" w:line="240" w:lineRule="auto"/>
              <w:ind w:left="0"/>
              <w:rPr>
                <w:sz w:val="16"/>
                <w:szCs w:val="16"/>
              </w:rPr>
            </w:pPr>
          </w:p>
        </w:tc>
        <w:tc>
          <w:tcPr>
            <w:tcW w:w="2564" w:type="dxa"/>
            <w:vAlign w:val="center"/>
          </w:tcPr>
          <w:p w14:paraId="6926351A"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Jotun Paints</w:t>
            </w:r>
          </w:p>
        </w:tc>
        <w:tc>
          <w:tcPr>
            <w:tcW w:w="2646" w:type="dxa"/>
            <w:gridSpan w:val="2"/>
            <w:vAlign w:val="center"/>
          </w:tcPr>
          <w:p w14:paraId="3AE3BF67" w14:textId="789AE4BE" w:rsidR="00C84586" w:rsidRPr="007F526A" w:rsidRDefault="00C84586" w:rsidP="00400E86">
            <w:pPr>
              <w:autoSpaceDE/>
              <w:autoSpaceDN/>
              <w:adjustRightInd/>
              <w:spacing w:before="0" w:line="240" w:lineRule="auto"/>
              <w:ind w:left="0"/>
              <w:rPr>
                <w:sz w:val="16"/>
                <w:szCs w:val="16"/>
              </w:rPr>
            </w:pPr>
            <w:r w:rsidRPr="007F526A">
              <w:rPr>
                <w:sz w:val="16"/>
                <w:szCs w:val="16"/>
              </w:rPr>
              <w:t>Hardtop AX</w:t>
            </w:r>
          </w:p>
          <w:p w14:paraId="79D01303" w14:textId="516C0943" w:rsidR="00FC6DD1" w:rsidRPr="007F526A" w:rsidRDefault="00FC6DD1" w:rsidP="00400E86">
            <w:pPr>
              <w:autoSpaceDE/>
              <w:autoSpaceDN/>
              <w:adjustRightInd/>
              <w:spacing w:before="0" w:line="240" w:lineRule="auto"/>
              <w:ind w:left="0"/>
              <w:rPr>
                <w:sz w:val="16"/>
                <w:szCs w:val="16"/>
                <w:lang w:val="ru-RU"/>
              </w:rPr>
            </w:pPr>
            <w:r w:rsidRPr="007F526A">
              <w:rPr>
                <w:sz w:val="16"/>
                <w:szCs w:val="16"/>
              </w:rPr>
              <w:t>Hardtop XP</w:t>
            </w:r>
          </w:p>
        </w:tc>
        <w:tc>
          <w:tcPr>
            <w:tcW w:w="971" w:type="dxa"/>
            <w:gridSpan w:val="2"/>
            <w:vAlign w:val="center"/>
          </w:tcPr>
          <w:p w14:paraId="3E7661DC" w14:textId="7AD1F51C" w:rsidR="00FC6DD1" w:rsidRPr="007F526A" w:rsidRDefault="0067092A" w:rsidP="0067092A">
            <w:pPr>
              <w:autoSpaceDE/>
              <w:autoSpaceDN/>
              <w:adjustRightInd/>
              <w:spacing w:before="0" w:line="240" w:lineRule="auto"/>
              <w:ind w:left="0"/>
              <w:jc w:val="center"/>
              <w:rPr>
                <w:sz w:val="16"/>
                <w:szCs w:val="16"/>
              </w:rPr>
            </w:pPr>
            <w:r w:rsidRPr="007F526A">
              <w:rPr>
                <w:sz w:val="16"/>
                <w:szCs w:val="16"/>
              </w:rPr>
              <w:t>325-336</w:t>
            </w:r>
          </w:p>
        </w:tc>
        <w:tc>
          <w:tcPr>
            <w:tcW w:w="1690" w:type="dxa"/>
            <w:vAlign w:val="center"/>
          </w:tcPr>
          <w:p w14:paraId="5E9513DB"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3218473F" w14:textId="77777777" w:rsidTr="00F029EB">
        <w:trPr>
          <w:trHeight w:val="288"/>
          <w:jc w:val="center"/>
        </w:trPr>
        <w:tc>
          <w:tcPr>
            <w:tcW w:w="2111" w:type="dxa"/>
            <w:gridSpan w:val="3"/>
            <w:vMerge/>
            <w:vAlign w:val="center"/>
          </w:tcPr>
          <w:p w14:paraId="65B59F50" w14:textId="77777777" w:rsidR="00FC6DD1" w:rsidRPr="001D3869" w:rsidRDefault="00FC6DD1" w:rsidP="00400E86">
            <w:pPr>
              <w:autoSpaceDE/>
              <w:autoSpaceDN/>
              <w:adjustRightInd/>
              <w:spacing w:before="0" w:line="240" w:lineRule="auto"/>
              <w:ind w:left="0"/>
              <w:rPr>
                <w:b/>
                <w:sz w:val="16"/>
                <w:szCs w:val="16"/>
              </w:rPr>
            </w:pPr>
          </w:p>
        </w:tc>
        <w:tc>
          <w:tcPr>
            <w:tcW w:w="2564" w:type="dxa"/>
            <w:vAlign w:val="center"/>
          </w:tcPr>
          <w:p w14:paraId="03ADA239" w14:textId="77777777" w:rsidR="00FC6DD1" w:rsidRPr="001D3869" w:rsidRDefault="00FC6DD1" w:rsidP="00400E86">
            <w:pPr>
              <w:autoSpaceDE/>
              <w:autoSpaceDN/>
              <w:adjustRightInd/>
              <w:spacing w:before="0" w:line="240" w:lineRule="auto"/>
              <w:ind w:left="0"/>
              <w:rPr>
                <w:sz w:val="16"/>
                <w:szCs w:val="16"/>
              </w:rPr>
            </w:pPr>
            <w:r w:rsidRPr="00402AFE">
              <w:rPr>
                <w:sz w:val="16"/>
                <w:szCs w:val="16"/>
              </w:rPr>
              <w:t>PPG</w:t>
            </w:r>
          </w:p>
        </w:tc>
        <w:tc>
          <w:tcPr>
            <w:tcW w:w="2646" w:type="dxa"/>
            <w:gridSpan w:val="2"/>
            <w:vAlign w:val="center"/>
          </w:tcPr>
          <w:p w14:paraId="3118FF38" w14:textId="72BB40BB" w:rsidR="00F969E8" w:rsidRPr="007F526A" w:rsidRDefault="00FC6DD1" w:rsidP="00400E86">
            <w:pPr>
              <w:autoSpaceDE/>
              <w:autoSpaceDN/>
              <w:adjustRightInd/>
              <w:spacing w:before="0" w:line="240" w:lineRule="auto"/>
              <w:ind w:left="0"/>
              <w:rPr>
                <w:sz w:val="16"/>
                <w:szCs w:val="16"/>
              </w:rPr>
            </w:pPr>
            <w:proofErr w:type="spellStart"/>
            <w:r w:rsidRPr="007F526A">
              <w:rPr>
                <w:sz w:val="16"/>
                <w:szCs w:val="16"/>
              </w:rPr>
              <w:t>Amercoat</w:t>
            </w:r>
            <w:proofErr w:type="spellEnd"/>
            <w:r w:rsidRPr="007F526A">
              <w:rPr>
                <w:sz w:val="16"/>
                <w:szCs w:val="16"/>
              </w:rPr>
              <w:t xml:space="preserve"> 450 Series</w:t>
            </w:r>
          </w:p>
          <w:p w14:paraId="3735163C" w14:textId="14AF3C40" w:rsidR="00FC6DD1" w:rsidRPr="007F526A" w:rsidRDefault="00FC6DD1" w:rsidP="00400E86">
            <w:pPr>
              <w:autoSpaceDE/>
              <w:autoSpaceDN/>
              <w:adjustRightInd/>
              <w:spacing w:before="0" w:line="240" w:lineRule="auto"/>
              <w:ind w:left="0"/>
              <w:rPr>
                <w:sz w:val="16"/>
                <w:szCs w:val="16"/>
              </w:rPr>
            </w:pPr>
            <w:proofErr w:type="spellStart"/>
            <w:r w:rsidRPr="007F526A">
              <w:rPr>
                <w:sz w:val="16"/>
                <w:szCs w:val="16"/>
              </w:rPr>
              <w:t>Sigmadur</w:t>
            </w:r>
            <w:proofErr w:type="spellEnd"/>
            <w:r w:rsidRPr="007F526A">
              <w:rPr>
                <w:sz w:val="16"/>
                <w:szCs w:val="16"/>
              </w:rPr>
              <w:t xml:space="preserve"> 550 Series</w:t>
            </w:r>
          </w:p>
        </w:tc>
        <w:tc>
          <w:tcPr>
            <w:tcW w:w="971" w:type="dxa"/>
            <w:gridSpan w:val="2"/>
            <w:vAlign w:val="center"/>
          </w:tcPr>
          <w:p w14:paraId="0AA2D81D"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312-430</w:t>
            </w:r>
          </w:p>
        </w:tc>
        <w:tc>
          <w:tcPr>
            <w:tcW w:w="1690" w:type="dxa"/>
            <w:vAlign w:val="center"/>
          </w:tcPr>
          <w:p w14:paraId="24497B9F"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FC6DD1" w:rsidRPr="001D3869" w14:paraId="179FB128" w14:textId="77777777" w:rsidTr="00F029EB">
        <w:trPr>
          <w:trHeight w:val="288"/>
          <w:jc w:val="center"/>
        </w:trPr>
        <w:tc>
          <w:tcPr>
            <w:tcW w:w="2111" w:type="dxa"/>
            <w:gridSpan w:val="3"/>
            <w:vMerge/>
            <w:vAlign w:val="center"/>
          </w:tcPr>
          <w:p w14:paraId="68721679" w14:textId="77777777" w:rsidR="00FC6DD1" w:rsidRPr="001D3869" w:rsidRDefault="00FC6DD1" w:rsidP="00400E86">
            <w:pPr>
              <w:autoSpaceDE/>
              <w:autoSpaceDN/>
              <w:adjustRightInd/>
              <w:spacing w:before="0" w:line="240" w:lineRule="auto"/>
              <w:ind w:left="0"/>
              <w:rPr>
                <w:b/>
                <w:sz w:val="16"/>
                <w:szCs w:val="16"/>
              </w:rPr>
            </w:pPr>
          </w:p>
        </w:tc>
        <w:tc>
          <w:tcPr>
            <w:tcW w:w="2564" w:type="dxa"/>
            <w:vAlign w:val="center"/>
          </w:tcPr>
          <w:p w14:paraId="7BD510F2" w14:textId="77777777" w:rsidR="00FC6DD1" w:rsidRPr="001D3869" w:rsidRDefault="00FC6DD1" w:rsidP="00400E86">
            <w:pPr>
              <w:autoSpaceDE/>
              <w:autoSpaceDN/>
              <w:adjustRightInd/>
              <w:spacing w:before="0" w:line="240" w:lineRule="auto"/>
              <w:ind w:left="0"/>
              <w:rPr>
                <w:sz w:val="16"/>
                <w:szCs w:val="16"/>
              </w:rPr>
            </w:pPr>
            <w:r w:rsidRPr="00D02000">
              <w:rPr>
                <w:sz w:val="16"/>
                <w:szCs w:val="16"/>
              </w:rPr>
              <w:t>Tnemec</w:t>
            </w:r>
          </w:p>
        </w:tc>
        <w:tc>
          <w:tcPr>
            <w:tcW w:w="2646" w:type="dxa"/>
            <w:gridSpan w:val="2"/>
            <w:vAlign w:val="center"/>
          </w:tcPr>
          <w:p w14:paraId="37F810D2" w14:textId="77777777" w:rsidR="00FC6DD1" w:rsidRPr="007F526A" w:rsidRDefault="00FC6DD1" w:rsidP="00400E86">
            <w:pPr>
              <w:autoSpaceDE/>
              <w:autoSpaceDN/>
              <w:adjustRightInd/>
              <w:spacing w:before="0" w:line="240" w:lineRule="auto"/>
              <w:ind w:left="0"/>
              <w:rPr>
                <w:sz w:val="16"/>
                <w:szCs w:val="16"/>
              </w:rPr>
            </w:pPr>
            <w:r w:rsidRPr="007F526A">
              <w:rPr>
                <w:sz w:val="16"/>
                <w:szCs w:val="16"/>
              </w:rPr>
              <w:t>Series 1095 Endura-Shield</w:t>
            </w:r>
          </w:p>
        </w:tc>
        <w:tc>
          <w:tcPr>
            <w:tcW w:w="971" w:type="dxa"/>
            <w:gridSpan w:val="2"/>
            <w:vAlign w:val="center"/>
          </w:tcPr>
          <w:p w14:paraId="42AA1A56" w14:textId="77777777" w:rsidR="00FC6DD1" w:rsidRPr="007F526A" w:rsidRDefault="00FC6DD1" w:rsidP="00400E86">
            <w:pPr>
              <w:autoSpaceDE/>
              <w:autoSpaceDN/>
              <w:adjustRightInd/>
              <w:spacing w:before="0" w:line="240" w:lineRule="auto"/>
              <w:ind w:left="0"/>
              <w:jc w:val="center"/>
              <w:rPr>
                <w:sz w:val="16"/>
                <w:szCs w:val="16"/>
                <w:lang w:val="ru-RU"/>
              </w:rPr>
            </w:pPr>
            <w:r w:rsidRPr="007F526A">
              <w:rPr>
                <w:sz w:val="16"/>
                <w:szCs w:val="16"/>
              </w:rPr>
              <w:t>89-135</w:t>
            </w:r>
          </w:p>
        </w:tc>
        <w:tc>
          <w:tcPr>
            <w:tcW w:w="1690" w:type="dxa"/>
            <w:vAlign w:val="center"/>
          </w:tcPr>
          <w:p w14:paraId="12C12B1D" w14:textId="77777777" w:rsidR="00FC6DD1" w:rsidRPr="007F526A" w:rsidRDefault="00FC6DD1"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947ACB" w:rsidRPr="001D3869" w14:paraId="5E91B834" w14:textId="77777777" w:rsidTr="00F029EB">
        <w:trPr>
          <w:trHeight w:val="288"/>
          <w:jc w:val="center"/>
        </w:trPr>
        <w:tc>
          <w:tcPr>
            <w:tcW w:w="2111" w:type="dxa"/>
            <w:gridSpan w:val="3"/>
            <w:vAlign w:val="center"/>
          </w:tcPr>
          <w:p w14:paraId="645C1928" w14:textId="77777777" w:rsidR="00947ACB" w:rsidRPr="001D3869" w:rsidRDefault="00947ACB" w:rsidP="00400E86">
            <w:pPr>
              <w:autoSpaceDE/>
              <w:autoSpaceDN/>
              <w:adjustRightInd/>
              <w:spacing w:before="0" w:line="240" w:lineRule="auto"/>
              <w:ind w:left="0"/>
              <w:rPr>
                <w:b/>
                <w:sz w:val="16"/>
                <w:szCs w:val="16"/>
              </w:rPr>
            </w:pPr>
          </w:p>
        </w:tc>
        <w:tc>
          <w:tcPr>
            <w:tcW w:w="2564" w:type="dxa"/>
            <w:vAlign w:val="center"/>
          </w:tcPr>
          <w:p w14:paraId="3C3DF444" w14:textId="77777777" w:rsidR="00947ACB" w:rsidRPr="001D3869" w:rsidRDefault="00947ACB" w:rsidP="00400E86">
            <w:pPr>
              <w:autoSpaceDE/>
              <w:autoSpaceDN/>
              <w:adjustRightInd/>
              <w:spacing w:before="0" w:line="240" w:lineRule="auto"/>
              <w:ind w:left="0"/>
              <w:rPr>
                <w:sz w:val="16"/>
                <w:szCs w:val="16"/>
              </w:rPr>
            </w:pPr>
            <w:r w:rsidRPr="00402AFE">
              <w:rPr>
                <w:sz w:val="16"/>
                <w:szCs w:val="16"/>
              </w:rPr>
              <w:t>Sherwin Williams</w:t>
            </w:r>
          </w:p>
        </w:tc>
        <w:tc>
          <w:tcPr>
            <w:tcW w:w="2646" w:type="dxa"/>
            <w:gridSpan w:val="2"/>
            <w:vAlign w:val="center"/>
          </w:tcPr>
          <w:p w14:paraId="2FD09B49" w14:textId="77777777" w:rsidR="00947ACB" w:rsidRPr="007F526A" w:rsidRDefault="00947ACB" w:rsidP="00400E86">
            <w:pPr>
              <w:autoSpaceDE/>
              <w:autoSpaceDN/>
              <w:adjustRightInd/>
              <w:spacing w:before="0" w:line="240" w:lineRule="auto"/>
              <w:ind w:left="0"/>
              <w:rPr>
                <w:sz w:val="16"/>
                <w:szCs w:val="16"/>
              </w:rPr>
            </w:pPr>
            <w:r w:rsidRPr="007F526A">
              <w:rPr>
                <w:sz w:val="16"/>
                <w:szCs w:val="16"/>
              </w:rPr>
              <w:t>Hi-Solids Polyurethane Series</w:t>
            </w:r>
          </w:p>
        </w:tc>
        <w:tc>
          <w:tcPr>
            <w:tcW w:w="971" w:type="dxa"/>
            <w:gridSpan w:val="2"/>
            <w:vAlign w:val="center"/>
          </w:tcPr>
          <w:p w14:paraId="70E21D67" w14:textId="77777777" w:rsidR="00947ACB" w:rsidRPr="007F526A" w:rsidRDefault="00947ACB" w:rsidP="00400E86">
            <w:pPr>
              <w:autoSpaceDE/>
              <w:autoSpaceDN/>
              <w:adjustRightInd/>
              <w:spacing w:before="0" w:line="240" w:lineRule="auto"/>
              <w:ind w:left="0"/>
              <w:jc w:val="center"/>
              <w:rPr>
                <w:sz w:val="16"/>
                <w:szCs w:val="16"/>
                <w:lang w:val="ru-RU"/>
              </w:rPr>
            </w:pPr>
            <w:r w:rsidRPr="007F526A">
              <w:rPr>
                <w:sz w:val="16"/>
                <w:szCs w:val="16"/>
                <w:lang w:val="ru-RU"/>
              </w:rPr>
              <w:t>100-340</w:t>
            </w:r>
          </w:p>
        </w:tc>
        <w:tc>
          <w:tcPr>
            <w:tcW w:w="1690" w:type="dxa"/>
            <w:vAlign w:val="center"/>
          </w:tcPr>
          <w:p w14:paraId="2D8EE91D" w14:textId="77777777" w:rsidR="00947ACB" w:rsidRPr="007F526A" w:rsidRDefault="00947ACB" w:rsidP="00400E86">
            <w:pPr>
              <w:autoSpaceDE/>
              <w:autoSpaceDN/>
              <w:adjustRightInd/>
              <w:spacing w:before="0" w:line="240" w:lineRule="auto"/>
              <w:ind w:left="0"/>
              <w:jc w:val="center"/>
              <w:rPr>
                <w:sz w:val="16"/>
                <w:szCs w:val="16"/>
              </w:rPr>
            </w:pPr>
            <w:r w:rsidRPr="007F526A">
              <w:rPr>
                <w:sz w:val="16"/>
                <w:szCs w:val="16"/>
                <w:lang w:val="ru-RU"/>
              </w:rPr>
              <w:t>121</w:t>
            </w:r>
            <w:r w:rsidRPr="007F526A">
              <w:rPr>
                <w:sz w:val="16"/>
                <w:szCs w:val="16"/>
              </w:rPr>
              <w:t>°C (</w:t>
            </w:r>
            <w:r w:rsidRPr="007F526A">
              <w:rPr>
                <w:sz w:val="16"/>
                <w:szCs w:val="16"/>
                <w:lang w:val="ru-RU"/>
              </w:rPr>
              <w:t>250</w:t>
            </w:r>
            <w:r w:rsidRPr="007F526A">
              <w:rPr>
                <w:sz w:val="16"/>
                <w:szCs w:val="16"/>
              </w:rPr>
              <w:t>°F)</w:t>
            </w:r>
          </w:p>
        </w:tc>
      </w:tr>
      <w:tr w:rsidR="000A0ED2" w:rsidRPr="001D3869" w14:paraId="35195E07" w14:textId="77777777" w:rsidTr="00F029EB">
        <w:trPr>
          <w:trHeight w:val="288"/>
          <w:jc w:val="center"/>
        </w:trPr>
        <w:tc>
          <w:tcPr>
            <w:tcW w:w="2111" w:type="dxa"/>
            <w:gridSpan w:val="3"/>
            <w:vAlign w:val="center"/>
          </w:tcPr>
          <w:p w14:paraId="0E57B225" w14:textId="77777777" w:rsidR="000A0ED2" w:rsidRPr="001D3869" w:rsidRDefault="000A0ED2" w:rsidP="00400E86">
            <w:pPr>
              <w:autoSpaceDE/>
              <w:autoSpaceDN/>
              <w:adjustRightInd/>
              <w:spacing w:before="0" w:line="240" w:lineRule="auto"/>
              <w:ind w:left="0"/>
              <w:rPr>
                <w:b/>
                <w:sz w:val="16"/>
                <w:szCs w:val="16"/>
              </w:rPr>
            </w:pPr>
          </w:p>
        </w:tc>
        <w:tc>
          <w:tcPr>
            <w:tcW w:w="2564" w:type="dxa"/>
            <w:vAlign w:val="center"/>
          </w:tcPr>
          <w:p w14:paraId="5559FD85" w14:textId="24BDDA2A" w:rsidR="000A0ED2" w:rsidRPr="00402AFE" w:rsidRDefault="000A0ED2" w:rsidP="00400E86">
            <w:pPr>
              <w:autoSpaceDE/>
              <w:autoSpaceDN/>
              <w:adjustRightInd/>
              <w:spacing w:before="0" w:line="240" w:lineRule="auto"/>
              <w:ind w:left="0"/>
              <w:rPr>
                <w:sz w:val="16"/>
                <w:szCs w:val="16"/>
              </w:rPr>
            </w:pPr>
            <w:r w:rsidRPr="00750075">
              <w:rPr>
                <w:sz w:val="16"/>
                <w:szCs w:val="16"/>
              </w:rPr>
              <w:t>Rust-Oleum</w:t>
            </w:r>
          </w:p>
        </w:tc>
        <w:tc>
          <w:tcPr>
            <w:tcW w:w="2646" w:type="dxa"/>
            <w:gridSpan w:val="2"/>
            <w:vAlign w:val="center"/>
          </w:tcPr>
          <w:p w14:paraId="785FCD7A" w14:textId="4ADF4927" w:rsidR="000A0ED2" w:rsidRPr="007F526A" w:rsidRDefault="008A7F0B" w:rsidP="00400E86">
            <w:pPr>
              <w:autoSpaceDE/>
              <w:autoSpaceDN/>
              <w:adjustRightInd/>
              <w:spacing w:before="0" w:line="240" w:lineRule="auto"/>
              <w:ind w:left="0"/>
              <w:rPr>
                <w:sz w:val="16"/>
                <w:szCs w:val="16"/>
              </w:rPr>
            </w:pPr>
            <w:r w:rsidRPr="007F526A">
              <w:rPr>
                <w:sz w:val="16"/>
                <w:szCs w:val="16"/>
              </w:rPr>
              <w:t>9800 DTM Urethane Mastic</w:t>
            </w:r>
          </w:p>
        </w:tc>
        <w:tc>
          <w:tcPr>
            <w:tcW w:w="971" w:type="dxa"/>
            <w:gridSpan w:val="2"/>
            <w:vAlign w:val="center"/>
          </w:tcPr>
          <w:p w14:paraId="0E5AAC52" w14:textId="2A59C862" w:rsidR="000A0ED2" w:rsidRPr="007F526A" w:rsidRDefault="008A7F0B" w:rsidP="00400E86">
            <w:pPr>
              <w:autoSpaceDE/>
              <w:autoSpaceDN/>
              <w:adjustRightInd/>
              <w:spacing w:before="0" w:line="240" w:lineRule="auto"/>
              <w:ind w:left="0"/>
              <w:jc w:val="center"/>
              <w:rPr>
                <w:sz w:val="16"/>
                <w:szCs w:val="16"/>
              </w:rPr>
            </w:pPr>
            <w:r w:rsidRPr="007F526A">
              <w:rPr>
                <w:sz w:val="16"/>
                <w:szCs w:val="16"/>
              </w:rPr>
              <w:t>340</w:t>
            </w:r>
          </w:p>
        </w:tc>
        <w:tc>
          <w:tcPr>
            <w:tcW w:w="1690" w:type="dxa"/>
            <w:vAlign w:val="center"/>
          </w:tcPr>
          <w:p w14:paraId="479187F3" w14:textId="6BBA810D" w:rsidR="000A0ED2" w:rsidRPr="007F526A" w:rsidRDefault="008A7F0B" w:rsidP="00400E86">
            <w:pPr>
              <w:autoSpaceDE/>
              <w:autoSpaceDN/>
              <w:adjustRightInd/>
              <w:spacing w:before="0" w:line="240" w:lineRule="auto"/>
              <w:ind w:left="0"/>
              <w:jc w:val="center"/>
              <w:rPr>
                <w:sz w:val="16"/>
                <w:szCs w:val="16"/>
                <w:lang w:val="ru-RU"/>
              </w:rPr>
            </w:pPr>
            <w:r w:rsidRPr="007F526A">
              <w:rPr>
                <w:sz w:val="16"/>
                <w:szCs w:val="16"/>
              </w:rPr>
              <w:t>121.1°C (250°F)</w:t>
            </w:r>
          </w:p>
        </w:tc>
      </w:tr>
      <w:tr w:rsidR="00573218" w:rsidRPr="001D3869" w14:paraId="46354788" w14:textId="77777777" w:rsidTr="00F029EB">
        <w:trPr>
          <w:trHeight w:val="288"/>
          <w:jc w:val="center"/>
        </w:trPr>
        <w:tc>
          <w:tcPr>
            <w:tcW w:w="2111" w:type="dxa"/>
            <w:gridSpan w:val="3"/>
            <w:vAlign w:val="center"/>
          </w:tcPr>
          <w:p w14:paraId="14C825CA" w14:textId="77777777" w:rsidR="00573218" w:rsidRPr="001D3869" w:rsidRDefault="00573218" w:rsidP="00400E86">
            <w:pPr>
              <w:autoSpaceDE/>
              <w:autoSpaceDN/>
              <w:adjustRightInd/>
              <w:spacing w:before="0" w:line="240" w:lineRule="auto"/>
              <w:ind w:left="0"/>
              <w:rPr>
                <w:b/>
                <w:sz w:val="16"/>
                <w:szCs w:val="16"/>
              </w:rPr>
            </w:pPr>
          </w:p>
        </w:tc>
        <w:tc>
          <w:tcPr>
            <w:tcW w:w="2564" w:type="dxa"/>
            <w:vAlign w:val="center"/>
          </w:tcPr>
          <w:p w14:paraId="5D5E6BBB" w14:textId="4934052F" w:rsidR="00573218" w:rsidRPr="00402AFE" w:rsidRDefault="00463EFC" w:rsidP="00400E86">
            <w:pPr>
              <w:autoSpaceDE/>
              <w:autoSpaceDN/>
              <w:adjustRightInd/>
              <w:spacing w:before="0" w:line="240" w:lineRule="auto"/>
              <w:ind w:left="0"/>
              <w:rPr>
                <w:sz w:val="16"/>
                <w:szCs w:val="16"/>
              </w:rPr>
            </w:pPr>
            <w:r>
              <w:rPr>
                <w:sz w:val="16"/>
                <w:szCs w:val="16"/>
              </w:rPr>
              <w:t>VMP</w:t>
            </w:r>
          </w:p>
        </w:tc>
        <w:tc>
          <w:tcPr>
            <w:tcW w:w="2646" w:type="dxa"/>
            <w:gridSpan w:val="2"/>
            <w:vAlign w:val="center"/>
          </w:tcPr>
          <w:p w14:paraId="0A57CB5D" w14:textId="24C62929" w:rsidR="00573218" w:rsidRPr="007F526A" w:rsidRDefault="005700BB" w:rsidP="00400E86">
            <w:pPr>
              <w:autoSpaceDE/>
              <w:autoSpaceDN/>
              <w:adjustRightInd/>
              <w:spacing w:before="0" w:line="240" w:lineRule="auto"/>
              <w:ind w:left="0"/>
              <w:rPr>
                <w:sz w:val="16"/>
                <w:szCs w:val="16"/>
              </w:rPr>
            </w:pPr>
            <w:proofErr w:type="spellStart"/>
            <w:r w:rsidRPr="005700BB">
              <w:rPr>
                <w:sz w:val="16"/>
                <w:szCs w:val="16"/>
              </w:rPr>
              <w:t>Polyton</w:t>
            </w:r>
            <w:proofErr w:type="spellEnd"/>
            <w:r w:rsidRPr="005700BB">
              <w:rPr>
                <w:sz w:val="16"/>
                <w:szCs w:val="16"/>
              </w:rPr>
              <w:t>-UR (UV)</w:t>
            </w:r>
          </w:p>
        </w:tc>
        <w:tc>
          <w:tcPr>
            <w:tcW w:w="971" w:type="dxa"/>
            <w:gridSpan w:val="2"/>
            <w:vAlign w:val="center"/>
          </w:tcPr>
          <w:p w14:paraId="65216DDF" w14:textId="77777777" w:rsidR="00573218" w:rsidRPr="007F526A" w:rsidRDefault="00573218" w:rsidP="00400E86">
            <w:pPr>
              <w:autoSpaceDE/>
              <w:autoSpaceDN/>
              <w:adjustRightInd/>
              <w:spacing w:before="0" w:line="240" w:lineRule="auto"/>
              <w:ind w:left="0"/>
              <w:jc w:val="center"/>
              <w:rPr>
                <w:sz w:val="16"/>
                <w:szCs w:val="16"/>
                <w:lang w:val="ru-RU"/>
              </w:rPr>
            </w:pPr>
          </w:p>
        </w:tc>
        <w:tc>
          <w:tcPr>
            <w:tcW w:w="1690" w:type="dxa"/>
            <w:vAlign w:val="center"/>
          </w:tcPr>
          <w:p w14:paraId="4E8101F7" w14:textId="2964BBC4" w:rsidR="00573218" w:rsidRPr="007F526A" w:rsidRDefault="005D3750" w:rsidP="00400E86">
            <w:pPr>
              <w:autoSpaceDE/>
              <w:autoSpaceDN/>
              <w:adjustRightInd/>
              <w:spacing w:before="0" w:line="240" w:lineRule="auto"/>
              <w:ind w:left="0"/>
              <w:jc w:val="center"/>
              <w:rPr>
                <w:sz w:val="16"/>
                <w:szCs w:val="16"/>
                <w:lang w:val="ru-RU"/>
              </w:rPr>
            </w:pPr>
            <w:r w:rsidRPr="003E44A2">
              <w:rPr>
                <w:sz w:val="16"/>
                <w:szCs w:val="16"/>
              </w:rPr>
              <w:t xml:space="preserve">93°C </w:t>
            </w:r>
            <w:r>
              <w:rPr>
                <w:sz w:val="16"/>
                <w:szCs w:val="16"/>
              </w:rPr>
              <w:t>(</w:t>
            </w:r>
            <w:r w:rsidRPr="003E44A2">
              <w:rPr>
                <w:sz w:val="16"/>
                <w:szCs w:val="16"/>
              </w:rPr>
              <w:t>200°F</w:t>
            </w:r>
            <w:r>
              <w:rPr>
                <w:sz w:val="16"/>
                <w:szCs w:val="16"/>
              </w:rPr>
              <w:t>)</w:t>
            </w:r>
          </w:p>
        </w:tc>
      </w:tr>
      <w:tr w:rsidR="00947ACB" w:rsidRPr="00AB0391" w14:paraId="47671C20" w14:textId="77777777" w:rsidTr="00F029EB">
        <w:trPr>
          <w:trHeight w:val="288"/>
          <w:jc w:val="center"/>
        </w:trPr>
        <w:tc>
          <w:tcPr>
            <w:tcW w:w="2111" w:type="dxa"/>
            <w:gridSpan w:val="3"/>
            <w:tcBorders>
              <w:bottom w:val="single" w:sz="12" w:space="0" w:color="auto"/>
            </w:tcBorders>
            <w:vAlign w:val="center"/>
          </w:tcPr>
          <w:p w14:paraId="17548559" w14:textId="77777777" w:rsidR="00947ACB" w:rsidRPr="001D3869" w:rsidRDefault="00947ACB" w:rsidP="00400E86">
            <w:pPr>
              <w:rPr>
                <w:i/>
                <w:sz w:val="14"/>
                <w:szCs w:val="14"/>
              </w:rPr>
            </w:pPr>
          </w:p>
        </w:tc>
        <w:tc>
          <w:tcPr>
            <w:tcW w:w="7871" w:type="dxa"/>
            <w:gridSpan w:val="6"/>
            <w:tcBorders>
              <w:bottom w:val="single" w:sz="12" w:space="0" w:color="auto"/>
            </w:tcBorders>
            <w:vAlign w:val="center"/>
          </w:tcPr>
          <w:p w14:paraId="208C74BC" w14:textId="77777777" w:rsidR="00947ACB" w:rsidRPr="008F2D60" w:rsidRDefault="00947ACB" w:rsidP="00400E86">
            <w:pPr>
              <w:autoSpaceDE/>
              <w:autoSpaceDN/>
              <w:adjustRightInd/>
              <w:spacing w:before="0" w:line="240" w:lineRule="auto"/>
              <w:ind w:left="0" w:right="754"/>
              <w:rPr>
                <w:i/>
                <w:sz w:val="14"/>
                <w:szCs w:val="14"/>
                <w:lang w:val="ru-RU"/>
              </w:rPr>
            </w:pPr>
            <w:r w:rsidRPr="00015BD6">
              <w:rPr>
                <w:i/>
                <w:color w:val="auto"/>
                <w:sz w:val="14"/>
                <w:szCs w:val="24"/>
                <w:lang w:val="ru-RU"/>
              </w:rPr>
              <w:t>Настоятельнорекомендуетсяпользоватьсяреспираторамипринанесении</w:t>
            </w:r>
            <w:r>
              <w:rPr>
                <w:i/>
                <w:color w:val="auto"/>
                <w:sz w:val="14"/>
                <w:szCs w:val="24"/>
                <w:lang w:val="ru-RU"/>
              </w:rPr>
              <w:t>полиуретановых</w:t>
            </w:r>
            <w:r w:rsidRPr="00015BD6">
              <w:rPr>
                <w:i/>
                <w:color w:val="auto"/>
                <w:sz w:val="14"/>
                <w:szCs w:val="24"/>
                <w:lang w:val="ru-RU"/>
              </w:rPr>
              <w:t>покрытий</w:t>
            </w:r>
            <w:r>
              <w:rPr>
                <w:i/>
                <w:sz w:val="14"/>
                <w:szCs w:val="14"/>
                <w:lang w:val="ru-RU"/>
              </w:rPr>
              <w:t xml:space="preserve">. Как правило расчитано на </w:t>
            </w:r>
            <w:r w:rsidRPr="00411E38">
              <w:rPr>
                <w:i/>
                <w:sz w:val="14"/>
                <w:szCs w:val="14"/>
                <w:lang w:val="ru-RU"/>
              </w:rPr>
              <w:t>93°</w:t>
            </w:r>
            <w:r w:rsidRPr="009A322B">
              <w:rPr>
                <w:i/>
                <w:sz w:val="14"/>
                <w:szCs w:val="14"/>
              </w:rPr>
              <w:t>C</w:t>
            </w:r>
            <w:r w:rsidRPr="00411E38">
              <w:rPr>
                <w:i/>
                <w:sz w:val="14"/>
                <w:szCs w:val="14"/>
                <w:lang w:val="ru-RU"/>
              </w:rPr>
              <w:t xml:space="preserve"> 200°</w:t>
            </w:r>
            <w:r w:rsidRPr="009A322B">
              <w:rPr>
                <w:i/>
                <w:sz w:val="14"/>
                <w:szCs w:val="14"/>
              </w:rPr>
              <w:t>F</w:t>
            </w:r>
            <w:r w:rsidRPr="00411E38">
              <w:rPr>
                <w:i/>
                <w:sz w:val="14"/>
                <w:szCs w:val="14"/>
                <w:lang w:val="ru-RU"/>
              </w:rPr>
              <w:t>).</w:t>
            </w:r>
          </w:p>
        </w:tc>
      </w:tr>
      <w:tr w:rsidR="00947ACB" w:rsidRPr="001D3869" w14:paraId="572938C7" w14:textId="77777777" w:rsidTr="00F029EB">
        <w:trPr>
          <w:trHeight w:val="288"/>
          <w:jc w:val="center"/>
        </w:trPr>
        <w:tc>
          <w:tcPr>
            <w:tcW w:w="1170" w:type="dxa"/>
            <w:vAlign w:val="center"/>
          </w:tcPr>
          <w:p w14:paraId="59AECA92" w14:textId="77777777" w:rsidR="00947ACB" w:rsidRPr="0005732F" w:rsidRDefault="00947ACB" w:rsidP="00400E86">
            <w:pPr>
              <w:autoSpaceDE/>
              <w:autoSpaceDN/>
              <w:adjustRightInd/>
              <w:spacing w:before="0" w:line="240" w:lineRule="auto"/>
              <w:ind w:left="-72"/>
              <w:rPr>
                <w:b/>
                <w:color w:val="auto"/>
                <w:sz w:val="16"/>
                <w:szCs w:val="16"/>
              </w:rPr>
            </w:pPr>
            <w:r w:rsidRPr="00B52749">
              <w:rPr>
                <w:b/>
                <w:color w:val="auto"/>
                <w:sz w:val="16"/>
                <w:szCs w:val="24"/>
                <w:lang w:val="ru-RU"/>
              </w:rPr>
              <w:t>Последнее обновление:</w:t>
            </w:r>
          </w:p>
        </w:tc>
        <w:tc>
          <w:tcPr>
            <w:tcW w:w="3505" w:type="dxa"/>
            <w:gridSpan w:val="3"/>
            <w:vAlign w:val="center"/>
          </w:tcPr>
          <w:p w14:paraId="219E1FCD" w14:textId="42DE2035" w:rsidR="00947ACB" w:rsidRPr="00550210" w:rsidRDefault="00315732" w:rsidP="00400E86">
            <w:pPr>
              <w:autoSpaceDE/>
              <w:autoSpaceDN/>
              <w:adjustRightInd/>
              <w:spacing w:before="0" w:line="240" w:lineRule="auto"/>
              <w:ind w:left="-72"/>
              <w:rPr>
                <w:b/>
                <w:sz w:val="16"/>
                <w:szCs w:val="16"/>
                <w:lang w:val="ru-RU"/>
              </w:rPr>
            </w:pPr>
            <w:r>
              <w:rPr>
                <w:color w:val="auto"/>
                <w:sz w:val="16"/>
                <w:szCs w:val="24"/>
                <w:lang w:val="ru-RU"/>
              </w:rPr>
              <w:t>Ноябрь</w:t>
            </w:r>
            <w:r w:rsidR="00550210">
              <w:rPr>
                <w:color w:val="auto"/>
                <w:sz w:val="16"/>
                <w:szCs w:val="24"/>
                <w:lang w:val="ru-RU"/>
              </w:rPr>
              <w:t xml:space="preserve"> 2025</w:t>
            </w:r>
          </w:p>
        </w:tc>
        <w:tc>
          <w:tcPr>
            <w:tcW w:w="2646" w:type="dxa"/>
            <w:gridSpan w:val="2"/>
            <w:vAlign w:val="center"/>
          </w:tcPr>
          <w:p w14:paraId="4A36D05E" w14:textId="77777777" w:rsidR="00947ACB" w:rsidRPr="00411E38" w:rsidRDefault="00947ACB" w:rsidP="00400E86">
            <w:pPr>
              <w:autoSpaceDE/>
              <w:autoSpaceDN/>
              <w:adjustRightInd/>
              <w:spacing w:before="0" w:line="240" w:lineRule="auto"/>
              <w:ind w:left="-72"/>
              <w:rPr>
                <w:sz w:val="16"/>
                <w:szCs w:val="16"/>
                <w:lang w:val="ru-RU"/>
              </w:rPr>
            </w:pPr>
          </w:p>
        </w:tc>
        <w:tc>
          <w:tcPr>
            <w:tcW w:w="971" w:type="dxa"/>
            <w:gridSpan w:val="2"/>
            <w:vAlign w:val="center"/>
          </w:tcPr>
          <w:p w14:paraId="33E47845" w14:textId="77777777" w:rsidR="00947ACB" w:rsidRPr="00411E38" w:rsidRDefault="00947ACB" w:rsidP="00400E86">
            <w:pPr>
              <w:autoSpaceDE/>
              <w:autoSpaceDN/>
              <w:adjustRightInd/>
              <w:spacing w:before="0" w:line="240" w:lineRule="auto"/>
              <w:ind w:left="-72"/>
              <w:jc w:val="center"/>
              <w:rPr>
                <w:sz w:val="16"/>
                <w:szCs w:val="16"/>
                <w:lang w:val="ru-RU"/>
              </w:rPr>
            </w:pPr>
          </w:p>
        </w:tc>
        <w:tc>
          <w:tcPr>
            <w:tcW w:w="1690" w:type="dxa"/>
            <w:vAlign w:val="center"/>
          </w:tcPr>
          <w:p w14:paraId="5EE6CBE7" w14:textId="77777777" w:rsidR="00947ACB" w:rsidRPr="00411E38" w:rsidRDefault="00947ACB" w:rsidP="00400E86">
            <w:pPr>
              <w:autoSpaceDE/>
              <w:autoSpaceDN/>
              <w:adjustRightInd/>
              <w:spacing w:before="0" w:line="240" w:lineRule="auto"/>
              <w:ind w:left="-72"/>
              <w:rPr>
                <w:sz w:val="16"/>
                <w:szCs w:val="16"/>
                <w:lang w:val="ru-RU"/>
              </w:rPr>
            </w:pPr>
          </w:p>
        </w:tc>
      </w:tr>
    </w:tbl>
    <w:p w14:paraId="4FB552DD" w14:textId="77777777" w:rsidR="008B64BE" w:rsidRPr="00F029EB" w:rsidRDefault="00E13D5A" w:rsidP="00F029EB">
      <w:pPr>
        <w:spacing w:line="240" w:lineRule="auto"/>
        <w:ind w:left="-142"/>
        <w:contextualSpacing/>
        <w:rPr>
          <w:color w:val="auto"/>
          <w:sz w:val="20"/>
          <w:szCs w:val="20"/>
          <w:lang w:val="ru-RU"/>
        </w:rPr>
      </w:pPr>
      <w:r w:rsidRPr="00F029EB">
        <w:rPr>
          <w:color w:val="auto"/>
          <w:lang w:val="ru-RU"/>
        </w:rPr>
        <w:br w:type="page"/>
      </w:r>
    </w:p>
    <w:tbl>
      <w:tblPr>
        <w:tblW w:w="10077" w:type="dxa"/>
        <w:jc w:val="center"/>
        <w:tblLayout w:type="fixed"/>
        <w:tblLook w:val="01E0" w:firstRow="1" w:lastRow="1" w:firstColumn="1" w:lastColumn="1" w:noHBand="0" w:noVBand="0"/>
      </w:tblPr>
      <w:tblGrid>
        <w:gridCol w:w="1170"/>
        <w:gridCol w:w="270"/>
        <w:gridCol w:w="848"/>
        <w:gridCol w:w="2932"/>
        <w:gridCol w:w="755"/>
        <w:gridCol w:w="1976"/>
        <w:gridCol w:w="888"/>
        <w:gridCol w:w="1231"/>
        <w:gridCol w:w="7"/>
      </w:tblGrid>
      <w:tr w:rsidR="008B64BE" w:rsidRPr="001D3869" w14:paraId="6F620CF3" w14:textId="77777777" w:rsidTr="00F029EB">
        <w:trPr>
          <w:trHeight w:val="360"/>
          <w:jc w:val="center"/>
        </w:trPr>
        <w:tc>
          <w:tcPr>
            <w:tcW w:w="10077" w:type="dxa"/>
            <w:gridSpan w:val="9"/>
            <w:tcBorders>
              <w:top w:val="single" w:sz="6" w:space="0" w:color="auto"/>
              <w:bottom w:val="single" w:sz="12" w:space="0" w:color="auto"/>
            </w:tcBorders>
            <w:shd w:val="clear" w:color="auto" w:fill="FFFFFF"/>
            <w:vAlign w:val="center"/>
          </w:tcPr>
          <w:p w14:paraId="7A38C81D" w14:textId="77777777" w:rsidR="008B64BE" w:rsidRPr="001D3869" w:rsidRDefault="008B64BE" w:rsidP="00071DCD">
            <w:pPr>
              <w:ind w:right="-72"/>
              <w:jc w:val="right"/>
              <w:rPr>
                <w:b/>
                <w:i/>
                <w:color w:val="auto"/>
              </w:rPr>
            </w:pPr>
            <w:proofErr w:type="spellStart"/>
            <w:r w:rsidRPr="0005732F">
              <w:rPr>
                <w:b/>
                <w:i/>
                <w:color w:val="auto"/>
              </w:rPr>
              <w:lastRenderedPageBreak/>
              <w:t>Трехкомпонентные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8B64BE" w:rsidRPr="001D3869" w14:paraId="0198AC00" w14:textId="77777777" w:rsidTr="00F029EB">
        <w:trPr>
          <w:trHeight w:val="360"/>
          <w:jc w:val="center"/>
        </w:trPr>
        <w:tc>
          <w:tcPr>
            <w:tcW w:w="7951" w:type="dxa"/>
            <w:gridSpan w:val="6"/>
            <w:tcBorders>
              <w:top w:val="single" w:sz="12" w:space="0" w:color="auto"/>
              <w:left w:val="single" w:sz="12" w:space="0" w:color="auto"/>
              <w:bottom w:val="single" w:sz="12" w:space="0" w:color="auto"/>
            </w:tcBorders>
            <w:vAlign w:val="center"/>
          </w:tcPr>
          <w:p w14:paraId="1F97AF67" w14:textId="77777777" w:rsidR="008B64BE" w:rsidRPr="009A322B" w:rsidRDefault="008B64BE" w:rsidP="00947ACB">
            <w:pPr>
              <w:autoSpaceDE/>
              <w:autoSpaceDN/>
              <w:adjustRightInd/>
              <w:spacing w:before="0" w:line="240" w:lineRule="auto"/>
              <w:ind w:left="0"/>
              <w:rPr>
                <w:b/>
                <w:sz w:val="20"/>
                <w:szCs w:val="20"/>
                <w:lang w:val="ru-RU"/>
              </w:rPr>
            </w:pPr>
            <w:r w:rsidRPr="009A322B">
              <w:rPr>
                <w:b/>
                <w:sz w:val="20"/>
                <w:szCs w:val="20"/>
                <w:lang w:val="ru-RU"/>
              </w:rPr>
              <w:t xml:space="preserve">Эпоксидное с высоким содержанием цинка |  </w:t>
            </w:r>
            <w:r w:rsidR="00EA5AD7" w:rsidRPr="00D750DA">
              <w:rPr>
                <w:b/>
                <w:sz w:val="20"/>
                <w:szCs w:val="20"/>
                <w:lang w:val="ru-RU"/>
              </w:rPr>
              <w:t>Эпоксидное промежуточное</w:t>
            </w:r>
            <w:r w:rsidRPr="009A322B">
              <w:rPr>
                <w:b/>
                <w:sz w:val="20"/>
                <w:szCs w:val="20"/>
                <w:lang w:val="ru-RU"/>
              </w:rPr>
              <w:t xml:space="preserve"> | </w:t>
            </w:r>
            <w:r w:rsidR="00947ACB">
              <w:rPr>
                <w:b/>
                <w:sz w:val="20"/>
                <w:szCs w:val="20"/>
                <w:lang w:val="ru-RU"/>
              </w:rPr>
              <w:t>П</w:t>
            </w:r>
            <w:r w:rsidRPr="009A322B">
              <w:rPr>
                <w:b/>
                <w:sz w:val="20"/>
                <w:szCs w:val="20"/>
                <w:lang w:val="ru-RU"/>
              </w:rPr>
              <w:t>олисилоксан</w:t>
            </w:r>
          </w:p>
        </w:tc>
        <w:tc>
          <w:tcPr>
            <w:tcW w:w="2126" w:type="dxa"/>
            <w:gridSpan w:val="3"/>
            <w:tcBorders>
              <w:top w:val="single" w:sz="12" w:space="0" w:color="auto"/>
              <w:bottom w:val="single" w:sz="12" w:space="0" w:color="auto"/>
              <w:right w:val="single" w:sz="12" w:space="0" w:color="auto"/>
            </w:tcBorders>
            <w:shd w:val="clear" w:color="auto" w:fill="000000"/>
            <w:vAlign w:val="center"/>
          </w:tcPr>
          <w:p w14:paraId="1930D644" w14:textId="77777777" w:rsidR="008B64BE" w:rsidRPr="00EA19C2" w:rsidRDefault="008B64BE" w:rsidP="00071DCD">
            <w:pPr>
              <w:autoSpaceDE/>
              <w:autoSpaceDN/>
              <w:adjustRightInd/>
              <w:spacing w:before="0" w:line="240" w:lineRule="auto"/>
              <w:ind w:left="0"/>
              <w:jc w:val="center"/>
              <w:rPr>
                <w:b/>
                <w:color w:val="FFFFFF"/>
                <w:sz w:val="36"/>
                <w:szCs w:val="40"/>
                <w:lang w:val="ru-RU"/>
              </w:rPr>
            </w:pPr>
            <w:r w:rsidRPr="001D3869">
              <w:rPr>
                <w:b/>
                <w:color w:val="FFFFFF"/>
                <w:sz w:val="36"/>
                <w:szCs w:val="40"/>
              </w:rPr>
              <w:t>3.</w:t>
            </w:r>
            <w:r>
              <w:rPr>
                <w:b/>
                <w:color w:val="FFFFFF"/>
                <w:sz w:val="36"/>
                <w:szCs w:val="40"/>
                <w:lang w:val="ru-RU"/>
              </w:rPr>
              <w:t>2.1</w:t>
            </w:r>
          </w:p>
        </w:tc>
      </w:tr>
      <w:tr w:rsidR="008B64BE" w:rsidRPr="00AB0391" w14:paraId="4C71679B" w14:textId="77777777" w:rsidTr="00497676">
        <w:trPr>
          <w:gridAfter w:val="1"/>
          <w:wAfter w:w="7" w:type="dxa"/>
          <w:cantSplit/>
          <w:trHeight w:val="288"/>
          <w:jc w:val="center"/>
        </w:trPr>
        <w:tc>
          <w:tcPr>
            <w:tcW w:w="1440" w:type="dxa"/>
            <w:gridSpan w:val="2"/>
            <w:tcBorders>
              <w:top w:val="single" w:sz="12" w:space="0" w:color="auto"/>
            </w:tcBorders>
          </w:tcPr>
          <w:p w14:paraId="590B1F71" w14:textId="77777777" w:rsidR="008B64BE" w:rsidRPr="004E6B3B" w:rsidRDefault="008B64BE" w:rsidP="00071DCD">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80" w:type="dxa"/>
            <w:gridSpan w:val="2"/>
            <w:tcBorders>
              <w:top w:val="single" w:sz="12" w:space="0" w:color="auto"/>
            </w:tcBorders>
          </w:tcPr>
          <w:p w14:paraId="000A5D80" w14:textId="77777777" w:rsidR="00497676" w:rsidRPr="001375CD" w:rsidRDefault="00497676" w:rsidP="00497676">
            <w:pPr>
              <w:autoSpaceDE/>
              <w:autoSpaceDN/>
              <w:adjustRightInd/>
              <w:spacing w:before="0" w:line="240" w:lineRule="auto"/>
              <w:ind w:left="-72"/>
              <w:rPr>
                <w:color w:val="auto"/>
                <w:sz w:val="16"/>
                <w:szCs w:val="24"/>
              </w:rPr>
            </w:pPr>
            <w:r w:rsidRPr="00297C63">
              <w:rPr>
                <w:color w:val="auto"/>
                <w:sz w:val="16"/>
                <w:szCs w:val="24"/>
              </w:rPr>
              <w:t>SSPC-SP1/SP10 (</w:t>
            </w:r>
            <w:proofErr w:type="spellStart"/>
            <w:r w:rsidRPr="00297C63">
              <w:rPr>
                <w:color w:val="auto"/>
                <w:sz w:val="16"/>
                <w:szCs w:val="24"/>
              </w:rPr>
              <w:t>NACENo</w:t>
            </w:r>
            <w:proofErr w:type="spellEnd"/>
            <w:r w:rsidRPr="00297C63">
              <w:rPr>
                <w:color w:val="auto"/>
                <w:sz w:val="16"/>
                <w:szCs w:val="24"/>
              </w:rPr>
              <w:t>. 2) (SA 2.5)</w:t>
            </w:r>
            <w:r w:rsidRPr="001375CD">
              <w:rPr>
                <w:color w:val="auto"/>
                <w:sz w:val="16"/>
                <w:szCs w:val="24"/>
              </w:rPr>
              <w:t xml:space="preserve"> </w:t>
            </w:r>
          </w:p>
          <w:p w14:paraId="1AC208AC" w14:textId="5CD1E53A" w:rsidR="008B64BE" w:rsidRPr="009A322B" w:rsidRDefault="004B5C7C" w:rsidP="00497676">
            <w:pPr>
              <w:autoSpaceDE/>
              <w:autoSpaceDN/>
              <w:adjustRightInd/>
              <w:spacing w:before="0" w:line="240" w:lineRule="auto"/>
              <w:ind w:left="-72"/>
              <w:rPr>
                <w:sz w:val="16"/>
                <w:szCs w:val="16"/>
                <w:lang w:val="ru-RU"/>
              </w:rPr>
            </w:pPr>
            <w:r>
              <w:rPr>
                <w:color w:val="auto"/>
                <w:sz w:val="16"/>
                <w:szCs w:val="24"/>
                <w:lang w:val="ru-RU"/>
              </w:rPr>
              <w:t>Абразивоструйная</w:t>
            </w:r>
            <w:r w:rsidR="00497676" w:rsidRPr="00CC386A">
              <w:rPr>
                <w:color w:val="auto"/>
                <w:sz w:val="16"/>
                <w:szCs w:val="24"/>
                <w:lang w:val="ru-RU"/>
              </w:rPr>
              <w:t xml:space="preserve"> </w:t>
            </w:r>
            <w:r w:rsidR="00497676" w:rsidRPr="00037A5B">
              <w:rPr>
                <w:color w:val="auto"/>
                <w:sz w:val="16"/>
                <w:szCs w:val="24"/>
                <w:lang w:val="ru-RU"/>
              </w:rPr>
              <w:t xml:space="preserve">очистка до </w:t>
            </w:r>
            <w:r w:rsidR="00497676">
              <w:rPr>
                <w:color w:val="auto"/>
                <w:sz w:val="16"/>
                <w:szCs w:val="24"/>
                <w:lang w:val="ru-RU"/>
              </w:rPr>
              <w:t xml:space="preserve">почти </w:t>
            </w:r>
            <w:r w:rsidR="00497676" w:rsidRPr="00037A5B">
              <w:rPr>
                <w:color w:val="auto"/>
                <w:sz w:val="16"/>
                <w:szCs w:val="24"/>
                <w:lang w:val="ru-RU"/>
              </w:rPr>
              <w:t>белого металла</w:t>
            </w:r>
          </w:p>
        </w:tc>
        <w:tc>
          <w:tcPr>
            <w:tcW w:w="755" w:type="dxa"/>
            <w:tcBorders>
              <w:top w:val="single" w:sz="12" w:space="0" w:color="auto"/>
            </w:tcBorders>
          </w:tcPr>
          <w:p w14:paraId="20D36C87" w14:textId="77777777" w:rsidR="008B64BE" w:rsidRPr="001D3869" w:rsidRDefault="008B64BE" w:rsidP="00071DCD">
            <w:pPr>
              <w:autoSpaceDE/>
              <w:autoSpaceDN/>
              <w:adjustRightInd/>
              <w:spacing w:before="0" w:line="240" w:lineRule="auto"/>
              <w:ind w:left="0" w:right="-72"/>
              <w:jc w:val="right"/>
              <w:rPr>
                <w:b/>
                <w:sz w:val="16"/>
                <w:szCs w:val="16"/>
              </w:rPr>
            </w:pPr>
            <w:r w:rsidRPr="00A24069">
              <w:rPr>
                <w:b/>
                <w:color w:val="auto"/>
                <w:sz w:val="16"/>
                <w:szCs w:val="24"/>
                <w:lang w:val="ru-RU"/>
              </w:rPr>
              <w:t>Ремонт</w:t>
            </w:r>
            <w:r w:rsidRPr="001D3869">
              <w:rPr>
                <w:b/>
                <w:sz w:val="16"/>
                <w:szCs w:val="16"/>
              </w:rPr>
              <w:t>:</w:t>
            </w:r>
          </w:p>
        </w:tc>
        <w:tc>
          <w:tcPr>
            <w:tcW w:w="4095" w:type="dxa"/>
            <w:gridSpan w:val="3"/>
            <w:vMerge w:val="restart"/>
            <w:tcBorders>
              <w:top w:val="single" w:sz="12" w:space="0" w:color="auto"/>
            </w:tcBorders>
          </w:tcPr>
          <w:p w14:paraId="69F739CD" w14:textId="77777777" w:rsidR="008B64BE" w:rsidRPr="009A322B" w:rsidRDefault="008B64BE" w:rsidP="00071DCD">
            <w:pPr>
              <w:autoSpaceDE/>
              <w:autoSpaceDN/>
              <w:adjustRightInd/>
              <w:spacing w:before="0" w:line="240" w:lineRule="auto"/>
              <w:ind w:left="-72"/>
              <w:rPr>
                <w:sz w:val="16"/>
                <w:szCs w:val="16"/>
                <w:lang w:val="ru-RU"/>
              </w:rPr>
            </w:pPr>
            <w:r>
              <w:rPr>
                <w:sz w:val="16"/>
                <w:szCs w:val="16"/>
                <w:lang w:val="ru-RU"/>
              </w:rPr>
              <w:t xml:space="preserve">Система покрытия </w:t>
            </w:r>
            <w:r w:rsidRPr="009A322B">
              <w:rPr>
                <w:sz w:val="16"/>
                <w:szCs w:val="16"/>
                <w:lang w:val="ru-RU"/>
              </w:rPr>
              <w:t xml:space="preserve">3.5. </w:t>
            </w:r>
            <w:r>
              <w:rPr>
                <w:sz w:val="16"/>
                <w:szCs w:val="16"/>
                <w:lang w:val="ru-RU"/>
              </w:rPr>
              <w:t>Поверхностный слой полисилоксан.</w:t>
            </w:r>
          </w:p>
        </w:tc>
      </w:tr>
      <w:tr w:rsidR="008B64BE" w:rsidRPr="00AB0391" w14:paraId="7F245EBD" w14:textId="77777777" w:rsidTr="00497676">
        <w:trPr>
          <w:gridAfter w:val="1"/>
          <w:wAfter w:w="7" w:type="dxa"/>
          <w:cantSplit/>
          <w:trHeight w:val="288"/>
          <w:jc w:val="center"/>
        </w:trPr>
        <w:tc>
          <w:tcPr>
            <w:tcW w:w="1440" w:type="dxa"/>
            <w:gridSpan w:val="2"/>
          </w:tcPr>
          <w:p w14:paraId="35A081FF" w14:textId="77777777" w:rsidR="008B64BE" w:rsidRPr="004E6B3B" w:rsidRDefault="008B64BE" w:rsidP="00071DCD">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80" w:type="dxa"/>
            <w:gridSpan w:val="2"/>
          </w:tcPr>
          <w:p w14:paraId="69A7E18F" w14:textId="77777777" w:rsidR="008B64BE" w:rsidRPr="00F029EB" w:rsidRDefault="00224632" w:rsidP="00D105B9">
            <w:pPr>
              <w:suppressAutoHyphens/>
              <w:autoSpaceDE/>
              <w:autoSpaceDN/>
              <w:adjustRightInd/>
              <w:spacing w:before="0" w:line="240" w:lineRule="auto"/>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755" w:type="dxa"/>
          </w:tcPr>
          <w:p w14:paraId="6885278E" w14:textId="77777777" w:rsidR="008B64BE" w:rsidRPr="00F029EB" w:rsidRDefault="008B64BE" w:rsidP="00071DCD">
            <w:pPr>
              <w:autoSpaceDE/>
              <w:autoSpaceDN/>
              <w:adjustRightInd/>
              <w:spacing w:before="0" w:line="240" w:lineRule="auto"/>
              <w:ind w:left="-72"/>
              <w:rPr>
                <w:sz w:val="16"/>
                <w:szCs w:val="16"/>
                <w:lang w:val="ru-RU"/>
              </w:rPr>
            </w:pPr>
          </w:p>
        </w:tc>
        <w:tc>
          <w:tcPr>
            <w:tcW w:w="4095" w:type="dxa"/>
            <w:gridSpan w:val="3"/>
            <w:vMerge/>
            <w:vAlign w:val="center"/>
          </w:tcPr>
          <w:p w14:paraId="574B4F0C" w14:textId="77777777" w:rsidR="008B64BE" w:rsidRPr="00D750DA" w:rsidRDefault="008B64BE" w:rsidP="00071DCD">
            <w:pPr>
              <w:rPr>
                <w:lang w:val="ru-RU"/>
              </w:rPr>
            </w:pPr>
          </w:p>
        </w:tc>
      </w:tr>
      <w:tr w:rsidR="008B64BE" w:rsidRPr="00AB0391" w14:paraId="44C3140A" w14:textId="77777777" w:rsidTr="00497676">
        <w:trPr>
          <w:gridAfter w:val="1"/>
          <w:wAfter w:w="7" w:type="dxa"/>
          <w:cantSplit/>
          <w:trHeight w:val="288"/>
          <w:jc w:val="center"/>
        </w:trPr>
        <w:tc>
          <w:tcPr>
            <w:tcW w:w="1440" w:type="dxa"/>
            <w:gridSpan w:val="2"/>
            <w:tcBorders>
              <w:bottom w:val="single" w:sz="12" w:space="0" w:color="auto"/>
            </w:tcBorders>
          </w:tcPr>
          <w:p w14:paraId="315381A1" w14:textId="77777777" w:rsidR="008B64BE" w:rsidRPr="004E6B3B" w:rsidRDefault="008B64BE" w:rsidP="00071DCD">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80" w:type="dxa"/>
            <w:gridSpan w:val="2"/>
            <w:tcBorders>
              <w:bottom w:val="single" w:sz="12" w:space="0" w:color="auto"/>
            </w:tcBorders>
          </w:tcPr>
          <w:p w14:paraId="6BA0D8D3" w14:textId="77777777" w:rsidR="008B64BE" w:rsidRPr="00F029EB" w:rsidRDefault="00947ACB" w:rsidP="00D105B9">
            <w:pPr>
              <w:suppressAutoHyphens/>
              <w:autoSpaceDE/>
              <w:autoSpaceDN/>
              <w:adjustRightInd/>
              <w:spacing w:before="0" w:line="240" w:lineRule="auto"/>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755" w:type="dxa"/>
            <w:tcBorders>
              <w:bottom w:val="single" w:sz="12" w:space="0" w:color="auto"/>
            </w:tcBorders>
          </w:tcPr>
          <w:p w14:paraId="14AB009B" w14:textId="77777777" w:rsidR="008B64BE" w:rsidRPr="00F029EB" w:rsidRDefault="008B64BE" w:rsidP="00071DCD">
            <w:pPr>
              <w:autoSpaceDE/>
              <w:autoSpaceDN/>
              <w:adjustRightInd/>
              <w:spacing w:before="0" w:line="240" w:lineRule="auto"/>
              <w:ind w:left="-72"/>
              <w:rPr>
                <w:sz w:val="16"/>
                <w:szCs w:val="16"/>
                <w:lang w:val="ru-RU"/>
              </w:rPr>
            </w:pPr>
          </w:p>
        </w:tc>
        <w:tc>
          <w:tcPr>
            <w:tcW w:w="4095" w:type="dxa"/>
            <w:gridSpan w:val="3"/>
            <w:vMerge/>
            <w:tcBorders>
              <w:bottom w:val="single" w:sz="12" w:space="0" w:color="auto"/>
            </w:tcBorders>
            <w:vAlign w:val="center"/>
          </w:tcPr>
          <w:p w14:paraId="7F42E7C9" w14:textId="77777777" w:rsidR="008B64BE" w:rsidRPr="00D750DA" w:rsidRDefault="008B64BE" w:rsidP="00071DCD">
            <w:pPr>
              <w:rPr>
                <w:lang w:val="ru-RU"/>
              </w:rPr>
            </w:pPr>
          </w:p>
        </w:tc>
      </w:tr>
      <w:tr w:rsidR="008B64BE" w:rsidRPr="001D3869" w14:paraId="117B9BC1" w14:textId="77777777" w:rsidTr="00497676">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0AE48D97" w14:textId="77777777" w:rsidR="008B64BE" w:rsidRPr="00AD544E" w:rsidRDefault="008B64BE" w:rsidP="00071DCD">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932" w:type="dxa"/>
            <w:tcBorders>
              <w:top w:val="single" w:sz="12" w:space="0" w:color="auto"/>
              <w:bottom w:val="single" w:sz="12" w:space="0" w:color="auto"/>
            </w:tcBorders>
            <w:shd w:val="clear" w:color="auto" w:fill="000000"/>
            <w:vAlign w:val="center"/>
          </w:tcPr>
          <w:p w14:paraId="7D18980B" w14:textId="77777777" w:rsidR="008B64BE" w:rsidRPr="00AD544E" w:rsidRDefault="008B64BE" w:rsidP="00071DCD">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731" w:type="dxa"/>
            <w:gridSpan w:val="2"/>
            <w:tcBorders>
              <w:top w:val="single" w:sz="12" w:space="0" w:color="auto"/>
              <w:bottom w:val="single" w:sz="12" w:space="0" w:color="auto"/>
            </w:tcBorders>
            <w:shd w:val="clear" w:color="auto" w:fill="000000"/>
            <w:vAlign w:val="center"/>
          </w:tcPr>
          <w:p w14:paraId="338DD50F" w14:textId="77777777" w:rsidR="008B64BE" w:rsidRPr="00AD544E" w:rsidRDefault="008B64BE" w:rsidP="00071DCD">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888" w:type="dxa"/>
            <w:tcBorders>
              <w:top w:val="single" w:sz="12" w:space="0" w:color="auto"/>
              <w:bottom w:val="single" w:sz="12" w:space="0" w:color="auto"/>
            </w:tcBorders>
            <w:shd w:val="clear" w:color="auto" w:fill="000000"/>
            <w:vAlign w:val="center"/>
          </w:tcPr>
          <w:p w14:paraId="63336C0D" w14:textId="77777777" w:rsidR="008B64BE" w:rsidRPr="00AD544E" w:rsidRDefault="008B64BE" w:rsidP="00071DCD">
            <w:pPr>
              <w:autoSpaceDE/>
              <w:autoSpaceDN/>
              <w:adjustRightInd/>
              <w:spacing w:before="0" w:line="240" w:lineRule="auto"/>
              <w:ind w:left="0"/>
              <w:jc w:val="center"/>
              <w:rPr>
                <w:b/>
                <w:color w:val="auto"/>
                <w:sz w:val="16"/>
                <w:szCs w:val="24"/>
                <w:lang w:val="ru-RU"/>
              </w:rPr>
            </w:pPr>
            <w:r w:rsidRPr="00AD544E">
              <w:rPr>
                <w:b/>
                <w:color w:val="auto"/>
                <w:sz w:val="16"/>
                <w:szCs w:val="24"/>
                <w:lang w:val="ru-RU"/>
              </w:rPr>
              <w:t>ЛОС (г/л)</w:t>
            </w:r>
          </w:p>
        </w:tc>
        <w:tc>
          <w:tcPr>
            <w:tcW w:w="1238" w:type="dxa"/>
            <w:gridSpan w:val="2"/>
            <w:tcBorders>
              <w:top w:val="single" w:sz="12" w:space="0" w:color="auto"/>
              <w:bottom w:val="single" w:sz="12" w:space="0" w:color="auto"/>
              <w:right w:val="single" w:sz="12" w:space="0" w:color="auto"/>
            </w:tcBorders>
            <w:shd w:val="clear" w:color="auto" w:fill="000000"/>
            <w:vAlign w:val="center"/>
          </w:tcPr>
          <w:p w14:paraId="46C51320" w14:textId="77777777" w:rsidR="008B64BE" w:rsidRPr="00AD544E" w:rsidRDefault="008B64BE"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8B64BE" w:rsidRPr="001D3869" w14:paraId="25608F61" w14:textId="77777777" w:rsidTr="00497676">
        <w:trPr>
          <w:trHeight w:val="288"/>
          <w:jc w:val="center"/>
        </w:trPr>
        <w:tc>
          <w:tcPr>
            <w:tcW w:w="2288" w:type="dxa"/>
            <w:gridSpan w:val="3"/>
            <w:vAlign w:val="center"/>
          </w:tcPr>
          <w:p w14:paraId="4E12E885" w14:textId="77777777" w:rsidR="008B64BE" w:rsidRPr="003023B7" w:rsidRDefault="008B64BE" w:rsidP="00071DCD">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932" w:type="dxa"/>
            <w:vAlign w:val="center"/>
          </w:tcPr>
          <w:p w14:paraId="466F1301" w14:textId="77777777" w:rsidR="008B64BE" w:rsidRPr="001D3869" w:rsidRDefault="008B64BE" w:rsidP="00071DCD">
            <w:pPr>
              <w:autoSpaceDE/>
              <w:autoSpaceDN/>
              <w:adjustRightInd/>
              <w:spacing w:before="0" w:line="240" w:lineRule="auto"/>
              <w:ind w:left="0"/>
              <w:rPr>
                <w:sz w:val="16"/>
                <w:szCs w:val="16"/>
              </w:rPr>
            </w:pPr>
            <w:r w:rsidRPr="001D3869">
              <w:rPr>
                <w:sz w:val="16"/>
                <w:szCs w:val="16"/>
              </w:rPr>
              <w:t>Carboline</w:t>
            </w:r>
          </w:p>
        </w:tc>
        <w:tc>
          <w:tcPr>
            <w:tcW w:w="2731" w:type="dxa"/>
            <w:gridSpan w:val="2"/>
            <w:vAlign w:val="center"/>
          </w:tcPr>
          <w:p w14:paraId="2E38DB4A" w14:textId="77777777" w:rsidR="008B64BE" w:rsidRPr="006E182E" w:rsidRDefault="008B64BE" w:rsidP="00071DCD">
            <w:pPr>
              <w:autoSpaceDE/>
              <w:autoSpaceDN/>
              <w:adjustRightInd/>
              <w:spacing w:before="0" w:line="240" w:lineRule="auto"/>
              <w:ind w:left="0"/>
              <w:rPr>
                <w:sz w:val="16"/>
                <w:szCs w:val="16"/>
              </w:rPr>
            </w:pPr>
            <w:proofErr w:type="spellStart"/>
            <w:r w:rsidRPr="006E182E">
              <w:rPr>
                <w:sz w:val="16"/>
                <w:szCs w:val="16"/>
              </w:rPr>
              <w:t>Carbozinc</w:t>
            </w:r>
            <w:proofErr w:type="spellEnd"/>
            <w:r w:rsidRPr="006E182E">
              <w:rPr>
                <w:sz w:val="16"/>
                <w:szCs w:val="16"/>
              </w:rPr>
              <w:t xml:space="preserve"> 859</w:t>
            </w:r>
          </w:p>
        </w:tc>
        <w:tc>
          <w:tcPr>
            <w:tcW w:w="888" w:type="dxa"/>
            <w:vAlign w:val="center"/>
          </w:tcPr>
          <w:p w14:paraId="56417C20" w14:textId="77777777" w:rsidR="008B64BE" w:rsidRPr="00402AFE" w:rsidRDefault="00947ACB" w:rsidP="00071DCD">
            <w:pPr>
              <w:autoSpaceDE/>
              <w:autoSpaceDN/>
              <w:adjustRightInd/>
              <w:spacing w:before="0" w:line="240" w:lineRule="auto"/>
              <w:ind w:left="0"/>
              <w:jc w:val="center"/>
              <w:rPr>
                <w:sz w:val="16"/>
                <w:szCs w:val="16"/>
                <w:lang w:val="ru-RU"/>
              </w:rPr>
            </w:pPr>
            <w:r>
              <w:rPr>
                <w:sz w:val="16"/>
                <w:szCs w:val="16"/>
              </w:rPr>
              <w:t>95-325</w:t>
            </w:r>
          </w:p>
        </w:tc>
        <w:tc>
          <w:tcPr>
            <w:tcW w:w="1238" w:type="dxa"/>
            <w:gridSpan w:val="2"/>
            <w:vAlign w:val="center"/>
          </w:tcPr>
          <w:p w14:paraId="2943B417" w14:textId="77777777" w:rsidR="008B64BE" w:rsidRPr="001D3869" w:rsidRDefault="008B64BE" w:rsidP="00071DCD">
            <w:pPr>
              <w:autoSpaceDE/>
              <w:autoSpaceDN/>
              <w:adjustRightInd/>
              <w:spacing w:before="0" w:line="240" w:lineRule="auto"/>
              <w:ind w:left="0"/>
              <w:jc w:val="center"/>
              <w:rPr>
                <w:sz w:val="16"/>
                <w:szCs w:val="16"/>
              </w:rPr>
            </w:pPr>
            <w:r>
              <w:rPr>
                <w:sz w:val="16"/>
                <w:szCs w:val="16"/>
                <w:lang w:val="ru-RU"/>
              </w:rPr>
              <w:t>204</w:t>
            </w:r>
            <w:r w:rsidRPr="005410C8">
              <w:rPr>
                <w:sz w:val="16"/>
                <w:szCs w:val="16"/>
              </w:rPr>
              <w:t>°C (</w:t>
            </w:r>
            <w:r>
              <w:rPr>
                <w:sz w:val="16"/>
                <w:szCs w:val="16"/>
                <w:lang w:val="ru-RU"/>
              </w:rPr>
              <w:t>400</w:t>
            </w:r>
            <w:r w:rsidRPr="005410C8">
              <w:rPr>
                <w:sz w:val="16"/>
                <w:szCs w:val="16"/>
              </w:rPr>
              <w:t>°F)</w:t>
            </w:r>
          </w:p>
        </w:tc>
      </w:tr>
      <w:tr w:rsidR="008B64BE" w:rsidRPr="001D3869" w14:paraId="2DE6197B" w14:textId="77777777" w:rsidTr="00497676">
        <w:trPr>
          <w:trHeight w:val="288"/>
          <w:jc w:val="center"/>
        </w:trPr>
        <w:tc>
          <w:tcPr>
            <w:tcW w:w="2288" w:type="dxa"/>
            <w:gridSpan w:val="3"/>
            <w:vAlign w:val="center"/>
          </w:tcPr>
          <w:p w14:paraId="0469387C" w14:textId="77777777" w:rsidR="008B64BE" w:rsidRPr="003023B7" w:rsidRDefault="008B64BE" w:rsidP="00071DCD">
            <w:pPr>
              <w:autoSpaceDE/>
              <w:autoSpaceDN/>
              <w:adjustRightInd/>
              <w:spacing w:before="0" w:line="240" w:lineRule="auto"/>
              <w:ind w:left="0"/>
              <w:rPr>
                <w:b/>
                <w:color w:val="auto"/>
                <w:sz w:val="16"/>
                <w:szCs w:val="24"/>
                <w:lang w:val="ru-RU"/>
              </w:rPr>
            </w:pPr>
            <w:r w:rsidRPr="003023B7">
              <w:rPr>
                <w:b/>
                <w:color w:val="auto"/>
                <w:sz w:val="16"/>
                <w:szCs w:val="24"/>
                <w:lang w:val="ru-RU"/>
              </w:rPr>
              <w:t>Эпоксиполиамидное - Цинконаполненное</w:t>
            </w:r>
          </w:p>
        </w:tc>
        <w:tc>
          <w:tcPr>
            <w:tcW w:w="2932" w:type="dxa"/>
            <w:vAlign w:val="center"/>
          </w:tcPr>
          <w:p w14:paraId="53A8A205" w14:textId="77777777" w:rsidR="008B64BE" w:rsidRPr="001D3869" w:rsidRDefault="008B64BE" w:rsidP="00071DCD">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2731" w:type="dxa"/>
            <w:gridSpan w:val="2"/>
            <w:vAlign w:val="center"/>
          </w:tcPr>
          <w:p w14:paraId="075C83C5" w14:textId="77777777" w:rsidR="008B64BE" w:rsidRPr="009F510F" w:rsidRDefault="008B64BE" w:rsidP="00071DCD">
            <w:pPr>
              <w:autoSpaceDE/>
              <w:autoSpaceDN/>
              <w:adjustRightInd/>
              <w:spacing w:before="0" w:line="240" w:lineRule="auto"/>
              <w:ind w:left="0"/>
              <w:rPr>
                <w:sz w:val="16"/>
                <w:szCs w:val="16"/>
              </w:rPr>
            </w:pPr>
            <w:proofErr w:type="spellStart"/>
            <w:r w:rsidRPr="009F510F">
              <w:rPr>
                <w:sz w:val="16"/>
                <w:szCs w:val="16"/>
              </w:rPr>
              <w:t>Epodur</w:t>
            </w:r>
            <w:proofErr w:type="spellEnd"/>
            <w:r w:rsidRPr="009F510F">
              <w:rPr>
                <w:sz w:val="16"/>
                <w:szCs w:val="16"/>
              </w:rPr>
              <w:t xml:space="preserve"> 7760</w:t>
            </w:r>
          </w:p>
        </w:tc>
        <w:tc>
          <w:tcPr>
            <w:tcW w:w="888" w:type="dxa"/>
            <w:vAlign w:val="center"/>
          </w:tcPr>
          <w:p w14:paraId="0337C9E7" w14:textId="77777777" w:rsidR="008B64BE" w:rsidRPr="009F510F" w:rsidRDefault="008B64BE" w:rsidP="00071DCD">
            <w:pPr>
              <w:autoSpaceDE/>
              <w:autoSpaceDN/>
              <w:adjustRightInd/>
              <w:spacing w:before="0" w:line="240" w:lineRule="auto"/>
              <w:ind w:left="0"/>
              <w:jc w:val="center"/>
              <w:rPr>
                <w:sz w:val="16"/>
                <w:szCs w:val="16"/>
                <w:lang w:val="ru-RU"/>
              </w:rPr>
            </w:pPr>
            <w:r w:rsidRPr="009F510F">
              <w:rPr>
                <w:sz w:val="16"/>
                <w:szCs w:val="16"/>
                <w:lang w:val="ru-RU"/>
              </w:rPr>
              <w:t>100</w:t>
            </w:r>
          </w:p>
        </w:tc>
        <w:tc>
          <w:tcPr>
            <w:tcW w:w="1238" w:type="dxa"/>
            <w:gridSpan w:val="2"/>
            <w:vAlign w:val="center"/>
          </w:tcPr>
          <w:p w14:paraId="0E495247" w14:textId="77777777" w:rsidR="008B64BE" w:rsidRPr="001D3869" w:rsidRDefault="008B64BE" w:rsidP="00071DCD">
            <w:pPr>
              <w:autoSpaceDE/>
              <w:autoSpaceDN/>
              <w:adjustRightInd/>
              <w:spacing w:before="0" w:line="240" w:lineRule="auto"/>
              <w:ind w:left="0"/>
              <w:jc w:val="center"/>
              <w:rPr>
                <w:sz w:val="16"/>
                <w:szCs w:val="16"/>
              </w:rPr>
            </w:pPr>
            <w:r w:rsidRPr="005410C8">
              <w:rPr>
                <w:sz w:val="16"/>
                <w:szCs w:val="16"/>
              </w:rPr>
              <w:t>121°C (250°F)</w:t>
            </w:r>
          </w:p>
        </w:tc>
      </w:tr>
      <w:tr w:rsidR="002C322C" w:rsidRPr="001D3869" w14:paraId="39618433" w14:textId="77777777" w:rsidTr="00497676">
        <w:trPr>
          <w:trHeight w:val="288"/>
          <w:jc w:val="center"/>
        </w:trPr>
        <w:tc>
          <w:tcPr>
            <w:tcW w:w="2288" w:type="dxa"/>
            <w:gridSpan w:val="3"/>
            <w:vMerge w:val="restart"/>
            <w:vAlign w:val="center"/>
          </w:tcPr>
          <w:p w14:paraId="6F6C4A30" w14:textId="77777777" w:rsidR="002C322C" w:rsidRPr="00D41158" w:rsidRDefault="00947ACB" w:rsidP="00071DCD">
            <w:pPr>
              <w:autoSpaceDE/>
              <w:autoSpaceDN/>
              <w:adjustRightInd/>
              <w:spacing w:before="0" w:line="240" w:lineRule="auto"/>
              <w:ind w:left="0"/>
              <w:rPr>
                <w:b/>
                <w:color w:val="auto"/>
                <w:sz w:val="16"/>
                <w:szCs w:val="24"/>
                <w:lang w:val="ru-RU"/>
              </w:rPr>
            </w:pPr>
            <w:r>
              <w:rPr>
                <w:b/>
                <w:color w:val="auto"/>
                <w:sz w:val="16"/>
                <w:szCs w:val="24"/>
                <w:lang w:val="ru-RU"/>
              </w:rPr>
              <w:t xml:space="preserve">Поверхность и </w:t>
            </w:r>
            <w:r w:rsidR="002C322C">
              <w:rPr>
                <w:b/>
                <w:color w:val="auto"/>
                <w:sz w:val="16"/>
                <w:szCs w:val="24"/>
                <w:lang w:val="ru-RU"/>
              </w:rPr>
              <w:t>ТСП в соответствии с листом продукции производителя</w:t>
            </w:r>
          </w:p>
        </w:tc>
        <w:tc>
          <w:tcPr>
            <w:tcW w:w="2932" w:type="dxa"/>
            <w:vAlign w:val="center"/>
          </w:tcPr>
          <w:p w14:paraId="286710B8" w14:textId="77777777" w:rsidR="002C322C" w:rsidRPr="001D3869" w:rsidRDefault="002C322C" w:rsidP="00071DCD">
            <w:pPr>
              <w:autoSpaceDE/>
              <w:autoSpaceDN/>
              <w:adjustRightInd/>
              <w:spacing w:before="0" w:line="240" w:lineRule="auto"/>
              <w:ind w:left="0"/>
              <w:rPr>
                <w:sz w:val="16"/>
                <w:szCs w:val="16"/>
              </w:rPr>
            </w:pPr>
            <w:r w:rsidRPr="00EA19C2">
              <w:rPr>
                <w:sz w:val="16"/>
                <w:szCs w:val="16"/>
              </w:rPr>
              <w:t>Hempel Coatings (USA), Inc.</w:t>
            </w:r>
          </w:p>
        </w:tc>
        <w:tc>
          <w:tcPr>
            <w:tcW w:w="2731" w:type="dxa"/>
            <w:gridSpan w:val="2"/>
            <w:vAlign w:val="center"/>
          </w:tcPr>
          <w:p w14:paraId="14F9314C" w14:textId="77777777" w:rsidR="002C322C" w:rsidRPr="009F510F" w:rsidRDefault="002C322C" w:rsidP="00071DCD">
            <w:pPr>
              <w:autoSpaceDE/>
              <w:autoSpaceDN/>
              <w:adjustRightInd/>
              <w:spacing w:before="0" w:line="240" w:lineRule="auto"/>
              <w:ind w:left="0"/>
              <w:rPr>
                <w:sz w:val="16"/>
                <w:szCs w:val="16"/>
              </w:rPr>
            </w:pPr>
            <w:proofErr w:type="spellStart"/>
            <w:r w:rsidRPr="009F510F">
              <w:rPr>
                <w:sz w:val="16"/>
                <w:szCs w:val="16"/>
              </w:rPr>
              <w:t>Hempadur</w:t>
            </w:r>
            <w:proofErr w:type="spellEnd"/>
            <w:r w:rsidRPr="009F510F">
              <w:rPr>
                <w:sz w:val="16"/>
                <w:szCs w:val="16"/>
              </w:rPr>
              <w:t xml:space="preserve"> </w:t>
            </w:r>
            <w:proofErr w:type="spellStart"/>
            <w:r w:rsidR="00947ACB" w:rsidRPr="009F510F">
              <w:rPr>
                <w:sz w:val="16"/>
                <w:szCs w:val="16"/>
              </w:rPr>
              <w:t>AvantGuard</w:t>
            </w:r>
            <w:proofErr w:type="spellEnd"/>
            <w:r w:rsidR="00947ACB" w:rsidRPr="009F510F">
              <w:rPr>
                <w:sz w:val="16"/>
                <w:szCs w:val="16"/>
              </w:rPr>
              <w:t xml:space="preserve"> series</w:t>
            </w:r>
          </w:p>
        </w:tc>
        <w:tc>
          <w:tcPr>
            <w:tcW w:w="888" w:type="dxa"/>
            <w:vAlign w:val="center"/>
          </w:tcPr>
          <w:p w14:paraId="36E4EAE8" w14:textId="77777777" w:rsidR="002C322C" w:rsidRPr="009F510F" w:rsidRDefault="002C322C" w:rsidP="00071DCD">
            <w:pPr>
              <w:autoSpaceDE/>
              <w:autoSpaceDN/>
              <w:adjustRightInd/>
              <w:spacing w:before="0" w:line="240" w:lineRule="auto"/>
              <w:ind w:left="0"/>
              <w:jc w:val="center"/>
              <w:rPr>
                <w:sz w:val="16"/>
                <w:szCs w:val="16"/>
                <w:lang w:val="ru-RU"/>
              </w:rPr>
            </w:pPr>
            <w:r w:rsidRPr="009F510F">
              <w:rPr>
                <w:sz w:val="16"/>
                <w:szCs w:val="16"/>
                <w:lang w:val="ru-RU"/>
              </w:rPr>
              <w:t>345</w:t>
            </w:r>
          </w:p>
        </w:tc>
        <w:tc>
          <w:tcPr>
            <w:tcW w:w="1238" w:type="dxa"/>
            <w:gridSpan w:val="2"/>
            <w:vAlign w:val="center"/>
          </w:tcPr>
          <w:p w14:paraId="071485E6" w14:textId="77777777" w:rsidR="002C322C" w:rsidRPr="001D3869" w:rsidRDefault="002C322C" w:rsidP="00071DCD">
            <w:pPr>
              <w:autoSpaceDE/>
              <w:autoSpaceDN/>
              <w:adjustRightInd/>
              <w:spacing w:before="0" w:line="240" w:lineRule="auto"/>
              <w:ind w:left="0"/>
              <w:jc w:val="center"/>
              <w:rPr>
                <w:sz w:val="16"/>
                <w:szCs w:val="16"/>
              </w:rPr>
            </w:pPr>
            <w:r>
              <w:rPr>
                <w:sz w:val="16"/>
                <w:szCs w:val="16"/>
                <w:lang w:val="ru-RU"/>
              </w:rPr>
              <w:t>160</w:t>
            </w:r>
            <w:r>
              <w:rPr>
                <w:sz w:val="16"/>
                <w:szCs w:val="16"/>
              </w:rPr>
              <w:t>°C (</w:t>
            </w:r>
            <w:r>
              <w:rPr>
                <w:sz w:val="16"/>
                <w:szCs w:val="16"/>
                <w:lang w:val="ru-RU"/>
              </w:rPr>
              <w:t>32</w:t>
            </w:r>
            <w:r w:rsidRPr="005410C8">
              <w:rPr>
                <w:sz w:val="16"/>
                <w:szCs w:val="16"/>
              </w:rPr>
              <w:t>0°F)</w:t>
            </w:r>
          </w:p>
        </w:tc>
      </w:tr>
      <w:tr w:rsidR="002C322C" w:rsidRPr="001D3869" w14:paraId="3D278E91" w14:textId="77777777" w:rsidTr="00497676">
        <w:trPr>
          <w:trHeight w:val="288"/>
          <w:jc w:val="center"/>
        </w:trPr>
        <w:tc>
          <w:tcPr>
            <w:tcW w:w="2288" w:type="dxa"/>
            <w:gridSpan w:val="3"/>
            <w:vMerge/>
            <w:vAlign w:val="center"/>
          </w:tcPr>
          <w:p w14:paraId="6D19627B" w14:textId="77777777" w:rsidR="002C322C" w:rsidRPr="009A322B" w:rsidRDefault="002C322C" w:rsidP="00071DCD">
            <w:pPr>
              <w:autoSpaceDE/>
              <w:autoSpaceDN/>
              <w:adjustRightInd/>
              <w:spacing w:before="0" w:line="240" w:lineRule="auto"/>
              <w:ind w:left="0"/>
              <w:rPr>
                <w:b/>
                <w:sz w:val="16"/>
                <w:szCs w:val="16"/>
                <w:lang w:val="ru-RU"/>
              </w:rPr>
            </w:pPr>
          </w:p>
        </w:tc>
        <w:tc>
          <w:tcPr>
            <w:tcW w:w="2932" w:type="dxa"/>
            <w:vAlign w:val="center"/>
          </w:tcPr>
          <w:p w14:paraId="01E3ED3E" w14:textId="77777777" w:rsidR="002C322C" w:rsidRPr="001D3869" w:rsidRDefault="002C322C" w:rsidP="00071DCD">
            <w:pPr>
              <w:autoSpaceDE/>
              <w:autoSpaceDN/>
              <w:adjustRightInd/>
              <w:spacing w:before="0" w:line="240" w:lineRule="auto"/>
              <w:ind w:left="0"/>
              <w:rPr>
                <w:sz w:val="16"/>
                <w:szCs w:val="16"/>
              </w:rPr>
            </w:pPr>
            <w:r w:rsidRPr="00402AFE">
              <w:rPr>
                <w:sz w:val="16"/>
                <w:szCs w:val="16"/>
              </w:rPr>
              <w:t xml:space="preserve">International </w:t>
            </w:r>
          </w:p>
        </w:tc>
        <w:tc>
          <w:tcPr>
            <w:tcW w:w="2731" w:type="dxa"/>
            <w:gridSpan w:val="2"/>
            <w:vAlign w:val="center"/>
          </w:tcPr>
          <w:p w14:paraId="20110E03" w14:textId="77777777" w:rsidR="002C322C" w:rsidRPr="009F510F" w:rsidRDefault="002C322C" w:rsidP="00071DCD">
            <w:pPr>
              <w:autoSpaceDE/>
              <w:autoSpaceDN/>
              <w:adjustRightInd/>
              <w:spacing w:before="0" w:line="240" w:lineRule="auto"/>
              <w:ind w:left="0"/>
              <w:rPr>
                <w:sz w:val="16"/>
                <w:szCs w:val="16"/>
              </w:rPr>
            </w:pPr>
            <w:proofErr w:type="spellStart"/>
            <w:r w:rsidRPr="009F510F">
              <w:rPr>
                <w:sz w:val="16"/>
                <w:szCs w:val="16"/>
              </w:rPr>
              <w:t>Interzinc</w:t>
            </w:r>
            <w:proofErr w:type="spellEnd"/>
            <w:r w:rsidRPr="009F510F">
              <w:rPr>
                <w:sz w:val="16"/>
                <w:szCs w:val="16"/>
              </w:rPr>
              <w:t xml:space="preserve"> 52 Series</w:t>
            </w:r>
          </w:p>
        </w:tc>
        <w:tc>
          <w:tcPr>
            <w:tcW w:w="888" w:type="dxa"/>
            <w:vAlign w:val="center"/>
          </w:tcPr>
          <w:p w14:paraId="49533C31" w14:textId="77777777" w:rsidR="002C322C" w:rsidRPr="009F510F" w:rsidRDefault="002C322C" w:rsidP="00071DCD">
            <w:pPr>
              <w:autoSpaceDE/>
              <w:autoSpaceDN/>
              <w:adjustRightInd/>
              <w:spacing w:before="0" w:line="240" w:lineRule="auto"/>
              <w:ind w:left="0"/>
              <w:jc w:val="center"/>
              <w:rPr>
                <w:sz w:val="16"/>
                <w:szCs w:val="16"/>
                <w:lang w:val="ru-RU"/>
              </w:rPr>
            </w:pPr>
            <w:r w:rsidRPr="009F510F">
              <w:rPr>
                <w:sz w:val="16"/>
                <w:szCs w:val="16"/>
                <w:lang w:val="ru-RU"/>
              </w:rPr>
              <w:t>249</w:t>
            </w:r>
            <w:r w:rsidR="00947ACB" w:rsidRPr="009F510F">
              <w:rPr>
                <w:sz w:val="16"/>
                <w:szCs w:val="16"/>
              </w:rPr>
              <w:t>-336</w:t>
            </w:r>
          </w:p>
        </w:tc>
        <w:tc>
          <w:tcPr>
            <w:tcW w:w="1238" w:type="dxa"/>
            <w:gridSpan w:val="2"/>
            <w:vAlign w:val="center"/>
          </w:tcPr>
          <w:p w14:paraId="19391000" w14:textId="77777777" w:rsidR="002C322C" w:rsidRPr="001D3869" w:rsidRDefault="002C322C" w:rsidP="00071DCD">
            <w:pPr>
              <w:autoSpaceDE/>
              <w:autoSpaceDN/>
              <w:adjustRightInd/>
              <w:spacing w:before="0" w:line="240" w:lineRule="auto"/>
              <w:ind w:left="0"/>
              <w:jc w:val="center"/>
              <w:rPr>
                <w:sz w:val="16"/>
                <w:szCs w:val="16"/>
              </w:rPr>
            </w:pPr>
            <w:r>
              <w:rPr>
                <w:sz w:val="16"/>
                <w:szCs w:val="16"/>
                <w:lang w:val="ru-RU"/>
              </w:rPr>
              <w:t>140</w:t>
            </w:r>
            <w:r w:rsidRPr="005410C8">
              <w:rPr>
                <w:sz w:val="16"/>
                <w:szCs w:val="16"/>
              </w:rPr>
              <w:t>°C (</w:t>
            </w:r>
            <w:r>
              <w:rPr>
                <w:sz w:val="16"/>
                <w:szCs w:val="16"/>
                <w:lang w:val="ru-RU"/>
              </w:rPr>
              <w:t>300</w:t>
            </w:r>
            <w:r w:rsidRPr="005410C8">
              <w:rPr>
                <w:sz w:val="16"/>
                <w:szCs w:val="16"/>
              </w:rPr>
              <w:t>°F)</w:t>
            </w:r>
          </w:p>
        </w:tc>
      </w:tr>
      <w:tr w:rsidR="00947ACB" w:rsidRPr="001D3869" w14:paraId="6DE31604" w14:textId="77777777" w:rsidTr="00497676">
        <w:trPr>
          <w:trHeight w:val="288"/>
          <w:jc w:val="center"/>
        </w:trPr>
        <w:tc>
          <w:tcPr>
            <w:tcW w:w="2288" w:type="dxa"/>
            <w:gridSpan w:val="3"/>
            <w:vAlign w:val="center"/>
          </w:tcPr>
          <w:p w14:paraId="31951DDA" w14:textId="77777777" w:rsidR="00947ACB" w:rsidRPr="007A2CF3" w:rsidRDefault="00947ACB" w:rsidP="00071DCD">
            <w:pPr>
              <w:autoSpaceDE/>
              <w:autoSpaceDN/>
              <w:adjustRightInd/>
              <w:spacing w:before="0" w:line="240" w:lineRule="auto"/>
              <w:ind w:left="0"/>
              <w:rPr>
                <w:sz w:val="16"/>
                <w:szCs w:val="16"/>
              </w:rPr>
            </w:pPr>
          </w:p>
        </w:tc>
        <w:tc>
          <w:tcPr>
            <w:tcW w:w="2932" w:type="dxa"/>
            <w:vAlign w:val="center"/>
          </w:tcPr>
          <w:p w14:paraId="40A7117B" w14:textId="77777777" w:rsidR="00947ACB" w:rsidRPr="001D3869" w:rsidRDefault="00947ACB" w:rsidP="00071DCD">
            <w:pPr>
              <w:autoSpaceDE/>
              <w:autoSpaceDN/>
              <w:adjustRightInd/>
              <w:spacing w:before="0" w:line="240" w:lineRule="auto"/>
              <w:ind w:left="0"/>
              <w:rPr>
                <w:sz w:val="16"/>
                <w:szCs w:val="16"/>
              </w:rPr>
            </w:pPr>
            <w:r w:rsidRPr="00402AFE">
              <w:rPr>
                <w:sz w:val="16"/>
                <w:szCs w:val="16"/>
              </w:rPr>
              <w:t>Jotun Paints</w:t>
            </w:r>
          </w:p>
        </w:tc>
        <w:tc>
          <w:tcPr>
            <w:tcW w:w="2731" w:type="dxa"/>
            <w:gridSpan w:val="2"/>
            <w:vAlign w:val="center"/>
          </w:tcPr>
          <w:p w14:paraId="063CF9A8" w14:textId="77777777" w:rsidR="00947ACB" w:rsidRPr="009F510F" w:rsidRDefault="00947ACB" w:rsidP="00071DCD">
            <w:pPr>
              <w:autoSpaceDE/>
              <w:autoSpaceDN/>
              <w:adjustRightInd/>
              <w:spacing w:before="0" w:line="240" w:lineRule="auto"/>
              <w:ind w:left="0"/>
              <w:rPr>
                <w:sz w:val="16"/>
                <w:szCs w:val="16"/>
              </w:rPr>
            </w:pPr>
            <w:r w:rsidRPr="009F510F">
              <w:rPr>
                <w:sz w:val="16"/>
                <w:szCs w:val="16"/>
              </w:rPr>
              <w:t>Barrier 77</w:t>
            </w:r>
          </w:p>
          <w:p w14:paraId="64567AFE" w14:textId="079F9C03" w:rsidR="001F1B2D" w:rsidRPr="009F510F" w:rsidRDefault="00AA5281" w:rsidP="00071DCD">
            <w:pPr>
              <w:autoSpaceDE/>
              <w:autoSpaceDN/>
              <w:adjustRightInd/>
              <w:spacing w:before="0" w:line="240" w:lineRule="auto"/>
              <w:ind w:left="0"/>
              <w:rPr>
                <w:sz w:val="16"/>
                <w:szCs w:val="16"/>
              </w:rPr>
            </w:pPr>
            <w:r w:rsidRPr="009F510F">
              <w:rPr>
                <w:sz w:val="16"/>
                <w:szCs w:val="16"/>
              </w:rPr>
              <w:t>Barrier 80 Series</w:t>
            </w:r>
          </w:p>
        </w:tc>
        <w:tc>
          <w:tcPr>
            <w:tcW w:w="888" w:type="dxa"/>
            <w:vAlign w:val="center"/>
          </w:tcPr>
          <w:p w14:paraId="64B93DE9" w14:textId="77777777" w:rsidR="00947ACB" w:rsidRPr="009F510F" w:rsidRDefault="00947ACB" w:rsidP="00071DCD">
            <w:pPr>
              <w:autoSpaceDE/>
              <w:autoSpaceDN/>
              <w:adjustRightInd/>
              <w:spacing w:before="0" w:line="240" w:lineRule="auto"/>
              <w:ind w:left="0"/>
              <w:jc w:val="center"/>
              <w:rPr>
                <w:sz w:val="16"/>
                <w:szCs w:val="16"/>
                <w:lang w:val="ru-RU"/>
              </w:rPr>
            </w:pPr>
            <w:r w:rsidRPr="009F510F">
              <w:rPr>
                <w:sz w:val="16"/>
                <w:szCs w:val="16"/>
              </w:rPr>
              <w:t>400</w:t>
            </w:r>
          </w:p>
        </w:tc>
        <w:tc>
          <w:tcPr>
            <w:tcW w:w="1238" w:type="dxa"/>
            <w:gridSpan w:val="2"/>
            <w:vAlign w:val="center"/>
          </w:tcPr>
          <w:p w14:paraId="3188F31B" w14:textId="77777777" w:rsidR="00947ACB" w:rsidRPr="001D3869" w:rsidRDefault="00947ACB" w:rsidP="00071DCD">
            <w:pPr>
              <w:autoSpaceDE/>
              <w:autoSpaceDN/>
              <w:adjustRightInd/>
              <w:spacing w:before="0" w:line="240" w:lineRule="auto"/>
              <w:ind w:left="0"/>
              <w:jc w:val="center"/>
              <w:rPr>
                <w:sz w:val="16"/>
                <w:szCs w:val="16"/>
              </w:rPr>
            </w:pPr>
            <w:r>
              <w:rPr>
                <w:sz w:val="16"/>
                <w:szCs w:val="16"/>
                <w:lang w:val="ru-RU"/>
              </w:rPr>
              <w:t>140</w:t>
            </w:r>
            <w:r w:rsidRPr="005410C8">
              <w:rPr>
                <w:sz w:val="16"/>
                <w:szCs w:val="16"/>
              </w:rPr>
              <w:t>°C (</w:t>
            </w:r>
            <w:r>
              <w:rPr>
                <w:sz w:val="16"/>
                <w:szCs w:val="16"/>
                <w:lang w:val="ru-RU"/>
              </w:rPr>
              <w:t>300</w:t>
            </w:r>
            <w:r w:rsidRPr="005410C8">
              <w:rPr>
                <w:sz w:val="16"/>
                <w:szCs w:val="16"/>
              </w:rPr>
              <w:t>°F)</w:t>
            </w:r>
          </w:p>
        </w:tc>
      </w:tr>
      <w:tr w:rsidR="00947ACB" w:rsidRPr="001D3869" w14:paraId="46ECD887" w14:textId="77777777" w:rsidTr="00497676">
        <w:trPr>
          <w:trHeight w:val="288"/>
          <w:jc w:val="center"/>
        </w:trPr>
        <w:tc>
          <w:tcPr>
            <w:tcW w:w="2288" w:type="dxa"/>
            <w:gridSpan w:val="3"/>
            <w:vAlign w:val="center"/>
          </w:tcPr>
          <w:p w14:paraId="54DC123F" w14:textId="77777777" w:rsidR="00947ACB" w:rsidRPr="007A2CF3" w:rsidRDefault="00947ACB" w:rsidP="00071DCD">
            <w:pPr>
              <w:autoSpaceDE/>
              <w:autoSpaceDN/>
              <w:adjustRightInd/>
              <w:spacing w:before="0" w:line="240" w:lineRule="auto"/>
              <w:ind w:left="0"/>
              <w:rPr>
                <w:sz w:val="16"/>
                <w:szCs w:val="16"/>
              </w:rPr>
            </w:pPr>
          </w:p>
        </w:tc>
        <w:tc>
          <w:tcPr>
            <w:tcW w:w="2932" w:type="dxa"/>
            <w:vAlign w:val="center"/>
          </w:tcPr>
          <w:p w14:paraId="19B4D1E2" w14:textId="77777777" w:rsidR="00947ACB" w:rsidRPr="001D3869" w:rsidRDefault="00947ACB" w:rsidP="00071DCD">
            <w:pPr>
              <w:autoSpaceDE/>
              <w:autoSpaceDN/>
              <w:adjustRightInd/>
              <w:spacing w:before="0" w:line="240" w:lineRule="auto"/>
              <w:ind w:left="0"/>
              <w:rPr>
                <w:sz w:val="16"/>
                <w:szCs w:val="16"/>
              </w:rPr>
            </w:pPr>
            <w:r w:rsidRPr="00402AFE">
              <w:rPr>
                <w:sz w:val="16"/>
                <w:szCs w:val="16"/>
              </w:rPr>
              <w:t>PPG</w:t>
            </w:r>
          </w:p>
        </w:tc>
        <w:tc>
          <w:tcPr>
            <w:tcW w:w="2731" w:type="dxa"/>
            <w:gridSpan w:val="2"/>
            <w:vAlign w:val="center"/>
          </w:tcPr>
          <w:p w14:paraId="48E47A28" w14:textId="77777777" w:rsidR="00947ACB" w:rsidRPr="009F510F" w:rsidRDefault="00947ACB" w:rsidP="00071DCD">
            <w:pPr>
              <w:autoSpaceDE/>
              <w:autoSpaceDN/>
              <w:adjustRightInd/>
              <w:spacing w:before="0" w:line="240" w:lineRule="auto"/>
              <w:ind w:left="0"/>
              <w:rPr>
                <w:sz w:val="16"/>
                <w:szCs w:val="16"/>
              </w:rPr>
            </w:pPr>
            <w:proofErr w:type="spellStart"/>
            <w:r w:rsidRPr="009F510F">
              <w:rPr>
                <w:sz w:val="16"/>
                <w:szCs w:val="16"/>
              </w:rPr>
              <w:t>Amercoat</w:t>
            </w:r>
            <w:proofErr w:type="spellEnd"/>
            <w:r w:rsidRPr="009F510F">
              <w:rPr>
                <w:sz w:val="16"/>
                <w:szCs w:val="16"/>
              </w:rPr>
              <w:t xml:space="preserve"> 68 series or </w:t>
            </w:r>
            <w:proofErr w:type="spellStart"/>
            <w:r w:rsidRPr="009F510F">
              <w:rPr>
                <w:sz w:val="16"/>
                <w:szCs w:val="16"/>
              </w:rPr>
              <w:t>SigmaZinc</w:t>
            </w:r>
            <w:proofErr w:type="spellEnd"/>
            <w:r w:rsidRPr="009F510F">
              <w:rPr>
                <w:sz w:val="16"/>
                <w:szCs w:val="16"/>
              </w:rPr>
              <w:t xml:space="preserve"> 68 series</w:t>
            </w:r>
          </w:p>
        </w:tc>
        <w:tc>
          <w:tcPr>
            <w:tcW w:w="888" w:type="dxa"/>
            <w:vAlign w:val="center"/>
          </w:tcPr>
          <w:p w14:paraId="002F2D12" w14:textId="77777777" w:rsidR="00947ACB" w:rsidRPr="009F510F" w:rsidRDefault="00947ACB" w:rsidP="00071DCD">
            <w:pPr>
              <w:autoSpaceDE/>
              <w:autoSpaceDN/>
              <w:adjustRightInd/>
              <w:spacing w:before="0" w:line="240" w:lineRule="auto"/>
              <w:ind w:left="0"/>
              <w:jc w:val="center"/>
              <w:rPr>
                <w:sz w:val="16"/>
                <w:szCs w:val="16"/>
                <w:lang w:val="ru-RU"/>
              </w:rPr>
            </w:pPr>
            <w:r w:rsidRPr="009F510F">
              <w:rPr>
                <w:sz w:val="16"/>
                <w:szCs w:val="16"/>
              </w:rPr>
              <w:t>310</w:t>
            </w:r>
          </w:p>
        </w:tc>
        <w:tc>
          <w:tcPr>
            <w:tcW w:w="1238" w:type="dxa"/>
            <w:gridSpan w:val="2"/>
            <w:vAlign w:val="center"/>
          </w:tcPr>
          <w:p w14:paraId="2CE0CB88" w14:textId="77777777" w:rsidR="00947ACB" w:rsidRPr="001D3869" w:rsidRDefault="00947ACB" w:rsidP="00071DCD">
            <w:pPr>
              <w:autoSpaceDE/>
              <w:autoSpaceDN/>
              <w:adjustRightInd/>
              <w:spacing w:before="0" w:line="240" w:lineRule="auto"/>
              <w:ind w:left="0"/>
              <w:jc w:val="center"/>
              <w:rPr>
                <w:sz w:val="16"/>
                <w:szCs w:val="16"/>
              </w:rPr>
            </w:pPr>
            <w:r>
              <w:rPr>
                <w:sz w:val="16"/>
                <w:szCs w:val="16"/>
                <w:lang w:val="ru-RU"/>
              </w:rPr>
              <w:t>140</w:t>
            </w:r>
            <w:r w:rsidRPr="005410C8">
              <w:rPr>
                <w:sz w:val="16"/>
                <w:szCs w:val="16"/>
              </w:rPr>
              <w:t>°C (</w:t>
            </w:r>
            <w:r>
              <w:rPr>
                <w:sz w:val="16"/>
                <w:szCs w:val="16"/>
                <w:lang w:val="ru-RU"/>
              </w:rPr>
              <w:t>300</w:t>
            </w:r>
            <w:r w:rsidRPr="005410C8">
              <w:rPr>
                <w:sz w:val="16"/>
                <w:szCs w:val="16"/>
              </w:rPr>
              <w:t>°F)</w:t>
            </w:r>
          </w:p>
        </w:tc>
      </w:tr>
      <w:tr w:rsidR="008B64BE" w:rsidRPr="001D3869" w14:paraId="4D40F0CD" w14:textId="77777777" w:rsidTr="00497676">
        <w:trPr>
          <w:trHeight w:val="288"/>
          <w:jc w:val="center"/>
        </w:trPr>
        <w:tc>
          <w:tcPr>
            <w:tcW w:w="2288" w:type="dxa"/>
            <w:gridSpan w:val="3"/>
            <w:vAlign w:val="center"/>
          </w:tcPr>
          <w:p w14:paraId="073B9D25" w14:textId="77777777" w:rsidR="008B64BE" w:rsidRPr="001D3869" w:rsidRDefault="008B64BE" w:rsidP="00071DCD">
            <w:pPr>
              <w:autoSpaceDE/>
              <w:autoSpaceDN/>
              <w:adjustRightInd/>
              <w:spacing w:before="0" w:line="240" w:lineRule="auto"/>
              <w:ind w:left="0"/>
              <w:rPr>
                <w:b/>
                <w:sz w:val="16"/>
                <w:szCs w:val="16"/>
              </w:rPr>
            </w:pPr>
          </w:p>
        </w:tc>
        <w:tc>
          <w:tcPr>
            <w:tcW w:w="2932" w:type="dxa"/>
            <w:vAlign w:val="center"/>
          </w:tcPr>
          <w:p w14:paraId="15084FB6" w14:textId="77777777" w:rsidR="008B64BE" w:rsidRPr="001D3869" w:rsidRDefault="008B64BE" w:rsidP="00071DCD">
            <w:pPr>
              <w:autoSpaceDE/>
              <w:autoSpaceDN/>
              <w:adjustRightInd/>
              <w:spacing w:before="0" w:line="240" w:lineRule="auto"/>
              <w:ind w:left="0"/>
              <w:rPr>
                <w:sz w:val="16"/>
                <w:szCs w:val="16"/>
              </w:rPr>
            </w:pPr>
            <w:r w:rsidRPr="00402AFE">
              <w:rPr>
                <w:sz w:val="16"/>
                <w:szCs w:val="16"/>
              </w:rPr>
              <w:t>Sherwin Williams</w:t>
            </w:r>
          </w:p>
        </w:tc>
        <w:tc>
          <w:tcPr>
            <w:tcW w:w="2731" w:type="dxa"/>
            <w:gridSpan w:val="2"/>
            <w:vAlign w:val="center"/>
          </w:tcPr>
          <w:p w14:paraId="7AE6C697" w14:textId="77777777" w:rsidR="008B64BE" w:rsidRPr="009F510F" w:rsidRDefault="008B64BE" w:rsidP="00071DCD">
            <w:pPr>
              <w:autoSpaceDE/>
              <w:autoSpaceDN/>
              <w:adjustRightInd/>
              <w:spacing w:before="0" w:line="240" w:lineRule="auto"/>
              <w:ind w:left="0"/>
              <w:rPr>
                <w:sz w:val="16"/>
                <w:szCs w:val="16"/>
              </w:rPr>
            </w:pPr>
            <w:r w:rsidRPr="009F510F">
              <w:rPr>
                <w:sz w:val="16"/>
                <w:szCs w:val="16"/>
              </w:rPr>
              <w:t xml:space="preserve">Zinc Clad </w:t>
            </w:r>
            <w:proofErr w:type="spellStart"/>
            <w:r w:rsidRPr="009F510F">
              <w:rPr>
                <w:sz w:val="16"/>
                <w:szCs w:val="16"/>
              </w:rPr>
              <w:t>lll</w:t>
            </w:r>
            <w:proofErr w:type="spellEnd"/>
            <w:r w:rsidRPr="009F510F">
              <w:rPr>
                <w:sz w:val="16"/>
                <w:szCs w:val="16"/>
              </w:rPr>
              <w:t xml:space="preserve"> HS or Zinc Clad IV</w:t>
            </w:r>
          </w:p>
        </w:tc>
        <w:tc>
          <w:tcPr>
            <w:tcW w:w="888" w:type="dxa"/>
            <w:vAlign w:val="center"/>
          </w:tcPr>
          <w:p w14:paraId="025D8805" w14:textId="77777777" w:rsidR="008B64BE" w:rsidRPr="009F510F" w:rsidRDefault="008B64BE" w:rsidP="00071DCD">
            <w:pPr>
              <w:autoSpaceDE/>
              <w:autoSpaceDN/>
              <w:adjustRightInd/>
              <w:spacing w:before="0" w:line="240" w:lineRule="auto"/>
              <w:ind w:left="0"/>
              <w:jc w:val="center"/>
              <w:rPr>
                <w:sz w:val="16"/>
                <w:szCs w:val="16"/>
                <w:lang w:val="ru-RU"/>
              </w:rPr>
            </w:pPr>
            <w:r w:rsidRPr="009F510F">
              <w:rPr>
                <w:sz w:val="16"/>
                <w:szCs w:val="16"/>
                <w:lang w:val="ru-RU"/>
              </w:rPr>
              <w:t>100-340</w:t>
            </w:r>
          </w:p>
        </w:tc>
        <w:tc>
          <w:tcPr>
            <w:tcW w:w="1238" w:type="dxa"/>
            <w:gridSpan w:val="2"/>
            <w:vAlign w:val="center"/>
          </w:tcPr>
          <w:p w14:paraId="5937D05A" w14:textId="77777777" w:rsidR="008B64BE" w:rsidRPr="001D3869" w:rsidRDefault="008B64BE" w:rsidP="00071DCD">
            <w:pPr>
              <w:autoSpaceDE/>
              <w:autoSpaceDN/>
              <w:adjustRightInd/>
              <w:spacing w:before="0" w:line="240" w:lineRule="auto"/>
              <w:ind w:left="0"/>
              <w:jc w:val="center"/>
              <w:rPr>
                <w:sz w:val="16"/>
                <w:szCs w:val="16"/>
              </w:rPr>
            </w:pPr>
            <w:r>
              <w:rPr>
                <w:sz w:val="16"/>
                <w:szCs w:val="16"/>
                <w:lang w:val="ru-RU"/>
              </w:rPr>
              <w:t>140</w:t>
            </w:r>
            <w:r w:rsidRPr="005410C8">
              <w:rPr>
                <w:sz w:val="16"/>
                <w:szCs w:val="16"/>
              </w:rPr>
              <w:t>°C (</w:t>
            </w:r>
            <w:r>
              <w:rPr>
                <w:sz w:val="16"/>
                <w:szCs w:val="16"/>
                <w:lang w:val="ru-RU"/>
              </w:rPr>
              <w:t>300</w:t>
            </w:r>
            <w:r w:rsidRPr="005410C8">
              <w:rPr>
                <w:sz w:val="16"/>
                <w:szCs w:val="16"/>
              </w:rPr>
              <w:t>°F)</w:t>
            </w:r>
          </w:p>
        </w:tc>
      </w:tr>
      <w:tr w:rsidR="00947ACB" w:rsidRPr="001D3869" w14:paraId="1465CCF0" w14:textId="77777777" w:rsidTr="00497676">
        <w:trPr>
          <w:trHeight w:val="288"/>
          <w:jc w:val="center"/>
        </w:trPr>
        <w:tc>
          <w:tcPr>
            <w:tcW w:w="2288" w:type="dxa"/>
            <w:gridSpan w:val="3"/>
            <w:vAlign w:val="center"/>
          </w:tcPr>
          <w:p w14:paraId="4F62CCBA" w14:textId="77777777" w:rsidR="00947ACB" w:rsidRPr="001D3869" w:rsidRDefault="00947ACB" w:rsidP="00071DCD">
            <w:pPr>
              <w:autoSpaceDE/>
              <w:autoSpaceDN/>
              <w:adjustRightInd/>
              <w:spacing w:before="0" w:line="240" w:lineRule="auto"/>
              <w:ind w:left="0"/>
              <w:rPr>
                <w:b/>
                <w:sz w:val="16"/>
                <w:szCs w:val="16"/>
              </w:rPr>
            </w:pPr>
          </w:p>
        </w:tc>
        <w:tc>
          <w:tcPr>
            <w:tcW w:w="2932" w:type="dxa"/>
            <w:vAlign w:val="center"/>
          </w:tcPr>
          <w:p w14:paraId="1C54D6C3" w14:textId="77777777" w:rsidR="00947ACB" w:rsidRPr="001D3869" w:rsidRDefault="00947ACB" w:rsidP="00071DCD">
            <w:pPr>
              <w:autoSpaceDE/>
              <w:autoSpaceDN/>
              <w:adjustRightInd/>
              <w:spacing w:before="0" w:line="240" w:lineRule="auto"/>
              <w:ind w:left="0"/>
              <w:rPr>
                <w:sz w:val="16"/>
                <w:szCs w:val="16"/>
              </w:rPr>
            </w:pPr>
            <w:r w:rsidRPr="00402AFE">
              <w:rPr>
                <w:sz w:val="16"/>
                <w:szCs w:val="16"/>
              </w:rPr>
              <w:t>Tnemec</w:t>
            </w:r>
          </w:p>
        </w:tc>
        <w:tc>
          <w:tcPr>
            <w:tcW w:w="2731" w:type="dxa"/>
            <w:gridSpan w:val="2"/>
            <w:vAlign w:val="center"/>
          </w:tcPr>
          <w:p w14:paraId="7DBFAC7C" w14:textId="77777777" w:rsidR="00947ACB" w:rsidRPr="009F510F" w:rsidRDefault="00947ACB" w:rsidP="00071DCD">
            <w:pPr>
              <w:autoSpaceDE/>
              <w:autoSpaceDN/>
              <w:adjustRightInd/>
              <w:spacing w:before="0" w:line="240" w:lineRule="auto"/>
              <w:ind w:left="0"/>
              <w:rPr>
                <w:sz w:val="16"/>
                <w:szCs w:val="16"/>
              </w:rPr>
            </w:pPr>
            <w:r w:rsidRPr="009F510F">
              <w:rPr>
                <w:sz w:val="16"/>
                <w:szCs w:val="16"/>
              </w:rPr>
              <w:t>Series 94-H20</w:t>
            </w:r>
            <w:r w:rsidR="00DE1061" w:rsidRPr="009F510F">
              <w:rPr>
                <w:sz w:val="16"/>
                <w:szCs w:val="16"/>
                <w:lang w:val="ru-RU"/>
              </w:rPr>
              <w:t xml:space="preserve"> </w:t>
            </w:r>
            <w:r w:rsidRPr="009F510F">
              <w:rPr>
                <w:sz w:val="16"/>
                <w:szCs w:val="16"/>
              </w:rPr>
              <w:t>Hydro-Zinc</w:t>
            </w:r>
          </w:p>
        </w:tc>
        <w:tc>
          <w:tcPr>
            <w:tcW w:w="888" w:type="dxa"/>
            <w:vAlign w:val="center"/>
          </w:tcPr>
          <w:p w14:paraId="3D491359" w14:textId="77777777" w:rsidR="00947ACB" w:rsidRPr="009F510F" w:rsidRDefault="00947ACB" w:rsidP="00071DCD">
            <w:pPr>
              <w:autoSpaceDE/>
              <w:autoSpaceDN/>
              <w:adjustRightInd/>
              <w:spacing w:before="0" w:line="240" w:lineRule="auto"/>
              <w:ind w:left="0"/>
              <w:jc w:val="center"/>
              <w:rPr>
                <w:sz w:val="16"/>
                <w:szCs w:val="16"/>
                <w:lang w:val="ru-RU"/>
              </w:rPr>
            </w:pPr>
            <w:r w:rsidRPr="009F510F">
              <w:rPr>
                <w:sz w:val="16"/>
                <w:szCs w:val="16"/>
                <w:lang w:val="ru-RU"/>
              </w:rPr>
              <w:t>96</w:t>
            </w:r>
          </w:p>
        </w:tc>
        <w:tc>
          <w:tcPr>
            <w:tcW w:w="1238" w:type="dxa"/>
            <w:gridSpan w:val="2"/>
            <w:vAlign w:val="center"/>
          </w:tcPr>
          <w:p w14:paraId="37781260" w14:textId="77777777" w:rsidR="00947ACB" w:rsidRPr="001D3869" w:rsidRDefault="00947ACB" w:rsidP="00071DCD">
            <w:pPr>
              <w:autoSpaceDE/>
              <w:autoSpaceDN/>
              <w:adjustRightInd/>
              <w:spacing w:before="0" w:line="240" w:lineRule="auto"/>
              <w:ind w:left="0"/>
              <w:jc w:val="center"/>
              <w:rPr>
                <w:sz w:val="16"/>
                <w:szCs w:val="16"/>
              </w:rPr>
            </w:pPr>
            <w:r>
              <w:rPr>
                <w:sz w:val="16"/>
                <w:szCs w:val="16"/>
                <w:lang w:val="ru-RU"/>
              </w:rPr>
              <w:t>140</w:t>
            </w:r>
            <w:r w:rsidRPr="005410C8">
              <w:rPr>
                <w:sz w:val="16"/>
                <w:szCs w:val="16"/>
              </w:rPr>
              <w:t>°C (</w:t>
            </w:r>
            <w:r>
              <w:rPr>
                <w:sz w:val="16"/>
                <w:szCs w:val="16"/>
                <w:lang w:val="ru-RU"/>
              </w:rPr>
              <w:t>300</w:t>
            </w:r>
            <w:r w:rsidRPr="005410C8">
              <w:rPr>
                <w:sz w:val="16"/>
                <w:szCs w:val="16"/>
              </w:rPr>
              <w:t>°F)</w:t>
            </w:r>
          </w:p>
        </w:tc>
      </w:tr>
      <w:tr w:rsidR="008B64BE" w:rsidRPr="00AB0391" w14:paraId="2DFC1601" w14:textId="77777777" w:rsidTr="00F029EB">
        <w:trPr>
          <w:trHeight w:val="288"/>
          <w:jc w:val="center"/>
        </w:trPr>
        <w:tc>
          <w:tcPr>
            <w:tcW w:w="2288" w:type="dxa"/>
            <w:gridSpan w:val="3"/>
            <w:tcBorders>
              <w:bottom w:val="single" w:sz="12" w:space="0" w:color="auto"/>
            </w:tcBorders>
            <w:vAlign w:val="center"/>
          </w:tcPr>
          <w:p w14:paraId="2073C16C" w14:textId="77777777" w:rsidR="008B64BE" w:rsidRPr="00F029EB" w:rsidRDefault="008B64BE" w:rsidP="00071DCD">
            <w:pPr>
              <w:autoSpaceDE/>
              <w:autoSpaceDN/>
              <w:adjustRightInd/>
              <w:spacing w:before="0" w:line="240" w:lineRule="auto"/>
              <w:ind w:left="0"/>
              <w:rPr>
                <w:i/>
                <w:color w:val="auto"/>
                <w:sz w:val="14"/>
                <w:szCs w:val="24"/>
                <w:lang w:val="ru-RU"/>
              </w:rPr>
            </w:pPr>
          </w:p>
        </w:tc>
        <w:tc>
          <w:tcPr>
            <w:tcW w:w="7789" w:type="dxa"/>
            <w:gridSpan w:val="6"/>
            <w:tcBorders>
              <w:bottom w:val="single" w:sz="12" w:space="0" w:color="auto"/>
            </w:tcBorders>
            <w:vAlign w:val="center"/>
          </w:tcPr>
          <w:p w14:paraId="13D0027C" w14:textId="77777777" w:rsidR="008B64BE" w:rsidRPr="009F510F" w:rsidRDefault="008B64BE" w:rsidP="00071DCD">
            <w:pPr>
              <w:autoSpaceDE/>
              <w:autoSpaceDN/>
              <w:adjustRightInd/>
              <w:spacing w:before="0" w:line="240" w:lineRule="auto"/>
              <w:ind w:left="0"/>
              <w:rPr>
                <w:i/>
                <w:sz w:val="14"/>
                <w:szCs w:val="14"/>
                <w:lang w:val="ru-RU"/>
              </w:rPr>
            </w:pPr>
            <w:r w:rsidRPr="009F510F">
              <w:rPr>
                <w:i/>
                <w:color w:val="auto"/>
                <w:sz w:val="14"/>
                <w:szCs w:val="24"/>
                <w:lang w:val="ru-RU"/>
              </w:rPr>
              <w:t>При нанесении перемешивать неорганический силикат цинка в миксере</w:t>
            </w:r>
          </w:p>
        </w:tc>
      </w:tr>
      <w:tr w:rsidR="00947ACB" w:rsidRPr="001D3869" w14:paraId="042D4FA5" w14:textId="77777777" w:rsidTr="00497676">
        <w:trPr>
          <w:trHeight w:val="288"/>
          <w:jc w:val="center"/>
        </w:trPr>
        <w:tc>
          <w:tcPr>
            <w:tcW w:w="2288" w:type="dxa"/>
            <w:gridSpan w:val="3"/>
            <w:tcBorders>
              <w:top w:val="single" w:sz="12" w:space="0" w:color="auto"/>
            </w:tcBorders>
            <w:vAlign w:val="center"/>
          </w:tcPr>
          <w:p w14:paraId="3AE4FEBA" w14:textId="77777777" w:rsidR="00947ACB" w:rsidRPr="003023B7" w:rsidRDefault="00947ACB" w:rsidP="00071DCD">
            <w:pPr>
              <w:autoSpaceDE/>
              <w:autoSpaceDN/>
              <w:adjustRightInd/>
              <w:spacing w:before="0" w:line="240" w:lineRule="auto"/>
              <w:ind w:left="0"/>
              <w:rPr>
                <w:b/>
                <w:color w:val="auto"/>
                <w:sz w:val="16"/>
                <w:szCs w:val="24"/>
                <w:lang w:val="ru-RU"/>
              </w:rPr>
            </w:pPr>
            <w:r w:rsidRPr="003023B7">
              <w:rPr>
                <w:b/>
                <w:color w:val="auto"/>
                <w:sz w:val="16"/>
                <w:szCs w:val="24"/>
                <w:lang w:val="ru-RU"/>
              </w:rPr>
              <w:t>ПРОМЕЖУТОЧНЫЙ СЛОЙ</w:t>
            </w:r>
          </w:p>
        </w:tc>
        <w:tc>
          <w:tcPr>
            <w:tcW w:w="2932" w:type="dxa"/>
            <w:tcBorders>
              <w:top w:val="single" w:sz="12" w:space="0" w:color="auto"/>
            </w:tcBorders>
            <w:vAlign w:val="center"/>
          </w:tcPr>
          <w:p w14:paraId="7E0D01A7" w14:textId="77777777" w:rsidR="00947ACB" w:rsidRPr="001D3869" w:rsidRDefault="00947ACB" w:rsidP="00071DCD">
            <w:pPr>
              <w:autoSpaceDE/>
              <w:autoSpaceDN/>
              <w:adjustRightInd/>
              <w:spacing w:before="0" w:line="240" w:lineRule="auto"/>
              <w:ind w:left="0"/>
              <w:rPr>
                <w:sz w:val="16"/>
                <w:szCs w:val="16"/>
              </w:rPr>
            </w:pPr>
            <w:r w:rsidRPr="001D3869">
              <w:rPr>
                <w:sz w:val="16"/>
                <w:szCs w:val="16"/>
              </w:rPr>
              <w:t>Carboline</w:t>
            </w:r>
          </w:p>
        </w:tc>
        <w:tc>
          <w:tcPr>
            <w:tcW w:w="2731" w:type="dxa"/>
            <w:gridSpan w:val="2"/>
            <w:tcBorders>
              <w:top w:val="single" w:sz="12" w:space="0" w:color="auto"/>
            </w:tcBorders>
            <w:vAlign w:val="center"/>
          </w:tcPr>
          <w:p w14:paraId="54056CF0" w14:textId="77777777" w:rsidR="00947ACB" w:rsidRPr="009F510F" w:rsidRDefault="00947ACB" w:rsidP="00071DCD">
            <w:pPr>
              <w:autoSpaceDE/>
              <w:autoSpaceDN/>
              <w:adjustRightInd/>
              <w:spacing w:before="0" w:line="240" w:lineRule="auto"/>
              <w:ind w:left="0"/>
              <w:rPr>
                <w:sz w:val="16"/>
                <w:szCs w:val="16"/>
              </w:rPr>
            </w:pPr>
            <w:proofErr w:type="spellStart"/>
            <w:r w:rsidRPr="009F510F">
              <w:rPr>
                <w:sz w:val="16"/>
                <w:szCs w:val="16"/>
              </w:rPr>
              <w:t>Carboguard</w:t>
            </w:r>
            <w:proofErr w:type="spellEnd"/>
            <w:r w:rsidRPr="009F510F">
              <w:rPr>
                <w:sz w:val="16"/>
                <w:szCs w:val="16"/>
              </w:rPr>
              <w:t xml:space="preserve"> 890 series</w:t>
            </w:r>
          </w:p>
        </w:tc>
        <w:tc>
          <w:tcPr>
            <w:tcW w:w="888" w:type="dxa"/>
            <w:tcBorders>
              <w:top w:val="single" w:sz="12" w:space="0" w:color="auto"/>
            </w:tcBorders>
            <w:vAlign w:val="center"/>
          </w:tcPr>
          <w:p w14:paraId="6F310408" w14:textId="77777777" w:rsidR="00947ACB" w:rsidRPr="009F510F" w:rsidRDefault="00947ACB" w:rsidP="00071DCD">
            <w:pPr>
              <w:autoSpaceDE/>
              <w:autoSpaceDN/>
              <w:adjustRightInd/>
              <w:spacing w:before="0" w:line="240" w:lineRule="auto"/>
              <w:ind w:left="0"/>
              <w:jc w:val="center"/>
              <w:rPr>
                <w:sz w:val="16"/>
                <w:szCs w:val="16"/>
              </w:rPr>
            </w:pPr>
            <w:r w:rsidRPr="009F510F">
              <w:rPr>
                <w:sz w:val="16"/>
                <w:szCs w:val="16"/>
              </w:rPr>
              <w:t>100-214</w:t>
            </w:r>
          </w:p>
        </w:tc>
        <w:tc>
          <w:tcPr>
            <w:tcW w:w="1238" w:type="dxa"/>
            <w:gridSpan w:val="2"/>
            <w:tcBorders>
              <w:top w:val="single" w:sz="12" w:space="0" w:color="auto"/>
            </w:tcBorders>
            <w:vAlign w:val="center"/>
          </w:tcPr>
          <w:p w14:paraId="4674A6BC" w14:textId="77777777" w:rsidR="00947ACB" w:rsidRPr="001D3869" w:rsidRDefault="00947ACB" w:rsidP="00071DCD">
            <w:pPr>
              <w:autoSpaceDE/>
              <w:autoSpaceDN/>
              <w:adjustRightInd/>
              <w:spacing w:before="0" w:line="240" w:lineRule="auto"/>
              <w:ind w:left="0"/>
              <w:jc w:val="center"/>
              <w:rPr>
                <w:sz w:val="16"/>
                <w:szCs w:val="16"/>
              </w:rPr>
            </w:pPr>
            <w:r>
              <w:rPr>
                <w:sz w:val="16"/>
                <w:szCs w:val="16"/>
              </w:rPr>
              <w:t>121</w:t>
            </w:r>
            <w:r w:rsidRPr="005410C8">
              <w:rPr>
                <w:sz w:val="16"/>
                <w:szCs w:val="16"/>
              </w:rPr>
              <w:t>°C (</w:t>
            </w:r>
            <w:r>
              <w:rPr>
                <w:sz w:val="16"/>
                <w:szCs w:val="16"/>
              </w:rPr>
              <w:t>250</w:t>
            </w:r>
            <w:r w:rsidRPr="005410C8">
              <w:rPr>
                <w:sz w:val="16"/>
                <w:szCs w:val="16"/>
              </w:rPr>
              <w:t>°F)</w:t>
            </w:r>
          </w:p>
        </w:tc>
      </w:tr>
      <w:tr w:rsidR="008B64BE" w:rsidRPr="001D3869" w14:paraId="29EEA666" w14:textId="77777777" w:rsidTr="00497676">
        <w:trPr>
          <w:trHeight w:val="288"/>
          <w:jc w:val="center"/>
        </w:trPr>
        <w:tc>
          <w:tcPr>
            <w:tcW w:w="2288" w:type="dxa"/>
            <w:gridSpan w:val="3"/>
            <w:vAlign w:val="center"/>
          </w:tcPr>
          <w:p w14:paraId="59551C25" w14:textId="77777777" w:rsidR="008B64BE" w:rsidRPr="009A322B" w:rsidRDefault="00EA5AD7" w:rsidP="00071DCD">
            <w:pPr>
              <w:autoSpaceDE/>
              <w:autoSpaceDN/>
              <w:adjustRightInd/>
              <w:spacing w:before="0" w:line="240" w:lineRule="auto"/>
              <w:ind w:left="0"/>
              <w:rPr>
                <w:b/>
                <w:sz w:val="16"/>
                <w:szCs w:val="16"/>
                <w:lang w:val="ru-RU"/>
              </w:rPr>
            </w:pPr>
            <w:r w:rsidRPr="00D750DA">
              <w:rPr>
                <w:b/>
                <w:sz w:val="16"/>
                <w:szCs w:val="16"/>
                <w:lang w:val="ru-RU"/>
              </w:rPr>
              <w:t>Эпоксидное промежуточное</w:t>
            </w:r>
          </w:p>
        </w:tc>
        <w:tc>
          <w:tcPr>
            <w:tcW w:w="2932" w:type="dxa"/>
            <w:vAlign w:val="center"/>
          </w:tcPr>
          <w:p w14:paraId="3125A1EA" w14:textId="77777777" w:rsidR="008B64BE" w:rsidRPr="001D3869" w:rsidRDefault="008B64BE" w:rsidP="00071DCD">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2731" w:type="dxa"/>
            <w:gridSpan w:val="2"/>
            <w:vAlign w:val="center"/>
          </w:tcPr>
          <w:p w14:paraId="0BC16C1F" w14:textId="682E56E3" w:rsidR="008B64BE" w:rsidRPr="009F510F" w:rsidRDefault="00DB4E50" w:rsidP="00071DCD">
            <w:pPr>
              <w:autoSpaceDE/>
              <w:autoSpaceDN/>
              <w:adjustRightInd/>
              <w:spacing w:before="0" w:line="240" w:lineRule="auto"/>
              <w:ind w:left="0"/>
              <w:rPr>
                <w:sz w:val="16"/>
                <w:szCs w:val="16"/>
              </w:rPr>
            </w:pPr>
            <w:proofErr w:type="spellStart"/>
            <w:r w:rsidRPr="009F510F">
              <w:rPr>
                <w:sz w:val="16"/>
                <w:szCs w:val="16"/>
              </w:rPr>
              <w:t>Endcor</w:t>
            </w:r>
            <w:proofErr w:type="spellEnd"/>
            <w:r w:rsidRPr="009F510F">
              <w:rPr>
                <w:sz w:val="16"/>
                <w:szCs w:val="16"/>
              </w:rPr>
              <w:t xml:space="preserve"> 750C</w:t>
            </w:r>
            <w:r w:rsidRPr="009F510F" w:rsidDel="00DB4E50">
              <w:rPr>
                <w:sz w:val="16"/>
                <w:szCs w:val="16"/>
              </w:rPr>
              <w:t xml:space="preserve"> </w:t>
            </w:r>
          </w:p>
        </w:tc>
        <w:tc>
          <w:tcPr>
            <w:tcW w:w="888" w:type="dxa"/>
            <w:vAlign w:val="center"/>
          </w:tcPr>
          <w:p w14:paraId="165D9A23" w14:textId="249122F8" w:rsidR="008B64BE" w:rsidRPr="009F510F" w:rsidRDefault="006A72FD" w:rsidP="00071DCD">
            <w:pPr>
              <w:autoSpaceDE/>
              <w:autoSpaceDN/>
              <w:adjustRightInd/>
              <w:spacing w:before="0" w:line="240" w:lineRule="auto"/>
              <w:ind w:left="0"/>
              <w:jc w:val="center"/>
              <w:rPr>
                <w:sz w:val="16"/>
                <w:szCs w:val="16"/>
              </w:rPr>
            </w:pPr>
            <w:r w:rsidRPr="009F510F">
              <w:rPr>
                <w:sz w:val="16"/>
                <w:szCs w:val="16"/>
              </w:rPr>
              <w:t>95</w:t>
            </w:r>
          </w:p>
        </w:tc>
        <w:tc>
          <w:tcPr>
            <w:tcW w:w="1238" w:type="dxa"/>
            <w:gridSpan w:val="2"/>
            <w:vAlign w:val="center"/>
          </w:tcPr>
          <w:p w14:paraId="1FEEDF06" w14:textId="77777777" w:rsidR="008B64BE" w:rsidRPr="001D3869" w:rsidRDefault="008B64BE" w:rsidP="00071DCD">
            <w:pPr>
              <w:autoSpaceDE/>
              <w:autoSpaceDN/>
              <w:adjustRightInd/>
              <w:spacing w:before="0" w:line="240" w:lineRule="auto"/>
              <w:ind w:left="0"/>
              <w:jc w:val="center"/>
              <w:rPr>
                <w:sz w:val="16"/>
                <w:szCs w:val="16"/>
              </w:rPr>
            </w:pPr>
            <w:r>
              <w:rPr>
                <w:sz w:val="16"/>
                <w:szCs w:val="16"/>
              </w:rPr>
              <w:t>121</w:t>
            </w:r>
            <w:r w:rsidRPr="005410C8">
              <w:rPr>
                <w:sz w:val="16"/>
                <w:szCs w:val="16"/>
              </w:rPr>
              <w:t>°C (</w:t>
            </w:r>
            <w:r>
              <w:rPr>
                <w:sz w:val="16"/>
                <w:szCs w:val="16"/>
              </w:rPr>
              <w:t>250</w:t>
            </w:r>
            <w:r w:rsidRPr="005410C8">
              <w:rPr>
                <w:sz w:val="16"/>
                <w:szCs w:val="16"/>
              </w:rPr>
              <w:t>°F)</w:t>
            </w:r>
          </w:p>
        </w:tc>
      </w:tr>
      <w:tr w:rsidR="008B64BE" w:rsidRPr="001D3869" w14:paraId="673A68BB" w14:textId="77777777" w:rsidTr="00497676">
        <w:trPr>
          <w:trHeight w:val="288"/>
          <w:jc w:val="center"/>
        </w:trPr>
        <w:tc>
          <w:tcPr>
            <w:tcW w:w="2288" w:type="dxa"/>
            <w:gridSpan w:val="3"/>
            <w:vAlign w:val="center"/>
          </w:tcPr>
          <w:p w14:paraId="437259E4" w14:textId="77777777" w:rsidR="008B64BE" w:rsidRPr="009A322B" w:rsidRDefault="008B64BE" w:rsidP="00071DCD">
            <w:pPr>
              <w:autoSpaceDE/>
              <w:autoSpaceDN/>
              <w:adjustRightInd/>
              <w:spacing w:before="0" w:line="240" w:lineRule="auto"/>
              <w:ind w:left="0"/>
              <w:rPr>
                <w:b/>
                <w:sz w:val="16"/>
                <w:szCs w:val="16"/>
                <w:lang w:val="ru-RU"/>
              </w:rPr>
            </w:pPr>
            <w:r>
              <w:rPr>
                <w:b/>
                <w:sz w:val="16"/>
                <w:szCs w:val="16"/>
                <w:lang w:val="ru-RU"/>
              </w:rPr>
              <w:t>Толстослойное</w:t>
            </w:r>
          </w:p>
        </w:tc>
        <w:tc>
          <w:tcPr>
            <w:tcW w:w="2932" w:type="dxa"/>
            <w:vAlign w:val="center"/>
          </w:tcPr>
          <w:p w14:paraId="14EF5A92" w14:textId="77777777" w:rsidR="008B64BE" w:rsidRPr="001D3869" w:rsidRDefault="008B64BE" w:rsidP="00071DCD">
            <w:pPr>
              <w:autoSpaceDE/>
              <w:autoSpaceDN/>
              <w:adjustRightInd/>
              <w:spacing w:before="0" w:line="240" w:lineRule="auto"/>
              <w:ind w:left="0"/>
              <w:rPr>
                <w:sz w:val="16"/>
                <w:szCs w:val="16"/>
              </w:rPr>
            </w:pPr>
            <w:r w:rsidRPr="00EA19C2">
              <w:rPr>
                <w:sz w:val="16"/>
                <w:szCs w:val="16"/>
              </w:rPr>
              <w:t>Hempel Coatings (USA), Inc.</w:t>
            </w:r>
          </w:p>
        </w:tc>
        <w:tc>
          <w:tcPr>
            <w:tcW w:w="2731" w:type="dxa"/>
            <w:gridSpan w:val="2"/>
            <w:vAlign w:val="center"/>
          </w:tcPr>
          <w:p w14:paraId="19A65A64" w14:textId="77777777" w:rsidR="008B64BE" w:rsidRPr="009F510F" w:rsidRDefault="008B64BE" w:rsidP="00071DCD">
            <w:pPr>
              <w:autoSpaceDE/>
              <w:autoSpaceDN/>
              <w:adjustRightInd/>
              <w:spacing w:before="0" w:line="240" w:lineRule="auto"/>
              <w:ind w:left="0"/>
              <w:rPr>
                <w:sz w:val="16"/>
                <w:szCs w:val="16"/>
              </w:rPr>
            </w:pPr>
            <w:proofErr w:type="spellStart"/>
            <w:r w:rsidRPr="009F510F">
              <w:rPr>
                <w:sz w:val="16"/>
                <w:szCs w:val="16"/>
              </w:rPr>
              <w:t>Hempadur</w:t>
            </w:r>
            <w:proofErr w:type="spellEnd"/>
            <w:r w:rsidRPr="009F510F">
              <w:rPr>
                <w:sz w:val="16"/>
                <w:szCs w:val="16"/>
              </w:rPr>
              <w:t xml:space="preserve"> 4588 Series</w:t>
            </w:r>
          </w:p>
          <w:p w14:paraId="3D72453E" w14:textId="3871F237" w:rsidR="00B61840" w:rsidRPr="009F510F" w:rsidRDefault="00382E3A" w:rsidP="00071DCD">
            <w:pPr>
              <w:autoSpaceDE/>
              <w:autoSpaceDN/>
              <w:adjustRightInd/>
              <w:spacing w:before="0" w:line="240" w:lineRule="auto"/>
              <w:ind w:left="0"/>
              <w:rPr>
                <w:sz w:val="16"/>
                <w:szCs w:val="16"/>
              </w:rPr>
            </w:pPr>
            <w:proofErr w:type="spellStart"/>
            <w:r w:rsidRPr="009F510F">
              <w:rPr>
                <w:sz w:val="16"/>
                <w:szCs w:val="16"/>
              </w:rPr>
              <w:t>Hempaprime</w:t>
            </w:r>
            <w:proofErr w:type="spellEnd"/>
            <w:r w:rsidRPr="009F510F">
              <w:rPr>
                <w:sz w:val="16"/>
                <w:szCs w:val="16"/>
              </w:rPr>
              <w:t xml:space="preserve"> Multi 500</w:t>
            </w:r>
          </w:p>
        </w:tc>
        <w:tc>
          <w:tcPr>
            <w:tcW w:w="888" w:type="dxa"/>
            <w:vAlign w:val="center"/>
          </w:tcPr>
          <w:p w14:paraId="6757FC78" w14:textId="4D4DE92E" w:rsidR="00DA2998" w:rsidRPr="009F510F" w:rsidRDefault="00724DFF" w:rsidP="00071DCD">
            <w:pPr>
              <w:autoSpaceDE/>
              <w:autoSpaceDN/>
              <w:adjustRightInd/>
              <w:spacing w:before="0" w:line="240" w:lineRule="auto"/>
              <w:ind w:left="0"/>
              <w:jc w:val="center"/>
              <w:rPr>
                <w:sz w:val="16"/>
                <w:szCs w:val="16"/>
              </w:rPr>
            </w:pPr>
            <w:r w:rsidRPr="009F510F">
              <w:rPr>
                <w:sz w:val="16"/>
                <w:szCs w:val="16"/>
              </w:rPr>
              <w:t>189-190</w:t>
            </w:r>
          </w:p>
          <w:p w14:paraId="63D729D2" w14:textId="79164B69" w:rsidR="008B64BE" w:rsidRPr="009F510F" w:rsidRDefault="008B64BE" w:rsidP="00071DCD">
            <w:pPr>
              <w:autoSpaceDE/>
              <w:autoSpaceDN/>
              <w:adjustRightInd/>
              <w:spacing w:before="0" w:line="240" w:lineRule="auto"/>
              <w:ind w:left="0"/>
              <w:jc w:val="center"/>
              <w:rPr>
                <w:sz w:val="16"/>
                <w:szCs w:val="16"/>
              </w:rPr>
            </w:pPr>
            <w:r w:rsidRPr="009F510F">
              <w:rPr>
                <w:sz w:val="16"/>
                <w:szCs w:val="16"/>
              </w:rPr>
              <w:t>220</w:t>
            </w:r>
          </w:p>
        </w:tc>
        <w:tc>
          <w:tcPr>
            <w:tcW w:w="1238" w:type="dxa"/>
            <w:gridSpan w:val="2"/>
            <w:vAlign w:val="center"/>
          </w:tcPr>
          <w:p w14:paraId="506C565F" w14:textId="77777777" w:rsidR="008B64BE" w:rsidRPr="001D3869" w:rsidRDefault="008B64BE" w:rsidP="00071DCD">
            <w:pPr>
              <w:autoSpaceDE/>
              <w:autoSpaceDN/>
              <w:adjustRightInd/>
              <w:spacing w:before="0" w:line="240" w:lineRule="auto"/>
              <w:ind w:left="0"/>
              <w:jc w:val="center"/>
              <w:rPr>
                <w:sz w:val="16"/>
                <w:szCs w:val="16"/>
              </w:rPr>
            </w:pPr>
            <w:r>
              <w:rPr>
                <w:sz w:val="16"/>
                <w:szCs w:val="16"/>
              </w:rPr>
              <w:t>121</w:t>
            </w:r>
            <w:r w:rsidRPr="005410C8">
              <w:rPr>
                <w:sz w:val="16"/>
                <w:szCs w:val="16"/>
              </w:rPr>
              <w:t>°C (</w:t>
            </w:r>
            <w:r>
              <w:rPr>
                <w:sz w:val="16"/>
                <w:szCs w:val="16"/>
              </w:rPr>
              <w:t>250</w:t>
            </w:r>
            <w:r w:rsidRPr="005410C8">
              <w:rPr>
                <w:sz w:val="16"/>
                <w:szCs w:val="16"/>
              </w:rPr>
              <w:t>°F)</w:t>
            </w:r>
          </w:p>
        </w:tc>
      </w:tr>
      <w:tr w:rsidR="002C322C" w:rsidRPr="001D3869" w14:paraId="75DC8F0B" w14:textId="77777777" w:rsidTr="00497676">
        <w:trPr>
          <w:trHeight w:val="288"/>
          <w:jc w:val="center"/>
        </w:trPr>
        <w:tc>
          <w:tcPr>
            <w:tcW w:w="2288" w:type="dxa"/>
            <w:gridSpan w:val="3"/>
            <w:vMerge w:val="restart"/>
            <w:vAlign w:val="center"/>
          </w:tcPr>
          <w:p w14:paraId="46D0AF31" w14:textId="77777777" w:rsidR="002C322C" w:rsidRPr="00D41158" w:rsidRDefault="002C322C" w:rsidP="00071DCD">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932" w:type="dxa"/>
            <w:vAlign w:val="center"/>
          </w:tcPr>
          <w:p w14:paraId="4EDDBBCC" w14:textId="77777777" w:rsidR="002C322C" w:rsidRPr="001D3869" w:rsidRDefault="002C322C" w:rsidP="00071DCD">
            <w:pPr>
              <w:autoSpaceDE/>
              <w:autoSpaceDN/>
              <w:adjustRightInd/>
              <w:spacing w:before="0" w:line="240" w:lineRule="auto"/>
              <w:ind w:left="0"/>
              <w:rPr>
                <w:sz w:val="16"/>
                <w:szCs w:val="16"/>
              </w:rPr>
            </w:pPr>
            <w:r w:rsidRPr="00402AFE">
              <w:rPr>
                <w:sz w:val="16"/>
                <w:szCs w:val="16"/>
              </w:rPr>
              <w:t xml:space="preserve">International </w:t>
            </w:r>
          </w:p>
        </w:tc>
        <w:tc>
          <w:tcPr>
            <w:tcW w:w="2731" w:type="dxa"/>
            <w:gridSpan w:val="2"/>
            <w:vAlign w:val="center"/>
          </w:tcPr>
          <w:p w14:paraId="2B7A6883" w14:textId="77777777" w:rsidR="002C322C" w:rsidRPr="009F510F" w:rsidRDefault="002C322C" w:rsidP="00071DCD">
            <w:pPr>
              <w:autoSpaceDE/>
              <w:autoSpaceDN/>
              <w:adjustRightInd/>
              <w:spacing w:before="0" w:line="240" w:lineRule="auto"/>
              <w:ind w:left="0"/>
              <w:rPr>
                <w:sz w:val="16"/>
                <w:szCs w:val="16"/>
              </w:rPr>
            </w:pPr>
            <w:r w:rsidRPr="009F510F">
              <w:rPr>
                <w:sz w:val="16"/>
                <w:szCs w:val="16"/>
              </w:rPr>
              <w:t>Intergard 475 HS</w:t>
            </w:r>
          </w:p>
        </w:tc>
        <w:tc>
          <w:tcPr>
            <w:tcW w:w="888" w:type="dxa"/>
            <w:vAlign w:val="center"/>
          </w:tcPr>
          <w:p w14:paraId="1208368B" w14:textId="77777777" w:rsidR="002C322C" w:rsidRPr="009F510F" w:rsidRDefault="002C322C" w:rsidP="00071DCD">
            <w:pPr>
              <w:autoSpaceDE/>
              <w:autoSpaceDN/>
              <w:adjustRightInd/>
              <w:spacing w:before="0" w:line="240" w:lineRule="auto"/>
              <w:ind w:left="0"/>
              <w:jc w:val="center"/>
              <w:rPr>
                <w:sz w:val="16"/>
                <w:szCs w:val="16"/>
              </w:rPr>
            </w:pPr>
            <w:r w:rsidRPr="009F510F">
              <w:rPr>
                <w:sz w:val="16"/>
                <w:szCs w:val="16"/>
              </w:rPr>
              <w:t>207</w:t>
            </w:r>
          </w:p>
        </w:tc>
        <w:tc>
          <w:tcPr>
            <w:tcW w:w="1238" w:type="dxa"/>
            <w:gridSpan w:val="2"/>
            <w:vAlign w:val="center"/>
          </w:tcPr>
          <w:p w14:paraId="60213AE0" w14:textId="77777777" w:rsidR="002C322C" w:rsidRPr="001D3869" w:rsidRDefault="002C322C" w:rsidP="00071DCD">
            <w:pPr>
              <w:autoSpaceDE/>
              <w:autoSpaceDN/>
              <w:adjustRightInd/>
              <w:spacing w:before="0" w:line="240" w:lineRule="auto"/>
              <w:ind w:left="0"/>
              <w:jc w:val="center"/>
              <w:rPr>
                <w:sz w:val="16"/>
                <w:szCs w:val="16"/>
              </w:rPr>
            </w:pPr>
            <w:r>
              <w:rPr>
                <w:sz w:val="16"/>
                <w:szCs w:val="16"/>
              </w:rPr>
              <w:t>121</w:t>
            </w:r>
            <w:r w:rsidRPr="005410C8">
              <w:rPr>
                <w:sz w:val="16"/>
                <w:szCs w:val="16"/>
              </w:rPr>
              <w:t>°C (</w:t>
            </w:r>
            <w:r>
              <w:rPr>
                <w:sz w:val="16"/>
                <w:szCs w:val="16"/>
              </w:rPr>
              <w:t>250</w:t>
            </w:r>
            <w:r w:rsidRPr="005410C8">
              <w:rPr>
                <w:sz w:val="16"/>
                <w:szCs w:val="16"/>
              </w:rPr>
              <w:t>°F)</w:t>
            </w:r>
          </w:p>
        </w:tc>
      </w:tr>
      <w:tr w:rsidR="002C322C" w:rsidRPr="001D3869" w14:paraId="22F59761" w14:textId="77777777" w:rsidTr="00497676">
        <w:trPr>
          <w:trHeight w:val="288"/>
          <w:jc w:val="center"/>
        </w:trPr>
        <w:tc>
          <w:tcPr>
            <w:tcW w:w="2288" w:type="dxa"/>
            <w:gridSpan w:val="3"/>
            <w:vMerge/>
            <w:vAlign w:val="center"/>
          </w:tcPr>
          <w:p w14:paraId="296899E0" w14:textId="77777777" w:rsidR="002C322C" w:rsidRPr="007A2CF3" w:rsidRDefault="002C322C" w:rsidP="00071DCD">
            <w:pPr>
              <w:autoSpaceDE/>
              <w:autoSpaceDN/>
              <w:adjustRightInd/>
              <w:spacing w:before="0" w:line="240" w:lineRule="auto"/>
              <w:ind w:left="0"/>
              <w:rPr>
                <w:sz w:val="16"/>
                <w:szCs w:val="16"/>
              </w:rPr>
            </w:pPr>
          </w:p>
        </w:tc>
        <w:tc>
          <w:tcPr>
            <w:tcW w:w="2932" w:type="dxa"/>
            <w:vAlign w:val="center"/>
          </w:tcPr>
          <w:p w14:paraId="2CE3EA09" w14:textId="77777777" w:rsidR="002C322C" w:rsidRPr="001D3869" w:rsidRDefault="002C322C" w:rsidP="00071DCD">
            <w:pPr>
              <w:autoSpaceDE/>
              <w:autoSpaceDN/>
              <w:adjustRightInd/>
              <w:spacing w:before="0" w:line="240" w:lineRule="auto"/>
              <w:ind w:left="0"/>
              <w:rPr>
                <w:sz w:val="16"/>
                <w:szCs w:val="16"/>
              </w:rPr>
            </w:pPr>
            <w:r w:rsidRPr="00402AFE">
              <w:rPr>
                <w:sz w:val="16"/>
                <w:szCs w:val="16"/>
              </w:rPr>
              <w:t>Jotun Paints</w:t>
            </w:r>
          </w:p>
        </w:tc>
        <w:tc>
          <w:tcPr>
            <w:tcW w:w="2731" w:type="dxa"/>
            <w:gridSpan w:val="2"/>
            <w:vAlign w:val="center"/>
          </w:tcPr>
          <w:p w14:paraId="4C081747" w14:textId="6A6F37BA" w:rsidR="00AA5281" w:rsidRPr="009F510F" w:rsidRDefault="00AA5281" w:rsidP="00071DCD">
            <w:pPr>
              <w:autoSpaceDE/>
              <w:autoSpaceDN/>
              <w:adjustRightInd/>
              <w:spacing w:before="0" w:line="240" w:lineRule="auto"/>
              <w:ind w:left="0"/>
              <w:rPr>
                <w:sz w:val="16"/>
                <w:szCs w:val="16"/>
              </w:rPr>
            </w:pPr>
            <w:proofErr w:type="spellStart"/>
            <w:r w:rsidRPr="009F510F">
              <w:rPr>
                <w:sz w:val="16"/>
                <w:szCs w:val="16"/>
              </w:rPr>
              <w:t>Penguard</w:t>
            </w:r>
            <w:proofErr w:type="spellEnd"/>
            <w:r w:rsidRPr="009F510F">
              <w:rPr>
                <w:sz w:val="16"/>
                <w:szCs w:val="16"/>
              </w:rPr>
              <w:t xml:space="preserve"> Universal</w:t>
            </w:r>
          </w:p>
          <w:p w14:paraId="3E9635EF" w14:textId="3CB021A9" w:rsidR="002C322C" w:rsidRPr="009F510F" w:rsidRDefault="002C322C" w:rsidP="00071DCD">
            <w:pPr>
              <w:autoSpaceDE/>
              <w:autoSpaceDN/>
              <w:adjustRightInd/>
              <w:spacing w:before="0" w:line="240" w:lineRule="auto"/>
              <w:ind w:left="0"/>
              <w:rPr>
                <w:sz w:val="16"/>
                <w:szCs w:val="16"/>
              </w:rPr>
            </w:pPr>
            <w:proofErr w:type="spellStart"/>
            <w:r w:rsidRPr="009F510F">
              <w:rPr>
                <w:sz w:val="16"/>
                <w:szCs w:val="16"/>
              </w:rPr>
              <w:t>Penguard</w:t>
            </w:r>
            <w:proofErr w:type="spellEnd"/>
            <w:r w:rsidRPr="009F510F">
              <w:rPr>
                <w:sz w:val="16"/>
                <w:szCs w:val="16"/>
              </w:rPr>
              <w:t xml:space="preserve"> Express</w:t>
            </w:r>
          </w:p>
        </w:tc>
        <w:tc>
          <w:tcPr>
            <w:tcW w:w="888" w:type="dxa"/>
            <w:vAlign w:val="center"/>
          </w:tcPr>
          <w:p w14:paraId="725C3E67" w14:textId="3554EDAC" w:rsidR="00051154" w:rsidRPr="009F510F" w:rsidRDefault="00051154" w:rsidP="00071DCD">
            <w:pPr>
              <w:autoSpaceDE/>
              <w:autoSpaceDN/>
              <w:adjustRightInd/>
              <w:spacing w:before="0" w:line="240" w:lineRule="auto"/>
              <w:ind w:left="0"/>
              <w:jc w:val="center"/>
              <w:rPr>
                <w:sz w:val="16"/>
                <w:szCs w:val="16"/>
              </w:rPr>
            </w:pPr>
            <w:r w:rsidRPr="009F510F">
              <w:rPr>
                <w:sz w:val="16"/>
                <w:szCs w:val="16"/>
              </w:rPr>
              <w:t>240-270</w:t>
            </w:r>
          </w:p>
          <w:p w14:paraId="239FE36C" w14:textId="682ADFA6" w:rsidR="002C322C" w:rsidRPr="009F510F" w:rsidRDefault="002C322C" w:rsidP="00071DCD">
            <w:pPr>
              <w:autoSpaceDE/>
              <w:autoSpaceDN/>
              <w:adjustRightInd/>
              <w:spacing w:before="0" w:line="240" w:lineRule="auto"/>
              <w:ind w:left="0"/>
              <w:jc w:val="center"/>
              <w:rPr>
                <w:sz w:val="16"/>
                <w:szCs w:val="16"/>
              </w:rPr>
            </w:pPr>
            <w:r w:rsidRPr="009F510F">
              <w:rPr>
                <w:sz w:val="16"/>
                <w:szCs w:val="16"/>
              </w:rPr>
              <w:t>230</w:t>
            </w:r>
            <w:r w:rsidR="00051154" w:rsidRPr="009F510F">
              <w:rPr>
                <w:sz w:val="16"/>
                <w:szCs w:val="16"/>
              </w:rPr>
              <w:t>-245</w:t>
            </w:r>
          </w:p>
        </w:tc>
        <w:tc>
          <w:tcPr>
            <w:tcW w:w="1238" w:type="dxa"/>
            <w:gridSpan w:val="2"/>
            <w:vAlign w:val="center"/>
          </w:tcPr>
          <w:p w14:paraId="47E478A8" w14:textId="77777777" w:rsidR="002C322C" w:rsidRPr="001D3869" w:rsidRDefault="002C322C" w:rsidP="00071DCD">
            <w:pPr>
              <w:autoSpaceDE/>
              <w:autoSpaceDN/>
              <w:adjustRightInd/>
              <w:spacing w:before="0" w:line="240" w:lineRule="auto"/>
              <w:ind w:left="0"/>
              <w:jc w:val="center"/>
              <w:rPr>
                <w:sz w:val="16"/>
                <w:szCs w:val="16"/>
              </w:rPr>
            </w:pPr>
            <w:r>
              <w:rPr>
                <w:sz w:val="16"/>
                <w:szCs w:val="16"/>
              </w:rPr>
              <w:t>121</w:t>
            </w:r>
            <w:r w:rsidRPr="005410C8">
              <w:rPr>
                <w:sz w:val="16"/>
                <w:szCs w:val="16"/>
              </w:rPr>
              <w:t>°C (</w:t>
            </w:r>
            <w:r>
              <w:rPr>
                <w:sz w:val="16"/>
                <w:szCs w:val="16"/>
              </w:rPr>
              <w:t>250</w:t>
            </w:r>
            <w:r w:rsidRPr="005410C8">
              <w:rPr>
                <w:sz w:val="16"/>
                <w:szCs w:val="16"/>
              </w:rPr>
              <w:t>°F)</w:t>
            </w:r>
          </w:p>
        </w:tc>
      </w:tr>
      <w:tr w:rsidR="00947ACB" w:rsidRPr="001D3869" w14:paraId="43D2BCEA" w14:textId="77777777" w:rsidTr="00497676">
        <w:trPr>
          <w:trHeight w:val="288"/>
          <w:jc w:val="center"/>
        </w:trPr>
        <w:tc>
          <w:tcPr>
            <w:tcW w:w="2288" w:type="dxa"/>
            <w:gridSpan w:val="3"/>
            <w:vAlign w:val="center"/>
          </w:tcPr>
          <w:p w14:paraId="587D7A76" w14:textId="77777777" w:rsidR="00947ACB" w:rsidRPr="001D3869" w:rsidRDefault="00947ACB" w:rsidP="00071DCD">
            <w:pPr>
              <w:autoSpaceDE/>
              <w:autoSpaceDN/>
              <w:adjustRightInd/>
              <w:spacing w:before="0" w:line="240" w:lineRule="auto"/>
              <w:ind w:left="0"/>
              <w:rPr>
                <w:b/>
                <w:sz w:val="16"/>
                <w:szCs w:val="16"/>
              </w:rPr>
            </w:pPr>
          </w:p>
        </w:tc>
        <w:tc>
          <w:tcPr>
            <w:tcW w:w="2932" w:type="dxa"/>
            <w:vAlign w:val="center"/>
          </w:tcPr>
          <w:p w14:paraId="60CFF2C2" w14:textId="77777777" w:rsidR="00947ACB" w:rsidRPr="001D3869" w:rsidRDefault="00947ACB" w:rsidP="00071DCD">
            <w:pPr>
              <w:autoSpaceDE/>
              <w:autoSpaceDN/>
              <w:adjustRightInd/>
              <w:spacing w:before="0" w:line="240" w:lineRule="auto"/>
              <w:ind w:left="0"/>
              <w:rPr>
                <w:sz w:val="16"/>
                <w:szCs w:val="16"/>
              </w:rPr>
            </w:pPr>
            <w:r w:rsidRPr="00402AFE">
              <w:rPr>
                <w:sz w:val="16"/>
                <w:szCs w:val="16"/>
              </w:rPr>
              <w:t>PPG</w:t>
            </w:r>
          </w:p>
        </w:tc>
        <w:tc>
          <w:tcPr>
            <w:tcW w:w="2731" w:type="dxa"/>
            <w:gridSpan w:val="2"/>
            <w:vAlign w:val="center"/>
          </w:tcPr>
          <w:p w14:paraId="28EAA145" w14:textId="5D3FF562" w:rsidR="00947ACB" w:rsidRPr="009F510F" w:rsidRDefault="00947ACB" w:rsidP="00071DCD">
            <w:pPr>
              <w:autoSpaceDE/>
              <w:autoSpaceDN/>
              <w:adjustRightInd/>
              <w:spacing w:before="0" w:line="240" w:lineRule="auto"/>
              <w:ind w:left="0"/>
              <w:rPr>
                <w:sz w:val="16"/>
                <w:szCs w:val="16"/>
              </w:rPr>
            </w:pPr>
            <w:proofErr w:type="spellStart"/>
            <w:r w:rsidRPr="009F510F">
              <w:rPr>
                <w:sz w:val="16"/>
                <w:szCs w:val="16"/>
              </w:rPr>
              <w:t>SigmaCover</w:t>
            </w:r>
            <w:proofErr w:type="spellEnd"/>
            <w:r w:rsidRPr="009F510F">
              <w:rPr>
                <w:sz w:val="16"/>
                <w:szCs w:val="16"/>
              </w:rPr>
              <w:t xml:space="preserve"> 410</w:t>
            </w:r>
          </w:p>
          <w:p w14:paraId="24E2529C" w14:textId="77777777" w:rsidR="00163C46" w:rsidRPr="009F510F" w:rsidRDefault="00163C46" w:rsidP="00163C46">
            <w:pPr>
              <w:autoSpaceDE/>
              <w:autoSpaceDN/>
              <w:adjustRightInd/>
              <w:spacing w:before="0" w:line="240" w:lineRule="auto"/>
              <w:ind w:left="0"/>
              <w:rPr>
                <w:sz w:val="16"/>
                <w:szCs w:val="16"/>
              </w:rPr>
            </w:pPr>
            <w:proofErr w:type="spellStart"/>
            <w:r w:rsidRPr="009F510F">
              <w:rPr>
                <w:sz w:val="16"/>
                <w:szCs w:val="16"/>
              </w:rPr>
              <w:t>Amerlock</w:t>
            </w:r>
            <w:proofErr w:type="spellEnd"/>
            <w:r w:rsidRPr="009F510F">
              <w:rPr>
                <w:sz w:val="16"/>
                <w:szCs w:val="16"/>
              </w:rPr>
              <w:t xml:space="preserve"> 400 Series</w:t>
            </w:r>
          </w:p>
          <w:p w14:paraId="24A0D9EA" w14:textId="489C3271" w:rsidR="00163C46" w:rsidRPr="009F510F" w:rsidRDefault="00163C46" w:rsidP="00071DCD">
            <w:pPr>
              <w:autoSpaceDE/>
              <w:autoSpaceDN/>
              <w:adjustRightInd/>
              <w:spacing w:before="0" w:line="240" w:lineRule="auto"/>
              <w:ind w:left="0"/>
              <w:rPr>
                <w:sz w:val="16"/>
                <w:szCs w:val="16"/>
              </w:rPr>
            </w:pPr>
            <w:proofErr w:type="spellStart"/>
            <w:r w:rsidRPr="009F510F">
              <w:rPr>
                <w:sz w:val="16"/>
                <w:szCs w:val="16"/>
              </w:rPr>
              <w:t>Amerlock</w:t>
            </w:r>
            <w:proofErr w:type="spellEnd"/>
            <w:r w:rsidRPr="009F510F">
              <w:rPr>
                <w:sz w:val="16"/>
                <w:szCs w:val="16"/>
              </w:rPr>
              <w:t xml:space="preserve"> 2 Series</w:t>
            </w:r>
          </w:p>
        </w:tc>
        <w:tc>
          <w:tcPr>
            <w:tcW w:w="888" w:type="dxa"/>
            <w:vAlign w:val="center"/>
          </w:tcPr>
          <w:p w14:paraId="648872F0" w14:textId="77777777" w:rsidR="00947ACB" w:rsidRPr="009F510F" w:rsidRDefault="00B1128F" w:rsidP="00071DCD">
            <w:pPr>
              <w:autoSpaceDE/>
              <w:autoSpaceDN/>
              <w:adjustRightInd/>
              <w:spacing w:before="0" w:line="240" w:lineRule="auto"/>
              <w:ind w:left="0"/>
              <w:jc w:val="center"/>
              <w:rPr>
                <w:sz w:val="16"/>
                <w:szCs w:val="16"/>
              </w:rPr>
            </w:pPr>
            <w:r w:rsidRPr="009F510F">
              <w:rPr>
                <w:sz w:val="16"/>
                <w:szCs w:val="16"/>
              </w:rPr>
              <w:t>84-</w:t>
            </w:r>
            <w:r w:rsidR="00947ACB" w:rsidRPr="009F510F">
              <w:rPr>
                <w:sz w:val="16"/>
                <w:szCs w:val="16"/>
              </w:rPr>
              <w:t>240</w:t>
            </w:r>
          </w:p>
          <w:p w14:paraId="6E1007F8" w14:textId="77777777" w:rsidR="00B1128F" w:rsidRPr="009F510F" w:rsidRDefault="00B1128F" w:rsidP="00071DCD">
            <w:pPr>
              <w:autoSpaceDE/>
              <w:autoSpaceDN/>
              <w:adjustRightInd/>
              <w:spacing w:before="0" w:line="240" w:lineRule="auto"/>
              <w:ind w:left="0"/>
              <w:jc w:val="center"/>
              <w:rPr>
                <w:sz w:val="16"/>
                <w:szCs w:val="16"/>
              </w:rPr>
            </w:pPr>
            <w:r w:rsidRPr="009F510F">
              <w:rPr>
                <w:sz w:val="16"/>
                <w:szCs w:val="16"/>
              </w:rPr>
              <w:t>153-240</w:t>
            </w:r>
          </w:p>
          <w:p w14:paraId="49D4ACE4" w14:textId="5E661008" w:rsidR="00B1128F" w:rsidRPr="009F510F" w:rsidRDefault="00B1128F" w:rsidP="00071DCD">
            <w:pPr>
              <w:autoSpaceDE/>
              <w:autoSpaceDN/>
              <w:adjustRightInd/>
              <w:spacing w:before="0" w:line="240" w:lineRule="auto"/>
              <w:ind w:left="0"/>
              <w:jc w:val="center"/>
              <w:rPr>
                <w:sz w:val="16"/>
                <w:szCs w:val="16"/>
              </w:rPr>
            </w:pPr>
            <w:r w:rsidRPr="009F510F">
              <w:rPr>
                <w:sz w:val="16"/>
                <w:szCs w:val="16"/>
              </w:rPr>
              <w:t>153-240</w:t>
            </w:r>
          </w:p>
        </w:tc>
        <w:tc>
          <w:tcPr>
            <w:tcW w:w="1238" w:type="dxa"/>
            <w:gridSpan w:val="2"/>
            <w:vAlign w:val="center"/>
          </w:tcPr>
          <w:p w14:paraId="7EF97A38" w14:textId="77777777" w:rsidR="00947ACB" w:rsidRPr="001D3869" w:rsidRDefault="00947ACB" w:rsidP="00071DCD">
            <w:pPr>
              <w:autoSpaceDE/>
              <w:autoSpaceDN/>
              <w:adjustRightInd/>
              <w:spacing w:before="0" w:line="240" w:lineRule="auto"/>
              <w:ind w:left="0"/>
              <w:jc w:val="center"/>
              <w:rPr>
                <w:sz w:val="16"/>
                <w:szCs w:val="16"/>
              </w:rPr>
            </w:pPr>
            <w:r>
              <w:rPr>
                <w:sz w:val="16"/>
                <w:szCs w:val="16"/>
              </w:rPr>
              <w:t>121</w:t>
            </w:r>
            <w:r w:rsidRPr="005410C8">
              <w:rPr>
                <w:sz w:val="16"/>
                <w:szCs w:val="16"/>
              </w:rPr>
              <w:t>°C (</w:t>
            </w:r>
            <w:r>
              <w:rPr>
                <w:sz w:val="16"/>
                <w:szCs w:val="16"/>
              </w:rPr>
              <w:t>250</w:t>
            </w:r>
            <w:r w:rsidRPr="005410C8">
              <w:rPr>
                <w:sz w:val="16"/>
                <w:szCs w:val="16"/>
              </w:rPr>
              <w:t>°F)</w:t>
            </w:r>
          </w:p>
        </w:tc>
      </w:tr>
      <w:tr w:rsidR="008B64BE" w:rsidRPr="001D3869" w14:paraId="4458690C" w14:textId="77777777" w:rsidTr="00497676">
        <w:trPr>
          <w:trHeight w:val="288"/>
          <w:jc w:val="center"/>
        </w:trPr>
        <w:tc>
          <w:tcPr>
            <w:tcW w:w="2288" w:type="dxa"/>
            <w:gridSpan w:val="3"/>
            <w:vAlign w:val="center"/>
          </w:tcPr>
          <w:p w14:paraId="06A63F8B" w14:textId="77777777" w:rsidR="008B64BE" w:rsidRPr="001D3869" w:rsidRDefault="008B64BE" w:rsidP="00071DCD">
            <w:pPr>
              <w:autoSpaceDE/>
              <w:autoSpaceDN/>
              <w:adjustRightInd/>
              <w:spacing w:before="0" w:line="240" w:lineRule="auto"/>
              <w:ind w:left="0"/>
              <w:rPr>
                <w:b/>
                <w:sz w:val="16"/>
                <w:szCs w:val="16"/>
              </w:rPr>
            </w:pPr>
          </w:p>
        </w:tc>
        <w:tc>
          <w:tcPr>
            <w:tcW w:w="2932" w:type="dxa"/>
            <w:vAlign w:val="center"/>
          </w:tcPr>
          <w:p w14:paraId="32E06581" w14:textId="77777777" w:rsidR="008B64BE" w:rsidRPr="001D3869" w:rsidRDefault="008B64BE" w:rsidP="00071DCD">
            <w:pPr>
              <w:autoSpaceDE/>
              <w:autoSpaceDN/>
              <w:adjustRightInd/>
              <w:spacing w:before="0" w:line="240" w:lineRule="auto"/>
              <w:ind w:left="0"/>
              <w:rPr>
                <w:sz w:val="16"/>
                <w:szCs w:val="16"/>
              </w:rPr>
            </w:pPr>
            <w:r w:rsidRPr="00402AFE">
              <w:rPr>
                <w:sz w:val="16"/>
                <w:szCs w:val="16"/>
              </w:rPr>
              <w:t>Sherwin Williams</w:t>
            </w:r>
          </w:p>
        </w:tc>
        <w:tc>
          <w:tcPr>
            <w:tcW w:w="2731" w:type="dxa"/>
            <w:gridSpan w:val="2"/>
            <w:vAlign w:val="center"/>
          </w:tcPr>
          <w:p w14:paraId="65A2CD91" w14:textId="77777777" w:rsidR="008B64BE" w:rsidRPr="009F510F" w:rsidRDefault="008B64BE" w:rsidP="00071DCD">
            <w:pPr>
              <w:autoSpaceDE/>
              <w:autoSpaceDN/>
              <w:adjustRightInd/>
              <w:spacing w:before="0" w:line="240" w:lineRule="auto"/>
              <w:ind w:left="0"/>
              <w:rPr>
                <w:sz w:val="16"/>
                <w:szCs w:val="16"/>
              </w:rPr>
            </w:pPr>
            <w:proofErr w:type="spellStart"/>
            <w:r w:rsidRPr="009F510F">
              <w:rPr>
                <w:sz w:val="16"/>
                <w:szCs w:val="16"/>
              </w:rPr>
              <w:t>Macropoxy</w:t>
            </w:r>
            <w:proofErr w:type="spellEnd"/>
            <w:r w:rsidRPr="009F510F">
              <w:rPr>
                <w:sz w:val="16"/>
                <w:szCs w:val="16"/>
              </w:rPr>
              <w:t xml:space="preserve"> 646 Series</w:t>
            </w:r>
          </w:p>
        </w:tc>
        <w:tc>
          <w:tcPr>
            <w:tcW w:w="888" w:type="dxa"/>
            <w:vAlign w:val="center"/>
          </w:tcPr>
          <w:p w14:paraId="31B52D5C" w14:textId="77777777" w:rsidR="008B64BE" w:rsidRPr="009F510F" w:rsidRDefault="008B64BE" w:rsidP="00071DCD">
            <w:pPr>
              <w:autoSpaceDE/>
              <w:autoSpaceDN/>
              <w:adjustRightInd/>
              <w:spacing w:before="0" w:line="240" w:lineRule="auto"/>
              <w:ind w:left="0"/>
              <w:jc w:val="center"/>
              <w:rPr>
                <w:sz w:val="16"/>
                <w:szCs w:val="16"/>
                <w:lang w:val="ru-RU"/>
              </w:rPr>
            </w:pPr>
            <w:r w:rsidRPr="009F510F">
              <w:rPr>
                <w:sz w:val="16"/>
                <w:szCs w:val="16"/>
                <w:lang w:val="ru-RU"/>
              </w:rPr>
              <w:t>100-</w:t>
            </w:r>
            <w:r w:rsidRPr="009F510F">
              <w:rPr>
                <w:sz w:val="16"/>
                <w:szCs w:val="16"/>
              </w:rPr>
              <w:t>25</w:t>
            </w:r>
            <w:r w:rsidRPr="009F510F">
              <w:rPr>
                <w:sz w:val="16"/>
                <w:szCs w:val="16"/>
                <w:lang w:val="ru-RU"/>
              </w:rPr>
              <w:t>0</w:t>
            </w:r>
          </w:p>
        </w:tc>
        <w:tc>
          <w:tcPr>
            <w:tcW w:w="1238" w:type="dxa"/>
            <w:gridSpan w:val="2"/>
            <w:vAlign w:val="center"/>
          </w:tcPr>
          <w:p w14:paraId="0E99FBAA" w14:textId="77777777" w:rsidR="008B64BE" w:rsidRPr="001D3869" w:rsidRDefault="008B64BE" w:rsidP="00071DCD">
            <w:pPr>
              <w:autoSpaceDE/>
              <w:autoSpaceDN/>
              <w:adjustRightInd/>
              <w:spacing w:before="0" w:line="240" w:lineRule="auto"/>
              <w:ind w:left="0"/>
              <w:jc w:val="center"/>
              <w:rPr>
                <w:sz w:val="16"/>
                <w:szCs w:val="16"/>
              </w:rPr>
            </w:pPr>
            <w:r>
              <w:rPr>
                <w:sz w:val="16"/>
                <w:szCs w:val="16"/>
              </w:rPr>
              <w:t>121</w:t>
            </w:r>
            <w:r w:rsidRPr="005410C8">
              <w:rPr>
                <w:sz w:val="16"/>
                <w:szCs w:val="16"/>
              </w:rPr>
              <w:t>°C (</w:t>
            </w:r>
            <w:r>
              <w:rPr>
                <w:sz w:val="16"/>
                <w:szCs w:val="16"/>
              </w:rPr>
              <w:t>250</w:t>
            </w:r>
            <w:r w:rsidRPr="005410C8">
              <w:rPr>
                <w:sz w:val="16"/>
                <w:szCs w:val="16"/>
              </w:rPr>
              <w:t>°F)</w:t>
            </w:r>
          </w:p>
        </w:tc>
      </w:tr>
      <w:tr w:rsidR="008B64BE" w:rsidRPr="001D3869" w14:paraId="156D2485" w14:textId="77777777" w:rsidTr="00497676">
        <w:trPr>
          <w:trHeight w:val="288"/>
          <w:jc w:val="center"/>
        </w:trPr>
        <w:tc>
          <w:tcPr>
            <w:tcW w:w="2288" w:type="dxa"/>
            <w:gridSpan w:val="3"/>
            <w:vAlign w:val="center"/>
          </w:tcPr>
          <w:p w14:paraId="0EC2C55B" w14:textId="77777777" w:rsidR="008B64BE" w:rsidRPr="001D3869" w:rsidRDefault="008B64BE" w:rsidP="00071DCD">
            <w:pPr>
              <w:autoSpaceDE/>
              <w:autoSpaceDN/>
              <w:adjustRightInd/>
              <w:spacing w:before="0" w:line="240" w:lineRule="auto"/>
              <w:ind w:left="0"/>
              <w:rPr>
                <w:b/>
                <w:sz w:val="16"/>
                <w:szCs w:val="16"/>
              </w:rPr>
            </w:pPr>
          </w:p>
        </w:tc>
        <w:tc>
          <w:tcPr>
            <w:tcW w:w="2932" w:type="dxa"/>
            <w:vAlign w:val="center"/>
          </w:tcPr>
          <w:p w14:paraId="6119FF49" w14:textId="77777777" w:rsidR="008B64BE" w:rsidRPr="001D3869" w:rsidRDefault="008B64BE" w:rsidP="00071DCD">
            <w:pPr>
              <w:autoSpaceDE/>
              <w:autoSpaceDN/>
              <w:adjustRightInd/>
              <w:spacing w:before="0" w:line="240" w:lineRule="auto"/>
              <w:ind w:left="0"/>
              <w:rPr>
                <w:sz w:val="16"/>
                <w:szCs w:val="16"/>
              </w:rPr>
            </w:pPr>
            <w:r w:rsidRPr="00402AFE">
              <w:rPr>
                <w:sz w:val="16"/>
                <w:szCs w:val="16"/>
              </w:rPr>
              <w:t>Tnemec</w:t>
            </w:r>
          </w:p>
        </w:tc>
        <w:tc>
          <w:tcPr>
            <w:tcW w:w="2731" w:type="dxa"/>
            <w:gridSpan w:val="2"/>
            <w:vAlign w:val="center"/>
          </w:tcPr>
          <w:p w14:paraId="1DF7FD05" w14:textId="77777777" w:rsidR="008B64BE" w:rsidRPr="009F510F" w:rsidRDefault="00947ACB" w:rsidP="00071DCD">
            <w:pPr>
              <w:autoSpaceDE/>
              <w:autoSpaceDN/>
              <w:adjustRightInd/>
              <w:spacing w:before="0" w:line="240" w:lineRule="auto"/>
              <w:ind w:left="0"/>
              <w:rPr>
                <w:sz w:val="16"/>
                <w:szCs w:val="16"/>
              </w:rPr>
            </w:pPr>
            <w:r w:rsidRPr="009F510F">
              <w:rPr>
                <w:sz w:val="16"/>
                <w:szCs w:val="16"/>
              </w:rPr>
              <w:t xml:space="preserve">Series L69 Hi-Build </w:t>
            </w:r>
            <w:proofErr w:type="spellStart"/>
            <w:r w:rsidRPr="009F510F">
              <w:rPr>
                <w:sz w:val="16"/>
                <w:szCs w:val="16"/>
              </w:rPr>
              <w:t>Epoxoline</w:t>
            </w:r>
            <w:proofErr w:type="spellEnd"/>
          </w:p>
          <w:p w14:paraId="3D637B72" w14:textId="1782FA9B" w:rsidR="00837B4E" w:rsidRPr="009F510F" w:rsidRDefault="00961289" w:rsidP="00071DCD">
            <w:pPr>
              <w:autoSpaceDE/>
              <w:autoSpaceDN/>
              <w:adjustRightInd/>
              <w:spacing w:before="0" w:line="240" w:lineRule="auto"/>
              <w:ind w:left="0"/>
              <w:rPr>
                <w:sz w:val="16"/>
                <w:szCs w:val="16"/>
              </w:rPr>
            </w:pPr>
            <w:r w:rsidRPr="009F510F">
              <w:rPr>
                <w:sz w:val="16"/>
                <w:szCs w:val="16"/>
              </w:rPr>
              <w:t xml:space="preserve">Series 66HS Hi-Build </w:t>
            </w:r>
            <w:proofErr w:type="spellStart"/>
            <w:r w:rsidRPr="009F510F">
              <w:rPr>
                <w:sz w:val="16"/>
                <w:szCs w:val="16"/>
              </w:rPr>
              <w:t>Epoxoline</w:t>
            </w:r>
            <w:proofErr w:type="spellEnd"/>
          </w:p>
        </w:tc>
        <w:tc>
          <w:tcPr>
            <w:tcW w:w="888" w:type="dxa"/>
            <w:vAlign w:val="center"/>
          </w:tcPr>
          <w:p w14:paraId="6943DA22" w14:textId="77777777" w:rsidR="008B64BE" w:rsidRPr="009F510F" w:rsidRDefault="008B64BE" w:rsidP="00071DCD">
            <w:pPr>
              <w:autoSpaceDE/>
              <w:autoSpaceDN/>
              <w:adjustRightInd/>
              <w:spacing w:before="0" w:line="240" w:lineRule="auto"/>
              <w:ind w:left="0"/>
              <w:jc w:val="center"/>
              <w:rPr>
                <w:sz w:val="16"/>
                <w:szCs w:val="16"/>
              </w:rPr>
            </w:pPr>
            <w:r w:rsidRPr="009F510F">
              <w:rPr>
                <w:sz w:val="16"/>
                <w:szCs w:val="16"/>
                <w:lang w:val="ru-RU"/>
              </w:rPr>
              <w:t>9</w:t>
            </w:r>
            <w:r w:rsidRPr="009F510F">
              <w:rPr>
                <w:sz w:val="16"/>
                <w:szCs w:val="16"/>
              </w:rPr>
              <w:t>8</w:t>
            </w:r>
            <w:r w:rsidR="00961289" w:rsidRPr="009F510F">
              <w:rPr>
                <w:sz w:val="16"/>
                <w:szCs w:val="16"/>
              </w:rPr>
              <w:t>-335</w:t>
            </w:r>
          </w:p>
          <w:p w14:paraId="2C839BC8" w14:textId="1B877DBA" w:rsidR="00961289" w:rsidRPr="009F510F" w:rsidRDefault="00520F10" w:rsidP="00071DCD">
            <w:pPr>
              <w:autoSpaceDE/>
              <w:autoSpaceDN/>
              <w:adjustRightInd/>
              <w:spacing w:before="0" w:line="240" w:lineRule="auto"/>
              <w:ind w:left="0"/>
              <w:jc w:val="center"/>
              <w:rPr>
                <w:sz w:val="16"/>
                <w:szCs w:val="16"/>
              </w:rPr>
            </w:pPr>
            <w:r w:rsidRPr="009F510F">
              <w:rPr>
                <w:sz w:val="16"/>
                <w:szCs w:val="16"/>
              </w:rPr>
              <w:t>98-184</w:t>
            </w:r>
          </w:p>
        </w:tc>
        <w:tc>
          <w:tcPr>
            <w:tcW w:w="1238" w:type="dxa"/>
            <w:gridSpan w:val="2"/>
            <w:vAlign w:val="center"/>
          </w:tcPr>
          <w:p w14:paraId="4FFC198D" w14:textId="77777777" w:rsidR="008B64BE" w:rsidRPr="001D3869" w:rsidRDefault="008B64BE" w:rsidP="00071DCD">
            <w:pPr>
              <w:autoSpaceDE/>
              <w:autoSpaceDN/>
              <w:adjustRightInd/>
              <w:spacing w:before="0" w:line="240" w:lineRule="auto"/>
              <w:ind w:left="0"/>
              <w:jc w:val="center"/>
              <w:rPr>
                <w:sz w:val="16"/>
                <w:szCs w:val="16"/>
              </w:rPr>
            </w:pPr>
            <w:r>
              <w:rPr>
                <w:sz w:val="16"/>
                <w:szCs w:val="16"/>
              </w:rPr>
              <w:t>121</w:t>
            </w:r>
            <w:r w:rsidRPr="005410C8">
              <w:rPr>
                <w:sz w:val="16"/>
                <w:szCs w:val="16"/>
              </w:rPr>
              <w:t>°C (</w:t>
            </w:r>
            <w:r>
              <w:rPr>
                <w:sz w:val="16"/>
                <w:szCs w:val="16"/>
              </w:rPr>
              <w:t>250</w:t>
            </w:r>
            <w:r w:rsidRPr="005410C8">
              <w:rPr>
                <w:sz w:val="16"/>
                <w:szCs w:val="16"/>
              </w:rPr>
              <w:t>°F)</w:t>
            </w:r>
          </w:p>
        </w:tc>
      </w:tr>
      <w:tr w:rsidR="008B64BE" w:rsidRPr="00AB0391" w14:paraId="776C9344" w14:textId="77777777" w:rsidTr="00F029EB">
        <w:trPr>
          <w:trHeight w:val="288"/>
          <w:jc w:val="center"/>
        </w:trPr>
        <w:tc>
          <w:tcPr>
            <w:tcW w:w="2288" w:type="dxa"/>
            <w:gridSpan w:val="3"/>
            <w:vAlign w:val="center"/>
          </w:tcPr>
          <w:p w14:paraId="171EC42E" w14:textId="77777777" w:rsidR="008B64BE" w:rsidRPr="00F029EB" w:rsidRDefault="008B64BE" w:rsidP="00071DCD">
            <w:pPr>
              <w:autoSpaceDE/>
              <w:autoSpaceDN/>
              <w:adjustRightInd/>
              <w:spacing w:before="0" w:line="240" w:lineRule="auto"/>
              <w:ind w:left="0"/>
              <w:rPr>
                <w:i/>
                <w:color w:val="auto"/>
                <w:sz w:val="14"/>
                <w:szCs w:val="24"/>
                <w:lang w:val="ru-RU"/>
              </w:rPr>
            </w:pPr>
          </w:p>
        </w:tc>
        <w:tc>
          <w:tcPr>
            <w:tcW w:w="7789" w:type="dxa"/>
            <w:gridSpan w:val="6"/>
            <w:vAlign w:val="center"/>
          </w:tcPr>
          <w:p w14:paraId="1258E597" w14:textId="77777777" w:rsidR="008B64BE" w:rsidRPr="009F510F" w:rsidRDefault="008B64BE" w:rsidP="00071DCD">
            <w:pPr>
              <w:suppressAutoHyphens/>
              <w:autoSpaceDE/>
              <w:autoSpaceDN/>
              <w:adjustRightInd/>
              <w:spacing w:before="0" w:line="240" w:lineRule="auto"/>
              <w:ind w:left="0" w:firstLine="360"/>
              <w:rPr>
                <w:i/>
                <w:color w:val="auto"/>
                <w:sz w:val="14"/>
                <w:szCs w:val="24"/>
                <w:lang w:val="ru-RU"/>
              </w:rPr>
            </w:pPr>
            <w:r w:rsidRPr="009F510F">
              <w:rPr>
                <w:i/>
                <w:color w:val="auto"/>
                <w:sz w:val="14"/>
                <w:szCs w:val="24"/>
                <w:lang w:val="ru-RU"/>
              </w:rPr>
              <w:t>Для использования в прибрежной зоне, между зоной заплеска воды и верхним строением платформы рекомендуется нанести дополнительный промежуточный слой.</w:t>
            </w:r>
          </w:p>
        </w:tc>
      </w:tr>
      <w:tr w:rsidR="00947ACB" w:rsidRPr="001D3869" w14:paraId="4C8A8E0E" w14:textId="77777777" w:rsidTr="00497676">
        <w:trPr>
          <w:trHeight w:val="288"/>
          <w:jc w:val="center"/>
        </w:trPr>
        <w:tc>
          <w:tcPr>
            <w:tcW w:w="2288" w:type="dxa"/>
            <w:gridSpan w:val="3"/>
            <w:tcBorders>
              <w:top w:val="single" w:sz="12" w:space="0" w:color="auto"/>
            </w:tcBorders>
            <w:vAlign w:val="center"/>
          </w:tcPr>
          <w:p w14:paraId="1B5A8780" w14:textId="77777777" w:rsidR="00947ACB" w:rsidRPr="003023B7" w:rsidRDefault="00947ACB" w:rsidP="00071DCD">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932" w:type="dxa"/>
            <w:tcBorders>
              <w:top w:val="single" w:sz="12" w:space="0" w:color="auto"/>
            </w:tcBorders>
            <w:vAlign w:val="center"/>
          </w:tcPr>
          <w:p w14:paraId="7B0CED46" w14:textId="77777777" w:rsidR="00947ACB" w:rsidRPr="001D3869" w:rsidRDefault="00947ACB" w:rsidP="00071DCD">
            <w:pPr>
              <w:autoSpaceDE/>
              <w:autoSpaceDN/>
              <w:adjustRightInd/>
              <w:spacing w:before="0" w:line="240" w:lineRule="auto"/>
              <w:ind w:left="0"/>
              <w:rPr>
                <w:sz w:val="16"/>
                <w:szCs w:val="16"/>
              </w:rPr>
            </w:pPr>
            <w:r w:rsidRPr="001D3869">
              <w:rPr>
                <w:sz w:val="16"/>
                <w:szCs w:val="16"/>
              </w:rPr>
              <w:t>Carboline</w:t>
            </w:r>
          </w:p>
        </w:tc>
        <w:tc>
          <w:tcPr>
            <w:tcW w:w="2731" w:type="dxa"/>
            <w:gridSpan w:val="2"/>
            <w:tcBorders>
              <w:top w:val="single" w:sz="12" w:space="0" w:color="auto"/>
            </w:tcBorders>
            <w:vAlign w:val="center"/>
          </w:tcPr>
          <w:p w14:paraId="39F783FA" w14:textId="77777777" w:rsidR="00947ACB" w:rsidRPr="009F510F" w:rsidRDefault="00947ACB" w:rsidP="00071DCD">
            <w:pPr>
              <w:autoSpaceDE/>
              <w:autoSpaceDN/>
              <w:adjustRightInd/>
              <w:spacing w:before="0" w:line="240" w:lineRule="auto"/>
              <w:ind w:left="0"/>
              <w:rPr>
                <w:sz w:val="16"/>
                <w:szCs w:val="16"/>
              </w:rPr>
            </w:pPr>
            <w:proofErr w:type="spellStart"/>
            <w:r w:rsidRPr="009F510F">
              <w:rPr>
                <w:sz w:val="16"/>
                <w:szCs w:val="16"/>
              </w:rPr>
              <w:t>Carboxane</w:t>
            </w:r>
            <w:proofErr w:type="spellEnd"/>
            <w:r w:rsidRPr="009F510F">
              <w:rPr>
                <w:sz w:val="16"/>
                <w:szCs w:val="16"/>
              </w:rPr>
              <w:t xml:space="preserve"> 2000</w:t>
            </w:r>
          </w:p>
        </w:tc>
        <w:tc>
          <w:tcPr>
            <w:tcW w:w="888" w:type="dxa"/>
            <w:tcBorders>
              <w:top w:val="single" w:sz="12" w:space="0" w:color="auto"/>
            </w:tcBorders>
            <w:vAlign w:val="center"/>
          </w:tcPr>
          <w:p w14:paraId="678ED6E0" w14:textId="77777777" w:rsidR="00947ACB" w:rsidRPr="009F510F" w:rsidRDefault="00947ACB" w:rsidP="00071DCD">
            <w:pPr>
              <w:autoSpaceDE/>
              <w:autoSpaceDN/>
              <w:adjustRightInd/>
              <w:spacing w:before="0" w:line="240" w:lineRule="auto"/>
              <w:ind w:left="0"/>
              <w:jc w:val="center"/>
              <w:rPr>
                <w:sz w:val="16"/>
                <w:szCs w:val="16"/>
                <w:lang w:val="ru-RU"/>
              </w:rPr>
            </w:pPr>
            <w:r w:rsidRPr="009F510F">
              <w:rPr>
                <w:sz w:val="16"/>
                <w:szCs w:val="16"/>
              </w:rPr>
              <w:t>216</w:t>
            </w:r>
          </w:p>
        </w:tc>
        <w:tc>
          <w:tcPr>
            <w:tcW w:w="1238" w:type="dxa"/>
            <w:gridSpan w:val="2"/>
            <w:tcBorders>
              <w:top w:val="single" w:sz="12" w:space="0" w:color="auto"/>
            </w:tcBorders>
            <w:vAlign w:val="center"/>
          </w:tcPr>
          <w:p w14:paraId="6DD62D08" w14:textId="77777777" w:rsidR="00947ACB" w:rsidRPr="001D3869" w:rsidRDefault="00947ACB" w:rsidP="00071DCD">
            <w:pPr>
              <w:autoSpaceDE/>
              <w:autoSpaceDN/>
              <w:adjustRightInd/>
              <w:spacing w:before="0" w:line="240" w:lineRule="auto"/>
              <w:ind w:left="0"/>
              <w:jc w:val="center"/>
              <w:rPr>
                <w:sz w:val="16"/>
                <w:szCs w:val="16"/>
              </w:rPr>
            </w:pPr>
            <w:r w:rsidRPr="005410C8">
              <w:rPr>
                <w:sz w:val="16"/>
                <w:szCs w:val="16"/>
              </w:rPr>
              <w:t>121°C (250°F)</w:t>
            </w:r>
          </w:p>
        </w:tc>
      </w:tr>
      <w:tr w:rsidR="00947ACB" w:rsidRPr="001D3869" w14:paraId="1C672513" w14:textId="77777777" w:rsidTr="00497676">
        <w:trPr>
          <w:trHeight w:val="288"/>
          <w:jc w:val="center"/>
        </w:trPr>
        <w:tc>
          <w:tcPr>
            <w:tcW w:w="2288" w:type="dxa"/>
            <w:gridSpan w:val="3"/>
            <w:vAlign w:val="center"/>
          </w:tcPr>
          <w:p w14:paraId="7A789C8E" w14:textId="77777777" w:rsidR="00947ACB" w:rsidRPr="009A322B" w:rsidRDefault="00947ACB" w:rsidP="00071DCD">
            <w:pPr>
              <w:autoSpaceDE/>
              <w:autoSpaceDN/>
              <w:adjustRightInd/>
              <w:spacing w:before="0" w:line="240" w:lineRule="auto"/>
              <w:ind w:left="0"/>
              <w:rPr>
                <w:b/>
                <w:sz w:val="16"/>
                <w:szCs w:val="16"/>
                <w:lang w:val="ru-RU"/>
              </w:rPr>
            </w:pPr>
            <w:r>
              <w:rPr>
                <w:b/>
                <w:sz w:val="16"/>
                <w:szCs w:val="16"/>
                <w:lang w:val="ru-RU"/>
              </w:rPr>
              <w:t>Акриловый полисилоксан</w:t>
            </w:r>
          </w:p>
        </w:tc>
        <w:tc>
          <w:tcPr>
            <w:tcW w:w="2932" w:type="dxa"/>
            <w:vAlign w:val="center"/>
          </w:tcPr>
          <w:p w14:paraId="001ADBE4" w14:textId="77777777" w:rsidR="00947ACB" w:rsidRPr="001D3869" w:rsidRDefault="00947ACB" w:rsidP="00071DCD">
            <w:pPr>
              <w:autoSpaceDE/>
              <w:autoSpaceDN/>
              <w:adjustRightInd/>
              <w:spacing w:before="0" w:line="240" w:lineRule="auto"/>
              <w:ind w:left="0"/>
              <w:rPr>
                <w:sz w:val="16"/>
                <w:szCs w:val="16"/>
              </w:rPr>
            </w:pPr>
            <w:r w:rsidRPr="00402AFE">
              <w:rPr>
                <w:sz w:val="16"/>
                <w:szCs w:val="16"/>
              </w:rPr>
              <w:t>Hempel Coatings (USA), Inc.</w:t>
            </w:r>
          </w:p>
        </w:tc>
        <w:tc>
          <w:tcPr>
            <w:tcW w:w="2731" w:type="dxa"/>
            <w:gridSpan w:val="2"/>
            <w:vAlign w:val="center"/>
          </w:tcPr>
          <w:p w14:paraId="21726750" w14:textId="77777777" w:rsidR="00947ACB" w:rsidRPr="009F510F" w:rsidRDefault="00947ACB" w:rsidP="00071DCD">
            <w:pPr>
              <w:autoSpaceDE/>
              <w:autoSpaceDN/>
              <w:adjustRightInd/>
              <w:spacing w:before="0" w:line="240" w:lineRule="auto"/>
              <w:ind w:left="0"/>
              <w:rPr>
                <w:sz w:val="16"/>
                <w:szCs w:val="16"/>
              </w:rPr>
            </w:pPr>
            <w:proofErr w:type="spellStart"/>
            <w:proofErr w:type="gramStart"/>
            <w:r w:rsidRPr="009F510F">
              <w:rPr>
                <w:sz w:val="16"/>
                <w:szCs w:val="16"/>
              </w:rPr>
              <w:t>Hempaxane</w:t>
            </w:r>
            <w:proofErr w:type="spellEnd"/>
            <w:r w:rsidRPr="009F510F">
              <w:rPr>
                <w:sz w:val="16"/>
                <w:szCs w:val="16"/>
              </w:rPr>
              <w:t xml:space="preserve">  series</w:t>
            </w:r>
            <w:proofErr w:type="gramEnd"/>
          </w:p>
        </w:tc>
        <w:tc>
          <w:tcPr>
            <w:tcW w:w="888" w:type="dxa"/>
            <w:vAlign w:val="center"/>
          </w:tcPr>
          <w:p w14:paraId="3CF2255B" w14:textId="77777777" w:rsidR="00947ACB" w:rsidRPr="009F510F" w:rsidRDefault="00947ACB" w:rsidP="00071DCD">
            <w:pPr>
              <w:autoSpaceDE/>
              <w:autoSpaceDN/>
              <w:adjustRightInd/>
              <w:spacing w:before="0" w:line="240" w:lineRule="auto"/>
              <w:ind w:left="0"/>
              <w:jc w:val="center"/>
              <w:rPr>
                <w:sz w:val="16"/>
                <w:szCs w:val="16"/>
                <w:lang w:val="ru-RU"/>
              </w:rPr>
            </w:pPr>
            <w:r w:rsidRPr="009F510F">
              <w:rPr>
                <w:sz w:val="16"/>
                <w:szCs w:val="16"/>
              </w:rPr>
              <w:t>225</w:t>
            </w:r>
          </w:p>
        </w:tc>
        <w:tc>
          <w:tcPr>
            <w:tcW w:w="1238" w:type="dxa"/>
            <w:gridSpan w:val="2"/>
            <w:vAlign w:val="center"/>
          </w:tcPr>
          <w:p w14:paraId="308FEC40" w14:textId="77777777" w:rsidR="00947ACB" w:rsidRPr="001D3869" w:rsidRDefault="00947ACB" w:rsidP="00071DCD">
            <w:pPr>
              <w:autoSpaceDE/>
              <w:autoSpaceDN/>
              <w:adjustRightInd/>
              <w:spacing w:before="0" w:line="240" w:lineRule="auto"/>
              <w:ind w:left="0"/>
              <w:jc w:val="center"/>
              <w:rPr>
                <w:sz w:val="16"/>
                <w:szCs w:val="16"/>
              </w:rPr>
            </w:pPr>
            <w:r w:rsidRPr="005410C8">
              <w:rPr>
                <w:sz w:val="16"/>
                <w:szCs w:val="16"/>
              </w:rPr>
              <w:t>121°C (250°F)</w:t>
            </w:r>
          </w:p>
        </w:tc>
      </w:tr>
      <w:tr w:rsidR="00947ACB" w:rsidRPr="001D3869" w14:paraId="15CFCEF8" w14:textId="77777777" w:rsidTr="00497676">
        <w:trPr>
          <w:trHeight w:val="288"/>
          <w:jc w:val="center"/>
        </w:trPr>
        <w:tc>
          <w:tcPr>
            <w:tcW w:w="2288" w:type="dxa"/>
            <w:gridSpan w:val="3"/>
            <w:vAlign w:val="center"/>
          </w:tcPr>
          <w:p w14:paraId="3C060ADE" w14:textId="77777777" w:rsidR="00947ACB" w:rsidRDefault="00947ACB" w:rsidP="00071DCD">
            <w:pPr>
              <w:autoSpaceDE/>
              <w:autoSpaceDN/>
              <w:adjustRightInd/>
              <w:spacing w:before="0" w:line="240" w:lineRule="auto"/>
              <w:ind w:left="0"/>
              <w:rPr>
                <w:b/>
                <w:sz w:val="16"/>
                <w:szCs w:val="16"/>
                <w:lang w:val="ru-RU"/>
              </w:rPr>
            </w:pPr>
          </w:p>
        </w:tc>
        <w:tc>
          <w:tcPr>
            <w:tcW w:w="2932" w:type="dxa"/>
            <w:vAlign w:val="center"/>
          </w:tcPr>
          <w:p w14:paraId="4EDBACA2" w14:textId="77777777" w:rsidR="00947ACB" w:rsidRPr="00402AFE" w:rsidRDefault="00947ACB" w:rsidP="00071DCD">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731" w:type="dxa"/>
            <w:gridSpan w:val="2"/>
            <w:vAlign w:val="center"/>
          </w:tcPr>
          <w:p w14:paraId="5C7A8F5A" w14:textId="77777777" w:rsidR="00947ACB" w:rsidRPr="009F510F" w:rsidRDefault="00947ACB" w:rsidP="00071DCD">
            <w:pPr>
              <w:autoSpaceDE/>
              <w:autoSpaceDN/>
              <w:adjustRightInd/>
              <w:spacing w:before="0" w:line="240" w:lineRule="auto"/>
              <w:ind w:left="0"/>
              <w:rPr>
                <w:sz w:val="16"/>
                <w:szCs w:val="16"/>
              </w:rPr>
            </w:pPr>
            <w:proofErr w:type="spellStart"/>
            <w:r w:rsidRPr="009F510F">
              <w:rPr>
                <w:sz w:val="16"/>
                <w:szCs w:val="16"/>
              </w:rPr>
              <w:t>Protexior</w:t>
            </w:r>
            <w:proofErr w:type="spellEnd"/>
            <w:r w:rsidRPr="009F510F">
              <w:rPr>
                <w:sz w:val="16"/>
                <w:szCs w:val="16"/>
              </w:rPr>
              <w:t xml:space="preserve"> 791</w:t>
            </w:r>
          </w:p>
        </w:tc>
        <w:tc>
          <w:tcPr>
            <w:tcW w:w="888" w:type="dxa"/>
            <w:vAlign w:val="center"/>
          </w:tcPr>
          <w:p w14:paraId="64DA5AFE" w14:textId="77777777" w:rsidR="00947ACB" w:rsidRPr="009F510F" w:rsidRDefault="00947ACB" w:rsidP="00071DCD">
            <w:pPr>
              <w:autoSpaceDE/>
              <w:autoSpaceDN/>
              <w:adjustRightInd/>
              <w:spacing w:before="0" w:line="240" w:lineRule="auto"/>
              <w:ind w:left="0"/>
              <w:jc w:val="center"/>
              <w:rPr>
                <w:sz w:val="16"/>
                <w:szCs w:val="16"/>
                <w:lang w:val="ru-RU"/>
              </w:rPr>
            </w:pPr>
            <w:r w:rsidRPr="009F510F">
              <w:rPr>
                <w:sz w:val="16"/>
                <w:szCs w:val="16"/>
              </w:rPr>
              <w:t>89</w:t>
            </w:r>
          </w:p>
        </w:tc>
        <w:tc>
          <w:tcPr>
            <w:tcW w:w="1238" w:type="dxa"/>
            <w:gridSpan w:val="2"/>
            <w:vAlign w:val="center"/>
          </w:tcPr>
          <w:p w14:paraId="27E1A04F" w14:textId="77777777" w:rsidR="00947ACB" w:rsidRPr="005410C8" w:rsidRDefault="00947ACB" w:rsidP="00071DCD">
            <w:pPr>
              <w:autoSpaceDE/>
              <w:autoSpaceDN/>
              <w:adjustRightInd/>
              <w:spacing w:before="0" w:line="240" w:lineRule="auto"/>
              <w:ind w:left="0"/>
              <w:jc w:val="center"/>
              <w:rPr>
                <w:sz w:val="16"/>
                <w:szCs w:val="16"/>
              </w:rPr>
            </w:pPr>
            <w:r w:rsidRPr="005410C8">
              <w:rPr>
                <w:sz w:val="16"/>
                <w:szCs w:val="16"/>
              </w:rPr>
              <w:t>121°C (250°F)</w:t>
            </w:r>
          </w:p>
        </w:tc>
      </w:tr>
      <w:tr w:rsidR="009F510F" w:rsidRPr="001D3869" w14:paraId="5D8CC27A" w14:textId="77777777" w:rsidTr="00497676">
        <w:trPr>
          <w:trHeight w:val="288"/>
          <w:jc w:val="center"/>
        </w:trPr>
        <w:tc>
          <w:tcPr>
            <w:tcW w:w="2288" w:type="dxa"/>
            <w:gridSpan w:val="3"/>
            <w:vMerge w:val="restart"/>
            <w:vAlign w:val="center"/>
          </w:tcPr>
          <w:p w14:paraId="6043B285" w14:textId="77777777" w:rsidR="009F510F" w:rsidRPr="00D41158" w:rsidRDefault="009F510F" w:rsidP="00071DCD">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932" w:type="dxa"/>
            <w:vAlign w:val="center"/>
          </w:tcPr>
          <w:p w14:paraId="20247B86" w14:textId="77777777" w:rsidR="009F510F" w:rsidRPr="001D3869" w:rsidRDefault="009F510F" w:rsidP="00071DCD">
            <w:pPr>
              <w:autoSpaceDE/>
              <w:autoSpaceDN/>
              <w:adjustRightInd/>
              <w:spacing w:before="0" w:line="240" w:lineRule="auto"/>
              <w:ind w:left="0"/>
              <w:rPr>
                <w:sz w:val="16"/>
                <w:szCs w:val="16"/>
              </w:rPr>
            </w:pPr>
            <w:r w:rsidRPr="001D3869">
              <w:rPr>
                <w:sz w:val="16"/>
                <w:szCs w:val="16"/>
              </w:rPr>
              <w:t>International</w:t>
            </w:r>
          </w:p>
        </w:tc>
        <w:tc>
          <w:tcPr>
            <w:tcW w:w="2731" w:type="dxa"/>
            <w:gridSpan w:val="2"/>
            <w:vAlign w:val="center"/>
          </w:tcPr>
          <w:p w14:paraId="32A38A0A" w14:textId="41FC2121" w:rsidR="009F510F" w:rsidRPr="009F510F" w:rsidRDefault="009F510F" w:rsidP="00071DCD">
            <w:pPr>
              <w:autoSpaceDE/>
              <w:autoSpaceDN/>
              <w:adjustRightInd/>
              <w:spacing w:before="0" w:line="240" w:lineRule="auto"/>
              <w:ind w:left="0"/>
              <w:rPr>
                <w:sz w:val="16"/>
                <w:szCs w:val="16"/>
              </w:rPr>
            </w:pPr>
            <w:proofErr w:type="spellStart"/>
            <w:r w:rsidRPr="009F510F">
              <w:rPr>
                <w:sz w:val="16"/>
                <w:szCs w:val="16"/>
              </w:rPr>
              <w:t>Interthane</w:t>
            </w:r>
            <w:proofErr w:type="spellEnd"/>
            <w:r w:rsidRPr="009F510F">
              <w:rPr>
                <w:sz w:val="16"/>
                <w:szCs w:val="16"/>
              </w:rPr>
              <w:t xml:space="preserve"> 878</w:t>
            </w:r>
          </w:p>
        </w:tc>
        <w:tc>
          <w:tcPr>
            <w:tcW w:w="888" w:type="dxa"/>
            <w:vAlign w:val="center"/>
          </w:tcPr>
          <w:p w14:paraId="46F36A9D" w14:textId="77777777" w:rsidR="009F510F" w:rsidRPr="009F510F" w:rsidRDefault="009F510F" w:rsidP="00071DCD">
            <w:pPr>
              <w:autoSpaceDE/>
              <w:autoSpaceDN/>
              <w:adjustRightInd/>
              <w:spacing w:before="0" w:line="240" w:lineRule="auto"/>
              <w:ind w:left="0"/>
              <w:jc w:val="center"/>
              <w:rPr>
                <w:sz w:val="16"/>
                <w:szCs w:val="16"/>
                <w:lang w:val="ru-RU"/>
              </w:rPr>
            </w:pPr>
            <w:r w:rsidRPr="009F510F">
              <w:rPr>
                <w:sz w:val="16"/>
                <w:szCs w:val="16"/>
              </w:rPr>
              <w:t>248-311</w:t>
            </w:r>
          </w:p>
        </w:tc>
        <w:tc>
          <w:tcPr>
            <w:tcW w:w="1238" w:type="dxa"/>
            <w:gridSpan w:val="2"/>
            <w:vAlign w:val="center"/>
          </w:tcPr>
          <w:p w14:paraId="034DDFBB" w14:textId="77777777" w:rsidR="009F510F" w:rsidRPr="001D3869" w:rsidRDefault="009F510F" w:rsidP="00071DCD">
            <w:pPr>
              <w:autoSpaceDE/>
              <w:autoSpaceDN/>
              <w:adjustRightInd/>
              <w:spacing w:before="0" w:line="240" w:lineRule="auto"/>
              <w:ind w:left="0"/>
              <w:jc w:val="center"/>
              <w:rPr>
                <w:sz w:val="16"/>
                <w:szCs w:val="16"/>
              </w:rPr>
            </w:pPr>
            <w:r w:rsidRPr="005410C8">
              <w:rPr>
                <w:sz w:val="16"/>
                <w:szCs w:val="16"/>
              </w:rPr>
              <w:t>121°C (250°F)</w:t>
            </w:r>
          </w:p>
        </w:tc>
      </w:tr>
      <w:tr w:rsidR="009F510F" w:rsidRPr="001D3869" w14:paraId="1DF3217F" w14:textId="77777777" w:rsidTr="00497676">
        <w:trPr>
          <w:trHeight w:val="288"/>
          <w:jc w:val="center"/>
        </w:trPr>
        <w:tc>
          <w:tcPr>
            <w:tcW w:w="2288" w:type="dxa"/>
            <w:gridSpan w:val="3"/>
            <w:vMerge/>
            <w:vAlign w:val="center"/>
          </w:tcPr>
          <w:p w14:paraId="7C0DAF57" w14:textId="77777777" w:rsidR="009F510F" w:rsidRPr="001D3869" w:rsidRDefault="009F510F" w:rsidP="00071DCD">
            <w:pPr>
              <w:autoSpaceDE/>
              <w:autoSpaceDN/>
              <w:adjustRightInd/>
              <w:spacing w:before="0" w:line="240" w:lineRule="auto"/>
              <w:ind w:left="0"/>
              <w:rPr>
                <w:b/>
                <w:sz w:val="16"/>
                <w:szCs w:val="16"/>
              </w:rPr>
            </w:pPr>
          </w:p>
        </w:tc>
        <w:tc>
          <w:tcPr>
            <w:tcW w:w="2932" w:type="dxa"/>
            <w:vAlign w:val="center"/>
          </w:tcPr>
          <w:p w14:paraId="340C9877" w14:textId="77777777" w:rsidR="009F510F" w:rsidRPr="001D3869" w:rsidRDefault="009F510F" w:rsidP="00071DCD">
            <w:pPr>
              <w:autoSpaceDE/>
              <w:autoSpaceDN/>
              <w:adjustRightInd/>
              <w:spacing w:before="0" w:line="240" w:lineRule="auto"/>
              <w:ind w:left="0"/>
              <w:rPr>
                <w:sz w:val="16"/>
                <w:szCs w:val="16"/>
              </w:rPr>
            </w:pPr>
            <w:r w:rsidRPr="00402AFE">
              <w:rPr>
                <w:sz w:val="16"/>
                <w:szCs w:val="16"/>
              </w:rPr>
              <w:t>Jotun Paints</w:t>
            </w:r>
          </w:p>
        </w:tc>
        <w:tc>
          <w:tcPr>
            <w:tcW w:w="2731" w:type="dxa"/>
            <w:gridSpan w:val="2"/>
            <w:vAlign w:val="center"/>
          </w:tcPr>
          <w:p w14:paraId="0F11DDAF" w14:textId="77777777" w:rsidR="009F510F" w:rsidRPr="009F510F" w:rsidRDefault="009F510F" w:rsidP="00586E99">
            <w:pPr>
              <w:autoSpaceDE/>
              <w:autoSpaceDN/>
              <w:adjustRightInd/>
              <w:spacing w:before="0" w:line="240" w:lineRule="auto"/>
              <w:ind w:left="0"/>
              <w:rPr>
                <w:sz w:val="16"/>
                <w:szCs w:val="16"/>
              </w:rPr>
            </w:pPr>
            <w:r w:rsidRPr="009F510F">
              <w:rPr>
                <w:sz w:val="16"/>
                <w:szCs w:val="16"/>
              </w:rPr>
              <w:t>Hardtop Pro</w:t>
            </w:r>
          </w:p>
          <w:p w14:paraId="6241CA72" w14:textId="27A21476" w:rsidR="009F510F" w:rsidRPr="009F510F" w:rsidRDefault="009F510F" w:rsidP="00586E99">
            <w:pPr>
              <w:autoSpaceDE/>
              <w:autoSpaceDN/>
              <w:adjustRightInd/>
              <w:spacing w:before="0" w:line="240" w:lineRule="auto"/>
              <w:ind w:left="0"/>
              <w:rPr>
                <w:sz w:val="16"/>
                <w:szCs w:val="16"/>
              </w:rPr>
            </w:pPr>
            <w:r w:rsidRPr="009F510F">
              <w:rPr>
                <w:sz w:val="16"/>
                <w:szCs w:val="16"/>
              </w:rPr>
              <w:t>Hardtop One</w:t>
            </w:r>
          </w:p>
        </w:tc>
        <w:tc>
          <w:tcPr>
            <w:tcW w:w="888" w:type="dxa"/>
            <w:vAlign w:val="center"/>
          </w:tcPr>
          <w:p w14:paraId="1100609E" w14:textId="5B4E4B69" w:rsidR="009F510F" w:rsidRPr="009F510F" w:rsidRDefault="009F510F" w:rsidP="00071DCD">
            <w:pPr>
              <w:autoSpaceDE/>
              <w:autoSpaceDN/>
              <w:adjustRightInd/>
              <w:spacing w:before="0" w:line="240" w:lineRule="auto"/>
              <w:ind w:left="0"/>
              <w:jc w:val="center"/>
              <w:rPr>
                <w:sz w:val="16"/>
                <w:szCs w:val="16"/>
                <w:lang w:val="ru-RU"/>
              </w:rPr>
            </w:pPr>
            <w:r w:rsidRPr="009F510F">
              <w:rPr>
                <w:sz w:val="16"/>
                <w:szCs w:val="16"/>
              </w:rPr>
              <w:t>245-320</w:t>
            </w:r>
          </w:p>
        </w:tc>
        <w:tc>
          <w:tcPr>
            <w:tcW w:w="1238" w:type="dxa"/>
            <w:gridSpan w:val="2"/>
            <w:vAlign w:val="center"/>
          </w:tcPr>
          <w:p w14:paraId="568741C6" w14:textId="77777777" w:rsidR="009F510F" w:rsidRPr="001D3869" w:rsidRDefault="009F510F" w:rsidP="00071DCD">
            <w:pPr>
              <w:autoSpaceDE/>
              <w:autoSpaceDN/>
              <w:adjustRightInd/>
              <w:spacing w:before="0" w:line="240" w:lineRule="auto"/>
              <w:ind w:left="0"/>
              <w:jc w:val="center"/>
              <w:rPr>
                <w:sz w:val="16"/>
                <w:szCs w:val="16"/>
              </w:rPr>
            </w:pPr>
            <w:r w:rsidRPr="005410C8">
              <w:rPr>
                <w:sz w:val="16"/>
                <w:szCs w:val="16"/>
              </w:rPr>
              <w:t>121°C (250°F)</w:t>
            </w:r>
          </w:p>
        </w:tc>
      </w:tr>
      <w:tr w:rsidR="00A73B28" w:rsidRPr="001D3869" w14:paraId="1E7A90A0" w14:textId="77777777" w:rsidTr="00497676">
        <w:trPr>
          <w:trHeight w:val="288"/>
          <w:jc w:val="center"/>
        </w:trPr>
        <w:tc>
          <w:tcPr>
            <w:tcW w:w="2288" w:type="dxa"/>
            <w:gridSpan w:val="3"/>
            <w:vAlign w:val="center"/>
          </w:tcPr>
          <w:p w14:paraId="4A1256DF" w14:textId="77777777" w:rsidR="00A73B28" w:rsidRPr="001D3869" w:rsidRDefault="00A73B28" w:rsidP="00071DCD">
            <w:pPr>
              <w:autoSpaceDE/>
              <w:autoSpaceDN/>
              <w:adjustRightInd/>
              <w:spacing w:before="0" w:line="240" w:lineRule="auto"/>
              <w:ind w:left="0"/>
              <w:rPr>
                <w:b/>
                <w:sz w:val="16"/>
                <w:szCs w:val="16"/>
              </w:rPr>
            </w:pPr>
          </w:p>
        </w:tc>
        <w:tc>
          <w:tcPr>
            <w:tcW w:w="2932" w:type="dxa"/>
            <w:vAlign w:val="center"/>
          </w:tcPr>
          <w:p w14:paraId="3C9B97C2" w14:textId="77777777" w:rsidR="00A73B28" w:rsidRPr="00D750DA" w:rsidRDefault="00A73B28" w:rsidP="00071DCD">
            <w:pPr>
              <w:autoSpaceDE/>
              <w:autoSpaceDN/>
              <w:adjustRightInd/>
              <w:spacing w:before="0" w:line="240" w:lineRule="auto"/>
              <w:ind w:left="0"/>
              <w:rPr>
                <w:sz w:val="16"/>
                <w:szCs w:val="16"/>
                <w:lang w:val="ru-RU"/>
              </w:rPr>
            </w:pPr>
            <w:proofErr w:type="spellStart"/>
            <w:r w:rsidRPr="00402AFE">
              <w:rPr>
                <w:sz w:val="16"/>
                <w:szCs w:val="16"/>
              </w:rPr>
              <w:t>PPG</w:t>
            </w:r>
            <w:r>
              <w:rPr>
                <w:sz w:val="16"/>
                <w:szCs w:val="16"/>
              </w:rPr>
              <w:t>Industries</w:t>
            </w:r>
            <w:proofErr w:type="spellEnd"/>
          </w:p>
        </w:tc>
        <w:tc>
          <w:tcPr>
            <w:tcW w:w="2731" w:type="dxa"/>
            <w:gridSpan w:val="2"/>
            <w:vAlign w:val="center"/>
          </w:tcPr>
          <w:p w14:paraId="3819B2C9" w14:textId="58627296" w:rsidR="00A73B28" w:rsidRPr="009F510F" w:rsidRDefault="00916D81" w:rsidP="00071DCD">
            <w:pPr>
              <w:autoSpaceDE/>
              <w:autoSpaceDN/>
              <w:adjustRightInd/>
              <w:spacing w:before="0" w:line="240" w:lineRule="auto"/>
              <w:ind w:left="0"/>
              <w:rPr>
                <w:sz w:val="16"/>
                <w:szCs w:val="16"/>
              </w:rPr>
            </w:pPr>
            <w:r w:rsidRPr="009F510F">
              <w:rPr>
                <w:sz w:val="16"/>
                <w:szCs w:val="16"/>
              </w:rPr>
              <w:t>PSX 800 Series</w:t>
            </w:r>
            <w:r w:rsidRPr="009F510F" w:rsidDel="00B1128F">
              <w:rPr>
                <w:sz w:val="16"/>
                <w:szCs w:val="16"/>
              </w:rPr>
              <w:t xml:space="preserve"> </w:t>
            </w:r>
          </w:p>
        </w:tc>
        <w:tc>
          <w:tcPr>
            <w:tcW w:w="888" w:type="dxa"/>
            <w:vAlign w:val="center"/>
          </w:tcPr>
          <w:p w14:paraId="4CECA388" w14:textId="775C4D18" w:rsidR="00A73B28" w:rsidRPr="009F510F" w:rsidRDefault="00916D81" w:rsidP="00071DCD">
            <w:pPr>
              <w:autoSpaceDE/>
              <w:autoSpaceDN/>
              <w:adjustRightInd/>
              <w:spacing w:before="0" w:line="240" w:lineRule="auto"/>
              <w:ind w:left="0"/>
              <w:jc w:val="center"/>
              <w:rPr>
                <w:sz w:val="16"/>
                <w:szCs w:val="16"/>
                <w:lang w:val="ru-RU"/>
              </w:rPr>
            </w:pPr>
            <w:r w:rsidRPr="009F510F">
              <w:rPr>
                <w:sz w:val="16"/>
                <w:szCs w:val="16"/>
              </w:rPr>
              <w:t>325-336</w:t>
            </w:r>
          </w:p>
        </w:tc>
        <w:tc>
          <w:tcPr>
            <w:tcW w:w="1238" w:type="dxa"/>
            <w:gridSpan w:val="2"/>
            <w:vAlign w:val="center"/>
          </w:tcPr>
          <w:p w14:paraId="2D4A826E" w14:textId="77777777" w:rsidR="00A73B28" w:rsidRPr="001D3869" w:rsidRDefault="00A73B28" w:rsidP="00071DCD">
            <w:pPr>
              <w:autoSpaceDE/>
              <w:autoSpaceDN/>
              <w:adjustRightInd/>
              <w:spacing w:before="0" w:line="240" w:lineRule="auto"/>
              <w:ind w:left="0"/>
              <w:jc w:val="center"/>
              <w:rPr>
                <w:sz w:val="16"/>
                <w:szCs w:val="16"/>
              </w:rPr>
            </w:pPr>
            <w:r w:rsidRPr="005410C8">
              <w:rPr>
                <w:sz w:val="16"/>
                <w:szCs w:val="16"/>
              </w:rPr>
              <w:t>121°C (250°F)</w:t>
            </w:r>
          </w:p>
        </w:tc>
      </w:tr>
      <w:tr w:rsidR="00A73B28" w:rsidRPr="001D3869" w14:paraId="160CA4B5" w14:textId="77777777" w:rsidTr="00497676">
        <w:trPr>
          <w:trHeight w:val="288"/>
          <w:jc w:val="center"/>
        </w:trPr>
        <w:tc>
          <w:tcPr>
            <w:tcW w:w="2288" w:type="dxa"/>
            <w:gridSpan w:val="3"/>
            <w:vAlign w:val="center"/>
          </w:tcPr>
          <w:p w14:paraId="5F0B1BB8" w14:textId="77777777" w:rsidR="00A73B28" w:rsidRPr="001D3869" w:rsidRDefault="00A73B28" w:rsidP="00071DCD">
            <w:pPr>
              <w:autoSpaceDE/>
              <w:autoSpaceDN/>
              <w:adjustRightInd/>
              <w:spacing w:before="0" w:line="240" w:lineRule="auto"/>
              <w:ind w:left="0"/>
              <w:rPr>
                <w:b/>
                <w:sz w:val="16"/>
                <w:szCs w:val="16"/>
              </w:rPr>
            </w:pPr>
          </w:p>
        </w:tc>
        <w:tc>
          <w:tcPr>
            <w:tcW w:w="2932" w:type="dxa"/>
            <w:vAlign w:val="center"/>
          </w:tcPr>
          <w:p w14:paraId="48335AA1" w14:textId="77777777" w:rsidR="00A73B28" w:rsidRPr="001D3869" w:rsidRDefault="00A73B28" w:rsidP="00071DCD">
            <w:pPr>
              <w:autoSpaceDE/>
              <w:autoSpaceDN/>
              <w:adjustRightInd/>
              <w:spacing w:before="0" w:line="240" w:lineRule="auto"/>
              <w:ind w:left="0"/>
              <w:rPr>
                <w:sz w:val="16"/>
                <w:szCs w:val="16"/>
              </w:rPr>
            </w:pPr>
            <w:r w:rsidRPr="00402AFE">
              <w:rPr>
                <w:sz w:val="16"/>
                <w:szCs w:val="16"/>
              </w:rPr>
              <w:t>Sherwin Williams</w:t>
            </w:r>
          </w:p>
        </w:tc>
        <w:tc>
          <w:tcPr>
            <w:tcW w:w="2731" w:type="dxa"/>
            <w:gridSpan w:val="2"/>
            <w:vAlign w:val="center"/>
          </w:tcPr>
          <w:p w14:paraId="7528A4D5" w14:textId="7F5A2D19" w:rsidR="007D7CEC" w:rsidRPr="009F510F" w:rsidRDefault="007972D5" w:rsidP="00071DCD">
            <w:pPr>
              <w:autoSpaceDE/>
              <w:autoSpaceDN/>
              <w:adjustRightInd/>
              <w:spacing w:before="0" w:line="240" w:lineRule="auto"/>
              <w:ind w:left="0"/>
              <w:rPr>
                <w:sz w:val="16"/>
                <w:szCs w:val="16"/>
              </w:rPr>
            </w:pPr>
            <w:r w:rsidRPr="009F510F">
              <w:rPr>
                <w:sz w:val="16"/>
                <w:szCs w:val="16"/>
              </w:rPr>
              <w:t>Sher-</w:t>
            </w:r>
            <w:proofErr w:type="spellStart"/>
            <w:r w:rsidRPr="009F510F">
              <w:rPr>
                <w:sz w:val="16"/>
                <w:szCs w:val="16"/>
              </w:rPr>
              <w:t>Loxane</w:t>
            </w:r>
            <w:proofErr w:type="spellEnd"/>
            <w:r w:rsidRPr="009F510F">
              <w:rPr>
                <w:sz w:val="16"/>
                <w:szCs w:val="16"/>
              </w:rPr>
              <w:t xml:space="preserve"> 800</w:t>
            </w:r>
          </w:p>
        </w:tc>
        <w:tc>
          <w:tcPr>
            <w:tcW w:w="888" w:type="dxa"/>
            <w:vAlign w:val="center"/>
          </w:tcPr>
          <w:p w14:paraId="3348711F" w14:textId="77777777" w:rsidR="00A73B28" w:rsidRPr="009F510F" w:rsidRDefault="00A73B28" w:rsidP="00071DCD">
            <w:pPr>
              <w:autoSpaceDE/>
              <w:autoSpaceDN/>
              <w:adjustRightInd/>
              <w:spacing w:before="0" w:line="240" w:lineRule="auto"/>
              <w:ind w:left="0"/>
              <w:jc w:val="center"/>
              <w:rPr>
                <w:sz w:val="16"/>
                <w:szCs w:val="16"/>
                <w:lang w:val="ru-RU"/>
              </w:rPr>
            </w:pPr>
            <w:r w:rsidRPr="009F510F">
              <w:rPr>
                <w:sz w:val="16"/>
                <w:szCs w:val="16"/>
              </w:rPr>
              <w:t>85-240</w:t>
            </w:r>
          </w:p>
        </w:tc>
        <w:tc>
          <w:tcPr>
            <w:tcW w:w="1238" w:type="dxa"/>
            <w:gridSpan w:val="2"/>
            <w:vAlign w:val="center"/>
          </w:tcPr>
          <w:p w14:paraId="7D2881E8" w14:textId="77777777" w:rsidR="00A73B28" w:rsidRPr="001D3869" w:rsidRDefault="00A73B28" w:rsidP="00071DCD">
            <w:pPr>
              <w:autoSpaceDE/>
              <w:autoSpaceDN/>
              <w:adjustRightInd/>
              <w:spacing w:before="0" w:line="240" w:lineRule="auto"/>
              <w:ind w:left="0"/>
              <w:jc w:val="center"/>
              <w:rPr>
                <w:sz w:val="16"/>
                <w:szCs w:val="16"/>
              </w:rPr>
            </w:pPr>
            <w:r w:rsidRPr="005410C8">
              <w:rPr>
                <w:sz w:val="16"/>
                <w:szCs w:val="16"/>
              </w:rPr>
              <w:t>121°C (250°F)</w:t>
            </w:r>
          </w:p>
        </w:tc>
      </w:tr>
      <w:tr w:rsidR="00A73B28" w:rsidRPr="001D3869" w14:paraId="0F96B9F6" w14:textId="77777777" w:rsidTr="00497676">
        <w:trPr>
          <w:trHeight w:val="288"/>
          <w:jc w:val="center"/>
        </w:trPr>
        <w:tc>
          <w:tcPr>
            <w:tcW w:w="2288" w:type="dxa"/>
            <w:gridSpan w:val="3"/>
            <w:vAlign w:val="center"/>
          </w:tcPr>
          <w:p w14:paraId="7E177E4E" w14:textId="77777777" w:rsidR="00A73B28" w:rsidRPr="001D3869" w:rsidRDefault="00A73B28" w:rsidP="00071DCD">
            <w:pPr>
              <w:autoSpaceDE/>
              <w:autoSpaceDN/>
              <w:adjustRightInd/>
              <w:spacing w:before="0" w:line="240" w:lineRule="auto"/>
              <w:ind w:left="0"/>
              <w:rPr>
                <w:b/>
                <w:sz w:val="16"/>
                <w:szCs w:val="16"/>
              </w:rPr>
            </w:pPr>
          </w:p>
        </w:tc>
        <w:tc>
          <w:tcPr>
            <w:tcW w:w="2932" w:type="dxa"/>
            <w:vAlign w:val="center"/>
          </w:tcPr>
          <w:p w14:paraId="66556C45" w14:textId="77777777" w:rsidR="00A73B28" w:rsidRPr="001D3869" w:rsidRDefault="00A73B28" w:rsidP="00071DCD">
            <w:pPr>
              <w:autoSpaceDE/>
              <w:autoSpaceDN/>
              <w:adjustRightInd/>
              <w:spacing w:before="0" w:line="240" w:lineRule="auto"/>
              <w:ind w:left="0"/>
              <w:rPr>
                <w:sz w:val="16"/>
                <w:szCs w:val="16"/>
              </w:rPr>
            </w:pPr>
            <w:r w:rsidRPr="00402AFE">
              <w:rPr>
                <w:sz w:val="16"/>
                <w:szCs w:val="16"/>
              </w:rPr>
              <w:t>Tnemec</w:t>
            </w:r>
          </w:p>
        </w:tc>
        <w:tc>
          <w:tcPr>
            <w:tcW w:w="2731" w:type="dxa"/>
            <w:gridSpan w:val="2"/>
            <w:vAlign w:val="center"/>
          </w:tcPr>
          <w:p w14:paraId="76278FAB" w14:textId="77777777" w:rsidR="00A73B28" w:rsidRPr="009F510F" w:rsidRDefault="00A73B28" w:rsidP="00071DCD">
            <w:pPr>
              <w:autoSpaceDE/>
              <w:autoSpaceDN/>
              <w:adjustRightInd/>
              <w:spacing w:before="0" w:line="240" w:lineRule="auto"/>
              <w:ind w:left="0"/>
              <w:rPr>
                <w:sz w:val="16"/>
                <w:szCs w:val="16"/>
              </w:rPr>
            </w:pPr>
            <w:r w:rsidRPr="009F510F">
              <w:rPr>
                <w:sz w:val="16"/>
                <w:szCs w:val="16"/>
              </w:rPr>
              <w:t>Series 750 UVX</w:t>
            </w:r>
          </w:p>
        </w:tc>
        <w:tc>
          <w:tcPr>
            <w:tcW w:w="888" w:type="dxa"/>
            <w:vAlign w:val="center"/>
          </w:tcPr>
          <w:p w14:paraId="66BF95F2" w14:textId="0FE72EAF" w:rsidR="00A73B28" w:rsidRPr="009F510F" w:rsidRDefault="007972D5" w:rsidP="00071DCD">
            <w:pPr>
              <w:autoSpaceDE/>
              <w:autoSpaceDN/>
              <w:adjustRightInd/>
              <w:spacing w:before="0" w:line="240" w:lineRule="auto"/>
              <w:ind w:left="0"/>
              <w:jc w:val="center"/>
              <w:rPr>
                <w:sz w:val="16"/>
                <w:szCs w:val="16"/>
                <w:lang w:val="ru-RU"/>
              </w:rPr>
            </w:pPr>
            <w:r w:rsidRPr="009F510F">
              <w:rPr>
                <w:sz w:val="16"/>
                <w:szCs w:val="16"/>
              </w:rPr>
              <w:t>100</w:t>
            </w:r>
          </w:p>
        </w:tc>
        <w:tc>
          <w:tcPr>
            <w:tcW w:w="1238" w:type="dxa"/>
            <w:gridSpan w:val="2"/>
            <w:vAlign w:val="center"/>
          </w:tcPr>
          <w:p w14:paraId="5EE84472" w14:textId="77777777" w:rsidR="00A73B28" w:rsidRPr="001D3869" w:rsidRDefault="00A73B28" w:rsidP="00071DCD">
            <w:pPr>
              <w:autoSpaceDE/>
              <w:autoSpaceDN/>
              <w:adjustRightInd/>
              <w:spacing w:before="0" w:line="240" w:lineRule="auto"/>
              <w:ind w:left="0"/>
              <w:jc w:val="center"/>
              <w:rPr>
                <w:sz w:val="16"/>
                <w:szCs w:val="16"/>
              </w:rPr>
            </w:pPr>
            <w:r w:rsidRPr="005410C8">
              <w:rPr>
                <w:sz w:val="16"/>
                <w:szCs w:val="16"/>
              </w:rPr>
              <w:t>121°C (250°F)</w:t>
            </w:r>
          </w:p>
        </w:tc>
      </w:tr>
      <w:tr w:rsidR="00947ACB" w:rsidRPr="00AB0391" w14:paraId="558F214F" w14:textId="77777777" w:rsidTr="00F029EB">
        <w:trPr>
          <w:trHeight w:val="225"/>
          <w:jc w:val="center"/>
        </w:trPr>
        <w:tc>
          <w:tcPr>
            <w:tcW w:w="2288" w:type="dxa"/>
            <w:gridSpan w:val="3"/>
            <w:tcBorders>
              <w:bottom w:val="single" w:sz="12" w:space="0" w:color="auto"/>
            </w:tcBorders>
            <w:vAlign w:val="center"/>
          </w:tcPr>
          <w:p w14:paraId="2468BF1A" w14:textId="77777777" w:rsidR="00947ACB" w:rsidRPr="00F029EB" w:rsidRDefault="00947ACB" w:rsidP="00071DCD">
            <w:pPr>
              <w:autoSpaceDE/>
              <w:autoSpaceDN/>
              <w:adjustRightInd/>
              <w:spacing w:before="0" w:line="240" w:lineRule="auto"/>
              <w:ind w:left="0"/>
              <w:rPr>
                <w:i/>
                <w:color w:val="auto"/>
                <w:sz w:val="14"/>
                <w:szCs w:val="24"/>
                <w:lang w:val="ru-RU"/>
              </w:rPr>
            </w:pPr>
          </w:p>
        </w:tc>
        <w:tc>
          <w:tcPr>
            <w:tcW w:w="7789" w:type="dxa"/>
            <w:gridSpan w:val="6"/>
            <w:tcBorders>
              <w:bottom w:val="single" w:sz="12" w:space="0" w:color="auto"/>
            </w:tcBorders>
            <w:vAlign w:val="center"/>
          </w:tcPr>
          <w:p w14:paraId="61780CC7" w14:textId="77777777" w:rsidR="00947ACB" w:rsidRPr="00F029EB" w:rsidRDefault="00947ACB" w:rsidP="00071DCD">
            <w:pPr>
              <w:suppressAutoHyphens/>
              <w:autoSpaceDE/>
              <w:autoSpaceDN/>
              <w:adjustRightInd/>
              <w:spacing w:before="0" w:line="240" w:lineRule="auto"/>
              <w:ind w:left="0" w:firstLine="360"/>
              <w:rPr>
                <w:i/>
                <w:color w:val="auto"/>
                <w:sz w:val="14"/>
                <w:szCs w:val="24"/>
                <w:lang w:val="ru-RU"/>
              </w:rPr>
            </w:pPr>
            <w:r w:rsidRPr="00015BD6">
              <w:rPr>
                <w:i/>
                <w:color w:val="auto"/>
                <w:sz w:val="14"/>
                <w:szCs w:val="24"/>
                <w:lang w:val="ru-RU"/>
              </w:rPr>
              <w:t>Настоятельнорекомендуетсяпользоватьсяреспираторамипринанесении</w:t>
            </w:r>
            <w:r>
              <w:rPr>
                <w:i/>
                <w:color w:val="auto"/>
                <w:sz w:val="14"/>
                <w:szCs w:val="24"/>
                <w:lang w:val="ru-RU"/>
              </w:rPr>
              <w:t>полисилоксановых</w:t>
            </w:r>
            <w:r w:rsidRPr="00015BD6">
              <w:rPr>
                <w:i/>
                <w:color w:val="auto"/>
                <w:sz w:val="14"/>
                <w:szCs w:val="24"/>
                <w:lang w:val="ru-RU"/>
              </w:rPr>
              <w:t>покрытий</w:t>
            </w:r>
            <w:r w:rsidRPr="00F029EB">
              <w:rPr>
                <w:i/>
                <w:color w:val="auto"/>
                <w:sz w:val="14"/>
                <w:szCs w:val="24"/>
                <w:lang w:val="ru-RU"/>
              </w:rPr>
              <w:t>. Как правило расчитано на 93°C 200°F).</w:t>
            </w:r>
          </w:p>
        </w:tc>
      </w:tr>
      <w:tr w:rsidR="00947ACB" w:rsidRPr="001D3869" w14:paraId="1D98F7BE" w14:textId="77777777" w:rsidTr="00497676">
        <w:trPr>
          <w:trHeight w:val="288"/>
          <w:jc w:val="center"/>
        </w:trPr>
        <w:tc>
          <w:tcPr>
            <w:tcW w:w="1170" w:type="dxa"/>
            <w:vAlign w:val="center"/>
          </w:tcPr>
          <w:p w14:paraId="6EFDA691" w14:textId="77777777" w:rsidR="00947ACB" w:rsidRPr="0005732F" w:rsidRDefault="00947ACB" w:rsidP="00071DCD">
            <w:pPr>
              <w:autoSpaceDE/>
              <w:autoSpaceDN/>
              <w:adjustRightInd/>
              <w:spacing w:before="0" w:line="240" w:lineRule="auto"/>
              <w:ind w:left="-72"/>
              <w:rPr>
                <w:b/>
                <w:color w:val="auto"/>
                <w:sz w:val="16"/>
                <w:szCs w:val="16"/>
              </w:rPr>
            </w:pPr>
            <w:r w:rsidRPr="00B52749">
              <w:rPr>
                <w:b/>
                <w:color w:val="auto"/>
                <w:sz w:val="16"/>
                <w:szCs w:val="24"/>
                <w:lang w:val="ru-RU"/>
              </w:rPr>
              <w:t>Последнее обновление:</w:t>
            </w:r>
          </w:p>
        </w:tc>
        <w:tc>
          <w:tcPr>
            <w:tcW w:w="4050" w:type="dxa"/>
            <w:gridSpan w:val="3"/>
            <w:vAlign w:val="center"/>
          </w:tcPr>
          <w:p w14:paraId="13EC04D6" w14:textId="76E4F14A" w:rsidR="00947ACB" w:rsidRPr="005410C8" w:rsidRDefault="009C5709" w:rsidP="00071DCD">
            <w:pPr>
              <w:autoSpaceDE/>
              <w:autoSpaceDN/>
              <w:adjustRightInd/>
              <w:spacing w:before="0" w:line="240" w:lineRule="auto"/>
              <w:ind w:left="-72"/>
              <w:rPr>
                <w:b/>
                <w:sz w:val="16"/>
                <w:szCs w:val="16"/>
              </w:rPr>
            </w:pPr>
            <w:r>
              <w:rPr>
                <w:color w:val="auto"/>
                <w:sz w:val="16"/>
                <w:szCs w:val="24"/>
                <w:lang w:val="ru-RU"/>
              </w:rPr>
              <w:t xml:space="preserve"> </w:t>
            </w:r>
            <w:r w:rsidR="00973C80">
              <w:rPr>
                <w:color w:val="auto"/>
                <w:sz w:val="16"/>
                <w:szCs w:val="24"/>
                <w:lang w:val="ru-RU"/>
              </w:rPr>
              <w:t>Ноябрь</w:t>
            </w:r>
            <w:r>
              <w:rPr>
                <w:color w:val="auto"/>
                <w:sz w:val="16"/>
                <w:szCs w:val="24"/>
                <w:lang w:val="ru-RU"/>
              </w:rPr>
              <w:t xml:space="preserve"> 2025</w:t>
            </w:r>
          </w:p>
        </w:tc>
        <w:tc>
          <w:tcPr>
            <w:tcW w:w="2731" w:type="dxa"/>
            <w:gridSpan w:val="2"/>
            <w:vAlign w:val="center"/>
          </w:tcPr>
          <w:p w14:paraId="60823878" w14:textId="77777777" w:rsidR="00947ACB" w:rsidRPr="00F029EB" w:rsidRDefault="00947ACB" w:rsidP="00071DCD">
            <w:pPr>
              <w:autoSpaceDE/>
              <w:autoSpaceDN/>
              <w:adjustRightInd/>
              <w:spacing w:before="0" w:line="240" w:lineRule="auto"/>
              <w:ind w:left="-72"/>
              <w:rPr>
                <w:sz w:val="16"/>
                <w:szCs w:val="16"/>
                <w:lang w:val="ru-RU"/>
              </w:rPr>
            </w:pPr>
          </w:p>
        </w:tc>
        <w:tc>
          <w:tcPr>
            <w:tcW w:w="888" w:type="dxa"/>
            <w:vAlign w:val="center"/>
          </w:tcPr>
          <w:p w14:paraId="7EBD2C4E" w14:textId="77777777" w:rsidR="00947ACB" w:rsidRPr="00F029EB" w:rsidRDefault="00947ACB" w:rsidP="00071DCD">
            <w:pPr>
              <w:autoSpaceDE/>
              <w:autoSpaceDN/>
              <w:adjustRightInd/>
              <w:spacing w:before="0" w:line="240" w:lineRule="auto"/>
              <w:ind w:left="-72"/>
              <w:jc w:val="center"/>
              <w:rPr>
                <w:sz w:val="16"/>
                <w:szCs w:val="16"/>
                <w:lang w:val="ru-RU"/>
              </w:rPr>
            </w:pPr>
          </w:p>
        </w:tc>
        <w:tc>
          <w:tcPr>
            <w:tcW w:w="1238" w:type="dxa"/>
            <w:gridSpan w:val="2"/>
            <w:vAlign w:val="center"/>
          </w:tcPr>
          <w:p w14:paraId="3A59AEF0" w14:textId="77777777" w:rsidR="00947ACB" w:rsidRPr="00F029EB" w:rsidRDefault="00947ACB" w:rsidP="00071DCD">
            <w:pPr>
              <w:autoSpaceDE/>
              <w:autoSpaceDN/>
              <w:adjustRightInd/>
              <w:spacing w:before="0" w:line="240" w:lineRule="auto"/>
              <w:ind w:left="-72"/>
              <w:jc w:val="center"/>
              <w:rPr>
                <w:sz w:val="16"/>
                <w:szCs w:val="16"/>
                <w:lang w:val="ru-RU"/>
              </w:rPr>
            </w:pPr>
          </w:p>
        </w:tc>
      </w:tr>
    </w:tbl>
    <w:p w14:paraId="1EB1F0CA" w14:textId="77777777" w:rsidR="0002410A" w:rsidRDefault="0002410A" w:rsidP="00567D04">
      <w:pPr>
        <w:widowControl w:val="0"/>
        <w:spacing w:line="240" w:lineRule="auto"/>
        <w:ind w:left="1440" w:right="708" w:hanging="1440"/>
        <w:contextualSpacing/>
        <w:rPr>
          <w:sz w:val="16"/>
          <w:szCs w:val="16"/>
          <w:lang w:val="ru-RU"/>
        </w:rPr>
      </w:pPr>
    </w:p>
    <w:p w14:paraId="2BDEADD0" w14:textId="18D42C3D" w:rsidR="00526C7D" w:rsidRPr="00C864AE" w:rsidRDefault="00526C7D" w:rsidP="00567D04">
      <w:pPr>
        <w:widowControl w:val="0"/>
        <w:spacing w:line="240" w:lineRule="auto"/>
        <w:ind w:left="1440" w:right="708" w:hanging="1440"/>
        <w:contextualSpacing/>
        <w:rPr>
          <w:sz w:val="16"/>
          <w:szCs w:val="16"/>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567D04" w:rsidRPr="0002410A">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61B703E0" w14:textId="77777777" w:rsidR="00117132" w:rsidRPr="00FA1681" w:rsidRDefault="00117132" w:rsidP="008E4BF9">
      <w:pPr>
        <w:widowControl w:val="0"/>
        <w:spacing w:line="240" w:lineRule="auto"/>
        <w:ind w:left="993" w:right="-20" w:hanging="1135"/>
        <w:contextualSpacing/>
        <w:outlineLvl w:val="0"/>
        <w:rPr>
          <w:sz w:val="20"/>
          <w:szCs w:val="20"/>
          <w:lang w:val="ru-RU"/>
        </w:rPr>
      </w:pPr>
    </w:p>
    <w:p w14:paraId="759CED5F" w14:textId="1813EC77" w:rsidR="008B64BE" w:rsidRDefault="008B64BE" w:rsidP="00B4757E">
      <w:pPr>
        <w:widowControl w:val="0"/>
        <w:spacing w:line="240" w:lineRule="auto"/>
        <w:ind w:left="851" w:right="708" w:hanging="993"/>
        <w:contextualSpacing/>
        <w:rPr>
          <w:color w:val="auto"/>
          <w:sz w:val="20"/>
          <w:szCs w:val="20"/>
          <w:lang w:val="ru-RU"/>
        </w:rPr>
      </w:pPr>
      <w:r w:rsidRPr="00494FC3">
        <w:rPr>
          <w:sz w:val="20"/>
          <w:szCs w:val="20"/>
          <w:lang w:val="ru-RU"/>
        </w:rPr>
        <w:br w:type="page"/>
      </w:r>
    </w:p>
    <w:tbl>
      <w:tblPr>
        <w:tblW w:w="10026" w:type="dxa"/>
        <w:jc w:val="center"/>
        <w:tblLayout w:type="fixed"/>
        <w:tblLook w:val="01E0" w:firstRow="1" w:lastRow="1" w:firstColumn="1" w:lastColumn="1" w:noHBand="0" w:noVBand="0"/>
      </w:tblPr>
      <w:tblGrid>
        <w:gridCol w:w="1440"/>
        <w:gridCol w:w="636"/>
        <w:gridCol w:w="212"/>
        <w:gridCol w:w="2879"/>
        <w:gridCol w:w="413"/>
        <w:gridCol w:w="900"/>
        <w:gridCol w:w="1244"/>
        <w:gridCol w:w="287"/>
        <w:gridCol w:w="601"/>
        <w:gridCol w:w="1407"/>
        <w:gridCol w:w="7"/>
      </w:tblGrid>
      <w:tr w:rsidR="00E13D5A" w:rsidRPr="0005732F" w14:paraId="40F1878F" w14:textId="77777777" w:rsidTr="00F029EB">
        <w:trPr>
          <w:trHeight w:val="266"/>
          <w:jc w:val="center"/>
        </w:trPr>
        <w:tc>
          <w:tcPr>
            <w:tcW w:w="10026" w:type="dxa"/>
            <w:gridSpan w:val="11"/>
            <w:tcBorders>
              <w:top w:val="single" w:sz="6" w:space="0" w:color="auto"/>
              <w:bottom w:val="single" w:sz="12" w:space="0" w:color="auto"/>
            </w:tcBorders>
            <w:shd w:val="clear" w:color="auto" w:fill="FFFFFF"/>
            <w:vAlign w:val="center"/>
          </w:tcPr>
          <w:p w14:paraId="0B97284B" w14:textId="77777777" w:rsidR="00E13D5A" w:rsidRPr="0005732F" w:rsidRDefault="00E13D5A" w:rsidP="00E13D5A">
            <w:pPr>
              <w:ind w:right="-72"/>
              <w:jc w:val="right"/>
              <w:rPr>
                <w:b/>
                <w:i/>
                <w:color w:val="auto"/>
              </w:rPr>
            </w:pPr>
            <w:proofErr w:type="spellStart"/>
            <w:r w:rsidRPr="0005732F">
              <w:rPr>
                <w:b/>
                <w:i/>
                <w:color w:val="auto"/>
              </w:rPr>
              <w:lastRenderedPageBreak/>
              <w:t>Трехкомпонентные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E13D5A" w:rsidRPr="0005732F" w14:paraId="19ED35A5" w14:textId="77777777" w:rsidTr="00F029EB">
        <w:trPr>
          <w:trHeight w:val="360"/>
          <w:jc w:val="center"/>
        </w:trPr>
        <w:tc>
          <w:tcPr>
            <w:tcW w:w="8011" w:type="dxa"/>
            <w:gridSpan w:val="8"/>
            <w:tcBorders>
              <w:top w:val="single" w:sz="12" w:space="0" w:color="auto"/>
              <w:left w:val="single" w:sz="12" w:space="0" w:color="auto"/>
              <w:bottom w:val="single" w:sz="12" w:space="0" w:color="auto"/>
            </w:tcBorders>
            <w:vAlign w:val="center"/>
          </w:tcPr>
          <w:p w14:paraId="0CEA54C7" w14:textId="77777777" w:rsidR="00E13D5A" w:rsidRPr="006952A6" w:rsidRDefault="00E13D5A" w:rsidP="00E13D5A">
            <w:pPr>
              <w:autoSpaceDE/>
              <w:autoSpaceDN/>
              <w:adjustRightInd/>
              <w:spacing w:before="0" w:line="240" w:lineRule="auto"/>
              <w:ind w:left="0"/>
              <w:rPr>
                <w:b/>
                <w:color w:val="auto"/>
                <w:sz w:val="20"/>
                <w:szCs w:val="20"/>
                <w:lang w:val="ru-RU"/>
              </w:rPr>
            </w:pPr>
            <w:r w:rsidRPr="00AD544E">
              <w:rPr>
                <w:b/>
                <w:color w:val="auto"/>
                <w:sz w:val="20"/>
                <w:szCs w:val="24"/>
                <w:lang w:val="ru-RU"/>
              </w:rPr>
              <w:t>Эпоксидная мастика</w:t>
            </w:r>
            <w:r w:rsidR="00490FDD">
              <w:rPr>
                <w:b/>
                <w:color w:val="auto"/>
                <w:sz w:val="20"/>
                <w:szCs w:val="24"/>
                <w:lang w:val="ru-RU"/>
              </w:rPr>
              <w:t xml:space="preserve"> </w:t>
            </w:r>
            <w:r w:rsidR="00EA5AD7" w:rsidRPr="00D02000">
              <w:rPr>
                <w:color w:val="auto"/>
                <w:lang w:val="ru-RU"/>
              </w:rPr>
              <w:t>(</w:t>
            </w:r>
            <w:r w:rsidR="00EA5AD7" w:rsidRPr="00D750DA">
              <w:rPr>
                <w:b/>
                <w:color w:val="auto"/>
                <w:sz w:val="20"/>
                <w:szCs w:val="24"/>
                <w:lang w:val="ru-RU"/>
              </w:rPr>
              <w:t>возможно, содержит алюминиевый пигмент)</w:t>
            </w:r>
            <w:r w:rsidRPr="00AD544E">
              <w:rPr>
                <w:b/>
                <w:color w:val="auto"/>
                <w:sz w:val="20"/>
                <w:szCs w:val="24"/>
                <w:lang w:val="ru-RU"/>
              </w:rPr>
              <w:t xml:space="preserve"> | </w:t>
            </w:r>
            <w:r w:rsidR="00EA5AD7" w:rsidRPr="00D750DA">
              <w:rPr>
                <w:b/>
                <w:color w:val="auto"/>
                <w:sz w:val="20"/>
                <w:szCs w:val="24"/>
                <w:lang w:val="ru-RU"/>
              </w:rPr>
              <w:t>Эпоксидное промежуточное</w:t>
            </w:r>
            <w:r w:rsidRPr="00AD544E">
              <w:rPr>
                <w:b/>
                <w:color w:val="auto"/>
                <w:sz w:val="20"/>
                <w:szCs w:val="24"/>
                <w:lang w:val="ru-RU"/>
              </w:rPr>
              <w:t>| Алифатический полиуретан</w:t>
            </w:r>
          </w:p>
        </w:tc>
        <w:tc>
          <w:tcPr>
            <w:tcW w:w="2015" w:type="dxa"/>
            <w:gridSpan w:val="3"/>
            <w:tcBorders>
              <w:top w:val="single" w:sz="12" w:space="0" w:color="auto"/>
              <w:bottom w:val="single" w:sz="12" w:space="0" w:color="auto"/>
              <w:right w:val="single" w:sz="12" w:space="0" w:color="auto"/>
            </w:tcBorders>
            <w:shd w:val="clear" w:color="auto" w:fill="000000"/>
            <w:vAlign w:val="center"/>
          </w:tcPr>
          <w:p w14:paraId="14C30D98" w14:textId="77777777" w:rsidR="00E13D5A" w:rsidRPr="0005732F" w:rsidRDefault="00E13D5A" w:rsidP="00E13D5A">
            <w:pPr>
              <w:autoSpaceDE/>
              <w:autoSpaceDN/>
              <w:adjustRightInd/>
              <w:spacing w:before="0" w:line="240" w:lineRule="auto"/>
              <w:ind w:left="0"/>
              <w:jc w:val="center"/>
              <w:rPr>
                <w:b/>
                <w:color w:val="auto"/>
                <w:sz w:val="36"/>
                <w:szCs w:val="40"/>
              </w:rPr>
            </w:pPr>
            <w:r w:rsidRPr="00B76D32">
              <w:rPr>
                <w:b/>
                <w:color w:val="auto"/>
                <w:sz w:val="36"/>
                <w:szCs w:val="24"/>
                <w:lang w:val="ru-RU"/>
              </w:rPr>
              <w:t>3.5</w:t>
            </w:r>
          </w:p>
        </w:tc>
      </w:tr>
      <w:tr w:rsidR="00E13D5A" w:rsidRPr="002F2A6A" w14:paraId="3F4A5470" w14:textId="77777777" w:rsidTr="006932DF">
        <w:trPr>
          <w:gridAfter w:val="1"/>
          <w:wAfter w:w="7" w:type="dxa"/>
          <w:cantSplit/>
          <w:trHeight w:val="288"/>
          <w:jc w:val="center"/>
        </w:trPr>
        <w:tc>
          <w:tcPr>
            <w:tcW w:w="1440" w:type="dxa"/>
            <w:tcBorders>
              <w:top w:val="single" w:sz="12" w:space="0" w:color="auto"/>
            </w:tcBorders>
          </w:tcPr>
          <w:p w14:paraId="3C2FC1F9" w14:textId="77777777" w:rsidR="00E13D5A" w:rsidRPr="004E6B3B" w:rsidRDefault="00E13D5A" w:rsidP="00E13D5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4140" w:type="dxa"/>
            <w:gridSpan w:val="4"/>
            <w:tcBorders>
              <w:top w:val="single" w:sz="12" w:space="0" w:color="auto"/>
            </w:tcBorders>
          </w:tcPr>
          <w:p w14:paraId="455F6FE5" w14:textId="77777777" w:rsidR="006237EA" w:rsidRPr="006237EA" w:rsidRDefault="006237EA" w:rsidP="006237EA">
            <w:pPr>
              <w:autoSpaceDE/>
              <w:autoSpaceDN/>
              <w:adjustRightInd/>
              <w:spacing w:before="0" w:line="240" w:lineRule="auto"/>
              <w:ind w:left="-72"/>
              <w:rPr>
                <w:color w:val="auto"/>
                <w:sz w:val="16"/>
                <w:szCs w:val="24"/>
                <w:lang w:val="ru-RU"/>
              </w:rPr>
            </w:pPr>
            <w:r w:rsidRPr="006237EA">
              <w:rPr>
                <w:color w:val="auto"/>
                <w:sz w:val="16"/>
                <w:szCs w:val="24"/>
              </w:rPr>
              <w:t>SSPC</w:t>
            </w:r>
            <w:r w:rsidRPr="006237EA">
              <w:rPr>
                <w:color w:val="auto"/>
                <w:sz w:val="16"/>
                <w:szCs w:val="24"/>
                <w:lang w:val="ru-RU"/>
              </w:rPr>
              <w:t>-</w:t>
            </w:r>
            <w:r w:rsidRPr="006237EA">
              <w:rPr>
                <w:color w:val="auto"/>
                <w:sz w:val="16"/>
                <w:szCs w:val="24"/>
              </w:rPr>
              <w:t>SP</w:t>
            </w:r>
            <w:r w:rsidRPr="006237EA">
              <w:rPr>
                <w:color w:val="auto"/>
                <w:sz w:val="16"/>
                <w:szCs w:val="24"/>
                <w:lang w:val="ru-RU"/>
              </w:rPr>
              <w:t>1/</w:t>
            </w:r>
            <w:r w:rsidRPr="006237EA">
              <w:rPr>
                <w:color w:val="auto"/>
                <w:sz w:val="16"/>
                <w:szCs w:val="24"/>
              </w:rPr>
              <w:t>SP</w:t>
            </w:r>
            <w:r w:rsidRPr="006237EA">
              <w:rPr>
                <w:color w:val="auto"/>
                <w:sz w:val="16"/>
                <w:szCs w:val="24"/>
                <w:lang w:val="ru-RU"/>
              </w:rPr>
              <w:t>7 (</w:t>
            </w:r>
            <w:proofErr w:type="spellStart"/>
            <w:r w:rsidRPr="006237EA">
              <w:rPr>
                <w:color w:val="auto"/>
                <w:sz w:val="16"/>
                <w:szCs w:val="24"/>
              </w:rPr>
              <w:t>NACENo</w:t>
            </w:r>
            <w:proofErr w:type="spellEnd"/>
            <w:r w:rsidRPr="006237EA">
              <w:rPr>
                <w:color w:val="auto"/>
                <w:sz w:val="16"/>
                <w:szCs w:val="24"/>
                <w:lang w:val="ru-RU"/>
              </w:rPr>
              <w:t>. 4) Поверхностная</w:t>
            </w:r>
          </w:p>
          <w:p w14:paraId="68A2869C" w14:textId="1F04D874" w:rsidR="00AB4DB6" w:rsidRPr="00E94045" w:rsidRDefault="009E2E97" w:rsidP="006237EA">
            <w:pPr>
              <w:autoSpaceDE/>
              <w:autoSpaceDN/>
              <w:adjustRightInd/>
              <w:spacing w:before="0" w:line="240" w:lineRule="auto"/>
              <w:ind w:left="-72"/>
              <w:rPr>
                <w:color w:val="auto"/>
                <w:sz w:val="16"/>
                <w:szCs w:val="24"/>
                <w:lang w:val="ru-RU"/>
              </w:rPr>
            </w:pPr>
            <w:r>
              <w:rPr>
                <w:color w:val="auto"/>
                <w:sz w:val="16"/>
                <w:szCs w:val="24"/>
                <w:lang w:val="ru-RU"/>
              </w:rPr>
              <w:t>А</w:t>
            </w:r>
            <w:r w:rsidR="0061372D">
              <w:rPr>
                <w:color w:val="auto"/>
                <w:sz w:val="16"/>
                <w:szCs w:val="24"/>
                <w:lang w:val="ru-RU"/>
              </w:rPr>
              <w:t>бразивоструйная</w:t>
            </w:r>
            <w:ins w:id="349" w:author="Kurmanov, Aidyn [STAMGazStroy LLP]" w:date="2025-12-10T13:39:00Z" w16du:dateUtc="2025-12-10T08:39:00Z">
              <w:r>
                <w:rPr>
                  <w:color w:val="auto"/>
                  <w:sz w:val="16"/>
                  <w:szCs w:val="24"/>
                  <w:lang w:val="ru-RU"/>
                </w:rPr>
                <w:t xml:space="preserve"> </w:t>
              </w:r>
            </w:ins>
            <w:r w:rsidR="006237EA" w:rsidRPr="006237EA">
              <w:rPr>
                <w:color w:val="auto"/>
                <w:sz w:val="16"/>
                <w:szCs w:val="24"/>
                <w:lang w:val="ru-RU"/>
              </w:rPr>
              <w:t>очистка.</w:t>
            </w:r>
          </w:p>
          <w:p w14:paraId="0F314ECB" w14:textId="047A228B" w:rsidR="00E13D5A" w:rsidRPr="00626AB9" w:rsidRDefault="00B90CDF" w:rsidP="00B90CDF">
            <w:pPr>
              <w:autoSpaceDE/>
              <w:autoSpaceDN/>
              <w:adjustRightInd/>
              <w:spacing w:before="0" w:line="240" w:lineRule="auto"/>
              <w:ind w:left="-72"/>
              <w:rPr>
                <w:sz w:val="16"/>
                <w:szCs w:val="16"/>
                <w:lang w:val="ru-RU"/>
              </w:rPr>
            </w:pPr>
            <w:r>
              <w:rPr>
                <w:color w:val="auto"/>
                <w:sz w:val="16"/>
                <w:szCs w:val="24"/>
              </w:rPr>
              <w:t>SP</w:t>
            </w:r>
            <w:r>
              <w:rPr>
                <w:color w:val="auto"/>
                <w:sz w:val="16"/>
                <w:szCs w:val="24"/>
                <w:lang w:val="ru-RU"/>
              </w:rPr>
              <w:t>-1/</w:t>
            </w:r>
            <w:r w:rsidR="006237EA" w:rsidRPr="006237EA">
              <w:rPr>
                <w:color w:val="auto"/>
                <w:sz w:val="16"/>
                <w:szCs w:val="24"/>
              </w:rPr>
              <w:t>SP</w:t>
            </w:r>
            <w:r w:rsidR="006237EA" w:rsidRPr="006237EA">
              <w:rPr>
                <w:color w:val="auto"/>
                <w:sz w:val="16"/>
                <w:szCs w:val="24"/>
                <w:lang w:val="ru-RU"/>
              </w:rPr>
              <w:t>-3</w:t>
            </w:r>
            <w:r w:rsidR="00AB4DB6" w:rsidRPr="00AB4DB6">
              <w:rPr>
                <w:color w:val="auto"/>
                <w:sz w:val="16"/>
                <w:szCs w:val="24"/>
                <w:lang w:val="ru-RU"/>
              </w:rPr>
              <w:t xml:space="preserve"> </w:t>
            </w:r>
            <w:r w:rsidR="006237EA" w:rsidRPr="006237EA">
              <w:rPr>
                <w:color w:val="auto"/>
                <w:sz w:val="16"/>
                <w:szCs w:val="24"/>
                <w:lang w:val="ru-RU"/>
              </w:rPr>
              <w:t>использовать только для небольших участков.</w:t>
            </w:r>
          </w:p>
        </w:tc>
        <w:tc>
          <w:tcPr>
            <w:tcW w:w="900" w:type="dxa"/>
            <w:tcBorders>
              <w:top w:val="single" w:sz="12" w:space="0" w:color="auto"/>
            </w:tcBorders>
          </w:tcPr>
          <w:p w14:paraId="71A87359" w14:textId="77777777" w:rsidR="00E13D5A" w:rsidRPr="00A24069" w:rsidRDefault="00E13D5A" w:rsidP="00E13D5A">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539" w:type="dxa"/>
            <w:gridSpan w:val="4"/>
            <w:vMerge w:val="restart"/>
            <w:tcBorders>
              <w:top w:val="single" w:sz="12" w:space="0" w:color="auto"/>
            </w:tcBorders>
          </w:tcPr>
          <w:p w14:paraId="5B1FB45D" w14:textId="77777777" w:rsidR="00E13D5A" w:rsidRDefault="00E13D5A" w:rsidP="00E13D5A">
            <w:pPr>
              <w:autoSpaceDE/>
              <w:autoSpaceDN/>
              <w:adjustRightInd/>
              <w:spacing w:before="0" w:line="240" w:lineRule="auto"/>
              <w:ind w:left="-72"/>
              <w:rPr>
                <w:color w:val="auto"/>
                <w:sz w:val="16"/>
                <w:szCs w:val="24"/>
                <w:lang w:val="ru-RU"/>
              </w:rPr>
            </w:pPr>
            <w:r w:rsidRPr="00037A5B">
              <w:rPr>
                <w:color w:val="auto"/>
                <w:sz w:val="16"/>
                <w:szCs w:val="24"/>
                <w:lang w:val="ru-RU"/>
              </w:rPr>
              <w:t>Применяется данная система.</w:t>
            </w:r>
          </w:p>
          <w:p w14:paraId="5907D24C" w14:textId="77777777" w:rsidR="00BB2C17" w:rsidRDefault="00BB2C17" w:rsidP="00E13D5A">
            <w:pPr>
              <w:autoSpaceDE/>
              <w:autoSpaceDN/>
              <w:adjustRightInd/>
              <w:spacing w:before="0" w:line="240" w:lineRule="auto"/>
              <w:ind w:left="-72"/>
              <w:rPr>
                <w:color w:val="auto"/>
                <w:sz w:val="16"/>
                <w:szCs w:val="24"/>
                <w:lang w:val="ru-RU"/>
              </w:rPr>
            </w:pPr>
            <w:r>
              <w:rPr>
                <w:color w:val="auto"/>
                <w:sz w:val="16"/>
                <w:szCs w:val="24"/>
                <w:lang w:val="ru-RU"/>
              </w:rPr>
              <w:t>Для полевых стыков при нанесении кистью рекомендуемая толщина составляет:</w:t>
            </w:r>
          </w:p>
          <w:p w14:paraId="2DE1C001" w14:textId="494B5772" w:rsidR="00B3239D" w:rsidRDefault="00B3239D" w:rsidP="00E13D5A">
            <w:pPr>
              <w:autoSpaceDE/>
              <w:autoSpaceDN/>
              <w:adjustRightInd/>
              <w:spacing w:before="0" w:line="240" w:lineRule="auto"/>
              <w:ind w:left="-72"/>
              <w:rPr>
                <w:color w:val="auto"/>
                <w:sz w:val="16"/>
                <w:szCs w:val="24"/>
                <w:lang w:val="ru-RU"/>
              </w:rPr>
            </w:pPr>
            <w:r>
              <w:rPr>
                <w:color w:val="auto"/>
                <w:sz w:val="16"/>
                <w:szCs w:val="24"/>
                <w:lang w:val="ru-RU"/>
              </w:rPr>
              <w:t xml:space="preserve">1. Первый </w:t>
            </w:r>
            <w:r w:rsidR="00B25EFB">
              <w:rPr>
                <w:color w:val="auto"/>
                <w:sz w:val="16"/>
                <w:szCs w:val="24"/>
                <w:lang w:val="ru-RU"/>
              </w:rPr>
              <w:t xml:space="preserve">эпоксидный </w:t>
            </w:r>
            <w:r>
              <w:rPr>
                <w:color w:val="auto"/>
                <w:sz w:val="16"/>
                <w:szCs w:val="24"/>
                <w:lang w:val="ru-RU"/>
              </w:rPr>
              <w:t xml:space="preserve">слой </w:t>
            </w:r>
            <w:r w:rsidR="00B25EFB">
              <w:rPr>
                <w:color w:val="auto"/>
                <w:sz w:val="16"/>
                <w:szCs w:val="24"/>
                <w:lang w:val="ru-RU"/>
              </w:rPr>
              <w:t>100 мкр</w:t>
            </w:r>
          </w:p>
          <w:p w14:paraId="4DEBCF71" w14:textId="06019B76" w:rsidR="00B25EFB" w:rsidRDefault="00B25EFB" w:rsidP="00E13D5A">
            <w:pPr>
              <w:autoSpaceDE/>
              <w:autoSpaceDN/>
              <w:adjustRightInd/>
              <w:spacing w:before="0" w:line="240" w:lineRule="auto"/>
              <w:ind w:left="-72"/>
              <w:rPr>
                <w:color w:val="auto"/>
                <w:sz w:val="16"/>
                <w:szCs w:val="24"/>
                <w:lang w:val="ru-RU"/>
              </w:rPr>
            </w:pPr>
            <w:r>
              <w:rPr>
                <w:color w:val="auto"/>
                <w:sz w:val="16"/>
                <w:szCs w:val="24"/>
                <w:lang w:val="ru-RU"/>
              </w:rPr>
              <w:t xml:space="preserve">2. Второй эпоксидный слой 100 мкр </w:t>
            </w:r>
          </w:p>
          <w:p w14:paraId="41FFFC6B" w14:textId="77777777" w:rsidR="00B25EFB" w:rsidRDefault="00B25EFB" w:rsidP="00E13D5A">
            <w:pPr>
              <w:autoSpaceDE/>
              <w:autoSpaceDN/>
              <w:adjustRightInd/>
              <w:spacing w:before="0" w:line="240" w:lineRule="auto"/>
              <w:ind w:left="-72"/>
              <w:rPr>
                <w:color w:val="auto"/>
                <w:sz w:val="16"/>
                <w:szCs w:val="24"/>
                <w:lang w:val="ru-RU"/>
              </w:rPr>
            </w:pPr>
            <w:r>
              <w:rPr>
                <w:color w:val="auto"/>
                <w:sz w:val="16"/>
                <w:szCs w:val="24"/>
                <w:lang w:val="ru-RU"/>
              </w:rPr>
              <w:t xml:space="preserve">3. Третий </w:t>
            </w:r>
            <w:r w:rsidR="00CC7C3E">
              <w:rPr>
                <w:color w:val="auto"/>
                <w:sz w:val="16"/>
                <w:szCs w:val="24"/>
                <w:lang w:val="ru-RU"/>
              </w:rPr>
              <w:t xml:space="preserve">эпоксидный слой 100 мкр </w:t>
            </w:r>
          </w:p>
          <w:p w14:paraId="121E12F4" w14:textId="77777777" w:rsidR="00CC7C3E" w:rsidRDefault="00CC7C3E" w:rsidP="00E13D5A">
            <w:pPr>
              <w:autoSpaceDE/>
              <w:autoSpaceDN/>
              <w:adjustRightInd/>
              <w:spacing w:before="0" w:line="240" w:lineRule="auto"/>
              <w:ind w:left="-72"/>
              <w:rPr>
                <w:color w:val="auto"/>
                <w:sz w:val="16"/>
                <w:szCs w:val="24"/>
                <w:lang w:val="ru-RU"/>
              </w:rPr>
            </w:pPr>
            <w:r>
              <w:rPr>
                <w:color w:val="auto"/>
                <w:sz w:val="16"/>
                <w:szCs w:val="24"/>
                <w:lang w:val="ru-RU"/>
              </w:rPr>
              <w:t xml:space="preserve">4. </w:t>
            </w:r>
            <w:r w:rsidR="00E14D80">
              <w:rPr>
                <w:color w:val="auto"/>
                <w:sz w:val="16"/>
                <w:szCs w:val="24"/>
                <w:lang w:val="ru-RU"/>
              </w:rPr>
              <w:t xml:space="preserve">Финишный слой 50-75 мкр </w:t>
            </w:r>
          </w:p>
          <w:p w14:paraId="665E009C" w14:textId="60A4E409" w:rsidR="00E50138" w:rsidRPr="00626AB9" w:rsidRDefault="00E50138" w:rsidP="00E13D5A">
            <w:pPr>
              <w:autoSpaceDE/>
              <w:autoSpaceDN/>
              <w:adjustRightInd/>
              <w:spacing w:before="0" w:line="240" w:lineRule="auto"/>
              <w:ind w:left="-72"/>
              <w:rPr>
                <w:color w:val="auto"/>
                <w:sz w:val="16"/>
                <w:szCs w:val="16"/>
                <w:lang w:val="ru-RU"/>
              </w:rPr>
            </w:pPr>
            <w:r>
              <w:rPr>
                <w:color w:val="auto"/>
                <w:sz w:val="16"/>
                <w:szCs w:val="24"/>
                <w:lang w:val="ru-RU"/>
              </w:rPr>
              <w:t>5. Итоговая толщина: 350-450 мкр</w:t>
            </w:r>
          </w:p>
        </w:tc>
      </w:tr>
      <w:tr w:rsidR="00E13D5A" w:rsidRPr="00AB0391" w14:paraId="5A4CC1E9" w14:textId="77777777" w:rsidTr="006932DF">
        <w:trPr>
          <w:gridAfter w:val="1"/>
          <w:wAfter w:w="7" w:type="dxa"/>
          <w:cantSplit/>
          <w:trHeight w:val="288"/>
          <w:jc w:val="center"/>
        </w:trPr>
        <w:tc>
          <w:tcPr>
            <w:tcW w:w="1440" w:type="dxa"/>
          </w:tcPr>
          <w:p w14:paraId="21961884" w14:textId="77777777" w:rsidR="00E13D5A" w:rsidRPr="004E6B3B" w:rsidRDefault="00E13D5A" w:rsidP="00E13D5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27" w:type="dxa"/>
            <w:gridSpan w:val="3"/>
          </w:tcPr>
          <w:p w14:paraId="163752E7" w14:textId="77777777" w:rsidR="00E13D5A" w:rsidRPr="00626AB9" w:rsidRDefault="00224632" w:rsidP="00E13D5A">
            <w:pPr>
              <w:autoSpaceDE/>
              <w:autoSpaceDN/>
              <w:adjustRightInd/>
              <w:spacing w:before="0" w:line="240" w:lineRule="auto"/>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313" w:type="dxa"/>
            <w:gridSpan w:val="2"/>
          </w:tcPr>
          <w:p w14:paraId="63741E50" w14:textId="77777777" w:rsidR="00E13D5A" w:rsidRPr="00626AB9" w:rsidRDefault="00E13D5A" w:rsidP="00E13D5A">
            <w:pPr>
              <w:autoSpaceDE/>
              <w:autoSpaceDN/>
              <w:adjustRightInd/>
              <w:spacing w:before="0" w:line="240" w:lineRule="auto"/>
              <w:ind w:left="-72"/>
              <w:rPr>
                <w:sz w:val="16"/>
                <w:szCs w:val="16"/>
                <w:lang w:val="ru-RU"/>
              </w:rPr>
            </w:pPr>
          </w:p>
        </w:tc>
        <w:tc>
          <w:tcPr>
            <w:tcW w:w="3539" w:type="dxa"/>
            <w:gridSpan w:val="4"/>
            <w:vMerge/>
            <w:vAlign w:val="center"/>
          </w:tcPr>
          <w:p w14:paraId="78BBDE51" w14:textId="77777777" w:rsidR="00E13D5A" w:rsidRPr="00626AB9" w:rsidRDefault="00E13D5A" w:rsidP="00E13D5A">
            <w:pPr>
              <w:rPr>
                <w:lang w:val="ru-RU"/>
              </w:rPr>
            </w:pPr>
          </w:p>
        </w:tc>
      </w:tr>
      <w:tr w:rsidR="00E13D5A" w:rsidRPr="00AB0391" w14:paraId="25CDEFB2" w14:textId="77777777" w:rsidTr="006932DF">
        <w:trPr>
          <w:gridAfter w:val="1"/>
          <w:wAfter w:w="7" w:type="dxa"/>
          <w:cantSplit/>
          <w:trHeight w:val="139"/>
          <w:jc w:val="center"/>
        </w:trPr>
        <w:tc>
          <w:tcPr>
            <w:tcW w:w="1440" w:type="dxa"/>
            <w:tcBorders>
              <w:bottom w:val="single" w:sz="12" w:space="0" w:color="auto"/>
            </w:tcBorders>
          </w:tcPr>
          <w:p w14:paraId="4DB7E47B" w14:textId="77777777" w:rsidR="00E13D5A" w:rsidRPr="004E6B3B" w:rsidRDefault="00E13D5A" w:rsidP="00E13D5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27" w:type="dxa"/>
            <w:gridSpan w:val="3"/>
            <w:tcBorders>
              <w:bottom w:val="single" w:sz="12" w:space="0" w:color="auto"/>
            </w:tcBorders>
          </w:tcPr>
          <w:p w14:paraId="22C51E8C" w14:textId="682B15EA" w:rsidR="009D50AF" w:rsidRPr="009D50AF" w:rsidRDefault="00A73B28" w:rsidP="00B3239D">
            <w:pPr>
              <w:autoSpaceDE/>
              <w:autoSpaceDN/>
              <w:adjustRightInd/>
              <w:spacing w:before="0" w:line="240" w:lineRule="auto"/>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313" w:type="dxa"/>
            <w:gridSpan w:val="2"/>
            <w:tcBorders>
              <w:bottom w:val="single" w:sz="12" w:space="0" w:color="auto"/>
            </w:tcBorders>
          </w:tcPr>
          <w:p w14:paraId="7F31AEDB" w14:textId="77777777" w:rsidR="00E13D5A" w:rsidRPr="00D750DA" w:rsidRDefault="00E13D5A" w:rsidP="00E13D5A">
            <w:pPr>
              <w:autoSpaceDE/>
              <w:autoSpaceDN/>
              <w:adjustRightInd/>
              <w:spacing w:before="0" w:line="240" w:lineRule="auto"/>
              <w:ind w:left="-72"/>
              <w:rPr>
                <w:sz w:val="16"/>
                <w:szCs w:val="16"/>
                <w:lang w:val="ru-RU"/>
              </w:rPr>
            </w:pPr>
          </w:p>
        </w:tc>
        <w:tc>
          <w:tcPr>
            <w:tcW w:w="3539" w:type="dxa"/>
            <w:gridSpan w:val="4"/>
            <w:vMerge/>
            <w:tcBorders>
              <w:bottom w:val="single" w:sz="12" w:space="0" w:color="auto"/>
            </w:tcBorders>
            <w:vAlign w:val="center"/>
          </w:tcPr>
          <w:p w14:paraId="300E0B22" w14:textId="77777777" w:rsidR="00E13D5A" w:rsidRPr="00D750DA" w:rsidRDefault="00E13D5A" w:rsidP="00E13D5A">
            <w:pPr>
              <w:rPr>
                <w:lang w:val="ru-RU"/>
              </w:rPr>
            </w:pPr>
          </w:p>
        </w:tc>
      </w:tr>
      <w:tr w:rsidR="00E13D5A" w:rsidRPr="001D3869" w14:paraId="6DBD62F0"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6871390F" w14:textId="77777777" w:rsidR="00E13D5A" w:rsidRPr="00AD544E" w:rsidRDefault="00E13D5A" w:rsidP="00E13D5A">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79" w:type="dxa"/>
            <w:tcBorders>
              <w:top w:val="single" w:sz="12" w:space="0" w:color="auto"/>
              <w:bottom w:val="single" w:sz="12" w:space="0" w:color="auto"/>
            </w:tcBorders>
            <w:shd w:val="clear" w:color="auto" w:fill="000000"/>
            <w:vAlign w:val="center"/>
          </w:tcPr>
          <w:p w14:paraId="5AA6D388" w14:textId="77777777" w:rsidR="00E13D5A" w:rsidRPr="00AD544E" w:rsidRDefault="00E13D5A" w:rsidP="00E13D5A">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557" w:type="dxa"/>
            <w:gridSpan w:val="3"/>
            <w:tcBorders>
              <w:top w:val="single" w:sz="12" w:space="0" w:color="auto"/>
              <w:bottom w:val="single" w:sz="12" w:space="0" w:color="auto"/>
            </w:tcBorders>
            <w:shd w:val="clear" w:color="auto" w:fill="000000"/>
            <w:vAlign w:val="center"/>
          </w:tcPr>
          <w:p w14:paraId="4D0DF580" w14:textId="77777777" w:rsidR="00E13D5A" w:rsidRPr="00AD544E" w:rsidRDefault="00E13D5A" w:rsidP="00E13D5A">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888" w:type="dxa"/>
            <w:gridSpan w:val="2"/>
            <w:tcBorders>
              <w:top w:val="single" w:sz="12" w:space="0" w:color="auto"/>
              <w:bottom w:val="single" w:sz="12" w:space="0" w:color="auto"/>
            </w:tcBorders>
            <w:shd w:val="clear" w:color="auto" w:fill="000000"/>
            <w:vAlign w:val="center"/>
          </w:tcPr>
          <w:p w14:paraId="2B901B53" w14:textId="77777777" w:rsidR="00E13D5A" w:rsidRPr="00AD544E" w:rsidRDefault="00E13D5A"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ЛОС (г/л)</w:t>
            </w:r>
          </w:p>
        </w:tc>
        <w:tc>
          <w:tcPr>
            <w:tcW w:w="1414" w:type="dxa"/>
            <w:gridSpan w:val="2"/>
            <w:tcBorders>
              <w:top w:val="single" w:sz="12" w:space="0" w:color="auto"/>
              <w:bottom w:val="single" w:sz="12" w:space="0" w:color="auto"/>
              <w:right w:val="single" w:sz="12" w:space="0" w:color="auto"/>
            </w:tcBorders>
            <w:shd w:val="clear" w:color="auto" w:fill="000000"/>
            <w:vAlign w:val="center"/>
          </w:tcPr>
          <w:p w14:paraId="5275013D" w14:textId="77777777" w:rsidR="00E13D5A" w:rsidRPr="00AD544E" w:rsidRDefault="00E13D5A"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A73B28" w:rsidRPr="001D3869" w14:paraId="7AD87B9D" w14:textId="77777777" w:rsidTr="00F029EB">
        <w:trPr>
          <w:trHeight w:val="288"/>
          <w:jc w:val="center"/>
        </w:trPr>
        <w:tc>
          <w:tcPr>
            <w:tcW w:w="2288" w:type="dxa"/>
            <w:gridSpan w:val="3"/>
            <w:vAlign w:val="center"/>
          </w:tcPr>
          <w:p w14:paraId="158992F7" w14:textId="77777777" w:rsidR="00A73B28" w:rsidRPr="003023B7" w:rsidRDefault="00A73B28" w:rsidP="00A73B28">
            <w:pPr>
              <w:autoSpaceDE/>
              <w:autoSpaceDN/>
              <w:adjustRightInd/>
              <w:spacing w:before="0" w:line="240" w:lineRule="auto"/>
              <w:ind w:left="0"/>
              <w:rPr>
                <w:b/>
                <w:color w:val="auto"/>
                <w:sz w:val="16"/>
                <w:szCs w:val="24"/>
                <w:lang w:val="ru-RU"/>
              </w:rPr>
            </w:pPr>
            <w:r w:rsidRPr="003023B7">
              <w:rPr>
                <w:b/>
                <w:color w:val="auto"/>
                <w:sz w:val="16"/>
                <w:szCs w:val="24"/>
                <w:lang w:val="ru-RU"/>
              </w:rPr>
              <w:t>ГРУНТ</w:t>
            </w:r>
          </w:p>
        </w:tc>
        <w:tc>
          <w:tcPr>
            <w:tcW w:w="2879" w:type="dxa"/>
            <w:vAlign w:val="center"/>
          </w:tcPr>
          <w:p w14:paraId="59D7D848" w14:textId="77777777" w:rsidR="00A73B28" w:rsidRPr="001D3869" w:rsidRDefault="00A73B28" w:rsidP="00A73B28">
            <w:pPr>
              <w:autoSpaceDE/>
              <w:autoSpaceDN/>
              <w:adjustRightInd/>
              <w:spacing w:before="0" w:line="240" w:lineRule="auto"/>
              <w:ind w:left="0"/>
              <w:rPr>
                <w:sz w:val="16"/>
                <w:szCs w:val="16"/>
              </w:rPr>
            </w:pPr>
            <w:r w:rsidRPr="001D3869">
              <w:rPr>
                <w:sz w:val="16"/>
                <w:szCs w:val="16"/>
              </w:rPr>
              <w:t>Carboline</w:t>
            </w:r>
          </w:p>
        </w:tc>
        <w:tc>
          <w:tcPr>
            <w:tcW w:w="2557" w:type="dxa"/>
            <w:gridSpan w:val="3"/>
            <w:vAlign w:val="center"/>
          </w:tcPr>
          <w:p w14:paraId="48913818"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Carboguard</w:t>
            </w:r>
            <w:proofErr w:type="spellEnd"/>
            <w:r w:rsidRPr="00D105B9">
              <w:rPr>
                <w:sz w:val="16"/>
                <w:szCs w:val="16"/>
              </w:rPr>
              <w:t xml:space="preserve"> 890 series</w:t>
            </w:r>
          </w:p>
        </w:tc>
        <w:tc>
          <w:tcPr>
            <w:tcW w:w="888" w:type="dxa"/>
            <w:gridSpan w:val="2"/>
            <w:vAlign w:val="center"/>
          </w:tcPr>
          <w:p w14:paraId="0621C6D1"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rPr>
              <w:t>100-</w:t>
            </w:r>
            <w:r w:rsidRPr="00D105B9">
              <w:rPr>
                <w:sz w:val="16"/>
                <w:szCs w:val="16"/>
                <w:lang w:val="ru-RU"/>
              </w:rPr>
              <w:t>214</w:t>
            </w:r>
          </w:p>
        </w:tc>
        <w:tc>
          <w:tcPr>
            <w:tcW w:w="1414" w:type="dxa"/>
            <w:gridSpan w:val="2"/>
            <w:vAlign w:val="center"/>
          </w:tcPr>
          <w:p w14:paraId="58D4E816"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E13D5A" w:rsidRPr="001D3869" w14:paraId="309470FD" w14:textId="77777777" w:rsidTr="00F029EB">
        <w:trPr>
          <w:trHeight w:val="288"/>
          <w:jc w:val="center"/>
        </w:trPr>
        <w:tc>
          <w:tcPr>
            <w:tcW w:w="2288" w:type="dxa"/>
            <w:gridSpan w:val="3"/>
            <w:vAlign w:val="center"/>
          </w:tcPr>
          <w:p w14:paraId="5E0B3E41" w14:textId="77777777" w:rsidR="00E13D5A" w:rsidRPr="003023B7" w:rsidRDefault="00E13D5A" w:rsidP="00E13D5A">
            <w:pPr>
              <w:autoSpaceDE/>
              <w:autoSpaceDN/>
              <w:adjustRightInd/>
              <w:spacing w:before="0" w:line="240" w:lineRule="auto"/>
              <w:ind w:left="0"/>
              <w:rPr>
                <w:b/>
                <w:color w:val="auto"/>
                <w:sz w:val="16"/>
                <w:szCs w:val="24"/>
                <w:lang w:val="ru-RU"/>
              </w:rPr>
            </w:pPr>
            <w:r w:rsidRPr="003023B7">
              <w:rPr>
                <w:b/>
                <w:color w:val="auto"/>
                <w:sz w:val="16"/>
                <w:szCs w:val="24"/>
                <w:lang w:val="ru-RU"/>
              </w:rPr>
              <w:t xml:space="preserve">Эпоксидная мастика </w:t>
            </w:r>
          </w:p>
        </w:tc>
        <w:tc>
          <w:tcPr>
            <w:tcW w:w="2879" w:type="dxa"/>
            <w:vAlign w:val="center"/>
          </w:tcPr>
          <w:p w14:paraId="70602624" w14:textId="77777777" w:rsidR="00E13D5A" w:rsidRPr="001D3869" w:rsidRDefault="00E13D5A" w:rsidP="00E13D5A">
            <w:pPr>
              <w:autoSpaceDE/>
              <w:autoSpaceDN/>
              <w:adjustRightInd/>
              <w:spacing w:before="0" w:line="240" w:lineRule="auto"/>
              <w:ind w:left="0"/>
              <w:rPr>
                <w:sz w:val="16"/>
                <w:szCs w:val="16"/>
              </w:rPr>
            </w:pPr>
            <w:r w:rsidRPr="00402AFE">
              <w:rPr>
                <w:sz w:val="16"/>
                <w:szCs w:val="16"/>
              </w:rPr>
              <w:t>Hempel Coatings (USA), Inc.</w:t>
            </w:r>
          </w:p>
        </w:tc>
        <w:tc>
          <w:tcPr>
            <w:tcW w:w="2557" w:type="dxa"/>
            <w:gridSpan w:val="3"/>
            <w:vAlign w:val="center"/>
          </w:tcPr>
          <w:p w14:paraId="33A42DD0" w14:textId="21A4B2A9" w:rsidR="00E13D5A" w:rsidRPr="00D105B9" w:rsidRDefault="00E13D5A" w:rsidP="00E13D5A">
            <w:pPr>
              <w:autoSpaceDE/>
              <w:autoSpaceDN/>
              <w:adjustRightInd/>
              <w:spacing w:before="0" w:line="240" w:lineRule="auto"/>
              <w:ind w:left="0"/>
              <w:rPr>
                <w:sz w:val="16"/>
                <w:szCs w:val="16"/>
              </w:rPr>
            </w:pPr>
            <w:proofErr w:type="spellStart"/>
            <w:r w:rsidRPr="00D105B9">
              <w:rPr>
                <w:sz w:val="16"/>
                <w:szCs w:val="16"/>
              </w:rPr>
              <w:t>Hempadur</w:t>
            </w:r>
            <w:proofErr w:type="spellEnd"/>
            <w:r w:rsidRPr="00D105B9">
              <w:rPr>
                <w:sz w:val="16"/>
                <w:szCs w:val="16"/>
              </w:rPr>
              <w:t xml:space="preserve"> 4588 Series</w:t>
            </w:r>
          </w:p>
        </w:tc>
        <w:tc>
          <w:tcPr>
            <w:tcW w:w="888" w:type="dxa"/>
            <w:gridSpan w:val="2"/>
            <w:vAlign w:val="center"/>
          </w:tcPr>
          <w:p w14:paraId="3C7E4C6B" w14:textId="77777777" w:rsidR="00E13D5A" w:rsidRPr="00D105B9" w:rsidRDefault="00E13D5A" w:rsidP="00E13D5A">
            <w:pPr>
              <w:autoSpaceDE/>
              <w:autoSpaceDN/>
              <w:adjustRightInd/>
              <w:spacing w:before="0" w:line="240" w:lineRule="auto"/>
              <w:ind w:left="0"/>
              <w:jc w:val="center"/>
              <w:rPr>
                <w:sz w:val="16"/>
                <w:szCs w:val="16"/>
                <w:lang w:val="ru-RU"/>
              </w:rPr>
            </w:pPr>
            <w:r w:rsidRPr="00D105B9">
              <w:rPr>
                <w:sz w:val="16"/>
                <w:szCs w:val="16"/>
                <w:lang w:val="ru-RU"/>
              </w:rPr>
              <w:t>220</w:t>
            </w:r>
          </w:p>
        </w:tc>
        <w:tc>
          <w:tcPr>
            <w:tcW w:w="1414" w:type="dxa"/>
            <w:gridSpan w:val="2"/>
            <w:vAlign w:val="center"/>
          </w:tcPr>
          <w:p w14:paraId="54468621" w14:textId="77777777" w:rsidR="00E13D5A" w:rsidRPr="00D105B9" w:rsidRDefault="00E13D5A" w:rsidP="00E13D5A">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0CE29BBA" w14:textId="77777777" w:rsidTr="00F029EB">
        <w:trPr>
          <w:trHeight w:val="288"/>
          <w:jc w:val="center"/>
        </w:trPr>
        <w:tc>
          <w:tcPr>
            <w:tcW w:w="2288" w:type="dxa"/>
            <w:gridSpan w:val="3"/>
            <w:vAlign w:val="center"/>
          </w:tcPr>
          <w:p w14:paraId="49BF5AF3" w14:textId="77777777" w:rsidR="00A73B28" w:rsidRPr="003023B7" w:rsidRDefault="00A73B28" w:rsidP="00A73B28">
            <w:pPr>
              <w:autoSpaceDE/>
              <w:autoSpaceDN/>
              <w:adjustRightInd/>
              <w:spacing w:before="0" w:line="240" w:lineRule="auto"/>
              <w:ind w:left="0"/>
              <w:rPr>
                <w:b/>
                <w:color w:val="auto"/>
                <w:sz w:val="16"/>
                <w:szCs w:val="24"/>
                <w:lang w:val="ru-RU"/>
              </w:rPr>
            </w:pPr>
          </w:p>
        </w:tc>
        <w:tc>
          <w:tcPr>
            <w:tcW w:w="2879" w:type="dxa"/>
            <w:vAlign w:val="center"/>
          </w:tcPr>
          <w:p w14:paraId="4D10E93A" w14:textId="77777777" w:rsidR="00A73B28" w:rsidRPr="00402AFE" w:rsidRDefault="00A73B28" w:rsidP="00A73B28">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557" w:type="dxa"/>
            <w:gridSpan w:val="3"/>
            <w:vAlign w:val="center"/>
          </w:tcPr>
          <w:p w14:paraId="1CD044D1"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Endcor</w:t>
            </w:r>
            <w:proofErr w:type="spellEnd"/>
            <w:r w:rsidRPr="00D105B9">
              <w:rPr>
                <w:sz w:val="16"/>
                <w:szCs w:val="16"/>
              </w:rPr>
              <w:t xml:space="preserve"> 750C</w:t>
            </w:r>
          </w:p>
        </w:tc>
        <w:tc>
          <w:tcPr>
            <w:tcW w:w="888" w:type="dxa"/>
            <w:gridSpan w:val="2"/>
            <w:vAlign w:val="center"/>
          </w:tcPr>
          <w:p w14:paraId="7CECCB3B"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rPr>
              <w:t>95</w:t>
            </w:r>
          </w:p>
        </w:tc>
        <w:tc>
          <w:tcPr>
            <w:tcW w:w="1414" w:type="dxa"/>
            <w:gridSpan w:val="2"/>
            <w:vAlign w:val="center"/>
          </w:tcPr>
          <w:p w14:paraId="233D9750"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52D33A49" w14:textId="77777777" w:rsidTr="00F029EB">
        <w:trPr>
          <w:trHeight w:val="288"/>
          <w:jc w:val="center"/>
        </w:trPr>
        <w:tc>
          <w:tcPr>
            <w:tcW w:w="2288" w:type="dxa"/>
            <w:gridSpan w:val="3"/>
            <w:vAlign w:val="center"/>
          </w:tcPr>
          <w:p w14:paraId="6C7CE2DE" w14:textId="77777777" w:rsidR="00A73B28" w:rsidRPr="003023B7" w:rsidRDefault="00A73B28" w:rsidP="00A73B28">
            <w:pPr>
              <w:autoSpaceDE/>
              <w:autoSpaceDN/>
              <w:adjustRightInd/>
              <w:spacing w:before="0" w:line="240" w:lineRule="auto"/>
              <w:ind w:left="0"/>
              <w:rPr>
                <w:b/>
                <w:color w:val="auto"/>
                <w:sz w:val="16"/>
                <w:szCs w:val="24"/>
                <w:lang w:val="ru-RU"/>
              </w:rPr>
            </w:pPr>
          </w:p>
        </w:tc>
        <w:tc>
          <w:tcPr>
            <w:tcW w:w="2879" w:type="dxa"/>
            <w:vAlign w:val="center"/>
          </w:tcPr>
          <w:p w14:paraId="0E18569D" w14:textId="77777777" w:rsidR="00A73B28" w:rsidRPr="001D3869" w:rsidRDefault="00A73B28" w:rsidP="00A73B28">
            <w:pPr>
              <w:autoSpaceDE/>
              <w:autoSpaceDN/>
              <w:adjustRightInd/>
              <w:spacing w:before="0" w:line="240" w:lineRule="auto"/>
              <w:ind w:left="0"/>
              <w:rPr>
                <w:sz w:val="16"/>
                <w:szCs w:val="16"/>
              </w:rPr>
            </w:pPr>
            <w:r w:rsidRPr="001D3869">
              <w:rPr>
                <w:sz w:val="16"/>
                <w:szCs w:val="16"/>
              </w:rPr>
              <w:t>International</w:t>
            </w:r>
          </w:p>
        </w:tc>
        <w:tc>
          <w:tcPr>
            <w:tcW w:w="2557" w:type="dxa"/>
            <w:gridSpan w:val="3"/>
            <w:vAlign w:val="center"/>
          </w:tcPr>
          <w:p w14:paraId="56BF712B"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Interseal</w:t>
            </w:r>
            <w:proofErr w:type="spellEnd"/>
            <w:r w:rsidRPr="00D105B9">
              <w:rPr>
                <w:sz w:val="16"/>
                <w:szCs w:val="16"/>
              </w:rPr>
              <w:t xml:space="preserve"> 670 HS</w:t>
            </w:r>
          </w:p>
        </w:tc>
        <w:tc>
          <w:tcPr>
            <w:tcW w:w="888" w:type="dxa"/>
            <w:gridSpan w:val="2"/>
            <w:vAlign w:val="center"/>
          </w:tcPr>
          <w:p w14:paraId="096557F0"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lang w:val="ru-RU"/>
              </w:rPr>
              <w:t>240</w:t>
            </w:r>
          </w:p>
        </w:tc>
        <w:tc>
          <w:tcPr>
            <w:tcW w:w="1414" w:type="dxa"/>
            <w:gridSpan w:val="2"/>
            <w:vAlign w:val="center"/>
          </w:tcPr>
          <w:p w14:paraId="0FEB5973"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39E6AE0D" w14:textId="77777777" w:rsidTr="00F029EB">
        <w:trPr>
          <w:trHeight w:val="288"/>
          <w:jc w:val="center"/>
        </w:trPr>
        <w:tc>
          <w:tcPr>
            <w:tcW w:w="2288" w:type="dxa"/>
            <w:gridSpan w:val="3"/>
            <w:vMerge w:val="restart"/>
            <w:vAlign w:val="center"/>
          </w:tcPr>
          <w:p w14:paraId="0C6FF47D" w14:textId="77777777" w:rsidR="00A73B28" w:rsidRPr="00D41158" w:rsidRDefault="00EA5AD7" w:rsidP="00A73B28">
            <w:pPr>
              <w:autoSpaceDE/>
              <w:autoSpaceDN/>
              <w:adjustRightInd/>
              <w:spacing w:before="0" w:line="240" w:lineRule="auto"/>
              <w:ind w:left="0"/>
              <w:rPr>
                <w:b/>
                <w:color w:val="auto"/>
                <w:sz w:val="16"/>
                <w:szCs w:val="24"/>
                <w:lang w:val="ru-RU"/>
              </w:rPr>
            </w:pPr>
            <w:r>
              <w:rPr>
                <w:b/>
                <w:color w:val="auto"/>
                <w:sz w:val="16"/>
                <w:szCs w:val="24"/>
                <w:lang w:val="ru-RU"/>
              </w:rPr>
              <w:t xml:space="preserve">Поверхность и </w:t>
            </w:r>
            <w:r w:rsidR="00A73B28">
              <w:rPr>
                <w:b/>
                <w:color w:val="auto"/>
                <w:sz w:val="16"/>
                <w:szCs w:val="24"/>
                <w:lang w:val="ru-RU"/>
              </w:rPr>
              <w:t>ТСП в соответствии с листом продукции производителя</w:t>
            </w:r>
          </w:p>
        </w:tc>
        <w:tc>
          <w:tcPr>
            <w:tcW w:w="2879" w:type="dxa"/>
            <w:vAlign w:val="center"/>
          </w:tcPr>
          <w:p w14:paraId="3E031D74"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International Devoe</w:t>
            </w:r>
          </w:p>
        </w:tc>
        <w:tc>
          <w:tcPr>
            <w:tcW w:w="2557" w:type="dxa"/>
            <w:gridSpan w:val="3"/>
            <w:vAlign w:val="center"/>
          </w:tcPr>
          <w:p w14:paraId="188DADE8" w14:textId="77777777" w:rsidR="00A73B28" w:rsidRPr="00D105B9" w:rsidRDefault="00A73B28" w:rsidP="00A73B28">
            <w:pPr>
              <w:autoSpaceDE/>
              <w:autoSpaceDN/>
              <w:adjustRightInd/>
              <w:spacing w:before="0" w:line="240" w:lineRule="auto"/>
              <w:ind w:left="0"/>
              <w:rPr>
                <w:sz w:val="16"/>
                <w:szCs w:val="16"/>
              </w:rPr>
            </w:pPr>
            <w:r w:rsidRPr="00D105B9">
              <w:rPr>
                <w:sz w:val="16"/>
                <w:szCs w:val="16"/>
              </w:rPr>
              <w:t>Devran 224 series</w:t>
            </w:r>
          </w:p>
        </w:tc>
        <w:tc>
          <w:tcPr>
            <w:tcW w:w="888" w:type="dxa"/>
            <w:gridSpan w:val="2"/>
            <w:vAlign w:val="center"/>
          </w:tcPr>
          <w:p w14:paraId="0E554AB1"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rPr>
              <w:t>28</w:t>
            </w:r>
            <w:r w:rsidRPr="00D105B9">
              <w:rPr>
                <w:sz w:val="16"/>
                <w:szCs w:val="16"/>
                <w:lang w:val="ru-RU"/>
              </w:rPr>
              <w:t>-212</w:t>
            </w:r>
          </w:p>
        </w:tc>
        <w:tc>
          <w:tcPr>
            <w:tcW w:w="1414" w:type="dxa"/>
            <w:gridSpan w:val="2"/>
            <w:vAlign w:val="center"/>
          </w:tcPr>
          <w:p w14:paraId="791F1E9F"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49E388E2" w14:textId="77777777" w:rsidTr="00F029EB">
        <w:trPr>
          <w:trHeight w:val="288"/>
          <w:jc w:val="center"/>
        </w:trPr>
        <w:tc>
          <w:tcPr>
            <w:tcW w:w="2288" w:type="dxa"/>
            <w:gridSpan w:val="3"/>
            <w:vMerge/>
            <w:vAlign w:val="center"/>
          </w:tcPr>
          <w:p w14:paraId="61AFFEF7" w14:textId="77777777" w:rsidR="00A73B28" w:rsidRPr="007A2CF3" w:rsidRDefault="00A73B28" w:rsidP="00A73B28">
            <w:pPr>
              <w:autoSpaceDE/>
              <w:autoSpaceDN/>
              <w:adjustRightInd/>
              <w:spacing w:before="0" w:line="240" w:lineRule="auto"/>
              <w:ind w:left="0"/>
              <w:rPr>
                <w:sz w:val="16"/>
                <w:szCs w:val="16"/>
              </w:rPr>
            </w:pPr>
          </w:p>
        </w:tc>
        <w:tc>
          <w:tcPr>
            <w:tcW w:w="2879" w:type="dxa"/>
            <w:vAlign w:val="center"/>
          </w:tcPr>
          <w:p w14:paraId="37D52631"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Jotun Paints</w:t>
            </w:r>
          </w:p>
        </w:tc>
        <w:tc>
          <w:tcPr>
            <w:tcW w:w="2557" w:type="dxa"/>
            <w:gridSpan w:val="3"/>
            <w:vAlign w:val="center"/>
          </w:tcPr>
          <w:p w14:paraId="07270530"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Penguard</w:t>
            </w:r>
            <w:proofErr w:type="spellEnd"/>
            <w:r w:rsidRPr="00D105B9">
              <w:rPr>
                <w:sz w:val="16"/>
                <w:szCs w:val="16"/>
              </w:rPr>
              <w:t xml:space="preserve"> Universal</w:t>
            </w:r>
          </w:p>
        </w:tc>
        <w:tc>
          <w:tcPr>
            <w:tcW w:w="888" w:type="dxa"/>
            <w:gridSpan w:val="2"/>
            <w:vAlign w:val="center"/>
          </w:tcPr>
          <w:p w14:paraId="7EFEBEAD"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lang w:val="ru-RU"/>
              </w:rPr>
              <w:t>240</w:t>
            </w:r>
          </w:p>
        </w:tc>
        <w:tc>
          <w:tcPr>
            <w:tcW w:w="1414" w:type="dxa"/>
            <w:gridSpan w:val="2"/>
            <w:vAlign w:val="center"/>
          </w:tcPr>
          <w:p w14:paraId="0DE5F48D"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0F45D2E1" w14:textId="77777777" w:rsidTr="00F029EB">
        <w:trPr>
          <w:trHeight w:val="288"/>
          <w:jc w:val="center"/>
        </w:trPr>
        <w:tc>
          <w:tcPr>
            <w:tcW w:w="2288" w:type="dxa"/>
            <w:gridSpan w:val="3"/>
            <w:vAlign w:val="center"/>
          </w:tcPr>
          <w:p w14:paraId="7592387A" w14:textId="77777777" w:rsidR="00A73B28" w:rsidRPr="007A2CF3" w:rsidRDefault="00A73B28" w:rsidP="00A73B28">
            <w:pPr>
              <w:autoSpaceDE/>
              <w:autoSpaceDN/>
              <w:adjustRightInd/>
              <w:spacing w:before="0" w:line="240" w:lineRule="auto"/>
              <w:ind w:left="0"/>
              <w:rPr>
                <w:sz w:val="16"/>
                <w:szCs w:val="16"/>
              </w:rPr>
            </w:pPr>
          </w:p>
        </w:tc>
        <w:tc>
          <w:tcPr>
            <w:tcW w:w="2879" w:type="dxa"/>
            <w:vAlign w:val="center"/>
          </w:tcPr>
          <w:p w14:paraId="058D9955"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PPG</w:t>
            </w:r>
          </w:p>
        </w:tc>
        <w:tc>
          <w:tcPr>
            <w:tcW w:w="2557" w:type="dxa"/>
            <w:gridSpan w:val="3"/>
            <w:vAlign w:val="center"/>
          </w:tcPr>
          <w:p w14:paraId="6E29F1C7" w14:textId="7BA5CFF9" w:rsidR="009620E9" w:rsidRPr="00D105B9" w:rsidRDefault="009620E9" w:rsidP="009620E9">
            <w:pPr>
              <w:autoSpaceDE/>
              <w:autoSpaceDN/>
              <w:adjustRightInd/>
              <w:spacing w:before="0" w:line="240" w:lineRule="auto"/>
              <w:ind w:left="0"/>
              <w:rPr>
                <w:sz w:val="16"/>
                <w:szCs w:val="16"/>
              </w:rPr>
            </w:pPr>
            <w:proofErr w:type="spellStart"/>
            <w:r w:rsidRPr="00D105B9">
              <w:rPr>
                <w:sz w:val="16"/>
                <w:szCs w:val="16"/>
              </w:rPr>
              <w:t>Sigmacover</w:t>
            </w:r>
            <w:proofErr w:type="spellEnd"/>
            <w:r w:rsidRPr="00D105B9">
              <w:rPr>
                <w:sz w:val="16"/>
                <w:szCs w:val="16"/>
              </w:rPr>
              <w:t xml:space="preserve"> 400 or </w:t>
            </w:r>
            <w:proofErr w:type="spellStart"/>
            <w:r w:rsidRPr="00D105B9">
              <w:rPr>
                <w:sz w:val="16"/>
                <w:szCs w:val="16"/>
              </w:rPr>
              <w:t>Sigmacover</w:t>
            </w:r>
            <w:proofErr w:type="spellEnd"/>
            <w:r w:rsidRPr="00D105B9">
              <w:rPr>
                <w:sz w:val="16"/>
                <w:szCs w:val="16"/>
              </w:rPr>
              <w:t xml:space="preserve"> 2</w:t>
            </w:r>
          </w:p>
          <w:p w14:paraId="244012D8" w14:textId="0A151A70" w:rsidR="00B77CC0" w:rsidRPr="00D105B9" w:rsidRDefault="009620E9" w:rsidP="009620E9">
            <w:pPr>
              <w:autoSpaceDE/>
              <w:autoSpaceDN/>
              <w:adjustRightInd/>
              <w:spacing w:before="0" w:line="240" w:lineRule="auto"/>
              <w:ind w:left="0"/>
              <w:rPr>
                <w:sz w:val="16"/>
                <w:szCs w:val="16"/>
              </w:rPr>
            </w:pPr>
            <w:proofErr w:type="spellStart"/>
            <w:r w:rsidRPr="00D105B9">
              <w:rPr>
                <w:sz w:val="16"/>
                <w:szCs w:val="16"/>
              </w:rPr>
              <w:t>Amerlock</w:t>
            </w:r>
            <w:proofErr w:type="spellEnd"/>
            <w:r w:rsidRPr="00D105B9">
              <w:rPr>
                <w:sz w:val="16"/>
                <w:szCs w:val="16"/>
              </w:rPr>
              <w:t xml:space="preserve"> </w:t>
            </w:r>
            <w:r w:rsidR="00F65035" w:rsidRPr="00D105B9">
              <w:rPr>
                <w:sz w:val="16"/>
                <w:szCs w:val="16"/>
              </w:rPr>
              <w:t>400</w:t>
            </w:r>
            <w:r w:rsidRPr="00D105B9">
              <w:rPr>
                <w:sz w:val="16"/>
                <w:szCs w:val="16"/>
              </w:rPr>
              <w:t xml:space="preserve"> Series or </w:t>
            </w:r>
            <w:r w:rsidR="00F65035" w:rsidRPr="00D105B9">
              <w:rPr>
                <w:sz w:val="16"/>
                <w:szCs w:val="16"/>
              </w:rPr>
              <w:t xml:space="preserve">2 </w:t>
            </w:r>
            <w:r w:rsidRPr="00D105B9">
              <w:rPr>
                <w:sz w:val="16"/>
                <w:szCs w:val="16"/>
              </w:rPr>
              <w:t>Series</w:t>
            </w:r>
          </w:p>
        </w:tc>
        <w:tc>
          <w:tcPr>
            <w:tcW w:w="888" w:type="dxa"/>
            <w:gridSpan w:val="2"/>
            <w:vAlign w:val="center"/>
          </w:tcPr>
          <w:p w14:paraId="146EBA71" w14:textId="77777777" w:rsidR="00A73B28" w:rsidRDefault="00A73B28" w:rsidP="00A73B28">
            <w:pPr>
              <w:autoSpaceDE/>
              <w:autoSpaceDN/>
              <w:adjustRightInd/>
              <w:spacing w:before="0" w:line="240" w:lineRule="auto"/>
              <w:ind w:left="0"/>
              <w:jc w:val="center"/>
              <w:rPr>
                <w:ins w:id="350" w:author="Kurmanov, Aidyn [STAMGazStroy LLP]" w:date="2025-12-09T16:05:00Z" w16du:dateUtc="2025-12-09T11:05:00Z"/>
                <w:sz w:val="16"/>
                <w:szCs w:val="16"/>
              </w:rPr>
            </w:pPr>
            <w:r w:rsidRPr="00D105B9">
              <w:rPr>
                <w:sz w:val="16"/>
                <w:szCs w:val="16"/>
              </w:rPr>
              <w:t>153</w:t>
            </w:r>
            <w:ins w:id="351" w:author="Kurmanov, Aidyn [STAMGazStroy LLP]" w:date="2025-12-09T16:05:00Z" w16du:dateUtc="2025-12-09T11:05:00Z">
              <w:r w:rsidR="00C61750">
                <w:rPr>
                  <w:sz w:val="16"/>
                  <w:szCs w:val="16"/>
                </w:rPr>
                <w:t>-180</w:t>
              </w:r>
            </w:ins>
          </w:p>
          <w:p w14:paraId="491FAE74" w14:textId="444C4CA6" w:rsidR="00A73B28" w:rsidRPr="00D105B9" w:rsidRDefault="00D67562" w:rsidP="00A73B28">
            <w:pPr>
              <w:autoSpaceDE/>
              <w:autoSpaceDN/>
              <w:adjustRightInd/>
              <w:spacing w:before="0" w:line="240" w:lineRule="auto"/>
              <w:ind w:left="0"/>
              <w:jc w:val="center"/>
              <w:rPr>
                <w:sz w:val="16"/>
                <w:szCs w:val="16"/>
                <w:lang w:val="ru-RU"/>
              </w:rPr>
            </w:pPr>
            <w:ins w:id="352" w:author="Kurmanov, Aidyn [STAMGazStroy LLP]" w:date="2025-12-09T16:05:00Z" w16du:dateUtc="2025-12-09T11:05:00Z">
              <w:r>
                <w:rPr>
                  <w:sz w:val="16"/>
                  <w:szCs w:val="16"/>
                  <w:lang w:val="ru-RU"/>
                </w:rPr>
                <w:t>153-240</w:t>
              </w:r>
            </w:ins>
          </w:p>
        </w:tc>
        <w:tc>
          <w:tcPr>
            <w:tcW w:w="1414" w:type="dxa"/>
            <w:gridSpan w:val="2"/>
            <w:vAlign w:val="center"/>
          </w:tcPr>
          <w:p w14:paraId="5F7464A4"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1D43BFB0" w14:textId="77777777" w:rsidTr="00F029EB">
        <w:trPr>
          <w:trHeight w:val="288"/>
          <w:jc w:val="center"/>
        </w:trPr>
        <w:tc>
          <w:tcPr>
            <w:tcW w:w="2288" w:type="dxa"/>
            <w:gridSpan w:val="3"/>
            <w:vAlign w:val="center"/>
          </w:tcPr>
          <w:p w14:paraId="04B7B96A" w14:textId="77777777" w:rsidR="00A73B28" w:rsidRPr="001D3869" w:rsidRDefault="00A73B28" w:rsidP="00A73B28">
            <w:pPr>
              <w:autoSpaceDE/>
              <w:autoSpaceDN/>
              <w:adjustRightInd/>
              <w:spacing w:before="0" w:line="240" w:lineRule="auto"/>
              <w:ind w:left="0"/>
              <w:rPr>
                <w:b/>
                <w:sz w:val="16"/>
                <w:szCs w:val="16"/>
              </w:rPr>
            </w:pPr>
          </w:p>
        </w:tc>
        <w:tc>
          <w:tcPr>
            <w:tcW w:w="2879" w:type="dxa"/>
            <w:vAlign w:val="center"/>
          </w:tcPr>
          <w:p w14:paraId="1750C96A"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Sherwin Williams</w:t>
            </w:r>
          </w:p>
        </w:tc>
        <w:tc>
          <w:tcPr>
            <w:tcW w:w="2557" w:type="dxa"/>
            <w:gridSpan w:val="3"/>
            <w:vAlign w:val="center"/>
          </w:tcPr>
          <w:p w14:paraId="114B99F0"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Macropoxy</w:t>
            </w:r>
            <w:proofErr w:type="spellEnd"/>
            <w:r w:rsidRPr="00D105B9">
              <w:rPr>
                <w:sz w:val="16"/>
                <w:szCs w:val="16"/>
              </w:rPr>
              <w:t xml:space="preserve"> 646 Series</w:t>
            </w:r>
          </w:p>
        </w:tc>
        <w:tc>
          <w:tcPr>
            <w:tcW w:w="888" w:type="dxa"/>
            <w:gridSpan w:val="2"/>
            <w:vAlign w:val="center"/>
          </w:tcPr>
          <w:p w14:paraId="1C5D4908"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lang w:val="ru-RU"/>
              </w:rPr>
              <w:t>100-250</w:t>
            </w:r>
          </w:p>
        </w:tc>
        <w:tc>
          <w:tcPr>
            <w:tcW w:w="1414" w:type="dxa"/>
            <w:gridSpan w:val="2"/>
            <w:vAlign w:val="center"/>
          </w:tcPr>
          <w:p w14:paraId="41C77E44"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0917F995" w14:textId="77777777" w:rsidTr="00F029EB">
        <w:trPr>
          <w:trHeight w:val="288"/>
          <w:jc w:val="center"/>
        </w:trPr>
        <w:tc>
          <w:tcPr>
            <w:tcW w:w="2288" w:type="dxa"/>
            <w:gridSpan w:val="3"/>
            <w:vAlign w:val="center"/>
          </w:tcPr>
          <w:p w14:paraId="4B1D7344" w14:textId="77777777" w:rsidR="00A73B28" w:rsidRPr="001D3869" w:rsidRDefault="00A73B28" w:rsidP="00A73B28">
            <w:pPr>
              <w:autoSpaceDE/>
              <w:autoSpaceDN/>
              <w:adjustRightInd/>
              <w:spacing w:before="0" w:line="240" w:lineRule="auto"/>
              <w:ind w:left="0"/>
              <w:rPr>
                <w:b/>
                <w:sz w:val="16"/>
                <w:szCs w:val="16"/>
              </w:rPr>
            </w:pPr>
          </w:p>
        </w:tc>
        <w:tc>
          <w:tcPr>
            <w:tcW w:w="2879" w:type="dxa"/>
            <w:vAlign w:val="center"/>
          </w:tcPr>
          <w:p w14:paraId="43DBD79D"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Tnemec</w:t>
            </w:r>
          </w:p>
        </w:tc>
        <w:tc>
          <w:tcPr>
            <w:tcW w:w="2557" w:type="dxa"/>
            <w:gridSpan w:val="3"/>
            <w:vAlign w:val="center"/>
          </w:tcPr>
          <w:p w14:paraId="63EB68B1" w14:textId="77777777" w:rsidR="00A73B28" w:rsidRPr="00D105B9" w:rsidRDefault="00A73B28" w:rsidP="00A73B28">
            <w:pPr>
              <w:autoSpaceDE/>
              <w:autoSpaceDN/>
              <w:adjustRightInd/>
              <w:spacing w:before="0" w:line="240" w:lineRule="auto"/>
              <w:ind w:left="0"/>
              <w:rPr>
                <w:sz w:val="16"/>
                <w:szCs w:val="16"/>
              </w:rPr>
            </w:pPr>
            <w:r w:rsidRPr="00D105B9">
              <w:rPr>
                <w:sz w:val="16"/>
                <w:szCs w:val="16"/>
              </w:rPr>
              <w:t xml:space="preserve">Series 66 Hi-Build </w:t>
            </w:r>
            <w:proofErr w:type="spellStart"/>
            <w:r w:rsidRPr="00D105B9">
              <w:rPr>
                <w:sz w:val="16"/>
                <w:szCs w:val="16"/>
              </w:rPr>
              <w:t>Epoxoline</w:t>
            </w:r>
            <w:proofErr w:type="spellEnd"/>
          </w:p>
          <w:p w14:paraId="591C3327" w14:textId="77777777" w:rsidR="00A73B28" w:rsidRPr="00D105B9" w:rsidRDefault="00A73B28" w:rsidP="00A73B28">
            <w:pPr>
              <w:autoSpaceDE/>
              <w:autoSpaceDN/>
              <w:adjustRightInd/>
              <w:spacing w:before="0" w:line="240" w:lineRule="auto"/>
              <w:ind w:left="0"/>
              <w:rPr>
                <w:sz w:val="16"/>
                <w:szCs w:val="16"/>
              </w:rPr>
            </w:pPr>
            <w:r w:rsidRPr="00D105B9">
              <w:rPr>
                <w:sz w:val="16"/>
                <w:szCs w:val="16"/>
              </w:rPr>
              <w:t xml:space="preserve">Series L69 Hi-Build </w:t>
            </w:r>
            <w:proofErr w:type="spellStart"/>
            <w:r w:rsidRPr="00D105B9">
              <w:rPr>
                <w:sz w:val="16"/>
                <w:szCs w:val="16"/>
              </w:rPr>
              <w:t>Epoxoline</w:t>
            </w:r>
            <w:proofErr w:type="spellEnd"/>
            <w:r w:rsidRPr="00D105B9">
              <w:rPr>
                <w:sz w:val="16"/>
                <w:szCs w:val="16"/>
              </w:rPr>
              <w:t xml:space="preserve"> II</w:t>
            </w:r>
          </w:p>
        </w:tc>
        <w:tc>
          <w:tcPr>
            <w:tcW w:w="888" w:type="dxa"/>
            <w:gridSpan w:val="2"/>
            <w:vAlign w:val="center"/>
          </w:tcPr>
          <w:p w14:paraId="29E34BBE"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lang w:val="ru-RU"/>
              </w:rPr>
              <w:t>362</w:t>
            </w:r>
          </w:p>
          <w:p w14:paraId="0FDD7312"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rPr>
              <w:t>98</w:t>
            </w:r>
          </w:p>
        </w:tc>
        <w:tc>
          <w:tcPr>
            <w:tcW w:w="1414" w:type="dxa"/>
            <w:gridSpan w:val="2"/>
            <w:vAlign w:val="center"/>
          </w:tcPr>
          <w:p w14:paraId="3D94321C"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p w14:paraId="79533B54"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BF66FA" w:rsidRPr="001D3869" w14:paraId="58615AFD" w14:textId="77777777" w:rsidTr="00F029EB">
        <w:trPr>
          <w:trHeight w:val="288"/>
          <w:jc w:val="center"/>
        </w:trPr>
        <w:tc>
          <w:tcPr>
            <w:tcW w:w="2288" w:type="dxa"/>
            <w:gridSpan w:val="3"/>
            <w:vAlign w:val="center"/>
          </w:tcPr>
          <w:p w14:paraId="46691DBA" w14:textId="77777777" w:rsidR="00BF66FA" w:rsidRPr="001D3869" w:rsidRDefault="00BF66FA" w:rsidP="00A73B28">
            <w:pPr>
              <w:autoSpaceDE/>
              <w:autoSpaceDN/>
              <w:adjustRightInd/>
              <w:spacing w:before="0" w:line="240" w:lineRule="auto"/>
              <w:ind w:left="0"/>
              <w:rPr>
                <w:b/>
                <w:sz w:val="16"/>
                <w:szCs w:val="16"/>
              </w:rPr>
            </w:pPr>
          </w:p>
        </w:tc>
        <w:tc>
          <w:tcPr>
            <w:tcW w:w="2879" w:type="dxa"/>
            <w:vAlign w:val="center"/>
          </w:tcPr>
          <w:p w14:paraId="49A63380" w14:textId="77476E23" w:rsidR="00BF66FA" w:rsidRPr="00402AFE" w:rsidRDefault="001D0D8C" w:rsidP="00A73B28">
            <w:pPr>
              <w:autoSpaceDE/>
              <w:autoSpaceDN/>
              <w:adjustRightInd/>
              <w:spacing w:before="0" w:line="240" w:lineRule="auto"/>
              <w:ind w:left="0"/>
              <w:rPr>
                <w:sz w:val="16"/>
                <w:szCs w:val="16"/>
              </w:rPr>
            </w:pPr>
            <w:r w:rsidRPr="001D0D8C">
              <w:rPr>
                <w:sz w:val="16"/>
                <w:szCs w:val="16"/>
              </w:rPr>
              <w:t>Rust-Oleum</w:t>
            </w:r>
          </w:p>
        </w:tc>
        <w:tc>
          <w:tcPr>
            <w:tcW w:w="2557" w:type="dxa"/>
            <w:gridSpan w:val="3"/>
            <w:vAlign w:val="center"/>
          </w:tcPr>
          <w:p w14:paraId="0812818E" w14:textId="4A19C8BF" w:rsidR="00BF66FA" w:rsidRPr="00D105B9" w:rsidRDefault="001D0D8C" w:rsidP="00A73B28">
            <w:pPr>
              <w:autoSpaceDE/>
              <w:autoSpaceDN/>
              <w:adjustRightInd/>
              <w:spacing w:before="0" w:line="240" w:lineRule="auto"/>
              <w:ind w:left="0"/>
              <w:rPr>
                <w:sz w:val="16"/>
                <w:szCs w:val="16"/>
              </w:rPr>
            </w:pPr>
            <w:r w:rsidRPr="00D105B9">
              <w:rPr>
                <w:sz w:val="16"/>
                <w:szCs w:val="16"/>
              </w:rPr>
              <w:t>Meta Prime (</w:t>
            </w:r>
            <w:proofErr w:type="spellStart"/>
            <w:r w:rsidRPr="00D105B9">
              <w:rPr>
                <w:sz w:val="16"/>
                <w:szCs w:val="16"/>
              </w:rPr>
              <w:t>Self Healing</w:t>
            </w:r>
            <w:proofErr w:type="spellEnd"/>
            <w:r w:rsidRPr="00D105B9">
              <w:rPr>
                <w:sz w:val="16"/>
                <w:szCs w:val="16"/>
              </w:rPr>
              <w:t>)</w:t>
            </w:r>
          </w:p>
        </w:tc>
        <w:tc>
          <w:tcPr>
            <w:tcW w:w="888" w:type="dxa"/>
            <w:gridSpan w:val="2"/>
            <w:vAlign w:val="center"/>
          </w:tcPr>
          <w:p w14:paraId="4900E613" w14:textId="54EFB953" w:rsidR="00BF66FA" w:rsidRPr="00D105B9" w:rsidRDefault="001D0D8C" w:rsidP="00A73B28">
            <w:pPr>
              <w:autoSpaceDE/>
              <w:autoSpaceDN/>
              <w:adjustRightInd/>
              <w:spacing w:before="0" w:line="240" w:lineRule="auto"/>
              <w:ind w:left="0"/>
              <w:jc w:val="center"/>
              <w:rPr>
                <w:sz w:val="16"/>
                <w:szCs w:val="16"/>
              </w:rPr>
            </w:pPr>
            <w:r w:rsidRPr="00D105B9">
              <w:rPr>
                <w:sz w:val="16"/>
                <w:szCs w:val="16"/>
              </w:rPr>
              <w:t>340</w:t>
            </w:r>
          </w:p>
        </w:tc>
        <w:tc>
          <w:tcPr>
            <w:tcW w:w="1414" w:type="dxa"/>
            <w:gridSpan w:val="2"/>
            <w:vAlign w:val="center"/>
          </w:tcPr>
          <w:p w14:paraId="4287374D" w14:textId="6CF21AF3" w:rsidR="00BF66FA" w:rsidRPr="00D105B9" w:rsidRDefault="001D0D8C" w:rsidP="00A73B28">
            <w:pPr>
              <w:autoSpaceDE/>
              <w:autoSpaceDN/>
              <w:adjustRightInd/>
              <w:spacing w:before="0" w:line="240" w:lineRule="auto"/>
              <w:ind w:left="0"/>
              <w:jc w:val="center"/>
              <w:rPr>
                <w:sz w:val="16"/>
                <w:szCs w:val="16"/>
              </w:rPr>
            </w:pPr>
            <w:r w:rsidRPr="00D105B9">
              <w:rPr>
                <w:sz w:val="16"/>
                <w:szCs w:val="16"/>
              </w:rPr>
              <w:t>121.1°C (250°F)</w:t>
            </w:r>
          </w:p>
        </w:tc>
      </w:tr>
      <w:tr w:rsidR="00647626" w:rsidRPr="001D3869" w14:paraId="3B6E0ECD" w14:textId="77777777" w:rsidTr="00F029EB">
        <w:trPr>
          <w:trHeight w:val="288"/>
          <w:jc w:val="center"/>
        </w:trPr>
        <w:tc>
          <w:tcPr>
            <w:tcW w:w="2288" w:type="dxa"/>
            <w:gridSpan w:val="3"/>
            <w:vAlign w:val="center"/>
          </w:tcPr>
          <w:p w14:paraId="3CBBA2D2" w14:textId="77777777" w:rsidR="00647626" w:rsidRPr="001D3869" w:rsidRDefault="00647626" w:rsidP="00A73B28">
            <w:pPr>
              <w:autoSpaceDE/>
              <w:autoSpaceDN/>
              <w:adjustRightInd/>
              <w:spacing w:before="0" w:line="240" w:lineRule="auto"/>
              <w:ind w:left="0"/>
              <w:rPr>
                <w:b/>
                <w:sz w:val="16"/>
                <w:szCs w:val="16"/>
              </w:rPr>
            </w:pPr>
          </w:p>
        </w:tc>
        <w:tc>
          <w:tcPr>
            <w:tcW w:w="2879" w:type="dxa"/>
            <w:vAlign w:val="center"/>
          </w:tcPr>
          <w:p w14:paraId="0562337A" w14:textId="68CFEB97" w:rsidR="00647626" w:rsidRPr="00402AFE" w:rsidRDefault="00647626" w:rsidP="00A73B28">
            <w:pPr>
              <w:autoSpaceDE/>
              <w:autoSpaceDN/>
              <w:adjustRightInd/>
              <w:spacing w:before="0" w:line="240" w:lineRule="auto"/>
              <w:ind w:left="0"/>
              <w:rPr>
                <w:sz w:val="16"/>
                <w:szCs w:val="16"/>
              </w:rPr>
            </w:pPr>
            <w:r w:rsidRPr="005B5A3C">
              <w:rPr>
                <w:sz w:val="16"/>
                <w:szCs w:val="16"/>
              </w:rPr>
              <w:t>VMP</w:t>
            </w:r>
          </w:p>
        </w:tc>
        <w:tc>
          <w:tcPr>
            <w:tcW w:w="2557" w:type="dxa"/>
            <w:gridSpan w:val="3"/>
            <w:vAlign w:val="center"/>
          </w:tcPr>
          <w:p w14:paraId="235D72FD" w14:textId="5AFC5F9D" w:rsidR="00647626" w:rsidRPr="00D105B9" w:rsidRDefault="00FA23F3" w:rsidP="00A73B28">
            <w:pPr>
              <w:autoSpaceDE/>
              <w:autoSpaceDN/>
              <w:adjustRightInd/>
              <w:spacing w:before="0" w:line="240" w:lineRule="auto"/>
              <w:ind w:left="0"/>
              <w:rPr>
                <w:sz w:val="16"/>
                <w:szCs w:val="16"/>
              </w:rPr>
            </w:pPr>
            <w:proofErr w:type="spellStart"/>
            <w:r w:rsidRPr="00FA23F3">
              <w:rPr>
                <w:sz w:val="16"/>
                <w:szCs w:val="16"/>
              </w:rPr>
              <w:t>Isolep</w:t>
            </w:r>
            <w:proofErr w:type="spellEnd"/>
            <w:r w:rsidRPr="00FA23F3">
              <w:rPr>
                <w:sz w:val="16"/>
                <w:szCs w:val="16"/>
              </w:rPr>
              <w:t>-</w:t>
            </w:r>
            <w:r w:rsidR="00284D6A" w:rsidRPr="00FA23F3">
              <w:rPr>
                <w:sz w:val="16"/>
                <w:szCs w:val="16"/>
              </w:rPr>
              <w:t>Mastic</w:t>
            </w:r>
          </w:p>
        </w:tc>
        <w:tc>
          <w:tcPr>
            <w:tcW w:w="888" w:type="dxa"/>
            <w:gridSpan w:val="2"/>
            <w:vAlign w:val="center"/>
          </w:tcPr>
          <w:p w14:paraId="53111911" w14:textId="4F8A2FE9" w:rsidR="00647626" w:rsidRPr="00764227" w:rsidRDefault="00647626" w:rsidP="00A73B28">
            <w:pPr>
              <w:autoSpaceDE/>
              <w:autoSpaceDN/>
              <w:adjustRightInd/>
              <w:spacing w:before="0" w:line="240" w:lineRule="auto"/>
              <w:ind w:left="0"/>
              <w:jc w:val="center"/>
              <w:rPr>
                <w:sz w:val="16"/>
                <w:szCs w:val="16"/>
              </w:rPr>
            </w:pPr>
          </w:p>
        </w:tc>
        <w:tc>
          <w:tcPr>
            <w:tcW w:w="1414" w:type="dxa"/>
            <w:gridSpan w:val="2"/>
            <w:vAlign w:val="center"/>
          </w:tcPr>
          <w:p w14:paraId="51FB941D" w14:textId="21A70F89" w:rsidR="00647626" w:rsidRPr="00D105B9" w:rsidRDefault="00227E3B" w:rsidP="00A73B28">
            <w:pPr>
              <w:autoSpaceDE/>
              <w:autoSpaceDN/>
              <w:adjustRightInd/>
              <w:spacing w:before="0" w:line="240" w:lineRule="auto"/>
              <w:ind w:left="0"/>
              <w:jc w:val="center"/>
              <w:rPr>
                <w:sz w:val="16"/>
                <w:szCs w:val="16"/>
              </w:rPr>
            </w:pPr>
            <w:r w:rsidRPr="003E44A2">
              <w:rPr>
                <w:sz w:val="16"/>
                <w:szCs w:val="16"/>
              </w:rPr>
              <w:t xml:space="preserve">93°C </w:t>
            </w:r>
            <w:r>
              <w:rPr>
                <w:sz w:val="16"/>
                <w:szCs w:val="16"/>
              </w:rPr>
              <w:t>(</w:t>
            </w:r>
            <w:r w:rsidRPr="003E44A2">
              <w:rPr>
                <w:sz w:val="16"/>
                <w:szCs w:val="16"/>
              </w:rPr>
              <w:t>200°F</w:t>
            </w:r>
            <w:r>
              <w:rPr>
                <w:sz w:val="16"/>
                <w:szCs w:val="16"/>
              </w:rPr>
              <w:t>)</w:t>
            </w:r>
          </w:p>
        </w:tc>
      </w:tr>
      <w:tr w:rsidR="00A73B28" w:rsidRPr="00AB0391" w14:paraId="76C0C13C" w14:textId="77777777" w:rsidTr="00F029EB">
        <w:trPr>
          <w:trHeight w:val="288"/>
          <w:jc w:val="center"/>
        </w:trPr>
        <w:tc>
          <w:tcPr>
            <w:tcW w:w="2288" w:type="dxa"/>
            <w:gridSpan w:val="3"/>
            <w:tcBorders>
              <w:bottom w:val="single" w:sz="12" w:space="0" w:color="auto"/>
            </w:tcBorders>
            <w:vAlign w:val="center"/>
          </w:tcPr>
          <w:p w14:paraId="77CE8A8A" w14:textId="77777777" w:rsidR="00A73B28" w:rsidRPr="001D3869" w:rsidRDefault="00A73B28" w:rsidP="00A73B28">
            <w:pPr>
              <w:autoSpaceDE/>
              <w:autoSpaceDN/>
              <w:adjustRightInd/>
              <w:spacing w:before="0" w:line="240" w:lineRule="auto"/>
              <w:ind w:left="0"/>
              <w:rPr>
                <w:i/>
                <w:sz w:val="14"/>
                <w:szCs w:val="14"/>
              </w:rPr>
            </w:pPr>
          </w:p>
        </w:tc>
        <w:tc>
          <w:tcPr>
            <w:tcW w:w="7738" w:type="dxa"/>
            <w:gridSpan w:val="8"/>
            <w:tcBorders>
              <w:bottom w:val="single" w:sz="12" w:space="0" w:color="auto"/>
            </w:tcBorders>
            <w:vAlign w:val="center"/>
          </w:tcPr>
          <w:p w14:paraId="49A5BFED" w14:textId="77777777" w:rsidR="00A73B28" w:rsidRPr="00D105B9" w:rsidRDefault="00A73B28" w:rsidP="00A40BB0">
            <w:pPr>
              <w:autoSpaceDE/>
              <w:autoSpaceDN/>
              <w:adjustRightInd/>
              <w:spacing w:before="0" w:line="240" w:lineRule="auto"/>
              <w:ind w:left="0"/>
              <w:rPr>
                <w:i/>
                <w:sz w:val="14"/>
                <w:szCs w:val="14"/>
                <w:lang w:val="ru-RU"/>
              </w:rPr>
            </w:pPr>
            <w:r w:rsidRPr="00D105B9">
              <w:rPr>
                <w:i/>
                <w:color w:val="auto"/>
                <w:sz w:val="14"/>
                <w:szCs w:val="24"/>
                <w:lang w:val="ru-RU"/>
              </w:rPr>
              <w:t>Представлено в нескольких цветах. В случае если алюминиевый цвет является приемлемым, допускается, в целях повышения эксплуатационных характеристик, использовать Наполненную алюминием эпоксидную мастику (толерантный</w:t>
            </w:r>
            <w:r w:rsidR="00A40BB0" w:rsidRPr="00D105B9">
              <w:rPr>
                <w:i/>
                <w:color w:val="auto"/>
                <w:sz w:val="14"/>
                <w:szCs w:val="24"/>
                <w:lang w:val="ru-RU"/>
              </w:rPr>
              <w:t xml:space="preserve"> к поверхности</w:t>
            </w:r>
            <w:r w:rsidRPr="00D105B9">
              <w:rPr>
                <w:i/>
                <w:color w:val="auto"/>
                <w:sz w:val="14"/>
                <w:szCs w:val="24"/>
                <w:lang w:val="ru-RU"/>
              </w:rPr>
              <w:t xml:space="preserve"> грунт),</w:t>
            </w:r>
          </w:p>
        </w:tc>
      </w:tr>
      <w:tr w:rsidR="00E47FCE" w:rsidRPr="001D3869" w14:paraId="57AD8F0A" w14:textId="77777777" w:rsidTr="00F029EB">
        <w:trPr>
          <w:trHeight w:val="288"/>
          <w:jc w:val="center"/>
        </w:trPr>
        <w:tc>
          <w:tcPr>
            <w:tcW w:w="2288" w:type="dxa"/>
            <w:gridSpan w:val="3"/>
            <w:vMerge w:val="restart"/>
            <w:tcBorders>
              <w:top w:val="single" w:sz="12" w:space="0" w:color="auto"/>
            </w:tcBorders>
            <w:vAlign w:val="center"/>
          </w:tcPr>
          <w:p w14:paraId="5BC20857" w14:textId="77777777" w:rsidR="00E47FCE" w:rsidRPr="003023B7" w:rsidRDefault="00E47FCE" w:rsidP="00A73B28">
            <w:pPr>
              <w:autoSpaceDE/>
              <w:autoSpaceDN/>
              <w:adjustRightInd/>
              <w:spacing w:before="0" w:line="240" w:lineRule="auto"/>
              <w:ind w:left="0"/>
              <w:rPr>
                <w:b/>
                <w:color w:val="auto"/>
                <w:sz w:val="16"/>
                <w:szCs w:val="24"/>
                <w:lang w:val="ru-RU"/>
              </w:rPr>
            </w:pPr>
            <w:r w:rsidRPr="003023B7">
              <w:rPr>
                <w:b/>
                <w:color w:val="auto"/>
                <w:sz w:val="16"/>
                <w:szCs w:val="24"/>
                <w:lang w:val="ru-RU"/>
              </w:rPr>
              <w:t>ПРОМЕЖУТОЧНЫЙ СЛОЙ</w:t>
            </w:r>
          </w:p>
        </w:tc>
        <w:tc>
          <w:tcPr>
            <w:tcW w:w="2879" w:type="dxa"/>
            <w:tcBorders>
              <w:top w:val="single" w:sz="12" w:space="0" w:color="auto"/>
            </w:tcBorders>
            <w:vAlign w:val="center"/>
          </w:tcPr>
          <w:p w14:paraId="3DC6E106" w14:textId="77777777" w:rsidR="00E47FCE" w:rsidRPr="001D3869" w:rsidRDefault="00E47FCE" w:rsidP="00A73B28">
            <w:pPr>
              <w:autoSpaceDE/>
              <w:autoSpaceDN/>
              <w:adjustRightInd/>
              <w:spacing w:before="0" w:line="240" w:lineRule="auto"/>
              <w:ind w:left="0"/>
              <w:rPr>
                <w:sz w:val="16"/>
                <w:szCs w:val="16"/>
              </w:rPr>
            </w:pPr>
            <w:r w:rsidRPr="001D3869">
              <w:rPr>
                <w:sz w:val="16"/>
                <w:szCs w:val="16"/>
              </w:rPr>
              <w:t>Carboline</w:t>
            </w:r>
          </w:p>
        </w:tc>
        <w:tc>
          <w:tcPr>
            <w:tcW w:w="2557" w:type="dxa"/>
            <w:gridSpan w:val="3"/>
            <w:tcBorders>
              <w:top w:val="single" w:sz="12" w:space="0" w:color="auto"/>
            </w:tcBorders>
            <w:vAlign w:val="center"/>
          </w:tcPr>
          <w:p w14:paraId="11B380D8" w14:textId="77777777" w:rsidR="00E47FCE" w:rsidRPr="00D105B9" w:rsidRDefault="00E47FCE" w:rsidP="00A73B28">
            <w:pPr>
              <w:autoSpaceDE/>
              <w:autoSpaceDN/>
              <w:adjustRightInd/>
              <w:spacing w:before="0" w:line="240" w:lineRule="auto"/>
              <w:ind w:left="0"/>
              <w:rPr>
                <w:sz w:val="16"/>
                <w:szCs w:val="16"/>
              </w:rPr>
            </w:pPr>
            <w:proofErr w:type="spellStart"/>
            <w:r w:rsidRPr="00D105B9">
              <w:rPr>
                <w:sz w:val="16"/>
                <w:szCs w:val="16"/>
              </w:rPr>
              <w:t>Carboguard</w:t>
            </w:r>
            <w:proofErr w:type="spellEnd"/>
            <w:r w:rsidRPr="00D105B9">
              <w:rPr>
                <w:sz w:val="16"/>
                <w:szCs w:val="16"/>
              </w:rPr>
              <w:t xml:space="preserve"> </w:t>
            </w:r>
            <w:proofErr w:type="gramStart"/>
            <w:r w:rsidRPr="00D105B9">
              <w:rPr>
                <w:sz w:val="16"/>
                <w:szCs w:val="16"/>
              </w:rPr>
              <w:t>890  series</w:t>
            </w:r>
            <w:proofErr w:type="gramEnd"/>
          </w:p>
        </w:tc>
        <w:tc>
          <w:tcPr>
            <w:tcW w:w="888" w:type="dxa"/>
            <w:gridSpan w:val="2"/>
            <w:tcBorders>
              <w:top w:val="single" w:sz="12" w:space="0" w:color="auto"/>
            </w:tcBorders>
            <w:vAlign w:val="center"/>
          </w:tcPr>
          <w:p w14:paraId="2E6293E5" w14:textId="77777777" w:rsidR="00E47FCE" w:rsidRPr="00D105B9" w:rsidRDefault="00E47FCE" w:rsidP="00A73B28">
            <w:pPr>
              <w:autoSpaceDE/>
              <w:autoSpaceDN/>
              <w:adjustRightInd/>
              <w:spacing w:before="0" w:line="240" w:lineRule="auto"/>
              <w:ind w:left="0"/>
              <w:jc w:val="center"/>
              <w:rPr>
                <w:sz w:val="16"/>
                <w:szCs w:val="16"/>
                <w:lang w:val="ru-RU"/>
              </w:rPr>
            </w:pPr>
            <w:r w:rsidRPr="00D105B9">
              <w:rPr>
                <w:sz w:val="16"/>
                <w:szCs w:val="16"/>
              </w:rPr>
              <w:t>100-</w:t>
            </w:r>
            <w:r w:rsidRPr="00D105B9">
              <w:rPr>
                <w:sz w:val="16"/>
                <w:szCs w:val="16"/>
                <w:lang w:val="ru-RU"/>
              </w:rPr>
              <w:t>214</w:t>
            </w:r>
          </w:p>
        </w:tc>
        <w:tc>
          <w:tcPr>
            <w:tcW w:w="1414" w:type="dxa"/>
            <w:gridSpan w:val="2"/>
            <w:tcBorders>
              <w:top w:val="single" w:sz="12" w:space="0" w:color="auto"/>
            </w:tcBorders>
            <w:vAlign w:val="center"/>
          </w:tcPr>
          <w:p w14:paraId="16D07F3A" w14:textId="77777777" w:rsidR="00E47FCE" w:rsidRPr="00D105B9" w:rsidRDefault="00E47FCE" w:rsidP="00A73B28">
            <w:pPr>
              <w:autoSpaceDE/>
              <w:autoSpaceDN/>
              <w:adjustRightInd/>
              <w:spacing w:before="0" w:line="240" w:lineRule="auto"/>
              <w:ind w:left="0"/>
              <w:jc w:val="center"/>
              <w:rPr>
                <w:sz w:val="16"/>
                <w:szCs w:val="16"/>
              </w:rPr>
            </w:pPr>
            <w:r w:rsidRPr="00D105B9">
              <w:rPr>
                <w:sz w:val="16"/>
                <w:szCs w:val="16"/>
              </w:rPr>
              <w:t>121°C (250°F)</w:t>
            </w:r>
          </w:p>
        </w:tc>
      </w:tr>
      <w:tr w:rsidR="00E47FCE" w:rsidRPr="001D3869" w14:paraId="49BE1483" w14:textId="77777777" w:rsidTr="00F029EB">
        <w:trPr>
          <w:trHeight w:val="288"/>
          <w:jc w:val="center"/>
        </w:trPr>
        <w:tc>
          <w:tcPr>
            <w:tcW w:w="2288" w:type="dxa"/>
            <w:gridSpan w:val="3"/>
            <w:vMerge/>
            <w:vAlign w:val="center"/>
          </w:tcPr>
          <w:p w14:paraId="38554A99" w14:textId="77777777" w:rsidR="00E47FCE" w:rsidRPr="003023B7" w:rsidRDefault="00E47FCE" w:rsidP="00A73B28">
            <w:pPr>
              <w:autoSpaceDE/>
              <w:autoSpaceDN/>
              <w:adjustRightInd/>
              <w:spacing w:before="0" w:line="240" w:lineRule="auto"/>
              <w:ind w:left="0"/>
              <w:rPr>
                <w:b/>
                <w:color w:val="auto"/>
                <w:sz w:val="16"/>
                <w:szCs w:val="24"/>
                <w:lang w:val="ru-RU"/>
              </w:rPr>
            </w:pPr>
          </w:p>
        </w:tc>
        <w:tc>
          <w:tcPr>
            <w:tcW w:w="2879" w:type="dxa"/>
            <w:vAlign w:val="center"/>
          </w:tcPr>
          <w:p w14:paraId="3B1BB2DD" w14:textId="77777777" w:rsidR="00E47FCE" w:rsidRPr="001D3869" w:rsidRDefault="00E47FCE" w:rsidP="00A73B28">
            <w:pPr>
              <w:autoSpaceDE/>
              <w:autoSpaceDN/>
              <w:adjustRightInd/>
              <w:spacing w:before="0" w:line="240" w:lineRule="auto"/>
              <w:ind w:left="0"/>
              <w:rPr>
                <w:sz w:val="16"/>
                <w:szCs w:val="16"/>
              </w:rPr>
            </w:pPr>
            <w:r w:rsidRPr="00402AFE">
              <w:rPr>
                <w:sz w:val="16"/>
                <w:szCs w:val="16"/>
              </w:rPr>
              <w:t>Hempel Coatings (USA), Inc.</w:t>
            </w:r>
          </w:p>
        </w:tc>
        <w:tc>
          <w:tcPr>
            <w:tcW w:w="2557" w:type="dxa"/>
            <w:gridSpan w:val="3"/>
            <w:vAlign w:val="center"/>
          </w:tcPr>
          <w:p w14:paraId="7A169520" w14:textId="77777777" w:rsidR="00E47FCE" w:rsidRPr="00D105B9" w:rsidRDefault="00E47FCE" w:rsidP="00A73B28">
            <w:pPr>
              <w:autoSpaceDE/>
              <w:autoSpaceDN/>
              <w:adjustRightInd/>
              <w:spacing w:before="0" w:line="240" w:lineRule="auto"/>
              <w:ind w:left="0"/>
              <w:rPr>
                <w:sz w:val="16"/>
                <w:szCs w:val="16"/>
                <w:lang w:val="ru-RU"/>
              </w:rPr>
            </w:pPr>
            <w:proofErr w:type="spellStart"/>
            <w:r w:rsidRPr="00D105B9">
              <w:rPr>
                <w:sz w:val="16"/>
                <w:szCs w:val="16"/>
              </w:rPr>
              <w:t>Hempadur</w:t>
            </w:r>
            <w:proofErr w:type="spellEnd"/>
            <w:r w:rsidRPr="00D105B9">
              <w:rPr>
                <w:sz w:val="16"/>
                <w:szCs w:val="16"/>
              </w:rPr>
              <w:t xml:space="preserve"> 4588 Series</w:t>
            </w:r>
          </w:p>
          <w:p w14:paraId="30A9959D" w14:textId="6B52A8CD" w:rsidR="00E47FCE" w:rsidRPr="00D105B9" w:rsidRDefault="00E47FCE" w:rsidP="00A73B28">
            <w:pPr>
              <w:autoSpaceDE/>
              <w:autoSpaceDN/>
              <w:adjustRightInd/>
              <w:spacing w:before="0" w:line="240" w:lineRule="auto"/>
              <w:ind w:left="0"/>
              <w:rPr>
                <w:sz w:val="16"/>
                <w:szCs w:val="16"/>
                <w:lang w:val="ru-RU"/>
              </w:rPr>
            </w:pPr>
            <w:proofErr w:type="spellStart"/>
            <w:r w:rsidRPr="00D105B9">
              <w:rPr>
                <w:sz w:val="16"/>
                <w:szCs w:val="16"/>
              </w:rPr>
              <w:t>Hempaprime</w:t>
            </w:r>
            <w:proofErr w:type="spellEnd"/>
            <w:r w:rsidRPr="00D105B9">
              <w:rPr>
                <w:sz w:val="16"/>
                <w:szCs w:val="16"/>
              </w:rPr>
              <w:t xml:space="preserve"> Multi 500</w:t>
            </w:r>
          </w:p>
        </w:tc>
        <w:tc>
          <w:tcPr>
            <w:tcW w:w="888" w:type="dxa"/>
            <w:gridSpan w:val="2"/>
            <w:vAlign w:val="center"/>
          </w:tcPr>
          <w:p w14:paraId="0161470B" w14:textId="77777777" w:rsidR="00E47FCE" w:rsidRPr="00D105B9" w:rsidRDefault="00E47FCE" w:rsidP="00A73B28">
            <w:pPr>
              <w:autoSpaceDE/>
              <w:autoSpaceDN/>
              <w:adjustRightInd/>
              <w:spacing w:before="0" w:line="240" w:lineRule="auto"/>
              <w:ind w:left="0"/>
              <w:jc w:val="center"/>
              <w:rPr>
                <w:sz w:val="16"/>
                <w:szCs w:val="16"/>
                <w:lang w:val="ru-RU"/>
              </w:rPr>
            </w:pPr>
            <w:r w:rsidRPr="00D105B9">
              <w:rPr>
                <w:sz w:val="16"/>
                <w:szCs w:val="16"/>
                <w:lang w:val="ru-RU"/>
              </w:rPr>
              <w:t>220</w:t>
            </w:r>
          </w:p>
          <w:p w14:paraId="74DD6CE4" w14:textId="15D3F93B" w:rsidR="00E47FCE" w:rsidRPr="00D105B9" w:rsidRDefault="00E47FCE" w:rsidP="00A73B28">
            <w:pPr>
              <w:autoSpaceDE/>
              <w:autoSpaceDN/>
              <w:adjustRightInd/>
              <w:spacing w:before="0" w:line="240" w:lineRule="auto"/>
              <w:ind w:left="0"/>
              <w:jc w:val="center"/>
              <w:rPr>
                <w:sz w:val="16"/>
                <w:szCs w:val="16"/>
                <w:lang w:val="ru-RU"/>
              </w:rPr>
            </w:pPr>
            <w:r w:rsidRPr="00D105B9">
              <w:rPr>
                <w:sz w:val="16"/>
                <w:szCs w:val="16"/>
                <w:lang w:val="ru-RU"/>
              </w:rPr>
              <w:t>189-190</w:t>
            </w:r>
          </w:p>
        </w:tc>
        <w:tc>
          <w:tcPr>
            <w:tcW w:w="1414" w:type="dxa"/>
            <w:gridSpan w:val="2"/>
            <w:vAlign w:val="center"/>
          </w:tcPr>
          <w:p w14:paraId="6DA76441" w14:textId="77777777" w:rsidR="00E47FCE" w:rsidRPr="00D105B9" w:rsidRDefault="00E47FCE"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21094804" w14:textId="77777777" w:rsidTr="00F029EB">
        <w:trPr>
          <w:trHeight w:val="288"/>
          <w:jc w:val="center"/>
        </w:trPr>
        <w:tc>
          <w:tcPr>
            <w:tcW w:w="2288" w:type="dxa"/>
            <w:gridSpan w:val="3"/>
            <w:vAlign w:val="center"/>
          </w:tcPr>
          <w:p w14:paraId="1C25CC05" w14:textId="77777777" w:rsidR="00A73B28" w:rsidRPr="003023B7" w:rsidRDefault="00A73B28" w:rsidP="00A73B28">
            <w:pPr>
              <w:autoSpaceDE/>
              <w:autoSpaceDN/>
              <w:adjustRightInd/>
              <w:spacing w:before="0" w:line="240" w:lineRule="auto"/>
              <w:ind w:left="0"/>
              <w:rPr>
                <w:b/>
                <w:color w:val="auto"/>
                <w:sz w:val="16"/>
                <w:szCs w:val="24"/>
                <w:lang w:val="ru-RU"/>
              </w:rPr>
            </w:pPr>
          </w:p>
        </w:tc>
        <w:tc>
          <w:tcPr>
            <w:tcW w:w="2879" w:type="dxa"/>
            <w:vAlign w:val="center"/>
          </w:tcPr>
          <w:p w14:paraId="71109AE7" w14:textId="77777777" w:rsidR="00A73B28" w:rsidRPr="00402AFE" w:rsidRDefault="00A73B28" w:rsidP="00A73B28">
            <w:pPr>
              <w:autoSpaceDE/>
              <w:autoSpaceDN/>
              <w:adjustRightInd/>
              <w:spacing w:before="0" w:line="240" w:lineRule="auto"/>
              <w:ind w:left="0"/>
              <w:rPr>
                <w:sz w:val="16"/>
                <w:szCs w:val="16"/>
              </w:rPr>
            </w:pPr>
            <w:proofErr w:type="spellStart"/>
            <w:r w:rsidRPr="00D02000">
              <w:rPr>
                <w:sz w:val="16"/>
                <w:szCs w:val="16"/>
              </w:rPr>
              <w:t>Dampney</w:t>
            </w:r>
            <w:proofErr w:type="spellEnd"/>
          </w:p>
        </w:tc>
        <w:tc>
          <w:tcPr>
            <w:tcW w:w="2557" w:type="dxa"/>
            <w:gridSpan w:val="3"/>
            <w:vAlign w:val="center"/>
          </w:tcPr>
          <w:p w14:paraId="25138DE0"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Endcor</w:t>
            </w:r>
            <w:proofErr w:type="spellEnd"/>
            <w:r w:rsidRPr="00D105B9">
              <w:rPr>
                <w:sz w:val="16"/>
                <w:szCs w:val="16"/>
              </w:rPr>
              <w:t xml:space="preserve"> 750C</w:t>
            </w:r>
          </w:p>
        </w:tc>
        <w:tc>
          <w:tcPr>
            <w:tcW w:w="888" w:type="dxa"/>
            <w:gridSpan w:val="2"/>
            <w:vAlign w:val="center"/>
          </w:tcPr>
          <w:p w14:paraId="7A368AE3"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rPr>
              <w:t>95</w:t>
            </w:r>
          </w:p>
        </w:tc>
        <w:tc>
          <w:tcPr>
            <w:tcW w:w="1414" w:type="dxa"/>
            <w:gridSpan w:val="2"/>
            <w:vAlign w:val="center"/>
          </w:tcPr>
          <w:p w14:paraId="197B0F5E"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6C00C570" w14:textId="77777777" w:rsidTr="00F029EB">
        <w:trPr>
          <w:trHeight w:val="288"/>
          <w:jc w:val="center"/>
        </w:trPr>
        <w:tc>
          <w:tcPr>
            <w:tcW w:w="2288" w:type="dxa"/>
            <w:gridSpan w:val="3"/>
            <w:vAlign w:val="center"/>
          </w:tcPr>
          <w:p w14:paraId="7C1C8423" w14:textId="77777777" w:rsidR="00A73B28" w:rsidRPr="003023B7" w:rsidRDefault="00EA5AD7" w:rsidP="00A73B28">
            <w:pPr>
              <w:autoSpaceDE/>
              <w:autoSpaceDN/>
              <w:adjustRightInd/>
              <w:spacing w:before="0" w:line="240" w:lineRule="auto"/>
              <w:ind w:left="0"/>
              <w:rPr>
                <w:b/>
                <w:color w:val="auto"/>
                <w:sz w:val="16"/>
                <w:szCs w:val="24"/>
                <w:lang w:val="ru-RU"/>
              </w:rPr>
            </w:pPr>
            <w:r w:rsidRPr="00D750DA">
              <w:rPr>
                <w:b/>
                <w:color w:val="auto"/>
                <w:sz w:val="16"/>
                <w:szCs w:val="24"/>
                <w:lang w:val="ru-RU"/>
              </w:rPr>
              <w:t>Эпоксидное промежуточное</w:t>
            </w:r>
          </w:p>
        </w:tc>
        <w:tc>
          <w:tcPr>
            <w:tcW w:w="2879" w:type="dxa"/>
            <w:vAlign w:val="center"/>
          </w:tcPr>
          <w:p w14:paraId="6D0625E1" w14:textId="77777777" w:rsidR="00A73B28" w:rsidRPr="001D3869" w:rsidRDefault="00A73B28" w:rsidP="00A73B28">
            <w:pPr>
              <w:autoSpaceDE/>
              <w:autoSpaceDN/>
              <w:adjustRightInd/>
              <w:spacing w:before="0" w:line="240" w:lineRule="auto"/>
              <w:ind w:left="0"/>
              <w:rPr>
                <w:sz w:val="16"/>
                <w:szCs w:val="16"/>
              </w:rPr>
            </w:pPr>
            <w:r w:rsidRPr="001D3869">
              <w:rPr>
                <w:sz w:val="16"/>
                <w:szCs w:val="16"/>
              </w:rPr>
              <w:t>International</w:t>
            </w:r>
          </w:p>
        </w:tc>
        <w:tc>
          <w:tcPr>
            <w:tcW w:w="2557" w:type="dxa"/>
            <w:gridSpan w:val="3"/>
            <w:vAlign w:val="center"/>
          </w:tcPr>
          <w:p w14:paraId="1FE8099F"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Interseal</w:t>
            </w:r>
            <w:proofErr w:type="spellEnd"/>
            <w:r w:rsidRPr="00D105B9">
              <w:rPr>
                <w:sz w:val="16"/>
                <w:szCs w:val="16"/>
              </w:rPr>
              <w:t xml:space="preserve"> 670 HS</w:t>
            </w:r>
          </w:p>
        </w:tc>
        <w:tc>
          <w:tcPr>
            <w:tcW w:w="888" w:type="dxa"/>
            <w:gridSpan w:val="2"/>
            <w:vAlign w:val="center"/>
          </w:tcPr>
          <w:p w14:paraId="23C5ED5C"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lang w:val="ru-RU"/>
              </w:rPr>
              <w:t>240</w:t>
            </w:r>
          </w:p>
        </w:tc>
        <w:tc>
          <w:tcPr>
            <w:tcW w:w="1414" w:type="dxa"/>
            <w:gridSpan w:val="2"/>
            <w:vAlign w:val="center"/>
          </w:tcPr>
          <w:p w14:paraId="7B2F98AB"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18B69BA6" w14:textId="77777777" w:rsidTr="00F029EB">
        <w:trPr>
          <w:trHeight w:val="288"/>
          <w:jc w:val="center"/>
        </w:trPr>
        <w:tc>
          <w:tcPr>
            <w:tcW w:w="2288" w:type="dxa"/>
            <w:gridSpan w:val="3"/>
            <w:vMerge w:val="restart"/>
            <w:vAlign w:val="center"/>
          </w:tcPr>
          <w:p w14:paraId="74A35A7D" w14:textId="77777777" w:rsidR="00A73B28" w:rsidRPr="00D41158" w:rsidRDefault="00A73B28" w:rsidP="00A73B28">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79" w:type="dxa"/>
            <w:vAlign w:val="center"/>
          </w:tcPr>
          <w:p w14:paraId="39D3508A"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International Devoe</w:t>
            </w:r>
          </w:p>
        </w:tc>
        <w:tc>
          <w:tcPr>
            <w:tcW w:w="2557" w:type="dxa"/>
            <w:gridSpan w:val="3"/>
            <w:vAlign w:val="center"/>
          </w:tcPr>
          <w:p w14:paraId="7AC5A3F5" w14:textId="77777777" w:rsidR="00A73B28" w:rsidRPr="00D105B9" w:rsidRDefault="00A73B28" w:rsidP="00A73B28">
            <w:pPr>
              <w:autoSpaceDE/>
              <w:autoSpaceDN/>
              <w:adjustRightInd/>
              <w:spacing w:before="0" w:line="240" w:lineRule="auto"/>
              <w:ind w:left="0"/>
              <w:rPr>
                <w:sz w:val="16"/>
                <w:szCs w:val="16"/>
              </w:rPr>
            </w:pPr>
            <w:r w:rsidRPr="00D105B9">
              <w:rPr>
                <w:sz w:val="16"/>
                <w:szCs w:val="16"/>
              </w:rPr>
              <w:t>Devran 224 series</w:t>
            </w:r>
          </w:p>
        </w:tc>
        <w:tc>
          <w:tcPr>
            <w:tcW w:w="888" w:type="dxa"/>
            <w:gridSpan w:val="2"/>
            <w:vAlign w:val="center"/>
          </w:tcPr>
          <w:p w14:paraId="0B2FE871" w14:textId="3E5E5660"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rPr>
              <w:t>28</w:t>
            </w:r>
            <w:r w:rsidRPr="00D105B9">
              <w:rPr>
                <w:sz w:val="16"/>
                <w:szCs w:val="16"/>
                <w:lang w:val="ru-RU"/>
              </w:rPr>
              <w:t>-212</w:t>
            </w:r>
          </w:p>
        </w:tc>
        <w:tc>
          <w:tcPr>
            <w:tcW w:w="1414" w:type="dxa"/>
            <w:gridSpan w:val="2"/>
            <w:vAlign w:val="center"/>
          </w:tcPr>
          <w:p w14:paraId="47F4E309"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540DF10F" w14:textId="77777777" w:rsidTr="00F029EB">
        <w:trPr>
          <w:trHeight w:val="288"/>
          <w:jc w:val="center"/>
        </w:trPr>
        <w:tc>
          <w:tcPr>
            <w:tcW w:w="2288" w:type="dxa"/>
            <w:gridSpan w:val="3"/>
            <w:vMerge/>
            <w:vAlign w:val="center"/>
          </w:tcPr>
          <w:p w14:paraId="307DFECE" w14:textId="77777777" w:rsidR="00A73B28" w:rsidRPr="007A2CF3" w:rsidRDefault="00A73B28" w:rsidP="00A73B28">
            <w:pPr>
              <w:autoSpaceDE/>
              <w:autoSpaceDN/>
              <w:adjustRightInd/>
              <w:spacing w:before="0" w:line="240" w:lineRule="auto"/>
              <w:ind w:left="0"/>
              <w:rPr>
                <w:sz w:val="16"/>
                <w:szCs w:val="16"/>
              </w:rPr>
            </w:pPr>
          </w:p>
        </w:tc>
        <w:tc>
          <w:tcPr>
            <w:tcW w:w="2879" w:type="dxa"/>
            <w:vAlign w:val="center"/>
          </w:tcPr>
          <w:p w14:paraId="6CA4F3F5"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Jotun Paints</w:t>
            </w:r>
          </w:p>
        </w:tc>
        <w:tc>
          <w:tcPr>
            <w:tcW w:w="2557" w:type="dxa"/>
            <w:gridSpan w:val="3"/>
            <w:vAlign w:val="center"/>
          </w:tcPr>
          <w:p w14:paraId="0F2FF704"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Penguard</w:t>
            </w:r>
            <w:proofErr w:type="spellEnd"/>
            <w:r w:rsidR="00490FDD" w:rsidRPr="00D105B9">
              <w:rPr>
                <w:sz w:val="16"/>
                <w:szCs w:val="16"/>
                <w:lang w:val="ru-RU"/>
              </w:rPr>
              <w:t xml:space="preserve"> </w:t>
            </w:r>
            <w:r w:rsidRPr="00D105B9">
              <w:rPr>
                <w:sz w:val="16"/>
                <w:szCs w:val="16"/>
              </w:rPr>
              <w:t>Universal</w:t>
            </w:r>
          </w:p>
        </w:tc>
        <w:tc>
          <w:tcPr>
            <w:tcW w:w="888" w:type="dxa"/>
            <w:gridSpan w:val="2"/>
            <w:vAlign w:val="center"/>
          </w:tcPr>
          <w:p w14:paraId="3E24156B"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lang w:val="ru-RU"/>
              </w:rPr>
              <w:t>240</w:t>
            </w:r>
          </w:p>
        </w:tc>
        <w:tc>
          <w:tcPr>
            <w:tcW w:w="1414" w:type="dxa"/>
            <w:gridSpan w:val="2"/>
            <w:vAlign w:val="center"/>
          </w:tcPr>
          <w:p w14:paraId="09566FDC"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526B89A3" w14:textId="77777777" w:rsidTr="00F029EB">
        <w:trPr>
          <w:trHeight w:val="288"/>
          <w:jc w:val="center"/>
        </w:trPr>
        <w:tc>
          <w:tcPr>
            <w:tcW w:w="2288" w:type="dxa"/>
            <w:gridSpan w:val="3"/>
            <w:vAlign w:val="center"/>
          </w:tcPr>
          <w:p w14:paraId="68B14989" w14:textId="77777777" w:rsidR="00A73B28" w:rsidRPr="001D3869" w:rsidRDefault="00A73B28" w:rsidP="00A73B28">
            <w:pPr>
              <w:autoSpaceDE/>
              <w:autoSpaceDN/>
              <w:adjustRightInd/>
              <w:spacing w:before="0" w:line="240" w:lineRule="auto"/>
              <w:ind w:left="0"/>
              <w:rPr>
                <w:b/>
                <w:sz w:val="16"/>
                <w:szCs w:val="16"/>
              </w:rPr>
            </w:pPr>
          </w:p>
        </w:tc>
        <w:tc>
          <w:tcPr>
            <w:tcW w:w="2879" w:type="dxa"/>
            <w:vAlign w:val="center"/>
          </w:tcPr>
          <w:p w14:paraId="745EEA6D"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PPG</w:t>
            </w:r>
          </w:p>
        </w:tc>
        <w:tc>
          <w:tcPr>
            <w:tcW w:w="2557" w:type="dxa"/>
            <w:gridSpan w:val="3"/>
            <w:vAlign w:val="center"/>
          </w:tcPr>
          <w:p w14:paraId="105D83E0" w14:textId="65FF0784" w:rsidR="00F65035" w:rsidRPr="00D105B9" w:rsidRDefault="00F65035" w:rsidP="00F65035">
            <w:pPr>
              <w:autoSpaceDE/>
              <w:autoSpaceDN/>
              <w:adjustRightInd/>
              <w:spacing w:before="0" w:line="240" w:lineRule="auto"/>
              <w:ind w:left="0"/>
              <w:rPr>
                <w:sz w:val="16"/>
                <w:szCs w:val="16"/>
              </w:rPr>
            </w:pPr>
            <w:proofErr w:type="spellStart"/>
            <w:r w:rsidRPr="00D105B9">
              <w:rPr>
                <w:sz w:val="16"/>
                <w:szCs w:val="16"/>
              </w:rPr>
              <w:t>Sigmacover</w:t>
            </w:r>
            <w:proofErr w:type="spellEnd"/>
            <w:r w:rsidRPr="00D105B9">
              <w:rPr>
                <w:sz w:val="16"/>
                <w:szCs w:val="16"/>
              </w:rPr>
              <w:t xml:space="preserve"> 400 or </w:t>
            </w:r>
            <w:proofErr w:type="spellStart"/>
            <w:r w:rsidRPr="00D105B9">
              <w:rPr>
                <w:sz w:val="16"/>
                <w:szCs w:val="16"/>
              </w:rPr>
              <w:t>Sigmacover</w:t>
            </w:r>
            <w:proofErr w:type="spellEnd"/>
            <w:r w:rsidRPr="00D105B9">
              <w:rPr>
                <w:sz w:val="16"/>
                <w:szCs w:val="16"/>
              </w:rPr>
              <w:t xml:space="preserve"> 2</w:t>
            </w:r>
          </w:p>
          <w:p w14:paraId="785459BF" w14:textId="6E98F1A7" w:rsidR="00A73B28" w:rsidRPr="00D105B9" w:rsidRDefault="00F65035" w:rsidP="00F65035">
            <w:pPr>
              <w:autoSpaceDE/>
              <w:autoSpaceDN/>
              <w:adjustRightInd/>
              <w:spacing w:before="0" w:line="240" w:lineRule="auto"/>
              <w:ind w:left="0"/>
              <w:rPr>
                <w:sz w:val="16"/>
                <w:szCs w:val="16"/>
              </w:rPr>
            </w:pPr>
            <w:proofErr w:type="spellStart"/>
            <w:r w:rsidRPr="00D105B9">
              <w:rPr>
                <w:sz w:val="16"/>
                <w:szCs w:val="16"/>
              </w:rPr>
              <w:t>Amerlock</w:t>
            </w:r>
            <w:proofErr w:type="spellEnd"/>
            <w:r w:rsidRPr="00D105B9">
              <w:rPr>
                <w:sz w:val="16"/>
                <w:szCs w:val="16"/>
              </w:rPr>
              <w:t xml:space="preserve"> 400 Series or 2 Series</w:t>
            </w:r>
          </w:p>
        </w:tc>
        <w:tc>
          <w:tcPr>
            <w:tcW w:w="888" w:type="dxa"/>
            <w:gridSpan w:val="2"/>
            <w:vAlign w:val="center"/>
          </w:tcPr>
          <w:p w14:paraId="407A5494" w14:textId="77777777" w:rsidR="00381392" w:rsidRDefault="00381392" w:rsidP="00A73B28">
            <w:pPr>
              <w:autoSpaceDE/>
              <w:autoSpaceDN/>
              <w:adjustRightInd/>
              <w:spacing w:before="0" w:line="240" w:lineRule="auto"/>
              <w:ind w:left="0"/>
              <w:jc w:val="center"/>
              <w:rPr>
                <w:ins w:id="353" w:author="Kurmanov, Aidyn [STAMGazStroy LLP]" w:date="2025-12-09T16:05:00Z" w16du:dateUtc="2025-12-09T11:05:00Z"/>
                <w:sz w:val="16"/>
                <w:szCs w:val="16"/>
              </w:rPr>
            </w:pPr>
            <w:ins w:id="354" w:author="Kurmanov, Aidyn [STAMGazStroy LLP]" w:date="2025-12-09T16:05:00Z" w16du:dateUtc="2025-12-09T11:05:00Z">
              <w:r>
                <w:rPr>
                  <w:sz w:val="16"/>
                  <w:szCs w:val="16"/>
                </w:rPr>
                <w:t>153-180</w:t>
              </w:r>
            </w:ins>
          </w:p>
          <w:p w14:paraId="5703E1DB" w14:textId="5932D92F" w:rsidR="00A73B28" w:rsidRPr="00D105B9" w:rsidRDefault="00381392" w:rsidP="00A73B28">
            <w:pPr>
              <w:autoSpaceDE/>
              <w:autoSpaceDN/>
              <w:adjustRightInd/>
              <w:spacing w:before="0" w:line="240" w:lineRule="auto"/>
              <w:ind w:left="0"/>
              <w:jc w:val="center"/>
              <w:rPr>
                <w:sz w:val="16"/>
                <w:szCs w:val="16"/>
                <w:lang w:val="ru-RU"/>
              </w:rPr>
            </w:pPr>
            <w:ins w:id="355" w:author="Kurmanov, Aidyn [STAMGazStroy LLP]" w:date="2025-12-09T16:05:00Z" w16du:dateUtc="2025-12-09T11:05:00Z">
              <w:r>
                <w:rPr>
                  <w:sz w:val="16"/>
                  <w:szCs w:val="16"/>
                </w:rPr>
                <w:t>153-</w:t>
              </w:r>
            </w:ins>
            <w:r w:rsidR="00A73B28" w:rsidRPr="00D105B9">
              <w:rPr>
                <w:sz w:val="16"/>
                <w:szCs w:val="16"/>
              </w:rPr>
              <w:t>240</w:t>
            </w:r>
          </w:p>
        </w:tc>
        <w:tc>
          <w:tcPr>
            <w:tcW w:w="1414" w:type="dxa"/>
            <w:gridSpan w:val="2"/>
            <w:vAlign w:val="center"/>
          </w:tcPr>
          <w:p w14:paraId="4AFC76EF"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0E2E3F4B" w14:textId="77777777" w:rsidTr="00F029EB">
        <w:trPr>
          <w:trHeight w:val="288"/>
          <w:jc w:val="center"/>
        </w:trPr>
        <w:tc>
          <w:tcPr>
            <w:tcW w:w="2288" w:type="dxa"/>
            <w:gridSpan w:val="3"/>
            <w:vAlign w:val="center"/>
          </w:tcPr>
          <w:p w14:paraId="028C11C1" w14:textId="77777777" w:rsidR="00A73B28" w:rsidRPr="001D3869" w:rsidRDefault="00A73B28" w:rsidP="00A73B28">
            <w:pPr>
              <w:autoSpaceDE/>
              <w:autoSpaceDN/>
              <w:adjustRightInd/>
              <w:spacing w:before="0" w:line="240" w:lineRule="auto"/>
              <w:ind w:left="0"/>
              <w:rPr>
                <w:b/>
                <w:sz w:val="16"/>
                <w:szCs w:val="16"/>
              </w:rPr>
            </w:pPr>
          </w:p>
        </w:tc>
        <w:tc>
          <w:tcPr>
            <w:tcW w:w="2879" w:type="dxa"/>
            <w:vAlign w:val="center"/>
          </w:tcPr>
          <w:p w14:paraId="5291BCEE" w14:textId="77777777" w:rsidR="00A73B28" w:rsidRPr="001D3869" w:rsidRDefault="00A73B28" w:rsidP="00A73B28">
            <w:pPr>
              <w:autoSpaceDE/>
              <w:autoSpaceDN/>
              <w:adjustRightInd/>
              <w:spacing w:before="0" w:line="240" w:lineRule="auto"/>
              <w:ind w:left="0"/>
              <w:rPr>
                <w:sz w:val="16"/>
                <w:szCs w:val="16"/>
              </w:rPr>
            </w:pPr>
            <w:r w:rsidRPr="00402AFE">
              <w:rPr>
                <w:sz w:val="16"/>
                <w:szCs w:val="16"/>
              </w:rPr>
              <w:t>Sherwin Williams</w:t>
            </w:r>
          </w:p>
        </w:tc>
        <w:tc>
          <w:tcPr>
            <w:tcW w:w="2557" w:type="dxa"/>
            <w:gridSpan w:val="3"/>
            <w:vAlign w:val="center"/>
          </w:tcPr>
          <w:p w14:paraId="3C09C98F" w14:textId="77777777" w:rsidR="00A73B28" w:rsidRPr="00D105B9" w:rsidRDefault="00A73B28" w:rsidP="00A73B28">
            <w:pPr>
              <w:autoSpaceDE/>
              <w:autoSpaceDN/>
              <w:adjustRightInd/>
              <w:spacing w:before="0" w:line="240" w:lineRule="auto"/>
              <w:ind w:left="0"/>
              <w:rPr>
                <w:sz w:val="16"/>
                <w:szCs w:val="16"/>
              </w:rPr>
            </w:pPr>
            <w:proofErr w:type="spellStart"/>
            <w:r w:rsidRPr="00D105B9">
              <w:rPr>
                <w:sz w:val="16"/>
                <w:szCs w:val="16"/>
              </w:rPr>
              <w:t>Macropoxy</w:t>
            </w:r>
            <w:proofErr w:type="spellEnd"/>
            <w:r w:rsidRPr="00D105B9">
              <w:rPr>
                <w:sz w:val="16"/>
                <w:szCs w:val="16"/>
              </w:rPr>
              <w:t xml:space="preserve"> 646 Series</w:t>
            </w:r>
          </w:p>
        </w:tc>
        <w:tc>
          <w:tcPr>
            <w:tcW w:w="888" w:type="dxa"/>
            <w:gridSpan w:val="2"/>
            <w:vAlign w:val="center"/>
          </w:tcPr>
          <w:p w14:paraId="5E864E49"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lang w:val="ru-RU"/>
              </w:rPr>
              <w:t>100-250</w:t>
            </w:r>
          </w:p>
        </w:tc>
        <w:tc>
          <w:tcPr>
            <w:tcW w:w="1414" w:type="dxa"/>
            <w:gridSpan w:val="2"/>
            <w:vAlign w:val="center"/>
          </w:tcPr>
          <w:p w14:paraId="61763077"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A73B28" w:rsidRPr="001D3869" w14:paraId="5D8DA4E4" w14:textId="77777777" w:rsidTr="00F029EB">
        <w:trPr>
          <w:trHeight w:val="288"/>
          <w:jc w:val="center"/>
        </w:trPr>
        <w:tc>
          <w:tcPr>
            <w:tcW w:w="2288" w:type="dxa"/>
            <w:gridSpan w:val="3"/>
            <w:vAlign w:val="center"/>
          </w:tcPr>
          <w:p w14:paraId="1F3ECF9A" w14:textId="77777777" w:rsidR="00A73B28" w:rsidRPr="001D3869" w:rsidRDefault="00A73B28" w:rsidP="00A73B28">
            <w:pPr>
              <w:autoSpaceDE/>
              <w:autoSpaceDN/>
              <w:adjustRightInd/>
              <w:spacing w:before="0" w:line="240" w:lineRule="auto"/>
              <w:ind w:left="0"/>
              <w:rPr>
                <w:b/>
                <w:sz w:val="16"/>
                <w:szCs w:val="16"/>
              </w:rPr>
            </w:pPr>
          </w:p>
        </w:tc>
        <w:tc>
          <w:tcPr>
            <w:tcW w:w="2879" w:type="dxa"/>
            <w:vAlign w:val="center"/>
          </w:tcPr>
          <w:p w14:paraId="47AF18FE" w14:textId="77777777" w:rsidR="00A73B28" w:rsidRPr="00085CE2" w:rsidRDefault="00A73B28" w:rsidP="00A73B28">
            <w:pPr>
              <w:autoSpaceDE/>
              <w:autoSpaceDN/>
              <w:adjustRightInd/>
              <w:spacing w:before="0" w:line="240" w:lineRule="auto"/>
              <w:ind w:left="0"/>
              <w:rPr>
                <w:sz w:val="16"/>
                <w:szCs w:val="16"/>
                <w:lang w:val="kk-KZ"/>
              </w:rPr>
            </w:pPr>
            <w:r w:rsidRPr="00402AFE">
              <w:rPr>
                <w:sz w:val="16"/>
                <w:szCs w:val="16"/>
              </w:rPr>
              <w:t>Tnemec</w:t>
            </w:r>
          </w:p>
        </w:tc>
        <w:tc>
          <w:tcPr>
            <w:tcW w:w="2557" w:type="dxa"/>
            <w:gridSpan w:val="3"/>
            <w:vAlign w:val="center"/>
          </w:tcPr>
          <w:p w14:paraId="235E9E25" w14:textId="77777777" w:rsidR="00A73B28" w:rsidRPr="00D105B9" w:rsidRDefault="00A73B28" w:rsidP="00A73B28">
            <w:pPr>
              <w:autoSpaceDE/>
              <w:autoSpaceDN/>
              <w:adjustRightInd/>
              <w:spacing w:before="0" w:line="240" w:lineRule="auto"/>
              <w:ind w:left="0"/>
              <w:rPr>
                <w:sz w:val="16"/>
                <w:szCs w:val="16"/>
              </w:rPr>
            </w:pPr>
            <w:r w:rsidRPr="00D105B9">
              <w:rPr>
                <w:sz w:val="16"/>
                <w:szCs w:val="16"/>
              </w:rPr>
              <w:t xml:space="preserve">Series 66 Hi-Build </w:t>
            </w:r>
            <w:proofErr w:type="spellStart"/>
            <w:r w:rsidRPr="00D105B9">
              <w:rPr>
                <w:sz w:val="16"/>
                <w:szCs w:val="16"/>
              </w:rPr>
              <w:t>Epoxoline</w:t>
            </w:r>
            <w:proofErr w:type="spellEnd"/>
          </w:p>
          <w:p w14:paraId="7FE5AB0F" w14:textId="77777777" w:rsidR="00A73B28" w:rsidRPr="00D105B9" w:rsidRDefault="00A73B28" w:rsidP="00A73B28">
            <w:pPr>
              <w:autoSpaceDE/>
              <w:autoSpaceDN/>
              <w:adjustRightInd/>
              <w:spacing w:before="0" w:line="240" w:lineRule="auto"/>
              <w:ind w:left="0"/>
              <w:rPr>
                <w:sz w:val="16"/>
                <w:szCs w:val="16"/>
              </w:rPr>
            </w:pPr>
            <w:r w:rsidRPr="00D105B9">
              <w:rPr>
                <w:sz w:val="16"/>
                <w:szCs w:val="16"/>
              </w:rPr>
              <w:t xml:space="preserve">Series L69 Hi-Build </w:t>
            </w:r>
            <w:proofErr w:type="spellStart"/>
            <w:r w:rsidRPr="00D105B9">
              <w:rPr>
                <w:sz w:val="16"/>
                <w:szCs w:val="16"/>
              </w:rPr>
              <w:t>Epoxoline</w:t>
            </w:r>
            <w:proofErr w:type="spellEnd"/>
            <w:r w:rsidRPr="00D105B9">
              <w:rPr>
                <w:sz w:val="16"/>
                <w:szCs w:val="16"/>
              </w:rPr>
              <w:t xml:space="preserve"> II</w:t>
            </w:r>
          </w:p>
        </w:tc>
        <w:tc>
          <w:tcPr>
            <w:tcW w:w="888" w:type="dxa"/>
            <w:gridSpan w:val="2"/>
            <w:vAlign w:val="center"/>
          </w:tcPr>
          <w:p w14:paraId="28E05271"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lang w:val="ru-RU"/>
              </w:rPr>
              <w:t>362</w:t>
            </w:r>
          </w:p>
          <w:p w14:paraId="40C7736C" w14:textId="77777777" w:rsidR="00A73B28" w:rsidRPr="00D105B9" w:rsidRDefault="00A73B28" w:rsidP="00A73B28">
            <w:pPr>
              <w:autoSpaceDE/>
              <w:autoSpaceDN/>
              <w:adjustRightInd/>
              <w:spacing w:before="0" w:line="240" w:lineRule="auto"/>
              <w:ind w:left="0"/>
              <w:jc w:val="center"/>
              <w:rPr>
                <w:sz w:val="16"/>
                <w:szCs w:val="16"/>
                <w:lang w:val="ru-RU"/>
              </w:rPr>
            </w:pPr>
            <w:r w:rsidRPr="00D105B9">
              <w:rPr>
                <w:sz w:val="16"/>
                <w:szCs w:val="16"/>
              </w:rPr>
              <w:t>98</w:t>
            </w:r>
          </w:p>
        </w:tc>
        <w:tc>
          <w:tcPr>
            <w:tcW w:w="1414" w:type="dxa"/>
            <w:gridSpan w:val="2"/>
            <w:vAlign w:val="center"/>
          </w:tcPr>
          <w:p w14:paraId="3EA3BCD1"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p w14:paraId="2A8F7BD0" w14:textId="77777777" w:rsidR="00A73B28" w:rsidRPr="00D105B9" w:rsidRDefault="00A73B28" w:rsidP="00A73B28">
            <w:pPr>
              <w:autoSpaceDE/>
              <w:autoSpaceDN/>
              <w:adjustRightInd/>
              <w:spacing w:before="0" w:line="240" w:lineRule="auto"/>
              <w:ind w:left="0"/>
              <w:jc w:val="center"/>
              <w:rPr>
                <w:sz w:val="16"/>
                <w:szCs w:val="16"/>
              </w:rPr>
            </w:pPr>
            <w:r w:rsidRPr="00D105B9">
              <w:rPr>
                <w:sz w:val="16"/>
                <w:szCs w:val="16"/>
              </w:rPr>
              <w:t>121°C (250°F)</w:t>
            </w:r>
          </w:p>
        </w:tc>
      </w:tr>
      <w:tr w:rsidR="004C7C8F" w:rsidRPr="001D3869" w14:paraId="0EC51972" w14:textId="77777777" w:rsidTr="00F029EB">
        <w:trPr>
          <w:trHeight w:val="288"/>
          <w:jc w:val="center"/>
        </w:trPr>
        <w:tc>
          <w:tcPr>
            <w:tcW w:w="2288" w:type="dxa"/>
            <w:gridSpan w:val="3"/>
            <w:vAlign w:val="center"/>
          </w:tcPr>
          <w:p w14:paraId="269566CF" w14:textId="77777777" w:rsidR="004C7C8F" w:rsidRPr="001D3869" w:rsidRDefault="004C7C8F" w:rsidP="004C7C8F">
            <w:pPr>
              <w:autoSpaceDE/>
              <w:autoSpaceDN/>
              <w:adjustRightInd/>
              <w:spacing w:before="0" w:line="240" w:lineRule="auto"/>
              <w:ind w:left="0"/>
              <w:rPr>
                <w:b/>
                <w:sz w:val="16"/>
                <w:szCs w:val="16"/>
              </w:rPr>
            </w:pPr>
          </w:p>
        </w:tc>
        <w:tc>
          <w:tcPr>
            <w:tcW w:w="2879" w:type="dxa"/>
            <w:vAlign w:val="center"/>
          </w:tcPr>
          <w:p w14:paraId="4C95D18A" w14:textId="138A917C" w:rsidR="004C7C8F" w:rsidRPr="00402AFE" w:rsidRDefault="004C7C8F" w:rsidP="004C7C8F">
            <w:pPr>
              <w:autoSpaceDE/>
              <w:autoSpaceDN/>
              <w:adjustRightInd/>
              <w:spacing w:before="0" w:line="240" w:lineRule="auto"/>
              <w:ind w:left="0"/>
              <w:rPr>
                <w:sz w:val="16"/>
                <w:szCs w:val="16"/>
              </w:rPr>
            </w:pPr>
            <w:r w:rsidRPr="001D0D8C">
              <w:rPr>
                <w:sz w:val="16"/>
                <w:szCs w:val="16"/>
              </w:rPr>
              <w:t>Rust-Oleum</w:t>
            </w:r>
          </w:p>
        </w:tc>
        <w:tc>
          <w:tcPr>
            <w:tcW w:w="2557" w:type="dxa"/>
            <w:gridSpan w:val="3"/>
            <w:vAlign w:val="center"/>
          </w:tcPr>
          <w:p w14:paraId="2A9479C5" w14:textId="45FBF466" w:rsidR="004C7C8F" w:rsidRPr="00D105B9" w:rsidRDefault="004C7C8F" w:rsidP="004C7C8F">
            <w:pPr>
              <w:autoSpaceDE/>
              <w:autoSpaceDN/>
              <w:adjustRightInd/>
              <w:spacing w:before="0" w:line="240" w:lineRule="auto"/>
              <w:ind w:left="0"/>
              <w:rPr>
                <w:sz w:val="16"/>
                <w:szCs w:val="16"/>
              </w:rPr>
            </w:pPr>
            <w:r w:rsidRPr="00D105B9">
              <w:rPr>
                <w:sz w:val="16"/>
                <w:szCs w:val="16"/>
              </w:rPr>
              <w:t>Meta Prime (</w:t>
            </w:r>
            <w:proofErr w:type="spellStart"/>
            <w:r w:rsidRPr="00D105B9">
              <w:rPr>
                <w:sz w:val="16"/>
                <w:szCs w:val="16"/>
              </w:rPr>
              <w:t>Self Healing</w:t>
            </w:r>
            <w:proofErr w:type="spellEnd"/>
            <w:r w:rsidRPr="00D105B9">
              <w:rPr>
                <w:sz w:val="16"/>
                <w:szCs w:val="16"/>
              </w:rPr>
              <w:t>)</w:t>
            </w:r>
          </w:p>
        </w:tc>
        <w:tc>
          <w:tcPr>
            <w:tcW w:w="888" w:type="dxa"/>
            <w:gridSpan w:val="2"/>
            <w:vAlign w:val="center"/>
          </w:tcPr>
          <w:p w14:paraId="1D103DDB" w14:textId="6DDBC94A" w:rsidR="004C7C8F" w:rsidRPr="00D105B9" w:rsidRDefault="004C7C8F" w:rsidP="004C7C8F">
            <w:pPr>
              <w:autoSpaceDE/>
              <w:autoSpaceDN/>
              <w:adjustRightInd/>
              <w:spacing w:before="0" w:line="240" w:lineRule="auto"/>
              <w:ind w:left="0"/>
              <w:jc w:val="center"/>
              <w:rPr>
                <w:sz w:val="16"/>
                <w:szCs w:val="16"/>
                <w:lang w:val="ru-RU"/>
              </w:rPr>
            </w:pPr>
            <w:r w:rsidRPr="00D105B9">
              <w:rPr>
                <w:sz w:val="16"/>
                <w:szCs w:val="16"/>
              </w:rPr>
              <w:t>340</w:t>
            </w:r>
          </w:p>
        </w:tc>
        <w:tc>
          <w:tcPr>
            <w:tcW w:w="1414" w:type="dxa"/>
            <w:gridSpan w:val="2"/>
            <w:vAlign w:val="center"/>
          </w:tcPr>
          <w:p w14:paraId="1321B262" w14:textId="23C60CBA"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121.1°C (250°F)</w:t>
            </w:r>
          </w:p>
        </w:tc>
      </w:tr>
      <w:tr w:rsidR="004C7C8F" w:rsidRPr="001D3869" w14:paraId="079803D2" w14:textId="77777777" w:rsidTr="00F029EB">
        <w:trPr>
          <w:trHeight w:val="288"/>
          <w:jc w:val="center"/>
        </w:trPr>
        <w:tc>
          <w:tcPr>
            <w:tcW w:w="2288" w:type="dxa"/>
            <w:gridSpan w:val="3"/>
            <w:vAlign w:val="center"/>
          </w:tcPr>
          <w:p w14:paraId="5BC3802E" w14:textId="77777777" w:rsidR="004C7C8F" w:rsidRPr="001D3869" w:rsidRDefault="004C7C8F" w:rsidP="004C7C8F">
            <w:pPr>
              <w:autoSpaceDE/>
              <w:autoSpaceDN/>
              <w:adjustRightInd/>
              <w:spacing w:before="0" w:line="240" w:lineRule="auto"/>
              <w:ind w:left="0"/>
              <w:rPr>
                <w:b/>
                <w:sz w:val="16"/>
                <w:szCs w:val="16"/>
              </w:rPr>
            </w:pPr>
          </w:p>
        </w:tc>
        <w:tc>
          <w:tcPr>
            <w:tcW w:w="2879" w:type="dxa"/>
            <w:vAlign w:val="center"/>
          </w:tcPr>
          <w:p w14:paraId="76195480" w14:textId="77777777" w:rsidR="004C7C8F" w:rsidRPr="00402AFE" w:rsidRDefault="004C7C8F" w:rsidP="004C7C8F">
            <w:pPr>
              <w:autoSpaceDE/>
              <w:autoSpaceDN/>
              <w:adjustRightInd/>
              <w:spacing w:before="0" w:line="240" w:lineRule="auto"/>
              <w:ind w:left="0"/>
              <w:rPr>
                <w:sz w:val="16"/>
                <w:szCs w:val="16"/>
              </w:rPr>
            </w:pPr>
            <w:r w:rsidRPr="005B5A3C">
              <w:rPr>
                <w:sz w:val="16"/>
                <w:szCs w:val="16"/>
              </w:rPr>
              <w:t>VMP</w:t>
            </w:r>
          </w:p>
        </w:tc>
        <w:tc>
          <w:tcPr>
            <w:tcW w:w="2557" w:type="dxa"/>
            <w:gridSpan w:val="3"/>
            <w:vAlign w:val="center"/>
          </w:tcPr>
          <w:p w14:paraId="44CBB301" w14:textId="40B23534" w:rsidR="004C7C8F" w:rsidRPr="00D105B9" w:rsidRDefault="004C7C8F" w:rsidP="004C7C8F">
            <w:pPr>
              <w:autoSpaceDE/>
              <w:autoSpaceDN/>
              <w:adjustRightInd/>
              <w:spacing w:before="0" w:line="240" w:lineRule="auto"/>
              <w:ind w:left="0"/>
              <w:rPr>
                <w:sz w:val="16"/>
                <w:szCs w:val="16"/>
              </w:rPr>
            </w:pPr>
            <w:proofErr w:type="spellStart"/>
            <w:r w:rsidRPr="00FA23F3">
              <w:rPr>
                <w:sz w:val="16"/>
                <w:szCs w:val="16"/>
              </w:rPr>
              <w:t>Isolep</w:t>
            </w:r>
            <w:proofErr w:type="spellEnd"/>
            <w:r w:rsidRPr="00FA23F3">
              <w:rPr>
                <w:sz w:val="16"/>
                <w:szCs w:val="16"/>
              </w:rPr>
              <w:t>-</w:t>
            </w:r>
            <w:r w:rsidR="00284D6A" w:rsidRPr="00FA23F3">
              <w:rPr>
                <w:sz w:val="16"/>
                <w:szCs w:val="16"/>
              </w:rPr>
              <w:t>Mastic</w:t>
            </w:r>
          </w:p>
        </w:tc>
        <w:tc>
          <w:tcPr>
            <w:tcW w:w="888" w:type="dxa"/>
            <w:gridSpan w:val="2"/>
            <w:vAlign w:val="center"/>
          </w:tcPr>
          <w:p w14:paraId="559EF49E" w14:textId="05A61542" w:rsidR="004C7C8F" w:rsidRPr="002078BE" w:rsidRDefault="004C7C8F" w:rsidP="004C7C8F">
            <w:pPr>
              <w:autoSpaceDE/>
              <w:autoSpaceDN/>
              <w:adjustRightInd/>
              <w:spacing w:before="0" w:line="240" w:lineRule="auto"/>
              <w:ind w:left="0"/>
              <w:jc w:val="center"/>
              <w:rPr>
                <w:sz w:val="16"/>
                <w:szCs w:val="16"/>
              </w:rPr>
            </w:pPr>
          </w:p>
        </w:tc>
        <w:tc>
          <w:tcPr>
            <w:tcW w:w="1414" w:type="dxa"/>
            <w:gridSpan w:val="2"/>
            <w:vAlign w:val="center"/>
          </w:tcPr>
          <w:p w14:paraId="4E1B47A2" w14:textId="210BBBA9" w:rsidR="004C7C8F" w:rsidRPr="00D105B9" w:rsidRDefault="00227E3B" w:rsidP="004C7C8F">
            <w:pPr>
              <w:autoSpaceDE/>
              <w:autoSpaceDN/>
              <w:adjustRightInd/>
              <w:spacing w:before="0" w:line="240" w:lineRule="auto"/>
              <w:ind w:left="0"/>
              <w:jc w:val="center"/>
              <w:rPr>
                <w:sz w:val="16"/>
                <w:szCs w:val="16"/>
              </w:rPr>
            </w:pPr>
            <w:r w:rsidRPr="003E44A2">
              <w:rPr>
                <w:sz w:val="16"/>
                <w:szCs w:val="16"/>
              </w:rPr>
              <w:t xml:space="preserve">93°C </w:t>
            </w:r>
            <w:r>
              <w:rPr>
                <w:sz w:val="16"/>
                <w:szCs w:val="16"/>
              </w:rPr>
              <w:t>(</w:t>
            </w:r>
            <w:r w:rsidRPr="003E44A2">
              <w:rPr>
                <w:sz w:val="16"/>
                <w:szCs w:val="16"/>
              </w:rPr>
              <w:t>200°F</w:t>
            </w:r>
            <w:r>
              <w:rPr>
                <w:sz w:val="16"/>
                <w:szCs w:val="16"/>
              </w:rPr>
              <w:t>)</w:t>
            </w:r>
          </w:p>
        </w:tc>
      </w:tr>
      <w:tr w:rsidR="00E47FCE" w:rsidRPr="001D3869" w14:paraId="38F8F655" w14:textId="77777777" w:rsidTr="00F029EB">
        <w:trPr>
          <w:trHeight w:val="288"/>
          <w:jc w:val="center"/>
        </w:trPr>
        <w:tc>
          <w:tcPr>
            <w:tcW w:w="2288" w:type="dxa"/>
            <w:gridSpan w:val="3"/>
            <w:vMerge w:val="restart"/>
            <w:tcBorders>
              <w:top w:val="single" w:sz="12" w:space="0" w:color="auto"/>
            </w:tcBorders>
            <w:vAlign w:val="center"/>
          </w:tcPr>
          <w:p w14:paraId="1DFB9FDD" w14:textId="77777777" w:rsidR="00E47FCE" w:rsidRPr="003023B7" w:rsidRDefault="00E47FCE" w:rsidP="004C7C8F">
            <w:pPr>
              <w:autoSpaceDE/>
              <w:autoSpaceDN/>
              <w:adjustRightInd/>
              <w:spacing w:before="0" w:line="240" w:lineRule="auto"/>
              <w:ind w:left="0"/>
              <w:rPr>
                <w:b/>
                <w:color w:val="auto"/>
                <w:sz w:val="16"/>
                <w:szCs w:val="24"/>
                <w:lang w:val="ru-RU"/>
              </w:rPr>
            </w:pPr>
            <w:r w:rsidRPr="003023B7">
              <w:rPr>
                <w:b/>
                <w:color w:val="auto"/>
                <w:sz w:val="16"/>
                <w:szCs w:val="24"/>
                <w:lang w:val="ru-RU"/>
              </w:rPr>
              <w:t>ПОВЕРХНОСТНЫЙ СЛОЙ</w:t>
            </w:r>
          </w:p>
        </w:tc>
        <w:tc>
          <w:tcPr>
            <w:tcW w:w="2879" w:type="dxa"/>
            <w:tcBorders>
              <w:top w:val="single" w:sz="12" w:space="0" w:color="auto"/>
            </w:tcBorders>
            <w:vAlign w:val="center"/>
          </w:tcPr>
          <w:p w14:paraId="59309D60" w14:textId="77777777" w:rsidR="00E47FCE" w:rsidRPr="001D3869" w:rsidRDefault="00E47FCE" w:rsidP="004C7C8F">
            <w:pPr>
              <w:autoSpaceDE/>
              <w:autoSpaceDN/>
              <w:adjustRightInd/>
              <w:spacing w:before="0" w:line="240" w:lineRule="auto"/>
              <w:ind w:left="0"/>
              <w:rPr>
                <w:sz w:val="16"/>
                <w:szCs w:val="16"/>
              </w:rPr>
            </w:pPr>
            <w:r w:rsidRPr="001D3869">
              <w:rPr>
                <w:sz w:val="16"/>
                <w:szCs w:val="16"/>
              </w:rPr>
              <w:t>Carboline</w:t>
            </w:r>
          </w:p>
        </w:tc>
        <w:tc>
          <w:tcPr>
            <w:tcW w:w="2557" w:type="dxa"/>
            <w:gridSpan w:val="3"/>
            <w:tcBorders>
              <w:top w:val="single" w:sz="12" w:space="0" w:color="auto"/>
            </w:tcBorders>
            <w:vAlign w:val="center"/>
          </w:tcPr>
          <w:p w14:paraId="39125FA4" w14:textId="77777777" w:rsidR="00E47FCE" w:rsidRPr="00D105B9" w:rsidRDefault="00E47FCE" w:rsidP="004C7C8F">
            <w:pPr>
              <w:autoSpaceDE/>
              <w:autoSpaceDN/>
              <w:adjustRightInd/>
              <w:spacing w:before="0" w:line="240" w:lineRule="auto"/>
              <w:ind w:left="0"/>
              <w:rPr>
                <w:sz w:val="16"/>
                <w:szCs w:val="16"/>
              </w:rPr>
            </w:pPr>
            <w:proofErr w:type="spellStart"/>
            <w:r w:rsidRPr="00D105B9">
              <w:rPr>
                <w:sz w:val="16"/>
                <w:szCs w:val="16"/>
              </w:rPr>
              <w:t>Carbothane</w:t>
            </w:r>
            <w:proofErr w:type="spellEnd"/>
            <w:r w:rsidRPr="00D105B9">
              <w:rPr>
                <w:sz w:val="16"/>
                <w:szCs w:val="16"/>
              </w:rPr>
              <w:t xml:space="preserve"> 134 Series</w:t>
            </w:r>
          </w:p>
        </w:tc>
        <w:tc>
          <w:tcPr>
            <w:tcW w:w="888" w:type="dxa"/>
            <w:gridSpan w:val="2"/>
            <w:tcBorders>
              <w:top w:val="single" w:sz="12" w:space="0" w:color="auto"/>
            </w:tcBorders>
            <w:vAlign w:val="center"/>
          </w:tcPr>
          <w:p w14:paraId="10EBE269" w14:textId="212D8F33" w:rsidR="00E47FCE" w:rsidRPr="00D105B9" w:rsidRDefault="00E47FCE" w:rsidP="004C7C8F">
            <w:pPr>
              <w:autoSpaceDE/>
              <w:autoSpaceDN/>
              <w:adjustRightInd/>
              <w:spacing w:before="0" w:line="240" w:lineRule="auto"/>
              <w:ind w:left="0"/>
              <w:jc w:val="center"/>
              <w:rPr>
                <w:sz w:val="16"/>
                <w:szCs w:val="16"/>
                <w:lang w:val="ru-RU"/>
              </w:rPr>
            </w:pPr>
            <w:del w:id="356" w:author="Kurmanov, Aidyn [STAMGazStroy LLP]" w:date="2025-12-09T16:05:00Z" w16du:dateUtc="2025-12-09T11:05:00Z">
              <w:r w:rsidRPr="00D105B9">
                <w:rPr>
                  <w:sz w:val="16"/>
                  <w:szCs w:val="16"/>
                </w:rPr>
                <w:delText>54-264</w:delText>
              </w:r>
            </w:del>
            <w:ins w:id="357" w:author="Kurmanov, Aidyn [STAMGazStroy LLP]" w:date="2025-12-09T16:05:00Z" w16du:dateUtc="2025-12-09T11:05:00Z">
              <w:r w:rsidR="00381392">
                <w:rPr>
                  <w:sz w:val="16"/>
                  <w:szCs w:val="16"/>
                </w:rPr>
                <w:t>288</w:t>
              </w:r>
            </w:ins>
          </w:p>
        </w:tc>
        <w:tc>
          <w:tcPr>
            <w:tcW w:w="1414" w:type="dxa"/>
            <w:gridSpan w:val="2"/>
            <w:tcBorders>
              <w:top w:val="single" w:sz="12" w:space="0" w:color="auto"/>
            </w:tcBorders>
            <w:vAlign w:val="center"/>
          </w:tcPr>
          <w:p w14:paraId="445982BA" w14:textId="77777777" w:rsidR="00E47FCE" w:rsidRPr="00D105B9" w:rsidRDefault="00E47FCE" w:rsidP="004C7C8F">
            <w:pPr>
              <w:autoSpaceDE/>
              <w:autoSpaceDN/>
              <w:adjustRightInd/>
              <w:spacing w:before="0" w:line="240" w:lineRule="auto"/>
              <w:ind w:left="0"/>
              <w:jc w:val="center"/>
              <w:rPr>
                <w:sz w:val="16"/>
                <w:szCs w:val="16"/>
              </w:rPr>
            </w:pPr>
            <w:r w:rsidRPr="00D105B9">
              <w:rPr>
                <w:sz w:val="16"/>
                <w:szCs w:val="16"/>
              </w:rPr>
              <w:t>121°C (250°F)</w:t>
            </w:r>
          </w:p>
        </w:tc>
      </w:tr>
      <w:tr w:rsidR="00E47FCE" w:rsidRPr="001D3869" w14:paraId="63A42343" w14:textId="77777777" w:rsidTr="00F029EB">
        <w:trPr>
          <w:trHeight w:val="288"/>
          <w:jc w:val="center"/>
        </w:trPr>
        <w:tc>
          <w:tcPr>
            <w:tcW w:w="2288" w:type="dxa"/>
            <w:gridSpan w:val="3"/>
            <w:vMerge/>
            <w:vAlign w:val="center"/>
          </w:tcPr>
          <w:p w14:paraId="420EEFC6" w14:textId="77777777" w:rsidR="00E47FCE" w:rsidRPr="003023B7" w:rsidRDefault="00E47FCE" w:rsidP="004C7C8F">
            <w:pPr>
              <w:autoSpaceDE/>
              <w:autoSpaceDN/>
              <w:adjustRightInd/>
              <w:spacing w:before="0" w:line="240" w:lineRule="auto"/>
              <w:ind w:left="0"/>
              <w:rPr>
                <w:b/>
                <w:color w:val="auto"/>
                <w:sz w:val="16"/>
                <w:szCs w:val="24"/>
                <w:lang w:val="ru-RU"/>
              </w:rPr>
            </w:pPr>
          </w:p>
        </w:tc>
        <w:tc>
          <w:tcPr>
            <w:tcW w:w="2879" w:type="dxa"/>
            <w:vAlign w:val="center"/>
          </w:tcPr>
          <w:p w14:paraId="5211510D" w14:textId="77777777" w:rsidR="00E47FCE" w:rsidRPr="001D3869" w:rsidRDefault="00E47FCE" w:rsidP="004C7C8F">
            <w:pPr>
              <w:autoSpaceDE/>
              <w:autoSpaceDN/>
              <w:adjustRightInd/>
              <w:spacing w:before="0" w:line="240" w:lineRule="auto"/>
              <w:ind w:left="0"/>
              <w:rPr>
                <w:sz w:val="16"/>
                <w:szCs w:val="16"/>
              </w:rPr>
            </w:pPr>
            <w:r w:rsidRPr="00402AFE">
              <w:rPr>
                <w:sz w:val="16"/>
                <w:szCs w:val="16"/>
              </w:rPr>
              <w:t>Hempel Coatings (USA), Inc.</w:t>
            </w:r>
          </w:p>
        </w:tc>
        <w:tc>
          <w:tcPr>
            <w:tcW w:w="2557" w:type="dxa"/>
            <w:gridSpan w:val="3"/>
            <w:vAlign w:val="center"/>
          </w:tcPr>
          <w:p w14:paraId="7D5F3C8E" w14:textId="77777777" w:rsidR="00E47FCE" w:rsidRPr="00D105B9" w:rsidRDefault="00E47FCE" w:rsidP="004C7C8F">
            <w:pPr>
              <w:autoSpaceDE/>
              <w:autoSpaceDN/>
              <w:adjustRightInd/>
              <w:spacing w:before="0" w:line="240" w:lineRule="auto"/>
              <w:ind w:left="0"/>
              <w:rPr>
                <w:sz w:val="16"/>
                <w:szCs w:val="16"/>
              </w:rPr>
            </w:pPr>
            <w:proofErr w:type="spellStart"/>
            <w:r w:rsidRPr="00D105B9">
              <w:rPr>
                <w:sz w:val="16"/>
                <w:szCs w:val="16"/>
              </w:rPr>
              <w:t>Hempathane</w:t>
            </w:r>
            <w:proofErr w:type="spellEnd"/>
            <w:r w:rsidRPr="00D105B9">
              <w:rPr>
                <w:sz w:val="16"/>
                <w:szCs w:val="16"/>
              </w:rPr>
              <w:t xml:space="preserve"> series</w:t>
            </w:r>
          </w:p>
        </w:tc>
        <w:tc>
          <w:tcPr>
            <w:tcW w:w="888" w:type="dxa"/>
            <w:gridSpan w:val="2"/>
            <w:vAlign w:val="center"/>
          </w:tcPr>
          <w:p w14:paraId="49A315D0" w14:textId="77777777" w:rsidR="00E47FCE" w:rsidRPr="00D105B9" w:rsidRDefault="00E47FCE" w:rsidP="004C7C8F">
            <w:pPr>
              <w:autoSpaceDE/>
              <w:autoSpaceDN/>
              <w:adjustRightInd/>
              <w:spacing w:before="0" w:line="240" w:lineRule="auto"/>
              <w:ind w:left="0"/>
              <w:jc w:val="center"/>
              <w:rPr>
                <w:sz w:val="16"/>
                <w:szCs w:val="16"/>
                <w:lang w:val="ru-RU"/>
              </w:rPr>
            </w:pPr>
            <w:r w:rsidRPr="00D105B9">
              <w:rPr>
                <w:sz w:val="16"/>
                <w:szCs w:val="16"/>
                <w:lang w:val="ru-RU"/>
              </w:rPr>
              <w:t>330-445</w:t>
            </w:r>
          </w:p>
        </w:tc>
        <w:tc>
          <w:tcPr>
            <w:tcW w:w="1414" w:type="dxa"/>
            <w:gridSpan w:val="2"/>
            <w:vAlign w:val="center"/>
          </w:tcPr>
          <w:p w14:paraId="10889AB7" w14:textId="77777777" w:rsidR="00E47FCE" w:rsidRPr="00D105B9" w:rsidRDefault="00E47FCE" w:rsidP="004C7C8F">
            <w:pPr>
              <w:autoSpaceDE/>
              <w:autoSpaceDN/>
              <w:adjustRightInd/>
              <w:spacing w:before="0" w:line="240" w:lineRule="auto"/>
              <w:ind w:left="0"/>
              <w:jc w:val="center"/>
              <w:rPr>
                <w:sz w:val="16"/>
                <w:szCs w:val="16"/>
              </w:rPr>
            </w:pPr>
            <w:r w:rsidRPr="00D105B9">
              <w:rPr>
                <w:sz w:val="16"/>
                <w:szCs w:val="16"/>
              </w:rPr>
              <w:t>121°C (250°F)</w:t>
            </w:r>
          </w:p>
        </w:tc>
      </w:tr>
      <w:tr w:rsidR="004C7C8F" w:rsidRPr="001D3869" w14:paraId="55723CDA" w14:textId="77777777" w:rsidTr="00F029EB">
        <w:trPr>
          <w:trHeight w:val="288"/>
          <w:jc w:val="center"/>
        </w:trPr>
        <w:tc>
          <w:tcPr>
            <w:tcW w:w="2288" w:type="dxa"/>
            <w:gridSpan w:val="3"/>
            <w:vAlign w:val="center"/>
          </w:tcPr>
          <w:p w14:paraId="2AE9B7CE" w14:textId="77777777" w:rsidR="004C7C8F" w:rsidRPr="003023B7" w:rsidRDefault="004C7C8F" w:rsidP="004C7C8F">
            <w:pPr>
              <w:autoSpaceDE/>
              <w:autoSpaceDN/>
              <w:adjustRightInd/>
              <w:spacing w:before="0" w:line="240" w:lineRule="auto"/>
              <w:ind w:left="0"/>
              <w:rPr>
                <w:b/>
                <w:color w:val="auto"/>
                <w:sz w:val="16"/>
                <w:szCs w:val="24"/>
                <w:lang w:val="ru-RU"/>
              </w:rPr>
            </w:pPr>
          </w:p>
        </w:tc>
        <w:tc>
          <w:tcPr>
            <w:tcW w:w="2879" w:type="dxa"/>
            <w:vAlign w:val="center"/>
          </w:tcPr>
          <w:p w14:paraId="633D13FA" w14:textId="77777777" w:rsidR="004C7C8F" w:rsidRPr="00402AFE" w:rsidRDefault="004C7C8F" w:rsidP="004C7C8F">
            <w:pPr>
              <w:autoSpaceDE/>
              <w:autoSpaceDN/>
              <w:adjustRightInd/>
              <w:spacing w:before="0" w:line="240" w:lineRule="auto"/>
              <w:ind w:left="0"/>
              <w:rPr>
                <w:sz w:val="16"/>
                <w:szCs w:val="16"/>
              </w:rPr>
            </w:pPr>
            <w:proofErr w:type="spellStart"/>
            <w:r w:rsidRPr="00D02000">
              <w:rPr>
                <w:sz w:val="16"/>
                <w:szCs w:val="16"/>
              </w:rPr>
              <w:t>Dampney</w:t>
            </w:r>
            <w:proofErr w:type="spellEnd"/>
          </w:p>
        </w:tc>
        <w:tc>
          <w:tcPr>
            <w:tcW w:w="2557" w:type="dxa"/>
            <w:gridSpan w:val="3"/>
            <w:vAlign w:val="center"/>
          </w:tcPr>
          <w:p w14:paraId="39345C3A" w14:textId="77777777" w:rsidR="004C7C8F" w:rsidRPr="00D105B9" w:rsidRDefault="004C7C8F" w:rsidP="004C7C8F">
            <w:pPr>
              <w:autoSpaceDE/>
              <w:autoSpaceDN/>
              <w:adjustRightInd/>
              <w:spacing w:before="0" w:line="240" w:lineRule="auto"/>
              <w:ind w:left="0"/>
              <w:rPr>
                <w:sz w:val="16"/>
                <w:szCs w:val="16"/>
              </w:rPr>
            </w:pPr>
            <w:proofErr w:type="spellStart"/>
            <w:r w:rsidRPr="00D105B9">
              <w:rPr>
                <w:sz w:val="16"/>
                <w:szCs w:val="16"/>
              </w:rPr>
              <w:t>Endcor</w:t>
            </w:r>
            <w:proofErr w:type="spellEnd"/>
            <w:r w:rsidRPr="00D105B9">
              <w:rPr>
                <w:sz w:val="16"/>
                <w:szCs w:val="16"/>
              </w:rPr>
              <w:t xml:space="preserve"> 4600C</w:t>
            </w:r>
          </w:p>
        </w:tc>
        <w:tc>
          <w:tcPr>
            <w:tcW w:w="888" w:type="dxa"/>
            <w:gridSpan w:val="2"/>
            <w:vAlign w:val="center"/>
          </w:tcPr>
          <w:p w14:paraId="28C2E0F5" w14:textId="77777777" w:rsidR="004C7C8F" w:rsidRPr="00D105B9" w:rsidRDefault="004C7C8F" w:rsidP="004C7C8F">
            <w:pPr>
              <w:autoSpaceDE/>
              <w:autoSpaceDN/>
              <w:adjustRightInd/>
              <w:spacing w:before="0" w:line="240" w:lineRule="auto"/>
              <w:ind w:left="0"/>
              <w:jc w:val="center"/>
              <w:rPr>
                <w:sz w:val="16"/>
                <w:szCs w:val="16"/>
                <w:lang w:val="ru-RU"/>
              </w:rPr>
            </w:pPr>
            <w:r w:rsidRPr="00D105B9">
              <w:rPr>
                <w:sz w:val="16"/>
                <w:szCs w:val="16"/>
              </w:rPr>
              <w:t>324</w:t>
            </w:r>
          </w:p>
        </w:tc>
        <w:tc>
          <w:tcPr>
            <w:tcW w:w="1414" w:type="dxa"/>
            <w:gridSpan w:val="2"/>
            <w:vAlign w:val="center"/>
          </w:tcPr>
          <w:p w14:paraId="573CE035" w14:textId="77777777"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121°C (250°F)</w:t>
            </w:r>
          </w:p>
        </w:tc>
      </w:tr>
      <w:tr w:rsidR="004C7C8F" w:rsidRPr="001D3869" w14:paraId="2AF10C17" w14:textId="77777777" w:rsidTr="00F029EB">
        <w:trPr>
          <w:trHeight w:val="288"/>
          <w:jc w:val="center"/>
        </w:trPr>
        <w:tc>
          <w:tcPr>
            <w:tcW w:w="2288" w:type="dxa"/>
            <w:gridSpan w:val="3"/>
            <w:vAlign w:val="center"/>
          </w:tcPr>
          <w:p w14:paraId="1A954ABE" w14:textId="77777777" w:rsidR="004C7C8F" w:rsidRPr="003023B7" w:rsidRDefault="004C7C8F" w:rsidP="004C7C8F">
            <w:pPr>
              <w:autoSpaceDE/>
              <w:autoSpaceDN/>
              <w:adjustRightInd/>
              <w:spacing w:before="0" w:line="240" w:lineRule="auto"/>
              <w:ind w:left="0"/>
              <w:rPr>
                <w:b/>
                <w:color w:val="auto"/>
                <w:sz w:val="16"/>
                <w:szCs w:val="24"/>
                <w:lang w:val="ru-RU"/>
              </w:rPr>
            </w:pPr>
            <w:r w:rsidRPr="003023B7">
              <w:rPr>
                <w:b/>
                <w:color w:val="auto"/>
                <w:sz w:val="16"/>
                <w:szCs w:val="24"/>
                <w:lang w:val="ru-RU"/>
              </w:rPr>
              <w:t>Полиуретан -Алифатический</w:t>
            </w:r>
          </w:p>
        </w:tc>
        <w:tc>
          <w:tcPr>
            <w:tcW w:w="2879" w:type="dxa"/>
            <w:vAlign w:val="center"/>
          </w:tcPr>
          <w:p w14:paraId="6C6122CD" w14:textId="77777777" w:rsidR="004C7C8F" w:rsidRPr="001D3869" w:rsidRDefault="004C7C8F" w:rsidP="004C7C8F">
            <w:pPr>
              <w:autoSpaceDE/>
              <w:autoSpaceDN/>
              <w:adjustRightInd/>
              <w:spacing w:before="0" w:line="240" w:lineRule="auto"/>
              <w:ind w:left="0"/>
              <w:rPr>
                <w:sz w:val="16"/>
                <w:szCs w:val="16"/>
              </w:rPr>
            </w:pPr>
            <w:r w:rsidRPr="001D3869">
              <w:rPr>
                <w:sz w:val="16"/>
                <w:szCs w:val="16"/>
              </w:rPr>
              <w:t>International</w:t>
            </w:r>
          </w:p>
        </w:tc>
        <w:tc>
          <w:tcPr>
            <w:tcW w:w="2557" w:type="dxa"/>
            <w:gridSpan w:val="3"/>
            <w:vAlign w:val="center"/>
          </w:tcPr>
          <w:p w14:paraId="6581131F" w14:textId="1BCB15FD" w:rsidR="004C7C8F" w:rsidRPr="00D105B9" w:rsidRDefault="004C7C8F" w:rsidP="004C7C8F">
            <w:pPr>
              <w:autoSpaceDE/>
              <w:autoSpaceDN/>
              <w:adjustRightInd/>
              <w:spacing w:before="0" w:line="240" w:lineRule="auto"/>
              <w:ind w:left="0"/>
              <w:rPr>
                <w:sz w:val="16"/>
                <w:szCs w:val="16"/>
                <w:lang w:val="ru-RU"/>
              </w:rPr>
            </w:pPr>
            <w:proofErr w:type="spellStart"/>
            <w:r w:rsidRPr="00D105B9">
              <w:rPr>
                <w:sz w:val="16"/>
                <w:szCs w:val="16"/>
              </w:rPr>
              <w:t>Interthane</w:t>
            </w:r>
            <w:proofErr w:type="spellEnd"/>
            <w:r w:rsidRPr="00D105B9">
              <w:rPr>
                <w:sz w:val="16"/>
                <w:szCs w:val="16"/>
              </w:rPr>
              <w:t xml:space="preserve"> 990 Series</w:t>
            </w:r>
          </w:p>
        </w:tc>
        <w:tc>
          <w:tcPr>
            <w:tcW w:w="888" w:type="dxa"/>
            <w:gridSpan w:val="2"/>
            <w:vAlign w:val="center"/>
          </w:tcPr>
          <w:p w14:paraId="23C787D2" w14:textId="070C7DD3" w:rsidR="004C7C8F" w:rsidRPr="00381392" w:rsidRDefault="004C7C8F" w:rsidP="004C7C8F">
            <w:pPr>
              <w:autoSpaceDE/>
              <w:autoSpaceDN/>
              <w:adjustRightInd/>
              <w:spacing w:before="0" w:line="240" w:lineRule="auto"/>
              <w:ind w:left="0"/>
              <w:jc w:val="center"/>
              <w:rPr>
                <w:sz w:val="16"/>
                <w:szCs w:val="16"/>
              </w:rPr>
            </w:pPr>
            <w:del w:id="358" w:author="Kurmanov, Aidyn [STAMGazStroy LLP]" w:date="2025-12-09T16:05:00Z" w16du:dateUtc="2025-12-09T11:05:00Z">
              <w:r w:rsidRPr="00D105B9" w:rsidDel="00381392">
                <w:rPr>
                  <w:sz w:val="16"/>
                  <w:szCs w:val="16"/>
                  <w:lang w:val="ru-RU"/>
                </w:rPr>
                <w:delText>395</w:delText>
              </w:r>
            </w:del>
            <w:ins w:id="359" w:author="Kurmanov, Aidyn [STAMGazStroy LLP]" w:date="2025-12-09T16:05:00Z" w16du:dateUtc="2025-12-09T11:05:00Z">
              <w:r w:rsidR="00381392">
                <w:rPr>
                  <w:sz w:val="16"/>
                  <w:szCs w:val="16"/>
                </w:rPr>
                <w:t>247-420</w:t>
              </w:r>
            </w:ins>
          </w:p>
        </w:tc>
        <w:tc>
          <w:tcPr>
            <w:tcW w:w="1414" w:type="dxa"/>
            <w:gridSpan w:val="2"/>
            <w:vAlign w:val="center"/>
          </w:tcPr>
          <w:p w14:paraId="38B24AEC" w14:textId="77777777"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121°C (250°F)</w:t>
            </w:r>
          </w:p>
        </w:tc>
      </w:tr>
      <w:tr w:rsidR="004C7C8F" w:rsidRPr="001D3869" w14:paraId="168095E5" w14:textId="77777777" w:rsidTr="00F029EB">
        <w:trPr>
          <w:trHeight w:val="288"/>
          <w:jc w:val="center"/>
        </w:trPr>
        <w:tc>
          <w:tcPr>
            <w:tcW w:w="2288" w:type="dxa"/>
            <w:gridSpan w:val="3"/>
            <w:vMerge w:val="restart"/>
            <w:vAlign w:val="center"/>
          </w:tcPr>
          <w:p w14:paraId="7C698559" w14:textId="77777777" w:rsidR="004C7C8F" w:rsidRPr="00D41158" w:rsidRDefault="004C7C8F" w:rsidP="004C7C8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79" w:type="dxa"/>
            <w:vAlign w:val="center"/>
          </w:tcPr>
          <w:p w14:paraId="772DB3F8" w14:textId="77777777" w:rsidR="004C7C8F" w:rsidRPr="001D3869" w:rsidRDefault="004C7C8F" w:rsidP="004C7C8F">
            <w:pPr>
              <w:autoSpaceDE/>
              <w:autoSpaceDN/>
              <w:adjustRightInd/>
              <w:spacing w:before="0" w:line="240" w:lineRule="auto"/>
              <w:ind w:left="0"/>
              <w:rPr>
                <w:sz w:val="16"/>
                <w:szCs w:val="16"/>
              </w:rPr>
            </w:pPr>
            <w:r w:rsidRPr="00402AFE">
              <w:rPr>
                <w:sz w:val="16"/>
                <w:szCs w:val="16"/>
              </w:rPr>
              <w:t>International Devoe</w:t>
            </w:r>
          </w:p>
        </w:tc>
        <w:tc>
          <w:tcPr>
            <w:tcW w:w="2557" w:type="dxa"/>
            <w:gridSpan w:val="3"/>
            <w:vAlign w:val="center"/>
          </w:tcPr>
          <w:p w14:paraId="2F5E2F0D" w14:textId="7B237EF9" w:rsidR="004C7C8F" w:rsidRPr="00D105B9" w:rsidRDefault="004C7C8F" w:rsidP="004C7C8F">
            <w:pPr>
              <w:autoSpaceDE/>
              <w:autoSpaceDN/>
              <w:adjustRightInd/>
              <w:spacing w:before="0" w:line="240" w:lineRule="auto"/>
              <w:ind w:left="0"/>
              <w:rPr>
                <w:sz w:val="16"/>
                <w:szCs w:val="16"/>
                <w:lang w:val="ru-RU"/>
              </w:rPr>
            </w:pPr>
            <w:proofErr w:type="spellStart"/>
            <w:r w:rsidRPr="00D105B9">
              <w:rPr>
                <w:sz w:val="16"/>
                <w:szCs w:val="16"/>
              </w:rPr>
              <w:t>Devthane</w:t>
            </w:r>
            <w:proofErr w:type="spellEnd"/>
            <w:r w:rsidRPr="00D105B9">
              <w:rPr>
                <w:sz w:val="16"/>
                <w:szCs w:val="16"/>
              </w:rPr>
              <w:t xml:space="preserve"> 379 series</w:t>
            </w:r>
          </w:p>
        </w:tc>
        <w:tc>
          <w:tcPr>
            <w:tcW w:w="888" w:type="dxa"/>
            <w:gridSpan w:val="2"/>
            <w:vAlign w:val="center"/>
          </w:tcPr>
          <w:p w14:paraId="4B3FC63C" w14:textId="77777777" w:rsidR="004C7C8F" w:rsidRPr="00D105B9" w:rsidRDefault="004C7C8F" w:rsidP="004C7C8F">
            <w:pPr>
              <w:autoSpaceDE/>
              <w:autoSpaceDN/>
              <w:adjustRightInd/>
              <w:spacing w:before="0" w:line="240" w:lineRule="auto"/>
              <w:ind w:left="0"/>
              <w:jc w:val="center"/>
              <w:rPr>
                <w:sz w:val="16"/>
                <w:szCs w:val="16"/>
                <w:lang w:val="ru-RU"/>
              </w:rPr>
            </w:pPr>
            <w:r w:rsidRPr="00D105B9">
              <w:rPr>
                <w:sz w:val="16"/>
                <w:szCs w:val="16"/>
                <w:lang w:val="ru-RU"/>
              </w:rPr>
              <w:t>100-311</w:t>
            </w:r>
          </w:p>
        </w:tc>
        <w:tc>
          <w:tcPr>
            <w:tcW w:w="1414" w:type="dxa"/>
            <w:gridSpan w:val="2"/>
            <w:vAlign w:val="center"/>
          </w:tcPr>
          <w:p w14:paraId="68A4D4B2" w14:textId="77777777"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121°C (250°F)</w:t>
            </w:r>
          </w:p>
        </w:tc>
      </w:tr>
      <w:tr w:rsidR="004C7C8F" w:rsidRPr="001D3869" w14:paraId="24407653" w14:textId="77777777" w:rsidTr="00F029EB">
        <w:trPr>
          <w:trHeight w:val="288"/>
          <w:jc w:val="center"/>
        </w:trPr>
        <w:tc>
          <w:tcPr>
            <w:tcW w:w="2288" w:type="dxa"/>
            <w:gridSpan w:val="3"/>
            <w:vMerge/>
            <w:vAlign w:val="center"/>
          </w:tcPr>
          <w:p w14:paraId="5E0334E0" w14:textId="77777777" w:rsidR="004C7C8F" w:rsidRPr="001D3869" w:rsidRDefault="004C7C8F" w:rsidP="004C7C8F">
            <w:pPr>
              <w:autoSpaceDE/>
              <w:autoSpaceDN/>
              <w:adjustRightInd/>
              <w:spacing w:before="0" w:line="240" w:lineRule="auto"/>
              <w:ind w:left="0"/>
              <w:rPr>
                <w:b/>
                <w:sz w:val="16"/>
                <w:szCs w:val="16"/>
              </w:rPr>
            </w:pPr>
          </w:p>
        </w:tc>
        <w:tc>
          <w:tcPr>
            <w:tcW w:w="2879" w:type="dxa"/>
            <w:vAlign w:val="center"/>
          </w:tcPr>
          <w:p w14:paraId="3C10688A" w14:textId="77777777" w:rsidR="004C7C8F" w:rsidRPr="001D3869" w:rsidRDefault="004C7C8F" w:rsidP="004C7C8F">
            <w:pPr>
              <w:autoSpaceDE/>
              <w:autoSpaceDN/>
              <w:adjustRightInd/>
              <w:spacing w:before="0" w:line="240" w:lineRule="auto"/>
              <w:ind w:left="0"/>
              <w:rPr>
                <w:sz w:val="16"/>
                <w:szCs w:val="16"/>
              </w:rPr>
            </w:pPr>
            <w:r w:rsidRPr="00402AFE">
              <w:rPr>
                <w:sz w:val="16"/>
                <w:szCs w:val="16"/>
              </w:rPr>
              <w:t>Jotun Paints</w:t>
            </w:r>
          </w:p>
        </w:tc>
        <w:tc>
          <w:tcPr>
            <w:tcW w:w="2557" w:type="dxa"/>
            <w:gridSpan w:val="3"/>
            <w:vAlign w:val="center"/>
          </w:tcPr>
          <w:p w14:paraId="723FB6CB" w14:textId="5A6539A9" w:rsidR="004C7C8F" w:rsidRPr="00D105B9" w:rsidRDefault="004C7C8F" w:rsidP="004C7C8F">
            <w:pPr>
              <w:autoSpaceDE/>
              <w:autoSpaceDN/>
              <w:adjustRightInd/>
              <w:spacing w:before="0" w:line="240" w:lineRule="auto"/>
              <w:ind w:left="0"/>
              <w:rPr>
                <w:sz w:val="16"/>
                <w:szCs w:val="16"/>
              </w:rPr>
            </w:pPr>
            <w:r w:rsidRPr="00D105B9">
              <w:rPr>
                <w:sz w:val="16"/>
                <w:szCs w:val="16"/>
              </w:rPr>
              <w:t>Hardtop</w:t>
            </w:r>
            <w:r w:rsidRPr="00D105B9">
              <w:rPr>
                <w:sz w:val="16"/>
                <w:szCs w:val="16"/>
                <w:lang w:val="ru-RU"/>
              </w:rPr>
              <w:t xml:space="preserve"> </w:t>
            </w:r>
            <w:r w:rsidRPr="00D105B9">
              <w:rPr>
                <w:sz w:val="16"/>
                <w:szCs w:val="16"/>
              </w:rPr>
              <w:t>AX</w:t>
            </w:r>
          </w:p>
          <w:p w14:paraId="5C8756F0" w14:textId="671380C3" w:rsidR="004C7C8F" w:rsidRPr="00D105B9" w:rsidRDefault="004C7C8F" w:rsidP="004C7C8F">
            <w:pPr>
              <w:autoSpaceDE/>
              <w:autoSpaceDN/>
              <w:adjustRightInd/>
              <w:spacing w:before="0" w:line="240" w:lineRule="auto"/>
              <w:ind w:left="0"/>
              <w:rPr>
                <w:sz w:val="16"/>
                <w:szCs w:val="16"/>
              </w:rPr>
            </w:pPr>
            <w:r w:rsidRPr="00D105B9">
              <w:rPr>
                <w:sz w:val="16"/>
                <w:szCs w:val="16"/>
              </w:rPr>
              <w:t>Hardtop XP</w:t>
            </w:r>
            <w:r w:rsidRPr="00D105B9">
              <w:rPr>
                <w:sz w:val="16"/>
                <w:szCs w:val="16"/>
                <w:vertAlign w:val="superscript"/>
              </w:rPr>
              <w:t>T</w:t>
            </w:r>
          </w:p>
        </w:tc>
        <w:tc>
          <w:tcPr>
            <w:tcW w:w="888" w:type="dxa"/>
            <w:gridSpan w:val="2"/>
            <w:vAlign w:val="center"/>
          </w:tcPr>
          <w:p w14:paraId="4F1F291A" w14:textId="213A31E6"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325-336</w:t>
            </w:r>
          </w:p>
        </w:tc>
        <w:tc>
          <w:tcPr>
            <w:tcW w:w="1414" w:type="dxa"/>
            <w:gridSpan w:val="2"/>
            <w:vAlign w:val="center"/>
          </w:tcPr>
          <w:p w14:paraId="7978A435" w14:textId="77777777"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121°C (250°F)</w:t>
            </w:r>
          </w:p>
        </w:tc>
      </w:tr>
      <w:tr w:rsidR="004C7C8F" w:rsidRPr="001D3869" w14:paraId="4278F4E4" w14:textId="77777777" w:rsidTr="00F029EB">
        <w:trPr>
          <w:trHeight w:val="288"/>
          <w:jc w:val="center"/>
        </w:trPr>
        <w:tc>
          <w:tcPr>
            <w:tcW w:w="2288" w:type="dxa"/>
            <w:gridSpan w:val="3"/>
            <w:vAlign w:val="center"/>
          </w:tcPr>
          <w:p w14:paraId="74A088B0" w14:textId="77777777" w:rsidR="004C7C8F" w:rsidRPr="001D3869" w:rsidRDefault="004C7C8F" w:rsidP="004C7C8F">
            <w:pPr>
              <w:autoSpaceDE/>
              <w:autoSpaceDN/>
              <w:adjustRightInd/>
              <w:spacing w:before="0" w:line="240" w:lineRule="auto"/>
              <w:ind w:left="0"/>
              <w:rPr>
                <w:b/>
                <w:sz w:val="16"/>
                <w:szCs w:val="16"/>
              </w:rPr>
            </w:pPr>
          </w:p>
        </w:tc>
        <w:tc>
          <w:tcPr>
            <w:tcW w:w="2879" w:type="dxa"/>
            <w:vAlign w:val="center"/>
          </w:tcPr>
          <w:p w14:paraId="4DA8C4C4" w14:textId="77777777" w:rsidR="004C7C8F" w:rsidRPr="001D3869" w:rsidRDefault="004C7C8F" w:rsidP="004C7C8F">
            <w:pPr>
              <w:autoSpaceDE/>
              <w:autoSpaceDN/>
              <w:adjustRightInd/>
              <w:spacing w:before="0" w:line="240" w:lineRule="auto"/>
              <w:ind w:left="0"/>
              <w:rPr>
                <w:sz w:val="16"/>
                <w:szCs w:val="16"/>
              </w:rPr>
            </w:pPr>
            <w:r w:rsidRPr="00402AFE">
              <w:rPr>
                <w:sz w:val="16"/>
                <w:szCs w:val="16"/>
              </w:rPr>
              <w:t>PPG</w:t>
            </w:r>
          </w:p>
        </w:tc>
        <w:tc>
          <w:tcPr>
            <w:tcW w:w="2557" w:type="dxa"/>
            <w:gridSpan w:val="3"/>
            <w:vAlign w:val="center"/>
          </w:tcPr>
          <w:p w14:paraId="5E9184B8" w14:textId="3B605ED9" w:rsidR="004C7C8F" w:rsidRPr="00D105B9" w:rsidRDefault="004C7C8F" w:rsidP="004C7C8F">
            <w:pPr>
              <w:autoSpaceDE/>
              <w:autoSpaceDN/>
              <w:adjustRightInd/>
              <w:spacing w:before="0" w:line="240" w:lineRule="auto"/>
              <w:ind w:left="0"/>
              <w:rPr>
                <w:sz w:val="16"/>
                <w:szCs w:val="16"/>
                <w:lang w:val="ru-RU"/>
              </w:rPr>
            </w:pPr>
            <w:proofErr w:type="spellStart"/>
            <w:r w:rsidRPr="00D105B9">
              <w:rPr>
                <w:sz w:val="16"/>
                <w:szCs w:val="16"/>
              </w:rPr>
              <w:t>Amercoat</w:t>
            </w:r>
            <w:proofErr w:type="spellEnd"/>
            <w:r w:rsidRPr="00D105B9">
              <w:rPr>
                <w:sz w:val="16"/>
                <w:szCs w:val="16"/>
              </w:rPr>
              <w:t xml:space="preserve"> 450 Series/ </w:t>
            </w:r>
            <w:proofErr w:type="spellStart"/>
            <w:r w:rsidRPr="00D105B9">
              <w:rPr>
                <w:sz w:val="16"/>
                <w:szCs w:val="16"/>
              </w:rPr>
              <w:t>Sigmadur</w:t>
            </w:r>
            <w:proofErr w:type="spellEnd"/>
            <w:r w:rsidRPr="00D105B9">
              <w:rPr>
                <w:sz w:val="16"/>
                <w:szCs w:val="16"/>
              </w:rPr>
              <w:t xml:space="preserve"> 550 Series</w:t>
            </w:r>
          </w:p>
        </w:tc>
        <w:tc>
          <w:tcPr>
            <w:tcW w:w="888" w:type="dxa"/>
            <w:gridSpan w:val="2"/>
            <w:vAlign w:val="center"/>
          </w:tcPr>
          <w:p w14:paraId="0F9D67CE" w14:textId="77777777" w:rsidR="004C7C8F" w:rsidRPr="00D105B9" w:rsidRDefault="004C7C8F" w:rsidP="004C7C8F">
            <w:pPr>
              <w:autoSpaceDE/>
              <w:autoSpaceDN/>
              <w:adjustRightInd/>
              <w:spacing w:before="0" w:line="240" w:lineRule="auto"/>
              <w:ind w:left="0"/>
              <w:jc w:val="center"/>
              <w:rPr>
                <w:sz w:val="16"/>
                <w:szCs w:val="16"/>
                <w:lang w:val="ru-RU"/>
              </w:rPr>
            </w:pPr>
            <w:r w:rsidRPr="00D105B9">
              <w:rPr>
                <w:sz w:val="16"/>
                <w:szCs w:val="16"/>
                <w:lang w:val="ru-RU"/>
              </w:rPr>
              <w:t>311</w:t>
            </w:r>
            <w:r w:rsidRPr="00D105B9">
              <w:rPr>
                <w:sz w:val="16"/>
                <w:szCs w:val="16"/>
              </w:rPr>
              <w:t>-430</w:t>
            </w:r>
          </w:p>
        </w:tc>
        <w:tc>
          <w:tcPr>
            <w:tcW w:w="1414" w:type="dxa"/>
            <w:gridSpan w:val="2"/>
            <w:vAlign w:val="center"/>
          </w:tcPr>
          <w:p w14:paraId="24A3FEF6" w14:textId="77777777"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121°C (250°F)</w:t>
            </w:r>
          </w:p>
        </w:tc>
      </w:tr>
      <w:tr w:rsidR="004C7C8F" w:rsidRPr="001D3869" w14:paraId="502EEB2B" w14:textId="77777777" w:rsidTr="00F029EB">
        <w:trPr>
          <w:trHeight w:val="288"/>
          <w:jc w:val="center"/>
        </w:trPr>
        <w:tc>
          <w:tcPr>
            <w:tcW w:w="2288" w:type="dxa"/>
            <w:gridSpan w:val="3"/>
            <w:vAlign w:val="center"/>
          </w:tcPr>
          <w:p w14:paraId="35579A48" w14:textId="77777777" w:rsidR="004C7C8F" w:rsidRPr="001D3869" w:rsidRDefault="004C7C8F" w:rsidP="004C7C8F">
            <w:pPr>
              <w:autoSpaceDE/>
              <w:autoSpaceDN/>
              <w:adjustRightInd/>
              <w:spacing w:before="0" w:line="240" w:lineRule="auto"/>
              <w:ind w:left="0"/>
              <w:rPr>
                <w:b/>
                <w:sz w:val="16"/>
                <w:szCs w:val="16"/>
              </w:rPr>
            </w:pPr>
          </w:p>
        </w:tc>
        <w:tc>
          <w:tcPr>
            <w:tcW w:w="2879" w:type="dxa"/>
            <w:vAlign w:val="center"/>
          </w:tcPr>
          <w:p w14:paraId="7CC6929F" w14:textId="77777777" w:rsidR="004C7C8F" w:rsidRPr="001D3869" w:rsidRDefault="004C7C8F" w:rsidP="004C7C8F">
            <w:pPr>
              <w:autoSpaceDE/>
              <w:autoSpaceDN/>
              <w:adjustRightInd/>
              <w:spacing w:before="0" w:line="240" w:lineRule="auto"/>
              <w:ind w:left="0"/>
              <w:rPr>
                <w:sz w:val="16"/>
                <w:szCs w:val="16"/>
              </w:rPr>
            </w:pPr>
            <w:r w:rsidRPr="00402AFE">
              <w:rPr>
                <w:sz w:val="16"/>
                <w:szCs w:val="16"/>
              </w:rPr>
              <w:t>Sherwin Williams</w:t>
            </w:r>
          </w:p>
        </w:tc>
        <w:tc>
          <w:tcPr>
            <w:tcW w:w="2557" w:type="dxa"/>
            <w:gridSpan w:val="3"/>
            <w:vAlign w:val="center"/>
          </w:tcPr>
          <w:p w14:paraId="68F3CF20" w14:textId="77777777" w:rsidR="004C7C8F" w:rsidRPr="00D105B9" w:rsidRDefault="004C7C8F" w:rsidP="004C7C8F">
            <w:pPr>
              <w:autoSpaceDE/>
              <w:autoSpaceDN/>
              <w:adjustRightInd/>
              <w:spacing w:before="0" w:line="240" w:lineRule="auto"/>
              <w:ind w:left="0"/>
              <w:rPr>
                <w:sz w:val="16"/>
                <w:szCs w:val="16"/>
              </w:rPr>
            </w:pPr>
            <w:r w:rsidRPr="00D105B9">
              <w:rPr>
                <w:sz w:val="16"/>
                <w:szCs w:val="16"/>
              </w:rPr>
              <w:t>Hi-Solids Polyurethane Series</w:t>
            </w:r>
          </w:p>
        </w:tc>
        <w:tc>
          <w:tcPr>
            <w:tcW w:w="888" w:type="dxa"/>
            <w:gridSpan w:val="2"/>
            <w:vAlign w:val="center"/>
          </w:tcPr>
          <w:p w14:paraId="6C5DF815" w14:textId="77777777" w:rsidR="004C7C8F" w:rsidRPr="00D105B9" w:rsidRDefault="004C7C8F" w:rsidP="004C7C8F">
            <w:pPr>
              <w:autoSpaceDE/>
              <w:autoSpaceDN/>
              <w:adjustRightInd/>
              <w:spacing w:before="0" w:line="240" w:lineRule="auto"/>
              <w:ind w:left="0"/>
              <w:jc w:val="center"/>
              <w:rPr>
                <w:sz w:val="16"/>
                <w:szCs w:val="16"/>
                <w:lang w:val="ru-RU"/>
              </w:rPr>
            </w:pPr>
            <w:r w:rsidRPr="00D105B9">
              <w:rPr>
                <w:sz w:val="16"/>
                <w:szCs w:val="16"/>
                <w:lang w:val="ru-RU"/>
              </w:rPr>
              <w:t>100-340</w:t>
            </w:r>
          </w:p>
        </w:tc>
        <w:tc>
          <w:tcPr>
            <w:tcW w:w="1414" w:type="dxa"/>
            <w:gridSpan w:val="2"/>
            <w:vAlign w:val="center"/>
          </w:tcPr>
          <w:p w14:paraId="6C032853" w14:textId="77777777" w:rsidR="004C7C8F" w:rsidRPr="00D105B9" w:rsidRDefault="004C7C8F" w:rsidP="004C7C8F">
            <w:pPr>
              <w:autoSpaceDE/>
              <w:autoSpaceDN/>
              <w:adjustRightInd/>
              <w:spacing w:before="0" w:line="240" w:lineRule="auto"/>
              <w:ind w:left="0"/>
              <w:jc w:val="center"/>
              <w:rPr>
                <w:sz w:val="16"/>
                <w:szCs w:val="16"/>
              </w:rPr>
            </w:pPr>
            <w:r w:rsidRPr="00D105B9">
              <w:rPr>
                <w:sz w:val="16"/>
                <w:szCs w:val="16"/>
                <w:lang w:val="ru-RU"/>
              </w:rPr>
              <w:t>93</w:t>
            </w:r>
            <w:r w:rsidRPr="00D105B9">
              <w:rPr>
                <w:sz w:val="16"/>
                <w:szCs w:val="16"/>
              </w:rPr>
              <w:t>°C (2</w:t>
            </w:r>
            <w:r w:rsidRPr="00D105B9">
              <w:rPr>
                <w:sz w:val="16"/>
                <w:szCs w:val="16"/>
                <w:lang w:val="ru-RU"/>
              </w:rPr>
              <w:t>0</w:t>
            </w:r>
            <w:r w:rsidRPr="00D105B9">
              <w:rPr>
                <w:sz w:val="16"/>
                <w:szCs w:val="16"/>
              </w:rPr>
              <w:t>0°F)</w:t>
            </w:r>
          </w:p>
        </w:tc>
      </w:tr>
      <w:tr w:rsidR="004C7C8F" w:rsidRPr="001D3869" w14:paraId="5F9C60DA" w14:textId="77777777" w:rsidTr="00F029EB">
        <w:trPr>
          <w:trHeight w:val="288"/>
          <w:jc w:val="center"/>
        </w:trPr>
        <w:tc>
          <w:tcPr>
            <w:tcW w:w="2288" w:type="dxa"/>
            <w:gridSpan w:val="3"/>
            <w:vAlign w:val="center"/>
          </w:tcPr>
          <w:p w14:paraId="3300A391" w14:textId="77777777" w:rsidR="004C7C8F" w:rsidRPr="001D3869" w:rsidRDefault="004C7C8F" w:rsidP="004C7C8F">
            <w:pPr>
              <w:autoSpaceDE/>
              <w:autoSpaceDN/>
              <w:adjustRightInd/>
              <w:spacing w:before="0" w:line="240" w:lineRule="auto"/>
              <w:ind w:left="0"/>
              <w:rPr>
                <w:b/>
                <w:sz w:val="16"/>
                <w:szCs w:val="16"/>
              </w:rPr>
            </w:pPr>
          </w:p>
        </w:tc>
        <w:tc>
          <w:tcPr>
            <w:tcW w:w="2879" w:type="dxa"/>
            <w:vAlign w:val="center"/>
          </w:tcPr>
          <w:p w14:paraId="3A8FCE70" w14:textId="77777777" w:rsidR="004C7C8F" w:rsidRPr="001D3869" w:rsidRDefault="004C7C8F" w:rsidP="004C7C8F">
            <w:pPr>
              <w:autoSpaceDE/>
              <w:autoSpaceDN/>
              <w:adjustRightInd/>
              <w:spacing w:before="0" w:line="240" w:lineRule="auto"/>
              <w:ind w:left="0"/>
              <w:rPr>
                <w:sz w:val="16"/>
                <w:szCs w:val="16"/>
              </w:rPr>
            </w:pPr>
            <w:r w:rsidRPr="00402AFE">
              <w:rPr>
                <w:sz w:val="16"/>
                <w:szCs w:val="16"/>
              </w:rPr>
              <w:t>Tnemec</w:t>
            </w:r>
          </w:p>
        </w:tc>
        <w:tc>
          <w:tcPr>
            <w:tcW w:w="2557" w:type="dxa"/>
            <w:gridSpan w:val="3"/>
            <w:vAlign w:val="center"/>
          </w:tcPr>
          <w:p w14:paraId="39EF7395" w14:textId="00EC24B1" w:rsidR="004C7C8F" w:rsidRPr="00D105B9" w:rsidRDefault="004C7C8F" w:rsidP="004C7C8F">
            <w:pPr>
              <w:autoSpaceDE/>
              <w:autoSpaceDN/>
              <w:adjustRightInd/>
              <w:spacing w:before="0" w:line="240" w:lineRule="auto"/>
              <w:ind w:left="0"/>
              <w:rPr>
                <w:sz w:val="16"/>
                <w:szCs w:val="16"/>
              </w:rPr>
            </w:pPr>
            <w:r w:rsidRPr="00D105B9">
              <w:rPr>
                <w:sz w:val="16"/>
                <w:szCs w:val="16"/>
              </w:rPr>
              <w:t>Series 1095 Endura-Shield</w:t>
            </w:r>
          </w:p>
        </w:tc>
        <w:tc>
          <w:tcPr>
            <w:tcW w:w="888" w:type="dxa"/>
            <w:gridSpan w:val="2"/>
            <w:vAlign w:val="center"/>
          </w:tcPr>
          <w:p w14:paraId="3231ED40" w14:textId="77777777" w:rsidR="004C7C8F" w:rsidRPr="00D105B9" w:rsidRDefault="004C7C8F" w:rsidP="004C7C8F">
            <w:pPr>
              <w:autoSpaceDE/>
              <w:autoSpaceDN/>
              <w:adjustRightInd/>
              <w:spacing w:before="0" w:line="240" w:lineRule="auto"/>
              <w:ind w:left="0"/>
              <w:jc w:val="center"/>
              <w:rPr>
                <w:sz w:val="16"/>
                <w:szCs w:val="16"/>
                <w:lang w:val="ru-RU"/>
              </w:rPr>
            </w:pPr>
            <w:r w:rsidRPr="00D105B9">
              <w:rPr>
                <w:sz w:val="16"/>
                <w:szCs w:val="16"/>
              </w:rPr>
              <w:t>89-135</w:t>
            </w:r>
          </w:p>
        </w:tc>
        <w:tc>
          <w:tcPr>
            <w:tcW w:w="1414" w:type="dxa"/>
            <w:gridSpan w:val="2"/>
            <w:vAlign w:val="center"/>
          </w:tcPr>
          <w:p w14:paraId="40678D16" w14:textId="77777777"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121°C (250°F)</w:t>
            </w:r>
          </w:p>
        </w:tc>
      </w:tr>
      <w:tr w:rsidR="004C7C8F" w:rsidRPr="001D3869" w14:paraId="2429B59A" w14:textId="77777777" w:rsidTr="00F029EB">
        <w:trPr>
          <w:trHeight w:val="288"/>
          <w:jc w:val="center"/>
        </w:trPr>
        <w:tc>
          <w:tcPr>
            <w:tcW w:w="2288" w:type="dxa"/>
            <w:gridSpan w:val="3"/>
            <w:vAlign w:val="center"/>
          </w:tcPr>
          <w:p w14:paraId="3FDBAFBA" w14:textId="77777777" w:rsidR="004C7C8F" w:rsidRPr="001D3869" w:rsidRDefault="004C7C8F" w:rsidP="004C7C8F">
            <w:pPr>
              <w:autoSpaceDE/>
              <w:autoSpaceDN/>
              <w:adjustRightInd/>
              <w:spacing w:before="0" w:line="240" w:lineRule="auto"/>
              <w:ind w:left="0"/>
              <w:rPr>
                <w:b/>
                <w:sz w:val="16"/>
                <w:szCs w:val="16"/>
              </w:rPr>
            </w:pPr>
          </w:p>
        </w:tc>
        <w:tc>
          <w:tcPr>
            <w:tcW w:w="2879" w:type="dxa"/>
            <w:vAlign w:val="center"/>
          </w:tcPr>
          <w:p w14:paraId="69F13A93" w14:textId="0D4BC2EB" w:rsidR="004C7C8F" w:rsidRPr="00402AFE" w:rsidRDefault="004C7C8F" w:rsidP="004C7C8F">
            <w:pPr>
              <w:autoSpaceDE/>
              <w:autoSpaceDN/>
              <w:adjustRightInd/>
              <w:spacing w:before="0" w:line="240" w:lineRule="auto"/>
              <w:ind w:left="0"/>
              <w:rPr>
                <w:sz w:val="16"/>
                <w:szCs w:val="16"/>
              </w:rPr>
            </w:pPr>
            <w:r w:rsidRPr="001D0D8C">
              <w:rPr>
                <w:sz w:val="16"/>
                <w:szCs w:val="16"/>
              </w:rPr>
              <w:t>Rust-Oleum</w:t>
            </w:r>
          </w:p>
        </w:tc>
        <w:tc>
          <w:tcPr>
            <w:tcW w:w="2557" w:type="dxa"/>
            <w:gridSpan w:val="3"/>
            <w:vAlign w:val="center"/>
          </w:tcPr>
          <w:p w14:paraId="66610898" w14:textId="305ACF24" w:rsidR="004C7C8F" w:rsidRPr="00D105B9" w:rsidRDefault="004C7C8F" w:rsidP="004C7C8F">
            <w:pPr>
              <w:autoSpaceDE/>
              <w:autoSpaceDN/>
              <w:adjustRightInd/>
              <w:spacing w:before="0" w:line="240" w:lineRule="auto"/>
              <w:ind w:left="0"/>
              <w:rPr>
                <w:sz w:val="16"/>
                <w:szCs w:val="16"/>
              </w:rPr>
            </w:pPr>
            <w:r w:rsidRPr="00D105B9">
              <w:rPr>
                <w:sz w:val="16"/>
                <w:szCs w:val="16"/>
              </w:rPr>
              <w:t>9800 DTM Urethane Mastic</w:t>
            </w:r>
          </w:p>
        </w:tc>
        <w:tc>
          <w:tcPr>
            <w:tcW w:w="888" w:type="dxa"/>
            <w:gridSpan w:val="2"/>
            <w:vAlign w:val="center"/>
          </w:tcPr>
          <w:p w14:paraId="33939E57" w14:textId="37BB6B56"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340</w:t>
            </w:r>
          </w:p>
        </w:tc>
        <w:tc>
          <w:tcPr>
            <w:tcW w:w="1414" w:type="dxa"/>
            <w:gridSpan w:val="2"/>
            <w:vAlign w:val="center"/>
          </w:tcPr>
          <w:p w14:paraId="412E3165" w14:textId="2C119FE7" w:rsidR="004C7C8F" w:rsidRPr="00D105B9" w:rsidRDefault="004C7C8F" w:rsidP="004C7C8F">
            <w:pPr>
              <w:autoSpaceDE/>
              <w:autoSpaceDN/>
              <w:adjustRightInd/>
              <w:spacing w:before="0" w:line="240" w:lineRule="auto"/>
              <w:ind w:left="0"/>
              <w:jc w:val="center"/>
              <w:rPr>
                <w:sz w:val="16"/>
                <w:szCs w:val="16"/>
              </w:rPr>
            </w:pPr>
            <w:r w:rsidRPr="00D105B9">
              <w:rPr>
                <w:sz w:val="16"/>
                <w:szCs w:val="16"/>
              </w:rPr>
              <w:t>121.1°C (250°F)</w:t>
            </w:r>
          </w:p>
        </w:tc>
      </w:tr>
      <w:tr w:rsidR="004C7C8F" w:rsidRPr="001D3869" w14:paraId="351DAC30" w14:textId="77777777" w:rsidTr="00F029EB">
        <w:trPr>
          <w:trHeight w:val="288"/>
          <w:jc w:val="center"/>
        </w:trPr>
        <w:tc>
          <w:tcPr>
            <w:tcW w:w="2288" w:type="dxa"/>
            <w:gridSpan w:val="3"/>
            <w:vAlign w:val="center"/>
          </w:tcPr>
          <w:p w14:paraId="0BAE0D24" w14:textId="77777777" w:rsidR="004C7C8F" w:rsidRPr="001D3869" w:rsidRDefault="004C7C8F" w:rsidP="004C7C8F">
            <w:pPr>
              <w:autoSpaceDE/>
              <w:autoSpaceDN/>
              <w:adjustRightInd/>
              <w:spacing w:before="0" w:line="240" w:lineRule="auto"/>
              <w:ind w:left="0"/>
              <w:rPr>
                <w:b/>
                <w:sz w:val="16"/>
                <w:szCs w:val="16"/>
              </w:rPr>
            </w:pPr>
          </w:p>
        </w:tc>
        <w:tc>
          <w:tcPr>
            <w:tcW w:w="2879" w:type="dxa"/>
            <w:vAlign w:val="center"/>
          </w:tcPr>
          <w:p w14:paraId="2F3ADBE5" w14:textId="77777777" w:rsidR="004C7C8F" w:rsidRPr="00402AFE" w:rsidRDefault="004C7C8F" w:rsidP="004C7C8F">
            <w:pPr>
              <w:autoSpaceDE/>
              <w:autoSpaceDN/>
              <w:adjustRightInd/>
              <w:spacing w:before="0" w:line="240" w:lineRule="auto"/>
              <w:ind w:left="0"/>
              <w:rPr>
                <w:sz w:val="16"/>
                <w:szCs w:val="16"/>
              </w:rPr>
            </w:pPr>
            <w:r w:rsidRPr="005B5A3C">
              <w:rPr>
                <w:sz w:val="16"/>
                <w:szCs w:val="16"/>
              </w:rPr>
              <w:t>VMP</w:t>
            </w:r>
          </w:p>
        </w:tc>
        <w:tc>
          <w:tcPr>
            <w:tcW w:w="2557" w:type="dxa"/>
            <w:gridSpan w:val="3"/>
            <w:vAlign w:val="center"/>
          </w:tcPr>
          <w:p w14:paraId="0012B46A" w14:textId="00424D84" w:rsidR="004C7C8F" w:rsidRPr="00D105B9" w:rsidRDefault="00284D6A" w:rsidP="004C7C8F">
            <w:pPr>
              <w:autoSpaceDE/>
              <w:autoSpaceDN/>
              <w:adjustRightInd/>
              <w:spacing w:before="0" w:line="240" w:lineRule="auto"/>
              <w:ind w:left="0"/>
              <w:rPr>
                <w:sz w:val="16"/>
                <w:szCs w:val="16"/>
              </w:rPr>
            </w:pPr>
            <w:proofErr w:type="spellStart"/>
            <w:r w:rsidRPr="0004384B">
              <w:rPr>
                <w:sz w:val="16"/>
                <w:szCs w:val="16"/>
              </w:rPr>
              <w:t>Polyton</w:t>
            </w:r>
            <w:proofErr w:type="spellEnd"/>
            <w:r w:rsidR="0004384B" w:rsidRPr="0004384B">
              <w:rPr>
                <w:sz w:val="16"/>
                <w:szCs w:val="16"/>
              </w:rPr>
              <w:t>-UR</w:t>
            </w:r>
            <w:r w:rsidR="00867D5D">
              <w:rPr>
                <w:sz w:val="16"/>
                <w:szCs w:val="16"/>
              </w:rPr>
              <w:t>(UV)</w:t>
            </w:r>
          </w:p>
        </w:tc>
        <w:tc>
          <w:tcPr>
            <w:tcW w:w="888" w:type="dxa"/>
            <w:gridSpan w:val="2"/>
            <w:vAlign w:val="center"/>
          </w:tcPr>
          <w:p w14:paraId="68A00046" w14:textId="1C395C6B" w:rsidR="004C7C8F" w:rsidRPr="00D105B9" w:rsidRDefault="004C7C8F" w:rsidP="004C7C8F">
            <w:pPr>
              <w:autoSpaceDE/>
              <w:autoSpaceDN/>
              <w:adjustRightInd/>
              <w:spacing w:before="0" w:line="240" w:lineRule="auto"/>
              <w:ind w:left="0"/>
              <w:jc w:val="center"/>
              <w:rPr>
                <w:sz w:val="16"/>
                <w:szCs w:val="16"/>
              </w:rPr>
            </w:pPr>
          </w:p>
        </w:tc>
        <w:tc>
          <w:tcPr>
            <w:tcW w:w="1414" w:type="dxa"/>
            <w:gridSpan w:val="2"/>
            <w:vAlign w:val="center"/>
          </w:tcPr>
          <w:p w14:paraId="5D377F5B" w14:textId="5A2B0168" w:rsidR="004C7C8F" w:rsidRPr="00D105B9" w:rsidRDefault="00227E3B" w:rsidP="004C7C8F">
            <w:pPr>
              <w:autoSpaceDE/>
              <w:autoSpaceDN/>
              <w:adjustRightInd/>
              <w:spacing w:before="0" w:line="240" w:lineRule="auto"/>
              <w:ind w:left="0"/>
              <w:jc w:val="center"/>
              <w:rPr>
                <w:sz w:val="16"/>
                <w:szCs w:val="16"/>
              </w:rPr>
            </w:pPr>
            <w:r w:rsidRPr="003E44A2">
              <w:rPr>
                <w:sz w:val="16"/>
                <w:szCs w:val="16"/>
              </w:rPr>
              <w:t xml:space="preserve">93°C </w:t>
            </w:r>
            <w:r>
              <w:rPr>
                <w:sz w:val="16"/>
                <w:szCs w:val="16"/>
              </w:rPr>
              <w:t>(</w:t>
            </w:r>
            <w:r w:rsidRPr="003E44A2">
              <w:rPr>
                <w:sz w:val="16"/>
                <w:szCs w:val="16"/>
              </w:rPr>
              <w:t>200°F</w:t>
            </w:r>
            <w:r>
              <w:rPr>
                <w:sz w:val="16"/>
                <w:szCs w:val="16"/>
              </w:rPr>
              <w:t>)</w:t>
            </w:r>
          </w:p>
        </w:tc>
      </w:tr>
      <w:tr w:rsidR="004C7C8F" w:rsidRPr="00BC5FF9" w14:paraId="5CECF33C" w14:textId="77777777" w:rsidTr="00F029EB">
        <w:trPr>
          <w:trHeight w:val="156"/>
          <w:jc w:val="center"/>
        </w:trPr>
        <w:tc>
          <w:tcPr>
            <w:tcW w:w="2288" w:type="dxa"/>
            <w:gridSpan w:val="3"/>
            <w:tcBorders>
              <w:bottom w:val="single" w:sz="12" w:space="0" w:color="auto"/>
            </w:tcBorders>
            <w:vAlign w:val="center"/>
          </w:tcPr>
          <w:p w14:paraId="0D3C7F90" w14:textId="77777777" w:rsidR="004C7C8F" w:rsidRPr="001D3869" w:rsidRDefault="004C7C8F" w:rsidP="004C7C8F">
            <w:pPr>
              <w:autoSpaceDE/>
              <w:autoSpaceDN/>
              <w:adjustRightInd/>
              <w:spacing w:before="0" w:line="240" w:lineRule="auto"/>
              <w:ind w:left="0"/>
              <w:rPr>
                <w:i/>
                <w:sz w:val="14"/>
                <w:szCs w:val="14"/>
              </w:rPr>
            </w:pPr>
          </w:p>
        </w:tc>
        <w:tc>
          <w:tcPr>
            <w:tcW w:w="7738" w:type="dxa"/>
            <w:gridSpan w:val="8"/>
            <w:tcBorders>
              <w:bottom w:val="single" w:sz="12" w:space="0" w:color="auto"/>
            </w:tcBorders>
            <w:vAlign w:val="center"/>
          </w:tcPr>
          <w:p w14:paraId="64F66E28" w14:textId="77777777" w:rsidR="004C7C8F" w:rsidRPr="006952A6" w:rsidRDefault="004C7C8F" w:rsidP="004C7C8F">
            <w:pPr>
              <w:autoSpaceDE/>
              <w:autoSpaceDN/>
              <w:adjustRightInd/>
              <w:spacing w:before="0" w:line="240" w:lineRule="auto"/>
              <w:ind w:left="0"/>
              <w:rPr>
                <w:i/>
                <w:color w:val="auto"/>
                <w:sz w:val="14"/>
                <w:szCs w:val="14"/>
                <w:lang w:val="ru-RU"/>
              </w:rPr>
            </w:pPr>
            <w:r w:rsidRPr="00015BD6">
              <w:rPr>
                <w:i/>
                <w:color w:val="auto"/>
                <w:sz w:val="14"/>
                <w:szCs w:val="24"/>
                <w:lang w:val="ru-RU"/>
              </w:rPr>
              <w:t>Настоятельно рекомендуется пользоваться респираторами при нанесении полиуретановых покрытий.</w:t>
            </w:r>
          </w:p>
        </w:tc>
      </w:tr>
      <w:tr w:rsidR="004C7C8F" w:rsidRPr="00BC5FF9" w14:paraId="63533AAB" w14:textId="77777777" w:rsidTr="00F029EB">
        <w:trPr>
          <w:trHeight w:val="288"/>
          <w:jc w:val="center"/>
        </w:trPr>
        <w:tc>
          <w:tcPr>
            <w:tcW w:w="10026" w:type="dxa"/>
            <w:gridSpan w:val="11"/>
            <w:tcBorders>
              <w:top w:val="single" w:sz="12" w:space="0" w:color="auto"/>
            </w:tcBorders>
            <w:vAlign w:val="center"/>
          </w:tcPr>
          <w:p w14:paraId="093C248F" w14:textId="77777777" w:rsidR="004C7C8F" w:rsidRPr="00626AB9" w:rsidRDefault="004C7C8F" w:rsidP="004C7C8F">
            <w:pPr>
              <w:autoSpaceDE/>
              <w:autoSpaceDN/>
              <w:adjustRightInd/>
              <w:spacing w:before="0" w:line="240" w:lineRule="auto"/>
              <w:ind w:left="0"/>
              <w:rPr>
                <w:i/>
                <w:sz w:val="14"/>
                <w:szCs w:val="14"/>
                <w:lang w:val="ru-RU"/>
              </w:rPr>
            </w:pPr>
            <w:r w:rsidRPr="000E02D6">
              <w:rPr>
                <w:i/>
                <w:color w:val="auto"/>
                <w:sz w:val="14"/>
                <w:szCs w:val="24"/>
                <w:lang w:val="ru-RU"/>
              </w:rPr>
              <w:t xml:space="preserve">Вендоры механического оборудования как правило имеют свои собственные стандартные покрытия и считают экономически нецелесообразным производить замену на подобные системы, определяемые техническими условиями Заказчика. Должна наносится система установленная в соответствии с техническими </w:t>
            </w:r>
            <w:r w:rsidRPr="000E02D6">
              <w:rPr>
                <w:i/>
                <w:color w:val="auto"/>
                <w:sz w:val="14"/>
                <w:szCs w:val="24"/>
                <w:lang w:val="ru-RU"/>
              </w:rPr>
              <w:lastRenderedPageBreak/>
              <w:t>условиями Компании, за исключением случаев, когда вендор получает письменное согласие со стороны Компании на ее замену другой альтернативой. Альтернатива состоит в приемке стандартного грунтового покрытия вендора и последующем нанесении Системы покрытия 3.7 (Стандарт изготовителя | Универсальный грунт | Эпокси</w:t>
            </w:r>
            <w:r>
              <w:rPr>
                <w:i/>
                <w:color w:val="auto"/>
                <w:sz w:val="14"/>
                <w:szCs w:val="24"/>
                <w:lang w:val="ru-RU"/>
              </w:rPr>
              <w:t>дное Промежуточное</w:t>
            </w:r>
            <w:r w:rsidRPr="000E02D6">
              <w:rPr>
                <w:i/>
                <w:color w:val="auto"/>
                <w:sz w:val="14"/>
                <w:szCs w:val="24"/>
                <w:lang w:val="ru-RU"/>
              </w:rPr>
              <w:t xml:space="preserve"> | Алифатический полиуретан)</w:t>
            </w:r>
          </w:p>
        </w:tc>
      </w:tr>
      <w:tr w:rsidR="004C7C8F" w:rsidRPr="001D3869" w14:paraId="3FA95AB4" w14:textId="77777777" w:rsidTr="00F029EB">
        <w:trPr>
          <w:trHeight w:val="288"/>
          <w:jc w:val="center"/>
        </w:trPr>
        <w:tc>
          <w:tcPr>
            <w:tcW w:w="2076" w:type="dxa"/>
            <w:gridSpan w:val="2"/>
            <w:vAlign w:val="center"/>
          </w:tcPr>
          <w:p w14:paraId="0AFE9F38" w14:textId="77777777" w:rsidR="004C7C8F" w:rsidRPr="0005732F" w:rsidRDefault="004C7C8F" w:rsidP="004C7C8F">
            <w:pPr>
              <w:autoSpaceDE/>
              <w:autoSpaceDN/>
              <w:adjustRightInd/>
              <w:spacing w:before="0" w:line="240" w:lineRule="auto"/>
              <w:ind w:left="-72"/>
              <w:rPr>
                <w:b/>
                <w:color w:val="auto"/>
                <w:sz w:val="16"/>
                <w:szCs w:val="16"/>
              </w:rPr>
            </w:pPr>
            <w:r w:rsidRPr="00B52749">
              <w:rPr>
                <w:b/>
                <w:color w:val="auto"/>
                <w:sz w:val="16"/>
                <w:szCs w:val="24"/>
                <w:lang w:val="ru-RU"/>
              </w:rPr>
              <w:lastRenderedPageBreak/>
              <w:t>Последнее обновление:</w:t>
            </w:r>
          </w:p>
        </w:tc>
        <w:tc>
          <w:tcPr>
            <w:tcW w:w="3091" w:type="dxa"/>
            <w:gridSpan w:val="2"/>
            <w:vAlign w:val="center"/>
          </w:tcPr>
          <w:p w14:paraId="652EECCD" w14:textId="167257AC" w:rsidR="004C7C8F" w:rsidRPr="005410C8" w:rsidRDefault="0057485E" w:rsidP="004C7C8F">
            <w:pPr>
              <w:autoSpaceDE/>
              <w:autoSpaceDN/>
              <w:adjustRightInd/>
              <w:spacing w:before="0" w:line="240" w:lineRule="auto"/>
              <w:ind w:left="-72"/>
              <w:rPr>
                <w:b/>
                <w:sz w:val="16"/>
                <w:szCs w:val="16"/>
              </w:rPr>
            </w:pPr>
            <w:r>
              <w:rPr>
                <w:color w:val="auto"/>
                <w:sz w:val="16"/>
                <w:szCs w:val="24"/>
                <w:lang w:val="ru-RU"/>
              </w:rPr>
              <w:t>Ноябрь</w:t>
            </w:r>
            <w:r w:rsidR="004C7C8F">
              <w:rPr>
                <w:color w:val="auto"/>
                <w:sz w:val="16"/>
                <w:szCs w:val="24"/>
                <w:lang w:val="ru-RU"/>
              </w:rPr>
              <w:t xml:space="preserve"> 2025</w:t>
            </w:r>
          </w:p>
        </w:tc>
        <w:tc>
          <w:tcPr>
            <w:tcW w:w="2557" w:type="dxa"/>
            <w:gridSpan w:val="3"/>
            <w:vAlign w:val="center"/>
          </w:tcPr>
          <w:p w14:paraId="543F5CEC" w14:textId="77777777" w:rsidR="004C7C8F" w:rsidRPr="00626AB9" w:rsidRDefault="004C7C8F" w:rsidP="004C7C8F">
            <w:pPr>
              <w:autoSpaceDE/>
              <w:autoSpaceDN/>
              <w:adjustRightInd/>
              <w:spacing w:before="0" w:line="240" w:lineRule="auto"/>
              <w:ind w:left="-72"/>
              <w:rPr>
                <w:sz w:val="16"/>
                <w:szCs w:val="16"/>
              </w:rPr>
            </w:pPr>
          </w:p>
        </w:tc>
        <w:tc>
          <w:tcPr>
            <w:tcW w:w="888" w:type="dxa"/>
            <w:gridSpan w:val="2"/>
            <w:vAlign w:val="center"/>
          </w:tcPr>
          <w:p w14:paraId="1DDCAB85" w14:textId="77777777" w:rsidR="004C7C8F" w:rsidRPr="00626AB9" w:rsidRDefault="004C7C8F" w:rsidP="004C7C8F">
            <w:pPr>
              <w:autoSpaceDE/>
              <w:autoSpaceDN/>
              <w:adjustRightInd/>
              <w:spacing w:before="0" w:line="240" w:lineRule="auto"/>
              <w:ind w:left="-72"/>
              <w:jc w:val="center"/>
              <w:rPr>
                <w:sz w:val="16"/>
                <w:szCs w:val="16"/>
              </w:rPr>
            </w:pPr>
          </w:p>
        </w:tc>
        <w:tc>
          <w:tcPr>
            <w:tcW w:w="1414" w:type="dxa"/>
            <w:gridSpan w:val="2"/>
            <w:vAlign w:val="center"/>
          </w:tcPr>
          <w:p w14:paraId="35ACC25E" w14:textId="77777777" w:rsidR="004C7C8F" w:rsidRPr="00626AB9" w:rsidRDefault="004C7C8F" w:rsidP="004C7C8F">
            <w:pPr>
              <w:autoSpaceDE/>
              <w:autoSpaceDN/>
              <w:adjustRightInd/>
              <w:spacing w:before="0" w:line="240" w:lineRule="auto"/>
              <w:ind w:left="-72"/>
              <w:jc w:val="center"/>
              <w:rPr>
                <w:sz w:val="16"/>
                <w:szCs w:val="16"/>
              </w:rPr>
            </w:pPr>
          </w:p>
        </w:tc>
      </w:tr>
    </w:tbl>
    <w:p w14:paraId="62C16E9E" w14:textId="77777777" w:rsidR="0002410A" w:rsidRDefault="0002410A" w:rsidP="00AE1CE7">
      <w:pPr>
        <w:widowControl w:val="0"/>
        <w:spacing w:line="240" w:lineRule="auto"/>
        <w:ind w:left="1440" w:right="708" w:hanging="1440"/>
        <w:contextualSpacing/>
        <w:rPr>
          <w:sz w:val="16"/>
          <w:szCs w:val="16"/>
          <w:lang w:val="ru-RU"/>
        </w:rPr>
      </w:pPr>
    </w:p>
    <w:p w14:paraId="0121235E" w14:textId="2B6F2A95" w:rsidR="004364E6" w:rsidRPr="001F0EC8" w:rsidRDefault="004364E6" w:rsidP="00AE1CE7">
      <w:pPr>
        <w:widowControl w:val="0"/>
        <w:spacing w:line="240" w:lineRule="auto"/>
        <w:ind w:left="1440" w:right="708" w:hanging="144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AE1CE7" w:rsidRPr="0002410A">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2163D298" w14:textId="77777777" w:rsidR="00DB2094" w:rsidRPr="00F029EB" w:rsidRDefault="00DB2094" w:rsidP="00F029EB">
      <w:pPr>
        <w:widowControl w:val="0"/>
        <w:spacing w:before="1" w:line="319" w:lineRule="auto"/>
        <w:ind w:left="-142" w:right="283"/>
        <w:rPr>
          <w:color w:val="auto"/>
          <w:sz w:val="20"/>
          <w:szCs w:val="20"/>
          <w:lang w:val="ru-RU"/>
        </w:rPr>
      </w:pPr>
    </w:p>
    <w:p w14:paraId="0D92E597" w14:textId="77777777" w:rsidR="00DB2094" w:rsidRPr="00F029EB" w:rsidRDefault="00DB2094" w:rsidP="00DB2094">
      <w:pPr>
        <w:tabs>
          <w:tab w:val="left" w:pos="3225"/>
        </w:tabs>
        <w:rPr>
          <w:color w:val="auto"/>
          <w:sz w:val="20"/>
          <w:szCs w:val="20"/>
          <w:lang w:val="ru-RU"/>
        </w:rPr>
      </w:pPr>
      <w:r w:rsidRPr="00D750DA">
        <w:rPr>
          <w:color w:val="auto"/>
          <w:lang w:val="ru-RU"/>
        </w:rPr>
        <w:br w:type="page"/>
      </w:r>
    </w:p>
    <w:tbl>
      <w:tblPr>
        <w:tblW w:w="10010" w:type="dxa"/>
        <w:jc w:val="center"/>
        <w:tblLayout w:type="fixed"/>
        <w:tblLook w:val="01E0" w:firstRow="1" w:lastRow="1" w:firstColumn="1" w:lastColumn="1" w:noHBand="0" w:noVBand="0"/>
      </w:tblPr>
      <w:tblGrid>
        <w:gridCol w:w="1143"/>
        <w:gridCol w:w="263"/>
        <w:gridCol w:w="824"/>
        <w:gridCol w:w="2787"/>
        <w:gridCol w:w="969"/>
        <w:gridCol w:w="1600"/>
        <w:gridCol w:w="377"/>
        <w:gridCol w:w="594"/>
        <w:gridCol w:w="1446"/>
        <w:gridCol w:w="7"/>
      </w:tblGrid>
      <w:tr w:rsidR="005C4AEF" w:rsidRPr="0005732F" w14:paraId="2ED5FCA2" w14:textId="77777777" w:rsidTr="00177DF5">
        <w:trPr>
          <w:trHeight w:val="360"/>
          <w:jc w:val="center"/>
        </w:trPr>
        <w:tc>
          <w:tcPr>
            <w:tcW w:w="10010" w:type="dxa"/>
            <w:gridSpan w:val="10"/>
            <w:tcBorders>
              <w:top w:val="single" w:sz="6" w:space="0" w:color="auto"/>
              <w:bottom w:val="single" w:sz="12" w:space="0" w:color="auto"/>
            </w:tcBorders>
            <w:shd w:val="clear" w:color="auto" w:fill="FFFFFF"/>
            <w:vAlign w:val="center"/>
          </w:tcPr>
          <w:p w14:paraId="577E9990" w14:textId="77777777" w:rsidR="005C4AEF" w:rsidRPr="0005732F" w:rsidRDefault="005C4AEF" w:rsidP="00DB2094">
            <w:pPr>
              <w:ind w:right="-72"/>
              <w:jc w:val="right"/>
              <w:rPr>
                <w:b/>
                <w:i/>
                <w:color w:val="auto"/>
              </w:rPr>
            </w:pPr>
            <w:proofErr w:type="spellStart"/>
            <w:r w:rsidRPr="0005732F">
              <w:rPr>
                <w:b/>
                <w:i/>
                <w:color w:val="auto"/>
              </w:rPr>
              <w:lastRenderedPageBreak/>
              <w:t>Трехкомпонентные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5C4AEF" w:rsidRPr="0005732F" w14:paraId="410781B9" w14:textId="77777777" w:rsidTr="00177DF5">
        <w:trPr>
          <w:trHeight w:val="360"/>
          <w:jc w:val="center"/>
        </w:trPr>
        <w:tc>
          <w:tcPr>
            <w:tcW w:w="7963" w:type="dxa"/>
            <w:gridSpan w:val="7"/>
            <w:tcBorders>
              <w:top w:val="single" w:sz="12" w:space="0" w:color="auto"/>
              <w:left w:val="single" w:sz="12" w:space="0" w:color="auto"/>
              <w:bottom w:val="single" w:sz="12" w:space="0" w:color="auto"/>
            </w:tcBorders>
            <w:vAlign w:val="center"/>
          </w:tcPr>
          <w:p w14:paraId="6249AC17" w14:textId="77777777" w:rsidR="005C4AEF" w:rsidRPr="006952A6" w:rsidRDefault="005C4AEF" w:rsidP="00DC12DE">
            <w:pPr>
              <w:autoSpaceDE/>
              <w:autoSpaceDN/>
              <w:adjustRightInd/>
              <w:spacing w:before="0" w:line="240" w:lineRule="auto"/>
              <w:ind w:left="0"/>
              <w:rPr>
                <w:b/>
                <w:color w:val="auto"/>
                <w:sz w:val="20"/>
                <w:szCs w:val="20"/>
                <w:lang w:val="ru-RU"/>
              </w:rPr>
            </w:pPr>
            <w:r w:rsidRPr="00AD544E">
              <w:rPr>
                <w:b/>
                <w:color w:val="auto"/>
                <w:sz w:val="20"/>
                <w:szCs w:val="24"/>
                <w:lang w:val="ru-RU"/>
              </w:rPr>
              <w:t xml:space="preserve">Стандарт изготовителя | Универсальный </w:t>
            </w:r>
            <w:r w:rsidR="00DC12DE" w:rsidRPr="00D750DA">
              <w:rPr>
                <w:b/>
                <w:color w:val="auto"/>
                <w:sz w:val="20"/>
                <w:szCs w:val="24"/>
                <w:lang w:val="ru-RU"/>
              </w:rPr>
              <w:t>связующий слой</w:t>
            </w:r>
            <w:r w:rsidRPr="00AD544E">
              <w:rPr>
                <w:b/>
                <w:color w:val="auto"/>
                <w:sz w:val="20"/>
                <w:szCs w:val="24"/>
                <w:lang w:val="ru-RU"/>
              </w:rPr>
              <w:t xml:space="preserve">| </w:t>
            </w:r>
            <w:r w:rsidR="00DC12DE" w:rsidRPr="00D750DA">
              <w:rPr>
                <w:b/>
                <w:color w:val="auto"/>
                <w:sz w:val="20"/>
                <w:szCs w:val="24"/>
                <w:lang w:val="ru-RU"/>
              </w:rPr>
              <w:t>Эпоксидное промежуточное</w:t>
            </w:r>
            <w:r w:rsidR="00DC12DE" w:rsidRPr="00AD544E">
              <w:rPr>
                <w:b/>
                <w:color w:val="auto"/>
                <w:sz w:val="20"/>
                <w:szCs w:val="24"/>
                <w:lang w:val="ru-RU"/>
              </w:rPr>
              <w:t xml:space="preserve"> | Алифатический полиуретан</w:t>
            </w:r>
            <w:r w:rsidRPr="00AD544E">
              <w:rPr>
                <w:b/>
                <w:color w:val="auto"/>
                <w:sz w:val="20"/>
                <w:szCs w:val="24"/>
                <w:lang w:val="ru-RU"/>
              </w:rPr>
              <w:br/>
            </w:r>
          </w:p>
        </w:tc>
        <w:tc>
          <w:tcPr>
            <w:tcW w:w="2047" w:type="dxa"/>
            <w:gridSpan w:val="3"/>
            <w:tcBorders>
              <w:top w:val="single" w:sz="12" w:space="0" w:color="auto"/>
              <w:bottom w:val="single" w:sz="12" w:space="0" w:color="auto"/>
              <w:right w:val="single" w:sz="12" w:space="0" w:color="auto"/>
            </w:tcBorders>
            <w:shd w:val="clear" w:color="auto" w:fill="000000"/>
            <w:vAlign w:val="center"/>
          </w:tcPr>
          <w:p w14:paraId="3F5BD502" w14:textId="77777777" w:rsidR="005C4AEF" w:rsidRPr="0005732F" w:rsidRDefault="005C4AEF" w:rsidP="00DB2094">
            <w:pPr>
              <w:autoSpaceDE/>
              <w:autoSpaceDN/>
              <w:adjustRightInd/>
              <w:spacing w:before="0" w:line="240" w:lineRule="auto"/>
              <w:ind w:left="0"/>
              <w:jc w:val="center"/>
              <w:rPr>
                <w:b/>
                <w:color w:val="auto"/>
                <w:sz w:val="36"/>
                <w:szCs w:val="40"/>
              </w:rPr>
            </w:pPr>
            <w:r w:rsidRPr="00B76D32">
              <w:rPr>
                <w:b/>
                <w:color w:val="auto"/>
                <w:sz w:val="36"/>
                <w:szCs w:val="24"/>
                <w:lang w:val="ru-RU"/>
              </w:rPr>
              <w:t>3.7</w:t>
            </w:r>
          </w:p>
        </w:tc>
      </w:tr>
      <w:tr w:rsidR="005C4AEF" w:rsidRPr="00BC5FF9" w14:paraId="7F488F89" w14:textId="77777777" w:rsidTr="00177DF5">
        <w:trPr>
          <w:gridAfter w:val="1"/>
          <w:wAfter w:w="7" w:type="dxa"/>
          <w:cantSplit/>
          <w:trHeight w:val="288"/>
          <w:jc w:val="center"/>
        </w:trPr>
        <w:tc>
          <w:tcPr>
            <w:tcW w:w="1406" w:type="dxa"/>
            <w:gridSpan w:val="2"/>
            <w:tcBorders>
              <w:top w:val="single" w:sz="12" w:space="0" w:color="auto"/>
            </w:tcBorders>
          </w:tcPr>
          <w:p w14:paraId="5808616F" w14:textId="77777777" w:rsidR="005C4AEF" w:rsidRPr="004E6B3B" w:rsidRDefault="005C4AEF" w:rsidP="00DB2094">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611" w:type="dxa"/>
            <w:gridSpan w:val="2"/>
            <w:tcBorders>
              <w:top w:val="single" w:sz="12" w:space="0" w:color="auto"/>
            </w:tcBorders>
          </w:tcPr>
          <w:p w14:paraId="221B0DDE" w14:textId="77777777" w:rsidR="00A9441C" w:rsidRPr="008860EB" w:rsidRDefault="00A9441C" w:rsidP="00A9441C">
            <w:pPr>
              <w:autoSpaceDE/>
              <w:autoSpaceDN/>
              <w:adjustRightInd/>
              <w:spacing w:before="0" w:line="240" w:lineRule="auto"/>
              <w:ind w:left="-72"/>
              <w:rPr>
                <w:ins w:id="360" w:author="Kurmanov, Aidyn [STAMGazStroy LLP]" w:date="2025-12-10T13:37:00Z" w16du:dateUtc="2025-12-10T08:37:00Z"/>
                <w:b/>
                <w:bCs/>
                <w:color w:val="auto"/>
                <w:sz w:val="16"/>
                <w:szCs w:val="24"/>
                <w:lang w:val="ru-RU"/>
              </w:rPr>
            </w:pPr>
            <w:ins w:id="361" w:author="Kurmanov, Aidyn [STAMGazStroy LLP]" w:date="2025-12-10T13:37:00Z" w16du:dateUtc="2025-12-10T08:37:00Z">
              <w:r w:rsidRPr="008860EB">
                <w:rPr>
                  <w:b/>
                  <w:bCs/>
                  <w:color w:val="auto"/>
                  <w:sz w:val="16"/>
                  <w:szCs w:val="24"/>
                  <w:lang w:val="ru-RU"/>
                </w:rPr>
                <w:t xml:space="preserve">Углеродистая сталь: </w:t>
              </w:r>
            </w:ins>
          </w:p>
          <w:p w14:paraId="02EFD1DF" w14:textId="25198DC1" w:rsidR="00A9441C" w:rsidRPr="00BC5FF9" w:rsidRDefault="00DC6040" w:rsidP="00A9441C">
            <w:pPr>
              <w:autoSpaceDE/>
              <w:autoSpaceDN/>
              <w:adjustRightInd/>
              <w:spacing w:before="0" w:line="240" w:lineRule="auto"/>
              <w:ind w:left="-72"/>
              <w:rPr>
                <w:ins w:id="362" w:author="Kurmanov, Aidyn [STAMGazStroy LLP]" w:date="2025-12-10T13:37:00Z" w16du:dateUtc="2025-12-10T08:37:00Z"/>
                <w:color w:val="auto"/>
                <w:sz w:val="16"/>
                <w:szCs w:val="24"/>
                <w:lang w:val="ru-RU"/>
              </w:rPr>
            </w:pPr>
            <w:ins w:id="363" w:author="Kurmanov, Aidyn [STAMGazStroy LLP]" w:date="2025-12-10T13:37:00Z" w16du:dateUtc="2025-12-10T08:37:00Z">
              <w:r w:rsidRPr="00DC6040">
                <w:rPr>
                  <w:color w:val="auto"/>
                  <w:sz w:val="16"/>
                  <w:szCs w:val="24"/>
                </w:rPr>
                <w:t>SSPC</w:t>
              </w:r>
              <w:r w:rsidRPr="00BC5FF9">
                <w:rPr>
                  <w:color w:val="auto"/>
                  <w:sz w:val="16"/>
                  <w:szCs w:val="24"/>
                  <w:lang w:val="ru-RU"/>
                </w:rPr>
                <w:t>-</w:t>
              </w:r>
              <w:r w:rsidRPr="00DC6040">
                <w:rPr>
                  <w:color w:val="auto"/>
                  <w:sz w:val="16"/>
                  <w:szCs w:val="24"/>
                </w:rPr>
                <w:t>SP</w:t>
              </w:r>
              <w:r w:rsidRPr="00BC5FF9">
                <w:rPr>
                  <w:color w:val="auto"/>
                  <w:sz w:val="16"/>
                  <w:szCs w:val="24"/>
                  <w:lang w:val="ru-RU"/>
                </w:rPr>
                <w:t>1/</w:t>
              </w:r>
              <w:r w:rsidR="00A9441C" w:rsidRPr="00E10EA3">
                <w:rPr>
                  <w:color w:val="auto"/>
                  <w:sz w:val="16"/>
                  <w:szCs w:val="24"/>
                </w:rPr>
                <w:t>SP</w:t>
              </w:r>
            </w:ins>
            <w:ins w:id="364" w:author="Kurmanov, Aidyn [STAMGazStroy LLP]" w:date="2025-12-10T13:38:00Z" w16du:dateUtc="2025-12-10T08:38:00Z">
              <w:r w:rsidR="00BF62CE" w:rsidRPr="00BC5FF9">
                <w:rPr>
                  <w:color w:val="auto"/>
                  <w:sz w:val="16"/>
                  <w:szCs w:val="24"/>
                  <w:lang w:val="ru-RU"/>
                </w:rPr>
                <w:t>7</w:t>
              </w:r>
            </w:ins>
            <w:ins w:id="365" w:author="Kurmanov, Aidyn [STAMGazStroy LLP]" w:date="2025-12-10T13:37:00Z" w16du:dateUtc="2025-12-10T08:37:00Z">
              <w:r w:rsidRPr="00BC5FF9">
                <w:rPr>
                  <w:color w:val="auto"/>
                  <w:sz w:val="16"/>
                  <w:szCs w:val="24"/>
                  <w:lang w:val="ru-RU"/>
                </w:rPr>
                <w:t xml:space="preserve"> (</w:t>
              </w:r>
              <w:r w:rsidRPr="00DC6040">
                <w:rPr>
                  <w:color w:val="auto"/>
                  <w:sz w:val="16"/>
                  <w:szCs w:val="24"/>
                </w:rPr>
                <w:t>NACE</w:t>
              </w:r>
              <w:r w:rsidRPr="00BC5FF9">
                <w:rPr>
                  <w:color w:val="auto"/>
                  <w:sz w:val="16"/>
                  <w:szCs w:val="24"/>
                  <w:lang w:val="ru-RU"/>
                </w:rPr>
                <w:t xml:space="preserve"> </w:t>
              </w:r>
              <w:r w:rsidRPr="00DC6040">
                <w:rPr>
                  <w:color w:val="auto"/>
                  <w:sz w:val="16"/>
                  <w:szCs w:val="24"/>
                </w:rPr>
                <w:t>No</w:t>
              </w:r>
              <w:r w:rsidRPr="00BC5FF9">
                <w:rPr>
                  <w:color w:val="auto"/>
                  <w:sz w:val="16"/>
                  <w:szCs w:val="24"/>
                  <w:lang w:val="ru-RU"/>
                </w:rPr>
                <w:t xml:space="preserve">. </w:t>
              </w:r>
            </w:ins>
            <w:ins w:id="366" w:author="Kurmanov, Aidyn [STAMGazStroy LLP]" w:date="2025-12-10T13:38:00Z" w16du:dateUtc="2025-12-10T08:38:00Z">
              <w:r w:rsidR="00BF62CE" w:rsidRPr="00BC5FF9">
                <w:rPr>
                  <w:color w:val="auto"/>
                  <w:sz w:val="16"/>
                  <w:szCs w:val="24"/>
                  <w:lang w:val="ru-RU"/>
                </w:rPr>
                <w:t>4</w:t>
              </w:r>
            </w:ins>
            <w:ins w:id="367" w:author="Kurmanov, Aidyn [STAMGazStroy LLP]" w:date="2025-12-10T13:37:00Z" w16du:dateUtc="2025-12-10T08:37:00Z">
              <w:r w:rsidR="00A9441C" w:rsidRPr="00BC5FF9">
                <w:rPr>
                  <w:color w:val="auto"/>
                  <w:sz w:val="16"/>
                  <w:szCs w:val="24"/>
                  <w:lang w:val="ru-RU"/>
                </w:rPr>
                <w:t xml:space="preserve">). </w:t>
              </w:r>
            </w:ins>
          </w:p>
          <w:p w14:paraId="455311C8" w14:textId="1B35F0E7" w:rsidR="00A9441C" w:rsidRDefault="009E2E97" w:rsidP="00A9441C">
            <w:pPr>
              <w:autoSpaceDE/>
              <w:autoSpaceDN/>
              <w:adjustRightInd/>
              <w:spacing w:before="0" w:line="240" w:lineRule="auto"/>
              <w:ind w:left="-72"/>
              <w:rPr>
                <w:ins w:id="368" w:author="Kurmanov, Aidyn [STAMGazStroy LLP]" w:date="2025-12-10T13:37:00Z" w16du:dateUtc="2025-12-10T08:37:00Z"/>
                <w:color w:val="auto"/>
                <w:sz w:val="16"/>
                <w:szCs w:val="24"/>
                <w:lang w:val="ru-RU"/>
              </w:rPr>
            </w:pPr>
            <w:ins w:id="369" w:author="Kurmanov, Aidyn [STAMGazStroy LLP]" w:date="2025-12-10T13:39:00Z" w16du:dateUtc="2025-12-10T08:39:00Z">
              <w:r>
                <w:rPr>
                  <w:color w:val="auto"/>
                  <w:sz w:val="16"/>
                  <w:szCs w:val="24"/>
                  <w:lang w:val="ru-RU"/>
                </w:rPr>
                <w:t xml:space="preserve">Поверхностная </w:t>
              </w:r>
            </w:ins>
            <w:ins w:id="370" w:author="Kurmanov, Aidyn [STAMGazStroy LLP]" w:date="2025-12-10T13:37:00Z" w16du:dateUtc="2025-12-10T08:37:00Z">
              <w:r w:rsidR="00A9441C">
                <w:rPr>
                  <w:color w:val="auto"/>
                  <w:sz w:val="16"/>
                  <w:szCs w:val="24"/>
                  <w:lang w:val="ru-RU"/>
                </w:rPr>
                <w:t>бразивоструйная</w:t>
              </w:r>
              <w:r w:rsidR="00A9441C" w:rsidRPr="004F4A48">
                <w:rPr>
                  <w:color w:val="auto"/>
                  <w:sz w:val="16"/>
                  <w:szCs w:val="24"/>
                  <w:lang w:val="ru-RU"/>
                </w:rPr>
                <w:t xml:space="preserve"> </w:t>
              </w:r>
              <w:r w:rsidR="00A9441C" w:rsidRPr="00B50E8C">
                <w:rPr>
                  <w:color w:val="auto"/>
                  <w:sz w:val="16"/>
                  <w:szCs w:val="24"/>
                  <w:lang w:val="ru-RU"/>
                </w:rPr>
                <w:t>очистка</w:t>
              </w:r>
            </w:ins>
            <w:ins w:id="371" w:author="Kurmanov, Aidyn [STAMGazStroy LLP]" w:date="2025-12-10T14:12:00Z" w16du:dateUtc="2025-12-10T09:12:00Z">
              <w:r w:rsidR="00F34F01">
                <w:rPr>
                  <w:color w:val="auto"/>
                  <w:sz w:val="16"/>
                  <w:szCs w:val="24"/>
                  <w:lang w:val="ru-RU"/>
                </w:rPr>
                <w:t xml:space="preserve"> </w:t>
              </w:r>
              <w:r w:rsidR="00A6539E">
                <w:rPr>
                  <w:color w:val="auto"/>
                  <w:sz w:val="16"/>
                  <w:szCs w:val="24"/>
                  <w:lang w:val="ru-RU"/>
                </w:rPr>
                <w:t>для придания шероховатости поверхности</w:t>
              </w:r>
            </w:ins>
            <w:ins w:id="372" w:author="Kurmanov, Aidyn [STAMGazStroy LLP]" w:date="2025-12-10T13:37:00Z" w16du:dateUtc="2025-12-10T08:37:00Z">
              <w:r w:rsidR="00A9441C" w:rsidRPr="00B05997">
                <w:rPr>
                  <w:color w:val="auto"/>
                  <w:sz w:val="16"/>
                  <w:szCs w:val="24"/>
                  <w:lang w:val="ru-RU"/>
                </w:rPr>
                <w:t xml:space="preserve"> </w:t>
              </w:r>
            </w:ins>
          </w:p>
          <w:p w14:paraId="1EDE0139" w14:textId="77777777" w:rsidR="00A9441C" w:rsidRDefault="00A9441C" w:rsidP="00A9441C">
            <w:pPr>
              <w:autoSpaceDE/>
              <w:autoSpaceDN/>
              <w:adjustRightInd/>
              <w:spacing w:before="0" w:line="240" w:lineRule="auto"/>
              <w:ind w:left="-72"/>
              <w:rPr>
                <w:ins w:id="373" w:author="Kurmanov, Aidyn [STAMGazStroy LLP]" w:date="2025-12-10T13:37:00Z" w16du:dateUtc="2025-12-10T08:37:00Z"/>
                <w:color w:val="auto"/>
                <w:sz w:val="16"/>
                <w:szCs w:val="24"/>
                <w:lang w:val="ru-RU"/>
              </w:rPr>
            </w:pPr>
          </w:p>
          <w:p w14:paraId="45E1B0D6" w14:textId="77777777" w:rsidR="00A9441C" w:rsidRDefault="00A9441C" w:rsidP="00A9441C">
            <w:pPr>
              <w:autoSpaceDE/>
              <w:autoSpaceDN/>
              <w:adjustRightInd/>
              <w:spacing w:before="0" w:line="240" w:lineRule="auto"/>
              <w:ind w:left="-72"/>
              <w:rPr>
                <w:ins w:id="374" w:author="Kurmanov, Aidyn [STAMGazStroy LLP]" w:date="2025-12-10T13:37:00Z" w16du:dateUtc="2025-12-10T08:37:00Z"/>
                <w:color w:val="auto"/>
                <w:sz w:val="16"/>
                <w:szCs w:val="24"/>
                <w:lang w:val="ru-RU"/>
              </w:rPr>
            </w:pPr>
            <w:ins w:id="375" w:author="Kurmanov, Aidyn [STAMGazStroy LLP]" w:date="2025-12-10T13:37:00Z" w16du:dateUtc="2025-12-10T08:37:00Z">
              <w:r w:rsidRPr="008860EB">
                <w:rPr>
                  <w:b/>
                  <w:bCs/>
                  <w:color w:val="auto"/>
                  <w:sz w:val="16"/>
                  <w:szCs w:val="24"/>
                  <w:lang w:val="ru-RU"/>
                </w:rPr>
                <w:t>Нержавеющая</w:t>
              </w:r>
              <w:r w:rsidRPr="00064F9B">
                <w:rPr>
                  <w:b/>
                  <w:bCs/>
                  <w:color w:val="auto"/>
                  <w:sz w:val="16"/>
                  <w:szCs w:val="24"/>
                  <w:lang w:val="ru-RU"/>
                </w:rPr>
                <w:t xml:space="preserve"> </w:t>
              </w:r>
              <w:r w:rsidRPr="008860EB">
                <w:rPr>
                  <w:b/>
                  <w:bCs/>
                  <w:color w:val="auto"/>
                  <w:sz w:val="16"/>
                  <w:szCs w:val="24"/>
                  <w:lang w:val="ru-RU"/>
                </w:rPr>
                <w:t>сталь</w:t>
              </w:r>
              <w:r w:rsidRPr="00064F9B">
                <w:rPr>
                  <w:b/>
                  <w:bCs/>
                  <w:color w:val="auto"/>
                  <w:sz w:val="16"/>
                  <w:szCs w:val="24"/>
                  <w:lang w:val="ru-RU"/>
                </w:rPr>
                <w:t>:</w:t>
              </w:r>
            </w:ins>
          </w:p>
          <w:p w14:paraId="7E49E65E" w14:textId="77E8DDA4" w:rsidR="00A9441C" w:rsidRDefault="00A9441C" w:rsidP="00A9441C">
            <w:pPr>
              <w:autoSpaceDE/>
              <w:autoSpaceDN/>
              <w:adjustRightInd/>
              <w:spacing w:before="0" w:line="240" w:lineRule="auto"/>
              <w:ind w:left="-72"/>
              <w:rPr>
                <w:ins w:id="376" w:author="Kurmanov, Aidyn [STAMGazStroy LLP]" w:date="2025-12-10T13:37:00Z" w16du:dateUtc="2025-12-10T08:37:00Z"/>
                <w:color w:val="auto"/>
                <w:sz w:val="16"/>
                <w:szCs w:val="24"/>
                <w:lang w:val="ru-RU"/>
              </w:rPr>
            </w:pPr>
            <w:ins w:id="377" w:author="Kurmanov, Aidyn [STAMGazStroy LLP]" w:date="2025-12-10T13:37:00Z" w16du:dateUtc="2025-12-10T08:37:00Z">
              <w:r w:rsidRPr="00E10EA3">
                <w:rPr>
                  <w:color w:val="auto"/>
                  <w:sz w:val="16"/>
                  <w:szCs w:val="24"/>
                </w:rPr>
                <w:t>SSPC</w:t>
              </w:r>
              <w:r w:rsidRPr="006B6C90">
                <w:rPr>
                  <w:color w:val="auto"/>
                  <w:sz w:val="16"/>
                  <w:szCs w:val="24"/>
                  <w:lang w:val="ru-RU"/>
                </w:rPr>
                <w:t>-</w:t>
              </w:r>
              <w:r>
                <w:rPr>
                  <w:color w:val="auto"/>
                  <w:sz w:val="16"/>
                  <w:szCs w:val="24"/>
                </w:rPr>
                <w:t>SP</w:t>
              </w:r>
              <w:r w:rsidRPr="00511726">
                <w:rPr>
                  <w:color w:val="auto"/>
                  <w:sz w:val="16"/>
                  <w:szCs w:val="24"/>
                  <w:lang w:val="ru-RU"/>
                </w:rPr>
                <w:t>1/</w:t>
              </w:r>
              <w:r w:rsidRPr="00E10EA3">
                <w:rPr>
                  <w:color w:val="auto"/>
                  <w:sz w:val="16"/>
                  <w:szCs w:val="24"/>
                </w:rPr>
                <w:t>SP</w:t>
              </w:r>
              <w:r w:rsidRPr="006B6C90">
                <w:rPr>
                  <w:color w:val="auto"/>
                  <w:sz w:val="16"/>
                  <w:szCs w:val="24"/>
                  <w:lang w:val="ru-RU"/>
                </w:rPr>
                <w:t>16</w:t>
              </w:r>
              <w:r>
                <w:rPr>
                  <w:color w:val="auto"/>
                  <w:sz w:val="16"/>
                  <w:szCs w:val="24"/>
                  <w:lang w:val="ru-RU"/>
                </w:rPr>
                <w:t xml:space="preserve"> Поверхностная абразивоструйная очистка </w:t>
              </w:r>
            </w:ins>
            <w:ins w:id="378" w:author="Kurmanov, Aidyn [STAMGazStroy LLP]" w:date="2025-12-10T14:12:00Z" w16du:dateUtc="2025-12-10T09:12:00Z">
              <w:r w:rsidR="00411FD3">
                <w:rPr>
                  <w:color w:val="auto"/>
                  <w:sz w:val="16"/>
                  <w:szCs w:val="24"/>
                  <w:lang w:val="ru-RU"/>
                </w:rPr>
                <w:t>для придания шероховатости поверхности</w:t>
              </w:r>
            </w:ins>
          </w:p>
          <w:p w14:paraId="31D75C10" w14:textId="51E405DF" w:rsidR="00E90779" w:rsidRPr="00A9441C" w:rsidRDefault="00DC6040" w:rsidP="00DB2094">
            <w:pPr>
              <w:autoSpaceDE/>
              <w:autoSpaceDN/>
              <w:adjustRightInd/>
              <w:spacing w:before="0" w:line="240" w:lineRule="auto"/>
              <w:ind w:left="-72"/>
              <w:rPr>
                <w:del w:id="379" w:author="Kurmanov, Aidyn [STAMGazStroy LLP]" w:date="2025-12-10T13:37:00Z" w16du:dateUtc="2025-12-10T08:37:00Z"/>
                <w:color w:val="auto"/>
                <w:sz w:val="16"/>
                <w:szCs w:val="24"/>
                <w:lang w:val="ru-RU"/>
              </w:rPr>
            </w:pPr>
            <w:del w:id="380" w:author="Kurmanov, Aidyn [STAMGazStroy LLP]" w:date="2025-12-10T13:37:00Z" w16du:dateUtc="2025-12-10T08:37:00Z">
              <w:r w:rsidRPr="00DC6040" w:rsidDel="00A9441C">
                <w:rPr>
                  <w:color w:val="auto"/>
                  <w:sz w:val="16"/>
                  <w:szCs w:val="24"/>
                </w:rPr>
                <w:delText>SSPC</w:delText>
              </w:r>
              <w:r w:rsidRPr="00A9441C" w:rsidDel="00A9441C">
                <w:rPr>
                  <w:color w:val="auto"/>
                  <w:sz w:val="16"/>
                  <w:szCs w:val="24"/>
                  <w:lang w:val="ru-RU"/>
                </w:rPr>
                <w:delText>-</w:delText>
              </w:r>
              <w:r w:rsidRPr="00DC6040" w:rsidDel="00A9441C">
                <w:rPr>
                  <w:color w:val="auto"/>
                  <w:sz w:val="16"/>
                  <w:szCs w:val="24"/>
                </w:rPr>
                <w:delText>SP</w:delText>
              </w:r>
              <w:r w:rsidRPr="00A9441C" w:rsidDel="00A9441C">
                <w:rPr>
                  <w:color w:val="auto"/>
                  <w:sz w:val="16"/>
                  <w:szCs w:val="24"/>
                  <w:lang w:val="ru-RU"/>
                </w:rPr>
                <w:delText>1/</w:delText>
              </w:r>
              <w:r w:rsidRPr="00DC6040" w:rsidDel="00A9441C">
                <w:rPr>
                  <w:color w:val="auto"/>
                  <w:sz w:val="16"/>
                  <w:szCs w:val="24"/>
                </w:rPr>
                <w:delText>SP</w:delText>
              </w:r>
              <w:r w:rsidRPr="00A9441C" w:rsidDel="00A9441C">
                <w:rPr>
                  <w:color w:val="auto"/>
                  <w:sz w:val="16"/>
                  <w:szCs w:val="24"/>
                  <w:lang w:val="ru-RU"/>
                </w:rPr>
                <w:delText>10 (</w:delText>
              </w:r>
              <w:r w:rsidRPr="00DC6040" w:rsidDel="00A9441C">
                <w:rPr>
                  <w:color w:val="auto"/>
                  <w:sz w:val="16"/>
                  <w:szCs w:val="24"/>
                </w:rPr>
                <w:delText>NACE</w:delText>
              </w:r>
              <w:r w:rsidRPr="00A9441C" w:rsidDel="00A9441C">
                <w:rPr>
                  <w:color w:val="auto"/>
                  <w:sz w:val="16"/>
                  <w:szCs w:val="24"/>
                  <w:lang w:val="ru-RU"/>
                </w:rPr>
                <w:delText xml:space="preserve"> </w:delText>
              </w:r>
              <w:r w:rsidRPr="00DC6040" w:rsidDel="00A9441C">
                <w:rPr>
                  <w:color w:val="auto"/>
                  <w:sz w:val="16"/>
                  <w:szCs w:val="24"/>
                </w:rPr>
                <w:delText>No</w:delText>
              </w:r>
              <w:r w:rsidRPr="00A9441C" w:rsidDel="00A9441C">
                <w:rPr>
                  <w:color w:val="auto"/>
                  <w:sz w:val="16"/>
                  <w:szCs w:val="24"/>
                  <w:lang w:val="ru-RU"/>
                </w:rPr>
                <w:delText xml:space="preserve">. </w:delText>
              </w:r>
              <w:r w:rsidRPr="00A9441C">
                <w:rPr>
                  <w:color w:val="auto"/>
                  <w:sz w:val="16"/>
                  <w:szCs w:val="24"/>
                  <w:lang w:val="ru-RU"/>
                </w:rPr>
                <w:delText>2) (</w:delText>
              </w:r>
              <w:r w:rsidRPr="00DC6040">
                <w:rPr>
                  <w:color w:val="auto"/>
                  <w:sz w:val="16"/>
                  <w:szCs w:val="24"/>
                </w:rPr>
                <w:delText>SA</w:delText>
              </w:r>
              <w:r w:rsidRPr="00A9441C">
                <w:rPr>
                  <w:color w:val="auto"/>
                  <w:sz w:val="16"/>
                  <w:szCs w:val="24"/>
                  <w:lang w:val="ru-RU"/>
                </w:rPr>
                <w:delText xml:space="preserve"> 2.5)</w:delText>
              </w:r>
            </w:del>
          </w:p>
          <w:p w14:paraId="548EC740" w14:textId="7986E630" w:rsidR="005C4AEF" w:rsidRPr="00EF18BD" w:rsidRDefault="004B5C7C" w:rsidP="00DB2094">
            <w:pPr>
              <w:autoSpaceDE/>
              <w:autoSpaceDN/>
              <w:adjustRightInd/>
              <w:spacing w:before="0" w:line="240" w:lineRule="auto"/>
              <w:ind w:left="-72"/>
              <w:rPr>
                <w:sz w:val="16"/>
                <w:szCs w:val="16"/>
                <w:lang w:val="ru-RU"/>
              </w:rPr>
            </w:pPr>
            <w:del w:id="381" w:author="Kurmanov, Aidyn [STAMGazStroy LLP]" w:date="2025-12-10T13:37:00Z" w16du:dateUtc="2025-12-10T08:37:00Z">
              <w:r>
                <w:rPr>
                  <w:color w:val="auto"/>
                  <w:sz w:val="16"/>
                  <w:szCs w:val="24"/>
                  <w:lang w:val="ru-RU"/>
                </w:rPr>
                <w:delText>Абразивоструйная</w:delText>
              </w:r>
              <w:r w:rsidR="00E25C72" w:rsidRPr="00E25C72">
                <w:rPr>
                  <w:color w:val="auto"/>
                  <w:sz w:val="16"/>
                  <w:szCs w:val="24"/>
                  <w:lang w:val="ru-RU"/>
                </w:rPr>
                <w:delText xml:space="preserve"> </w:delText>
              </w:r>
              <w:r w:rsidR="005C4AEF" w:rsidRPr="00037A5B">
                <w:rPr>
                  <w:color w:val="auto"/>
                  <w:sz w:val="16"/>
                  <w:szCs w:val="24"/>
                  <w:lang w:val="ru-RU"/>
                </w:rPr>
                <w:delText>очистка до почти белого металла.</w:delText>
              </w:r>
            </w:del>
          </w:p>
        </w:tc>
        <w:tc>
          <w:tcPr>
            <w:tcW w:w="969" w:type="dxa"/>
            <w:tcBorders>
              <w:top w:val="single" w:sz="12" w:space="0" w:color="auto"/>
            </w:tcBorders>
          </w:tcPr>
          <w:p w14:paraId="047EB99F" w14:textId="77777777" w:rsidR="005C4AEF" w:rsidRPr="00A24069" w:rsidRDefault="005C4AEF" w:rsidP="00DB2094">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4017" w:type="dxa"/>
            <w:gridSpan w:val="4"/>
            <w:vMerge w:val="restart"/>
            <w:tcBorders>
              <w:top w:val="single" w:sz="12" w:space="0" w:color="auto"/>
            </w:tcBorders>
          </w:tcPr>
          <w:p w14:paraId="0CA3B44C" w14:textId="77777777" w:rsidR="005C4AEF" w:rsidRPr="006952A6" w:rsidRDefault="005C4AEF" w:rsidP="00DB2094">
            <w:pPr>
              <w:autoSpaceDE/>
              <w:autoSpaceDN/>
              <w:adjustRightInd/>
              <w:spacing w:before="0" w:line="240" w:lineRule="auto"/>
              <w:ind w:left="-72"/>
              <w:rPr>
                <w:color w:val="auto"/>
                <w:sz w:val="16"/>
                <w:szCs w:val="16"/>
                <w:lang w:val="ru-RU"/>
              </w:rPr>
            </w:pPr>
            <w:r w:rsidRPr="00037A5B">
              <w:rPr>
                <w:color w:val="auto"/>
                <w:sz w:val="16"/>
                <w:szCs w:val="24"/>
                <w:lang w:val="ru-RU"/>
              </w:rPr>
              <w:t>Данная система используется без повторного нанесения стандартного грунтового покрытия изготовителя.</w:t>
            </w:r>
          </w:p>
        </w:tc>
      </w:tr>
      <w:tr w:rsidR="005C4AEF" w:rsidRPr="00BC5FF9" w14:paraId="6527BA1B" w14:textId="77777777" w:rsidTr="00177DF5">
        <w:trPr>
          <w:gridAfter w:val="1"/>
          <w:wAfter w:w="7" w:type="dxa"/>
          <w:cantSplit/>
          <w:trHeight w:val="288"/>
          <w:jc w:val="center"/>
        </w:trPr>
        <w:tc>
          <w:tcPr>
            <w:tcW w:w="1406" w:type="dxa"/>
            <w:gridSpan w:val="2"/>
          </w:tcPr>
          <w:p w14:paraId="1DB7895C" w14:textId="77777777" w:rsidR="005C4AEF" w:rsidRPr="004E6B3B" w:rsidRDefault="005C4AEF" w:rsidP="00DB2094">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611" w:type="dxa"/>
            <w:gridSpan w:val="2"/>
          </w:tcPr>
          <w:p w14:paraId="251D5B60" w14:textId="56C64A7B" w:rsidR="005C4AEF" w:rsidRPr="00D750DA" w:rsidRDefault="00FA6D4A" w:rsidP="00DB2094">
            <w:pPr>
              <w:autoSpaceDE/>
              <w:autoSpaceDN/>
              <w:adjustRightInd/>
              <w:spacing w:before="0" w:line="240" w:lineRule="auto"/>
              <w:ind w:left="-72"/>
              <w:rPr>
                <w:sz w:val="16"/>
                <w:szCs w:val="16"/>
                <w:lang w:val="ru-RU"/>
              </w:rPr>
            </w:pPr>
            <w:r>
              <w:rPr>
                <w:color w:val="auto"/>
                <w:sz w:val="16"/>
                <w:szCs w:val="24"/>
                <w:lang w:val="ru-RU"/>
              </w:rPr>
              <w:t>Придать шороховатость существующей покрасочной системе</w:t>
            </w:r>
          </w:p>
        </w:tc>
        <w:tc>
          <w:tcPr>
            <w:tcW w:w="969" w:type="dxa"/>
          </w:tcPr>
          <w:p w14:paraId="72473A41" w14:textId="77777777" w:rsidR="005C4AEF" w:rsidRPr="00D750DA" w:rsidRDefault="005C4AEF" w:rsidP="00F029EB">
            <w:pPr>
              <w:autoSpaceDE/>
              <w:autoSpaceDN/>
              <w:adjustRightInd/>
              <w:spacing w:before="0" w:line="240" w:lineRule="auto"/>
              <w:ind w:left="-72"/>
              <w:rPr>
                <w:sz w:val="16"/>
                <w:szCs w:val="16"/>
                <w:lang w:val="ru-RU"/>
              </w:rPr>
            </w:pPr>
          </w:p>
        </w:tc>
        <w:tc>
          <w:tcPr>
            <w:tcW w:w="4017" w:type="dxa"/>
            <w:gridSpan w:val="4"/>
            <w:vMerge/>
            <w:vAlign w:val="center"/>
          </w:tcPr>
          <w:p w14:paraId="3192BB49" w14:textId="77777777" w:rsidR="005C4AEF" w:rsidRPr="00D750DA" w:rsidRDefault="005C4AEF" w:rsidP="00DB2094">
            <w:pPr>
              <w:rPr>
                <w:lang w:val="ru-RU"/>
              </w:rPr>
            </w:pPr>
          </w:p>
        </w:tc>
      </w:tr>
      <w:tr w:rsidR="005C4AEF" w:rsidRPr="00BC5FF9" w14:paraId="5BCE7BFB" w14:textId="77777777" w:rsidTr="00177DF5">
        <w:trPr>
          <w:gridAfter w:val="1"/>
          <w:wAfter w:w="7" w:type="dxa"/>
          <w:cantSplit/>
          <w:trHeight w:val="288"/>
          <w:jc w:val="center"/>
        </w:trPr>
        <w:tc>
          <w:tcPr>
            <w:tcW w:w="1406" w:type="dxa"/>
            <w:gridSpan w:val="2"/>
            <w:tcBorders>
              <w:bottom w:val="single" w:sz="12" w:space="0" w:color="auto"/>
            </w:tcBorders>
          </w:tcPr>
          <w:p w14:paraId="401B8ECD" w14:textId="77777777" w:rsidR="005C4AEF" w:rsidRPr="004E6B3B" w:rsidRDefault="005C4AEF" w:rsidP="00DB2094">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611" w:type="dxa"/>
            <w:gridSpan w:val="2"/>
            <w:tcBorders>
              <w:bottom w:val="single" w:sz="12" w:space="0" w:color="auto"/>
            </w:tcBorders>
          </w:tcPr>
          <w:p w14:paraId="7C422503" w14:textId="77777777" w:rsidR="005C4AEF" w:rsidRPr="00D750DA" w:rsidRDefault="00177DF5" w:rsidP="00DB2094">
            <w:pPr>
              <w:autoSpaceDE/>
              <w:autoSpaceDN/>
              <w:adjustRightInd/>
              <w:spacing w:before="0" w:line="240" w:lineRule="auto"/>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69" w:type="dxa"/>
            <w:tcBorders>
              <w:bottom w:val="single" w:sz="12" w:space="0" w:color="auto"/>
            </w:tcBorders>
          </w:tcPr>
          <w:p w14:paraId="1092DC6E" w14:textId="77777777" w:rsidR="005C4AEF" w:rsidRPr="00D750DA" w:rsidRDefault="005C4AEF" w:rsidP="00F029EB">
            <w:pPr>
              <w:autoSpaceDE/>
              <w:autoSpaceDN/>
              <w:adjustRightInd/>
              <w:spacing w:before="0" w:line="240" w:lineRule="auto"/>
              <w:ind w:left="-72"/>
              <w:rPr>
                <w:sz w:val="16"/>
                <w:szCs w:val="16"/>
                <w:lang w:val="ru-RU"/>
              </w:rPr>
            </w:pPr>
          </w:p>
        </w:tc>
        <w:tc>
          <w:tcPr>
            <w:tcW w:w="4017" w:type="dxa"/>
            <w:gridSpan w:val="4"/>
            <w:vMerge/>
            <w:tcBorders>
              <w:bottom w:val="single" w:sz="12" w:space="0" w:color="auto"/>
            </w:tcBorders>
            <w:vAlign w:val="center"/>
          </w:tcPr>
          <w:p w14:paraId="6D1F10A5" w14:textId="77777777" w:rsidR="005C4AEF" w:rsidRPr="00D750DA" w:rsidRDefault="005C4AEF" w:rsidP="00DB2094">
            <w:pPr>
              <w:rPr>
                <w:lang w:val="ru-RU"/>
              </w:rPr>
            </w:pPr>
          </w:p>
        </w:tc>
      </w:tr>
      <w:tr w:rsidR="005C4AEF" w:rsidRPr="001D3869" w14:paraId="66F0557B" w14:textId="77777777" w:rsidTr="00177DF5">
        <w:trPr>
          <w:trHeight w:val="360"/>
          <w:jc w:val="center"/>
        </w:trPr>
        <w:tc>
          <w:tcPr>
            <w:tcW w:w="2230" w:type="dxa"/>
            <w:gridSpan w:val="3"/>
            <w:tcBorders>
              <w:top w:val="single" w:sz="12" w:space="0" w:color="auto"/>
              <w:left w:val="single" w:sz="12" w:space="0" w:color="auto"/>
              <w:bottom w:val="single" w:sz="12" w:space="0" w:color="auto"/>
            </w:tcBorders>
            <w:shd w:val="clear" w:color="auto" w:fill="000000"/>
            <w:vAlign w:val="center"/>
          </w:tcPr>
          <w:p w14:paraId="1B7737B5" w14:textId="77777777" w:rsidR="005C4AEF" w:rsidRPr="00AD544E" w:rsidRDefault="005C4AEF" w:rsidP="00DB2094">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787" w:type="dxa"/>
            <w:tcBorders>
              <w:top w:val="single" w:sz="12" w:space="0" w:color="auto"/>
              <w:bottom w:val="single" w:sz="12" w:space="0" w:color="auto"/>
            </w:tcBorders>
            <w:shd w:val="clear" w:color="auto" w:fill="000000"/>
            <w:vAlign w:val="center"/>
          </w:tcPr>
          <w:p w14:paraId="47A0E755" w14:textId="77777777" w:rsidR="005C4AEF" w:rsidRPr="00AD544E" w:rsidRDefault="005C4AEF" w:rsidP="00DB2094">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569" w:type="dxa"/>
            <w:gridSpan w:val="2"/>
            <w:tcBorders>
              <w:top w:val="single" w:sz="12" w:space="0" w:color="auto"/>
              <w:bottom w:val="single" w:sz="12" w:space="0" w:color="auto"/>
            </w:tcBorders>
            <w:shd w:val="clear" w:color="auto" w:fill="000000"/>
            <w:vAlign w:val="center"/>
          </w:tcPr>
          <w:p w14:paraId="02D773C9" w14:textId="77777777" w:rsidR="005C4AEF" w:rsidRPr="00AD544E" w:rsidRDefault="005C4AEF" w:rsidP="00DB2094">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gridSpan w:val="2"/>
            <w:tcBorders>
              <w:top w:val="single" w:sz="12" w:space="0" w:color="auto"/>
              <w:bottom w:val="single" w:sz="12" w:space="0" w:color="auto"/>
            </w:tcBorders>
            <w:shd w:val="clear" w:color="auto" w:fill="000000"/>
            <w:vAlign w:val="center"/>
          </w:tcPr>
          <w:p w14:paraId="1E819993" w14:textId="77777777" w:rsidR="005C4AEF" w:rsidRPr="00AD544E" w:rsidRDefault="005C4AEF" w:rsidP="00DB2094">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453" w:type="dxa"/>
            <w:gridSpan w:val="2"/>
            <w:tcBorders>
              <w:top w:val="single" w:sz="12" w:space="0" w:color="auto"/>
              <w:bottom w:val="single" w:sz="12" w:space="0" w:color="auto"/>
              <w:right w:val="single" w:sz="12" w:space="0" w:color="auto"/>
            </w:tcBorders>
            <w:shd w:val="clear" w:color="auto" w:fill="000000"/>
            <w:vAlign w:val="center"/>
          </w:tcPr>
          <w:p w14:paraId="6CED4EAE" w14:textId="77777777" w:rsidR="005C4AEF" w:rsidRPr="00AD544E" w:rsidRDefault="005C4AEF"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5C4AEF" w:rsidRPr="00BC5FF9" w14:paraId="06932EA1" w14:textId="77777777" w:rsidTr="00177DF5">
        <w:trPr>
          <w:trHeight w:val="288"/>
          <w:jc w:val="center"/>
        </w:trPr>
        <w:tc>
          <w:tcPr>
            <w:tcW w:w="2230" w:type="dxa"/>
            <w:gridSpan w:val="3"/>
            <w:tcBorders>
              <w:bottom w:val="single" w:sz="12" w:space="0" w:color="auto"/>
            </w:tcBorders>
            <w:vAlign w:val="center"/>
          </w:tcPr>
          <w:p w14:paraId="2D0C3BA8" w14:textId="77777777" w:rsidR="005C4AEF" w:rsidRPr="001D3869" w:rsidRDefault="005C4AEF" w:rsidP="00DB2094">
            <w:pPr>
              <w:autoSpaceDE/>
              <w:autoSpaceDN/>
              <w:adjustRightInd/>
              <w:spacing w:before="0" w:line="240" w:lineRule="auto"/>
              <w:ind w:left="0"/>
              <w:rPr>
                <w:b/>
                <w:sz w:val="16"/>
                <w:szCs w:val="16"/>
              </w:rPr>
            </w:pPr>
            <w:r w:rsidRPr="00D41158">
              <w:rPr>
                <w:b/>
                <w:color w:val="auto"/>
                <w:sz w:val="16"/>
                <w:szCs w:val="24"/>
                <w:lang w:val="ru-RU"/>
              </w:rPr>
              <w:t>ГРУНТ [Стандарт изготовителя]</w:t>
            </w:r>
          </w:p>
        </w:tc>
        <w:tc>
          <w:tcPr>
            <w:tcW w:w="7780" w:type="dxa"/>
            <w:gridSpan w:val="7"/>
            <w:tcBorders>
              <w:bottom w:val="single" w:sz="12" w:space="0" w:color="auto"/>
            </w:tcBorders>
            <w:vAlign w:val="center"/>
          </w:tcPr>
          <w:p w14:paraId="49596C0E" w14:textId="77777777" w:rsidR="005C4AEF" w:rsidRPr="00EF18BD" w:rsidRDefault="005C4AEF" w:rsidP="00DB2094">
            <w:pPr>
              <w:autoSpaceDE/>
              <w:autoSpaceDN/>
              <w:adjustRightInd/>
              <w:spacing w:before="0" w:line="240" w:lineRule="auto"/>
              <w:ind w:left="0"/>
              <w:rPr>
                <w:i/>
                <w:sz w:val="14"/>
                <w:szCs w:val="14"/>
                <w:lang w:val="ru-RU"/>
              </w:rPr>
            </w:pPr>
            <w:r w:rsidRPr="00957C4C">
              <w:rPr>
                <w:i/>
                <w:color w:val="auto"/>
                <w:sz w:val="14"/>
                <w:szCs w:val="24"/>
                <w:lang w:val="ru-RU"/>
              </w:rPr>
              <w:t>Нанесение универсального грунта производится поверх стандартного покрытия изготовителя; затем производится нанесение промежуточного покрытия и поверхностного покрытия.</w:t>
            </w:r>
          </w:p>
        </w:tc>
      </w:tr>
      <w:tr w:rsidR="004B4CB8" w:rsidRPr="001D3869" w14:paraId="37212CC6" w14:textId="77777777" w:rsidTr="00177DF5">
        <w:trPr>
          <w:trHeight w:val="288"/>
          <w:jc w:val="center"/>
        </w:trPr>
        <w:tc>
          <w:tcPr>
            <w:tcW w:w="2230" w:type="dxa"/>
            <w:gridSpan w:val="3"/>
            <w:vMerge w:val="restart"/>
            <w:vAlign w:val="center"/>
          </w:tcPr>
          <w:p w14:paraId="57708C49" w14:textId="77777777" w:rsidR="004B4CB8" w:rsidRPr="001D3869" w:rsidRDefault="004B4CB8" w:rsidP="00DB2094">
            <w:pPr>
              <w:autoSpaceDE/>
              <w:autoSpaceDN/>
              <w:adjustRightInd/>
              <w:spacing w:before="0" w:line="240" w:lineRule="auto"/>
              <w:ind w:left="0"/>
              <w:rPr>
                <w:b/>
                <w:sz w:val="16"/>
                <w:szCs w:val="16"/>
              </w:rPr>
            </w:pPr>
            <w:r w:rsidRPr="00D41158">
              <w:rPr>
                <w:b/>
                <w:color w:val="auto"/>
                <w:sz w:val="16"/>
                <w:szCs w:val="24"/>
                <w:lang w:val="ru-RU"/>
              </w:rPr>
              <w:t xml:space="preserve">ГРУНТ </w:t>
            </w:r>
            <w:r>
              <w:rPr>
                <w:b/>
                <w:color w:val="auto"/>
                <w:sz w:val="16"/>
                <w:szCs w:val="24"/>
                <w:lang w:val="ru-RU"/>
              </w:rPr>
              <w:t>П</w:t>
            </w:r>
            <w:r w:rsidRPr="00D41158">
              <w:rPr>
                <w:b/>
                <w:color w:val="auto"/>
                <w:sz w:val="16"/>
                <w:szCs w:val="24"/>
                <w:lang w:val="ru-RU"/>
              </w:rPr>
              <w:t>РОМЕЖУТОЧНЫЙ СЛО</w:t>
            </w:r>
            <w:r>
              <w:rPr>
                <w:b/>
                <w:color w:val="auto"/>
                <w:sz w:val="16"/>
                <w:szCs w:val="24"/>
                <w:lang w:val="ru-RU"/>
              </w:rPr>
              <w:t>Й</w:t>
            </w:r>
          </w:p>
        </w:tc>
        <w:tc>
          <w:tcPr>
            <w:tcW w:w="2787" w:type="dxa"/>
            <w:vAlign w:val="center"/>
          </w:tcPr>
          <w:p w14:paraId="13C2B665" w14:textId="77777777" w:rsidR="004B4CB8" w:rsidRPr="001D3869" w:rsidRDefault="004B4CB8" w:rsidP="00DB2094">
            <w:pPr>
              <w:autoSpaceDE/>
              <w:autoSpaceDN/>
              <w:adjustRightInd/>
              <w:spacing w:before="0" w:line="240" w:lineRule="auto"/>
              <w:ind w:left="0"/>
              <w:rPr>
                <w:sz w:val="16"/>
                <w:szCs w:val="16"/>
              </w:rPr>
            </w:pPr>
            <w:r w:rsidRPr="001D3869">
              <w:rPr>
                <w:sz w:val="16"/>
                <w:szCs w:val="16"/>
              </w:rPr>
              <w:t>Carboline</w:t>
            </w:r>
          </w:p>
        </w:tc>
        <w:tc>
          <w:tcPr>
            <w:tcW w:w="2569" w:type="dxa"/>
            <w:gridSpan w:val="2"/>
            <w:vAlign w:val="center"/>
          </w:tcPr>
          <w:p w14:paraId="2FDC0D6B" w14:textId="77777777" w:rsidR="004B4CB8" w:rsidRPr="00401B79" w:rsidRDefault="004B4CB8" w:rsidP="00DB2094">
            <w:pPr>
              <w:autoSpaceDE/>
              <w:autoSpaceDN/>
              <w:adjustRightInd/>
              <w:spacing w:before="0" w:line="240" w:lineRule="auto"/>
              <w:ind w:left="0"/>
              <w:rPr>
                <w:sz w:val="16"/>
                <w:szCs w:val="16"/>
              </w:rPr>
            </w:pPr>
            <w:proofErr w:type="spellStart"/>
            <w:r w:rsidRPr="00401B79">
              <w:rPr>
                <w:sz w:val="16"/>
                <w:szCs w:val="16"/>
              </w:rPr>
              <w:t>Carbocoat</w:t>
            </w:r>
            <w:proofErr w:type="spellEnd"/>
            <w:r w:rsidRPr="00401B79">
              <w:rPr>
                <w:sz w:val="16"/>
                <w:szCs w:val="16"/>
              </w:rPr>
              <w:t xml:space="preserve"> 150UP</w:t>
            </w:r>
          </w:p>
        </w:tc>
        <w:tc>
          <w:tcPr>
            <w:tcW w:w="971" w:type="dxa"/>
            <w:gridSpan w:val="2"/>
            <w:vAlign w:val="center"/>
          </w:tcPr>
          <w:p w14:paraId="27FB9BB6" w14:textId="77777777" w:rsidR="004B4CB8" w:rsidRPr="00402AFE" w:rsidRDefault="004B4CB8" w:rsidP="00DB2094">
            <w:pPr>
              <w:autoSpaceDE/>
              <w:autoSpaceDN/>
              <w:adjustRightInd/>
              <w:spacing w:before="0" w:line="240" w:lineRule="auto"/>
              <w:ind w:left="0"/>
              <w:jc w:val="center"/>
              <w:rPr>
                <w:sz w:val="16"/>
                <w:szCs w:val="16"/>
                <w:lang w:val="ru-RU"/>
              </w:rPr>
            </w:pPr>
            <w:r>
              <w:rPr>
                <w:sz w:val="16"/>
                <w:szCs w:val="16"/>
                <w:lang w:val="ru-RU"/>
              </w:rPr>
              <w:t>407</w:t>
            </w:r>
          </w:p>
        </w:tc>
        <w:tc>
          <w:tcPr>
            <w:tcW w:w="1453" w:type="dxa"/>
            <w:gridSpan w:val="2"/>
            <w:vAlign w:val="center"/>
          </w:tcPr>
          <w:p w14:paraId="7A9166C9" w14:textId="77777777" w:rsidR="004B4CB8" w:rsidRPr="001D3869" w:rsidRDefault="004B4CB8" w:rsidP="00DB2094">
            <w:pPr>
              <w:autoSpaceDE/>
              <w:autoSpaceDN/>
              <w:adjustRightInd/>
              <w:spacing w:before="0" w:line="240" w:lineRule="auto"/>
              <w:ind w:left="0"/>
              <w:jc w:val="center"/>
              <w:rPr>
                <w:sz w:val="16"/>
                <w:szCs w:val="16"/>
              </w:rPr>
            </w:pPr>
            <w:r w:rsidRPr="005410C8">
              <w:rPr>
                <w:sz w:val="16"/>
                <w:szCs w:val="16"/>
              </w:rPr>
              <w:t>121°C (250°F)</w:t>
            </w:r>
          </w:p>
        </w:tc>
      </w:tr>
      <w:tr w:rsidR="004B4CB8" w:rsidRPr="001D3869" w14:paraId="535584DE" w14:textId="77777777" w:rsidTr="00177DF5">
        <w:trPr>
          <w:trHeight w:val="288"/>
          <w:jc w:val="center"/>
        </w:trPr>
        <w:tc>
          <w:tcPr>
            <w:tcW w:w="2230" w:type="dxa"/>
            <w:gridSpan w:val="3"/>
            <w:vMerge/>
            <w:vAlign w:val="center"/>
          </w:tcPr>
          <w:p w14:paraId="0EBF763C" w14:textId="21D5458E" w:rsidR="004B4CB8" w:rsidRPr="00D41158" w:rsidRDefault="004B4CB8" w:rsidP="00DB2094">
            <w:pPr>
              <w:autoSpaceDE/>
              <w:autoSpaceDN/>
              <w:adjustRightInd/>
              <w:spacing w:before="0" w:line="240" w:lineRule="auto"/>
              <w:ind w:left="0"/>
              <w:rPr>
                <w:b/>
                <w:color w:val="auto"/>
                <w:sz w:val="16"/>
                <w:szCs w:val="24"/>
                <w:lang w:val="ru-RU"/>
              </w:rPr>
            </w:pPr>
          </w:p>
        </w:tc>
        <w:tc>
          <w:tcPr>
            <w:tcW w:w="2787" w:type="dxa"/>
            <w:vAlign w:val="center"/>
          </w:tcPr>
          <w:p w14:paraId="62278827" w14:textId="77777777" w:rsidR="004B4CB8" w:rsidRPr="001D3869" w:rsidRDefault="004B4CB8" w:rsidP="00DB2094">
            <w:pPr>
              <w:autoSpaceDE/>
              <w:autoSpaceDN/>
              <w:adjustRightInd/>
              <w:spacing w:before="0" w:line="240" w:lineRule="auto"/>
              <w:ind w:left="0"/>
              <w:rPr>
                <w:sz w:val="16"/>
                <w:szCs w:val="16"/>
              </w:rPr>
            </w:pPr>
            <w:r w:rsidRPr="001D3869">
              <w:rPr>
                <w:sz w:val="16"/>
                <w:szCs w:val="16"/>
              </w:rPr>
              <w:t>Carboline</w:t>
            </w:r>
          </w:p>
        </w:tc>
        <w:tc>
          <w:tcPr>
            <w:tcW w:w="2569" w:type="dxa"/>
            <w:gridSpan w:val="2"/>
            <w:vAlign w:val="center"/>
          </w:tcPr>
          <w:p w14:paraId="219F2E64" w14:textId="77777777" w:rsidR="004B4CB8" w:rsidRPr="001D3869" w:rsidRDefault="004B4CB8" w:rsidP="00DB2094">
            <w:pPr>
              <w:autoSpaceDE/>
              <w:autoSpaceDN/>
              <w:adjustRightInd/>
              <w:spacing w:before="0" w:line="240" w:lineRule="auto"/>
              <w:ind w:left="0"/>
              <w:rPr>
                <w:sz w:val="16"/>
                <w:szCs w:val="16"/>
              </w:rPr>
            </w:pPr>
            <w:proofErr w:type="spellStart"/>
            <w:r w:rsidRPr="00402AFE">
              <w:rPr>
                <w:sz w:val="16"/>
                <w:szCs w:val="16"/>
              </w:rPr>
              <w:t>Rustbond</w:t>
            </w:r>
            <w:proofErr w:type="spellEnd"/>
            <w:r w:rsidRPr="00402AFE">
              <w:rPr>
                <w:sz w:val="16"/>
                <w:szCs w:val="16"/>
              </w:rPr>
              <w:t xml:space="preserve"> Penetrating Sealer</w:t>
            </w:r>
          </w:p>
        </w:tc>
        <w:tc>
          <w:tcPr>
            <w:tcW w:w="971" w:type="dxa"/>
            <w:gridSpan w:val="2"/>
            <w:vAlign w:val="center"/>
          </w:tcPr>
          <w:p w14:paraId="72C36D38" w14:textId="77777777" w:rsidR="004B4CB8" w:rsidRPr="00402AFE" w:rsidRDefault="004B4CB8" w:rsidP="00DB2094">
            <w:pPr>
              <w:autoSpaceDE/>
              <w:autoSpaceDN/>
              <w:adjustRightInd/>
              <w:spacing w:before="0" w:line="240" w:lineRule="auto"/>
              <w:ind w:left="0"/>
              <w:jc w:val="center"/>
              <w:rPr>
                <w:sz w:val="16"/>
                <w:szCs w:val="16"/>
                <w:lang w:val="ru-RU"/>
              </w:rPr>
            </w:pPr>
            <w:r>
              <w:rPr>
                <w:sz w:val="16"/>
                <w:szCs w:val="16"/>
                <w:lang w:val="ru-RU"/>
              </w:rPr>
              <w:t>24</w:t>
            </w:r>
          </w:p>
        </w:tc>
        <w:tc>
          <w:tcPr>
            <w:tcW w:w="1453" w:type="dxa"/>
            <w:gridSpan w:val="2"/>
            <w:vAlign w:val="center"/>
          </w:tcPr>
          <w:p w14:paraId="4E41F4B4" w14:textId="77777777" w:rsidR="004B4CB8" w:rsidRPr="001D3869" w:rsidRDefault="004B4CB8" w:rsidP="00DB2094">
            <w:pPr>
              <w:autoSpaceDE/>
              <w:autoSpaceDN/>
              <w:adjustRightInd/>
              <w:spacing w:before="0" w:line="240" w:lineRule="auto"/>
              <w:ind w:left="0"/>
              <w:jc w:val="center"/>
              <w:rPr>
                <w:sz w:val="16"/>
                <w:szCs w:val="16"/>
              </w:rPr>
            </w:pPr>
            <w:r w:rsidRPr="005410C8">
              <w:rPr>
                <w:sz w:val="16"/>
                <w:szCs w:val="16"/>
              </w:rPr>
              <w:t>121°C (250°F)</w:t>
            </w:r>
          </w:p>
        </w:tc>
      </w:tr>
      <w:tr w:rsidR="00177DF5" w:rsidRPr="001D3869" w14:paraId="3673391F" w14:textId="77777777" w:rsidTr="00177DF5">
        <w:trPr>
          <w:trHeight w:val="288"/>
          <w:jc w:val="center"/>
        </w:trPr>
        <w:tc>
          <w:tcPr>
            <w:tcW w:w="2230" w:type="dxa"/>
            <w:gridSpan w:val="3"/>
            <w:vAlign w:val="center"/>
          </w:tcPr>
          <w:p w14:paraId="12D70C92" w14:textId="078627E5" w:rsidR="00177DF5" w:rsidRPr="00D41158" w:rsidRDefault="004B4CB8" w:rsidP="00DB2094">
            <w:pPr>
              <w:autoSpaceDE/>
              <w:autoSpaceDN/>
              <w:adjustRightInd/>
              <w:spacing w:before="0" w:line="240" w:lineRule="auto"/>
              <w:ind w:left="0"/>
              <w:rPr>
                <w:b/>
                <w:color w:val="auto"/>
                <w:sz w:val="16"/>
                <w:szCs w:val="24"/>
                <w:lang w:val="ru-RU"/>
              </w:rPr>
            </w:pPr>
            <w:r w:rsidRPr="00D41158">
              <w:rPr>
                <w:b/>
                <w:color w:val="auto"/>
                <w:sz w:val="16"/>
                <w:szCs w:val="24"/>
                <w:lang w:val="ru-RU"/>
              </w:rPr>
              <w:t>Универсальный грунт</w:t>
            </w:r>
          </w:p>
        </w:tc>
        <w:tc>
          <w:tcPr>
            <w:tcW w:w="2787" w:type="dxa"/>
            <w:vAlign w:val="center"/>
          </w:tcPr>
          <w:p w14:paraId="5F0A014C" w14:textId="77777777" w:rsidR="00177DF5" w:rsidRPr="001D3869" w:rsidRDefault="00177DF5" w:rsidP="00DB2094">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569" w:type="dxa"/>
            <w:gridSpan w:val="2"/>
            <w:vAlign w:val="center"/>
          </w:tcPr>
          <w:p w14:paraId="1DE0ACA9"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Endcor</w:t>
            </w:r>
            <w:proofErr w:type="spellEnd"/>
            <w:r w:rsidRPr="00D91050">
              <w:rPr>
                <w:sz w:val="16"/>
                <w:szCs w:val="16"/>
              </w:rPr>
              <w:t xml:space="preserve"> 750C</w:t>
            </w:r>
          </w:p>
        </w:tc>
        <w:tc>
          <w:tcPr>
            <w:tcW w:w="971" w:type="dxa"/>
            <w:gridSpan w:val="2"/>
            <w:vAlign w:val="center"/>
          </w:tcPr>
          <w:p w14:paraId="4F4C8006"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95</w:t>
            </w:r>
          </w:p>
        </w:tc>
        <w:tc>
          <w:tcPr>
            <w:tcW w:w="1453" w:type="dxa"/>
            <w:gridSpan w:val="2"/>
            <w:vAlign w:val="center"/>
          </w:tcPr>
          <w:p w14:paraId="44D83B99"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4B4CB8" w:rsidRPr="001D3869" w14:paraId="419E6E8F" w14:textId="77777777" w:rsidTr="00177DF5">
        <w:trPr>
          <w:trHeight w:val="288"/>
          <w:jc w:val="center"/>
        </w:trPr>
        <w:tc>
          <w:tcPr>
            <w:tcW w:w="2230" w:type="dxa"/>
            <w:gridSpan w:val="3"/>
            <w:vMerge w:val="restart"/>
            <w:vAlign w:val="center"/>
          </w:tcPr>
          <w:p w14:paraId="7D631A3F" w14:textId="77777777" w:rsidR="004B4CB8" w:rsidRPr="00D41158" w:rsidRDefault="004B4CB8" w:rsidP="00DB2094">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87" w:type="dxa"/>
            <w:vAlign w:val="center"/>
          </w:tcPr>
          <w:p w14:paraId="5DF2E7BC" w14:textId="77777777" w:rsidR="004B4CB8" w:rsidRPr="001D3869" w:rsidRDefault="004B4CB8" w:rsidP="00DB2094">
            <w:pPr>
              <w:autoSpaceDE/>
              <w:autoSpaceDN/>
              <w:adjustRightInd/>
              <w:spacing w:before="0" w:line="240" w:lineRule="auto"/>
              <w:ind w:left="0"/>
              <w:rPr>
                <w:sz w:val="16"/>
                <w:szCs w:val="16"/>
              </w:rPr>
            </w:pPr>
            <w:r w:rsidRPr="00402AFE">
              <w:rPr>
                <w:sz w:val="16"/>
                <w:szCs w:val="16"/>
              </w:rPr>
              <w:t>Hempel Coatings (USA), Inc.</w:t>
            </w:r>
          </w:p>
        </w:tc>
        <w:tc>
          <w:tcPr>
            <w:tcW w:w="2569" w:type="dxa"/>
            <w:gridSpan w:val="2"/>
            <w:vAlign w:val="center"/>
          </w:tcPr>
          <w:p w14:paraId="1F4D99EF" w14:textId="77777777" w:rsidR="004B4CB8" w:rsidRPr="00D91050" w:rsidRDefault="004B4CB8" w:rsidP="00DB2094">
            <w:pPr>
              <w:autoSpaceDE/>
              <w:autoSpaceDN/>
              <w:adjustRightInd/>
              <w:spacing w:before="0" w:line="240" w:lineRule="auto"/>
              <w:ind w:left="0"/>
              <w:rPr>
                <w:sz w:val="16"/>
                <w:szCs w:val="16"/>
              </w:rPr>
            </w:pPr>
            <w:proofErr w:type="spellStart"/>
            <w:r w:rsidRPr="00D91050">
              <w:rPr>
                <w:sz w:val="16"/>
                <w:szCs w:val="16"/>
              </w:rPr>
              <w:t>Hempadur</w:t>
            </w:r>
            <w:proofErr w:type="spellEnd"/>
            <w:r w:rsidRPr="00D91050">
              <w:rPr>
                <w:sz w:val="16"/>
                <w:szCs w:val="16"/>
              </w:rPr>
              <w:t xml:space="preserve"> 4588 Series</w:t>
            </w:r>
          </w:p>
          <w:p w14:paraId="4AB0F315" w14:textId="0CB9ACE8" w:rsidR="00481E9B" w:rsidRPr="00D91050" w:rsidRDefault="004C114A" w:rsidP="00DB2094">
            <w:pPr>
              <w:autoSpaceDE/>
              <w:autoSpaceDN/>
              <w:adjustRightInd/>
              <w:spacing w:before="0" w:line="240" w:lineRule="auto"/>
              <w:ind w:left="0"/>
              <w:rPr>
                <w:sz w:val="16"/>
                <w:szCs w:val="16"/>
              </w:rPr>
            </w:pPr>
            <w:proofErr w:type="spellStart"/>
            <w:r w:rsidRPr="00D91050">
              <w:rPr>
                <w:sz w:val="16"/>
                <w:szCs w:val="16"/>
              </w:rPr>
              <w:t>Hempaprime</w:t>
            </w:r>
            <w:proofErr w:type="spellEnd"/>
            <w:r w:rsidRPr="00D91050">
              <w:rPr>
                <w:sz w:val="16"/>
                <w:szCs w:val="16"/>
              </w:rPr>
              <w:t xml:space="preserve"> Multi 500</w:t>
            </w:r>
          </w:p>
        </w:tc>
        <w:tc>
          <w:tcPr>
            <w:tcW w:w="971" w:type="dxa"/>
            <w:gridSpan w:val="2"/>
            <w:vAlign w:val="center"/>
          </w:tcPr>
          <w:p w14:paraId="5CB1AA4F" w14:textId="77777777" w:rsidR="004B4CB8" w:rsidRPr="00D91050" w:rsidRDefault="004B4CB8" w:rsidP="00DB2094">
            <w:pPr>
              <w:autoSpaceDE/>
              <w:autoSpaceDN/>
              <w:adjustRightInd/>
              <w:spacing w:before="0" w:line="240" w:lineRule="auto"/>
              <w:ind w:left="0"/>
              <w:jc w:val="center"/>
              <w:rPr>
                <w:sz w:val="16"/>
                <w:szCs w:val="16"/>
              </w:rPr>
            </w:pPr>
            <w:r w:rsidRPr="00D91050">
              <w:rPr>
                <w:sz w:val="16"/>
                <w:szCs w:val="16"/>
                <w:lang w:val="ru-RU"/>
              </w:rPr>
              <w:t>220</w:t>
            </w:r>
          </w:p>
          <w:p w14:paraId="016A5A07" w14:textId="780519AD" w:rsidR="004C114A" w:rsidRPr="00D91050" w:rsidRDefault="004C114A" w:rsidP="00DB2094">
            <w:pPr>
              <w:autoSpaceDE/>
              <w:autoSpaceDN/>
              <w:adjustRightInd/>
              <w:spacing w:before="0" w:line="240" w:lineRule="auto"/>
              <w:ind w:left="0"/>
              <w:jc w:val="center"/>
              <w:rPr>
                <w:sz w:val="16"/>
                <w:szCs w:val="16"/>
              </w:rPr>
            </w:pPr>
            <w:r w:rsidRPr="00D91050">
              <w:rPr>
                <w:sz w:val="16"/>
                <w:szCs w:val="16"/>
              </w:rPr>
              <w:t>189-190</w:t>
            </w:r>
          </w:p>
        </w:tc>
        <w:tc>
          <w:tcPr>
            <w:tcW w:w="1453" w:type="dxa"/>
            <w:gridSpan w:val="2"/>
            <w:vAlign w:val="center"/>
          </w:tcPr>
          <w:p w14:paraId="680C7982" w14:textId="77777777" w:rsidR="004B4CB8" w:rsidRPr="00D91050" w:rsidRDefault="004B4CB8" w:rsidP="00DB2094">
            <w:pPr>
              <w:autoSpaceDE/>
              <w:autoSpaceDN/>
              <w:adjustRightInd/>
              <w:spacing w:before="0" w:line="240" w:lineRule="auto"/>
              <w:ind w:left="0"/>
              <w:jc w:val="center"/>
              <w:rPr>
                <w:sz w:val="16"/>
                <w:szCs w:val="16"/>
              </w:rPr>
            </w:pPr>
            <w:r w:rsidRPr="00D91050">
              <w:rPr>
                <w:sz w:val="16"/>
                <w:szCs w:val="16"/>
              </w:rPr>
              <w:t>121°C (250°F)</w:t>
            </w:r>
          </w:p>
        </w:tc>
      </w:tr>
      <w:tr w:rsidR="004B4CB8" w:rsidRPr="001D3869" w14:paraId="242EEC04" w14:textId="77777777" w:rsidTr="00177DF5">
        <w:trPr>
          <w:trHeight w:val="288"/>
          <w:jc w:val="center"/>
        </w:trPr>
        <w:tc>
          <w:tcPr>
            <w:tcW w:w="2230" w:type="dxa"/>
            <w:gridSpan w:val="3"/>
            <w:vMerge/>
            <w:vAlign w:val="center"/>
          </w:tcPr>
          <w:p w14:paraId="76042C54" w14:textId="77777777" w:rsidR="004B4CB8" w:rsidRPr="00B6195A" w:rsidRDefault="004B4CB8" w:rsidP="00DB2094">
            <w:pPr>
              <w:autoSpaceDE/>
              <w:autoSpaceDN/>
              <w:adjustRightInd/>
              <w:spacing w:before="0" w:line="240" w:lineRule="auto"/>
              <w:ind w:left="0"/>
              <w:rPr>
                <w:sz w:val="16"/>
                <w:szCs w:val="16"/>
              </w:rPr>
            </w:pPr>
          </w:p>
        </w:tc>
        <w:tc>
          <w:tcPr>
            <w:tcW w:w="2787" w:type="dxa"/>
            <w:vAlign w:val="center"/>
          </w:tcPr>
          <w:p w14:paraId="19257E31" w14:textId="77777777" w:rsidR="004B4CB8" w:rsidRPr="001D3869" w:rsidRDefault="004B4CB8" w:rsidP="00DB2094">
            <w:pPr>
              <w:autoSpaceDE/>
              <w:autoSpaceDN/>
              <w:adjustRightInd/>
              <w:spacing w:before="0" w:line="240" w:lineRule="auto"/>
              <w:ind w:left="0"/>
              <w:rPr>
                <w:sz w:val="16"/>
                <w:szCs w:val="16"/>
              </w:rPr>
            </w:pPr>
            <w:r w:rsidRPr="001D3869">
              <w:rPr>
                <w:sz w:val="16"/>
                <w:szCs w:val="16"/>
              </w:rPr>
              <w:t>International</w:t>
            </w:r>
          </w:p>
        </w:tc>
        <w:tc>
          <w:tcPr>
            <w:tcW w:w="2569" w:type="dxa"/>
            <w:gridSpan w:val="2"/>
            <w:vAlign w:val="center"/>
          </w:tcPr>
          <w:p w14:paraId="4E66D206" w14:textId="77777777" w:rsidR="004B4CB8" w:rsidRPr="00D91050" w:rsidRDefault="004B4CB8" w:rsidP="00DB2094">
            <w:pPr>
              <w:autoSpaceDE/>
              <w:autoSpaceDN/>
              <w:adjustRightInd/>
              <w:spacing w:before="0" w:line="240" w:lineRule="auto"/>
              <w:ind w:left="0"/>
              <w:rPr>
                <w:sz w:val="16"/>
                <w:szCs w:val="16"/>
                <w:lang w:val="ru-RU"/>
              </w:rPr>
            </w:pPr>
            <w:proofErr w:type="spellStart"/>
            <w:r w:rsidRPr="00D91050">
              <w:rPr>
                <w:sz w:val="16"/>
                <w:szCs w:val="16"/>
              </w:rPr>
              <w:t>Interseal</w:t>
            </w:r>
            <w:proofErr w:type="spellEnd"/>
            <w:r w:rsidRPr="00D91050">
              <w:rPr>
                <w:sz w:val="16"/>
                <w:szCs w:val="16"/>
              </w:rPr>
              <w:t xml:space="preserve"> 670 HS</w:t>
            </w:r>
            <w:r w:rsidRPr="00D91050">
              <w:rPr>
                <w:sz w:val="16"/>
                <w:szCs w:val="16"/>
                <w:lang w:val="ru-RU"/>
              </w:rPr>
              <w:t>*</w:t>
            </w:r>
          </w:p>
        </w:tc>
        <w:tc>
          <w:tcPr>
            <w:tcW w:w="971" w:type="dxa"/>
            <w:gridSpan w:val="2"/>
            <w:vAlign w:val="center"/>
          </w:tcPr>
          <w:p w14:paraId="5994212C" w14:textId="77777777" w:rsidR="004B4CB8" w:rsidRPr="00D91050" w:rsidRDefault="004B4CB8" w:rsidP="00DB2094">
            <w:pPr>
              <w:autoSpaceDE/>
              <w:autoSpaceDN/>
              <w:adjustRightInd/>
              <w:spacing w:before="0" w:line="240" w:lineRule="auto"/>
              <w:ind w:left="0"/>
              <w:jc w:val="center"/>
              <w:rPr>
                <w:sz w:val="16"/>
                <w:szCs w:val="16"/>
                <w:lang w:val="ru-RU"/>
              </w:rPr>
            </w:pPr>
            <w:r w:rsidRPr="00D91050">
              <w:rPr>
                <w:sz w:val="16"/>
                <w:szCs w:val="16"/>
                <w:lang w:val="ru-RU"/>
              </w:rPr>
              <w:t>240</w:t>
            </w:r>
          </w:p>
        </w:tc>
        <w:tc>
          <w:tcPr>
            <w:tcW w:w="1453" w:type="dxa"/>
            <w:gridSpan w:val="2"/>
            <w:vAlign w:val="center"/>
          </w:tcPr>
          <w:p w14:paraId="22C96B87" w14:textId="77777777" w:rsidR="004B4CB8" w:rsidRPr="00D91050" w:rsidRDefault="004B4CB8" w:rsidP="00DB2094">
            <w:pPr>
              <w:autoSpaceDE/>
              <w:autoSpaceDN/>
              <w:adjustRightInd/>
              <w:spacing w:before="0" w:line="240" w:lineRule="auto"/>
              <w:ind w:left="0"/>
              <w:jc w:val="center"/>
              <w:rPr>
                <w:sz w:val="16"/>
                <w:szCs w:val="16"/>
              </w:rPr>
            </w:pPr>
            <w:r w:rsidRPr="00D91050">
              <w:rPr>
                <w:sz w:val="16"/>
                <w:szCs w:val="16"/>
              </w:rPr>
              <w:t>121°C (250°F)</w:t>
            </w:r>
          </w:p>
        </w:tc>
      </w:tr>
      <w:tr w:rsidR="004B4CB8" w:rsidRPr="001D3869" w14:paraId="2B7D68EA" w14:textId="77777777" w:rsidTr="00177DF5">
        <w:trPr>
          <w:trHeight w:val="288"/>
          <w:jc w:val="center"/>
        </w:trPr>
        <w:tc>
          <w:tcPr>
            <w:tcW w:w="2230" w:type="dxa"/>
            <w:gridSpan w:val="3"/>
            <w:vMerge/>
            <w:vAlign w:val="center"/>
          </w:tcPr>
          <w:p w14:paraId="3721245A" w14:textId="77777777" w:rsidR="004B4CB8" w:rsidRPr="00B6195A" w:rsidRDefault="004B4CB8" w:rsidP="00DB2094">
            <w:pPr>
              <w:autoSpaceDE/>
              <w:autoSpaceDN/>
              <w:adjustRightInd/>
              <w:spacing w:before="0" w:line="240" w:lineRule="auto"/>
              <w:ind w:left="0"/>
              <w:rPr>
                <w:sz w:val="16"/>
                <w:szCs w:val="16"/>
              </w:rPr>
            </w:pPr>
          </w:p>
        </w:tc>
        <w:tc>
          <w:tcPr>
            <w:tcW w:w="2787" w:type="dxa"/>
            <w:vAlign w:val="center"/>
          </w:tcPr>
          <w:p w14:paraId="0D7C74CE" w14:textId="77777777" w:rsidR="004B4CB8" w:rsidRPr="001D3869" w:rsidRDefault="004B4CB8" w:rsidP="00DB2094">
            <w:pPr>
              <w:autoSpaceDE/>
              <w:autoSpaceDN/>
              <w:adjustRightInd/>
              <w:spacing w:before="0" w:line="240" w:lineRule="auto"/>
              <w:ind w:left="0"/>
              <w:rPr>
                <w:sz w:val="16"/>
                <w:szCs w:val="16"/>
              </w:rPr>
            </w:pPr>
            <w:r w:rsidRPr="00402AFE">
              <w:rPr>
                <w:sz w:val="16"/>
                <w:szCs w:val="16"/>
              </w:rPr>
              <w:t>International Devoe</w:t>
            </w:r>
          </w:p>
        </w:tc>
        <w:tc>
          <w:tcPr>
            <w:tcW w:w="2569" w:type="dxa"/>
            <w:gridSpan w:val="2"/>
            <w:vAlign w:val="center"/>
          </w:tcPr>
          <w:p w14:paraId="7A99A9B8" w14:textId="77777777" w:rsidR="004B4CB8" w:rsidRPr="00D91050" w:rsidRDefault="004B4CB8" w:rsidP="00DB2094">
            <w:pPr>
              <w:autoSpaceDE/>
              <w:autoSpaceDN/>
              <w:adjustRightInd/>
              <w:spacing w:before="0" w:line="240" w:lineRule="auto"/>
              <w:ind w:left="0"/>
              <w:rPr>
                <w:sz w:val="16"/>
                <w:szCs w:val="16"/>
              </w:rPr>
            </w:pPr>
            <w:proofErr w:type="spellStart"/>
            <w:r w:rsidRPr="00D91050">
              <w:rPr>
                <w:sz w:val="16"/>
                <w:szCs w:val="16"/>
              </w:rPr>
              <w:t>Devguard</w:t>
            </w:r>
            <w:proofErr w:type="spellEnd"/>
            <w:r w:rsidRPr="00D91050">
              <w:rPr>
                <w:sz w:val="16"/>
                <w:szCs w:val="16"/>
              </w:rPr>
              <w:t xml:space="preserve"> 4160</w:t>
            </w:r>
          </w:p>
        </w:tc>
        <w:tc>
          <w:tcPr>
            <w:tcW w:w="971" w:type="dxa"/>
            <w:gridSpan w:val="2"/>
            <w:vAlign w:val="center"/>
          </w:tcPr>
          <w:p w14:paraId="74110275" w14:textId="77777777" w:rsidR="004B4CB8" w:rsidRPr="00D91050" w:rsidRDefault="004B4CB8" w:rsidP="00DB2094">
            <w:pPr>
              <w:autoSpaceDE/>
              <w:autoSpaceDN/>
              <w:adjustRightInd/>
              <w:spacing w:before="0" w:line="240" w:lineRule="auto"/>
              <w:ind w:left="0"/>
              <w:jc w:val="center"/>
              <w:rPr>
                <w:sz w:val="16"/>
                <w:szCs w:val="16"/>
                <w:lang w:val="ru-RU"/>
              </w:rPr>
            </w:pPr>
            <w:r w:rsidRPr="00D91050">
              <w:rPr>
                <w:sz w:val="16"/>
                <w:szCs w:val="16"/>
                <w:lang w:val="ru-RU"/>
              </w:rPr>
              <w:t>419</w:t>
            </w:r>
          </w:p>
        </w:tc>
        <w:tc>
          <w:tcPr>
            <w:tcW w:w="1453" w:type="dxa"/>
            <w:gridSpan w:val="2"/>
            <w:vAlign w:val="center"/>
          </w:tcPr>
          <w:p w14:paraId="4B984434" w14:textId="77777777" w:rsidR="004B4CB8" w:rsidRPr="00D91050" w:rsidRDefault="004B4CB8"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39D1C3DF" w14:textId="77777777" w:rsidTr="00177DF5">
        <w:trPr>
          <w:trHeight w:val="288"/>
          <w:jc w:val="center"/>
        </w:trPr>
        <w:tc>
          <w:tcPr>
            <w:tcW w:w="2230" w:type="dxa"/>
            <w:gridSpan w:val="3"/>
            <w:vAlign w:val="center"/>
          </w:tcPr>
          <w:p w14:paraId="052EB3AD"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6BAF9F14"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Jotun Paints</w:t>
            </w:r>
          </w:p>
        </w:tc>
        <w:tc>
          <w:tcPr>
            <w:tcW w:w="2569" w:type="dxa"/>
            <w:gridSpan w:val="2"/>
            <w:vAlign w:val="center"/>
          </w:tcPr>
          <w:p w14:paraId="4B76BB0D"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Penguard</w:t>
            </w:r>
            <w:proofErr w:type="spellEnd"/>
            <w:r w:rsidRPr="00D91050">
              <w:rPr>
                <w:sz w:val="16"/>
                <w:szCs w:val="16"/>
              </w:rPr>
              <w:t xml:space="preserve"> Universal</w:t>
            </w:r>
          </w:p>
        </w:tc>
        <w:tc>
          <w:tcPr>
            <w:tcW w:w="971" w:type="dxa"/>
            <w:gridSpan w:val="2"/>
            <w:vAlign w:val="center"/>
          </w:tcPr>
          <w:p w14:paraId="24F2B412"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lang w:val="ru-RU"/>
              </w:rPr>
              <w:t>240</w:t>
            </w:r>
          </w:p>
        </w:tc>
        <w:tc>
          <w:tcPr>
            <w:tcW w:w="1453" w:type="dxa"/>
            <w:gridSpan w:val="2"/>
            <w:vAlign w:val="center"/>
          </w:tcPr>
          <w:p w14:paraId="0DF2E1EC"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7CC63B7C" w14:textId="77777777" w:rsidTr="00177DF5">
        <w:trPr>
          <w:trHeight w:val="288"/>
          <w:jc w:val="center"/>
        </w:trPr>
        <w:tc>
          <w:tcPr>
            <w:tcW w:w="2230" w:type="dxa"/>
            <w:gridSpan w:val="3"/>
            <w:vAlign w:val="center"/>
          </w:tcPr>
          <w:p w14:paraId="21558A73"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69AD2448"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PPG</w:t>
            </w:r>
          </w:p>
        </w:tc>
        <w:tc>
          <w:tcPr>
            <w:tcW w:w="2569" w:type="dxa"/>
            <w:gridSpan w:val="2"/>
            <w:vAlign w:val="center"/>
          </w:tcPr>
          <w:p w14:paraId="1B15F12A" w14:textId="04173342" w:rsidR="00177DF5" w:rsidRPr="00D91050" w:rsidRDefault="00E75253" w:rsidP="00DB2094">
            <w:pPr>
              <w:autoSpaceDE/>
              <w:autoSpaceDN/>
              <w:adjustRightInd/>
              <w:spacing w:before="0" w:line="240" w:lineRule="auto"/>
              <w:ind w:left="0"/>
              <w:rPr>
                <w:sz w:val="16"/>
                <w:szCs w:val="16"/>
              </w:rPr>
            </w:pPr>
            <w:proofErr w:type="spellStart"/>
            <w:r w:rsidRPr="00D91050">
              <w:rPr>
                <w:sz w:val="16"/>
                <w:szCs w:val="16"/>
              </w:rPr>
              <w:t>Sigmafast</w:t>
            </w:r>
            <w:proofErr w:type="spellEnd"/>
            <w:r w:rsidRPr="00D91050">
              <w:rPr>
                <w:sz w:val="16"/>
                <w:szCs w:val="16"/>
              </w:rPr>
              <w:t xml:space="preserve"> 20</w:t>
            </w:r>
          </w:p>
          <w:p w14:paraId="3255DB70" w14:textId="39A9FADA" w:rsidR="00E75253" w:rsidRPr="00D91050" w:rsidRDefault="00E75253" w:rsidP="00DB2094">
            <w:pPr>
              <w:autoSpaceDE/>
              <w:autoSpaceDN/>
              <w:adjustRightInd/>
              <w:spacing w:before="0" w:line="240" w:lineRule="auto"/>
              <w:ind w:left="0"/>
              <w:rPr>
                <w:sz w:val="16"/>
                <w:szCs w:val="16"/>
              </w:rPr>
            </w:pPr>
            <w:proofErr w:type="spellStart"/>
            <w:r w:rsidRPr="00D91050">
              <w:rPr>
                <w:sz w:val="16"/>
                <w:szCs w:val="16"/>
              </w:rPr>
              <w:t>Amercoat</w:t>
            </w:r>
            <w:proofErr w:type="spellEnd"/>
            <w:r w:rsidRPr="00D91050">
              <w:rPr>
                <w:sz w:val="16"/>
                <w:szCs w:val="16"/>
              </w:rPr>
              <w:t xml:space="preserve"> 185H</w:t>
            </w:r>
          </w:p>
        </w:tc>
        <w:tc>
          <w:tcPr>
            <w:tcW w:w="971" w:type="dxa"/>
            <w:gridSpan w:val="2"/>
            <w:vAlign w:val="center"/>
          </w:tcPr>
          <w:p w14:paraId="22D02624" w14:textId="722FCA7C" w:rsidR="00177DF5" w:rsidRPr="00D91050" w:rsidRDefault="00E75253" w:rsidP="00DB2094">
            <w:pPr>
              <w:autoSpaceDE/>
              <w:autoSpaceDN/>
              <w:adjustRightInd/>
              <w:spacing w:before="0" w:line="240" w:lineRule="auto"/>
              <w:ind w:left="0"/>
              <w:jc w:val="center"/>
              <w:rPr>
                <w:sz w:val="16"/>
                <w:szCs w:val="16"/>
              </w:rPr>
            </w:pPr>
            <w:r w:rsidRPr="00D91050">
              <w:rPr>
                <w:sz w:val="16"/>
                <w:szCs w:val="16"/>
              </w:rPr>
              <w:t>335-382</w:t>
            </w:r>
          </w:p>
        </w:tc>
        <w:tc>
          <w:tcPr>
            <w:tcW w:w="1453" w:type="dxa"/>
            <w:gridSpan w:val="2"/>
            <w:vAlign w:val="center"/>
          </w:tcPr>
          <w:p w14:paraId="2653ED60"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731A14C8" w14:textId="77777777" w:rsidTr="00177DF5">
        <w:trPr>
          <w:trHeight w:val="288"/>
          <w:jc w:val="center"/>
        </w:trPr>
        <w:tc>
          <w:tcPr>
            <w:tcW w:w="2230" w:type="dxa"/>
            <w:gridSpan w:val="3"/>
            <w:vAlign w:val="center"/>
          </w:tcPr>
          <w:p w14:paraId="5BE50C6A"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7D1A2ED2"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Sherwin Williams</w:t>
            </w:r>
          </w:p>
        </w:tc>
        <w:tc>
          <w:tcPr>
            <w:tcW w:w="2569" w:type="dxa"/>
            <w:gridSpan w:val="2"/>
            <w:vAlign w:val="center"/>
          </w:tcPr>
          <w:p w14:paraId="70833934" w14:textId="77777777" w:rsidR="00177DF5" w:rsidRPr="00D91050" w:rsidRDefault="00177DF5" w:rsidP="00DB2094">
            <w:pPr>
              <w:autoSpaceDE/>
              <w:autoSpaceDN/>
              <w:adjustRightInd/>
              <w:spacing w:before="0" w:line="240" w:lineRule="auto"/>
              <w:ind w:left="0"/>
              <w:rPr>
                <w:sz w:val="16"/>
                <w:szCs w:val="16"/>
              </w:rPr>
            </w:pPr>
            <w:r w:rsidRPr="00D91050">
              <w:rPr>
                <w:sz w:val="16"/>
                <w:szCs w:val="16"/>
              </w:rPr>
              <w:t>Pro-</w:t>
            </w:r>
            <w:proofErr w:type="spellStart"/>
            <w:r w:rsidRPr="00D91050">
              <w:rPr>
                <w:sz w:val="16"/>
                <w:szCs w:val="16"/>
              </w:rPr>
              <w:t>Cryl</w:t>
            </w:r>
            <w:proofErr w:type="spellEnd"/>
            <w:r w:rsidR="00490FDD" w:rsidRPr="00D91050">
              <w:rPr>
                <w:sz w:val="16"/>
                <w:szCs w:val="16"/>
                <w:lang w:val="ru-RU"/>
              </w:rPr>
              <w:t xml:space="preserve"> </w:t>
            </w:r>
            <w:r w:rsidRPr="00D91050">
              <w:rPr>
                <w:sz w:val="16"/>
                <w:szCs w:val="16"/>
              </w:rPr>
              <w:t>Universal Primer</w:t>
            </w:r>
          </w:p>
        </w:tc>
        <w:tc>
          <w:tcPr>
            <w:tcW w:w="971" w:type="dxa"/>
            <w:gridSpan w:val="2"/>
            <w:vAlign w:val="center"/>
          </w:tcPr>
          <w:p w14:paraId="75367719"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100</w:t>
            </w:r>
          </w:p>
        </w:tc>
        <w:tc>
          <w:tcPr>
            <w:tcW w:w="1453" w:type="dxa"/>
            <w:gridSpan w:val="2"/>
            <w:vAlign w:val="center"/>
          </w:tcPr>
          <w:p w14:paraId="4583F9FC"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lang w:val="ru-RU"/>
              </w:rPr>
              <w:t>93</w:t>
            </w:r>
            <w:r w:rsidRPr="00D91050">
              <w:rPr>
                <w:sz w:val="16"/>
                <w:szCs w:val="16"/>
              </w:rPr>
              <w:t>°C (</w:t>
            </w:r>
            <w:r w:rsidRPr="00D91050">
              <w:rPr>
                <w:sz w:val="16"/>
                <w:szCs w:val="16"/>
                <w:lang w:val="ru-RU"/>
              </w:rPr>
              <w:t>200</w:t>
            </w:r>
            <w:r w:rsidRPr="00D91050">
              <w:rPr>
                <w:sz w:val="16"/>
                <w:szCs w:val="16"/>
              </w:rPr>
              <w:t>°F)</w:t>
            </w:r>
          </w:p>
        </w:tc>
      </w:tr>
      <w:tr w:rsidR="00177DF5" w:rsidRPr="001D3869" w14:paraId="7997F797" w14:textId="77777777" w:rsidTr="00177DF5">
        <w:trPr>
          <w:trHeight w:val="288"/>
          <w:jc w:val="center"/>
        </w:trPr>
        <w:tc>
          <w:tcPr>
            <w:tcW w:w="2230" w:type="dxa"/>
            <w:gridSpan w:val="3"/>
            <w:vAlign w:val="center"/>
          </w:tcPr>
          <w:p w14:paraId="4A9C2D7F"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648A5041"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Tnemec</w:t>
            </w:r>
          </w:p>
        </w:tc>
        <w:tc>
          <w:tcPr>
            <w:tcW w:w="2569" w:type="dxa"/>
            <w:gridSpan w:val="2"/>
            <w:vAlign w:val="center"/>
          </w:tcPr>
          <w:p w14:paraId="2935B5C4" w14:textId="77777777" w:rsidR="00177DF5" w:rsidRPr="00D91050" w:rsidRDefault="00177DF5" w:rsidP="00DB2094">
            <w:pPr>
              <w:autoSpaceDE/>
              <w:autoSpaceDN/>
              <w:adjustRightInd/>
              <w:spacing w:before="0" w:line="240" w:lineRule="auto"/>
              <w:ind w:left="0"/>
              <w:rPr>
                <w:sz w:val="16"/>
                <w:szCs w:val="16"/>
              </w:rPr>
            </w:pPr>
            <w:r w:rsidRPr="00D91050">
              <w:rPr>
                <w:sz w:val="16"/>
                <w:szCs w:val="16"/>
              </w:rPr>
              <w:t xml:space="preserve">Series 135 </w:t>
            </w:r>
            <w:proofErr w:type="spellStart"/>
            <w:r w:rsidRPr="00D91050">
              <w:rPr>
                <w:sz w:val="16"/>
                <w:szCs w:val="16"/>
              </w:rPr>
              <w:t>Chembuild</w:t>
            </w:r>
            <w:proofErr w:type="spellEnd"/>
          </w:p>
        </w:tc>
        <w:tc>
          <w:tcPr>
            <w:tcW w:w="971" w:type="dxa"/>
            <w:gridSpan w:val="2"/>
            <w:vAlign w:val="center"/>
          </w:tcPr>
          <w:p w14:paraId="0C8AE61D"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98</w:t>
            </w:r>
          </w:p>
        </w:tc>
        <w:tc>
          <w:tcPr>
            <w:tcW w:w="1453" w:type="dxa"/>
            <w:gridSpan w:val="2"/>
            <w:vAlign w:val="center"/>
          </w:tcPr>
          <w:p w14:paraId="47AAAC12" w14:textId="77777777" w:rsidR="00177DF5" w:rsidRPr="00D91050" w:rsidRDefault="001D12AF" w:rsidP="00DB2094">
            <w:pPr>
              <w:autoSpaceDE/>
              <w:autoSpaceDN/>
              <w:adjustRightInd/>
              <w:spacing w:before="0" w:line="240" w:lineRule="auto"/>
              <w:ind w:left="0"/>
              <w:rPr>
                <w:sz w:val="16"/>
                <w:szCs w:val="16"/>
              </w:rPr>
            </w:pPr>
            <w:r w:rsidRPr="00D91050">
              <w:rPr>
                <w:sz w:val="16"/>
                <w:szCs w:val="16"/>
              </w:rPr>
              <w:t xml:space="preserve">    1</w:t>
            </w:r>
            <w:r w:rsidR="00177DF5" w:rsidRPr="00D91050">
              <w:rPr>
                <w:sz w:val="16"/>
                <w:szCs w:val="16"/>
              </w:rPr>
              <w:t>21°C (250°F)</w:t>
            </w:r>
          </w:p>
        </w:tc>
      </w:tr>
      <w:tr w:rsidR="00177DF5" w:rsidRPr="001D3869" w14:paraId="7B534F05" w14:textId="77777777" w:rsidTr="00177DF5">
        <w:trPr>
          <w:trHeight w:val="288"/>
          <w:jc w:val="center"/>
        </w:trPr>
        <w:tc>
          <w:tcPr>
            <w:tcW w:w="2230" w:type="dxa"/>
            <w:gridSpan w:val="3"/>
            <w:tcBorders>
              <w:top w:val="single" w:sz="12" w:space="0" w:color="auto"/>
            </w:tcBorders>
            <w:vAlign w:val="center"/>
          </w:tcPr>
          <w:p w14:paraId="56025FE1" w14:textId="77777777" w:rsidR="00177DF5" w:rsidRPr="001D3869" w:rsidRDefault="00177DF5" w:rsidP="00DB2094">
            <w:pPr>
              <w:autoSpaceDE/>
              <w:autoSpaceDN/>
              <w:adjustRightInd/>
              <w:spacing w:before="0" w:line="240" w:lineRule="auto"/>
              <w:ind w:left="0"/>
              <w:rPr>
                <w:b/>
                <w:sz w:val="16"/>
                <w:szCs w:val="16"/>
              </w:rPr>
            </w:pPr>
            <w:r>
              <w:rPr>
                <w:b/>
                <w:color w:val="auto"/>
                <w:sz w:val="16"/>
                <w:szCs w:val="24"/>
                <w:lang w:val="ru-RU"/>
              </w:rPr>
              <w:t>П</w:t>
            </w:r>
            <w:r w:rsidRPr="00D41158">
              <w:rPr>
                <w:b/>
                <w:color w:val="auto"/>
                <w:sz w:val="16"/>
                <w:szCs w:val="24"/>
                <w:lang w:val="ru-RU"/>
              </w:rPr>
              <w:t>РОМЕЖУТОЧНЫЙ СЛО</w:t>
            </w:r>
            <w:r>
              <w:rPr>
                <w:b/>
                <w:color w:val="auto"/>
                <w:sz w:val="16"/>
                <w:szCs w:val="24"/>
                <w:lang w:val="ru-RU"/>
              </w:rPr>
              <w:t>Й</w:t>
            </w:r>
          </w:p>
        </w:tc>
        <w:tc>
          <w:tcPr>
            <w:tcW w:w="2787" w:type="dxa"/>
            <w:tcBorders>
              <w:top w:val="single" w:sz="12" w:space="0" w:color="auto"/>
            </w:tcBorders>
            <w:vAlign w:val="center"/>
          </w:tcPr>
          <w:p w14:paraId="342516AD" w14:textId="77777777" w:rsidR="00177DF5" w:rsidRPr="001D3869" w:rsidRDefault="00177DF5" w:rsidP="00DB2094">
            <w:pPr>
              <w:autoSpaceDE/>
              <w:autoSpaceDN/>
              <w:adjustRightInd/>
              <w:spacing w:before="0" w:line="240" w:lineRule="auto"/>
              <w:ind w:left="0"/>
              <w:rPr>
                <w:sz w:val="16"/>
                <w:szCs w:val="16"/>
              </w:rPr>
            </w:pPr>
            <w:r w:rsidRPr="001D3869">
              <w:rPr>
                <w:sz w:val="16"/>
                <w:szCs w:val="16"/>
              </w:rPr>
              <w:t>Carboline</w:t>
            </w:r>
          </w:p>
        </w:tc>
        <w:tc>
          <w:tcPr>
            <w:tcW w:w="2569" w:type="dxa"/>
            <w:gridSpan w:val="2"/>
            <w:tcBorders>
              <w:top w:val="single" w:sz="12" w:space="0" w:color="auto"/>
            </w:tcBorders>
            <w:vAlign w:val="center"/>
          </w:tcPr>
          <w:p w14:paraId="0DE3BFD2"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Carboguard</w:t>
            </w:r>
            <w:proofErr w:type="spellEnd"/>
            <w:r w:rsidRPr="00D91050">
              <w:rPr>
                <w:sz w:val="16"/>
                <w:szCs w:val="16"/>
              </w:rPr>
              <w:t xml:space="preserve"> 890 series or </w:t>
            </w:r>
            <w:proofErr w:type="spellStart"/>
            <w:r w:rsidRPr="00D91050">
              <w:rPr>
                <w:sz w:val="16"/>
                <w:szCs w:val="16"/>
              </w:rPr>
              <w:t>Carbomastic</w:t>
            </w:r>
            <w:proofErr w:type="spellEnd"/>
            <w:r w:rsidRPr="00D91050">
              <w:rPr>
                <w:sz w:val="16"/>
                <w:szCs w:val="16"/>
              </w:rPr>
              <w:t xml:space="preserve"> 15</w:t>
            </w:r>
          </w:p>
        </w:tc>
        <w:tc>
          <w:tcPr>
            <w:tcW w:w="971" w:type="dxa"/>
            <w:gridSpan w:val="2"/>
            <w:tcBorders>
              <w:top w:val="single" w:sz="12" w:space="0" w:color="auto"/>
            </w:tcBorders>
            <w:vAlign w:val="center"/>
          </w:tcPr>
          <w:p w14:paraId="75428E03"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100-</w:t>
            </w:r>
            <w:r w:rsidRPr="00D91050">
              <w:rPr>
                <w:sz w:val="16"/>
                <w:szCs w:val="16"/>
                <w:lang w:val="ru-RU"/>
              </w:rPr>
              <w:t>214</w:t>
            </w:r>
          </w:p>
          <w:p w14:paraId="154F082C"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lang w:val="ru-RU"/>
              </w:rPr>
              <w:t>88</w:t>
            </w:r>
          </w:p>
        </w:tc>
        <w:tc>
          <w:tcPr>
            <w:tcW w:w="1453" w:type="dxa"/>
            <w:gridSpan w:val="2"/>
            <w:tcBorders>
              <w:top w:val="single" w:sz="12" w:space="0" w:color="auto"/>
            </w:tcBorders>
            <w:vAlign w:val="center"/>
          </w:tcPr>
          <w:p w14:paraId="13F935DC"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121°C (250°F)</w:t>
            </w:r>
          </w:p>
          <w:p w14:paraId="5A940366"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121°C (250°F)</w:t>
            </w:r>
          </w:p>
        </w:tc>
      </w:tr>
      <w:tr w:rsidR="00177DF5" w:rsidRPr="001D3869" w14:paraId="7AD26B2A" w14:textId="77777777" w:rsidTr="00177DF5">
        <w:trPr>
          <w:trHeight w:val="288"/>
          <w:jc w:val="center"/>
        </w:trPr>
        <w:tc>
          <w:tcPr>
            <w:tcW w:w="2230" w:type="dxa"/>
            <w:gridSpan w:val="3"/>
            <w:vAlign w:val="center"/>
          </w:tcPr>
          <w:p w14:paraId="460B7365" w14:textId="77777777" w:rsidR="00177DF5" w:rsidRPr="00D41158" w:rsidRDefault="00177DF5" w:rsidP="00DB2094">
            <w:pPr>
              <w:autoSpaceDE/>
              <w:autoSpaceDN/>
              <w:adjustRightInd/>
              <w:spacing w:before="0" w:line="240" w:lineRule="auto"/>
              <w:ind w:left="0"/>
              <w:rPr>
                <w:b/>
                <w:color w:val="auto"/>
                <w:sz w:val="16"/>
                <w:szCs w:val="24"/>
                <w:lang w:val="ru-RU"/>
              </w:rPr>
            </w:pPr>
          </w:p>
        </w:tc>
        <w:tc>
          <w:tcPr>
            <w:tcW w:w="2787" w:type="dxa"/>
            <w:vAlign w:val="center"/>
          </w:tcPr>
          <w:p w14:paraId="4056B7D8"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Hempel Coatings (USA), Inc.</w:t>
            </w:r>
          </w:p>
        </w:tc>
        <w:tc>
          <w:tcPr>
            <w:tcW w:w="2569" w:type="dxa"/>
            <w:gridSpan w:val="2"/>
            <w:vAlign w:val="center"/>
          </w:tcPr>
          <w:p w14:paraId="58DC8B88"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Hempadur</w:t>
            </w:r>
            <w:proofErr w:type="spellEnd"/>
            <w:r w:rsidRPr="00D91050">
              <w:rPr>
                <w:sz w:val="16"/>
                <w:szCs w:val="16"/>
              </w:rPr>
              <w:t xml:space="preserve"> 4588 Series</w:t>
            </w:r>
          </w:p>
          <w:p w14:paraId="59D79E40" w14:textId="51965317" w:rsidR="004C114A" w:rsidRPr="00D91050" w:rsidRDefault="004C114A" w:rsidP="00DB2094">
            <w:pPr>
              <w:autoSpaceDE/>
              <w:autoSpaceDN/>
              <w:adjustRightInd/>
              <w:spacing w:before="0" w:line="240" w:lineRule="auto"/>
              <w:ind w:left="0"/>
              <w:rPr>
                <w:sz w:val="16"/>
                <w:szCs w:val="16"/>
              </w:rPr>
            </w:pPr>
            <w:proofErr w:type="spellStart"/>
            <w:r w:rsidRPr="00D91050">
              <w:rPr>
                <w:sz w:val="16"/>
                <w:szCs w:val="16"/>
              </w:rPr>
              <w:t>Hempaprime</w:t>
            </w:r>
            <w:proofErr w:type="spellEnd"/>
            <w:r w:rsidRPr="00D91050">
              <w:rPr>
                <w:sz w:val="16"/>
                <w:szCs w:val="16"/>
              </w:rPr>
              <w:t xml:space="preserve"> Multi 500</w:t>
            </w:r>
          </w:p>
        </w:tc>
        <w:tc>
          <w:tcPr>
            <w:tcW w:w="971" w:type="dxa"/>
            <w:gridSpan w:val="2"/>
            <w:vAlign w:val="center"/>
          </w:tcPr>
          <w:p w14:paraId="3FDEF3B6" w14:textId="7D0D0573" w:rsidR="00177DF5" w:rsidRPr="00D91050" w:rsidRDefault="004C114A" w:rsidP="00DB2094">
            <w:pPr>
              <w:autoSpaceDE/>
              <w:autoSpaceDN/>
              <w:adjustRightInd/>
              <w:spacing w:before="0" w:line="240" w:lineRule="auto"/>
              <w:ind w:left="0"/>
              <w:jc w:val="center"/>
              <w:rPr>
                <w:sz w:val="16"/>
                <w:szCs w:val="16"/>
              </w:rPr>
            </w:pPr>
            <w:r w:rsidRPr="00D91050">
              <w:rPr>
                <w:sz w:val="16"/>
                <w:szCs w:val="16"/>
              </w:rPr>
              <w:t>189-190</w:t>
            </w:r>
          </w:p>
        </w:tc>
        <w:tc>
          <w:tcPr>
            <w:tcW w:w="1453" w:type="dxa"/>
            <w:gridSpan w:val="2"/>
            <w:vAlign w:val="center"/>
          </w:tcPr>
          <w:p w14:paraId="67386D9F"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19D7579A" w14:textId="77777777" w:rsidTr="00177DF5">
        <w:trPr>
          <w:trHeight w:val="288"/>
          <w:jc w:val="center"/>
        </w:trPr>
        <w:tc>
          <w:tcPr>
            <w:tcW w:w="2230" w:type="dxa"/>
            <w:gridSpan w:val="3"/>
            <w:vAlign w:val="center"/>
          </w:tcPr>
          <w:p w14:paraId="75661481" w14:textId="77777777" w:rsidR="00177DF5" w:rsidRPr="00D41158" w:rsidRDefault="00177DF5" w:rsidP="00DB2094">
            <w:pPr>
              <w:autoSpaceDE/>
              <w:autoSpaceDN/>
              <w:adjustRightInd/>
              <w:spacing w:before="0" w:line="240" w:lineRule="auto"/>
              <w:ind w:left="0"/>
              <w:rPr>
                <w:b/>
                <w:color w:val="auto"/>
                <w:sz w:val="16"/>
                <w:szCs w:val="24"/>
                <w:lang w:val="ru-RU"/>
              </w:rPr>
            </w:pPr>
          </w:p>
        </w:tc>
        <w:tc>
          <w:tcPr>
            <w:tcW w:w="2787" w:type="dxa"/>
            <w:vAlign w:val="center"/>
          </w:tcPr>
          <w:p w14:paraId="682D8894" w14:textId="77777777" w:rsidR="00177DF5" w:rsidRPr="00402AFE" w:rsidRDefault="00177DF5" w:rsidP="00DB2094">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569" w:type="dxa"/>
            <w:gridSpan w:val="2"/>
            <w:vAlign w:val="center"/>
          </w:tcPr>
          <w:p w14:paraId="35DD8F60"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Endcor</w:t>
            </w:r>
            <w:proofErr w:type="spellEnd"/>
            <w:r w:rsidRPr="00D91050">
              <w:rPr>
                <w:sz w:val="16"/>
                <w:szCs w:val="16"/>
              </w:rPr>
              <w:t xml:space="preserve"> 750C</w:t>
            </w:r>
          </w:p>
        </w:tc>
        <w:tc>
          <w:tcPr>
            <w:tcW w:w="971" w:type="dxa"/>
            <w:gridSpan w:val="2"/>
            <w:vAlign w:val="center"/>
          </w:tcPr>
          <w:p w14:paraId="0FD22826"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95</w:t>
            </w:r>
          </w:p>
        </w:tc>
        <w:tc>
          <w:tcPr>
            <w:tcW w:w="1453" w:type="dxa"/>
            <w:gridSpan w:val="2"/>
            <w:vAlign w:val="center"/>
          </w:tcPr>
          <w:p w14:paraId="0C5AFE38"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51548F3B" w14:textId="77777777" w:rsidTr="00177DF5">
        <w:trPr>
          <w:trHeight w:val="288"/>
          <w:jc w:val="center"/>
        </w:trPr>
        <w:tc>
          <w:tcPr>
            <w:tcW w:w="2230" w:type="dxa"/>
            <w:gridSpan w:val="3"/>
            <w:vAlign w:val="center"/>
          </w:tcPr>
          <w:p w14:paraId="75487DB1" w14:textId="77777777" w:rsidR="00177DF5" w:rsidRPr="00D41158" w:rsidRDefault="00DC12DE" w:rsidP="00DB2094">
            <w:pPr>
              <w:autoSpaceDE/>
              <w:autoSpaceDN/>
              <w:adjustRightInd/>
              <w:spacing w:before="0" w:line="240" w:lineRule="auto"/>
              <w:ind w:left="0"/>
              <w:rPr>
                <w:b/>
                <w:color w:val="auto"/>
                <w:sz w:val="16"/>
                <w:szCs w:val="24"/>
                <w:lang w:val="ru-RU"/>
              </w:rPr>
            </w:pPr>
            <w:r w:rsidRPr="00F3645D">
              <w:rPr>
                <w:b/>
                <w:color w:val="auto"/>
                <w:sz w:val="16"/>
                <w:szCs w:val="24"/>
                <w:lang w:val="ru-RU"/>
              </w:rPr>
              <w:t>Эпоксидное</w:t>
            </w:r>
            <w:r w:rsidRPr="00D750DA">
              <w:rPr>
                <w:b/>
                <w:color w:val="auto"/>
                <w:sz w:val="16"/>
                <w:szCs w:val="24"/>
                <w:lang w:val="ru-RU"/>
              </w:rPr>
              <w:t>промежуточное</w:t>
            </w:r>
          </w:p>
        </w:tc>
        <w:tc>
          <w:tcPr>
            <w:tcW w:w="2787" w:type="dxa"/>
            <w:vAlign w:val="center"/>
          </w:tcPr>
          <w:p w14:paraId="790AEBD4" w14:textId="77777777" w:rsidR="00177DF5" w:rsidRPr="001D3869" w:rsidRDefault="00177DF5" w:rsidP="00DB2094">
            <w:pPr>
              <w:autoSpaceDE/>
              <w:autoSpaceDN/>
              <w:adjustRightInd/>
              <w:spacing w:before="0" w:line="240" w:lineRule="auto"/>
              <w:ind w:left="0"/>
              <w:rPr>
                <w:sz w:val="16"/>
                <w:szCs w:val="16"/>
              </w:rPr>
            </w:pPr>
            <w:r w:rsidRPr="001D3869">
              <w:rPr>
                <w:sz w:val="16"/>
                <w:szCs w:val="16"/>
              </w:rPr>
              <w:t>International</w:t>
            </w:r>
          </w:p>
        </w:tc>
        <w:tc>
          <w:tcPr>
            <w:tcW w:w="2569" w:type="dxa"/>
            <w:gridSpan w:val="2"/>
            <w:vAlign w:val="center"/>
          </w:tcPr>
          <w:p w14:paraId="33062006" w14:textId="20A52891" w:rsidR="00177DF5" w:rsidRPr="00D91050" w:rsidRDefault="00177DF5" w:rsidP="00DB2094">
            <w:pPr>
              <w:autoSpaceDE/>
              <w:autoSpaceDN/>
              <w:adjustRightInd/>
              <w:spacing w:before="0" w:line="240" w:lineRule="auto"/>
              <w:ind w:left="0"/>
              <w:rPr>
                <w:sz w:val="16"/>
                <w:szCs w:val="16"/>
                <w:lang w:val="ru-RU"/>
              </w:rPr>
            </w:pPr>
            <w:proofErr w:type="spellStart"/>
            <w:r w:rsidRPr="00D91050">
              <w:rPr>
                <w:sz w:val="16"/>
                <w:szCs w:val="16"/>
              </w:rPr>
              <w:t>Interseal</w:t>
            </w:r>
            <w:proofErr w:type="spellEnd"/>
            <w:r w:rsidRPr="00D91050">
              <w:rPr>
                <w:sz w:val="16"/>
                <w:szCs w:val="16"/>
              </w:rPr>
              <w:t xml:space="preserve"> 670 HS</w:t>
            </w:r>
          </w:p>
        </w:tc>
        <w:tc>
          <w:tcPr>
            <w:tcW w:w="971" w:type="dxa"/>
            <w:gridSpan w:val="2"/>
            <w:vAlign w:val="center"/>
          </w:tcPr>
          <w:p w14:paraId="0D075156"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lang w:val="ru-RU"/>
              </w:rPr>
              <w:t>240</w:t>
            </w:r>
          </w:p>
        </w:tc>
        <w:tc>
          <w:tcPr>
            <w:tcW w:w="1453" w:type="dxa"/>
            <w:gridSpan w:val="2"/>
            <w:vAlign w:val="center"/>
          </w:tcPr>
          <w:p w14:paraId="6CC80AD5"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76B5B219" w14:textId="77777777" w:rsidTr="00177DF5">
        <w:trPr>
          <w:trHeight w:val="288"/>
          <w:jc w:val="center"/>
        </w:trPr>
        <w:tc>
          <w:tcPr>
            <w:tcW w:w="2230" w:type="dxa"/>
            <w:gridSpan w:val="3"/>
            <w:vMerge w:val="restart"/>
            <w:vAlign w:val="center"/>
          </w:tcPr>
          <w:p w14:paraId="34079C08" w14:textId="77777777" w:rsidR="00177DF5" w:rsidRPr="00D41158" w:rsidRDefault="00177DF5" w:rsidP="00DB2094">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87" w:type="dxa"/>
            <w:vAlign w:val="center"/>
          </w:tcPr>
          <w:p w14:paraId="22F9B154"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International Devoe</w:t>
            </w:r>
          </w:p>
        </w:tc>
        <w:tc>
          <w:tcPr>
            <w:tcW w:w="2569" w:type="dxa"/>
            <w:gridSpan w:val="2"/>
            <w:vAlign w:val="center"/>
          </w:tcPr>
          <w:p w14:paraId="6014B5DC" w14:textId="77777777" w:rsidR="00177DF5" w:rsidRPr="00D91050" w:rsidRDefault="00177DF5" w:rsidP="00DB2094">
            <w:pPr>
              <w:autoSpaceDE/>
              <w:autoSpaceDN/>
              <w:adjustRightInd/>
              <w:spacing w:before="0" w:line="240" w:lineRule="auto"/>
              <w:ind w:left="0"/>
              <w:rPr>
                <w:sz w:val="16"/>
                <w:szCs w:val="16"/>
              </w:rPr>
            </w:pPr>
            <w:r w:rsidRPr="00D91050">
              <w:rPr>
                <w:sz w:val="16"/>
                <w:szCs w:val="16"/>
              </w:rPr>
              <w:t>Devran 224 series</w:t>
            </w:r>
          </w:p>
        </w:tc>
        <w:tc>
          <w:tcPr>
            <w:tcW w:w="971" w:type="dxa"/>
            <w:gridSpan w:val="2"/>
            <w:vAlign w:val="center"/>
          </w:tcPr>
          <w:p w14:paraId="1591AAAA"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28-</w:t>
            </w:r>
            <w:r w:rsidRPr="00D91050">
              <w:rPr>
                <w:sz w:val="16"/>
                <w:szCs w:val="16"/>
                <w:lang w:val="ru-RU"/>
              </w:rPr>
              <w:t>212</w:t>
            </w:r>
          </w:p>
        </w:tc>
        <w:tc>
          <w:tcPr>
            <w:tcW w:w="1453" w:type="dxa"/>
            <w:gridSpan w:val="2"/>
            <w:vAlign w:val="center"/>
          </w:tcPr>
          <w:p w14:paraId="104D0B43"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579AC9F0" w14:textId="77777777" w:rsidTr="00177DF5">
        <w:trPr>
          <w:trHeight w:val="288"/>
          <w:jc w:val="center"/>
        </w:trPr>
        <w:tc>
          <w:tcPr>
            <w:tcW w:w="2230" w:type="dxa"/>
            <w:gridSpan w:val="3"/>
            <w:vMerge/>
            <w:vAlign w:val="center"/>
          </w:tcPr>
          <w:p w14:paraId="337E6218"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1285F3AF"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Jotun Paints</w:t>
            </w:r>
          </w:p>
        </w:tc>
        <w:tc>
          <w:tcPr>
            <w:tcW w:w="2569" w:type="dxa"/>
            <w:gridSpan w:val="2"/>
            <w:vAlign w:val="center"/>
          </w:tcPr>
          <w:p w14:paraId="37E2468F"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Penguard</w:t>
            </w:r>
            <w:proofErr w:type="spellEnd"/>
            <w:r w:rsidRPr="00D91050">
              <w:rPr>
                <w:sz w:val="16"/>
                <w:szCs w:val="16"/>
              </w:rPr>
              <w:t xml:space="preserve"> Universal</w:t>
            </w:r>
          </w:p>
        </w:tc>
        <w:tc>
          <w:tcPr>
            <w:tcW w:w="971" w:type="dxa"/>
            <w:gridSpan w:val="2"/>
            <w:vAlign w:val="center"/>
          </w:tcPr>
          <w:p w14:paraId="7EB9A873"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lang w:val="ru-RU"/>
              </w:rPr>
              <w:t>240</w:t>
            </w:r>
          </w:p>
        </w:tc>
        <w:tc>
          <w:tcPr>
            <w:tcW w:w="1453" w:type="dxa"/>
            <w:gridSpan w:val="2"/>
            <w:vAlign w:val="center"/>
          </w:tcPr>
          <w:p w14:paraId="33802F13"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5331EBB4" w14:textId="77777777" w:rsidTr="00177DF5">
        <w:trPr>
          <w:trHeight w:val="288"/>
          <w:jc w:val="center"/>
        </w:trPr>
        <w:tc>
          <w:tcPr>
            <w:tcW w:w="2230" w:type="dxa"/>
            <w:gridSpan w:val="3"/>
            <w:vAlign w:val="center"/>
          </w:tcPr>
          <w:p w14:paraId="0515DBB1"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3299B599"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PPG</w:t>
            </w:r>
          </w:p>
        </w:tc>
        <w:tc>
          <w:tcPr>
            <w:tcW w:w="2569" w:type="dxa"/>
            <w:gridSpan w:val="2"/>
            <w:vAlign w:val="center"/>
          </w:tcPr>
          <w:p w14:paraId="2B0A2FFC" w14:textId="0998232A"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SigmaCover</w:t>
            </w:r>
            <w:proofErr w:type="spellEnd"/>
            <w:r w:rsidRPr="00D91050">
              <w:rPr>
                <w:sz w:val="16"/>
                <w:szCs w:val="16"/>
              </w:rPr>
              <w:t xml:space="preserve"> 410</w:t>
            </w:r>
          </w:p>
          <w:p w14:paraId="4DD86D12" w14:textId="12892D94" w:rsidR="003C743D" w:rsidRPr="00D91050" w:rsidRDefault="0081326D" w:rsidP="00DB2094">
            <w:pPr>
              <w:autoSpaceDE/>
              <w:autoSpaceDN/>
              <w:adjustRightInd/>
              <w:spacing w:before="0" w:line="240" w:lineRule="auto"/>
              <w:ind w:left="0"/>
              <w:rPr>
                <w:sz w:val="16"/>
                <w:szCs w:val="16"/>
              </w:rPr>
            </w:pPr>
            <w:proofErr w:type="spellStart"/>
            <w:r w:rsidRPr="00D91050">
              <w:rPr>
                <w:sz w:val="16"/>
                <w:szCs w:val="16"/>
              </w:rPr>
              <w:t>Amerlock</w:t>
            </w:r>
            <w:proofErr w:type="spellEnd"/>
            <w:r w:rsidRPr="00D91050">
              <w:rPr>
                <w:sz w:val="16"/>
                <w:szCs w:val="16"/>
              </w:rPr>
              <w:t xml:space="preserve"> 400 Series or 2 Series</w:t>
            </w:r>
          </w:p>
        </w:tc>
        <w:tc>
          <w:tcPr>
            <w:tcW w:w="971" w:type="dxa"/>
            <w:gridSpan w:val="2"/>
            <w:vAlign w:val="center"/>
          </w:tcPr>
          <w:p w14:paraId="02DD381D"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240</w:t>
            </w:r>
          </w:p>
        </w:tc>
        <w:tc>
          <w:tcPr>
            <w:tcW w:w="1453" w:type="dxa"/>
            <w:gridSpan w:val="2"/>
            <w:vAlign w:val="center"/>
          </w:tcPr>
          <w:p w14:paraId="7BBE6B93"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2DBCC43D" w14:textId="77777777" w:rsidTr="00177DF5">
        <w:trPr>
          <w:trHeight w:val="288"/>
          <w:jc w:val="center"/>
        </w:trPr>
        <w:tc>
          <w:tcPr>
            <w:tcW w:w="2230" w:type="dxa"/>
            <w:gridSpan w:val="3"/>
            <w:vAlign w:val="center"/>
          </w:tcPr>
          <w:p w14:paraId="3D2C2831"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620EA46F"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Sherwin Williams</w:t>
            </w:r>
          </w:p>
        </w:tc>
        <w:tc>
          <w:tcPr>
            <w:tcW w:w="2569" w:type="dxa"/>
            <w:gridSpan w:val="2"/>
            <w:vAlign w:val="center"/>
          </w:tcPr>
          <w:p w14:paraId="66C71ED9"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Macropoxy</w:t>
            </w:r>
            <w:proofErr w:type="spellEnd"/>
            <w:r w:rsidRPr="00D91050">
              <w:rPr>
                <w:sz w:val="16"/>
                <w:szCs w:val="16"/>
              </w:rPr>
              <w:t xml:space="preserve"> 646 Series or Epoxy Mastic Aluminum II</w:t>
            </w:r>
          </w:p>
        </w:tc>
        <w:tc>
          <w:tcPr>
            <w:tcW w:w="971" w:type="dxa"/>
            <w:gridSpan w:val="2"/>
            <w:vAlign w:val="center"/>
          </w:tcPr>
          <w:p w14:paraId="7FF75394"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lang w:val="ru-RU"/>
              </w:rPr>
              <w:t>100-250</w:t>
            </w:r>
          </w:p>
        </w:tc>
        <w:tc>
          <w:tcPr>
            <w:tcW w:w="1453" w:type="dxa"/>
            <w:gridSpan w:val="2"/>
            <w:vAlign w:val="center"/>
          </w:tcPr>
          <w:p w14:paraId="4E4E526B"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7FB586D1" w14:textId="77777777" w:rsidTr="00177DF5">
        <w:trPr>
          <w:trHeight w:val="288"/>
          <w:jc w:val="center"/>
        </w:trPr>
        <w:tc>
          <w:tcPr>
            <w:tcW w:w="2230" w:type="dxa"/>
            <w:gridSpan w:val="3"/>
            <w:vAlign w:val="center"/>
          </w:tcPr>
          <w:p w14:paraId="3DC12B2E"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36A26771"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Tnemec</w:t>
            </w:r>
          </w:p>
        </w:tc>
        <w:tc>
          <w:tcPr>
            <w:tcW w:w="2569" w:type="dxa"/>
            <w:gridSpan w:val="2"/>
            <w:vAlign w:val="center"/>
          </w:tcPr>
          <w:p w14:paraId="0F672AD4" w14:textId="77777777" w:rsidR="00177DF5" w:rsidRPr="00D91050" w:rsidRDefault="00177DF5" w:rsidP="00177DF5">
            <w:pPr>
              <w:autoSpaceDE/>
              <w:autoSpaceDN/>
              <w:adjustRightInd/>
              <w:spacing w:before="0" w:line="240" w:lineRule="auto"/>
              <w:ind w:left="0"/>
              <w:rPr>
                <w:sz w:val="16"/>
                <w:szCs w:val="16"/>
              </w:rPr>
            </w:pPr>
            <w:r w:rsidRPr="00D91050">
              <w:rPr>
                <w:sz w:val="16"/>
                <w:szCs w:val="16"/>
              </w:rPr>
              <w:t xml:space="preserve">Series 161 </w:t>
            </w:r>
            <w:proofErr w:type="spellStart"/>
            <w:r w:rsidRPr="00D91050">
              <w:rPr>
                <w:sz w:val="16"/>
                <w:szCs w:val="16"/>
              </w:rPr>
              <w:t>Tneme-Fascure</w:t>
            </w:r>
            <w:proofErr w:type="spellEnd"/>
          </w:p>
          <w:p w14:paraId="03E2B327" w14:textId="77777777" w:rsidR="00177DF5" w:rsidRPr="00D91050" w:rsidRDefault="00177DF5" w:rsidP="00DB2094">
            <w:pPr>
              <w:autoSpaceDE/>
              <w:autoSpaceDN/>
              <w:adjustRightInd/>
              <w:spacing w:before="0" w:line="240" w:lineRule="auto"/>
              <w:ind w:left="0"/>
              <w:rPr>
                <w:sz w:val="16"/>
                <w:szCs w:val="16"/>
              </w:rPr>
            </w:pPr>
            <w:r w:rsidRPr="00D91050">
              <w:rPr>
                <w:sz w:val="16"/>
                <w:szCs w:val="16"/>
              </w:rPr>
              <w:t xml:space="preserve">Series L69 Hi-Build </w:t>
            </w:r>
            <w:proofErr w:type="spellStart"/>
            <w:r w:rsidRPr="00D91050">
              <w:rPr>
                <w:sz w:val="16"/>
                <w:szCs w:val="16"/>
              </w:rPr>
              <w:t>Epoxlline</w:t>
            </w:r>
            <w:proofErr w:type="spellEnd"/>
            <w:r w:rsidRPr="00D91050">
              <w:rPr>
                <w:sz w:val="16"/>
                <w:szCs w:val="16"/>
              </w:rPr>
              <w:t xml:space="preserve"> II</w:t>
            </w:r>
          </w:p>
        </w:tc>
        <w:tc>
          <w:tcPr>
            <w:tcW w:w="971" w:type="dxa"/>
            <w:gridSpan w:val="2"/>
            <w:vAlign w:val="center"/>
          </w:tcPr>
          <w:p w14:paraId="2AFF921F" w14:textId="77777777" w:rsidR="00177DF5" w:rsidRPr="00D91050" w:rsidRDefault="00177DF5" w:rsidP="00177DF5">
            <w:pPr>
              <w:autoSpaceDE/>
              <w:autoSpaceDN/>
              <w:adjustRightInd/>
              <w:spacing w:before="0" w:line="240" w:lineRule="auto"/>
              <w:ind w:left="0"/>
              <w:jc w:val="center"/>
              <w:rPr>
                <w:sz w:val="16"/>
                <w:szCs w:val="16"/>
              </w:rPr>
            </w:pPr>
            <w:r w:rsidRPr="00D91050">
              <w:rPr>
                <w:sz w:val="16"/>
                <w:szCs w:val="16"/>
                <w:lang w:val="ru-RU"/>
              </w:rPr>
              <w:t>349</w:t>
            </w:r>
            <w:r w:rsidRPr="00D91050">
              <w:rPr>
                <w:sz w:val="16"/>
                <w:szCs w:val="16"/>
              </w:rPr>
              <w:t>-393</w:t>
            </w:r>
          </w:p>
          <w:p w14:paraId="29957685"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98</w:t>
            </w:r>
          </w:p>
        </w:tc>
        <w:tc>
          <w:tcPr>
            <w:tcW w:w="1453" w:type="dxa"/>
            <w:gridSpan w:val="2"/>
            <w:vAlign w:val="center"/>
          </w:tcPr>
          <w:p w14:paraId="65F09C30" w14:textId="77777777" w:rsidR="00177DF5" w:rsidRPr="00D91050" w:rsidRDefault="00177DF5" w:rsidP="00177DF5">
            <w:pPr>
              <w:autoSpaceDE/>
              <w:autoSpaceDN/>
              <w:adjustRightInd/>
              <w:spacing w:before="0" w:line="240" w:lineRule="auto"/>
              <w:ind w:left="0"/>
              <w:rPr>
                <w:sz w:val="16"/>
                <w:szCs w:val="16"/>
              </w:rPr>
            </w:pPr>
            <w:r w:rsidRPr="00D91050">
              <w:rPr>
                <w:sz w:val="16"/>
                <w:szCs w:val="16"/>
              </w:rPr>
              <w:t>121°C (250°F)</w:t>
            </w:r>
          </w:p>
          <w:p w14:paraId="5AA4CF67" w14:textId="77777777" w:rsidR="00177DF5" w:rsidRPr="00D91050" w:rsidRDefault="00177DF5" w:rsidP="00DB2094">
            <w:pPr>
              <w:autoSpaceDE/>
              <w:autoSpaceDN/>
              <w:adjustRightInd/>
              <w:spacing w:before="0" w:line="240" w:lineRule="auto"/>
              <w:ind w:left="0"/>
              <w:rPr>
                <w:sz w:val="16"/>
                <w:szCs w:val="16"/>
              </w:rPr>
            </w:pPr>
            <w:r w:rsidRPr="00D91050">
              <w:rPr>
                <w:sz w:val="16"/>
                <w:szCs w:val="16"/>
              </w:rPr>
              <w:t>121°C (250°F)</w:t>
            </w:r>
          </w:p>
        </w:tc>
      </w:tr>
      <w:tr w:rsidR="00177DF5" w:rsidRPr="001D3869" w14:paraId="142C87C9" w14:textId="77777777" w:rsidTr="00177DF5">
        <w:trPr>
          <w:trHeight w:val="288"/>
          <w:jc w:val="center"/>
        </w:trPr>
        <w:tc>
          <w:tcPr>
            <w:tcW w:w="2230" w:type="dxa"/>
            <w:gridSpan w:val="3"/>
            <w:tcBorders>
              <w:top w:val="single" w:sz="12" w:space="0" w:color="auto"/>
            </w:tcBorders>
            <w:vAlign w:val="center"/>
          </w:tcPr>
          <w:p w14:paraId="72020F69" w14:textId="77777777" w:rsidR="00177DF5" w:rsidRPr="001D3869" w:rsidRDefault="00177DF5" w:rsidP="00DB2094">
            <w:pPr>
              <w:autoSpaceDE/>
              <w:autoSpaceDN/>
              <w:adjustRightInd/>
              <w:spacing w:before="0" w:line="240" w:lineRule="auto"/>
              <w:ind w:left="0"/>
              <w:rPr>
                <w:b/>
                <w:sz w:val="16"/>
                <w:szCs w:val="16"/>
              </w:rPr>
            </w:pPr>
            <w:r w:rsidRPr="00D41158">
              <w:rPr>
                <w:b/>
                <w:color w:val="auto"/>
                <w:sz w:val="16"/>
                <w:szCs w:val="24"/>
                <w:lang w:val="ru-RU"/>
              </w:rPr>
              <w:t>ПОВЕРХНОСТНЫЙ СЛОЙ</w:t>
            </w:r>
          </w:p>
        </w:tc>
        <w:tc>
          <w:tcPr>
            <w:tcW w:w="2787" w:type="dxa"/>
            <w:tcBorders>
              <w:top w:val="single" w:sz="12" w:space="0" w:color="auto"/>
            </w:tcBorders>
            <w:vAlign w:val="center"/>
          </w:tcPr>
          <w:p w14:paraId="5416295A" w14:textId="77777777" w:rsidR="00177DF5" w:rsidRPr="001D3869" w:rsidRDefault="00177DF5" w:rsidP="00DB2094">
            <w:pPr>
              <w:autoSpaceDE/>
              <w:autoSpaceDN/>
              <w:adjustRightInd/>
              <w:spacing w:before="0" w:line="240" w:lineRule="auto"/>
              <w:ind w:left="0"/>
              <w:rPr>
                <w:sz w:val="16"/>
                <w:szCs w:val="16"/>
              </w:rPr>
            </w:pPr>
            <w:r w:rsidRPr="001D3869">
              <w:rPr>
                <w:sz w:val="16"/>
                <w:szCs w:val="16"/>
              </w:rPr>
              <w:t>Carboline</w:t>
            </w:r>
          </w:p>
        </w:tc>
        <w:tc>
          <w:tcPr>
            <w:tcW w:w="2569" w:type="dxa"/>
            <w:gridSpan w:val="2"/>
            <w:tcBorders>
              <w:top w:val="single" w:sz="12" w:space="0" w:color="auto"/>
            </w:tcBorders>
            <w:vAlign w:val="center"/>
          </w:tcPr>
          <w:p w14:paraId="713D456C"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Carbothane</w:t>
            </w:r>
            <w:proofErr w:type="spellEnd"/>
            <w:r w:rsidRPr="00D91050">
              <w:rPr>
                <w:sz w:val="16"/>
                <w:szCs w:val="16"/>
              </w:rPr>
              <w:t xml:space="preserve"> 134 Series</w:t>
            </w:r>
          </w:p>
        </w:tc>
        <w:tc>
          <w:tcPr>
            <w:tcW w:w="971" w:type="dxa"/>
            <w:gridSpan w:val="2"/>
            <w:tcBorders>
              <w:top w:val="single" w:sz="12" w:space="0" w:color="auto"/>
            </w:tcBorders>
            <w:vAlign w:val="center"/>
          </w:tcPr>
          <w:p w14:paraId="569D375F" w14:textId="60048CC7" w:rsidR="00177DF5" w:rsidRPr="00D91050" w:rsidRDefault="00177DF5" w:rsidP="00DB2094">
            <w:pPr>
              <w:autoSpaceDE/>
              <w:autoSpaceDN/>
              <w:adjustRightInd/>
              <w:spacing w:before="0" w:line="240" w:lineRule="auto"/>
              <w:ind w:left="0"/>
              <w:jc w:val="center"/>
              <w:rPr>
                <w:sz w:val="16"/>
                <w:szCs w:val="16"/>
                <w:lang w:val="ru-RU"/>
              </w:rPr>
            </w:pPr>
            <w:del w:id="382" w:author="Kurmanov, Aidyn [STAMGazStroy LLP]" w:date="2025-12-09T16:07:00Z" w16du:dateUtc="2025-12-09T11:07:00Z">
              <w:r w:rsidRPr="00D91050">
                <w:rPr>
                  <w:sz w:val="16"/>
                  <w:szCs w:val="16"/>
                </w:rPr>
                <w:delText>54-264</w:delText>
              </w:r>
            </w:del>
            <w:ins w:id="383" w:author="Kurmanov, Aidyn [STAMGazStroy LLP]" w:date="2025-12-09T16:07:00Z" w16du:dateUtc="2025-12-09T11:07:00Z">
              <w:r w:rsidR="00D63F7A">
                <w:rPr>
                  <w:sz w:val="16"/>
                  <w:szCs w:val="16"/>
                </w:rPr>
                <w:t>288</w:t>
              </w:r>
            </w:ins>
          </w:p>
        </w:tc>
        <w:tc>
          <w:tcPr>
            <w:tcW w:w="1453" w:type="dxa"/>
            <w:gridSpan w:val="2"/>
            <w:tcBorders>
              <w:top w:val="single" w:sz="12" w:space="0" w:color="auto"/>
            </w:tcBorders>
            <w:vAlign w:val="center"/>
          </w:tcPr>
          <w:p w14:paraId="68620A28"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1E75872C" w14:textId="77777777" w:rsidTr="00177DF5">
        <w:trPr>
          <w:trHeight w:val="288"/>
          <w:jc w:val="center"/>
        </w:trPr>
        <w:tc>
          <w:tcPr>
            <w:tcW w:w="2230" w:type="dxa"/>
            <w:gridSpan w:val="3"/>
            <w:vAlign w:val="center"/>
          </w:tcPr>
          <w:p w14:paraId="0B61E90A" w14:textId="77777777" w:rsidR="00177DF5" w:rsidRPr="00D41158" w:rsidRDefault="00177DF5" w:rsidP="00DB2094">
            <w:pPr>
              <w:autoSpaceDE/>
              <w:autoSpaceDN/>
              <w:adjustRightInd/>
              <w:spacing w:before="0" w:line="240" w:lineRule="auto"/>
              <w:ind w:left="0"/>
              <w:rPr>
                <w:b/>
                <w:color w:val="auto"/>
                <w:sz w:val="16"/>
                <w:szCs w:val="24"/>
                <w:lang w:val="ru-RU"/>
              </w:rPr>
            </w:pPr>
          </w:p>
        </w:tc>
        <w:tc>
          <w:tcPr>
            <w:tcW w:w="2787" w:type="dxa"/>
            <w:vAlign w:val="center"/>
          </w:tcPr>
          <w:p w14:paraId="4635CEE4"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Hempel Coatings (USA), Inc.</w:t>
            </w:r>
          </w:p>
        </w:tc>
        <w:tc>
          <w:tcPr>
            <w:tcW w:w="2569" w:type="dxa"/>
            <w:gridSpan w:val="2"/>
            <w:vAlign w:val="center"/>
          </w:tcPr>
          <w:p w14:paraId="194EEBC1"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Hempathane</w:t>
            </w:r>
            <w:proofErr w:type="spellEnd"/>
            <w:r w:rsidRPr="00D91050">
              <w:rPr>
                <w:sz w:val="16"/>
                <w:szCs w:val="16"/>
              </w:rPr>
              <w:t xml:space="preserve"> series</w:t>
            </w:r>
          </w:p>
        </w:tc>
        <w:tc>
          <w:tcPr>
            <w:tcW w:w="971" w:type="dxa"/>
            <w:gridSpan w:val="2"/>
            <w:vAlign w:val="center"/>
          </w:tcPr>
          <w:p w14:paraId="03B70650"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lang w:val="ru-RU"/>
              </w:rPr>
              <w:t>330-445</w:t>
            </w:r>
          </w:p>
        </w:tc>
        <w:tc>
          <w:tcPr>
            <w:tcW w:w="1453" w:type="dxa"/>
            <w:gridSpan w:val="2"/>
            <w:vAlign w:val="center"/>
          </w:tcPr>
          <w:p w14:paraId="1F79CB36"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43CFBE91" w14:textId="77777777" w:rsidTr="00177DF5">
        <w:trPr>
          <w:trHeight w:val="288"/>
          <w:jc w:val="center"/>
        </w:trPr>
        <w:tc>
          <w:tcPr>
            <w:tcW w:w="2230" w:type="dxa"/>
            <w:gridSpan w:val="3"/>
            <w:vAlign w:val="center"/>
          </w:tcPr>
          <w:p w14:paraId="1DCF7170" w14:textId="77777777" w:rsidR="00177DF5" w:rsidRPr="00D41158" w:rsidRDefault="00177DF5" w:rsidP="00DB2094">
            <w:pPr>
              <w:autoSpaceDE/>
              <w:autoSpaceDN/>
              <w:adjustRightInd/>
              <w:spacing w:before="0" w:line="240" w:lineRule="auto"/>
              <w:ind w:left="0"/>
              <w:rPr>
                <w:b/>
                <w:color w:val="auto"/>
                <w:sz w:val="16"/>
                <w:szCs w:val="24"/>
                <w:lang w:val="ru-RU"/>
              </w:rPr>
            </w:pPr>
          </w:p>
        </w:tc>
        <w:tc>
          <w:tcPr>
            <w:tcW w:w="2787" w:type="dxa"/>
            <w:vAlign w:val="center"/>
          </w:tcPr>
          <w:p w14:paraId="3A3F8FFB" w14:textId="77777777" w:rsidR="00177DF5" w:rsidRPr="00402AFE" w:rsidRDefault="00177DF5" w:rsidP="00DB2094">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569" w:type="dxa"/>
            <w:gridSpan w:val="2"/>
            <w:vAlign w:val="center"/>
          </w:tcPr>
          <w:p w14:paraId="33837629" w14:textId="77777777" w:rsidR="00177DF5" w:rsidRPr="00D91050" w:rsidRDefault="00177DF5" w:rsidP="00DB2094">
            <w:pPr>
              <w:autoSpaceDE/>
              <w:autoSpaceDN/>
              <w:adjustRightInd/>
              <w:spacing w:before="0" w:line="240" w:lineRule="auto"/>
              <w:ind w:left="0"/>
              <w:rPr>
                <w:sz w:val="16"/>
                <w:szCs w:val="16"/>
              </w:rPr>
            </w:pPr>
            <w:proofErr w:type="spellStart"/>
            <w:r w:rsidRPr="00D91050">
              <w:rPr>
                <w:sz w:val="16"/>
                <w:szCs w:val="16"/>
              </w:rPr>
              <w:t>Endcor</w:t>
            </w:r>
            <w:proofErr w:type="spellEnd"/>
            <w:r w:rsidRPr="00D91050">
              <w:rPr>
                <w:sz w:val="16"/>
                <w:szCs w:val="16"/>
              </w:rPr>
              <w:t xml:space="preserve"> 4600C</w:t>
            </w:r>
          </w:p>
        </w:tc>
        <w:tc>
          <w:tcPr>
            <w:tcW w:w="971" w:type="dxa"/>
            <w:gridSpan w:val="2"/>
            <w:vAlign w:val="center"/>
          </w:tcPr>
          <w:p w14:paraId="5558E4E6"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324</w:t>
            </w:r>
          </w:p>
        </w:tc>
        <w:tc>
          <w:tcPr>
            <w:tcW w:w="1453" w:type="dxa"/>
            <w:gridSpan w:val="2"/>
            <w:vAlign w:val="center"/>
          </w:tcPr>
          <w:p w14:paraId="4E523BDF"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645C7883" w14:textId="77777777" w:rsidTr="00177DF5">
        <w:trPr>
          <w:trHeight w:val="288"/>
          <w:jc w:val="center"/>
        </w:trPr>
        <w:tc>
          <w:tcPr>
            <w:tcW w:w="2230" w:type="dxa"/>
            <w:gridSpan w:val="3"/>
            <w:vAlign w:val="center"/>
          </w:tcPr>
          <w:p w14:paraId="13CE9160" w14:textId="77777777" w:rsidR="00177DF5" w:rsidRPr="00D41158" w:rsidRDefault="00DC12DE" w:rsidP="00DB2094">
            <w:pPr>
              <w:autoSpaceDE/>
              <w:autoSpaceDN/>
              <w:adjustRightInd/>
              <w:spacing w:before="0" w:line="240" w:lineRule="auto"/>
              <w:ind w:left="0"/>
              <w:rPr>
                <w:b/>
                <w:color w:val="auto"/>
                <w:sz w:val="16"/>
                <w:szCs w:val="24"/>
                <w:lang w:val="ru-RU"/>
              </w:rPr>
            </w:pPr>
            <w:r w:rsidRPr="00D41158">
              <w:rPr>
                <w:b/>
                <w:color w:val="auto"/>
                <w:sz w:val="16"/>
                <w:szCs w:val="24"/>
                <w:lang w:val="ru-RU"/>
              </w:rPr>
              <w:t>Полиуретан -</w:t>
            </w:r>
            <w:r w:rsidR="00177DF5" w:rsidRPr="00D41158">
              <w:rPr>
                <w:b/>
                <w:color w:val="auto"/>
                <w:sz w:val="16"/>
                <w:szCs w:val="24"/>
                <w:lang w:val="ru-RU"/>
              </w:rPr>
              <w:t>Алифатический</w:t>
            </w:r>
          </w:p>
        </w:tc>
        <w:tc>
          <w:tcPr>
            <w:tcW w:w="2787" w:type="dxa"/>
            <w:vAlign w:val="center"/>
          </w:tcPr>
          <w:p w14:paraId="76ABDB66" w14:textId="77777777" w:rsidR="00177DF5" w:rsidRPr="001D3869" w:rsidRDefault="00177DF5" w:rsidP="00DB2094">
            <w:pPr>
              <w:autoSpaceDE/>
              <w:autoSpaceDN/>
              <w:adjustRightInd/>
              <w:spacing w:before="0" w:line="240" w:lineRule="auto"/>
              <w:ind w:left="0"/>
              <w:rPr>
                <w:sz w:val="16"/>
                <w:szCs w:val="16"/>
              </w:rPr>
            </w:pPr>
            <w:r w:rsidRPr="001D3869">
              <w:rPr>
                <w:sz w:val="16"/>
                <w:szCs w:val="16"/>
              </w:rPr>
              <w:t>International</w:t>
            </w:r>
          </w:p>
        </w:tc>
        <w:tc>
          <w:tcPr>
            <w:tcW w:w="2569" w:type="dxa"/>
            <w:gridSpan w:val="2"/>
            <w:vAlign w:val="center"/>
          </w:tcPr>
          <w:p w14:paraId="3A0CDBDB" w14:textId="0F364D87" w:rsidR="00177DF5" w:rsidRPr="00D91050" w:rsidRDefault="00177DF5" w:rsidP="00DB2094">
            <w:pPr>
              <w:autoSpaceDE/>
              <w:autoSpaceDN/>
              <w:adjustRightInd/>
              <w:spacing w:before="0" w:line="240" w:lineRule="auto"/>
              <w:ind w:left="0"/>
              <w:rPr>
                <w:sz w:val="16"/>
                <w:szCs w:val="16"/>
                <w:lang w:val="ru-RU"/>
              </w:rPr>
            </w:pPr>
            <w:proofErr w:type="spellStart"/>
            <w:r w:rsidRPr="00D91050">
              <w:rPr>
                <w:sz w:val="16"/>
                <w:szCs w:val="16"/>
              </w:rPr>
              <w:t>Interthane</w:t>
            </w:r>
            <w:proofErr w:type="spellEnd"/>
            <w:r w:rsidRPr="00D91050">
              <w:rPr>
                <w:sz w:val="16"/>
                <w:szCs w:val="16"/>
              </w:rPr>
              <w:t xml:space="preserve"> 990 Series</w:t>
            </w:r>
          </w:p>
        </w:tc>
        <w:tc>
          <w:tcPr>
            <w:tcW w:w="971" w:type="dxa"/>
            <w:gridSpan w:val="2"/>
            <w:vAlign w:val="center"/>
          </w:tcPr>
          <w:p w14:paraId="1A5B2785"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247-420</w:t>
            </w:r>
          </w:p>
        </w:tc>
        <w:tc>
          <w:tcPr>
            <w:tcW w:w="1453" w:type="dxa"/>
            <w:gridSpan w:val="2"/>
            <w:vAlign w:val="center"/>
          </w:tcPr>
          <w:p w14:paraId="3607CD51"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26B45986" w14:textId="77777777" w:rsidTr="00177DF5">
        <w:trPr>
          <w:trHeight w:val="288"/>
          <w:jc w:val="center"/>
        </w:trPr>
        <w:tc>
          <w:tcPr>
            <w:tcW w:w="2230" w:type="dxa"/>
            <w:gridSpan w:val="3"/>
            <w:vMerge w:val="restart"/>
            <w:vAlign w:val="center"/>
          </w:tcPr>
          <w:p w14:paraId="4A881C7F" w14:textId="77777777" w:rsidR="00177DF5" w:rsidRPr="00D41158" w:rsidRDefault="00177DF5" w:rsidP="00DB2094">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87" w:type="dxa"/>
            <w:vAlign w:val="center"/>
          </w:tcPr>
          <w:p w14:paraId="62BA04FC"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International Devoe</w:t>
            </w:r>
          </w:p>
        </w:tc>
        <w:tc>
          <w:tcPr>
            <w:tcW w:w="2569" w:type="dxa"/>
            <w:gridSpan w:val="2"/>
            <w:vAlign w:val="center"/>
          </w:tcPr>
          <w:p w14:paraId="155E1104" w14:textId="62232E1C" w:rsidR="00177DF5" w:rsidRPr="00D91050" w:rsidRDefault="00177DF5" w:rsidP="00DB2094">
            <w:pPr>
              <w:autoSpaceDE/>
              <w:autoSpaceDN/>
              <w:adjustRightInd/>
              <w:spacing w:before="0" w:line="240" w:lineRule="auto"/>
              <w:ind w:left="0"/>
              <w:rPr>
                <w:sz w:val="16"/>
                <w:szCs w:val="16"/>
                <w:lang w:val="ru-RU"/>
              </w:rPr>
            </w:pPr>
            <w:proofErr w:type="spellStart"/>
            <w:r w:rsidRPr="00D91050">
              <w:rPr>
                <w:sz w:val="16"/>
                <w:szCs w:val="16"/>
              </w:rPr>
              <w:t>Devthane</w:t>
            </w:r>
            <w:proofErr w:type="spellEnd"/>
            <w:r w:rsidRPr="00D91050">
              <w:rPr>
                <w:sz w:val="16"/>
                <w:szCs w:val="16"/>
              </w:rPr>
              <w:t xml:space="preserve"> 379 series</w:t>
            </w:r>
          </w:p>
        </w:tc>
        <w:tc>
          <w:tcPr>
            <w:tcW w:w="971" w:type="dxa"/>
            <w:gridSpan w:val="2"/>
            <w:vAlign w:val="center"/>
          </w:tcPr>
          <w:p w14:paraId="54BF7548"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44-</w:t>
            </w:r>
            <w:r w:rsidRPr="00D91050">
              <w:rPr>
                <w:sz w:val="16"/>
                <w:szCs w:val="16"/>
                <w:lang w:val="ru-RU"/>
              </w:rPr>
              <w:t>311</w:t>
            </w:r>
          </w:p>
        </w:tc>
        <w:tc>
          <w:tcPr>
            <w:tcW w:w="1453" w:type="dxa"/>
            <w:gridSpan w:val="2"/>
            <w:vAlign w:val="center"/>
          </w:tcPr>
          <w:p w14:paraId="50033926"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1BE1EBD8" w14:textId="77777777" w:rsidTr="00177DF5">
        <w:trPr>
          <w:trHeight w:val="288"/>
          <w:jc w:val="center"/>
        </w:trPr>
        <w:tc>
          <w:tcPr>
            <w:tcW w:w="2230" w:type="dxa"/>
            <w:gridSpan w:val="3"/>
            <w:vMerge/>
            <w:vAlign w:val="center"/>
          </w:tcPr>
          <w:p w14:paraId="6FDB20AD"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44817320"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Jotun Paints</w:t>
            </w:r>
          </w:p>
        </w:tc>
        <w:tc>
          <w:tcPr>
            <w:tcW w:w="2569" w:type="dxa"/>
            <w:gridSpan w:val="2"/>
            <w:vAlign w:val="center"/>
          </w:tcPr>
          <w:p w14:paraId="43EA84D7" w14:textId="63D391C7" w:rsidR="00FE182F" w:rsidRPr="00D91050" w:rsidRDefault="00FE182F" w:rsidP="00DB2094">
            <w:pPr>
              <w:autoSpaceDE/>
              <w:autoSpaceDN/>
              <w:adjustRightInd/>
              <w:spacing w:before="0" w:line="240" w:lineRule="auto"/>
              <w:ind w:left="0"/>
              <w:rPr>
                <w:sz w:val="16"/>
                <w:szCs w:val="16"/>
              </w:rPr>
            </w:pPr>
            <w:r w:rsidRPr="00D91050">
              <w:rPr>
                <w:sz w:val="16"/>
                <w:szCs w:val="16"/>
              </w:rPr>
              <w:t xml:space="preserve">Hardtop </w:t>
            </w:r>
            <w:r w:rsidR="00A773C5" w:rsidRPr="00D91050">
              <w:rPr>
                <w:sz w:val="16"/>
                <w:szCs w:val="16"/>
              </w:rPr>
              <w:t>AX</w:t>
            </w:r>
          </w:p>
          <w:p w14:paraId="352A6A38" w14:textId="154CF1F2" w:rsidR="00177DF5" w:rsidRPr="00D91050" w:rsidRDefault="00177DF5" w:rsidP="00DB2094">
            <w:pPr>
              <w:autoSpaceDE/>
              <w:autoSpaceDN/>
              <w:adjustRightInd/>
              <w:spacing w:before="0" w:line="240" w:lineRule="auto"/>
              <w:ind w:left="0"/>
              <w:rPr>
                <w:sz w:val="16"/>
                <w:szCs w:val="16"/>
              </w:rPr>
            </w:pPr>
            <w:r w:rsidRPr="00D91050">
              <w:rPr>
                <w:sz w:val="16"/>
                <w:szCs w:val="16"/>
              </w:rPr>
              <w:t>Hardtop XP</w:t>
            </w:r>
            <w:r w:rsidRPr="00D91050">
              <w:rPr>
                <w:sz w:val="16"/>
                <w:szCs w:val="16"/>
                <w:vertAlign w:val="superscript"/>
              </w:rPr>
              <w:t>T</w:t>
            </w:r>
          </w:p>
        </w:tc>
        <w:tc>
          <w:tcPr>
            <w:tcW w:w="971" w:type="dxa"/>
            <w:gridSpan w:val="2"/>
            <w:vAlign w:val="center"/>
          </w:tcPr>
          <w:p w14:paraId="3739A6C8" w14:textId="7FDE23E7" w:rsidR="00177DF5" w:rsidRPr="00D91050" w:rsidRDefault="00A773C5" w:rsidP="00DB2094">
            <w:pPr>
              <w:autoSpaceDE/>
              <w:autoSpaceDN/>
              <w:adjustRightInd/>
              <w:spacing w:before="0" w:line="240" w:lineRule="auto"/>
              <w:ind w:left="0"/>
              <w:jc w:val="center"/>
              <w:rPr>
                <w:sz w:val="16"/>
                <w:szCs w:val="16"/>
              </w:rPr>
            </w:pPr>
            <w:r w:rsidRPr="00D91050">
              <w:rPr>
                <w:sz w:val="16"/>
                <w:szCs w:val="16"/>
              </w:rPr>
              <w:t>325-336</w:t>
            </w:r>
          </w:p>
        </w:tc>
        <w:tc>
          <w:tcPr>
            <w:tcW w:w="1453" w:type="dxa"/>
            <w:gridSpan w:val="2"/>
            <w:vAlign w:val="center"/>
          </w:tcPr>
          <w:p w14:paraId="39C02897"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29456139" w14:textId="77777777" w:rsidTr="00177DF5">
        <w:trPr>
          <w:trHeight w:val="288"/>
          <w:jc w:val="center"/>
        </w:trPr>
        <w:tc>
          <w:tcPr>
            <w:tcW w:w="2230" w:type="dxa"/>
            <w:gridSpan w:val="3"/>
            <w:vAlign w:val="center"/>
          </w:tcPr>
          <w:p w14:paraId="4FA24E76"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20A8DE09"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PPG</w:t>
            </w:r>
          </w:p>
        </w:tc>
        <w:tc>
          <w:tcPr>
            <w:tcW w:w="2569" w:type="dxa"/>
            <w:gridSpan w:val="2"/>
            <w:vAlign w:val="center"/>
          </w:tcPr>
          <w:p w14:paraId="095AB898" w14:textId="55952578" w:rsidR="00177DF5" w:rsidRPr="00D91050" w:rsidRDefault="00177DF5" w:rsidP="00DB2094">
            <w:pPr>
              <w:autoSpaceDE/>
              <w:autoSpaceDN/>
              <w:adjustRightInd/>
              <w:spacing w:before="0" w:line="240" w:lineRule="auto"/>
              <w:ind w:left="0"/>
              <w:rPr>
                <w:sz w:val="16"/>
                <w:szCs w:val="16"/>
                <w:lang w:val="ru-RU"/>
              </w:rPr>
            </w:pPr>
            <w:proofErr w:type="spellStart"/>
            <w:r w:rsidRPr="00D91050">
              <w:rPr>
                <w:sz w:val="16"/>
                <w:szCs w:val="16"/>
              </w:rPr>
              <w:t>Amercoat</w:t>
            </w:r>
            <w:proofErr w:type="spellEnd"/>
            <w:r w:rsidRPr="00D91050">
              <w:rPr>
                <w:sz w:val="16"/>
                <w:szCs w:val="16"/>
              </w:rPr>
              <w:t xml:space="preserve"> 450 series/</w:t>
            </w:r>
            <w:proofErr w:type="spellStart"/>
            <w:r w:rsidRPr="00D91050">
              <w:rPr>
                <w:sz w:val="16"/>
                <w:szCs w:val="16"/>
              </w:rPr>
              <w:t>Sigmadur</w:t>
            </w:r>
            <w:proofErr w:type="spellEnd"/>
            <w:r w:rsidRPr="00D91050">
              <w:rPr>
                <w:sz w:val="16"/>
                <w:szCs w:val="16"/>
              </w:rPr>
              <w:t xml:space="preserve"> 550 Series</w:t>
            </w:r>
          </w:p>
        </w:tc>
        <w:tc>
          <w:tcPr>
            <w:tcW w:w="971" w:type="dxa"/>
            <w:gridSpan w:val="2"/>
            <w:vAlign w:val="center"/>
          </w:tcPr>
          <w:p w14:paraId="786850F8"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lang w:val="ru-RU"/>
              </w:rPr>
              <w:t>31</w:t>
            </w:r>
            <w:r w:rsidRPr="00D91050">
              <w:rPr>
                <w:sz w:val="16"/>
                <w:szCs w:val="16"/>
              </w:rPr>
              <w:t>2-430</w:t>
            </w:r>
          </w:p>
        </w:tc>
        <w:tc>
          <w:tcPr>
            <w:tcW w:w="1453" w:type="dxa"/>
            <w:gridSpan w:val="2"/>
            <w:vAlign w:val="center"/>
          </w:tcPr>
          <w:p w14:paraId="54F72B4F"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rPr>
              <w:t>121°C (250°F)</w:t>
            </w:r>
          </w:p>
        </w:tc>
      </w:tr>
      <w:tr w:rsidR="00177DF5" w:rsidRPr="001D3869" w14:paraId="460B1153" w14:textId="77777777" w:rsidTr="00177DF5">
        <w:trPr>
          <w:trHeight w:val="288"/>
          <w:jc w:val="center"/>
        </w:trPr>
        <w:tc>
          <w:tcPr>
            <w:tcW w:w="2230" w:type="dxa"/>
            <w:gridSpan w:val="3"/>
            <w:vAlign w:val="center"/>
          </w:tcPr>
          <w:p w14:paraId="65AF9448"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1BD8806D"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Sherwin Williams</w:t>
            </w:r>
          </w:p>
        </w:tc>
        <w:tc>
          <w:tcPr>
            <w:tcW w:w="2569" w:type="dxa"/>
            <w:gridSpan w:val="2"/>
            <w:vAlign w:val="center"/>
          </w:tcPr>
          <w:p w14:paraId="5BC38926" w14:textId="77777777" w:rsidR="00177DF5" w:rsidRPr="00D91050" w:rsidRDefault="00177DF5" w:rsidP="00DB2094">
            <w:pPr>
              <w:autoSpaceDE/>
              <w:autoSpaceDN/>
              <w:adjustRightInd/>
              <w:spacing w:before="0" w:line="240" w:lineRule="auto"/>
              <w:ind w:left="0"/>
              <w:rPr>
                <w:sz w:val="16"/>
                <w:szCs w:val="16"/>
              </w:rPr>
            </w:pPr>
            <w:r w:rsidRPr="00D91050">
              <w:rPr>
                <w:sz w:val="16"/>
                <w:szCs w:val="16"/>
              </w:rPr>
              <w:t>Hi-Solids Polyurethane Series</w:t>
            </w:r>
          </w:p>
        </w:tc>
        <w:tc>
          <w:tcPr>
            <w:tcW w:w="971" w:type="dxa"/>
            <w:gridSpan w:val="2"/>
            <w:vAlign w:val="center"/>
          </w:tcPr>
          <w:p w14:paraId="77714F71"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lang w:val="ru-RU"/>
              </w:rPr>
              <w:t>100-340</w:t>
            </w:r>
          </w:p>
        </w:tc>
        <w:tc>
          <w:tcPr>
            <w:tcW w:w="1453" w:type="dxa"/>
            <w:gridSpan w:val="2"/>
            <w:vAlign w:val="center"/>
          </w:tcPr>
          <w:p w14:paraId="51019DAF" w14:textId="77777777" w:rsidR="00177DF5" w:rsidRPr="00D91050" w:rsidRDefault="00177DF5" w:rsidP="00DB2094">
            <w:pPr>
              <w:autoSpaceDE/>
              <w:autoSpaceDN/>
              <w:adjustRightInd/>
              <w:spacing w:before="0" w:line="240" w:lineRule="auto"/>
              <w:ind w:left="0"/>
              <w:jc w:val="center"/>
              <w:rPr>
                <w:sz w:val="16"/>
                <w:szCs w:val="16"/>
              </w:rPr>
            </w:pPr>
            <w:r w:rsidRPr="00D91050">
              <w:rPr>
                <w:sz w:val="16"/>
                <w:szCs w:val="16"/>
                <w:lang w:val="ru-RU"/>
              </w:rPr>
              <w:t>93</w:t>
            </w:r>
            <w:r w:rsidRPr="00D91050">
              <w:rPr>
                <w:sz w:val="16"/>
                <w:szCs w:val="16"/>
              </w:rPr>
              <w:t>°C (</w:t>
            </w:r>
            <w:r w:rsidRPr="00D91050">
              <w:rPr>
                <w:sz w:val="16"/>
                <w:szCs w:val="16"/>
                <w:lang w:val="ru-RU"/>
              </w:rPr>
              <w:t>200</w:t>
            </w:r>
            <w:r w:rsidRPr="00D91050">
              <w:rPr>
                <w:sz w:val="16"/>
                <w:szCs w:val="16"/>
              </w:rPr>
              <w:t>°F)</w:t>
            </w:r>
          </w:p>
        </w:tc>
      </w:tr>
      <w:tr w:rsidR="00177DF5" w:rsidRPr="001D3869" w14:paraId="1D11D7BD" w14:textId="77777777" w:rsidTr="00177DF5">
        <w:trPr>
          <w:trHeight w:val="288"/>
          <w:jc w:val="center"/>
        </w:trPr>
        <w:tc>
          <w:tcPr>
            <w:tcW w:w="2230" w:type="dxa"/>
            <w:gridSpan w:val="3"/>
            <w:vAlign w:val="center"/>
          </w:tcPr>
          <w:p w14:paraId="31A47352" w14:textId="77777777" w:rsidR="00177DF5" w:rsidRPr="00B6195A" w:rsidRDefault="00177DF5" w:rsidP="00DB2094">
            <w:pPr>
              <w:autoSpaceDE/>
              <w:autoSpaceDN/>
              <w:adjustRightInd/>
              <w:spacing w:before="0" w:line="240" w:lineRule="auto"/>
              <w:ind w:left="0"/>
              <w:rPr>
                <w:sz w:val="16"/>
                <w:szCs w:val="16"/>
              </w:rPr>
            </w:pPr>
          </w:p>
        </w:tc>
        <w:tc>
          <w:tcPr>
            <w:tcW w:w="2787" w:type="dxa"/>
            <w:vAlign w:val="center"/>
          </w:tcPr>
          <w:p w14:paraId="0CE8E649" w14:textId="77777777" w:rsidR="00177DF5" w:rsidRPr="001D3869" w:rsidRDefault="00177DF5" w:rsidP="00DB2094">
            <w:pPr>
              <w:autoSpaceDE/>
              <w:autoSpaceDN/>
              <w:adjustRightInd/>
              <w:spacing w:before="0" w:line="240" w:lineRule="auto"/>
              <w:ind w:left="0"/>
              <w:rPr>
                <w:sz w:val="16"/>
                <w:szCs w:val="16"/>
              </w:rPr>
            </w:pPr>
            <w:r w:rsidRPr="00402AFE">
              <w:rPr>
                <w:sz w:val="16"/>
                <w:szCs w:val="16"/>
              </w:rPr>
              <w:t>Tnemec</w:t>
            </w:r>
          </w:p>
        </w:tc>
        <w:tc>
          <w:tcPr>
            <w:tcW w:w="2569" w:type="dxa"/>
            <w:gridSpan w:val="2"/>
            <w:vAlign w:val="center"/>
          </w:tcPr>
          <w:p w14:paraId="5DD73BA9" w14:textId="77777777" w:rsidR="00177DF5" w:rsidRPr="00D91050" w:rsidRDefault="00177DF5" w:rsidP="00DB2094">
            <w:pPr>
              <w:autoSpaceDE/>
              <w:autoSpaceDN/>
              <w:adjustRightInd/>
              <w:spacing w:before="0" w:line="240" w:lineRule="auto"/>
              <w:ind w:left="0"/>
              <w:rPr>
                <w:sz w:val="16"/>
                <w:szCs w:val="16"/>
              </w:rPr>
            </w:pPr>
            <w:r w:rsidRPr="00D91050">
              <w:rPr>
                <w:sz w:val="16"/>
                <w:szCs w:val="16"/>
              </w:rPr>
              <w:t xml:space="preserve">Series 1095 </w:t>
            </w:r>
            <w:proofErr w:type="spellStart"/>
            <w:r w:rsidRPr="00D91050">
              <w:rPr>
                <w:sz w:val="16"/>
                <w:szCs w:val="16"/>
              </w:rPr>
              <w:t>Indura</w:t>
            </w:r>
            <w:proofErr w:type="spellEnd"/>
            <w:r w:rsidRPr="00D91050">
              <w:rPr>
                <w:sz w:val="16"/>
                <w:szCs w:val="16"/>
              </w:rPr>
              <w:t>-Shield</w:t>
            </w:r>
          </w:p>
        </w:tc>
        <w:tc>
          <w:tcPr>
            <w:tcW w:w="971" w:type="dxa"/>
            <w:gridSpan w:val="2"/>
            <w:vAlign w:val="center"/>
          </w:tcPr>
          <w:p w14:paraId="2518A4A1" w14:textId="77777777" w:rsidR="00177DF5" w:rsidRPr="00D91050" w:rsidRDefault="00177DF5" w:rsidP="00DB2094">
            <w:pPr>
              <w:autoSpaceDE/>
              <w:autoSpaceDN/>
              <w:adjustRightInd/>
              <w:spacing w:before="0" w:line="240" w:lineRule="auto"/>
              <w:ind w:left="0"/>
              <w:jc w:val="center"/>
              <w:rPr>
                <w:sz w:val="16"/>
                <w:szCs w:val="16"/>
                <w:lang w:val="ru-RU"/>
              </w:rPr>
            </w:pPr>
            <w:r w:rsidRPr="00D91050">
              <w:rPr>
                <w:sz w:val="16"/>
                <w:szCs w:val="16"/>
              </w:rPr>
              <w:t>89-135</w:t>
            </w:r>
          </w:p>
        </w:tc>
        <w:tc>
          <w:tcPr>
            <w:tcW w:w="1453" w:type="dxa"/>
            <w:gridSpan w:val="2"/>
            <w:vAlign w:val="center"/>
          </w:tcPr>
          <w:p w14:paraId="3D706CFC" w14:textId="77777777" w:rsidR="00177DF5" w:rsidRPr="00D91050" w:rsidRDefault="00177DF5" w:rsidP="00DB2094">
            <w:pPr>
              <w:autoSpaceDE/>
              <w:autoSpaceDN/>
              <w:adjustRightInd/>
              <w:spacing w:before="0" w:line="240" w:lineRule="auto"/>
              <w:ind w:left="0"/>
              <w:rPr>
                <w:sz w:val="16"/>
                <w:szCs w:val="16"/>
              </w:rPr>
            </w:pPr>
            <w:r w:rsidRPr="00D91050">
              <w:rPr>
                <w:sz w:val="16"/>
                <w:szCs w:val="16"/>
              </w:rPr>
              <w:t>121°C (250°F)</w:t>
            </w:r>
          </w:p>
        </w:tc>
      </w:tr>
      <w:tr w:rsidR="00177DF5" w:rsidRPr="00BC5FF9" w14:paraId="6165EE12" w14:textId="77777777" w:rsidTr="00177DF5">
        <w:trPr>
          <w:trHeight w:val="190"/>
          <w:jc w:val="center"/>
        </w:trPr>
        <w:tc>
          <w:tcPr>
            <w:tcW w:w="2230" w:type="dxa"/>
            <w:gridSpan w:val="3"/>
            <w:tcBorders>
              <w:bottom w:val="single" w:sz="12" w:space="0" w:color="auto"/>
            </w:tcBorders>
            <w:vAlign w:val="center"/>
          </w:tcPr>
          <w:p w14:paraId="508E3F7B" w14:textId="77777777" w:rsidR="00177DF5" w:rsidRPr="00F029EB" w:rsidRDefault="00177DF5" w:rsidP="00F029EB">
            <w:pPr>
              <w:autoSpaceDE/>
              <w:autoSpaceDN/>
              <w:adjustRightInd/>
              <w:spacing w:before="0" w:line="240" w:lineRule="auto"/>
              <w:ind w:left="0"/>
              <w:rPr>
                <w:i/>
                <w:color w:val="auto"/>
                <w:sz w:val="14"/>
                <w:szCs w:val="24"/>
                <w:lang w:val="ru-RU"/>
              </w:rPr>
            </w:pPr>
          </w:p>
        </w:tc>
        <w:tc>
          <w:tcPr>
            <w:tcW w:w="7780" w:type="dxa"/>
            <w:gridSpan w:val="7"/>
            <w:tcBorders>
              <w:bottom w:val="single" w:sz="12" w:space="0" w:color="auto"/>
            </w:tcBorders>
            <w:vAlign w:val="center"/>
          </w:tcPr>
          <w:p w14:paraId="7C263902" w14:textId="77777777" w:rsidR="00177DF5" w:rsidRPr="00EF18BD" w:rsidRDefault="00177DF5" w:rsidP="00DB2094">
            <w:pPr>
              <w:autoSpaceDE/>
              <w:autoSpaceDN/>
              <w:adjustRightInd/>
              <w:spacing w:before="0" w:line="240" w:lineRule="auto"/>
              <w:ind w:left="0"/>
              <w:rPr>
                <w:i/>
                <w:sz w:val="14"/>
                <w:szCs w:val="14"/>
                <w:lang w:val="ru-RU"/>
              </w:rPr>
            </w:pPr>
            <w:r w:rsidRPr="00015BD6">
              <w:rPr>
                <w:i/>
                <w:color w:val="auto"/>
                <w:sz w:val="14"/>
                <w:szCs w:val="24"/>
                <w:lang w:val="ru-RU"/>
              </w:rPr>
              <w:t>Настоятельно рекомендуется пользоваться респираторами при нанесении полиуретановых покрытий.</w:t>
            </w:r>
          </w:p>
        </w:tc>
      </w:tr>
      <w:tr w:rsidR="00177DF5" w:rsidRPr="00F635B8" w14:paraId="6152355E" w14:textId="77777777" w:rsidTr="00177DF5">
        <w:trPr>
          <w:trHeight w:val="136"/>
          <w:jc w:val="center"/>
        </w:trPr>
        <w:tc>
          <w:tcPr>
            <w:tcW w:w="1143" w:type="dxa"/>
            <w:vAlign w:val="center"/>
          </w:tcPr>
          <w:p w14:paraId="1E6B1B8E" w14:textId="77777777" w:rsidR="00177DF5" w:rsidRPr="0005732F" w:rsidRDefault="00177DF5" w:rsidP="00DB2094">
            <w:pPr>
              <w:autoSpaceDE/>
              <w:autoSpaceDN/>
              <w:adjustRightInd/>
              <w:spacing w:before="0" w:line="240" w:lineRule="auto"/>
              <w:ind w:left="-72"/>
              <w:rPr>
                <w:b/>
                <w:color w:val="auto"/>
                <w:sz w:val="16"/>
                <w:szCs w:val="16"/>
              </w:rPr>
            </w:pPr>
            <w:r w:rsidRPr="00B52749">
              <w:rPr>
                <w:b/>
                <w:color w:val="auto"/>
                <w:sz w:val="16"/>
                <w:szCs w:val="24"/>
                <w:lang w:val="ru-RU"/>
              </w:rPr>
              <w:lastRenderedPageBreak/>
              <w:t>Последнее обновление:</w:t>
            </w:r>
          </w:p>
        </w:tc>
        <w:tc>
          <w:tcPr>
            <w:tcW w:w="3874" w:type="dxa"/>
            <w:gridSpan w:val="3"/>
            <w:vAlign w:val="center"/>
          </w:tcPr>
          <w:p w14:paraId="0E0CE976" w14:textId="0CAEF40C" w:rsidR="00177DF5" w:rsidRPr="005410C8" w:rsidRDefault="0057485E" w:rsidP="00DB2094">
            <w:pPr>
              <w:autoSpaceDE/>
              <w:autoSpaceDN/>
              <w:adjustRightInd/>
              <w:spacing w:before="0" w:line="240" w:lineRule="auto"/>
              <w:ind w:left="-72"/>
              <w:rPr>
                <w:b/>
                <w:sz w:val="16"/>
                <w:szCs w:val="16"/>
              </w:rPr>
            </w:pPr>
            <w:r>
              <w:rPr>
                <w:color w:val="auto"/>
                <w:sz w:val="16"/>
                <w:szCs w:val="24"/>
                <w:lang w:val="ru-RU"/>
              </w:rPr>
              <w:t>Ноябрь</w:t>
            </w:r>
            <w:r w:rsidR="00A63A19">
              <w:rPr>
                <w:color w:val="auto"/>
                <w:sz w:val="16"/>
                <w:szCs w:val="24"/>
                <w:lang w:val="ru-RU"/>
              </w:rPr>
              <w:t xml:space="preserve"> 2025</w:t>
            </w:r>
          </w:p>
        </w:tc>
        <w:tc>
          <w:tcPr>
            <w:tcW w:w="2569" w:type="dxa"/>
            <w:gridSpan w:val="2"/>
            <w:vAlign w:val="center"/>
          </w:tcPr>
          <w:p w14:paraId="2065034D" w14:textId="77777777" w:rsidR="00177DF5" w:rsidRPr="00F635B8" w:rsidRDefault="00177DF5" w:rsidP="00DB2094">
            <w:pPr>
              <w:autoSpaceDE/>
              <w:autoSpaceDN/>
              <w:adjustRightInd/>
              <w:spacing w:before="0" w:line="240" w:lineRule="auto"/>
              <w:rPr>
                <w:sz w:val="16"/>
                <w:szCs w:val="16"/>
              </w:rPr>
            </w:pPr>
          </w:p>
        </w:tc>
        <w:tc>
          <w:tcPr>
            <w:tcW w:w="971" w:type="dxa"/>
            <w:gridSpan w:val="2"/>
            <w:vAlign w:val="center"/>
          </w:tcPr>
          <w:p w14:paraId="5E3C539F" w14:textId="77777777" w:rsidR="00177DF5" w:rsidRPr="00F635B8" w:rsidRDefault="00177DF5" w:rsidP="00DB2094">
            <w:pPr>
              <w:autoSpaceDE/>
              <w:autoSpaceDN/>
              <w:adjustRightInd/>
              <w:spacing w:before="0" w:line="240" w:lineRule="auto"/>
              <w:jc w:val="center"/>
              <w:rPr>
                <w:sz w:val="16"/>
                <w:szCs w:val="16"/>
              </w:rPr>
            </w:pPr>
          </w:p>
        </w:tc>
        <w:tc>
          <w:tcPr>
            <w:tcW w:w="1453" w:type="dxa"/>
            <w:gridSpan w:val="2"/>
            <w:vAlign w:val="center"/>
          </w:tcPr>
          <w:p w14:paraId="4B60F2DF" w14:textId="77777777" w:rsidR="00177DF5" w:rsidRPr="00F635B8" w:rsidRDefault="00177DF5" w:rsidP="00DB2094">
            <w:pPr>
              <w:autoSpaceDE/>
              <w:autoSpaceDN/>
              <w:adjustRightInd/>
              <w:spacing w:before="0" w:line="240" w:lineRule="auto"/>
              <w:jc w:val="center"/>
              <w:rPr>
                <w:sz w:val="16"/>
                <w:szCs w:val="16"/>
              </w:rPr>
            </w:pPr>
          </w:p>
        </w:tc>
      </w:tr>
    </w:tbl>
    <w:p w14:paraId="50741C8F" w14:textId="77777777" w:rsidR="0002410A" w:rsidRDefault="0002410A" w:rsidP="00AE1CE7">
      <w:pPr>
        <w:widowControl w:val="0"/>
        <w:spacing w:line="240" w:lineRule="auto"/>
        <w:ind w:left="1440" w:right="708" w:hanging="1440"/>
        <w:contextualSpacing/>
        <w:rPr>
          <w:sz w:val="16"/>
          <w:szCs w:val="16"/>
          <w:lang w:val="ru-RU"/>
        </w:rPr>
      </w:pPr>
    </w:p>
    <w:p w14:paraId="1D44DFCB" w14:textId="31BD9118" w:rsidR="00526C7D" w:rsidRPr="00C864AE" w:rsidRDefault="00526C7D" w:rsidP="00AE1CE7">
      <w:pPr>
        <w:widowControl w:val="0"/>
        <w:spacing w:line="240" w:lineRule="auto"/>
        <w:ind w:left="1440" w:right="708" w:hanging="1440"/>
        <w:contextualSpacing/>
        <w:rPr>
          <w:sz w:val="16"/>
          <w:szCs w:val="16"/>
          <w:lang w:val="ru-RU"/>
        </w:rPr>
      </w:pPr>
      <w:r>
        <w:rPr>
          <w:sz w:val="16"/>
          <w:szCs w:val="16"/>
          <w:lang w:val="ru-RU"/>
        </w:rPr>
        <w:t>Примечание</w:t>
      </w:r>
      <w:r w:rsidRPr="006F2331">
        <w:rPr>
          <w:sz w:val="16"/>
          <w:szCs w:val="16"/>
          <w:lang w:val="ru-RU"/>
        </w:rPr>
        <w:t xml:space="preserve"> </w:t>
      </w:r>
      <w:r w:rsidRPr="009B1CE0">
        <w:rPr>
          <w:sz w:val="16"/>
          <w:szCs w:val="16"/>
          <w:lang w:val="ru-RU"/>
        </w:rPr>
        <w:t>1:</w:t>
      </w:r>
      <w:r>
        <w:rPr>
          <w:sz w:val="16"/>
          <w:szCs w:val="16"/>
          <w:lang w:val="ru-RU"/>
        </w:rPr>
        <w:t xml:space="preserve"> </w:t>
      </w:r>
      <w:r w:rsidR="00711132" w:rsidRPr="00AE1CE7">
        <w:rPr>
          <w:sz w:val="16"/>
          <w:szCs w:val="16"/>
          <w:lang w:val="ru-RU"/>
        </w:rPr>
        <w:tab/>
      </w:r>
      <w:r w:rsidRPr="00C864AE">
        <w:rPr>
          <w:sz w:val="16"/>
          <w:szCs w:val="16"/>
          <w:lang w:val="ru-RU"/>
        </w:rPr>
        <w:t>Толщина сухого слоя  грунтовки должна быть на 50 процентов выше профиля поверхности, но не выше максимально допустимой толщины указанной в техническом паспорте покрытия.</w:t>
      </w:r>
    </w:p>
    <w:p w14:paraId="67BC25BF" w14:textId="55CB55DE" w:rsidR="00E84BEF" w:rsidRDefault="004364E6" w:rsidP="00AE1CE7">
      <w:pPr>
        <w:widowControl w:val="0"/>
        <w:spacing w:line="240" w:lineRule="auto"/>
        <w:ind w:left="1440" w:right="708" w:hanging="1440"/>
        <w:contextualSpacing/>
        <w:rPr>
          <w:sz w:val="16"/>
          <w:szCs w:val="16"/>
          <w:lang w:val="ru-RU"/>
        </w:rPr>
      </w:pPr>
      <w:r w:rsidRPr="00043B9C">
        <w:rPr>
          <w:sz w:val="16"/>
          <w:szCs w:val="16"/>
          <w:lang w:val="ru-RU"/>
        </w:rPr>
        <w:t>Примечание</w:t>
      </w:r>
      <w:r>
        <w:rPr>
          <w:sz w:val="16"/>
          <w:szCs w:val="16"/>
          <w:lang w:val="ru-RU"/>
        </w:rPr>
        <w:t xml:space="preserve"> </w:t>
      </w:r>
      <w:r w:rsidR="00432873">
        <w:rPr>
          <w:sz w:val="16"/>
          <w:szCs w:val="16"/>
          <w:lang w:val="ru-RU"/>
        </w:rPr>
        <w:t>2</w:t>
      </w:r>
      <w:r w:rsidRPr="00043B9C">
        <w:rPr>
          <w:sz w:val="16"/>
          <w:szCs w:val="16"/>
          <w:lang w:val="ru-RU"/>
        </w:rPr>
        <w:t xml:space="preserve">: </w:t>
      </w:r>
      <w:r w:rsidR="00711132" w:rsidRPr="00AE1CE7">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162426B7" w14:textId="77777777" w:rsidR="00E84BEF" w:rsidRDefault="00E84BEF">
      <w:pPr>
        <w:autoSpaceDE/>
        <w:autoSpaceDN/>
        <w:adjustRightInd/>
        <w:spacing w:before="0" w:line="240" w:lineRule="auto"/>
        <w:ind w:left="0"/>
        <w:rPr>
          <w:sz w:val="16"/>
          <w:szCs w:val="16"/>
          <w:lang w:val="ru-RU"/>
        </w:rPr>
      </w:pPr>
      <w:r>
        <w:rPr>
          <w:sz w:val="16"/>
          <w:szCs w:val="16"/>
          <w:lang w:val="ru-RU"/>
        </w:rPr>
        <w:br w:type="page"/>
      </w:r>
    </w:p>
    <w:tbl>
      <w:tblPr>
        <w:tblW w:w="9985" w:type="dxa"/>
        <w:jc w:val="center"/>
        <w:tblLayout w:type="fixed"/>
        <w:tblLook w:val="01E0" w:firstRow="1" w:lastRow="1" w:firstColumn="1" w:lastColumn="1" w:noHBand="0" w:noVBand="0"/>
      </w:tblPr>
      <w:tblGrid>
        <w:gridCol w:w="1173"/>
        <w:gridCol w:w="271"/>
        <w:gridCol w:w="850"/>
        <w:gridCol w:w="2853"/>
        <w:gridCol w:w="992"/>
        <w:gridCol w:w="1618"/>
        <w:gridCol w:w="104"/>
        <w:gridCol w:w="683"/>
        <w:gridCol w:w="6"/>
        <w:gridCol w:w="1428"/>
        <w:gridCol w:w="7"/>
      </w:tblGrid>
      <w:tr w:rsidR="0013503D" w:rsidRPr="0005732F" w14:paraId="563A08F9" w14:textId="77777777" w:rsidTr="00F029EB">
        <w:trPr>
          <w:trHeight w:val="360"/>
          <w:jc w:val="center"/>
        </w:trPr>
        <w:tc>
          <w:tcPr>
            <w:tcW w:w="9985" w:type="dxa"/>
            <w:gridSpan w:val="11"/>
            <w:tcBorders>
              <w:top w:val="single" w:sz="6" w:space="0" w:color="auto"/>
              <w:bottom w:val="single" w:sz="12" w:space="0" w:color="auto"/>
            </w:tcBorders>
            <w:shd w:val="clear" w:color="auto" w:fill="FFFFFF"/>
            <w:vAlign w:val="center"/>
          </w:tcPr>
          <w:p w14:paraId="1DC629B0" w14:textId="77777777" w:rsidR="0013503D" w:rsidRPr="0005732F" w:rsidRDefault="0013503D" w:rsidP="00E63BE3">
            <w:pPr>
              <w:ind w:right="-72"/>
              <w:jc w:val="right"/>
              <w:rPr>
                <w:b/>
                <w:i/>
                <w:color w:val="auto"/>
              </w:rPr>
            </w:pPr>
            <w:proofErr w:type="spellStart"/>
            <w:r w:rsidRPr="0005732F">
              <w:rPr>
                <w:b/>
                <w:i/>
                <w:color w:val="auto"/>
              </w:rPr>
              <w:lastRenderedPageBreak/>
              <w:t>Трехкомпонентные</w:t>
            </w:r>
            <w:proofErr w:type="spellEnd"/>
            <w:r w:rsidRPr="0005732F">
              <w:rPr>
                <w:b/>
                <w:i/>
                <w:color w:val="auto"/>
              </w:rPr>
              <w:t xml:space="preserve"> </w:t>
            </w:r>
            <w:proofErr w:type="spellStart"/>
            <w:r w:rsidRPr="0005732F">
              <w:rPr>
                <w:b/>
                <w:i/>
                <w:color w:val="auto"/>
              </w:rPr>
              <w:t>системы</w:t>
            </w:r>
            <w:proofErr w:type="spellEnd"/>
          </w:p>
        </w:tc>
      </w:tr>
      <w:tr w:rsidR="0013503D" w:rsidRPr="0005732F" w14:paraId="5FA1227B" w14:textId="77777777" w:rsidTr="00F029EB">
        <w:trPr>
          <w:trHeight w:val="360"/>
          <w:jc w:val="center"/>
        </w:trPr>
        <w:tc>
          <w:tcPr>
            <w:tcW w:w="7861" w:type="dxa"/>
            <w:gridSpan w:val="7"/>
            <w:tcBorders>
              <w:top w:val="single" w:sz="12" w:space="0" w:color="auto"/>
              <w:left w:val="single" w:sz="12" w:space="0" w:color="auto"/>
              <w:bottom w:val="single" w:sz="12" w:space="0" w:color="auto"/>
            </w:tcBorders>
            <w:vAlign w:val="center"/>
          </w:tcPr>
          <w:p w14:paraId="0B770F9A" w14:textId="167EF067" w:rsidR="0013503D" w:rsidRPr="006952A6" w:rsidRDefault="0013503D" w:rsidP="00E63BE3">
            <w:pPr>
              <w:autoSpaceDE/>
              <w:autoSpaceDN/>
              <w:adjustRightInd/>
              <w:spacing w:before="0" w:line="240" w:lineRule="auto"/>
              <w:ind w:left="0"/>
              <w:rPr>
                <w:b/>
                <w:color w:val="auto"/>
                <w:sz w:val="20"/>
                <w:szCs w:val="20"/>
                <w:lang w:val="ru-RU"/>
              </w:rPr>
            </w:pPr>
            <w:r w:rsidRPr="00AD544E">
              <w:rPr>
                <w:b/>
                <w:color w:val="auto"/>
                <w:sz w:val="20"/>
                <w:szCs w:val="24"/>
                <w:lang w:val="ru-RU"/>
              </w:rPr>
              <w:t>Стандарт изготовителя</w:t>
            </w:r>
            <w:ins w:id="384" w:author="Kurmanov, Aidyn [STAMGazStroy LLP]" w:date="2025-12-10T14:14:00Z" w16du:dateUtc="2025-12-10T09:14:00Z">
              <w:r w:rsidRPr="00AD544E">
                <w:rPr>
                  <w:b/>
                  <w:color w:val="auto"/>
                  <w:sz w:val="20"/>
                  <w:szCs w:val="24"/>
                  <w:lang w:val="ru-RU"/>
                </w:rPr>
                <w:t xml:space="preserve"> </w:t>
              </w:r>
            </w:ins>
            <w:ins w:id="385" w:author="Kurmanov, Aidyn [STAMGazStroy LLP]" w:date="2025-12-10T14:15:00Z" w16du:dateUtc="2025-12-10T09:15:00Z">
              <w:r w:rsidR="000851C4">
                <w:rPr>
                  <w:b/>
                  <w:color w:val="auto"/>
                  <w:sz w:val="20"/>
                  <w:szCs w:val="24"/>
                  <w:lang w:val="ru-RU"/>
                </w:rPr>
                <w:t>или Оцинкованное</w:t>
              </w:r>
            </w:ins>
            <w:r w:rsidRPr="00AD544E">
              <w:rPr>
                <w:b/>
                <w:color w:val="auto"/>
                <w:sz w:val="20"/>
                <w:szCs w:val="24"/>
                <w:lang w:val="ru-RU"/>
              </w:rPr>
              <w:t xml:space="preserve"> | Универсальный грунт</w:t>
            </w:r>
            <w:r w:rsidR="00DC12DE" w:rsidRPr="00D750DA">
              <w:rPr>
                <w:b/>
                <w:color w:val="auto"/>
                <w:sz w:val="20"/>
                <w:szCs w:val="24"/>
                <w:lang w:val="ru-RU"/>
              </w:rPr>
              <w:t xml:space="preserve">или </w:t>
            </w:r>
            <w:del w:id="386" w:author="Kurmanov, Aidyn [STAMGazStroy LLP]" w:date="2025-12-10T14:14:00Z" w16du:dateUtc="2025-12-10T09:14:00Z">
              <w:r w:rsidR="00DC12DE" w:rsidRPr="00D750DA">
                <w:rPr>
                  <w:b/>
                  <w:color w:val="auto"/>
                  <w:sz w:val="20"/>
                  <w:szCs w:val="24"/>
                  <w:lang w:val="ru-RU"/>
                </w:rPr>
                <w:delText>гальваническое покрытие</w:delText>
              </w:r>
              <w:r w:rsidRPr="00AD544E">
                <w:rPr>
                  <w:b/>
                  <w:color w:val="auto"/>
                  <w:sz w:val="20"/>
                  <w:szCs w:val="24"/>
                  <w:lang w:val="ru-RU"/>
                </w:rPr>
                <w:delText xml:space="preserve"> </w:delText>
              </w:r>
            </w:del>
            <w:r w:rsidRPr="00AD544E">
              <w:rPr>
                <w:b/>
                <w:color w:val="auto"/>
                <w:sz w:val="20"/>
                <w:szCs w:val="24"/>
                <w:lang w:val="ru-RU"/>
              </w:rPr>
              <w:t>| Алифатический полиуретан</w:t>
            </w:r>
          </w:p>
        </w:tc>
        <w:tc>
          <w:tcPr>
            <w:tcW w:w="2124" w:type="dxa"/>
            <w:gridSpan w:val="4"/>
            <w:tcBorders>
              <w:top w:val="single" w:sz="12" w:space="0" w:color="auto"/>
              <w:bottom w:val="single" w:sz="12" w:space="0" w:color="auto"/>
              <w:right w:val="single" w:sz="12" w:space="0" w:color="auto"/>
            </w:tcBorders>
            <w:shd w:val="clear" w:color="auto" w:fill="000000"/>
            <w:vAlign w:val="center"/>
          </w:tcPr>
          <w:p w14:paraId="719E43EF" w14:textId="77777777" w:rsidR="0013503D" w:rsidRPr="0005732F" w:rsidRDefault="0013503D" w:rsidP="00E63BE3">
            <w:pPr>
              <w:autoSpaceDE/>
              <w:autoSpaceDN/>
              <w:adjustRightInd/>
              <w:spacing w:before="0" w:line="240" w:lineRule="auto"/>
              <w:ind w:left="0"/>
              <w:jc w:val="center"/>
              <w:rPr>
                <w:b/>
                <w:color w:val="auto"/>
                <w:sz w:val="36"/>
                <w:szCs w:val="40"/>
              </w:rPr>
            </w:pPr>
            <w:r w:rsidRPr="00B76D32">
              <w:rPr>
                <w:b/>
                <w:color w:val="auto"/>
                <w:sz w:val="36"/>
                <w:szCs w:val="24"/>
                <w:lang w:val="ru-RU"/>
              </w:rPr>
              <w:t>3.8</w:t>
            </w:r>
          </w:p>
        </w:tc>
      </w:tr>
      <w:tr w:rsidR="0013503D" w:rsidRPr="00BC5FF9" w14:paraId="53C6A7C7" w14:textId="77777777" w:rsidTr="00F029EB">
        <w:trPr>
          <w:gridAfter w:val="1"/>
          <w:wAfter w:w="7" w:type="dxa"/>
          <w:cantSplit/>
          <w:trHeight w:val="288"/>
          <w:jc w:val="center"/>
        </w:trPr>
        <w:tc>
          <w:tcPr>
            <w:tcW w:w="1444" w:type="dxa"/>
            <w:gridSpan w:val="2"/>
            <w:tcBorders>
              <w:top w:val="single" w:sz="12" w:space="0" w:color="auto"/>
            </w:tcBorders>
          </w:tcPr>
          <w:p w14:paraId="43B4AFDC" w14:textId="77777777" w:rsidR="0013503D" w:rsidRPr="004E6B3B" w:rsidRDefault="0013503D" w:rsidP="00E63BE3">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03" w:type="dxa"/>
            <w:gridSpan w:val="2"/>
            <w:tcBorders>
              <w:top w:val="single" w:sz="12" w:space="0" w:color="auto"/>
            </w:tcBorders>
          </w:tcPr>
          <w:p w14:paraId="37605E86" w14:textId="1F2E2001" w:rsidR="00635C6E" w:rsidRPr="00BC5FF9" w:rsidRDefault="000C0278" w:rsidP="00E63BE3">
            <w:pPr>
              <w:autoSpaceDE/>
              <w:autoSpaceDN/>
              <w:adjustRightInd/>
              <w:spacing w:before="0" w:line="240" w:lineRule="auto"/>
              <w:ind w:left="-72"/>
              <w:rPr>
                <w:ins w:id="387" w:author="Kurmanov, Aidyn [STAMGazStroy LLP]" w:date="2025-12-10T14:16:00Z" w16du:dateUtc="2025-12-10T09:16:00Z"/>
                <w:color w:val="auto"/>
                <w:sz w:val="16"/>
                <w:szCs w:val="24"/>
                <w:lang w:val="ru-RU"/>
              </w:rPr>
            </w:pPr>
            <w:ins w:id="388" w:author="Kurmanov, Aidyn [STAMGazStroy LLP]" w:date="2025-12-10T14:16:00Z" w16du:dateUtc="2025-12-10T09:16:00Z">
              <w:r>
                <w:rPr>
                  <w:color w:val="auto"/>
                  <w:sz w:val="16"/>
                  <w:szCs w:val="24"/>
                  <w:lang w:val="ru-RU"/>
                </w:rPr>
                <w:t>Оцинкованное</w:t>
              </w:r>
              <w:r w:rsidRPr="00BC5FF9">
                <w:rPr>
                  <w:color w:val="auto"/>
                  <w:sz w:val="16"/>
                  <w:szCs w:val="24"/>
                  <w:lang w:val="ru-RU"/>
                </w:rPr>
                <w:t>:</w:t>
              </w:r>
            </w:ins>
          </w:p>
          <w:p w14:paraId="643AF823" w14:textId="16FA5876" w:rsidR="009B7F47" w:rsidRPr="00BC5FF9" w:rsidRDefault="009B7F47" w:rsidP="00E63BE3">
            <w:pPr>
              <w:autoSpaceDE/>
              <w:autoSpaceDN/>
              <w:adjustRightInd/>
              <w:spacing w:before="0" w:line="240" w:lineRule="auto"/>
              <w:ind w:left="-72"/>
              <w:rPr>
                <w:color w:val="auto"/>
                <w:sz w:val="16"/>
                <w:szCs w:val="24"/>
                <w:lang w:val="ru-RU"/>
              </w:rPr>
            </w:pPr>
            <w:r w:rsidRPr="009B7F47">
              <w:rPr>
                <w:color w:val="auto"/>
                <w:sz w:val="16"/>
                <w:szCs w:val="24"/>
              </w:rPr>
              <w:t>SSPC</w:t>
            </w:r>
            <w:r w:rsidRPr="00BC5FF9">
              <w:rPr>
                <w:color w:val="auto"/>
                <w:sz w:val="16"/>
                <w:szCs w:val="24"/>
                <w:lang w:val="ru-RU"/>
              </w:rPr>
              <w:t>-</w:t>
            </w:r>
            <w:r w:rsidRPr="009B7F47">
              <w:rPr>
                <w:color w:val="auto"/>
                <w:sz w:val="16"/>
                <w:szCs w:val="24"/>
              </w:rPr>
              <w:t>SP</w:t>
            </w:r>
            <w:r w:rsidRPr="00BC5FF9">
              <w:rPr>
                <w:color w:val="auto"/>
                <w:sz w:val="16"/>
                <w:szCs w:val="24"/>
                <w:lang w:val="ru-RU"/>
              </w:rPr>
              <w:t>1/</w:t>
            </w:r>
            <w:del w:id="389" w:author="Kurmanov, Aidyn [STAMGazStroy LLP]" w:date="2025-12-10T14:16:00Z" w16du:dateUtc="2025-12-10T09:16:00Z">
              <w:r w:rsidRPr="009B7F47">
                <w:rPr>
                  <w:color w:val="auto"/>
                  <w:sz w:val="16"/>
                  <w:szCs w:val="24"/>
                </w:rPr>
                <w:delText>SP</w:delText>
              </w:r>
              <w:r w:rsidRPr="00BC5FF9">
                <w:rPr>
                  <w:color w:val="auto"/>
                  <w:sz w:val="16"/>
                  <w:szCs w:val="24"/>
                  <w:lang w:val="ru-RU"/>
                </w:rPr>
                <w:delText xml:space="preserve">7 </w:delText>
              </w:r>
            </w:del>
            <w:ins w:id="390" w:author="Kurmanov, Aidyn [STAMGazStroy LLP]" w:date="2025-12-10T14:16:00Z" w16du:dateUtc="2025-12-10T09:16:00Z">
              <w:r w:rsidR="000C0278" w:rsidRPr="009B7F47">
                <w:rPr>
                  <w:color w:val="auto"/>
                  <w:sz w:val="16"/>
                  <w:szCs w:val="24"/>
                </w:rPr>
                <w:t>SP</w:t>
              </w:r>
              <w:r w:rsidR="000C0278" w:rsidRPr="00BC5FF9">
                <w:rPr>
                  <w:color w:val="auto"/>
                  <w:sz w:val="16"/>
                  <w:szCs w:val="24"/>
                  <w:lang w:val="ru-RU"/>
                </w:rPr>
                <w:t xml:space="preserve">16 </w:t>
              </w:r>
            </w:ins>
            <w:del w:id="391" w:author="Kurmanov, Aidyn [STAMGazStroy LLP]" w:date="2025-12-10T14:16:00Z" w16du:dateUtc="2025-12-10T09:16:00Z">
              <w:r w:rsidRPr="00BC5FF9">
                <w:rPr>
                  <w:color w:val="auto"/>
                  <w:sz w:val="16"/>
                  <w:szCs w:val="24"/>
                  <w:lang w:val="ru-RU"/>
                </w:rPr>
                <w:delText>(</w:delText>
              </w:r>
              <w:r w:rsidRPr="009B7F47">
                <w:rPr>
                  <w:color w:val="auto"/>
                  <w:sz w:val="16"/>
                  <w:szCs w:val="24"/>
                </w:rPr>
                <w:delText>NACE</w:delText>
              </w:r>
              <w:r w:rsidRPr="00BC5FF9">
                <w:rPr>
                  <w:color w:val="auto"/>
                  <w:sz w:val="16"/>
                  <w:szCs w:val="24"/>
                  <w:lang w:val="ru-RU"/>
                </w:rPr>
                <w:delText xml:space="preserve"> </w:delText>
              </w:r>
              <w:r w:rsidRPr="009B7F47">
                <w:rPr>
                  <w:color w:val="auto"/>
                  <w:sz w:val="16"/>
                  <w:szCs w:val="24"/>
                </w:rPr>
                <w:delText>No</w:delText>
              </w:r>
              <w:r w:rsidRPr="00BC5FF9">
                <w:rPr>
                  <w:color w:val="auto"/>
                  <w:sz w:val="16"/>
                  <w:szCs w:val="24"/>
                  <w:lang w:val="ru-RU"/>
                </w:rPr>
                <w:delText>. 4)</w:delText>
              </w:r>
            </w:del>
          </w:p>
          <w:p w14:paraId="548E4513" w14:textId="620A2FC0" w:rsidR="0047516F" w:rsidRDefault="000C0278" w:rsidP="00E63BE3">
            <w:pPr>
              <w:autoSpaceDE/>
              <w:autoSpaceDN/>
              <w:adjustRightInd/>
              <w:spacing w:before="0" w:line="240" w:lineRule="auto"/>
              <w:ind w:left="-72"/>
              <w:rPr>
                <w:color w:val="auto"/>
                <w:sz w:val="16"/>
                <w:szCs w:val="24"/>
                <w:lang w:val="ru-RU"/>
              </w:rPr>
            </w:pPr>
            <w:ins w:id="392" w:author="Kurmanov, Aidyn [STAMGazStroy LLP]" w:date="2025-12-10T14:16:00Z" w16du:dateUtc="2025-12-10T09:16:00Z">
              <w:r>
                <w:rPr>
                  <w:color w:val="auto"/>
                  <w:sz w:val="16"/>
                  <w:szCs w:val="24"/>
                  <w:lang w:val="ru-RU"/>
                </w:rPr>
                <w:t>Поверхностная бразивоструйная</w:t>
              </w:r>
              <w:r w:rsidRPr="004F4A48">
                <w:rPr>
                  <w:color w:val="auto"/>
                  <w:sz w:val="16"/>
                  <w:szCs w:val="24"/>
                  <w:lang w:val="ru-RU"/>
                </w:rPr>
                <w:t xml:space="preserve"> </w:t>
              </w:r>
              <w:r w:rsidRPr="00B50E8C">
                <w:rPr>
                  <w:color w:val="auto"/>
                  <w:sz w:val="16"/>
                  <w:szCs w:val="24"/>
                  <w:lang w:val="ru-RU"/>
                </w:rPr>
                <w:t>очистка</w:t>
              </w:r>
            </w:ins>
            <w:del w:id="393" w:author="Kurmanov, Aidyn [STAMGazStroy LLP]" w:date="2025-12-10T14:16:00Z" w16du:dateUtc="2025-12-10T09:16:00Z">
              <w:r w:rsidR="0047516F" w:rsidRPr="007B6835">
                <w:rPr>
                  <w:color w:val="auto"/>
                  <w:sz w:val="16"/>
                  <w:szCs w:val="24"/>
                  <w:lang w:val="ru-RU"/>
                </w:rPr>
                <w:delText xml:space="preserve">Легкая </w:delText>
              </w:r>
              <w:r w:rsidR="004B5C7C">
                <w:rPr>
                  <w:color w:val="auto"/>
                  <w:sz w:val="16"/>
                  <w:szCs w:val="24"/>
                  <w:lang w:val="ru-RU"/>
                </w:rPr>
                <w:delText>Абразивоструйная</w:delText>
              </w:r>
              <w:r w:rsidR="007B6835" w:rsidRPr="007B6835">
                <w:rPr>
                  <w:color w:val="auto"/>
                  <w:sz w:val="16"/>
                  <w:szCs w:val="24"/>
                  <w:lang w:val="ru-RU"/>
                </w:rPr>
                <w:delText xml:space="preserve"> </w:delText>
              </w:r>
              <w:r w:rsidR="0013503D" w:rsidRPr="00037A5B">
                <w:rPr>
                  <w:color w:val="auto"/>
                  <w:sz w:val="16"/>
                  <w:szCs w:val="24"/>
                  <w:lang w:val="ru-RU"/>
                </w:rPr>
                <w:delText>очистка</w:delText>
              </w:r>
            </w:del>
            <w:ins w:id="394" w:author="Kurmanov, Aidyn [STAMGazStroy LLP]" w:date="2025-12-10T14:16:00Z" w16du:dateUtc="2025-12-10T09:16:00Z">
              <w:r w:rsidRPr="00793F83">
                <w:rPr>
                  <w:color w:val="auto"/>
                  <w:sz w:val="16"/>
                  <w:szCs w:val="24"/>
                  <w:lang w:val="ru-RU"/>
                </w:rPr>
                <w:t xml:space="preserve"> </w:t>
              </w:r>
            </w:ins>
            <w:ins w:id="395" w:author="Kurmanov, Aidyn [STAMGazStroy LLP]" w:date="2025-12-10T14:17:00Z" w16du:dateUtc="2025-12-10T09:17:00Z">
              <w:r w:rsidR="00793F83">
                <w:rPr>
                  <w:color w:val="auto"/>
                  <w:sz w:val="16"/>
                  <w:szCs w:val="24"/>
                  <w:lang w:val="ru-RU"/>
                </w:rPr>
                <w:t>оцинкованной стали</w:t>
              </w:r>
            </w:ins>
            <w:r w:rsidR="0047516F">
              <w:rPr>
                <w:color w:val="auto"/>
                <w:sz w:val="16"/>
                <w:szCs w:val="24"/>
                <w:lang w:val="ru-RU"/>
              </w:rPr>
              <w:t>.</w:t>
            </w:r>
          </w:p>
          <w:p w14:paraId="179E1F48" w14:textId="09C24291" w:rsidR="0013503D" w:rsidRPr="005F5FAC" w:rsidRDefault="006E2B17" w:rsidP="00E63BE3">
            <w:pPr>
              <w:autoSpaceDE/>
              <w:autoSpaceDN/>
              <w:adjustRightInd/>
              <w:spacing w:before="0" w:line="240" w:lineRule="auto"/>
              <w:ind w:left="-72"/>
              <w:rPr>
                <w:del w:id="396" w:author="Kurmanov, Aidyn [STAMGazStroy LLP]" w:date="2025-12-10T14:18:00Z" w16du:dateUtc="2025-12-10T09:18:00Z"/>
                <w:color w:val="auto"/>
                <w:sz w:val="16"/>
                <w:szCs w:val="24"/>
                <w:lang w:val="ru-RU"/>
              </w:rPr>
            </w:pPr>
            <w:ins w:id="397" w:author="Kurmanov, Aidyn [STAMGazStroy LLP]" w:date="2025-12-10T14:18:00Z" w16du:dateUtc="2025-12-10T09:18:00Z">
              <w:r w:rsidRPr="00E10EA3">
                <w:rPr>
                  <w:color w:val="auto"/>
                  <w:sz w:val="16"/>
                  <w:szCs w:val="24"/>
                </w:rPr>
                <w:t>SSPC</w:t>
              </w:r>
              <w:r w:rsidRPr="00051FB7">
                <w:rPr>
                  <w:color w:val="auto"/>
                  <w:sz w:val="16"/>
                  <w:szCs w:val="24"/>
                  <w:lang w:val="ru-RU"/>
                </w:rPr>
                <w:t>-</w:t>
              </w:r>
              <w:r w:rsidRPr="00E10EA3">
                <w:rPr>
                  <w:color w:val="auto"/>
                  <w:sz w:val="16"/>
                  <w:szCs w:val="24"/>
                </w:rPr>
                <w:t>SP</w:t>
              </w:r>
              <w:r w:rsidRPr="00051FB7">
                <w:rPr>
                  <w:color w:val="auto"/>
                  <w:sz w:val="16"/>
                  <w:szCs w:val="24"/>
                  <w:lang w:val="ru-RU"/>
                </w:rPr>
                <w:t>1/</w:t>
              </w:r>
              <w:r w:rsidRPr="00E10EA3">
                <w:rPr>
                  <w:color w:val="auto"/>
                  <w:sz w:val="16"/>
                  <w:szCs w:val="24"/>
                </w:rPr>
                <w:t>SP</w:t>
              </w:r>
              <w:r w:rsidRPr="006E2B17">
                <w:rPr>
                  <w:color w:val="auto"/>
                  <w:sz w:val="16"/>
                  <w:szCs w:val="24"/>
                  <w:lang w:val="ru-RU"/>
                </w:rPr>
                <w:t>3</w:t>
              </w:r>
              <w:r w:rsidRPr="006B6C90">
                <w:rPr>
                  <w:color w:val="auto"/>
                  <w:sz w:val="16"/>
                  <w:szCs w:val="24"/>
                  <w:lang w:val="ru-RU"/>
                </w:rPr>
                <w:t xml:space="preserve"> Механическая очистка</w:t>
              </w:r>
              <w:r w:rsidRPr="005F5FAC">
                <w:rPr>
                  <w:sz w:val="16"/>
                  <w:szCs w:val="18"/>
                  <w:lang w:val="ru-RU"/>
                </w:rPr>
                <w:t xml:space="preserve">, </w:t>
              </w:r>
              <w:r w:rsidRPr="005F5FAC">
                <w:rPr>
                  <w:sz w:val="16"/>
                  <w:szCs w:val="16"/>
                  <w:lang w:val="ru-RU"/>
                </w:rPr>
                <w:t>подходит для ремонта</w:t>
              </w:r>
              <w:r w:rsidRPr="005F5FAC">
                <w:rPr>
                  <w:lang w:val="ru-RU"/>
                </w:rPr>
                <w:t xml:space="preserve"> </w:t>
              </w:r>
              <w:r w:rsidRPr="005F5FAC">
                <w:rPr>
                  <w:sz w:val="16"/>
                  <w:szCs w:val="16"/>
                  <w:lang w:val="ru-RU"/>
                </w:rPr>
                <w:t>небольших участков</w:t>
              </w:r>
            </w:ins>
            <w:del w:id="398" w:author="Kurmanov, Aidyn [STAMGazStroy LLP]" w:date="2025-12-10T14:18:00Z" w16du:dateUtc="2025-12-10T09:18:00Z">
              <w:r w:rsidR="0013503D" w:rsidRPr="005F5FAC" w:rsidDel="006E2B17">
                <w:rPr>
                  <w:sz w:val="16"/>
                  <w:szCs w:val="16"/>
                </w:rPr>
                <w:delText>SSPC</w:delText>
              </w:r>
              <w:r w:rsidR="0013503D" w:rsidRPr="005F5FAC" w:rsidDel="006E2B17">
                <w:rPr>
                  <w:sz w:val="16"/>
                  <w:szCs w:val="16"/>
                  <w:lang w:val="ru-RU"/>
                </w:rPr>
                <w:delText>-</w:delText>
              </w:r>
              <w:r w:rsidR="0013503D" w:rsidRPr="005F5FAC" w:rsidDel="006E2B17">
                <w:rPr>
                  <w:sz w:val="16"/>
                  <w:szCs w:val="16"/>
                </w:rPr>
                <w:delText>SP</w:delText>
              </w:r>
              <w:r w:rsidR="0013503D" w:rsidRPr="005F5FAC" w:rsidDel="006E2B17">
                <w:rPr>
                  <w:sz w:val="16"/>
                  <w:szCs w:val="16"/>
                  <w:lang w:val="ru-RU"/>
                </w:rPr>
                <w:delText>1/</w:delText>
              </w:r>
              <w:r w:rsidR="0013503D" w:rsidRPr="005F5FAC" w:rsidDel="006E2B17">
                <w:rPr>
                  <w:sz w:val="16"/>
                  <w:szCs w:val="16"/>
                </w:rPr>
                <w:delText>SP</w:delText>
              </w:r>
              <w:r w:rsidR="0013503D" w:rsidRPr="005F5FAC" w:rsidDel="006E2B17">
                <w:rPr>
                  <w:sz w:val="16"/>
                  <w:szCs w:val="16"/>
                  <w:lang w:val="ru-RU"/>
                </w:rPr>
                <w:delText xml:space="preserve">3 </w:delText>
              </w:r>
              <w:r w:rsidR="0013503D" w:rsidRPr="005F5FAC" w:rsidDel="006E2B17">
                <w:rPr>
                  <w:color w:val="auto"/>
                  <w:sz w:val="16"/>
                  <w:szCs w:val="24"/>
                  <w:lang w:val="ru-RU"/>
                </w:rPr>
                <w:delText>Механическая очистка.</w:delText>
              </w:r>
            </w:del>
          </w:p>
          <w:p w14:paraId="05CB6956" w14:textId="68712344" w:rsidR="009B7F47" w:rsidRPr="009B7F47" w:rsidRDefault="009B7F47" w:rsidP="00E63BE3">
            <w:pPr>
              <w:autoSpaceDE/>
              <w:autoSpaceDN/>
              <w:adjustRightInd/>
              <w:spacing w:before="0" w:line="240" w:lineRule="auto"/>
              <w:ind w:left="-72"/>
              <w:rPr>
                <w:sz w:val="16"/>
                <w:szCs w:val="16"/>
                <w:lang w:val="ru-RU"/>
              </w:rPr>
            </w:pPr>
            <w:del w:id="399" w:author="Kurmanov, Aidyn [STAMGazStroy LLP]" w:date="2025-12-10T14:18:00Z" w16du:dateUtc="2025-12-10T09:18:00Z">
              <w:r w:rsidRPr="005F5FAC">
                <w:rPr>
                  <w:sz w:val="16"/>
                  <w:szCs w:val="16"/>
                </w:rPr>
                <w:delText>SP</w:delText>
              </w:r>
              <w:r w:rsidRPr="005F5FAC">
                <w:rPr>
                  <w:sz w:val="16"/>
                  <w:szCs w:val="16"/>
                  <w:lang w:val="ru-RU"/>
                </w:rPr>
                <w:delText>3</w:delText>
              </w:r>
              <w:r w:rsidR="00541E3A" w:rsidRPr="005F5FAC">
                <w:rPr>
                  <w:sz w:val="16"/>
                  <w:szCs w:val="16"/>
                  <w:lang w:val="ru-RU"/>
                </w:rPr>
                <w:delText xml:space="preserve"> </w:delText>
              </w:r>
              <w:r w:rsidR="00541E3A" w:rsidRPr="005F5FAC">
                <w:rPr>
                  <w:color w:val="auto"/>
                  <w:sz w:val="16"/>
                  <w:szCs w:val="24"/>
                  <w:lang w:val="ru-RU"/>
                </w:rPr>
                <w:delText>использовать только для небольших участков</w:delText>
              </w:r>
            </w:del>
            <w:r w:rsidR="00541E3A" w:rsidRPr="005F5FAC">
              <w:rPr>
                <w:color w:val="auto"/>
                <w:sz w:val="16"/>
                <w:szCs w:val="24"/>
                <w:lang w:val="ru-RU"/>
              </w:rPr>
              <w:t>.</w:t>
            </w:r>
          </w:p>
        </w:tc>
        <w:tc>
          <w:tcPr>
            <w:tcW w:w="992" w:type="dxa"/>
            <w:tcBorders>
              <w:top w:val="single" w:sz="12" w:space="0" w:color="auto"/>
            </w:tcBorders>
          </w:tcPr>
          <w:p w14:paraId="6794B69F" w14:textId="77777777" w:rsidR="0013503D" w:rsidRPr="00A24069" w:rsidRDefault="0013503D" w:rsidP="00E63BE3">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839" w:type="dxa"/>
            <w:gridSpan w:val="5"/>
            <w:vMerge w:val="restart"/>
            <w:tcBorders>
              <w:top w:val="single" w:sz="12" w:space="0" w:color="auto"/>
            </w:tcBorders>
          </w:tcPr>
          <w:p w14:paraId="4F2EDC4F" w14:textId="1CFF455C" w:rsidR="005A3DC9" w:rsidRPr="006A7DA2" w:rsidRDefault="0013503D" w:rsidP="006A7DA2">
            <w:pPr>
              <w:autoSpaceDE/>
              <w:autoSpaceDN/>
              <w:adjustRightInd/>
              <w:spacing w:before="0" w:line="240" w:lineRule="auto"/>
              <w:ind w:left="-72"/>
              <w:rPr>
                <w:color w:val="auto"/>
                <w:sz w:val="16"/>
                <w:szCs w:val="24"/>
                <w:lang w:val="ru-RU"/>
              </w:rPr>
            </w:pPr>
            <w:r w:rsidRPr="00037A5B">
              <w:rPr>
                <w:color w:val="auto"/>
                <w:sz w:val="16"/>
                <w:szCs w:val="24"/>
                <w:lang w:val="ru-RU"/>
              </w:rPr>
              <w:t>Данная система используется без повторного нанесения стандартного грунтового покрытия изготовителя.</w:t>
            </w:r>
          </w:p>
        </w:tc>
      </w:tr>
      <w:tr w:rsidR="0013503D" w:rsidRPr="00BC5FF9" w14:paraId="22E76CBB" w14:textId="77777777" w:rsidTr="00F029EB">
        <w:trPr>
          <w:gridAfter w:val="1"/>
          <w:wAfter w:w="7" w:type="dxa"/>
          <w:cantSplit/>
          <w:trHeight w:val="288"/>
          <w:jc w:val="center"/>
        </w:trPr>
        <w:tc>
          <w:tcPr>
            <w:tcW w:w="1444" w:type="dxa"/>
            <w:gridSpan w:val="2"/>
          </w:tcPr>
          <w:p w14:paraId="071F5869" w14:textId="77777777" w:rsidR="0013503D" w:rsidRPr="004E6B3B" w:rsidRDefault="0013503D" w:rsidP="00E63BE3">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03" w:type="dxa"/>
            <w:gridSpan w:val="2"/>
          </w:tcPr>
          <w:p w14:paraId="588F62D3" w14:textId="77777777" w:rsidR="0013503D" w:rsidRPr="00D750DA" w:rsidRDefault="00224632" w:rsidP="00E63BE3">
            <w:pPr>
              <w:autoSpaceDE/>
              <w:autoSpaceDN/>
              <w:adjustRightInd/>
              <w:spacing w:before="0" w:line="240" w:lineRule="auto"/>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2" w:type="dxa"/>
          </w:tcPr>
          <w:p w14:paraId="0FCF18B7" w14:textId="77777777" w:rsidR="0013503D" w:rsidRPr="00D750DA" w:rsidRDefault="0013503D" w:rsidP="00E63BE3">
            <w:pPr>
              <w:autoSpaceDE/>
              <w:autoSpaceDN/>
              <w:adjustRightInd/>
              <w:spacing w:before="0" w:line="240" w:lineRule="auto"/>
              <w:ind w:left="-72"/>
              <w:rPr>
                <w:sz w:val="16"/>
                <w:szCs w:val="16"/>
                <w:lang w:val="ru-RU"/>
              </w:rPr>
            </w:pPr>
          </w:p>
        </w:tc>
        <w:tc>
          <w:tcPr>
            <w:tcW w:w="3839" w:type="dxa"/>
            <w:gridSpan w:val="5"/>
            <w:vMerge/>
            <w:vAlign w:val="center"/>
          </w:tcPr>
          <w:p w14:paraId="16F3D2B7" w14:textId="77777777" w:rsidR="0013503D" w:rsidRPr="00D750DA" w:rsidRDefault="0013503D" w:rsidP="00E63BE3">
            <w:pPr>
              <w:rPr>
                <w:lang w:val="ru-RU"/>
              </w:rPr>
            </w:pPr>
          </w:p>
        </w:tc>
      </w:tr>
      <w:tr w:rsidR="0013503D" w:rsidRPr="00BC5FF9" w14:paraId="4FB6A45C" w14:textId="77777777" w:rsidTr="00F029EB">
        <w:trPr>
          <w:gridAfter w:val="1"/>
          <w:wAfter w:w="7" w:type="dxa"/>
          <w:cantSplit/>
          <w:trHeight w:val="288"/>
          <w:jc w:val="center"/>
        </w:trPr>
        <w:tc>
          <w:tcPr>
            <w:tcW w:w="1444" w:type="dxa"/>
            <w:gridSpan w:val="2"/>
            <w:tcBorders>
              <w:bottom w:val="single" w:sz="12" w:space="0" w:color="auto"/>
            </w:tcBorders>
          </w:tcPr>
          <w:p w14:paraId="234308E5" w14:textId="77777777" w:rsidR="0013503D" w:rsidRPr="004E6B3B" w:rsidRDefault="0013503D" w:rsidP="00E63BE3">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03" w:type="dxa"/>
            <w:gridSpan w:val="2"/>
            <w:tcBorders>
              <w:bottom w:val="single" w:sz="12" w:space="0" w:color="auto"/>
            </w:tcBorders>
          </w:tcPr>
          <w:p w14:paraId="5DB8ED31" w14:textId="77777777" w:rsidR="0013503D" w:rsidRPr="00D750DA" w:rsidRDefault="00177DF5" w:rsidP="00E63BE3">
            <w:pPr>
              <w:autoSpaceDE/>
              <w:autoSpaceDN/>
              <w:adjustRightInd/>
              <w:spacing w:before="0" w:line="240" w:lineRule="auto"/>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2" w:type="dxa"/>
            <w:tcBorders>
              <w:bottom w:val="single" w:sz="12" w:space="0" w:color="auto"/>
            </w:tcBorders>
          </w:tcPr>
          <w:p w14:paraId="1A704CE4" w14:textId="77777777" w:rsidR="0013503D" w:rsidRPr="00D750DA" w:rsidRDefault="0013503D" w:rsidP="00E63BE3">
            <w:pPr>
              <w:autoSpaceDE/>
              <w:autoSpaceDN/>
              <w:adjustRightInd/>
              <w:spacing w:before="0" w:line="240" w:lineRule="auto"/>
              <w:ind w:left="-72"/>
              <w:rPr>
                <w:sz w:val="16"/>
                <w:szCs w:val="16"/>
                <w:lang w:val="ru-RU"/>
              </w:rPr>
            </w:pPr>
          </w:p>
        </w:tc>
        <w:tc>
          <w:tcPr>
            <w:tcW w:w="3839" w:type="dxa"/>
            <w:gridSpan w:val="5"/>
            <w:vMerge/>
            <w:tcBorders>
              <w:bottom w:val="single" w:sz="12" w:space="0" w:color="auto"/>
            </w:tcBorders>
            <w:vAlign w:val="center"/>
          </w:tcPr>
          <w:p w14:paraId="6142835E" w14:textId="77777777" w:rsidR="0013503D" w:rsidRPr="00D750DA" w:rsidRDefault="0013503D" w:rsidP="00E63BE3">
            <w:pPr>
              <w:rPr>
                <w:lang w:val="ru-RU"/>
              </w:rPr>
            </w:pPr>
          </w:p>
        </w:tc>
      </w:tr>
      <w:tr w:rsidR="0013503D" w:rsidRPr="001D3869" w14:paraId="778B037F" w14:textId="77777777" w:rsidTr="00A63E2A">
        <w:trPr>
          <w:trHeight w:val="360"/>
          <w:jc w:val="center"/>
        </w:trPr>
        <w:tc>
          <w:tcPr>
            <w:tcW w:w="2294" w:type="dxa"/>
            <w:gridSpan w:val="3"/>
            <w:tcBorders>
              <w:top w:val="single" w:sz="12" w:space="0" w:color="auto"/>
              <w:left w:val="single" w:sz="12" w:space="0" w:color="auto"/>
              <w:bottom w:val="single" w:sz="12" w:space="0" w:color="auto"/>
            </w:tcBorders>
            <w:shd w:val="clear" w:color="auto" w:fill="000000"/>
            <w:vAlign w:val="center"/>
          </w:tcPr>
          <w:p w14:paraId="2CCC36E3" w14:textId="77777777" w:rsidR="0013503D" w:rsidRPr="00AD544E" w:rsidRDefault="0013503D" w:rsidP="00E63BE3">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53" w:type="dxa"/>
            <w:tcBorders>
              <w:top w:val="single" w:sz="12" w:space="0" w:color="auto"/>
              <w:bottom w:val="single" w:sz="12" w:space="0" w:color="auto"/>
            </w:tcBorders>
            <w:shd w:val="clear" w:color="auto" w:fill="000000"/>
            <w:vAlign w:val="center"/>
          </w:tcPr>
          <w:p w14:paraId="316277A9" w14:textId="77777777" w:rsidR="0013503D" w:rsidRPr="00AD544E" w:rsidRDefault="0013503D" w:rsidP="00E63BE3">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10" w:type="dxa"/>
            <w:gridSpan w:val="2"/>
            <w:tcBorders>
              <w:top w:val="single" w:sz="12" w:space="0" w:color="auto"/>
              <w:bottom w:val="single" w:sz="12" w:space="0" w:color="auto"/>
            </w:tcBorders>
            <w:shd w:val="clear" w:color="auto" w:fill="000000"/>
            <w:vAlign w:val="center"/>
          </w:tcPr>
          <w:p w14:paraId="29955607" w14:textId="77777777" w:rsidR="0013503D" w:rsidRPr="00AD544E" w:rsidRDefault="0013503D" w:rsidP="00E63BE3">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793" w:type="dxa"/>
            <w:gridSpan w:val="3"/>
            <w:tcBorders>
              <w:top w:val="single" w:sz="12" w:space="0" w:color="auto"/>
              <w:bottom w:val="single" w:sz="12" w:space="0" w:color="auto"/>
            </w:tcBorders>
            <w:shd w:val="clear" w:color="auto" w:fill="000000"/>
            <w:vAlign w:val="center"/>
          </w:tcPr>
          <w:p w14:paraId="611216E5" w14:textId="77777777" w:rsidR="0013503D" w:rsidRPr="00AD544E" w:rsidRDefault="0013503D"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ЛОС (г/л)</w:t>
            </w:r>
          </w:p>
        </w:tc>
        <w:tc>
          <w:tcPr>
            <w:tcW w:w="1435" w:type="dxa"/>
            <w:gridSpan w:val="2"/>
            <w:tcBorders>
              <w:top w:val="single" w:sz="12" w:space="0" w:color="auto"/>
              <w:bottom w:val="single" w:sz="12" w:space="0" w:color="auto"/>
              <w:right w:val="single" w:sz="12" w:space="0" w:color="auto"/>
            </w:tcBorders>
            <w:shd w:val="clear" w:color="auto" w:fill="000000"/>
            <w:vAlign w:val="center"/>
          </w:tcPr>
          <w:p w14:paraId="0E052C8E" w14:textId="77777777" w:rsidR="0013503D" w:rsidRPr="00AD544E" w:rsidRDefault="0013503D"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3503D" w:rsidRPr="00BC5FF9" w14:paraId="0AF456AB" w14:textId="77777777" w:rsidTr="00DC12DE">
        <w:trPr>
          <w:trHeight w:val="381"/>
          <w:jc w:val="center"/>
        </w:trPr>
        <w:tc>
          <w:tcPr>
            <w:tcW w:w="2294" w:type="dxa"/>
            <w:gridSpan w:val="3"/>
            <w:tcBorders>
              <w:bottom w:val="single" w:sz="12" w:space="0" w:color="auto"/>
            </w:tcBorders>
            <w:vAlign w:val="center"/>
          </w:tcPr>
          <w:p w14:paraId="70F00249" w14:textId="683DA46C" w:rsidR="0013503D" w:rsidRPr="00D41158" w:rsidRDefault="00DC12DE" w:rsidP="00E63BE3">
            <w:pPr>
              <w:autoSpaceDE/>
              <w:autoSpaceDN/>
              <w:adjustRightInd/>
              <w:spacing w:before="0" w:line="240" w:lineRule="auto"/>
              <w:ind w:left="0"/>
              <w:rPr>
                <w:b/>
                <w:color w:val="auto"/>
                <w:sz w:val="16"/>
                <w:szCs w:val="24"/>
                <w:lang w:val="ru-RU"/>
              </w:rPr>
            </w:pPr>
            <w:r w:rsidRPr="00D41158">
              <w:rPr>
                <w:b/>
                <w:color w:val="auto"/>
                <w:sz w:val="16"/>
                <w:szCs w:val="24"/>
                <w:lang w:val="ru-RU"/>
              </w:rPr>
              <w:t>ГРУНТ [Стандарт изготовителя]</w:t>
            </w:r>
            <w:ins w:id="400" w:author="Kurmanov, Aidyn [STAMGazStroy LLP]" w:date="2025-12-10T14:24:00Z" w16du:dateUtc="2025-12-10T09:24:00Z">
              <w:r w:rsidR="00F83F83">
                <w:rPr>
                  <w:b/>
                  <w:color w:val="auto"/>
                  <w:sz w:val="16"/>
                  <w:szCs w:val="24"/>
                  <w:lang w:val="ru-RU"/>
                </w:rPr>
                <w:t xml:space="preserve"> или ОЦИНКОВАННОЕ</w:t>
              </w:r>
            </w:ins>
          </w:p>
        </w:tc>
        <w:tc>
          <w:tcPr>
            <w:tcW w:w="2853" w:type="dxa"/>
            <w:tcBorders>
              <w:bottom w:val="single" w:sz="12" w:space="0" w:color="auto"/>
            </w:tcBorders>
            <w:vAlign w:val="center"/>
          </w:tcPr>
          <w:p w14:paraId="42949092" w14:textId="77777777" w:rsidR="00DC12DE" w:rsidRDefault="00DC12DE" w:rsidP="00E63BE3">
            <w:pPr>
              <w:autoSpaceDE/>
              <w:autoSpaceDN/>
              <w:adjustRightInd/>
              <w:spacing w:before="0" w:line="240" w:lineRule="auto"/>
              <w:ind w:left="0"/>
              <w:rPr>
                <w:sz w:val="16"/>
                <w:szCs w:val="16"/>
                <w:lang w:val="ru-RU"/>
              </w:rPr>
            </w:pPr>
          </w:p>
          <w:p w14:paraId="587B1A2A" w14:textId="77777777" w:rsidR="0013503D" w:rsidRPr="00F204D3" w:rsidRDefault="0013503D" w:rsidP="00E63BE3">
            <w:pPr>
              <w:autoSpaceDE/>
              <w:autoSpaceDN/>
              <w:adjustRightInd/>
              <w:spacing w:before="0" w:line="240" w:lineRule="auto"/>
              <w:ind w:left="0"/>
              <w:rPr>
                <w:sz w:val="16"/>
                <w:szCs w:val="16"/>
                <w:lang w:val="ru-RU"/>
              </w:rPr>
            </w:pPr>
          </w:p>
        </w:tc>
        <w:tc>
          <w:tcPr>
            <w:tcW w:w="2610" w:type="dxa"/>
            <w:gridSpan w:val="2"/>
            <w:tcBorders>
              <w:bottom w:val="single" w:sz="12" w:space="0" w:color="auto"/>
            </w:tcBorders>
            <w:vAlign w:val="center"/>
          </w:tcPr>
          <w:p w14:paraId="05A79108" w14:textId="77777777" w:rsidR="0013503D" w:rsidRPr="00F204D3" w:rsidRDefault="0013503D" w:rsidP="00E63BE3">
            <w:pPr>
              <w:autoSpaceDE/>
              <w:autoSpaceDN/>
              <w:adjustRightInd/>
              <w:spacing w:before="0" w:line="240" w:lineRule="auto"/>
              <w:ind w:left="0"/>
              <w:rPr>
                <w:sz w:val="16"/>
                <w:szCs w:val="16"/>
                <w:lang w:val="ru-RU"/>
              </w:rPr>
            </w:pPr>
          </w:p>
        </w:tc>
        <w:tc>
          <w:tcPr>
            <w:tcW w:w="787" w:type="dxa"/>
            <w:gridSpan w:val="2"/>
            <w:tcBorders>
              <w:bottom w:val="single" w:sz="12" w:space="0" w:color="auto"/>
            </w:tcBorders>
            <w:vAlign w:val="center"/>
          </w:tcPr>
          <w:p w14:paraId="0873963C" w14:textId="77777777" w:rsidR="0013503D" w:rsidRPr="005410C8" w:rsidRDefault="0013503D" w:rsidP="00E63BE3">
            <w:pPr>
              <w:autoSpaceDE/>
              <w:autoSpaceDN/>
              <w:adjustRightInd/>
              <w:spacing w:before="0" w:line="240" w:lineRule="auto"/>
              <w:ind w:left="0"/>
              <w:jc w:val="center"/>
              <w:rPr>
                <w:sz w:val="16"/>
                <w:szCs w:val="16"/>
                <w:lang w:val="ru-RU"/>
              </w:rPr>
            </w:pPr>
          </w:p>
        </w:tc>
        <w:tc>
          <w:tcPr>
            <w:tcW w:w="1441" w:type="dxa"/>
            <w:gridSpan w:val="3"/>
            <w:tcBorders>
              <w:bottom w:val="single" w:sz="12" w:space="0" w:color="auto"/>
            </w:tcBorders>
            <w:vAlign w:val="center"/>
          </w:tcPr>
          <w:p w14:paraId="5557235C" w14:textId="77777777" w:rsidR="0013503D" w:rsidRPr="00F204D3" w:rsidRDefault="0013503D" w:rsidP="00E63BE3">
            <w:pPr>
              <w:autoSpaceDE/>
              <w:autoSpaceDN/>
              <w:adjustRightInd/>
              <w:spacing w:before="0" w:line="240" w:lineRule="auto"/>
              <w:ind w:left="0"/>
              <w:jc w:val="center"/>
              <w:rPr>
                <w:sz w:val="16"/>
                <w:szCs w:val="16"/>
                <w:lang w:val="ru-RU"/>
              </w:rPr>
            </w:pPr>
          </w:p>
        </w:tc>
      </w:tr>
      <w:tr w:rsidR="00342F83" w:rsidRPr="001D3869" w14:paraId="7BF1415F" w14:textId="77777777" w:rsidTr="00D750DA">
        <w:trPr>
          <w:trHeight w:val="237"/>
          <w:jc w:val="center"/>
        </w:trPr>
        <w:tc>
          <w:tcPr>
            <w:tcW w:w="2294" w:type="dxa"/>
            <w:gridSpan w:val="3"/>
            <w:vMerge w:val="restart"/>
            <w:tcBorders>
              <w:top w:val="single" w:sz="12" w:space="0" w:color="auto"/>
            </w:tcBorders>
            <w:vAlign w:val="center"/>
          </w:tcPr>
          <w:p w14:paraId="5AAD9438" w14:textId="40E4B320" w:rsidR="00342F83" w:rsidRDefault="00342F83" w:rsidP="00E63BE3">
            <w:pPr>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53" w:type="dxa"/>
            <w:tcBorders>
              <w:top w:val="single" w:sz="12" w:space="0" w:color="auto"/>
            </w:tcBorders>
            <w:vAlign w:val="center"/>
          </w:tcPr>
          <w:p w14:paraId="501C07BA" w14:textId="77777777" w:rsidR="00342F83" w:rsidRDefault="00342F83" w:rsidP="00E63BE3">
            <w:pPr>
              <w:spacing w:before="0" w:line="240" w:lineRule="auto"/>
              <w:ind w:left="0"/>
              <w:rPr>
                <w:sz w:val="16"/>
                <w:szCs w:val="16"/>
                <w:lang w:val="ru-RU"/>
              </w:rPr>
            </w:pPr>
            <w:r w:rsidRPr="005410C8">
              <w:rPr>
                <w:sz w:val="16"/>
                <w:szCs w:val="16"/>
              </w:rPr>
              <w:t>Carboline</w:t>
            </w:r>
          </w:p>
        </w:tc>
        <w:tc>
          <w:tcPr>
            <w:tcW w:w="2610" w:type="dxa"/>
            <w:gridSpan w:val="2"/>
            <w:tcBorders>
              <w:top w:val="single" w:sz="12" w:space="0" w:color="auto"/>
            </w:tcBorders>
            <w:vAlign w:val="center"/>
          </w:tcPr>
          <w:p w14:paraId="5E614D2D" w14:textId="77777777" w:rsidR="00342F83" w:rsidRPr="00876744" w:rsidRDefault="00342F83" w:rsidP="00E63BE3">
            <w:pPr>
              <w:spacing w:before="0" w:line="240" w:lineRule="auto"/>
              <w:ind w:left="0"/>
              <w:rPr>
                <w:sz w:val="16"/>
                <w:szCs w:val="16"/>
                <w:lang w:val="ru-RU"/>
              </w:rPr>
            </w:pPr>
            <w:proofErr w:type="spellStart"/>
            <w:r w:rsidRPr="00876744">
              <w:rPr>
                <w:sz w:val="16"/>
                <w:szCs w:val="16"/>
              </w:rPr>
              <w:t>Rustbond</w:t>
            </w:r>
            <w:proofErr w:type="spellEnd"/>
            <w:r w:rsidRPr="00876744">
              <w:rPr>
                <w:sz w:val="16"/>
                <w:szCs w:val="16"/>
              </w:rPr>
              <w:t xml:space="preserve"> Penetrating Sealer</w:t>
            </w:r>
          </w:p>
        </w:tc>
        <w:tc>
          <w:tcPr>
            <w:tcW w:w="787" w:type="dxa"/>
            <w:gridSpan w:val="2"/>
            <w:tcBorders>
              <w:top w:val="single" w:sz="12" w:space="0" w:color="auto"/>
            </w:tcBorders>
            <w:vAlign w:val="center"/>
          </w:tcPr>
          <w:p w14:paraId="55DA92AF" w14:textId="77777777" w:rsidR="00342F83" w:rsidRPr="00876744" w:rsidRDefault="00342F83" w:rsidP="00876744">
            <w:pPr>
              <w:spacing w:before="0" w:line="240" w:lineRule="auto"/>
              <w:ind w:left="0"/>
              <w:jc w:val="center"/>
              <w:rPr>
                <w:sz w:val="16"/>
                <w:szCs w:val="16"/>
                <w:lang w:val="ru-RU"/>
              </w:rPr>
            </w:pPr>
            <w:r w:rsidRPr="00876744">
              <w:rPr>
                <w:sz w:val="16"/>
                <w:szCs w:val="16"/>
                <w:lang w:val="ru-RU"/>
              </w:rPr>
              <w:t>24</w:t>
            </w:r>
          </w:p>
        </w:tc>
        <w:tc>
          <w:tcPr>
            <w:tcW w:w="1441" w:type="dxa"/>
            <w:gridSpan w:val="3"/>
            <w:tcBorders>
              <w:top w:val="single" w:sz="12" w:space="0" w:color="auto"/>
            </w:tcBorders>
            <w:vAlign w:val="center"/>
          </w:tcPr>
          <w:p w14:paraId="3D3A2D86" w14:textId="77777777" w:rsidR="00342F83" w:rsidRPr="00876744" w:rsidRDefault="00342F83" w:rsidP="00E63BE3">
            <w:pPr>
              <w:spacing w:before="0" w:line="240" w:lineRule="auto"/>
              <w:ind w:left="0"/>
              <w:jc w:val="center"/>
              <w:rPr>
                <w:sz w:val="16"/>
                <w:szCs w:val="16"/>
                <w:lang w:val="ru-RU"/>
              </w:rPr>
            </w:pPr>
            <w:r w:rsidRPr="00876744">
              <w:rPr>
                <w:sz w:val="16"/>
                <w:szCs w:val="16"/>
              </w:rPr>
              <w:t>121°C (250°F)</w:t>
            </w:r>
          </w:p>
        </w:tc>
      </w:tr>
      <w:tr w:rsidR="00342F83" w:rsidRPr="001D3869" w14:paraId="0B3ED7DA" w14:textId="77777777" w:rsidTr="00D750DA">
        <w:trPr>
          <w:trHeight w:val="288"/>
          <w:jc w:val="center"/>
        </w:trPr>
        <w:tc>
          <w:tcPr>
            <w:tcW w:w="2294" w:type="dxa"/>
            <w:gridSpan w:val="3"/>
            <w:vMerge/>
            <w:vAlign w:val="center"/>
          </w:tcPr>
          <w:p w14:paraId="7165D597" w14:textId="08C95415" w:rsidR="00342F83" w:rsidRPr="00D41158" w:rsidDel="00DC12DE" w:rsidRDefault="00342F83" w:rsidP="00E63BE3">
            <w:pPr>
              <w:spacing w:before="0" w:line="240" w:lineRule="auto"/>
              <w:ind w:left="0"/>
              <w:rPr>
                <w:b/>
                <w:color w:val="auto"/>
                <w:sz w:val="16"/>
                <w:szCs w:val="24"/>
                <w:lang w:val="ru-RU"/>
              </w:rPr>
            </w:pPr>
          </w:p>
        </w:tc>
        <w:tc>
          <w:tcPr>
            <w:tcW w:w="2853" w:type="dxa"/>
            <w:vAlign w:val="center"/>
          </w:tcPr>
          <w:p w14:paraId="6ABFFA43" w14:textId="77777777" w:rsidR="00342F83" w:rsidRDefault="00342F83" w:rsidP="00E63BE3">
            <w:pPr>
              <w:autoSpaceDE/>
              <w:autoSpaceDN/>
              <w:adjustRightInd/>
              <w:spacing w:before="0" w:line="240" w:lineRule="auto"/>
              <w:ind w:left="0"/>
              <w:rPr>
                <w:sz w:val="16"/>
                <w:szCs w:val="16"/>
                <w:lang w:val="ru-RU"/>
              </w:rPr>
            </w:pPr>
            <w:proofErr w:type="spellStart"/>
            <w:r w:rsidRPr="0080497E">
              <w:rPr>
                <w:sz w:val="16"/>
                <w:szCs w:val="16"/>
              </w:rPr>
              <w:t>Dampney</w:t>
            </w:r>
            <w:proofErr w:type="spellEnd"/>
          </w:p>
        </w:tc>
        <w:tc>
          <w:tcPr>
            <w:tcW w:w="2610" w:type="dxa"/>
            <w:gridSpan w:val="2"/>
            <w:vAlign w:val="center"/>
          </w:tcPr>
          <w:p w14:paraId="61F0D8A5" w14:textId="77777777" w:rsidR="00342F83" w:rsidRPr="00876744" w:rsidRDefault="00342F83" w:rsidP="00B2560B">
            <w:pPr>
              <w:autoSpaceDE/>
              <w:autoSpaceDN/>
              <w:adjustRightInd/>
              <w:spacing w:before="0" w:line="240" w:lineRule="auto"/>
              <w:ind w:left="0"/>
              <w:rPr>
                <w:sz w:val="16"/>
                <w:szCs w:val="16"/>
                <w:lang w:val="ru-RU"/>
              </w:rPr>
            </w:pPr>
            <w:proofErr w:type="spellStart"/>
            <w:r w:rsidRPr="00876744">
              <w:rPr>
                <w:sz w:val="16"/>
                <w:szCs w:val="16"/>
              </w:rPr>
              <w:t>Endcor</w:t>
            </w:r>
            <w:proofErr w:type="spellEnd"/>
            <w:r w:rsidRPr="00876744">
              <w:rPr>
                <w:sz w:val="16"/>
                <w:szCs w:val="16"/>
              </w:rPr>
              <w:t xml:space="preserve"> 750C</w:t>
            </w:r>
          </w:p>
        </w:tc>
        <w:tc>
          <w:tcPr>
            <w:tcW w:w="787" w:type="dxa"/>
            <w:gridSpan w:val="2"/>
            <w:vAlign w:val="center"/>
          </w:tcPr>
          <w:p w14:paraId="6FB418E4" w14:textId="77777777" w:rsidR="00342F83" w:rsidRPr="00876744" w:rsidRDefault="00342F83" w:rsidP="00B2560B">
            <w:pPr>
              <w:autoSpaceDE/>
              <w:autoSpaceDN/>
              <w:adjustRightInd/>
              <w:spacing w:before="0" w:line="240" w:lineRule="auto"/>
              <w:ind w:left="0"/>
              <w:jc w:val="center"/>
              <w:rPr>
                <w:sz w:val="16"/>
                <w:szCs w:val="16"/>
                <w:lang w:val="ru-RU"/>
              </w:rPr>
            </w:pPr>
            <w:r w:rsidRPr="00876744">
              <w:rPr>
                <w:sz w:val="16"/>
                <w:szCs w:val="16"/>
              </w:rPr>
              <w:t>95</w:t>
            </w:r>
          </w:p>
        </w:tc>
        <w:tc>
          <w:tcPr>
            <w:tcW w:w="1441" w:type="dxa"/>
            <w:gridSpan w:val="3"/>
            <w:vAlign w:val="center"/>
          </w:tcPr>
          <w:p w14:paraId="6B2BD2B2" w14:textId="77777777" w:rsidR="00342F83" w:rsidRPr="00876744" w:rsidRDefault="00342F83" w:rsidP="00B2560B">
            <w:pPr>
              <w:autoSpaceDE/>
              <w:autoSpaceDN/>
              <w:adjustRightInd/>
              <w:spacing w:before="0" w:line="240" w:lineRule="auto"/>
              <w:ind w:left="0"/>
              <w:jc w:val="center"/>
              <w:rPr>
                <w:sz w:val="16"/>
                <w:szCs w:val="16"/>
                <w:lang w:val="ru-RU"/>
              </w:rPr>
            </w:pPr>
            <w:r w:rsidRPr="00876744">
              <w:rPr>
                <w:sz w:val="16"/>
                <w:szCs w:val="16"/>
              </w:rPr>
              <w:t>121°C (250°F)</w:t>
            </w:r>
          </w:p>
        </w:tc>
      </w:tr>
      <w:tr w:rsidR="00342F83" w:rsidRPr="001D3869" w14:paraId="53BB06E3" w14:textId="77777777" w:rsidTr="00342F83">
        <w:trPr>
          <w:trHeight w:val="310"/>
          <w:jc w:val="center"/>
        </w:trPr>
        <w:tc>
          <w:tcPr>
            <w:tcW w:w="2294" w:type="dxa"/>
            <w:gridSpan w:val="3"/>
            <w:vMerge/>
            <w:vAlign w:val="center"/>
          </w:tcPr>
          <w:p w14:paraId="04EB69F1" w14:textId="7190120B" w:rsidR="00342F83" w:rsidRPr="00D41158" w:rsidRDefault="00342F83" w:rsidP="00E63BE3">
            <w:pPr>
              <w:autoSpaceDE/>
              <w:autoSpaceDN/>
              <w:adjustRightInd/>
              <w:spacing w:before="0" w:line="240" w:lineRule="auto"/>
              <w:ind w:left="0"/>
              <w:rPr>
                <w:b/>
                <w:color w:val="auto"/>
                <w:sz w:val="16"/>
                <w:szCs w:val="24"/>
                <w:lang w:val="ru-RU"/>
              </w:rPr>
            </w:pPr>
          </w:p>
        </w:tc>
        <w:tc>
          <w:tcPr>
            <w:tcW w:w="2853" w:type="dxa"/>
            <w:vAlign w:val="center"/>
          </w:tcPr>
          <w:p w14:paraId="564BE850" w14:textId="77777777" w:rsidR="00342F83" w:rsidRPr="005410C8" w:rsidRDefault="00342F83" w:rsidP="00E63BE3">
            <w:pPr>
              <w:autoSpaceDE/>
              <w:autoSpaceDN/>
              <w:adjustRightInd/>
              <w:spacing w:before="0" w:line="240" w:lineRule="auto"/>
              <w:ind w:left="0"/>
              <w:rPr>
                <w:sz w:val="16"/>
                <w:szCs w:val="16"/>
              </w:rPr>
            </w:pPr>
            <w:r w:rsidRPr="005410C8">
              <w:rPr>
                <w:sz w:val="16"/>
                <w:szCs w:val="16"/>
              </w:rPr>
              <w:t>Hempel Coatings (USA), Inc.</w:t>
            </w:r>
          </w:p>
        </w:tc>
        <w:tc>
          <w:tcPr>
            <w:tcW w:w="2610" w:type="dxa"/>
            <w:gridSpan w:val="2"/>
            <w:vAlign w:val="center"/>
          </w:tcPr>
          <w:p w14:paraId="7360BEAC" w14:textId="77777777" w:rsidR="00342F83" w:rsidRPr="00876744" w:rsidRDefault="00342F83" w:rsidP="00E63BE3">
            <w:pPr>
              <w:autoSpaceDE/>
              <w:autoSpaceDN/>
              <w:adjustRightInd/>
              <w:spacing w:before="0" w:line="240" w:lineRule="auto"/>
              <w:ind w:left="0"/>
              <w:rPr>
                <w:sz w:val="16"/>
                <w:szCs w:val="16"/>
              </w:rPr>
            </w:pPr>
            <w:proofErr w:type="spellStart"/>
            <w:r w:rsidRPr="00876744">
              <w:rPr>
                <w:sz w:val="16"/>
                <w:szCs w:val="16"/>
              </w:rPr>
              <w:t>Hempadur</w:t>
            </w:r>
            <w:proofErr w:type="spellEnd"/>
            <w:r w:rsidRPr="00876744">
              <w:rPr>
                <w:sz w:val="16"/>
                <w:szCs w:val="16"/>
              </w:rPr>
              <w:t xml:space="preserve"> 4588 Series</w:t>
            </w:r>
          </w:p>
          <w:p w14:paraId="391C33E2" w14:textId="11CE56C9" w:rsidR="006B761B" w:rsidRPr="00876744" w:rsidRDefault="006B761B" w:rsidP="00E63BE3">
            <w:pPr>
              <w:autoSpaceDE/>
              <w:autoSpaceDN/>
              <w:adjustRightInd/>
              <w:spacing w:before="0" w:line="240" w:lineRule="auto"/>
              <w:ind w:left="0"/>
              <w:rPr>
                <w:sz w:val="16"/>
                <w:szCs w:val="16"/>
              </w:rPr>
            </w:pPr>
            <w:proofErr w:type="spellStart"/>
            <w:r w:rsidRPr="00876744">
              <w:rPr>
                <w:sz w:val="16"/>
                <w:szCs w:val="16"/>
              </w:rPr>
              <w:t>Hempaprime</w:t>
            </w:r>
            <w:proofErr w:type="spellEnd"/>
            <w:r w:rsidRPr="00876744">
              <w:rPr>
                <w:sz w:val="16"/>
                <w:szCs w:val="16"/>
              </w:rPr>
              <w:t xml:space="preserve"> Multi 500</w:t>
            </w:r>
          </w:p>
        </w:tc>
        <w:tc>
          <w:tcPr>
            <w:tcW w:w="787" w:type="dxa"/>
            <w:gridSpan w:val="2"/>
            <w:vAlign w:val="center"/>
          </w:tcPr>
          <w:p w14:paraId="4F00C02E" w14:textId="61215E00" w:rsidR="00342F83" w:rsidRPr="00876744" w:rsidRDefault="006B761B" w:rsidP="00E63BE3">
            <w:pPr>
              <w:autoSpaceDE/>
              <w:autoSpaceDN/>
              <w:adjustRightInd/>
              <w:spacing w:before="0" w:line="240" w:lineRule="auto"/>
              <w:ind w:left="0"/>
              <w:jc w:val="center"/>
              <w:rPr>
                <w:sz w:val="16"/>
                <w:szCs w:val="16"/>
              </w:rPr>
            </w:pPr>
            <w:r w:rsidRPr="00876744">
              <w:rPr>
                <w:sz w:val="16"/>
                <w:szCs w:val="16"/>
              </w:rPr>
              <w:t>220</w:t>
            </w:r>
          </w:p>
          <w:p w14:paraId="09FF3162" w14:textId="2920403A" w:rsidR="006B761B" w:rsidRPr="00876744" w:rsidRDefault="006B761B" w:rsidP="00E63BE3">
            <w:pPr>
              <w:autoSpaceDE/>
              <w:autoSpaceDN/>
              <w:adjustRightInd/>
              <w:spacing w:before="0" w:line="240" w:lineRule="auto"/>
              <w:ind w:left="0"/>
              <w:jc w:val="center"/>
              <w:rPr>
                <w:sz w:val="16"/>
                <w:szCs w:val="16"/>
              </w:rPr>
            </w:pPr>
            <w:r w:rsidRPr="00876744">
              <w:rPr>
                <w:sz w:val="16"/>
                <w:szCs w:val="16"/>
              </w:rPr>
              <w:t>189-190</w:t>
            </w:r>
          </w:p>
        </w:tc>
        <w:tc>
          <w:tcPr>
            <w:tcW w:w="1441" w:type="dxa"/>
            <w:gridSpan w:val="3"/>
            <w:vAlign w:val="center"/>
          </w:tcPr>
          <w:p w14:paraId="1E162CA2" w14:textId="77777777" w:rsidR="00342F83" w:rsidRPr="00876744" w:rsidRDefault="00342F83" w:rsidP="00E63BE3">
            <w:pPr>
              <w:autoSpaceDE/>
              <w:autoSpaceDN/>
              <w:adjustRightInd/>
              <w:spacing w:before="0" w:line="240" w:lineRule="auto"/>
              <w:ind w:left="0"/>
              <w:jc w:val="center"/>
              <w:rPr>
                <w:sz w:val="16"/>
                <w:szCs w:val="16"/>
              </w:rPr>
            </w:pPr>
            <w:r w:rsidRPr="00876744">
              <w:rPr>
                <w:sz w:val="16"/>
                <w:szCs w:val="16"/>
              </w:rPr>
              <w:t>121°C (250°F)</w:t>
            </w:r>
          </w:p>
        </w:tc>
      </w:tr>
      <w:tr w:rsidR="00DC12DE" w:rsidRPr="001D3869" w14:paraId="6BC73895" w14:textId="77777777" w:rsidTr="00F029EB">
        <w:trPr>
          <w:trHeight w:val="288"/>
          <w:jc w:val="center"/>
        </w:trPr>
        <w:tc>
          <w:tcPr>
            <w:tcW w:w="2294" w:type="dxa"/>
            <w:gridSpan w:val="3"/>
            <w:vAlign w:val="center"/>
          </w:tcPr>
          <w:p w14:paraId="4904099B" w14:textId="77777777" w:rsidR="00DC12DE" w:rsidRPr="001D3869" w:rsidRDefault="00DC12DE" w:rsidP="00E63BE3">
            <w:pPr>
              <w:autoSpaceDE/>
              <w:autoSpaceDN/>
              <w:adjustRightInd/>
              <w:spacing w:before="0" w:line="240" w:lineRule="auto"/>
              <w:ind w:left="0"/>
              <w:rPr>
                <w:b/>
                <w:sz w:val="16"/>
                <w:szCs w:val="16"/>
              </w:rPr>
            </w:pPr>
            <w:r w:rsidRPr="00D41158">
              <w:rPr>
                <w:b/>
                <w:color w:val="auto"/>
                <w:sz w:val="16"/>
                <w:szCs w:val="24"/>
                <w:lang w:val="ru-RU"/>
              </w:rPr>
              <w:t>ГРУНТ</w:t>
            </w:r>
          </w:p>
        </w:tc>
        <w:tc>
          <w:tcPr>
            <w:tcW w:w="2853" w:type="dxa"/>
            <w:vAlign w:val="center"/>
          </w:tcPr>
          <w:p w14:paraId="3AF162AA" w14:textId="77777777" w:rsidR="00DC12DE" w:rsidRPr="005410C8" w:rsidRDefault="00DC12DE" w:rsidP="00E63BE3">
            <w:pPr>
              <w:autoSpaceDE/>
              <w:autoSpaceDN/>
              <w:adjustRightInd/>
              <w:spacing w:before="0" w:line="240" w:lineRule="auto"/>
              <w:ind w:left="0"/>
              <w:rPr>
                <w:sz w:val="16"/>
                <w:szCs w:val="16"/>
              </w:rPr>
            </w:pPr>
            <w:r w:rsidRPr="005410C8">
              <w:rPr>
                <w:sz w:val="16"/>
                <w:szCs w:val="16"/>
              </w:rPr>
              <w:t>International</w:t>
            </w:r>
          </w:p>
        </w:tc>
        <w:tc>
          <w:tcPr>
            <w:tcW w:w="2610" w:type="dxa"/>
            <w:gridSpan w:val="2"/>
            <w:vAlign w:val="center"/>
          </w:tcPr>
          <w:p w14:paraId="5962E80D" w14:textId="77777777" w:rsidR="00DC12DE" w:rsidRPr="00876744" w:rsidRDefault="00DC12DE" w:rsidP="00E63BE3">
            <w:pPr>
              <w:autoSpaceDE/>
              <w:autoSpaceDN/>
              <w:adjustRightInd/>
              <w:spacing w:before="0" w:line="240" w:lineRule="auto"/>
              <w:ind w:left="0"/>
              <w:rPr>
                <w:sz w:val="16"/>
                <w:szCs w:val="16"/>
              </w:rPr>
            </w:pPr>
            <w:proofErr w:type="spellStart"/>
            <w:r w:rsidRPr="00876744">
              <w:rPr>
                <w:sz w:val="16"/>
                <w:szCs w:val="16"/>
              </w:rPr>
              <w:t>Interseal</w:t>
            </w:r>
            <w:proofErr w:type="spellEnd"/>
            <w:r w:rsidRPr="00876744">
              <w:rPr>
                <w:sz w:val="16"/>
                <w:szCs w:val="16"/>
              </w:rPr>
              <w:t xml:space="preserve"> 670 HS</w:t>
            </w:r>
          </w:p>
        </w:tc>
        <w:tc>
          <w:tcPr>
            <w:tcW w:w="787" w:type="dxa"/>
            <w:gridSpan w:val="2"/>
            <w:vAlign w:val="center"/>
          </w:tcPr>
          <w:p w14:paraId="426D21D3" w14:textId="77777777" w:rsidR="00DC12DE" w:rsidRPr="00876744" w:rsidRDefault="00DC12DE" w:rsidP="00E63BE3">
            <w:pPr>
              <w:autoSpaceDE/>
              <w:autoSpaceDN/>
              <w:adjustRightInd/>
              <w:spacing w:before="0" w:line="240" w:lineRule="auto"/>
              <w:ind w:left="0"/>
              <w:jc w:val="center"/>
              <w:rPr>
                <w:sz w:val="16"/>
                <w:szCs w:val="16"/>
                <w:lang w:val="ru-RU"/>
              </w:rPr>
            </w:pPr>
            <w:r w:rsidRPr="00876744">
              <w:rPr>
                <w:sz w:val="16"/>
                <w:szCs w:val="16"/>
                <w:lang w:val="ru-RU"/>
              </w:rPr>
              <w:t>240</w:t>
            </w:r>
          </w:p>
        </w:tc>
        <w:tc>
          <w:tcPr>
            <w:tcW w:w="1441" w:type="dxa"/>
            <w:gridSpan w:val="3"/>
            <w:vAlign w:val="center"/>
          </w:tcPr>
          <w:p w14:paraId="6FB77317" w14:textId="77777777" w:rsidR="00DC12DE" w:rsidRPr="00876744" w:rsidRDefault="00DC12DE" w:rsidP="00E63BE3">
            <w:pPr>
              <w:autoSpaceDE/>
              <w:autoSpaceDN/>
              <w:adjustRightInd/>
              <w:spacing w:before="0" w:line="240" w:lineRule="auto"/>
              <w:ind w:left="0"/>
              <w:jc w:val="center"/>
              <w:rPr>
                <w:sz w:val="16"/>
                <w:szCs w:val="16"/>
              </w:rPr>
            </w:pPr>
            <w:r w:rsidRPr="00876744">
              <w:rPr>
                <w:sz w:val="16"/>
                <w:szCs w:val="16"/>
                <w:lang w:val="ru-RU"/>
              </w:rPr>
              <w:t>93</w:t>
            </w:r>
            <w:r w:rsidRPr="00876744">
              <w:rPr>
                <w:sz w:val="16"/>
                <w:szCs w:val="16"/>
              </w:rPr>
              <w:t>°C (</w:t>
            </w:r>
            <w:r w:rsidRPr="00876744">
              <w:rPr>
                <w:sz w:val="16"/>
                <w:szCs w:val="16"/>
                <w:lang w:val="ru-RU"/>
              </w:rPr>
              <w:t>200</w:t>
            </w:r>
            <w:r w:rsidRPr="00876744">
              <w:rPr>
                <w:sz w:val="16"/>
                <w:szCs w:val="16"/>
              </w:rPr>
              <w:t>°F)</w:t>
            </w:r>
          </w:p>
        </w:tc>
      </w:tr>
      <w:tr w:rsidR="00DC12DE" w:rsidRPr="001D3869" w14:paraId="43B95241" w14:textId="77777777" w:rsidTr="00F029EB">
        <w:trPr>
          <w:trHeight w:val="288"/>
          <w:jc w:val="center"/>
        </w:trPr>
        <w:tc>
          <w:tcPr>
            <w:tcW w:w="2294" w:type="dxa"/>
            <w:gridSpan w:val="3"/>
            <w:vAlign w:val="center"/>
          </w:tcPr>
          <w:p w14:paraId="54D29674" w14:textId="77777777" w:rsidR="00DC12DE" w:rsidRPr="00D41158" w:rsidRDefault="00DC12DE" w:rsidP="00E63BE3">
            <w:pPr>
              <w:autoSpaceDE/>
              <w:autoSpaceDN/>
              <w:adjustRightInd/>
              <w:spacing w:before="0" w:line="240" w:lineRule="auto"/>
              <w:ind w:left="0"/>
              <w:rPr>
                <w:b/>
                <w:color w:val="auto"/>
                <w:sz w:val="16"/>
                <w:szCs w:val="24"/>
                <w:lang w:val="ru-RU"/>
              </w:rPr>
            </w:pPr>
            <w:r w:rsidRPr="00D41158">
              <w:rPr>
                <w:b/>
                <w:color w:val="auto"/>
                <w:sz w:val="16"/>
                <w:szCs w:val="24"/>
                <w:lang w:val="ru-RU"/>
              </w:rPr>
              <w:t>Универсальный грунт</w:t>
            </w:r>
          </w:p>
        </w:tc>
        <w:tc>
          <w:tcPr>
            <w:tcW w:w="2853" w:type="dxa"/>
            <w:vAlign w:val="center"/>
          </w:tcPr>
          <w:p w14:paraId="2DE2B064" w14:textId="77777777" w:rsidR="00DC12DE" w:rsidRPr="005410C8" w:rsidRDefault="00DC12DE" w:rsidP="00E63BE3">
            <w:pPr>
              <w:autoSpaceDE/>
              <w:autoSpaceDN/>
              <w:adjustRightInd/>
              <w:spacing w:before="0" w:line="240" w:lineRule="auto"/>
              <w:ind w:left="0"/>
              <w:rPr>
                <w:sz w:val="16"/>
                <w:szCs w:val="16"/>
              </w:rPr>
            </w:pPr>
            <w:proofErr w:type="spellStart"/>
            <w:r w:rsidRPr="005410C8">
              <w:rPr>
                <w:sz w:val="16"/>
                <w:szCs w:val="16"/>
              </w:rPr>
              <w:t>InternationalDe</w:t>
            </w:r>
            <w:r w:rsidRPr="005410C8">
              <w:rPr>
                <w:spacing w:val="2"/>
                <w:sz w:val="16"/>
                <w:szCs w:val="16"/>
              </w:rPr>
              <w:t>v</w:t>
            </w:r>
            <w:r w:rsidRPr="005410C8">
              <w:rPr>
                <w:sz w:val="16"/>
                <w:szCs w:val="16"/>
              </w:rPr>
              <w:t>oe</w:t>
            </w:r>
            <w:proofErr w:type="spellEnd"/>
          </w:p>
        </w:tc>
        <w:tc>
          <w:tcPr>
            <w:tcW w:w="2610" w:type="dxa"/>
            <w:gridSpan w:val="2"/>
            <w:vAlign w:val="center"/>
          </w:tcPr>
          <w:p w14:paraId="6C95B468" w14:textId="77777777" w:rsidR="00DC12DE" w:rsidRPr="00876744" w:rsidRDefault="00DC12DE" w:rsidP="00E63BE3">
            <w:pPr>
              <w:autoSpaceDE/>
              <w:autoSpaceDN/>
              <w:adjustRightInd/>
              <w:spacing w:before="0" w:line="240" w:lineRule="auto"/>
              <w:ind w:left="0"/>
              <w:rPr>
                <w:sz w:val="16"/>
                <w:szCs w:val="16"/>
              </w:rPr>
            </w:pPr>
            <w:r w:rsidRPr="00876744">
              <w:rPr>
                <w:sz w:val="16"/>
                <w:szCs w:val="16"/>
              </w:rPr>
              <w:t>Pre-Prime 167</w:t>
            </w:r>
          </w:p>
        </w:tc>
        <w:tc>
          <w:tcPr>
            <w:tcW w:w="787" w:type="dxa"/>
            <w:gridSpan w:val="2"/>
            <w:vAlign w:val="center"/>
          </w:tcPr>
          <w:p w14:paraId="4636EFF1" w14:textId="77777777" w:rsidR="00DC12DE" w:rsidRPr="00876744" w:rsidRDefault="00DC12DE" w:rsidP="00E63BE3">
            <w:pPr>
              <w:autoSpaceDE/>
              <w:autoSpaceDN/>
              <w:adjustRightInd/>
              <w:spacing w:before="0" w:line="240" w:lineRule="auto"/>
              <w:ind w:left="0"/>
              <w:jc w:val="center"/>
              <w:rPr>
                <w:sz w:val="16"/>
                <w:szCs w:val="16"/>
                <w:lang w:val="ru-RU"/>
              </w:rPr>
            </w:pPr>
            <w:r w:rsidRPr="00876744">
              <w:rPr>
                <w:sz w:val="16"/>
                <w:szCs w:val="16"/>
              </w:rPr>
              <w:t>95</w:t>
            </w:r>
          </w:p>
        </w:tc>
        <w:tc>
          <w:tcPr>
            <w:tcW w:w="1441" w:type="dxa"/>
            <w:gridSpan w:val="3"/>
            <w:vAlign w:val="center"/>
          </w:tcPr>
          <w:p w14:paraId="449FDBA0" w14:textId="77777777" w:rsidR="00DC12DE" w:rsidRPr="00876744" w:rsidRDefault="00DC12DE" w:rsidP="00E63BE3">
            <w:pPr>
              <w:autoSpaceDE/>
              <w:autoSpaceDN/>
              <w:adjustRightInd/>
              <w:spacing w:before="0" w:line="240" w:lineRule="auto"/>
              <w:ind w:left="0"/>
              <w:jc w:val="center"/>
              <w:rPr>
                <w:sz w:val="16"/>
                <w:szCs w:val="16"/>
              </w:rPr>
            </w:pPr>
            <w:r w:rsidRPr="00876744">
              <w:rPr>
                <w:sz w:val="16"/>
                <w:szCs w:val="16"/>
                <w:lang w:val="ru-RU"/>
              </w:rPr>
              <w:t>93</w:t>
            </w:r>
            <w:r w:rsidRPr="00876744">
              <w:rPr>
                <w:sz w:val="16"/>
                <w:szCs w:val="16"/>
              </w:rPr>
              <w:t>°C (</w:t>
            </w:r>
            <w:r w:rsidRPr="00876744">
              <w:rPr>
                <w:sz w:val="16"/>
                <w:szCs w:val="16"/>
                <w:lang w:val="ru-RU"/>
              </w:rPr>
              <w:t>200</w:t>
            </w:r>
            <w:r w:rsidRPr="00876744">
              <w:rPr>
                <w:sz w:val="16"/>
                <w:szCs w:val="16"/>
              </w:rPr>
              <w:t>°F)</w:t>
            </w:r>
          </w:p>
        </w:tc>
      </w:tr>
      <w:tr w:rsidR="00342F83" w:rsidRPr="001D3869" w14:paraId="5EDC69D0" w14:textId="77777777" w:rsidTr="00F029EB">
        <w:trPr>
          <w:trHeight w:val="288"/>
          <w:jc w:val="center"/>
        </w:trPr>
        <w:tc>
          <w:tcPr>
            <w:tcW w:w="2294" w:type="dxa"/>
            <w:gridSpan w:val="3"/>
            <w:vMerge w:val="restart"/>
            <w:vAlign w:val="center"/>
          </w:tcPr>
          <w:p w14:paraId="37956C3E" w14:textId="77777777" w:rsidR="00342F83" w:rsidRPr="00D41158" w:rsidRDefault="00342F83" w:rsidP="00E63BE3">
            <w:pPr>
              <w:autoSpaceDE/>
              <w:autoSpaceDN/>
              <w:adjustRightInd/>
              <w:spacing w:before="0" w:line="240" w:lineRule="auto"/>
              <w:ind w:left="0"/>
              <w:rPr>
                <w:b/>
                <w:color w:val="auto"/>
                <w:sz w:val="16"/>
                <w:szCs w:val="24"/>
                <w:lang w:val="ru-RU"/>
              </w:rPr>
            </w:pPr>
            <w:r>
              <w:rPr>
                <w:b/>
                <w:color w:val="auto"/>
                <w:sz w:val="16"/>
                <w:szCs w:val="24"/>
                <w:lang w:val="ru-RU"/>
              </w:rPr>
              <w:t>Поверхность и ТСП в соответствии с листом продукции производителя</w:t>
            </w:r>
          </w:p>
        </w:tc>
        <w:tc>
          <w:tcPr>
            <w:tcW w:w="2853" w:type="dxa"/>
            <w:vAlign w:val="center"/>
          </w:tcPr>
          <w:p w14:paraId="7A665E30" w14:textId="77777777" w:rsidR="00342F83" w:rsidRPr="005410C8" w:rsidRDefault="00342F83" w:rsidP="00E63BE3">
            <w:pPr>
              <w:autoSpaceDE/>
              <w:autoSpaceDN/>
              <w:adjustRightInd/>
              <w:spacing w:before="0" w:line="240" w:lineRule="auto"/>
              <w:ind w:left="0"/>
              <w:rPr>
                <w:sz w:val="16"/>
                <w:szCs w:val="16"/>
              </w:rPr>
            </w:pPr>
            <w:proofErr w:type="spellStart"/>
            <w:r w:rsidRPr="005410C8">
              <w:rPr>
                <w:position w:val="-1"/>
                <w:sz w:val="16"/>
                <w:szCs w:val="16"/>
              </w:rPr>
              <w:t>JotunPaints</w:t>
            </w:r>
            <w:proofErr w:type="spellEnd"/>
          </w:p>
        </w:tc>
        <w:tc>
          <w:tcPr>
            <w:tcW w:w="2610" w:type="dxa"/>
            <w:gridSpan w:val="2"/>
            <w:vAlign w:val="center"/>
          </w:tcPr>
          <w:p w14:paraId="44384535" w14:textId="77777777" w:rsidR="00342F83" w:rsidRPr="00876744" w:rsidRDefault="00342F83" w:rsidP="00E63BE3">
            <w:pPr>
              <w:autoSpaceDE/>
              <w:autoSpaceDN/>
              <w:adjustRightInd/>
              <w:spacing w:before="0" w:line="240" w:lineRule="auto"/>
              <w:ind w:left="0"/>
              <w:rPr>
                <w:sz w:val="16"/>
                <w:szCs w:val="16"/>
              </w:rPr>
            </w:pPr>
            <w:proofErr w:type="spellStart"/>
            <w:r w:rsidRPr="00876744">
              <w:rPr>
                <w:sz w:val="16"/>
                <w:szCs w:val="16"/>
              </w:rPr>
              <w:t>Penguard</w:t>
            </w:r>
            <w:proofErr w:type="spellEnd"/>
            <w:r w:rsidRPr="00876744">
              <w:rPr>
                <w:sz w:val="16"/>
                <w:szCs w:val="16"/>
              </w:rPr>
              <w:t xml:space="preserve"> Universal</w:t>
            </w:r>
          </w:p>
        </w:tc>
        <w:tc>
          <w:tcPr>
            <w:tcW w:w="787" w:type="dxa"/>
            <w:gridSpan w:val="2"/>
            <w:vAlign w:val="center"/>
          </w:tcPr>
          <w:p w14:paraId="3DC3E024" w14:textId="77777777" w:rsidR="00342F83" w:rsidRPr="00876744" w:rsidRDefault="00342F83" w:rsidP="00E63BE3">
            <w:pPr>
              <w:autoSpaceDE/>
              <w:autoSpaceDN/>
              <w:adjustRightInd/>
              <w:spacing w:before="0" w:line="240" w:lineRule="auto"/>
              <w:ind w:left="0"/>
              <w:jc w:val="center"/>
              <w:rPr>
                <w:sz w:val="16"/>
                <w:szCs w:val="16"/>
                <w:lang w:val="ru-RU"/>
              </w:rPr>
            </w:pPr>
            <w:r w:rsidRPr="00876744">
              <w:rPr>
                <w:sz w:val="16"/>
                <w:szCs w:val="16"/>
                <w:lang w:val="ru-RU"/>
              </w:rPr>
              <w:t>240</w:t>
            </w:r>
          </w:p>
        </w:tc>
        <w:tc>
          <w:tcPr>
            <w:tcW w:w="1441" w:type="dxa"/>
            <w:gridSpan w:val="3"/>
            <w:vAlign w:val="center"/>
          </w:tcPr>
          <w:p w14:paraId="1E7A8F69" w14:textId="77777777" w:rsidR="00342F83" w:rsidRPr="00876744" w:rsidRDefault="00342F83" w:rsidP="00E63BE3">
            <w:pPr>
              <w:autoSpaceDE/>
              <w:autoSpaceDN/>
              <w:adjustRightInd/>
              <w:spacing w:before="0" w:line="240" w:lineRule="auto"/>
              <w:ind w:left="0"/>
              <w:jc w:val="center"/>
              <w:rPr>
                <w:sz w:val="16"/>
                <w:szCs w:val="16"/>
              </w:rPr>
            </w:pPr>
            <w:r w:rsidRPr="00876744">
              <w:rPr>
                <w:sz w:val="16"/>
                <w:szCs w:val="16"/>
              </w:rPr>
              <w:t>121°C (250°F)</w:t>
            </w:r>
          </w:p>
        </w:tc>
      </w:tr>
      <w:tr w:rsidR="00342F83" w:rsidRPr="001D3869" w14:paraId="3FCA70B9" w14:textId="77777777" w:rsidTr="00F029EB">
        <w:trPr>
          <w:trHeight w:val="288"/>
          <w:jc w:val="center"/>
        </w:trPr>
        <w:tc>
          <w:tcPr>
            <w:tcW w:w="2294" w:type="dxa"/>
            <w:gridSpan w:val="3"/>
            <w:vMerge/>
            <w:vAlign w:val="center"/>
          </w:tcPr>
          <w:p w14:paraId="10D42E12" w14:textId="77777777" w:rsidR="00342F83" w:rsidRPr="001D3869" w:rsidRDefault="00342F83" w:rsidP="00E63BE3">
            <w:pPr>
              <w:jc w:val="center"/>
              <w:rPr>
                <w:b/>
                <w:sz w:val="16"/>
                <w:szCs w:val="16"/>
              </w:rPr>
            </w:pPr>
          </w:p>
        </w:tc>
        <w:tc>
          <w:tcPr>
            <w:tcW w:w="2853" w:type="dxa"/>
            <w:vAlign w:val="center"/>
          </w:tcPr>
          <w:p w14:paraId="36F81F03" w14:textId="77777777" w:rsidR="00342F83" w:rsidRPr="005410C8" w:rsidRDefault="00342F83" w:rsidP="00E63BE3">
            <w:pPr>
              <w:autoSpaceDE/>
              <w:autoSpaceDN/>
              <w:adjustRightInd/>
              <w:spacing w:before="0" w:line="240" w:lineRule="auto"/>
              <w:ind w:left="0"/>
              <w:rPr>
                <w:sz w:val="16"/>
                <w:szCs w:val="16"/>
              </w:rPr>
            </w:pPr>
            <w:r w:rsidRPr="005410C8">
              <w:rPr>
                <w:sz w:val="16"/>
                <w:szCs w:val="16"/>
              </w:rPr>
              <w:t>PPG</w:t>
            </w:r>
          </w:p>
        </w:tc>
        <w:tc>
          <w:tcPr>
            <w:tcW w:w="2610" w:type="dxa"/>
            <w:gridSpan w:val="2"/>
            <w:vAlign w:val="center"/>
          </w:tcPr>
          <w:p w14:paraId="24DFA129" w14:textId="77777777" w:rsidR="00472F0E" w:rsidRPr="00876744" w:rsidRDefault="00472F0E" w:rsidP="00472F0E">
            <w:pPr>
              <w:autoSpaceDE/>
              <w:autoSpaceDN/>
              <w:adjustRightInd/>
              <w:spacing w:before="0" w:line="240" w:lineRule="auto"/>
              <w:ind w:left="0"/>
              <w:rPr>
                <w:sz w:val="16"/>
                <w:szCs w:val="16"/>
              </w:rPr>
            </w:pPr>
            <w:proofErr w:type="spellStart"/>
            <w:r w:rsidRPr="00876744">
              <w:rPr>
                <w:sz w:val="16"/>
                <w:szCs w:val="16"/>
              </w:rPr>
              <w:t>Sigmacover</w:t>
            </w:r>
            <w:proofErr w:type="spellEnd"/>
            <w:r w:rsidRPr="00876744">
              <w:rPr>
                <w:sz w:val="16"/>
                <w:szCs w:val="16"/>
              </w:rPr>
              <w:t xml:space="preserve"> 280</w:t>
            </w:r>
          </w:p>
          <w:p w14:paraId="67CA91F3" w14:textId="1591D160" w:rsidR="00342F83" w:rsidRPr="00876744" w:rsidRDefault="00472F0E" w:rsidP="00876744">
            <w:pPr>
              <w:autoSpaceDE/>
              <w:autoSpaceDN/>
              <w:adjustRightInd/>
              <w:spacing w:before="0" w:line="240" w:lineRule="auto"/>
              <w:ind w:left="0"/>
              <w:rPr>
                <w:sz w:val="16"/>
                <w:szCs w:val="16"/>
              </w:rPr>
            </w:pPr>
            <w:proofErr w:type="spellStart"/>
            <w:r w:rsidRPr="00876744">
              <w:rPr>
                <w:sz w:val="16"/>
                <w:szCs w:val="16"/>
              </w:rPr>
              <w:t>Amerlock</w:t>
            </w:r>
            <w:proofErr w:type="spellEnd"/>
            <w:r w:rsidRPr="00876744">
              <w:rPr>
                <w:sz w:val="16"/>
                <w:szCs w:val="16"/>
              </w:rPr>
              <w:t xml:space="preserve"> Sealer</w:t>
            </w:r>
          </w:p>
        </w:tc>
        <w:tc>
          <w:tcPr>
            <w:tcW w:w="787" w:type="dxa"/>
            <w:gridSpan w:val="2"/>
            <w:vAlign w:val="center"/>
          </w:tcPr>
          <w:p w14:paraId="614E0BA4" w14:textId="1D0D3638" w:rsidR="00342F83" w:rsidRPr="00876744" w:rsidRDefault="00077204" w:rsidP="00E63BE3">
            <w:pPr>
              <w:autoSpaceDE/>
              <w:autoSpaceDN/>
              <w:adjustRightInd/>
              <w:spacing w:before="0" w:line="240" w:lineRule="auto"/>
              <w:ind w:left="0"/>
              <w:jc w:val="center"/>
              <w:rPr>
                <w:sz w:val="16"/>
                <w:szCs w:val="16"/>
              </w:rPr>
            </w:pPr>
            <w:r w:rsidRPr="00876744">
              <w:rPr>
                <w:sz w:val="16"/>
                <w:szCs w:val="16"/>
              </w:rPr>
              <w:t>84-374</w:t>
            </w:r>
          </w:p>
        </w:tc>
        <w:tc>
          <w:tcPr>
            <w:tcW w:w="1441" w:type="dxa"/>
            <w:gridSpan w:val="3"/>
            <w:vAlign w:val="center"/>
          </w:tcPr>
          <w:p w14:paraId="0A216FCB" w14:textId="77777777" w:rsidR="00342F83" w:rsidRPr="00876744" w:rsidRDefault="00342F83" w:rsidP="00E63BE3">
            <w:pPr>
              <w:autoSpaceDE/>
              <w:autoSpaceDN/>
              <w:adjustRightInd/>
              <w:spacing w:before="0" w:line="240" w:lineRule="auto"/>
              <w:ind w:left="0"/>
              <w:jc w:val="center"/>
              <w:rPr>
                <w:sz w:val="16"/>
                <w:szCs w:val="16"/>
              </w:rPr>
            </w:pPr>
            <w:r w:rsidRPr="00876744">
              <w:rPr>
                <w:sz w:val="16"/>
                <w:szCs w:val="16"/>
              </w:rPr>
              <w:t>121°C (250°F)</w:t>
            </w:r>
          </w:p>
        </w:tc>
      </w:tr>
      <w:tr w:rsidR="00DC12DE" w:rsidRPr="001D3869" w14:paraId="09647CBA" w14:textId="77777777" w:rsidTr="00F029EB">
        <w:trPr>
          <w:trHeight w:val="288"/>
          <w:jc w:val="center"/>
        </w:trPr>
        <w:tc>
          <w:tcPr>
            <w:tcW w:w="2294" w:type="dxa"/>
            <w:gridSpan w:val="3"/>
            <w:vAlign w:val="center"/>
          </w:tcPr>
          <w:p w14:paraId="545348F7" w14:textId="77777777" w:rsidR="00DC12DE" w:rsidRPr="001D3869" w:rsidRDefault="00DC12DE" w:rsidP="00E63BE3">
            <w:pPr>
              <w:jc w:val="center"/>
              <w:rPr>
                <w:b/>
                <w:sz w:val="16"/>
                <w:szCs w:val="16"/>
              </w:rPr>
            </w:pPr>
          </w:p>
        </w:tc>
        <w:tc>
          <w:tcPr>
            <w:tcW w:w="2853" w:type="dxa"/>
            <w:vAlign w:val="center"/>
          </w:tcPr>
          <w:p w14:paraId="1A230AD1" w14:textId="77777777" w:rsidR="00DC12DE" w:rsidRPr="005410C8" w:rsidRDefault="00DC12DE" w:rsidP="00E63BE3">
            <w:pPr>
              <w:autoSpaceDE/>
              <w:autoSpaceDN/>
              <w:adjustRightInd/>
              <w:spacing w:before="0" w:line="240" w:lineRule="auto"/>
              <w:ind w:left="0"/>
              <w:rPr>
                <w:sz w:val="16"/>
                <w:szCs w:val="16"/>
              </w:rPr>
            </w:pPr>
            <w:proofErr w:type="spellStart"/>
            <w:r w:rsidRPr="005410C8">
              <w:rPr>
                <w:sz w:val="16"/>
                <w:szCs w:val="16"/>
              </w:rPr>
              <w:t>Sher</w:t>
            </w:r>
            <w:r w:rsidRPr="005410C8">
              <w:rPr>
                <w:spacing w:val="-1"/>
                <w:sz w:val="16"/>
                <w:szCs w:val="16"/>
              </w:rPr>
              <w:t>w</w:t>
            </w:r>
            <w:r w:rsidRPr="005410C8">
              <w:rPr>
                <w:spacing w:val="1"/>
                <w:sz w:val="16"/>
                <w:szCs w:val="16"/>
              </w:rPr>
              <w:t>i</w:t>
            </w:r>
            <w:r w:rsidRPr="005410C8">
              <w:rPr>
                <w:sz w:val="16"/>
                <w:szCs w:val="16"/>
              </w:rPr>
              <w:t>nWilliams</w:t>
            </w:r>
            <w:proofErr w:type="spellEnd"/>
          </w:p>
        </w:tc>
        <w:tc>
          <w:tcPr>
            <w:tcW w:w="2610" w:type="dxa"/>
            <w:gridSpan w:val="2"/>
            <w:vAlign w:val="center"/>
          </w:tcPr>
          <w:p w14:paraId="4D62BAA8" w14:textId="77777777" w:rsidR="00DC12DE" w:rsidRPr="00876744" w:rsidRDefault="00DC12DE" w:rsidP="00E63BE3">
            <w:pPr>
              <w:autoSpaceDE/>
              <w:autoSpaceDN/>
              <w:adjustRightInd/>
              <w:spacing w:before="0" w:line="240" w:lineRule="auto"/>
              <w:ind w:left="0"/>
              <w:rPr>
                <w:sz w:val="16"/>
                <w:szCs w:val="16"/>
              </w:rPr>
            </w:pPr>
            <w:r w:rsidRPr="00876744">
              <w:rPr>
                <w:sz w:val="16"/>
                <w:szCs w:val="16"/>
              </w:rPr>
              <w:t>Pro-</w:t>
            </w:r>
            <w:proofErr w:type="spellStart"/>
            <w:r w:rsidRPr="00876744">
              <w:rPr>
                <w:sz w:val="16"/>
                <w:szCs w:val="16"/>
              </w:rPr>
              <w:t>Cryl</w:t>
            </w:r>
            <w:proofErr w:type="spellEnd"/>
            <w:r w:rsidRPr="00876744">
              <w:rPr>
                <w:sz w:val="16"/>
                <w:szCs w:val="16"/>
              </w:rPr>
              <w:t xml:space="preserve"> Universal Primer</w:t>
            </w:r>
          </w:p>
        </w:tc>
        <w:tc>
          <w:tcPr>
            <w:tcW w:w="787" w:type="dxa"/>
            <w:gridSpan w:val="2"/>
            <w:vAlign w:val="center"/>
          </w:tcPr>
          <w:p w14:paraId="5F9FAADA" w14:textId="77777777" w:rsidR="00DC12DE" w:rsidRPr="00876744" w:rsidRDefault="00DC12DE" w:rsidP="00E63BE3">
            <w:pPr>
              <w:autoSpaceDE/>
              <w:autoSpaceDN/>
              <w:adjustRightInd/>
              <w:spacing w:before="0" w:line="240" w:lineRule="auto"/>
              <w:ind w:left="0"/>
              <w:jc w:val="center"/>
              <w:rPr>
                <w:sz w:val="16"/>
                <w:szCs w:val="16"/>
                <w:lang w:val="ru-RU"/>
              </w:rPr>
            </w:pPr>
            <w:r w:rsidRPr="00876744">
              <w:rPr>
                <w:sz w:val="16"/>
                <w:szCs w:val="16"/>
              </w:rPr>
              <w:t>100</w:t>
            </w:r>
          </w:p>
        </w:tc>
        <w:tc>
          <w:tcPr>
            <w:tcW w:w="1441" w:type="dxa"/>
            <w:gridSpan w:val="3"/>
            <w:vAlign w:val="center"/>
          </w:tcPr>
          <w:p w14:paraId="0B6A55A6" w14:textId="77777777" w:rsidR="00DC12DE" w:rsidRPr="00876744" w:rsidRDefault="00DC12DE" w:rsidP="00E63BE3">
            <w:pPr>
              <w:autoSpaceDE/>
              <w:autoSpaceDN/>
              <w:adjustRightInd/>
              <w:spacing w:before="0" w:line="240" w:lineRule="auto"/>
              <w:ind w:left="0"/>
              <w:jc w:val="center"/>
              <w:rPr>
                <w:sz w:val="16"/>
                <w:szCs w:val="16"/>
              </w:rPr>
            </w:pPr>
            <w:r w:rsidRPr="00876744">
              <w:rPr>
                <w:sz w:val="16"/>
                <w:szCs w:val="16"/>
              </w:rPr>
              <w:t>121°C (250°F)</w:t>
            </w:r>
          </w:p>
        </w:tc>
      </w:tr>
      <w:tr w:rsidR="00EA1BE4" w:rsidRPr="001D3869" w14:paraId="244FD1F1" w14:textId="77777777" w:rsidTr="00F029EB">
        <w:trPr>
          <w:trHeight w:val="288"/>
          <w:jc w:val="center"/>
        </w:trPr>
        <w:tc>
          <w:tcPr>
            <w:tcW w:w="2294" w:type="dxa"/>
            <w:gridSpan w:val="3"/>
            <w:vAlign w:val="center"/>
          </w:tcPr>
          <w:p w14:paraId="298CB9D0" w14:textId="77777777" w:rsidR="00EA1BE4" w:rsidRPr="001D3869" w:rsidRDefault="00EA1BE4" w:rsidP="00E63BE3">
            <w:pPr>
              <w:jc w:val="center"/>
              <w:rPr>
                <w:b/>
                <w:sz w:val="16"/>
                <w:szCs w:val="16"/>
              </w:rPr>
            </w:pPr>
          </w:p>
        </w:tc>
        <w:tc>
          <w:tcPr>
            <w:tcW w:w="2853" w:type="dxa"/>
            <w:vAlign w:val="center"/>
          </w:tcPr>
          <w:p w14:paraId="16C136F5" w14:textId="4D245949" w:rsidR="00EA1BE4" w:rsidRPr="005410C8" w:rsidRDefault="0072355A" w:rsidP="00E63BE3">
            <w:pPr>
              <w:autoSpaceDE/>
              <w:autoSpaceDN/>
              <w:adjustRightInd/>
              <w:spacing w:before="0" w:line="240" w:lineRule="auto"/>
              <w:ind w:left="0"/>
              <w:rPr>
                <w:sz w:val="16"/>
                <w:szCs w:val="16"/>
              </w:rPr>
            </w:pPr>
            <w:r>
              <w:rPr>
                <w:sz w:val="16"/>
                <w:szCs w:val="16"/>
              </w:rPr>
              <w:t>Tnemec</w:t>
            </w:r>
          </w:p>
        </w:tc>
        <w:tc>
          <w:tcPr>
            <w:tcW w:w="2610" w:type="dxa"/>
            <w:gridSpan w:val="2"/>
            <w:vAlign w:val="center"/>
          </w:tcPr>
          <w:p w14:paraId="0D66248B" w14:textId="15EF23E0" w:rsidR="00EA1BE4" w:rsidRPr="00876744" w:rsidRDefault="00B3336D" w:rsidP="00E63BE3">
            <w:pPr>
              <w:autoSpaceDE/>
              <w:autoSpaceDN/>
              <w:adjustRightInd/>
              <w:spacing w:before="0" w:line="240" w:lineRule="auto"/>
              <w:ind w:left="0"/>
              <w:rPr>
                <w:sz w:val="16"/>
                <w:szCs w:val="16"/>
              </w:rPr>
            </w:pPr>
            <w:r w:rsidRPr="00876744">
              <w:rPr>
                <w:sz w:val="16"/>
                <w:szCs w:val="16"/>
              </w:rPr>
              <w:t>Series 115 Uni-Bond DF</w:t>
            </w:r>
          </w:p>
        </w:tc>
        <w:tc>
          <w:tcPr>
            <w:tcW w:w="787" w:type="dxa"/>
            <w:gridSpan w:val="2"/>
            <w:vAlign w:val="center"/>
          </w:tcPr>
          <w:p w14:paraId="2294A7ED" w14:textId="4203F137" w:rsidR="00EA1BE4" w:rsidRPr="00876744" w:rsidRDefault="001452EF" w:rsidP="00E63BE3">
            <w:pPr>
              <w:autoSpaceDE/>
              <w:autoSpaceDN/>
              <w:adjustRightInd/>
              <w:spacing w:before="0" w:line="240" w:lineRule="auto"/>
              <w:ind w:left="0"/>
              <w:jc w:val="center"/>
              <w:rPr>
                <w:sz w:val="16"/>
                <w:szCs w:val="16"/>
              </w:rPr>
            </w:pPr>
            <w:r w:rsidRPr="00876744">
              <w:rPr>
                <w:sz w:val="16"/>
                <w:szCs w:val="16"/>
              </w:rPr>
              <w:t>140</w:t>
            </w:r>
          </w:p>
        </w:tc>
        <w:tc>
          <w:tcPr>
            <w:tcW w:w="1441" w:type="dxa"/>
            <w:gridSpan w:val="3"/>
            <w:vAlign w:val="center"/>
          </w:tcPr>
          <w:p w14:paraId="3BFAEC81" w14:textId="045CADFA" w:rsidR="00EA1BE4" w:rsidRPr="00876744" w:rsidRDefault="001452EF" w:rsidP="00E63BE3">
            <w:pPr>
              <w:autoSpaceDE/>
              <w:autoSpaceDN/>
              <w:adjustRightInd/>
              <w:spacing w:before="0" w:line="240" w:lineRule="auto"/>
              <w:ind w:left="0"/>
              <w:jc w:val="center"/>
              <w:rPr>
                <w:sz w:val="16"/>
                <w:szCs w:val="16"/>
              </w:rPr>
            </w:pPr>
            <w:r w:rsidRPr="00876744">
              <w:rPr>
                <w:sz w:val="16"/>
                <w:szCs w:val="16"/>
              </w:rPr>
              <w:br/>
              <w:t>76.</w:t>
            </w:r>
            <w:del w:id="401" w:author="Issayevskiy, Konstantin [STAMGazStroy LLP]" w:date="2025-12-09T09:25:00Z" w16du:dateUtc="2025-12-09T04:25:00Z">
              <w:r w:rsidRPr="00876744" w:rsidDel="00085CE2">
                <w:rPr>
                  <w:sz w:val="16"/>
                  <w:szCs w:val="16"/>
                </w:rPr>
                <w:delText>7</w:delText>
              </w:r>
            </w:del>
            <w:r w:rsidRPr="00876744">
              <w:rPr>
                <w:sz w:val="16"/>
                <w:szCs w:val="16"/>
              </w:rPr>
              <w:t>°C (170°F)</w:t>
            </w:r>
          </w:p>
        </w:tc>
      </w:tr>
      <w:tr w:rsidR="00DC12DE" w:rsidRPr="00BC5FF9" w14:paraId="31F02AF7" w14:textId="77777777" w:rsidTr="00A63E2A">
        <w:trPr>
          <w:trHeight w:val="288"/>
          <w:jc w:val="center"/>
        </w:trPr>
        <w:tc>
          <w:tcPr>
            <w:tcW w:w="2294" w:type="dxa"/>
            <w:gridSpan w:val="3"/>
            <w:vAlign w:val="center"/>
          </w:tcPr>
          <w:p w14:paraId="6F11A09E" w14:textId="77777777" w:rsidR="00DC12DE" w:rsidRPr="001D3869" w:rsidRDefault="00DC12DE" w:rsidP="00E63BE3">
            <w:pPr>
              <w:jc w:val="center"/>
              <w:rPr>
                <w:b/>
                <w:sz w:val="16"/>
                <w:szCs w:val="16"/>
              </w:rPr>
            </w:pPr>
          </w:p>
        </w:tc>
        <w:tc>
          <w:tcPr>
            <w:tcW w:w="6256" w:type="dxa"/>
            <w:gridSpan w:val="6"/>
            <w:vAlign w:val="center"/>
          </w:tcPr>
          <w:p w14:paraId="124BBE52" w14:textId="77777777" w:rsidR="00DC12DE" w:rsidRPr="00876744" w:rsidRDefault="00DC12DE" w:rsidP="00E63BE3">
            <w:pPr>
              <w:autoSpaceDE/>
              <w:autoSpaceDN/>
              <w:adjustRightInd/>
              <w:spacing w:before="0" w:line="240" w:lineRule="auto"/>
              <w:ind w:left="0"/>
              <w:rPr>
                <w:sz w:val="16"/>
                <w:szCs w:val="16"/>
                <w:lang w:val="ru-RU"/>
              </w:rPr>
            </w:pPr>
            <w:r w:rsidRPr="00876744">
              <w:rPr>
                <w:i/>
                <w:color w:val="auto"/>
                <w:sz w:val="14"/>
                <w:szCs w:val="24"/>
                <w:lang w:val="ru-RU"/>
              </w:rPr>
              <w:t>Нанесение универсального грунта производится поверх стандартного покрытия изготовителя; затем производится нанесение промежуточного покрытия и поверхностного покрытия.</w:t>
            </w:r>
            <w:r w:rsidRPr="00876744">
              <w:rPr>
                <w:i/>
                <w:sz w:val="14"/>
                <w:szCs w:val="14"/>
                <w:lang w:val="ru-RU"/>
              </w:rPr>
              <w:t>.</w:t>
            </w:r>
          </w:p>
        </w:tc>
        <w:tc>
          <w:tcPr>
            <w:tcW w:w="1435" w:type="dxa"/>
            <w:gridSpan w:val="2"/>
            <w:vAlign w:val="center"/>
          </w:tcPr>
          <w:p w14:paraId="7ED0F912" w14:textId="77777777" w:rsidR="00DC12DE" w:rsidRPr="00876744" w:rsidRDefault="00DC12DE" w:rsidP="00E63BE3">
            <w:pPr>
              <w:jc w:val="center"/>
              <w:rPr>
                <w:sz w:val="16"/>
                <w:szCs w:val="16"/>
                <w:lang w:val="ru-RU"/>
              </w:rPr>
            </w:pPr>
          </w:p>
        </w:tc>
      </w:tr>
      <w:tr w:rsidR="00DC12DE" w:rsidRPr="001D3869" w14:paraId="77902D41" w14:textId="77777777" w:rsidTr="00A63E2A">
        <w:trPr>
          <w:trHeight w:val="288"/>
          <w:jc w:val="center"/>
        </w:trPr>
        <w:tc>
          <w:tcPr>
            <w:tcW w:w="2294" w:type="dxa"/>
            <w:gridSpan w:val="3"/>
            <w:tcBorders>
              <w:top w:val="single" w:sz="12" w:space="0" w:color="auto"/>
            </w:tcBorders>
            <w:vAlign w:val="center"/>
          </w:tcPr>
          <w:p w14:paraId="65AD1048" w14:textId="77777777" w:rsidR="00DC12DE" w:rsidRPr="001D3869" w:rsidRDefault="00DC12DE" w:rsidP="00E63BE3">
            <w:pPr>
              <w:autoSpaceDE/>
              <w:autoSpaceDN/>
              <w:adjustRightInd/>
              <w:spacing w:before="0" w:line="240" w:lineRule="auto"/>
              <w:ind w:left="0"/>
              <w:rPr>
                <w:b/>
                <w:sz w:val="16"/>
                <w:szCs w:val="16"/>
              </w:rPr>
            </w:pPr>
            <w:r w:rsidRPr="00D41158">
              <w:rPr>
                <w:b/>
                <w:color w:val="auto"/>
                <w:sz w:val="16"/>
                <w:szCs w:val="24"/>
                <w:lang w:val="ru-RU"/>
              </w:rPr>
              <w:t>ПОВЕРХНОСТНЫЙ СЛОЙ</w:t>
            </w:r>
          </w:p>
        </w:tc>
        <w:tc>
          <w:tcPr>
            <w:tcW w:w="2853" w:type="dxa"/>
            <w:tcBorders>
              <w:top w:val="single" w:sz="12" w:space="0" w:color="auto"/>
            </w:tcBorders>
            <w:vAlign w:val="center"/>
          </w:tcPr>
          <w:p w14:paraId="3B569018" w14:textId="77777777" w:rsidR="00DC12DE" w:rsidRPr="005410C8" w:rsidRDefault="00DC12DE" w:rsidP="00E63BE3">
            <w:pPr>
              <w:autoSpaceDE/>
              <w:autoSpaceDN/>
              <w:adjustRightInd/>
              <w:spacing w:before="0" w:line="240" w:lineRule="auto"/>
              <w:ind w:left="0"/>
              <w:rPr>
                <w:sz w:val="16"/>
                <w:szCs w:val="16"/>
              </w:rPr>
            </w:pPr>
            <w:r w:rsidRPr="005410C8">
              <w:rPr>
                <w:sz w:val="16"/>
                <w:szCs w:val="16"/>
              </w:rPr>
              <w:t>Carboline</w:t>
            </w:r>
          </w:p>
        </w:tc>
        <w:tc>
          <w:tcPr>
            <w:tcW w:w="2610" w:type="dxa"/>
            <w:gridSpan w:val="2"/>
            <w:tcBorders>
              <w:top w:val="single" w:sz="12" w:space="0" w:color="auto"/>
            </w:tcBorders>
            <w:vAlign w:val="center"/>
          </w:tcPr>
          <w:p w14:paraId="02E2BED1" w14:textId="77777777" w:rsidR="00DC12DE" w:rsidRPr="00876744" w:rsidRDefault="00DC12DE" w:rsidP="00E63BE3">
            <w:pPr>
              <w:autoSpaceDE/>
              <w:autoSpaceDN/>
              <w:adjustRightInd/>
              <w:spacing w:before="0" w:line="240" w:lineRule="auto"/>
              <w:ind w:left="0"/>
              <w:rPr>
                <w:sz w:val="16"/>
                <w:szCs w:val="16"/>
              </w:rPr>
            </w:pPr>
            <w:proofErr w:type="spellStart"/>
            <w:r w:rsidRPr="00876744">
              <w:rPr>
                <w:sz w:val="16"/>
                <w:szCs w:val="16"/>
              </w:rPr>
              <w:t>Carbothane</w:t>
            </w:r>
            <w:proofErr w:type="spellEnd"/>
            <w:r w:rsidRPr="00876744">
              <w:rPr>
                <w:sz w:val="16"/>
                <w:szCs w:val="16"/>
              </w:rPr>
              <w:t xml:space="preserve"> 134 Series</w:t>
            </w:r>
          </w:p>
        </w:tc>
        <w:tc>
          <w:tcPr>
            <w:tcW w:w="793" w:type="dxa"/>
            <w:gridSpan w:val="3"/>
            <w:tcBorders>
              <w:top w:val="single" w:sz="12" w:space="0" w:color="auto"/>
            </w:tcBorders>
            <w:vAlign w:val="center"/>
          </w:tcPr>
          <w:p w14:paraId="4FBF0016" w14:textId="0805873C" w:rsidR="00DC12DE" w:rsidRPr="00BD0B1E" w:rsidRDefault="00DC12DE" w:rsidP="00E63BE3">
            <w:pPr>
              <w:autoSpaceDE/>
              <w:autoSpaceDN/>
              <w:adjustRightInd/>
              <w:spacing w:before="0" w:line="240" w:lineRule="auto"/>
              <w:ind w:left="0"/>
              <w:jc w:val="center"/>
              <w:rPr>
                <w:sz w:val="16"/>
                <w:szCs w:val="16"/>
              </w:rPr>
            </w:pPr>
            <w:del w:id="402" w:author="Kurmanov, Aidyn [STAMGazStroy LLP]" w:date="2025-12-09T16:07:00Z" w16du:dateUtc="2025-12-09T11:07:00Z">
              <w:r w:rsidRPr="00876744">
                <w:rPr>
                  <w:sz w:val="16"/>
                  <w:szCs w:val="16"/>
                  <w:lang w:val="ru-RU"/>
                </w:rPr>
                <w:delText>190-288</w:delText>
              </w:r>
            </w:del>
            <w:ins w:id="403" w:author="Kurmanov, Aidyn [STAMGazStroy LLP]" w:date="2025-12-09T16:07:00Z" w16du:dateUtc="2025-12-09T11:07:00Z">
              <w:r w:rsidR="00BD0B1E">
                <w:rPr>
                  <w:sz w:val="16"/>
                  <w:szCs w:val="16"/>
                </w:rPr>
                <w:t>288</w:t>
              </w:r>
            </w:ins>
          </w:p>
        </w:tc>
        <w:tc>
          <w:tcPr>
            <w:tcW w:w="1435" w:type="dxa"/>
            <w:gridSpan w:val="2"/>
            <w:tcBorders>
              <w:top w:val="single" w:sz="12" w:space="0" w:color="auto"/>
            </w:tcBorders>
            <w:vAlign w:val="center"/>
          </w:tcPr>
          <w:p w14:paraId="6D73339E" w14:textId="77777777" w:rsidR="00DC12DE" w:rsidRPr="00876744" w:rsidRDefault="00DC12DE" w:rsidP="00E63BE3">
            <w:pPr>
              <w:autoSpaceDE/>
              <w:autoSpaceDN/>
              <w:adjustRightInd/>
              <w:spacing w:before="0" w:line="240" w:lineRule="auto"/>
              <w:ind w:left="0"/>
              <w:jc w:val="center"/>
              <w:rPr>
                <w:sz w:val="16"/>
                <w:szCs w:val="16"/>
              </w:rPr>
            </w:pPr>
            <w:r w:rsidRPr="00876744">
              <w:rPr>
                <w:sz w:val="16"/>
                <w:szCs w:val="16"/>
              </w:rPr>
              <w:t>121°C (250°F)</w:t>
            </w:r>
          </w:p>
        </w:tc>
      </w:tr>
      <w:tr w:rsidR="00C44A79" w:rsidRPr="001D3869" w14:paraId="7E1EA12A" w14:textId="77777777" w:rsidTr="00C44A79">
        <w:trPr>
          <w:trHeight w:val="288"/>
          <w:jc w:val="center"/>
        </w:trPr>
        <w:tc>
          <w:tcPr>
            <w:tcW w:w="2294" w:type="dxa"/>
            <w:gridSpan w:val="3"/>
            <w:vMerge w:val="restart"/>
            <w:vAlign w:val="center"/>
          </w:tcPr>
          <w:p w14:paraId="6CDC0417" w14:textId="77777777" w:rsidR="00C44A79" w:rsidRPr="00D41158" w:rsidRDefault="00C44A79" w:rsidP="00E63BE3">
            <w:pPr>
              <w:spacing w:before="0" w:line="240" w:lineRule="auto"/>
              <w:ind w:left="0"/>
              <w:rPr>
                <w:b/>
                <w:color w:val="auto"/>
                <w:sz w:val="16"/>
                <w:szCs w:val="24"/>
                <w:lang w:val="ru-RU"/>
              </w:rPr>
            </w:pPr>
            <w:r w:rsidRPr="00D41158">
              <w:rPr>
                <w:b/>
                <w:color w:val="auto"/>
                <w:sz w:val="16"/>
                <w:szCs w:val="24"/>
                <w:lang w:val="ru-RU"/>
              </w:rPr>
              <w:t>Полиуретан -Алифатический</w:t>
            </w:r>
          </w:p>
        </w:tc>
        <w:tc>
          <w:tcPr>
            <w:tcW w:w="2853" w:type="dxa"/>
            <w:vAlign w:val="center"/>
          </w:tcPr>
          <w:p w14:paraId="4F95CB35" w14:textId="77777777" w:rsidR="00C44A79" w:rsidRPr="005410C8" w:rsidRDefault="00C44A79" w:rsidP="00E63BE3">
            <w:pPr>
              <w:autoSpaceDE/>
              <w:autoSpaceDN/>
              <w:adjustRightInd/>
              <w:spacing w:before="0" w:line="240" w:lineRule="auto"/>
              <w:ind w:left="0"/>
              <w:rPr>
                <w:sz w:val="16"/>
                <w:szCs w:val="16"/>
              </w:rPr>
            </w:pPr>
            <w:proofErr w:type="spellStart"/>
            <w:r w:rsidRPr="0080497E">
              <w:rPr>
                <w:sz w:val="16"/>
                <w:szCs w:val="16"/>
              </w:rPr>
              <w:t>Dampney</w:t>
            </w:r>
            <w:proofErr w:type="spellEnd"/>
          </w:p>
        </w:tc>
        <w:tc>
          <w:tcPr>
            <w:tcW w:w="2610" w:type="dxa"/>
            <w:gridSpan w:val="2"/>
            <w:vAlign w:val="center"/>
          </w:tcPr>
          <w:p w14:paraId="40A19CFA" w14:textId="77777777" w:rsidR="00C44A79" w:rsidRPr="00876744" w:rsidRDefault="00C44A79" w:rsidP="00E63BE3">
            <w:pPr>
              <w:autoSpaceDE/>
              <w:autoSpaceDN/>
              <w:adjustRightInd/>
              <w:spacing w:before="0" w:line="240" w:lineRule="auto"/>
              <w:ind w:left="0"/>
              <w:rPr>
                <w:sz w:val="16"/>
                <w:szCs w:val="16"/>
              </w:rPr>
            </w:pPr>
            <w:proofErr w:type="spellStart"/>
            <w:r w:rsidRPr="00876744">
              <w:rPr>
                <w:sz w:val="16"/>
                <w:szCs w:val="16"/>
              </w:rPr>
              <w:t>Endcor</w:t>
            </w:r>
            <w:proofErr w:type="spellEnd"/>
            <w:r w:rsidRPr="00876744">
              <w:rPr>
                <w:sz w:val="16"/>
                <w:szCs w:val="16"/>
              </w:rPr>
              <w:t xml:space="preserve"> 4600C</w:t>
            </w:r>
          </w:p>
        </w:tc>
        <w:tc>
          <w:tcPr>
            <w:tcW w:w="793" w:type="dxa"/>
            <w:gridSpan w:val="3"/>
            <w:vAlign w:val="center"/>
          </w:tcPr>
          <w:p w14:paraId="130FEBCE" w14:textId="77777777" w:rsidR="00C44A79" w:rsidRPr="00876744" w:rsidRDefault="00C44A79" w:rsidP="00E63BE3">
            <w:pPr>
              <w:autoSpaceDE/>
              <w:autoSpaceDN/>
              <w:adjustRightInd/>
              <w:spacing w:before="0" w:line="240" w:lineRule="auto"/>
              <w:ind w:left="0"/>
              <w:jc w:val="center"/>
              <w:rPr>
                <w:sz w:val="16"/>
                <w:szCs w:val="16"/>
                <w:lang w:val="ru-RU"/>
              </w:rPr>
            </w:pPr>
            <w:r w:rsidRPr="00876744">
              <w:rPr>
                <w:sz w:val="16"/>
                <w:szCs w:val="16"/>
              </w:rPr>
              <w:t>324</w:t>
            </w:r>
          </w:p>
        </w:tc>
        <w:tc>
          <w:tcPr>
            <w:tcW w:w="1435" w:type="dxa"/>
            <w:gridSpan w:val="2"/>
            <w:vAlign w:val="center"/>
          </w:tcPr>
          <w:p w14:paraId="64D5EE2A" w14:textId="77777777" w:rsidR="00C44A79" w:rsidRPr="00876744" w:rsidRDefault="00C44A79" w:rsidP="00E63BE3">
            <w:pPr>
              <w:autoSpaceDE/>
              <w:autoSpaceDN/>
              <w:adjustRightInd/>
              <w:spacing w:before="0" w:line="240" w:lineRule="auto"/>
              <w:ind w:left="0"/>
              <w:jc w:val="center"/>
              <w:rPr>
                <w:sz w:val="16"/>
                <w:szCs w:val="16"/>
              </w:rPr>
            </w:pPr>
            <w:r w:rsidRPr="00876744">
              <w:rPr>
                <w:sz w:val="16"/>
                <w:szCs w:val="16"/>
              </w:rPr>
              <w:t>121°C (250°F)</w:t>
            </w:r>
          </w:p>
        </w:tc>
      </w:tr>
      <w:tr w:rsidR="00C44A79" w:rsidRPr="001D3869" w14:paraId="440926B3" w14:textId="77777777" w:rsidTr="00C44A79">
        <w:trPr>
          <w:trHeight w:val="288"/>
          <w:jc w:val="center"/>
        </w:trPr>
        <w:tc>
          <w:tcPr>
            <w:tcW w:w="2294" w:type="dxa"/>
            <w:gridSpan w:val="3"/>
            <w:vMerge/>
            <w:vAlign w:val="center"/>
          </w:tcPr>
          <w:p w14:paraId="7125165D" w14:textId="77777777" w:rsidR="00C44A79" w:rsidRPr="00D41158" w:rsidRDefault="00C44A79" w:rsidP="00E63BE3">
            <w:pPr>
              <w:autoSpaceDE/>
              <w:autoSpaceDN/>
              <w:adjustRightInd/>
              <w:spacing w:before="0" w:line="240" w:lineRule="auto"/>
              <w:ind w:left="0"/>
              <w:rPr>
                <w:b/>
                <w:color w:val="auto"/>
                <w:sz w:val="16"/>
                <w:szCs w:val="24"/>
                <w:lang w:val="ru-RU"/>
              </w:rPr>
            </w:pPr>
          </w:p>
        </w:tc>
        <w:tc>
          <w:tcPr>
            <w:tcW w:w="2853" w:type="dxa"/>
            <w:vAlign w:val="center"/>
          </w:tcPr>
          <w:p w14:paraId="36D7E273" w14:textId="77777777" w:rsidR="00C44A79" w:rsidRPr="005410C8" w:rsidRDefault="00C44A79" w:rsidP="00E63BE3">
            <w:pPr>
              <w:autoSpaceDE/>
              <w:autoSpaceDN/>
              <w:adjustRightInd/>
              <w:spacing w:before="0" w:line="240" w:lineRule="auto"/>
              <w:ind w:left="0"/>
              <w:rPr>
                <w:sz w:val="16"/>
                <w:szCs w:val="16"/>
              </w:rPr>
            </w:pPr>
            <w:r w:rsidRPr="005410C8">
              <w:rPr>
                <w:sz w:val="16"/>
                <w:szCs w:val="16"/>
              </w:rPr>
              <w:t>Hempel Coatings (USA), Inc.</w:t>
            </w:r>
          </w:p>
        </w:tc>
        <w:tc>
          <w:tcPr>
            <w:tcW w:w="2610" w:type="dxa"/>
            <w:gridSpan w:val="2"/>
            <w:vAlign w:val="center"/>
          </w:tcPr>
          <w:p w14:paraId="13172894" w14:textId="77777777" w:rsidR="00C44A79" w:rsidRPr="00876744" w:rsidRDefault="00C44A79" w:rsidP="00DC12DE">
            <w:pPr>
              <w:autoSpaceDE/>
              <w:autoSpaceDN/>
              <w:adjustRightInd/>
              <w:spacing w:before="0" w:line="240" w:lineRule="auto"/>
              <w:ind w:left="0"/>
              <w:rPr>
                <w:sz w:val="16"/>
                <w:szCs w:val="16"/>
              </w:rPr>
            </w:pPr>
            <w:proofErr w:type="spellStart"/>
            <w:r w:rsidRPr="00876744">
              <w:rPr>
                <w:sz w:val="16"/>
                <w:szCs w:val="16"/>
              </w:rPr>
              <w:t>Hempathane</w:t>
            </w:r>
            <w:proofErr w:type="spellEnd"/>
            <w:r w:rsidRPr="00876744">
              <w:rPr>
                <w:sz w:val="16"/>
                <w:szCs w:val="16"/>
              </w:rPr>
              <w:t xml:space="preserve"> series</w:t>
            </w:r>
          </w:p>
        </w:tc>
        <w:tc>
          <w:tcPr>
            <w:tcW w:w="793" w:type="dxa"/>
            <w:gridSpan w:val="3"/>
            <w:vAlign w:val="center"/>
          </w:tcPr>
          <w:p w14:paraId="7A7C5E39" w14:textId="77777777" w:rsidR="00C44A79" w:rsidRPr="00876744" w:rsidRDefault="00C44A79" w:rsidP="00E63BE3">
            <w:pPr>
              <w:autoSpaceDE/>
              <w:autoSpaceDN/>
              <w:adjustRightInd/>
              <w:spacing w:before="0" w:line="240" w:lineRule="auto"/>
              <w:ind w:left="0"/>
              <w:jc w:val="center"/>
              <w:rPr>
                <w:sz w:val="16"/>
                <w:szCs w:val="16"/>
                <w:lang w:val="ru-RU"/>
              </w:rPr>
            </w:pPr>
            <w:r w:rsidRPr="00876744">
              <w:rPr>
                <w:sz w:val="16"/>
                <w:szCs w:val="16"/>
                <w:lang w:val="ru-RU"/>
              </w:rPr>
              <w:t>330-445</w:t>
            </w:r>
          </w:p>
        </w:tc>
        <w:tc>
          <w:tcPr>
            <w:tcW w:w="1435" w:type="dxa"/>
            <w:gridSpan w:val="2"/>
            <w:vAlign w:val="center"/>
          </w:tcPr>
          <w:p w14:paraId="1037B436" w14:textId="77777777" w:rsidR="00C44A79" w:rsidRPr="00876744" w:rsidRDefault="00C44A79" w:rsidP="00E63BE3">
            <w:pPr>
              <w:autoSpaceDE/>
              <w:autoSpaceDN/>
              <w:adjustRightInd/>
              <w:spacing w:before="0" w:line="240" w:lineRule="auto"/>
              <w:ind w:left="0"/>
              <w:jc w:val="center"/>
              <w:rPr>
                <w:sz w:val="16"/>
                <w:szCs w:val="16"/>
              </w:rPr>
            </w:pPr>
            <w:r w:rsidRPr="00876744">
              <w:rPr>
                <w:sz w:val="16"/>
                <w:szCs w:val="16"/>
              </w:rPr>
              <w:t>121°C (250°F)</w:t>
            </w:r>
          </w:p>
        </w:tc>
      </w:tr>
      <w:tr w:rsidR="00A63E2A" w:rsidRPr="001D3869" w14:paraId="40270A75" w14:textId="77777777" w:rsidTr="00C44A79">
        <w:trPr>
          <w:trHeight w:val="288"/>
          <w:jc w:val="center"/>
        </w:trPr>
        <w:tc>
          <w:tcPr>
            <w:tcW w:w="2294" w:type="dxa"/>
            <w:gridSpan w:val="3"/>
            <w:vAlign w:val="center"/>
          </w:tcPr>
          <w:p w14:paraId="515DCAFC" w14:textId="29159347" w:rsidR="00A63E2A" w:rsidRPr="00D41158" w:rsidRDefault="00A63E2A" w:rsidP="00E63BE3">
            <w:pPr>
              <w:spacing w:before="0" w:line="240" w:lineRule="auto"/>
              <w:ind w:left="0"/>
              <w:rPr>
                <w:b/>
                <w:color w:val="auto"/>
                <w:sz w:val="16"/>
                <w:szCs w:val="24"/>
                <w:lang w:val="ru-RU"/>
              </w:rPr>
            </w:pPr>
          </w:p>
        </w:tc>
        <w:tc>
          <w:tcPr>
            <w:tcW w:w="2853" w:type="dxa"/>
            <w:vAlign w:val="center"/>
          </w:tcPr>
          <w:p w14:paraId="1641192A" w14:textId="77777777" w:rsidR="00A63E2A" w:rsidRPr="005410C8" w:rsidRDefault="00A63E2A" w:rsidP="00E63BE3">
            <w:pPr>
              <w:autoSpaceDE/>
              <w:autoSpaceDN/>
              <w:adjustRightInd/>
              <w:spacing w:before="0" w:line="240" w:lineRule="auto"/>
              <w:ind w:left="0"/>
              <w:rPr>
                <w:sz w:val="16"/>
                <w:szCs w:val="16"/>
              </w:rPr>
            </w:pPr>
            <w:r w:rsidRPr="005410C8">
              <w:rPr>
                <w:sz w:val="16"/>
                <w:szCs w:val="16"/>
              </w:rPr>
              <w:t>International</w:t>
            </w:r>
          </w:p>
        </w:tc>
        <w:tc>
          <w:tcPr>
            <w:tcW w:w="2610" w:type="dxa"/>
            <w:gridSpan w:val="2"/>
            <w:vAlign w:val="center"/>
          </w:tcPr>
          <w:p w14:paraId="5A6F1E26" w14:textId="39E90281" w:rsidR="00A63E2A" w:rsidRPr="00876744" w:rsidRDefault="00A63E2A" w:rsidP="00DC12DE">
            <w:pPr>
              <w:autoSpaceDE/>
              <w:autoSpaceDN/>
              <w:adjustRightInd/>
              <w:spacing w:before="0" w:line="240" w:lineRule="auto"/>
              <w:ind w:left="0"/>
              <w:rPr>
                <w:sz w:val="16"/>
                <w:szCs w:val="16"/>
              </w:rPr>
            </w:pPr>
            <w:proofErr w:type="spellStart"/>
            <w:r w:rsidRPr="00876744">
              <w:rPr>
                <w:sz w:val="16"/>
                <w:szCs w:val="16"/>
              </w:rPr>
              <w:t>Interthane</w:t>
            </w:r>
            <w:proofErr w:type="spellEnd"/>
            <w:r w:rsidRPr="00876744">
              <w:rPr>
                <w:sz w:val="16"/>
                <w:szCs w:val="16"/>
              </w:rPr>
              <w:t xml:space="preserve"> 990 series</w:t>
            </w:r>
          </w:p>
        </w:tc>
        <w:tc>
          <w:tcPr>
            <w:tcW w:w="793" w:type="dxa"/>
            <w:gridSpan w:val="3"/>
            <w:vAlign w:val="center"/>
          </w:tcPr>
          <w:p w14:paraId="73E472FD" w14:textId="17015B55" w:rsidR="00A63E2A" w:rsidRPr="00786AF9" w:rsidRDefault="00A63E2A" w:rsidP="00E63BE3">
            <w:pPr>
              <w:autoSpaceDE/>
              <w:autoSpaceDN/>
              <w:adjustRightInd/>
              <w:spacing w:before="0" w:line="240" w:lineRule="auto"/>
              <w:ind w:left="0"/>
              <w:jc w:val="center"/>
              <w:rPr>
                <w:sz w:val="16"/>
                <w:szCs w:val="16"/>
              </w:rPr>
            </w:pPr>
            <w:del w:id="404" w:author="Kurmanov, Aidyn [STAMGazStroy LLP]" w:date="2025-12-09T16:07:00Z" w16du:dateUtc="2025-12-09T11:07:00Z">
              <w:r w:rsidRPr="00876744" w:rsidDel="00786AF9">
                <w:rPr>
                  <w:sz w:val="16"/>
                  <w:szCs w:val="16"/>
                  <w:lang w:val="ru-RU"/>
                </w:rPr>
                <w:delText>395</w:delText>
              </w:r>
            </w:del>
            <w:ins w:id="405" w:author="Kurmanov, Aidyn [STAMGazStroy LLP]" w:date="2025-12-09T16:07:00Z" w16du:dateUtc="2025-12-09T11:07:00Z">
              <w:r w:rsidR="00786AF9">
                <w:rPr>
                  <w:sz w:val="16"/>
                  <w:szCs w:val="16"/>
                </w:rPr>
                <w:t>247-420</w:t>
              </w:r>
            </w:ins>
          </w:p>
        </w:tc>
        <w:tc>
          <w:tcPr>
            <w:tcW w:w="1435" w:type="dxa"/>
            <w:gridSpan w:val="2"/>
            <w:vAlign w:val="center"/>
          </w:tcPr>
          <w:p w14:paraId="1E1C564A" w14:textId="77777777" w:rsidR="00A63E2A" w:rsidRPr="00876744" w:rsidRDefault="00A63E2A" w:rsidP="00E63BE3">
            <w:pPr>
              <w:autoSpaceDE/>
              <w:autoSpaceDN/>
              <w:adjustRightInd/>
              <w:spacing w:before="0" w:line="240" w:lineRule="auto"/>
              <w:ind w:left="0"/>
              <w:jc w:val="center"/>
              <w:rPr>
                <w:sz w:val="16"/>
                <w:szCs w:val="16"/>
              </w:rPr>
            </w:pPr>
            <w:r w:rsidRPr="00876744">
              <w:rPr>
                <w:sz w:val="16"/>
                <w:szCs w:val="16"/>
              </w:rPr>
              <w:t>121°C (250°F)</w:t>
            </w:r>
          </w:p>
        </w:tc>
      </w:tr>
      <w:tr w:rsidR="00A63E2A" w:rsidRPr="001D3869" w14:paraId="447E9D8E" w14:textId="77777777" w:rsidTr="00A63E2A">
        <w:trPr>
          <w:trHeight w:val="288"/>
          <w:jc w:val="center"/>
        </w:trPr>
        <w:tc>
          <w:tcPr>
            <w:tcW w:w="2294" w:type="dxa"/>
            <w:gridSpan w:val="3"/>
            <w:vMerge w:val="restart"/>
            <w:vAlign w:val="center"/>
          </w:tcPr>
          <w:p w14:paraId="34C8FF79" w14:textId="77777777" w:rsidR="00A63E2A" w:rsidRPr="00D41158" w:rsidRDefault="00A63E2A" w:rsidP="00E63BE3">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53" w:type="dxa"/>
            <w:vAlign w:val="center"/>
          </w:tcPr>
          <w:p w14:paraId="1DFD9E0D" w14:textId="77777777" w:rsidR="00A63E2A" w:rsidRPr="005410C8" w:rsidRDefault="00A63E2A" w:rsidP="00E63BE3">
            <w:pPr>
              <w:autoSpaceDE/>
              <w:autoSpaceDN/>
              <w:adjustRightInd/>
              <w:spacing w:before="0" w:line="240" w:lineRule="auto"/>
              <w:ind w:left="0"/>
              <w:rPr>
                <w:sz w:val="16"/>
                <w:szCs w:val="16"/>
              </w:rPr>
            </w:pPr>
            <w:proofErr w:type="spellStart"/>
            <w:r w:rsidRPr="005410C8">
              <w:rPr>
                <w:sz w:val="16"/>
                <w:szCs w:val="16"/>
              </w:rPr>
              <w:t>InternationalDe</w:t>
            </w:r>
            <w:r w:rsidRPr="005410C8">
              <w:rPr>
                <w:spacing w:val="2"/>
                <w:sz w:val="16"/>
                <w:szCs w:val="16"/>
              </w:rPr>
              <w:t>v</w:t>
            </w:r>
            <w:r w:rsidRPr="005410C8">
              <w:rPr>
                <w:sz w:val="16"/>
                <w:szCs w:val="16"/>
              </w:rPr>
              <w:t>oe</w:t>
            </w:r>
            <w:proofErr w:type="spellEnd"/>
          </w:p>
        </w:tc>
        <w:tc>
          <w:tcPr>
            <w:tcW w:w="2610" w:type="dxa"/>
            <w:gridSpan w:val="2"/>
            <w:vAlign w:val="center"/>
          </w:tcPr>
          <w:p w14:paraId="25A50B14" w14:textId="77777777" w:rsidR="00A63E2A" w:rsidRPr="00876744" w:rsidRDefault="00A63E2A" w:rsidP="00E63BE3">
            <w:pPr>
              <w:autoSpaceDE/>
              <w:autoSpaceDN/>
              <w:adjustRightInd/>
              <w:spacing w:before="0" w:line="240" w:lineRule="auto"/>
              <w:ind w:left="0"/>
              <w:rPr>
                <w:sz w:val="16"/>
                <w:szCs w:val="16"/>
              </w:rPr>
            </w:pPr>
            <w:proofErr w:type="spellStart"/>
            <w:r w:rsidRPr="00876744">
              <w:rPr>
                <w:sz w:val="16"/>
                <w:szCs w:val="16"/>
              </w:rPr>
              <w:t>Devthane</w:t>
            </w:r>
            <w:proofErr w:type="spellEnd"/>
            <w:r w:rsidRPr="00876744">
              <w:rPr>
                <w:sz w:val="16"/>
                <w:szCs w:val="16"/>
              </w:rPr>
              <w:t xml:space="preserve"> 379</w:t>
            </w:r>
            <w:r w:rsidRPr="00876744">
              <w:rPr>
                <w:sz w:val="16"/>
                <w:szCs w:val="16"/>
                <w:vertAlign w:val="superscript"/>
              </w:rPr>
              <w:t xml:space="preserve"> T</w:t>
            </w:r>
          </w:p>
        </w:tc>
        <w:tc>
          <w:tcPr>
            <w:tcW w:w="793" w:type="dxa"/>
            <w:gridSpan w:val="3"/>
            <w:vAlign w:val="center"/>
          </w:tcPr>
          <w:p w14:paraId="47A6B424" w14:textId="77777777" w:rsidR="00A63E2A" w:rsidRPr="00876744" w:rsidRDefault="00A63E2A" w:rsidP="00E63BE3">
            <w:pPr>
              <w:autoSpaceDE/>
              <w:autoSpaceDN/>
              <w:adjustRightInd/>
              <w:spacing w:before="0" w:line="240" w:lineRule="auto"/>
              <w:ind w:left="0"/>
              <w:jc w:val="center"/>
              <w:rPr>
                <w:sz w:val="16"/>
                <w:szCs w:val="16"/>
                <w:lang w:val="ru-RU"/>
              </w:rPr>
            </w:pPr>
            <w:r w:rsidRPr="00876744">
              <w:rPr>
                <w:sz w:val="16"/>
                <w:szCs w:val="16"/>
                <w:lang w:val="ru-RU"/>
              </w:rPr>
              <w:t>311</w:t>
            </w:r>
          </w:p>
        </w:tc>
        <w:tc>
          <w:tcPr>
            <w:tcW w:w="1435" w:type="dxa"/>
            <w:gridSpan w:val="2"/>
            <w:vAlign w:val="center"/>
          </w:tcPr>
          <w:p w14:paraId="6159938E" w14:textId="77777777" w:rsidR="00A63E2A" w:rsidRPr="00876744" w:rsidRDefault="00A63E2A" w:rsidP="00E63BE3">
            <w:pPr>
              <w:autoSpaceDE/>
              <w:autoSpaceDN/>
              <w:adjustRightInd/>
              <w:spacing w:before="0" w:line="240" w:lineRule="auto"/>
              <w:ind w:left="0"/>
              <w:jc w:val="center"/>
              <w:rPr>
                <w:sz w:val="16"/>
                <w:szCs w:val="16"/>
              </w:rPr>
            </w:pPr>
            <w:r w:rsidRPr="00876744">
              <w:rPr>
                <w:sz w:val="16"/>
                <w:szCs w:val="16"/>
              </w:rPr>
              <w:t>121°C (250°F)</w:t>
            </w:r>
          </w:p>
        </w:tc>
      </w:tr>
      <w:tr w:rsidR="00A63E2A" w:rsidRPr="001D3869" w14:paraId="59106A3A" w14:textId="77777777" w:rsidTr="00A63E2A">
        <w:trPr>
          <w:trHeight w:val="288"/>
          <w:jc w:val="center"/>
        </w:trPr>
        <w:tc>
          <w:tcPr>
            <w:tcW w:w="2294" w:type="dxa"/>
            <w:gridSpan w:val="3"/>
            <w:vMerge/>
            <w:vAlign w:val="center"/>
          </w:tcPr>
          <w:p w14:paraId="486F2ACD" w14:textId="77777777" w:rsidR="00A63E2A" w:rsidRPr="001D3869" w:rsidRDefault="00A63E2A" w:rsidP="00E63BE3">
            <w:pPr>
              <w:jc w:val="center"/>
              <w:rPr>
                <w:b/>
                <w:sz w:val="16"/>
                <w:szCs w:val="16"/>
              </w:rPr>
            </w:pPr>
          </w:p>
        </w:tc>
        <w:tc>
          <w:tcPr>
            <w:tcW w:w="2853" w:type="dxa"/>
            <w:vAlign w:val="center"/>
          </w:tcPr>
          <w:p w14:paraId="6BC9C89F" w14:textId="77777777" w:rsidR="00A63E2A" w:rsidRPr="005410C8" w:rsidRDefault="00A63E2A" w:rsidP="00E63BE3">
            <w:pPr>
              <w:autoSpaceDE/>
              <w:autoSpaceDN/>
              <w:adjustRightInd/>
              <w:spacing w:before="0" w:line="240" w:lineRule="auto"/>
              <w:ind w:left="0"/>
              <w:rPr>
                <w:sz w:val="16"/>
                <w:szCs w:val="16"/>
              </w:rPr>
            </w:pPr>
            <w:proofErr w:type="spellStart"/>
            <w:r w:rsidRPr="005410C8">
              <w:rPr>
                <w:position w:val="-1"/>
                <w:sz w:val="16"/>
                <w:szCs w:val="16"/>
              </w:rPr>
              <w:t>JotunPaints</w:t>
            </w:r>
            <w:proofErr w:type="spellEnd"/>
          </w:p>
        </w:tc>
        <w:tc>
          <w:tcPr>
            <w:tcW w:w="2610" w:type="dxa"/>
            <w:gridSpan w:val="2"/>
            <w:vAlign w:val="center"/>
          </w:tcPr>
          <w:p w14:paraId="2B30EC68" w14:textId="4D63B884" w:rsidR="002D671B" w:rsidRPr="00876744" w:rsidRDefault="002D671B" w:rsidP="00E63BE3">
            <w:pPr>
              <w:autoSpaceDE/>
              <w:autoSpaceDN/>
              <w:adjustRightInd/>
              <w:spacing w:before="0" w:line="240" w:lineRule="auto"/>
              <w:ind w:left="0"/>
              <w:rPr>
                <w:sz w:val="16"/>
                <w:szCs w:val="16"/>
              </w:rPr>
            </w:pPr>
            <w:r w:rsidRPr="00876744">
              <w:rPr>
                <w:sz w:val="16"/>
                <w:szCs w:val="16"/>
              </w:rPr>
              <w:t>Hardtop AX</w:t>
            </w:r>
          </w:p>
          <w:p w14:paraId="372266E9" w14:textId="55BF6921" w:rsidR="00A63E2A" w:rsidRPr="00876744" w:rsidRDefault="00A63E2A" w:rsidP="00E63BE3">
            <w:pPr>
              <w:autoSpaceDE/>
              <w:autoSpaceDN/>
              <w:adjustRightInd/>
              <w:spacing w:before="0" w:line="240" w:lineRule="auto"/>
              <w:ind w:left="0"/>
              <w:rPr>
                <w:sz w:val="16"/>
                <w:szCs w:val="16"/>
              </w:rPr>
            </w:pPr>
            <w:r w:rsidRPr="00876744">
              <w:rPr>
                <w:sz w:val="16"/>
                <w:szCs w:val="16"/>
              </w:rPr>
              <w:t>Hardtop XP</w:t>
            </w:r>
          </w:p>
        </w:tc>
        <w:tc>
          <w:tcPr>
            <w:tcW w:w="793" w:type="dxa"/>
            <w:gridSpan w:val="3"/>
            <w:vAlign w:val="center"/>
          </w:tcPr>
          <w:p w14:paraId="3DD2C8E5" w14:textId="49A69A77" w:rsidR="00A63E2A" w:rsidRPr="00876744" w:rsidRDefault="00C15030" w:rsidP="00C15030">
            <w:pPr>
              <w:autoSpaceDE/>
              <w:autoSpaceDN/>
              <w:adjustRightInd/>
              <w:spacing w:before="0" w:line="240" w:lineRule="auto"/>
              <w:ind w:left="0"/>
              <w:jc w:val="center"/>
              <w:rPr>
                <w:sz w:val="16"/>
                <w:szCs w:val="16"/>
              </w:rPr>
            </w:pPr>
            <w:r w:rsidRPr="00876744">
              <w:rPr>
                <w:sz w:val="16"/>
                <w:szCs w:val="16"/>
              </w:rPr>
              <w:t>325-336</w:t>
            </w:r>
          </w:p>
        </w:tc>
        <w:tc>
          <w:tcPr>
            <w:tcW w:w="1435" w:type="dxa"/>
            <w:gridSpan w:val="2"/>
            <w:vAlign w:val="center"/>
          </w:tcPr>
          <w:p w14:paraId="5A71C145" w14:textId="77777777" w:rsidR="00A63E2A" w:rsidRPr="00876744" w:rsidRDefault="00A63E2A" w:rsidP="00E63BE3">
            <w:pPr>
              <w:autoSpaceDE/>
              <w:autoSpaceDN/>
              <w:adjustRightInd/>
              <w:spacing w:before="0" w:line="240" w:lineRule="auto"/>
              <w:ind w:left="0"/>
              <w:jc w:val="center"/>
              <w:rPr>
                <w:sz w:val="16"/>
                <w:szCs w:val="16"/>
              </w:rPr>
            </w:pPr>
            <w:r w:rsidRPr="00876744">
              <w:rPr>
                <w:sz w:val="16"/>
                <w:szCs w:val="16"/>
              </w:rPr>
              <w:t>121°C (250°F)</w:t>
            </w:r>
          </w:p>
        </w:tc>
      </w:tr>
      <w:tr w:rsidR="00A63E2A" w:rsidRPr="001D3869" w14:paraId="6FC069AE" w14:textId="77777777" w:rsidTr="00A63E2A">
        <w:trPr>
          <w:trHeight w:val="288"/>
          <w:jc w:val="center"/>
        </w:trPr>
        <w:tc>
          <w:tcPr>
            <w:tcW w:w="2294" w:type="dxa"/>
            <w:gridSpan w:val="3"/>
            <w:vMerge/>
            <w:vAlign w:val="center"/>
          </w:tcPr>
          <w:p w14:paraId="21767E5F" w14:textId="77777777" w:rsidR="00A63E2A" w:rsidRPr="001D3869" w:rsidRDefault="00A63E2A" w:rsidP="00E63BE3">
            <w:pPr>
              <w:jc w:val="center"/>
              <w:rPr>
                <w:b/>
                <w:sz w:val="16"/>
                <w:szCs w:val="16"/>
              </w:rPr>
            </w:pPr>
          </w:p>
        </w:tc>
        <w:tc>
          <w:tcPr>
            <w:tcW w:w="2853" w:type="dxa"/>
            <w:vAlign w:val="center"/>
          </w:tcPr>
          <w:p w14:paraId="59DAD2E9" w14:textId="77777777" w:rsidR="00A63E2A" w:rsidRPr="005410C8" w:rsidRDefault="00A63E2A" w:rsidP="00E63BE3">
            <w:pPr>
              <w:autoSpaceDE/>
              <w:autoSpaceDN/>
              <w:adjustRightInd/>
              <w:spacing w:before="0" w:line="240" w:lineRule="auto"/>
              <w:ind w:left="0"/>
              <w:rPr>
                <w:sz w:val="16"/>
                <w:szCs w:val="16"/>
              </w:rPr>
            </w:pPr>
            <w:r w:rsidRPr="005410C8">
              <w:rPr>
                <w:sz w:val="16"/>
                <w:szCs w:val="16"/>
              </w:rPr>
              <w:t>PPG</w:t>
            </w:r>
          </w:p>
        </w:tc>
        <w:tc>
          <w:tcPr>
            <w:tcW w:w="2610" w:type="dxa"/>
            <w:gridSpan w:val="2"/>
            <w:vAlign w:val="center"/>
          </w:tcPr>
          <w:p w14:paraId="2291F08C" w14:textId="77777777" w:rsidR="00077204" w:rsidRPr="00876744" w:rsidRDefault="00A63E2A" w:rsidP="00E63BE3">
            <w:pPr>
              <w:autoSpaceDE/>
              <w:autoSpaceDN/>
              <w:adjustRightInd/>
              <w:spacing w:before="0" w:line="240" w:lineRule="auto"/>
              <w:ind w:left="0"/>
              <w:rPr>
                <w:sz w:val="16"/>
                <w:szCs w:val="16"/>
              </w:rPr>
            </w:pPr>
            <w:proofErr w:type="spellStart"/>
            <w:r w:rsidRPr="00876744">
              <w:rPr>
                <w:sz w:val="16"/>
                <w:szCs w:val="16"/>
              </w:rPr>
              <w:t>Amercoat</w:t>
            </w:r>
            <w:proofErr w:type="spellEnd"/>
            <w:r w:rsidRPr="00876744">
              <w:rPr>
                <w:sz w:val="16"/>
                <w:szCs w:val="16"/>
              </w:rPr>
              <w:t xml:space="preserve"> 450 Series</w:t>
            </w:r>
          </w:p>
          <w:p w14:paraId="3ADA0AAA" w14:textId="2EEB1A21" w:rsidR="00A63E2A" w:rsidRPr="00876744" w:rsidRDefault="00A63E2A" w:rsidP="00E63BE3">
            <w:pPr>
              <w:autoSpaceDE/>
              <w:autoSpaceDN/>
              <w:adjustRightInd/>
              <w:spacing w:before="0" w:line="240" w:lineRule="auto"/>
              <w:ind w:left="0"/>
              <w:rPr>
                <w:sz w:val="16"/>
                <w:szCs w:val="16"/>
              </w:rPr>
            </w:pPr>
            <w:proofErr w:type="spellStart"/>
            <w:r w:rsidRPr="00876744">
              <w:rPr>
                <w:sz w:val="16"/>
                <w:szCs w:val="16"/>
              </w:rPr>
              <w:t>Sigmadur</w:t>
            </w:r>
            <w:proofErr w:type="spellEnd"/>
            <w:r w:rsidRPr="00876744">
              <w:rPr>
                <w:sz w:val="16"/>
                <w:szCs w:val="16"/>
              </w:rPr>
              <w:t xml:space="preserve"> 550 </w:t>
            </w:r>
            <w:proofErr w:type="spellStart"/>
            <w:r w:rsidRPr="00876744">
              <w:rPr>
                <w:sz w:val="16"/>
                <w:szCs w:val="16"/>
              </w:rPr>
              <w:t>Series</w:t>
            </w:r>
            <w:r w:rsidRPr="00876744">
              <w:rPr>
                <w:sz w:val="16"/>
                <w:szCs w:val="16"/>
                <w:vertAlign w:val="superscript"/>
              </w:rPr>
              <w:t>T</w:t>
            </w:r>
            <w:proofErr w:type="spellEnd"/>
          </w:p>
        </w:tc>
        <w:tc>
          <w:tcPr>
            <w:tcW w:w="793" w:type="dxa"/>
            <w:gridSpan w:val="3"/>
            <w:vAlign w:val="center"/>
          </w:tcPr>
          <w:p w14:paraId="59D7E350" w14:textId="77777777" w:rsidR="00A63E2A" w:rsidRPr="00876744" w:rsidRDefault="00A63E2A" w:rsidP="00E63BE3">
            <w:pPr>
              <w:autoSpaceDE/>
              <w:autoSpaceDN/>
              <w:adjustRightInd/>
              <w:spacing w:before="0" w:line="240" w:lineRule="auto"/>
              <w:ind w:left="0"/>
              <w:jc w:val="center"/>
              <w:rPr>
                <w:sz w:val="16"/>
                <w:szCs w:val="16"/>
                <w:lang w:val="ru-RU"/>
              </w:rPr>
            </w:pPr>
            <w:r w:rsidRPr="00876744">
              <w:rPr>
                <w:sz w:val="16"/>
                <w:szCs w:val="16"/>
                <w:lang w:val="ru-RU"/>
              </w:rPr>
              <w:t>31</w:t>
            </w:r>
            <w:r w:rsidRPr="00876744">
              <w:rPr>
                <w:sz w:val="16"/>
                <w:szCs w:val="16"/>
              </w:rPr>
              <w:t>2-430</w:t>
            </w:r>
          </w:p>
        </w:tc>
        <w:tc>
          <w:tcPr>
            <w:tcW w:w="1435" w:type="dxa"/>
            <w:gridSpan w:val="2"/>
            <w:vAlign w:val="center"/>
          </w:tcPr>
          <w:p w14:paraId="4A385FCF" w14:textId="77777777" w:rsidR="00A63E2A" w:rsidRPr="00876744" w:rsidRDefault="00A63E2A" w:rsidP="00E63BE3">
            <w:pPr>
              <w:autoSpaceDE/>
              <w:autoSpaceDN/>
              <w:adjustRightInd/>
              <w:spacing w:before="0" w:line="240" w:lineRule="auto"/>
              <w:ind w:left="0"/>
              <w:jc w:val="center"/>
              <w:rPr>
                <w:sz w:val="16"/>
                <w:szCs w:val="16"/>
              </w:rPr>
            </w:pPr>
            <w:r w:rsidRPr="00876744">
              <w:rPr>
                <w:sz w:val="16"/>
                <w:szCs w:val="16"/>
              </w:rPr>
              <w:t>121°C (250°F)</w:t>
            </w:r>
          </w:p>
        </w:tc>
      </w:tr>
      <w:tr w:rsidR="00DC12DE" w:rsidRPr="001D3869" w14:paraId="56BB4AFA" w14:textId="77777777" w:rsidTr="00A63E2A">
        <w:trPr>
          <w:trHeight w:val="288"/>
          <w:jc w:val="center"/>
        </w:trPr>
        <w:tc>
          <w:tcPr>
            <w:tcW w:w="2294" w:type="dxa"/>
            <w:gridSpan w:val="3"/>
            <w:vAlign w:val="center"/>
          </w:tcPr>
          <w:p w14:paraId="43A31E1D" w14:textId="77777777" w:rsidR="00DC12DE" w:rsidRPr="001D3869" w:rsidRDefault="00DC12DE" w:rsidP="00E63BE3">
            <w:pPr>
              <w:jc w:val="center"/>
              <w:rPr>
                <w:b/>
                <w:sz w:val="16"/>
                <w:szCs w:val="16"/>
              </w:rPr>
            </w:pPr>
          </w:p>
        </w:tc>
        <w:tc>
          <w:tcPr>
            <w:tcW w:w="2853" w:type="dxa"/>
            <w:vAlign w:val="center"/>
          </w:tcPr>
          <w:p w14:paraId="63C71992" w14:textId="77777777" w:rsidR="00DC12DE" w:rsidRPr="005410C8" w:rsidRDefault="00DC12DE" w:rsidP="00E63BE3">
            <w:pPr>
              <w:autoSpaceDE/>
              <w:autoSpaceDN/>
              <w:adjustRightInd/>
              <w:spacing w:before="0" w:line="240" w:lineRule="auto"/>
              <w:ind w:left="0"/>
              <w:rPr>
                <w:sz w:val="16"/>
                <w:szCs w:val="16"/>
              </w:rPr>
            </w:pPr>
            <w:proofErr w:type="spellStart"/>
            <w:r w:rsidRPr="005410C8">
              <w:rPr>
                <w:sz w:val="16"/>
                <w:szCs w:val="16"/>
              </w:rPr>
              <w:t>Sher</w:t>
            </w:r>
            <w:r w:rsidRPr="005410C8">
              <w:rPr>
                <w:spacing w:val="-1"/>
                <w:sz w:val="16"/>
                <w:szCs w:val="16"/>
              </w:rPr>
              <w:t>w</w:t>
            </w:r>
            <w:r w:rsidRPr="005410C8">
              <w:rPr>
                <w:spacing w:val="1"/>
                <w:sz w:val="16"/>
                <w:szCs w:val="16"/>
              </w:rPr>
              <w:t>i</w:t>
            </w:r>
            <w:r w:rsidRPr="005410C8">
              <w:rPr>
                <w:sz w:val="16"/>
                <w:szCs w:val="16"/>
              </w:rPr>
              <w:t>nWilliams</w:t>
            </w:r>
            <w:proofErr w:type="spellEnd"/>
          </w:p>
        </w:tc>
        <w:tc>
          <w:tcPr>
            <w:tcW w:w="2610" w:type="dxa"/>
            <w:gridSpan w:val="2"/>
            <w:vAlign w:val="center"/>
          </w:tcPr>
          <w:p w14:paraId="682CEA7A" w14:textId="77777777" w:rsidR="00DC12DE" w:rsidRPr="00876744" w:rsidRDefault="00DC12DE" w:rsidP="00E63BE3">
            <w:pPr>
              <w:autoSpaceDE/>
              <w:autoSpaceDN/>
              <w:adjustRightInd/>
              <w:spacing w:before="0" w:line="240" w:lineRule="auto"/>
              <w:ind w:left="0"/>
              <w:rPr>
                <w:sz w:val="16"/>
                <w:szCs w:val="16"/>
              </w:rPr>
            </w:pPr>
            <w:r w:rsidRPr="00876744">
              <w:rPr>
                <w:sz w:val="16"/>
                <w:szCs w:val="16"/>
              </w:rPr>
              <w:t>Hi-Solids Polyurethane Series</w:t>
            </w:r>
          </w:p>
        </w:tc>
        <w:tc>
          <w:tcPr>
            <w:tcW w:w="793" w:type="dxa"/>
            <w:gridSpan w:val="3"/>
            <w:vAlign w:val="center"/>
          </w:tcPr>
          <w:p w14:paraId="1E2C2E80" w14:textId="77777777" w:rsidR="00DC12DE" w:rsidRPr="00876744" w:rsidRDefault="00DC12DE" w:rsidP="00E63BE3">
            <w:pPr>
              <w:autoSpaceDE/>
              <w:autoSpaceDN/>
              <w:adjustRightInd/>
              <w:spacing w:before="0" w:line="240" w:lineRule="auto"/>
              <w:ind w:left="0"/>
              <w:jc w:val="center"/>
              <w:rPr>
                <w:sz w:val="16"/>
                <w:szCs w:val="16"/>
                <w:lang w:val="ru-RU"/>
              </w:rPr>
            </w:pPr>
            <w:r w:rsidRPr="00876744">
              <w:rPr>
                <w:sz w:val="16"/>
                <w:szCs w:val="16"/>
                <w:lang w:val="ru-RU"/>
              </w:rPr>
              <w:t>100-340</w:t>
            </w:r>
          </w:p>
        </w:tc>
        <w:tc>
          <w:tcPr>
            <w:tcW w:w="1435" w:type="dxa"/>
            <w:gridSpan w:val="2"/>
            <w:vAlign w:val="center"/>
          </w:tcPr>
          <w:p w14:paraId="2000B8B9" w14:textId="77777777" w:rsidR="00DC12DE" w:rsidRPr="00876744" w:rsidRDefault="00DC12DE" w:rsidP="00E63BE3">
            <w:pPr>
              <w:autoSpaceDE/>
              <w:autoSpaceDN/>
              <w:adjustRightInd/>
              <w:spacing w:before="0" w:line="240" w:lineRule="auto"/>
              <w:ind w:left="0"/>
              <w:jc w:val="center"/>
              <w:rPr>
                <w:sz w:val="16"/>
                <w:szCs w:val="16"/>
              </w:rPr>
            </w:pPr>
            <w:r w:rsidRPr="00876744">
              <w:rPr>
                <w:sz w:val="16"/>
                <w:szCs w:val="16"/>
              </w:rPr>
              <w:t>121°C (250°F)</w:t>
            </w:r>
          </w:p>
        </w:tc>
      </w:tr>
      <w:tr w:rsidR="001452EF" w:rsidRPr="001D3869" w14:paraId="562108D2" w14:textId="77777777" w:rsidTr="00A63E2A">
        <w:trPr>
          <w:trHeight w:val="288"/>
          <w:jc w:val="center"/>
        </w:trPr>
        <w:tc>
          <w:tcPr>
            <w:tcW w:w="2294" w:type="dxa"/>
            <w:gridSpan w:val="3"/>
            <w:vAlign w:val="center"/>
          </w:tcPr>
          <w:p w14:paraId="65A58C70" w14:textId="77777777" w:rsidR="001452EF" w:rsidRPr="001D3869" w:rsidRDefault="001452EF" w:rsidP="00E63BE3">
            <w:pPr>
              <w:jc w:val="center"/>
              <w:rPr>
                <w:b/>
                <w:sz w:val="16"/>
                <w:szCs w:val="16"/>
              </w:rPr>
            </w:pPr>
          </w:p>
        </w:tc>
        <w:tc>
          <w:tcPr>
            <w:tcW w:w="2853" w:type="dxa"/>
            <w:vAlign w:val="center"/>
          </w:tcPr>
          <w:p w14:paraId="1B098772" w14:textId="73B2D61E" w:rsidR="001452EF" w:rsidRPr="005410C8" w:rsidRDefault="001452EF" w:rsidP="00E63BE3">
            <w:pPr>
              <w:autoSpaceDE/>
              <w:autoSpaceDN/>
              <w:adjustRightInd/>
              <w:spacing w:before="0" w:line="240" w:lineRule="auto"/>
              <w:ind w:left="0"/>
              <w:rPr>
                <w:sz w:val="16"/>
                <w:szCs w:val="16"/>
              </w:rPr>
            </w:pPr>
            <w:r>
              <w:rPr>
                <w:sz w:val="16"/>
                <w:szCs w:val="16"/>
              </w:rPr>
              <w:t>Tnemec</w:t>
            </w:r>
          </w:p>
        </w:tc>
        <w:tc>
          <w:tcPr>
            <w:tcW w:w="2610" w:type="dxa"/>
            <w:gridSpan w:val="2"/>
            <w:vAlign w:val="center"/>
          </w:tcPr>
          <w:p w14:paraId="579DE353" w14:textId="7337AD1A" w:rsidR="001452EF" w:rsidRPr="00876744" w:rsidRDefault="006454B4" w:rsidP="00E63BE3">
            <w:pPr>
              <w:autoSpaceDE/>
              <w:autoSpaceDN/>
              <w:adjustRightInd/>
              <w:spacing w:before="0" w:line="240" w:lineRule="auto"/>
              <w:ind w:left="0"/>
              <w:rPr>
                <w:sz w:val="16"/>
                <w:szCs w:val="16"/>
              </w:rPr>
            </w:pPr>
            <w:r w:rsidRPr="00876744">
              <w:rPr>
                <w:sz w:val="16"/>
                <w:szCs w:val="16"/>
              </w:rPr>
              <w:t>Series 1095 Endura-Shield</w:t>
            </w:r>
          </w:p>
        </w:tc>
        <w:tc>
          <w:tcPr>
            <w:tcW w:w="793" w:type="dxa"/>
            <w:gridSpan w:val="3"/>
            <w:vAlign w:val="center"/>
          </w:tcPr>
          <w:p w14:paraId="5F26C8DB" w14:textId="25637C62" w:rsidR="001452EF" w:rsidRPr="00876744" w:rsidRDefault="006454B4" w:rsidP="00E63BE3">
            <w:pPr>
              <w:autoSpaceDE/>
              <w:autoSpaceDN/>
              <w:adjustRightInd/>
              <w:spacing w:before="0" w:line="240" w:lineRule="auto"/>
              <w:ind w:left="0"/>
              <w:jc w:val="center"/>
              <w:rPr>
                <w:sz w:val="16"/>
                <w:szCs w:val="16"/>
              </w:rPr>
            </w:pPr>
            <w:r w:rsidRPr="00876744">
              <w:rPr>
                <w:sz w:val="16"/>
                <w:szCs w:val="16"/>
              </w:rPr>
              <w:t>94-135</w:t>
            </w:r>
          </w:p>
        </w:tc>
        <w:tc>
          <w:tcPr>
            <w:tcW w:w="1435" w:type="dxa"/>
            <w:gridSpan w:val="2"/>
            <w:vAlign w:val="center"/>
          </w:tcPr>
          <w:p w14:paraId="6DF4745D" w14:textId="44AA9088" w:rsidR="001452EF" w:rsidRPr="00876744" w:rsidRDefault="00DC7D11" w:rsidP="00E63BE3">
            <w:pPr>
              <w:autoSpaceDE/>
              <w:autoSpaceDN/>
              <w:adjustRightInd/>
              <w:spacing w:before="0" w:line="240" w:lineRule="auto"/>
              <w:ind w:left="0"/>
              <w:jc w:val="center"/>
              <w:rPr>
                <w:sz w:val="16"/>
                <w:szCs w:val="16"/>
              </w:rPr>
            </w:pPr>
            <w:r w:rsidRPr="00876744">
              <w:rPr>
                <w:sz w:val="16"/>
                <w:szCs w:val="16"/>
              </w:rPr>
              <w:t>121</w:t>
            </w:r>
            <w:del w:id="406" w:author="Issayevskiy, Konstantin [STAMGazStroy LLP]" w:date="2025-12-09T09:25:00Z" w16du:dateUtc="2025-12-09T04:25:00Z">
              <w:r w:rsidRPr="00876744" w:rsidDel="00085CE2">
                <w:rPr>
                  <w:sz w:val="16"/>
                  <w:szCs w:val="16"/>
                </w:rPr>
                <w:delText>.1</w:delText>
              </w:r>
            </w:del>
            <w:r w:rsidRPr="00876744">
              <w:rPr>
                <w:sz w:val="16"/>
                <w:szCs w:val="16"/>
              </w:rPr>
              <w:t>°C (250°F)</w:t>
            </w:r>
          </w:p>
        </w:tc>
      </w:tr>
      <w:tr w:rsidR="00DC12DE" w:rsidRPr="00BC5FF9" w14:paraId="3AC59C0D" w14:textId="77777777" w:rsidTr="00F029EB">
        <w:trPr>
          <w:trHeight w:val="288"/>
          <w:jc w:val="center"/>
        </w:trPr>
        <w:tc>
          <w:tcPr>
            <w:tcW w:w="2294" w:type="dxa"/>
            <w:gridSpan w:val="3"/>
            <w:tcBorders>
              <w:bottom w:val="single" w:sz="12" w:space="0" w:color="auto"/>
            </w:tcBorders>
            <w:vAlign w:val="center"/>
          </w:tcPr>
          <w:p w14:paraId="6A383461" w14:textId="77777777" w:rsidR="00DC12DE" w:rsidRPr="001D3869" w:rsidRDefault="00DC12DE" w:rsidP="00E63BE3">
            <w:pPr>
              <w:jc w:val="center"/>
              <w:rPr>
                <w:i/>
                <w:sz w:val="14"/>
                <w:szCs w:val="14"/>
              </w:rPr>
            </w:pPr>
          </w:p>
        </w:tc>
        <w:tc>
          <w:tcPr>
            <w:tcW w:w="7691" w:type="dxa"/>
            <w:gridSpan w:val="8"/>
            <w:tcBorders>
              <w:bottom w:val="single" w:sz="12" w:space="0" w:color="auto"/>
            </w:tcBorders>
            <w:vAlign w:val="center"/>
          </w:tcPr>
          <w:p w14:paraId="093E6C18" w14:textId="77777777" w:rsidR="00DC12DE" w:rsidRPr="006952A6" w:rsidRDefault="00DC12DE" w:rsidP="00E63BE3">
            <w:pPr>
              <w:autoSpaceDE/>
              <w:autoSpaceDN/>
              <w:adjustRightInd/>
              <w:spacing w:before="0" w:line="240" w:lineRule="auto"/>
              <w:ind w:left="0"/>
              <w:rPr>
                <w:i/>
                <w:color w:val="auto"/>
                <w:sz w:val="14"/>
                <w:szCs w:val="14"/>
                <w:lang w:val="ru-RU"/>
              </w:rPr>
            </w:pPr>
            <w:r w:rsidRPr="00015BD6">
              <w:rPr>
                <w:i/>
                <w:color w:val="auto"/>
                <w:sz w:val="14"/>
                <w:szCs w:val="24"/>
                <w:lang w:val="ru-RU"/>
              </w:rPr>
              <w:t>Настоятельно рекомендуется пользоваться респираторами при нанесении полиуретановых покрытий.</w:t>
            </w:r>
          </w:p>
        </w:tc>
      </w:tr>
      <w:tr w:rsidR="00DC12DE" w:rsidRPr="001D3869" w14:paraId="6A3ADE0F" w14:textId="77777777" w:rsidTr="00A63E2A">
        <w:trPr>
          <w:trHeight w:val="288"/>
          <w:jc w:val="center"/>
        </w:trPr>
        <w:tc>
          <w:tcPr>
            <w:tcW w:w="1173" w:type="dxa"/>
            <w:vAlign w:val="center"/>
          </w:tcPr>
          <w:p w14:paraId="4A007590" w14:textId="77777777" w:rsidR="00DC12DE" w:rsidRPr="0005732F" w:rsidRDefault="00DC12DE" w:rsidP="00E63BE3">
            <w:pPr>
              <w:autoSpaceDE/>
              <w:autoSpaceDN/>
              <w:adjustRightInd/>
              <w:spacing w:before="0" w:line="240" w:lineRule="auto"/>
              <w:ind w:left="-72"/>
              <w:rPr>
                <w:b/>
                <w:color w:val="auto"/>
                <w:sz w:val="16"/>
                <w:szCs w:val="16"/>
              </w:rPr>
            </w:pPr>
            <w:r w:rsidRPr="00B52749">
              <w:rPr>
                <w:b/>
                <w:color w:val="auto"/>
                <w:sz w:val="16"/>
                <w:szCs w:val="24"/>
                <w:lang w:val="ru-RU"/>
              </w:rPr>
              <w:t>Последнее обновление:</w:t>
            </w:r>
          </w:p>
        </w:tc>
        <w:tc>
          <w:tcPr>
            <w:tcW w:w="3974" w:type="dxa"/>
            <w:gridSpan w:val="3"/>
            <w:vAlign w:val="center"/>
          </w:tcPr>
          <w:p w14:paraId="0EAB0329" w14:textId="68A24486" w:rsidR="00DC12DE" w:rsidRPr="005410C8" w:rsidRDefault="008A1C66" w:rsidP="00E63BE3">
            <w:pPr>
              <w:autoSpaceDE/>
              <w:autoSpaceDN/>
              <w:adjustRightInd/>
              <w:spacing w:before="0" w:line="240" w:lineRule="auto"/>
              <w:ind w:left="-72"/>
              <w:rPr>
                <w:b/>
                <w:sz w:val="16"/>
                <w:szCs w:val="16"/>
              </w:rPr>
            </w:pPr>
            <w:r>
              <w:rPr>
                <w:color w:val="auto"/>
                <w:sz w:val="16"/>
                <w:szCs w:val="24"/>
                <w:lang w:val="ru-RU"/>
              </w:rPr>
              <w:t>Ноябрь</w:t>
            </w:r>
            <w:r w:rsidR="007D1EB7">
              <w:rPr>
                <w:color w:val="auto"/>
                <w:sz w:val="16"/>
                <w:szCs w:val="24"/>
                <w:lang w:val="ru-RU"/>
              </w:rPr>
              <w:t xml:space="preserve"> 2025</w:t>
            </w:r>
          </w:p>
        </w:tc>
        <w:tc>
          <w:tcPr>
            <w:tcW w:w="2610" w:type="dxa"/>
            <w:gridSpan w:val="2"/>
            <w:vAlign w:val="center"/>
          </w:tcPr>
          <w:p w14:paraId="51A4FA4F" w14:textId="77777777" w:rsidR="00DC12DE" w:rsidRPr="001D3869" w:rsidRDefault="00DC12DE" w:rsidP="00E63BE3">
            <w:pPr>
              <w:rPr>
                <w:b/>
                <w:sz w:val="16"/>
                <w:szCs w:val="16"/>
              </w:rPr>
            </w:pPr>
          </w:p>
        </w:tc>
        <w:tc>
          <w:tcPr>
            <w:tcW w:w="793" w:type="dxa"/>
            <w:gridSpan w:val="3"/>
            <w:vAlign w:val="center"/>
          </w:tcPr>
          <w:p w14:paraId="41238E4D" w14:textId="77777777" w:rsidR="00DC12DE" w:rsidRPr="001D3869" w:rsidRDefault="00DC12DE" w:rsidP="00E63BE3">
            <w:pPr>
              <w:jc w:val="center"/>
              <w:rPr>
                <w:b/>
                <w:sz w:val="16"/>
                <w:szCs w:val="16"/>
              </w:rPr>
            </w:pPr>
          </w:p>
        </w:tc>
        <w:tc>
          <w:tcPr>
            <w:tcW w:w="1435" w:type="dxa"/>
            <w:gridSpan w:val="2"/>
            <w:vAlign w:val="center"/>
          </w:tcPr>
          <w:p w14:paraId="0C170581" w14:textId="77777777" w:rsidR="00DC12DE" w:rsidRPr="001D3869" w:rsidRDefault="00DC12DE" w:rsidP="00E63BE3">
            <w:pPr>
              <w:jc w:val="center"/>
              <w:rPr>
                <w:b/>
                <w:sz w:val="16"/>
                <w:szCs w:val="16"/>
              </w:rPr>
            </w:pPr>
          </w:p>
        </w:tc>
      </w:tr>
    </w:tbl>
    <w:p w14:paraId="57FE5B86" w14:textId="77777777" w:rsidR="0002410A" w:rsidRDefault="0002410A" w:rsidP="00AE1CE7">
      <w:pPr>
        <w:widowControl w:val="0"/>
        <w:spacing w:line="240" w:lineRule="auto"/>
        <w:ind w:left="1440" w:right="708" w:hanging="1440"/>
        <w:contextualSpacing/>
        <w:rPr>
          <w:sz w:val="16"/>
          <w:szCs w:val="16"/>
          <w:lang w:val="ru-RU"/>
        </w:rPr>
      </w:pPr>
    </w:p>
    <w:p w14:paraId="245C9698" w14:textId="117887CC" w:rsidR="0054618D" w:rsidRPr="003757D5" w:rsidRDefault="0054618D" w:rsidP="00AE1CE7">
      <w:pPr>
        <w:widowControl w:val="0"/>
        <w:spacing w:line="240" w:lineRule="auto"/>
        <w:ind w:left="1440" w:right="708" w:hanging="144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711132" w:rsidRPr="0002410A">
        <w:rPr>
          <w:sz w:val="16"/>
          <w:szCs w:val="16"/>
          <w:lang w:val="ru-RU"/>
        </w:rPr>
        <w:tab/>
      </w:r>
      <w:r w:rsidR="003757D5">
        <w:rPr>
          <w:sz w:val="16"/>
          <w:szCs w:val="16"/>
          <w:lang w:val="ru-RU"/>
        </w:rPr>
        <w:t xml:space="preserve">Для </w:t>
      </w:r>
      <w:r w:rsidR="00E652D1">
        <w:rPr>
          <w:sz w:val="16"/>
          <w:szCs w:val="16"/>
          <w:lang w:val="ru-RU"/>
        </w:rPr>
        <w:t xml:space="preserve">сварных стыков и прочих </w:t>
      </w:r>
      <w:r w:rsidR="003757D5">
        <w:rPr>
          <w:sz w:val="16"/>
          <w:szCs w:val="16"/>
          <w:lang w:val="ru-RU"/>
        </w:rPr>
        <w:t xml:space="preserve">участков </w:t>
      </w:r>
      <w:r w:rsidR="00E652D1">
        <w:rPr>
          <w:sz w:val="16"/>
          <w:szCs w:val="16"/>
          <w:lang w:val="ru-RU"/>
        </w:rPr>
        <w:t xml:space="preserve">на которых </w:t>
      </w:r>
      <w:r w:rsidR="003757D5">
        <w:rPr>
          <w:sz w:val="16"/>
          <w:szCs w:val="16"/>
          <w:lang w:val="ru-RU"/>
        </w:rPr>
        <w:t>гальваническ</w:t>
      </w:r>
      <w:r w:rsidR="00E652D1">
        <w:rPr>
          <w:sz w:val="16"/>
          <w:szCs w:val="16"/>
          <w:lang w:val="ru-RU"/>
        </w:rPr>
        <w:t>ое</w:t>
      </w:r>
      <w:r w:rsidR="003757D5">
        <w:rPr>
          <w:sz w:val="16"/>
          <w:szCs w:val="16"/>
          <w:lang w:val="ru-RU"/>
        </w:rPr>
        <w:t xml:space="preserve"> покрытие</w:t>
      </w:r>
      <w:r w:rsidR="00E652D1">
        <w:rPr>
          <w:sz w:val="16"/>
          <w:szCs w:val="16"/>
          <w:lang w:val="ru-RU"/>
        </w:rPr>
        <w:t xml:space="preserve"> </w:t>
      </w:r>
      <w:r w:rsidR="007B7579">
        <w:rPr>
          <w:sz w:val="16"/>
          <w:szCs w:val="16"/>
          <w:lang w:val="ru-RU"/>
        </w:rPr>
        <w:t xml:space="preserve">повреждено сваркой использовать покрасочную систему 3.2. </w:t>
      </w:r>
    </w:p>
    <w:p w14:paraId="699C2F12" w14:textId="77777777" w:rsidR="00B2560B" w:rsidRDefault="00B2560B">
      <w:pPr>
        <w:autoSpaceDE/>
        <w:autoSpaceDN/>
        <w:adjustRightInd/>
        <w:spacing w:before="0" w:line="240" w:lineRule="auto"/>
        <w:ind w:left="0"/>
        <w:rPr>
          <w:color w:val="auto"/>
          <w:sz w:val="20"/>
          <w:szCs w:val="20"/>
          <w:lang w:val="ru-RU"/>
        </w:rPr>
      </w:pPr>
    </w:p>
    <w:p w14:paraId="27C6BFF9" w14:textId="52F88E93" w:rsidR="0054618D" w:rsidRDefault="0054618D">
      <w:pPr>
        <w:autoSpaceDE/>
        <w:autoSpaceDN/>
        <w:adjustRightInd/>
        <w:spacing w:before="0" w:line="240" w:lineRule="auto"/>
        <w:ind w:left="0"/>
        <w:rPr>
          <w:color w:val="auto"/>
          <w:sz w:val="20"/>
          <w:szCs w:val="20"/>
          <w:lang w:val="ru-RU"/>
        </w:rPr>
      </w:pPr>
      <w:r>
        <w:rPr>
          <w:color w:val="auto"/>
          <w:sz w:val="20"/>
          <w:szCs w:val="20"/>
          <w:lang w:val="ru-RU"/>
        </w:rPr>
        <w:br w:type="page"/>
      </w:r>
    </w:p>
    <w:tbl>
      <w:tblPr>
        <w:tblW w:w="98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458"/>
        <w:gridCol w:w="450"/>
        <w:gridCol w:w="2340"/>
        <w:gridCol w:w="270"/>
        <w:gridCol w:w="1080"/>
        <w:gridCol w:w="1170"/>
        <w:gridCol w:w="900"/>
        <w:gridCol w:w="180"/>
        <w:gridCol w:w="2041"/>
      </w:tblGrid>
      <w:tr w:rsidR="00B2560B" w:rsidRPr="0080497E" w14:paraId="756F820B" w14:textId="77777777" w:rsidTr="00D750DA">
        <w:trPr>
          <w:trHeight w:val="360"/>
        </w:trPr>
        <w:tc>
          <w:tcPr>
            <w:tcW w:w="9889" w:type="dxa"/>
            <w:gridSpan w:val="9"/>
            <w:tcBorders>
              <w:top w:val="single" w:sz="4" w:space="0" w:color="auto"/>
              <w:left w:val="nil"/>
              <w:right w:val="nil"/>
            </w:tcBorders>
            <w:shd w:val="clear" w:color="auto" w:fill="FFFFFF"/>
            <w:vAlign w:val="center"/>
          </w:tcPr>
          <w:p w14:paraId="0448BC61" w14:textId="77777777" w:rsidR="00B2560B" w:rsidRPr="0080497E" w:rsidRDefault="00A348D8" w:rsidP="00D750DA">
            <w:pPr>
              <w:autoSpaceDE/>
              <w:autoSpaceDN/>
              <w:adjustRightInd/>
              <w:spacing w:before="0" w:line="240" w:lineRule="auto"/>
              <w:ind w:left="0"/>
              <w:jc w:val="right"/>
            </w:pPr>
            <w:proofErr w:type="spellStart"/>
            <w:r w:rsidRPr="00D750DA">
              <w:rPr>
                <w:b/>
                <w:i/>
                <w:color w:val="333333"/>
                <w:sz w:val="20"/>
                <w:szCs w:val="20"/>
              </w:rPr>
              <w:lastRenderedPageBreak/>
              <w:t>Специализированные</w:t>
            </w:r>
            <w:proofErr w:type="spellEnd"/>
            <w:r w:rsidRPr="00D750DA">
              <w:rPr>
                <w:b/>
                <w:i/>
                <w:color w:val="333333"/>
                <w:sz w:val="20"/>
                <w:szCs w:val="20"/>
              </w:rPr>
              <w:t xml:space="preserve"> </w:t>
            </w:r>
            <w:proofErr w:type="spellStart"/>
            <w:r w:rsidRPr="00D750DA">
              <w:rPr>
                <w:b/>
                <w:i/>
                <w:color w:val="333333"/>
                <w:sz w:val="20"/>
                <w:szCs w:val="20"/>
              </w:rPr>
              <w:t>системы</w:t>
            </w:r>
            <w:proofErr w:type="spellEnd"/>
            <w:r w:rsidRPr="00D750DA">
              <w:rPr>
                <w:b/>
                <w:i/>
                <w:color w:val="333333"/>
                <w:sz w:val="20"/>
                <w:szCs w:val="20"/>
              </w:rPr>
              <w:t xml:space="preserve"> </w:t>
            </w:r>
            <w:proofErr w:type="spellStart"/>
            <w:r w:rsidRPr="00D750DA">
              <w:rPr>
                <w:b/>
                <w:i/>
                <w:color w:val="333333"/>
                <w:sz w:val="20"/>
                <w:szCs w:val="20"/>
              </w:rPr>
              <w:t>покрытий</w:t>
            </w:r>
            <w:proofErr w:type="spellEnd"/>
          </w:p>
        </w:tc>
      </w:tr>
      <w:tr w:rsidR="00B2560B" w:rsidRPr="0080497E" w14:paraId="6179DCFF" w14:textId="77777777" w:rsidTr="00D750DA">
        <w:trPr>
          <w:trHeight w:val="360"/>
        </w:trPr>
        <w:tc>
          <w:tcPr>
            <w:tcW w:w="7668" w:type="dxa"/>
            <w:gridSpan w:val="7"/>
            <w:vAlign w:val="center"/>
          </w:tcPr>
          <w:p w14:paraId="51DCD1A9" w14:textId="77777777" w:rsidR="00B2560B" w:rsidRPr="00D750DA" w:rsidRDefault="00A348D8" w:rsidP="00B2560B">
            <w:pPr>
              <w:pStyle w:val="CES5191TitleBox"/>
              <w:rPr>
                <w:rFonts w:ascii="Times New Roman" w:hAnsi="Times New Roman" w:cs="Times New Roman"/>
                <w:lang w:val="ru-RU"/>
              </w:rPr>
            </w:pPr>
            <w:r w:rsidRPr="00D750DA">
              <w:rPr>
                <w:rFonts w:ascii="Times New Roman" w:hAnsi="Times New Roman" w:cs="Times New Roman"/>
                <w:lang w:val="ru-RU"/>
              </w:rPr>
              <w:t>Покрытие для участков с периодичным смачиванием волной- распыляемое</w:t>
            </w:r>
          </w:p>
        </w:tc>
        <w:tc>
          <w:tcPr>
            <w:tcW w:w="2221" w:type="dxa"/>
            <w:gridSpan w:val="2"/>
            <w:shd w:val="clear" w:color="auto" w:fill="000000"/>
            <w:vAlign w:val="center"/>
          </w:tcPr>
          <w:p w14:paraId="1F642F5E" w14:textId="77777777" w:rsidR="00B2560B" w:rsidRPr="0080497E" w:rsidRDefault="00B2560B" w:rsidP="00B2560B">
            <w:pPr>
              <w:pStyle w:val="CES5191Numberbox"/>
              <w:rPr>
                <w:rFonts w:ascii="Times New Roman" w:hAnsi="Times New Roman" w:cs="Times New Roman"/>
              </w:rPr>
            </w:pPr>
            <w:r w:rsidRPr="0080497E">
              <w:rPr>
                <w:rFonts w:ascii="Times New Roman" w:hAnsi="Times New Roman" w:cs="Times New Roman"/>
              </w:rPr>
              <w:t>4.1</w:t>
            </w:r>
          </w:p>
        </w:tc>
      </w:tr>
      <w:tr w:rsidR="00B2560B" w:rsidRPr="00BC5FF9" w14:paraId="17F203AA" w14:textId="77777777" w:rsidTr="00D750DA">
        <w:trPr>
          <w:trHeight w:val="288"/>
        </w:trPr>
        <w:tc>
          <w:tcPr>
            <w:tcW w:w="1458" w:type="dxa"/>
            <w:tcBorders>
              <w:top w:val="nil"/>
              <w:left w:val="nil"/>
              <w:bottom w:val="nil"/>
              <w:right w:val="nil"/>
            </w:tcBorders>
          </w:tcPr>
          <w:p w14:paraId="1B201727" w14:textId="77777777" w:rsidR="00B2560B" w:rsidRPr="0080497E" w:rsidRDefault="001522A3" w:rsidP="00B2560B">
            <w:pPr>
              <w:pStyle w:val="CES5191Arial8bold"/>
              <w:rPr>
                <w:rFonts w:ascii="Times New Roman" w:hAnsi="Times New Roman" w:cs="Times New Roman"/>
              </w:rPr>
            </w:pPr>
            <w:r>
              <w:rPr>
                <w:rFonts w:ascii="Times New Roman" w:hAnsi="Times New Roman" w:cs="Times New Roman"/>
                <w:lang w:val="ru-RU"/>
              </w:rPr>
              <w:t>Подготовка поверхности</w:t>
            </w:r>
            <w:r w:rsidR="00B2560B" w:rsidRPr="0080497E">
              <w:rPr>
                <w:rFonts w:ascii="Times New Roman" w:hAnsi="Times New Roman" w:cs="Times New Roman"/>
              </w:rPr>
              <w:t>:</w:t>
            </w:r>
          </w:p>
        </w:tc>
        <w:tc>
          <w:tcPr>
            <w:tcW w:w="3060" w:type="dxa"/>
            <w:gridSpan w:val="3"/>
            <w:tcBorders>
              <w:top w:val="nil"/>
              <w:left w:val="nil"/>
              <w:bottom w:val="nil"/>
              <w:right w:val="nil"/>
            </w:tcBorders>
          </w:tcPr>
          <w:p w14:paraId="0D1B2A81" w14:textId="77777777" w:rsidR="00116BF1" w:rsidRPr="00064F9B" w:rsidRDefault="00116BF1" w:rsidP="00A348D8">
            <w:pPr>
              <w:pStyle w:val="CES5191Arial8leftaligned"/>
              <w:rPr>
                <w:rFonts w:ascii="Times New Roman" w:hAnsi="Times New Roman" w:cs="Times New Roman"/>
              </w:rPr>
            </w:pPr>
            <w:r w:rsidRPr="00116BF1">
              <w:rPr>
                <w:rFonts w:ascii="Times New Roman" w:hAnsi="Times New Roman" w:cs="Times New Roman"/>
              </w:rPr>
              <w:t>SSPC</w:t>
            </w:r>
            <w:r w:rsidRPr="00064F9B">
              <w:rPr>
                <w:rFonts w:ascii="Times New Roman" w:hAnsi="Times New Roman" w:cs="Times New Roman"/>
              </w:rPr>
              <w:t>-</w:t>
            </w:r>
            <w:r w:rsidRPr="00116BF1">
              <w:rPr>
                <w:rFonts w:ascii="Times New Roman" w:hAnsi="Times New Roman" w:cs="Times New Roman"/>
              </w:rPr>
              <w:t>SP</w:t>
            </w:r>
            <w:r w:rsidRPr="00064F9B">
              <w:rPr>
                <w:rFonts w:ascii="Times New Roman" w:hAnsi="Times New Roman" w:cs="Times New Roman"/>
              </w:rPr>
              <w:t>1/</w:t>
            </w:r>
            <w:r w:rsidRPr="00116BF1">
              <w:rPr>
                <w:rFonts w:ascii="Times New Roman" w:hAnsi="Times New Roman" w:cs="Times New Roman"/>
              </w:rPr>
              <w:t>SP</w:t>
            </w:r>
            <w:r w:rsidRPr="00064F9B">
              <w:rPr>
                <w:rFonts w:ascii="Times New Roman" w:hAnsi="Times New Roman" w:cs="Times New Roman"/>
              </w:rPr>
              <w:t>5 (</w:t>
            </w:r>
            <w:r w:rsidRPr="00116BF1">
              <w:rPr>
                <w:rFonts w:ascii="Times New Roman" w:hAnsi="Times New Roman" w:cs="Times New Roman"/>
              </w:rPr>
              <w:t>NACE</w:t>
            </w:r>
            <w:r w:rsidRPr="00064F9B">
              <w:rPr>
                <w:rFonts w:ascii="Times New Roman" w:hAnsi="Times New Roman" w:cs="Times New Roman"/>
              </w:rPr>
              <w:t xml:space="preserve"> </w:t>
            </w:r>
            <w:r w:rsidRPr="00116BF1">
              <w:rPr>
                <w:rFonts w:ascii="Times New Roman" w:hAnsi="Times New Roman" w:cs="Times New Roman"/>
              </w:rPr>
              <w:t>No</w:t>
            </w:r>
            <w:r w:rsidRPr="00064F9B">
              <w:rPr>
                <w:rFonts w:ascii="Times New Roman" w:hAnsi="Times New Roman" w:cs="Times New Roman"/>
              </w:rPr>
              <w:t>. 1) (</w:t>
            </w:r>
            <w:r w:rsidRPr="00116BF1">
              <w:rPr>
                <w:rFonts w:ascii="Times New Roman" w:hAnsi="Times New Roman" w:cs="Times New Roman"/>
              </w:rPr>
              <w:t>SA</w:t>
            </w:r>
            <w:r w:rsidRPr="00064F9B">
              <w:rPr>
                <w:rFonts w:ascii="Times New Roman" w:hAnsi="Times New Roman" w:cs="Times New Roman"/>
              </w:rPr>
              <w:t xml:space="preserve"> 3)</w:t>
            </w:r>
          </w:p>
          <w:p w14:paraId="3924F7F4" w14:textId="69CD8C5B" w:rsidR="00B2560B" w:rsidRPr="00D750DA" w:rsidRDefault="004B5C7C" w:rsidP="00A348D8">
            <w:pPr>
              <w:pStyle w:val="CES5191Arial8leftaligned"/>
              <w:rPr>
                <w:rFonts w:ascii="Times New Roman" w:hAnsi="Times New Roman" w:cs="Times New Roman"/>
                <w:lang w:val="ru-RU"/>
              </w:rPr>
            </w:pPr>
            <w:r>
              <w:rPr>
                <w:rFonts w:ascii="Times New Roman" w:hAnsi="Times New Roman" w:cs="Times New Roman"/>
                <w:lang w:val="ru-RU"/>
              </w:rPr>
              <w:t>Абразивоструйная</w:t>
            </w:r>
            <w:r w:rsidR="00F80052" w:rsidRPr="00F80052">
              <w:rPr>
                <w:rFonts w:ascii="Times New Roman" w:hAnsi="Times New Roman" w:cs="Times New Roman"/>
                <w:lang w:val="ru-RU"/>
              </w:rPr>
              <w:t xml:space="preserve"> </w:t>
            </w:r>
            <w:r w:rsidR="00A348D8" w:rsidRPr="00D750DA">
              <w:rPr>
                <w:rFonts w:ascii="Times New Roman" w:hAnsi="Times New Roman" w:cs="Times New Roman"/>
                <w:lang w:val="ru-RU"/>
              </w:rPr>
              <w:t>очистка до белого металла.</w:t>
            </w:r>
          </w:p>
        </w:tc>
        <w:tc>
          <w:tcPr>
            <w:tcW w:w="1080" w:type="dxa"/>
            <w:tcBorders>
              <w:top w:val="nil"/>
              <w:left w:val="nil"/>
              <w:bottom w:val="nil"/>
              <w:right w:val="nil"/>
            </w:tcBorders>
          </w:tcPr>
          <w:p w14:paraId="5A491BBD" w14:textId="77777777" w:rsidR="00B2560B" w:rsidRPr="0080497E" w:rsidRDefault="00B2560B" w:rsidP="00B2560B">
            <w:pPr>
              <w:pStyle w:val="CES5191Arialboldrightaligned"/>
              <w:rPr>
                <w:rFonts w:ascii="Times New Roman" w:hAnsi="Times New Roman" w:cs="Times New Roman"/>
              </w:rPr>
            </w:pPr>
            <w:r w:rsidRPr="0080497E">
              <w:rPr>
                <w:rFonts w:ascii="Times New Roman" w:hAnsi="Times New Roman" w:cs="Times New Roman"/>
              </w:rPr>
              <w:t>Touch Up:</w:t>
            </w:r>
          </w:p>
        </w:tc>
        <w:tc>
          <w:tcPr>
            <w:tcW w:w="4291" w:type="dxa"/>
            <w:gridSpan w:val="4"/>
            <w:vMerge w:val="restart"/>
            <w:tcBorders>
              <w:top w:val="nil"/>
              <w:left w:val="nil"/>
              <w:bottom w:val="nil"/>
              <w:right w:val="nil"/>
            </w:tcBorders>
          </w:tcPr>
          <w:p w14:paraId="41BA022B" w14:textId="77777777" w:rsidR="00B2560B" w:rsidRPr="00D750DA" w:rsidRDefault="00A348D8" w:rsidP="001522A3">
            <w:pPr>
              <w:pStyle w:val="CES5191Arial8leftaligned"/>
              <w:rPr>
                <w:rFonts w:ascii="Times New Roman" w:hAnsi="Times New Roman" w:cs="Times New Roman"/>
                <w:lang w:val="ru-RU"/>
              </w:rPr>
            </w:pPr>
            <w:r>
              <w:rPr>
                <w:rFonts w:ascii="Times New Roman" w:hAnsi="Times New Roman" w:cs="Times New Roman"/>
                <w:lang w:val="ru-RU"/>
              </w:rPr>
              <w:t>Использовать</w:t>
            </w:r>
            <w:r w:rsidR="0059684F">
              <w:rPr>
                <w:rFonts w:ascii="Times New Roman" w:hAnsi="Times New Roman" w:cs="Times New Roman"/>
                <w:lang w:val="ru-RU"/>
              </w:rPr>
              <w:t xml:space="preserve"> </w:t>
            </w:r>
            <w:r>
              <w:rPr>
                <w:rFonts w:ascii="Times New Roman" w:hAnsi="Times New Roman" w:cs="Times New Roman"/>
                <w:lang w:val="ru-RU"/>
              </w:rPr>
              <w:t>эту</w:t>
            </w:r>
            <w:r w:rsidR="0059684F">
              <w:rPr>
                <w:rFonts w:ascii="Times New Roman" w:hAnsi="Times New Roman" w:cs="Times New Roman"/>
                <w:lang w:val="ru-RU"/>
              </w:rPr>
              <w:t xml:space="preserve"> </w:t>
            </w:r>
            <w:r>
              <w:rPr>
                <w:rFonts w:ascii="Times New Roman" w:hAnsi="Times New Roman" w:cs="Times New Roman"/>
                <w:lang w:val="ru-RU"/>
              </w:rPr>
              <w:t>систему</w:t>
            </w:r>
            <w:r w:rsidR="0059684F">
              <w:rPr>
                <w:rFonts w:ascii="Times New Roman" w:hAnsi="Times New Roman" w:cs="Times New Roman"/>
                <w:lang w:val="ru-RU"/>
              </w:rPr>
              <w:t xml:space="preserve"> </w:t>
            </w:r>
            <w:r>
              <w:rPr>
                <w:rFonts w:ascii="Times New Roman" w:hAnsi="Times New Roman" w:cs="Times New Roman"/>
                <w:lang w:val="ru-RU"/>
              </w:rPr>
              <w:t>до</w:t>
            </w:r>
            <w:r w:rsidR="0059684F">
              <w:rPr>
                <w:rFonts w:ascii="Times New Roman" w:hAnsi="Times New Roman" w:cs="Times New Roman"/>
                <w:lang w:val="ru-RU"/>
              </w:rPr>
              <w:t xml:space="preserve"> </w:t>
            </w:r>
            <w:r>
              <w:rPr>
                <w:rFonts w:ascii="Times New Roman" w:hAnsi="Times New Roman" w:cs="Times New Roman"/>
                <w:lang w:val="ru-RU"/>
              </w:rPr>
              <w:t>введения</w:t>
            </w:r>
            <w:r w:rsidR="0059684F">
              <w:rPr>
                <w:rFonts w:ascii="Times New Roman" w:hAnsi="Times New Roman" w:cs="Times New Roman"/>
                <w:lang w:val="ru-RU"/>
              </w:rPr>
              <w:t xml:space="preserve"> </w:t>
            </w:r>
            <w:r>
              <w:rPr>
                <w:rFonts w:ascii="Times New Roman" w:hAnsi="Times New Roman" w:cs="Times New Roman"/>
                <w:lang w:val="ru-RU"/>
              </w:rPr>
              <w:t>оборудования</w:t>
            </w:r>
            <w:r w:rsidR="0059684F">
              <w:rPr>
                <w:rFonts w:ascii="Times New Roman" w:hAnsi="Times New Roman" w:cs="Times New Roman"/>
                <w:lang w:val="ru-RU"/>
              </w:rPr>
              <w:t xml:space="preserve"> </w:t>
            </w:r>
            <w:r>
              <w:rPr>
                <w:rFonts w:ascii="Times New Roman" w:hAnsi="Times New Roman" w:cs="Times New Roman"/>
                <w:lang w:val="ru-RU"/>
              </w:rPr>
              <w:t>в</w:t>
            </w:r>
            <w:r w:rsidR="0059684F">
              <w:rPr>
                <w:rFonts w:ascii="Times New Roman" w:hAnsi="Times New Roman" w:cs="Times New Roman"/>
                <w:lang w:val="ru-RU"/>
              </w:rPr>
              <w:t xml:space="preserve"> </w:t>
            </w:r>
            <w:r>
              <w:rPr>
                <w:rFonts w:ascii="Times New Roman" w:hAnsi="Times New Roman" w:cs="Times New Roman"/>
                <w:lang w:val="ru-RU"/>
              </w:rPr>
              <w:t>эксплуатацию</w:t>
            </w:r>
            <w:r w:rsidRPr="00A348D8">
              <w:rPr>
                <w:rFonts w:ascii="Times New Roman" w:hAnsi="Times New Roman" w:cs="Times New Roman"/>
                <w:lang w:val="ru-RU"/>
              </w:rPr>
              <w:t>.</w:t>
            </w:r>
            <w:r>
              <w:rPr>
                <w:rFonts w:ascii="Times New Roman" w:hAnsi="Times New Roman" w:cs="Times New Roman"/>
                <w:lang w:val="ru-RU"/>
              </w:rPr>
              <w:t xml:space="preserve"> После</w:t>
            </w:r>
            <w:r w:rsidR="0059684F">
              <w:rPr>
                <w:rFonts w:ascii="Times New Roman" w:hAnsi="Times New Roman" w:cs="Times New Roman"/>
                <w:lang w:val="ru-RU"/>
              </w:rPr>
              <w:t xml:space="preserve"> </w:t>
            </w:r>
            <w:r>
              <w:rPr>
                <w:rFonts w:ascii="Times New Roman" w:hAnsi="Times New Roman" w:cs="Times New Roman"/>
                <w:lang w:val="ru-RU"/>
              </w:rPr>
              <w:t>ввода</w:t>
            </w:r>
            <w:r w:rsidR="0059684F">
              <w:rPr>
                <w:rFonts w:ascii="Times New Roman" w:hAnsi="Times New Roman" w:cs="Times New Roman"/>
                <w:lang w:val="ru-RU"/>
              </w:rPr>
              <w:t xml:space="preserve"> </w:t>
            </w:r>
            <w:r>
              <w:rPr>
                <w:rFonts w:ascii="Times New Roman" w:hAnsi="Times New Roman" w:cs="Times New Roman"/>
                <w:lang w:val="ru-RU"/>
              </w:rPr>
              <w:t>в</w:t>
            </w:r>
            <w:r w:rsidR="0059684F">
              <w:rPr>
                <w:rFonts w:ascii="Times New Roman" w:hAnsi="Times New Roman" w:cs="Times New Roman"/>
                <w:lang w:val="ru-RU"/>
              </w:rPr>
              <w:t xml:space="preserve"> </w:t>
            </w:r>
            <w:r>
              <w:rPr>
                <w:rFonts w:ascii="Times New Roman" w:hAnsi="Times New Roman" w:cs="Times New Roman"/>
                <w:lang w:val="ru-RU"/>
              </w:rPr>
              <w:t>эксплуатацию</w:t>
            </w:r>
            <w:r w:rsidRPr="001522A3">
              <w:rPr>
                <w:rFonts w:ascii="Times New Roman" w:hAnsi="Times New Roman" w:cs="Times New Roman"/>
                <w:lang w:val="ru-RU"/>
              </w:rPr>
              <w:t xml:space="preserve">, </w:t>
            </w:r>
            <w:r>
              <w:rPr>
                <w:rFonts w:ascii="Times New Roman" w:hAnsi="Times New Roman" w:cs="Times New Roman"/>
                <w:lang w:val="ru-RU"/>
              </w:rPr>
              <w:t>использовать</w:t>
            </w:r>
            <w:r w:rsidR="0059684F">
              <w:rPr>
                <w:rFonts w:ascii="Times New Roman" w:hAnsi="Times New Roman" w:cs="Times New Roman"/>
                <w:lang w:val="ru-RU"/>
              </w:rPr>
              <w:t xml:space="preserve"> </w:t>
            </w:r>
            <w:r>
              <w:rPr>
                <w:rFonts w:ascii="Times New Roman" w:hAnsi="Times New Roman" w:cs="Times New Roman"/>
                <w:lang w:val="ru-RU"/>
              </w:rPr>
              <w:t>эту</w:t>
            </w:r>
            <w:r w:rsidR="0059684F">
              <w:rPr>
                <w:rFonts w:ascii="Times New Roman" w:hAnsi="Times New Roman" w:cs="Times New Roman"/>
                <w:lang w:val="ru-RU"/>
              </w:rPr>
              <w:t xml:space="preserve"> </w:t>
            </w:r>
            <w:r>
              <w:rPr>
                <w:rFonts w:ascii="Times New Roman" w:hAnsi="Times New Roman" w:cs="Times New Roman"/>
                <w:lang w:val="ru-RU"/>
              </w:rPr>
              <w:t>систему</w:t>
            </w:r>
            <w:r w:rsidR="0059684F">
              <w:rPr>
                <w:rFonts w:ascii="Times New Roman" w:hAnsi="Times New Roman" w:cs="Times New Roman"/>
                <w:lang w:val="ru-RU"/>
              </w:rPr>
              <w:t xml:space="preserve"> </w:t>
            </w:r>
            <w:r>
              <w:rPr>
                <w:rFonts w:ascii="Times New Roman" w:hAnsi="Times New Roman" w:cs="Times New Roman"/>
                <w:lang w:val="ru-RU"/>
              </w:rPr>
              <w:t>выше</w:t>
            </w:r>
            <w:r w:rsidR="001522A3">
              <w:rPr>
                <w:rFonts w:ascii="Times New Roman" w:hAnsi="Times New Roman" w:cs="Times New Roman"/>
                <w:lang w:val="ru-RU"/>
              </w:rPr>
              <w:t xml:space="preserve"> уровня воды, ниже уровня использовать систему</w:t>
            </w:r>
            <w:r w:rsidR="001522A3" w:rsidRPr="00D750DA">
              <w:rPr>
                <w:rFonts w:ascii="Times New Roman" w:hAnsi="Times New Roman" w:cs="Times New Roman"/>
                <w:lang w:val="ru-RU"/>
              </w:rPr>
              <w:t xml:space="preserve"> 4.1.1</w:t>
            </w:r>
            <w:r w:rsidR="00B2560B" w:rsidRPr="00D750DA">
              <w:rPr>
                <w:rFonts w:ascii="Times New Roman" w:hAnsi="Times New Roman" w:cs="Times New Roman"/>
                <w:lang w:val="ru-RU"/>
              </w:rPr>
              <w:t>.</w:t>
            </w:r>
          </w:p>
        </w:tc>
      </w:tr>
      <w:tr w:rsidR="00B2560B" w:rsidRPr="00BC5FF9" w14:paraId="270B657E" w14:textId="77777777" w:rsidTr="00D750DA">
        <w:trPr>
          <w:trHeight w:val="288"/>
        </w:trPr>
        <w:tc>
          <w:tcPr>
            <w:tcW w:w="1458" w:type="dxa"/>
            <w:tcBorders>
              <w:top w:val="nil"/>
              <w:left w:val="nil"/>
              <w:bottom w:val="nil"/>
              <w:right w:val="nil"/>
            </w:tcBorders>
            <w:vAlign w:val="center"/>
          </w:tcPr>
          <w:p w14:paraId="3A8354A5" w14:textId="77777777" w:rsidR="00B2560B" w:rsidRPr="0080497E" w:rsidRDefault="001522A3" w:rsidP="00B2560B">
            <w:pPr>
              <w:pStyle w:val="CES5191Arial8bold"/>
              <w:spacing w:line="240" w:lineRule="auto"/>
              <w:rPr>
                <w:rFonts w:ascii="Times New Roman" w:hAnsi="Times New Roman" w:cs="Times New Roman"/>
              </w:rPr>
            </w:pPr>
            <w:r>
              <w:rPr>
                <w:rFonts w:ascii="Times New Roman" w:hAnsi="Times New Roman" w:cs="Times New Roman"/>
                <w:lang w:val="ru-RU"/>
              </w:rPr>
              <w:t>Профиль</w:t>
            </w:r>
            <w:r w:rsidR="00B2560B" w:rsidRPr="0080497E">
              <w:rPr>
                <w:rFonts w:ascii="Times New Roman" w:hAnsi="Times New Roman" w:cs="Times New Roman"/>
              </w:rPr>
              <w:t>:</w:t>
            </w:r>
          </w:p>
        </w:tc>
        <w:tc>
          <w:tcPr>
            <w:tcW w:w="3060" w:type="dxa"/>
            <w:gridSpan w:val="3"/>
            <w:tcBorders>
              <w:top w:val="nil"/>
              <w:left w:val="nil"/>
              <w:bottom w:val="nil"/>
              <w:right w:val="nil"/>
            </w:tcBorders>
            <w:vAlign w:val="center"/>
          </w:tcPr>
          <w:p w14:paraId="5B530725" w14:textId="77777777" w:rsidR="00B2560B" w:rsidRPr="00D750DA" w:rsidRDefault="00A348D8" w:rsidP="00D750DA">
            <w:pPr>
              <w:pStyle w:val="CES5191Arial8leftaligned"/>
              <w:rPr>
                <w:rFonts w:ascii="Times New Roman" w:hAnsi="Times New Roman" w:cs="Times New Roman"/>
                <w:lang w:val="ru-RU"/>
              </w:rPr>
            </w:pPr>
            <w:r w:rsidRPr="00D750DA">
              <w:rPr>
                <w:rFonts w:ascii="Times New Roman" w:hAnsi="Times New Roman" w:cs="Times New Roman"/>
                <w:lang w:val="ru-RU"/>
              </w:rPr>
              <w:t>См. листы технических данных изготовителя</w:t>
            </w:r>
          </w:p>
        </w:tc>
        <w:tc>
          <w:tcPr>
            <w:tcW w:w="1080" w:type="dxa"/>
            <w:tcBorders>
              <w:top w:val="nil"/>
              <w:left w:val="nil"/>
              <w:bottom w:val="nil"/>
              <w:right w:val="nil"/>
            </w:tcBorders>
            <w:vAlign w:val="center"/>
          </w:tcPr>
          <w:p w14:paraId="1B46020A" w14:textId="77777777" w:rsidR="00B2560B" w:rsidRPr="00D750DA" w:rsidRDefault="00B2560B" w:rsidP="00B2560B">
            <w:pPr>
              <w:spacing w:before="40" w:after="40" w:line="240" w:lineRule="auto"/>
              <w:rPr>
                <w:b/>
                <w:sz w:val="16"/>
                <w:szCs w:val="16"/>
                <w:lang w:val="ru-RU"/>
              </w:rPr>
            </w:pPr>
          </w:p>
        </w:tc>
        <w:tc>
          <w:tcPr>
            <w:tcW w:w="4291" w:type="dxa"/>
            <w:gridSpan w:val="4"/>
            <w:vMerge/>
            <w:tcBorders>
              <w:top w:val="nil"/>
              <w:left w:val="nil"/>
              <w:bottom w:val="nil"/>
              <w:right w:val="nil"/>
            </w:tcBorders>
            <w:vAlign w:val="center"/>
          </w:tcPr>
          <w:p w14:paraId="67C90D2D" w14:textId="77777777" w:rsidR="00B2560B" w:rsidRPr="00D750DA" w:rsidRDefault="00B2560B" w:rsidP="00B2560B">
            <w:pPr>
              <w:spacing w:before="40" w:after="40" w:line="240" w:lineRule="auto"/>
              <w:rPr>
                <w:lang w:val="ru-RU"/>
              </w:rPr>
            </w:pPr>
          </w:p>
        </w:tc>
      </w:tr>
      <w:tr w:rsidR="00B2560B" w:rsidRPr="00B55E13" w14:paraId="55563216" w14:textId="77777777" w:rsidTr="00D750DA">
        <w:trPr>
          <w:trHeight w:val="288"/>
        </w:trPr>
        <w:tc>
          <w:tcPr>
            <w:tcW w:w="1458" w:type="dxa"/>
            <w:tcBorders>
              <w:top w:val="nil"/>
              <w:left w:val="nil"/>
              <w:bottom w:val="nil"/>
              <w:right w:val="nil"/>
            </w:tcBorders>
          </w:tcPr>
          <w:p w14:paraId="7B416D0F" w14:textId="77777777" w:rsidR="00B2560B" w:rsidRPr="0080497E" w:rsidRDefault="001522A3" w:rsidP="00B2560B">
            <w:pPr>
              <w:pStyle w:val="CES5191Arial8bold"/>
              <w:spacing w:line="240" w:lineRule="auto"/>
              <w:rPr>
                <w:rFonts w:ascii="Times New Roman" w:hAnsi="Times New Roman" w:cs="Times New Roman"/>
              </w:rPr>
            </w:pPr>
            <w:r>
              <w:rPr>
                <w:rFonts w:ascii="Times New Roman" w:hAnsi="Times New Roman" w:cs="Times New Roman"/>
                <w:lang w:val="ru-RU"/>
              </w:rPr>
              <w:t>Общая ТСП</w:t>
            </w:r>
            <w:r w:rsidR="00B2560B" w:rsidRPr="0080497E">
              <w:rPr>
                <w:rFonts w:ascii="Times New Roman" w:hAnsi="Times New Roman" w:cs="Times New Roman"/>
              </w:rPr>
              <w:t>:</w:t>
            </w:r>
          </w:p>
        </w:tc>
        <w:tc>
          <w:tcPr>
            <w:tcW w:w="3060" w:type="dxa"/>
            <w:gridSpan w:val="3"/>
            <w:tcBorders>
              <w:top w:val="nil"/>
              <w:left w:val="nil"/>
              <w:bottom w:val="nil"/>
              <w:right w:val="nil"/>
            </w:tcBorders>
          </w:tcPr>
          <w:p w14:paraId="1801D3EF" w14:textId="61F9439B" w:rsidR="00B2560B" w:rsidRPr="00D750DA" w:rsidRDefault="008C7D69" w:rsidP="001522A3">
            <w:pPr>
              <w:pStyle w:val="CES5191Arial8leftaligned"/>
              <w:spacing w:line="240" w:lineRule="auto"/>
              <w:rPr>
                <w:rFonts w:ascii="Times New Roman" w:hAnsi="Times New Roman" w:cs="Times New Roman"/>
                <w:lang w:val="ru-RU"/>
              </w:rPr>
            </w:pPr>
            <w:ins w:id="407" w:author="Kurmanov, Aidyn [STAMGazStroy LLP]" w:date="2025-12-11T15:47:00Z" w16du:dateUtc="2025-12-11T10:47:00Z">
              <w:r w:rsidRPr="00D750DA">
                <w:rPr>
                  <w:rFonts w:ascii="Times New Roman" w:hAnsi="Times New Roman" w:cs="Times New Roman"/>
                  <w:lang w:val="ru-RU"/>
                </w:rPr>
                <w:t>2</w:t>
              </w:r>
              <w:r w:rsidRPr="008C7D69">
                <w:rPr>
                  <w:rFonts w:ascii="Times New Roman" w:hAnsi="Times New Roman" w:cs="Times New Roman"/>
                  <w:lang w:val="ru-RU"/>
                </w:rPr>
                <w:t>.</w:t>
              </w:r>
              <w:r w:rsidRPr="00D750DA">
                <w:rPr>
                  <w:rFonts w:ascii="Times New Roman" w:hAnsi="Times New Roman" w:cs="Times New Roman"/>
                  <w:lang w:val="ru-RU"/>
                </w:rPr>
                <w:t>540–5</w:t>
              </w:r>
              <w:r w:rsidRPr="008C7D69">
                <w:rPr>
                  <w:rFonts w:ascii="Times New Roman" w:hAnsi="Times New Roman" w:cs="Times New Roman"/>
                  <w:lang w:val="ru-RU"/>
                </w:rPr>
                <w:t>.</w:t>
              </w:r>
              <w:r w:rsidRPr="00D750DA">
                <w:rPr>
                  <w:rFonts w:ascii="Times New Roman" w:hAnsi="Times New Roman" w:cs="Times New Roman"/>
                  <w:lang w:val="ru-RU"/>
                </w:rPr>
                <w:t>080</w:t>
              </w:r>
              <w:r w:rsidRPr="008C7D69">
                <w:rPr>
                  <w:rFonts w:ascii="Times New Roman" w:hAnsi="Times New Roman" w:cs="Times New Roman"/>
                  <w:lang w:val="ru-RU"/>
                </w:rPr>
                <w:t xml:space="preserve"> </w:t>
              </w:r>
              <w:r>
                <w:rPr>
                  <w:rFonts w:ascii="Times New Roman" w:hAnsi="Times New Roman" w:cs="Times New Roman"/>
                </w:rPr>
                <w:t>m</w:t>
              </w:r>
              <w:r w:rsidRPr="0080497E">
                <w:rPr>
                  <w:rFonts w:ascii="Times New Roman" w:hAnsi="Times New Roman" w:cs="Times New Roman"/>
                </w:rPr>
                <w:t>m</w:t>
              </w:r>
              <w:r w:rsidRPr="00D750DA">
                <w:rPr>
                  <w:rFonts w:ascii="Times New Roman" w:hAnsi="Times New Roman" w:cs="Times New Roman"/>
                  <w:lang w:val="ru-RU"/>
                </w:rPr>
                <w:t xml:space="preserve"> </w:t>
              </w:r>
            </w:ins>
            <w:del w:id="408" w:author="Kurmanov, Aidyn [STAMGazStroy LLP]" w:date="2025-12-11T15:47:00Z" w16du:dateUtc="2025-12-11T10:47:00Z">
              <w:r w:rsidR="00B2560B" w:rsidRPr="00D750DA">
                <w:rPr>
                  <w:rFonts w:ascii="Times New Roman" w:hAnsi="Times New Roman" w:cs="Times New Roman"/>
                  <w:lang w:val="ru-RU"/>
                </w:rPr>
                <w:delText>100–200</w:delText>
              </w:r>
              <w:r w:rsidR="0059684F">
                <w:rPr>
                  <w:rFonts w:ascii="Times New Roman" w:hAnsi="Times New Roman" w:cs="Times New Roman"/>
                  <w:lang w:val="ru-RU"/>
                </w:rPr>
                <w:delText xml:space="preserve"> </w:delText>
              </w:r>
              <w:r w:rsidR="001522A3">
                <w:rPr>
                  <w:rFonts w:ascii="Times New Roman" w:hAnsi="Times New Roman" w:cs="Times New Roman"/>
                  <w:lang w:val="ru-RU"/>
                </w:rPr>
                <w:delText>милс</w:delText>
              </w:r>
              <w:r w:rsidR="00B2560B" w:rsidRPr="00D750DA">
                <w:rPr>
                  <w:rFonts w:ascii="Times New Roman" w:hAnsi="Times New Roman" w:cs="Times New Roman"/>
                  <w:lang w:val="ru-RU"/>
                </w:rPr>
                <w:delText xml:space="preserve"> </w:delText>
              </w:r>
            </w:del>
            <w:r w:rsidR="00B2560B" w:rsidRPr="00D750DA">
              <w:rPr>
                <w:rFonts w:ascii="Times New Roman" w:hAnsi="Times New Roman" w:cs="Times New Roman"/>
                <w:lang w:val="ru-RU"/>
              </w:rPr>
              <w:t>(</w:t>
            </w:r>
            <w:ins w:id="409" w:author="Kurmanov, Aidyn [STAMGazStroy LLP]" w:date="2025-12-11T15:47:00Z" w16du:dateUtc="2025-12-11T10:47:00Z">
              <w:r w:rsidRPr="00D750DA">
                <w:rPr>
                  <w:rFonts w:ascii="Times New Roman" w:hAnsi="Times New Roman" w:cs="Times New Roman"/>
                  <w:lang w:val="ru-RU"/>
                </w:rPr>
                <w:t>100–200</w:t>
              </w:r>
              <w:r>
                <w:rPr>
                  <w:rFonts w:ascii="Times New Roman" w:hAnsi="Times New Roman" w:cs="Times New Roman"/>
                  <w:lang w:val="ru-RU"/>
                </w:rPr>
                <w:t xml:space="preserve"> милс</w:t>
              </w:r>
              <w:r w:rsidRPr="00D750DA" w:rsidDel="008C7D69">
                <w:rPr>
                  <w:rFonts w:ascii="Times New Roman" w:hAnsi="Times New Roman" w:cs="Times New Roman"/>
                  <w:lang w:val="ru-RU"/>
                </w:rPr>
                <w:t xml:space="preserve"> </w:t>
              </w:r>
            </w:ins>
            <w:del w:id="410" w:author="Kurmanov, Aidyn [STAMGazStroy LLP]" w:date="2025-12-11T15:47:00Z" w16du:dateUtc="2025-12-11T10:47:00Z">
              <w:r w:rsidR="00B2560B" w:rsidRPr="00D750DA">
                <w:rPr>
                  <w:rFonts w:ascii="Times New Roman" w:hAnsi="Times New Roman" w:cs="Times New Roman"/>
                  <w:lang w:val="ru-RU"/>
                </w:rPr>
                <w:delText>2540–5080</w:delText>
              </w:r>
              <w:r w:rsidR="00B2560B" w:rsidRPr="0080497E">
                <w:rPr>
                  <w:rFonts w:ascii="Times New Roman" w:hAnsi="Times New Roman" w:cs="Times New Roman"/>
                </w:rPr>
                <w:delText>um</w:delText>
              </w:r>
            </w:del>
            <w:r w:rsidR="00B2560B" w:rsidRPr="00D750DA">
              <w:rPr>
                <w:rFonts w:ascii="Times New Roman" w:hAnsi="Times New Roman" w:cs="Times New Roman"/>
                <w:lang w:val="ru-RU"/>
              </w:rPr>
              <w:t xml:space="preserve">) </w:t>
            </w:r>
            <w:r w:rsidR="001522A3">
              <w:rPr>
                <w:rFonts w:ascii="Times New Roman" w:hAnsi="Times New Roman" w:cs="Times New Roman"/>
                <w:lang w:val="ru-RU"/>
              </w:rPr>
              <w:t>или в соответствии с рекомендациями изготовителя</w:t>
            </w:r>
            <w:r w:rsidR="00B2560B" w:rsidRPr="00D750DA">
              <w:rPr>
                <w:rFonts w:ascii="Times New Roman" w:hAnsi="Times New Roman" w:cs="Times New Roman"/>
                <w:lang w:val="ru-RU"/>
              </w:rPr>
              <w:t>.</w:t>
            </w:r>
          </w:p>
        </w:tc>
        <w:tc>
          <w:tcPr>
            <w:tcW w:w="1080" w:type="dxa"/>
            <w:tcBorders>
              <w:top w:val="nil"/>
              <w:left w:val="nil"/>
              <w:bottom w:val="nil"/>
              <w:right w:val="nil"/>
            </w:tcBorders>
          </w:tcPr>
          <w:p w14:paraId="192C387D" w14:textId="77777777" w:rsidR="00B2560B" w:rsidRPr="00D750DA" w:rsidRDefault="00B2560B" w:rsidP="00B2560B">
            <w:pPr>
              <w:spacing w:before="40" w:after="40" w:line="240" w:lineRule="auto"/>
              <w:jc w:val="right"/>
              <w:rPr>
                <w:b/>
                <w:sz w:val="16"/>
                <w:szCs w:val="16"/>
                <w:lang w:val="ru-RU"/>
              </w:rPr>
            </w:pPr>
          </w:p>
        </w:tc>
        <w:tc>
          <w:tcPr>
            <w:tcW w:w="4291" w:type="dxa"/>
            <w:gridSpan w:val="4"/>
            <w:vMerge/>
            <w:tcBorders>
              <w:top w:val="nil"/>
              <w:left w:val="nil"/>
              <w:bottom w:val="nil"/>
              <w:right w:val="nil"/>
            </w:tcBorders>
            <w:vAlign w:val="center"/>
          </w:tcPr>
          <w:p w14:paraId="507FE3E2" w14:textId="77777777" w:rsidR="00B2560B" w:rsidRPr="00D750DA" w:rsidRDefault="00B2560B" w:rsidP="00B2560B">
            <w:pPr>
              <w:spacing w:before="40" w:after="40" w:line="240" w:lineRule="auto"/>
              <w:rPr>
                <w:lang w:val="ru-RU"/>
              </w:rPr>
            </w:pPr>
          </w:p>
        </w:tc>
      </w:tr>
      <w:tr w:rsidR="001522A3" w:rsidRPr="0080497E" w14:paraId="27FDF445" w14:textId="77777777" w:rsidTr="00D750DA">
        <w:trPr>
          <w:trHeight w:val="360"/>
        </w:trPr>
        <w:tc>
          <w:tcPr>
            <w:tcW w:w="1908" w:type="dxa"/>
            <w:gridSpan w:val="2"/>
            <w:tcBorders>
              <w:bottom w:val="single" w:sz="4" w:space="0" w:color="auto"/>
            </w:tcBorders>
            <w:shd w:val="clear" w:color="auto" w:fill="000000" w:themeFill="text1"/>
            <w:vAlign w:val="center"/>
          </w:tcPr>
          <w:p w14:paraId="66CC5FCA" w14:textId="77777777" w:rsidR="001522A3" w:rsidRPr="007C4C25" w:rsidRDefault="001522A3" w:rsidP="00B2560B">
            <w:pPr>
              <w:pStyle w:val="CES5191TableHeaderWhiteText"/>
              <w:rPr>
                <w:rFonts w:ascii="Times New Roman" w:hAnsi="Times New Roman" w:cs="Times New Roman"/>
              </w:rPr>
            </w:pPr>
            <w:r w:rsidRPr="00D750DA">
              <w:rPr>
                <w:rFonts w:hint="eastAsia"/>
                <w:sz w:val="16"/>
                <w:szCs w:val="24"/>
                <w:lang w:val="ru-RU"/>
              </w:rPr>
              <w:t>Покрытие</w:t>
            </w:r>
            <w:r w:rsidRPr="00D750DA">
              <w:rPr>
                <w:sz w:val="16"/>
                <w:szCs w:val="24"/>
                <w:lang w:val="ru-RU"/>
              </w:rPr>
              <w:t xml:space="preserve">, </w:t>
            </w:r>
            <w:r w:rsidRPr="00D750DA">
              <w:rPr>
                <w:rFonts w:hint="eastAsia"/>
                <w:sz w:val="16"/>
                <w:szCs w:val="24"/>
                <w:lang w:val="ru-RU"/>
              </w:rPr>
              <w:t>Видовая</w:t>
            </w:r>
            <w:r w:rsidR="00490FDD">
              <w:rPr>
                <w:rFonts w:asciiTheme="minorHAnsi" w:hAnsiTheme="minorHAnsi"/>
                <w:sz w:val="16"/>
                <w:szCs w:val="24"/>
                <w:lang w:val="ru-RU"/>
              </w:rPr>
              <w:t xml:space="preserve"> </w:t>
            </w:r>
            <w:r w:rsidRPr="00D750DA">
              <w:rPr>
                <w:rFonts w:hint="eastAsia"/>
                <w:sz w:val="16"/>
                <w:szCs w:val="24"/>
                <w:lang w:val="ru-RU"/>
              </w:rPr>
              <w:t>классификация</w:t>
            </w:r>
            <w:r w:rsidRPr="00D750DA">
              <w:rPr>
                <w:sz w:val="16"/>
                <w:szCs w:val="24"/>
                <w:lang w:val="ru-RU"/>
              </w:rPr>
              <w:t xml:space="preserve">, </w:t>
            </w:r>
            <w:r w:rsidRPr="00D750DA">
              <w:rPr>
                <w:rFonts w:hint="eastAsia"/>
                <w:sz w:val="16"/>
                <w:szCs w:val="24"/>
                <w:lang w:val="ru-RU"/>
              </w:rPr>
              <w:t>ТСП</w:t>
            </w:r>
          </w:p>
        </w:tc>
        <w:tc>
          <w:tcPr>
            <w:tcW w:w="2340" w:type="dxa"/>
            <w:tcBorders>
              <w:bottom w:val="single" w:sz="4" w:space="0" w:color="auto"/>
            </w:tcBorders>
            <w:shd w:val="clear" w:color="auto" w:fill="000000" w:themeFill="text1"/>
            <w:vAlign w:val="center"/>
          </w:tcPr>
          <w:p w14:paraId="4983B481" w14:textId="77777777" w:rsidR="001522A3" w:rsidRPr="007C4C25" w:rsidRDefault="001522A3" w:rsidP="00B2560B">
            <w:pPr>
              <w:pStyle w:val="CES5191TableHeaderWhiteText"/>
              <w:rPr>
                <w:rFonts w:ascii="Times New Roman" w:hAnsi="Times New Roman" w:cs="Times New Roman"/>
              </w:rPr>
            </w:pPr>
            <w:r w:rsidRPr="00D750DA">
              <w:rPr>
                <w:rFonts w:hint="eastAsia"/>
                <w:sz w:val="16"/>
                <w:szCs w:val="24"/>
                <w:lang w:val="ru-RU"/>
              </w:rPr>
              <w:t>Изготовитель</w:t>
            </w:r>
          </w:p>
        </w:tc>
        <w:tc>
          <w:tcPr>
            <w:tcW w:w="2520" w:type="dxa"/>
            <w:gridSpan w:val="3"/>
            <w:tcBorders>
              <w:bottom w:val="single" w:sz="4" w:space="0" w:color="auto"/>
            </w:tcBorders>
            <w:shd w:val="clear" w:color="auto" w:fill="000000" w:themeFill="text1"/>
            <w:vAlign w:val="center"/>
          </w:tcPr>
          <w:p w14:paraId="5CB096D2" w14:textId="77777777" w:rsidR="001522A3" w:rsidRPr="007C4C25" w:rsidRDefault="001522A3" w:rsidP="00B2560B">
            <w:pPr>
              <w:pStyle w:val="CES5191TableHeaderWhiteText"/>
              <w:rPr>
                <w:rFonts w:ascii="Times New Roman" w:hAnsi="Times New Roman" w:cs="Times New Roman"/>
              </w:rPr>
            </w:pPr>
            <w:r w:rsidRPr="00D750DA">
              <w:rPr>
                <w:rFonts w:hint="eastAsia"/>
                <w:sz w:val="16"/>
                <w:szCs w:val="24"/>
                <w:lang w:val="ru-RU"/>
              </w:rPr>
              <w:t>Наименованиематериала</w:t>
            </w:r>
          </w:p>
        </w:tc>
        <w:tc>
          <w:tcPr>
            <w:tcW w:w="1080" w:type="dxa"/>
            <w:gridSpan w:val="2"/>
            <w:tcBorders>
              <w:bottom w:val="single" w:sz="4" w:space="0" w:color="auto"/>
            </w:tcBorders>
            <w:shd w:val="clear" w:color="auto" w:fill="000000" w:themeFill="text1"/>
            <w:vAlign w:val="center"/>
          </w:tcPr>
          <w:p w14:paraId="7D96EDF2" w14:textId="77777777" w:rsidR="001522A3" w:rsidRPr="007C4C25" w:rsidRDefault="001522A3" w:rsidP="00B2560B">
            <w:pPr>
              <w:pStyle w:val="CES5191TableHeaderWhiteText"/>
              <w:jc w:val="center"/>
              <w:rPr>
                <w:rFonts w:ascii="Times New Roman" w:hAnsi="Times New Roman" w:cs="Times New Roman"/>
              </w:rPr>
            </w:pPr>
            <w:r w:rsidRPr="00D750DA">
              <w:rPr>
                <w:rFonts w:hint="eastAsia"/>
                <w:sz w:val="16"/>
                <w:szCs w:val="24"/>
                <w:lang w:val="ru-RU"/>
              </w:rPr>
              <w:t>ЛОС</w:t>
            </w:r>
            <w:r w:rsidRPr="00D750DA">
              <w:rPr>
                <w:sz w:val="16"/>
                <w:szCs w:val="24"/>
                <w:lang w:val="ru-RU"/>
              </w:rPr>
              <w:t xml:space="preserve"> (</w:t>
            </w:r>
            <w:r w:rsidRPr="00D750DA">
              <w:rPr>
                <w:rFonts w:hint="eastAsia"/>
                <w:sz w:val="16"/>
                <w:szCs w:val="24"/>
                <w:lang w:val="ru-RU"/>
              </w:rPr>
              <w:t>г</w:t>
            </w:r>
            <w:r w:rsidRPr="00D750DA">
              <w:rPr>
                <w:sz w:val="16"/>
                <w:szCs w:val="24"/>
                <w:lang w:val="ru-RU"/>
              </w:rPr>
              <w:t>/</w:t>
            </w:r>
            <w:r w:rsidRPr="00D750DA">
              <w:rPr>
                <w:rFonts w:hint="eastAsia"/>
                <w:sz w:val="16"/>
                <w:szCs w:val="24"/>
                <w:lang w:val="ru-RU"/>
              </w:rPr>
              <w:t>л</w:t>
            </w:r>
            <w:r w:rsidRPr="00D750DA">
              <w:rPr>
                <w:sz w:val="16"/>
                <w:szCs w:val="24"/>
                <w:lang w:val="ru-RU"/>
              </w:rPr>
              <w:t>)</w:t>
            </w:r>
          </w:p>
        </w:tc>
        <w:tc>
          <w:tcPr>
            <w:tcW w:w="2041" w:type="dxa"/>
            <w:tcBorders>
              <w:bottom w:val="single" w:sz="4" w:space="0" w:color="auto"/>
            </w:tcBorders>
            <w:shd w:val="clear" w:color="auto" w:fill="000000" w:themeFill="text1"/>
            <w:vAlign w:val="center"/>
          </w:tcPr>
          <w:p w14:paraId="22336031" w14:textId="77777777" w:rsidR="001522A3" w:rsidRPr="007C4C25" w:rsidRDefault="001522A3" w:rsidP="00B2560B">
            <w:pPr>
              <w:pStyle w:val="CES5191TableHeaderWhiteText"/>
              <w:rPr>
                <w:rFonts w:ascii="Times New Roman" w:hAnsi="Times New Roman" w:cs="Times New Roman"/>
              </w:rPr>
            </w:pPr>
            <w:r w:rsidRPr="00D750DA">
              <w:rPr>
                <w:rFonts w:hint="eastAsia"/>
                <w:sz w:val="16"/>
                <w:szCs w:val="24"/>
                <w:lang w:val="ru-RU"/>
              </w:rPr>
              <w:t>Помакс</w:t>
            </w:r>
            <w:r w:rsidRPr="00D750DA">
              <w:rPr>
                <w:sz w:val="16"/>
                <w:szCs w:val="24"/>
                <w:lang w:val="ru-RU"/>
              </w:rPr>
              <w:t>.</w:t>
            </w:r>
            <w:r w:rsidRPr="00D750DA">
              <w:rPr>
                <w:sz w:val="16"/>
                <w:szCs w:val="24"/>
                <w:lang w:val="ru-RU"/>
              </w:rPr>
              <w:br/>
            </w:r>
            <w:r w:rsidRPr="00D750DA">
              <w:rPr>
                <w:rFonts w:hint="eastAsia"/>
                <w:sz w:val="16"/>
                <w:szCs w:val="24"/>
                <w:lang w:val="ru-RU"/>
              </w:rPr>
              <w:t>эксп</w:t>
            </w:r>
            <w:r w:rsidRPr="00D750DA">
              <w:rPr>
                <w:sz w:val="16"/>
                <w:szCs w:val="24"/>
                <w:lang w:val="ru-RU"/>
              </w:rPr>
              <w:t>.</w:t>
            </w:r>
            <w:r w:rsidRPr="00D750DA">
              <w:rPr>
                <w:rFonts w:hint="eastAsia"/>
                <w:sz w:val="16"/>
                <w:szCs w:val="24"/>
                <w:lang w:val="ru-RU"/>
              </w:rPr>
              <w:t>темп</w:t>
            </w:r>
            <w:r w:rsidRPr="00D750DA">
              <w:rPr>
                <w:sz w:val="16"/>
                <w:szCs w:val="24"/>
                <w:lang w:val="ru-RU"/>
              </w:rPr>
              <w:t>.</w:t>
            </w:r>
          </w:p>
        </w:tc>
      </w:tr>
      <w:tr w:rsidR="00E37F8D" w:rsidRPr="0080497E" w14:paraId="6465C4B6" w14:textId="77777777" w:rsidTr="00D750DA">
        <w:trPr>
          <w:trHeight w:val="288"/>
        </w:trPr>
        <w:tc>
          <w:tcPr>
            <w:tcW w:w="1908" w:type="dxa"/>
            <w:gridSpan w:val="2"/>
            <w:tcBorders>
              <w:top w:val="single" w:sz="4" w:space="0" w:color="auto"/>
              <w:left w:val="nil"/>
              <w:bottom w:val="nil"/>
              <w:right w:val="nil"/>
            </w:tcBorders>
            <w:vAlign w:val="center"/>
          </w:tcPr>
          <w:p w14:paraId="5490C4F2" w14:textId="77777777" w:rsidR="00E37F8D" w:rsidRPr="00D750DA" w:rsidRDefault="001522A3" w:rsidP="00B2560B">
            <w:pPr>
              <w:pStyle w:val="CES5191Arial8bold"/>
              <w:rPr>
                <w:rFonts w:ascii="Times New Roman" w:hAnsi="Times New Roman" w:cs="Times New Roman"/>
                <w:lang w:val="ru-RU"/>
              </w:rPr>
            </w:pPr>
            <w:r>
              <w:rPr>
                <w:rFonts w:ascii="Times New Roman" w:hAnsi="Times New Roman" w:cs="Times New Roman"/>
                <w:lang w:val="ru-RU"/>
              </w:rPr>
              <w:t>Периодическое смачивание</w:t>
            </w:r>
          </w:p>
        </w:tc>
        <w:tc>
          <w:tcPr>
            <w:tcW w:w="2340" w:type="dxa"/>
            <w:tcBorders>
              <w:top w:val="single" w:sz="4" w:space="0" w:color="auto"/>
              <w:left w:val="nil"/>
              <w:bottom w:val="nil"/>
              <w:right w:val="nil"/>
            </w:tcBorders>
            <w:vAlign w:val="center"/>
          </w:tcPr>
          <w:p w14:paraId="50E05580" w14:textId="77777777" w:rsidR="00E37F8D" w:rsidRPr="0080497E" w:rsidRDefault="00E37F8D" w:rsidP="00B2560B">
            <w:pPr>
              <w:pStyle w:val="CES5191Arial8leftaligned"/>
              <w:rPr>
                <w:rFonts w:ascii="Times New Roman" w:hAnsi="Times New Roman" w:cs="Times New Roman"/>
              </w:rPr>
            </w:pPr>
            <w:r w:rsidRPr="0080497E">
              <w:rPr>
                <w:rFonts w:ascii="Times New Roman" w:hAnsi="Times New Roman" w:cs="Times New Roman"/>
              </w:rPr>
              <w:t>Carboline</w:t>
            </w:r>
          </w:p>
        </w:tc>
        <w:tc>
          <w:tcPr>
            <w:tcW w:w="2520" w:type="dxa"/>
            <w:gridSpan w:val="3"/>
            <w:tcBorders>
              <w:top w:val="single" w:sz="4" w:space="0" w:color="auto"/>
              <w:left w:val="nil"/>
              <w:bottom w:val="nil"/>
              <w:right w:val="nil"/>
            </w:tcBorders>
            <w:vAlign w:val="center"/>
          </w:tcPr>
          <w:p w14:paraId="493CE452" w14:textId="77777777" w:rsidR="00E37F8D" w:rsidRPr="00A26DD1" w:rsidRDefault="00E37F8D" w:rsidP="00B2560B">
            <w:pPr>
              <w:pStyle w:val="CES5191Arial8leftaligned"/>
              <w:rPr>
                <w:rFonts w:ascii="Times New Roman" w:hAnsi="Times New Roman" w:cs="Times New Roman"/>
              </w:rPr>
            </w:pPr>
            <w:proofErr w:type="spellStart"/>
            <w:r w:rsidRPr="00A26DD1">
              <w:rPr>
                <w:rFonts w:ascii="Times New Roman" w:hAnsi="Times New Roman" w:cs="Times New Roman"/>
              </w:rPr>
              <w:t>Carboguard</w:t>
            </w:r>
            <w:proofErr w:type="spellEnd"/>
            <w:r w:rsidRPr="00A26DD1">
              <w:rPr>
                <w:rFonts w:ascii="Times New Roman" w:hAnsi="Times New Roman" w:cs="Times New Roman"/>
              </w:rPr>
              <w:t xml:space="preserve"> 1207</w:t>
            </w:r>
          </w:p>
        </w:tc>
        <w:tc>
          <w:tcPr>
            <w:tcW w:w="1080" w:type="dxa"/>
            <w:gridSpan w:val="2"/>
            <w:tcBorders>
              <w:top w:val="single" w:sz="4" w:space="0" w:color="auto"/>
              <w:left w:val="nil"/>
              <w:bottom w:val="nil"/>
              <w:right w:val="nil"/>
            </w:tcBorders>
            <w:vAlign w:val="center"/>
          </w:tcPr>
          <w:p w14:paraId="400FE8F1" w14:textId="77777777" w:rsidR="00E37F8D" w:rsidRPr="0080497E" w:rsidRDefault="00E37F8D" w:rsidP="00B2560B">
            <w:pPr>
              <w:pStyle w:val="CES5191Arial8centered"/>
              <w:rPr>
                <w:rFonts w:ascii="Times New Roman" w:hAnsi="Times New Roman" w:cs="Times New Roman"/>
              </w:rPr>
            </w:pPr>
            <w:r w:rsidRPr="0080497E">
              <w:rPr>
                <w:rFonts w:ascii="Times New Roman" w:hAnsi="Times New Roman" w:cs="Times New Roman"/>
              </w:rPr>
              <w:t>0</w:t>
            </w:r>
          </w:p>
        </w:tc>
        <w:tc>
          <w:tcPr>
            <w:tcW w:w="2041" w:type="dxa"/>
            <w:tcBorders>
              <w:top w:val="single" w:sz="4" w:space="0" w:color="auto"/>
              <w:left w:val="nil"/>
              <w:bottom w:val="nil"/>
              <w:right w:val="nil"/>
            </w:tcBorders>
            <w:vAlign w:val="center"/>
          </w:tcPr>
          <w:p w14:paraId="3D684682" w14:textId="77777777" w:rsidR="00E37F8D" w:rsidRPr="0080497E" w:rsidRDefault="00E37F8D" w:rsidP="00B2560B">
            <w:pPr>
              <w:pStyle w:val="CES5191Arial8leftaligned"/>
              <w:rPr>
                <w:rFonts w:ascii="Times New Roman" w:hAnsi="Times New Roman" w:cs="Times New Roman"/>
              </w:rPr>
            </w:pPr>
            <w:r w:rsidRPr="00837118">
              <w:rPr>
                <w:rFonts w:ascii="Times New Roman" w:hAnsi="Times New Roman" w:cs="Times New Roman"/>
              </w:rPr>
              <w:t>93°C</w:t>
            </w:r>
            <w:r w:rsidRPr="00043026">
              <w:rPr>
                <w:rFonts w:ascii="Times New Roman" w:hAnsi="Times New Roman" w:cs="Times New Roman"/>
              </w:rPr>
              <w:t>(</w:t>
            </w:r>
            <w:r w:rsidRPr="009256A7">
              <w:rPr>
                <w:rFonts w:ascii="Times New Roman" w:hAnsi="Times New Roman" w:cs="Times New Roman"/>
              </w:rPr>
              <w:t>200°F</w:t>
            </w:r>
            <w:r w:rsidRPr="00043026">
              <w:rPr>
                <w:rFonts w:ascii="Times New Roman" w:hAnsi="Times New Roman" w:cs="Times New Roman"/>
              </w:rPr>
              <w:t>)</w:t>
            </w:r>
          </w:p>
        </w:tc>
      </w:tr>
      <w:tr w:rsidR="005B1049" w:rsidRPr="0080497E" w14:paraId="2BFF3E70" w14:textId="77777777" w:rsidTr="00D750DA">
        <w:trPr>
          <w:trHeight w:val="288"/>
        </w:trPr>
        <w:tc>
          <w:tcPr>
            <w:tcW w:w="1908" w:type="dxa"/>
            <w:gridSpan w:val="2"/>
            <w:tcBorders>
              <w:top w:val="nil"/>
              <w:left w:val="nil"/>
              <w:bottom w:val="nil"/>
              <w:right w:val="nil"/>
            </w:tcBorders>
            <w:vAlign w:val="center"/>
          </w:tcPr>
          <w:p w14:paraId="2F387201" w14:textId="77777777" w:rsidR="005B1049" w:rsidRPr="00D750DA" w:rsidRDefault="005B1049" w:rsidP="005B1049">
            <w:pPr>
              <w:pStyle w:val="CES5191Arial8bold"/>
              <w:rPr>
                <w:rFonts w:ascii="Times New Roman" w:hAnsi="Times New Roman" w:cs="Times New Roman"/>
                <w:lang w:val="ru-RU"/>
              </w:rPr>
            </w:pPr>
            <w:r>
              <w:rPr>
                <w:rFonts w:ascii="Times New Roman" w:hAnsi="Times New Roman" w:cs="Times New Roman"/>
                <w:lang w:val="ru-RU"/>
              </w:rPr>
              <w:t>Покрытие</w:t>
            </w:r>
          </w:p>
        </w:tc>
        <w:tc>
          <w:tcPr>
            <w:tcW w:w="2340" w:type="dxa"/>
            <w:tcBorders>
              <w:top w:val="nil"/>
              <w:left w:val="nil"/>
              <w:bottom w:val="nil"/>
              <w:right w:val="nil"/>
            </w:tcBorders>
            <w:vAlign w:val="center"/>
          </w:tcPr>
          <w:p w14:paraId="237A5BD1" w14:textId="77777777" w:rsidR="005B1049" w:rsidRPr="0080497E" w:rsidRDefault="005B1049" w:rsidP="005B1049">
            <w:pPr>
              <w:pStyle w:val="CES5191Arial8leftaligned"/>
              <w:rPr>
                <w:rFonts w:ascii="Times New Roman" w:hAnsi="Times New Roman" w:cs="Times New Roman"/>
              </w:rPr>
            </w:pPr>
            <w:r w:rsidRPr="0080497E">
              <w:rPr>
                <w:rFonts w:ascii="Times New Roman" w:hAnsi="Times New Roman" w:cs="Times New Roman"/>
              </w:rPr>
              <w:t>Hempel Coatings (USA), Inc.</w:t>
            </w:r>
          </w:p>
        </w:tc>
        <w:tc>
          <w:tcPr>
            <w:tcW w:w="2520" w:type="dxa"/>
            <w:gridSpan w:val="3"/>
            <w:tcBorders>
              <w:top w:val="nil"/>
              <w:left w:val="nil"/>
              <w:bottom w:val="nil"/>
              <w:right w:val="nil"/>
            </w:tcBorders>
            <w:vAlign w:val="center"/>
          </w:tcPr>
          <w:p w14:paraId="36C8AEA0" w14:textId="77777777" w:rsidR="005B1049" w:rsidRPr="00586671" w:rsidRDefault="005B1049" w:rsidP="005B1049">
            <w:pPr>
              <w:pStyle w:val="CES5191Arial8leftaligned"/>
              <w:rPr>
                <w:rFonts w:ascii="Times New Roman" w:hAnsi="Times New Roman" w:cs="Times New Roman"/>
              </w:rPr>
            </w:pPr>
            <w:proofErr w:type="spellStart"/>
            <w:r w:rsidRPr="00586671">
              <w:rPr>
                <w:rFonts w:ascii="Times New Roman" w:hAnsi="Times New Roman" w:cs="Times New Roman"/>
              </w:rPr>
              <w:t>Hempadur</w:t>
            </w:r>
            <w:proofErr w:type="spellEnd"/>
            <w:r w:rsidRPr="00586671">
              <w:rPr>
                <w:rFonts w:ascii="Times New Roman" w:hAnsi="Times New Roman" w:cs="Times New Roman"/>
              </w:rPr>
              <w:t xml:space="preserve"> Spray-Guard 35493</w:t>
            </w:r>
          </w:p>
          <w:p w14:paraId="1D56E8B2" w14:textId="4AE3A4C3" w:rsidR="005B1049" w:rsidRPr="00A26DD1" w:rsidRDefault="005B1049" w:rsidP="005B1049">
            <w:pPr>
              <w:pStyle w:val="CES5191Arial8leftaligned"/>
              <w:rPr>
                <w:rFonts w:ascii="Times New Roman" w:hAnsi="Times New Roman" w:cs="Times New Roman"/>
              </w:rPr>
            </w:pPr>
            <w:proofErr w:type="spellStart"/>
            <w:r w:rsidRPr="00586671">
              <w:rPr>
                <w:rFonts w:ascii="Times New Roman" w:hAnsi="Times New Roman" w:cs="Times New Roman"/>
              </w:rPr>
              <w:t>Hempadur</w:t>
            </w:r>
            <w:proofErr w:type="spellEnd"/>
            <w:r w:rsidRPr="00586671">
              <w:rPr>
                <w:rFonts w:ascii="Times New Roman" w:hAnsi="Times New Roman" w:cs="Times New Roman"/>
              </w:rPr>
              <w:t xml:space="preserve"> Spray-Guard 35490</w:t>
            </w:r>
          </w:p>
        </w:tc>
        <w:tc>
          <w:tcPr>
            <w:tcW w:w="1080" w:type="dxa"/>
            <w:gridSpan w:val="2"/>
            <w:tcBorders>
              <w:top w:val="nil"/>
              <w:left w:val="nil"/>
              <w:bottom w:val="nil"/>
              <w:right w:val="nil"/>
            </w:tcBorders>
            <w:vAlign w:val="center"/>
          </w:tcPr>
          <w:p w14:paraId="1FDE684E" w14:textId="1E8C4C0D" w:rsidR="005B1049" w:rsidRPr="0080497E" w:rsidRDefault="005B1049" w:rsidP="005B1049">
            <w:pPr>
              <w:pStyle w:val="CES5191Arial8centered"/>
              <w:rPr>
                <w:rFonts w:ascii="Times New Roman" w:hAnsi="Times New Roman" w:cs="Times New Roman"/>
              </w:rPr>
            </w:pPr>
            <w:r>
              <w:rPr>
                <w:rFonts w:ascii="Times New Roman" w:hAnsi="Times New Roman" w:cs="Times New Roman"/>
              </w:rPr>
              <w:t>22</w:t>
            </w:r>
            <w:r w:rsidRPr="00CE3573">
              <w:rPr>
                <w:rFonts w:ascii="Times New Roman" w:hAnsi="Times New Roman" w:cs="Times New Roman"/>
              </w:rPr>
              <w:t>0</w:t>
            </w:r>
          </w:p>
        </w:tc>
        <w:tc>
          <w:tcPr>
            <w:tcW w:w="2041" w:type="dxa"/>
            <w:tcBorders>
              <w:top w:val="nil"/>
              <w:left w:val="nil"/>
              <w:bottom w:val="nil"/>
              <w:right w:val="nil"/>
            </w:tcBorders>
            <w:vAlign w:val="center"/>
          </w:tcPr>
          <w:p w14:paraId="668589AA" w14:textId="4CB5D713" w:rsidR="005B1049" w:rsidRPr="0080497E" w:rsidRDefault="005B1049" w:rsidP="005B1049">
            <w:pPr>
              <w:pStyle w:val="CES5191Arial8leftaligned"/>
              <w:ind w:left="0"/>
              <w:rPr>
                <w:rFonts w:ascii="Times New Roman" w:hAnsi="Times New Roman" w:cs="Times New Roman"/>
              </w:rPr>
            </w:pPr>
            <w:r w:rsidRPr="00DD237F">
              <w:rPr>
                <w:rFonts w:ascii="Times New Roman" w:hAnsi="Times New Roman" w:cs="Times New Roman"/>
              </w:rPr>
              <w:t>140°C</w:t>
            </w:r>
            <w:r w:rsidRPr="00043026">
              <w:rPr>
                <w:rFonts w:ascii="Times New Roman" w:hAnsi="Times New Roman" w:cs="Times New Roman"/>
              </w:rPr>
              <w:t>(</w:t>
            </w:r>
            <w:r w:rsidRPr="00A82FCC">
              <w:rPr>
                <w:rFonts w:ascii="Times New Roman" w:hAnsi="Times New Roman" w:cs="Times New Roman"/>
              </w:rPr>
              <w:t>284°F</w:t>
            </w:r>
            <w:r w:rsidRPr="00043026">
              <w:rPr>
                <w:rFonts w:ascii="Times New Roman" w:hAnsi="Times New Roman" w:cs="Times New Roman"/>
              </w:rPr>
              <w:t>)</w:t>
            </w:r>
          </w:p>
        </w:tc>
      </w:tr>
      <w:tr w:rsidR="00E37F8D" w:rsidRPr="0080497E" w14:paraId="41C32D69" w14:textId="77777777" w:rsidTr="00D750DA">
        <w:trPr>
          <w:trHeight w:val="288"/>
        </w:trPr>
        <w:tc>
          <w:tcPr>
            <w:tcW w:w="1908" w:type="dxa"/>
            <w:gridSpan w:val="2"/>
            <w:tcBorders>
              <w:top w:val="nil"/>
              <w:left w:val="nil"/>
              <w:bottom w:val="nil"/>
              <w:right w:val="nil"/>
            </w:tcBorders>
            <w:vAlign w:val="center"/>
          </w:tcPr>
          <w:p w14:paraId="7A0B15F1" w14:textId="634F1C03" w:rsidR="00E37F8D" w:rsidRPr="0080497E" w:rsidRDefault="00E37F8D" w:rsidP="001522A3">
            <w:pPr>
              <w:pStyle w:val="CES5191Arial8bold"/>
              <w:rPr>
                <w:rFonts w:ascii="Times New Roman" w:hAnsi="Times New Roman" w:cs="Times New Roman"/>
              </w:rPr>
            </w:pPr>
          </w:p>
        </w:tc>
        <w:tc>
          <w:tcPr>
            <w:tcW w:w="2340" w:type="dxa"/>
            <w:tcBorders>
              <w:top w:val="nil"/>
              <w:left w:val="nil"/>
              <w:bottom w:val="nil"/>
              <w:right w:val="nil"/>
            </w:tcBorders>
            <w:vAlign w:val="center"/>
          </w:tcPr>
          <w:p w14:paraId="1655B4CA" w14:textId="77777777" w:rsidR="00E37F8D" w:rsidRPr="0080497E" w:rsidRDefault="00E37F8D" w:rsidP="00B2560B">
            <w:pPr>
              <w:pStyle w:val="CES5191Arial8leftaligned"/>
              <w:rPr>
                <w:rFonts w:ascii="Times New Roman" w:hAnsi="Times New Roman" w:cs="Times New Roman"/>
              </w:rPr>
            </w:pPr>
            <w:r w:rsidRPr="0080497E">
              <w:rPr>
                <w:rFonts w:ascii="Times New Roman" w:hAnsi="Times New Roman" w:cs="Times New Roman"/>
              </w:rPr>
              <w:t>International</w:t>
            </w:r>
          </w:p>
        </w:tc>
        <w:tc>
          <w:tcPr>
            <w:tcW w:w="2520" w:type="dxa"/>
            <w:gridSpan w:val="3"/>
            <w:tcBorders>
              <w:top w:val="nil"/>
              <w:left w:val="nil"/>
              <w:bottom w:val="nil"/>
              <w:right w:val="nil"/>
            </w:tcBorders>
            <w:vAlign w:val="center"/>
          </w:tcPr>
          <w:p w14:paraId="41442183" w14:textId="1A34098F" w:rsidR="00C20EF3" w:rsidRPr="00A26DD1" w:rsidRDefault="006E4A46" w:rsidP="00B2560B">
            <w:pPr>
              <w:pStyle w:val="CES5191Arial8leftaligned"/>
              <w:rPr>
                <w:rFonts w:ascii="Times New Roman" w:hAnsi="Times New Roman" w:cs="Times New Roman"/>
              </w:rPr>
            </w:pPr>
            <w:r w:rsidRPr="00A26DD1">
              <w:rPr>
                <w:rFonts w:ascii="Times New Roman" w:hAnsi="Times New Roman" w:cs="Times New Roman"/>
              </w:rPr>
              <w:t>Interzone 485</w:t>
            </w:r>
          </w:p>
          <w:p w14:paraId="71057522" w14:textId="6CF2854A" w:rsidR="00E37F8D" w:rsidRPr="00A26DD1" w:rsidRDefault="00E37F8D" w:rsidP="00B2560B">
            <w:pPr>
              <w:pStyle w:val="CES5191Arial8leftaligned"/>
              <w:rPr>
                <w:rFonts w:ascii="Times New Roman" w:hAnsi="Times New Roman" w:cs="Times New Roman"/>
                <w:lang w:val="ru-RU"/>
              </w:rPr>
            </w:pPr>
            <w:r w:rsidRPr="00A26DD1">
              <w:rPr>
                <w:rFonts w:ascii="Times New Roman" w:hAnsi="Times New Roman" w:cs="Times New Roman"/>
              </w:rPr>
              <w:t>Interzone 1000</w:t>
            </w:r>
          </w:p>
        </w:tc>
        <w:tc>
          <w:tcPr>
            <w:tcW w:w="1080" w:type="dxa"/>
            <w:gridSpan w:val="2"/>
            <w:tcBorders>
              <w:top w:val="nil"/>
              <w:left w:val="nil"/>
              <w:bottom w:val="nil"/>
              <w:right w:val="nil"/>
            </w:tcBorders>
            <w:vAlign w:val="center"/>
          </w:tcPr>
          <w:p w14:paraId="44B6774D" w14:textId="45F00933" w:rsidR="00E37F8D" w:rsidRDefault="006E4A46" w:rsidP="00B2560B">
            <w:pPr>
              <w:pStyle w:val="CES5191Arial8centered"/>
              <w:rPr>
                <w:rFonts w:ascii="Times New Roman" w:hAnsi="Times New Roman" w:cs="Times New Roman"/>
              </w:rPr>
            </w:pPr>
            <w:r>
              <w:rPr>
                <w:rFonts w:ascii="Times New Roman" w:hAnsi="Times New Roman" w:cs="Times New Roman"/>
              </w:rPr>
              <w:t>38</w:t>
            </w:r>
          </w:p>
          <w:p w14:paraId="796B8BB0" w14:textId="7B089647" w:rsidR="006E4A46" w:rsidRPr="0080497E" w:rsidRDefault="006E4A46" w:rsidP="00B2560B">
            <w:pPr>
              <w:pStyle w:val="CES5191Arial8centered"/>
              <w:rPr>
                <w:rFonts w:ascii="Times New Roman" w:hAnsi="Times New Roman" w:cs="Times New Roman"/>
              </w:rPr>
            </w:pPr>
            <w:r>
              <w:rPr>
                <w:rFonts w:ascii="Times New Roman" w:hAnsi="Times New Roman" w:cs="Times New Roman"/>
              </w:rPr>
              <w:t>75</w:t>
            </w:r>
          </w:p>
        </w:tc>
        <w:tc>
          <w:tcPr>
            <w:tcW w:w="2041" w:type="dxa"/>
            <w:tcBorders>
              <w:top w:val="nil"/>
              <w:left w:val="nil"/>
              <w:bottom w:val="nil"/>
              <w:right w:val="nil"/>
            </w:tcBorders>
            <w:vAlign w:val="center"/>
          </w:tcPr>
          <w:p w14:paraId="2DDAE656" w14:textId="77777777" w:rsidR="00E37F8D" w:rsidRPr="0080497E" w:rsidRDefault="00E37F8D" w:rsidP="00B2560B">
            <w:pPr>
              <w:pStyle w:val="CES5191Arial8leftaligned"/>
              <w:rPr>
                <w:rFonts w:ascii="Times New Roman" w:hAnsi="Times New Roman" w:cs="Times New Roman"/>
              </w:rPr>
            </w:pPr>
            <w:r w:rsidRPr="00607B4F">
              <w:rPr>
                <w:rFonts w:ascii="Times New Roman" w:hAnsi="Times New Roman" w:cs="Times New Roman"/>
                <w:lang w:eastAsia="zh-CN"/>
              </w:rPr>
              <w:t>121°C</w:t>
            </w:r>
            <w:r w:rsidRPr="00043026">
              <w:rPr>
                <w:rFonts w:ascii="Times New Roman" w:hAnsi="Times New Roman" w:cs="Times New Roman"/>
                <w:lang w:eastAsia="zh-CN"/>
              </w:rPr>
              <w:t>(</w:t>
            </w:r>
            <w:r w:rsidRPr="00BB7FA3">
              <w:rPr>
                <w:rFonts w:ascii="Times New Roman" w:hAnsi="Times New Roman" w:cs="Times New Roman"/>
                <w:lang w:eastAsia="zh-CN"/>
              </w:rPr>
              <w:t>250°F</w:t>
            </w:r>
            <w:r w:rsidRPr="00043026">
              <w:rPr>
                <w:rFonts w:ascii="Times New Roman" w:hAnsi="Times New Roman" w:cs="Times New Roman"/>
                <w:lang w:eastAsia="zh-CN"/>
              </w:rPr>
              <w:t>)</w:t>
            </w:r>
          </w:p>
        </w:tc>
      </w:tr>
      <w:tr w:rsidR="003575F8" w:rsidRPr="0080497E" w14:paraId="47D10419" w14:textId="77777777" w:rsidTr="00796C49">
        <w:trPr>
          <w:trHeight w:val="288"/>
        </w:trPr>
        <w:tc>
          <w:tcPr>
            <w:tcW w:w="1908" w:type="dxa"/>
            <w:gridSpan w:val="2"/>
            <w:vMerge w:val="restart"/>
            <w:tcBorders>
              <w:top w:val="nil"/>
              <w:left w:val="nil"/>
              <w:right w:val="nil"/>
            </w:tcBorders>
            <w:vAlign w:val="center"/>
          </w:tcPr>
          <w:p w14:paraId="77B1E983" w14:textId="77777777" w:rsidR="003575F8" w:rsidRPr="00D750DA" w:rsidRDefault="003575F8" w:rsidP="00B2560B">
            <w:pPr>
              <w:pStyle w:val="CES5191Arial8bold"/>
              <w:rPr>
                <w:rFonts w:ascii="Times New Roman" w:hAnsi="Times New Roman" w:cs="Times New Roman"/>
                <w:lang w:val="ru-RU"/>
              </w:rPr>
            </w:pPr>
            <w:r>
              <w:rPr>
                <w:rFonts w:ascii="Times New Roman" w:hAnsi="Times New Roman" w:cs="Times New Roman"/>
                <w:lang w:val="ru-RU"/>
              </w:rPr>
              <w:t>Поверхность</w:t>
            </w:r>
            <w:r w:rsidRPr="00D750DA">
              <w:rPr>
                <w:rFonts w:ascii="Times New Roman" w:hAnsi="Times New Roman" w:cs="Times New Roman"/>
                <w:lang w:val="ru-RU"/>
              </w:rPr>
              <w:t>ТСП в соответствии с листом продукции производителя</w:t>
            </w:r>
          </w:p>
        </w:tc>
        <w:tc>
          <w:tcPr>
            <w:tcW w:w="2340" w:type="dxa"/>
            <w:tcBorders>
              <w:top w:val="nil"/>
              <w:left w:val="nil"/>
              <w:bottom w:val="nil"/>
              <w:right w:val="nil"/>
            </w:tcBorders>
            <w:vAlign w:val="center"/>
          </w:tcPr>
          <w:p w14:paraId="7F5834A8" w14:textId="77777777" w:rsidR="003575F8" w:rsidRPr="0080497E" w:rsidRDefault="003575F8" w:rsidP="00B2560B">
            <w:pPr>
              <w:pStyle w:val="CES5191Arial8leftaligned"/>
              <w:rPr>
                <w:rFonts w:ascii="Times New Roman" w:hAnsi="Times New Roman" w:cs="Times New Roman"/>
              </w:rPr>
            </w:pPr>
            <w:r w:rsidRPr="0080497E">
              <w:rPr>
                <w:rFonts w:ascii="Times New Roman" w:hAnsi="Times New Roman" w:cs="Times New Roman"/>
              </w:rPr>
              <w:t>Jotun Paints</w:t>
            </w:r>
          </w:p>
        </w:tc>
        <w:tc>
          <w:tcPr>
            <w:tcW w:w="2520" w:type="dxa"/>
            <w:gridSpan w:val="3"/>
            <w:tcBorders>
              <w:top w:val="nil"/>
              <w:left w:val="nil"/>
              <w:bottom w:val="nil"/>
              <w:right w:val="nil"/>
            </w:tcBorders>
            <w:vAlign w:val="center"/>
          </w:tcPr>
          <w:p w14:paraId="552D9DAF" w14:textId="77777777" w:rsidR="003575F8" w:rsidRPr="00A26DD1" w:rsidRDefault="003575F8" w:rsidP="00B2560B">
            <w:pPr>
              <w:pStyle w:val="CES5191Arial8leftaligned"/>
              <w:rPr>
                <w:rFonts w:ascii="Times New Roman" w:hAnsi="Times New Roman" w:cs="Times New Roman"/>
                <w:color w:val="auto"/>
              </w:rPr>
            </w:pPr>
            <w:proofErr w:type="spellStart"/>
            <w:r w:rsidRPr="00A26DD1">
              <w:rPr>
                <w:rFonts w:ascii="Times New Roman" w:hAnsi="Times New Roman" w:cs="Times New Roman"/>
                <w:color w:val="auto"/>
              </w:rPr>
              <w:t>Jotacote</w:t>
            </w:r>
            <w:proofErr w:type="spellEnd"/>
            <w:r w:rsidRPr="00A26DD1">
              <w:rPr>
                <w:rFonts w:ascii="Times New Roman" w:hAnsi="Times New Roman" w:cs="Times New Roman"/>
                <w:color w:val="auto"/>
              </w:rPr>
              <w:t xml:space="preserve"> UHB  </w:t>
            </w:r>
          </w:p>
          <w:p w14:paraId="084FC7AB" w14:textId="5331CCB9" w:rsidR="003575F8" w:rsidRPr="00A26DD1" w:rsidRDefault="003575F8" w:rsidP="00B2560B">
            <w:pPr>
              <w:pStyle w:val="CES5191Arial8leftaligned"/>
              <w:rPr>
                <w:rFonts w:ascii="Times New Roman" w:hAnsi="Times New Roman" w:cs="Times New Roman"/>
                <w:color w:val="auto"/>
              </w:rPr>
            </w:pPr>
            <w:r w:rsidRPr="00A26DD1">
              <w:rPr>
                <w:rFonts w:ascii="Times New Roman" w:hAnsi="Times New Roman" w:cs="Times New Roman"/>
                <w:color w:val="auto"/>
              </w:rPr>
              <w:t>Marathon 1000 GF</w:t>
            </w:r>
          </w:p>
        </w:tc>
        <w:tc>
          <w:tcPr>
            <w:tcW w:w="1080" w:type="dxa"/>
            <w:gridSpan w:val="2"/>
            <w:tcBorders>
              <w:top w:val="nil"/>
              <w:left w:val="nil"/>
              <w:bottom w:val="nil"/>
              <w:right w:val="nil"/>
            </w:tcBorders>
            <w:vAlign w:val="center"/>
          </w:tcPr>
          <w:p w14:paraId="7F0E4104" w14:textId="77777777" w:rsidR="003575F8" w:rsidRDefault="003575F8" w:rsidP="00B2560B">
            <w:pPr>
              <w:pStyle w:val="CES5191Arial8centered"/>
              <w:rPr>
                <w:rFonts w:ascii="Times New Roman" w:hAnsi="Times New Roman" w:cs="Times New Roman"/>
              </w:rPr>
            </w:pPr>
            <w:r w:rsidRPr="0080497E">
              <w:rPr>
                <w:rFonts w:ascii="Times New Roman" w:hAnsi="Times New Roman" w:cs="Times New Roman"/>
              </w:rPr>
              <w:t>110</w:t>
            </w:r>
          </w:p>
          <w:p w14:paraId="104BCA19" w14:textId="26762C2A" w:rsidR="003575F8" w:rsidRPr="0080497E" w:rsidRDefault="003575F8" w:rsidP="00B2560B">
            <w:pPr>
              <w:pStyle w:val="CES5191Arial8centered"/>
              <w:rPr>
                <w:rFonts w:ascii="Times New Roman" w:hAnsi="Times New Roman" w:cs="Times New Roman"/>
              </w:rPr>
            </w:pPr>
            <w:r>
              <w:rPr>
                <w:rFonts w:ascii="Times New Roman" w:hAnsi="Times New Roman" w:cs="Times New Roman"/>
              </w:rPr>
              <w:t>57</w:t>
            </w:r>
          </w:p>
        </w:tc>
        <w:tc>
          <w:tcPr>
            <w:tcW w:w="2041" w:type="dxa"/>
            <w:tcBorders>
              <w:top w:val="nil"/>
              <w:left w:val="nil"/>
              <w:bottom w:val="nil"/>
              <w:right w:val="nil"/>
            </w:tcBorders>
            <w:vAlign w:val="center"/>
          </w:tcPr>
          <w:p w14:paraId="4694E50B" w14:textId="77777777" w:rsidR="003575F8" w:rsidRPr="00043026" w:rsidRDefault="003575F8" w:rsidP="00E37F8D">
            <w:pPr>
              <w:pStyle w:val="CES5191Arial8leftaligned"/>
              <w:rPr>
                <w:rFonts w:ascii="Times New Roman" w:hAnsi="Times New Roman" w:cs="Times New Roman"/>
              </w:rPr>
            </w:pPr>
            <w:r w:rsidRPr="00BA2B11">
              <w:rPr>
                <w:rFonts w:ascii="Times New Roman" w:hAnsi="Times New Roman" w:cs="Times New Roman"/>
              </w:rPr>
              <w:t>50°C</w:t>
            </w:r>
            <w:r w:rsidRPr="00043026">
              <w:rPr>
                <w:rFonts w:ascii="Times New Roman" w:hAnsi="Times New Roman" w:cs="Times New Roman"/>
              </w:rPr>
              <w:t>(</w:t>
            </w:r>
            <w:r w:rsidRPr="00B54DBF">
              <w:rPr>
                <w:rFonts w:ascii="Times New Roman" w:hAnsi="Times New Roman" w:cs="Times New Roman"/>
              </w:rPr>
              <w:t>122°F</w:t>
            </w:r>
            <w:r w:rsidRPr="00043026">
              <w:rPr>
                <w:rFonts w:ascii="Times New Roman" w:hAnsi="Times New Roman" w:cs="Times New Roman"/>
              </w:rPr>
              <w:t>)</w:t>
            </w:r>
          </w:p>
          <w:p w14:paraId="5923A72B" w14:textId="77777777" w:rsidR="003575F8" w:rsidRPr="0080497E" w:rsidRDefault="003575F8" w:rsidP="00B2560B">
            <w:pPr>
              <w:pStyle w:val="CES5191Arial8leftaligned"/>
              <w:rPr>
                <w:rFonts w:ascii="Times New Roman" w:hAnsi="Times New Roman" w:cs="Times New Roman"/>
              </w:rPr>
            </w:pPr>
            <w:r w:rsidRPr="003A1FD4">
              <w:rPr>
                <w:rFonts w:ascii="Times New Roman" w:hAnsi="Times New Roman" w:cs="Times New Roman"/>
              </w:rPr>
              <w:t>60°C</w:t>
            </w:r>
            <w:r w:rsidRPr="00043026">
              <w:rPr>
                <w:rFonts w:ascii="Times New Roman" w:hAnsi="Times New Roman" w:cs="Times New Roman"/>
              </w:rPr>
              <w:t>(</w:t>
            </w:r>
            <w:r w:rsidRPr="00994343">
              <w:rPr>
                <w:rFonts w:ascii="Times New Roman" w:hAnsi="Times New Roman" w:cs="Times New Roman"/>
              </w:rPr>
              <w:t>140°F</w:t>
            </w:r>
            <w:r w:rsidRPr="00043026">
              <w:rPr>
                <w:rFonts w:ascii="Times New Roman" w:hAnsi="Times New Roman" w:cs="Times New Roman"/>
              </w:rPr>
              <w:t>)</w:t>
            </w:r>
          </w:p>
        </w:tc>
      </w:tr>
      <w:tr w:rsidR="003575F8" w:rsidRPr="0080497E" w14:paraId="3F55D681" w14:textId="77777777" w:rsidTr="00796C49">
        <w:trPr>
          <w:trHeight w:val="288"/>
        </w:trPr>
        <w:tc>
          <w:tcPr>
            <w:tcW w:w="1908" w:type="dxa"/>
            <w:gridSpan w:val="2"/>
            <w:vMerge/>
            <w:tcBorders>
              <w:left w:val="nil"/>
              <w:bottom w:val="nil"/>
              <w:right w:val="nil"/>
            </w:tcBorders>
            <w:vAlign w:val="center"/>
          </w:tcPr>
          <w:p w14:paraId="3A00FB47" w14:textId="77777777" w:rsidR="003575F8" w:rsidRPr="0080497E" w:rsidRDefault="003575F8" w:rsidP="00B2560B">
            <w:pPr>
              <w:pStyle w:val="CES5191Arial8bold"/>
              <w:rPr>
                <w:rFonts w:ascii="Times New Roman" w:hAnsi="Times New Roman" w:cs="Times New Roman"/>
              </w:rPr>
            </w:pPr>
          </w:p>
        </w:tc>
        <w:tc>
          <w:tcPr>
            <w:tcW w:w="2340" w:type="dxa"/>
            <w:tcBorders>
              <w:top w:val="nil"/>
              <w:left w:val="nil"/>
              <w:bottom w:val="nil"/>
              <w:right w:val="nil"/>
            </w:tcBorders>
            <w:vAlign w:val="center"/>
          </w:tcPr>
          <w:p w14:paraId="52B4A1FE" w14:textId="77777777" w:rsidR="003575F8" w:rsidRPr="0080497E" w:rsidRDefault="003575F8" w:rsidP="00B2560B">
            <w:pPr>
              <w:pStyle w:val="CES5191Arial8leftaligned"/>
              <w:rPr>
                <w:rFonts w:ascii="Times New Roman" w:hAnsi="Times New Roman" w:cs="Times New Roman"/>
                <w:szCs w:val="18"/>
              </w:rPr>
            </w:pPr>
            <w:r w:rsidRPr="0080497E">
              <w:rPr>
                <w:rFonts w:ascii="Times New Roman" w:hAnsi="Times New Roman" w:cs="Times New Roman"/>
              </w:rPr>
              <w:t>PPG</w:t>
            </w:r>
          </w:p>
        </w:tc>
        <w:tc>
          <w:tcPr>
            <w:tcW w:w="2520" w:type="dxa"/>
            <w:gridSpan w:val="3"/>
            <w:tcBorders>
              <w:top w:val="nil"/>
              <w:left w:val="nil"/>
              <w:bottom w:val="nil"/>
              <w:right w:val="nil"/>
            </w:tcBorders>
            <w:vAlign w:val="center"/>
          </w:tcPr>
          <w:p w14:paraId="76B766E2" w14:textId="78314DA8" w:rsidR="003575F8" w:rsidRPr="00A26DD1" w:rsidRDefault="003575F8" w:rsidP="00B2560B">
            <w:pPr>
              <w:pStyle w:val="CES5191Arial8leftaligned"/>
              <w:rPr>
                <w:rFonts w:ascii="Times New Roman" w:hAnsi="Times New Roman" w:cs="Times New Roman"/>
              </w:rPr>
            </w:pPr>
            <w:proofErr w:type="spellStart"/>
            <w:r w:rsidRPr="00A26DD1">
              <w:rPr>
                <w:rFonts w:ascii="Times New Roman" w:hAnsi="Times New Roman" w:cs="Times New Roman"/>
              </w:rPr>
              <w:t>Sigmashield</w:t>
            </w:r>
            <w:proofErr w:type="spellEnd"/>
            <w:r w:rsidRPr="00A26DD1">
              <w:rPr>
                <w:rFonts w:ascii="Times New Roman" w:hAnsi="Times New Roman" w:cs="Times New Roman"/>
              </w:rPr>
              <w:t xml:space="preserve"> 880 Series</w:t>
            </w:r>
          </w:p>
        </w:tc>
        <w:tc>
          <w:tcPr>
            <w:tcW w:w="1080" w:type="dxa"/>
            <w:gridSpan w:val="2"/>
            <w:tcBorders>
              <w:top w:val="nil"/>
              <w:left w:val="nil"/>
              <w:bottom w:val="nil"/>
              <w:right w:val="nil"/>
            </w:tcBorders>
            <w:vAlign w:val="center"/>
          </w:tcPr>
          <w:p w14:paraId="74F2F598" w14:textId="77777777" w:rsidR="003575F8" w:rsidRPr="0080497E" w:rsidRDefault="003575F8" w:rsidP="00B2560B">
            <w:pPr>
              <w:pStyle w:val="CES5191Arial8centered"/>
              <w:rPr>
                <w:rFonts w:ascii="Times New Roman" w:hAnsi="Times New Roman" w:cs="Times New Roman"/>
              </w:rPr>
            </w:pPr>
            <w:r w:rsidRPr="0080497E">
              <w:rPr>
                <w:rFonts w:ascii="Times New Roman" w:hAnsi="Times New Roman" w:cs="Times New Roman"/>
              </w:rPr>
              <w:t>207</w:t>
            </w:r>
          </w:p>
        </w:tc>
        <w:tc>
          <w:tcPr>
            <w:tcW w:w="2041" w:type="dxa"/>
            <w:tcBorders>
              <w:top w:val="nil"/>
              <w:left w:val="nil"/>
              <w:bottom w:val="nil"/>
              <w:right w:val="nil"/>
            </w:tcBorders>
            <w:vAlign w:val="center"/>
          </w:tcPr>
          <w:p w14:paraId="27C4AE0C" w14:textId="77777777" w:rsidR="003575F8" w:rsidRPr="0080497E" w:rsidRDefault="003575F8" w:rsidP="00B2560B">
            <w:pPr>
              <w:pStyle w:val="CES5191Arial8leftaligned"/>
              <w:rPr>
                <w:rFonts w:ascii="Times New Roman" w:hAnsi="Times New Roman" w:cs="Times New Roman"/>
              </w:rPr>
            </w:pPr>
            <w:r w:rsidRPr="00AC5D45">
              <w:rPr>
                <w:rFonts w:ascii="Times New Roman" w:hAnsi="Times New Roman" w:cs="Times New Roman"/>
                <w:lang w:eastAsia="zh-CN"/>
              </w:rPr>
              <w:t>121°C</w:t>
            </w:r>
            <w:r w:rsidRPr="00043026">
              <w:rPr>
                <w:rFonts w:ascii="Times New Roman" w:hAnsi="Times New Roman" w:cs="Times New Roman"/>
                <w:lang w:eastAsia="zh-CN"/>
              </w:rPr>
              <w:t>(</w:t>
            </w:r>
            <w:r w:rsidRPr="005F0B0A">
              <w:rPr>
                <w:rFonts w:ascii="Times New Roman" w:hAnsi="Times New Roman" w:cs="Times New Roman"/>
                <w:lang w:eastAsia="zh-CN"/>
              </w:rPr>
              <w:t>250°F</w:t>
            </w:r>
            <w:r w:rsidRPr="00043026">
              <w:rPr>
                <w:rFonts w:ascii="Times New Roman" w:hAnsi="Times New Roman" w:cs="Times New Roman"/>
                <w:lang w:eastAsia="zh-CN"/>
              </w:rPr>
              <w:t>)</w:t>
            </w:r>
          </w:p>
        </w:tc>
      </w:tr>
      <w:tr w:rsidR="00E37F8D" w:rsidRPr="0080497E" w14:paraId="1E74ED7D" w14:textId="77777777" w:rsidTr="00D750DA">
        <w:trPr>
          <w:trHeight w:val="288"/>
        </w:trPr>
        <w:tc>
          <w:tcPr>
            <w:tcW w:w="1908" w:type="dxa"/>
            <w:gridSpan w:val="2"/>
            <w:tcBorders>
              <w:top w:val="nil"/>
              <w:left w:val="nil"/>
              <w:bottom w:val="single" w:sz="12" w:space="0" w:color="auto"/>
              <w:right w:val="nil"/>
            </w:tcBorders>
            <w:vAlign w:val="center"/>
          </w:tcPr>
          <w:p w14:paraId="5B12EC07" w14:textId="77777777" w:rsidR="00E37F8D" w:rsidRPr="0080497E" w:rsidRDefault="00E37F8D" w:rsidP="00B2560B">
            <w:pPr>
              <w:pStyle w:val="CES5191Arial8bold"/>
              <w:rPr>
                <w:rFonts w:ascii="Times New Roman" w:hAnsi="Times New Roman" w:cs="Times New Roman"/>
              </w:rPr>
            </w:pPr>
          </w:p>
        </w:tc>
        <w:tc>
          <w:tcPr>
            <w:tcW w:w="2340" w:type="dxa"/>
            <w:tcBorders>
              <w:top w:val="nil"/>
              <w:left w:val="nil"/>
              <w:bottom w:val="single" w:sz="12" w:space="0" w:color="auto"/>
              <w:right w:val="nil"/>
            </w:tcBorders>
            <w:vAlign w:val="center"/>
          </w:tcPr>
          <w:p w14:paraId="7FF5A839" w14:textId="77777777" w:rsidR="00E37F8D" w:rsidRPr="0080497E" w:rsidRDefault="00E37F8D" w:rsidP="00B2560B">
            <w:pPr>
              <w:pStyle w:val="CES5191Arial8leftaligned"/>
              <w:rPr>
                <w:rFonts w:ascii="Times New Roman" w:hAnsi="Times New Roman" w:cs="Times New Roman"/>
                <w:szCs w:val="18"/>
              </w:rPr>
            </w:pPr>
            <w:r w:rsidRPr="0080497E">
              <w:rPr>
                <w:rFonts w:ascii="Times New Roman" w:hAnsi="Times New Roman" w:cs="Times New Roman"/>
                <w:szCs w:val="18"/>
              </w:rPr>
              <w:t>Sherwin-Williams</w:t>
            </w:r>
          </w:p>
        </w:tc>
        <w:tc>
          <w:tcPr>
            <w:tcW w:w="2520" w:type="dxa"/>
            <w:gridSpan w:val="3"/>
            <w:tcBorders>
              <w:top w:val="nil"/>
              <w:left w:val="nil"/>
              <w:bottom w:val="single" w:sz="12" w:space="0" w:color="auto"/>
              <w:right w:val="nil"/>
            </w:tcBorders>
            <w:vAlign w:val="center"/>
          </w:tcPr>
          <w:p w14:paraId="0E439130" w14:textId="77777777" w:rsidR="00E37F8D" w:rsidRPr="00A26DD1" w:rsidRDefault="00E37F8D" w:rsidP="00B2560B">
            <w:pPr>
              <w:pStyle w:val="CES5191Arial8leftaligned"/>
              <w:rPr>
                <w:rFonts w:ascii="Times New Roman" w:hAnsi="Times New Roman" w:cs="Times New Roman"/>
              </w:rPr>
            </w:pPr>
            <w:r w:rsidRPr="00A26DD1">
              <w:rPr>
                <w:rFonts w:ascii="Times New Roman" w:hAnsi="Times New Roman" w:cs="Times New Roman"/>
              </w:rPr>
              <w:t>Sura-Plate 154</w:t>
            </w:r>
          </w:p>
        </w:tc>
        <w:tc>
          <w:tcPr>
            <w:tcW w:w="1080" w:type="dxa"/>
            <w:gridSpan w:val="2"/>
            <w:tcBorders>
              <w:top w:val="nil"/>
              <w:left w:val="nil"/>
              <w:bottom w:val="single" w:sz="12" w:space="0" w:color="auto"/>
              <w:right w:val="nil"/>
            </w:tcBorders>
            <w:vAlign w:val="center"/>
          </w:tcPr>
          <w:p w14:paraId="5125A94A" w14:textId="77777777" w:rsidR="00E37F8D" w:rsidRPr="0080497E" w:rsidRDefault="00E37F8D" w:rsidP="00B2560B">
            <w:pPr>
              <w:pStyle w:val="CES5191Arial8centered"/>
              <w:rPr>
                <w:rFonts w:ascii="Times New Roman" w:hAnsi="Times New Roman" w:cs="Times New Roman"/>
              </w:rPr>
            </w:pPr>
            <w:r w:rsidRPr="0080497E">
              <w:rPr>
                <w:rFonts w:ascii="Times New Roman" w:hAnsi="Times New Roman" w:cs="Times New Roman"/>
              </w:rPr>
              <w:t>150</w:t>
            </w:r>
          </w:p>
        </w:tc>
        <w:tc>
          <w:tcPr>
            <w:tcW w:w="2041" w:type="dxa"/>
            <w:tcBorders>
              <w:top w:val="nil"/>
              <w:left w:val="nil"/>
              <w:bottom w:val="single" w:sz="12" w:space="0" w:color="auto"/>
              <w:right w:val="nil"/>
            </w:tcBorders>
            <w:vAlign w:val="center"/>
          </w:tcPr>
          <w:p w14:paraId="2CDC6755" w14:textId="77777777" w:rsidR="00E37F8D" w:rsidRPr="0080497E" w:rsidRDefault="00E37F8D" w:rsidP="00B2560B">
            <w:pPr>
              <w:pStyle w:val="CES5191Arial8leftaligned"/>
              <w:rPr>
                <w:rFonts w:ascii="Times New Roman" w:hAnsi="Times New Roman" w:cs="Times New Roman"/>
              </w:rPr>
            </w:pPr>
            <w:r w:rsidRPr="001D6670">
              <w:rPr>
                <w:rFonts w:ascii="Times New Roman" w:hAnsi="Times New Roman" w:cs="Times New Roman"/>
              </w:rPr>
              <w:t>93°C</w:t>
            </w:r>
            <w:r w:rsidRPr="00043026">
              <w:rPr>
                <w:rFonts w:ascii="Times New Roman" w:hAnsi="Times New Roman" w:cs="Times New Roman"/>
              </w:rPr>
              <w:t>(</w:t>
            </w:r>
            <w:r w:rsidRPr="009D008C">
              <w:rPr>
                <w:rFonts w:ascii="Times New Roman" w:hAnsi="Times New Roman" w:cs="Times New Roman"/>
              </w:rPr>
              <w:t>200°F</w:t>
            </w:r>
            <w:r w:rsidRPr="00043026">
              <w:rPr>
                <w:rFonts w:ascii="Times New Roman" w:hAnsi="Times New Roman" w:cs="Times New Roman"/>
              </w:rPr>
              <w:t>)</w:t>
            </w:r>
          </w:p>
        </w:tc>
      </w:tr>
      <w:tr w:rsidR="001522A3" w:rsidRPr="0080497E" w14:paraId="6B5B0982" w14:textId="77777777" w:rsidTr="00D750DA">
        <w:trPr>
          <w:trHeight w:val="288"/>
        </w:trPr>
        <w:tc>
          <w:tcPr>
            <w:tcW w:w="1908" w:type="dxa"/>
            <w:gridSpan w:val="2"/>
            <w:tcBorders>
              <w:left w:val="nil"/>
              <w:bottom w:val="nil"/>
              <w:right w:val="nil"/>
            </w:tcBorders>
            <w:vAlign w:val="center"/>
          </w:tcPr>
          <w:p w14:paraId="06C7A470" w14:textId="77777777" w:rsidR="001522A3" w:rsidRPr="001522A3" w:rsidRDefault="001522A3" w:rsidP="00B2560B">
            <w:pPr>
              <w:pStyle w:val="CES5191Arial8bold"/>
              <w:spacing w:line="240" w:lineRule="auto"/>
              <w:rPr>
                <w:rFonts w:ascii="Times New Roman" w:hAnsi="Times New Roman" w:cs="Times New Roman"/>
              </w:rPr>
            </w:pPr>
            <w:r w:rsidRPr="00D750DA">
              <w:rPr>
                <w:rFonts w:ascii="Times New Roman" w:hAnsi="Times New Roman" w:cs="Times New Roman"/>
                <w:b w:val="0"/>
                <w:color w:val="auto"/>
                <w:szCs w:val="24"/>
                <w:lang w:val="ru-RU"/>
              </w:rPr>
              <w:t>Последнее обновление:</w:t>
            </w:r>
          </w:p>
        </w:tc>
        <w:tc>
          <w:tcPr>
            <w:tcW w:w="2340" w:type="dxa"/>
            <w:tcBorders>
              <w:left w:val="nil"/>
              <w:bottom w:val="nil"/>
              <w:right w:val="nil"/>
            </w:tcBorders>
            <w:vAlign w:val="center"/>
          </w:tcPr>
          <w:p w14:paraId="33FC0FDD" w14:textId="6F52A6C8" w:rsidR="001522A3" w:rsidRPr="00B53E81" w:rsidRDefault="00B53E81" w:rsidP="00D750DA">
            <w:pPr>
              <w:autoSpaceDE/>
              <w:autoSpaceDN/>
              <w:adjustRightInd/>
              <w:spacing w:before="0" w:line="240" w:lineRule="auto"/>
              <w:ind w:left="-72"/>
              <w:rPr>
                <w:b/>
                <w:lang w:val="ru-RU"/>
              </w:rPr>
            </w:pPr>
            <w:r>
              <w:rPr>
                <w:color w:val="auto"/>
                <w:sz w:val="16"/>
                <w:szCs w:val="24"/>
              </w:rPr>
              <w:t xml:space="preserve"> </w:t>
            </w:r>
            <w:r w:rsidR="002D13B7">
              <w:rPr>
                <w:color w:val="auto"/>
                <w:sz w:val="16"/>
                <w:szCs w:val="24"/>
                <w:lang w:val="ru-RU"/>
              </w:rPr>
              <w:t>Ноябрь</w:t>
            </w:r>
            <w:r>
              <w:rPr>
                <w:color w:val="auto"/>
                <w:sz w:val="16"/>
                <w:szCs w:val="24"/>
                <w:lang w:val="ru-RU"/>
              </w:rPr>
              <w:t xml:space="preserve"> 2025</w:t>
            </w:r>
          </w:p>
        </w:tc>
        <w:tc>
          <w:tcPr>
            <w:tcW w:w="2520" w:type="dxa"/>
            <w:gridSpan w:val="3"/>
            <w:tcBorders>
              <w:left w:val="nil"/>
              <w:bottom w:val="nil"/>
              <w:right w:val="nil"/>
            </w:tcBorders>
            <w:vAlign w:val="center"/>
          </w:tcPr>
          <w:p w14:paraId="67F96D72" w14:textId="77777777" w:rsidR="001522A3" w:rsidRPr="0080497E" w:rsidRDefault="001522A3" w:rsidP="00B2560B">
            <w:pPr>
              <w:spacing w:before="40" w:after="40" w:line="240" w:lineRule="auto"/>
              <w:rPr>
                <w:b/>
                <w:sz w:val="16"/>
                <w:szCs w:val="16"/>
              </w:rPr>
            </w:pPr>
          </w:p>
        </w:tc>
        <w:tc>
          <w:tcPr>
            <w:tcW w:w="1080" w:type="dxa"/>
            <w:gridSpan w:val="2"/>
            <w:tcBorders>
              <w:left w:val="nil"/>
              <w:bottom w:val="nil"/>
              <w:right w:val="nil"/>
            </w:tcBorders>
            <w:vAlign w:val="center"/>
          </w:tcPr>
          <w:p w14:paraId="66E89849" w14:textId="77777777" w:rsidR="001522A3" w:rsidRPr="0080497E" w:rsidRDefault="001522A3" w:rsidP="00B2560B">
            <w:pPr>
              <w:spacing w:before="40" w:after="40" w:line="240" w:lineRule="auto"/>
              <w:jc w:val="center"/>
              <w:rPr>
                <w:b/>
                <w:sz w:val="16"/>
                <w:szCs w:val="16"/>
              </w:rPr>
            </w:pPr>
          </w:p>
        </w:tc>
        <w:tc>
          <w:tcPr>
            <w:tcW w:w="2041" w:type="dxa"/>
            <w:tcBorders>
              <w:left w:val="nil"/>
              <w:bottom w:val="nil"/>
              <w:right w:val="nil"/>
            </w:tcBorders>
            <w:vAlign w:val="center"/>
          </w:tcPr>
          <w:p w14:paraId="04271B9D" w14:textId="77777777" w:rsidR="001522A3" w:rsidRPr="0080497E" w:rsidRDefault="001522A3" w:rsidP="00B2560B">
            <w:pPr>
              <w:pStyle w:val="CES5191Arial8leftaligned"/>
              <w:spacing w:line="240" w:lineRule="auto"/>
              <w:rPr>
                <w:rFonts w:ascii="Times New Roman" w:hAnsi="Times New Roman" w:cs="Times New Roman"/>
                <w:b/>
              </w:rPr>
            </w:pPr>
          </w:p>
        </w:tc>
      </w:tr>
      <w:tr w:rsidR="00B2560B" w:rsidRPr="0080497E" w14:paraId="5E4EE8B5" w14:textId="77777777" w:rsidTr="00D750DA">
        <w:trPr>
          <w:trHeight w:val="288"/>
        </w:trPr>
        <w:tc>
          <w:tcPr>
            <w:tcW w:w="1908" w:type="dxa"/>
            <w:gridSpan w:val="2"/>
            <w:tcBorders>
              <w:top w:val="nil"/>
              <w:left w:val="nil"/>
              <w:bottom w:val="nil"/>
              <w:right w:val="nil"/>
            </w:tcBorders>
            <w:vAlign w:val="center"/>
          </w:tcPr>
          <w:p w14:paraId="1E88B844" w14:textId="77777777" w:rsidR="00B2560B" w:rsidRPr="0080497E" w:rsidRDefault="00B2560B" w:rsidP="00B2560B">
            <w:pPr>
              <w:pStyle w:val="CES5191Arial8bold"/>
              <w:spacing w:line="240" w:lineRule="auto"/>
              <w:rPr>
                <w:rFonts w:ascii="Times New Roman" w:hAnsi="Times New Roman" w:cs="Times New Roman"/>
              </w:rPr>
            </w:pPr>
          </w:p>
        </w:tc>
        <w:tc>
          <w:tcPr>
            <w:tcW w:w="2340" w:type="dxa"/>
            <w:tcBorders>
              <w:top w:val="nil"/>
              <w:left w:val="nil"/>
              <w:bottom w:val="nil"/>
              <w:right w:val="nil"/>
            </w:tcBorders>
            <w:vAlign w:val="center"/>
          </w:tcPr>
          <w:p w14:paraId="7E11BBE0" w14:textId="77777777" w:rsidR="00B2560B" w:rsidRPr="0080497E" w:rsidRDefault="00B2560B" w:rsidP="00B2560B">
            <w:pPr>
              <w:pStyle w:val="CES5191Arial8leftaligned"/>
              <w:spacing w:line="240" w:lineRule="auto"/>
              <w:rPr>
                <w:rFonts w:ascii="Times New Roman" w:hAnsi="Times New Roman" w:cs="Times New Roman"/>
              </w:rPr>
            </w:pPr>
          </w:p>
        </w:tc>
        <w:tc>
          <w:tcPr>
            <w:tcW w:w="2520" w:type="dxa"/>
            <w:gridSpan w:val="3"/>
            <w:tcBorders>
              <w:top w:val="nil"/>
              <w:left w:val="nil"/>
              <w:bottom w:val="nil"/>
              <w:right w:val="nil"/>
            </w:tcBorders>
            <w:vAlign w:val="center"/>
          </w:tcPr>
          <w:p w14:paraId="096182E7" w14:textId="77777777" w:rsidR="00B2560B" w:rsidRPr="0080497E" w:rsidRDefault="00B2560B" w:rsidP="00B2560B">
            <w:pPr>
              <w:spacing w:before="40" w:after="40" w:line="240" w:lineRule="auto"/>
              <w:rPr>
                <w:b/>
                <w:sz w:val="16"/>
                <w:szCs w:val="16"/>
              </w:rPr>
            </w:pPr>
          </w:p>
        </w:tc>
        <w:tc>
          <w:tcPr>
            <w:tcW w:w="1080" w:type="dxa"/>
            <w:gridSpan w:val="2"/>
            <w:tcBorders>
              <w:top w:val="nil"/>
              <w:left w:val="nil"/>
              <w:bottom w:val="nil"/>
              <w:right w:val="nil"/>
            </w:tcBorders>
            <w:vAlign w:val="center"/>
          </w:tcPr>
          <w:p w14:paraId="7CE79B93" w14:textId="77777777" w:rsidR="00B2560B" w:rsidRPr="0080497E" w:rsidRDefault="00B2560B" w:rsidP="00B2560B">
            <w:pPr>
              <w:spacing w:before="40" w:after="40" w:line="240" w:lineRule="auto"/>
              <w:jc w:val="center"/>
              <w:rPr>
                <w:b/>
                <w:sz w:val="16"/>
                <w:szCs w:val="16"/>
              </w:rPr>
            </w:pPr>
          </w:p>
        </w:tc>
        <w:tc>
          <w:tcPr>
            <w:tcW w:w="2041" w:type="dxa"/>
            <w:tcBorders>
              <w:top w:val="nil"/>
              <w:left w:val="nil"/>
              <w:bottom w:val="nil"/>
              <w:right w:val="nil"/>
            </w:tcBorders>
            <w:vAlign w:val="center"/>
          </w:tcPr>
          <w:p w14:paraId="5C48576D" w14:textId="77777777" w:rsidR="00B2560B" w:rsidRPr="0080497E" w:rsidRDefault="00B2560B" w:rsidP="00B2560B">
            <w:pPr>
              <w:pStyle w:val="CES5191Arial8leftaligned"/>
              <w:spacing w:line="240" w:lineRule="auto"/>
              <w:rPr>
                <w:rFonts w:ascii="Times New Roman" w:hAnsi="Times New Roman" w:cs="Times New Roman"/>
                <w:b/>
              </w:rPr>
            </w:pPr>
          </w:p>
        </w:tc>
      </w:tr>
    </w:tbl>
    <w:p w14:paraId="1442481D" w14:textId="3A2360CB" w:rsidR="00B2560B" w:rsidRPr="00D750DA" w:rsidRDefault="00B2560B" w:rsidP="00D750DA">
      <w:pPr>
        <w:autoSpaceDE/>
        <w:autoSpaceDN/>
        <w:adjustRightInd/>
        <w:spacing w:before="0" w:line="240" w:lineRule="auto"/>
        <w:ind w:left="-72"/>
        <w:rPr>
          <w:color w:val="auto"/>
          <w:sz w:val="16"/>
          <w:szCs w:val="24"/>
          <w:lang w:val="ru-RU"/>
        </w:rPr>
      </w:pPr>
    </w:p>
    <w:p w14:paraId="4DD54AA4" w14:textId="77777777" w:rsidR="00B2560B" w:rsidRPr="001522A3" w:rsidRDefault="00B2560B">
      <w:pPr>
        <w:autoSpaceDE/>
        <w:autoSpaceDN/>
        <w:adjustRightInd/>
        <w:spacing w:before="0" w:line="240" w:lineRule="auto"/>
        <w:ind w:left="0"/>
        <w:rPr>
          <w:color w:val="auto"/>
          <w:sz w:val="20"/>
          <w:szCs w:val="20"/>
          <w:lang w:val="ru-RU"/>
        </w:rPr>
      </w:pPr>
    </w:p>
    <w:p w14:paraId="0A9D41B5" w14:textId="1259A456" w:rsidR="00A26DD1" w:rsidRDefault="00A26DD1">
      <w:pPr>
        <w:autoSpaceDE/>
        <w:autoSpaceDN/>
        <w:adjustRightInd/>
        <w:spacing w:before="0" w:line="240" w:lineRule="auto"/>
        <w:ind w:left="0"/>
        <w:rPr>
          <w:color w:val="auto"/>
          <w:sz w:val="20"/>
          <w:szCs w:val="20"/>
          <w:lang w:val="ru-RU"/>
        </w:rPr>
      </w:pPr>
      <w:r>
        <w:rPr>
          <w:color w:val="auto"/>
          <w:sz w:val="20"/>
          <w:szCs w:val="20"/>
          <w:lang w:val="ru-RU"/>
        </w:rPr>
        <w:br w:type="page"/>
      </w:r>
    </w:p>
    <w:tbl>
      <w:tblPr>
        <w:tblW w:w="98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68"/>
        <w:gridCol w:w="72"/>
        <w:gridCol w:w="468"/>
        <w:gridCol w:w="2340"/>
        <w:gridCol w:w="360"/>
        <w:gridCol w:w="1332"/>
        <w:gridCol w:w="918"/>
        <w:gridCol w:w="810"/>
        <w:gridCol w:w="270"/>
        <w:gridCol w:w="1951"/>
      </w:tblGrid>
      <w:tr w:rsidR="00B2560B" w:rsidRPr="0080497E" w14:paraId="25DCC728" w14:textId="77777777" w:rsidTr="00D750DA">
        <w:trPr>
          <w:trHeight w:val="360"/>
        </w:trPr>
        <w:tc>
          <w:tcPr>
            <w:tcW w:w="9889" w:type="dxa"/>
            <w:gridSpan w:val="10"/>
            <w:tcBorders>
              <w:top w:val="single" w:sz="4" w:space="0" w:color="auto"/>
              <w:left w:val="nil"/>
              <w:right w:val="nil"/>
            </w:tcBorders>
            <w:shd w:val="clear" w:color="auto" w:fill="FFFFFF"/>
            <w:vAlign w:val="center"/>
          </w:tcPr>
          <w:p w14:paraId="35EED136" w14:textId="77777777" w:rsidR="00B2560B" w:rsidRPr="0080497E" w:rsidRDefault="001522A3" w:rsidP="001522A3">
            <w:pPr>
              <w:autoSpaceDE/>
              <w:autoSpaceDN/>
              <w:adjustRightInd/>
              <w:spacing w:before="0" w:line="240" w:lineRule="auto"/>
              <w:ind w:left="0"/>
              <w:jc w:val="right"/>
              <w:rPr>
                <w:b/>
                <w:i/>
                <w:color w:val="333333"/>
                <w:sz w:val="20"/>
                <w:szCs w:val="20"/>
              </w:rPr>
            </w:pPr>
            <w:proofErr w:type="spellStart"/>
            <w:r w:rsidRPr="00043026">
              <w:rPr>
                <w:b/>
                <w:i/>
                <w:color w:val="333333"/>
                <w:sz w:val="20"/>
                <w:szCs w:val="20"/>
              </w:rPr>
              <w:lastRenderedPageBreak/>
              <w:t>Специализированные</w:t>
            </w:r>
            <w:proofErr w:type="spellEnd"/>
            <w:r w:rsidRPr="00043026">
              <w:rPr>
                <w:b/>
                <w:i/>
                <w:color w:val="333333"/>
                <w:sz w:val="20"/>
                <w:szCs w:val="20"/>
              </w:rPr>
              <w:t xml:space="preserve"> </w:t>
            </w:r>
            <w:proofErr w:type="spellStart"/>
            <w:r w:rsidRPr="00043026">
              <w:rPr>
                <w:b/>
                <w:i/>
                <w:color w:val="333333"/>
                <w:sz w:val="20"/>
                <w:szCs w:val="20"/>
              </w:rPr>
              <w:t>системы</w:t>
            </w:r>
            <w:proofErr w:type="spellEnd"/>
            <w:r w:rsidRPr="00043026">
              <w:rPr>
                <w:b/>
                <w:i/>
                <w:color w:val="333333"/>
                <w:sz w:val="20"/>
                <w:szCs w:val="20"/>
              </w:rPr>
              <w:t xml:space="preserve"> </w:t>
            </w:r>
            <w:proofErr w:type="spellStart"/>
            <w:r w:rsidRPr="00043026">
              <w:rPr>
                <w:b/>
                <w:i/>
                <w:color w:val="333333"/>
                <w:sz w:val="20"/>
                <w:szCs w:val="20"/>
              </w:rPr>
              <w:t>покрытий</w:t>
            </w:r>
            <w:proofErr w:type="spellEnd"/>
          </w:p>
        </w:tc>
      </w:tr>
      <w:tr w:rsidR="00B2560B" w:rsidRPr="0080497E" w14:paraId="76028CD2" w14:textId="77777777" w:rsidTr="00D750DA">
        <w:trPr>
          <w:trHeight w:val="360"/>
        </w:trPr>
        <w:tc>
          <w:tcPr>
            <w:tcW w:w="7668" w:type="dxa"/>
            <w:gridSpan w:val="8"/>
            <w:vAlign w:val="center"/>
          </w:tcPr>
          <w:p w14:paraId="21D10866" w14:textId="77777777" w:rsidR="00B2560B" w:rsidRPr="00746BFD" w:rsidRDefault="00746BFD" w:rsidP="00746BFD">
            <w:pPr>
              <w:autoSpaceDE/>
              <w:autoSpaceDN/>
              <w:adjustRightInd/>
              <w:spacing w:before="0" w:line="240" w:lineRule="auto"/>
              <w:ind w:left="0"/>
              <w:rPr>
                <w:b/>
                <w:sz w:val="20"/>
                <w:szCs w:val="20"/>
                <w:lang w:val="ru-RU"/>
              </w:rPr>
            </w:pPr>
            <w:r w:rsidRPr="00746BFD">
              <w:rPr>
                <w:b/>
                <w:sz w:val="20"/>
                <w:szCs w:val="20"/>
                <w:lang w:val="ru-RU"/>
              </w:rPr>
              <w:t xml:space="preserve">Покрытие для участков с периодичным смачиванием волной </w:t>
            </w:r>
            <w:r w:rsidR="00B2560B" w:rsidRPr="00746BFD">
              <w:rPr>
                <w:b/>
                <w:sz w:val="20"/>
                <w:szCs w:val="20"/>
                <w:lang w:val="ru-RU"/>
              </w:rPr>
              <w:t>–</w:t>
            </w:r>
            <w:r>
              <w:rPr>
                <w:b/>
                <w:sz w:val="20"/>
                <w:szCs w:val="20"/>
                <w:lang w:val="ru-RU"/>
              </w:rPr>
              <w:t xml:space="preserve"> предназначено для отвердения под водой</w:t>
            </w:r>
          </w:p>
        </w:tc>
        <w:tc>
          <w:tcPr>
            <w:tcW w:w="2221" w:type="dxa"/>
            <w:gridSpan w:val="2"/>
            <w:shd w:val="clear" w:color="auto" w:fill="000000"/>
            <w:vAlign w:val="center"/>
          </w:tcPr>
          <w:p w14:paraId="6B3BF3BD" w14:textId="77777777" w:rsidR="00B2560B" w:rsidRPr="0080497E" w:rsidRDefault="00B2560B" w:rsidP="00B2560B">
            <w:pPr>
              <w:autoSpaceDE/>
              <w:autoSpaceDN/>
              <w:adjustRightInd/>
              <w:spacing w:before="0" w:line="240" w:lineRule="auto"/>
              <w:ind w:left="0"/>
              <w:rPr>
                <w:b/>
                <w:color w:val="FFFFFF" w:themeColor="background1"/>
                <w:sz w:val="36"/>
                <w:szCs w:val="20"/>
              </w:rPr>
            </w:pPr>
            <w:r w:rsidRPr="0080497E">
              <w:rPr>
                <w:b/>
                <w:color w:val="FFFFFF" w:themeColor="background1"/>
                <w:sz w:val="36"/>
                <w:szCs w:val="20"/>
              </w:rPr>
              <w:t>4.1.1</w:t>
            </w:r>
          </w:p>
        </w:tc>
      </w:tr>
      <w:tr w:rsidR="001332E4" w:rsidRPr="00BC5FF9" w14:paraId="0C646075" w14:textId="77777777" w:rsidTr="00D750DA">
        <w:trPr>
          <w:trHeight w:val="288"/>
        </w:trPr>
        <w:tc>
          <w:tcPr>
            <w:tcW w:w="1440" w:type="dxa"/>
            <w:gridSpan w:val="2"/>
            <w:tcBorders>
              <w:top w:val="nil"/>
              <w:left w:val="nil"/>
              <w:bottom w:val="nil"/>
              <w:right w:val="nil"/>
            </w:tcBorders>
          </w:tcPr>
          <w:p w14:paraId="5AE15B89" w14:textId="77777777" w:rsidR="001332E4" w:rsidRPr="00E77E11" w:rsidRDefault="001332E4" w:rsidP="001332E4">
            <w:pPr>
              <w:pStyle w:val="CES5191Arial8bold"/>
              <w:spacing w:before="60" w:after="60" w:line="240" w:lineRule="auto"/>
              <w:rPr>
                <w:rFonts w:ascii="Times New Roman" w:hAnsi="Times New Roman" w:cs="Times New Roman"/>
              </w:rPr>
            </w:pPr>
            <w:proofErr w:type="spellStart"/>
            <w:r w:rsidRPr="00907ED0">
              <w:rPr>
                <w:rFonts w:ascii="Times New Roman" w:hAnsi="Times New Roman" w:cs="Times New Roman"/>
              </w:rPr>
              <w:t>Подготовка</w:t>
            </w:r>
            <w:proofErr w:type="spellEnd"/>
            <w:r w:rsidRPr="00907ED0">
              <w:rPr>
                <w:rFonts w:ascii="Times New Roman" w:hAnsi="Times New Roman" w:cs="Times New Roman"/>
              </w:rPr>
              <w:t xml:space="preserve"> </w:t>
            </w:r>
            <w:proofErr w:type="gramStart"/>
            <w:r w:rsidRPr="00907ED0">
              <w:rPr>
                <w:rFonts w:ascii="Times New Roman" w:hAnsi="Times New Roman" w:cs="Times New Roman"/>
              </w:rPr>
              <w:t xml:space="preserve">поверхности </w:t>
            </w:r>
            <w:r w:rsidRPr="00E77E11">
              <w:rPr>
                <w:rFonts w:ascii="Times New Roman" w:hAnsi="Times New Roman" w:cs="Times New Roman"/>
              </w:rPr>
              <w:t>:</w:t>
            </w:r>
            <w:proofErr w:type="gramEnd"/>
          </w:p>
        </w:tc>
        <w:tc>
          <w:tcPr>
            <w:tcW w:w="3168" w:type="dxa"/>
            <w:gridSpan w:val="3"/>
            <w:tcBorders>
              <w:top w:val="nil"/>
              <w:left w:val="nil"/>
              <w:bottom w:val="nil"/>
              <w:right w:val="nil"/>
            </w:tcBorders>
          </w:tcPr>
          <w:p w14:paraId="4118069C" w14:textId="77777777" w:rsidR="003D7685" w:rsidRPr="003D7685" w:rsidRDefault="003D7685" w:rsidP="001332E4">
            <w:pPr>
              <w:autoSpaceDE/>
              <w:autoSpaceDN/>
              <w:adjustRightInd/>
              <w:spacing w:before="40" w:after="40" w:line="200" w:lineRule="exact"/>
              <w:ind w:left="-22"/>
              <w:rPr>
                <w:sz w:val="16"/>
                <w:szCs w:val="16"/>
              </w:rPr>
            </w:pPr>
            <w:r w:rsidRPr="003D7685">
              <w:rPr>
                <w:sz w:val="16"/>
                <w:szCs w:val="16"/>
              </w:rPr>
              <w:t>SSPC-SP1/SP5 (NACE No. 1) (SA 3)</w:t>
            </w:r>
          </w:p>
          <w:p w14:paraId="12816B5E" w14:textId="2D5C0E88" w:rsidR="001332E4" w:rsidRPr="00D750DA" w:rsidRDefault="004B5C7C" w:rsidP="001332E4">
            <w:pPr>
              <w:autoSpaceDE/>
              <w:autoSpaceDN/>
              <w:adjustRightInd/>
              <w:spacing w:before="40" w:after="40" w:line="200" w:lineRule="exact"/>
              <w:ind w:left="-22"/>
              <w:rPr>
                <w:sz w:val="16"/>
                <w:szCs w:val="16"/>
                <w:lang w:val="ru-RU"/>
              </w:rPr>
            </w:pPr>
            <w:r>
              <w:rPr>
                <w:sz w:val="16"/>
                <w:szCs w:val="16"/>
                <w:lang w:val="ru-RU"/>
              </w:rPr>
              <w:t>Абразивоструйная</w:t>
            </w:r>
            <w:r w:rsidR="00D801E6" w:rsidRPr="00D801E6">
              <w:rPr>
                <w:sz w:val="16"/>
                <w:szCs w:val="16"/>
                <w:lang w:val="ru-RU"/>
              </w:rPr>
              <w:t xml:space="preserve"> </w:t>
            </w:r>
            <w:r w:rsidR="001332E4" w:rsidRPr="00D750DA">
              <w:rPr>
                <w:sz w:val="16"/>
                <w:szCs w:val="16"/>
                <w:lang w:val="ru-RU"/>
              </w:rPr>
              <w:t>очистка до белого металла.</w:t>
            </w:r>
          </w:p>
        </w:tc>
        <w:tc>
          <w:tcPr>
            <w:tcW w:w="1332" w:type="dxa"/>
            <w:tcBorders>
              <w:top w:val="nil"/>
              <w:left w:val="nil"/>
              <w:bottom w:val="nil"/>
              <w:right w:val="nil"/>
            </w:tcBorders>
          </w:tcPr>
          <w:p w14:paraId="0A00AB66" w14:textId="77777777" w:rsidR="001332E4" w:rsidRPr="0080497E" w:rsidRDefault="001332E4" w:rsidP="001332E4">
            <w:pPr>
              <w:tabs>
                <w:tab w:val="left" w:pos="262"/>
              </w:tabs>
              <w:autoSpaceDE/>
              <w:autoSpaceDN/>
              <w:adjustRightInd/>
              <w:spacing w:before="40" w:after="40" w:line="200" w:lineRule="exact"/>
              <w:ind w:left="0"/>
              <w:jc w:val="center"/>
              <w:rPr>
                <w:b/>
                <w:sz w:val="16"/>
                <w:szCs w:val="16"/>
              </w:rPr>
            </w:pPr>
            <w:r w:rsidRPr="0080497E">
              <w:rPr>
                <w:b/>
                <w:sz w:val="16"/>
                <w:szCs w:val="16"/>
              </w:rPr>
              <w:t>Touch Up:</w:t>
            </w:r>
          </w:p>
        </w:tc>
        <w:tc>
          <w:tcPr>
            <w:tcW w:w="3949" w:type="dxa"/>
            <w:gridSpan w:val="4"/>
            <w:vMerge w:val="restart"/>
            <w:tcBorders>
              <w:top w:val="nil"/>
              <w:left w:val="nil"/>
              <w:bottom w:val="nil"/>
              <w:right w:val="nil"/>
            </w:tcBorders>
          </w:tcPr>
          <w:p w14:paraId="56BC2F03" w14:textId="77777777" w:rsidR="001332E4" w:rsidRPr="00D750DA" w:rsidRDefault="001332E4" w:rsidP="001332E4">
            <w:pPr>
              <w:autoSpaceDE/>
              <w:autoSpaceDN/>
              <w:adjustRightInd/>
              <w:spacing w:before="40" w:after="40" w:line="200" w:lineRule="exact"/>
              <w:ind w:left="-22"/>
              <w:rPr>
                <w:sz w:val="16"/>
                <w:szCs w:val="16"/>
                <w:lang w:val="ru-RU"/>
              </w:rPr>
            </w:pPr>
            <w:r w:rsidRPr="00D750DA">
              <w:rPr>
                <w:sz w:val="16"/>
                <w:szCs w:val="16"/>
                <w:lang w:val="ru-RU"/>
              </w:rPr>
              <w:t>После ввода в эксплуатацию, использовать систему</w:t>
            </w:r>
            <w:r w:rsidRPr="001522A3">
              <w:rPr>
                <w:sz w:val="16"/>
                <w:szCs w:val="16"/>
                <w:lang w:val="ru-RU"/>
              </w:rPr>
              <w:t xml:space="preserve"> 4.</w:t>
            </w:r>
            <w:r>
              <w:rPr>
                <w:sz w:val="16"/>
                <w:szCs w:val="16"/>
                <w:lang w:val="ru-RU"/>
              </w:rPr>
              <w:t xml:space="preserve">1 </w:t>
            </w:r>
            <w:r w:rsidRPr="00D750DA">
              <w:rPr>
                <w:sz w:val="16"/>
                <w:szCs w:val="16"/>
                <w:lang w:val="ru-RU"/>
              </w:rPr>
              <w:t xml:space="preserve"> выше уровня воды, ниже уровня использовать </w:t>
            </w:r>
            <w:r>
              <w:rPr>
                <w:sz w:val="16"/>
                <w:szCs w:val="16"/>
                <w:lang w:val="ru-RU"/>
              </w:rPr>
              <w:t xml:space="preserve">эту </w:t>
            </w:r>
            <w:r w:rsidRPr="00D750DA">
              <w:rPr>
                <w:sz w:val="16"/>
                <w:szCs w:val="16"/>
                <w:lang w:val="ru-RU"/>
              </w:rPr>
              <w:t>систему.</w:t>
            </w:r>
          </w:p>
        </w:tc>
      </w:tr>
      <w:tr w:rsidR="001332E4" w:rsidRPr="00BC5FF9" w14:paraId="2CBDD8FC" w14:textId="77777777" w:rsidTr="00D750DA">
        <w:trPr>
          <w:trHeight w:val="288"/>
        </w:trPr>
        <w:tc>
          <w:tcPr>
            <w:tcW w:w="1440" w:type="dxa"/>
            <w:gridSpan w:val="2"/>
            <w:tcBorders>
              <w:top w:val="nil"/>
              <w:left w:val="nil"/>
              <w:bottom w:val="nil"/>
              <w:right w:val="nil"/>
            </w:tcBorders>
            <w:vAlign w:val="center"/>
          </w:tcPr>
          <w:p w14:paraId="01D51E3B" w14:textId="77777777" w:rsidR="001332E4" w:rsidRPr="00E77E11" w:rsidRDefault="001332E4" w:rsidP="001332E4">
            <w:pPr>
              <w:pStyle w:val="CES5191Arial8bold"/>
              <w:spacing w:before="60" w:after="60" w:line="240" w:lineRule="auto"/>
              <w:rPr>
                <w:rFonts w:ascii="Times New Roman" w:hAnsi="Times New Roman" w:cs="Times New Roman"/>
              </w:rPr>
            </w:pPr>
            <w:proofErr w:type="spellStart"/>
            <w:r w:rsidRPr="00907ED0">
              <w:rPr>
                <w:rFonts w:ascii="Times New Roman" w:hAnsi="Times New Roman" w:cs="Times New Roman"/>
              </w:rPr>
              <w:t>Профиль</w:t>
            </w:r>
            <w:proofErr w:type="spellEnd"/>
            <w:r w:rsidRPr="00907ED0">
              <w:rPr>
                <w:rFonts w:ascii="Times New Roman" w:hAnsi="Times New Roman" w:cs="Times New Roman"/>
              </w:rPr>
              <w:t>:</w:t>
            </w:r>
          </w:p>
        </w:tc>
        <w:tc>
          <w:tcPr>
            <w:tcW w:w="2808" w:type="dxa"/>
            <w:gridSpan w:val="2"/>
            <w:tcBorders>
              <w:top w:val="nil"/>
              <w:left w:val="nil"/>
              <w:bottom w:val="nil"/>
              <w:right w:val="nil"/>
            </w:tcBorders>
            <w:vAlign w:val="center"/>
          </w:tcPr>
          <w:p w14:paraId="67F579F9" w14:textId="77777777" w:rsidR="001332E4" w:rsidRPr="00D750DA" w:rsidRDefault="001332E4" w:rsidP="001332E4">
            <w:pPr>
              <w:autoSpaceDE/>
              <w:autoSpaceDN/>
              <w:adjustRightInd/>
              <w:spacing w:before="40" w:after="40" w:line="200" w:lineRule="exact"/>
              <w:ind w:left="-22"/>
              <w:rPr>
                <w:sz w:val="16"/>
                <w:szCs w:val="16"/>
                <w:lang w:val="ru-RU"/>
              </w:rPr>
            </w:pPr>
            <w:r w:rsidRPr="00D750DA">
              <w:rPr>
                <w:sz w:val="16"/>
                <w:szCs w:val="16"/>
                <w:lang w:val="ru-RU"/>
              </w:rPr>
              <w:t>См. листы технических данных изготовителя</w:t>
            </w:r>
          </w:p>
        </w:tc>
        <w:tc>
          <w:tcPr>
            <w:tcW w:w="1692" w:type="dxa"/>
            <w:gridSpan w:val="2"/>
            <w:tcBorders>
              <w:top w:val="nil"/>
              <w:left w:val="nil"/>
              <w:bottom w:val="nil"/>
              <w:right w:val="nil"/>
            </w:tcBorders>
            <w:vAlign w:val="center"/>
          </w:tcPr>
          <w:p w14:paraId="4F553CAB" w14:textId="77777777" w:rsidR="001332E4" w:rsidRPr="00D750DA" w:rsidRDefault="001332E4" w:rsidP="001332E4">
            <w:pPr>
              <w:tabs>
                <w:tab w:val="left" w:pos="262"/>
              </w:tabs>
              <w:autoSpaceDE/>
              <w:autoSpaceDN/>
              <w:adjustRightInd/>
              <w:spacing w:before="40" w:after="40" w:line="240" w:lineRule="auto"/>
              <w:ind w:left="-22"/>
              <w:rPr>
                <w:b/>
                <w:sz w:val="16"/>
                <w:szCs w:val="16"/>
                <w:lang w:val="ru-RU"/>
              </w:rPr>
            </w:pPr>
          </w:p>
        </w:tc>
        <w:tc>
          <w:tcPr>
            <w:tcW w:w="3949" w:type="dxa"/>
            <w:gridSpan w:val="4"/>
            <w:vMerge/>
            <w:tcBorders>
              <w:top w:val="nil"/>
              <w:left w:val="nil"/>
              <w:bottom w:val="nil"/>
              <w:right w:val="nil"/>
            </w:tcBorders>
            <w:vAlign w:val="center"/>
          </w:tcPr>
          <w:p w14:paraId="14055C97" w14:textId="77777777" w:rsidR="001332E4" w:rsidRPr="00D750DA" w:rsidRDefault="001332E4" w:rsidP="001332E4">
            <w:pPr>
              <w:autoSpaceDE/>
              <w:autoSpaceDN/>
              <w:adjustRightInd/>
              <w:spacing w:before="40" w:after="40" w:line="240" w:lineRule="auto"/>
              <w:ind w:left="936"/>
              <w:rPr>
                <w:sz w:val="24"/>
                <w:lang w:val="ru-RU"/>
              </w:rPr>
            </w:pPr>
          </w:p>
        </w:tc>
      </w:tr>
      <w:tr w:rsidR="001332E4" w:rsidRPr="0080497E" w14:paraId="7C7A4BC8" w14:textId="77777777" w:rsidTr="0083036E">
        <w:trPr>
          <w:trHeight w:val="288"/>
        </w:trPr>
        <w:tc>
          <w:tcPr>
            <w:tcW w:w="1440" w:type="dxa"/>
            <w:gridSpan w:val="2"/>
            <w:tcBorders>
              <w:top w:val="nil"/>
              <w:left w:val="nil"/>
              <w:bottom w:val="nil"/>
              <w:right w:val="nil"/>
            </w:tcBorders>
            <w:vAlign w:val="center"/>
          </w:tcPr>
          <w:p w14:paraId="0A3A0402" w14:textId="77777777" w:rsidR="001332E4" w:rsidRPr="00E77E11" w:rsidRDefault="001332E4" w:rsidP="001332E4">
            <w:pPr>
              <w:pStyle w:val="CES5191Arial8bold"/>
              <w:spacing w:before="60" w:after="60" w:line="240" w:lineRule="auto"/>
              <w:rPr>
                <w:rFonts w:ascii="Times New Roman" w:hAnsi="Times New Roman" w:cs="Times New Roman"/>
              </w:rPr>
            </w:pPr>
            <w:proofErr w:type="spellStart"/>
            <w:r w:rsidRPr="00907ED0">
              <w:rPr>
                <w:rFonts w:ascii="Times New Roman" w:hAnsi="Times New Roman" w:cs="Times New Roman"/>
              </w:rPr>
              <w:t>Общая</w:t>
            </w:r>
            <w:proofErr w:type="spellEnd"/>
            <w:r w:rsidRPr="00907ED0">
              <w:rPr>
                <w:rFonts w:ascii="Times New Roman" w:hAnsi="Times New Roman" w:cs="Times New Roman"/>
              </w:rPr>
              <w:t xml:space="preserve"> ТСП:</w:t>
            </w:r>
          </w:p>
        </w:tc>
        <w:tc>
          <w:tcPr>
            <w:tcW w:w="2808" w:type="dxa"/>
            <w:gridSpan w:val="2"/>
            <w:tcBorders>
              <w:top w:val="nil"/>
              <w:left w:val="nil"/>
              <w:bottom w:val="nil"/>
              <w:right w:val="nil"/>
            </w:tcBorders>
            <w:vAlign w:val="center"/>
          </w:tcPr>
          <w:p w14:paraId="6EB866A3" w14:textId="16781B4F" w:rsidR="001332E4" w:rsidRPr="0080497E" w:rsidRDefault="001332E4" w:rsidP="001332E4">
            <w:pPr>
              <w:autoSpaceDE/>
              <w:autoSpaceDN/>
              <w:adjustRightInd/>
              <w:spacing w:before="40" w:after="40" w:line="240" w:lineRule="auto"/>
              <w:ind w:left="-22"/>
              <w:rPr>
                <w:sz w:val="16"/>
                <w:szCs w:val="16"/>
              </w:rPr>
            </w:pPr>
            <w:del w:id="411" w:author="Kurmanov, Aidyn [STAMGazStroy LLP]" w:date="2025-12-11T15:49:00Z" w16du:dateUtc="2025-12-11T10:49:00Z">
              <w:r w:rsidRPr="0080497E">
                <w:rPr>
                  <w:sz w:val="16"/>
                  <w:szCs w:val="16"/>
                </w:rPr>
                <w:delText>1.27</w:delText>
              </w:r>
              <w:r>
                <w:rPr>
                  <w:sz w:val="16"/>
                  <w:szCs w:val="16"/>
                  <w:lang w:val="ru-RU"/>
                </w:rPr>
                <w:delText>см</w:delText>
              </w:r>
            </w:del>
            <w:ins w:id="412" w:author="Kurmanov, Aidyn [STAMGazStroy LLP]" w:date="2025-12-11T15:49:00Z" w16du:dateUtc="2025-12-11T10:49:00Z">
              <w:r w:rsidR="007C28CB">
                <w:rPr>
                  <w:sz w:val="16"/>
                  <w:szCs w:val="16"/>
                </w:rPr>
                <w:t>12.7 mm</w:t>
              </w:r>
            </w:ins>
            <w:r w:rsidRPr="0080497E">
              <w:rPr>
                <w:sz w:val="16"/>
                <w:szCs w:val="16"/>
              </w:rPr>
              <w:t xml:space="preserve"> (0.5 inch) (</w:t>
            </w:r>
            <w:r>
              <w:rPr>
                <w:sz w:val="16"/>
                <w:szCs w:val="16"/>
                <w:lang w:val="ru-RU"/>
              </w:rPr>
              <w:t>минимум</w:t>
            </w:r>
            <w:r w:rsidRPr="0080497E">
              <w:rPr>
                <w:sz w:val="16"/>
                <w:szCs w:val="16"/>
              </w:rPr>
              <w:t>)</w:t>
            </w:r>
          </w:p>
        </w:tc>
        <w:tc>
          <w:tcPr>
            <w:tcW w:w="1692" w:type="dxa"/>
            <w:gridSpan w:val="2"/>
            <w:tcBorders>
              <w:top w:val="nil"/>
              <w:left w:val="nil"/>
              <w:bottom w:val="nil"/>
              <w:right w:val="nil"/>
            </w:tcBorders>
            <w:vAlign w:val="center"/>
          </w:tcPr>
          <w:p w14:paraId="334677F9" w14:textId="77777777" w:rsidR="001332E4" w:rsidRPr="0080497E" w:rsidRDefault="001332E4" w:rsidP="001332E4">
            <w:pPr>
              <w:autoSpaceDE/>
              <w:autoSpaceDN/>
              <w:adjustRightInd/>
              <w:spacing w:before="40" w:after="40" w:line="240" w:lineRule="auto"/>
              <w:ind w:left="-22"/>
              <w:rPr>
                <w:b/>
                <w:sz w:val="16"/>
                <w:szCs w:val="16"/>
              </w:rPr>
            </w:pPr>
          </w:p>
        </w:tc>
        <w:tc>
          <w:tcPr>
            <w:tcW w:w="3949" w:type="dxa"/>
            <w:gridSpan w:val="4"/>
            <w:vMerge/>
            <w:tcBorders>
              <w:top w:val="nil"/>
              <w:left w:val="nil"/>
              <w:bottom w:val="nil"/>
              <w:right w:val="nil"/>
            </w:tcBorders>
            <w:vAlign w:val="center"/>
          </w:tcPr>
          <w:p w14:paraId="31754F91" w14:textId="77777777" w:rsidR="001332E4" w:rsidRPr="0080497E" w:rsidRDefault="001332E4" w:rsidP="001332E4">
            <w:pPr>
              <w:autoSpaceDE/>
              <w:autoSpaceDN/>
              <w:adjustRightInd/>
              <w:spacing w:before="40" w:after="40" w:line="240" w:lineRule="auto"/>
              <w:ind w:left="936"/>
              <w:rPr>
                <w:sz w:val="24"/>
              </w:rPr>
            </w:pPr>
          </w:p>
        </w:tc>
      </w:tr>
      <w:tr w:rsidR="001332E4" w:rsidRPr="0080497E" w14:paraId="76FF3495" w14:textId="77777777" w:rsidTr="00D750DA">
        <w:trPr>
          <w:trHeight w:val="360"/>
        </w:trPr>
        <w:tc>
          <w:tcPr>
            <w:tcW w:w="1908" w:type="dxa"/>
            <w:gridSpan w:val="3"/>
            <w:tcBorders>
              <w:bottom w:val="single" w:sz="4" w:space="0" w:color="auto"/>
            </w:tcBorders>
            <w:shd w:val="clear" w:color="auto" w:fill="000000" w:themeFill="text1"/>
            <w:vAlign w:val="center"/>
          </w:tcPr>
          <w:p w14:paraId="7ABA3D40" w14:textId="77777777" w:rsidR="001332E4" w:rsidRPr="007C4C25" w:rsidRDefault="001332E4" w:rsidP="001332E4">
            <w:pPr>
              <w:tabs>
                <w:tab w:val="left" w:pos="217"/>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Покрытие, Видовая классификация, ТСП</w:t>
            </w:r>
          </w:p>
        </w:tc>
        <w:tc>
          <w:tcPr>
            <w:tcW w:w="2340" w:type="dxa"/>
            <w:tcBorders>
              <w:bottom w:val="single" w:sz="4" w:space="0" w:color="auto"/>
            </w:tcBorders>
            <w:shd w:val="clear" w:color="auto" w:fill="000000" w:themeFill="text1"/>
            <w:vAlign w:val="center"/>
          </w:tcPr>
          <w:p w14:paraId="55CCBB5B" w14:textId="77777777" w:rsidR="001332E4" w:rsidRPr="007C4C25" w:rsidRDefault="001332E4" w:rsidP="00666FF5">
            <w:pPr>
              <w:numPr>
                <w:ilvl w:val="0"/>
                <w:numId w:val="32"/>
              </w:numPr>
              <w:tabs>
                <w:tab w:val="left" w:pos="0"/>
              </w:tabs>
              <w:autoSpaceDE/>
              <w:autoSpaceDN/>
              <w:adjustRightInd/>
              <w:spacing w:before="0" w:line="280" w:lineRule="atLeast"/>
              <w:ind w:left="-207" w:firstLine="0"/>
              <w:rPr>
                <w:b/>
                <w:color w:val="FFFFFF" w:themeColor="background1"/>
                <w:sz w:val="18"/>
                <w:szCs w:val="18"/>
              </w:rPr>
            </w:pPr>
            <w:r w:rsidRPr="00D750DA">
              <w:rPr>
                <w:b/>
                <w:color w:val="FFFFFF" w:themeColor="background1"/>
                <w:sz w:val="16"/>
                <w:szCs w:val="24"/>
                <w:lang w:val="ru-RU"/>
              </w:rPr>
              <w:t>Изготовитель</w:t>
            </w:r>
          </w:p>
        </w:tc>
        <w:tc>
          <w:tcPr>
            <w:tcW w:w="2610" w:type="dxa"/>
            <w:gridSpan w:val="3"/>
            <w:tcBorders>
              <w:bottom w:val="single" w:sz="4" w:space="0" w:color="auto"/>
            </w:tcBorders>
            <w:shd w:val="clear" w:color="auto" w:fill="000000" w:themeFill="text1"/>
            <w:vAlign w:val="center"/>
          </w:tcPr>
          <w:p w14:paraId="2A3C7CAF" w14:textId="77777777" w:rsidR="001332E4" w:rsidRPr="007C4C25" w:rsidRDefault="001332E4" w:rsidP="001332E4">
            <w:pPr>
              <w:tabs>
                <w:tab w:val="left" w:pos="5"/>
              </w:tabs>
              <w:autoSpaceDE/>
              <w:autoSpaceDN/>
              <w:adjustRightInd/>
              <w:spacing w:before="0" w:line="280" w:lineRule="atLeast"/>
              <w:ind w:left="1263"/>
              <w:rPr>
                <w:b/>
                <w:color w:val="FFFFFF" w:themeColor="background1"/>
                <w:sz w:val="18"/>
                <w:szCs w:val="18"/>
              </w:rPr>
            </w:pPr>
            <w:r w:rsidRPr="00D750DA">
              <w:rPr>
                <w:b/>
                <w:color w:val="FFFFFF" w:themeColor="background1"/>
                <w:sz w:val="16"/>
                <w:szCs w:val="24"/>
                <w:lang w:val="ru-RU"/>
              </w:rPr>
              <w:t>Наименование материала</w:t>
            </w:r>
          </w:p>
        </w:tc>
        <w:tc>
          <w:tcPr>
            <w:tcW w:w="1080" w:type="dxa"/>
            <w:gridSpan w:val="2"/>
            <w:tcBorders>
              <w:bottom w:val="single" w:sz="4" w:space="0" w:color="auto"/>
            </w:tcBorders>
            <w:shd w:val="clear" w:color="auto" w:fill="000000" w:themeFill="text1"/>
            <w:vAlign w:val="center"/>
          </w:tcPr>
          <w:p w14:paraId="6D880B41" w14:textId="77777777" w:rsidR="001332E4" w:rsidRPr="007C4C25" w:rsidRDefault="001332E4" w:rsidP="001332E4">
            <w:pPr>
              <w:tabs>
                <w:tab w:val="left" w:pos="274"/>
              </w:tabs>
              <w:autoSpaceDE/>
              <w:autoSpaceDN/>
              <w:adjustRightInd/>
              <w:spacing w:before="0" w:line="280" w:lineRule="atLeast"/>
              <w:ind w:left="0"/>
              <w:jc w:val="center"/>
              <w:rPr>
                <w:b/>
                <w:color w:val="FFFFFF" w:themeColor="background1"/>
                <w:sz w:val="18"/>
                <w:szCs w:val="18"/>
              </w:rPr>
            </w:pPr>
            <w:r w:rsidRPr="00D750DA">
              <w:rPr>
                <w:b/>
                <w:color w:val="FFFFFF" w:themeColor="background1"/>
                <w:sz w:val="16"/>
                <w:szCs w:val="24"/>
                <w:lang w:val="ru-RU"/>
              </w:rPr>
              <w:t>ЛОС (г/л)</w:t>
            </w:r>
          </w:p>
        </w:tc>
        <w:tc>
          <w:tcPr>
            <w:tcW w:w="1951" w:type="dxa"/>
            <w:tcBorders>
              <w:bottom w:val="single" w:sz="4" w:space="0" w:color="auto"/>
            </w:tcBorders>
            <w:shd w:val="clear" w:color="auto" w:fill="000000" w:themeFill="text1"/>
            <w:vAlign w:val="center"/>
          </w:tcPr>
          <w:p w14:paraId="1724B9F9" w14:textId="77777777" w:rsidR="001332E4" w:rsidRPr="007C4C25" w:rsidRDefault="001332E4" w:rsidP="001332E4">
            <w:pPr>
              <w:tabs>
                <w:tab w:val="left" w:pos="186"/>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1332E4" w:rsidRPr="0080497E" w14:paraId="0AADB650" w14:textId="77777777" w:rsidTr="00D750DA">
        <w:trPr>
          <w:trHeight w:val="288"/>
        </w:trPr>
        <w:tc>
          <w:tcPr>
            <w:tcW w:w="1908" w:type="dxa"/>
            <w:gridSpan w:val="3"/>
            <w:tcBorders>
              <w:top w:val="single" w:sz="4" w:space="0" w:color="auto"/>
              <w:left w:val="nil"/>
              <w:bottom w:val="nil"/>
              <w:right w:val="nil"/>
            </w:tcBorders>
            <w:vAlign w:val="center"/>
          </w:tcPr>
          <w:p w14:paraId="379141FF" w14:textId="77777777" w:rsidR="001332E4" w:rsidRPr="00D750DA" w:rsidRDefault="001332E4" w:rsidP="001332E4">
            <w:pPr>
              <w:tabs>
                <w:tab w:val="left" w:pos="217"/>
              </w:tabs>
              <w:autoSpaceDE/>
              <w:autoSpaceDN/>
              <w:adjustRightInd/>
              <w:spacing w:before="40" w:after="40" w:line="200" w:lineRule="exact"/>
              <w:ind w:left="0"/>
              <w:rPr>
                <w:b/>
                <w:sz w:val="16"/>
                <w:szCs w:val="16"/>
                <w:lang w:val="ru-RU"/>
              </w:rPr>
            </w:pPr>
            <w:r w:rsidRPr="00D750DA">
              <w:rPr>
                <w:b/>
                <w:sz w:val="16"/>
                <w:szCs w:val="16"/>
                <w:lang w:val="ru-RU"/>
              </w:rPr>
              <w:t>Периодическое смачивание</w:t>
            </w:r>
          </w:p>
          <w:p w14:paraId="5A9DB5DE" w14:textId="77777777" w:rsidR="001332E4" w:rsidRPr="0080497E" w:rsidRDefault="001332E4" w:rsidP="001332E4">
            <w:pPr>
              <w:tabs>
                <w:tab w:val="left" w:pos="217"/>
              </w:tabs>
              <w:autoSpaceDE/>
              <w:autoSpaceDN/>
              <w:adjustRightInd/>
              <w:spacing w:before="40" w:after="40" w:line="200" w:lineRule="exact"/>
              <w:ind w:left="0"/>
              <w:rPr>
                <w:b/>
                <w:sz w:val="16"/>
                <w:szCs w:val="16"/>
              </w:rPr>
            </w:pPr>
            <w:r w:rsidRPr="00D750DA">
              <w:rPr>
                <w:b/>
                <w:sz w:val="16"/>
                <w:szCs w:val="16"/>
                <w:lang w:val="ru-RU"/>
              </w:rPr>
              <w:t>Покрытие</w:t>
            </w:r>
          </w:p>
        </w:tc>
        <w:tc>
          <w:tcPr>
            <w:tcW w:w="2340" w:type="dxa"/>
            <w:tcBorders>
              <w:top w:val="single" w:sz="4" w:space="0" w:color="auto"/>
              <w:left w:val="nil"/>
              <w:bottom w:val="nil"/>
              <w:right w:val="nil"/>
            </w:tcBorders>
            <w:vAlign w:val="center"/>
          </w:tcPr>
          <w:p w14:paraId="6F56E481" w14:textId="77777777" w:rsidR="001332E4" w:rsidRPr="0080497E" w:rsidRDefault="001332E4" w:rsidP="001332E4">
            <w:pPr>
              <w:tabs>
                <w:tab w:val="left" w:pos="0"/>
              </w:tabs>
              <w:autoSpaceDE/>
              <w:autoSpaceDN/>
              <w:adjustRightInd/>
              <w:spacing w:before="40" w:after="40" w:line="200" w:lineRule="exact"/>
              <w:ind w:left="-65"/>
              <w:rPr>
                <w:sz w:val="16"/>
                <w:szCs w:val="16"/>
              </w:rPr>
            </w:pPr>
            <w:r w:rsidRPr="0080497E">
              <w:rPr>
                <w:sz w:val="16"/>
                <w:szCs w:val="16"/>
              </w:rPr>
              <w:t>Carboline</w:t>
            </w:r>
          </w:p>
        </w:tc>
        <w:tc>
          <w:tcPr>
            <w:tcW w:w="2610" w:type="dxa"/>
            <w:gridSpan w:val="3"/>
            <w:tcBorders>
              <w:top w:val="single" w:sz="4" w:space="0" w:color="auto"/>
              <w:left w:val="nil"/>
              <w:bottom w:val="nil"/>
              <w:right w:val="nil"/>
            </w:tcBorders>
            <w:vAlign w:val="center"/>
          </w:tcPr>
          <w:p w14:paraId="7389276A" w14:textId="77777777" w:rsidR="001332E4" w:rsidRPr="0055688E" w:rsidRDefault="001332E4" w:rsidP="001332E4">
            <w:pPr>
              <w:tabs>
                <w:tab w:val="left" w:pos="147"/>
              </w:tabs>
              <w:autoSpaceDE/>
              <w:autoSpaceDN/>
              <w:adjustRightInd/>
              <w:spacing w:before="40" w:after="40" w:line="200" w:lineRule="exact"/>
              <w:ind w:left="5"/>
              <w:rPr>
                <w:sz w:val="16"/>
                <w:szCs w:val="16"/>
              </w:rPr>
            </w:pPr>
            <w:proofErr w:type="spellStart"/>
            <w:proofErr w:type="gramStart"/>
            <w:r w:rsidRPr="0055688E">
              <w:rPr>
                <w:sz w:val="16"/>
                <w:szCs w:val="16"/>
              </w:rPr>
              <w:t>Carboguard</w:t>
            </w:r>
            <w:proofErr w:type="spellEnd"/>
            <w:r w:rsidRPr="0055688E">
              <w:rPr>
                <w:sz w:val="16"/>
                <w:szCs w:val="16"/>
              </w:rPr>
              <w:t xml:space="preserve">  A</w:t>
            </w:r>
            <w:proofErr w:type="gramEnd"/>
            <w:r w:rsidRPr="0055688E">
              <w:rPr>
                <w:sz w:val="16"/>
                <w:szCs w:val="16"/>
              </w:rPr>
              <w:t>-788</w:t>
            </w:r>
          </w:p>
        </w:tc>
        <w:tc>
          <w:tcPr>
            <w:tcW w:w="1080" w:type="dxa"/>
            <w:gridSpan w:val="2"/>
            <w:tcBorders>
              <w:top w:val="single" w:sz="4" w:space="0" w:color="auto"/>
              <w:left w:val="nil"/>
              <w:bottom w:val="nil"/>
              <w:right w:val="nil"/>
            </w:tcBorders>
            <w:vAlign w:val="center"/>
          </w:tcPr>
          <w:p w14:paraId="6FBA05C4" w14:textId="77777777" w:rsidR="001332E4" w:rsidRPr="0055688E" w:rsidRDefault="001332E4" w:rsidP="001332E4">
            <w:pPr>
              <w:tabs>
                <w:tab w:val="left" w:pos="274"/>
              </w:tabs>
              <w:autoSpaceDE/>
              <w:autoSpaceDN/>
              <w:adjustRightInd/>
              <w:spacing w:before="40" w:after="40" w:line="200" w:lineRule="exact"/>
              <w:ind w:left="0"/>
              <w:jc w:val="center"/>
              <w:rPr>
                <w:sz w:val="16"/>
                <w:szCs w:val="16"/>
              </w:rPr>
            </w:pPr>
            <w:r w:rsidRPr="0055688E">
              <w:rPr>
                <w:sz w:val="16"/>
                <w:szCs w:val="16"/>
              </w:rPr>
              <w:t>0</w:t>
            </w:r>
          </w:p>
        </w:tc>
        <w:tc>
          <w:tcPr>
            <w:tcW w:w="1951" w:type="dxa"/>
            <w:tcBorders>
              <w:top w:val="single" w:sz="4" w:space="0" w:color="auto"/>
              <w:left w:val="nil"/>
              <w:bottom w:val="nil"/>
              <w:right w:val="nil"/>
            </w:tcBorders>
            <w:vAlign w:val="center"/>
          </w:tcPr>
          <w:p w14:paraId="4E7C1E92" w14:textId="77777777" w:rsidR="001332E4" w:rsidRPr="0080497E" w:rsidRDefault="001332E4" w:rsidP="001332E4">
            <w:pPr>
              <w:tabs>
                <w:tab w:val="left" w:pos="186"/>
              </w:tabs>
              <w:autoSpaceDE/>
              <w:autoSpaceDN/>
              <w:adjustRightInd/>
              <w:spacing w:before="40" w:after="40" w:line="200" w:lineRule="exact"/>
              <w:ind w:left="65"/>
              <w:rPr>
                <w:sz w:val="16"/>
                <w:szCs w:val="16"/>
              </w:rPr>
            </w:pPr>
            <w:r w:rsidRPr="00AD1252">
              <w:rPr>
                <w:sz w:val="16"/>
                <w:szCs w:val="16"/>
              </w:rPr>
              <w:t>93°C</w:t>
            </w:r>
            <w:r w:rsidRPr="00043026">
              <w:rPr>
                <w:sz w:val="16"/>
                <w:szCs w:val="16"/>
              </w:rPr>
              <w:t>(</w:t>
            </w:r>
            <w:r w:rsidRPr="009F7DF3">
              <w:rPr>
                <w:sz w:val="16"/>
                <w:szCs w:val="16"/>
              </w:rPr>
              <w:t>200°F</w:t>
            </w:r>
            <w:r w:rsidRPr="00043026">
              <w:rPr>
                <w:sz w:val="16"/>
                <w:szCs w:val="16"/>
              </w:rPr>
              <w:t>)</w:t>
            </w:r>
          </w:p>
        </w:tc>
      </w:tr>
      <w:tr w:rsidR="001332E4" w:rsidRPr="0080497E" w14:paraId="3764EA82" w14:textId="77777777" w:rsidTr="00D750DA">
        <w:trPr>
          <w:trHeight w:val="288"/>
        </w:trPr>
        <w:tc>
          <w:tcPr>
            <w:tcW w:w="1908" w:type="dxa"/>
            <w:gridSpan w:val="3"/>
            <w:tcBorders>
              <w:top w:val="nil"/>
              <w:left w:val="nil"/>
              <w:bottom w:val="nil"/>
              <w:right w:val="nil"/>
            </w:tcBorders>
            <w:vAlign w:val="center"/>
          </w:tcPr>
          <w:p w14:paraId="4537C46C" w14:textId="77777777" w:rsidR="001332E4" w:rsidRPr="00D750DA" w:rsidRDefault="001332E4" w:rsidP="001332E4">
            <w:pPr>
              <w:tabs>
                <w:tab w:val="left" w:pos="217"/>
              </w:tabs>
              <w:autoSpaceDE/>
              <w:autoSpaceDN/>
              <w:adjustRightInd/>
              <w:spacing w:before="40" w:after="40" w:line="200" w:lineRule="exact"/>
              <w:ind w:left="0"/>
              <w:rPr>
                <w:b/>
                <w:sz w:val="16"/>
                <w:szCs w:val="16"/>
                <w:lang w:val="ru-RU"/>
              </w:rPr>
            </w:pPr>
            <w:r>
              <w:rPr>
                <w:b/>
                <w:sz w:val="16"/>
                <w:szCs w:val="16"/>
                <w:lang w:val="ru-RU"/>
              </w:rPr>
              <w:t>Без асбеста</w:t>
            </w:r>
          </w:p>
        </w:tc>
        <w:tc>
          <w:tcPr>
            <w:tcW w:w="2340" w:type="dxa"/>
            <w:tcBorders>
              <w:top w:val="nil"/>
              <w:left w:val="nil"/>
              <w:bottom w:val="nil"/>
              <w:right w:val="nil"/>
            </w:tcBorders>
            <w:vAlign w:val="center"/>
          </w:tcPr>
          <w:p w14:paraId="07774744" w14:textId="77777777" w:rsidR="001332E4" w:rsidRPr="0080497E" w:rsidRDefault="001332E4" w:rsidP="001332E4">
            <w:pPr>
              <w:tabs>
                <w:tab w:val="left" w:pos="0"/>
              </w:tabs>
              <w:autoSpaceDE/>
              <w:autoSpaceDN/>
              <w:adjustRightInd/>
              <w:spacing w:before="40" w:after="40" w:line="200" w:lineRule="exact"/>
              <w:ind w:left="-65"/>
              <w:rPr>
                <w:sz w:val="16"/>
                <w:szCs w:val="16"/>
              </w:rPr>
            </w:pPr>
            <w:r w:rsidRPr="0080497E">
              <w:rPr>
                <w:sz w:val="16"/>
                <w:szCs w:val="16"/>
              </w:rPr>
              <w:t>Hempel Coatings (USA), Inc.</w:t>
            </w:r>
          </w:p>
        </w:tc>
        <w:tc>
          <w:tcPr>
            <w:tcW w:w="2610" w:type="dxa"/>
            <w:gridSpan w:val="3"/>
            <w:tcBorders>
              <w:top w:val="nil"/>
              <w:left w:val="nil"/>
              <w:bottom w:val="nil"/>
              <w:right w:val="nil"/>
            </w:tcBorders>
            <w:vAlign w:val="center"/>
          </w:tcPr>
          <w:p w14:paraId="5D44E885" w14:textId="77777777" w:rsidR="0001653E" w:rsidRPr="0055688E" w:rsidRDefault="0001653E" w:rsidP="0001653E">
            <w:pPr>
              <w:tabs>
                <w:tab w:val="left" w:pos="147"/>
              </w:tabs>
              <w:autoSpaceDE/>
              <w:autoSpaceDN/>
              <w:adjustRightInd/>
              <w:spacing w:before="40" w:after="40" w:line="200" w:lineRule="exact"/>
              <w:ind w:left="5"/>
              <w:rPr>
                <w:sz w:val="16"/>
                <w:szCs w:val="16"/>
              </w:rPr>
            </w:pPr>
            <w:proofErr w:type="spellStart"/>
            <w:r w:rsidRPr="0055688E">
              <w:rPr>
                <w:sz w:val="16"/>
                <w:szCs w:val="16"/>
              </w:rPr>
              <w:t>Hempadur</w:t>
            </w:r>
            <w:proofErr w:type="spellEnd"/>
            <w:r w:rsidRPr="0055688E">
              <w:rPr>
                <w:sz w:val="16"/>
                <w:szCs w:val="16"/>
              </w:rPr>
              <w:t xml:space="preserve"> Spray-Guard 35493</w:t>
            </w:r>
          </w:p>
          <w:p w14:paraId="37991E78" w14:textId="77777777" w:rsidR="0001653E" w:rsidRPr="0055688E" w:rsidRDefault="0001653E" w:rsidP="0001653E">
            <w:pPr>
              <w:tabs>
                <w:tab w:val="left" w:pos="147"/>
              </w:tabs>
              <w:autoSpaceDE/>
              <w:autoSpaceDN/>
              <w:adjustRightInd/>
              <w:spacing w:before="40" w:after="40" w:line="200" w:lineRule="exact"/>
              <w:ind w:left="5"/>
              <w:rPr>
                <w:sz w:val="16"/>
                <w:szCs w:val="16"/>
              </w:rPr>
            </w:pPr>
            <w:proofErr w:type="spellStart"/>
            <w:r w:rsidRPr="0055688E">
              <w:rPr>
                <w:sz w:val="16"/>
                <w:szCs w:val="16"/>
              </w:rPr>
              <w:t>Hempadur</w:t>
            </w:r>
            <w:proofErr w:type="spellEnd"/>
            <w:r w:rsidRPr="0055688E">
              <w:rPr>
                <w:sz w:val="16"/>
                <w:szCs w:val="16"/>
              </w:rPr>
              <w:t xml:space="preserve"> 35840</w:t>
            </w:r>
          </w:p>
          <w:p w14:paraId="0832A781" w14:textId="77777777" w:rsidR="0001653E" w:rsidRPr="0055688E" w:rsidRDefault="0001653E" w:rsidP="0001653E">
            <w:pPr>
              <w:tabs>
                <w:tab w:val="left" w:pos="147"/>
              </w:tabs>
              <w:autoSpaceDE/>
              <w:autoSpaceDN/>
              <w:adjustRightInd/>
              <w:spacing w:before="40" w:after="40" w:line="200" w:lineRule="exact"/>
              <w:ind w:left="5"/>
              <w:rPr>
                <w:sz w:val="16"/>
                <w:szCs w:val="16"/>
              </w:rPr>
            </w:pPr>
            <w:proofErr w:type="spellStart"/>
            <w:r w:rsidRPr="0055688E">
              <w:rPr>
                <w:sz w:val="16"/>
                <w:szCs w:val="16"/>
              </w:rPr>
              <w:t>Hempadur</w:t>
            </w:r>
            <w:proofErr w:type="spellEnd"/>
            <w:r w:rsidRPr="0055688E">
              <w:rPr>
                <w:sz w:val="16"/>
                <w:szCs w:val="16"/>
              </w:rPr>
              <w:t xml:space="preserve"> 35560</w:t>
            </w:r>
          </w:p>
          <w:p w14:paraId="1A50C566" w14:textId="77777777" w:rsidR="0001653E" w:rsidRPr="0055688E" w:rsidRDefault="0001653E" w:rsidP="0001653E">
            <w:pPr>
              <w:tabs>
                <w:tab w:val="left" w:pos="147"/>
              </w:tabs>
              <w:autoSpaceDE/>
              <w:autoSpaceDN/>
              <w:adjustRightInd/>
              <w:spacing w:before="40" w:after="40" w:line="200" w:lineRule="exact"/>
              <w:ind w:left="5"/>
              <w:rPr>
                <w:sz w:val="16"/>
                <w:szCs w:val="16"/>
              </w:rPr>
            </w:pPr>
            <w:proofErr w:type="spellStart"/>
            <w:r w:rsidRPr="0055688E">
              <w:rPr>
                <w:sz w:val="16"/>
                <w:szCs w:val="16"/>
              </w:rPr>
              <w:t>Hempadur</w:t>
            </w:r>
            <w:proofErr w:type="spellEnd"/>
            <w:r w:rsidRPr="0055688E">
              <w:rPr>
                <w:sz w:val="16"/>
                <w:szCs w:val="16"/>
              </w:rPr>
              <w:t xml:space="preserve"> 35842</w:t>
            </w:r>
          </w:p>
          <w:p w14:paraId="401FC8EC" w14:textId="77A3B090" w:rsidR="0001653E" w:rsidRPr="0055688E" w:rsidRDefault="0001653E" w:rsidP="0001653E">
            <w:pPr>
              <w:tabs>
                <w:tab w:val="left" w:pos="147"/>
              </w:tabs>
              <w:autoSpaceDE/>
              <w:autoSpaceDN/>
              <w:adjustRightInd/>
              <w:spacing w:before="40" w:after="40" w:line="200" w:lineRule="exact"/>
              <w:ind w:left="5"/>
              <w:rPr>
                <w:sz w:val="16"/>
                <w:szCs w:val="16"/>
                <w:lang w:val="ru-RU"/>
              </w:rPr>
            </w:pPr>
            <w:proofErr w:type="spellStart"/>
            <w:r w:rsidRPr="0055688E">
              <w:rPr>
                <w:sz w:val="16"/>
                <w:szCs w:val="16"/>
              </w:rPr>
              <w:t>Hempadur</w:t>
            </w:r>
            <w:proofErr w:type="spellEnd"/>
            <w:r w:rsidRPr="0055688E">
              <w:rPr>
                <w:sz w:val="16"/>
                <w:szCs w:val="16"/>
              </w:rPr>
              <w:t xml:space="preserve"> Spray-Guard 35490</w:t>
            </w:r>
          </w:p>
        </w:tc>
        <w:tc>
          <w:tcPr>
            <w:tcW w:w="1080" w:type="dxa"/>
            <w:gridSpan w:val="2"/>
            <w:tcBorders>
              <w:top w:val="nil"/>
              <w:left w:val="nil"/>
              <w:bottom w:val="nil"/>
              <w:right w:val="nil"/>
            </w:tcBorders>
            <w:vAlign w:val="center"/>
          </w:tcPr>
          <w:p w14:paraId="2B923A65" w14:textId="5C516679" w:rsidR="001332E4" w:rsidRPr="0055688E" w:rsidRDefault="0001653E" w:rsidP="0001653E">
            <w:pPr>
              <w:tabs>
                <w:tab w:val="left" w:pos="274"/>
              </w:tabs>
              <w:autoSpaceDE/>
              <w:autoSpaceDN/>
              <w:adjustRightInd/>
              <w:spacing w:before="40" w:after="40" w:line="200" w:lineRule="exact"/>
              <w:ind w:left="0"/>
              <w:jc w:val="center"/>
              <w:rPr>
                <w:sz w:val="16"/>
                <w:szCs w:val="16"/>
                <w:lang w:val="ru-RU"/>
              </w:rPr>
            </w:pPr>
            <w:r w:rsidRPr="0055688E">
              <w:rPr>
                <w:sz w:val="16"/>
                <w:szCs w:val="16"/>
                <w:lang w:val="ru-RU"/>
              </w:rPr>
              <w:t>22</w:t>
            </w:r>
          </w:p>
        </w:tc>
        <w:tc>
          <w:tcPr>
            <w:tcW w:w="1951" w:type="dxa"/>
            <w:tcBorders>
              <w:top w:val="nil"/>
              <w:left w:val="nil"/>
              <w:bottom w:val="nil"/>
              <w:right w:val="nil"/>
            </w:tcBorders>
            <w:vAlign w:val="center"/>
          </w:tcPr>
          <w:p w14:paraId="09FC841C" w14:textId="33ACC95F" w:rsidR="001332E4" w:rsidRPr="0080497E" w:rsidRDefault="001332E4" w:rsidP="001332E4">
            <w:pPr>
              <w:tabs>
                <w:tab w:val="left" w:pos="186"/>
              </w:tabs>
              <w:autoSpaceDE/>
              <w:autoSpaceDN/>
              <w:adjustRightInd/>
              <w:spacing w:before="40" w:after="40" w:line="200" w:lineRule="exact"/>
              <w:ind w:left="65"/>
              <w:rPr>
                <w:sz w:val="16"/>
                <w:szCs w:val="16"/>
              </w:rPr>
            </w:pPr>
            <w:r w:rsidRPr="00597743">
              <w:rPr>
                <w:sz w:val="16"/>
                <w:szCs w:val="16"/>
              </w:rPr>
              <w:t>140°C</w:t>
            </w:r>
            <w:r w:rsidRPr="00043026">
              <w:rPr>
                <w:sz w:val="16"/>
                <w:szCs w:val="16"/>
              </w:rPr>
              <w:t>(</w:t>
            </w:r>
            <w:r w:rsidRPr="00D87B34">
              <w:rPr>
                <w:sz w:val="16"/>
                <w:szCs w:val="16"/>
              </w:rPr>
              <w:t>284°F</w:t>
            </w:r>
            <w:r w:rsidRPr="00043026">
              <w:rPr>
                <w:sz w:val="16"/>
                <w:szCs w:val="16"/>
              </w:rPr>
              <w:t>)</w:t>
            </w:r>
          </w:p>
        </w:tc>
      </w:tr>
      <w:tr w:rsidR="001332E4" w:rsidRPr="0080497E" w14:paraId="08F4B57C" w14:textId="77777777" w:rsidTr="00D750DA">
        <w:trPr>
          <w:trHeight w:val="288"/>
        </w:trPr>
        <w:tc>
          <w:tcPr>
            <w:tcW w:w="1908" w:type="dxa"/>
            <w:gridSpan w:val="3"/>
            <w:tcBorders>
              <w:top w:val="nil"/>
              <w:left w:val="nil"/>
              <w:bottom w:val="nil"/>
              <w:right w:val="nil"/>
            </w:tcBorders>
            <w:vAlign w:val="center"/>
          </w:tcPr>
          <w:p w14:paraId="358549E1" w14:textId="0D362FD4" w:rsidR="001332E4" w:rsidRPr="0080497E" w:rsidRDefault="001332E4" w:rsidP="001332E4">
            <w:pPr>
              <w:tabs>
                <w:tab w:val="left" w:pos="217"/>
              </w:tabs>
              <w:autoSpaceDE/>
              <w:autoSpaceDN/>
              <w:adjustRightInd/>
              <w:spacing w:before="40" w:after="40" w:line="200" w:lineRule="exact"/>
              <w:ind w:left="0"/>
              <w:rPr>
                <w:b/>
                <w:sz w:val="16"/>
                <w:szCs w:val="16"/>
              </w:rPr>
            </w:pPr>
            <w:r w:rsidRPr="0080497E">
              <w:rPr>
                <w:b/>
                <w:sz w:val="16"/>
                <w:szCs w:val="16"/>
              </w:rPr>
              <w:t>(</w:t>
            </w:r>
            <w:r>
              <w:rPr>
                <w:b/>
                <w:sz w:val="16"/>
                <w:szCs w:val="16"/>
                <w:lang w:val="ru-RU"/>
              </w:rPr>
              <w:t>Нанесение шпат</w:t>
            </w:r>
            <w:r w:rsidR="001F006B">
              <w:rPr>
                <w:b/>
                <w:sz w:val="16"/>
                <w:szCs w:val="16"/>
                <w:lang w:val="ru-RU"/>
              </w:rPr>
              <w:t>е</w:t>
            </w:r>
            <w:r>
              <w:rPr>
                <w:b/>
                <w:sz w:val="16"/>
                <w:szCs w:val="16"/>
                <w:lang w:val="ru-RU"/>
              </w:rPr>
              <w:t>лем</w:t>
            </w:r>
            <w:r w:rsidRPr="0080497E">
              <w:rPr>
                <w:b/>
                <w:sz w:val="16"/>
                <w:szCs w:val="16"/>
              </w:rPr>
              <w:t>)</w:t>
            </w:r>
          </w:p>
        </w:tc>
        <w:tc>
          <w:tcPr>
            <w:tcW w:w="2340" w:type="dxa"/>
            <w:tcBorders>
              <w:top w:val="nil"/>
              <w:left w:val="nil"/>
              <w:bottom w:val="nil"/>
              <w:right w:val="nil"/>
            </w:tcBorders>
            <w:vAlign w:val="center"/>
          </w:tcPr>
          <w:p w14:paraId="55700F9C" w14:textId="77777777" w:rsidR="001332E4" w:rsidRPr="0080497E" w:rsidRDefault="001332E4" w:rsidP="001332E4">
            <w:pPr>
              <w:tabs>
                <w:tab w:val="left" w:pos="0"/>
              </w:tabs>
              <w:autoSpaceDE/>
              <w:autoSpaceDN/>
              <w:adjustRightInd/>
              <w:spacing w:before="40" w:after="40" w:line="200" w:lineRule="exact"/>
              <w:ind w:left="-65"/>
              <w:rPr>
                <w:sz w:val="16"/>
                <w:szCs w:val="16"/>
              </w:rPr>
            </w:pPr>
            <w:r w:rsidRPr="0080497E">
              <w:rPr>
                <w:sz w:val="16"/>
                <w:szCs w:val="16"/>
              </w:rPr>
              <w:t>International</w:t>
            </w:r>
          </w:p>
        </w:tc>
        <w:tc>
          <w:tcPr>
            <w:tcW w:w="2610" w:type="dxa"/>
            <w:gridSpan w:val="3"/>
            <w:tcBorders>
              <w:top w:val="nil"/>
              <w:left w:val="nil"/>
              <w:bottom w:val="nil"/>
              <w:right w:val="nil"/>
            </w:tcBorders>
            <w:vAlign w:val="center"/>
          </w:tcPr>
          <w:p w14:paraId="4713A977" w14:textId="77777777" w:rsidR="001332E4" w:rsidRPr="0055688E" w:rsidRDefault="001332E4" w:rsidP="001332E4">
            <w:pPr>
              <w:tabs>
                <w:tab w:val="left" w:pos="147"/>
              </w:tabs>
              <w:autoSpaceDE/>
              <w:autoSpaceDN/>
              <w:adjustRightInd/>
              <w:spacing w:before="40" w:after="40" w:line="200" w:lineRule="exact"/>
              <w:ind w:left="5"/>
              <w:rPr>
                <w:sz w:val="16"/>
                <w:szCs w:val="16"/>
              </w:rPr>
            </w:pPr>
            <w:r w:rsidRPr="0055688E">
              <w:rPr>
                <w:sz w:val="16"/>
                <w:szCs w:val="16"/>
              </w:rPr>
              <w:t>Interzone 485*</w:t>
            </w:r>
          </w:p>
          <w:p w14:paraId="5859133E" w14:textId="77777777" w:rsidR="001332E4" w:rsidRPr="0055688E" w:rsidRDefault="001332E4" w:rsidP="001332E4">
            <w:pPr>
              <w:tabs>
                <w:tab w:val="left" w:pos="147"/>
              </w:tabs>
              <w:autoSpaceDE/>
              <w:autoSpaceDN/>
              <w:adjustRightInd/>
              <w:spacing w:before="40" w:after="40" w:line="200" w:lineRule="exact"/>
              <w:ind w:left="5"/>
              <w:rPr>
                <w:sz w:val="16"/>
                <w:szCs w:val="16"/>
              </w:rPr>
            </w:pPr>
            <w:r w:rsidRPr="0055688E">
              <w:rPr>
                <w:sz w:val="16"/>
                <w:szCs w:val="16"/>
              </w:rPr>
              <w:t>Interzone 101</w:t>
            </w:r>
          </w:p>
        </w:tc>
        <w:tc>
          <w:tcPr>
            <w:tcW w:w="1080" w:type="dxa"/>
            <w:gridSpan w:val="2"/>
            <w:tcBorders>
              <w:top w:val="nil"/>
              <w:left w:val="nil"/>
              <w:bottom w:val="nil"/>
              <w:right w:val="nil"/>
            </w:tcBorders>
            <w:vAlign w:val="center"/>
          </w:tcPr>
          <w:p w14:paraId="6C4429A2" w14:textId="77777777" w:rsidR="001332E4" w:rsidRPr="0055688E" w:rsidRDefault="001332E4" w:rsidP="001332E4">
            <w:pPr>
              <w:tabs>
                <w:tab w:val="left" w:pos="274"/>
              </w:tabs>
              <w:autoSpaceDE/>
              <w:autoSpaceDN/>
              <w:adjustRightInd/>
              <w:spacing w:before="40" w:after="40" w:line="200" w:lineRule="exact"/>
              <w:ind w:left="0"/>
              <w:jc w:val="center"/>
              <w:rPr>
                <w:sz w:val="16"/>
                <w:szCs w:val="16"/>
              </w:rPr>
            </w:pPr>
            <w:r w:rsidRPr="0055688E">
              <w:rPr>
                <w:sz w:val="16"/>
                <w:szCs w:val="16"/>
              </w:rPr>
              <w:t>38</w:t>
            </w:r>
          </w:p>
          <w:p w14:paraId="0DFE0C36" w14:textId="77777777" w:rsidR="001332E4" w:rsidRPr="0055688E" w:rsidRDefault="001332E4" w:rsidP="001332E4">
            <w:pPr>
              <w:tabs>
                <w:tab w:val="left" w:pos="274"/>
              </w:tabs>
              <w:autoSpaceDE/>
              <w:autoSpaceDN/>
              <w:adjustRightInd/>
              <w:spacing w:before="40" w:after="40" w:line="200" w:lineRule="exact"/>
              <w:ind w:left="0"/>
              <w:jc w:val="center"/>
              <w:rPr>
                <w:sz w:val="16"/>
                <w:szCs w:val="16"/>
              </w:rPr>
            </w:pPr>
            <w:r w:rsidRPr="0055688E">
              <w:rPr>
                <w:sz w:val="16"/>
                <w:szCs w:val="16"/>
              </w:rPr>
              <w:t>0</w:t>
            </w:r>
          </w:p>
        </w:tc>
        <w:tc>
          <w:tcPr>
            <w:tcW w:w="1951" w:type="dxa"/>
            <w:tcBorders>
              <w:top w:val="nil"/>
              <w:left w:val="nil"/>
              <w:bottom w:val="nil"/>
              <w:right w:val="nil"/>
            </w:tcBorders>
            <w:vAlign w:val="center"/>
          </w:tcPr>
          <w:p w14:paraId="66273DDE" w14:textId="77777777" w:rsidR="001332E4" w:rsidRDefault="001332E4" w:rsidP="001332E4">
            <w:pPr>
              <w:tabs>
                <w:tab w:val="left" w:pos="186"/>
              </w:tabs>
              <w:autoSpaceDE/>
              <w:autoSpaceDN/>
              <w:adjustRightInd/>
              <w:spacing w:before="40" w:after="40" w:line="200" w:lineRule="exact"/>
              <w:ind w:left="65"/>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p w14:paraId="0A7D6E14" w14:textId="77777777" w:rsidR="001332E4" w:rsidRPr="0080497E" w:rsidRDefault="001332E4" w:rsidP="001332E4">
            <w:pPr>
              <w:tabs>
                <w:tab w:val="left" w:pos="186"/>
              </w:tabs>
              <w:autoSpaceDE/>
              <w:autoSpaceDN/>
              <w:adjustRightInd/>
              <w:spacing w:before="40" w:after="40" w:line="200" w:lineRule="exact"/>
              <w:ind w:left="65"/>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1332E4" w:rsidRPr="0080497E" w14:paraId="234F7D0F" w14:textId="77777777" w:rsidTr="00D750DA">
        <w:trPr>
          <w:trHeight w:val="288"/>
        </w:trPr>
        <w:tc>
          <w:tcPr>
            <w:tcW w:w="1908" w:type="dxa"/>
            <w:gridSpan w:val="3"/>
            <w:tcBorders>
              <w:top w:val="nil"/>
              <w:left w:val="nil"/>
              <w:bottom w:val="nil"/>
              <w:right w:val="nil"/>
            </w:tcBorders>
            <w:vAlign w:val="center"/>
          </w:tcPr>
          <w:p w14:paraId="2EE2FCB6" w14:textId="77777777" w:rsidR="001332E4" w:rsidRPr="0080497E" w:rsidRDefault="001332E4" w:rsidP="001332E4">
            <w:pPr>
              <w:autoSpaceDE/>
              <w:autoSpaceDN/>
              <w:adjustRightInd/>
              <w:spacing w:before="40" w:after="40" w:line="200" w:lineRule="exact"/>
              <w:ind w:left="0"/>
              <w:rPr>
                <w:b/>
                <w:sz w:val="16"/>
                <w:szCs w:val="16"/>
              </w:rPr>
            </w:pPr>
          </w:p>
        </w:tc>
        <w:tc>
          <w:tcPr>
            <w:tcW w:w="2340" w:type="dxa"/>
            <w:tcBorders>
              <w:top w:val="nil"/>
              <w:left w:val="nil"/>
              <w:bottom w:val="nil"/>
              <w:right w:val="nil"/>
            </w:tcBorders>
            <w:vAlign w:val="center"/>
          </w:tcPr>
          <w:p w14:paraId="5505A177" w14:textId="77777777" w:rsidR="001332E4" w:rsidRPr="0080497E" w:rsidRDefault="001332E4" w:rsidP="001332E4">
            <w:pPr>
              <w:tabs>
                <w:tab w:val="left" w:pos="0"/>
              </w:tabs>
              <w:autoSpaceDE/>
              <w:autoSpaceDN/>
              <w:adjustRightInd/>
              <w:spacing w:before="40" w:after="40" w:line="200" w:lineRule="exact"/>
              <w:ind w:left="-65"/>
              <w:rPr>
                <w:sz w:val="16"/>
                <w:szCs w:val="16"/>
              </w:rPr>
            </w:pPr>
            <w:r w:rsidRPr="0080497E">
              <w:rPr>
                <w:sz w:val="16"/>
                <w:szCs w:val="16"/>
              </w:rPr>
              <w:t>Jotun Paints</w:t>
            </w:r>
          </w:p>
        </w:tc>
        <w:tc>
          <w:tcPr>
            <w:tcW w:w="2610" w:type="dxa"/>
            <w:gridSpan w:val="3"/>
            <w:tcBorders>
              <w:top w:val="nil"/>
              <w:left w:val="nil"/>
              <w:bottom w:val="nil"/>
              <w:right w:val="nil"/>
            </w:tcBorders>
            <w:vAlign w:val="center"/>
          </w:tcPr>
          <w:p w14:paraId="541039C8" w14:textId="3C15F588" w:rsidR="001332E4" w:rsidRPr="0055688E" w:rsidRDefault="0072649F" w:rsidP="001332E4">
            <w:pPr>
              <w:tabs>
                <w:tab w:val="left" w:pos="147"/>
              </w:tabs>
              <w:autoSpaceDE/>
              <w:autoSpaceDN/>
              <w:adjustRightInd/>
              <w:spacing w:before="40" w:after="40" w:line="200" w:lineRule="exact"/>
              <w:ind w:left="5"/>
              <w:rPr>
                <w:sz w:val="16"/>
                <w:szCs w:val="16"/>
              </w:rPr>
            </w:pPr>
            <w:r w:rsidRPr="0055688E">
              <w:rPr>
                <w:sz w:val="16"/>
                <w:szCs w:val="16"/>
              </w:rPr>
              <w:t>Marathon 550</w:t>
            </w:r>
          </w:p>
        </w:tc>
        <w:tc>
          <w:tcPr>
            <w:tcW w:w="1080" w:type="dxa"/>
            <w:gridSpan w:val="2"/>
            <w:tcBorders>
              <w:top w:val="nil"/>
              <w:left w:val="nil"/>
              <w:bottom w:val="nil"/>
              <w:right w:val="nil"/>
            </w:tcBorders>
            <w:vAlign w:val="center"/>
          </w:tcPr>
          <w:p w14:paraId="0D85888C" w14:textId="7C772507" w:rsidR="001332E4" w:rsidRPr="0055688E" w:rsidRDefault="0072649F" w:rsidP="001332E4">
            <w:pPr>
              <w:tabs>
                <w:tab w:val="left" w:pos="274"/>
              </w:tabs>
              <w:autoSpaceDE/>
              <w:autoSpaceDN/>
              <w:adjustRightInd/>
              <w:spacing w:before="40" w:after="40" w:line="200" w:lineRule="exact"/>
              <w:ind w:left="0"/>
              <w:jc w:val="center"/>
              <w:rPr>
                <w:sz w:val="16"/>
                <w:szCs w:val="16"/>
              </w:rPr>
            </w:pPr>
            <w:r w:rsidRPr="0055688E">
              <w:rPr>
                <w:sz w:val="16"/>
                <w:szCs w:val="16"/>
              </w:rPr>
              <w:t>165</w:t>
            </w:r>
          </w:p>
        </w:tc>
        <w:tc>
          <w:tcPr>
            <w:tcW w:w="1951" w:type="dxa"/>
            <w:tcBorders>
              <w:top w:val="nil"/>
              <w:left w:val="nil"/>
              <w:bottom w:val="nil"/>
              <w:right w:val="nil"/>
            </w:tcBorders>
            <w:vAlign w:val="center"/>
          </w:tcPr>
          <w:p w14:paraId="56D422FF" w14:textId="77777777" w:rsidR="001332E4" w:rsidRPr="0080497E" w:rsidRDefault="001332E4" w:rsidP="001332E4">
            <w:pPr>
              <w:tabs>
                <w:tab w:val="left" w:pos="186"/>
              </w:tabs>
              <w:autoSpaceDE/>
              <w:autoSpaceDN/>
              <w:adjustRightInd/>
              <w:spacing w:before="40" w:after="40" w:line="200" w:lineRule="exact"/>
              <w:ind w:left="65"/>
              <w:rPr>
                <w:sz w:val="16"/>
                <w:szCs w:val="16"/>
              </w:rPr>
            </w:pPr>
            <w:r w:rsidRPr="00AE32FA">
              <w:rPr>
                <w:sz w:val="16"/>
                <w:szCs w:val="16"/>
              </w:rPr>
              <w:t>50°C</w:t>
            </w:r>
            <w:r w:rsidRPr="00043026">
              <w:rPr>
                <w:sz w:val="16"/>
                <w:szCs w:val="16"/>
              </w:rPr>
              <w:t>(</w:t>
            </w:r>
            <w:r w:rsidRPr="006557D3">
              <w:rPr>
                <w:sz w:val="16"/>
                <w:szCs w:val="16"/>
              </w:rPr>
              <w:t>122°F</w:t>
            </w:r>
            <w:r w:rsidRPr="00043026">
              <w:rPr>
                <w:sz w:val="16"/>
                <w:szCs w:val="16"/>
              </w:rPr>
              <w:t>)</w:t>
            </w:r>
          </w:p>
        </w:tc>
      </w:tr>
      <w:tr w:rsidR="001332E4" w:rsidRPr="0080497E" w14:paraId="6A93B476" w14:textId="77777777" w:rsidTr="00D750DA">
        <w:trPr>
          <w:trHeight w:val="288"/>
        </w:trPr>
        <w:tc>
          <w:tcPr>
            <w:tcW w:w="1908" w:type="dxa"/>
            <w:gridSpan w:val="3"/>
            <w:tcBorders>
              <w:top w:val="nil"/>
              <w:left w:val="nil"/>
              <w:bottom w:val="nil"/>
              <w:right w:val="nil"/>
            </w:tcBorders>
            <w:vAlign w:val="center"/>
          </w:tcPr>
          <w:p w14:paraId="3B7D7BEC" w14:textId="77777777" w:rsidR="001332E4" w:rsidRPr="0080497E" w:rsidRDefault="001332E4" w:rsidP="001332E4">
            <w:pPr>
              <w:autoSpaceDE/>
              <w:autoSpaceDN/>
              <w:adjustRightInd/>
              <w:spacing w:before="40" w:after="40" w:line="200" w:lineRule="exact"/>
              <w:ind w:left="0"/>
              <w:rPr>
                <w:b/>
                <w:sz w:val="16"/>
                <w:szCs w:val="16"/>
              </w:rPr>
            </w:pPr>
          </w:p>
        </w:tc>
        <w:tc>
          <w:tcPr>
            <w:tcW w:w="2340" w:type="dxa"/>
            <w:tcBorders>
              <w:top w:val="nil"/>
              <w:left w:val="nil"/>
              <w:bottom w:val="nil"/>
              <w:right w:val="nil"/>
            </w:tcBorders>
            <w:vAlign w:val="center"/>
          </w:tcPr>
          <w:p w14:paraId="5807CD8C" w14:textId="77777777" w:rsidR="001332E4" w:rsidRPr="0080497E" w:rsidRDefault="001332E4" w:rsidP="001332E4">
            <w:pPr>
              <w:tabs>
                <w:tab w:val="left" w:pos="0"/>
              </w:tabs>
              <w:autoSpaceDE/>
              <w:autoSpaceDN/>
              <w:adjustRightInd/>
              <w:spacing w:before="40" w:after="40" w:line="200" w:lineRule="exact"/>
              <w:ind w:left="-65"/>
              <w:rPr>
                <w:sz w:val="16"/>
                <w:szCs w:val="16"/>
              </w:rPr>
            </w:pPr>
            <w:r w:rsidRPr="0080497E">
              <w:rPr>
                <w:sz w:val="16"/>
                <w:szCs w:val="18"/>
              </w:rPr>
              <w:t>Sherwin-Williams</w:t>
            </w:r>
          </w:p>
        </w:tc>
        <w:tc>
          <w:tcPr>
            <w:tcW w:w="2610" w:type="dxa"/>
            <w:gridSpan w:val="3"/>
            <w:tcBorders>
              <w:top w:val="nil"/>
              <w:left w:val="nil"/>
              <w:bottom w:val="nil"/>
              <w:right w:val="nil"/>
            </w:tcBorders>
            <w:vAlign w:val="center"/>
          </w:tcPr>
          <w:p w14:paraId="3E655245" w14:textId="77777777" w:rsidR="001332E4" w:rsidRPr="0055688E" w:rsidRDefault="001332E4" w:rsidP="001332E4">
            <w:pPr>
              <w:tabs>
                <w:tab w:val="left" w:pos="147"/>
              </w:tabs>
              <w:autoSpaceDE/>
              <w:autoSpaceDN/>
              <w:adjustRightInd/>
              <w:spacing w:before="40" w:after="40" w:line="200" w:lineRule="exact"/>
              <w:ind w:left="5"/>
              <w:rPr>
                <w:sz w:val="16"/>
                <w:szCs w:val="16"/>
              </w:rPr>
            </w:pPr>
            <w:r w:rsidRPr="0055688E">
              <w:rPr>
                <w:sz w:val="16"/>
                <w:szCs w:val="16"/>
              </w:rPr>
              <w:t xml:space="preserve">Leigh’s </w:t>
            </w:r>
            <w:proofErr w:type="spellStart"/>
            <w:r w:rsidRPr="0055688E">
              <w:rPr>
                <w:sz w:val="16"/>
                <w:szCs w:val="16"/>
              </w:rPr>
              <w:t>Epigrip</w:t>
            </w:r>
            <w:proofErr w:type="spellEnd"/>
            <w:r w:rsidRPr="0055688E">
              <w:rPr>
                <w:sz w:val="16"/>
                <w:szCs w:val="16"/>
              </w:rPr>
              <w:t xml:space="preserve"> M216 Series</w:t>
            </w:r>
          </w:p>
        </w:tc>
        <w:tc>
          <w:tcPr>
            <w:tcW w:w="1080" w:type="dxa"/>
            <w:gridSpan w:val="2"/>
            <w:tcBorders>
              <w:top w:val="nil"/>
              <w:left w:val="nil"/>
              <w:bottom w:val="nil"/>
              <w:right w:val="nil"/>
            </w:tcBorders>
            <w:vAlign w:val="center"/>
          </w:tcPr>
          <w:p w14:paraId="5011F5CF" w14:textId="77777777" w:rsidR="001332E4" w:rsidRPr="0055688E" w:rsidRDefault="001332E4" w:rsidP="001332E4">
            <w:pPr>
              <w:tabs>
                <w:tab w:val="left" w:pos="274"/>
              </w:tabs>
              <w:autoSpaceDE/>
              <w:autoSpaceDN/>
              <w:adjustRightInd/>
              <w:spacing w:before="40" w:after="40" w:line="200" w:lineRule="exact"/>
              <w:ind w:left="0"/>
              <w:jc w:val="center"/>
              <w:rPr>
                <w:sz w:val="16"/>
                <w:szCs w:val="16"/>
              </w:rPr>
            </w:pPr>
            <w:r w:rsidRPr="0055688E">
              <w:rPr>
                <w:sz w:val="16"/>
                <w:szCs w:val="16"/>
              </w:rPr>
              <w:t>0</w:t>
            </w:r>
          </w:p>
        </w:tc>
        <w:tc>
          <w:tcPr>
            <w:tcW w:w="1951" w:type="dxa"/>
            <w:tcBorders>
              <w:top w:val="nil"/>
              <w:left w:val="nil"/>
              <w:bottom w:val="nil"/>
              <w:right w:val="nil"/>
            </w:tcBorders>
            <w:vAlign w:val="center"/>
          </w:tcPr>
          <w:p w14:paraId="5C0FF0BF" w14:textId="77777777" w:rsidR="001332E4" w:rsidRPr="0080497E" w:rsidRDefault="001332E4" w:rsidP="001332E4">
            <w:pPr>
              <w:tabs>
                <w:tab w:val="left" w:pos="186"/>
              </w:tabs>
              <w:autoSpaceDE/>
              <w:autoSpaceDN/>
              <w:adjustRightInd/>
              <w:spacing w:before="40" w:after="40" w:line="200" w:lineRule="exact"/>
              <w:ind w:left="65"/>
              <w:rPr>
                <w:sz w:val="16"/>
                <w:szCs w:val="16"/>
              </w:rPr>
            </w:pPr>
            <w:r w:rsidRPr="00B7339B">
              <w:rPr>
                <w:sz w:val="16"/>
                <w:szCs w:val="16"/>
              </w:rPr>
              <w:t>93°C</w:t>
            </w:r>
            <w:r w:rsidRPr="00043026">
              <w:rPr>
                <w:sz w:val="16"/>
                <w:szCs w:val="16"/>
              </w:rPr>
              <w:t>(</w:t>
            </w:r>
            <w:r w:rsidRPr="009D7AF9">
              <w:rPr>
                <w:sz w:val="16"/>
                <w:szCs w:val="16"/>
              </w:rPr>
              <w:t>200°F</w:t>
            </w:r>
            <w:r w:rsidRPr="00043026">
              <w:rPr>
                <w:sz w:val="16"/>
                <w:szCs w:val="16"/>
              </w:rPr>
              <w:t>)</w:t>
            </w:r>
          </w:p>
        </w:tc>
      </w:tr>
      <w:tr w:rsidR="001332E4" w:rsidRPr="0080497E" w14:paraId="434C8859" w14:textId="77777777" w:rsidTr="00D750DA">
        <w:trPr>
          <w:trHeight w:val="288"/>
        </w:trPr>
        <w:tc>
          <w:tcPr>
            <w:tcW w:w="1908" w:type="dxa"/>
            <w:gridSpan w:val="3"/>
            <w:tcBorders>
              <w:top w:val="nil"/>
              <w:left w:val="nil"/>
              <w:bottom w:val="single" w:sz="12" w:space="0" w:color="auto"/>
              <w:right w:val="nil"/>
            </w:tcBorders>
            <w:vAlign w:val="center"/>
          </w:tcPr>
          <w:p w14:paraId="0B7547A2" w14:textId="77777777" w:rsidR="001332E4" w:rsidRPr="0080497E" w:rsidRDefault="001332E4" w:rsidP="001332E4">
            <w:pPr>
              <w:autoSpaceDE/>
              <w:autoSpaceDN/>
              <w:adjustRightInd/>
              <w:spacing w:before="40" w:after="40" w:line="200" w:lineRule="exact"/>
              <w:ind w:left="0"/>
              <w:rPr>
                <w:b/>
                <w:sz w:val="16"/>
                <w:szCs w:val="16"/>
              </w:rPr>
            </w:pPr>
          </w:p>
        </w:tc>
        <w:tc>
          <w:tcPr>
            <w:tcW w:w="2340" w:type="dxa"/>
            <w:tcBorders>
              <w:top w:val="nil"/>
              <w:left w:val="nil"/>
              <w:bottom w:val="single" w:sz="12" w:space="0" w:color="auto"/>
              <w:right w:val="nil"/>
            </w:tcBorders>
            <w:vAlign w:val="center"/>
          </w:tcPr>
          <w:p w14:paraId="2D49C794" w14:textId="77777777" w:rsidR="001332E4" w:rsidRPr="0080497E" w:rsidRDefault="001332E4" w:rsidP="001332E4">
            <w:pPr>
              <w:tabs>
                <w:tab w:val="left" w:pos="0"/>
              </w:tabs>
              <w:autoSpaceDE/>
              <w:autoSpaceDN/>
              <w:adjustRightInd/>
              <w:spacing w:before="40" w:after="40" w:line="200" w:lineRule="exact"/>
              <w:ind w:left="-65"/>
              <w:rPr>
                <w:sz w:val="16"/>
                <w:szCs w:val="18"/>
              </w:rPr>
            </w:pPr>
            <w:r w:rsidRPr="0080497E">
              <w:rPr>
                <w:sz w:val="16"/>
                <w:szCs w:val="18"/>
              </w:rPr>
              <w:t>PPG</w:t>
            </w:r>
          </w:p>
        </w:tc>
        <w:tc>
          <w:tcPr>
            <w:tcW w:w="2610" w:type="dxa"/>
            <w:gridSpan w:val="3"/>
            <w:tcBorders>
              <w:top w:val="nil"/>
              <w:left w:val="nil"/>
              <w:bottom w:val="single" w:sz="12" w:space="0" w:color="auto"/>
              <w:right w:val="nil"/>
            </w:tcBorders>
            <w:vAlign w:val="center"/>
          </w:tcPr>
          <w:p w14:paraId="027A3550" w14:textId="1986553D" w:rsidR="001332E4" w:rsidRPr="0055688E" w:rsidRDefault="001332E4" w:rsidP="001332E4">
            <w:pPr>
              <w:tabs>
                <w:tab w:val="left" w:pos="147"/>
              </w:tabs>
              <w:autoSpaceDE/>
              <w:autoSpaceDN/>
              <w:adjustRightInd/>
              <w:spacing w:before="40" w:after="40" w:line="200" w:lineRule="exact"/>
              <w:ind w:left="5"/>
              <w:rPr>
                <w:sz w:val="16"/>
                <w:szCs w:val="16"/>
              </w:rPr>
            </w:pPr>
            <w:proofErr w:type="spellStart"/>
            <w:r w:rsidRPr="0055688E">
              <w:rPr>
                <w:sz w:val="16"/>
                <w:szCs w:val="16"/>
              </w:rPr>
              <w:t>SigmaShield</w:t>
            </w:r>
            <w:proofErr w:type="spellEnd"/>
            <w:r w:rsidRPr="0055688E">
              <w:rPr>
                <w:sz w:val="16"/>
                <w:szCs w:val="16"/>
              </w:rPr>
              <w:t xml:space="preserve"> 880</w:t>
            </w:r>
            <w:r w:rsidR="009B6D25" w:rsidRPr="0055688E">
              <w:rPr>
                <w:sz w:val="16"/>
                <w:szCs w:val="16"/>
              </w:rPr>
              <w:t>XS</w:t>
            </w:r>
          </w:p>
        </w:tc>
        <w:tc>
          <w:tcPr>
            <w:tcW w:w="1080" w:type="dxa"/>
            <w:gridSpan w:val="2"/>
            <w:tcBorders>
              <w:top w:val="nil"/>
              <w:left w:val="nil"/>
              <w:bottom w:val="single" w:sz="12" w:space="0" w:color="auto"/>
              <w:right w:val="nil"/>
            </w:tcBorders>
            <w:vAlign w:val="center"/>
          </w:tcPr>
          <w:p w14:paraId="255BE88C" w14:textId="77777777" w:rsidR="001332E4" w:rsidRPr="0055688E" w:rsidRDefault="001332E4" w:rsidP="001332E4">
            <w:pPr>
              <w:tabs>
                <w:tab w:val="left" w:pos="274"/>
              </w:tabs>
              <w:autoSpaceDE/>
              <w:autoSpaceDN/>
              <w:adjustRightInd/>
              <w:spacing w:before="40" w:after="40" w:line="200" w:lineRule="exact"/>
              <w:ind w:left="0"/>
              <w:jc w:val="center"/>
              <w:rPr>
                <w:sz w:val="16"/>
                <w:szCs w:val="16"/>
              </w:rPr>
            </w:pPr>
            <w:r w:rsidRPr="0055688E">
              <w:rPr>
                <w:sz w:val="16"/>
                <w:szCs w:val="16"/>
              </w:rPr>
              <w:t>207</w:t>
            </w:r>
          </w:p>
        </w:tc>
        <w:tc>
          <w:tcPr>
            <w:tcW w:w="1951" w:type="dxa"/>
            <w:tcBorders>
              <w:top w:val="nil"/>
              <w:left w:val="nil"/>
              <w:bottom w:val="single" w:sz="12" w:space="0" w:color="auto"/>
              <w:right w:val="nil"/>
            </w:tcBorders>
            <w:vAlign w:val="center"/>
          </w:tcPr>
          <w:p w14:paraId="51F51C53" w14:textId="77777777" w:rsidR="001332E4" w:rsidRPr="0080497E" w:rsidRDefault="001332E4" w:rsidP="001332E4">
            <w:pPr>
              <w:tabs>
                <w:tab w:val="left" w:pos="254"/>
              </w:tabs>
              <w:autoSpaceDE/>
              <w:autoSpaceDN/>
              <w:adjustRightInd/>
              <w:spacing w:before="40" w:after="40" w:line="200" w:lineRule="exact"/>
              <w:ind w:left="65"/>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1332E4" w:rsidRPr="0080497E" w14:paraId="5DFAD3E4" w14:textId="77777777" w:rsidTr="00D750DA">
        <w:trPr>
          <w:trHeight w:val="288"/>
        </w:trPr>
        <w:tc>
          <w:tcPr>
            <w:tcW w:w="1368" w:type="dxa"/>
            <w:tcBorders>
              <w:left w:val="nil"/>
              <w:bottom w:val="nil"/>
              <w:right w:val="nil"/>
            </w:tcBorders>
            <w:vAlign w:val="center"/>
          </w:tcPr>
          <w:p w14:paraId="6A17A342" w14:textId="77777777" w:rsidR="001332E4" w:rsidRPr="0080497E" w:rsidRDefault="001332E4" w:rsidP="001332E4">
            <w:pPr>
              <w:autoSpaceDE/>
              <w:autoSpaceDN/>
              <w:adjustRightInd/>
              <w:spacing w:before="40" w:after="40" w:line="200" w:lineRule="exact"/>
              <w:ind w:left="0"/>
              <w:rPr>
                <w:b/>
                <w:sz w:val="16"/>
                <w:szCs w:val="16"/>
              </w:rPr>
            </w:pPr>
            <w:r w:rsidRPr="00043026">
              <w:rPr>
                <w:b/>
                <w:color w:val="auto"/>
                <w:sz w:val="16"/>
                <w:szCs w:val="24"/>
                <w:lang w:val="ru-RU"/>
              </w:rPr>
              <w:t>Последнее обновление:</w:t>
            </w:r>
          </w:p>
        </w:tc>
        <w:tc>
          <w:tcPr>
            <w:tcW w:w="2880" w:type="dxa"/>
            <w:gridSpan w:val="3"/>
            <w:tcBorders>
              <w:left w:val="nil"/>
              <w:bottom w:val="nil"/>
              <w:right w:val="nil"/>
            </w:tcBorders>
            <w:vAlign w:val="center"/>
          </w:tcPr>
          <w:p w14:paraId="27DF0E85" w14:textId="77777777" w:rsidR="001332E4" w:rsidRPr="0080497E" w:rsidRDefault="001332E4" w:rsidP="001332E4">
            <w:pPr>
              <w:autoSpaceDE/>
              <w:autoSpaceDN/>
              <w:adjustRightInd/>
              <w:spacing w:before="40" w:after="40" w:line="200" w:lineRule="exact"/>
              <w:ind w:left="65"/>
              <w:rPr>
                <w:b/>
                <w:sz w:val="16"/>
                <w:szCs w:val="16"/>
              </w:rPr>
            </w:pPr>
            <w:r w:rsidRPr="00043026">
              <w:rPr>
                <w:color w:val="auto"/>
                <w:sz w:val="16"/>
                <w:szCs w:val="24"/>
                <w:lang w:val="ru-RU"/>
              </w:rPr>
              <w:t>Февраль 2017</w:t>
            </w:r>
          </w:p>
        </w:tc>
        <w:tc>
          <w:tcPr>
            <w:tcW w:w="2610" w:type="dxa"/>
            <w:gridSpan w:val="3"/>
            <w:tcBorders>
              <w:left w:val="nil"/>
              <w:bottom w:val="nil"/>
              <w:right w:val="nil"/>
            </w:tcBorders>
            <w:vAlign w:val="center"/>
          </w:tcPr>
          <w:p w14:paraId="333CBB3D" w14:textId="77777777" w:rsidR="001332E4" w:rsidRPr="0080497E" w:rsidRDefault="001332E4" w:rsidP="001332E4">
            <w:pPr>
              <w:autoSpaceDE/>
              <w:autoSpaceDN/>
              <w:adjustRightInd/>
              <w:spacing w:before="40" w:after="40" w:line="200" w:lineRule="exact"/>
              <w:ind w:left="65"/>
              <w:rPr>
                <w:sz w:val="16"/>
                <w:szCs w:val="16"/>
              </w:rPr>
            </w:pPr>
          </w:p>
        </w:tc>
        <w:tc>
          <w:tcPr>
            <w:tcW w:w="1080" w:type="dxa"/>
            <w:gridSpan w:val="2"/>
            <w:tcBorders>
              <w:left w:val="nil"/>
              <w:bottom w:val="nil"/>
              <w:right w:val="nil"/>
            </w:tcBorders>
            <w:vAlign w:val="center"/>
          </w:tcPr>
          <w:p w14:paraId="3BE7F278" w14:textId="77777777" w:rsidR="001332E4" w:rsidRPr="0080497E" w:rsidRDefault="001332E4" w:rsidP="001332E4">
            <w:pPr>
              <w:autoSpaceDE/>
              <w:autoSpaceDN/>
              <w:adjustRightInd/>
              <w:spacing w:before="40" w:after="40" w:line="200" w:lineRule="exact"/>
              <w:ind w:left="65"/>
              <w:rPr>
                <w:sz w:val="16"/>
                <w:szCs w:val="16"/>
              </w:rPr>
            </w:pPr>
          </w:p>
        </w:tc>
        <w:tc>
          <w:tcPr>
            <w:tcW w:w="1951" w:type="dxa"/>
            <w:tcBorders>
              <w:left w:val="nil"/>
              <w:bottom w:val="nil"/>
              <w:right w:val="nil"/>
            </w:tcBorders>
            <w:vAlign w:val="center"/>
          </w:tcPr>
          <w:p w14:paraId="4C4DC13B" w14:textId="77777777" w:rsidR="001332E4" w:rsidRPr="0080497E" w:rsidRDefault="001332E4" w:rsidP="001332E4">
            <w:pPr>
              <w:autoSpaceDE/>
              <w:autoSpaceDN/>
              <w:adjustRightInd/>
              <w:spacing w:before="40" w:after="40" w:line="200" w:lineRule="exact"/>
              <w:ind w:left="65"/>
              <w:rPr>
                <w:sz w:val="16"/>
                <w:szCs w:val="16"/>
              </w:rPr>
            </w:pPr>
          </w:p>
        </w:tc>
      </w:tr>
      <w:tr w:rsidR="001332E4" w:rsidRPr="0080497E" w14:paraId="225C58AB" w14:textId="77777777" w:rsidTr="00D750DA">
        <w:trPr>
          <w:trHeight w:val="288"/>
        </w:trPr>
        <w:tc>
          <w:tcPr>
            <w:tcW w:w="1368" w:type="dxa"/>
            <w:tcBorders>
              <w:top w:val="nil"/>
              <w:left w:val="nil"/>
              <w:bottom w:val="nil"/>
              <w:right w:val="nil"/>
            </w:tcBorders>
            <w:vAlign w:val="center"/>
          </w:tcPr>
          <w:p w14:paraId="7A9FBB66" w14:textId="77777777" w:rsidR="001332E4" w:rsidRPr="0080497E" w:rsidRDefault="001332E4" w:rsidP="001332E4">
            <w:pPr>
              <w:autoSpaceDE/>
              <w:autoSpaceDN/>
              <w:adjustRightInd/>
              <w:spacing w:before="40" w:after="40" w:line="200" w:lineRule="exact"/>
              <w:ind w:left="0"/>
              <w:rPr>
                <w:b/>
                <w:sz w:val="16"/>
                <w:szCs w:val="16"/>
              </w:rPr>
            </w:pPr>
          </w:p>
        </w:tc>
        <w:tc>
          <w:tcPr>
            <w:tcW w:w="2880" w:type="dxa"/>
            <w:gridSpan w:val="3"/>
            <w:tcBorders>
              <w:top w:val="nil"/>
              <w:left w:val="nil"/>
              <w:bottom w:val="nil"/>
              <w:right w:val="nil"/>
            </w:tcBorders>
            <w:vAlign w:val="center"/>
          </w:tcPr>
          <w:p w14:paraId="5CE535A2" w14:textId="77777777" w:rsidR="001332E4" w:rsidRPr="0080497E" w:rsidRDefault="001332E4" w:rsidP="001332E4">
            <w:pPr>
              <w:autoSpaceDE/>
              <w:autoSpaceDN/>
              <w:adjustRightInd/>
              <w:spacing w:before="40" w:after="40" w:line="200" w:lineRule="exact"/>
              <w:ind w:left="65"/>
              <w:rPr>
                <w:sz w:val="16"/>
                <w:szCs w:val="16"/>
              </w:rPr>
            </w:pPr>
          </w:p>
        </w:tc>
        <w:tc>
          <w:tcPr>
            <w:tcW w:w="2610" w:type="dxa"/>
            <w:gridSpan w:val="3"/>
            <w:tcBorders>
              <w:top w:val="nil"/>
              <w:left w:val="nil"/>
              <w:bottom w:val="nil"/>
              <w:right w:val="nil"/>
            </w:tcBorders>
            <w:vAlign w:val="center"/>
          </w:tcPr>
          <w:p w14:paraId="6047722C" w14:textId="77777777" w:rsidR="001332E4" w:rsidRPr="0080497E" w:rsidRDefault="001332E4" w:rsidP="001332E4">
            <w:pPr>
              <w:autoSpaceDE/>
              <w:autoSpaceDN/>
              <w:adjustRightInd/>
              <w:spacing w:before="40" w:after="40" w:line="200" w:lineRule="exact"/>
              <w:ind w:left="65"/>
              <w:rPr>
                <w:sz w:val="16"/>
                <w:szCs w:val="16"/>
              </w:rPr>
            </w:pPr>
          </w:p>
        </w:tc>
        <w:tc>
          <w:tcPr>
            <w:tcW w:w="1080" w:type="dxa"/>
            <w:gridSpan w:val="2"/>
            <w:tcBorders>
              <w:top w:val="nil"/>
              <w:left w:val="nil"/>
              <w:bottom w:val="nil"/>
              <w:right w:val="nil"/>
            </w:tcBorders>
            <w:vAlign w:val="center"/>
          </w:tcPr>
          <w:p w14:paraId="2FF3F886" w14:textId="77777777" w:rsidR="001332E4" w:rsidRPr="0080497E" w:rsidRDefault="001332E4" w:rsidP="001332E4">
            <w:pPr>
              <w:autoSpaceDE/>
              <w:autoSpaceDN/>
              <w:adjustRightInd/>
              <w:spacing w:before="40" w:after="40" w:line="200" w:lineRule="exact"/>
              <w:ind w:left="65"/>
              <w:rPr>
                <w:sz w:val="16"/>
                <w:szCs w:val="16"/>
              </w:rPr>
            </w:pPr>
          </w:p>
        </w:tc>
        <w:tc>
          <w:tcPr>
            <w:tcW w:w="1951" w:type="dxa"/>
            <w:tcBorders>
              <w:top w:val="nil"/>
              <w:left w:val="nil"/>
              <w:bottom w:val="nil"/>
              <w:right w:val="nil"/>
            </w:tcBorders>
            <w:vAlign w:val="center"/>
          </w:tcPr>
          <w:p w14:paraId="3D91EDCB" w14:textId="77777777" w:rsidR="001332E4" w:rsidRPr="0080497E" w:rsidRDefault="001332E4" w:rsidP="001332E4">
            <w:pPr>
              <w:autoSpaceDE/>
              <w:autoSpaceDN/>
              <w:adjustRightInd/>
              <w:spacing w:before="40" w:after="40" w:line="200" w:lineRule="exact"/>
              <w:ind w:left="65"/>
              <w:rPr>
                <w:sz w:val="16"/>
                <w:szCs w:val="16"/>
              </w:rPr>
            </w:pPr>
          </w:p>
        </w:tc>
      </w:tr>
    </w:tbl>
    <w:p w14:paraId="2012F4B0" w14:textId="77777777" w:rsidR="0002410A" w:rsidRDefault="0002410A" w:rsidP="00AE1CE7">
      <w:pPr>
        <w:widowControl w:val="0"/>
        <w:spacing w:line="240" w:lineRule="auto"/>
        <w:ind w:left="1440" w:right="708" w:hanging="1440"/>
        <w:contextualSpacing/>
        <w:rPr>
          <w:sz w:val="16"/>
          <w:szCs w:val="16"/>
          <w:lang w:val="ru-RU"/>
        </w:rPr>
      </w:pPr>
    </w:p>
    <w:p w14:paraId="4BC25C61" w14:textId="540A0948" w:rsidR="00B2560B" w:rsidRPr="00C864AE" w:rsidRDefault="00C864AE" w:rsidP="00AE1CE7">
      <w:pPr>
        <w:widowControl w:val="0"/>
        <w:spacing w:line="240" w:lineRule="auto"/>
        <w:ind w:left="1440" w:right="708" w:hanging="1440"/>
        <w:contextualSpacing/>
        <w:rPr>
          <w:sz w:val="16"/>
          <w:szCs w:val="16"/>
          <w:lang w:val="ru-RU"/>
        </w:rPr>
      </w:pPr>
      <w:r>
        <w:rPr>
          <w:sz w:val="16"/>
          <w:szCs w:val="16"/>
          <w:lang w:val="ru-RU"/>
        </w:rPr>
        <w:t xml:space="preserve">Примечание 1: </w:t>
      </w:r>
      <w:r w:rsidR="00AE1CE7" w:rsidRPr="0002410A">
        <w:rPr>
          <w:sz w:val="16"/>
          <w:szCs w:val="16"/>
          <w:lang w:val="ru-RU"/>
        </w:rPr>
        <w:tab/>
      </w:r>
      <w:r w:rsidR="00B2560B" w:rsidRPr="00C864AE">
        <w:rPr>
          <w:sz w:val="16"/>
          <w:szCs w:val="16"/>
          <w:lang w:val="ru-RU"/>
        </w:rPr>
        <w:t>*</w:t>
      </w:r>
      <w:r w:rsidR="001522A3" w:rsidRPr="00C864AE">
        <w:rPr>
          <w:sz w:val="16"/>
          <w:szCs w:val="16"/>
          <w:lang w:val="ru-RU"/>
        </w:rPr>
        <w:t>Для ремонта подводной части использовать</w:t>
      </w:r>
      <w:r w:rsidR="006F2331" w:rsidRPr="00C864AE">
        <w:rPr>
          <w:sz w:val="16"/>
          <w:szCs w:val="16"/>
          <w:lang w:val="ru-RU"/>
        </w:rPr>
        <w:t xml:space="preserve"> </w:t>
      </w:r>
      <w:r w:rsidR="00B2560B" w:rsidRPr="00C864AE">
        <w:rPr>
          <w:sz w:val="16"/>
          <w:szCs w:val="16"/>
          <w:lang w:val="ru-RU"/>
        </w:rPr>
        <w:t>Interzone101</w:t>
      </w:r>
    </w:p>
    <w:p w14:paraId="7A5EE148" w14:textId="77777777" w:rsidR="00B2560B" w:rsidRPr="001522A3" w:rsidRDefault="00B2560B">
      <w:pPr>
        <w:autoSpaceDE/>
        <w:autoSpaceDN/>
        <w:adjustRightInd/>
        <w:spacing w:before="0" w:line="240" w:lineRule="auto"/>
        <w:ind w:left="0"/>
        <w:rPr>
          <w:color w:val="auto"/>
          <w:sz w:val="20"/>
          <w:szCs w:val="20"/>
          <w:lang w:val="ru-RU"/>
        </w:rPr>
      </w:pPr>
    </w:p>
    <w:p w14:paraId="24F58483" w14:textId="77777777" w:rsidR="00B2560B" w:rsidRPr="00F04F21" w:rsidRDefault="00B2560B">
      <w:pPr>
        <w:autoSpaceDE/>
        <w:autoSpaceDN/>
        <w:adjustRightInd/>
        <w:spacing w:before="0" w:line="240" w:lineRule="auto"/>
        <w:ind w:left="0"/>
        <w:rPr>
          <w:color w:val="auto"/>
          <w:sz w:val="20"/>
          <w:szCs w:val="20"/>
          <w:lang w:val="ru-RU"/>
        </w:rPr>
      </w:pPr>
    </w:p>
    <w:p w14:paraId="79E96B14" w14:textId="77777777" w:rsidR="00B2560B" w:rsidRPr="00F95363" w:rsidRDefault="00B2560B">
      <w:pPr>
        <w:autoSpaceDE/>
        <w:autoSpaceDN/>
        <w:adjustRightInd/>
        <w:spacing w:before="0" w:line="240" w:lineRule="auto"/>
        <w:ind w:left="0"/>
        <w:rPr>
          <w:color w:val="auto"/>
          <w:sz w:val="20"/>
          <w:szCs w:val="20"/>
          <w:lang w:val="ru-RU"/>
        </w:rPr>
      </w:pPr>
    </w:p>
    <w:p w14:paraId="0ABDE823" w14:textId="77777777" w:rsidR="00B2560B" w:rsidRPr="00F95363" w:rsidRDefault="00B2560B">
      <w:pPr>
        <w:autoSpaceDE/>
        <w:autoSpaceDN/>
        <w:adjustRightInd/>
        <w:spacing w:before="0" w:line="240" w:lineRule="auto"/>
        <w:ind w:left="0"/>
        <w:rPr>
          <w:color w:val="auto"/>
          <w:sz w:val="20"/>
          <w:szCs w:val="20"/>
          <w:lang w:val="ru-RU"/>
        </w:rPr>
      </w:pPr>
    </w:p>
    <w:p w14:paraId="327F4295" w14:textId="3D7EC58E" w:rsidR="00ED31AD" w:rsidRDefault="00ED31AD">
      <w:pPr>
        <w:autoSpaceDE/>
        <w:autoSpaceDN/>
        <w:adjustRightInd/>
        <w:spacing w:before="0" w:line="240" w:lineRule="auto"/>
        <w:ind w:left="0"/>
        <w:rPr>
          <w:color w:val="auto"/>
          <w:sz w:val="20"/>
          <w:szCs w:val="20"/>
          <w:lang w:val="ru-RU"/>
        </w:rPr>
      </w:pPr>
      <w:r>
        <w:rPr>
          <w:color w:val="auto"/>
          <w:sz w:val="20"/>
          <w:szCs w:val="20"/>
          <w:lang w:val="ru-RU"/>
        </w:rPr>
        <w:br w:type="page"/>
      </w:r>
    </w:p>
    <w:tbl>
      <w:tblPr>
        <w:tblW w:w="98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440"/>
        <w:gridCol w:w="18"/>
        <w:gridCol w:w="540"/>
        <w:gridCol w:w="1890"/>
        <w:gridCol w:w="900"/>
        <w:gridCol w:w="720"/>
        <w:gridCol w:w="360"/>
        <w:gridCol w:w="360"/>
        <w:gridCol w:w="360"/>
        <w:gridCol w:w="990"/>
        <w:gridCol w:w="90"/>
        <w:gridCol w:w="2221"/>
      </w:tblGrid>
      <w:tr w:rsidR="00B2560B" w:rsidRPr="0080497E" w14:paraId="6BC57531" w14:textId="77777777" w:rsidTr="00D750DA">
        <w:trPr>
          <w:trHeight w:val="360"/>
        </w:trPr>
        <w:tc>
          <w:tcPr>
            <w:tcW w:w="9889" w:type="dxa"/>
            <w:gridSpan w:val="12"/>
            <w:tcBorders>
              <w:top w:val="single" w:sz="4" w:space="0" w:color="auto"/>
              <w:left w:val="nil"/>
              <w:right w:val="nil"/>
            </w:tcBorders>
            <w:shd w:val="clear" w:color="auto" w:fill="FFFFFF"/>
            <w:vAlign w:val="center"/>
          </w:tcPr>
          <w:p w14:paraId="42E87B0D" w14:textId="77777777" w:rsidR="00B2560B" w:rsidRPr="0080497E" w:rsidRDefault="00F04F21" w:rsidP="00F04F21">
            <w:pPr>
              <w:autoSpaceDE/>
              <w:autoSpaceDN/>
              <w:adjustRightInd/>
              <w:spacing w:before="0" w:line="240" w:lineRule="auto"/>
              <w:ind w:left="0"/>
              <w:jc w:val="right"/>
              <w:rPr>
                <w:b/>
                <w:i/>
                <w:color w:val="333333"/>
                <w:sz w:val="20"/>
                <w:szCs w:val="20"/>
              </w:rPr>
            </w:pPr>
            <w:proofErr w:type="spellStart"/>
            <w:r w:rsidRPr="0005732F">
              <w:rPr>
                <w:b/>
                <w:i/>
                <w:color w:val="auto"/>
              </w:rPr>
              <w:lastRenderedPageBreak/>
              <w:t>Специализированные</w:t>
            </w:r>
            <w:proofErr w:type="spellEnd"/>
            <w:r w:rsidRPr="0005732F">
              <w:rPr>
                <w:b/>
                <w:i/>
                <w:color w:val="auto"/>
              </w:rPr>
              <w:t xml:space="preserve"> </w:t>
            </w:r>
            <w:proofErr w:type="spellStart"/>
            <w:r w:rsidRPr="0005732F">
              <w:rPr>
                <w:b/>
                <w:i/>
                <w:color w:val="auto"/>
              </w:rPr>
              <w:t>системы</w:t>
            </w:r>
            <w:proofErr w:type="spellEnd"/>
            <w:r w:rsidRPr="0005732F">
              <w:rPr>
                <w:b/>
                <w:i/>
                <w:color w:val="auto"/>
              </w:rPr>
              <w:t xml:space="preserve"> </w:t>
            </w:r>
            <w:proofErr w:type="spellStart"/>
            <w:r w:rsidRPr="0005732F">
              <w:rPr>
                <w:b/>
                <w:i/>
                <w:color w:val="auto"/>
              </w:rPr>
              <w:t>покрытий</w:t>
            </w:r>
            <w:proofErr w:type="spellEnd"/>
          </w:p>
        </w:tc>
      </w:tr>
      <w:tr w:rsidR="00B2560B" w:rsidRPr="0080497E" w14:paraId="38ED640D" w14:textId="77777777" w:rsidTr="00D750DA">
        <w:trPr>
          <w:trHeight w:val="360"/>
        </w:trPr>
        <w:tc>
          <w:tcPr>
            <w:tcW w:w="7668" w:type="dxa"/>
            <w:gridSpan w:val="11"/>
            <w:vAlign w:val="center"/>
          </w:tcPr>
          <w:p w14:paraId="112DBFFB" w14:textId="77777777" w:rsidR="00B2560B" w:rsidRPr="00D750DA" w:rsidRDefault="00F04F21" w:rsidP="00B2560B">
            <w:pPr>
              <w:autoSpaceDE/>
              <w:autoSpaceDN/>
              <w:adjustRightInd/>
              <w:spacing w:before="0" w:line="240" w:lineRule="auto"/>
              <w:ind w:left="0"/>
              <w:rPr>
                <w:b/>
                <w:sz w:val="20"/>
                <w:szCs w:val="20"/>
                <w:lang w:val="ru-RU"/>
              </w:rPr>
            </w:pPr>
            <w:r w:rsidRPr="00D750DA">
              <w:rPr>
                <w:b/>
                <w:sz w:val="20"/>
                <w:szCs w:val="20"/>
                <w:lang w:val="ru-RU"/>
              </w:rPr>
              <w:t>Покрытие на базе Монель (металл) для участков с периодичным смачиванием волной</w:t>
            </w:r>
          </w:p>
        </w:tc>
        <w:tc>
          <w:tcPr>
            <w:tcW w:w="2221" w:type="dxa"/>
            <w:shd w:val="clear" w:color="auto" w:fill="000000"/>
            <w:vAlign w:val="center"/>
          </w:tcPr>
          <w:p w14:paraId="232AB84F" w14:textId="77777777" w:rsidR="00B2560B" w:rsidRPr="0080497E" w:rsidRDefault="00B2560B" w:rsidP="00B2560B">
            <w:pPr>
              <w:autoSpaceDE/>
              <w:autoSpaceDN/>
              <w:adjustRightInd/>
              <w:spacing w:before="0" w:line="240" w:lineRule="auto"/>
              <w:ind w:left="0"/>
              <w:rPr>
                <w:b/>
                <w:color w:val="FFFFFF" w:themeColor="background1"/>
                <w:sz w:val="36"/>
                <w:szCs w:val="20"/>
              </w:rPr>
            </w:pPr>
            <w:r w:rsidRPr="0080497E">
              <w:rPr>
                <w:b/>
                <w:color w:val="FFFFFF" w:themeColor="background1"/>
                <w:sz w:val="36"/>
                <w:szCs w:val="20"/>
              </w:rPr>
              <w:t>4.2</w:t>
            </w:r>
          </w:p>
        </w:tc>
      </w:tr>
      <w:tr w:rsidR="00F04F21" w:rsidRPr="0080497E" w14:paraId="7D2DF280" w14:textId="77777777" w:rsidTr="00D750DA">
        <w:trPr>
          <w:trHeight w:val="690"/>
        </w:trPr>
        <w:tc>
          <w:tcPr>
            <w:tcW w:w="1440" w:type="dxa"/>
            <w:tcBorders>
              <w:top w:val="nil"/>
              <w:left w:val="nil"/>
              <w:bottom w:val="nil"/>
              <w:right w:val="nil"/>
            </w:tcBorders>
          </w:tcPr>
          <w:p w14:paraId="062406CA" w14:textId="77777777" w:rsidR="00F04F21" w:rsidRPr="00D750DA" w:rsidRDefault="00F04F21" w:rsidP="00D750DA">
            <w:pPr>
              <w:tabs>
                <w:tab w:val="left" w:pos="258"/>
              </w:tabs>
              <w:autoSpaceDE/>
              <w:autoSpaceDN/>
              <w:adjustRightInd/>
              <w:spacing w:before="0" w:line="280" w:lineRule="atLeast"/>
              <w:ind w:left="0"/>
              <w:rPr>
                <w:b/>
                <w:color w:val="auto"/>
                <w:sz w:val="16"/>
                <w:szCs w:val="24"/>
                <w:lang w:val="ru-RU"/>
              </w:rPr>
            </w:pPr>
            <w:r w:rsidRPr="00D750DA">
              <w:rPr>
                <w:b/>
                <w:color w:val="auto"/>
                <w:sz w:val="16"/>
                <w:szCs w:val="24"/>
                <w:lang w:val="ru-RU"/>
              </w:rPr>
              <w:t>Подготовка поверхности:</w:t>
            </w:r>
          </w:p>
        </w:tc>
        <w:tc>
          <w:tcPr>
            <w:tcW w:w="4068" w:type="dxa"/>
            <w:gridSpan w:val="5"/>
            <w:tcBorders>
              <w:top w:val="nil"/>
              <w:left w:val="nil"/>
              <w:bottom w:val="nil"/>
              <w:right w:val="nil"/>
            </w:tcBorders>
          </w:tcPr>
          <w:p w14:paraId="5D54E1D1" w14:textId="77777777" w:rsidR="00D90349" w:rsidRPr="00D90349" w:rsidRDefault="00BF2E61" w:rsidP="00F04F21">
            <w:pPr>
              <w:tabs>
                <w:tab w:val="left" w:pos="120"/>
              </w:tabs>
              <w:autoSpaceDE/>
              <w:autoSpaceDN/>
              <w:adjustRightInd/>
              <w:spacing w:before="40" w:after="40" w:line="240" w:lineRule="auto"/>
              <w:ind w:left="65"/>
              <w:rPr>
                <w:sz w:val="16"/>
                <w:szCs w:val="16"/>
              </w:rPr>
            </w:pPr>
            <w:r w:rsidRPr="00BF2E61">
              <w:rPr>
                <w:sz w:val="16"/>
                <w:szCs w:val="16"/>
              </w:rPr>
              <w:t>SSPC</w:t>
            </w:r>
            <w:r w:rsidRPr="00D90349">
              <w:rPr>
                <w:sz w:val="16"/>
                <w:szCs w:val="16"/>
              </w:rPr>
              <w:t>-</w:t>
            </w:r>
            <w:r w:rsidRPr="00BF2E61">
              <w:rPr>
                <w:sz w:val="16"/>
                <w:szCs w:val="16"/>
              </w:rPr>
              <w:t>SP</w:t>
            </w:r>
            <w:r w:rsidRPr="00D90349">
              <w:rPr>
                <w:sz w:val="16"/>
                <w:szCs w:val="16"/>
              </w:rPr>
              <w:t>1/</w:t>
            </w:r>
            <w:r w:rsidRPr="00BF2E61">
              <w:rPr>
                <w:sz w:val="16"/>
                <w:szCs w:val="16"/>
              </w:rPr>
              <w:t>SP</w:t>
            </w:r>
            <w:r w:rsidRPr="00D90349">
              <w:rPr>
                <w:sz w:val="16"/>
                <w:szCs w:val="16"/>
              </w:rPr>
              <w:t>5 (</w:t>
            </w:r>
            <w:r w:rsidRPr="00BF2E61">
              <w:rPr>
                <w:sz w:val="16"/>
                <w:szCs w:val="16"/>
              </w:rPr>
              <w:t>NACE</w:t>
            </w:r>
            <w:r w:rsidRPr="00D90349">
              <w:rPr>
                <w:sz w:val="16"/>
                <w:szCs w:val="16"/>
              </w:rPr>
              <w:t xml:space="preserve"> </w:t>
            </w:r>
            <w:r w:rsidRPr="00BF2E61">
              <w:rPr>
                <w:sz w:val="16"/>
                <w:szCs w:val="16"/>
              </w:rPr>
              <w:t>No</w:t>
            </w:r>
            <w:r w:rsidRPr="00D90349">
              <w:rPr>
                <w:sz w:val="16"/>
                <w:szCs w:val="16"/>
              </w:rPr>
              <w:t>. 1) (</w:t>
            </w:r>
            <w:r w:rsidRPr="00BF2E61">
              <w:rPr>
                <w:sz w:val="16"/>
                <w:szCs w:val="16"/>
              </w:rPr>
              <w:t>SA</w:t>
            </w:r>
            <w:r w:rsidRPr="00D90349">
              <w:rPr>
                <w:sz w:val="16"/>
                <w:szCs w:val="16"/>
              </w:rPr>
              <w:t xml:space="preserve"> 3)</w:t>
            </w:r>
          </w:p>
          <w:p w14:paraId="070495A5" w14:textId="69D57793" w:rsidR="00F04F21" w:rsidRDefault="004B5C7C" w:rsidP="00F04F21">
            <w:pPr>
              <w:tabs>
                <w:tab w:val="left" w:pos="120"/>
              </w:tabs>
              <w:autoSpaceDE/>
              <w:autoSpaceDN/>
              <w:adjustRightInd/>
              <w:spacing w:before="40" w:after="40" w:line="240" w:lineRule="auto"/>
              <w:ind w:left="65"/>
              <w:rPr>
                <w:sz w:val="16"/>
                <w:szCs w:val="16"/>
                <w:lang w:val="ru-RU"/>
              </w:rPr>
            </w:pPr>
            <w:r>
              <w:rPr>
                <w:sz w:val="16"/>
                <w:szCs w:val="16"/>
                <w:lang w:val="ru-RU"/>
              </w:rPr>
              <w:t>Абразивоструйная</w:t>
            </w:r>
            <w:r w:rsidR="0000646B" w:rsidRPr="0000646B">
              <w:rPr>
                <w:sz w:val="16"/>
                <w:szCs w:val="16"/>
                <w:lang w:val="ru-RU"/>
              </w:rPr>
              <w:t xml:space="preserve"> </w:t>
            </w:r>
            <w:r w:rsidR="00F04F21" w:rsidRPr="00D750DA">
              <w:rPr>
                <w:sz w:val="16"/>
                <w:szCs w:val="16"/>
                <w:lang w:val="ru-RU"/>
              </w:rPr>
              <w:t>очистка до белого металла</w:t>
            </w:r>
            <w:r w:rsidR="00F04F21" w:rsidRPr="00D801E6">
              <w:rPr>
                <w:sz w:val="16"/>
                <w:szCs w:val="16"/>
                <w:lang w:val="ru-RU"/>
              </w:rPr>
              <w:t>.</w:t>
            </w:r>
          </w:p>
          <w:p w14:paraId="410E238C" w14:textId="0AE76450" w:rsidR="00D90349" w:rsidRPr="00B56D8D" w:rsidRDefault="00D90349" w:rsidP="00F04F21">
            <w:pPr>
              <w:tabs>
                <w:tab w:val="left" w:pos="120"/>
              </w:tabs>
              <w:autoSpaceDE/>
              <w:autoSpaceDN/>
              <w:adjustRightInd/>
              <w:spacing w:before="40" w:after="40" w:line="240" w:lineRule="auto"/>
              <w:ind w:left="65"/>
              <w:rPr>
                <w:sz w:val="16"/>
                <w:szCs w:val="16"/>
                <w:lang w:val="ru-RU"/>
              </w:rPr>
            </w:pPr>
            <w:r>
              <w:rPr>
                <w:sz w:val="16"/>
                <w:szCs w:val="16"/>
              </w:rPr>
              <w:t>SSPC</w:t>
            </w:r>
            <w:r w:rsidRPr="00B56D8D">
              <w:rPr>
                <w:sz w:val="16"/>
                <w:szCs w:val="16"/>
                <w:lang w:val="ru-RU"/>
              </w:rPr>
              <w:t xml:space="preserve"> </w:t>
            </w:r>
            <w:r>
              <w:rPr>
                <w:sz w:val="16"/>
                <w:szCs w:val="16"/>
              </w:rPr>
              <w:t>SP</w:t>
            </w:r>
            <w:r w:rsidRPr="00B56D8D">
              <w:rPr>
                <w:sz w:val="16"/>
                <w:szCs w:val="16"/>
                <w:lang w:val="ru-RU"/>
              </w:rPr>
              <w:t xml:space="preserve">11 </w:t>
            </w:r>
            <w:r w:rsidR="008C380B" w:rsidRPr="008C380B">
              <w:rPr>
                <w:sz w:val="16"/>
                <w:szCs w:val="16"/>
                <w:lang w:val="ru-RU"/>
              </w:rPr>
              <w:t>Механическая очистка до чистого металла</w:t>
            </w:r>
          </w:p>
        </w:tc>
        <w:tc>
          <w:tcPr>
            <w:tcW w:w="1080" w:type="dxa"/>
            <w:gridSpan w:val="3"/>
            <w:tcBorders>
              <w:top w:val="nil"/>
              <w:left w:val="nil"/>
              <w:bottom w:val="nil"/>
              <w:right w:val="nil"/>
            </w:tcBorders>
          </w:tcPr>
          <w:p w14:paraId="567698A9" w14:textId="77777777" w:rsidR="00F04F21" w:rsidRPr="0080497E" w:rsidRDefault="00F04F21" w:rsidP="00D750DA">
            <w:pPr>
              <w:tabs>
                <w:tab w:val="left" w:pos="21"/>
              </w:tabs>
              <w:autoSpaceDE/>
              <w:autoSpaceDN/>
              <w:adjustRightInd/>
              <w:spacing w:before="40" w:after="40" w:line="240" w:lineRule="auto"/>
              <w:ind w:left="0"/>
              <w:rPr>
                <w:b/>
                <w:sz w:val="16"/>
                <w:szCs w:val="16"/>
              </w:rPr>
            </w:pPr>
            <w:r w:rsidRPr="00A24069">
              <w:rPr>
                <w:b/>
                <w:color w:val="auto"/>
                <w:sz w:val="16"/>
                <w:szCs w:val="24"/>
                <w:lang w:val="ru-RU"/>
              </w:rPr>
              <w:t>Ремонт</w:t>
            </w:r>
            <w:r w:rsidRPr="00D750DA">
              <w:rPr>
                <w:b/>
                <w:color w:val="auto"/>
                <w:sz w:val="16"/>
                <w:szCs w:val="24"/>
              </w:rPr>
              <w:t>:</w:t>
            </w:r>
          </w:p>
        </w:tc>
        <w:tc>
          <w:tcPr>
            <w:tcW w:w="3301" w:type="dxa"/>
            <w:gridSpan w:val="3"/>
            <w:tcBorders>
              <w:top w:val="nil"/>
              <w:left w:val="nil"/>
              <w:bottom w:val="nil"/>
              <w:right w:val="nil"/>
            </w:tcBorders>
          </w:tcPr>
          <w:p w14:paraId="1ECB6D54" w14:textId="77777777" w:rsidR="00F04F21" w:rsidRPr="00F04F21" w:rsidRDefault="00F04F21" w:rsidP="00B2560B">
            <w:pPr>
              <w:autoSpaceDE/>
              <w:autoSpaceDN/>
              <w:adjustRightInd/>
              <w:spacing w:before="40" w:after="40" w:line="240" w:lineRule="auto"/>
              <w:ind w:left="0"/>
              <w:rPr>
                <w:sz w:val="16"/>
                <w:szCs w:val="16"/>
              </w:rPr>
            </w:pPr>
            <w:r>
              <w:rPr>
                <w:sz w:val="16"/>
                <w:szCs w:val="16"/>
                <w:lang w:val="ru-RU"/>
              </w:rPr>
              <w:t>Н</w:t>
            </w:r>
            <w:r>
              <w:rPr>
                <w:sz w:val="16"/>
                <w:szCs w:val="16"/>
              </w:rPr>
              <w:t>/</w:t>
            </w:r>
            <w:r>
              <w:rPr>
                <w:sz w:val="16"/>
                <w:szCs w:val="16"/>
                <w:lang w:val="ru-RU"/>
              </w:rPr>
              <w:t>П</w:t>
            </w:r>
          </w:p>
        </w:tc>
      </w:tr>
      <w:tr w:rsidR="00F04F21" w:rsidRPr="0080497E" w14:paraId="101ACA65" w14:textId="77777777" w:rsidTr="00D750DA">
        <w:trPr>
          <w:trHeight w:val="288"/>
        </w:trPr>
        <w:tc>
          <w:tcPr>
            <w:tcW w:w="1440" w:type="dxa"/>
            <w:tcBorders>
              <w:top w:val="nil"/>
              <w:left w:val="nil"/>
              <w:bottom w:val="nil"/>
              <w:right w:val="nil"/>
            </w:tcBorders>
            <w:vAlign w:val="center"/>
          </w:tcPr>
          <w:p w14:paraId="66BD012C" w14:textId="77777777" w:rsidR="00F04F21" w:rsidRPr="00D750DA" w:rsidRDefault="00F04F21" w:rsidP="00D750DA">
            <w:pPr>
              <w:tabs>
                <w:tab w:val="left" w:pos="258"/>
              </w:tabs>
              <w:autoSpaceDE/>
              <w:autoSpaceDN/>
              <w:adjustRightInd/>
              <w:spacing w:before="0" w:line="280" w:lineRule="atLeast"/>
              <w:ind w:left="0"/>
              <w:rPr>
                <w:b/>
                <w:color w:val="auto"/>
                <w:sz w:val="16"/>
                <w:szCs w:val="24"/>
                <w:lang w:val="ru-RU"/>
              </w:rPr>
            </w:pPr>
            <w:r w:rsidRPr="00D750DA">
              <w:rPr>
                <w:b/>
                <w:color w:val="auto"/>
                <w:sz w:val="16"/>
                <w:szCs w:val="24"/>
                <w:lang w:val="ru-RU"/>
              </w:rPr>
              <w:t>Профиль:</w:t>
            </w:r>
          </w:p>
        </w:tc>
        <w:tc>
          <w:tcPr>
            <w:tcW w:w="3348" w:type="dxa"/>
            <w:gridSpan w:val="4"/>
            <w:tcBorders>
              <w:top w:val="nil"/>
              <w:left w:val="nil"/>
              <w:bottom w:val="nil"/>
              <w:right w:val="nil"/>
            </w:tcBorders>
            <w:vAlign w:val="center"/>
          </w:tcPr>
          <w:p w14:paraId="7BE2EBBE" w14:textId="77777777" w:rsidR="00F04F21" w:rsidRPr="00D750DA" w:rsidRDefault="00F04F21" w:rsidP="00B2560B">
            <w:pPr>
              <w:tabs>
                <w:tab w:val="left" w:pos="120"/>
              </w:tabs>
              <w:autoSpaceDE/>
              <w:autoSpaceDN/>
              <w:adjustRightInd/>
              <w:spacing w:before="40" w:after="40" w:line="240" w:lineRule="auto"/>
              <w:ind w:left="65"/>
              <w:rPr>
                <w:sz w:val="16"/>
                <w:szCs w:val="16"/>
                <w:lang w:val="ru-RU"/>
              </w:rPr>
            </w:pPr>
            <w:r>
              <w:rPr>
                <w:sz w:val="16"/>
                <w:szCs w:val="16"/>
                <w:lang w:val="ru-RU"/>
              </w:rPr>
              <w:t>Не применимо</w:t>
            </w:r>
          </w:p>
        </w:tc>
        <w:tc>
          <w:tcPr>
            <w:tcW w:w="1080" w:type="dxa"/>
            <w:gridSpan w:val="2"/>
            <w:tcBorders>
              <w:top w:val="nil"/>
              <w:left w:val="nil"/>
              <w:bottom w:val="nil"/>
              <w:right w:val="nil"/>
            </w:tcBorders>
            <w:vAlign w:val="center"/>
          </w:tcPr>
          <w:p w14:paraId="4B7AD467" w14:textId="77777777" w:rsidR="00F04F21" w:rsidRPr="0080497E" w:rsidRDefault="00F04F21" w:rsidP="00B2560B">
            <w:pPr>
              <w:tabs>
                <w:tab w:val="left" w:pos="120"/>
              </w:tabs>
              <w:autoSpaceDE/>
              <w:autoSpaceDN/>
              <w:adjustRightInd/>
              <w:spacing w:before="40" w:after="40" w:line="200" w:lineRule="exact"/>
              <w:ind w:left="65"/>
              <w:rPr>
                <w:sz w:val="16"/>
                <w:szCs w:val="16"/>
              </w:rPr>
            </w:pPr>
          </w:p>
        </w:tc>
        <w:tc>
          <w:tcPr>
            <w:tcW w:w="1800" w:type="dxa"/>
            <w:gridSpan w:val="4"/>
            <w:tcBorders>
              <w:top w:val="nil"/>
              <w:left w:val="nil"/>
              <w:bottom w:val="nil"/>
              <w:right w:val="nil"/>
            </w:tcBorders>
            <w:vAlign w:val="center"/>
          </w:tcPr>
          <w:p w14:paraId="42336157" w14:textId="77777777" w:rsidR="00F04F21" w:rsidRPr="0080497E" w:rsidRDefault="00F04F21" w:rsidP="00B2560B">
            <w:pPr>
              <w:autoSpaceDE/>
              <w:autoSpaceDN/>
              <w:adjustRightInd/>
              <w:spacing w:before="40" w:after="40" w:line="200" w:lineRule="exact"/>
              <w:ind w:left="65"/>
              <w:rPr>
                <w:sz w:val="16"/>
                <w:szCs w:val="16"/>
              </w:rPr>
            </w:pPr>
          </w:p>
        </w:tc>
        <w:tc>
          <w:tcPr>
            <w:tcW w:w="2221" w:type="dxa"/>
            <w:tcBorders>
              <w:top w:val="nil"/>
              <w:left w:val="nil"/>
              <w:bottom w:val="nil"/>
              <w:right w:val="nil"/>
            </w:tcBorders>
            <w:vAlign w:val="center"/>
          </w:tcPr>
          <w:p w14:paraId="482A0BFD" w14:textId="77777777" w:rsidR="00F04F21" w:rsidRPr="0080497E" w:rsidRDefault="00F04F21" w:rsidP="00B2560B">
            <w:pPr>
              <w:autoSpaceDE/>
              <w:autoSpaceDN/>
              <w:adjustRightInd/>
              <w:spacing w:before="40" w:after="40" w:line="200" w:lineRule="exact"/>
              <w:ind w:left="65"/>
              <w:rPr>
                <w:sz w:val="16"/>
                <w:szCs w:val="16"/>
              </w:rPr>
            </w:pPr>
          </w:p>
        </w:tc>
      </w:tr>
      <w:tr w:rsidR="00F04F21" w:rsidRPr="0080497E" w14:paraId="37FCECF4" w14:textId="77777777" w:rsidTr="00D750DA">
        <w:trPr>
          <w:trHeight w:val="288"/>
        </w:trPr>
        <w:tc>
          <w:tcPr>
            <w:tcW w:w="1440" w:type="dxa"/>
            <w:tcBorders>
              <w:top w:val="nil"/>
              <w:left w:val="nil"/>
              <w:bottom w:val="nil"/>
              <w:right w:val="nil"/>
            </w:tcBorders>
          </w:tcPr>
          <w:p w14:paraId="6ED3443A" w14:textId="77777777" w:rsidR="00F04F21" w:rsidRPr="00D750DA" w:rsidRDefault="00F04F21" w:rsidP="00D750DA">
            <w:pPr>
              <w:tabs>
                <w:tab w:val="left" w:pos="258"/>
              </w:tabs>
              <w:autoSpaceDE/>
              <w:autoSpaceDN/>
              <w:adjustRightInd/>
              <w:spacing w:before="0" w:line="280" w:lineRule="atLeast"/>
              <w:ind w:left="0"/>
              <w:rPr>
                <w:b/>
                <w:color w:val="auto"/>
                <w:sz w:val="16"/>
                <w:szCs w:val="24"/>
                <w:lang w:val="ru-RU"/>
              </w:rPr>
            </w:pPr>
            <w:r w:rsidRPr="00D750DA">
              <w:rPr>
                <w:b/>
                <w:color w:val="auto"/>
                <w:sz w:val="16"/>
                <w:szCs w:val="24"/>
                <w:lang w:val="ru-RU"/>
              </w:rPr>
              <w:t>Общая ТСП:</w:t>
            </w:r>
          </w:p>
        </w:tc>
        <w:tc>
          <w:tcPr>
            <w:tcW w:w="3348" w:type="dxa"/>
            <w:gridSpan w:val="4"/>
            <w:tcBorders>
              <w:top w:val="nil"/>
              <w:left w:val="nil"/>
              <w:bottom w:val="nil"/>
              <w:right w:val="nil"/>
            </w:tcBorders>
            <w:vAlign w:val="center"/>
          </w:tcPr>
          <w:p w14:paraId="39ED6679" w14:textId="7AF8B094" w:rsidR="00F04F21" w:rsidRPr="0080497E" w:rsidRDefault="00F04F21" w:rsidP="00F04F21">
            <w:pPr>
              <w:tabs>
                <w:tab w:val="left" w:pos="120"/>
              </w:tabs>
              <w:autoSpaceDE/>
              <w:autoSpaceDN/>
              <w:adjustRightInd/>
              <w:spacing w:before="40" w:after="40" w:line="240" w:lineRule="auto"/>
              <w:ind w:left="65"/>
              <w:rPr>
                <w:sz w:val="16"/>
                <w:szCs w:val="16"/>
              </w:rPr>
            </w:pPr>
            <w:del w:id="413" w:author="Kurmanov, Aidyn [STAMGazStroy LLP]" w:date="2025-12-11T15:57:00Z" w16du:dateUtc="2025-12-11T10:57:00Z">
              <w:r>
                <w:rPr>
                  <w:sz w:val="16"/>
                  <w:szCs w:val="16"/>
                  <w:lang w:val="ru-RU"/>
                </w:rPr>
                <w:delText>1.5 мм</w:delText>
              </w:r>
            </w:del>
            <w:ins w:id="414" w:author="Kurmanov, Aidyn [STAMGazStroy LLP]" w:date="2025-12-11T15:57:00Z" w16du:dateUtc="2025-12-11T10:57:00Z">
              <w:r w:rsidR="002A42D1">
                <w:rPr>
                  <w:sz w:val="16"/>
                  <w:szCs w:val="16"/>
                  <w:lang w:val="ru-RU"/>
                </w:rPr>
                <w:t>Лист 16</w:t>
              </w:r>
            </w:ins>
            <w:ins w:id="415" w:author="Kurmanov, Aidyn [STAMGazStroy LLP]" w:date="2025-12-11T15:49:00Z" w16du:dateUtc="2025-12-11T10:49:00Z">
              <w:r w:rsidR="002420BB">
                <w:rPr>
                  <w:sz w:val="16"/>
                  <w:szCs w:val="16"/>
                  <w:lang w:val="ru-RU"/>
                </w:rPr>
                <w:t xml:space="preserve"> </w:t>
              </w:r>
            </w:ins>
            <w:r w:rsidRPr="0080497E">
              <w:rPr>
                <w:sz w:val="16"/>
                <w:szCs w:val="16"/>
              </w:rPr>
              <w:t xml:space="preserve">(0.062 </w:t>
            </w:r>
            <w:ins w:id="416" w:author="Kurmanov, Aidyn [STAMGazStroy LLP]" w:date="2025-12-11T15:50:00Z" w16du:dateUtc="2025-12-11T10:50:00Z">
              <w:r w:rsidR="002420BB" w:rsidRPr="0080497E">
                <w:rPr>
                  <w:sz w:val="16"/>
                  <w:szCs w:val="16"/>
                </w:rPr>
                <w:t>inch</w:t>
              </w:r>
            </w:ins>
            <w:del w:id="417" w:author="Kurmanov, Aidyn [STAMGazStroy LLP]" w:date="2025-12-11T15:50:00Z" w16du:dateUtc="2025-12-11T10:50:00Z">
              <w:r>
                <w:rPr>
                  <w:sz w:val="16"/>
                  <w:szCs w:val="16"/>
                  <w:lang w:val="ru-RU"/>
                </w:rPr>
                <w:delText>инча</w:delText>
              </w:r>
            </w:del>
            <w:r w:rsidRPr="0080497E">
              <w:rPr>
                <w:sz w:val="16"/>
                <w:szCs w:val="16"/>
              </w:rPr>
              <w:t>)*</w:t>
            </w:r>
          </w:p>
        </w:tc>
        <w:tc>
          <w:tcPr>
            <w:tcW w:w="1080" w:type="dxa"/>
            <w:gridSpan w:val="2"/>
            <w:tcBorders>
              <w:top w:val="nil"/>
              <w:left w:val="nil"/>
              <w:bottom w:val="nil"/>
              <w:right w:val="nil"/>
            </w:tcBorders>
            <w:vAlign w:val="center"/>
          </w:tcPr>
          <w:p w14:paraId="6380FE1B" w14:textId="77777777" w:rsidR="00F04F21" w:rsidRPr="0080497E" w:rsidRDefault="00F04F21" w:rsidP="00B2560B">
            <w:pPr>
              <w:tabs>
                <w:tab w:val="left" w:pos="120"/>
              </w:tabs>
              <w:autoSpaceDE/>
              <w:autoSpaceDN/>
              <w:adjustRightInd/>
              <w:spacing w:before="40" w:after="40" w:line="200" w:lineRule="exact"/>
              <w:ind w:left="65"/>
              <w:rPr>
                <w:sz w:val="16"/>
                <w:szCs w:val="16"/>
              </w:rPr>
            </w:pPr>
          </w:p>
        </w:tc>
        <w:tc>
          <w:tcPr>
            <w:tcW w:w="1800" w:type="dxa"/>
            <w:gridSpan w:val="4"/>
            <w:tcBorders>
              <w:top w:val="nil"/>
              <w:left w:val="nil"/>
              <w:bottom w:val="nil"/>
              <w:right w:val="nil"/>
            </w:tcBorders>
            <w:vAlign w:val="center"/>
          </w:tcPr>
          <w:p w14:paraId="66A13CF4" w14:textId="77777777" w:rsidR="00F04F21" w:rsidRPr="0080497E" w:rsidRDefault="00F04F21" w:rsidP="00B2560B">
            <w:pPr>
              <w:autoSpaceDE/>
              <w:autoSpaceDN/>
              <w:adjustRightInd/>
              <w:spacing w:before="40" w:after="40" w:line="200" w:lineRule="exact"/>
              <w:ind w:left="65"/>
              <w:rPr>
                <w:sz w:val="16"/>
                <w:szCs w:val="16"/>
              </w:rPr>
            </w:pPr>
          </w:p>
        </w:tc>
        <w:tc>
          <w:tcPr>
            <w:tcW w:w="2221" w:type="dxa"/>
            <w:tcBorders>
              <w:top w:val="nil"/>
              <w:left w:val="nil"/>
              <w:bottom w:val="nil"/>
              <w:right w:val="nil"/>
            </w:tcBorders>
            <w:vAlign w:val="center"/>
          </w:tcPr>
          <w:p w14:paraId="52AC531A" w14:textId="77777777" w:rsidR="00F04F21" w:rsidRPr="0080497E" w:rsidRDefault="00F04F21" w:rsidP="00B2560B">
            <w:pPr>
              <w:autoSpaceDE/>
              <w:autoSpaceDN/>
              <w:adjustRightInd/>
              <w:spacing w:before="40" w:after="40" w:line="200" w:lineRule="exact"/>
              <w:ind w:left="65"/>
              <w:rPr>
                <w:sz w:val="16"/>
                <w:szCs w:val="16"/>
              </w:rPr>
            </w:pPr>
          </w:p>
        </w:tc>
      </w:tr>
      <w:tr w:rsidR="00F04F21" w:rsidRPr="0080497E" w14:paraId="3F5D4387" w14:textId="77777777" w:rsidTr="00D750DA">
        <w:trPr>
          <w:trHeight w:val="543"/>
        </w:trPr>
        <w:tc>
          <w:tcPr>
            <w:tcW w:w="1998" w:type="dxa"/>
            <w:gridSpan w:val="3"/>
            <w:tcBorders>
              <w:bottom w:val="single" w:sz="4" w:space="0" w:color="auto"/>
            </w:tcBorders>
            <w:shd w:val="clear" w:color="auto" w:fill="000000" w:themeFill="text1"/>
            <w:vAlign w:val="center"/>
          </w:tcPr>
          <w:p w14:paraId="7D1B24AE" w14:textId="77777777" w:rsidR="00F04F21" w:rsidRPr="007C4C25" w:rsidRDefault="00F04F21" w:rsidP="00B2560B">
            <w:pPr>
              <w:tabs>
                <w:tab w:val="left" w:pos="258"/>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Покрытие, Видовая классификация, ТСП</w:t>
            </w:r>
          </w:p>
        </w:tc>
        <w:tc>
          <w:tcPr>
            <w:tcW w:w="1890" w:type="dxa"/>
            <w:tcBorders>
              <w:bottom w:val="single" w:sz="4" w:space="0" w:color="auto"/>
            </w:tcBorders>
            <w:shd w:val="clear" w:color="auto" w:fill="000000" w:themeFill="text1"/>
            <w:vAlign w:val="center"/>
          </w:tcPr>
          <w:p w14:paraId="155B1176" w14:textId="77777777" w:rsidR="00F04F21" w:rsidRPr="007C4C25" w:rsidRDefault="00F04F21" w:rsidP="00B2560B">
            <w:pPr>
              <w:tabs>
                <w:tab w:val="left" w:pos="325"/>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Изготовитель</w:t>
            </w:r>
          </w:p>
        </w:tc>
        <w:tc>
          <w:tcPr>
            <w:tcW w:w="2340" w:type="dxa"/>
            <w:gridSpan w:val="4"/>
            <w:tcBorders>
              <w:bottom w:val="single" w:sz="4" w:space="0" w:color="auto"/>
            </w:tcBorders>
            <w:shd w:val="clear" w:color="auto" w:fill="000000" w:themeFill="text1"/>
            <w:vAlign w:val="center"/>
          </w:tcPr>
          <w:p w14:paraId="61B9A538" w14:textId="77777777" w:rsidR="00F04F21" w:rsidRPr="007C4C25" w:rsidRDefault="00F04F21" w:rsidP="00B2560B">
            <w:pPr>
              <w:tabs>
                <w:tab w:val="left" w:pos="242"/>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Наименование материала</w:t>
            </w:r>
          </w:p>
        </w:tc>
        <w:tc>
          <w:tcPr>
            <w:tcW w:w="1350" w:type="dxa"/>
            <w:gridSpan w:val="2"/>
            <w:tcBorders>
              <w:bottom w:val="single" w:sz="4" w:space="0" w:color="auto"/>
            </w:tcBorders>
            <w:shd w:val="clear" w:color="auto" w:fill="000000" w:themeFill="text1"/>
            <w:vAlign w:val="center"/>
          </w:tcPr>
          <w:p w14:paraId="2A044EE1" w14:textId="77777777" w:rsidR="00F04F21" w:rsidRPr="007C4C25" w:rsidRDefault="00F04F21" w:rsidP="00B2560B">
            <w:pPr>
              <w:tabs>
                <w:tab w:val="left" w:pos="238"/>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ЛОС (г/л)</w:t>
            </w:r>
          </w:p>
        </w:tc>
        <w:tc>
          <w:tcPr>
            <w:tcW w:w="2311" w:type="dxa"/>
            <w:gridSpan w:val="2"/>
            <w:tcBorders>
              <w:bottom w:val="single" w:sz="4" w:space="0" w:color="auto"/>
            </w:tcBorders>
            <w:shd w:val="clear" w:color="auto" w:fill="000000" w:themeFill="text1"/>
            <w:vAlign w:val="center"/>
          </w:tcPr>
          <w:p w14:paraId="0252D90C" w14:textId="77777777" w:rsidR="00F04F21" w:rsidRPr="007C4C25" w:rsidRDefault="00F04F21" w:rsidP="00B2560B">
            <w:pPr>
              <w:tabs>
                <w:tab w:val="left" w:pos="219"/>
              </w:tabs>
              <w:autoSpaceDE/>
              <w:autoSpaceDN/>
              <w:adjustRightInd/>
              <w:spacing w:before="0" w:line="280" w:lineRule="atLeast"/>
              <w:ind w:left="72"/>
              <w:rPr>
                <w:b/>
                <w:color w:val="FFFFFF" w:themeColor="background1"/>
                <w:sz w:val="18"/>
                <w:szCs w:val="18"/>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7C4C25" w:rsidRPr="0080497E" w14:paraId="20CAADB6" w14:textId="77777777" w:rsidTr="007C4C25">
        <w:trPr>
          <w:trHeight w:val="14"/>
        </w:trPr>
        <w:tc>
          <w:tcPr>
            <w:tcW w:w="1998" w:type="dxa"/>
            <w:gridSpan w:val="3"/>
            <w:tcBorders>
              <w:top w:val="single" w:sz="4" w:space="0" w:color="auto"/>
              <w:bottom w:val="nil"/>
            </w:tcBorders>
            <w:shd w:val="clear" w:color="auto" w:fill="000000"/>
            <w:vAlign w:val="center"/>
          </w:tcPr>
          <w:p w14:paraId="77F4654A" w14:textId="77777777" w:rsidR="007C4C25" w:rsidRPr="007C4C25" w:rsidRDefault="007C4C25" w:rsidP="00B2560B">
            <w:pPr>
              <w:tabs>
                <w:tab w:val="left" w:pos="258"/>
              </w:tabs>
              <w:spacing w:before="0" w:line="280" w:lineRule="atLeast"/>
              <w:ind w:left="0"/>
              <w:rPr>
                <w:b/>
                <w:color w:val="auto"/>
                <w:sz w:val="16"/>
                <w:szCs w:val="24"/>
                <w:lang w:val="ru-RU"/>
              </w:rPr>
            </w:pPr>
          </w:p>
        </w:tc>
        <w:tc>
          <w:tcPr>
            <w:tcW w:w="1890" w:type="dxa"/>
            <w:tcBorders>
              <w:top w:val="single" w:sz="4" w:space="0" w:color="auto"/>
              <w:bottom w:val="nil"/>
            </w:tcBorders>
            <w:shd w:val="clear" w:color="auto" w:fill="000000"/>
            <w:vAlign w:val="center"/>
          </w:tcPr>
          <w:p w14:paraId="75DEB127" w14:textId="77777777" w:rsidR="007C4C25" w:rsidRPr="007C4C25" w:rsidRDefault="007C4C25" w:rsidP="00B2560B">
            <w:pPr>
              <w:tabs>
                <w:tab w:val="left" w:pos="325"/>
              </w:tabs>
              <w:spacing w:before="0" w:line="280" w:lineRule="atLeast"/>
              <w:ind w:left="0"/>
              <w:rPr>
                <w:b/>
                <w:color w:val="auto"/>
                <w:sz w:val="16"/>
                <w:szCs w:val="24"/>
                <w:lang w:val="ru-RU"/>
              </w:rPr>
            </w:pPr>
          </w:p>
        </w:tc>
        <w:tc>
          <w:tcPr>
            <w:tcW w:w="2340" w:type="dxa"/>
            <w:gridSpan w:val="4"/>
            <w:tcBorders>
              <w:top w:val="single" w:sz="4" w:space="0" w:color="auto"/>
              <w:bottom w:val="nil"/>
            </w:tcBorders>
            <w:shd w:val="clear" w:color="auto" w:fill="000000"/>
            <w:vAlign w:val="center"/>
          </w:tcPr>
          <w:p w14:paraId="7B3F2D4F" w14:textId="77777777" w:rsidR="007C4C25" w:rsidRPr="007C4C25" w:rsidRDefault="007C4C25" w:rsidP="00B2560B">
            <w:pPr>
              <w:tabs>
                <w:tab w:val="left" w:pos="242"/>
              </w:tabs>
              <w:spacing w:before="0" w:line="280" w:lineRule="atLeast"/>
              <w:ind w:left="0"/>
              <w:rPr>
                <w:b/>
                <w:color w:val="auto"/>
                <w:sz w:val="16"/>
                <w:szCs w:val="24"/>
                <w:lang w:val="ru-RU"/>
              </w:rPr>
            </w:pPr>
          </w:p>
        </w:tc>
        <w:tc>
          <w:tcPr>
            <w:tcW w:w="1350" w:type="dxa"/>
            <w:gridSpan w:val="2"/>
            <w:tcBorders>
              <w:top w:val="single" w:sz="4" w:space="0" w:color="auto"/>
              <w:bottom w:val="nil"/>
            </w:tcBorders>
            <w:shd w:val="clear" w:color="auto" w:fill="000000"/>
            <w:vAlign w:val="center"/>
          </w:tcPr>
          <w:p w14:paraId="41BA318D" w14:textId="77777777" w:rsidR="007C4C25" w:rsidRPr="007C4C25" w:rsidRDefault="007C4C25" w:rsidP="00B2560B">
            <w:pPr>
              <w:tabs>
                <w:tab w:val="left" w:pos="238"/>
              </w:tabs>
              <w:spacing w:before="0" w:line="280" w:lineRule="atLeast"/>
              <w:ind w:left="0"/>
              <w:rPr>
                <w:b/>
                <w:color w:val="auto"/>
                <w:sz w:val="16"/>
                <w:szCs w:val="24"/>
                <w:lang w:val="ru-RU"/>
              </w:rPr>
            </w:pPr>
          </w:p>
        </w:tc>
        <w:tc>
          <w:tcPr>
            <w:tcW w:w="2311" w:type="dxa"/>
            <w:gridSpan w:val="2"/>
            <w:tcBorders>
              <w:top w:val="single" w:sz="4" w:space="0" w:color="auto"/>
              <w:bottom w:val="nil"/>
            </w:tcBorders>
            <w:shd w:val="clear" w:color="auto" w:fill="000000"/>
            <w:vAlign w:val="center"/>
          </w:tcPr>
          <w:p w14:paraId="1F0BBFD2" w14:textId="77777777" w:rsidR="007C4C25" w:rsidRPr="007C4C25" w:rsidRDefault="007C4C25" w:rsidP="00B2560B">
            <w:pPr>
              <w:tabs>
                <w:tab w:val="left" w:pos="219"/>
              </w:tabs>
              <w:spacing w:before="0" w:line="280" w:lineRule="atLeast"/>
              <w:ind w:left="72"/>
              <w:rPr>
                <w:b/>
                <w:color w:val="auto"/>
                <w:sz w:val="16"/>
                <w:szCs w:val="24"/>
                <w:lang w:val="ru-RU"/>
              </w:rPr>
            </w:pPr>
          </w:p>
        </w:tc>
      </w:tr>
      <w:tr w:rsidR="00B2560B" w:rsidRPr="0080497E" w14:paraId="601A2D9B" w14:textId="77777777" w:rsidTr="00D750DA">
        <w:trPr>
          <w:trHeight w:val="288"/>
        </w:trPr>
        <w:tc>
          <w:tcPr>
            <w:tcW w:w="9889" w:type="dxa"/>
            <w:gridSpan w:val="12"/>
            <w:tcBorders>
              <w:top w:val="nil"/>
              <w:left w:val="nil"/>
              <w:bottom w:val="nil"/>
              <w:right w:val="nil"/>
            </w:tcBorders>
            <w:vAlign w:val="center"/>
          </w:tcPr>
          <w:p w14:paraId="1A76F177" w14:textId="77777777" w:rsidR="00B2560B" w:rsidRPr="0080497E" w:rsidRDefault="00B2560B" w:rsidP="00B2560B">
            <w:pPr>
              <w:autoSpaceDE/>
              <w:autoSpaceDN/>
              <w:adjustRightInd/>
              <w:spacing w:before="40" w:after="40" w:line="200" w:lineRule="exact"/>
              <w:ind w:left="65"/>
              <w:rPr>
                <w:sz w:val="16"/>
                <w:szCs w:val="16"/>
              </w:rPr>
            </w:pPr>
          </w:p>
        </w:tc>
      </w:tr>
      <w:tr w:rsidR="00B2560B" w:rsidRPr="00BC5FF9" w14:paraId="21E6A832" w14:textId="77777777" w:rsidTr="00D750DA">
        <w:trPr>
          <w:trHeight w:val="288"/>
        </w:trPr>
        <w:tc>
          <w:tcPr>
            <w:tcW w:w="9889" w:type="dxa"/>
            <w:gridSpan w:val="12"/>
            <w:tcBorders>
              <w:top w:val="nil"/>
              <w:left w:val="nil"/>
              <w:bottom w:val="single" w:sz="12" w:space="0" w:color="auto"/>
              <w:right w:val="nil"/>
            </w:tcBorders>
            <w:vAlign w:val="center"/>
          </w:tcPr>
          <w:p w14:paraId="6754892B" w14:textId="7606B6AE" w:rsidR="00F04F21" w:rsidRDefault="00F04F21" w:rsidP="00B2560B">
            <w:pPr>
              <w:tabs>
                <w:tab w:val="left" w:pos="0"/>
              </w:tabs>
              <w:autoSpaceDE/>
              <w:autoSpaceDN/>
              <w:adjustRightInd/>
              <w:spacing w:before="40" w:after="40" w:line="200" w:lineRule="exact"/>
              <w:ind w:left="0"/>
              <w:rPr>
                <w:sz w:val="16"/>
                <w:szCs w:val="16"/>
                <w:lang w:val="ru-RU"/>
              </w:rPr>
            </w:pPr>
            <w:r w:rsidRPr="00D750DA">
              <w:rPr>
                <w:sz w:val="16"/>
                <w:szCs w:val="16"/>
                <w:lang w:val="ru-RU"/>
              </w:rPr>
              <w:t xml:space="preserve">Охватывают указанную часть зоны </w:t>
            </w:r>
            <w:r>
              <w:rPr>
                <w:sz w:val="16"/>
                <w:szCs w:val="16"/>
                <w:lang w:val="ru-RU"/>
              </w:rPr>
              <w:t xml:space="preserve">периодического смачивания </w:t>
            </w:r>
            <w:r w:rsidRPr="00D750DA">
              <w:rPr>
                <w:sz w:val="16"/>
                <w:szCs w:val="16"/>
                <w:lang w:val="ru-RU"/>
              </w:rPr>
              <w:t xml:space="preserve">холоднокатаной, гладкой, неполированной облицовкой Монель согласно </w:t>
            </w:r>
            <w:r w:rsidRPr="00D750DA">
              <w:rPr>
                <w:sz w:val="16"/>
                <w:szCs w:val="16"/>
              </w:rPr>
              <w:t>ASTM</w:t>
            </w:r>
            <w:ins w:id="418" w:author="Issayevskiy, Konstantin [STAMGazStroy LLP]" w:date="2025-12-09T09:33:00Z" w16du:dateUtc="2025-12-09T04:33:00Z">
              <w:r w:rsidR="007F2B80" w:rsidRPr="007F2B80">
                <w:rPr>
                  <w:sz w:val="16"/>
                  <w:szCs w:val="16"/>
                  <w:lang w:val="ru-RU"/>
                </w:rPr>
                <w:t xml:space="preserve"> </w:t>
              </w:r>
            </w:ins>
            <w:r w:rsidRPr="00D750DA">
              <w:rPr>
                <w:sz w:val="16"/>
                <w:szCs w:val="16"/>
              </w:rPr>
              <w:t>B</w:t>
            </w:r>
            <w:r w:rsidRPr="00D750DA">
              <w:rPr>
                <w:sz w:val="16"/>
                <w:szCs w:val="16"/>
                <w:lang w:val="ru-RU"/>
              </w:rPr>
              <w:t>-127.</w:t>
            </w:r>
            <w:r w:rsidRPr="00D750DA">
              <w:rPr>
                <w:sz w:val="16"/>
                <w:szCs w:val="16"/>
                <w:lang w:val="ru-RU"/>
              </w:rPr>
              <w:br/>
              <w:t>Свар</w:t>
            </w:r>
            <w:r>
              <w:rPr>
                <w:sz w:val="16"/>
                <w:szCs w:val="16"/>
                <w:lang w:val="ru-RU"/>
              </w:rPr>
              <w:t>и</w:t>
            </w:r>
            <w:r w:rsidRPr="00D750DA">
              <w:rPr>
                <w:sz w:val="16"/>
                <w:szCs w:val="16"/>
                <w:lang w:val="ru-RU"/>
              </w:rPr>
              <w:t xml:space="preserve">те оболочку монеля непрерывно по всем краям. Перекрыть все соединения в оболочке Монель на четыре дюйма. Требовать от подрядчика представления чертежей с указанием </w:t>
            </w:r>
            <w:r>
              <w:rPr>
                <w:sz w:val="16"/>
                <w:szCs w:val="16"/>
                <w:lang w:val="ru-RU"/>
              </w:rPr>
              <w:t>детализации</w:t>
            </w:r>
            <w:r w:rsidRPr="00D750DA">
              <w:rPr>
                <w:sz w:val="16"/>
                <w:szCs w:val="16"/>
                <w:lang w:val="ru-RU"/>
              </w:rPr>
              <w:t xml:space="preserve"> для Монеля владельцу для авторизации.</w:t>
            </w:r>
          </w:p>
          <w:p w14:paraId="311F2C1C" w14:textId="3C51BD54" w:rsidR="00F04F21" w:rsidRPr="00D750DA" w:rsidRDefault="00F04F21" w:rsidP="00B2560B">
            <w:pPr>
              <w:tabs>
                <w:tab w:val="left" w:pos="0"/>
              </w:tabs>
              <w:autoSpaceDE/>
              <w:autoSpaceDN/>
              <w:adjustRightInd/>
              <w:spacing w:before="40" w:after="40" w:line="200" w:lineRule="exact"/>
              <w:ind w:left="0"/>
              <w:rPr>
                <w:sz w:val="16"/>
                <w:szCs w:val="16"/>
                <w:lang w:val="ru-RU"/>
              </w:rPr>
            </w:pPr>
            <w:r w:rsidRPr="00D750DA">
              <w:rPr>
                <w:sz w:val="16"/>
                <w:szCs w:val="16"/>
                <w:lang w:val="ru-RU"/>
              </w:rPr>
              <w:t>Обеспечьте полную антикоррозионную защиту части конструкции, покрытой Монелем, путем применения водонепроницаемых сварных швов</w:t>
            </w:r>
            <w:r>
              <w:rPr>
                <w:sz w:val="16"/>
                <w:szCs w:val="16"/>
                <w:lang w:val="ru-RU"/>
              </w:rPr>
              <w:t>,</w:t>
            </w:r>
            <w:r w:rsidRPr="00D750DA">
              <w:rPr>
                <w:sz w:val="16"/>
                <w:szCs w:val="16"/>
                <w:lang w:val="ru-RU"/>
              </w:rPr>
              <w:t xml:space="preserve"> закрепите облицовку монеля к стальным деталям и монель к монелю. Осмотрите все сварные швы </w:t>
            </w:r>
            <w:r>
              <w:rPr>
                <w:sz w:val="16"/>
                <w:szCs w:val="16"/>
                <w:lang w:val="ru-RU"/>
              </w:rPr>
              <w:t>при помощи краскокапиллярного</w:t>
            </w:r>
            <w:r w:rsidRPr="00D750DA">
              <w:rPr>
                <w:sz w:val="16"/>
                <w:szCs w:val="16"/>
                <w:lang w:val="ru-RU"/>
              </w:rPr>
              <w:t xml:space="preserve"> контрол</w:t>
            </w:r>
            <w:r>
              <w:rPr>
                <w:sz w:val="16"/>
                <w:szCs w:val="16"/>
                <w:lang w:val="ru-RU"/>
              </w:rPr>
              <w:t>я</w:t>
            </w:r>
            <w:r w:rsidRPr="00D750DA">
              <w:rPr>
                <w:sz w:val="16"/>
                <w:szCs w:val="16"/>
                <w:lang w:val="ru-RU"/>
              </w:rPr>
              <w:t>.</w:t>
            </w:r>
            <w:r w:rsidRPr="00D750DA">
              <w:rPr>
                <w:sz w:val="16"/>
                <w:szCs w:val="16"/>
                <w:lang w:val="ru-RU"/>
              </w:rPr>
              <w:br/>
              <w:t xml:space="preserve">Устранить все дефекты, превышающие разрешенные в </w:t>
            </w:r>
            <w:r w:rsidRPr="00D750DA">
              <w:rPr>
                <w:sz w:val="16"/>
                <w:szCs w:val="16"/>
              </w:rPr>
              <w:t>AWS</w:t>
            </w:r>
            <w:ins w:id="419" w:author="Issayevskiy, Konstantin [STAMGazStroy LLP]" w:date="2025-12-09T09:33:00Z" w16du:dateUtc="2025-12-09T04:33:00Z">
              <w:r w:rsidR="000A2E0E">
                <w:rPr>
                  <w:sz w:val="16"/>
                  <w:szCs w:val="16"/>
                  <w:lang w:val="ru-RU"/>
                </w:rPr>
                <w:t xml:space="preserve"> </w:t>
              </w:r>
            </w:ins>
            <w:r w:rsidRPr="00D750DA">
              <w:rPr>
                <w:sz w:val="16"/>
                <w:szCs w:val="16"/>
              </w:rPr>
              <w:t>D</w:t>
            </w:r>
            <w:r w:rsidRPr="00D750DA">
              <w:rPr>
                <w:sz w:val="16"/>
                <w:szCs w:val="16"/>
                <w:lang w:val="ru-RU"/>
              </w:rPr>
              <w:t xml:space="preserve">1.1 пар. 9.25. </w:t>
            </w:r>
            <w:r w:rsidR="00F95363">
              <w:rPr>
                <w:sz w:val="16"/>
                <w:szCs w:val="16"/>
                <w:lang w:val="ru-RU"/>
              </w:rPr>
              <w:t xml:space="preserve">Сварка </w:t>
            </w:r>
            <w:r w:rsidRPr="00D750DA">
              <w:rPr>
                <w:sz w:val="16"/>
                <w:szCs w:val="16"/>
              </w:rPr>
              <w:t>Monel</w:t>
            </w:r>
            <w:r w:rsidRPr="00D750DA">
              <w:rPr>
                <w:sz w:val="16"/>
                <w:szCs w:val="16"/>
                <w:lang w:val="ru-RU"/>
              </w:rPr>
              <w:t xml:space="preserve"> для стали и </w:t>
            </w:r>
            <w:proofErr w:type="spellStart"/>
            <w:r w:rsidRPr="00D750DA">
              <w:rPr>
                <w:sz w:val="16"/>
                <w:szCs w:val="16"/>
              </w:rPr>
              <w:t>MoneltoMonel</w:t>
            </w:r>
            <w:proofErr w:type="spellEnd"/>
            <w:r w:rsidRPr="00D750DA">
              <w:rPr>
                <w:sz w:val="16"/>
                <w:szCs w:val="16"/>
                <w:lang w:val="ru-RU"/>
              </w:rPr>
              <w:t xml:space="preserve"> с использованием только процессов </w:t>
            </w:r>
            <w:r w:rsidR="00F95363">
              <w:rPr>
                <w:sz w:val="16"/>
                <w:szCs w:val="16"/>
                <w:lang w:val="ru-RU"/>
              </w:rPr>
              <w:t>РДС</w:t>
            </w:r>
            <w:r w:rsidRPr="00D750DA">
              <w:rPr>
                <w:sz w:val="16"/>
                <w:szCs w:val="16"/>
                <w:lang w:val="ru-RU"/>
              </w:rPr>
              <w:t xml:space="preserve"> или </w:t>
            </w:r>
            <w:r w:rsidR="00F95363">
              <w:rPr>
                <w:sz w:val="16"/>
                <w:szCs w:val="16"/>
                <w:lang w:val="ru-RU"/>
              </w:rPr>
              <w:t>АДС</w:t>
            </w:r>
            <w:r w:rsidRPr="00D750DA">
              <w:rPr>
                <w:sz w:val="16"/>
                <w:szCs w:val="16"/>
                <w:lang w:val="ru-RU"/>
              </w:rPr>
              <w:t xml:space="preserve"> с использованием </w:t>
            </w:r>
            <w:r w:rsidR="00F95363">
              <w:rPr>
                <w:sz w:val="16"/>
                <w:szCs w:val="16"/>
                <w:lang w:val="ru-RU"/>
              </w:rPr>
              <w:t>присадочных материалов</w:t>
            </w:r>
            <w:ins w:id="420" w:author="Kurmanov, Aidyn [STAMGazStroy LLP]" w:date="2025-12-11T15:55:00Z" w16du:dateUtc="2025-12-11T10:55:00Z">
              <w:r w:rsidR="009008F4" w:rsidRPr="009008F4">
                <w:rPr>
                  <w:sz w:val="16"/>
                  <w:szCs w:val="16"/>
                  <w:lang w:val="ru-RU"/>
                </w:rPr>
                <w:t xml:space="preserve"> </w:t>
              </w:r>
            </w:ins>
            <w:r w:rsidRPr="00D750DA">
              <w:rPr>
                <w:sz w:val="16"/>
                <w:szCs w:val="16"/>
              </w:rPr>
              <w:t>Monel</w:t>
            </w:r>
            <w:r w:rsidRPr="00D750DA">
              <w:rPr>
                <w:sz w:val="16"/>
                <w:szCs w:val="16"/>
                <w:lang w:val="ru-RU"/>
              </w:rPr>
              <w:t>, соответствующ</w:t>
            </w:r>
            <w:r w:rsidR="00F95363">
              <w:rPr>
                <w:sz w:val="16"/>
                <w:szCs w:val="16"/>
                <w:lang w:val="ru-RU"/>
              </w:rPr>
              <w:t>им</w:t>
            </w:r>
            <w:r w:rsidRPr="00D750DA">
              <w:rPr>
                <w:sz w:val="16"/>
                <w:szCs w:val="16"/>
                <w:lang w:val="ru-RU"/>
              </w:rPr>
              <w:t xml:space="preserve"> классу </w:t>
            </w:r>
            <w:r w:rsidRPr="00D750DA">
              <w:rPr>
                <w:sz w:val="16"/>
                <w:szCs w:val="16"/>
              </w:rPr>
              <w:t>AWS</w:t>
            </w:r>
            <w:r w:rsidRPr="00D750DA">
              <w:rPr>
                <w:sz w:val="16"/>
                <w:szCs w:val="16"/>
                <w:lang w:val="ru-RU"/>
              </w:rPr>
              <w:t xml:space="preserve"> 5.14 </w:t>
            </w:r>
            <w:proofErr w:type="spellStart"/>
            <w:r w:rsidR="00F95363" w:rsidRPr="0080497E">
              <w:rPr>
                <w:sz w:val="16"/>
                <w:szCs w:val="16"/>
              </w:rPr>
              <w:t>ERNiCu</w:t>
            </w:r>
            <w:proofErr w:type="spellEnd"/>
            <w:r w:rsidR="00F95363" w:rsidRPr="00D750DA">
              <w:rPr>
                <w:sz w:val="16"/>
                <w:szCs w:val="16"/>
                <w:lang w:val="ru-RU"/>
              </w:rPr>
              <w:t>-7.</w:t>
            </w:r>
            <w:r w:rsidRPr="00D750DA">
              <w:rPr>
                <w:sz w:val="16"/>
                <w:szCs w:val="16"/>
                <w:lang w:val="ru-RU"/>
              </w:rPr>
              <w:br/>
              <w:t xml:space="preserve">Квалифицируйте все сварочные процедуры и сварщики, работающие с </w:t>
            </w:r>
            <w:r w:rsidRPr="00D750DA">
              <w:rPr>
                <w:sz w:val="16"/>
                <w:szCs w:val="16"/>
              </w:rPr>
              <w:t>Monel</w:t>
            </w:r>
            <w:r w:rsidRPr="00D750DA">
              <w:rPr>
                <w:sz w:val="16"/>
                <w:szCs w:val="16"/>
                <w:lang w:val="ru-RU"/>
              </w:rPr>
              <w:t xml:space="preserve"> в соответствии с </w:t>
            </w:r>
            <w:r w:rsidRPr="00D750DA">
              <w:rPr>
                <w:sz w:val="16"/>
                <w:szCs w:val="16"/>
              </w:rPr>
              <w:t>AWS</w:t>
            </w:r>
            <w:ins w:id="421" w:author="Issayevskiy, Konstantin [STAMGazStroy LLP]" w:date="2025-12-09T09:34:00Z" w16du:dateUtc="2025-12-09T04:34:00Z">
              <w:r w:rsidR="00A868DB">
                <w:rPr>
                  <w:sz w:val="16"/>
                  <w:szCs w:val="16"/>
                  <w:lang w:val="ru-RU"/>
                </w:rPr>
                <w:t xml:space="preserve"> </w:t>
              </w:r>
            </w:ins>
            <w:r w:rsidRPr="00D750DA">
              <w:rPr>
                <w:sz w:val="16"/>
                <w:szCs w:val="16"/>
              </w:rPr>
              <w:t>D</w:t>
            </w:r>
            <w:r w:rsidRPr="00D750DA">
              <w:rPr>
                <w:sz w:val="16"/>
                <w:szCs w:val="16"/>
                <w:lang w:val="ru-RU"/>
              </w:rPr>
              <w:t xml:space="preserve">1.1, как для углового шва, используя тест </w:t>
            </w:r>
            <w:r w:rsidR="00F95363" w:rsidRPr="00D750DA">
              <w:rPr>
                <w:sz w:val="16"/>
                <w:szCs w:val="16"/>
                <w:lang w:val="ru-RU"/>
              </w:rPr>
              <w:t xml:space="preserve">макро травления </w:t>
            </w:r>
            <w:r w:rsidRPr="00D750DA">
              <w:rPr>
                <w:sz w:val="16"/>
                <w:szCs w:val="16"/>
                <w:lang w:val="ru-RU"/>
              </w:rPr>
              <w:t>поперечного сечения</w:t>
            </w:r>
            <w:r w:rsidR="00F95363">
              <w:rPr>
                <w:sz w:val="16"/>
                <w:szCs w:val="16"/>
                <w:lang w:val="ru-RU"/>
              </w:rPr>
              <w:t xml:space="preserve"> сварного шва</w:t>
            </w:r>
            <w:r w:rsidRPr="00D750DA">
              <w:rPr>
                <w:sz w:val="16"/>
                <w:szCs w:val="16"/>
                <w:lang w:val="ru-RU"/>
              </w:rPr>
              <w:t xml:space="preserve">. </w:t>
            </w:r>
            <w:r w:rsidR="00F95363">
              <w:rPr>
                <w:sz w:val="16"/>
                <w:szCs w:val="16"/>
                <w:lang w:val="ru-RU"/>
              </w:rPr>
              <w:t>Имейте в виду</w:t>
            </w:r>
            <w:r w:rsidRPr="00D750DA">
              <w:rPr>
                <w:sz w:val="16"/>
                <w:szCs w:val="16"/>
                <w:lang w:val="ru-RU"/>
              </w:rPr>
              <w:t xml:space="preserve">, что Монель может порваться, если его подвергли механическому повреждению. Более </w:t>
            </w:r>
            <w:r w:rsidR="00F95363">
              <w:rPr>
                <w:sz w:val="16"/>
                <w:szCs w:val="16"/>
                <w:lang w:val="ru-RU"/>
              </w:rPr>
              <w:t>толстое покрытие</w:t>
            </w:r>
            <w:r w:rsidRPr="00D750DA">
              <w:rPr>
                <w:sz w:val="16"/>
                <w:szCs w:val="16"/>
                <w:lang w:val="ru-RU"/>
              </w:rPr>
              <w:t xml:space="preserve"> Монеля может обеспечить некоторое дополнительное сопротивление разрыву, но не существенное. Прежде чем выбрать более </w:t>
            </w:r>
            <w:r w:rsidR="00F95363">
              <w:rPr>
                <w:sz w:val="16"/>
                <w:szCs w:val="16"/>
                <w:lang w:val="ru-RU"/>
              </w:rPr>
              <w:t>толстый слой</w:t>
            </w:r>
            <w:ins w:id="422" w:author="Issayevskiy, Konstantin [STAMGazStroy LLP]" w:date="2025-12-09T09:34:00Z" w16du:dateUtc="2025-12-09T04:34:00Z">
              <w:r w:rsidR="00A868DB">
                <w:rPr>
                  <w:sz w:val="16"/>
                  <w:szCs w:val="16"/>
                  <w:lang w:val="ru-RU"/>
                </w:rPr>
                <w:t xml:space="preserve"> </w:t>
              </w:r>
            </w:ins>
            <w:r w:rsidRPr="00D750DA">
              <w:rPr>
                <w:sz w:val="16"/>
                <w:szCs w:val="16"/>
              </w:rPr>
              <w:t>Monel</w:t>
            </w:r>
            <w:r w:rsidRPr="00D750DA">
              <w:rPr>
                <w:sz w:val="16"/>
                <w:szCs w:val="16"/>
                <w:lang w:val="ru-RU"/>
              </w:rPr>
              <w:t xml:space="preserve">, </w:t>
            </w:r>
            <w:r w:rsidR="00F95363">
              <w:rPr>
                <w:sz w:val="16"/>
                <w:szCs w:val="16"/>
                <w:lang w:val="ru-RU"/>
              </w:rPr>
              <w:t>требуется взять в расчет большую стоимость.</w:t>
            </w:r>
          </w:p>
          <w:p w14:paraId="13EC00D2" w14:textId="77777777" w:rsidR="00B2560B" w:rsidRPr="00D750DA" w:rsidRDefault="00B2560B" w:rsidP="00B2560B">
            <w:pPr>
              <w:tabs>
                <w:tab w:val="left" w:pos="0"/>
              </w:tabs>
              <w:autoSpaceDE/>
              <w:autoSpaceDN/>
              <w:adjustRightInd/>
              <w:spacing w:before="40" w:after="40" w:line="200" w:lineRule="exact"/>
              <w:ind w:left="0"/>
              <w:rPr>
                <w:sz w:val="16"/>
                <w:szCs w:val="16"/>
                <w:lang w:val="ru-RU"/>
              </w:rPr>
            </w:pPr>
          </w:p>
          <w:p w14:paraId="5FE8392D" w14:textId="77777777" w:rsidR="00B2560B" w:rsidRPr="00D750DA" w:rsidRDefault="00B2560B" w:rsidP="00B2560B">
            <w:pPr>
              <w:tabs>
                <w:tab w:val="left" w:pos="0"/>
              </w:tabs>
              <w:autoSpaceDE/>
              <w:autoSpaceDN/>
              <w:adjustRightInd/>
              <w:spacing w:before="40" w:after="40" w:line="200" w:lineRule="exact"/>
              <w:ind w:left="0"/>
              <w:rPr>
                <w:sz w:val="16"/>
                <w:szCs w:val="16"/>
                <w:lang w:val="ru-RU"/>
              </w:rPr>
            </w:pPr>
            <w:r w:rsidRPr="00D750DA">
              <w:rPr>
                <w:sz w:val="16"/>
                <w:szCs w:val="16"/>
                <w:lang w:val="ru-RU"/>
              </w:rPr>
              <w:t>*</w:t>
            </w:r>
            <w:r w:rsidR="00F95363">
              <w:rPr>
                <w:sz w:val="16"/>
                <w:szCs w:val="16"/>
                <w:lang w:val="ru-RU"/>
              </w:rPr>
              <w:t>Это не ТСП, это минимальная толщина</w:t>
            </w:r>
            <w:r w:rsidRPr="00D750DA">
              <w:rPr>
                <w:sz w:val="16"/>
                <w:szCs w:val="16"/>
                <w:lang w:val="ru-RU"/>
              </w:rPr>
              <w:t>.</w:t>
            </w:r>
          </w:p>
          <w:p w14:paraId="6AE658B9" w14:textId="77777777" w:rsidR="00B2560B" w:rsidRPr="00D750DA" w:rsidRDefault="00B2560B" w:rsidP="00B2560B">
            <w:pPr>
              <w:autoSpaceDE/>
              <w:autoSpaceDN/>
              <w:adjustRightInd/>
              <w:spacing w:before="40" w:after="40" w:line="200" w:lineRule="exact"/>
              <w:ind w:left="142"/>
              <w:rPr>
                <w:sz w:val="16"/>
                <w:szCs w:val="16"/>
                <w:lang w:val="ru-RU"/>
              </w:rPr>
            </w:pPr>
          </w:p>
        </w:tc>
      </w:tr>
      <w:tr w:rsidR="00F95363" w:rsidRPr="0080497E" w14:paraId="20145881" w14:textId="77777777" w:rsidTr="00D750DA">
        <w:trPr>
          <w:trHeight w:val="288"/>
        </w:trPr>
        <w:tc>
          <w:tcPr>
            <w:tcW w:w="1458" w:type="dxa"/>
            <w:gridSpan w:val="2"/>
            <w:tcBorders>
              <w:top w:val="single" w:sz="12" w:space="0" w:color="auto"/>
              <w:left w:val="nil"/>
              <w:bottom w:val="nil"/>
              <w:right w:val="nil"/>
            </w:tcBorders>
            <w:vAlign w:val="center"/>
          </w:tcPr>
          <w:p w14:paraId="28CF4ABA" w14:textId="77777777" w:rsidR="00F95363" w:rsidRPr="00D750DA" w:rsidRDefault="00F95363" w:rsidP="00D750DA">
            <w:pPr>
              <w:tabs>
                <w:tab w:val="left" w:pos="0"/>
              </w:tabs>
              <w:autoSpaceDE/>
              <w:autoSpaceDN/>
              <w:adjustRightInd/>
              <w:spacing w:before="40" w:after="40" w:line="200" w:lineRule="exact"/>
              <w:ind w:left="0"/>
              <w:rPr>
                <w:b/>
                <w:sz w:val="16"/>
                <w:szCs w:val="16"/>
                <w:lang w:val="ru-RU"/>
              </w:rPr>
            </w:pPr>
            <w:r w:rsidRPr="00D750DA">
              <w:rPr>
                <w:b/>
                <w:sz w:val="16"/>
                <w:szCs w:val="16"/>
                <w:lang w:val="ru-RU"/>
              </w:rPr>
              <w:t>Последнее обновление:</w:t>
            </w:r>
          </w:p>
        </w:tc>
        <w:tc>
          <w:tcPr>
            <w:tcW w:w="2430" w:type="dxa"/>
            <w:gridSpan w:val="2"/>
            <w:tcBorders>
              <w:top w:val="single" w:sz="12" w:space="0" w:color="auto"/>
              <w:left w:val="nil"/>
              <w:bottom w:val="nil"/>
              <w:right w:val="nil"/>
            </w:tcBorders>
            <w:vAlign w:val="center"/>
          </w:tcPr>
          <w:p w14:paraId="33727CC4" w14:textId="49E2395F" w:rsidR="00F95363" w:rsidRPr="00D750DA" w:rsidRDefault="00F95363" w:rsidP="00D750DA">
            <w:pPr>
              <w:tabs>
                <w:tab w:val="left" w:pos="0"/>
              </w:tabs>
              <w:autoSpaceDE/>
              <w:autoSpaceDN/>
              <w:adjustRightInd/>
              <w:spacing w:before="40" w:after="40" w:line="200" w:lineRule="exact"/>
              <w:ind w:left="65"/>
              <w:rPr>
                <w:sz w:val="16"/>
                <w:szCs w:val="16"/>
                <w:lang w:val="ru-RU"/>
              </w:rPr>
            </w:pPr>
            <w:del w:id="423" w:author="Issayevskiy, Konstantin [STAMGazStroy LLP]" w:date="2025-12-09T09:33:00Z" w16du:dateUtc="2025-12-09T04:33:00Z">
              <w:r w:rsidRPr="00D750DA" w:rsidDel="007F2B80">
                <w:rPr>
                  <w:sz w:val="16"/>
                  <w:szCs w:val="16"/>
                  <w:lang w:val="ru-RU"/>
                </w:rPr>
                <w:delText>Февраль</w:delText>
              </w:r>
            </w:del>
            <w:ins w:id="424" w:author="Issayevskiy, Konstantin [STAMGazStroy LLP]" w:date="2025-12-09T09:33:00Z" w16du:dateUtc="2025-12-09T04:33:00Z">
              <w:r w:rsidR="007F2B80">
                <w:rPr>
                  <w:sz w:val="16"/>
                  <w:szCs w:val="16"/>
                  <w:lang w:val="kk-KZ"/>
                </w:rPr>
                <w:t>Ноябрь</w:t>
              </w:r>
            </w:ins>
            <w:r w:rsidRPr="00D750DA">
              <w:rPr>
                <w:sz w:val="16"/>
                <w:szCs w:val="16"/>
                <w:lang w:val="ru-RU"/>
              </w:rPr>
              <w:t xml:space="preserve"> 20</w:t>
            </w:r>
            <w:ins w:id="425" w:author="Issayevskiy, Konstantin [STAMGazStroy LLP]" w:date="2025-12-09T09:33:00Z" w16du:dateUtc="2025-12-09T04:33:00Z">
              <w:r w:rsidR="007F2B80">
                <w:rPr>
                  <w:sz w:val="16"/>
                  <w:szCs w:val="16"/>
                  <w:lang w:val="ru-RU"/>
                </w:rPr>
                <w:t>25</w:t>
              </w:r>
            </w:ins>
            <w:del w:id="426" w:author="Issayevskiy, Konstantin [STAMGazStroy LLP]" w:date="2025-12-09T09:33:00Z" w16du:dateUtc="2025-12-09T04:33:00Z">
              <w:r w:rsidRPr="00D750DA" w:rsidDel="007F2B80">
                <w:rPr>
                  <w:sz w:val="16"/>
                  <w:szCs w:val="16"/>
                  <w:lang w:val="ru-RU"/>
                </w:rPr>
                <w:delText>17</w:delText>
              </w:r>
            </w:del>
          </w:p>
        </w:tc>
        <w:tc>
          <w:tcPr>
            <w:tcW w:w="2340" w:type="dxa"/>
            <w:gridSpan w:val="4"/>
            <w:tcBorders>
              <w:top w:val="single" w:sz="12" w:space="0" w:color="auto"/>
              <w:left w:val="nil"/>
              <w:bottom w:val="nil"/>
              <w:right w:val="nil"/>
            </w:tcBorders>
            <w:vAlign w:val="center"/>
          </w:tcPr>
          <w:p w14:paraId="4A2931B6" w14:textId="77777777" w:rsidR="00F95363" w:rsidRPr="0080497E" w:rsidRDefault="00F95363" w:rsidP="00B2560B">
            <w:pPr>
              <w:autoSpaceDE/>
              <w:autoSpaceDN/>
              <w:adjustRightInd/>
              <w:spacing w:before="40" w:after="40" w:line="200" w:lineRule="exact"/>
              <w:ind w:left="65"/>
              <w:rPr>
                <w:sz w:val="16"/>
                <w:szCs w:val="16"/>
              </w:rPr>
            </w:pPr>
          </w:p>
        </w:tc>
        <w:tc>
          <w:tcPr>
            <w:tcW w:w="1350" w:type="dxa"/>
            <w:gridSpan w:val="2"/>
            <w:tcBorders>
              <w:top w:val="single" w:sz="12" w:space="0" w:color="auto"/>
              <w:left w:val="nil"/>
              <w:bottom w:val="nil"/>
              <w:right w:val="nil"/>
            </w:tcBorders>
            <w:vAlign w:val="center"/>
          </w:tcPr>
          <w:p w14:paraId="2964EA09" w14:textId="77777777" w:rsidR="00F95363" w:rsidRPr="0080497E" w:rsidRDefault="00F95363" w:rsidP="00B2560B">
            <w:pPr>
              <w:autoSpaceDE/>
              <w:autoSpaceDN/>
              <w:adjustRightInd/>
              <w:spacing w:before="40" w:after="40" w:line="200" w:lineRule="exact"/>
              <w:ind w:left="65"/>
              <w:rPr>
                <w:sz w:val="16"/>
                <w:szCs w:val="16"/>
              </w:rPr>
            </w:pPr>
          </w:p>
        </w:tc>
        <w:tc>
          <w:tcPr>
            <w:tcW w:w="2311" w:type="dxa"/>
            <w:gridSpan w:val="2"/>
            <w:tcBorders>
              <w:top w:val="single" w:sz="12" w:space="0" w:color="auto"/>
              <w:left w:val="nil"/>
              <w:bottom w:val="nil"/>
              <w:right w:val="nil"/>
            </w:tcBorders>
            <w:vAlign w:val="center"/>
          </w:tcPr>
          <w:p w14:paraId="1F7329B9" w14:textId="77777777" w:rsidR="00F95363" w:rsidRPr="0080497E" w:rsidRDefault="00F95363" w:rsidP="00B2560B">
            <w:pPr>
              <w:autoSpaceDE/>
              <w:autoSpaceDN/>
              <w:adjustRightInd/>
              <w:spacing w:before="40" w:after="40" w:line="200" w:lineRule="exact"/>
              <w:ind w:left="65"/>
              <w:rPr>
                <w:sz w:val="16"/>
                <w:szCs w:val="16"/>
              </w:rPr>
            </w:pPr>
          </w:p>
        </w:tc>
      </w:tr>
    </w:tbl>
    <w:p w14:paraId="47940C7A" w14:textId="77777777" w:rsidR="007A7C6C" w:rsidRDefault="007A7C6C">
      <w:pPr>
        <w:autoSpaceDE/>
        <w:autoSpaceDN/>
        <w:adjustRightInd/>
        <w:spacing w:before="0" w:line="240" w:lineRule="auto"/>
        <w:ind w:left="0"/>
        <w:rPr>
          <w:color w:val="auto"/>
          <w:sz w:val="20"/>
          <w:szCs w:val="20"/>
        </w:rPr>
      </w:pPr>
    </w:p>
    <w:p w14:paraId="15AF8654" w14:textId="77777777" w:rsidR="007A7C6C" w:rsidRDefault="007A7C6C">
      <w:pPr>
        <w:autoSpaceDE/>
        <w:autoSpaceDN/>
        <w:adjustRightInd/>
        <w:spacing w:before="0" w:line="240" w:lineRule="auto"/>
        <w:ind w:left="0"/>
        <w:rPr>
          <w:color w:val="auto"/>
          <w:sz w:val="20"/>
          <w:szCs w:val="20"/>
        </w:rPr>
      </w:pPr>
      <w:r>
        <w:rPr>
          <w:color w:val="auto"/>
          <w:sz w:val="20"/>
          <w:szCs w:val="20"/>
        </w:rPr>
        <w:br w:type="page"/>
      </w:r>
    </w:p>
    <w:tbl>
      <w:tblPr>
        <w:tblpPr w:leftFromText="180" w:rightFromText="180" w:vertAnchor="text" w:horzAnchor="margin" w:tblpY="-46"/>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8"/>
        <w:gridCol w:w="162"/>
        <w:gridCol w:w="848"/>
        <w:gridCol w:w="2320"/>
        <w:gridCol w:w="1188"/>
        <w:gridCol w:w="972"/>
        <w:gridCol w:w="900"/>
        <w:gridCol w:w="71"/>
        <w:gridCol w:w="2150"/>
      </w:tblGrid>
      <w:tr w:rsidR="007A7C6C" w14:paraId="4E54F626" w14:textId="77777777" w:rsidTr="0083036E">
        <w:trPr>
          <w:trHeight w:val="360"/>
        </w:trPr>
        <w:tc>
          <w:tcPr>
            <w:tcW w:w="9889" w:type="dxa"/>
            <w:gridSpan w:val="9"/>
            <w:tcBorders>
              <w:left w:val="nil"/>
              <w:right w:val="nil"/>
            </w:tcBorders>
            <w:shd w:val="clear" w:color="auto" w:fill="FFFFFF"/>
            <w:vAlign w:val="center"/>
          </w:tcPr>
          <w:p w14:paraId="09C10E79" w14:textId="77777777" w:rsidR="007A7C6C" w:rsidRPr="00E77E11" w:rsidRDefault="00931090" w:rsidP="00931090">
            <w:pPr>
              <w:autoSpaceDE/>
              <w:autoSpaceDN/>
              <w:adjustRightInd/>
              <w:spacing w:before="0" w:line="240" w:lineRule="auto"/>
              <w:ind w:left="0"/>
              <w:jc w:val="right"/>
            </w:pPr>
            <w:proofErr w:type="spellStart"/>
            <w:r>
              <w:rPr>
                <w:b/>
                <w:i/>
                <w:color w:val="auto"/>
              </w:rPr>
              <w:lastRenderedPageBreak/>
              <w:t>Специализированные</w:t>
            </w:r>
            <w:proofErr w:type="spellEnd"/>
            <w:r>
              <w:rPr>
                <w:b/>
                <w:i/>
                <w:color w:val="auto"/>
              </w:rPr>
              <w:t xml:space="preserve"> </w:t>
            </w:r>
            <w:proofErr w:type="spellStart"/>
            <w:r>
              <w:rPr>
                <w:b/>
                <w:i/>
                <w:color w:val="auto"/>
              </w:rPr>
              <w:t>системы</w:t>
            </w:r>
            <w:proofErr w:type="spellEnd"/>
            <w:r>
              <w:rPr>
                <w:b/>
                <w:i/>
                <w:color w:val="auto"/>
              </w:rPr>
              <w:t xml:space="preserve"> </w:t>
            </w:r>
            <w:proofErr w:type="spellStart"/>
            <w:r>
              <w:rPr>
                <w:b/>
                <w:i/>
                <w:color w:val="auto"/>
              </w:rPr>
              <w:t>покрытий</w:t>
            </w:r>
            <w:proofErr w:type="spellEnd"/>
          </w:p>
        </w:tc>
      </w:tr>
      <w:tr w:rsidR="007A7C6C" w14:paraId="4DE259C3" w14:textId="77777777" w:rsidTr="0083036E">
        <w:trPr>
          <w:trHeight w:val="360"/>
        </w:trPr>
        <w:tc>
          <w:tcPr>
            <w:tcW w:w="7668" w:type="dxa"/>
            <w:gridSpan w:val="7"/>
            <w:tcBorders>
              <w:top w:val="single" w:sz="12" w:space="0" w:color="auto"/>
              <w:left w:val="single" w:sz="12" w:space="0" w:color="auto"/>
              <w:bottom w:val="single" w:sz="12" w:space="0" w:color="auto"/>
              <w:right w:val="single" w:sz="12" w:space="0" w:color="auto"/>
            </w:tcBorders>
            <w:vAlign w:val="center"/>
          </w:tcPr>
          <w:p w14:paraId="2C73E081" w14:textId="77777777" w:rsidR="007A7C6C" w:rsidRPr="007A7C6C" w:rsidRDefault="007A7C6C" w:rsidP="007A7C6C">
            <w:pPr>
              <w:pStyle w:val="CES5191TitleBox"/>
              <w:rPr>
                <w:rFonts w:ascii="Times New Roman" w:hAnsi="Times New Roman" w:cs="Times New Roman"/>
                <w:lang w:val="ru-RU"/>
              </w:rPr>
            </w:pPr>
            <w:r>
              <w:rPr>
                <w:rFonts w:ascii="Times New Roman" w:hAnsi="Times New Roman" w:cs="Times New Roman"/>
                <w:lang w:val="ru-RU"/>
              </w:rPr>
              <w:t>Вулканизированный</w:t>
            </w:r>
            <w:r w:rsidRPr="007A7C6C">
              <w:rPr>
                <w:rFonts w:ascii="Times New Roman" w:hAnsi="Times New Roman" w:cs="Times New Roman"/>
                <w:lang w:val="ru-RU"/>
              </w:rPr>
              <w:t xml:space="preserve"> </w:t>
            </w:r>
            <w:r>
              <w:rPr>
                <w:rFonts w:ascii="Times New Roman" w:hAnsi="Times New Roman" w:cs="Times New Roman"/>
                <w:lang w:val="ru-RU"/>
              </w:rPr>
              <w:t>неопреновые</w:t>
            </w:r>
            <w:r w:rsidRPr="007A7C6C">
              <w:rPr>
                <w:rFonts w:ascii="Times New Roman" w:hAnsi="Times New Roman" w:cs="Times New Roman"/>
                <w:lang w:val="ru-RU"/>
              </w:rPr>
              <w:t xml:space="preserve"> </w:t>
            </w:r>
            <w:r w:rsidRPr="007A7C6C">
              <w:rPr>
                <w:lang w:val="ru-RU"/>
              </w:rPr>
              <w:t xml:space="preserve"> </w:t>
            </w:r>
            <w:r w:rsidRPr="007A7C6C">
              <w:rPr>
                <w:rFonts w:ascii="Times New Roman" w:hAnsi="Times New Roman" w:cs="Times New Roman"/>
                <w:lang w:val="ru-RU"/>
              </w:rPr>
              <w:t>для участков с периодичным смачиванием волной</w:t>
            </w:r>
          </w:p>
        </w:tc>
        <w:tc>
          <w:tcPr>
            <w:tcW w:w="2221" w:type="dxa"/>
            <w:gridSpan w:val="2"/>
            <w:tcBorders>
              <w:top w:val="single" w:sz="12" w:space="0" w:color="auto"/>
              <w:left w:val="single" w:sz="12" w:space="0" w:color="auto"/>
              <w:bottom w:val="single" w:sz="12" w:space="0" w:color="auto"/>
              <w:right w:val="single" w:sz="12" w:space="0" w:color="auto"/>
            </w:tcBorders>
            <w:shd w:val="clear" w:color="auto" w:fill="000000"/>
            <w:vAlign w:val="center"/>
          </w:tcPr>
          <w:p w14:paraId="74788063" w14:textId="77777777" w:rsidR="007A7C6C" w:rsidRPr="00E77E11" w:rsidRDefault="007A7C6C" w:rsidP="0083036E">
            <w:pPr>
              <w:pStyle w:val="CES5191Numberbox"/>
              <w:rPr>
                <w:rFonts w:ascii="Times New Roman" w:hAnsi="Times New Roman" w:cs="Times New Roman"/>
              </w:rPr>
            </w:pPr>
            <w:r w:rsidRPr="00E77E11">
              <w:rPr>
                <w:rFonts w:ascii="Times New Roman" w:hAnsi="Times New Roman" w:cs="Times New Roman"/>
              </w:rPr>
              <w:t>4.3</w:t>
            </w:r>
          </w:p>
        </w:tc>
      </w:tr>
      <w:tr w:rsidR="007A7C6C" w:rsidRPr="00BC5FF9" w14:paraId="21C1857A" w14:textId="77777777" w:rsidTr="0083036E">
        <w:trPr>
          <w:trHeight w:val="288"/>
        </w:trPr>
        <w:tc>
          <w:tcPr>
            <w:tcW w:w="1440" w:type="dxa"/>
            <w:gridSpan w:val="2"/>
            <w:tcBorders>
              <w:top w:val="nil"/>
              <w:left w:val="nil"/>
              <w:bottom w:val="nil"/>
              <w:right w:val="nil"/>
            </w:tcBorders>
          </w:tcPr>
          <w:p w14:paraId="7F9A7B28" w14:textId="77777777" w:rsidR="007A7C6C" w:rsidRPr="00E77E11" w:rsidRDefault="00907ED0" w:rsidP="0083036E">
            <w:pPr>
              <w:pStyle w:val="CES5191Arial8bold"/>
              <w:spacing w:before="60" w:after="60" w:line="240" w:lineRule="auto"/>
              <w:rPr>
                <w:rFonts w:ascii="Times New Roman" w:hAnsi="Times New Roman" w:cs="Times New Roman"/>
              </w:rPr>
            </w:pPr>
            <w:proofErr w:type="spellStart"/>
            <w:r w:rsidRPr="00907ED0">
              <w:rPr>
                <w:rFonts w:ascii="Times New Roman" w:hAnsi="Times New Roman" w:cs="Times New Roman"/>
              </w:rPr>
              <w:t>Подготовка</w:t>
            </w:r>
            <w:proofErr w:type="spellEnd"/>
            <w:r w:rsidRPr="00907ED0">
              <w:rPr>
                <w:rFonts w:ascii="Times New Roman" w:hAnsi="Times New Roman" w:cs="Times New Roman"/>
              </w:rPr>
              <w:t xml:space="preserve"> </w:t>
            </w:r>
            <w:proofErr w:type="gramStart"/>
            <w:r w:rsidRPr="00907ED0">
              <w:rPr>
                <w:rFonts w:ascii="Times New Roman" w:hAnsi="Times New Roman" w:cs="Times New Roman"/>
              </w:rPr>
              <w:t xml:space="preserve">поверхности </w:t>
            </w:r>
            <w:r w:rsidR="007A7C6C" w:rsidRPr="00E77E11">
              <w:rPr>
                <w:rFonts w:ascii="Times New Roman" w:hAnsi="Times New Roman" w:cs="Times New Roman"/>
              </w:rPr>
              <w:t>:</w:t>
            </w:r>
            <w:proofErr w:type="gramEnd"/>
          </w:p>
        </w:tc>
        <w:tc>
          <w:tcPr>
            <w:tcW w:w="3168" w:type="dxa"/>
            <w:gridSpan w:val="2"/>
            <w:tcBorders>
              <w:top w:val="nil"/>
              <w:left w:val="nil"/>
              <w:bottom w:val="nil"/>
              <w:right w:val="nil"/>
            </w:tcBorders>
          </w:tcPr>
          <w:p w14:paraId="41A207F2" w14:textId="77777777" w:rsidR="00576B77" w:rsidRDefault="00576B77" w:rsidP="001332E4">
            <w:pPr>
              <w:pStyle w:val="CES5191Arial8leftaligned"/>
              <w:spacing w:before="60" w:after="60" w:line="240" w:lineRule="auto"/>
              <w:rPr>
                <w:rFonts w:ascii="Times New Roman" w:hAnsi="Times New Roman" w:cs="Times New Roman"/>
              </w:rPr>
            </w:pPr>
            <w:r w:rsidRPr="00576B77">
              <w:rPr>
                <w:rFonts w:ascii="Times New Roman" w:hAnsi="Times New Roman" w:cs="Times New Roman"/>
              </w:rPr>
              <w:t>SSPC-SP1/SP5 (NACE No. 1) (SA 3)</w:t>
            </w:r>
          </w:p>
          <w:p w14:paraId="6473AE42" w14:textId="22579D43" w:rsidR="007A7C6C" w:rsidRPr="00907ED0" w:rsidRDefault="004B5C7C" w:rsidP="001332E4">
            <w:pPr>
              <w:pStyle w:val="CES5191Arial8leftaligned"/>
              <w:spacing w:before="60" w:after="60" w:line="240" w:lineRule="auto"/>
              <w:rPr>
                <w:rFonts w:ascii="Times New Roman" w:hAnsi="Times New Roman" w:cs="Times New Roman"/>
                <w:lang w:val="ru-RU"/>
              </w:rPr>
            </w:pPr>
            <w:r>
              <w:rPr>
                <w:rFonts w:ascii="Times New Roman" w:hAnsi="Times New Roman" w:cs="Times New Roman"/>
                <w:lang w:val="ru-RU"/>
              </w:rPr>
              <w:t>Абразивоструйная</w:t>
            </w:r>
            <w:r w:rsidR="00D95A0C" w:rsidRPr="00D95A0C">
              <w:rPr>
                <w:rFonts w:ascii="Times New Roman" w:hAnsi="Times New Roman" w:cs="Times New Roman"/>
                <w:lang w:val="ru-RU"/>
              </w:rPr>
              <w:t xml:space="preserve"> </w:t>
            </w:r>
            <w:r w:rsidR="001332E4" w:rsidRPr="001332E4">
              <w:rPr>
                <w:rFonts w:ascii="Times New Roman" w:hAnsi="Times New Roman" w:cs="Times New Roman"/>
                <w:lang w:val="ru-RU"/>
              </w:rPr>
              <w:t>очистка до белого металла.</w:t>
            </w:r>
          </w:p>
        </w:tc>
        <w:tc>
          <w:tcPr>
            <w:tcW w:w="1188" w:type="dxa"/>
            <w:tcBorders>
              <w:top w:val="nil"/>
              <w:left w:val="nil"/>
              <w:bottom w:val="nil"/>
              <w:right w:val="nil"/>
            </w:tcBorders>
          </w:tcPr>
          <w:p w14:paraId="44F0F637" w14:textId="77777777" w:rsidR="007A7C6C" w:rsidRDefault="00907ED0" w:rsidP="0083036E">
            <w:pPr>
              <w:pStyle w:val="CES5191Arialboldrightaligned"/>
              <w:spacing w:before="60" w:after="60" w:line="240" w:lineRule="auto"/>
            </w:pPr>
            <w:proofErr w:type="spellStart"/>
            <w:r w:rsidRPr="00907ED0">
              <w:t>Ремонт</w:t>
            </w:r>
            <w:proofErr w:type="spellEnd"/>
            <w:r w:rsidR="007A7C6C">
              <w:t>:</w:t>
            </w:r>
          </w:p>
        </w:tc>
        <w:tc>
          <w:tcPr>
            <w:tcW w:w="4093" w:type="dxa"/>
            <w:gridSpan w:val="4"/>
            <w:vMerge w:val="restart"/>
            <w:tcBorders>
              <w:top w:val="nil"/>
              <w:left w:val="nil"/>
              <w:bottom w:val="nil"/>
              <w:right w:val="nil"/>
            </w:tcBorders>
          </w:tcPr>
          <w:p w14:paraId="551910C8" w14:textId="1EB92BB9" w:rsidR="007F5AA9" w:rsidRPr="00151712" w:rsidRDefault="007F5AA9" w:rsidP="007F5AA9">
            <w:pPr>
              <w:autoSpaceDE/>
              <w:autoSpaceDN/>
              <w:adjustRightInd/>
              <w:spacing w:before="0" w:line="240" w:lineRule="auto"/>
              <w:ind w:left="0"/>
              <w:rPr>
                <w:ins w:id="427" w:author="Zhumadilov, Daniyar [Bolashak Atyrau Limited]" w:date="2025-09-20T06:36:00Z" w16du:dateUtc="2025-09-20T01:36:00Z"/>
                <w:sz w:val="16"/>
                <w:szCs w:val="16"/>
                <w:lang w:val="ru-RU"/>
              </w:rPr>
            </w:pPr>
            <w:r w:rsidRPr="00A801E6">
              <w:rPr>
                <w:sz w:val="16"/>
                <w:szCs w:val="16"/>
                <w:lang w:val="ru-RU"/>
              </w:rPr>
              <w:t xml:space="preserve">Проконсультироваться с производителем касательно системы ремонта. </w:t>
            </w:r>
          </w:p>
          <w:p w14:paraId="6B226675" w14:textId="3DA59C6D" w:rsidR="007A7C6C" w:rsidRPr="007F5AA9" w:rsidRDefault="007A7C6C" w:rsidP="0083036E">
            <w:pPr>
              <w:pStyle w:val="CES5191Arial8leftaligned"/>
              <w:spacing w:before="60" w:after="60" w:line="240" w:lineRule="auto"/>
              <w:rPr>
                <w:lang w:val="ru-RU"/>
              </w:rPr>
            </w:pPr>
          </w:p>
        </w:tc>
      </w:tr>
      <w:tr w:rsidR="007A7C6C" w:rsidRPr="00BC5FF9" w14:paraId="27082176" w14:textId="77777777" w:rsidTr="0083036E">
        <w:trPr>
          <w:trHeight w:val="288"/>
        </w:trPr>
        <w:tc>
          <w:tcPr>
            <w:tcW w:w="1440" w:type="dxa"/>
            <w:gridSpan w:val="2"/>
            <w:tcBorders>
              <w:top w:val="nil"/>
              <w:left w:val="nil"/>
              <w:bottom w:val="nil"/>
              <w:right w:val="nil"/>
            </w:tcBorders>
            <w:vAlign w:val="center"/>
          </w:tcPr>
          <w:p w14:paraId="182A4D40" w14:textId="77777777" w:rsidR="007A7C6C" w:rsidRPr="00E77E11" w:rsidRDefault="00907ED0" w:rsidP="0083036E">
            <w:pPr>
              <w:pStyle w:val="CES5191Arial8bold"/>
              <w:spacing w:before="60" w:after="60" w:line="240" w:lineRule="auto"/>
              <w:rPr>
                <w:rFonts w:ascii="Times New Roman" w:hAnsi="Times New Roman" w:cs="Times New Roman"/>
              </w:rPr>
            </w:pPr>
            <w:proofErr w:type="spellStart"/>
            <w:r w:rsidRPr="00907ED0">
              <w:rPr>
                <w:rFonts w:ascii="Times New Roman" w:hAnsi="Times New Roman" w:cs="Times New Roman"/>
              </w:rPr>
              <w:t>Профиль</w:t>
            </w:r>
            <w:proofErr w:type="spellEnd"/>
            <w:r w:rsidRPr="00907ED0">
              <w:rPr>
                <w:rFonts w:ascii="Times New Roman" w:hAnsi="Times New Roman" w:cs="Times New Roman"/>
              </w:rPr>
              <w:t>:</w:t>
            </w:r>
          </w:p>
        </w:tc>
        <w:tc>
          <w:tcPr>
            <w:tcW w:w="3168" w:type="dxa"/>
            <w:gridSpan w:val="2"/>
            <w:tcBorders>
              <w:top w:val="nil"/>
              <w:left w:val="nil"/>
              <w:bottom w:val="nil"/>
              <w:right w:val="nil"/>
            </w:tcBorders>
            <w:vAlign w:val="center"/>
          </w:tcPr>
          <w:p w14:paraId="29E23F02" w14:textId="77777777" w:rsidR="007A7C6C" w:rsidRPr="00907ED0" w:rsidRDefault="00907ED0" w:rsidP="0083036E">
            <w:pPr>
              <w:pStyle w:val="CES5191Arial8leftaligned"/>
              <w:spacing w:before="60" w:after="60" w:line="240" w:lineRule="auto"/>
              <w:rPr>
                <w:rFonts w:ascii="Times New Roman" w:hAnsi="Times New Roman" w:cs="Times New Roman"/>
                <w:lang w:val="ru-RU"/>
              </w:rPr>
            </w:pPr>
            <w:r w:rsidRPr="00907ED0">
              <w:rPr>
                <w:rFonts w:ascii="Times New Roman" w:hAnsi="Times New Roman" w:cs="Times New Roman"/>
                <w:lang w:val="ru-RU"/>
              </w:rPr>
              <w:t>См. листы технических данных изготовителя</w:t>
            </w:r>
          </w:p>
        </w:tc>
        <w:tc>
          <w:tcPr>
            <w:tcW w:w="1188" w:type="dxa"/>
            <w:tcBorders>
              <w:top w:val="nil"/>
              <w:left w:val="nil"/>
              <w:bottom w:val="nil"/>
              <w:right w:val="nil"/>
            </w:tcBorders>
            <w:vAlign w:val="center"/>
          </w:tcPr>
          <w:p w14:paraId="6797F063" w14:textId="77777777" w:rsidR="007A7C6C" w:rsidRPr="00907ED0" w:rsidRDefault="007A7C6C" w:rsidP="0083036E">
            <w:pPr>
              <w:spacing w:before="60" w:after="60" w:line="240" w:lineRule="auto"/>
              <w:rPr>
                <w:rFonts w:ascii="Arial" w:hAnsi="Arial" w:cs="Arial"/>
                <w:b/>
                <w:sz w:val="16"/>
                <w:szCs w:val="16"/>
                <w:lang w:val="ru-RU"/>
              </w:rPr>
            </w:pPr>
          </w:p>
        </w:tc>
        <w:tc>
          <w:tcPr>
            <w:tcW w:w="4093" w:type="dxa"/>
            <w:gridSpan w:val="4"/>
            <w:vMerge/>
            <w:tcBorders>
              <w:top w:val="nil"/>
              <w:left w:val="nil"/>
              <w:bottom w:val="nil"/>
              <w:right w:val="nil"/>
            </w:tcBorders>
            <w:vAlign w:val="center"/>
          </w:tcPr>
          <w:p w14:paraId="4AEDFCCD" w14:textId="77777777" w:rsidR="007A7C6C" w:rsidRPr="00907ED0" w:rsidRDefault="007A7C6C" w:rsidP="0083036E">
            <w:pPr>
              <w:spacing w:before="60" w:after="60" w:line="240" w:lineRule="auto"/>
              <w:rPr>
                <w:rFonts w:ascii="Arial" w:hAnsi="Arial" w:cs="Arial"/>
                <w:lang w:val="ru-RU"/>
              </w:rPr>
            </w:pPr>
          </w:p>
        </w:tc>
      </w:tr>
      <w:tr w:rsidR="007A7C6C" w14:paraId="2F902908" w14:textId="77777777" w:rsidTr="0083036E">
        <w:trPr>
          <w:trHeight w:val="288"/>
        </w:trPr>
        <w:tc>
          <w:tcPr>
            <w:tcW w:w="1440" w:type="dxa"/>
            <w:gridSpan w:val="2"/>
            <w:tcBorders>
              <w:top w:val="nil"/>
              <w:left w:val="nil"/>
              <w:bottom w:val="nil"/>
              <w:right w:val="nil"/>
            </w:tcBorders>
            <w:vAlign w:val="center"/>
          </w:tcPr>
          <w:p w14:paraId="7DF86F4D" w14:textId="77777777" w:rsidR="007A7C6C" w:rsidRPr="00E77E11" w:rsidRDefault="00907ED0" w:rsidP="0083036E">
            <w:pPr>
              <w:pStyle w:val="CES5191Arial8bold"/>
              <w:spacing w:before="60" w:after="60" w:line="240" w:lineRule="auto"/>
              <w:rPr>
                <w:rFonts w:ascii="Times New Roman" w:hAnsi="Times New Roman" w:cs="Times New Roman"/>
              </w:rPr>
            </w:pPr>
            <w:proofErr w:type="spellStart"/>
            <w:r w:rsidRPr="00907ED0">
              <w:rPr>
                <w:rFonts w:ascii="Times New Roman" w:hAnsi="Times New Roman" w:cs="Times New Roman"/>
              </w:rPr>
              <w:t>Общая</w:t>
            </w:r>
            <w:proofErr w:type="spellEnd"/>
            <w:r w:rsidRPr="00907ED0">
              <w:rPr>
                <w:rFonts w:ascii="Times New Roman" w:hAnsi="Times New Roman" w:cs="Times New Roman"/>
              </w:rPr>
              <w:t xml:space="preserve"> ТСП:</w:t>
            </w:r>
          </w:p>
        </w:tc>
        <w:tc>
          <w:tcPr>
            <w:tcW w:w="3168" w:type="dxa"/>
            <w:gridSpan w:val="2"/>
            <w:tcBorders>
              <w:top w:val="nil"/>
              <w:left w:val="nil"/>
              <w:bottom w:val="nil"/>
              <w:right w:val="nil"/>
            </w:tcBorders>
            <w:vAlign w:val="center"/>
          </w:tcPr>
          <w:p w14:paraId="3ED2C918" w14:textId="74B15A4E" w:rsidR="007A7C6C" w:rsidRPr="00E77E11" w:rsidRDefault="00DF6AA2" w:rsidP="0083036E">
            <w:pPr>
              <w:pStyle w:val="CES5191Arial8leftaligned"/>
              <w:spacing w:before="60" w:after="60" w:line="240" w:lineRule="auto"/>
              <w:rPr>
                <w:rFonts w:ascii="Times New Roman" w:hAnsi="Times New Roman" w:cs="Times New Roman"/>
              </w:rPr>
            </w:pPr>
            <w:ins w:id="428" w:author="Kurmanov, Aidyn [STAMGazStroy LLP]" w:date="2025-12-11T15:51:00Z" w16du:dateUtc="2025-12-11T10:51:00Z">
              <w:r>
                <w:rPr>
                  <w:rFonts w:ascii="Times New Roman" w:hAnsi="Times New Roman" w:cs="Times New Roman"/>
                </w:rPr>
                <w:t>12.7–25.4</w:t>
              </w:r>
              <w:r>
                <w:rPr>
                  <w:rFonts w:ascii="Times New Roman" w:hAnsi="Times New Roman" w:cs="Times New Roman"/>
                  <w:lang w:val="ru-RU"/>
                </w:rPr>
                <w:t xml:space="preserve"> </w:t>
              </w:r>
              <w:r>
                <w:rPr>
                  <w:rFonts w:ascii="Times New Roman" w:hAnsi="Times New Roman" w:cs="Times New Roman"/>
                </w:rPr>
                <w:t>mm</w:t>
              </w:r>
              <w:r w:rsidDel="00DF6AA2">
                <w:rPr>
                  <w:rFonts w:ascii="Times New Roman" w:hAnsi="Times New Roman" w:cs="Times New Roman"/>
                </w:rPr>
                <w:t xml:space="preserve"> </w:t>
              </w:r>
            </w:ins>
            <w:del w:id="429" w:author="Kurmanov, Aidyn [STAMGazStroy LLP]" w:date="2025-12-11T15:51:00Z" w16du:dateUtc="2025-12-11T10:51:00Z">
              <w:r w:rsidR="00907ED0">
                <w:rPr>
                  <w:rFonts w:ascii="Times New Roman" w:hAnsi="Times New Roman" w:cs="Times New Roman"/>
                </w:rPr>
                <w:delText xml:space="preserve">0.5–1.0 </w:delText>
              </w:r>
              <w:r w:rsidR="00907ED0">
                <w:rPr>
                  <w:rFonts w:ascii="Times New Roman" w:hAnsi="Times New Roman" w:cs="Times New Roman"/>
                  <w:lang w:val="ru-RU"/>
                </w:rPr>
                <w:delText>дюйм</w:delText>
              </w:r>
              <w:r w:rsidR="00907ED0">
                <w:rPr>
                  <w:rFonts w:ascii="Times New Roman" w:hAnsi="Times New Roman" w:cs="Times New Roman"/>
                </w:rPr>
                <w:delText>*</w:delText>
              </w:r>
            </w:del>
            <w:r w:rsidR="00907ED0">
              <w:rPr>
                <w:rFonts w:ascii="Times New Roman" w:hAnsi="Times New Roman" w:cs="Times New Roman"/>
              </w:rPr>
              <w:t xml:space="preserve"> (</w:t>
            </w:r>
            <w:del w:id="430" w:author="Kurmanov, Aidyn [STAMGazStroy LLP]" w:date="2025-12-11T15:51:00Z" w16du:dateUtc="2025-12-11T10:51:00Z">
              <w:r w:rsidR="00907ED0">
                <w:rPr>
                  <w:rFonts w:ascii="Times New Roman" w:hAnsi="Times New Roman" w:cs="Times New Roman"/>
                </w:rPr>
                <w:delText>1.27–2.54</w:delText>
              </w:r>
              <w:r w:rsidR="00907ED0">
                <w:rPr>
                  <w:rFonts w:ascii="Times New Roman" w:hAnsi="Times New Roman" w:cs="Times New Roman"/>
                  <w:lang w:val="ru-RU"/>
                </w:rPr>
                <w:delText>см</w:delText>
              </w:r>
            </w:del>
            <w:ins w:id="431" w:author="Kurmanov, Aidyn [STAMGazStroy LLP]" w:date="2025-12-11T15:51:00Z" w16du:dateUtc="2025-12-11T10:51:00Z">
              <w:r>
                <w:rPr>
                  <w:rFonts w:ascii="Times New Roman" w:hAnsi="Times New Roman" w:cs="Times New Roman"/>
                </w:rPr>
                <w:t xml:space="preserve">0.5–1.0 </w:t>
              </w:r>
              <w:r>
                <w:rPr>
                  <w:rFonts w:ascii="Times New Roman" w:hAnsi="Times New Roman" w:cs="Times New Roman"/>
                  <w:lang w:val="ru-RU"/>
                </w:rPr>
                <w:t>дюйм</w:t>
              </w:r>
              <w:r>
                <w:rPr>
                  <w:rFonts w:ascii="Times New Roman" w:hAnsi="Times New Roman" w:cs="Times New Roman"/>
                </w:rPr>
                <w:t>*</w:t>
              </w:r>
            </w:ins>
            <w:r w:rsidR="007A7C6C" w:rsidRPr="00E77E11">
              <w:rPr>
                <w:rFonts w:ascii="Times New Roman" w:hAnsi="Times New Roman" w:cs="Times New Roman"/>
              </w:rPr>
              <w:t>)</w:t>
            </w:r>
          </w:p>
        </w:tc>
        <w:tc>
          <w:tcPr>
            <w:tcW w:w="1188" w:type="dxa"/>
            <w:tcBorders>
              <w:top w:val="nil"/>
              <w:left w:val="nil"/>
              <w:bottom w:val="nil"/>
              <w:right w:val="nil"/>
            </w:tcBorders>
            <w:vAlign w:val="center"/>
          </w:tcPr>
          <w:p w14:paraId="37797BC1" w14:textId="77777777" w:rsidR="007A7C6C" w:rsidRDefault="007A7C6C" w:rsidP="0083036E">
            <w:pPr>
              <w:spacing w:before="60" w:after="60" w:line="240" w:lineRule="auto"/>
              <w:rPr>
                <w:rFonts w:ascii="Arial" w:hAnsi="Arial" w:cs="Arial"/>
                <w:b/>
                <w:sz w:val="16"/>
                <w:szCs w:val="16"/>
              </w:rPr>
            </w:pPr>
          </w:p>
        </w:tc>
        <w:tc>
          <w:tcPr>
            <w:tcW w:w="4093" w:type="dxa"/>
            <w:gridSpan w:val="4"/>
            <w:vMerge/>
            <w:tcBorders>
              <w:top w:val="nil"/>
              <w:left w:val="nil"/>
              <w:bottom w:val="nil"/>
              <w:right w:val="nil"/>
            </w:tcBorders>
            <w:vAlign w:val="center"/>
          </w:tcPr>
          <w:p w14:paraId="4A8D7361" w14:textId="77777777" w:rsidR="007A7C6C" w:rsidRDefault="007A7C6C" w:rsidP="0083036E">
            <w:pPr>
              <w:spacing w:before="60" w:after="60" w:line="240" w:lineRule="auto"/>
              <w:rPr>
                <w:rFonts w:ascii="Arial" w:hAnsi="Arial" w:cs="Arial"/>
              </w:rPr>
            </w:pPr>
          </w:p>
        </w:tc>
      </w:tr>
      <w:tr w:rsidR="00FC593B" w14:paraId="0458E20A" w14:textId="77777777" w:rsidTr="0083036E">
        <w:trPr>
          <w:trHeight w:val="360"/>
        </w:trPr>
        <w:tc>
          <w:tcPr>
            <w:tcW w:w="2288" w:type="dxa"/>
            <w:gridSpan w:val="3"/>
            <w:tcBorders>
              <w:bottom w:val="single" w:sz="4" w:space="0" w:color="auto"/>
            </w:tcBorders>
            <w:shd w:val="clear" w:color="auto" w:fill="000000" w:themeFill="text1"/>
            <w:vAlign w:val="center"/>
          </w:tcPr>
          <w:p w14:paraId="4882D4BF" w14:textId="77777777" w:rsidR="00FC593B" w:rsidRPr="007C4C25" w:rsidRDefault="00FC593B" w:rsidP="0083036E">
            <w:pPr>
              <w:tabs>
                <w:tab w:val="left" w:pos="258"/>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Покрытие, Видовая классификация, ТСП</w:t>
            </w:r>
          </w:p>
        </w:tc>
        <w:tc>
          <w:tcPr>
            <w:tcW w:w="2320" w:type="dxa"/>
            <w:tcBorders>
              <w:bottom w:val="single" w:sz="4" w:space="0" w:color="auto"/>
            </w:tcBorders>
            <w:shd w:val="clear" w:color="auto" w:fill="000000" w:themeFill="text1"/>
            <w:vAlign w:val="center"/>
          </w:tcPr>
          <w:p w14:paraId="5E28901B" w14:textId="77777777" w:rsidR="00FC593B" w:rsidRPr="007C4C25" w:rsidRDefault="00FC593B" w:rsidP="0083036E">
            <w:pPr>
              <w:tabs>
                <w:tab w:val="left" w:pos="325"/>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Изготовитель</w:t>
            </w:r>
          </w:p>
        </w:tc>
        <w:tc>
          <w:tcPr>
            <w:tcW w:w="2160" w:type="dxa"/>
            <w:gridSpan w:val="2"/>
            <w:tcBorders>
              <w:bottom w:val="single" w:sz="4" w:space="0" w:color="auto"/>
            </w:tcBorders>
            <w:shd w:val="clear" w:color="auto" w:fill="000000" w:themeFill="text1"/>
            <w:vAlign w:val="center"/>
          </w:tcPr>
          <w:p w14:paraId="552D4B27" w14:textId="77777777" w:rsidR="00FC593B" w:rsidRPr="007C4C25" w:rsidRDefault="00FC593B" w:rsidP="0083036E">
            <w:pPr>
              <w:tabs>
                <w:tab w:val="left" w:pos="242"/>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Наименование материала</w:t>
            </w:r>
          </w:p>
        </w:tc>
        <w:tc>
          <w:tcPr>
            <w:tcW w:w="971" w:type="dxa"/>
            <w:gridSpan w:val="2"/>
            <w:tcBorders>
              <w:bottom w:val="single" w:sz="4" w:space="0" w:color="auto"/>
            </w:tcBorders>
            <w:shd w:val="clear" w:color="auto" w:fill="000000" w:themeFill="text1"/>
            <w:vAlign w:val="center"/>
          </w:tcPr>
          <w:p w14:paraId="45A8EDDC" w14:textId="77777777" w:rsidR="00FC593B" w:rsidRPr="007C4C25" w:rsidRDefault="00FC593B" w:rsidP="0083036E">
            <w:pPr>
              <w:tabs>
                <w:tab w:val="left" w:pos="238"/>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ЛОС (г/л)</w:t>
            </w:r>
          </w:p>
        </w:tc>
        <w:tc>
          <w:tcPr>
            <w:tcW w:w="2150" w:type="dxa"/>
            <w:tcBorders>
              <w:bottom w:val="single" w:sz="4" w:space="0" w:color="auto"/>
            </w:tcBorders>
            <w:shd w:val="clear" w:color="auto" w:fill="000000" w:themeFill="text1"/>
            <w:vAlign w:val="center"/>
          </w:tcPr>
          <w:p w14:paraId="7CB9F0D4" w14:textId="77777777" w:rsidR="00FC593B" w:rsidRPr="007C4C25" w:rsidRDefault="00FC593B" w:rsidP="0083036E">
            <w:pPr>
              <w:tabs>
                <w:tab w:val="left" w:pos="219"/>
              </w:tabs>
              <w:autoSpaceDE/>
              <w:autoSpaceDN/>
              <w:adjustRightInd/>
              <w:spacing w:before="0" w:line="280" w:lineRule="atLeast"/>
              <w:ind w:left="72"/>
              <w:rPr>
                <w:b/>
                <w:color w:val="FFFFFF" w:themeColor="background1"/>
                <w:sz w:val="18"/>
                <w:szCs w:val="18"/>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7A7C6C" w14:paraId="197E9615" w14:textId="77777777" w:rsidTr="0083036E">
        <w:trPr>
          <w:trHeight w:val="288"/>
        </w:trPr>
        <w:tc>
          <w:tcPr>
            <w:tcW w:w="2288" w:type="dxa"/>
            <w:gridSpan w:val="3"/>
            <w:tcBorders>
              <w:top w:val="single" w:sz="4" w:space="0" w:color="auto"/>
              <w:left w:val="nil"/>
              <w:bottom w:val="nil"/>
              <w:right w:val="nil"/>
            </w:tcBorders>
            <w:vAlign w:val="center"/>
          </w:tcPr>
          <w:p w14:paraId="60E45832" w14:textId="77777777" w:rsidR="007A7C6C" w:rsidRPr="00E77E11" w:rsidRDefault="00FC593B" w:rsidP="00FC593B">
            <w:pPr>
              <w:pStyle w:val="CES5191Arial8bold"/>
              <w:rPr>
                <w:rFonts w:ascii="Times New Roman" w:hAnsi="Times New Roman" w:cs="Times New Roman"/>
              </w:rPr>
            </w:pPr>
            <w:r>
              <w:rPr>
                <w:rFonts w:ascii="Times New Roman" w:hAnsi="Times New Roman" w:cs="Times New Roman"/>
                <w:lang w:val="ru-RU"/>
              </w:rPr>
              <w:t>Вулканизированный неопрен</w:t>
            </w:r>
          </w:p>
        </w:tc>
        <w:tc>
          <w:tcPr>
            <w:tcW w:w="2320" w:type="dxa"/>
            <w:tcBorders>
              <w:top w:val="single" w:sz="4" w:space="0" w:color="auto"/>
              <w:left w:val="nil"/>
              <w:bottom w:val="nil"/>
              <w:right w:val="nil"/>
            </w:tcBorders>
            <w:vAlign w:val="center"/>
          </w:tcPr>
          <w:p w14:paraId="331869B4" w14:textId="77777777" w:rsidR="007A7C6C" w:rsidRPr="00E77E11" w:rsidRDefault="007A7C6C" w:rsidP="0083036E">
            <w:pPr>
              <w:pStyle w:val="CES5191Arial8leftaligned"/>
              <w:rPr>
                <w:rFonts w:ascii="Times New Roman" w:hAnsi="Times New Roman" w:cs="Times New Roman"/>
              </w:rPr>
            </w:pPr>
            <w:r w:rsidRPr="00E77E11">
              <w:rPr>
                <w:rFonts w:ascii="Times New Roman" w:hAnsi="Times New Roman" w:cs="Times New Roman"/>
              </w:rPr>
              <w:t>Mark Tool &amp; Rubber Co.</w:t>
            </w:r>
          </w:p>
        </w:tc>
        <w:tc>
          <w:tcPr>
            <w:tcW w:w="2160" w:type="dxa"/>
            <w:gridSpan w:val="2"/>
            <w:tcBorders>
              <w:top w:val="single" w:sz="4" w:space="0" w:color="auto"/>
              <w:left w:val="nil"/>
              <w:bottom w:val="nil"/>
              <w:right w:val="nil"/>
            </w:tcBorders>
            <w:vAlign w:val="center"/>
          </w:tcPr>
          <w:p w14:paraId="4A9BFBAD" w14:textId="77777777" w:rsidR="007A7C6C" w:rsidRPr="003949BC" w:rsidRDefault="007A7C6C" w:rsidP="0083036E">
            <w:pPr>
              <w:pStyle w:val="CES5191Arial8leftaligned"/>
              <w:rPr>
                <w:rFonts w:ascii="Times New Roman" w:hAnsi="Times New Roman" w:cs="Times New Roman"/>
              </w:rPr>
            </w:pPr>
            <w:proofErr w:type="spellStart"/>
            <w:r w:rsidRPr="003949BC">
              <w:rPr>
                <w:rFonts w:ascii="Times New Roman" w:hAnsi="Times New Roman" w:cs="Times New Roman"/>
              </w:rPr>
              <w:t>Splashtron</w:t>
            </w:r>
            <w:proofErr w:type="spellEnd"/>
          </w:p>
        </w:tc>
        <w:tc>
          <w:tcPr>
            <w:tcW w:w="971" w:type="dxa"/>
            <w:gridSpan w:val="2"/>
            <w:tcBorders>
              <w:top w:val="single" w:sz="4" w:space="0" w:color="auto"/>
              <w:left w:val="nil"/>
              <w:bottom w:val="nil"/>
              <w:right w:val="nil"/>
            </w:tcBorders>
            <w:vAlign w:val="center"/>
          </w:tcPr>
          <w:p w14:paraId="5D12FB28" w14:textId="77777777" w:rsidR="007A7C6C" w:rsidRPr="003949BC" w:rsidRDefault="007A7C6C" w:rsidP="0083036E">
            <w:pPr>
              <w:pStyle w:val="CES5191Arial8centered"/>
              <w:rPr>
                <w:rFonts w:ascii="Times New Roman" w:hAnsi="Times New Roman" w:cs="Times New Roman"/>
              </w:rPr>
            </w:pPr>
            <w:r w:rsidRPr="003949BC">
              <w:rPr>
                <w:rFonts w:ascii="Times New Roman" w:hAnsi="Times New Roman" w:cs="Times New Roman"/>
              </w:rPr>
              <w:t>0</w:t>
            </w:r>
          </w:p>
        </w:tc>
        <w:tc>
          <w:tcPr>
            <w:tcW w:w="2150" w:type="dxa"/>
            <w:tcBorders>
              <w:top w:val="single" w:sz="4" w:space="0" w:color="auto"/>
              <w:left w:val="nil"/>
              <w:bottom w:val="nil"/>
              <w:right w:val="nil"/>
            </w:tcBorders>
            <w:vAlign w:val="center"/>
          </w:tcPr>
          <w:p w14:paraId="3C3A092B" w14:textId="7741C0BB" w:rsidR="007A7C6C" w:rsidRPr="003949BC" w:rsidRDefault="006353C3" w:rsidP="0083036E">
            <w:pPr>
              <w:pStyle w:val="CES5191Arial8leftaligned"/>
              <w:rPr>
                <w:rFonts w:ascii="Times New Roman" w:hAnsi="Times New Roman" w:cs="Times New Roman"/>
              </w:rPr>
            </w:pPr>
            <w:r w:rsidRPr="003949BC">
              <w:rPr>
                <w:rFonts w:ascii="Times New Roman" w:hAnsi="Times New Roman" w:cs="Times New Roman"/>
              </w:rPr>
              <w:t>135°C (275°F)</w:t>
            </w:r>
          </w:p>
        </w:tc>
      </w:tr>
      <w:tr w:rsidR="007A7C6C" w14:paraId="22F14F5B" w14:textId="77777777" w:rsidTr="0083036E">
        <w:trPr>
          <w:trHeight w:val="288"/>
        </w:trPr>
        <w:tc>
          <w:tcPr>
            <w:tcW w:w="2288" w:type="dxa"/>
            <w:gridSpan w:val="3"/>
            <w:vMerge w:val="restart"/>
            <w:tcBorders>
              <w:top w:val="nil"/>
              <w:left w:val="nil"/>
              <w:bottom w:val="nil"/>
              <w:right w:val="nil"/>
            </w:tcBorders>
            <w:vAlign w:val="center"/>
          </w:tcPr>
          <w:p w14:paraId="285066D7" w14:textId="77777777" w:rsidR="007A7C6C" w:rsidRPr="00FC593B" w:rsidRDefault="00FC593B" w:rsidP="00FC593B">
            <w:pPr>
              <w:pStyle w:val="CES5191Arial8bold"/>
              <w:rPr>
                <w:rFonts w:ascii="Times New Roman" w:hAnsi="Times New Roman" w:cs="Times New Roman"/>
                <w:lang w:val="ru-RU"/>
              </w:rPr>
            </w:pPr>
            <w:r>
              <w:rPr>
                <w:rFonts w:ascii="Times New Roman" w:hAnsi="Times New Roman" w:cs="Times New Roman"/>
                <w:lang w:val="ru-RU"/>
              </w:rPr>
              <w:t>ТСП согласно листа данных производителя</w:t>
            </w:r>
            <w:r w:rsidR="007A7C6C" w:rsidRPr="00FC593B">
              <w:rPr>
                <w:rFonts w:ascii="Times New Roman" w:hAnsi="Times New Roman" w:cs="Times New Roman"/>
                <w:lang w:val="ru-RU"/>
              </w:rPr>
              <w:t xml:space="preserve"> </w:t>
            </w:r>
            <w:r w:rsidR="007A7C6C" w:rsidRPr="00FC593B">
              <w:rPr>
                <w:rFonts w:ascii="Times New Roman" w:hAnsi="Times New Roman" w:cs="Times New Roman"/>
                <w:lang w:val="ru-RU"/>
              </w:rPr>
              <w:br/>
            </w:r>
          </w:p>
        </w:tc>
        <w:tc>
          <w:tcPr>
            <w:tcW w:w="2320" w:type="dxa"/>
            <w:tcBorders>
              <w:top w:val="nil"/>
              <w:left w:val="nil"/>
              <w:bottom w:val="nil"/>
              <w:right w:val="nil"/>
            </w:tcBorders>
            <w:vAlign w:val="center"/>
          </w:tcPr>
          <w:p w14:paraId="2F861D53" w14:textId="77777777" w:rsidR="007A7C6C" w:rsidRPr="00E77E11" w:rsidRDefault="007A7C6C" w:rsidP="0083036E">
            <w:pPr>
              <w:pStyle w:val="CES5191Arial8leftaligned"/>
              <w:rPr>
                <w:rFonts w:ascii="Times New Roman" w:hAnsi="Times New Roman" w:cs="Times New Roman"/>
              </w:rPr>
            </w:pPr>
            <w:proofErr w:type="spellStart"/>
            <w:r w:rsidRPr="00E77E11">
              <w:rPr>
                <w:rFonts w:ascii="Times New Roman" w:hAnsi="Times New Roman" w:cs="Times New Roman"/>
              </w:rPr>
              <w:t>Tamborine</w:t>
            </w:r>
            <w:proofErr w:type="spellEnd"/>
            <w:r w:rsidRPr="00E77E11">
              <w:rPr>
                <w:rFonts w:ascii="Times New Roman" w:hAnsi="Times New Roman" w:cs="Times New Roman"/>
              </w:rPr>
              <w:t xml:space="preserve"> E.R.I.</w:t>
            </w:r>
          </w:p>
        </w:tc>
        <w:tc>
          <w:tcPr>
            <w:tcW w:w="2160" w:type="dxa"/>
            <w:gridSpan w:val="2"/>
            <w:tcBorders>
              <w:top w:val="nil"/>
              <w:left w:val="nil"/>
              <w:bottom w:val="nil"/>
              <w:right w:val="nil"/>
            </w:tcBorders>
            <w:vAlign w:val="center"/>
          </w:tcPr>
          <w:p w14:paraId="471FBD1D" w14:textId="77777777" w:rsidR="007A7C6C" w:rsidRPr="003949BC" w:rsidRDefault="007A7C6C" w:rsidP="0083036E">
            <w:pPr>
              <w:pStyle w:val="CES5191Arial8leftaligned"/>
              <w:rPr>
                <w:rFonts w:ascii="Times New Roman" w:hAnsi="Times New Roman" w:cs="Times New Roman"/>
              </w:rPr>
            </w:pPr>
            <w:proofErr w:type="spellStart"/>
            <w:r w:rsidRPr="003949BC">
              <w:rPr>
                <w:rFonts w:ascii="Times New Roman" w:hAnsi="Times New Roman" w:cs="Times New Roman"/>
              </w:rPr>
              <w:t>Akorros</w:t>
            </w:r>
            <w:proofErr w:type="spellEnd"/>
            <w:r w:rsidRPr="003949BC">
              <w:rPr>
                <w:rFonts w:ascii="Times New Roman" w:hAnsi="Times New Roman" w:cs="Times New Roman"/>
              </w:rPr>
              <w:t xml:space="preserve"> C-380</w:t>
            </w:r>
          </w:p>
        </w:tc>
        <w:tc>
          <w:tcPr>
            <w:tcW w:w="971" w:type="dxa"/>
            <w:gridSpan w:val="2"/>
            <w:tcBorders>
              <w:top w:val="nil"/>
              <w:left w:val="nil"/>
              <w:bottom w:val="nil"/>
              <w:right w:val="nil"/>
            </w:tcBorders>
            <w:vAlign w:val="center"/>
          </w:tcPr>
          <w:p w14:paraId="27A6D1B6" w14:textId="77777777" w:rsidR="007A7C6C" w:rsidRPr="003949BC" w:rsidRDefault="007A7C6C" w:rsidP="0083036E">
            <w:pPr>
              <w:pStyle w:val="CES5191Arial8centered"/>
              <w:rPr>
                <w:rFonts w:ascii="Times New Roman" w:hAnsi="Times New Roman" w:cs="Times New Roman"/>
              </w:rPr>
            </w:pPr>
            <w:r w:rsidRPr="003949BC">
              <w:rPr>
                <w:rFonts w:ascii="Times New Roman" w:hAnsi="Times New Roman" w:cs="Times New Roman"/>
              </w:rPr>
              <w:t>0</w:t>
            </w:r>
          </w:p>
        </w:tc>
        <w:tc>
          <w:tcPr>
            <w:tcW w:w="2150" w:type="dxa"/>
            <w:tcBorders>
              <w:top w:val="nil"/>
              <w:left w:val="nil"/>
              <w:bottom w:val="nil"/>
              <w:right w:val="nil"/>
            </w:tcBorders>
            <w:vAlign w:val="center"/>
          </w:tcPr>
          <w:p w14:paraId="45C7F43B" w14:textId="13FEBB70" w:rsidR="007A7C6C" w:rsidRPr="003949BC" w:rsidRDefault="00CE2B49" w:rsidP="0083036E">
            <w:pPr>
              <w:pStyle w:val="CES5191Arial8leftaligned"/>
              <w:rPr>
                <w:rFonts w:ascii="Times New Roman" w:hAnsi="Times New Roman" w:cs="Times New Roman"/>
              </w:rPr>
            </w:pPr>
            <w:r w:rsidRPr="003949BC">
              <w:rPr>
                <w:rFonts w:ascii="Times New Roman" w:hAnsi="Times New Roman" w:cs="Times New Roman"/>
              </w:rPr>
              <w:t>135°C (275°F)</w:t>
            </w:r>
          </w:p>
        </w:tc>
      </w:tr>
      <w:tr w:rsidR="007A7C6C" w14:paraId="44A3EFE1" w14:textId="77777777" w:rsidTr="0083036E">
        <w:trPr>
          <w:trHeight w:val="288"/>
        </w:trPr>
        <w:tc>
          <w:tcPr>
            <w:tcW w:w="2288" w:type="dxa"/>
            <w:gridSpan w:val="3"/>
            <w:vMerge/>
            <w:tcBorders>
              <w:top w:val="nil"/>
              <w:left w:val="nil"/>
              <w:bottom w:val="nil"/>
              <w:right w:val="nil"/>
            </w:tcBorders>
            <w:vAlign w:val="center"/>
          </w:tcPr>
          <w:p w14:paraId="1E7E1A52" w14:textId="77777777" w:rsidR="007A7C6C" w:rsidRPr="00E77E11" w:rsidRDefault="007A7C6C" w:rsidP="0083036E">
            <w:pPr>
              <w:pStyle w:val="CES5191Arial8bold"/>
              <w:rPr>
                <w:rFonts w:ascii="Times New Roman" w:hAnsi="Times New Roman" w:cs="Times New Roman"/>
              </w:rPr>
            </w:pPr>
          </w:p>
        </w:tc>
        <w:tc>
          <w:tcPr>
            <w:tcW w:w="2320" w:type="dxa"/>
            <w:tcBorders>
              <w:top w:val="nil"/>
              <w:left w:val="nil"/>
              <w:bottom w:val="nil"/>
              <w:right w:val="nil"/>
            </w:tcBorders>
            <w:vAlign w:val="center"/>
          </w:tcPr>
          <w:p w14:paraId="66C48178" w14:textId="2D4A3DB4" w:rsidR="007A7C6C" w:rsidRPr="00E77E11" w:rsidRDefault="003F29DF" w:rsidP="0083036E">
            <w:pPr>
              <w:pStyle w:val="CES5191Arial8leftaligned"/>
              <w:rPr>
                <w:rFonts w:ascii="Times New Roman" w:hAnsi="Times New Roman" w:cs="Times New Roman"/>
              </w:rPr>
            </w:pPr>
            <w:r w:rsidRPr="003F29DF">
              <w:rPr>
                <w:rFonts w:ascii="Times New Roman" w:hAnsi="Times New Roman" w:cs="Times New Roman"/>
              </w:rPr>
              <w:t>Trelleborg</w:t>
            </w:r>
          </w:p>
        </w:tc>
        <w:tc>
          <w:tcPr>
            <w:tcW w:w="2160" w:type="dxa"/>
            <w:gridSpan w:val="2"/>
            <w:tcBorders>
              <w:top w:val="nil"/>
              <w:left w:val="nil"/>
              <w:bottom w:val="nil"/>
              <w:right w:val="nil"/>
            </w:tcBorders>
            <w:vAlign w:val="center"/>
          </w:tcPr>
          <w:p w14:paraId="1BA7D5F4" w14:textId="017D0227" w:rsidR="007A7C6C" w:rsidRPr="003949BC" w:rsidRDefault="006353C3" w:rsidP="0083036E">
            <w:pPr>
              <w:pStyle w:val="CES5191Arial8leftaligned"/>
              <w:rPr>
                <w:rFonts w:ascii="Times New Roman" w:hAnsi="Times New Roman" w:cs="Times New Roman"/>
              </w:rPr>
            </w:pPr>
            <w:proofErr w:type="spellStart"/>
            <w:r w:rsidRPr="003949BC">
              <w:rPr>
                <w:rFonts w:ascii="Times New Roman" w:hAnsi="Times New Roman" w:cs="Times New Roman"/>
              </w:rPr>
              <w:t>Vikotherm</w:t>
            </w:r>
            <w:proofErr w:type="spellEnd"/>
            <w:r w:rsidRPr="003949BC">
              <w:rPr>
                <w:rFonts w:ascii="Times New Roman" w:hAnsi="Times New Roman" w:cs="Times New Roman"/>
              </w:rPr>
              <w:t>® RC</w:t>
            </w:r>
          </w:p>
        </w:tc>
        <w:tc>
          <w:tcPr>
            <w:tcW w:w="971" w:type="dxa"/>
            <w:gridSpan w:val="2"/>
            <w:tcBorders>
              <w:top w:val="nil"/>
              <w:left w:val="nil"/>
              <w:bottom w:val="nil"/>
              <w:right w:val="nil"/>
            </w:tcBorders>
            <w:vAlign w:val="center"/>
          </w:tcPr>
          <w:p w14:paraId="10C7A0B3" w14:textId="0344F454" w:rsidR="007A7C6C" w:rsidRPr="003949BC" w:rsidRDefault="006353C3" w:rsidP="0083036E">
            <w:pPr>
              <w:pStyle w:val="CES5191Arial8centered"/>
              <w:rPr>
                <w:rFonts w:ascii="Times New Roman" w:hAnsi="Times New Roman" w:cs="Times New Roman"/>
              </w:rPr>
            </w:pPr>
            <w:r w:rsidRPr="003949BC">
              <w:rPr>
                <w:rFonts w:ascii="Times New Roman" w:hAnsi="Times New Roman" w:cs="Times New Roman"/>
              </w:rPr>
              <w:t>0</w:t>
            </w:r>
          </w:p>
        </w:tc>
        <w:tc>
          <w:tcPr>
            <w:tcW w:w="2150" w:type="dxa"/>
            <w:tcBorders>
              <w:top w:val="nil"/>
              <w:left w:val="nil"/>
              <w:bottom w:val="nil"/>
              <w:right w:val="nil"/>
            </w:tcBorders>
            <w:vAlign w:val="center"/>
          </w:tcPr>
          <w:p w14:paraId="556CA933" w14:textId="53AAFCA6" w:rsidR="007A7C6C" w:rsidRPr="003949BC" w:rsidRDefault="006353C3" w:rsidP="0083036E">
            <w:pPr>
              <w:pStyle w:val="CES5191Arial8leftaligned"/>
              <w:rPr>
                <w:rFonts w:ascii="Times New Roman" w:hAnsi="Times New Roman" w:cs="Times New Roman"/>
              </w:rPr>
            </w:pPr>
            <w:r w:rsidRPr="003949BC">
              <w:rPr>
                <w:rFonts w:ascii="Times New Roman" w:hAnsi="Times New Roman" w:cs="Times New Roman"/>
              </w:rPr>
              <w:t>135°C (275°F)</w:t>
            </w:r>
          </w:p>
        </w:tc>
      </w:tr>
      <w:tr w:rsidR="007A7C6C" w:rsidRPr="00BC5FF9" w14:paraId="2C446E4D" w14:textId="77777777" w:rsidTr="0083036E">
        <w:trPr>
          <w:trHeight w:val="288"/>
        </w:trPr>
        <w:tc>
          <w:tcPr>
            <w:tcW w:w="2288" w:type="dxa"/>
            <w:gridSpan w:val="3"/>
            <w:tcBorders>
              <w:top w:val="nil"/>
              <w:left w:val="nil"/>
              <w:bottom w:val="nil"/>
              <w:right w:val="nil"/>
            </w:tcBorders>
            <w:vAlign w:val="center"/>
          </w:tcPr>
          <w:p w14:paraId="60366939" w14:textId="77777777" w:rsidR="007A7C6C" w:rsidRPr="00E77E11" w:rsidRDefault="007A7C6C" w:rsidP="0083036E">
            <w:pPr>
              <w:pStyle w:val="CES5191Arial8bold"/>
              <w:rPr>
                <w:rFonts w:ascii="Times New Roman" w:hAnsi="Times New Roman" w:cs="Times New Roman"/>
                <w:i/>
                <w:sz w:val="14"/>
                <w:szCs w:val="14"/>
              </w:rPr>
            </w:pPr>
          </w:p>
        </w:tc>
        <w:tc>
          <w:tcPr>
            <w:tcW w:w="7601" w:type="dxa"/>
            <w:gridSpan w:val="6"/>
            <w:tcBorders>
              <w:top w:val="nil"/>
              <w:left w:val="nil"/>
              <w:bottom w:val="nil"/>
              <w:right w:val="nil"/>
            </w:tcBorders>
            <w:vAlign w:val="center"/>
          </w:tcPr>
          <w:p w14:paraId="226F8B6C" w14:textId="77777777" w:rsidR="007A7C6C" w:rsidRPr="00931090" w:rsidRDefault="00931090" w:rsidP="0083036E">
            <w:pPr>
              <w:pStyle w:val="CES5191Arial8leftaligned"/>
              <w:rPr>
                <w:rFonts w:ascii="Times New Roman" w:hAnsi="Times New Roman" w:cs="Times New Roman"/>
                <w:lang w:val="ru-RU"/>
              </w:rPr>
            </w:pPr>
            <w:r>
              <w:rPr>
                <w:rFonts w:ascii="Times New Roman" w:hAnsi="Times New Roman" w:cs="Times New Roman"/>
                <w:lang w:val="ru-RU"/>
              </w:rPr>
              <w:t>Корабельные секции должны быть окрашены вулканизированным неопреном на объекте подрядчика</w:t>
            </w:r>
            <w:r w:rsidR="007A7C6C" w:rsidRPr="00931090">
              <w:rPr>
                <w:rFonts w:ascii="Times New Roman" w:hAnsi="Times New Roman" w:cs="Times New Roman"/>
                <w:lang w:val="ru-RU"/>
              </w:rPr>
              <w:t xml:space="preserve">, </w:t>
            </w:r>
            <w:r w:rsidR="007A7C6C" w:rsidRPr="00931090">
              <w:rPr>
                <w:rFonts w:ascii="Times New Roman" w:hAnsi="Times New Roman" w:cs="Times New Roman"/>
                <w:lang w:val="ru-RU"/>
              </w:rPr>
              <w:br/>
            </w:r>
            <w:r>
              <w:rPr>
                <w:rFonts w:ascii="Times New Roman" w:hAnsi="Times New Roman" w:cs="Times New Roman"/>
                <w:lang w:val="ru-RU"/>
              </w:rPr>
              <w:t>если другое не одобренно письменно владельцем</w:t>
            </w:r>
            <w:r w:rsidR="007A7C6C" w:rsidRPr="00931090">
              <w:rPr>
                <w:rFonts w:ascii="Times New Roman" w:hAnsi="Times New Roman" w:cs="Times New Roman"/>
                <w:lang w:val="ru-RU"/>
              </w:rPr>
              <w:t>.</w:t>
            </w:r>
          </w:p>
        </w:tc>
      </w:tr>
      <w:tr w:rsidR="007A7C6C" w:rsidRPr="00BC5FF9" w14:paraId="5AEFF638" w14:textId="77777777" w:rsidTr="0083036E">
        <w:trPr>
          <w:trHeight w:val="288"/>
        </w:trPr>
        <w:tc>
          <w:tcPr>
            <w:tcW w:w="9889" w:type="dxa"/>
            <w:gridSpan w:val="9"/>
            <w:tcBorders>
              <w:top w:val="nil"/>
              <w:left w:val="nil"/>
              <w:bottom w:val="single" w:sz="12" w:space="0" w:color="auto"/>
              <w:right w:val="nil"/>
            </w:tcBorders>
            <w:vAlign w:val="center"/>
          </w:tcPr>
          <w:p w14:paraId="66A82067" w14:textId="321DB786" w:rsidR="0059684F" w:rsidRPr="0059684F" w:rsidRDefault="0059684F" w:rsidP="00CF16E6">
            <w:pPr>
              <w:pStyle w:val="CES5191Arial8leftaligned"/>
              <w:rPr>
                <w:rFonts w:ascii="Times New Roman" w:hAnsi="Times New Roman" w:cs="Times New Roman"/>
                <w:lang w:val="ru-RU"/>
              </w:rPr>
            </w:pPr>
          </w:p>
        </w:tc>
      </w:tr>
      <w:tr w:rsidR="00931090" w14:paraId="6F164A69" w14:textId="77777777" w:rsidTr="0083036E">
        <w:trPr>
          <w:trHeight w:val="288"/>
        </w:trPr>
        <w:tc>
          <w:tcPr>
            <w:tcW w:w="1278" w:type="dxa"/>
            <w:tcBorders>
              <w:top w:val="single" w:sz="12" w:space="0" w:color="auto"/>
              <w:left w:val="nil"/>
              <w:bottom w:val="nil"/>
              <w:right w:val="nil"/>
            </w:tcBorders>
            <w:vAlign w:val="center"/>
          </w:tcPr>
          <w:p w14:paraId="42C5A446" w14:textId="77777777" w:rsidR="00931090" w:rsidRPr="0005732F" w:rsidRDefault="00931090" w:rsidP="00931090">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330" w:type="dxa"/>
            <w:gridSpan w:val="3"/>
            <w:tcBorders>
              <w:top w:val="single" w:sz="12" w:space="0" w:color="auto"/>
              <w:left w:val="nil"/>
              <w:bottom w:val="nil"/>
              <w:right w:val="nil"/>
            </w:tcBorders>
            <w:vAlign w:val="center"/>
          </w:tcPr>
          <w:p w14:paraId="333BFAC8" w14:textId="5CEE0C9E" w:rsidR="00931090" w:rsidRPr="00E26578" w:rsidRDefault="007F5AA9" w:rsidP="00931090">
            <w:pPr>
              <w:spacing w:line="240" w:lineRule="auto"/>
              <w:ind w:left="-72"/>
              <w:rPr>
                <w:b/>
                <w:color w:val="auto"/>
                <w:sz w:val="16"/>
                <w:szCs w:val="16"/>
                <w:lang w:val="ru-RU"/>
              </w:rPr>
            </w:pPr>
            <w:r>
              <w:rPr>
                <w:color w:val="auto"/>
                <w:sz w:val="16"/>
                <w:szCs w:val="24"/>
                <w:lang w:val="ru-RU"/>
              </w:rPr>
              <w:t xml:space="preserve">Ноябрь </w:t>
            </w:r>
            <w:r w:rsidR="0073681F">
              <w:rPr>
                <w:color w:val="auto"/>
                <w:sz w:val="16"/>
                <w:szCs w:val="24"/>
                <w:lang w:val="ru-RU"/>
              </w:rPr>
              <w:t>2025</w:t>
            </w:r>
          </w:p>
        </w:tc>
        <w:tc>
          <w:tcPr>
            <w:tcW w:w="2160" w:type="dxa"/>
            <w:gridSpan w:val="2"/>
            <w:tcBorders>
              <w:top w:val="single" w:sz="12" w:space="0" w:color="auto"/>
              <w:left w:val="nil"/>
              <w:bottom w:val="nil"/>
              <w:right w:val="nil"/>
            </w:tcBorders>
            <w:vAlign w:val="center"/>
          </w:tcPr>
          <w:p w14:paraId="1F108CF8" w14:textId="77777777" w:rsidR="00931090" w:rsidRDefault="00931090" w:rsidP="00931090">
            <w:pPr>
              <w:pStyle w:val="CES5191Arial8centered"/>
            </w:pPr>
          </w:p>
        </w:tc>
        <w:tc>
          <w:tcPr>
            <w:tcW w:w="971" w:type="dxa"/>
            <w:gridSpan w:val="2"/>
            <w:tcBorders>
              <w:top w:val="single" w:sz="12" w:space="0" w:color="auto"/>
              <w:left w:val="nil"/>
              <w:bottom w:val="nil"/>
              <w:right w:val="nil"/>
            </w:tcBorders>
            <w:vAlign w:val="center"/>
          </w:tcPr>
          <w:p w14:paraId="58FCD66A" w14:textId="77777777" w:rsidR="00931090" w:rsidRDefault="00931090" w:rsidP="00931090">
            <w:pPr>
              <w:pStyle w:val="CES5191Arial8centered"/>
            </w:pPr>
          </w:p>
        </w:tc>
        <w:tc>
          <w:tcPr>
            <w:tcW w:w="2150" w:type="dxa"/>
            <w:tcBorders>
              <w:top w:val="single" w:sz="12" w:space="0" w:color="auto"/>
              <w:left w:val="nil"/>
              <w:bottom w:val="nil"/>
              <w:right w:val="nil"/>
            </w:tcBorders>
            <w:vAlign w:val="center"/>
          </w:tcPr>
          <w:p w14:paraId="76BA95EB" w14:textId="77777777" w:rsidR="00931090" w:rsidRDefault="00931090" w:rsidP="00931090">
            <w:pPr>
              <w:pStyle w:val="CES5191Arial8centered"/>
            </w:pPr>
          </w:p>
        </w:tc>
      </w:tr>
    </w:tbl>
    <w:p w14:paraId="48E43FA8" w14:textId="77777777" w:rsidR="007F5AA9" w:rsidRDefault="007F5AA9" w:rsidP="00F0615D">
      <w:pPr>
        <w:autoSpaceDE/>
        <w:autoSpaceDN/>
        <w:adjustRightInd/>
        <w:spacing w:before="0" w:line="240" w:lineRule="auto"/>
        <w:ind w:left="0"/>
        <w:rPr>
          <w:color w:val="auto"/>
          <w:sz w:val="20"/>
          <w:szCs w:val="20"/>
          <w:lang w:val="ru-RU"/>
        </w:rPr>
      </w:pPr>
    </w:p>
    <w:p w14:paraId="7D38DAA6" w14:textId="0903ED8D" w:rsidR="00DA7099" w:rsidRDefault="00DA7099" w:rsidP="003949BC">
      <w:pPr>
        <w:widowControl w:val="0"/>
        <w:spacing w:line="240" w:lineRule="auto"/>
        <w:ind w:left="1440" w:right="708" w:hanging="1440"/>
        <w:contextualSpacing/>
        <w:rPr>
          <w:sz w:val="16"/>
          <w:szCs w:val="16"/>
          <w:lang w:val="ru-RU"/>
        </w:rPr>
      </w:pPr>
      <w:r>
        <w:rPr>
          <w:sz w:val="16"/>
          <w:szCs w:val="16"/>
          <w:lang w:val="ru-RU"/>
        </w:rPr>
        <w:t xml:space="preserve">Примечание 1: </w:t>
      </w:r>
      <w:r w:rsidR="003949BC" w:rsidRPr="00A80B97">
        <w:rPr>
          <w:sz w:val="16"/>
          <w:szCs w:val="16"/>
          <w:lang w:val="ru-RU"/>
        </w:rPr>
        <w:tab/>
      </w:r>
      <w:r w:rsidRPr="00DA7099">
        <w:rPr>
          <w:sz w:val="16"/>
          <w:szCs w:val="16"/>
          <w:lang w:val="ru-RU"/>
        </w:rPr>
        <w:t>Может быть использовано однослойное наплавленное эпоксидное покрытие (FBE) согласно COM-SU-4042.</w:t>
      </w:r>
    </w:p>
    <w:p w14:paraId="31115FE0" w14:textId="76BCF7E3" w:rsidR="00DA7099" w:rsidRDefault="00DA7099" w:rsidP="003949BC">
      <w:pPr>
        <w:widowControl w:val="0"/>
        <w:spacing w:line="240" w:lineRule="auto"/>
        <w:ind w:left="1440" w:right="708" w:hanging="1440"/>
        <w:contextualSpacing/>
        <w:rPr>
          <w:sz w:val="16"/>
          <w:szCs w:val="16"/>
          <w:lang w:val="ru-RU"/>
        </w:rPr>
      </w:pPr>
      <w:r>
        <w:rPr>
          <w:sz w:val="16"/>
          <w:szCs w:val="16"/>
          <w:lang w:val="ru-RU"/>
        </w:rPr>
        <w:t xml:space="preserve">Примечание 2: </w:t>
      </w:r>
      <w:r w:rsidR="003949BC" w:rsidRPr="00064F9B">
        <w:rPr>
          <w:sz w:val="16"/>
          <w:szCs w:val="16"/>
          <w:lang w:val="ru-RU"/>
        </w:rPr>
        <w:tab/>
      </w:r>
      <w:r w:rsidRPr="00DA7099">
        <w:rPr>
          <w:sz w:val="16"/>
          <w:szCs w:val="16"/>
          <w:lang w:val="ru-RU"/>
        </w:rPr>
        <w:t>В процесс вулканизации не включается жидкостная грунтовка.</w:t>
      </w:r>
    </w:p>
    <w:p w14:paraId="6319BD92" w14:textId="789D96B2" w:rsidR="004C295A" w:rsidRPr="00C864AE" w:rsidRDefault="004C295A" w:rsidP="003949BC">
      <w:pPr>
        <w:widowControl w:val="0"/>
        <w:spacing w:line="240" w:lineRule="auto"/>
        <w:ind w:left="1440" w:right="708" w:hanging="1440"/>
        <w:contextualSpacing/>
        <w:rPr>
          <w:sz w:val="16"/>
          <w:szCs w:val="16"/>
          <w:lang w:val="ru-RU"/>
        </w:rPr>
      </w:pPr>
      <w:r>
        <w:rPr>
          <w:sz w:val="16"/>
          <w:szCs w:val="16"/>
          <w:lang w:val="ru-RU"/>
        </w:rPr>
        <w:t xml:space="preserve">Примечание 3: </w:t>
      </w:r>
      <w:r w:rsidR="003949BC">
        <w:rPr>
          <w:sz w:val="16"/>
          <w:szCs w:val="16"/>
        </w:rPr>
        <w:tab/>
      </w:r>
      <w:r w:rsidR="00CF16E6">
        <w:rPr>
          <w:sz w:val="16"/>
          <w:szCs w:val="16"/>
          <w:lang w:val="ru-RU"/>
        </w:rPr>
        <w:t xml:space="preserve">*указана минимальная толщина </w:t>
      </w:r>
    </w:p>
    <w:p w14:paraId="4709A344" w14:textId="77777777" w:rsidR="008A4770" w:rsidRPr="008A4770" w:rsidRDefault="008A4770" w:rsidP="00F0615D">
      <w:pPr>
        <w:autoSpaceDE/>
        <w:autoSpaceDN/>
        <w:adjustRightInd/>
        <w:spacing w:before="0" w:line="240" w:lineRule="auto"/>
        <w:ind w:left="0"/>
        <w:rPr>
          <w:color w:val="auto"/>
          <w:sz w:val="20"/>
          <w:szCs w:val="20"/>
          <w:lang w:val="ru-RU"/>
        </w:rPr>
      </w:pPr>
    </w:p>
    <w:p w14:paraId="453189AB" w14:textId="59526472" w:rsidR="00B812E3" w:rsidRPr="00A801E6" w:rsidRDefault="00B812E3" w:rsidP="00F0615D">
      <w:pPr>
        <w:autoSpaceDE/>
        <w:autoSpaceDN/>
        <w:adjustRightInd/>
        <w:spacing w:before="0" w:line="240" w:lineRule="auto"/>
        <w:ind w:left="0"/>
        <w:rPr>
          <w:color w:val="auto"/>
          <w:sz w:val="20"/>
          <w:szCs w:val="20"/>
          <w:lang w:val="ru-RU"/>
        </w:rPr>
      </w:pPr>
      <w:r w:rsidRPr="00A801E6">
        <w:rPr>
          <w:color w:val="auto"/>
          <w:sz w:val="20"/>
          <w:szCs w:val="20"/>
          <w:lang w:val="ru-RU"/>
        </w:rPr>
        <w:br w:type="page"/>
      </w:r>
    </w:p>
    <w:tbl>
      <w:tblPr>
        <w:tblW w:w="9971" w:type="dxa"/>
        <w:jc w:val="center"/>
        <w:tblLayout w:type="fixed"/>
        <w:tblLook w:val="01E0" w:firstRow="1" w:lastRow="1" w:firstColumn="1" w:lastColumn="1" w:noHBand="0" w:noVBand="0"/>
      </w:tblPr>
      <w:tblGrid>
        <w:gridCol w:w="1172"/>
        <w:gridCol w:w="271"/>
        <w:gridCol w:w="849"/>
        <w:gridCol w:w="2806"/>
        <w:gridCol w:w="951"/>
        <w:gridCol w:w="1777"/>
        <w:gridCol w:w="973"/>
        <w:gridCol w:w="1164"/>
        <w:gridCol w:w="8"/>
      </w:tblGrid>
      <w:tr w:rsidR="001352A5" w:rsidRPr="0005732F" w14:paraId="49314BCD" w14:textId="77777777" w:rsidTr="00F029EB">
        <w:trPr>
          <w:trHeight w:val="291"/>
          <w:jc w:val="center"/>
        </w:trPr>
        <w:tc>
          <w:tcPr>
            <w:tcW w:w="9971" w:type="dxa"/>
            <w:gridSpan w:val="9"/>
            <w:tcBorders>
              <w:top w:val="single" w:sz="6" w:space="0" w:color="auto"/>
              <w:bottom w:val="single" w:sz="12" w:space="0" w:color="auto"/>
            </w:tcBorders>
            <w:shd w:val="clear" w:color="auto" w:fill="FFFFFF"/>
            <w:vAlign w:val="center"/>
          </w:tcPr>
          <w:p w14:paraId="187B31C7" w14:textId="77777777" w:rsidR="001352A5" w:rsidRPr="0005732F" w:rsidRDefault="001352A5" w:rsidP="001352A5">
            <w:pPr>
              <w:ind w:right="-72"/>
              <w:jc w:val="right"/>
              <w:rPr>
                <w:b/>
                <w:i/>
                <w:color w:val="auto"/>
              </w:rPr>
            </w:pPr>
            <w:proofErr w:type="spellStart"/>
            <w:r w:rsidRPr="0005732F">
              <w:rPr>
                <w:b/>
                <w:i/>
                <w:color w:val="auto"/>
              </w:rPr>
              <w:lastRenderedPageBreak/>
              <w:t>Специализированные</w:t>
            </w:r>
            <w:proofErr w:type="spellEnd"/>
            <w:r w:rsidRPr="0005732F">
              <w:rPr>
                <w:b/>
                <w:i/>
                <w:color w:val="auto"/>
              </w:rPr>
              <w:t xml:space="preserve"> </w:t>
            </w:r>
            <w:proofErr w:type="spellStart"/>
            <w:r w:rsidRPr="0005732F">
              <w:rPr>
                <w:b/>
                <w:i/>
                <w:color w:val="auto"/>
              </w:rPr>
              <w:t>системы</w:t>
            </w:r>
            <w:proofErr w:type="spellEnd"/>
            <w:r w:rsidRPr="0005732F">
              <w:rPr>
                <w:b/>
                <w:i/>
                <w:color w:val="auto"/>
              </w:rPr>
              <w:t xml:space="preserve"> </w:t>
            </w:r>
            <w:proofErr w:type="spellStart"/>
            <w:r w:rsidRPr="0005732F">
              <w:rPr>
                <w:b/>
                <w:i/>
                <w:color w:val="auto"/>
              </w:rPr>
              <w:t>покрытий</w:t>
            </w:r>
            <w:proofErr w:type="spellEnd"/>
          </w:p>
        </w:tc>
      </w:tr>
      <w:tr w:rsidR="001352A5" w:rsidRPr="0005732F" w14:paraId="0E739E99" w14:textId="77777777" w:rsidTr="00F029EB">
        <w:trPr>
          <w:trHeight w:val="291"/>
          <w:jc w:val="center"/>
        </w:trPr>
        <w:tc>
          <w:tcPr>
            <w:tcW w:w="7826" w:type="dxa"/>
            <w:gridSpan w:val="6"/>
            <w:tcBorders>
              <w:top w:val="single" w:sz="12" w:space="0" w:color="auto"/>
              <w:left w:val="single" w:sz="12" w:space="0" w:color="auto"/>
              <w:bottom w:val="single" w:sz="12" w:space="0" w:color="auto"/>
            </w:tcBorders>
            <w:vAlign w:val="center"/>
          </w:tcPr>
          <w:p w14:paraId="0335CD45" w14:textId="77777777" w:rsidR="001352A5" w:rsidRPr="00AD544E" w:rsidRDefault="001352A5" w:rsidP="00B2560B">
            <w:pPr>
              <w:autoSpaceDE/>
              <w:autoSpaceDN/>
              <w:adjustRightInd/>
              <w:spacing w:before="0" w:line="240" w:lineRule="auto"/>
              <w:ind w:left="0"/>
              <w:rPr>
                <w:b/>
                <w:color w:val="auto"/>
                <w:sz w:val="20"/>
                <w:szCs w:val="24"/>
                <w:lang w:val="ru-RU"/>
              </w:rPr>
            </w:pPr>
            <w:r w:rsidRPr="00AD544E">
              <w:rPr>
                <w:b/>
                <w:color w:val="auto"/>
                <w:sz w:val="20"/>
                <w:szCs w:val="24"/>
                <w:lang w:val="ru-RU"/>
              </w:rPr>
              <w:t xml:space="preserve">Эпоксиполиамидное | </w:t>
            </w:r>
            <w:r w:rsidR="00B2560B" w:rsidRPr="00D750DA">
              <w:rPr>
                <w:b/>
                <w:color w:val="auto"/>
                <w:sz w:val="20"/>
                <w:szCs w:val="24"/>
                <w:lang w:val="ru-RU"/>
              </w:rPr>
              <w:t>Цементирующееся</w:t>
            </w:r>
            <w:r w:rsidRPr="00AD544E">
              <w:rPr>
                <w:b/>
                <w:color w:val="auto"/>
                <w:sz w:val="20"/>
                <w:szCs w:val="24"/>
                <w:lang w:val="ru-RU"/>
              </w:rPr>
              <w:t xml:space="preserve">Огнестойкое | </w:t>
            </w:r>
            <w:r w:rsidR="00B2560B" w:rsidRPr="00D750DA">
              <w:rPr>
                <w:b/>
                <w:color w:val="auto"/>
                <w:sz w:val="20"/>
                <w:szCs w:val="24"/>
                <w:lang w:val="ru-RU"/>
              </w:rPr>
              <w:t>Эпоксидное промежуточное</w:t>
            </w:r>
            <w:r w:rsidR="00B2560B" w:rsidRPr="00AD544E">
              <w:rPr>
                <w:b/>
                <w:color w:val="auto"/>
                <w:sz w:val="20"/>
                <w:szCs w:val="24"/>
                <w:lang w:val="ru-RU"/>
              </w:rPr>
              <w:t xml:space="preserve"> | Алифатический полиуретан</w:t>
            </w:r>
            <w:r w:rsidR="007A7C6C">
              <w:rPr>
                <w:b/>
                <w:color w:val="auto"/>
                <w:sz w:val="20"/>
                <w:szCs w:val="24"/>
                <w:lang w:val="ru-RU"/>
              </w:rPr>
              <w:t xml:space="preserve"> </w:t>
            </w:r>
          </w:p>
        </w:tc>
        <w:tc>
          <w:tcPr>
            <w:tcW w:w="2145" w:type="dxa"/>
            <w:gridSpan w:val="3"/>
            <w:tcBorders>
              <w:top w:val="single" w:sz="12" w:space="0" w:color="auto"/>
              <w:bottom w:val="single" w:sz="12" w:space="0" w:color="auto"/>
              <w:right w:val="single" w:sz="12" w:space="0" w:color="auto"/>
            </w:tcBorders>
            <w:shd w:val="clear" w:color="auto" w:fill="000000"/>
            <w:vAlign w:val="center"/>
          </w:tcPr>
          <w:p w14:paraId="421082B8" w14:textId="77777777" w:rsidR="001352A5" w:rsidRPr="0005732F" w:rsidRDefault="001352A5" w:rsidP="001352A5">
            <w:pPr>
              <w:autoSpaceDE/>
              <w:autoSpaceDN/>
              <w:adjustRightInd/>
              <w:spacing w:before="0" w:line="240" w:lineRule="auto"/>
              <w:ind w:left="0"/>
              <w:jc w:val="center"/>
              <w:rPr>
                <w:b/>
                <w:color w:val="auto"/>
                <w:sz w:val="36"/>
                <w:szCs w:val="40"/>
              </w:rPr>
            </w:pPr>
            <w:r w:rsidRPr="00B76D32">
              <w:rPr>
                <w:b/>
                <w:color w:val="auto"/>
                <w:sz w:val="36"/>
                <w:szCs w:val="24"/>
                <w:lang w:val="ru-RU"/>
              </w:rPr>
              <w:t>4.4</w:t>
            </w:r>
          </w:p>
        </w:tc>
      </w:tr>
      <w:tr w:rsidR="001352A5" w:rsidRPr="00BC5FF9" w14:paraId="07A2567D" w14:textId="77777777" w:rsidTr="00D750DA">
        <w:trPr>
          <w:gridAfter w:val="1"/>
          <w:wAfter w:w="8" w:type="dxa"/>
          <w:cantSplit/>
          <w:trHeight w:val="233"/>
          <w:jc w:val="center"/>
        </w:trPr>
        <w:tc>
          <w:tcPr>
            <w:tcW w:w="1443" w:type="dxa"/>
            <w:gridSpan w:val="2"/>
            <w:tcBorders>
              <w:top w:val="single" w:sz="12" w:space="0" w:color="auto"/>
            </w:tcBorders>
          </w:tcPr>
          <w:p w14:paraId="0497FE38"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655" w:type="dxa"/>
            <w:gridSpan w:val="2"/>
            <w:tcBorders>
              <w:top w:val="single" w:sz="12" w:space="0" w:color="auto"/>
            </w:tcBorders>
          </w:tcPr>
          <w:p w14:paraId="1A2032C1" w14:textId="77777777" w:rsidR="00F35AE7" w:rsidRDefault="00F35AE7" w:rsidP="001352A5">
            <w:pPr>
              <w:autoSpaceDE/>
              <w:autoSpaceDN/>
              <w:adjustRightInd/>
              <w:spacing w:before="0" w:line="240" w:lineRule="auto"/>
              <w:ind w:left="-72"/>
              <w:rPr>
                <w:color w:val="auto"/>
                <w:sz w:val="16"/>
                <w:szCs w:val="24"/>
              </w:rPr>
            </w:pPr>
            <w:r w:rsidRPr="00F35AE7">
              <w:rPr>
                <w:color w:val="auto"/>
                <w:sz w:val="16"/>
                <w:szCs w:val="24"/>
              </w:rPr>
              <w:t>SSPC</w:t>
            </w:r>
            <w:r w:rsidRPr="00064F9B">
              <w:rPr>
                <w:color w:val="auto"/>
                <w:sz w:val="16"/>
                <w:szCs w:val="24"/>
              </w:rPr>
              <w:t>-</w:t>
            </w:r>
            <w:r w:rsidRPr="00F35AE7">
              <w:rPr>
                <w:color w:val="auto"/>
                <w:sz w:val="16"/>
                <w:szCs w:val="24"/>
              </w:rPr>
              <w:t>SP</w:t>
            </w:r>
            <w:r w:rsidRPr="00064F9B">
              <w:rPr>
                <w:color w:val="auto"/>
                <w:sz w:val="16"/>
                <w:szCs w:val="24"/>
              </w:rPr>
              <w:t>1/</w:t>
            </w:r>
            <w:r w:rsidRPr="00F35AE7">
              <w:rPr>
                <w:color w:val="auto"/>
                <w:sz w:val="16"/>
                <w:szCs w:val="24"/>
              </w:rPr>
              <w:t>SP</w:t>
            </w:r>
            <w:r w:rsidRPr="00064F9B">
              <w:rPr>
                <w:color w:val="auto"/>
                <w:sz w:val="16"/>
                <w:szCs w:val="24"/>
              </w:rPr>
              <w:t>10 (</w:t>
            </w:r>
            <w:r w:rsidRPr="00F35AE7">
              <w:rPr>
                <w:color w:val="auto"/>
                <w:sz w:val="16"/>
                <w:szCs w:val="24"/>
              </w:rPr>
              <w:t>NACE</w:t>
            </w:r>
            <w:r w:rsidRPr="00064F9B">
              <w:rPr>
                <w:color w:val="auto"/>
                <w:sz w:val="16"/>
                <w:szCs w:val="24"/>
              </w:rPr>
              <w:t xml:space="preserve"> </w:t>
            </w:r>
            <w:r w:rsidRPr="00F35AE7">
              <w:rPr>
                <w:color w:val="auto"/>
                <w:sz w:val="16"/>
                <w:szCs w:val="24"/>
              </w:rPr>
              <w:t>No</w:t>
            </w:r>
            <w:r w:rsidRPr="00064F9B">
              <w:rPr>
                <w:color w:val="auto"/>
                <w:sz w:val="16"/>
                <w:szCs w:val="24"/>
              </w:rPr>
              <w:t>. 2) (</w:t>
            </w:r>
            <w:r w:rsidRPr="00F35AE7">
              <w:rPr>
                <w:color w:val="auto"/>
                <w:sz w:val="16"/>
                <w:szCs w:val="24"/>
              </w:rPr>
              <w:t>SA</w:t>
            </w:r>
            <w:r w:rsidRPr="00064F9B">
              <w:rPr>
                <w:color w:val="auto"/>
                <w:sz w:val="16"/>
                <w:szCs w:val="24"/>
              </w:rPr>
              <w:t xml:space="preserve"> 2.5)</w:t>
            </w:r>
          </w:p>
          <w:p w14:paraId="2658A9CC" w14:textId="1D0D3C22" w:rsidR="00576B77" w:rsidRPr="00F35AE7" w:rsidRDefault="004B5C7C" w:rsidP="001352A5">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457999" w:rsidRPr="00457999">
              <w:rPr>
                <w:color w:val="auto"/>
                <w:sz w:val="16"/>
                <w:szCs w:val="24"/>
                <w:lang w:val="ru-RU"/>
              </w:rPr>
              <w:t xml:space="preserve"> </w:t>
            </w:r>
            <w:r w:rsidR="001352A5" w:rsidRPr="00037A5B">
              <w:rPr>
                <w:color w:val="auto"/>
                <w:sz w:val="16"/>
                <w:szCs w:val="24"/>
                <w:lang w:val="ru-RU"/>
              </w:rPr>
              <w:t>очистка до почти белого металла.</w:t>
            </w:r>
            <w:r w:rsidR="001352A5">
              <w:rPr>
                <w:color w:val="auto"/>
                <w:sz w:val="16"/>
                <w:szCs w:val="24"/>
                <w:lang w:val="ru-RU"/>
              </w:rPr>
              <w:t xml:space="preserve"> </w:t>
            </w:r>
          </w:p>
          <w:p w14:paraId="56006B61" w14:textId="669668E2" w:rsidR="001352A5" w:rsidRPr="00F35AE7" w:rsidRDefault="00F35AE7" w:rsidP="001352A5">
            <w:pPr>
              <w:autoSpaceDE/>
              <w:autoSpaceDN/>
              <w:adjustRightInd/>
              <w:spacing w:before="0" w:line="240" w:lineRule="auto"/>
              <w:ind w:left="-72"/>
              <w:rPr>
                <w:color w:val="auto"/>
                <w:sz w:val="16"/>
                <w:szCs w:val="24"/>
                <w:lang w:val="ru-RU"/>
              </w:rPr>
            </w:pPr>
            <w:r>
              <w:rPr>
                <w:color w:val="auto"/>
                <w:sz w:val="16"/>
                <w:szCs w:val="24"/>
                <w:lang w:val="ru-RU"/>
              </w:rPr>
              <w:t xml:space="preserve">Для обеспечения противопожарной защиты </w:t>
            </w:r>
            <w:r w:rsidR="001352A5">
              <w:rPr>
                <w:color w:val="auto"/>
                <w:sz w:val="16"/>
                <w:szCs w:val="24"/>
                <w:lang w:val="ru-RU"/>
              </w:rPr>
              <w:t xml:space="preserve">должна быть </w:t>
            </w:r>
            <w:r w:rsidR="00F900E9">
              <w:rPr>
                <w:color w:val="auto"/>
                <w:sz w:val="16"/>
                <w:szCs w:val="24"/>
                <w:lang w:val="ru-RU"/>
              </w:rPr>
              <w:t>нанесена вся система покрытий</w:t>
            </w:r>
            <w:r w:rsidRPr="00F35AE7">
              <w:rPr>
                <w:color w:val="auto"/>
                <w:sz w:val="16"/>
                <w:szCs w:val="24"/>
                <w:lang w:val="ru-RU"/>
              </w:rPr>
              <w:t>.</w:t>
            </w:r>
          </w:p>
        </w:tc>
        <w:tc>
          <w:tcPr>
            <w:tcW w:w="951" w:type="dxa"/>
            <w:tcBorders>
              <w:top w:val="single" w:sz="12" w:space="0" w:color="auto"/>
            </w:tcBorders>
          </w:tcPr>
          <w:p w14:paraId="69245B8D" w14:textId="77777777" w:rsidR="001352A5" w:rsidRPr="00A24069" w:rsidRDefault="001352A5" w:rsidP="001352A5">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914" w:type="dxa"/>
            <w:gridSpan w:val="3"/>
            <w:vMerge w:val="restart"/>
            <w:tcBorders>
              <w:top w:val="single" w:sz="12" w:space="0" w:color="auto"/>
            </w:tcBorders>
          </w:tcPr>
          <w:p w14:paraId="32D91EF8" w14:textId="77777777" w:rsidR="001352A5" w:rsidRDefault="001352A5" w:rsidP="001352A5">
            <w:pPr>
              <w:autoSpaceDE/>
              <w:autoSpaceDN/>
              <w:adjustRightInd/>
              <w:spacing w:before="0" w:line="240" w:lineRule="auto"/>
              <w:ind w:left="-72"/>
              <w:rPr>
                <w:color w:val="auto"/>
                <w:sz w:val="16"/>
                <w:szCs w:val="24"/>
                <w:lang w:val="ru-RU"/>
              </w:rPr>
            </w:pPr>
            <w:r w:rsidRPr="00037A5B">
              <w:rPr>
                <w:color w:val="auto"/>
                <w:sz w:val="16"/>
                <w:szCs w:val="24"/>
                <w:lang w:val="ru-RU"/>
              </w:rPr>
              <w:t xml:space="preserve">НЕПОВРЕЖДЕННОЕ ОГНЕСТОЙКОЕ ПОКРЫТИЕ: При ремонте используется Атмосферостойкое покрытие и поверхностное покрытие. </w:t>
            </w:r>
          </w:p>
          <w:p w14:paraId="4E85D567" w14:textId="77777777" w:rsidR="001352A5" w:rsidRDefault="001352A5" w:rsidP="001352A5">
            <w:pPr>
              <w:autoSpaceDE/>
              <w:autoSpaceDN/>
              <w:adjustRightInd/>
              <w:spacing w:before="0" w:line="240" w:lineRule="auto"/>
              <w:ind w:left="-72"/>
              <w:rPr>
                <w:color w:val="auto"/>
                <w:sz w:val="16"/>
                <w:szCs w:val="24"/>
                <w:lang w:val="ru-RU"/>
              </w:rPr>
            </w:pPr>
            <w:r w:rsidRPr="00037A5B">
              <w:rPr>
                <w:color w:val="auto"/>
                <w:sz w:val="16"/>
                <w:szCs w:val="24"/>
                <w:lang w:val="ru-RU"/>
              </w:rPr>
              <w:t xml:space="preserve">ПОВРЕЖДЕННОЕ ОГНЕСТОЙКОЕ ПОКРЫТИЕ: Производится ремонт огнестойкого покрытия; финишная отделка </w:t>
            </w:r>
          </w:p>
          <w:p w14:paraId="7F58AAEE" w14:textId="77777777" w:rsidR="001352A5" w:rsidRPr="006952A6" w:rsidRDefault="001352A5" w:rsidP="001352A5">
            <w:pPr>
              <w:autoSpaceDE/>
              <w:autoSpaceDN/>
              <w:adjustRightInd/>
              <w:spacing w:before="0" w:line="240" w:lineRule="auto"/>
              <w:ind w:left="-72"/>
              <w:rPr>
                <w:color w:val="auto"/>
                <w:sz w:val="16"/>
                <w:szCs w:val="16"/>
                <w:lang w:val="ru-RU"/>
              </w:rPr>
            </w:pPr>
            <w:r w:rsidRPr="00037A5B">
              <w:rPr>
                <w:color w:val="auto"/>
                <w:sz w:val="16"/>
                <w:szCs w:val="24"/>
                <w:lang w:val="ru-RU"/>
              </w:rPr>
              <w:t>ПОВРЕЖДЕН ГРУНТ: Ремонт производится эпоксиполиамидным грунтом; затем наносится оставшееся количество системы.</w:t>
            </w:r>
          </w:p>
        </w:tc>
      </w:tr>
      <w:tr w:rsidR="001352A5" w:rsidRPr="00BC5FF9" w14:paraId="6903B53B" w14:textId="77777777" w:rsidTr="00D750DA">
        <w:trPr>
          <w:gridAfter w:val="1"/>
          <w:wAfter w:w="8" w:type="dxa"/>
          <w:cantSplit/>
          <w:trHeight w:val="233"/>
          <w:jc w:val="center"/>
        </w:trPr>
        <w:tc>
          <w:tcPr>
            <w:tcW w:w="1443" w:type="dxa"/>
            <w:gridSpan w:val="2"/>
          </w:tcPr>
          <w:p w14:paraId="79DCADC8"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655" w:type="dxa"/>
            <w:gridSpan w:val="2"/>
          </w:tcPr>
          <w:p w14:paraId="2203D096" w14:textId="77777777" w:rsidR="001352A5" w:rsidRPr="00037A5B" w:rsidRDefault="00224632" w:rsidP="001352A5">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51" w:type="dxa"/>
          </w:tcPr>
          <w:p w14:paraId="0765D8F2" w14:textId="77777777" w:rsidR="001352A5" w:rsidRPr="00D750DA" w:rsidRDefault="001352A5" w:rsidP="001352A5">
            <w:pPr>
              <w:jc w:val="right"/>
              <w:rPr>
                <w:b/>
                <w:color w:val="auto"/>
                <w:sz w:val="16"/>
                <w:szCs w:val="16"/>
                <w:lang w:val="ru-RU"/>
              </w:rPr>
            </w:pPr>
          </w:p>
        </w:tc>
        <w:tc>
          <w:tcPr>
            <w:tcW w:w="3914" w:type="dxa"/>
            <w:gridSpan w:val="3"/>
            <w:vMerge/>
            <w:vAlign w:val="center"/>
          </w:tcPr>
          <w:p w14:paraId="69407635" w14:textId="77777777" w:rsidR="001352A5" w:rsidRPr="00D750DA" w:rsidRDefault="001352A5" w:rsidP="001352A5">
            <w:pPr>
              <w:rPr>
                <w:color w:val="auto"/>
                <w:lang w:val="ru-RU"/>
              </w:rPr>
            </w:pPr>
          </w:p>
        </w:tc>
      </w:tr>
      <w:tr w:rsidR="001352A5" w:rsidRPr="00BC5FF9" w14:paraId="1CF37712" w14:textId="77777777" w:rsidTr="00D750DA">
        <w:trPr>
          <w:gridAfter w:val="1"/>
          <w:wAfter w:w="8" w:type="dxa"/>
          <w:cantSplit/>
          <w:trHeight w:val="233"/>
          <w:jc w:val="center"/>
        </w:trPr>
        <w:tc>
          <w:tcPr>
            <w:tcW w:w="1443" w:type="dxa"/>
            <w:gridSpan w:val="2"/>
            <w:tcBorders>
              <w:bottom w:val="single" w:sz="12" w:space="0" w:color="auto"/>
            </w:tcBorders>
          </w:tcPr>
          <w:p w14:paraId="4E4C7A70"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655" w:type="dxa"/>
            <w:gridSpan w:val="2"/>
            <w:tcBorders>
              <w:bottom w:val="single" w:sz="12" w:space="0" w:color="auto"/>
            </w:tcBorders>
          </w:tcPr>
          <w:p w14:paraId="67020B01" w14:textId="77777777" w:rsidR="001352A5" w:rsidRPr="00037A5B" w:rsidRDefault="00FD44FC" w:rsidP="001352A5">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51" w:type="dxa"/>
            <w:tcBorders>
              <w:bottom w:val="single" w:sz="12" w:space="0" w:color="auto"/>
            </w:tcBorders>
          </w:tcPr>
          <w:p w14:paraId="546D09EB" w14:textId="77777777" w:rsidR="001352A5" w:rsidRPr="006952A6" w:rsidRDefault="001352A5" w:rsidP="001352A5">
            <w:pPr>
              <w:jc w:val="right"/>
              <w:rPr>
                <w:b/>
                <w:color w:val="auto"/>
                <w:sz w:val="16"/>
                <w:szCs w:val="16"/>
                <w:lang w:val="ru-RU"/>
              </w:rPr>
            </w:pPr>
          </w:p>
        </w:tc>
        <w:tc>
          <w:tcPr>
            <w:tcW w:w="3914" w:type="dxa"/>
            <w:gridSpan w:val="3"/>
            <w:vMerge/>
            <w:tcBorders>
              <w:bottom w:val="single" w:sz="12" w:space="0" w:color="auto"/>
            </w:tcBorders>
            <w:vAlign w:val="center"/>
          </w:tcPr>
          <w:p w14:paraId="76224D11" w14:textId="77777777" w:rsidR="001352A5" w:rsidRPr="006952A6" w:rsidRDefault="001352A5" w:rsidP="001352A5">
            <w:pPr>
              <w:rPr>
                <w:color w:val="auto"/>
                <w:lang w:val="ru-RU"/>
              </w:rPr>
            </w:pPr>
          </w:p>
        </w:tc>
      </w:tr>
      <w:tr w:rsidR="001352A5" w:rsidRPr="0005732F" w14:paraId="0D29EB1C" w14:textId="77777777" w:rsidTr="00F029EB">
        <w:trPr>
          <w:trHeight w:val="291"/>
          <w:jc w:val="center"/>
        </w:trPr>
        <w:tc>
          <w:tcPr>
            <w:tcW w:w="2292" w:type="dxa"/>
            <w:gridSpan w:val="3"/>
            <w:tcBorders>
              <w:top w:val="single" w:sz="12" w:space="0" w:color="auto"/>
              <w:left w:val="single" w:sz="12" w:space="0" w:color="auto"/>
              <w:bottom w:val="single" w:sz="12" w:space="0" w:color="auto"/>
            </w:tcBorders>
            <w:shd w:val="clear" w:color="auto" w:fill="000000"/>
            <w:vAlign w:val="center"/>
          </w:tcPr>
          <w:p w14:paraId="432BA49D"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06" w:type="dxa"/>
            <w:tcBorders>
              <w:top w:val="single" w:sz="12" w:space="0" w:color="auto"/>
              <w:bottom w:val="single" w:sz="12" w:space="0" w:color="auto"/>
            </w:tcBorders>
            <w:shd w:val="clear" w:color="auto" w:fill="000000"/>
            <w:vAlign w:val="center"/>
          </w:tcPr>
          <w:p w14:paraId="7C56E1EA"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728" w:type="dxa"/>
            <w:gridSpan w:val="2"/>
            <w:tcBorders>
              <w:top w:val="single" w:sz="12" w:space="0" w:color="auto"/>
              <w:bottom w:val="single" w:sz="12" w:space="0" w:color="auto"/>
            </w:tcBorders>
            <w:shd w:val="clear" w:color="auto" w:fill="000000"/>
            <w:vAlign w:val="center"/>
          </w:tcPr>
          <w:p w14:paraId="2C25C7C5"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3" w:type="dxa"/>
            <w:tcBorders>
              <w:top w:val="single" w:sz="12" w:space="0" w:color="auto"/>
              <w:bottom w:val="single" w:sz="12" w:space="0" w:color="auto"/>
            </w:tcBorders>
            <w:shd w:val="clear" w:color="auto" w:fill="000000"/>
            <w:vAlign w:val="center"/>
          </w:tcPr>
          <w:p w14:paraId="406D8A7C"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72" w:type="dxa"/>
            <w:gridSpan w:val="2"/>
            <w:tcBorders>
              <w:top w:val="single" w:sz="12" w:space="0" w:color="auto"/>
              <w:bottom w:val="single" w:sz="12" w:space="0" w:color="auto"/>
              <w:right w:val="single" w:sz="12" w:space="0" w:color="auto"/>
            </w:tcBorders>
            <w:shd w:val="clear" w:color="auto" w:fill="000000"/>
            <w:vAlign w:val="center"/>
          </w:tcPr>
          <w:p w14:paraId="4566A08C" w14:textId="77777777" w:rsidR="001352A5" w:rsidRPr="00AD544E" w:rsidRDefault="001352A5"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352A5" w:rsidRPr="0005732F" w14:paraId="465C49F5" w14:textId="77777777" w:rsidTr="00F029EB">
        <w:trPr>
          <w:trHeight w:val="233"/>
          <w:jc w:val="center"/>
        </w:trPr>
        <w:tc>
          <w:tcPr>
            <w:tcW w:w="2292" w:type="dxa"/>
            <w:gridSpan w:val="3"/>
            <w:vAlign w:val="center"/>
          </w:tcPr>
          <w:p w14:paraId="1C2D5941"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ГРУНТ</w:t>
            </w:r>
          </w:p>
        </w:tc>
        <w:tc>
          <w:tcPr>
            <w:tcW w:w="2806" w:type="dxa"/>
            <w:vAlign w:val="center"/>
          </w:tcPr>
          <w:p w14:paraId="12C5E26A"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Carboline</w:t>
            </w:r>
          </w:p>
        </w:tc>
        <w:tc>
          <w:tcPr>
            <w:tcW w:w="2728" w:type="dxa"/>
            <w:gridSpan w:val="2"/>
            <w:vAlign w:val="center"/>
          </w:tcPr>
          <w:p w14:paraId="4C8BC124" w14:textId="77777777"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Carboguard</w:t>
            </w:r>
            <w:proofErr w:type="spellEnd"/>
            <w:r w:rsidRPr="002E21D4">
              <w:rPr>
                <w:sz w:val="16"/>
                <w:szCs w:val="16"/>
              </w:rPr>
              <w:t xml:space="preserve"> 890</w:t>
            </w:r>
            <w:r w:rsidR="00FD44FC" w:rsidRPr="002E21D4">
              <w:rPr>
                <w:sz w:val="16"/>
                <w:szCs w:val="16"/>
              </w:rPr>
              <w:t xml:space="preserve"> series</w:t>
            </w:r>
          </w:p>
        </w:tc>
        <w:tc>
          <w:tcPr>
            <w:tcW w:w="973" w:type="dxa"/>
            <w:vAlign w:val="center"/>
          </w:tcPr>
          <w:p w14:paraId="287D6A9B" w14:textId="77777777" w:rsidR="001352A5" w:rsidRPr="002E21D4" w:rsidRDefault="001352A5" w:rsidP="001352A5">
            <w:pPr>
              <w:spacing w:before="0" w:line="240" w:lineRule="auto"/>
              <w:ind w:left="0"/>
              <w:jc w:val="center"/>
              <w:rPr>
                <w:sz w:val="16"/>
                <w:szCs w:val="16"/>
              </w:rPr>
            </w:pPr>
            <w:r w:rsidRPr="002E21D4">
              <w:rPr>
                <w:sz w:val="16"/>
                <w:szCs w:val="16"/>
              </w:rPr>
              <w:t>214</w:t>
            </w:r>
          </w:p>
        </w:tc>
        <w:tc>
          <w:tcPr>
            <w:tcW w:w="1172" w:type="dxa"/>
            <w:gridSpan w:val="2"/>
            <w:vAlign w:val="center"/>
          </w:tcPr>
          <w:p w14:paraId="6E6F7EB1" w14:textId="77777777" w:rsidR="001352A5" w:rsidRPr="001D3869" w:rsidRDefault="001352A5" w:rsidP="001352A5">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(200</w:t>
            </w:r>
            <w:r w:rsidRPr="001D3869">
              <w:rPr>
                <w:sz w:val="16"/>
                <w:szCs w:val="16"/>
              </w:rPr>
              <w:t>°F</w:t>
            </w:r>
            <w:r>
              <w:rPr>
                <w:sz w:val="16"/>
                <w:szCs w:val="16"/>
              </w:rPr>
              <w:t>)</w:t>
            </w:r>
          </w:p>
        </w:tc>
      </w:tr>
      <w:tr w:rsidR="001352A5" w:rsidRPr="0005732F" w14:paraId="03A90E81" w14:textId="77777777" w:rsidTr="00F029EB">
        <w:trPr>
          <w:trHeight w:val="233"/>
          <w:jc w:val="center"/>
        </w:trPr>
        <w:tc>
          <w:tcPr>
            <w:tcW w:w="2292" w:type="dxa"/>
            <w:gridSpan w:val="3"/>
            <w:vAlign w:val="center"/>
          </w:tcPr>
          <w:p w14:paraId="5D8E0701"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Эпоксиполиамидное</w:t>
            </w:r>
          </w:p>
        </w:tc>
        <w:tc>
          <w:tcPr>
            <w:tcW w:w="2806" w:type="dxa"/>
            <w:vAlign w:val="center"/>
          </w:tcPr>
          <w:p w14:paraId="2CAFAAC0"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Hempel Coatings (USA), Inc.</w:t>
            </w:r>
          </w:p>
        </w:tc>
        <w:tc>
          <w:tcPr>
            <w:tcW w:w="2728" w:type="dxa"/>
            <w:gridSpan w:val="2"/>
            <w:vAlign w:val="center"/>
          </w:tcPr>
          <w:p w14:paraId="50277D23" w14:textId="77777777"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Hempadur</w:t>
            </w:r>
            <w:proofErr w:type="spellEnd"/>
            <w:r w:rsidRPr="002E21D4">
              <w:rPr>
                <w:sz w:val="16"/>
                <w:szCs w:val="16"/>
              </w:rPr>
              <w:t xml:space="preserve"> 4588 Series</w:t>
            </w:r>
          </w:p>
          <w:p w14:paraId="6A36451D" w14:textId="1306C55C" w:rsidR="00FD720D" w:rsidRPr="002E21D4" w:rsidRDefault="00FD720D" w:rsidP="001352A5">
            <w:pPr>
              <w:autoSpaceDE/>
              <w:autoSpaceDN/>
              <w:adjustRightInd/>
              <w:spacing w:before="0" w:line="240" w:lineRule="auto"/>
              <w:ind w:left="0"/>
              <w:rPr>
                <w:sz w:val="16"/>
                <w:szCs w:val="16"/>
              </w:rPr>
            </w:pPr>
            <w:proofErr w:type="spellStart"/>
            <w:r w:rsidRPr="002E21D4">
              <w:rPr>
                <w:sz w:val="16"/>
                <w:szCs w:val="16"/>
              </w:rPr>
              <w:t>Hempaprime</w:t>
            </w:r>
            <w:proofErr w:type="spellEnd"/>
            <w:r w:rsidRPr="002E21D4">
              <w:rPr>
                <w:sz w:val="16"/>
                <w:szCs w:val="16"/>
              </w:rPr>
              <w:t xml:space="preserve"> Multi 500</w:t>
            </w:r>
          </w:p>
        </w:tc>
        <w:tc>
          <w:tcPr>
            <w:tcW w:w="973" w:type="dxa"/>
            <w:vAlign w:val="center"/>
          </w:tcPr>
          <w:p w14:paraId="2B957C3A" w14:textId="77777777" w:rsidR="001352A5" w:rsidRPr="002E21D4" w:rsidRDefault="001352A5" w:rsidP="001352A5">
            <w:pPr>
              <w:spacing w:before="0" w:line="240" w:lineRule="auto"/>
              <w:ind w:left="0"/>
              <w:jc w:val="center"/>
              <w:rPr>
                <w:sz w:val="16"/>
                <w:szCs w:val="16"/>
              </w:rPr>
            </w:pPr>
            <w:r w:rsidRPr="002E21D4">
              <w:rPr>
                <w:sz w:val="16"/>
                <w:szCs w:val="16"/>
              </w:rPr>
              <w:t>220</w:t>
            </w:r>
          </w:p>
          <w:p w14:paraId="3F0660AC" w14:textId="27BC4E34" w:rsidR="009C410A" w:rsidRPr="002E21D4" w:rsidRDefault="009C410A" w:rsidP="001352A5">
            <w:pPr>
              <w:spacing w:before="0" w:line="240" w:lineRule="auto"/>
              <w:ind w:left="0"/>
              <w:jc w:val="center"/>
              <w:rPr>
                <w:sz w:val="16"/>
                <w:szCs w:val="16"/>
              </w:rPr>
            </w:pPr>
            <w:r w:rsidRPr="002E21D4">
              <w:rPr>
                <w:sz w:val="16"/>
                <w:szCs w:val="16"/>
              </w:rPr>
              <w:t>189-190</w:t>
            </w:r>
          </w:p>
        </w:tc>
        <w:tc>
          <w:tcPr>
            <w:tcW w:w="1172" w:type="dxa"/>
            <w:gridSpan w:val="2"/>
            <w:vAlign w:val="center"/>
          </w:tcPr>
          <w:p w14:paraId="72B778FA"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1C171EC1" w14:textId="77777777" w:rsidTr="00F029EB">
        <w:trPr>
          <w:trHeight w:val="233"/>
          <w:jc w:val="center"/>
        </w:trPr>
        <w:tc>
          <w:tcPr>
            <w:tcW w:w="2292" w:type="dxa"/>
            <w:gridSpan w:val="3"/>
            <w:vMerge w:val="restart"/>
            <w:vAlign w:val="center"/>
          </w:tcPr>
          <w:p w14:paraId="079E0BC3" w14:textId="77777777" w:rsidR="001352A5" w:rsidRPr="00D41158" w:rsidRDefault="00FD44FC" w:rsidP="001352A5">
            <w:pPr>
              <w:autoSpaceDE/>
              <w:autoSpaceDN/>
              <w:adjustRightInd/>
              <w:spacing w:before="0" w:line="240" w:lineRule="auto"/>
              <w:ind w:left="0"/>
              <w:rPr>
                <w:b/>
                <w:color w:val="auto"/>
                <w:sz w:val="16"/>
                <w:szCs w:val="24"/>
                <w:lang w:val="ru-RU"/>
              </w:rPr>
            </w:pPr>
            <w:r>
              <w:rPr>
                <w:b/>
                <w:color w:val="auto"/>
                <w:sz w:val="16"/>
                <w:szCs w:val="24"/>
                <w:lang w:val="ru-RU"/>
              </w:rPr>
              <w:t xml:space="preserve">Поверхность и </w:t>
            </w:r>
            <w:r w:rsidR="001352A5">
              <w:rPr>
                <w:b/>
                <w:color w:val="auto"/>
                <w:sz w:val="16"/>
                <w:szCs w:val="24"/>
                <w:lang w:val="ru-RU"/>
              </w:rPr>
              <w:t>ТСП в соответствии с листом продукции производителя</w:t>
            </w:r>
          </w:p>
        </w:tc>
        <w:tc>
          <w:tcPr>
            <w:tcW w:w="2806" w:type="dxa"/>
            <w:vAlign w:val="center"/>
          </w:tcPr>
          <w:p w14:paraId="5535E159"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International</w:t>
            </w:r>
          </w:p>
        </w:tc>
        <w:tc>
          <w:tcPr>
            <w:tcW w:w="2728" w:type="dxa"/>
            <w:gridSpan w:val="2"/>
            <w:vAlign w:val="center"/>
          </w:tcPr>
          <w:p w14:paraId="0F13054D" w14:textId="67138EC0" w:rsidR="001352A5" w:rsidRPr="002E21D4" w:rsidRDefault="001352A5" w:rsidP="001352A5">
            <w:pPr>
              <w:autoSpaceDE/>
              <w:autoSpaceDN/>
              <w:adjustRightInd/>
              <w:spacing w:before="0" w:line="240" w:lineRule="auto"/>
              <w:ind w:left="0"/>
              <w:rPr>
                <w:sz w:val="16"/>
                <w:szCs w:val="16"/>
              </w:rPr>
            </w:pPr>
            <w:r w:rsidRPr="002E21D4">
              <w:rPr>
                <w:sz w:val="16"/>
                <w:szCs w:val="16"/>
              </w:rPr>
              <w:t xml:space="preserve">Intergard 251 </w:t>
            </w:r>
          </w:p>
        </w:tc>
        <w:tc>
          <w:tcPr>
            <w:tcW w:w="973" w:type="dxa"/>
            <w:vAlign w:val="center"/>
          </w:tcPr>
          <w:p w14:paraId="67BF1903" w14:textId="77777777" w:rsidR="001352A5" w:rsidRPr="002E21D4" w:rsidRDefault="001352A5" w:rsidP="001352A5">
            <w:pPr>
              <w:spacing w:before="0" w:line="240" w:lineRule="auto"/>
              <w:ind w:left="0"/>
              <w:jc w:val="center"/>
              <w:rPr>
                <w:sz w:val="16"/>
                <w:szCs w:val="16"/>
              </w:rPr>
            </w:pPr>
            <w:r w:rsidRPr="002E21D4">
              <w:rPr>
                <w:sz w:val="16"/>
                <w:szCs w:val="16"/>
              </w:rPr>
              <w:t>390</w:t>
            </w:r>
          </w:p>
        </w:tc>
        <w:tc>
          <w:tcPr>
            <w:tcW w:w="1172" w:type="dxa"/>
            <w:gridSpan w:val="2"/>
            <w:vAlign w:val="center"/>
          </w:tcPr>
          <w:p w14:paraId="292F7137"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3F897451" w14:textId="77777777" w:rsidTr="00F029EB">
        <w:trPr>
          <w:trHeight w:val="233"/>
          <w:jc w:val="center"/>
        </w:trPr>
        <w:tc>
          <w:tcPr>
            <w:tcW w:w="2292" w:type="dxa"/>
            <w:gridSpan w:val="3"/>
            <w:vMerge/>
            <w:vAlign w:val="center"/>
          </w:tcPr>
          <w:p w14:paraId="3E038870" w14:textId="77777777" w:rsidR="001352A5" w:rsidRPr="00B812E3" w:rsidRDefault="001352A5" w:rsidP="001352A5">
            <w:pPr>
              <w:autoSpaceDE/>
              <w:autoSpaceDN/>
              <w:adjustRightInd/>
              <w:spacing w:before="0" w:line="240" w:lineRule="auto"/>
              <w:ind w:left="0"/>
              <w:jc w:val="center"/>
              <w:rPr>
                <w:color w:val="auto"/>
                <w:sz w:val="16"/>
                <w:szCs w:val="24"/>
                <w:lang w:val="ru-RU"/>
              </w:rPr>
            </w:pPr>
          </w:p>
        </w:tc>
        <w:tc>
          <w:tcPr>
            <w:tcW w:w="2806" w:type="dxa"/>
            <w:vAlign w:val="center"/>
          </w:tcPr>
          <w:p w14:paraId="2895FE9D"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 xml:space="preserve">Jotun </w:t>
            </w:r>
          </w:p>
        </w:tc>
        <w:tc>
          <w:tcPr>
            <w:tcW w:w="2728" w:type="dxa"/>
            <w:gridSpan w:val="2"/>
            <w:vAlign w:val="center"/>
          </w:tcPr>
          <w:p w14:paraId="1D55A348" w14:textId="77777777"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Penguard</w:t>
            </w:r>
            <w:proofErr w:type="spellEnd"/>
            <w:r w:rsidRPr="002E21D4">
              <w:rPr>
                <w:sz w:val="16"/>
                <w:szCs w:val="16"/>
              </w:rPr>
              <w:t xml:space="preserve"> </w:t>
            </w:r>
            <w:r w:rsidR="00FD44FC" w:rsidRPr="002E21D4">
              <w:rPr>
                <w:sz w:val="16"/>
                <w:szCs w:val="16"/>
              </w:rPr>
              <w:t>Universal</w:t>
            </w:r>
          </w:p>
        </w:tc>
        <w:tc>
          <w:tcPr>
            <w:tcW w:w="973" w:type="dxa"/>
            <w:vAlign w:val="center"/>
          </w:tcPr>
          <w:p w14:paraId="7965B740" w14:textId="77777777" w:rsidR="001352A5" w:rsidRPr="002E21D4" w:rsidRDefault="00FD44FC" w:rsidP="001352A5">
            <w:pPr>
              <w:spacing w:before="0" w:line="240" w:lineRule="auto"/>
              <w:ind w:left="0"/>
              <w:jc w:val="center"/>
              <w:rPr>
                <w:sz w:val="16"/>
                <w:szCs w:val="16"/>
              </w:rPr>
            </w:pPr>
            <w:r w:rsidRPr="002E21D4">
              <w:rPr>
                <w:sz w:val="16"/>
                <w:szCs w:val="16"/>
              </w:rPr>
              <w:t>240</w:t>
            </w:r>
          </w:p>
        </w:tc>
        <w:tc>
          <w:tcPr>
            <w:tcW w:w="1172" w:type="dxa"/>
            <w:gridSpan w:val="2"/>
            <w:vAlign w:val="center"/>
          </w:tcPr>
          <w:p w14:paraId="4E3417FF"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49594A7C" w14:textId="77777777" w:rsidTr="00F029EB">
        <w:trPr>
          <w:trHeight w:val="233"/>
          <w:jc w:val="center"/>
        </w:trPr>
        <w:tc>
          <w:tcPr>
            <w:tcW w:w="2292" w:type="dxa"/>
            <w:gridSpan w:val="3"/>
            <w:vAlign w:val="center"/>
          </w:tcPr>
          <w:p w14:paraId="589A5957" w14:textId="77777777" w:rsidR="001352A5" w:rsidRPr="00B812E3" w:rsidRDefault="001352A5" w:rsidP="001352A5">
            <w:pPr>
              <w:autoSpaceDE/>
              <w:autoSpaceDN/>
              <w:adjustRightInd/>
              <w:spacing w:before="0" w:line="240" w:lineRule="auto"/>
              <w:ind w:left="0"/>
              <w:jc w:val="center"/>
              <w:rPr>
                <w:color w:val="auto"/>
                <w:sz w:val="16"/>
                <w:szCs w:val="24"/>
                <w:lang w:val="ru-RU"/>
              </w:rPr>
            </w:pPr>
          </w:p>
        </w:tc>
        <w:tc>
          <w:tcPr>
            <w:tcW w:w="2806" w:type="dxa"/>
            <w:vAlign w:val="center"/>
          </w:tcPr>
          <w:p w14:paraId="346243C2" w14:textId="77777777" w:rsidR="001352A5" w:rsidRPr="001D3869" w:rsidRDefault="001352A5" w:rsidP="001352A5">
            <w:pPr>
              <w:autoSpaceDE/>
              <w:autoSpaceDN/>
              <w:adjustRightInd/>
              <w:spacing w:before="0" w:line="240" w:lineRule="auto"/>
              <w:ind w:left="0"/>
              <w:rPr>
                <w:sz w:val="16"/>
                <w:szCs w:val="16"/>
              </w:rPr>
            </w:pPr>
            <w:r>
              <w:rPr>
                <w:sz w:val="16"/>
                <w:szCs w:val="16"/>
              </w:rPr>
              <w:t>PPG</w:t>
            </w:r>
          </w:p>
        </w:tc>
        <w:tc>
          <w:tcPr>
            <w:tcW w:w="2728" w:type="dxa"/>
            <w:gridSpan w:val="2"/>
            <w:vAlign w:val="center"/>
          </w:tcPr>
          <w:p w14:paraId="38CE4B8F" w14:textId="10F9A871" w:rsidR="001352A5" w:rsidRPr="002E21D4" w:rsidRDefault="001352A5" w:rsidP="00852487">
            <w:pPr>
              <w:autoSpaceDE/>
              <w:autoSpaceDN/>
              <w:adjustRightInd/>
              <w:spacing w:before="0" w:line="240" w:lineRule="auto"/>
              <w:ind w:left="0"/>
              <w:rPr>
                <w:sz w:val="16"/>
                <w:szCs w:val="16"/>
              </w:rPr>
            </w:pPr>
            <w:proofErr w:type="spellStart"/>
            <w:r w:rsidRPr="002E21D4">
              <w:rPr>
                <w:sz w:val="16"/>
                <w:szCs w:val="16"/>
              </w:rPr>
              <w:t>Amercoat</w:t>
            </w:r>
            <w:proofErr w:type="spellEnd"/>
            <w:r w:rsidRPr="002E21D4">
              <w:rPr>
                <w:sz w:val="16"/>
                <w:szCs w:val="16"/>
              </w:rPr>
              <w:t xml:space="preserve"> </w:t>
            </w:r>
            <w:r w:rsidR="00FD44FC" w:rsidRPr="002E21D4">
              <w:rPr>
                <w:sz w:val="16"/>
                <w:szCs w:val="16"/>
              </w:rPr>
              <w:t xml:space="preserve">240 </w:t>
            </w:r>
            <w:r w:rsidR="00852487">
              <w:rPr>
                <w:sz w:val="16"/>
                <w:szCs w:val="16"/>
              </w:rPr>
              <w:t>Series</w:t>
            </w:r>
          </w:p>
        </w:tc>
        <w:tc>
          <w:tcPr>
            <w:tcW w:w="973" w:type="dxa"/>
            <w:vAlign w:val="center"/>
          </w:tcPr>
          <w:p w14:paraId="5D357DDF" w14:textId="77777777" w:rsidR="001352A5" w:rsidRPr="002E21D4" w:rsidRDefault="00FD44FC" w:rsidP="001352A5">
            <w:pPr>
              <w:spacing w:before="0" w:line="240" w:lineRule="auto"/>
              <w:ind w:left="0"/>
              <w:jc w:val="center"/>
              <w:rPr>
                <w:sz w:val="16"/>
                <w:szCs w:val="16"/>
              </w:rPr>
            </w:pPr>
            <w:r w:rsidRPr="002E21D4">
              <w:rPr>
                <w:sz w:val="16"/>
                <w:szCs w:val="16"/>
              </w:rPr>
              <w:t>153</w:t>
            </w:r>
          </w:p>
        </w:tc>
        <w:tc>
          <w:tcPr>
            <w:tcW w:w="1172" w:type="dxa"/>
            <w:gridSpan w:val="2"/>
            <w:vAlign w:val="center"/>
          </w:tcPr>
          <w:p w14:paraId="682AB471"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1D8F70CC" w14:textId="77777777" w:rsidTr="00F029EB">
        <w:trPr>
          <w:trHeight w:val="233"/>
          <w:jc w:val="center"/>
        </w:trPr>
        <w:tc>
          <w:tcPr>
            <w:tcW w:w="2292" w:type="dxa"/>
            <w:gridSpan w:val="3"/>
            <w:vAlign w:val="center"/>
          </w:tcPr>
          <w:p w14:paraId="018B656C" w14:textId="77777777" w:rsidR="001352A5" w:rsidRPr="00B812E3" w:rsidRDefault="001352A5" w:rsidP="001352A5">
            <w:pPr>
              <w:autoSpaceDE/>
              <w:autoSpaceDN/>
              <w:adjustRightInd/>
              <w:spacing w:before="0" w:line="240" w:lineRule="auto"/>
              <w:ind w:left="0"/>
              <w:jc w:val="center"/>
              <w:rPr>
                <w:color w:val="auto"/>
                <w:sz w:val="16"/>
                <w:szCs w:val="24"/>
                <w:lang w:val="ru-RU"/>
              </w:rPr>
            </w:pPr>
          </w:p>
        </w:tc>
        <w:tc>
          <w:tcPr>
            <w:tcW w:w="2806" w:type="dxa"/>
            <w:vAlign w:val="center"/>
          </w:tcPr>
          <w:p w14:paraId="5BBE82B3"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Sherwin Williams</w:t>
            </w:r>
          </w:p>
        </w:tc>
        <w:tc>
          <w:tcPr>
            <w:tcW w:w="2728" w:type="dxa"/>
            <w:gridSpan w:val="2"/>
            <w:vAlign w:val="center"/>
          </w:tcPr>
          <w:p w14:paraId="36A8FC26" w14:textId="486B0B29"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Macropoxy</w:t>
            </w:r>
            <w:proofErr w:type="spellEnd"/>
            <w:r w:rsidRPr="002E21D4">
              <w:rPr>
                <w:sz w:val="16"/>
                <w:szCs w:val="16"/>
              </w:rPr>
              <w:t xml:space="preserve"> 646 Series </w:t>
            </w:r>
          </w:p>
        </w:tc>
        <w:tc>
          <w:tcPr>
            <w:tcW w:w="973" w:type="dxa"/>
            <w:vAlign w:val="center"/>
          </w:tcPr>
          <w:p w14:paraId="0BDE0B0F" w14:textId="77777777" w:rsidR="001352A5" w:rsidRPr="002E21D4" w:rsidRDefault="001352A5" w:rsidP="001352A5">
            <w:pPr>
              <w:spacing w:before="0" w:line="240" w:lineRule="auto"/>
              <w:ind w:left="0"/>
              <w:jc w:val="center"/>
              <w:rPr>
                <w:sz w:val="16"/>
                <w:szCs w:val="16"/>
              </w:rPr>
            </w:pPr>
            <w:r w:rsidRPr="002E21D4">
              <w:rPr>
                <w:sz w:val="16"/>
                <w:szCs w:val="16"/>
              </w:rPr>
              <w:t>100-250</w:t>
            </w:r>
          </w:p>
        </w:tc>
        <w:tc>
          <w:tcPr>
            <w:tcW w:w="1172" w:type="dxa"/>
            <w:gridSpan w:val="2"/>
            <w:vAlign w:val="center"/>
          </w:tcPr>
          <w:p w14:paraId="605AFC57"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FD44FC" w:rsidRPr="0005732F" w14:paraId="0E338FA4" w14:textId="77777777" w:rsidTr="00F029EB">
        <w:trPr>
          <w:trHeight w:val="233"/>
          <w:jc w:val="center"/>
        </w:trPr>
        <w:tc>
          <w:tcPr>
            <w:tcW w:w="2292" w:type="dxa"/>
            <w:gridSpan w:val="3"/>
            <w:tcBorders>
              <w:bottom w:val="single" w:sz="12" w:space="0" w:color="auto"/>
            </w:tcBorders>
            <w:vAlign w:val="center"/>
          </w:tcPr>
          <w:p w14:paraId="22E6F7C3" w14:textId="77777777" w:rsidR="00FD44FC" w:rsidRPr="004D4C0E" w:rsidRDefault="00FD44FC" w:rsidP="001352A5">
            <w:pPr>
              <w:autoSpaceDE/>
              <w:autoSpaceDN/>
              <w:adjustRightInd/>
              <w:spacing w:before="0" w:line="240" w:lineRule="auto"/>
              <w:ind w:left="0"/>
              <w:jc w:val="center"/>
              <w:rPr>
                <w:color w:val="auto"/>
                <w:sz w:val="16"/>
                <w:szCs w:val="24"/>
                <w:lang w:val="ru-RU"/>
              </w:rPr>
            </w:pPr>
          </w:p>
        </w:tc>
        <w:tc>
          <w:tcPr>
            <w:tcW w:w="2806" w:type="dxa"/>
            <w:tcBorders>
              <w:bottom w:val="single" w:sz="12" w:space="0" w:color="auto"/>
            </w:tcBorders>
            <w:vAlign w:val="center"/>
          </w:tcPr>
          <w:p w14:paraId="11BBA96B" w14:textId="604FFD0D" w:rsidR="00FD44FC" w:rsidRPr="001D3869" w:rsidRDefault="00FD44FC" w:rsidP="001352A5">
            <w:pPr>
              <w:autoSpaceDE/>
              <w:autoSpaceDN/>
              <w:adjustRightInd/>
              <w:spacing w:before="0" w:line="240" w:lineRule="auto"/>
              <w:ind w:left="0"/>
              <w:rPr>
                <w:sz w:val="16"/>
                <w:szCs w:val="16"/>
              </w:rPr>
            </w:pPr>
            <w:r w:rsidRPr="002D3716">
              <w:rPr>
                <w:sz w:val="16"/>
                <w:szCs w:val="16"/>
              </w:rPr>
              <w:t xml:space="preserve">Tnemec </w:t>
            </w:r>
          </w:p>
        </w:tc>
        <w:tc>
          <w:tcPr>
            <w:tcW w:w="2728" w:type="dxa"/>
            <w:gridSpan w:val="2"/>
            <w:tcBorders>
              <w:bottom w:val="single" w:sz="12" w:space="0" w:color="auto"/>
            </w:tcBorders>
            <w:vAlign w:val="center"/>
          </w:tcPr>
          <w:p w14:paraId="675F1C79" w14:textId="77777777" w:rsidR="00FD44FC" w:rsidRPr="002E21D4" w:rsidRDefault="00FD44FC" w:rsidP="00C56DD9">
            <w:pPr>
              <w:autoSpaceDE/>
              <w:autoSpaceDN/>
              <w:adjustRightInd/>
              <w:spacing w:before="0" w:line="240" w:lineRule="auto"/>
              <w:ind w:left="0" w:right="-152"/>
              <w:rPr>
                <w:sz w:val="16"/>
                <w:szCs w:val="16"/>
              </w:rPr>
            </w:pPr>
            <w:r w:rsidRPr="002E21D4">
              <w:rPr>
                <w:sz w:val="16"/>
                <w:szCs w:val="16"/>
              </w:rPr>
              <w:t xml:space="preserve">Series 66 Hi-Build </w:t>
            </w:r>
            <w:proofErr w:type="spellStart"/>
            <w:r w:rsidRPr="002E21D4">
              <w:rPr>
                <w:sz w:val="16"/>
                <w:szCs w:val="16"/>
              </w:rPr>
              <w:t>Epoxoline</w:t>
            </w:r>
            <w:proofErr w:type="spellEnd"/>
            <w:r w:rsidRPr="002E21D4">
              <w:rPr>
                <w:sz w:val="16"/>
                <w:szCs w:val="16"/>
              </w:rPr>
              <w:t xml:space="preserve">  </w:t>
            </w:r>
          </w:p>
          <w:p w14:paraId="46D44D69" w14:textId="77777777" w:rsidR="00FD44FC" w:rsidRPr="002E21D4" w:rsidRDefault="00FD44FC" w:rsidP="001352A5">
            <w:pPr>
              <w:autoSpaceDE/>
              <w:autoSpaceDN/>
              <w:adjustRightInd/>
              <w:spacing w:before="0" w:line="240" w:lineRule="auto"/>
              <w:ind w:left="0"/>
              <w:rPr>
                <w:sz w:val="16"/>
                <w:szCs w:val="16"/>
              </w:rPr>
            </w:pPr>
            <w:r w:rsidRPr="002E21D4">
              <w:rPr>
                <w:sz w:val="16"/>
                <w:szCs w:val="16"/>
              </w:rPr>
              <w:t xml:space="preserve">Series L69 Hi-Build </w:t>
            </w:r>
            <w:proofErr w:type="spellStart"/>
            <w:r w:rsidRPr="002E21D4">
              <w:rPr>
                <w:sz w:val="16"/>
                <w:szCs w:val="16"/>
              </w:rPr>
              <w:t>Epoxoline</w:t>
            </w:r>
            <w:proofErr w:type="spellEnd"/>
            <w:r w:rsidRPr="002E21D4">
              <w:rPr>
                <w:sz w:val="16"/>
                <w:szCs w:val="16"/>
              </w:rPr>
              <w:t xml:space="preserve"> II</w:t>
            </w:r>
          </w:p>
        </w:tc>
        <w:tc>
          <w:tcPr>
            <w:tcW w:w="973" w:type="dxa"/>
            <w:tcBorders>
              <w:bottom w:val="single" w:sz="12" w:space="0" w:color="auto"/>
            </w:tcBorders>
            <w:vAlign w:val="center"/>
          </w:tcPr>
          <w:p w14:paraId="59AA8DDC" w14:textId="77777777" w:rsidR="00FD44FC" w:rsidRPr="002E21D4" w:rsidRDefault="00FD44FC" w:rsidP="00C56DD9">
            <w:pPr>
              <w:spacing w:before="0" w:line="240" w:lineRule="auto"/>
              <w:ind w:left="0"/>
              <w:jc w:val="center"/>
              <w:rPr>
                <w:sz w:val="16"/>
                <w:szCs w:val="16"/>
              </w:rPr>
            </w:pPr>
            <w:r w:rsidRPr="002E21D4">
              <w:rPr>
                <w:sz w:val="16"/>
                <w:szCs w:val="16"/>
              </w:rPr>
              <w:t>362</w:t>
            </w:r>
          </w:p>
          <w:p w14:paraId="7F110D28" w14:textId="77777777" w:rsidR="00FD44FC" w:rsidRPr="002E21D4" w:rsidRDefault="00FD44FC" w:rsidP="001352A5">
            <w:pPr>
              <w:spacing w:before="0" w:line="240" w:lineRule="auto"/>
              <w:ind w:left="0"/>
              <w:jc w:val="center"/>
              <w:rPr>
                <w:sz w:val="16"/>
                <w:szCs w:val="16"/>
              </w:rPr>
            </w:pPr>
            <w:r w:rsidRPr="002E21D4">
              <w:rPr>
                <w:sz w:val="16"/>
                <w:szCs w:val="16"/>
              </w:rPr>
              <w:t>98</w:t>
            </w:r>
          </w:p>
        </w:tc>
        <w:tc>
          <w:tcPr>
            <w:tcW w:w="1172" w:type="dxa"/>
            <w:gridSpan w:val="2"/>
            <w:tcBorders>
              <w:bottom w:val="single" w:sz="12" w:space="0" w:color="auto"/>
            </w:tcBorders>
            <w:vAlign w:val="center"/>
          </w:tcPr>
          <w:p w14:paraId="4C32A85F" w14:textId="77777777" w:rsidR="00FD44FC" w:rsidRDefault="00FD44FC" w:rsidP="00C56DD9">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p w14:paraId="4E7233A1" w14:textId="77777777" w:rsidR="00FD44FC" w:rsidRPr="001D3869" w:rsidRDefault="00FD44FC"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BC5FF9" w14:paraId="586438F8" w14:textId="77777777" w:rsidTr="00F029EB">
        <w:trPr>
          <w:trHeight w:val="233"/>
          <w:jc w:val="center"/>
        </w:trPr>
        <w:tc>
          <w:tcPr>
            <w:tcW w:w="2292" w:type="dxa"/>
            <w:gridSpan w:val="3"/>
            <w:tcBorders>
              <w:top w:val="single" w:sz="12" w:space="0" w:color="auto"/>
              <w:bottom w:val="single" w:sz="12" w:space="0" w:color="auto"/>
            </w:tcBorders>
          </w:tcPr>
          <w:p w14:paraId="6B1A4C7C" w14:textId="77777777" w:rsidR="001352A5" w:rsidRPr="0005732F" w:rsidRDefault="001352A5" w:rsidP="001352A5">
            <w:pPr>
              <w:autoSpaceDE/>
              <w:autoSpaceDN/>
              <w:adjustRightInd/>
              <w:spacing w:before="0" w:line="240" w:lineRule="auto"/>
              <w:ind w:left="0"/>
              <w:rPr>
                <w:i/>
                <w:color w:val="auto"/>
                <w:sz w:val="14"/>
                <w:szCs w:val="14"/>
              </w:rPr>
            </w:pPr>
            <w:r w:rsidRPr="00D41158">
              <w:rPr>
                <w:b/>
                <w:color w:val="auto"/>
                <w:sz w:val="16"/>
                <w:szCs w:val="24"/>
                <w:lang w:val="ru-RU"/>
              </w:rPr>
              <w:t>ОГНЕСТОЙКОЕ ПОКРЫТИЕ</w:t>
            </w:r>
          </w:p>
        </w:tc>
        <w:tc>
          <w:tcPr>
            <w:tcW w:w="7679" w:type="dxa"/>
            <w:gridSpan w:val="6"/>
            <w:tcBorders>
              <w:top w:val="single" w:sz="12" w:space="0" w:color="auto"/>
              <w:bottom w:val="single" w:sz="12" w:space="0" w:color="auto"/>
            </w:tcBorders>
            <w:vAlign w:val="center"/>
          </w:tcPr>
          <w:p w14:paraId="6AF51CF1" w14:textId="77777777" w:rsidR="001352A5" w:rsidRPr="002E21D4" w:rsidRDefault="001352A5" w:rsidP="001352A5">
            <w:pPr>
              <w:autoSpaceDE/>
              <w:autoSpaceDN/>
              <w:adjustRightInd/>
              <w:spacing w:before="0" w:line="240" w:lineRule="auto"/>
              <w:ind w:left="0"/>
              <w:rPr>
                <w:i/>
                <w:color w:val="auto"/>
                <w:sz w:val="14"/>
                <w:szCs w:val="14"/>
                <w:lang w:val="ru-RU"/>
              </w:rPr>
            </w:pPr>
            <w:r w:rsidRPr="002E21D4">
              <w:rPr>
                <w:i/>
                <w:color w:val="auto"/>
                <w:sz w:val="14"/>
                <w:szCs w:val="24"/>
                <w:lang w:val="ru-RU"/>
              </w:rPr>
              <w:t>Тип и толщина огнестойкого покрытия определяется в соответствии с техническими условиями Компании. Смотрите Руководство Компании по пожарной защите. Некоторые производители требуют выполнение промежуточного слоя между огнестойким покрытием и атмосферостойким покрытием. Перед выполнением пескоструйной обработки, привариваются стальные шпильки сортамента 12 для крепления сетки усиления. Могут допускаться альтернативные методики по усилению, при этом требуется письменное разрешение Компании. Для отверждения огнестойкого покрытия предусматривается период десять дней при температуре 21°C (70°F), перед нанесением атмосферостойкого покрытия; при более низких температурах требуется более длительное время для отверждения. Нанесение атмосферостойкого покрытия производится в два слоя при выполнении первого слоя более низкой плотности в целях пенетрации, за исключением случаев, когда изготовителем в качестве альтернативы рекомендуется выполнение промежуточного слоя.</w:t>
            </w:r>
          </w:p>
        </w:tc>
      </w:tr>
      <w:tr w:rsidR="001352A5" w:rsidRPr="0005732F" w14:paraId="7D0E2C66" w14:textId="77777777" w:rsidTr="00F029EB">
        <w:trPr>
          <w:trHeight w:val="233"/>
          <w:jc w:val="center"/>
        </w:trPr>
        <w:tc>
          <w:tcPr>
            <w:tcW w:w="2292" w:type="dxa"/>
            <w:gridSpan w:val="3"/>
            <w:tcBorders>
              <w:top w:val="single" w:sz="12" w:space="0" w:color="auto"/>
            </w:tcBorders>
            <w:vAlign w:val="center"/>
          </w:tcPr>
          <w:p w14:paraId="17EA5FD5"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ПРОМЕЖУТОЧНЫЙ СЛОЙ</w:t>
            </w:r>
          </w:p>
        </w:tc>
        <w:tc>
          <w:tcPr>
            <w:tcW w:w="2806" w:type="dxa"/>
            <w:tcBorders>
              <w:top w:val="single" w:sz="12" w:space="0" w:color="auto"/>
            </w:tcBorders>
            <w:vAlign w:val="center"/>
          </w:tcPr>
          <w:p w14:paraId="156B2AC6"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Carboline</w:t>
            </w:r>
          </w:p>
        </w:tc>
        <w:tc>
          <w:tcPr>
            <w:tcW w:w="2728" w:type="dxa"/>
            <w:gridSpan w:val="2"/>
            <w:tcBorders>
              <w:top w:val="single" w:sz="12" w:space="0" w:color="auto"/>
            </w:tcBorders>
            <w:vAlign w:val="center"/>
          </w:tcPr>
          <w:p w14:paraId="4B54B0D7" w14:textId="77777777"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Carboguard</w:t>
            </w:r>
            <w:proofErr w:type="spellEnd"/>
            <w:r w:rsidRPr="002E21D4">
              <w:rPr>
                <w:sz w:val="16"/>
                <w:szCs w:val="16"/>
              </w:rPr>
              <w:t xml:space="preserve"> </w:t>
            </w:r>
            <w:r w:rsidR="00FD44FC" w:rsidRPr="002E21D4">
              <w:rPr>
                <w:sz w:val="16"/>
                <w:szCs w:val="16"/>
              </w:rPr>
              <w:t>1340</w:t>
            </w:r>
          </w:p>
        </w:tc>
        <w:tc>
          <w:tcPr>
            <w:tcW w:w="973" w:type="dxa"/>
            <w:tcBorders>
              <w:top w:val="single" w:sz="12" w:space="0" w:color="auto"/>
            </w:tcBorders>
            <w:vAlign w:val="center"/>
          </w:tcPr>
          <w:p w14:paraId="0B1109D1" w14:textId="77777777" w:rsidR="001352A5" w:rsidRPr="002E21D4" w:rsidRDefault="001352A5" w:rsidP="001352A5">
            <w:pPr>
              <w:spacing w:before="0" w:line="240" w:lineRule="auto"/>
              <w:ind w:left="0"/>
              <w:jc w:val="center"/>
              <w:rPr>
                <w:sz w:val="16"/>
                <w:szCs w:val="16"/>
              </w:rPr>
            </w:pPr>
            <w:r w:rsidRPr="002E21D4">
              <w:rPr>
                <w:sz w:val="16"/>
                <w:szCs w:val="16"/>
              </w:rPr>
              <w:t>214</w:t>
            </w:r>
          </w:p>
        </w:tc>
        <w:tc>
          <w:tcPr>
            <w:tcW w:w="1172" w:type="dxa"/>
            <w:gridSpan w:val="2"/>
            <w:tcBorders>
              <w:top w:val="single" w:sz="12" w:space="0" w:color="auto"/>
            </w:tcBorders>
            <w:vAlign w:val="center"/>
          </w:tcPr>
          <w:p w14:paraId="27B24502" w14:textId="77777777" w:rsidR="001352A5" w:rsidRPr="001D3869" w:rsidRDefault="001352A5" w:rsidP="001352A5">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(200</w:t>
            </w:r>
            <w:r w:rsidRPr="001D3869">
              <w:rPr>
                <w:sz w:val="16"/>
                <w:szCs w:val="16"/>
              </w:rPr>
              <w:t>°F</w:t>
            </w:r>
            <w:r>
              <w:rPr>
                <w:sz w:val="16"/>
                <w:szCs w:val="16"/>
              </w:rPr>
              <w:t>)</w:t>
            </w:r>
          </w:p>
        </w:tc>
      </w:tr>
      <w:tr w:rsidR="001352A5" w:rsidRPr="0005732F" w14:paraId="3D3E45C3" w14:textId="77777777" w:rsidTr="00F029EB">
        <w:trPr>
          <w:trHeight w:val="233"/>
          <w:jc w:val="center"/>
        </w:trPr>
        <w:tc>
          <w:tcPr>
            <w:tcW w:w="2292" w:type="dxa"/>
            <w:gridSpan w:val="3"/>
            <w:vAlign w:val="center"/>
          </w:tcPr>
          <w:p w14:paraId="23CA3A9F" w14:textId="77777777" w:rsidR="001352A5" w:rsidRPr="00D41158" w:rsidRDefault="00FD44FC" w:rsidP="001352A5">
            <w:pPr>
              <w:autoSpaceDE/>
              <w:autoSpaceDN/>
              <w:adjustRightInd/>
              <w:spacing w:before="0" w:line="240" w:lineRule="auto"/>
              <w:ind w:left="0"/>
              <w:rPr>
                <w:b/>
                <w:color w:val="auto"/>
                <w:sz w:val="16"/>
                <w:szCs w:val="24"/>
                <w:lang w:val="ru-RU"/>
              </w:rPr>
            </w:pPr>
            <w:r>
              <w:rPr>
                <w:b/>
                <w:color w:val="auto"/>
                <w:sz w:val="16"/>
                <w:szCs w:val="24"/>
                <w:lang w:val="ru-RU"/>
              </w:rPr>
              <w:t>Эпоксидное промежуточное</w:t>
            </w:r>
          </w:p>
        </w:tc>
        <w:tc>
          <w:tcPr>
            <w:tcW w:w="2806" w:type="dxa"/>
            <w:vAlign w:val="center"/>
          </w:tcPr>
          <w:p w14:paraId="20379917"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Hempel Coatings (USA), Inc.</w:t>
            </w:r>
          </w:p>
        </w:tc>
        <w:tc>
          <w:tcPr>
            <w:tcW w:w="2728" w:type="dxa"/>
            <w:gridSpan w:val="2"/>
            <w:vAlign w:val="center"/>
          </w:tcPr>
          <w:p w14:paraId="7A72CB52" w14:textId="77777777"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Hempadur</w:t>
            </w:r>
            <w:proofErr w:type="spellEnd"/>
            <w:r w:rsidRPr="002E21D4">
              <w:rPr>
                <w:sz w:val="16"/>
                <w:szCs w:val="16"/>
              </w:rPr>
              <w:t xml:space="preserve"> 45880 Series</w:t>
            </w:r>
          </w:p>
          <w:p w14:paraId="0FF8CB18" w14:textId="111325A0" w:rsidR="009C410A" w:rsidRPr="002E21D4" w:rsidRDefault="009C410A" w:rsidP="001352A5">
            <w:pPr>
              <w:autoSpaceDE/>
              <w:autoSpaceDN/>
              <w:adjustRightInd/>
              <w:spacing w:before="0" w:line="240" w:lineRule="auto"/>
              <w:ind w:left="0"/>
              <w:rPr>
                <w:sz w:val="16"/>
                <w:szCs w:val="16"/>
              </w:rPr>
            </w:pPr>
            <w:proofErr w:type="spellStart"/>
            <w:r w:rsidRPr="002E21D4">
              <w:rPr>
                <w:sz w:val="16"/>
                <w:szCs w:val="16"/>
              </w:rPr>
              <w:t>Hempaprime</w:t>
            </w:r>
            <w:proofErr w:type="spellEnd"/>
            <w:r w:rsidRPr="002E21D4">
              <w:rPr>
                <w:sz w:val="16"/>
                <w:szCs w:val="16"/>
              </w:rPr>
              <w:t xml:space="preserve"> Multi 500</w:t>
            </w:r>
          </w:p>
        </w:tc>
        <w:tc>
          <w:tcPr>
            <w:tcW w:w="973" w:type="dxa"/>
            <w:vAlign w:val="center"/>
          </w:tcPr>
          <w:p w14:paraId="282B71AC" w14:textId="77777777" w:rsidR="001352A5" w:rsidRPr="002E21D4" w:rsidRDefault="001352A5" w:rsidP="001352A5">
            <w:pPr>
              <w:spacing w:before="0" w:line="240" w:lineRule="auto"/>
              <w:ind w:left="0"/>
              <w:jc w:val="center"/>
              <w:rPr>
                <w:sz w:val="16"/>
                <w:szCs w:val="16"/>
              </w:rPr>
            </w:pPr>
            <w:r w:rsidRPr="002E21D4">
              <w:rPr>
                <w:sz w:val="16"/>
                <w:szCs w:val="16"/>
              </w:rPr>
              <w:t>220</w:t>
            </w:r>
          </w:p>
          <w:p w14:paraId="569412FC" w14:textId="4D42EA16" w:rsidR="009C410A" w:rsidRPr="002E21D4" w:rsidRDefault="009C410A" w:rsidP="001352A5">
            <w:pPr>
              <w:spacing w:before="0" w:line="240" w:lineRule="auto"/>
              <w:ind w:left="0"/>
              <w:jc w:val="center"/>
              <w:rPr>
                <w:sz w:val="16"/>
                <w:szCs w:val="16"/>
              </w:rPr>
            </w:pPr>
            <w:r w:rsidRPr="002E21D4">
              <w:rPr>
                <w:sz w:val="16"/>
                <w:szCs w:val="16"/>
              </w:rPr>
              <w:t>189-190</w:t>
            </w:r>
          </w:p>
        </w:tc>
        <w:tc>
          <w:tcPr>
            <w:tcW w:w="1172" w:type="dxa"/>
            <w:gridSpan w:val="2"/>
            <w:vAlign w:val="center"/>
          </w:tcPr>
          <w:p w14:paraId="09A94164"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22BA39B7" w14:textId="77777777" w:rsidTr="00F029EB">
        <w:trPr>
          <w:trHeight w:val="233"/>
          <w:jc w:val="center"/>
        </w:trPr>
        <w:tc>
          <w:tcPr>
            <w:tcW w:w="2292" w:type="dxa"/>
            <w:gridSpan w:val="3"/>
            <w:vAlign w:val="center"/>
          </w:tcPr>
          <w:p w14:paraId="190718AB"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Толстослойное</w:t>
            </w:r>
          </w:p>
        </w:tc>
        <w:tc>
          <w:tcPr>
            <w:tcW w:w="2806" w:type="dxa"/>
            <w:vAlign w:val="center"/>
          </w:tcPr>
          <w:p w14:paraId="404A0EE5"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International</w:t>
            </w:r>
          </w:p>
        </w:tc>
        <w:tc>
          <w:tcPr>
            <w:tcW w:w="2728" w:type="dxa"/>
            <w:gridSpan w:val="2"/>
            <w:vAlign w:val="center"/>
          </w:tcPr>
          <w:p w14:paraId="742A3890" w14:textId="77777777" w:rsidR="001352A5" w:rsidRPr="002E21D4" w:rsidRDefault="001352A5" w:rsidP="00FD44FC">
            <w:pPr>
              <w:autoSpaceDE/>
              <w:autoSpaceDN/>
              <w:adjustRightInd/>
              <w:spacing w:before="0" w:line="240" w:lineRule="auto"/>
              <w:ind w:left="0"/>
              <w:rPr>
                <w:sz w:val="16"/>
                <w:szCs w:val="16"/>
              </w:rPr>
            </w:pPr>
            <w:r w:rsidRPr="002E21D4">
              <w:rPr>
                <w:sz w:val="16"/>
                <w:szCs w:val="16"/>
              </w:rPr>
              <w:t xml:space="preserve">Intergard 475 HS </w:t>
            </w:r>
          </w:p>
        </w:tc>
        <w:tc>
          <w:tcPr>
            <w:tcW w:w="973" w:type="dxa"/>
            <w:vAlign w:val="center"/>
          </w:tcPr>
          <w:p w14:paraId="12C8D032" w14:textId="77777777" w:rsidR="001352A5" w:rsidRPr="002E21D4" w:rsidRDefault="001352A5" w:rsidP="001352A5">
            <w:pPr>
              <w:spacing w:before="0" w:line="240" w:lineRule="auto"/>
              <w:ind w:left="0"/>
              <w:jc w:val="center"/>
              <w:rPr>
                <w:sz w:val="16"/>
                <w:szCs w:val="16"/>
              </w:rPr>
            </w:pPr>
            <w:r w:rsidRPr="002E21D4">
              <w:rPr>
                <w:sz w:val="16"/>
                <w:szCs w:val="16"/>
              </w:rPr>
              <w:t>207</w:t>
            </w:r>
          </w:p>
        </w:tc>
        <w:tc>
          <w:tcPr>
            <w:tcW w:w="1172" w:type="dxa"/>
            <w:gridSpan w:val="2"/>
            <w:vAlign w:val="center"/>
          </w:tcPr>
          <w:p w14:paraId="3CE7C696"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0A1644" w:rsidRPr="0005732F" w14:paraId="4DBF40C9" w14:textId="77777777" w:rsidTr="00F029EB">
        <w:trPr>
          <w:trHeight w:val="233"/>
          <w:jc w:val="center"/>
        </w:trPr>
        <w:tc>
          <w:tcPr>
            <w:tcW w:w="2292" w:type="dxa"/>
            <w:gridSpan w:val="3"/>
            <w:vMerge w:val="restart"/>
            <w:vAlign w:val="center"/>
          </w:tcPr>
          <w:p w14:paraId="5D44F76C" w14:textId="77777777" w:rsidR="000A1644" w:rsidRPr="00D41158" w:rsidRDefault="000A1644" w:rsidP="001352A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06" w:type="dxa"/>
            <w:vAlign w:val="center"/>
          </w:tcPr>
          <w:p w14:paraId="39D4D130" w14:textId="77777777" w:rsidR="000A1644" w:rsidRPr="00002B24" w:rsidRDefault="000A1644" w:rsidP="001352A5">
            <w:pPr>
              <w:autoSpaceDE/>
              <w:autoSpaceDN/>
              <w:adjustRightInd/>
              <w:spacing w:before="0" w:line="240" w:lineRule="auto"/>
              <w:ind w:left="0"/>
              <w:rPr>
                <w:sz w:val="16"/>
                <w:szCs w:val="16"/>
              </w:rPr>
            </w:pPr>
            <w:r w:rsidRPr="00002B24">
              <w:rPr>
                <w:sz w:val="16"/>
                <w:szCs w:val="16"/>
              </w:rPr>
              <w:t>Jotun Paints</w:t>
            </w:r>
          </w:p>
        </w:tc>
        <w:tc>
          <w:tcPr>
            <w:tcW w:w="2728" w:type="dxa"/>
            <w:gridSpan w:val="2"/>
            <w:vAlign w:val="center"/>
          </w:tcPr>
          <w:p w14:paraId="02195D61" w14:textId="291E039E" w:rsidR="000A1644" w:rsidRPr="002E21D4" w:rsidRDefault="000A1644" w:rsidP="001352A5">
            <w:pPr>
              <w:autoSpaceDE/>
              <w:autoSpaceDN/>
              <w:adjustRightInd/>
              <w:spacing w:before="0" w:line="240" w:lineRule="auto"/>
              <w:ind w:left="0"/>
              <w:rPr>
                <w:sz w:val="16"/>
                <w:szCs w:val="16"/>
              </w:rPr>
            </w:pPr>
            <w:proofErr w:type="spellStart"/>
            <w:r w:rsidRPr="002E21D4">
              <w:rPr>
                <w:sz w:val="16"/>
                <w:szCs w:val="16"/>
              </w:rPr>
              <w:t>Jotamastic</w:t>
            </w:r>
            <w:proofErr w:type="spellEnd"/>
            <w:r w:rsidRPr="002E21D4">
              <w:rPr>
                <w:sz w:val="16"/>
                <w:szCs w:val="16"/>
              </w:rPr>
              <w:t xml:space="preserve"> 80 Series</w:t>
            </w:r>
          </w:p>
          <w:p w14:paraId="3469E7F1" w14:textId="6ADFF8E6" w:rsidR="000A1644" w:rsidRPr="002E21D4" w:rsidRDefault="000A1644" w:rsidP="001352A5">
            <w:pPr>
              <w:autoSpaceDE/>
              <w:autoSpaceDN/>
              <w:adjustRightInd/>
              <w:spacing w:before="0" w:line="240" w:lineRule="auto"/>
              <w:ind w:left="0"/>
              <w:rPr>
                <w:sz w:val="16"/>
                <w:szCs w:val="16"/>
              </w:rPr>
            </w:pPr>
            <w:proofErr w:type="spellStart"/>
            <w:r w:rsidRPr="002E21D4">
              <w:rPr>
                <w:sz w:val="16"/>
                <w:szCs w:val="16"/>
              </w:rPr>
              <w:t>Jotamastic</w:t>
            </w:r>
            <w:proofErr w:type="spellEnd"/>
            <w:r w:rsidRPr="002E21D4">
              <w:rPr>
                <w:sz w:val="16"/>
                <w:szCs w:val="16"/>
              </w:rPr>
              <w:t xml:space="preserve"> 90</w:t>
            </w:r>
          </w:p>
        </w:tc>
        <w:tc>
          <w:tcPr>
            <w:tcW w:w="973" w:type="dxa"/>
            <w:vAlign w:val="center"/>
          </w:tcPr>
          <w:p w14:paraId="5A19B44D" w14:textId="7462EB5B" w:rsidR="000A1644" w:rsidRPr="002E21D4" w:rsidRDefault="000A1644" w:rsidP="001352A5">
            <w:pPr>
              <w:spacing w:before="0" w:line="240" w:lineRule="auto"/>
              <w:ind w:left="0"/>
              <w:jc w:val="center"/>
              <w:rPr>
                <w:sz w:val="16"/>
                <w:szCs w:val="16"/>
              </w:rPr>
            </w:pPr>
            <w:r w:rsidRPr="002E21D4">
              <w:rPr>
                <w:sz w:val="16"/>
                <w:szCs w:val="16"/>
              </w:rPr>
              <w:t>145-270</w:t>
            </w:r>
          </w:p>
          <w:p w14:paraId="5DF3E9A8" w14:textId="7A599ADA" w:rsidR="000A1644" w:rsidRPr="002E21D4" w:rsidRDefault="000A1644" w:rsidP="001352A5">
            <w:pPr>
              <w:spacing w:before="0" w:line="240" w:lineRule="auto"/>
              <w:ind w:left="0"/>
              <w:jc w:val="center"/>
              <w:rPr>
                <w:sz w:val="16"/>
                <w:szCs w:val="16"/>
              </w:rPr>
            </w:pPr>
            <w:r w:rsidRPr="002E21D4">
              <w:rPr>
                <w:sz w:val="16"/>
                <w:szCs w:val="16"/>
              </w:rPr>
              <w:t>240-270</w:t>
            </w:r>
          </w:p>
        </w:tc>
        <w:tc>
          <w:tcPr>
            <w:tcW w:w="1172" w:type="dxa"/>
            <w:gridSpan w:val="2"/>
            <w:vAlign w:val="center"/>
          </w:tcPr>
          <w:p w14:paraId="7157BB74" w14:textId="77777777" w:rsidR="000A1644" w:rsidRPr="001D3869" w:rsidRDefault="000A1644"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0A1644" w:rsidRPr="0005732F" w14:paraId="33B74248" w14:textId="77777777" w:rsidTr="00F029EB">
        <w:trPr>
          <w:trHeight w:val="233"/>
          <w:jc w:val="center"/>
        </w:trPr>
        <w:tc>
          <w:tcPr>
            <w:tcW w:w="2292" w:type="dxa"/>
            <w:gridSpan w:val="3"/>
            <w:vMerge/>
            <w:vAlign w:val="center"/>
          </w:tcPr>
          <w:p w14:paraId="341AC5E2" w14:textId="77777777" w:rsidR="000A1644" w:rsidRPr="004D4C0E" w:rsidRDefault="000A1644" w:rsidP="001352A5">
            <w:pPr>
              <w:autoSpaceDE/>
              <w:autoSpaceDN/>
              <w:adjustRightInd/>
              <w:spacing w:before="0" w:line="240" w:lineRule="auto"/>
              <w:ind w:left="0"/>
              <w:jc w:val="center"/>
              <w:rPr>
                <w:color w:val="auto"/>
                <w:sz w:val="16"/>
                <w:szCs w:val="24"/>
                <w:lang w:val="ru-RU"/>
              </w:rPr>
            </w:pPr>
          </w:p>
        </w:tc>
        <w:tc>
          <w:tcPr>
            <w:tcW w:w="2806" w:type="dxa"/>
            <w:vAlign w:val="center"/>
          </w:tcPr>
          <w:p w14:paraId="0226425A" w14:textId="77777777" w:rsidR="000A1644" w:rsidRPr="001D3869" w:rsidRDefault="000A1644" w:rsidP="001352A5">
            <w:pPr>
              <w:autoSpaceDE/>
              <w:autoSpaceDN/>
              <w:adjustRightInd/>
              <w:spacing w:before="0" w:line="240" w:lineRule="auto"/>
              <w:ind w:left="0"/>
              <w:rPr>
                <w:sz w:val="16"/>
                <w:szCs w:val="16"/>
              </w:rPr>
            </w:pPr>
            <w:r>
              <w:rPr>
                <w:sz w:val="16"/>
                <w:szCs w:val="16"/>
              </w:rPr>
              <w:t>PPG</w:t>
            </w:r>
          </w:p>
        </w:tc>
        <w:tc>
          <w:tcPr>
            <w:tcW w:w="2728" w:type="dxa"/>
            <w:gridSpan w:val="2"/>
            <w:vAlign w:val="center"/>
          </w:tcPr>
          <w:p w14:paraId="2B5697A6" w14:textId="7380153C" w:rsidR="000A1644" w:rsidRPr="002E21D4" w:rsidRDefault="000A1644" w:rsidP="001352A5">
            <w:pPr>
              <w:autoSpaceDE/>
              <w:autoSpaceDN/>
              <w:adjustRightInd/>
              <w:spacing w:before="0" w:line="240" w:lineRule="auto"/>
              <w:ind w:left="0"/>
              <w:rPr>
                <w:sz w:val="16"/>
                <w:szCs w:val="16"/>
              </w:rPr>
            </w:pPr>
            <w:proofErr w:type="spellStart"/>
            <w:r w:rsidRPr="002E21D4">
              <w:rPr>
                <w:sz w:val="16"/>
                <w:szCs w:val="16"/>
              </w:rPr>
              <w:t>SigmaCover</w:t>
            </w:r>
            <w:proofErr w:type="spellEnd"/>
            <w:r w:rsidRPr="002E21D4">
              <w:rPr>
                <w:sz w:val="16"/>
                <w:szCs w:val="16"/>
              </w:rPr>
              <w:t xml:space="preserve"> 410</w:t>
            </w:r>
          </w:p>
          <w:p w14:paraId="3760601D" w14:textId="77777777" w:rsidR="000A1644" w:rsidRPr="002E21D4" w:rsidRDefault="000A1644" w:rsidP="00EB251E">
            <w:pPr>
              <w:autoSpaceDE/>
              <w:autoSpaceDN/>
              <w:adjustRightInd/>
              <w:spacing w:before="0" w:line="240" w:lineRule="auto"/>
              <w:ind w:left="0"/>
              <w:rPr>
                <w:sz w:val="16"/>
                <w:szCs w:val="16"/>
              </w:rPr>
            </w:pPr>
            <w:proofErr w:type="spellStart"/>
            <w:r w:rsidRPr="002E21D4">
              <w:rPr>
                <w:sz w:val="16"/>
                <w:szCs w:val="16"/>
              </w:rPr>
              <w:t>Amerlock</w:t>
            </w:r>
            <w:proofErr w:type="spellEnd"/>
            <w:r w:rsidRPr="002E21D4">
              <w:rPr>
                <w:sz w:val="16"/>
                <w:szCs w:val="16"/>
              </w:rPr>
              <w:t xml:space="preserve"> 400 Series</w:t>
            </w:r>
          </w:p>
          <w:p w14:paraId="10CC229B" w14:textId="0C77347F" w:rsidR="000A1644" w:rsidRPr="002E21D4" w:rsidRDefault="000A1644" w:rsidP="001352A5">
            <w:pPr>
              <w:autoSpaceDE/>
              <w:autoSpaceDN/>
              <w:adjustRightInd/>
              <w:spacing w:before="0" w:line="240" w:lineRule="auto"/>
              <w:ind w:left="0"/>
              <w:rPr>
                <w:sz w:val="16"/>
                <w:szCs w:val="16"/>
              </w:rPr>
            </w:pPr>
            <w:proofErr w:type="spellStart"/>
            <w:r w:rsidRPr="002E21D4">
              <w:rPr>
                <w:sz w:val="16"/>
                <w:szCs w:val="16"/>
              </w:rPr>
              <w:t>Amerlock</w:t>
            </w:r>
            <w:proofErr w:type="spellEnd"/>
            <w:r w:rsidRPr="002E21D4">
              <w:rPr>
                <w:sz w:val="16"/>
                <w:szCs w:val="16"/>
              </w:rPr>
              <w:t xml:space="preserve"> 2 Series</w:t>
            </w:r>
          </w:p>
        </w:tc>
        <w:tc>
          <w:tcPr>
            <w:tcW w:w="973" w:type="dxa"/>
            <w:vAlign w:val="center"/>
          </w:tcPr>
          <w:p w14:paraId="403D82E0" w14:textId="4707ABCC" w:rsidR="000A1644" w:rsidRPr="002E21D4" w:rsidRDefault="000A1644" w:rsidP="001352A5">
            <w:pPr>
              <w:spacing w:before="0" w:line="240" w:lineRule="auto"/>
              <w:ind w:left="0"/>
              <w:jc w:val="center"/>
              <w:rPr>
                <w:sz w:val="16"/>
                <w:szCs w:val="16"/>
              </w:rPr>
            </w:pPr>
            <w:r w:rsidRPr="002E21D4">
              <w:rPr>
                <w:sz w:val="16"/>
                <w:szCs w:val="16"/>
              </w:rPr>
              <w:t>84-240</w:t>
            </w:r>
          </w:p>
          <w:p w14:paraId="39B59622" w14:textId="77777777" w:rsidR="000A1644" w:rsidRPr="002E21D4" w:rsidRDefault="000A1644" w:rsidP="001352A5">
            <w:pPr>
              <w:spacing w:before="0" w:line="240" w:lineRule="auto"/>
              <w:ind w:left="0"/>
              <w:jc w:val="center"/>
              <w:rPr>
                <w:sz w:val="16"/>
                <w:szCs w:val="16"/>
              </w:rPr>
            </w:pPr>
            <w:r w:rsidRPr="002E21D4">
              <w:rPr>
                <w:sz w:val="16"/>
                <w:szCs w:val="16"/>
              </w:rPr>
              <w:t>153-240</w:t>
            </w:r>
          </w:p>
          <w:p w14:paraId="025858B9" w14:textId="21F6D62B" w:rsidR="000A1644" w:rsidRPr="002E21D4" w:rsidRDefault="000A1644" w:rsidP="001352A5">
            <w:pPr>
              <w:spacing w:before="0" w:line="240" w:lineRule="auto"/>
              <w:ind w:left="0"/>
              <w:jc w:val="center"/>
              <w:rPr>
                <w:sz w:val="16"/>
                <w:szCs w:val="16"/>
              </w:rPr>
            </w:pPr>
            <w:r w:rsidRPr="002E21D4">
              <w:rPr>
                <w:sz w:val="16"/>
                <w:szCs w:val="16"/>
              </w:rPr>
              <w:t>153-240</w:t>
            </w:r>
          </w:p>
        </w:tc>
        <w:tc>
          <w:tcPr>
            <w:tcW w:w="1172" w:type="dxa"/>
            <w:gridSpan w:val="2"/>
            <w:vAlign w:val="center"/>
          </w:tcPr>
          <w:p w14:paraId="12507578" w14:textId="77777777" w:rsidR="000A1644" w:rsidRPr="001D3869" w:rsidRDefault="000A1644"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0873FBD1" w14:textId="77777777" w:rsidTr="00F029EB">
        <w:trPr>
          <w:trHeight w:val="233"/>
          <w:jc w:val="center"/>
        </w:trPr>
        <w:tc>
          <w:tcPr>
            <w:tcW w:w="2292" w:type="dxa"/>
            <w:gridSpan w:val="3"/>
            <w:vAlign w:val="center"/>
          </w:tcPr>
          <w:p w14:paraId="18768BCA" w14:textId="77777777" w:rsidR="001352A5" w:rsidRPr="004D4C0E" w:rsidRDefault="001352A5" w:rsidP="001352A5">
            <w:pPr>
              <w:autoSpaceDE/>
              <w:autoSpaceDN/>
              <w:adjustRightInd/>
              <w:spacing w:before="0" w:line="240" w:lineRule="auto"/>
              <w:ind w:left="0"/>
              <w:jc w:val="center"/>
              <w:rPr>
                <w:color w:val="auto"/>
                <w:sz w:val="16"/>
                <w:szCs w:val="24"/>
                <w:lang w:val="ru-RU"/>
              </w:rPr>
            </w:pPr>
          </w:p>
        </w:tc>
        <w:tc>
          <w:tcPr>
            <w:tcW w:w="2806" w:type="dxa"/>
            <w:vAlign w:val="center"/>
          </w:tcPr>
          <w:p w14:paraId="16DD90BD"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Sherwin Williams</w:t>
            </w:r>
          </w:p>
        </w:tc>
        <w:tc>
          <w:tcPr>
            <w:tcW w:w="2728" w:type="dxa"/>
            <w:gridSpan w:val="2"/>
            <w:vAlign w:val="center"/>
          </w:tcPr>
          <w:p w14:paraId="4D0659A8" w14:textId="0AB6920F"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Macropoxy</w:t>
            </w:r>
            <w:proofErr w:type="spellEnd"/>
            <w:r w:rsidRPr="002E21D4">
              <w:rPr>
                <w:sz w:val="16"/>
                <w:szCs w:val="16"/>
              </w:rPr>
              <w:t xml:space="preserve"> 646 Series </w:t>
            </w:r>
          </w:p>
        </w:tc>
        <w:tc>
          <w:tcPr>
            <w:tcW w:w="973" w:type="dxa"/>
            <w:vAlign w:val="center"/>
          </w:tcPr>
          <w:p w14:paraId="07AA6850" w14:textId="77777777" w:rsidR="001352A5" w:rsidRPr="002E21D4" w:rsidRDefault="001352A5" w:rsidP="001352A5">
            <w:pPr>
              <w:spacing w:before="0" w:line="240" w:lineRule="auto"/>
              <w:ind w:left="0"/>
              <w:jc w:val="center"/>
              <w:rPr>
                <w:sz w:val="16"/>
                <w:szCs w:val="16"/>
              </w:rPr>
            </w:pPr>
            <w:r w:rsidRPr="002E21D4">
              <w:rPr>
                <w:sz w:val="16"/>
                <w:szCs w:val="16"/>
              </w:rPr>
              <w:t>100-250</w:t>
            </w:r>
          </w:p>
        </w:tc>
        <w:tc>
          <w:tcPr>
            <w:tcW w:w="1172" w:type="dxa"/>
            <w:gridSpan w:val="2"/>
            <w:vAlign w:val="center"/>
          </w:tcPr>
          <w:p w14:paraId="2F707638"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FD44FC" w:rsidRPr="0005732F" w14:paraId="0CE7F240" w14:textId="77777777" w:rsidTr="00F029EB">
        <w:trPr>
          <w:trHeight w:val="233"/>
          <w:jc w:val="center"/>
        </w:trPr>
        <w:tc>
          <w:tcPr>
            <w:tcW w:w="2292" w:type="dxa"/>
            <w:gridSpan w:val="3"/>
            <w:vAlign w:val="center"/>
          </w:tcPr>
          <w:p w14:paraId="6490409D" w14:textId="77777777" w:rsidR="00FD44FC" w:rsidRPr="004D4C0E" w:rsidRDefault="00FD44FC" w:rsidP="001352A5">
            <w:pPr>
              <w:autoSpaceDE/>
              <w:autoSpaceDN/>
              <w:adjustRightInd/>
              <w:spacing w:before="0" w:line="240" w:lineRule="auto"/>
              <w:ind w:left="0"/>
              <w:jc w:val="center"/>
              <w:rPr>
                <w:color w:val="auto"/>
                <w:sz w:val="16"/>
                <w:szCs w:val="24"/>
                <w:lang w:val="ru-RU"/>
              </w:rPr>
            </w:pPr>
          </w:p>
        </w:tc>
        <w:tc>
          <w:tcPr>
            <w:tcW w:w="2806" w:type="dxa"/>
            <w:vAlign w:val="center"/>
          </w:tcPr>
          <w:p w14:paraId="0D0BB003" w14:textId="08D14AB9" w:rsidR="00FD44FC" w:rsidRPr="001D3869" w:rsidRDefault="00FD44FC" w:rsidP="001352A5">
            <w:pPr>
              <w:autoSpaceDE/>
              <w:autoSpaceDN/>
              <w:adjustRightInd/>
              <w:spacing w:before="0" w:line="240" w:lineRule="auto"/>
              <w:ind w:left="0"/>
              <w:rPr>
                <w:sz w:val="16"/>
                <w:szCs w:val="16"/>
              </w:rPr>
            </w:pPr>
            <w:r w:rsidRPr="002D3716">
              <w:rPr>
                <w:sz w:val="16"/>
                <w:szCs w:val="16"/>
              </w:rPr>
              <w:t xml:space="preserve">Tnemec </w:t>
            </w:r>
          </w:p>
        </w:tc>
        <w:tc>
          <w:tcPr>
            <w:tcW w:w="2728" w:type="dxa"/>
            <w:gridSpan w:val="2"/>
            <w:vAlign w:val="center"/>
          </w:tcPr>
          <w:p w14:paraId="146C28ED" w14:textId="77777777" w:rsidR="00FD44FC" w:rsidRPr="002E21D4" w:rsidRDefault="00FD44FC" w:rsidP="00C56DD9">
            <w:pPr>
              <w:autoSpaceDE/>
              <w:autoSpaceDN/>
              <w:adjustRightInd/>
              <w:spacing w:before="0" w:line="240" w:lineRule="auto"/>
              <w:ind w:left="0"/>
              <w:rPr>
                <w:sz w:val="16"/>
                <w:szCs w:val="16"/>
              </w:rPr>
            </w:pPr>
            <w:r w:rsidRPr="002E21D4">
              <w:rPr>
                <w:sz w:val="16"/>
                <w:szCs w:val="16"/>
              </w:rPr>
              <w:t xml:space="preserve">Series 66 Hi-Build </w:t>
            </w:r>
            <w:proofErr w:type="spellStart"/>
            <w:r w:rsidRPr="002E21D4">
              <w:rPr>
                <w:sz w:val="16"/>
                <w:szCs w:val="16"/>
              </w:rPr>
              <w:t>Epoxoline</w:t>
            </w:r>
            <w:proofErr w:type="spellEnd"/>
            <w:r w:rsidRPr="002E21D4">
              <w:rPr>
                <w:sz w:val="16"/>
                <w:szCs w:val="16"/>
              </w:rPr>
              <w:t xml:space="preserve"> </w:t>
            </w:r>
          </w:p>
          <w:p w14:paraId="146ACAAA" w14:textId="77777777" w:rsidR="00FD44FC" w:rsidRPr="002E21D4" w:rsidRDefault="00FD44FC" w:rsidP="001352A5">
            <w:pPr>
              <w:autoSpaceDE/>
              <w:autoSpaceDN/>
              <w:adjustRightInd/>
              <w:spacing w:before="0" w:line="240" w:lineRule="auto"/>
              <w:ind w:left="0"/>
              <w:rPr>
                <w:sz w:val="16"/>
                <w:szCs w:val="16"/>
              </w:rPr>
            </w:pPr>
            <w:r w:rsidRPr="002E21D4">
              <w:rPr>
                <w:sz w:val="16"/>
                <w:szCs w:val="16"/>
              </w:rPr>
              <w:t xml:space="preserve">Series L69 Hi-Build </w:t>
            </w:r>
            <w:proofErr w:type="spellStart"/>
            <w:r w:rsidRPr="002E21D4">
              <w:rPr>
                <w:sz w:val="16"/>
                <w:szCs w:val="16"/>
              </w:rPr>
              <w:t>Epoxoline</w:t>
            </w:r>
            <w:proofErr w:type="spellEnd"/>
            <w:r w:rsidRPr="002E21D4">
              <w:rPr>
                <w:sz w:val="16"/>
                <w:szCs w:val="16"/>
              </w:rPr>
              <w:t xml:space="preserve"> II</w:t>
            </w:r>
          </w:p>
        </w:tc>
        <w:tc>
          <w:tcPr>
            <w:tcW w:w="973" w:type="dxa"/>
            <w:vAlign w:val="center"/>
          </w:tcPr>
          <w:p w14:paraId="5FEDA8EF" w14:textId="77777777" w:rsidR="00FD44FC" w:rsidRPr="002E21D4" w:rsidRDefault="00FD44FC" w:rsidP="00C56DD9">
            <w:pPr>
              <w:spacing w:before="0" w:line="240" w:lineRule="auto"/>
              <w:ind w:left="0"/>
              <w:jc w:val="center"/>
              <w:rPr>
                <w:sz w:val="16"/>
                <w:szCs w:val="16"/>
              </w:rPr>
            </w:pPr>
            <w:r w:rsidRPr="002E21D4">
              <w:rPr>
                <w:sz w:val="16"/>
                <w:szCs w:val="16"/>
              </w:rPr>
              <w:t>362</w:t>
            </w:r>
          </w:p>
          <w:p w14:paraId="3B76B61C" w14:textId="77777777" w:rsidR="00FD44FC" w:rsidRPr="002E21D4" w:rsidRDefault="00FD44FC" w:rsidP="001352A5">
            <w:pPr>
              <w:spacing w:before="0" w:line="240" w:lineRule="auto"/>
              <w:ind w:left="0"/>
              <w:jc w:val="center"/>
              <w:rPr>
                <w:sz w:val="16"/>
                <w:szCs w:val="16"/>
              </w:rPr>
            </w:pPr>
            <w:r w:rsidRPr="002E21D4">
              <w:rPr>
                <w:sz w:val="16"/>
                <w:szCs w:val="16"/>
              </w:rPr>
              <w:t>98</w:t>
            </w:r>
          </w:p>
        </w:tc>
        <w:tc>
          <w:tcPr>
            <w:tcW w:w="1172" w:type="dxa"/>
            <w:gridSpan w:val="2"/>
            <w:vAlign w:val="center"/>
          </w:tcPr>
          <w:p w14:paraId="54352F7B" w14:textId="77777777" w:rsidR="00FD44FC" w:rsidRDefault="00FD44FC" w:rsidP="00C56DD9">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p w14:paraId="176B5D53" w14:textId="77777777" w:rsidR="00FD44FC" w:rsidRPr="001D3869" w:rsidRDefault="00FD44FC"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29753F8E" w14:textId="77777777" w:rsidTr="00F029EB">
        <w:trPr>
          <w:trHeight w:val="233"/>
          <w:jc w:val="center"/>
        </w:trPr>
        <w:tc>
          <w:tcPr>
            <w:tcW w:w="2292" w:type="dxa"/>
            <w:gridSpan w:val="3"/>
            <w:tcBorders>
              <w:top w:val="single" w:sz="12" w:space="0" w:color="auto"/>
            </w:tcBorders>
            <w:vAlign w:val="center"/>
          </w:tcPr>
          <w:p w14:paraId="39454476"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ПОВЕРХНОСТНЫЙ СЛОЙ</w:t>
            </w:r>
          </w:p>
        </w:tc>
        <w:tc>
          <w:tcPr>
            <w:tcW w:w="2806" w:type="dxa"/>
            <w:tcBorders>
              <w:top w:val="single" w:sz="12" w:space="0" w:color="auto"/>
            </w:tcBorders>
            <w:vAlign w:val="center"/>
          </w:tcPr>
          <w:p w14:paraId="31603A16"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Carboline</w:t>
            </w:r>
          </w:p>
        </w:tc>
        <w:tc>
          <w:tcPr>
            <w:tcW w:w="2728" w:type="dxa"/>
            <w:gridSpan w:val="2"/>
            <w:tcBorders>
              <w:top w:val="single" w:sz="12" w:space="0" w:color="auto"/>
            </w:tcBorders>
            <w:vAlign w:val="center"/>
          </w:tcPr>
          <w:p w14:paraId="53A121F4" w14:textId="77777777"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Carbothane</w:t>
            </w:r>
            <w:proofErr w:type="spellEnd"/>
            <w:r w:rsidRPr="002E21D4">
              <w:rPr>
                <w:sz w:val="16"/>
                <w:szCs w:val="16"/>
              </w:rPr>
              <w:t xml:space="preserve"> 134 </w:t>
            </w:r>
            <w:r w:rsidR="00FD44FC" w:rsidRPr="002E21D4">
              <w:rPr>
                <w:sz w:val="16"/>
                <w:szCs w:val="16"/>
              </w:rPr>
              <w:t>series</w:t>
            </w:r>
          </w:p>
        </w:tc>
        <w:tc>
          <w:tcPr>
            <w:tcW w:w="973" w:type="dxa"/>
            <w:tcBorders>
              <w:top w:val="single" w:sz="12" w:space="0" w:color="auto"/>
            </w:tcBorders>
            <w:vAlign w:val="center"/>
          </w:tcPr>
          <w:p w14:paraId="67A05DD0" w14:textId="77777777" w:rsidR="001352A5" w:rsidRPr="002E21D4" w:rsidRDefault="001352A5" w:rsidP="001352A5">
            <w:pPr>
              <w:spacing w:before="0" w:line="240" w:lineRule="auto"/>
              <w:ind w:left="0"/>
              <w:jc w:val="center"/>
              <w:rPr>
                <w:sz w:val="16"/>
                <w:szCs w:val="16"/>
              </w:rPr>
            </w:pPr>
            <w:r w:rsidRPr="002E21D4">
              <w:rPr>
                <w:sz w:val="16"/>
                <w:szCs w:val="16"/>
              </w:rPr>
              <w:t>288</w:t>
            </w:r>
          </w:p>
        </w:tc>
        <w:tc>
          <w:tcPr>
            <w:tcW w:w="1172" w:type="dxa"/>
            <w:gridSpan w:val="2"/>
            <w:tcBorders>
              <w:top w:val="single" w:sz="12" w:space="0" w:color="auto"/>
            </w:tcBorders>
            <w:vAlign w:val="center"/>
          </w:tcPr>
          <w:p w14:paraId="0E3BDC0B" w14:textId="77777777" w:rsidR="001352A5" w:rsidRPr="001D3869" w:rsidRDefault="001352A5" w:rsidP="001352A5">
            <w:pPr>
              <w:autoSpaceDE/>
              <w:autoSpaceDN/>
              <w:adjustRightInd/>
              <w:spacing w:before="0" w:line="240" w:lineRule="auto"/>
              <w:ind w:left="0"/>
              <w:rPr>
                <w:sz w:val="16"/>
                <w:szCs w:val="16"/>
              </w:rPr>
            </w:pPr>
            <w:r>
              <w:rPr>
                <w:sz w:val="16"/>
                <w:szCs w:val="16"/>
              </w:rPr>
              <w:t>80</w:t>
            </w:r>
            <w:r w:rsidRPr="001D3869">
              <w:rPr>
                <w:sz w:val="16"/>
                <w:szCs w:val="16"/>
              </w:rPr>
              <w:t>°</w:t>
            </w:r>
            <w:r>
              <w:rPr>
                <w:sz w:val="16"/>
                <w:szCs w:val="16"/>
              </w:rPr>
              <w:t>C (175</w:t>
            </w:r>
            <w:r w:rsidRPr="001D3869">
              <w:rPr>
                <w:sz w:val="16"/>
                <w:szCs w:val="16"/>
              </w:rPr>
              <w:t>°F</w:t>
            </w:r>
            <w:r>
              <w:rPr>
                <w:sz w:val="16"/>
                <w:szCs w:val="16"/>
              </w:rPr>
              <w:t>)</w:t>
            </w:r>
          </w:p>
        </w:tc>
      </w:tr>
      <w:tr w:rsidR="001352A5" w:rsidRPr="0005732F" w14:paraId="092ED4DD" w14:textId="77777777" w:rsidTr="00F029EB">
        <w:trPr>
          <w:trHeight w:val="233"/>
          <w:jc w:val="center"/>
        </w:trPr>
        <w:tc>
          <w:tcPr>
            <w:tcW w:w="2292" w:type="dxa"/>
            <w:gridSpan w:val="3"/>
            <w:vAlign w:val="center"/>
          </w:tcPr>
          <w:p w14:paraId="1213EED9"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Полиуретан -</w:t>
            </w:r>
          </w:p>
        </w:tc>
        <w:tc>
          <w:tcPr>
            <w:tcW w:w="2806" w:type="dxa"/>
            <w:vAlign w:val="center"/>
          </w:tcPr>
          <w:p w14:paraId="21BEC084"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Hempel Coatings (USA), Inc.</w:t>
            </w:r>
          </w:p>
        </w:tc>
        <w:tc>
          <w:tcPr>
            <w:tcW w:w="2728" w:type="dxa"/>
            <w:gridSpan w:val="2"/>
            <w:vAlign w:val="center"/>
          </w:tcPr>
          <w:p w14:paraId="2DEC5EF2" w14:textId="77777777" w:rsidR="001352A5" w:rsidRPr="002E21D4" w:rsidRDefault="001352A5" w:rsidP="001352A5">
            <w:pPr>
              <w:autoSpaceDE/>
              <w:autoSpaceDN/>
              <w:adjustRightInd/>
              <w:spacing w:before="0" w:line="240" w:lineRule="auto"/>
              <w:ind w:left="0"/>
              <w:rPr>
                <w:sz w:val="16"/>
                <w:szCs w:val="16"/>
              </w:rPr>
            </w:pPr>
            <w:proofErr w:type="spellStart"/>
            <w:r w:rsidRPr="002E21D4">
              <w:rPr>
                <w:sz w:val="16"/>
                <w:szCs w:val="16"/>
              </w:rPr>
              <w:t>Hempathane</w:t>
            </w:r>
            <w:proofErr w:type="spellEnd"/>
            <w:r w:rsidRPr="002E21D4">
              <w:rPr>
                <w:sz w:val="16"/>
                <w:szCs w:val="16"/>
              </w:rPr>
              <w:t xml:space="preserve"> </w:t>
            </w:r>
            <w:r w:rsidR="00FD44FC" w:rsidRPr="002E21D4">
              <w:rPr>
                <w:sz w:val="16"/>
                <w:szCs w:val="16"/>
              </w:rPr>
              <w:t>series</w:t>
            </w:r>
          </w:p>
        </w:tc>
        <w:tc>
          <w:tcPr>
            <w:tcW w:w="973" w:type="dxa"/>
            <w:vAlign w:val="center"/>
          </w:tcPr>
          <w:p w14:paraId="60033F55" w14:textId="77777777" w:rsidR="001352A5" w:rsidRPr="002E21D4" w:rsidRDefault="001352A5" w:rsidP="001352A5">
            <w:pPr>
              <w:spacing w:before="0" w:line="240" w:lineRule="auto"/>
              <w:ind w:left="0"/>
              <w:jc w:val="center"/>
              <w:rPr>
                <w:sz w:val="16"/>
                <w:szCs w:val="16"/>
              </w:rPr>
            </w:pPr>
            <w:r w:rsidRPr="002E21D4">
              <w:rPr>
                <w:sz w:val="16"/>
                <w:szCs w:val="16"/>
              </w:rPr>
              <w:t>330-445</w:t>
            </w:r>
          </w:p>
        </w:tc>
        <w:tc>
          <w:tcPr>
            <w:tcW w:w="1172" w:type="dxa"/>
            <w:gridSpan w:val="2"/>
            <w:vAlign w:val="center"/>
          </w:tcPr>
          <w:p w14:paraId="77A17C6A"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FD44FC" w:rsidRPr="0005732F" w14:paraId="71BFC88B" w14:textId="77777777" w:rsidTr="00F029EB">
        <w:trPr>
          <w:trHeight w:val="233"/>
          <w:jc w:val="center"/>
        </w:trPr>
        <w:tc>
          <w:tcPr>
            <w:tcW w:w="2292" w:type="dxa"/>
            <w:gridSpan w:val="3"/>
            <w:vAlign w:val="center"/>
          </w:tcPr>
          <w:p w14:paraId="64A8DA8E" w14:textId="77777777" w:rsidR="00FD44FC" w:rsidRPr="00D41158" w:rsidRDefault="00FD44FC"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Алифатический</w:t>
            </w:r>
          </w:p>
        </w:tc>
        <w:tc>
          <w:tcPr>
            <w:tcW w:w="2806" w:type="dxa"/>
            <w:vAlign w:val="center"/>
          </w:tcPr>
          <w:p w14:paraId="3CD5633C" w14:textId="77777777" w:rsidR="00FD44FC" w:rsidRPr="001D3869" w:rsidRDefault="00FD44FC" w:rsidP="001352A5">
            <w:pPr>
              <w:autoSpaceDE/>
              <w:autoSpaceDN/>
              <w:adjustRightInd/>
              <w:spacing w:before="0" w:line="240" w:lineRule="auto"/>
              <w:ind w:left="0"/>
              <w:rPr>
                <w:sz w:val="16"/>
                <w:szCs w:val="16"/>
              </w:rPr>
            </w:pPr>
            <w:r w:rsidRPr="001D3869">
              <w:rPr>
                <w:sz w:val="16"/>
                <w:szCs w:val="16"/>
              </w:rPr>
              <w:t>International</w:t>
            </w:r>
          </w:p>
        </w:tc>
        <w:tc>
          <w:tcPr>
            <w:tcW w:w="2728" w:type="dxa"/>
            <w:gridSpan w:val="2"/>
            <w:vAlign w:val="center"/>
          </w:tcPr>
          <w:p w14:paraId="614CD2FB" w14:textId="77777777" w:rsidR="00FD44FC" w:rsidRPr="002E21D4" w:rsidRDefault="00FD44FC" w:rsidP="001352A5">
            <w:pPr>
              <w:autoSpaceDE/>
              <w:autoSpaceDN/>
              <w:adjustRightInd/>
              <w:spacing w:before="0" w:line="240" w:lineRule="auto"/>
              <w:ind w:left="0"/>
              <w:rPr>
                <w:sz w:val="16"/>
                <w:szCs w:val="16"/>
              </w:rPr>
            </w:pPr>
            <w:proofErr w:type="spellStart"/>
            <w:r w:rsidRPr="002E21D4">
              <w:rPr>
                <w:sz w:val="16"/>
                <w:szCs w:val="16"/>
              </w:rPr>
              <w:t>Interthane</w:t>
            </w:r>
            <w:proofErr w:type="spellEnd"/>
            <w:r w:rsidRPr="002E21D4">
              <w:rPr>
                <w:sz w:val="16"/>
                <w:szCs w:val="16"/>
              </w:rPr>
              <w:t xml:space="preserve"> 990 </w:t>
            </w:r>
            <w:proofErr w:type="spellStart"/>
            <w:r w:rsidRPr="002E21D4">
              <w:rPr>
                <w:sz w:val="16"/>
                <w:szCs w:val="16"/>
              </w:rPr>
              <w:t>Series</w:t>
            </w:r>
            <w:r w:rsidRPr="002E21D4">
              <w:rPr>
                <w:sz w:val="16"/>
                <w:szCs w:val="16"/>
                <w:vertAlign w:val="superscript"/>
              </w:rPr>
              <w:t>T</w:t>
            </w:r>
            <w:proofErr w:type="spellEnd"/>
          </w:p>
        </w:tc>
        <w:tc>
          <w:tcPr>
            <w:tcW w:w="973" w:type="dxa"/>
            <w:vAlign w:val="center"/>
          </w:tcPr>
          <w:p w14:paraId="5B46CD62" w14:textId="77777777" w:rsidR="00FD44FC" w:rsidRPr="002E21D4" w:rsidRDefault="00FD44FC" w:rsidP="001352A5">
            <w:pPr>
              <w:spacing w:before="0" w:line="240" w:lineRule="auto"/>
              <w:ind w:left="0"/>
              <w:jc w:val="center"/>
              <w:rPr>
                <w:sz w:val="16"/>
                <w:szCs w:val="16"/>
              </w:rPr>
            </w:pPr>
            <w:r w:rsidRPr="002E21D4">
              <w:rPr>
                <w:sz w:val="16"/>
                <w:szCs w:val="16"/>
              </w:rPr>
              <w:t>247-420</w:t>
            </w:r>
          </w:p>
        </w:tc>
        <w:tc>
          <w:tcPr>
            <w:tcW w:w="1172" w:type="dxa"/>
            <w:gridSpan w:val="2"/>
            <w:vAlign w:val="center"/>
          </w:tcPr>
          <w:p w14:paraId="46421F83" w14:textId="77777777" w:rsidR="00FD44FC" w:rsidRPr="001D3869" w:rsidRDefault="00FD44FC"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997532" w:rsidRPr="0005732F" w14:paraId="17FE2D36" w14:textId="77777777" w:rsidTr="00F029EB">
        <w:trPr>
          <w:trHeight w:val="233"/>
          <w:jc w:val="center"/>
        </w:trPr>
        <w:tc>
          <w:tcPr>
            <w:tcW w:w="2292" w:type="dxa"/>
            <w:gridSpan w:val="3"/>
            <w:vMerge w:val="restart"/>
            <w:vAlign w:val="center"/>
          </w:tcPr>
          <w:p w14:paraId="657D622C" w14:textId="77777777" w:rsidR="00997532" w:rsidRPr="00D41158" w:rsidRDefault="00997532" w:rsidP="001352A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06" w:type="dxa"/>
            <w:vAlign w:val="center"/>
          </w:tcPr>
          <w:p w14:paraId="162C1E8F" w14:textId="77777777" w:rsidR="00997532" w:rsidRPr="00002B24" w:rsidRDefault="00997532" w:rsidP="001352A5">
            <w:pPr>
              <w:autoSpaceDE/>
              <w:autoSpaceDN/>
              <w:adjustRightInd/>
              <w:spacing w:before="0" w:line="240" w:lineRule="auto"/>
              <w:ind w:left="0"/>
              <w:rPr>
                <w:sz w:val="16"/>
                <w:szCs w:val="16"/>
              </w:rPr>
            </w:pPr>
            <w:r w:rsidRPr="00002B24">
              <w:rPr>
                <w:sz w:val="16"/>
                <w:szCs w:val="16"/>
              </w:rPr>
              <w:t>Jotun Paints</w:t>
            </w:r>
          </w:p>
        </w:tc>
        <w:tc>
          <w:tcPr>
            <w:tcW w:w="2728" w:type="dxa"/>
            <w:gridSpan w:val="2"/>
            <w:vAlign w:val="center"/>
          </w:tcPr>
          <w:p w14:paraId="20FDD8A7" w14:textId="2AB33D23" w:rsidR="00997532" w:rsidRPr="002E21D4" w:rsidRDefault="00997532" w:rsidP="001352A5">
            <w:pPr>
              <w:autoSpaceDE/>
              <w:autoSpaceDN/>
              <w:adjustRightInd/>
              <w:spacing w:before="0" w:line="240" w:lineRule="auto"/>
              <w:ind w:left="0"/>
              <w:rPr>
                <w:sz w:val="16"/>
                <w:szCs w:val="16"/>
              </w:rPr>
            </w:pPr>
            <w:r w:rsidRPr="002E21D4">
              <w:rPr>
                <w:sz w:val="16"/>
                <w:szCs w:val="16"/>
              </w:rPr>
              <w:t>Hardtop AX</w:t>
            </w:r>
          </w:p>
          <w:p w14:paraId="359D0EFE" w14:textId="40F8B9D4" w:rsidR="00997532" w:rsidRPr="002E21D4" w:rsidRDefault="00997532" w:rsidP="001352A5">
            <w:pPr>
              <w:autoSpaceDE/>
              <w:autoSpaceDN/>
              <w:adjustRightInd/>
              <w:spacing w:before="0" w:line="240" w:lineRule="auto"/>
              <w:ind w:left="0"/>
              <w:rPr>
                <w:sz w:val="16"/>
                <w:szCs w:val="16"/>
              </w:rPr>
            </w:pPr>
            <w:r w:rsidRPr="002E21D4">
              <w:rPr>
                <w:sz w:val="16"/>
                <w:szCs w:val="16"/>
              </w:rPr>
              <w:t>Hardtop XP</w:t>
            </w:r>
            <w:r w:rsidRPr="002E21D4">
              <w:rPr>
                <w:sz w:val="16"/>
                <w:szCs w:val="16"/>
                <w:vertAlign w:val="superscript"/>
              </w:rPr>
              <w:t>T</w:t>
            </w:r>
          </w:p>
        </w:tc>
        <w:tc>
          <w:tcPr>
            <w:tcW w:w="973" w:type="dxa"/>
            <w:vAlign w:val="center"/>
          </w:tcPr>
          <w:p w14:paraId="65550535" w14:textId="3909F9C7" w:rsidR="00997532" w:rsidRPr="002E21D4" w:rsidRDefault="00997532" w:rsidP="001352A5">
            <w:pPr>
              <w:spacing w:before="0" w:line="240" w:lineRule="auto"/>
              <w:ind w:left="0"/>
              <w:jc w:val="center"/>
              <w:rPr>
                <w:sz w:val="16"/>
                <w:szCs w:val="16"/>
              </w:rPr>
            </w:pPr>
            <w:r w:rsidRPr="002E21D4">
              <w:rPr>
                <w:sz w:val="16"/>
                <w:szCs w:val="16"/>
              </w:rPr>
              <w:t>325-336</w:t>
            </w:r>
          </w:p>
        </w:tc>
        <w:tc>
          <w:tcPr>
            <w:tcW w:w="1172" w:type="dxa"/>
            <w:gridSpan w:val="2"/>
            <w:vAlign w:val="center"/>
          </w:tcPr>
          <w:p w14:paraId="09B5A16B" w14:textId="77777777" w:rsidR="00997532" w:rsidRPr="001D3869" w:rsidRDefault="00997532"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997532" w:rsidRPr="0005732F" w14:paraId="745A3662" w14:textId="77777777" w:rsidTr="00F029EB">
        <w:trPr>
          <w:trHeight w:val="233"/>
          <w:jc w:val="center"/>
        </w:trPr>
        <w:tc>
          <w:tcPr>
            <w:tcW w:w="2292" w:type="dxa"/>
            <w:gridSpan w:val="3"/>
            <w:vMerge/>
            <w:vAlign w:val="center"/>
          </w:tcPr>
          <w:p w14:paraId="3311EB2A" w14:textId="77777777" w:rsidR="00997532" w:rsidRPr="004D4C0E" w:rsidRDefault="00997532" w:rsidP="001352A5">
            <w:pPr>
              <w:autoSpaceDE/>
              <w:autoSpaceDN/>
              <w:adjustRightInd/>
              <w:spacing w:before="0" w:line="240" w:lineRule="auto"/>
              <w:ind w:left="0"/>
              <w:jc w:val="center"/>
              <w:rPr>
                <w:color w:val="auto"/>
                <w:sz w:val="16"/>
                <w:szCs w:val="24"/>
                <w:lang w:val="ru-RU"/>
              </w:rPr>
            </w:pPr>
          </w:p>
        </w:tc>
        <w:tc>
          <w:tcPr>
            <w:tcW w:w="2806" w:type="dxa"/>
            <w:vAlign w:val="center"/>
          </w:tcPr>
          <w:p w14:paraId="51778226" w14:textId="77777777" w:rsidR="00997532" w:rsidRPr="001D3869" w:rsidRDefault="00997532" w:rsidP="001352A5">
            <w:pPr>
              <w:autoSpaceDE/>
              <w:autoSpaceDN/>
              <w:adjustRightInd/>
              <w:spacing w:before="0" w:line="240" w:lineRule="auto"/>
              <w:ind w:left="0"/>
              <w:rPr>
                <w:sz w:val="16"/>
                <w:szCs w:val="16"/>
              </w:rPr>
            </w:pPr>
            <w:r>
              <w:rPr>
                <w:sz w:val="16"/>
                <w:szCs w:val="16"/>
              </w:rPr>
              <w:t>PPG</w:t>
            </w:r>
          </w:p>
        </w:tc>
        <w:tc>
          <w:tcPr>
            <w:tcW w:w="2728" w:type="dxa"/>
            <w:gridSpan w:val="2"/>
            <w:vAlign w:val="center"/>
          </w:tcPr>
          <w:p w14:paraId="1A2617E1" w14:textId="21282F65" w:rsidR="00997532" w:rsidRDefault="00997532" w:rsidP="001352A5">
            <w:pPr>
              <w:autoSpaceDE/>
              <w:autoSpaceDN/>
              <w:adjustRightInd/>
              <w:spacing w:before="0" w:line="240" w:lineRule="auto"/>
              <w:ind w:left="0"/>
              <w:rPr>
                <w:sz w:val="16"/>
                <w:szCs w:val="16"/>
                <w:lang w:val="ru-RU"/>
              </w:rPr>
            </w:pPr>
            <w:proofErr w:type="spellStart"/>
            <w:r w:rsidRPr="002E21D4">
              <w:rPr>
                <w:sz w:val="16"/>
                <w:szCs w:val="16"/>
              </w:rPr>
              <w:t>Amercoat</w:t>
            </w:r>
            <w:proofErr w:type="spellEnd"/>
            <w:r w:rsidRPr="002E21D4">
              <w:rPr>
                <w:sz w:val="16"/>
                <w:szCs w:val="16"/>
              </w:rPr>
              <w:t xml:space="preserve"> 450 Series </w:t>
            </w:r>
          </w:p>
          <w:p w14:paraId="70C8C81D" w14:textId="7A6D95B5" w:rsidR="00997532" w:rsidRPr="002E21D4" w:rsidRDefault="00997532" w:rsidP="001352A5">
            <w:pPr>
              <w:autoSpaceDE/>
              <w:autoSpaceDN/>
              <w:adjustRightInd/>
              <w:spacing w:before="0" w:line="240" w:lineRule="auto"/>
              <w:ind w:left="0"/>
              <w:rPr>
                <w:sz w:val="16"/>
                <w:szCs w:val="16"/>
              </w:rPr>
            </w:pPr>
            <w:proofErr w:type="spellStart"/>
            <w:r w:rsidRPr="002E21D4">
              <w:rPr>
                <w:sz w:val="16"/>
                <w:szCs w:val="16"/>
              </w:rPr>
              <w:t>Sigmadur</w:t>
            </w:r>
            <w:proofErr w:type="spellEnd"/>
            <w:r w:rsidRPr="002E21D4">
              <w:rPr>
                <w:sz w:val="16"/>
                <w:szCs w:val="16"/>
              </w:rPr>
              <w:t xml:space="preserve"> 550 Series</w:t>
            </w:r>
          </w:p>
        </w:tc>
        <w:tc>
          <w:tcPr>
            <w:tcW w:w="973" w:type="dxa"/>
            <w:vAlign w:val="center"/>
          </w:tcPr>
          <w:p w14:paraId="61B1F858" w14:textId="77777777" w:rsidR="00997532" w:rsidRPr="002E21D4" w:rsidRDefault="00997532" w:rsidP="001352A5">
            <w:pPr>
              <w:spacing w:before="0" w:line="240" w:lineRule="auto"/>
              <w:ind w:left="0"/>
              <w:jc w:val="center"/>
              <w:rPr>
                <w:sz w:val="16"/>
                <w:szCs w:val="16"/>
              </w:rPr>
            </w:pPr>
            <w:r w:rsidRPr="002E21D4">
              <w:rPr>
                <w:sz w:val="16"/>
                <w:szCs w:val="16"/>
              </w:rPr>
              <w:t>312-430</w:t>
            </w:r>
          </w:p>
        </w:tc>
        <w:tc>
          <w:tcPr>
            <w:tcW w:w="1172" w:type="dxa"/>
            <w:gridSpan w:val="2"/>
            <w:vAlign w:val="center"/>
          </w:tcPr>
          <w:p w14:paraId="039132E5" w14:textId="77777777" w:rsidR="00997532" w:rsidRPr="001D3869" w:rsidRDefault="00997532"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5D5DAE39" w14:textId="77777777" w:rsidTr="00F029EB">
        <w:trPr>
          <w:trHeight w:val="233"/>
          <w:jc w:val="center"/>
        </w:trPr>
        <w:tc>
          <w:tcPr>
            <w:tcW w:w="2292" w:type="dxa"/>
            <w:gridSpan w:val="3"/>
            <w:vAlign w:val="center"/>
          </w:tcPr>
          <w:p w14:paraId="43E53A79" w14:textId="77777777" w:rsidR="001352A5" w:rsidRPr="004D4C0E" w:rsidRDefault="001352A5" w:rsidP="001352A5">
            <w:pPr>
              <w:autoSpaceDE/>
              <w:autoSpaceDN/>
              <w:adjustRightInd/>
              <w:spacing w:before="0" w:line="240" w:lineRule="auto"/>
              <w:ind w:left="0"/>
              <w:jc w:val="center"/>
              <w:rPr>
                <w:color w:val="auto"/>
                <w:sz w:val="16"/>
                <w:szCs w:val="24"/>
                <w:lang w:val="ru-RU"/>
              </w:rPr>
            </w:pPr>
          </w:p>
        </w:tc>
        <w:tc>
          <w:tcPr>
            <w:tcW w:w="2806" w:type="dxa"/>
            <w:vAlign w:val="center"/>
          </w:tcPr>
          <w:p w14:paraId="4C010AF3"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Sherwin Williams</w:t>
            </w:r>
          </w:p>
        </w:tc>
        <w:tc>
          <w:tcPr>
            <w:tcW w:w="2728" w:type="dxa"/>
            <w:gridSpan w:val="2"/>
            <w:vAlign w:val="center"/>
          </w:tcPr>
          <w:p w14:paraId="5F0DE1B2" w14:textId="77777777" w:rsidR="001352A5" w:rsidRPr="002E21D4" w:rsidRDefault="001352A5" w:rsidP="001352A5">
            <w:pPr>
              <w:autoSpaceDE/>
              <w:autoSpaceDN/>
              <w:adjustRightInd/>
              <w:spacing w:before="0" w:line="240" w:lineRule="auto"/>
              <w:ind w:left="0"/>
              <w:rPr>
                <w:sz w:val="16"/>
                <w:szCs w:val="16"/>
              </w:rPr>
            </w:pPr>
            <w:r w:rsidRPr="002E21D4">
              <w:rPr>
                <w:sz w:val="16"/>
                <w:szCs w:val="16"/>
              </w:rPr>
              <w:t>Hi-Solids Polyurethane Series</w:t>
            </w:r>
          </w:p>
        </w:tc>
        <w:tc>
          <w:tcPr>
            <w:tcW w:w="973" w:type="dxa"/>
            <w:vAlign w:val="center"/>
          </w:tcPr>
          <w:p w14:paraId="32984634" w14:textId="77777777" w:rsidR="001352A5" w:rsidRPr="002E21D4" w:rsidRDefault="001352A5" w:rsidP="001352A5">
            <w:pPr>
              <w:spacing w:before="0" w:line="240" w:lineRule="auto"/>
              <w:ind w:left="0"/>
              <w:jc w:val="center"/>
              <w:rPr>
                <w:sz w:val="16"/>
                <w:szCs w:val="16"/>
              </w:rPr>
            </w:pPr>
            <w:r w:rsidRPr="002E21D4">
              <w:rPr>
                <w:sz w:val="16"/>
                <w:szCs w:val="16"/>
              </w:rPr>
              <w:t>100-340</w:t>
            </w:r>
          </w:p>
        </w:tc>
        <w:tc>
          <w:tcPr>
            <w:tcW w:w="1172" w:type="dxa"/>
            <w:gridSpan w:val="2"/>
            <w:vAlign w:val="center"/>
          </w:tcPr>
          <w:p w14:paraId="16C9F8E2"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FD44FC" w:rsidRPr="0005732F" w14:paraId="3FF7B17B" w14:textId="77777777" w:rsidTr="00F029EB">
        <w:trPr>
          <w:trHeight w:val="233"/>
          <w:jc w:val="center"/>
        </w:trPr>
        <w:tc>
          <w:tcPr>
            <w:tcW w:w="2292" w:type="dxa"/>
            <w:gridSpan w:val="3"/>
            <w:vAlign w:val="center"/>
          </w:tcPr>
          <w:p w14:paraId="6DF19C6B" w14:textId="77777777" w:rsidR="00FD44FC" w:rsidRPr="004D4C0E" w:rsidRDefault="00FD44FC" w:rsidP="001352A5">
            <w:pPr>
              <w:autoSpaceDE/>
              <w:autoSpaceDN/>
              <w:adjustRightInd/>
              <w:spacing w:before="0" w:line="240" w:lineRule="auto"/>
              <w:ind w:left="0"/>
              <w:jc w:val="center"/>
              <w:rPr>
                <w:color w:val="auto"/>
                <w:sz w:val="16"/>
                <w:szCs w:val="24"/>
                <w:lang w:val="ru-RU"/>
              </w:rPr>
            </w:pPr>
          </w:p>
        </w:tc>
        <w:tc>
          <w:tcPr>
            <w:tcW w:w="2806" w:type="dxa"/>
            <w:vAlign w:val="center"/>
          </w:tcPr>
          <w:p w14:paraId="690A9B4C" w14:textId="74E2D1E4" w:rsidR="00FD44FC" w:rsidRPr="001D3869" w:rsidRDefault="00FD44FC" w:rsidP="001352A5">
            <w:pPr>
              <w:autoSpaceDE/>
              <w:autoSpaceDN/>
              <w:adjustRightInd/>
              <w:spacing w:before="0" w:line="240" w:lineRule="auto"/>
              <w:ind w:left="0"/>
              <w:rPr>
                <w:sz w:val="16"/>
                <w:szCs w:val="16"/>
              </w:rPr>
            </w:pPr>
            <w:r w:rsidRPr="002D3716">
              <w:rPr>
                <w:sz w:val="16"/>
                <w:szCs w:val="16"/>
              </w:rPr>
              <w:t xml:space="preserve">Tnemec </w:t>
            </w:r>
          </w:p>
        </w:tc>
        <w:tc>
          <w:tcPr>
            <w:tcW w:w="2728" w:type="dxa"/>
            <w:gridSpan w:val="2"/>
            <w:vAlign w:val="center"/>
          </w:tcPr>
          <w:p w14:paraId="56F49823" w14:textId="77777777" w:rsidR="00FD44FC" w:rsidRPr="002E21D4" w:rsidRDefault="00FD44FC" w:rsidP="001352A5">
            <w:pPr>
              <w:autoSpaceDE/>
              <w:autoSpaceDN/>
              <w:adjustRightInd/>
              <w:spacing w:before="0" w:line="240" w:lineRule="auto"/>
              <w:ind w:left="0"/>
              <w:rPr>
                <w:sz w:val="16"/>
                <w:szCs w:val="16"/>
              </w:rPr>
            </w:pPr>
            <w:r w:rsidRPr="002E21D4">
              <w:rPr>
                <w:sz w:val="16"/>
                <w:szCs w:val="16"/>
              </w:rPr>
              <w:t>Series 1095 Endura-Shield</w:t>
            </w:r>
          </w:p>
        </w:tc>
        <w:tc>
          <w:tcPr>
            <w:tcW w:w="973" w:type="dxa"/>
            <w:vAlign w:val="center"/>
          </w:tcPr>
          <w:p w14:paraId="007D5547" w14:textId="77777777" w:rsidR="00FD44FC" w:rsidRPr="002E21D4" w:rsidRDefault="00FD44FC" w:rsidP="001352A5">
            <w:pPr>
              <w:spacing w:before="0" w:line="240" w:lineRule="auto"/>
              <w:ind w:left="0"/>
              <w:jc w:val="center"/>
              <w:rPr>
                <w:sz w:val="16"/>
                <w:szCs w:val="16"/>
              </w:rPr>
            </w:pPr>
            <w:r w:rsidRPr="002E21D4">
              <w:rPr>
                <w:sz w:val="16"/>
                <w:szCs w:val="16"/>
              </w:rPr>
              <w:t>89-135</w:t>
            </w:r>
          </w:p>
        </w:tc>
        <w:tc>
          <w:tcPr>
            <w:tcW w:w="1172" w:type="dxa"/>
            <w:gridSpan w:val="2"/>
            <w:vAlign w:val="center"/>
          </w:tcPr>
          <w:p w14:paraId="633D411C" w14:textId="77777777" w:rsidR="00FD44FC" w:rsidRPr="001D3869" w:rsidRDefault="00FD44FC"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BC5FF9" w14:paraId="604B90D7" w14:textId="77777777" w:rsidTr="00F029EB">
        <w:trPr>
          <w:trHeight w:val="233"/>
          <w:jc w:val="center"/>
        </w:trPr>
        <w:tc>
          <w:tcPr>
            <w:tcW w:w="2292" w:type="dxa"/>
            <w:gridSpan w:val="3"/>
            <w:tcBorders>
              <w:bottom w:val="single" w:sz="12" w:space="0" w:color="auto"/>
            </w:tcBorders>
            <w:vAlign w:val="center"/>
          </w:tcPr>
          <w:p w14:paraId="1C60869D" w14:textId="77777777" w:rsidR="001352A5" w:rsidRPr="0005732F" w:rsidRDefault="001352A5" w:rsidP="001352A5">
            <w:pPr>
              <w:jc w:val="center"/>
              <w:rPr>
                <w:i/>
                <w:color w:val="auto"/>
                <w:sz w:val="14"/>
                <w:szCs w:val="14"/>
              </w:rPr>
            </w:pPr>
          </w:p>
        </w:tc>
        <w:tc>
          <w:tcPr>
            <w:tcW w:w="7679" w:type="dxa"/>
            <w:gridSpan w:val="6"/>
            <w:tcBorders>
              <w:bottom w:val="single" w:sz="12" w:space="0" w:color="auto"/>
            </w:tcBorders>
            <w:vAlign w:val="center"/>
          </w:tcPr>
          <w:p w14:paraId="3E190116" w14:textId="77777777" w:rsidR="001352A5" w:rsidRPr="006952A6" w:rsidRDefault="001352A5" w:rsidP="001352A5">
            <w:pPr>
              <w:autoSpaceDE/>
              <w:autoSpaceDN/>
              <w:adjustRightInd/>
              <w:spacing w:before="0" w:line="240" w:lineRule="auto"/>
              <w:ind w:left="0"/>
              <w:rPr>
                <w:i/>
                <w:color w:val="auto"/>
                <w:sz w:val="14"/>
                <w:szCs w:val="14"/>
                <w:lang w:val="ru-RU"/>
              </w:rPr>
            </w:pPr>
            <w:r w:rsidRPr="00015BD6">
              <w:rPr>
                <w:i/>
                <w:color w:val="auto"/>
                <w:sz w:val="14"/>
                <w:szCs w:val="24"/>
                <w:lang w:val="ru-RU"/>
              </w:rPr>
              <w:t>Настоятельно рекомендуется пользоваться респираторами при нанесении полиуретановых покрытий.</w:t>
            </w:r>
          </w:p>
        </w:tc>
      </w:tr>
      <w:tr w:rsidR="001352A5" w:rsidRPr="0005732F" w14:paraId="0A56FBAD" w14:textId="77777777" w:rsidTr="00F029EB">
        <w:trPr>
          <w:trHeight w:val="233"/>
          <w:jc w:val="center"/>
        </w:trPr>
        <w:tc>
          <w:tcPr>
            <w:tcW w:w="1172" w:type="dxa"/>
            <w:vAlign w:val="center"/>
          </w:tcPr>
          <w:p w14:paraId="4E007EDE" w14:textId="77777777" w:rsidR="001352A5" w:rsidRPr="0005732F" w:rsidRDefault="001352A5" w:rsidP="001352A5">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926" w:type="dxa"/>
            <w:gridSpan w:val="3"/>
            <w:vAlign w:val="center"/>
          </w:tcPr>
          <w:p w14:paraId="040FE0AC" w14:textId="403EDADD" w:rsidR="001352A5" w:rsidRPr="000A1644" w:rsidRDefault="004F0D7F" w:rsidP="001352A5">
            <w:pPr>
              <w:spacing w:line="240" w:lineRule="auto"/>
              <w:ind w:left="-72"/>
              <w:rPr>
                <w:b/>
                <w:color w:val="auto"/>
                <w:sz w:val="16"/>
                <w:szCs w:val="16"/>
              </w:rPr>
            </w:pPr>
            <w:r>
              <w:rPr>
                <w:color w:val="auto"/>
                <w:sz w:val="16"/>
                <w:szCs w:val="24"/>
                <w:lang w:val="ru-RU"/>
              </w:rPr>
              <w:t>Ноябрь</w:t>
            </w:r>
            <w:r w:rsidR="000A1644">
              <w:rPr>
                <w:color w:val="auto"/>
                <w:sz w:val="16"/>
                <w:szCs w:val="24"/>
              </w:rPr>
              <w:t xml:space="preserve"> 2025</w:t>
            </w:r>
          </w:p>
        </w:tc>
        <w:tc>
          <w:tcPr>
            <w:tcW w:w="2728" w:type="dxa"/>
            <w:gridSpan w:val="2"/>
            <w:vAlign w:val="center"/>
          </w:tcPr>
          <w:p w14:paraId="702AC7AD" w14:textId="77777777" w:rsidR="001352A5" w:rsidRPr="0005732F" w:rsidRDefault="001352A5" w:rsidP="001352A5">
            <w:pPr>
              <w:rPr>
                <w:b/>
                <w:color w:val="auto"/>
                <w:sz w:val="16"/>
                <w:szCs w:val="16"/>
              </w:rPr>
            </w:pPr>
          </w:p>
        </w:tc>
        <w:tc>
          <w:tcPr>
            <w:tcW w:w="973" w:type="dxa"/>
            <w:vAlign w:val="center"/>
          </w:tcPr>
          <w:p w14:paraId="343B2398" w14:textId="77777777" w:rsidR="001352A5" w:rsidRPr="0005732F" w:rsidRDefault="001352A5" w:rsidP="001352A5">
            <w:pPr>
              <w:jc w:val="center"/>
              <w:rPr>
                <w:b/>
                <w:color w:val="auto"/>
                <w:sz w:val="16"/>
                <w:szCs w:val="16"/>
              </w:rPr>
            </w:pPr>
          </w:p>
        </w:tc>
        <w:tc>
          <w:tcPr>
            <w:tcW w:w="1172" w:type="dxa"/>
            <w:gridSpan w:val="2"/>
            <w:vAlign w:val="center"/>
          </w:tcPr>
          <w:p w14:paraId="5BD15FD9" w14:textId="77777777" w:rsidR="001352A5" w:rsidRPr="0005732F" w:rsidRDefault="001352A5" w:rsidP="001352A5">
            <w:pPr>
              <w:jc w:val="center"/>
              <w:rPr>
                <w:b/>
                <w:color w:val="auto"/>
                <w:sz w:val="16"/>
                <w:szCs w:val="16"/>
              </w:rPr>
            </w:pPr>
          </w:p>
        </w:tc>
      </w:tr>
    </w:tbl>
    <w:p w14:paraId="7EDB4707" w14:textId="77777777" w:rsidR="0002410A" w:rsidRDefault="0002410A" w:rsidP="003949BC">
      <w:pPr>
        <w:widowControl w:val="0"/>
        <w:spacing w:line="240" w:lineRule="auto"/>
        <w:ind w:left="1440" w:right="708" w:hanging="1440"/>
        <w:contextualSpacing/>
        <w:rPr>
          <w:sz w:val="16"/>
          <w:szCs w:val="16"/>
          <w:lang w:val="ru-RU"/>
        </w:rPr>
      </w:pPr>
    </w:p>
    <w:p w14:paraId="4D6D40FB" w14:textId="1241BC23" w:rsidR="001352A5" w:rsidRPr="0044393B" w:rsidRDefault="001352A5" w:rsidP="003949BC">
      <w:pPr>
        <w:widowControl w:val="0"/>
        <w:spacing w:line="240" w:lineRule="auto"/>
        <w:ind w:left="1440" w:right="708" w:hanging="1440"/>
        <w:contextualSpacing/>
        <w:rPr>
          <w:sz w:val="16"/>
          <w:szCs w:val="16"/>
          <w:lang w:val="ru-RU"/>
        </w:rPr>
      </w:pPr>
      <w:r w:rsidRPr="0044393B">
        <w:rPr>
          <w:sz w:val="16"/>
          <w:szCs w:val="16"/>
          <w:lang w:val="ru-RU"/>
        </w:rPr>
        <w:t xml:space="preserve">Примечание 1: </w:t>
      </w:r>
      <w:r w:rsidR="003949BC" w:rsidRPr="0002410A">
        <w:rPr>
          <w:sz w:val="16"/>
          <w:szCs w:val="16"/>
          <w:lang w:val="ru-RU"/>
        </w:rPr>
        <w:tab/>
      </w:r>
      <w:r w:rsidRPr="0044393B">
        <w:rPr>
          <w:sz w:val="16"/>
          <w:szCs w:val="16"/>
          <w:lang w:val="ru-RU"/>
        </w:rPr>
        <w:t>Тип и толщина противопожарного покрытия должны быть определены</w:t>
      </w:r>
      <w:r w:rsidR="003A1952" w:rsidRPr="003A1952">
        <w:rPr>
          <w:sz w:val="16"/>
          <w:szCs w:val="16"/>
          <w:lang w:val="ru-RU"/>
        </w:rPr>
        <w:t xml:space="preserve"> </w:t>
      </w:r>
      <w:r w:rsidR="002E21D4">
        <w:rPr>
          <w:sz w:val="16"/>
          <w:szCs w:val="16"/>
          <w:lang w:val="ru-RU"/>
        </w:rPr>
        <w:t>инженером</w:t>
      </w:r>
      <w:r w:rsidR="003A1952">
        <w:rPr>
          <w:sz w:val="16"/>
          <w:szCs w:val="16"/>
          <w:lang w:val="ru-RU"/>
        </w:rPr>
        <w:t xml:space="preserve"> по Пассивной Противопожарной З</w:t>
      </w:r>
      <w:r w:rsidR="008B409C">
        <w:rPr>
          <w:sz w:val="16"/>
          <w:szCs w:val="16"/>
          <w:lang w:val="ru-RU"/>
        </w:rPr>
        <w:t>а</w:t>
      </w:r>
      <w:r w:rsidR="003A1952">
        <w:rPr>
          <w:sz w:val="16"/>
          <w:szCs w:val="16"/>
          <w:lang w:val="ru-RU"/>
        </w:rPr>
        <w:t>щите</w:t>
      </w:r>
      <w:r w:rsidR="008B409C">
        <w:rPr>
          <w:sz w:val="16"/>
          <w:szCs w:val="16"/>
          <w:lang w:val="ru-RU"/>
        </w:rPr>
        <w:t xml:space="preserve"> Заказчика</w:t>
      </w:r>
      <w:r w:rsidRPr="0044393B">
        <w:rPr>
          <w:sz w:val="16"/>
          <w:szCs w:val="16"/>
          <w:lang w:val="ru-RU"/>
        </w:rPr>
        <w:t>.</w:t>
      </w:r>
    </w:p>
    <w:p w14:paraId="7362BA51" w14:textId="3D428A10" w:rsidR="001352A5" w:rsidRPr="0044393B" w:rsidRDefault="001352A5" w:rsidP="003949BC">
      <w:pPr>
        <w:widowControl w:val="0"/>
        <w:spacing w:line="240" w:lineRule="auto"/>
        <w:ind w:left="1440" w:right="708" w:hanging="1440"/>
        <w:contextualSpacing/>
        <w:rPr>
          <w:sz w:val="16"/>
          <w:szCs w:val="16"/>
          <w:lang w:val="ru-RU"/>
        </w:rPr>
      </w:pPr>
      <w:r w:rsidRPr="0044393B">
        <w:rPr>
          <w:sz w:val="16"/>
          <w:szCs w:val="16"/>
          <w:lang w:val="ru-RU"/>
        </w:rPr>
        <w:t xml:space="preserve">Примечание 2: </w:t>
      </w:r>
      <w:r w:rsidR="003949BC" w:rsidRPr="00064F9B">
        <w:rPr>
          <w:sz w:val="16"/>
          <w:szCs w:val="16"/>
          <w:lang w:val="ru-RU"/>
        </w:rPr>
        <w:tab/>
      </w:r>
      <w:r w:rsidRPr="0044393B">
        <w:rPr>
          <w:sz w:val="16"/>
          <w:szCs w:val="16"/>
          <w:lang w:val="ru-RU"/>
        </w:rPr>
        <w:t xml:space="preserve">Некоторые производители требуют выполнение промежуточного слоя между огнестойким покрытием и </w:t>
      </w:r>
      <w:r w:rsidR="008B409C">
        <w:rPr>
          <w:sz w:val="16"/>
          <w:szCs w:val="16"/>
          <w:lang w:val="ru-RU"/>
        </w:rPr>
        <w:t>финишным</w:t>
      </w:r>
      <w:r w:rsidR="00A04895">
        <w:rPr>
          <w:sz w:val="16"/>
          <w:szCs w:val="16"/>
          <w:lang w:val="ru-RU"/>
        </w:rPr>
        <w:t xml:space="preserve"> </w:t>
      </w:r>
      <w:r w:rsidRPr="0044393B">
        <w:rPr>
          <w:sz w:val="16"/>
          <w:szCs w:val="16"/>
          <w:lang w:val="ru-RU"/>
        </w:rPr>
        <w:t>атмосферостойким покрытием. Необходимо следовать инструкциям производителя.</w:t>
      </w:r>
    </w:p>
    <w:p w14:paraId="2D92AD2A" w14:textId="3CB756A3" w:rsidR="001352A5" w:rsidRPr="0059693D" w:rsidRDefault="001352A5" w:rsidP="003949BC">
      <w:pPr>
        <w:widowControl w:val="0"/>
        <w:spacing w:line="240" w:lineRule="auto"/>
        <w:ind w:left="1440" w:right="708" w:hanging="1440"/>
        <w:contextualSpacing/>
        <w:rPr>
          <w:sz w:val="16"/>
          <w:szCs w:val="16"/>
          <w:lang w:val="ru-RU"/>
        </w:rPr>
      </w:pPr>
      <w:r w:rsidRPr="0059693D">
        <w:rPr>
          <w:sz w:val="16"/>
          <w:szCs w:val="16"/>
          <w:lang w:val="ru-RU"/>
        </w:rPr>
        <w:t>Примечание</w:t>
      </w:r>
      <w:r w:rsidR="006F2331" w:rsidRPr="006F2331">
        <w:rPr>
          <w:sz w:val="16"/>
          <w:szCs w:val="16"/>
          <w:lang w:val="ru-RU"/>
        </w:rPr>
        <w:t xml:space="preserve"> </w:t>
      </w:r>
      <w:r w:rsidRPr="0059693D">
        <w:rPr>
          <w:sz w:val="16"/>
          <w:szCs w:val="16"/>
          <w:lang w:val="ru-RU"/>
        </w:rPr>
        <w:t>3:</w:t>
      </w:r>
      <w:r w:rsidR="003949BC" w:rsidRPr="00A80B97">
        <w:rPr>
          <w:sz w:val="16"/>
          <w:szCs w:val="16"/>
          <w:lang w:val="ru-RU"/>
        </w:rPr>
        <w:tab/>
      </w:r>
      <w:r w:rsidRPr="008318C3">
        <w:rPr>
          <w:sz w:val="16"/>
          <w:szCs w:val="16"/>
          <w:lang w:val="ru-RU"/>
        </w:rPr>
        <w:t>Для цементирующего противопожарного слоя. Перед началом абразивной очистки стальные стержни ø12 необходимо приварить к стали для поддержки арматурной сетки. После нанесения грунтовки прикрепить арматурную сетку ø19 из оцинкованной проволоки к стальным стержням.</w:t>
      </w:r>
      <w:r w:rsidRPr="0059693D">
        <w:rPr>
          <w:sz w:val="16"/>
          <w:szCs w:val="16"/>
          <w:lang w:val="ru-RU"/>
        </w:rPr>
        <w:t>Другие виды укрепления приемлемы только при получении письменного согласия от заказчика.</w:t>
      </w:r>
    </w:p>
    <w:p w14:paraId="6F09E1EC" w14:textId="60838859" w:rsidR="001352A5" w:rsidRDefault="001352A5" w:rsidP="003949BC">
      <w:pPr>
        <w:widowControl w:val="0"/>
        <w:spacing w:line="240" w:lineRule="auto"/>
        <w:ind w:left="1440" w:right="708" w:hanging="1440"/>
        <w:contextualSpacing/>
        <w:rPr>
          <w:sz w:val="16"/>
          <w:szCs w:val="16"/>
          <w:lang w:val="ru-RU"/>
        </w:rPr>
      </w:pPr>
      <w:r w:rsidRPr="0059693D">
        <w:rPr>
          <w:sz w:val="16"/>
          <w:szCs w:val="16"/>
          <w:lang w:val="ru-RU"/>
        </w:rPr>
        <w:t>Примечание</w:t>
      </w:r>
      <w:r w:rsidRPr="008318C3">
        <w:rPr>
          <w:sz w:val="16"/>
          <w:szCs w:val="16"/>
          <w:lang w:val="ru-RU"/>
        </w:rPr>
        <w:t xml:space="preserve"> 4</w:t>
      </w:r>
      <w:r w:rsidRPr="0059693D">
        <w:rPr>
          <w:sz w:val="16"/>
          <w:szCs w:val="16"/>
          <w:lang w:val="ru-RU"/>
        </w:rPr>
        <w:t>:</w:t>
      </w:r>
      <w:r w:rsidR="003949BC" w:rsidRPr="00064F9B">
        <w:rPr>
          <w:sz w:val="16"/>
          <w:szCs w:val="16"/>
          <w:lang w:val="ru-RU"/>
        </w:rPr>
        <w:tab/>
      </w:r>
      <w:r w:rsidRPr="008318C3">
        <w:rPr>
          <w:sz w:val="16"/>
          <w:szCs w:val="16"/>
          <w:lang w:val="ru-RU"/>
        </w:rPr>
        <w:t>Для цементирующего противопожарного слоя. Перед нанесением атмосферостойкого покрытия огнестойкий слой должен сушиться в течении 10 дней, при температуре 21</w:t>
      </w:r>
      <w:r w:rsidRPr="0059693D">
        <w:rPr>
          <w:sz w:val="16"/>
          <w:szCs w:val="16"/>
          <w:lang w:val="ru-RU"/>
        </w:rPr>
        <w:t>°</w:t>
      </w:r>
      <w:r w:rsidRPr="008318C3">
        <w:rPr>
          <w:sz w:val="16"/>
          <w:szCs w:val="16"/>
          <w:lang w:val="ru-RU"/>
        </w:rPr>
        <w:t>C</w:t>
      </w:r>
      <w:r w:rsidRPr="0059693D">
        <w:rPr>
          <w:sz w:val="16"/>
          <w:szCs w:val="16"/>
          <w:lang w:val="ru-RU"/>
        </w:rPr>
        <w:t>(70</w:t>
      </w:r>
      <w:r w:rsidRPr="008318C3">
        <w:rPr>
          <w:sz w:val="16"/>
          <w:szCs w:val="16"/>
          <w:lang w:val="ru-RU"/>
        </w:rPr>
        <w:t>°F</w:t>
      </w:r>
      <w:r w:rsidRPr="0059693D">
        <w:rPr>
          <w:sz w:val="16"/>
          <w:szCs w:val="16"/>
          <w:lang w:val="ru-RU"/>
        </w:rPr>
        <w:t xml:space="preserve">. При более низкой температуры время просушки должно быть увеличено. Атмосферостойкое покрытие наносится в 2 слоя, сперва наносится тонко, </w:t>
      </w:r>
      <w:r w:rsidRPr="0059693D">
        <w:rPr>
          <w:sz w:val="16"/>
          <w:szCs w:val="16"/>
          <w:lang w:val="ru-RU"/>
        </w:rPr>
        <w:lastRenderedPageBreak/>
        <w:t>до проникновения, кроме тех случаев, когда производитель не рекомендует взамен нанесение промежуточного слоя.</w:t>
      </w:r>
    </w:p>
    <w:p w14:paraId="692D0761" w14:textId="3112B612" w:rsidR="00FD44FC" w:rsidRPr="00FD44FC" w:rsidRDefault="00FD44FC" w:rsidP="003949BC">
      <w:pPr>
        <w:widowControl w:val="0"/>
        <w:spacing w:line="240" w:lineRule="auto"/>
        <w:ind w:left="1440" w:right="708" w:hanging="1440"/>
        <w:contextualSpacing/>
        <w:rPr>
          <w:sz w:val="16"/>
          <w:szCs w:val="16"/>
          <w:lang w:val="ru-RU"/>
        </w:rPr>
      </w:pPr>
      <w:r>
        <w:rPr>
          <w:sz w:val="16"/>
          <w:szCs w:val="16"/>
          <w:lang w:val="ru-RU"/>
        </w:rPr>
        <w:t xml:space="preserve">Примечание 5: </w:t>
      </w:r>
      <w:r w:rsidR="003949BC" w:rsidRPr="00064F9B">
        <w:rPr>
          <w:sz w:val="16"/>
          <w:szCs w:val="16"/>
          <w:lang w:val="ru-RU"/>
        </w:rPr>
        <w:tab/>
      </w:r>
      <w:r>
        <w:rPr>
          <w:sz w:val="16"/>
          <w:szCs w:val="16"/>
          <w:lang w:val="ru-RU"/>
        </w:rPr>
        <w:t xml:space="preserve">Провести 100% инспекцию грунтовочного слоя в соответствии с требованиями </w:t>
      </w:r>
      <w:r w:rsidRPr="008318C3">
        <w:rPr>
          <w:sz w:val="16"/>
          <w:szCs w:val="16"/>
          <w:lang w:val="ru-RU"/>
        </w:rPr>
        <w:t>NACE</w:t>
      </w:r>
      <w:r w:rsidR="0059684F">
        <w:rPr>
          <w:sz w:val="16"/>
          <w:szCs w:val="16"/>
          <w:lang w:val="ru-RU"/>
        </w:rPr>
        <w:t xml:space="preserve"> </w:t>
      </w:r>
      <w:r w:rsidRPr="008318C3">
        <w:rPr>
          <w:sz w:val="16"/>
          <w:szCs w:val="16"/>
          <w:lang w:val="ru-RU"/>
        </w:rPr>
        <w:t>SP</w:t>
      </w:r>
      <w:r w:rsidRPr="00D750DA">
        <w:rPr>
          <w:sz w:val="16"/>
          <w:szCs w:val="16"/>
          <w:lang w:val="ru-RU"/>
        </w:rPr>
        <w:t>188</w:t>
      </w:r>
      <w:r>
        <w:rPr>
          <w:sz w:val="16"/>
          <w:szCs w:val="16"/>
          <w:lang w:val="ru-RU"/>
        </w:rPr>
        <w:t xml:space="preserve"> и провести ремонт, если требуется, до нанесения огнеупорного слоя.</w:t>
      </w:r>
    </w:p>
    <w:p w14:paraId="7F80FCC2" w14:textId="16462297" w:rsidR="001352A5" w:rsidRDefault="001F0DF1" w:rsidP="003949BC">
      <w:pPr>
        <w:widowControl w:val="0"/>
        <w:spacing w:line="240" w:lineRule="auto"/>
        <w:ind w:left="1440" w:right="708" w:hanging="1440"/>
        <w:contextualSpacing/>
        <w:rPr>
          <w:sz w:val="16"/>
          <w:szCs w:val="16"/>
          <w:lang w:val="ru-RU"/>
        </w:rPr>
      </w:pPr>
      <w:r>
        <w:rPr>
          <w:sz w:val="16"/>
          <w:szCs w:val="16"/>
          <w:lang w:val="ru-RU"/>
        </w:rPr>
        <w:t>Примечание</w:t>
      </w:r>
      <w:r w:rsidR="00FE5F87">
        <w:rPr>
          <w:sz w:val="16"/>
          <w:szCs w:val="16"/>
          <w:lang w:val="ru-RU"/>
        </w:rPr>
        <w:t xml:space="preserve"> </w:t>
      </w:r>
      <w:r w:rsidR="009A7E39">
        <w:rPr>
          <w:sz w:val="16"/>
          <w:szCs w:val="16"/>
          <w:lang w:val="ru-RU"/>
        </w:rPr>
        <w:t xml:space="preserve">6: </w:t>
      </w:r>
      <w:r w:rsidR="003949BC" w:rsidRPr="003949BC">
        <w:rPr>
          <w:sz w:val="16"/>
          <w:szCs w:val="16"/>
          <w:lang w:val="ru-RU"/>
        </w:rPr>
        <w:tab/>
      </w:r>
      <w:r w:rsidR="001352A5" w:rsidRPr="0059693D">
        <w:rPr>
          <w:sz w:val="16"/>
          <w:szCs w:val="16"/>
          <w:lang w:val="ru-RU"/>
        </w:rPr>
        <w:t xml:space="preserve">*Проконсультироваться с </w:t>
      </w:r>
      <w:r w:rsidR="002E21D4">
        <w:rPr>
          <w:sz w:val="16"/>
          <w:szCs w:val="16"/>
          <w:lang w:val="ru-RU"/>
        </w:rPr>
        <w:t>инженером</w:t>
      </w:r>
      <w:r w:rsidR="003827A0">
        <w:rPr>
          <w:sz w:val="16"/>
          <w:szCs w:val="16"/>
          <w:lang w:val="ru-RU"/>
        </w:rPr>
        <w:t xml:space="preserve"> </w:t>
      </w:r>
      <w:r w:rsidR="001352A5" w:rsidRPr="0059693D">
        <w:rPr>
          <w:sz w:val="16"/>
          <w:szCs w:val="16"/>
          <w:lang w:val="ru-RU"/>
        </w:rPr>
        <w:t>по противопожарной защите для утверждения вспучивающегося огнестойкого покрытия системы ППЗ.</w:t>
      </w:r>
    </w:p>
    <w:p w14:paraId="23A5BD5F" w14:textId="1BA9B826" w:rsidR="001F0DF1" w:rsidRPr="008318C3" w:rsidRDefault="001F0DF1" w:rsidP="003949BC">
      <w:pPr>
        <w:widowControl w:val="0"/>
        <w:spacing w:line="240" w:lineRule="auto"/>
        <w:ind w:left="1440" w:right="708" w:hanging="1440"/>
        <w:contextualSpacing/>
        <w:rPr>
          <w:sz w:val="16"/>
          <w:szCs w:val="16"/>
          <w:lang w:val="ru-RU"/>
        </w:rPr>
      </w:pPr>
      <w:r>
        <w:rPr>
          <w:sz w:val="16"/>
          <w:szCs w:val="16"/>
          <w:lang w:val="ru-RU"/>
        </w:rPr>
        <w:t>Примечание</w:t>
      </w:r>
      <w:r w:rsidR="009A7E39">
        <w:rPr>
          <w:sz w:val="16"/>
          <w:szCs w:val="16"/>
          <w:lang w:val="ru-RU"/>
        </w:rPr>
        <w:t xml:space="preserve"> 7</w:t>
      </w:r>
      <w:r>
        <w:rPr>
          <w:sz w:val="16"/>
          <w:szCs w:val="16"/>
          <w:lang w:val="ru-RU"/>
        </w:rPr>
        <w:t xml:space="preserve">: </w:t>
      </w:r>
      <w:r w:rsidR="003949BC" w:rsidRPr="00064F9B">
        <w:rPr>
          <w:sz w:val="16"/>
          <w:szCs w:val="16"/>
          <w:lang w:val="ru-RU"/>
        </w:rPr>
        <w:tab/>
      </w:r>
      <w:r w:rsidRPr="008318C3">
        <w:rPr>
          <w:sz w:val="16"/>
          <w:szCs w:val="16"/>
          <w:lang w:val="ru-RU"/>
        </w:rPr>
        <w:t>Вся система покрытий должна быть в наличии, для обеспечения противопожарной защиты.</w:t>
      </w:r>
    </w:p>
    <w:p w14:paraId="53A75B4D" w14:textId="77777777" w:rsidR="001F0DF1" w:rsidRDefault="001F0DF1" w:rsidP="008318C3">
      <w:pPr>
        <w:widowControl w:val="0"/>
        <w:spacing w:line="240" w:lineRule="auto"/>
        <w:ind w:left="1440" w:right="-20" w:hanging="1083"/>
        <w:contextualSpacing/>
        <w:rPr>
          <w:sz w:val="16"/>
          <w:szCs w:val="16"/>
          <w:lang w:val="ru-RU"/>
        </w:rPr>
      </w:pPr>
    </w:p>
    <w:p w14:paraId="126DAD98" w14:textId="6FF066F9" w:rsidR="00FD44FC" w:rsidRPr="00FA1681" w:rsidRDefault="00FD44FC" w:rsidP="00FD44FC">
      <w:pPr>
        <w:widowControl w:val="0"/>
        <w:spacing w:line="240" w:lineRule="auto"/>
        <w:ind w:left="993" w:right="-20" w:hanging="1135"/>
        <w:contextualSpacing/>
        <w:rPr>
          <w:sz w:val="20"/>
          <w:szCs w:val="20"/>
          <w:lang w:val="ru-RU"/>
        </w:rPr>
      </w:pPr>
    </w:p>
    <w:p w14:paraId="14A9514D" w14:textId="77777777" w:rsidR="00FD44FC" w:rsidRPr="0059693D" w:rsidRDefault="00FD44FC" w:rsidP="00F029EB">
      <w:pPr>
        <w:widowControl w:val="0"/>
        <w:spacing w:before="59" w:line="240" w:lineRule="auto"/>
        <w:ind w:left="851" w:right="50" w:hanging="993"/>
        <w:contextualSpacing/>
        <w:rPr>
          <w:sz w:val="16"/>
          <w:szCs w:val="16"/>
          <w:lang w:val="ru-RU"/>
        </w:rPr>
      </w:pPr>
    </w:p>
    <w:p w14:paraId="3EA0A97A" w14:textId="7A3A4718" w:rsidR="007C4363" w:rsidRDefault="007C4363">
      <w:pPr>
        <w:autoSpaceDE/>
        <w:autoSpaceDN/>
        <w:adjustRightInd/>
        <w:spacing w:before="0" w:line="240" w:lineRule="auto"/>
        <w:ind w:left="0"/>
        <w:rPr>
          <w:color w:val="auto"/>
          <w:lang w:val="ru-RU"/>
        </w:rPr>
      </w:pPr>
      <w:r>
        <w:rPr>
          <w:color w:val="auto"/>
          <w:lang w:val="ru-RU"/>
        </w:rPr>
        <w:br w:type="page"/>
      </w:r>
    </w:p>
    <w:tbl>
      <w:tblPr>
        <w:tblW w:w="9270"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260"/>
        <w:gridCol w:w="180"/>
        <w:gridCol w:w="450"/>
        <w:gridCol w:w="2250"/>
        <w:gridCol w:w="72"/>
        <w:gridCol w:w="18"/>
        <w:gridCol w:w="360"/>
        <w:gridCol w:w="810"/>
        <w:gridCol w:w="270"/>
        <w:gridCol w:w="1260"/>
        <w:gridCol w:w="72"/>
        <w:gridCol w:w="468"/>
        <w:gridCol w:w="432"/>
        <w:gridCol w:w="18"/>
        <w:gridCol w:w="1350"/>
      </w:tblGrid>
      <w:tr w:rsidR="00B2560B" w:rsidRPr="0080497E" w14:paraId="39A0DDD2" w14:textId="77777777" w:rsidTr="00B2560B">
        <w:trPr>
          <w:trHeight w:val="360"/>
        </w:trPr>
        <w:tc>
          <w:tcPr>
            <w:tcW w:w="9270" w:type="dxa"/>
            <w:gridSpan w:val="15"/>
            <w:tcBorders>
              <w:top w:val="single" w:sz="4" w:space="0" w:color="auto"/>
              <w:left w:val="nil"/>
              <w:right w:val="nil"/>
            </w:tcBorders>
            <w:shd w:val="clear" w:color="auto" w:fill="FFFFFF"/>
            <w:vAlign w:val="center"/>
          </w:tcPr>
          <w:p w14:paraId="15D2234C" w14:textId="77777777" w:rsidR="00B2560B" w:rsidRPr="0080497E" w:rsidRDefault="00F95363" w:rsidP="00F95363">
            <w:pPr>
              <w:autoSpaceDE/>
              <w:autoSpaceDN/>
              <w:adjustRightInd/>
              <w:spacing w:before="0" w:line="240" w:lineRule="auto"/>
              <w:ind w:left="0"/>
              <w:jc w:val="right"/>
              <w:rPr>
                <w:b/>
                <w:i/>
                <w:color w:val="333333"/>
                <w:sz w:val="20"/>
                <w:szCs w:val="20"/>
              </w:rPr>
            </w:pPr>
            <w:proofErr w:type="spellStart"/>
            <w:r w:rsidRPr="0005732F">
              <w:rPr>
                <w:b/>
                <w:i/>
                <w:color w:val="auto"/>
              </w:rPr>
              <w:lastRenderedPageBreak/>
              <w:t>Специализированные</w:t>
            </w:r>
            <w:proofErr w:type="spellEnd"/>
            <w:r w:rsidRPr="0005732F">
              <w:rPr>
                <w:b/>
                <w:i/>
                <w:color w:val="auto"/>
              </w:rPr>
              <w:t xml:space="preserve"> </w:t>
            </w:r>
            <w:proofErr w:type="spellStart"/>
            <w:r w:rsidRPr="0005732F">
              <w:rPr>
                <w:b/>
                <w:i/>
                <w:color w:val="auto"/>
              </w:rPr>
              <w:t>системы</w:t>
            </w:r>
            <w:proofErr w:type="spellEnd"/>
            <w:r w:rsidRPr="0005732F">
              <w:rPr>
                <w:b/>
                <w:i/>
                <w:color w:val="auto"/>
              </w:rPr>
              <w:t xml:space="preserve"> </w:t>
            </w:r>
            <w:proofErr w:type="spellStart"/>
            <w:r w:rsidRPr="0005732F">
              <w:rPr>
                <w:b/>
                <w:i/>
                <w:color w:val="auto"/>
              </w:rPr>
              <w:t>покрытий</w:t>
            </w:r>
            <w:proofErr w:type="spellEnd"/>
          </w:p>
        </w:tc>
      </w:tr>
      <w:tr w:rsidR="00B2560B" w:rsidRPr="0080497E" w14:paraId="300E3CB0" w14:textId="77777777" w:rsidTr="00B2560B">
        <w:trPr>
          <w:trHeight w:val="360"/>
        </w:trPr>
        <w:tc>
          <w:tcPr>
            <w:tcW w:w="7470" w:type="dxa"/>
            <w:gridSpan w:val="12"/>
            <w:vAlign w:val="center"/>
          </w:tcPr>
          <w:p w14:paraId="6B6A9881" w14:textId="77777777" w:rsidR="00B2560B" w:rsidRPr="00D750DA" w:rsidRDefault="00B2560B" w:rsidP="00F95363">
            <w:pPr>
              <w:autoSpaceDE/>
              <w:autoSpaceDN/>
              <w:adjustRightInd/>
              <w:spacing w:before="0" w:line="240" w:lineRule="auto"/>
              <w:ind w:left="0"/>
              <w:rPr>
                <w:b/>
                <w:sz w:val="20"/>
                <w:szCs w:val="20"/>
                <w:lang w:val="ru-RU"/>
              </w:rPr>
            </w:pPr>
            <w:r w:rsidRPr="00D750DA">
              <w:rPr>
                <w:b/>
                <w:sz w:val="20"/>
                <w:szCs w:val="20"/>
                <w:lang w:val="ru-RU"/>
              </w:rPr>
              <w:t>*</w:t>
            </w:r>
            <w:r w:rsidR="00F95363" w:rsidRPr="00AD544E">
              <w:rPr>
                <w:b/>
                <w:color w:val="auto"/>
                <w:sz w:val="20"/>
                <w:szCs w:val="24"/>
                <w:lang w:val="ru-RU"/>
              </w:rPr>
              <w:t>Эпоксиполиамидное</w:t>
            </w:r>
            <w:r w:rsidRPr="00D750DA">
              <w:rPr>
                <w:b/>
                <w:sz w:val="20"/>
                <w:szCs w:val="20"/>
                <w:lang w:val="ru-RU"/>
              </w:rPr>
              <w:t xml:space="preserve">| </w:t>
            </w:r>
            <w:r w:rsidR="00F95363">
              <w:rPr>
                <w:b/>
                <w:sz w:val="20"/>
                <w:szCs w:val="20"/>
                <w:lang w:val="ru-RU"/>
              </w:rPr>
              <w:t>Эпоксидное вспенивающееся огнеупорное</w:t>
            </w:r>
            <w:r w:rsidRPr="00D750DA">
              <w:rPr>
                <w:b/>
                <w:sz w:val="20"/>
                <w:szCs w:val="20"/>
                <w:lang w:val="ru-RU"/>
              </w:rPr>
              <w:t xml:space="preserve"> | </w:t>
            </w:r>
            <w:r w:rsidR="00F95363" w:rsidRPr="00043026">
              <w:rPr>
                <w:b/>
                <w:color w:val="auto"/>
                <w:sz w:val="20"/>
                <w:szCs w:val="24"/>
                <w:lang w:val="ru-RU"/>
              </w:rPr>
              <w:t>Эпоксидное</w:t>
            </w:r>
            <w:r w:rsidR="0059684F">
              <w:rPr>
                <w:b/>
                <w:color w:val="auto"/>
                <w:sz w:val="20"/>
                <w:szCs w:val="24"/>
                <w:lang w:val="ru-RU"/>
              </w:rPr>
              <w:t xml:space="preserve"> </w:t>
            </w:r>
            <w:r w:rsidR="00F95363" w:rsidRPr="00043026">
              <w:rPr>
                <w:b/>
                <w:color w:val="auto"/>
                <w:sz w:val="20"/>
                <w:szCs w:val="24"/>
                <w:lang w:val="ru-RU"/>
              </w:rPr>
              <w:t>промежуточное</w:t>
            </w:r>
            <w:r w:rsidRPr="00D750DA">
              <w:rPr>
                <w:b/>
                <w:sz w:val="20"/>
                <w:szCs w:val="20"/>
                <w:lang w:val="ru-RU"/>
              </w:rPr>
              <w:t xml:space="preserve">| </w:t>
            </w:r>
            <w:r w:rsidR="00F95363" w:rsidRPr="00AD544E">
              <w:rPr>
                <w:b/>
                <w:color w:val="auto"/>
                <w:sz w:val="20"/>
                <w:szCs w:val="24"/>
                <w:lang w:val="ru-RU"/>
              </w:rPr>
              <w:t>Алифатический</w:t>
            </w:r>
            <w:r w:rsidR="0059684F">
              <w:rPr>
                <w:b/>
                <w:color w:val="auto"/>
                <w:sz w:val="20"/>
                <w:szCs w:val="24"/>
                <w:lang w:val="ru-RU"/>
              </w:rPr>
              <w:t xml:space="preserve"> </w:t>
            </w:r>
            <w:r w:rsidR="00F95363" w:rsidRPr="00AD544E">
              <w:rPr>
                <w:b/>
                <w:color w:val="auto"/>
                <w:sz w:val="20"/>
                <w:szCs w:val="24"/>
                <w:lang w:val="ru-RU"/>
              </w:rPr>
              <w:t>полиуретан</w:t>
            </w:r>
          </w:p>
        </w:tc>
        <w:tc>
          <w:tcPr>
            <w:tcW w:w="1800" w:type="dxa"/>
            <w:gridSpan w:val="3"/>
            <w:shd w:val="clear" w:color="auto" w:fill="000000"/>
            <w:vAlign w:val="center"/>
          </w:tcPr>
          <w:p w14:paraId="7369772F" w14:textId="77777777" w:rsidR="00B2560B" w:rsidRPr="0080497E" w:rsidRDefault="00B2560B" w:rsidP="00B2560B">
            <w:pPr>
              <w:autoSpaceDE/>
              <w:autoSpaceDN/>
              <w:adjustRightInd/>
              <w:spacing w:before="0" w:line="240" w:lineRule="auto"/>
              <w:ind w:left="0"/>
              <w:rPr>
                <w:b/>
                <w:color w:val="FFFFFF" w:themeColor="background1"/>
                <w:sz w:val="36"/>
                <w:szCs w:val="20"/>
              </w:rPr>
            </w:pPr>
            <w:r w:rsidRPr="0080497E">
              <w:rPr>
                <w:b/>
                <w:color w:val="FFFFFF" w:themeColor="background1"/>
                <w:sz w:val="36"/>
                <w:szCs w:val="20"/>
              </w:rPr>
              <w:t>4.4.1</w:t>
            </w:r>
          </w:p>
        </w:tc>
      </w:tr>
      <w:tr w:rsidR="00933B23" w:rsidRPr="00BC5FF9" w14:paraId="288A2461" w14:textId="77777777" w:rsidTr="00B2560B">
        <w:trPr>
          <w:trHeight w:val="288"/>
        </w:trPr>
        <w:tc>
          <w:tcPr>
            <w:tcW w:w="1440" w:type="dxa"/>
            <w:gridSpan w:val="2"/>
            <w:tcBorders>
              <w:top w:val="nil"/>
              <w:left w:val="nil"/>
              <w:bottom w:val="nil"/>
              <w:right w:val="nil"/>
            </w:tcBorders>
          </w:tcPr>
          <w:p w14:paraId="2D3AF418" w14:textId="77777777" w:rsidR="00933B23" w:rsidRPr="0080497E" w:rsidRDefault="00933B23" w:rsidP="00B2560B">
            <w:pPr>
              <w:autoSpaceDE/>
              <w:autoSpaceDN/>
              <w:adjustRightInd/>
              <w:spacing w:before="20" w:after="20" w:line="240" w:lineRule="auto"/>
              <w:ind w:left="0"/>
              <w:rPr>
                <w:b/>
                <w:sz w:val="16"/>
                <w:szCs w:val="16"/>
              </w:rPr>
            </w:pPr>
            <w:r w:rsidRPr="004E6B3B">
              <w:rPr>
                <w:b/>
                <w:color w:val="auto"/>
                <w:sz w:val="16"/>
                <w:szCs w:val="24"/>
                <w:lang w:val="ru-RU"/>
              </w:rPr>
              <w:t>Подготовка поверхности:</w:t>
            </w:r>
          </w:p>
        </w:tc>
        <w:tc>
          <w:tcPr>
            <w:tcW w:w="3150" w:type="dxa"/>
            <w:gridSpan w:val="5"/>
            <w:tcBorders>
              <w:top w:val="nil"/>
              <w:left w:val="nil"/>
              <w:bottom w:val="nil"/>
              <w:right w:val="nil"/>
            </w:tcBorders>
          </w:tcPr>
          <w:p w14:paraId="092EB2B6" w14:textId="6E5B6757" w:rsidR="00B02034" w:rsidRDefault="00457999" w:rsidP="00B2560B">
            <w:pPr>
              <w:tabs>
                <w:tab w:val="left" w:pos="12"/>
              </w:tabs>
              <w:autoSpaceDE/>
              <w:autoSpaceDN/>
              <w:adjustRightInd/>
              <w:spacing w:before="20" w:after="20" w:line="240" w:lineRule="auto"/>
              <w:ind w:left="0"/>
              <w:rPr>
                <w:color w:val="auto"/>
                <w:sz w:val="16"/>
                <w:szCs w:val="24"/>
                <w:lang w:val="ru-RU"/>
              </w:rPr>
            </w:pPr>
            <w:r>
              <w:rPr>
                <w:color w:val="auto"/>
                <w:sz w:val="16"/>
                <w:szCs w:val="24"/>
                <w:lang w:val="ru-RU"/>
              </w:rPr>
              <w:t xml:space="preserve"> </w:t>
            </w:r>
            <w:r w:rsidRPr="00457999">
              <w:rPr>
                <w:color w:val="auto"/>
                <w:sz w:val="16"/>
                <w:szCs w:val="24"/>
                <w:lang w:val="ru-RU"/>
              </w:rPr>
              <w:t xml:space="preserve">ISO 8501 Sa 2.5; NACE No.2; SSPC-SP 10 </w:t>
            </w:r>
            <w:r>
              <w:rPr>
                <w:color w:val="auto"/>
                <w:sz w:val="16"/>
                <w:szCs w:val="24"/>
                <w:lang w:val="ru-RU"/>
              </w:rPr>
              <w:t xml:space="preserve"> </w:t>
            </w:r>
            <w:r w:rsidR="004B5C7C">
              <w:rPr>
                <w:color w:val="auto"/>
                <w:sz w:val="16"/>
                <w:szCs w:val="24"/>
                <w:lang w:val="ru-RU"/>
              </w:rPr>
              <w:t>Абразивоструйная</w:t>
            </w:r>
            <w:r w:rsidR="00450AA4">
              <w:rPr>
                <w:color w:val="auto"/>
                <w:sz w:val="16"/>
                <w:szCs w:val="24"/>
                <w:lang w:val="ru-RU"/>
              </w:rPr>
              <w:t xml:space="preserve"> </w:t>
            </w:r>
            <w:r w:rsidR="00933B23" w:rsidRPr="00037A5B">
              <w:rPr>
                <w:color w:val="auto"/>
                <w:sz w:val="16"/>
                <w:szCs w:val="24"/>
                <w:lang w:val="ru-RU"/>
              </w:rPr>
              <w:t>очистка до почти белого металла.</w:t>
            </w:r>
            <w:r w:rsidR="00933B23">
              <w:rPr>
                <w:color w:val="auto"/>
                <w:sz w:val="16"/>
                <w:szCs w:val="24"/>
                <w:lang w:val="ru-RU"/>
              </w:rPr>
              <w:t xml:space="preserve"> </w:t>
            </w:r>
          </w:p>
          <w:p w14:paraId="49B3137C" w14:textId="608FD6C2" w:rsidR="00933B23" w:rsidRPr="00D750DA" w:rsidRDefault="00B02034" w:rsidP="00B2560B">
            <w:pPr>
              <w:tabs>
                <w:tab w:val="left" w:pos="12"/>
              </w:tabs>
              <w:autoSpaceDE/>
              <w:autoSpaceDN/>
              <w:adjustRightInd/>
              <w:spacing w:before="20" w:after="20" w:line="240" w:lineRule="auto"/>
              <w:ind w:left="0"/>
              <w:rPr>
                <w:sz w:val="16"/>
                <w:szCs w:val="16"/>
                <w:lang w:val="ru-RU"/>
              </w:rPr>
            </w:pPr>
            <w:r>
              <w:rPr>
                <w:color w:val="auto"/>
                <w:sz w:val="16"/>
                <w:szCs w:val="24"/>
                <w:lang w:val="ru-RU"/>
              </w:rPr>
              <w:t>Для обеспечения противопожарной защиты должна быть нанесена вся система покрытий</w:t>
            </w:r>
            <w:r w:rsidRPr="00F35AE7">
              <w:rPr>
                <w:color w:val="auto"/>
                <w:sz w:val="16"/>
                <w:szCs w:val="24"/>
                <w:lang w:val="ru-RU"/>
              </w:rPr>
              <w:t>.</w:t>
            </w:r>
          </w:p>
        </w:tc>
        <w:tc>
          <w:tcPr>
            <w:tcW w:w="1080" w:type="dxa"/>
            <w:gridSpan w:val="2"/>
            <w:tcBorders>
              <w:top w:val="nil"/>
              <w:left w:val="nil"/>
              <w:bottom w:val="nil"/>
              <w:right w:val="nil"/>
            </w:tcBorders>
          </w:tcPr>
          <w:p w14:paraId="75FF62EC" w14:textId="77777777" w:rsidR="00933B23" w:rsidRPr="0080497E" w:rsidRDefault="00933B23" w:rsidP="00B2560B">
            <w:pPr>
              <w:autoSpaceDE/>
              <w:autoSpaceDN/>
              <w:adjustRightInd/>
              <w:spacing w:before="20" w:after="20" w:line="240" w:lineRule="auto"/>
              <w:ind w:left="-20"/>
              <w:jc w:val="center"/>
              <w:rPr>
                <w:b/>
                <w:sz w:val="16"/>
                <w:szCs w:val="16"/>
              </w:rPr>
            </w:pPr>
            <w:r w:rsidRPr="00A24069">
              <w:rPr>
                <w:b/>
                <w:color w:val="auto"/>
                <w:sz w:val="16"/>
                <w:szCs w:val="24"/>
                <w:lang w:val="ru-RU"/>
              </w:rPr>
              <w:t>Ремонт:</w:t>
            </w:r>
          </w:p>
        </w:tc>
        <w:tc>
          <w:tcPr>
            <w:tcW w:w="3600" w:type="dxa"/>
            <w:gridSpan w:val="6"/>
            <w:vMerge w:val="restart"/>
            <w:tcBorders>
              <w:top w:val="nil"/>
              <w:left w:val="nil"/>
              <w:bottom w:val="nil"/>
              <w:right w:val="nil"/>
            </w:tcBorders>
          </w:tcPr>
          <w:p w14:paraId="6182E0A2" w14:textId="77777777" w:rsidR="00933B23" w:rsidRDefault="00933B23" w:rsidP="00933B23">
            <w:pPr>
              <w:autoSpaceDE/>
              <w:autoSpaceDN/>
              <w:adjustRightInd/>
              <w:spacing w:before="0" w:line="240" w:lineRule="auto"/>
              <w:ind w:left="-108"/>
              <w:rPr>
                <w:color w:val="auto"/>
                <w:sz w:val="16"/>
                <w:szCs w:val="24"/>
                <w:lang w:val="ru-RU"/>
              </w:rPr>
            </w:pPr>
            <w:r w:rsidRPr="00037A5B">
              <w:rPr>
                <w:color w:val="auto"/>
                <w:sz w:val="16"/>
                <w:szCs w:val="24"/>
                <w:lang w:val="ru-RU"/>
              </w:rPr>
              <w:t xml:space="preserve">НЕПОВРЕЖДЕННОЕ ОГНЕСТОЙКОЕ ПОКРЫТИЕ: При ремонте используется Атмосферостойкое покрытие и поверхностное покрытие. </w:t>
            </w:r>
          </w:p>
          <w:p w14:paraId="74F08C14" w14:textId="77777777" w:rsidR="00933B23" w:rsidRDefault="00933B23" w:rsidP="00933B23">
            <w:pPr>
              <w:autoSpaceDE/>
              <w:autoSpaceDN/>
              <w:adjustRightInd/>
              <w:spacing w:before="0" w:line="240" w:lineRule="auto"/>
              <w:ind w:left="-108"/>
              <w:rPr>
                <w:color w:val="auto"/>
                <w:sz w:val="16"/>
                <w:szCs w:val="24"/>
                <w:lang w:val="ru-RU"/>
              </w:rPr>
            </w:pPr>
            <w:r w:rsidRPr="00037A5B">
              <w:rPr>
                <w:color w:val="auto"/>
                <w:sz w:val="16"/>
                <w:szCs w:val="24"/>
                <w:lang w:val="ru-RU"/>
              </w:rPr>
              <w:t xml:space="preserve">ПОВРЕЖДЕННОЕ ОГНЕСТОЙКОЕ ПОКРЫТИЕ: Производится ремонт огнестойкого покрытия; финишная отделка </w:t>
            </w:r>
          </w:p>
          <w:p w14:paraId="4B3AC451" w14:textId="77777777" w:rsidR="00933B23" w:rsidRPr="00D750DA" w:rsidRDefault="00933B23" w:rsidP="00D750DA">
            <w:pPr>
              <w:tabs>
                <w:tab w:val="left" w:pos="-108"/>
              </w:tabs>
              <w:autoSpaceDE/>
              <w:autoSpaceDN/>
              <w:adjustRightInd/>
              <w:spacing w:before="20" w:after="20" w:line="240" w:lineRule="auto"/>
              <w:ind w:left="-108"/>
              <w:rPr>
                <w:sz w:val="16"/>
                <w:szCs w:val="16"/>
                <w:lang w:val="ru-RU"/>
              </w:rPr>
            </w:pPr>
            <w:r w:rsidRPr="00037A5B">
              <w:rPr>
                <w:color w:val="auto"/>
                <w:sz w:val="16"/>
                <w:szCs w:val="24"/>
                <w:lang w:val="ru-RU"/>
              </w:rPr>
              <w:t>ПОВРЕЖДЕН ГРУНТ: Ремонт производится эпоксиполиамидным грунтом; затем наносится оставшееся количество системы.</w:t>
            </w:r>
          </w:p>
        </w:tc>
      </w:tr>
      <w:tr w:rsidR="00933B23" w:rsidRPr="00BC5FF9" w14:paraId="7CFC8D0C" w14:textId="77777777" w:rsidTr="00D750DA">
        <w:trPr>
          <w:trHeight w:val="288"/>
        </w:trPr>
        <w:tc>
          <w:tcPr>
            <w:tcW w:w="1440" w:type="dxa"/>
            <w:gridSpan w:val="2"/>
            <w:tcBorders>
              <w:top w:val="nil"/>
              <w:left w:val="nil"/>
              <w:bottom w:val="nil"/>
              <w:right w:val="nil"/>
            </w:tcBorders>
          </w:tcPr>
          <w:p w14:paraId="56A2659E" w14:textId="77777777" w:rsidR="00933B23" w:rsidRPr="0080497E" w:rsidRDefault="00933B23" w:rsidP="00B2560B">
            <w:pPr>
              <w:autoSpaceDE/>
              <w:autoSpaceDN/>
              <w:adjustRightInd/>
              <w:spacing w:before="20" w:after="20" w:line="240" w:lineRule="auto"/>
              <w:ind w:left="0"/>
              <w:rPr>
                <w:b/>
                <w:sz w:val="16"/>
                <w:szCs w:val="16"/>
              </w:rPr>
            </w:pPr>
            <w:r w:rsidRPr="004E6B3B">
              <w:rPr>
                <w:b/>
                <w:color w:val="auto"/>
                <w:sz w:val="16"/>
                <w:szCs w:val="24"/>
                <w:lang w:val="ru-RU"/>
              </w:rPr>
              <w:t>Профиль:</w:t>
            </w:r>
          </w:p>
        </w:tc>
        <w:tc>
          <w:tcPr>
            <w:tcW w:w="3960" w:type="dxa"/>
            <w:gridSpan w:val="6"/>
            <w:tcBorders>
              <w:top w:val="nil"/>
              <w:left w:val="nil"/>
              <w:bottom w:val="nil"/>
              <w:right w:val="nil"/>
            </w:tcBorders>
            <w:vAlign w:val="center"/>
          </w:tcPr>
          <w:p w14:paraId="2F214A12" w14:textId="77777777" w:rsidR="00933B23" w:rsidRPr="00D750DA" w:rsidRDefault="00933B23" w:rsidP="00B2560B">
            <w:pPr>
              <w:tabs>
                <w:tab w:val="left" w:pos="12"/>
              </w:tabs>
              <w:autoSpaceDE/>
              <w:autoSpaceDN/>
              <w:adjustRightInd/>
              <w:spacing w:before="20" w:after="20" w:line="240" w:lineRule="auto"/>
              <w:ind w:left="0"/>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270" w:type="dxa"/>
            <w:tcBorders>
              <w:top w:val="nil"/>
              <w:left w:val="nil"/>
              <w:bottom w:val="nil"/>
              <w:right w:val="nil"/>
            </w:tcBorders>
            <w:vAlign w:val="center"/>
          </w:tcPr>
          <w:p w14:paraId="2B236F0E" w14:textId="77777777" w:rsidR="00933B23" w:rsidRPr="00D750DA" w:rsidRDefault="00933B23" w:rsidP="00B2560B">
            <w:pPr>
              <w:autoSpaceDE/>
              <w:autoSpaceDN/>
              <w:adjustRightInd/>
              <w:spacing w:before="20" w:after="20" w:line="240" w:lineRule="auto"/>
              <w:ind w:left="936"/>
              <w:rPr>
                <w:b/>
                <w:sz w:val="16"/>
                <w:szCs w:val="16"/>
                <w:lang w:val="ru-RU"/>
              </w:rPr>
            </w:pPr>
          </w:p>
        </w:tc>
        <w:tc>
          <w:tcPr>
            <w:tcW w:w="3600" w:type="dxa"/>
            <w:gridSpan w:val="6"/>
            <w:vMerge/>
            <w:tcBorders>
              <w:top w:val="nil"/>
              <w:left w:val="nil"/>
              <w:bottom w:val="nil"/>
              <w:right w:val="nil"/>
            </w:tcBorders>
            <w:vAlign w:val="center"/>
          </w:tcPr>
          <w:p w14:paraId="09682FC0" w14:textId="77777777" w:rsidR="00933B23" w:rsidRPr="00D750DA" w:rsidRDefault="00933B23" w:rsidP="00B2560B">
            <w:pPr>
              <w:autoSpaceDE/>
              <w:autoSpaceDN/>
              <w:adjustRightInd/>
              <w:spacing w:before="20" w:after="20" w:line="240" w:lineRule="auto"/>
              <w:ind w:left="936"/>
              <w:rPr>
                <w:sz w:val="24"/>
                <w:lang w:val="ru-RU"/>
              </w:rPr>
            </w:pPr>
          </w:p>
        </w:tc>
      </w:tr>
      <w:tr w:rsidR="00933B23" w:rsidRPr="00BC5FF9" w14:paraId="2187F8C4" w14:textId="77777777" w:rsidTr="00B2560B">
        <w:trPr>
          <w:trHeight w:val="288"/>
        </w:trPr>
        <w:tc>
          <w:tcPr>
            <w:tcW w:w="1440" w:type="dxa"/>
            <w:gridSpan w:val="2"/>
            <w:tcBorders>
              <w:top w:val="nil"/>
              <w:left w:val="nil"/>
              <w:bottom w:val="nil"/>
              <w:right w:val="nil"/>
            </w:tcBorders>
          </w:tcPr>
          <w:p w14:paraId="7FBBFD51" w14:textId="77777777" w:rsidR="00933B23" w:rsidRPr="0080497E" w:rsidRDefault="00933B23" w:rsidP="00B2560B">
            <w:pPr>
              <w:autoSpaceDE/>
              <w:autoSpaceDN/>
              <w:adjustRightInd/>
              <w:spacing w:before="20" w:after="20" w:line="240" w:lineRule="auto"/>
              <w:ind w:left="0"/>
              <w:rPr>
                <w:b/>
                <w:sz w:val="16"/>
                <w:szCs w:val="16"/>
              </w:rPr>
            </w:pPr>
            <w:r w:rsidRPr="004E6B3B">
              <w:rPr>
                <w:b/>
                <w:color w:val="auto"/>
                <w:sz w:val="16"/>
                <w:szCs w:val="24"/>
                <w:lang w:val="ru-RU"/>
              </w:rPr>
              <w:t>Общая ТСП:</w:t>
            </w:r>
          </w:p>
        </w:tc>
        <w:tc>
          <w:tcPr>
            <w:tcW w:w="3960" w:type="dxa"/>
            <w:gridSpan w:val="6"/>
            <w:tcBorders>
              <w:top w:val="nil"/>
              <w:left w:val="nil"/>
              <w:bottom w:val="nil"/>
              <w:right w:val="nil"/>
            </w:tcBorders>
          </w:tcPr>
          <w:p w14:paraId="69F20548" w14:textId="77777777" w:rsidR="00933B23" w:rsidRPr="00D750DA" w:rsidRDefault="00933B23" w:rsidP="00933B23">
            <w:pPr>
              <w:tabs>
                <w:tab w:val="left" w:pos="12"/>
              </w:tabs>
              <w:autoSpaceDE/>
              <w:autoSpaceDN/>
              <w:adjustRightInd/>
              <w:spacing w:before="20" w:after="20" w:line="240" w:lineRule="auto"/>
              <w:ind w:left="0"/>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r>
              <w:rPr>
                <w:color w:val="auto"/>
                <w:sz w:val="16"/>
                <w:szCs w:val="24"/>
                <w:lang w:val="ru-RU"/>
              </w:rPr>
              <w:t xml:space="preserve"> плюс толщина огнеупорного покрытия</w:t>
            </w:r>
          </w:p>
        </w:tc>
        <w:tc>
          <w:tcPr>
            <w:tcW w:w="270" w:type="dxa"/>
            <w:tcBorders>
              <w:top w:val="nil"/>
              <w:left w:val="nil"/>
              <w:bottom w:val="nil"/>
              <w:right w:val="nil"/>
            </w:tcBorders>
          </w:tcPr>
          <w:p w14:paraId="04C19AEA" w14:textId="77777777" w:rsidR="00933B23" w:rsidRPr="00D750DA" w:rsidRDefault="00933B23" w:rsidP="00B2560B">
            <w:pPr>
              <w:autoSpaceDE/>
              <w:autoSpaceDN/>
              <w:adjustRightInd/>
              <w:spacing w:before="20" w:after="20" w:line="240" w:lineRule="auto"/>
              <w:ind w:left="936"/>
              <w:jc w:val="right"/>
              <w:rPr>
                <w:b/>
                <w:sz w:val="16"/>
                <w:szCs w:val="16"/>
                <w:lang w:val="ru-RU"/>
              </w:rPr>
            </w:pPr>
          </w:p>
        </w:tc>
        <w:tc>
          <w:tcPr>
            <w:tcW w:w="3600" w:type="dxa"/>
            <w:gridSpan w:val="6"/>
            <w:vMerge/>
            <w:tcBorders>
              <w:top w:val="nil"/>
              <w:left w:val="nil"/>
              <w:bottom w:val="nil"/>
              <w:right w:val="nil"/>
            </w:tcBorders>
            <w:vAlign w:val="center"/>
          </w:tcPr>
          <w:p w14:paraId="1260AADF" w14:textId="77777777" w:rsidR="00933B23" w:rsidRPr="00D750DA" w:rsidRDefault="00933B23" w:rsidP="00B2560B">
            <w:pPr>
              <w:autoSpaceDE/>
              <w:autoSpaceDN/>
              <w:adjustRightInd/>
              <w:spacing w:before="20" w:after="20" w:line="240" w:lineRule="auto"/>
              <w:ind w:left="936"/>
              <w:rPr>
                <w:sz w:val="24"/>
                <w:lang w:val="ru-RU"/>
              </w:rPr>
            </w:pPr>
          </w:p>
        </w:tc>
      </w:tr>
      <w:tr w:rsidR="00933B23" w:rsidRPr="0080497E" w14:paraId="4D447097" w14:textId="77777777" w:rsidTr="00D750DA">
        <w:trPr>
          <w:trHeight w:val="360"/>
        </w:trPr>
        <w:tc>
          <w:tcPr>
            <w:tcW w:w="1890" w:type="dxa"/>
            <w:gridSpan w:val="3"/>
            <w:tcBorders>
              <w:bottom w:val="single" w:sz="4" w:space="0" w:color="auto"/>
            </w:tcBorders>
            <w:shd w:val="clear" w:color="auto" w:fill="000000" w:themeFill="text1"/>
            <w:vAlign w:val="center"/>
          </w:tcPr>
          <w:p w14:paraId="785F432D" w14:textId="77777777" w:rsidR="00933B23" w:rsidRPr="007C4C25" w:rsidRDefault="00933B23" w:rsidP="00B2560B">
            <w:pPr>
              <w:autoSpaceDE/>
              <w:autoSpaceDN/>
              <w:adjustRightInd/>
              <w:spacing w:before="0" w:line="280" w:lineRule="atLeast"/>
              <w:ind w:left="-108"/>
              <w:rPr>
                <w:b/>
                <w:color w:val="FFFFFF" w:themeColor="background1"/>
                <w:sz w:val="18"/>
                <w:szCs w:val="18"/>
              </w:rPr>
            </w:pPr>
            <w:r w:rsidRPr="00D750DA">
              <w:rPr>
                <w:b/>
                <w:color w:val="FFFFFF" w:themeColor="background1"/>
                <w:sz w:val="16"/>
                <w:szCs w:val="24"/>
                <w:lang w:val="ru-RU"/>
              </w:rPr>
              <w:t>Покрытие, Видовая классификация, ТСП</w:t>
            </w:r>
          </w:p>
        </w:tc>
        <w:tc>
          <w:tcPr>
            <w:tcW w:w="2340" w:type="dxa"/>
            <w:gridSpan w:val="3"/>
            <w:tcBorders>
              <w:bottom w:val="single" w:sz="4" w:space="0" w:color="auto"/>
            </w:tcBorders>
            <w:shd w:val="clear" w:color="auto" w:fill="000000" w:themeFill="text1"/>
            <w:vAlign w:val="center"/>
          </w:tcPr>
          <w:p w14:paraId="79A11C97" w14:textId="77777777" w:rsidR="00933B23" w:rsidRPr="007C4C25" w:rsidRDefault="00933B23" w:rsidP="00B2560B">
            <w:pPr>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Изготовитель</w:t>
            </w:r>
          </w:p>
        </w:tc>
        <w:tc>
          <w:tcPr>
            <w:tcW w:w="2700" w:type="dxa"/>
            <w:gridSpan w:val="4"/>
            <w:tcBorders>
              <w:bottom w:val="single" w:sz="4" w:space="0" w:color="auto"/>
            </w:tcBorders>
            <w:shd w:val="clear" w:color="auto" w:fill="000000" w:themeFill="text1"/>
            <w:vAlign w:val="center"/>
          </w:tcPr>
          <w:p w14:paraId="34D2C7D0" w14:textId="77777777" w:rsidR="00933B23" w:rsidRPr="007C4C25" w:rsidRDefault="00933B23" w:rsidP="00B2560B">
            <w:pPr>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Наименование материала</w:t>
            </w:r>
          </w:p>
        </w:tc>
        <w:tc>
          <w:tcPr>
            <w:tcW w:w="990" w:type="dxa"/>
            <w:gridSpan w:val="4"/>
            <w:tcBorders>
              <w:bottom w:val="single" w:sz="4" w:space="0" w:color="auto"/>
            </w:tcBorders>
            <w:shd w:val="clear" w:color="auto" w:fill="000000" w:themeFill="text1"/>
            <w:vAlign w:val="center"/>
          </w:tcPr>
          <w:p w14:paraId="15485340" w14:textId="77777777" w:rsidR="00933B23" w:rsidRPr="007C4C25" w:rsidRDefault="00933B23" w:rsidP="00B2560B">
            <w:pPr>
              <w:autoSpaceDE/>
              <w:autoSpaceDN/>
              <w:adjustRightInd/>
              <w:spacing w:before="0" w:line="280" w:lineRule="atLeast"/>
              <w:ind w:left="-92"/>
              <w:rPr>
                <w:b/>
                <w:color w:val="FFFFFF" w:themeColor="background1"/>
                <w:sz w:val="18"/>
                <w:szCs w:val="18"/>
              </w:rPr>
            </w:pPr>
            <w:r w:rsidRPr="00D750DA">
              <w:rPr>
                <w:b/>
                <w:color w:val="FFFFFF" w:themeColor="background1"/>
                <w:sz w:val="16"/>
                <w:szCs w:val="24"/>
                <w:lang w:val="ru-RU"/>
              </w:rPr>
              <w:t>ЛОС (г/л)</w:t>
            </w:r>
          </w:p>
        </w:tc>
        <w:tc>
          <w:tcPr>
            <w:tcW w:w="1350" w:type="dxa"/>
            <w:tcBorders>
              <w:bottom w:val="single" w:sz="4" w:space="0" w:color="auto"/>
            </w:tcBorders>
            <w:shd w:val="clear" w:color="auto" w:fill="000000" w:themeFill="text1"/>
            <w:vAlign w:val="center"/>
          </w:tcPr>
          <w:p w14:paraId="12AE8C2E" w14:textId="77777777" w:rsidR="00933B23" w:rsidRPr="007C4C25" w:rsidRDefault="00933B23" w:rsidP="00B2560B">
            <w:pPr>
              <w:tabs>
                <w:tab w:val="left" w:pos="52"/>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E37F8D" w:rsidRPr="0080497E" w14:paraId="5EF55984" w14:textId="77777777" w:rsidTr="007C4C25">
        <w:trPr>
          <w:trHeight w:val="288"/>
        </w:trPr>
        <w:tc>
          <w:tcPr>
            <w:tcW w:w="1890" w:type="dxa"/>
            <w:gridSpan w:val="3"/>
            <w:tcBorders>
              <w:top w:val="single" w:sz="4" w:space="0" w:color="auto"/>
              <w:left w:val="nil"/>
              <w:bottom w:val="nil"/>
              <w:right w:val="nil"/>
            </w:tcBorders>
            <w:vAlign w:val="center"/>
          </w:tcPr>
          <w:p w14:paraId="55A02D51" w14:textId="77777777" w:rsidR="00E37F8D" w:rsidRPr="0080497E" w:rsidRDefault="00933B23" w:rsidP="00B2560B">
            <w:pPr>
              <w:autoSpaceDE/>
              <w:autoSpaceDN/>
              <w:adjustRightInd/>
              <w:spacing w:before="20" w:after="20" w:line="240" w:lineRule="auto"/>
              <w:ind w:left="0"/>
              <w:rPr>
                <w:b/>
                <w:sz w:val="16"/>
                <w:szCs w:val="16"/>
              </w:rPr>
            </w:pPr>
            <w:r w:rsidRPr="00D41158">
              <w:rPr>
                <w:b/>
                <w:color w:val="auto"/>
                <w:sz w:val="16"/>
                <w:szCs w:val="24"/>
                <w:lang w:val="ru-RU"/>
              </w:rPr>
              <w:t>ГРУНТ</w:t>
            </w:r>
          </w:p>
        </w:tc>
        <w:tc>
          <w:tcPr>
            <w:tcW w:w="2340" w:type="dxa"/>
            <w:gridSpan w:val="3"/>
            <w:tcBorders>
              <w:top w:val="single" w:sz="4" w:space="0" w:color="auto"/>
              <w:left w:val="nil"/>
              <w:bottom w:val="nil"/>
              <w:right w:val="nil"/>
            </w:tcBorders>
            <w:vAlign w:val="center"/>
          </w:tcPr>
          <w:p w14:paraId="7CF75BCE" w14:textId="77777777" w:rsidR="00E37F8D" w:rsidRPr="0080497E" w:rsidRDefault="00E37F8D" w:rsidP="00D750DA">
            <w:pPr>
              <w:tabs>
                <w:tab w:val="left" w:pos="0"/>
              </w:tabs>
              <w:autoSpaceDE/>
              <w:autoSpaceDN/>
              <w:adjustRightInd/>
              <w:spacing w:before="20" w:after="20" w:line="240" w:lineRule="auto"/>
              <w:ind w:left="0"/>
              <w:rPr>
                <w:sz w:val="16"/>
                <w:szCs w:val="16"/>
              </w:rPr>
            </w:pPr>
            <w:r w:rsidRPr="0080497E">
              <w:rPr>
                <w:sz w:val="16"/>
                <w:szCs w:val="16"/>
              </w:rPr>
              <w:t>Carboline</w:t>
            </w:r>
          </w:p>
        </w:tc>
        <w:tc>
          <w:tcPr>
            <w:tcW w:w="2700" w:type="dxa"/>
            <w:gridSpan w:val="4"/>
            <w:tcBorders>
              <w:top w:val="single" w:sz="4" w:space="0" w:color="auto"/>
              <w:left w:val="nil"/>
              <w:bottom w:val="nil"/>
              <w:right w:val="nil"/>
            </w:tcBorders>
            <w:vAlign w:val="center"/>
          </w:tcPr>
          <w:p w14:paraId="3889F6CE" w14:textId="77777777" w:rsidR="00E37F8D" w:rsidRPr="00C44C8B" w:rsidRDefault="00E37F8D" w:rsidP="00B47A9A">
            <w:pPr>
              <w:autoSpaceDE/>
              <w:autoSpaceDN/>
              <w:adjustRightInd/>
              <w:spacing w:before="20" w:after="20" w:line="240" w:lineRule="auto"/>
              <w:ind w:left="0"/>
              <w:rPr>
                <w:sz w:val="16"/>
                <w:szCs w:val="16"/>
              </w:rPr>
            </w:pPr>
            <w:proofErr w:type="spellStart"/>
            <w:r w:rsidRPr="00C44C8B">
              <w:rPr>
                <w:sz w:val="16"/>
                <w:szCs w:val="16"/>
              </w:rPr>
              <w:t>Carboguard</w:t>
            </w:r>
            <w:proofErr w:type="spellEnd"/>
            <w:r w:rsidRPr="00C44C8B">
              <w:rPr>
                <w:sz w:val="16"/>
                <w:szCs w:val="16"/>
              </w:rPr>
              <w:t xml:space="preserve"> 890 Series</w:t>
            </w:r>
          </w:p>
        </w:tc>
        <w:tc>
          <w:tcPr>
            <w:tcW w:w="990" w:type="dxa"/>
            <w:gridSpan w:val="4"/>
            <w:tcBorders>
              <w:top w:val="single" w:sz="4" w:space="0" w:color="auto"/>
              <w:left w:val="nil"/>
              <w:bottom w:val="nil"/>
              <w:right w:val="nil"/>
            </w:tcBorders>
            <w:vAlign w:val="center"/>
          </w:tcPr>
          <w:p w14:paraId="1FCE182D" w14:textId="77777777" w:rsidR="00E37F8D" w:rsidRPr="0080497E" w:rsidRDefault="00E37F8D" w:rsidP="00B47A9A">
            <w:pPr>
              <w:autoSpaceDE/>
              <w:autoSpaceDN/>
              <w:adjustRightInd/>
              <w:spacing w:before="20" w:after="20" w:line="240" w:lineRule="auto"/>
              <w:ind w:left="-92"/>
              <w:jc w:val="center"/>
              <w:rPr>
                <w:sz w:val="16"/>
                <w:szCs w:val="16"/>
              </w:rPr>
            </w:pPr>
            <w:r w:rsidRPr="0080497E">
              <w:rPr>
                <w:sz w:val="16"/>
                <w:szCs w:val="16"/>
              </w:rPr>
              <w:t>214</w:t>
            </w:r>
          </w:p>
        </w:tc>
        <w:tc>
          <w:tcPr>
            <w:tcW w:w="1350" w:type="dxa"/>
            <w:tcBorders>
              <w:top w:val="single" w:sz="4" w:space="0" w:color="auto"/>
              <w:left w:val="nil"/>
              <w:bottom w:val="nil"/>
              <w:right w:val="nil"/>
            </w:tcBorders>
            <w:vAlign w:val="center"/>
          </w:tcPr>
          <w:p w14:paraId="408239EF" w14:textId="77777777" w:rsidR="00E37F8D" w:rsidRPr="0080497E" w:rsidRDefault="00E37F8D" w:rsidP="00B2560B">
            <w:pPr>
              <w:tabs>
                <w:tab w:val="left" w:pos="52"/>
              </w:tabs>
              <w:autoSpaceDE/>
              <w:autoSpaceDN/>
              <w:adjustRightInd/>
              <w:spacing w:before="20" w:after="20" w:line="240" w:lineRule="auto"/>
              <w:ind w:left="0"/>
              <w:rPr>
                <w:sz w:val="16"/>
                <w:szCs w:val="16"/>
              </w:rPr>
            </w:pPr>
            <w:r w:rsidRPr="00C73267">
              <w:rPr>
                <w:sz w:val="16"/>
                <w:szCs w:val="16"/>
              </w:rPr>
              <w:t>93°C</w:t>
            </w:r>
            <w:r w:rsidRPr="00043026">
              <w:rPr>
                <w:sz w:val="16"/>
                <w:szCs w:val="16"/>
              </w:rPr>
              <w:t>(</w:t>
            </w:r>
            <w:r w:rsidRPr="00F25E46">
              <w:rPr>
                <w:sz w:val="16"/>
                <w:szCs w:val="16"/>
              </w:rPr>
              <w:t>200°F</w:t>
            </w:r>
            <w:r w:rsidRPr="00043026">
              <w:rPr>
                <w:sz w:val="16"/>
                <w:szCs w:val="16"/>
              </w:rPr>
              <w:t>)</w:t>
            </w:r>
          </w:p>
        </w:tc>
      </w:tr>
      <w:tr w:rsidR="00E37F8D" w:rsidRPr="0080497E" w14:paraId="233D254F" w14:textId="77777777" w:rsidTr="007E754B">
        <w:trPr>
          <w:trHeight w:val="288"/>
        </w:trPr>
        <w:tc>
          <w:tcPr>
            <w:tcW w:w="1890" w:type="dxa"/>
            <w:gridSpan w:val="3"/>
            <w:tcBorders>
              <w:top w:val="nil"/>
              <w:left w:val="nil"/>
              <w:bottom w:val="nil"/>
              <w:right w:val="nil"/>
            </w:tcBorders>
            <w:vAlign w:val="center"/>
          </w:tcPr>
          <w:p w14:paraId="0578190A" w14:textId="77777777" w:rsidR="00E37F8D" w:rsidRPr="0080497E" w:rsidRDefault="00933B23" w:rsidP="00B2560B">
            <w:pPr>
              <w:autoSpaceDE/>
              <w:autoSpaceDN/>
              <w:adjustRightInd/>
              <w:spacing w:before="20" w:after="20" w:line="240" w:lineRule="auto"/>
              <w:ind w:left="0"/>
              <w:rPr>
                <w:b/>
                <w:sz w:val="16"/>
                <w:szCs w:val="16"/>
              </w:rPr>
            </w:pPr>
            <w:r w:rsidRPr="00D41158">
              <w:rPr>
                <w:b/>
                <w:color w:val="auto"/>
                <w:sz w:val="16"/>
                <w:szCs w:val="24"/>
                <w:lang w:val="ru-RU"/>
              </w:rPr>
              <w:t>Эпоксиполиамидное</w:t>
            </w:r>
          </w:p>
        </w:tc>
        <w:tc>
          <w:tcPr>
            <w:tcW w:w="2340" w:type="dxa"/>
            <w:gridSpan w:val="3"/>
            <w:tcBorders>
              <w:top w:val="nil"/>
              <w:left w:val="nil"/>
              <w:bottom w:val="nil"/>
              <w:right w:val="nil"/>
            </w:tcBorders>
            <w:vAlign w:val="center"/>
          </w:tcPr>
          <w:p w14:paraId="6B654050" w14:textId="77777777" w:rsidR="00E37F8D" w:rsidRPr="0080497E" w:rsidRDefault="00E37F8D" w:rsidP="00D750DA">
            <w:pPr>
              <w:tabs>
                <w:tab w:val="left" w:pos="0"/>
              </w:tabs>
              <w:autoSpaceDE/>
              <w:autoSpaceDN/>
              <w:adjustRightInd/>
              <w:spacing w:before="20" w:after="20" w:line="240" w:lineRule="auto"/>
              <w:ind w:left="0"/>
              <w:rPr>
                <w:sz w:val="16"/>
                <w:szCs w:val="16"/>
              </w:rPr>
            </w:pPr>
            <w:r w:rsidRPr="0080497E">
              <w:rPr>
                <w:sz w:val="16"/>
                <w:szCs w:val="16"/>
              </w:rPr>
              <w:t>Hempel Coatings (USA), Inc.</w:t>
            </w:r>
          </w:p>
        </w:tc>
        <w:tc>
          <w:tcPr>
            <w:tcW w:w="2700" w:type="dxa"/>
            <w:gridSpan w:val="4"/>
            <w:tcBorders>
              <w:top w:val="nil"/>
              <w:left w:val="nil"/>
              <w:bottom w:val="nil"/>
              <w:right w:val="nil"/>
            </w:tcBorders>
            <w:vAlign w:val="center"/>
          </w:tcPr>
          <w:p w14:paraId="03B08453" w14:textId="0DFBBD13" w:rsidR="00B47A9A" w:rsidRPr="00C44C8B" w:rsidRDefault="00E37F8D" w:rsidP="00B47A9A">
            <w:pPr>
              <w:autoSpaceDE/>
              <w:autoSpaceDN/>
              <w:adjustRightInd/>
              <w:spacing w:before="20" w:after="20" w:line="240" w:lineRule="auto"/>
              <w:ind w:left="0"/>
              <w:rPr>
                <w:rFonts w:ascii="Arial" w:hAnsi="Arial" w:cs="Arial"/>
                <w:shd w:val="clear" w:color="auto" w:fill="FFFFFF"/>
              </w:rPr>
            </w:pPr>
            <w:proofErr w:type="spellStart"/>
            <w:r w:rsidRPr="00C44C8B">
              <w:rPr>
                <w:sz w:val="16"/>
                <w:szCs w:val="16"/>
              </w:rPr>
              <w:t>Hempadur</w:t>
            </w:r>
            <w:proofErr w:type="spellEnd"/>
            <w:r w:rsidRPr="00C44C8B">
              <w:rPr>
                <w:sz w:val="16"/>
                <w:szCs w:val="16"/>
              </w:rPr>
              <w:t xml:space="preserve"> 4588 Series</w:t>
            </w:r>
            <w:r w:rsidR="008E6C3D" w:rsidRPr="00C44C8B">
              <w:rPr>
                <w:rFonts w:ascii="Arial" w:hAnsi="Arial" w:cs="Arial"/>
                <w:shd w:val="clear" w:color="auto" w:fill="FFFFFF"/>
              </w:rPr>
              <w:t xml:space="preserve"> </w:t>
            </w:r>
          </w:p>
          <w:p w14:paraId="2661394C" w14:textId="272CFB46" w:rsidR="00E37F8D" w:rsidRPr="00C44C8B" w:rsidRDefault="008E6C3D" w:rsidP="00B47A9A">
            <w:pPr>
              <w:autoSpaceDE/>
              <w:autoSpaceDN/>
              <w:adjustRightInd/>
              <w:spacing w:before="20" w:after="20" w:line="240" w:lineRule="auto"/>
              <w:ind w:left="0"/>
              <w:rPr>
                <w:sz w:val="16"/>
                <w:szCs w:val="16"/>
              </w:rPr>
            </w:pPr>
            <w:proofErr w:type="spellStart"/>
            <w:r w:rsidRPr="00C44C8B">
              <w:rPr>
                <w:sz w:val="16"/>
                <w:szCs w:val="16"/>
              </w:rPr>
              <w:t>Hempaprime</w:t>
            </w:r>
            <w:proofErr w:type="spellEnd"/>
            <w:r w:rsidRPr="00C44C8B">
              <w:rPr>
                <w:sz w:val="16"/>
                <w:szCs w:val="16"/>
              </w:rPr>
              <w:t xml:space="preserve"> Multi 500</w:t>
            </w:r>
          </w:p>
        </w:tc>
        <w:tc>
          <w:tcPr>
            <w:tcW w:w="990" w:type="dxa"/>
            <w:gridSpan w:val="4"/>
            <w:tcBorders>
              <w:top w:val="nil"/>
              <w:left w:val="nil"/>
              <w:bottom w:val="nil"/>
              <w:right w:val="nil"/>
            </w:tcBorders>
            <w:vAlign w:val="center"/>
          </w:tcPr>
          <w:p w14:paraId="7ADFD260" w14:textId="77777777" w:rsidR="00E37F8D" w:rsidRPr="008E6C3D" w:rsidRDefault="00E37F8D" w:rsidP="00B47A9A">
            <w:pPr>
              <w:autoSpaceDE/>
              <w:autoSpaceDN/>
              <w:adjustRightInd/>
              <w:spacing w:before="20" w:after="20" w:line="240" w:lineRule="auto"/>
              <w:ind w:left="-92"/>
              <w:jc w:val="center"/>
              <w:rPr>
                <w:sz w:val="16"/>
                <w:szCs w:val="16"/>
                <w:lang w:val="ru-RU"/>
              </w:rPr>
            </w:pPr>
            <w:r w:rsidRPr="0080497E">
              <w:rPr>
                <w:sz w:val="16"/>
                <w:szCs w:val="16"/>
              </w:rPr>
              <w:t>220</w:t>
            </w:r>
          </w:p>
          <w:p w14:paraId="7796AECC" w14:textId="35E01AC6" w:rsidR="00E37F8D" w:rsidRPr="004819D9" w:rsidRDefault="004819D9" w:rsidP="00B47A9A">
            <w:pPr>
              <w:autoSpaceDE/>
              <w:autoSpaceDN/>
              <w:adjustRightInd/>
              <w:spacing w:before="20" w:after="20" w:line="240" w:lineRule="auto"/>
              <w:ind w:left="-92"/>
              <w:jc w:val="center"/>
              <w:rPr>
                <w:sz w:val="16"/>
                <w:szCs w:val="16"/>
                <w:lang w:val="ru-RU"/>
              </w:rPr>
            </w:pPr>
            <w:r>
              <w:rPr>
                <w:sz w:val="16"/>
                <w:szCs w:val="16"/>
                <w:lang w:val="ru-RU"/>
              </w:rPr>
              <w:t>189-190</w:t>
            </w:r>
          </w:p>
        </w:tc>
        <w:tc>
          <w:tcPr>
            <w:tcW w:w="1350" w:type="dxa"/>
            <w:tcBorders>
              <w:top w:val="nil"/>
              <w:left w:val="nil"/>
              <w:bottom w:val="nil"/>
              <w:right w:val="nil"/>
            </w:tcBorders>
            <w:vAlign w:val="center"/>
          </w:tcPr>
          <w:p w14:paraId="6ABCC71C" w14:textId="77777777" w:rsidR="00E37F8D" w:rsidRPr="00043026" w:rsidRDefault="00E37F8D" w:rsidP="00E37F8D">
            <w:pPr>
              <w:tabs>
                <w:tab w:val="left" w:pos="52"/>
              </w:tabs>
              <w:autoSpaceDE/>
              <w:autoSpaceDN/>
              <w:adjustRightInd/>
              <w:spacing w:before="20" w:after="20" w:line="240" w:lineRule="auto"/>
              <w:ind w:left="0"/>
              <w:rPr>
                <w:sz w:val="16"/>
                <w:szCs w:val="16"/>
              </w:rPr>
            </w:pPr>
            <w:r w:rsidRPr="00CA45D9">
              <w:rPr>
                <w:sz w:val="16"/>
                <w:szCs w:val="16"/>
              </w:rPr>
              <w:t>121°C</w:t>
            </w:r>
            <w:r w:rsidRPr="00043026">
              <w:rPr>
                <w:sz w:val="16"/>
                <w:szCs w:val="16"/>
              </w:rPr>
              <w:t>(</w:t>
            </w:r>
            <w:r w:rsidRPr="003457E8">
              <w:rPr>
                <w:sz w:val="16"/>
                <w:szCs w:val="16"/>
              </w:rPr>
              <w:t>250°F</w:t>
            </w:r>
            <w:r w:rsidRPr="00043026">
              <w:rPr>
                <w:sz w:val="16"/>
                <w:szCs w:val="16"/>
              </w:rPr>
              <w:t>)</w:t>
            </w:r>
          </w:p>
          <w:p w14:paraId="672F78E0" w14:textId="77777777" w:rsidR="00E37F8D" w:rsidRPr="0080497E" w:rsidRDefault="00E37F8D" w:rsidP="00B2560B">
            <w:pPr>
              <w:tabs>
                <w:tab w:val="left" w:pos="52"/>
              </w:tabs>
              <w:autoSpaceDE/>
              <w:autoSpaceDN/>
              <w:adjustRightInd/>
              <w:spacing w:before="20" w:after="20" w:line="240" w:lineRule="auto"/>
              <w:ind w:left="0"/>
              <w:rPr>
                <w:sz w:val="16"/>
                <w:szCs w:val="16"/>
              </w:rPr>
            </w:pPr>
            <w:r w:rsidRPr="0097797A">
              <w:rPr>
                <w:sz w:val="16"/>
                <w:szCs w:val="16"/>
              </w:rPr>
              <w:t>140°C</w:t>
            </w:r>
            <w:r w:rsidRPr="00043026">
              <w:rPr>
                <w:sz w:val="16"/>
                <w:szCs w:val="16"/>
              </w:rPr>
              <w:t>(</w:t>
            </w:r>
            <w:r w:rsidRPr="008E4039">
              <w:rPr>
                <w:sz w:val="16"/>
                <w:szCs w:val="16"/>
              </w:rPr>
              <w:t>284°F</w:t>
            </w:r>
            <w:r w:rsidRPr="00043026">
              <w:rPr>
                <w:sz w:val="16"/>
                <w:szCs w:val="16"/>
              </w:rPr>
              <w:t>)</w:t>
            </w:r>
          </w:p>
        </w:tc>
      </w:tr>
      <w:tr w:rsidR="00240586" w:rsidRPr="0080497E" w14:paraId="70D98EE4" w14:textId="77777777" w:rsidTr="00796C49">
        <w:trPr>
          <w:trHeight w:val="288"/>
        </w:trPr>
        <w:tc>
          <w:tcPr>
            <w:tcW w:w="1890" w:type="dxa"/>
            <w:gridSpan w:val="3"/>
            <w:vMerge w:val="restart"/>
            <w:tcBorders>
              <w:top w:val="nil"/>
              <w:left w:val="nil"/>
              <w:right w:val="nil"/>
            </w:tcBorders>
            <w:vAlign w:val="center"/>
          </w:tcPr>
          <w:p w14:paraId="7BCD0BCE" w14:textId="77777777" w:rsidR="00240586" w:rsidRPr="00D750DA" w:rsidRDefault="00240586" w:rsidP="00933B23">
            <w:pPr>
              <w:autoSpaceDE/>
              <w:autoSpaceDN/>
              <w:adjustRightInd/>
              <w:spacing w:before="20" w:after="20" w:line="240" w:lineRule="auto"/>
              <w:ind w:left="0"/>
              <w:rPr>
                <w:b/>
                <w:sz w:val="16"/>
                <w:szCs w:val="16"/>
                <w:lang w:val="ru-RU"/>
              </w:rPr>
            </w:pPr>
            <w:r>
              <w:rPr>
                <w:b/>
                <w:color w:val="auto"/>
                <w:sz w:val="16"/>
                <w:szCs w:val="24"/>
                <w:lang w:val="ru-RU"/>
              </w:rPr>
              <w:t>Поверхность и ТСП в соответствии с листом продукции производителя</w:t>
            </w:r>
            <w:r w:rsidRPr="00D750DA">
              <w:rPr>
                <w:b/>
                <w:sz w:val="16"/>
                <w:szCs w:val="16"/>
                <w:lang w:val="ru-RU"/>
              </w:rPr>
              <w:br/>
              <w:t>(</w:t>
            </w:r>
            <w:r>
              <w:rPr>
                <w:b/>
                <w:sz w:val="16"/>
                <w:szCs w:val="16"/>
                <w:lang w:val="ru-RU"/>
              </w:rPr>
              <w:t>Смотри прим</w:t>
            </w:r>
            <w:r w:rsidRPr="00D750DA">
              <w:rPr>
                <w:b/>
                <w:sz w:val="16"/>
                <w:szCs w:val="16"/>
                <w:lang w:val="ru-RU"/>
              </w:rPr>
              <w:t xml:space="preserve"> 4)</w:t>
            </w:r>
          </w:p>
        </w:tc>
        <w:tc>
          <w:tcPr>
            <w:tcW w:w="2340" w:type="dxa"/>
            <w:gridSpan w:val="3"/>
            <w:tcBorders>
              <w:top w:val="nil"/>
              <w:left w:val="nil"/>
              <w:bottom w:val="nil"/>
              <w:right w:val="nil"/>
            </w:tcBorders>
            <w:vAlign w:val="center"/>
          </w:tcPr>
          <w:p w14:paraId="044AE250" w14:textId="77777777" w:rsidR="00240586" w:rsidRPr="0080497E" w:rsidRDefault="00240586" w:rsidP="00D750DA">
            <w:pPr>
              <w:tabs>
                <w:tab w:val="left" w:pos="0"/>
              </w:tabs>
              <w:autoSpaceDE/>
              <w:autoSpaceDN/>
              <w:adjustRightInd/>
              <w:spacing w:before="20" w:after="20" w:line="240" w:lineRule="auto"/>
              <w:ind w:left="0"/>
              <w:rPr>
                <w:sz w:val="16"/>
                <w:szCs w:val="16"/>
              </w:rPr>
            </w:pPr>
            <w:r w:rsidRPr="0080497E">
              <w:rPr>
                <w:sz w:val="16"/>
                <w:szCs w:val="16"/>
              </w:rPr>
              <w:t>International</w:t>
            </w:r>
          </w:p>
        </w:tc>
        <w:tc>
          <w:tcPr>
            <w:tcW w:w="2700" w:type="dxa"/>
            <w:gridSpan w:val="4"/>
            <w:tcBorders>
              <w:top w:val="nil"/>
              <w:left w:val="nil"/>
              <w:bottom w:val="nil"/>
              <w:right w:val="nil"/>
            </w:tcBorders>
            <w:vAlign w:val="center"/>
          </w:tcPr>
          <w:p w14:paraId="47D8CFEF" w14:textId="77777777" w:rsidR="00240586" w:rsidRPr="00C44C8B" w:rsidRDefault="00240586" w:rsidP="00B47A9A">
            <w:pPr>
              <w:autoSpaceDE/>
              <w:autoSpaceDN/>
              <w:adjustRightInd/>
              <w:spacing w:before="20" w:after="20" w:line="240" w:lineRule="auto"/>
              <w:ind w:left="0"/>
              <w:rPr>
                <w:sz w:val="16"/>
                <w:szCs w:val="16"/>
              </w:rPr>
            </w:pPr>
            <w:r w:rsidRPr="00C44C8B">
              <w:rPr>
                <w:sz w:val="16"/>
                <w:szCs w:val="16"/>
              </w:rPr>
              <w:t xml:space="preserve">Intergard 251 </w:t>
            </w:r>
          </w:p>
        </w:tc>
        <w:tc>
          <w:tcPr>
            <w:tcW w:w="990" w:type="dxa"/>
            <w:gridSpan w:val="4"/>
            <w:tcBorders>
              <w:top w:val="nil"/>
              <w:left w:val="nil"/>
              <w:bottom w:val="nil"/>
              <w:right w:val="nil"/>
            </w:tcBorders>
            <w:vAlign w:val="center"/>
          </w:tcPr>
          <w:p w14:paraId="63ADD87E" w14:textId="77777777" w:rsidR="00240586" w:rsidRPr="0080497E" w:rsidRDefault="00240586" w:rsidP="00B47A9A">
            <w:pPr>
              <w:autoSpaceDE/>
              <w:autoSpaceDN/>
              <w:adjustRightInd/>
              <w:spacing w:before="20" w:after="20" w:line="240" w:lineRule="auto"/>
              <w:ind w:left="-92"/>
              <w:jc w:val="center"/>
              <w:rPr>
                <w:sz w:val="16"/>
                <w:szCs w:val="16"/>
              </w:rPr>
            </w:pPr>
            <w:r w:rsidRPr="0080497E">
              <w:rPr>
                <w:sz w:val="16"/>
                <w:szCs w:val="16"/>
              </w:rPr>
              <w:t>390</w:t>
            </w:r>
          </w:p>
        </w:tc>
        <w:tc>
          <w:tcPr>
            <w:tcW w:w="1350" w:type="dxa"/>
            <w:tcBorders>
              <w:top w:val="nil"/>
              <w:left w:val="nil"/>
              <w:bottom w:val="nil"/>
              <w:right w:val="nil"/>
            </w:tcBorders>
            <w:vAlign w:val="center"/>
          </w:tcPr>
          <w:p w14:paraId="1F573D5B" w14:textId="77777777" w:rsidR="00240586" w:rsidRPr="0080497E" w:rsidRDefault="00240586" w:rsidP="00B2560B">
            <w:pPr>
              <w:tabs>
                <w:tab w:val="left" w:pos="52"/>
              </w:tabs>
              <w:autoSpaceDE/>
              <w:autoSpaceDN/>
              <w:adjustRightInd/>
              <w:spacing w:before="20" w:after="20" w:line="240" w:lineRule="auto"/>
              <w:ind w:left="0"/>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40586" w:rsidRPr="0080497E" w14:paraId="6D1B83A8" w14:textId="77777777" w:rsidTr="00796C49">
        <w:trPr>
          <w:trHeight w:val="288"/>
        </w:trPr>
        <w:tc>
          <w:tcPr>
            <w:tcW w:w="1890" w:type="dxa"/>
            <w:gridSpan w:val="3"/>
            <w:vMerge/>
            <w:tcBorders>
              <w:left w:val="nil"/>
              <w:right w:val="nil"/>
            </w:tcBorders>
            <w:vAlign w:val="center"/>
          </w:tcPr>
          <w:p w14:paraId="654BC1ED" w14:textId="77777777" w:rsidR="00240586" w:rsidRPr="0080497E" w:rsidRDefault="00240586" w:rsidP="00B2560B">
            <w:pPr>
              <w:autoSpaceDE/>
              <w:autoSpaceDN/>
              <w:adjustRightInd/>
              <w:spacing w:before="0" w:line="240" w:lineRule="auto"/>
              <w:ind w:left="0"/>
              <w:rPr>
                <w:b/>
                <w:sz w:val="16"/>
                <w:szCs w:val="16"/>
              </w:rPr>
            </w:pPr>
          </w:p>
        </w:tc>
        <w:tc>
          <w:tcPr>
            <w:tcW w:w="2340" w:type="dxa"/>
            <w:gridSpan w:val="3"/>
            <w:tcBorders>
              <w:top w:val="nil"/>
              <w:left w:val="nil"/>
              <w:bottom w:val="nil"/>
              <w:right w:val="nil"/>
            </w:tcBorders>
            <w:vAlign w:val="center"/>
          </w:tcPr>
          <w:p w14:paraId="265BA01A" w14:textId="77777777" w:rsidR="00240586" w:rsidRPr="0080497E" w:rsidRDefault="00240586" w:rsidP="00D750DA">
            <w:pPr>
              <w:tabs>
                <w:tab w:val="left" w:pos="0"/>
              </w:tabs>
              <w:autoSpaceDE/>
              <w:autoSpaceDN/>
              <w:adjustRightInd/>
              <w:spacing w:before="0" w:line="240" w:lineRule="auto"/>
              <w:ind w:left="0"/>
              <w:rPr>
                <w:sz w:val="16"/>
                <w:szCs w:val="16"/>
              </w:rPr>
            </w:pPr>
            <w:r w:rsidRPr="0080497E">
              <w:rPr>
                <w:sz w:val="16"/>
                <w:szCs w:val="16"/>
              </w:rPr>
              <w:t>Jotun</w:t>
            </w:r>
          </w:p>
        </w:tc>
        <w:tc>
          <w:tcPr>
            <w:tcW w:w="2700" w:type="dxa"/>
            <w:gridSpan w:val="4"/>
            <w:tcBorders>
              <w:top w:val="nil"/>
              <w:left w:val="nil"/>
              <w:bottom w:val="nil"/>
              <w:right w:val="nil"/>
            </w:tcBorders>
            <w:vAlign w:val="center"/>
          </w:tcPr>
          <w:p w14:paraId="2419DAB7" w14:textId="77777777" w:rsidR="00240586" w:rsidRPr="00C44C8B" w:rsidRDefault="00240586" w:rsidP="00B47A9A">
            <w:pPr>
              <w:autoSpaceDE/>
              <w:autoSpaceDN/>
              <w:adjustRightInd/>
              <w:spacing w:before="0" w:line="240" w:lineRule="auto"/>
              <w:ind w:left="0"/>
              <w:rPr>
                <w:sz w:val="16"/>
                <w:szCs w:val="16"/>
              </w:rPr>
            </w:pPr>
            <w:proofErr w:type="spellStart"/>
            <w:r w:rsidRPr="00C44C8B">
              <w:rPr>
                <w:sz w:val="16"/>
                <w:szCs w:val="16"/>
              </w:rPr>
              <w:t>Penguard</w:t>
            </w:r>
            <w:proofErr w:type="spellEnd"/>
            <w:r w:rsidRPr="00C44C8B">
              <w:rPr>
                <w:sz w:val="16"/>
                <w:szCs w:val="16"/>
              </w:rPr>
              <w:t xml:space="preserve"> Universal</w:t>
            </w:r>
          </w:p>
        </w:tc>
        <w:tc>
          <w:tcPr>
            <w:tcW w:w="990" w:type="dxa"/>
            <w:gridSpan w:val="4"/>
            <w:tcBorders>
              <w:top w:val="nil"/>
              <w:left w:val="nil"/>
              <w:bottom w:val="nil"/>
              <w:right w:val="nil"/>
            </w:tcBorders>
            <w:vAlign w:val="center"/>
          </w:tcPr>
          <w:p w14:paraId="0EE86D15" w14:textId="77777777" w:rsidR="00240586" w:rsidRPr="0080497E" w:rsidRDefault="00240586" w:rsidP="00B47A9A">
            <w:pPr>
              <w:autoSpaceDE/>
              <w:autoSpaceDN/>
              <w:adjustRightInd/>
              <w:spacing w:before="0" w:line="240" w:lineRule="auto"/>
              <w:ind w:left="-92"/>
              <w:jc w:val="center"/>
              <w:rPr>
                <w:sz w:val="16"/>
                <w:szCs w:val="16"/>
              </w:rPr>
            </w:pPr>
            <w:r w:rsidRPr="0080497E">
              <w:rPr>
                <w:sz w:val="16"/>
                <w:szCs w:val="16"/>
              </w:rPr>
              <w:t>240</w:t>
            </w:r>
          </w:p>
        </w:tc>
        <w:tc>
          <w:tcPr>
            <w:tcW w:w="1350" w:type="dxa"/>
            <w:tcBorders>
              <w:top w:val="nil"/>
              <w:left w:val="nil"/>
              <w:bottom w:val="nil"/>
              <w:right w:val="nil"/>
            </w:tcBorders>
            <w:vAlign w:val="center"/>
          </w:tcPr>
          <w:p w14:paraId="05AD86DD" w14:textId="77777777" w:rsidR="00240586" w:rsidRPr="0080497E" w:rsidRDefault="00240586" w:rsidP="00B2560B">
            <w:pPr>
              <w:tabs>
                <w:tab w:val="left" w:pos="52"/>
              </w:tabs>
              <w:autoSpaceDE/>
              <w:autoSpaceDN/>
              <w:adjustRightInd/>
              <w:spacing w:before="0" w:line="240" w:lineRule="auto"/>
              <w:ind w:left="0"/>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40586" w:rsidRPr="0080497E" w14:paraId="69F13CF3" w14:textId="77777777" w:rsidTr="00796C49">
        <w:trPr>
          <w:trHeight w:val="288"/>
        </w:trPr>
        <w:tc>
          <w:tcPr>
            <w:tcW w:w="1890" w:type="dxa"/>
            <w:gridSpan w:val="3"/>
            <w:vMerge/>
            <w:tcBorders>
              <w:left w:val="nil"/>
              <w:right w:val="nil"/>
            </w:tcBorders>
            <w:vAlign w:val="center"/>
          </w:tcPr>
          <w:p w14:paraId="361A7B38" w14:textId="77777777" w:rsidR="00240586" w:rsidRPr="0080497E" w:rsidRDefault="00240586" w:rsidP="00B2560B">
            <w:pPr>
              <w:autoSpaceDE/>
              <w:autoSpaceDN/>
              <w:adjustRightInd/>
              <w:spacing w:before="0" w:line="240" w:lineRule="auto"/>
              <w:ind w:left="0"/>
              <w:rPr>
                <w:b/>
                <w:sz w:val="16"/>
                <w:szCs w:val="16"/>
              </w:rPr>
            </w:pPr>
          </w:p>
        </w:tc>
        <w:tc>
          <w:tcPr>
            <w:tcW w:w="2340" w:type="dxa"/>
            <w:gridSpan w:val="3"/>
            <w:tcBorders>
              <w:top w:val="nil"/>
              <w:left w:val="nil"/>
              <w:bottom w:val="nil"/>
              <w:right w:val="nil"/>
            </w:tcBorders>
            <w:vAlign w:val="center"/>
          </w:tcPr>
          <w:p w14:paraId="30F5D402" w14:textId="77777777" w:rsidR="00240586" w:rsidRPr="0080497E" w:rsidRDefault="00240586" w:rsidP="00D750DA">
            <w:pPr>
              <w:tabs>
                <w:tab w:val="left" w:pos="0"/>
              </w:tabs>
              <w:autoSpaceDE/>
              <w:autoSpaceDN/>
              <w:adjustRightInd/>
              <w:spacing w:before="0" w:line="240" w:lineRule="auto"/>
              <w:ind w:left="0"/>
              <w:rPr>
                <w:sz w:val="16"/>
                <w:szCs w:val="16"/>
              </w:rPr>
            </w:pPr>
            <w:r w:rsidRPr="0080497E">
              <w:rPr>
                <w:sz w:val="16"/>
                <w:szCs w:val="16"/>
              </w:rPr>
              <w:t>PPG</w:t>
            </w:r>
          </w:p>
        </w:tc>
        <w:tc>
          <w:tcPr>
            <w:tcW w:w="2700" w:type="dxa"/>
            <w:gridSpan w:val="4"/>
            <w:tcBorders>
              <w:top w:val="nil"/>
              <w:left w:val="nil"/>
              <w:bottom w:val="nil"/>
              <w:right w:val="nil"/>
            </w:tcBorders>
            <w:vAlign w:val="center"/>
          </w:tcPr>
          <w:p w14:paraId="548A11ED" w14:textId="77777777" w:rsidR="004B1026" w:rsidRPr="00C44C8B" w:rsidRDefault="004B1026" w:rsidP="00B47A9A">
            <w:pPr>
              <w:autoSpaceDE/>
              <w:autoSpaceDN/>
              <w:adjustRightInd/>
              <w:spacing w:before="0" w:line="240" w:lineRule="auto"/>
              <w:ind w:left="0"/>
              <w:rPr>
                <w:sz w:val="16"/>
                <w:szCs w:val="16"/>
              </w:rPr>
            </w:pPr>
            <w:proofErr w:type="spellStart"/>
            <w:r w:rsidRPr="00C44C8B">
              <w:rPr>
                <w:sz w:val="16"/>
                <w:szCs w:val="16"/>
              </w:rPr>
              <w:t>Amerlock</w:t>
            </w:r>
            <w:proofErr w:type="spellEnd"/>
            <w:r w:rsidRPr="00C44C8B">
              <w:rPr>
                <w:sz w:val="16"/>
                <w:szCs w:val="16"/>
              </w:rPr>
              <w:t xml:space="preserve"> 400 Series</w:t>
            </w:r>
          </w:p>
          <w:p w14:paraId="7BAD7E83" w14:textId="0F180CED" w:rsidR="00240586" w:rsidRPr="00C44C8B" w:rsidRDefault="004B1026" w:rsidP="00B47A9A">
            <w:pPr>
              <w:autoSpaceDE/>
              <w:autoSpaceDN/>
              <w:adjustRightInd/>
              <w:spacing w:before="0" w:line="240" w:lineRule="auto"/>
              <w:ind w:left="0"/>
              <w:rPr>
                <w:sz w:val="16"/>
                <w:szCs w:val="16"/>
              </w:rPr>
            </w:pPr>
            <w:proofErr w:type="spellStart"/>
            <w:r w:rsidRPr="00C44C8B">
              <w:rPr>
                <w:sz w:val="16"/>
                <w:szCs w:val="16"/>
              </w:rPr>
              <w:t>Amerlock</w:t>
            </w:r>
            <w:proofErr w:type="spellEnd"/>
            <w:r w:rsidRPr="00C44C8B">
              <w:rPr>
                <w:sz w:val="16"/>
                <w:szCs w:val="16"/>
              </w:rPr>
              <w:t xml:space="preserve"> 2 Series</w:t>
            </w:r>
          </w:p>
        </w:tc>
        <w:tc>
          <w:tcPr>
            <w:tcW w:w="990" w:type="dxa"/>
            <w:gridSpan w:val="4"/>
            <w:tcBorders>
              <w:top w:val="nil"/>
              <w:left w:val="nil"/>
              <w:bottom w:val="nil"/>
              <w:right w:val="nil"/>
            </w:tcBorders>
            <w:vAlign w:val="center"/>
          </w:tcPr>
          <w:p w14:paraId="49DB5163" w14:textId="1F3E60E5" w:rsidR="00240586" w:rsidRPr="004B1026" w:rsidRDefault="00240586" w:rsidP="00B47A9A">
            <w:pPr>
              <w:autoSpaceDE/>
              <w:autoSpaceDN/>
              <w:adjustRightInd/>
              <w:spacing w:before="0" w:line="240" w:lineRule="auto"/>
              <w:ind w:left="-92"/>
              <w:jc w:val="center"/>
              <w:rPr>
                <w:sz w:val="16"/>
                <w:szCs w:val="16"/>
                <w:lang w:val="ru-RU"/>
              </w:rPr>
            </w:pPr>
            <w:r w:rsidRPr="0080497E">
              <w:rPr>
                <w:sz w:val="16"/>
                <w:szCs w:val="16"/>
              </w:rPr>
              <w:t>153</w:t>
            </w:r>
            <w:r w:rsidR="004B1026">
              <w:rPr>
                <w:sz w:val="16"/>
                <w:szCs w:val="16"/>
                <w:lang w:val="ru-RU"/>
              </w:rPr>
              <w:t>-240</w:t>
            </w:r>
          </w:p>
        </w:tc>
        <w:tc>
          <w:tcPr>
            <w:tcW w:w="1350" w:type="dxa"/>
            <w:tcBorders>
              <w:top w:val="nil"/>
              <w:left w:val="nil"/>
              <w:bottom w:val="nil"/>
              <w:right w:val="nil"/>
            </w:tcBorders>
            <w:vAlign w:val="center"/>
          </w:tcPr>
          <w:p w14:paraId="7DCE2F15" w14:textId="77777777" w:rsidR="00240586" w:rsidRPr="0080497E" w:rsidRDefault="00240586" w:rsidP="00B2560B">
            <w:pPr>
              <w:tabs>
                <w:tab w:val="left" w:pos="52"/>
              </w:tabs>
              <w:autoSpaceDE/>
              <w:autoSpaceDN/>
              <w:adjustRightInd/>
              <w:spacing w:before="0" w:line="240" w:lineRule="auto"/>
              <w:ind w:left="0"/>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40586" w:rsidRPr="0080497E" w14:paraId="4779735B" w14:textId="77777777" w:rsidTr="00796C49">
        <w:trPr>
          <w:trHeight w:val="288"/>
        </w:trPr>
        <w:tc>
          <w:tcPr>
            <w:tcW w:w="1890" w:type="dxa"/>
            <w:gridSpan w:val="3"/>
            <w:vMerge/>
            <w:tcBorders>
              <w:left w:val="nil"/>
              <w:bottom w:val="nil"/>
              <w:right w:val="nil"/>
            </w:tcBorders>
            <w:vAlign w:val="center"/>
          </w:tcPr>
          <w:p w14:paraId="66BC2E16" w14:textId="77777777" w:rsidR="00240586" w:rsidRPr="0080497E" w:rsidRDefault="00240586" w:rsidP="00B2560B">
            <w:pPr>
              <w:autoSpaceDE/>
              <w:autoSpaceDN/>
              <w:adjustRightInd/>
              <w:spacing w:before="0" w:line="240" w:lineRule="auto"/>
              <w:ind w:left="0"/>
              <w:rPr>
                <w:b/>
                <w:sz w:val="16"/>
                <w:szCs w:val="16"/>
              </w:rPr>
            </w:pPr>
          </w:p>
        </w:tc>
        <w:tc>
          <w:tcPr>
            <w:tcW w:w="2340" w:type="dxa"/>
            <w:gridSpan w:val="3"/>
            <w:tcBorders>
              <w:top w:val="nil"/>
              <w:left w:val="nil"/>
              <w:bottom w:val="nil"/>
              <w:right w:val="nil"/>
            </w:tcBorders>
            <w:vAlign w:val="center"/>
          </w:tcPr>
          <w:p w14:paraId="5C40ECD7" w14:textId="77777777" w:rsidR="00240586" w:rsidRPr="0080497E" w:rsidRDefault="00240586" w:rsidP="00D750DA">
            <w:pPr>
              <w:tabs>
                <w:tab w:val="left" w:pos="0"/>
              </w:tabs>
              <w:autoSpaceDE/>
              <w:autoSpaceDN/>
              <w:adjustRightInd/>
              <w:spacing w:before="0" w:line="240" w:lineRule="auto"/>
              <w:ind w:left="0"/>
              <w:rPr>
                <w:sz w:val="16"/>
                <w:szCs w:val="16"/>
              </w:rPr>
            </w:pPr>
            <w:r w:rsidRPr="0080497E">
              <w:rPr>
                <w:sz w:val="16"/>
                <w:szCs w:val="16"/>
              </w:rPr>
              <w:t>Sherwin Williams</w:t>
            </w:r>
          </w:p>
        </w:tc>
        <w:tc>
          <w:tcPr>
            <w:tcW w:w="2700" w:type="dxa"/>
            <w:gridSpan w:val="4"/>
            <w:tcBorders>
              <w:top w:val="nil"/>
              <w:left w:val="nil"/>
              <w:bottom w:val="nil"/>
              <w:right w:val="nil"/>
            </w:tcBorders>
            <w:vAlign w:val="center"/>
          </w:tcPr>
          <w:p w14:paraId="41CACEB2" w14:textId="77777777" w:rsidR="00240586" w:rsidRPr="00C44C8B" w:rsidRDefault="00240586" w:rsidP="00B47A9A">
            <w:pPr>
              <w:autoSpaceDE/>
              <w:autoSpaceDN/>
              <w:adjustRightInd/>
              <w:spacing w:before="0" w:line="240" w:lineRule="auto"/>
              <w:ind w:left="0"/>
              <w:rPr>
                <w:sz w:val="16"/>
                <w:szCs w:val="16"/>
                <w:lang w:val="es-MX"/>
              </w:rPr>
            </w:pPr>
            <w:proofErr w:type="spellStart"/>
            <w:r w:rsidRPr="00C44C8B">
              <w:rPr>
                <w:sz w:val="16"/>
                <w:szCs w:val="16"/>
                <w:lang w:val="es-MX"/>
              </w:rPr>
              <w:t>Macropoxy</w:t>
            </w:r>
            <w:proofErr w:type="spellEnd"/>
            <w:r w:rsidRPr="00C44C8B">
              <w:rPr>
                <w:sz w:val="16"/>
                <w:szCs w:val="16"/>
                <w:lang w:val="es-MX"/>
              </w:rPr>
              <w:t xml:space="preserve"> 646 Series</w:t>
            </w:r>
          </w:p>
        </w:tc>
        <w:tc>
          <w:tcPr>
            <w:tcW w:w="990" w:type="dxa"/>
            <w:gridSpan w:val="4"/>
            <w:tcBorders>
              <w:top w:val="nil"/>
              <w:left w:val="nil"/>
              <w:bottom w:val="nil"/>
              <w:right w:val="nil"/>
            </w:tcBorders>
            <w:vAlign w:val="center"/>
          </w:tcPr>
          <w:p w14:paraId="1C684D4C" w14:textId="77777777" w:rsidR="00240586" w:rsidRPr="0080497E" w:rsidRDefault="00240586" w:rsidP="00B47A9A">
            <w:pPr>
              <w:autoSpaceDE/>
              <w:autoSpaceDN/>
              <w:adjustRightInd/>
              <w:spacing w:before="0" w:line="240" w:lineRule="auto"/>
              <w:ind w:left="-92"/>
              <w:jc w:val="center"/>
              <w:rPr>
                <w:sz w:val="16"/>
                <w:szCs w:val="16"/>
              </w:rPr>
            </w:pPr>
            <w:r w:rsidRPr="0080497E">
              <w:rPr>
                <w:sz w:val="16"/>
                <w:szCs w:val="16"/>
              </w:rPr>
              <w:t>100–250</w:t>
            </w:r>
          </w:p>
        </w:tc>
        <w:tc>
          <w:tcPr>
            <w:tcW w:w="1350" w:type="dxa"/>
            <w:tcBorders>
              <w:top w:val="nil"/>
              <w:left w:val="nil"/>
              <w:bottom w:val="nil"/>
              <w:right w:val="nil"/>
            </w:tcBorders>
            <w:vAlign w:val="center"/>
          </w:tcPr>
          <w:p w14:paraId="686A0CC9" w14:textId="77777777" w:rsidR="00240586" w:rsidRPr="0080497E" w:rsidRDefault="00240586" w:rsidP="00B2560B">
            <w:pPr>
              <w:tabs>
                <w:tab w:val="left" w:pos="52"/>
              </w:tabs>
              <w:autoSpaceDE/>
              <w:autoSpaceDN/>
              <w:adjustRightInd/>
              <w:spacing w:before="0" w:line="240" w:lineRule="auto"/>
              <w:ind w:left="0"/>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E37F8D" w:rsidRPr="0080497E" w14:paraId="044DC5A7" w14:textId="77777777" w:rsidTr="00B2560B">
        <w:trPr>
          <w:trHeight w:val="288"/>
        </w:trPr>
        <w:tc>
          <w:tcPr>
            <w:tcW w:w="1890" w:type="dxa"/>
            <w:gridSpan w:val="3"/>
            <w:tcBorders>
              <w:top w:val="nil"/>
              <w:left w:val="nil"/>
              <w:bottom w:val="single" w:sz="12" w:space="0" w:color="auto"/>
              <w:right w:val="nil"/>
            </w:tcBorders>
            <w:vAlign w:val="center"/>
          </w:tcPr>
          <w:p w14:paraId="194B38F6" w14:textId="77777777" w:rsidR="00E37F8D" w:rsidRPr="0080497E" w:rsidRDefault="00E37F8D" w:rsidP="00B2560B">
            <w:pPr>
              <w:autoSpaceDE/>
              <w:autoSpaceDN/>
              <w:adjustRightInd/>
              <w:spacing w:before="0" w:line="240" w:lineRule="auto"/>
              <w:ind w:left="0"/>
              <w:rPr>
                <w:b/>
                <w:sz w:val="16"/>
                <w:szCs w:val="16"/>
              </w:rPr>
            </w:pPr>
          </w:p>
        </w:tc>
        <w:tc>
          <w:tcPr>
            <w:tcW w:w="2340" w:type="dxa"/>
            <w:gridSpan w:val="3"/>
            <w:tcBorders>
              <w:top w:val="nil"/>
              <w:left w:val="nil"/>
              <w:bottom w:val="single" w:sz="12" w:space="0" w:color="auto"/>
              <w:right w:val="nil"/>
            </w:tcBorders>
            <w:vAlign w:val="center"/>
          </w:tcPr>
          <w:p w14:paraId="75D4F31B" w14:textId="77777777" w:rsidR="00E37F8D" w:rsidRPr="0080497E" w:rsidRDefault="00E37F8D" w:rsidP="00D750DA">
            <w:pPr>
              <w:tabs>
                <w:tab w:val="left" w:pos="0"/>
              </w:tabs>
              <w:autoSpaceDE/>
              <w:autoSpaceDN/>
              <w:adjustRightInd/>
              <w:spacing w:before="0" w:line="240" w:lineRule="auto"/>
              <w:ind w:left="0"/>
              <w:rPr>
                <w:sz w:val="16"/>
                <w:szCs w:val="16"/>
              </w:rPr>
            </w:pPr>
            <w:r w:rsidRPr="0080497E">
              <w:rPr>
                <w:sz w:val="16"/>
                <w:szCs w:val="16"/>
              </w:rPr>
              <w:t>Tnemec</w:t>
            </w:r>
          </w:p>
        </w:tc>
        <w:tc>
          <w:tcPr>
            <w:tcW w:w="2700" w:type="dxa"/>
            <w:gridSpan w:val="4"/>
            <w:tcBorders>
              <w:top w:val="nil"/>
              <w:left w:val="nil"/>
              <w:bottom w:val="single" w:sz="12" w:space="0" w:color="auto"/>
              <w:right w:val="nil"/>
            </w:tcBorders>
            <w:vAlign w:val="center"/>
          </w:tcPr>
          <w:p w14:paraId="057F466D" w14:textId="77777777" w:rsidR="00E37F8D" w:rsidRPr="00C44C8B" w:rsidRDefault="00E37F8D" w:rsidP="00B47A9A">
            <w:pPr>
              <w:autoSpaceDE/>
              <w:autoSpaceDN/>
              <w:adjustRightInd/>
              <w:spacing w:before="0" w:line="240" w:lineRule="auto"/>
              <w:ind w:left="0"/>
              <w:rPr>
                <w:sz w:val="16"/>
                <w:szCs w:val="16"/>
              </w:rPr>
            </w:pPr>
            <w:r w:rsidRPr="00C44C8B">
              <w:rPr>
                <w:sz w:val="16"/>
                <w:szCs w:val="16"/>
              </w:rPr>
              <w:t xml:space="preserve">Series 66 Hi-Build </w:t>
            </w:r>
            <w:proofErr w:type="spellStart"/>
            <w:r w:rsidRPr="00C44C8B">
              <w:rPr>
                <w:sz w:val="16"/>
                <w:szCs w:val="16"/>
              </w:rPr>
              <w:t>Epoxoline</w:t>
            </w:r>
            <w:proofErr w:type="spellEnd"/>
          </w:p>
          <w:p w14:paraId="7EBD818F" w14:textId="77777777" w:rsidR="00E37F8D" w:rsidRPr="00C44C8B" w:rsidRDefault="00E37F8D" w:rsidP="00B47A9A">
            <w:pPr>
              <w:autoSpaceDE/>
              <w:autoSpaceDN/>
              <w:adjustRightInd/>
              <w:spacing w:before="0" w:line="240" w:lineRule="auto"/>
              <w:ind w:left="0"/>
              <w:rPr>
                <w:sz w:val="16"/>
                <w:szCs w:val="16"/>
              </w:rPr>
            </w:pPr>
            <w:r w:rsidRPr="00C44C8B">
              <w:rPr>
                <w:sz w:val="16"/>
                <w:szCs w:val="16"/>
              </w:rPr>
              <w:t xml:space="preserve">Series L69 Hi-Build </w:t>
            </w:r>
            <w:proofErr w:type="spellStart"/>
            <w:r w:rsidRPr="00C44C8B">
              <w:rPr>
                <w:sz w:val="16"/>
                <w:szCs w:val="16"/>
              </w:rPr>
              <w:t>Epoxoline</w:t>
            </w:r>
            <w:proofErr w:type="spellEnd"/>
            <w:r w:rsidRPr="00C44C8B">
              <w:rPr>
                <w:sz w:val="16"/>
                <w:szCs w:val="16"/>
              </w:rPr>
              <w:t xml:space="preserve"> II</w:t>
            </w:r>
          </w:p>
        </w:tc>
        <w:tc>
          <w:tcPr>
            <w:tcW w:w="990" w:type="dxa"/>
            <w:gridSpan w:val="4"/>
            <w:tcBorders>
              <w:top w:val="nil"/>
              <w:left w:val="nil"/>
              <w:bottom w:val="single" w:sz="12" w:space="0" w:color="auto"/>
              <w:right w:val="nil"/>
            </w:tcBorders>
            <w:vAlign w:val="center"/>
          </w:tcPr>
          <w:p w14:paraId="47205378" w14:textId="77777777" w:rsidR="00E37F8D" w:rsidRPr="0080497E" w:rsidRDefault="00E37F8D" w:rsidP="00B47A9A">
            <w:pPr>
              <w:autoSpaceDE/>
              <w:autoSpaceDN/>
              <w:adjustRightInd/>
              <w:spacing w:before="0" w:line="240" w:lineRule="auto"/>
              <w:ind w:left="-92"/>
              <w:jc w:val="center"/>
              <w:rPr>
                <w:sz w:val="16"/>
                <w:szCs w:val="16"/>
              </w:rPr>
            </w:pPr>
            <w:r w:rsidRPr="0080497E">
              <w:rPr>
                <w:sz w:val="16"/>
                <w:szCs w:val="16"/>
              </w:rPr>
              <w:t>362</w:t>
            </w:r>
          </w:p>
          <w:p w14:paraId="3E2EFAA3" w14:textId="77777777" w:rsidR="00E37F8D" w:rsidRPr="0080497E" w:rsidRDefault="00E37F8D" w:rsidP="00B47A9A">
            <w:pPr>
              <w:autoSpaceDE/>
              <w:autoSpaceDN/>
              <w:adjustRightInd/>
              <w:spacing w:before="0" w:line="240" w:lineRule="auto"/>
              <w:ind w:left="-92"/>
              <w:jc w:val="center"/>
              <w:rPr>
                <w:sz w:val="16"/>
                <w:szCs w:val="16"/>
              </w:rPr>
            </w:pPr>
            <w:r w:rsidRPr="0080497E">
              <w:rPr>
                <w:sz w:val="16"/>
                <w:szCs w:val="16"/>
              </w:rPr>
              <w:t>98</w:t>
            </w:r>
          </w:p>
        </w:tc>
        <w:tc>
          <w:tcPr>
            <w:tcW w:w="1350" w:type="dxa"/>
            <w:tcBorders>
              <w:top w:val="nil"/>
              <w:left w:val="nil"/>
              <w:bottom w:val="single" w:sz="12" w:space="0" w:color="auto"/>
              <w:right w:val="nil"/>
            </w:tcBorders>
            <w:vAlign w:val="center"/>
          </w:tcPr>
          <w:p w14:paraId="5D4A7D1E" w14:textId="77777777" w:rsidR="005F743B" w:rsidRDefault="00E37F8D" w:rsidP="00B2560B">
            <w:pPr>
              <w:tabs>
                <w:tab w:val="left" w:pos="52"/>
              </w:tabs>
              <w:autoSpaceDE/>
              <w:autoSpaceDN/>
              <w:adjustRightInd/>
              <w:spacing w:before="0" w:line="240" w:lineRule="auto"/>
              <w:ind w:left="0"/>
              <w:rPr>
                <w:ins w:id="432" w:author="Issayevskiy, Konstantin [STAMGazStroy LLP]" w:date="2025-12-09T09:44:00Z" w16du:dateUtc="2025-12-09T04:44:00Z"/>
                <w:sz w:val="16"/>
                <w:szCs w:val="16"/>
                <w:lang w:val="ru-RU"/>
              </w:rPr>
            </w:pPr>
            <w:r w:rsidRPr="00BD1BF0">
              <w:rPr>
                <w:sz w:val="16"/>
                <w:szCs w:val="16"/>
              </w:rPr>
              <w:t>121°C</w:t>
            </w:r>
            <w:r w:rsidRPr="00043026">
              <w:rPr>
                <w:sz w:val="16"/>
                <w:szCs w:val="16"/>
              </w:rPr>
              <w:t>(</w:t>
            </w:r>
            <w:r w:rsidRPr="00ED0AF9">
              <w:rPr>
                <w:sz w:val="16"/>
                <w:szCs w:val="16"/>
              </w:rPr>
              <w:t>250°F</w:t>
            </w:r>
            <w:r w:rsidRPr="00043026">
              <w:rPr>
                <w:sz w:val="16"/>
                <w:szCs w:val="16"/>
              </w:rPr>
              <w:t>)</w:t>
            </w:r>
          </w:p>
          <w:p w14:paraId="2B52031A" w14:textId="53C8E6C9" w:rsidR="00E37F8D" w:rsidRPr="0080497E" w:rsidRDefault="00E37F8D" w:rsidP="00B2560B">
            <w:pPr>
              <w:tabs>
                <w:tab w:val="left" w:pos="52"/>
              </w:tabs>
              <w:autoSpaceDE/>
              <w:autoSpaceDN/>
              <w:adjustRightInd/>
              <w:spacing w:before="0" w:line="240" w:lineRule="auto"/>
              <w:ind w:left="0"/>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B2560B" w:rsidRPr="00BC5FF9" w14:paraId="6918E602" w14:textId="77777777" w:rsidTr="00B2560B">
        <w:trPr>
          <w:trHeight w:val="432"/>
        </w:trPr>
        <w:tc>
          <w:tcPr>
            <w:tcW w:w="1890" w:type="dxa"/>
            <w:gridSpan w:val="3"/>
            <w:tcBorders>
              <w:top w:val="single" w:sz="12" w:space="0" w:color="auto"/>
              <w:left w:val="nil"/>
              <w:bottom w:val="single" w:sz="12" w:space="0" w:color="auto"/>
              <w:right w:val="nil"/>
            </w:tcBorders>
          </w:tcPr>
          <w:p w14:paraId="36A45CE7" w14:textId="77777777" w:rsidR="00B2560B" w:rsidRPr="0080497E" w:rsidRDefault="00933B23" w:rsidP="00B2560B">
            <w:pPr>
              <w:autoSpaceDE/>
              <w:autoSpaceDN/>
              <w:adjustRightInd/>
              <w:spacing w:before="40" w:after="40" w:line="200" w:lineRule="exact"/>
              <w:ind w:left="0"/>
              <w:rPr>
                <w:b/>
                <w:i/>
                <w:sz w:val="14"/>
                <w:szCs w:val="14"/>
              </w:rPr>
            </w:pPr>
            <w:r w:rsidRPr="00D41158">
              <w:rPr>
                <w:b/>
                <w:color w:val="auto"/>
                <w:sz w:val="16"/>
                <w:szCs w:val="24"/>
                <w:lang w:val="ru-RU"/>
              </w:rPr>
              <w:t>ОГНЕСТОЙКОЕ ПОКРЫТИЕ</w:t>
            </w:r>
          </w:p>
        </w:tc>
        <w:tc>
          <w:tcPr>
            <w:tcW w:w="7380" w:type="dxa"/>
            <w:gridSpan w:val="12"/>
            <w:tcBorders>
              <w:top w:val="single" w:sz="12" w:space="0" w:color="auto"/>
              <w:left w:val="nil"/>
              <w:bottom w:val="single" w:sz="12" w:space="0" w:color="auto"/>
              <w:right w:val="nil"/>
            </w:tcBorders>
            <w:vAlign w:val="center"/>
          </w:tcPr>
          <w:p w14:paraId="5A8CDD76" w14:textId="77777777" w:rsidR="00B2560B" w:rsidRPr="00D750DA" w:rsidRDefault="00933B23" w:rsidP="00D750DA">
            <w:pPr>
              <w:autoSpaceDE/>
              <w:autoSpaceDN/>
              <w:adjustRightInd/>
              <w:spacing w:before="0" w:line="240" w:lineRule="auto"/>
              <w:ind w:left="0"/>
              <w:rPr>
                <w:i/>
                <w:color w:val="auto"/>
                <w:sz w:val="14"/>
                <w:szCs w:val="24"/>
                <w:lang w:val="ru-RU"/>
              </w:rPr>
            </w:pPr>
            <w:r w:rsidRPr="00D750DA">
              <w:rPr>
                <w:i/>
                <w:color w:val="auto"/>
                <w:sz w:val="14"/>
                <w:szCs w:val="24"/>
                <w:lang w:val="ru-RU"/>
              </w:rPr>
              <w:t>При</w:t>
            </w:r>
            <w:r>
              <w:rPr>
                <w:i/>
                <w:color w:val="auto"/>
                <w:sz w:val="14"/>
                <w:szCs w:val="24"/>
                <w:lang w:val="ru-RU"/>
              </w:rPr>
              <w:t>емлимые</w:t>
            </w:r>
            <w:r w:rsidRPr="00D750DA">
              <w:rPr>
                <w:i/>
                <w:color w:val="auto"/>
                <w:sz w:val="14"/>
                <w:szCs w:val="24"/>
                <w:lang w:val="ru-RU"/>
              </w:rPr>
              <w:t xml:space="preserve"> марки эпоксидных вспучивающихся материалов содержатся в последнем издании</w:t>
            </w:r>
            <w:r w:rsidRPr="003532DE">
              <w:rPr>
                <w:i/>
                <w:color w:val="auto"/>
                <w:sz w:val="14"/>
                <w:szCs w:val="24"/>
                <w:lang w:val="ru-RU"/>
              </w:rPr>
              <w:t xml:space="preserve"> FPM-DU-5091.</w:t>
            </w:r>
            <w:r w:rsidRPr="00D750DA">
              <w:rPr>
                <w:i/>
                <w:color w:val="auto"/>
                <w:sz w:val="14"/>
                <w:szCs w:val="24"/>
                <w:lang w:val="ru-RU"/>
              </w:rPr>
              <w:br/>
              <w:t xml:space="preserve">Владелец указывает тип и толщину огнестойкости. См. Раздел «Технология противопожарной защиты». Некоторым производителям требуется </w:t>
            </w:r>
            <w:r>
              <w:rPr>
                <w:i/>
                <w:color w:val="auto"/>
                <w:sz w:val="14"/>
                <w:szCs w:val="24"/>
                <w:lang w:val="ru-RU"/>
              </w:rPr>
              <w:t>дополнительное</w:t>
            </w:r>
            <w:r w:rsidRPr="00D750DA">
              <w:rPr>
                <w:i/>
                <w:color w:val="auto"/>
                <w:sz w:val="14"/>
                <w:szCs w:val="24"/>
                <w:lang w:val="ru-RU"/>
              </w:rPr>
              <w:t xml:space="preserve"> покрытие между огнеупорным и погодным покрытием. Некоторым эпоксидным вспучивающимся материалам требуется применять армирующий сетчатый материал. См. Инструкцию по применению изготовителя</w:t>
            </w:r>
          </w:p>
        </w:tc>
      </w:tr>
      <w:tr w:rsidR="00240586" w:rsidRPr="0080497E" w14:paraId="13A2FCDB" w14:textId="77777777" w:rsidTr="00282E7E">
        <w:trPr>
          <w:trHeight w:val="288"/>
        </w:trPr>
        <w:tc>
          <w:tcPr>
            <w:tcW w:w="1890" w:type="dxa"/>
            <w:gridSpan w:val="3"/>
            <w:vMerge w:val="restart"/>
            <w:tcBorders>
              <w:top w:val="single" w:sz="12" w:space="0" w:color="auto"/>
              <w:left w:val="nil"/>
              <w:right w:val="nil"/>
            </w:tcBorders>
            <w:vAlign w:val="center"/>
          </w:tcPr>
          <w:p w14:paraId="7B3CDB60" w14:textId="77777777" w:rsidR="00240586" w:rsidRPr="0080497E" w:rsidRDefault="00240586" w:rsidP="00B2560B">
            <w:pPr>
              <w:autoSpaceDE/>
              <w:autoSpaceDN/>
              <w:adjustRightInd/>
              <w:spacing w:before="0" w:line="240" w:lineRule="auto"/>
              <w:ind w:left="0"/>
              <w:rPr>
                <w:b/>
                <w:sz w:val="16"/>
                <w:szCs w:val="16"/>
              </w:rPr>
            </w:pPr>
            <w:r w:rsidRPr="00D41158">
              <w:rPr>
                <w:b/>
                <w:color w:val="auto"/>
                <w:sz w:val="16"/>
                <w:szCs w:val="24"/>
                <w:lang w:val="ru-RU"/>
              </w:rPr>
              <w:t>ПРОМЕЖУТОЧНЫЙ СЛОЙ</w:t>
            </w:r>
          </w:p>
        </w:tc>
        <w:tc>
          <w:tcPr>
            <w:tcW w:w="2322" w:type="dxa"/>
            <w:gridSpan w:val="2"/>
            <w:tcBorders>
              <w:top w:val="single" w:sz="12" w:space="0" w:color="auto"/>
              <w:left w:val="nil"/>
              <w:bottom w:val="nil"/>
              <w:right w:val="nil"/>
            </w:tcBorders>
            <w:vAlign w:val="center"/>
          </w:tcPr>
          <w:p w14:paraId="68B8ED5B" w14:textId="77777777" w:rsidR="00240586" w:rsidRPr="0080497E" w:rsidRDefault="00240586" w:rsidP="00D750DA">
            <w:pPr>
              <w:tabs>
                <w:tab w:val="left" w:pos="-13"/>
              </w:tabs>
              <w:autoSpaceDE/>
              <w:autoSpaceDN/>
              <w:adjustRightInd/>
              <w:spacing w:before="0" w:line="240" w:lineRule="auto"/>
              <w:ind w:left="-13" w:right="-117" w:firstLine="13"/>
              <w:rPr>
                <w:sz w:val="16"/>
                <w:szCs w:val="16"/>
              </w:rPr>
            </w:pPr>
            <w:r w:rsidRPr="0080497E">
              <w:rPr>
                <w:sz w:val="16"/>
                <w:szCs w:val="16"/>
              </w:rPr>
              <w:t>Carboline</w:t>
            </w:r>
          </w:p>
        </w:tc>
        <w:tc>
          <w:tcPr>
            <w:tcW w:w="2790" w:type="dxa"/>
            <w:gridSpan w:val="6"/>
            <w:tcBorders>
              <w:top w:val="single" w:sz="12" w:space="0" w:color="auto"/>
              <w:left w:val="nil"/>
              <w:bottom w:val="nil"/>
              <w:right w:val="nil"/>
            </w:tcBorders>
            <w:vAlign w:val="center"/>
          </w:tcPr>
          <w:p w14:paraId="1976A316" w14:textId="77777777" w:rsidR="00240586" w:rsidRPr="00C44C8B" w:rsidRDefault="00240586" w:rsidP="00B47A9A">
            <w:pPr>
              <w:tabs>
                <w:tab w:val="left" w:pos="185"/>
              </w:tabs>
              <w:autoSpaceDE/>
              <w:autoSpaceDN/>
              <w:adjustRightInd/>
              <w:spacing w:before="0" w:line="240" w:lineRule="auto"/>
              <w:ind w:left="0"/>
              <w:rPr>
                <w:sz w:val="16"/>
                <w:szCs w:val="16"/>
              </w:rPr>
            </w:pPr>
            <w:proofErr w:type="spellStart"/>
            <w:r w:rsidRPr="00C44C8B">
              <w:rPr>
                <w:sz w:val="16"/>
                <w:szCs w:val="16"/>
              </w:rPr>
              <w:t>Carboguard</w:t>
            </w:r>
            <w:proofErr w:type="spellEnd"/>
            <w:r w:rsidRPr="00C44C8B">
              <w:rPr>
                <w:sz w:val="16"/>
                <w:szCs w:val="16"/>
              </w:rPr>
              <w:t xml:space="preserve"> 1340</w:t>
            </w:r>
          </w:p>
        </w:tc>
        <w:tc>
          <w:tcPr>
            <w:tcW w:w="900" w:type="dxa"/>
            <w:gridSpan w:val="2"/>
            <w:tcBorders>
              <w:top w:val="single" w:sz="12" w:space="0" w:color="auto"/>
              <w:left w:val="nil"/>
              <w:bottom w:val="nil"/>
              <w:right w:val="nil"/>
            </w:tcBorders>
            <w:vAlign w:val="center"/>
          </w:tcPr>
          <w:p w14:paraId="775B5376" w14:textId="77777777" w:rsidR="00240586" w:rsidRPr="0080497E" w:rsidRDefault="00240586" w:rsidP="00B47A9A">
            <w:pPr>
              <w:tabs>
                <w:tab w:val="left" w:pos="36"/>
              </w:tabs>
              <w:autoSpaceDE/>
              <w:autoSpaceDN/>
              <w:adjustRightInd/>
              <w:spacing w:before="0" w:line="240" w:lineRule="auto"/>
              <w:ind w:left="-105"/>
              <w:jc w:val="center"/>
              <w:rPr>
                <w:sz w:val="16"/>
                <w:szCs w:val="16"/>
              </w:rPr>
            </w:pPr>
            <w:r w:rsidRPr="0080497E">
              <w:rPr>
                <w:sz w:val="16"/>
                <w:szCs w:val="16"/>
              </w:rPr>
              <w:t>214</w:t>
            </w:r>
          </w:p>
        </w:tc>
        <w:tc>
          <w:tcPr>
            <w:tcW w:w="1368" w:type="dxa"/>
            <w:gridSpan w:val="2"/>
            <w:tcBorders>
              <w:top w:val="single" w:sz="12" w:space="0" w:color="auto"/>
              <w:left w:val="nil"/>
              <w:bottom w:val="nil"/>
              <w:right w:val="nil"/>
            </w:tcBorders>
            <w:vAlign w:val="center"/>
          </w:tcPr>
          <w:p w14:paraId="059DD938" w14:textId="77777777" w:rsidR="00240586" w:rsidRPr="0080497E" w:rsidRDefault="00240586" w:rsidP="00B2560B">
            <w:pPr>
              <w:autoSpaceDE/>
              <w:autoSpaceDN/>
              <w:adjustRightInd/>
              <w:spacing w:before="0" w:line="240" w:lineRule="auto"/>
              <w:ind w:left="-51"/>
              <w:rPr>
                <w:sz w:val="16"/>
                <w:szCs w:val="16"/>
              </w:rPr>
            </w:pPr>
            <w:r w:rsidRPr="00041E8C">
              <w:rPr>
                <w:sz w:val="16"/>
                <w:szCs w:val="16"/>
              </w:rPr>
              <w:t>93°C</w:t>
            </w:r>
            <w:r w:rsidRPr="00043026">
              <w:rPr>
                <w:sz w:val="16"/>
                <w:szCs w:val="16"/>
              </w:rPr>
              <w:t>(</w:t>
            </w:r>
            <w:r w:rsidRPr="00110DED">
              <w:rPr>
                <w:sz w:val="16"/>
                <w:szCs w:val="16"/>
              </w:rPr>
              <w:t>200°F</w:t>
            </w:r>
            <w:r w:rsidRPr="00043026">
              <w:rPr>
                <w:sz w:val="16"/>
                <w:szCs w:val="16"/>
              </w:rPr>
              <w:t>)</w:t>
            </w:r>
          </w:p>
        </w:tc>
      </w:tr>
      <w:tr w:rsidR="004819D9" w:rsidRPr="0080497E" w14:paraId="4258324F" w14:textId="77777777" w:rsidTr="00282E7E">
        <w:trPr>
          <w:trHeight w:val="288"/>
        </w:trPr>
        <w:tc>
          <w:tcPr>
            <w:tcW w:w="1890" w:type="dxa"/>
            <w:gridSpan w:val="3"/>
            <w:vMerge/>
            <w:tcBorders>
              <w:left w:val="nil"/>
              <w:bottom w:val="nil"/>
              <w:right w:val="nil"/>
            </w:tcBorders>
            <w:vAlign w:val="center"/>
          </w:tcPr>
          <w:p w14:paraId="6ECB2A48" w14:textId="07DCF132" w:rsidR="004819D9" w:rsidRPr="0080497E" w:rsidRDefault="004819D9" w:rsidP="004819D9">
            <w:pPr>
              <w:autoSpaceDE/>
              <w:autoSpaceDN/>
              <w:adjustRightInd/>
              <w:spacing w:before="0" w:line="240" w:lineRule="auto"/>
              <w:ind w:left="0"/>
              <w:rPr>
                <w:b/>
                <w:sz w:val="16"/>
                <w:szCs w:val="16"/>
              </w:rPr>
            </w:pPr>
          </w:p>
        </w:tc>
        <w:tc>
          <w:tcPr>
            <w:tcW w:w="2322" w:type="dxa"/>
            <w:gridSpan w:val="2"/>
            <w:tcBorders>
              <w:top w:val="nil"/>
              <w:left w:val="nil"/>
              <w:bottom w:val="nil"/>
              <w:right w:val="nil"/>
            </w:tcBorders>
            <w:vAlign w:val="center"/>
          </w:tcPr>
          <w:p w14:paraId="03220C5D" w14:textId="77777777" w:rsidR="004819D9" w:rsidRPr="0080497E" w:rsidRDefault="004819D9" w:rsidP="004819D9">
            <w:pPr>
              <w:tabs>
                <w:tab w:val="left" w:pos="0"/>
              </w:tabs>
              <w:autoSpaceDE/>
              <w:autoSpaceDN/>
              <w:adjustRightInd/>
              <w:spacing w:before="0" w:line="240" w:lineRule="auto"/>
              <w:ind w:left="-13" w:right="-117" w:firstLine="13"/>
              <w:rPr>
                <w:sz w:val="16"/>
                <w:szCs w:val="16"/>
              </w:rPr>
            </w:pPr>
            <w:r w:rsidRPr="0080497E">
              <w:rPr>
                <w:sz w:val="16"/>
                <w:szCs w:val="16"/>
              </w:rPr>
              <w:t>Hempel Coatings (USA), Inc.</w:t>
            </w:r>
          </w:p>
        </w:tc>
        <w:tc>
          <w:tcPr>
            <w:tcW w:w="2790" w:type="dxa"/>
            <w:gridSpan w:val="6"/>
            <w:tcBorders>
              <w:top w:val="nil"/>
              <w:left w:val="nil"/>
              <w:bottom w:val="nil"/>
              <w:right w:val="nil"/>
            </w:tcBorders>
            <w:vAlign w:val="center"/>
          </w:tcPr>
          <w:p w14:paraId="1F872354" w14:textId="77777777" w:rsidR="00F91232" w:rsidRDefault="004819D9" w:rsidP="00F91232">
            <w:pPr>
              <w:tabs>
                <w:tab w:val="left" w:pos="185"/>
              </w:tabs>
              <w:autoSpaceDE/>
              <w:autoSpaceDN/>
              <w:adjustRightInd/>
              <w:spacing w:before="0" w:line="240" w:lineRule="auto"/>
              <w:ind w:left="0"/>
              <w:rPr>
                <w:sz w:val="16"/>
                <w:szCs w:val="16"/>
              </w:rPr>
            </w:pPr>
            <w:proofErr w:type="spellStart"/>
            <w:r w:rsidRPr="00C44C8B">
              <w:rPr>
                <w:sz w:val="16"/>
                <w:szCs w:val="16"/>
              </w:rPr>
              <w:t>Hempadur</w:t>
            </w:r>
            <w:proofErr w:type="spellEnd"/>
            <w:r w:rsidRPr="00C44C8B">
              <w:rPr>
                <w:sz w:val="16"/>
                <w:szCs w:val="16"/>
              </w:rPr>
              <w:t xml:space="preserve"> 4588 Series </w:t>
            </w:r>
          </w:p>
          <w:p w14:paraId="4C40F72B" w14:textId="0276B840" w:rsidR="004819D9" w:rsidRPr="00C44C8B" w:rsidRDefault="004819D9" w:rsidP="00F91232">
            <w:pPr>
              <w:tabs>
                <w:tab w:val="left" w:pos="185"/>
              </w:tabs>
              <w:autoSpaceDE/>
              <w:autoSpaceDN/>
              <w:adjustRightInd/>
              <w:spacing w:before="0" w:line="240" w:lineRule="auto"/>
              <w:ind w:left="0"/>
              <w:rPr>
                <w:sz w:val="16"/>
                <w:szCs w:val="16"/>
              </w:rPr>
            </w:pPr>
            <w:proofErr w:type="spellStart"/>
            <w:r w:rsidRPr="00C44C8B">
              <w:rPr>
                <w:sz w:val="16"/>
                <w:szCs w:val="16"/>
              </w:rPr>
              <w:t>Hempaprime</w:t>
            </w:r>
            <w:proofErr w:type="spellEnd"/>
            <w:r w:rsidRPr="00C44C8B">
              <w:rPr>
                <w:sz w:val="16"/>
                <w:szCs w:val="16"/>
              </w:rPr>
              <w:t xml:space="preserve"> Multi 500</w:t>
            </w:r>
          </w:p>
        </w:tc>
        <w:tc>
          <w:tcPr>
            <w:tcW w:w="900" w:type="dxa"/>
            <w:gridSpan w:val="2"/>
            <w:tcBorders>
              <w:top w:val="nil"/>
              <w:left w:val="nil"/>
              <w:bottom w:val="nil"/>
              <w:right w:val="nil"/>
            </w:tcBorders>
            <w:vAlign w:val="center"/>
          </w:tcPr>
          <w:p w14:paraId="1BEBE8D9" w14:textId="77777777" w:rsidR="004819D9" w:rsidRPr="008E6C3D" w:rsidRDefault="004819D9" w:rsidP="00B47A9A">
            <w:pPr>
              <w:autoSpaceDE/>
              <w:autoSpaceDN/>
              <w:adjustRightInd/>
              <w:spacing w:before="20" w:after="20" w:line="240" w:lineRule="auto"/>
              <w:ind w:left="-92"/>
              <w:jc w:val="center"/>
              <w:rPr>
                <w:sz w:val="16"/>
                <w:szCs w:val="16"/>
                <w:lang w:val="ru-RU"/>
              </w:rPr>
            </w:pPr>
            <w:r w:rsidRPr="0080497E">
              <w:rPr>
                <w:sz w:val="16"/>
                <w:szCs w:val="16"/>
              </w:rPr>
              <w:t>220</w:t>
            </w:r>
          </w:p>
          <w:p w14:paraId="73570CFA" w14:textId="5A3DD234" w:rsidR="004819D9" w:rsidRPr="0080497E" w:rsidRDefault="004819D9" w:rsidP="00B47A9A">
            <w:pPr>
              <w:tabs>
                <w:tab w:val="left" w:pos="36"/>
              </w:tabs>
              <w:autoSpaceDE/>
              <w:autoSpaceDN/>
              <w:adjustRightInd/>
              <w:spacing w:before="0" w:line="240" w:lineRule="auto"/>
              <w:ind w:left="-105"/>
              <w:jc w:val="center"/>
              <w:rPr>
                <w:sz w:val="16"/>
                <w:szCs w:val="16"/>
              </w:rPr>
            </w:pPr>
            <w:r>
              <w:rPr>
                <w:sz w:val="16"/>
                <w:szCs w:val="16"/>
                <w:lang w:val="ru-RU"/>
              </w:rPr>
              <w:t>189-190</w:t>
            </w:r>
          </w:p>
        </w:tc>
        <w:tc>
          <w:tcPr>
            <w:tcW w:w="1368" w:type="dxa"/>
            <w:gridSpan w:val="2"/>
            <w:tcBorders>
              <w:top w:val="nil"/>
              <w:left w:val="nil"/>
              <w:bottom w:val="nil"/>
              <w:right w:val="nil"/>
            </w:tcBorders>
            <w:vAlign w:val="center"/>
          </w:tcPr>
          <w:p w14:paraId="6D99DA4A" w14:textId="77777777" w:rsidR="004819D9" w:rsidRPr="0080497E" w:rsidRDefault="004819D9" w:rsidP="004819D9">
            <w:pPr>
              <w:autoSpaceDE/>
              <w:autoSpaceDN/>
              <w:adjustRightInd/>
              <w:spacing w:before="0" w:line="240" w:lineRule="auto"/>
              <w:ind w:left="-51"/>
              <w:rPr>
                <w:sz w:val="16"/>
                <w:szCs w:val="16"/>
              </w:rPr>
            </w:pPr>
            <w:r w:rsidRPr="00CB3910">
              <w:rPr>
                <w:sz w:val="16"/>
                <w:szCs w:val="16"/>
              </w:rPr>
              <w:t>140°C</w:t>
            </w:r>
            <w:r w:rsidRPr="00043026">
              <w:rPr>
                <w:sz w:val="16"/>
                <w:szCs w:val="16"/>
              </w:rPr>
              <w:t>(</w:t>
            </w:r>
            <w:r w:rsidRPr="006A6F67">
              <w:rPr>
                <w:sz w:val="16"/>
                <w:szCs w:val="16"/>
              </w:rPr>
              <w:t>284°F</w:t>
            </w:r>
            <w:r w:rsidRPr="00043026">
              <w:rPr>
                <w:sz w:val="16"/>
                <w:szCs w:val="16"/>
              </w:rPr>
              <w:t>)</w:t>
            </w:r>
          </w:p>
        </w:tc>
      </w:tr>
      <w:tr w:rsidR="00240586" w:rsidRPr="0080497E" w14:paraId="02041F59" w14:textId="77777777" w:rsidTr="00282E7E">
        <w:trPr>
          <w:trHeight w:val="288"/>
        </w:trPr>
        <w:tc>
          <w:tcPr>
            <w:tcW w:w="1890" w:type="dxa"/>
            <w:gridSpan w:val="3"/>
            <w:vMerge w:val="restart"/>
            <w:tcBorders>
              <w:top w:val="nil"/>
              <w:left w:val="nil"/>
              <w:right w:val="nil"/>
            </w:tcBorders>
            <w:vAlign w:val="center"/>
          </w:tcPr>
          <w:p w14:paraId="4C8ECA0E" w14:textId="39E9317A" w:rsidR="00240586" w:rsidRPr="0080497E" w:rsidRDefault="00240586" w:rsidP="00B2560B">
            <w:pPr>
              <w:autoSpaceDE/>
              <w:autoSpaceDN/>
              <w:adjustRightInd/>
              <w:spacing w:before="0" w:line="240" w:lineRule="auto"/>
              <w:ind w:left="0"/>
              <w:rPr>
                <w:b/>
                <w:sz w:val="16"/>
                <w:szCs w:val="16"/>
              </w:rPr>
            </w:pPr>
            <w:r>
              <w:rPr>
                <w:b/>
                <w:color w:val="auto"/>
                <w:sz w:val="16"/>
                <w:szCs w:val="24"/>
                <w:lang w:val="ru-RU"/>
              </w:rPr>
              <w:t>Эпоксидное промежуточное</w:t>
            </w:r>
          </w:p>
        </w:tc>
        <w:tc>
          <w:tcPr>
            <w:tcW w:w="2322" w:type="dxa"/>
            <w:gridSpan w:val="2"/>
            <w:tcBorders>
              <w:top w:val="nil"/>
              <w:left w:val="nil"/>
              <w:bottom w:val="nil"/>
              <w:right w:val="nil"/>
            </w:tcBorders>
            <w:vAlign w:val="center"/>
          </w:tcPr>
          <w:p w14:paraId="1CEA4E42" w14:textId="77777777" w:rsidR="00240586" w:rsidRPr="0080497E" w:rsidRDefault="00240586" w:rsidP="00D750DA">
            <w:pPr>
              <w:tabs>
                <w:tab w:val="left" w:pos="-13"/>
              </w:tabs>
              <w:autoSpaceDE/>
              <w:autoSpaceDN/>
              <w:adjustRightInd/>
              <w:spacing w:before="0" w:line="240" w:lineRule="auto"/>
              <w:ind w:left="-13" w:right="-117" w:firstLine="13"/>
              <w:rPr>
                <w:sz w:val="16"/>
                <w:szCs w:val="16"/>
              </w:rPr>
            </w:pPr>
            <w:r w:rsidRPr="0080497E">
              <w:rPr>
                <w:sz w:val="16"/>
                <w:szCs w:val="16"/>
              </w:rPr>
              <w:t>International</w:t>
            </w:r>
          </w:p>
        </w:tc>
        <w:tc>
          <w:tcPr>
            <w:tcW w:w="2790" w:type="dxa"/>
            <w:gridSpan w:val="6"/>
            <w:tcBorders>
              <w:top w:val="nil"/>
              <w:left w:val="nil"/>
              <w:bottom w:val="nil"/>
              <w:right w:val="nil"/>
            </w:tcBorders>
            <w:vAlign w:val="center"/>
          </w:tcPr>
          <w:p w14:paraId="63C90547" w14:textId="77777777" w:rsidR="00240586" w:rsidRPr="00C44C8B" w:rsidRDefault="00240586" w:rsidP="00B47A9A">
            <w:pPr>
              <w:tabs>
                <w:tab w:val="left" w:pos="185"/>
              </w:tabs>
              <w:autoSpaceDE/>
              <w:autoSpaceDN/>
              <w:adjustRightInd/>
              <w:spacing w:before="0" w:line="240" w:lineRule="auto"/>
              <w:ind w:left="0"/>
              <w:rPr>
                <w:sz w:val="16"/>
                <w:szCs w:val="16"/>
              </w:rPr>
            </w:pPr>
            <w:r w:rsidRPr="00C44C8B">
              <w:rPr>
                <w:sz w:val="16"/>
                <w:szCs w:val="16"/>
              </w:rPr>
              <w:t xml:space="preserve">Intergard 475 HS </w:t>
            </w:r>
          </w:p>
        </w:tc>
        <w:tc>
          <w:tcPr>
            <w:tcW w:w="900" w:type="dxa"/>
            <w:gridSpan w:val="2"/>
            <w:tcBorders>
              <w:top w:val="nil"/>
              <w:left w:val="nil"/>
              <w:bottom w:val="nil"/>
              <w:right w:val="nil"/>
            </w:tcBorders>
            <w:vAlign w:val="center"/>
          </w:tcPr>
          <w:p w14:paraId="31DC63B0" w14:textId="77777777" w:rsidR="00240586" w:rsidRPr="0080497E" w:rsidRDefault="00240586" w:rsidP="00B47A9A">
            <w:pPr>
              <w:tabs>
                <w:tab w:val="left" w:pos="36"/>
              </w:tabs>
              <w:autoSpaceDE/>
              <w:autoSpaceDN/>
              <w:adjustRightInd/>
              <w:spacing w:before="0" w:line="240" w:lineRule="auto"/>
              <w:ind w:left="-105"/>
              <w:jc w:val="center"/>
              <w:rPr>
                <w:sz w:val="16"/>
                <w:szCs w:val="16"/>
              </w:rPr>
            </w:pPr>
            <w:r w:rsidRPr="0080497E">
              <w:rPr>
                <w:sz w:val="16"/>
                <w:szCs w:val="16"/>
              </w:rPr>
              <w:t>207</w:t>
            </w:r>
          </w:p>
        </w:tc>
        <w:tc>
          <w:tcPr>
            <w:tcW w:w="1368" w:type="dxa"/>
            <w:gridSpan w:val="2"/>
            <w:tcBorders>
              <w:top w:val="nil"/>
              <w:left w:val="nil"/>
              <w:bottom w:val="nil"/>
              <w:right w:val="nil"/>
            </w:tcBorders>
            <w:vAlign w:val="center"/>
          </w:tcPr>
          <w:p w14:paraId="6EE92A2E" w14:textId="77777777" w:rsidR="00240586" w:rsidRPr="0080497E" w:rsidRDefault="00240586"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40586" w:rsidRPr="0080497E" w14:paraId="66D829C3" w14:textId="77777777" w:rsidTr="00282E7E">
        <w:trPr>
          <w:trHeight w:val="288"/>
        </w:trPr>
        <w:tc>
          <w:tcPr>
            <w:tcW w:w="1890" w:type="dxa"/>
            <w:gridSpan w:val="3"/>
            <w:vMerge/>
            <w:tcBorders>
              <w:left w:val="nil"/>
              <w:bottom w:val="nil"/>
              <w:right w:val="nil"/>
            </w:tcBorders>
            <w:vAlign w:val="center"/>
          </w:tcPr>
          <w:p w14:paraId="73335DE3" w14:textId="45A3D353" w:rsidR="00240586" w:rsidRPr="00D750DA" w:rsidRDefault="00240586" w:rsidP="00B2560B">
            <w:pPr>
              <w:autoSpaceDE/>
              <w:autoSpaceDN/>
              <w:adjustRightInd/>
              <w:spacing w:before="0" w:line="240" w:lineRule="auto"/>
              <w:ind w:left="0"/>
              <w:rPr>
                <w:b/>
                <w:sz w:val="16"/>
                <w:szCs w:val="16"/>
                <w:lang w:val="ru-RU"/>
              </w:rPr>
            </w:pPr>
          </w:p>
        </w:tc>
        <w:tc>
          <w:tcPr>
            <w:tcW w:w="2322" w:type="dxa"/>
            <w:gridSpan w:val="2"/>
            <w:tcBorders>
              <w:top w:val="nil"/>
              <w:left w:val="nil"/>
              <w:bottom w:val="nil"/>
              <w:right w:val="nil"/>
            </w:tcBorders>
            <w:vAlign w:val="center"/>
          </w:tcPr>
          <w:p w14:paraId="14A5D564" w14:textId="77777777" w:rsidR="00240586" w:rsidRPr="0080497E" w:rsidRDefault="00240586" w:rsidP="00D750DA">
            <w:pPr>
              <w:tabs>
                <w:tab w:val="left" w:pos="-13"/>
              </w:tabs>
              <w:autoSpaceDE/>
              <w:autoSpaceDN/>
              <w:adjustRightInd/>
              <w:spacing w:before="0" w:line="240" w:lineRule="auto"/>
              <w:ind w:left="-13" w:right="-117" w:firstLine="13"/>
              <w:rPr>
                <w:sz w:val="16"/>
                <w:szCs w:val="16"/>
              </w:rPr>
            </w:pPr>
            <w:r w:rsidRPr="0080497E">
              <w:rPr>
                <w:sz w:val="16"/>
                <w:szCs w:val="16"/>
              </w:rPr>
              <w:t>Jotun Paints</w:t>
            </w:r>
          </w:p>
        </w:tc>
        <w:tc>
          <w:tcPr>
            <w:tcW w:w="2790" w:type="dxa"/>
            <w:gridSpan w:val="6"/>
            <w:tcBorders>
              <w:top w:val="nil"/>
              <w:left w:val="nil"/>
              <w:bottom w:val="nil"/>
              <w:right w:val="nil"/>
            </w:tcBorders>
            <w:vAlign w:val="center"/>
          </w:tcPr>
          <w:p w14:paraId="38F8148D" w14:textId="77777777" w:rsidR="00240586" w:rsidRPr="00C44C8B" w:rsidRDefault="00240586" w:rsidP="00B47A9A">
            <w:pPr>
              <w:tabs>
                <w:tab w:val="left" w:pos="185"/>
              </w:tabs>
              <w:autoSpaceDE/>
              <w:autoSpaceDN/>
              <w:adjustRightInd/>
              <w:spacing w:before="0" w:line="240" w:lineRule="auto"/>
              <w:ind w:left="0"/>
              <w:rPr>
                <w:sz w:val="16"/>
                <w:szCs w:val="16"/>
              </w:rPr>
            </w:pPr>
            <w:proofErr w:type="spellStart"/>
            <w:r w:rsidRPr="00C44C8B">
              <w:rPr>
                <w:sz w:val="16"/>
                <w:szCs w:val="16"/>
              </w:rPr>
              <w:t>Penguard</w:t>
            </w:r>
            <w:proofErr w:type="spellEnd"/>
            <w:r w:rsidRPr="00C44C8B">
              <w:rPr>
                <w:sz w:val="16"/>
                <w:szCs w:val="16"/>
              </w:rPr>
              <w:t xml:space="preserve"> Universal</w:t>
            </w:r>
          </w:p>
        </w:tc>
        <w:tc>
          <w:tcPr>
            <w:tcW w:w="900" w:type="dxa"/>
            <w:gridSpan w:val="2"/>
            <w:tcBorders>
              <w:top w:val="nil"/>
              <w:left w:val="nil"/>
              <w:bottom w:val="nil"/>
              <w:right w:val="nil"/>
            </w:tcBorders>
            <w:vAlign w:val="center"/>
          </w:tcPr>
          <w:p w14:paraId="20393A0B" w14:textId="77777777" w:rsidR="00240586" w:rsidRPr="0080497E" w:rsidRDefault="00240586" w:rsidP="00B47A9A">
            <w:pPr>
              <w:tabs>
                <w:tab w:val="left" w:pos="36"/>
              </w:tabs>
              <w:autoSpaceDE/>
              <w:autoSpaceDN/>
              <w:adjustRightInd/>
              <w:spacing w:before="0" w:line="240" w:lineRule="auto"/>
              <w:ind w:left="-105"/>
              <w:jc w:val="center"/>
              <w:rPr>
                <w:b/>
                <w:sz w:val="16"/>
                <w:szCs w:val="16"/>
              </w:rPr>
            </w:pPr>
            <w:r w:rsidRPr="0080497E">
              <w:rPr>
                <w:sz w:val="16"/>
                <w:szCs w:val="16"/>
              </w:rPr>
              <w:t>240</w:t>
            </w:r>
          </w:p>
        </w:tc>
        <w:tc>
          <w:tcPr>
            <w:tcW w:w="1368" w:type="dxa"/>
            <w:gridSpan w:val="2"/>
            <w:tcBorders>
              <w:top w:val="nil"/>
              <w:left w:val="nil"/>
              <w:bottom w:val="nil"/>
              <w:right w:val="nil"/>
            </w:tcBorders>
            <w:vAlign w:val="center"/>
          </w:tcPr>
          <w:p w14:paraId="4E748326" w14:textId="77777777" w:rsidR="00240586" w:rsidRPr="0080497E" w:rsidRDefault="00240586"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49126F" w:rsidRPr="0080497E" w14:paraId="2C794B32" w14:textId="77777777" w:rsidTr="00282E7E">
        <w:trPr>
          <w:trHeight w:val="288"/>
        </w:trPr>
        <w:tc>
          <w:tcPr>
            <w:tcW w:w="1890" w:type="dxa"/>
            <w:gridSpan w:val="3"/>
            <w:tcBorders>
              <w:top w:val="nil"/>
              <w:left w:val="nil"/>
              <w:bottom w:val="nil"/>
              <w:right w:val="nil"/>
            </w:tcBorders>
            <w:vAlign w:val="center"/>
          </w:tcPr>
          <w:p w14:paraId="16AD1BA3" w14:textId="4BE2427F" w:rsidR="0049126F" w:rsidRPr="0080497E" w:rsidRDefault="0049126F" w:rsidP="0049126F">
            <w:pPr>
              <w:autoSpaceDE/>
              <w:autoSpaceDN/>
              <w:adjustRightInd/>
              <w:spacing w:before="0" w:line="240" w:lineRule="auto"/>
              <w:ind w:left="0"/>
              <w:rPr>
                <w:b/>
                <w:sz w:val="16"/>
                <w:szCs w:val="16"/>
              </w:rPr>
            </w:pPr>
            <w:r w:rsidRPr="00D41158">
              <w:rPr>
                <w:b/>
                <w:color w:val="auto"/>
                <w:sz w:val="16"/>
                <w:szCs w:val="24"/>
                <w:lang w:val="ru-RU"/>
              </w:rPr>
              <w:t>Толстослойное</w:t>
            </w:r>
          </w:p>
        </w:tc>
        <w:tc>
          <w:tcPr>
            <w:tcW w:w="2322" w:type="dxa"/>
            <w:gridSpan w:val="2"/>
            <w:tcBorders>
              <w:top w:val="nil"/>
              <w:left w:val="nil"/>
              <w:bottom w:val="nil"/>
              <w:right w:val="nil"/>
            </w:tcBorders>
            <w:vAlign w:val="center"/>
          </w:tcPr>
          <w:p w14:paraId="0A0A0D11" w14:textId="77777777" w:rsidR="0049126F" w:rsidRPr="0080497E" w:rsidRDefault="0049126F" w:rsidP="0049126F">
            <w:pPr>
              <w:tabs>
                <w:tab w:val="left" w:pos="-13"/>
              </w:tabs>
              <w:autoSpaceDE/>
              <w:autoSpaceDN/>
              <w:adjustRightInd/>
              <w:spacing w:before="0" w:line="240" w:lineRule="auto"/>
              <w:ind w:left="-13" w:right="-117" w:firstLine="13"/>
              <w:rPr>
                <w:sz w:val="16"/>
                <w:szCs w:val="16"/>
              </w:rPr>
            </w:pPr>
            <w:r w:rsidRPr="0080497E">
              <w:rPr>
                <w:sz w:val="16"/>
                <w:szCs w:val="16"/>
              </w:rPr>
              <w:t>PPG</w:t>
            </w:r>
          </w:p>
        </w:tc>
        <w:tc>
          <w:tcPr>
            <w:tcW w:w="2790" w:type="dxa"/>
            <w:gridSpan w:val="6"/>
            <w:tcBorders>
              <w:top w:val="nil"/>
              <w:left w:val="nil"/>
              <w:bottom w:val="nil"/>
              <w:right w:val="nil"/>
            </w:tcBorders>
            <w:vAlign w:val="center"/>
          </w:tcPr>
          <w:p w14:paraId="1F1FB265" w14:textId="77777777" w:rsidR="0049126F" w:rsidRPr="00C44C8B" w:rsidRDefault="0049126F" w:rsidP="00B47A9A">
            <w:pPr>
              <w:autoSpaceDE/>
              <w:autoSpaceDN/>
              <w:adjustRightInd/>
              <w:spacing w:before="0" w:line="240" w:lineRule="auto"/>
              <w:ind w:left="0"/>
              <w:rPr>
                <w:sz w:val="16"/>
                <w:szCs w:val="16"/>
              </w:rPr>
            </w:pPr>
            <w:proofErr w:type="spellStart"/>
            <w:r w:rsidRPr="00C44C8B">
              <w:rPr>
                <w:sz w:val="16"/>
                <w:szCs w:val="16"/>
              </w:rPr>
              <w:t>Amerlock</w:t>
            </w:r>
            <w:proofErr w:type="spellEnd"/>
            <w:r w:rsidRPr="00C44C8B">
              <w:rPr>
                <w:sz w:val="16"/>
                <w:szCs w:val="16"/>
              </w:rPr>
              <w:t xml:space="preserve"> 400 Series</w:t>
            </w:r>
          </w:p>
          <w:p w14:paraId="337890FD" w14:textId="6069D330" w:rsidR="0049126F" w:rsidRPr="00C44C8B" w:rsidRDefault="0049126F" w:rsidP="00B47A9A">
            <w:pPr>
              <w:autoSpaceDE/>
              <w:autoSpaceDN/>
              <w:adjustRightInd/>
              <w:spacing w:before="0" w:line="240" w:lineRule="auto"/>
              <w:ind w:left="0"/>
              <w:rPr>
                <w:sz w:val="16"/>
                <w:szCs w:val="16"/>
              </w:rPr>
            </w:pPr>
            <w:proofErr w:type="spellStart"/>
            <w:r w:rsidRPr="00C44C8B">
              <w:rPr>
                <w:sz w:val="16"/>
                <w:szCs w:val="16"/>
              </w:rPr>
              <w:t>Amerlock</w:t>
            </w:r>
            <w:proofErr w:type="spellEnd"/>
            <w:r w:rsidRPr="00C44C8B">
              <w:rPr>
                <w:sz w:val="16"/>
                <w:szCs w:val="16"/>
              </w:rPr>
              <w:t xml:space="preserve"> 2 Series</w:t>
            </w:r>
          </w:p>
        </w:tc>
        <w:tc>
          <w:tcPr>
            <w:tcW w:w="900" w:type="dxa"/>
            <w:gridSpan w:val="2"/>
            <w:tcBorders>
              <w:top w:val="nil"/>
              <w:left w:val="nil"/>
              <w:bottom w:val="nil"/>
              <w:right w:val="nil"/>
            </w:tcBorders>
            <w:vAlign w:val="center"/>
          </w:tcPr>
          <w:p w14:paraId="335F018B" w14:textId="6E18E51E" w:rsidR="0049126F" w:rsidRPr="0080497E" w:rsidRDefault="0049126F" w:rsidP="00B47A9A">
            <w:pPr>
              <w:tabs>
                <w:tab w:val="left" w:pos="36"/>
              </w:tabs>
              <w:autoSpaceDE/>
              <w:autoSpaceDN/>
              <w:adjustRightInd/>
              <w:spacing w:before="0" w:line="240" w:lineRule="auto"/>
              <w:ind w:left="-105"/>
              <w:jc w:val="center"/>
              <w:rPr>
                <w:b/>
                <w:sz w:val="16"/>
                <w:szCs w:val="16"/>
              </w:rPr>
            </w:pPr>
            <w:r w:rsidRPr="0080497E">
              <w:rPr>
                <w:sz w:val="16"/>
                <w:szCs w:val="16"/>
              </w:rPr>
              <w:t>153</w:t>
            </w:r>
            <w:r>
              <w:rPr>
                <w:sz w:val="16"/>
                <w:szCs w:val="16"/>
                <w:lang w:val="ru-RU"/>
              </w:rPr>
              <w:t>-240</w:t>
            </w:r>
          </w:p>
        </w:tc>
        <w:tc>
          <w:tcPr>
            <w:tcW w:w="1368" w:type="dxa"/>
            <w:gridSpan w:val="2"/>
            <w:tcBorders>
              <w:top w:val="nil"/>
              <w:left w:val="nil"/>
              <w:bottom w:val="nil"/>
              <w:right w:val="nil"/>
            </w:tcBorders>
            <w:vAlign w:val="center"/>
          </w:tcPr>
          <w:p w14:paraId="5ECAFDD9" w14:textId="77777777" w:rsidR="0049126F" w:rsidRPr="0080497E" w:rsidRDefault="0049126F" w:rsidP="0049126F">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E37F8D" w:rsidRPr="0080497E" w14:paraId="73120F4D" w14:textId="77777777" w:rsidTr="00282E7E">
        <w:trPr>
          <w:trHeight w:val="288"/>
        </w:trPr>
        <w:tc>
          <w:tcPr>
            <w:tcW w:w="1890" w:type="dxa"/>
            <w:gridSpan w:val="3"/>
            <w:tcBorders>
              <w:top w:val="nil"/>
              <w:left w:val="nil"/>
              <w:bottom w:val="nil"/>
              <w:right w:val="nil"/>
            </w:tcBorders>
            <w:vAlign w:val="center"/>
          </w:tcPr>
          <w:p w14:paraId="44467D14" w14:textId="302FA243" w:rsidR="00E37F8D" w:rsidRPr="00240586" w:rsidRDefault="00240586" w:rsidP="00B2560B">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322" w:type="dxa"/>
            <w:gridSpan w:val="2"/>
            <w:tcBorders>
              <w:top w:val="nil"/>
              <w:left w:val="nil"/>
              <w:bottom w:val="nil"/>
              <w:right w:val="nil"/>
            </w:tcBorders>
            <w:vAlign w:val="center"/>
          </w:tcPr>
          <w:p w14:paraId="5F393FC8" w14:textId="77777777" w:rsidR="00E37F8D" w:rsidRPr="0080497E" w:rsidRDefault="00E37F8D" w:rsidP="00D750DA">
            <w:pPr>
              <w:tabs>
                <w:tab w:val="left" w:pos="-13"/>
              </w:tabs>
              <w:autoSpaceDE/>
              <w:autoSpaceDN/>
              <w:adjustRightInd/>
              <w:spacing w:before="0" w:line="240" w:lineRule="auto"/>
              <w:ind w:left="-13" w:right="-117" w:firstLine="13"/>
              <w:rPr>
                <w:sz w:val="16"/>
                <w:szCs w:val="16"/>
              </w:rPr>
            </w:pPr>
            <w:r w:rsidRPr="0080497E">
              <w:rPr>
                <w:sz w:val="16"/>
                <w:szCs w:val="16"/>
              </w:rPr>
              <w:t>Sherwin Williams</w:t>
            </w:r>
          </w:p>
        </w:tc>
        <w:tc>
          <w:tcPr>
            <w:tcW w:w="2790" w:type="dxa"/>
            <w:gridSpan w:val="6"/>
            <w:tcBorders>
              <w:top w:val="nil"/>
              <w:left w:val="nil"/>
              <w:bottom w:val="nil"/>
              <w:right w:val="nil"/>
            </w:tcBorders>
            <w:vAlign w:val="center"/>
          </w:tcPr>
          <w:p w14:paraId="3250BB7E" w14:textId="77777777" w:rsidR="00E37F8D" w:rsidRPr="00C44C8B" w:rsidRDefault="00E37F8D" w:rsidP="00B47A9A">
            <w:pPr>
              <w:tabs>
                <w:tab w:val="left" w:pos="185"/>
              </w:tabs>
              <w:autoSpaceDE/>
              <w:autoSpaceDN/>
              <w:adjustRightInd/>
              <w:spacing w:before="0" w:line="240" w:lineRule="auto"/>
              <w:ind w:left="0"/>
              <w:rPr>
                <w:sz w:val="16"/>
                <w:szCs w:val="16"/>
              </w:rPr>
            </w:pPr>
            <w:proofErr w:type="spellStart"/>
            <w:r w:rsidRPr="00C44C8B">
              <w:rPr>
                <w:sz w:val="16"/>
                <w:szCs w:val="16"/>
                <w:lang w:val="es-MX"/>
              </w:rPr>
              <w:t>Macropoxy</w:t>
            </w:r>
            <w:proofErr w:type="spellEnd"/>
            <w:r w:rsidRPr="00C44C8B">
              <w:rPr>
                <w:sz w:val="16"/>
                <w:szCs w:val="16"/>
                <w:lang w:val="es-MX"/>
              </w:rPr>
              <w:t xml:space="preserve"> 646 Series</w:t>
            </w:r>
          </w:p>
        </w:tc>
        <w:tc>
          <w:tcPr>
            <w:tcW w:w="900" w:type="dxa"/>
            <w:gridSpan w:val="2"/>
            <w:tcBorders>
              <w:top w:val="nil"/>
              <w:left w:val="nil"/>
              <w:bottom w:val="nil"/>
              <w:right w:val="nil"/>
            </w:tcBorders>
            <w:vAlign w:val="center"/>
          </w:tcPr>
          <w:p w14:paraId="5E359076" w14:textId="77777777" w:rsidR="00E37F8D" w:rsidRPr="0080497E" w:rsidRDefault="00E37F8D" w:rsidP="00B47A9A">
            <w:pPr>
              <w:tabs>
                <w:tab w:val="left" w:pos="36"/>
              </w:tabs>
              <w:autoSpaceDE/>
              <w:autoSpaceDN/>
              <w:adjustRightInd/>
              <w:spacing w:before="0" w:line="240" w:lineRule="auto"/>
              <w:ind w:left="-105"/>
              <w:jc w:val="center"/>
              <w:rPr>
                <w:b/>
                <w:sz w:val="16"/>
                <w:szCs w:val="16"/>
              </w:rPr>
            </w:pPr>
            <w:r w:rsidRPr="0080497E">
              <w:rPr>
                <w:sz w:val="16"/>
                <w:szCs w:val="16"/>
              </w:rPr>
              <w:t>100–250</w:t>
            </w:r>
          </w:p>
        </w:tc>
        <w:tc>
          <w:tcPr>
            <w:tcW w:w="1368" w:type="dxa"/>
            <w:gridSpan w:val="2"/>
            <w:tcBorders>
              <w:top w:val="nil"/>
              <w:left w:val="nil"/>
              <w:bottom w:val="nil"/>
              <w:right w:val="nil"/>
            </w:tcBorders>
            <w:vAlign w:val="center"/>
          </w:tcPr>
          <w:p w14:paraId="47F3E7D7" w14:textId="77777777" w:rsidR="00E37F8D" w:rsidRPr="0080497E" w:rsidRDefault="00E37F8D"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E37F8D" w:rsidRPr="0080497E" w14:paraId="112763FC" w14:textId="77777777" w:rsidTr="00282E7E">
        <w:trPr>
          <w:trHeight w:val="139"/>
        </w:trPr>
        <w:tc>
          <w:tcPr>
            <w:tcW w:w="1890" w:type="dxa"/>
            <w:gridSpan w:val="3"/>
            <w:tcBorders>
              <w:top w:val="nil"/>
              <w:left w:val="nil"/>
              <w:bottom w:val="single" w:sz="12" w:space="0" w:color="auto"/>
              <w:right w:val="nil"/>
            </w:tcBorders>
            <w:vAlign w:val="center"/>
          </w:tcPr>
          <w:p w14:paraId="16E1E1E7" w14:textId="77777777" w:rsidR="00E37F8D" w:rsidRPr="0080497E" w:rsidRDefault="00E37F8D" w:rsidP="00B2560B">
            <w:pPr>
              <w:autoSpaceDE/>
              <w:autoSpaceDN/>
              <w:adjustRightInd/>
              <w:spacing w:before="0" w:line="240" w:lineRule="auto"/>
              <w:ind w:left="0"/>
              <w:rPr>
                <w:b/>
                <w:sz w:val="16"/>
                <w:szCs w:val="16"/>
              </w:rPr>
            </w:pPr>
          </w:p>
        </w:tc>
        <w:tc>
          <w:tcPr>
            <w:tcW w:w="2322" w:type="dxa"/>
            <w:gridSpan w:val="2"/>
            <w:tcBorders>
              <w:top w:val="nil"/>
              <w:left w:val="nil"/>
              <w:bottom w:val="single" w:sz="12" w:space="0" w:color="auto"/>
              <w:right w:val="nil"/>
            </w:tcBorders>
            <w:vAlign w:val="center"/>
          </w:tcPr>
          <w:p w14:paraId="72A4282B" w14:textId="77777777" w:rsidR="00E37F8D" w:rsidRPr="0080497E" w:rsidRDefault="00E37F8D" w:rsidP="00D750DA">
            <w:pPr>
              <w:tabs>
                <w:tab w:val="left" w:pos="-13"/>
              </w:tabs>
              <w:autoSpaceDE/>
              <w:autoSpaceDN/>
              <w:adjustRightInd/>
              <w:spacing w:before="0" w:line="240" w:lineRule="auto"/>
              <w:ind w:left="-13" w:right="-117" w:firstLine="13"/>
              <w:rPr>
                <w:sz w:val="16"/>
                <w:szCs w:val="16"/>
              </w:rPr>
            </w:pPr>
            <w:r w:rsidRPr="0080497E">
              <w:rPr>
                <w:sz w:val="16"/>
                <w:szCs w:val="16"/>
              </w:rPr>
              <w:t>Tnemec</w:t>
            </w:r>
          </w:p>
        </w:tc>
        <w:tc>
          <w:tcPr>
            <w:tcW w:w="2790" w:type="dxa"/>
            <w:gridSpan w:val="6"/>
            <w:tcBorders>
              <w:top w:val="nil"/>
              <w:left w:val="nil"/>
              <w:bottom w:val="single" w:sz="12" w:space="0" w:color="auto"/>
              <w:right w:val="nil"/>
            </w:tcBorders>
            <w:vAlign w:val="center"/>
          </w:tcPr>
          <w:p w14:paraId="1EA5DDE1" w14:textId="77777777" w:rsidR="00E37F8D" w:rsidRPr="00C44C8B" w:rsidRDefault="00E37F8D" w:rsidP="00B47A9A">
            <w:pPr>
              <w:tabs>
                <w:tab w:val="left" w:pos="185"/>
              </w:tabs>
              <w:autoSpaceDE/>
              <w:autoSpaceDN/>
              <w:adjustRightInd/>
              <w:spacing w:before="0" w:line="240" w:lineRule="auto"/>
              <w:ind w:left="0"/>
              <w:rPr>
                <w:sz w:val="16"/>
                <w:szCs w:val="16"/>
              </w:rPr>
            </w:pPr>
            <w:r w:rsidRPr="00C44C8B">
              <w:rPr>
                <w:sz w:val="16"/>
                <w:szCs w:val="16"/>
              </w:rPr>
              <w:t xml:space="preserve">Series 66 Hi-Build </w:t>
            </w:r>
            <w:proofErr w:type="spellStart"/>
            <w:r w:rsidRPr="00C44C8B">
              <w:rPr>
                <w:sz w:val="16"/>
                <w:szCs w:val="16"/>
              </w:rPr>
              <w:t>Epoxoline</w:t>
            </w:r>
            <w:proofErr w:type="spellEnd"/>
          </w:p>
          <w:p w14:paraId="5C3DB5B6" w14:textId="77777777" w:rsidR="00E37F8D" w:rsidRPr="00C44C8B" w:rsidRDefault="00E37F8D" w:rsidP="00B47A9A">
            <w:pPr>
              <w:tabs>
                <w:tab w:val="left" w:pos="185"/>
              </w:tabs>
              <w:autoSpaceDE/>
              <w:autoSpaceDN/>
              <w:adjustRightInd/>
              <w:spacing w:before="0" w:line="240" w:lineRule="auto"/>
              <w:ind w:left="0"/>
              <w:rPr>
                <w:sz w:val="16"/>
                <w:szCs w:val="16"/>
              </w:rPr>
            </w:pPr>
            <w:r w:rsidRPr="00C44C8B">
              <w:rPr>
                <w:sz w:val="16"/>
                <w:szCs w:val="16"/>
              </w:rPr>
              <w:t xml:space="preserve">Series L69 Hi-Build </w:t>
            </w:r>
            <w:proofErr w:type="spellStart"/>
            <w:r w:rsidRPr="00C44C8B">
              <w:rPr>
                <w:sz w:val="16"/>
                <w:szCs w:val="16"/>
              </w:rPr>
              <w:t>Epoxoline</w:t>
            </w:r>
            <w:proofErr w:type="spellEnd"/>
            <w:r w:rsidRPr="00C44C8B">
              <w:rPr>
                <w:sz w:val="16"/>
                <w:szCs w:val="16"/>
              </w:rPr>
              <w:t xml:space="preserve"> II</w:t>
            </w:r>
          </w:p>
        </w:tc>
        <w:tc>
          <w:tcPr>
            <w:tcW w:w="900" w:type="dxa"/>
            <w:gridSpan w:val="2"/>
            <w:tcBorders>
              <w:top w:val="nil"/>
              <w:left w:val="nil"/>
              <w:bottom w:val="single" w:sz="12" w:space="0" w:color="auto"/>
              <w:right w:val="nil"/>
            </w:tcBorders>
            <w:vAlign w:val="center"/>
          </w:tcPr>
          <w:p w14:paraId="4670F111" w14:textId="77777777" w:rsidR="00E37F8D" w:rsidRPr="0080497E" w:rsidRDefault="00E37F8D" w:rsidP="00B47A9A">
            <w:pPr>
              <w:tabs>
                <w:tab w:val="left" w:pos="36"/>
              </w:tabs>
              <w:autoSpaceDE/>
              <w:autoSpaceDN/>
              <w:adjustRightInd/>
              <w:spacing w:before="0" w:line="240" w:lineRule="auto"/>
              <w:ind w:left="-105"/>
              <w:jc w:val="center"/>
              <w:rPr>
                <w:sz w:val="16"/>
                <w:szCs w:val="16"/>
              </w:rPr>
            </w:pPr>
            <w:r w:rsidRPr="0080497E">
              <w:rPr>
                <w:sz w:val="16"/>
                <w:szCs w:val="16"/>
              </w:rPr>
              <w:t>362</w:t>
            </w:r>
          </w:p>
          <w:p w14:paraId="75DCECDE" w14:textId="77777777" w:rsidR="00E37F8D" w:rsidRPr="0080497E" w:rsidRDefault="00E37F8D" w:rsidP="00B47A9A">
            <w:pPr>
              <w:tabs>
                <w:tab w:val="left" w:pos="36"/>
              </w:tabs>
              <w:autoSpaceDE/>
              <w:autoSpaceDN/>
              <w:adjustRightInd/>
              <w:spacing w:before="0" w:line="240" w:lineRule="auto"/>
              <w:ind w:left="-105"/>
              <w:jc w:val="center"/>
              <w:rPr>
                <w:sz w:val="16"/>
                <w:szCs w:val="16"/>
              </w:rPr>
            </w:pPr>
            <w:r w:rsidRPr="0080497E">
              <w:rPr>
                <w:sz w:val="16"/>
                <w:szCs w:val="16"/>
              </w:rPr>
              <w:t>98</w:t>
            </w:r>
          </w:p>
        </w:tc>
        <w:tc>
          <w:tcPr>
            <w:tcW w:w="1368" w:type="dxa"/>
            <w:gridSpan w:val="2"/>
            <w:tcBorders>
              <w:top w:val="nil"/>
              <w:left w:val="nil"/>
              <w:bottom w:val="single" w:sz="12" w:space="0" w:color="auto"/>
              <w:right w:val="nil"/>
            </w:tcBorders>
            <w:vAlign w:val="center"/>
          </w:tcPr>
          <w:p w14:paraId="230F2FE2" w14:textId="77777777" w:rsidR="00C40169" w:rsidRDefault="00E37F8D" w:rsidP="00B2560B">
            <w:pPr>
              <w:autoSpaceDE/>
              <w:autoSpaceDN/>
              <w:adjustRightInd/>
              <w:spacing w:before="0" w:line="240" w:lineRule="auto"/>
              <w:ind w:left="-51"/>
              <w:rPr>
                <w:ins w:id="433" w:author="Issayevskiy, Konstantin [STAMGazStroy LLP]" w:date="2025-12-09T09:44:00Z" w16du:dateUtc="2025-12-09T04:44:00Z"/>
                <w:sz w:val="16"/>
                <w:szCs w:val="16"/>
                <w:lang w:val="ru-RU"/>
              </w:rPr>
            </w:pPr>
            <w:r w:rsidRPr="00BD1BF0">
              <w:rPr>
                <w:sz w:val="16"/>
                <w:szCs w:val="16"/>
              </w:rPr>
              <w:t>121°C</w:t>
            </w:r>
            <w:r w:rsidRPr="00043026">
              <w:rPr>
                <w:sz w:val="16"/>
                <w:szCs w:val="16"/>
              </w:rPr>
              <w:t>(</w:t>
            </w:r>
            <w:r w:rsidRPr="00ED0AF9">
              <w:rPr>
                <w:sz w:val="16"/>
                <w:szCs w:val="16"/>
              </w:rPr>
              <w:t>250°F</w:t>
            </w:r>
            <w:r w:rsidRPr="00043026">
              <w:rPr>
                <w:sz w:val="16"/>
                <w:szCs w:val="16"/>
              </w:rPr>
              <w:t>)</w:t>
            </w:r>
          </w:p>
          <w:p w14:paraId="3777FCBB" w14:textId="1072E6DC" w:rsidR="00E37F8D" w:rsidRPr="0080497E" w:rsidRDefault="00E37F8D"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40586" w:rsidRPr="0080497E" w14:paraId="25AD5E85" w14:textId="77777777" w:rsidTr="00282E7E">
        <w:trPr>
          <w:trHeight w:val="288"/>
        </w:trPr>
        <w:tc>
          <w:tcPr>
            <w:tcW w:w="1890" w:type="dxa"/>
            <w:gridSpan w:val="3"/>
            <w:vMerge w:val="restart"/>
            <w:tcBorders>
              <w:top w:val="single" w:sz="12" w:space="0" w:color="auto"/>
              <w:left w:val="nil"/>
              <w:right w:val="nil"/>
            </w:tcBorders>
            <w:vAlign w:val="center"/>
          </w:tcPr>
          <w:p w14:paraId="101CD386" w14:textId="77777777" w:rsidR="00240586" w:rsidRPr="0080497E" w:rsidRDefault="00240586" w:rsidP="00B2560B">
            <w:pPr>
              <w:autoSpaceDE/>
              <w:autoSpaceDN/>
              <w:adjustRightInd/>
              <w:spacing w:before="0" w:line="240" w:lineRule="auto"/>
              <w:ind w:left="0"/>
              <w:rPr>
                <w:b/>
                <w:sz w:val="16"/>
                <w:szCs w:val="16"/>
              </w:rPr>
            </w:pPr>
            <w:r w:rsidRPr="00D41158">
              <w:rPr>
                <w:b/>
                <w:color w:val="auto"/>
                <w:sz w:val="16"/>
                <w:szCs w:val="24"/>
                <w:lang w:val="ru-RU"/>
              </w:rPr>
              <w:t>ПОВЕРХНОСТНЫЙ СЛОЙ</w:t>
            </w:r>
          </w:p>
          <w:p w14:paraId="2F336A0E" w14:textId="3CEB8170" w:rsidR="00240586" w:rsidRPr="0080497E" w:rsidRDefault="00240586" w:rsidP="00B2560B">
            <w:pPr>
              <w:spacing w:before="0" w:line="240" w:lineRule="auto"/>
              <w:ind w:left="0"/>
              <w:rPr>
                <w:b/>
                <w:sz w:val="16"/>
                <w:szCs w:val="16"/>
              </w:rPr>
            </w:pPr>
            <w:r w:rsidRPr="00D41158">
              <w:rPr>
                <w:b/>
                <w:color w:val="auto"/>
                <w:sz w:val="16"/>
                <w:szCs w:val="24"/>
                <w:lang w:val="ru-RU"/>
              </w:rPr>
              <w:t>-</w:t>
            </w:r>
          </w:p>
        </w:tc>
        <w:tc>
          <w:tcPr>
            <w:tcW w:w="2322" w:type="dxa"/>
            <w:gridSpan w:val="2"/>
            <w:tcBorders>
              <w:top w:val="single" w:sz="12" w:space="0" w:color="auto"/>
              <w:left w:val="nil"/>
              <w:bottom w:val="nil"/>
              <w:right w:val="nil"/>
            </w:tcBorders>
            <w:vAlign w:val="center"/>
          </w:tcPr>
          <w:p w14:paraId="627854B4" w14:textId="77777777" w:rsidR="00240586" w:rsidRPr="0080497E" w:rsidRDefault="00240586" w:rsidP="00B2560B">
            <w:pPr>
              <w:autoSpaceDE/>
              <w:autoSpaceDN/>
              <w:adjustRightInd/>
              <w:spacing w:before="0" w:line="240" w:lineRule="auto"/>
              <w:ind w:left="-13"/>
              <w:rPr>
                <w:sz w:val="16"/>
                <w:szCs w:val="16"/>
              </w:rPr>
            </w:pPr>
            <w:r w:rsidRPr="0080497E">
              <w:rPr>
                <w:sz w:val="16"/>
                <w:szCs w:val="16"/>
              </w:rPr>
              <w:t>Carboline</w:t>
            </w:r>
          </w:p>
        </w:tc>
        <w:tc>
          <w:tcPr>
            <w:tcW w:w="2790" w:type="dxa"/>
            <w:gridSpan w:val="6"/>
            <w:tcBorders>
              <w:top w:val="single" w:sz="12" w:space="0" w:color="auto"/>
              <w:left w:val="nil"/>
              <w:bottom w:val="nil"/>
              <w:right w:val="nil"/>
            </w:tcBorders>
            <w:vAlign w:val="center"/>
          </w:tcPr>
          <w:p w14:paraId="3D567161" w14:textId="77777777" w:rsidR="00240586" w:rsidRPr="00C44C8B" w:rsidRDefault="00240586" w:rsidP="00B47A9A">
            <w:pPr>
              <w:autoSpaceDE/>
              <w:autoSpaceDN/>
              <w:adjustRightInd/>
              <w:spacing w:before="0" w:line="240" w:lineRule="auto"/>
              <w:ind w:left="0"/>
              <w:rPr>
                <w:sz w:val="16"/>
                <w:szCs w:val="16"/>
              </w:rPr>
            </w:pPr>
            <w:proofErr w:type="spellStart"/>
            <w:r w:rsidRPr="00C44C8B">
              <w:rPr>
                <w:sz w:val="16"/>
                <w:szCs w:val="16"/>
              </w:rPr>
              <w:t>Carbothane</w:t>
            </w:r>
            <w:proofErr w:type="spellEnd"/>
            <w:r w:rsidRPr="00C44C8B">
              <w:rPr>
                <w:sz w:val="16"/>
                <w:szCs w:val="16"/>
              </w:rPr>
              <w:t xml:space="preserve"> 134 Series</w:t>
            </w:r>
          </w:p>
        </w:tc>
        <w:tc>
          <w:tcPr>
            <w:tcW w:w="900" w:type="dxa"/>
            <w:gridSpan w:val="2"/>
            <w:tcBorders>
              <w:top w:val="single" w:sz="12" w:space="0" w:color="auto"/>
              <w:left w:val="nil"/>
              <w:bottom w:val="nil"/>
              <w:right w:val="nil"/>
            </w:tcBorders>
            <w:vAlign w:val="center"/>
          </w:tcPr>
          <w:p w14:paraId="384876F9" w14:textId="77777777" w:rsidR="00240586" w:rsidRPr="0080497E" w:rsidRDefault="00240586" w:rsidP="00B47A9A">
            <w:pPr>
              <w:autoSpaceDE/>
              <w:autoSpaceDN/>
              <w:adjustRightInd/>
              <w:spacing w:before="0" w:line="240" w:lineRule="auto"/>
              <w:ind w:left="-105"/>
              <w:jc w:val="center"/>
              <w:rPr>
                <w:sz w:val="16"/>
                <w:szCs w:val="16"/>
              </w:rPr>
            </w:pPr>
            <w:r w:rsidRPr="0080497E">
              <w:rPr>
                <w:sz w:val="16"/>
                <w:szCs w:val="16"/>
              </w:rPr>
              <w:t>288</w:t>
            </w:r>
          </w:p>
        </w:tc>
        <w:tc>
          <w:tcPr>
            <w:tcW w:w="1368" w:type="dxa"/>
            <w:gridSpan w:val="2"/>
            <w:tcBorders>
              <w:top w:val="single" w:sz="12" w:space="0" w:color="auto"/>
              <w:left w:val="nil"/>
              <w:bottom w:val="nil"/>
              <w:right w:val="nil"/>
            </w:tcBorders>
            <w:vAlign w:val="center"/>
          </w:tcPr>
          <w:p w14:paraId="4F08F50A" w14:textId="77777777" w:rsidR="00240586" w:rsidRPr="0080497E" w:rsidRDefault="00240586" w:rsidP="00B2560B">
            <w:pPr>
              <w:autoSpaceDE/>
              <w:autoSpaceDN/>
              <w:adjustRightInd/>
              <w:spacing w:before="0" w:line="240" w:lineRule="auto"/>
              <w:ind w:left="-51"/>
              <w:rPr>
                <w:sz w:val="16"/>
                <w:szCs w:val="16"/>
              </w:rPr>
            </w:pPr>
            <w:r w:rsidRPr="00773D95">
              <w:rPr>
                <w:sz w:val="16"/>
                <w:szCs w:val="16"/>
              </w:rPr>
              <w:t>80°C</w:t>
            </w:r>
            <w:r w:rsidRPr="00043026">
              <w:rPr>
                <w:sz w:val="16"/>
                <w:szCs w:val="16"/>
              </w:rPr>
              <w:t>(</w:t>
            </w:r>
            <w:r w:rsidRPr="0006331C">
              <w:rPr>
                <w:sz w:val="16"/>
                <w:szCs w:val="16"/>
              </w:rPr>
              <w:t>175°F</w:t>
            </w:r>
            <w:r w:rsidRPr="00043026">
              <w:rPr>
                <w:sz w:val="16"/>
                <w:szCs w:val="16"/>
              </w:rPr>
              <w:t>)</w:t>
            </w:r>
          </w:p>
        </w:tc>
      </w:tr>
      <w:tr w:rsidR="00240586" w:rsidRPr="0080497E" w14:paraId="1683965A" w14:textId="77777777" w:rsidTr="00282E7E">
        <w:trPr>
          <w:trHeight w:val="288"/>
        </w:trPr>
        <w:tc>
          <w:tcPr>
            <w:tcW w:w="1890" w:type="dxa"/>
            <w:gridSpan w:val="3"/>
            <w:vMerge/>
            <w:tcBorders>
              <w:left w:val="nil"/>
              <w:bottom w:val="nil"/>
              <w:right w:val="nil"/>
            </w:tcBorders>
            <w:vAlign w:val="center"/>
          </w:tcPr>
          <w:p w14:paraId="070FDEA6" w14:textId="5DAF113B" w:rsidR="00240586" w:rsidRPr="0080497E" w:rsidRDefault="00240586" w:rsidP="00B2560B">
            <w:pPr>
              <w:autoSpaceDE/>
              <w:autoSpaceDN/>
              <w:adjustRightInd/>
              <w:spacing w:before="0" w:line="240" w:lineRule="auto"/>
              <w:ind w:left="0"/>
              <w:rPr>
                <w:b/>
                <w:sz w:val="16"/>
                <w:szCs w:val="16"/>
              </w:rPr>
            </w:pPr>
          </w:p>
        </w:tc>
        <w:tc>
          <w:tcPr>
            <w:tcW w:w="2322" w:type="dxa"/>
            <w:gridSpan w:val="2"/>
            <w:tcBorders>
              <w:top w:val="nil"/>
              <w:left w:val="nil"/>
              <w:bottom w:val="nil"/>
              <w:right w:val="nil"/>
            </w:tcBorders>
            <w:vAlign w:val="center"/>
          </w:tcPr>
          <w:p w14:paraId="06DD40FA" w14:textId="77777777" w:rsidR="00240586" w:rsidRPr="0080497E" w:rsidRDefault="00240586" w:rsidP="00B2560B">
            <w:pPr>
              <w:autoSpaceDE/>
              <w:autoSpaceDN/>
              <w:adjustRightInd/>
              <w:spacing w:before="0" w:line="240" w:lineRule="auto"/>
              <w:ind w:left="-13"/>
              <w:rPr>
                <w:sz w:val="16"/>
                <w:szCs w:val="16"/>
              </w:rPr>
            </w:pPr>
            <w:r w:rsidRPr="0080497E">
              <w:rPr>
                <w:sz w:val="16"/>
                <w:szCs w:val="16"/>
              </w:rPr>
              <w:t>Hempel Coatings (USA), Inc.</w:t>
            </w:r>
          </w:p>
        </w:tc>
        <w:tc>
          <w:tcPr>
            <w:tcW w:w="2790" w:type="dxa"/>
            <w:gridSpan w:val="6"/>
            <w:tcBorders>
              <w:top w:val="nil"/>
              <w:left w:val="nil"/>
              <w:bottom w:val="nil"/>
              <w:right w:val="nil"/>
            </w:tcBorders>
            <w:vAlign w:val="center"/>
          </w:tcPr>
          <w:p w14:paraId="711272E9" w14:textId="77777777" w:rsidR="00240586" w:rsidRPr="00C44C8B" w:rsidRDefault="00240586" w:rsidP="00B47A9A">
            <w:pPr>
              <w:autoSpaceDE/>
              <w:autoSpaceDN/>
              <w:adjustRightInd/>
              <w:spacing w:before="0" w:line="240" w:lineRule="auto"/>
              <w:ind w:left="0"/>
              <w:rPr>
                <w:sz w:val="16"/>
                <w:szCs w:val="16"/>
              </w:rPr>
            </w:pPr>
            <w:proofErr w:type="spellStart"/>
            <w:r w:rsidRPr="00C44C8B">
              <w:rPr>
                <w:sz w:val="16"/>
                <w:szCs w:val="16"/>
              </w:rPr>
              <w:t>Hempathane</w:t>
            </w:r>
            <w:proofErr w:type="spellEnd"/>
            <w:r w:rsidRPr="00C44C8B">
              <w:rPr>
                <w:sz w:val="16"/>
                <w:szCs w:val="16"/>
              </w:rPr>
              <w:t xml:space="preserve"> series</w:t>
            </w:r>
          </w:p>
        </w:tc>
        <w:tc>
          <w:tcPr>
            <w:tcW w:w="900" w:type="dxa"/>
            <w:gridSpan w:val="2"/>
            <w:tcBorders>
              <w:top w:val="nil"/>
              <w:left w:val="nil"/>
              <w:bottom w:val="nil"/>
              <w:right w:val="nil"/>
            </w:tcBorders>
            <w:vAlign w:val="center"/>
          </w:tcPr>
          <w:p w14:paraId="6BCF4868" w14:textId="77777777" w:rsidR="00240586" w:rsidRPr="0080497E" w:rsidRDefault="00240586" w:rsidP="00B47A9A">
            <w:pPr>
              <w:autoSpaceDE/>
              <w:autoSpaceDN/>
              <w:adjustRightInd/>
              <w:spacing w:before="0" w:line="240" w:lineRule="auto"/>
              <w:ind w:left="-105"/>
              <w:jc w:val="center"/>
              <w:rPr>
                <w:sz w:val="16"/>
                <w:szCs w:val="16"/>
              </w:rPr>
            </w:pPr>
            <w:r w:rsidRPr="0080497E">
              <w:rPr>
                <w:sz w:val="16"/>
                <w:szCs w:val="16"/>
              </w:rPr>
              <w:t>330–445</w:t>
            </w:r>
          </w:p>
        </w:tc>
        <w:tc>
          <w:tcPr>
            <w:tcW w:w="1368" w:type="dxa"/>
            <w:gridSpan w:val="2"/>
            <w:tcBorders>
              <w:top w:val="nil"/>
              <w:left w:val="nil"/>
              <w:bottom w:val="nil"/>
              <w:right w:val="nil"/>
            </w:tcBorders>
            <w:vAlign w:val="center"/>
          </w:tcPr>
          <w:p w14:paraId="0A19B00D" w14:textId="77777777" w:rsidR="00240586" w:rsidRPr="0080497E" w:rsidRDefault="00240586"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933B23" w:rsidRPr="0080497E" w14:paraId="6B5EA388" w14:textId="77777777" w:rsidTr="00282E7E">
        <w:trPr>
          <w:trHeight w:val="288"/>
        </w:trPr>
        <w:tc>
          <w:tcPr>
            <w:tcW w:w="1890" w:type="dxa"/>
            <w:gridSpan w:val="3"/>
            <w:tcBorders>
              <w:top w:val="nil"/>
              <w:left w:val="nil"/>
              <w:bottom w:val="nil"/>
              <w:right w:val="nil"/>
            </w:tcBorders>
            <w:vAlign w:val="center"/>
          </w:tcPr>
          <w:p w14:paraId="512BB3F1" w14:textId="5AF2CB67" w:rsidR="00933B23" w:rsidRPr="0080497E" w:rsidRDefault="00240586" w:rsidP="00B2560B">
            <w:pPr>
              <w:autoSpaceDE/>
              <w:autoSpaceDN/>
              <w:adjustRightInd/>
              <w:spacing w:before="0" w:line="240" w:lineRule="auto"/>
              <w:ind w:left="0"/>
              <w:rPr>
                <w:b/>
                <w:sz w:val="16"/>
                <w:szCs w:val="16"/>
              </w:rPr>
            </w:pPr>
            <w:r w:rsidRPr="00D41158">
              <w:rPr>
                <w:b/>
                <w:color w:val="auto"/>
                <w:sz w:val="16"/>
                <w:szCs w:val="24"/>
                <w:lang w:val="ru-RU"/>
              </w:rPr>
              <w:t>Полиуретан</w:t>
            </w:r>
          </w:p>
        </w:tc>
        <w:tc>
          <w:tcPr>
            <w:tcW w:w="2322" w:type="dxa"/>
            <w:gridSpan w:val="2"/>
            <w:tcBorders>
              <w:top w:val="nil"/>
              <w:left w:val="nil"/>
              <w:bottom w:val="nil"/>
              <w:right w:val="nil"/>
            </w:tcBorders>
            <w:vAlign w:val="center"/>
          </w:tcPr>
          <w:p w14:paraId="14A2F5B3" w14:textId="77777777" w:rsidR="00933B23" w:rsidRPr="0080497E" w:rsidRDefault="00933B23" w:rsidP="00B2560B">
            <w:pPr>
              <w:autoSpaceDE/>
              <w:autoSpaceDN/>
              <w:adjustRightInd/>
              <w:spacing w:before="0" w:line="240" w:lineRule="auto"/>
              <w:ind w:left="-13"/>
              <w:rPr>
                <w:sz w:val="16"/>
                <w:szCs w:val="16"/>
              </w:rPr>
            </w:pPr>
            <w:r w:rsidRPr="0080497E">
              <w:rPr>
                <w:sz w:val="16"/>
                <w:szCs w:val="16"/>
              </w:rPr>
              <w:t>International</w:t>
            </w:r>
          </w:p>
        </w:tc>
        <w:tc>
          <w:tcPr>
            <w:tcW w:w="2790" w:type="dxa"/>
            <w:gridSpan w:val="6"/>
            <w:tcBorders>
              <w:top w:val="nil"/>
              <w:left w:val="nil"/>
              <w:bottom w:val="nil"/>
              <w:right w:val="nil"/>
            </w:tcBorders>
            <w:vAlign w:val="center"/>
          </w:tcPr>
          <w:p w14:paraId="4AB8A300" w14:textId="77777777" w:rsidR="00933B23" w:rsidRPr="00C44C8B" w:rsidRDefault="00933B23" w:rsidP="00B47A9A">
            <w:pPr>
              <w:autoSpaceDE/>
              <w:autoSpaceDN/>
              <w:adjustRightInd/>
              <w:spacing w:before="0" w:line="240" w:lineRule="auto"/>
              <w:ind w:left="0"/>
              <w:rPr>
                <w:sz w:val="16"/>
                <w:szCs w:val="16"/>
                <w:vertAlign w:val="superscript"/>
                <w:lang w:val="ru-RU"/>
              </w:rPr>
            </w:pPr>
            <w:proofErr w:type="spellStart"/>
            <w:r w:rsidRPr="00C44C8B">
              <w:rPr>
                <w:sz w:val="16"/>
                <w:szCs w:val="16"/>
              </w:rPr>
              <w:t>Interthane</w:t>
            </w:r>
            <w:proofErr w:type="spellEnd"/>
            <w:r w:rsidRPr="00C44C8B">
              <w:rPr>
                <w:sz w:val="16"/>
                <w:szCs w:val="16"/>
              </w:rPr>
              <w:t xml:space="preserve"> 990 Series</w:t>
            </w:r>
            <w:del w:id="434" w:author="Zhumadilov, Daniyar [Bolashak Atyrau Limited]" w:date="2025-09-20T07:09:00Z" w16du:dateUtc="2025-09-20T02:09:00Z">
              <w:r w:rsidRPr="00C44C8B" w:rsidDel="00C94833">
                <w:rPr>
                  <w:sz w:val="16"/>
                  <w:szCs w:val="16"/>
                  <w:vertAlign w:val="superscript"/>
                </w:rPr>
                <w:delText>T</w:delText>
              </w:r>
            </w:del>
          </w:p>
        </w:tc>
        <w:tc>
          <w:tcPr>
            <w:tcW w:w="900" w:type="dxa"/>
            <w:gridSpan w:val="2"/>
            <w:tcBorders>
              <w:top w:val="nil"/>
              <w:left w:val="nil"/>
              <w:bottom w:val="nil"/>
              <w:right w:val="nil"/>
            </w:tcBorders>
            <w:vAlign w:val="center"/>
          </w:tcPr>
          <w:p w14:paraId="28522213" w14:textId="77777777" w:rsidR="00933B23" w:rsidRPr="0080497E" w:rsidRDefault="00933B23" w:rsidP="00B47A9A">
            <w:pPr>
              <w:autoSpaceDE/>
              <w:autoSpaceDN/>
              <w:adjustRightInd/>
              <w:spacing w:before="0" w:line="240" w:lineRule="auto"/>
              <w:ind w:left="-105"/>
              <w:jc w:val="center"/>
              <w:rPr>
                <w:sz w:val="16"/>
                <w:szCs w:val="16"/>
              </w:rPr>
            </w:pPr>
            <w:r w:rsidRPr="0080497E">
              <w:rPr>
                <w:sz w:val="16"/>
                <w:szCs w:val="16"/>
              </w:rPr>
              <w:t>241-420</w:t>
            </w:r>
          </w:p>
        </w:tc>
        <w:tc>
          <w:tcPr>
            <w:tcW w:w="1368" w:type="dxa"/>
            <w:gridSpan w:val="2"/>
            <w:tcBorders>
              <w:top w:val="nil"/>
              <w:left w:val="nil"/>
              <w:bottom w:val="nil"/>
              <w:right w:val="nil"/>
            </w:tcBorders>
            <w:vAlign w:val="center"/>
          </w:tcPr>
          <w:p w14:paraId="71F1FC08" w14:textId="77777777" w:rsidR="00933B23" w:rsidRPr="0080497E" w:rsidRDefault="00933B23"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E37F8D" w:rsidRPr="0080497E" w14:paraId="1E1C334A" w14:textId="77777777" w:rsidTr="00282E7E">
        <w:trPr>
          <w:trHeight w:val="288"/>
        </w:trPr>
        <w:tc>
          <w:tcPr>
            <w:tcW w:w="1890" w:type="dxa"/>
            <w:gridSpan w:val="3"/>
            <w:tcBorders>
              <w:top w:val="nil"/>
              <w:left w:val="nil"/>
              <w:bottom w:val="nil"/>
              <w:right w:val="nil"/>
            </w:tcBorders>
            <w:vAlign w:val="center"/>
          </w:tcPr>
          <w:p w14:paraId="28B49683" w14:textId="28B6C8A2" w:rsidR="00E37F8D" w:rsidRPr="00D750DA" w:rsidRDefault="00240586" w:rsidP="00B2560B">
            <w:pPr>
              <w:autoSpaceDE/>
              <w:autoSpaceDN/>
              <w:adjustRightInd/>
              <w:spacing w:before="0" w:line="240" w:lineRule="auto"/>
              <w:ind w:left="0"/>
              <w:rPr>
                <w:b/>
                <w:sz w:val="16"/>
                <w:szCs w:val="16"/>
                <w:lang w:val="ru-RU"/>
              </w:rPr>
            </w:pPr>
            <w:r w:rsidRPr="00D41158">
              <w:rPr>
                <w:b/>
                <w:color w:val="auto"/>
                <w:sz w:val="16"/>
                <w:szCs w:val="24"/>
                <w:lang w:val="ru-RU"/>
              </w:rPr>
              <w:t>Алифатический</w:t>
            </w:r>
          </w:p>
        </w:tc>
        <w:tc>
          <w:tcPr>
            <w:tcW w:w="2322" w:type="dxa"/>
            <w:gridSpan w:val="2"/>
            <w:tcBorders>
              <w:top w:val="nil"/>
              <w:left w:val="nil"/>
              <w:bottom w:val="nil"/>
              <w:right w:val="nil"/>
            </w:tcBorders>
            <w:vAlign w:val="center"/>
          </w:tcPr>
          <w:p w14:paraId="32FEEE0A" w14:textId="77777777" w:rsidR="00E37F8D" w:rsidRPr="0080497E" w:rsidRDefault="00E37F8D" w:rsidP="00B2560B">
            <w:pPr>
              <w:autoSpaceDE/>
              <w:autoSpaceDN/>
              <w:adjustRightInd/>
              <w:spacing w:before="0" w:line="240" w:lineRule="auto"/>
              <w:ind w:left="-13"/>
              <w:rPr>
                <w:sz w:val="16"/>
                <w:szCs w:val="16"/>
              </w:rPr>
            </w:pPr>
            <w:r w:rsidRPr="0080497E">
              <w:rPr>
                <w:sz w:val="16"/>
                <w:szCs w:val="16"/>
              </w:rPr>
              <w:t>Jotun Paints</w:t>
            </w:r>
          </w:p>
        </w:tc>
        <w:tc>
          <w:tcPr>
            <w:tcW w:w="2790" w:type="dxa"/>
            <w:gridSpan w:val="6"/>
            <w:tcBorders>
              <w:top w:val="nil"/>
              <w:left w:val="nil"/>
              <w:bottom w:val="nil"/>
              <w:right w:val="nil"/>
            </w:tcBorders>
            <w:vAlign w:val="center"/>
          </w:tcPr>
          <w:p w14:paraId="0998A250" w14:textId="00CCAA1B" w:rsidR="00455D38" w:rsidRPr="00C44C8B" w:rsidRDefault="00455D38" w:rsidP="00B47A9A">
            <w:pPr>
              <w:autoSpaceDE/>
              <w:autoSpaceDN/>
              <w:adjustRightInd/>
              <w:spacing w:before="0" w:line="240" w:lineRule="auto"/>
              <w:ind w:left="0"/>
              <w:rPr>
                <w:sz w:val="16"/>
                <w:szCs w:val="16"/>
                <w:lang w:val="ru-RU"/>
              </w:rPr>
            </w:pPr>
            <w:r w:rsidRPr="00C44C8B">
              <w:rPr>
                <w:sz w:val="16"/>
                <w:szCs w:val="16"/>
              </w:rPr>
              <w:t>Hardtop AX</w:t>
            </w:r>
          </w:p>
          <w:p w14:paraId="78FED64A" w14:textId="251AA0D4" w:rsidR="00E37F8D" w:rsidRPr="00C44C8B" w:rsidRDefault="00E37F8D" w:rsidP="00B47A9A">
            <w:pPr>
              <w:autoSpaceDE/>
              <w:autoSpaceDN/>
              <w:adjustRightInd/>
              <w:spacing w:before="0" w:line="240" w:lineRule="auto"/>
              <w:ind w:left="0"/>
              <w:rPr>
                <w:sz w:val="16"/>
                <w:szCs w:val="16"/>
                <w:lang w:val="ru-RU"/>
              </w:rPr>
            </w:pPr>
            <w:r w:rsidRPr="00C44C8B">
              <w:rPr>
                <w:sz w:val="16"/>
                <w:szCs w:val="16"/>
              </w:rPr>
              <w:t>Hardtop XP</w:t>
            </w:r>
            <w:del w:id="435" w:author="Zhumadilov, Daniyar [Bolashak Atyrau Limited]" w:date="2025-09-20T07:08:00Z" w16du:dateUtc="2025-09-20T02:08:00Z">
              <w:r w:rsidRPr="00C44C8B" w:rsidDel="00455D38">
                <w:rPr>
                  <w:sz w:val="16"/>
                  <w:szCs w:val="16"/>
                  <w:vertAlign w:val="superscript"/>
                </w:rPr>
                <w:delText>T</w:delText>
              </w:r>
            </w:del>
          </w:p>
        </w:tc>
        <w:tc>
          <w:tcPr>
            <w:tcW w:w="900" w:type="dxa"/>
            <w:gridSpan w:val="2"/>
            <w:tcBorders>
              <w:top w:val="nil"/>
              <w:left w:val="nil"/>
              <w:bottom w:val="nil"/>
              <w:right w:val="nil"/>
            </w:tcBorders>
            <w:vAlign w:val="center"/>
          </w:tcPr>
          <w:p w14:paraId="636FBADC" w14:textId="2A27456D" w:rsidR="00E37F8D" w:rsidRPr="00C94833" w:rsidRDefault="00C94833" w:rsidP="00B47A9A">
            <w:pPr>
              <w:autoSpaceDE/>
              <w:autoSpaceDN/>
              <w:adjustRightInd/>
              <w:spacing w:before="0" w:line="240" w:lineRule="auto"/>
              <w:ind w:left="-105"/>
              <w:jc w:val="center"/>
              <w:rPr>
                <w:b/>
                <w:sz w:val="16"/>
                <w:szCs w:val="16"/>
                <w:lang w:val="ru-RU"/>
              </w:rPr>
            </w:pPr>
            <w:r>
              <w:rPr>
                <w:sz w:val="16"/>
                <w:szCs w:val="16"/>
                <w:lang w:val="ru-RU"/>
              </w:rPr>
              <w:t>325-336</w:t>
            </w:r>
          </w:p>
        </w:tc>
        <w:tc>
          <w:tcPr>
            <w:tcW w:w="1368" w:type="dxa"/>
            <w:gridSpan w:val="2"/>
            <w:tcBorders>
              <w:top w:val="nil"/>
              <w:left w:val="nil"/>
              <w:bottom w:val="nil"/>
              <w:right w:val="nil"/>
            </w:tcBorders>
            <w:vAlign w:val="center"/>
          </w:tcPr>
          <w:p w14:paraId="50606C01" w14:textId="77777777" w:rsidR="00E37F8D" w:rsidRPr="0080497E" w:rsidRDefault="00E37F8D"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40586" w:rsidRPr="0080497E" w14:paraId="5636EAC0" w14:textId="77777777" w:rsidTr="00282E7E">
        <w:trPr>
          <w:trHeight w:val="288"/>
        </w:trPr>
        <w:tc>
          <w:tcPr>
            <w:tcW w:w="1890" w:type="dxa"/>
            <w:gridSpan w:val="3"/>
            <w:vMerge w:val="restart"/>
            <w:tcBorders>
              <w:top w:val="nil"/>
              <w:left w:val="nil"/>
              <w:right w:val="nil"/>
            </w:tcBorders>
            <w:vAlign w:val="center"/>
          </w:tcPr>
          <w:p w14:paraId="194D7045" w14:textId="771920DD" w:rsidR="00240586" w:rsidRPr="00240586" w:rsidRDefault="00240586" w:rsidP="00B2560B">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322" w:type="dxa"/>
            <w:gridSpan w:val="2"/>
            <w:tcBorders>
              <w:top w:val="nil"/>
              <w:left w:val="nil"/>
              <w:bottom w:val="nil"/>
              <w:right w:val="nil"/>
            </w:tcBorders>
            <w:vAlign w:val="center"/>
          </w:tcPr>
          <w:p w14:paraId="4AD8CCD3" w14:textId="77777777" w:rsidR="00240586" w:rsidRPr="0080497E" w:rsidRDefault="00240586" w:rsidP="00B2560B">
            <w:pPr>
              <w:autoSpaceDE/>
              <w:autoSpaceDN/>
              <w:adjustRightInd/>
              <w:spacing w:before="0" w:line="240" w:lineRule="auto"/>
              <w:ind w:left="-13"/>
              <w:rPr>
                <w:sz w:val="16"/>
                <w:szCs w:val="16"/>
              </w:rPr>
            </w:pPr>
            <w:r w:rsidRPr="0080497E">
              <w:rPr>
                <w:sz w:val="16"/>
                <w:szCs w:val="16"/>
              </w:rPr>
              <w:t>PPG</w:t>
            </w:r>
          </w:p>
        </w:tc>
        <w:tc>
          <w:tcPr>
            <w:tcW w:w="2790" w:type="dxa"/>
            <w:gridSpan w:val="6"/>
            <w:tcBorders>
              <w:top w:val="nil"/>
              <w:left w:val="nil"/>
              <w:bottom w:val="nil"/>
              <w:right w:val="nil"/>
            </w:tcBorders>
            <w:vAlign w:val="center"/>
          </w:tcPr>
          <w:p w14:paraId="7A36989C" w14:textId="77777777" w:rsidR="00240586" w:rsidRPr="00C44C8B" w:rsidRDefault="00240586" w:rsidP="00B47A9A">
            <w:pPr>
              <w:autoSpaceDE/>
              <w:autoSpaceDN/>
              <w:adjustRightInd/>
              <w:spacing w:before="0" w:line="240" w:lineRule="auto"/>
              <w:ind w:left="0"/>
              <w:rPr>
                <w:sz w:val="16"/>
                <w:szCs w:val="16"/>
              </w:rPr>
            </w:pPr>
            <w:proofErr w:type="spellStart"/>
            <w:r w:rsidRPr="00C44C8B">
              <w:rPr>
                <w:sz w:val="16"/>
                <w:szCs w:val="16"/>
              </w:rPr>
              <w:t>Amercoat</w:t>
            </w:r>
            <w:proofErr w:type="spellEnd"/>
            <w:r w:rsidRPr="00C44C8B">
              <w:rPr>
                <w:sz w:val="16"/>
                <w:szCs w:val="16"/>
              </w:rPr>
              <w:t xml:space="preserve"> 450 </w:t>
            </w:r>
            <w:proofErr w:type="spellStart"/>
            <w:r w:rsidRPr="00C44C8B">
              <w:rPr>
                <w:sz w:val="16"/>
                <w:szCs w:val="16"/>
              </w:rPr>
              <w:t>Series</w:t>
            </w:r>
            <w:r w:rsidRPr="00C44C8B">
              <w:rPr>
                <w:sz w:val="16"/>
                <w:szCs w:val="16"/>
                <w:vertAlign w:val="superscript"/>
              </w:rPr>
              <w:t>T</w:t>
            </w:r>
            <w:proofErr w:type="spellEnd"/>
          </w:p>
          <w:p w14:paraId="1B899056" w14:textId="1695B34D" w:rsidR="00240586" w:rsidRPr="00C44C8B" w:rsidRDefault="00240586" w:rsidP="00B47A9A">
            <w:pPr>
              <w:autoSpaceDE/>
              <w:autoSpaceDN/>
              <w:adjustRightInd/>
              <w:spacing w:before="0" w:line="240" w:lineRule="auto"/>
              <w:ind w:left="0"/>
              <w:rPr>
                <w:sz w:val="16"/>
                <w:szCs w:val="16"/>
              </w:rPr>
            </w:pPr>
            <w:proofErr w:type="spellStart"/>
            <w:r w:rsidRPr="00C44C8B">
              <w:rPr>
                <w:sz w:val="16"/>
                <w:szCs w:val="16"/>
              </w:rPr>
              <w:t>Sigmadur</w:t>
            </w:r>
            <w:proofErr w:type="spellEnd"/>
            <w:r w:rsidRPr="00C44C8B">
              <w:rPr>
                <w:sz w:val="16"/>
                <w:szCs w:val="16"/>
              </w:rPr>
              <w:t xml:space="preserve"> 550</w:t>
            </w:r>
            <w:r w:rsidRPr="00C44C8B">
              <w:rPr>
                <w:sz w:val="16"/>
                <w:szCs w:val="16"/>
                <w:lang w:val="ru-RU"/>
              </w:rPr>
              <w:t xml:space="preserve"> </w:t>
            </w:r>
            <w:proofErr w:type="spellStart"/>
            <w:r w:rsidRPr="00C44C8B">
              <w:rPr>
                <w:sz w:val="16"/>
                <w:szCs w:val="16"/>
              </w:rPr>
              <w:t>Series</w:t>
            </w:r>
            <w:r w:rsidRPr="00C44C8B">
              <w:rPr>
                <w:sz w:val="16"/>
                <w:szCs w:val="16"/>
                <w:vertAlign w:val="superscript"/>
              </w:rPr>
              <w:t>T</w:t>
            </w:r>
            <w:proofErr w:type="spellEnd"/>
          </w:p>
        </w:tc>
        <w:tc>
          <w:tcPr>
            <w:tcW w:w="900" w:type="dxa"/>
            <w:gridSpan w:val="2"/>
            <w:tcBorders>
              <w:top w:val="nil"/>
              <w:left w:val="nil"/>
              <w:bottom w:val="nil"/>
              <w:right w:val="nil"/>
            </w:tcBorders>
            <w:vAlign w:val="center"/>
          </w:tcPr>
          <w:p w14:paraId="0772E9DE" w14:textId="77777777" w:rsidR="00240586" w:rsidRPr="0080497E" w:rsidRDefault="00240586" w:rsidP="00B47A9A">
            <w:pPr>
              <w:autoSpaceDE/>
              <w:autoSpaceDN/>
              <w:adjustRightInd/>
              <w:spacing w:before="0" w:line="240" w:lineRule="auto"/>
              <w:ind w:left="-105"/>
              <w:jc w:val="center"/>
              <w:rPr>
                <w:b/>
                <w:sz w:val="16"/>
                <w:szCs w:val="16"/>
              </w:rPr>
            </w:pPr>
            <w:r w:rsidRPr="0080497E">
              <w:rPr>
                <w:sz w:val="16"/>
                <w:szCs w:val="16"/>
              </w:rPr>
              <w:t>312-430</w:t>
            </w:r>
          </w:p>
        </w:tc>
        <w:tc>
          <w:tcPr>
            <w:tcW w:w="1368" w:type="dxa"/>
            <w:gridSpan w:val="2"/>
            <w:tcBorders>
              <w:top w:val="nil"/>
              <w:left w:val="nil"/>
              <w:bottom w:val="nil"/>
              <w:right w:val="nil"/>
            </w:tcBorders>
            <w:vAlign w:val="center"/>
          </w:tcPr>
          <w:p w14:paraId="5E82AD15" w14:textId="77777777" w:rsidR="00240586" w:rsidRPr="0080497E" w:rsidRDefault="00240586"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40586" w:rsidRPr="0080497E" w14:paraId="0D2ED1CE" w14:textId="77777777" w:rsidTr="00282E7E">
        <w:trPr>
          <w:trHeight w:val="288"/>
        </w:trPr>
        <w:tc>
          <w:tcPr>
            <w:tcW w:w="1890" w:type="dxa"/>
            <w:gridSpan w:val="3"/>
            <w:vMerge/>
            <w:tcBorders>
              <w:left w:val="nil"/>
              <w:bottom w:val="nil"/>
              <w:right w:val="nil"/>
            </w:tcBorders>
            <w:vAlign w:val="center"/>
          </w:tcPr>
          <w:p w14:paraId="13D8A5B7" w14:textId="77777777" w:rsidR="00240586" w:rsidRPr="0080497E" w:rsidRDefault="00240586" w:rsidP="00B2560B">
            <w:pPr>
              <w:autoSpaceDE/>
              <w:autoSpaceDN/>
              <w:adjustRightInd/>
              <w:spacing w:before="0" w:line="240" w:lineRule="auto"/>
              <w:ind w:left="0"/>
              <w:rPr>
                <w:b/>
                <w:sz w:val="16"/>
                <w:szCs w:val="16"/>
              </w:rPr>
            </w:pPr>
          </w:p>
        </w:tc>
        <w:tc>
          <w:tcPr>
            <w:tcW w:w="2322" w:type="dxa"/>
            <w:gridSpan w:val="2"/>
            <w:tcBorders>
              <w:top w:val="nil"/>
              <w:left w:val="nil"/>
              <w:bottom w:val="nil"/>
              <w:right w:val="nil"/>
            </w:tcBorders>
            <w:vAlign w:val="center"/>
          </w:tcPr>
          <w:p w14:paraId="795A0869" w14:textId="77777777" w:rsidR="00240586" w:rsidRPr="0080497E" w:rsidRDefault="00240586" w:rsidP="00B2560B">
            <w:pPr>
              <w:autoSpaceDE/>
              <w:autoSpaceDN/>
              <w:adjustRightInd/>
              <w:spacing w:before="0" w:line="240" w:lineRule="auto"/>
              <w:ind w:left="-13"/>
              <w:rPr>
                <w:sz w:val="16"/>
                <w:szCs w:val="16"/>
              </w:rPr>
            </w:pPr>
            <w:r w:rsidRPr="0080497E">
              <w:rPr>
                <w:sz w:val="16"/>
                <w:szCs w:val="16"/>
              </w:rPr>
              <w:t>Sherwin Williams</w:t>
            </w:r>
          </w:p>
        </w:tc>
        <w:tc>
          <w:tcPr>
            <w:tcW w:w="2790" w:type="dxa"/>
            <w:gridSpan w:val="6"/>
            <w:tcBorders>
              <w:top w:val="nil"/>
              <w:left w:val="nil"/>
              <w:bottom w:val="nil"/>
              <w:right w:val="nil"/>
            </w:tcBorders>
            <w:vAlign w:val="center"/>
          </w:tcPr>
          <w:p w14:paraId="0E01A76C" w14:textId="77777777" w:rsidR="00240586" w:rsidRPr="00C44C8B" w:rsidRDefault="00240586" w:rsidP="00B47A9A">
            <w:pPr>
              <w:autoSpaceDE/>
              <w:autoSpaceDN/>
              <w:adjustRightInd/>
              <w:spacing w:before="0" w:line="240" w:lineRule="auto"/>
              <w:ind w:left="0"/>
              <w:rPr>
                <w:sz w:val="16"/>
                <w:szCs w:val="16"/>
              </w:rPr>
            </w:pPr>
            <w:r w:rsidRPr="00C44C8B">
              <w:rPr>
                <w:sz w:val="16"/>
                <w:szCs w:val="16"/>
              </w:rPr>
              <w:t>Hi-Solids Polyurethane Series</w:t>
            </w:r>
          </w:p>
        </w:tc>
        <w:tc>
          <w:tcPr>
            <w:tcW w:w="900" w:type="dxa"/>
            <w:gridSpan w:val="2"/>
            <w:tcBorders>
              <w:top w:val="nil"/>
              <w:left w:val="nil"/>
              <w:bottom w:val="nil"/>
              <w:right w:val="nil"/>
            </w:tcBorders>
            <w:vAlign w:val="center"/>
          </w:tcPr>
          <w:p w14:paraId="708096B3" w14:textId="77777777" w:rsidR="00240586" w:rsidRPr="0080497E" w:rsidRDefault="00240586" w:rsidP="00B47A9A">
            <w:pPr>
              <w:autoSpaceDE/>
              <w:autoSpaceDN/>
              <w:adjustRightInd/>
              <w:spacing w:before="0" w:line="240" w:lineRule="auto"/>
              <w:ind w:left="-105"/>
              <w:jc w:val="center"/>
              <w:rPr>
                <w:sz w:val="16"/>
                <w:szCs w:val="16"/>
              </w:rPr>
            </w:pPr>
            <w:r w:rsidRPr="0080497E">
              <w:rPr>
                <w:sz w:val="16"/>
                <w:szCs w:val="16"/>
              </w:rPr>
              <w:t>100–340</w:t>
            </w:r>
          </w:p>
        </w:tc>
        <w:tc>
          <w:tcPr>
            <w:tcW w:w="1368" w:type="dxa"/>
            <w:gridSpan w:val="2"/>
            <w:tcBorders>
              <w:top w:val="nil"/>
              <w:left w:val="nil"/>
              <w:bottom w:val="nil"/>
              <w:right w:val="nil"/>
            </w:tcBorders>
            <w:vAlign w:val="center"/>
          </w:tcPr>
          <w:p w14:paraId="10224146" w14:textId="77777777" w:rsidR="00240586" w:rsidRPr="0080497E" w:rsidRDefault="00240586"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E37F8D" w:rsidRPr="0080497E" w14:paraId="5670ABEF" w14:textId="77777777" w:rsidTr="00282E7E">
        <w:trPr>
          <w:trHeight w:val="288"/>
        </w:trPr>
        <w:tc>
          <w:tcPr>
            <w:tcW w:w="1890" w:type="dxa"/>
            <w:gridSpan w:val="3"/>
            <w:tcBorders>
              <w:top w:val="nil"/>
              <w:left w:val="nil"/>
              <w:bottom w:val="nil"/>
              <w:right w:val="nil"/>
            </w:tcBorders>
            <w:vAlign w:val="center"/>
          </w:tcPr>
          <w:p w14:paraId="5833883A" w14:textId="77777777" w:rsidR="00E37F8D" w:rsidRPr="0080497E" w:rsidRDefault="00E37F8D" w:rsidP="00B2560B">
            <w:pPr>
              <w:autoSpaceDE/>
              <w:autoSpaceDN/>
              <w:adjustRightInd/>
              <w:spacing w:before="0" w:line="240" w:lineRule="auto"/>
              <w:ind w:left="0"/>
              <w:rPr>
                <w:b/>
                <w:sz w:val="16"/>
                <w:szCs w:val="16"/>
              </w:rPr>
            </w:pPr>
          </w:p>
        </w:tc>
        <w:tc>
          <w:tcPr>
            <w:tcW w:w="2322" w:type="dxa"/>
            <w:gridSpan w:val="2"/>
            <w:tcBorders>
              <w:top w:val="nil"/>
              <w:left w:val="nil"/>
              <w:bottom w:val="nil"/>
              <w:right w:val="nil"/>
            </w:tcBorders>
            <w:vAlign w:val="center"/>
          </w:tcPr>
          <w:p w14:paraId="4BFE0258" w14:textId="77777777" w:rsidR="00E37F8D" w:rsidRPr="0080497E" w:rsidRDefault="00E37F8D" w:rsidP="00B2560B">
            <w:pPr>
              <w:autoSpaceDE/>
              <w:autoSpaceDN/>
              <w:adjustRightInd/>
              <w:spacing w:before="0" w:line="240" w:lineRule="auto"/>
              <w:ind w:left="-13"/>
              <w:rPr>
                <w:sz w:val="16"/>
                <w:szCs w:val="16"/>
              </w:rPr>
            </w:pPr>
            <w:r w:rsidRPr="0080497E">
              <w:rPr>
                <w:sz w:val="16"/>
                <w:szCs w:val="16"/>
              </w:rPr>
              <w:t>Tnemec</w:t>
            </w:r>
          </w:p>
        </w:tc>
        <w:tc>
          <w:tcPr>
            <w:tcW w:w="2790" w:type="dxa"/>
            <w:gridSpan w:val="6"/>
            <w:tcBorders>
              <w:top w:val="nil"/>
              <w:left w:val="nil"/>
              <w:bottom w:val="nil"/>
              <w:right w:val="nil"/>
            </w:tcBorders>
            <w:vAlign w:val="center"/>
          </w:tcPr>
          <w:p w14:paraId="6AACCBAC" w14:textId="77777777" w:rsidR="00E37F8D" w:rsidRPr="00C44C8B" w:rsidRDefault="00E37F8D" w:rsidP="00B47A9A">
            <w:pPr>
              <w:autoSpaceDE/>
              <w:autoSpaceDN/>
              <w:adjustRightInd/>
              <w:spacing w:before="0" w:line="240" w:lineRule="auto"/>
              <w:ind w:left="0"/>
              <w:rPr>
                <w:sz w:val="16"/>
                <w:szCs w:val="16"/>
              </w:rPr>
            </w:pPr>
            <w:r w:rsidRPr="00C44C8B">
              <w:rPr>
                <w:sz w:val="16"/>
                <w:szCs w:val="16"/>
              </w:rPr>
              <w:t>Series 1095 Endura-Shield</w:t>
            </w:r>
          </w:p>
        </w:tc>
        <w:tc>
          <w:tcPr>
            <w:tcW w:w="900" w:type="dxa"/>
            <w:gridSpan w:val="2"/>
            <w:tcBorders>
              <w:top w:val="nil"/>
              <w:left w:val="nil"/>
              <w:bottom w:val="nil"/>
              <w:right w:val="nil"/>
            </w:tcBorders>
            <w:vAlign w:val="center"/>
          </w:tcPr>
          <w:p w14:paraId="020E804C" w14:textId="77777777" w:rsidR="00E37F8D" w:rsidRPr="0080497E" w:rsidRDefault="00E37F8D" w:rsidP="00B47A9A">
            <w:pPr>
              <w:autoSpaceDE/>
              <w:autoSpaceDN/>
              <w:adjustRightInd/>
              <w:spacing w:before="0" w:line="240" w:lineRule="auto"/>
              <w:ind w:left="-105"/>
              <w:jc w:val="center"/>
              <w:rPr>
                <w:sz w:val="16"/>
                <w:szCs w:val="16"/>
              </w:rPr>
            </w:pPr>
            <w:r w:rsidRPr="0080497E">
              <w:rPr>
                <w:sz w:val="16"/>
                <w:szCs w:val="16"/>
              </w:rPr>
              <w:t>89-135</w:t>
            </w:r>
          </w:p>
        </w:tc>
        <w:tc>
          <w:tcPr>
            <w:tcW w:w="1368" w:type="dxa"/>
            <w:gridSpan w:val="2"/>
            <w:tcBorders>
              <w:top w:val="nil"/>
              <w:left w:val="nil"/>
              <w:bottom w:val="nil"/>
              <w:right w:val="nil"/>
            </w:tcBorders>
            <w:vAlign w:val="center"/>
          </w:tcPr>
          <w:p w14:paraId="015C8BED" w14:textId="77777777" w:rsidR="00E37F8D" w:rsidRPr="0080497E" w:rsidRDefault="00E37F8D" w:rsidP="00B2560B">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B2560B" w:rsidRPr="00832FB9" w14:paraId="5A2EEFA5" w14:textId="77777777" w:rsidTr="00B2560B">
        <w:trPr>
          <w:trHeight w:val="259"/>
        </w:trPr>
        <w:tc>
          <w:tcPr>
            <w:tcW w:w="9270" w:type="dxa"/>
            <w:gridSpan w:val="15"/>
            <w:tcBorders>
              <w:top w:val="nil"/>
              <w:left w:val="nil"/>
              <w:bottom w:val="single" w:sz="12" w:space="0" w:color="auto"/>
              <w:right w:val="nil"/>
            </w:tcBorders>
            <w:vAlign w:val="center"/>
          </w:tcPr>
          <w:p w14:paraId="3B80E070" w14:textId="3247CDED" w:rsidR="00B2560B" w:rsidRPr="00D750DA" w:rsidRDefault="00B2560B" w:rsidP="00B2560B">
            <w:pPr>
              <w:autoSpaceDE/>
              <w:autoSpaceDN/>
              <w:adjustRightInd/>
              <w:spacing w:before="0" w:line="240" w:lineRule="auto"/>
              <w:ind w:left="65"/>
              <w:rPr>
                <w:b/>
                <w:sz w:val="16"/>
                <w:szCs w:val="16"/>
                <w:lang w:val="ru-RU"/>
              </w:rPr>
            </w:pPr>
          </w:p>
        </w:tc>
      </w:tr>
      <w:tr w:rsidR="00933B23" w:rsidRPr="0080497E" w14:paraId="60C5AEED" w14:textId="77777777" w:rsidTr="00B2560B">
        <w:trPr>
          <w:trHeight w:val="259"/>
        </w:trPr>
        <w:tc>
          <w:tcPr>
            <w:tcW w:w="1260" w:type="dxa"/>
            <w:tcBorders>
              <w:left w:val="nil"/>
              <w:bottom w:val="nil"/>
              <w:right w:val="nil"/>
            </w:tcBorders>
            <w:vAlign w:val="center"/>
          </w:tcPr>
          <w:p w14:paraId="55AC674E" w14:textId="77777777" w:rsidR="00933B23" w:rsidRPr="0080497E" w:rsidRDefault="00933B23" w:rsidP="00B2560B">
            <w:pPr>
              <w:autoSpaceDE/>
              <w:autoSpaceDN/>
              <w:adjustRightInd/>
              <w:spacing w:before="40" w:after="40" w:line="200" w:lineRule="exact"/>
              <w:ind w:left="0"/>
              <w:rPr>
                <w:b/>
                <w:sz w:val="16"/>
                <w:szCs w:val="16"/>
              </w:rPr>
            </w:pPr>
            <w:r w:rsidRPr="009C75F6">
              <w:rPr>
                <w:b/>
                <w:color w:val="auto"/>
                <w:sz w:val="16"/>
                <w:szCs w:val="24"/>
                <w:lang w:val="ru-RU"/>
              </w:rPr>
              <w:t>Последнее обновление:</w:t>
            </w:r>
          </w:p>
        </w:tc>
        <w:tc>
          <w:tcPr>
            <w:tcW w:w="2880" w:type="dxa"/>
            <w:gridSpan w:val="3"/>
            <w:tcBorders>
              <w:left w:val="nil"/>
              <w:bottom w:val="nil"/>
              <w:right w:val="nil"/>
            </w:tcBorders>
            <w:vAlign w:val="center"/>
          </w:tcPr>
          <w:p w14:paraId="5203F76C" w14:textId="6252270C" w:rsidR="00933B23" w:rsidRPr="0080497E" w:rsidRDefault="006A3DAE" w:rsidP="00B2560B">
            <w:pPr>
              <w:autoSpaceDE/>
              <w:autoSpaceDN/>
              <w:adjustRightInd/>
              <w:spacing w:before="40" w:after="40" w:line="200" w:lineRule="exact"/>
              <w:ind w:left="65"/>
              <w:rPr>
                <w:b/>
                <w:sz w:val="16"/>
                <w:szCs w:val="16"/>
              </w:rPr>
            </w:pPr>
            <w:r>
              <w:rPr>
                <w:color w:val="auto"/>
                <w:sz w:val="16"/>
                <w:szCs w:val="24"/>
                <w:lang w:val="ru-RU"/>
              </w:rPr>
              <w:t>Ноябрь</w:t>
            </w:r>
            <w:r w:rsidR="00933B23">
              <w:rPr>
                <w:color w:val="auto"/>
                <w:sz w:val="16"/>
                <w:szCs w:val="24"/>
                <w:lang w:val="ru-RU"/>
              </w:rPr>
              <w:t xml:space="preserve"> 20</w:t>
            </w:r>
            <w:r>
              <w:rPr>
                <w:color w:val="auto"/>
                <w:sz w:val="16"/>
                <w:szCs w:val="24"/>
                <w:lang w:val="ru-RU"/>
              </w:rPr>
              <w:t>25</w:t>
            </w:r>
          </w:p>
        </w:tc>
        <w:tc>
          <w:tcPr>
            <w:tcW w:w="5130" w:type="dxa"/>
            <w:gridSpan w:val="11"/>
            <w:tcBorders>
              <w:left w:val="nil"/>
              <w:bottom w:val="nil"/>
              <w:right w:val="nil"/>
            </w:tcBorders>
            <w:vAlign w:val="center"/>
          </w:tcPr>
          <w:p w14:paraId="7D37CD23" w14:textId="77777777" w:rsidR="00933B23" w:rsidRPr="0080497E" w:rsidRDefault="00933B23" w:rsidP="00B2560B">
            <w:pPr>
              <w:autoSpaceDE/>
              <w:autoSpaceDN/>
              <w:adjustRightInd/>
              <w:spacing w:before="40" w:after="40" w:line="200" w:lineRule="exact"/>
              <w:ind w:left="0"/>
              <w:jc w:val="center"/>
              <w:rPr>
                <w:b/>
                <w:sz w:val="16"/>
                <w:szCs w:val="16"/>
              </w:rPr>
            </w:pPr>
          </w:p>
        </w:tc>
      </w:tr>
    </w:tbl>
    <w:p w14:paraId="7CE65D71" w14:textId="77777777" w:rsidR="0002410A" w:rsidRDefault="0002410A" w:rsidP="00137F80">
      <w:pPr>
        <w:widowControl w:val="0"/>
        <w:spacing w:line="240" w:lineRule="auto"/>
        <w:ind w:left="1440" w:right="708" w:hanging="1260"/>
        <w:contextualSpacing/>
        <w:rPr>
          <w:sz w:val="16"/>
          <w:szCs w:val="16"/>
          <w:lang w:val="ru-RU"/>
        </w:rPr>
      </w:pPr>
    </w:p>
    <w:p w14:paraId="1AD493A4" w14:textId="3D40E036" w:rsidR="00933B23" w:rsidRPr="0044393B" w:rsidRDefault="00933B23" w:rsidP="00137F80">
      <w:pPr>
        <w:widowControl w:val="0"/>
        <w:spacing w:line="240" w:lineRule="auto"/>
        <w:ind w:left="1440" w:right="708" w:hanging="1260"/>
        <w:contextualSpacing/>
        <w:rPr>
          <w:sz w:val="16"/>
          <w:szCs w:val="16"/>
          <w:lang w:val="ru-RU"/>
        </w:rPr>
      </w:pPr>
      <w:r w:rsidRPr="0044393B">
        <w:rPr>
          <w:sz w:val="16"/>
          <w:szCs w:val="16"/>
          <w:lang w:val="ru-RU"/>
        </w:rPr>
        <w:t>Примечание</w:t>
      </w:r>
      <w:r w:rsidR="008318C3">
        <w:rPr>
          <w:sz w:val="16"/>
          <w:szCs w:val="16"/>
          <w:lang w:val="ru-RU"/>
        </w:rPr>
        <w:t xml:space="preserve"> 1</w:t>
      </w:r>
      <w:r w:rsidRPr="0044393B">
        <w:rPr>
          <w:sz w:val="16"/>
          <w:szCs w:val="16"/>
          <w:lang w:val="ru-RU"/>
        </w:rPr>
        <w:t xml:space="preserve">: </w:t>
      </w:r>
      <w:r w:rsidR="00630429" w:rsidRPr="0002410A">
        <w:rPr>
          <w:sz w:val="16"/>
          <w:szCs w:val="16"/>
          <w:lang w:val="ru-RU"/>
        </w:rPr>
        <w:tab/>
      </w:r>
      <w:r w:rsidRPr="0044393B">
        <w:rPr>
          <w:sz w:val="16"/>
          <w:szCs w:val="16"/>
          <w:lang w:val="ru-RU"/>
        </w:rPr>
        <w:t>Тип и толщина противопожарного покрытия должны быть определены заказчиком.</w:t>
      </w:r>
    </w:p>
    <w:p w14:paraId="6830B060" w14:textId="101CBF3C" w:rsidR="00933B23" w:rsidRDefault="0007530C" w:rsidP="00137F80">
      <w:pPr>
        <w:widowControl w:val="0"/>
        <w:spacing w:line="240" w:lineRule="auto"/>
        <w:ind w:left="1440" w:right="708" w:hanging="1260"/>
        <w:contextualSpacing/>
        <w:rPr>
          <w:sz w:val="16"/>
          <w:szCs w:val="16"/>
          <w:lang w:val="ru-RU"/>
        </w:rPr>
      </w:pPr>
      <w:r>
        <w:rPr>
          <w:sz w:val="16"/>
          <w:szCs w:val="16"/>
          <w:lang w:val="ru-RU"/>
        </w:rPr>
        <w:t>Примечание 2</w:t>
      </w:r>
      <w:r w:rsidR="008318C3">
        <w:rPr>
          <w:sz w:val="16"/>
          <w:szCs w:val="16"/>
          <w:lang w:val="ru-RU"/>
        </w:rPr>
        <w:t xml:space="preserve">: </w:t>
      </w:r>
      <w:r w:rsidR="00630429" w:rsidRPr="00630429">
        <w:rPr>
          <w:sz w:val="16"/>
          <w:szCs w:val="16"/>
          <w:lang w:val="ru-RU"/>
        </w:rPr>
        <w:tab/>
      </w:r>
      <w:r w:rsidR="00933B23" w:rsidRPr="0059693D">
        <w:rPr>
          <w:sz w:val="16"/>
          <w:szCs w:val="16"/>
          <w:lang w:val="ru-RU"/>
        </w:rPr>
        <w:t xml:space="preserve">*Проконсультироваться с </w:t>
      </w:r>
      <w:r w:rsidR="006E09F9">
        <w:rPr>
          <w:sz w:val="16"/>
          <w:szCs w:val="16"/>
          <w:lang w:val="ru-RU"/>
        </w:rPr>
        <w:t xml:space="preserve"> инженером </w:t>
      </w:r>
      <w:r w:rsidR="00933B23" w:rsidRPr="0059693D">
        <w:rPr>
          <w:sz w:val="16"/>
          <w:szCs w:val="16"/>
          <w:lang w:val="ru-RU"/>
        </w:rPr>
        <w:t>по противопожарной защите</w:t>
      </w:r>
      <w:r w:rsidR="00630429" w:rsidRPr="00630429">
        <w:rPr>
          <w:sz w:val="16"/>
          <w:szCs w:val="16"/>
          <w:lang w:val="ru-RU"/>
        </w:rPr>
        <w:t xml:space="preserve"> </w:t>
      </w:r>
      <w:r w:rsidR="00630429" w:rsidRPr="00F91232">
        <w:rPr>
          <w:sz w:val="16"/>
          <w:szCs w:val="16"/>
          <w:lang w:val="ru-RU"/>
        </w:rPr>
        <w:t>(</w:t>
      </w:r>
      <w:r w:rsidR="00F91232">
        <w:rPr>
          <w:sz w:val="16"/>
          <w:szCs w:val="16"/>
        </w:rPr>
        <w:t>PFP</w:t>
      </w:r>
      <w:r w:rsidR="00F91232" w:rsidRPr="00F91232">
        <w:rPr>
          <w:sz w:val="16"/>
          <w:szCs w:val="16"/>
          <w:lang w:val="ru-RU"/>
        </w:rPr>
        <w:t xml:space="preserve"> </w:t>
      </w:r>
      <w:r w:rsidR="00F91232">
        <w:rPr>
          <w:sz w:val="16"/>
          <w:szCs w:val="16"/>
        </w:rPr>
        <w:t>engineer</w:t>
      </w:r>
      <w:r w:rsidR="00F91232" w:rsidRPr="00F91232">
        <w:rPr>
          <w:sz w:val="16"/>
          <w:szCs w:val="16"/>
          <w:lang w:val="ru-RU"/>
        </w:rPr>
        <w:t>)</w:t>
      </w:r>
      <w:r w:rsidR="00933B23" w:rsidRPr="0059693D">
        <w:rPr>
          <w:sz w:val="16"/>
          <w:szCs w:val="16"/>
          <w:lang w:val="ru-RU"/>
        </w:rPr>
        <w:t xml:space="preserve"> для утверждения вспучивающегося огнестойкого покрытия системы ППЗ.</w:t>
      </w:r>
    </w:p>
    <w:p w14:paraId="2EEB3CC0" w14:textId="77777777" w:rsidR="002B5E17" w:rsidRPr="00933B23" w:rsidRDefault="002B5E17" w:rsidP="002B5E17">
      <w:pPr>
        <w:tabs>
          <w:tab w:val="left" w:pos="3225"/>
        </w:tabs>
        <w:rPr>
          <w:color w:val="auto"/>
          <w:sz w:val="20"/>
          <w:szCs w:val="20"/>
          <w:lang w:val="ru-RU"/>
        </w:rPr>
      </w:pPr>
      <w:r w:rsidRPr="00933B23">
        <w:rPr>
          <w:color w:val="auto"/>
          <w:lang w:val="ru-RU"/>
        </w:rPr>
        <w:br w:type="page"/>
      </w:r>
    </w:p>
    <w:tbl>
      <w:tblPr>
        <w:tblW w:w="10015" w:type="dxa"/>
        <w:jc w:val="center"/>
        <w:tblLayout w:type="fixed"/>
        <w:tblLook w:val="01E0" w:firstRow="1" w:lastRow="1" w:firstColumn="1" w:lastColumn="1" w:noHBand="0" w:noVBand="0"/>
      </w:tblPr>
      <w:tblGrid>
        <w:gridCol w:w="1169"/>
        <w:gridCol w:w="270"/>
        <w:gridCol w:w="848"/>
        <w:gridCol w:w="3016"/>
        <w:gridCol w:w="6"/>
        <w:gridCol w:w="990"/>
        <w:gridCol w:w="1576"/>
        <w:gridCol w:w="971"/>
        <w:gridCol w:w="1169"/>
      </w:tblGrid>
      <w:tr w:rsidR="001352A5" w:rsidRPr="0005732F" w14:paraId="6AE34828" w14:textId="77777777" w:rsidTr="00F029EB">
        <w:trPr>
          <w:trHeight w:val="360"/>
          <w:jc w:val="center"/>
        </w:trPr>
        <w:tc>
          <w:tcPr>
            <w:tcW w:w="10015" w:type="dxa"/>
            <w:gridSpan w:val="9"/>
            <w:tcBorders>
              <w:top w:val="single" w:sz="6" w:space="0" w:color="auto"/>
              <w:bottom w:val="single" w:sz="12" w:space="0" w:color="auto"/>
            </w:tcBorders>
            <w:shd w:val="clear" w:color="auto" w:fill="FFFFFF"/>
            <w:vAlign w:val="center"/>
          </w:tcPr>
          <w:p w14:paraId="11865E7B" w14:textId="77777777" w:rsidR="001352A5" w:rsidRPr="0005732F" w:rsidRDefault="001352A5" w:rsidP="001352A5">
            <w:pPr>
              <w:ind w:right="-72"/>
              <w:jc w:val="right"/>
              <w:rPr>
                <w:b/>
                <w:i/>
                <w:color w:val="auto"/>
              </w:rPr>
            </w:pPr>
            <w:proofErr w:type="spellStart"/>
            <w:r w:rsidRPr="0005732F">
              <w:rPr>
                <w:b/>
                <w:i/>
                <w:color w:val="auto"/>
              </w:rPr>
              <w:lastRenderedPageBreak/>
              <w:t>Специализированные</w:t>
            </w:r>
            <w:proofErr w:type="spellEnd"/>
            <w:r w:rsidRPr="0005732F">
              <w:rPr>
                <w:b/>
                <w:i/>
                <w:color w:val="auto"/>
              </w:rPr>
              <w:t xml:space="preserve"> </w:t>
            </w:r>
            <w:proofErr w:type="spellStart"/>
            <w:r w:rsidRPr="0005732F">
              <w:rPr>
                <w:b/>
                <w:i/>
                <w:color w:val="auto"/>
              </w:rPr>
              <w:t>системы</w:t>
            </w:r>
            <w:proofErr w:type="spellEnd"/>
            <w:r w:rsidRPr="0005732F">
              <w:rPr>
                <w:b/>
                <w:i/>
                <w:color w:val="auto"/>
              </w:rPr>
              <w:t xml:space="preserve"> </w:t>
            </w:r>
            <w:proofErr w:type="spellStart"/>
            <w:r w:rsidRPr="0005732F">
              <w:rPr>
                <w:b/>
                <w:i/>
                <w:color w:val="auto"/>
              </w:rPr>
              <w:t>покрытий</w:t>
            </w:r>
            <w:proofErr w:type="spellEnd"/>
          </w:p>
        </w:tc>
      </w:tr>
      <w:tr w:rsidR="001352A5" w:rsidRPr="0005732F" w14:paraId="62CE6C24" w14:textId="77777777" w:rsidTr="00F029EB">
        <w:trPr>
          <w:trHeight w:val="360"/>
          <w:jc w:val="center"/>
        </w:trPr>
        <w:tc>
          <w:tcPr>
            <w:tcW w:w="7875" w:type="dxa"/>
            <w:gridSpan w:val="7"/>
            <w:tcBorders>
              <w:top w:val="single" w:sz="12" w:space="0" w:color="auto"/>
              <w:left w:val="single" w:sz="12" w:space="0" w:color="auto"/>
              <w:bottom w:val="single" w:sz="12" w:space="0" w:color="auto"/>
            </w:tcBorders>
            <w:vAlign w:val="center"/>
          </w:tcPr>
          <w:p w14:paraId="2C541E91" w14:textId="77777777" w:rsidR="001352A5" w:rsidRPr="006952A6" w:rsidRDefault="00FD44FC" w:rsidP="001352A5">
            <w:pPr>
              <w:autoSpaceDE/>
              <w:autoSpaceDN/>
              <w:adjustRightInd/>
              <w:spacing w:before="0" w:line="240" w:lineRule="auto"/>
              <w:ind w:left="0"/>
              <w:rPr>
                <w:b/>
                <w:color w:val="auto"/>
                <w:sz w:val="20"/>
                <w:szCs w:val="20"/>
                <w:lang w:val="ru-RU"/>
              </w:rPr>
            </w:pPr>
            <w:r>
              <w:rPr>
                <w:b/>
                <w:color w:val="auto"/>
                <w:sz w:val="20"/>
                <w:szCs w:val="24"/>
                <w:lang w:val="ru-RU"/>
              </w:rPr>
              <w:t>Средней нагрузки</w:t>
            </w:r>
            <w:r w:rsidR="0059684F">
              <w:rPr>
                <w:b/>
                <w:color w:val="auto"/>
                <w:sz w:val="20"/>
                <w:szCs w:val="24"/>
                <w:lang w:val="ru-RU"/>
              </w:rPr>
              <w:t xml:space="preserve"> </w:t>
            </w:r>
            <w:r w:rsidR="001352A5" w:rsidRPr="00AD544E">
              <w:rPr>
                <w:b/>
                <w:color w:val="auto"/>
                <w:sz w:val="20"/>
                <w:szCs w:val="24"/>
                <w:lang w:val="ru-RU"/>
              </w:rPr>
              <w:t>противоскользящее | Зернистое 20 - 30 меш | Полиэфирное противоскользящее</w:t>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32257A37" w14:textId="77777777" w:rsidR="001352A5" w:rsidRPr="0005732F" w:rsidRDefault="001352A5" w:rsidP="001352A5">
            <w:pPr>
              <w:autoSpaceDE/>
              <w:autoSpaceDN/>
              <w:adjustRightInd/>
              <w:spacing w:before="0" w:line="240" w:lineRule="auto"/>
              <w:ind w:left="0"/>
              <w:jc w:val="center"/>
              <w:rPr>
                <w:b/>
                <w:color w:val="auto"/>
                <w:sz w:val="36"/>
                <w:szCs w:val="40"/>
              </w:rPr>
            </w:pPr>
            <w:r w:rsidRPr="00B76D32">
              <w:rPr>
                <w:b/>
                <w:color w:val="auto"/>
                <w:sz w:val="36"/>
                <w:szCs w:val="24"/>
                <w:lang w:val="ru-RU"/>
              </w:rPr>
              <w:t>4.5</w:t>
            </w:r>
          </w:p>
        </w:tc>
      </w:tr>
      <w:tr w:rsidR="001352A5" w:rsidRPr="0005732F" w14:paraId="4199025C" w14:textId="77777777" w:rsidTr="00F029EB">
        <w:trPr>
          <w:cantSplit/>
          <w:trHeight w:val="288"/>
          <w:jc w:val="center"/>
        </w:trPr>
        <w:tc>
          <w:tcPr>
            <w:tcW w:w="1439" w:type="dxa"/>
            <w:gridSpan w:val="2"/>
            <w:tcBorders>
              <w:top w:val="single" w:sz="12" w:space="0" w:color="auto"/>
            </w:tcBorders>
          </w:tcPr>
          <w:p w14:paraId="24178AF4"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70" w:type="dxa"/>
            <w:gridSpan w:val="3"/>
            <w:tcBorders>
              <w:top w:val="single" w:sz="12" w:space="0" w:color="auto"/>
            </w:tcBorders>
          </w:tcPr>
          <w:p w14:paraId="7B56C16E" w14:textId="77777777" w:rsidR="00E66907" w:rsidRPr="00064F9B" w:rsidRDefault="00E66907" w:rsidP="001352A5">
            <w:pPr>
              <w:autoSpaceDE/>
              <w:autoSpaceDN/>
              <w:adjustRightInd/>
              <w:spacing w:before="0" w:line="240" w:lineRule="auto"/>
              <w:ind w:left="-72"/>
              <w:rPr>
                <w:color w:val="auto"/>
                <w:sz w:val="16"/>
                <w:szCs w:val="16"/>
              </w:rPr>
            </w:pPr>
            <w:r w:rsidRPr="00E66907">
              <w:rPr>
                <w:color w:val="auto"/>
                <w:sz w:val="16"/>
                <w:szCs w:val="16"/>
              </w:rPr>
              <w:t>SSPC</w:t>
            </w:r>
            <w:r w:rsidRPr="00064F9B">
              <w:rPr>
                <w:color w:val="auto"/>
                <w:sz w:val="16"/>
                <w:szCs w:val="16"/>
              </w:rPr>
              <w:t>-</w:t>
            </w:r>
            <w:r w:rsidRPr="00E66907">
              <w:rPr>
                <w:color w:val="auto"/>
                <w:sz w:val="16"/>
                <w:szCs w:val="16"/>
              </w:rPr>
              <w:t>SP</w:t>
            </w:r>
            <w:r w:rsidRPr="00064F9B">
              <w:rPr>
                <w:color w:val="auto"/>
                <w:sz w:val="16"/>
                <w:szCs w:val="16"/>
              </w:rPr>
              <w:t>1/</w:t>
            </w:r>
            <w:r w:rsidRPr="00E66907">
              <w:rPr>
                <w:color w:val="auto"/>
                <w:sz w:val="16"/>
                <w:szCs w:val="16"/>
              </w:rPr>
              <w:t>SP</w:t>
            </w:r>
            <w:r w:rsidRPr="00064F9B">
              <w:rPr>
                <w:color w:val="auto"/>
                <w:sz w:val="16"/>
                <w:szCs w:val="16"/>
              </w:rPr>
              <w:t>10 (</w:t>
            </w:r>
            <w:r w:rsidRPr="00E66907">
              <w:rPr>
                <w:color w:val="auto"/>
                <w:sz w:val="16"/>
                <w:szCs w:val="16"/>
              </w:rPr>
              <w:t>NACE</w:t>
            </w:r>
            <w:r w:rsidRPr="00064F9B">
              <w:rPr>
                <w:color w:val="auto"/>
                <w:sz w:val="16"/>
                <w:szCs w:val="16"/>
              </w:rPr>
              <w:t xml:space="preserve"> </w:t>
            </w:r>
            <w:r w:rsidRPr="00E66907">
              <w:rPr>
                <w:color w:val="auto"/>
                <w:sz w:val="16"/>
                <w:szCs w:val="16"/>
              </w:rPr>
              <w:t>No</w:t>
            </w:r>
            <w:r w:rsidRPr="00064F9B">
              <w:rPr>
                <w:color w:val="auto"/>
                <w:sz w:val="16"/>
                <w:szCs w:val="16"/>
              </w:rPr>
              <w:t>. 2) (</w:t>
            </w:r>
            <w:r w:rsidRPr="00E66907">
              <w:rPr>
                <w:color w:val="auto"/>
                <w:sz w:val="16"/>
                <w:szCs w:val="16"/>
              </w:rPr>
              <w:t>SA</w:t>
            </w:r>
            <w:r w:rsidRPr="00064F9B">
              <w:rPr>
                <w:color w:val="auto"/>
                <w:sz w:val="16"/>
                <w:szCs w:val="16"/>
              </w:rPr>
              <w:t xml:space="preserve"> 2.5)</w:t>
            </w:r>
          </w:p>
          <w:p w14:paraId="7D3512FC" w14:textId="474AE309" w:rsidR="001352A5" w:rsidRPr="00A753A6" w:rsidRDefault="004B5C7C" w:rsidP="001352A5">
            <w:pPr>
              <w:autoSpaceDE/>
              <w:autoSpaceDN/>
              <w:adjustRightInd/>
              <w:spacing w:before="0" w:line="240" w:lineRule="auto"/>
              <w:ind w:left="-72"/>
              <w:rPr>
                <w:color w:val="auto"/>
                <w:sz w:val="16"/>
                <w:szCs w:val="16"/>
                <w:lang w:val="ru-RU"/>
              </w:rPr>
            </w:pPr>
            <w:r>
              <w:rPr>
                <w:color w:val="auto"/>
                <w:sz w:val="16"/>
                <w:szCs w:val="24"/>
                <w:lang w:val="ru-RU"/>
              </w:rPr>
              <w:t>Абразивоструйная</w:t>
            </w:r>
            <w:r w:rsidR="008321F8" w:rsidRPr="008321F8">
              <w:rPr>
                <w:color w:val="auto"/>
                <w:sz w:val="16"/>
                <w:szCs w:val="24"/>
                <w:lang w:val="ru-RU"/>
              </w:rPr>
              <w:t xml:space="preserve"> </w:t>
            </w:r>
            <w:r w:rsidR="001352A5" w:rsidRPr="00037A5B">
              <w:rPr>
                <w:color w:val="auto"/>
                <w:sz w:val="16"/>
                <w:szCs w:val="24"/>
                <w:lang w:val="ru-RU"/>
              </w:rPr>
              <w:t xml:space="preserve">очистка до </w:t>
            </w:r>
            <w:r w:rsidR="008321F8">
              <w:rPr>
                <w:color w:val="auto"/>
                <w:sz w:val="16"/>
                <w:szCs w:val="24"/>
                <w:lang w:val="ru-RU"/>
              </w:rPr>
              <w:t xml:space="preserve">почти </w:t>
            </w:r>
            <w:r w:rsidR="001352A5" w:rsidRPr="00037A5B">
              <w:rPr>
                <w:color w:val="auto"/>
                <w:sz w:val="16"/>
                <w:szCs w:val="24"/>
                <w:lang w:val="ru-RU"/>
              </w:rPr>
              <w:t>белого металла.</w:t>
            </w:r>
          </w:p>
        </w:tc>
        <w:tc>
          <w:tcPr>
            <w:tcW w:w="990" w:type="dxa"/>
            <w:tcBorders>
              <w:top w:val="single" w:sz="12" w:space="0" w:color="auto"/>
            </w:tcBorders>
          </w:tcPr>
          <w:p w14:paraId="78264594" w14:textId="77777777" w:rsidR="001352A5" w:rsidRPr="00A24069" w:rsidRDefault="001352A5" w:rsidP="001352A5">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716" w:type="dxa"/>
            <w:gridSpan w:val="3"/>
            <w:vMerge w:val="restart"/>
            <w:tcBorders>
              <w:top w:val="single" w:sz="12" w:space="0" w:color="auto"/>
            </w:tcBorders>
          </w:tcPr>
          <w:p w14:paraId="6F483EAA" w14:textId="77777777" w:rsidR="001352A5" w:rsidRPr="0005732F" w:rsidRDefault="001352A5" w:rsidP="001352A5">
            <w:pPr>
              <w:autoSpaceDE/>
              <w:autoSpaceDN/>
              <w:adjustRightInd/>
              <w:spacing w:before="0" w:line="240" w:lineRule="auto"/>
              <w:ind w:left="-72"/>
              <w:rPr>
                <w:color w:val="auto"/>
                <w:sz w:val="16"/>
                <w:szCs w:val="16"/>
              </w:rPr>
            </w:pPr>
            <w:r w:rsidRPr="00037A5B">
              <w:rPr>
                <w:color w:val="auto"/>
                <w:sz w:val="16"/>
                <w:szCs w:val="24"/>
                <w:lang w:val="ru-RU"/>
              </w:rPr>
              <w:t>Применяется данная система.</w:t>
            </w:r>
          </w:p>
        </w:tc>
      </w:tr>
      <w:tr w:rsidR="001352A5" w:rsidRPr="00BC5FF9" w14:paraId="7696C81E" w14:textId="77777777" w:rsidTr="00F029EB">
        <w:trPr>
          <w:cantSplit/>
          <w:trHeight w:val="288"/>
          <w:jc w:val="center"/>
        </w:trPr>
        <w:tc>
          <w:tcPr>
            <w:tcW w:w="1439" w:type="dxa"/>
            <w:gridSpan w:val="2"/>
          </w:tcPr>
          <w:p w14:paraId="25FC4DFA"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70" w:type="dxa"/>
            <w:gridSpan w:val="3"/>
          </w:tcPr>
          <w:p w14:paraId="5B483F65" w14:textId="77777777" w:rsidR="001352A5" w:rsidRPr="00D750DA" w:rsidRDefault="00224632" w:rsidP="001352A5">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7DB4DBC8" w14:textId="77777777" w:rsidR="001352A5" w:rsidRPr="00D750DA" w:rsidRDefault="001352A5" w:rsidP="001352A5">
            <w:pPr>
              <w:jc w:val="right"/>
              <w:rPr>
                <w:b/>
                <w:color w:val="auto"/>
                <w:sz w:val="16"/>
                <w:szCs w:val="16"/>
                <w:lang w:val="ru-RU"/>
              </w:rPr>
            </w:pPr>
          </w:p>
        </w:tc>
        <w:tc>
          <w:tcPr>
            <w:tcW w:w="3716" w:type="dxa"/>
            <w:gridSpan w:val="3"/>
            <w:vMerge/>
            <w:vAlign w:val="center"/>
          </w:tcPr>
          <w:p w14:paraId="1E607C8C" w14:textId="77777777" w:rsidR="001352A5" w:rsidRPr="00D750DA" w:rsidRDefault="001352A5" w:rsidP="001352A5">
            <w:pPr>
              <w:rPr>
                <w:color w:val="auto"/>
                <w:lang w:val="ru-RU"/>
              </w:rPr>
            </w:pPr>
          </w:p>
        </w:tc>
      </w:tr>
      <w:tr w:rsidR="001352A5" w:rsidRPr="0005732F" w14:paraId="644A55D0" w14:textId="77777777" w:rsidTr="00F029EB">
        <w:trPr>
          <w:cantSplit/>
          <w:trHeight w:val="288"/>
          <w:jc w:val="center"/>
        </w:trPr>
        <w:tc>
          <w:tcPr>
            <w:tcW w:w="1439" w:type="dxa"/>
            <w:gridSpan w:val="2"/>
            <w:tcBorders>
              <w:bottom w:val="single" w:sz="12" w:space="0" w:color="auto"/>
            </w:tcBorders>
          </w:tcPr>
          <w:p w14:paraId="11882F1F"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70" w:type="dxa"/>
            <w:gridSpan w:val="3"/>
            <w:tcBorders>
              <w:bottom w:val="single" w:sz="12" w:space="0" w:color="auto"/>
            </w:tcBorders>
          </w:tcPr>
          <w:p w14:paraId="3084746E" w14:textId="7A6019D5" w:rsidR="001352A5" w:rsidRPr="003B2DEF" w:rsidRDefault="001352A5" w:rsidP="001352A5">
            <w:pPr>
              <w:autoSpaceDE/>
              <w:autoSpaceDN/>
              <w:adjustRightInd/>
              <w:spacing w:before="0" w:line="240" w:lineRule="auto"/>
              <w:ind w:left="-72"/>
              <w:rPr>
                <w:sz w:val="16"/>
                <w:szCs w:val="16"/>
              </w:rPr>
            </w:pPr>
            <w:r>
              <w:rPr>
                <w:color w:val="auto"/>
                <w:sz w:val="16"/>
                <w:szCs w:val="16"/>
                <w:lang w:val="ru-RU"/>
              </w:rPr>
              <w:t>1</w:t>
            </w:r>
            <w:r w:rsidRPr="003B2DEF">
              <w:rPr>
                <w:color w:val="auto"/>
                <w:sz w:val="16"/>
                <w:szCs w:val="16"/>
              </w:rPr>
              <w:t>.</w:t>
            </w:r>
            <w:r>
              <w:rPr>
                <w:color w:val="auto"/>
                <w:sz w:val="16"/>
                <w:szCs w:val="16"/>
                <w:lang w:val="ru-RU"/>
              </w:rPr>
              <w:t>016</w:t>
            </w:r>
            <w:r w:rsidRPr="003B2DEF">
              <w:rPr>
                <w:color w:val="auto"/>
                <w:sz w:val="16"/>
                <w:szCs w:val="16"/>
              </w:rPr>
              <w:t xml:space="preserve"> – </w:t>
            </w:r>
            <w:r>
              <w:rPr>
                <w:color w:val="auto"/>
                <w:sz w:val="16"/>
                <w:szCs w:val="16"/>
                <w:lang w:val="ru-RU"/>
              </w:rPr>
              <w:t>1</w:t>
            </w:r>
            <w:r w:rsidRPr="003B2DEF">
              <w:rPr>
                <w:color w:val="auto"/>
                <w:sz w:val="16"/>
                <w:szCs w:val="16"/>
              </w:rPr>
              <w:t>.</w:t>
            </w:r>
            <w:r>
              <w:rPr>
                <w:color w:val="auto"/>
                <w:sz w:val="16"/>
                <w:szCs w:val="16"/>
                <w:lang w:val="ru-RU"/>
              </w:rPr>
              <w:t>397</w:t>
            </w:r>
            <w:ins w:id="436" w:author="Kurmanov, Aidyn [STAMGazStroy LLP]" w:date="2025-12-11T15:59:00Z" w16du:dateUtc="2025-12-11T10:59:00Z">
              <w:r w:rsidR="002A42D1">
                <w:rPr>
                  <w:color w:val="auto"/>
                  <w:sz w:val="16"/>
                  <w:szCs w:val="16"/>
                  <w:lang w:val="ru-RU"/>
                </w:rPr>
                <w:t xml:space="preserve"> </w:t>
              </w:r>
            </w:ins>
            <w:r>
              <w:rPr>
                <w:color w:val="auto"/>
                <w:sz w:val="16"/>
                <w:szCs w:val="16"/>
                <w:lang w:val="ru-RU"/>
              </w:rPr>
              <w:t>мм</w:t>
            </w:r>
            <w:r w:rsidRPr="003B2DEF">
              <w:rPr>
                <w:color w:val="auto"/>
                <w:sz w:val="16"/>
                <w:szCs w:val="16"/>
              </w:rPr>
              <w:t>. (</w:t>
            </w:r>
            <w:r>
              <w:rPr>
                <w:color w:val="auto"/>
                <w:sz w:val="16"/>
                <w:szCs w:val="16"/>
                <w:lang w:val="ru-RU"/>
              </w:rPr>
              <w:t>40</w:t>
            </w:r>
            <w:r w:rsidRPr="003B2DEF">
              <w:rPr>
                <w:color w:val="auto"/>
                <w:sz w:val="16"/>
                <w:szCs w:val="16"/>
              </w:rPr>
              <w:t xml:space="preserve">.0 - </w:t>
            </w:r>
            <w:r>
              <w:rPr>
                <w:color w:val="auto"/>
                <w:sz w:val="16"/>
                <w:szCs w:val="16"/>
                <w:lang w:val="ru-RU"/>
              </w:rPr>
              <w:t>55</w:t>
            </w:r>
            <w:r w:rsidRPr="003B2DEF">
              <w:rPr>
                <w:color w:val="auto"/>
                <w:sz w:val="16"/>
                <w:szCs w:val="16"/>
              </w:rPr>
              <w:t xml:space="preserve">.0 </w:t>
            </w:r>
            <w:r>
              <w:rPr>
                <w:color w:val="auto"/>
                <w:sz w:val="16"/>
                <w:szCs w:val="16"/>
                <w:lang w:val="ru-RU"/>
              </w:rPr>
              <w:t>милов</w:t>
            </w:r>
            <w:r w:rsidRPr="003B2DEF">
              <w:rPr>
                <w:color w:val="auto"/>
                <w:sz w:val="16"/>
                <w:szCs w:val="16"/>
              </w:rPr>
              <w:t>)</w:t>
            </w:r>
          </w:p>
        </w:tc>
        <w:tc>
          <w:tcPr>
            <w:tcW w:w="990" w:type="dxa"/>
            <w:tcBorders>
              <w:bottom w:val="single" w:sz="12" w:space="0" w:color="auto"/>
            </w:tcBorders>
          </w:tcPr>
          <w:p w14:paraId="64737454" w14:textId="77777777" w:rsidR="001352A5" w:rsidRPr="0005732F" w:rsidRDefault="001352A5" w:rsidP="001352A5">
            <w:pPr>
              <w:jc w:val="right"/>
              <w:rPr>
                <w:b/>
                <w:color w:val="auto"/>
                <w:sz w:val="16"/>
                <w:szCs w:val="16"/>
              </w:rPr>
            </w:pPr>
          </w:p>
        </w:tc>
        <w:tc>
          <w:tcPr>
            <w:tcW w:w="3716" w:type="dxa"/>
            <w:gridSpan w:val="3"/>
            <w:vMerge/>
            <w:tcBorders>
              <w:bottom w:val="single" w:sz="12" w:space="0" w:color="auto"/>
            </w:tcBorders>
            <w:vAlign w:val="center"/>
          </w:tcPr>
          <w:p w14:paraId="3C42A896" w14:textId="77777777" w:rsidR="001352A5" w:rsidRPr="0005732F" w:rsidRDefault="001352A5" w:rsidP="001352A5">
            <w:pPr>
              <w:rPr>
                <w:color w:val="auto"/>
              </w:rPr>
            </w:pPr>
          </w:p>
        </w:tc>
      </w:tr>
      <w:tr w:rsidR="001352A5" w:rsidRPr="0005732F" w14:paraId="4236CF1C" w14:textId="77777777" w:rsidTr="00F029EB">
        <w:trPr>
          <w:trHeight w:val="360"/>
          <w:jc w:val="center"/>
        </w:trPr>
        <w:tc>
          <w:tcPr>
            <w:tcW w:w="2287" w:type="dxa"/>
            <w:gridSpan w:val="3"/>
            <w:tcBorders>
              <w:top w:val="single" w:sz="12" w:space="0" w:color="auto"/>
              <w:left w:val="single" w:sz="12" w:space="0" w:color="auto"/>
              <w:bottom w:val="single" w:sz="12" w:space="0" w:color="auto"/>
            </w:tcBorders>
            <w:shd w:val="clear" w:color="auto" w:fill="000000"/>
            <w:vAlign w:val="center"/>
          </w:tcPr>
          <w:p w14:paraId="12CAE5CE"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6" w:type="dxa"/>
            <w:tcBorders>
              <w:top w:val="single" w:sz="12" w:space="0" w:color="auto"/>
              <w:bottom w:val="single" w:sz="12" w:space="0" w:color="auto"/>
            </w:tcBorders>
            <w:shd w:val="clear" w:color="auto" w:fill="000000"/>
            <w:vAlign w:val="center"/>
          </w:tcPr>
          <w:p w14:paraId="0CDED021"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572" w:type="dxa"/>
            <w:gridSpan w:val="3"/>
            <w:tcBorders>
              <w:top w:val="single" w:sz="12" w:space="0" w:color="auto"/>
              <w:bottom w:val="single" w:sz="12" w:space="0" w:color="auto"/>
            </w:tcBorders>
            <w:shd w:val="clear" w:color="auto" w:fill="000000"/>
            <w:vAlign w:val="center"/>
          </w:tcPr>
          <w:p w14:paraId="5AE32F9E"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58A6B1FD"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tcBorders>
              <w:top w:val="single" w:sz="12" w:space="0" w:color="auto"/>
              <w:bottom w:val="single" w:sz="12" w:space="0" w:color="auto"/>
              <w:right w:val="single" w:sz="12" w:space="0" w:color="auto"/>
            </w:tcBorders>
            <w:shd w:val="clear" w:color="auto" w:fill="000000"/>
            <w:vAlign w:val="center"/>
          </w:tcPr>
          <w:p w14:paraId="0E071ED7" w14:textId="77777777" w:rsidR="001352A5" w:rsidRPr="00AD544E" w:rsidRDefault="001352A5"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352A5" w:rsidRPr="0005732F" w14:paraId="6E32CAB2" w14:textId="77777777" w:rsidTr="00F029EB">
        <w:trPr>
          <w:trHeight w:val="288"/>
          <w:jc w:val="center"/>
        </w:trPr>
        <w:tc>
          <w:tcPr>
            <w:tcW w:w="2287" w:type="dxa"/>
            <w:gridSpan w:val="3"/>
            <w:vAlign w:val="center"/>
          </w:tcPr>
          <w:p w14:paraId="4BB43711"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ГРУНТ</w:t>
            </w:r>
          </w:p>
        </w:tc>
        <w:tc>
          <w:tcPr>
            <w:tcW w:w="3016" w:type="dxa"/>
            <w:vAlign w:val="center"/>
          </w:tcPr>
          <w:p w14:paraId="5BB17578"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Carboline</w:t>
            </w:r>
          </w:p>
        </w:tc>
        <w:tc>
          <w:tcPr>
            <w:tcW w:w="2572" w:type="dxa"/>
            <w:gridSpan w:val="3"/>
            <w:vAlign w:val="center"/>
          </w:tcPr>
          <w:p w14:paraId="41F464D2" w14:textId="77777777" w:rsidR="001352A5" w:rsidRPr="004C6BEE" w:rsidRDefault="001352A5" w:rsidP="001352A5">
            <w:pPr>
              <w:autoSpaceDE/>
              <w:autoSpaceDN/>
              <w:adjustRightInd/>
              <w:spacing w:before="0" w:line="240" w:lineRule="auto"/>
              <w:ind w:left="0"/>
              <w:rPr>
                <w:sz w:val="16"/>
                <w:szCs w:val="16"/>
              </w:rPr>
            </w:pPr>
            <w:proofErr w:type="spellStart"/>
            <w:r w:rsidRPr="004C6BEE">
              <w:rPr>
                <w:sz w:val="16"/>
                <w:szCs w:val="16"/>
              </w:rPr>
              <w:t>Carboguard</w:t>
            </w:r>
            <w:proofErr w:type="spellEnd"/>
            <w:r w:rsidRPr="004C6BEE">
              <w:rPr>
                <w:sz w:val="16"/>
                <w:szCs w:val="16"/>
              </w:rPr>
              <w:t xml:space="preserve"> 869 Non-Skid</w:t>
            </w:r>
          </w:p>
        </w:tc>
        <w:tc>
          <w:tcPr>
            <w:tcW w:w="971" w:type="dxa"/>
            <w:vAlign w:val="center"/>
          </w:tcPr>
          <w:p w14:paraId="57CC992A" w14:textId="77777777" w:rsidR="001352A5" w:rsidRPr="001D3869" w:rsidRDefault="001352A5" w:rsidP="001352A5">
            <w:pPr>
              <w:spacing w:before="0" w:line="240" w:lineRule="auto"/>
              <w:ind w:left="0"/>
              <w:jc w:val="center"/>
              <w:rPr>
                <w:sz w:val="16"/>
                <w:szCs w:val="16"/>
              </w:rPr>
            </w:pPr>
            <w:r>
              <w:rPr>
                <w:sz w:val="16"/>
                <w:szCs w:val="16"/>
              </w:rPr>
              <w:t>226</w:t>
            </w:r>
          </w:p>
        </w:tc>
        <w:tc>
          <w:tcPr>
            <w:tcW w:w="1169" w:type="dxa"/>
            <w:vAlign w:val="center"/>
          </w:tcPr>
          <w:p w14:paraId="5F1CC808"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810005" w:rsidRPr="0005732F" w14:paraId="0D164723" w14:textId="77777777" w:rsidTr="00B148A8">
        <w:trPr>
          <w:trHeight w:val="288"/>
          <w:jc w:val="center"/>
        </w:trPr>
        <w:tc>
          <w:tcPr>
            <w:tcW w:w="2287" w:type="dxa"/>
            <w:gridSpan w:val="3"/>
            <w:vAlign w:val="center"/>
          </w:tcPr>
          <w:p w14:paraId="099351D1" w14:textId="77777777" w:rsidR="00810005" w:rsidRDefault="00810005" w:rsidP="00810005">
            <w:pPr>
              <w:autoSpaceDE/>
              <w:autoSpaceDN/>
              <w:adjustRightInd/>
              <w:spacing w:before="0" w:line="240" w:lineRule="auto"/>
              <w:ind w:left="0"/>
              <w:rPr>
                <w:b/>
                <w:color w:val="auto"/>
                <w:sz w:val="16"/>
                <w:szCs w:val="24"/>
                <w:lang w:val="ru-RU"/>
              </w:rPr>
            </w:pPr>
          </w:p>
        </w:tc>
        <w:tc>
          <w:tcPr>
            <w:tcW w:w="3016" w:type="dxa"/>
            <w:tcBorders>
              <w:top w:val="nil"/>
              <w:left w:val="nil"/>
              <w:bottom w:val="nil"/>
              <w:right w:val="nil"/>
            </w:tcBorders>
            <w:vAlign w:val="center"/>
          </w:tcPr>
          <w:p w14:paraId="73B67DDD" w14:textId="02E7DAC7" w:rsidR="00810005" w:rsidRPr="001D3869" w:rsidRDefault="00810005" w:rsidP="00810005">
            <w:pPr>
              <w:autoSpaceDE/>
              <w:autoSpaceDN/>
              <w:adjustRightInd/>
              <w:spacing w:before="0" w:line="240" w:lineRule="auto"/>
              <w:ind w:left="0"/>
              <w:rPr>
                <w:sz w:val="16"/>
                <w:szCs w:val="16"/>
              </w:rPr>
            </w:pPr>
            <w:proofErr w:type="spellStart"/>
            <w:r w:rsidRPr="00810005">
              <w:rPr>
                <w:sz w:val="16"/>
                <w:szCs w:val="16"/>
              </w:rPr>
              <w:t>Corrocoat</w:t>
            </w:r>
            <w:proofErr w:type="spellEnd"/>
          </w:p>
        </w:tc>
        <w:tc>
          <w:tcPr>
            <w:tcW w:w="2572" w:type="dxa"/>
            <w:gridSpan w:val="3"/>
            <w:tcBorders>
              <w:top w:val="nil"/>
              <w:left w:val="nil"/>
              <w:bottom w:val="nil"/>
              <w:right w:val="nil"/>
            </w:tcBorders>
            <w:vAlign w:val="center"/>
          </w:tcPr>
          <w:p w14:paraId="3B07774E" w14:textId="13C0B333" w:rsidR="00810005" w:rsidRPr="004C6BEE" w:rsidRDefault="00810005" w:rsidP="00810005">
            <w:pPr>
              <w:autoSpaceDE/>
              <w:autoSpaceDN/>
              <w:adjustRightInd/>
              <w:spacing w:before="0" w:line="240" w:lineRule="auto"/>
              <w:ind w:left="0"/>
              <w:rPr>
                <w:sz w:val="16"/>
                <w:szCs w:val="16"/>
              </w:rPr>
            </w:pPr>
            <w:proofErr w:type="spellStart"/>
            <w:r w:rsidRPr="004C6BEE">
              <w:rPr>
                <w:sz w:val="16"/>
                <w:szCs w:val="16"/>
              </w:rPr>
              <w:t>ZipCoat</w:t>
            </w:r>
            <w:proofErr w:type="spellEnd"/>
          </w:p>
        </w:tc>
        <w:tc>
          <w:tcPr>
            <w:tcW w:w="971" w:type="dxa"/>
            <w:tcBorders>
              <w:top w:val="nil"/>
              <w:left w:val="nil"/>
              <w:bottom w:val="nil"/>
              <w:right w:val="nil"/>
            </w:tcBorders>
            <w:vAlign w:val="center"/>
          </w:tcPr>
          <w:p w14:paraId="2878B418" w14:textId="62A77A21" w:rsidR="00810005" w:rsidRDefault="00810005" w:rsidP="00810005">
            <w:pPr>
              <w:spacing w:before="0" w:line="240" w:lineRule="auto"/>
              <w:ind w:left="0"/>
              <w:jc w:val="center"/>
              <w:rPr>
                <w:sz w:val="16"/>
                <w:szCs w:val="16"/>
              </w:rPr>
            </w:pPr>
            <w:r w:rsidRPr="00810005">
              <w:rPr>
                <w:sz w:val="16"/>
                <w:szCs w:val="16"/>
              </w:rPr>
              <w:t>47</w:t>
            </w:r>
          </w:p>
        </w:tc>
        <w:tc>
          <w:tcPr>
            <w:tcW w:w="1169" w:type="dxa"/>
            <w:tcBorders>
              <w:top w:val="nil"/>
              <w:left w:val="nil"/>
              <w:bottom w:val="nil"/>
              <w:right w:val="nil"/>
            </w:tcBorders>
            <w:vAlign w:val="center"/>
          </w:tcPr>
          <w:p w14:paraId="39A1BE82" w14:textId="66E8BED7" w:rsidR="00810005" w:rsidRDefault="005F743B" w:rsidP="00810005">
            <w:pPr>
              <w:autoSpaceDE/>
              <w:autoSpaceDN/>
              <w:adjustRightInd/>
              <w:spacing w:before="0" w:line="240" w:lineRule="auto"/>
              <w:ind w:left="0"/>
              <w:rPr>
                <w:sz w:val="16"/>
                <w:szCs w:val="16"/>
              </w:rPr>
            </w:pPr>
            <w:ins w:id="437" w:author="Issayevskiy, Konstantin [STAMGazStroy LLP]" w:date="2025-12-09T09:45:00Z" w16du:dateUtc="2025-12-09T04:45:00Z">
              <w:r w:rsidRPr="00463EC8">
                <w:rPr>
                  <w:sz w:val="16"/>
                  <w:szCs w:val="16"/>
                </w:rPr>
                <w:t>121°C (250°F)</w:t>
              </w:r>
            </w:ins>
            <w:del w:id="438" w:author="Issayevskiy, Konstantin [STAMGazStroy LLP]" w:date="2025-12-09T09:45:00Z" w16du:dateUtc="2025-12-09T04:45:00Z">
              <w:r w:rsidR="00810005" w:rsidRPr="00810005" w:rsidDel="005F743B">
                <w:rPr>
                  <w:sz w:val="16"/>
                  <w:szCs w:val="16"/>
                </w:rPr>
                <w:delText>250°F (121°C)</w:delText>
              </w:r>
            </w:del>
          </w:p>
        </w:tc>
      </w:tr>
      <w:tr w:rsidR="001352A5" w:rsidRPr="0005732F" w14:paraId="223DA386" w14:textId="77777777" w:rsidTr="00F029EB">
        <w:trPr>
          <w:trHeight w:val="288"/>
          <w:jc w:val="center"/>
        </w:trPr>
        <w:tc>
          <w:tcPr>
            <w:tcW w:w="2287" w:type="dxa"/>
            <w:gridSpan w:val="3"/>
            <w:vAlign w:val="center"/>
          </w:tcPr>
          <w:p w14:paraId="2D970F2B" w14:textId="77777777" w:rsidR="001352A5" w:rsidRPr="00D41158" w:rsidRDefault="00FD44FC" w:rsidP="00FD44FC">
            <w:pPr>
              <w:autoSpaceDE/>
              <w:autoSpaceDN/>
              <w:adjustRightInd/>
              <w:spacing w:before="0" w:line="240" w:lineRule="auto"/>
              <w:ind w:left="0"/>
              <w:rPr>
                <w:b/>
                <w:color w:val="auto"/>
                <w:sz w:val="16"/>
                <w:szCs w:val="24"/>
                <w:lang w:val="ru-RU"/>
              </w:rPr>
            </w:pPr>
            <w:r>
              <w:rPr>
                <w:b/>
                <w:color w:val="auto"/>
                <w:sz w:val="16"/>
                <w:szCs w:val="24"/>
                <w:lang w:val="ru-RU"/>
              </w:rPr>
              <w:t>П</w:t>
            </w:r>
            <w:r w:rsidR="001352A5" w:rsidRPr="00D41158">
              <w:rPr>
                <w:b/>
                <w:color w:val="auto"/>
                <w:sz w:val="16"/>
                <w:szCs w:val="24"/>
                <w:lang w:val="ru-RU"/>
              </w:rPr>
              <w:t>ротивоскользящее</w:t>
            </w:r>
          </w:p>
        </w:tc>
        <w:tc>
          <w:tcPr>
            <w:tcW w:w="3016" w:type="dxa"/>
            <w:vAlign w:val="center"/>
          </w:tcPr>
          <w:p w14:paraId="172DABE1"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Hempel Coatings (USA), Inc.</w:t>
            </w:r>
          </w:p>
        </w:tc>
        <w:tc>
          <w:tcPr>
            <w:tcW w:w="2572" w:type="dxa"/>
            <w:gridSpan w:val="3"/>
            <w:vAlign w:val="center"/>
          </w:tcPr>
          <w:p w14:paraId="4F258092" w14:textId="77777777" w:rsidR="001352A5" w:rsidRPr="004C6BEE" w:rsidRDefault="001352A5" w:rsidP="001352A5">
            <w:pPr>
              <w:autoSpaceDE/>
              <w:autoSpaceDN/>
              <w:adjustRightInd/>
              <w:spacing w:before="0" w:line="240" w:lineRule="auto"/>
              <w:ind w:left="0"/>
              <w:rPr>
                <w:sz w:val="16"/>
                <w:szCs w:val="16"/>
                <w:lang w:val="ru-RU"/>
              </w:rPr>
            </w:pPr>
            <w:proofErr w:type="spellStart"/>
            <w:r w:rsidRPr="004C6BEE">
              <w:rPr>
                <w:sz w:val="16"/>
                <w:szCs w:val="16"/>
              </w:rPr>
              <w:t>Hempadur</w:t>
            </w:r>
            <w:proofErr w:type="spellEnd"/>
            <w:r w:rsidRPr="004C6BEE">
              <w:rPr>
                <w:sz w:val="16"/>
                <w:szCs w:val="16"/>
              </w:rPr>
              <w:t xml:space="preserve"> 4588 Series</w:t>
            </w:r>
          </w:p>
          <w:p w14:paraId="4E27A69C" w14:textId="04884124" w:rsidR="00881F5D" w:rsidRPr="004C6BEE" w:rsidRDefault="00881F5D" w:rsidP="001352A5">
            <w:pPr>
              <w:autoSpaceDE/>
              <w:autoSpaceDN/>
              <w:adjustRightInd/>
              <w:spacing w:before="0" w:line="240" w:lineRule="auto"/>
              <w:ind w:left="0"/>
              <w:rPr>
                <w:sz w:val="16"/>
                <w:szCs w:val="16"/>
                <w:lang w:val="ru-RU"/>
              </w:rPr>
            </w:pPr>
            <w:proofErr w:type="spellStart"/>
            <w:r w:rsidRPr="004C6BEE">
              <w:rPr>
                <w:sz w:val="16"/>
                <w:szCs w:val="16"/>
              </w:rPr>
              <w:t>Hempaprime</w:t>
            </w:r>
            <w:proofErr w:type="spellEnd"/>
            <w:r w:rsidRPr="004C6BEE">
              <w:rPr>
                <w:sz w:val="16"/>
                <w:szCs w:val="16"/>
              </w:rPr>
              <w:t xml:space="preserve"> Multi 500</w:t>
            </w:r>
          </w:p>
        </w:tc>
        <w:tc>
          <w:tcPr>
            <w:tcW w:w="971" w:type="dxa"/>
            <w:vAlign w:val="center"/>
          </w:tcPr>
          <w:p w14:paraId="690D7907" w14:textId="77777777" w:rsidR="001352A5" w:rsidRDefault="001352A5" w:rsidP="001352A5">
            <w:pPr>
              <w:spacing w:before="0" w:line="240" w:lineRule="auto"/>
              <w:ind w:left="0"/>
              <w:jc w:val="center"/>
              <w:rPr>
                <w:sz w:val="16"/>
                <w:szCs w:val="16"/>
                <w:lang w:val="ru-RU"/>
              </w:rPr>
            </w:pPr>
            <w:r>
              <w:rPr>
                <w:sz w:val="16"/>
                <w:szCs w:val="16"/>
              </w:rPr>
              <w:t>220</w:t>
            </w:r>
          </w:p>
          <w:p w14:paraId="622FA0A3" w14:textId="3870461B" w:rsidR="00881F5D" w:rsidRPr="00881F5D" w:rsidRDefault="00881F5D" w:rsidP="001352A5">
            <w:pPr>
              <w:spacing w:before="0" w:line="240" w:lineRule="auto"/>
              <w:ind w:left="0"/>
              <w:jc w:val="center"/>
              <w:rPr>
                <w:sz w:val="16"/>
                <w:szCs w:val="16"/>
                <w:lang w:val="ru-RU"/>
              </w:rPr>
            </w:pPr>
            <w:r>
              <w:rPr>
                <w:sz w:val="16"/>
                <w:szCs w:val="16"/>
                <w:lang w:val="ru-RU"/>
              </w:rPr>
              <w:t>1</w:t>
            </w:r>
            <w:r w:rsidR="004F53DA">
              <w:rPr>
                <w:sz w:val="16"/>
                <w:szCs w:val="16"/>
                <w:lang w:val="ru-RU"/>
              </w:rPr>
              <w:t>89-190</w:t>
            </w:r>
          </w:p>
        </w:tc>
        <w:tc>
          <w:tcPr>
            <w:tcW w:w="1169" w:type="dxa"/>
            <w:vAlign w:val="center"/>
          </w:tcPr>
          <w:p w14:paraId="5832719E"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408231B7" w14:textId="77777777" w:rsidTr="00F029EB">
        <w:trPr>
          <w:trHeight w:val="288"/>
          <w:jc w:val="center"/>
        </w:trPr>
        <w:tc>
          <w:tcPr>
            <w:tcW w:w="2287" w:type="dxa"/>
            <w:gridSpan w:val="3"/>
            <w:vMerge w:val="restart"/>
            <w:vAlign w:val="center"/>
          </w:tcPr>
          <w:p w14:paraId="31B71F73" w14:textId="77777777" w:rsidR="001352A5" w:rsidRPr="00D41158" w:rsidRDefault="001352A5" w:rsidP="001352A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6" w:type="dxa"/>
            <w:vAlign w:val="center"/>
          </w:tcPr>
          <w:p w14:paraId="593E5B76"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International</w:t>
            </w:r>
          </w:p>
        </w:tc>
        <w:tc>
          <w:tcPr>
            <w:tcW w:w="2572" w:type="dxa"/>
            <w:gridSpan w:val="3"/>
            <w:vAlign w:val="center"/>
          </w:tcPr>
          <w:p w14:paraId="4847B228" w14:textId="2A68A793" w:rsidR="001352A5" w:rsidRPr="004C6BEE" w:rsidRDefault="001352A5" w:rsidP="00FD44FC">
            <w:pPr>
              <w:autoSpaceDE/>
              <w:autoSpaceDN/>
              <w:adjustRightInd/>
              <w:spacing w:before="0" w:line="240" w:lineRule="auto"/>
              <w:ind w:left="0"/>
              <w:rPr>
                <w:sz w:val="16"/>
                <w:szCs w:val="16"/>
              </w:rPr>
            </w:pPr>
            <w:r w:rsidRPr="004C6BEE">
              <w:rPr>
                <w:sz w:val="16"/>
                <w:szCs w:val="16"/>
              </w:rPr>
              <w:t xml:space="preserve">Interzone </w:t>
            </w:r>
            <w:r w:rsidR="00FD44FC" w:rsidRPr="004C6BEE">
              <w:rPr>
                <w:sz w:val="16"/>
                <w:szCs w:val="16"/>
                <w:lang w:val="ru-RU"/>
              </w:rPr>
              <w:t>954</w:t>
            </w:r>
            <w:r w:rsidR="006062F9" w:rsidRPr="004C6BEE">
              <w:rPr>
                <w:sz w:val="16"/>
                <w:szCs w:val="16"/>
              </w:rPr>
              <w:t xml:space="preserve"> GF</w:t>
            </w:r>
          </w:p>
        </w:tc>
        <w:tc>
          <w:tcPr>
            <w:tcW w:w="971" w:type="dxa"/>
            <w:vAlign w:val="center"/>
          </w:tcPr>
          <w:p w14:paraId="018A7EC7" w14:textId="77777777" w:rsidR="001352A5" w:rsidRPr="001D3869" w:rsidRDefault="001352A5" w:rsidP="001352A5">
            <w:pPr>
              <w:spacing w:before="0" w:line="240" w:lineRule="auto"/>
              <w:ind w:left="0"/>
              <w:jc w:val="center"/>
              <w:rPr>
                <w:sz w:val="16"/>
                <w:szCs w:val="16"/>
              </w:rPr>
            </w:pPr>
            <w:r>
              <w:rPr>
                <w:sz w:val="16"/>
                <w:szCs w:val="16"/>
              </w:rPr>
              <w:t>74</w:t>
            </w:r>
          </w:p>
        </w:tc>
        <w:tc>
          <w:tcPr>
            <w:tcW w:w="1169" w:type="dxa"/>
            <w:vAlign w:val="center"/>
          </w:tcPr>
          <w:p w14:paraId="392E4E64"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4BE0D08F" w14:textId="77777777" w:rsidTr="00F029EB">
        <w:trPr>
          <w:trHeight w:val="288"/>
          <w:jc w:val="center"/>
        </w:trPr>
        <w:tc>
          <w:tcPr>
            <w:tcW w:w="2287" w:type="dxa"/>
            <w:gridSpan w:val="3"/>
            <w:vMerge/>
            <w:vAlign w:val="center"/>
          </w:tcPr>
          <w:p w14:paraId="5DBA012F" w14:textId="77777777" w:rsidR="001352A5" w:rsidRPr="0005732F" w:rsidRDefault="001352A5" w:rsidP="001352A5">
            <w:pPr>
              <w:jc w:val="center"/>
              <w:rPr>
                <w:b/>
                <w:color w:val="auto"/>
                <w:sz w:val="16"/>
                <w:szCs w:val="16"/>
              </w:rPr>
            </w:pPr>
          </w:p>
        </w:tc>
        <w:tc>
          <w:tcPr>
            <w:tcW w:w="3016" w:type="dxa"/>
            <w:vAlign w:val="center"/>
          </w:tcPr>
          <w:p w14:paraId="43CC61C2"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Jotun Paints</w:t>
            </w:r>
          </w:p>
        </w:tc>
        <w:tc>
          <w:tcPr>
            <w:tcW w:w="2572" w:type="dxa"/>
            <w:gridSpan w:val="3"/>
            <w:vAlign w:val="center"/>
          </w:tcPr>
          <w:p w14:paraId="12CF28B8" w14:textId="1D2F6662" w:rsidR="001352A5" w:rsidRPr="004C6BEE" w:rsidRDefault="003C0A89" w:rsidP="001352A5">
            <w:pPr>
              <w:autoSpaceDE/>
              <w:autoSpaceDN/>
              <w:adjustRightInd/>
              <w:spacing w:before="0" w:line="240" w:lineRule="auto"/>
              <w:ind w:left="0"/>
              <w:rPr>
                <w:sz w:val="16"/>
                <w:szCs w:val="16"/>
              </w:rPr>
            </w:pPr>
            <w:proofErr w:type="spellStart"/>
            <w:r w:rsidRPr="004C6BEE">
              <w:rPr>
                <w:sz w:val="16"/>
                <w:szCs w:val="16"/>
              </w:rPr>
              <w:t>Penguard</w:t>
            </w:r>
            <w:proofErr w:type="spellEnd"/>
            <w:r w:rsidRPr="004C6BEE">
              <w:rPr>
                <w:sz w:val="16"/>
                <w:szCs w:val="16"/>
              </w:rPr>
              <w:t xml:space="preserve"> Universal</w:t>
            </w:r>
          </w:p>
        </w:tc>
        <w:tc>
          <w:tcPr>
            <w:tcW w:w="971" w:type="dxa"/>
            <w:vAlign w:val="center"/>
          </w:tcPr>
          <w:p w14:paraId="3059DB22" w14:textId="67F3773B" w:rsidR="001352A5" w:rsidRPr="003C0A89" w:rsidRDefault="003C0A89" w:rsidP="001352A5">
            <w:pPr>
              <w:spacing w:before="0" w:line="240" w:lineRule="auto"/>
              <w:ind w:left="0"/>
              <w:jc w:val="center"/>
              <w:rPr>
                <w:sz w:val="16"/>
                <w:szCs w:val="16"/>
                <w:lang w:val="ru-RU"/>
              </w:rPr>
            </w:pPr>
            <w:r>
              <w:rPr>
                <w:sz w:val="16"/>
                <w:szCs w:val="16"/>
                <w:lang w:val="ru-RU"/>
              </w:rPr>
              <w:t>240-270</w:t>
            </w:r>
          </w:p>
        </w:tc>
        <w:tc>
          <w:tcPr>
            <w:tcW w:w="1169" w:type="dxa"/>
            <w:vAlign w:val="center"/>
          </w:tcPr>
          <w:p w14:paraId="02387B5A"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1A6FB1AF" w14:textId="77777777" w:rsidTr="00F029EB">
        <w:trPr>
          <w:trHeight w:val="288"/>
          <w:jc w:val="center"/>
        </w:trPr>
        <w:tc>
          <w:tcPr>
            <w:tcW w:w="2287" w:type="dxa"/>
            <w:gridSpan w:val="3"/>
            <w:vAlign w:val="center"/>
          </w:tcPr>
          <w:p w14:paraId="41AA60A7" w14:textId="77777777" w:rsidR="001352A5" w:rsidRPr="0005732F" w:rsidRDefault="001352A5" w:rsidP="001352A5">
            <w:pPr>
              <w:jc w:val="center"/>
              <w:rPr>
                <w:b/>
                <w:color w:val="auto"/>
                <w:sz w:val="16"/>
                <w:szCs w:val="16"/>
              </w:rPr>
            </w:pPr>
          </w:p>
        </w:tc>
        <w:tc>
          <w:tcPr>
            <w:tcW w:w="3016" w:type="dxa"/>
            <w:vAlign w:val="center"/>
          </w:tcPr>
          <w:p w14:paraId="404AAD07" w14:textId="77777777" w:rsidR="001352A5" w:rsidRPr="001D3869" w:rsidRDefault="001352A5" w:rsidP="001352A5">
            <w:pPr>
              <w:autoSpaceDE/>
              <w:autoSpaceDN/>
              <w:adjustRightInd/>
              <w:spacing w:before="0" w:line="240" w:lineRule="auto"/>
              <w:ind w:left="0"/>
              <w:rPr>
                <w:sz w:val="16"/>
                <w:szCs w:val="16"/>
              </w:rPr>
            </w:pPr>
            <w:r>
              <w:rPr>
                <w:sz w:val="16"/>
                <w:szCs w:val="16"/>
              </w:rPr>
              <w:t>PPG</w:t>
            </w:r>
          </w:p>
        </w:tc>
        <w:tc>
          <w:tcPr>
            <w:tcW w:w="2572" w:type="dxa"/>
            <w:gridSpan w:val="3"/>
            <w:vAlign w:val="center"/>
          </w:tcPr>
          <w:p w14:paraId="0BDCAE87" w14:textId="32611BF2" w:rsidR="001352A5" w:rsidRPr="004C6BEE" w:rsidRDefault="001352A5" w:rsidP="001352A5">
            <w:pPr>
              <w:autoSpaceDE/>
              <w:autoSpaceDN/>
              <w:adjustRightInd/>
              <w:spacing w:before="0" w:line="240" w:lineRule="auto"/>
              <w:ind w:left="0"/>
              <w:rPr>
                <w:sz w:val="16"/>
                <w:szCs w:val="16"/>
              </w:rPr>
            </w:pPr>
            <w:proofErr w:type="spellStart"/>
            <w:r w:rsidRPr="004C6BEE">
              <w:rPr>
                <w:sz w:val="16"/>
                <w:szCs w:val="16"/>
              </w:rPr>
              <w:t>Amerlock</w:t>
            </w:r>
            <w:proofErr w:type="spellEnd"/>
            <w:r w:rsidRPr="004C6BEE">
              <w:rPr>
                <w:sz w:val="16"/>
                <w:szCs w:val="16"/>
              </w:rPr>
              <w:t xml:space="preserve"> </w:t>
            </w:r>
            <w:r w:rsidR="00FD44FC" w:rsidRPr="004C6BEE">
              <w:rPr>
                <w:sz w:val="16"/>
                <w:szCs w:val="16"/>
              </w:rPr>
              <w:t>2</w:t>
            </w:r>
            <w:r w:rsidR="005E4DA2" w:rsidRPr="004C6BEE">
              <w:rPr>
                <w:sz w:val="16"/>
                <w:szCs w:val="16"/>
              </w:rPr>
              <w:t xml:space="preserve"> Series</w:t>
            </w:r>
            <w:r w:rsidR="00FD4434" w:rsidRPr="004C6BEE">
              <w:rPr>
                <w:sz w:val="16"/>
                <w:szCs w:val="16"/>
              </w:rPr>
              <w:t xml:space="preserve"> </w:t>
            </w:r>
            <w:r w:rsidRPr="004C6BEE">
              <w:rPr>
                <w:sz w:val="16"/>
                <w:szCs w:val="16"/>
              </w:rPr>
              <w:t>GF</w:t>
            </w:r>
          </w:p>
          <w:p w14:paraId="2C202160" w14:textId="77777777" w:rsidR="001352A5" w:rsidRPr="004C6BEE" w:rsidRDefault="001352A5" w:rsidP="00FD44FC">
            <w:pPr>
              <w:autoSpaceDE/>
              <w:autoSpaceDN/>
              <w:adjustRightInd/>
              <w:spacing w:before="0" w:line="240" w:lineRule="auto"/>
              <w:ind w:left="0"/>
              <w:rPr>
                <w:sz w:val="16"/>
                <w:szCs w:val="16"/>
              </w:rPr>
            </w:pPr>
            <w:proofErr w:type="spellStart"/>
            <w:r w:rsidRPr="004C6BEE">
              <w:rPr>
                <w:sz w:val="16"/>
                <w:szCs w:val="16"/>
              </w:rPr>
              <w:t>SigmaShield</w:t>
            </w:r>
            <w:proofErr w:type="spellEnd"/>
            <w:r w:rsidRPr="004C6BEE">
              <w:rPr>
                <w:sz w:val="16"/>
                <w:szCs w:val="16"/>
              </w:rPr>
              <w:t xml:space="preserve"> </w:t>
            </w:r>
            <w:r w:rsidR="00FD44FC" w:rsidRPr="004C6BEE">
              <w:rPr>
                <w:sz w:val="16"/>
                <w:szCs w:val="16"/>
              </w:rPr>
              <w:t xml:space="preserve">2 </w:t>
            </w:r>
            <w:r w:rsidRPr="004C6BEE">
              <w:rPr>
                <w:sz w:val="16"/>
                <w:szCs w:val="16"/>
              </w:rPr>
              <w:t>GF</w:t>
            </w:r>
          </w:p>
        </w:tc>
        <w:tc>
          <w:tcPr>
            <w:tcW w:w="971" w:type="dxa"/>
            <w:vAlign w:val="center"/>
          </w:tcPr>
          <w:p w14:paraId="67AD196B" w14:textId="77777777" w:rsidR="001352A5" w:rsidRPr="001D3869" w:rsidRDefault="001352A5" w:rsidP="001352A5">
            <w:pPr>
              <w:spacing w:before="0" w:line="240" w:lineRule="auto"/>
              <w:ind w:left="0"/>
              <w:jc w:val="center"/>
              <w:rPr>
                <w:sz w:val="16"/>
                <w:szCs w:val="16"/>
              </w:rPr>
            </w:pPr>
            <w:r>
              <w:rPr>
                <w:sz w:val="16"/>
                <w:szCs w:val="16"/>
              </w:rPr>
              <w:t>84-114</w:t>
            </w:r>
          </w:p>
        </w:tc>
        <w:tc>
          <w:tcPr>
            <w:tcW w:w="1169" w:type="dxa"/>
            <w:vAlign w:val="center"/>
          </w:tcPr>
          <w:p w14:paraId="76B50AE4"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10B31B77" w14:textId="77777777" w:rsidTr="00F029EB">
        <w:trPr>
          <w:trHeight w:val="288"/>
          <w:jc w:val="center"/>
        </w:trPr>
        <w:tc>
          <w:tcPr>
            <w:tcW w:w="2287" w:type="dxa"/>
            <w:gridSpan w:val="3"/>
            <w:vAlign w:val="center"/>
          </w:tcPr>
          <w:p w14:paraId="4A004CEE" w14:textId="77777777" w:rsidR="001352A5" w:rsidRPr="0005732F" w:rsidRDefault="001352A5" w:rsidP="001352A5">
            <w:pPr>
              <w:jc w:val="center"/>
              <w:rPr>
                <w:b/>
                <w:color w:val="auto"/>
                <w:sz w:val="16"/>
                <w:szCs w:val="16"/>
              </w:rPr>
            </w:pPr>
          </w:p>
        </w:tc>
        <w:tc>
          <w:tcPr>
            <w:tcW w:w="3016" w:type="dxa"/>
            <w:vAlign w:val="center"/>
          </w:tcPr>
          <w:p w14:paraId="089435CF"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Sherwin Williams</w:t>
            </w:r>
          </w:p>
        </w:tc>
        <w:tc>
          <w:tcPr>
            <w:tcW w:w="2572" w:type="dxa"/>
            <w:gridSpan w:val="3"/>
            <w:vAlign w:val="center"/>
          </w:tcPr>
          <w:p w14:paraId="38E0F687" w14:textId="372EB200" w:rsidR="001352A5" w:rsidRPr="004C6BEE" w:rsidRDefault="001352A5" w:rsidP="001352A5">
            <w:pPr>
              <w:autoSpaceDE/>
              <w:autoSpaceDN/>
              <w:adjustRightInd/>
              <w:spacing w:before="0" w:line="240" w:lineRule="auto"/>
              <w:ind w:left="0"/>
              <w:rPr>
                <w:sz w:val="16"/>
                <w:szCs w:val="16"/>
              </w:rPr>
            </w:pPr>
            <w:proofErr w:type="spellStart"/>
            <w:r w:rsidRPr="004C6BEE">
              <w:rPr>
                <w:sz w:val="16"/>
                <w:szCs w:val="16"/>
              </w:rPr>
              <w:t>Macropoxy</w:t>
            </w:r>
            <w:proofErr w:type="spellEnd"/>
            <w:r w:rsidRPr="004C6BEE">
              <w:rPr>
                <w:sz w:val="16"/>
                <w:szCs w:val="16"/>
              </w:rPr>
              <w:t xml:space="preserve"> 646 </w:t>
            </w:r>
            <w:r w:rsidR="00FD44FC" w:rsidRPr="004C6BEE">
              <w:rPr>
                <w:sz w:val="16"/>
                <w:szCs w:val="16"/>
              </w:rPr>
              <w:t xml:space="preserve">FF </w:t>
            </w:r>
            <w:r w:rsidRPr="004C6BEE">
              <w:rPr>
                <w:sz w:val="16"/>
                <w:szCs w:val="16"/>
              </w:rPr>
              <w:t xml:space="preserve">Series </w:t>
            </w:r>
          </w:p>
        </w:tc>
        <w:tc>
          <w:tcPr>
            <w:tcW w:w="971" w:type="dxa"/>
            <w:vAlign w:val="center"/>
          </w:tcPr>
          <w:p w14:paraId="295E78F4" w14:textId="77777777" w:rsidR="001352A5" w:rsidRPr="001D3869" w:rsidRDefault="001352A5" w:rsidP="001352A5">
            <w:pPr>
              <w:spacing w:before="0" w:line="240" w:lineRule="auto"/>
              <w:ind w:left="0"/>
              <w:jc w:val="center"/>
              <w:rPr>
                <w:sz w:val="16"/>
                <w:szCs w:val="16"/>
              </w:rPr>
            </w:pPr>
            <w:r>
              <w:rPr>
                <w:sz w:val="16"/>
                <w:szCs w:val="16"/>
              </w:rPr>
              <w:t>100-250</w:t>
            </w:r>
          </w:p>
        </w:tc>
        <w:tc>
          <w:tcPr>
            <w:tcW w:w="1169" w:type="dxa"/>
            <w:vAlign w:val="center"/>
          </w:tcPr>
          <w:p w14:paraId="2852EF4D" w14:textId="77777777" w:rsidR="001352A5" w:rsidRPr="001D3869" w:rsidRDefault="00FD44FC"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BC5FF9" w14:paraId="662173A7" w14:textId="77777777" w:rsidTr="00F029EB">
        <w:trPr>
          <w:trHeight w:val="288"/>
          <w:jc w:val="center"/>
        </w:trPr>
        <w:tc>
          <w:tcPr>
            <w:tcW w:w="2287" w:type="dxa"/>
            <w:gridSpan w:val="3"/>
            <w:tcBorders>
              <w:bottom w:val="single" w:sz="12" w:space="0" w:color="auto"/>
            </w:tcBorders>
            <w:vAlign w:val="center"/>
          </w:tcPr>
          <w:p w14:paraId="42316A70" w14:textId="77777777" w:rsidR="001352A5" w:rsidRPr="00F029EB" w:rsidRDefault="001352A5" w:rsidP="00F029EB">
            <w:pPr>
              <w:autoSpaceDE/>
              <w:autoSpaceDN/>
              <w:adjustRightInd/>
              <w:spacing w:before="0" w:line="240" w:lineRule="auto"/>
              <w:ind w:left="0"/>
              <w:rPr>
                <w:i/>
                <w:color w:val="auto"/>
                <w:sz w:val="14"/>
                <w:szCs w:val="24"/>
                <w:lang w:val="ru-RU"/>
              </w:rPr>
            </w:pPr>
          </w:p>
        </w:tc>
        <w:tc>
          <w:tcPr>
            <w:tcW w:w="7728" w:type="dxa"/>
            <w:gridSpan w:val="6"/>
            <w:tcBorders>
              <w:bottom w:val="single" w:sz="12" w:space="0" w:color="auto"/>
            </w:tcBorders>
            <w:vAlign w:val="center"/>
          </w:tcPr>
          <w:p w14:paraId="7CCD2C17" w14:textId="77777777" w:rsidR="001352A5" w:rsidRPr="006952A6" w:rsidRDefault="001352A5" w:rsidP="001352A5">
            <w:pPr>
              <w:autoSpaceDE/>
              <w:autoSpaceDN/>
              <w:adjustRightInd/>
              <w:spacing w:before="0" w:line="240" w:lineRule="auto"/>
              <w:ind w:left="0"/>
              <w:rPr>
                <w:i/>
                <w:color w:val="auto"/>
                <w:sz w:val="14"/>
                <w:szCs w:val="14"/>
                <w:lang w:val="ru-RU"/>
              </w:rPr>
            </w:pPr>
            <w:r w:rsidRPr="00015BD6">
              <w:rPr>
                <w:i/>
                <w:color w:val="auto"/>
                <w:sz w:val="14"/>
                <w:szCs w:val="24"/>
                <w:lang w:val="ru-RU"/>
              </w:rPr>
              <w:t>Песок добавляется в обязательном порядке.</w:t>
            </w:r>
          </w:p>
        </w:tc>
      </w:tr>
      <w:tr w:rsidR="001352A5" w:rsidRPr="00BC5FF9" w14:paraId="3C809FBD" w14:textId="77777777" w:rsidTr="00F029EB">
        <w:trPr>
          <w:trHeight w:val="288"/>
          <w:jc w:val="center"/>
        </w:trPr>
        <w:tc>
          <w:tcPr>
            <w:tcW w:w="2287" w:type="dxa"/>
            <w:gridSpan w:val="3"/>
            <w:tcBorders>
              <w:bottom w:val="single" w:sz="12" w:space="0" w:color="auto"/>
            </w:tcBorders>
          </w:tcPr>
          <w:p w14:paraId="2C5EACE7" w14:textId="77777777" w:rsidR="001352A5"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ПРОМЕЖУТОЧНЫЙ СЛОЙ</w:t>
            </w:r>
          </w:p>
          <w:p w14:paraId="471BEE96"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Зернистое 20 - 30 меш</w:t>
            </w:r>
          </w:p>
        </w:tc>
        <w:tc>
          <w:tcPr>
            <w:tcW w:w="7728" w:type="dxa"/>
            <w:gridSpan w:val="6"/>
            <w:tcBorders>
              <w:bottom w:val="single" w:sz="12" w:space="0" w:color="auto"/>
            </w:tcBorders>
            <w:vAlign w:val="center"/>
          </w:tcPr>
          <w:p w14:paraId="159CD413" w14:textId="77777777" w:rsidR="001352A5" w:rsidRPr="006952A6" w:rsidRDefault="001352A5" w:rsidP="001352A5">
            <w:pPr>
              <w:autoSpaceDE/>
              <w:autoSpaceDN/>
              <w:adjustRightInd/>
              <w:spacing w:before="0" w:line="240" w:lineRule="auto"/>
              <w:ind w:left="0"/>
              <w:rPr>
                <w:i/>
                <w:color w:val="auto"/>
                <w:sz w:val="14"/>
                <w:szCs w:val="14"/>
                <w:lang w:val="ru-RU"/>
              </w:rPr>
            </w:pPr>
            <w:r w:rsidRPr="00015BD6">
              <w:rPr>
                <w:i/>
                <w:color w:val="auto"/>
                <w:sz w:val="14"/>
                <w:szCs w:val="24"/>
                <w:lang w:val="ru-RU"/>
              </w:rPr>
              <w:t>Нанесение зернистого материала на данные покрытия обеспечивает противоскользящую поверхность. В первую очередь производи</w:t>
            </w:r>
            <w:r>
              <w:rPr>
                <w:i/>
                <w:color w:val="auto"/>
                <w:sz w:val="14"/>
                <w:szCs w:val="24"/>
                <w:lang w:val="ru-RU"/>
              </w:rPr>
              <w:t>тся нанесение полиэфира в 0,8 м</w:t>
            </w:r>
            <w:r w:rsidRPr="00015BD6">
              <w:rPr>
                <w:i/>
                <w:color w:val="auto"/>
                <w:sz w:val="14"/>
                <w:szCs w:val="24"/>
                <w:lang w:val="ru-RU"/>
              </w:rPr>
              <w:t>м. (30 милов). Производится обсыпка ортосиликатом, оксидом алюминия, либо иным зернистым материалом зернистостью 20 - 30 меш, равномерно по покрытию при расходе 0.73 кг/м</w:t>
            </w:r>
            <w:r w:rsidRPr="00B05CF1">
              <w:rPr>
                <w:i/>
                <w:color w:val="auto"/>
                <w:sz w:val="14"/>
                <w:szCs w:val="24"/>
                <w:vertAlign w:val="superscript"/>
                <w:lang w:val="ru-RU"/>
              </w:rPr>
              <w:t>2</w:t>
            </w:r>
            <w:r w:rsidRPr="00015BD6">
              <w:rPr>
                <w:i/>
                <w:color w:val="auto"/>
                <w:sz w:val="14"/>
                <w:szCs w:val="24"/>
                <w:lang w:val="ru-RU"/>
              </w:rPr>
              <w:t xml:space="preserve"> – 0.88 кг/м</w:t>
            </w:r>
            <w:r w:rsidRPr="00B05CF1">
              <w:rPr>
                <w:i/>
                <w:color w:val="auto"/>
                <w:sz w:val="14"/>
                <w:szCs w:val="24"/>
                <w:vertAlign w:val="superscript"/>
                <w:lang w:val="ru-RU"/>
              </w:rPr>
              <w:t xml:space="preserve">2 </w:t>
            </w:r>
            <w:r w:rsidRPr="00015BD6">
              <w:rPr>
                <w:i/>
                <w:color w:val="auto"/>
                <w:sz w:val="14"/>
                <w:szCs w:val="24"/>
                <w:lang w:val="ru-RU"/>
              </w:rPr>
              <w:t>(15 - 18 фунтов  на 100 фт. кв)</w:t>
            </w:r>
            <w:r>
              <w:rPr>
                <w:i/>
                <w:color w:val="auto"/>
                <w:sz w:val="14"/>
                <w:szCs w:val="24"/>
                <w:lang w:val="ru-RU"/>
              </w:rPr>
              <w:t>. Производится нанесение 0,25 м</w:t>
            </w:r>
            <w:r w:rsidRPr="00015BD6">
              <w:rPr>
                <w:i/>
                <w:color w:val="auto"/>
                <w:sz w:val="14"/>
                <w:szCs w:val="24"/>
                <w:lang w:val="ru-RU"/>
              </w:rPr>
              <w:t>м. (10,0 милов) изополиэфира распылением поверх зернистого материала, в то время пока первый нанесенный слой сохраняет остаточную клейкость.</w:t>
            </w:r>
          </w:p>
        </w:tc>
      </w:tr>
      <w:tr w:rsidR="001352A5" w:rsidRPr="0005732F" w14:paraId="67B2D161" w14:textId="77777777" w:rsidTr="00F029EB">
        <w:trPr>
          <w:trHeight w:val="288"/>
          <w:jc w:val="center"/>
        </w:trPr>
        <w:tc>
          <w:tcPr>
            <w:tcW w:w="2287" w:type="dxa"/>
            <w:gridSpan w:val="3"/>
            <w:tcBorders>
              <w:top w:val="single" w:sz="12" w:space="0" w:color="auto"/>
            </w:tcBorders>
            <w:vAlign w:val="center"/>
          </w:tcPr>
          <w:p w14:paraId="2D7CF066"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ПОВЕРХНОСТНЫЙ СЛОЙ</w:t>
            </w:r>
          </w:p>
        </w:tc>
        <w:tc>
          <w:tcPr>
            <w:tcW w:w="3016" w:type="dxa"/>
            <w:tcBorders>
              <w:top w:val="single" w:sz="12" w:space="0" w:color="auto"/>
            </w:tcBorders>
            <w:vAlign w:val="center"/>
          </w:tcPr>
          <w:p w14:paraId="2D1F519F"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Carboline</w:t>
            </w:r>
          </w:p>
        </w:tc>
        <w:tc>
          <w:tcPr>
            <w:tcW w:w="2572" w:type="dxa"/>
            <w:gridSpan w:val="3"/>
            <w:tcBorders>
              <w:top w:val="single" w:sz="12" w:space="0" w:color="auto"/>
            </w:tcBorders>
            <w:vAlign w:val="center"/>
          </w:tcPr>
          <w:p w14:paraId="258B0F10" w14:textId="77777777" w:rsidR="001352A5" w:rsidRPr="004C6BEE" w:rsidRDefault="001352A5" w:rsidP="001352A5">
            <w:pPr>
              <w:autoSpaceDE/>
              <w:autoSpaceDN/>
              <w:adjustRightInd/>
              <w:spacing w:before="0" w:line="240" w:lineRule="auto"/>
              <w:ind w:left="0"/>
              <w:rPr>
                <w:sz w:val="16"/>
                <w:szCs w:val="16"/>
              </w:rPr>
            </w:pPr>
            <w:proofErr w:type="spellStart"/>
            <w:r w:rsidRPr="004C6BEE">
              <w:rPr>
                <w:sz w:val="16"/>
                <w:szCs w:val="16"/>
              </w:rPr>
              <w:t>Carboguard</w:t>
            </w:r>
            <w:proofErr w:type="spellEnd"/>
            <w:r w:rsidRPr="004C6BEE">
              <w:rPr>
                <w:sz w:val="16"/>
                <w:szCs w:val="16"/>
              </w:rPr>
              <w:t xml:space="preserve"> 869 Non-Skid</w:t>
            </w:r>
          </w:p>
        </w:tc>
        <w:tc>
          <w:tcPr>
            <w:tcW w:w="971" w:type="dxa"/>
            <w:tcBorders>
              <w:top w:val="single" w:sz="12" w:space="0" w:color="auto"/>
            </w:tcBorders>
            <w:vAlign w:val="center"/>
          </w:tcPr>
          <w:p w14:paraId="62CDAB88" w14:textId="77777777" w:rsidR="001352A5" w:rsidRPr="001D3869" w:rsidRDefault="001352A5" w:rsidP="001352A5">
            <w:pPr>
              <w:spacing w:before="0" w:line="240" w:lineRule="auto"/>
              <w:ind w:left="0"/>
              <w:jc w:val="center"/>
              <w:rPr>
                <w:sz w:val="16"/>
                <w:szCs w:val="16"/>
              </w:rPr>
            </w:pPr>
            <w:r>
              <w:rPr>
                <w:sz w:val="16"/>
                <w:szCs w:val="16"/>
              </w:rPr>
              <w:t>226</w:t>
            </w:r>
          </w:p>
        </w:tc>
        <w:tc>
          <w:tcPr>
            <w:tcW w:w="1169" w:type="dxa"/>
            <w:tcBorders>
              <w:top w:val="single" w:sz="12" w:space="0" w:color="auto"/>
            </w:tcBorders>
            <w:vAlign w:val="center"/>
          </w:tcPr>
          <w:p w14:paraId="073A6EA1"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810005" w:rsidRPr="0005732F" w14:paraId="6967118A" w14:textId="77777777" w:rsidTr="00B148A8">
        <w:trPr>
          <w:trHeight w:val="288"/>
          <w:jc w:val="center"/>
        </w:trPr>
        <w:tc>
          <w:tcPr>
            <w:tcW w:w="2287" w:type="dxa"/>
            <w:gridSpan w:val="3"/>
            <w:vAlign w:val="center"/>
          </w:tcPr>
          <w:p w14:paraId="7E1B5387" w14:textId="77777777" w:rsidR="00810005" w:rsidRDefault="00810005" w:rsidP="00810005">
            <w:pPr>
              <w:autoSpaceDE/>
              <w:autoSpaceDN/>
              <w:adjustRightInd/>
              <w:spacing w:before="0" w:line="240" w:lineRule="auto"/>
              <w:ind w:left="0"/>
              <w:rPr>
                <w:b/>
                <w:color w:val="auto"/>
                <w:sz w:val="16"/>
                <w:szCs w:val="24"/>
                <w:lang w:val="ru-RU"/>
              </w:rPr>
            </w:pPr>
          </w:p>
        </w:tc>
        <w:tc>
          <w:tcPr>
            <w:tcW w:w="3016" w:type="dxa"/>
            <w:tcBorders>
              <w:top w:val="nil"/>
              <w:left w:val="nil"/>
              <w:bottom w:val="nil"/>
              <w:right w:val="nil"/>
            </w:tcBorders>
            <w:vAlign w:val="center"/>
          </w:tcPr>
          <w:p w14:paraId="79604D0A" w14:textId="384532B5" w:rsidR="00810005" w:rsidRPr="001D3869" w:rsidRDefault="00810005" w:rsidP="00810005">
            <w:pPr>
              <w:autoSpaceDE/>
              <w:autoSpaceDN/>
              <w:adjustRightInd/>
              <w:spacing w:before="0" w:line="240" w:lineRule="auto"/>
              <w:ind w:left="0"/>
              <w:rPr>
                <w:sz w:val="16"/>
                <w:szCs w:val="16"/>
              </w:rPr>
            </w:pPr>
            <w:proofErr w:type="spellStart"/>
            <w:r w:rsidRPr="00810005">
              <w:rPr>
                <w:sz w:val="16"/>
                <w:szCs w:val="16"/>
              </w:rPr>
              <w:t>Corrocoat</w:t>
            </w:r>
            <w:proofErr w:type="spellEnd"/>
          </w:p>
        </w:tc>
        <w:tc>
          <w:tcPr>
            <w:tcW w:w="2572" w:type="dxa"/>
            <w:gridSpan w:val="3"/>
            <w:tcBorders>
              <w:top w:val="nil"/>
              <w:left w:val="nil"/>
              <w:bottom w:val="nil"/>
              <w:right w:val="nil"/>
            </w:tcBorders>
            <w:vAlign w:val="center"/>
          </w:tcPr>
          <w:p w14:paraId="7E786128" w14:textId="51B711AF" w:rsidR="00810005" w:rsidRPr="004C6BEE" w:rsidRDefault="00810005" w:rsidP="00810005">
            <w:pPr>
              <w:autoSpaceDE/>
              <w:autoSpaceDN/>
              <w:adjustRightInd/>
              <w:spacing w:before="0" w:line="240" w:lineRule="auto"/>
              <w:ind w:left="0"/>
              <w:rPr>
                <w:sz w:val="16"/>
                <w:szCs w:val="16"/>
              </w:rPr>
            </w:pPr>
            <w:proofErr w:type="spellStart"/>
            <w:r w:rsidRPr="004C6BEE">
              <w:rPr>
                <w:sz w:val="16"/>
                <w:szCs w:val="16"/>
              </w:rPr>
              <w:t>ZipCoat</w:t>
            </w:r>
            <w:proofErr w:type="spellEnd"/>
          </w:p>
        </w:tc>
        <w:tc>
          <w:tcPr>
            <w:tcW w:w="971" w:type="dxa"/>
            <w:tcBorders>
              <w:top w:val="nil"/>
              <w:left w:val="nil"/>
              <w:bottom w:val="nil"/>
              <w:right w:val="nil"/>
            </w:tcBorders>
            <w:vAlign w:val="center"/>
          </w:tcPr>
          <w:p w14:paraId="6B34245B" w14:textId="772E4ECC" w:rsidR="00810005" w:rsidRDefault="00810005" w:rsidP="00810005">
            <w:pPr>
              <w:spacing w:before="0" w:line="240" w:lineRule="auto"/>
              <w:ind w:left="0"/>
              <w:jc w:val="center"/>
              <w:rPr>
                <w:sz w:val="16"/>
                <w:szCs w:val="16"/>
              </w:rPr>
            </w:pPr>
            <w:r w:rsidRPr="00810005">
              <w:rPr>
                <w:sz w:val="16"/>
                <w:szCs w:val="16"/>
              </w:rPr>
              <w:t>47</w:t>
            </w:r>
          </w:p>
        </w:tc>
        <w:tc>
          <w:tcPr>
            <w:tcW w:w="1169" w:type="dxa"/>
            <w:tcBorders>
              <w:top w:val="nil"/>
              <w:left w:val="nil"/>
              <w:bottom w:val="nil"/>
              <w:right w:val="nil"/>
            </w:tcBorders>
            <w:vAlign w:val="center"/>
          </w:tcPr>
          <w:p w14:paraId="4A639565" w14:textId="11463A08" w:rsidR="00810005" w:rsidRDefault="005F743B" w:rsidP="00810005">
            <w:pPr>
              <w:autoSpaceDE/>
              <w:autoSpaceDN/>
              <w:adjustRightInd/>
              <w:spacing w:before="0" w:line="240" w:lineRule="auto"/>
              <w:ind w:left="0"/>
              <w:rPr>
                <w:sz w:val="16"/>
                <w:szCs w:val="16"/>
              </w:rPr>
            </w:pPr>
            <w:ins w:id="439" w:author="Issayevskiy, Konstantin [STAMGazStroy LLP]" w:date="2025-12-09T09:45:00Z" w16du:dateUtc="2025-12-09T04:45:00Z">
              <w:r w:rsidRPr="00463EC8">
                <w:rPr>
                  <w:sz w:val="16"/>
                  <w:szCs w:val="16"/>
                </w:rPr>
                <w:t>121°C (250°F)</w:t>
              </w:r>
            </w:ins>
            <w:del w:id="440" w:author="Issayevskiy, Konstantin [STAMGazStroy LLP]" w:date="2025-12-09T09:45:00Z" w16du:dateUtc="2025-12-09T04:45:00Z">
              <w:r w:rsidR="00810005" w:rsidRPr="00810005" w:rsidDel="005F743B">
                <w:rPr>
                  <w:sz w:val="16"/>
                  <w:szCs w:val="16"/>
                </w:rPr>
                <w:delText>250°F (121°C)</w:delText>
              </w:r>
            </w:del>
          </w:p>
        </w:tc>
      </w:tr>
      <w:tr w:rsidR="004F53DA" w:rsidRPr="0005732F" w14:paraId="6ABAC0A8" w14:textId="77777777" w:rsidTr="00F029EB">
        <w:trPr>
          <w:trHeight w:val="288"/>
          <w:jc w:val="center"/>
        </w:trPr>
        <w:tc>
          <w:tcPr>
            <w:tcW w:w="2287" w:type="dxa"/>
            <w:gridSpan w:val="3"/>
            <w:vAlign w:val="center"/>
          </w:tcPr>
          <w:p w14:paraId="52176D99" w14:textId="77777777" w:rsidR="004F53DA" w:rsidRPr="00D41158" w:rsidRDefault="004F53DA" w:rsidP="004F53DA">
            <w:pPr>
              <w:autoSpaceDE/>
              <w:autoSpaceDN/>
              <w:adjustRightInd/>
              <w:spacing w:before="0" w:line="240" w:lineRule="auto"/>
              <w:ind w:left="0"/>
              <w:rPr>
                <w:b/>
                <w:color w:val="auto"/>
                <w:sz w:val="16"/>
                <w:szCs w:val="24"/>
                <w:lang w:val="ru-RU"/>
              </w:rPr>
            </w:pPr>
            <w:r>
              <w:rPr>
                <w:b/>
                <w:color w:val="auto"/>
                <w:sz w:val="16"/>
                <w:szCs w:val="24"/>
                <w:lang w:val="ru-RU"/>
              </w:rPr>
              <w:t>П</w:t>
            </w:r>
            <w:r w:rsidRPr="00D41158">
              <w:rPr>
                <w:b/>
                <w:color w:val="auto"/>
                <w:sz w:val="16"/>
                <w:szCs w:val="24"/>
                <w:lang w:val="ru-RU"/>
              </w:rPr>
              <w:t>ротивоскользящее</w:t>
            </w:r>
          </w:p>
        </w:tc>
        <w:tc>
          <w:tcPr>
            <w:tcW w:w="3016" w:type="dxa"/>
            <w:vAlign w:val="center"/>
          </w:tcPr>
          <w:p w14:paraId="67D46DFB" w14:textId="77777777" w:rsidR="004F53DA" w:rsidRPr="001D3869" w:rsidRDefault="004F53DA" w:rsidP="004F53DA">
            <w:pPr>
              <w:autoSpaceDE/>
              <w:autoSpaceDN/>
              <w:adjustRightInd/>
              <w:spacing w:before="0" w:line="240" w:lineRule="auto"/>
              <w:ind w:left="0"/>
              <w:rPr>
                <w:sz w:val="16"/>
                <w:szCs w:val="16"/>
              </w:rPr>
            </w:pPr>
            <w:r w:rsidRPr="001D3869">
              <w:rPr>
                <w:sz w:val="16"/>
                <w:szCs w:val="16"/>
              </w:rPr>
              <w:t>Hempel Coatings (USA), Inc.</w:t>
            </w:r>
          </w:p>
        </w:tc>
        <w:tc>
          <w:tcPr>
            <w:tcW w:w="2572" w:type="dxa"/>
            <w:gridSpan w:val="3"/>
            <w:vAlign w:val="center"/>
          </w:tcPr>
          <w:p w14:paraId="208BD9D5" w14:textId="77777777" w:rsidR="004F53DA" w:rsidRPr="004C6BEE" w:rsidRDefault="004F53DA" w:rsidP="004F53DA">
            <w:pPr>
              <w:autoSpaceDE/>
              <w:autoSpaceDN/>
              <w:adjustRightInd/>
              <w:spacing w:before="0" w:line="240" w:lineRule="auto"/>
              <w:ind w:left="0"/>
              <w:rPr>
                <w:sz w:val="16"/>
                <w:szCs w:val="16"/>
                <w:lang w:val="ru-RU"/>
              </w:rPr>
            </w:pPr>
            <w:proofErr w:type="spellStart"/>
            <w:r w:rsidRPr="004C6BEE">
              <w:rPr>
                <w:sz w:val="16"/>
                <w:szCs w:val="16"/>
              </w:rPr>
              <w:t>Hempadur</w:t>
            </w:r>
            <w:proofErr w:type="spellEnd"/>
            <w:r w:rsidRPr="004C6BEE">
              <w:rPr>
                <w:sz w:val="16"/>
                <w:szCs w:val="16"/>
              </w:rPr>
              <w:t xml:space="preserve"> 4588 Series</w:t>
            </w:r>
          </w:p>
          <w:p w14:paraId="5B8C297F" w14:textId="6E8F92EC" w:rsidR="004F53DA" w:rsidRPr="004C6BEE" w:rsidRDefault="004F53DA" w:rsidP="004F53DA">
            <w:pPr>
              <w:autoSpaceDE/>
              <w:autoSpaceDN/>
              <w:adjustRightInd/>
              <w:spacing w:before="0" w:line="240" w:lineRule="auto"/>
              <w:ind w:left="0"/>
              <w:rPr>
                <w:sz w:val="16"/>
                <w:szCs w:val="16"/>
              </w:rPr>
            </w:pPr>
            <w:proofErr w:type="spellStart"/>
            <w:r w:rsidRPr="004C6BEE">
              <w:rPr>
                <w:sz w:val="16"/>
                <w:szCs w:val="16"/>
              </w:rPr>
              <w:t>Hempaprime</w:t>
            </w:r>
            <w:proofErr w:type="spellEnd"/>
            <w:r w:rsidRPr="004C6BEE">
              <w:rPr>
                <w:sz w:val="16"/>
                <w:szCs w:val="16"/>
              </w:rPr>
              <w:t xml:space="preserve"> Multi 500</w:t>
            </w:r>
          </w:p>
        </w:tc>
        <w:tc>
          <w:tcPr>
            <w:tcW w:w="971" w:type="dxa"/>
            <w:vAlign w:val="center"/>
          </w:tcPr>
          <w:p w14:paraId="225DD7FE" w14:textId="77777777" w:rsidR="004F53DA" w:rsidRDefault="004F53DA" w:rsidP="004F53DA">
            <w:pPr>
              <w:spacing w:before="0" w:line="240" w:lineRule="auto"/>
              <w:ind w:left="0"/>
              <w:jc w:val="center"/>
              <w:rPr>
                <w:sz w:val="16"/>
                <w:szCs w:val="16"/>
                <w:lang w:val="ru-RU"/>
              </w:rPr>
            </w:pPr>
            <w:r>
              <w:rPr>
                <w:sz w:val="16"/>
                <w:szCs w:val="16"/>
              </w:rPr>
              <w:t>220</w:t>
            </w:r>
          </w:p>
          <w:p w14:paraId="2B20DBE2" w14:textId="59F92E72" w:rsidR="004F53DA" w:rsidRPr="001D3869" w:rsidRDefault="004F53DA" w:rsidP="004F53DA">
            <w:pPr>
              <w:spacing w:before="0" w:line="240" w:lineRule="auto"/>
              <w:ind w:left="0"/>
              <w:jc w:val="center"/>
              <w:rPr>
                <w:sz w:val="16"/>
                <w:szCs w:val="16"/>
              </w:rPr>
            </w:pPr>
            <w:r>
              <w:rPr>
                <w:sz w:val="16"/>
                <w:szCs w:val="16"/>
                <w:lang w:val="ru-RU"/>
              </w:rPr>
              <w:t>189-190</w:t>
            </w:r>
          </w:p>
        </w:tc>
        <w:tc>
          <w:tcPr>
            <w:tcW w:w="1169" w:type="dxa"/>
            <w:vAlign w:val="center"/>
          </w:tcPr>
          <w:p w14:paraId="26A03269" w14:textId="77777777" w:rsidR="004F53DA" w:rsidRPr="001D3869" w:rsidRDefault="004F53DA" w:rsidP="004F53DA">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35B3493F" w14:textId="77777777" w:rsidTr="00F029EB">
        <w:trPr>
          <w:trHeight w:val="288"/>
          <w:jc w:val="center"/>
        </w:trPr>
        <w:tc>
          <w:tcPr>
            <w:tcW w:w="2287" w:type="dxa"/>
            <w:gridSpan w:val="3"/>
            <w:vMerge w:val="restart"/>
            <w:vAlign w:val="center"/>
          </w:tcPr>
          <w:p w14:paraId="197DD70F" w14:textId="77777777" w:rsidR="001352A5" w:rsidRPr="00D41158" w:rsidRDefault="001352A5" w:rsidP="001352A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6" w:type="dxa"/>
            <w:vAlign w:val="center"/>
          </w:tcPr>
          <w:p w14:paraId="0BB00EC1"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International</w:t>
            </w:r>
          </w:p>
        </w:tc>
        <w:tc>
          <w:tcPr>
            <w:tcW w:w="2572" w:type="dxa"/>
            <w:gridSpan w:val="3"/>
            <w:vAlign w:val="center"/>
          </w:tcPr>
          <w:p w14:paraId="7C32AD58" w14:textId="7FE34D38" w:rsidR="001352A5" w:rsidRPr="004C6BEE" w:rsidRDefault="001352A5" w:rsidP="001352A5">
            <w:pPr>
              <w:autoSpaceDE/>
              <w:autoSpaceDN/>
              <w:adjustRightInd/>
              <w:spacing w:before="0" w:line="240" w:lineRule="auto"/>
              <w:ind w:left="0"/>
              <w:rPr>
                <w:sz w:val="16"/>
                <w:szCs w:val="16"/>
              </w:rPr>
            </w:pPr>
            <w:r w:rsidRPr="004C6BEE">
              <w:rPr>
                <w:sz w:val="16"/>
                <w:szCs w:val="16"/>
              </w:rPr>
              <w:t>Interzone 954</w:t>
            </w:r>
            <w:r w:rsidR="006062F9" w:rsidRPr="004C6BEE">
              <w:rPr>
                <w:sz w:val="16"/>
                <w:szCs w:val="16"/>
              </w:rPr>
              <w:t xml:space="preserve"> GF</w:t>
            </w:r>
            <w:r w:rsidRPr="004C6BEE">
              <w:rPr>
                <w:sz w:val="16"/>
                <w:szCs w:val="16"/>
              </w:rPr>
              <w:t xml:space="preserve"> </w:t>
            </w:r>
          </w:p>
        </w:tc>
        <w:tc>
          <w:tcPr>
            <w:tcW w:w="971" w:type="dxa"/>
            <w:vAlign w:val="center"/>
          </w:tcPr>
          <w:p w14:paraId="3F3101C1" w14:textId="77777777" w:rsidR="001352A5" w:rsidRPr="001D3869" w:rsidRDefault="001352A5" w:rsidP="001352A5">
            <w:pPr>
              <w:spacing w:before="0" w:line="240" w:lineRule="auto"/>
              <w:ind w:left="0"/>
              <w:jc w:val="center"/>
              <w:rPr>
                <w:sz w:val="16"/>
                <w:szCs w:val="16"/>
              </w:rPr>
            </w:pPr>
            <w:r>
              <w:rPr>
                <w:sz w:val="16"/>
                <w:szCs w:val="16"/>
              </w:rPr>
              <w:t>225</w:t>
            </w:r>
          </w:p>
        </w:tc>
        <w:tc>
          <w:tcPr>
            <w:tcW w:w="1169" w:type="dxa"/>
            <w:vAlign w:val="center"/>
          </w:tcPr>
          <w:p w14:paraId="561D1B75"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23FDCB1D" w14:textId="77777777" w:rsidTr="00F029EB">
        <w:trPr>
          <w:trHeight w:val="288"/>
          <w:jc w:val="center"/>
        </w:trPr>
        <w:tc>
          <w:tcPr>
            <w:tcW w:w="2287" w:type="dxa"/>
            <w:gridSpan w:val="3"/>
            <w:vMerge/>
            <w:vAlign w:val="center"/>
          </w:tcPr>
          <w:p w14:paraId="3A0DC563" w14:textId="77777777" w:rsidR="001352A5" w:rsidRPr="0005732F" w:rsidRDefault="001352A5" w:rsidP="001352A5">
            <w:pPr>
              <w:jc w:val="center"/>
              <w:rPr>
                <w:b/>
                <w:color w:val="auto"/>
                <w:sz w:val="16"/>
                <w:szCs w:val="16"/>
              </w:rPr>
            </w:pPr>
          </w:p>
        </w:tc>
        <w:tc>
          <w:tcPr>
            <w:tcW w:w="3016" w:type="dxa"/>
            <w:vAlign w:val="center"/>
          </w:tcPr>
          <w:p w14:paraId="3D5A3617"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Jotun Paints</w:t>
            </w:r>
          </w:p>
        </w:tc>
        <w:tc>
          <w:tcPr>
            <w:tcW w:w="2572" w:type="dxa"/>
            <w:gridSpan w:val="3"/>
            <w:vAlign w:val="center"/>
          </w:tcPr>
          <w:p w14:paraId="48D9E300" w14:textId="4A9CCFCB" w:rsidR="001352A5" w:rsidRPr="004C6BEE" w:rsidRDefault="003C0A89" w:rsidP="001352A5">
            <w:pPr>
              <w:autoSpaceDE/>
              <w:autoSpaceDN/>
              <w:adjustRightInd/>
              <w:spacing w:before="0" w:line="240" w:lineRule="auto"/>
              <w:ind w:left="0"/>
              <w:rPr>
                <w:sz w:val="16"/>
                <w:szCs w:val="16"/>
              </w:rPr>
            </w:pPr>
            <w:r w:rsidRPr="004C6BEE">
              <w:rPr>
                <w:sz w:val="16"/>
                <w:szCs w:val="16"/>
              </w:rPr>
              <w:t>Marathon 1000 GF with Jotun™ Anti-Skid</w:t>
            </w:r>
          </w:p>
        </w:tc>
        <w:tc>
          <w:tcPr>
            <w:tcW w:w="971" w:type="dxa"/>
            <w:vAlign w:val="center"/>
          </w:tcPr>
          <w:p w14:paraId="69E65E40" w14:textId="6198DDF7" w:rsidR="001352A5" w:rsidRPr="003C0A89" w:rsidRDefault="003C0A89" w:rsidP="001352A5">
            <w:pPr>
              <w:spacing w:before="0" w:line="240" w:lineRule="auto"/>
              <w:ind w:left="0"/>
              <w:jc w:val="center"/>
              <w:rPr>
                <w:sz w:val="16"/>
                <w:szCs w:val="16"/>
                <w:lang w:val="ru-RU"/>
              </w:rPr>
            </w:pPr>
            <w:r>
              <w:rPr>
                <w:sz w:val="16"/>
                <w:szCs w:val="16"/>
                <w:lang w:val="ru-RU"/>
              </w:rPr>
              <w:t>57</w:t>
            </w:r>
          </w:p>
        </w:tc>
        <w:tc>
          <w:tcPr>
            <w:tcW w:w="1169" w:type="dxa"/>
            <w:vAlign w:val="center"/>
          </w:tcPr>
          <w:p w14:paraId="45BAA2A1"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5732F" w14:paraId="231E2302" w14:textId="77777777" w:rsidTr="00F029EB">
        <w:trPr>
          <w:trHeight w:val="288"/>
          <w:jc w:val="center"/>
        </w:trPr>
        <w:tc>
          <w:tcPr>
            <w:tcW w:w="2287" w:type="dxa"/>
            <w:gridSpan w:val="3"/>
            <w:vAlign w:val="center"/>
          </w:tcPr>
          <w:p w14:paraId="2FC06EE8" w14:textId="77777777" w:rsidR="001352A5" w:rsidRPr="0005732F" w:rsidRDefault="001352A5" w:rsidP="001352A5">
            <w:pPr>
              <w:jc w:val="center"/>
              <w:rPr>
                <w:b/>
                <w:color w:val="auto"/>
                <w:sz w:val="16"/>
                <w:szCs w:val="16"/>
              </w:rPr>
            </w:pPr>
          </w:p>
        </w:tc>
        <w:tc>
          <w:tcPr>
            <w:tcW w:w="3016" w:type="dxa"/>
            <w:vAlign w:val="center"/>
          </w:tcPr>
          <w:p w14:paraId="046B83DD" w14:textId="77777777" w:rsidR="001352A5" w:rsidRPr="001D3869" w:rsidRDefault="001352A5" w:rsidP="001352A5">
            <w:pPr>
              <w:autoSpaceDE/>
              <w:autoSpaceDN/>
              <w:adjustRightInd/>
              <w:spacing w:before="0" w:line="240" w:lineRule="auto"/>
              <w:ind w:left="0"/>
              <w:rPr>
                <w:sz w:val="16"/>
                <w:szCs w:val="16"/>
              </w:rPr>
            </w:pPr>
            <w:r>
              <w:rPr>
                <w:sz w:val="16"/>
                <w:szCs w:val="16"/>
              </w:rPr>
              <w:t>PPG</w:t>
            </w:r>
          </w:p>
        </w:tc>
        <w:tc>
          <w:tcPr>
            <w:tcW w:w="2572" w:type="dxa"/>
            <w:gridSpan w:val="3"/>
            <w:vAlign w:val="center"/>
          </w:tcPr>
          <w:p w14:paraId="2BAE7700" w14:textId="2F2DE35C" w:rsidR="001352A5" w:rsidRPr="004C6BEE" w:rsidRDefault="001352A5" w:rsidP="001352A5">
            <w:pPr>
              <w:autoSpaceDE/>
              <w:autoSpaceDN/>
              <w:adjustRightInd/>
              <w:spacing w:before="0" w:line="240" w:lineRule="auto"/>
              <w:ind w:left="0"/>
              <w:rPr>
                <w:sz w:val="16"/>
                <w:szCs w:val="16"/>
              </w:rPr>
            </w:pPr>
            <w:proofErr w:type="spellStart"/>
            <w:r w:rsidRPr="004C6BEE">
              <w:rPr>
                <w:sz w:val="16"/>
                <w:szCs w:val="16"/>
              </w:rPr>
              <w:t>Amerlock</w:t>
            </w:r>
            <w:proofErr w:type="spellEnd"/>
            <w:r w:rsidRPr="004C6BEE">
              <w:rPr>
                <w:sz w:val="16"/>
                <w:szCs w:val="16"/>
              </w:rPr>
              <w:t xml:space="preserve"> </w:t>
            </w:r>
            <w:r w:rsidR="00C56DD9" w:rsidRPr="004C6BEE">
              <w:rPr>
                <w:sz w:val="16"/>
                <w:szCs w:val="16"/>
              </w:rPr>
              <w:t>2</w:t>
            </w:r>
            <w:r w:rsidR="00FD4434" w:rsidRPr="004C6BEE">
              <w:rPr>
                <w:sz w:val="16"/>
                <w:szCs w:val="16"/>
              </w:rPr>
              <w:t xml:space="preserve"> Series </w:t>
            </w:r>
            <w:r w:rsidRPr="004C6BEE">
              <w:rPr>
                <w:sz w:val="16"/>
                <w:szCs w:val="16"/>
              </w:rPr>
              <w:t>GF</w:t>
            </w:r>
          </w:p>
          <w:p w14:paraId="5F17F9F0" w14:textId="77777777" w:rsidR="001352A5" w:rsidRPr="004C6BEE" w:rsidRDefault="001352A5" w:rsidP="00C56DD9">
            <w:pPr>
              <w:autoSpaceDE/>
              <w:autoSpaceDN/>
              <w:adjustRightInd/>
              <w:spacing w:before="0" w:line="240" w:lineRule="auto"/>
              <w:ind w:left="0"/>
              <w:rPr>
                <w:sz w:val="16"/>
                <w:szCs w:val="16"/>
              </w:rPr>
            </w:pPr>
            <w:proofErr w:type="spellStart"/>
            <w:r w:rsidRPr="004C6BEE">
              <w:rPr>
                <w:sz w:val="16"/>
                <w:szCs w:val="16"/>
              </w:rPr>
              <w:t>SigmaShield</w:t>
            </w:r>
            <w:proofErr w:type="spellEnd"/>
            <w:r w:rsidRPr="004C6BEE">
              <w:rPr>
                <w:sz w:val="16"/>
                <w:szCs w:val="16"/>
              </w:rPr>
              <w:t xml:space="preserve"> </w:t>
            </w:r>
            <w:r w:rsidR="00C56DD9" w:rsidRPr="004C6BEE">
              <w:rPr>
                <w:sz w:val="16"/>
                <w:szCs w:val="16"/>
              </w:rPr>
              <w:t>2</w:t>
            </w:r>
            <w:r w:rsidRPr="004C6BEE">
              <w:rPr>
                <w:sz w:val="16"/>
                <w:szCs w:val="16"/>
              </w:rPr>
              <w:t>GF</w:t>
            </w:r>
          </w:p>
        </w:tc>
        <w:tc>
          <w:tcPr>
            <w:tcW w:w="971" w:type="dxa"/>
            <w:vAlign w:val="center"/>
          </w:tcPr>
          <w:p w14:paraId="35DC5C35" w14:textId="77777777" w:rsidR="001352A5" w:rsidRPr="001D3869" w:rsidRDefault="00C56DD9" w:rsidP="001352A5">
            <w:pPr>
              <w:spacing w:before="0" w:line="240" w:lineRule="auto"/>
              <w:ind w:left="0"/>
              <w:jc w:val="center"/>
              <w:rPr>
                <w:sz w:val="16"/>
                <w:szCs w:val="16"/>
              </w:rPr>
            </w:pPr>
            <w:r>
              <w:rPr>
                <w:sz w:val="16"/>
                <w:szCs w:val="16"/>
              </w:rPr>
              <w:t>163</w:t>
            </w:r>
          </w:p>
        </w:tc>
        <w:tc>
          <w:tcPr>
            <w:tcW w:w="1169" w:type="dxa"/>
            <w:vAlign w:val="center"/>
          </w:tcPr>
          <w:p w14:paraId="61CA25EF" w14:textId="77777777" w:rsidR="001352A5" w:rsidRPr="001D3869" w:rsidRDefault="001352A5"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C56DD9" w:rsidRPr="0005732F" w14:paraId="05816AFD" w14:textId="77777777" w:rsidTr="00F029EB">
        <w:trPr>
          <w:trHeight w:val="288"/>
          <w:jc w:val="center"/>
        </w:trPr>
        <w:tc>
          <w:tcPr>
            <w:tcW w:w="2287" w:type="dxa"/>
            <w:gridSpan w:val="3"/>
            <w:tcBorders>
              <w:bottom w:val="single" w:sz="12" w:space="0" w:color="auto"/>
            </w:tcBorders>
            <w:vAlign w:val="center"/>
          </w:tcPr>
          <w:p w14:paraId="5631CDC1" w14:textId="77777777" w:rsidR="00C56DD9" w:rsidRPr="00F029EB" w:rsidRDefault="00C56DD9" w:rsidP="00F029EB">
            <w:pPr>
              <w:autoSpaceDE/>
              <w:autoSpaceDN/>
              <w:adjustRightInd/>
              <w:spacing w:before="0" w:line="240" w:lineRule="auto"/>
              <w:ind w:left="0"/>
              <w:rPr>
                <w:i/>
                <w:color w:val="auto"/>
                <w:sz w:val="14"/>
                <w:szCs w:val="24"/>
                <w:lang w:val="ru-RU"/>
              </w:rPr>
            </w:pPr>
          </w:p>
        </w:tc>
        <w:tc>
          <w:tcPr>
            <w:tcW w:w="3016" w:type="dxa"/>
            <w:tcBorders>
              <w:bottom w:val="single" w:sz="12" w:space="0" w:color="auto"/>
            </w:tcBorders>
            <w:vAlign w:val="center"/>
          </w:tcPr>
          <w:p w14:paraId="4FAF50A2" w14:textId="77777777" w:rsidR="00C56DD9" w:rsidRPr="001D3869" w:rsidRDefault="00C56DD9" w:rsidP="001352A5">
            <w:pPr>
              <w:autoSpaceDE/>
              <w:autoSpaceDN/>
              <w:adjustRightInd/>
              <w:spacing w:before="0" w:line="240" w:lineRule="auto"/>
              <w:ind w:left="0"/>
              <w:rPr>
                <w:sz w:val="16"/>
                <w:szCs w:val="16"/>
              </w:rPr>
            </w:pPr>
            <w:r w:rsidRPr="001D3869">
              <w:rPr>
                <w:sz w:val="16"/>
                <w:szCs w:val="16"/>
              </w:rPr>
              <w:t>Sherwin Williams</w:t>
            </w:r>
          </w:p>
        </w:tc>
        <w:tc>
          <w:tcPr>
            <w:tcW w:w="2572" w:type="dxa"/>
            <w:gridSpan w:val="3"/>
            <w:tcBorders>
              <w:bottom w:val="single" w:sz="12" w:space="0" w:color="auto"/>
            </w:tcBorders>
            <w:vAlign w:val="center"/>
          </w:tcPr>
          <w:p w14:paraId="13B549CB" w14:textId="385E4C9E" w:rsidR="00C56DD9" w:rsidRPr="004C6BEE" w:rsidRDefault="00C56DD9" w:rsidP="001352A5">
            <w:pPr>
              <w:autoSpaceDE/>
              <w:autoSpaceDN/>
              <w:adjustRightInd/>
              <w:spacing w:before="0" w:line="240" w:lineRule="auto"/>
              <w:ind w:left="0"/>
              <w:rPr>
                <w:sz w:val="16"/>
                <w:szCs w:val="16"/>
              </w:rPr>
            </w:pPr>
            <w:proofErr w:type="spellStart"/>
            <w:r w:rsidRPr="004C6BEE">
              <w:rPr>
                <w:sz w:val="16"/>
                <w:szCs w:val="16"/>
              </w:rPr>
              <w:t>Macropoxy</w:t>
            </w:r>
            <w:proofErr w:type="spellEnd"/>
            <w:r w:rsidRPr="004C6BEE">
              <w:rPr>
                <w:sz w:val="16"/>
                <w:szCs w:val="16"/>
              </w:rPr>
              <w:t xml:space="preserve"> 646 FF Series </w:t>
            </w:r>
          </w:p>
        </w:tc>
        <w:tc>
          <w:tcPr>
            <w:tcW w:w="971" w:type="dxa"/>
            <w:tcBorders>
              <w:bottom w:val="single" w:sz="12" w:space="0" w:color="auto"/>
            </w:tcBorders>
            <w:vAlign w:val="center"/>
          </w:tcPr>
          <w:p w14:paraId="2CDCBCA6" w14:textId="77777777" w:rsidR="00C56DD9" w:rsidRPr="004801EA" w:rsidRDefault="00C56DD9" w:rsidP="001352A5">
            <w:pPr>
              <w:spacing w:before="0" w:line="240" w:lineRule="auto"/>
              <w:ind w:left="0"/>
              <w:jc w:val="center"/>
              <w:rPr>
                <w:sz w:val="16"/>
                <w:szCs w:val="16"/>
              </w:rPr>
            </w:pPr>
            <w:r w:rsidRPr="004801EA">
              <w:rPr>
                <w:rFonts w:ascii="Arial" w:hAnsi="Arial" w:cs="Arial"/>
                <w:sz w:val="16"/>
                <w:szCs w:val="16"/>
              </w:rPr>
              <w:t>100-</w:t>
            </w:r>
            <w:r w:rsidRPr="004801EA">
              <w:rPr>
                <w:sz w:val="16"/>
                <w:szCs w:val="16"/>
              </w:rPr>
              <w:t>250</w:t>
            </w:r>
          </w:p>
        </w:tc>
        <w:tc>
          <w:tcPr>
            <w:tcW w:w="1169" w:type="dxa"/>
            <w:tcBorders>
              <w:bottom w:val="single" w:sz="12" w:space="0" w:color="auto"/>
            </w:tcBorders>
            <w:vAlign w:val="center"/>
          </w:tcPr>
          <w:p w14:paraId="2B3E0638" w14:textId="77777777" w:rsidR="00C56DD9" w:rsidRPr="001D3869" w:rsidRDefault="00C56DD9" w:rsidP="001352A5">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1352A5" w:rsidRPr="000F4EA8" w14:paraId="547BC65D" w14:textId="77777777" w:rsidTr="00F029EB">
        <w:trPr>
          <w:trHeight w:val="288"/>
          <w:jc w:val="center"/>
        </w:trPr>
        <w:tc>
          <w:tcPr>
            <w:tcW w:w="1169" w:type="dxa"/>
            <w:vAlign w:val="center"/>
          </w:tcPr>
          <w:p w14:paraId="50F21AD1" w14:textId="77777777" w:rsidR="001352A5" w:rsidRPr="0005732F" w:rsidRDefault="001352A5" w:rsidP="001352A5">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4" w:type="dxa"/>
            <w:gridSpan w:val="3"/>
            <w:vAlign w:val="center"/>
          </w:tcPr>
          <w:p w14:paraId="72FB9286" w14:textId="075BD9E9" w:rsidR="001352A5" w:rsidRPr="00E26578" w:rsidRDefault="004C6BEE" w:rsidP="001352A5">
            <w:pPr>
              <w:spacing w:line="240" w:lineRule="auto"/>
              <w:ind w:left="-72"/>
              <w:rPr>
                <w:b/>
                <w:color w:val="auto"/>
                <w:sz w:val="16"/>
                <w:szCs w:val="16"/>
                <w:lang w:val="ru-RU"/>
              </w:rPr>
            </w:pPr>
            <w:r>
              <w:rPr>
                <w:color w:val="auto"/>
                <w:sz w:val="16"/>
                <w:szCs w:val="24"/>
                <w:lang w:val="ru-RU"/>
              </w:rPr>
              <w:t>Ноябрь</w:t>
            </w:r>
            <w:r w:rsidR="00B148A8">
              <w:rPr>
                <w:color w:val="auto"/>
                <w:sz w:val="16"/>
                <w:szCs w:val="24"/>
                <w:lang w:val="ru-RU"/>
              </w:rPr>
              <w:t xml:space="preserve"> 2025</w:t>
            </w:r>
          </w:p>
        </w:tc>
        <w:tc>
          <w:tcPr>
            <w:tcW w:w="2572" w:type="dxa"/>
            <w:gridSpan w:val="3"/>
            <w:vAlign w:val="center"/>
          </w:tcPr>
          <w:p w14:paraId="38310D46" w14:textId="77777777" w:rsidR="001352A5" w:rsidRPr="000F4EA8" w:rsidRDefault="001352A5" w:rsidP="001352A5">
            <w:pPr>
              <w:spacing w:line="240" w:lineRule="auto"/>
              <w:rPr>
                <w:b/>
                <w:sz w:val="16"/>
                <w:szCs w:val="16"/>
              </w:rPr>
            </w:pPr>
          </w:p>
        </w:tc>
        <w:tc>
          <w:tcPr>
            <w:tcW w:w="971" w:type="dxa"/>
            <w:vAlign w:val="center"/>
          </w:tcPr>
          <w:p w14:paraId="4CD7142A" w14:textId="77777777" w:rsidR="001352A5" w:rsidRPr="000F4EA8" w:rsidRDefault="001352A5" w:rsidP="001352A5">
            <w:pPr>
              <w:spacing w:line="240" w:lineRule="auto"/>
              <w:jc w:val="center"/>
              <w:rPr>
                <w:b/>
                <w:sz w:val="16"/>
                <w:szCs w:val="16"/>
              </w:rPr>
            </w:pPr>
          </w:p>
        </w:tc>
        <w:tc>
          <w:tcPr>
            <w:tcW w:w="1169" w:type="dxa"/>
            <w:vAlign w:val="center"/>
          </w:tcPr>
          <w:p w14:paraId="722D7203" w14:textId="77777777" w:rsidR="001352A5" w:rsidRPr="000F4EA8" w:rsidRDefault="001352A5" w:rsidP="001352A5">
            <w:pPr>
              <w:spacing w:line="240" w:lineRule="auto"/>
              <w:jc w:val="center"/>
              <w:rPr>
                <w:b/>
                <w:sz w:val="16"/>
                <w:szCs w:val="16"/>
              </w:rPr>
            </w:pPr>
          </w:p>
        </w:tc>
      </w:tr>
    </w:tbl>
    <w:p w14:paraId="2B75BF91" w14:textId="7754C36D" w:rsidR="001352A5" w:rsidRPr="00F029EB" w:rsidRDefault="001352A5" w:rsidP="00F029EB">
      <w:pPr>
        <w:spacing w:line="240" w:lineRule="auto"/>
        <w:ind w:left="-142"/>
        <w:contextualSpacing/>
        <w:rPr>
          <w:lang w:val="ru-RU"/>
        </w:rPr>
      </w:pPr>
    </w:p>
    <w:p w14:paraId="5F42F916" w14:textId="77777777" w:rsidR="002B5E17" w:rsidRPr="00F029EB" w:rsidRDefault="002B5E17" w:rsidP="002B5E17">
      <w:pPr>
        <w:tabs>
          <w:tab w:val="left" w:pos="3225"/>
        </w:tabs>
        <w:rPr>
          <w:color w:val="auto"/>
          <w:sz w:val="20"/>
          <w:szCs w:val="20"/>
          <w:lang w:val="ru-RU"/>
        </w:rPr>
      </w:pPr>
    </w:p>
    <w:p w14:paraId="275AB1E9"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05" w:type="dxa"/>
        <w:jc w:val="center"/>
        <w:tblLayout w:type="fixed"/>
        <w:tblLook w:val="01E0" w:firstRow="1" w:lastRow="1" w:firstColumn="1" w:lastColumn="1" w:noHBand="0" w:noVBand="0"/>
      </w:tblPr>
      <w:tblGrid>
        <w:gridCol w:w="1170"/>
        <w:gridCol w:w="270"/>
        <w:gridCol w:w="848"/>
        <w:gridCol w:w="2212"/>
        <w:gridCol w:w="1593"/>
        <w:gridCol w:w="1772"/>
        <w:gridCol w:w="971"/>
        <w:gridCol w:w="1162"/>
        <w:gridCol w:w="7"/>
      </w:tblGrid>
      <w:tr w:rsidR="001352A5" w:rsidRPr="0005732F" w14:paraId="7AE9C56F" w14:textId="77777777" w:rsidTr="00F029EB">
        <w:trPr>
          <w:trHeight w:val="360"/>
          <w:jc w:val="center"/>
        </w:trPr>
        <w:tc>
          <w:tcPr>
            <w:tcW w:w="10005" w:type="dxa"/>
            <w:gridSpan w:val="9"/>
            <w:tcBorders>
              <w:top w:val="single" w:sz="6" w:space="0" w:color="auto"/>
              <w:bottom w:val="single" w:sz="12" w:space="0" w:color="auto"/>
            </w:tcBorders>
            <w:shd w:val="clear" w:color="auto" w:fill="FFFFFF"/>
            <w:vAlign w:val="center"/>
          </w:tcPr>
          <w:p w14:paraId="5D680738" w14:textId="77777777" w:rsidR="001352A5" w:rsidRPr="0005732F" w:rsidRDefault="001352A5" w:rsidP="001352A5">
            <w:pPr>
              <w:ind w:right="-72"/>
              <w:jc w:val="right"/>
              <w:rPr>
                <w:b/>
                <w:i/>
                <w:color w:val="auto"/>
              </w:rPr>
            </w:pPr>
            <w:proofErr w:type="spellStart"/>
            <w:r w:rsidRPr="0005732F">
              <w:rPr>
                <w:b/>
                <w:i/>
                <w:color w:val="auto"/>
              </w:rPr>
              <w:lastRenderedPageBreak/>
              <w:t>Специализированные</w:t>
            </w:r>
            <w:proofErr w:type="spellEnd"/>
            <w:r w:rsidRPr="0005732F">
              <w:rPr>
                <w:b/>
                <w:i/>
                <w:color w:val="auto"/>
              </w:rPr>
              <w:t xml:space="preserve"> </w:t>
            </w:r>
            <w:proofErr w:type="spellStart"/>
            <w:r w:rsidRPr="0005732F">
              <w:rPr>
                <w:b/>
                <w:i/>
                <w:color w:val="auto"/>
              </w:rPr>
              <w:t>системы</w:t>
            </w:r>
            <w:proofErr w:type="spellEnd"/>
            <w:r w:rsidRPr="0005732F">
              <w:rPr>
                <w:b/>
                <w:i/>
                <w:color w:val="auto"/>
              </w:rPr>
              <w:t xml:space="preserve"> </w:t>
            </w:r>
            <w:proofErr w:type="spellStart"/>
            <w:r w:rsidRPr="0005732F">
              <w:rPr>
                <w:b/>
                <w:i/>
                <w:color w:val="auto"/>
              </w:rPr>
              <w:t>покрытий</w:t>
            </w:r>
            <w:proofErr w:type="spellEnd"/>
          </w:p>
        </w:tc>
      </w:tr>
      <w:tr w:rsidR="001352A5" w:rsidRPr="0005732F" w14:paraId="42C03774" w14:textId="77777777" w:rsidTr="00F029EB">
        <w:trPr>
          <w:trHeight w:val="360"/>
          <w:jc w:val="center"/>
        </w:trPr>
        <w:tc>
          <w:tcPr>
            <w:tcW w:w="7865" w:type="dxa"/>
            <w:gridSpan w:val="6"/>
            <w:tcBorders>
              <w:top w:val="single" w:sz="12" w:space="0" w:color="auto"/>
              <w:left w:val="single" w:sz="12" w:space="0" w:color="auto"/>
              <w:bottom w:val="single" w:sz="12" w:space="0" w:color="auto"/>
            </w:tcBorders>
            <w:vAlign w:val="center"/>
          </w:tcPr>
          <w:p w14:paraId="75482836" w14:textId="77777777" w:rsidR="001352A5" w:rsidRPr="006952A6" w:rsidRDefault="001352A5" w:rsidP="00C56DD9">
            <w:pPr>
              <w:autoSpaceDE/>
              <w:autoSpaceDN/>
              <w:adjustRightInd/>
              <w:spacing w:before="0" w:line="240" w:lineRule="auto"/>
              <w:ind w:left="0"/>
              <w:rPr>
                <w:b/>
                <w:color w:val="auto"/>
                <w:sz w:val="20"/>
                <w:szCs w:val="20"/>
                <w:lang w:val="ru-RU"/>
              </w:rPr>
            </w:pPr>
            <w:r w:rsidRPr="00AD544E">
              <w:rPr>
                <w:b/>
                <w:color w:val="auto"/>
                <w:sz w:val="20"/>
                <w:szCs w:val="24"/>
                <w:lang w:val="ru-RU"/>
              </w:rPr>
              <w:t xml:space="preserve">Эпоксидное </w:t>
            </w:r>
            <w:r w:rsidR="00C56DD9">
              <w:rPr>
                <w:b/>
                <w:color w:val="auto"/>
                <w:sz w:val="20"/>
                <w:szCs w:val="24"/>
                <w:lang w:val="ru-RU"/>
              </w:rPr>
              <w:t>легкой нагрузки</w:t>
            </w:r>
            <w:r w:rsidRPr="00AD544E">
              <w:rPr>
                <w:b/>
                <w:color w:val="auto"/>
                <w:sz w:val="20"/>
                <w:szCs w:val="24"/>
                <w:lang w:val="ru-RU"/>
              </w:rPr>
              <w:t>| Зернистое | Алифатическое полиуретановое противоскользящее</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6C3B873E" w14:textId="77777777" w:rsidR="001352A5" w:rsidRPr="0005732F" w:rsidRDefault="001352A5" w:rsidP="001352A5">
            <w:pPr>
              <w:autoSpaceDE/>
              <w:autoSpaceDN/>
              <w:adjustRightInd/>
              <w:spacing w:before="0" w:line="240" w:lineRule="auto"/>
              <w:ind w:left="0"/>
              <w:jc w:val="center"/>
              <w:rPr>
                <w:b/>
                <w:color w:val="auto"/>
                <w:sz w:val="36"/>
                <w:szCs w:val="40"/>
              </w:rPr>
            </w:pPr>
            <w:r w:rsidRPr="00B76D32">
              <w:rPr>
                <w:b/>
                <w:color w:val="auto"/>
                <w:sz w:val="36"/>
                <w:szCs w:val="24"/>
                <w:lang w:val="ru-RU"/>
              </w:rPr>
              <w:t>4.6</w:t>
            </w:r>
          </w:p>
        </w:tc>
      </w:tr>
      <w:tr w:rsidR="001352A5" w:rsidRPr="0005732F" w14:paraId="438B976B" w14:textId="77777777" w:rsidTr="00E25995">
        <w:trPr>
          <w:gridAfter w:val="1"/>
          <w:wAfter w:w="7" w:type="dxa"/>
          <w:cantSplit/>
          <w:trHeight w:val="288"/>
          <w:jc w:val="center"/>
        </w:trPr>
        <w:tc>
          <w:tcPr>
            <w:tcW w:w="1440" w:type="dxa"/>
            <w:gridSpan w:val="2"/>
            <w:tcBorders>
              <w:top w:val="single" w:sz="12" w:space="0" w:color="auto"/>
            </w:tcBorders>
          </w:tcPr>
          <w:p w14:paraId="631C4690"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060" w:type="dxa"/>
            <w:gridSpan w:val="2"/>
            <w:tcBorders>
              <w:top w:val="single" w:sz="12" w:space="0" w:color="auto"/>
            </w:tcBorders>
          </w:tcPr>
          <w:p w14:paraId="010E1036" w14:textId="2DE386AD" w:rsidR="001352A5" w:rsidRPr="00A753A6" w:rsidRDefault="00045414" w:rsidP="001352A5">
            <w:pPr>
              <w:autoSpaceDE/>
              <w:autoSpaceDN/>
              <w:adjustRightInd/>
              <w:spacing w:before="0" w:line="240" w:lineRule="auto"/>
              <w:ind w:left="-72"/>
              <w:rPr>
                <w:color w:val="auto"/>
                <w:sz w:val="16"/>
                <w:szCs w:val="16"/>
                <w:lang w:val="ru-RU"/>
              </w:rPr>
            </w:pPr>
            <w:r w:rsidRPr="00045414">
              <w:rPr>
                <w:color w:val="auto"/>
                <w:sz w:val="16"/>
                <w:szCs w:val="16"/>
              </w:rPr>
              <w:t>SSPC</w:t>
            </w:r>
            <w:r w:rsidRPr="00045414">
              <w:rPr>
                <w:color w:val="auto"/>
                <w:sz w:val="16"/>
                <w:szCs w:val="16"/>
                <w:lang w:val="ru-RU"/>
              </w:rPr>
              <w:t>-</w:t>
            </w:r>
            <w:r w:rsidRPr="00045414">
              <w:rPr>
                <w:color w:val="auto"/>
                <w:sz w:val="16"/>
                <w:szCs w:val="16"/>
              </w:rPr>
              <w:t>SP</w:t>
            </w:r>
            <w:r w:rsidRPr="00045414">
              <w:rPr>
                <w:color w:val="auto"/>
                <w:sz w:val="16"/>
                <w:szCs w:val="16"/>
                <w:lang w:val="ru-RU"/>
              </w:rPr>
              <w:t>1/</w:t>
            </w:r>
            <w:r w:rsidRPr="00045414">
              <w:rPr>
                <w:color w:val="auto"/>
                <w:sz w:val="16"/>
                <w:szCs w:val="16"/>
              </w:rPr>
              <w:t>SP</w:t>
            </w:r>
            <w:r w:rsidRPr="00045414">
              <w:rPr>
                <w:color w:val="auto"/>
                <w:sz w:val="16"/>
                <w:szCs w:val="16"/>
                <w:lang w:val="ru-RU"/>
              </w:rPr>
              <w:t>10 (</w:t>
            </w:r>
            <w:r w:rsidRPr="00045414">
              <w:rPr>
                <w:color w:val="auto"/>
                <w:sz w:val="16"/>
                <w:szCs w:val="16"/>
              </w:rPr>
              <w:t>NACE</w:t>
            </w:r>
            <w:r w:rsidRPr="00045414">
              <w:rPr>
                <w:color w:val="auto"/>
                <w:sz w:val="16"/>
                <w:szCs w:val="16"/>
                <w:lang w:val="ru-RU"/>
              </w:rPr>
              <w:t xml:space="preserve"> </w:t>
            </w:r>
            <w:r w:rsidRPr="00045414">
              <w:rPr>
                <w:color w:val="auto"/>
                <w:sz w:val="16"/>
                <w:szCs w:val="16"/>
              </w:rPr>
              <w:t>No</w:t>
            </w:r>
            <w:r w:rsidRPr="00045414">
              <w:rPr>
                <w:color w:val="auto"/>
                <w:sz w:val="16"/>
                <w:szCs w:val="16"/>
                <w:lang w:val="ru-RU"/>
              </w:rPr>
              <w:t>. 2) (</w:t>
            </w:r>
            <w:r w:rsidRPr="00045414">
              <w:rPr>
                <w:color w:val="auto"/>
                <w:sz w:val="16"/>
                <w:szCs w:val="16"/>
              </w:rPr>
              <w:t>SA</w:t>
            </w:r>
            <w:r w:rsidRPr="00045414">
              <w:rPr>
                <w:color w:val="auto"/>
                <w:sz w:val="16"/>
                <w:szCs w:val="16"/>
                <w:lang w:val="ru-RU"/>
              </w:rPr>
              <w:t xml:space="preserve"> 2.5)</w:t>
            </w:r>
            <w:r w:rsidR="00DF4FD0" w:rsidRPr="004C6BEE">
              <w:rPr>
                <w:color w:val="auto"/>
                <w:sz w:val="16"/>
                <w:szCs w:val="24"/>
                <w:lang w:val="ru-RU"/>
              </w:rPr>
              <w:t xml:space="preserve"> </w:t>
            </w:r>
            <w:r w:rsidR="004B5C7C">
              <w:rPr>
                <w:color w:val="auto"/>
                <w:sz w:val="16"/>
                <w:szCs w:val="24"/>
                <w:lang w:val="ru-RU"/>
              </w:rPr>
              <w:t>Абразивоструйная</w:t>
            </w:r>
            <w:r w:rsidR="00FB4152" w:rsidRPr="00FB4152">
              <w:rPr>
                <w:color w:val="auto"/>
                <w:sz w:val="16"/>
                <w:szCs w:val="24"/>
                <w:lang w:val="ru-RU"/>
              </w:rPr>
              <w:t xml:space="preserve"> </w:t>
            </w:r>
            <w:r w:rsidR="001352A5" w:rsidRPr="00037A5B">
              <w:rPr>
                <w:color w:val="auto"/>
                <w:sz w:val="16"/>
                <w:szCs w:val="24"/>
                <w:lang w:val="ru-RU"/>
              </w:rPr>
              <w:t xml:space="preserve">очистка до </w:t>
            </w:r>
            <w:r w:rsidR="00FB4152">
              <w:rPr>
                <w:color w:val="auto"/>
                <w:sz w:val="16"/>
                <w:szCs w:val="24"/>
                <w:lang w:val="ru-RU"/>
              </w:rPr>
              <w:t xml:space="preserve">почти </w:t>
            </w:r>
            <w:r w:rsidR="001352A5" w:rsidRPr="00037A5B">
              <w:rPr>
                <w:color w:val="auto"/>
                <w:sz w:val="16"/>
                <w:szCs w:val="24"/>
                <w:lang w:val="ru-RU"/>
              </w:rPr>
              <w:t>белого металла.</w:t>
            </w:r>
          </w:p>
        </w:tc>
        <w:tc>
          <w:tcPr>
            <w:tcW w:w="1593" w:type="dxa"/>
            <w:tcBorders>
              <w:top w:val="single" w:sz="12" w:space="0" w:color="auto"/>
            </w:tcBorders>
          </w:tcPr>
          <w:p w14:paraId="139090AE" w14:textId="77777777" w:rsidR="001352A5" w:rsidRPr="00A24069" w:rsidRDefault="001352A5" w:rsidP="001352A5">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905" w:type="dxa"/>
            <w:gridSpan w:val="3"/>
            <w:vMerge w:val="restart"/>
            <w:tcBorders>
              <w:top w:val="single" w:sz="12" w:space="0" w:color="auto"/>
            </w:tcBorders>
          </w:tcPr>
          <w:p w14:paraId="2C0B2B5F" w14:textId="77777777" w:rsidR="001352A5" w:rsidRPr="0005732F" w:rsidRDefault="001352A5" w:rsidP="001352A5">
            <w:pPr>
              <w:autoSpaceDE/>
              <w:autoSpaceDN/>
              <w:adjustRightInd/>
              <w:spacing w:before="0" w:line="240" w:lineRule="auto"/>
              <w:ind w:left="-72"/>
              <w:rPr>
                <w:color w:val="auto"/>
                <w:sz w:val="16"/>
                <w:szCs w:val="16"/>
              </w:rPr>
            </w:pPr>
            <w:r w:rsidRPr="00037A5B">
              <w:rPr>
                <w:color w:val="auto"/>
                <w:sz w:val="16"/>
                <w:szCs w:val="24"/>
                <w:lang w:val="ru-RU"/>
              </w:rPr>
              <w:t>Применяется данная система.</w:t>
            </w:r>
          </w:p>
        </w:tc>
      </w:tr>
      <w:tr w:rsidR="001352A5" w:rsidRPr="00BC5FF9" w14:paraId="6220902C" w14:textId="77777777" w:rsidTr="00E25995">
        <w:trPr>
          <w:gridAfter w:val="1"/>
          <w:wAfter w:w="7" w:type="dxa"/>
          <w:cantSplit/>
          <w:trHeight w:val="288"/>
          <w:jc w:val="center"/>
        </w:trPr>
        <w:tc>
          <w:tcPr>
            <w:tcW w:w="1440" w:type="dxa"/>
            <w:gridSpan w:val="2"/>
          </w:tcPr>
          <w:p w14:paraId="5D3CB308"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060" w:type="dxa"/>
            <w:gridSpan w:val="2"/>
          </w:tcPr>
          <w:p w14:paraId="7CAD2341" w14:textId="77777777" w:rsidR="001352A5" w:rsidRPr="00D750DA" w:rsidRDefault="00224632" w:rsidP="001352A5">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593" w:type="dxa"/>
          </w:tcPr>
          <w:p w14:paraId="192E5D4A" w14:textId="77777777" w:rsidR="001352A5" w:rsidRPr="00D750DA" w:rsidRDefault="001352A5" w:rsidP="001352A5">
            <w:pPr>
              <w:jc w:val="right"/>
              <w:rPr>
                <w:b/>
                <w:color w:val="auto"/>
                <w:sz w:val="16"/>
                <w:szCs w:val="16"/>
                <w:lang w:val="ru-RU"/>
              </w:rPr>
            </w:pPr>
          </w:p>
        </w:tc>
        <w:tc>
          <w:tcPr>
            <w:tcW w:w="3905" w:type="dxa"/>
            <w:gridSpan w:val="3"/>
            <w:vMerge/>
            <w:vAlign w:val="center"/>
          </w:tcPr>
          <w:p w14:paraId="22BDB048" w14:textId="77777777" w:rsidR="001352A5" w:rsidRPr="00D750DA" w:rsidRDefault="001352A5" w:rsidP="001352A5">
            <w:pPr>
              <w:rPr>
                <w:color w:val="auto"/>
                <w:lang w:val="ru-RU"/>
              </w:rPr>
            </w:pPr>
          </w:p>
        </w:tc>
      </w:tr>
      <w:tr w:rsidR="001352A5" w:rsidRPr="0005732F" w14:paraId="0C26E7DB" w14:textId="77777777" w:rsidTr="00E25995">
        <w:trPr>
          <w:gridAfter w:val="1"/>
          <w:wAfter w:w="7" w:type="dxa"/>
          <w:cantSplit/>
          <w:trHeight w:val="288"/>
          <w:jc w:val="center"/>
        </w:trPr>
        <w:tc>
          <w:tcPr>
            <w:tcW w:w="1440" w:type="dxa"/>
            <w:gridSpan w:val="2"/>
            <w:tcBorders>
              <w:bottom w:val="single" w:sz="12" w:space="0" w:color="auto"/>
            </w:tcBorders>
          </w:tcPr>
          <w:p w14:paraId="1647D5E8" w14:textId="77777777" w:rsidR="001352A5" w:rsidRPr="004E6B3B" w:rsidRDefault="001352A5" w:rsidP="001352A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060" w:type="dxa"/>
            <w:gridSpan w:val="2"/>
            <w:tcBorders>
              <w:bottom w:val="single" w:sz="12" w:space="0" w:color="auto"/>
            </w:tcBorders>
          </w:tcPr>
          <w:p w14:paraId="5CE5EAAA" w14:textId="77777777" w:rsidR="001352A5" w:rsidRPr="003B2DEF" w:rsidRDefault="001352A5" w:rsidP="001352A5">
            <w:pPr>
              <w:autoSpaceDE/>
              <w:autoSpaceDN/>
              <w:adjustRightInd/>
              <w:spacing w:before="0" w:line="240" w:lineRule="auto"/>
              <w:ind w:left="-72"/>
              <w:rPr>
                <w:sz w:val="16"/>
                <w:szCs w:val="16"/>
              </w:rPr>
            </w:pPr>
            <w:r>
              <w:rPr>
                <w:color w:val="auto"/>
                <w:sz w:val="16"/>
                <w:szCs w:val="16"/>
                <w:lang w:val="ru-RU"/>
              </w:rPr>
              <w:t>0</w:t>
            </w:r>
            <w:r w:rsidRPr="003B2DEF">
              <w:rPr>
                <w:color w:val="auto"/>
                <w:sz w:val="16"/>
                <w:szCs w:val="16"/>
              </w:rPr>
              <w:t>.</w:t>
            </w:r>
            <w:r>
              <w:rPr>
                <w:color w:val="auto"/>
                <w:sz w:val="16"/>
                <w:szCs w:val="16"/>
                <w:lang w:val="ru-RU"/>
              </w:rPr>
              <w:t>559</w:t>
            </w:r>
            <w:r w:rsidRPr="003B2DEF">
              <w:rPr>
                <w:color w:val="auto"/>
                <w:sz w:val="16"/>
                <w:szCs w:val="16"/>
              </w:rPr>
              <w:t xml:space="preserve"> – </w:t>
            </w:r>
            <w:r>
              <w:rPr>
                <w:color w:val="auto"/>
                <w:sz w:val="16"/>
                <w:szCs w:val="16"/>
                <w:lang w:val="ru-RU"/>
              </w:rPr>
              <w:t>0</w:t>
            </w:r>
            <w:r w:rsidRPr="003B2DEF">
              <w:rPr>
                <w:color w:val="auto"/>
                <w:sz w:val="16"/>
                <w:szCs w:val="16"/>
              </w:rPr>
              <w:t>.</w:t>
            </w:r>
            <w:r>
              <w:rPr>
                <w:color w:val="auto"/>
                <w:sz w:val="16"/>
                <w:szCs w:val="16"/>
                <w:lang w:val="ru-RU"/>
              </w:rPr>
              <w:t>711мм</w:t>
            </w:r>
            <w:r w:rsidRPr="003B2DEF">
              <w:rPr>
                <w:color w:val="auto"/>
                <w:sz w:val="16"/>
                <w:szCs w:val="16"/>
              </w:rPr>
              <w:t>. (</w:t>
            </w:r>
            <w:r>
              <w:rPr>
                <w:color w:val="auto"/>
                <w:sz w:val="16"/>
                <w:szCs w:val="16"/>
                <w:lang w:val="ru-RU"/>
              </w:rPr>
              <w:t>22</w:t>
            </w:r>
            <w:r w:rsidRPr="003B2DEF">
              <w:rPr>
                <w:color w:val="auto"/>
                <w:sz w:val="16"/>
                <w:szCs w:val="16"/>
              </w:rPr>
              <w:t xml:space="preserve">.0 - </w:t>
            </w:r>
            <w:r>
              <w:rPr>
                <w:color w:val="auto"/>
                <w:sz w:val="16"/>
                <w:szCs w:val="16"/>
              </w:rPr>
              <w:t>2</w:t>
            </w:r>
            <w:r>
              <w:rPr>
                <w:color w:val="auto"/>
                <w:sz w:val="16"/>
                <w:szCs w:val="16"/>
                <w:lang w:val="ru-RU"/>
              </w:rPr>
              <w:t>8</w:t>
            </w:r>
            <w:r w:rsidRPr="003B2DEF">
              <w:rPr>
                <w:color w:val="auto"/>
                <w:sz w:val="16"/>
                <w:szCs w:val="16"/>
              </w:rPr>
              <w:t xml:space="preserve">.0 </w:t>
            </w:r>
            <w:r>
              <w:rPr>
                <w:color w:val="auto"/>
                <w:sz w:val="16"/>
                <w:szCs w:val="16"/>
                <w:lang w:val="ru-RU"/>
              </w:rPr>
              <w:t>милов</w:t>
            </w:r>
            <w:r w:rsidRPr="003B2DEF">
              <w:rPr>
                <w:color w:val="auto"/>
                <w:sz w:val="16"/>
                <w:szCs w:val="16"/>
              </w:rPr>
              <w:t>)</w:t>
            </w:r>
          </w:p>
        </w:tc>
        <w:tc>
          <w:tcPr>
            <w:tcW w:w="1593" w:type="dxa"/>
            <w:tcBorders>
              <w:bottom w:val="single" w:sz="12" w:space="0" w:color="auto"/>
            </w:tcBorders>
          </w:tcPr>
          <w:p w14:paraId="7B685D3C" w14:textId="77777777" w:rsidR="001352A5" w:rsidRPr="0005732F" w:rsidRDefault="001352A5" w:rsidP="001352A5">
            <w:pPr>
              <w:jc w:val="right"/>
              <w:rPr>
                <w:b/>
                <w:color w:val="auto"/>
                <w:sz w:val="16"/>
                <w:szCs w:val="16"/>
              </w:rPr>
            </w:pPr>
          </w:p>
        </w:tc>
        <w:tc>
          <w:tcPr>
            <w:tcW w:w="3905" w:type="dxa"/>
            <w:gridSpan w:val="3"/>
            <w:vMerge/>
            <w:tcBorders>
              <w:bottom w:val="single" w:sz="12" w:space="0" w:color="auto"/>
            </w:tcBorders>
            <w:vAlign w:val="center"/>
          </w:tcPr>
          <w:p w14:paraId="6DCDD30F" w14:textId="77777777" w:rsidR="001352A5" w:rsidRPr="0005732F" w:rsidRDefault="001352A5" w:rsidP="001352A5">
            <w:pPr>
              <w:rPr>
                <w:color w:val="auto"/>
              </w:rPr>
            </w:pPr>
          </w:p>
        </w:tc>
      </w:tr>
      <w:tr w:rsidR="001352A5" w:rsidRPr="0005732F" w14:paraId="597C8401" w14:textId="77777777" w:rsidTr="00E25995">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4B996458"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212" w:type="dxa"/>
            <w:tcBorders>
              <w:top w:val="single" w:sz="12" w:space="0" w:color="auto"/>
              <w:bottom w:val="single" w:sz="12" w:space="0" w:color="auto"/>
            </w:tcBorders>
            <w:shd w:val="clear" w:color="auto" w:fill="000000"/>
            <w:vAlign w:val="center"/>
          </w:tcPr>
          <w:p w14:paraId="56AB6F1D"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3365" w:type="dxa"/>
            <w:gridSpan w:val="2"/>
            <w:tcBorders>
              <w:top w:val="single" w:sz="12" w:space="0" w:color="auto"/>
              <w:bottom w:val="single" w:sz="12" w:space="0" w:color="auto"/>
            </w:tcBorders>
            <w:shd w:val="clear" w:color="auto" w:fill="000000"/>
            <w:vAlign w:val="center"/>
          </w:tcPr>
          <w:p w14:paraId="09D2A200"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709D9424" w14:textId="77777777" w:rsidR="001352A5" w:rsidRPr="00AD544E" w:rsidRDefault="001352A5" w:rsidP="001352A5">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6849277B" w14:textId="77777777" w:rsidR="001352A5" w:rsidRPr="00AD544E" w:rsidRDefault="001352A5"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352A5" w:rsidRPr="0005732F" w14:paraId="24E319D4" w14:textId="77777777" w:rsidTr="00F029EB">
        <w:trPr>
          <w:trHeight w:val="288"/>
          <w:jc w:val="center"/>
        </w:trPr>
        <w:tc>
          <w:tcPr>
            <w:tcW w:w="2288" w:type="dxa"/>
            <w:gridSpan w:val="3"/>
            <w:tcBorders>
              <w:bottom w:val="single" w:sz="12" w:space="0" w:color="auto"/>
            </w:tcBorders>
            <w:vAlign w:val="center"/>
          </w:tcPr>
          <w:p w14:paraId="18E110E7" w14:textId="77777777" w:rsidR="001352A5" w:rsidRPr="0005732F" w:rsidRDefault="001352A5" w:rsidP="001352A5">
            <w:pPr>
              <w:autoSpaceDE/>
              <w:autoSpaceDN/>
              <w:adjustRightInd/>
              <w:spacing w:before="0" w:line="240" w:lineRule="auto"/>
              <w:ind w:left="0"/>
              <w:rPr>
                <w:i/>
                <w:color w:val="auto"/>
                <w:sz w:val="14"/>
                <w:szCs w:val="14"/>
              </w:rPr>
            </w:pPr>
            <w:r w:rsidRPr="00A46589">
              <w:rPr>
                <w:b/>
                <w:color w:val="auto"/>
                <w:sz w:val="16"/>
                <w:szCs w:val="24"/>
                <w:lang w:val="ru-RU"/>
              </w:rPr>
              <w:t>ГРУНТ</w:t>
            </w:r>
          </w:p>
        </w:tc>
        <w:tc>
          <w:tcPr>
            <w:tcW w:w="7717" w:type="dxa"/>
            <w:gridSpan w:val="6"/>
            <w:tcBorders>
              <w:bottom w:val="single" w:sz="12" w:space="0" w:color="auto"/>
            </w:tcBorders>
            <w:vAlign w:val="center"/>
          </w:tcPr>
          <w:p w14:paraId="0D522F09" w14:textId="77777777" w:rsidR="001352A5" w:rsidRPr="0005732F" w:rsidRDefault="001352A5" w:rsidP="001352A5">
            <w:pPr>
              <w:autoSpaceDE/>
              <w:autoSpaceDN/>
              <w:adjustRightInd/>
              <w:spacing w:before="0" w:line="240" w:lineRule="auto"/>
              <w:ind w:left="0"/>
              <w:rPr>
                <w:i/>
                <w:color w:val="auto"/>
                <w:sz w:val="14"/>
                <w:szCs w:val="14"/>
              </w:rPr>
            </w:pPr>
            <w:r w:rsidRPr="00957C4C">
              <w:rPr>
                <w:i/>
                <w:color w:val="auto"/>
                <w:sz w:val="14"/>
                <w:szCs w:val="24"/>
                <w:lang w:val="ru-RU"/>
              </w:rPr>
              <w:t>Выполняются рекомендации поставщика покрытия.</w:t>
            </w:r>
          </w:p>
        </w:tc>
      </w:tr>
      <w:tr w:rsidR="001352A5" w:rsidRPr="00BC5FF9" w14:paraId="194A5251" w14:textId="77777777" w:rsidTr="00F029EB">
        <w:trPr>
          <w:trHeight w:val="288"/>
          <w:jc w:val="center"/>
        </w:trPr>
        <w:tc>
          <w:tcPr>
            <w:tcW w:w="2288" w:type="dxa"/>
            <w:gridSpan w:val="3"/>
            <w:tcBorders>
              <w:bottom w:val="single" w:sz="12" w:space="0" w:color="auto"/>
            </w:tcBorders>
            <w:vAlign w:val="center"/>
          </w:tcPr>
          <w:p w14:paraId="37629E47" w14:textId="77777777" w:rsidR="001352A5" w:rsidRPr="0005732F" w:rsidRDefault="001352A5" w:rsidP="001352A5">
            <w:pPr>
              <w:autoSpaceDE/>
              <w:autoSpaceDN/>
              <w:adjustRightInd/>
              <w:spacing w:before="0" w:line="240" w:lineRule="auto"/>
              <w:ind w:left="0"/>
              <w:rPr>
                <w:i/>
                <w:color w:val="auto"/>
                <w:sz w:val="14"/>
                <w:szCs w:val="14"/>
              </w:rPr>
            </w:pPr>
            <w:r w:rsidRPr="00D41158">
              <w:rPr>
                <w:b/>
                <w:color w:val="auto"/>
                <w:sz w:val="16"/>
                <w:szCs w:val="24"/>
                <w:lang w:val="ru-RU"/>
              </w:rPr>
              <w:t>ПРОМЕЖУТОЧНЫЙ СЛОЙ</w:t>
            </w:r>
          </w:p>
        </w:tc>
        <w:tc>
          <w:tcPr>
            <w:tcW w:w="7717" w:type="dxa"/>
            <w:gridSpan w:val="6"/>
            <w:tcBorders>
              <w:bottom w:val="single" w:sz="12" w:space="0" w:color="auto"/>
            </w:tcBorders>
            <w:vAlign w:val="center"/>
          </w:tcPr>
          <w:p w14:paraId="5D5ECF7A" w14:textId="77777777" w:rsidR="001352A5" w:rsidRPr="006952A6" w:rsidRDefault="001352A5" w:rsidP="001352A5">
            <w:pPr>
              <w:autoSpaceDE/>
              <w:autoSpaceDN/>
              <w:adjustRightInd/>
              <w:spacing w:before="0" w:line="240" w:lineRule="auto"/>
              <w:ind w:left="0"/>
              <w:rPr>
                <w:i/>
                <w:color w:val="auto"/>
                <w:sz w:val="14"/>
                <w:szCs w:val="14"/>
                <w:lang w:val="ru-RU"/>
              </w:rPr>
            </w:pPr>
            <w:r w:rsidRPr="00957C4C">
              <w:rPr>
                <w:i/>
                <w:color w:val="auto"/>
                <w:sz w:val="14"/>
                <w:szCs w:val="24"/>
                <w:lang w:val="ru-RU"/>
              </w:rPr>
              <w:t>Поставка противоскользящего зернистого материала включена в покрытия. При размещении заказа техническими условиями необходимо определить размер зернистого материала.</w:t>
            </w:r>
          </w:p>
        </w:tc>
      </w:tr>
      <w:tr w:rsidR="001352A5" w:rsidRPr="0005732F" w14:paraId="2E7F2362" w14:textId="77777777" w:rsidTr="00E25995">
        <w:trPr>
          <w:trHeight w:val="288"/>
          <w:jc w:val="center"/>
        </w:trPr>
        <w:tc>
          <w:tcPr>
            <w:tcW w:w="2288" w:type="dxa"/>
            <w:gridSpan w:val="3"/>
            <w:tcBorders>
              <w:top w:val="single" w:sz="12" w:space="0" w:color="auto"/>
            </w:tcBorders>
            <w:vAlign w:val="center"/>
          </w:tcPr>
          <w:p w14:paraId="53449C7B"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ПОВЕРХНОСТНЫЙ СЛОЙ</w:t>
            </w:r>
          </w:p>
        </w:tc>
        <w:tc>
          <w:tcPr>
            <w:tcW w:w="2212" w:type="dxa"/>
            <w:tcBorders>
              <w:top w:val="single" w:sz="12" w:space="0" w:color="auto"/>
            </w:tcBorders>
            <w:vAlign w:val="center"/>
          </w:tcPr>
          <w:p w14:paraId="0A33F739"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Carboline</w:t>
            </w:r>
          </w:p>
        </w:tc>
        <w:tc>
          <w:tcPr>
            <w:tcW w:w="3365" w:type="dxa"/>
            <w:gridSpan w:val="2"/>
            <w:tcBorders>
              <w:top w:val="single" w:sz="12" w:space="0" w:color="auto"/>
            </w:tcBorders>
            <w:vAlign w:val="center"/>
          </w:tcPr>
          <w:p w14:paraId="06A005B3" w14:textId="77777777" w:rsidR="001352A5" w:rsidRPr="00B64206" w:rsidRDefault="001352A5" w:rsidP="001352A5">
            <w:pPr>
              <w:autoSpaceDE/>
              <w:autoSpaceDN/>
              <w:adjustRightInd/>
              <w:spacing w:before="0" w:line="240" w:lineRule="auto"/>
              <w:ind w:left="0"/>
              <w:rPr>
                <w:sz w:val="16"/>
                <w:szCs w:val="16"/>
              </w:rPr>
            </w:pPr>
            <w:proofErr w:type="spellStart"/>
            <w:r w:rsidRPr="00B64206">
              <w:rPr>
                <w:sz w:val="16"/>
                <w:szCs w:val="16"/>
              </w:rPr>
              <w:t>Carboguard</w:t>
            </w:r>
            <w:proofErr w:type="spellEnd"/>
            <w:r w:rsidRPr="00B64206">
              <w:rPr>
                <w:sz w:val="16"/>
                <w:szCs w:val="16"/>
              </w:rPr>
              <w:t xml:space="preserve"> 869 Non-Skid</w:t>
            </w:r>
          </w:p>
        </w:tc>
        <w:tc>
          <w:tcPr>
            <w:tcW w:w="971" w:type="dxa"/>
            <w:tcBorders>
              <w:top w:val="single" w:sz="12" w:space="0" w:color="auto"/>
            </w:tcBorders>
            <w:vAlign w:val="center"/>
          </w:tcPr>
          <w:p w14:paraId="44075C26" w14:textId="77777777" w:rsidR="001352A5" w:rsidRPr="00B64206" w:rsidRDefault="001352A5" w:rsidP="001352A5">
            <w:pPr>
              <w:spacing w:before="0" w:line="240" w:lineRule="auto"/>
              <w:ind w:left="0"/>
              <w:jc w:val="center"/>
              <w:rPr>
                <w:sz w:val="16"/>
                <w:szCs w:val="16"/>
              </w:rPr>
            </w:pPr>
            <w:r w:rsidRPr="00B64206">
              <w:rPr>
                <w:sz w:val="16"/>
                <w:szCs w:val="16"/>
              </w:rPr>
              <w:t>226</w:t>
            </w:r>
          </w:p>
        </w:tc>
        <w:tc>
          <w:tcPr>
            <w:tcW w:w="1169" w:type="dxa"/>
            <w:gridSpan w:val="2"/>
            <w:tcBorders>
              <w:top w:val="single" w:sz="12" w:space="0" w:color="auto"/>
            </w:tcBorders>
            <w:vAlign w:val="center"/>
          </w:tcPr>
          <w:p w14:paraId="6966F984"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5D48C450" w14:textId="77777777" w:rsidTr="00E25995">
        <w:trPr>
          <w:trHeight w:val="288"/>
          <w:jc w:val="center"/>
        </w:trPr>
        <w:tc>
          <w:tcPr>
            <w:tcW w:w="2288" w:type="dxa"/>
            <w:gridSpan w:val="3"/>
            <w:vAlign w:val="center"/>
          </w:tcPr>
          <w:p w14:paraId="5E7D25B1"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 противоскользящее</w:t>
            </w:r>
          </w:p>
        </w:tc>
        <w:tc>
          <w:tcPr>
            <w:tcW w:w="2212" w:type="dxa"/>
            <w:vAlign w:val="center"/>
          </w:tcPr>
          <w:p w14:paraId="021BCEE5"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Hempel Coatings (USA), Inc.</w:t>
            </w:r>
          </w:p>
        </w:tc>
        <w:tc>
          <w:tcPr>
            <w:tcW w:w="3365" w:type="dxa"/>
            <w:gridSpan w:val="2"/>
            <w:vAlign w:val="center"/>
          </w:tcPr>
          <w:p w14:paraId="3F768434" w14:textId="77777777" w:rsidR="001352A5" w:rsidRPr="004C6BEE" w:rsidRDefault="001352A5" w:rsidP="001352A5">
            <w:pPr>
              <w:autoSpaceDE/>
              <w:autoSpaceDN/>
              <w:adjustRightInd/>
              <w:spacing w:before="0" w:line="240" w:lineRule="auto"/>
              <w:ind w:left="0"/>
              <w:rPr>
                <w:sz w:val="16"/>
                <w:szCs w:val="16"/>
              </w:rPr>
            </w:pPr>
            <w:proofErr w:type="spellStart"/>
            <w:r w:rsidRPr="004C6BEE">
              <w:rPr>
                <w:sz w:val="16"/>
                <w:szCs w:val="16"/>
              </w:rPr>
              <w:t>Hempadur</w:t>
            </w:r>
            <w:proofErr w:type="spellEnd"/>
            <w:r w:rsidRPr="004C6BEE">
              <w:rPr>
                <w:sz w:val="16"/>
                <w:szCs w:val="16"/>
              </w:rPr>
              <w:t xml:space="preserve"> 4588 Series</w:t>
            </w:r>
          </w:p>
          <w:p w14:paraId="7FDCE7A0" w14:textId="060FBBA0" w:rsidR="004441CF" w:rsidRPr="004C6BEE" w:rsidRDefault="004441CF" w:rsidP="001352A5">
            <w:pPr>
              <w:autoSpaceDE/>
              <w:autoSpaceDN/>
              <w:adjustRightInd/>
              <w:spacing w:before="0" w:line="240" w:lineRule="auto"/>
              <w:ind w:left="0"/>
              <w:rPr>
                <w:sz w:val="16"/>
                <w:szCs w:val="16"/>
              </w:rPr>
            </w:pPr>
            <w:proofErr w:type="spellStart"/>
            <w:r w:rsidRPr="004C6BEE">
              <w:rPr>
                <w:sz w:val="16"/>
                <w:szCs w:val="16"/>
              </w:rPr>
              <w:t>Hempaprime</w:t>
            </w:r>
            <w:proofErr w:type="spellEnd"/>
            <w:r w:rsidRPr="004C6BEE">
              <w:rPr>
                <w:sz w:val="16"/>
                <w:szCs w:val="16"/>
              </w:rPr>
              <w:t xml:space="preserve"> Multi 500</w:t>
            </w:r>
          </w:p>
        </w:tc>
        <w:tc>
          <w:tcPr>
            <w:tcW w:w="971" w:type="dxa"/>
            <w:vAlign w:val="center"/>
          </w:tcPr>
          <w:p w14:paraId="7D93A87B" w14:textId="77777777" w:rsidR="0053285D" w:rsidRDefault="0053285D" w:rsidP="001352A5">
            <w:pPr>
              <w:spacing w:before="0" w:line="240" w:lineRule="auto"/>
              <w:ind w:left="0"/>
              <w:jc w:val="center"/>
              <w:rPr>
                <w:ins w:id="441" w:author="Issayevskiy, Konstantin [STAMGazStroy LLP]" w:date="2025-12-09T17:31:00Z" w16du:dateUtc="2025-12-09T12:31:00Z"/>
                <w:sz w:val="16"/>
                <w:szCs w:val="16"/>
              </w:rPr>
            </w:pPr>
            <w:ins w:id="442" w:author="Issayevskiy, Konstantin [STAMGazStroy LLP]" w:date="2025-12-09T17:31:00Z" w16du:dateUtc="2025-12-09T12:31:00Z">
              <w:r w:rsidRPr="00B64206">
                <w:rPr>
                  <w:sz w:val="16"/>
                  <w:szCs w:val="16"/>
                </w:rPr>
                <w:t>220</w:t>
              </w:r>
            </w:ins>
          </w:p>
          <w:p w14:paraId="179FB0B7" w14:textId="304C638B" w:rsidR="004441CF" w:rsidRPr="00B64206" w:rsidDel="0053285D" w:rsidRDefault="004441CF" w:rsidP="001352A5">
            <w:pPr>
              <w:spacing w:before="0" w:line="240" w:lineRule="auto"/>
              <w:ind w:left="0"/>
              <w:jc w:val="center"/>
              <w:rPr>
                <w:del w:id="443" w:author="Issayevskiy, Konstantin [STAMGazStroy LLP]" w:date="2025-12-09T17:31:00Z" w16du:dateUtc="2025-12-09T12:31:00Z"/>
                <w:sz w:val="16"/>
                <w:szCs w:val="16"/>
              </w:rPr>
            </w:pPr>
            <w:r w:rsidRPr="00B64206">
              <w:rPr>
                <w:sz w:val="16"/>
                <w:szCs w:val="16"/>
              </w:rPr>
              <w:t>189-190</w:t>
            </w:r>
          </w:p>
          <w:p w14:paraId="58AEED6C" w14:textId="0096C0CA" w:rsidR="001352A5" w:rsidRPr="00B64206" w:rsidRDefault="001352A5" w:rsidP="0053285D">
            <w:pPr>
              <w:spacing w:before="0" w:line="240" w:lineRule="auto"/>
              <w:ind w:left="0"/>
              <w:jc w:val="center"/>
              <w:rPr>
                <w:sz w:val="16"/>
                <w:szCs w:val="16"/>
              </w:rPr>
            </w:pPr>
            <w:del w:id="444" w:author="Issayevskiy, Konstantin [STAMGazStroy LLP]" w:date="2025-12-09T17:31:00Z" w16du:dateUtc="2025-12-09T12:31:00Z">
              <w:r w:rsidRPr="00B64206" w:rsidDel="0053285D">
                <w:rPr>
                  <w:sz w:val="16"/>
                  <w:szCs w:val="16"/>
                </w:rPr>
                <w:delText>220</w:delText>
              </w:r>
            </w:del>
          </w:p>
        </w:tc>
        <w:tc>
          <w:tcPr>
            <w:tcW w:w="1169" w:type="dxa"/>
            <w:gridSpan w:val="2"/>
            <w:vAlign w:val="center"/>
          </w:tcPr>
          <w:p w14:paraId="49D72239"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76B92FCF" w14:textId="77777777" w:rsidTr="00E25995">
        <w:trPr>
          <w:trHeight w:val="288"/>
          <w:jc w:val="center"/>
        </w:trPr>
        <w:tc>
          <w:tcPr>
            <w:tcW w:w="2288" w:type="dxa"/>
            <w:gridSpan w:val="3"/>
            <w:vMerge w:val="restart"/>
            <w:vAlign w:val="center"/>
          </w:tcPr>
          <w:p w14:paraId="4BA02893" w14:textId="77777777" w:rsidR="001352A5" w:rsidRPr="00D41158" w:rsidRDefault="001352A5" w:rsidP="001352A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212" w:type="dxa"/>
            <w:vAlign w:val="center"/>
          </w:tcPr>
          <w:p w14:paraId="5A415E60"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International</w:t>
            </w:r>
          </w:p>
        </w:tc>
        <w:tc>
          <w:tcPr>
            <w:tcW w:w="3365" w:type="dxa"/>
            <w:gridSpan w:val="2"/>
            <w:vAlign w:val="center"/>
          </w:tcPr>
          <w:p w14:paraId="18CE73F3" w14:textId="18778DB1" w:rsidR="001352A5" w:rsidRPr="004C6BEE" w:rsidRDefault="001352A5" w:rsidP="001352A5">
            <w:pPr>
              <w:autoSpaceDE/>
              <w:autoSpaceDN/>
              <w:adjustRightInd/>
              <w:spacing w:before="0" w:line="240" w:lineRule="auto"/>
              <w:ind w:left="0"/>
              <w:rPr>
                <w:sz w:val="16"/>
                <w:szCs w:val="16"/>
              </w:rPr>
            </w:pPr>
            <w:r w:rsidRPr="004C6BEE">
              <w:rPr>
                <w:sz w:val="16"/>
                <w:szCs w:val="16"/>
              </w:rPr>
              <w:t>Interzone 954</w:t>
            </w:r>
            <w:r w:rsidR="00D07FBA" w:rsidRPr="004C6BEE">
              <w:rPr>
                <w:sz w:val="16"/>
                <w:szCs w:val="16"/>
              </w:rPr>
              <w:t>GF</w:t>
            </w:r>
          </w:p>
        </w:tc>
        <w:tc>
          <w:tcPr>
            <w:tcW w:w="971" w:type="dxa"/>
            <w:vAlign w:val="center"/>
          </w:tcPr>
          <w:p w14:paraId="4342FA68" w14:textId="77777777" w:rsidR="001352A5" w:rsidRPr="00B64206" w:rsidRDefault="001352A5" w:rsidP="001352A5">
            <w:pPr>
              <w:spacing w:before="0" w:line="240" w:lineRule="auto"/>
              <w:ind w:left="0"/>
              <w:jc w:val="center"/>
              <w:rPr>
                <w:sz w:val="16"/>
                <w:szCs w:val="16"/>
              </w:rPr>
            </w:pPr>
            <w:r w:rsidRPr="00B64206">
              <w:rPr>
                <w:sz w:val="16"/>
                <w:szCs w:val="16"/>
              </w:rPr>
              <w:t>225</w:t>
            </w:r>
          </w:p>
        </w:tc>
        <w:tc>
          <w:tcPr>
            <w:tcW w:w="1169" w:type="dxa"/>
            <w:gridSpan w:val="2"/>
            <w:vAlign w:val="center"/>
          </w:tcPr>
          <w:p w14:paraId="7B8D4C68"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2CAD29BA" w14:textId="77777777" w:rsidTr="00E25995">
        <w:trPr>
          <w:trHeight w:val="288"/>
          <w:jc w:val="center"/>
        </w:trPr>
        <w:tc>
          <w:tcPr>
            <w:tcW w:w="2288" w:type="dxa"/>
            <w:gridSpan w:val="3"/>
            <w:vMerge/>
            <w:vAlign w:val="center"/>
          </w:tcPr>
          <w:p w14:paraId="396C061F" w14:textId="77777777" w:rsidR="001352A5" w:rsidRPr="0005732F" w:rsidRDefault="001352A5" w:rsidP="001352A5">
            <w:pPr>
              <w:jc w:val="center"/>
              <w:rPr>
                <w:b/>
                <w:color w:val="auto"/>
                <w:sz w:val="16"/>
                <w:szCs w:val="16"/>
              </w:rPr>
            </w:pPr>
          </w:p>
        </w:tc>
        <w:tc>
          <w:tcPr>
            <w:tcW w:w="2212" w:type="dxa"/>
            <w:vAlign w:val="center"/>
          </w:tcPr>
          <w:p w14:paraId="003398B9"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Jotun Paints</w:t>
            </w:r>
          </w:p>
        </w:tc>
        <w:tc>
          <w:tcPr>
            <w:tcW w:w="3365" w:type="dxa"/>
            <w:gridSpan w:val="2"/>
            <w:vAlign w:val="center"/>
          </w:tcPr>
          <w:p w14:paraId="5676B34B" w14:textId="77777777" w:rsidR="001352A5" w:rsidRPr="004C6BEE" w:rsidRDefault="00C56DD9" w:rsidP="001352A5">
            <w:pPr>
              <w:autoSpaceDE/>
              <w:autoSpaceDN/>
              <w:adjustRightInd/>
              <w:spacing w:before="0" w:line="240" w:lineRule="auto"/>
              <w:ind w:left="0"/>
              <w:rPr>
                <w:sz w:val="16"/>
                <w:szCs w:val="16"/>
              </w:rPr>
            </w:pPr>
            <w:proofErr w:type="spellStart"/>
            <w:r w:rsidRPr="004C6BEE">
              <w:rPr>
                <w:sz w:val="16"/>
                <w:szCs w:val="16"/>
              </w:rPr>
              <w:t>Penguard</w:t>
            </w:r>
            <w:proofErr w:type="spellEnd"/>
            <w:r w:rsidRPr="004C6BEE">
              <w:rPr>
                <w:sz w:val="16"/>
                <w:szCs w:val="16"/>
              </w:rPr>
              <w:t xml:space="preserve"> Universal with Jotun Anti-Skid</w:t>
            </w:r>
          </w:p>
        </w:tc>
        <w:tc>
          <w:tcPr>
            <w:tcW w:w="971" w:type="dxa"/>
            <w:vAlign w:val="center"/>
          </w:tcPr>
          <w:p w14:paraId="22C92608" w14:textId="77777777" w:rsidR="001352A5" w:rsidRPr="00B64206" w:rsidRDefault="001352A5" w:rsidP="001352A5">
            <w:pPr>
              <w:spacing w:before="0" w:line="240" w:lineRule="auto"/>
              <w:ind w:left="0"/>
              <w:jc w:val="center"/>
              <w:rPr>
                <w:sz w:val="16"/>
                <w:szCs w:val="16"/>
              </w:rPr>
            </w:pPr>
            <w:r w:rsidRPr="00B64206">
              <w:rPr>
                <w:sz w:val="16"/>
                <w:szCs w:val="16"/>
              </w:rPr>
              <w:t>240</w:t>
            </w:r>
          </w:p>
        </w:tc>
        <w:tc>
          <w:tcPr>
            <w:tcW w:w="1169" w:type="dxa"/>
            <w:gridSpan w:val="2"/>
            <w:vAlign w:val="center"/>
          </w:tcPr>
          <w:p w14:paraId="19C4C458"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4E0B5A3A" w14:textId="77777777" w:rsidTr="00E25995">
        <w:trPr>
          <w:trHeight w:val="288"/>
          <w:jc w:val="center"/>
        </w:trPr>
        <w:tc>
          <w:tcPr>
            <w:tcW w:w="2288" w:type="dxa"/>
            <w:gridSpan w:val="3"/>
            <w:vAlign w:val="center"/>
          </w:tcPr>
          <w:p w14:paraId="745018FE" w14:textId="77777777" w:rsidR="001352A5" w:rsidRPr="0005732F" w:rsidRDefault="001352A5" w:rsidP="001352A5">
            <w:pPr>
              <w:jc w:val="center"/>
              <w:rPr>
                <w:b/>
                <w:color w:val="auto"/>
                <w:sz w:val="16"/>
                <w:szCs w:val="16"/>
              </w:rPr>
            </w:pPr>
          </w:p>
        </w:tc>
        <w:tc>
          <w:tcPr>
            <w:tcW w:w="2212" w:type="dxa"/>
            <w:vAlign w:val="center"/>
          </w:tcPr>
          <w:p w14:paraId="3FDBB9CB" w14:textId="77777777" w:rsidR="001352A5" w:rsidRPr="001D3869" w:rsidRDefault="001352A5" w:rsidP="001352A5">
            <w:pPr>
              <w:autoSpaceDE/>
              <w:autoSpaceDN/>
              <w:adjustRightInd/>
              <w:spacing w:before="0" w:line="240" w:lineRule="auto"/>
              <w:ind w:left="0"/>
              <w:rPr>
                <w:sz w:val="16"/>
                <w:szCs w:val="16"/>
              </w:rPr>
            </w:pPr>
            <w:r>
              <w:rPr>
                <w:sz w:val="16"/>
                <w:szCs w:val="16"/>
              </w:rPr>
              <w:t>PPG</w:t>
            </w:r>
          </w:p>
        </w:tc>
        <w:tc>
          <w:tcPr>
            <w:tcW w:w="3365" w:type="dxa"/>
            <w:gridSpan w:val="2"/>
            <w:vAlign w:val="center"/>
          </w:tcPr>
          <w:p w14:paraId="7DC0F547" w14:textId="77777777" w:rsidR="00516B6B" w:rsidRPr="004C6BEE" w:rsidRDefault="00516B6B" w:rsidP="00516B6B">
            <w:pPr>
              <w:autoSpaceDE/>
              <w:autoSpaceDN/>
              <w:adjustRightInd/>
              <w:spacing w:before="0" w:line="240" w:lineRule="auto"/>
              <w:ind w:left="0"/>
              <w:rPr>
                <w:sz w:val="16"/>
                <w:szCs w:val="16"/>
              </w:rPr>
            </w:pPr>
            <w:proofErr w:type="spellStart"/>
            <w:r w:rsidRPr="004C6BEE">
              <w:rPr>
                <w:sz w:val="16"/>
                <w:szCs w:val="16"/>
              </w:rPr>
              <w:t>Amerlock</w:t>
            </w:r>
            <w:proofErr w:type="spellEnd"/>
            <w:r w:rsidRPr="004C6BEE">
              <w:rPr>
                <w:sz w:val="16"/>
                <w:szCs w:val="16"/>
              </w:rPr>
              <w:t xml:space="preserve"> 2 </w:t>
            </w:r>
            <w:proofErr w:type="gramStart"/>
            <w:r w:rsidRPr="004C6BEE">
              <w:rPr>
                <w:sz w:val="16"/>
                <w:szCs w:val="16"/>
              </w:rPr>
              <w:t>Series  GF</w:t>
            </w:r>
            <w:proofErr w:type="gramEnd"/>
          </w:p>
          <w:p w14:paraId="6B737257" w14:textId="6182D107" w:rsidR="001352A5" w:rsidRPr="004C6BEE" w:rsidRDefault="00516B6B" w:rsidP="00516B6B">
            <w:pPr>
              <w:autoSpaceDE/>
              <w:autoSpaceDN/>
              <w:adjustRightInd/>
              <w:spacing w:before="0" w:line="240" w:lineRule="auto"/>
              <w:ind w:left="0"/>
              <w:rPr>
                <w:sz w:val="16"/>
                <w:szCs w:val="16"/>
              </w:rPr>
            </w:pPr>
            <w:proofErr w:type="spellStart"/>
            <w:r w:rsidRPr="004C6BEE">
              <w:rPr>
                <w:sz w:val="16"/>
                <w:szCs w:val="16"/>
              </w:rPr>
              <w:t>SigmaShield</w:t>
            </w:r>
            <w:proofErr w:type="spellEnd"/>
            <w:r w:rsidRPr="004C6BEE">
              <w:rPr>
                <w:sz w:val="16"/>
                <w:szCs w:val="16"/>
              </w:rPr>
              <w:t xml:space="preserve"> 2 GF</w:t>
            </w:r>
          </w:p>
        </w:tc>
        <w:tc>
          <w:tcPr>
            <w:tcW w:w="971" w:type="dxa"/>
            <w:vAlign w:val="center"/>
          </w:tcPr>
          <w:p w14:paraId="46F66C64" w14:textId="77777777" w:rsidR="001352A5" w:rsidRPr="00B64206" w:rsidRDefault="001352A5" w:rsidP="001352A5">
            <w:pPr>
              <w:spacing w:before="0" w:line="240" w:lineRule="auto"/>
              <w:ind w:left="0"/>
              <w:jc w:val="center"/>
              <w:rPr>
                <w:sz w:val="16"/>
                <w:szCs w:val="16"/>
              </w:rPr>
            </w:pPr>
            <w:r w:rsidRPr="00B64206">
              <w:rPr>
                <w:sz w:val="16"/>
                <w:szCs w:val="16"/>
              </w:rPr>
              <w:t>84</w:t>
            </w:r>
          </w:p>
        </w:tc>
        <w:tc>
          <w:tcPr>
            <w:tcW w:w="1169" w:type="dxa"/>
            <w:gridSpan w:val="2"/>
            <w:vAlign w:val="center"/>
          </w:tcPr>
          <w:p w14:paraId="76A90AAC"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67DD5353" w14:textId="77777777" w:rsidTr="00E25995">
        <w:trPr>
          <w:trHeight w:val="288"/>
          <w:jc w:val="center"/>
        </w:trPr>
        <w:tc>
          <w:tcPr>
            <w:tcW w:w="2288" w:type="dxa"/>
            <w:gridSpan w:val="3"/>
            <w:vAlign w:val="center"/>
          </w:tcPr>
          <w:p w14:paraId="249132B9" w14:textId="77777777" w:rsidR="001352A5" w:rsidRPr="0005732F" w:rsidRDefault="001352A5" w:rsidP="001352A5">
            <w:pPr>
              <w:jc w:val="center"/>
              <w:rPr>
                <w:b/>
                <w:color w:val="auto"/>
                <w:sz w:val="16"/>
                <w:szCs w:val="16"/>
              </w:rPr>
            </w:pPr>
          </w:p>
        </w:tc>
        <w:tc>
          <w:tcPr>
            <w:tcW w:w="2212" w:type="dxa"/>
            <w:vAlign w:val="center"/>
          </w:tcPr>
          <w:p w14:paraId="715399E7"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Sherwin Williams</w:t>
            </w:r>
          </w:p>
        </w:tc>
        <w:tc>
          <w:tcPr>
            <w:tcW w:w="3365" w:type="dxa"/>
            <w:gridSpan w:val="2"/>
            <w:vAlign w:val="center"/>
          </w:tcPr>
          <w:p w14:paraId="2F4423B0" w14:textId="77777777" w:rsidR="001352A5" w:rsidRPr="004C6BEE" w:rsidRDefault="00C56DD9" w:rsidP="001352A5">
            <w:pPr>
              <w:autoSpaceDE/>
              <w:autoSpaceDN/>
              <w:adjustRightInd/>
              <w:spacing w:before="0" w:line="240" w:lineRule="auto"/>
              <w:ind w:left="0"/>
              <w:rPr>
                <w:sz w:val="16"/>
                <w:szCs w:val="16"/>
              </w:rPr>
            </w:pPr>
            <w:proofErr w:type="spellStart"/>
            <w:r w:rsidRPr="004C6BEE">
              <w:rPr>
                <w:sz w:val="16"/>
                <w:szCs w:val="16"/>
              </w:rPr>
              <w:t>Macropoxy</w:t>
            </w:r>
            <w:proofErr w:type="spellEnd"/>
            <w:r w:rsidRPr="004C6BEE">
              <w:rPr>
                <w:sz w:val="16"/>
                <w:szCs w:val="16"/>
              </w:rPr>
              <w:t xml:space="preserve"> 646 FF Series</w:t>
            </w:r>
          </w:p>
        </w:tc>
        <w:tc>
          <w:tcPr>
            <w:tcW w:w="971" w:type="dxa"/>
            <w:vAlign w:val="center"/>
          </w:tcPr>
          <w:p w14:paraId="6419D8A6" w14:textId="2B22AA5E" w:rsidR="001352A5" w:rsidRPr="00B64206" w:rsidRDefault="001E1EA6" w:rsidP="001352A5">
            <w:pPr>
              <w:spacing w:before="0" w:line="240" w:lineRule="auto"/>
              <w:ind w:left="0"/>
              <w:jc w:val="center"/>
              <w:rPr>
                <w:sz w:val="16"/>
                <w:szCs w:val="16"/>
              </w:rPr>
            </w:pPr>
            <w:r w:rsidRPr="00B64206">
              <w:rPr>
                <w:sz w:val="16"/>
                <w:szCs w:val="16"/>
              </w:rPr>
              <w:t>100-250</w:t>
            </w:r>
          </w:p>
        </w:tc>
        <w:tc>
          <w:tcPr>
            <w:tcW w:w="1169" w:type="dxa"/>
            <w:gridSpan w:val="2"/>
            <w:vAlign w:val="center"/>
          </w:tcPr>
          <w:p w14:paraId="4E993D9B"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1814DCC4" w14:textId="77777777" w:rsidTr="00E25995">
        <w:trPr>
          <w:trHeight w:val="288"/>
          <w:jc w:val="center"/>
        </w:trPr>
        <w:tc>
          <w:tcPr>
            <w:tcW w:w="2288" w:type="dxa"/>
            <w:gridSpan w:val="3"/>
            <w:vAlign w:val="center"/>
          </w:tcPr>
          <w:p w14:paraId="30D28633" w14:textId="77777777" w:rsidR="001352A5" w:rsidRPr="0005732F" w:rsidRDefault="001352A5" w:rsidP="001352A5">
            <w:pPr>
              <w:jc w:val="center"/>
              <w:rPr>
                <w:b/>
                <w:color w:val="auto"/>
                <w:sz w:val="16"/>
                <w:szCs w:val="16"/>
              </w:rPr>
            </w:pPr>
          </w:p>
        </w:tc>
        <w:tc>
          <w:tcPr>
            <w:tcW w:w="2212" w:type="dxa"/>
            <w:vAlign w:val="center"/>
          </w:tcPr>
          <w:p w14:paraId="17730D59" w14:textId="5F09861C" w:rsidR="001352A5" w:rsidRPr="001D3869" w:rsidRDefault="001352A5" w:rsidP="001352A5">
            <w:pPr>
              <w:autoSpaceDE/>
              <w:autoSpaceDN/>
              <w:adjustRightInd/>
              <w:spacing w:before="0" w:line="240" w:lineRule="auto"/>
              <w:ind w:left="0"/>
              <w:rPr>
                <w:sz w:val="16"/>
                <w:szCs w:val="16"/>
              </w:rPr>
            </w:pPr>
            <w:r w:rsidRPr="002D3716">
              <w:rPr>
                <w:sz w:val="16"/>
                <w:szCs w:val="16"/>
              </w:rPr>
              <w:t xml:space="preserve">Tnemec </w:t>
            </w:r>
          </w:p>
        </w:tc>
        <w:tc>
          <w:tcPr>
            <w:tcW w:w="3365" w:type="dxa"/>
            <w:gridSpan w:val="2"/>
            <w:vAlign w:val="center"/>
          </w:tcPr>
          <w:p w14:paraId="33D3D95D" w14:textId="77777777" w:rsidR="001352A5" w:rsidRPr="004C6BEE" w:rsidRDefault="001352A5" w:rsidP="001352A5">
            <w:pPr>
              <w:autoSpaceDE/>
              <w:autoSpaceDN/>
              <w:adjustRightInd/>
              <w:spacing w:before="0" w:line="240" w:lineRule="auto"/>
              <w:ind w:left="0"/>
              <w:rPr>
                <w:sz w:val="16"/>
                <w:szCs w:val="16"/>
              </w:rPr>
            </w:pPr>
            <w:r w:rsidRPr="004C6BEE">
              <w:rPr>
                <w:sz w:val="16"/>
                <w:szCs w:val="16"/>
              </w:rPr>
              <w:t xml:space="preserve">Series 280 </w:t>
            </w:r>
            <w:proofErr w:type="spellStart"/>
            <w:r w:rsidRPr="004C6BEE">
              <w:rPr>
                <w:sz w:val="16"/>
                <w:szCs w:val="16"/>
              </w:rPr>
              <w:t>Tneme</w:t>
            </w:r>
            <w:proofErr w:type="spellEnd"/>
            <w:r w:rsidRPr="004C6BEE">
              <w:rPr>
                <w:sz w:val="16"/>
                <w:szCs w:val="16"/>
              </w:rPr>
              <w:t>-Glaze with</w:t>
            </w:r>
          </w:p>
          <w:p w14:paraId="614689F1" w14:textId="77777777" w:rsidR="001352A5" w:rsidRPr="004C6BEE" w:rsidRDefault="001352A5" w:rsidP="001352A5">
            <w:pPr>
              <w:autoSpaceDE/>
              <w:autoSpaceDN/>
              <w:adjustRightInd/>
              <w:spacing w:before="0" w:line="240" w:lineRule="auto"/>
              <w:ind w:left="0"/>
              <w:rPr>
                <w:sz w:val="16"/>
                <w:szCs w:val="16"/>
              </w:rPr>
            </w:pPr>
            <w:r w:rsidRPr="004C6BEE">
              <w:rPr>
                <w:sz w:val="16"/>
                <w:szCs w:val="16"/>
              </w:rPr>
              <w:t>287-0300C Additive</w:t>
            </w:r>
            <w:r w:rsidRPr="004C6BEE">
              <w:rPr>
                <w:sz w:val="16"/>
                <w:szCs w:val="16"/>
              </w:rPr>
              <w:tab/>
            </w:r>
          </w:p>
        </w:tc>
        <w:tc>
          <w:tcPr>
            <w:tcW w:w="971" w:type="dxa"/>
            <w:vAlign w:val="center"/>
          </w:tcPr>
          <w:p w14:paraId="6A26D57D" w14:textId="77777777" w:rsidR="001352A5" w:rsidRPr="00B64206" w:rsidRDefault="001352A5" w:rsidP="001352A5">
            <w:pPr>
              <w:spacing w:before="0" w:line="240" w:lineRule="auto"/>
              <w:ind w:left="0"/>
              <w:jc w:val="center"/>
              <w:rPr>
                <w:sz w:val="16"/>
                <w:szCs w:val="16"/>
              </w:rPr>
            </w:pPr>
            <w:r w:rsidRPr="00B64206">
              <w:rPr>
                <w:sz w:val="16"/>
                <w:szCs w:val="16"/>
              </w:rPr>
              <w:t>25</w:t>
            </w:r>
          </w:p>
        </w:tc>
        <w:tc>
          <w:tcPr>
            <w:tcW w:w="1169" w:type="dxa"/>
            <w:gridSpan w:val="2"/>
            <w:vAlign w:val="center"/>
          </w:tcPr>
          <w:p w14:paraId="6ED90EAC"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BC5FF9" w14:paraId="435B5B64" w14:textId="77777777" w:rsidTr="00F029EB">
        <w:trPr>
          <w:trHeight w:val="288"/>
          <w:jc w:val="center"/>
        </w:trPr>
        <w:tc>
          <w:tcPr>
            <w:tcW w:w="2288" w:type="dxa"/>
            <w:gridSpan w:val="3"/>
            <w:tcBorders>
              <w:bottom w:val="single" w:sz="12" w:space="0" w:color="auto"/>
            </w:tcBorders>
            <w:vAlign w:val="center"/>
          </w:tcPr>
          <w:p w14:paraId="7365FD7A" w14:textId="77777777" w:rsidR="001352A5" w:rsidRPr="00F029EB" w:rsidRDefault="001352A5" w:rsidP="00F029EB">
            <w:pPr>
              <w:autoSpaceDE/>
              <w:autoSpaceDN/>
              <w:adjustRightInd/>
              <w:spacing w:before="0" w:line="240" w:lineRule="auto"/>
              <w:ind w:left="0"/>
              <w:rPr>
                <w:i/>
                <w:color w:val="auto"/>
                <w:sz w:val="14"/>
                <w:szCs w:val="24"/>
                <w:lang w:val="ru-RU"/>
              </w:rPr>
            </w:pPr>
          </w:p>
        </w:tc>
        <w:tc>
          <w:tcPr>
            <w:tcW w:w="7717" w:type="dxa"/>
            <w:gridSpan w:val="6"/>
            <w:tcBorders>
              <w:bottom w:val="single" w:sz="12" w:space="0" w:color="auto"/>
            </w:tcBorders>
            <w:vAlign w:val="center"/>
          </w:tcPr>
          <w:p w14:paraId="2ABA2CF4" w14:textId="77777777" w:rsidR="001352A5" w:rsidRPr="004C6BEE" w:rsidRDefault="001352A5" w:rsidP="001352A5">
            <w:pPr>
              <w:autoSpaceDE/>
              <w:autoSpaceDN/>
              <w:adjustRightInd/>
              <w:spacing w:before="0" w:line="240" w:lineRule="auto"/>
              <w:ind w:left="0"/>
              <w:rPr>
                <w:i/>
                <w:color w:val="auto"/>
                <w:sz w:val="14"/>
                <w:szCs w:val="14"/>
                <w:lang w:val="ru-RU"/>
              </w:rPr>
            </w:pPr>
            <w:r w:rsidRPr="004C6BEE">
              <w:rPr>
                <w:i/>
                <w:color w:val="auto"/>
                <w:sz w:val="14"/>
                <w:szCs w:val="24"/>
                <w:lang w:val="ru-RU"/>
              </w:rPr>
              <w:t>Методика нанесения (спрей, ролик, кисть) зависит от выбранного поставщика покрытия.</w:t>
            </w:r>
          </w:p>
        </w:tc>
      </w:tr>
      <w:tr w:rsidR="001352A5" w:rsidRPr="0005732F" w14:paraId="1CEBE366" w14:textId="77777777" w:rsidTr="00E25995">
        <w:trPr>
          <w:trHeight w:val="288"/>
          <w:jc w:val="center"/>
        </w:trPr>
        <w:tc>
          <w:tcPr>
            <w:tcW w:w="2288" w:type="dxa"/>
            <w:gridSpan w:val="3"/>
            <w:tcBorders>
              <w:top w:val="single" w:sz="12" w:space="0" w:color="auto"/>
            </w:tcBorders>
            <w:vAlign w:val="center"/>
          </w:tcPr>
          <w:p w14:paraId="22CDE17F"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ВТОРИЧНОЕ ПОВЕРХНОСТНОЕ ПОКРЫТИЕ</w:t>
            </w:r>
          </w:p>
        </w:tc>
        <w:tc>
          <w:tcPr>
            <w:tcW w:w="2212" w:type="dxa"/>
            <w:tcBorders>
              <w:top w:val="single" w:sz="12" w:space="0" w:color="auto"/>
            </w:tcBorders>
            <w:vAlign w:val="center"/>
          </w:tcPr>
          <w:p w14:paraId="4F509AA1"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Carboline</w:t>
            </w:r>
          </w:p>
        </w:tc>
        <w:tc>
          <w:tcPr>
            <w:tcW w:w="3365" w:type="dxa"/>
            <w:gridSpan w:val="2"/>
            <w:tcBorders>
              <w:top w:val="single" w:sz="12" w:space="0" w:color="auto"/>
            </w:tcBorders>
            <w:vAlign w:val="center"/>
          </w:tcPr>
          <w:p w14:paraId="6248F5FE" w14:textId="77777777" w:rsidR="001352A5" w:rsidRPr="004C6BEE" w:rsidRDefault="001352A5" w:rsidP="00C56DD9">
            <w:pPr>
              <w:autoSpaceDE/>
              <w:autoSpaceDN/>
              <w:adjustRightInd/>
              <w:spacing w:before="0" w:line="240" w:lineRule="auto"/>
              <w:ind w:left="0"/>
              <w:rPr>
                <w:sz w:val="16"/>
                <w:szCs w:val="16"/>
              </w:rPr>
            </w:pPr>
            <w:proofErr w:type="spellStart"/>
            <w:r w:rsidRPr="004C6BEE">
              <w:rPr>
                <w:sz w:val="16"/>
                <w:szCs w:val="16"/>
              </w:rPr>
              <w:t>Carboguard</w:t>
            </w:r>
            <w:proofErr w:type="spellEnd"/>
            <w:r w:rsidRPr="004C6BEE">
              <w:rPr>
                <w:sz w:val="16"/>
                <w:szCs w:val="16"/>
              </w:rPr>
              <w:t xml:space="preserve"> 134</w:t>
            </w:r>
            <w:r w:rsidR="0059684F" w:rsidRPr="004C6BEE">
              <w:rPr>
                <w:sz w:val="16"/>
                <w:szCs w:val="16"/>
                <w:lang w:val="ru-RU"/>
              </w:rPr>
              <w:t xml:space="preserve"> </w:t>
            </w:r>
            <w:r w:rsidRPr="004C6BEE">
              <w:rPr>
                <w:sz w:val="16"/>
                <w:szCs w:val="16"/>
              </w:rPr>
              <w:t>Series</w:t>
            </w:r>
          </w:p>
        </w:tc>
        <w:tc>
          <w:tcPr>
            <w:tcW w:w="971" w:type="dxa"/>
            <w:tcBorders>
              <w:top w:val="single" w:sz="12" w:space="0" w:color="auto"/>
            </w:tcBorders>
            <w:vAlign w:val="center"/>
          </w:tcPr>
          <w:p w14:paraId="2411F382" w14:textId="6E62BDA0" w:rsidR="001352A5" w:rsidRPr="00B64206" w:rsidRDefault="001352A5" w:rsidP="001352A5">
            <w:pPr>
              <w:spacing w:before="0" w:line="240" w:lineRule="auto"/>
              <w:ind w:left="0"/>
              <w:jc w:val="center"/>
              <w:rPr>
                <w:sz w:val="16"/>
                <w:szCs w:val="16"/>
              </w:rPr>
            </w:pPr>
            <w:del w:id="445" w:author="Kurmanov, Aidyn [STAMGazStroy LLP]" w:date="2025-12-09T16:11:00Z" w16du:dateUtc="2025-12-09T11:11:00Z">
              <w:r w:rsidRPr="00B64206">
                <w:rPr>
                  <w:sz w:val="16"/>
                  <w:szCs w:val="16"/>
                </w:rPr>
                <w:delText>190-288</w:delText>
              </w:r>
            </w:del>
            <w:ins w:id="446" w:author="Kurmanov, Aidyn [STAMGazStroy LLP]" w:date="2025-12-09T16:11:00Z" w16du:dateUtc="2025-12-09T11:11:00Z">
              <w:r w:rsidR="00174FD0">
                <w:rPr>
                  <w:sz w:val="16"/>
                  <w:szCs w:val="16"/>
                </w:rPr>
                <w:t>288</w:t>
              </w:r>
            </w:ins>
          </w:p>
        </w:tc>
        <w:tc>
          <w:tcPr>
            <w:tcW w:w="1169" w:type="dxa"/>
            <w:gridSpan w:val="2"/>
            <w:tcBorders>
              <w:top w:val="single" w:sz="12" w:space="0" w:color="auto"/>
            </w:tcBorders>
            <w:vAlign w:val="center"/>
          </w:tcPr>
          <w:p w14:paraId="5FB77AB9"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2469A305" w14:textId="77777777" w:rsidTr="00E25995">
        <w:trPr>
          <w:trHeight w:val="288"/>
          <w:jc w:val="center"/>
        </w:trPr>
        <w:tc>
          <w:tcPr>
            <w:tcW w:w="2288" w:type="dxa"/>
            <w:gridSpan w:val="3"/>
            <w:vAlign w:val="center"/>
          </w:tcPr>
          <w:p w14:paraId="207F91E1" w14:textId="77777777" w:rsidR="001352A5" w:rsidRPr="00D41158" w:rsidRDefault="001352A5" w:rsidP="001352A5">
            <w:pPr>
              <w:autoSpaceDE/>
              <w:autoSpaceDN/>
              <w:adjustRightInd/>
              <w:spacing w:before="0" w:line="240" w:lineRule="auto"/>
              <w:ind w:left="0"/>
              <w:rPr>
                <w:b/>
                <w:color w:val="auto"/>
                <w:sz w:val="16"/>
                <w:szCs w:val="24"/>
                <w:lang w:val="ru-RU"/>
              </w:rPr>
            </w:pPr>
            <w:r w:rsidRPr="00D41158">
              <w:rPr>
                <w:b/>
                <w:color w:val="auto"/>
                <w:sz w:val="16"/>
                <w:szCs w:val="24"/>
                <w:lang w:val="ru-RU"/>
              </w:rPr>
              <w:t>Полиуретан Алифатический -</w:t>
            </w:r>
          </w:p>
        </w:tc>
        <w:tc>
          <w:tcPr>
            <w:tcW w:w="2212" w:type="dxa"/>
            <w:vAlign w:val="center"/>
          </w:tcPr>
          <w:p w14:paraId="590C25B3"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Hempel Coatings (USA), Inc.</w:t>
            </w:r>
          </w:p>
        </w:tc>
        <w:tc>
          <w:tcPr>
            <w:tcW w:w="3365" w:type="dxa"/>
            <w:gridSpan w:val="2"/>
            <w:vAlign w:val="center"/>
          </w:tcPr>
          <w:p w14:paraId="420F3060" w14:textId="0CE09AB5" w:rsidR="000C3B4F" w:rsidRPr="004C6BEE" w:rsidRDefault="001352A5" w:rsidP="00C56DD9">
            <w:pPr>
              <w:autoSpaceDE/>
              <w:autoSpaceDN/>
              <w:adjustRightInd/>
              <w:spacing w:before="0" w:line="240" w:lineRule="auto"/>
              <w:ind w:left="0"/>
              <w:rPr>
                <w:sz w:val="16"/>
                <w:szCs w:val="16"/>
                <w:lang w:val="ru-RU"/>
              </w:rPr>
            </w:pPr>
            <w:proofErr w:type="spellStart"/>
            <w:r w:rsidRPr="004C6BEE">
              <w:rPr>
                <w:sz w:val="16"/>
                <w:szCs w:val="16"/>
              </w:rPr>
              <w:t>Hempathane</w:t>
            </w:r>
            <w:proofErr w:type="spellEnd"/>
            <w:r w:rsidRPr="004C6BEE">
              <w:rPr>
                <w:sz w:val="16"/>
                <w:szCs w:val="16"/>
              </w:rPr>
              <w:t xml:space="preserve"> </w:t>
            </w:r>
          </w:p>
        </w:tc>
        <w:tc>
          <w:tcPr>
            <w:tcW w:w="971" w:type="dxa"/>
            <w:vAlign w:val="center"/>
          </w:tcPr>
          <w:p w14:paraId="5BBF9F60" w14:textId="77777777" w:rsidR="001352A5" w:rsidRPr="00B64206" w:rsidRDefault="001352A5" w:rsidP="001352A5">
            <w:pPr>
              <w:spacing w:before="0" w:line="240" w:lineRule="auto"/>
              <w:ind w:left="0"/>
              <w:jc w:val="center"/>
              <w:rPr>
                <w:sz w:val="16"/>
                <w:szCs w:val="16"/>
              </w:rPr>
            </w:pPr>
            <w:r w:rsidRPr="00B64206">
              <w:rPr>
                <w:sz w:val="16"/>
                <w:szCs w:val="16"/>
              </w:rPr>
              <w:t>330-345</w:t>
            </w:r>
          </w:p>
        </w:tc>
        <w:tc>
          <w:tcPr>
            <w:tcW w:w="1169" w:type="dxa"/>
            <w:gridSpan w:val="2"/>
            <w:vAlign w:val="center"/>
          </w:tcPr>
          <w:p w14:paraId="6152112C"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1F580381" w14:textId="77777777" w:rsidTr="00E25995">
        <w:trPr>
          <w:trHeight w:val="288"/>
          <w:jc w:val="center"/>
        </w:trPr>
        <w:tc>
          <w:tcPr>
            <w:tcW w:w="2288" w:type="dxa"/>
            <w:gridSpan w:val="3"/>
            <w:vMerge w:val="restart"/>
            <w:vAlign w:val="center"/>
          </w:tcPr>
          <w:p w14:paraId="039FCF16" w14:textId="77777777" w:rsidR="001352A5" w:rsidRPr="00D41158" w:rsidRDefault="001352A5" w:rsidP="001352A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212" w:type="dxa"/>
            <w:vAlign w:val="center"/>
          </w:tcPr>
          <w:p w14:paraId="24D8316C"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International</w:t>
            </w:r>
          </w:p>
        </w:tc>
        <w:tc>
          <w:tcPr>
            <w:tcW w:w="3365" w:type="dxa"/>
            <w:gridSpan w:val="2"/>
            <w:vAlign w:val="center"/>
          </w:tcPr>
          <w:p w14:paraId="14ECB914" w14:textId="77777777" w:rsidR="001352A5" w:rsidRPr="004C6BEE" w:rsidRDefault="001352A5" w:rsidP="001352A5">
            <w:pPr>
              <w:autoSpaceDE/>
              <w:autoSpaceDN/>
              <w:adjustRightInd/>
              <w:spacing w:before="0" w:line="240" w:lineRule="auto"/>
              <w:ind w:left="0"/>
              <w:rPr>
                <w:sz w:val="16"/>
                <w:szCs w:val="16"/>
              </w:rPr>
            </w:pPr>
            <w:proofErr w:type="spellStart"/>
            <w:r w:rsidRPr="004C6BEE">
              <w:rPr>
                <w:sz w:val="16"/>
                <w:szCs w:val="16"/>
              </w:rPr>
              <w:t>Interthane</w:t>
            </w:r>
            <w:proofErr w:type="spellEnd"/>
            <w:r w:rsidRPr="004C6BEE">
              <w:rPr>
                <w:sz w:val="16"/>
                <w:szCs w:val="16"/>
              </w:rPr>
              <w:t xml:space="preserve"> 990 Series</w:t>
            </w:r>
          </w:p>
        </w:tc>
        <w:tc>
          <w:tcPr>
            <w:tcW w:w="971" w:type="dxa"/>
            <w:vAlign w:val="center"/>
          </w:tcPr>
          <w:p w14:paraId="5884FA9F" w14:textId="77777777" w:rsidR="001352A5" w:rsidRPr="00B64206" w:rsidRDefault="001352A5" w:rsidP="001352A5">
            <w:pPr>
              <w:spacing w:before="0" w:line="240" w:lineRule="auto"/>
              <w:ind w:left="0"/>
              <w:jc w:val="center"/>
              <w:rPr>
                <w:sz w:val="16"/>
                <w:szCs w:val="16"/>
              </w:rPr>
            </w:pPr>
            <w:r w:rsidRPr="00B64206">
              <w:rPr>
                <w:sz w:val="16"/>
                <w:szCs w:val="16"/>
              </w:rPr>
              <w:t>395</w:t>
            </w:r>
          </w:p>
        </w:tc>
        <w:tc>
          <w:tcPr>
            <w:tcW w:w="1169" w:type="dxa"/>
            <w:gridSpan w:val="2"/>
            <w:vAlign w:val="center"/>
          </w:tcPr>
          <w:p w14:paraId="008F951C"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451E7AEB" w14:textId="77777777" w:rsidTr="00E25995">
        <w:trPr>
          <w:trHeight w:val="288"/>
          <w:jc w:val="center"/>
        </w:trPr>
        <w:tc>
          <w:tcPr>
            <w:tcW w:w="2288" w:type="dxa"/>
            <w:gridSpan w:val="3"/>
            <w:vMerge/>
            <w:vAlign w:val="center"/>
          </w:tcPr>
          <w:p w14:paraId="0E8B256A" w14:textId="77777777" w:rsidR="001352A5" w:rsidRPr="00D41158" w:rsidRDefault="001352A5" w:rsidP="001352A5">
            <w:pPr>
              <w:autoSpaceDE/>
              <w:autoSpaceDN/>
              <w:adjustRightInd/>
              <w:spacing w:before="0" w:line="240" w:lineRule="auto"/>
              <w:ind w:left="0"/>
              <w:rPr>
                <w:b/>
                <w:color w:val="auto"/>
                <w:sz w:val="16"/>
                <w:szCs w:val="24"/>
                <w:lang w:val="ru-RU"/>
              </w:rPr>
            </w:pPr>
          </w:p>
        </w:tc>
        <w:tc>
          <w:tcPr>
            <w:tcW w:w="2212" w:type="dxa"/>
            <w:vAlign w:val="center"/>
          </w:tcPr>
          <w:p w14:paraId="0B26FF4F"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Jotun Paints</w:t>
            </w:r>
          </w:p>
        </w:tc>
        <w:tc>
          <w:tcPr>
            <w:tcW w:w="3365" w:type="dxa"/>
            <w:gridSpan w:val="2"/>
            <w:vAlign w:val="center"/>
          </w:tcPr>
          <w:p w14:paraId="5E4E71EB" w14:textId="3E13EBBA" w:rsidR="00585CA1" w:rsidRPr="004C6BEE" w:rsidRDefault="00585CA1" w:rsidP="001352A5">
            <w:pPr>
              <w:autoSpaceDE/>
              <w:autoSpaceDN/>
              <w:adjustRightInd/>
              <w:spacing w:before="0" w:line="240" w:lineRule="auto"/>
              <w:ind w:left="0"/>
              <w:rPr>
                <w:sz w:val="16"/>
                <w:szCs w:val="16"/>
              </w:rPr>
            </w:pPr>
            <w:r w:rsidRPr="004C6BEE">
              <w:rPr>
                <w:sz w:val="16"/>
                <w:szCs w:val="16"/>
              </w:rPr>
              <w:t>Hardtop AX</w:t>
            </w:r>
          </w:p>
          <w:p w14:paraId="721D2079" w14:textId="01601691" w:rsidR="001352A5" w:rsidRPr="004C6BEE" w:rsidRDefault="001352A5" w:rsidP="001352A5">
            <w:pPr>
              <w:autoSpaceDE/>
              <w:autoSpaceDN/>
              <w:adjustRightInd/>
              <w:spacing w:before="0" w:line="240" w:lineRule="auto"/>
              <w:ind w:left="0"/>
              <w:rPr>
                <w:sz w:val="16"/>
                <w:szCs w:val="16"/>
              </w:rPr>
            </w:pPr>
            <w:r w:rsidRPr="004C6BEE">
              <w:rPr>
                <w:sz w:val="16"/>
                <w:szCs w:val="16"/>
              </w:rPr>
              <w:t>Hardtop XP</w:t>
            </w:r>
          </w:p>
        </w:tc>
        <w:tc>
          <w:tcPr>
            <w:tcW w:w="971" w:type="dxa"/>
            <w:vAlign w:val="center"/>
          </w:tcPr>
          <w:p w14:paraId="6273AEF0" w14:textId="44E56054" w:rsidR="001352A5" w:rsidRPr="00B64206" w:rsidRDefault="00585CA1" w:rsidP="001352A5">
            <w:pPr>
              <w:spacing w:before="0" w:line="240" w:lineRule="auto"/>
              <w:ind w:left="0"/>
              <w:jc w:val="center"/>
              <w:rPr>
                <w:sz w:val="16"/>
                <w:szCs w:val="16"/>
              </w:rPr>
            </w:pPr>
            <w:r w:rsidRPr="00B64206">
              <w:rPr>
                <w:sz w:val="16"/>
                <w:szCs w:val="16"/>
              </w:rPr>
              <w:t>325-</w:t>
            </w:r>
            <w:r w:rsidR="00A65EDC" w:rsidRPr="00B64206">
              <w:rPr>
                <w:sz w:val="16"/>
                <w:szCs w:val="16"/>
              </w:rPr>
              <w:t>336</w:t>
            </w:r>
          </w:p>
        </w:tc>
        <w:tc>
          <w:tcPr>
            <w:tcW w:w="1169" w:type="dxa"/>
            <w:gridSpan w:val="2"/>
            <w:vAlign w:val="center"/>
          </w:tcPr>
          <w:p w14:paraId="0B0B21DB"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6431502A" w14:textId="77777777" w:rsidTr="00E25995">
        <w:trPr>
          <w:trHeight w:val="288"/>
          <w:jc w:val="center"/>
        </w:trPr>
        <w:tc>
          <w:tcPr>
            <w:tcW w:w="2288" w:type="dxa"/>
            <w:gridSpan w:val="3"/>
            <w:vAlign w:val="center"/>
          </w:tcPr>
          <w:p w14:paraId="0A435353" w14:textId="77777777" w:rsidR="001352A5" w:rsidRPr="0005732F" w:rsidRDefault="001352A5" w:rsidP="001352A5">
            <w:pPr>
              <w:jc w:val="center"/>
              <w:rPr>
                <w:b/>
                <w:color w:val="auto"/>
                <w:sz w:val="16"/>
                <w:szCs w:val="16"/>
              </w:rPr>
            </w:pPr>
          </w:p>
        </w:tc>
        <w:tc>
          <w:tcPr>
            <w:tcW w:w="2212" w:type="dxa"/>
            <w:vAlign w:val="center"/>
          </w:tcPr>
          <w:p w14:paraId="53E0472E" w14:textId="77777777" w:rsidR="001352A5" w:rsidRPr="001D3869" w:rsidRDefault="001352A5" w:rsidP="001352A5">
            <w:pPr>
              <w:autoSpaceDE/>
              <w:autoSpaceDN/>
              <w:adjustRightInd/>
              <w:spacing w:before="0" w:line="240" w:lineRule="auto"/>
              <w:ind w:left="0"/>
              <w:rPr>
                <w:sz w:val="16"/>
                <w:szCs w:val="16"/>
              </w:rPr>
            </w:pPr>
            <w:r>
              <w:rPr>
                <w:sz w:val="16"/>
                <w:szCs w:val="16"/>
              </w:rPr>
              <w:t>PPG</w:t>
            </w:r>
          </w:p>
        </w:tc>
        <w:tc>
          <w:tcPr>
            <w:tcW w:w="3365" w:type="dxa"/>
            <w:gridSpan w:val="2"/>
            <w:vAlign w:val="center"/>
          </w:tcPr>
          <w:p w14:paraId="62C029AC" w14:textId="4CC09558" w:rsidR="006F3988" w:rsidRPr="004C6BEE" w:rsidRDefault="001352A5" w:rsidP="001352A5">
            <w:pPr>
              <w:autoSpaceDE/>
              <w:autoSpaceDN/>
              <w:adjustRightInd/>
              <w:spacing w:before="0" w:line="240" w:lineRule="auto"/>
              <w:ind w:left="0"/>
              <w:rPr>
                <w:sz w:val="16"/>
                <w:szCs w:val="16"/>
              </w:rPr>
            </w:pPr>
            <w:proofErr w:type="spellStart"/>
            <w:r w:rsidRPr="004C6BEE">
              <w:rPr>
                <w:sz w:val="16"/>
                <w:szCs w:val="16"/>
              </w:rPr>
              <w:t>Amercoat</w:t>
            </w:r>
            <w:proofErr w:type="spellEnd"/>
            <w:r w:rsidRPr="004C6BEE">
              <w:rPr>
                <w:sz w:val="16"/>
                <w:szCs w:val="16"/>
              </w:rPr>
              <w:t xml:space="preserve"> 450 Series</w:t>
            </w:r>
          </w:p>
          <w:p w14:paraId="5E179A1C" w14:textId="2A6AEAD8" w:rsidR="001352A5" w:rsidRPr="004C6BEE" w:rsidRDefault="00C56DD9" w:rsidP="001352A5">
            <w:pPr>
              <w:autoSpaceDE/>
              <w:autoSpaceDN/>
              <w:adjustRightInd/>
              <w:spacing w:before="0" w:line="240" w:lineRule="auto"/>
              <w:ind w:left="0"/>
              <w:rPr>
                <w:sz w:val="16"/>
                <w:szCs w:val="16"/>
              </w:rPr>
            </w:pPr>
            <w:proofErr w:type="spellStart"/>
            <w:r w:rsidRPr="004C6BEE">
              <w:rPr>
                <w:sz w:val="16"/>
                <w:szCs w:val="16"/>
              </w:rPr>
              <w:t>SigmaDur</w:t>
            </w:r>
            <w:proofErr w:type="spellEnd"/>
            <w:r w:rsidRPr="004C6BEE">
              <w:rPr>
                <w:sz w:val="16"/>
                <w:szCs w:val="16"/>
              </w:rPr>
              <w:t xml:space="preserve"> 550</w:t>
            </w:r>
          </w:p>
        </w:tc>
        <w:tc>
          <w:tcPr>
            <w:tcW w:w="971" w:type="dxa"/>
            <w:vAlign w:val="center"/>
          </w:tcPr>
          <w:p w14:paraId="4A7FFB50" w14:textId="77777777" w:rsidR="001352A5" w:rsidRPr="00B64206" w:rsidRDefault="001352A5" w:rsidP="001352A5">
            <w:pPr>
              <w:spacing w:before="0" w:line="240" w:lineRule="auto"/>
              <w:ind w:left="0"/>
              <w:jc w:val="center"/>
              <w:rPr>
                <w:sz w:val="16"/>
                <w:szCs w:val="16"/>
              </w:rPr>
            </w:pPr>
            <w:r w:rsidRPr="00B64206">
              <w:rPr>
                <w:sz w:val="16"/>
                <w:szCs w:val="16"/>
              </w:rPr>
              <w:t>335</w:t>
            </w:r>
          </w:p>
        </w:tc>
        <w:tc>
          <w:tcPr>
            <w:tcW w:w="1169" w:type="dxa"/>
            <w:gridSpan w:val="2"/>
            <w:vAlign w:val="center"/>
          </w:tcPr>
          <w:p w14:paraId="2AD90F6B"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05D6BB98" w14:textId="77777777" w:rsidTr="00E25995">
        <w:trPr>
          <w:trHeight w:val="288"/>
          <w:jc w:val="center"/>
        </w:trPr>
        <w:tc>
          <w:tcPr>
            <w:tcW w:w="2288" w:type="dxa"/>
            <w:gridSpan w:val="3"/>
            <w:vAlign w:val="center"/>
          </w:tcPr>
          <w:p w14:paraId="52DD425C" w14:textId="77777777" w:rsidR="001352A5" w:rsidRPr="0005732F" w:rsidRDefault="001352A5" w:rsidP="001352A5">
            <w:pPr>
              <w:jc w:val="center"/>
              <w:rPr>
                <w:b/>
                <w:color w:val="auto"/>
                <w:sz w:val="16"/>
                <w:szCs w:val="16"/>
              </w:rPr>
            </w:pPr>
          </w:p>
        </w:tc>
        <w:tc>
          <w:tcPr>
            <w:tcW w:w="2212" w:type="dxa"/>
            <w:vAlign w:val="center"/>
          </w:tcPr>
          <w:p w14:paraId="0D479ADE" w14:textId="77777777" w:rsidR="001352A5" w:rsidRPr="001D3869" w:rsidRDefault="001352A5" w:rsidP="001352A5">
            <w:pPr>
              <w:autoSpaceDE/>
              <w:autoSpaceDN/>
              <w:adjustRightInd/>
              <w:spacing w:before="0" w:line="240" w:lineRule="auto"/>
              <w:ind w:left="0"/>
              <w:rPr>
                <w:sz w:val="16"/>
                <w:szCs w:val="16"/>
              </w:rPr>
            </w:pPr>
            <w:r w:rsidRPr="001D3869">
              <w:rPr>
                <w:sz w:val="16"/>
                <w:szCs w:val="16"/>
              </w:rPr>
              <w:t>Sherwin Williams</w:t>
            </w:r>
          </w:p>
        </w:tc>
        <w:tc>
          <w:tcPr>
            <w:tcW w:w="3365" w:type="dxa"/>
            <w:gridSpan w:val="2"/>
            <w:vAlign w:val="center"/>
          </w:tcPr>
          <w:p w14:paraId="0F0CE927" w14:textId="77777777" w:rsidR="001352A5" w:rsidRPr="004C6BEE" w:rsidRDefault="001352A5" w:rsidP="001352A5">
            <w:pPr>
              <w:autoSpaceDE/>
              <w:autoSpaceDN/>
              <w:adjustRightInd/>
              <w:spacing w:before="0" w:line="240" w:lineRule="auto"/>
              <w:ind w:left="0"/>
              <w:rPr>
                <w:sz w:val="16"/>
                <w:szCs w:val="16"/>
              </w:rPr>
            </w:pPr>
            <w:r w:rsidRPr="004C6BEE">
              <w:rPr>
                <w:sz w:val="16"/>
                <w:szCs w:val="16"/>
              </w:rPr>
              <w:t>Hi-Solids Polyurethane Series</w:t>
            </w:r>
          </w:p>
        </w:tc>
        <w:tc>
          <w:tcPr>
            <w:tcW w:w="971" w:type="dxa"/>
            <w:vAlign w:val="center"/>
          </w:tcPr>
          <w:p w14:paraId="7D5940FA" w14:textId="77777777" w:rsidR="001352A5" w:rsidRPr="00B64206" w:rsidRDefault="001352A5" w:rsidP="001352A5">
            <w:pPr>
              <w:spacing w:before="0" w:line="240" w:lineRule="auto"/>
              <w:ind w:left="0"/>
              <w:jc w:val="center"/>
              <w:rPr>
                <w:sz w:val="16"/>
                <w:szCs w:val="16"/>
              </w:rPr>
            </w:pPr>
            <w:r w:rsidRPr="00B64206">
              <w:rPr>
                <w:sz w:val="16"/>
                <w:szCs w:val="16"/>
              </w:rPr>
              <w:t>100-340</w:t>
            </w:r>
          </w:p>
        </w:tc>
        <w:tc>
          <w:tcPr>
            <w:tcW w:w="1169" w:type="dxa"/>
            <w:gridSpan w:val="2"/>
            <w:vAlign w:val="center"/>
          </w:tcPr>
          <w:p w14:paraId="641E9F6B"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05732F" w14:paraId="27A64446" w14:textId="77777777" w:rsidTr="00E25995">
        <w:trPr>
          <w:trHeight w:val="288"/>
          <w:jc w:val="center"/>
        </w:trPr>
        <w:tc>
          <w:tcPr>
            <w:tcW w:w="2288" w:type="dxa"/>
            <w:gridSpan w:val="3"/>
            <w:vAlign w:val="center"/>
          </w:tcPr>
          <w:p w14:paraId="19E76307" w14:textId="77777777" w:rsidR="001352A5" w:rsidRPr="0005732F" w:rsidRDefault="001352A5" w:rsidP="001352A5">
            <w:pPr>
              <w:jc w:val="center"/>
              <w:rPr>
                <w:b/>
                <w:color w:val="auto"/>
                <w:sz w:val="16"/>
                <w:szCs w:val="16"/>
              </w:rPr>
            </w:pPr>
          </w:p>
        </w:tc>
        <w:tc>
          <w:tcPr>
            <w:tcW w:w="2212" w:type="dxa"/>
            <w:vAlign w:val="center"/>
          </w:tcPr>
          <w:p w14:paraId="5CCECED8" w14:textId="50639031" w:rsidR="001352A5" w:rsidRPr="001D3869" w:rsidRDefault="001352A5" w:rsidP="001352A5">
            <w:pPr>
              <w:autoSpaceDE/>
              <w:autoSpaceDN/>
              <w:adjustRightInd/>
              <w:spacing w:before="0" w:line="240" w:lineRule="auto"/>
              <w:ind w:left="0"/>
              <w:rPr>
                <w:sz w:val="16"/>
                <w:szCs w:val="16"/>
              </w:rPr>
            </w:pPr>
            <w:r w:rsidRPr="002D3716">
              <w:rPr>
                <w:sz w:val="16"/>
                <w:szCs w:val="16"/>
              </w:rPr>
              <w:t xml:space="preserve">Tnemec </w:t>
            </w:r>
          </w:p>
        </w:tc>
        <w:tc>
          <w:tcPr>
            <w:tcW w:w="3365" w:type="dxa"/>
            <w:gridSpan w:val="2"/>
            <w:vAlign w:val="center"/>
          </w:tcPr>
          <w:p w14:paraId="04E2235E" w14:textId="4ACDB037" w:rsidR="001352A5" w:rsidRPr="004C6BEE" w:rsidRDefault="001352A5" w:rsidP="001352A5">
            <w:pPr>
              <w:autoSpaceDE/>
              <w:autoSpaceDN/>
              <w:adjustRightInd/>
              <w:spacing w:before="0" w:line="240" w:lineRule="auto"/>
              <w:ind w:left="0"/>
              <w:rPr>
                <w:sz w:val="16"/>
                <w:szCs w:val="16"/>
              </w:rPr>
            </w:pPr>
            <w:r w:rsidRPr="004C6BEE">
              <w:rPr>
                <w:sz w:val="16"/>
                <w:szCs w:val="16"/>
              </w:rPr>
              <w:t>Series 290 CRU</w:t>
            </w:r>
          </w:p>
        </w:tc>
        <w:tc>
          <w:tcPr>
            <w:tcW w:w="971" w:type="dxa"/>
            <w:vAlign w:val="center"/>
          </w:tcPr>
          <w:p w14:paraId="72737A07" w14:textId="77777777" w:rsidR="001352A5" w:rsidRPr="00B64206" w:rsidRDefault="001352A5" w:rsidP="001352A5">
            <w:pPr>
              <w:spacing w:before="0" w:line="240" w:lineRule="auto"/>
              <w:ind w:left="0"/>
              <w:jc w:val="center"/>
              <w:rPr>
                <w:sz w:val="16"/>
                <w:szCs w:val="16"/>
              </w:rPr>
            </w:pPr>
            <w:r w:rsidRPr="00B64206">
              <w:rPr>
                <w:sz w:val="16"/>
                <w:szCs w:val="16"/>
              </w:rPr>
              <w:t>288</w:t>
            </w:r>
          </w:p>
        </w:tc>
        <w:tc>
          <w:tcPr>
            <w:tcW w:w="1169" w:type="dxa"/>
            <w:gridSpan w:val="2"/>
            <w:vAlign w:val="center"/>
          </w:tcPr>
          <w:p w14:paraId="531D572D" w14:textId="77777777" w:rsidR="001352A5" w:rsidRPr="00B64206" w:rsidRDefault="001352A5" w:rsidP="001352A5">
            <w:pPr>
              <w:autoSpaceDE/>
              <w:autoSpaceDN/>
              <w:adjustRightInd/>
              <w:spacing w:before="0" w:line="240" w:lineRule="auto"/>
              <w:ind w:left="0"/>
              <w:rPr>
                <w:sz w:val="16"/>
                <w:szCs w:val="16"/>
              </w:rPr>
            </w:pPr>
            <w:r w:rsidRPr="00B64206">
              <w:rPr>
                <w:sz w:val="16"/>
                <w:szCs w:val="16"/>
              </w:rPr>
              <w:t>121°C (250°F)</w:t>
            </w:r>
          </w:p>
        </w:tc>
      </w:tr>
      <w:tr w:rsidR="001352A5" w:rsidRPr="00BC5FF9" w14:paraId="54F129C4" w14:textId="77777777" w:rsidTr="00F029EB">
        <w:trPr>
          <w:trHeight w:val="288"/>
          <w:jc w:val="center"/>
        </w:trPr>
        <w:tc>
          <w:tcPr>
            <w:tcW w:w="2288" w:type="dxa"/>
            <w:gridSpan w:val="3"/>
            <w:tcBorders>
              <w:bottom w:val="single" w:sz="12" w:space="0" w:color="auto"/>
            </w:tcBorders>
            <w:vAlign w:val="center"/>
          </w:tcPr>
          <w:p w14:paraId="3095ECA0" w14:textId="77777777" w:rsidR="001352A5" w:rsidRPr="0005732F" w:rsidRDefault="001352A5" w:rsidP="001352A5">
            <w:pPr>
              <w:jc w:val="center"/>
              <w:rPr>
                <w:i/>
                <w:color w:val="auto"/>
                <w:sz w:val="14"/>
                <w:szCs w:val="14"/>
              </w:rPr>
            </w:pPr>
          </w:p>
        </w:tc>
        <w:tc>
          <w:tcPr>
            <w:tcW w:w="7717" w:type="dxa"/>
            <w:gridSpan w:val="6"/>
            <w:tcBorders>
              <w:bottom w:val="single" w:sz="12" w:space="0" w:color="auto"/>
            </w:tcBorders>
            <w:vAlign w:val="center"/>
          </w:tcPr>
          <w:p w14:paraId="02A37CA3" w14:textId="77777777" w:rsidR="001352A5" w:rsidRPr="00015BD6" w:rsidRDefault="001352A5" w:rsidP="001352A5">
            <w:pPr>
              <w:autoSpaceDE/>
              <w:autoSpaceDN/>
              <w:adjustRightInd/>
              <w:spacing w:before="0" w:line="240" w:lineRule="auto"/>
              <w:ind w:left="0"/>
              <w:rPr>
                <w:i/>
                <w:color w:val="auto"/>
                <w:sz w:val="14"/>
                <w:szCs w:val="24"/>
                <w:lang w:val="ru-RU"/>
              </w:rPr>
            </w:pPr>
            <w:r w:rsidRPr="00015BD6">
              <w:rPr>
                <w:i/>
                <w:color w:val="auto"/>
                <w:sz w:val="14"/>
                <w:szCs w:val="24"/>
                <w:lang w:val="ru-RU"/>
              </w:rPr>
              <w:t>Настоятельно рекомендуется пользоваться респираторами при нанесении полиуретановых покрытий. Алифатическое полиуретановое покрытие может наносится поверх эпоксидного противоскользящего в целях маркировки либо для предотвращения отслаивания.</w:t>
            </w:r>
          </w:p>
        </w:tc>
      </w:tr>
      <w:tr w:rsidR="001352A5" w:rsidRPr="0005732F" w14:paraId="625E35C9" w14:textId="77777777" w:rsidTr="00E25995">
        <w:trPr>
          <w:trHeight w:val="288"/>
          <w:jc w:val="center"/>
        </w:trPr>
        <w:tc>
          <w:tcPr>
            <w:tcW w:w="1170" w:type="dxa"/>
            <w:vAlign w:val="center"/>
          </w:tcPr>
          <w:p w14:paraId="42DC3905" w14:textId="77777777" w:rsidR="001352A5" w:rsidRPr="0005732F" w:rsidRDefault="001352A5" w:rsidP="001352A5">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330" w:type="dxa"/>
            <w:gridSpan w:val="3"/>
            <w:vAlign w:val="center"/>
          </w:tcPr>
          <w:p w14:paraId="1584461E" w14:textId="0841A1B8" w:rsidR="001352A5" w:rsidRPr="00E26578" w:rsidRDefault="004C6BEE" w:rsidP="001352A5">
            <w:pPr>
              <w:spacing w:line="240" w:lineRule="auto"/>
              <w:ind w:left="-72"/>
              <w:rPr>
                <w:b/>
                <w:color w:val="auto"/>
                <w:sz w:val="16"/>
                <w:szCs w:val="16"/>
                <w:lang w:val="ru-RU"/>
              </w:rPr>
            </w:pPr>
            <w:r>
              <w:rPr>
                <w:color w:val="auto"/>
                <w:sz w:val="16"/>
                <w:szCs w:val="24"/>
                <w:lang w:val="ru-RU"/>
              </w:rPr>
              <w:t>Ноябрь</w:t>
            </w:r>
            <w:r w:rsidR="00166939">
              <w:rPr>
                <w:color w:val="auto"/>
                <w:sz w:val="16"/>
                <w:szCs w:val="24"/>
                <w:lang w:val="ru-RU"/>
              </w:rPr>
              <w:t xml:space="preserve"> 2025</w:t>
            </w:r>
          </w:p>
        </w:tc>
        <w:tc>
          <w:tcPr>
            <w:tcW w:w="3365" w:type="dxa"/>
            <w:gridSpan w:val="2"/>
            <w:vAlign w:val="center"/>
          </w:tcPr>
          <w:p w14:paraId="0E82A373" w14:textId="77777777" w:rsidR="001352A5" w:rsidRPr="0005732F" w:rsidRDefault="001352A5" w:rsidP="001352A5">
            <w:pPr>
              <w:rPr>
                <w:b/>
                <w:color w:val="auto"/>
                <w:sz w:val="16"/>
                <w:szCs w:val="16"/>
              </w:rPr>
            </w:pPr>
          </w:p>
        </w:tc>
        <w:tc>
          <w:tcPr>
            <w:tcW w:w="971" w:type="dxa"/>
            <w:vAlign w:val="center"/>
          </w:tcPr>
          <w:p w14:paraId="44C52F3F" w14:textId="77777777" w:rsidR="001352A5" w:rsidRPr="0005732F" w:rsidRDefault="001352A5" w:rsidP="001352A5">
            <w:pPr>
              <w:jc w:val="center"/>
              <w:rPr>
                <w:b/>
                <w:color w:val="auto"/>
                <w:sz w:val="16"/>
                <w:szCs w:val="16"/>
              </w:rPr>
            </w:pPr>
          </w:p>
        </w:tc>
        <w:tc>
          <w:tcPr>
            <w:tcW w:w="1169" w:type="dxa"/>
            <w:gridSpan w:val="2"/>
            <w:vAlign w:val="center"/>
          </w:tcPr>
          <w:p w14:paraId="5BB24DC4" w14:textId="77777777" w:rsidR="001352A5" w:rsidRPr="0005732F" w:rsidRDefault="001352A5" w:rsidP="001352A5">
            <w:pPr>
              <w:jc w:val="center"/>
              <w:rPr>
                <w:b/>
                <w:color w:val="auto"/>
                <w:sz w:val="16"/>
                <w:szCs w:val="16"/>
              </w:rPr>
            </w:pPr>
          </w:p>
        </w:tc>
      </w:tr>
    </w:tbl>
    <w:p w14:paraId="6C1B1164" w14:textId="77777777" w:rsidR="0002410A" w:rsidRDefault="0002410A" w:rsidP="00137F80">
      <w:pPr>
        <w:widowControl w:val="0"/>
        <w:spacing w:line="240" w:lineRule="auto"/>
        <w:ind w:left="1440" w:right="708" w:hanging="1260"/>
        <w:contextualSpacing/>
        <w:rPr>
          <w:sz w:val="16"/>
          <w:szCs w:val="16"/>
          <w:lang w:val="ru-RU"/>
        </w:rPr>
      </w:pPr>
    </w:p>
    <w:p w14:paraId="53425B33" w14:textId="2C9BB27C" w:rsidR="001352A5" w:rsidRPr="000459CE" w:rsidRDefault="001352A5" w:rsidP="00137F80">
      <w:pPr>
        <w:widowControl w:val="0"/>
        <w:spacing w:line="240" w:lineRule="auto"/>
        <w:ind w:left="1440" w:right="708" w:hanging="1260"/>
        <w:contextualSpacing/>
        <w:rPr>
          <w:sz w:val="16"/>
          <w:szCs w:val="16"/>
          <w:lang w:val="ru-RU"/>
        </w:rPr>
      </w:pPr>
      <w:r w:rsidRPr="000459CE">
        <w:rPr>
          <w:sz w:val="16"/>
          <w:szCs w:val="16"/>
          <w:lang w:val="ru-RU"/>
        </w:rPr>
        <w:t>Примечание 1:</w:t>
      </w:r>
      <w:r w:rsidR="00137F80" w:rsidRPr="00064F9B">
        <w:rPr>
          <w:sz w:val="16"/>
          <w:szCs w:val="16"/>
          <w:lang w:val="ru-RU"/>
        </w:rPr>
        <w:tab/>
      </w:r>
      <w:r>
        <w:rPr>
          <w:sz w:val="16"/>
          <w:szCs w:val="16"/>
          <w:lang w:val="ru-RU"/>
        </w:rPr>
        <w:t>Проверить необходимую ТСП в техническом паспорте производителя.</w:t>
      </w:r>
    </w:p>
    <w:p w14:paraId="33B1A50B" w14:textId="123CC3AC" w:rsidR="001352A5" w:rsidRPr="000459CE" w:rsidRDefault="001352A5" w:rsidP="00137F80">
      <w:pPr>
        <w:widowControl w:val="0"/>
        <w:spacing w:line="240" w:lineRule="auto"/>
        <w:ind w:left="1440" w:right="708" w:hanging="1260"/>
        <w:contextualSpacing/>
        <w:rPr>
          <w:sz w:val="16"/>
          <w:szCs w:val="16"/>
          <w:lang w:val="ru-RU"/>
        </w:rPr>
      </w:pPr>
      <w:r w:rsidRPr="000459CE">
        <w:rPr>
          <w:sz w:val="16"/>
          <w:szCs w:val="16"/>
          <w:lang w:val="ru-RU"/>
        </w:rPr>
        <w:t>Примечание 2:</w:t>
      </w:r>
      <w:r w:rsidR="00137F80" w:rsidRPr="00064F9B">
        <w:rPr>
          <w:sz w:val="16"/>
          <w:szCs w:val="16"/>
          <w:lang w:val="ru-RU"/>
        </w:rPr>
        <w:tab/>
      </w:r>
      <w:r w:rsidRPr="000459CE">
        <w:rPr>
          <w:sz w:val="16"/>
          <w:szCs w:val="16"/>
          <w:lang w:val="ru-RU"/>
        </w:rPr>
        <w:t>Песок добавляется в обязательном порядке.</w:t>
      </w:r>
    </w:p>
    <w:p w14:paraId="6FA7A720" w14:textId="77777777" w:rsidR="002B5E17" w:rsidRPr="00F029EB" w:rsidRDefault="002B5E17" w:rsidP="002B5E17">
      <w:pPr>
        <w:tabs>
          <w:tab w:val="left" w:pos="3225"/>
        </w:tabs>
        <w:rPr>
          <w:color w:val="auto"/>
          <w:lang w:val="ru-RU"/>
        </w:rPr>
      </w:pPr>
      <w:r w:rsidRPr="00F029EB">
        <w:rPr>
          <w:color w:val="auto"/>
          <w:lang w:val="ru-RU"/>
        </w:rPr>
        <w:br w:type="page"/>
      </w:r>
    </w:p>
    <w:tbl>
      <w:tblPr>
        <w:tblW w:w="9950" w:type="dxa"/>
        <w:jc w:val="center"/>
        <w:tblLayout w:type="fixed"/>
        <w:tblLook w:val="01E0" w:firstRow="1" w:lastRow="1" w:firstColumn="1" w:lastColumn="1" w:noHBand="0" w:noVBand="0"/>
      </w:tblPr>
      <w:tblGrid>
        <w:gridCol w:w="1169"/>
        <w:gridCol w:w="262"/>
        <w:gridCol w:w="845"/>
        <w:gridCol w:w="2404"/>
        <w:gridCol w:w="1323"/>
        <w:gridCol w:w="1609"/>
        <w:gridCol w:w="157"/>
        <w:gridCol w:w="783"/>
        <w:gridCol w:w="27"/>
        <w:gridCol w:w="49"/>
        <w:gridCol w:w="1300"/>
        <w:gridCol w:w="22"/>
      </w:tblGrid>
      <w:tr w:rsidR="008A0BC3" w:rsidRPr="001D3869" w14:paraId="1D73630C" w14:textId="77777777" w:rsidTr="00F029EB">
        <w:trPr>
          <w:gridAfter w:val="1"/>
          <w:wAfter w:w="22" w:type="dxa"/>
          <w:trHeight w:val="360"/>
          <w:jc w:val="center"/>
        </w:trPr>
        <w:tc>
          <w:tcPr>
            <w:tcW w:w="9928" w:type="dxa"/>
            <w:gridSpan w:val="11"/>
            <w:tcBorders>
              <w:top w:val="single" w:sz="6" w:space="0" w:color="auto"/>
              <w:bottom w:val="single" w:sz="12" w:space="0" w:color="auto"/>
            </w:tcBorders>
            <w:shd w:val="clear" w:color="auto" w:fill="FFFFFF"/>
            <w:vAlign w:val="center"/>
          </w:tcPr>
          <w:p w14:paraId="0DC36E83" w14:textId="77777777" w:rsidR="008A0BC3" w:rsidRPr="00A753A6" w:rsidRDefault="008A0BC3" w:rsidP="008A0BC3">
            <w:pPr>
              <w:ind w:right="-72"/>
              <w:jc w:val="right"/>
              <w:rPr>
                <w:b/>
                <w:i/>
                <w:color w:val="auto"/>
                <w:lang w:val="ru-RU"/>
              </w:rPr>
            </w:pPr>
            <w:proofErr w:type="spellStart"/>
            <w:r w:rsidRPr="0005732F">
              <w:rPr>
                <w:b/>
                <w:i/>
                <w:color w:val="auto"/>
              </w:rPr>
              <w:lastRenderedPageBreak/>
              <w:t>Специализированные</w:t>
            </w:r>
            <w:proofErr w:type="spellEnd"/>
            <w:r w:rsidRPr="0005732F">
              <w:rPr>
                <w:b/>
                <w:i/>
                <w:color w:val="auto"/>
              </w:rPr>
              <w:t xml:space="preserve"> </w:t>
            </w:r>
            <w:proofErr w:type="spellStart"/>
            <w:r w:rsidRPr="0005732F">
              <w:rPr>
                <w:b/>
                <w:i/>
                <w:color w:val="auto"/>
              </w:rPr>
              <w:t>системы</w:t>
            </w:r>
            <w:proofErr w:type="spellEnd"/>
            <w:r w:rsidRPr="0005732F">
              <w:rPr>
                <w:b/>
                <w:i/>
                <w:color w:val="auto"/>
              </w:rPr>
              <w:t xml:space="preserve"> </w:t>
            </w:r>
            <w:proofErr w:type="spellStart"/>
            <w:r w:rsidRPr="0005732F">
              <w:rPr>
                <w:b/>
                <w:i/>
                <w:color w:val="auto"/>
              </w:rPr>
              <w:t>покрытий</w:t>
            </w:r>
            <w:proofErr w:type="spellEnd"/>
          </w:p>
        </w:tc>
      </w:tr>
      <w:tr w:rsidR="008A0BC3" w:rsidRPr="001D3869" w14:paraId="467A3BE4" w14:textId="77777777" w:rsidTr="00F029EB">
        <w:trPr>
          <w:gridAfter w:val="1"/>
          <w:wAfter w:w="22" w:type="dxa"/>
          <w:trHeight w:val="360"/>
          <w:jc w:val="center"/>
        </w:trPr>
        <w:tc>
          <w:tcPr>
            <w:tcW w:w="7612" w:type="dxa"/>
            <w:gridSpan w:val="6"/>
            <w:tcBorders>
              <w:top w:val="single" w:sz="12" w:space="0" w:color="auto"/>
              <w:left w:val="single" w:sz="12" w:space="0" w:color="auto"/>
              <w:bottom w:val="single" w:sz="12" w:space="0" w:color="auto"/>
            </w:tcBorders>
            <w:vAlign w:val="center"/>
          </w:tcPr>
          <w:p w14:paraId="6EAB7376" w14:textId="77777777" w:rsidR="008A0BC3" w:rsidRPr="00F95154" w:rsidRDefault="008A0BC3" w:rsidP="00C56DD9">
            <w:pPr>
              <w:autoSpaceDE/>
              <w:autoSpaceDN/>
              <w:adjustRightInd/>
              <w:spacing w:before="0" w:line="240" w:lineRule="auto"/>
              <w:ind w:left="0"/>
              <w:rPr>
                <w:b/>
                <w:sz w:val="20"/>
                <w:szCs w:val="20"/>
                <w:lang w:val="ru-RU"/>
              </w:rPr>
            </w:pPr>
            <w:r w:rsidRPr="00F95154">
              <w:rPr>
                <w:b/>
                <w:sz w:val="20"/>
                <w:szCs w:val="20"/>
                <w:lang w:val="ru-RU"/>
              </w:rPr>
              <w:t xml:space="preserve">Усиленные эпоксидное противоскользящее |  Зернистое | Алифатический полиуретан </w:t>
            </w:r>
          </w:p>
        </w:tc>
        <w:tc>
          <w:tcPr>
            <w:tcW w:w="2316" w:type="dxa"/>
            <w:gridSpan w:val="5"/>
            <w:tcBorders>
              <w:top w:val="single" w:sz="12" w:space="0" w:color="auto"/>
              <w:bottom w:val="single" w:sz="12" w:space="0" w:color="auto"/>
              <w:right w:val="single" w:sz="12" w:space="0" w:color="auto"/>
            </w:tcBorders>
            <w:shd w:val="clear" w:color="auto" w:fill="000000"/>
            <w:vAlign w:val="center"/>
          </w:tcPr>
          <w:p w14:paraId="4279673C" w14:textId="77777777" w:rsidR="008A0BC3" w:rsidRPr="001D3869" w:rsidRDefault="008A0BC3" w:rsidP="008A0BC3">
            <w:pPr>
              <w:autoSpaceDE/>
              <w:autoSpaceDN/>
              <w:adjustRightInd/>
              <w:spacing w:before="0" w:line="240" w:lineRule="auto"/>
              <w:ind w:left="0"/>
              <w:jc w:val="center"/>
              <w:rPr>
                <w:b/>
                <w:color w:val="FFFFFF"/>
                <w:sz w:val="36"/>
                <w:szCs w:val="40"/>
              </w:rPr>
            </w:pPr>
            <w:r w:rsidRPr="001D3869">
              <w:rPr>
                <w:b/>
                <w:color w:val="FFFFFF"/>
                <w:sz w:val="36"/>
                <w:szCs w:val="40"/>
              </w:rPr>
              <w:t>4.</w:t>
            </w:r>
            <w:r>
              <w:rPr>
                <w:b/>
                <w:color w:val="FFFFFF"/>
                <w:sz w:val="36"/>
                <w:szCs w:val="40"/>
              </w:rPr>
              <w:t>7</w:t>
            </w:r>
          </w:p>
        </w:tc>
      </w:tr>
      <w:tr w:rsidR="008A0BC3" w:rsidRPr="001D3869" w14:paraId="214B6C44" w14:textId="77777777" w:rsidTr="00004EB1">
        <w:trPr>
          <w:cantSplit/>
          <w:trHeight w:val="288"/>
          <w:jc w:val="center"/>
        </w:trPr>
        <w:tc>
          <w:tcPr>
            <w:tcW w:w="1431" w:type="dxa"/>
            <w:gridSpan w:val="2"/>
            <w:tcBorders>
              <w:top w:val="single" w:sz="12" w:space="0" w:color="auto"/>
            </w:tcBorders>
          </w:tcPr>
          <w:p w14:paraId="5A588486" w14:textId="77777777" w:rsidR="008A0BC3" w:rsidRPr="001D3869" w:rsidRDefault="008A0BC3" w:rsidP="008A0BC3">
            <w:pPr>
              <w:autoSpaceDE/>
              <w:autoSpaceDN/>
              <w:adjustRightInd/>
              <w:spacing w:before="0" w:line="240" w:lineRule="auto"/>
              <w:ind w:left="-72"/>
              <w:rPr>
                <w:b/>
                <w:sz w:val="16"/>
                <w:szCs w:val="16"/>
              </w:rPr>
            </w:pPr>
            <w:r w:rsidRPr="001D3869">
              <w:rPr>
                <w:b/>
                <w:sz w:val="16"/>
                <w:szCs w:val="16"/>
              </w:rPr>
              <w:t>Surface Prep:</w:t>
            </w:r>
          </w:p>
        </w:tc>
        <w:tc>
          <w:tcPr>
            <w:tcW w:w="3249" w:type="dxa"/>
            <w:gridSpan w:val="2"/>
            <w:tcBorders>
              <w:top w:val="single" w:sz="12" w:space="0" w:color="auto"/>
            </w:tcBorders>
          </w:tcPr>
          <w:p w14:paraId="3BAD3D7E" w14:textId="77777777" w:rsidR="00004EB1" w:rsidRPr="00064F9B" w:rsidRDefault="00004EB1" w:rsidP="008A0BC3">
            <w:pPr>
              <w:autoSpaceDE/>
              <w:autoSpaceDN/>
              <w:adjustRightInd/>
              <w:spacing w:before="0" w:line="240" w:lineRule="auto"/>
              <w:ind w:left="-72"/>
              <w:rPr>
                <w:color w:val="auto"/>
                <w:sz w:val="16"/>
                <w:szCs w:val="24"/>
              </w:rPr>
            </w:pPr>
            <w:r w:rsidRPr="00004EB1">
              <w:rPr>
                <w:color w:val="auto"/>
                <w:sz w:val="16"/>
                <w:szCs w:val="24"/>
              </w:rPr>
              <w:t>SSPC</w:t>
            </w:r>
            <w:r w:rsidRPr="00064F9B">
              <w:rPr>
                <w:color w:val="auto"/>
                <w:sz w:val="16"/>
                <w:szCs w:val="24"/>
              </w:rPr>
              <w:t>-</w:t>
            </w:r>
            <w:r w:rsidRPr="00004EB1">
              <w:rPr>
                <w:color w:val="auto"/>
                <w:sz w:val="16"/>
                <w:szCs w:val="24"/>
              </w:rPr>
              <w:t>SP</w:t>
            </w:r>
            <w:r w:rsidRPr="00064F9B">
              <w:rPr>
                <w:color w:val="auto"/>
                <w:sz w:val="16"/>
                <w:szCs w:val="24"/>
              </w:rPr>
              <w:t>1/</w:t>
            </w:r>
            <w:r w:rsidRPr="00004EB1">
              <w:rPr>
                <w:color w:val="auto"/>
                <w:sz w:val="16"/>
                <w:szCs w:val="24"/>
              </w:rPr>
              <w:t>SP</w:t>
            </w:r>
            <w:r w:rsidRPr="00064F9B">
              <w:rPr>
                <w:color w:val="auto"/>
                <w:sz w:val="16"/>
                <w:szCs w:val="24"/>
              </w:rPr>
              <w:t>10 (</w:t>
            </w:r>
            <w:r w:rsidRPr="00004EB1">
              <w:rPr>
                <w:color w:val="auto"/>
                <w:sz w:val="16"/>
                <w:szCs w:val="24"/>
              </w:rPr>
              <w:t>NACE</w:t>
            </w:r>
            <w:r w:rsidRPr="00064F9B">
              <w:rPr>
                <w:color w:val="auto"/>
                <w:sz w:val="16"/>
                <w:szCs w:val="24"/>
              </w:rPr>
              <w:t xml:space="preserve"> </w:t>
            </w:r>
            <w:r w:rsidRPr="00004EB1">
              <w:rPr>
                <w:color w:val="auto"/>
                <w:sz w:val="16"/>
                <w:szCs w:val="24"/>
              </w:rPr>
              <w:t>No</w:t>
            </w:r>
            <w:r w:rsidRPr="00064F9B">
              <w:rPr>
                <w:color w:val="auto"/>
                <w:sz w:val="16"/>
                <w:szCs w:val="24"/>
              </w:rPr>
              <w:t>. 2) (</w:t>
            </w:r>
            <w:r w:rsidRPr="00004EB1">
              <w:rPr>
                <w:color w:val="auto"/>
                <w:sz w:val="16"/>
                <w:szCs w:val="24"/>
              </w:rPr>
              <w:t>SA</w:t>
            </w:r>
            <w:r w:rsidRPr="00064F9B">
              <w:rPr>
                <w:color w:val="auto"/>
                <w:sz w:val="16"/>
                <w:szCs w:val="24"/>
              </w:rPr>
              <w:t xml:space="preserve"> 2.5) </w:t>
            </w:r>
          </w:p>
          <w:p w14:paraId="2224AE89" w14:textId="35C5EF04" w:rsidR="008A0BC3" w:rsidRPr="00A753A6" w:rsidRDefault="004B5C7C" w:rsidP="008A0BC3">
            <w:pPr>
              <w:autoSpaceDE/>
              <w:autoSpaceDN/>
              <w:adjustRightInd/>
              <w:spacing w:before="0" w:line="240" w:lineRule="auto"/>
              <w:ind w:left="-72"/>
              <w:rPr>
                <w:color w:val="auto"/>
                <w:sz w:val="16"/>
                <w:szCs w:val="16"/>
                <w:lang w:val="ru-RU"/>
              </w:rPr>
            </w:pPr>
            <w:r>
              <w:rPr>
                <w:color w:val="auto"/>
                <w:sz w:val="16"/>
                <w:szCs w:val="24"/>
                <w:lang w:val="ru-RU"/>
              </w:rPr>
              <w:t>Абразивоструйная</w:t>
            </w:r>
            <w:r w:rsidR="000022C3" w:rsidRPr="000022C3">
              <w:rPr>
                <w:color w:val="auto"/>
                <w:sz w:val="16"/>
                <w:szCs w:val="24"/>
                <w:lang w:val="ru-RU"/>
              </w:rPr>
              <w:t xml:space="preserve"> </w:t>
            </w:r>
            <w:r w:rsidR="008A0BC3" w:rsidRPr="00037A5B">
              <w:rPr>
                <w:color w:val="auto"/>
                <w:sz w:val="16"/>
                <w:szCs w:val="24"/>
                <w:lang w:val="ru-RU"/>
              </w:rPr>
              <w:t xml:space="preserve">очистка до </w:t>
            </w:r>
            <w:r w:rsidR="000022C3">
              <w:rPr>
                <w:color w:val="auto"/>
                <w:sz w:val="16"/>
                <w:szCs w:val="24"/>
                <w:lang w:val="ru-RU"/>
              </w:rPr>
              <w:t xml:space="preserve">почти </w:t>
            </w:r>
            <w:r w:rsidR="008A0BC3" w:rsidRPr="00037A5B">
              <w:rPr>
                <w:color w:val="auto"/>
                <w:sz w:val="16"/>
                <w:szCs w:val="24"/>
                <w:lang w:val="ru-RU"/>
              </w:rPr>
              <w:t>белого металла.</w:t>
            </w:r>
          </w:p>
        </w:tc>
        <w:tc>
          <w:tcPr>
            <w:tcW w:w="1323" w:type="dxa"/>
            <w:tcBorders>
              <w:top w:val="single" w:sz="12" w:space="0" w:color="auto"/>
            </w:tcBorders>
          </w:tcPr>
          <w:p w14:paraId="7448938F" w14:textId="77777777" w:rsidR="008A0BC3" w:rsidRPr="001D3869" w:rsidRDefault="008A0BC3" w:rsidP="008A0BC3">
            <w:pPr>
              <w:autoSpaceDE/>
              <w:autoSpaceDN/>
              <w:adjustRightInd/>
              <w:spacing w:before="0" w:line="240" w:lineRule="auto"/>
              <w:ind w:left="0" w:right="-72"/>
              <w:jc w:val="right"/>
              <w:rPr>
                <w:b/>
                <w:sz w:val="16"/>
                <w:szCs w:val="16"/>
              </w:rPr>
            </w:pPr>
            <w:r w:rsidRPr="001D3869">
              <w:rPr>
                <w:b/>
                <w:sz w:val="16"/>
                <w:szCs w:val="16"/>
              </w:rPr>
              <w:t>Touch Up:</w:t>
            </w:r>
          </w:p>
        </w:tc>
        <w:tc>
          <w:tcPr>
            <w:tcW w:w="3947" w:type="dxa"/>
            <w:gridSpan w:val="7"/>
            <w:vMerge w:val="restart"/>
            <w:tcBorders>
              <w:top w:val="single" w:sz="12" w:space="0" w:color="auto"/>
            </w:tcBorders>
          </w:tcPr>
          <w:p w14:paraId="1F51D454" w14:textId="77777777" w:rsidR="008A0BC3" w:rsidRPr="0005732F" w:rsidRDefault="008A0BC3" w:rsidP="008A0BC3">
            <w:pPr>
              <w:autoSpaceDE/>
              <w:autoSpaceDN/>
              <w:adjustRightInd/>
              <w:spacing w:before="0" w:line="240" w:lineRule="auto"/>
              <w:ind w:left="-72"/>
              <w:rPr>
                <w:color w:val="auto"/>
                <w:sz w:val="16"/>
                <w:szCs w:val="16"/>
              </w:rPr>
            </w:pPr>
            <w:r w:rsidRPr="00037A5B">
              <w:rPr>
                <w:color w:val="auto"/>
                <w:sz w:val="16"/>
                <w:szCs w:val="24"/>
                <w:lang w:val="ru-RU"/>
              </w:rPr>
              <w:t>Применяется данная система.</w:t>
            </w:r>
          </w:p>
        </w:tc>
      </w:tr>
      <w:tr w:rsidR="008A0BC3" w:rsidRPr="00BC5FF9" w14:paraId="3F5F475B" w14:textId="77777777" w:rsidTr="00004EB1">
        <w:trPr>
          <w:cantSplit/>
          <w:trHeight w:val="288"/>
          <w:jc w:val="center"/>
        </w:trPr>
        <w:tc>
          <w:tcPr>
            <w:tcW w:w="1431" w:type="dxa"/>
            <w:gridSpan w:val="2"/>
          </w:tcPr>
          <w:p w14:paraId="658526B2" w14:textId="77777777" w:rsidR="008A0BC3" w:rsidRPr="001D3869" w:rsidRDefault="008A0BC3" w:rsidP="008A0BC3">
            <w:pPr>
              <w:autoSpaceDE/>
              <w:autoSpaceDN/>
              <w:adjustRightInd/>
              <w:spacing w:before="0" w:line="240" w:lineRule="auto"/>
              <w:ind w:left="-72"/>
              <w:rPr>
                <w:b/>
                <w:sz w:val="16"/>
                <w:szCs w:val="16"/>
              </w:rPr>
            </w:pPr>
            <w:r w:rsidRPr="001D3869">
              <w:rPr>
                <w:b/>
                <w:sz w:val="16"/>
                <w:szCs w:val="16"/>
              </w:rPr>
              <w:t>Anchor Pattern:</w:t>
            </w:r>
          </w:p>
        </w:tc>
        <w:tc>
          <w:tcPr>
            <w:tcW w:w="3249" w:type="dxa"/>
            <w:gridSpan w:val="2"/>
          </w:tcPr>
          <w:p w14:paraId="402A6B22" w14:textId="77777777" w:rsidR="008A0BC3" w:rsidRPr="00D750DA" w:rsidRDefault="00224632" w:rsidP="008A0BC3">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323" w:type="dxa"/>
          </w:tcPr>
          <w:p w14:paraId="365CC37B" w14:textId="77777777" w:rsidR="008A0BC3" w:rsidRPr="00A753A6" w:rsidRDefault="008A0BC3" w:rsidP="008A0BC3">
            <w:pPr>
              <w:autoSpaceDE/>
              <w:autoSpaceDN/>
              <w:adjustRightInd/>
              <w:spacing w:before="0" w:line="240" w:lineRule="auto"/>
              <w:ind w:left="-72"/>
              <w:rPr>
                <w:color w:val="auto"/>
                <w:sz w:val="16"/>
                <w:szCs w:val="24"/>
                <w:lang w:val="ru-RU"/>
              </w:rPr>
            </w:pPr>
          </w:p>
        </w:tc>
        <w:tc>
          <w:tcPr>
            <w:tcW w:w="3947" w:type="dxa"/>
            <w:gridSpan w:val="7"/>
            <w:vMerge/>
            <w:vAlign w:val="center"/>
          </w:tcPr>
          <w:p w14:paraId="1FC40E24" w14:textId="77777777" w:rsidR="008A0BC3" w:rsidRPr="00D750DA" w:rsidRDefault="008A0BC3" w:rsidP="008A0BC3">
            <w:pPr>
              <w:rPr>
                <w:lang w:val="ru-RU"/>
              </w:rPr>
            </w:pPr>
          </w:p>
        </w:tc>
      </w:tr>
      <w:tr w:rsidR="008A0BC3" w:rsidRPr="001D3869" w14:paraId="3D69B85E" w14:textId="77777777" w:rsidTr="00004EB1">
        <w:trPr>
          <w:cantSplit/>
          <w:trHeight w:val="288"/>
          <w:jc w:val="center"/>
        </w:trPr>
        <w:tc>
          <w:tcPr>
            <w:tcW w:w="1431" w:type="dxa"/>
            <w:gridSpan w:val="2"/>
            <w:tcBorders>
              <w:bottom w:val="single" w:sz="12" w:space="0" w:color="auto"/>
            </w:tcBorders>
          </w:tcPr>
          <w:p w14:paraId="45414473" w14:textId="77777777" w:rsidR="008A0BC3" w:rsidRPr="003B2DEF" w:rsidRDefault="008A0BC3" w:rsidP="008A0BC3">
            <w:pPr>
              <w:autoSpaceDE/>
              <w:autoSpaceDN/>
              <w:adjustRightInd/>
              <w:spacing w:before="0" w:line="240" w:lineRule="auto"/>
              <w:ind w:left="-72"/>
              <w:rPr>
                <w:b/>
                <w:sz w:val="16"/>
                <w:szCs w:val="16"/>
              </w:rPr>
            </w:pPr>
            <w:r w:rsidRPr="003B2DEF">
              <w:rPr>
                <w:b/>
                <w:sz w:val="16"/>
                <w:szCs w:val="16"/>
              </w:rPr>
              <w:t>Total DFT:</w:t>
            </w:r>
          </w:p>
        </w:tc>
        <w:tc>
          <w:tcPr>
            <w:tcW w:w="3249" w:type="dxa"/>
            <w:gridSpan w:val="2"/>
            <w:tcBorders>
              <w:bottom w:val="single" w:sz="12" w:space="0" w:color="auto"/>
            </w:tcBorders>
          </w:tcPr>
          <w:p w14:paraId="73EBDA2C" w14:textId="77777777" w:rsidR="008A0BC3" w:rsidRPr="003B2DEF" w:rsidRDefault="008A0BC3" w:rsidP="008A0BC3">
            <w:pPr>
              <w:autoSpaceDE/>
              <w:autoSpaceDN/>
              <w:adjustRightInd/>
              <w:spacing w:before="0" w:line="240" w:lineRule="auto"/>
              <w:ind w:left="-72"/>
              <w:rPr>
                <w:sz w:val="16"/>
                <w:szCs w:val="16"/>
              </w:rPr>
            </w:pPr>
            <w:r>
              <w:rPr>
                <w:color w:val="auto"/>
                <w:sz w:val="16"/>
                <w:szCs w:val="16"/>
              </w:rPr>
              <w:t>1</w:t>
            </w:r>
            <w:r w:rsidRPr="003B2DEF">
              <w:rPr>
                <w:color w:val="auto"/>
                <w:sz w:val="16"/>
                <w:szCs w:val="16"/>
              </w:rPr>
              <w:t>.</w:t>
            </w:r>
            <w:r>
              <w:rPr>
                <w:color w:val="auto"/>
                <w:sz w:val="16"/>
                <w:szCs w:val="16"/>
              </w:rPr>
              <w:t>346</w:t>
            </w:r>
            <w:r w:rsidRPr="003B2DEF">
              <w:rPr>
                <w:color w:val="auto"/>
                <w:sz w:val="16"/>
                <w:szCs w:val="16"/>
              </w:rPr>
              <w:t xml:space="preserve"> – </w:t>
            </w:r>
            <w:r>
              <w:rPr>
                <w:color w:val="auto"/>
                <w:sz w:val="16"/>
                <w:szCs w:val="16"/>
              </w:rPr>
              <w:t>5</w:t>
            </w:r>
            <w:r w:rsidRPr="003B2DEF">
              <w:rPr>
                <w:color w:val="auto"/>
                <w:sz w:val="16"/>
                <w:szCs w:val="16"/>
              </w:rPr>
              <w:t>.</w:t>
            </w:r>
            <w:r>
              <w:rPr>
                <w:color w:val="auto"/>
                <w:sz w:val="16"/>
                <w:szCs w:val="16"/>
              </w:rPr>
              <w:t xml:space="preserve">156 </w:t>
            </w:r>
            <w:r>
              <w:rPr>
                <w:color w:val="auto"/>
                <w:sz w:val="16"/>
                <w:szCs w:val="16"/>
                <w:lang w:val="ru-RU"/>
              </w:rPr>
              <w:t>мм</w:t>
            </w:r>
            <w:r w:rsidRPr="003B2DEF">
              <w:rPr>
                <w:color w:val="auto"/>
                <w:sz w:val="16"/>
                <w:szCs w:val="16"/>
              </w:rPr>
              <w:t>. (</w:t>
            </w:r>
            <w:r>
              <w:rPr>
                <w:color w:val="auto"/>
                <w:sz w:val="16"/>
                <w:szCs w:val="16"/>
              </w:rPr>
              <w:t>53</w:t>
            </w:r>
            <w:r w:rsidRPr="003B2DEF">
              <w:rPr>
                <w:color w:val="auto"/>
                <w:sz w:val="16"/>
                <w:szCs w:val="16"/>
              </w:rPr>
              <w:t xml:space="preserve">.0 - </w:t>
            </w:r>
            <w:r>
              <w:rPr>
                <w:color w:val="auto"/>
                <w:sz w:val="16"/>
                <w:szCs w:val="16"/>
              </w:rPr>
              <w:t>203</w:t>
            </w:r>
            <w:r w:rsidRPr="003B2DEF">
              <w:rPr>
                <w:color w:val="auto"/>
                <w:sz w:val="16"/>
                <w:szCs w:val="16"/>
              </w:rPr>
              <w:t xml:space="preserve">.0 </w:t>
            </w:r>
            <w:r>
              <w:rPr>
                <w:color w:val="auto"/>
                <w:sz w:val="16"/>
                <w:szCs w:val="16"/>
                <w:lang w:val="ru-RU"/>
              </w:rPr>
              <w:t>милов</w:t>
            </w:r>
            <w:r w:rsidRPr="003B2DEF">
              <w:rPr>
                <w:color w:val="auto"/>
                <w:sz w:val="16"/>
                <w:szCs w:val="16"/>
              </w:rPr>
              <w:t>)</w:t>
            </w:r>
          </w:p>
        </w:tc>
        <w:tc>
          <w:tcPr>
            <w:tcW w:w="1323" w:type="dxa"/>
            <w:tcBorders>
              <w:bottom w:val="single" w:sz="12" w:space="0" w:color="auto"/>
            </w:tcBorders>
          </w:tcPr>
          <w:p w14:paraId="3A1DC77D" w14:textId="77777777" w:rsidR="008A0BC3" w:rsidRPr="00A753A6" w:rsidRDefault="008A0BC3" w:rsidP="008A0BC3">
            <w:pPr>
              <w:autoSpaceDE/>
              <w:autoSpaceDN/>
              <w:adjustRightInd/>
              <w:spacing w:before="0" w:line="240" w:lineRule="auto"/>
              <w:ind w:left="-72"/>
              <w:rPr>
                <w:color w:val="auto"/>
                <w:sz w:val="16"/>
                <w:szCs w:val="24"/>
                <w:lang w:val="ru-RU"/>
              </w:rPr>
            </w:pPr>
          </w:p>
        </w:tc>
        <w:tc>
          <w:tcPr>
            <w:tcW w:w="3947" w:type="dxa"/>
            <w:gridSpan w:val="7"/>
            <w:vMerge/>
            <w:tcBorders>
              <w:bottom w:val="single" w:sz="12" w:space="0" w:color="auto"/>
            </w:tcBorders>
            <w:vAlign w:val="center"/>
          </w:tcPr>
          <w:p w14:paraId="237AE9D8" w14:textId="77777777" w:rsidR="008A0BC3" w:rsidRPr="001D3869" w:rsidRDefault="008A0BC3" w:rsidP="008A0BC3"/>
        </w:tc>
      </w:tr>
      <w:tr w:rsidR="002C322C" w:rsidRPr="001D3869" w14:paraId="19810A7D" w14:textId="77777777" w:rsidTr="00004EB1">
        <w:trPr>
          <w:gridAfter w:val="1"/>
          <w:wAfter w:w="22" w:type="dxa"/>
          <w:trHeight w:val="360"/>
          <w:jc w:val="center"/>
        </w:trPr>
        <w:tc>
          <w:tcPr>
            <w:tcW w:w="2276" w:type="dxa"/>
            <w:gridSpan w:val="3"/>
            <w:tcBorders>
              <w:top w:val="single" w:sz="12" w:space="0" w:color="auto"/>
              <w:left w:val="single" w:sz="12" w:space="0" w:color="auto"/>
              <w:bottom w:val="single" w:sz="12" w:space="0" w:color="auto"/>
            </w:tcBorders>
            <w:shd w:val="clear" w:color="auto" w:fill="000000"/>
            <w:vAlign w:val="center"/>
          </w:tcPr>
          <w:p w14:paraId="1BD2D122" w14:textId="77777777" w:rsidR="002C322C" w:rsidRPr="001D3869" w:rsidRDefault="002C322C" w:rsidP="008A0BC3">
            <w:pPr>
              <w:autoSpaceDE/>
              <w:autoSpaceDN/>
              <w:adjustRightInd/>
              <w:spacing w:before="0" w:line="240" w:lineRule="auto"/>
              <w:ind w:left="0"/>
              <w:rPr>
                <w:b/>
                <w:color w:val="FFFFFF"/>
                <w:sz w:val="16"/>
                <w:szCs w:val="16"/>
              </w:rPr>
            </w:pPr>
            <w:r w:rsidRPr="00AD544E">
              <w:rPr>
                <w:b/>
                <w:color w:val="auto"/>
                <w:sz w:val="16"/>
                <w:szCs w:val="24"/>
                <w:lang w:val="ru-RU"/>
              </w:rPr>
              <w:t>Покрытие, Видовая классификация, ТСП</w:t>
            </w:r>
          </w:p>
        </w:tc>
        <w:tc>
          <w:tcPr>
            <w:tcW w:w="2404" w:type="dxa"/>
            <w:tcBorders>
              <w:top w:val="single" w:sz="12" w:space="0" w:color="auto"/>
              <w:bottom w:val="single" w:sz="12" w:space="0" w:color="auto"/>
            </w:tcBorders>
            <w:shd w:val="clear" w:color="auto" w:fill="000000"/>
            <w:vAlign w:val="center"/>
          </w:tcPr>
          <w:p w14:paraId="01ADB6CF" w14:textId="77777777" w:rsidR="002C322C" w:rsidRPr="001D3869" w:rsidRDefault="002C322C" w:rsidP="008A0BC3">
            <w:pPr>
              <w:autoSpaceDE/>
              <w:autoSpaceDN/>
              <w:adjustRightInd/>
              <w:spacing w:before="0" w:line="240" w:lineRule="auto"/>
              <w:ind w:left="0"/>
              <w:rPr>
                <w:b/>
                <w:color w:val="FFFFFF"/>
                <w:sz w:val="16"/>
                <w:szCs w:val="16"/>
              </w:rPr>
            </w:pPr>
            <w:r w:rsidRPr="00AD544E">
              <w:rPr>
                <w:b/>
                <w:color w:val="auto"/>
                <w:sz w:val="16"/>
                <w:szCs w:val="24"/>
                <w:lang w:val="ru-RU"/>
              </w:rPr>
              <w:t>Изготовитель</w:t>
            </w:r>
          </w:p>
        </w:tc>
        <w:tc>
          <w:tcPr>
            <w:tcW w:w="2932" w:type="dxa"/>
            <w:gridSpan w:val="2"/>
            <w:tcBorders>
              <w:top w:val="single" w:sz="12" w:space="0" w:color="auto"/>
              <w:bottom w:val="single" w:sz="12" w:space="0" w:color="auto"/>
            </w:tcBorders>
            <w:shd w:val="clear" w:color="auto" w:fill="000000"/>
            <w:vAlign w:val="center"/>
          </w:tcPr>
          <w:p w14:paraId="004AD22F" w14:textId="77777777" w:rsidR="002C322C" w:rsidRPr="001D3869" w:rsidRDefault="002C322C" w:rsidP="008A0BC3">
            <w:pPr>
              <w:autoSpaceDE/>
              <w:autoSpaceDN/>
              <w:adjustRightInd/>
              <w:spacing w:before="0" w:line="240" w:lineRule="auto"/>
              <w:ind w:left="0"/>
              <w:rPr>
                <w:b/>
                <w:color w:val="FFFFFF"/>
                <w:sz w:val="16"/>
                <w:szCs w:val="16"/>
              </w:rPr>
            </w:pPr>
            <w:r w:rsidRPr="00AD544E">
              <w:rPr>
                <w:b/>
                <w:color w:val="auto"/>
                <w:sz w:val="16"/>
                <w:szCs w:val="24"/>
                <w:lang w:val="ru-RU"/>
              </w:rPr>
              <w:t>Наименование материала</w:t>
            </w:r>
          </w:p>
        </w:tc>
        <w:tc>
          <w:tcPr>
            <w:tcW w:w="1016" w:type="dxa"/>
            <w:gridSpan w:val="4"/>
            <w:tcBorders>
              <w:top w:val="single" w:sz="12" w:space="0" w:color="auto"/>
              <w:bottom w:val="single" w:sz="12" w:space="0" w:color="auto"/>
            </w:tcBorders>
            <w:shd w:val="clear" w:color="auto" w:fill="000000"/>
            <w:vAlign w:val="center"/>
          </w:tcPr>
          <w:p w14:paraId="516E0448" w14:textId="77777777" w:rsidR="002C322C" w:rsidRPr="001D3869" w:rsidRDefault="002C322C" w:rsidP="008A0BC3">
            <w:pPr>
              <w:autoSpaceDE/>
              <w:autoSpaceDN/>
              <w:adjustRightInd/>
              <w:spacing w:before="0" w:line="240" w:lineRule="auto"/>
              <w:ind w:left="0"/>
              <w:jc w:val="center"/>
              <w:rPr>
                <w:b/>
                <w:color w:val="FFFFFF"/>
                <w:sz w:val="16"/>
                <w:szCs w:val="16"/>
              </w:rPr>
            </w:pPr>
            <w:r w:rsidRPr="00AD544E">
              <w:rPr>
                <w:b/>
                <w:color w:val="auto"/>
                <w:sz w:val="16"/>
                <w:szCs w:val="24"/>
                <w:lang w:val="ru-RU"/>
              </w:rPr>
              <w:t>ЛОС (г/л)</w:t>
            </w:r>
          </w:p>
        </w:tc>
        <w:tc>
          <w:tcPr>
            <w:tcW w:w="1300" w:type="dxa"/>
            <w:tcBorders>
              <w:top w:val="single" w:sz="12" w:space="0" w:color="auto"/>
              <w:bottom w:val="single" w:sz="12" w:space="0" w:color="auto"/>
              <w:right w:val="single" w:sz="12" w:space="0" w:color="auto"/>
            </w:tcBorders>
            <w:shd w:val="clear" w:color="auto" w:fill="000000"/>
            <w:vAlign w:val="center"/>
          </w:tcPr>
          <w:p w14:paraId="04A71944" w14:textId="77777777" w:rsidR="002C322C" w:rsidRPr="001D3869" w:rsidRDefault="002C322C" w:rsidP="00F029EB">
            <w:pPr>
              <w:autoSpaceDE/>
              <w:autoSpaceDN/>
              <w:adjustRightInd/>
              <w:spacing w:before="0" w:line="240" w:lineRule="auto"/>
              <w:ind w:left="0"/>
              <w:jc w:val="center"/>
              <w:rPr>
                <w:b/>
                <w:color w:val="FFFFFF"/>
                <w:w w:val="0"/>
                <w:sz w:val="16"/>
                <w:szCs w:val="16"/>
              </w:rPr>
            </w:pPr>
            <w:r w:rsidRPr="00AD544E">
              <w:rPr>
                <w:b/>
                <w:color w:val="auto"/>
                <w:sz w:val="16"/>
                <w:szCs w:val="24"/>
                <w:lang w:val="ru-RU"/>
              </w:rPr>
              <w:t>По макс.</w:t>
            </w:r>
            <w:r w:rsidRPr="00AD544E">
              <w:rPr>
                <w:b/>
                <w:color w:val="auto"/>
                <w:sz w:val="16"/>
                <w:szCs w:val="24"/>
                <w:lang w:val="ru-RU"/>
              </w:rPr>
              <w:br/>
              <w:t>эксп.темп.</w:t>
            </w:r>
          </w:p>
        </w:tc>
      </w:tr>
      <w:tr w:rsidR="008A0BC3" w:rsidRPr="001D3869" w14:paraId="1B246857" w14:textId="77777777" w:rsidTr="00F029EB">
        <w:trPr>
          <w:gridAfter w:val="1"/>
          <w:wAfter w:w="22" w:type="dxa"/>
          <w:trHeight w:val="288"/>
          <w:jc w:val="center"/>
        </w:trPr>
        <w:tc>
          <w:tcPr>
            <w:tcW w:w="2276" w:type="dxa"/>
            <w:gridSpan w:val="3"/>
            <w:vAlign w:val="center"/>
          </w:tcPr>
          <w:p w14:paraId="067C2D83" w14:textId="77777777" w:rsidR="008A0BC3" w:rsidRPr="0005732F" w:rsidRDefault="008A0BC3" w:rsidP="008A0BC3">
            <w:pPr>
              <w:autoSpaceDE/>
              <w:autoSpaceDN/>
              <w:adjustRightInd/>
              <w:spacing w:before="0" w:line="240" w:lineRule="auto"/>
              <w:ind w:left="0"/>
              <w:rPr>
                <w:i/>
                <w:color w:val="auto"/>
                <w:sz w:val="14"/>
                <w:szCs w:val="14"/>
              </w:rPr>
            </w:pPr>
            <w:r w:rsidRPr="00A46589">
              <w:rPr>
                <w:b/>
                <w:color w:val="auto"/>
                <w:sz w:val="16"/>
                <w:szCs w:val="24"/>
                <w:lang w:val="ru-RU"/>
              </w:rPr>
              <w:t>ГРУНТ</w:t>
            </w:r>
          </w:p>
        </w:tc>
        <w:tc>
          <w:tcPr>
            <w:tcW w:w="7652" w:type="dxa"/>
            <w:gridSpan w:val="8"/>
            <w:vAlign w:val="center"/>
          </w:tcPr>
          <w:p w14:paraId="64EAB4BB" w14:textId="77777777" w:rsidR="008A0BC3" w:rsidRPr="0005732F" w:rsidRDefault="008A0BC3" w:rsidP="008A0BC3">
            <w:pPr>
              <w:autoSpaceDE/>
              <w:autoSpaceDN/>
              <w:adjustRightInd/>
              <w:spacing w:before="0" w:line="240" w:lineRule="auto"/>
              <w:ind w:left="0"/>
              <w:rPr>
                <w:i/>
                <w:color w:val="auto"/>
                <w:sz w:val="14"/>
                <w:szCs w:val="14"/>
              </w:rPr>
            </w:pPr>
            <w:r w:rsidRPr="00957C4C">
              <w:rPr>
                <w:i/>
                <w:color w:val="auto"/>
                <w:sz w:val="14"/>
                <w:szCs w:val="24"/>
                <w:lang w:val="ru-RU"/>
              </w:rPr>
              <w:t>Выполняются рекомендации поставщика покрытия.</w:t>
            </w:r>
          </w:p>
        </w:tc>
      </w:tr>
      <w:tr w:rsidR="00C56DD9" w:rsidRPr="001D3869" w14:paraId="66DAD21B" w14:textId="77777777" w:rsidTr="00004EB1">
        <w:trPr>
          <w:gridAfter w:val="1"/>
          <w:wAfter w:w="22" w:type="dxa"/>
          <w:trHeight w:val="288"/>
          <w:jc w:val="center"/>
        </w:trPr>
        <w:tc>
          <w:tcPr>
            <w:tcW w:w="2276" w:type="dxa"/>
            <w:gridSpan w:val="3"/>
            <w:vAlign w:val="center"/>
          </w:tcPr>
          <w:p w14:paraId="5EC3957D" w14:textId="77777777" w:rsidR="00C56DD9" w:rsidRPr="001D3869" w:rsidRDefault="00C56DD9" w:rsidP="008A0BC3">
            <w:pPr>
              <w:jc w:val="center"/>
              <w:rPr>
                <w:b/>
                <w:sz w:val="16"/>
                <w:szCs w:val="16"/>
              </w:rPr>
            </w:pPr>
          </w:p>
        </w:tc>
        <w:tc>
          <w:tcPr>
            <w:tcW w:w="2404" w:type="dxa"/>
            <w:vAlign w:val="center"/>
          </w:tcPr>
          <w:p w14:paraId="104ACBFB"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Carboline</w:t>
            </w:r>
          </w:p>
        </w:tc>
        <w:tc>
          <w:tcPr>
            <w:tcW w:w="2932" w:type="dxa"/>
            <w:gridSpan w:val="2"/>
            <w:vAlign w:val="center"/>
          </w:tcPr>
          <w:p w14:paraId="2080216B" w14:textId="77777777" w:rsidR="00C56DD9" w:rsidRPr="00AF6838" w:rsidRDefault="00C56DD9" w:rsidP="008A0BC3">
            <w:pPr>
              <w:autoSpaceDE/>
              <w:autoSpaceDN/>
              <w:adjustRightInd/>
              <w:spacing w:before="0" w:line="240" w:lineRule="auto"/>
              <w:ind w:left="0"/>
              <w:rPr>
                <w:sz w:val="16"/>
                <w:szCs w:val="16"/>
              </w:rPr>
            </w:pPr>
            <w:proofErr w:type="spellStart"/>
            <w:r w:rsidRPr="00AF6838">
              <w:rPr>
                <w:sz w:val="16"/>
                <w:szCs w:val="16"/>
              </w:rPr>
              <w:t>Carboguard</w:t>
            </w:r>
            <w:proofErr w:type="spellEnd"/>
            <w:r w:rsidRPr="00AF6838">
              <w:rPr>
                <w:sz w:val="16"/>
                <w:szCs w:val="16"/>
              </w:rPr>
              <w:t xml:space="preserve"> 893</w:t>
            </w:r>
          </w:p>
        </w:tc>
        <w:tc>
          <w:tcPr>
            <w:tcW w:w="967" w:type="dxa"/>
            <w:gridSpan w:val="3"/>
            <w:vAlign w:val="center"/>
          </w:tcPr>
          <w:p w14:paraId="6E8ED96A" w14:textId="77777777" w:rsidR="00C56DD9" w:rsidRPr="001D3869" w:rsidRDefault="00C56DD9" w:rsidP="008A0BC3">
            <w:pPr>
              <w:spacing w:before="0" w:line="240" w:lineRule="auto"/>
              <w:ind w:left="0"/>
              <w:jc w:val="center"/>
              <w:rPr>
                <w:sz w:val="16"/>
                <w:szCs w:val="16"/>
              </w:rPr>
            </w:pPr>
            <w:r>
              <w:rPr>
                <w:sz w:val="16"/>
                <w:szCs w:val="16"/>
              </w:rPr>
              <w:t>195</w:t>
            </w:r>
          </w:p>
        </w:tc>
        <w:tc>
          <w:tcPr>
            <w:tcW w:w="1349" w:type="dxa"/>
            <w:gridSpan w:val="2"/>
            <w:vAlign w:val="center"/>
          </w:tcPr>
          <w:p w14:paraId="7937A5A6" w14:textId="77777777" w:rsidR="00C56DD9" w:rsidRPr="001D3869" w:rsidRDefault="00C56DD9" w:rsidP="008A0BC3">
            <w:pPr>
              <w:autoSpaceDE/>
              <w:autoSpaceDN/>
              <w:adjustRightInd/>
              <w:spacing w:before="0" w:line="240" w:lineRule="auto"/>
              <w:ind w:left="34" w:right="-108" w:hanging="106"/>
              <w:jc w:val="center"/>
              <w:rPr>
                <w:sz w:val="16"/>
                <w:szCs w:val="16"/>
              </w:rPr>
            </w:pPr>
            <w:r>
              <w:rPr>
                <w:sz w:val="16"/>
                <w:szCs w:val="16"/>
              </w:rPr>
              <w:t>93</w:t>
            </w:r>
            <w:r w:rsidRPr="001D3869">
              <w:rPr>
                <w:sz w:val="16"/>
                <w:szCs w:val="16"/>
              </w:rPr>
              <w:t>°</w:t>
            </w:r>
            <w:r>
              <w:rPr>
                <w:sz w:val="16"/>
                <w:szCs w:val="16"/>
              </w:rPr>
              <w:t>C (200</w:t>
            </w:r>
            <w:r w:rsidRPr="001D3869">
              <w:rPr>
                <w:sz w:val="16"/>
                <w:szCs w:val="16"/>
              </w:rPr>
              <w:t>°F</w:t>
            </w:r>
            <w:r>
              <w:rPr>
                <w:sz w:val="16"/>
                <w:szCs w:val="16"/>
              </w:rPr>
              <w:t>)</w:t>
            </w:r>
          </w:p>
        </w:tc>
      </w:tr>
      <w:tr w:rsidR="00543FFD" w:rsidRPr="001D3869" w14:paraId="66B32F20" w14:textId="77777777" w:rsidTr="00004EB1">
        <w:trPr>
          <w:gridAfter w:val="1"/>
          <w:wAfter w:w="22" w:type="dxa"/>
          <w:trHeight w:val="288"/>
          <w:jc w:val="center"/>
        </w:trPr>
        <w:tc>
          <w:tcPr>
            <w:tcW w:w="2276" w:type="dxa"/>
            <w:gridSpan w:val="3"/>
            <w:vAlign w:val="center"/>
          </w:tcPr>
          <w:p w14:paraId="52A89411" w14:textId="77777777" w:rsidR="00543FFD" w:rsidRPr="001D3869" w:rsidRDefault="00543FFD" w:rsidP="008A0BC3">
            <w:pPr>
              <w:jc w:val="center"/>
              <w:rPr>
                <w:b/>
                <w:sz w:val="16"/>
                <w:szCs w:val="16"/>
              </w:rPr>
            </w:pPr>
          </w:p>
        </w:tc>
        <w:tc>
          <w:tcPr>
            <w:tcW w:w="2404" w:type="dxa"/>
            <w:vAlign w:val="center"/>
          </w:tcPr>
          <w:p w14:paraId="28453568" w14:textId="3C5B0DF0" w:rsidR="00543FFD" w:rsidRPr="001D3869" w:rsidRDefault="00543FFD" w:rsidP="008A0BC3">
            <w:pPr>
              <w:autoSpaceDE/>
              <w:autoSpaceDN/>
              <w:adjustRightInd/>
              <w:spacing w:before="0" w:line="240" w:lineRule="auto"/>
              <w:ind w:left="0"/>
              <w:rPr>
                <w:sz w:val="16"/>
                <w:szCs w:val="16"/>
              </w:rPr>
            </w:pPr>
            <w:r w:rsidRPr="001D3869">
              <w:rPr>
                <w:sz w:val="16"/>
                <w:szCs w:val="16"/>
              </w:rPr>
              <w:t>Hempel Coatings (USA), Inc.</w:t>
            </w:r>
          </w:p>
        </w:tc>
        <w:tc>
          <w:tcPr>
            <w:tcW w:w="2932" w:type="dxa"/>
            <w:gridSpan w:val="2"/>
            <w:vAlign w:val="center"/>
          </w:tcPr>
          <w:p w14:paraId="021E9979" w14:textId="6FCD509E" w:rsidR="00543FFD" w:rsidRPr="00AF6838" w:rsidRDefault="00543FFD" w:rsidP="008A0BC3">
            <w:pPr>
              <w:autoSpaceDE/>
              <w:autoSpaceDN/>
              <w:adjustRightInd/>
              <w:spacing w:before="0" w:line="240" w:lineRule="auto"/>
              <w:ind w:left="0"/>
              <w:rPr>
                <w:sz w:val="16"/>
                <w:szCs w:val="16"/>
              </w:rPr>
            </w:pPr>
            <w:r w:rsidRPr="00AF6838">
              <w:rPr>
                <w:sz w:val="16"/>
                <w:szCs w:val="16"/>
              </w:rPr>
              <w:t>No product specified</w:t>
            </w:r>
          </w:p>
        </w:tc>
        <w:tc>
          <w:tcPr>
            <w:tcW w:w="967" w:type="dxa"/>
            <w:gridSpan w:val="3"/>
            <w:vAlign w:val="center"/>
          </w:tcPr>
          <w:p w14:paraId="6AF25D65" w14:textId="77777777" w:rsidR="00543FFD" w:rsidRDefault="00543FFD" w:rsidP="008A0BC3">
            <w:pPr>
              <w:spacing w:before="0" w:line="240" w:lineRule="auto"/>
              <w:ind w:left="0"/>
              <w:jc w:val="center"/>
              <w:rPr>
                <w:sz w:val="16"/>
                <w:szCs w:val="16"/>
              </w:rPr>
            </w:pPr>
          </w:p>
        </w:tc>
        <w:tc>
          <w:tcPr>
            <w:tcW w:w="1349" w:type="dxa"/>
            <w:gridSpan w:val="2"/>
            <w:vAlign w:val="center"/>
          </w:tcPr>
          <w:p w14:paraId="6EF5CC80" w14:textId="77777777" w:rsidR="00543FFD" w:rsidRDefault="00543FFD" w:rsidP="008A0BC3">
            <w:pPr>
              <w:autoSpaceDE/>
              <w:autoSpaceDN/>
              <w:adjustRightInd/>
              <w:spacing w:before="0" w:line="240" w:lineRule="auto"/>
              <w:ind w:left="34" w:right="-108" w:hanging="106"/>
              <w:jc w:val="center"/>
              <w:rPr>
                <w:sz w:val="16"/>
                <w:szCs w:val="16"/>
              </w:rPr>
            </w:pPr>
          </w:p>
        </w:tc>
      </w:tr>
      <w:tr w:rsidR="00C56DD9" w14:paraId="07E06C88" w14:textId="77777777" w:rsidTr="00004EB1">
        <w:trPr>
          <w:gridAfter w:val="1"/>
          <w:wAfter w:w="22" w:type="dxa"/>
          <w:trHeight w:val="288"/>
          <w:jc w:val="center"/>
        </w:trPr>
        <w:tc>
          <w:tcPr>
            <w:tcW w:w="2276" w:type="dxa"/>
            <w:gridSpan w:val="3"/>
            <w:vAlign w:val="center"/>
          </w:tcPr>
          <w:p w14:paraId="73BB38F0" w14:textId="77777777" w:rsidR="00C56DD9" w:rsidRPr="001D3869" w:rsidRDefault="00C56DD9" w:rsidP="008A0BC3">
            <w:pPr>
              <w:jc w:val="center"/>
              <w:rPr>
                <w:b/>
                <w:sz w:val="16"/>
                <w:szCs w:val="16"/>
              </w:rPr>
            </w:pPr>
          </w:p>
        </w:tc>
        <w:tc>
          <w:tcPr>
            <w:tcW w:w="2404" w:type="dxa"/>
            <w:vAlign w:val="center"/>
          </w:tcPr>
          <w:p w14:paraId="708434F0" w14:textId="77777777" w:rsidR="00C56DD9" w:rsidRPr="001D3869" w:rsidRDefault="00C56DD9" w:rsidP="008A0BC3">
            <w:pPr>
              <w:autoSpaceDE/>
              <w:autoSpaceDN/>
              <w:adjustRightInd/>
              <w:spacing w:before="0" w:line="240" w:lineRule="auto"/>
              <w:ind w:left="0"/>
              <w:rPr>
                <w:sz w:val="16"/>
                <w:szCs w:val="16"/>
              </w:rPr>
            </w:pPr>
            <w:proofErr w:type="spellStart"/>
            <w:r w:rsidRPr="00A970A6">
              <w:rPr>
                <w:sz w:val="16"/>
                <w:szCs w:val="16"/>
              </w:rPr>
              <w:t>Hummervoll</w:t>
            </w:r>
            <w:proofErr w:type="spellEnd"/>
          </w:p>
        </w:tc>
        <w:tc>
          <w:tcPr>
            <w:tcW w:w="2932" w:type="dxa"/>
            <w:gridSpan w:val="2"/>
            <w:vAlign w:val="center"/>
          </w:tcPr>
          <w:p w14:paraId="1AEFCECE" w14:textId="77777777" w:rsidR="00C56DD9" w:rsidRPr="00AF6838" w:rsidRDefault="00C56DD9" w:rsidP="008A0BC3">
            <w:pPr>
              <w:autoSpaceDE/>
              <w:autoSpaceDN/>
              <w:adjustRightInd/>
              <w:spacing w:before="0" w:line="240" w:lineRule="auto"/>
              <w:ind w:left="0"/>
              <w:rPr>
                <w:sz w:val="16"/>
                <w:szCs w:val="16"/>
              </w:rPr>
            </w:pPr>
            <w:r w:rsidRPr="00AF6838">
              <w:rPr>
                <w:sz w:val="16"/>
                <w:szCs w:val="16"/>
              </w:rPr>
              <w:t>Hi EP Sealer</w:t>
            </w:r>
          </w:p>
        </w:tc>
        <w:tc>
          <w:tcPr>
            <w:tcW w:w="967" w:type="dxa"/>
            <w:gridSpan w:val="3"/>
            <w:vAlign w:val="center"/>
          </w:tcPr>
          <w:p w14:paraId="7CDD72CC" w14:textId="77777777" w:rsidR="00C56DD9" w:rsidRDefault="00C56DD9" w:rsidP="008A0BC3">
            <w:pPr>
              <w:spacing w:before="0" w:line="240" w:lineRule="auto"/>
              <w:ind w:left="0"/>
              <w:jc w:val="center"/>
              <w:rPr>
                <w:sz w:val="16"/>
                <w:szCs w:val="16"/>
              </w:rPr>
            </w:pPr>
          </w:p>
        </w:tc>
        <w:tc>
          <w:tcPr>
            <w:tcW w:w="1349" w:type="dxa"/>
            <w:gridSpan w:val="2"/>
            <w:vAlign w:val="center"/>
          </w:tcPr>
          <w:p w14:paraId="568A04A1" w14:textId="77777777" w:rsidR="00C56DD9" w:rsidRDefault="00C56DD9" w:rsidP="008A0BC3">
            <w:pPr>
              <w:autoSpaceDE/>
              <w:autoSpaceDN/>
              <w:adjustRightInd/>
              <w:spacing w:before="0" w:line="240" w:lineRule="auto"/>
              <w:ind w:left="-72" w:right="-108" w:hanging="106"/>
              <w:jc w:val="center"/>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B55473" w14:paraId="5784778E" w14:textId="77777777" w:rsidTr="00004EB1">
        <w:trPr>
          <w:gridAfter w:val="1"/>
          <w:wAfter w:w="22" w:type="dxa"/>
          <w:trHeight w:val="288"/>
          <w:jc w:val="center"/>
        </w:trPr>
        <w:tc>
          <w:tcPr>
            <w:tcW w:w="2276" w:type="dxa"/>
            <w:gridSpan w:val="3"/>
            <w:vAlign w:val="center"/>
          </w:tcPr>
          <w:p w14:paraId="0E9D0660" w14:textId="77777777" w:rsidR="00B55473" w:rsidRPr="001D3869" w:rsidRDefault="00B55473" w:rsidP="008A0BC3">
            <w:pPr>
              <w:jc w:val="center"/>
              <w:rPr>
                <w:b/>
                <w:sz w:val="16"/>
                <w:szCs w:val="16"/>
              </w:rPr>
            </w:pPr>
          </w:p>
        </w:tc>
        <w:tc>
          <w:tcPr>
            <w:tcW w:w="2404" w:type="dxa"/>
            <w:vAlign w:val="center"/>
          </w:tcPr>
          <w:p w14:paraId="390A53DD" w14:textId="06A3C1A8" w:rsidR="00B55473" w:rsidRPr="00A970A6" w:rsidRDefault="00B55473" w:rsidP="008A0BC3">
            <w:pPr>
              <w:autoSpaceDE/>
              <w:autoSpaceDN/>
              <w:adjustRightInd/>
              <w:spacing w:before="0" w:line="240" w:lineRule="auto"/>
              <w:ind w:left="0"/>
              <w:rPr>
                <w:sz w:val="16"/>
                <w:szCs w:val="16"/>
              </w:rPr>
            </w:pPr>
            <w:r>
              <w:rPr>
                <w:sz w:val="16"/>
                <w:szCs w:val="16"/>
              </w:rPr>
              <w:t>International</w:t>
            </w:r>
          </w:p>
        </w:tc>
        <w:tc>
          <w:tcPr>
            <w:tcW w:w="2932" w:type="dxa"/>
            <w:gridSpan w:val="2"/>
            <w:vAlign w:val="center"/>
          </w:tcPr>
          <w:p w14:paraId="5C400798" w14:textId="67C477F4" w:rsidR="00B55473" w:rsidRPr="00AF6838" w:rsidRDefault="00B75A19" w:rsidP="008A0BC3">
            <w:pPr>
              <w:autoSpaceDE/>
              <w:autoSpaceDN/>
              <w:adjustRightInd/>
              <w:spacing w:before="0" w:line="240" w:lineRule="auto"/>
              <w:ind w:left="0"/>
              <w:rPr>
                <w:sz w:val="16"/>
                <w:szCs w:val="16"/>
              </w:rPr>
            </w:pPr>
            <w:r w:rsidRPr="00AF6838">
              <w:rPr>
                <w:sz w:val="16"/>
                <w:szCs w:val="16"/>
              </w:rPr>
              <w:t>No product specified</w:t>
            </w:r>
          </w:p>
        </w:tc>
        <w:tc>
          <w:tcPr>
            <w:tcW w:w="967" w:type="dxa"/>
            <w:gridSpan w:val="3"/>
            <w:vAlign w:val="center"/>
          </w:tcPr>
          <w:p w14:paraId="1F7048E8" w14:textId="77777777" w:rsidR="00B55473" w:rsidRDefault="00B55473" w:rsidP="008A0BC3">
            <w:pPr>
              <w:spacing w:before="0" w:line="240" w:lineRule="auto"/>
              <w:ind w:left="0"/>
              <w:jc w:val="center"/>
              <w:rPr>
                <w:sz w:val="16"/>
                <w:szCs w:val="16"/>
              </w:rPr>
            </w:pPr>
          </w:p>
        </w:tc>
        <w:tc>
          <w:tcPr>
            <w:tcW w:w="1349" w:type="dxa"/>
            <w:gridSpan w:val="2"/>
            <w:vAlign w:val="center"/>
          </w:tcPr>
          <w:p w14:paraId="31A9BB55" w14:textId="77777777" w:rsidR="00B55473" w:rsidRDefault="00B55473" w:rsidP="008A0BC3">
            <w:pPr>
              <w:autoSpaceDE/>
              <w:autoSpaceDN/>
              <w:adjustRightInd/>
              <w:spacing w:before="0" w:line="240" w:lineRule="auto"/>
              <w:ind w:left="-72" w:right="-108" w:hanging="106"/>
              <w:jc w:val="center"/>
              <w:rPr>
                <w:sz w:val="16"/>
                <w:szCs w:val="16"/>
              </w:rPr>
            </w:pPr>
          </w:p>
        </w:tc>
      </w:tr>
      <w:tr w:rsidR="00C56DD9" w:rsidRPr="001D3869" w14:paraId="02140ABF" w14:textId="77777777" w:rsidTr="00004EB1">
        <w:trPr>
          <w:gridAfter w:val="1"/>
          <w:wAfter w:w="22" w:type="dxa"/>
          <w:trHeight w:val="288"/>
          <w:jc w:val="center"/>
        </w:trPr>
        <w:tc>
          <w:tcPr>
            <w:tcW w:w="2276" w:type="dxa"/>
            <w:gridSpan w:val="3"/>
            <w:vAlign w:val="center"/>
          </w:tcPr>
          <w:p w14:paraId="47B0614B" w14:textId="77777777" w:rsidR="00C56DD9" w:rsidRPr="001D3869" w:rsidRDefault="00C56DD9" w:rsidP="008A0BC3">
            <w:pPr>
              <w:jc w:val="center"/>
              <w:rPr>
                <w:b/>
                <w:sz w:val="16"/>
                <w:szCs w:val="16"/>
              </w:rPr>
            </w:pPr>
          </w:p>
        </w:tc>
        <w:tc>
          <w:tcPr>
            <w:tcW w:w="2404" w:type="dxa"/>
            <w:vAlign w:val="center"/>
          </w:tcPr>
          <w:p w14:paraId="54914373"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Jotun Paints</w:t>
            </w:r>
          </w:p>
        </w:tc>
        <w:tc>
          <w:tcPr>
            <w:tcW w:w="2932" w:type="dxa"/>
            <w:gridSpan w:val="2"/>
            <w:vAlign w:val="center"/>
          </w:tcPr>
          <w:p w14:paraId="63D57E5F" w14:textId="002E5ACC" w:rsidR="00C56DD9" w:rsidRPr="00AF6838" w:rsidRDefault="00114916" w:rsidP="008A0BC3">
            <w:pPr>
              <w:autoSpaceDE/>
              <w:autoSpaceDN/>
              <w:adjustRightInd/>
              <w:spacing w:before="0" w:line="240" w:lineRule="auto"/>
              <w:ind w:left="0"/>
              <w:rPr>
                <w:sz w:val="16"/>
                <w:szCs w:val="16"/>
              </w:rPr>
            </w:pPr>
            <w:proofErr w:type="spellStart"/>
            <w:r w:rsidRPr="00AF6838">
              <w:rPr>
                <w:sz w:val="16"/>
                <w:szCs w:val="16"/>
              </w:rPr>
              <w:t>Penguard</w:t>
            </w:r>
            <w:proofErr w:type="spellEnd"/>
            <w:r w:rsidRPr="00AF6838">
              <w:rPr>
                <w:sz w:val="16"/>
                <w:szCs w:val="16"/>
              </w:rPr>
              <w:t xml:space="preserve"> Universal</w:t>
            </w:r>
          </w:p>
        </w:tc>
        <w:tc>
          <w:tcPr>
            <w:tcW w:w="967" w:type="dxa"/>
            <w:gridSpan w:val="3"/>
            <w:vAlign w:val="center"/>
          </w:tcPr>
          <w:p w14:paraId="105DFC6C" w14:textId="7E2A5E64" w:rsidR="00C56DD9" w:rsidRPr="001D3869" w:rsidRDefault="00114916" w:rsidP="008A0BC3">
            <w:pPr>
              <w:spacing w:before="0" w:line="240" w:lineRule="auto"/>
              <w:ind w:left="0"/>
              <w:jc w:val="center"/>
              <w:rPr>
                <w:sz w:val="16"/>
                <w:szCs w:val="16"/>
              </w:rPr>
            </w:pPr>
            <w:r>
              <w:rPr>
                <w:sz w:val="16"/>
                <w:szCs w:val="16"/>
              </w:rPr>
              <w:t>240-270</w:t>
            </w:r>
          </w:p>
        </w:tc>
        <w:tc>
          <w:tcPr>
            <w:tcW w:w="1349" w:type="dxa"/>
            <w:gridSpan w:val="2"/>
            <w:vAlign w:val="center"/>
          </w:tcPr>
          <w:p w14:paraId="00A98305" w14:textId="77777777" w:rsidR="00C56DD9" w:rsidRPr="001D3869" w:rsidRDefault="00C56DD9" w:rsidP="008A0BC3">
            <w:pPr>
              <w:autoSpaceDE/>
              <w:autoSpaceDN/>
              <w:adjustRightInd/>
              <w:spacing w:before="0" w:line="240" w:lineRule="auto"/>
              <w:ind w:left="34" w:right="-108" w:hanging="106"/>
              <w:jc w:val="center"/>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A06665" w:rsidRPr="001D3869" w14:paraId="0F8D6E88" w14:textId="77777777" w:rsidTr="00004EB1">
        <w:trPr>
          <w:gridAfter w:val="1"/>
          <w:wAfter w:w="22" w:type="dxa"/>
          <w:trHeight w:val="288"/>
          <w:jc w:val="center"/>
        </w:trPr>
        <w:tc>
          <w:tcPr>
            <w:tcW w:w="2276" w:type="dxa"/>
            <w:gridSpan w:val="3"/>
            <w:vAlign w:val="center"/>
          </w:tcPr>
          <w:p w14:paraId="4427AFF7" w14:textId="77777777" w:rsidR="00A06665" w:rsidRPr="001D3869" w:rsidRDefault="00A06665" w:rsidP="008A0BC3">
            <w:pPr>
              <w:jc w:val="center"/>
              <w:rPr>
                <w:b/>
                <w:sz w:val="16"/>
                <w:szCs w:val="16"/>
              </w:rPr>
            </w:pPr>
          </w:p>
        </w:tc>
        <w:tc>
          <w:tcPr>
            <w:tcW w:w="2404" w:type="dxa"/>
            <w:vAlign w:val="center"/>
          </w:tcPr>
          <w:p w14:paraId="41967E82" w14:textId="5A183858" w:rsidR="00A06665" w:rsidRPr="001D3869" w:rsidRDefault="00CC4513" w:rsidP="008A0BC3">
            <w:pPr>
              <w:autoSpaceDE/>
              <w:autoSpaceDN/>
              <w:adjustRightInd/>
              <w:spacing w:before="0" w:line="240" w:lineRule="auto"/>
              <w:ind w:left="0"/>
              <w:rPr>
                <w:sz w:val="16"/>
                <w:szCs w:val="16"/>
              </w:rPr>
            </w:pPr>
            <w:r>
              <w:rPr>
                <w:sz w:val="16"/>
                <w:szCs w:val="16"/>
              </w:rPr>
              <w:t>PPG</w:t>
            </w:r>
          </w:p>
        </w:tc>
        <w:tc>
          <w:tcPr>
            <w:tcW w:w="2932" w:type="dxa"/>
            <w:gridSpan w:val="2"/>
            <w:vAlign w:val="center"/>
          </w:tcPr>
          <w:p w14:paraId="56B0F1ED" w14:textId="77777777" w:rsidR="00CC4513" w:rsidRPr="00AF6838" w:rsidRDefault="00CC4513" w:rsidP="00CC4513">
            <w:pPr>
              <w:autoSpaceDE/>
              <w:autoSpaceDN/>
              <w:adjustRightInd/>
              <w:spacing w:before="0" w:line="240" w:lineRule="auto"/>
              <w:ind w:left="0"/>
              <w:rPr>
                <w:sz w:val="16"/>
                <w:szCs w:val="16"/>
              </w:rPr>
            </w:pPr>
            <w:proofErr w:type="spellStart"/>
            <w:r w:rsidRPr="00AF6838">
              <w:rPr>
                <w:sz w:val="16"/>
                <w:szCs w:val="16"/>
              </w:rPr>
              <w:t>Amerlock</w:t>
            </w:r>
            <w:proofErr w:type="spellEnd"/>
            <w:r w:rsidRPr="00AF6838">
              <w:rPr>
                <w:sz w:val="16"/>
                <w:szCs w:val="16"/>
              </w:rPr>
              <w:t xml:space="preserve"> 400 Series</w:t>
            </w:r>
          </w:p>
          <w:p w14:paraId="45800AA8" w14:textId="62CFD3BC" w:rsidR="00A06665" w:rsidRPr="00AF6838" w:rsidRDefault="00CC4513" w:rsidP="008A0BC3">
            <w:pPr>
              <w:autoSpaceDE/>
              <w:autoSpaceDN/>
              <w:adjustRightInd/>
              <w:spacing w:before="0" w:line="240" w:lineRule="auto"/>
              <w:ind w:left="0"/>
              <w:rPr>
                <w:sz w:val="16"/>
                <w:szCs w:val="16"/>
              </w:rPr>
            </w:pPr>
            <w:proofErr w:type="spellStart"/>
            <w:r w:rsidRPr="00AF6838">
              <w:rPr>
                <w:sz w:val="16"/>
                <w:szCs w:val="16"/>
              </w:rPr>
              <w:t>Amerlock</w:t>
            </w:r>
            <w:proofErr w:type="spellEnd"/>
            <w:r w:rsidRPr="00AF6838">
              <w:rPr>
                <w:sz w:val="16"/>
                <w:szCs w:val="16"/>
              </w:rPr>
              <w:t xml:space="preserve"> 2 Series</w:t>
            </w:r>
          </w:p>
        </w:tc>
        <w:tc>
          <w:tcPr>
            <w:tcW w:w="967" w:type="dxa"/>
            <w:gridSpan w:val="3"/>
            <w:vAlign w:val="center"/>
          </w:tcPr>
          <w:p w14:paraId="5C25A92B" w14:textId="622EF1DD" w:rsidR="00CC4513" w:rsidRDefault="00CC4513" w:rsidP="00EA283E">
            <w:pPr>
              <w:spacing w:before="0" w:line="240" w:lineRule="auto"/>
              <w:ind w:left="0"/>
              <w:jc w:val="center"/>
              <w:rPr>
                <w:sz w:val="16"/>
                <w:szCs w:val="16"/>
              </w:rPr>
            </w:pPr>
            <w:r>
              <w:rPr>
                <w:sz w:val="16"/>
                <w:szCs w:val="16"/>
              </w:rPr>
              <w:t>153-240</w:t>
            </w:r>
          </w:p>
        </w:tc>
        <w:tc>
          <w:tcPr>
            <w:tcW w:w="1349" w:type="dxa"/>
            <w:gridSpan w:val="2"/>
            <w:vAlign w:val="center"/>
          </w:tcPr>
          <w:p w14:paraId="2BD7C42B" w14:textId="7087C449" w:rsidR="00A06665" w:rsidRDefault="00EA283E" w:rsidP="008A0BC3">
            <w:pPr>
              <w:autoSpaceDE/>
              <w:autoSpaceDN/>
              <w:adjustRightInd/>
              <w:spacing w:before="0" w:line="240" w:lineRule="auto"/>
              <w:ind w:left="34" w:right="-108" w:hanging="106"/>
              <w:jc w:val="center"/>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C56DD9" w:rsidRPr="001D3869" w14:paraId="5C720161" w14:textId="77777777" w:rsidTr="00004EB1">
        <w:trPr>
          <w:gridAfter w:val="1"/>
          <w:wAfter w:w="22" w:type="dxa"/>
          <w:trHeight w:val="288"/>
          <w:jc w:val="center"/>
        </w:trPr>
        <w:tc>
          <w:tcPr>
            <w:tcW w:w="2276" w:type="dxa"/>
            <w:gridSpan w:val="3"/>
            <w:tcBorders>
              <w:bottom w:val="single" w:sz="12" w:space="0" w:color="auto"/>
            </w:tcBorders>
            <w:vAlign w:val="center"/>
          </w:tcPr>
          <w:p w14:paraId="55ECF024" w14:textId="77777777" w:rsidR="00C56DD9" w:rsidRPr="001D3869" w:rsidRDefault="00C56DD9" w:rsidP="008A0BC3">
            <w:pPr>
              <w:jc w:val="center"/>
              <w:rPr>
                <w:b/>
                <w:sz w:val="16"/>
                <w:szCs w:val="16"/>
              </w:rPr>
            </w:pPr>
          </w:p>
        </w:tc>
        <w:tc>
          <w:tcPr>
            <w:tcW w:w="2404" w:type="dxa"/>
            <w:tcBorders>
              <w:bottom w:val="single" w:sz="12" w:space="0" w:color="auto"/>
            </w:tcBorders>
            <w:vAlign w:val="center"/>
          </w:tcPr>
          <w:p w14:paraId="7DC5879A"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Sherwin Williams</w:t>
            </w:r>
          </w:p>
        </w:tc>
        <w:tc>
          <w:tcPr>
            <w:tcW w:w="2932" w:type="dxa"/>
            <w:gridSpan w:val="2"/>
            <w:tcBorders>
              <w:bottom w:val="single" w:sz="12" w:space="0" w:color="auto"/>
            </w:tcBorders>
            <w:vAlign w:val="center"/>
          </w:tcPr>
          <w:p w14:paraId="1DF00D78" w14:textId="77777777" w:rsidR="00C56DD9" w:rsidRPr="00AF6838" w:rsidRDefault="00C56DD9" w:rsidP="008A0BC3">
            <w:pPr>
              <w:autoSpaceDE/>
              <w:autoSpaceDN/>
              <w:adjustRightInd/>
              <w:spacing w:before="0" w:line="240" w:lineRule="auto"/>
              <w:ind w:left="0"/>
              <w:rPr>
                <w:sz w:val="16"/>
                <w:szCs w:val="16"/>
              </w:rPr>
            </w:pPr>
            <w:proofErr w:type="spellStart"/>
            <w:r w:rsidRPr="00AF6838">
              <w:rPr>
                <w:sz w:val="16"/>
                <w:szCs w:val="16"/>
              </w:rPr>
              <w:t>Macropoxy</w:t>
            </w:r>
            <w:proofErr w:type="spellEnd"/>
            <w:r w:rsidRPr="00AF6838">
              <w:rPr>
                <w:sz w:val="16"/>
                <w:szCs w:val="16"/>
              </w:rPr>
              <w:t xml:space="preserve"> 646FF Series</w:t>
            </w:r>
          </w:p>
        </w:tc>
        <w:tc>
          <w:tcPr>
            <w:tcW w:w="967" w:type="dxa"/>
            <w:gridSpan w:val="3"/>
            <w:tcBorders>
              <w:bottom w:val="single" w:sz="12" w:space="0" w:color="auto"/>
            </w:tcBorders>
            <w:vAlign w:val="center"/>
          </w:tcPr>
          <w:p w14:paraId="1D416513" w14:textId="77777777" w:rsidR="00C56DD9" w:rsidRPr="001D3869" w:rsidRDefault="00C56DD9" w:rsidP="008A0BC3">
            <w:pPr>
              <w:spacing w:before="0" w:line="240" w:lineRule="auto"/>
              <w:ind w:left="0"/>
              <w:jc w:val="center"/>
              <w:rPr>
                <w:sz w:val="16"/>
                <w:szCs w:val="16"/>
              </w:rPr>
            </w:pPr>
            <w:r>
              <w:rPr>
                <w:sz w:val="16"/>
                <w:szCs w:val="16"/>
              </w:rPr>
              <w:t>100-250</w:t>
            </w:r>
          </w:p>
        </w:tc>
        <w:tc>
          <w:tcPr>
            <w:tcW w:w="1349" w:type="dxa"/>
            <w:gridSpan w:val="2"/>
            <w:tcBorders>
              <w:bottom w:val="single" w:sz="12" w:space="0" w:color="auto"/>
            </w:tcBorders>
            <w:vAlign w:val="center"/>
          </w:tcPr>
          <w:p w14:paraId="70CF5162" w14:textId="77777777" w:rsidR="00C56DD9" w:rsidRPr="001D3869" w:rsidRDefault="00C56DD9" w:rsidP="008A0BC3">
            <w:pPr>
              <w:autoSpaceDE/>
              <w:autoSpaceDN/>
              <w:adjustRightInd/>
              <w:spacing w:before="0" w:line="240" w:lineRule="auto"/>
              <w:ind w:left="34" w:hanging="111"/>
              <w:jc w:val="center"/>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C56DD9" w:rsidRPr="00BC5FF9" w14:paraId="67DE7B4D" w14:textId="77777777" w:rsidTr="00F029EB">
        <w:trPr>
          <w:gridAfter w:val="1"/>
          <w:wAfter w:w="22" w:type="dxa"/>
          <w:trHeight w:val="288"/>
          <w:jc w:val="center"/>
        </w:trPr>
        <w:tc>
          <w:tcPr>
            <w:tcW w:w="2276" w:type="dxa"/>
            <w:gridSpan w:val="3"/>
            <w:tcBorders>
              <w:bottom w:val="single" w:sz="12" w:space="0" w:color="auto"/>
            </w:tcBorders>
            <w:vAlign w:val="center"/>
          </w:tcPr>
          <w:p w14:paraId="1CABCBEB" w14:textId="77777777" w:rsidR="00C56DD9" w:rsidRPr="0005732F" w:rsidRDefault="00C56DD9" w:rsidP="008A0BC3">
            <w:pPr>
              <w:autoSpaceDE/>
              <w:autoSpaceDN/>
              <w:adjustRightInd/>
              <w:spacing w:before="0" w:line="240" w:lineRule="auto"/>
              <w:ind w:left="0"/>
              <w:rPr>
                <w:i/>
                <w:color w:val="auto"/>
                <w:sz w:val="14"/>
                <w:szCs w:val="14"/>
              </w:rPr>
            </w:pPr>
            <w:r w:rsidRPr="00D41158">
              <w:rPr>
                <w:b/>
                <w:color w:val="auto"/>
                <w:sz w:val="16"/>
                <w:szCs w:val="24"/>
                <w:lang w:val="ru-RU"/>
              </w:rPr>
              <w:t>ПРОМЕЖУТОЧНЫЙ СЛОЙ</w:t>
            </w:r>
          </w:p>
        </w:tc>
        <w:tc>
          <w:tcPr>
            <w:tcW w:w="7652" w:type="dxa"/>
            <w:gridSpan w:val="8"/>
            <w:tcBorders>
              <w:bottom w:val="single" w:sz="12" w:space="0" w:color="auto"/>
            </w:tcBorders>
            <w:vAlign w:val="center"/>
          </w:tcPr>
          <w:p w14:paraId="05BABC82" w14:textId="77777777" w:rsidR="00C56DD9" w:rsidRPr="00AF6838" w:rsidRDefault="00C56DD9" w:rsidP="008A0BC3">
            <w:pPr>
              <w:autoSpaceDE/>
              <w:autoSpaceDN/>
              <w:adjustRightInd/>
              <w:spacing w:before="0" w:line="240" w:lineRule="auto"/>
              <w:ind w:left="0"/>
              <w:rPr>
                <w:i/>
                <w:sz w:val="14"/>
                <w:szCs w:val="14"/>
                <w:lang w:val="ru-RU"/>
              </w:rPr>
            </w:pPr>
            <w:r w:rsidRPr="00AF6838">
              <w:rPr>
                <w:i/>
                <w:color w:val="auto"/>
                <w:sz w:val="14"/>
                <w:szCs w:val="24"/>
                <w:lang w:val="ru-RU"/>
              </w:rPr>
              <w:t>Песок добавляется в обязательном порядке.</w:t>
            </w:r>
            <w:r w:rsidRPr="00AF6838">
              <w:rPr>
                <w:i/>
                <w:sz w:val="14"/>
                <w:szCs w:val="14"/>
                <w:lang w:val="ru-RU"/>
              </w:rPr>
              <w:t>.</w:t>
            </w:r>
          </w:p>
        </w:tc>
      </w:tr>
      <w:tr w:rsidR="00E25995" w:rsidRPr="001D3869" w14:paraId="1C694510" w14:textId="77777777" w:rsidTr="00004EB1">
        <w:trPr>
          <w:gridAfter w:val="1"/>
          <w:wAfter w:w="22" w:type="dxa"/>
          <w:trHeight w:val="288"/>
          <w:jc w:val="center"/>
        </w:trPr>
        <w:tc>
          <w:tcPr>
            <w:tcW w:w="2276" w:type="dxa"/>
            <w:gridSpan w:val="3"/>
            <w:vMerge w:val="restart"/>
            <w:tcBorders>
              <w:top w:val="single" w:sz="12" w:space="0" w:color="auto"/>
            </w:tcBorders>
            <w:vAlign w:val="center"/>
          </w:tcPr>
          <w:p w14:paraId="532E719A" w14:textId="77777777" w:rsidR="00E25995" w:rsidRDefault="00E25995" w:rsidP="008A0BC3">
            <w:pPr>
              <w:autoSpaceDE/>
              <w:autoSpaceDN/>
              <w:adjustRightInd/>
              <w:spacing w:before="0" w:line="240" w:lineRule="auto"/>
              <w:ind w:left="0"/>
              <w:rPr>
                <w:ins w:id="447" w:author="Issayevskiy, Konstantin [STAMGazStroy LLP]" w:date="2025-12-09T17:37:00Z" w16du:dateUtc="2025-12-09T12:37:00Z"/>
                <w:b/>
                <w:color w:val="auto"/>
                <w:sz w:val="16"/>
                <w:szCs w:val="24"/>
              </w:rPr>
            </w:pPr>
            <w:r w:rsidRPr="00D41158">
              <w:rPr>
                <w:b/>
                <w:color w:val="auto"/>
                <w:sz w:val="16"/>
                <w:szCs w:val="24"/>
                <w:lang w:val="ru-RU"/>
              </w:rPr>
              <w:t>ПОВЕРХНОСТНЫЙ СЛОЙ</w:t>
            </w:r>
          </w:p>
          <w:p w14:paraId="25D3DFC3" w14:textId="77777777" w:rsidR="00C2310A" w:rsidRDefault="00C2310A" w:rsidP="008A0BC3">
            <w:pPr>
              <w:autoSpaceDE/>
              <w:autoSpaceDN/>
              <w:adjustRightInd/>
              <w:spacing w:before="0" w:line="240" w:lineRule="auto"/>
              <w:ind w:left="0"/>
              <w:rPr>
                <w:ins w:id="448" w:author="Issayevskiy, Konstantin [STAMGazStroy LLP]" w:date="2025-12-09T17:37:00Z" w16du:dateUtc="2025-12-09T12:37:00Z"/>
                <w:b/>
                <w:color w:val="auto"/>
                <w:sz w:val="16"/>
                <w:szCs w:val="24"/>
              </w:rPr>
            </w:pPr>
          </w:p>
          <w:p w14:paraId="5D2D1C07" w14:textId="68631D9D" w:rsidR="00C2310A" w:rsidRPr="00C2310A" w:rsidRDefault="00C2310A" w:rsidP="008A0BC3">
            <w:pPr>
              <w:autoSpaceDE/>
              <w:autoSpaceDN/>
              <w:adjustRightInd/>
              <w:spacing w:before="0" w:line="240" w:lineRule="auto"/>
              <w:ind w:left="0"/>
              <w:rPr>
                <w:b/>
                <w:color w:val="auto"/>
                <w:sz w:val="16"/>
                <w:szCs w:val="24"/>
              </w:rPr>
            </w:pPr>
            <w:ins w:id="449" w:author="Issayevskiy, Konstantin [STAMGazStroy LLP]" w:date="2025-12-09T17:37:00Z" w16du:dateUtc="2025-12-09T12:37:00Z">
              <w:r w:rsidRPr="00D41158">
                <w:rPr>
                  <w:b/>
                  <w:color w:val="auto"/>
                  <w:sz w:val="16"/>
                  <w:szCs w:val="24"/>
                  <w:lang w:val="ru-RU"/>
                </w:rPr>
                <w:t>Эпоксидное противоскользящее</w:t>
              </w:r>
            </w:ins>
          </w:p>
        </w:tc>
        <w:tc>
          <w:tcPr>
            <w:tcW w:w="2404" w:type="dxa"/>
            <w:tcBorders>
              <w:top w:val="single" w:sz="12" w:space="0" w:color="auto"/>
            </w:tcBorders>
            <w:vAlign w:val="center"/>
          </w:tcPr>
          <w:p w14:paraId="26991754" w14:textId="77777777" w:rsidR="00E25995" w:rsidRPr="001D3869" w:rsidRDefault="00E25995" w:rsidP="008A0BC3">
            <w:pPr>
              <w:autoSpaceDE/>
              <w:autoSpaceDN/>
              <w:adjustRightInd/>
              <w:spacing w:before="0" w:line="240" w:lineRule="auto"/>
              <w:ind w:left="0"/>
              <w:rPr>
                <w:sz w:val="16"/>
                <w:szCs w:val="16"/>
              </w:rPr>
            </w:pPr>
            <w:r w:rsidRPr="001D3869">
              <w:rPr>
                <w:sz w:val="16"/>
                <w:szCs w:val="16"/>
              </w:rPr>
              <w:t>Carboline</w:t>
            </w:r>
          </w:p>
        </w:tc>
        <w:tc>
          <w:tcPr>
            <w:tcW w:w="2932" w:type="dxa"/>
            <w:gridSpan w:val="2"/>
            <w:tcBorders>
              <w:top w:val="single" w:sz="12" w:space="0" w:color="auto"/>
            </w:tcBorders>
            <w:vAlign w:val="center"/>
          </w:tcPr>
          <w:p w14:paraId="5A20C2BD" w14:textId="77777777" w:rsidR="00E25995" w:rsidRPr="00AF6838" w:rsidRDefault="00E25995" w:rsidP="00C56DD9">
            <w:pPr>
              <w:autoSpaceDE/>
              <w:autoSpaceDN/>
              <w:adjustRightInd/>
              <w:spacing w:before="0" w:line="240" w:lineRule="auto"/>
              <w:ind w:left="0"/>
              <w:rPr>
                <w:sz w:val="16"/>
                <w:szCs w:val="16"/>
              </w:rPr>
            </w:pPr>
            <w:proofErr w:type="spellStart"/>
            <w:r w:rsidRPr="00AF6838">
              <w:rPr>
                <w:sz w:val="16"/>
                <w:szCs w:val="16"/>
              </w:rPr>
              <w:t>Carboguard</w:t>
            </w:r>
            <w:proofErr w:type="spellEnd"/>
            <w:r w:rsidRPr="00AF6838">
              <w:rPr>
                <w:sz w:val="16"/>
                <w:szCs w:val="16"/>
              </w:rPr>
              <w:t xml:space="preserve"> </w:t>
            </w:r>
            <w:r w:rsidRPr="00AF6838">
              <w:rPr>
                <w:sz w:val="16"/>
                <w:szCs w:val="16"/>
                <w:lang w:val="ru-RU"/>
              </w:rPr>
              <w:t>1209</w:t>
            </w:r>
            <w:r w:rsidRPr="00AF6838">
              <w:rPr>
                <w:sz w:val="16"/>
                <w:szCs w:val="16"/>
              </w:rPr>
              <w:t xml:space="preserve"> Non-Skid</w:t>
            </w:r>
          </w:p>
        </w:tc>
        <w:tc>
          <w:tcPr>
            <w:tcW w:w="1016" w:type="dxa"/>
            <w:gridSpan w:val="4"/>
            <w:tcBorders>
              <w:top w:val="single" w:sz="12" w:space="0" w:color="auto"/>
            </w:tcBorders>
            <w:vAlign w:val="center"/>
          </w:tcPr>
          <w:p w14:paraId="35DBA29B" w14:textId="77777777" w:rsidR="00E25995" w:rsidRPr="001D3869" w:rsidRDefault="00E25995" w:rsidP="008A0BC3">
            <w:pPr>
              <w:spacing w:before="0" w:line="240" w:lineRule="auto"/>
              <w:ind w:left="0"/>
              <w:jc w:val="center"/>
              <w:rPr>
                <w:sz w:val="16"/>
                <w:szCs w:val="16"/>
              </w:rPr>
            </w:pPr>
            <w:r>
              <w:rPr>
                <w:sz w:val="16"/>
                <w:szCs w:val="16"/>
              </w:rPr>
              <w:t>226</w:t>
            </w:r>
          </w:p>
        </w:tc>
        <w:tc>
          <w:tcPr>
            <w:tcW w:w="1300" w:type="dxa"/>
            <w:tcBorders>
              <w:top w:val="single" w:sz="12" w:space="0" w:color="auto"/>
            </w:tcBorders>
            <w:vAlign w:val="center"/>
          </w:tcPr>
          <w:p w14:paraId="45F9D4E6" w14:textId="77777777" w:rsidR="00E25995" w:rsidRPr="001D3869" w:rsidRDefault="00E25995" w:rsidP="008A0BC3">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E25995" w:rsidRPr="001D3869" w14:paraId="114EAD50" w14:textId="77777777" w:rsidTr="00004EB1">
        <w:trPr>
          <w:gridAfter w:val="1"/>
          <w:wAfter w:w="22" w:type="dxa"/>
          <w:trHeight w:val="288"/>
          <w:jc w:val="center"/>
        </w:trPr>
        <w:tc>
          <w:tcPr>
            <w:tcW w:w="2276" w:type="dxa"/>
            <w:gridSpan w:val="3"/>
            <w:vMerge/>
            <w:vAlign w:val="center"/>
          </w:tcPr>
          <w:p w14:paraId="0D8B318F" w14:textId="1DC289A4" w:rsidR="00E25995" w:rsidRPr="00D41158" w:rsidRDefault="00E25995" w:rsidP="008A0BC3">
            <w:pPr>
              <w:autoSpaceDE/>
              <w:autoSpaceDN/>
              <w:adjustRightInd/>
              <w:spacing w:before="0" w:line="240" w:lineRule="auto"/>
              <w:ind w:left="0"/>
              <w:rPr>
                <w:b/>
                <w:color w:val="auto"/>
                <w:sz w:val="16"/>
                <w:szCs w:val="24"/>
                <w:lang w:val="ru-RU"/>
              </w:rPr>
            </w:pPr>
          </w:p>
        </w:tc>
        <w:tc>
          <w:tcPr>
            <w:tcW w:w="2404" w:type="dxa"/>
            <w:vAlign w:val="center"/>
          </w:tcPr>
          <w:p w14:paraId="2FF8FE03" w14:textId="77777777" w:rsidR="00E25995" w:rsidRPr="001D3869" w:rsidRDefault="00E25995" w:rsidP="008A0BC3">
            <w:pPr>
              <w:autoSpaceDE/>
              <w:autoSpaceDN/>
              <w:adjustRightInd/>
              <w:spacing w:before="0" w:line="240" w:lineRule="auto"/>
              <w:ind w:left="0"/>
              <w:rPr>
                <w:sz w:val="16"/>
                <w:szCs w:val="16"/>
              </w:rPr>
            </w:pPr>
            <w:r w:rsidRPr="001D3869">
              <w:rPr>
                <w:sz w:val="16"/>
                <w:szCs w:val="16"/>
              </w:rPr>
              <w:t>Hempel Coatings (USA), Inc.</w:t>
            </w:r>
          </w:p>
        </w:tc>
        <w:tc>
          <w:tcPr>
            <w:tcW w:w="2932" w:type="dxa"/>
            <w:gridSpan w:val="2"/>
            <w:vAlign w:val="center"/>
          </w:tcPr>
          <w:p w14:paraId="7E4B45E7" w14:textId="77777777" w:rsidR="00E25995" w:rsidRPr="00AF6838" w:rsidRDefault="00E25995" w:rsidP="006F27B6">
            <w:pPr>
              <w:autoSpaceDE/>
              <w:autoSpaceDN/>
              <w:adjustRightInd/>
              <w:spacing w:before="0" w:line="240" w:lineRule="auto"/>
              <w:ind w:left="0"/>
              <w:rPr>
                <w:sz w:val="16"/>
                <w:szCs w:val="16"/>
              </w:rPr>
            </w:pPr>
            <w:proofErr w:type="spellStart"/>
            <w:r w:rsidRPr="00AF6838">
              <w:rPr>
                <w:sz w:val="16"/>
                <w:szCs w:val="16"/>
              </w:rPr>
              <w:t>Hempadur</w:t>
            </w:r>
            <w:proofErr w:type="spellEnd"/>
            <w:r w:rsidRPr="00AF6838">
              <w:rPr>
                <w:sz w:val="16"/>
                <w:szCs w:val="16"/>
              </w:rPr>
              <w:t xml:space="preserve"> Spray-Guard 35493</w:t>
            </w:r>
          </w:p>
          <w:p w14:paraId="7E35825E" w14:textId="65B37479" w:rsidR="00E25995" w:rsidRPr="00AF6838" w:rsidRDefault="00E25995" w:rsidP="00AF6838">
            <w:pPr>
              <w:autoSpaceDE/>
              <w:autoSpaceDN/>
              <w:adjustRightInd/>
              <w:spacing w:before="0" w:line="240" w:lineRule="auto"/>
              <w:ind w:left="0"/>
              <w:rPr>
                <w:sz w:val="16"/>
                <w:szCs w:val="16"/>
              </w:rPr>
            </w:pPr>
            <w:proofErr w:type="spellStart"/>
            <w:r w:rsidRPr="00AF6838">
              <w:rPr>
                <w:sz w:val="16"/>
                <w:szCs w:val="16"/>
              </w:rPr>
              <w:t>Hempadur</w:t>
            </w:r>
            <w:proofErr w:type="spellEnd"/>
            <w:r w:rsidRPr="00AF6838">
              <w:rPr>
                <w:sz w:val="16"/>
                <w:szCs w:val="16"/>
              </w:rPr>
              <w:t xml:space="preserve"> Spray-Guard 35490</w:t>
            </w:r>
          </w:p>
        </w:tc>
        <w:tc>
          <w:tcPr>
            <w:tcW w:w="1016" w:type="dxa"/>
            <w:gridSpan w:val="4"/>
            <w:vAlign w:val="center"/>
          </w:tcPr>
          <w:p w14:paraId="65D742B6" w14:textId="0B14B8A7" w:rsidR="00E25995" w:rsidRPr="001D3869" w:rsidRDefault="00E25995" w:rsidP="008A0BC3">
            <w:pPr>
              <w:spacing w:before="0" w:line="240" w:lineRule="auto"/>
              <w:ind w:left="0"/>
              <w:jc w:val="center"/>
              <w:rPr>
                <w:sz w:val="16"/>
                <w:szCs w:val="16"/>
              </w:rPr>
            </w:pPr>
            <w:r>
              <w:rPr>
                <w:sz w:val="16"/>
                <w:szCs w:val="16"/>
              </w:rPr>
              <w:t>22</w:t>
            </w:r>
          </w:p>
        </w:tc>
        <w:tc>
          <w:tcPr>
            <w:tcW w:w="1300" w:type="dxa"/>
            <w:vAlign w:val="center"/>
          </w:tcPr>
          <w:p w14:paraId="0E2735FC" w14:textId="77777777" w:rsidR="00E25995" w:rsidRPr="001D3869" w:rsidRDefault="00E25995" w:rsidP="008A0BC3">
            <w:pPr>
              <w:autoSpaceDE/>
              <w:autoSpaceDN/>
              <w:adjustRightInd/>
              <w:spacing w:before="0" w:line="240" w:lineRule="auto"/>
              <w:ind w:left="0"/>
              <w:rPr>
                <w:sz w:val="16"/>
                <w:szCs w:val="16"/>
              </w:rPr>
            </w:pPr>
            <w:r>
              <w:rPr>
                <w:sz w:val="16"/>
                <w:szCs w:val="16"/>
              </w:rPr>
              <w:t>140</w:t>
            </w:r>
            <w:r w:rsidRPr="001D3869">
              <w:rPr>
                <w:sz w:val="16"/>
                <w:szCs w:val="16"/>
              </w:rPr>
              <w:t>°</w:t>
            </w:r>
            <w:r>
              <w:rPr>
                <w:sz w:val="16"/>
                <w:szCs w:val="16"/>
              </w:rPr>
              <w:t>C (284</w:t>
            </w:r>
            <w:r w:rsidRPr="001D3869">
              <w:rPr>
                <w:sz w:val="16"/>
                <w:szCs w:val="16"/>
              </w:rPr>
              <w:t>°F</w:t>
            </w:r>
            <w:r>
              <w:rPr>
                <w:sz w:val="16"/>
                <w:szCs w:val="16"/>
              </w:rPr>
              <w:t>)</w:t>
            </w:r>
          </w:p>
        </w:tc>
      </w:tr>
      <w:tr w:rsidR="00E25995" w:rsidRPr="001D3869" w14:paraId="748E8ABE" w14:textId="77777777" w:rsidTr="00004EB1">
        <w:trPr>
          <w:gridAfter w:val="1"/>
          <w:wAfter w:w="22" w:type="dxa"/>
          <w:trHeight w:val="288"/>
          <w:jc w:val="center"/>
        </w:trPr>
        <w:tc>
          <w:tcPr>
            <w:tcW w:w="2276" w:type="dxa"/>
            <w:gridSpan w:val="3"/>
            <w:vMerge/>
            <w:vAlign w:val="center"/>
          </w:tcPr>
          <w:p w14:paraId="125B8259" w14:textId="4CD362B9" w:rsidR="00E25995" w:rsidRPr="00D41158" w:rsidRDefault="00E25995" w:rsidP="008A0BC3">
            <w:pPr>
              <w:autoSpaceDE/>
              <w:autoSpaceDN/>
              <w:adjustRightInd/>
              <w:spacing w:before="0" w:line="240" w:lineRule="auto"/>
              <w:ind w:left="0"/>
              <w:rPr>
                <w:b/>
                <w:color w:val="auto"/>
                <w:sz w:val="16"/>
                <w:szCs w:val="24"/>
                <w:lang w:val="ru-RU"/>
              </w:rPr>
            </w:pPr>
          </w:p>
        </w:tc>
        <w:tc>
          <w:tcPr>
            <w:tcW w:w="2404" w:type="dxa"/>
            <w:vAlign w:val="center"/>
          </w:tcPr>
          <w:p w14:paraId="5BA45138" w14:textId="77777777" w:rsidR="00E25995" w:rsidRPr="001D3869" w:rsidRDefault="00E25995" w:rsidP="008A0BC3">
            <w:pPr>
              <w:autoSpaceDE/>
              <w:autoSpaceDN/>
              <w:adjustRightInd/>
              <w:spacing w:before="0" w:line="240" w:lineRule="auto"/>
              <w:ind w:left="0"/>
              <w:rPr>
                <w:sz w:val="16"/>
                <w:szCs w:val="16"/>
              </w:rPr>
            </w:pPr>
            <w:r w:rsidRPr="001D3869">
              <w:rPr>
                <w:sz w:val="16"/>
                <w:szCs w:val="16"/>
              </w:rPr>
              <w:t>International</w:t>
            </w:r>
          </w:p>
        </w:tc>
        <w:tc>
          <w:tcPr>
            <w:tcW w:w="2932" w:type="dxa"/>
            <w:gridSpan w:val="2"/>
            <w:vAlign w:val="center"/>
          </w:tcPr>
          <w:p w14:paraId="49CCB6B9" w14:textId="678C177F" w:rsidR="00E25995" w:rsidRPr="00AF6838" w:rsidRDefault="00E25995" w:rsidP="008A0BC3">
            <w:pPr>
              <w:autoSpaceDE/>
              <w:autoSpaceDN/>
              <w:adjustRightInd/>
              <w:spacing w:before="0" w:line="240" w:lineRule="auto"/>
              <w:ind w:left="0"/>
              <w:rPr>
                <w:sz w:val="16"/>
                <w:szCs w:val="16"/>
              </w:rPr>
            </w:pPr>
            <w:r w:rsidRPr="00AF6838">
              <w:rPr>
                <w:sz w:val="16"/>
                <w:szCs w:val="16"/>
              </w:rPr>
              <w:t xml:space="preserve">Interzone 485 </w:t>
            </w:r>
          </w:p>
        </w:tc>
        <w:tc>
          <w:tcPr>
            <w:tcW w:w="1016" w:type="dxa"/>
            <w:gridSpan w:val="4"/>
            <w:vAlign w:val="center"/>
          </w:tcPr>
          <w:p w14:paraId="4D8AA7D4" w14:textId="183F713F" w:rsidR="00E25995" w:rsidRPr="001D3869" w:rsidRDefault="00E25995" w:rsidP="008A0BC3">
            <w:pPr>
              <w:spacing w:before="0" w:line="240" w:lineRule="auto"/>
              <w:ind w:left="0"/>
              <w:jc w:val="center"/>
              <w:rPr>
                <w:sz w:val="16"/>
                <w:szCs w:val="16"/>
              </w:rPr>
            </w:pPr>
            <w:r>
              <w:rPr>
                <w:sz w:val="16"/>
                <w:szCs w:val="16"/>
              </w:rPr>
              <w:t>30</w:t>
            </w:r>
          </w:p>
        </w:tc>
        <w:tc>
          <w:tcPr>
            <w:tcW w:w="1300" w:type="dxa"/>
            <w:vAlign w:val="center"/>
          </w:tcPr>
          <w:p w14:paraId="5B555AF0" w14:textId="77777777" w:rsidR="00E25995" w:rsidRPr="001D3869" w:rsidRDefault="00E25995" w:rsidP="008A0BC3">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E25995" w:rsidRPr="001D3869" w14:paraId="0AD0AB36" w14:textId="77777777" w:rsidTr="00004EB1">
        <w:trPr>
          <w:gridAfter w:val="1"/>
          <w:wAfter w:w="22" w:type="dxa"/>
          <w:trHeight w:val="288"/>
          <w:jc w:val="center"/>
        </w:trPr>
        <w:tc>
          <w:tcPr>
            <w:tcW w:w="2276" w:type="dxa"/>
            <w:gridSpan w:val="3"/>
            <w:vMerge/>
            <w:vAlign w:val="center"/>
          </w:tcPr>
          <w:p w14:paraId="1B6D87E6" w14:textId="77777777" w:rsidR="00E25995" w:rsidRPr="001D3869" w:rsidRDefault="00E25995" w:rsidP="008A0BC3">
            <w:pPr>
              <w:jc w:val="center"/>
              <w:rPr>
                <w:b/>
                <w:sz w:val="16"/>
                <w:szCs w:val="16"/>
              </w:rPr>
            </w:pPr>
          </w:p>
        </w:tc>
        <w:tc>
          <w:tcPr>
            <w:tcW w:w="2404" w:type="dxa"/>
            <w:vAlign w:val="center"/>
          </w:tcPr>
          <w:p w14:paraId="5403332F" w14:textId="77777777" w:rsidR="00E25995" w:rsidRPr="001D3869" w:rsidRDefault="00E25995" w:rsidP="008A0BC3">
            <w:pPr>
              <w:autoSpaceDE/>
              <w:autoSpaceDN/>
              <w:adjustRightInd/>
              <w:spacing w:before="0" w:line="240" w:lineRule="auto"/>
              <w:ind w:left="0"/>
              <w:rPr>
                <w:sz w:val="16"/>
                <w:szCs w:val="16"/>
              </w:rPr>
            </w:pPr>
            <w:r w:rsidRPr="001D3869">
              <w:rPr>
                <w:sz w:val="16"/>
                <w:szCs w:val="16"/>
              </w:rPr>
              <w:t>Jotun Paints</w:t>
            </w:r>
          </w:p>
        </w:tc>
        <w:tc>
          <w:tcPr>
            <w:tcW w:w="2932" w:type="dxa"/>
            <w:gridSpan w:val="2"/>
            <w:vAlign w:val="center"/>
          </w:tcPr>
          <w:p w14:paraId="19CF677F" w14:textId="0B78DF2B" w:rsidR="00E25995" w:rsidRPr="00AF6838" w:rsidRDefault="00E25995" w:rsidP="008A0BC3">
            <w:pPr>
              <w:autoSpaceDE/>
              <w:autoSpaceDN/>
              <w:adjustRightInd/>
              <w:spacing w:before="0" w:line="240" w:lineRule="auto"/>
              <w:ind w:left="0"/>
              <w:rPr>
                <w:sz w:val="16"/>
                <w:szCs w:val="16"/>
              </w:rPr>
            </w:pPr>
            <w:r w:rsidRPr="00AF6838">
              <w:rPr>
                <w:sz w:val="16"/>
                <w:szCs w:val="16"/>
              </w:rPr>
              <w:t>Marathon 1000 GF</w:t>
            </w:r>
          </w:p>
        </w:tc>
        <w:tc>
          <w:tcPr>
            <w:tcW w:w="1016" w:type="dxa"/>
            <w:gridSpan w:val="4"/>
            <w:vAlign w:val="center"/>
          </w:tcPr>
          <w:p w14:paraId="44C2294F" w14:textId="4080B257" w:rsidR="00E25995" w:rsidRPr="001D3869" w:rsidRDefault="00E25995" w:rsidP="008A0BC3">
            <w:pPr>
              <w:spacing w:before="0" w:line="240" w:lineRule="auto"/>
              <w:ind w:left="0"/>
              <w:jc w:val="center"/>
              <w:rPr>
                <w:sz w:val="16"/>
                <w:szCs w:val="16"/>
              </w:rPr>
            </w:pPr>
            <w:r>
              <w:rPr>
                <w:sz w:val="16"/>
                <w:szCs w:val="16"/>
              </w:rPr>
              <w:t>57</w:t>
            </w:r>
          </w:p>
        </w:tc>
        <w:tc>
          <w:tcPr>
            <w:tcW w:w="1300" w:type="dxa"/>
            <w:vAlign w:val="center"/>
          </w:tcPr>
          <w:p w14:paraId="67B7A20D" w14:textId="77777777" w:rsidR="00E25995" w:rsidRPr="001D3869" w:rsidRDefault="00E25995" w:rsidP="008A0BC3">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E25995" w:rsidRPr="001D3869" w14:paraId="3EFCA563" w14:textId="77777777" w:rsidTr="00004EB1">
        <w:trPr>
          <w:gridAfter w:val="1"/>
          <w:wAfter w:w="22" w:type="dxa"/>
          <w:trHeight w:val="288"/>
          <w:jc w:val="center"/>
        </w:trPr>
        <w:tc>
          <w:tcPr>
            <w:tcW w:w="2276" w:type="dxa"/>
            <w:gridSpan w:val="3"/>
            <w:vMerge w:val="restart"/>
            <w:vAlign w:val="center"/>
          </w:tcPr>
          <w:p w14:paraId="1AC456DA" w14:textId="593F61B3" w:rsidR="00E25995" w:rsidRPr="00E25995" w:rsidRDefault="00E25995" w:rsidP="00E25995">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404" w:type="dxa"/>
            <w:vAlign w:val="center"/>
          </w:tcPr>
          <w:p w14:paraId="7944B279" w14:textId="77777777" w:rsidR="00E25995" w:rsidRPr="001D3869" w:rsidRDefault="00E25995" w:rsidP="008A0BC3">
            <w:pPr>
              <w:autoSpaceDE/>
              <w:autoSpaceDN/>
              <w:adjustRightInd/>
              <w:spacing w:before="0" w:line="240" w:lineRule="auto"/>
              <w:ind w:left="0"/>
              <w:rPr>
                <w:sz w:val="16"/>
                <w:szCs w:val="16"/>
              </w:rPr>
            </w:pPr>
            <w:r>
              <w:rPr>
                <w:sz w:val="16"/>
                <w:szCs w:val="16"/>
              </w:rPr>
              <w:t>PPG</w:t>
            </w:r>
          </w:p>
        </w:tc>
        <w:tc>
          <w:tcPr>
            <w:tcW w:w="2932" w:type="dxa"/>
            <w:gridSpan w:val="2"/>
            <w:vAlign w:val="center"/>
          </w:tcPr>
          <w:p w14:paraId="5B7FBE85" w14:textId="77777777" w:rsidR="00E25995" w:rsidRPr="00AF6838" w:rsidRDefault="00E25995" w:rsidP="008A0BC3">
            <w:pPr>
              <w:autoSpaceDE/>
              <w:autoSpaceDN/>
              <w:adjustRightInd/>
              <w:spacing w:before="0" w:line="240" w:lineRule="auto"/>
              <w:ind w:left="0"/>
              <w:rPr>
                <w:sz w:val="16"/>
                <w:szCs w:val="16"/>
              </w:rPr>
            </w:pPr>
            <w:proofErr w:type="spellStart"/>
            <w:r w:rsidRPr="00AF6838">
              <w:rPr>
                <w:sz w:val="16"/>
                <w:szCs w:val="16"/>
              </w:rPr>
              <w:t>Amerlock</w:t>
            </w:r>
            <w:proofErr w:type="spellEnd"/>
            <w:r w:rsidRPr="00AF6838">
              <w:rPr>
                <w:sz w:val="16"/>
                <w:szCs w:val="16"/>
              </w:rPr>
              <w:t xml:space="preserve"> 1090 or </w:t>
            </w:r>
            <w:proofErr w:type="spellStart"/>
            <w:r w:rsidRPr="00AF6838">
              <w:rPr>
                <w:sz w:val="16"/>
                <w:szCs w:val="16"/>
              </w:rPr>
              <w:t>Sigmashield</w:t>
            </w:r>
            <w:proofErr w:type="spellEnd"/>
            <w:r w:rsidRPr="00AF6838">
              <w:rPr>
                <w:sz w:val="16"/>
                <w:szCs w:val="16"/>
              </w:rPr>
              <w:t xml:space="preserve"> 1090</w:t>
            </w:r>
          </w:p>
        </w:tc>
        <w:tc>
          <w:tcPr>
            <w:tcW w:w="1016" w:type="dxa"/>
            <w:gridSpan w:val="4"/>
            <w:vAlign w:val="center"/>
          </w:tcPr>
          <w:p w14:paraId="4EBCEA2E" w14:textId="03D5C7C0" w:rsidR="00E25995" w:rsidRPr="001D3869" w:rsidRDefault="00E25995" w:rsidP="008A0BC3">
            <w:pPr>
              <w:spacing w:before="0" w:line="240" w:lineRule="auto"/>
              <w:ind w:left="0"/>
              <w:jc w:val="center"/>
              <w:rPr>
                <w:sz w:val="16"/>
                <w:szCs w:val="16"/>
              </w:rPr>
            </w:pPr>
            <w:r>
              <w:rPr>
                <w:sz w:val="16"/>
                <w:szCs w:val="16"/>
              </w:rPr>
              <w:t>68</w:t>
            </w:r>
          </w:p>
        </w:tc>
        <w:tc>
          <w:tcPr>
            <w:tcW w:w="1300" w:type="dxa"/>
            <w:vAlign w:val="center"/>
          </w:tcPr>
          <w:p w14:paraId="4070B5D6" w14:textId="77777777" w:rsidR="00E25995" w:rsidRPr="001D3869" w:rsidRDefault="00E25995" w:rsidP="008A0BC3">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83B28" w:rsidRPr="001D3869" w14:paraId="684C75F9" w14:textId="77777777" w:rsidTr="00004EB1">
        <w:trPr>
          <w:gridAfter w:val="1"/>
          <w:wAfter w:w="22" w:type="dxa"/>
          <w:trHeight w:val="288"/>
          <w:jc w:val="center"/>
          <w:ins w:id="450" w:author="Issayevskiy, Konstantin [STAMGazStroy LLP]" w:date="2025-12-09T17:36:00Z"/>
        </w:trPr>
        <w:tc>
          <w:tcPr>
            <w:tcW w:w="2276" w:type="dxa"/>
            <w:gridSpan w:val="3"/>
            <w:vMerge/>
            <w:vAlign w:val="center"/>
          </w:tcPr>
          <w:p w14:paraId="4519DD59" w14:textId="77777777" w:rsidR="00383B28" w:rsidRPr="001D3869" w:rsidRDefault="00383B28" w:rsidP="00383B28">
            <w:pPr>
              <w:jc w:val="center"/>
              <w:rPr>
                <w:ins w:id="451" w:author="Issayevskiy, Konstantin [STAMGazStroy LLP]" w:date="2025-12-09T17:36:00Z" w16du:dateUtc="2025-12-09T12:36:00Z"/>
                <w:b/>
                <w:sz w:val="16"/>
                <w:szCs w:val="16"/>
              </w:rPr>
            </w:pPr>
          </w:p>
        </w:tc>
        <w:tc>
          <w:tcPr>
            <w:tcW w:w="2404" w:type="dxa"/>
            <w:vAlign w:val="center"/>
          </w:tcPr>
          <w:p w14:paraId="0C4D7E1F" w14:textId="50F25122" w:rsidR="00383B28" w:rsidRPr="001D3869" w:rsidRDefault="00383B28" w:rsidP="00383B28">
            <w:pPr>
              <w:autoSpaceDE/>
              <w:autoSpaceDN/>
              <w:adjustRightInd/>
              <w:spacing w:before="0" w:line="240" w:lineRule="auto"/>
              <w:ind w:left="0"/>
              <w:rPr>
                <w:ins w:id="452" w:author="Issayevskiy, Konstantin [STAMGazStroy LLP]" w:date="2025-12-09T17:36:00Z" w16du:dateUtc="2025-12-09T12:36:00Z"/>
                <w:sz w:val="16"/>
                <w:szCs w:val="16"/>
              </w:rPr>
            </w:pPr>
            <w:proofErr w:type="spellStart"/>
            <w:ins w:id="453" w:author="Issayevskiy, Konstantin [STAMGazStroy LLP]" w:date="2025-12-09T17:36:00Z" w16du:dateUtc="2025-12-09T12:36:00Z">
              <w:r w:rsidRPr="00A970A6">
                <w:rPr>
                  <w:sz w:val="16"/>
                  <w:szCs w:val="16"/>
                </w:rPr>
                <w:t>Hummervoll</w:t>
              </w:r>
              <w:proofErr w:type="spellEnd"/>
            </w:ins>
          </w:p>
        </w:tc>
        <w:tc>
          <w:tcPr>
            <w:tcW w:w="2932" w:type="dxa"/>
            <w:gridSpan w:val="2"/>
            <w:vAlign w:val="center"/>
          </w:tcPr>
          <w:p w14:paraId="13EC1620" w14:textId="44412042" w:rsidR="00383B28" w:rsidRPr="00AF6838" w:rsidRDefault="00383B28" w:rsidP="00383B28">
            <w:pPr>
              <w:autoSpaceDE/>
              <w:autoSpaceDN/>
              <w:adjustRightInd/>
              <w:spacing w:before="0" w:line="240" w:lineRule="auto"/>
              <w:ind w:left="0"/>
              <w:rPr>
                <w:ins w:id="454" w:author="Issayevskiy, Konstantin [STAMGazStroy LLP]" w:date="2025-12-09T17:36:00Z" w16du:dateUtc="2025-12-09T12:36:00Z"/>
                <w:sz w:val="16"/>
                <w:szCs w:val="16"/>
              </w:rPr>
            </w:pPr>
            <w:ins w:id="455" w:author="Issayevskiy, Konstantin [STAMGazStroy LLP]" w:date="2025-12-09T17:36:00Z" w16du:dateUtc="2025-12-09T12:36:00Z">
              <w:r w:rsidRPr="00AF6838">
                <w:rPr>
                  <w:sz w:val="16"/>
                  <w:szCs w:val="16"/>
                </w:rPr>
                <w:t>Hi EP Deck Coat</w:t>
              </w:r>
            </w:ins>
          </w:p>
        </w:tc>
        <w:tc>
          <w:tcPr>
            <w:tcW w:w="1016" w:type="dxa"/>
            <w:gridSpan w:val="4"/>
            <w:vAlign w:val="center"/>
          </w:tcPr>
          <w:p w14:paraId="63197934" w14:textId="77777777" w:rsidR="00383B28" w:rsidRDefault="00383B28" w:rsidP="00383B28">
            <w:pPr>
              <w:spacing w:before="0" w:line="240" w:lineRule="auto"/>
              <w:ind w:left="0"/>
              <w:jc w:val="center"/>
              <w:rPr>
                <w:ins w:id="456" w:author="Issayevskiy, Konstantin [STAMGazStroy LLP]" w:date="2025-12-09T17:36:00Z" w16du:dateUtc="2025-12-09T12:36:00Z"/>
                <w:sz w:val="16"/>
                <w:szCs w:val="16"/>
              </w:rPr>
            </w:pPr>
          </w:p>
        </w:tc>
        <w:tc>
          <w:tcPr>
            <w:tcW w:w="1300" w:type="dxa"/>
            <w:vAlign w:val="center"/>
          </w:tcPr>
          <w:p w14:paraId="634BA6D7" w14:textId="698878ED" w:rsidR="00383B28" w:rsidRDefault="00383B28" w:rsidP="00383B28">
            <w:pPr>
              <w:autoSpaceDE/>
              <w:autoSpaceDN/>
              <w:adjustRightInd/>
              <w:spacing w:before="0" w:line="240" w:lineRule="auto"/>
              <w:ind w:left="0"/>
              <w:rPr>
                <w:ins w:id="457" w:author="Issayevskiy, Konstantin [STAMGazStroy LLP]" w:date="2025-12-09T17:36:00Z" w16du:dateUtc="2025-12-09T12:36:00Z"/>
                <w:sz w:val="16"/>
                <w:szCs w:val="16"/>
              </w:rPr>
            </w:pPr>
            <w:ins w:id="458" w:author="Issayevskiy, Konstantin [STAMGazStroy LLP]" w:date="2025-12-09T17:36:00Z" w16du:dateUtc="2025-12-09T12:36:00Z">
              <w:r>
                <w:rPr>
                  <w:sz w:val="16"/>
                  <w:szCs w:val="16"/>
                </w:rPr>
                <w:t>121</w:t>
              </w:r>
              <w:r w:rsidRPr="001D3869">
                <w:rPr>
                  <w:sz w:val="16"/>
                  <w:szCs w:val="16"/>
                </w:rPr>
                <w:t>°</w:t>
              </w:r>
              <w:r>
                <w:rPr>
                  <w:sz w:val="16"/>
                  <w:szCs w:val="16"/>
                </w:rPr>
                <w:t>C (250</w:t>
              </w:r>
              <w:r w:rsidRPr="001D3869">
                <w:rPr>
                  <w:sz w:val="16"/>
                  <w:szCs w:val="16"/>
                </w:rPr>
                <w:t>°F</w:t>
              </w:r>
              <w:r>
                <w:rPr>
                  <w:sz w:val="16"/>
                  <w:szCs w:val="16"/>
                </w:rPr>
                <w:t>)</w:t>
              </w:r>
            </w:ins>
          </w:p>
        </w:tc>
      </w:tr>
      <w:tr w:rsidR="00383B28" w:rsidRPr="001D3869" w14:paraId="27C44D48" w14:textId="77777777" w:rsidTr="00004EB1">
        <w:trPr>
          <w:gridAfter w:val="1"/>
          <w:wAfter w:w="22" w:type="dxa"/>
          <w:trHeight w:val="288"/>
          <w:jc w:val="center"/>
        </w:trPr>
        <w:tc>
          <w:tcPr>
            <w:tcW w:w="2276" w:type="dxa"/>
            <w:gridSpan w:val="3"/>
            <w:vMerge/>
            <w:vAlign w:val="center"/>
          </w:tcPr>
          <w:p w14:paraId="062C4F62" w14:textId="77777777" w:rsidR="00383B28" w:rsidRPr="001D3869" w:rsidRDefault="00383B28" w:rsidP="00383B28">
            <w:pPr>
              <w:jc w:val="center"/>
              <w:rPr>
                <w:b/>
                <w:sz w:val="16"/>
                <w:szCs w:val="16"/>
              </w:rPr>
            </w:pPr>
          </w:p>
        </w:tc>
        <w:tc>
          <w:tcPr>
            <w:tcW w:w="2404" w:type="dxa"/>
            <w:vAlign w:val="center"/>
          </w:tcPr>
          <w:p w14:paraId="6CEE1C72" w14:textId="77777777" w:rsidR="00383B28" w:rsidRPr="001D3869" w:rsidRDefault="00383B28" w:rsidP="00383B28">
            <w:pPr>
              <w:autoSpaceDE/>
              <w:autoSpaceDN/>
              <w:adjustRightInd/>
              <w:spacing w:before="0" w:line="240" w:lineRule="auto"/>
              <w:ind w:left="0"/>
              <w:rPr>
                <w:sz w:val="16"/>
                <w:szCs w:val="16"/>
              </w:rPr>
            </w:pPr>
            <w:r w:rsidRPr="001D3869">
              <w:rPr>
                <w:sz w:val="16"/>
                <w:szCs w:val="16"/>
              </w:rPr>
              <w:t>Sherwin Williams</w:t>
            </w:r>
          </w:p>
        </w:tc>
        <w:tc>
          <w:tcPr>
            <w:tcW w:w="2932" w:type="dxa"/>
            <w:gridSpan w:val="2"/>
            <w:vAlign w:val="center"/>
          </w:tcPr>
          <w:p w14:paraId="05C623F3" w14:textId="77777777" w:rsidR="00383B28" w:rsidRPr="00AF6838" w:rsidRDefault="00383B28" w:rsidP="00383B28">
            <w:pPr>
              <w:autoSpaceDE/>
              <w:autoSpaceDN/>
              <w:adjustRightInd/>
              <w:spacing w:before="0" w:line="240" w:lineRule="auto"/>
              <w:ind w:left="0"/>
              <w:rPr>
                <w:sz w:val="16"/>
                <w:szCs w:val="16"/>
              </w:rPr>
            </w:pPr>
            <w:proofErr w:type="spellStart"/>
            <w:r w:rsidRPr="00AF6838">
              <w:rPr>
                <w:sz w:val="16"/>
                <w:szCs w:val="16"/>
              </w:rPr>
              <w:t>Macropoxy</w:t>
            </w:r>
            <w:proofErr w:type="spellEnd"/>
            <w:r w:rsidRPr="00AF6838">
              <w:rPr>
                <w:sz w:val="16"/>
                <w:szCs w:val="16"/>
              </w:rPr>
              <w:t xml:space="preserve"> 646 FF Series</w:t>
            </w:r>
          </w:p>
        </w:tc>
        <w:tc>
          <w:tcPr>
            <w:tcW w:w="1016" w:type="dxa"/>
            <w:gridSpan w:val="4"/>
            <w:vAlign w:val="center"/>
          </w:tcPr>
          <w:p w14:paraId="1D5DCF5C" w14:textId="77777777" w:rsidR="00383B28" w:rsidRPr="001D3869" w:rsidRDefault="00383B28" w:rsidP="00383B28">
            <w:pPr>
              <w:spacing w:before="0" w:line="240" w:lineRule="auto"/>
              <w:ind w:left="0"/>
              <w:jc w:val="center"/>
              <w:rPr>
                <w:sz w:val="16"/>
                <w:szCs w:val="16"/>
              </w:rPr>
            </w:pPr>
            <w:r>
              <w:rPr>
                <w:sz w:val="16"/>
                <w:szCs w:val="16"/>
              </w:rPr>
              <w:t>100-250</w:t>
            </w:r>
          </w:p>
        </w:tc>
        <w:tc>
          <w:tcPr>
            <w:tcW w:w="1300" w:type="dxa"/>
            <w:vAlign w:val="center"/>
          </w:tcPr>
          <w:p w14:paraId="32E8CB19" w14:textId="77777777" w:rsidR="00383B28" w:rsidRPr="001D3869" w:rsidRDefault="00383B28" w:rsidP="00383B28">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83B28" w:rsidRPr="00BC5FF9" w14:paraId="34E2D66B" w14:textId="77777777" w:rsidTr="00F029EB">
        <w:trPr>
          <w:gridAfter w:val="1"/>
          <w:wAfter w:w="22" w:type="dxa"/>
          <w:trHeight w:val="288"/>
          <w:jc w:val="center"/>
        </w:trPr>
        <w:tc>
          <w:tcPr>
            <w:tcW w:w="2276" w:type="dxa"/>
            <w:gridSpan w:val="3"/>
            <w:tcBorders>
              <w:bottom w:val="single" w:sz="12" w:space="0" w:color="auto"/>
            </w:tcBorders>
            <w:vAlign w:val="center"/>
          </w:tcPr>
          <w:p w14:paraId="30D59CC6" w14:textId="77777777" w:rsidR="00383B28" w:rsidRPr="001D3869" w:rsidRDefault="00383B28" w:rsidP="00383B28">
            <w:pPr>
              <w:jc w:val="center"/>
              <w:rPr>
                <w:i/>
                <w:sz w:val="14"/>
                <w:szCs w:val="14"/>
              </w:rPr>
            </w:pPr>
          </w:p>
        </w:tc>
        <w:tc>
          <w:tcPr>
            <w:tcW w:w="7652" w:type="dxa"/>
            <w:gridSpan w:val="8"/>
            <w:tcBorders>
              <w:bottom w:val="single" w:sz="12" w:space="0" w:color="auto"/>
            </w:tcBorders>
            <w:vAlign w:val="center"/>
          </w:tcPr>
          <w:p w14:paraId="0DEC14B3" w14:textId="77777777" w:rsidR="00383B28" w:rsidRPr="00AF6838" w:rsidRDefault="00383B28" w:rsidP="00383B28">
            <w:pPr>
              <w:autoSpaceDE/>
              <w:autoSpaceDN/>
              <w:adjustRightInd/>
              <w:spacing w:before="0" w:line="240" w:lineRule="auto"/>
              <w:ind w:left="0"/>
              <w:rPr>
                <w:i/>
                <w:color w:val="auto"/>
                <w:sz w:val="14"/>
                <w:szCs w:val="14"/>
                <w:lang w:val="ru-RU"/>
              </w:rPr>
            </w:pPr>
            <w:r w:rsidRPr="00AF6838">
              <w:rPr>
                <w:i/>
                <w:color w:val="auto"/>
                <w:sz w:val="14"/>
                <w:szCs w:val="24"/>
                <w:lang w:val="ru-RU"/>
              </w:rPr>
              <w:t>Методика нанесения (спрей, ролик, кисть) зависит от выбранного поставщика покрытия.</w:t>
            </w:r>
          </w:p>
        </w:tc>
      </w:tr>
      <w:tr w:rsidR="00383B28" w:rsidRPr="001D3869" w14:paraId="0D69F768" w14:textId="77777777" w:rsidTr="00004EB1">
        <w:trPr>
          <w:gridAfter w:val="1"/>
          <w:wAfter w:w="22" w:type="dxa"/>
          <w:trHeight w:val="288"/>
          <w:jc w:val="center"/>
        </w:trPr>
        <w:tc>
          <w:tcPr>
            <w:tcW w:w="2276" w:type="dxa"/>
            <w:gridSpan w:val="3"/>
            <w:vMerge w:val="restart"/>
            <w:tcBorders>
              <w:top w:val="single" w:sz="12" w:space="0" w:color="auto"/>
            </w:tcBorders>
            <w:vAlign w:val="center"/>
          </w:tcPr>
          <w:p w14:paraId="7D4893F8" w14:textId="77777777" w:rsidR="00383B28" w:rsidRPr="00D41158" w:rsidRDefault="00383B28" w:rsidP="00383B28">
            <w:pPr>
              <w:autoSpaceDE/>
              <w:autoSpaceDN/>
              <w:adjustRightInd/>
              <w:spacing w:before="0" w:line="240" w:lineRule="auto"/>
              <w:ind w:left="0"/>
              <w:rPr>
                <w:b/>
                <w:color w:val="auto"/>
                <w:sz w:val="16"/>
                <w:szCs w:val="24"/>
                <w:lang w:val="ru-RU"/>
              </w:rPr>
            </w:pPr>
            <w:r w:rsidRPr="00D41158">
              <w:rPr>
                <w:b/>
                <w:color w:val="auto"/>
                <w:sz w:val="16"/>
                <w:szCs w:val="24"/>
                <w:lang w:val="ru-RU"/>
              </w:rPr>
              <w:t>ВТОРИЧНОЕ ПОВЕРХНОСТНОЕ ПОКРЫТИЕ</w:t>
            </w:r>
          </w:p>
        </w:tc>
        <w:tc>
          <w:tcPr>
            <w:tcW w:w="2404" w:type="dxa"/>
            <w:tcBorders>
              <w:top w:val="single" w:sz="12" w:space="0" w:color="auto"/>
            </w:tcBorders>
            <w:vAlign w:val="center"/>
          </w:tcPr>
          <w:p w14:paraId="64618DC6" w14:textId="77777777" w:rsidR="00383B28" w:rsidRPr="001D3869" w:rsidRDefault="00383B28" w:rsidP="00383B28">
            <w:pPr>
              <w:autoSpaceDE/>
              <w:autoSpaceDN/>
              <w:adjustRightInd/>
              <w:spacing w:before="0" w:line="240" w:lineRule="auto"/>
              <w:ind w:left="0"/>
              <w:rPr>
                <w:sz w:val="16"/>
                <w:szCs w:val="16"/>
              </w:rPr>
            </w:pPr>
            <w:r w:rsidRPr="001D3869">
              <w:rPr>
                <w:sz w:val="16"/>
                <w:szCs w:val="16"/>
              </w:rPr>
              <w:t>Carboline</w:t>
            </w:r>
          </w:p>
        </w:tc>
        <w:tc>
          <w:tcPr>
            <w:tcW w:w="2932" w:type="dxa"/>
            <w:gridSpan w:val="2"/>
            <w:tcBorders>
              <w:top w:val="single" w:sz="12" w:space="0" w:color="auto"/>
            </w:tcBorders>
            <w:vAlign w:val="center"/>
          </w:tcPr>
          <w:p w14:paraId="0D88C85D" w14:textId="77777777" w:rsidR="00383B28" w:rsidRPr="00AF6838" w:rsidRDefault="00383B28" w:rsidP="00383B28">
            <w:pPr>
              <w:autoSpaceDE/>
              <w:autoSpaceDN/>
              <w:adjustRightInd/>
              <w:spacing w:before="0" w:line="240" w:lineRule="auto"/>
              <w:ind w:left="0"/>
              <w:rPr>
                <w:sz w:val="16"/>
                <w:szCs w:val="16"/>
              </w:rPr>
            </w:pPr>
            <w:r w:rsidRPr="00AF6838">
              <w:rPr>
                <w:sz w:val="16"/>
                <w:szCs w:val="16"/>
              </w:rPr>
              <w:t>Carbothane134 Series</w:t>
            </w:r>
          </w:p>
        </w:tc>
        <w:tc>
          <w:tcPr>
            <w:tcW w:w="1016" w:type="dxa"/>
            <w:gridSpan w:val="4"/>
            <w:tcBorders>
              <w:top w:val="single" w:sz="12" w:space="0" w:color="auto"/>
            </w:tcBorders>
            <w:vAlign w:val="center"/>
          </w:tcPr>
          <w:p w14:paraId="537B4CAF" w14:textId="15F17D50" w:rsidR="00383B28" w:rsidRPr="001D3869" w:rsidRDefault="00383B28" w:rsidP="00383B28">
            <w:pPr>
              <w:spacing w:before="0" w:line="240" w:lineRule="auto"/>
              <w:ind w:left="0"/>
              <w:jc w:val="center"/>
              <w:rPr>
                <w:sz w:val="16"/>
                <w:szCs w:val="16"/>
              </w:rPr>
            </w:pPr>
            <w:del w:id="459" w:author="Kurmanov, Aidyn [STAMGazStroy LLP]" w:date="2025-12-09T16:12:00Z" w16du:dateUtc="2025-12-09T11:12:00Z">
              <w:r>
                <w:rPr>
                  <w:sz w:val="16"/>
                  <w:szCs w:val="16"/>
                </w:rPr>
                <w:delText>190-288</w:delText>
              </w:r>
            </w:del>
            <w:ins w:id="460" w:author="Kurmanov, Aidyn [STAMGazStroy LLP]" w:date="2025-12-09T16:12:00Z" w16du:dateUtc="2025-12-09T11:12:00Z">
              <w:r>
                <w:rPr>
                  <w:sz w:val="16"/>
                  <w:szCs w:val="16"/>
                </w:rPr>
                <w:t>288</w:t>
              </w:r>
            </w:ins>
          </w:p>
        </w:tc>
        <w:tc>
          <w:tcPr>
            <w:tcW w:w="1300" w:type="dxa"/>
            <w:tcBorders>
              <w:top w:val="single" w:sz="12" w:space="0" w:color="auto"/>
            </w:tcBorders>
            <w:vAlign w:val="center"/>
          </w:tcPr>
          <w:p w14:paraId="3C39B88E" w14:textId="77777777" w:rsidR="00383B28" w:rsidRPr="001D3869" w:rsidRDefault="00383B28" w:rsidP="00383B28">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83B28" w:rsidRPr="001D3869" w14:paraId="0C45AFB9" w14:textId="77777777" w:rsidTr="00004EB1">
        <w:trPr>
          <w:gridAfter w:val="1"/>
          <w:wAfter w:w="22" w:type="dxa"/>
          <w:trHeight w:val="288"/>
          <w:jc w:val="center"/>
        </w:trPr>
        <w:tc>
          <w:tcPr>
            <w:tcW w:w="2276" w:type="dxa"/>
            <w:gridSpan w:val="3"/>
            <w:vMerge/>
            <w:vAlign w:val="center"/>
          </w:tcPr>
          <w:p w14:paraId="3544FFC3" w14:textId="6781B547" w:rsidR="00383B28" w:rsidRPr="00D41158" w:rsidRDefault="00383B28" w:rsidP="00383B28">
            <w:pPr>
              <w:autoSpaceDE/>
              <w:autoSpaceDN/>
              <w:adjustRightInd/>
              <w:spacing w:before="0" w:line="240" w:lineRule="auto"/>
              <w:ind w:left="0"/>
              <w:rPr>
                <w:b/>
                <w:color w:val="auto"/>
                <w:sz w:val="16"/>
                <w:szCs w:val="24"/>
                <w:lang w:val="ru-RU"/>
              </w:rPr>
            </w:pPr>
          </w:p>
        </w:tc>
        <w:tc>
          <w:tcPr>
            <w:tcW w:w="2404" w:type="dxa"/>
            <w:vAlign w:val="center"/>
          </w:tcPr>
          <w:p w14:paraId="3314B169" w14:textId="77777777" w:rsidR="00383B28" w:rsidRPr="001D3869" w:rsidRDefault="00383B28" w:rsidP="00383B28">
            <w:pPr>
              <w:autoSpaceDE/>
              <w:autoSpaceDN/>
              <w:adjustRightInd/>
              <w:spacing w:before="0" w:line="240" w:lineRule="auto"/>
              <w:ind w:left="0"/>
              <w:rPr>
                <w:sz w:val="16"/>
                <w:szCs w:val="16"/>
              </w:rPr>
            </w:pPr>
            <w:r w:rsidRPr="001D3869">
              <w:rPr>
                <w:sz w:val="16"/>
                <w:szCs w:val="16"/>
              </w:rPr>
              <w:t>Hempel Coatings (USA), Inc.</w:t>
            </w:r>
          </w:p>
        </w:tc>
        <w:tc>
          <w:tcPr>
            <w:tcW w:w="2932" w:type="dxa"/>
            <w:gridSpan w:val="2"/>
            <w:vAlign w:val="center"/>
          </w:tcPr>
          <w:p w14:paraId="3BE6CD41" w14:textId="1D87DD7B" w:rsidR="00383B28" w:rsidRPr="00AF6838" w:rsidRDefault="00383B28" w:rsidP="00383B28">
            <w:pPr>
              <w:autoSpaceDE/>
              <w:autoSpaceDN/>
              <w:adjustRightInd/>
              <w:spacing w:before="0" w:line="240" w:lineRule="auto"/>
              <w:ind w:left="0"/>
              <w:rPr>
                <w:sz w:val="16"/>
                <w:szCs w:val="16"/>
              </w:rPr>
            </w:pPr>
            <w:proofErr w:type="spellStart"/>
            <w:r w:rsidRPr="00AF6838">
              <w:rPr>
                <w:sz w:val="16"/>
                <w:szCs w:val="16"/>
              </w:rPr>
              <w:t>Hempathane</w:t>
            </w:r>
            <w:proofErr w:type="spellEnd"/>
            <w:r w:rsidRPr="00AF6838">
              <w:rPr>
                <w:sz w:val="16"/>
                <w:szCs w:val="16"/>
              </w:rPr>
              <w:t xml:space="preserve"> Series</w:t>
            </w:r>
          </w:p>
        </w:tc>
        <w:tc>
          <w:tcPr>
            <w:tcW w:w="1016" w:type="dxa"/>
            <w:gridSpan w:val="4"/>
            <w:vAlign w:val="center"/>
          </w:tcPr>
          <w:p w14:paraId="205D14BA" w14:textId="7FD2BC56" w:rsidR="00383B28" w:rsidRPr="001D3869" w:rsidRDefault="00383B28" w:rsidP="00383B28">
            <w:pPr>
              <w:spacing w:before="0" w:line="240" w:lineRule="auto"/>
              <w:ind w:left="0"/>
              <w:jc w:val="center"/>
              <w:rPr>
                <w:sz w:val="16"/>
                <w:szCs w:val="16"/>
              </w:rPr>
            </w:pPr>
            <w:r>
              <w:rPr>
                <w:sz w:val="16"/>
                <w:szCs w:val="16"/>
              </w:rPr>
              <w:t>442-445</w:t>
            </w:r>
          </w:p>
        </w:tc>
        <w:tc>
          <w:tcPr>
            <w:tcW w:w="1300" w:type="dxa"/>
            <w:vAlign w:val="center"/>
          </w:tcPr>
          <w:p w14:paraId="2DF0DC71" w14:textId="521734C5" w:rsidR="00383B28" w:rsidRPr="001D3869" w:rsidRDefault="00383B28" w:rsidP="00383B28">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83B28" w:rsidRPr="001D3869" w14:paraId="7F7CE797" w14:textId="77777777" w:rsidTr="00004EB1">
        <w:trPr>
          <w:gridAfter w:val="1"/>
          <w:wAfter w:w="22" w:type="dxa"/>
          <w:trHeight w:val="288"/>
          <w:jc w:val="center"/>
        </w:trPr>
        <w:tc>
          <w:tcPr>
            <w:tcW w:w="2276" w:type="dxa"/>
            <w:gridSpan w:val="3"/>
            <w:vMerge/>
            <w:vAlign w:val="center"/>
          </w:tcPr>
          <w:p w14:paraId="6873096C" w14:textId="5B85913B" w:rsidR="00383B28" w:rsidRPr="00D41158" w:rsidRDefault="00383B28" w:rsidP="00383B28">
            <w:pPr>
              <w:autoSpaceDE/>
              <w:autoSpaceDN/>
              <w:adjustRightInd/>
              <w:spacing w:before="0" w:line="240" w:lineRule="auto"/>
              <w:ind w:left="0"/>
              <w:rPr>
                <w:b/>
                <w:color w:val="auto"/>
                <w:sz w:val="16"/>
                <w:szCs w:val="24"/>
                <w:lang w:val="ru-RU"/>
              </w:rPr>
            </w:pPr>
          </w:p>
        </w:tc>
        <w:tc>
          <w:tcPr>
            <w:tcW w:w="2404" w:type="dxa"/>
            <w:vAlign w:val="center"/>
          </w:tcPr>
          <w:p w14:paraId="203D5D70" w14:textId="77777777" w:rsidR="00383B28" w:rsidRPr="001D3869" w:rsidRDefault="00383B28" w:rsidP="00383B28">
            <w:pPr>
              <w:autoSpaceDE/>
              <w:autoSpaceDN/>
              <w:adjustRightInd/>
              <w:spacing w:before="0" w:line="240" w:lineRule="auto"/>
              <w:ind w:left="0"/>
              <w:rPr>
                <w:sz w:val="16"/>
                <w:szCs w:val="16"/>
              </w:rPr>
            </w:pPr>
            <w:r w:rsidRPr="001D3869">
              <w:rPr>
                <w:sz w:val="16"/>
                <w:szCs w:val="16"/>
              </w:rPr>
              <w:t>International</w:t>
            </w:r>
          </w:p>
        </w:tc>
        <w:tc>
          <w:tcPr>
            <w:tcW w:w="2932" w:type="dxa"/>
            <w:gridSpan w:val="2"/>
            <w:vAlign w:val="center"/>
          </w:tcPr>
          <w:p w14:paraId="6D36460F" w14:textId="77777777" w:rsidR="00383B28" w:rsidRPr="00AF6838" w:rsidRDefault="00383B28" w:rsidP="00383B28">
            <w:pPr>
              <w:autoSpaceDE/>
              <w:autoSpaceDN/>
              <w:adjustRightInd/>
              <w:spacing w:before="0" w:line="240" w:lineRule="auto"/>
              <w:ind w:left="0"/>
              <w:rPr>
                <w:sz w:val="16"/>
                <w:szCs w:val="16"/>
              </w:rPr>
            </w:pPr>
            <w:proofErr w:type="spellStart"/>
            <w:r w:rsidRPr="00AF6838">
              <w:rPr>
                <w:sz w:val="16"/>
                <w:szCs w:val="16"/>
              </w:rPr>
              <w:t>Interthane</w:t>
            </w:r>
            <w:proofErr w:type="spellEnd"/>
            <w:r w:rsidRPr="00AF6838">
              <w:rPr>
                <w:sz w:val="16"/>
                <w:szCs w:val="16"/>
              </w:rPr>
              <w:t xml:space="preserve"> 990 Series</w:t>
            </w:r>
          </w:p>
        </w:tc>
        <w:tc>
          <w:tcPr>
            <w:tcW w:w="1016" w:type="dxa"/>
            <w:gridSpan w:val="4"/>
            <w:vAlign w:val="center"/>
          </w:tcPr>
          <w:p w14:paraId="562AAC60" w14:textId="291EF985" w:rsidR="00383B28" w:rsidRPr="001D3869" w:rsidRDefault="00383B28" w:rsidP="00383B28">
            <w:pPr>
              <w:spacing w:before="0" w:line="240" w:lineRule="auto"/>
              <w:ind w:left="0"/>
              <w:jc w:val="center"/>
              <w:rPr>
                <w:sz w:val="16"/>
                <w:szCs w:val="16"/>
              </w:rPr>
            </w:pPr>
            <w:del w:id="461" w:author="Kurmanov, Aidyn [STAMGazStroy LLP]" w:date="2025-12-09T16:12:00Z" w16du:dateUtc="2025-12-09T11:12:00Z">
              <w:r>
                <w:rPr>
                  <w:sz w:val="16"/>
                  <w:szCs w:val="16"/>
                </w:rPr>
                <w:delText>241</w:delText>
              </w:r>
            </w:del>
            <w:ins w:id="462" w:author="Kurmanov, Aidyn [STAMGazStroy LLP]" w:date="2025-12-09T16:12:00Z" w16du:dateUtc="2025-12-09T11:12:00Z">
              <w:r>
                <w:rPr>
                  <w:sz w:val="16"/>
                  <w:szCs w:val="16"/>
                </w:rPr>
                <w:t>247</w:t>
              </w:r>
            </w:ins>
            <w:r>
              <w:rPr>
                <w:sz w:val="16"/>
                <w:szCs w:val="16"/>
              </w:rPr>
              <w:t>-420</w:t>
            </w:r>
          </w:p>
        </w:tc>
        <w:tc>
          <w:tcPr>
            <w:tcW w:w="1300" w:type="dxa"/>
            <w:vAlign w:val="center"/>
          </w:tcPr>
          <w:p w14:paraId="3E23D3B0" w14:textId="77777777" w:rsidR="00383B28" w:rsidRPr="001D3869" w:rsidRDefault="00383B28" w:rsidP="00383B28">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83B28" w:rsidRPr="001D3869" w14:paraId="299D8B33" w14:textId="77777777" w:rsidTr="00004EB1">
        <w:trPr>
          <w:gridAfter w:val="1"/>
          <w:wAfter w:w="22" w:type="dxa"/>
          <w:trHeight w:val="288"/>
          <w:jc w:val="center"/>
        </w:trPr>
        <w:tc>
          <w:tcPr>
            <w:tcW w:w="2276" w:type="dxa"/>
            <w:gridSpan w:val="3"/>
            <w:vAlign w:val="center"/>
          </w:tcPr>
          <w:p w14:paraId="75CD9831" w14:textId="3A245274" w:rsidR="00383B28" w:rsidRPr="00564270" w:rsidRDefault="00AC0EEB" w:rsidP="00383B28">
            <w:pPr>
              <w:autoSpaceDE/>
              <w:autoSpaceDN/>
              <w:adjustRightInd/>
              <w:spacing w:before="0" w:line="240" w:lineRule="auto"/>
              <w:ind w:left="0"/>
              <w:rPr>
                <w:b/>
                <w:color w:val="auto"/>
                <w:sz w:val="16"/>
                <w:szCs w:val="24"/>
                <w:lang w:val="ru-RU"/>
              </w:rPr>
            </w:pPr>
            <w:ins w:id="463" w:author="Issayevskiy, Konstantin [STAMGazStroy LLP]" w:date="2025-12-09T17:42:00Z" w16du:dateUtc="2025-12-09T12:42:00Z">
              <w:r w:rsidRPr="00D41158">
                <w:rPr>
                  <w:b/>
                  <w:color w:val="auto"/>
                  <w:sz w:val="16"/>
                  <w:szCs w:val="24"/>
                  <w:lang w:val="ru-RU"/>
                </w:rPr>
                <w:t>Полиуретан Алифатический -</w:t>
              </w:r>
            </w:ins>
          </w:p>
        </w:tc>
        <w:tc>
          <w:tcPr>
            <w:tcW w:w="2404" w:type="dxa"/>
            <w:vAlign w:val="center"/>
          </w:tcPr>
          <w:p w14:paraId="6B54983E" w14:textId="77777777" w:rsidR="00383B28" w:rsidRPr="001D3869" w:rsidRDefault="00383B28" w:rsidP="00383B28">
            <w:pPr>
              <w:autoSpaceDE/>
              <w:autoSpaceDN/>
              <w:adjustRightInd/>
              <w:spacing w:before="0" w:line="240" w:lineRule="auto"/>
              <w:ind w:left="0"/>
              <w:rPr>
                <w:sz w:val="16"/>
                <w:szCs w:val="16"/>
              </w:rPr>
            </w:pPr>
            <w:r w:rsidRPr="001D3869">
              <w:rPr>
                <w:sz w:val="16"/>
                <w:szCs w:val="16"/>
              </w:rPr>
              <w:t>Jotun Paints</w:t>
            </w:r>
          </w:p>
        </w:tc>
        <w:tc>
          <w:tcPr>
            <w:tcW w:w="2932" w:type="dxa"/>
            <w:gridSpan w:val="2"/>
            <w:vAlign w:val="center"/>
          </w:tcPr>
          <w:p w14:paraId="1797759E" w14:textId="1A3C0EF6" w:rsidR="00383B28" w:rsidRPr="00AF6838" w:rsidRDefault="00383B28" w:rsidP="00383B28">
            <w:pPr>
              <w:autoSpaceDE/>
              <w:autoSpaceDN/>
              <w:adjustRightInd/>
              <w:spacing w:before="0" w:line="240" w:lineRule="auto"/>
              <w:ind w:left="0"/>
              <w:rPr>
                <w:sz w:val="16"/>
                <w:szCs w:val="16"/>
              </w:rPr>
            </w:pPr>
            <w:r w:rsidRPr="00AF6838">
              <w:rPr>
                <w:sz w:val="16"/>
                <w:szCs w:val="16"/>
              </w:rPr>
              <w:t>Hardtop AX</w:t>
            </w:r>
          </w:p>
          <w:p w14:paraId="276179E3" w14:textId="4C5FF06D" w:rsidR="00383B28" w:rsidRPr="00AF6838" w:rsidRDefault="00383B28" w:rsidP="00383B28">
            <w:pPr>
              <w:autoSpaceDE/>
              <w:autoSpaceDN/>
              <w:adjustRightInd/>
              <w:spacing w:before="0" w:line="240" w:lineRule="auto"/>
              <w:ind w:left="0"/>
              <w:rPr>
                <w:sz w:val="16"/>
                <w:szCs w:val="16"/>
              </w:rPr>
            </w:pPr>
            <w:r w:rsidRPr="00AF6838">
              <w:rPr>
                <w:sz w:val="16"/>
                <w:szCs w:val="16"/>
              </w:rPr>
              <w:t>Hardtop XP</w:t>
            </w:r>
          </w:p>
        </w:tc>
        <w:tc>
          <w:tcPr>
            <w:tcW w:w="1016" w:type="dxa"/>
            <w:gridSpan w:val="4"/>
            <w:vAlign w:val="center"/>
          </w:tcPr>
          <w:p w14:paraId="618DBA93" w14:textId="529037D6" w:rsidR="00383B28" w:rsidRPr="001D3869" w:rsidRDefault="00383B28" w:rsidP="00383B28">
            <w:pPr>
              <w:spacing w:before="0" w:line="240" w:lineRule="auto"/>
              <w:ind w:left="0"/>
              <w:jc w:val="center"/>
              <w:rPr>
                <w:sz w:val="16"/>
                <w:szCs w:val="16"/>
              </w:rPr>
            </w:pPr>
            <w:r>
              <w:rPr>
                <w:sz w:val="16"/>
                <w:szCs w:val="16"/>
              </w:rPr>
              <w:t>325-336</w:t>
            </w:r>
          </w:p>
        </w:tc>
        <w:tc>
          <w:tcPr>
            <w:tcW w:w="1300" w:type="dxa"/>
            <w:vAlign w:val="center"/>
          </w:tcPr>
          <w:p w14:paraId="153B93B0" w14:textId="77777777" w:rsidR="00383B28" w:rsidRPr="001D3869" w:rsidRDefault="00383B28" w:rsidP="00383B28">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83B28" w:rsidRPr="001D3869" w14:paraId="3868ECB6" w14:textId="77777777" w:rsidTr="00004EB1">
        <w:trPr>
          <w:gridAfter w:val="1"/>
          <w:wAfter w:w="22" w:type="dxa"/>
          <w:trHeight w:val="288"/>
          <w:jc w:val="center"/>
        </w:trPr>
        <w:tc>
          <w:tcPr>
            <w:tcW w:w="2276" w:type="dxa"/>
            <w:gridSpan w:val="3"/>
            <w:vMerge w:val="restart"/>
            <w:vAlign w:val="center"/>
          </w:tcPr>
          <w:p w14:paraId="279FA6C5" w14:textId="451A903D" w:rsidR="00383B28" w:rsidRPr="00564270" w:rsidRDefault="00383B28" w:rsidP="00383B28">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404" w:type="dxa"/>
            <w:vAlign w:val="center"/>
          </w:tcPr>
          <w:p w14:paraId="32CD9F9F" w14:textId="77777777" w:rsidR="00383B28" w:rsidRPr="001D3869" w:rsidRDefault="00383B28" w:rsidP="00383B28">
            <w:pPr>
              <w:autoSpaceDE/>
              <w:autoSpaceDN/>
              <w:adjustRightInd/>
              <w:spacing w:before="0" w:line="240" w:lineRule="auto"/>
              <w:ind w:left="0"/>
              <w:rPr>
                <w:sz w:val="16"/>
                <w:szCs w:val="16"/>
              </w:rPr>
            </w:pPr>
            <w:r>
              <w:rPr>
                <w:sz w:val="16"/>
                <w:szCs w:val="16"/>
              </w:rPr>
              <w:t>PPG</w:t>
            </w:r>
          </w:p>
        </w:tc>
        <w:tc>
          <w:tcPr>
            <w:tcW w:w="2932" w:type="dxa"/>
            <w:gridSpan w:val="2"/>
            <w:vAlign w:val="center"/>
          </w:tcPr>
          <w:p w14:paraId="15715841" w14:textId="3249F89E" w:rsidR="00383B28" w:rsidRPr="00AF6838" w:rsidRDefault="00383B28" w:rsidP="00383B28">
            <w:pPr>
              <w:autoSpaceDE/>
              <w:autoSpaceDN/>
              <w:adjustRightInd/>
              <w:spacing w:before="0" w:line="240" w:lineRule="auto"/>
              <w:ind w:left="0"/>
              <w:rPr>
                <w:sz w:val="16"/>
                <w:szCs w:val="16"/>
              </w:rPr>
            </w:pPr>
            <w:proofErr w:type="spellStart"/>
            <w:r w:rsidRPr="00AF6838">
              <w:rPr>
                <w:sz w:val="16"/>
                <w:szCs w:val="16"/>
              </w:rPr>
              <w:t>Amercoat</w:t>
            </w:r>
            <w:proofErr w:type="spellEnd"/>
            <w:r w:rsidRPr="00AF6838">
              <w:rPr>
                <w:sz w:val="16"/>
                <w:szCs w:val="16"/>
              </w:rPr>
              <w:t xml:space="preserve"> 450 Series or </w:t>
            </w:r>
            <w:proofErr w:type="spellStart"/>
            <w:r w:rsidRPr="00AF6838">
              <w:rPr>
                <w:sz w:val="16"/>
                <w:szCs w:val="16"/>
              </w:rPr>
              <w:t>SigmaDur</w:t>
            </w:r>
            <w:proofErr w:type="spellEnd"/>
            <w:r w:rsidRPr="00AF6838">
              <w:rPr>
                <w:sz w:val="16"/>
                <w:szCs w:val="16"/>
              </w:rPr>
              <w:t xml:space="preserve"> 550 Series</w:t>
            </w:r>
          </w:p>
        </w:tc>
        <w:tc>
          <w:tcPr>
            <w:tcW w:w="1016" w:type="dxa"/>
            <w:gridSpan w:val="4"/>
            <w:vAlign w:val="center"/>
          </w:tcPr>
          <w:p w14:paraId="38535FA6" w14:textId="6A6AD22E" w:rsidR="00383B28" w:rsidRPr="001D3869" w:rsidRDefault="00383B28" w:rsidP="00383B28">
            <w:pPr>
              <w:spacing w:before="0" w:line="240" w:lineRule="auto"/>
              <w:ind w:left="0"/>
              <w:jc w:val="center"/>
              <w:rPr>
                <w:sz w:val="16"/>
                <w:szCs w:val="16"/>
              </w:rPr>
            </w:pPr>
            <w:r>
              <w:rPr>
                <w:sz w:val="16"/>
                <w:szCs w:val="16"/>
              </w:rPr>
              <w:t>312-430</w:t>
            </w:r>
          </w:p>
        </w:tc>
        <w:tc>
          <w:tcPr>
            <w:tcW w:w="1300" w:type="dxa"/>
            <w:vAlign w:val="center"/>
          </w:tcPr>
          <w:p w14:paraId="71893952" w14:textId="77777777" w:rsidR="00383B28" w:rsidRPr="001D3869" w:rsidRDefault="00383B28" w:rsidP="00383B28">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AC0EEB" w:rsidRPr="001D3869" w14:paraId="652F8729" w14:textId="77777777" w:rsidTr="00004EB1">
        <w:trPr>
          <w:gridAfter w:val="1"/>
          <w:wAfter w:w="22" w:type="dxa"/>
          <w:trHeight w:val="288"/>
          <w:jc w:val="center"/>
          <w:ins w:id="464" w:author="Issayevskiy, Konstantin [STAMGazStroy LLP]" w:date="2025-12-09T17:41:00Z"/>
        </w:trPr>
        <w:tc>
          <w:tcPr>
            <w:tcW w:w="2276" w:type="dxa"/>
            <w:gridSpan w:val="3"/>
            <w:vMerge/>
            <w:vAlign w:val="center"/>
          </w:tcPr>
          <w:p w14:paraId="0BD42195" w14:textId="77777777" w:rsidR="00AC0EEB" w:rsidRDefault="00AC0EEB" w:rsidP="00AC0EEB">
            <w:pPr>
              <w:autoSpaceDE/>
              <w:autoSpaceDN/>
              <w:adjustRightInd/>
              <w:spacing w:before="0" w:line="240" w:lineRule="auto"/>
              <w:ind w:left="0"/>
              <w:rPr>
                <w:ins w:id="465" w:author="Issayevskiy, Konstantin [STAMGazStroy LLP]" w:date="2025-12-09T17:41:00Z" w16du:dateUtc="2025-12-09T12:41:00Z"/>
                <w:b/>
                <w:color w:val="auto"/>
                <w:sz w:val="16"/>
                <w:szCs w:val="24"/>
                <w:lang w:val="ru-RU"/>
              </w:rPr>
            </w:pPr>
          </w:p>
        </w:tc>
        <w:tc>
          <w:tcPr>
            <w:tcW w:w="2404" w:type="dxa"/>
            <w:vAlign w:val="center"/>
          </w:tcPr>
          <w:p w14:paraId="64190EF1" w14:textId="1E5197CF" w:rsidR="00AC0EEB" w:rsidRDefault="00AC0EEB" w:rsidP="00AC0EEB">
            <w:pPr>
              <w:autoSpaceDE/>
              <w:autoSpaceDN/>
              <w:adjustRightInd/>
              <w:spacing w:before="0" w:line="240" w:lineRule="auto"/>
              <w:ind w:left="0"/>
              <w:rPr>
                <w:ins w:id="466" w:author="Issayevskiy, Konstantin [STAMGazStroy LLP]" w:date="2025-12-09T17:41:00Z" w16du:dateUtc="2025-12-09T12:41:00Z"/>
                <w:sz w:val="16"/>
                <w:szCs w:val="16"/>
              </w:rPr>
            </w:pPr>
            <w:proofErr w:type="spellStart"/>
            <w:ins w:id="467" w:author="Issayevskiy, Konstantin [STAMGazStroy LLP]" w:date="2025-12-09T17:41:00Z" w16du:dateUtc="2025-12-09T12:41:00Z">
              <w:r w:rsidRPr="00A970A6">
                <w:rPr>
                  <w:sz w:val="16"/>
                  <w:szCs w:val="16"/>
                </w:rPr>
                <w:t>Hummervoll</w:t>
              </w:r>
              <w:proofErr w:type="spellEnd"/>
            </w:ins>
          </w:p>
        </w:tc>
        <w:tc>
          <w:tcPr>
            <w:tcW w:w="2932" w:type="dxa"/>
            <w:gridSpan w:val="2"/>
            <w:vAlign w:val="center"/>
          </w:tcPr>
          <w:p w14:paraId="305F2E22" w14:textId="60675A4C" w:rsidR="00AC0EEB" w:rsidRPr="00AF6838" w:rsidRDefault="00AC0EEB" w:rsidP="00AC0EEB">
            <w:pPr>
              <w:autoSpaceDE/>
              <w:autoSpaceDN/>
              <w:adjustRightInd/>
              <w:spacing w:before="0" w:line="240" w:lineRule="auto"/>
              <w:ind w:left="0"/>
              <w:rPr>
                <w:ins w:id="468" w:author="Issayevskiy, Konstantin [STAMGazStroy LLP]" w:date="2025-12-09T17:41:00Z" w16du:dateUtc="2025-12-09T12:41:00Z"/>
                <w:sz w:val="16"/>
                <w:szCs w:val="16"/>
              </w:rPr>
            </w:pPr>
            <w:ins w:id="469" w:author="Issayevskiy, Konstantin [STAMGazStroy LLP]" w:date="2025-12-09T17:41:00Z" w16du:dateUtc="2025-12-09T12:41:00Z">
              <w:r w:rsidRPr="00AF6838">
                <w:rPr>
                  <w:sz w:val="16"/>
                  <w:szCs w:val="16"/>
                </w:rPr>
                <w:t xml:space="preserve">Hi EP Deck </w:t>
              </w:r>
              <w:proofErr w:type="gramStart"/>
              <w:r w:rsidRPr="00AF6838">
                <w:rPr>
                  <w:sz w:val="16"/>
                  <w:szCs w:val="16"/>
                </w:rPr>
                <w:t>Top Coat</w:t>
              </w:r>
              <w:proofErr w:type="gramEnd"/>
            </w:ins>
          </w:p>
        </w:tc>
        <w:tc>
          <w:tcPr>
            <w:tcW w:w="1016" w:type="dxa"/>
            <w:gridSpan w:val="4"/>
            <w:vAlign w:val="center"/>
          </w:tcPr>
          <w:p w14:paraId="4E79AE7C" w14:textId="1B175140" w:rsidR="00AC0EEB" w:rsidRDefault="00AC0EEB" w:rsidP="00AC0EEB">
            <w:pPr>
              <w:spacing w:before="0" w:line="240" w:lineRule="auto"/>
              <w:ind w:left="0"/>
              <w:jc w:val="center"/>
              <w:rPr>
                <w:ins w:id="470" w:author="Issayevskiy, Konstantin [STAMGazStroy LLP]" w:date="2025-12-09T17:41:00Z" w16du:dateUtc="2025-12-09T12:41:00Z"/>
                <w:sz w:val="16"/>
                <w:szCs w:val="16"/>
              </w:rPr>
            </w:pPr>
            <w:ins w:id="471" w:author="Issayevskiy, Konstantin [STAMGazStroy LLP]" w:date="2025-12-09T17:41:00Z" w16du:dateUtc="2025-12-09T12:41:00Z">
              <w:r>
                <w:rPr>
                  <w:sz w:val="16"/>
                  <w:szCs w:val="16"/>
                </w:rPr>
                <w:t>0</w:t>
              </w:r>
            </w:ins>
          </w:p>
        </w:tc>
        <w:tc>
          <w:tcPr>
            <w:tcW w:w="1300" w:type="dxa"/>
            <w:vAlign w:val="center"/>
          </w:tcPr>
          <w:p w14:paraId="2D27A69C" w14:textId="6894B939" w:rsidR="00AC0EEB" w:rsidRDefault="00AC0EEB" w:rsidP="00AC0EEB">
            <w:pPr>
              <w:autoSpaceDE/>
              <w:autoSpaceDN/>
              <w:adjustRightInd/>
              <w:spacing w:before="0" w:line="240" w:lineRule="auto"/>
              <w:ind w:left="0"/>
              <w:rPr>
                <w:ins w:id="472" w:author="Issayevskiy, Konstantin [STAMGazStroy LLP]" w:date="2025-12-09T17:41:00Z" w16du:dateUtc="2025-12-09T12:41:00Z"/>
                <w:sz w:val="16"/>
                <w:szCs w:val="16"/>
              </w:rPr>
            </w:pPr>
            <w:ins w:id="473" w:author="Issayevskiy, Konstantin [STAMGazStroy LLP]" w:date="2025-12-09T17:41:00Z" w16du:dateUtc="2025-12-09T12:41:00Z">
              <w:r>
                <w:rPr>
                  <w:sz w:val="16"/>
                  <w:szCs w:val="16"/>
                </w:rPr>
                <w:t>121</w:t>
              </w:r>
              <w:r w:rsidRPr="001D3869">
                <w:rPr>
                  <w:sz w:val="16"/>
                  <w:szCs w:val="16"/>
                </w:rPr>
                <w:t>°</w:t>
              </w:r>
              <w:r>
                <w:rPr>
                  <w:sz w:val="16"/>
                  <w:szCs w:val="16"/>
                </w:rPr>
                <w:t>C (250</w:t>
              </w:r>
              <w:r w:rsidRPr="001D3869">
                <w:rPr>
                  <w:sz w:val="16"/>
                  <w:szCs w:val="16"/>
                </w:rPr>
                <w:t>°F</w:t>
              </w:r>
              <w:r>
                <w:rPr>
                  <w:sz w:val="16"/>
                  <w:szCs w:val="16"/>
                </w:rPr>
                <w:t>)</w:t>
              </w:r>
            </w:ins>
          </w:p>
        </w:tc>
      </w:tr>
      <w:tr w:rsidR="00AC0EEB" w:rsidRPr="001D3869" w14:paraId="57D76C45" w14:textId="77777777" w:rsidTr="00004EB1">
        <w:trPr>
          <w:gridAfter w:val="1"/>
          <w:wAfter w:w="22" w:type="dxa"/>
          <w:trHeight w:val="288"/>
          <w:jc w:val="center"/>
        </w:trPr>
        <w:tc>
          <w:tcPr>
            <w:tcW w:w="2276" w:type="dxa"/>
            <w:gridSpan w:val="3"/>
            <w:vMerge/>
            <w:vAlign w:val="center"/>
          </w:tcPr>
          <w:p w14:paraId="2C4DC794" w14:textId="77777777" w:rsidR="00AC0EEB" w:rsidRPr="001D3869" w:rsidRDefault="00AC0EEB" w:rsidP="00AC0EEB">
            <w:pPr>
              <w:jc w:val="center"/>
              <w:rPr>
                <w:b/>
                <w:sz w:val="16"/>
                <w:szCs w:val="16"/>
              </w:rPr>
            </w:pPr>
          </w:p>
        </w:tc>
        <w:tc>
          <w:tcPr>
            <w:tcW w:w="2404" w:type="dxa"/>
            <w:vAlign w:val="center"/>
          </w:tcPr>
          <w:p w14:paraId="3EEE3ADA" w14:textId="77777777" w:rsidR="00AC0EEB" w:rsidRPr="001D3869" w:rsidRDefault="00AC0EEB" w:rsidP="00AC0EEB">
            <w:pPr>
              <w:autoSpaceDE/>
              <w:autoSpaceDN/>
              <w:adjustRightInd/>
              <w:spacing w:before="0" w:line="240" w:lineRule="auto"/>
              <w:ind w:left="0"/>
              <w:rPr>
                <w:sz w:val="16"/>
                <w:szCs w:val="16"/>
              </w:rPr>
            </w:pPr>
            <w:r w:rsidRPr="001D3869">
              <w:rPr>
                <w:sz w:val="16"/>
                <w:szCs w:val="16"/>
              </w:rPr>
              <w:t>Sherwin Williams</w:t>
            </w:r>
          </w:p>
        </w:tc>
        <w:tc>
          <w:tcPr>
            <w:tcW w:w="2932" w:type="dxa"/>
            <w:gridSpan w:val="2"/>
            <w:vAlign w:val="center"/>
          </w:tcPr>
          <w:p w14:paraId="54549EFA" w14:textId="77777777" w:rsidR="00AC0EEB" w:rsidRPr="00AF6838" w:rsidRDefault="00AC0EEB" w:rsidP="00AC0EEB">
            <w:pPr>
              <w:autoSpaceDE/>
              <w:autoSpaceDN/>
              <w:adjustRightInd/>
              <w:spacing w:before="0" w:line="240" w:lineRule="auto"/>
              <w:ind w:left="0"/>
              <w:rPr>
                <w:sz w:val="16"/>
                <w:szCs w:val="16"/>
              </w:rPr>
            </w:pPr>
            <w:r w:rsidRPr="00AF6838">
              <w:rPr>
                <w:sz w:val="16"/>
                <w:szCs w:val="16"/>
              </w:rPr>
              <w:t>Hi-Solids Polyurethane Series</w:t>
            </w:r>
          </w:p>
        </w:tc>
        <w:tc>
          <w:tcPr>
            <w:tcW w:w="1016" w:type="dxa"/>
            <w:gridSpan w:val="4"/>
            <w:vAlign w:val="center"/>
          </w:tcPr>
          <w:p w14:paraId="4D63B83B" w14:textId="77777777" w:rsidR="00AC0EEB" w:rsidRPr="001D3869" w:rsidRDefault="00AC0EEB" w:rsidP="00AC0EEB">
            <w:pPr>
              <w:spacing w:before="0" w:line="240" w:lineRule="auto"/>
              <w:ind w:left="0"/>
              <w:jc w:val="center"/>
              <w:rPr>
                <w:sz w:val="16"/>
                <w:szCs w:val="16"/>
              </w:rPr>
            </w:pPr>
            <w:r>
              <w:rPr>
                <w:sz w:val="16"/>
                <w:szCs w:val="16"/>
              </w:rPr>
              <w:t>100-340</w:t>
            </w:r>
          </w:p>
        </w:tc>
        <w:tc>
          <w:tcPr>
            <w:tcW w:w="1300" w:type="dxa"/>
            <w:vAlign w:val="center"/>
          </w:tcPr>
          <w:p w14:paraId="059FA05B" w14:textId="77777777" w:rsidR="00AC0EEB" w:rsidRPr="001D3869" w:rsidRDefault="00AC0EEB" w:rsidP="00AC0EEB">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AC0EEB" w:rsidRPr="00BC5FF9" w14:paraId="3D11A87F" w14:textId="77777777" w:rsidTr="00F029EB">
        <w:trPr>
          <w:gridAfter w:val="1"/>
          <w:wAfter w:w="22" w:type="dxa"/>
          <w:trHeight w:val="288"/>
          <w:jc w:val="center"/>
        </w:trPr>
        <w:tc>
          <w:tcPr>
            <w:tcW w:w="2276" w:type="dxa"/>
            <w:gridSpan w:val="3"/>
            <w:tcBorders>
              <w:bottom w:val="single" w:sz="12" w:space="0" w:color="auto"/>
            </w:tcBorders>
            <w:vAlign w:val="center"/>
          </w:tcPr>
          <w:p w14:paraId="7E616928" w14:textId="77777777" w:rsidR="00AC0EEB" w:rsidRPr="001D3869" w:rsidRDefault="00AC0EEB" w:rsidP="00AC0EEB">
            <w:pPr>
              <w:jc w:val="center"/>
              <w:rPr>
                <w:i/>
                <w:sz w:val="14"/>
                <w:szCs w:val="14"/>
              </w:rPr>
            </w:pPr>
          </w:p>
        </w:tc>
        <w:tc>
          <w:tcPr>
            <w:tcW w:w="7652" w:type="dxa"/>
            <w:gridSpan w:val="8"/>
            <w:tcBorders>
              <w:bottom w:val="single" w:sz="12" w:space="0" w:color="auto"/>
            </w:tcBorders>
            <w:vAlign w:val="center"/>
          </w:tcPr>
          <w:p w14:paraId="7A0C186B" w14:textId="77777777" w:rsidR="00AC0EEB" w:rsidRPr="00015BD6" w:rsidRDefault="00AC0EEB" w:rsidP="00AC0EEB">
            <w:pPr>
              <w:autoSpaceDE/>
              <w:autoSpaceDN/>
              <w:adjustRightInd/>
              <w:spacing w:before="0" w:line="240" w:lineRule="auto"/>
              <w:ind w:left="0"/>
              <w:rPr>
                <w:i/>
                <w:color w:val="auto"/>
                <w:sz w:val="14"/>
                <w:szCs w:val="24"/>
                <w:lang w:val="ru-RU"/>
              </w:rPr>
            </w:pPr>
            <w:r w:rsidRPr="00015BD6">
              <w:rPr>
                <w:i/>
                <w:color w:val="auto"/>
                <w:sz w:val="14"/>
                <w:szCs w:val="24"/>
                <w:lang w:val="ru-RU"/>
              </w:rPr>
              <w:t>Настоятельно рекомендуется пользоваться респираторами при нанесении полиуретановых покрытий. Алифатическое полиуретановое покрытие может наносится поверх эпоксидного противоскользящего в целях маркировки либо для предотвращения отслаивания.</w:t>
            </w:r>
          </w:p>
        </w:tc>
      </w:tr>
      <w:tr w:rsidR="00AC0EEB" w:rsidRPr="000F4EA8" w14:paraId="181D6359" w14:textId="77777777" w:rsidTr="00004EB1">
        <w:trPr>
          <w:trHeight w:val="288"/>
          <w:jc w:val="center"/>
        </w:trPr>
        <w:tc>
          <w:tcPr>
            <w:tcW w:w="1169" w:type="dxa"/>
            <w:vAlign w:val="center"/>
          </w:tcPr>
          <w:p w14:paraId="6979F211" w14:textId="77777777" w:rsidR="00AC0EEB" w:rsidRPr="0005732F" w:rsidRDefault="00AC0EEB" w:rsidP="00AC0EEB">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511" w:type="dxa"/>
            <w:gridSpan w:val="3"/>
            <w:vAlign w:val="center"/>
          </w:tcPr>
          <w:p w14:paraId="06485F87" w14:textId="373FC6A9" w:rsidR="00AC0EEB" w:rsidRPr="00E26578" w:rsidRDefault="00AC0EEB" w:rsidP="00AC0EEB">
            <w:pPr>
              <w:spacing w:line="240" w:lineRule="auto"/>
              <w:ind w:left="-72"/>
              <w:rPr>
                <w:b/>
                <w:color w:val="auto"/>
                <w:sz w:val="16"/>
                <w:szCs w:val="16"/>
                <w:lang w:val="ru-RU"/>
              </w:rPr>
            </w:pPr>
            <w:r>
              <w:rPr>
                <w:color w:val="auto"/>
                <w:sz w:val="16"/>
                <w:szCs w:val="24"/>
                <w:lang w:val="ru-RU"/>
              </w:rPr>
              <w:t>Ноябрь 2025</w:t>
            </w:r>
          </w:p>
        </w:tc>
        <w:tc>
          <w:tcPr>
            <w:tcW w:w="3089" w:type="dxa"/>
            <w:gridSpan w:val="3"/>
            <w:vAlign w:val="center"/>
          </w:tcPr>
          <w:p w14:paraId="2185805B" w14:textId="77777777" w:rsidR="00AC0EEB" w:rsidRPr="000F4EA8" w:rsidRDefault="00AC0EEB" w:rsidP="00AC0EEB">
            <w:pPr>
              <w:spacing w:line="240" w:lineRule="auto"/>
              <w:rPr>
                <w:b/>
                <w:sz w:val="16"/>
                <w:szCs w:val="16"/>
              </w:rPr>
            </w:pPr>
          </w:p>
        </w:tc>
        <w:tc>
          <w:tcPr>
            <w:tcW w:w="783" w:type="dxa"/>
            <w:vAlign w:val="center"/>
          </w:tcPr>
          <w:p w14:paraId="1999F362" w14:textId="77777777" w:rsidR="00AC0EEB" w:rsidRPr="000F4EA8" w:rsidRDefault="00AC0EEB" w:rsidP="00AC0EEB">
            <w:pPr>
              <w:spacing w:line="240" w:lineRule="auto"/>
              <w:jc w:val="center"/>
              <w:rPr>
                <w:b/>
                <w:sz w:val="16"/>
                <w:szCs w:val="16"/>
              </w:rPr>
            </w:pPr>
          </w:p>
        </w:tc>
        <w:tc>
          <w:tcPr>
            <w:tcW w:w="1398" w:type="dxa"/>
            <w:gridSpan w:val="4"/>
            <w:vAlign w:val="center"/>
          </w:tcPr>
          <w:p w14:paraId="421AC5A7" w14:textId="77777777" w:rsidR="00AC0EEB" w:rsidRPr="000F4EA8" w:rsidRDefault="00AC0EEB" w:rsidP="00AC0EEB">
            <w:pPr>
              <w:spacing w:line="240" w:lineRule="auto"/>
              <w:jc w:val="center"/>
              <w:rPr>
                <w:b/>
                <w:sz w:val="16"/>
                <w:szCs w:val="16"/>
              </w:rPr>
            </w:pPr>
          </w:p>
        </w:tc>
      </w:tr>
    </w:tbl>
    <w:p w14:paraId="3A791257" w14:textId="77777777" w:rsidR="00C56DD9" w:rsidRDefault="00C56DD9" w:rsidP="008A0BC3">
      <w:pPr>
        <w:tabs>
          <w:tab w:val="left" w:pos="3225"/>
        </w:tabs>
        <w:rPr>
          <w:color w:val="auto"/>
          <w:lang w:val="ru-RU"/>
        </w:rPr>
      </w:pPr>
    </w:p>
    <w:p w14:paraId="51C1789C" w14:textId="1CEDB4F3" w:rsidR="00E25995" w:rsidRDefault="00E25995">
      <w:pPr>
        <w:autoSpaceDE/>
        <w:autoSpaceDN/>
        <w:adjustRightInd/>
        <w:spacing w:before="0" w:line="240" w:lineRule="auto"/>
        <w:ind w:left="0"/>
        <w:rPr>
          <w:color w:val="auto"/>
          <w:lang w:val="ru-RU"/>
        </w:rPr>
      </w:pPr>
      <w:r>
        <w:rPr>
          <w:color w:val="auto"/>
          <w:lang w:val="ru-RU"/>
        </w:rPr>
        <w:br w:type="page"/>
      </w:r>
    </w:p>
    <w:tbl>
      <w:tblPr>
        <w:tblW w:w="9881" w:type="dxa"/>
        <w:jc w:val="center"/>
        <w:tblLayout w:type="fixed"/>
        <w:tblLook w:val="01E0" w:firstRow="1" w:lastRow="1" w:firstColumn="1" w:lastColumn="1" w:noHBand="0" w:noVBand="0"/>
      </w:tblPr>
      <w:tblGrid>
        <w:gridCol w:w="43"/>
        <w:gridCol w:w="1397"/>
        <w:gridCol w:w="420"/>
        <w:gridCol w:w="2407"/>
        <w:gridCol w:w="1133"/>
        <w:gridCol w:w="1095"/>
        <w:gridCol w:w="202"/>
        <w:gridCol w:w="135"/>
        <w:gridCol w:w="23"/>
        <w:gridCol w:w="720"/>
        <w:gridCol w:w="202"/>
        <w:gridCol w:w="90"/>
        <w:gridCol w:w="45"/>
        <w:gridCol w:w="179"/>
        <w:gridCol w:w="1523"/>
        <w:gridCol w:w="45"/>
        <w:gridCol w:w="144"/>
        <w:gridCol w:w="78"/>
      </w:tblGrid>
      <w:tr w:rsidR="00C56DD9" w:rsidRPr="008A671D" w14:paraId="0A37A170" w14:textId="77777777" w:rsidTr="00D750DA">
        <w:trPr>
          <w:gridAfter w:val="1"/>
          <w:wAfter w:w="78" w:type="dxa"/>
          <w:trHeight w:val="360"/>
          <w:jc w:val="center"/>
        </w:trPr>
        <w:tc>
          <w:tcPr>
            <w:tcW w:w="9803" w:type="dxa"/>
            <w:gridSpan w:val="17"/>
            <w:tcBorders>
              <w:top w:val="single" w:sz="6" w:space="0" w:color="auto"/>
              <w:bottom w:val="single" w:sz="12" w:space="0" w:color="auto"/>
            </w:tcBorders>
            <w:shd w:val="clear" w:color="auto" w:fill="FFFFFF"/>
            <w:vAlign w:val="center"/>
          </w:tcPr>
          <w:p w14:paraId="2A188874" w14:textId="77777777" w:rsidR="00C56DD9" w:rsidRPr="0080497E" w:rsidRDefault="00124B61" w:rsidP="00C56DD9">
            <w:pPr>
              <w:autoSpaceDE/>
              <w:autoSpaceDN/>
              <w:adjustRightInd/>
              <w:spacing w:before="0" w:line="240" w:lineRule="auto"/>
              <w:ind w:left="0"/>
              <w:jc w:val="right"/>
              <w:rPr>
                <w:b/>
                <w:i/>
                <w:color w:val="333333"/>
                <w:sz w:val="20"/>
                <w:szCs w:val="20"/>
              </w:rPr>
            </w:pPr>
            <w:proofErr w:type="spellStart"/>
            <w:r w:rsidRPr="0005732F">
              <w:rPr>
                <w:b/>
                <w:i/>
                <w:color w:val="auto"/>
              </w:rPr>
              <w:lastRenderedPageBreak/>
              <w:t>Специализированные</w:t>
            </w:r>
            <w:proofErr w:type="spellEnd"/>
            <w:r w:rsidRPr="0005732F">
              <w:rPr>
                <w:b/>
                <w:i/>
                <w:color w:val="auto"/>
              </w:rPr>
              <w:t xml:space="preserve"> </w:t>
            </w:r>
            <w:proofErr w:type="spellStart"/>
            <w:r w:rsidRPr="0005732F">
              <w:rPr>
                <w:b/>
                <w:i/>
                <w:color w:val="auto"/>
              </w:rPr>
              <w:t>системы</w:t>
            </w:r>
            <w:proofErr w:type="spellEnd"/>
            <w:r w:rsidRPr="0005732F">
              <w:rPr>
                <w:b/>
                <w:i/>
                <w:color w:val="auto"/>
              </w:rPr>
              <w:t xml:space="preserve"> </w:t>
            </w:r>
            <w:proofErr w:type="spellStart"/>
            <w:r w:rsidRPr="0005732F">
              <w:rPr>
                <w:b/>
                <w:i/>
                <w:color w:val="auto"/>
              </w:rPr>
              <w:t>покрытий</w:t>
            </w:r>
            <w:proofErr w:type="spellEnd"/>
          </w:p>
        </w:tc>
      </w:tr>
      <w:tr w:rsidR="00C56DD9" w:rsidRPr="008A671D" w14:paraId="7E3E9111" w14:textId="77777777" w:rsidTr="00D750DA">
        <w:trPr>
          <w:gridBefore w:val="1"/>
          <w:wBefore w:w="43" w:type="dxa"/>
          <w:trHeight w:val="360"/>
          <w:jc w:val="center"/>
        </w:trPr>
        <w:tc>
          <w:tcPr>
            <w:tcW w:w="7532" w:type="dxa"/>
            <w:gridSpan w:val="9"/>
            <w:tcBorders>
              <w:top w:val="single" w:sz="12" w:space="0" w:color="auto"/>
              <w:left w:val="single" w:sz="12" w:space="0" w:color="auto"/>
              <w:bottom w:val="single" w:sz="12" w:space="0" w:color="auto"/>
            </w:tcBorders>
            <w:vAlign w:val="center"/>
          </w:tcPr>
          <w:p w14:paraId="1338EA41" w14:textId="77777777" w:rsidR="00C56DD9" w:rsidRPr="00D750DA" w:rsidRDefault="00F86E2A" w:rsidP="00F86E2A">
            <w:pPr>
              <w:autoSpaceDE/>
              <w:autoSpaceDN/>
              <w:adjustRightInd/>
              <w:spacing w:before="0" w:line="240" w:lineRule="auto"/>
              <w:ind w:left="0"/>
              <w:rPr>
                <w:b/>
                <w:sz w:val="20"/>
                <w:szCs w:val="20"/>
                <w:lang w:val="ru-RU"/>
              </w:rPr>
            </w:pPr>
            <w:r>
              <w:rPr>
                <w:b/>
                <w:sz w:val="20"/>
                <w:szCs w:val="20"/>
                <w:lang w:val="ru-RU"/>
              </w:rPr>
              <w:t>Высокотемпературные грунтовки под огнеупорной футеровкой</w:t>
            </w:r>
          </w:p>
        </w:tc>
        <w:tc>
          <w:tcPr>
            <w:tcW w:w="516" w:type="dxa"/>
            <w:gridSpan w:val="4"/>
            <w:tcBorders>
              <w:top w:val="single" w:sz="12" w:space="0" w:color="auto"/>
              <w:bottom w:val="single" w:sz="12" w:space="0" w:color="auto"/>
              <w:right w:val="single" w:sz="4" w:space="0" w:color="auto"/>
            </w:tcBorders>
            <w:shd w:val="clear" w:color="auto" w:fill="000000"/>
            <w:vAlign w:val="center"/>
          </w:tcPr>
          <w:p w14:paraId="097F8BAB" w14:textId="77777777" w:rsidR="00C56DD9" w:rsidRPr="00D750DA" w:rsidRDefault="00C56DD9" w:rsidP="00C56DD9">
            <w:pPr>
              <w:autoSpaceDE/>
              <w:autoSpaceDN/>
              <w:adjustRightInd/>
              <w:spacing w:before="0" w:line="240" w:lineRule="auto"/>
              <w:ind w:left="0"/>
              <w:jc w:val="center"/>
              <w:rPr>
                <w:b/>
                <w:color w:val="FFFFFF" w:themeColor="background1"/>
                <w:sz w:val="36"/>
                <w:szCs w:val="20"/>
                <w:lang w:val="ru-RU"/>
              </w:rPr>
            </w:pPr>
          </w:p>
        </w:tc>
        <w:tc>
          <w:tcPr>
            <w:tcW w:w="1790" w:type="dxa"/>
            <w:gridSpan w:val="4"/>
            <w:tcBorders>
              <w:top w:val="single" w:sz="12" w:space="0" w:color="auto"/>
              <w:left w:val="single" w:sz="4" w:space="0" w:color="auto"/>
              <w:bottom w:val="single" w:sz="12" w:space="0" w:color="auto"/>
              <w:right w:val="single" w:sz="12" w:space="0" w:color="auto"/>
            </w:tcBorders>
            <w:shd w:val="clear" w:color="auto" w:fill="000000"/>
            <w:vAlign w:val="center"/>
          </w:tcPr>
          <w:p w14:paraId="7D1DE09B" w14:textId="77777777" w:rsidR="00C56DD9" w:rsidRPr="0080497E" w:rsidRDefault="00C56DD9" w:rsidP="00C56DD9">
            <w:pPr>
              <w:spacing w:before="0" w:line="240" w:lineRule="auto"/>
              <w:ind w:left="0"/>
              <w:jc w:val="center"/>
              <w:rPr>
                <w:b/>
                <w:color w:val="FFFFFF" w:themeColor="background1"/>
                <w:sz w:val="36"/>
                <w:szCs w:val="20"/>
              </w:rPr>
            </w:pPr>
            <w:r w:rsidRPr="0080497E">
              <w:rPr>
                <w:b/>
                <w:color w:val="FFFFFF" w:themeColor="background1"/>
                <w:sz w:val="36"/>
                <w:szCs w:val="20"/>
              </w:rPr>
              <w:t>4.9</w:t>
            </w:r>
          </w:p>
        </w:tc>
      </w:tr>
      <w:tr w:rsidR="00124B61" w:rsidRPr="008A671D" w14:paraId="666B6DA4" w14:textId="77777777" w:rsidTr="00487172">
        <w:trPr>
          <w:gridAfter w:val="1"/>
          <w:wAfter w:w="78" w:type="dxa"/>
          <w:cantSplit/>
          <w:trHeight w:val="288"/>
          <w:jc w:val="center"/>
        </w:trPr>
        <w:tc>
          <w:tcPr>
            <w:tcW w:w="1440" w:type="dxa"/>
            <w:gridSpan w:val="2"/>
          </w:tcPr>
          <w:p w14:paraId="415035A2" w14:textId="77777777" w:rsidR="00124B61" w:rsidRPr="0080497E" w:rsidRDefault="00124B61" w:rsidP="00C56DD9">
            <w:pPr>
              <w:autoSpaceDE/>
              <w:autoSpaceDN/>
              <w:adjustRightInd/>
              <w:spacing w:before="60" w:after="60" w:line="240" w:lineRule="auto"/>
              <w:ind w:left="0"/>
              <w:rPr>
                <w:b/>
                <w:sz w:val="16"/>
                <w:szCs w:val="16"/>
              </w:rPr>
            </w:pPr>
            <w:r w:rsidRPr="004E6B3B">
              <w:rPr>
                <w:b/>
                <w:color w:val="auto"/>
                <w:sz w:val="16"/>
                <w:szCs w:val="24"/>
                <w:lang w:val="ru-RU"/>
              </w:rPr>
              <w:t>Подготовка поверхности:</w:t>
            </w:r>
          </w:p>
        </w:tc>
        <w:tc>
          <w:tcPr>
            <w:tcW w:w="3960" w:type="dxa"/>
            <w:gridSpan w:val="3"/>
          </w:tcPr>
          <w:p w14:paraId="52035654" w14:textId="04EB508E" w:rsidR="00487172" w:rsidRPr="00064F9B" w:rsidRDefault="00487172" w:rsidP="00245B44">
            <w:pPr>
              <w:tabs>
                <w:tab w:val="left" w:pos="104"/>
              </w:tabs>
              <w:autoSpaceDE/>
              <w:autoSpaceDN/>
              <w:adjustRightInd/>
              <w:spacing w:before="60" w:after="60" w:line="240" w:lineRule="auto"/>
              <w:ind w:left="65"/>
              <w:rPr>
                <w:sz w:val="16"/>
                <w:szCs w:val="16"/>
              </w:rPr>
            </w:pPr>
            <w:r w:rsidRPr="00487172">
              <w:rPr>
                <w:sz w:val="16"/>
                <w:szCs w:val="16"/>
              </w:rPr>
              <w:t>SSPC</w:t>
            </w:r>
            <w:r w:rsidRPr="00064F9B">
              <w:rPr>
                <w:sz w:val="16"/>
                <w:szCs w:val="16"/>
              </w:rPr>
              <w:t>-</w:t>
            </w:r>
            <w:r w:rsidRPr="00487172">
              <w:rPr>
                <w:sz w:val="16"/>
                <w:szCs w:val="16"/>
              </w:rPr>
              <w:t>SP</w:t>
            </w:r>
            <w:r w:rsidRPr="00064F9B">
              <w:rPr>
                <w:sz w:val="16"/>
                <w:szCs w:val="16"/>
              </w:rPr>
              <w:t>1/</w:t>
            </w:r>
            <w:r w:rsidRPr="00487172">
              <w:rPr>
                <w:sz w:val="16"/>
                <w:szCs w:val="16"/>
              </w:rPr>
              <w:t>SP</w:t>
            </w:r>
            <w:r w:rsidRPr="00064F9B">
              <w:rPr>
                <w:sz w:val="16"/>
                <w:szCs w:val="16"/>
              </w:rPr>
              <w:t>10 (</w:t>
            </w:r>
            <w:r w:rsidRPr="00487172">
              <w:rPr>
                <w:sz w:val="16"/>
                <w:szCs w:val="16"/>
              </w:rPr>
              <w:t>NACE</w:t>
            </w:r>
            <w:r w:rsidRPr="00064F9B">
              <w:rPr>
                <w:sz w:val="16"/>
                <w:szCs w:val="16"/>
              </w:rPr>
              <w:t xml:space="preserve"> </w:t>
            </w:r>
            <w:r w:rsidRPr="00487172">
              <w:rPr>
                <w:sz w:val="16"/>
                <w:szCs w:val="16"/>
              </w:rPr>
              <w:t>No</w:t>
            </w:r>
            <w:r w:rsidRPr="00064F9B">
              <w:rPr>
                <w:sz w:val="16"/>
                <w:szCs w:val="16"/>
              </w:rPr>
              <w:t>. 2)</w:t>
            </w:r>
          </w:p>
          <w:p w14:paraId="3D265674" w14:textId="1616FD62" w:rsidR="00124B61" w:rsidRPr="00245B44" w:rsidRDefault="004B5C7C" w:rsidP="00245B44">
            <w:pPr>
              <w:tabs>
                <w:tab w:val="left" w:pos="104"/>
              </w:tabs>
              <w:autoSpaceDE/>
              <w:autoSpaceDN/>
              <w:adjustRightInd/>
              <w:spacing w:before="60" w:after="60" w:line="240" w:lineRule="auto"/>
              <w:ind w:left="65"/>
              <w:rPr>
                <w:sz w:val="16"/>
                <w:szCs w:val="16"/>
                <w:lang w:val="ru-RU"/>
              </w:rPr>
            </w:pPr>
            <w:r>
              <w:rPr>
                <w:sz w:val="16"/>
                <w:szCs w:val="16"/>
                <w:lang w:val="ru-RU"/>
              </w:rPr>
              <w:t>Абразивоструйная</w:t>
            </w:r>
            <w:r w:rsidR="00245B44" w:rsidRPr="00245B44">
              <w:rPr>
                <w:sz w:val="16"/>
                <w:szCs w:val="16"/>
                <w:lang w:val="ru-RU"/>
              </w:rPr>
              <w:t xml:space="preserve"> </w:t>
            </w:r>
            <w:r w:rsidR="00487172">
              <w:rPr>
                <w:sz w:val="16"/>
                <w:szCs w:val="16"/>
                <w:lang w:val="ru-RU"/>
              </w:rPr>
              <w:t xml:space="preserve">очистка </w:t>
            </w:r>
            <w:r w:rsidR="00245B44" w:rsidRPr="00245B44">
              <w:rPr>
                <w:sz w:val="16"/>
                <w:szCs w:val="16"/>
                <w:lang w:val="ru-RU"/>
              </w:rPr>
              <w:t xml:space="preserve">до почти </w:t>
            </w:r>
            <w:r w:rsidR="00245B44">
              <w:rPr>
                <w:sz w:val="16"/>
                <w:szCs w:val="16"/>
                <w:lang w:val="ru-RU"/>
              </w:rPr>
              <w:t>белого металла</w:t>
            </w:r>
          </w:p>
        </w:tc>
        <w:tc>
          <w:tcPr>
            <w:tcW w:w="1095" w:type="dxa"/>
            <w:tcBorders>
              <w:top w:val="single" w:sz="12" w:space="0" w:color="auto"/>
              <w:left w:val="nil"/>
            </w:tcBorders>
          </w:tcPr>
          <w:p w14:paraId="02CF6860" w14:textId="77777777" w:rsidR="00124B61" w:rsidRPr="0080497E" w:rsidRDefault="00124B61" w:rsidP="00C56DD9">
            <w:pPr>
              <w:tabs>
                <w:tab w:val="left" w:pos="137"/>
              </w:tabs>
              <w:autoSpaceDE/>
              <w:autoSpaceDN/>
              <w:adjustRightInd/>
              <w:spacing w:before="60" w:after="60" w:line="240" w:lineRule="auto"/>
              <w:ind w:left="0"/>
              <w:jc w:val="center"/>
              <w:rPr>
                <w:b/>
                <w:sz w:val="16"/>
                <w:szCs w:val="16"/>
              </w:rPr>
            </w:pPr>
            <w:r>
              <w:rPr>
                <w:b/>
                <w:sz w:val="16"/>
                <w:szCs w:val="16"/>
                <w:lang w:val="ru-RU"/>
              </w:rPr>
              <w:t>Ремонт</w:t>
            </w:r>
            <w:r w:rsidRPr="0080497E">
              <w:rPr>
                <w:b/>
                <w:sz w:val="16"/>
                <w:szCs w:val="16"/>
              </w:rPr>
              <w:t>:</w:t>
            </w:r>
          </w:p>
        </w:tc>
        <w:tc>
          <w:tcPr>
            <w:tcW w:w="3308" w:type="dxa"/>
            <w:gridSpan w:val="11"/>
            <w:vMerge w:val="restart"/>
            <w:tcBorders>
              <w:top w:val="single" w:sz="12" w:space="0" w:color="auto"/>
            </w:tcBorders>
          </w:tcPr>
          <w:p w14:paraId="69E3E23F" w14:textId="77777777" w:rsidR="00124B61" w:rsidRPr="00D750DA" w:rsidRDefault="00124B61" w:rsidP="00C56DD9">
            <w:pPr>
              <w:autoSpaceDE/>
              <w:autoSpaceDN/>
              <w:adjustRightInd/>
              <w:spacing w:before="60" w:after="60" w:line="240" w:lineRule="auto"/>
              <w:ind w:left="0"/>
              <w:rPr>
                <w:sz w:val="16"/>
                <w:szCs w:val="16"/>
                <w:lang w:val="ru-RU"/>
              </w:rPr>
            </w:pPr>
            <w:r w:rsidRPr="00037A5B">
              <w:rPr>
                <w:color w:val="auto"/>
                <w:sz w:val="16"/>
                <w:szCs w:val="24"/>
                <w:lang w:val="ru-RU"/>
              </w:rPr>
              <w:t>Применяется данная система.</w:t>
            </w:r>
          </w:p>
        </w:tc>
      </w:tr>
      <w:tr w:rsidR="00124B61" w:rsidRPr="00BC5FF9" w14:paraId="57982D59" w14:textId="77777777" w:rsidTr="00487172">
        <w:trPr>
          <w:gridAfter w:val="1"/>
          <w:wAfter w:w="78" w:type="dxa"/>
          <w:cantSplit/>
          <w:trHeight w:val="288"/>
          <w:jc w:val="center"/>
        </w:trPr>
        <w:tc>
          <w:tcPr>
            <w:tcW w:w="1440" w:type="dxa"/>
            <w:gridSpan w:val="2"/>
          </w:tcPr>
          <w:p w14:paraId="425A2CDB" w14:textId="77777777" w:rsidR="00124B61" w:rsidRPr="0080497E" w:rsidRDefault="00124B61" w:rsidP="00C56DD9">
            <w:pPr>
              <w:autoSpaceDE/>
              <w:autoSpaceDN/>
              <w:adjustRightInd/>
              <w:spacing w:before="60" w:after="60" w:line="240" w:lineRule="auto"/>
              <w:ind w:left="0"/>
              <w:rPr>
                <w:b/>
                <w:sz w:val="16"/>
                <w:szCs w:val="16"/>
              </w:rPr>
            </w:pPr>
            <w:r w:rsidRPr="004E6B3B">
              <w:rPr>
                <w:b/>
                <w:color w:val="auto"/>
                <w:sz w:val="16"/>
                <w:szCs w:val="24"/>
                <w:lang w:val="ru-RU"/>
              </w:rPr>
              <w:t>Профиль:</w:t>
            </w:r>
          </w:p>
        </w:tc>
        <w:tc>
          <w:tcPr>
            <w:tcW w:w="3960" w:type="dxa"/>
            <w:gridSpan w:val="3"/>
            <w:vAlign w:val="center"/>
          </w:tcPr>
          <w:p w14:paraId="1877A634" w14:textId="77777777" w:rsidR="00124B61" w:rsidRPr="00D750DA" w:rsidRDefault="00124B61" w:rsidP="00C56DD9">
            <w:pPr>
              <w:tabs>
                <w:tab w:val="left" w:pos="104"/>
              </w:tabs>
              <w:autoSpaceDE/>
              <w:autoSpaceDN/>
              <w:adjustRightInd/>
              <w:spacing w:before="60" w:after="60" w:line="240" w:lineRule="auto"/>
              <w:ind w:left="65"/>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095" w:type="dxa"/>
            <w:tcBorders>
              <w:left w:val="nil"/>
            </w:tcBorders>
            <w:vAlign w:val="center"/>
          </w:tcPr>
          <w:p w14:paraId="412FC7CC" w14:textId="77777777" w:rsidR="00124B61" w:rsidRPr="00D750DA" w:rsidRDefault="00124B61" w:rsidP="00C56DD9">
            <w:pPr>
              <w:autoSpaceDE/>
              <w:autoSpaceDN/>
              <w:adjustRightInd/>
              <w:spacing w:before="60" w:after="60" w:line="240" w:lineRule="auto"/>
              <w:ind w:left="936"/>
              <w:rPr>
                <w:b/>
                <w:sz w:val="16"/>
                <w:szCs w:val="16"/>
                <w:lang w:val="ru-RU"/>
              </w:rPr>
            </w:pPr>
          </w:p>
        </w:tc>
        <w:tc>
          <w:tcPr>
            <w:tcW w:w="3308" w:type="dxa"/>
            <w:gridSpan w:val="11"/>
            <w:vMerge/>
            <w:vAlign w:val="center"/>
          </w:tcPr>
          <w:p w14:paraId="6110ABB5" w14:textId="77777777" w:rsidR="00124B61" w:rsidRPr="00D750DA" w:rsidRDefault="00124B61" w:rsidP="00C56DD9">
            <w:pPr>
              <w:autoSpaceDE/>
              <w:autoSpaceDN/>
              <w:adjustRightInd/>
              <w:spacing w:before="60" w:after="60" w:line="240" w:lineRule="auto"/>
              <w:ind w:left="936"/>
              <w:rPr>
                <w:sz w:val="24"/>
                <w:lang w:val="ru-RU"/>
              </w:rPr>
            </w:pPr>
          </w:p>
        </w:tc>
      </w:tr>
      <w:tr w:rsidR="00124B61" w:rsidRPr="00BC5FF9" w14:paraId="4D30BECF" w14:textId="77777777" w:rsidTr="00487172">
        <w:trPr>
          <w:gridAfter w:val="1"/>
          <w:wAfter w:w="78" w:type="dxa"/>
          <w:cantSplit/>
          <w:trHeight w:val="288"/>
          <w:jc w:val="center"/>
        </w:trPr>
        <w:tc>
          <w:tcPr>
            <w:tcW w:w="1440" w:type="dxa"/>
            <w:gridSpan w:val="2"/>
            <w:tcBorders>
              <w:bottom w:val="single" w:sz="4" w:space="0" w:color="auto"/>
            </w:tcBorders>
          </w:tcPr>
          <w:p w14:paraId="04108D12" w14:textId="77777777" w:rsidR="00124B61" w:rsidRPr="0080497E" w:rsidRDefault="00124B61" w:rsidP="00C56DD9">
            <w:pPr>
              <w:autoSpaceDE/>
              <w:autoSpaceDN/>
              <w:adjustRightInd/>
              <w:spacing w:before="60" w:after="60" w:line="240" w:lineRule="auto"/>
              <w:ind w:left="0"/>
              <w:rPr>
                <w:b/>
                <w:sz w:val="16"/>
                <w:szCs w:val="16"/>
              </w:rPr>
            </w:pPr>
            <w:r w:rsidRPr="004E6B3B">
              <w:rPr>
                <w:b/>
                <w:color w:val="auto"/>
                <w:sz w:val="16"/>
                <w:szCs w:val="24"/>
                <w:lang w:val="ru-RU"/>
              </w:rPr>
              <w:t>Общая ТСП:</w:t>
            </w:r>
          </w:p>
        </w:tc>
        <w:tc>
          <w:tcPr>
            <w:tcW w:w="3960" w:type="dxa"/>
            <w:gridSpan w:val="3"/>
            <w:tcBorders>
              <w:bottom w:val="single" w:sz="4" w:space="0" w:color="auto"/>
            </w:tcBorders>
            <w:vAlign w:val="center"/>
          </w:tcPr>
          <w:p w14:paraId="0A00A7EF" w14:textId="77777777" w:rsidR="00124B61" w:rsidRPr="00D750DA" w:rsidRDefault="00124B61" w:rsidP="00C56DD9">
            <w:pPr>
              <w:tabs>
                <w:tab w:val="left" w:pos="104"/>
              </w:tabs>
              <w:autoSpaceDE/>
              <w:autoSpaceDN/>
              <w:adjustRightInd/>
              <w:spacing w:before="60" w:after="60" w:line="240" w:lineRule="auto"/>
              <w:ind w:left="65"/>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095" w:type="dxa"/>
            <w:tcBorders>
              <w:left w:val="nil"/>
              <w:bottom w:val="single" w:sz="4" w:space="0" w:color="auto"/>
            </w:tcBorders>
            <w:vAlign w:val="center"/>
          </w:tcPr>
          <w:p w14:paraId="56373EBC" w14:textId="77777777" w:rsidR="00124B61" w:rsidRPr="00D750DA" w:rsidRDefault="00124B61" w:rsidP="00C56DD9">
            <w:pPr>
              <w:autoSpaceDE/>
              <w:autoSpaceDN/>
              <w:adjustRightInd/>
              <w:spacing w:before="60" w:after="60" w:line="240" w:lineRule="auto"/>
              <w:ind w:left="936"/>
              <w:rPr>
                <w:b/>
                <w:sz w:val="16"/>
                <w:szCs w:val="16"/>
                <w:lang w:val="ru-RU"/>
              </w:rPr>
            </w:pPr>
          </w:p>
        </w:tc>
        <w:tc>
          <w:tcPr>
            <w:tcW w:w="3308" w:type="dxa"/>
            <w:gridSpan w:val="11"/>
            <w:vMerge/>
            <w:tcBorders>
              <w:bottom w:val="single" w:sz="4" w:space="0" w:color="auto"/>
            </w:tcBorders>
            <w:vAlign w:val="center"/>
          </w:tcPr>
          <w:p w14:paraId="206E9401" w14:textId="77777777" w:rsidR="00124B61" w:rsidRPr="00D750DA" w:rsidRDefault="00124B61" w:rsidP="00C56DD9">
            <w:pPr>
              <w:autoSpaceDE/>
              <w:autoSpaceDN/>
              <w:adjustRightInd/>
              <w:spacing w:before="60" w:after="60" w:line="240" w:lineRule="auto"/>
              <w:ind w:left="936"/>
              <w:rPr>
                <w:sz w:val="24"/>
                <w:lang w:val="ru-RU"/>
              </w:rPr>
            </w:pPr>
          </w:p>
        </w:tc>
      </w:tr>
      <w:tr w:rsidR="007C4C25" w:rsidRPr="007C4C25" w14:paraId="162E6635" w14:textId="77777777" w:rsidTr="007C4C25">
        <w:trPr>
          <w:gridAfter w:val="1"/>
          <w:wAfter w:w="78" w:type="dxa"/>
          <w:trHeight w:val="360"/>
          <w:jc w:val="center"/>
        </w:trPr>
        <w:tc>
          <w:tcPr>
            <w:tcW w:w="1860" w:type="dxa"/>
            <w:gridSpan w:val="3"/>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214D9DF" w14:textId="77777777" w:rsidR="00124B61" w:rsidRPr="007C4C25" w:rsidRDefault="00124B61" w:rsidP="00C56DD9">
            <w:pPr>
              <w:tabs>
                <w:tab w:val="left" w:pos="127"/>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Покрытие, Видовая классификация, ТСП</w:t>
            </w:r>
          </w:p>
        </w:tc>
        <w:tc>
          <w:tcPr>
            <w:tcW w:w="240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4F73593" w14:textId="77777777" w:rsidR="00124B61" w:rsidRPr="007C4C25" w:rsidRDefault="00124B61" w:rsidP="00C56DD9">
            <w:pPr>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Изготовитель</w:t>
            </w:r>
          </w:p>
        </w:tc>
        <w:tc>
          <w:tcPr>
            <w:tcW w:w="2430" w:type="dxa"/>
            <w:gridSpan w:val="3"/>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ACF2205" w14:textId="77777777" w:rsidR="00124B61" w:rsidRPr="007C4C25" w:rsidRDefault="00124B61" w:rsidP="00C56DD9">
            <w:pPr>
              <w:tabs>
                <w:tab w:val="left" w:pos="112"/>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Наименование материала</w:t>
            </w:r>
          </w:p>
        </w:tc>
        <w:tc>
          <w:tcPr>
            <w:tcW w:w="1080" w:type="dxa"/>
            <w:gridSpan w:val="4"/>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758D695" w14:textId="77777777" w:rsidR="00124B61" w:rsidRPr="007C4C25" w:rsidRDefault="00124B61" w:rsidP="00C56DD9">
            <w:pPr>
              <w:tabs>
                <w:tab w:val="left" w:pos="-50"/>
              </w:tabs>
              <w:autoSpaceDE/>
              <w:autoSpaceDN/>
              <w:adjustRightInd/>
              <w:spacing w:before="0" w:line="280" w:lineRule="atLeast"/>
              <w:ind w:left="-50" w:right="-79"/>
              <w:rPr>
                <w:b/>
                <w:color w:val="FFFFFF" w:themeColor="background1"/>
                <w:sz w:val="18"/>
                <w:szCs w:val="18"/>
              </w:rPr>
            </w:pPr>
            <w:r w:rsidRPr="00D750DA">
              <w:rPr>
                <w:b/>
                <w:color w:val="FFFFFF" w:themeColor="background1"/>
                <w:sz w:val="16"/>
                <w:szCs w:val="24"/>
                <w:lang w:val="ru-RU"/>
              </w:rPr>
              <w:t>ЛОС (г/л)</w:t>
            </w:r>
          </w:p>
        </w:tc>
        <w:tc>
          <w:tcPr>
            <w:tcW w:w="2026" w:type="dxa"/>
            <w:gridSpan w:val="6"/>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62CF7E1" w14:textId="77777777" w:rsidR="00124B61" w:rsidRPr="007C4C25" w:rsidRDefault="00124B61" w:rsidP="00C56DD9">
            <w:pPr>
              <w:tabs>
                <w:tab w:val="left" w:pos="146"/>
              </w:tabs>
              <w:autoSpaceDE/>
              <w:autoSpaceDN/>
              <w:adjustRightInd/>
              <w:spacing w:before="0" w:line="280" w:lineRule="atLeast"/>
              <w:ind w:left="0"/>
              <w:rPr>
                <w:b/>
                <w:color w:val="FFFFFF" w:themeColor="background1"/>
                <w:sz w:val="18"/>
                <w:szCs w:val="18"/>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E37F8D" w:rsidRPr="0080497E" w14:paraId="1B2D7787" w14:textId="77777777" w:rsidTr="00D750DA">
        <w:trPr>
          <w:gridAfter w:val="3"/>
          <w:wAfter w:w="267" w:type="dxa"/>
          <w:trHeight w:val="288"/>
          <w:jc w:val="center"/>
        </w:trPr>
        <w:tc>
          <w:tcPr>
            <w:tcW w:w="1860" w:type="dxa"/>
            <w:gridSpan w:val="3"/>
            <w:vAlign w:val="center"/>
          </w:tcPr>
          <w:p w14:paraId="0D13AF36" w14:textId="77777777" w:rsidR="00E37F8D" w:rsidRPr="00D750DA" w:rsidRDefault="00124B61" w:rsidP="00C56DD9">
            <w:pPr>
              <w:tabs>
                <w:tab w:val="left" w:pos="127"/>
              </w:tabs>
              <w:autoSpaceDE/>
              <w:autoSpaceDN/>
              <w:adjustRightInd/>
              <w:spacing w:before="40" w:after="40" w:line="200" w:lineRule="exact"/>
              <w:ind w:left="0"/>
              <w:rPr>
                <w:b/>
                <w:sz w:val="16"/>
                <w:szCs w:val="16"/>
                <w:lang w:val="ru-RU"/>
              </w:rPr>
            </w:pPr>
            <w:r>
              <w:rPr>
                <w:b/>
                <w:sz w:val="16"/>
                <w:szCs w:val="16"/>
                <w:lang w:val="ru-RU"/>
              </w:rPr>
              <w:t>Высокотемпературная мастика</w:t>
            </w:r>
          </w:p>
        </w:tc>
        <w:tc>
          <w:tcPr>
            <w:tcW w:w="2407" w:type="dxa"/>
            <w:vAlign w:val="center"/>
          </w:tcPr>
          <w:p w14:paraId="473567AF" w14:textId="77777777" w:rsidR="00E37F8D" w:rsidRPr="0080497E" w:rsidRDefault="00E37F8D" w:rsidP="00C56DD9">
            <w:pPr>
              <w:autoSpaceDE/>
              <w:autoSpaceDN/>
              <w:adjustRightInd/>
              <w:spacing w:before="40" w:after="40" w:line="200" w:lineRule="exact"/>
              <w:ind w:left="65"/>
              <w:rPr>
                <w:sz w:val="16"/>
                <w:szCs w:val="16"/>
              </w:rPr>
            </w:pPr>
            <w:r w:rsidRPr="0080497E">
              <w:rPr>
                <w:sz w:val="16"/>
                <w:szCs w:val="16"/>
              </w:rPr>
              <w:t>Foster</w:t>
            </w:r>
          </w:p>
        </w:tc>
        <w:tc>
          <w:tcPr>
            <w:tcW w:w="2588" w:type="dxa"/>
            <w:gridSpan w:val="5"/>
            <w:vAlign w:val="center"/>
          </w:tcPr>
          <w:p w14:paraId="66D77FD6" w14:textId="77777777" w:rsidR="00E37F8D" w:rsidRPr="00096D4A" w:rsidRDefault="00E37F8D" w:rsidP="00C56DD9">
            <w:pPr>
              <w:tabs>
                <w:tab w:val="left" w:pos="112"/>
              </w:tabs>
              <w:autoSpaceDE/>
              <w:autoSpaceDN/>
              <w:adjustRightInd/>
              <w:spacing w:before="40" w:after="40" w:line="200" w:lineRule="exact"/>
              <w:ind w:left="65"/>
              <w:rPr>
                <w:sz w:val="16"/>
                <w:szCs w:val="16"/>
              </w:rPr>
            </w:pPr>
            <w:r w:rsidRPr="00096D4A">
              <w:rPr>
                <w:sz w:val="16"/>
                <w:szCs w:val="16"/>
              </w:rPr>
              <w:t>Chil-</w:t>
            </w:r>
            <w:proofErr w:type="spellStart"/>
            <w:r w:rsidRPr="00096D4A">
              <w:rPr>
                <w:sz w:val="16"/>
                <w:szCs w:val="16"/>
              </w:rPr>
              <w:t>Lastic</w:t>
            </w:r>
            <w:proofErr w:type="spellEnd"/>
            <w:r w:rsidRPr="00096D4A">
              <w:rPr>
                <w:sz w:val="16"/>
                <w:szCs w:val="16"/>
              </w:rPr>
              <w:t xml:space="preserve"> CP-79 (S and </w:t>
            </w:r>
            <w:proofErr w:type="gramStart"/>
            <w:r w:rsidRPr="00096D4A">
              <w:rPr>
                <w:sz w:val="16"/>
                <w:szCs w:val="16"/>
              </w:rPr>
              <w:t>T)*</w:t>
            </w:r>
            <w:proofErr w:type="gramEnd"/>
          </w:p>
        </w:tc>
        <w:tc>
          <w:tcPr>
            <w:tcW w:w="1012" w:type="dxa"/>
            <w:gridSpan w:val="3"/>
            <w:vAlign w:val="center"/>
          </w:tcPr>
          <w:p w14:paraId="745017B8" w14:textId="77777777" w:rsidR="00E37F8D" w:rsidRPr="0080497E" w:rsidRDefault="00E37F8D" w:rsidP="00C56DD9">
            <w:pPr>
              <w:tabs>
                <w:tab w:val="left" w:pos="76"/>
              </w:tabs>
              <w:autoSpaceDE/>
              <w:autoSpaceDN/>
              <w:adjustRightInd/>
              <w:spacing w:before="40" w:after="40" w:line="200" w:lineRule="exact"/>
              <w:ind w:left="65"/>
              <w:rPr>
                <w:sz w:val="16"/>
                <w:szCs w:val="16"/>
              </w:rPr>
            </w:pPr>
            <w:r w:rsidRPr="0080497E">
              <w:rPr>
                <w:sz w:val="16"/>
                <w:szCs w:val="16"/>
              </w:rPr>
              <w:t>340/281</w:t>
            </w:r>
          </w:p>
        </w:tc>
        <w:tc>
          <w:tcPr>
            <w:tcW w:w="1747" w:type="dxa"/>
            <w:gridSpan w:val="3"/>
            <w:vAlign w:val="center"/>
          </w:tcPr>
          <w:p w14:paraId="3FAAEC06" w14:textId="77777777" w:rsidR="00E37F8D" w:rsidRPr="0080497E" w:rsidRDefault="00E37F8D" w:rsidP="00C56DD9">
            <w:pPr>
              <w:tabs>
                <w:tab w:val="left" w:pos="198"/>
              </w:tabs>
              <w:autoSpaceDE/>
              <w:autoSpaceDN/>
              <w:adjustRightInd/>
              <w:spacing w:before="40" w:after="40" w:line="200" w:lineRule="exact"/>
              <w:ind w:left="65"/>
              <w:rPr>
                <w:sz w:val="16"/>
                <w:szCs w:val="16"/>
              </w:rPr>
            </w:pPr>
            <w:r w:rsidRPr="003B7172">
              <w:rPr>
                <w:sz w:val="16"/>
                <w:szCs w:val="16"/>
              </w:rPr>
              <w:t>205°C</w:t>
            </w:r>
            <w:r w:rsidRPr="00043026">
              <w:rPr>
                <w:sz w:val="16"/>
                <w:szCs w:val="16"/>
              </w:rPr>
              <w:t>(</w:t>
            </w:r>
            <w:r w:rsidRPr="00F25805">
              <w:rPr>
                <w:sz w:val="16"/>
                <w:szCs w:val="16"/>
              </w:rPr>
              <w:t>350°F</w:t>
            </w:r>
            <w:r w:rsidRPr="00043026">
              <w:rPr>
                <w:sz w:val="16"/>
                <w:szCs w:val="16"/>
              </w:rPr>
              <w:t>)</w:t>
            </w:r>
          </w:p>
        </w:tc>
      </w:tr>
      <w:tr w:rsidR="00E37F8D" w:rsidRPr="0080497E" w14:paraId="59C42B77" w14:textId="77777777" w:rsidTr="00D750DA">
        <w:trPr>
          <w:gridAfter w:val="3"/>
          <w:wAfter w:w="267" w:type="dxa"/>
          <w:trHeight w:val="288"/>
          <w:jc w:val="center"/>
        </w:trPr>
        <w:tc>
          <w:tcPr>
            <w:tcW w:w="1860" w:type="dxa"/>
            <w:gridSpan w:val="3"/>
            <w:vAlign w:val="center"/>
          </w:tcPr>
          <w:p w14:paraId="3A4F2540" w14:textId="77777777" w:rsidR="00E37F8D" w:rsidRPr="00D750DA" w:rsidRDefault="00124B61" w:rsidP="00C56DD9">
            <w:pPr>
              <w:tabs>
                <w:tab w:val="left" w:pos="127"/>
              </w:tabs>
              <w:autoSpaceDE/>
              <w:autoSpaceDN/>
              <w:adjustRightInd/>
              <w:spacing w:before="40" w:after="40" w:line="200" w:lineRule="exact"/>
              <w:ind w:left="0"/>
              <w:rPr>
                <w:b/>
                <w:sz w:val="16"/>
                <w:szCs w:val="16"/>
                <w:lang w:val="ru-RU"/>
              </w:rPr>
            </w:pPr>
            <w:r>
              <w:rPr>
                <w:b/>
                <w:color w:val="auto"/>
                <w:sz w:val="16"/>
                <w:szCs w:val="24"/>
                <w:lang w:val="ru-RU"/>
              </w:rPr>
              <w:t>ТСП в соответствии с листом продукции производителя</w:t>
            </w:r>
          </w:p>
        </w:tc>
        <w:tc>
          <w:tcPr>
            <w:tcW w:w="2407" w:type="dxa"/>
            <w:vAlign w:val="center"/>
          </w:tcPr>
          <w:p w14:paraId="0954CC5D" w14:textId="77777777" w:rsidR="00E37F8D" w:rsidRPr="0080497E" w:rsidRDefault="00E37F8D" w:rsidP="00C56DD9">
            <w:pPr>
              <w:autoSpaceDE/>
              <w:autoSpaceDN/>
              <w:adjustRightInd/>
              <w:spacing w:before="40" w:after="40" w:line="200" w:lineRule="exact"/>
              <w:ind w:left="65"/>
              <w:rPr>
                <w:sz w:val="16"/>
                <w:szCs w:val="16"/>
              </w:rPr>
            </w:pPr>
            <w:r w:rsidRPr="0080497E">
              <w:rPr>
                <w:sz w:val="16"/>
                <w:szCs w:val="16"/>
              </w:rPr>
              <w:t>RAI</w:t>
            </w:r>
          </w:p>
        </w:tc>
        <w:tc>
          <w:tcPr>
            <w:tcW w:w="2588" w:type="dxa"/>
            <w:gridSpan w:val="5"/>
            <w:vAlign w:val="center"/>
          </w:tcPr>
          <w:p w14:paraId="1530C389" w14:textId="77777777" w:rsidR="00E37F8D" w:rsidRPr="00096D4A" w:rsidRDefault="00E37F8D" w:rsidP="00C56DD9">
            <w:pPr>
              <w:tabs>
                <w:tab w:val="left" w:pos="112"/>
              </w:tabs>
              <w:autoSpaceDE/>
              <w:autoSpaceDN/>
              <w:adjustRightInd/>
              <w:spacing w:before="40" w:after="40" w:line="200" w:lineRule="exact"/>
              <w:ind w:left="65"/>
              <w:rPr>
                <w:sz w:val="16"/>
                <w:szCs w:val="16"/>
              </w:rPr>
            </w:pPr>
            <w:r w:rsidRPr="00096D4A">
              <w:rPr>
                <w:sz w:val="16"/>
                <w:szCs w:val="16"/>
              </w:rPr>
              <w:t xml:space="preserve">HT Mastic 500 (NF and </w:t>
            </w:r>
            <w:proofErr w:type="spellStart"/>
            <w:r w:rsidRPr="00096D4A">
              <w:rPr>
                <w:sz w:val="16"/>
                <w:szCs w:val="16"/>
              </w:rPr>
              <w:t>NFt</w:t>
            </w:r>
            <w:proofErr w:type="spellEnd"/>
            <w:r w:rsidRPr="00096D4A">
              <w:rPr>
                <w:sz w:val="16"/>
                <w:szCs w:val="16"/>
              </w:rPr>
              <w:t>)</w:t>
            </w:r>
          </w:p>
        </w:tc>
        <w:tc>
          <w:tcPr>
            <w:tcW w:w="1012" w:type="dxa"/>
            <w:gridSpan w:val="3"/>
            <w:vAlign w:val="center"/>
          </w:tcPr>
          <w:p w14:paraId="0ACA17A5" w14:textId="77777777" w:rsidR="00E37F8D" w:rsidRPr="0080497E" w:rsidRDefault="00E37F8D" w:rsidP="00C56DD9">
            <w:pPr>
              <w:tabs>
                <w:tab w:val="left" w:pos="76"/>
              </w:tabs>
              <w:autoSpaceDE/>
              <w:autoSpaceDN/>
              <w:adjustRightInd/>
              <w:spacing w:before="40" w:after="40" w:line="200" w:lineRule="exact"/>
              <w:ind w:left="65"/>
              <w:rPr>
                <w:sz w:val="16"/>
                <w:szCs w:val="16"/>
              </w:rPr>
            </w:pPr>
            <w:r w:rsidRPr="0080497E">
              <w:rPr>
                <w:sz w:val="16"/>
                <w:szCs w:val="16"/>
              </w:rPr>
              <w:t>24/350</w:t>
            </w:r>
          </w:p>
        </w:tc>
        <w:tc>
          <w:tcPr>
            <w:tcW w:w="1747" w:type="dxa"/>
            <w:gridSpan w:val="3"/>
            <w:vAlign w:val="center"/>
          </w:tcPr>
          <w:p w14:paraId="05F9C340" w14:textId="77777777" w:rsidR="00E37F8D" w:rsidRPr="0080497E" w:rsidRDefault="00E37F8D" w:rsidP="00C56DD9">
            <w:pPr>
              <w:tabs>
                <w:tab w:val="left" w:pos="198"/>
              </w:tabs>
              <w:autoSpaceDE/>
              <w:autoSpaceDN/>
              <w:adjustRightInd/>
              <w:spacing w:before="40" w:after="40" w:line="200" w:lineRule="exact"/>
              <w:ind w:left="65"/>
              <w:rPr>
                <w:sz w:val="16"/>
                <w:szCs w:val="16"/>
              </w:rPr>
            </w:pPr>
            <w:r w:rsidRPr="00DE6574">
              <w:rPr>
                <w:sz w:val="16"/>
                <w:szCs w:val="16"/>
              </w:rPr>
              <w:t>121°C</w:t>
            </w:r>
            <w:r w:rsidRPr="00043026">
              <w:rPr>
                <w:sz w:val="16"/>
                <w:szCs w:val="16"/>
              </w:rPr>
              <w:t>(</w:t>
            </w:r>
            <w:r w:rsidRPr="009107C6">
              <w:rPr>
                <w:sz w:val="16"/>
                <w:szCs w:val="16"/>
              </w:rPr>
              <w:t>400°F</w:t>
            </w:r>
            <w:r w:rsidRPr="00043026">
              <w:rPr>
                <w:sz w:val="16"/>
                <w:szCs w:val="16"/>
              </w:rPr>
              <w:t>)</w:t>
            </w:r>
          </w:p>
        </w:tc>
      </w:tr>
      <w:tr w:rsidR="00E37F8D" w:rsidRPr="0080497E" w14:paraId="098D1E7F" w14:textId="77777777" w:rsidTr="00D750DA">
        <w:trPr>
          <w:gridAfter w:val="3"/>
          <w:wAfter w:w="267" w:type="dxa"/>
          <w:trHeight w:val="288"/>
          <w:jc w:val="center"/>
        </w:trPr>
        <w:tc>
          <w:tcPr>
            <w:tcW w:w="1860" w:type="dxa"/>
            <w:gridSpan w:val="3"/>
            <w:vAlign w:val="center"/>
          </w:tcPr>
          <w:p w14:paraId="55C45D6E" w14:textId="77777777" w:rsidR="00E37F8D" w:rsidRPr="0080497E" w:rsidRDefault="00E37F8D" w:rsidP="00C56DD9">
            <w:pPr>
              <w:autoSpaceDE/>
              <w:autoSpaceDN/>
              <w:adjustRightInd/>
              <w:spacing w:before="40" w:after="40" w:line="200" w:lineRule="exact"/>
              <w:ind w:left="0"/>
              <w:rPr>
                <w:b/>
                <w:sz w:val="16"/>
                <w:szCs w:val="16"/>
              </w:rPr>
            </w:pPr>
          </w:p>
        </w:tc>
        <w:tc>
          <w:tcPr>
            <w:tcW w:w="2407" w:type="dxa"/>
            <w:vAlign w:val="center"/>
          </w:tcPr>
          <w:p w14:paraId="69411FB2" w14:textId="77777777" w:rsidR="00E37F8D" w:rsidRPr="0080497E" w:rsidRDefault="00E37F8D" w:rsidP="00C56DD9">
            <w:pPr>
              <w:autoSpaceDE/>
              <w:autoSpaceDN/>
              <w:adjustRightInd/>
              <w:spacing w:before="40" w:after="40" w:line="200" w:lineRule="exact"/>
              <w:ind w:left="65"/>
              <w:rPr>
                <w:sz w:val="16"/>
                <w:szCs w:val="16"/>
              </w:rPr>
            </w:pPr>
            <w:r w:rsidRPr="0080497E">
              <w:rPr>
                <w:sz w:val="16"/>
                <w:szCs w:val="16"/>
              </w:rPr>
              <w:t>RAI</w:t>
            </w:r>
          </w:p>
        </w:tc>
        <w:tc>
          <w:tcPr>
            <w:tcW w:w="2588" w:type="dxa"/>
            <w:gridSpan w:val="5"/>
            <w:vAlign w:val="center"/>
          </w:tcPr>
          <w:p w14:paraId="0269EE99" w14:textId="77777777" w:rsidR="00E37F8D" w:rsidRPr="00096D4A" w:rsidRDefault="00E37F8D" w:rsidP="00C56DD9">
            <w:pPr>
              <w:tabs>
                <w:tab w:val="left" w:pos="112"/>
              </w:tabs>
              <w:autoSpaceDE/>
              <w:autoSpaceDN/>
              <w:adjustRightInd/>
              <w:spacing w:before="40" w:after="40" w:line="200" w:lineRule="exact"/>
              <w:ind w:left="65"/>
              <w:rPr>
                <w:sz w:val="16"/>
                <w:szCs w:val="16"/>
              </w:rPr>
            </w:pPr>
            <w:r w:rsidRPr="00096D4A">
              <w:rPr>
                <w:sz w:val="16"/>
                <w:szCs w:val="16"/>
              </w:rPr>
              <w:t>Corr-FX 600</w:t>
            </w:r>
          </w:p>
        </w:tc>
        <w:tc>
          <w:tcPr>
            <w:tcW w:w="1012" w:type="dxa"/>
            <w:gridSpan w:val="3"/>
            <w:vAlign w:val="center"/>
          </w:tcPr>
          <w:p w14:paraId="34F30B85" w14:textId="77777777" w:rsidR="00E37F8D" w:rsidRPr="0080497E" w:rsidRDefault="00E37F8D" w:rsidP="00C56DD9">
            <w:pPr>
              <w:tabs>
                <w:tab w:val="left" w:pos="76"/>
              </w:tabs>
              <w:autoSpaceDE/>
              <w:autoSpaceDN/>
              <w:adjustRightInd/>
              <w:spacing w:before="40" w:after="40" w:line="200" w:lineRule="exact"/>
              <w:ind w:left="65"/>
              <w:rPr>
                <w:sz w:val="16"/>
                <w:szCs w:val="16"/>
              </w:rPr>
            </w:pPr>
            <w:r w:rsidRPr="0080497E">
              <w:rPr>
                <w:sz w:val="16"/>
                <w:szCs w:val="16"/>
              </w:rPr>
              <w:t>24</w:t>
            </w:r>
          </w:p>
        </w:tc>
        <w:tc>
          <w:tcPr>
            <w:tcW w:w="1747" w:type="dxa"/>
            <w:gridSpan w:val="3"/>
            <w:vAlign w:val="center"/>
          </w:tcPr>
          <w:p w14:paraId="6B0DC00A" w14:textId="77777777" w:rsidR="00E37F8D" w:rsidRPr="0080497E" w:rsidRDefault="00E37F8D" w:rsidP="00C56DD9">
            <w:pPr>
              <w:tabs>
                <w:tab w:val="left" w:pos="198"/>
              </w:tabs>
              <w:autoSpaceDE/>
              <w:autoSpaceDN/>
              <w:adjustRightInd/>
              <w:spacing w:before="40" w:after="40" w:line="200" w:lineRule="exact"/>
              <w:ind w:left="65"/>
              <w:rPr>
                <w:sz w:val="16"/>
                <w:szCs w:val="16"/>
              </w:rPr>
            </w:pPr>
            <w:r w:rsidRPr="005C25A6">
              <w:rPr>
                <w:sz w:val="16"/>
                <w:szCs w:val="16"/>
              </w:rPr>
              <w:t>260°C</w:t>
            </w:r>
            <w:r w:rsidRPr="00043026">
              <w:rPr>
                <w:sz w:val="16"/>
                <w:szCs w:val="16"/>
              </w:rPr>
              <w:t>(</w:t>
            </w:r>
            <w:r w:rsidRPr="000203D2">
              <w:rPr>
                <w:sz w:val="16"/>
                <w:szCs w:val="16"/>
              </w:rPr>
              <w:t>500°F</w:t>
            </w:r>
            <w:r w:rsidRPr="00043026">
              <w:rPr>
                <w:sz w:val="16"/>
                <w:szCs w:val="16"/>
              </w:rPr>
              <w:t>)</w:t>
            </w:r>
          </w:p>
        </w:tc>
      </w:tr>
      <w:tr w:rsidR="00C56DD9" w:rsidRPr="0080497E" w14:paraId="2E64A53A" w14:textId="77777777" w:rsidTr="00D750DA">
        <w:trPr>
          <w:gridAfter w:val="3"/>
          <w:wAfter w:w="267" w:type="dxa"/>
          <w:trHeight w:val="288"/>
          <w:jc w:val="center"/>
        </w:trPr>
        <w:tc>
          <w:tcPr>
            <w:tcW w:w="1860" w:type="dxa"/>
            <w:gridSpan w:val="3"/>
            <w:vAlign w:val="center"/>
          </w:tcPr>
          <w:p w14:paraId="05D7A01E" w14:textId="77777777" w:rsidR="00C56DD9" w:rsidRPr="0080497E" w:rsidRDefault="00C56DD9" w:rsidP="00C56DD9">
            <w:pPr>
              <w:autoSpaceDE/>
              <w:autoSpaceDN/>
              <w:adjustRightInd/>
              <w:spacing w:before="40" w:after="40" w:line="200" w:lineRule="exact"/>
              <w:ind w:left="0"/>
              <w:rPr>
                <w:b/>
                <w:sz w:val="16"/>
                <w:szCs w:val="16"/>
              </w:rPr>
            </w:pPr>
          </w:p>
        </w:tc>
        <w:tc>
          <w:tcPr>
            <w:tcW w:w="2407" w:type="dxa"/>
            <w:vAlign w:val="center"/>
          </w:tcPr>
          <w:p w14:paraId="3C26584B" w14:textId="77777777" w:rsidR="00C56DD9" w:rsidRPr="0080497E" w:rsidRDefault="00C56DD9" w:rsidP="00C56DD9">
            <w:pPr>
              <w:autoSpaceDE/>
              <w:autoSpaceDN/>
              <w:adjustRightInd/>
              <w:spacing w:before="40" w:after="40" w:line="200" w:lineRule="exact"/>
              <w:ind w:left="65"/>
              <w:rPr>
                <w:sz w:val="16"/>
                <w:szCs w:val="16"/>
              </w:rPr>
            </w:pPr>
          </w:p>
        </w:tc>
        <w:tc>
          <w:tcPr>
            <w:tcW w:w="2588" w:type="dxa"/>
            <w:gridSpan w:val="5"/>
            <w:vAlign w:val="center"/>
          </w:tcPr>
          <w:p w14:paraId="26161455" w14:textId="77777777" w:rsidR="00C56DD9" w:rsidRPr="00096D4A" w:rsidRDefault="00C56DD9" w:rsidP="00C56DD9">
            <w:pPr>
              <w:autoSpaceDE/>
              <w:autoSpaceDN/>
              <w:adjustRightInd/>
              <w:spacing w:before="40" w:after="40" w:line="200" w:lineRule="exact"/>
              <w:ind w:left="65"/>
              <w:rPr>
                <w:sz w:val="16"/>
                <w:szCs w:val="16"/>
              </w:rPr>
            </w:pPr>
          </w:p>
        </w:tc>
        <w:tc>
          <w:tcPr>
            <w:tcW w:w="1012" w:type="dxa"/>
            <w:gridSpan w:val="3"/>
            <w:vAlign w:val="center"/>
          </w:tcPr>
          <w:p w14:paraId="3816C79D" w14:textId="77777777" w:rsidR="00C56DD9" w:rsidRPr="0080497E" w:rsidRDefault="00C56DD9" w:rsidP="00C56DD9">
            <w:pPr>
              <w:autoSpaceDE/>
              <w:autoSpaceDN/>
              <w:adjustRightInd/>
              <w:spacing w:before="40" w:after="40" w:line="200" w:lineRule="exact"/>
              <w:ind w:left="65"/>
              <w:rPr>
                <w:sz w:val="16"/>
                <w:szCs w:val="16"/>
              </w:rPr>
            </w:pPr>
          </w:p>
        </w:tc>
        <w:tc>
          <w:tcPr>
            <w:tcW w:w="1747" w:type="dxa"/>
            <w:gridSpan w:val="3"/>
            <w:vAlign w:val="center"/>
          </w:tcPr>
          <w:p w14:paraId="5CF4977E" w14:textId="77777777" w:rsidR="00C56DD9" w:rsidRPr="0080497E" w:rsidRDefault="00C56DD9" w:rsidP="00C56DD9">
            <w:pPr>
              <w:autoSpaceDE/>
              <w:autoSpaceDN/>
              <w:adjustRightInd/>
              <w:spacing w:before="40" w:after="40" w:line="200" w:lineRule="exact"/>
              <w:ind w:left="65"/>
              <w:rPr>
                <w:sz w:val="16"/>
                <w:szCs w:val="16"/>
              </w:rPr>
            </w:pPr>
          </w:p>
        </w:tc>
      </w:tr>
      <w:tr w:rsidR="00C56DD9" w:rsidRPr="008A671D" w14:paraId="75C65FD2" w14:textId="77777777" w:rsidTr="00D750DA">
        <w:trPr>
          <w:gridAfter w:val="1"/>
          <w:wAfter w:w="78" w:type="dxa"/>
          <w:trHeight w:val="288"/>
          <w:jc w:val="center"/>
        </w:trPr>
        <w:tc>
          <w:tcPr>
            <w:tcW w:w="9803" w:type="dxa"/>
            <w:gridSpan w:val="17"/>
            <w:vAlign w:val="center"/>
          </w:tcPr>
          <w:p w14:paraId="66235D7D" w14:textId="77777777" w:rsidR="00C56DD9" w:rsidRPr="00096D4A" w:rsidRDefault="00C56DD9" w:rsidP="00C56DD9">
            <w:pPr>
              <w:autoSpaceDE/>
              <w:autoSpaceDN/>
              <w:adjustRightInd/>
              <w:spacing w:before="0" w:line="240" w:lineRule="auto"/>
              <w:ind w:left="55"/>
              <w:rPr>
                <w:sz w:val="16"/>
                <w:szCs w:val="16"/>
              </w:rPr>
            </w:pPr>
          </w:p>
        </w:tc>
      </w:tr>
      <w:tr w:rsidR="00E37F8D" w:rsidRPr="0080497E" w14:paraId="6F5AD71B" w14:textId="77777777" w:rsidTr="00D750DA">
        <w:trPr>
          <w:gridAfter w:val="2"/>
          <w:wAfter w:w="222" w:type="dxa"/>
          <w:trHeight w:val="288"/>
          <w:jc w:val="center"/>
        </w:trPr>
        <w:tc>
          <w:tcPr>
            <w:tcW w:w="1860" w:type="dxa"/>
            <w:gridSpan w:val="3"/>
            <w:tcBorders>
              <w:top w:val="single" w:sz="12" w:space="0" w:color="auto"/>
            </w:tcBorders>
            <w:vAlign w:val="center"/>
          </w:tcPr>
          <w:p w14:paraId="5656EC34" w14:textId="77777777" w:rsidR="00E37F8D" w:rsidRPr="0080497E" w:rsidRDefault="00124B61" w:rsidP="00124B61">
            <w:pPr>
              <w:autoSpaceDE/>
              <w:autoSpaceDN/>
              <w:adjustRightInd/>
              <w:spacing w:before="40" w:after="40" w:line="200" w:lineRule="exact"/>
              <w:ind w:left="0"/>
              <w:rPr>
                <w:b/>
                <w:sz w:val="16"/>
                <w:szCs w:val="16"/>
              </w:rPr>
            </w:pPr>
            <w:r>
              <w:rPr>
                <w:b/>
                <w:sz w:val="16"/>
                <w:szCs w:val="16"/>
                <w:lang w:val="ru-RU"/>
              </w:rPr>
              <w:t>ВТОРОЙ СЛОЙ если необходимо</w:t>
            </w:r>
          </w:p>
        </w:tc>
        <w:tc>
          <w:tcPr>
            <w:tcW w:w="2407" w:type="dxa"/>
            <w:tcBorders>
              <w:top w:val="single" w:sz="12" w:space="0" w:color="auto"/>
            </w:tcBorders>
            <w:vAlign w:val="center"/>
          </w:tcPr>
          <w:p w14:paraId="5FB07CE7" w14:textId="77777777" w:rsidR="00E37F8D" w:rsidRPr="0080497E" w:rsidRDefault="00E37F8D" w:rsidP="00C56DD9">
            <w:pPr>
              <w:autoSpaceDE/>
              <w:autoSpaceDN/>
              <w:adjustRightInd/>
              <w:spacing w:before="40" w:after="40" w:line="200" w:lineRule="exact"/>
              <w:ind w:left="65"/>
              <w:rPr>
                <w:sz w:val="16"/>
                <w:szCs w:val="16"/>
              </w:rPr>
            </w:pPr>
            <w:r w:rsidRPr="0080497E">
              <w:rPr>
                <w:sz w:val="16"/>
                <w:szCs w:val="16"/>
              </w:rPr>
              <w:t>Foster</w:t>
            </w:r>
          </w:p>
        </w:tc>
        <w:tc>
          <w:tcPr>
            <w:tcW w:w="2565" w:type="dxa"/>
            <w:gridSpan w:val="4"/>
            <w:tcBorders>
              <w:top w:val="single" w:sz="12" w:space="0" w:color="auto"/>
            </w:tcBorders>
            <w:vAlign w:val="center"/>
          </w:tcPr>
          <w:p w14:paraId="10B486FB" w14:textId="77777777" w:rsidR="00E37F8D" w:rsidRPr="00096D4A" w:rsidRDefault="00E37F8D" w:rsidP="00C56DD9">
            <w:pPr>
              <w:tabs>
                <w:tab w:val="left" w:pos="112"/>
              </w:tabs>
              <w:autoSpaceDE/>
              <w:autoSpaceDN/>
              <w:adjustRightInd/>
              <w:spacing w:before="40" w:after="40" w:line="200" w:lineRule="exact"/>
              <w:ind w:left="65"/>
              <w:rPr>
                <w:sz w:val="16"/>
                <w:szCs w:val="16"/>
              </w:rPr>
            </w:pPr>
            <w:r w:rsidRPr="00096D4A">
              <w:rPr>
                <w:sz w:val="16"/>
                <w:szCs w:val="16"/>
              </w:rPr>
              <w:t>Chil-</w:t>
            </w:r>
            <w:proofErr w:type="spellStart"/>
            <w:r w:rsidRPr="00096D4A">
              <w:rPr>
                <w:sz w:val="16"/>
                <w:szCs w:val="16"/>
              </w:rPr>
              <w:t>Lastic</w:t>
            </w:r>
            <w:proofErr w:type="spellEnd"/>
            <w:r w:rsidRPr="00096D4A">
              <w:rPr>
                <w:sz w:val="16"/>
                <w:szCs w:val="16"/>
              </w:rPr>
              <w:t xml:space="preserve"> CP-79 (S and T)</w:t>
            </w:r>
          </w:p>
        </w:tc>
        <w:tc>
          <w:tcPr>
            <w:tcW w:w="1080" w:type="dxa"/>
            <w:gridSpan w:val="5"/>
            <w:tcBorders>
              <w:top w:val="single" w:sz="12" w:space="0" w:color="auto"/>
            </w:tcBorders>
            <w:vAlign w:val="center"/>
          </w:tcPr>
          <w:p w14:paraId="78AB1596" w14:textId="77777777" w:rsidR="00E37F8D" w:rsidRPr="0080497E" w:rsidRDefault="00E37F8D" w:rsidP="00C56DD9">
            <w:pPr>
              <w:tabs>
                <w:tab w:val="left" w:pos="99"/>
              </w:tabs>
              <w:autoSpaceDE/>
              <w:autoSpaceDN/>
              <w:adjustRightInd/>
              <w:spacing w:before="40" w:after="40" w:line="200" w:lineRule="exact"/>
              <w:ind w:left="65"/>
              <w:rPr>
                <w:sz w:val="16"/>
                <w:szCs w:val="16"/>
              </w:rPr>
            </w:pPr>
            <w:r w:rsidRPr="0080497E">
              <w:rPr>
                <w:sz w:val="16"/>
                <w:szCs w:val="16"/>
              </w:rPr>
              <w:t>340/281</w:t>
            </w:r>
          </w:p>
        </w:tc>
        <w:tc>
          <w:tcPr>
            <w:tcW w:w="1747" w:type="dxa"/>
            <w:gridSpan w:val="3"/>
            <w:tcBorders>
              <w:top w:val="single" w:sz="12" w:space="0" w:color="auto"/>
            </w:tcBorders>
            <w:vAlign w:val="center"/>
          </w:tcPr>
          <w:p w14:paraId="5668037E" w14:textId="77777777" w:rsidR="00E37F8D" w:rsidRPr="0080497E" w:rsidRDefault="00E37F8D" w:rsidP="00C56DD9">
            <w:pPr>
              <w:tabs>
                <w:tab w:val="left" w:pos="476"/>
              </w:tabs>
              <w:autoSpaceDE/>
              <w:autoSpaceDN/>
              <w:adjustRightInd/>
              <w:spacing w:before="40" w:after="40" w:line="200" w:lineRule="exact"/>
              <w:ind w:left="65"/>
              <w:rPr>
                <w:sz w:val="16"/>
                <w:szCs w:val="16"/>
              </w:rPr>
            </w:pPr>
            <w:r w:rsidRPr="00F75FDF">
              <w:rPr>
                <w:sz w:val="16"/>
                <w:szCs w:val="16"/>
              </w:rPr>
              <w:t>205°C</w:t>
            </w:r>
            <w:r w:rsidRPr="00043026">
              <w:rPr>
                <w:sz w:val="16"/>
                <w:szCs w:val="16"/>
              </w:rPr>
              <w:t>(</w:t>
            </w:r>
            <w:r w:rsidRPr="00B11BE1">
              <w:rPr>
                <w:sz w:val="16"/>
                <w:szCs w:val="16"/>
              </w:rPr>
              <w:t>350°F</w:t>
            </w:r>
            <w:r w:rsidRPr="00043026">
              <w:rPr>
                <w:sz w:val="16"/>
                <w:szCs w:val="16"/>
              </w:rPr>
              <w:t>)</w:t>
            </w:r>
          </w:p>
        </w:tc>
      </w:tr>
      <w:tr w:rsidR="00E37F8D" w:rsidRPr="0080497E" w14:paraId="4480E195" w14:textId="77777777" w:rsidTr="00D750DA">
        <w:trPr>
          <w:gridAfter w:val="2"/>
          <w:wAfter w:w="222" w:type="dxa"/>
          <w:trHeight w:val="288"/>
          <w:jc w:val="center"/>
        </w:trPr>
        <w:tc>
          <w:tcPr>
            <w:tcW w:w="1860" w:type="dxa"/>
            <w:gridSpan w:val="3"/>
            <w:vAlign w:val="center"/>
          </w:tcPr>
          <w:p w14:paraId="0AFB1AF3" w14:textId="77777777" w:rsidR="00E37F8D" w:rsidRPr="0080497E" w:rsidRDefault="00124B61" w:rsidP="00C56DD9">
            <w:pPr>
              <w:autoSpaceDE/>
              <w:autoSpaceDN/>
              <w:adjustRightInd/>
              <w:spacing w:before="40" w:after="40" w:line="200" w:lineRule="exact"/>
              <w:ind w:left="0"/>
              <w:rPr>
                <w:b/>
                <w:sz w:val="16"/>
                <w:szCs w:val="16"/>
              </w:rPr>
            </w:pPr>
            <w:r>
              <w:rPr>
                <w:b/>
                <w:sz w:val="16"/>
                <w:szCs w:val="16"/>
                <w:lang w:val="ru-RU"/>
              </w:rPr>
              <w:t>Высокотемпературная мастика</w:t>
            </w:r>
          </w:p>
        </w:tc>
        <w:tc>
          <w:tcPr>
            <w:tcW w:w="2407" w:type="dxa"/>
            <w:vAlign w:val="center"/>
          </w:tcPr>
          <w:p w14:paraId="5E45A4BB" w14:textId="77777777" w:rsidR="00E37F8D" w:rsidRPr="0080497E" w:rsidRDefault="00E37F8D" w:rsidP="00C56DD9">
            <w:pPr>
              <w:autoSpaceDE/>
              <w:autoSpaceDN/>
              <w:adjustRightInd/>
              <w:spacing w:before="40" w:after="40" w:line="200" w:lineRule="exact"/>
              <w:ind w:left="65"/>
              <w:rPr>
                <w:sz w:val="16"/>
                <w:szCs w:val="16"/>
              </w:rPr>
            </w:pPr>
            <w:r w:rsidRPr="0080497E">
              <w:rPr>
                <w:sz w:val="16"/>
                <w:szCs w:val="16"/>
              </w:rPr>
              <w:t>RAI</w:t>
            </w:r>
          </w:p>
        </w:tc>
        <w:tc>
          <w:tcPr>
            <w:tcW w:w="2565" w:type="dxa"/>
            <w:gridSpan w:val="4"/>
            <w:vAlign w:val="center"/>
          </w:tcPr>
          <w:p w14:paraId="30CD8C93" w14:textId="77777777" w:rsidR="00E37F8D" w:rsidRPr="00096D4A" w:rsidRDefault="00E37F8D" w:rsidP="00C56DD9">
            <w:pPr>
              <w:tabs>
                <w:tab w:val="left" w:pos="112"/>
              </w:tabs>
              <w:autoSpaceDE/>
              <w:autoSpaceDN/>
              <w:adjustRightInd/>
              <w:spacing w:before="40" w:after="40" w:line="200" w:lineRule="exact"/>
              <w:ind w:left="65"/>
              <w:rPr>
                <w:sz w:val="16"/>
                <w:szCs w:val="16"/>
              </w:rPr>
            </w:pPr>
            <w:r w:rsidRPr="00096D4A">
              <w:rPr>
                <w:sz w:val="16"/>
                <w:szCs w:val="16"/>
              </w:rPr>
              <w:t xml:space="preserve">HT Mastic 500 (NF and </w:t>
            </w:r>
            <w:proofErr w:type="spellStart"/>
            <w:r w:rsidRPr="00096D4A">
              <w:rPr>
                <w:sz w:val="16"/>
                <w:szCs w:val="16"/>
              </w:rPr>
              <w:t>NFt</w:t>
            </w:r>
            <w:proofErr w:type="spellEnd"/>
            <w:r w:rsidRPr="00096D4A">
              <w:rPr>
                <w:sz w:val="16"/>
                <w:szCs w:val="16"/>
              </w:rPr>
              <w:t>)</w:t>
            </w:r>
          </w:p>
        </w:tc>
        <w:tc>
          <w:tcPr>
            <w:tcW w:w="1080" w:type="dxa"/>
            <w:gridSpan w:val="5"/>
            <w:vAlign w:val="center"/>
          </w:tcPr>
          <w:p w14:paraId="5896B9CB" w14:textId="77777777" w:rsidR="00E37F8D" w:rsidRPr="0080497E" w:rsidRDefault="00E37F8D" w:rsidP="00C56DD9">
            <w:pPr>
              <w:tabs>
                <w:tab w:val="left" w:pos="99"/>
              </w:tabs>
              <w:autoSpaceDE/>
              <w:autoSpaceDN/>
              <w:adjustRightInd/>
              <w:spacing w:before="40" w:after="40" w:line="200" w:lineRule="exact"/>
              <w:ind w:left="65"/>
              <w:rPr>
                <w:sz w:val="16"/>
                <w:szCs w:val="16"/>
              </w:rPr>
            </w:pPr>
            <w:r w:rsidRPr="0080497E">
              <w:rPr>
                <w:sz w:val="16"/>
                <w:szCs w:val="16"/>
              </w:rPr>
              <w:t>24/350</w:t>
            </w:r>
          </w:p>
        </w:tc>
        <w:tc>
          <w:tcPr>
            <w:tcW w:w="1747" w:type="dxa"/>
            <w:gridSpan w:val="3"/>
            <w:vAlign w:val="center"/>
          </w:tcPr>
          <w:p w14:paraId="29628B25" w14:textId="77777777" w:rsidR="00E37F8D" w:rsidRPr="0080497E" w:rsidRDefault="00E37F8D" w:rsidP="00C56DD9">
            <w:pPr>
              <w:tabs>
                <w:tab w:val="left" w:pos="476"/>
              </w:tabs>
              <w:autoSpaceDE/>
              <w:autoSpaceDN/>
              <w:adjustRightInd/>
              <w:spacing w:before="40" w:after="40" w:line="200" w:lineRule="exact"/>
              <w:ind w:left="65"/>
              <w:rPr>
                <w:sz w:val="16"/>
                <w:szCs w:val="16"/>
              </w:rPr>
            </w:pPr>
            <w:r w:rsidRPr="00A37DCB">
              <w:rPr>
                <w:sz w:val="16"/>
                <w:szCs w:val="16"/>
              </w:rPr>
              <w:t>121°C</w:t>
            </w:r>
            <w:r w:rsidRPr="00043026">
              <w:rPr>
                <w:sz w:val="16"/>
                <w:szCs w:val="16"/>
              </w:rPr>
              <w:t>(</w:t>
            </w:r>
            <w:r w:rsidRPr="00F16155">
              <w:rPr>
                <w:sz w:val="16"/>
                <w:szCs w:val="16"/>
              </w:rPr>
              <w:t>400°F</w:t>
            </w:r>
            <w:r w:rsidRPr="00043026">
              <w:rPr>
                <w:sz w:val="16"/>
                <w:szCs w:val="16"/>
              </w:rPr>
              <w:t>)</w:t>
            </w:r>
          </w:p>
        </w:tc>
      </w:tr>
      <w:tr w:rsidR="00E37F8D" w:rsidRPr="0080497E" w14:paraId="4063AD96" w14:textId="77777777" w:rsidTr="00D750DA">
        <w:trPr>
          <w:gridAfter w:val="2"/>
          <w:wAfter w:w="222" w:type="dxa"/>
          <w:trHeight w:val="288"/>
          <w:jc w:val="center"/>
        </w:trPr>
        <w:tc>
          <w:tcPr>
            <w:tcW w:w="1860" w:type="dxa"/>
            <w:gridSpan w:val="3"/>
            <w:vMerge w:val="restart"/>
            <w:vAlign w:val="center"/>
          </w:tcPr>
          <w:p w14:paraId="1F5AF47C" w14:textId="77777777" w:rsidR="00E37F8D" w:rsidRPr="00D750DA" w:rsidRDefault="00124B61" w:rsidP="00C56DD9">
            <w:pPr>
              <w:autoSpaceDE/>
              <w:autoSpaceDN/>
              <w:adjustRightInd/>
              <w:spacing w:before="40" w:after="40" w:line="200" w:lineRule="exact"/>
              <w:ind w:left="0"/>
              <w:rPr>
                <w:b/>
                <w:sz w:val="16"/>
                <w:szCs w:val="16"/>
                <w:lang w:val="ru-RU"/>
              </w:rPr>
            </w:pPr>
            <w:r>
              <w:rPr>
                <w:b/>
                <w:color w:val="auto"/>
                <w:sz w:val="16"/>
                <w:szCs w:val="24"/>
                <w:lang w:val="ru-RU"/>
              </w:rPr>
              <w:t>ТСП в соответствии с листом продукции производителя</w:t>
            </w:r>
          </w:p>
        </w:tc>
        <w:tc>
          <w:tcPr>
            <w:tcW w:w="2407" w:type="dxa"/>
            <w:vAlign w:val="center"/>
          </w:tcPr>
          <w:p w14:paraId="7F620D56" w14:textId="77777777" w:rsidR="00E37F8D" w:rsidRPr="0080497E" w:rsidRDefault="00E37F8D" w:rsidP="00C56DD9">
            <w:pPr>
              <w:autoSpaceDE/>
              <w:autoSpaceDN/>
              <w:adjustRightInd/>
              <w:spacing w:before="40" w:after="40" w:line="200" w:lineRule="exact"/>
              <w:ind w:left="65"/>
              <w:rPr>
                <w:sz w:val="16"/>
                <w:szCs w:val="16"/>
              </w:rPr>
            </w:pPr>
            <w:r w:rsidRPr="0080497E">
              <w:rPr>
                <w:sz w:val="16"/>
                <w:szCs w:val="16"/>
              </w:rPr>
              <w:t>RAI</w:t>
            </w:r>
          </w:p>
        </w:tc>
        <w:tc>
          <w:tcPr>
            <w:tcW w:w="2565" w:type="dxa"/>
            <w:gridSpan w:val="4"/>
            <w:vAlign w:val="center"/>
          </w:tcPr>
          <w:p w14:paraId="6FA6A9B4" w14:textId="77777777" w:rsidR="00E37F8D" w:rsidRPr="00096D4A" w:rsidRDefault="00E37F8D" w:rsidP="00C56DD9">
            <w:pPr>
              <w:tabs>
                <w:tab w:val="left" w:pos="112"/>
              </w:tabs>
              <w:autoSpaceDE/>
              <w:autoSpaceDN/>
              <w:adjustRightInd/>
              <w:spacing w:before="40" w:after="40" w:line="200" w:lineRule="exact"/>
              <w:ind w:left="65"/>
              <w:rPr>
                <w:sz w:val="16"/>
                <w:szCs w:val="16"/>
              </w:rPr>
            </w:pPr>
            <w:r w:rsidRPr="00096D4A">
              <w:rPr>
                <w:sz w:val="16"/>
                <w:szCs w:val="16"/>
              </w:rPr>
              <w:t>Corr-FX 600</w:t>
            </w:r>
          </w:p>
        </w:tc>
        <w:tc>
          <w:tcPr>
            <w:tcW w:w="1080" w:type="dxa"/>
            <w:gridSpan w:val="5"/>
            <w:vAlign w:val="center"/>
          </w:tcPr>
          <w:p w14:paraId="67C95C31" w14:textId="77777777" w:rsidR="00E37F8D" w:rsidRPr="0080497E" w:rsidRDefault="00E37F8D" w:rsidP="00C56DD9">
            <w:pPr>
              <w:tabs>
                <w:tab w:val="left" w:pos="99"/>
              </w:tabs>
              <w:autoSpaceDE/>
              <w:autoSpaceDN/>
              <w:adjustRightInd/>
              <w:spacing w:before="40" w:after="40" w:line="200" w:lineRule="exact"/>
              <w:ind w:left="65"/>
              <w:rPr>
                <w:sz w:val="16"/>
                <w:szCs w:val="16"/>
              </w:rPr>
            </w:pPr>
            <w:r w:rsidRPr="0080497E">
              <w:rPr>
                <w:sz w:val="16"/>
                <w:szCs w:val="16"/>
              </w:rPr>
              <w:t>24</w:t>
            </w:r>
          </w:p>
        </w:tc>
        <w:tc>
          <w:tcPr>
            <w:tcW w:w="1747" w:type="dxa"/>
            <w:gridSpan w:val="3"/>
            <w:vAlign w:val="center"/>
          </w:tcPr>
          <w:p w14:paraId="32E2C31B" w14:textId="77777777" w:rsidR="00E37F8D" w:rsidRPr="0080497E" w:rsidRDefault="00E37F8D" w:rsidP="00C56DD9">
            <w:pPr>
              <w:tabs>
                <w:tab w:val="left" w:pos="476"/>
              </w:tabs>
              <w:autoSpaceDE/>
              <w:autoSpaceDN/>
              <w:adjustRightInd/>
              <w:spacing w:before="40" w:after="40" w:line="200" w:lineRule="exact"/>
              <w:ind w:left="65"/>
              <w:rPr>
                <w:sz w:val="16"/>
                <w:szCs w:val="16"/>
              </w:rPr>
            </w:pPr>
            <w:r w:rsidRPr="00CA6242">
              <w:rPr>
                <w:sz w:val="16"/>
                <w:szCs w:val="16"/>
              </w:rPr>
              <w:t>260°C</w:t>
            </w:r>
            <w:r w:rsidRPr="00043026">
              <w:rPr>
                <w:sz w:val="16"/>
                <w:szCs w:val="16"/>
              </w:rPr>
              <w:t xml:space="preserve"> (</w:t>
            </w:r>
            <w:r w:rsidRPr="008C7223">
              <w:rPr>
                <w:sz w:val="16"/>
                <w:szCs w:val="16"/>
              </w:rPr>
              <w:t>500</w:t>
            </w:r>
            <w:r w:rsidRPr="00043026">
              <w:rPr>
                <w:sz w:val="16"/>
                <w:szCs w:val="16"/>
              </w:rPr>
              <w:t>°F)</w:t>
            </w:r>
          </w:p>
        </w:tc>
      </w:tr>
      <w:tr w:rsidR="00C56DD9" w:rsidRPr="0080497E" w14:paraId="1410DF4E" w14:textId="77777777" w:rsidTr="00D750DA">
        <w:trPr>
          <w:gridAfter w:val="2"/>
          <w:wAfter w:w="222" w:type="dxa"/>
          <w:trHeight w:val="288"/>
          <w:jc w:val="center"/>
        </w:trPr>
        <w:tc>
          <w:tcPr>
            <w:tcW w:w="1860" w:type="dxa"/>
            <w:gridSpan w:val="3"/>
            <w:vMerge/>
            <w:vAlign w:val="center"/>
          </w:tcPr>
          <w:p w14:paraId="4B0737F8" w14:textId="77777777" w:rsidR="00C56DD9" w:rsidRPr="0080497E" w:rsidRDefault="00C56DD9" w:rsidP="00C56DD9">
            <w:pPr>
              <w:autoSpaceDE/>
              <w:autoSpaceDN/>
              <w:adjustRightInd/>
              <w:spacing w:after="120" w:line="260" w:lineRule="exact"/>
              <w:ind w:left="936"/>
              <w:jc w:val="center"/>
              <w:rPr>
                <w:b/>
                <w:sz w:val="16"/>
                <w:szCs w:val="16"/>
              </w:rPr>
            </w:pPr>
          </w:p>
        </w:tc>
        <w:tc>
          <w:tcPr>
            <w:tcW w:w="2407" w:type="dxa"/>
            <w:vAlign w:val="center"/>
          </w:tcPr>
          <w:p w14:paraId="6EFB152F" w14:textId="77777777" w:rsidR="00C56DD9" w:rsidRPr="0080497E" w:rsidRDefault="00C56DD9" w:rsidP="00C56DD9">
            <w:pPr>
              <w:autoSpaceDE/>
              <w:autoSpaceDN/>
              <w:adjustRightInd/>
              <w:spacing w:before="40" w:after="40" w:line="200" w:lineRule="exact"/>
              <w:ind w:left="65"/>
              <w:rPr>
                <w:sz w:val="16"/>
                <w:szCs w:val="16"/>
              </w:rPr>
            </w:pPr>
          </w:p>
        </w:tc>
        <w:tc>
          <w:tcPr>
            <w:tcW w:w="2565" w:type="dxa"/>
            <w:gridSpan w:val="4"/>
            <w:vAlign w:val="center"/>
          </w:tcPr>
          <w:p w14:paraId="3168A216" w14:textId="77777777" w:rsidR="00C56DD9" w:rsidRPr="00096D4A" w:rsidRDefault="00C56DD9" w:rsidP="00C56DD9">
            <w:pPr>
              <w:autoSpaceDE/>
              <w:autoSpaceDN/>
              <w:adjustRightInd/>
              <w:spacing w:before="40" w:after="40" w:line="200" w:lineRule="exact"/>
              <w:ind w:left="65"/>
              <w:rPr>
                <w:sz w:val="16"/>
                <w:szCs w:val="16"/>
              </w:rPr>
            </w:pPr>
          </w:p>
        </w:tc>
        <w:tc>
          <w:tcPr>
            <w:tcW w:w="1080" w:type="dxa"/>
            <w:gridSpan w:val="5"/>
            <w:vAlign w:val="center"/>
          </w:tcPr>
          <w:p w14:paraId="161F0322" w14:textId="77777777" w:rsidR="00C56DD9" w:rsidRPr="0080497E" w:rsidRDefault="00C56DD9" w:rsidP="00C56DD9">
            <w:pPr>
              <w:autoSpaceDE/>
              <w:autoSpaceDN/>
              <w:adjustRightInd/>
              <w:spacing w:before="40" w:after="40" w:line="200" w:lineRule="exact"/>
              <w:ind w:left="65"/>
              <w:rPr>
                <w:sz w:val="16"/>
                <w:szCs w:val="16"/>
              </w:rPr>
            </w:pPr>
          </w:p>
        </w:tc>
        <w:tc>
          <w:tcPr>
            <w:tcW w:w="1747" w:type="dxa"/>
            <w:gridSpan w:val="3"/>
            <w:vAlign w:val="center"/>
          </w:tcPr>
          <w:p w14:paraId="3EC7DA5C" w14:textId="77777777" w:rsidR="00C56DD9" w:rsidRPr="0080497E" w:rsidRDefault="00C56DD9" w:rsidP="00C56DD9">
            <w:pPr>
              <w:tabs>
                <w:tab w:val="left" w:pos="476"/>
              </w:tabs>
              <w:autoSpaceDE/>
              <w:autoSpaceDN/>
              <w:adjustRightInd/>
              <w:spacing w:before="40" w:after="40" w:line="200" w:lineRule="exact"/>
              <w:ind w:left="65"/>
              <w:rPr>
                <w:sz w:val="16"/>
                <w:szCs w:val="16"/>
              </w:rPr>
            </w:pPr>
          </w:p>
        </w:tc>
      </w:tr>
      <w:tr w:rsidR="00C56DD9" w:rsidRPr="0080497E" w14:paraId="6B69E07C" w14:textId="77777777" w:rsidTr="00D750DA">
        <w:trPr>
          <w:gridAfter w:val="2"/>
          <w:wAfter w:w="222" w:type="dxa"/>
          <w:trHeight w:val="288"/>
          <w:jc w:val="center"/>
        </w:trPr>
        <w:tc>
          <w:tcPr>
            <w:tcW w:w="1860" w:type="dxa"/>
            <w:gridSpan w:val="3"/>
            <w:vMerge/>
            <w:vAlign w:val="center"/>
          </w:tcPr>
          <w:p w14:paraId="66536BAE" w14:textId="77777777" w:rsidR="00C56DD9" w:rsidRPr="0080497E" w:rsidRDefault="00C56DD9" w:rsidP="00C56DD9">
            <w:pPr>
              <w:autoSpaceDE/>
              <w:autoSpaceDN/>
              <w:adjustRightInd/>
              <w:spacing w:before="40" w:after="40" w:line="240" w:lineRule="auto"/>
              <w:ind w:left="0"/>
              <w:rPr>
                <w:b/>
                <w:sz w:val="16"/>
                <w:szCs w:val="16"/>
              </w:rPr>
            </w:pPr>
          </w:p>
        </w:tc>
        <w:tc>
          <w:tcPr>
            <w:tcW w:w="2407" w:type="dxa"/>
            <w:vAlign w:val="center"/>
          </w:tcPr>
          <w:p w14:paraId="2956E2D4" w14:textId="77777777" w:rsidR="00C56DD9" w:rsidRPr="0080497E" w:rsidRDefault="00C56DD9" w:rsidP="00C56DD9">
            <w:pPr>
              <w:autoSpaceDE/>
              <w:autoSpaceDN/>
              <w:adjustRightInd/>
              <w:spacing w:before="40" w:after="40" w:line="240" w:lineRule="auto"/>
              <w:ind w:left="65"/>
              <w:rPr>
                <w:sz w:val="16"/>
                <w:szCs w:val="16"/>
              </w:rPr>
            </w:pPr>
          </w:p>
        </w:tc>
        <w:tc>
          <w:tcPr>
            <w:tcW w:w="2565" w:type="dxa"/>
            <w:gridSpan w:val="4"/>
            <w:vAlign w:val="center"/>
          </w:tcPr>
          <w:p w14:paraId="0548B915" w14:textId="77777777" w:rsidR="00C56DD9" w:rsidRPr="0080497E" w:rsidRDefault="00C56DD9" w:rsidP="00C56DD9">
            <w:pPr>
              <w:autoSpaceDE/>
              <w:autoSpaceDN/>
              <w:adjustRightInd/>
              <w:spacing w:before="40" w:after="40" w:line="240" w:lineRule="auto"/>
              <w:ind w:left="65"/>
              <w:rPr>
                <w:sz w:val="16"/>
                <w:szCs w:val="16"/>
              </w:rPr>
            </w:pPr>
          </w:p>
        </w:tc>
        <w:tc>
          <w:tcPr>
            <w:tcW w:w="1080" w:type="dxa"/>
            <w:gridSpan w:val="5"/>
            <w:vAlign w:val="center"/>
          </w:tcPr>
          <w:p w14:paraId="51F11AD7" w14:textId="77777777" w:rsidR="00C56DD9" w:rsidRPr="0080497E" w:rsidRDefault="00C56DD9" w:rsidP="00C56DD9">
            <w:pPr>
              <w:autoSpaceDE/>
              <w:autoSpaceDN/>
              <w:adjustRightInd/>
              <w:spacing w:before="40" w:after="40" w:line="240" w:lineRule="auto"/>
              <w:ind w:left="65"/>
              <w:rPr>
                <w:sz w:val="16"/>
                <w:szCs w:val="16"/>
              </w:rPr>
            </w:pPr>
          </w:p>
        </w:tc>
        <w:tc>
          <w:tcPr>
            <w:tcW w:w="1747" w:type="dxa"/>
            <w:gridSpan w:val="3"/>
            <w:vAlign w:val="center"/>
          </w:tcPr>
          <w:p w14:paraId="299F9D7F" w14:textId="77777777" w:rsidR="00C56DD9" w:rsidRPr="0080497E" w:rsidRDefault="00C56DD9" w:rsidP="00C56DD9">
            <w:pPr>
              <w:tabs>
                <w:tab w:val="left" w:pos="476"/>
              </w:tabs>
              <w:autoSpaceDE/>
              <w:autoSpaceDN/>
              <w:adjustRightInd/>
              <w:spacing w:before="40" w:after="40" w:line="240" w:lineRule="auto"/>
              <w:ind w:left="65"/>
              <w:rPr>
                <w:sz w:val="16"/>
                <w:szCs w:val="16"/>
              </w:rPr>
            </w:pPr>
          </w:p>
        </w:tc>
      </w:tr>
      <w:tr w:rsidR="00C56DD9" w:rsidRPr="0080497E" w14:paraId="41E0B3C6" w14:textId="77777777" w:rsidTr="00D750DA">
        <w:trPr>
          <w:gridAfter w:val="2"/>
          <w:wAfter w:w="222" w:type="dxa"/>
          <w:trHeight w:val="288"/>
          <w:jc w:val="center"/>
        </w:trPr>
        <w:tc>
          <w:tcPr>
            <w:tcW w:w="1860" w:type="dxa"/>
            <w:gridSpan w:val="3"/>
            <w:tcBorders>
              <w:bottom w:val="single" w:sz="12" w:space="0" w:color="auto"/>
            </w:tcBorders>
            <w:vAlign w:val="center"/>
          </w:tcPr>
          <w:p w14:paraId="57D5DC99" w14:textId="77777777" w:rsidR="00C56DD9" w:rsidRPr="0080497E" w:rsidRDefault="00C56DD9" w:rsidP="00C56DD9">
            <w:pPr>
              <w:autoSpaceDE/>
              <w:autoSpaceDN/>
              <w:adjustRightInd/>
              <w:spacing w:before="40" w:after="40" w:line="240" w:lineRule="auto"/>
              <w:ind w:left="0"/>
              <w:rPr>
                <w:b/>
                <w:sz w:val="16"/>
                <w:szCs w:val="16"/>
              </w:rPr>
            </w:pPr>
          </w:p>
        </w:tc>
        <w:tc>
          <w:tcPr>
            <w:tcW w:w="2407" w:type="dxa"/>
            <w:tcBorders>
              <w:bottom w:val="single" w:sz="12" w:space="0" w:color="auto"/>
            </w:tcBorders>
            <w:vAlign w:val="center"/>
          </w:tcPr>
          <w:p w14:paraId="427CB49F" w14:textId="77777777" w:rsidR="00C56DD9" w:rsidRPr="0080497E" w:rsidRDefault="00C56DD9" w:rsidP="00C56DD9">
            <w:pPr>
              <w:autoSpaceDE/>
              <w:autoSpaceDN/>
              <w:adjustRightInd/>
              <w:spacing w:before="40" w:after="40" w:line="240" w:lineRule="auto"/>
              <w:ind w:left="65"/>
              <w:rPr>
                <w:sz w:val="16"/>
                <w:szCs w:val="16"/>
              </w:rPr>
            </w:pPr>
          </w:p>
        </w:tc>
        <w:tc>
          <w:tcPr>
            <w:tcW w:w="2565" w:type="dxa"/>
            <w:gridSpan w:val="4"/>
            <w:tcBorders>
              <w:left w:val="nil"/>
              <w:bottom w:val="single" w:sz="12" w:space="0" w:color="auto"/>
            </w:tcBorders>
            <w:vAlign w:val="center"/>
          </w:tcPr>
          <w:p w14:paraId="452A05D6" w14:textId="77777777" w:rsidR="00C56DD9" w:rsidRPr="0080497E" w:rsidRDefault="00C56DD9" w:rsidP="00C56DD9">
            <w:pPr>
              <w:autoSpaceDE/>
              <w:autoSpaceDN/>
              <w:adjustRightInd/>
              <w:spacing w:before="40" w:after="40" w:line="240" w:lineRule="auto"/>
              <w:ind w:left="65"/>
              <w:rPr>
                <w:sz w:val="16"/>
                <w:szCs w:val="16"/>
              </w:rPr>
            </w:pPr>
          </w:p>
        </w:tc>
        <w:tc>
          <w:tcPr>
            <w:tcW w:w="1080" w:type="dxa"/>
            <w:gridSpan w:val="5"/>
            <w:tcBorders>
              <w:bottom w:val="single" w:sz="12" w:space="0" w:color="auto"/>
            </w:tcBorders>
            <w:vAlign w:val="center"/>
          </w:tcPr>
          <w:p w14:paraId="782EC6EB" w14:textId="77777777" w:rsidR="00C56DD9" w:rsidRPr="0080497E" w:rsidRDefault="00C56DD9" w:rsidP="00C56DD9">
            <w:pPr>
              <w:autoSpaceDE/>
              <w:autoSpaceDN/>
              <w:adjustRightInd/>
              <w:spacing w:before="40" w:after="40" w:line="240" w:lineRule="auto"/>
              <w:ind w:left="65"/>
              <w:rPr>
                <w:sz w:val="16"/>
                <w:szCs w:val="16"/>
              </w:rPr>
            </w:pPr>
          </w:p>
        </w:tc>
        <w:tc>
          <w:tcPr>
            <w:tcW w:w="1747" w:type="dxa"/>
            <w:gridSpan w:val="3"/>
            <w:tcBorders>
              <w:left w:val="nil"/>
              <w:bottom w:val="single" w:sz="12" w:space="0" w:color="auto"/>
            </w:tcBorders>
            <w:vAlign w:val="center"/>
          </w:tcPr>
          <w:p w14:paraId="35921FF4" w14:textId="77777777" w:rsidR="00C56DD9" w:rsidRPr="0080497E" w:rsidRDefault="00C56DD9" w:rsidP="00C56DD9">
            <w:pPr>
              <w:autoSpaceDE/>
              <w:autoSpaceDN/>
              <w:adjustRightInd/>
              <w:spacing w:before="40" w:after="40" w:line="240" w:lineRule="auto"/>
              <w:ind w:left="65"/>
              <w:rPr>
                <w:sz w:val="16"/>
                <w:szCs w:val="16"/>
              </w:rPr>
            </w:pPr>
          </w:p>
        </w:tc>
      </w:tr>
      <w:tr w:rsidR="00124B61" w:rsidRPr="008A671D" w14:paraId="3FEAD818" w14:textId="77777777" w:rsidTr="00D750DA">
        <w:trPr>
          <w:gridAfter w:val="1"/>
          <w:wAfter w:w="78" w:type="dxa"/>
          <w:trHeight w:val="288"/>
          <w:jc w:val="center"/>
        </w:trPr>
        <w:tc>
          <w:tcPr>
            <w:tcW w:w="4267" w:type="dxa"/>
            <w:gridSpan w:val="4"/>
            <w:tcBorders>
              <w:top w:val="single" w:sz="12" w:space="0" w:color="auto"/>
            </w:tcBorders>
            <w:vAlign w:val="center"/>
          </w:tcPr>
          <w:p w14:paraId="645D8E7D" w14:textId="74D3C494" w:rsidR="00124B61" w:rsidRPr="0080497E" w:rsidRDefault="00124B61" w:rsidP="00C56DD9">
            <w:pPr>
              <w:tabs>
                <w:tab w:val="left" w:pos="127"/>
              </w:tabs>
              <w:autoSpaceDE/>
              <w:autoSpaceDN/>
              <w:adjustRightInd/>
              <w:spacing w:before="0" w:line="240" w:lineRule="auto"/>
              <w:ind w:left="65"/>
              <w:rPr>
                <w:sz w:val="16"/>
                <w:szCs w:val="16"/>
              </w:rPr>
            </w:pPr>
            <w:r w:rsidRPr="009C75F6">
              <w:rPr>
                <w:b/>
                <w:color w:val="auto"/>
                <w:sz w:val="16"/>
                <w:szCs w:val="24"/>
                <w:lang w:val="ru-RU"/>
              </w:rPr>
              <w:t>Последнее обновление:</w:t>
            </w:r>
            <w:r>
              <w:rPr>
                <w:color w:val="auto"/>
                <w:sz w:val="16"/>
                <w:szCs w:val="24"/>
                <w:lang w:val="ru-RU"/>
              </w:rPr>
              <w:t xml:space="preserve"> </w:t>
            </w:r>
            <w:r w:rsidR="00447F24">
              <w:rPr>
                <w:color w:val="auto"/>
                <w:sz w:val="16"/>
                <w:szCs w:val="24"/>
                <w:lang w:val="ru-RU"/>
              </w:rPr>
              <w:t>Ноябрь</w:t>
            </w:r>
            <w:r w:rsidR="009A6DD7">
              <w:rPr>
                <w:color w:val="auto"/>
                <w:sz w:val="16"/>
                <w:szCs w:val="24"/>
                <w:lang w:val="ru-RU"/>
              </w:rPr>
              <w:t xml:space="preserve"> 2025</w:t>
            </w:r>
          </w:p>
        </w:tc>
        <w:tc>
          <w:tcPr>
            <w:tcW w:w="2430" w:type="dxa"/>
            <w:gridSpan w:val="3"/>
            <w:tcBorders>
              <w:top w:val="single" w:sz="12" w:space="0" w:color="auto"/>
            </w:tcBorders>
            <w:vAlign w:val="center"/>
          </w:tcPr>
          <w:p w14:paraId="74305043" w14:textId="77777777" w:rsidR="00124B61" w:rsidRPr="0080497E" w:rsidRDefault="00124B61" w:rsidP="00D750DA">
            <w:pPr>
              <w:autoSpaceDE/>
              <w:autoSpaceDN/>
              <w:adjustRightInd/>
              <w:spacing w:before="0" w:line="240" w:lineRule="auto"/>
              <w:ind w:left="0"/>
              <w:rPr>
                <w:sz w:val="16"/>
                <w:szCs w:val="16"/>
              </w:rPr>
            </w:pPr>
          </w:p>
        </w:tc>
        <w:tc>
          <w:tcPr>
            <w:tcW w:w="1080" w:type="dxa"/>
            <w:gridSpan w:val="4"/>
            <w:tcBorders>
              <w:top w:val="single" w:sz="12" w:space="0" w:color="auto"/>
            </w:tcBorders>
            <w:vAlign w:val="center"/>
          </w:tcPr>
          <w:p w14:paraId="7C840808" w14:textId="77777777" w:rsidR="00124B61" w:rsidRPr="0080497E" w:rsidRDefault="00124B61" w:rsidP="00C56DD9">
            <w:pPr>
              <w:autoSpaceDE/>
              <w:autoSpaceDN/>
              <w:adjustRightInd/>
              <w:spacing w:before="0" w:line="240" w:lineRule="auto"/>
              <w:ind w:left="936"/>
              <w:jc w:val="center"/>
              <w:rPr>
                <w:sz w:val="16"/>
                <w:szCs w:val="16"/>
              </w:rPr>
            </w:pPr>
          </w:p>
        </w:tc>
        <w:tc>
          <w:tcPr>
            <w:tcW w:w="2026" w:type="dxa"/>
            <w:gridSpan w:val="6"/>
            <w:tcBorders>
              <w:top w:val="single" w:sz="12" w:space="0" w:color="auto"/>
            </w:tcBorders>
            <w:vAlign w:val="center"/>
          </w:tcPr>
          <w:p w14:paraId="7035181C" w14:textId="77777777" w:rsidR="00124B61" w:rsidRPr="0080497E" w:rsidRDefault="00124B61" w:rsidP="00C56DD9">
            <w:pPr>
              <w:autoSpaceDE/>
              <w:autoSpaceDN/>
              <w:adjustRightInd/>
              <w:spacing w:before="0" w:line="240" w:lineRule="auto"/>
              <w:ind w:left="936"/>
              <w:rPr>
                <w:sz w:val="16"/>
                <w:szCs w:val="16"/>
              </w:rPr>
            </w:pPr>
          </w:p>
        </w:tc>
      </w:tr>
    </w:tbl>
    <w:p w14:paraId="25565131" w14:textId="77777777" w:rsidR="0002410A" w:rsidRDefault="0002410A" w:rsidP="00137F80">
      <w:pPr>
        <w:widowControl w:val="0"/>
        <w:spacing w:line="240" w:lineRule="auto"/>
        <w:ind w:left="1440" w:right="708" w:hanging="1260"/>
        <w:contextualSpacing/>
        <w:rPr>
          <w:sz w:val="16"/>
          <w:szCs w:val="16"/>
          <w:lang w:val="ru-RU"/>
        </w:rPr>
      </w:pPr>
    </w:p>
    <w:p w14:paraId="41A3FC0B" w14:textId="65771B11" w:rsidR="00C56DD9" w:rsidRPr="00447F24" w:rsidRDefault="00137F80" w:rsidP="00137F80">
      <w:pPr>
        <w:widowControl w:val="0"/>
        <w:spacing w:line="240" w:lineRule="auto"/>
        <w:ind w:left="1440" w:right="708" w:hanging="1260"/>
        <w:contextualSpacing/>
        <w:rPr>
          <w:color w:val="auto"/>
          <w:sz w:val="16"/>
          <w:szCs w:val="16"/>
          <w:lang w:val="ru-RU"/>
        </w:rPr>
      </w:pPr>
      <w:r w:rsidRPr="00447F24">
        <w:rPr>
          <w:sz w:val="16"/>
          <w:szCs w:val="16"/>
          <w:lang w:val="ru-RU"/>
        </w:rPr>
        <w:t>Примечание</w:t>
      </w:r>
      <w:r w:rsidRPr="00447F24">
        <w:rPr>
          <w:color w:val="auto"/>
          <w:sz w:val="16"/>
          <w:szCs w:val="16"/>
          <w:lang w:val="ru-RU"/>
        </w:rPr>
        <w:t xml:space="preserve"> 1:</w:t>
      </w:r>
      <w:r w:rsidR="00447F24" w:rsidRPr="00447F24">
        <w:rPr>
          <w:color w:val="auto"/>
          <w:sz w:val="16"/>
          <w:szCs w:val="16"/>
          <w:lang w:val="ru-RU"/>
        </w:rPr>
        <w:tab/>
      </w:r>
      <w:r w:rsidRPr="00447F24">
        <w:rPr>
          <w:color w:val="auto"/>
          <w:sz w:val="16"/>
          <w:szCs w:val="16"/>
          <w:lang w:val="ru-RU"/>
        </w:rPr>
        <w:t>Покрытие должно быть нанесено только после установки анкеров для футеровки</w:t>
      </w:r>
    </w:p>
    <w:p w14:paraId="4B09158A" w14:textId="683787A6" w:rsidR="00D77AAC" w:rsidRDefault="00D77AAC">
      <w:pPr>
        <w:autoSpaceDE/>
        <w:autoSpaceDN/>
        <w:adjustRightInd/>
        <w:spacing w:before="0" w:line="240" w:lineRule="auto"/>
        <w:ind w:left="0"/>
        <w:rPr>
          <w:color w:val="auto"/>
          <w:lang w:val="ru-RU"/>
        </w:rPr>
      </w:pPr>
      <w:r>
        <w:rPr>
          <w:color w:val="auto"/>
          <w:lang w:val="ru-RU"/>
        </w:rPr>
        <w:br w:type="page"/>
      </w:r>
    </w:p>
    <w:tbl>
      <w:tblPr>
        <w:tblW w:w="9639" w:type="dxa"/>
        <w:tblInd w:w="2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50"/>
        <w:gridCol w:w="90"/>
        <w:gridCol w:w="450"/>
        <w:gridCol w:w="2430"/>
        <w:gridCol w:w="90"/>
        <w:gridCol w:w="990"/>
        <w:gridCol w:w="342"/>
        <w:gridCol w:w="738"/>
        <w:gridCol w:w="180"/>
        <w:gridCol w:w="1080"/>
        <w:gridCol w:w="90"/>
        <w:gridCol w:w="90"/>
        <w:gridCol w:w="1719"/>
      </w:tblGrid>
      <w:tr w:rsidR="00C56DD9" w:rsidRPr="007D1D87" w14:paraId="38F5D6AD" w14:textId="77777777" w:rsidTr="00160B11">
        <w:trPr>
          <w:trHeight w:val="360"/>
        </w:trPr>
        <w:tc>
          <w:tcPr>
            <w:tcW w:w="9639" w:type="dxa"/>
            <w:gridSpan w:val="13"/>
            <w:tcBorders>
              <w:top w:val="single" w:sz="4" w:space="0" w:color="auto"/>
              <w:left w:val="nil"/>
              <w:bottom w:val="single" w:sz="12" w:space="0" w:color="auto"/>
              <w:right w:val="nil"/>
            </w:tcBorders>
            <w:shd w:val="clear" w:color="auto" w:fill="FFFFFF"/>
            <w:vAlign w:val="center"/>
            <w:hideMark/>
          </w:tcPr>
          <w:p w14:paraId="368C21B4" w14:textId="77777777" w:rsidR="00C56DD9" w:rsidRPr="00D750DA" w:rsidRDefault="00BB30CE" w:rsidP="00124B61">
            <w:pPr>
              <w:pStyle w:val="CES5191PrimerOnlyHeader"/>
              <w:spacing w:line="276" w:lineRule="auto"/>
              <w:rPr>
                <w:lang w:val="ru-RU"/>
              </w:rPr>
            </w:pPr>
            <w:r w:rsidRPr="00931090">
              <w:rPr>
                <w:color w:val="auto"/>
                <w:lang w:val="ru-RU"/>
              </w:rPr>
              <w:lastRenderedPageBreak/>
              <w:t>Жидкие</w:t>
            </w:r>
            <w:r w:rsidR="00124B61" w:rsidRPr="001D25DF">
              <w:rPr>
                <w:color w:val="auto"/>
                <w:lang w:val="ru-RU"/>
              </w:rPr>
              <w:t xml:space="preserve"> покрытия для подземных трубопроводов</w:t>
            </w:r>
          </w:p>
        </w:tc>
      </w:tr>
      <w:tr w:rsidR="00C56DD9" w14:paraId="7DEC5630" w14:textId="77777777" w:rsidTr="00160B11">
        <w:trPr>
          <w:trHeight w:val="360"/>
        </w:trPr>
        <w:tc>
          <w:tcPr>
            <w:tcW w:w="7830" w:type="dxa"/>
            <w:gridSpan w:val="11"/>
            <w:tcBorders>
              <w:top w:val="single" w:sz="12" w:space="0" w:color="auto"/>
              <w:left w:val="single" w:sz="12" w:space="0" w:color="auto"/>
              <w:bottom w:val="single" w:sz="12" w:space="0" w:color="auto"/>
              <w:right w:val="single" w:sz="12" w:space="0" w:color="auto"/>
            </w:tcBorders>
            <w:vAlign w:val="center"/>
            <w:hideMark/>
          </w:tcPr>
          <w:p w14:paraId="4A396DFC" w14:textId="77777777" w:rsidR="00C56DD9" w:rsidRPr="00D750DA" w:rsidRDefault="00124B61" w:rsidP="00124B61">
            <w:pPr>
              <w:pStyle w:val="CES5191TitleBox"/>
              <w:spacing w:line="276" w:lineRule="auto"/>
              <w:rPr>
                <w:rFonts w:ascii="Times New Roman" w:hAnsi="Times New Roman" w:cs="Times New Roman"/>
                <w:lang w:val="ru-RU"/>
              </w:rPr>
            </w:pPr>
            <w:r w:rsidRPr="00D750DA">
              <w:rPr>
                <w:rFonts w:ascii="Times New Roman" w:hAnsi="Times New Roman" w:cs="Times New Roman"/>
                <w:lang w:val="ru-RU"/>
              </w:rPr>
              <w:t>Толстопленочные наружние покрытия для подземных трубопроводов (без пропаривания)</w:t>
            </w:r>
          </w:p>
        </w:tc>
        <w:tc>
          <w:tcPr>
            <w:tcW w:w="1809" w:type="dxa"/>
            <w:gridSpan w:val="2"/>
            <w:tcBorders>
              <w:top w:val="single" w:sz="12" w:space="0" w:color="auto"/>
              <w:left w:val="single" w:sz="12" w:space="0" w:color="auto"/>
              <w:bottom w:val="single" w:sz="12" w:space="0" w:color="auto"/>
              <w:right w:val="single" w:sz="12" w:space="0" w:color="auto"/>
            </w:tcBorders>
            <w:shd w:val="clear" w:color="auto" w:fill="000000"/>
            <w:vAlign w:val="center"/>
            <w:hideMark/>
          </w:tcPr>
          <w:p w14:paraId="183D2CCC" w14:textId="77777777" w:rsidR="00C56DD9" w:rsidRPr="00D8122D" w:rsidRDefault="00C56DD9" w:rsidP="00C56DD9">
            <w:pPr>
              <w:pStyle w:val="CES5191Numberbox"/>
              <w:spacing w:line="276" w:lineRule="auto"/>
              <w:rPr>
                <w:lang w:val="ru-RU"/>
              </w:rPr>
            </w:pPr>
            <w:r>
              <w:t>6.1</w:t>
            </w:r>
          </w:p>
        </w:tc>
      </w:tr>
      <w:tr w:rsidR="00124B61" w:rsidRPr="007D1D87" w14:paraId="52A24E1C" w14:textId="77777777" w:rsidTr="00160B11">
        <w:trPr>
          <w:trHeight w:val="288"/>
        </w:trPr>
        <w:tc>
          <w:tcPr>
            <w:tcW w:w="1440" w:type="dxa"/>
            <w:gridSpan w:val="2"/>
            <w:tcBorders>
              <w:top w:val="nil"/>
              <w:left w:val="nil"/>
              <w:bottom w:val="nil"/>
              <w:right w:val="nil"/>
            </w:tcBorders>
            <w:hideMark/>
          </w:tcPr>
          <w:p w14:paraId="6EB36599" w14:textId="77777777" w:rsidR="00124B61" w:rsidRPr="00124B61" w:rsidRDefault="00124B61" w:rsidP="00C56DD9">
            <w:pPr>
              <w:pStyle w:val="CES5191Arial8bold"/>
              <w:rPr>
                <w:rFonts w:ascii="Times New Roman" w:hAnsi="Times New Roman" w:cs="Times New Roman"/>
              </w:rPr>
            </w:pPr>
            <w:r w:rsidRPr="00D750DA">
              <w:rPr>
                <w:rFonts w:ascii="Times New Roman" w:hAnsi="Times New Roman" w:cs="Times New Roman"/>
                <w:color w:val="auto"/>
                <w:szCs w:val="24"/>
                <w:lang w:val="ru-RU"/>
              </w:rPr>
              <w:t>Подготовка поверхности:</w:t>
            </w:r>
          </w:p>
        </w:tc>
        <w:tc>
          <w:tcPr>
            <w:tcW w:w="2970" w:type="dxa"/>
            <w:gridSpan w:val="3"/>
            <w:tcBorders>
              <w:top w:val="nil"/>
              <w:left w:val="nil"/>
              <w:bottom w:val="nil"/>
              <w:right w:val="nil"/>
            </w:tcBorders>
            <w:hideMark/>
          </w:tcPr>
          <w:p w14:paraId="5DA3DFAA" w14:textId="77777777" w:rsidR="00EE439F" w:rsidRPr="00064F9B" w:rsidRDefault="00EE439F" w:rsidP="00C56DD9">
            <w:pPr>
              <w:pStyle w:val="CES5191Arial8leftaligned"/>
              <w:rPr>
                <w:rFonts w:ascii="Times New Roman" w:hAnsi="Times New Roman" w:cs="Times New Roman"/>
              </w:rPr>
            </w:pPr>
            <w:r w:rsidRPr="00EE439F">
              <w:rPr>
                <w:rFonts w:ascii="Times New Roman" w:hAnsi="Times New Roman" w:cs="Times New Roman"/>
              </w:rPr>
              <w:t>SSPC</w:t>
            </w:r>
            <w:r w:rsidRPr="00064F9B">
              <w:rPr>
                <w:rFonts w:ascii="Times New Roman" w:hAnsi="Times New Roman" w:cs="Times New Roman"/>
              </w:rPr>
              <w:t>-</w:t>
            </w:r>
            <w:r w:rsidRPr="00EE439F">
              <w:rPr>
                <w:rFonts w:ascii="Times New Roman" w:hAnsi="Times New Roman" w:cs="Times New Roman"/>
              </w:rPr>
              <w:t>SP</w:t>
            </w:r>
            <w:r w:rsidRPr="00064F9B">
              <w:rPr>
                <w:rFonts w:ascii="Times New Roman" w:hAnsi="Times New Roman" w:cs="Times New Roman"/>
              </w:rPr>
              <w:t>1/</w:t>
            </w:r>
            <w:r w:rsidRPr="00EE439F">
              <w:rPr>
                <w:rFonts w:ascii="Times New Roman" w:hAnsi="Times New Roman" w:cs="Times New Roman"/>
              </w:rPr>
              <w:t>SP</w:t>
            </w:r>
            <w:r w:rsidRPr="00064F9B">
              <w:rPr>
                <w:rFonts w:ascii="Times New Roman" w:hAnsi="Times New Roman" w:cs="Times New Roman"/>
              </w:rPr>
              <w:t>10 (</w:t>
            </w:r>
            <w:r w:rsidRPr="00EE439F">
              <w:rPr>
                <w:rFonts w:ascii="Times New Roman" w:hAnsi="Times New Roman" w:cs="Times New Roman"/>
              </w:rPr>
              <w:t>NACE</w:t>
            </w:r>
            <w:r w:rsidRPr="00064F9B">
              <w:rPr>
                <w:rFonts w:ascii="Times New Roman" w:hAnsi="Times New Roman" w:cs="Times New Roman"/>
              </w:rPr>
              <w:t xml:space="preserve"> </w:t>
            </w:r>
            <w:r w:rsidRPr="00EE439F">
              <w:rPr>
                <w:rFonts w:ascii="Times New Roman" w:hAnsi="Times New Roman" w:cs="Times New Roman"/>
              </w:rPr>
              <w:t>No</w:t>
            </w:r>
            <w:r w:rsidRPr="00064F9B">
              <w:rPr>
                <w:rFonts w:ascii="Times New Roman" w:hAnsi="Times New Roman" w:cs="Times New Roman"/>
              </w:rPr>
              <w:t>. 2) (</w:t>
            </w:r>
            <w:r w:rsidRPr="00EE439F">
              <w:rPr>
                <w:rFonts w:ascii="Times New Roman" w:hAnsi="Times New Roman" w:cs="Times New Roman"/>
              </w:rPr>
              <w:t>SA</w:t>
            </w:r>
            <w:r w:rsidRPr="00064F9B">
              <w:rPr>
                <w:rFonts w:ascii="Times New Roman" w:hAnsi="Times New Roman" w:cs="Times New Roman"/>
              </w:rPr>
              <w:t xml:space="preserve"> 2.5)</w:t>
            </w:r>
          </w:p>
          <w:p w14:paraId="734D89A7" w14:textId="1842902C" w:rsidR="00124B61" w:rsidRPr="00D750DA" w:rsidRDefault="004B5C7C" w:rsidP="00C56DD9">
            <w:pPr>
              <w:pStyle w:val="CES5191Arial8leftaligned"/>
              <w:rPr>
                <w:rFonts w:ascii="Times New Roman" w:hAnsi="Times New Roman" w:cs="Times New Roman"/>
                <w:lang w:val="ru-RU"/>
              </w:rPr>
            </w:pPr>
            <w:r>
              <w:rPr>
                <w:rFonts w:ascii="Times New Roman" w:hAnsi="Times New Roman" w:cs="Times New Roman"/>
                <w:lang w:val="ru-RU"/>
              </w:rPr>
              <w:t>Абразивоструйная</w:t>
            </w:r>
            <w:r w:rsidR="00265A2D" w:rsidRPr="00265A2D">
              <w:rPr>
                <w:rFonts w:ascii="Times New Roman" w:hAnsi="Times New Roman" w:cs="Times New Roman"/>
                <w:lang w:val="ru-RU"/>
              </w:rPr>
              <w:t xml:space="preserve"> </w:t>
            </w:r>
            <w:r w:rsidR="00124B61" w:rsidRPr="00D750DA">
              <w:rPr>
                <w:rFonts w:ascii="Times New Roman" w:hAnsi="Times New Roman" w:cs="Times New Roman"/>
                <w:lang w:val="ru-RU"/>
              </w:rPr>
              <w:t>очистка до почти белого металла.</w:t>
            </w:r>
          </w:p>
        </w:tc>
        <w:tc>
          <w:tcPr>
            <w:tcW w:w="1332" w:type="dxa"/>
            <w:gridSpan w:val="2"/>
            <w:tcBorders>
              <w:top w:val="nil"/>
              <w:left w:val="nil"/>
              <w:bottom w:val="nil"/>
              <w:right w:val="nil"/>
            </w:tcBorders>
            <w:hideMark/>
          </w:tcPr>
          <w:p w14:paraId="00A6BB3E" w14:textId="77777777" w:rsidR="00124B61" w:rsidRPr="0080497E" w:rsidRDefault="00124B61" w:rsidP="00C56DD9">
            <w:pPr>
              <w:pStyle w:val="CES5191Arialboldrightaligned"/>
              <w:rPr>
                <w:rFonts w:ascii="Times New Roman" w:hAnsi="Times New Roman" w:cs="Times New Roman"/>
              </w:rPr>
            </w:pPr>
            <w:r>
              <w:rPr>
                <w:rFonts w:ascii="Times New Roman" w:hAnsi="Times New Roman" w:cs="Times New Roman"/>
                <w:lang w:val="ru-RU"/>
              </w:rPr>
              <w:t>Ремонт</w:t>
            </w:r>
            <w:r w:rsidRPr="0080497E">
              <w:rPr>
                <w:rFonts w:ascii="Times New Roman" w:hAnsi="Times New Roman" w:cs="Times New Roman"/>
              </w:rPr>
              <w:t>:</w:t>
            </w:r>
          </w:p>
        </w:tc>
        <w:tc>
          <w:tcPr>
            <w:tcW w:w="3897" w:type="dxa"/>
            <w:gridSpan w:val="6"/>
            <w:vMerge w:val="restart"/>
            <w:tcBorders>
              <w:top w:val="nil"/>
              <w:left w:val="nil"/>
              <w:bottom w:val="nil"/>
              <w:right w:val="nil"/>
            </w:tcBorders>
            <w:hideMark/>
          </w:tcPr>
          <w:p w14:paraId="1769D879" w14:textId="567C2217" w:rsidR="00124B61" w:rsidRPr="00D750DA" w:rsidRDefault="00A14DF7" w:rsidP="00C56DD9">
            <w:pPr>
              <w:pStyle w:val="CES5191Arial8leftaligned"/>
              <w:rPr>
                <w:rFonts w:ascii="Times New Roman" w:hAnsi="Times New Roman" w:cs="Times New Roman"/>
                <w:lang w:val="ru-RU"/>
              </w:rPr>
            </w:pPr>
            <w:r w:rsidRPr="00A14DF7">
              <w:rPr>
                <w:rFonts w:ascii="Times New Roman" w:hAnsi="Times New Roman" w:cs="Times New Roman"/>
                <w:lang w:val="ru-RU"/>
              </w:rPr>
              <w:t>Применяется такое же покрытие того же изготовителя.</w:t>
            </w:r>
          </w:p>
        </w:tc>
      </w:tr>
      <w:tr w:rsidR="00124B61" w:rsidRPr="007D1D87" w14:paraId="259CCE2C" w14:textId="77777777" w:rsidTr="00160B11">
        <w:trPr>
          <w:trHeight w:val="288"/>
        </w:trPr>
        <w:tc>
          <w:tcPr>
            <w:tcW w:w="1440" w:type="dxa"/>
            <w:gridSpan w:val="2"/>
            <w:tcBorders>
              <w:top w:val="nil"/>
              <w:left w:val="nil"/>
              <w:bottom w:val="nil"/>
              <w:right w:val="nil"/>
            </w:tcBorders>
            <w:hideMark/>
          </w:tcPr>
          <w:p w14:paraId="379B5756" w14:textId="77777777" w:rsidR="00124B61" w:rsidRPr="00124B61" w:rsidRDefault="00124B61" w:rsidP="00C56DD9">
            <w:pPr>
              <w:pStyle w:val="CES5191Arial8bold"/>
              <w:spacing w:before="20" w:after="20" w:line="240" w:lineRule="auto"/>
              <w:rPr>
                <w:rFonts w:ascii="Times New Roman" w:hAnsi="Times New Roman" w:cs="Times New Roman"/>
              </w:rPr>
            </w:pPr>
            <w:r w:rsidRPr="00D750DA">
              <w:rPr>
                <w:rFonts w:ascii="Times New Roman" w:hAnsi="Times New Roman" w:cs="Times New Roman"/>
                <w:color w:val="auto"/>
                <w:szCs w:val="24"/>
                <w:lang w:val="ru-RU"/>
              </w:rPr>
              <w:t>Профиль:</w:t>
            </w:r>
          </w:p>
        </w:tc>
        <w:tc>
          <w:tcPr>
            <w:tcW w:w="3960" w:type="dxa"/>
            <w:gridSpan w:val="4"/>
            <w:tcBorders>
              <w:top w:val="nil"/>
              <w:left w:val="nil"/>
              <w:bottom w:val="nil"/>
              <w:right w:val="nil"/>
            </w:tcBorders>
            <w:vAlign w:val="center"/>
            <w:hideMark/>
          </w:tcPr>
          <w:p w14:paraId="5D72413A" w14:textId="77777777" w:rsidR="00124B61" w:rsidRPr="00D750DA" w:rsidRDefault="00124B61" w:rsidP="00C56DD9">
            <w:pPr>
              <w:pStyle w:val="CES5191Arial8leftaligned"/>
              <w:spacing w:before="20" w:after="20" w:line="240" w:lineRule="auto"/>
              <w:rPr>
                <w:rFonts w:ascii="Times New Roman" w:hAnsi="Times New Roman" w:cs="Times New Roman"/>
                <w:lang w:val="ru-RU"/>
              </w:rPr>
            </w:pPr>
            <w:r w:rsidRPr="00D750DA">
              <w:rPr>
                <w:rFonts w:ascii="Times New Roman" w:hAnsi="Times New Roman" w:cs="Times New Roman"/>
                <w:lang w:val="ru-RU"/>
              </w:rPr>
              <w:t>См. листы технических данных изготовителя</w:t>
            </w:r>
          </w:p>
        </w:tc>
        <w:tc>
          <w:tcPr>
            <w:tcW w:w="342" w:type="dxa"/>
            <w:tcBorders>
              <w:top w:val="nil"/>
              <w:left w:val="nil"/>
              <w:bottom w:val="nil"/>
              <w:right w:val="nil"/>
            </w:tcBorders>
            <w:vAlign w:val="center"/>
          </w:tcPr>
          <w:p w14:paraId="033D36C0" w14:textId="77777777" w:rsidR="00124B61" w:rsidRPr="00D750DA" w:rsidRDefault="00124B61" w:rsidP="00C56DD9">
            <w:pPr>
              <w:spacing w:before="20" w:after="20" w:line="240" w:lineRule="auto"/>
              <w:ind w:left="936"/>
              <w:rPr>
                <w:rFonts w:ascii="Arial" w:hAnsi="Arial" w:cs="Arial"/>
                <w:b/>
                <w:sz w:val="16"/>
                <w:szCs w:val="16"/>
                <w:lang w:val="ru-RU"/>
              </w:rPr>
            </w:pPr>
          </w:p>
        </w:tc>
        <w:tc>
          <w:tcPr>
            <w:tcW w:w="3897" w:type="dxa"/>
            <w:gridSpan w:val="6"/>
            <w:vMerge/>
            <w:tcBorders>
              <w:top w:val="nil"/>
              <w:left w:val="nil"/>
              <w:bottom w:val="nil"/>
              <w:right w:val="nil"/>
            </w:tcBorders>
            <w:vAlign w:val="center"/>
            <w:hideMark/>
          </w:tcPr>
          <w:p w14:paraId="5E6A0DB5" w14:textId="77777777" w:rsidR="00124B61" w:rsidRPr="00D750DA" w:rsidRDefault="00124B61" w:rsidP="00C56DD9">
            <w:pPr>
              <w:spacing w:before="0" w:line="240" w:lineRule="auto"/>
              <w:ind w:left="0"/>
              <w:rPr>
                <w:rFonts w:ascii="Arial" w:hAnsi="Arial" w:cs="Arial"/>
                <w:sz w:val="16"/>
                <w:szCs w:val="16"/>
                <w:lang w:val="ru-RU"/>
              </w:rPr>
            </w:pPr>
          </w:p>
        </w:tc>
      </w:tr>
      <w:tr w:rsidR="00124B61" w:rsidRPr="007D1D87" w14:paraId="43C75F93" w14:textId="77777777" w:rsidTr="00160B11">
        <w:trPr>
          <w:trHeight w:val="288"/>
        </w:trPr>
        <w:tc>
          <w:tcPr>
            <w:tcW w:w="1440" w:type="dxa"/>
            <w:gridSpan w:val="2"/>
            <w:tcBorders>
              <w:top w:val="nil"/>
              <w:left w:val="nil"/>
              <w:bottom w:val="nil"/>
              <w:right w:val="nil"/>
            </w:tcBorders>
            <w:hideMark/>
          </w:tcPr>
          <w:p w14:paraId="0B9E2A4E" w14:textId="77777777" w:rsidR="00124B61" w:rsidRPr="00124B61" w:rsidRDefault="00124B61" w:rsidP="00C56DD9">
            <w:pPr>
              <w:pStyle w:val="CES5191Arial8bold"/>
              <w:spacing w:before="20" w:after="20" w:line="240" w:lineRule="auto"/>
              <w:rPr>
                <w:rFonts w:ascii="Times New Roman" w:hAnsi="Times New Roman" w:cs="Times New Roman"/>
              </w:rPr>
            </w:pPr>
            <w:r w:rsidRPr="00D750DA">
              <w:rPr>
                <w:rFonts w:ascii="Times New Roman" w:hAnsi="Times New Roman" w:cs="Times New Roman"/>
                <w:color w:val="auto"/>
                <w:szCs w:val="24"/>
                <w:lang w:val="ru-RU"/>
              </w:rPr>
              <w:t>Общая ТСП:</w:t>
            </w:r>
          </w:p>
        </w:tc>
        <w:tc>
          <w:tcPr>
            <w:tcW w:w="3960" w:type="dxa"/>
            <w:gridSpan w:val="4"/>
            <w:tcBorders>
              <w:top w:val="nil"/>
              <w:left w:val="nil"/>
              <w:bottom w:val="nil"/>
              <w:right w:val="nil"/>
            </w:tcBorders>
            <w:hideMark/>
          </w:tcPr>
          <w:p w14:paraId="4DC9AE47" w14:textId="0EAD5557" w:rsidR="00124B61" w:rsidRPr="00D750DA" w:rsidRDefault="00A032E3" w:rsidP="00124B61">
            <w:pPr>
              <w:pStyle w:val="CES5191Arial8leftaligned"/>
              <w:spacing w:before="20" w:after="20" w:line="240" w:lineRule="auto"/>
              <w:rPr>
                <w:rFonts w:ascii="Times New Roman" w:hAnsi="Times New Roman" w:cs="Times New Roman"/>
                <w:lang w:val="ru-RU"/>
              </w:rPr>
            </w:pPr>
            <w:ins w:id="474" w:author="Kurmanov, Aidyn [STAMGazStroy LLP]" w:date="2025-12-11T15:41:00Z" w16du:dateUtc="2025-12-11T10:41:00Z">
              <w:r w:rsidRPr="00B12915">
                <w:rPr>
                  <w:rFonts w:ascii="Times New Roman" w:hAnsi="Times New Roman" w:cs="Times New Roman"/>
                  <w:lang w:val="ru-RU"/>
                </w:rPr>
                <w:t>0</w:t>
              </w:r>
            </w:ins>
            <w:ins w:id="475" w:author="Kurmanov, Aidyn [STAMGazStroy LLP]" w:date="2025-12-11T15:42:00Z" w16du:dateUtc="2025-12-11T10:42:00Z">
              <w:r w:rsidRPr="00B12915">
                <w:rPr>
                  <w:rFonts w:ascii="Times New Roman" w:hAnsi="Times New Roman" w:cs="Times New Roman"/>
                  <w:lang w:val="ru-RU"/>
                </w:rPr>
                <w:t>.</w:t>
              </w:r>
            </w:ins>
            <w:ins w:id="476" w:author="Kurmanov, Aidyn [STAMGazStroy LLP]" w:date="2025-12-09T16:13:00Z" w16du:dateUtc="2025-12-09T11:13:00Z">
              <w:r w:rsidR="004F34F2" w:rsidRPr="00B12915">
                <w:rPr>
                  <w:rFonts w:ascii="Times New Roman" w:hAnsi="Times New Roman" w:cs="Times New Roman"/>
                  <w:lang w:val="ru-RU"/>
                </w:rPr>
                <w:t>762–1</w:t>
              </w:r>
            </w:ins>
            <w:ins w:id="477" w:author="Kurmanov, Aidyn [STAMGazStroy LLP]" w:date="2025-12-11T15:42:00Z" w16du:dateUtc="2025-12-11T10:42:00Z">
              <w:r w:rsidRPr="00B12915">
                <w:rPr>
                  <w:rFonts w:ascii="Times New Roman" w:hAnsi="Times New Roman" w:cs="Times New Roman"/>
                  <w:lang w:val="ru-RU"/>
                </w:rPr>
                <w:t>.</w:t>
              </w:r>
            </w:ins>
            <w:ins w:id="478" w:author="Kurmanov, Aidyn [STAMGazStroy LLP]" w:date="2025-12-09T16:13:00Z" w16du:dateUtc="2025-12-09T11:13:00Z">
              <w:r w:rsidR="004F34F2" w:rsidRPr="00B12915">
                <w:rPr>
                  <w:rFonts w:ascii="Times New Roman" w:hAnsi="Times New Roman" w:cs="Times New Roman"/>
                  <w:lang w:val="ru-RU"/>
                </w:rPr>
                <w:t xml:space="preserve">524 </w:t>
              </w:r>
            </w:ins>
            <w:ins w:id="479" w:author="Kurmanov, Aidyn [STAMGazStroy LLP]" w:date="2025-12-11T15:42:00Z" w16du:dateUtc="2025-12-11T10:42:00Z">
              <w:r w:rsidRPr="00B12915">
                <w:rPr>
                  <w:rFonts w:ascii="Times New Roman" w:hAnsi="Times New Roman" w:cs="Times New Roman"/>
                </w:rPr>
                <w:t>mm</w:t>
              </w:r>
            </w:ins>
            <w:ins w:id="480" w:author="Kurmanov, Aidyn [STAMGazStroy LLP]" w:date="2025-12-09T16:13:00Z" w16du:dateUtc="2025-12-09T11:13:00Z">
              <w:r w:rsidR="004F34F2" w:rsidRPr="00B12915">
                <w:rPr>
                  <w:rFonts w:ascii="Times New Roman" w:hAnsi="Times New Roman" w:cs="Times New Roman"/>
                  <w:lang w:val="ru-RU"/>
                </w:rPr>
                <w:t xml:space="preserve"> (30–60 мил</w:t>
              </w:r>
            </w:ins>
            <w:ins w:id="481" w:author="Kurmanov, Aidyn [STAMGazStroy LLP]" w:date="2025-12-09T16:14:00Z" w16du:dateUtc="2025-12-09T11:14:00Z">
              <w:r w:rsidR="00134AB5" w:rsidRPr="00B12915">
                <w:rPr>
                  <w:rFonts w:ascii="Times New Roman" w:hAnsi="Times New Roman" w:cs="Times New Roman"/>
                  <w:lang w:val="ru-RU"/>
                </w:rPr>
                <w:t>ов</w:t>
              </w:r>
            </w:ins>
            <w:ins w:id="482" w:author="Kurmanov, Aidyn [STAMGazStroy LLP]" w:date="2025-12-09T16:13:00Z" w16du:dateUtc="2025-12-09T11:13:00Z">
              <w:r w:rsidR="004F34F2" w:rsidRPr="00B12915">
                <w:rPr>
                  <w:rFonts w:ascii="Times New Roman" w:hAnsi="Times New Roman" w:cs="Times New Roman"/>
                  <w:lang w:val="ru-RU"/>
                </w:rPr>
                <w:t>)</w:t>
              </w:r>
              <w:r w:rsidR="004F34F2" w:rsidRPr="00B12915" w:rsidDel="004F34F2">
                <w:rPr>
                  <w:rFonts w:ascii="Times New Roman" w:hAnsi="Times New Roman" w:cs="Times New Roman"/>
                  <w:lang w:val="ru-RU"/>
                </w:rPr>
                <w:t xml:space="preserve"> </w:t>
              </w:r>
            </w:ins>
            <w:del w:id="483" w:author="Kurmanov, Aidyn [STAMGazStroy LLP]" w:date="2025-12-09T16:13:00Z" w16du:dateUtc="2025-12-09T11:13:00Z">
              <w:r w:rsidR="00124B61" w:rsidRPr="00B12915" w:rsidDel="004F34F2">
                <w:rPr>
                  <w:rFonts w:ascii="Times New Roman" w:hAnsi="Times New Roman" w:cs="Times New Roman"/>
                  <w:lang w:val="ru-RU"/>
                </w:rPr>
                <w:delText xml:space="preserve">30–60 милс(762–1524 </w:delText>
              </w:r>
              <w:r w:rsidR="00124B61" w:rsidRPr="00B12915" w:rsidDel="004F34F2">
                <w:rPr>
                  <w:rFonts w:ascii="Times New Roman" w:hAnsi="Times New Roman" w:cs="Times New Roman"/>
                </w:rPr>
                <w:delText>um</w:delText>
              </w:r>
              <w:r w:rsidR="00124B61" w:rsidRPr="00B12915" w:rsidDel="004F34F2">
                <w:rPr>
                  <w:rFonts w:ascii="Times New Roman" w:hAnsi="Times New Roman" w:cs="Times New Roman"/>
                  <w:lang w:val="ru-RU"/>
                </w:rPr>
                <w:delText>)</w:delText>
              </w:r>
            </w:del>
            <w:ins w:id="484" w:author="Kurmanov, Aidyn [STAMGazStroy LLP]" w:date="2025-12-09T16:13:00Z" w16du:dateUtc="2025-12-09T11:13:00Z">
              <w:r w:rsidR="004F34F2">
                <w:rPr>
                  <w:rFonts w:ascii="Times New Roman" w:hAnsi="Times New Roman" w:cs="Times New Roman"/>
                  <w:lang w:val="ru-RU"/>
                </w:rPr>
                <w:t xml:space="preserve"> </w:t>
              </w:r>
            </w:ins>
            <w:r w:rsidR="00124B61" w:rsidRPr="00D750DA">
              <w:rPr>
                <w:rFonts w:ascii="Times New Roman" w:hAnsi="Times New Roman" w:cs="Times New Roman"/>
                <w:lang w:val="ru-RU"/>
              </w:rPr>
              <w:t>(См. листы технических данных изготовителя.)</w:t>
            </w:r>
          </w:p>
        </w:tc>
        <w:tc>
          <w:tcPr>
            <w:tcW w:w="342" w:type="dxa"/>
            <w:tcBorders>
              <w:top w:val="nil"/>
              <w:left w:val="nil"/>
              <w:bottom w:val="nil"/>
              <w:right w:val="nil"/>
            </w:tcBorders>
          </w:tcPr>
          <w:p w14:paraId="4D2FBF9F" w14:textId="77777777" w:rsidR="00124B61" w:rsidRPr="00D750DA" w:rsidRDefault="00124B61" w:rsidP="00C56DD9">
            <w:pPr>
              <w:spacing w:before="20" w:after="20" w:line="240" w:lineRule="auto"/>
              <w:ind w:left="936"/>
              <w:jc w:val="right"/>
              <w:rPr>
                <w:rFonts w:ascii="Arial" w:hAnsi="Arial" w:cs="Arial"/>
                <w:b/>
                <w:sz w:val="16"/>
                <w:szCs w:val="16"/>
                <w:lang w:val="ru-RU"/>
              </w:rPr>
            </w:pPr>
          </w:p>
        </w:tc>
        <w:tc>
          <w:tcPr>
            <w:tcW w:w="3897" w:type="dxa"/>
            <w:gridSpan w:val="6"/>
            <w:vMerge/>
            <w:tcBorders>
              <w:top w:val="nil"/>
              <w:left w:val="nil"/>
              <w:bottom w:val="nil"/>
              <w:right w:val="nil"/>
            </w:tcBorders>
            <w:vAlign w:val="center"/>
            <w:hideMark/>
          </w:tcPr>
          <w:p w14:paraId="3BD70AD5" w14:textId="77777777" w:rsidR="00124B61" w:rsidRPr="00D750DA" w:rsidRDefault="00124B61" w:rsidP="00C56DD9">
            <w:pPr>
              <w:spacing w:before="0" w:line="240" w:lineRule="auto"/>
              <w:ind w:left="0"/>
              <w:rPr>
                <w:rFonts w:ascii="Arial" w:hAnsi="Arial" w:cs="Arial"/>
                <w:sz w:val="16"/>
                <w:szCs w:val="16"/>
                <w:lang w:val="ru-RU"/>
              </w:rPr>
            </w:pPr>
          </w:p>
        </w:tc>
      </w:tr>
      <w:tr w:rsidR="00124B61" w14:paraId="6089E0BD" w14:textId="77777777" w:rsidTr="00160B11">
        <w:trPr>
          <w:trHeight w:val="360"/>
        </w:trPr>
        <w:tc>
          <w:tcPr>
            <w:tcW w:w="1890" w:type="dxa"/>
            <w:gridSpan w:val="3"/>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52AA6E35" w14:textId="77777777" w:rsidR="00124B61" w:rsidRPr="007C4C25" w:rsidRDefault="00124B61" w:rsidP="00C56DD9">
            <w:pPr>
              <w:pStyle w:val="CES5191TableHeaderWhiteText"/>
            </w:pPr>
            <w:r w:rsidRPr="00D750DA">
              <w:rPr>
                <w:rFonts w:hint="eastAsia"/>
                <w:sz w:val="16"/>
                <w:szCs w:val="24"/>
                <w:lang w:val="ru-RU"/>
              </w:rPr>
              <w:t>Покрытие</w:t>
            </w:r>
            <w:r w:rsidRPr="00D750DA">
              <w:rPr>
                <w:sz w:val="16"/>
                <w:szCs w:val="24"/>
                <w:lang w:val="ru-RU"/>
              </w:rPr>
              <w:t xml:space="preserve">, </w:t>
            </w:r>
            <w:r w:rsidRPr="00D750DA">
              <w:rPr>
                <w:rFonts w:hint="eastAsia"/>
                <w:sz w:val="16"/>
                <w:szCs w:val="24"/>
                <w:lang w:val="ru-RU"/>
              </w:rPr>
              <w:t>Видоваяклассификация</w:t>
            </w:r>
            <w:r w:rsidRPr="00D750DA">
              <w:rPr>
                <w:sz w:val="16"/>
                <w:szCs w:val="24"/>
                <w:lang w:val="ru-RU"/>
              </w:rPr>
              <w:t xml:space="preserve">, </w:t>
            </w:r>
            <w:r w:rsidRPr="00D750DA">
              <w:rPr>
                <w:rFonts w:hint="eastAsia"/>
                <w:sz w:val="16"/>
                <w:szCs w:val="24"/>
                <w:lang w:val="ru-RU"/>
              </w:rPr>
              <w:t>ТСП</w:t>
            </w:r>
          </w:p>
        </w:tc>
        <w:tc>
          <w:tcPr>
            <w:tcW w:w="2430" w:type="dxa"/>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6F52BEFE" w14:textId="77777777" w:rsidR="00124B61" w:rsidRPr="007C4C25" w:rsidRDefault="00124B61" w:rsidP="00C56DD9">
            <w:pPr>
              <w:pStyle w:val="CES5191TableHeaderWhiteText"/>
            </w:pPr>
            <w:r w:rsidRPr="00D750DA">
              <w:rPr>
                <w:rFonts w:hint="eastAsia"/>
                <w:sz w:val="16"/>
                <w:szCs w:val="24"/>
                <w:lang w:val="ru-RU"/>
              </w:rPr>
              <w:t>Изготовитель</w:t>
            </w:r>
          </w:p>
        </w:tc>
        <w:tc>
          <w:tcPr>
            <w:tcW w:w="2160" w:type="dxa"/>
            <w:gridSpan w:val="4"/>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54760B03" w14:textId="77777777" w:rsidR="00124B61" w:rsidRPr="007C4C25" w:rsidRDefault="00124B61" w:rsidP="00C56DD9">
            <w:pPr>
              <w:pStyle w:val="CES5191TableHeaderWhiteText"/>
            </w:pPr>
            <w:r w:rsidRPr="00D750DA">
              <w:rPr>
                <w:rFonts w:hint="eastAsia"/>
                <w:sz w:val="16"/>
                <w:szCs w:val="24"/>
                <w:lang w:val="ru-RU"/>
              </w:rPr>
              <w:t>Наименованиематериала</w:t>
            </w:r>
          </w:p>
        </w:tc>
        <w:tc>
          <w:tcPr>
            <w:tcW w:w="1260" w:type="dxa"/>
            <w:gridSpan w:val="2"/>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4F914BEE" w14:textId="77777777" w:rsidR="00124B61" w:rsidRPr="007C4C25" w:rsidRDefault="00124B61" w:rsidP="00C56DD9">
            <w:pPr>
              <w:pStyle w:val="CES5191TableHeaderWhiteText"/>
              <w:jc w:val="center"/>
            </w:pPr>
            <w:r w:rsidRPr="00D750DA">
              <w:rPr>
                <w:rFonts w:hint="eastAsia"/>
                <w:sz w:val="16"/>
                <w:szCs w:val="24"/>
                <w:lang w:val="ru-RU"/>
              </w:rPr>
              <w:t>ЛОС</w:t>
            </w:r>
            <w:r w:rsidRPr="00D750DA">
              <w:rPr>
                <w:sz w:val="16"/>
                <w:szCs w:val="24"/>
                <w:lang w:val="ru-RU"/>
              </w:rPr>
              <w:t xml:space="preserve"> (</w:t>
            </w:r>
            <w:r w:rsidRPr="00D750DA">
              <w:rPr>
                <w:rFonts w:hint="eastAsia"/>
                <w:sz w:val="16"/>
                <w:szCs w:val="24"/>
                <w:lang w:val="ru-RU"/>
              </w:rPr>
              <w:t>г</w:t>
            </w:r>
            <w:r w:rsidRPr="00D750DA">
              <w:rPr>
                <w:sz w:val="16"/>
                <w:szCs w:val="24"/>
                <w:lang w:val="ru-RU"/>
              </w:rPr>
              <w:t>/</w:t>
            </w:r>
            <w:r w:rsidRPr="00D750DA">
              <w:rPr>
                <w:rFonts w:hint="eastAsia"/>
                <w:sz w:val="16"/>
                <w:szCs w:val="24"/>
                <w:lang w:val="ru-RU"/>
              </w:rPr>
              <w:t>л</w:t>
            </w:r>
            <w:r w:rsidRPr="00D750DA">
              <w:rPr>
                <w:sz w:val="16"/>
                <w:szCs w:val="24"/>
                <w:lang w:val="ru-RU"/>
              </w:rPr>
              <w:t>)</w:t>
            </w:r>
          </w:p>
        </w:tc>
        <w:tc>
          <w:tcPr>
            <w:tcW w:w="1899" w:type="dxa"/>
            <w:gridSpan w:val="3"/>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141ABB23" w14:textId="77777777" w:rsidR="00124B61" w:rsidRPr="007C4C25" w:rsidRDefault="00124B61" w:rsidP="00C56DD9">
            <w:pPr>
              <w:pStyle w:val="CES5191TableHeaderWhiteText"/>
            </w:pPr>
            <w:r w:rsidRPr="00D750DA">
              <w:rPr>
                <w:rFonts w:hint="eastAsia"/>
                <w:sz w:val="16"/>
                <w:szCs w:val="24"/>
                <w:lang w:val="ru-RU"/>
              </w:rPr>
              <w:t>Помакс</w:t>
            </w:r>
            <w:r w:rsidRPr="00D750DA">
              <w:rPr>
                <w:sz w:val="16"/>
                <w:szCs w:val="24"/>
                <w:lang w:val="ru-RU"/>
              </w:rPr>
              <w:t>.</w:t>
            </w:r>
            <w:r w:rsidRPr="00D750DA">
              <w:rPr>
                <w:sz w:val="16"/>
                <w:szCs w:val="24"/>
                <w:lang w:val="ru-RU"/>
              </w:rPr>
              <w:br/>
            </w:r>
            <w:r w:rsidRPr="00D750DA">
              <w:rPr>
                <w:rFonts w:hint="eastAsia"/>
                <w:sz w:val="16"/>
                <w:szCs w:val="24"/>
                <w:lang w:val="ru-RU"/>
              </w:rPr>
              <w:t>эксп</w:t>
            </w:r>
            <w:r w:rsidRPr="00D750DA">
              <w:rPr>
                <w:sz w:val="16"/>
                <w:szCs w:val="24"/>
                <w:lang w:val="ru-RU"/>
              </w:rPr>
              <w:t>.</w:t>
            </w:r>
            <w:r w:rsidRPr="00D750DA">
              <w:rPr>
                <w:rFonts w:hint="eastAsia"/>
                <w:sz w:val="16"/>
                <w:szCs w:val="24"/>
                <w:lang w:val="ru-RU"/>
              </w:rPr>
              <w:t>темп</w:t>
            </w:r>
            <w:r w:rsidRPr="00D750DA">
              <w:rPr>
                <w:sz w:val="16"/>
                <w:szCs w:val="24"/>
                <w:lang w:val="ru-RU"/>
              </w:rPr>
              <w:t>.</w:t>
            </w:r>
          </w:p>
        </w:tc>
      </w:tr>
      <w:tr w:rsidR="00E37F8D" w14:paraId="483A551B" w14:textId="77777777" w:rsidTr="00160B11">
        <w:trPr>
          <w:trHeight w:val="288"/>
        </w:trPr>
        <w:tc>
          <w:tcPr>
            <w:tcW w:w="1890" w:type="dxa"/>
            <w:gridSpan w:val="3"/>
            <w:tcBorders>
              <w:top w:val="single" w:sz="4" w:space="0" w:color="auto"/>
              <w:left w:val="nil"/>
              <w:bottom w:val="nil"/>
              <w:right w:val="nil"/>
            </w:tcBorders>
            <w:vAlign w:val="center"/>
            <w:hideMark/>
          </w:tcPr>
          <w:p w14:paraId="247FA740" w14:textId="77777777" w:rsidR="00E37F8D" w:rsidRPr="00D750DA" w:rsidRDefault="00AC7A68" w:rsidP="00C56DD9">
            <w:pPr>
              <w:autoSpaceDE/>
              <w:autoSpaceDN/>
              <w:adjustRightInd/>
              <w:spacing w:before="0" w:line="240" w:lineRule="auto"/>
              <w:ind w:left="0"/>
              <w:rPr>
                <w:b/>
                <w:sz w:val="16"/>
                <w:szCs w:val="16"/>
                <w:lang w:val="ru-RU"/>
              </w:rPr>
            </w:pPr>
            <w:r>
              <w:rPr>
                <w:b/>
                <w:sz w:val="16"/>
                <w:szCs w:val="16"/>
                <w:lang w:val="ru-RU"/>
              </w:rPr>
              <w:t>ОДИН СЛОЙ</w:t>
            </w:r>
          </w:p>
        </w:tc>
        <w:tc>
          <w:tcPr>
            <w:tcW w:w="2430" w:type="dxa"/>
            <w:tcBorders>
              <w:top w:val="single" w:sz="4" w:space="0" w:color="auto"/>
              <w:left w:val="nil"/>
              <w:bottom w:val="nil"/>
              <w:right w:val="nil"/>
            </w:tcBorders>
            <w:vAlign w:val="center"/>
            <w:hideMark/>
          </w:tcPr>
          <w:p w14:paraId="50400E00" w14:textId="77777777" w:rsidR="00E37F8D" w:rsidRPr="0080497E" w:rsidRDefault="00E37F8D" w:rsidP="00C56DD9">
            <w:pPr>
              <w:pStyle w:val="CES5191Arial8leftaligned"/>
              <w:rPr>
                <w:rFonts w:ascii="Times New Roman" w:hAnsi="Times New Roman" w:cs="Times New Roman"/>
              </w:rPr>
            </w:pPr>
            <w:r w:rsidRPr="0080497E">
              <w:rPr>
                <w:rFonts w:ascii="Times New Roman" w:hAnsi="Times New Roman" w:cs="Times New Roman"/>
              </w:rPr>
              <w:t>Carboline</w:t>
            </w:r>
          </w:p>
        </w:tc>
        <w:tc>
          <w:tcPr>
            <w:tcW w:w="2160" w:type="dxa"/>
            <w:gridSpan w:val="4"/>
            <w:tcBorders>
              <w:top w:val="single" w:sz="4" w:space="0" w:color="auto"/>
              <w:left w:val="nil"/>
              <w:bottom w:val="nil"/>
              <w:right w:val="nil"/>
            </w:tcBorders>
            <w:vAlign w:val="center"/>
            <w:hideMark/>
          </w:tcPr>
          <w:p w14:paraId="44660857" w14:textId="77777777" w:rsidR="00E37F8D" w:rsidRPr="0080497E" w:rsidRDefault="00E37F8D" w:rsidP="00C56DD9">
            <w:pPr>
              <w:pStyle w:val="CES5191Arial8leftaligned"/>
              <w:rPr>
                <w:rFonts w:ascii="Times New Roman" w:hAnsi="Times New Roman" w:cs="Times New Roman"/>
              </w:rPr>
            </w:pPr>
            <w:proofErr w:type="spellStart"/>
            <w:r w:rsidRPr="0080497E">
              <w:rPr>
                <w:rFonts w:ascii="Times New Roman" w:hAnsi="Times New Roman" w:cs="Times New Roman"/>
              </w:rPr>
              <w:t>Plasite</w:t>
            </w:r>
            <w:proofErr w:type="spellEnd"/>
            <w:r w:rsidRPr="0080497E">
              <w:rPr>
                <w:rFonts w:ascii="Times New Roman" w:hAnsi="Times New Roman" w:cs="Times New Roman"/>
              </w:rPr>
              <w:t xml:space="preserve"> 4550</w:t>
            </w:r>
          </w:p>
        </w:tc>
        <w:tc>
          <w:tcPr>
            <w:tcW w:w="1260" w:type="dxa"/>
            <w:gridSpan w:val="2"/>
            <w:tcBorders>
              <w:top w:val="single" w:sz="4" w:space="0" w:color="auto"/>
              <w:left w:val="nil"/>
              <w:bottom w:val="nil"/>
              <w:right w:val="nil"/>
            </w:tcBorders>
            <w:vAlign w:val="center"/>
            <w:hideMark/>
          </w:tcPr>
          <w:p w14:paraId="195AD27E" w14:textId="77777777" w:rsidR="00E37F8D" w:rsidRPr="0080497E" w:rsidRDefault="00E37F8D" w:rsidP="00C56DD9">
            <w:pPr>
              <w:pStyle w:val="CES5191Arial8centered"/>
              <w:rPr>
                <w:rFonts w:ascii="Times New Roman" w:hAnsi="Times New Roman" w:cs="Times New Roman"/>
              </w:rPr>
            </w:pPr>
            <w:r w:rsidRPr="0080497E">
              <w:rPr>
                <w:rFonts w:ascii="Times New Roman" w:hAnsi="Times New Roman" w:cs="Times New Roman"/>
              </w:rPr>
              <w:t>0-3</w:t>
            </w:r>
          </w:p>
        </w:tc>
        <w:tc>
          <w:tcPr>
            <w:tcW w:w="1899" w:type="dxa"/>
            <w:gridSpan w:val="3"/>
            <w:tcBorders>
              <w:top w:val="single" w:sz="4" w:space="0" w:color="auto"/>
              <w:left w:val="nil"/>
              <w:bottom w:val="nil"/>
              <w:right w:val="nil"/>
            </w:tcBorders>
            <w:vAlign w:val="center"/>
            <w:hideMark/>
          </w:tcPr>
          <w:p w14:paraId="4C49D9EE" w14:textId="77777777" w:rsidR="00E37F8D" w:rsidRPr="0080497E" w:rsidRDefault="00E37F8D" w:rsidP="00C56DD9">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810005" w14:paraId="61382701" w14:textId="77777777" w:rsidTr="00160B11">
        <w:trPr>
          <w:trHeight w:val="288"/>
        </w:trPr>
        <w:tc>
          <w:tcPr>
            <w:tcW w:w="1890" w:type="dxa"/>
            <w:gridSpan w:val="3"/>
            <w:tcBorders>
              <w:top w:val="nil"/>
              <w:left w:val="nil"/>
              <w:bottom w:val="nil"/>
              <w:right w:val="nil"/>
            </w:tcBorders>
            <w:vAlign w:val="center"/>
          </w:tcPr>
          <w:p w14:paraId="197A2C70" w14:textId="77777777" w:rsidR="00810005" w:rsidRDefault="00810005" w:rsidP="00810005">
            <w:pPr>
              <w:autoSpaceDE/>
              <w:autoSpaceDN/>
              <w:adjustRightInd/>
              <w:spacing w:before="0" w:line="240" w:lineRule="auto"/>
              <w:ind w:left="0"/>
              <w:rPr>
                <w:b/>
                <w:sz w:val="16"/>
                <w:szCs w:val="16"/>
                <w:lang w:val="ru-RU"/>
              </w:rPr>
            </w:pPr>
          </w:p>
        </w:tc>
        <w:tc>
          <w:tcPr>
            <w:tcW w:w="2430" w:type="dxa"/>
            <w:tcBorders>
              <w:top w:val="nil"/>
              <w:left w:val="nil"/>
              <w:bottom w:val="nil"/>
              <w:right w:val="nil"/>
            </w:tcBorders>
            <w:vAlign w:val="center"/>
          </w:tcPr>
          <w:p w14:paraId="7F077B75" w14:textId="2045AD7A" w:rsidR="00810005" w:rsidRPr="0080497E" w:rsidRDefault="00810005" w:rsidP="00810005">
            <w:pPr>
              <w:pStyle w:val="CES5191Arial8leftaligned"/>
              <w:rPr>
                <w:rFonts w:ascii="Times New Roman" w:hAnsi="Times New Roman" w:cs="Times New Roman"/>
              </w:rPr>
            </w:pPr>
            <w:proofErr w:type="spellStart"/>
            <w:r w:rsidRPr="001B1371">
              <w:rPr>
                <w:rFonts w:ascii="Times New Roman" w:hAnsi="Times New Roman" w:cs="Times New Roman"/>
              </w:rPr>
              <w:t>Corrocoat</w:t>
            </w:r>
            <w:proofErr w:type="spellEnd"/>
          </w:p>
        </w:tc>
        <w:tc>
          <w:tcPr>
            <w:tcW w:w="2160" w:type="dxa"/>
            <w:gridSpan w:val="4"/>
            <w:tcBorders>
              <w:top w:val="nil"/>
              <w:left w:val="nil"/>
              <w:bottom w:val="nil"/>
              <w:right w:val="nil"/>
            </w:tcBorders>
            <w:vAlign w:val="center"/>
          </w:tcPr>
          <w:p w14:paraId="5D182F3D" w14:textId="2C1CD459" w:rsidR="00810005" w:rsidRPr="0080497E" w:rsidRDefault="00810005" w:rsidP="00810005">
            <w:pPr>
              <w:pStyle w:val="CES5191Arial8leftaligned"/>
              <w:rPr>
                <w:rFonts w:ascii="Times New Roman" w:hAnsi="Times New Roman" w:cs="Times New Roman"/>
              </w:rPr>
            </w:pPr>
            <w:proofErr w:type="spellStart"/>
            <w:r w:rsidRPr="001B1371">
              <w:rPr>
                <w:rFonts w:ascii="Times New Roman" w:hAnsi="Times New Roman" w:cs="Times New Roman"/>
              </w:rPr>
              <w:t>Polyglass</w:t>
            </w:r>
            <w:proofErr w:type="spellEnd"/>
            <w:r w:rsidRPr="001B1371">
              <w:rPr>
                <w:rFonts w:ascii="Times New Roman" w:hAnsi="Times New Roman" w:cs="Times New Roman"/>
              </w:rPr>
              <w:t xml:space="preserve"> VEF</w:t>
            </w:r>
          </w:p>
        </w:tc>
        <w:tc>
          <w:tcPr>
            <w:tcW w:w="1260" w:type="dxa"/>
            <w:gridSpan w:val="2"/>
            <w:tcBorders>
              <w:top w:val="nil"/>
              <w:left w:val="nil"/>
              <w:bottom w:val="nil"/>
              <w:right w:val="nil"/>
            </w:tcBorders>
            <w:vAlign w:val="center"/>
          </w:tcPr>
          <w:p w14:paraId="03D91B32" w14:textId="690B288E" w:rsidR="00810005" w:rsidRPr="0080497E" w:rsidRDefault="00810005" w:rsidP="00810005">
            <w:pPr>
              <w:pStyle w:val="CES5191Arial8centered"/>
              <w:rPr>
                <w:rFonts w:ascii="Times New Roman" w:hAnsi="Times New Roman" w:cs="Times New Roman"/>
              </w:rPr>
            </w:pPr>
            <w:r w:rsidRPr="001B1371">
              <w:rPr>
                <w:rFonts w:ascii="Times New Roman" w:hAnsi="Times New Roman" w:cs="Times New Roman"/>
              </w:rPr>
              <w:t>32</w:t>
            </w:r>
          </w:p>
        </w:tc>
        <w:tc>
          <w:tcPr>
            <w:tcW w:w="1899" w:type="dxa"/>
            <w:gridSpan w:val="3"/>
            <w:tcBorders>
              <w:top w:val="nil"/>
              <w:left w:val="nil"/>
              <w:bottom w:val="nil"/>
              <w:right w:val="nil"/>
            </w:tcBorders>
            <w:vAlign w:val="center"/>
          </w:tcPr>
          <w:p w14:paraId="3AF4ED16" w14:textId="6C1FC1B3" w:rsidR="00810005" w:rsidRPr="00E73A54" w:rsidRDefault="00810005" w:rsidP="00810005">
            <w:pPr>
              <w:pStyle w:val="CES5191Arial8leftaligned"/>
              <w:rPr>
                <w:rFonts w:ascii="Times New Roman" w:hAnsi="Times New Roman" w:cs="Times New Roman"/>
              </w:rPr>
            </w:pPr>
            <w:r w:rsidRPr="001B1371">
              <w:rPr>
                <w:rFonts w:ascii="Times New Roman" w:hAnsi="Times New Roman" w:cs="Times New Roman"/>
              </w:rPr>
              <w:t>200°F (93°C)</w:t>
            </w:r>
          </w:p>
        </w:tc>
      </w:tr>
      <w:tr w:rsidR="00810005" w14:paraId="15C53645" w14:textId="77777777" w:rsidTr="00160B11">
        <w:trPr>
          <w:trHeight w:val="288"/>
        </w:trPr>
        <w:tc>
          <w:tcPr>
            <w:tcW w:w="1890" w:type="dxa"/>
            <w:gridSpan w:val="3"/>
            <w:tcBorders>
              <w:top w:val="nil"/>
              <w:left w:val="nil"/>
              <w:bottom w:val="nil"/>
              <w:right w:val="nil"/>
            </w:tcBorders>
            <w:vAlign w:val="center"/>
            <w:hideMark/>
          </w:tcPr>
          <w:p w14:paraId="00DFB7E4" w14:textId="77777777" w:rsidR="00810005" w:rsidRPr="00D750DA" w:rsidRDefault="00810005" w:rsidP="00810005">
            <w:pPr>
              <w:autoSpaceDE/>
              <w:autoSpaceDN/>
              <w:adjustRightInd/>
              <w:spacing w:before="0" w:line="240" w:lineRule="auto"/>
              <w:ind w:left="0"/>
              <w:rPr>
                <w:b/>
                <w:sz w:val="16"/>
                <w:szCs w:val="16"/>
                <w:lang w:val="ru-RU"/>
              </w:rPr>
            </w:pPr>
            <w:r>
              <w:rPr>
                <w:b/>
                <w:sz w:val="16"/>
                <w:szCs w:val="16"/>
                <w:lang w:val="ru-RU"/>
              </w:rPr>
              <w:t>Эпоксидная смола</w:t>
            </w:r>
          </w:p>
        </w:tc>
        <w:tc>
          <w:tcPr>
            <w:tcW w:w="2430" w:type="dxa"/>
            <w:tcBorders>
              <w:top w:val="nil"/>
              <w:left w:val="nil"/>
              <w:bottom w:val="nil"/>
              <w:right w:val="nil"/>
            </w:tcBorders>
            <w:vAlign w:val="center"/>
            <w:hideMark/>
          </w:tcPr>
          <w:p w14:paraId="219E5975"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Hempel Coatings (USA), Inc.</w:t>
            </w:r>
          </w:p>
        </w:tc>
        <w:tc>
          <w:tcPr>
            <w:tcW w:w="2160" w:type="dxa"/>
            <w:gridSpan w:val="4"/>
            <w:tcBorders>
              <w:top w:val="nil"/>
              <w:left w:val="nil"/>
              <w:bottom w:val="nil"/>
              <w:right w:val="nil"/>
            </w:tcBorders>
            <w:vAlign w:val="center"/>
            <w:hideMark/>
          </w:tcPr>
          <w:p w14:paraId="52DA96C0" w14:textId="77777777" w:rsidR="00810005" w:rsidRPr="0080497E" w:rsidRDefault="00810005" w:rsidP="00810005">
            <w:pPr>
              <w:pStyle w:val="CES5191Arial8leftaligned"/>
              <w:rPr>
                <w:rFonts w:ascii="Times New Roman" w:hAnsi="Times New Roman" w:cs="Times New Roman"/>
              </w:rPr>
            </w:pPr>
            <w:proofErr w:type="spellStart"/>
            <w:r w:rsidRPr="0080497E">
              <w:rPr>
                <w:rFonts w:ascii="Times New Roman" w:hAnsi="Times New Roman" w:cs="Times New Roman"/>
              </w:rPr>
              <w:t>Hempadur</w:t>
            </w:r>
            <w:proofErr w:type="spellEnd"/>
            <w:r w:rsidRPr="0080497E">
              <w:rPr>
                <w:rFonts w:ascii="Times New Roman" w:hAnsi="Times New Roman" w:cs="Times New Roman"/>
              </w:rPr>
              <w:t xml:space="preserve"> 35900</w:t>
            </w:r>
          </w:p>
        </w:tc>
        <w:tc>
          <w:tcPr>
            <w:tcW w:w="1260" w:type="dxa"/>
            <w:gridSpan w:val="2"/>
            <w:tcBorders>
              <w:top w:val="nil"/>
              <w:left w:val="nil"/>
              <w:bottom w:val="nil"/>
              <w:right w:val="nil"/>
            </w:tcBorders>
            <w:vAlign w:val="center"/>
            <w:hideMark/>
          </w:tcPr>
          <w:p w14:paraId="26D62067"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0</w:t>
            </w:r>
          </w:p>
        </w:tc>
        <w:tc>
          <w:tcPr>
            <w:tcW w:w="1899" w:type="dxa"/>
            <w:gridSpan w:val="3"/>
            <w:tcBorders>
              <w:top w:val="nil"/>
              <w:left w:val="nil"/>
              <w:bottom w:val="nil"/>
              <w:right w:val="nil"/>
            </w:tcBorders>
            <w:vAlign w:val="center"/>
            <w:hideMark/>
          </w:tcPr>
          <w:p w14:paraId="7FA5C6B6" w14:textId="77777777" w:rsidR="00810005" w:rsidRPr="0080497E" w:rsidRDefault="00810005" w:rsidP="00810005">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810005" w14:paraId="55B38B2D" w14:textId="77777777" w:rsidTr="00160B11">
        <w:trPr>
          <w:trHeight w:val="288"/>
        </w:trPr>
        <w:tc>
          <w:tcPr>
            <w:tcW w:w="1890" w:type="dxa"/>
            <w:gridSpan w:val="3"/>
            <w:tcBorders>
              <w:top w:val="nil"/>
              <w:left w:val="nil"/>
              <w:bottom w:val="nil"/>
              <w:right w:val="nil"/>
            </w:tcBorders>
            <w:vAlign w:val="center"/>
            <w:hideMark/>
          </w:tcPr>
          <w:p w14:paraId="49BFBC2C" w14:textId="77777777" w:rsidR="00810005" w:rsidRPr="00D750DA" w:rsidRDefault="00810005" w:rsidP="00810005">
            <w:pPr>
              <w:autoSpaceDE/>
              <w:autoSpaceDN/>
              <w:adjustRightInd/>
              <w:spacing w:before="0" w:line="240" w:lineRule="auto"/>
              <w:ind w:left="0"/>
              <w:rPr>
                <w:b/>
                <w:sz w:val="16"/>
                <w:szCs w:val="16"/>
                <w:lang w:val="ru-RU"/>
              </w:rPr>
            </w:pPr>
            <w:r>
              <w:rPr>
                <w:b/>
                <w:sz w:val="16"/>
                <w:szCs w:val="16"/>
                <w:lang w:val="ru-RU"/>
              </w:rPr>
              <w:t>Толстопленочное</w:t>
            </w:r>
          </w:p>
        </w:tc>
        <w:tc>
          <w:tcPr>
            <w:tcW w:w="2430" w:type="dxa"/>
            <w:tcBorders>
              <w:top w:val="nil"/>
              <w:left w:val="nil"/>
              <w:bottom w:val="nil"/>
              <w:right w:val="nil"/>
            </w:tcBorders>
            <w:vAlign w:val="center"/>
            <w:hideMark/>
          </w:tcPr>
          <w:p w14:paraId="5BA2CC48"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International</w:t>
            </w:r>
          </w:p>
        </w:tc>
        <w:tc>
          <w:tcPr>
            <w:tcW w:w="2160" w:type="dxa"/>
            <w:gridSpan w:val="4"/>
            <w:tcBorders>
              <w:top w:val="nil"/>
              <w:left w:val="nil"/>
              <w:bottom w:val="nil"/>
              <w:right w:val="nil"/>
            </w:tcBorders>
            <w:vAlign w:val="center"/>
            <w:hideMark/>
          </w:tcPr>
          <w:p w14:paraId="0F83E05E"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Enviroline 376F-</w:t>
            </w:r>
            <w:r>
              <w:rPr>
                <w:rFonts w:ascii="Times New Roman" w:hAnsi="Times New Roman" w:cs="Times New Roman"/>
              </w:rPr>
              <w:t>6</w:t>
            </w:r>
            <w:r w:rsidRPr="0080497E">
              <w:rPr>
                <w:rFonts w:ascii="Times New Roman" w:hAnsi="Times New Roman" w:cs="Times New Roman"/>
              </w:rPr>
              <w:t>0 (Single Coat)</w:t>
            </w:r>
          </w:p>
        </w:tc>
        <w:tc>
          <w:tcPr>
            <w:tcW w:w="1260" w:type="dxa"/>
            <w:gridSpan w:val="2"/>
            <w:tcBorders>
              <w:top w:val="nil"/>
              <w:left w:val="nil"/>
              <w:bottom w:val="nil"/>
              <w:right w:val="nil"/>
            </w:tcBorders>
            <w:vAlign w:val="center"/>
            <w:hideMark/>
          </w:tcPr>
          <w:p w14:paraId="51433370"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34</w:t>
            </w:r>
          </w:p>
        </w:tc>
        <w:tc>
          <w:tcPr>
            <w:tcW w:w="1899" w:type="dxa"/>
            <w:gridSpan w:val="3"/>
            <w:tcBorders>
              <w:top w:val="nil"/>
              <w:left w:val="nil"/>
              <w:bottom w:val="nil"/>
              <w:right w:val="nil"/>
            </w:tcBorders>
            <w:vAlign w:val="center"/>
            <w:hideMark/>
          </w:tcPr>
          <w:p w14:paraId="1A193FDC" w14:textId="77777777" w:rsidR="00810005" w:rsidRPr="0080497E" w:rsidRDefault="00810005" w:rsidP="00810005">
            <w:pPr>
              <w:pStyle w:val="CES5191Arial8leftaligned"/>
              <w:rPr>
                <w:rFonts w:ascii="Times New Roman" w:hAnsi="Times New Roman" w:cs="Times New Roman"/>
              </w:rPr>
            </w:pPr>
            <w:r w:rsidRPr="00B6030F">
              <w:rPr>
                <w:rFonts w:ascii="Times New Roman" w:hAnsi="Times New Roman" w:cs="Times New Roman"/>
              </w:rPr>
              <w:t>71°</w:t>
            </w:r>
            <w:r>
              <w:rPr>
                <w:rFonts w:ascii="Times New Roman" w:hAnsi="Times New Roman" w:cs="Times New Roman"/>
              </w:rPr>
              <w:t>C</w:t>
            </w:r>
            <w:r w:rsidRPr="00043026">
              <w:rPr>
                <w:rFonts w:ascii="Times New Roman" w:hAnsi="Times New Roman" w:cs="Times New Roman"/>
              </w:rPr>
              <w:t>(</w:t>
            </w:r>
            <w:r w:rsidRPr="00080BBF">
              <w:rPr>
                <w:rFonts w:ascii="Times New Roman" w:hAnsi="Times New Roman" w:cs="Times New Roman"/>
              </w:rPr>
              <w:t>160°F</w:t>
            </w:r>
            <w:r w:rsidRPr="00043026">
              <w:rPr>
                <w:rFonts w:ascii="Times New Roman" w:hAnsi="Times New Roman" w:cs="Times New Roman"/>
              </w:rPr>
              <w:t>)</w:t>
            </w:r>
          </w:p>
        </w:tc>
      </w:tr>
      <w:tr w:rsidR="00810005" w14:paraId="04908992" w14:textId="77777777" w:rsidTr="00160B11">
        <w:trPr>
          <w:trHeight w:val="288"/>
        </w:trPr>
        <w:tc>
          <w:tcPr>
            <w:tcW w:w="1890" w:type="dxa"/>
            <w:gridSpan w:val="3"/>
            <w:tcBorders>
              <w:top w:val="nil"/>
              <w:left w:val="nil"/>
              <w:bottom w:val="nil"/>
              <w:right w:val="nil"/>
            </w:tcBorders>
            <w:vAlign w:val="center"/>
          </w:tcPr>
          <w:p w14:paraId="63EF1649" w14:textId="77777777" w:rsidR="00810005" w:rsidRPr="0080497E" w:rsidRDefault="00810005" w:rsidP="00810005">
            <w:pPr>
              <w:autoSpaceDE/>
              <w:autoSpaceDN/>
              <w:adjustRightInd/>
              <w:spacing w:before="0" w:line="240" w:lineRule="auto"/>
              <w:ind w:left="0"/>
              <w:rPr>
                <w:b/>
                <w:sz w:val="16"/>
                <w:szCs w:val="16"/>
              </w:rPr>
            </w:pPr>
          </w:p>
        </w:tc>
        <w:tc>
          <w:tcPr>
            <w:tcW w:w="2430" w:type="dxa"/>
            <w:tcBorders>
              <w:top w:val="nil"/>
              <w:left w:val="nil"/>
              <w:bottom w:val="nil"/>
              <w:right w:val="nil"/>
            </w:tcBorders>
            <w:vAlign w:val="center"/>
            <w:hideMark/>
          </w:tcPr>
          <w:p w14:paraId="6636DFA9"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International</w:t>
            </w:r>
          </w:p>
        </w:tc>
        <w:tc>
          <w:tcPr>
            <w:tcW w:w="2160" w:type="dxa"/>
            <w:gridSpan w:val="4"/>
            <w:tcBorders>
              <w:top w:val="nil"/>
              <w:left w:val="nil"/>
              <w:bottom w:val="nil"/>
              <w:right w:val="nil"/>
            </w:tcBorders>
            <w:vAlign w:val="center"/>
            <w:hideMark/>
          </w:tcPr>
          <w:p w14:paraId="622F3ADF"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Interzone 954</w:t>
            </w:r>
          </w:p>
        </w:tc>
        <w:tc>
          <w:tcPr>
            <w:tcW w:w="1260" w:type="dxa"/>
            <w:gridSpan w:val="2"/>
            <w:tcBorders>
              <w:top w:val="nil"/>
              <w:left w:val="nil"/>
              <w:bottom w:val="nil"/>
              <w:right w:val="nil"/>
            </w:tcBorders>
            <w:vAlign w:val="center"/>
            <w:hideMark/>
          </w:tcPr>
          <w:p w14:paraId="48F26D1B"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163</w:t>
            </w:r>
          </w:p>
        </w:tc>
        <w:tc>
          <w:tcPr>
            <w:tcW w:w="1899" w:type="dxa"/>
            <w:gridSpan w:val="3"/>
            <w:tcBorders>
              <w:top w:val="nil"/>
              <w:left w:val="nil"/>
              <w:bottom w:val="nil"/>
              <w:right w:val="nil"/>
            </w:tcBorders>
            <w:vAlign w:val="center"/>
            <w:hideMark/>
          </w:tcPr>
          <w:p w14:paraId="17507476" w14:textId="77777777" w:rsidR="00810005" w:rsidRPr="0080497E" w:rsidRDefault="00810005" w:rsidP="00810005">
            <w:pPr>
              <w:pStyle w:val="CES5191Arial8leftaligned"/>
              <w:rPr>
                <w:rFonts w:ascii="Times New Roman" w:hAnsi="Times New Roman" w:cs="Times New Roman"/>
              </w:rPr>
            </w:pPr>
            <w:r w:rsidRPr="00B6030F">
              <w:rPr>
                <w:rFonts w:ascii="Times New Roman" w:hAnsi="Times New Roman" w:cs="Times New Roman"/>
              </w:rPr>
              <w:t>71°</w:t>
            </w:r>
            <w:r>
              <w:rPr>
                <w:rFonts w:ascii="Times New Roman" w:hAnsi="Times New Roman" w:cs="Times New Roman"/>
              </w:rPr>
              <w:t>C</w:t>
            </w:r>
            <w:r w:rsidRPr="00043026">
              <w:rPr>
                <w:rFonts w:ascii="Times New Roman" w:hAnsi="Times New Roman" w:cs="Times New Roman"/>
              </w:rPr>
              <w:t>(</w:t>
            </w:r>
            <w:r w:rsidRPr="00080BBF">
              <w:rPr>
                <w:rFonts w:ascii="Times New Roman" w:hAnsi="Times New Roman" w:cs="Times New Roman"/>
              </w:rPr>
              <w:t>160°F</w:t>
            </w:r>
            <w:r w:rsidRPr="00043026">
              <w:rPr>
                <w:rFonts w:ascii="Times New Roman" w:hAnsi="Times New Roman" w:cs="Times New Roman"/>
              </w:rPr>
              <w:t>)</w:t>
            </w:r>
          </w:p>
        </w:tc>
      </w:tr>
      <w:tr w:rsidR="00B82383" w14:paraId="234BED7C" w14:textId="77777777" w:rsidTr="00796C49">
        <w:trPr>
          <w:trHeight w:val="288"/>
        </w:trPr>
        <w:tc>
          <w:tcPr>
            <w:tcW w:w="1890" w:type="dxa"/>
            <w:gridSpan w:val="3"/>
            <w:vMerge w:val="restart"/>
            <w:tcBorders>
              <w:top w:val="nil"/>
              <w:left w:val="nil"/>
              <w:right w:val="nil"/>
            </w:tcBorders>
            <w:vAlign w:val="center"/>
            <w:hideMark/>
          </w:tcPr>
          <w:p w14:paraId="37FA4A15" w14:textId="77777777" w:rsidR="00B82383" w:rsidRPr="00D750DA" w:rsidRDefault="00B82383" w:rsidP="00810005">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430" w:type="dxa"/>
            <w:tcBorders>
              <w:top w:val="nil"/>
              <w:left w:val="nil"/>
              <w:bottom w:val="nil"/>
              <w:right w:val="nil"/>
            </w:tcBorders>
            <w:vAlign w:val="center"/>
            <w:hideMark/>
          </w:tcPr>
          <w:p w14:paraId="17F8C945"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International</w:t>
            </w:r>
          </w:p>
        </w:tc>
        <w:tc>
          <w:tcPr>
            <w:tcW w:w="2160" w:type="dxa"/>
            <w:gridSpan w:val="4"/>
            <w:tcBorders>
              <w:top w:val="nil"/>
              <w:left w:val="nil"/>
              <w:bottom w:val="nil"/>
              <w:right w:val="nil"/>
            </w:tcBorders>
            <w:vAlign w:val="center"/>
            <w:hideMark/>
          </w:tcPr>
          <w:p w14:paraId="3E4E140A"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Interzone 1000 (Single coat)</w:t>
            </w:r>
          </w:p>
        </w:tc>
        <w:tc>
          <w:tcPr>
            <w:tcW w:w="1260" w:type="dxa"/>
            <w:gridSpan w:val="2"/>
            <w:tcBorders>
              <w:top w:val="nil"/>
              <w:left w:val="nil"/>
              <w:bottom w:val="nil"/>
              <w:right w:val="nil"/>
            </w:tcBorders>
            <w:vAlign w:val="center"/>
            <w:hideMark/>
          </w:tcPr>
          <w:p w14:paraId="54639168" w14:textId="77777777" w:rsidR="00B82383" w:rsidRPr="0080497E" w:rsidRDefault="00B82383" w:rsidP="00810005">
            <w:pPr>
              <w:pStyle w:val="CES5191Arial8centered"/>
              <w:rPr>
                <w:rFonts w:ascii="Times New Roman" w:hAnsi="Times New Roman" w:cs="Times New Roman"/>
              </w:rPr>
            </w:pPr>
            <w:r w:rsidRPr="0080497E">
              <w:rPr>
                <w:rFonts w:ascii="Times New Roman" w:hAnsi="Times New Roman" w:cs="Times New Roman"/>
              </w:rPr>
              <w:t>75</w:t>
            </w:r>
          </w:p>
        </w:tc>
        <w:tc>
          <w:tcPr>
            <w:tcW w:w="1899" w:type="dxa"/>
            <w:gridSpan w:val="3"/>
            <w:tcBorders>
              <w:top w:val="nil"/>
              <w:left w:val="nil"/>
              <w:bottom w:val="nil"/>
              <w:right w:val="nil"/>
            </w:tcBorders>
            <w:vAlign w:val="center"/>
            <w:hideMark/>
          </w:tcPr>
          <w:p w14:paraId="0ACE3174" w14:textId="77777777" w:rsidR="00B82383" w:rsidRPr="0080497E" w:rsidRDefault="00B82383" w:rsidP="00810005">
            <w:pPr>
              <w:pStyle w:val="CES5191Arial8leftaligned"/>
              <w:rPr>
                <w:rFonts w:ascii="Times New Roman" w:hAnsi="Times New Roman" w:cs="Times New Roman"/>
              </w:rPr>
            </w:pPr>
            <w:r w:rsidRPr="001A6524">
              <w:rPr>
                <w:rFonts w:ascii="Times New Roman" w:hAnsi="Times New Roman" w:cs="Times New Roman"/>
              </w:rPr>
              <w:t>60°C</w:t>
            </w:r>
            <w:r w:rsidRPr="00043026">
              <w:rPr>
                <w:rFonts w:ascii="Times New Roman" w:hAnsi="Times New Roman" w:cs="Times New Roman"/>
              </w:rPr>
              <w:t>(</w:t>
            </w:r>
            <w:r w:rsidRPr="00017567">
              <w:rPr>
                <w:rFonts w:ascii="Times New Roman" w:hAnsi="Times New Roman" w:cs="Times New Roman"/>
              </w:rPr>
              <w:t>140°F</w:t>
            </w:r>
            <w:r w:rsidRPr="00043026">
              <w:rPr>
                <w:rFonts w:ascii="Times New Roman" w:hAnsi="Times New Roman" w:cs="Times New Roman"/>
              </w:rPr>
              <w:t>)</w:t>
            </w:r>
          </w:p>
        </w:tc>
      </w:tr>
      <w:tr w:rsidR="00B82383" w14:paraId="21336013" w14:textId="77777777" w:rsidTr="00796C49">
        <w:trPr>
          <w:trHeight w:val="288"/>
        </w:trPr>
        <w:tc>
          <w:tcPr>
            <w:tcW w:w="1890" w:type="dxa"/>
            <w:gridSpan w:val="3"/>
            <w:vMerge/>
            <w:tcBorders>
              <w:left w:val="nil"/>
              <w:right w:val="nil"/>
            </w:tcBorders>
            <w:vAlign w:val="center"/>
            <w:hideMark/>
          </w:tcPr>
          <w:p w14:paraId="32E26652" w14:textId="77777777" w:rsidR="00B82383" w:rsidRPr="0080497E" w:rsidRDefault="00B82383" w:rsidP="00810005">
            <w:pPr>
              <w:autoSpaceDE/>
              <w:autoSpaceDN/>
              <w:adjustRightInd/>
              <w:spacing w:before="0" w:line="240" w:lineRule="auto"/>
              <w:ind w:left="0"/>
              <w:rPr>
                <w:b/>
                <w:sz w:val="16"/>
                <w:szCs w:val="16"/>
              </w:rPr>
            </w:pPr>
          </w:p>
        </w:tc>
        <w:tc>
          <w:tcPr>
            <w:tcW w:w="2430" w:type="dxa"/>
            <w:tcBorders>
              <w:top w:val="nil"/>
              <w:left w:val="nil"/>
              <w:bottom w:val="nil"/>
              <w:right w:val="nil"/>
            </w:tcBorders>
            <w:vAlign w:val="center"/>
            <w:hideMark/>
          </w:tcPr>
          <w:p w14:paraId="327C1B13"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Jotun Paints</w:t>
            </w:r>
          </w:p>
        </w:tc>
        <w:tc>
          <w:tcPr>
            <w:tcW w:w="2160" w:type="dxa"/>
            <w:gridSpan w:val="4"/>
            <w:tcBorders>
              <w:top w:val="nil"/>
              <w:left w:val="nil"/>
              <w:bottom w:val="nil"/>
              <w:right w:val="nil"/>
            </w:tcBorders>
            <w:vAlign w:val="center"/>
            <w:hideMark/>
          </w:tcPr>
          <w:p w14:paraId="5E278616"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Marathon Series</w:t>
            </w:r>
          </w:p>
        </w:tc>
        <w:tc>
          <w:tcPr>
            <w:tcW w:w="1260" w:type="dxa"/>
            <w:gridSpan w:val="2"/>
            <w:tcBorders>
              <w:top w:val="nil"/>
              <w:left w:val="nil"/>
              <w:bottom w:val="nil"/>
              <w:right w:val="nil"/>
            </w:tcBorders>
            <w:vAlign w:val="center"/>
            <w:hideMark/>
          </w:tcPr>
          <w:p w14:paraId="2D4FE032" w14:textId="77777777" w:rsidR="00B82383" w:rsidRPr="0080497E" w:rsidRDefault="00B82383" w:rsidP="00810005">
            <w:pPr>
              <w:pStyle w:val="CES5191Arial8centered"/>
              <w:rPr>
                <w:rFonts w:ascii="Times New Roman" w:hAnsi="Times New Roman" w:cs="Times New Roman"/>
              </w:rPr>
            </w:pPr>
            <w:r w:rsidRPr="0080497E">
              <w:rPr>
                <w:rFonts w:ascii="Times New Roman" w:hAnsi="Times New Roman" w:cs="Times New Roman"/>
              </w:rPr>
              <w:t>210</w:t>
            </w:r>
          </w:p>
        </w:tc>
        <w:tc>
          <w:tcPr>
            <w:tcW w:w="1899" w:type="dxa"/>
            <w:gridSpan w:val="3"/>
            <w:tcBorders>
              <w:top w:val="nil"/>
              <w:left w:val="nil"/>
              <w:bottom w:val="nil"/>
              <w:right w:val="nil"/>
            </w:tcBorders>
            <w:vAlign w:val="center"/>
            <w:hideMark/>
          </w:tcPr>
          <w:p w14:paraId="6C58AEB6" w14:textId="77777777" w:rsidR="00B82383" w:rsidRPr="0080497E" w:rsidRDefault="00B82383" w:rsidP="00810005">
            <w:pPr>
              <w:pStyle w:val="CES5191Arial8leftaligned"/>
              <w:rPr>
                <w:rFonts w:ascii="Times New Roman" w:hAnsi="Times New Roman" w:cs="Times New Roman"/>
              </w:rPr>
            </w:pPr>
            <w:r w:rsidRPr="004129FE">
              <w:rPr>
                <w:rFonts w:ascii="Times New Roman" w:hAnsi="Times New Roman" w:cs="Times New Roman"/>
              </w:rPr>
              <w:t>70°C</w:t>
            </w:r>
            <w:r w:rsidRPr="00043026">
              <w:rPr>
                <w:rFonts w:ascii="Times New Roman" w:hAnsi="Times New Roman" w:cs="Times New Roman"/>
              </w:rPr>
              <w:t>(</w:t>
            </w:r>
            <w:r w:rsidRPr="00277DA7">
              <w:rPr>
                <w:rFonts w:ascii="Times New Roman" w:hAnsi="Times New Roman" w:cs="Times New Roman"/>
              </w:rPr>
              <w:t>158°F</w:t>
            </w:r>
            <w:r w:rsidRPr="00043026">
              <w:rPr>
                <w:rFonts w:ascii="Times New Roman" w:hAnsi="Times New Roman" w:cs="Times New Roman"/>
              </w:rPr>
              <w:t>)</w:t>
            </w:r>
          </w:p>
        </w:tc>
      </w:tr>
      <w:tr w:rsidR="00B82383" w14:paraId="7CB457D5" w14:textId="77777777" w:rsidTr="00796C49">
        <w:trPr>
          <w:trHeight w:val="288"/>
        </w:trPr>
        <w:tc>
          <w:tcPr>
            <w:tcW w:w="1890" w:type="dxa"/>
            <w:gridSpan w:val="3"/>
            <w:vMerge/>
            <w:tcBorders>
              <w:left w:val="nil"/>
              <w:bottom w:val="nil"/>
              <w:right w:val="nil"/>
            </w:tcBorders>
            <w:vAlign w:val="center"/>
          </w:tcPr>
          <w:p w14:paraId="4AF9785E" w14:textId="77777777" w:rsidR="00B82383" w:rsidRPr="0080497E" w:rsidRDefault="00B82383" w:rsidP="00810005">
            <w:pPr>
              <w:autoSpaceDE/>
              <w:autoSpaceDN/>
              <w:adjustRightInd/>
              <w:spacing w:before="0" w:line="240" w:lineRule="auto"/>
              <w:ind w:left="0"/>
              <w:rPr>
                <w:b/>
                <w:sz w:val="16"/>
                <w:szCs w:val="16"/>
              </w:rPr>
            </w:pPr>
          </w:p>
        </w:tc>
        <w:tc>
          <w:tcPr>
            <w:tcW w:w="2430" w:type="dxa"/>
            <w:tcBorders>
              <w:top w:val="nil"/>
              <w:left w:val="nil"/>
              <w:bottom w:val="nil"/>
              <w:right w:val="nil"/>
            </w:tcBorders>
            <w:vAlign w:val="center"/>
            <w:hideMark/>
          </w:tcPr>
          <w:p w14:paraId="5F8B8237"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PPG</w:t>
            </w:r>
          </w:p>
        </w:tc>
        <w:tc>
          <w:tcPr>
            <w:tcW w:w="2160" w:type="dxa"/>
            <w:gridSpan w:val="4"/>
            <w:tcBorders>
              <w:top w:val="nil"/>
              <w:left w:val="nil"/>
              <w:bottom w:val="nil"/>
              <w:right w:val="nil"/>
            </w:tcBorders>
            <w:vAlign w:val="center"/>
            <w:hideMark/>
          </w:tcPr>
          <w:p w14:paraId="060F708B" w14:textId="77777777" w:rsidR="00B82383" w:rsidRPr="0080497E" w:rsidRDefault="00B82383" w:rsidP="00810005">
            <w:pPr>
              <w:pStyle w:val="CES5191Arial8leftaligned"/>
              <w:rPr>
                <w:rFonts w:ascii="Times New Roman" w:hAnsi="Times New Roman" w:cs="Times New Roman"/>
              </w:rPr>
            </w:pPr>
            <w:proofErr w:type="spellStart"/>
            <w:r w:rsidRPr="0080497E">
              <w:rPr>
                <w:rFonts w:ascii="Times New Roman" w:hAnsi="Times New Roman" w:cs="Times New Roman"/>
              </w:rPr>
              <w:t>Novaguard</w:t>
            </w:r>
            <w:proofErr w:type="spellEnd"/>
            <w:r w:rsidRPr="0080497E">
              <w:rPr>
                <w:rFonts w:ascii="Times New Roman" w:hAnsi="Times New Roman" w:cs="Times New Roman"/>
              </w:rPr>
              <w:t xml:space="preserve"> 840</w:t>
            </w:r>
          </w:p>
        </w:tc>
        <w:tc>
          <w:tcPr>
            <w:tcW w:w="1260" w:type="dxa"/>
            <w:gridSpan w:val="2"/>
            <w:tcBorders>
              <w:top w:val="nil"/>
              <w:left w:val="nil"/>
              <w:bottom w:val="nil"/>
              <w:right w:val="nil"/>
            </w:tcBorders>
            <w:vAlign w:val="center"/>
            <w:hideMark/>
          </w:tcPr>
          <w:p w14:paraId="195D41F1" w14:textId="77777777" w:rsidR="00B82383" w:rsidRPr="0080497E" w:rsidRDefault="00B82383" w:rsidP="00810005">
            <w:pPr>
              <w:pStyle w:val="CES5191Arial8centered"/>
              <w:rPr>
                <w:rFonts w:ascii="Times New Roman" w:hAnsi="Times New Roman" w:cs="Times New Roman"/>
              </w:rPr>
            </w:pPr>
            <w:r w:rsidRPr="0080497E">
              <w:rPr>
                <w:rFonts w:ascii="Times New Roman" w:hAnsi="Times New Roman" w:cs="Times New Roman"/>
              </w:rPr>
              <w:t>97</w:t>
            </w:r>
          </w:p>
        </w:tc>
        <w:tc>
          <w:tcPr>
            <w:tcW w:w="1899" w:type="dxa"/>
            <w:gridSpan w:val="3"/>
            <w:tcBorders>
              <w:top w:val="nil"/>
              <w:left w:val="nil"/>
              <w:bottom w:val="nil"/>
              <w:right w:val="nil"/>
            </w:tcBorders>
            <w:vAlign w:val="center"/>
            <w:hideMark/>
          </w:tcPr>
          <w:p w14:paraId="29B76BEE" w14:textId="77777777" w:rsidR="00B82383" w:rsidRPr="0080497E" w:rsidRDefault="00B82383" w:rsidP="00810005">
            <w:pPr>
              <w:pStyle w:val="CES5191Arial8leftaligned"/>
              <w:rPr>
                <w:rFonts w:ascii="Times New Roman" w:hAnsi="Times New Roman" w:cs="Times New Roman"/>
              </w:rPr>
            </w:pPr>
            <w:r w:rsidRPr="00EE2911">
              <w:rPr>
                <w:rFonts w:ascii="Times New Roman" w:hAnsi="Times New Roman" w:cs="Times New Roman"/>
              </w:rPr>
              <w:t>49°C</w:t>
            </w:r>
            <w:r w:rsidRPr="00043026">
              <w:rPr>
                <w:rFonts w:ascii="Times New Roman" w:hAnsi="Times New Roman" w:cs="Times New Roman"/>
              </w:rPr>
              <w:t>(</w:t>
            </w:r>
            <w:r w:rsidRPr="00740E60">
              <w:rPr>
                <w:rFonts w:ascii="Times New Roman" w:hAnsi="Times New Roman" w:cs="Times New Roman"/>
              </w:rPr>
              <w:t>120°F</w:t>
            </w:r>
            <w:r w:rsidRPr="00043026">
              <w:rPr>
                <w:rFonts w:ascii="Times New Roman" w:hAnsi="Times New Roman" w:cs="Times New Roman"/>
              </w:rPr>
              <w:t>)</w:t>
            </w:r>
          </w:p>
        </w:tc>
      </w:tr>
      <w:tr w:rsidR="00810005" w14:paraId="545A4A80" w14:textId="77777777" w:rsidTr="00160B11">
        <w:trPr>
          <w:trHeight w:val="288"/>
        </w:trPr>
        <w:tc>
          <w:tcPr>
            <w:tcW w:w="1890" w:type="dxa"/>
            <w:gridSpan w:val="3"/>
            <w:tcBorders>
              <w:top w:val="nil"/>
              <w:left w:val="nil"/>
              <w:bottom w:val="nil"/>
              <w:right w:val="nil"/>
            </w:tcBorders>
            <w:vAlign w:val="center"/>
          </w:tcPr>
          <w:p w14:paraId="2D9A866F" w14:textId="77777777" w:rsidR="00810005" w:rsidRPr="0080497E" w:rsidRDefault="00810005" w:rsidP="00810005">
            <w:pPr>
              <w:autoSpaceDE/>
              <w:autoSpaceDN/>
              <w:adjustRightInd/>
              <w:spacing w:before="0" w:line="240" w:lineRule="auto"/>
              <w:ind w:left="0"/>
              <w:rPr>
                <w:b/>
                <w:sz w:val="16"/>
                <w:szCs w:val="16"/>
              </w:rPr>
            </w:pPr>
          </w:p>
        </w:tc>
        <w:tc>
          <w:tcPr>
            <w:tcW w:w="2430" w:type="dxa"/>
            <w:tcBorders>
              <w:top w:val="nil"/>
              <w:left w:val="nil"/>
              <w:bottom w:val="nil"/>
              <w:right w:val="nil"/>
            </w:tcBorders>
            <w:vAlign w:val="center"/>
            <w:hideMark/>
          </w:tcPr>
          <w:p w14:paraId="1C241423"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Sherwin Williams</w:t>
            </w:r>
          </w:p>
        </w:tc>
        <w:tc>
          <w:tcPr>
            <w:tcW w:w="2160" w:type="dxa"/>
            <w:gridSpan w:val="4"/>
            <w:tcBorders>
              <w:top w:val="nil"/>
              <w:left w:val="nil"/>
              <w:bottom w:val="nil"/>
              <w:right w:val="nil"/>
            </w:tcBorders>
            <w:vAlign w:val="center"/>
            <w:hideMark/>
          </w:tcPr>
          <w:p w14:paraId="2F2544F4"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 xml:space="preserve">Nova-Plate 325 or Nova-Plate UHS </w:t>
            </w:r>
          </w:p>
        </w:tc>
        <w:tc>
          <w:tcPr>
            <w:tcW w:w="1260" w:type="dxa"/>
            <w:gridSpan w:val="2"/>
            <w:tcBorders>
              <w:top w:val="nil"/>
              <w:left w:val="nil"/>
              <w:bottom w:val="nil"/>
              <w:right w:val="nil"/>
            </w:tcBorders>
            <w:vAlign w:val="center"/>
            <w:hideMark/>
          </w:tcPr>
          <w:p w14:paraId="43D30DFF"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&lt; 100</w:t>
            </w:r>
          </w:p>
        </w:tc>
        <w:tc>
          <w:tcPr>
            <w:tcW w:w="1899" w:type="dxa"/>
            <w:gridSpan w:val="3"/>
            <w:tcBorders>
              <w:top w:val="nil"/>
              <w:left w:val="nil"/>
              <w:bottom w:val="nil"/>
              <w:right w:val="nil"/>
            </w:tcBorders>
            <w:vAlign w:val="center"/>
            <w:hideMark/>
          </w:tcPr>
          <w:p w14:paraId="12CCC2CF" w14:textId="77777777" w:rsidR="00810005" w:rsidRPr="0080497E" w:rsidRDefault="00810005" w:rsidP="00810005">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810005" w14:paraId="45791C21" w14:textId="77777777" w:rsidTr="00160B11">
        <w:trPr>
          <w:trHeight w:val="288"/>
        </w:trPr>
        <w:tc>
          <w:tcPr>
            <w:tcW w:w="1890" w:type="dxa"/>
            <w:gridSpan w:val="3"/>
            <w:tcBorders>
              <w:top w:val="nil"/>
              <w:left w:val="nil"/>
              <w:bottom w:val="nil"/>
              <w:right w:val="nil"/>
            </w:tcBorders>
            <w:vAlign w:val="center"/>
          </w:tcPr>
          <w:p w14:paraId="26E8FF65" w14:textId="77777777" w:rsidR="00810005" w:rsidRPr="0080497E" w:rsidRDefault="00810005" w:rsidP="00810005">
            <w:pPr>
              <w:autoSpaceDE/>
              <w:autoSpaceDN/>
              <w:adjustRightInd/>
              <w:spacing w:before="0" w:line="240" w:lineRule="auto"/>
              <w:ind w:left="0"/>
              <w:rPr>
                <w:b/>
                <w:sz w:val="16"/>
                <w:szCs w:val="16"/>
              </w:rPr>
            </w:pPr>
          </w:p>
        </w:tc>
        <w:tc>
          <w:tcPr>
            <w:tcW w:w="2430" w:type="dxa"/>
            <w:tcBorders>
              <w:top w:val="nil"/>
              <w:left w:val="nil"/>
              <w:bottom w:val="nil"/>
              <w:right w:val="nil"/>
            </w:tcBorders>
            <w:vAlign w:val="center"/>
            <w:hideMark/>
          </w:tcPr>
          <w:p w14:paraId="539A98F0"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Tnemec</w:t>
            </w:r>
          </w:p>
        </w:tc>
        <w:tc>
          <w:tcPr>
            <w:tcW w:w="2160" w:type="dxa"/>
            <w:gridSpan w:val="4"/>
            <w:tcBorders>
              <w:top w:val="nil"/>
              <w:left w:val="nil"/>
              <w:bottom w:val="nil"/>
              <w:right w:val="nil"/>
            </w:tcBorders>
            <w:vAlign w:val="center"/>
            <w:hideMark/>
          </w:tcPr>
          <w:p w14:paraId="6CEA0175"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Series 335 Tank Armor</w:t>
            </w:r>
          </w:p>
        </w:tc>
        <w:tc>
          <w:tcPr>
            <w:tcW w:w="1260" w:type="dxa"/>
            <w:gridSpan w:val="2"/>
            <w:tcBorders>
              <w:top w:val="nil"/>
              <w:left w:val="nil"/>
              <w:bottom w:val="nil"/>
              <w:right w:val="nil"/>
            </w:tcBorders>
            <w:vAlign w:val="center"/>
            <w:hideMark/>
          </w:tcPr>
          <w:p w14:paraId="6846D046"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11</w:t>
            </w:r>
          </w:p>
        </w:tc>
        <w:tc>
          <w:tcPr>
            <w:tcW w:w="1899" w:type="dxa"/>
            <w:gridSpan w:val="3"/>
            <w:tcBorders>
              <w:top w:val="nil"/>
              <w:left w:val="nil"/>
              <w:bottom w:val="nil"/>
              <w:right w:val="nil"/>
            </w:tcBorders>
            <w:vAlign w:val="center"/>
            <w:hideMark/>
          </w:tcPr>
          <w:p w14:paraId="7FB1077C" w14:textId="77777777" w:rsidR="00810005" w:rsidRPr="0080497E" w:rsidRDefault="00810005" w:rsidP="00810005">
            <w:pPr>
              <w:pStyle w:val="CES5191Arial8leftaligned"/>
              <w:rPr>
                <w:rFonts w:ascii="Times New Roman" w:hAnsi="Times New Roman" w:cs="Times New Roman"/>
              </w:rPr>
            </w:pPr>
            <w:r w:rsidRPr="009970EA">
              <w:rPr>
                <w:rFonts w:ascii="Times New Roman" w:hAnsi="Times New Roman" w:cs="Times New Roman"/>
              </w:rPr>
              <w:t>82°C</w:t>
            </w:r>
            <w:r w:rsidRPr="00043026">
              <w:rPr>
                <w:rFonts w:ascii="Times New Roman" w:hAnsi="Times New Roman" w:cs="Times New Roman"/>
              </w:rPr>
              <w:t>(</w:t>
            </w:r>
            <w:r w:rsidRPr="001F292C">
              <w:rPr>
                <w:rFonts w:ascii="Times New Roman" w:hAnsi="Times New Roman" w:cs="Times New Roman"/>
              </w:rPr>
              <w:t>180°F</w:t>
            </w:r>
            <w:r w:rsidRPr="00043026">
              <w:rPr>
                <w:rFonts w:ascii="Times New Roman" w:hAnsi="Times New Roman" w:cs="Times New Roman"/>
              </w:rPr>
              <w:t>)</w:t>
            </w:r>
          </w:p>
        </w:tc>
      </w:tr>
      <w:tr w:rsidR="00810005" w:rsidRPr="007D1D87" w14:paraId="3217A1B3" w14:textId="77777777" w:rsidTr="00160B11">
        <w:trPr>
          <w:trHeight w:val="288"/>
        </w:trPr>
        <w:tc>
          <w:tcPr>
            <w:tcW w:w="1890" w:type="dxa"/>
            <w:gridSpan w:val="3"/>
            <w:tcBorders>
              <w:top w:val="nil"/>
              <w:left w:val="nil"/>
              <w:bottom w:val="single" w:sz="12" w:space="0" w:color="auto"/>
              <w:right w:val="nil"/>
            </w:tcBorders>
            <w:vAlign w:val="center"/>
          </w:tcPr>
          <w:p w14:paraId="5238F009" w14:textId="77777777" w:rsidR="00810005" w:rsidRPr="0080497E" w:rsidRDefault="00810005" w:rsidP="00810005">
            <w:pPr>
              <w:autoSpaceDE/>
              <w:autoSpaceDN/>
              <w:adjustRightInd/>
              <w:spacing w:before="0" w:line="240" w:lineRule="auto"/>
              <w:ind w:left="0"/>
              <w:rPr>
                <w:b/>
                <w:sz w:val="16"/>
                <w:szCs w:val="16"/>
              </w:rPr>
            </w:pPr>
          </w:p>
        </w:tc>
        <w:tc>
          <w:tcPr>
            <w:tcW w:w="7749" w:type="dxa"/>
            <w:gridSpan w:val="10"/>
            <w:tcBorders>
              <w:top w:val="nil"/>
              <w:left w:val="nil"/>
              <w:bottom w:val="single" w:sz="12" w:space="0" w:color="auto"/>
              <w:right w:val="nil"/>
            </w:tcBorders>
            <w:vAlign w:val="center"/>
            <w:hideMark/>
          </w:tcPr>
          <w:p w14:paraId="6D5D5F23" w14:textId="77777777" w:rsidR="00810005" w:rsidRPr="00D750DA" w:rsidRDefault="00810005" w:rsidP="00810005">
            <w:pPr>
              <w:pStyle w:val="CES5191Arial8leftaligned"/>
              <w:rPr>
                <w:rFonts w:ascii="Times New Roman" w:hAnsi="Times New Roman" w:cs="Times New Roman"/>
                <w:lang w:val="ru-RU"/>
              </w:rPr>
            </w:pPr>
            <w:r>
              <w:rPr>
                <w:rFonts w:ascii="Times New Roman" w:hAnsi="Times New Roman" w:cs="Times New Roman"/>
                <w:lang w:val="ru-RU"/>
              </w:rPr>
              <w:t>Примечание</w:t>
            </w:r>
            <w:r w:rsidRPr="00D750DA">
              <w:rPr>
                <w:rFonts w:ascii="Times New Roman" w:hAnsi="Times New Roman" w:cs="Times New Roman"/>
                <w:lang w:val="ru-RU"/>
              </w:rPr>
              <w:t xml:space="preserve">:  </w:t>
            </w:r>
            <w:r w:rsidRPr="00931090">
              <w:rPr>
                <w:rFonts w:ascii="Times New Roman" w:hAnsi="Times New Roman" w:cs="Times New Roman"/>
                <w:color w:val="auto"/>
                <w:lang w:val="ru-RU"/>
              </w:rPr>
              <w:t>Рекомендуется нанесение дополнительного слоя на сварные швы и кромки</w:t>
            </w:r>
            <w:r>
              <w:rPr>
                <w:rFonts w:ascii="Times New Roman" w:hAnsi="Times New Roman" w:cs="Times New Roman"/>
                <w:lang w:val="ru-RU"/>
              </w:rPr>
              <w:t xml:space="preserve"> </w:t>
            </w:r>
          </w:p>
        </w:tc>
      </w:tr>
      <w:tr w:rsidR="00810005" w14:paraId="49FAE5E7" w14:textId="77777777" w:rsidTr="00160B11">
        <w:trPr>
          <w:trHeight w:val="288"/>
        </w:trPr>
        <w:tc>
          <w:tcPr>
            <w:tcW w:w="1890" w:type="dxa"/>
            <w:gridSpan w:val="3"/>
            <w:tcBorders>
              <w:top w:val="single" w:sz="12" w:space="0" w:color="auto"/>
              <w:left w:val="nil"/>
              <w:bottom w:val="nil"/>
              <w:right w:val="nil"/>
            </w:tcBorders>
            <w:vAlign w:val="center"/>
            <w:hideMark/>
          </w:tcPr>
          <w:p w14:paraId="4FA31DBA" w14:textId="77777777" w:rsidR="00810005" w:rsidRDefault="00810005" w:rsidP="00810005">
            <w:pPr>
              <w:autoSpaceDE/>
              <w:autoSpaceDN/>
              <w:adjustRightInd/>
              <w:spacing w:before="0" w:line="240" w:lineRule="auto"/>
              <w:ind w:left="0"/>
              <w:rPr>
                <w:b/>
                <w:sz w:val="16"/>
                <w:szCs w:val="16"/>
                <w:lang w:val="ru-RU"/>
              </w:rPr>
            </w:pPr>
            <w:r>
              <w:rPr>
                <w:b/>
                <w:sz w:val="16"/>
                <w:szCs w:val="16"/>
                <w:lang w:val="ru-RU"/>
              </w:rPr>
              <w:t>РЕМОНТ</w:t>
            </w:r>
          </w:p>
          <w:p w14:paraId="3FB85045" w14:textId="77777777" w:rsidR="00810005" w:rsidRPr="0059684F" w:rsidRDefault="00810005" w:rsidP="00810005">
            <w:pPr>
              <w:autoSpaceDE/>
              <w:autoSpaceDN/>
              <w:adjustRightInd/>
              <w:spacing w:before="0" w:line="240" w:lineRule="auto"/>
              <w:ind w:left="0"/>
              <w:rPr>
                <w:b/>
                <w:sz w:val="16"/>
                <w:szCs w:val="16"/>
                <w:lang w:val="ru-RU"/>
              </w:rPr>
            </w:pPr>
            <w:r w:rsidRPr="0080497E">
              <w:rPr>
                <w:b/>
                <w:sz w:val="16"/>
                <w:szCs w:val="16"/>
              </w:rPr>
              <w:t>/</w:t>
            </w:r>
            <w:r>
              <w:rPr>
                <w:b/>
                <w:sz w:val="16"/>
                <w:szCs w:val="16"/>
                <w:lang w:val="ru-RU"/>
              </w:rPr>
              <w:t>ПОЛЕВЩЙ СТЫК</w:t>
            </w:r>
          </w:p>
        </w:tc>
        <w:tc>
          <w:tcPr>
            <w:tcW w:w="2430" w:type="dxa"/>
            <w:tcBorders>
              <w:top w:val="single" w:sz="12" w:space="0" w:color="auto"/>
              <w:left w:val="nil"/>
              <w:bottom w:val="nil"/>
              <w:right w:val="nil"/>
            </w:tcBorders>
            <w:vAlign w:val="center"/>
            <w:hideMark/>
          </w:tcPr>
          <w:p w14:paraId="1CEC4FE5"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Carboline</w:t>
            </w:r>
          </w:p>
        </w:tc>
        <w:tc>
          <w:tcPr>
            <w:tcW w:w="2160" w:type="dxa"/>
            <w:gridSpan w:val="4"/>
            <w:tcBorders>
              <w:top w:val="single" w:sz="12" w:space="0" w:color="auto"/>
              <w:left w:val="nil"/>
              <w:bottom w:val="nil"/>
              <w:right w:val="nil"/>
            </w:tcBorders>
            <w:vAlign w:val="center"/>
            <w:hideMark/>
          </w:tcPr>
          <w:p w14:paraId="30C1BC17"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Polyclad 975H</w:t>
            </w:r>
          </w:p>
        </w:tc>
        <w:tc>
          <w:tcPr>
            <w:tcW w:w="1260" w:type="dxa"/>
            <w:gridSpan w:val="2"/>
            <w:tcBorders>
              <w:top w:val="single" w:sz="12" w:space="0" w:color="auto"/>
              <w:left w:val="nil"/>
              <w:bottom w:val="nil"/>
              <w:right w:val="nil"/>
            </w:tcBorders>
            <w:vAlign w:val="center"/>
            <w:hideMark/>
          </w:tcPr>
          <w:p w14:paraId="1359852A"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0</w:t>
            </w:r>
          </w:p>
        </w:tc>
        <w:tc>
          <w:tcPr>
            <w:tcW w:w="1899" w:type="dxa"/>
            <w:gridSpan w:val="3"/>
            <w:tcBorders>
              <w:top w:val="single" w:sz="12" w:space="0" w:color="auto"/>
              <w:left w:val="nil"/>
              <w:bottom w:val="nil"/>
              <w:right w:val="nil"/>
            </w:tcBorders>
            <w:vAlign w:val="center"/>
            <w:hideMark/>
          </w:tcPr>
          <w:p w14:paraId="6C5668AF" w14:textId="77777777" w:rsidR="00810005" w:rsidRPr="0080497E" w:rsidRDefault="00810005" w:rsidP="00810005">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810005" w14:paraId="567E4E22" w14:textId="77777777" w:rsidTr="00160B11">
        <w:trPr>
          <w:trHeight w:val="288"/>
        </w:trPr>
        <w:tc>
          <w:tcPr>
            <w:tcW w:w="1890" w:type="dxa"/>
            <w:gridSpan w:val="3"/>
            <w:tcBorders>
              <w:top w:val="nil"/>
              <w:left w:val="nil"/>
              <w:bottom w:val="nil"/>
              <w:right w:val="nil"/>
            </w:tcBorders>
            <w:vAlign w:val="center"/>
          </w:tcPr>
          <w:p w14:paraId="5A4089ED" w14:textId="77777777" w:rsidR="00810005" w:rsidRDefault="00810005" w:rsidP="00810005">
            <w:pPr>
              <w:autoSpaceDE/>
              <w:autoSpaceDN/>
              <w:adjustRightInd/>
              <w:spacing w:before="0" w:line="240" w:lineRule="auto"/>
              <w:ind w:left="0"/>
              <w:rPr>
                <w:b/>
                <w:sz w:val="16"/>
                <w:szCs w:val="16"/>
                <w:lang w:val="ru-RU"/>
              </w:rPr>
            </w:pPr>
          </w:p>
        </w:tc>
        <w:tc>
          <w:tcPr>
            <w:tcW w:w="2430" w:type="dxa"/>
            <w:tcBorders>
              <w:top w:val="nil"/>
              <w:left w:val="nil"/>
              <w:bottom w:val="nil"/>
              <w:right w:val="nil"/>
            </w:tcBorders>
            <w:vAlign w:val="center"/>
          </w:tcPr>
          <w:p w14:paraId="78F84254" w14:textId="10AD2B18" w:rsidR="00810005" w:rsidRPr="0080497E" w:rsidRDefault="00810005" w:rsidP="00810005">
            <w:pPr>
              <w:pStyle w:val="CES5191Arial8leftaligned"/>
              <w:rPr>
                <w:rFonts w:ascii="Times New Roman" w:hAnsi="Times New Roman" w:cs="Times New Roman"/>
              </w:rPr>
            </w:pPr>
            <w:proofErr w:type="spellStart"/>
            <w:r w:rsidRPr="001B1371">
              <w:rPr>
                <w:rFonts w:ascii="Times New Roman" w:hAnsi="Times New Roman" w:cs="Times New Roman"/>
              </w:rPr>
              <w:t>Corrocoat</w:t>
            </w:r>
            <w:proofErr w:type="spellEnd"/>
          </w:p>
        </w:tc>
        <w:tc>
          <w:tcPr>
            <w:tcW w:w="2160" w:type="dxa"/>
            <w:gridSpan w:val="4"/>
            <w:tcBorders>
              <w:top w:val="nil"/>
              <w:left w:val="nil"/>
              <w:bottom w:val="nil"/>
              <w:right w:val="nil"/>
            </w:tcBorders>
            <w:vAlign w:val="center"/>
          </w:tcPr>
          <w:p w14:paraId="67158CAB" w14:textId="5E5AF5D5" w:rsidR="00810005" w:rsidRPr="0080497E" w:rsidRDefault="00810005" w:rsidP="00810005">
            <w:pPr>
              <w:pStyle w:val="CES5191Arial8leftaligned"/>
              <w:rPr>
                <w:rFonts w:ascii="Times New Roman" w:hAnsi="Times New Roman" w:cs="Times New Roman"/>
              </w:rPr>
            </w:pPr>
            <w:proofErr w:type="spellStart"/>
            <w:r w:rsidRPr="001B1371">
              <w:rPr>
                <w:rFonts w:ascii="Times New Roman" w:hAnsi="Times New Roman" w:cs="Times New Roman"/>
              </w:rPr>
              <w:t>Polyglass</w:t>
            </w:r>
            <w:proofErr w:type="spellEnd"/>
            <w:r w:rsidRPr="001B1371">
              <w:rPr>
                <w:rFonts w:ascii="Times New Roman" w:hAnsi="Times New Roman" w:cs="Times New Roman"/>
              </w:rPr>
              <w:t xml:space="preserve"> VEF</w:t>
            </w:r>
          </w:p>
        </w:tc>
        <w:tc>
          <w:tcPr>
            <w:tcW w:w="1260" w:type="dxa"/>
            <w:gridSpan w:val="2"/>
            <w:tcBorders>
              <w:top w:val="nil"/>
              <w:left w:val="nil"/>
              <w:bottom w:val="nil"/>
              <w:right w:val="nil"/>
            </w:tcBorders>
            <w:vAlign w:val="center"/>
          </w:tcPr>
          <w:p w14:paraId="40C27B93" w14:textId="6295DC78" w:rsidR="00810005" w:rsidRPr="0080497E" w:rsidRDefault="00810005" w:rsidP="00810005">
            <w:pPr>
              <w:pStyle w:val="CES5191Arial8centered"/>
              <w:rPr>
                <w:rFonts w:ascii="Times New Roman" w:hAnsi="Times New Roman" w:cs="Times New Roman"/>
              </w:rPr>
            </w:pPr>
            <w:r w:rsidRPr="001B1371">
              <w:rPr>
                <w:rFonts w:ascii="Times New Roman" w:hAnsi="Times New Roman" w:cs="Times New Roman"/>
              </w:rPr>
              <w:t>32</w:t>
            </w:r>
          </w:p>
        </w:tc>
        <w:tc>
          <w:tcPr>
            <w:tcW w:w="1899" w:type="dxa"/>
            <w:gridSpan w:val="3"/>
            <w:tcBorders>
              <w:top w:val="nil"/>
              <w:left w:val="nil"/>
              <w:bottom w:val="nil"/>
              <w:right w:val="nil"/>
            </w:tcBorders>
            <w:vAlign w:val="center"/>
          </w:tcPr>
          <w:p w14:paraId="000B8F1F" w14:textId="2A37DD9C" w:rsidR="00810005" w:rsidRPr="00E73A54" w:rsidRDefault="00810005" w:rsidP="00810005">
            <w:pPr>
              <w:pStyle w:val="CES5191Arial8leftaligned"/>
              <w:rPr>
                <w:rFonts w:ascii="Times New Roman" w:hAnsi="Times New Roman" w:cs="Times New Roman"/>
              </w:rPr>
            </w:pPr>
            <w:r w:rsidRPr="001B1371">
              <w:rPr>
                <w:rFonts w:ascii="Times New Roman" w:hAnsi="Times New Roman" w:cs="Times New Roman"/>
              </w:rPr>
              <w:t>200°F (93°C)</w:t>
            </w:r>
          </w:p>
        </w:tc>
      </w:tr>
      <w:tr w:rsidR="00810005" w14:paraId="4569EE21" w14:textId="77777777" w:rsidTr="00160B11">
        <w:trPr>
          <w:trHeight w:val="288"/>
        </w:trPr>
        <w:tc>
          <w:tcPr>
            <w:tcW w:w="1890" w:type="dxa"/>
            <w:gridSpan w:val="3"/>
            <w:tcBorders>
              <w:top w:val="nil"/>
              <w:left w:val="nil"/>
              <w:bottom w:val="nil"/>
              <w:right w:val="nil"/>
            </w:tcBorders>
            <w:vAlign w:val="center"/>
            <w:hideMark/>
          </w:tcPr>
          <w:p w14:paraId="3952B126" w14:textId="77777777" w:rsidR="00810005" w:rsidRPr="0080497E" w:rsidRDefault="00810005" w:rsidP="00810005">
            <w:pPr>
              <w:autoSpaceDE/>
              <w:autoSpaceDN/>
              <w:adjustRightInd/>
              <w:spacing w:before="0" w:line="240" w:lineRule="auto"/>
              <w:ind w:left="0"/>
              <w:rPr>
                <w:b/>
                <w:sz w:val="16"/>
                <w:szCs w:val="16"/>
              </w:rPr>
            </w:pPr>
            <w:r>
              <w:rPr>
                <w:b/>
                <w:sz w:val="16"/>
                <w:szCs w:val="16"/>
                <w:lang w:val="ru-RU"/>
              </w:rPr>
              <w:t>Эпоксидная смола</w:t>
            </w:r>
          </w:p>
        </w:tc>
        <w:tc>
          <w:tcPr>
            <w:tcW w:w="2430" w:type="dxa"/>
            <w:tcBorders>
              <w:top w:val="nil"/>
              <w:left w:val="nil"/>
              <w:bottom w:val="nil"/>
              <w:right w:val="nil"/>
            </w:tcBorders>
            <w:vAlign w:val="center"/>
            <w:hideMark/>
          </w:tcPr>
          <w:p w14:paraId="3462DDAA"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Hempel Coatings (USA), Inc.</w:t>
            </w:r>
          </w:p>
        </w:tc>
        <w:tc>
          <w:tcPr>
            <w:tcW w:w="2160" w:type="dxa"/>
            <w:gridSpan w:val="4"/>
            <w:tcBorders>
              <w:top w:val="nil"/>
              <w:left w:val="nil"/>
              <w:bottom w:val="nil"/>
              <w:right w:val="nil"/>
            </w:tcBorders>
            <w:vAlign w:val="center"/>
            <w:hideMark/>
          </w:tcPr>
          <w:p w14:paraId="4FDE9AF3" w14:textId="77777777" w:rsidR="00810005" w:rsidRPr="0080497E" w:rsidRDefault="00810005" w:rsidP="00810005">
            <w:pPr>
              <w:pStyle w:val="CES5191Arial8leftaligned"/>
              <w:rPr>
                <w:rFonts w:ascii="Times New Roman" w:hAnsi="Times New Roman" w:cs="Times New Roman"/>
              </w:rPr>
            </w:pPr>
            <w:proofErr w:type="spellStart"/>
            <w:r w:rsidRPr="0080497E">
              <w:rPr>
                <w:rFonts w:ascii="Times New Roman" w:hAnsi="Times New Roman" w:cs="Times New Roman"/>
              </w:rPr>
              <w:t>Hempadur</w:t>
            </w:r>
            <w:proofErr w:type="spellEnd"/>
            <w:r w:rsidRPr="0080497E">
              <w:rPr>
                <w:rFonts w:ascii="Times New Roman" w:hAnsi="Times New Roman" w:cs="Times New Roman"/>
              </w:rPr>
              <w:t xml:space="preserve"> 35900</w:t>
            </w:r>
          </w:p>
        </w:tc>
        <w:tc>
          <w:tcPr>
            <w:tcW w:w="1260" w:type="dxa"/>
            <w:gridSpan w:val="2"/>
            <w:tcBorders>
              <w:top w:val="nil"/>
              <w:left w:val="nil"/>
              <w:bottom w:val="nil"/>
              <w:right w:val="nil"/>
            </w:tcBorders>
            <w:vAlign w:val="center"/>
            <w:hideMark/>
          </w:tcPr>
          <w:p w14:paraId="29EB2E1A"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0</w:t>
            </w:r>
          </w:p>
        </w:tc>
        <w:tc>
          <w:tcPr>
            <w:tcW w:w="1899" w:type="dxa"/>
            <w:gridSpan w:val="3"/>
            <w:tcBorders>
              <w:top w:val="nil"/>
              <w:left w:val="nil"/>
              <w:bottom w:val="nil"/>
              <w:right w:val="nil"/>
            </w:tcBorders>
            <w:vAlign w:val="center"/>
            <w:hideMark/>
          </w:tcPr>
          <w:p w14:paraId="3E545C69" w14:textId="77777777" w:rsidR="00810005" w:rsidRPr="0080497E" w:rsidRDefault="00810005" w:rsidP="00810005">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810005" w14:paraId="043B1101" w14:textId="77777777" w:rsidTr="00160B11">
        <w:trPr>
          <w:trHeight w:val="288"/>
        </w:trPr>
        <w:tc>
          <w:tcPr>
            <w:tcW w:w="1890" w:type="dxa"/>
            <w:gridSpan w:val="3"/>
            <w:tcBorders>
              <w:top w:val="nil"/>
              <w:left w:val="nil"/>
              <w:bottom w:val="nil"/>
              <w:right w:val="nil"/>
            </w:tcBorders>
            <w:vAlign w:val="center"/>
          </w:tcPr>
          <w:p w14:paraId="0BE1347E" w14:textId="77777777" w:rsidR="00810005" w:rsidRPr="0080497E" w:rsidRDefault="00810005" w:rsidP="00810005">
            <w:pPr>
              <w:autoSpaceDE/>
              <w:autoSpaceDN/>
              <w:adjustRightInd/>
              <w:spacing w:before="0" w:line="240" w:lineRule="auto"/>
              <w:ind w:left="0"/>
              <w:rPr>
                <w:b/>
                <w:sz w:val="16"/>
                <w:szCs w:val="16"/>
              </w:rPr>
            </w:pPr>
          </w:p>
        </w:tc>
        <w:tc>
          <w:tcPr>
            <w:tcW w:w="2430" w:type="dxa"/>
            <w:tcBorders>
              <w:top w:val="nil"/>
              <w:left w:val="nil"/>
              <w:bottom w:val="nil"/>
              <w:right w:val="nil"/>
            </w:tcBorders>
            <w:vAlign w:val="center"/>
            <w:hideMark/>
          </w:tcPr>
          <w:p w14:paraId="59A78AB5"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International</w:t>
            </w:r>
          </w:p>
        </w:tc>
        <w:tc>
          <w:tcPr>
            <w:tcW w:w="2160" w:type="dxa"/>
            <w:gridSpan w:val="4"/>
            <w:tcBorders>
              <w:top w:val="nil"/>
              <w:left w:val="nil"/>
              <w:bottom w:val="nil"/>
              <w:right w:val="nil"/>
            </w:tcBorders>
            <w:vAlign w:val="center"/>
            <w:hideMark/>
          </w:tcPr>
          <w:p w14:paraId="0B811FCB"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Enviroline 124 Girth</w:t>
            </w:r>
          </w:p>
        </w:tc>
        <w:tc>
          <w:tcPr>
            <w:tcW w:w="1260" w:type="dxa"/>
            <w:gridSpan w:val="2"/>
            <w:tcBorders>
              <w:top w:val="nil"/>
              <w:left w:val="nil"/>
              <w:bottom w:val="nil"/>
              <w:right w:val="nil"/>
            </w:tcBorders>
            <w:vAlign w:val="center"/>
            <w:hideMark/>
          </w:tcPr>
          <w:p w14:paraId="73AD60A5"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10</w:t>
            </w:r>
          </w:p>
        </w:tc>
        <w:tc>
          <w:tcPr>
            <w:tcW w:w="1899" w:type="dxa"/>
            <w:gridSpan w:val="3"/>
            <w:tcBorders>
              <w:top w:val="nil"/>
              <w:left w:val="nil"/>
              <w:bottom w:val="nil"/>
              <w:right w:val="nil"/>
            </w:tcBorders>
            <w:vAlign w:val="center"/>
            <w:hideMark/>
          </w:tcPr>
          <w:p w14:paraId="5D619918" w14:textId="77777777" w:rsidR="00810005" w:rsidRPr="0080497E" w:rsidRDefault="00810005" w:rsidP="00810005">
            <w:pPr>
              <w:pStyle w:val="CES5191Arial8leftaligned"/>
              <w:rPr>
                <w:rFonts w:ascii="Times New Roman" w:hAnsi="Times New Roman" w:cs="Times New Roman"/>
              </w:rPr>
            </w:pPr>
            <w:r w:rsidRPr="000D3D91">
              <w:rPr>
                <w:rFonts w:ascii="Times New Roman" w:hAnsi="Times New Roman" w:cs="Times New Roman"/>
              </w:rPr>
              <w:t>95°C</w:t>
            </w:r>
            <w:r w:rsidRPr="00043026">
              <w:rPr>
                <w:rFonts w:ascii="Times New Roman" w:hAnsi="Times New Roman" w:cs="Times New Roman"/>
              </w:rPr>
              <w:t>(</w:t>
            </w:r>
            <w:r w:rsidRPr="00095D37">
              <w:rPr>
                <w:rFonts w:ascii="Times New Roman" w:hAnsi="Times New Roman" w:cs="Times New Roman"/>
              </w:rPr>
              <w:t>203°F</w:t>
            </w:r>
            <w:r w:rsidRPr="00043026">
              <w:rPr>
                <w:rFonts w:ascii="Times New Roman" w:hAnsi="Times New Roman" w:cs="Times New Roman"/>
              </w:rPr>
              <w:t>)</w:t>
            </w:r>
          </w:p>
        </w:tc>
      </w:tr>
      <w:tr w:rsidR="00810005" w14:paraId="5DC95C74" w14:textId="77777777" w:rsidTr="00160B11">
        <w:trPr>
          <w:trHeight w:val="288"/>
        </w:trPr>
        <w:tc>
          <w:tcPr>
            <w:tcW w:w="1890" w:type="dxa"/>
            <w:gridSpan w:val="3"/>
            <w:tcBorders>
              <w:top w:val="nil"/>
              <w:left w:val="nil"/>
              <w:bottom w:val="nil"/>
              <w:right w:val="nil"/>
            </w:tcBorders>
            <w:vAlign w:val="center"/>
            <w:hideMark/>
          </w:tcPr>
          <w:p w14:paraId="6907FA53" w14:textId="77777777" w:rsidR="00810005" w:rsidRPr="00D750DA" w:rsidRDefault="00810005" w:rsidP="00810005">
            <w:pPr>
              <w:autoSpaceDE/>
              <w:autoSpaceDN/>
              <w:adjustRightInd/>
              <w:spacing w:before="0" w:line="240" w:lineRule="auto"/>
              <w:ind w:left="0"/>
              <w:rPr>
                <w:b/>
                <w:sz w:val="16"/>
                <w:szCs w:val="16"/>
                <w:lang w:val="ru-RU"/>
              </w:rPr>
            </w:pPr>
            <w:r>
              <w:rPr>
                <w:b/>
                <w:sz w:val="16"/>
                <w:szCs w:val="16"/>
                <w:lang w:val="ru-RU"/>
              </w:rPr>
              <w:t>Толстопленочное</w:t>
            </w:r>
          </w:p>
        </w:tc>
        <w:tc>
          <w:tcPr>
            <w:tcW w:w="2430" w:type="dxa"/>
            <w:tcBorders>
              <w:top w:val="nil"/>
              <w:left w:val="nil"/>
              <w:bottom w:val="nil"/>
              <w:right w:val="nil"/>
            </w:tcBorders>
            <w:vAlign w:val="center"/>
            <w:hideMark/>
          </w:tcPr>
          <w:p w14:paraId="721B2D5F"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International</w:t>
            </w:r>
          </w:p>
        </w:tc>
        <w:tc>
          <w:tcPr>
            <w:tcW w:w="2160" w:type="dxa"/>
            <w:gridSpan w:val="4"/>
            <w:tcBorders>
              <w:top w:val="nil"/>
              <w:left w:val="nil"/>
              <w:bottom w:val="nil"/>
              <w:right w:val="nil"/>
            </w:tcBorders>
            <w:vAlign w:val="center"/>
            <w:hideMark/>
          </w:tcPr>
          <w:p w14:paraId="17A892F2"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Interzone 954</w:t>
            </w:r>
          </w:p>
        </w:tc>
        <w:tc>
          <w:tcPr>
            <w:tcW w:w="1260" w:type="dxa"/>
            <w:gridSpan w:val="2"/>
            <w:tcBorders>
              <w:top w:val="nil"/>
              <w:left w:val="nil"/>
              <w:bottom w:val="nil"/>
              <w:right w:val="nil"/>
            </w:tcBorders>
            <w:vAlign w:val="center"/>
            <w:hideMark/>
          </w:tcPr>
          <w:p w14:paraId="391A0417"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163</w:t>
            </w:r>
          </w:p>
        </w:tc>
        <w:tc>
          <w:tcPr>
            <w:tcW w:w="1899" w:type="dxa"/>
            <w:gridSpan w:val="3"/>
            <w:tcBorders>
              <w:top w:val="nil"/>
              <w:left w:val="nil"/>
              <w:bottom w:val="nil"/>
              <w:right w:val="nil"/>
            </w:tcBorders>
            <w:vAlign w:val="center"/>
            <w:hideMark/>
          </w:tcPr>
          <w:p w14:paraId="361BA658" w14:textId="77777777" w:rsidR="00810005" w:rsidRPr="0080497E" w:rsidRDefault="00810005" w:rsidP="00810005">
            <w:pPr>
              <w:pStyle w:val="CES5191Arial8leftaligned"/>
              <w:rPr>
                <w:rFonts w:ascii="Times New Roman" w:hAnsi="Times New Roman" w:cs="Times New Roman"/>
              </w:rPr>
            </w:pPr>
            <w:r w:rsidRPr="003011D5">
              <w:rPr>
                <w:rFonts w:ascii="Times New Roman" w:hAnsi="Times New Roman" w:cs="Times New Roman"/>
              </w:rPr>
              <w:t>71°</w:t>
            </w:r>
            <w:r>
              <w:rPr>
                <w:rFonts w:ascii="Times New Roman" w:hAnsi="Times New Roman" w:cs="Times New Roman"/>
              </w:rPr>
              <w:t>C</w:t>
            </w:r>
            <w:r w:rsidRPr="00043026">
              <w:rPr>
                <w:rFonts w:ascii="Times New Roman" w:hAnsi="Times New Roman" w:cs="Times New Roman"/>
              </w:rPr>
              <w:t>(</w:t>
            </w:r>
            <w:r w:rsidRPr="00A242E0">
              <w:rPr>
                <w:rFonts w:ascii="Times New Roman" w:hAnsi="Times New Roman" w:cs="Times New Roman"/>
              </w:rPr>
              <w:t>160°F</w:t>
            </w:r>
            <w:r w:rsidRPr="00043026">
              <w:rPr>
                <w:rFonts w:ascii="Times New Roman" w:hAnsi="Times New Roman" w:cs="Times New Roman"/>
              </w:rPr>
              <w:t xml:space="preserve">) </w:t>
            </w:r>
          </w:p>
        </w:tc>
      </w:tr>
      <w:tr w:rsidR="00B82383" w14:paraId="4D665509" w14:textId="77777777" w:rsidTr="00796C49">
        <w:trPr>
          <w:trHeight w:val="288"/>
        </w:trPr>
        <w:tc>
          <w:tcPr>
            <w:tcW w:w="1890" w:type="dxa"/>
            <w:gridSpan w:val="3"/>
            <w:vMerge w:val="restart"/>
            <w:tcBorders>
              <w:top w:val="nil"/>
              <w:left w:val="nil"/>
              <w:right w:val="nil"/>
            </w:tcBorders>
            <w:vAlign w:val="center"/>
            <w:hideMark/>
          </w:tcPr>
          <w:p w14:paraId="10ECA9DB" w14:textId="77777777" w:rsidR="00B82383" w:rsidRPr="00D750DA" w:rsidRDefault="00B82383" w:rsidP="00810005">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430" w:type="dxa"/>
            <w:tcBorders>
              <w:top w:val="nil"/>
              <w:left w:val="nil"/>
              <w:bottom w:val="nil"/>
              <w:right w:val="nil"/>
            </w:tcBorders>
            <w:vAlign w:val="center"/>
            <w:hideMark/>
          </w:tcPr>
          <w:p w14:paraId="623CF69F"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International</w:t>
            </w:r>
          </w:p>
        </w:tc>
        <w:tc>
          <w:tcPr>
            <w:tcW w:w="2160" w:type="dxa"/>
            <w:gridSpan w:val="4"/>
            <w:tcBorders>
              <w:top w:val="nil"/>
              <w:left w:val="nil"/>
              <w:bottom w:val="nil"/>
              <w:right w:val="nil"/>
            </w:tcBorders>
            <w:vAlign w:val="center"/>
            <w:hideMark/>
          </w:tcPr>
          <w:p w14:paraId="57CE1737"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Interzone 1000</w:t>
            </w:r>
          </w:p>
        </w:tc>
        <w:tc>
          <w:tcPr>
            <w:tcW w:w="1260" w:type="dxa"/>
            <w:gridSpan w:val="2"/>
            <w:tcBorders>
              <w:top w:val="nil"/>
              <w:left w:val="nil"/>
              <w:bottom w:val="nil"/>
              <w:right w:val="nil"/>
            </w:tcBorders>
            <w:vAlign w:val="center"/>
            <w:hideMark/>
          </w:tcPr>
          <w:p w14:paraId="185D7093" w14:textId="77777777" w:rsidR="00B82383" w:rsidRPr="0080497E" w:rsidRDefault="00B82383" w:rsidP="00810005">
            <w:pPr>
              <w:pStyle w:val="CES5191Arial8centered"/>
              <w:rPr>
                <w:rFonts w:ascii="Times New Roman" w:hAnsi="Times New Roman" w:cs="Times New Roman"/>
              </w:rPr>
            </w:pPr>
            <w:r w:rsidRPr="0080497E">
              <w:rPr>
                <w:rFonts w:ascii="Times New Roman" w:hAnsi="Times New Roman" w:cs="Times New Roman"/>
              </w:rPr>
              <w:t>75</w:t>
            </w:r>
          </w:p>
        </w:tc>
        <w:tc>
          <w:tcPr>
            <w:tcW w:w="1899" w:type="dxa"/>
            <w:gridSpan w:val="3"/>
            <w:tcBorders>
              <w:top w:val="nil"/>
              <w:left w:val="nil"/>
              <w:bottom w:val="nil"/>
              <w:right w:val="nil"/>
            </w:tcBorders>
            <w:vAlign w:val="center"/>
            <w:hideMark/>
          </w:tcPr>
          <w:p w14:paraId="53B477D7" w14:textId="77777777" w:rsidR="00B82383" w:rsidRPr="0080497E" w:rsidRDefault="00B82383" w:rsidP="00810005">
            <w:pPr>
              <w:pStyle w:val="CES5191Arial8leftaligned"/>
              <w:rPr>
                <w:rFonts w:ascii="Times New Roman" w:hAnsi="Times New Roman" w:cs="Times New Roman"/>
              </w:rPr>
            </w:pPr>
            <w:r w:rsidRPr="001A6524">
              <w:rPr>
                <w:rFonts w:ascii="Times New Roman" w:hAnsi="Times New Roman" w:cs="Times New Roman"/>
              </w:rPr>
              <w:t>60°C</w:t>
            </w:r>
            <w:r w:rsidRPr="00043026">
              <w:rPr>
                <w:rFonts w:ascii="Times New Roman" w:hAnsi="Times New Roman" w:cs="Times New Roman"/>
              </w:rPr>
              <w:t>(</w:t>
            </w:r>
            <w:r w:rsidRPr="00017567">
              <w:rPr>
                <w:rFonts w:ascii="Times New Roman" w:hAnsi="Times New Roman" w:cs="Times New Roman"/>
              </w:rPr>
              <w:t>140°F</w:t>
            </w:r>
            <w:r w:rsidRPr="00043026">
              <w:rPr>
                <w:rFonts w:ascii="Times New Roman" w:hAnsi="Times New Roman" w:cs="Times New Roman"/>
              </w:rPr>
              <w:t>)</w:t>
            </w:r>
          </w:p>
        </w:tc>
      </w:tr>
      <w:tr w:rsidR="00B82383" w14:paraId="17D31C6F" w14:textId="77777777" w:rsidTr="00796C49">
        <w:trPr>
          <w:trHeight w:val="288"/>
        </w:trPr>
        <w:tc>
          <w:tcPr>
            <w:tcW w:w="1890" w:type="dxa"/>
            <w:gridSpan w:val="3"/>
            <w:vMerge/>
            <w:tcBorders>
              <w:left w:val="nil"/>
              <w:right w:val="nil"/>
            </w:tcBorders>
            <w:vAlign w:val="center"/>
            <w:hideMark/>
          </w:tcPr>
          <w:p w14:paraId="69D9239E" w14:textId="77777777" w:rsidR="00B82383" w:rsidRPr="0080497E" w:rsidRDefault="00B82383" w:rsidP="00810005">
            <w:pPr>
              <w:autoSpaceDE/>
              <w:autoSpaceDN/>
              <w:adjustRightInd/>
              <w:spacing w:before="0" w:line="240" w:lineRule="auto"/>
              <w:ind w:left="0"/>
              <w:rPr>
                <w:b/>
                <w:sz w:val="16"/>
                <w:szCs w:val="16"/>
              </w:rPr>
            </w:pPr>
          </w:p>
        </w:tc>
        <w:tc>
          <w:tcPr>
            <w:tcW w:w="2430" w:type="dxa"/>
            <w:tcBorders>
              <w:top w:val="nil"/>
              <w:left w:val="nil"/>
              <w:bottom w:val="nil"/>
              <w:right w:val="nil"/>
            </w:tcBorders>
            <w:vAlign w:val="center"/>
            <w:hideMark/>
          </w:tcPr>
          <w:p w14:paraId="4A384D13"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Jotun Paints</w:t>
            </w:r>
          </w:p>
        </w:tc>
        <w:tc>
          <w:tcPr>
            <w:tcW w:w="2160" w:type="dxa"/>
            <w:gridSpan w:val="4"/>
            <w:tcBorders>
              <w:top w:val="nil"/>
              <w:left w:val="nil"/>
              <w:bottom w:val="nil"/>
              <w:right w:val="nil"/>
            </w:tcBorders>
            <w:vAlign w:val="center"/>
            <w:hideMark/>
          </w:tcPr>
          <w:p w14:paraId="6CF1A239"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Marathon Series</w:t>
            </w:r>
          </w:p>
        </w:tc>
        <w:tc>
          <w:tcPr>
            <w:tcW w:w="1260" w:type="dxa"/>
            <w:gridSpan w:val="2"/>
            <w:tcBorders>
              <w:top w:val="nil"/>
              <w:left w:val="nil"/>
              <w:bottom w:val="nil"/>
              <w:right w:val="nil"/>
            </w:tcBorders>
            <w:vAlign w:val="center"/>
            <w:hideMark/>
          </w:tcPr>
          <w:p w14:paraId="0CE95A20" w14:textId="77777777" w:rsidR="00B82383" w:rsidRPr="0080497E" w:rsidRDefault="00B82383" w:rsidP="00810005">
            <w:pPr>
              <w:pStyle w:val="CES5191Arial8centered"/>
              <w:rPr>
                <w:rFonts w:ascii="Times New Roman" w:hAnsi="Times New Roman" w:cs="Times New Roman"/>
              </w:rPr>
            </w:pPr>
            <w:r w:rsidRPr="0080497E">
              <w:rPr>
                <w:rFonts w:ascii="Times New Roman" w:hAnsi="Times New Roman" w:cs="Times New Roman"/>
              </w:rPr>
              <w:t>210</w:t>
            </w:r>
          </w:p>
        </w:tc>
        <w:tc>
          <w:tcPr>
            <w:tcW w:w="1899" w:type="dxa"/>
            <w:gridSpan w:val="3"/>
            <w:tcBorders>
              <w:top w:val="nil"/>
              <w:left w:val="nil"/>
              <w:bottom w:val="nil"/>
              <w:right w:val="nil"/>
            </w:tcBorders>
            <w:vAlign w:val="center"/>
            <w:hideMark/>
          </w:tcPr>
          <w:p w14:paraId="6F332303" w14:textId="77777777" w:rsidR="00B82383" w:rsidRPr="0080497E" w:rsidRDefault="00B82383" w:rsidP="00810005">
            <w:pPr>
              <w:pStyle w:val="CES5191Arial8leftaligned"/>
              <w:rPr>
                <w:rFonts w:ascii="Times New Roman" w:hAnsi="Times New Roman" w:cs="Times New Roman"/>
              </w:rPr>
            </w:pPr>
            <w:r w:rsidRPr="004129FE">
              <w:rPr>
                <w:rFonts w:ascii="Times New Roman" w:hAnsi="Times New Roman" w:cs="Times New Roman"/>
              </w:rPr>
              <w:t>70°C</w:t>
            </w:r>
            <w:r w:rsidRPr="00043026">
              <w:rPr>
                <w:rFonts w:ascii="Times New Roman" w:hAnsi="Times New Roman" w:cs="Times New Roman"/>
              </w:rPr>
              <w:t>(</w:t>
            </w:r>
            <w:r w:rsidRPr="00277DA7">
              <w:rPr>
                <w:rFonts w:ascii="Times New Roman" w:hAnsi="Times New Roman" w:cs="Times New Roman"/>
              </w:rPr>
              <w:t>158°F</w:t>
            </w:r>
            <w:r w:rsidRPr="00043026">
              <w:rPr>
                <w:rFonts w:ascii="Times New Roman" w:hAnsi="Times New Roman" w:cs="Times New Roman"/>
              </w:rPr>
              <w:t>)</w:t>
            </w:r>
          </w:p>
        </w:tc>
      </w:tr>
      <w:tr w:rsidR="00B82383" w14:paraId="6D93C2CE" w14:textId="77777777" w:rsidTr="00796C49">
        <w:trPr>
          <w:trHeight w:val="288"/>
        </w:trPr>
        <w:tc>
          <w:tcPr>
            <w:tcW w:w="1890" w:type="dxa"/>
            <w:gridSpan w:val="3"/>
            <w:vMerge/>
            <w:tcBorders>
              <w:left w:val="nil"/>
              <w:bottom w:val="nil"/>
              <w:right w:val="nil"/>
            </w:tcBorders>
            <w:vAlign w:val="center"/>
          </w:tcPr>
          <w:p w14:paraId="18F688FF" w14:textId="77777777" w:rsidR="00B82383" w:rsidRPr="0080497E" w:rsidRDefault="00B82383" w:rsidP="00810005">
            <w:pPr>
              <w:autoSpaceDE/>
              <w:autoSpaceDN/>
              <w:adjustRightInd/>
              <w:spacing w:before="0" w:line="240" w:lineRule="auto"/>
              <w:ind w:left="0"/>
              <w:rPr>
                <w:b/>
                <w:sz w:val="16"/>
                <w:szCs w:val="16"/>
              </w:rPr>
            </w:pPr>
          </w:p>
        </w:tc>
        <w:tc>
          <w:tcPr>
            <w:tcW w:w="2430" w:type="dxa"/>
            <w:tcBorders>
              <w:top w:val="nil"/>
              <w:left w:val="nil"/>
              <w:bottom w:val="nil"/>
              <w:right w:val="nil"/>
            </w:tcBorders>
            <w:vAlign w:val="center"/>
            <w:hideMark/>
          </w:tcPr>
          <w:p w14:paraId="44F25ABB" w14:textId="77777777" w:rsidR="00B82383" w:rsidRPr="0080497E" w:rsidRDefault="00B82383" w:rsidP="00810005">
            <w:pPr>
              <w:pStyle w:val="CES5191Arial8leftaligned"/>
              <w:rPr>
                <w:rFonts w:ascii="Times New Roman" w:hAnsi="Times New Roman" w:cs="Times New Roman"/>
              </w:rPr>
            </w:pPr>
            <w:r w:rsidRPr="0080497E">
              <w:rPr>
                <w:rFonts w:ascii="Times New Roman" w:hAnsi="Times New Roman" w:cs="Times New Roman"/>
              </w:rPr>
              <w:t>PPG</w:t>
            </w:r>
          </w:p>
        </w:tc>
        <w:tc>
          <w:tcPr>
            <w:tcW w:w="2160" w:type="dxa"/>
            <w:gridSpan w:val="4"/>
            <w:tcBorders>
              <w:top w:val="nil"/>
              <w:left w:val="nil"/>
              <w:bottom w:val="nil"/>
              <w:right w:val="nil"/>
            </w:tcBorders>
            <w:vAlign w:val="center"/>
            <w:hideMark/>
          </w:tcPr>
          <w:p w14:paraId="208F8556" w14:textId="77777777" w:rsidR="00B82383" w:rsidRPr="0080497E" w:rsidRDefault="00B82383" w:rsidP="00810005">
            <w:pPr>
              <w:pStyle w:val="CES5191Arial8leftaligned"/>
              <w:rPr>
                <w:rFonts w:ascii="Times New Roman" w:hAnsi="Times New Roman" w:cs="Times New Roman"/>
              </w:rPr>
            </w:pPr>
            <w:proofErr w:type="spellStart"/>
            <w:r w:rsidRPr="0080497E">
              <w:rPr>
                <w:rFonts w:ascii="Times New Roman" w:hAnsi="Times New Roman" w:cs="Times New Roman"/>
              </w:rPr>
              <w:t>Novaguard</w:t>
            </w:r>
            <w:proofErr w:type="spellEnd"/>
            <w:r w:rsidRPr="0080497E">
              <w:rPr>
                <w:rFonts w:ascii="Times New Roman" w:hAnsi="Times New Roman" w:cs="Times New Roman"/>
              </w:rPr>
              <w:t xml:space="preserve"> 840</w:t>
            </w:r>
          </w:p>
        </w:tc>
        <w:tc>
          <w:tcPr>
            <w:tcW w:w="1260" w:type="dxa"/>
            <w:gridSpan w:val="2"/>
            <w:tcBorders>
              <w:top w:val="nil"/>
              <w:left w:val="nil"/>
              <w:bottom w:val="nil"/>
              <w:right w:val="nil"/>
            </w:tcBorders>
            <w:vAlign w:val="center"/>
            <w:hideMark/>
          </w:tcPr>
          <w:p w14:paraId="3CFB0012" w14:textId="77777777" w:rsidR="00B82383" w:rsidRPr="0080497E" w:rsidRDefault="00B82383" w:rsidP="00810005">
            <w:pPr>
              <w:pStyle w:val="CES5191Arial8centered"/>
              <w:rPr>
                <w:rFonts w:ascii="Times New Roman" w:hAnsi="Times New Roman" w:cs="Times New Roman"/>
              </w:rPr>
            </w:pPr>
            <w:r w:rsidRPr="0080497E">
              <w:rPr>
                <w:rFonts w:ascii="Times New Roman" w:hAnsi="Times New Roman" w:cs="Times New Roman"/>
              </w:rPr>
              <w:t>97</w:t>
            </w:r>
          </w:p>
        </w:tc>
        <w:tc>
          <w:tcPr>
            <w:tcW w:w="1899" w:type="dxa"/>
            <w:gridSpan w:val="3"/>
            <w:tcBorders>
              <w:top w:val="nil"/>
              <w:left w:val="nil"/>
              <w:bottom w:val="nil"/>
              <w:right w:val="nil"/>
            </w:tcBorders>
            <w:vAlign w:val="center"/>
            <w:hideMark/>
          </w:tcPr>
          <w:p w14:paraId="043E857D" w14:textId="77777777" w:rsidR="00B82383" w:rsidRPr="0080497E" w:rsidRDefault="00B82383" w:rsidP="00810005">
            <w:pPr>
              <w:pStyle w:val="CES5191Arial8leftaligned"/>
              <w:rPr>
                <w:rFonts w:ascii="Times New Roman" w:hAnsi="Times New Roman" w:cs="Times New Roman"/>
              </w:rPr>
            </w:pPr>
            <w:r w:rsidRPr="00EE2911">
              <w:rPr>
                <w:rFonts w:ascii="Times New Roman" w:hAnsi="Times New Roman" w:cs="Times New Roman"/>
              </w:rPr>
              <w:t>49°C</w:t>
            </w:r>
            <w:r w:rsidRPr="00043026">
              <w:rPr>
                <w:rFonts w:ascii="Times New Roman" w:hAnsi="Times New Roman" w:cs="Times New Roman"/>
              </w:rPr>
              <w:t>(</w:t>
            </w:r>
            <w:r w:rsidRPr="00740E60">
              <w:rPr>
                <w:rFonts w:ascii="Times New Roman" w:hAnsi="Times New Roman" w:cs="Times New Roman"/>
              </w:rPr>
              <w:t>120°F</w:t>
            </w:r>
            <w:r w:rsidRPr="00043026">
              <w:rPr>
                <w:rFonts w:ascii="Times New Roman" w:hAnsi="Times New Roman" w:cs="Times New Roman"/>
              </w:rPr>
              <w:t>)</w:t>
            </w:r>
          </w:p>
        </w:tc>
      </w:tr>
      <w:tr w:rsidR="00810005" w14:paraId="46E252CE" w14:textId="77777777" w:rsidTr="00160B11">
        <w:trPr>
          <w:trHeight w:val="288"/>
        </w:trPr>
        <w:tc>
          <w:tcPr>
            <w:tcW w:w="1890" w:type="dxa"/>
            <w:gridSpan w:val="3"/>
            <w:tcBorders>
              <w:top w:val="nil"/>
              <w:left w:val="nil"/>
              <w:bottom w:val="nil"/>
              <w:right w:val="nil"/>
            </w:tcBorders>
            <w:vAlign w:val="center"/>
          </w:tcPr>
          <w:p w14:paraId="58A55418" w14:textId="77777777" w:rsidR="00810005" w:rsidRDefault="00810005" w:rsidP="00810005">
            <w:pPr>
              <w:pStyle w:val="CES5191Arial8bold"/>
            </w:pPr>
          </w:p>
        </w:tc>
        <w:tc>
          <w:tcPr>
            <w:tcW w:w="2430" w:type="dxa"/>
            <w:tcBorders>
              <w:top w:val="nil"/>
              <w:left w:val="nil"/>
              <w:bottom w:val="nil"/>
              <w:right w:val="nil"/>
            </w:tcBorders>
            <w:vAlign w:val="center"/>
            <w:hideMark/>
          </w:tcPr>
          <w:p w14:paraId="5997EEEA"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Sherwin Williams</w:t>
            </w:r>
          </w:p>
        </w:tc>
        <w:tc>
          <w:tcPr>
            <w:tcW w:w="2160" w:type="dxa"/>
            <w:gridSpan w:val="4"/>
            <w:tcBorders>
              <w:top w:val="nil"/>
              <w:left w:val="nil"/>
              <w:bottom w:val="nil"/>
              <w:right w:val="nil"/>
            </w:tcBorders>
            <w:vAlign w:val="center"/>
            <w:hideMark/>
          </w:tcPr>
          <w:p w14:paraId="34B56AD0"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Nova-Plate 325 or Nova-Plate UHS</w:t>
            </w:r>
          </w:p>
        </w:tc>
        <w:tc>
          <w:tcPr>
            <w:tcW w:w="1260" w:type="dxa"/>
            <w:gridSpan w:val="2"/>
            <w:tcBorders>
              <w:top w:val="nil"/>
              <w:left w:val="nil"/>
              <w:bottom w:val="nil"/>
              <w:right w:val="nil"/>
            </w:tcBorders>
            <w:vAlign w:val="center"/>
            <w:hideMark/>
          </w:tcPr>
          <w:p w14:paraId="2ECF854E"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&lt; 100</w:t>
            </w:r>
          </w:p>
        </w:tc>
        <w:tc>
          <w:tcPr>
            <w:tcW w:w="1899" w:type="dxa"/>
            <w:gridSpan w:val="3"/>
            <w:tcBorders>
              <w:top w:val="nil"/>
              <w:left w:val="nil"/>
              <w:bottom w:val="nil"/>
              <w:right w:val="nil"/>
            </w:tcBorders>
            <w:vAlign w:val="center"/>
            <w:hideMark/>
          </w:tcPr>
          <w:p w14:paraId="6A39CFB5" w14:textId="77777777" w:rsidR="00810005" w:rsidRPr="0080497E" w:rsidRDefault="00810005" w:rsidP="00810005">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810005" w14:paraId="5DC00210" w14:textId="77777777" w:rsidTr="00160B11">
        <w:trPr>
          <w:trHeight w:val="288"/>
        </w:trPr>
        <w:tc>
          <w:tcPr>
            <w:tcW w:w="1890" w:type="dxa"/>
            <w:gridSpan w:val="3"/>
            <w:tcBorders>
              <w:top w:val="nil"/>
              <w:left w:val="nil"/>
              <w:bottom w:val="nil"/>
              <w:right w:val="nil"/>
            </w:tcBorders>
            <w:vAlign w:val="center"/>
          </w:tcPr>
          <w:p w14:paraId="738F92EE" w14:textId="77777777" w:rsidR="00810005" w:rsidRDefault="00810005" w:rsidP="00810005">
            <w:pPr>
              <w:pStyle w:val="CES5191Arial8bold"/>
            </w:pPr>
          </w:p>
        </w:tc>
        <w:tc>
          <w:tcPr>
            <w:tcW w:w="2430" w:type="dxa"/>
            <w:tcBorders>
              <w:top w:val="nil"/>
              <w:left w:val="nil"/>
              <w:bottom w:val="nil"/>
              <w:right w:val="nil"/>
            </w:tcBorders>
            <w:vAlign w:val="center"/>
            <w:hideMark/>
          </w:tcPr>
          <w:p w14:paraId="6604BC74"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Tnemec</w:t>
            </w:r>
          </w:p>
        </w:tc>
        <w:tc>
          <w:tcPr>
            <w:tcW w:w="2160" w:type="dxa"/>
            <w:gridSpan w:val="4"/>
            <w:tcBorders>
              <w:top w:val="nil"/>
              <w:left w:val="nil"/>
              <w:bottom w:val="nil"/>
              <w:right w:val="nil"/>
            </w:tcBorders>
            <w:vAlign w:val="center"/>
            <w:hideMark/>
          </w:tcPr>
          <w:p w14:paraId="5EBEA20E" w14:textId="77777777" w:rsidR="00810005" w:rsidRPr="0080497E" w:rsidRDefault="00810005" w:rsidP="00810005">
            <w:pPr>
              <w:pStyle w:val="CES5191Arial8leftaligned"/>
              <w:rPr>
                <w:rFonts w:ascii="Times New Roman" w:hAnsi="Times New Roman" w:cs="Times New Roman"/>
              </w:rPr>
            </w:pPr>
            <w:r w:rsidRPr="0080497E">
              <w:rPr>
                <w:rFonts w:ascii="Times New Roman" w:hAnsi="Times New Roman" w:cs="Times New Roman"/>
              </w:rPr>
              <w:t>Series 335 Tank Armor</w:t>
            </w:r>
          </w:p>
        </w:tc>
        <w:tc>
          <w:tcPr>
            <w:tcW w:w="1260" w:type="dxa"/>
            <w:gridSpan w:val="2"/>
            <w:tcBorders>
              <w:top w:val="nil"/>
              <w:left w:val="nil"/>
              <w:bottom w:val="nil"/>
              <w:right w:val="nil"/>
            </w:tcBorders>
            <w:vAlign w:val="center"/>
            <w:hideMark/>
          </w:tcPr>
          <w:p w14:paraId="525BCCD9" w14:textId="77777777" w:rsidR="00810005" w:rsidRPr="0080497E" w:rsidRDefault="00810005" w:rsidP="00810005">
            <w:pPr>
              <w:pStyle w:val="CES5191Arial8centered"/>
              <w:rPr>
                <w:rFonts w:ascii="Times New Roman" w:hAnsi="Times New Roman" w:cs="Times New Roman"/>
              </w:rPr>
            </w:pPr>
            <w:r w:rsidRPr="0080497E">
              <w:rPr>
                <w:rFonts w:ascii="Times New Roman" w:hAnsi="Times New Roman" w:cs="Times New Roman"/>
              </w:rPr>
              <w:t>11</w:t>
            </w:r>
          </w:p>
        </w:tc>
        <w:tc>
          <w:tcPr>
            <w:tcW w:w="1899" w:type="dxa"/>
            <w:gridSpan w:val="3"/>
            <w:tcBorders>
              <w:top w:val="nil"/>
              <w:left w:val="nil"/>
              <w:bottom w:val="nil"/>
              <w:right w:val="nil"/>
            </w:tcBorders>
            <w:vAlign w:val="center"/>
            <w:hideMark/>
          </w:tcPr>
          <w:p w14:paraId="26CE91E7" w14:textId="77777777" w:rsidR="00810005" w:rsidRPr="0080497E" w:rsidRDefault="00810005" w:rsidP="00810005">
            <w:pPr>
              <w:pStyle w:val="CES5191Arial8leftaligned"/>
              <w:rPr>
                <w:rFonts w:ascii="Times New Roman" w:hAnsi="Times New Roman" w:cs="Times New Roman"/>
              </w:rPr>
            </w:pPr>
            <w:r w:rsidRPr="009970EA">
              <w:rPr>
                <w:rFonts w:ascii="Times New Roman" w:hAnsi="Times New Roman" w:cs="Times New Roman"/>
              </w:rPr>
              <w:t>82°C</w:t>
            </w:r>
            <w:r w:rsidRPr="00043026">
              <w:rPr>
                <w:rFonts w:ascii="Times New Roman" w:hAnsi="Times New Roman" w:cs="Times New Roman"/>
              </w:rPr>
              <w:t>(</w:t>
            </w:r>
            <w:r w:rsidRPr="001F292C">
              <w:rPr>
                <w:rFonts w:ascii="Times New Roman" w:hAnsi="Times New Roman" w:cs="Times New Roman"/>
              </w:rPr>
              <w:t>180°F</w:t>
            </w:r>
            <w:r w:rsidRPr="00043026">
              <w:rPr>
                <w:rFonts w:ascii="Times New Roman" w:hAnsi="Times New Roman" w:cs="Times New Roman"/>
              </w:rPr>
              <w:t>)</w:t>
            </w:r>
          </w:p>
        </w:tc>
      </w:tr>
      <w:tr w:rsidR="00810005" w:rsidRPr="007D1D87" w14:paraId="12391FD2" w14:textId="77777777" w:rsidTr="00160B11">
        <w:trPr>
          <w:trHeight w:val="288"/>
        </w:trPr>
        <w:tc>
          <w:tcPr>
            <w:tcW w:w="9639" w:type="dxa"/>
            <w:gridSpan w:val="13"/>
            <w:tcBorders>
              <w:top w:val="nil"/>
              <w:left w:val="nil"/>
              <w:bottom w:val="nil"/>
              <w:right w:val="nil"/>
            </w:tcBorders>
            <w:vAlign w:val="center"/>
            <w:hideMark/>
          </w:tcPr>
          <w:p w14:paraId="2A1C1407" w14:textId="2EC1934F" w:rsidR="00160B11" w:rsidRPr="00D750DA" w:rsidRDefault="00810005" w:rsidP="00447F24">
            <w:pPr>
              <w:widowControl w:val="0"/>
              <w:spacing w:before="42" w:line="184" w:lineRule="exact"/>
              <w:ind w:left="0" w:right="777"/>
              <w:rPr>
                <w:lang w:val="ru-RU"/>
              </w:rPr>
            </w:pPr>
            <w:r>
              <w:rPr>
                <w:sz w:val="16"/>
                <w:szCs w:val="16"/>
                <w:lang w:val="ru-RU"/>
              </w:rPr>
              <w:t>ВАЖНО</w:t>
            </w:r>
            <w:r w:rsidRPr="00D750DA">
              <w:rPr>
                <w:sz w:val="16"/>
                <w:szCs w:val="16"/>
                <w:lang w:val="ru-RU"/>
              </w:rPr>
              <w:t xml:space="preserve">:  </w:t>
            </w:r>
            <w:r>
              <w:rPr>
                <w:sz w:val="16"/>
                <w:szCs w:val="16"/>
                <w:lang w:val="ru-RU"/>
              </w:rPr>
              <w:t xml:space="preserve">Указанные выше материалы не сочетаются с температурами при проведении пропарки, за исключением </w:t>
            </w:r>
            <w:r>
              <w:rPr>
                <w:sz w:val="16"/>
                <w:szCs w:val="16"/>
              </w:rPr>
              <w:t>Nova</w:t>
            </w:r>
            <w:r w:rsidRPr="00213827">
              <w:rPr>
                <w:sz w:val="16"/>
                <w:szCs w:val="16"/>
                <w:lang w:val="ru-RU"/>
              </w:rPr>
              <w:t>-</w:t>
            </w:r>
            <w:r>
              <w:rPr>
                <w:sz w:val="16"/>
                <w:szCs w:val="16"/>
              </w:rPr>
              <w:t>Plate</w:t>
            </w:r>
            <w:r w:rsidRPr="00213827">
              <w:rPr>
                <w:sz w:val="16"/>
                <w:szCs w:val="16"/>
                <w:lang w:val="ru-RU"/>
              </w:rPr>
              <w:t xml:space="preserve"> </w:t>
            </w:r>
            <w:r>
              <w:rPr>
                <w:sz w:val="16"/>
                <w:szCs w:val="16"/>
              </w:rPr>
              <w:t>UHS</w:t>
            </w:r>
            <w:r w:rsidRPr="00213827">
              <w:rPr>
                <w:sz w:val="16"/>
                <w:szCs w:val="16"/>
                <w:lang w:val="ru-RU"/>
              </w:rPr>
              <w:t xml:space="preserve">, </w:t>
            </w:r>
            <w:r w:rsidRPr="00213827">
              <w:rPr>
                <w:sz w:val="16"/>
                <w:szCs w:val="16"/>
              </w:rPr>
              <w:t>Series</w:t>
            </w:r>
            <w:r w:rsidRPr="00213827">
              <w:rPr>
                <w:sz w:val="16"/>
                <w:szCs w:val="16"/>
                <w:lang w:val="ru-RU"/>
              </w:rPr>
              <w:t xml:space="preserve"> 335 </w:t>
            </w:r>
            <w:r w:rsidRPr="00213827">
              <w:rPr>
                <w:sz w:val="16"/>
                <w:szCs w:val="16"/>
              </w:rPr>
              <w:t>Tank</w:t>
            </w:r>
            <w:r w:rsidRPr="00213827">
              <w:rPr>
                <w:sz w:val="16"/>
                <w:szCs w:val="16"/>
                <w:lang w:val="ru-RU"/>
              </w:rPr>
              <w:t xml:space="preserve"> </w:t>
            </w:r>
            <w:r w:rsidRPr="00213827">
              <w:rPr>
                <w:sz w:val="16"/>
                <w:szCs w:val="16"/>
              </w:rPr>
              <w:t>Armor</w:t>
            </w:r>
            <w:r w:rsidRPr="00213827">
              <w:rPr>
                <w:sz w:val="16"/>
                <w:szCs w:val="16"/>
                <w:lang w:val="ru-RU"/>
              </w:rPr>
              <w:t xml:space="preserve"> </w:t>
            </w:r>
            <w:r>
              <w:rPr>
                <w:sz w:val="16"/>
                <w:szCs w:val="16"/>
                <w:lang w:val="ru-RU"/>
              </w:rPr>
              <w:t xml:space="preserve">и </w:t>
            </w:r>
            <w:r w:rsidRPr="00213827">
              <w:rPr>
                <w:sz w:val="16"/>
                <w:szCs w:val="16"/>
              </w:rPr>
              <w:t>Enviroline</w:t>
            </w:r>
            <w:r w:rsidRPr="00213827">
              <w:rPr>
                <w:sz w:val="16"/>
                <w:szCs w:val="16"/>
                <w:lang w:val="ru-RU"/>
              </w:rPr>
              <w:t xml:space="preserve"> 376</w:t>
            </w:r>
            <w:r w:rsidRPr="00213827">
              <w:rPr>
                <w:sz w:val="16"/>
                <w:szCs w:val="16"/>
              </w:rPr>
              <w:t>F</w:t>
            </w:r>
            <w:r w:rsidRPr="00213827">
              <w:rPr>
                <w:sz w:val="16"/>
                <w:szCs w:val="16"/>
                <w:lang w:val="ru-RU"/>
              </w:rPr>
              <w:t>-60</w:t>
            </w:r>
            <w:r>
              <w:rPr>
                <w:sz w:val="16"/>
                <w:szCs w:val="16"/>
                <w:lang w:val="ru-RU"/>
              </w:rPr>
              <w:t>.</w:t>
            </w:r>
          </w:p>
        </w:tc>
      </w:tr>
      <w:tr w:rsidR="00810005" w:rsidRPr="007D1D87" w14:paraId="2556DB3D" w14:textId="77777777" w:rsidTr="00BE028B">
        <w:trPr>
          <w:trHeight w:val="57"/>
        </w:trPr>
        <w:tc>
          <w:tcPr>
            <w:tcW w:w="9639" w:type="dxa"/>
            <w:gridSpan w:val="13"/>
            <w:tcBorders>
              <w:top w:val="nil"/>
              <w:left w:val="nil"/>
              <w:bottom w:val="single" w:sz="12" w:space="0" w:color="auto"/>
              <w:right w:val="nil"/>
            </w:tcBorders>
            <w:vAlign w:val="center"/>
          </w:tcPr>
          <w:p w14:paraId="34867582" w14:textId="77777777" w:rsidR="00810005" w:rsidRPr="00D750DA" w:rsidRDefault="00810005" w:rsidP="00810005">
            <w:pPr>
              <w:pStyle w:val="CES5191Arial8leftaligned"/>
              <w:rPr>
                <w:lang w:val="ru-RU"/>
              </w:rPr>
            </w:pPr>
          </w:p>
        </w:tc>
      </w:tr>
      <w:tr w:rsidR="00810005" w14:paraId="4EA88A90" w14:textId="77777777" w:rsidTr="00160B11">
        <w:trPr>
          <w:trHeight w:val="288"/>
        </w:trPr>
        <w:tc>
          <w:tcPr>
            <w:tcW w:w="1350" w:type="dxa"/>
            <w:tcBorders>
              <w:top w:val="single" w:sz="12" w:space="0" w:color="auto"/>
              <w:left w:val="nil"/>
              <w:bottom w:val="nil"/>
              <w:right w:val="nil"/>
            </w:tcBorders>
            <w:vAlign w:val="center"/>
            <w:hideMark/>
          </w:tcPr>
          <w:p w14:paraId="102572ED" w14:textId="77777777" w:rsidR="00810005" w:rsidRPr="00F678FC" w:rsidRDefault="00810005" w:rsidP="00810005">
            <w:pPr>
              <w:pStyle w:val="CES5191Arial8bold"/>
              <w:rPr>
                <w:rFonts w:ascii="Times New Roman" w:hAnsi="Times New Roman" w:cs="Times New Roman"/>
              </w:rPr>
            </w:pPr>
            <w:r w:rsidRPr="00D750DA">
              <w:rPr>
                <w:rFonts w:ascii="Times New Roman" w:hAnsi="Times New Roman" w:cs="Times New Roman"/>
                <w:color w:val="auto"/>
                <w:szCs w:val="24"/>
                <w:lang w:val="ru-RU"/>
              </w:rPr>
              <w:t>Последнее обновление:</w:t>
            </w:r>
          </w:p>
        </w:tc>
        <w:tc>
          <w:tcPr>
            <w:tcW w:w="3060" w:type="dxa"/>
            <w:gridSpan w:val="4"/>
            <w:tcBorders>
              <w:top w:val="single" w:sz="12" w:space="0" w:color="auto"/>
              <w:left w:val="nil"/>
              <w:bottom w:val="nil"/>
              <w:right w:val="nil"/>
            </w:tcBorders>
            <w:vAlign w:val="center"/>
            <w:hideMark/>
          </w:tcPr>
          <w:p w14:paraId="07B6B7AE" w14:textId="044ECC98" w:rsidR="00FA6758" w:rsidRPr="00F678FC" w:rsidRDefault="00406D13" w:rsidP="009B0B6F">
            <w:pPr>
              <w:pStyle w:val="CES5191Arial8leftaligned"/>
              <w:rPr>
                <w:rFonts w:ascii="Times New Roman" w:hAnsi="Times New Roman" w:cs="Times New Roman"/>
                <w:b/>
              </w:rPr>
            </w:pPr>
            <w:r>
              <w:rPr>
                <w:rFonts w:ascii="Times New Roman" w:hAnsi="Times New Roman" w:cs="Times New Roman"/>
                <w:color w:val="auto"/>
                <w:szCs w:val="24"/>
                <w:lang w:val="ru-RU"/>
              </w:rPr>
              <w:t xml:space="preserve">Ноябрь </w:t>
            </w:r>
            <w:r w:rsidR="009B0B6F">
              <w:rPr>
                <w:rFonts w:ascii="Times New Roman" w:hAnsi="Times New Roman" w:cs="Times New Roman"/>
                <w:color w:val="auto"/>
                <w:szCs w:val="24"/>
                <w:lang w:val="ru-RU"/>
              </w:rPr>
              <w:t>2025</w:t>
            </w:r>
          </w:p>
        </w:tc>
        <w:tc>
          <w:tcPr>
            <w:tcW w:w="2250" w:type="dxa"/>
            <w:gridSpan w:val="4"/>
            <w:tcBorders>
              <w:top w:val="single" w:sz="12" w:space="0" w:color="auto"/>
              <w:left w:val="nil"/>
              <w:bottom w:val="nil"/>
              <w:right w:val="nil"/>
            </w:tcBorders>
            <w:vAlign w:val="center"/>
          </w:tcPr>
          <w:p w14:paraId="07B14FED" w14:textId="77777777" w:rsidR="00810005" w:rsidRDefault="00810005" w:rsidP="00810005">
            <w:pPr>
              <w:spacing w:after="120" w:line="260" w:lineRule="exact"/>
              <w:ind w:left="936"/>
              <w:rPr>
                <w:rFonts w:ascii="Arial" w:hAnsi="Arial" w:cs="Arial"/>
                <w:b/>
                <w:sz w:val="16"/>
                <w:szCs w:val="16"/>
              </w:rPr>
            </w:pPr>
          </w:p>
        </w:tc>
        <w:tc>
          <w:tcPr>
            <w:tcW w:w="1260" w:type="dxa"/>
            <w:gridSpan w:val="3"/>
            <w:tcBorders>
              <w:top w:val="single" w:sz="12" w:space="0" w:color="auto"/>
              <w:left w:val="nil"/>
              <w:bottom w:val="nil"/>
              <w:right w:val="nil"/>
            </w:tcBorders>
            <w:vAlign w:val="center"/>
          </w:tcPr>
          <w:p w14:paraId="3853F60A" w14:textId="77777777" w:rsidR="00810005" w:rsidRDefault="00810005" w:rsidP="00810005">
            <w:pPr>
              <w:spacing w:after="120" w:line="260" w:lineRule="exact"/>
              <w:ind w:left="936"/>
              <w:jc w:val="center"/>
              <w:rPr>
                <w:rFonts w:ascii="Arial" w:hAnsi="Arial" w:cs="Arial"/>
                <w:b/>
                <w:sz w:val="16"/>
                <w:szCs w:val="16"/>
              </w:rPr>
            </w:pPr>
          </w:p>
        </w:tc>
        <w:tc>
          <w:tcPr>
            <w:tcW w:w="1719" w:type="dxa"/>
            <w:tcBorders>
              <w:top w:val="single" w:sz="12" w:space="0" w:color="auto"/>
              <w:left w:val="nil"/>
              <w:bottom w:val="nil"/>
              <w:right w:val="nil"/>
            </w:tcBorders>
            <w:vAlign w:val="center"/>
          </w:tcPr>
          <w:p w14:paraId="0812A74B" w14:textId="77777777" w:rsidR="00810005" w:rsidRDefault="00810005" w:rsidP="00810005">
            <w:pPr>
              <w:spacing w:after="120" w:line="260" w:lineRule="exact"/>
              <w:ind w:left="936"/>
              <w:jc w:val="center"/>
              <w:rPr>
                <w:rFonts w:ascii="Arial" w:hAnsi="Arial" w:cs="Arial"/>
                <w:b/>
                <w:sz w:val="16"/>
                <w:szCs w:val="16"/>
              </w:rPr>
            </w:pPr>
          </w:p>
        </w:tc>
      </w:tr>
    </w:tbl>
    <w:p w14:paraId="650FA7E7" w14:textId="77777777" w:rsidR="0002410A" w:rsidRDefault="0002410A" w:rsidP="00447F24">
      <w:pPr>
        <w:widowControl w:val="0"/>
        <w:spacing w:line="240" w:lineRule="auto"/>
        <w:ind w:left="1710" w:right="708" w:hanging="1260"/>
        <w:contextualSpacing/>
        <w:rPr>
          <w:sz w:val="16"/>
          <w:szCs w:val="16"/>
          <w:lang w:val="ru-RU"/>
        </w:rPr>
      </w:pPr>
    </w:p>
    <w:p w14:paraId="2C9CD486" w14:textId="7B757B7F" w:rsidR="00992765" w:rsidRPr="001F0EC8" w:rsidRDefault="00992765" w:rsidP="00447F24">
      <w:pPr>
        <w:widowControl w:val="0"/>
        <w:spacing w:line="240" w:lineRule="auto"/>
        <w:ind w:left="1710" w:right="708"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447F24">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4631A328" w14:textId="77777777" w:rsidR="00992765" w:rsidRDefault="00992765" w:rsidP="005C5F54">
      <w:pPr>
        <w:ind w:left="0"/>
        <w:rPr>
          <w:b/>
          <w:i/>
          <w:lang w:val="ru-RU"/>
        </w:rPr>
      </w:pPr>
    </w:p>
    <w:p w14:paraId="110996B3" w14:textId="7BAA0FEB" w:rsidR="005C5F54" w:rsidRDefault="005C5F54" w:rsidP="005C5F54">
      <w:pPr>
        <w:ind w:left="0"/>
      </w:pPr>
      <w:r>
        <w:rPr>
          <w:b/>
          <w:i/>
        </w:rPr>
        <w:br w:type="page"/>
      </w:r>
    </w:p>
    <w:tbl>
      <w:tblPr>
        <w:tblW w:w="9639" w:type="dxa"/>
        <w:tblInd w:w="2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50"/>
        <w:gridCol w:w="90"/>
        <w:gridCol w:w="450"/>
        <w:gridCol w:w="2430"/>
        <w:gridCol w:w="1080"/>
        <w:gridCol w:w="90"/>
        <w:gridCol w:w="810"/>
        <w:gridCol w:w="180"/>
        <w:gridCol w:w="180"/>
        <w:gridCol w:w="1080"/>
        <w:gridCol w:w="90"/>
        <w:gridCol w:w="90"/>
        <w:gridCol w:w="1719"/>
      </w:tblGrid>
      <w:tr w:rsidR="00810005" w:rsidRPr="007D1D87" w14:paraId="59D004C9" w14:textId="77777777" w:rsidTr="00160B11">
        <w:trPr>
          <w:trHeight w:val="360"/>
        </w:trPr>
        <w:tc>
          <w:tcPr>
            <w:tcW w:w="9639" w:type="dxa"/>
            <w:gridSpan w:val="13"/>
            <w:tcBorders>
              <w:top w:val="single" w:sz="4" w:space="0" w:color="auto"/>
              <w:left w:val="nil"/>
              <w:bottom w:val="single" w:sz="12" w:space="0" w:color="auto"/>
              <w:right w:val="nil"/>
            </w:tcBorders>
            <w:shd w:val="clear" w:color="auto" w:fill="FFFFFF"/>
            <w:vAlign w:val="center"/>
            <w:hideMark/>
          </w:tcPr>
          <w:p w14:paraId="44242700" w14:textId="671E50AB" w:rsidR="006E6158" w:rsidRPr="00151712" w:rsidRDefault="006E6158" w:rsidP="00810005">
            <w:pPr>
              <w:pStyle w:val="CES5191PrimerOnlyHeader"/>
              <w:spacing w:line="276" w:lineRule="auto"/>
              <w:rPr>
                <w:color w:val="auto"/>
                <w:lang w:val="ru-RU"/>
              </w:rPr>
            </w:pPr>
          </w:p>
          <w:p w14:paraId="298120B2" w14:textId="3D361C09" w:rsidR="00810005" w:rsidRPr="00D750DA" w:rsidRDefault="00810005" w:rsidP="00810005">
            <w:pPr>
              <w:pStyle w:val="CES5191PrimerOnlyHeader"/>
              <w:spacing w:line="276" w:lineRule="auto"/>
              <w:rPr>
                <w:lang w:val="ru-RU"/>
              </w:rPr>
            </w:pPr>
            <w:r w:rsidRPr="00931090">
              <w:rPr>
                <w:color w:val="auto"/>
                <w:lang w:val="ru-RU"/>
              </w:rPr>
              <w:t xml:space="preserve">Жидкие </w:t>
            </w:r>
            <w:r w:rsidRPr="001D25DF">
              <w:rPr>
                <w:color w:val="auto"/>
                <w:lang w:val="ru-RU"/>
              </w:rPr>
              <w:t>покрытия для подземных трубопроводов</w:t>
            </w:r>
          </w:p>
        </w:tc>
      </w:tr>
      <w:tr w:rsidR="00810005" w14:paraId="3180C8E0" w14:textId="77777777" w:rsidTr="00160B11">
        <w:trPr>
          <w:trHeight w:val="360"/>
        </w:trPr>
        <w:tc>
          <w:tcPr>
            <w:tcW w:w="7830" w:type="dxa"/>
            <w:gridSpan w:val="11"/>
            <w:tcBorders>
              <w:top w:val="single" w:sz="12" w:space="0" w:color="auto"/>
              <w:left w:val="single" w:sz="12" w:space="0" w:color="auto"/>
              <w:bottom w:val="single" w:sz="12" w:space="0" w:color="auto"/>
              <w:right w:val="single" w:sz="12" w:space="0" w:color="auto"/>
            </w:tcBorders>
            <w:vAlign w:val="center"/>
            <w:hideMark/>
          </w:tcPr>
          <w:p w14:paraId="1C546EBC" w14:textId="77777777" w:rsidR="00810005" w:rsidRPr="00D750DA" w:rsidRDefault="00810005" w:rsidP="00810005">
            <w:pPr>
              <w:autoSpaceDE/>
              <w:autoSpaceDN/>
              <w:adjustRightInd/>
              <w:spacing w:before="0" w:line="240" w:lineRule="auto"/>
              <w:ind w:left="0"/>
              <w:rPr>
                <w:lang w:val="ru-RU"/>
              </w:rPr>
            </w:pPr>
            <w:r w:rsidRPr="00D750DA">
              <w:rPr>
                <w:b/>
                <w:sz w:val="20"/>
                <w:szCs w:val="20"/>
                <w:lang w:val="ru-RU"/>
              </w:rPr>
              <w:t>Толстопленочные наружние покрытия для подземных трубопроводов (</w:t>
            </w:r>
            <w:r>
              <w:rPr>
                <w:b/>
                <w:sz w:val="20"/>
                <w:szCs w:val="20"/>
                <w:lang w:val="ru-RU"/>
              </w:rPr>
              <w:t>с пропариванием, паром низкого давления</w:t>
            </w:r>
            <w:r w:rsidRPr="00D750DA">
              <w:rPr>
                <w:b/>
                <w:sz w:val="20"/>
                <w:szCs w:val="20"/>
                <w:lang w:val="ru-RU"/>
              </w:rPr>
              <w:t>)</w:t>
            </w:r>
          </w:p>
        </w:tc>
        <w:tc>
          <w:tcPr>
            <w:tcW w:w="1809" w:type="dxa"/>
            <w:gridSpan w:val="2"/>
            <w:tcBorders>
              <w:top w:val="single" w:sz="12" w:space="0" w:color="auto"/>
              <w:left w:val="single" w:sz="12" w:space="0" w:color="auto"/>
              <w:bottom w:val="single" w:sz="12" w:space="0" w:color="auto"/>
              <w:right w:val="single" w:sz="12" w:space="0" w:color="auto"/>
            </w:tcBorders>
            <w:shd w:val="clear" w:color="auto" w:fill="000000"/>
            <w:vAlign w:val="center"/>
            <w:hideMark/>
          </w:tcPr>
          <w:p w14:paraId="6E28E25C" w14:textId="77777777" w:rsidR="00810005" w:rsidRDefault="00810005" w:rsidP="00810005">
            <w:pPr>
              <w:autoSpaceDE/>
              <w:autoSpaceDN/>
              <w:adjustRightInd/>
              <w:spacing w:before="0" w:line="240" w:lineRule="auto"/>
              <w:ind w:left="0"/>
              <w:jc w:val="center"/>
            </w:pPr>
            <w:r w:rsidRPr="0080497E">
              <w:rPr>
                <w:b/>
                <w:color w:val="FFFFFF"/>
                <w:sz w:val="36"/>
                <w:szCs w:val="40"/>
              </w:rPr>
              <w:t>6.2</w:t>
            </w:r>
          </w:p>
        </w:tc>
      </w:tr>
      <w:tr w:rsidR="00810005" w:rsidRPr="007D1D87" w14:paraId="463E9145" w14:textId="77777777" w:rsidTr="00DA3725">
        <w:trPr>
          <w:trHeight w:val="288"/>
        </w:trPr>
        <w:tc>
          <w:tcPr>
            <w:tcW w:w="1440" w:type="dxa"/>
            <w:gridSpan w:val="2"/>
            <w:tcBorders>
              <w:top w:val="nil"/>
              <w:left w:val="nil"/>
              <w:bottom w:val="nil"/>
              <w:right w:val="nil"/>
            </w:tcBorders>
            <w:hideMark/>
          </w:tcPr>
          <w:p w14:paraId="34A7111E" w14:textId="77777777" w:rsidR="00810005" w:rsidRPr="00D750DA" w:rsidRDefault="00810005" w:rsidP="00810005">
            <w:pPr>
              <w:pStyle w:val="CES5191Arial8bold"/>
              <w:spacing w:before="20" w:after="20" w:line="240" w:lineRule="auto"/>
              <w:rPr>
                <w:b w:val="0"/>
                <w:color w:val="auto"/>
                <w:szCs w:val="24"/>
                <w:lang w:val="ru-RU"/>
              </w:rPr>
            </w:pPr>
            <w:r w:rsidRPr="00043026">
              <w:rPr>
                <w:rFonts w:ascii="Times New Roman" w:hAnsi="Times New Roman" w:cs="Times New Roman"/>
                <w:color w:val="auto"/>
                <w:szCs w:val="24"/>
                <w:lang w:val="ru-RU"/>
              </w:rPr>
              <w:t>Подготовка поверхности:</w:t>
            </w:r>
          </w:p>
        </w:tc>
        <w:tc>
          <w:tcPr>
            <w:tcW w:w="4050" w:type="dxa"/>
            <w:gridSpan w:val="4"/>
            <w:tcBorders>
              <w:top w:val="nil"/>
              <w:left w:val="nil"/>
              <w:bottom w:val="nil"/>
              <w:right w:val="nil"/>
            </w:tcBorders>
            <w:hideMark/>
          </w:tcPr>
          <w:p w14:paraId="571A7862" w14:textId="77777777" w:rsidR="00DA3725" w:rsidRPr="00064F9B" w:rsidRDefault="00DA3725" w:rsidP="00810005">
            <w:pPr>
              <w:pStyle w:val="CES5191Arial8leftaligned"/>
              <w:rPr>
                <w:rFonts w:ascii="Times New Roman" w:hAnsi="Times New Roman" w:cs="Times New Roman"/>
              </w:rPr>
            </w:pPr>
            <w:r w:rsidRPr="00DA3725">
              <w:rPr>
                <w:rFonts w:ascii="Times New Roman" w:hAnsi="Times New Roman" w:cs="Times New Roman"/>
              </w:rPr>
              <w:t>SSPC</w:t>
            </w:r>
            <w:r w:rsidRPr="00064F9B">
              <w:rPr>
                <w:rFonts w:ascii="Times New Roman" w:hAnsi="Times New Roman" w:cs="Times New Roman"/>
              </w:rPr>
              <w:t>-</w:t>
            </w:r>
            <w:r w:rsidRPr="00DA3725">
              <w:rPr>
                <w:rFonts w:ascii="Times New Roman" w:hAnsi="Times New Roman" w:cs="Times New Roman"/>
              </w:rPr>
              <w:t>SP</w:t>
            </w:r>
            <w:r w:rsidRPr="00064F9B">
              <w:rPr>
                <w:rFonts w:ascii="Times New Roman" w:hAnsi="Times New Roman" w:cs="Times New Roman"/>
              </w:rPr>
              <w:t>1/</w:t>
            </w:r>
            <w:r w:rsidRPr="00DA3725">
              <w:rPr>
                <w:rFonts w:ascii="Times New Roman" w:hAnsi="Times New Roman" w:cs="Times New Roman"/>
              </w:rPr>
              <w:t>SP</w:t>
            </w:r>
            <w:r w:rsidRPr="00064F9B">
              <w:rPr>
                <w:rFonts w:ascii="Times New Roman" w:hAnsi="Times New Roman" w:cs="Times New Roman"/>
              </w:rPr>
              <w:t>10 (</w:t>
            </w:r>
            <w:r w:rsidRPr="00DA3725">
              <w:rPr>
                <w:rFonts w:ascii="Times New Roman" w:hAnsi="Times New Roman" w:cs="Times New Roman"/>
              </w:rPr>
              <w:t>NACE</w:t>
            </w:r>
            <w:r w:rsidRPr="00064F9B">
              <w:rPr>
                <w:rFonts w:ascii="Times New Roman" w:hAnsi="Times New Roman" w:cs="Times New Roman"/>
              </w:rPr>
              <w:t xml:space="preserve"> </w:t>
            </w:r>
            <w:r w:rsidRPr="00DA3725">
              <w:rPr>
                <w:rFonts w:ascii="Times New Roman" w:hAnsi="Times New Roman" w:cs="Times New Roman"/>
              </w:rPr>
              <w:t>No</w:t>
            </w:r>
            <w:r w:rsidRPr="00064F9B">
              <w:rPr>
                <w:rFonts w:ascii="Times New Roman" w:hAnsi="Times New Roman" w:cs="Times New Roman"/>
              </w:rPr>
              <w:t>. 2) (</w:t>
            </w:r>
            <w:r w:rsidRPr="00DA3725">
              <w:rPr>
                <w:rFonts w:ascii="Times New Roman" w:hAnsi="Times New Roman" w:cs="Times New Roman"/>
              </w:rPr>
              <w:t>SA</w:t>
            </w:r>
            <w:r w:rsidRPr="00064F9B">
              <w:rPr>
                <w:rFonts w:ascii="Times New Roman" w:hAnsi="Times New Roman" w:cs="Times New Roman"/>
              </w:rPr>
              <w:t xml:space="preserve"> 2.5)</w:t>
            </w:r>
          </w:p>
          <w:p w14:paraId="08487A47" w14:textId="72B582EB" w:rsidR="00810005" w:rsidRPr="00D750DA" w:rsidRDefault="004B5C7C" w:rsidP="00810005">
            <w:pPr>
              <w:pStyle w:val="CES5191Arial8leftaligned"/>
              <w:rPr>
                <w:lang w:val="ru-RU"/>
              </w:rPr>
            </w:pPr>
            <w:r>
              <w:rPr>
                <w:rFonts w:ascii="Times New Roman" w:hAnsi="Times New Roman" w:cs="Times New Roman"/>
                <w:lang w:val="ru-RU"/>
              </w:rPr>
              <w:t>Абразивоструйная</w:t>
            </w:r>
            <w:r w:rsidR="00670CD9" w:rsidRPr="00670CD9">
              <w:rPr>
                <w:rFonts w:ascii="Times New Roman" w:hAnsi="Times New Roman" w:cs="Times New Roman"/>
                <w:lang w:val="ru-RU"/>
              </w:rPr>
              <w:t xml:space="preserve"> </w:t>
            </w:r>
            <w:r w:rsidR="00810005" w:rsidRPr="00D750DA">
              <w:rPr>
                <w:rFonts w:ascii="Times New Roman" w:hAnsi="Times New Roman" w:cs="Times New Roman"/>
                <w:lang w:val="ru-RU"/>
              </w:rPr>
              <w:t>очистка до почти белого металла.</w:t>
            </w:r>
          </w:p>
        </w:tc>
        <w:tc>
          <w:tcPr>
            <w:tcW w:w="810" w:type="dxa"/>
            <w:tcBorders>
              <w:top w:val="nil"/>
              <w:left w:val="nil"/>
              <w:bottom w:val="nil"/>
              <w:right w:val="nil"/>
            </w:tcBorders>
            <w:hideMark/>
          </w:tcPr>
          <w:p w14:paraId="5F87A91E" w14:textId="77777777" w:rsidR="00810005" w:rsidRDefault="00810005" w:rsidP="00810005">
            <w:pPr>
              <w:pStyle w:val="CES5191Arialboldrightaligned"/>
            </w:pPr>
            <w:r>
              <w:rPr>
                <w:rFonts w:ascii="Times New Roman" w:hAnsi="Times New Roman" w:cs="Times New Roman"/>
                <w:lang w:val="ru-RU"/>
              </w:rPr>
              <w:t>Ремонт</w:t>
            </w:r>
            <w:r w:rsidRPr="0080497E">
              <w:rPr>
                <w:rFonts w:ascii="Times New Roman" w:hAnsi="Times New Roman" w:cs="Times New Roman"/>
              </w:rPr>
              <w:t>:</w:t>
            </w:r>
          </w:p>
        </w:tc>
        <w:tc>
          <w:tcPr>
            <w:tcW w:w="3339" w:type="dxa"/>
            <w:gridSpan w:val="6"/>
            <w:vMerge w:val="restart"/>
            <w:tcBorders>
              <w:top w:val="nil"/>
              <w:left w:val="nil"/>
              <w:bottom w:val="nil"/>
              <w:right w:val="nil"/>
            </w:tcBorders>
            <w:hideMark/>
          </w:tcPr>
          <w:p w14:paraId="726FCDFF" w14:textId="38455289" w:rsidR="00810005" w:rsidRPr="0059684F" w:rsidRDefault="00A14DF7" w:rsidP="00810005">
            <w:pPr>
              <w:pStyle w:val="CES5191Arial8leftaligned"/>
              <w:rPr>
                <w:lang w:val="ru-RU"/>
              </w:rPr>
            </w:pPr>
            <w:r w:rsidRPr="00A14DF7">
              <w:rPr>
                <w:rFonts w:ascii="Times New Roman" w:hAnsi="Times New Roman" w:cs="Times New Roman"/>
                <w:lang w:val="ru-RU"/>
              </w:rPr>
              <w:t>Применяется такое же покрытие того же изготовителя.</w:t>
            </w:r>
          </w:p>
        </w:tc>
      </w:tr>
      <w:tr w:rsidR="00810005" w:rsidRPr="007D1D87" w14:paraId="2D4ED897" w14:textId="77777777" w:rsidTr="00DA3725">
        <w:trPr>
          <w:trHeight w:val="288"/>
        </w:trPr>
        <w:tc>
          <w:tcPr>
            <w:tcW w:w="1440" w:type="dxa"/>
            <w:gridSpan w:val="2"/>
            <w:tcBorders>
              <w:top w:val="nil"/>
              <w:left w:val="nil"/>
              <w:bottom w:val="nil"/>
              <w:right w:val="nil"/>
            </w:tcBorders>
            <w:hideMark/>
          </w:tcPr>
          <w:p w14:paraId="6957D19D" w14:textId="77777777" w:rsidR="00810005" w:rsidRPr="00D750DA" w:rsidRDefault="00810005" w:rsidP="00810005">
            <w:pPr>
              <w:pStyle w:val="CES5191Arial8bold"/>
              <w:spacing w:before="20" w:after="20" w:line="240" w:lineRule="auto"/>
              <w:rPr>
                <w:b w:val="0"/>
                <w:color w:val="auto"/>
                <w:szCs w:val="24"/>
                <w:lang w:val="ru-RU"/>
              </w:rPr>
            </w:pPr>
            <w:r w:rsidRPr="00043026">
              <w:rPr>
                <w:rFonts w:ascii="Times New Roman" w:hAnsi="Times New Roman" w:cs="Times New Roman"/>
                <w:color w:val="auto"/>
                <w:szCs w:val="24"/>
                <w:lang w:val="ru-RU"/>
              </w:rPr>
              <w:t>Профиль:</w:t>
            </w:r>
          </w:p>
        </w:tc>
        <w:tc>
          <w:tcPr>
            <w:tcW w:w="3960" w:type="dxa"/>
            <w:gridSpan w:val="3"/>
            <w:tcBorders>
              <w:top w:val="nil"/>
              <w:left w:val="nil"/>
              <w:bottom w:val="nil"/>
              <w:right w:val="nil"/>
            </w:tcBorders>
            <w:vAlign w:val="center"/>
            <w:hideMark/>
          </w:tcPr>
          <w:p w14:paraId="69117429" w14:textId="77777777" w:rsidR="00810005" w:rsidRPr="00D750DA" w:rsidRDefault="00810005" w:rsidP="00810005">
            <w:pPr>
              <w:pStyle w:val="CES5191Arial8leftaligned"/>
              <w:spacing w:before="20" w:after="20" w:line="240" w:lineRule="auto"/>
              <w:rPr>
                <w:rFonts w:ascii="Times New Roman" w:hAnsi="Times New Roman" w:cs="Times New Roman"/>
                <w:lang w:val="ru-RU"/>
              </w:rPr>
            </w:pPr>
            <w:r w:rsidRPr="00D750DA">
              <w:rPr>
                <w:rFonts w:ascii="Times New Roman" w:hAnsi="Times New Roman" w:cs="Times New Roman"/>
                <w:lang w:val="ru-RU"/>
              </w:rPr>
              <w:t>См. листы технических данных изготовителя</w:t>
            </w:r>
          </w:p>
        </w:tc>
        <w:tc>
          <w:tcPr>
            <w:tcW w:w="900" w:type="dxa"/>
            <w:gridSpan w:val="2"/>
            <w:tcBorders>
              <w:top w:val="nil"/>
              <w:left w:val="nil"/>
              <w:bottom w:val="nil"/>
              <w:right w:val="nil"/>
            </w:tcBorders>
            <w:vAlign w:val="center"/>
          </w:tcPr>
          <w:p w14:paraId="5DA239F6" w14:textId="77777777" w:rsidR="00810005" w:rsidRPr="00D750DA" w:rsidRDefault="00810005" w:rsidP="00810005">
            <w:pPr>
              <w:spacing w:before="20" w:after="20" w:line="240" w:lineRule="auto"/>
              <w:ind w:left="936"/>
              <w:rPr>
                <w:rFonts w:ascii="Arial" w:hAnsi="Arial" w:cs="Arial"/>
                <w:b/>
                <w:sz w:val="16"/>
                <w:szCs w:val="16"/>
                <w:lang w:val="ru-RU"/>
              </w:rPr>
            </w:pPr>
          </w:p>
        </w:tc>
        <w:tc>
          <w:tcPr>
            <w:tcW w:w="3339" w:type="dxa"/>
            <w:gridSpan w:val="6"/>
            <w:vMerge/>
            <w:tcBorders>
              <w:top w:val="nil"/>
              <w:left w:val="nil"/>
              <w:bottom w:val="nil"/>
              <w:right w:val="nil"/>
            </w:tcBorders>
            <w:vAlign w:val="center"/>
            <w:hideMark/>
          </w:tcPr>
          <w:p w14:paraId="33966FE1" w14:textId="77777777" w:rsidR="00810005" w:rsidRPr="00D750DA" w:rsidRDefault="00810005" w:rsidP="00810005">
            <w:pPr>
              <w:spacing w:before="0" w:line="240" w:lineRule="auto"/>
              <w:ind w:left="0"/>
              <w:rPr>
                <w:rFonts w:ascii="Arial" w:hAnsi="Arial" w:cs="Arial"/>
                <w:sz w:val="16"/>
                <w:szCs w:val="16"/>
                <w:lang w:val="ru-RU"/>
              </w:rPr>
            </w:pPr>
          </w:p>
        </w:tc>
      </w:tr>
      <w:tr w:rsidR="00810005" w:rsidRPr="007D1D87" w14:paraId="6FF070FD" w14:textId="77777777" w:rsidTr="00DA3725">
        <w:trPr>
          <w:trHeight w:val="288"/>
        </w:trPr>
        <w:tc>
          <w:tcPr>
            <w:tcW w:w="1440" w:type="dxa"/>
            <w:gridSpan w:val="2"/>
            <w:tcBorders>
              <w:top w:val="nil"/>
              <w:left w:val="nil"/>
              <w:bottom w:val="nil"/>
              <w:right w:val="nil"/>
            </w:tcBorders>
            <w:hideMark/>
          </w:tcPr>
          <w:p w14:paraId="44D7E821" w14:textId="77777777" w:rsidR="00810005" w:rsidRPr="00D750DA" w:rsidRDefault="00810005" w:rsidP="00810005">
            <w:pPr>
              <w:pStyle w:val="CES5191Arial8bold"/>
              <w:spacing w:before="20" w:after="20" w:line="240" w:lineRule="auto"/>
              <w:rPr>
                <w:b w:val="0"/>
                <w:color w:val="auto"/>
                <w:szCs w:val="24"/>
                <w:lang w:val="ru-RU"/>
              </w:rPr>
            </w:pPr>
            <w:r w:rsidRPr="00043026">
              <w:rPr>
                <w:rFonts w:ascii="Times New Roman" w:hAnsi="Times New Roman" w:cs="Times New Roman"/>
                <w:color w:val="auto"/>
                <w:szCs w:val="24"/>
                <w:lang w:val="ru-RU"/>
              </w:rPr>
              <w:t>Общая ТСП:</w:t>
            </w:r>
          </w:p>
        </w:tc>
        <w:tc>
          <w:tcPr>
            <w:tcW w:w="3960" w:type="dxa"/>
            <w:gridSpan w:val="3"/>
            <w:tcBorders>
              <w:top w:val="nil"/>
              <w:left w:val="nil"/>
              <w:bottom w:val="nil"/>
              <w:right w:val="nil"/>
            </w:tcBorders>
            <w:hideMark/>
          </w:tcPr>
          <w:p w14:paraId="29F11A93" w14:textId="72708AFD" w:rsidR="00810005" w:rsidRPr="00D750DA" w:rsidRDefault="00A032E3" w:rsidP="00810005">
            <w:pPr>
              <w:pStyle w:val="CES5191Arial8leftaligned"/>
              <w:spacing w:before="20" w:after="20" w:line="240" w:lineRule="auto"/>
              <w:rPr>
                <w:rFonts w:ascii="Times New Roman" w:hAnsi="Times New Roman" w:cs="Times New Roman"/>
                <w:lang w:val="ru-RU"/>
              </w:rPr>
            </w:pPr>
            <w:ins w:id="485" w:author="Kurmanov, Aidyn [STAMGazStroy LLP]" w:date="2025-12-11T15:42:00Z" w16du:dateUtc="2025-12-11T10:42:00Z">
              <w:r w:rsidRPr="0083558B">
                <w:rPr>
                  <w:rFonts w:ascii="Times New Roman" w:hAnsi="Times New Roman" w:cs="Times New Roman"/>
                  <w:lang w:val="ru-RU"/>
                </w:rPr>
                <w:t>0.</w:t>
              </w:r>
            </w:ins>
            <w:ins w:id="486" w:author="Kurmanov, Aidyn [STAMGazStroy LLP]" w:date="2025-12-09T16:13:00Z" w16du:dateUtc="2025-12-09T11:13:00Z">
              <w:r w:rsidR="001A3DD2" w:rsidRPr="0083558B">
                <w:rPr>
                  <w:rFonts w:ascii="Times New Roman" w:hAnsi="Times New Roman" w:cs="Times New Roman"/>
                  <w:lang w:val="ru-RU"/>
                </w:rPr>
                <w:t>762–1</w:t>
              </w:r>
            </w:ins>
            <w:ins w:id="487" w:author="Kurmanov, Aidyn [STAMGazStroy LLP]" w:date="2025-12-11T15:42:00Z" w16du:dateUtc="2025-12-11T10:42:00Z">
              <w:r w:rsidRPr="0083558B">
                <w:rPr>
                  <w:rFonts w:ascii="Times New Roman" w:hAnsi="Times New Roman" w:cs="Times New Roman"/>
                  <w:lang w:val="ru-RU"/>
                </w:rPr>
                <w:t>.</w:t>
              </w:r>
            </w:ins>
            <w:ins w:id="488" w:author="Kurmanov, Aidyn [STAMGazStroy LLP]" w:date="2025-12-09T16:13:00Z" w16du:dateUtc="2025-12-09T11:13:00Z">
              <w:r w:rsidR="001A3DD2" w:rsidRPr="0083558B">
                <w:rPr>
                  <w:rFonts w:ascii="Times New Roman" w:hAnsi="Times New Roman" w:cs="Times New Roman"/>
                  <w:lang w:val="ru-RU"/>
                </w:rPr>
                <w:t xml:space="preserve">524 </w:t>
              </w:r>
            </w:ins>
            <w:ins w:id="489" w:author="Kurmanov, Aidyn [STAMGazStroy LLP]" w:date="2025-12-11T15:42:00Z" w16du:dateUtc="2025-12-11T10:42:00Z">
              <w:r w:rsidRPr="0083558B">
                <w:rPr>
                  <w:rFonts w:ascii="Times New Roman" w:hAnsi="Times New Roman" w:cs="Times New Roman"/>
                </w:rPr>
                <w:t>mm</w:t>
              </w:r>
            </w:ins>
            <w:ins w:id="490" w:author="Kurmanov, Aidyn [STAMGazStroy LLP]" w:date="2025-12-09T16:13:00Z" w16du:dateUtc="2025-12-09T11:13:00Z">
              <w:r w:rsidR="001A3DD2" w:rsidRPr="0083558B">
                <w:rPr>
                  <w:rFonts w:ascii="Times New Roman" w:hAnsi="Times New Roman" w:cs="Times New Roman"/>
                  <w:lang w:val="ru-RU"/>
                </w:rPr>
                <w:t xml:space="preserve"> (30–60 мил</w:t>
              </w:r>
            </w:ins>
            <w:ins w:id="491" w:author="Kurmanov, Aidyn [STAMGazStroy LLP]" w:date="2025-12-09T16:14:00Z" w16du:dateUtc="2025-12-09T11:14:00Z">
              <w:r w:rsidR="00134AB5" w:rsidRPr="0083558B">
                <w:rPr>
                  <w:rFonts w:ascii="Times New Roman" w:hAnsi="Times New Roman" w:cs="Times New Roman"/>
                  <w:lang w:val="ru-RU"/>
                </w:rPr>
                <w:t>ов</w:t>
              </w:r>
            </w:ins>
            <w:ins w:id="492" w:author="Kurmanov, Aidyn [STAMGazStroy LLP]" w:date="2025-12-09T16:13:00Z" w16du:dateUtc="2025-12-09T11:13:00Z">
              <w:r w:rsidR="001A3DD2" w:rsidRPr="00043026">
                <w:rPr>
                  <w:rFonts w:ascii="Times New Roman" w:hAnsi="Times New Roman" w:cs="Times New Roman"/>
                  <w:lang w:val="ru-RU"/>
                </w:rPr>
                <w:t>)</w:t>
              </w:r>
              <w:r w:rsidR="001A3DD2" w:rsidRPr="00181B2D" w:rsidDel="001A3DD2">
                <w:rPr>
                  <w:rFonts w:ascii="Times New Roman" w:hAnsi="Times New Roman" w:cs="Times New Roman"/>
                  <w:lang w:val="ru-RU"/>
                </w:rPr>
                <w:t xml:space="preserve"> </w:t>
              </w:r>
            </w:ins>
            <w:del w:id="493" w:author="Kurmanov, Aidyn [STAMGazStroy LLP]" w:date="2025-12-09T16:13:00Z" w16du:dateUtc="2025-12-09T11:13:00Z">
              <w:r w:rsidR="00810005" w:rsidRPr="00181B2D" w:rsidDel="001A3DD2">
                <w:rPr>
                  <w:rFonts w:ascii="Times New Roman" w:hAnsi="Times New Roman" w:cs="Times New Roman"/>
                  <w:lang w:val="ru-RU"/>
                </w:rPr>
                <w:delText xml:space="preserve">30–60 </w:delText>
              </w:r>
              <w:r w:rsidR="00810005" w:rsidDel="001A3DD2">
                <w:rPr>
                  <w:rFonts w:ascii="Times New Roman" w:hAnsi="Times New Roman" w:cs="Times New Roman"/>
                  <w:lang w:val="ru-RU"/>
                </w:rPr>
                <w:delText>милс</w:delText>
              </w:r>
              <w:r w:rsidR="00810005" w:rsidRPr="00043026" w:rsidDel="001A3DD2">
                <w:rPr>
                  <w:rFonts w:ascii="Times New Roman" w:hAnsi="Times New Roman" w:cs="Times New Roman"/>
                  <w:lang w:val="ru-RU"/>
                </w:rPr>
                <w:delText>(</w:delText>
              </w:r>
              <w:r w:rsidR="00810005" w:rsidRPr="00996B98" w:rsidDel="001A3DD2">
                <w:rPr>
                  <w:rFonts w:ascii="Times New Roman" w:hAnsi="Times New Roman" w:cs="Times New Roman"/>
                  <w:lang w:val="ru-RU"/>
                </w:rPr>
                <w:delText xml:space="preserve">762–1524 </w:delText>
              </w:r>
              <w:r w:rsidR="00810005" w:rsidRPr="0080497E" w:rsidDel="001A3DD2">
                <w:rPr>
                  <w:rFonts w:ascii="Times New Roman" w:hAnsi="Times New Roman" w:cs="Times New Roman"/>
                </w:rPr>
                <w:delText>um</w:delText>
              </w:r>
              <w:r w:rsidR="00810005" w:rsidRPr="00043026" w:rsidDel="001A3DD2">
                <w:rPr>
                  <w:rFonts w:ascii="Times New Roman" w:hAnsi="Times New Roman" w:cs="Times New Roman"/>
                  <w:lang w:val="ru-RU"/>
                </w:rPr>
                <w:delText>)</w:delText>
              </w:r>
            </w:del>
            <w:ins w:id="494" w:author="Kurmanov, Aidyn [STAMGazStroy LLP]" w:date="2025-12-09T16:13:00Z" w16du:dateUtc="2025-12-09T11:13:00Z">
              <w:r w:rsidR="001A3DD2">
                <w:rPr>
                  <w:rFonts w:ascii="Times New Roman" w:hAnsi="Times New Roman" w:cs="Times New Roman"/>
                  <w:lang w:val="ru-RU"/>
                </w:rPr>
                <w:t xml:space="preserve"> </w:t>
              </w:r>
            </w:ins>
            <w:r w:rsidR="00810005" w:rsidRPr="00043026">
              <w:rPr>
                <w:rFonts w:ascii="Times New Roman" w:hAnsi="Times New Roman" w:cs="Times New Roman"/>
                <w:lang w:val="ru-RU"/>
              </w:rPr>
              <w:t>(См. листы технических данных изготовителя.)</w:t>
            </w:r>
          </w:p>
        </w:tc>
        <w:tc>
          <w:tcPr>
            <w:tcW w:w="900" w:type="dxa"/>
            <w:gridSpan w:val="2"/>
            <w:tcBorders>
              <w:top w:val="nil"/>
              <w:left w:val="nil"/>
              <w:bottom w:val="nil"/>
              <w:right w:val="nil"/>
            </w:tcBorders>
          </w:tcPr>
          <w:p w14:paraId="2195320D" w14:textId="77777777" w:rsidR="00810005" w:rsidRPr="00D750DA" w:rsidRDefault="00810005" w:rsidP="00810005">
            <w:pPr>
              <w:spacing w:before="20" w:after="20" w:line="240" w:lineRule="auto"/>
              <w:ind w:left="936"/>
              <w:jc w:val="right"/>
              <w:rPr>
                <w:rFonts w:ascii="Arial" w:hAnsi="Arial" w:cs="Arial"/>
                <w:b/>
                <w:sz w:val="16"/>
                <w:szCs w:val="16"/>
                <w:lang w:val="ru-RU"/>
              </w:rPr>
            </w:pPr>
          </w:p>
        </w:tc>
        <w:tc>
          <w:tcPr>
            <w:tcW w:w="3339" w:type="dxa"/>
            <w:gridSpan w:val="6"/>
            <w:vMerge/>
            <w:tcBorders>
              <w:top w:val="nil"/>
              <w:left w:val="nil"/>
              <w:bottom w:val="nil"/>
              <w:right w:val="nil"/>
            </w:tcBorders>
            <w:vAlign w:val="center"/>
            <w:hideMark/>
          </w:tcPr>
          <w:p w14:paraId="73ADDC7C" w14:textId="77777777" w:rsidR="00810005" w:rsidRPr="00D750DA" w:rsidRDefault="00810005" w:rsidP="00810005">
            <w:pPr>
              <w:spacing w:before="0" w:line="240" w:lineRule="auto"/>
              <w:ind w:left="0"/>
              <w:rPr>
                <w:rFonts w:ascii="Arial" w:hAnsi="Arial" w:cs="Arial"/>
                <w:sz w:val="16"/>
                <w:szCs w:val="16"/>
                <w:lang w:val="ru-RU"/>
              </w:rPr>
            </w:pPr>
          </w:p>
        </w:tc>
      </w:tr>
      <w:tr w:rsidR="00810005" w14:paraId="5DFCDD41" w14:textId="77777777" w:rsidTr="00160B11">
        <w:trPr>
          <w:trHeight w:val="360"/>
        </w:trPr>
        <w:tc>
          <w:tcPr>
            <w:tcW w:w="1890" w:type="dxa"/>
            <w:gridSpan w:val="3"/>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762B8222" w14:textId="77777777" w:rsidR="00810005" w:rsidRPr="00D750DA" w:rsidRDefault="00810005" w:rsidP="00810005">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Покрытие, Видовая классификация, ТСП</w:t>
            </w:r>
          </w:p>
        </w:tc>
        <w:tc>
          <w:tcPr>
            <w:tcW w:w="2430" w:type="dxa"/>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7E2C45AA" w14:textId="77777777" w:rsidR="00810005" w:rsidRPr="00D750DA" w:rsidRDefault="00810005" w:rsidP="00810005">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Изготовитель</w:t>
            </w:r>
          </w:p>
        </w:tc>
        <w:tc>
          <w:tcPr>
            <w:tcW w:w="2160" w:type="dxa"/>
            <w:gridSpan w:val="4"/>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03797995" w14:textId="77777777" w:rsidR="00810005" w:rsidRPr="00D750DA" w:rsidRDefault="00810005" w:rsidP="00810005">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Наименование материала</w:t>
            </w:r>
          </w:p>
        </w:tc>
        <w:tc>
          <w:tcPr>
            <w:tcW w:w="1260" w:type="dxa"/>
            <w:gridSpan w:val="2"/>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6639EF1E" w14:textId="77777777" w:rsidR="00810005" w:rsidRPr="00D750DA" w:rsidRDefault="00810005" w:rsidP="00810005">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ЛОС (г/л)</w:t>
            </w:r>
          </w:p>
        </w:tc>
        <w:tc>
          <w:tcPr>
            <w:tcW w:w="1899" w:type="dxa"/>
            <w:gridSpan w:val="3"/>
            <w:tcBorders>
              <w:top w:val="single" w:sz="12" w:space="0" w:color="auto"/>
              <w:left w:val="single" w:sz="12" w:space="0" w:color="auto"/>
              <w:bottom w:val="single" w:sz="4" w:space="0" w:color="auto"/>
              <w:right w:val="single" w:sz="12" w:space="0" w:color="auto"/>
            </w:tcBorders>
            <w:shd w:val="clear" w:color="auto" w:fill="000000" w:themeFill="text1"/>
            <w:vAlign w:val="center"/>
            <w:hideMark/>
          </w:tcPr>
          <w:p w14:paraId="57972F42" w14:textId="77777777" w:rsidR="00810005" w:rsidRPr="00D750DA" w:rsidRDefault="00810005" w:rsidP="00810005">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810005" w14:paraId="1B36D64C" w14:textId="77777777" w:rsidTr="00160B11">
        <w:trPr>
          <w:trHeight w:val="288"/>
        </w:trPr>
        <w:tc>
          <w:tcPr>
            <w:tcW w:w="1890" w:type="dxa"/>
            <w:gridSpan w:val="3"/>
            <w:tcBorders>
              <w:top w:val="single" w:sz="4" w:space="0" w:color="auto"/>
              <w:left w:val="nil"/>
              <w:bottom w:val="nil"/>
              <w:right w:val="nil"/>
            </w:tcBorders>
            <w:vAlign w:val="center"/>
            <w:hideMark/>
          </w:tcPr>
          <w:p w14:paraId="48C0DE21" w14:textId="77777777" w:rsidR="00810005" w:rsidRPr="0080497E" w:rsidRDefault="00810005" w:rsidP="00810005">
            <w:pPr>
              <w:autoSpaceDE/>
              <w:autoSpaceDN/>
              <w:adjustRightInd/>
              <w:spacing w:before="0" w:line="240" w:lineRule="auto"/>
              <w:ind w:left="0"/>
              <w:rPr>
                <w:b/>
                <w:sz w:val="16"/>
                <w:szCs w:val="16"/>
              </w:rPr>
            </w:pPr>
            <w:r>
              <w:rPr>
                <w:b/>
                <w:sz w:val="16"/>
                <w:szCs w:val="16"/>
                <w:lang w:val="ru-RU"/>
              </w:rPr>
              <w:t>ОДИН СЛОЙ</w:t>
            </w:r>
          </w:p>
        </w:tc>
        <w:tc>
          <w:tcPr>
            <w:tcW w:w="2430" w:type="dxa"/>
            <w:tcBorders>
              <w:top w:val="single" w:sz="4" w:space="0" w:color="auto"/>
              <w:left w:val="nil"/>
              <w:bottom w:val="nil"/>
              <w:right w:val="nil"/>
            </w:tcBorders>
            <w:vAlign w:val="center"/>
            <w:hideMark/>
          </w:tcPr>
          <w:p w14:paraId="2A1677D3"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International</w:t>
            </w:r>
          </w:p>
        </w:tc>
        <w:tc>
          <w:tcPr>
            <w:tcW w:w="2160" w:type="dxa"/>
            <w:gridSpan w:val="4"/>
            <w:tcBorders>
              <w:top w:val="single" w:sz="4" w:space="0" w:color="auto"/>
              <w:left w:val="nil"/>
              <w:bottom w:val="nil"/>
              <w:right w:val="nil"/>
            </w:tcBorders>
            <w:vAlign w:val="center"/>
            <w:hideMark/>
          </w:tcPr>
          <w:p w14:paraId="3AFF9958"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Enviroline 376F-60</w:t>
            </w:r>
          </w:p>
        </w:tc>
        <w:tc>
          <w:tcPr>
            <w:tcW w:w="1260" w:type="dxa"/>
            <w:gridSpan w:val="2"/>
            <w:tcBorders>
              <w:top w:val="single" w:sz="4" w:space="0" w:color="auto"/>
              <w:left w:val="nil"/>
              <w:bottom w:val="nil"/>
              <w:right w:val="nil"/>
            </w:tcBorders>
            <w:vAlign w:val="center"/>
            <w:hideMark/>
          </w:tcPr>
          <w:p w14:paraId="7AAA8794"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34</w:t>
            </w:r>
          </w:p>
        </w:tc>
        <w:tc>
          <w:tcPr>
            <w:tcW w:w="1899" w:type="dxa"/>
            <w:gridSpan w:val="3"/>
            <w:tcBorders>
              <w:top w:val="single" w:sz="4" w:space="0" w:color="auto"/>
              <w:left w:val="nil"/>
              <w:bottom w:val="nil"/>
              <w:right w:val="nil"/>
            </w:tcBorders>
            <w:vAlign w:val="center"/>
            <w:hideMark/>
          </w:tcPr>
          <w:p w14:paraId="7B2024F5" w14:textId="77777777" w:rsidR="00810005" w:rsidRPr="0080497E" w:rsidRDefault="00810005" w:rsidP="00810005">
            <w:pPr>
              <w:autoSpaceDE/>
              <w:autoSpaceDN/>
              <w:adjustRightInd/>
              <w:spacing w:before="0" w:line="240" w:lineRule="auto"/>
              <w:ind w:left="149"/>
              <w:rPr>
                <w:sz w:val="16"/>
                <w:szCs w:val="16"/>
              </w:rPr>
            </w:pPr>
            <w:r w:rsidRPr="004C1F79">
              <w:rPr>
                <w:sz w:val="16"/>
                <w:szCs w:val="16"/>
              </w:rPr>
              <w:t>71°</w:t>
            </w:r>
            <w:r>
              <w:rPr>
                <w:sz w:val="16"/>
                <w:szCs w:val="16"/>
              </w:rPr>
              <w:t>C</w:t>
            </w:r>
            <w:r w:rsidRPr="00043026">
              <w:rPr>
                <w:sz w:val="16"/>
                <w:szCs w:val="16"/>
              </w:rPr>
              <w:t>(</w:t>
            </w:r>
            <w:r w:rsidRPr="00151E9C">
              <w:rPr>
                <w:sz w:val="16"/>
                <w:szCs w:val="16"/>
              </w:rPr>
              <w:t>160°F</w:t>
            </w:r>
            <w:r w:rsidRPr="00043026">
              <w:rPr>
                <w:sz w:val="16"/>
                <w:szCs w:val="16"/>
              </w:rPr>
              <w:t>)</w:t>
            </w:r>
          </w:p>
        </w:tc>
      </w:tr>
      <w:tr w:rsidR="00810005" w14:paraId="18364A31" w14:textId="77777777" w:rsidTr="00160B11">
        <w:trPr>
          <w:trHeight w:val="288"/>
        </w:trPr>
        <w:tc>
          <w:tcPr>
            <w:tcW w:w="1890" w:type="dxa"/>
            <w:gridSpan w:val="3"/>
            <w:tcBorders>
              <w:top w:val="nil"/>
              <w:left w:val="nil"/>
              <w:bottom w:val="nil"/>
              <w:right w:val="nil"/>
            </w:tcBorders>
            <w:vAlign w:val="center"/>
            <w:hideMark/>
          </w:tcPr>
          <w:p w14:paraId="21C7EEDD" w14:textId="77777777" w:rsidR="00810005" w:rsidRPr="0080497E" w:rsidRDefault="00810005" w:rsidP="00810005">
            <w:pPr>
              <w:autoSpaceDE/>
              <w:autoSpaceDN/>
              <w:adjustRightInd/>
              <w:spacing w:before="0" w:line="240" w:lineRule="auto"/>
              <w:ind w:left="0"/>
              <w:rPr>
                <w:b/>
                <w:sz w:val="16"/>
                <w:szCs w:val="16"/>
              </w:rPr>
            </w:pPr>
            <w:r>
              <w:rPr>
                <w:b/>
                <w:sz w:val="16"/>
                <w:szCs w:val="16"/>
                <w:lang w:val="ru-RU"/>
              </w:rPr>
              <w:t>Эпоксидная смола</w:t>
            </w:r>
          </w:p>
        </w:tc>
        <w:tc>
          <w:tcPr>
            <w:tcW w:w="2430" w:type="dxa"/>
            <w:tcBorders>
              <w:top w:val="nil"/>
              <w:left w:val="nil"/>
              <w:bottom w:val="nil"/>
              <w:right w:val="nil"/>
            </w:tcBorders>
            <w:vAlign w:val="center"/>
            <w:hideMark/>
          </w:tcPr>
          <w:p w14:paraId="0E23522E"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International</w:t>
            </w:r>
          </w:p>
        </w:tc>
        <w:tc>
          <w:tcPr>
            <w:tcW w:w="2160" w:type="dxa"/>
            <w:gridSpan w:val="4"/>
            <w:tcBorders>
              <w:top w:val="nil"/>
              <w:left w:val="nil"/>
              <w:bottom w:val="nil"/>
              <w:right w:val="nil"/>
            </w:tcBorders>
            <w:vAlign w:val="center"/>
            <w:hideMark/>
          </w:tcPr>
          <w:p w14:paraId="7C146388"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Enviroline 405HTR</w:t>
            </w:r>
          </w:p>
        </w:tc>
        <w:tc>
          <w:tcPr>
            <w:tcW w:w="1260" w:type="dxa"/>
            <w:gridSpan w:val="2"/>
            <w:tcBorders>
              <w:top w:val="nil"/>
              <w:left w:val="nil"/>
              <w:bottom w:val="nil"/>
              <w:right w:val="nil"/>
            </w:tcBorders>
            <w:vAlign w:val="center"/>
            <w:hideMark/>
          </w:tcPr>
          <w:p w14:paraId="353B5AC8"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3</w:t>
            </w:r>
          </w:p>
        </w:tc>
        <w:tc>
          <w:tcPr>
            <w:tcW w:w="1899" w:type="dxa"/>
            <w:gridSpan w:val="3"/>
            <w:tcBorders>
              <w:top w:val="nil"/>
              <w:left w:val="nil"/>
              <w:bottom w:val="nil"/>
              <w:right w:val="nil"/>
            </w:tcBorders>
            <w:vAlign w:val="center"/>
            <w:hideMark/>
          </w:tcPr>
          <w:p w14:paraId="41168698" w14:textId="77777777" w:rsidR="00810005" w:rsidRPr="0080497E" w:rsidRDefault="00810005" w:rsidP="00810005">
            <w:pPr>
              <w:autoSpaceDE/>
              <w:autoSpaceDN/>
              <w:adjustRightInd/>
              <w:spacing w:before="0" w:line="240" w:lineRule="auto"/>
              <w:ind w:left="149"/>
              <w:rPr>
                <w:sz w:val="16"/>
                <w:szCs w:val="16"/>
              </w:rPr>
            </w:pPr>
            <w:r w:rsidRPr="005D655D">
              <w:rPr>
                <w:sz w:val="16"/>
                <w:szCs w:val="16"/>
              </w:rPr>
              <w:t>121°C</w:t>
            </w:r>
            <w:r w:rsidRPr="00043026">
              <w:rPr>
                <w:sz w:val="16"/>
                <w:szCs w:val="16"/>
              </w:rPr>
              <w:t>(</w:t>
            </w:r>
            <w:r w:rsidRPr="0001327F">
              <w:rPr>
                <w:sz w:val="16"/>
                <w:szCs w:val="16"/>
              </w:rPr>
              <w:t>250°F</w:t>
            </w:r>
            <w:r w:rsidRPr="00043026">
              <w:rPr>
                <w:sz w:val="16"/>
                <w:szCs w:val="16"/>
              </w:rPr>
              <w:t>)</w:t>
            </w:r>
          </w:p>
        </w:tc>
      </w:tr>
      <w:tr w:rsidR="00810005" w14:paraId="6FE326AB" w14:textId="77777777" w:rsidTr="00160B11">
        <w:trPr>
          <w:trHeight w:val="288"/>
        </w:trPr>
        <w:tc>
          <w:tcPr>
            <w:tcW w:w="1890" w:type="dxa"/>
            <w:gridSpan w:val="3"/>
            <w:tcBorders>
              <w:top w:val="nil"/>
              <w:left w:val="nil"/>
              <w:bottom w:val="nil"/>
              <w:right w:val="nil"/>
            </w:tcBorders>
            <w:vAlign w:val="center"/>
            <w:hideMark/>
          </w:tcPr>
          <w:p w14:paraId="75C8EC86" w14:textId="77777777" w:rsidR="00810005" w:rsidRPr="0080497E" w:rsidRDefault="00810005" w:rsidP="00810005">
            <w:pPr>
              <w:autoSpaceDE/>
              <w:autoSpaceDN/>
              <w:adjustRightInd/>
              <w:spacing w:before="0" w:line="240" w:lineRule="auto"/>
              <w:ind w:left="0"/>
              <w:rPr>
                <w:b/>
                <w:sz w:val="16"/>
                <w:szCs w:val="16"/>
              </w:rPr>
            </w:pPr>
            <w:r>
              <w:rPr>
                <w:b/>
                <w:sz w:val="16"/>
                <w:szCs w:val="16"/>
                <w:lang w:val="ru-RU"/>
              </w:rPr>
              <w:t>Толстопленочное</w:t>
            </w:r>
          </w:p>
        </w:tc>
        <w:tc>
          <w:tcPr>
            <w:tcW w:w="2430" w:type="dxa"/>
            <w:tcBorders>
              <w:top w:val="nil"/>
              <w:left w:val="nil"/>
              <w:bottom w:val="nil"/>
              <w:right w:val="nil"/>
            </w:tcBorders>
            <w:vAlign w:val="center"/>
            <w:hideMark/>
          </w:tcPr>
          <w:p w14:paraId="3826CFC2"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PPG</w:t>
            </w:r>
          </w:p>
        </w:tc>
        <w:tc>
          <w:tcPr>
            <w:tcW w:w="2160" w:type="dxa"/>
            <w:gridSpan w:val="4"/>
            <w:tcBorders>
              <w:top w:val="nil"/>
              <w:left w:val="nil"/>
              <w:bottom w:val="nil"/>
              <w:right w:val="nil"/>
            </w:tcBorders>
            <w:vAlign w:val="center"/>
            <w:hideMark/>
          </w:tcPr>
          <w:p w14:paraId="43FD21B7" w14:textId="77777777" w:rsidR="00810005" w:rsidRPr="0080497E" w:rsidRDefault="00810005" w:rsidP="00810005">
            <w:pPr>
              <w:autoSpaceDE/>
              <w:autoSpaceDN/>
              <w:adjustRightInd/>
              <w:spacing w:before="0" w:line="240" w:lineRule="auto"/>
              <w:ind w:left="149"/>
              <w:rPr>
                <w:sz w:val="16"/>
                <w:szCs w:val="16"/>
              </w:rPr>
            </w:pPr>
            <w:proofErr w:type="spellStart"/>
            <w:r w:rsidRPr="0080497E">
              <w:rPr>
                <w:sz w:val="16"/>
                <w:szCs w:val="16"/>
              </w:rPr>
              <w:t>Sigmaline</w:t>
            </w:r>
            <w:proofErr w:type="spellEnd"/>
            <w:r w:rsidRPr="0080497E">
              <w:rPr>
                <w:sz w:val="16"/>
                <w:szCs w:val="16"/>
              </w:rPr>
              <w:t xml:space="preserve"> 2500</w:t>
            </w:r>
          </w:p>
        </w:tc>
        <w:tc>
          <w:tcPr>
            <w:tcW w:w="1260" w:type="dxa"/>
            <w:gridSpan w:val="2"/>
            <w:tcBorders>
              <w:top w:val="nil"/>
              <w:left w:val="nil"/>
              <w:bottom w:val="nil"/>
              <w:right w:val="nil"/>
            </w:tcBorders>
            <w:vAlign w:val="center"/>
            <w:hideMark/>
          </w:tcPr>
          <w:p w14:paraId="610333F5"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125</w:t>
            </w:r>
          </w:p>
        </w:tc>
        <w:tc>
          <w:tcPr>
            <w:tcW w:w="1899" w:type="dxa"/>
            <w:gridSpan w:val="3"/>
            <w:tcBorders>
              <w:top w:val="nil"/>
              <w:left w:val="nil"/>
              <w:bottom w:val="nil"/>
              <w:right w:val="nil"/>
            </w:tcBorders>
            <w:vAlign w:val="center"/>
            <w:hideMark/>
          </w:tcPr>
          <w:p w14:paraId="52ED2CF9" w14:textId="77777777" w:rsidR="00810005" w:rsidRPr="0080497E" w:rsidRDefault="00810005" w:rsidP="00810005">
            <w:pPr>
              <w:autoSpaceDE/>
              <w:autoSpaceDN/>
              <w:adjustRightInd/>
              <w:spacing w:before="0" w:line="240" w:lineRule="auto"/>
              <w:ind w:left="149"/>
              <w:rPr>
                <w:sz w:val="16"/>
                <w:szCs w:val="16"/>
              </w:rPr>
            </w:pPr>
            <w:r w:rsidRPr="005260B7">
              <w:rPr>
                <w:sz w:val="16"/>
                <w:szCs w:val="16"/>
              </w:rPr>
              <w:t>90°C</w:t>
            </w:r>
            <w:r w:rsidRPr="00043026">
              <w:rPr>
                <w:sz w:val="16"/>
                <w:szCs w:val="16"/>
              </w:rPr>
              <w:t>(</w:t>
            </w:r>
            <w:r w:rsidRPr="00A24D3A">
              <w:rPr>
                <w:sz w:val="16"/>
                <w:szCs w:val="16"/>
              </w:rPr>
              <w:t>195°F</w:t>
            </w:r>
            <w:r w:rsidRPr="00043026">
              <w:rPr>
                <w:sz w:val="16"/>
                <w:szCs w:val="16"/>
              </w:rPr>
              <w:t>)</w:t>
            </w:r>
          </w:p>
        </w:tc>
      </w:tr>
      <w:tr w:rsidR="00810005" w14:paraId="0EF06E17" w14:textId="77777777" w:rsidTr="00160B11">
        <w:trPr>
          <w:trHeight w:val="288"/>
        </w:trPr>
        <w:tc>
          <w:tcPr>
            <w:tcW w:w="1890" w:type="dxa"/>
            <w:gridSpan w:val="3"/>
            <w:vMerge w:val="restart"/>
            <w:tcBorders>
              <w:top w:val="nil"/>
              <w:left w:val="nil"/>
              <w:bottom w:val="nil"/>
              <w:right w:val="nil"/>
            </w:tcBorders>
            <w:vAlign w:val="center"/>
            <w:hideMark/>
          </w:tcPr>
          <w:p w14:paraId="784F62A2" w14:textId="77777777" w:rsidR="00810005" w:rsidRPr="00D750DA" w:rsidRDefault="00810005" w:rsidP="00810005">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430" w:type="dxa"/>
            <w:tcBorders>
              <w:top w:val="nil"/>
              <w:left w:val="nil"/>
              <w:bottom w:val="nil"/>
              <w:right w:val="nil"/>
            </w:tcBorders>
            <w:vAlign w:val="center"/>
            <w:hideMark/>
          </w:tcPr>
          <w:p w14:paraId="1887CC14"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 xml:space="preserve">Sherwin-Williams </w:t>
            </w:r>
          </w:p>
        </w:tc>
        <w:tc>
          <w:tcPr>
            <w:tcW w:w="2160" w:type="dxa"/>
            <w:gridSpan w:val="4"/>
            <w:tcBorders>
              <w:top w:val="nil"/>
              <w:left w:val="nil"/>
              <w:bottom w:val="nil"/>
              <w:right w:val="nil"/>
            </w:tcBorders>
            <w:vAlign w:val="center"/>
            <w:hideMark/>
          </w:tcPr>
          <w:p w14:paraId="2CACCC0C"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Nova-Plate UHS</w:t>
            </w:r>
          </w:p>
        </w:tc>
        <w:tc>
          <w:tcPr>
            <w:tcW w:w="1260" w:type="dxa"/>
            <w:gridSpan w:val="2"/>
            <w:tcBorders>
              <w:top w:val="nil"/>
              <w:left w:val="nil"/>
              <w:bottom w:val="nil"/>
              <w:right w:val="nil"/>
            </w:tcBorders>
            <w:vAlign w:val="center"/>
            <w:hideMark/>
          </w:tcPr>
          <w:p w14:paraId="7C1CA559" w14:textId="77777777" w:rsidR="00810005" w:rsidRPr="0080497E" w:rsidRDefault="00810005" w:rsidP="00810005">
            <w:pPr>
              <w:autoSpaceDE/>
              <w:autoSpaceDN/>
              <w:adjustRightInd/>
              <w:spacing w:before="0" w:line="240" w:lineRule="auto"/>
              <w:ind w:left="149"/>
              <w:rPr>
                <w:sz w:val="16"/>
                <w:szCs w:val="16"/>
              </w:rPr>
            </w:pPr>
            <w:r w:rsidRPr="0080497E">
              <w:rPr>
                <w:sz w:val="16"/>
                <w:szCs w:val="16"/>
              </w:rPr>
              <w:t>&lt;100</w:t>
            </w:r>
          </w:p>
        </w:tc>
        <w:tc>
          <w:tcPr>
            <w:tcW w:w="1899" w:type="dxa"/>
            <w:gridSpan w:val="3"/>
            <w:tcBorders>
              <w:top w:val="nil"/>
              <w:left w:val="nil"/>
              <w:bottom w:val="nil"/>
              <w:right w:val="nil"/>
            </w:tcBorders>
            <w:vAlign w:val="center"/>
            <w:hideMark/>
          </w:tcPr>
          <w:p w14:paraId="720041FD" w14:textId="77777777" w:rsidR="00810005" w:rsidRPr="0080497E" w:rsidRDefault="00810005" w:rsidP="00810005">
            <w:pPr>
              <w:autoSpaceDE/>
              <w:autoSpaceDN/>
              <w:adjustRightInd/>
              <w:spacing w:before="0" w:line="240" w:lineRule="auto"/>
              <w:ind w:left="149"/>
              <w:rPr>
                <w:sz w:val="16"/>
                <w:szCs w:val="16"/>
              </w:rPr>
            </w:pPr>
            <w:r w:rsidRPr="00043026">
              <w:rPr>
                <w:sz w:val="16"/>
                <w:szCs w:val="16"/>
              </w:rPr>
              <w:t>93°C (200°F)</w:t>
            </w:r>
          </w:p>
        </w:tc>
      </w:tr>
      <w:tr w:rsidR="004B708E" w14:paraId="107C5966" w14:textId="77777777" w:rsidTr="00160B11">
        <w:trPr>
          <w:trHeight w:val="288"/>
        </w:trPr>
        <w:tc>
          <w:tcPr>
            <w:tcW w:w="1890" w:type="dxa"/>
            <w:gridSpan w:val="3"/>
            <w:vMerge/>
            <w:tcBorders>
              <w:top w:val="nil"/>
              <w:left w:val="nil"/>
              <w:bottom w:val="nil"/>
              <w:right w:val="nil"/>
            </w:tcBorders>
            <w:vAlign w:val="center"/>
            <w:hideMark/>
          </w:tcPr>
          <w:p w14:paraId="38BC207A" w14:textId="77777777" w:rsidR="004B708E" w:rsidRDefault="004B708E" w:rsidP="004B708E">
            <w:pPr>
              <w:spacing w:before="0" w:line="240" w:lineRule="auto"/>
              <w:ind w:left="0"/>
              <w:rPr>
                <w:rFonts w:ascii="Arial" w:hAnsi="Arial" w:cs="Arial"/>
                <w:b/>
                <w:sz w:val="16"/>
                <w:szCs w:val="16"/>
              </w:rPr>
            </w:pPr>
          </w:p>
        </w:tc>
        <w:tc>
          <w:tcPr>
            <w:tcW w:w="2430" w:type="dxa"/>
            <w:tcBorders>
              <w:top w:val="nil"/>
              <w:left w:val="nil"/>
              <w:bottom w:val="nil"/>
              <w:right w:val="nil"/>
            </w:tcBorders>
            <w:vAlign w:val="center"/>
          </w:tcPr>
          <w:p w14:paraId="2436C409" w14:textId="62E460D9" w:rsidR="004B708E" w:rsidRPr="0080497E" w:rsidRDefault="004B708E" w:rsidP="004B708E">
            <w:pPr>
              <w:autoSpaceDE/>
              <w:autoSpaceDN/>
              <w:adjustRightInd/>
              <w:spacing w:before="0" w:line="240" w:lineRule="auto"/>
              <w:ind w:left="149"/>
              <w:rPr>
                <w:sz w:val="16"/>
                <w:szCs w:val="16"/>
              </w:rPr>
            </w:pPr>
            <w:r w:rsidRPr="0080497E">
              <w:rPr>
                <w:sz w:val="16"/>
                <w:szCs w:val="16"/>
              </w:rPr>
              <w:t>Tnemec</w:t>
            </w:r>
          </w:p>
        </w:tc>
        <w:tc>
          <w:tcPr>
            <w:tcW w:w="2160" w:type="dxa"/>
            <w:gridSpan w:val="4"/>
            <w:tcBorders>
              <w:top w:val="nil"/>
              <w:left w:val="nil"/>
              <w:bottom w:val="nil"/>
              <w:right w:val="nil"/>
            </w:tcBorders>
            <w:vAlign w:val="center"/>
          </w:tcPr>
          <w:p w14:paraId="640B4D55" w14:textId="6E6446E9" w:rsidR="004B708E" w:rsidRPr="0080497E" w:rsidRDefault="004B708E" w:rsidP="004B708E">
            <w:pPr>
              <w:autoSpaceDE/>
              <w:autoSpaceDN/>
              <w:adjustRightInd/>
              <w:spacing w:before="0" w:line="240" w:lineRule="auto"/>
              <w:ind w:left="149"/>
              <w:rPr>
                <w:sz w:val="16"/>
                <w:szCs w:val="16"/>
              </w:rPr>
            </w:pPr>
            <w:r w:rsidRPr="0080497E">
              <w:rPr>
                <w:sz w:val="16"/>
                <w:szCs w:val="16"/>
              </w:rPr>
              <w:t>Series 335 Tank Armor</w:t>
            </w:r>
          </w:p>
        </w:tc>
        <w:tc>
          <w:tcPr>
            <w:tcW w:w="1260" w:type="dxa"/>
            <w:gridSpan w:val="2"/>
            <w:tcBorders>
              <w:top w:val="nil"/>
              <w:left w:val="nil"/>
              <w:bottom w:val="nil"/>
              <w:right w:val="nil"/>
            </w:tcBorders>
            <w:vAlign w:val="center"/>
          </w:tcPr>
          <w:p w14:paraId="20A29B56" w14:textId="18014FEF" w:rsidR="004B708E" w:rsidRPr="0080497E" w:rsidRDefault="004B708E" w:rsidP="004B708E">
            <w:pPr>
              <w:autoSpaceDE/>
              <w:autoSpaceDN/>
              <w:adjustRightInd/>
              <w:spacing w:before="0" w:line="240" w:lineRule="auto"/>
              <w:ind w:left="149"/>
              <w:rPr>
                <w:sz w:val="16"/>
                <w:szCs w:val="16"/>
              </w:rPr>
            </w:pPr>
            <w:r w:rsidRPr="0080497E">
              <w:rPr>
                <w:sz w:val="16"/>
                <w:szCs w:val="16"/>
              </w:rPr>
              <w:t>11</w:t>
            </w:r>
          </w:p>
        </w:tc>
        <w:tc>
          <w:tcPr>
            <w:tcW w:w="1899" w:type="dxa"/>
            <w:gridSpan w:val="3"/>
            <w:tcBorders>
              <w:top w:val="nil"/>
              <w:left w:val="nil"/>
              <w:bottom w:val="nil"/>
              <w:right w:val="nil"/>
            </w:tcBorders>
            <w:vAlign w:val="center"/>
          </w:tcPr>
          <w:p w14:paraId="192DE379" w14:textId="05643DE6" w:rsidR="004B708E" w:rsidRPr="0080497E" w:rsidRDefault="004B708E" w:rsidP="004B708E">
            <w:pPr>
              <w:autoSpaceDE/>
              <w:autoSpaceDN/>
              <w:adjustRightInd/>
              <w:spacing w:before="0" w:line="240" w:lineRule="auto"/>
              <w:ind w:left="149"/>
              <w:rPr>
                <w:sz w:val="16"/>
                <w:szCs w:val="16"/>
              </w:rPr>
            </w:pPr>
            <w:r w:rsidRPr="00043026">
              <w:rPr>
                <w:sz w:val="16"/>
                <w:szCs w:val="16"/>
              </w:rPr>
              <w:t>82°C (180°F)</w:t>
            </w:r>
          </w:p>
        </w:tc>
      </w:tr>
      <w:tr w:rsidR="004B708E" w14:paraId="758EBE5D" w14:textId="77777777" w:rsidTr="00160B11">
        <w:trPr>
          <w:trHeight w:val="288"/>
        </w:trPr>
        <w:tc>
          <w:tcPr>
            <w:tcW w:w="1890" w:type="dxa"/>
            <w:gridSpan w:val="3"/>
            <w:tcBorders>
              <w:top w:val="single" w:sz="12" w:space="0" w:color="auto"/>
              <w:left w:val="nil"/>
              <w:bottom w:val="nil"/>
              <w:right w:val="nil"/>
            </w:tcBorders>
            <w:vAlign w:val="center"/>
            <w:hideMark/>
          </w:tcPr>
          <w:p w14:paraId="4559EA58" w14:textId="77777777" w:rsidR="004B708E" w:rsidRDefault="004B708E" w:rsidP="004B708E">
            <w:pPr>
              <w:autoSpaceDE/>
              <w:autoSpaceDN/>
              <w:adjustRightInd/>
              <w:spacing w:before="0" w:line="240" w:lineRule="auto"/>
              <w:ind w:left="0"/>
              <w:rPr>
                <w:b/>
                <w:sz w:val="16"/>
                <w:szCs w:val="16"/>
                <w:lang w:val="ru-RU"/>
              </w:rPr>
            </w:pPr>
            <w:r>
              <w:rPr>
                <w:b/>
                <w:sz w:val="16"/>
                <w:szCs w:val="16"/>
                <w:lang w:val="ru-RU"/>
              </w:rPr>
              <w:t>РЕМОНТ</w:t>
            </w:r>
          </w:p>
          <w:p w14:paraId="25801B3F" w14:textId="77777777" w:rsidR="004B708E" w:rsidRPr="0080497E" w:rsidRDefault="004B708E" w:rsidP="004B708E">
            <w:pPr>
              <w:autoSpaceDE/>
              <w:autoSpaceDN/>
              <w:adjustRightInd/>
              <w:spacing w:before="0" w:line="240" w:lineRule="auto"/>
              <w:ind w:left="0"/>
              <w:rPr>
                <w:b/>
                <w:sz w:val="16"/>
                <w:szCs w:val="16"/>
              </w:rPr>
            </w:pPr>
            <w:r w:rsidRPr="0080497E">
              <w:rPr>
                <w:b/>
                <w:sz w:val="16"/>
                <w:szCs w:val="16"/>
              </w:rPr>
              <w:t>/</w:t>
            </w:r>
            <w:r>
              <w:rPr>
                <w:b/>
                <w:sz w:val="16"/>
                <w:szCs w:val="16"/>
                <w:lang w:val="ru-RU"/>
              </w:rPr>
              <w:t>ПОЛЕВОЙ СТЫК</w:t>
            </w:r>
          </w:p>
        </w:tc>
        <w:tc>
          <w:tcPr>
            <w:tcW w:w="2430" w:type="dxa"/>
            <w:tcBorders>
              <w:top w:val="single" w:sz="12" w:space="0" w:color="auto"/>
              <w:left w:val="nil"/>
              <w:bottom w:val="nil"/>
              <w:right w:val="nil"/>
            </w:tcBorders>
            <w:vAlign w:val="center"/>
            <w:hideMark/>
          </w:tcPr>
          <w:p w14:paraId="3EA1FB3B"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International</w:t>
            </w:r>
          </w:p>
        </w:tc>
        <w:tc>
          <w:tcPr>
            <w:tcW w:w="2160" w:type="dxa"/>
            <w:gridSpan w:val="4"/>
            <w:tcBorders>
              <w:top w:val="single" w:sz="12" w:space="0" w:color="auto"/>
              <w:left w:val="nil"/>
              <w:bottom w:val="nil"/>
              <w:right w:val="nil"/>
            </w:tcBorders>
            <w:vAlign w:val="center"/>
            <w:hideMark/>
          </w:tcPr>
          <w:p w14:paraId="672FDAE0"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Enviroline 376F-60</w:t>
            </w:r>
          </w:p>
        </w:tc>
        <w:tc>
          <w:tcPr>
            <w:tcW w:w="1260" w:type="dxa"/>
            <w:gridSpan w:val="2"/>
            <w:tcBorders>
              <w:top w:val="single" w:sz="12" w:space="0" w:color="auto"/>
              <w:left w:val="nil"/>
              <w:bottom w:val="nil"/>
              <w:right w:val="nil"/>
            </w:tcBorders>
            <w:vAlign w:val="center"/>
            <w:hideMark/>
          </w:tcPr>
          <w:p w14:paraId="31ECB86A"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34</w:t>
            </w:r>
          </w:p>
        </w:tc>
        <w:tc>
          <w:tcPr>
            <w:tcW w:w="1899" w:type="dxa"/>
            <w:gridSpan w:val="3"/>
            <w:tcBorders>
              <w:top w:val="single" w:sz="12" w:space="0" w:color="auto"/>
              <w:left w:val="nil"/>
              <w:bottom w:val="nil"/>
              <w:right w:val="nil"/>
            </w:tcBorders>
            <w:vAlign w:val="center"/>
            <w:hideMark/>
          </w:tcPr>
          <w:p w14:paraId="616B89B5" w14:textId="77777777" w:rsidR="004B708E" w:rsidRPr="0080497E" w:rsidRDefault="004B708E" w:rsidP="004B708E">
            <w:pPr>
              <w:autoSpaceDE/>
              <w:autoSpaceDN/>
              <w:adjustRightInd/>
              <w:spacing w:before="0" w:line="240" w:lineRule="auto"/>
              <w:ind w:left="149"/>
              <w:rPr>
                <w:sz w:val="16"/>
                <w:szCs w:val="16"/>
              </w:rPr>
            </w:pPr>
            <w:r w:rsidRPr="00043026">
              <w:rPr>
                <w:sz w:val="16"/>
                <w:szCs w:val="16"/>
              </w:rPr>
              <w:t>71°C (160°F)</w:t>
            </w:r>
          </w:p>
        </w:tc>
      </w:tr>
      <w:tr w:rsidR="004B708E" w14:paraId="10C92701" w14:textId="77777777" w:rsidTr="00160B11">
        <w:trPr>
          <w:trHeight w:val="288"/>
        </w:trPr>
        <w:tc>
          <w:tcPr>
            <w:tcW w:w="1890" w:type="dxa"/>
            <w:gridSpan w:val="3"/>
            <w:tcBorders>
              <w:top w:val="nil"/>
              <w:left w:val="nil"/>
              <w:bottom w:val="nil"/>
              <w:right w:val="nil"/>
            </w:tcBorders>
            <w:vAlign w:val="center"/>
            <w:hideMark/>
          </w:tcPr>
          <w:p w14:paraId="0029FF48" w14:textId="77777777" w:rsidR="004B708E" w:rsidRPr="0080497E" w:rsidRDefault="004B708E" w:rsidP="004B708E">
            <w:pPr>
              <w:autoSpaceDE/>
              <w:autoSpaceDN/>
              <w:adjustRightInd/>
              <w:spacing w:before="0" w:line="240" w:lineRule="auto"/>
              <w:ind w:left="0"/>
              <w:rPr>
                <w:b/>
                <w:sz w:val="16"/>
                <w:szCs w:val="16"/>
              </w:rPr>
            </w:pPr>
            <w:r>
              <w:rPr>
                <w:b/>
                <w:sz w:val="16"/>
                <w:szCs w:val="16"/>
                <w:lang w:val="ru-RU"/>
              </w:rPr>
              <w:t>Эпоксидная смола</w:t>
            </w:r>
          </w:p>
        </w:tc>
        <w:tc>
          <w:tcPr>
            <w:tcW w:w="2430" w:type="dxa"/>
            <w:tcBorders>
              <w:top w:val="nil"/>
              <w:left w:val="nil"/>
              <w:bottom w:val="nil"/>
              <w:right w:val="nil"/>
            </w:tcBorders>
            <w:vAlign w:val="center"/>
            <w:hideMark/>
          </w:tcPr>
          <w:p w14:paraId="66332C9E"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International</w:t>
            </w:r>
          </w:p>
        </w:tc>
        <w:tc>
          <w:tcPr>
            <w:tcW w:w="2160" w:type="dxa"/>
            <w:gridSpan w:val="4"/>
            <w:tcBorders>
              <w:top w:val="nil"/>
              <w:left w:val="nil"/>
              <w:bottom w:val="nil"/>
              <w:right w:val="nil"/>
            </w:tcBorders>
            <w:vAlign w:val="center"/>
            <w:hideMark/>
          </w:tcPr>
          <w:p w14:paraId="5443A3D5"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Enviroline 405HTR</w:t>
            </w:r>
          </w:p>
        </w:tc>
        <w:tc>
          <w:tcPr>
            <w:tcW w:w="1260" w:type="dxa"/>
            <w:gridSpan w:val="2"/>
            <w:tcBorders>
              <w:top w:val="nil"/>
              <w:left w:val="nil"/>
              <w:bottom w:val="nil"/>
              <w:right w:val="nil"/>
            </w:tcBorders>
            <w:vAlign w:val="center"/>
            <w:hideMark/>
          </w:tcPr>
          <w:p w14:paraId="41F102F6"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3</w:t>
            </w:r>
          </w:p>
        </w:tc>
        <w:tc>
          <w:tcPr>
            <w:tcW w:w="1899" w:type="dxa"/>
            <w:gridSpan w:val="3"/>
            <w:tcBorders>
              <w:top w:val="nil"/>
              <w:left w:val="nil"/>
              <w:bottom w:val="nil"/>
              <w:right w:val="nil"/>
            </w:tcBorders>
            <w:vAlign w:val="center"/>
            <w:hideMark/>
          </w:tcPr>
          <w:p w14:paraId="560B7660" w14:textId="77777777" w:rsidR="004B708E" w:rsidRPr="0080497E" w:rsidRDefault="004B708E" w:rsidP="004B708E">
            <w:pPr>
              <w:autoSpaceDE/>
              <w:autoSpaceDN/>
              <w:adjustRightInd/>
              <w:spacing w:before="0" w:line="240" w:lineRule="auto"/>
              <w:ind w:left="149"/>
              <w:rPr>
                <w:sz w:val="16"/>
                <w:szCs w:val="16"/>
              </w:rPr>
            </w:pPr>
            <w:r w:rsidRPr="004A3960">
              <w:rPr>
                <w:sz w:val="16"/>
                <w:szCs w:val="16"/>
              </w:rPr>
              <w:t>121°C</w:t>
            </w:r>
            <w:r w:rsidRPr="00043026">
              <w:rPr>
                <w:sz w:val="16"/>
                <w:szCs w:val="16"/>
              </w:rPr>
              <w:t>(</w:t>
            </w:r>
            <w:r w:rsidRPr="00CC73BD">
              <w:rPr>
                <w:sz w:val="16"/>
                <w:szCs w:val="16"/>
              </w:rPr>
              <w:t>250°F</w:t>
            </w:r>
            <w:r w:rsidRPr="00043026">
              <w:rPr>
                <w:sz w:val="16"/>
                <w:szCs w:val="16"/>
              </w:rPr>
              <w:t>)</w:t>
            </w:r>
          </w:p>
        </w:tc>
      </w:tr>
      <w:tr w:rsidR="004B708E" w14:paraId="438C4D52" w14:textId="77777777" w:rsidTr="00160B11">
        <w:trPr>
          <w:trHeight w:val="288"/>
        </w:trPr>
        <w:tc>
          <w:tcPr>
            <w:tcW w:w="1890" w:type="dxa"/>
            <w:gridSpan w:val="3"/>
            <w:tcBorders>
              <w:top w:val="nil"/>
              <w:left w:val="nil"/>
              <w:bottom w:val="nil"/>
              <w:right w:val="nil"/>
            </w:tcBorders>
            <w:vAlign w:val="center"/>
            <w:hideMark/>
          </w:tcPr>
          <w:p w14:paraId="0FEA1AF2" w14:textId="77777777" w:rsidR="004B708E" w:rsidRPr="0080497E" w:rsidRDefault="004B708E" w:rsidP="004B708E">
            <w:pPr>
              <w:autoSpaceDE/>
              <w:autoSpaceDN/>
              <w:adjustRightInd/>
              <w:spacing w:before="0" w:line="240" w:lineRule="auto"/>
              <w:ind w:left="0"/>
              <w:rPr>
                <w:b/>
                <w:sz w:val="16"/>
                <w:szCs w:val="16"/>
              </w:rPr>
            </w:pPr>
            <w:r>
              <w:rPr>
                <w:b/>
                <w:sz w:val="16"/>
                <w:szCs w:val="16"/>
                <w:lang w:val="ru-RU"/>
              </w:rPr>
              <w:t>Толстопленочное</w:t>
            </w:r>
          </w:p>
        </w:tc>
        <w:tc>
          <w:tcPr>
            <w:tcW w:w="2430" w:type="dxa"/>
            <w:tcBorders>
              <w:top w:val="nil"/>
              <w:left w:val="nil"/>
              <w:bottom w:val="nil"/>
              <w:right w:val="nil"/>
            </w:tcBorders>
            <w:vAlign w:val="center"/>
            <w:hideMark/>
          </w:tcPr>
          <w:p w14:paraId="231877A1"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PPG</w:t>
            </w:r>
          </w:p>
        </w:tc>
        <w:tc>
          <w:tcPr>
            <w:tcW w:w="2160" w:type="dxa"/>
            <w:gridSpan w:val="4"/>
            <w:tcBorders>
              <w:top w:val="nil"/>
              <w:left w:val="nil"/>
              <w:bottom w:val="nil"/>
              <w:right w:val="nil"/>
            </w:tcBorders>
            <w:vAlign w:val="center"/>
            <w:hideMark/>
          </w:tcPr>
          <w:p w14:paraId="7CB21A6D" w14:textId="77777777" w:rsidR="004B708E" w:rsidRPr="0080497E" w:rsidRDefault="004B708E" w:rsidP="004B708E">
            <w:pPr>
              <w:autoSpaceDE/>
              <w:autoSpaceDN/>
              <w:adjustRightInd/>
              <w:spacing w:before="0" w:line="240" w:lineRule="auto"/>
              <w:ind w:left="149"/>
              <w:rPr>
                <w:sz w:val="16"/>
                <w:szCs w:val="16"/>
              </w:rPr>
            </w:pPr>
            <w:proofErr w:type="spellStart"/>
            <w:r w:rsidRPr="0080497E">
              <w:rPr>
                <w:sz w:val="16"/>
                <w:szCs w:val="16"/>
              </w:rPr>
              <w:t>Sigmaline</w:t>
            </w:r>
            <w:proofErr w:type="spellEnd"/>
            <w:r w:rsidRPr="0080497E">
              <w:rPr>
                <w:sz w:val="16"/>
                <w:szCs w:val="16"/>
              </w:rPr>
              <w:t xml:space="preserve"> 2500</w:t>
            </w:r>
          </w:p>
        </w:tc>
        <w:tc>
          <w:tcPr>
            <w:tcW w:w="1260" w:type="dxa"/>
            <w:gridSpan w:val="2"/>
            <w:tcBorders>
              <w:top w:val="nil"/>
              <w:left w:val="nil"/>
              <w:bottom w:val="nil"/>
              <w:right w:val="nil"/>
            </w:tcBorders>
            <w:vAlign w:val="center"/>
            <w:hideMark/>
          </w:tcPr>
          <w:p w14:paraId="57ACB79D"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125</w:t>
            </w:r>
          </w:p>
        </w:tc>
        <w:tc>
          <w:tcPr>
            <w:tcW w:w="1899" w:type="dxa"/>
            <w:gridSpan w:val="3"/>
            <w:tcBorders>
              <w:top w:val="nil"/>
              <w:left w:val="nil"/>
              <w:bottom w:val="nil"/>
              <w:right w:val="nil"/>
            </w:tcBorders>
            <w:vAlign w:val="center"/>
            <w:hideMark/>
          </w:tcPr>
          <w:p w14:paraId="180CF128" w14:textId="77777777" w:rsidR="004B708E" w:rsidRPr="0080497E" w:rsidRDefault="004B708E" w:rsidP="004B708E">
            <w:pPr>
              <w:autoSpaceDE/>
              <w:autoSpaceDN/>
              <w:adjustRightInd/>
              <w:spacing w:before="0" w:line="240" w:lineRule="auto"/>
              <w:ind w:left="149"/>
              <w:rPr>
                <w:sz w:val="16"/>
                <w:szCs w:val="16"/>
              </w:rPr>
            </w:pPr>
            <w:r w:rsidRPr="005E78AC">
              <w:rPr>
                <w:sz w:val="16"/>
                <w:szCs w:val="16"/>
              </w:rPr>
              <w:t>90°C</w:t>
            </w:r>
            <w:r w:rsidRPr="00043026">
              <w:rPr>
                <w:sz w:val="16"/>
                <w:szCs w:val="16"/>
              </w:rPr>
              <w:t>(</w:t>
            </w:r>
            <w:r w:rsidRPr="001F35A6">
              <w:rPr>
                <w:sz w:val="16"/>
                <w:szCs w:val="16"/>
              </w:rPr>
              <w:t>195°F</w:t>
            </w:r>
            <w:r w:rsidRPr="00043026">
              <w:rPr>
                <w:sz w:val="16"/>
                <w:szCs w:val="16"/>
              </w:rPr>
              <w:t>)</w:t>
            </w:r>
          </w:p>
        </w:tc>
      </w:tr>
      <w:tr w:rsidR="004B708E" w14:paraId="603C2CF1" w14:textId="77777777" w:rsidTr="00160B11">
        <w:trPr>
          <w:trHeight w:val="288"/>
        </w:trPr>
        <w:tc>
          <w:tcPr>
            <w:tcW w:w="1890" w:type="dxa"/>
            <w:gridSpan w:val="3"/>
            <w:vMerge w:val="restart"/>
            <w:tcBorders>
              <w:top w:val="nil"/>
              <w:left w:val="nil"/>
              <w:bottom w:val="nil"/>
              <w:right w:val="nil"/>
            </w:tcBorders>
            <w:vAlign w:val="center"/>
            <w:hideMark/>
          </w:tcPr>
          <w:p w14:paraId="787F08B2" w14:textId="77777777" w:rsidR="004B708E" w:rsidRPr="00D750DA" w:rsidRDefault="004B708E" w:rsidP="004B708E">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430" w:type="dxa"/>
            <w:tcBorders>
              <w:top w:val="nil"/>
              <w:left w:val="nil"/>
              <w:bottom w:val="nil"/>
              <w:right w:val="nil"/>
            </w:tcBorders>
            <w:vAlign w:val="center"/>
            <w:hideMark/>
          </w:tcPr>
          <w:p w14:paraId="3C7D8090"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Sherwin-Williams</w:t>
            </w:r>
          </w:p>
        </w:tc>
        <w:tc>
          <w:tcPr>
            <w:tcW w:w="2160" w:type="dxa"/>
            <w:gridSpan w:val="4"/>
            <w:tcBorders>
              <w:top w:val="nil"/>
              <w:left w:val="nil"/>
              <w:bottom w:val="nil"/>
              <w:right w:val="nil"/>
            </w:tcBorders>
            <w:vAlign w:val="center"/>
            <w:hideMark/>
          </w:tcPr>
          <w:p w14:paraId="35B9DD5E"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Nova-Plate UHS</w:t>
            </w:r>
          </w:p>
        </w:tc>
        <w:tc>
          <w:tcPr>
            <w:tcW w:w="1260" w:type="dxa"/>
            <w:gridSpan w:val="2"/>
            <w:tcBorders>
              <w:top w:val="nil"/>
              <w:left w:val="nil"/>
              <w:bottom w:val="nil"/>
              <w:right w:val="nil"/>
            </w:tcBorders>
            <w:vAlign w:val="center"/>
            <w:hideMark/>
          </w:tcPr>
          <w:p w14:paraId="366E3CCF" w14:textId="77777777" w:rsidR="004B708E" w:rsidRPr="0080497E" w:rsidRDefault="004B708E" w:rsidP="004B708E">
            <w:pPr>
              <w:autoSpaceDE/>
              <w:autoSpaceDN/>
              <w:adjustRightInd/>
              <w:spacing w:before="0" w:line="240" w:lineRule="auto"/>
              <w:ind w:left="149"/>
              <w:rPr>
                <w:sz w:val="16"/>
                <w:szCs w:val="16"/>
              </w:rPr>
            </w:pPr>
            <w:r w:rsidRPr="0080497E">
              <w:rPr>
                <w:sz w:val="16"/>
                <w:szCs w:val="16"/>
              </w:rPr>
              <w:t>&lt;100</w:t>
            </w:r>
          </w:p>
        </w:tc>
        <w:tc>
          <w:tcPr>
            <w:tcW w:w="1899" w:type="dxa"/>
            <w:gridSpan w:val="3"/>
            <w:tcBorders>
              <w:top w:val="nil"/>
              <w:left w:val="nil"/>
              <w:bottom w:val="nil"/>
              <w:right w:val="nil"/>
            </w:tcBorders>
            <w:vAlign w:val="center"/>
            <w:hideMark/>
          </w:tcPr>
          <w:p w14:paraId="3E1FACFD" w14:textId="77777777" w:rsidR="004B708E" w:rsidRPr="0080497E" w:rsidRDefault="004B708E" w:rsidP="004B708E">
            <w:pPr>
              <w:autoSpaceDE/>
              <w:autoSpaceDN/>
              <w:adjustRightInd/>
              <w:spacing w:before="0" w:line="240" w:lineRule="auto"/>
              <w:ind w:left="149"/>
              <w:rPr>
                <w:sz w:val="16"/>
                <w:szCs w:val="16"/>
              </w:rPr>
            </w:pPr>
            <w:r w:rsidRPr="00043026">
              <w:rPr>
                <w:sz w:val="16"/>
                <w:szCs w:val="16"/>
              </w:rPr>
              <w:t>93°C (200°F)</w:t>
            </w:r>
          </w:p>
        </w:tc>
      </w:tr>
      <w:tr w:rsidR="004B708E" w14:paraId="7D817BA1" w14:textId="77777777" w:rsidTr="00160B11">
        <w:trPr>
          <w:trHeight w:val="288"/>
        </w:trPr>
        <w:tc>
          <w:tcPr>
            <w:tcW w:w="1890" w:type="dxa"/>
            <w:gridSpan w:val="3"/>
            <w:vMerge/>
            <w:tcBorders>
              <w:top w:val="nil"/>
              <w:left w:val="nil"/>
              <w:bottom w:val="nil"/>
              <w:right w:val="nil"/>
            </w:tcBorders>
            <w:vAlign w:val="center"/>
            <w:hideMark/>
          </w:tcPr>
          <w:p w14:paraId="7F94FAE1" w14:textId="77777777" w:rsidR="004B708E" w:rsidRDefault="004B708E" w:rsidP="004B708E">
            <w:pPr>
              <w:spacing w:before="0" w:line="240" w:lineRule="auto"/>
              <w:ind w:left="0"/>
              <w:rPr>
                <w:rFonts w:ascii="Arial" w:hAnsi="Arial" w:cs="Arial"/>
                <w:b/>
                <w:sz w:val="16"/>
                <w:szCs w:val="16"/>
              </w:rPr>
            </w:pPr>
          </w:p>
        </w:tc>
        <w:tc>
          <w:tcPr>
            <w:tcW w:w="2430" w:type="dxa"/>
            <w:tcBorders>
              <w:top w:val="nil"/>
              <w:left w:val="nil"/>
              <w:bottom w:val="nil"/>
              <w:right w:val="nil"/>
            </w:tcBorders>
            <w:vAlign w:val="center"/>
          </w:tcPr>
          <w:p w14:paraId="11698812" w14:textId="1282A51A" w:rsidR="004B708E" w:rsidRPr="0080497E" w:rsidRDefault="004B708E" w:rsidP="004B708E">
            <w:pPr>
              <w:autoSpaceDE/>
              <w:autoSpaceDN/>
              <w:adjustRightInd/>
              <w:spacing w:before="0" w:line="240" w:lineRule="auto"/>
              <w:ind w:left="149"/>
              <w:rPr>
                <w:sz w:val="16"/>
                <w:szCs w:val="16"/>
              </w:rPr>
            </w:pPr>
            <w:r w:rsidRPr="0080497E">
              <w:rPr>
                <w:sz w:val="16"/>
                <w:szCs w:val="16"/>
              </w:rPr>
              <w:t>Tnemec</w:t>
            </w:r>
          </w:p>
        </w:tc>
        <w:tc>
          <w:tcPr>
            <w:tcW w:w="2160" w:type="dxa"/>
            <w:gridSpan w:val="4"/>
            <w:tcBorders>
              <w:top w:val="nil"/>
              <w:left w:val="nil"/>
              <w:bottom w:val="nil"/>
              <w:right w:val="nil"/>
            </w:tcBorders>
            <w:vAlign w:val="center"/>
          </w:tcPr>
          <w:p w14:paraId="1895D79C" w14:textId="390491DD" w:rsidR="004B708E" w:rsidRPr="0080497E" w:rsidRDefault="004B708E" w:rsidP="004B708E">
            <w:pPr>
              <w:autoSpaceDE/>
              <w:autoSpaceDN/>
              <w:adjustRightInd/>
              <w:spacing w:before="0" w:line="240" w:lineRule="auto"/>
              <w:ind w:left="149"/>
              <w:rPr>
                <w:sz w:val="16"/>
                <w:szCs w:val="16"/>
              </w:rPr>
            </w:pPr>
            <w:r w:rsidRPr="0080497E">
              <w:rPr>
                <w:sz w:val="16"/>
                <w:szCs w:val="16"/>
              </w:rPr>
              <w:t>Series 335 Tank Armor</w:t>
            </w:r>
          </w:p>
        </w:tc>
        <w:tc>
          <w:tcPr>
            <w:tcW w:w="1260" w:type="dxa"/>
            <w:gridSpan w:val="2"/>
            <w:tcBorders>
              <w:top w:val="nil"/>
              <w:left w:val="nil"/>
              <w:bottom w:val="nil"/>
              <w:right w:val="nil"/>
            </w:tcBorders>
            <w:vAlign w:val="center"/>
          </w:tcPr>
          <w:p w14:paraId="477D3092" w14:textId="7F5CA6B2" w:rsidR="004B708E" w:rsidRPr="0080497E" w:rsidRDefault="004B708E" w:rsidP="004B708E">
            <w:pPr>
              <w:autoSpaceDE/>
              <w:autoSpaceDN/>
              <w:adjustRightInd/>
              <w:spacing w:before="0" w:line="240" w:lineRule="auto"/>
              <w:ind w:left="149"/>
              <w:rPr>
                <w:sz w:val="16"/>
                <w:szCs w:val="16"/>
              </w:rPr>
            </w:pPr>
            <w:r w:rsidRPr="0080497E">
              <w:rPr>
                <w:sz w:val="16"/>
                <w:szCs w:val="16"/>
              </w:rPr>
              <w:t>11</w:t>
            </w:r>
          </w:p>
        </w:tc>
        <w:tc>
          <w:tcPr>
            <w:tcW w:w="1899" w:type="dxa"/>
            <w:gridSpan w:val="3"/>
            <w:tcBorders>
              <w:top w:val="nil"/>
              <w:left w:val="nil"/>
              <w:bottom w:val="nil"/>
              <w:right w:val="nil"/>
            </w:tcBorders>
            <w:vAlign w:val="center"/>
          </w:tcPr>
          <w:p w14:paraId="28BD3405" w14:textId="2073EB95" w:rsidR="004B708E" w:rsidRPr="0080497E" w:rsidRDefault="004B708E" w:rsidP="004B708E">
            <w:pPr>
              <w:autoSpaceDE/>
              <w:autoSpaceDN/>
              <w:adjustRightInd/>
              <w:spacing w:before="0" w:line="240" w:lineRule="auto"/>
              <w:ind w:left="149"/>
              <w:rPr>
                <w:sz w:val="16"/>
                <w:szCs w:val="16"/>
              </w:rPr>
            </w:pPr>
            <w:r w:rsidRPr="00043026">
              <w:rPr>
                <w:sz w:val="16"/>
                <w:szCs w:val="16"/>
              </w:rPr>
              <w:t>82°C (180°F)</w:t>
            </w:r>
          </w:p>
        </w:tc>
      </w:tr>
      <w:tr w:rsidR="004B708E" w:rsidRPr="007D1D87" w14:paraId="1D5BDD9D" w14:textId="77777777" w:rsidTr="00160B11">
        <w:trPr>
          <w:trHeight w:val="288"/>
        </w:trPr>
        <w:tc>
          <w:tcPr>
            <w:tcW w:w="9639" w:type="dxa"/>
            <w:gridSpan w:val="13"/>
            <w:tcBorders>
              <w:top w:val="nil"/>
              <w:left w:val="nil"/>
              <w:bottom w:val="nil"/>
              <w:right w:val="nil"/>
            </w:tcBorders>
            <w:vAlign w:val="center"/>
            <w:hideMark/>
          </w:tcPr>
          <w:p w14:paraId="5720B8BC" w14:textId="77777777" w:rsidR="004B708E" w:rsidRPr="00D750DA" w:rsidRDefault="004B708E" w:rsidP="004B708E">
            <w:pPr>
              <w:widowControl w:val="0"/>
              <w:spacing w:before="42" w:line="184" w:lineRule="exact"/>
              <w:ind w:left="-14" w:right="777"/>
              <w:rPr>
                <w:lang w:val="ru-RU"/>
              </w:rPr>
            </w:pPr>
            <w:r>
              <w:rPr>
                <w:sz w:val="16"/>
                <w:szCs w:val="16"/>
                <w:lang w:val="ru-RU"/>
              </w:rPr>
              <w:t>Все указанные выше материалы совместимы с температурой пропарки до температур пара низкого давления</w:t>
            </w:r>
            <w:r w:rsidRPr="00D750DA">
              <w:rPr>
                <w:sz w:val="16"/>
                <w:szCs w:val="16"/>
                <w:lang w:val="ru-RU"/>
              </w:rPr>
              <w:t xml:space="preserve"> (</w:t>
            </w:r>
            <w:r w:rsidRPr="00347CDD">
              <w:rPr>
                <w:sz w:val="16"/>
                <w:szCs w:val="16"/>
                <w:lang w:val="ru-RU"/>
              </w:rPr>
              <w:t>186°</w:t>
            </w:r>
            <w:r w:rsidRPr="0080497E">
              <w:rPr>
                <w:sz w:val="16"/>
                <w:szCs w:val="16"/>
              </w:rPr>
              <w:t>C</w:t>
            </w:r>
            <w:r w:rsidRPr="00D750DA">
              <w:rPr>
                <w:sz w:val="16"/>
                <w:szCs w:val="16"/>
                <w:lang w:val="ru-RU"/>
              </w:rPr>
              <w:t>/</w:t>
            </w:r>
            <w:r w:rsidRPr="00ED24E1">
              <w:rPr>
                <w:sz w:val="16"/>
                <w:szCs w:val="16"/>
                <w:lang w:val="ru-RU"/>
              </w:rPr>
              <w:t>366°</w:t>
            </w:r>
            <w:r w:rsidRPr="0080497E">
              <w:rPr>
                <w:sz w:val="16"/>
                <w:szCs w:val="16"/>
              </w:rPr>
              <w:t>F</w:t>
            </w:r>
            <w:r w:rsidRPr="004663CB">
              <w:rPr>
                <w:sz w:val="16"/>
                <w:szCs w:val="16"/>
                <w:lang w:val="ru-RU"/>
              </w:rPr>
              <w:t>)</w:t>
            </w:r>
            <w:r w:rsidRPr="0054635D">
              <w:rPr>
                <w:sz w:val="16"/>
                <w:szCs w:val="16"/>
                <w:lang w:val="ru-RU"/>
              </w:rPr>
              <w:t xml:space="preserve"> .</w:t>
            </w:r>
          </w:p>
        </w:tc>
      </w:tr>
      <w:tr w:rsidR="004B708E" w:rsidRPr="007D1D87" w14:paraId="1D25E81F" w14:textId="77777777" w:rsidTr="00160B11">
        <w:trPr>
          <w:trHeight w:val="288"/>
        </w:trPr>
        <w:tc>
          <w:tcPr>
            <w:tcW w:w="9639" w:type="dxa"/>
            <w:gridSpan w:val="13"/>
            <w:tcBorders>
              <w:top w:val="nil"/>
              <w:left w:val="nil"/>
              <w:bottom w:val="single" w:sz="12" w:space="0" w:color="auto"/>
              <w:right w:val="nil"/>
            </w:tcBorders>
            <w:vAlign w:val="center"/>
          </w:tcPr>
          <w:p w14:paraId="6851974A" w14:textId="77777777" w:rsidR="004B708E" w:rsidRPr="00D750DA" w:rsidRDefault="004B708E" w:rsidP="004B708E">
            <w:pPr>
              <w:pStyle w:val="CES5191Arial8leftaligned"/>
              <w:rPr>
                <w:lang w:val="ru-RU"/>
              </w:rPr>
            </w:pPr>
          </w:p>
        </w:tc>
      </w:tr>
      <w:tr w:rsidR="004B708E" w14:paraId="232621BE" w14:textId="77777777" w:rsidTr="00DA3725">
        <w:trPr>
          <w:trHeight w:val="288"/>
        </w:trPr>
        <w:tc>
          <w:tcPr>
            <w:tcW w:w="1350" w:type="dxa"/>
            <w:tcBorders>
              <w:top w:val="single" w:sz="12" w:space="0" w:color="auto"/>
              <w:left w:val="nil"/>
              <w:bottom w:val="nil"/>
              <w:right w:val="nil"/>
            </w:tcBorders>
            <w:vAlign w:val="center"/>
            <w:hideMark/>
          </w:tcPr>
          <w:p w14:paraId="5246B8DD" w14:textId="77777777" w:rsidR="004B708E" w:rsidRPr="00D750DA" w:rsidRDefault="004B708E" w:rsidP="004B708E">
            <w:pPr>
              <w:pStyle w:val="CES5191Arial8bold"/>
              <w:rPr>
                <w:rFonts w:ascii="Times New Roman" w:hAnsi="Times New Roman" w:cs="Times New Roman"/>
              </w:rPr>
            </w:pPr>
            <w:r w:rsidRPr="00D750DA">
              <w:rPr>
                <w:rFonts w:ascii="Times New Roman" w:hAnsi="Times New Roman" w:cs="Times New Roman"/>
                <w:color w:val="auto"/>
                <w:szCs w:val="24"/>
                <w:lang w:val="ru-RU"/>
              </w:rPr>
              <w:t>Последнее обновление:</w:t>
            </w:r>
          </w:p>
        </w:tc>
        <w:tc>
          <w:tcPr>
            <w:tcW w:w="4140" w:type="dxa"/>
            <w:gridSpan w:val="5"/>
            <w:tcBorders>
              <w:top w:val="single" w:sz="12" w:space="0" w:color="auto"/>
              <w:left w:val="nil"/>
              <w:bottom w:val="nil"/>
              <w:right w:val="nil"/>
            </w:tcBorders>
            <w:vAlign w:val="center"/>
            <w:hideMark/>
          </w:tcPr>
          <w:p w14:paraId="7E2EDAB0" w14:textId="76A097ED" w:rsidR="004B708E" w:rsidRPr="00F678FC" w:rsidRDefault="007B0F85" w:rsidP="004B708E">
            <w:pPr>
              <w:widowControl w:val="0"/>
              <w:spacing w:line="143" w:lineRule="exact"/>
              <w:ind w:left="290" w:right="-20"/>
              <w:jc w:val="both"/>
              <w:rPr>
                <w:b/>
              </w:rPr>
            </w:pPr>
            <w:r>
              <w:rPr>
                <w:color w:val="auto"/>
                <w:sz w:val="16"/>
                <w:szCs w:val="24"/>
                <w:lang w:val="ru-RU"/>
              </w:rPr>
              <w:t>Ноябрь</w:t>
            </w:r>
            <w:r w:rsidR="004B708E">
              <w:rPr>
                <w:color w:val="auto"/>
                <w:sz w:val="16"/>
                <w:szCs w:val="24"/>
                <w:lang w:val="ru-RU"/>
              </w:rPr>
              <w:t xml:space="preserve"> 2025</w:t>
            </w:r>
          </w:p>
        </w:tc>
        <w:tc>
          <w:tcPr>
            <w:tcW w:w="1170" w:type="dxa"/>
            <w:gridSpan w:val="3"/>
            <w:tcBorders>
              <w:top w:val="single" w:sz="12" w:space="0" w:color="auto"/>
              <w:left w:val="nil"/>
              <w:bottom w:val="nil"/>
              <w:right w:val="nil"/>
            </w:tcBorders>
            <w:vAlign w:val="center"/>
          </w:tcPr>
          <w:p w14:paraId="66887B0F" w14:textId="77777777" w:rsidR="004B708E" w:rsidRDefault="004B708E" w:rsidP="004B708E">
            <w:pPr>
              <w:spacing w:after="120" w:line="260" w:lineRule="exact"/>
              <w:ind w:left="936"/>
              <w:rPr>
                <w:rFonts w:ascii="Arial" w:hAnsi="Arial" w:cs="Arial"/>
                <w:b/>
                <w:sz w:val="16"/>
                <w:szCs w:val="16"/>
              </w:rPr>
            </w:pPr>
          </w:p>
        </w:tc>
        <w:tc>
          <w:tcPr>
            <w:tcW w:w="1260" w:type="dxa"/>
            <w:gridSpan w:val="3"/>
            <w:tcBorders>
              <w:top w:val="single" w:sz="12" w:space="0" w:color="auto"/>
              <w:left w:val="nil"/>
              <w:bottom w:val="nil"/>
              <w:right w:val="nil"/>
            </w:tcBorders>
            <w:vAlign w:val="center"/>
          </w:tcPr>
          <w:p w14:paraId="1CE5E8A9" w14:textId="77777777" w:rsidR="004B708E" w:rsidRDefault="004B708E" w:rsidP="004B708E">
            <w:pPr>
              <w:spacing w:after="120" w:line="260" w:lineRule="exact"/>
              <w:ind w:left="936"/>
              <w:jc w:val="center"/>
              <w:rPr>
                <w:rFonts w:ascii="Arial" w:hAnsi="Arial" w:cs="Arial"/>
                <w:b/>
                <w:sz w:val="16"/>
                <w:szCs w:val="16"/>
              </w:rPr>
            </w:pPr>
          </w:p>
        </w:tc>
        <w:tc>
          <w:tcPr>
            <w:tcW w:w="1719" w:type="dxa"/>
            <w:tcBorders>
              <w:top w:val="single" w:sz="12" w:space="0" w:color="auto"/>
              <w:left w:val="nil"/>
              <w:bottom w:val="nil"/>
              <w:right w:val="nil"/>
            </w:tcBorders>
            <w:vAlign w:val="center"/>
          </w:tcPr>
          <w:p w14:paraId="3B1B58B0" w14:textId="77777777" w:rsidR="004B708E" w:rsidRDefault="004B708E" w:rsidP="004B708E">
            <w:pPr>
              <w:spacing w:after="120" w:line="260" w:lineRule="exact"/>
              <w:ind w:left="936"/>
              <w:jc w:val="center"/>
              <w:rPr>
                <w:rFonts w:ascii="Arial" w:hAnsi="Arial" w:cs="Arial"/>
                <w:b/>
                <w:sz w:val="16"/>
                <w:szCs w:val="16"/>
              </w:rPr>
            </w:pPr>
          </w:p>
        </w:tc>
      </w:tr>
    </w:tbl>
    <w:p w14:paraId="09C96595" w14:textId="77777777" w:rsidR="0002410A" w:rsidRDefault="0002410A" w:rsidP="00A23B2B">
      <w:pPr>
        <w:widowControl w:val="0"/>
        <w:spacing w:line="240" w:lineRule="auto"/>
        <w:ind w:left="1710" w:right="151" w:hanging="1260"/>
        <w:contextualSpacing/>
        <w:rPr>
          <w:sz w:val="16"/>
          <w:szCs w:val="16"/>
          <w:lang w:val="ru-RU"/>
        </w:rPr>
      </w:pPr>
    </w:p>
    <w:p w14:paraId="46A96D27" w14:textId="24A930FF" w:rsidR="00992765" w:rsidRPr="001F0EC8" w:rsidRDefault="00992765" w:rsidP="00A23B2B">
      <w:pPr>
        <w:widowControl w:val="0"/>
        <w:spacing w:line="240" w:lineRule="auto"/>
        <w:ind w:left="1710" w:right="151"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447F24">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5E837636" w14:textId="77777777" w:rsidR="00992765" w:rsidRDefault="00992765" w:rsidP="00453B6A">
      <w:pPr>
        <w:tabs>
          <w:tab w:val="left" w:pos="3225"/>
        </w:tabs>
        <w:ind w:left="0"/>
        <w:rPr>
          <w:color w:val="auto"/>
          <w:lang w:val="ru-RU"/>
        </w:rPr>
      </w:pPr>
    </w:p>
    <w:p w14:paraId="08E94CA5" w14:textId="01BA2E00" w:rsidR="008A0BC3" w:rsidRPr="00B21F9A" w:rsidRDefault="008A0BC3" w:rsidP="00453B6A">
      <w:pPr>
        <w:tabs>
          <w:tab w:val="left" w:pos="3225"/>
        </w:tabs>
        <w:ind w:left="0"/>
        <w:rPr>
          <w:color w:val="auto"/>
          <w:sz w:val="20"/>
          <w:szCs w:val="20"/>
          <w:lang w:val="ru-RU"/>
        </w:rPr>
      </w:pPr>
      <w:r w:rsidRPr="00B21F9A">
        <w:rPr>
          <w:color w:val="auto"/>
          <w:lang w:val="ru-RU"/>
        </w:rPr>
        <w:br w:type="page"/>
      </w:r>
    </w:p>
    <w:tbl>
      <w:tblPr>
        <w:tblW w:w="10032" w:type="dxa"/>
        <w:jc w:val="center"/>
        <w:tblLayout w:type="fixed"/>
        <w:tblLook w:val="01E0" w:firstRow="1" w:lastRow="1" w:firstColumn="1" w:lastColumn="1" w:noHBand="0" w:noVBand="0"/>
      </w:tblPr>
      <w:tblGrid>
        <w:gridCol w:w="1269"/>
        <w:gridCol w:w="271"/>
        <w:gridCol w:w="847"/>
        <w:gridCol w:w="3012"/>
        <w:gridCol w:w="8"/>
        <w:gridCol w:w="989"/>
        <w:gridCol w:w="1498"/>
        <w:gridCol w:w="970"/>
        <w:gridCol w:w="1168"/>
      </w:tblGrid>
      <w:tr w:rsidR="008A0BC3" w:rsidRPr="00D750DA" w14:paraId="6A75FA58" w14:textId="77777777" w:rsidTr="00F029EB">
        <w:trPr>
          <w:trHeight w:val="360"/>
          <w:jc w:val="center"/>
        </w:trPr>
        <w:tc>
          <w:tcPr>
            <w:tcW w:w="10032" w:type="dxa"/>
            <w:gridSpan w:val="9"/>
            <w:tcBorders>
              <w:top w:val="single" w:sz="6" w:space="0" w:color="auto"/>
              <w:bottom w:val="single" w:sz="12" w:space="0" w:color="auto"/>
            </w:tcBorders>
            <w:shd w:val="clear" w:color="auto" w:fill="FFFFFF"/>
            <w:vAlign w:val="center"/>
          </w:tcPr>
          <w:p w14:paraId="7609A118" w14:textId="77777777" w:rsidR="008A0BC3" w:rsidRPr="006952A6" w:rsidRDefault="00C56DD9" w:rsidP="00C56DD9">
            <w:pPr>
              <w:ind w:right="-72"/>
              <w:jc w:val="right"/>
              <w:rPr>
                <w:b/>
                <w:i/>
                <w:color w:val="auto"/>
                <w:lang w:val="ru-RU"/>
              </w:rPr>
            </w:pPr>
            <w:r>
              <w:rPr>
                <w:b/>
                <w:i/>
                <w:color w:val="auto"/>
                <w:lang w:val="ru-RU"/>
              </w:rPr>
              <w:lastRenderedPageBreak/>
              <w:t>Т</w:t>
            </w:r>
            <w:r w:rsidR="008A0BC3" w:rsidRPr="006952A6">
              <w:rPr>
                <w:b/>
                <w:i/>
                <w:color w:val="auto"/>
                <w:lang w:val="ru-RU"/>
              </w:rPr>
              <w:t xml:space="preserve">онкопленочные </w:t>
            </w:r>
            <w:r>
              <w:rPr>
                <w:b/>
                <w:i/>
                <w:color w:val="auto"/>
                <w:lang w:val="ru-RU"/>
              </w:rPr>
              <w:t>грунтовки</w:t>
            </w:r>
            <w:r w:rsidR="008A0BC3" w:rsidRPr="006952A6">
              <w:rPr>
                <w:b/>
                <w:i/>
                <w:color w:val="auto"/>
                <w:lang w:val="ru-RU"/>
              </w:rPr>
              <w:t>для погруженной эксплуатации</w:t>
            </w:r>
          </w:p>
        </w:tc>
      </w:tr>
      <w:tr w:rsidR="008A0BC3" w:rsidRPr="0005732F" w14:paraId="7DB3287B" w14:textId="77777777" w:rsidTr="00F029EB">
        <w:trPr>
          <w:trHeight w:val="360"/>
          <w:jc w:val="center"/>
        </w:trPr>
        <w:tc>
          <w:tcPr>
            <w:tcW w:w="7894" w:type="dxa"/>
            <w:gridSpan w:val="7"/>
            <w:tcBorders>
              <w:top w:val="single" w:sz="12" w:space="0" w:color="auto"/>
              <w:left w:val="single" w:sz="12" w:space="0" w:color="auto"/>
              <w:bottom w:val="single" w:sz="12" w:space="0" w:color="auto"/>
            </w:tcBorders>
            <w:vAlign w:val="center"/>
          </w:tcPr>
          <w:p w14:paraId="4B120013" w14:textId="77777777" w:rsidR="008A0BC3" w:rsidRPr="006952A6" w:rsidRDefault="00C56DD9" w:rsidP="00A94FF5">
            <w:pPr>
              <w:autoSpaceDE/>
              <w:autoSpaceDN/>
              <w:adjustRightInd/>
              <w:spacing w:before="0" w:line="240" w:lineRule="auto"/>
              <w:ind w:left="0"/>
              <w:rPr>
                <w:b/>
                <w:color w:val="auto"/>
                <w:sz w:val="20"/>
                <w:szCs w:val="20"/>
                <w:lang w:val="ru-RU"/>
              </w:rPr>
            </w:pPr>
            <w:r>
              <w:rPr>
                <w:b/>
                <w:color w:val="auto"/>
                <w:sz w:val="20"/>
                <w:szCs w:val="24"/>
                <w:lang w:val="ru-RU"/>
              </w:rPr>
              <w:t>Т</w:t>
            </w:r>
            <w:r w:rsidR="008A0BC3" w:rsidRPr="00AD544E">
              <w:rPr>
                <w:b/>
                <w:color w:val="auto"/>
                <w:sz w:val="20"/>
                <w:szCs w:val="24"/>
                <w:lang w:val="ru-RU"/>
              </w:rPr>
              <w:t>онкопленочные</w:t>
            </w:r>
            <w:r w:rsidR="008A0BC3" w:rsidRPr="005C6B84">
              <w:rPr>
                <w:b/>
                <w:color w:val="auto"/>
                <w:sz w:val="20"/>
                <w:szCs w:val="24"/>
                <w:lang w:val="ru-RU"/>
              </w:rPr>
              <w:t xml:space="preserve"> </w:t>
            </w:r>
            <w:r w:rsidR="00A94FF5" w:rsidRPr="005C6B84">
              <w:rPr>
                <w:b/>
                <w:color w:val="auto"/>
                <w:sz w:val="20"/>
                <w:szCs w:val="24"/>
                <w:lang w:val="ru-RU"/>
              </w:rPr>
              <w:t>покрытия</w:t>
            </w:r>
            <w:r w:rsidR="00A94FF5">
              <w:rPr>
                <w:b/>
                <w:color w:val="auto"/>
                <w:sz w:val="20"/>
                <w:szCs w:val="24"/>
                <w:lang w:val="ru-RU"/>
              </w:rPr>
              <w:t xml:space="preserve"> </w:t>
            </w:r>
            <w:r w:rsidR="008A0BC3" w:rsidRPr="00AD544E">
              <w:rPr>
                <w:b/>
                <w:color w:val="auto"/>
                <w:sz w:val="20"/>
                <w:szCs w:val="24"/>
                <w:lang w:val="ru-RU"/>
              </w:rPr>
              <w:t>для погруженной эксплуатации в пресной воде</w:t>
            </w:r>
          </w:p>
        </w:tc>
        <w:tc>
          <w:tcPr>
            <w:tcW w:w="2138" w:type="dxa"/>
            <w:gridSpan w:val="2"/>
            <w:tcBorders>
              <w:top w:val="single" w:sz="12" w:space="0" w:color="auto"/>
              <w:bottom w:val="single" w:sz="12" w:space="0" w:color="auto"/>
              <w:right w:val="single" w:sz="12" w:space="0" w:color="auto"/>
            </w:tcBorders>
            <w:shd w:val="clear" w:color="auto" w:fill="000000"/>
            <w:vAlign w:val="center"/>
          </w:tcPr>
          <w:p w14:paraId="0C99A748" w14:textId="77777777" w:rsidR="008A0BC3" w:rsidRPr="0005732F" w:rsidRDefault="008A0BC3" w:rsidP="008A0BC3">
            <w:pPr>
              <w:autoSpaceDE/>
              <w:autoSpaceDN/>
              <w:adjustRightInd/>
              <w:spacing w:before="0" w:line="240" w:lineRule="auto"/>
              <w:ind w:left="0"/>
              <w:jc w:val="center"/>
              <w:rPr>
                <w:b/>
                <w:color w:val="auto"/>
                <w:sz w:val="36"/>
                <w:szCs w:val="40"/>
              </w:rPr>
            </w:pPr>
            <w:r w:rsidRPr="00B76D32">
              <w:rPr>
                <w:b/>
                <w:color w:val="auto"/>
                <w:sz w:val="36"/>
                <w:szCs w:val="24"/>
                <w:lang w:val="ru-RU"/>
              </w:rPr>
              <w:t>8.1</w:t>
            </w:r>
          </w:p>
        </w:tc>
      </w:tr>
      <w:tr w:rsidR="008A0BC3" w:rsidRPr="007D1D87" w14:paraId="7D64C4E8" w14:textId="77777777" w:rsidTr="00F029EB">
        <w:trPr>
          <w:cantSplit/>
          <w:trHeight w:val="288"/>
          <w:jc w:val="center"/>
        </w:trPr>
        <w:tc>
          <w:tcPr>
            <w:tcW w:w="1540" w:type="dxa"/>
            <w:gridSpan w:val="2"/>
            <w:tcBorders>
              <w:top w:val="single" w:sz="12" w:space="0" w:color="auto"/>
            </w:tcBorders>
          </w:tcPr>
          <w:p w14:paraId="5D24E0C8"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67" w:type="dxa"/>
            <w:gridSpan w:val="3"/>
            <w:tcBorders>
              <w:top w:val="single" w:sz="12" w:space="0" w:color="auto"/>
            </w:tcBorders>
          </w:tcPr>
          <w:p w14:paraId="548E1007" w14:textId="77777777" w:rsidR="007C4B91" w:rsidRPr="007C4B91" w:rsidRDefault="007C4B91" w:rsidP="008A0BC3">
            <w:pPr>
              <w:autoSpaceDE/>
              <w:autoSpaceDN/>
              <w:adjustRightInd/>
              <w:spacing w:before="0" w:line="240" w:lineRule="auto"/>
              <w:ind w:left="-72"/>
              <w:rPr>
                <w:color w:val="auto"/>
                <w:sz w:val="16"/>
                <w:szCs w:val="24"/>
              </w:rPr>
            </w:pPr>
            <w:r w:rsidRPr="007C4B91">
              <w:rPr>
                <w:color w:val="auto"/>
                <w:sz w:val="16"/>
                <w:szCs w:val="24"/>
              </w:rPr>
              <w:t>SSPC-SP1/SP5(NACENo.</w:t>
            </w:r>
            <w:proofErr w:type="gramStart"/>
            <w:r w:rsidRPr="007C4B91">
              <w:rPr>
                <w:color w:val="auto"/>
                <w:sz w:val="16"/>
                <w:szCs w:val="24"/>
              </w:rPr>
              <w:t>1)(</w:t>
            </w:r>
            <w:proofErr w:type="gramEnd"/>
            <w:r w:rsidRPr="007C4B91">
              <w:rPr>
                <w:color w:val="auto"/>
                <w:sz w:val="16"/>
                <w:szCs w:val="24"/>
              </w:rPr>
              <w:t>SA3)</w:t>
            </w:r>
          </w:p>
          <w:p w14:paraId="6AD03A49" w14:textId="32E38B03" w:rsidR="008A0BC3" w:rsidRPr="00037A5B" w:rsidRDefault="004B5C7C" w:rsidP="008A0BC3">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F036A7" w:rsidRPr="00F036A7">
              <w:rPr>
                <w:color w:val="auto"/>
                <w:sz w:val="16"/>
                <w:szCs w:val="24"/>
                <w:lang w:val="ru-RU"/>
              </w:rPr>
              <w:t xml:space="preserve"> </w:t>
            </w:r>
            <w:r w:rsidR="008A0BC3" w:rsidRPr="00037A5B">
              <w:rPr>
                <w:color w:val="auto"/>
                <w:sz w:val="16"/>
                <w:szCs w:val="24"/>
                <w:lang w:val="ru-RU"/>
              </w:rPr>
              <w:t>очистка до белого металла.</w:t>
            </w:r>
          </w:p>
        </w:tc>
        <w:tc>
          <w:tcPr>
            <w:tcW w:w="989" w:type="dxa"/>
            <w:tcBorders>
              <w:top w:val="single" w:sz="12" w:space="0" w:color="auto"/>
            </w:tcBorders>
          </w:tcPr>
          <w:p w14:paraId="5158F65C" w14:textId="77777777" w:rsidR="008A0BC3" w:rsidRPr="00A24069" w:rsidRDefault="008A0BC3" w:rsidP="008A0BC3">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636" w:type="dxa"/>
            <w:gridSpan w:val="3"/>
            <w:vMerge w:val="restart"/>
            <w:tcBorders>
              <w:top w:val="single" w:sz="12" w:space="0" w:color="auto"/>
            </w:tcBorders>
          </w:tcPr>
          <w:p w14:paraId="5CEFFA5E" w14:textId="77777777" w:rsidR="008A0BC3" w:rsidRPr="008E78B7" w:rsidRDefault="008A0BC3" w:rsidP="008A0BC3">
            <w:pPr>
              <w:autoSpaceDE/>
              <w:autoSpaceDN/>
              <w:adjustRightInd/>
              <w:spacing w:before="0" w:line="240" w:lineRule="auto"/>
              <w:ind w:left="-72" w:right="747"/>
              <w:rPr>
                <w:color w:val="auto"/>
                <w:sz w:val="16"/>
                <w:szCs w:val="24"/>
                <w:lang w:val="ru-RU"/>
              </w:rPr>
            </w:pPr>
            <w:r w:rsidRPr="00037A5B">
              <w:rPr>
                <w:color w:val="auto"/>
                <w:sz w:val="16"/>
                <w:szCs w:val="24"/>
                <w:lang w:val="ru-RU"/>
              </w:rPr>
              <w:t>Применяется такое же покрытие того же изготовителя.</w:t>
            </w:r>
          </w:p>
        </w:tc>
      </w:tr>
      <w:tr w:rsidR="008A0BC3" w:rsidRPr="007D1D87" w14:paraId="13EFD9C9" w14:textId="77777777" w:rsidTr="00F029EB">
        <w:trPr>
          <w:cantSplit/>
          <w:trHeight w:val="288"/>
          <w:jc w:val="center"/>
        </w:trPr>
        <w:tc>
          <w:tcPr>
            <w:tcW w:w="1540" w:type="dxa"/>
            <w:gridSpan w:val="2"/>
          </w:tcPr>
          <w:p w14:paraId="1DE2F38A"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67" w:type="dxa"/>
            <w:gridSpan w:val="3"/>
          </w:tcPr>
          <w:p w14:paraId="26A5C755" w14:textId="77777777" w:rsidR="008A0BC3" w:rsidRPr="00D750DA" w:rsidRDefault="00224632" w:rsidP="008A0BC3">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89" w:type="dxa"/>
          </w:tcPr>
          <w:p w14:paraId="40DCC552" w14:textId="77777777" w:rsidR="008A0BC3" w:rsidRPr="008E78B7" w:rsidRDefault="008A0BC3" w:rsidP="008A0BC3">
            <w:pPr>
              <w:autoSpaceDE/>
              <w:autoSpaceDN/>
              <w:adjustRightInd/>
              <w:spacing w:before="0" w:line="240" w:lineRule="auto"/>
              <w:ind w:left="-72" w:right="747"/>
              <w:rPr>
                <w:color w:val="auto"/>
                <w:sz w:val="16"/>
                <w:szCs w:val="24"/>
                <w:lang w:val="ru-RU"/>
              </w:rPr>
            </w:pPr>
          </w:p>
        </w:tc>
        <w:tc>
          <w:tcPr>
            <w:tcW w:w="3636" w:type="dxa"/>
            <w:gridSpan w:val="3"/>
            <w:vMerge/>
            <w:vAlign w:val="center"/>
          </w:tcPr>
          <w:p w14:paraId="708AB287" w14:textId="77777777" w:rsidR="008A0BC3" w:rsidRPr="00D750DA" w:rsidRDefault="008A0BC3" w:rsidP="008A0BC3">
            <w:pPr>
              <w:rPr>
                <w:color w:val="auto"/>
                <w:lang w:val="ru-RU"/>
              </w:rPr>
            </w:pPr>
          </w:p>
        </w:tc>
      </w:tr>
      <w:tr w:rsidR="008A0BC3" w:rsidRPr="007D1D87" w14:paraId="7352DA1B" w14:textId="77777777" w:rsidTr="00F029EB">
        <w:trPr>
          <w:cantSplit/>
          <w:trHeight w:val="288"/>
          <w:jc w:val="center"/>
        </w:trPr>
        <w:tc>
          <w:tcPr>
            <w:tcW w:w="1540" w:type="dxa"/>
            <w:gridSpan w:val="2"/>
            <w:tcBorders>
              <w:bottom w:val="single" w:sz="12" w:space="0" w:color="auto"/>
            </w:tcBorders>
          </w:tcPr>
          <w:p w14:paraId="7382A77E"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67" w:type="dxa"/>
            <w:gridSpan w:val="3"/>
            <w:tcBorders>
              <w:bottom w:val="single" w:sz="12" w:space="0" w:color="auto"/>
            </w:tcBorders>
          </w:tcPr>
          <w:p w14:paraId="766084CE" w14:textId="37B3D2D2" w:rsidR="008A0BC3" w:rsidRPr="00AD20CE" w:rsidRDefault="008A0BC3" w:rsidP="008A0BC3">
            <w:pPr>
              <w:autoSpaceDE/>
              <w:autoSpaceDN/>
              <w:adjustRightInd/>
              <w:spacing w:before="0" w:line="240" w:lineRule="auto"/>
              <w:ind w:left="-72" w:right="747"/>
              <w:rPr>
                <w:sz w:val="16"/>
                <w:szCs w:val="16"/>
                <w:lang w:val="ru-RU"/>
              </w:rPr>
            </w:pPr>
            <w:r>
              <w:rPr>
                <w:color w:val="auto"/>
                <w:sz w:val="16"/>
                <w:szCs w:val="24"/>
                <w:lang w:val="ru-RU"/>
              </w:rPr>
              <w:t>0</w:t>
            </w:r>
            <w:del w:id="495" w:author="Kurmanov, Aidyn [STAMGazStroy LLP]" w:date="2025-12-11T15:38:00Z" w16du:dateUtc="2025-12-11T10:38:00Z">
              <w:r>
                <w:rPr>
                  <w:color w:val="auto"/>
                  <w:sz w:val="16"/>
                  <w:szCs w:val="24"/>
                  <w:lang w:val="ru-RU"/>
                </w:rPr>
                <w:delText>,</w:delText>
              </w:r>
            </w:del>
            <w:ins w:id="496" w:author="Kurmanov, Aidyn [STAMGazStroy LLP]" w:date="2025-12-11T15:38:00Z" w16du:dateUtc="2025-12-11T10:38:00Z">
              <w:r w:rsidR="00A032E3" w:rsidRPr="00A032E3">
                <w:rPr>
                  <w:color w:val="auto"/>
                  <w:sz w:val="16"/>
                  <w:szCs w:val="24"/>
                  <w:lang w:val="ru-RU"/>
                </w:rPr>
                <w:t>.</w:t>
              </w:r>
            </w:ins>
            <w:r w:rsidRPr="00733D94">
              <w:rPr>
                <w:color w:val="auto"/>
                <w:sz w:val="16"/>
                <w:szCs w:val="24"/>
                <w:lang w:val="ru-RU"/>
              </w:rPr>
              <w:t>2</w:t>
            </w:r>
            <w:r w:rsidRPr="00156C55">
              <w:rPr>
                <w:color w:val="auto"/>
                <w:sz w:val="16"/>
                <w:szCs w:val="24"/>
                <w:lang w:val="ru-RU"/>
              </w:rPr>
              <w:t>54</w:t>
            </w:r>
            <w:r>
              <w:rPr>
                <w:color w:val="auto"/>
                <w:sz w:val="16"/>
                <w:szCs w:val="24"/>
                <w:lang w:val="ru-RU"/>
              </w:rPr>
              <w:t xml:space="preserve"> – 0,</w:t>
            </w:r>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497" w:author="Kurmanov, Aidyn [STAMGazStroy LLP]" w:date="2025-12-11T15:38:00Z" w16du:dateUtc="2025-12-11T10:38:00Z">
              <w:r w:rsidRPr="00037A5B">
                <w:rPr>
                  <w:color w:val="auto"/>
                  <w:sz w:val="16"/>
                  <w:szCs w:val="24"/>
                  <w:lang w:val="ru-RU"/>
                </w:rPr>
                <w:delText>,</w:delText>
              </w:r>
            </w:del>
            <w:ins w:id="498" w:author="Kurmanov, Aidyn [STAMGazStroy LLP]" w:date="2025-12-11T15:38:00Z" w16du:dateUtc="2025-12-11T10:38: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499" w:author="Kurmanov, Aidyn [STAMGazStroy LLP]" w:date="2025-12-11T15:39:00Z" w16du:dateUtc="2025-12-11T10:39:00Z">
              <w:r w:rsidRPr="00037A5B">
                <w:rPr>
                  <w:color w:val="auto"/>
                  <w:sz w:val="16"/>
                  <w:szCs w:val="24"/>
                  <w:lang w:val="ru-RU"/>
                </w:rPr>
                <w:delText>,</w:delText>
              </w:r>
            </w:del>
            <w:ins w:id="500"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89" w:type="dxa"/>
            <w:tcBorders>
              <w:bottom w:val="single" w:sz="12" w:space="0" w:color="auto"/>
            </w:tcBorders>
          </w:tcPr>
          <w:p w14:paraId="6FD3D2BC" w14:textId="77777777" w:rsidR="008A0BC3" w:rsidRPr="008E78B7" w:rsidRDefault="008A0BC3" w:rsidP="008A0BC3">
            <w:pPr>
              <w:autoSpaceDE/>
              <w:autoSpaceDN/>
              <w:adjustRightInd/>
              <w:spacing w:before="0" w:line="240" w:lineRule="auto"/>
              <w:ind w:left="-72" w:right="747"/>
              <w:rPr>
                <w:color w:val="auto"/>
                <w:sz w:val="16"/>
                <w:szCs w:val="24"/>
                <w:lang w:val="ru-RU"/>
              </w:rPr>
            </w:pPr>
          </w:p>
        </w:tc>
        <w:tc>
          <w:tcPr>
            <w:tcW w:w="3636" w:type="dxa"/>
            <w:gridSpan w:val="3"/>
            <w:vMerge/>
            <w:tcBorders>
              <w:bottom w:val="single" w:sz="12" w:space="0" w:color="auto"/>
            </w:tcBorders>
            <w:vAlign w:val="center"/>
          </w:tcPr>
          <w:p w14:paraId="2C4878E6" w14:textId="77777777" w:rsidR="008A0BC3" w:rsidRPr="006952A6" w:rsidRDefault="008A0BC3" w:rsidP="008A0BC3">
            <w:pPr>
              <w:rPr>
                <w:color w:val="auto"/>
                <w:lang w:val="ru-RU"/>
              </w:rPr>
            </w:pPr>
          </w:p>
        </w:tc>
      </w:tr>
      <w:tr w:rsidR="008A0BC3" w:rsidRPr="0005732F" w14:paraId="02BF7257" w14:textId="77777777" w:rsidTr="00F029EB">
        <w:trPr>
          <w:trHeight w:val="360"/>
          <w:jc w:val="center"/>
        </w:trPr>
        <w:tc>
          <w:tcPr>
            <w:tcW w:w="2387" w:type="dxa"/>
            <w:gridSpan w:val="3"/>
            <w:tcBorders>
              <w:top w:val="single" w:sz="12" w:space="0" w:color="auto"/>
              <w:left w:val="single" w:sz="12" w:space="0" w:color="auto"/>
              <w:bottom w:val="single" w:sz="12" w:space="0" w:color="auto"/>
            </w:tcBorders>
            <w:shd w:val="clear" w:color="auto" w:fill="000000"/>
            <w:vAlign w:val="center"/>
          </w:tcPr>
          <w:p w14:paraId="4C8633BF"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2" w:type="dxa"/>
            <w:tcBorders>
              <w:top w:val="single" w:sz="12" w:space="0" w:color="auto"/>
              <w:bottom w:val="single" w:sz="12" w:space="0" w:color="auto"/>
            </w:tcBorders>
            <w:shd w:val="clear" w:color="auto" w:fill="000000"/>
            <w:vAlign w:val="center"/>
          </w:tcPr>
          <w:p w14:paraId="537BFCA1"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495" w:type="dxa"/>
            <w:gridSpan w:val="3"/>
            <w:tcBorders>
              <w:top w:val="single" w:sz="12" w:space="0" w:color="auto"/>
              <w:bottom w:val="single" w:sz="12" w:space="0" w:color="auto"/>
            </w:tcBorders>
            <w:shd w:val="clear" w:color="auto" w:fill="000000"/>
            <w:vAlign w:val="center"/>
          </w:tcPr>
          <w:p w14:paraId="569788F3"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0" w:type="dxa"/>
            <w:tcBorders>
              <w:top w:val="single" w:sz="12" w:space="0" w:color="auto"/>
              <w:bottom w:val="single" w:sz="12" w:space="0" w:color="auto"/>
            </w:tcBorders>
            <w:shd w:val="clear" w:color="auto" w:fill="000000"/>
            <w:vAlign w:val="center"/>
          </w:tcPr>
          <w:p w14:paraId="0E6DB1AA"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8" w:type="dxa"/>
            <w:tcBorders>
              <w:top w:val="single" w:sz="12" w:space="0" w:color="auto"/>
              <w:bottom w:val="single" w:sz="12" w:space="0" w:color="auto"/>
              <w:right w:val="single" w:sz="12" w:space="0" w:color="auto"/>
            </w:tcBorders>
            <w:shd w:val="clear" w:color="auto" w:fill="000000"/>
            <w:vAlign w:val="center"/>
          </w:tcPr>
          <w:p w14:paraId="21458301" w14:textId="77777777" w:rsidR="008A0BC3" w:rsidRPr="00AD544E" w:rsidRDefault="008A0BC3"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8A0BC3" w:rsidRPr="0005732F" w14:paraId="0845FCD9" w14:textId="77777777" w:rsidTr="00F029EB">
        <w:trPr>
          <w:trHeight w:val="288"/>
          <w:jc w:val="center"/>
        </w:trPr>
        <w:tc>
          <w:tcPr>
            <w:tcW w:w="2387" w:type="dxa"/>
            <w:gridSpan w:val="3"/>
            <w:tcBorders>
              <w:top w:val="single" w:sz="12" w:space="0" w:color="auto"/>
            </w:tcBorders>
            <w:vAlign w:val="center"/>
          </w:tcPr>
          <w:p w14:paraId="05923732"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3012" w:type="dxa"/>
            <w:tcBorders>
              <w:top w:val="single" w:sz="12" w:space="0" w:color="auto"/>
            </w:tcBorders>
            <w:vAlign w:val="center"/>
          </w:tcPr>
          <w:p w14:paraId="555C267F"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Carboline</w:t>
            </w:r>
          </w:p>
        </w:tc>
        <w:tc>
          <w:tcPr>
            <w:tcW w:w="2495" w:type="dxa"/>
            <w:gridSpan w:val="3"/>
            <w:tcBorders>
              <w:top w:val="single" w:sz="12" w:space="0" w:color="auto"/>
            </w:tcBorders>
            <w:vAlign w:val="center"/>
          </w:tcPr>
          <w:p w14:paraId="4B3DC2D9" w14:textId="77777777" w:rsidR="008A0BC3" w:rsidRPr="001B1371" w:rsidRDefault="008A0BC3" w:rsidP="008A0BC3">
            <w:pPr>
              <w:autoSpaceDE/>
              <w:autoSpaceDN/>
              <w:adjustRightInd/>
              <w:spacing w:before="0" w:line="240" w:lineRule="auto"/>
              <w:ind w:left="0"/>
              <w:rPr>
                <w:sz w:val="16"/>
                <w:szCs w:val="16"/>
              </w:rPr>
            </w:pPr>
            <w:proofErr w:type="spellStart"/>
            <w:r w:rsidRPr="001B1371">
              <w:rPr>
                <w:sz w:val="16"/>
                <w:szCs w:val="16"/>
              </w:rPr>
              <w:t>Carboguard</w:t>
            </w:r>
            <w:proofErr w:type="spellEnd"/>
            <w:r w:rsidRPr="001B1371">
              <w:rPr>
                <w:sz w:val="16"/>
                <w:szCs w:val="16"/>
              </w:rPr>
              <w:t xml:space="preserve"> 891</w:t>
            </w:r>
            <w:r w:rsidR="0059684F" w:rsidRPr="001B1371">
              <w:rPr>
                <w:sz w:val="16"/>
                <w:szCs w:val="16"/>
                <w:lang w:val="ru-RU"/>
              </w:rPr>
              <w:t xml:space="preserve"> </w:t>
            </w:r>
            <w:r w:rsidRPr="001B1371">
              <w:rPr>
                <w:sz w:val="16"/>
                <w:szCs w:val="16"/>
              </w:rPr>
              <w:t>Series</w:t>
            </w:r>
          </w:p>
        </w:tc>
        <w:tc>
          <w:tcPr>
            <w:tcW w:w="970" w:type="dxa"/>
            <w:tcBorders>
              <w:top w:val="single" w:sz="12" w:space="0" w:color="auto"/>
            </w:tcBorders>
            <w:vAlign w:val="center"/>
          </w:tcPr>
          <w:p w14:paraId="1B68DEE5" w14:textId="77777777" w:rsidR="008A0BC3" w:rsidRPr="001B1371" w:rsidRDefault="008A0BC3" w:rsidP="008A0BC3">
            <w:pPr>
              <w:autoSpaceDE/>
              <w:autoSpaceDN/>
              <w:adjustRightInd/>
              <w:spacing w:before="0" w:line="240" w:lineRule="auto"/>
              <w:ind w:left="0"/>
              <w:jc w:val="center"/>
              <w:rPr>
                <w:sz w:val="16"/>
                <w:szCs w:val="16"/>
              </w:rPr>
            </w:pPr>
            <w:r w:rsidRPr="001B1371">
              <w:rPr>
                <w:sz w:val="16"/>
                <w:szCs w:val="16"/>
              </w:rPr>
              <w:t>119-214</w:t>
            </w:r>
          </w:p>
        </w:tc>
        <w:tc>
          <w:tcPr>
            <w:tcW w:w="1168" w:type="dxa"/>
            <w:tcBorders>
              <w:top w:val="single" w:sz="12" w:space="0" w:color="auto"/>
            </w:tcBorders>
            <w:vAlign w:val="center"/>
          </w:tcPr>
          <w:p w14:paraId="213BA56D" w14:textId="77777777" w:rsidR="008A0BC3" w:rsidRPr="001B1371" w:rsidRDefault="008A0BC3" w:rsidP="008A0BC3">
            <w:pPr>
              <w:autoSpaceDE/>
              <w:autoSpaceDN/>
              <w:adjustRightInd/>
              <w:spacing w:before="0" w:line="240" w:lineRule="auto"/>
              <w:ind w:left="0"/>
              <w:rPr>
                <w:sz w:val="16"/>
                <w:szCs w:val="16"/>
              </w:rPr>
            </w:pPr>
            <w:r w:rsidRPr="001B1371">
              <w:rPr>
                <w:sz w:val="16"/>
                <w:szCs w:val="16"/>
              </w:rPr>
              <w:t>66°C (150°F)</w:t>
            </w:r>
          </w:p>
        </w:tc>
      </w:tr>
      <w:tr w:rsidR="008A0BC3" w:rsidRPr="0005732F" w14:paraId="60992F96" w14:textId="77777777" w:rsidTr="00F029EB">
        <w:trPr>
          <w:trHeight w:val="288"/>
          <w:jc w:val="center"/>
        </w:trPr>
        <w:tc>
          <w:tcPr>
            <w:tcW w:w="2387" w:type="dxa"/>
            <w:gridSpan w:val="3"/>
            <w:vAlign w:val="center"/>
          </w:tcPr>
          <w:p w14:paraId="0001D7CB"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3012" w:type="dxa"/>
            <w:vAlign w:val="center"/>
          </w:tcPr>
          <w:p w14:paraId="61C03ABF" w14:textId="77777777" w:rsidR="008A0BC3" w:rsidRPr="001D3869" w:rsidRDefault="008A0BC3" w:rsidP="008A0BC3">
            <w:pPr>
              <w:autoSpaceDE/>
              <w:autoSpaceDN/>
              <w:adjustRightInd/>
              <w:spacing w:before="0" w:line="240" w:lineRule="auto"/>
              <w:ind w:left="0"/>
              <w:rPr>
                <w:sz w:val="16"/>
                <w:szCs w:val="16"/>
              </w:rPr>
            </w:pPr>
            <w:proofErr w:type="spellStart"/>
            <w:r w:rsidRPr="003965C7">
              <w:rPr>
                <w:sz w:val="16"/>
                <w:szCs w:val="16"/>
              </w:rPr>
              <w:t>Dampney</w:t>
            </w:r>
            <w:proofErr w:type="spellEnd"/>
          </w:p>
        </w:tc>
        <w:tc>
          <w:tcPr>
            <w:tcW w:w="2495" w:type="dxa"/>
            <w:gridSpan w:val="3"/>
            <w:vAlign w:val="center"/>
          </w:tcPr>
          <w:p w14:paraId="269A8D7A" w14:textId="77777777" w:rsidR="008A0BC3" w:rsidRPr="001B1371" w:rsidRDefault="008A0BC3" w:rsidP="008A0BC3">
            <w:pPr>
              <w:autoSpaceDE/>
              <w:autoSpaceDN/>
              <w:adjustRightInd/>
              <w:spacing w:before="0" w:line="240" w:lineRule="auto"/>
              <w:ind w:left="0"/>
              <w:rPr>
                <w:sz w:val="16"/>
                <w:szCs w:val="16"/>
              </w:rPr>
            </w:pPr>
            <w:proofErr w:type="spellStart"/>
            <w:r w:rsidRPr="001B1371">
              <w:rPr>
                <w:sz w:val="16"/>
                <w:szCs w:val="16"/>
              </w:rPr>
              <w:t>Protexior</w:t>
            </w:r>
            <w:proofErr w:type="spellEnd"/>
            <w:r w:rsidRPr="001B1371">
              <w:rPr>
                <w:sz w:val="16"/>
                <w:szCs w:val="16"/>
              </w:rPr>
              <w:t xml:space="preserve"> 795</w:t>
            </w:r>
          </w:p>
        </w:tc>
        <w:tc>
          <w:tcPr>
            <w:tcW w:w="970" w:type="dxa"/>
            <w:vAlign w:val="center"/>
          </w:tcPr>
          <w:p w14:paraId="12324BBA" w14:textId="741159BF" w:rsidR="008A0BC3" w:rsidRPr="001B1371" w:rsidRDefault="00202749" w:rsidP="008A0BC3">
            <w:pPr>
              <w:autoSpaceDE/>
              <w:autoSpaceDN/>
              <w:adjustRightInd/>
              <w:spacing w:before="0" w:line="240" w:lineRule="auto"/>
              <w:ind w:left="0"/>
              <w:jc w:val="center"/>
              <w:rPr>
                <w:sz w:val="16"/>
                <w:szCs w:val="16"/>
                <w:lang w:val="ru-RU"/>
              </w:rPr>
            </w:pPr>
            <w:r w:rsidRPr="001B1371">
              <w:rPr>
                <w:sz w:val="16"/>
                <w:szCs w:val="16"/>
                <w:lang w:val="ru-RU"/>
              </w:rPr>
              <w:t>125</w:t>
            </w:r>
          </w:p>
        </w:tc>
        <w:tc>
          <w:tcPr>
            <w:tcW w:w="1168" w:type="dxa"/>
            <w:vAlign w:val="center"/>
          </w:tcPr>
          <w:p w14:paraId="2E8FE035" w14:textId="77777777" w:rsidR="008A0BC3" w:rsidRPr="001B1371" w:rsidRDefault="00C56DD9" w:rsidP="008A0BC3">
            <w:pPr>
              <w:autoSpaceDE/>
              <w:autoSpaceDN/>
              <w:adjustRightInd/>
              <w:spacing w:before="0" w:line="240" w:lineRule="auto"/>
              <w:ind w:left="0"/>
              <w:rPr>
                <w:sz w:val="16"/>
                <w:szCs w:val="16"/>
              </w:rPr>
            </w:pPr>
            <w:r w:rsidRPr="001B1371">
              <w:rPr>
                <w:sz w:val="16"/>
                <w:szCs w:val="16"/>
              </w:rPr>
              <w:t>82°C (180°F)</w:t>
            </w:r>
          </w:p>
        </w:tc>
      </w:tr>
      <w:tr w:rsidR="008A0BC3" w:rsidRPr="0005732F" w14:paraId="6D6D170F" w14:textId="77777777" w:rsidTr="00F029EB">
        <w:trPr>
          <w:trHeight w:val="288"/>
          <w:jc w:val="center"/>
        </w:trPr>
        <w:tc>
          <w:tcPr>
            <w:tcW w:w="2387" w:type="dxa"/>
            <w:gridSpan w:val="3"/>
            <w:vAlign w:val="center"/>
          </w:tcPr>
          <w:p w14:paraId="6FC381A1" w14:textId="77777777" w:rsidR="008A0BC3" w:rsidRPr="00D41158" w:rsidRDefault="00C56DD9" w:rsidP="00C56DD9">
            <w:pPr>
              <w:autoSpaceDE/>
              <w:autoSpaceDN/>
              <w:adjustRightInd/>
              <w:spacing w:before="0" w:line="240" w:lineRule="auto"/>
              <w:ind w:left="0"/>
              <w:rPr>
                <w:b/>
                <w:color w:val="auto"/>
                <w:sz w:val="16"/>
                <w:szCs w:val="24"/>
                <w:lang w:val="ru-RU"/>
              </w:rPr>
            </w:pPr>
            <w:r>
              <w:rPr>
                <w:b/>
                <w:color w:val="auto"/>
                <w:sz w:val="16"/>
                <w:szCs w:val="24"/>
                <w:lang w:val="ru-RU"/>
              </w:rPr>
              <w:t>Т</w:t>
            </w:r>
            <w:r w:rsidR="008A0BC3" w:rsidRPr="00D41158">
              <w:rPr>
                <w:b/>
                <w:color w:val="auto"/>
                <w:sz w:val="16"/>
                <w:szCs w:val="24"/>
                <w:lang w:val="ru-RU"/>
              </w:rPr>
              <w:t>онкопленочное</w:t>
            </w:r>
          </w:p>
        </w:tc>
        <w:tc>
          <w:tcPr>
            <w:tcW w:w="3012" w:type="dxa"/>
            <w:vAlign w:val="center"/>
          </w:tcPr>
          <w:p w14:paraId="3A50EC28"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Hempel Coatings (USA), Inc.</w:t>
            </w:r>
          </w:p>
        </w:tc>
        <w:tc>
          <w:tcPr>
            <w:tcW w:w="2495" w:type="dxa"/>
            <w:gridSpan w:val="3"/>
            <w:vAlign w:val="center"/>
          </w:tcPr>
          <w:p w14:paraId="4D809F4F" w14:textId="1E469D41" w:rsidR="008A0BC3" w:rsidRPr="001B1371" w:rsidRDefault="002E5791" w:rsidP="008A0BC3">
            <w:pPr>
              <w:autoSpaceDE/>
              <w:autoSpaceDN/>
              <w:adjustRightInd/>
              <w:spacing w:before="0" w:line="240" w:lineRule="auto"/>
              <w:ind w:left="0"/>
              <w:rPr>
                <w:sz w:val="16"/>
                <w:szCs w:val="16"/>
              </w:rPr>
            </w:pPr>
            <w:proofErr w:type="spellStart"/>
            <w:r w:rsidRPr="001B1371">
              <w:rPr>
                <w:sz w:val="16"/>
                <w:szCs w:val="16"/>
              </w:rPr>
              <w:t>Hempadur</w:t>
            </w:r>
            <w:proofErr w:type="spellEnd"/>
            <w:r w:rsidRPr="001B1371">
              <w:rPr>
                <w:sz w:val="16"/>
                <w:szCs w:val="16"/>
              </w:rPr>
              <w:t xml:space="preserve"> 85671</w:t>
            </w:r>
          </w:p>
        </w:tc>
        <w:tc>
          <w:tcPr>
            <w:tcW w:w="970" w:type="dxa"/>
            <w:vAlign w:val="center"/>
          </w:tcPr>
          <w:p w14:paraId="5A6C7F4D" w14:textId="62B30698" w:rsidR="008A0BC3" w:rsidRPr="001B1371" w:rsidRDefault="002E5791" w:rsidP="008A0BC3">
            <w:pPr>
              <w:autoSpaceDE/>
              <w:autoSpaceDN/>
              <w:adjustRightInd/>
              <w:spacing w:before="0" w:line="240" w:lineRule="auto"/>
              <w:ind w:left="0"/>
              <w:jc w:val="center"/>
              <w:rPr>
                <w:sz w:val="16"/>
                <w:szCs w:val="16"/>
                <w:lang w:val="ru-RU"/>
              </w:rPr>
            </w:pPr>
            <w:r w:rsidRPr="001B1371">
              <w:rPr>
                <w:sz w:val="16"/>
                <w:szCs w:val="16"/>
                <w:lang w:val="ru-RU"/>
              </w:rPr>
              <w:t>320</w:t>
            </w:r>
          </w:p>
        </w:tc>
        <w:tc>
          <w:tcPr>
            <w:tcW w:w="1168" w:type="dxa"/>
            <w:vAlign w:val="center"/>
          </w:tcPr>
          <w:p w14:paraId="0F5C9281" w14:textId="7A017706" w:rsidR="008A0BC3" w:rsidRPr="001B1371" w:rsidRDefault="002E5791" w:rsidP="008A0BC3">
            <w:pPr>
              <w:autoSpaceDE/>
              <w:autoSpaceDN/>
              <w:adjustRightInd/>
              <w:spacing w:before="0" w:line="240" w:lineRule="auto"/>
              <w:ind w:left="0"/>
              <w:rPr>
                <w:sz w:val="16"/>
                <w:szCs w:val="16"/>
              </w:rPr>
            </w:pPr>
            <w:r w:rsidRPr="001B1371">
              <w:rPr>
                <w:sz w:val="16"/>
                <w:szCs w:val="16"/>
              </w:rPr>
              <w:t>95°C (203°F)</w:t>
            </w:r>
          </w:p>
        </w:tc>
      </w:tr>
      <w:tr w:rsidR="008A0BC3" w:rsidRPr="0005732F" w14:paraId="264FA3D8" w14:textId="77777777" w:rsidTr="00F029EB">
        <w:trPr>
          <w:trHeight w:val="288"/>
          <w:jc w:val="center"/>
        </w:trPr>
        <w:tc>
          <w:tcPr>
            <w:tcW w:w="2387" w:type="dxa"/>
            <w:gridSpan w:val="3"/>
            <w:vMerge w:val="restart"/>
            <w:vAlign w:val="center"/>
          </w:tcPr>
          <w:p w14:paraId="0D1A7D22" w14:textId="77777777" w:rsidR="008A0BC3" w:rsidRPr="00D41158" w:rsidRDefault="008A0BC3" w:rsidP="008A0BC3">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2" w:type="dxa"/>
            <w:vAlign w:val="center"/>
          </w:tcPr>
          <w:p w14:paraId="4C3F3D5E"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International</w:t>
            </w:r>
          </w:p>
        </w:tc>
        <w:tc>
          <w:tcPr>
            <w:tcW w:w="2495" w:type="dxa"/>
            <w:gridSpan w:val="3"/>
            <w:vAlign w:val="center"/>
          </w:tcPr>
          <w:p w14:paraId="31222BF2" w14:textId="1163DBAC" w:rsidR="008A0BC3" w:rsidRPr="001B1371" w:rsidRDefault="008A0BC3" w:rsidP="008A0BC3">
            <w:pPr>
              <w:autoSpaceDE/>
              <w:autoSpaceDN/>
              <w:adjustRightInd/>
              <w:spacing w:before="0" w:line="240" w:lineRule="auto"/>
              <w:ind w:left="0"/>
              <w:rPr>
                <w:sz w:val="16"/>
                <w:szCs w:val="16"/>
              </w:rPr>
            </w:pPr>
            <w:r w:rsidRPr="001B1371">
              <w:rPr>
                <w:sz w:val="16"/>
                <w:szCs w:val="16"/>
              </w:rPr>
              <w:t xml:space="preserve">Interline 850 </w:t>
            </w:r>
          </w:p>
        </w:tc>
        <w:tc>
          <w:tcPr>
            <w:tcW w:w="970" w:type="dxa"/>
            <w:vAlign w:val="center"/>
          </w:tcPr>
          <w:p w14:paraId="06FCB2DE" w14:textId="77777777" w:rsidR="008A0BC3" w:rsidRPr="001B1371" w:rsidRDefault="008A0BC3" w:rsidP="008A0BC3">
            <w:pPr>
              <w:autoSpaceDE/>
              <w:autoSpaceDN/>
              <w:adjustRightInd/>
              <w:spacing w:before="0" w:line="240" w:lineRule="auto"/>
              <w:ind w:left="0"/>
              <w:jc w:val="center"/>
              <w:rPr>
                <w:sz w:val="16"/>
                <w:szCs w:val="16"/>
              </w:rPr>
            </w:pPr>
            <w:r w:rsidRPr="001B1371">
              <w:rPr>
                <w:sz w:val="16"/>
                <w:szCs w:val="16"/>
              </w:rPr>
              <w:t>225</w:t>
            </w:r>
          </w:p>
        </w:tc>
        <w:tc>
          <w:tcPr>
            <w:tcW w:w="1168" w:type="dxa"/>
            <w:vAlign w:val="center"/>
          </w:tcPr>
          <w:p w14:paraId="27669ADC" w14:textId="77777777" w:rsidR="008A0BC3" w:rsidRPr="001B1371" w:rsidRDefault="008A0BC3" w:rsidP="008A0BC3">
            <w:pPr>
              <w:autoSpaceDE/>
              <w:autoSpaceDN/>
              <w:adjustRightInd/>
              <w:spacing w:before="0" w:line="240" w:lineRule="auto"/>
              <w:ind w:left="0"/>
              <w:rPr>
                <w:sz w:val="16"/>
                <w:szCs w:val="16"/>
              </w:rPr>
            </w:pPr>
            <w:r w:rsidRPr="001B1371">
              <w:rPr>
                <w:sz w:val="16"/>
                <w:szCs w:val="16"/>
              </w:rPr>
              <w:t>60°C (140°F)</w:t>
            </w:r>
          </w:p>
        </w:tc>
      </w:tr>
      <w:tr w:rsidR="008A0BC3" w:rsidRPr="0005732F" w14:paraId="0072D47E" w14:textId="77777777" w:rsidTr="00F029EB">
        <w:trPr>
          <w:trHeight w:val="288"/>
          <w:jc w:val="center"/>
        </w:trPr>
        <w:tc>
          <w:tcPr>
            <w:tcW w:w="2387" w:type="dxa"/>
            <w:gridSpan w:val="3"/>
            <w:vMerge/>
            <w:vAlign w:val="center"/>
          </w:tcPr>
          <w:p w14:paraId="584D589A" w14:textId="77777777" w:rsidR="008A0BC3" w:rsidRPr="00D41158" w:rsidRDefault="008A0BC3" w:rsidP="008A0BC3">
            <w:pPr>
              <w:autoSpaceDE/>
              <w:autoSpaceDN/>
              <w:adjustRightInd/>
              <w:spacing w:before="0" w:line="240" w:lineRule="auto"/>
              <w:ind w:left="0"/>
              <w:rPr>
                <w:b/>
                <w:color w:val="auto"/>
                <w:sz w:val="16"/>
                <w:szCs w:val="24"/>
                <w:lang w:val="ru-RU"/>
              </w:rPr>
            </w:pPr>
          </w:p>
        </w:tc>
        <w:tc>
          <w:tcPr>
            <w:tcW w:w="3012" w:type="dxa"/>
            <w:vAlign w:val="center"/>
          </w:tcPr>
          <w:p w14:paraId="2A4D028F"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Jotun Paints</w:t>
            </w:r>
          </w:p>
        </w:tc>
        <w:tc>
          <w:tcPr>
            <w:tcW w:w="2495" w:type="dxa"/>
            <w:gridSpan w:val="3"/>
            <w:vAlign w:val="center"/>
          </w:tcPr>
          <w:p w14:paraId="6767F007" w14:textId="0542FB5A" w:rsidR="008A0BC3" w:rsidRPr="001B1371" w:rsidRDefault="00964B8B" w:rsidP="008A0BC3">
            <w:pPr>
              <w:autoSpaceDE/>
              <w:autoSpaceDN/>
              <w:adjustRightInd/>
              <w:spacing w:before="0" w:line="240" w:lineRule="auto"/>
              <w:ind w:left="0"/>
              <w:rPr>
                <w:sz w:val="16"/>
                <w:szCs w:val="16"/>
              </w:rPr>
            </w:pPr>
            <w:proofErr w:type="spellStart"/>
            <w:r w:rsidRPr="001B1371">
              <w:rPr>
                <w:sz w:val="16"/>
                <w:szCs w:val="16"/>
              </w:rPr>
              <w:t>Tankguard</w:t>
            </w:r>
            <w:proofErr w:type="spellEnd"/>
            <w:r w:rsidRPr="001B1371">
              <w:rPr>
                <w:sz w:val="16"/>
                <w:szCs w:val="16"/>
              </w:rPr>
              <w:t xml:space="preserve"> DW</w:t>
            </w:r>
          </w:p>
        </w:tc>
        <w:tc>
          <w:tcPr>
            <w:tcW w:w="970" w:type="dxa"/>
            <w:vAlign w:val="center"/>
          </w:tcPr>
          <w:p w14:paraId="197032B5" w14:textId="09F14B13" w:rsidR="008A0BC3" w:rsidRPr="001B1371" w:rsidRDefault="00960CE0" w:rsidP="008A0BC3">
            <w:pPr>
              <w:autoSpaceDE/>
              <w:autoSpaceDN/>
              <w:adjustRightInd/>
              <w:spacing w:before="0" w:line="240" w:lineRule="auto"/>
              <w:ind w:left="0"/>
              <w:jc w:val="center"/>
              <w:rPr>
                <w:sz w:val="16"/>
                <w:szCs w:val="16"/>
                <w:lang w:val="ru-RU"/>
              </w:rPr>
            </w:pPr>
            <w:r w:rsidRPr="001B1371">
              <w:rPr>
                <w:sz w:val="16"/>
                <w:szCs w:val="16"/>
                <w:lang w:val="ru-RU"/>
              </w:rPr>
              <w:t>3</w:t>
            </w:r>
          </w:p>
        </w:tc>
        <w:tc>
          <w:tcPr>
            <w:tcW w:w="1168" w:type="dxa"/>
            <w:vAlign w:val="center"/>
          </w:tcPr>
          <w:p w14:paraId="00560E64" w14:textId="77777777" w:rsidR="008A0BC3" w:rsidRPr="001B1371" w:rsidRDefault="008A0BC3" w:rsidP="008A0BC3">
            <w:pPr>
              <w:autoSpaceDE/>
              <w:autoSpaceDN/>
              <w:adjustRightInd/>
              <w:spacing w:before="0" w:line="240" w:lineRule="auto"/>
              <w:ind w:left="0"/>
              <w:rPr>
                <w:sz w:val="16"/>
                <w:szCs w:val="16"/>
              </w:rPr>
            </w:pPr>
            <w:r w:rsidRPr="001B1371">
              <w:rPr>
                <w:sz w:val="16"/>
                <w:szCs w:val="16"/>
              </w:rPr>
              <w:t>50°C (122°F)</w:t>
            </w:r>
          </w:p>
        </w:tc>
      </w:tr>
      <w:tr w:rsidR="008A0BC3" w:rsidRPr="0005732F" w14:paraId="3A980E4B" w14:textId="77777777" w:rsidTr="00F029EB">
        <w:trPr>
          <w:trHeight w:val="288"/>
          <w:jc w:val="center"/>
        </w:trPr>
        <w:tc>
          <w:tcPr>
            <w:tcW w:w="2387" w:type="dxa"/>
            <w:gridSpan w:val="3"/>
            <w:vAlign w:val="center"/>
          </w:tcPr>
          <w:p w14:paraId="438B7568" w14:textId="77777777" w:rsidR="008A0BC3" w:rsidRPr="0005732F" w:rsidRDefault="008A0BC3" w:rsidP="008A0BC3">
            <w:pPr>
              <w:jc w:val="center"/>
              <w:rPr>
                <w:b/>
                <w:color w:val="auto"/>
                <w:sz w:val="16"/>
                <w:szCs w:val="16"/>
              </w:rPr>
            </w:pPr>
          </w:p>
        </w:tc>
        <w:tc>
          <w:tcPr>
            <w:tcW w:w="3012" w:type="dxa"/>
            <w:vAlign w:val="center"/>
          </w:tcPr>
          <w:p w14:paraId="5823DEF0" w14:textId="77777777" w:rsidR="008A0BC3" w:rsidRPr="001D3869" w:rsidRDefault="008A0BC3" w:rsidP="008A0BC3">
            <w:pPr>
              <w:autoSpaceDE/>
              <w:autoSpaceDN/>
              <w:adjustRightInd/>
              <w:spacing w:before="0" w:line="240" w:lineRule="auto"/>
              <w:ind w:left="0"/>
              <w:rPr>
                <w:sz w:val="16"/>
                <w:szCs w:val="16"/>
              </w:rPr>
            </w:pPr>
            <w:r>
              <w:rPr>
                <w:sz w:val="16"/>
                <w:szCs w:val="16"/>
              </w:rPr>
              <w:t>PPG</w:t>
            </w:r>
          </w:p>
        </w:tc>
        <w:tc>
          <w:tcPr>
            <w:tcW w:w="2495" w:type="dxa"/>
            <w:gridSpan w:val="3"/>
            <w:vAlign w:val="center"/>
          </w:tcPr>
          <w:p w14:paraId="732C73F4" w14:textId="77777777" w:rsidR="008A0BC3" w:rsidRPr="001B1371" w:rsidRDefault="008A0BC3" w:rsidP="008A0BC3">
            <w:pPr>
              <w:autoSpaceDE/>
              <w:autoSpaceDN/>
              <w:adjustRightInd/>
              <w:spacing w:before="0" w:line="240" w:lineRule="auto"/>
              <w:ind w:left="0"/>
              <w:rPr>
                <w:sz w:val="16"/>
                <w:szCs w:val="16"/>
              </w:rPr>
            </w:pPr>
            <w:proofErr w:type="spellStart"/>
            <w:r w:rsidRPr="001B1371">
              <w:rPr>
                <w:sz w:val="16"/>
                <w:szCs w:val="16"/>
              </w:rPr>
              <w:t>Amercoat</w:t>
            </w:r>
            <w:proofErr w:type="spellEnd"/>
            <w:r w:rsidRPr="001B1371">
              <w:rPr>
                <w:sz w:val="16"/>
                <w:szCs w:val="16"/>
              </w:rPr>
              <w:t xml:space="preserve"> 240</w:t>
            </w:r>
            <w:r w:rsidR="00C56DD9" w:rsidRPr="001B1371">
              <w:rPr>
                <w:sz w:val="16"/>
                <w:szCs w:val="16"/>
              </w:rPr>
              <w:t xml:space="preserve">/ </w:t>
            </w:r>
            <w:proofErr w:type="spellStart"/>
            <w:r w:rsidR="00C56DD9" w:rsidRPr="001B1371">
              <w:rPr>
                <w:sz w:val="16"/>
                <w:szCs w:val="16"/>
              </w:rPr>
              <w:t>SigmaCover</w:t>
            </w:r>
            <w:proofErr w:type="spellEnd"/>
            <w:r w:rsidR="00C56DD9" w:rsidRPr="001B1371">
              <w:rPr>
                <w:sz w:val="16"/>
                <w:szCs w:val="16"/>
              </w:rPr>
              <w:t xml:space="preserve"> 240</w:t>
            </w:r>
          </w:p>
        </w:tc>
        <w:tc>
          <w:tcPr>
            <w:tcW w:w="970" w:type="dxa"/>
            <w:vAlign w:val="center"/>
          </w:tcPr>
          <w:p w14:paraId="0B693E85" w14:textId="26A0FD14" w:rsidR="008A0BC3" w:rsidRPr="001B1371" w:rsidRDefault="008A0BC3" w:rsidP="008A0BC3">
            <w:pPr>
              <w:autoSpaceDE/>
              <w:autoSpaceDN/>
              <w:adjustRightInd/>
              <w:spacing w:before="0" w:line="240" w:lineRule="auto"/>
              <w:ind w:left="0"/>
              <w:jc w:val="center"/>
              <w:rPr>
                <w:sz w:val="16"/>
                <w:szCs w:val="16"/>
              </w:rPr>
            </w:pPr>
            <w:del w:id="501" w:author="Kurmanov, Aidyn [STAMGazStroy LLP]" w:date="2025-12-09T17:06:00Z" w16du:dateUtc="2025-12-09T12:06:00Z">
              <w:r w:rsidRPr="001B1371" w:rsidDel="00954520">
                <w:rPr>
                  <w:sz w:val="16"/>
                  <w:szCs w:val="16"/>
                </w:rPr>
                <w:delText>153</w:delText>
              </w:r>
            </w:del>
            <w:ins w:id="502" w:author="Kurmanov, Aidyn [STAMGazStroy LLP]" w:date="2025-12-09T17:06:00Z" w16du:dateUtc="2025-12-09T12:06:00Z">
              <w:r w:rsidR="00954520">
                <w:rPr>
                  <w:sz w:val="16"/>
                  <w:szCs w:val="16"/>
                </w:rPr>
                <w:t>146-180</w:t>
              </w:r>
            </w:ins>
          </w:p>
        </w:tc>
        <w:tc>
          <w:tcPr>
            <w:tcW w:w="1168" w:type="dxa"/>
            <w:vAlign w:val="center"/>
          </w:tcPr>
          <w:p w14:paraId="5F9036ED" w14:textId="77777777" w:rsidR="008A0BC3" w:rsidRPr="001B1371" w:rsidRDefault="008A0BC3" w:rsidP="008A0BC3">
            <w:pPr>
              <w:autoSpaceDE/>
              <w:autoSpaceDN/>
              <w:adjustRightInd/>
              <w:spacing w:before="0" w:line="240" w:lineRule="auto"/>
              <w:ind w:left="0"/>
              <w:rPr>
                <w:sz w:val="16"/>
                <w:szCs w:val="16"/>
              </w:rPr>
            </w:pPr>
            <w:r w:rsidRPr="001B1371">
              <w:rPr>
                <w:sz w:val="16"/>
                <w:szCs w:val="16"/>
              </w:rPr>
              <w:t>60°C (140°F)</w:t>
            </w:r>
          </w:p>
        </w:tc>
      </w:tr>
      <w:tr w:rsidR="008A0BC3" w:rsidRPr="0005732F" w14:paraId="568228EE" w14:textId="77777777" w:rsidTr="00F029EB">
        <w:trPr>
          <w:trHeight w:val="288"/>
          <w:jc w:val="center"/>
        </w:trPr>
        <w:tc>
          <w:tcPr>
            <w:tcW w:w="2387" w:type="dxa"/>
            <w:gridSpan w:val="3"/>
            <w:vAlign w:val="center"/>
          </w:tcPr>
          <w:p w14:paraId="7669382C" w14:textId="77777777" w:rsidR="008A0BC3" w:rsidRPr="0005732F" w:rsidRDefault="008A0BC3" w:rsidP="008A0BC3">
            <w:pPr>
              <w:jc w:val="center"/>
              <w:rPr>
                <w:b/>
                <w:color w:val="auto"/>
                <w:sz w:val="16"/>
                <w:szCs w:val="16"/>
              </w:rPr>
            </w:pPr>
          </w:p>
        </w:tc>
        <w:tc>
          <w:tcPr>
            <w:tcW w:w="3012" w:type="dxa"/>
            <w:vAlign w:val="center"/>
          </w:tcPr>
          <w:p w14:paraId="3D9CE386"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Sherwin Williams</w:t>
            </w:r>
          </w:p>
        </w:tc>
        <w:tc>
          <w:tcPr>
            <w:tcW w:w="2495" w:type="dxa"/>
            <w:gridSpan w:val="3"/>
            <w:vAlign w:val="center"/>
          </w:tcPr>
          <w:p w14:paraId="46D1691D" w14:textId="0F101C07" w:rsidR="008A0BC3" w:rsidRPr="001B1371" w:rsidRDefault="008A0BC3" w:rsidP="008A0BC3">
            <w:pPr>
              <w:autoSpaceDE/>
              <w:autoSpaceDN/>
              <w:adjustRightInd/>
              <w:spacing w:before="0" w:line="240" w:lineRule="auto"/>
              <w:ind w:left="0"/>
              <w:rPr>
                <w:sz w:val="16"/>
                <w:szCs w:val="16"/>
              </w:rPr>
            </w:pPr>
            <w:proofErr w:type="spellStart"/>
            <w:r w:rsidRPr="001B1371">
              <w:rPr>
                <w:sz w:val="16"/>
                <w:szCs w:val="16"/>
              </w:rPr>
              <w:t>Macropoxy</w:t>
            </w:r>
            <w:proofErr w:type="spellEnd"/>
            <w:r w:rsidRPr="001B1371">
              <w:rPr>
                <w:sz w:val="16"/>
                <w:szCs w:val="16"/>
              </w:rPr>
              <w:t xml:space="preserve"> 646 Series </w:t>
            </w:r>
          </w:p>
        </w:tc>
        <w:tc>
          <w:tcPr>
            <w:tcW w:w="970" w:type="dxa"/>
            <w:vAlign w:val="center"/>
          </w:tcPr>
          <w:p w14:paraId="6ABA6AC7" w14:textId="77777777" w:rsidR="008A0BC3" w:rsidRPr="001B1371" w:rsidRDefault="008A0BC3" w:rsidP="008A0BC3">
            <w:pPr>
              <w:autoSpaceDE/>
              <w:autoSpaceDN/>
              <w:adjustRightInd/>
              <w:spacing w:before="0" w:line="240" w:lineRule="auto"/>
              <w:ind w:left="0"/>
              <w:jc w:val="center"/>
              <w:rPr>
                <w:sz w:val="16"/>
                <w:szCs w:val="16"/>
              </w:rPr>
            </w:pPr>
            <w:r w:rsidRPr="001B1371">
              <w:rPr>
                <w:sz w:val="16"/>
                <w:szCs w:val="16"/>
              </w:rPr>
              <w:t>100-250</w:t>
            </w:r>
          </w:p>
        </w:tc>
        <w:tc>
          <w:tcPr>
            <w:tcW w:w="1168" w:type="dxa"/>
            <w:vAlign w:val="center"/>
          </w:tcPr>
          <w:p w14:paraId="0C9F4E0E" w14:textId="77777777" w:rsidR="008A0BC3" w:rsidRPr="001B1371" w:rsidRDefault="008A0BC3" w:rsidP="008A0BC3">
            <w:pPr>
              <w:autoSpaceDE/>
              <w:autoSpaceDN/>
              <w:adjustRightInd/>
              <w:spacing w:before="0" w:line="240" w:lineRule="auto"/>
              <w:ind w:left="0"/>
              <w:rPr>
                <w:sz w:val="16"/>
                <w:szCs w:val="16"/>
              </w:rPr>
            </w:pPr>
            <w:r w:rsidRPr="001B1371">
              <w:rPr>
                <w:sz w:val="16"/>
                <w:szCs w:val="16"/>
              </w:rPr>
              <w:t>49°C (120°F)</w:t>
            </w:r>
          </w:p>
        </w:tc>
      </w:tr>
      <w:tr w:rsidR="008A0BC3" w:rsidRPr="0005732F" w14:paraId="6D51356F" w14:textId="77777777" w:rsidTr="00F029EB">
        <w:trPr>
          <w:trHeight w:val="288"/>
          <w:jc w:val="center"/>
        </w:trPr>
        <w:tc>
          <w:tcPr>
            <w:tcW w:w="2387" w:type="dxa"/>
            <w:gridSpan w:val="3"/>
            <w:vAlign w:val="center"/>
          </w:tcPr>
          <w:p w14:paraId="5A6914FE" w14:textId="77777777" w:rsidR="008A0BC3" w:rsidRPr="0005732F" w:rsidRDefault="008A0BC3" w:rsidP="008A0BC3">
            <w:pPr>
              <w:jc w:val="center"/>
              <w:rPr>
                <w:b/>
                <w:color w:val="auto"/>
                <w:sz w:val="16"/>
                <w:szCs w:val="16"/>
              </w:rPr>
            </w:pPr>
          </w:p>
        </w:tc>
        <w:tc>
          <w:tcPr>
            <w:tcW w:w="3012" w:type="dxa"/>
            <w:vAlign w:val="center"/>
          </w:tcPr>
          <w:p w14:paraId="0C5728A5" w14:textId="6435A17E" w:rsidR="008A0BC3" w:rsidRPr="001D3869" w:rsidRDefault="008A0BC3" w:rsidP="008A0BC3">
            <w:pPr>
              <w:autoSpaceDE/>
              <w:autoSpaceDN/>
              <w:adjustRightInd/>
              <w:spacing w:before="0" w:line="240" w:lineRule="auto"/>
              <w:ind w:left="0"/>
              <w:rPr>
                <w:sz w:val="16"/>
                <w:szCs w:val="16"/>
              </w:rPr>
            </w:pPr>
            <w:r w:rsidRPr="002D3716">
              <w:rPr>
                <w:sz w:val="16"/>
                <w:szCs w:val="16"/>
              </w:rPr>
              <w:t xml:space="preserve">Tnemec </w:t>
            </w:r>
          </w:p>
        </w:tc>
        <w:tc>
          <w:tcPr>
            <w:tcW w:w="2495" w:type="dxa"/>
            <w:gridSpan w:val="3"/>
            <w:vAlign w:val="center"/>
          </w:tcPr>
          <w:p w14:paraId="06BF09A7" w14:textId="7AC25A13" w:rsidR="008A0BC3" w:rsidRPr="001B1371" w:rsidRDefault="008A0BC3" w:rsidP="008A0BC3">
            <w:pPr>
              <w:autoSpaceDE/>
              <w:autoSpaceDN/>
              <w:adjustRightInd/>
              <w:spacing w:before="0" w:line="240" w:lineRule="auto"/>
              <w:ind w:left="0"/>
              <w:rPr>
                <w:sz w:val="16"/>
                <w:szCs w:val="16"/>
              </w:rPr>
            </w:pPr>
            <w:r w:rsidRPr="001B1371">
              <w:rPr>
                <w:sz w:val="16"/>
                <w:szCs w:val="16"/>
              </w:rPr>
              <w:t xml:space="preserve">Series 61 </w:t>
            </w:r>
            <w:proofErr w:type="spellStart"/>
            <w:r w:rsidRPr="001B1371">
              <w:rPr>
                <w:sz w:val="16"/>
                <w:szCs w:val="16"/>
              </w:rPr>
              <w:t>Tneme</w:t>
            </w:r>
            <w:proofErr w:type="spellEnd"/>
            <w:r w:rsidRPr="001B1371">
              <w:rPr>
                <w:sz w:val="16"/>
                <w:szCs w:val="16"/>
              </w:rPr>
              <w:t xml:space="preserve">-Liner </w:t>
            </w:r>
          </w:p>
        </w:tc>
        <w:tc>
          <w:tcPr>
            <w:tcW w:w="970" w:type="dxa"/>
            <w:vAlign w:val="center"/>
          </w:tcPr>
          <w:p w14:paraId="69E1F89F" w14:textId="77777777" w:rsidR="008A0BC3" w:rsidRPr="001B1371" w:rsidRDefault="008A0BC3" w:rsidP="008A0BC3">
            <w:pPr>
              <w:autoSpaceDE/>
              <w:autoSpaceDN/>
              <w:adjustRightInd/>
              <w:spacing w:before="0" w:line="240" w:lineRule="auto"/>
              <w:ind w:left="0"/>
              <w:jc w:val="center"/>
              <w:rPr>
                <w:sz w:val="16"/>
                <w:szCs w:val="16"/>
              </w:rPr>
            </w:pPr>
            <w:r w:rsidRPr="001B1371">
              <w:rPr>
                <w:sz w:val="16"/>
                <w:szCs w:val="16"/>
              </w:rPr>
              <w:t>45</w:t>
            </w:r>
          </w:p>
        </w:tc>
        <w:tc>
          <w:tcPr>
            <w:tcW w:w="1168" w:type="dxa"/>
            <w:vAlign w:val="center"/>
          </w:tcPr>
          <w:p w14:paraId="1D0BEB5E" w14:textId="77777777" w:rsidR="008A0BC3" w:rsidRPr="001B1371" w:rsidRDefault="008A0BC3" w:rsidP="008A0BC3">
            <w:pPr>
              <w:autoSpaceDE/>
              <w:autoSpaceDN/>
              <w:adjustRightInd/>
              <w:spacing w:before="0" w:line="240" w:lineRule="auto"/>
              <w:ind w:left="0"/>
              <w:rPr>
                <w:sz w:val="16"/>
                <w:szCs w:val="16"/>
              </w:rPr>
            </w:pPr>
            <w:r w:rsidRPr="001B1371">
              <w:rPr>
                <w:sz w:val="16"/>
                <w:szCs w:val="16"/>
              </w:rPr>
              <w:t>49°C (120°F)</w:t>
            </w:r>
          </w:p>
        </w:tc>
      </w:tr>
      <w:tr w:rsidR="008A0BC3" w:rsidRPr="007D1D87" w14:paraId="47AF1255" w14:textId="77777777" w:rsidTr="00F029EB">
        <w:trPr>
          <w:trHeight w:val="288"/>
          <w:jc w:val="center"/>
        </w:trPr>
        <w:tc>
          <w:tcPr>
            <w:tcW w:w="2387" w:type="dxa"/>
            <w:gridSpan w:val="3"/>
            <w:vAlign w:val="center"/>
          </w:tcPr>
          <w:p w14:paraId="5F7BDDAE" w14:textId="77777777" w:rsidR="008A0BC3" w:rsidRPr="0005732F" w:rsidRDefault="008A0BC3" w:rsidP="008A0BC3">
            <w:pPr>
              <w:jc w:val="center"/>
              <w:rPr>
                <w:b/>
                <w:color w:val="auto"/>
                <w:sz w:val="16"/>
                <w:szCs w:val="16"/>
              </w:rPr>
            </w:pPr>
          </w:p>
        </w:tc>
        <w:tc>
          <w:tcPr>
            <w:tcW w:w="5507" w:type="dxa"/>
            <w:gridSpan w:val="4"/>
            <w:vAlign w:val="center"/>
          </w:tcPr>
          <w:p w14:paraId="2DF44DE1" w14:textId="77777777" w:rsidR="008A0BC3" w:rsidRPr="001B1371" w:rsidRDefault="008A0BC3" w:rsidP="008A0BC3">
            <w:pPr>
              <w:autoSpaceDE/>
              <w:autoSpaceDN/>
              <w:adjustRightInd/>
              <w:spacing w:before="0" w:line="240" w:lineRule="auto"/>
              <w:ind w:left="0"/>
              <w:rPr>
                <w:i/>
                <w:sz w:val="14"/>
                <w:szCs w:val="14"/>
                <w:lang w:val="ru-RU"/>
              </w:rPr>
            </w:pPr>
            <w:r w:rsidRPr="001B1371">
              <w:rPr>
                <w:i/>
                <w:color w:val="auto"/>
                <w:sz w:val="14"/>
                <w:szCs w:val="24"/>
                <w:lang w:val="ru-RU"/>
              </w:rPr>
              <w:t>Примечание: На края и сварные швы рекомендуется нанести полосовой слой.</w:t>
            </w:r>
          </w:p>
        </w:tc>
        <w:tc>
          <w:tcPr>
            <w:tcW w:w="970" w:type="dxa"/>
          </w:tcPr>
          <w:p w14:paraId="105C7946" w14:textId="77777777" w:rsidR="008A0BC3" w:rsidRPr="001B1371" w:rsidRDefault="008A0BC3" w:rsidP="008A0BC3">
            <w:pPr>
              <w:spacing w:before="0" w:line="240" w:lineRule="auto"/>
              <w:ind w:left="0"/>
              <w:rPr>
                <w:sz w:val="16"/>
                <w:szCs w:val="16"/>
                <w:lang w:val="ru-RU"/>
              </w:rPr>
            </w:pPr>
          </w:p>
        </w:tc>
        <w:tc>
          <w:tcPr>
            <w:tcW w:w="1168" w:type="dxa"/>
          </w:tcPr>
          <w:p w14:paraId="46A51F50" w14:textId="77777777" w:rsidR="008A0BC3" w:rsidRPr="001B1371" w:rsidRDefault="008A0BC3" w:rsidP="008A0BC3">
            <w:pPr>
              <w:autoSpaceDE/>
              <w:autoSpaceDN/>
              <w:adjustRightInd/>
              <w:spacing w:before="0" w:line="240" w:lineRule="auto"/>
              <w:ind w:left="0"/>
              <w:rPr>
                <w:color w:val="auto"/>
                <w:sz w:val="16"/>
                <w:szCs w:val="24"/>
                <w:lang w:val="ru-RU"/>
              </w:rPr>
            </w:pPr>
          </w:p>
        </w:tc>
      </w:tr>
      <w:tr w:rsidR="008A0BC3" w:rsidRPr="0005732F" w14:paraId="6ACB7034" w14:textId="77777777" w:rsidTr="00F029EB">
        <w:trPr>
          <w:trHeight w:val="288"/>
          <w:jc w:val="center"/>
        </w:trPr>
        <w:tc>
          <w:tcPr>
            <w:tcW w:w="2387" w:type="dxa"/>
            <w:gridSpan w:val="3"/>
            <w:tcBorders>
              <w:top w:val="single" w:sz="12" w:space="0" w:color="auto"/>
            </w:tcBorders>
            <w:vAlign w:val="center"/>
          </w:tcPr>
          <w:p w14:paraId="225F31A7"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3012" w:type="dxa"/>
            <w:tcBorders>
              <w:top w:val="single" w:sz="12" w:space="0" w:color="auto"/>
            </w:tcBorders>
            <w:vAlign w:val="center"/>
          </w:tcPr>
          <w:p w14:paraId="3900A74A"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Carboline</w:t>
            </w:r>
          </w:p>
        </w:tc>
        <w:tc>
          <w:tcPr>
            <w:tcW w:w="2495" w:type="dxa"/>
            <w:gridSpan w:val="3"/>
            <w:tcBorders>
              <w:top w:val="single" w:sz="12" w:space="0" w:color="auto"/>
            </w:tcBorders>
            <w:vAlign w:val="center"/>
          </w:tcPr>
          <w:p w14:paraId="691E90A1" w14:textId="77777777" w:rsidR="008A0BC3" w:rsidRPr="001B1371" w:rsidRDefault="008A0BC3" w:rsidP="008A0BC3">
            <w:pPr>
              <w:autoSpaceDE/>
              <w:autoSpaceDN/>
              <w:adjustRightInd/>
              <w:spacing w:before="0" w:line="240" w:lineRule="auto"/>
              <w:ind w:left="0"/>
              <w:rPr>
                <w:sz w:val="16"/>
                <w:szCs w:val="16"/>
              </w:rPr>
            </w:pPr>
            <w:proofErr w:type="spellStart"/>
            <w:r w:rsidRPr="001B1371">
              <w:rPr>
                <w:sz w:val="16"/>
                <w:szCs w:val="16"/>
              </w:rPr>
              <w:t>Carboguard</w:t>
            </w:r>
            <w:proofErr w:type="spellEnd"/>
            <w:r w:rsidRPr="001B1371">
              <w:rPr>
                <w:sz w:val="16"/>
                <w:szCs w:val="16"/>
              </w:rPr>
              <w:t xml:space="preserve"> 891</w:t>
            </w:r>
            <w:r w:rsidR="0059684F" w:rsidRPr="001B1371">
              <w:rPr>
                <w:sz w:val="16"/>
                <w:szCs w:val="16"/>
                <w:lang w:val="ru-RU"/>
              </w:rPr>
              <w:t xml:space="preserve"> </w:t>
            </w:r>
            <w:r w:rsidRPr="001B1371">
              <w:rPr>
                <w:sz w:val="16"/>
                <w:szCs w:val="16"/>
              </w:rPr>
              <w:t>Series</w:t>
            </w:r>
          </w:p>
        </w:tc>
        <w:tc>
          <w:tcPr>
            <w:tcW w:w="970" w:type="dxa"/>
            <w:tcBorders>
              <w:top w:val="single" w:sz="12" w:space="0" w:color="auto"/>
            </w:tcBorders>
            <w:vAlign w:val="center"/>
          </w:tcPr>
          <w:p w14:paraId="549F6D05" w14:textId="77777777" w:rsidR="008A0BC3" w:rsidRPr="001B1371" w:rsidRDefault="008A0BC3" w:rsidP="008A0BC3">
            <w:pPr>
              <w:autoSpaceDE/>
              <w:autoSpaceDN/>
              <w:adjustRightInd/>
              <w:spacing w:before="0" w:line="240" w:lineRule="auto"/>
              <w:ind w:left="0"/>
              <w:jc w:val="center"/>
              <w:rPr>
                <w:sz w:val="16"/>
                <w:szCs w:val="16"/>
              </w:rPr>
            </w:pPr>
            <w:r w:rsidRPr="001B1371">
              <w:rPr>
                <w:sz w:val="16"/>
                <w:szCs w:val="16"/>
              </w:rPr>
              <w:t>119-214</w:t>
            </w:r>
          </w:p>
        </w:tc>
        <w:tc>
          <w:tcPr>
            <w:tcW w:w="1168" w:type="dxa"/>
            <w:tcBorders>
              <w:top w:val="single" w:sz="12" w:space="0" w:color="auto"/>
            </w:tcBorders>
            <w:vAlign w:val="center"/>
          </w:tcPr>
          <w:p w14:paraId="03262E50" w14:textId="77777777" w:rsidR="008A0BC3" w:rsidRPr="001B1371" w:rsidRDefault="008A0BC3" w:rsidP="008A0BC3">
            <w:pPr>
              <w:autoSpaceDE/>
              <w:autoSpaceDN/>
              <w:adjustRightInd/>
              <w:spacing w:before="0" w:line="240" w:lineRule="auto"/>
              <w:ind w:left="0"/>
              <w:rPr>
                <w:sz w:val="16"/>
                <w:szCs w:val="16"/>
              </w:rPr>
            </w:pPr>
            <w:r w:rsidRPr="001B1371">
              <w:rPr>
                <w:sz w:val="16"/>
                <w:szCs w:val="16"/>
              </w:rPr>
              <w:t>66°C (150°F)</w:t>
            </w:r>
          </w:p>
        </w:tc>
      </w:tr>
      <w:tr w:rsidR="008A0BC3" w:rsidRPr="0005732F" w14:paraId="130C25CD" w14:textId="77777777" w:rsidTr="00F029EB">
        <w:trPr>
          <w:trHeight w:val="288"/>
          <w:jc w:val="center"/>
        </w:trPr>
        <w:tc>
          <w:tcPr>
            <w:tcW w:w="2387" w:type="dxa"/>
            <w:gridSpan w:val="3"/>
            <w:vAlign w:val="center"/>
          </w:tcPr>
          <w:p w14:paraId="199C5D20"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3012" w:type="dxa"/>
            <w:vAlign w:val="center"/>
          </w:tcPr>
          <w:p w14:paraId="1EAD6420" w14:textId="77777777" w:rsidR="008A0BC3" w:rsidRPr="001D3869" w:rsidRDefault="008A0BC3" w:rsidP="008A0BC3">
            <w:pPr>
              <w:autoSpaceDE/>
              <w:autoSpaceDN/>
              <w:adjustRightInd/>
              <w:spacing w:before="0" w:line="240" w:lineRule="auto"/>
              <w:ind w:left="0"/>
              <w:rPr>
                <w:sz w:val="16"/>
                <w:szCs w:val="16"/>
              </w:rPr>
            </w:pPr>
            <w:proofErr w:type="spellStart"/>
            <w:r w:rsidRPr="003965C7">
              <w:rPr>
                <w:sz w:val="16"/>
                <w:szCs w:val="16"/>
              </w:rPr>
              <w:t>Dampney</w:t>
            </w:r>
            <w:proofErr w:type="spellEnd"/>
          </w:p>
        </w:tc>
        <w:tc>
          <w:tcPr>
            <w:tcW w:w="2495" w:type="dxa"/>
            <w:gridSpan w:val="3"/>
            <w:vAlign w:val="center"/>
          </w:tcPr>
          <w:p w14:paraId="7CE6EEBF" w14:textId="321D0996" w:rsidR="008A0BC3" w:rsidRPr="001B1371" w:rsidRDefault="008A0BC3" w:rsidP="002C7DD6">
            <w:pPr>
              <w:autoSpaceDE/>
              <w:autoSpaceDN/>
              <w:adjustRightInd/>
              <w:spacing w:before="0" w:line="240" w:lineRule="auto"/>
              <w:ind w:left="0"/>
              <w:rPr>
                <w:sz w:val="16"/>
                <w:szCs w:val="16"/>
              </w:rPr>
            </w:pPr>
            <w:proofErr w:type="spellStart"/>
            <w:r w:rsidRPr="001B1371">
              <w:rPr>
                <w:sz w:val="16"/>
                <w:szCs w:val="16"/>
              </w:rPr>
              <w:t>Protexior</w:t>
            </w:r>
            <w:proofErr w:type="spellEnd"/>
            <w:r w:rsidRPr="001B1371">
              <w:rPr>
                <w:sz w:val="16"/>
                <w:szCs w:val="16"/>
              </w:rPr>
              <w:t xml:space="preserve"> </w:t>
            </w:r>
            <w:r w:rsidR="002C7DD6" w:rsidRPr="001B1371">
              <w:rPr>
                <w:sz w:val="16"/>
                <w:szCs w:val="16"/>
              </w:rPr>
              <w:t>794</w:t>
            </w:r>
          </w:p>
        </w:tc>
        <w:tc>
          <w:tcPr>
            <w:tcW w:w="970" w:type="dxa"/>
            <w:vAlign w:val="center"/>
          </w:tcPr>
          <w:p w14:paraId="42620E65" w14:textId="46B02CE7" w:rsidR="008A0BC3" w:rsidRPr="001B1371" w:rsidRDefault="00D026C4" w:rsidP="008A0BC3">
            <w:pPr>
              <w:autoSpaceDE/>
              <w:autoSpaceDN/>
              <w:adjustRightInd/>
              <w:spacing w:before="0" w:line="240" w:lineRule="auto"/>
              <w:ind w:left="0"/>
              <w:jc w:val="center"/>
              <w:rPr>
                <w:sz w:val="16"/>
                <w:szCs w:val="16"/>
                <w:lang w:val="ru-RU"/>
              </w:rPr>
            </w:pPr>
            <w:r w:rsidRPr="001B1371">
              <w:rPr>
                <w:sz w:val="16"/>
                <w:szCs w:val="16"/>
                <w:lang w:val="ru-RU"/>
              </w:rPr>
              <w:t>90</w:t>
            </w:r>
          </w:p>
        </w:tc>
        <w:tc>
          <w:tcPr>
            <w:tcW w:w="1168" w:type="dxa"/>
            <w:vAlign w:val="center"/>
          </w:tcPr>
          <w:p w14:paraId="46CF2004" w14:textId="3D7D741F" w:rsidR="008A0BC3" w:rsidRPr="001B1371" w:rsidRDefault="002C7DD6" w:rsidP="008A0BC3">
            <w:pPr>
              <w:autoSpaceDE/>
              <w:autoSpaceDN/>
              <w:adjustRightInd/>
              <w:spacing w:before="0" w:line="240" w:lineRule="auto"/>
              <w:ind w:left="0"/>
              <w:rPr>
                <w:sz w:val="16"/>
                <w:szCs w:val="16"/>
              </w:rPr>
            </w:pPr>
            <w:r w:rsidRPr="001B1371">
              <w:rPr>
                <w:sz w:val="16"/>
                <w:szCs w:val="16"/>
              </w:rPr>
              <w:t>82°C (180°F)</w:t>
            </w:r>
          </w:p>
        </w:tc>
      </w:tr>
      <w:tr w:rsidR="00685C72" w:rsidRPr="0005732F" w14:paraId="50F0AA9C" w14:textId="77777777" w:rsidTr="00F029EB">
        <w:trPr>
          <w:trHeight w:val="288"/>
          <w:jc w:val="center"/>
        </w:trPr>
        <w:tc>
          <w:tcPr>
            <w:tcW w:w="2387" w:type="dxa"/>
            <w:gridSpan w:val="3"/>
            <w:vAlign w:val="center"/>
          </w:tcPr>
          <w:p w14:paraId="5412F5F9" w14:textId="77777777" w:rsidR="00685C72" w:rsidRPr="00D41158" w:rsidRDefault="00685C72" w:rsidP="00685C72">
            <w:pPr>
              <w:autoSpaceDE/>
              <w:autoSpaceDN/>
              <w:adjustRightInd/>
              <w:spacing w:before="0" w:line="240" w:lineRule="auto"/>
              <w:ind w:left="0"/>
              <w:rPr>
                <w:b/>
                <w:color w:val="auto"/>
                <w:sz w:val="16"/>
                <w:szCs w:val="24"/>
                <w:lang w:val="ru-RU"/>
              </w:rPr>
            </w:pPr>
            <w:r>
              <w:rPr>
                <w:b/>
                <w:color w:val="auto"/>
                <w:sz w:val="16"/>
                <w:szCs w:val="24"/>
                <w:lang w:val="ru-RU"/>
              </w:rPr>
              <w:t>Т</w:t>
            </w:r>
            <w:r w:rsidRPr="00D41158">
              <w:rPr>
                <w:b/>
                <w:color w:val="auto"/>
                <w:sz w:val="16"/>
                <w:szCs w:val="24"/>
                <w:lang w:val="ru-RU"/>
              </w:rPr>
              <w:t>онкопленочное</w:t>
            </w:r>
          </w:p>
        </w:tc>
        <w:tc>
          <w:tcPr>
            <w:tcW w:w="3012" w:type="dxa"/>
            <w:vAlign w:val="center"/>
          </w:tcPr>
          <w:p w14:paraId="76733CC0" w14:textId="77777777" w:rsidR="00685C72" w:rsidRPr="001D3869" w:rsidRDefault="00685C72" w:rsidP="00685C72">
            <w:pPr>
              <w:autoSpaceDE/>
              <w:autoSpaceDN/>
              <w:adjustRightInd/>
              <w:spacing w:before="0" w:line="240" w:lineRule="auto"/>
              <w:ind w:left="0"/>
              <w:rPr>
                <w:sz w:val="16"/>
                <w:szCs w:val="16"/>
              </w:rPr>
            </w:pPr>
            <w:r w:rsidRPr="001D3869">
              <w:rPr>
                <w:sz w:val="16"/>
                <w:szCs w:val="16"/>
              </w:rPr>
              <w:t>Hempel Coatings (USA), Inc.</w:t>
            </w:r>
          </w:p>
        </w:tc>
        <w:tc>
          <w:tcPr>
            <w:tcW w:w="2495" w:type="dxa"/>
            <w:gridSpan w:val="3"/>
            <w:vAlign w:val="center"/>
          </w:tcPr>
          <w:p w14:paraId="3DEE9626" w14:textId="699FDD0B" w:rsidR="00685C72" w:rsidRPr="001B1371" w:rsidRDefault="00685C72" w:rsidP="00685C72">
            <w:pPr>
              <w:autoSpaceDE/>
              <w:autoSpaceDN/>
              <w:adjustRightInd/>
              <w:spacing w:before="0" w:line="240" w:lineRule="auto"/>
              <w:ind w:left="0"/>
              <w:rPr>
                <w:sz w:val="16"/>
                <w:szCs w:val="16"/>
              </w:rPr>
            </w:pPr>
            <w:proofErr w:type="spellStart"/>
            <w:r w:rsidRPr="001B1371">
              <w:rPr>
                <w:sz w:val="16"/>
                <w:szCs w:val="16"/>
              </w:rPr>
              <w:t>Hempadur</w:t>
            </w:r>
            <w:proofErr w:type="spellEnd"/>
            <w:r w:rsidRPr="001B1371">
              <w:rPr>
                <w:sz w:val="16"/>
                <w:szCs w:val="16"/>
              </w:rPr>
              <w:t xml:space="preserve"> 85671</w:t>
            </w:r>
          </w:p>
        </w:tc>
        <w:tc>
          <w:tcPr>
            <w:tcW w:w="970" w:type="dxa"/>
            <w:vAlign w:val="center"/>
          </w:tcPr>
          <w:p w14:paraId="05030826" w14:textId="3496332A" w:rsidR="00685C72" w:rsidRPr="001B1371" w:rsidRDefault="00685C72" w:rsidP="00685C72">
            <w:pPr>
              <w:autoSpaceDE/>
              <w:autoSpaceDN/>
              <w:adjustRightInd/>
              <w:spacing w:before="0" w:line="240" w:lineRule="auto"/>
              <w:ind w:left="0"/>
              <w:jc w:val="center"/>
              <w:rPr>
                <w:sz w:val="16"/>
                <w:szCs w:val="16"/>
              </w:rPr>
            </w:pPr>
            <w:r w:rsidRPr="001B1371">
              <w:rPr>
                <w:sz w:val="16"/>
                <w:szCs w:val="16"/>
                <w:lang w:val="ru-RU"/>
              </w:rPr>
              <w:t>320</w:t>
            </w:r>
          </w:p>
        </w:tc>
        <w:tc>
          <w:tcPr>
            <w:tcW w:w="1168" w:type="dxa"/>
            <w:vAlign w:val="center"/>
          </w:tcPr>
          <w:p w14:paraId="605C5333" w14:textId="5966DD1A" w:rsidR="00685C72" w:rsidRPr="001B1371" w:rsidRDefault="00685C72" w:rsidP="00685C72">
            <w:pPr>
              <w:autoSpaceDE/>
              <w:autoSpaceDN/>
              <w:adjustRightInd/>
              <w:spacing w:before="0" w:line="240" w:lineRule="auto"/>
              <w:ind w:left="0"/>
              <w:rPr>
                <w:sz w:val="16"/>
                <w:szCs w:val="16"/>
              </w:rPr>
            </w:pPr>
            <w:r w:rsidRPr="001B1371">
              <w:rPr>
                <w:sz w:val="16"/>
                <w:szCs w:val="16"/>
              </w:rPr>
              <w:t>95°C (203°F)</w:t>
            </w:r>
          </w:p>
        </w:tc>
      </w:tr>
      <w:tr w:rsidR="008A0BC3" w:rsidRPr="0005732F" w14:paraId="6FBEED05" w14:textId="77777777" w:rsidTr="00F029EB">
        <w:trPr>
          <w:trHeight w:val="288"/>
          <w:jc w:val="center"/>
        </w:trPr>
        <w:tc>
          <w:tcPr>
            <w:tcW w:w="2387" w:type="dxa"/>
            <w:gridSpan w:val="3"/>
            <w:vAlign w:val="center"/>
          </w:tcPr>
          <w:p w14:paraId="3BCE0FC5" w14:textId="77777777" w:rsidR="008A0BC3" w:rsidRPr="00D41158" w:rsidRDefault="008A0BC3" w:rsidP="008A0BC3">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2" w:type="dxa"/>
            <w:vAlign w:val="center"/>
          </w:tcPr>
          <w:p w14:paraId="6B3FBE06"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International</w:t>
            </w:r>
          </w:p>
        </w:tc>
        <w:tc>
          <w:tcPr>
            <w:tcW w:w="2495" w:type="dxa"/>
            <w:gridSpan w:val="3"/>
            <w:vAlign w:val="center"/>
          </w:tcPr>
          <w:p w14:paraId="0769D4A2" w14:textId="1AA3E70E" w:rsidR="008A0BC3" w:rsidRPr="001B1371" w:rsidRDefault="008A0BC3" w:rsidP="008A0BC3">
            <w:pPr>
              <w:autoSpaceDE/>
              <w:autoSpaceDN/>
              <w:adjustRightInd/>
              <w:spacing w:before="0" w:line="240" w:lineRule="auto"/>
              <w:ind w:left="0"/>
              <w:rPr>
                <w:sz w:val="16"/>
                <w:szCs w:val="16"/>
              </w:rPr>
            </w:pPr>
            <w:r w:rsidRPr="001B1371">
              <w:rPr>
                <w:sz w:val="16"/>
                <w:szCs w:val="16"/>
              </w:rPr>
              <w:t xml:space="preserve">Interline 850 </w:t>
            </w:r>
          </w:p>
        </w:tc>
        <w:tc>
          <w:tcPr>
            <w:tcW w:w="970" w:type="dxa"/>
            <w:vAlign w:val="center"/>
          </w:tcPr>
          <w:p w14:paraId="020F066C" w14:textId="77777777" w:rsidR="008A0BC3" w:rsidRPr="001B1371" w:rsidRDefault="008A0BC3" w:rsidP="008A0BC3">
            <w:pPr>
              <w:autoSpaceDE/>
              <w:autoSpaceDN/>
              <w:adjustRightInd/>
              <w:spacing w:before="0" w:line="240" w:lineRule="auto"/>
              <w:ind w:left="0"/>
              <w:jc w:val="center"/>
              <w:rPr>
                <w:sz w:val="16"/>
                <w:szCs w:val="16"/>
              </w:rPr>
            </w:pPr>
            <w:r w:rsidRPr="001B1371">
              <w:rPr>
                <w:sz w:val="16"/>
                <w:szCs w:val="16"/>
              </w:rPr>
              <w:t>225</w:t>
            </w:r>
          </w:p>
        </w:tc>
        <w:tc>
          <w:tcPr>
            <w:tcW w:w="1168" w:type="dxa"/>
            <w:vAlign w:val="center"/>
          </w:tcPr>
          <w:p w14:paraId="15762039" w14:textId="77777777" w:rsidR="008A0BC3" w:rsidRPr="001B1371" w:rsidRDefault="008A0BC3" w:rsidP="008A0BC3">
            <w:pPr>
              <w:autoSpaceDE/>
              <w:autoSpaceDN/>
              <w:adjustRightInd/>
              <w:spacing w:before="0" w:line="240" w:lineRule="auto"/>
              <w:ind w:left="0"/>
              <w:rPr>
                <w:sz w:val="16"/>
                <w:szCs w:val="16"/>
              </w:rPr>
            </w:pPr>
            <w:r w:rsidRPr="001B1371">
              <w:rPr>
                <w:sz w:val="16"/>
                <w:szCs w:val="16"/>
              </w:rPr>
              <w:t>60°C (140°F)</w:t>
            </w:r>
          </w:p>
        </w:tc>
      </w:tr>
      <w:tr w:rsidR="00960CE0" w:rsidRPr="0005732F" w14:paraId="4CA7C51C" w14:textId="77777777" w:rsidTr="00F029EB">
        <w:trPr>
          <w:trHeight w:val="288"/>
          <w:jc w:val="center"/>
        </w:trPr>
        <w:tc>
          <w:tcPr>
            <w:tcW w:w="2387" w:type="dxa"/>
            <w:gridSpan w:val="3"/>
            <w:vAlign w:val="center"/>
          </w:tcPr>
          <w:p w14:paraId="3BAF86D2" w14:textId="77777777" w:rsidR="00960CE0" w:rsidRDefault="00960CE0" w:rsidP="00960CE0">
            <w:pPr>
              <w:autoSpaceDE/>
              <w:autoSpaceDN/>
              <w:adjustRightInd/>
              <w:spacing w:before="0" w:line="240" w:lineRule="auto"/>
              <w:ind w:left="0"/>
              <w:rPr>
                <w:b/>
                <w:color w:val="auto"/>
                <w:sz w:val="16"/>
                <w:szCs w:val="24"/>
                <w:lang w:val="ru-RU"/>
              </w:rPr>
            </w:pPr>
          </w:p>
        </w:tc>
        <w:tc>
          <w:tcPr>
            <w:tcW w:w="3012" w:type="dxa"/>
            <w:vAlign w:val="center"/>
          </w:tcPr>
          <w:p w14:paraId="57D3FBC8" w14:textId="76D9FCC3" w:rsidR="00960CE0" w:rsidRPr="001D3869" w:rsidRDefault="00960CE0" w:rsidP="00960CE0">
            <w:pPr>
              <w:autoSpaceDE/>
              <w:autoSpaceDN/>
              <w:adjustRightInd/>
              <w:spacing w:before="0" w:line="240" w:lineRule="auto"/>
              <w:ind w:left="0"/>
              <w:rPr>
                <w:sz w:val="16"/>
                <w:szCs w:val="16"/>
              </w:rPr>
            </w:pPr>
            <w:r w:rsidRPr="001D3869">
              <w:rPr>
                <w:sz w:val="16"/>
                <w:szCs w:val="16"/>
              </w:rPr>
              <w:t>Jotun Paints</w:t>
            </w:r>
          </w:p>
        </w:tc>
        <w:tc>
          <w:tcPr>
            <w:tcW w:w="2495" w:type="dxa"/>
            <w:gridSpan w:val="3"/>
            <w:vAlign w:val="center"/>
          </w:tcPr>
          <w:p w14:paraId="7A6F0B28" w14:textId="23C2C38C" w:rsidR="00960CE0" w:rsidRPr="001B1371" w:rsidRDefault="00960CE0" w:rsidP="00960CE0">
            <w:pPr>
              <w:autoSpaceDE/>
              <w:autoSpaceDN/>
              <w:adjustRightInd/>
              <w:spacing w:before="0" w:line="240" w:lineRule="auto"/>
              <w:ind w:left="0"/>
              <w:rPr>
                <w:sz w:val="16"/>
                <w:szCs w:val="16"/>
              </w:rPr>
            </w:pPr>
            <w:proofErr w:type="spellStart"/>
            <w:r w:rsidRPr="001B1371">
              <w:rPr>
                <w:sz w:val="16"/>
                <w:szCs w:val="16"/>
              </w:rPr>
              <w:t>Tankguard</w:t>
            </w:r>
            <w:proofErr w:type="spellEnd"/>
            <w:r w:rsidRPr="001B1371">
              <w:rPr>
                <w:sz w:val="16"/>
                <w:szCs w:val="16"/>
              </w:rPr>
              <w:t xml:space="preserve"> DW</w:t>
            </w:r>
          </w:p>
        </w:tc>
        <w:tc>
          <w:tcPr>
            <w:tcW w:w="970" w:type="dxa"/>
            <w:vAlign w:val="center"/>
          </w:tcPr>
          <w:p w14:paraId="110C0621" w14:textId="01D48B55" w:rsidR="00960CE0" w:rsidRPr="001B1371" w:rsidRDefault="00960CE0" w:rsidP="00960CE0">
            <w:pPr>
              <w:autoSpaceDE/>
              <w:autoSpaceDN/>
              <w:adjustRightInd/>
              <w:spacing w:before="0" w:line="240" w:lineRule="auto"/>
              <w:ind w:left="0"/>
              <w:jc w:val="center"/>
              <w:rPr>
                <w:sz w:val="16"/>
                <w:szCs w:val="16"/>
              </w:rPr>
            </w:pPr>
            <w:r w:rsidRPr="001B1371">
              <w:rPr>
                <w:sz w:val="16"/>
                <w:szCs w:val="16"/>
                <w:lang w:val="ru-RU"/>
              </w:rPr>
              <w:t>3</w:t>
            </w:r>
          </w:p>
        </w:tc>
        <w:tc>
          <w:tcPr>
            <w:tcW w:w="1168" w:type="dxa"/>
            <w:vAlign w:val="center"/>
          </w:tcPr>
          <w:p w14:paraId="1553D890" w14:textId="51F1FB91" w:rsidR="00960CE0" w:rsidRPr="001B1371" w:rsidRDefault="00960CE0" w:rsidP="00960CE0">
            <w:pPr>
              <w:autoSpaceDE/>
              <w:autoSpaceDN/>
              <w:adjustRightInd/>
              <w:spacing w:before="0" w:line="240" w:lineRule="auto"/>
              <w:ind w:left="0"/>
              <w:rPr>
                <w:sz w:val="16"/>
                <w:szCs w:val="16"/>
              </w:rPr>
            </w:pPr>
            <w:r w:rsidRPr="001B1371">
              <w:rPr>
                <w:sz w:val="16"/>
                <w:szCs w:val="16"/>
              </w:rPr>
              <w:t>50°C (122°F)</w:t>
            </w:r>
          </w:p>
        </w:tc>
      </w:tr>
      <w:tr w:rsidR="00960CE0" w:rsidRPr="0005732F" w14:paraId="74CDD18C" w14:textId="77777777" w:rsidTr="00F029EB">
        <w:trPr>
          <w:trHeight w:val="288"/>
          <w:jc w:val="center"/>
        </w:trPr>
        <w:tc>
          <w:tcPr>
            <w:tcW w:w="2387" w:type="dxa"/>
            <w:gridSpan w:val="3"/>
            <w:vAlign w:val="center"/>
          </w:tcPr>
          <w:p w14:paraId="00AFB983" w14:textId="77777777" w:rsidR="00960CE0" w:rsidRPr="0005732F" w:rsidRDefault="00960CE0" w:rsidP="00960CE0">
            <w:pPr>
              <w:jc w:val="center"/>
              <w:rPr>
                <w:b/>
                <w:color w:val="auto"/>
                <w:sz w:val="16"/>
                <w:szCs w:val="16"/>
              </w:rPr>
            </w:pPr>
          </w:p>
        </w:tc>
        <w:tc>
          <w:tcPr>
            <w:tcW w:w="3012" w:type="dxa"/>
            <w:vAlign w:val="center"/>
          </w:tcPr>
          <w:p w14:paraId="706C862B" w14:textId="77777777" w:rsidR="00960CE0" w:rsidRPr="001D3869" w:rsidRDefault="00960CE0" w:rsidP="00960CE0">
            <w:pPr>
              <w:autoSpaceDE/>
              <w:autoSpaceDN/>
              <w:adjustRightInd/>
              <w:spacing w:before="0" w:line="240" w:lineRule="auto"/>
              <w:ind w:left="0"/>
              <w:rPr>
                <w:sz w:val="16"/>
                <w:szCs w:val="16"/>
              </w:rPr>
            </w:pPr>
            <w:r>
              <w:rPr>
                <w:sz w:val="16"/>
                <w:szCs w:val="16"/>
              </w:rPr>
              <w:t>PPG</w:t>
            </w:r>
          </w:p>
        </w:tc>
        <w:tc>
          <w:tcPr>
            <w:tcW w:w="2495" w:type="dxa"/>
            <w:gridSpan w:val="3"/>
            <w:vAlign w:val="center"/>
          </w:tcPr>
          <w:p w14:paraId="0E640694" w14:textId="77777777" w:rsidR="00960CE0" w:rsidRPr="001B1371" w:rsidRDefault="00960CE0" w:rsidP="00960CE0">
            <w:pPr>
              <w:autoSpaceDE/>
              <w:autoSpaceDN/>
              <w:adjustRightInd/>
              <w:spacing w:before="0" w:line="240" w:lineRule="auto"/>
              <w:ind w:left="0"/>
              <w:rPr>
                <w:sz w:val="16"/>
                <w:szCs w:val="16"/>
              </w:rPr>
            </w:pPr>
            <w:proofErr w:type="spellStart"/>
            <w:r w:rsidRPr="001B1371">
              <w:rPr>
                <w:sz w:val="16"/>
                <w:szCs w:val="16"/>
              </w:rPr>
              <w:t>Amercoat</w:t>
            </w:r>
            <w:proofErr w:type="spellEnd"/>
            <w:r w:rsidRPr="001B1371">
              <w:rPr>
                <w:sz w:val="16"/>
                <w:szCs w:val="16"/>
              </w:rPr>
              <w:t xml:space="preserve"> 240/ </w:t>
            </w:r>
            <w:proofErr w:type="spellStart"/>
            <w:r w:rsidRPr="001B1371">
              <w:rPr>
                <w:sz w:val="16"/>
                <w:szCs w:val="16"/>
              </w:rPr>
              <w:t>SigmaCover</w:t>
            </w:r>
            <w:proofErr w:type="spellEnd"/>
            <w:r w:rsidRPr="001B1371">
              <w:rPr>
                <w:sz w:val="16"/>
                <w:szCs w:val="16"/>
              </w:rPr>
              <w:t xml:space="preserve"> 240</w:t>
            </w:r>
          </w:p>
        </w:tc>
        <w:tc>
          <w:tcPr>
            <w:tcW w:w="970" w:type="dxa"/>
            <w:vAlign w:val="center"/>
          </w:tcPr>
          <w:p w14:paraId="2E5D0A73" w14:textId="625618E9" w:rsidR="00960CE0" w:rsidRPr="001B1371" w:rsidRDefault="00960CE0" w:rsidP="00960CE0">
            <w:pPr>
              <w:autoSpaceDE/>
              <w:autoSpaceDN/>
              <w:adjustRightInd/>
              <w:spacing w:before="0" w:line="240" w:lineRule="auto"/>
              <w:ind w:left="0"/>
              <w:jc w:val="center"/>
              <w:rPr>
                <w:sz w:val="16"/>
                <w:szCs w:val="16"/>
              </w:rPr>
            </w:pPr>
            <w:del w:id="503" w:author="Kurmanov, Aidyn [STAMGazStroy LLP]" w:date="2025-12-09T17:06:00Z" w16du:dateUtc="2025-12-09T12:06:00Z">
              <w:r w:rsidRPr="001B1371" w:rsidDel="00954520">
                <w:rPr>
                  <w:sz w:val="16"/>
                  <w:szCs w:val="16"/>
                </w:rPr>
                <w:delText>153</w:delText>
              </w:r>
            </w:del>
            <w:ins w:id="504" w:author="Kurmanov, Aidyn [STAMGazStroy LLP]" w:date="2025-12-09T17:06:00Z" w16du:dateUtc="2025-12-09T12:06:00Z">
              <w:r w:rsidR="00954520">
                <w:rPr>
                  <w:sz w:val="16"/>
                  <w:szCs w:val="16"/>
                </w:rPr>
                <w:t>146-180</w:t>
              </w:r>
            </w:ins>
          </w:p>
        </w:tc>
        <w:tc>
          <w:tcPr>
            <w:tcW w:w="1168" w:type="dxa"/>
            <w:vAlign w:val="center"/>
          </w:tcPr>
          <w:p w14:paraId="42669779" w14:textId="77777777" w:rsidR="00960CE0" w:rsidRPr="001B1371" w:rsidRDefault="00960CE0" w:rsidP="00960CE0">
            <w:pPr>
              <w:autoSpaceDE/>
              <w:autoSpaceDN/>
              <w:adjustRightInd/>
              <w:spacing w:before="0" w:line="240" w:lineRule="auto"/>
              <w:ind w:left="0"/>
              <w:rPr>
                <w:sz w:val="16"/>
                <w:szCs w:val="16"/>
              </w:rPr>
            </w:pPr>
            <w:r w:rsidRPr="001B1371">
              <w:rPr>
                <w:sz w:val="16"/>
                <w:szCs w:val="16"/>
              </w:rPr>
              <w:t>60°C (140°F)</w:t>
            </w:r>
          </w:p>
        </w:tc>
      </w:tr>
      <w:tr w:rsidR="00960CE0" w:rsidRPr="0005732F" w14:paraId="52C2375B" w14:textId="77777777" w:rsidTr="00F029EB">
        <w:trPr>
          <w:trHeight w:val="288"/>
          <w:jc w:val="center"/>
        </w:trPr>
        <w:tc>
          <w:tcPr>
            <w:tcW w:w="2387" w:type="dxa"/>
            <w:gridSpan w:val="3"/>
            <w:vAlign w:val="center"/>
          </w:tcPr>
          <w:p w14:paraId="16ECEAD6" w14:textId="77777777" w:rsidR="00960CE0" w:rsidRPr="0005732F" w:rsidRDefault="00960CE0" w:rsidP="00960CE0">
            <w:pPr>
              <w:jc w:val="center"/>
              <w:rPr>
                <w:b/>
                <w:color w:val="auto"/>
                <w:sz w:val="16"/>
                <w:szCs w:val="16"/>
              </w:rPr>
            </w:pPr>
          </w:p>
        </w:tc>
        <w:tc>
          <w:tcPr>
            <w:tcW w:w="3012" w:type="dxa"/>
            <w:vAlign w:val="center"/>
          </w:tcPr>
          <w:p w14:paraId="19F9DAB4" w14:textId="77777777" w:rsidR="00960CE0" w:rsidRPr="001D3869" w:rsidRDefault="00960CE0" w:rsidP="00960CE0">
            <w:pPr>
              <w:autoSpaceDE/>
              <w:autoSpaceDN/>
              <w:adjustRightInd/>
              <w:spacing w:before="0" w:line="240" w:lineRule="auto"/>
              <w:ind w:left="0"/>
              <w:rPr>
                <w:sz w:val="16"/>
                <w:szCs w:val="16"/>
              </w:rPr>
            </w:pPr>
            <w:r w:rsidRPr="001D3869">
              <w:rPr>
                <w:sz w:val="16"/>
                <w:szCs w:val="16"/>
              </w:rPr>
              <w:t>Sherwin Williams</w:t>
            </w:r>
          </w:p>
        </w:tc>
        <w:tc>
          <w:tcPr>
            <w:tcW w:w="2495" w:type="dxa"/>
            <w:gridSpan w:val="3"/>
            <w:vAlign w:val="center"/>
          </w:tcPr>
          <w:p w14:paraId="2147DF65" w14:textId="67D2F22B" w:rsidR="00960CE0" w:rsidRPr="001B1371" w:rsidRDefault="00960CE0" w:rsidP="00960CE0">
            <w:pPr>
              <w:autoSpaceDE/>
              <w:autoSpaceDN/>
              <w:adjustRightInd/>
              <w:spacing w:before="0" w:line="240" w:lineRule="auto"/>
              <w:ind w:left="0"/>
              <w:rPr>
                <w:sz w:val="16"/>
                <w:szCs w:val="16"/>
              </w:rPr>
            </w:pPr>
            <w:proofErr w:type="spellStart"/>
            <w:r w:rsidRPr="001B1371">
              <w:rPr>
                <w:sz w:val="16"/>
                <w:szCs w:val="16"/>
              </w:rPr>
              <w:t>Macropoxy</w:t>
            </w:r>
            <w:proofErr w:type="spellEnd"/>
            <w:r w:rsidRPr="001B1371">
              <w:rPr>
                <w:sz w:val="16"/>
                <w:szCs w:val="16"/>
              </w:rPr>
              <w:t xml:space="preserve"> 646 Series </w:t>
            </w:r>
          </w:p>
        </w:tc>
        <w:tc>
          <w:tcPr>
            <w:tcW w:w="970" w:type="dxa"/>
            <w:vAlign w:val="center"/>
          </w:tcPr>
          <w:p w14:paraId="5D51DB6A" w14:textId="77777777" w:rsidR="00960CE0" w:rsidRPr="001B1371" w:rsidRDefault="00960CE0" w:rsidP="00960CE0">
            <w:pPr>
              <w:autoSpaceDE/>
              <w:autoSpaceDN/>
              <w:adjustRightInd/>
              <w:spacing w:before="0" w:line="240" w:lineRule="auto"/>
              <w:ind w:left="0"/>
              <w:jc w:val="center"/>
              <w:rPr>
                <w:sz w:val="16"/>
                <w:szCs w:val="16"/>
              </w:rPr>
            </w:pPr>
            <w:r w:rsidRPr="001B1371">
              <w:rPr>
                <w:sz w:val="16"/>
                <w:szCs w:val="16"/>
              </w:rPr>
              <w:t>100-250</w:t>
            </w:r>
          </w:p>
        </w:tc>
        <w:tc>
          <w:tcPr>
            <w:tcW w:w="1168" w:type="dxa"/>
            <w:vAlign w:val="center"/>
          </w:tcPr>
          <w:p w14:paraId="285B546A" w14:textId="77777777" w:rsidR="00960CE0" w:rsidRPr="001B1371" w:rsidRDefault="00960CE0" w:rsidP="00960CE0">
            <w:pPr>
              <w:autoSpaceDE/>
              <w:autoSpaceDN/>
              <w:adjustRightInd/>
              <w:spacing w:before="0" w:line="240" w:lineRule="auto"/>
              <w:ind w:left="0"/>
              <w:rPr>
                <w:sz w:val="16"/>
                <w:szCs w:val="16"/>
              </w:rPr>
            </w:pPr>
            <w:r w:rsidRPr="001B1371">
              <w:rPr>
                <w:sz w:val="16"/>
                <w:szCs w:val="16"/>
              </w:rPr>
              <w:t>49°C (120°F)</w:t>
            </w:r>
          </w:p>
        </w:tc>
      </w:tr>
      <w:tr w:rsidR="00960CE0" w:rsidRPr="0005732F" w14:paraId="40E2DE9B" w14:textId="77777777" w:rsidTr="00F029EB">
        <w:trPr>
          <w:trHeight w:val="288"/>
          <w:jc w:val="center"/>
        </w:trPr>
        <w:tc>
          <w:tcPr>
            <w:tcW w:w="2387" w:type="dxa"/>
            <w:gridSpan w:val="3"/>
            <w:vAlign w:val="center"/>
          </w:tcPr>
          <w:p w14:paraId="7FD27785" w14:textId="77777777" w:rsidR="00960CE0" w:rsidRPr="0005732F" w:rsidRDefault="00960CE0" w:rsidP="00960CE0">
            <w:pPr>
              <w:jc w:val="center"/>
              <w:rPr>
                <w:b/>
                <w:color w:val="auto"/>
                <w:sz w:val="16"/>
                <w:szCs w:val="16"/>
              </w:rPr>
            </w:pPr>
          </w:p>
        </w:tc>
        <w:tc>
          <w:tcPr>
            <w:tcW w:w="3012" w:type="dxa"/>
            <w:vAlign w:val="center"/>
          </w:tcPr>
          <w:p w14:paraId="484024DF" w14:textId="77777777" w:rsidR="00960CE0" w:rsidRPr="001D3869" w:rsidRDefault="00960CE0" w:rsidP="00960CE0">
            <w:pPr>
              <w:autoSpaceDE/>
              <w:autoSpaceDN/>
              <w:adjustRightInd/>
              <w:spacing w:before="0" w:line="240" w:lineRule="auto"/>
              <w:ind w:left="0"/>
              <w:rPr>
                <w:sz w:val="16"/>
                <w:szCs w:val="16"/>
              </w:rPr>
            </w:pPr>
            <w:r w:rsidRPr="002D3716">
              <w:rPr>
                <w:sz w:val="16"/>
                <w:szCs w:val="16"/>
              </w:rPr>
              <w:t xml:space="preserve">Tnemec                                                   </w:t>
            </w:r>
          </w:p>
        </w:tc>
        <w:tc>
          <w:tcPr>
            <w:tcW w:w="2495" w:type="dxa"/>
            <w:gridSpan w:val="3"/>
            <w:vAlign w:val="center"/>
          </w:tcPr>
          <w:p w14:paraId="5FD36D14" w14:textId="2BDEE945" w:rsidR="00960CE0" w:rsidRPr="001B1371" w:rsidRDefault="00960CE0" w:rsidP="00960CE0">
            <w:pPr>
              <w:autoSpaceDE/>
              <w:autoSpaceDN/>
              <w:adjustRightInd/>
              <w:spacing w:before="0" w:line="240" w:lineRule="auto"/>
              <w:ind w:left="0"/>
              <w:rPr>
                <w:sz w:val="16"/>
                <w:szCs w:val="16"/>
              </w:rPr>
            </w:pPr>
            <w:r w:rsidRPr="001B1371">
              <w:rPr>
                <w:sz w:val="16"/>
                <w:szCs w:val="16"/>
              </w:rPr>
              <w:t xml:space="preserve">Series 61 </w:t>
            </w:r>
            <w:proofErr w:type="spellStart"/>
            <w:r w:rsidRPr="001B1371">
              <w:rPr>
                <w:sz w:val="16"/>
                <w:szCs w:val="16"/>
              </w:rPr>
              <w:t>Tneme</w:t>
            </w:r>
            <w:proofErr w:type="spellEnd"/>
            <w:r w:rsidRPr="001B1371">
              <w:rPr>
                <w:sz w:val="16"/>
                <w:szCs w:val="16"/>
              </w:rPr>
              <w:t xml:space="preserve">-Liner </w:t>
            </w:r>
          </w:p>
        </w:tc>
        <w:tc>
          <w:tcPr>
            <w:tcW w:w="970" w:type="dxa"/>
            <w:vAlign w:val="center"/>
          </w:tcPr>
          <w:p w14:paraId="4D0C91F3" w14:textId="77777777" w:rsidR="00960CE0" w:rsidRPr="001B1371" w:rsidRDefault="00960CE0" w:rsidP="00960CE0">
            <w:pPr>
              <w:autoSpaceDE/>
              <w:autoSpaceDN/>
              <w:adjustRightInd/>
              <w:spacing w:before="0" w:line="240" w:lineRule="auto"/>
              <w:ind w:left="0"/>
              <w:jc w:val="center"/>
              <w:rPr>
                <w:sz w:val="16"/>
                <w:szCs w:val="16"/>
              </w:rPr>
            </w:pPr>
            <w:r w:rsidRPr="001B1371">
              <w:rPr>
                <w:sz w:val="16"/>
                <w:szCs w:val="16"/>
              </w:rPr>
              <w:t>45</w:t>
            </w:r>
          </w:p>
        </w:tc>
        <w:tc>
          <w:tcPr>
            <w:tcW w:w="1168" w:type="dxa"/>
            <w:vAlign w:val="center"/>
          </w:tcPr>
          <w:p w14:paraId="7647F084" w14:textId="77777777" w:rsidR="00960CE0" w:rsidRPr="001B1371" w:rsidRDefault="00960CE0" w:rsidP="00960CE0">
            <w:pPr>
              <w:autoSpaceDE/>
              <w:autoSpaceDN/>
              <w:adjustRightInd/>
              <w:spacing w:before="0" w:line="240" w:lineRule="auto"/>
              <w:ind w:left="0"/>
              <w:rPr>
                <w:sz w:val="16"/>
                <w:szCs w:val="16"/>
              </w:rPr>
            </w:pPr>
            <w:r w:rsidRPr="001B1371">
              <w:rPr>
                <w:sz w:val="16"/>
                <w:szCs w:val="16"/>
              </w:rPr>
              <w:t>49°C (120°F)</w:t>
            </w:r>
          </w:p>
        </w:tc>
      </w:tr>
      <w:tr w:rsidR="00960CE0" w:rsidRPr="0051752D" w14:paraId="4D595305" w14:textId="77777777" w:rsidTr="00F029EB">
        <w:trPr>
          <w:trHeight w:val="288"/>
          <w:jc w:val="center"/>
        </w:trPr>
        <w:tc>
          <w:tcPr>
            <w:tcW w:w="10032" w:type="dxa"/>
            <w:gridSpan w:val="9"/>
            <w:tcBorders>
              <w:top w:val="single" w:sz="12" w:space="0" w:color="auto"/>
            </w:tcBorders>
            <w:vAlign w:val="center"/>
          </w:tcPr>
          <w:p w14:paraId="63519F4E" w14:textId="6DBDA0AA" w:rsidR="00960CE0" w:rsidRPr="0051752D" w:rsidRDefault="00960CE0" w:rsidP="00960CE0">
            <w:pPr>
              <w:autoSpaceDE/>
              <w:autoSpaceDN/>
              <w:adjustRightInd/>
              <w:spacing w:before="0" w:line="240" w:lineRule="auto"/>
              <w:ind w:left="0"/>
              <w:rPr>
                <w:i/>
                <w:color w:val="auto"/>
                <w:sz w:val="14"/>
                <w:szCs w:val="14"/>
                <w:lang w:val="ru-RU"/>
              </w:rPr>
            </w:pPr>
          </w:p>
        </w:tc>
      </w:tr>
      <w:tr w:rsidR="00960CE0" w:rsidRPr="000F4EA8" w14:paraId="403FFDE4" w14:textId="77777777" w:rsidTr="00F029EB">
        <w:trPr>
          <w:trHeight w:val="288"/>
          <w:jc w:val="center"/>
        </w:trPr>
        <w:tc>
          <w:tcPr>
            <w:tcW w:w="1269" w:type="dxa"/>
            <w:vAlign w:val="center"/>
          </w:tcPr>
          <w:p w14:paraId="76D2BEEE" w14:textId="77777777" w:rsidR="00960CE0" w:rsidRPr="0005732F" w:rsidRDefault="00960CE0" w:rsidP="00960CE0">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0" w:type="dxa"/>
            <w:gridSpan w:val="3"/>
            <w:vAlign w:val="center"/>
          </w:tcPr>
          <w:p w14:paraId="0DF3A1AE" w14:textId="519104FE" w:rsidR="00960CE0" w:rsidRPr="00E26578" w:rsidRDefault="0060607E" w:rsidP="00960CE0">
            <w:pPr>
              <w:spacing w:line="240" w:lineRule="auto"/>
              <w:ind w:left="-72"/>
              <w:rPr>
                <w:b/>
                <w:color w:val="auto"/>
                <w:sz w:val="16"/>
                <w:szCs w:val="16"/>
                <w:lang w:val="ru-RU"/>
              </w:rPr>
            </w:pPr>
            <w:r>
              <w:rPr>
                <w:color w:val="auto"/>
                <w:sz w:val="16"/>
                <w:szCs w:val="24"/>
                <w:lang w:val="ru-RU"/>
              </w:rPr>
              <w:t>Ноябрь</w:t>
            </w:r>
            <w:r w:rsidR="00960CE0">
              <w:rPr>
                <w:color w:val="auto"/>
                <w:sz w:val="16"/>
                <w:szCs w:val="24"/>
                <w:lang w:val="ru-RU"/>
              </w:rPr>
              <w:t xml:space="preserve"> 2025</w:t>
            </w:r>
          </w:p>
        </w:tc>
        <w:tc>
          <w:tcPr>
            <w:tcW w:w="2495" w:type="dxa"/>
            <w:gridSpan w:val="3"/>
            <w:vAlign w:val="center"/>
          </w:tcPr>
          <w:p w14:paraId="568E555E" w14:textId="77777777" w:rsidR="00960CE0" w:rsidRPr="000F4EA8" w:rsidRDefault="00960CE0" w:rsidP="00960CE0">
            <w:pPr>
              <w:spacing w:line="240" w:lineRule="auto"/>
              <w:rPr>
                <w:b/>
                <w:sz w:val="16"/>
                <w:szCs w:val="16"/>
              </w:rPr>
            </w:pPr>
          </w:p>
        </w:tc>
        <w:tc>
          <w:tcPr>
            <w:tcW w:w="970" w:type="dxa"/>
            <w:vAlign w:val="center"/>
          </w:tcPr>
          <w:p w14:paraId="2D6DEA17" w14:textId="77777777" w:rsidR="00960CE0" w:rsidRPr="000F4EA8" w:rsidRDefault="00960CE0" w:rsidP="00960CE0">
            <w:pPr>
              <w:spacing w:line="240" w:lineRule="auto"/>
              <w:jc w:val="center"/>
              <w:rPr>
                <w:b/>
                <w:sz w:val="16"/>
                <w:szCs w:val="16"/>
              </w:rPr>
            </w:pPr>
          </w:p>
        </w:tc>
        <w:tc>
          <w:tcPr>
            <w:tcW w:w="1168" w:type="dxa"/>
            <w:vAlign w:val="center"/>
          </w:tcPr>
          <w:p w14:paraId="6CBA4041" w14:textId="77777777" w:rsidR="00960CE0" w:rsidRPr="000F4EA8" w:rsidRDefault="00960CE0" w:rsidP="00960CE0">
            <w:pPr>
              <w:spacing w:line="240" w:lineRule="auto"/>
              <w:jc w:val="center"/>
              <w:rPr>
                <w:b/>
                <w:sz w:val="16"/>
                <w:szCs w:val="16"/>
              </w:rPr>
            </w:pPr>
          </w:p>
        </w:tc>
      </w:tr>
    </w:tbl>
    <w:p w14:paraId="71FBEC77" w14:textId="5E8AD154" w:rsidR="008A0BC3" w:rsidRDefault="008A0BC3" w:rsidP="00F029EB">
      <w:pPr>
        <w:tabs>
          <w:tab w:val="left" w:pos="3225"/>
        </w:tabs>
        <w:spacing w:line="240" w:lineRule="auto"/>
        <w:ind w:left="-142"/>
        <w:contextualSpacing/>
        <w:rPr>
          <w:sz w:val="16"/>
          <w:szCs w:val="16"/>
          <w:lang w:val="ru-RU"/>
        </w:rPr>
      </w:pPr>
    </w:p>
    <w:p w14:paraId="02CD16AD" w14:textId="0594B457" w:rsidR="00725E4F" w:rsidRPr="001F0EC8" w:rsidRDefault="00725E4F" w:rsidP="00A23B2B">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A23B2B">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4A3DE798" w14:textId="77777777" w:rsidR="00725E4F" w:rsidRPr="001F0EC8" w:rsidRDefault="00725E4F" w:rsidP="00ED1B92">
      <w:pPr>
        <w:widowControl w:val="0"/>
        <w:spacing w:line="240" w:lineRule="auto"/>
        <w:ind w:left="993" w:right="-20" w:hanging="1135"/>
        <w:contextualSpacing/>
        <w:rPr>
          <w:sz w:val="16"/>
          <w:szCs w:val="16"/>
          <w:lang w:val="ru-RU"/>
        </w:rPr>
      </w:pPr>
    </w:p>
    <w:p w14:paraId="674F1701" w14:textId="08043757" w:rsidR="00E73398" w:rsidRPr="001F0EC8" w:rsidRDefault="00E73398" w:rsidP="00E73398">
      <w:pPr>
        <w:widowControl w:val="0"/>
        <w:spacing w:line="240" w:lineRule="auto"/>
        <w:ind w:left="993" w:right="-20" w:hanging="1135"/>
        <w:contextualSpacing/>
        <w:rPr>
          <w:sz w:val="16"/>
          <w:szCs w:val="16"/>
          <w:lang w:val="ru-RU"/>
        </w:rPr>
      </w:pPr>
    </w:p>
    <w:p w14:paraId="1847C90A"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17" w:type="dxa"/>
        <w:jc w:val="center"/>
        <w:tblLayout w:type="fixed"/>
        <w:tblLook w:val="01E0" w:firstRow="1" w:lastRow="1" w:firstColumn="1" w:lastColumn="1" w:noHBand="0" w:noVBand="0"/>
      </w:tblPr>
      <w:tblGrid>
        <w:gridCol w:w="1314"/>
        <w:gridCol w:w="270"/>
        <w:gridCol w:w="848"/>
        <w:gridCol w:w="3015"/>
        <w:gridCol w:w="7"/>
        <w:gridCol w:w="990"/>
        <w:gridCol w:w="1433"/>
        <w:gridCol w:w="971"/>
        <w:gridCol w:w="1169"/>
      </w:tblGrid>
      <w:tr w:rsidR="008A0BC3" w:rsidRPr="007D1D87" w14:paraId="1100822F" w14:textId="77777777" w:rsidTr="00F029EB">
        <w:trPr>
          <w:trHeight w:val="360"/>
          <w:jc w:val="center"/>
        </w:trPr>
        <w:tc>
          <w:tcPr>
            <w:tcW w:w="10017" w:type="dxa"/>
            <w:gridSpan w:val="9"/>
            <w:tcBorders>
              <w:top w:val="single" w:sz="6" w:space="0" w:color="auto"/>
              <w:bottom w:val="single" w:sz="12" w:space="0" w:color="auto"/>
            </w:tcBorders>
            <w:shd w:val="clear" w:color="auto" w:fill="FFFFFF"/>
            <w:vAlign w:val="center"/>
          </w:tcPr>
          <w:p w14:paraId="14F83471" w14:textId="77777777" w:rsidR="008A0BC3" w:rsidRPr="006952A6" w:rsidRDefault="00C56DD9" w:rsidP="00C56DD9">
            <w:pPr>
              <w:ind w:right="-72"/>
              <w:jc w:val="right"/>
              <w:rPr>
                <w:b/>
                <w:i/>
                <w:color w:val="auto"/>
                <w:lang w:val="ru-RU"/>
              </w:rPr>
            </w:pPr>
            <w:r>
              <w:rPr>
                <w:b/>
                <w:i/>
                <w:color w:val="auto"/>
                <w:lang w:val="ru-RU"/>
              </w:rPr>
              <w:lastRenderedPageBreak/>
              <w:t>Т</w:t>
            </w:r>
            <w:r w:rsidR="008A0BC3" w:rsidRPr="006952A6">
              <w:rPr>
                <w:b/>
                <w:i/>
                <w:color w:val="auto"/>
                <w:lang w:val="ru-RU"/>
              </w:rPr>
              <w:t xml:space="preserve">онкопленочные </w:t>
            </w:r>
            <w:r>
              <w:rPr>
                <w:b/>
                <w:i/>
                <w:color w:val="auto"/>
                <w:lang w:val="ru-RU"/>
              </w:rPr>
              <w:t xml:space="preserve">грунтовки </w:t>
            </w:r>
            <w:r w:rsidR="008A0BC3" w:rsidRPr="006952A6">
              <w:rPr>
                <w:b/>
                <w:i/>
                <w:color w:val="auto"/>
                <w:lang w:val="ru-RU"/>
              </w:rPr>
              <w:t>для погруженной эксплуатации</w:t>
            </w:r>
          </w:p>
        </w:tc>
      </w:tr>
      <w:tr w:rsidR="008A0BC3" w:rsidRPr="0005732F" w14:paraId="0A44287B" w14:textId="77777777" w:rsidTr="00F029EB">
        <w:trPr>
          <w:trHeight w:val="360"/>
          <w:jc w:val="center"/>
        </w:trPr>
        <w:tc>
          <w:tcPr>
            <w:tcW w:w="7877" w:type="dxa"/>
            <w:gridSpan w:val="7"/>
            <w:tcBorders>
              <w:top w:val="single" w:sz="12" w:space="0" w:color="auto"/>
              <w:left w:val="single" w:sz="12" w:space="0" w:color="auto"/>
              <w:bottom w:val="single" w:sz="12" w:space="0" w:color="auto"/>
            </w:tcBorders>
            <w:vAlign w:val="center"/>
          </w:tcPr>
          <w:p w14:paraId="5B8F0237" w14:textId="77777777" w:rsidR="008A0BC3" w:rsidRPr="006952A6" w:rsidRDefault="00C56DD9" w:rsidP="00A94FF5">
            <w:pPr>
              <w:autoSpaceDE/>
              <w:autoSpaceDN/>
              <w:adjustRightInd/>
              <w:spacing w:before="0" w:line="240" w:lineRule="auto"/>
              <w:ind w:left="0"/>
              <w:rPr>
                <w:b/>
                <w:color w:val="auto"/>
                <w:sz w:val="20"/>
                <w:szCs w:val="20"/>
                <w:lang w:val="ru-RU"/>
              </w:rPr>
            </w:pPr>
            <w:r>
              <w:rPr>
                <w:b/>
                <w:color w:val="auto"/>
                <w:sz w:val="20"/>
                <w:szCs w:val="24"/>
                <w:lang w:val="ru-RU"/>
              </w:rPr>
              <w:t>Т</w:t>
            </w:r>
            <w:r w:rsidR="008A0BC3" w:rsidRPr="00AD544E">
              <w:rPr>
                <w:b/>
                <w:color w:val="auto"/>
                <w:sz w:val="20"/>
                <w:szCs w:val="24"/>
                <w:lang w:val="ru-RU"/>
              </w:rPr>
              <w:t xml:space="preserve">онкопленочные </w:t>
            </w:r>
            <w:r w:rsidR="00A94FF5" w:rsidRPr="005C6B84">
              <w:rPr>
                <w:b/>
                <w:color w:val="auto"/>
                <w:sz w:val="20"/>
                <w:szCs w:val="24"/>
                <w:lang w:val="ru-RU"/>
              </w:rPr>
              <w:t>покрытия</w:t>
            </w:r>
            <w:r w:rsidRPr="005C6B84">
              <w:rPr>
                <w:b/>
                <w:color w:val="auto"/>
                <w:sz w:val="20"/>
                <w:szCs w:val="24"/>
                <w:lang w:val="ru-RU"/>
              </w:rPr>
              <w:t xml:space="preserve"> </w:t>
            </w:r>
            <w:r w:rsidR="008A0BC3">
              <w:rPr>
                <w:b/>
                <w:color w:val="auto"/>
                <w:sz w:val="20"/>
                <w:szCs w:val="24"/>
                <w:lang w:val="ru-RU"/>
              </w:rPr>
              <w:t>для погружной эксплуатации в</w:t>
            </w:r>
            <w:r w:rsidR="00A94FF5">
              <w:rPr>
                <w:b/>
                <w:color w:val="auto"/>
                <w:sz w:val="20"/>
                <w:szCs w:val="24"/>
                <w:lang w:val="ru-RU"/>
              </w:rPr>
              <w:t xml:space="preserve"> </w:t>
            </w:r>
            <w:r w:rsidR="008A0BC3">
              <w:rPr>
                <w:b/>
                <w:color w:val="auto"/>
                <w:sz w:val="20"/>
                <w:szCs w:val="24"/>
                <w:lang w:val="ru-RU"/>
              </w:rPr>
              <w:t>деминерализованной воде</w:t>
            </w:r>
            <w:r w:rsidR="008A0BC3" w:rsidRPr="00AD544E">
              <w:rPr>
                <w:b/>
                <w:color w:val="auto"/>
                <w:sz w:val="20"/>
                <w:szCs w:val="24"/>
                <w:lang w:val="ru-RU"/>
              </w:rPr>
              <w:t>либо конденсате</w:t>
            </w:r>
            <w:r w:rsidR="008A0BC3" w:rsidRPr="006952A6">
              <w:rPr>
                <w:b/>
                <w:color w:val="auto"/>
                <w:sz w:val="20"/>
                <w:lang w:val="ru-RU"/>
              </w:rPr>
              <w:tab/>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1854DA37" w14:textId="77777777" w:rsidR="008A0BC3" w:rsidRPr="0005732F" w:rsidRDefault="008A0BC3" w:rsidP="008A0BC3">
            <w:pPr>
              <w:autoSpaceDE/>
              <w:autoSpaceDN/>
              <w:adjustRightInd/>
              <w:spacing w:before="0" w:line="240" w:lineRule="auto"/>
              <w:ind w:left="0"/>
              <w:jc w:val="center"/>
              <w:rPr>
                <w:b/>
                <w:color w:val="auto"/>
                <w:sz w:val="36"/>
                <w:szCs w:val="40"/>
              </w:rPr>
            </w:pPr>
            <w:r w:rsidRPr="00B76D32">
              <w:rPr>
                <w:b/>
                <w:color w:val="auto"/>
                <w:sz w:val="36"/>
                <w:szCs w:val="24"/>
                <w:lang w:val="ru-RU"/>
              </w:rPr>
              <w:t>8.2</w:t>
            </w:r>
          </w:p>
        </w:tc>
      </w:tr>
      <w:tr w:rsidR="008A0BC3" w:rsidRPr="007D1D87" w14:paraId="29C4370E" w14:textId="77777777" w:rsidTr="00F029EB">
        <w:trPr>
          <w:cantSplit/>
          <w:trHeight w:val="288"/>
          <w:jc w:val="center"/>
        </w:trPr>
        <w:tc>
          <w:tcPr>
            <w:tcW w:w="1584" w:type="dxa"/>
            <w:gridSpan w:val="2"/>
            <w:tcBorders>
              <w:top w:val="single" w:sz="12" w:space="0" w:color="auto"/>
            </w:tcBorders>
          </w:tcPr>
          <w:p w14:paraId="73D1A882"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70" w:type="dxa"/>
            <w:gridSpan w:val="3"/>
            <w:tcBorders>
              <w:top w:val="single" w:sz="12" w:space="0" w:color="auto"/>
            </w:tcBorders>
          </w:tcPr>
          <w:p w14:paraId="730E177B" w14:textId="4BC43C84" w:rsidR="006A261A" w:rsidRPr="006A261A" w:rsidRDefault="007C4B91" w:rsidP="008A0BC3">
            <w:pPr>
              <w:autoSpaceDE/>
              <w:autoSpaceDN/>
              <w:adjustRightInd/>
              <w:spacing w:before="0" w:line="240" w:lineRule="auto"/>
              <w:ind w:left="-72"/>
              <w:rPr>
                <w:color w:val="auto"/>
                <w:sz w:val="16"/>
                <w:szCs w:val="24"/>
              </w:rPr>
            </w:pPr>
            <w:r w:rsidRPr="007C4B91">
              <w:rPr>
                <w:color w:val="auto"/>
                <w:sz w:val="16"/>
                <w:szCs w:val="24"/>
              </w:rPr>
              <w:t>SSPC-SP1/SP5(NACENo.</w:t>
            </w:r>
            <w:proofErr w:type="gramStart"/>
            <w:r w:rsidRPr="007C4B91">
              <w:rPr>
                <w:color w:val="auto"/>
                <w:sz w:val="16"/>
                <w:szCs w:val="24"/>
              </w:rPr>
              <w:t>1)(</w:t>
            </w:r>
            <w:proofErr w:type="gramEnd"/>
            <w:r w:rsidRPr="007C4B91">
              <w:rPr>
                <w:color w:val="auto"/>
                <w:sz w:val="16"/>
                <w:szCs w:val="24"/>
              </w:rPr>
              <w:t>SA3)</w:t>
            </w:r>
            <w:r w:rsidR="008A0BC3" w:rsidRPr="006A261A">
              <w:rPr>
                <w:color w:val="auto"/>
                <w:sz w:val="16"/>
                <w:szCs w:val="24"/>
              </w:rPr>
              <w:t xml:space="preserve"> </w:t>
            </w:r>
          </w:p>
          <w:p w14:paraId="4D3A7B69" w14:textId="0BB487C1" w:rsidR="008A0BC3" w:rsidRPr="00037A5B" w:rsidRDefault="004B5C7C" w:rsidP="008A0BC3">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ED7582" w:rsidRPr="00ED7582">
              <w:rPr>
                <w:color w:val="auto"/>
                <w:sz w:val="16"/>
                <w:szCs w:val="24"/>
                <w:lang w:val="ru-RU"/>
              </w:rPr>
              <w:t xml:space="preserve"> </w:t>
            </w:r>
            <w:r w:rsidR="008A0BC3" w:rsidRPr="00037A5B">
              <w:rPr>
                <w:color w:val="auto"/>
                <w:sz w:val="16"/>
                <w:szCs w:val="24"/>
                <w:lang w:val="ru-RU"/>
              </w:rPr>
              <w:t>очистка до белого металла.</w:t>
            </w:r>
          </w:p>
        </w:tc>
        <w:tc>
          <w:tcPr>
            <w:tcW w:w="990" w:type="dxa"/>
            <w:tcBorders>
              <w:top w:val="single" w:sz="12" w:space="0" w:color="auto"/>
            </w:tcBorders>
          </w:tcPr>
          <w:p w14:paraId="579D5278" w14:textId="77777777" w:rsidR="008A0BC3" w:rsidRPr="00A24069" w:rsidRDefault="008A0BC3" w:rsidP="008A0BC3">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573" w:type="dxa"/>
            <w:gridSpan w:val="3"/>
            <w:vMerge w:val="restart"/>
            <w:tcBorders>
              <w:top w:val="single" w:sz="12" w:space="0" w:color="auto"/>
            </w:tcBorders>
          </w:tcPr>
          <w:p w14:paraId="4971B1F1" w14:textId="77777777" w:rsidR="008A0BC3" w:rsidRPr="00A9271F" w:rsidRDefault="008A0BC3" w:rsidP="008A0BC3">
            <w:pPr>
              <w:autoSpaceDE/>
              <w:autoSpaceDN/>
              <w:adjustRightInd/>
              <w:spacing w:before="0" w:line="240" w:lineRule="auto"/>
              <w:ind w:left="-72" w:right="747"/>
              <w:rPr>
                <w:color w:val="auto"/>
                <w:sz w:val="16"/>
                <w:szCs w:val="24"/>
                <w:lang w:val="ru-RU"/>
              </w:rPr>
            </w:pPr>
            <w:r w:rsidRPr="00037A5B">
              <w:rPr>
                <w:color w:val="auto"/>
                <w:sz w:val="16"/>
                <w:szCs w:val="24"/>
                <w:lang w:val="ru-RU"/>
              </w:rPr>
              <w:t>Применяется такое же окрытие того же изготовителя.</w:t>
            </w:r>
          </w:p>
        </w:tc>
      </w:tr>
      <w:tr w:rsidR="008A0BC3" w:rsidRPr="007D1D87" w14:paraId="3326303D" w14:textId="77777777" w:rsidTr="00F029EB">
        <w:trPr>
          <w:cantSplit/>
          <w:trHeight w:val="288"/>
          <w:jc w:val="center"/>
        </w:trPr>
        <w:tc>
          <w:tcPr>
            <w:tcW w:w="1584" w:type="dxa"/>
            <w:gridSpan w:val="2"/>
          </w:tcPr>
          <w:p w14:paraId="6780D905"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70" w:type="dxa"/>
            <w:gridSpan w:val="3"/>
          </w:tcPr>
          <w:p w14:paraId="551272DA" w14:textId="77777777" w:rsidR="008A0BC3" w:rsidRPr="00D750DA" w:rsidRDefault="00224632" w:rsidP="008A0BC3">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3FCCED76" w14:textId="77777777" w:rsidR="008A0BC3" w:rsidRPr="00A9271F" w:rsidRDefault="008A0BC3" w:rsidP="008A0BC3">
            <w:pPr>
              <w:autoSpaceDE/>
              <w:autoSpaceDN/>
              <w:adjustRightInd/>
              <w:spacing w:before="0" w:line="240" w:lineRule="auto"/>
              <w:ind w:left="-72" w:right="747"/>
              <w:rPr>
                <w:color w:val="auto"/>
                <w:sz w:val="16"/>
                <w:szCs w:val="24"/>
                <w:lang w:val="ru-RU"/>
              </w:rPr>
            </w:pPr>
          </w:p>
        </w:tc>
        <w:tc>
          <w:tcPr>
            <w:tcW w:w="3573" w:type="dxa"/>
            <w:gridSpan w:val="3"/>
            <w:vMerge/>
            <w:vAlign w:val="center"/>
          </w:tcPr>
          <w:p w14:paraId="33BEA0A9" w14:textId="77777777" w:rsidR="008A0BC3" w:rsidRPr="00D750DA" w:rsidRDefault="008A0BC3" w:rsidP="008A0BC3">
            <w:pPr>
              <w:rPr>
                <w:color w:val="auto"/>
                <w:lang w:val="ru-RU"/>
              </w:rPr>
            </w:pPr>
          </w:p>
        </w:tc>
      </w:tr>
      <w:tr w:rsidR="008A0BC3" w:rsidRPr="007D1D87" w14:paraId="20BA60C3" w14:textId="77777777" w:rsidTr="00F029EB">
        <w:trPr>
          <w:cantSplit/>
          <w:trHeight w:val="288"/>
          <w:jc w:val="center"/>
        </w:trPr>
        <w:tc>
          <w:tcPr>
            <w:tcW w:w="1584" w:type="dxa"/>
            <w:gridSpan w:val="2"/>
            <w:tcBorders>
              <w:bottom w:val="single" w:sz="12" w:space="0" w:color="auto"/>
            </w:tcBorders>
          </w:tcPr>
          <w:p w14:paraId="5B155A84"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70" w:type="dxa"/>
            <w:gridSpan w:val="3"/>
            <w:tcBorders>
              <w:bottom w:val="single" w:sz="12" w:space="0" w:color="auto"/>
            </w:tcBorders>
          </w:tcPr>
          <w:p w14:paraId="5D3E694C" w14:textId="2CA56CBF" w:rsidR="008A0BC3" w:rsidRPr="00AD20CE" w:rsidRDefault="008A0BC3" w:rsidP="008A0BC3">
            <w:pPr>
              <w:autoSpaceDE/>
              <w:autoSpaceDN/>
              <w:adjustRightInd/>
              <w:spacing w:before="0" w:line="240" w:lineRule="auto"/>
              <w:ind w:left="-72" w:right="747"/>
              <w:rPr>
                <w:sz w:val="16"/>
                <w:szCs w:val="16"/>
                <w:lang w:val="ru-RU"/>
              </w:rPr>
            </w:pPr>
            <w:r>
              <w:rPr>
                <w:color w:val="auto"/>
                <w:sz w:val="16"/>
                <w:szCs w:val="24"/>
                <w:lang w:val="ru-RU"/>
              </w:rPr>
              <w:t>0</w:t>
            </w:r>
            <w:del w:id="505" w:author="Kurmanov, Aidyn [STAMGazStroy LLP]" w:date="2025-12-11T15:39:00Z" w16du:dateUtc="2025-12-11T10:39:00Z">
              <w:r>
                <w:rPr>
                  <w:color w:val="auto"/>
                  <w:sz w:val="16"/>
                  <w:szCs w:val="24"/>
                  <w:lang w:val="ru-RU"/>
                </w:rPr>
                <w:delText>,</w:delText>
              </w:r>
            </w:del>
            <w:ins w:id="506"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2</w:t>
            </w:r>
            <w:r w:rsidRPr="00156C55">
              <w:rPr>
                <w:color w:val="auto"/>
                <w:sz w:val="16"/>
                <w:szCs w:val="24"/>
                <w:lang w:val="ru-RU"/>
              </w:rPr>
              <w:t>54</w:t>
            </w:r>
            <w:r>
              <w:rPr>
                <w:color w:val="auto"/>
                <w:sz w:val="16"/>
                <w:szCs w:val="24"/>
                <w:lang w:val="ru-RU"/>
              </w:rPr>
              <w:t xml:space="preserve"> – 0</w:t>
            </w:r>
            <w:del w:id="507" w:author="Kurmanov, Aidyn [STAMGazStroy LLP]" w:date="2025-12-11T15:39:00Z" w16du:dateUtc="2025-12-11T10:39:00Z">
              <w:r>
                <w:rPr>
                  <w:color w:val="auto"/>
                  <w:sz w:val="16"/>
                  <w:szCs w:val="24"/>
                  <w:lang w:val="ru-RU"/>
                </w:rPr>
                <w:delText>,</w:delText>
              </w:r>
            </w:del>
            <w:ins w:id="508"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509" w:author="Kurmanov, Aidyn [STAMGazStroy LLP]" w:date="2025-12-11T15:39:00Z" w16du:dateUtc="2025-12-11T10:39:00Z">
              <w:r w:rsidRPr="00037A5B">
                <w:rPr>
                  <w:color w:val="auto"/>
                  <w:sz w:val="16"/>
                  <w:szCs w:val="24"/>
                  <w:lang w:val="ru-RU"/>
                </w:rPr>
                <w:delText>,</w:delText>
              </w:r>
            </w:del>
            <w:ins w:id="510"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511" w:author="Kurmanov, Aidyn [STAMGazStroy LLP]" w:date="2025-12-11T15:39:00Z" w16du:dateUtc="2025-12-11T10:39:00Z">
              <w:r w:rsidRPr="00037A5B">
                <w:rPr>
                  <w:color w:val="auto"/>
                  <w:sz w:val="16"/>
                  <w:szCs w:val="24"/>
                  <w:lang w:val="ru-RU"/>
                </w:rPr>
                <w:delText>,</w:delText>
              </w:r>
            </w:del>
            <w:ins w:id="512"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3E5A5F4D" w14:textId="77777777" w:rsidR="008A0BC3" w:rsidRPr="00A9271F" w:rsidRDefault="008A0BC3" w:rsidP="008A0BC3">
            <w:pPr>
              <w:autoSpaceDE/>
              <w:autoSpaceDN/>
              <w:adjustRightInd/>
              <w:spacing w:before="0" w:line="240" w:lineRule="auto"/>
              <w:ind w:left="-72" w:right="747"/>
              <w:rPr>
                <w:color w:val="auto"/>
                <w:sz w:val="16"/>
                <w:szCs w:val="24"/>
                <w:lang w:val="ru-RU"/>
              </w:rPr>
            </w:pPr>
          </w:p>
        </w:tc>
        <w:tc>
          <w:tcPr>
            <w:tcW w:w="3573" w:type="dxa"/>
            <w:gridSpan w:val="3"/>
            <w:vMerge/>
            <w:tcBorders>
              <w:bottom w:val="single" w:sz="12" w:space="0" w:color="auto"/>
            </w:tcBorders>
            <w:vAlign w:val="center"/>
          </w:tcPr>
          <w:p w14:paraId="2C06ECE2" w14:textId="77777777" w:rsidR="008A0BC3" w:rsidRPr="006952A6" w:rsidRDefault="008A0BC3" w:rsidP="008A0BC3">
            <w:pPr>
              <w:rPr>
                <w:color w:val="auto"/>
                <w:lang w:val="ru-RU"/>
              </w:rPr>
            </w:pPr>
          </w:p>
        </w:tc>
      </w:tr>
      <w:tr w:rsidR="008A0BC3" w:rsidRPr="0005732F" w14:paraId="0FB1033E" w14:textId="77777777" w:rsidTr="00F029EB">
        <w:trPr>
          <w:trHeight w:val="360"/>
          <w:jc w:val="center"/>
        </w:trPr>
        <w:tc>
          <w:tcPr>
            <w:tcW w:w="2432" w:type="dxa"/>
            <w:gridSpan w:val="3"/>
            <w:tcBorders>
              <w:top w:val="single" w:sz="12" w:space="0" w:color="auto"/>
              <w:left w:val="single" w:sz="12" w:space="0" w:color="auto"/>
              <w:bottom w:val="single" w:sz="12" w:space="0" w:color="auto"/>
            </w:tcBorders>
            <w:shd w:val="clear" w:color="auto" w:fill="000000"/>
            <w:vAlign w:val="center"/>
          </w:tcPr>
          <w:p w14:paraId="291ED755"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5" w:type="dxa"/>
            <w:tcBorders>
              <w:top w:val="single" w:sz="12" w:space="0" w:color="auto"/>
              <w:bottom w:val="single" w:sz="12" w:space="0" w:color="auto"/>
            </w:tcBorders>
            <w:shd w:val="clear" w:color="auto" w:fill="000000"/>
            <w:vAlign w:val="center"/>
          </w:tcPr>
          <w:p w14:paraId="1F379E17"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430" w:type="dxa"/>
            <w:gridSpan w:val="3"/>
            <w:tcBorders>
              <w:top w:val="single" w:sz="12" w:space="0" w:color="auto"/>
              <w:bottom w:val="single" w:sz="12" w:space="0" w:color="auto"/>
            </w:tcBorders>
            <w:shd w:val="clear" w:color="auto" w:fill="000000"/>
            <w:vAlign w:val="center"/>
          </w:tcPr>
          <w:p w14:paraId="33B89366"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4AFB8EFD"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tcBorders>
              <w:top w:val="single" w:sz="12" w:space="0" w:color="auto"/>
              <w:bottom w:val="single" w:sz="12" w:space="0" w:color="auto"/>
              <w:right w:val="single" w:sz="12" w:space="0" w:color="auto"/>
            </w:tcBorders>
            <w:shd w:val="clear" w:color="auto" w:fill="000000"/>
            <w:vAlign w:val="center"/>
          </w:tcPr>
          <w:p w14:paraId="2FA95F12"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8A0BC3" w:rsidRPr="0005732F" w14:paraId="536C937A" w14:textId="77777777" w:rsidTr="00F029EB">
        <w:trPr>
          <w:trHeight w:val="288"/>
          <w:jc w:val="center"/>
        </w:trPr>
        <w:tc>
          <w:tcPr>
            <w:tcW w:w="2432" w:type="dxa"/>
            <w:gridSpan w:val="3"/>
            <w:tcBorders>
              <w:top w:val="single" w:sz="12" w:space="0" w:color="auto"/>
            </w:tcBorders>
            <w:vAlign w:val="center"/>
          </w:tcPr>
          <w:p w14:paraId="14D622DD"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3015" w:type="dxa"/>
            <w:tcBorders>
              <w:top w:val="single" w:sz="12" w:space="0" w:color="auto"/>
            </w:tcBorders>
            <w:vAlign w:val="center"/>
          </w:tcPr>
          <w:p w14:paraId="76043ABE"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Carboline</w:t>
            </w:r>
          </w:p>
        </w:tc>
        <w:tc>
          <w:tcPr>
            <w:tcW w:w="2430" w:type="dxa"/>
            <w:gridSpan w:val="3"/>
            <w:tcBorders>
              <w:top w:val="single" w:sz="12" w:space="0" w:color="auto"/>
            </w:tcBorders>
            <w:vAlign w:val="center"/>
          </w:tcPr>
          <w:p w14:paraId="1B4E8FA6" w14:textId="77777777" w:rsidR="008A0BC3" w:rsidRPr="001B74BC" w:rsidRDefault="008A0BC3" w:rsidP="008A0BC3">
            <w:pPr>
              <w:autoSpaceDE/>
              <w:autoSpaceDN/>
              <w:adjustRightInd/>
              <w:spacing w:before="0" w:line="240" w:lineRule="auto"/>
              <w:ind w:left="0"/>
              <w:rPr>
                <w:sz w:val="16"/>
                <w:szCs w:val="16"/>
              </w:rPr>
            </w:pPr>
            <w:r w:rsidRPr="001B74BC">
              <w:rPr>
                <w:sz w:val="16"/>
                <w:szCs w:val="16"/>
              </w:rPr>
              <w:t>Phenoline 385</w:t>
            </w:r>
          </w:p>
        </w:tc>
        <w:tc>
          <w:tcPr>
            <w:tcW w:w="971" w:type="dxa"/>
            <w:tcBorders>
              <w:top w:val="single" w:sz="12" w:space="0" w:color="auto"/>
            </w:tcBorders>
            <w:vAlign w:val="center"/>
          </w:tcPr>
          <w:p w14:paraId="2FE99A43" w14:textId="77777777" w:rsidR="008A0BC3" w:rsidRPr="001D3869" w:rsidRDefault="008A0BC3" w:rsidP="008A0BC3">
            <w:pPr>
              <w:autoSpaceDE/>
              <w:autoSpaceDN/>
              <w:adjustRightInd/>
              <w:spacing w:before="0" w:line="240" w:lineRule="auto"/>
              <w:ind w:left="0"/>
              <w:jc w:val="center"/>
              <w:rPr>
                <w:sz w:val="16"/>
                <w:szCs w:val="16"/>
              </w:rPr>
            </w:pPr>
            <w:r>
              <w:rPr>
                <w:sz w:val="16"/>
                <w:szCs w:val="16"/>
              </w:rPr>
              <w:t>235</w:t>
            </w:r>
          </w:p>
        </w:tc>
        <w:tc>
          <w:tcPr>
            <w:tcW w:w="1169" w:type="dxa"/>
            <w:tcBorders>
              <w:top w:val="single" w:sz="12" w:space="0" w:color="auto"/>
            </w:tcBorders>
            <w:vAlign w:val="center"/>
          </w:tcPr>
          <w:p w14:paraId="2FCFD6B4" w14:textId="77777777" w:rsidR="008A0BC3" w:rsidRPr="001D3869" w:rsidRDefault="008A0BC3" w:rsidP="008A0BC3">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8A0BC3" w:rsidRPr="0005732F" w14:paraId="480F7F92" w14:textId="77777777" w:rsidTr="00F029EB">
        <w:trPr>
          <w:trHeight w:val="288"/>
          <w:jc w:val="center"/>
        </w:trPr>
        <w:tc>
          <w:tcPr>
            <w:tcW w:w="2432" w:type="dxa"/>
            <w:gridSpan w:val="3"/>
            <w:vAlign w:val="center"/>
          </w:tcPr>
          <w:p w14:paraId="0762923B"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3015" w:type="dxa"/>
            <w:vAlign w:val="center"/>
          </w:tcPr>
          <w:p w14:paraId="6B908BEA"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Hempel Coatings (USA), Inc.</w:t>
            </w:r>
          </w:p>
        </w:tc>
        <w:tc>
          <w:tcPr>
            <w:tcW w:w="2430" w:type="dxa"/>
            <w:gridSpan w:val="3"/>
            <w:vAlign w:val="center"/>
          </w:tcPr>
          <w:p w14:paraId="23548FD6" w14:textId="77777777" w:rsidR="008A0BC3" w:rsidRPr="001B74BC" w:rsidRDefault="008A0BC3" w:rsidP="008A0BC3">
            <w:pPr>
              <w:autoSpaceDE/>
              <w:autoSpaceDN/>
              <w:adjustRightInd/>
              <w:spacing w:before="0" w:line="240" w:lineRule="auto"/>
              <w:ind w:left="0"/>
              <w:rPr>
                <w:sz w:val="16"/>
                <w:szCs w:val="16"/>
              </w:rPr>
            </w:pPr>
            <w:proofErr w:type="spellStart"/>
            <w:r w:rsidRPr="001B74BC">
              <w:rPr>
                <w:sz w:val="16"/>
                <w:szCs w:val="16"/>
              </w:rPr>
              <w:t>Hempadur</w:t>
            </w:r>
            <w:proofErr w:type="spellEnd"/>
            <w:r w:rsidRPr="001B74BC">
              <w:rPr>
                <w:sz w:val="16"/>
                <w:szCs w:val="16"/>
              </w:rPr>
              <w:t xml:space="preserve"> 85671</w:t>
            </w:r>
          </w:p>
        </w:tc>
        <w:tc>
          <w:tcPr>
            <w:tcW w:w="971" w:type="dxa"/>
            <w:vAlign w:val="center"/>
          </w:tcPr>
          <w:p w14:paraId="7E1EDA15" w14:textId="77777777" w:rsidR="008A0BC3" w:rsidRPr="001D3869" w:rsidRDefault="008A0BC3" w:rsidP="008A0BC3">
            <w:pPr>
              <w:autoSpaceDE/>
              <w:autoSpaceDN/>
              <w:adjustRightInd/>
              <w:spacing w:before="0" w:line="240" w:lineRule="auto"/>
              <w:ind w:left="0"/>
              <w:jc w:val="center"/>
              <w:rPr>
                <w:sz w:val="16"/>
                <w:szCs w:val="16"/>
              </w:rPr>
            </w:pPr>
            <w:r>
              <w:rPr>
                <w:sz w:val="16"/>
                <w:szCs w:val="16"/>
              </w:rPr>
              <w:t>320</w:t>
            </w:r>
          </w:p>
        </w:tc>
        <w:tc>
          <w:tcPr>
            <w:tcW w:w="1169" w:type="dxa"/>
            <w:vAlign w:val="center"/>
          </w:tcPr>
          <w:p w14:paraId="00A15391" w14:textId="77777777" w:rsidR="008A0BC3" w:rsidRPr="001D3869" w:rsidRDefault="00C56DD9" w:rsidP="008A0BC3">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8A0BC3" w:rsidRPr="0005732F" w14:paraId="6E93D406" w14:textId="77777777" w:rsidTr="00F029EB">
        <w:trPr>
          <w:trHeight w:val="288"/>
          <w:jc w:val="center"/>
        </w:trPr>
        <w:tc>
          <w:tcPr>
            <w:tcW w:w="2432" w:type="dxa"/>
            <w:gridSpan w:val="3"/>
            <w:vAlign w:val="center"/>
          </w:tcPr>
          <w:p w14:paraId="159DF017" w14:textId="77777777" w:rsidR="008A0BC3" w:rsidRPr="00D41158" w:rsidRDefault="00C56DD9" w:rsidP="008A0BC3">
            <w:pPr>
              <w:autoSpaceDE/>
              <w:autoSpaceDN/>
              <w:adjustRightInd/>
              <w:spacing w:before="0" w:line="240" w:lineRule="auto"/>
              <w:ind w:left="0"/>
              <w:rPr>
                <w:b/>
                <w:color w:val="auto"/>
                <w:sz w:val="16"/>
                <w:szCs w:val="24"/>
                <w:lang w:val="ru-RU"/>
              </w:rPr>
            </w:pPr>
            <w:r>
              <w:rPr>
                <w:b/>
                <w:color w:val="auto"/>
                <w:sz w:val="16"/>
                <w:szCs w:val="24"/>
                <w:lang w:val="ru-RU"/>
              </w:rPr>
              <w:t>Т</w:t>
            </w:r>
            <w:r w:rsidR="008A0BC3" w:rsidRPr="00D41158">
              <w:rPr>
                <w:b/>
                <w:color w:val="auto"/>
                <w:sz w:val="16"/>
                <w:szCs w:val="24"/>
                <w:lang w:val="ru-RU"/>
              </w:rPr>
              <w:t>онкопленочное</w:t>
            </w:r>
          </w:p>
        </w:tc>
        <w:tc>
          <w:tcPr>
            <w:tcW w:w="3015" w:type="dxa"/>
            <w:vAlign w:val="center"/>
          </w:tcPr>
          <w:p w14:paraId="67105E72"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International</w:t>
            </w:r>
          </w:p>
        </w:tc>
        <w:tc>
          <w:tcPr>
            <w:tcW w:w="2430" w:type="dxa"/>
            <w:gridSpan w:val="3"/>
            <w:vAlign w:val="center"/>
          </w:tcPr>
          <w:p w14:paraId="7A042F2D" w14:textId="77777777" w:rsidR="008A0BC3" w:rsidRPr="001B74BC" w:rsidRDefault="008A0BC3" w:rsidP="008A0BC3">
            <w:pPr>
              <w:autoSpaceDE/>
              <w:autoSpaceDN/>
              <w:adjustRightInd/>
              <w:spacing w:before="0" w:line="240" w:lineRule="auto"/>
              <w:ind w:left="0"/>
              <w:rPr>
                <w:sz w:val="16"/>
                <w:szCs w:val="16"/>
              </w:rPr>
            </w:pPr>
            <w:r w:rsidRPr="001B74BC">
              <w:rPr>
                <w:sz w:val="16"/>
                <w:szCs w:val="16"/>
              </w:rPr>
              <w:t>Interline 399</w:t>
            </w:r>
          </w:p>
        </w:tc>
        <w:tc>
          <w:tcPr>
            <w:tcW w:w="971" w:type="dxa"/>
            <w:vAlign w:val="center"/>
          </w:tcPr>
          <w:p w14:paraId="0D92C38B" w14:textId="77777777" w:rsidR="008A0BC3" w:rsidRPr="001D3869" w:rsidRDefault="008A0BC3" w:rsidP="008A0BC3">
            <w:pPr>
              <w:autoSpaceDE/>
              <w:autoSpaceDN/>
              <w:adjustRightInd/>
              <w:spacing w:before="0" w:line="240" w:lineRule="auto"/>
              <w:ind w:left="0"/>
              <w:jc w:val="center"/>
              <w:rPr>
                <w:sz w:val="16"/>
                <w:szCs w:val="16"/>
              </w:rPr>
            </w:pPr>
            <w:r>
              <w:rPr>
                <w:sz w:val="16"/>
                <w:szCs w:val="16"/>
              </w:rPr>
              <w:t>340</w:t>
            </w:r>
          </w:p>
        </w:tc>
        <w:tc>
          <w:tcPr>
            <w:tcW w:w="1169" w:type="dxa"/>
            <w:vAlign w:val="center"/>
          </w:tcPr>
          <w:p w14:paraId="52645814" w14:textId="77777777" w:rsidR="008A0BC3" w:rsidRPr="001D3869" w:rsidRDefault="008A0BC3" w:rsidP="008A0BC3">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8A0BC3" w:rsidRPr="0005732F" w14:paraId="7FF98146" w14:textId="77777777" w:rsidTr="00F029EB">
        <w:trPr>
          <w:trHeight w:val="288"/>
          <w:jc w:val="center"/>
        </w:trPr>
        <w:tc>
          <w:tcPr>
            <w:tcW w:w="2432" w:type="dxa"/>
            <w:gridSpan w:val="3"/>
            <w:vMerge w:val="restart"/>
            <w:vAlign w:val="center"/>
          </w:tcPr>
          <w:p w14:paraId="3839E570" w14:textId="77777777" w:rsidR="008A0BC3" w:rsidRPr="00D41158" w:rsidRDefault="008A0BC3" w:rsidP="008A0BC3">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5" w:type="dxa"/>
            <w:vAlign w:val="center"/>
          </w:tcPr>
          <w:p w14:paraId="2023CBE3"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Jotun Paints</w:t>
            </w:r>
          </w:p>
        </w:tc>
        <w:tc>
          <w:tcPr>
            <w:tcW w:w="2430" w:type="dxa"/>
            <w:gridSpan w:val="3"/>
            <w:vAlign w:val="center"/>
          </w:tcPr>
          <w:p w14:paraId="185180E9" w14:textId="6D1A0B46" w:rsidR="008A0BC3" w:rsidRPr="001B74BC" w:rsidRDefault="008A0BC3" w:rsidP="008A0BC3">
            <w:pPr>
              <w:autoSpaceDE/>
              <w:autoSpaceDN/>
              <w:adjustRightInd/>
              <w:spacing w:before="0" w:line="240" w:lineRule="auto"/>
              <w:ind w:left="0"/>
              <w:rPr>
                <w:sz w:val="16"/>
                <w:szCs w:val="16"/>
              </w:rPr>
            </w:pPr>
            <w:proofErr w:type="spellStart"/>
            <w:r w:rsidRPr="001B74BC">
              <w:rPr>
                <w:sz w:val="16"/>
                <w:szCs w:val="16"/>
              </w:rPr>
              <w:t>Tankguard</w:t>
            </w:r>
            <w:proofErr w:type="spellEnd"/>
            <w:r w:rsidRPr="001B74BC">
              <w:rPr>
                <w:sz w:val="16"/>
                <w:szCs w:val="16"/>
              </w:rPr>
              <w:t xml:space="preserve"> Storage </w:t>
            </w:r>
          </w:p>
        </w:tc>
        <w:tc>
          <w:tcPr>
            <w:tcW w:w="971" w:type="dxa"/>
            <w:vAlign w:val="center"/>
          </w:tcPr>
          <w:p w14:paraId="09CB1C07" w14:textId="66301812" w:rsidR="008A0BC3" w:rsidRPr="001D3869" w:rsidRDefault="008A0BC3" w:rsidP="008A0BC3">
            <w:pPr>
              <w:autoSpaceDE/>
              <w:autoSpaceDN/>
              <w:adjustRightInd/>
              <w:spacing w:before="0" w:line="240" w:lineRule="auto"/>
              <w:ind w:left="0"/>
              <w:jc w:val="center"/>
              <w:rPr>
                <w:sz w:val="16"/>
                <w:szCs w:val="16"/>
              </w:rPr>
            </w:pPr>
            <w:del w:id="513" w:author="Kurmanov, Aidyn [STAMGazStroy LLP]" w:date="2025-12-09T17:08:00Z" w16du:dateUtc="2025-12-09T12:08:00Z">
              <w:r>
                <w:rPr>
                  <w:sz w:val="16"/>
                  <w:szCs w:val="16"/>
                </w:rPr>
                <w:delText>310</w:delText>
              </w:r>
            </w:del>
            <w:ins w:id="514" w:author="Kurmanov, Aidyn [STAMGazStroy LLP]" w:date="2025-12-09T17:08:00Z" w16du:dateUtc="2025-12-09T12:08:00Z">
              <w:r w:rsidR="001445FF">
                <w:rPr>
                  <w:sz w:val="16"/>
                  <w:szCs w:val="16"/>
                </w:rPr>
                <w:t>335</w:t>
              </w:r>
            </w:ins>
          </w:p>
        </w:tc>
        <w:tc>
          <w:tcPr>
            <w:tcW w:w="1169" w:type="dxa"/>
            <w:vAlign w:val="center"/>
          </w:tcPr>
          <w:p w14:paraId="4FFEE08E" w14:textId="77777777" w:rsidR="008A0BC3" w:rsidRPr="001D3869" w:rsidRDefault="008A0BC3" w:rsidP="008A0BC3">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C56DD9" w:rsidRPr="0005732F" w14:paraId="07D0BB96" w14:textId="77777777" w:rsidTr="00F029EB">
        <w:trPr>
          <w:trHeight w:val="288"/>
          <w:jc w:val="center"/>
        </w:trPr>
        <w:tc>
          <w:tcPr>
            <w:tcW w:w="2432" w:type="dxa"/>
            <w:gridSpan w:val="3"/>
            <w:vMerge/>
            <w:vAlign w:val="center"/>
          </w:tcPr>
          <w:p w14:paraId="21E14488" w14:textId="77777777" w:rsidR="00C56DD9" w:rsidRPr="00D41158" w:rsidRDefault="00C56DD9" w:rsidP="008A0BC3">
            <w:pPr>
              <w:autoSpaceDE/>
              <w:autoSpaceDN/>
              <w:adjustRightInd/>
              <w:spacing w:before="0" w:line="240" w:lineRule="auto"/>
              <w:ind w:left="0"/>
              <w:rPr>
                <w:b/>
                <w:color w:val="auto"/>
                <w:sz w:val="16"/>
                <w:szCs w:val="24"/>
                <w:lang w:val="ru-RU"/>
              </w:rPr>
            </w:pPr>
          </w:p>
        </w:tc>
        <w:tc>
          <w:tcPr>
            <w:tcW w:w="3015" w:type="dxa"/>
            <w:vAlign w:val="center"/>
          </w:tcPr>
          <w:p w14:paraId="5A0ED0AC"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 xml:space="preserve">PPG </w:t>
            </w:r>
          </w:p>
        </w:tc>
        <w:tc>
          <w:tcPr>
            <w:tcW w:w="2430" w:type="dxa"/>
            <w:gridSpan w:val="3"/>
            <w:vAlign w:val="center"/>
          </w:tcPr>
          <w:p w14:paraId="79C32EB8" w14:textId="77777777" w:rsidR="00A34087" w:rsidRPr="001B74BC" w:rsidRDefault="00A34087" w:rsidP="00A34087">
            <w:pPr>
              <w:autoSpaceDE/>
              <w:autoSpaceDN/>
              <w:adjustRightInd/>
              <w:spacing w:before="0" w:line="240" w:lineRule="auto"/>
              <w:ind w:left="0"/>
              <w:rPr>
                <w:sz w:val="16"/>
                <w:szCs w:val="16"/>
                <w:lang w:val="ru-RU"/>
              </w:rPr>
            </w:pPr>
            <w:proofErr w:type="spellStart"/>
            <w:r w:rsidRPr="001B74BC">
              <w:rPr>
                <w:sz w:val="16"/>
                <w:szCs w:val="16"/>
              </w:rPr>
              <w:t>Amercoat</w:t>
            </w:r>
            <w:proofErr w:type="spellEnd"/>
            <w:r w:rsidRPr="001B74BC">
              <w:rPr>
                <w:sz w:val="16"/>
                <w:szCs w:val="16"/>
              </w:rPr>
              <w:t xml:space="preserve"> 90HS</w:t>
            </w:r>
          </w:p>
          <w:p w14:paraId="05684A54" w14:textId="6ACE35B0" w:rsidR="00C56DD9" w:rsidRPr="001B74BC" w:rsidRDefault="00A34087" w:rsidP="00A34087">
            <w:pPr>
              <w:autoSpaceDE/>
              <w:autoSpaceDN/>
              <w:adjustRightInd/>
              <w:spacing w:before="0" w:line="240" w:lineRule="auto"/>
              <w:ind w:left="0"/>
              <w:rPr>
                <w:sz w:val="16"/>
                <w:szCs w:val="16"/>
              </w:rPr>
            </w:pPr>
            <w:proofErr w:type="spellStart"/>
            <w:r w:rsidRPr="001B74BC">
              <w:rPr>
                <w:sz w:val="16"/>
                <w:szCs w:val="16"/>
              </w:rPr>
              <w:t>Phenguard</w:t>
            </w:r>
            <w:proofErr w:type="spellEnd"/>
            <w:r w:rsidRPr="001B74BC">
              <w:rPr>
                <w:sz w:val="16"/>
                <w:szCs w:val="16"/>
              </w:rPr>
              <w:t xml:space="preserve"> 930 Series</w:t>
            </w:r>
          </w:p>
        </w:tc>
        <w:tc>
          <w:tcPr>
            <w:tcW w:w="971" w:type="dxa"/>
            <w:vAlign w:val="center"/>
          </w:tcPr>
          <w:p w14:paraId="0CF824F4" w14:textId="07853D2C" w:rsidR="00C56DD9" w:rsidRPr="001D3869" w:rsidRDefault="00C56DD9" w:rsidP="008A0BC3">
            <w:pPr>
              <w:autoSpaceDE/>
              <w:autoSpaceDN/>
              <w:adjustRightInd/>
              <w:spacing w:before="0" w:line="240" w:lineRule="auto"/>
              <w:ind w:left="0"/>
              <w:jc w:val="center"/>
              <w:rPr>
                <w:sz w:val="16"/>
                <w:szCs w:val="16"/>
              </w:rPr>
            </w:pPr>
            <w:r>
              <w:rPr>
                <w:sz w:val="16"/>
                <w:szCs w:val="16"/>
              </w:rPr>
              <w:t>312-324</w:t>
            </w:r>
          </w:p>
        </w:tc>
        <w:tc>
          <w:tcPr>
            <w:tcW w:w="1169" w:type="dxa"/>
            <w:vAlign w:val="center"/>
          </w:tcPr>
          <w:p w14:paraId="26AE4D1B" w14:textId="1D887729" w:rsidR="00C56DD9" w:rsidRPr="001D3869" w:rsidRDefault="00C56DD9" w:rsidP="008A0BC3">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8A0BC3" w:rsidRPr="0005732F" w14:paraId="047E258B" w14:textId="77777777" w:rsidTr="00F029EB">
        <w:trPr>
          <w:trHeight w:val="288"/>
          <w:jc w:val="center"/>
        </w:trPr>
        <w:tc>
          <w:tcPr>
            <w:tcW w:w="2432" w:type="dxa"/>
            <w:gridSpan w:val="3"/>
            <w:vAlign w:val="center"/>
          </w:tcPr>
          <w:p w14:paraId="1B531C7A" w14:textId="77777777" w:rsidR="008A0BC3" w:rsidRPr="0005732F" w:rsidRDefault="008A0BC3" w:rsidP="008A0BC3">
            <w:pPr>
              <w:jc w:val="center"/>
              <w:rPr>
                <w:b/>
                <w:color w:val="auto"/>
                <w:sz w:val="16"/>
                <w:szCs w:val="16"/>
              </w:rPr>
            </w:pPr>
          </w:p>
        </w:tc>
        <w:tc>
          <w:tcPr>
            <w:tcW w:w="3015" w:type="dxa"/>
            <w:vAlign w:val="center"/>
          </w:tcPr>
          <w:p w14:paraId="5E782BEA"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Sherwin Williams</w:t>
            </w:r>
          </w:p>
        </w:tc>
        <w:tc>
          <w:tcPr>
            <w:tcW w:w="2430" w:type="dxa"/>
            <w:gridSpan w:val="3"/>
            <w:vAlign w:val="center"/>
          </w:tcPr>
          <w:p w14:paraId="4339A7AB" w14:textId="5C4842E7" w:rsidR="008A0BC3" w:rsidRPr="001B74BC" w:rsidRDefault="008A0BC3" w:rsidP="008A0BC3">
            <w:pPr>
              <w:autoSpaceDE/>
              <w:autoSpaceDN/>
              <w:adjustRightInd/>
              <w:spacing w:before="0" w:line="240" w:lineRule="auto"/>
              <w:ind w:left="0"/>
              <w:rPr>
                <w:sz w:val="16"/>
                <w:szCs w:val="16"/>
              </w:rPr>
            </w:pPr>
            <w:proofErr w:type="spellStart"/>
            <w:r w:rsidRPr="001B74BC">
              <w:rPr>
                <w:sz w:val="16"/>
                <w:szCs w:val="16"/>
              </w:rPr>
              <w:t>Epo</w:t>
            </w:r>
            <w:proofErr w:type="spellEnd"/>
            <w:r w:rsidRPr="001B74BC">
              <w:rPr>
                <w:sz w:val="16"/>
                <w:szCs w:val="16"/>
              </w:rPr>
              <w:t xml:space="preserve">-Phen FF </w:t>
            </w:r>
          </w:p>
        </w:tc>
        <w:tc>
          <w:tcPr>
            <w:tcW w:w="971" w:type="dxa"/>
            <w:vAlign w:val="center"/>
          </w:tcPr>
          <w:p w14:paraId="15E22809" w14:textId="77777777" w:rsidR="008A0BC3" w:rsidRPr="001D3869" w:rsidRDefault="008A0BC3" w:rsidP="008A0BC3">
            <w:pPr>
              <w:autoSpaceDE/>
              <w:autoSpaceDN/>
              <w:adjustRightInd/>
              <w:spacing w:before="0" w:line="240" w:lineRule="auto"/>
              <w:ind w:left="0"/>
              <w:jc w:val="center"/>
              <w:rPr>
                <w:sz w:val="16"/>
                <w:szCs w:val="16"/>
              </w:rPr>
            </w:pPr>
            <w:del w:id="515" w:author="Kurmanov, Aidyn [STAMGazStroy LLP]" w:date="2025-12-09T17:10:00Z" w16du:dateUtc="2025-12-09T12:10:00Z">
              <w:r w:rsidRPr="00161B3E">
                <w:rPr>
                  <w:sz w:val="16"/>
                  <w:szCs w:val="16"/>
                </w:rPr>
                <w:delText xml:space="preserve">&lt; </w:delText>
              </w:r>
            </w:del>
            <w:r w:rsidRPr="00161B3E">
              <w:rPr>
                <w:sz w:val="16"/>
                <w:szCs w:val="16"/>
              </w:rPr>
              <w:t xml:space="preserve">250          </w:t>
            </w:r>
          </w:p>
        </w:tc>
        <w:tc>
          <w:tcPr>
            <w:tcW w:w="1169" w:type="dxa"/>
            <w:vAlign w:val="center"/>
          </w:tcPr>
          <w:p w14:paraId="20269DBD" w14:textId="77777777" w:rsidR="008A0BC3" w:rsidRPr="001D3869" w:rsidRDefault="008A0BC3" w:rsidP="008A0BC3">
            <w:pPr>
              <w:autoSpaceDE/>
              <w:autoSpaceDN/>
              <w:adjustRightInd/>
              <w:spacing w:before="0" w:line="240" w:lineRule="auto"/>
              <w:ind w:left="0"/>
              <w:rPr>
                <w:sz w:val="16"/>
                <w:szCs w:val="16"/>
              </w:rPr>
            </w:pPr>
            <w:r>
              <w:rPr>
                <w:sz w:val="16"/>
                <w:szCs w:val="16"/>
              </w:rPr>
              <w:t>99</w:t>
            </w:r>
            <w:r w:rsidRPr="001D3869">
              <w:rPr>
                <w:sz w:val="16"/>
                <w:szCs w:val="16"/>
              </w:rPr>
              <w:t>°</w:t>
            </w:r>
            <w:r>
              <w:rPr>
                <w:sz w:val="16"/>
                <w:szCs w:val="16"/>
              </w:rPr>
              <w:t>C (210</w:t>
            </w:r>
            <w:r w:rsidRPr="001D3869">
              <w:rPr>
                <w:sz w:val="16"/>
                <w:szCs w:val="16"/>
              </w:rPr>
              <w:t>°F</w:t>
            </w:r>
            <w:r>
              <w:rPr>
                <w:sz w:val="16"/>
                <w:szCs w:val="16"/>
              </w:rPr>
              <w:t>)</w:t>
            </w:r>
          </w:p>
        </w:tc>
      </w:tr>
      <w:tr w:rsidR="008A0BC3" w:rsidRPr="0005732F" w14:paraId="0ADA60ED" w14:textId="77777777" w:rsidTr="00F029EB">
        <w:trPr>
          <w:trHeight w:val="288"/>
          <w:jc w:val="center"/>
        </w:trPr>
        <w:tc>
          <w:tcPr>
            <w:tcW w:w="2432" w:type="dxa"/>
            <w:gridSpan w:val="3"/>
            <w:vAlign w:val="center"/>
          </w:tcPr>
          <w:p w14:paraId="7672FCB7" w14:textId="77777777" w:rsidR="008A0BC3" w:rsidRPr="0005732F" w:rsidRDefault="008A0BC3" w:rsidP="008A0BC3">
            <w:pPr>
              <w:jc w:val="center"/>
              <w:rPr>
                <w:b/>
                <w:color w:val="auto"/>
                <w:sz w:val="16"/>
                <w:szCs w:val="16"/>
              </w:rPr>
            </w:pPr>
          </w:p>
        </w:tc>
        <w:tc>
          <w:tcPr>
            <w:tcW w:w="3015" w:type="dxa"/>
            <w:vAlign w:val="center"/>
          </w:tcPr>
          <w:p w14:paraId="3455F3AA" w14:textId="77777777" w:rsidR="008A0BC3" w:rsidRPr="001D3869" w:rsidRDefault="008A0BC3" w:rsidP="008A0BC3">
            <w:pPr>
              <w:autoSpaceDE/>
              <w:autoSpaceDN/>
              <w:adjustRightInd/>
              <w:spacing w:before="0" w:line="240" w:lineRule="auto"/>
              <w:ind w:left="0"/>
              <w:rPr>
                <w:sz w:val="16"/>
                <w:szCs w:val="16"/>
              </w:rPr>
            </w:pPr>
            <w:r w:rsidRPr="002D3716">
              <w:rPr>
                <w:sz w:val="16"/>
                <w:szCs w:val="16"/>
              </w:rPr>
              <w:t xml:space="preserve">Tnemec                                                   </w:t>
            </w:r>
          </w:p>
        </w:tc>
        <w:tc>
          <w:tcPr>
            <w:tcW w:w="2430" w:type="dxa"/>
            <w:gridSpan w:val="3"/>
            <w:vAlign w:val="center"/>
          </w:tcPr>
          <w:p w14:paraId="60718BE9" w14:textId="01905035" w:rsidR="008A0BC3" w:rsidRPr="001B74BC" w:rsidRDefault="008A0BC3" w:rsidP="008A0BC3">
            <w:pPr>
              <w:autoSpaceDE/>
              <w:autoSpaceDN/>
              <w:adjustRightInd/>
              <w:spacing w:before="0" w:line="240" w:lineRule="auto"/>
              <w:ind w:left="0"/>
              <w:rPr>
                <w:sz w:val="16"/>
                <w:szCs w:val="16"/>
              </w:rPr>
            </w:pPr>
            <w:r w:rsidRPr="001B74BC">
              <w:rPr>
                <w:sz w:val="16"/>
                <w:szCs w:val="16"/>
              </w:rPr>
              <w:t xml:space="preserve">Series 61 </w:t>
            </w:r>
            <w:proofErr w:type="spellStart"/>
            <w:r w:rsidRPr="001B74BC">
              <w:rPr>
                <w:sz w:val="16"/>
                <w:szCs w:val="16"/>
              </w:rPr>
              <w:t>Tneme</w:t>
            </w:r>
            <w:proofErr w:type="spellEnd"/>
            <w:r w:rsidRPr="001B74BC">
              <w:rPr>
                <w:sz w:val="16"/>
                <w:szCs w:val="16"/>
              </w:rPr>
              <w:t xml:space="preserve">-Liner </w:t>
            </w:r>
          </w:p>
        </w:tc>
        <w:tc>
          <w:tcPr>
            <w:tcW w:w="971" w:type="dxa"/>
            <w:vAlign w:val="center"/>
          </w:tcPr>
          <w:p w14:paraId="7F114A99" w14:textId="77777777" w:rsidR="008A0BC3" w:rsidRPr="001D3869" w:rsidRDefault="008A0BC3" w:rsidP="008A0BC3">
            <w:pPr>
              <w:autoSpaceDE/>
              <w:autoSpaceDN/>
              <w:adjustRightInd/>
              <w:spacing w:before="0" w:line="240" w:lineRule="auto"/>
              <w:ind w:left="0"/>
              <w:jc w:val="center"/>
              <w:rPr>
                <w:sz w:val="16"/>
                <w:szCs w:val="16"/>
              </w:rPr>
            </w:pPr>
            <w:r>
              <w:rPr>
                <w:sz w:val="16"/>
                <w:szCs w:val="16"/>
              </w:rPr>
              <w:t>45</w:t>
            </w:r>
          </w:p>
        </w:tc>
        <w:tc>
          <w:tcPr>
            <w:tcW w:w="1169" w:type="dxa"/>
            <w:vAlign w:val="center"/>
          </w:tcPr>
          <w:p w14:paraId="5567D16F" w14:textId="77777777" w:rsidR="008A0BC3" w:rsidRPr="001D3869" w:rsidRDefault="008A0BC3" w:rsidP="008A0BC3">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(120</w:t>
            </w:r>
            <w:r w:rsidRPr="001D3869">
              <w:rPr>
                <w:sz w:val="16"/>
                <w:szCs w:val="16"/>
              </w:rPr>
              <w:t>°F</w:t>
            </w:r>
            <w:r>
              <w:rPr>
                <w:sz w:val="16"/>
                <w:szCs w:val="16"/>
              </w:rPr>
              <w:t>)</w:t>
            </w:r>
          </w:p>
        </w:tc>
      </w:tr>
      <w:tr w:rsidR="008A0BC3" w:rsidRPr="007D1D87" w14:paraId="45ABDE89" w14:textId="77777777" w:rsidTr="00F029EB">
        <w:trPr>
          <w:trHeight w:val="288"/>
          <w:jc w:val="center"/>
        </w:trPr>
        <w:tc>
          <w:tcPr>
            <w:tcW w:w="2432" w:type="dxa"/>
            <w:gridSpan w:val="3"/>
            <w:vAlign w:val="center"/>
          </w:tcPr>
          <w:p w14:paraId="76C51027" w14:textId="77777777" w:rsidR="008A0BC3" w:rsidRPr="0005732F" w:rsidRDefault="008A0BC3" w:rsidP="008A0BC3">
            <w:pPr>
              <w:jc w:val="center"/>
              <w:rPr>
                <w:b/>
                <w:color w:val="auto"/>
                <w:sz w:val="16"/>
                <w:szCs w:val="16"/>
              </w:rPr>
            </w:pPr>
          </w:p>
        </w:tc>
        <w:tc>
          <w:tcPr>
            <w:tcW w:w="5445" w:type="dxa"/>
            <w:gridSpan w:val="4"/>
            <w:vAlign w:val="center"/>
          </w:tcPr>
          <w:p w14:paraId="0109A0E2" w14:textId="77777777" w:rsidR="008A0BC3" w:rsidRPr="001B74BC" w:rsidRDefault="008A0BC3" w:rsidP="008A0BC3">
            <w:pPr>
              <w:autoSpaceDE/>
              <w:autoSpaceDN/>
              <w:adjustRightInd/>
              <w:spacing w:before="0" w:line="240" w:lineRule="auto"/>
              <w:ind w:left="0"/>
              <w:rPr>
                <w:i/>
                <w:sz w:val="14"/>
                <w:szCs w:val="14"/>
                <w:lang w:val="ru-RU"/>
              </w:rPr>
            </w:pPr>
            <w:r w:rsidRPr="001B74BC">
              <w:rPr>
                <w:i/>
                <w:color w:val="auto"/>
                <w:sz w:val="14"/>
                <w:szCs w:val="24"/>
                <w:lang w:val="ru-RU"/>
              </w:rPr>
              <w:t>Примечание: На края и сварные швы рекомендуется нанести полосовой слой.</w:t>
            </w:r>
          </w:p>
        </w:tc>
        <w:tc>
          <w:tcPr>
            <w:tcW w:w="971" w:type="dxa"/>
            <w:vAlign w:val="center"/>
          </w:tcPr>
          <w:p w14:paraId="696DA330" w14:textId="77777777" w:rsidR="008A0BC3" w:rsidRPr="00A9271F" w:rsidRDefault="008A0BC3" w:rsidP="008A0BC3">
            <w:pPr>
              <w:autoSpaceDE/>
              <w:autoSpaceDN/>
              <w:adjustRightInd/>
              <w:spacing w:before="0" w:line="240" w:lineRule="auto"/>
              <w:ind w:left="0"/>
              <w:jc w:val="center"/>
              <w:rPr>
                <w:sz w:val="16"/>
                <w:szCs w:val="16"/>
                <w:lang w:val="ru-RU"/>
              </w:rPr>
            </w:pPr>
          </w:p>
        </w:tc>
        <w:tc>
          <w:tcPr>
            <w:tcW w:w="1169" w:type="dxa"/>
            <w:vAlign w:val="center"/>
          </w:tcPr>
          <w:p w14:paraId="2E1A6545" w14:textId="77777777" w:rsidR="008A0BC3" w:rsidRPr="00A9271F" w:rsidRDefault="008A0BC3" w:rsidP="008A0BC3">
            <w:pPr>
              <w:autoSpaceDE/>
              <w:autoSpaceDN/>
              <w:adjustRightInd/>
              <w:spacing w:before="0" w:line="240" w:lineRule="auto"/>
              <w:ind w:left="0"/>
              <w:rPr>
                <w:sz w:val="16"/>
                <w:szCs w:val="16"/>
                <w:lang w:val="ru-RU"/>
              </w:rPr>
            </w:pPr>
          </w:p>
        </w:tc>
      </w:tr>
      <w:tr w:rsidR="008A0BC3" w:rsidRPr="0005732F" w14:paraId="3C1090C5" w14:textId="77777777" w:rsidTr="00F029EB">
        <w:trPr>
          <w:trHeight w:val="288"/>
          <w:jc w:val="center"/>
        </w:trPr>
        <w:tc>
          <w:tcPr>
            <w:tcW w:w="2432" w:type="dxa"/>
            <w:gridSpan w:val="3"/>
            <w:tcBorders>
              <w:top w:val="single" w:sz="12" w:space="0" w:color="auto"/>
            </w:tcBorders>
            <w:vAlign w:val="center"/>
          </w:tcPr>
          <w:p w14:paraId="6D84F8C5"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3015" w:type="dxa"/>
            <w:tcBorders>
              <w:top w:val="single" w:sz="12" w:space="0" w:color="auto"/>
            </w:tcBorders>
            <w:vAlign w:val="center"/>
          </w:tcPr>
          <w:p w14:paraId="214896F4"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Carboline</w:t>
            </w:r>
          </w:p>
        </w:tc>
        <w:tc>
          <w:tcPr>
            <w:tcW w:w="2430" w:type="dxa"/>
            <w:gridSpan w:val="3"/>
            <w:tcBorders>
              <w:top w:val="single" w:sz="12" w:space="0" w:color="auto"/>
            </w:tcBorders>
            <w:vAlign w:val="center"/>
          </w:tcPr>
          <w:p w14:paraId="78D3CC01" w14:textId="77777777" w:rsidR="008A0BC3" w:rsidRPr="001B74BC" w:rsidRDefault="008A0BC3" w:rsidP="008A0BC3">
            <w:pPr>
              <w:autoSpaceDE/>
              <w:autoSpaceDN/>
              <w:adjustRightInd/>
              <w:spacing w:before="0" w:line="240" w:lineRule="auto"/>
              <w:ind w:left="0"/>
              <w:rPr>
                <w:sz w:val="16"/>
                <w:szCs w:val="16"/>
              </w:rPr>
            </w:pPr>
            <w:r w:rsidRPr="001B74BC">
              <w:rPr>
                <w:sz w:val="16"/>
                <w:szCs w:val="16"/>
              </w:rPr>
              <w:t>Phenoline 385</w:t>
            </w:r>
          </w:p>
        </w:tc>
        <w:tc>
          <w:tcPr>
            <w:tcW w:w="971" w:type="dxa"/>
            <w:tcBorders>
              <w:top w:val="single" w:sz="12" w:space="0" w:color="auto"/>
            </w:tcBorders>
            <w:vAlign w:val="center"/>
          </w:tcPr>
          <w:p w14:paraId="7046397F" w14:textId="77777777" w:rsidR="008A0BC3" w:rsidRPr="001D3869" w:rsidRDefault="008A0BC3" w:rsidP="008A0BC3">
            <w:pPr>
              <w:autoSpaceDE/>
              <w:autoSpaceDN/>
              <w:adjustRightInd/>
              <w:spacing w:before="0" w:line="240" w:lineRule="auto"/>
              <w:ind w:left="0"/>
              <w:jc w:val="center"/>
              <w:rPr>
                <w:sz w:val="16"/>
                <w:szCs w:val="16"/>
              </w:rPr>
            </w:pPr>
            <w:r>
              <w:rPr>
                <w:sz w:val="16"/>
                <w:szCs w:val="16"/>
              </w:rPr>
              <w:t>235</w:t>
            </w:r>
          </w:p>
        </w:tc>
        <w:tc>
          <w:tcPr>
            <w:tcW w:w="1169" w:type="dxa"/>
            <w:tcBorders>
              <w:top w:val="single" w:sz="12" w:space="0" w:color="auto"/>
            </w:tcBorders>
            <w:vAlign w:val="center"/>
          </w:tcPr>
          <w:p w14:paraId="5118B625" w14:textId="77777777" w:rsidR="008A0BC3" w:rsidRPr="001D3869" w:rsidRDefault="008A0BC3" w:rsidP="008A0BC3">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C56DD9" w:rsidRPr="00416FB7" w14:paraId="13197615" w14:textId="77777777" w:rsidTr="00F029EB">
        <w:trPr>
          <w:trHeight w:val="288"/>
          <w:jc w:val="center"/>
        </w:trPr>
        <w:tc>
          <w:tcPr>
            <w:tcW w:w="2432" w:type="dxa"/>
            <w:gridSpan w:val="3"/>
            <w:vAlign w:val="center"/>
          </w:tcPr>
          <w:p w14:paraId="628E9B8C" w14:textId="77777777" w:rsidR="00C56DD9" w:rsidRPr="00D41158" w:rsidRDefault="00C56DD9" w:rsidP="008A0BC3">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3015" w:type="dxa"/>
            <w:vAlign w:val="center"/>
          </w:tcPr>
          <w:p w14:paraId="13F23CBA"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Hempel Coatings (USA), Inc.</w:t>
            </w:r>
          </w:p>
        </w:tc>
        <w:tc>
          <w:tcPr>
            <w:tcW w:w="2430" w:type="dxa"/>
            <w:gridSpan w:val="3"/>
            <w:vAlign w:val="center"/>
          </w:tcPr>
          <w:p w14:paraId="4F107081" w14:textId="77777777" w:rsidR="00C56DD9" w:rsidRPr="001B74BC" w:rsidRDefault="00C56DD9" w:rsidP="008A0BC3">
            <w:pPr>
              <w:autoSpaceDE/>
              <w:autoSpaceDN/>
              <w:adjustRightInd/>
              <w:spacing w:before="0" w:line="240" w:lineRule="auto"/>
              <w:ind w:left="0"/>
              <w:rPr>
                <w:sz w:val="16"/>
                <w:szCs w:val="16"/>
              </w:rPr>
            </w:pPr>
            <w:proofErr w:type="spellStart"/>
            <w:r w:rsidRPr="001B74BC">
              <w:rPr>
                <w:sz w:val="16"/>
                <w:szCs w:val="16"/>
              </w:rPr>
              <w:t>Hempadur</w:t>
            </w:r>
            <w:proofErr w:type="spellEnd"/>
            <w:r w:rsidRPr="001B74BC">
              <w:rPr>
                <w:sz w:val="16"/>
                <w:szCs w:val="16"/>
              </w:rPr>
              <w:t xml:space="preserve"> 85671</w:t>
            </w:r>
          </w:p>
        </w:tc>
        <w:tc>
          <w:tcPr>
            <w:tcW w:w="971" w:type="dxa"/>
            <w:vAlign w:val="center"/>
          </w:tcPr>
          <w:p w14:paraId="44B8E2E6" w14:textId="77777777" w:rsidR="00C56DD9" w:rsidRPr="001D3869" w:rsidRDefault="00C56DD9" w:rsidP="008A0BC3">
            <w:pPr>
              <w:autoSpaceDE/>
              <w:autoSpaceDN/>
              <w:adjustRightInd/>
              <w:spacing w:before="0" w:line="240" w:lineRule="auto"/>
              <w:ind w:left="0"/>
              <w:jc w:val="center"/>
              <w:rPr>
                <w:sz w:val="16"/>
                <w:szCs w:val="16"/>
              </w:rPr>
            </w:pPr>
            <w:r>
              <w:rPr>
                <w:sz w:val="16"/>
                <w:szCs w:val="16"/>
              </w:rPr>
              <w:t>320</w:t>
            </w:r>
          </w:p>
        </w:tc>
        <w:tc>
          <w:tcPr>
            <w:tcW w:w="1169" w:type="dxa"/>
            <w:vAlign w:val="center"/>
          </w:tcPr>
          <w:p w14:paraId="03E569D3" w14:textId="77777777" w:rsidR="00C56DD9" w:rsidRPr="001D3869" w:rsidRDefault="00C56DD9" w:rsidP="008A0BC3">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C56DD9" w:rsidRPr="0005732F" w14:paraId="2F1CF84F" w14:textId="77777777" w:rsidTr="00F029EB">
        <w:trPr>
          <w:trHeight w:val="288"/>
          <w:jc w:val="center"/>
        </w:trPr>
        <w:tc>
          <w:tcPr>
            <w:tcW w:w="2432" w:type="dxa"/>
            <w:gridSpan w:val="3"/>
            <w:vAlign w:val="center"/>
          </w:tcPr>
          <w:p w14:paraId="52D3C078" w14:textId="77777777" w:rsidR="00C56DD9" w:rsidRPr="00D41158" w:rsidRDefault="00C56DD9" w:rsidP="008A0BC3">
            <w:pPr>
              <w:autoSpaceDE/>
              <w:autoSpaceDN/>
              <w:adjustRightInd/>
              <w:spacing w:before="0" w:line="240" w:lineRule="auto"/>
              <w:ind w:left="0"/>
              <w:rPr>
                <w:b/>
                <w:color w:val="auto"/>
                <w:sz w:val="16"/>
                <w:szCs w:val="24"/>
                <w:lang w:val="ru-RU"/>
              </w:rPr>
            </w:pPr>
            <w:r>
              <w:rPr>
                <w:b/>
                <w:color w:val="auto"/>
                <w:sz w:val="16"/>
                <w:szCs w:val="24"/>
                <w:lang w:val="ru-RU"/>
              </w:rPr>
              <w:t>Т</w:t>
            </w:r>
            <w:r w:rsidRPr="00D41158">
              <w:rPr>
                <w:b/>
                <w:color w:val="auto"/>
                <w:sz w:val="16"/>
                <w:szCs w:val="24"/>
                <w:lang w:val="ru-RU"/>
              </w:rPr>
              <w:t>онкопленочное</w:t>
            </w:r>
          </w:p>
        </w:tc>
        <w:tc>
          <w:tcPr>
            <w:tcW w:w="3015" w:type="dxa"/>
            <w:vAlign w:val="center"/>
          </w:tcPr>
          <w:p w14:paraId="208BA851"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International</w:t>
            </w:r>
          </w:p>
        </w:tc>
        <w:tc>
          <w:tcPr>
            <w:tcW w:w="2430" w:type="dxa"/>
            <w:gridSpan w:val="3"/>
            <w:vAlign w:val="center"/>
          </w:tcPr>
          <w:p w14:paraId="28C4F468" w14:textId="77777777" w:rsidR="00C56DD9" w:rsidRPr="001B74BC" w:rsidRDefault="00C56DD9" w:rsidP="008A0BC3">
            <w:pPr>
              <w:autoSpaceDE/>
              <w:autoSpaceDN/>
              <w:adjustRightInd/>
              <w:spacing w:before="0" w:line="240" w:lineRule="auto"/>
              <w:ind w:left="0"/>
              <w:rPr>
                <w:sz w:val="16"/>
                <w:szCs w:val="16"/>
              </w:rPr>
            </w:pPr>
            <w:r w:rsidRPr="001B74BC">
              <w:rPr>
                <w:sz w:val="16"/>
                <w:szCs w:val="16"/>
              </w:rPr>
              <w:t>Interline 399</w:t>
            </w:r>
          </w:p>
        </w:tc>
        <w:tc>
          <w:tcPr>
            <w:tcW w:w="971" w:type="dxa"/>
            <w:vAlign w:val="center"/>
          </w:tcPr>
          <w:p w14:paraId="26E1107A" w14:textId="77777777" w:rsidR="00C56DD9" w:rsidRPr="001D3869" w:rsidRDefault="00C56DD9" w:rsidP="008A0BC3">
            <w:pPr>
              <w:autoSpaceDE/>
              <w:autoSpaceDN/>
              <w:adjustRightInd/>
              <w:spacing w:before="0" w:line="240" w:lineRule="auto"/>
              <w:ind w:left="0"/>
              <w:jc w:val="center"/>
              <w:rPr>
                <w:sz w:val="16"/>
                <w:szCs w:val="16"/>
              </w:rPr>
            </w:pPr>
            <w:r>
              <w:rPr>
                <w:sz w:val="16"/>
                <w:szCs w:val="16"/>
              </w:rPr>
              <w:t>340</w:t>
            </w:r>
          </w:p>
        </w:tc>
        <w:tc>
          <w:tcPr>
            <w:tcW w:w="1169" w:type="dxa"/>
            <w:vAlign w:val="center"/>
          </w:tcPr>
          <w:p w14:paraId="2341D1DE" w14:textId="77777777" w:rsidR="00C56DD9" w:rsidRPr="001D3869" w:rsidRDefault="00C56DD9" w:rsidP="008A0BC3">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C56DD9" w:rsidRPr="0005732F" w14:paraId="61A20835" w14:textId="77777777" w:rsidTr="00F029EB">
        <w:trPr>
          <w:trHeight w:val="288"/>
          <w:jc w:val="center"/>
        </w:trPr>
        <w:tc>
          <w:tcPr>
            <w:tcW w:w="2432" w:type="dxa"/>
            <w:gridSpan w:val="3"/>
            <w:vMerge w:val="restart"/>
            <w:vAlign w:val="center"/>
          </w:tcPr>
          <w:p w14:paraId="056EAD31" w14:textId="77777777" w:rsidR="00C56DD9" w:rsidRPr="00D41158" w:rsidRDefault="00C56DD9" w:rsidP="008A0BC3">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5" w:type="dxa"/>
            <w:vAlign w:val="center"/>
          </w:tcPr>
          <w:p w14:paraId="01F6F703"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Jotun Paints</w:t>
            </w:r>
          </w:p>
        </w:tc>
        <w:tc>
          <w:tcPr>
            <w:tcW w:w="2430" w:type="dxa"/>
            <w:gridSpan w:val="3"/>
            <w:vAlign w:val="center"/>
          </w:tcPr>
          <w:p w14:paraId="7A6EE921" w14:textId="0BE012FA" w:rsidR="00C56DD9" w:rsidRPr="001B74BC" w:rsidRDefault="00C56DD9" w:rsidP="008A0BC3">
            <w:pPr>
              <w:autoSpaceDE/>
              <w:autoSpaceDN/>
              <w:adjustRightInd/>
              <w:spacing w:before="0" w:line="240" w:lineRule="auto"/>
              <w:ind w:left="0"/>
              <w:rPr>
                <w:sz w:val="16"/>
                <w:szCs w:val="16"/>
              </w:rPr>
            </w:pPr>
            <w:proofErr w:type="spellStart"/>
            <w:r w:rsidRPr="001B74BC">
              <w:rPr>
                <w:sz w:val="16"/>
                <w:szCs w:val="16"/>
              </w:rPr>
              <w:t>Tankguard</w:t>
            </w:r>
            <w:proofErr w:type="spellEnd"/>
            <w:r w:rsidRPr="001B74BC">
              <w:rPr>
                <w:sz w:val="16"/>
                <w:szCs w:val="16"/>
              </w:rPr>
              <w:t xml:space="preserve"> Storage </w:t>
            </w:r>
          </w:p>
        </w:tc>
        <w:tc>
          <w:tcPr>
            <w:tcW w:w="971" w:type="dxa"/>
            <w:vAlign w:val="center"/>
          </w:tcPr>
          <w:p w14:paraId="0BF29C4B" w14:textId="17C06D20" w:rsidR="00C56DD9" w:rsidRPr="001D3869" w:rsidRDefault="00C56DD9" w:rsidP="008A0BC3">
            <w:pPr>
              <w:autoSpaceDE/>
              <w:autoSpaceDN/>
              <w:adjustRightInd/>
              <w:spacing w:before="0" w:line="240" w:lineRule="auto"/>
              <w:ind w:left="0"/>
              <w:jc w:val="center"/>
              <w:rPr>
                <w:sz w:val="16"/>
                <w:szCs w:val="16"/>
              </w:rPr>
            </w:pPr>
            <w:del w:id="516" w:author="Kurmanov, Aidyn [STAMGazStroy LLP]" w:date="2025-12-09T17:10:00Z" w16du:dateUtc="2025-12-09T12:10:00Z">
              <w:r>
                <w:rPr>
                  <w:sz w:val="16"/>
                  <w:szCs w:val="16"/>
                </w:rPr>
                <w:delText>310</w:delText>
              </w:r>
            </w:del>
            <w:ins w:id="517" w:author="Kurmanov, Aidyn [STAMGazStroy LLP]" w:date="2025-12-09T17:10:00Z" w16du:dateUtc="2025-12-09T12:10:00Z">
              <w:r w:rsidR="00562D77">
                <w:rPr>
                  <w:sz w:val="16"/>
                  <w:szCs w:val="16"/>
                </w:rPr>
                <w:t>335</w:t>
              </w:r>
            </w:ins>
          </w:p>
        </w:tc>
        <w:tc>
          <w:tcPr>
            <w:tcW w:w="1169" w:type="dxa"/>
            <w:vAlign w:val="center"/>
          </w:tcPr>
          <w:p w14:paraId="756292AE" w14:textId="77777777" w:rsidR="00C56DD9" w:rsidRPr="001D3869" w:rsidRDefault="00C56DD9" w:rsidP="008A0BC3">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C56DD9" w:rsidRPr="0005732F" w14:paraId="1CAF9BE3" w14:textId="77777777" w:rsidTr="00F029EB">
        <w:trPr>
          <w:trHeight w:val="288"/>
          <w:jc w:val="center"/>
        </w:trPr>
        <w:tc>
          <w:tcPr>
            <w:tcW w:w="2432" w:type="dxa"/>
            <w:gridSpan w:val="3"/>
            <w:vMerge/>
            <w:vAlign w:val="center"/>
          </w:tcPr>
          <w:p w14:paraId="2021C1C8" w14:textId="77777777" w:rsidR="00C56DD9" w:rsidRPr="00D41158" w:rsidRDefault="00C56DD9" w:rsidP="008A0BC3">
            <w:pPr>
              <w:autoSpaceDE/>
              <w:autoSpaceDN/>
              <w:adjustRightInd/>
              <w:spacing w:before="0" w:line="240" w:lineRule="auto"/>
              <w:ind w:left="0"/>
              <w:rPr>
                <w:b/>
                <w:color w:val="auto"/>
                <w:sz w:val="16"/>
                <w:szCs w:val="24"/>
                <w:lang w:val="ru-RU"/>
              </w:rPr>
            </w:pPr>
          </w:p>
        </w:tc>
        <w:tc>
          <w:tcPr>
            <w:tcW w:w="3015" w:type="dxa"/>
            <w:vAlign w:val="center"/>
          </w:tcPr>
          <w:p w14:paraId="4A13D80B"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 xml:space="preserve">PPG </w:t>
            </w:r>
          </w:p>
        </w:tc>
        <w:tc>
          <w:tcPr>
            <w:tcW w:w="2430" w:type="dxa"/>
            <w:gridSpan w:val="3"/>
            <w:vAlign w:val="center"/>
          </w:tcPr>
          <w:p w14:paraId="55217B41" w14:textId="77777777" w:rsidR="00A34087" w:rsidRPr="001B74BC" w:rsidRDefault="00C56DD9" w:rsidP="008A0BC3">
            <w:pPr>
              <w:autoSpaceDE/>
              <w:autoSpaceDN/>
              <w:adjustRightInd/>
              <w:spacing w:before="0" w:line="240" w:lineRule="auto"/>
              <w:ind w:left="0"/>
              <w:rPr>
                <w:sz w:val="16"/>
                <w:szCs w:val="16"/>
                <w:lang w:val="ru-RU"/>
              </w:rPr>
            </w:pPr>
            <w:proofErr w:type="spellStart"/>
            <w:r w:rsidRPr="001B74BC">
              <w:rPr>
                <w:sz w:val="16"/>
                <w:szCs w:val="16"/>
              </w:rPr>
              <w:t>Amercoat</w:t>
            </w:r>
            <w:proofErr w:type="spellEnd"/>
            <w:r w:rsidRPr="001B74BC">
              <w:rPr>
                <w:sz w:val="16"/>
                <w:szCs w:val="16"/>
              </w:rPr>
              <w:t xml:space="preserve"> 90HS</w:t>
            </w:r>
          </w:p>
          <w:p w14:paraId="7653F549" w14:textId="23473FAB" w:rsidR="00C56DD9" w:rsidRPr="001B74BC" w:rsidRDefault="00C56DD9" w:rsidP="008A0BC3">
            <w:pPr>
              <w:autoSpaceDE/>
              <w:autoSpaceDN/>
              <w:adjustRightInd/>
              <w:spacing w:before="0" w:line="240" w:lineRule="auto"/>
              <w:ind w:left="0"/>
              <w:rPr>
                <w:sz w:val="16"/>
                <w:szCs w:val="16"/>
              </w:rPr>
            </w:pPr>
            <w:proofErr w:type="spellStart"/>
            <w:r w:rsidRPr="001B74BC">
              <w:rPr>
                <w:sz w:val="16"/>
                <w:szCs w:val="16"/>
              </w:rPr>
              <w:t>Phenguard</w:t>
            </w:r>
            <w:proofErr w:type="spellEnd"/>
            <w:r w:rsidRPr="001B74BC">
              <w:rPr>
                <w:sz w:val="16"/>
                <w:szCs w:val="16"/>
              </w:rPr>
              <w:t xml:space="preserve"> 9</w:t>
            </w:r>
            <w:r w:rsidR="00F51412" w:rsidRPr="001B74BC">
              <w:rPr>
                <w:sz w:val="16"/>
                <w:szCs w:val="16"/>
              </w:rPr>
              <w:t>4</w:t>
            </w:r>
            <w:r w:rsidRPr="001B74BC">
              <w:rPr>
                <w:sz w:val="16"/>
                <w:szCs w:val="16"/>
              </w:rPr>
              <w:t xml:space="preserve">0 Series </w:t>
            </w:r>
          </w:p>
        </w:tc>
        <w:tc>
          <w:tcPr>
            <w:tcW w:w="971" w:type="dxa"/>
            <w:vAlign w:val="center"/>
          </w:tcPr>
          <w:p w14:paraId="0DF5E2D1" w14:textId="77777777" w:rsidR="00C56DD9" w:rsidRPr="001D3869" w:rsidRDefault="00C56DD9" w:rsidP="008A0BC3">
            <w:pPr>
              <w:autoSpaceDE/>
              <w:autoSpaceDN/>
              <w:adjustRightInd/>
              <w:spacing w:before="0" w:line="240" w:lineRule="auto"/>
              <w:ind w:left="0"/>
              <w:jc w:val="center"/>
              <w:rPr>
                <w:sz w:val="16"/>
                <w:szCs w:val="16"/>
              </w:rPr>
            </w:pPr>
            <w:r>
              <w:rPr>
                <w:sz w:val="16"/>
                <w:szCs w:val="16"/>
              </w:rPr>
              <w:t>312-324</w:t>
            </w:r>
          </w:p>
        </w:tc>
        <w:tc>
          <w:tcPr>
            <w:tcW w:w="1169" w:type="dxa"/>
            <w:vAlign w:val="center"/>
          </w:tcPr>
          <w:p w14:paraId="2D0B119E" w14:textId="77777777" w:rsidR="00C56DD9" w:rsidRPr="001D3869" w:rsidRDefault="00C56DD9" w:rsidP="008A0BC3">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C56DD9" w:rsidRPr="0005732F" w14:paraId="4AA3C3A6" w14:textId="77777777" w:rsidTr="00F029EB">
        <w:trPr>
          <w:trHeight w:val="288"/>
          <w:jc w:val="center"/>
        </w:trPr>
        <w:tc>
          <w:tcPr>
            <w:tcW w:w="2432" w:type="dxa"/>
            <w:gridSpan w:val="3"/>
            <w:vAlign w:val="center"/>
          </w:tcPr>
          <w:p w14:paraId="05924168" w14:textId="77777777" w:rsidR="00C56DD9" w:rsidRPr="0005732F" w:rsidRDefault="00C56DD9" w:rsidP="008A0BC3">
            <w:pPr>
              <w:jc w:val="center"/>
              <w:rPr>
                <w:b/>
                <w:color w:val="auto"/>
                <w:sz w:val="16"/>
                <w:szCs w:val="16"/>
              </w:rPr>
            </w:pPr>
          </w:p>
        </w:tc>
        <w:tc>
          <w:tcPr>
            <w:tcW w:w="3015" w:type="dxa"/>
            <w:vAlign w:val="center"/>
          </w:tcPr>
          <w:p w14:paraId="56E3DA7E"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Sherwin Williams</w:t>
            </w:r>
          </w:p>
        </w:tc>
        <w:tc>
          <w:tcPr>
            <w:tcW w:w="2430" w:type="dxa"/>
            <w:gridSpan w:val="3"/>
            <w:vAlign w:val="center"/>
          </w:tcPr>
          <w:p w14:paraId="7E41F7F3" w14:textId="784936EE" w:rsidR="00C56DD9" w:rsidRPr="001B74BC" w:rsidRDefault="00C56DD9" w:rsidP="008A0BC3">
            <w:pPr>
              <w:autoSpaceDE/>
              <w:autoSpaceDN/>
              <w:adjustRightInd/>
              <w:spacing w:before="0" w:line="240" w:lineRule="auto"/>
              <w:ind w:left="0"/>
              <w:rPr>
                <w:sz w:val="16"/>
                <w:szCs w:val="16"/>
              </w:rPr>
            </w:pPr>
            <w:proofErr w:type="spellStart"/>
            <w:r w:rsidRPr="001B74BC">
              <w:rPr>
                <w:sz w:val="16"/>
                <w:szCs w:val="16"/>
              </w:rPr>
              <w:t>Epo</w:t>
            </w:r>
            <w:proofErr w:type="spellEnd"/>
            <w:r w:rsidRPr="001B74BC">
              <w:rPr>
                <w:sz w:val="16"/>
                <w:szCs w:val="16"/>
              </w:rPr>
              <w:t xml:space="preserve">-Phen FF </w:t>
            </w:r>
          </w:p>
        </w:tc>
        <w:tc>
          <w:tcPr>
            <w:tcW w:w="971" w:type="dxa"/>
            <w:vAlign w:val="center"/>
          </w:tcPr>
          <w:p w14:paraId="43D21FDC" w14:textId="6654557F" w:rsidR="00C56DD9" w:rsidRPr="001D3869" w:rsidRDefault="00C56DD9" w:rsidP="008A0BC3">
            <w:pPr>
              <w:autoSpaceDE/>
              <w:autoSpaceDN/>
              <w:adjustRightInd/>
              <w:spacing w:before="0" w:line="240" w:lineRule="auto"/>
              <w:ind w:left="0"/>
              <w:jc w:val="center"/>
              <w:rPr>
                <w:sz w:val="16"/>
                <w:szCs w:val="16"/>
              </w:rPr>
            </w:pPr>
            <w:del w:id="518" w:author="Kurmanov, Aidyn [STAMGazStroy LLP]" w:date="2025-12-09T17:10:00Z" w16du:dateUtc="2025-12-09T12:10:00Z">
              <w:r w:rsidRPr="00161B3E">
                <w:rPr>
                  <w:sz w:val="16"/>
                  <w:szCs w:val="16"/>
                </w:rPr>
                <w:delText xml:space="preserve">&lt; </w:delText>
              </w:r>
            </w:del>
            <w:r w:rsidRPr="00161B3E">
              <w:rPr>
                <w:sz w:val="16"/>
                <w:szCs w:val="16"/>
              </w:rPr>
              <w:t xml:space="preserve">250 </w:t>
            </w:r>
          </w:p>
        </w:tc>
        <w:tc>
          <w:tcPr>
            <w:tcW w:w="1169" w:type="dxa"/>
            <w:vAlign w:val="center"/>
          </w:tcPr>
          <w:p w14:paraId="6F1D1B0D" w14:textId="77777777" w:rsidR="00C56DD9" w:rsidRPr="001D3869" w:rsidRDefault="00C56DD9" w:rsidP="008A0BC3">
            <w:pPr>
              <w:autoSpaceDE/>
              <w:autoSpaceDN/>
              <w:adjustRightInd/>
              <w:spacing w:before="0" w:line="240" w:lineRule="auto"/>
              <w:ind w:left="0"/>
              <w:rPr>
                <w:sz w:val="16"/>
                <w:szCs w:val="16"/>
              </w:rPr>
            </w:pPr>
            <w:r>
              <w:rPr>
                <w:sz w:val="16"/>
                <w:szCs w:val="16"/>
              </w:rPr>
              <w:t>99</w:t>
            </w:r>
            <w:r w:rsidRPr="001D3869">
              <w:rPr>
                <w:sz w:val="16"/>
                <w:szCs w:val="16"/>
              </w:rPr>
              <w:t>°</w:t>
            </w:r>
            <w:r>
              <w:rPr>
                <w:sz w:val="16"/>
                <w:szCs w:val="16"/>
              </w:rPr>
              <w:t>C (210</w:t>
            </w:r>
            <w:r w:rsidRPr="001D3869">
              <w:rPr>
                <w:sz w:val="16"/>
                <w:szCs w:val="16"/>
              </w:rPr>
              <w:t>°F</w:t>
            </w:r>
            <w:r>
              <w:rPr>
                <w:sz w:val="16"/>
                <w:szCs w:val="16"/>
              </w:rPr>
              <w:t>)</w:t>
            </w:r>
          </w:p>
        </w:tc>
      </w:tr>
      <w:tr w:rsidR="00C56DD9" w:rsidRPr="0005732F" w14:paraId="3F2C51D5" w14:textId="77777777" w:rsidTr="00F029EB">
        <w:trPr>
          <w:trHeight w:val="288"/>
          <w:jc w:val="center"/>
        </w:trPr>
        <w:tc>
          <w:tcPr>
            <w:tcW w:w="2432" w:type="dxa"/>
            <w:gridSpan w:val="3"/>
            <w:vAlign w:val="center"/>
          </w:tcPr>
          <w:p w14:paraId="07958FF3" w14:textId="77777777" w:rsidR="00C56DD9" w:rsidRPr="0005732F" w:rsidRDefault="00C56DD9" w:rsidP="008A0BC3">
            <w:pPr>
              <w:jc w:val="center"/>
              <w:rPr>
                <w:b/>
                <w:color w:val="auto"/>
                <w:sz w:val="16"/>
                <w:szCs w:val="16"/>
              </w:rPr>
            </w:pPr>
          </w:p>
        </w:tc>
        <w:tc>
          <w:tcPr>
            <w:tcW w:w="3015" w:type="dxa"/>
            <w:vAlign w:val="center"/>
          </w:tcPr>
          <w:p w14:paraId="0FC00C30" w14:textId="34BD8998" w:rsidR="00C56DD9" w:rsidRPr="001D3869" w:rsidRDefault="00C56DD9" w:rsidP="008A0BC3">
            <w:pPr>
              <w:autoSpaceDE/>
              <w:autoSpaceDN/>
              <w:adjustRightInd/>
              <w:spacing w:before="0" w:line="240" w:lineRule="auto"/>
              <w:ind w:left="0"/>
              <w:rPr>
                <w:sz w:val="16"/>
                <w:szCs w:val="16"/>
              </w:rPr>
            </w:pPr>
            <w:r w:rsidRPr="002D3716">
              <w:rPr>
                <w:sz w:val="16"/>
                <w:szCs w:val="16"/>
              </w:rPr>
              <w:t xml:space="preserve">Tnemec </w:t>
            </w:r>
          </w:p>
        </w:tc>
        <w:tc>
          <w:tcPr>
            <w:tcW w:w="2430" w:type="dxa"/>
            <w:gridSpan w:val="3"/>
            <w:vAlign w:val="center"/>
          </w:tcPr>
          <w:p w14:paraId="55A035AC" w14:textId="073CFF69" w:rsidR="00C56DD9" w:rsidRPr="001B74BC" w:rsidRDefault="00C56DD9" w:rsidP="008A0BC3">
            <w:pPr>
              <w:autoSpaceDE/>
              <w:autoSpaceDN/>
              <w:adjustRightInd/>
              <w:spacing w:before="0" w:line="240" w:lineRule="auto"/>
              <w:ind w:left="0"/>
              <w:rPr>
                <w:sz w:val="16"/>
                <w:szCs w:val="16"/>
              </w:rPr>
            </w:pPr>
            <w:r w:rsidRPr="001B74BC">
              <w:rPr>
                <w:sz w:val="16"/>
                <w:szCs w:val="16"/>
              </w:rPr>
              <w:t xml:space="preserve">Series 61 </w:t>
            </w:r>
            <w:proofErr w:type="spellStart"/>
            <w:r w:rsidRPr="001B74BC">
              <w:rPr>
                <w:sz w:val="16"/>
                <w:szCs w:val="16"/>
              </w:rPr>
              <w:t>Tneme</w:t>
            </w:r>
            <w:proofErr w:type="spellEnd"/>
            <w:r w:rsidRPr="001B74BC">
              <w:rPr>
                <w:sz w:val="16"/>
                <w:szCs w:val="16"/>
              </w:rPr>
              <w:t xml:space="preserve">-Liner </w:t>
            </w:r>
          </w:p>
        </w:tc>
        <w:tc>
          <w:tcPr>
            <w:tcW w:w="971" w:type="dxa"/>
            <w:vAlign w:val="center"/>
          </w:tcPr>
          <w:p w14:paraId="7E37F613" w14:textId="77777777" w:rsidR="00C56DD9" w:rsidRPr="001D3869" w:rsidRDefault="00C56DD9" w:rsidP="008A0BC3">
            <w:pPr>
              <w:autoSpaceDE/>
              <w:autoSpaceDN/>
              <w:adjustRightInd/>
              <w:spacing w:before="0" w:line="240" w:lineRule="auto"/>
              <w:ind w:left="0"/>
              <w:jc w:val="center"/>
              <w:rPr>
                <w:sz w:val="16"/>
                <w:szCs w:val="16"/>
              </w:rPr>
            </w:pPr>
            <w:r>
              <w:rPr>
                <w:sz w:val="16"/>
                <w:szCs w:val="16"/>
              </w:rPr>
              <w:t>45</w:t>
            </w:r>
          </w:p>
        </w:tc>
        <w:tc>
          <w:tcPr>
            <w:tcW w:w="1169" w:type="dxa"/>
            <w:vAlign w:val="center"/>
          </w:tcPr>
          <w:p w14:paraId="43E83B00" w14:textId="77777777" w:rsidR="00C56DD9" w:rsidRPr="001D3869" w:rsidRDefault="00C56DD9" w:rsidP="008A0BC3">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(120</w:t>
            </w:r>
            <w:r w:rsidRPr="001D3869">
              <w:rPr>
                <w:sz w:val="16"/>
                <w:szCs w:val="16"/>
              </w:rPr>
              <w:t>°F</w:t>
            </w:r>
            <w:r>
              <w:rPr>
                <w:sz w:val="16"/>
                <w:szCs w:val="16"/>
              </w:rPr>
              <w:t>)</w:t>
            </w:r>
          </w:p>
        </w:tc>
      </w:tr>
      <w:tr w:rsidR="00C56DD9" w:rsidRPr="005F3140" w14:paraId="53ED3821" w14:textId="77777777" w:rsidTr="00F029EB">
        <w:trPr>
          <w:trHeight w:val="288"/>
          <w:jc w:val="center"/>
        </w:trPr>
        <w:tc>
          <w:tcPr>
            <w:tcW w:w="10017" w:type="dxa"/>
            <w:gridSpan w:val="9"/>
            <w:tcBorders>
              <w:top w:val="single" w:sz="12" w:space="0" w:color="auto"/>
            </w:tcBorders>
            <w:vAlign w:val="center"/>
          </w:tcPr>
          <w:p w14:paraId="5DCB1B8F" w14:textId="26E5A6E2" w:rsidR="00835908" w:rsidRPr="000E02D6" w:rsidRDefault="00835908" w:rsidP="005F3140">
            <w:pPr>
              <w:autoSpaceDE/>
              <w:autoSpaceDN/>
              <w:adjustRightInd/>
              <w:spacing w:before="0" w:line="240" w:lineRule="auto"/>
              <w:ind w:left="0"/>
              <w:rPr>
                <w:i/>
                <w:color w:val="auto"/>
                <w:sz w:val="14"/>
                <w:szCs w:val="24"/>
                <w:lang w:val="ru-RU"/>
              </w:rPr>
            </w:pPr>
          </w:p>
        </w:tc>
      </w:tr>
      <w:tr w:rsidR="00C56DD9" w:rsidRPr="005F3140" w14:paraId="67EAA4D2" w14:textId="77777777" w:rsidTr="00F029EB">
        <w:trPr>
          <w:trHeight w:val="288"/>
          <w:jc w:val="center"/>
        </w:trPr>
        <w:tc>
          <w:tcPr>
            <w:tcW w:w="10017" w:type="dxa"/>
            <w:gridSpan w:val="9"/>
            <w:vAlign w:val="center"/>
          </w:tcPr>
          <w:p w14:paraId="4E8F3B81" w14:textId="77777777" w:rsidR="00C56DD9" w:rsidRPr="000E02D6" w:rsidRDefault="00C56DD9" w:rsidP="008A0BC3">
            <w:pPr>
              <w:autoSpaceDE/>
              <w:autoSpaceDN/>
              <w:adjustRightInd/>
              <w:spacing w:before="0" w:line="240" w:lineRule="auto"/>
              <w:ind w:left="0"/>
              <w:rPr>
                <w:i/>
                <w:color w:val="auto"/>
                <w:sz w:val="14"/>
                <w:szCs w:val="24"/>
                <w:lang w:val="ru-RU"/>
              </w:rPr>
            </w:pPr>
          </w:p>
        </w:tc>
      </w:tr>
      <w:tr w:rsidR="00C56DD9" w:rsidRPr="000F4EA8" w14:paraId="7D15FD7E" w14:textId="77777777" w:rsidTr="00F029EB">
        <w:trPr>
          <w:trHeight w:val="288"/>
          <w:jc w:val="center"/>
        </w:trPr>
        <w:tc>
          <w:tcPr>
            <w:tcW w:w="1314" w:type="dxa"/>
            <w:vAlign w:val="center"/>
          </w:tcPr>
          <w:p w14:paraId="2FC1E7C7" w14:textId="77777777" w:rsidR="00C56DD9" w:rsidRPr="0005732F" w:rsidRDefault="00C56DD9" w:rsidP="008A0BC3">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3" w:type="dxa"/>
            <w:gridSpan w:val="3"/>
            <w:vAlign w:val="center"/>
          </w:tcPr>
          <w:p w14:paraId="3CE58ED1" w14:textId="07ADE827" w:rsidR="00C56DD9" w:rsidRPr="00E26578" w:rsidRDefault="006A261A" w:rsidP="008A0BC3">
            <w:pPr>
              <w:spacing w:line="240" w:lineRule="auto"/>
              <w:ind w:left="-72"/>
              <w:rPr>
                <w:b/>
                <w:color w:val="auto"/>
                <w:sz w:val="16"/>
                <w:szCs w:val="16"/>
                <w:lang w:val="ru-RU"/>
              </w:rPr>
            </w:pPr>
            <w:r>
              <w:rPr>
                <w:color w:val="auto"/>
                <w:sz w:val="16"/>
                <w:szCs w:val="24"/>
                <w:lang w:val="ru-RU"/>
              </w:rPr>
              <w:t>Ноябрь</w:t>
            </w:r>
            <w:r w:rsidR="00167C74">
              <w:rPr>
                <w:color w:val="auto"/>
                <w:sz w:val="16"/>
                <w:szCs w:val="24"/>
                <w:lang w:val="ru-RU"/>
              </w:rPr>
              <w:t xml:space="preserve"> 2025</w:t>
            </w:r>
          </w:p>
        </w:tc>
        <w:tc>
          <w:tcPr>
            <w:tcW w:w="2430" w:type="dxa"/>
            <w:gridSpan w:val="3"/>
            <w:vAlign w:val="center"/>
          </w:tcPr>
          <w:p w14:paraId="4DA4B361" w14:textId="77777777" w:rsidR="00C56DD9" w:rsidRPr="000F4EA8" w:rsidRDefault="00C56DD9" w:rsidP="008A0BC3">
            <w:pPr>
              <w:spacing w:line="240" w:lineRule="auto"/>
              <w:rPr>
                <w:b/>
                <w:sz w:val="16"/>
                <w:szCs w:val="16"/>
              </w:rPr>
            </w:pPr>
          </w:p>
        </w:tc>
        <w:tc>
          <w:tcPr>
            <w:tcW w:w="971" w:type="dxa"/>
            <w:vAlign w:val="center"/>
          </w:tcPr>
          <w:p w14:paraId="428266B5" w14:textId="77777777" w:rsidR="00C56DD9" w:rsidRPr="000F4EA8" w:rsidRDefault="00C56DD9" w:rsidP="008A0BC3">
            <w:pPr>
              <w:spacing w:line="240" w:lineRule="auto"/>
              <w:jc w:val="center"/>
              <w:rPr>
                <w:b/>
                <w:sz w:val="16"/>
                <w:szCs w:val="16"/>
              </w:rPr>
            </w:pPr>
          </w:p>
        </w:tc>
        <w:tc>
          <w:tcPr>
            <w:tcW w:w="1169" w:type="dxa"/>
            <w:vAlign w:val="center"/>
          </w:tcPr>
          <w:p w14:paraId="1FAAF8C2" w14:textId="77777777" w:rsidR="00C56DD9" w:rsidRPr="000F4EA8" w:rsidRDefault="00C56DD9" w:rsidP="008A0BC3">
            <w:pPr>
              <w:spacing w:line="240" w:lineRule="auto"/>
              <w:jc w:val="center"/>
              <w:rPr>
                <w:b/>
                <w:sz w:val="16"/>
                <w:szCs w:val="16"/>
              </w:rPr>
            </w:pPr>
          </w:p>
        </w:tc>
      </w:tr>
    </w:tbl>
    <w:p w14:paraId="612BFFEA" w14:textId="77777777" w:rsidR="0002410A" w:rsidRDefault="0002410A" w:rsidP="00A23B2B">
      <w:pPr>
        <w:widowControl w:val="0"/>
        <w:spacing w:line="240" w:lineRule="auto"/>
        <w:ind w:left="1350" w:right="151" w:hanging="1260"/>
        <w:contextualSpacing/>
        <w:rPr>
          <w:sz w:val="16"/>
          <w:szCs w:val="16"/>
          <w:lang w:val="ru-RU"/>
        </w:rPr>
      </w:pPr>
    </w:p>
    <w:p w14:paraId="6EB0AD25" w14:textId="0E4AA86C" w:rsidR="00725E4F" w:rsidRPr="001F0EC8" w:rsidRDefault="00725E4F" w:rsidP="00A23B2B">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A23B2B">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536ACBA8" w14:textId="42B88708" w:rsidR="007F78BF" w:rsidRPr="003A3A7D" w:rsidRDefault="007F78BF" w:rsidP="00A23B2B">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A23B2B">
        <w:rPr>
          <w:sz w:val="16"/>
          <w:szCs w:val="16"/>
          <w:lang w:val="ru-RU"/>
        </w:rPr>
        <w:tab/>
      </w:r>
      <w:r w:rsidRPr="00F37794">
        <w:rPr>
          <w:sz w:val="16"/>
          <w:szCs w:val="16"/>
          <w:lang w:val="ru-RU"/>
        </w:rPr>
        <w:t xml:space="preserve">В случае если требуется </w:t>
      </w:r>
      <w:r w:rsidR="00EC185A">
        <w:rPr>
          <w:sz w:val="16"/>
          <w:szCs w:val="16"/>
          <w:lang w:val="ru-RU"/>
        </w:rPr>
        <w:t xml:space="preserve">использование </w:t>
      </w:r>
      <w:r w:rsidRPr="00F37794">
        <w:rPr>
          <w:sz w:val="16"/>
          <w:szCs w:val="16"/>
          <w:lang w:val="ru-RU"/>
        </w:rPr>
        <w:t>заполнител</w:t>
      </w:r>
      <w:r w:rsidR="00EC185A">
        <w:rPr>
          <w:sz w:val="16"/>
          <w:szCs w:val="16"/>
          <w:lang w:val="ru-RU"/>
        </w:rPr>
        <w:t>я</w:t>
      </w:r>
      <w:r w:rsidRPr="00F37794">
        <w:rPr>
          <w:sz w:val="16"/>
          <w:szCs w:val="16"/>
          <w:lang w:val="ru-RU"/>
        </w:rPr>
        <w:t xml:space="preserve"> швов, уплотняющи</w:t>
      </w:r>
      <w:r w:rsidR="00EC185A">
        <w:rPr>
          <w:sz w:val="16"/>
          <w:szCs w:val="16"/>
          <w:lang w:val="ru-RU"/>
        </w:rPr>
        <w:t>х</w:t>
      </w:r>
      <w:r w:rsidRPr="00F37794">
        <w:rPr>
          <w:sz w:val="16"/>
          <w:szCs w:val="16"/>
          <w:lang w:val="ru-RU"/>
        </w:rPr>
        <w:t xml:space="preserve"> состав</w:t>
      </w:r>
      <w:r w:rsidR="00EC185A">
        <w:rPr>
          <w:sz w:val="16"/>
          <w:szCs w:val="16"/>
          <w:lang w:val="ru-RU"/>
        </w:rPr>
        <w:t>ов</w:t>
      </w:r>
      <w:r w:rsidRPr="00F37794">
        <w:rPr>
          <w:sz w:val="16"/>
          <w:szCs w:val="16"/>
          <w:lang w:val="ru-RU"/>
        </w:rPr>
        <w:t xml:space="preserve"> или заполнител</w:t>
      </w:r>
      <w:r w:rsidR="00EC185A">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57C45BFC" w14:textId="4313CDE4" w:rsidR="007C1BC3" w:rsidRPr="00F029EB" w:rsidRDefault="007C1BC3" w:rsidP="007F78BF">
      <w:pPr>
        <w:widowControl w:val="0"/>
        <w:spacing w:line="240" w:lineRule="auto"/>
        <w:ind w:left="993" w:right="-20" w:hanging="1135"/>
        <w:contextualSpacing/>
        <w:rPr>
          <w:color w:val="auto"/>
          <w:sz w:val="20"/>
          <w:szCs w:val="20"/>
          <w:lang w:val="ru-RU"/>
        </w:rPr>
      </w:pPr>
    </w:p>
    <w:p w14:paraId="67B5197E"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11" w:type="dxa"/>
        <w:jc w:val="center"/>
        <w:tblLayout w:type="fixed"/>
        <w:tblLook w:val="01E0" w:firstRow="1" w:lastRow="1" w:firstColumn="1" w:lastColumn="1" w:noHBand="0" w:noVBand="0"/>
      </w:tblPr>
      <w:tblGrid>
        <w:gridCol w:w="1224"/>
        <w:gridCol w:w="270"/>
        <w:gridCol w:w="848"/>
        <w:gridCol w:w="2894"/>
        <w:gridCol w:w="990"/>
        <w:gridCol w:w="1645"/>
        <w:gridCol w:w="971"/>
        <w:gridCol w:w="1162"/>
        <w:gridCol w:w="7"/>
      </w:tblGrid>
      <w:tr w:rsidR="008A0BC3" w:rsidRPr="007D1D87" w14:paraId="78C44723" w14:textId="77777777" w:rsidTr="00F029EB">
        <w:trPr>
          <w:trHeight w:val="360"/>
          <w:jc w:val="center"/>
        </w:trPr>
        <w:tc>
          <w:tcPr>
            <w:tcW w:w="10011" w:type="dxa"/>
            <w:gridSpan w:val="9"/>
            <w:tcBorders>
              <w:top w:val="single" w:sz="6" w:space="0" w:color="auto"/>
              <w:bottom w:val="single" w:sz="12" w:space="0" w:color="auto"/>
            </w:tcBorders>
            <w:shd w:val="clear" w:color="auto" w:fill="FFFFFF"/>
            <w:vAlign w:val="center"/>
          </w:tcPr>
          <w:p w14:paraId="299FF69A" w14:textId="77777777" w:rsidR="008A0BC3" w:rsidRPr="006952A6" w:rsidRDefault="00C56DD9" w:rsidP="00C56DD9">
            <w:pPr>
              <w:ind w:right="-72"/>
              <w:jc w:val="right"/>
              <w:rPr>
                <w:b/>
                <w:i/>
                <w:color w:val="auto"/>
                <w:lang w:val="ru-RU"/>
              </w:rPr>
            </w:pPr>
            <w:r>
              <w:rPr>
                <w:b/>
                <w:i/>
                <w:color w:val="auto"/>
                <w:lang w:val="ru-RU"/>
              </w:rPr>
              <w:lastRenderedPageBreak/>
              <w:t>Т</w:t>
            </w:r>
            <w:r w:rsidR="008A0BC3" w:rsidRPr="006952A6">
              <w:rPr>
                <w:b/>
                <w:i/>
                <w:color w:val="auto"/>
                <w:lang w:val="ru-RU"/>
              </w:rPr>
              <w:t xml:space="preserve">онкопленочные </w:t>
            </w:r>
            <w:r>
              <w:rPr>
                <w:b/>
                <w:i/>
                <w:color w:val="auto"/>
                <w:lang w:val="ru-RU"/>
              </w:rPr>
              <w:t xml:space="preserve">грунтовки </w:t>
            </w:r>
            <w:r w:rsidR="008A0BC3" w:rsidRPr="006952A6">
              <w:rPr>
                <w:b/>
                <w:i/>
                <w:color w:val="auto"/>
                <w:lang w:val="ru-RU"/>
              </w:rPr>
              <w:t>для погруженной эксплуатации</w:t>
            </w:r>
          </w:p>
        </w:tc>
      </w:tr>
      <w:tr w:rsidR="008A0BC3" w:rsidRPr="0005732F" w14:paraId="236751F5" w14:textId="77777777" w:rsidTr="00F029EB">
        <w:trPr>
          <w:trHeight w:val="360"/>
          <w:jc w:val="center"/>
        </w:trPr>
        <w:tc>
          <w:tcPr>
            <w:tcW w:w="7871" w:type="dxa"/>
            <w:gridSpan w:val="6"/>
            <w:tcBorders>
              <w:top w:val="single" w:sz="12" w:space="0" w:color="auto"/>
              <w:left w:val="single" w:sz="12" w:space="0" w:color="auto"/>
              <w:bottom w:val="single" w:sz="12" w:space="0" w:color="auto"/>
            </w:tcBorders>
            <w:vAlign w:val="center"/>
          </w:tcPr>
          <w:p w14:paraId="1CE9F7B6" w14:textId="77777777" w:rsidR="008A0BC3" w:rsidRPr="006952A6" w:rsidRDefault="00C56DD9" w:rsidP="00C56DD9">
            <w:pPr>
              <w:autoSpaceDE/>
              <w:autoSpaceDN/>
              <w:adjustRightInd/>
              <w:spacing w:before="0" w:line="240" w:lineRule="auto"/>
              <w:ind w:left="0"/>
              <w:rPr>
                <w:b/>
                <w:color w:val="auto"/>
                <w:sz w:val="20"/>
                <w:szCs w:val="20"/>
                <w:lang w:val="ru-RU"/>
              </w:rPr>
            </w:pPr>
            <w:r>
              <w:rPr>
                <w:b/>
                <w:color w:val="auto"/>
                <w:sz w:val="20"/>
                <w:szCs w:val="24"/>
                <w:lang w:val="ru-RU"/>
              </w:rPr>
              <w:t>Т</w:t>
            </w:r>
            <w:r w:rsidR="008A0BC3" w:rsidRPr="00AD544E">
              <w:rPr>
                <w:b/>
                <w:color w:val="auto"/>
                <w:sz w:val="20"/>
                <w:szCs w:val="24"/>
                <w:lang w:val="ru-RU"/>
              </w:rPr>
              <w:t xml:space="preserve">онкопленочные </w:t>
            </w:r>
            <w:r w:rsidR="00A94FF5" w:rsidRPr="005C6B84">
              <w:rPr>
                <w:b/>
                <w:color w:val="auto"/>
                <w:sz w:val="20"/>
                <w:szCs w:val="24"/>
                <w:lang w:val="ru-RU"/>
              </w:rPr>
              <w:t xml:space="preserve">покрытия </w:t>
            </w:r>
            <w:r w:rsidR="008A0BC3" w:rsidRPr="00AD544E">
              <w:rPr>
                <w:b/>
                <w:color w:val="auto"/>
                <w:sz w:val="20"/>
                <w:szCs w:val="24"/>
                <w:lang w:val="ru-RU"/>
              </w:rPr>
              <w:t>для погруженно</w:t>
            </w:r>
            <w:r w:rsidR="008A0BC3">
              <w:rPr>
                <w:b/>
                <w:color w:val="auto"/>
                <w:sz w:val="20"/>
                <w:szCs w:val="24"/>
                <w:lang w:val="ru-RU"/>
              </w:rPr>
              <w:t>й эксплуатации в питьевой воде,</w:t>
            </w:r>
            <w:r w:rsidR="008A0BC3" w:rsidRPr="00AD544E">
              <w:rPr>
                <w:b/>
                <w:color w:val="auto"/>
                <w:sz w:val="20"/>
                <w:szCs w:val="24"/>
                <w:lang w:val="ru-RU"/>
              </w:rPr>
              <w:t>одобренные NSF</w:t>
            </w:r>
            <w:r w:rsidR="008A0BC3" w:rsidRPr="006952A6">
              <w:rPr>
                <w:b/>
                <w:color w:val="auto"/>
                <w:sz w:val="20"/>
                <w:lang w:val="ru-RU"/>
              </w:rPr>
              <w:tab/>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56D0CD78" w14:textId="77777777" w:rsidR="008A0BC3" w:rsidRPr="00B76D32" w:rsidRDefault="008A0BC3" w:rsidP="008A0BC3">
            <w:pPr>
              <w:autoSpaceDE/>
              <w:autoSpaceDN/>
              <w:adjustRightInd/>
              <w:spacing w:before="0" w:line="240" w:lineRule="auto"/>
              <w:ind w:left="0"/>
              <w:jc w:val="center"/>
              <w:rPr>
                <w:b/>
                <w:color w:val="auto"/>
                <w:sz w:val="36"/>
                <w:szCs w:val="24"/>
                <w:lang w:val="ru-RU"/>
              </w:rPr>
            </w:pPr>
            <w:r w:rsidRPr="00B76D32">
              <w:rPr>
                <w:b/>
                <w:color w:val="auto"/>
                <w:sz w:val="36"/>
                <w:szCs w:val="24"/>
                <w:lang w:val="ru-RU"/>
              </w:rPr>
              <w:t>8.3</w:t>
            </w:r>
          </w:p>
        </w:tc>
      </w:tr>
      <w:tr w:rsidR="008A0BC3" w:rsidRPr="007D1D87" w14:paraId="4AD15E5E" w14:textId="77777777" w:rsidTr="00F029EB">
        <w:trPr>
          <w:gridAfter w:val="1"/>
          <w:wAfter w:w="7" w:type="dxa"/>
          <w:cantSplit/>
          <w:trHeight w:val="288"/>
          <w:jc w:val="center"/>
        </w:trPr>
        <w:tc>
          <w:tcPr>
            <w:tcW w:w="1494" w:type="dxa"/>
            <w:gridSpan w:val="2"/>
            <w:tcBorders>
              <w:top w:val="single" w:sz="12" w:space="0" w:color="auto"/>
            </w:tcBorders>
          </w:tcPr>
          <w:p w14:paraId="4DBFE3EB"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42" w:type="dxa"/>
            <w:gridSpan w:val="2"/>
            <w:tcBorders>
              <w:top w:val="single" w:sz="12" w:space="0" w:color="auto"/>
            </w:tcBorders>
          </w:tcPr>
          <w:p w14:paraId="25069981" w14:textId="0BACD2BD" w:rsidR="00AD2A7A" w:rsidRPr="00AD2A7A" w:rsidRDefault="00E2321A" w:rsidP="008A0BC3">
            <w:pPr>
              <w:autoSpaceDE/>
              <w:autoSpaceDN/>
              <w:adjustRightInd/>
              <w:spacing w:before="0" w:line="240" w:lineRule="auto"/>
              <w:ind w:left="-72"/>
              <w:rPr>
                <w:color w:val="auto"/>
                <w:sz w:val="16"/>
                <w:szCs w:val="24"/>
              </w:rPr>
            </w:pPr>
            <w:r w:rsidRPr="00E2321A">
              <w:rPr>
                <w:color w:val="auto"/>
                <w:sz w:val="16"/>
                <w:szCs w:val="24"/>
              </w:rPr>
              <w:t>SSPC-SP1/SP5(NACENo.</w:t>
            </w:r>
            <w:proofErr w:type="gramStart"/>
            <w:r w:rsidRPr="00E2321A">
              <w:rPr>
                <w:color w:val="auto"/>
                <w:sz w:val="16"/>
                <w:szCs w:val="24"/>
              </w:rPr>
              <w:t>1)(</w:t>
            </w:r>
            <w:proofErr w:type="gramEnd"/>
            <w:r w:rsidRPr="00E2321A">
              <w:rPr>
                <w:color w:val="auto"/>
                <w:sz w:val="16"/>
                <w:szCs w:val="24"/>
              </w:rPr>
              <w:t>SA3)</w:t>
            </w:r>
          </w:p>
          <w:p w14:paraId="559785E3" w14:textId="588D114B" w:rsidR="008A0BC3" w:rsidRPr="00037A5B" w:rsidRDefault="004B5C7C" w:rsidP="008A0BC3">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6E6F12" w:rsidRPr="006E6F12">
              <w:rPr>
                <w:color w:val="auto"/>
                <w:sz w:val="16"/>
                <w:szCs w:val="24"/>
                <w:lang w:val="ru-RU"/>
              </w:rPr>
              <w:t xml:space="preserve"> </w:t>
            </w:r>
            <w:r w:rsidR="008A0BC3" w:rsidRPr="00037A5B">
              <w:rPr>
                <w:color w:val="auto"/>
                <w:sz w:val="16"/>
                <w:szCs w:val="24"/>
                <w:lang w:val="ru-RU"/>
              </w:rPr>
              <w:t>очистка до белого металла.</w:t>
            </w:r>
          </w:p>
        </w:tc>
        <w:tc>
          <w:tcPr>
            <w:tcW w:w="990" w:type="dxa"/>
            <w:tcBorders>
              <w:top w:val="single" w:sz="12" w:space="0" w:color="auto"/>
            </w:tcBorders>
          </w:tcPr>
          <w:p w14:paraId="30F8354D" w14:textId="77777777" w:rsidR="008A0BC3" w:rsidRPr="00A24069" w:rsidRDefault="008A0BC3" w:rsidP="008A0BC3">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778" w:type="dxa"/>
            <w:gridSpan w:val="3"/>
            <w:vMerge w:val="restart"/>
            <w:tcBorders>
              <w:top w:val="single" w:sz="12" w:space="0" w:color="auto"/>
            </w:tcBorders>
          </w:tcPr>
          <w:p w14:paraId="3D218AAA" w14:textId="77777777" w:rsidR="008A0BC3" w:rsidRPr="004D43C5" w:rsidRDefault="008A0BC3" w:rsidP="008A0BC3">
            <w:pPr>
              <w:autoSpaceDE/>
              <w:autoSpaceDN/>
              <w:adjustRightInd/>
              <w:spacing w:before="0" w:line="240" w:lineRule="auto"/>
              <w:ind w:left="-72" w:right="747"/>
              <w:rPr>
                <w:color w:val="auto"/>
                <w:sz w:val="16"/>
                <w:szCs w:val="24"/>
                <w:lang w:val="ru-RU"/>
              </w:rPr>
            </w:pPr>
            <w:r w:rsidRPr="00037A5B">
              <w:rPr>
                <w:color w:val="auto"/>
                <w:sz w:val="16"/>
                <w:szCs w:val="24"/>
                <w:lang w:val="ru-RU"/>
              </w:rPr>
              <w:t>Применяется такое же покрытие того же изготовителя.</w:t>
            </w:r>
          </w:p>
        </w:tc>
      </w:tr>
      <w:tr w:rsidR="008A0BC3" w:rsidRPr="007D1D87" w14:paraId="0ECB2AA8" w14:textId="77777777" w:rsidTr="00F029EB">
        <w:trPr>
          <w:gridAfter w:val="1"/>
          <w:wAfter w:w="7" w:type="dxa"/>
          <w:cantSplit/>
          <w:trHeight w:val="288"/>
          <w:jc w:val="center"/>
        </w:trPr>
        <w:tc>
          <w:tcPr>
            <w:tcW w:w="1494" w:type="dxa"/>
            <w:gridSpan w:val="2"/>
          </w:tcPr>
          <w:p w14:paraId="5D1E2858"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42" w:type="dxa"/>
            <w:gridSpan w:val="2"/>
          </w:tcPr>
          <w:p w14:paraId="68FE9CE5" w14:textId="77777777" w:rsidR="008A0BC3" w:rsidRPr="00D750DA" w:rsidRDefault="00224632" w:rsidP="008A0BC3">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0AD5F0BC" w14:textId="77777777" w:rsidR="008A0BC3" w:rsidRPr="004D43C5" w:rsidRDefault="008A0BC3" w:rsidP="008A0BC3">
            <w:pPr>
              <w:autoSpaceDE/>
              <w:autoSpaceDN/>
              <w:adjustRightInd/>
              <w:spacing w:before="0" w:line="240" w:lineRule="auto"/>
              <w:ind w:left="-72" w:right="747"/>
              <w:rPr>
                <w:color w:val="auto"/>
                <w:sz w:val="16"/>
                <w:szCs w:val="24"/>
                <w:lang w:val="ru-RU"/>
              </w:rPr>
            </w:pPr>
          </w:p>
        </w:tc>
        <w:tc>
          <w:tcPr>
            <w:tcW w:w="3778" w:type="dxa"/>
            <w:gridSpan w:val="3"/>
            <w:vMerge/>
            <w:vAlign w:val="center"/>
          </w:tcPr>
          <w:p w14:paraId="4C811338" w14:textId="77777777" w:rsidR="008A0BC3" w:rsidRPr="00D750DA" w:rsidRDefault="008A0BC3" w:rsidP="008A0BC3">
            <w:pPr>
              <w:rPr>
                <w:color w:val="auto"/>
                <w:lang w:val="ru-RU"/>
              </w:rPr>
            </w:pPr>
          </w:p>
        </w:tc>
      </w:tr>
      <w:tr w:rsidR="008A0BC3" w:rsidRPr="007D1D87" w14:paraId="18D6F9B0" w14:textId="77777777" w:rsidTr="00F029EB">
        <w:trPr>
          <w:gridAfter w:val="1"/>
          <w:wAfter w:w="7" w:type="dxa"/>
          <w:cantSplit/>
          <w:trHeight w:val="288"/>
          <w:jc w:val="center"/>
        </w:trPr>
        <w:tc>
          <w:tcPr>
            <w:tcW w:w="1494" w:type="dxa"/>
            <w:gridSpan w:val="2"/>
            <w:tcBorders>
              <w:bottom w:val="single" w:sz="12" w:space="0" w:color="auto"/>
            </w:tcBorders>
          </w:tcPr>
          <w:p w14:paraId="2330244F" w14:textId="77777777" w:rsidR="008A0BC3" w:rsidRPr="004E6B3B" w:rsidRDefault="008A0BC3" w:rsidP="008A0BC3">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42" w:type="dxa"/>
            <w:gridSpan w:val="2"/>
            <w:tcBorders>
              <w:bottom w:val="single" w:sz="12" w:space="0" w:color="auto"/>
            </w:tcBorders>
          </w:tcPr>
          <w:p w14:paraId="08EDA3CC" w14:textId="182D32F7" w:rsidR="008A0BC3" w:rsidRPr="00AD20CE" w:rsidRDefault="008A0BC3" w:rsidP="008A0BC3">
            <w:pPr>
              <w:autoSpaceDE/>
              <w:autoSpaceDN/>
              <w:adjustRightInd/>
              <w:spacing w:before="0" w:line="240" w:lineRule="auto"/>
              <w:ind w:left="-72" w:right="747"/>
              <w:rPr>
                <w:sz w:val="16"/>
                <w:szCs w:val="16"/>
                <w:lang w:val="ru-RU"/>
              </w:rPr>
            </w:pPr>
            <w:r>
              <w:rPr>
                <w:color w:val="auto"/>
                <w:sz w:val="16"/>
                <w:szCs w:val="24"/>
                <w:lang w:val="ru-RU"/>
              </w:rPr>
              <w:t>0</w:t>
            </w:r>
            <w:del w:id="519" w:author="Kurmanov, Aidyn [STAMGazStroy LLP]" w:date="2025-12-11T15:39:00Z" w16du:dateUtc="2025-12-11T10:39:00Z">
              <w:r>
                <w:rPr>
                  <w:color w:val="auto"/>
                  <w:sz w:val="16"/>
                  <w:szCs w:val="24"/>
                  <w:lang w:val="ru-RU"/>
                </w:rPr>
                <w:delText>,</w:delText>
              </w:r>
            </w:del>
            <w:ins w:id="520"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2</w:t>
            </w:r>
            <w:r w:rsidRPr="00156C55">
              <w:rPr>
                <w:color w:val="auto"/>
                <w:sz w:val="16"/>
                <w:szCs w:val="24"/>
                <w:lang w:val="ru-RU"/>
              </w:rPr>
              <w:t>54</w:t>
            </w:r>
            <w:r>
              <w:rPr>
                <w:color w:val="auto"/>
                <w:sz w:val="16"/>
                <w:szCs w:val="24"/>
                <w:lang w:val="ru-RU"/>
              </w:rPr>
              <w:t xml:space="preserve"> – 0</w:t>
            </w:r>
            <w:del w:id="521" w:author="Kurmanov, Aidyn [STAMGazStroy LLP]" w:date="2025-12-11T15:39:00Z" w16du:dateUtc="2025-12-11T10:39:00Z">
              <w:r>
                <w:rPr>
                  <w:color w:val="auto"/>
                  <w:sz w:val="16"/>
                  <w:szCs w:val="24"/>
                  <w:lang w:val="ru-RU"/>
                </w:rPr>
                <w:delText>,</w:delText>
              </w:r>
            </w:del>
            <w:ins w:id="522"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523" w:author="Kurmanov, Aidyn [STAMGazStroy LLP]" w:date="2025-12-11T15:39:00Z" w16du:dateUtc="2025-12-11T10:39:00Z">
              <w:r w:rsidRPr="00037A5B">
                <w:rPr>
                  <w:color w:val="auto"/>
                  <w:sz w:val="16"/>
                  <w:szCs w:val="24"/>
                  <w:lang w:val="ru-RU"/>
                </w:rPr>
                <w:delText>,</w:delText>
              </w:r>
            </w:del>
            <w:ins w:id="524"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525" w:author="Kurmanov, Aidyn [STAMGazStroy LLP]" w:date="2025-12-11T15:39:00Z" w16du:dateUtc="2025-12-11T10:39:00Z">
              <w:r w:rsidRPr="00037A5B">
                <w:rPr>
                  <w:color w:val="auto"/>
                  <w:sz w:val="16"/>
                  <w:szCs w:val="24"/>
                  <w:lang w:val="ru-RU"/>
                </w:rPr>
                <w:delText>,</w:delText>
              </w:r>
            </w:del>
            <w:ins w:id="526"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1FB18C53" w14:textId="77777777" w:rsidR="008A0BC3" w:rsidRPr="004D43C5" w:rsidRDefault="008A0BC3" w:rsidP="008A0BC3">
            <w:pPr>
              <w:autoSpaceDE/>
              <w:autoSpaceDN/>
              <w:adjustRightInd/>
              <w:spacing w:before="0" w:line="240" w:lineRule="auto"/>
              <w:ind w:left="-72" w:right="747"/>
              <w:rPr>
                <w:color w:val="auto"/>
                <w:sz w:val="16"/>
                <w:szCs w:val="24"/>
                <w:lang w:val="ru-RU"/>
              </w:rPr>
            </w:pPr>
          </w:p>
        </w:tc>
        <w:tc>
          <w:tcPr>
            <w:tcW w:w="3778" w:type="dxa"/>
            <w:gridSpan w:val="3"/>
            <w:vMerge/>
            <w:tcBorders>
              <w:bottom w:val="single" w:sz="12" w:space="0" w:color="auto"/>
            </w:tcBorders>
            <w:vAlign w:val="center"/>
          </w:tcPr>
          <w:p w14:paraId="7960FD01" w14:textId="77777777" w:rsidR="008A0BC3" w:rsidRPr="006952A6" w:rsidRDefault="008A0BC3" w:rsidP="008A0BC3">
            <w:pPr>
              <w:rPr>
                <w:color w:val="auto"/>
                <w:lang w:val="ru-RU"/>
              </w:rPr>
            </w:pPr>
          </w:p>
        </w:tc>
      </w:tr>
      <w:tr w:rsidR="008A0BC3" w:rsidRPr="0005732F" w14:paraId="5C897336" w14:textId="77777777" w:rsidTr="00F029EB">
        <w:trPr>
          <w:trHeight w:val="360"/>
          <w:jc w:val="center"/>
        </w:trPr>
        <w:tc>
          <w:tcPr>
            <w:tcW w:w="2342" w:type="dxa"/>
            <w:gridSpan w:val="3"/>
            <w:tcBorders>
              <w:top w:val="single" w:sz="12" w:space="0" w:color="auto"/>
              <w:left w:val="single" w:sz="12" w:space="0" w:color="auto"/>
              <w:bottom w:val="single" w:sz="12" w:space="0" w:color="auto"/>
            </w:tcBorders>
            <w:shd w:val="clear" w:color="auto" w:fill="000000"/>
            <w:vAlign w:val="center"/>
          </w:tcPr>
          <w:p w14:paraId="0A35A530"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94" w:type="dxa"/>
            <w:tcBorders>
              <w:top w:val="single" w:sz="12" w:space="0" w:color="auto"/>
              <w:bottom w:val="single" w:sz="12" w:space="0" w:color="auto"/>
            </w:tcBorders>
            <w:shd w:val="clear" w:color="auto" w:fill="000000"/>
            <w:vAlign w:val="center"/>
          </w:tcPr>
          <w:p w14:paraId="470EEA85"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35" w:type="dxa"/>
            <w:gridSpan w:val="2"/>
            <w:tcBorders>
              <w:top w:val="single" w:sz="12" w:space="0" w:color="auto"/>
              <w:bottom w:val="single" w:sz="12" w:space="0" w:color="auto"/>
            </w:tcBorders>
            <w:shd w:val="clear" w:color="auto" w:fill="000000"/>
            <w:vAlign w:val="center"/>
          </w:tcPr>
          <w:p w14:paraId="2247C01E"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35A20389" w14:textId="77777777" w:rsidR="008A0BC3" w:rsidRPr="00AD544E" w:rsidRDefault="008A0BC3" w:rsidP="008A0BC3">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236E60EF" w14:textId="77777777" w:rsidR="008A0BC3" w:rsidRPr="00AD544E" w:rsidRDefault="008A0BC3"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8A0BC3" w:rsidRPr="0005732F" w14:paraId="6A252C65" w14:textId="77777777" w:rsidTr="00F029EB">
        <w:trPr>
          <w:trHeight w:val="288"/>
          <w:jc w:val="center"/>
        </w:trPr>
        <w:tc>
          <w:tcPr>
            <w:tcW w:w="2342" w:type="dxa"/>
            <w:gridSpan w:val="3"/>
            <w:tcBorders>
              <w:top w:val="single" w:sz="12" w:space="0" w:color="auto"/>
            </w:tcBorders>
            <w:vAlign w:val="center"/>
          </w:tcPr>
          <w:p w14:paraId="2015B5E9"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2894" w:type="dxa"/>
            <w:tcBorders>
              <w:top w:val="single" w:sz="12" w:space="0" w:color="auto"/>
            </w:tcBorders>
            <w:vAlign w:val="center"/>
          </w:tcPr>
          <w:p w14:paraId="7BF07692"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Carboline</w:t>
            </w:r>
          </w:p>
        </w:tc>
        <w:tc>
          <w:tcPr>
            <w:tcW w:w="2635" w:type="dxa"/>
            <w:gridSpan w:val="2"/>
            <w:tcBorders>
              <w:top w:val="single" w:sz="12" w:space="0" w:color="auto"/>
            </w:tcBorders>
            <w:vAlign w:val="center"/>
          </w:tcPr>
          <w:p w14:paraId="5301B174" w14:textId="77777777" w:rsidR="008A0BC3" w:rsidRPr="002C29EC" w:rsidRDefault="008A0BC3" w:rsidP="008A0BC3">
            <w:pPr>
              <w:autoSpaceDE/>
              <w:autoSpaceDN/>
              <w:adjustRightInd/>
              <w:spacing w:before="0" w:line="240" w:lineRule="auto"/>
              <w:ind w:left="0"/>
              <w:rPr>
                <w:sz w:val="16"/>
                <w:szCs w:val="16"/>
              </w:rPr>
            </w:pPr>
            <w:proofErr w:type="spellStart"/>
            <w:r w:rsidRPr="002C29EC">
              <w:rPr>
                <w:sz w:val="16"/>
                <w:szCs w:val="16"/>
              </w:rPr>
              <w:t>Carboguard</w:t>
            </w:r>
            <w:proofErr w:type="spellEnd"/>
            <w:r w:rsidRPr="002C29EC">
              <w:rPr>
                <w:sz w:val="16"/>
                <w:szCs w:val="16"/>
              </w:rPr>
              <w:t xml:space="preserve"> 891</w:t>
            </w:r>
            <w:r w:rsidR="0059684F" w:rsidRPr="002C29EC">
              <w:rPr>
                <w:sz w:val="16"/>
                <w:szCs w:val="16"/>
                <w:lang w:val="ru-RU"/>
              </w:rPr>
              <w:t xml:space="preserve"> </w:t>
            </w:r>
            <w:r w:rsidRPr="002C29EC">
              <w:rPr>
                <w:sz w:val="16"/>
                <w:szCs w:val="16"/>
              </w:rPr>
              <w:t>Series</w:t>
            </w:r>
          </w:p>
        </w:tc>
        <w:tc>
          <w:tcPr>
            <w:tcW w:w="971" w:type="dxa"/>
            <w:tcBorders>
              <w:top w:val="single" w:sz="12" w:space="0" w:color="auto"/>
            </w:tcBorders>
            <w:vAlign w:val="center"/>
          </w:tcPr>
          <w:p w14:paraId="03019712"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119-214</w:t>
            </w:r>
          </w:p>
        </w:tc>
        <w:tc>
          <w:tcPr>
            <w:tcW w:w="1169" w:type="dxa"/>
            <w:gridSpan w:val="2"/>
            <w:tcBorders>
              <w:top w:val="single" w:sz="12" w:space="0" w:color="auto"/>
            </w:tcBorders>
            <w:vAlign w:val="center"/>
          </w:tcPr>
          <w:p w14:paraId="6F0D3E8A"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66°C (150°F)</w:t>
            </w:r>
          </w:p>
        </w:tc>
      </w:tr>
      <w:tr w:rsidR="00C56DD9" w:rsidRPr="0005732F" w14:paraId="58B3B08C" w14:textId="77777777" w:rsidTr="00F029EB">
        <w:trPr>
          <w:trHeight w:val="288"/>
          <w:jc w:val="center"/>
        </w:trPr>
        <w:tc>
          <w:tcPr>
            <w:tcW w:w="2342" w:type="dxa"/>
            <w:gridSpan w:val="3"/>
            <w:vAlign w:val="center"/>
          </w:tcPr>
          <w:p w14:paraId="2F24FDA0" w14:textId="77777777" w:rsidR="00C56DD9" w:rsidRPr="00D41158" w:rsidRDefault="00C56DD9" w:rsidP="008A0BC3">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94" w:type="dxa"/>
            <w:vAlign w:val="center"/>
          </w:tcPr>
          <w:p w14:paraId="3922C249" w14:textId="77777777" w:rsidR="00C56DD9" w:rsidRPr="001D3869" w:rsidRDefault="00C56DD9" w:rsidP="008A0BC3">
            <w:pPr>
              <w:autoSpaceDE/>
              <w:autoSpaceDN/>
              <w:adjustRightInd/>
              <w:spacing w:before="0" w:line="240" w:lineRule="auto"/>
              <w:ind w:left="0"/>
              <w:rPr>
                <w:sz w:val="16"/>
                <w:szCs w:val="16"/>
              </w:rPr>
            </w:pPr>
            <w:r w:rsidRPr="001D3869">
              <w:rPr>
                <w:sz w:val="16"/>
                <w:szCs w:val="16"/>
              </w:rPr>
              <w:t>Hempel Coatings (USA), Inc.</w:t>
            </w:r>
          </w:p>
        </w:tc>
        <w:tc>
          <w:tcPr>
            <w:tcW w:w="2635" w:type="dxa"/>
            <w:gridSpan w:val="2"/>
            <w:vAlign w:val="center"/>
          </w:tcPr>
          <w:p w14:paraId="29B5E320" w14:textId="77777777" w:rsidR="00B14091" w:rsidRPr="002C29EC" w:rsidRDefault="00B14091" w:rsidP="00B14091">
            <w:pPr>
              <w:autoSpaceDE/>
              <w:autoSpaceDN/>
              <w:adjustRightInd/>
              <w:spacing w:before="0" w:line="240" w:lineRule="auto"/>
              <w:ind w:left="0"/>
              <w:rPr>
                <w:sz w:val="16"/>
                <w:szCs w:val="16"/>
              </w:rPr>
            </w:pPr>
            <w:proofErr w:type="spellStart"/>
            <w:r w:rsidRPr="002C29EC">
              <w:rPr>
                <w:sz w:val="16"/>
                <w:szCs w:val="16"/>
              </w:rPr>
              <w:t>Hempadur</w:t>
            </w:r>
            <w:proofErr w:type="spellEnd"/>
            <w:r w:rsidRPr="002C29EC">
              <w:rPr>
                <w:sz w:val="16"/>
                <w:szCs w:val="16"/>
              </w:rPr>
              <w:t xml:space="preserve"> 35560</w:t>
            </w:r>
          </w:p>
          <w:p w14:paraId="05843839" w14:textId="1908936E" w:rsidR="00C56DD9" w:rsidRPr="002C29EC" w:rsidRDefault="00B14091" w:rsidP="001B74BC">
            <w:pPr>
              <w:autoSpaceDE/>
              <w:autoSpaceDN/>
              <w:adjustRightInd/>
              <w:spacing w:before="0" w:line="240" w:lineRule="auto"/>
              <w:ind w:left="0"/>
              <w:rPr>
                <w:sz w:val="16"/>
                <w:szCs w:val="16"/>
              </w:rPr>
            </w:pPr>
            <w:proofErr w:type="spellStart"/>
            <w:r w:rsidRPr="002C29EC">
              <w:rPr>
                <w:sz w:val="16"/>
                <w:szCs w:val="16"/>
              </w:rPr>
              <w:t>Hempadur</w:t>
            </w:r>
            <w:proofErr w:type="spellEnd"/>
            <w:r w:rsidRPr="002C29EC">
              <w:rPr>
                <w:sz w:val="16"/>
                <w:szCs w:val="16"/>
              </w:rPr>
              <w:t xml:space="preserve"> 35530</w:t>
            </w:r>
          </w:p>
        </w:tc>
        <w:tc>
          <w:tcPr>
            <w:tcW w:w="971" w:type="dxa"/>
            <w:vAlign w:val="center"/>
          </w:tcPr>
          <w:p w14:paraId="471560AE" w14:textId="77777777" w:rsidR="00C56DD9" w:rsidRPr="002C29EC" w:rsidRDefault="00C56DD9" w:rsidP="008A0BC3">
            <w:pPr>
              <w:autoSpaceDE/>
              <w:autoSpaceDN/>
              <w:adjustRightInd/>
              <w:spacing w:before="0" w:line="240" w:lineRule="auto"/>
              <w:ind w:left="0"/>
              <w:jc w:val="center"/>
              <w:rPr>
                <w:sz w:val="16"/>
                <w:szCs w:val="16"/>
                <w:lang w:val="ru-RU"/>
              </w:rPr>
            </w:pPr>
            <w:r w:rsidRPr="002C29EC">
              <w:rPr>
                <w:sz w:val="16"/>
                <w:szCs w:val="16"/>
              </w:rPr>
              <w:t>9–320</w:t>
            </w:r>
          </w:p>
          <w:p w14:paraId="3C6DA40C" w14:textId="4AFCCDCD" w:rsidR="00931D09" w:rsidRPr="002C29EC" w:rsidRDefault="00931D09" w:rsidP="008A0BC3">
            <w:pPr>
              <w:autoSpaceDE/>
              <w:autoSpaceDN/>
              <w:adjustRightInd/>
              <w:spacing w:before="0" w:line="240" w:lineRule="auto"/>
              <w:ind w:left="0"/>
              <w:jc w:val="center"/>
              <w:rPr>
                <w:sz w:val="16"/>
                <w:szCs w:val="16"/>
                <w:lang w:val="ru-RU"/>
              </w:rPr>
            </w:pPr>
            <w:r w:rsidRPr="002C29EC">
              <w:rPr>
                <w:sz w:val="16"/>
                <w:szCs w:val="16"/>
                <w:lang w:val="ru-RU"/>
              </w:rPr>
              <w:t>22-320</w:t>
            </w:r>
          </w:p>
        </w:tc>
        <w:tc>
          <w:tcPr>
            <w:tcW w:w="1169" w:type="dxa"/>
            <w:gridSpan w:val="2"/>
            <w:vAlign w:val="center"/>
          </w:tcPr>
          <w:p w14:paraId="553B22D2" w14:textId="77777777" w:rsidR="00C56DD9" w:rsidRPr="002C29EC" w:rsidRDefault="00C56DD9" w:rsidP="008A0BC3">
            <w:pPr>
              <w:autoSpaceDE/>
              <w:autoSpaceDN/>
              <w:adjustRightInd/>
              <w:spacing w:before="0" w:line="240" w:lineRule="auto"/>
              <w:ind w:left="0"/>
              <w:rPr>
                <w:sz w:val="16"/>
                <w:szCs w:val="16"/>
              </w:rPr>
            </w:pPr>
            <w:r w:rsidRPr="002C29EC">
              <w:rPr>
                <w:sz w:val="16"/>
                <w:szCs w:val="16"/>
              </w:rPr>
              <w:t xml:space="preserve">35°C (95°F)/ 90°C (194°F) </w:t>
            </w:r>
          </w:p>
        </w:tc>
      </w:tr>
      <w:tr w:rsidR="008A0BC3" w:rsidRPr="0005732F" w14:paraId="075F6ECD" w14:textId="77777777" w:rsidTr="00F029EB">
        <w:trPr>
          <w:trHeight w:val="288"/>
          <w:jc w:val="center"/>
        </w:trPr>
        <w:tc>
          <w:tcPr>
            <w:tcW w:w="2342" w:type="dxa"/>
            <w:gridSpan w:val="3"/>
            <w:vAlign w:val="center"/>
          </w:tcPr>
          <w:p w14:paraId="0088D809" w14:textId="77777777" w:rsidR="008A0BC3" w:rsidRPr="00D41158" w:rsidRDefault="00C56DD9" w:rsidP="00C56DD9">
            <w:pPr>
              <w:autoSpaceDE/>
              <w:autoSpaceDN/>
              <w:adjustRightInd/>
              <w:spacing w:before="0" w:line="240" w:lineRule="auto"/>
              <w:ind w:left="0"/>
              <w:rPr>
                <w:b/>
                <w:color w:val="auto"/>
                <w:sz w:val="16"/>
                <w:szCs w:val="24"/>
                <w:lang w:val="ru-RU"/>
              </w:rPr>
            </w:pPr>
            <w:r>
              <w:rPr>
                <w:b/>
                <w:color w:val="auto"/>
                <w:sz w:val="16"/>
                <w:szCs w:val="24"/>
                <w:lang w:val="ru-RU"/>
              </w:rPr>
              <w:t>Т</w:t>
            </w:r>
            <w:r w:rsidR="008A0BC3" w:rsidRPr="00D41158">
              <w:rPr>
                <w:b/>
                <w:color w:val="auto"/>
                <w:sz w:val="16"/>
                <w:szCs w:val="24"/>
                <w:lang w:val="ru-RU"/>
              </w:rPr>
              <w:t>онкопленочное</w:t>
            </w:r>
          </w:p>
        </w:tc>
        <w:tc>
          <w:tcPr>
            <w:tcW w:w="2894" w:type="dxa"/>
            <w:vAlign w:val="center"/>
          </w:tcPr>
          <w:p w14:paraId="1CD47756"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International</w:t>
            </w:r>
          </w:p>
        </w:tc>
        <w:tc>
          <w:tcPr>
            <w:tcW w:w="2635" w:type="dxa"/>
            <w:gridSpan w:val="2"/>
            <w:vAlign w:val="center"/>
          </w:tcPr>
          <w:p w14:paraId="1DF2DC36"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Interline 850</w:t>
            </w:r>
          </w:p>
        </w:tc>
        <w:tc>
          <w:tcPr>
            <w:tcW w:w="971" w:type="dxa"/>
            <w:vAlign w:val="center"/>
          </w:tcPr>
          <w:p w14:paraId="08F6CAEA"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225</w:t>
            </w:r>
          </w:p>
        </w:tc>
        <w:tc>
          <w:tcPr>
            <w:tcW w:w="1169" w:type="dxa"/>
            <w:gridSpan w:val="2"/>
            <w:vAlign w:val="center"/>
          </w:tcPr>
          <w:p w14:paraId="7ED3332E"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40°C (120°F)</w:t>
            </w:r>
          </w:p>
        </w:tc>
      </w:tr>
      <w:tr w:rsidR="008A0BC3" w:rsidRPr="0005732F" w14:paraId="21CF59E8" w14:textId="77777777" w:rsidTr="00F029EB">
        <w:trPr>
          <w:trHeight w:val="288"/>
          <w:jc w:val="center"/>
        </w:trPr>
        <w:tc>
          <w:tcPr>
            <w:tcW w:w="2342" w:type="dxa"/>
            <w:gridSpan w:val="3"/>
            <w:vMerge w:val="restart"/>
            <w:vAlign w:val="center"/>
          </w:tcPr>
          <w:p w14:paraId="732A6CBC" w14:textId="77777777" w:rsidR="008A0BC3" w:rsidRPr="00D41158" w:rsidRDefault="008A0BC3" w:rsidP="008A0BC3">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94" w:type="dxa"/>
            <w:vAlign w:val="center"/>
          </w:tcPr>
          <w:p w14:paraId="3D9A6654"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International Devoe</w:t>
            </w:r>
          </w:p>
        </w:tc>
        <w:tc>
          <w:tcPr>
            <w:tcW w:w="2635" w:type="dxa"/>
            <w:gridSpan w:val="2"/>
            <w:vAlign w:val="center"/>
          </w:tcPr>
          <w:p w14:paraId="67546C12" w14:textId="2267A79B" w:rsidR="008A0BC3" w:rsidRPr="002C29EC" w:rsidRDefault="008A0BC3" w:rsidP="008A0BC3">
            <w:pPr>
              <w:autoSpaceDE/>
              <w:autoSpaceDN/>
              <w:adjustRightInd/>
              <w:spacing w:before="0" w:line="240" w:lineRule="auto"/>
              <w:ind w:left="0"/>
              <w:rPr>
                <w:sz w:val="16"/>
                <w:szCs w:val="16"/>
              </w:rPr>
            </w:pPr>
            <w:r w:rsidRPr="002C29EC">
              <w:rPr>
                <w:sz w:val="16"/>
                <w:szCs w:val="16"/>
              </w:rPr>
              <w:t xml:space="preserve">Bar-Rust 233 H </w:t>
            </w:r>
          </w:p>
        </w:tc>
        <w:tc>
          <w:tcPr>
            <w:tcW w:w="971" w:type="dxa"/>
            <w:vAlign w:val="center"/>
          </w:tcPr>
          <w:p w14:paraId="2CC2DA4A"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170</w:t>
            </w:r>
          </w:p>
        </w:tc>
        <w:tc>
          <w:tcPr>
            <w:tcW w:w="1169" w:type="dxa"/>
            <w:gridSpan w:val="2"/>
            <w:vAlign w:val="center"/>
          </w:tcPr>
          <w:p w14:paraId="4A3D0400"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82°C (180°F)</w:t>
            </w:r>
          </w:p>
        </w:tc>
      </w:tr>
      <w:tr w:rsidR="008A0BC3" w:rsidRPr="0005732F" w14:paraId="15102B1D" w14:textId="77777777" w:rsidTr="00F029EB">
        <w:trPr>
          <w:trHeight w:val="288"/>
          <w:jc w:val="center"/>
        </w:trPr>
        <w:tc>
          <w:tcPr>
            <w:tcW w:w="2342" w:type="dxa"/>
            <w:gridSpan w:val="3"/>
            <w:vMerge/>
            <w:vAlign w:val="center"/>
          </w:tcPr>
          <w:p w14:paraId="2AB8CDF5" w14:textId="77777777" w:rsidR="008A0BC3" w:rsidRPr="00D41158" w:rsidRDefault="008A0BC3" w:rsidP="008A0BC3">
            <w:pPr>
              <w:autoSpaceDE/>
              <w:autoSpaceDN/>
              <w:adjustRightInd/>
              <w:spacing w:before="0" w:line="240" w:lineRule="auto"/>
              <w:ind w:left="0"/>
              <w:rPr>
                <w:b/>
                <w:color w:val="auto"/>
                <w:sz w:val="16"/>
                <w:szCs w:val="24"/>
                <w:lang w:val="ru-RU"/>
              </w:rPr>
            </w:pPr>
          </w:p>
        </w:tc>
        <w:tc>
          <w:tcPr>
            <w:tcW w:w="2894" w:type="dxa"/>
            <w:vAlign w:val="center"/>
          </w:tcPr>
          <w:p w14:paraId="0EC1FE15"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Jotun Paints</w:t>
            </w:r>
          </w:p>
        </w:tc>
        <w:tc>
          <w:tcPr>
            <w:tcW w:w="2635" w:type="dxa"/>
            <w:gridSpan w:val="2"/>
            <w:vAlign w:val="center"/>
          </w:tcPr>
          <w:p w14:paraId="433D2972" w14:textId="0B632AF2" w:rsidR="008A0BC3" w:rsidRPr="002C29EC" w:rsidRDefault="008A0BC3" w:rsidP="008A0BC3">
            <w:pPr>
              <w:autoSpaceDE/>
              <w:autoSpaceDN/>
              <w:adjustRightInd/>
              <w:spacing w:before="0" w:line="240" w:lineRule="auto"/>
              <w:ind w:left="0"/>
              <w:rPr>
                <w:sz w:val="16"/>
                <w:szCs w:val="16"/>
              </w:rPr>
            </w:pPr>
            <w:proofErr w:type="spellStart"/>
            <w:r w:rsidRPr="002C29EC">
              <w:rPr>
                <w:sz w:val="16"/>
                <w:szCs w:val="16"/>
              </w:rPr>
              <w:t>Tankguard</w:t>
            </w:r>
            <w:proofErr w:type="spellEnd"/>
            <w:r w:rsidRPr="002C29EC">
              <w:rPr>
                <w:sz w:val="16"/>
                <w:szCs w:val="16"/>
              </w:rPr>
              <w:t xml:space="preserve"> 412 </w:t>
            </w:r>
          </w:p>
        </w:tc>
        <w:tc>
          <w:tcPr>
            <w:tcW w:w="971" w:type="dxa"/>
            <w:vAlign w:val="center"/>
          </w:tcPr>
          <w:p w14:paraId="1C6BCEA3"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40</w:t>
            </w:r>
          </w:p>
        </w:tc>
        <w:tc>
          <w:tcPr>
            <w:tcW w:w="1169" w:type="dxa"/>
            <w:gridSpan w:val="2"/>
            <w:vAlign w:val="center"/>
          </w:tcPr>
          <w:p w14:paraId="6EE2FCFB"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50°C (122°F)</w:t>
            </w:r>
          </w:p>
        </w:tc>
      </w:tr>
      <w:tr w:rsidR="00C56DD9" w:rsidRPr="0005732F" w14:paraId="05F1E8C1" w14:textId="77777777" w:rsidTr="00F029EB">
        <w:trPr>
          <w:trHeight w:val="288"/>
          <w:jc w:val="center"/>
        </w:trPr>
        <w:tc>
          <w:tcPr>
            <w:tcW w:w="2342" w:type="dxa"/>
            <w:gridSpan w:val="3"/>
            <w:vAlign w:val="center"/>
          </w:tcPr>
          <w:p w14:paraId="521B2911" w14:textId="77777777" w:rsidR="00C56DD9" w:rsidRPr="0005732F" w:rsidRDefault="00C56DD9" w:rsidP="008A0BC3">
            <w:pPr>
              <w:rPr>
                <w:b/>
                <w:color w:val="auto"/>
                <w:sz w:val="16"/>
                <w:szCs w:val="16"/>
              </w:rPr>
            </w:pPr>
          </w:p>
        </w:tc>
        <w:tc>
          <w:tcPr>
            <w:tcW w:w="2894" w:type="dxa"/>
            <w:vAlign w:val="center"/>
          </w:tcPr>
          <w:p w14:paraId="770352E1" w14:textId="77777777" w:rsidR="00C56DD9" w:rsidRPr="001D3869" w:rsidRDefault="00C56DD9" w:rsidP="008A0BC3">
            <w:pPr>
              <w:autoSpaceDE/>
              <w:autoSpaceDN/>
              <w:adjustRightInd/>
              <w:spacing w:before="0" w:line="240" w:lineRule="auto"/>
              <w:ind w:left="0"/>
              <w:rPr>
                <w:sz w:val="16"/>
                <w:szCs w:val="16"/>
              </w:rPr>
            </w:pPr>
            <w:r>
              <w:rPr>
                <w:sz w:val="16"/>
                <w:szCs w:val="16"/>
              </w:rPr>
              <w:t>PPG</w:t>
            </w:r>
          </w:p>
        </w:tc>
        <w:tc>
          <w:tcPr>
            <w:tcW w:w="2635" w:type="dxa"/>
            <w:gridSpan w:val="2"/>
            <w:vAlign w:val="center"/>
          </w:tcPr>
          <w:p w14:paraId="558F7C8B" w14:textId="19D98195" w:rsidR="00C56DD9" w:rsidRPr="002C29EC" w:rsidRDefault="00890268" w:rsidP="008A0BC3">
            <w:pPr>
              <w:autoSpaceDE/>
              <w:autoSpaceDN/>
              <w:adjustRightInd/>
              <w:spacing w:before="0" w:line="240" w:lineRule="auto"/>
              <w:ind w:left="0"/>
              <w:rPr>
                <w:sz w:val="16"/>
                <w:szCs w:val="16"/>
              </w:rPr>
            </w:pPr>
            <w:proofErr w:type="spellStart"/>
            <w:r w:rsidRPr="002C29EC">
              <w:rPr>
                <w:sz w:val="16"/>
                <w:szCs w:val="16"/>
              </w:rPr>
              <w:t>Amerlock</w:t>
            </w:r>
            <w:proofErr w:type="spellEnd"/>
            <w:r w:rsidRPr="002C29EC">
              <w:rPr>
                <w:sz w:val="16"/>
                <w:szCs w:val="16"/>
              </w:rPr>
              <w:t xml:space="preserve"> 2 Series</w:t>
            </w:r>
          </w:p>
        </w:tc>
        <w:tc>
          <w:tcPr>
            <w:tcW w:w="971" w:type="dxa"/>
            <w:vAlign w:val="center"/>
          </w:tcPr>
          <w:p w14:paraId="7CA9D59B" w14:textId="245E9C2F" w:rsidR="00C56DD9" w:rsidRPr="002C29EC" w:rsidRDefault="00164947" w:rsidP="008A0BC3">
            <w:pPr>
              <w:autoSpaceDE/>
              <w:autoSpaceDN/>
              <w:adjustRightInd/>
              <w:spacing w:before="0" w:line="240" w:lineRule="auto"/>
              <w:ind w:left="0"/>
              <w:jc w:val="center"/>
              <w:rPr>
                <w:sz w:val="16"/>
                <w:szCs w:val="16"/>
                <w:lang w:val="ru-RU"/>
              </w:rPr>
            </w:pPr>
            <w:r w:rsidRPr="002C29EC">
              <w:rPr>
                <w:sz w:val="16"/>
                <w:szCs w:val="16"/>
                <w:lang w:val="ru-RU"/>
              </w:rPr>
              <w:t>153-240</w:t>
            </w:r>
          </w:p>
        </w:tc>
        <w:tc>
          <w:tcPr>
            <w:tcW w:w="1169" w:type="dxa"/>
            <w:gridSpan w:val="2"/>
            <w:vAlign w:val="center"/>
          </w:tcPr>
          <w:p w14:paraId="1A7497D8" w14:textId="332EA143" w:rsidR="00C56DD9" w:rsidRPr="002C29EC" w:rsidRDefault="00164947" w:rsidP="008A0BC3">
            <w:pPr>
              <w:autoSpaceDE/>
              <w:autoSpaceDN/>
              <w:adjustRightInd/>
              <w:spacing w:before="0" w:line="240" w:lineRule="auto"/>
              <w:ind w:left="0"/>
              <w:rPr>
                <w:sz w:val="16"/>
                <w:szCs w:val="16"/>
              </w:rPr>
            </w:pPr>
            <w:r w:rsidRPr="002C29EC">
              <w:rPr>
                <w:sz w:val="16"/>
                <w:szCs w:val="16"/>
              </w:rPr>
              <w:t>60°C (140°F)</w:t>
            </w:r>
          </w:p>
        </w:tc>
      </w:tr>
      <w:tr w:rsidR="008A0BC3" w:rsidRPr="0005732F" w14:paraId="5627C33A" w14:textId="77777777" w:rsidTr="00F029EB">
        <w:trPr>
          <w:trHeight w:val="288"/>
          <w:jc w:val="center"/>
        </w:trPr>
        <w:tc>
          <w:tcPr>
            <w:tcW w:w="2342" w:type="dxa"/>
            <w:gridSpan w:val="3"/>
            <w:vAlign w:val="center"/>
          </w:tcPr>
          <w:p w14:paraId="2C7AD8D4" w14:textId="77777777" w:rsidR="008A0BC3" w:rsidRPr="0005732F" w:rsidRDefault="008A0BC3" w:rsidP="008A0BC3">
            <w:pPr>
              <w:rPr>
                <w:b/>
                <w:color w:val="auto"/>
                <w:sz w:val="16"/>
                <w:szCs w:val="16"/>
              </w:rPr>
            </w:pPr>
          </w:p>
        </w:tc>
        <w:tc>
          <w:tcPr>
            <w:tcW w:w="2894" w:type="dxa"/>
            <w:vAlign w:val="center"/>
          </w:tcPr>
          <w:p w14:paraId="7FDD1700"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Sherwin Williams</w:t>
            </w:r>
          </w:p>
        </w:tc>
        <w:tc>
          <w:tcPr>
            <w:tcW w:w="2635" w:type="dxa"/>
            <w:gridSpan w:val="2"/>
            <w:vAlign w:val="center"/>
          </w:tcPr>
          <w:p w14:paraId="5FC860F8" w14:textId="069B2EA4" w:rsidR="008A0BC3" w:rsidRPr="002C29EC" w:rsidRDefault="008A0BC3" w:rsidP="008A0BC3">
            <w:pPr>
              <w:autoSpaceDE/>
              <w:autoSpaceDN/>
              <w:adjustRightInd/>
              <w:spacing w:before="0" w:line="240" w:lineRule="auto"/>
              <w:ind w:left="0"/>
              <w:rPr>
                <w:sz w:val="16"/>
                <w:szCs w:val="16"/>
              </w:rPr>
            </w:pPr>
            <w:proofErr w:type="spellStart"/>
            <w:r w:rsidRPr="002C29EC">
              <w:rPr>
                <w:sz w:val="16"/>
                <w:szCs w:val="16"/>
              </w:rPr>
              <w:t>Macropoxy</w:t>
            </w:r>
            <w:proofErr w:type="spellEnd"/>
            <w:r w:rsidRPr="002C29EC">
              <w:rPr>
                <w:sz w:val="16"/>
                <w:szCs w:val="16"/>
              </w:rPr>
              <w:t xml:space="preserve"> 646 PW Series </w:t>
            </w:r>
          </w:p>
        </w:tc>
        <w:tc>
          <w:tcPr>
            <w:tcW w:w="971" w:type="dxa"/>
            <w:vAlign w:val="center"/>
          </w:tcPr>
          <w:p w14:paraId="253D019B"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86-250</w:t>
            </w:r>
          </w:p>
        </w:tc>
        <w:tc>
          <w:tcPr>
            <w:tcW w:w="1169" w:type="dxa"/>
            <w:gridSpan w:val="2"/>
            <w:vAlign w:val="center"/>
          </w:tcPr>
          <w:p w14:paraId="30736649"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49°C (120°F)</w:t>
            </w:r>
          </w:p>
        </w:tc>
      </w:tr>
      <w:tr w:rsidR="00C56DD9" w:rsidRPr="0005732F" w14:paraId="18723DAD" w14:textId="77777777" w:rsidTr="00F029EB">
        <w:trPr>
          <w:trHeight w:val="288"/>
          <w:jc w:val="center"/>
        </w:trPr>
        <w:tc>
          <w:tcPr>
            <w:tcW w:w="2342" w:type="dxa"/>
            <w:gridSpan w:val="3"/>
            <w:vAlign w:val="center"/>
          </w:tcPr>
          <w:p w14:paraId="4E797790" w14:textId="77777777" w:rsidR="00C56DD9" w:rsidRPr="0005732F" w:rsidRDefault="00C56DD9" w:rsidP="008A0BC3">
            <w:pPr>
              <w:rPr>
                <w:b/>
                <w:color w:val="auto"/>
                <w:sz w:val="16"/>
                <w:szCs w:val="16"/>
              </w:rPr>
            </w:pPr>
          </w:p>
        </w:tc>
        <w:tc>
          <w:tcPr>
            <w:tcW w:w="2894" w:type="dxa"/>
            <w:vAlign w:val="center"/>
          </w:tcPr>
          <w:p w14:paraId="24ECB3F1" w14:textId="53445DA5" w:rsidR="00C56DD9" w:rsidRPr="001D3869" w:rsidRDefault="00C56DD9" w:rsidP="008A0BC3">
            <w:pPr>
              <w:autoSpaceDE/>
              <w:autoSpaceDN/>
              <w:adjustRightInd/>
              <w:spacing w:before="0" w:line="240" w:lineRule="auto"/>
              <w:ind w:left="0"/>
              <w:rPr>
                <w:sz w:val="16"/>
                <w:szCs w:val="16"/>
              </w:rPr>
            </w:pPr>
            <w:r w:rsidRPr="002D3716">
              <w:rPr>
                <w:sz w:val="16"/>
                <w:szCs w:val="16"/>
              </w:rPr>
              <w:t xml:space="preserve">Tnemec </w:t>
            </w:r>
          </w:p>
        </w:tc>
        <w:tc>
          <w:tcPr>
            <w:tcW w:w="2635" w:type="dxa"/>
            <w:gridSpan w:val="2"/>
            <w:vAlign w:val="center"/>
          </w:tcPr>
          <w:p w14:paraId="27BFFC38" w14:textId="6934BC48" w:rsidR="00C56DD9" w:rsidRPr="002C29EC" w:rsidRDefault="00C56DD9" w:rsidP="008A0BC3">
            <w:pPr>
              <w:autoSpaceDE/>
              <w:autoSpaceDN/>
              <w:adjustRightInd/>
              <w:spacing w:before="0" w:line="240" w:lineRule="auto"/>
              <w:ind w:left="0"/>
              <w:rPr>
                <w:sz w:val="16"/>
                <w:szCs w:val="16"/>
              </w:rPr>
            </w:pPr>
            <w:r w:rsidRPr="002C29EC">
              <w:rPr>
                <w:sz w:val="16"/>
                <w:szCs w:val="16"/>
              </w:rPr>
              <w:t xml:space="preserve">Series L140 Porta-Pox Plus </w:t>
            </w:r>
          </w:p>
        </w:tc>
        <w:tc>
          <w:tcPr>
            <w:tcW w:w="971" w:type="dxa"/>
            <w:vAlign w:val="center"/>
          </w:tcPr>
          <w:p w14:paraId="0B3BB7C1" w14:textId="77777777" w:rsidR="00C56DD9" w:rsidRPr="002C29EC" w:rsidRDefault="00C56DD9" w:rsidP="008A0BC3">
            <w:pPr>
              <w:autoSpaceDE/>
              <w:autoSpaceDN/>
              <w:adjustRightInd/>
              <w:spacing w:before="0" w:line="240" w:lineRule="auto"/>
              <w:ind w:left="0"/>
              <w:jc w:val="center"/>
              <w:rPr>
                <w:sz w:val="16"/>
                <w:szCs w:val="16"/>
              </w:rPr>
            </w:pPr>
            <w:r w:rsidRPr="002C29EC">
              <w:rPr>
                <w:sz w:val="16"/>
                <w:szCs w:val="16"/>
              </w:rPr>
              <w:t>98</w:t>
            </w:r>
          </w:p>
        </w:tc>
        <w:tc>
          <w:tcPr>
            <w:tcW w:w="1169" w:type="dxa"/>
            <w:gridSpan w:val="2"/>
            <w:vAlign w:val="center"/>
          </w:tcPr>
          <w:p w14:paraId="0D051E90" w14:textId="77777777" w:rsidR="00C56DD9" w:rsidRPr="002C29EC" w:rsidRDefault="00C56DD9" w:rsidP="008A0BC3">
            <w:pPr>
              <w:autoSpaceDE/>
              <w:autoSpaceDN/>
              <w:adjustRightInd/>
              <w:spacing w:before="0" w:line="240" w:lineRule="auto"/>
              <w:ind w:left="0"/>
              <w:rPr>
                <w:sz w:val="16"/>
                <w:szCs w:val="16"/>
              </w:rPr>
            </w:pPr>
            <w:r w:rsidRPr="002C29EC">
              <w:rPr>
                <w:sz w:val="16"/>
                <w:szCs w:val="16"/>
              </w:rPr>
              <w:t>82°C (180°F)</w:t>
            </w:r>
          </w:p>
        </w:tc>
      </w:tr>
      <w:tr w:rsidR="008A0BC3" w:rsidRPr="007D1D87" w14:paraId="24F28312" w14:textId="77777777" w:rsidTr="00F029EB">
        <w:trPr>
          <w:trHeight w:val="288"/>
          <w:jc w:val="center"/>
        </w:trPr>
        <w:tc>
          <w:tcPr>
            <w:tcW w:w="2342" w:type="dxa"/>
            <w:gridSpan w:val="3"/>
            <w:vAlign w:val="center"/>
          </w:tcPr>
          <w:p w14:paraId="71B4D4A3" w14:textId="77777777" w:rsidR="008A0BC3" w:rsidRPr="0005732F" w:rsidRDefault="008A0BC3" w:rsidP="008A0BC3">
            <w:pPr>
              <w:rPr>
                <w:b/>
                <w:color w:val="auto"/>
                <w:sz w:val="16"/>
                <w:szCs w:val="16"/>
              </w:rPr>
            </w:pPr>
          </w:p>
        </w:tc>
        <w:tc>
          <w:tcPr>
            <w:tcW w:w="5529" w:type="dxa"/>
            <w:gridSpan w:val="3"/>
            <w:vAlign w:val="center"/>
          </w:tcPr>
          <w:p w14:paraId="414E534C" w14:textId="77777777" w:rsidR="008A0BC3" w:rsidRPr="002C29EC" w:rsidRDefault="008A0BC3" w:rsidP="008A0BC3">
            <w:pPr>
              <w:autoSpaceDE/>
              <w:autoSpaceDN/>
              <w:adjustRightInd/>
              <w:spacing w:before="0" w:line="240" w:lineRule="auto"/>
              <w:ind w:left="0"/>
              <w:rPr>
                <w:i/>
                <w:sz w:val="14"/>
                <w:szCs w:val="14"/>
                <w:lang w:val="ru-RU"/>
              </w:rPr>
            </w:pPr>
            <w:r w:rsidRPr="002C29EC">
              <w:rPr>
                <w:i/>
                <w:color w:val="auto"/>
                <w:sz w:val="14"/>
                <w:szCs w:val="24"/>
                <w:lang w:val="ru-RU"/>
              </w:rPr>
              <w:t>Примечание: На края и сварные швы рекомендуется нанести полосовой слой.</w:t>
            </w:r>
          </w:p>
        </w:tc>
        <w:tc>
          <w:tcPr>
            <w:tcW w:w="971" w:type="dxa"/>
            <w:vAlign w:val="center"/>
          </w:tcPr>
          <w:p w14:paraId="74DE5B9B" w14:textId="77777777" w:rsidR="008A0BC3" w:rsidRPr="002C29EC" w:rsidRDefault="008A0BC3" w:rsidP="008A0BC3">
            <w:pPr>
              <w:autoSpaceDE/>
              <w:autoSpaceDN/>
              <w:adjustRightInd/>
              <w:spacing w:before="0" w:line="240" w:lineRule="auto"/>
              <w:ind w:left="0"/>
              <w:rPr>
                <w:sz w:val="16"/>
                <w:szCs w:val="16"/>
                <w:lang w:val="ru-RU"/>
              </w:rPr>
            </w:pPr>
          </w:p>
        </w:tc>
        <w:tc>
          <w:tcPr>
            <w:tcW w:w="1169" w:type="dxa"/>
            <w:gridSpan w:val="2"/>
          </w:tcPr>
          <w:p w14:paraId="116D30B6" w14:textId="77777777" w:rsidR="008A0BC3" w:rsidRPr="002C29EC" w:rsidRDefault="008A0BC3" w:rsidP="008A0BC3">
            <w:pPr>
              <w:autoSpaceDE/>
              <w:autoSpaceDN/>
              <w:adjustRightInd/>
              <w:spacing w:before="0" w:line="240" w:lineRule="auto"/>
              <w:ind w:left="0"/>
              <w:rPr>
                <w:color w:val="auto"/>
                <w:sz w:val="16"/>
                <w:szCs w:val="24"/>
                <w:lang w:val="ru-RU"/>
              </w:rPr>
            </w:pPr>
          </w:p>
        </w:tc>
      </w:tr>
      <w:tr w:rsidR="008A0BC3" w:rsidRPr="0005732F" w14:paraId="30D4EC7A" w14:textId="77777777" w:rsidTr="00F029EB">
        <w:trPr>
          <w:trHeight w:val="288"/>
          <w:jc w:val="center"/>
        </w:trPr>
        <w:tc>
          <w:tcPr>
            <w:tcW w:w="2342" w:type="dxa"/>
            <w:gridSpan w:val="3"/>
            <w:tcBorders>
              <w:top w:val="single" w:sz="12" w:space="0" w:color="auto"/>
            </w:tcBorders>
            <w:vAlign w:val="center"/>
          </w:tcPr>
          <w:p w14:paraId="069B11EC" w14:textId="77777777" w:rsidR="008A0BC3" w:rsidRPr="00D41158" w:rsidRDefault="008A0BC3" w:rsidP="008A0BC3">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2894" w:type="dxa"/>
            <w:tcBorders>
              <w:top w:val="single" w:sz="12" w:space="0" w:color="auto"/>
            </w:tcBorders>
            <w:vAlign w:val="center"/>
          </w:tcPr>
          <w:p w14:paraId="060B500C"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Carboline</w:t>
            </w:r>
          </w:p>
        </w:tc>
        <w:tc>
          <w:tcPr>
            <w:tcW w:w="2635" w:type="dxa"/>
            <w:gridSpan w:val="2"/>
            <w:tcBorders>
              <w:top w:val="single" w:sz="12" w:space="0" w:color="auto"/>
            </w:tcBorders>
            <w:vAlign w:val="center"/>
          </w:tcPr>
          <w:p w14:paraId="7B0A9082" w14:textId="77777777" w:rsidR="008A0BC3" w:rsidRPr="002C29EC" w:rsidRDefault="008A0BC3" w:rsidP="008A0BC3">
            <w:pPr>
              <w:autoSpaceDE/>
              <w:autoSpaceDN/>
              <w:adjustRightInd/>
              <w:spacing w:before="0" w:line="240" w:lineRule="auto"/>
              <w:ind w:left="0"/>
              <w:rPr>
                <w:sz w:val="16"/>
                <w:szCs w:val="16"/>
              </w:rPr>
            </w:pPr>
            <w:proofErr w:type="spellStart"/>
            <w:r w:rsidRPr="002C29EC">
              <w:rPr>
                <w:sz w:val="16"/>
                <w:szCs w:val="16"/>
              </w:rPr>
              <w:t>Carboguard</w:t>
            </w:r>
            <w:proofErr w:type="spellEnd"/>
            <w:r w:rsidRPr="002C29EC">
              <w:rPr>
                <w:sz w:val="16"/>
                <w:szCs w:val="16"/>
              </w:rPr>
              <w:t xml:space="preserve"> 891</w:t>
            </w:r>
            <w:r w:rsidR="0059684F" w:rsidRPr="002C29EC">
              <w:rPr>
                <w:sz w:val="16"/>
                <w:szCs w:val="16"/>
                <w:lang w:val="ru-RU"/>
              </w:rPr>
              <w:t xml:space="preserve"> </w:t>
            </w:r>
            <w:r w:rsidRPr="002C29EC">
              <w:rPr>
                <w:sz w:val="16"/>
                <w:szCs w:val="16"/>
              </w:rPr>
              <w:t>Series</w:t>
            </w:r>
          </w:p>
        </w:tc>
        <w:tc>
          <w:tcPr>
            <w:tcW w:w="971" w:type="dxa"/>
            <w:tcBorders>
              <w:top w:val="single" w:sz="12" w:space="0" w:color="auto"/>
            </w:tcBorders>
            <w:vAlign w:val="center"/>
          </w:tcPr>
          <w:p w14:paraId="5F56B540"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119-214</w:t>
            </w:r>
          </w:p>
        </w:tc>
        <w:tc>
          <w:tcPr>
            <w:tcW w:w="1169" w:type="dxa"/>
            <w:gridSpan w:val="2"/>
            <w:tcBorders>
              <w:top w:val="single" w:sz="12" w:space="0" w:color="auto"/>
            </w:tcBorders>
            <w:vAlign w:val="center"/>
          </w:tcPr>
          <w:p w14:paraId="1C7432FE"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66°C (150°F)</w:t>
            </w:r>
          </w:p>
        </w:tc>
      </w:tr>
      <w:tr w:rsidR="00931D09" w:rsidRPr="00416FB7" w14:paraId="4A297D5F" w14:textId="77777777" w:rsidTr="00F029EB">
        <w:trPr>
          <w:trHeight w:val="288"/>
          <w:jc w:val="center"/>
        </w:trPr>
        <w:tc>
          <w:tcPr>
            <w:tcW w:w="2342" w:type="dxa"/>
            <w:gridSpan w:val="3"/>
            <w:vAlign w:val="center"/>
          </w:tcPr>
          <w:p w14:paraId="7380D29E" w14:textId="77777777" w:rsidR="00931D09" w:rsidRPr="00D41158" w:rsidRDefault="00931D09" w:rsidP="00931D09">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94" w:type="dxa"/>
            <w:vAlign w:val="center"/>
          </w:tcPr>
          <w:p w14:paraId="301CF07C" w14:textId="77777777" w:rsidR="00931D09" w:rsidRPr="001D3869" w:rsidRDefault="00931D09" w:rsidP="00931D09">
            <w:pPr>
              <w:autoSpaceDE/>
              <w:autoSpaceDN/>
              <w:adjustRightInd/>
              <w:spacing w:before="0" w:line="240" w:lineRule="auto"/>
              <w:ind w:left="0"/>
              <w:rPr>
                <w:sz w:val="16"/>
                <w:szCs w:val="16"/>
              </w:rPr>
            </w:pPr>
            <w:r w:rsidRPr="001D3869">
              <w:rPr>
                <w:sz w:val="16"/>
                <w:szCs w:val="16"/>
              </w:rPr>
              <w:t>Hempel Coatings (USA), Inc.</w:t>
            </w:r>
          </w:p>
        </w:tc>
        <w:tc>
          <w:tcPr>
            <w:tcW w:w="2635" w:type="dxa"/>
            <w:gridSpan w:val="2"/>
            <w:vAlign w:val="center"/>
          </w:tcPr>
          <w:p w14:paraId="72C43744" w14:textId="77777777" w:rsidR="00931D09" w:rsidRPr="002C29EC" w:rsidRDefault="00931D09" w:rsidP="00931D09">
            <w:pPr>
              <w:autoSpaceDE/>
              <w:autoSpaceDN/>
              <w:adjustRightInd/>
              <w:spacing w:before="0" w:line="240" w:lineRule="auto"/>
              <w:ind w:left="0"/>
              <w:rPr>
                <w:sz w:val="16"/>
                <w:szCs w:val="16"/>
              </w:rPr>
            </w:pPr>
            <w:proofErr w:type="spellStart"/>
            <w:r w:rsidRPr="002C29EC">
              <w:rPr>
                <w:sz w:val="16"/>
                <w:szCs w:val="16"/>
              </w:rPr>
              <w:t>Hempadur</w:t>
            </w:r>
            <w:proofErr w:type="spellEnd"/>
            <w:r w:rsidRPr="002C29EC">
              <w:rPr>
                <w:sz w:val="16"/>
                <w:szCs w:val="16"/>
              </w:rPr>
              <w:t xml:space="preserve"> 35560</w:t>
            </w:r>
          </w:p>
          <w:p w14:paraId="61428CE7" w14:textId="03A25787" w:rsidR="00931D09" w:rsidRPr="002C29EC" w:rsidRDefault="00931D09" w:rsidP="001B74BC">
            <w:pPr>
              <w:autoSpaceDE/>
              <w:autoSpaceDN/>
              <w:adjustRightInd/>
              <w:spacing w:before="0" w:line="240" w:lineRule="auto"/>
              <w:ind w:left="0"/>
              <w:rPr>
                <w:sz w:val="16"/>
                <w:szCs w:val="16"/>
              </w:rPr>
            </w:pPr>
            <w:proofErr w:type="spellStart"/>
            <w:r w:rsidRPr="002C29EC">
              <w:rPr>
                <w:sz w:val="16"/>
                <w:szCs w:val="16"/>
              </w:rPr>
              <w:t>Hempadur</w:t>
            </w:r>
            <w:proofErr w:type="spellEnd"/>
            <w:r w:rsidRPr="002C29EC">
              <w:rPr>
                <w:sz w:val="16"/>
                <w:szCs w:val="16"/>
              </w:rPr>
              <w:t xml:space="preserve"> 35530</w:t>
            </w:r>
          </w:p>
        </w:tc>
        <w:tc>
          <w:tcPr>
            <w:tcW w:w="971" w:type="dxa"/>
            <w:vAlign w:val="center"/>
          </w:tcPr>
          <w:p w14:paraId="5DDC0569" w14:textId="77777777" w:rsidR="00931D09" w:rsidRPr="002C29EC" w:rsidRDefault="00931D09" w:rsidP="00931D09">
            <w:pPr>
              <w:autoSpaceDE/>
              <w:autoSpaceDN/>
              <w:adjustRightInd/>
              <w:spacing w:before="0" w:line="240" w:lineRule="auto"/>
              <w:ind w:left="0"/>
              <w:jc w:val="center"/>
              <w:rPr>
                <w:sz w:val="16"/>
                <w:szCs w:val="16"/>
                <w:lang w:val="ru-RU"/>
              </w:rPr>
            </w:pPr>
            <w:r w:rsidRPr="002C29EC">
              <w:rPr>
                <w:sz w:val="16"/>
                <w:szCs w:val="16"/>
              </w:rPr>
              <w:t>9–320</w:t>
            </w:r>
          </w:p>
          <w:p w14:paraId="51245B2D" w14:textId="0D5599BE" w:rsidR="00931D09" w:rsidRPr="002C29EC" w:rsidRDefault="00931D09" w:rsidP="00931D09">
            <w:pPr>
              <w:autoSpaceDE/>
              <w:autoSpaceDN/>
              <w:adjustRightInd/>
              <w:spacing w:before="0" w:line="240" w:lineRule="auto"/>
              <w:ind w:left="0"/>
              <w:jc w:val="center"/>
              <w:rPr>
                <w:sz w:val="16"/>
                <w:szCs w:val="16"/>
                <w:lang w:val="ru-RU"/>
              </w:rPr>
            </w:pPr>
            <w:r w:rsidRPr="002C29EC">
              <w:rPr>
                <w:sz w:val="16"/>
                <w:szCs w:val="16"/>
                <w:lang w:val="ru-RU"/>
              </w:rPr>
              <w:t>22-320</w:t>
            </w:r>
          </w:p>
        </w:tc>
        <w:tc>
          <w:tcPr>
            <w:tcW w:w="1169" w:type="dxa"/>
            <w:gridSpan w:val="2"/>
            <w:vAlign w:val="center"/>
          </w:tcPr>
          <w:p w14:paraId="7ACA9E58" w14:textId="459B27EE" w:rsidR="00931D09" w:rsidRPr="002C29EC" w:rsidRDefault="00931D09" w:rsidP="00931D09">
            <w:pPr>
              <w:autoSpaceDE/>
              <w:autoSpaceDN/>
              <w:adjustRightInd/>
              <w:spacing w:before="0" w:line="240" w:lineRule="auto"/>
              <w:ind w:left="0"/>
              <w:rPr>
                <w:sz w:val="16"/>
                <w:szCs w:val="16"/>
              </w:rPr>
            </w:pPr>
            <w:r w:rsidRPr="002C29EC">
              <w:rPr>
                <w:sz w:val="16"/>
                <w:szCs w:val="16"/>
              </w:rPr>
              <w:t xml:space="preserve">35°C (95°F)/ 90°C (194°F) </w:t>
            </w:r>
          </w:p>
        </w:tc>
      </w:tr>
      <w:tr w:rsidR="008A0BC3" w:rsidRPr="0005732F" w14:paraId="24EDFF6B" w14:textId="77777777" w:rsidTr="00F029EB">
        <w:trPr>
          <w:trHeight w:val="288"/>
          <w:jc w:val="center"/>
        </w:trPr>
        <w:tc>
          <w:tcPr>
            <w:tcW w:w="2342" w:type="dxa"/>
            <w:gridSpan w:val="3"/>
            <w:vAlign w:val="center"/>
          </w:tcPr>
          <w:p w14:paraId="34BB7277" w14:textId="77777777" w:rsidR="008A0BC3" w:rsidRPr="00D41158" w:rsidRDefault="00C56DD9" w:rsidP="00C56DD9">
            <w:pPr>
              <w:autoSpaceDE/>
              <w:autoSpaceDN/>
              <w:adjustRightInd/>
              <w:spacing w:before="0" w:line="240" w:lineRule="auto"/>
              <w:ind w:left="0"/>
              <w:rPr>
                <w:b/>
                <w:color w:val="auto"/>
                <w:sz w:val="16"/>
                <w:szCs w:val="24"/>
                <w:lang w:val="ru-RU"/>
              </w:rPr>
            </w:pPr>
            <w:r>
              <w:rPr>
                <w:b/>
                <w:color w:val="auto"/>
                <w:sz w:val="16"/>
                <w:szCs w:val="24"/>
                <w:lang w:val="ru-RU"/>
              </w:rPr>
              <w:t>Т</w:t>
            </w:r>
            <w:r w:rsidRPr="00D41158">
              <w:rPr>
                <w:b/>
                <w:color w:val="auto"/>
                <w:sz w:val="16"/>
                <w:szCs w:val="24"/>
                <w:lang w:val="ru-RU"/>
              </w:rPr>
              <w:t>онкопленочное</w:t>
            </w:r>
          </w:p>
        </w:tc>
        <w:tc>
          <w:tcPr>
            <w:tcW w:w="2894" w:type="dxa"/>
            <w:vAlign w:val="center"/>
          </w:tcPr>
          <w:p w14:paraId="1623079D"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International</w:t>
            </w:r>
          </w:p>
        </w:tc>
        <w:tc>
          <w:tcPr>
            <w:tcW w:w="2635" w:type="dxa"/>
            <w:gridSpan w:val="2"/>
            <w:vAlign w:val="center"/>
          </w:tcPr>
          <w:p w14:paraId="58E7D758"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Interline 850</w:t>
            </w:r>
          </w:p>
        </w:tc>
        <w:tc>
          <w:tcPr>
            <w:tcW w:w="971" w:type="dxa"/>
            <w:vAlign w:val="center"/>
          </w:tcPr>
          <w:p w14:paraId="513D257B"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225</w:t>
            </w:r>
          </w:p>
        </w:tc>
        <w:tc>
          <w:tcPr>
            <w:tcW w:w="1169" w:type="dxa"/>
            <w:gridSpan w:val="2"/>
            <w:vAlign w:val="center"/>
          </w:tcPr>
          <w:p w14:paraId="31D3C9B5"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40°C (120°F)</w:t>
            </w:r>
          </w:p>
        </w:tc>
      </w:tr>
      <w:tr w:rsidR="008A0BC3" w:rsidRPr="0005732F" w14:paraId="54C8A6CA" w14:textId="77777777" w:rsidTr="00F029EB">
        <w:trPr>
          <w:trHeight w:val="288"/>
          <w:jc w:val="center"/>
        </w:trPr>
        <w:tc>
          <w:tcPr>
            <w:tcW w:w="2342" w:type="dxa"/>
            <w:gridSpan w:val="3"/>
            <w:vMerge w:val="restart"/>
            <w:vAlign w:val="center"/>
          </w:tcPr>
          <w:p w14:paraId="596C7D77" w14:textId="77777777" w:rsidR="008A0BC3" w:rsidRPr="00D41158" w:rsidRDefault="008A0BC3" w:rsidP="008A0BC3">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94" w:type="dxa"/>
            <w:vAlign w:val="center"/>
          </w:tcPr>
          <w:p w14:paraId="32163704"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International Devoe</w:t>
            </w:r>
          </w:p>
        </w:tc>
        <w:tc>
          <w:tcPr>
            <w:tcW w:w="2635" w:type="dxa"/>
            <w:gridSpan w:val="2"/>
            <w:vAlign w:val="center"/>
          </w:tcPr>
          <w:p w14:paraId="194966CD" w14:textId="26A2A487" w:rsidR="008A0BC3" w:rsidRPr="002C29EC" w:rsidRDefault="008A0BC3" w:rsidP="008A0BC3">
            <w:pPr>
              <w:autoSpaceDE/>
              <w:autoSpaceDN/>
              <w:adjustRightInd/>
              <w:spacing w:before="0" w:line="240" w:lineRule="auto"/>
              <w:ind w:left="0"/>
              <w:rPr>
                <w:sz w:val="16"/>
                <w:szCs w:val="16"/>
              </w:rPr>
            </w:pPr>
            <w:r w:rsidRPr="002C29EC">
              <w:rPr>
                <w:sz w:val="16"/>
                <w:szCs w:val="16"/>
              </w:rPr>
              <w:t xml:space="preserve">Bar-Rust 233 H </w:t>
            </w:r>
          </w:p>
        </w:tc>
        <w:tc>
          <w:tcPr>
            <w:tcW w:w="971" w:type="dxa"/>
            <w:vAlign w:val="center"/>
          </w:tcPr>
          <w:p w14:paraId="2FF991DA"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170</w:t>
            </w:r>
          </w:p>
        </w:tc>
        <w:tc>
          <w:tcPr>
            <w:tcW w:w="1169" w:type="dxa"/>
            <w:gridSpan w:val="2"/>
            <w:vAlign w:val="center"/>
          </w:tcPr>
          <w:p w14:paraId="145D27B2"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82°C (180°F)</w:t>
            </w:r>
          </w:p>
        </w:tc>
      </w:tr>
      <w:tr w:rsidR="008A0BC3" w:rsidRPr="0005732F" w14:paraId="355941A6" w14:textId="77777777" w:rsidTr="00F029EB">
        <w:trPr>
          <w:trHeight w:val="288"/>
          <w:jc w:val="center"/>
        </w:trPr>
        <w:tc>
          <w:tcPr>
            <w:tcW w:w="2342" w:type="dxa"/>
            <w:gridSpan w:val="3"/>
            <w:vMerge/>
            <w:vAlign w:val="center"/>
          </w:tcPr>
          <w:p w14:paraId="30B36608" w14:textId="77777777" w:rsidR="008A0BC3" w:rsidRPr="00D41158" w:rsidRDefault="008A0BC3" w:rsidP="008A0BC3">
            <w:pPr>
              <w:autoSpaceDE/>
              <w:autoSpaceDN/>
              <w:adjustRightInd/>
              <w:spacing w:before="0" w:line="240" w:lineRule="auto"/>
              <w:ind w:left="0"/>
              <w:rPr>
                <w:b/>
                <w:color w:val="auto"/>
                <w:sz w:val="16"/>
                <w:szCs w:val="24"/>
                <w:lang w:val="ru-RU"/>
              </w:rPr>
            </w:pPr>
          </w:p>
        </w:tc>
        <w:tc>
          <w:tcPr>
            <w:tcW w:w="2894" w:type="dxa"/>
            <w:vAlign w:val="center"/>
          </w:tcPr>
          <w:p w14:paraId="6D5E01CB"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Jotun Paints</w:t>
            </w:r>
          </w:p>
        </w:tc>
        <w:tc>
          <w:tcPr>
            <w:tcW w:w="2635" w:type="dxa"/>
            <w:gridSpan w:val="2"/>
            <w:vAlign w:val="center"/>
          </w:tcPr>
          <w:p w14:paraId="4A77AE20" w14:textId="5368019A" w:rsidR="008A0BC3" w:rsidRPr="002C29EC" w:rsidRDefault="008A0BC3" w:rsidP="008A0BC3">
            <w:pPr>
              <w:autoSpaceDE/>
              <w:autoSpaceDN/>
              <w:adjustRightInd/>
              <w:spacing w:before="0" w:line="240" w:lineRule="auto"/>
              <w:ind w:left="0"/>
              <w:rPr>
                <w:sz w:val="16"/>
                <w:szCs w:val="16"/>
              </w:rPr>
            </w:pPr>
            <w:proofErr w:type="spellStart"/>
            <w:r w:rsidRPr="002C29EC">
              <w:rPr>
                <w:sz w:val="16"/>
                <w:szCs w:val="16"/>
              </w:rPr>
              <w:t>Tankguard</w:t>
            </w:r>
            <w:proofErr w:type="spellEnd"/>
            <w:r w:rsidRPr="002C29EC">
              <w:rPr>
                <w:sz w:val="16"/>
                <w:szCs w:val="16"/>
              </w:rPr>
              <w:t xml:space="preserve"> 412 </w:t>
            </w:r>
          </w:p>
        </w:tc>
        <w:tc>
          <w:tcPr>
            <w:tcW w:w="971" w:type="dxa"/>
            <w:vAlign w:val="center"/>
          </w:tcPr>
          <w:p w14:paraId="6C5FD252"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40</w:t>
            </w:r>
          </w:p>
        </w:tc>
        <w:tc>
          <w:tcPr>
            <w:tcW w:w="1169" w:type="dxa"/>
            <w:gridSpan w:val="2"/>
            <w:vAlign w:val="center"/>
          </w:tcPr>
          <w:p w14:paraId="331485AE"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50°C (122°F)</w:t>
            </w:r>
          </w:p>
        </w:tc>
      </w:tr>
      <w:tr w:rsidR="00164947" w:rsidRPr="0005732F" w14:paraId="39E862A6" w14:textId="77777777" w:rsidTr="00F029EB">
        <w:trPr>
          <w:trHeight w:val="288"/>
          <w:jc w:val="center"/>
        </w:trPr>
        <w:tc>
          <w:tcPr>
            <w:tcW w:w="2342" w:type="dxa"/>
            <w:gridSpan w:val="3"/>
            <w:vAlign w:val="center"/>
          </w:tcPr>
          <w:p w14:paraId="611F1DAC" w14:textId="77777777" w:rsidR="00164947" w:rsidRPr="0005732F" w:rsidRDefault="00164947" w:rsidP="00164947">
            <w:pPr>
              <w:jc w:val="center"/>
              <w:rPr>
                <w:b/>
                <w:color w:val="auto"/>
                <w:sz w:val="16"/>
                <w:szCs w:val="16"/>
              </w:rPr>
            </w:pPr>
          </w:p>
        </w:tc>
        <w:tc>
          <w:tcPr>
            <w:tcW w:w="2894" w:type="dxa"/>
            <w:vAlign w:val="center"/>
          </w:tcPr>
          <w:p w14:paraId="01C2291A" w14:textId="77777777" w:rsidR="00164947" w:rsidRPr="001D3869" w:rsidRDefault="00164947" w:rsidP="00164947">
            <w:pPr>
              <w:autoSpaceDE/>
              <w:autoSpaceDN/>
              <w:adjustRightInd/>
              <w:spacing w:before="0" w:line="240" w:lineRule="auto"/>
              <w:ind w:left="0"/>
              <w:rPr>
                <w:sz w:val="16"/>
                <w:szCs w:val="16"/>
              </w:rPr>
            </w:pPr>
            <w:r>
              <w:rPr>
                <w:sz w:val="16"/>
                <w:szCs w:val="16"/>
              </w:rPr>
              <w:t>PPG</w:t>
            </w:r>
          </w:p>
        </w:tc>
        <w:tc>
          <w:tcPr>
            <w:tcW w:w="2635" w:type="dxa"/>
            <w:gridSpan w:val="2"/>
            <w:vAlign w:val="center"/>
          </w:tcPr>
          <w:p w14:paraId="10AF8737" w14:textId="7FCA1E2B" w:rsidR="00164947" w:rsidRPr="002C29EC" w:rsidRDefault="00164947" w:rsidP="00164947">
            <w:pPr>
              <w:autoSpaceDE/>
              <w:autoSpaceDN/>
              <w:adjustRightInd/>
              <w:spacing w:before="0" w:line="240" w:lineRule="auto"/>
              <w:ind w:left="0"/>
              <w:rPr>
                <w:sz w:val="16"/>
                <w:szCs w:val="16"/>
              </w:rPr>
            </w:pPr>
            <w:proofErr w:type="spellStart"/>
            <w:r w:rsidRPr="002C29EC">
              <w:rPr>
                <w:sz w:val="16"/>
                <w:szCs w:val="16"/>
              </w:rPr>
              <w:t>Amerlock</w:t>
            </w:r>
            <w:proofErr w:type="spellEnd"/>
            <w:r w:rsidRPr="002C29EC">
              <w:rPr>
                <w:sz w:val="16"/>
                <w:szCs w:val="16"/>
              </w:rPr>
              <w:t xml:space="preserve"> 2 Series</w:t>
            </w:r>
          </w:p>
        </w:tc>
        <w:tc>
          <w:tcPr>
            <w:tcW w:w="971" w:type="dxa"/>
            <w:vAlign w:val="center"/>
          </w:tcPr>
          <w:p w14:paraId="38E3085F" w14:textId="610809C6" w:rsidR="00164947" w:rsidRPr="002C29EC" w:rsidRDefault="00164947" w:rsidP="00164947">
            <w:pPr>
              <w:autoSpaceDE/>
              <w:autoSpaceDN/>
              <w:adjustRightInd/>
              <w:spacing w:before="0" w:line="240" w:lineRule="auto"/>
              <w:ind w:left="0"/>
              <w:jc w:val="center"/>
              <w:rPr>
                <w:sz w:val="16"/>
                <w:szCs w:val="16"/>
              </w:rPr>
            </w:pPr>
            <w:r w:rsidRPr="002C29EC">
              <w:rPr>
                <w:sz w:val="16"/>
                <w:szCs w:val="16"/>
                <w:lang w:val="ru-RU"/>
              </w:rPr>
              <w:t>153-240</w:t>
            </w:r>
          </w:p>
        </w:tc>
        <w:tc>
          <w:tcPr>
            <w:tcW w:w="1169" w:type="dxa"/>
            <w:gridSpan w:val="2"/>
            <w:vAlign w:val="center"/>
          </w:tcPr>
          <w:p w14:paraId="78C5089D" w14:textId="39BB69B5" w:rsidR="00164947" w:rsidRPr="002C29EC" w:rsidRDefault="00164947" w:rsidP="00164947">
            <w:pPr>
              <w:autoSpaceDE/>
              <w:autoSpaceDN/>
              <w:adjustRightInd/>
              <w:spacing w:before="0" w:line="240" w:lineRule="auto"/>
              <w:ind w:left="0"/>
              <w:rPr>
                <w:sz w:val="16"/>
                <w:szCs w:val="16"/>
              </w:rPr>
            </w:pPr>
            <w:r w:rsidRPr="002C29EC">
              <w:rPr>
                <w:sz w:val="16"/>
                <w:szCs w:val="16"/>
              </w:rPr>
              <w:t>60°C (140°F)</w:t>
            </w:r>
          </w:p>
        </w:tc>
      </w:tr>
      <w:tr w:rsidR="008A0BC3" w:rsidRPr="0005732F" w14:paraId="17609E2A" w14:textId="77777777" w:rsidTr="00F029EB">
        <w:trPr>
          <w:trHeight w:val="288"/>
          <w:jc w:val="center"/>
        </w:trPr>
        <w:tc>
          <w:tcPr>
            <w:tcW w:w="2342" w:type="dxa"/>
            <w:gridSpan w:val="3"/>
            <w:vAlign w:val="center"/>
          </w:tcPr>
          <w:p w14:paraId="231D5EA3" w14:textId="77777777" w:rsidR="008A0BC3" w:rsidRPr="0005732F" w:rsidRDefault="008A0BC3" w:rsidP="008A0BC3">
            <w:pPr>
              <w:jc w:val="center"/>
              <w:rPr>
                <w:b/>
                <w:color w:val="auto"/>
                <w:sz w:val="16"/>
                <w:szCs w:val="16"/>
              </w:rPr>
            </w:pPr>
          </w:p>
        </w:tc>
        <w:tc>
          <w:tcPr>
            <w:tcW w:w="2894" w:type="dxa"/>
            <w:vAlign w:val="center"/>
          </w:tcPr>
          <w:p w14:paraId="38C44F02" w14:textId="77777777" w:rsidR="008A0BC3" w:rsidRPr="001D3869" w:rsidRDefault="008A0BC3" w:rsidP="008A0BC3">
            <w:pPr>
              <w:autoSpaceDE/>
              <w:autoSpaceDN/>
              <w:adjustRightInd/>
              <w:spacing w:before="0" w:line="240" w:lineRule="auto"/>
              <w:ind w:left="0"/>
              <w:rPr>
                <w:sz w:val="16"/>
                <w:szCs w:val="16"/>
              </w:rPr>
            </w:pPr>
            <w:r w:rsidRPr="001D3869">
              <w:rPr>
                <w:sz w:val="16"/>
                <w:szCs w:val="16"/>
              </w:rPr>
              <w:t>Sherwin Williams</w:t>
            </w:r>
          </w:p>
        </w:tc>
        <w:tc>
          <w:tcPr>
            <w:tcW w:w="2635" w:type="dxa"/>
            <w:gridSpan w:val="2"/>
            <w:vAlign w:val="center"/>
          </w:tcPr>
          <w:p w14:paraId="5E17D79E" w14:textId="77E36B5E" w:rsidR="008A0BC3" w:rsidRPr="002C29EC" w:rsidRDefault="008A0BC3" w:rsidP="008A0BC3">
            <w:pPr>
              <w:autoSpaceDE/>
              <w:autoSpaceDN/>
              <w:adjustRightInd/>
              <w:spacing w:before="0" w:line="240" w:lineRule="auto"/>
              <w:ind w:left="0"/>
              <w:rPr>
                <w:sz w:val="16"/>
                <w:szCs w:val="16"/>
              </w:rPr>
            </w:pPr>
            <w:proofErr w:type="spellStart"/>
            <w:r w:rsidRPr="002C29EC">
              <w:rPr>
                <w:sz w:val="16"/>
                <w:szCs w:val="16"/>
              </w:rPr>
              <w:t>Macropoxy</w:t>
            </w:r>
            <w:proofErr w:type="spellEnd"/>
            <w:r w:rsidRPr="002C29EC">
              <w:rPr>
                <w:sz w:val="16"/>
                <w:szCs w:val="16"/>
              </w:rPr>
              <w:t xml:space="preserve"> 646 PW Series </w:t>
            </w:r>
          </w:p>
        </w:tc>
        <w:tc>
          <w:tcPr>
            <w:tcW w:w="971" w:type="dxa"/>
            <w:vAlign w:val="center"/>
          </w:tcPr>
          <w:p w14:paraId="53B7A4B6" w14:textId="77777777" w:rsidR="008A0BC3" w:rsidRPr="002C29EC" w:rsidRDefault="008A0BC3" w:rsidP="008A0BC3">
            <w:pPr>
              <w:autoSpaceDE/>
              <w:autoSpaceDN/>
              <w:adjustRightInd/>
              <w:spacing w:before="0" w:line="240" w:lineRule="auto"/>
              <w:ind w:left="0"/>
              <w:jc w:val="center"/>
              <w:rPr>
                <w:sz w:val="16"/>
                <w:szCs w:val="16"/>
              </w:rPr>
            </w:pPr>
            <w:r w:rsidRPr="002C29EC">
              <w:rPr>
                <w:sz w:val="16"/>
                <w:szCs w:val="16"/>
              </w:rPr>
              <w:t>86-250</w:t>
            </w:r>
          </w:p>
        </w:tc>
        <w:tc>
          <w:tcPr>
            <w:tcW w:w="1169" w:type="dxa"/>
            <w:gridSpan w:val="2"/>
            <w:vAlign w:val="center"/>
          </w:tcPr>
          <w:p w14:paraId="4736AB90" w14:textId="77777777" w:rsidR="008A0BC3" w:rsidRPr="002C29EC" w:rsidRDefault="008A0BC3" w:rsidP="008A0BC3">
            <w:pPr>
              <w:autoSpaceDE/>
              <w:autoSpaceDN/>
              <w:adjustRightInd/>
              <w:spacing w:before="0" w:line="240" w:lineRule="auto"/>
              <w:ind w:left="0"/>
              <w:rPr>
                <w:sz w:val="16"/>
                <w:szCs w:val="16"/>
              </w:rPr>
            </w:pPr>
            <w:r w:rsidRPr="002C29EC">
              <w:rPr>
                <w:sz w:val="16"/>
                <w:szCs w:val="16"/>
              </w:rPr>
              <w:t>49°C (120°F)</w:t>
            </w:r>
          </w:p>
        </w:tc>
      </w:tr>
      <w:tr w:rsidR="00C56DD9" w:rsidRPr="0005732F" w14:paraId="7399E41D" w14:textId="77777777" w:rsidTr="00F029EB">
        <w:trPr>
          <w:trHeight w:val="288"/>
          <w:jc w:val="center"/>
        </w:trPr>
        <w:tc>
          <w:tcPr>
            <w:tcW w:w="2342" w:type="dxa"/>
            <w:gridSpan w:val="3"/>
            <w:vAlign w:val="center"/>
          </w:tcPr>
          <w:p w14:paraId="70A0657B" w14:textId="77777777" w:rsidR="00C56DD9" w:rsidRPr="0005732F" w:rsidRDefault="00C56DD9" w:rsidP="008A0BC3">
            <w:pPr>
              <w:jc w:val="center"/>
              <w:rPr>
                <w:b/>
                <w:color w:val="auto"/>
                <w:sz w:val="16"/>
                <w:szCs w:val="16"/>
              </w:rPr>
            </w:pPr>
          </w:p>
        </w:tc>
        <w:tc>
          <w:tcPr>
            <w:tcW w:w="2894" w:type="dxa"/>
            <w:vAlign w:val="center"/>
          </w:tcPr>
          <w:p w14:paraId="546210AD" w14:textId="748539A6" w:rsidR="00C56DD9" w:rsidRPr="001D3869" w:rsidRDefault="00C56DD9" w:rsidP="008A0BC3">
            <w:pPr>
              <w:autoSpaceDE/>
              <w:autoSpaceDN/>
              <w:adjustRightInd/>
              <w:spacing w:before="0" w:line="240" w:lineRule="auto"/>
              <w:ind w:left="0"/>
              <w:rPr>
                <w:sz w:val="16"/>
                <w:szCs w:val="16"/>
              </w:rPr>
            </w:pPr>
            <w:r w:rsidRPr="002D3716">
              <w:rPr>
                <w:sz w:val="16"/>
                <w:szCs w:val="16"/>
              </w:rPr>
              <w:t xml:space="preserve">Tnemec </w:t>
            </w:r>
          </w:p>
        </w:tc>
        <w:tc>
          <w:tcPr>
            <w:tcW w:w="2635" w:type="dxa"/>
            <w:gridSpan w:val="2"/>
            <w:vAlign w:val="center"/>
          </w:tcPr>
          <w:p w14:paraId="51269364" w14:textId="4567E7E2" w:rsidR="00C56DD9" w:rsidRPr="002C29EC" w:rsidRDefault="00C56DD9" w:rsidP="008A0BC3">
            <w:pPr>
              <w:autoSpaceDE/>
              <w:autoSpaceDN/>
              <w:adjustRightInd/>
              <w:spacing w:before="0" w:line="240" w:lineRule="auto"/>
              <w:ind w:left="0"/>
              <w:rPr>
                <w:sz w:val="16"/>
                <w:szCs w:val="16"/>
              </w:rPr>
            </w:pPr>
            <w:r w:rsidRPr="002C29EC">
              <w:rPr>
                <w:sz w:val="16"/>
                <w:szCs w:val="16"/>
              </w:rPr>
              <w:t xml:space="preserve">Series L140 Porta-Pox Plus </w:t>
            </w:r>
          </w:p>
        </w:tc>
        <w:tc>
          <w:tcPr>
            <w:tcW w:w="971" w:type="dxa"/>
            <w:vAlign w:val="center"/>
          </w:tcPr>
          <w:p w14:paraId="4FF1354D" w14:textId="77777777" w:rsidR="00C56DD9" w:rsidRPr="002C29EC" w:rsidRDefault="00C56DD9" w:rsidP="008A0BC3">
            <w:pPr>
              <w:autoSpaceDE/>
              <w:autoSpaceDN/>
              <w:adjustRightInd/>
              <w:spacing w:before="0" w:line="240" w:lineRule="auto"/>
              <w:ind w:left="0"/>
              <w:jc w:val="center"/>
              <w:rPr>
                <w:sz w:val="16"/>
                <w:szCs w:val="16"/>
              </w:rPr>
            </w:pPr>
            <w:r w:rsidRPr="002C29EC">
              <w:rPr>
                <w:sz w:val="16"/>
                <w:szCs w:val="16"/>
              </w:rPr>
              <w:t>98</w:t>
            </w:r>
          </w:p>
        </w:tc>
        <w:tc>
          <w:tcPr>
            <w:tcW w:w="1169" w:type="dxa"/>
            <w:gridSpan w:val="2"/>
            <w:vAlign w:val="center"/>
          </w:tcPr>
          <w:p w14:paraId="739699DF" w14:textId="77777777" w:rsidR="00C56DD9" w:rsidRPr="002C29EC" w:rsidRDefault="00C56DD9" w:rsidP="008A0BC3">
            <w:pPr>
              <w:autoSpaceDE/>
              <w:autoSpaceDN/>
              <w:adjustRightInd/>
              <w:spacing w:before="0" w:line="240" w:lineRule="auto"/>
              <w:ind w:left="0"/>
              <w:rPr>
                <w:sz w:val="16"/>
                <w:szCs w:val="16"/>
              </w:rPr>
            </w:pPr>
            <w:r w:rsidRPr="002C29EC">
              <w:rPr>
                <w:sz w:val="16"/>
                <w:szCs w:val="16"/>
              </w:rPr>
              <w:t>82°C (180°F)</w:t>
            </w:r>
          </w:p>
        </w:tc>
      </w:tr>
      <w:tr w:rsidR="008A0BC3" w:rsidRPr="0005732F" w14:paraId="7ECB3621" w14:textId="77777777" w:rsidTr="00F029EB">
        <w:trPr>
          <w:trHeight w:val="288"/>
          <w:jc w:val="center"/>
        </w:trPr>
        <w:tc>
          <w:tcPr>
            <w:tcW w:w="10011" w:type="dxa"/>
            <w:gridSpan w:val="9"/>
            <w:tcBorders>
              <w:top w:val="single" w:sz="12" w:space="0" w:color="auto"/>
            </w:tcBorders>
            <w:vAlign w:val="center"/>
          </w:tcPr>
          <w:p w14:paraId="71D12026" w14:textId="52573E83" w:rsidR="008A0BC3" w:rsidRPr="0005732F" w:rsidRDefault="008A0BC3" w:rsidP="008A0BC3">
            <w:pPr>
              <w:autoSpaceDE/>
              <w:autoSpaceDN/>
              <w:adjustRightInd/>
              <w:spacing w:before="0" w:line="240" w:lineRule="auto"/>
              <w:ind w:left="0"/>
              <w:rPr>
                <w:i/>
                <w:color w:val="auto"/>
                <w:sz w:val="14"/>
                <w:szCs w:val="14"/>
              </w:rPr>
            </w:pPr>
          </w:p>
        </w:tc>
      </w:tr>
      <w:tr w:rsidR="008A0BC3" w:rsidRPr="000F4EA8" w14:paraId="44C93EE9" w14:textId="77777777" w:rsidTr="00F029EB">
        <w:trPr>
          <w:trHeight w:val="288"/>
          <w:jc w:val="center"/>
        </w:trPr>
        <w:tc>
          <w:tcPr>
            <w:tcW w:w="1224" w:type="dxa"/>
            <w:vAlign w:val="center"/>
          </w:tcPr>
          <w:p w14:paraId="54E89895" w14:textId="77777777" w:rsidR="008A0BC3" w:rsidRPr="0005732F" w:rsidRDefault="008A0BC3" w:rsidP="008A0BC3">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012" w:type="dxa"/>
            <w:gridSpan w:val="3"/>
            <w:vAlign w:val="center"/>
          </w:tcPr>
          <w:p w14:paraId="7A326B0F" w14:textId="299080FD" w:rsidR="008A0BC3" w:rsidRPr="00E26578" w:rsidRDefault="00AD2A7A" w:rsidP="008A0BC3">
            <w:pPr>
              <w:spacing w:line="240" w:lineRule="auto"/>
              <w:ind w:left="-72"/>
              <w:rPr>
                <w:b/>
                <w:color w:val="auto"/>
                <w:sz w:val="16"/>
                <w:szCs w:val="16"/>
                <w:lang w:val="ru-RU"/>
              </w:rPr>
            </w:pPr>
            <w:r>
              <w:rPr>
                <w:color w:val="auto"/>
                <w:sz w:val="16"/>
                <w:szCs w:val="24"/>
                <w:lang w:val="ru-RU"/>
              </w:rPr>
              <w:t>Но</w:t>
            </w:r>
            <w:r w:rsidR="00D5021F">
              <w:rPr>
                <w:color w:val="auto"/>
                <w:sz w:val="16"/>
                <w:szCs w:val="24"/>
                <w:lang w:val="ru-RU"/>
              </w:rPr>
              <w:t xml:space="preserve">ябрь </w:t>
            </w:r>
            <w:r w:rsidR="00E530AA">
              <w:rPr>
                <w:color w:val="auto"/>
                <w:sz w:val="16"/>
                <w:szCs w:val="24"/>
                <w:lang w:val="ru-RU"/>
              </w:rPr>
              <w:t>2025</w:t>
            </w:r>
          </w:p>
        </w:tc>
        <w:tc>
          <w:tcPr>
            <w:tcW w:w="2635" w:type="dxa"/>
            <w:gridSpan w:val="2"/>
            <w:vAlign w:val="center"/>
          </w:tcPr>
          <w:p w14:paraId="7B4223F8" w14:textId="77777777" w:rsidR="008A0BC3" w:rsidRPr="000F4EA8" w:rsidRDefault="008A0BC3" w:rsidP="008A0BC3">
            <w:pPr>
              <w:spacing w:line="240" w:lineRule="auto"/>
              <w:rPr>
                <w:b/>
                <w:sz w:val="16"/>
                <w:szCs w:val="16"/>
              </w:rPr>
            </w:pPr>
          </w:p>
        </w:tc>
        <w:tc>
          <w:tcPr>
            <w:tcW w:w="971" w:type="dxa"/>
            <w:vAlign w:val="center"/>
          </w:tcPr>
          <w:p w14:paraId="336AD54F" w14:textId="77777777" w:rsidR="008A0BC3" w:rsidRPr="000F4EA8" w:rsidRDefault="008A0BC3" w:rsidP="008A0BC3">
            <w:pPr>
              <w:spacing w:line="240" w:lineRule="auto"/>
              <w:jc w:val="center"/>
              <w:rPr>
                <w:b/>
                <w:sz w:val="16"/>
                <w:szCs w:val="16"/>
              </w:rPr>
            </w:pPr>
          </w:p>
        </w:tc>
        <w:tc>
          <w:tcPr>
            <w:tcW w:w="1169" w:type="dxa"/>
            <w:gridSpan w:val="2"/>
            <w:vAlign w:val="center"/>
          </w:tcPr>
          <w:p w14:paraId="2486070D" w14:textId="77777777" w:rsidR="008A0BC3" w:rsidRPr="000F4EA8" w:rsidRDefault="008A0BC3" w:rsidP="008A0BC3">
            <w:pPr>
              <w:spacing w:line="240" w:lineRule="auto"/>
              <w:jc w:val="center"/>
              <w:rPr>
                <w:b/>
                <w:sz w:val="16"/>
                <w:szCs w:val="16"/>
              </w:rPr>
            </w:pPr>
          </w:p>
        </w:tc>
      </w:tr>
    </w:tbl>
    <w:p w14:paraId="213942D5" w14:textId="77777777" w:rsidR="0002410A" w:rsidRDefault="0002410A" w:rsidP="001E4718">
      <w:pPr>
        <w:widowControl w:val="0"/>
        <w:spacing w:line="240" w:lineRule="auto"/>
        <w:ind w:left="1350" w:right="151" w:hanging="1260"/>
        <w:contextualSpacing/>
        <w:rPr>
          <w:sz w:val="16"/>
          <w:szCs w:val="16"/>
          <w:lang w:val="ru-RU"/>
        </w:rPr>
      </w:pPr>
    </w:p>
    <w:p w14:paraId="06BCCD12" w14:textId="70059530" w:rsidR="00725E4F" w:rsidRPr="001F0EC8" w:rsidRDefault="00725E4F" w:rsidP="001E4718">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1E4718">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31DB9D9B" w14:textId="6371A893" w:rsidR="00EC185A" w:rsidRPr="003A3A7D" w:rsidRDefault="00EC185A" w:rsidP="001E4718">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1E4718">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10FFB90F" w14:textId="77777777" w:rsidR="00884794" w:rsidRPr="001F0EC8" w:rsidRDefault="00884794" w:rsidP="00E53015">
      <w:pPr>
        <w:widowControl w:val="0"/>
        <w:spacing w:line="240" w:lineRule="auto"/>
        <w:ind w:left="993" w:right="-20" w:hanging="1135"/>
        <w:contextualSpacing/>
        <w:rPr>
          <w:sz w:val="16"/>
          <w:szCs w:val="16"/>
          <w:lang w:val="ru-RU"/>
        </w:rPr>
      </w:pPr>
    </w:p>
    <w:p w14:paraId="54FA7E6F" w14:textId="77777777" w:rsidR="00E53015" w:rsidRPr="00F029EB" w:rsidRDefault="00E53015" w:rsidP="00F029EB">
      <w:pPr>
        <w:spacing w:line="240" w:lineRule="auto"/>
        <w:ind w:left="-142"/>
        <w:contextualSpacing/>
        <w:rPr>
          <w:color w:val="auto"/>
          <w:sz w:val="20"/>
          <w:szCs w:val="20"/>
          <w:lang w:val="ru-RU"/>
        </w:rPr>
      </w:pPr>
    </w:p>
    <w:p w14:paraId="698186E8"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11" w:type="dxa"/>
        <w:jc w:val="center"/>
        <w:tblLayout w:type="fixed"/>
        <w:tblLook w:val="01E0" w:firstRow="1" w:lastRow="1" w:firstColumn="1" w:lastColumn="1" w:noHBand="0" w:noVBand="0"/>
      </w:tblPr>
      <w:tblGrid>
        <w:gridCol w:w="1224"/>
        <w:gridCol w:w="270"/>
        <w:gridCol w:w="848"/>
        <w:gridCol w:w="2894"/>
        <w:gridCol w:w="990"/>
        <w:gridCol w:w="1645"/>
        <w:gridCol w:w="971"/>
        <w:gridCol w:w="1162"/>
        <w:gridCol w:w="7"/>
      </w:tblGrid>
      <w:tr w:rsidR="00146E0F" w:rsidRPr="00D750DA" w14:paraId="003AF2DD" w14:textId="77777777" w:rsidTr="00F029EB">
        <w:trPr>
          <w:trHeight w:val="360"/>
          <w:jc w:val="center"/>
        </w:trPr>
        <w:tc>
          <w:tcPr>
            <w:tcW w:w="10011" w:type="dxa"/>
            <w:gridSpan w:val="9"/>
            <w:tcBorders>
              <w:top w:val="single" w:sz="6" w:space="0" w:color="auto"/>
              <w:bottom w:val="single" w:sz="12" w:space="0" w:color="auto"/>
            </w:tcBorders>
            <w:shd w:val="clear" w:color="auto" w:fill="FFFFFF"/>
            <w:vAlign w:val="center"/>
          </w:tcPr>
          <w:p w14:paraId="29215EB4" w14:textId="77777777" w:rsidR="00146E0F" w:rsidRPr="006952A6" w:rsidRDefault="00C56DD9" w:rsidP="00C56DD9">
            <w:pPr>
              <w:ind w:right="-72"/>
              <w:jc w:val="right"/>
              <w:rPr>
                <w:b/>
                <w:i/>
                <w:color w:val="auto"/>
                <w:lang w:val="ru-RU"/>
              </w:rPr>
            </w:pPr>
            <w:r>
              <w:rPr>
                <w:b/>
                <w:i/>
                <w:color w:val="auto"/>
                <w:lang w:val="ru-RU"/>
              </w:rPr>
              <w:lastRenderedPageBreak/>
              <w:t>Т</w:t>
            </w:r>
            <w:r w:rsidR="00146E0F" w:rsidRPr="006952A6">
              <w:rPr>
                <w:b/>
                <w:i/>
                <w:color w:val="auto"/>
                <w:lang w:val="ru-RU"/>
              </w:rPr>
              <w:t xml:space="preserve">онкопленочные </w:t>
            </w:r>
            <w:r>
              <w:rPr>
                <w:b/>
                <w:i/>
                <w:color w:val="auto"/>
                <w:lang w:val="ru-RU"/>
              </w:rPr>
              <w:t>грунтовки</w:t>
            </w:r>
            <w:r w:rsidR="00146E0F" w:rsidRPr="006952A6">
              <w:rPr>
                <w:b/>
                <w:i/>
                <w:color w:val="auto"/>
                <w:lang w:val="ru-RU"/>
              </w:rPr>
              <w:t>для погруженной эксплуатации</w:t>
            </w:r>
          </w:p>
        </w:tc>
      </w:tr>
      <w:tr w:rsidR="00146E0F" w:rsidRPr="0005732F" w14:paraId="01549EE8" w14:textId="77777777" w:rsidTr="00F029EB">
        <w:trPr>
          <w:trHeight w:val="360"/>
          <w:jc w:val="center"/>
        </w:trPr>
        <w:tc>
          <w:tcPr>
            <w:tcW w:w="7871" w:type="dxa"/>
            <w:gridSpan w:val="6"/>
            <w:tcBorders>
              <w:top w:val="single" w:sz="12" w:space="0" w:color="auto"/>
              <w:left w:val="single" w:sz="12" w:space="0" w:color="auto"/>
              <w:bottom w:val="single" w:sz="12" w:space="0" w:color="auto"/>
            </w:tcBorders>
            <w:vAlign w:val="center"/>
          </w:tcPr>
          <w:p w14:paraId="7083C918" w14:textId="77777777" w:rsidR="00146E0F" w:rsidRPr="006952A6" w:rsidRDefault="00C56DD9" w:rsidP="00C56DD9">
            <w:pPr>
              <w:autoSpaceDE/>
              <w:autoSpaceDN/>
              <w:adjustRightInd/>
              <w:spacing w:before="0" w:line="240" w:lineRule="auto"/>
              <w:ind w:left="0"/>
              <w:rPr>
                <w:b/>
                <w:color w:val="auto"/>
                <w:sz w:val="20"/>
                <w:szCs w:val="20"/>
                <w:lang w:val="ru-RU"/>
              </w:rPr>
            </w:pPr>
            <w:r>
              <w:rPr>
                <w:b/>
                <w:color w:val="auto"/>
                <w:sz w:val="20"/>
                <w:szCs w:val="24"/>
                <w:lang w:val="ru-RU"/>
              </w:rPr>
              <w:t>Т</w:t>
            </w:r>
            <w:r w:rsidR="00146E0F" w:rsidRPr="00AD544E">
              <w:rPr>
                <w:b/>
                <w:color w:val="auto"/>
                <w:sz w:val="20"/>
                <w:szCs w:val="24"/>
                <w:lang w:val="ru-RU"/>
              </w:rPr>
              <w:t>онкопленочные</w:t>
            </w:r>
            <w:r w:rsidR="00146E0F" w:rsidRPr="005C6B84">
              <w:rPr>
                <w:b/>
                <w:color w:val="auto"/>
                <w:sz w:val="20"/>
                <w:szCs w:val="24"/>
                <w:lang w:val="ru-RU"/>
              </w:rPr>
              <w:t xml:space="preserve"> </w:t>
            </w:r>
            <w:r w:rsidR="00A94FF5" w:rsidRPr="005C6B84">
              <w:rPr>
                <w:b/>
                <w:color w:val="auto"/>
                <w:sz w:val="20"/>
                <w:szCs w:val="24"/>
                <w:lang w:val="ru-RU"/>
              </w:rPr>
              <w:t>покрытия</w:t>
            </w:r>
            <w:r w:rsidR="00A94FF5">
              <w:rPr>
                <w:b/>
                <w:color w:val="auto"/>
                <w:sz w:val="20"/>
                <w:szCs w:val="24"/>
                <w:lang w:val="ru-RU"/>
              </w:rPr>
              <w:t xml:space="preserve"> </w:t>
            </w:r>
            <w:r w:rsidR="00146E0F" w:rsidRPr="00AD544E">
              <w:rPr>
                <w:b/>
                <w:color w:val="auto"/>
                <w:sz w:val="20"/>
                <w:szCs w:val="24"/>
                <w:lang w:val="ru-RU"/>
              </w:rPr>
              <w:t>для погруженной эксплуатации в соленой воде и соляном растворе</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0AC6A27F" w14:textId="77777777" w:rsidR="00146E0F" w:rsidRPr="0005732F" w:rsidRDefault="00146E0F" w:rsidP="00146E0F">
            <w:pPr>
              <w:autoSpaceDE/>
              <w:autoSpaceDN/>
              <w:adjustRightInd/>
              <w:spacing w:before="0" w:line="240" w:lineRule="auto"/>
              <w:ind w:left="0"/>
              <w:jc w:val="center"/>
              <w:rPr>
                <w:b/>
                <w:color w:val="auto"/>
                <w:sz w:val="36"/>
                <w:szCs w:val="40"/>
              </w:rPr>
            </w:pPr>
            <w:r w:rsidRPr="00B76D32">
              <w:rPr>
                <w:b/>
                <w:color w:val="auto"/>
                <w:sz w:val="36"/>
                <w:szCs w:val="24"/>
                <w:lang w:val="ru-RU"/>
              </w:rPr>
              <w:t>8.4</w:t>
            </w:r>
          </w:p>
        </w:tc>
      </w:tr>
      <w:tr w:rsidR="00146E0F" w:rsidRPr="007D1D87" w14:paraId="750219E6" w14:textId="77777777" w:rsidTr="00F029EB">
        <w:trPr>
          <w:gridAfter w:val="1"/>
          <w:wAfter w:w="7" w:type="dxa"/>
          <w:cantSplit/>
          <w:trHeight w:val="288"/>
          <w:jc w:val="center"/>
        </w:trPr>
        <w:tc>
          <w:tcPr>
            <w:tcW w:w="1494" w:type="dxa"/>
            <w:gridSpan w:val="2"/>
            <w:tcBorders>
              <w:top w:val="single" w:sz="12" w:space="0" w:color="auto"/>
            </w:tcBorders>
          </w:tcPr>
          <w:p w14:paraId="2660E9AC" w14:textId="77777777" w:rsidR="00146E0F" w:rsidRPr="004E6B3B" w:rsidRDefault="00146E0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42" w:type="dxa"/>
            <w:gridSpan w:val="2"/>
            <w:tcBorders>
              <w:top w:val="single" w:sz="12" w:space="0" w:color="auto"/>
            </w:tcBorders>
          </w:tcPr>
          <w:p w14:paraId="42FC62DC" w14:textId="6FDE105A" w:rsidR="002906DA" w:rsidRPr="002906DA" w:rsidRDefault="003075B8" w:rsidP="00146E0F">
            <w:pPr>
              <w:autoSpaceDE/>
              <w:autoSpaceDN/>
              <w:adjustRightInd/>
              <w:spacing w:before="0" w:line="240" w:lineRule="auto"/>
              <w:ind w:left="-72"/>
              <w:rPr>
                <w:color w:val="auto"/>
                <w:sz w:val="16"/>
                <w:szCs w:val="24"/>
              </w:rPr>
            </w:pPr>
            <w:r w:rsidRPr="003075B8">
              <w:rPr>
                <w:color w:val="auto"/>
                <w:sz w:val="16"/>
                <w:szCs w:val="24"/>
              </w:rPr>
              <w:t>SSPC-SP1/SP5(NACENo.</w:t>
            </w:r>
            <w:proofErr w:type="gramStart"/>
            <w:r w:rsidRPr="003075B8">
              <w:rPr>
                <w:color w:val="auto"/>
                <w:sz w:val="16"/>
                <w:szCs w:val="24"/>
              </w:rPr>
              <w:t>1)(</w:t>
            </w:r>
            <w:proofErr w:type="gramEnd"/>
            <w:r w:rsidRPr="003075B8">
              <w:rPr>
                <w:color w:val="auto"/>
                <w:sz w:val="16"/>
                <w:szCs w:val="24"/>
              </w:rPr>
              <w:t>SA3)</w:t>
            </w:r>
          </w:p>
          <w:p w14:paraId="6EF13896" w14:textId="63475D9E" w:rsidR="00146E0F"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5B664C" w:rsidRPr="005B664C">
              <w:rPr>
                <w:color w:val="auto"/>
                <w:sz w:val="16"/>
                <w:szCs w:val="24"/>
                <w:lang w:val="ru-RU"/>
              </w:rPr>
              <w:t xml:space="preserve"> </w:t>
            </w:r>
            <w:r w:rsidR="00146E0F" w:rsidRPr="00037A5B">
              <w:rPr>
                <w:color w:val="auto"/>
                <w:sz w:val="16"/>
                <w:szCs w:val="24"/>
                <w:lang w:val="ru-RU"/>
              </w:rPr>
              <w:t>очистка до белого металла.</w:t>
            </w:r>
          </w:p>
        </w:tc>
        <w:tc>
          <w:tcPr>
            <w:tcW w:w="990" w:type="dxa"/>
            <w:tcBorders>
              <w:top w:val="single" w:sz="12" w:space="0" w:color="auto"/>
            </w:tcBorders>
          </w:tcPr>
          <w:p w14:paraId="3714B450" w14:textId="77777777" w:rsidR="00146E0F" w:rsidRPr="00A24069" w:rsidRDefault="00146E0F" w:rsidP="00146E0F">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778" w:type="dxa"/>
            <w:gridSpan w:val="3"/>
            <w:vMerge w:val="restart"/>
            <w:tcBorders>
              <w:top w:val="single" w:sz="12" w:space="0" w:color="auto"/>
            </w:tcBorders>
          </w:tcPr>
          <w:p w14:paraId="30562CD1" w14:textId="77777777" w:rsidR="00146E0F" w:rsidRPr="004D43C5" w:rsidRDefault="00146E0F" w:rsidP="00146E0F">
            <w:pPr>
              <w:autoSpaceDE/>
              <w:autoSpaceDN/>
              <w:adjustRightInd/>
              <w:spacing w:before="0" w:line="240" w:lineRule="auto"/>
              <w:ind w:left="-72" w:right="747"/>
              <w:rPr>
                <w:color w:val="auto"/>
                <w:sz w:val="16"/>
                <w:szCs w:val="24"/>
                <w:lang w:val="ru-RU"/>
              </w:rPr>
            </w:pPr>
            <w:r w:rsidRPr="00037A5B">
              <w:rPr>
                <w:color w:val="auto"/>
                <w:sz w:val="16"/>
                <w:szCs w:val="24"/>
                <w:lang w:val="ru-RU"/>
              </w:rPr>
              <w:t>Применяется такое же покрытие того же изготовителя.</w:t>
            </w:r>
          </w:p>
        </w:tc>
      </w:tr>
      <w:tr w:rsidR="00146E0F" w:rsidRPr="007D1D87" w14:paraId="307315DC" w14:textId="77777777" w:rsidTr="00F029EB">
        <w:trPr>
          <w:gridAfter w:val="1"/>
          <w:wAfter w:w="7" w:type="dxa"/>
          <w:cantSplit/>
          <w:trHeight w:val="288"/>
          <w:jc w:val="center"/>
        </w:trPr>
        <w:tc>
          <w:tcPr>
            <w:tcW w:w="1494" w:type="dxa"/>
            <w:gridSpan w:val="2"/>
          </w:tcPr>
          <w:p w14:paraId="6CA893CC" w14:textId="77777777" w:rsidR="00146E0F" w:rsidRPr="004E6B3B" w:rsidRDefault="00146E0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42" w:type="dxa"/>
            <w:gridSpan w:val="2"/>
          </w:tcPr>
          <w:p w14:paraId="1A3AF412" w14:textId="77777777" w:rsidR="00146E0F" w:rsidRPr="00D750DA" w:rsidRDefault="00224632" w:rsidP="00146E0F">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62B20CDC" w14:textId="77777777" w:rsidR="00146E0F" w:rsidRPr="004D43C5" w:rsidRDefault="00146E0F" w:rsidP="00146E0F">
            <w:pPr>
              <w:autoSpaceDE/>
              <w:autoSpaceDN/>
              <w:adjustRightInd/>
              <w:spacing w:before="0" w:line="240" w:lineRule="auto"/>
              <w:ind w:left="-72" w:right="747"/>
              <w:rPr>
                <w:color w:val="auto"/>
                <w:sz w:val="16"/>
                <w:szCs w:val="24"/>
                <w:lang w:val="ru-RU"/>
              </w:rPr>
            </w:pPr>
          </w:p>
        </w:tc>
        <w:tc>
          <w:tcPr>
            <w:tcW w:w="3778" w:type="dxa"/>
            <w:gridSpan w:val="3"/>
            <w:vMerge/>
            <w:vAlign w:val="center"/>
          </w:tcPr>
          <w:p w14:paraId="63A44835" w14:textId="77777777" w:rsidR="00146E0F" w:rsidRPr="00D750DA" w:rsidRDefault="00146E0F" w:rsidP="00146E0F">
            <w:pPr>
              <w:rPr>
                <w:color w:val="auto"/>
                <w:lang w:val="ru-RU"/>
              </w:rPr>
            </w:pPr>
          </w:p>
        </w:tc>
      </w:tr>
      <w:tr w:rsidR="00146E0F" w:rsidRPr="007D1D87" w14:paraId="2DF5E6D0" w14:textId="77777777" w:rsidTr="00F029EB">
        <w:trPr>
          <w:gridAfter w:val="1"/>
          <w:wAfter w:w="7" w:type="dxa"/>
          <w:cantSplit/>
          <w:trHeight w:val="288"/>
          <w:jc w:val="center"/>
        </w:trPr>
        <w:tc>
          <w:tcPr>
            <w:tcW w:w="1494" w:type="dxa"/>
            <w:gridSpan w:val="2"/>
            <w:tcBorders>
              <w:bottom w:val="single" w:sz="12" w:space="0" w:color="auto"/>
            </w:tcBorders>
          </w:tcPr>
          <w:p w14:paraId="4A1A7562" w14:textId="77777777" w:rsidR="00146E0F" w:rsidRPr="004E6B3B" w:rsidRDefault="00146E0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42" w:type="dxa"/>
            <w:gridSpan w:val="2"/>
            <w:tcBorders>
              <w:bottom w:val="single" w:sz="12" w:space="0" w:color="auto"/>
            </w:tcBorders>
          </w:tcPr>
          <w:p w14:paraId="74160FFC" w14:textId="065A627A" w:rsidR="00146E0F" w:rsidRPr="00AD20CE" w:rsidRDefault="00146E0F" w:rsidP="00146E0F">
            <w:pPr>
              <w:autoSpaceDE/>
              <w:autoSpaceDN/>
              <w:adjustRightInd/>
              <w:spacing w:before="0" w:line="240" w:lineRule="auto"/>
              <w:ind w:left="-72" w:right="747"/>
              <w:rPr>
                <w:sz w:val="16"/>
                <w:szCs w:val="16"/>
                <w:lang w:val="ru-RU"/>
              </w:rPr>
            </w:pPr>
            <w:r>
              <w:rPr>
                <w:color w:val="auto"/>
                <w:sz w:val="16"/>
                <w:szCs w:val="24"/>
                <w:lang w:val="ru-RU"/>
              </w:rPr>
              <w:t>0</w:t>
            </w:r>
            <w:del w:id="527" w:author="Kurmanov, Aidyn [STAMGazStroy LLP]" w:date="2025-12-11T15:39:00Z" w16du:dateUtc="2025-12-11T10:39:00Z">
              <w:r>
                <w:rPr>
                  <w:color w:val="auto"/>
                  <w:sz w:val="16"/>
                  <w:szCs w:val="24"/>
                  <w:lang w:val="ru-RU"/>
                </w:rPr>
                <w:delText>,</w:delText>
              </w:r>
            </w:del>
            <w:ins w:id="528"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2</w:t>
            </w:r>
            <w:r w:rsidRPr="00156C55">
              <w:rPr>
                <w:color w:val="auto"/>
                <w:sz w:val="16"/>
                <w:szCs w:val="24"/>
                <w:lang w:val="ru-RU"/>
              </w:rPr>
              <w:t>54</w:t>
            </w:r>
            <w:r>
              <w:rPr>
                <w:color w:val="auto"/>
                <w:sz w:val="16"/>
                <w:szCs w:val="24"/>
                <w:lang w:val="ru-RU"/>
              </w:rPr>
              <w:t xml:space="preserve"> – 0</w:t>
            </w:r>
            <w:del w:id="529" w:author="Kurmanov, Aidyn [STAMGazStroy LLP]" w:date="2025-12-11T15:39:00Z" w16du:dateUtc="2025-12-11T10:39:00Z">
              <w:r>
                <w:rPr>
                  <w:color w:val="auto"/>
                  <w:sz w:val="16"/>
                  <w:szCs w:val="24"/>
                  <w:lang w:val="ru-RU"/>
                </w:rPr>
                <w:delText>,</w:delText>
              </w:r>
            </w:del>
            <w:ins w:id="530"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531" w:author="Kurmanov, Aidyn [STAMGazStroy LLP]" w:date="2025-12-11T15:39:00Z" w16du:dateUtc="2025-12-11T10:39:00Z">
              <w:r w:rsidRPr="00037A5B">
                <w:rPr>
                  <w:color w:val="auto"/>
                  <w:sz w:val="16"/>
                  <w:szCs w:val="24"/>
                  <w:lang w:val="ru-RU"/>
                </w:rPr>
                <w:delText>,</w:delText>
              </w:r>
            </w:del>
            <w:ins w:id="532"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533" w:author="Kurmanov, Aidyn [STAMGazStroy LLP]" w:date="2025-12-11T15:39:00Z" w16du:dateUtc="2025-12-11T10:39:00Z">
              <w:r w:rsidRPr="00037A5B">
                <w:rPr>
                  <w:color w:val="auto"/>
                  <w:sz w:val="16"/>
                  <w:szCs w:val="24"/>
                  <w:lang w:val="ru-RU"/>
                </w:rPr>
                <w:delText>,</w:delText>
              </w:r>
            </w:del>
            <w:ins w:id="534"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0D701928" w14:textId="77777777" w:rsidR="00146E0F" w:rsidRPr="004D43C5" w:rsidRDefault="00146E0F" w:rsidP="00146E0F">
            <w:pPr>
              <w:autoSpaceDE/>
              <w:autoSpaceDN/>
              <w:adjustRightInd/>
              <w:spacing w:before="0" w:line="240" w:lineRule="auto"/>
              <w:ind w:left="-72" w:right="747"/>
              <w:rPr>
                <w:color w:val="auto"/>
                <w:sz w:val="16"/>
                <w:szCs w:val="24"/>
                <w:lang w:val="ru-RU"/>
              </w:rPr>
            </w:pPr>
          </w:p>
        </w:tc>
        <w:tc>
          <w:tcPr>
            <w:tcW w:w="3778" w:type="dxa"/>
            <w:gridSpan w:val="3"/>
            <w:vMerge/>
            <w:tcBorders>
              <w:bottom w:val="single" w:sz="12" w:space="0" w:color="auto"/>
            </w:tcBorders>
            <w:vAlign w:val="center"/>
          </w:tcPr>
          <w:p w14:paraId="2081C882" w14:textId="77777777" w:rsidR="00146E0F" w:rsidRPr="006952A6" w:rsidRDefault="00146E0F" w:rsidP="00146E0F">
            <w:pPr>
              <w:rPr>
                <w:color w:val="auto"/>
                <w:lang w:val="ru-RU"/>
              </w:rPr>
            </w:pPr>
          </w:p>
        </w:tc>
      </w:tr>
      <w:tr w:rsidR="00146E0F" w:rsidRPr="0005732F" w14:paraId="413E60C6" w14:textId="77777777" w:rsidTr="00F029EB">
        <w:trPr>
          <w:trHeight w:val="360"/>
          <w:jc w:val="center"/>
        </w:trPr>
        <w:tc>
          <w:tcPr>
            <w:tcW w:w="2342" w:type="dxa"/>
            <w:gridSpan w:val="3"/>
            <w:tcBorders>
              <w:top w:val="single" w:sz="12" w:space="0" w:color="auto"/>
              <w:left w:val="single" w:sz="12" w:space="0" w:color="auto"/>
              <w:bottom w:val="single" w:sz="12" w:space="0" w:color="auto"/>
            </w:tcBorders>
            <w:shd w:val="clear" w:color="auto" w:fill="000000"/>
            <w:vAlign w:val="center"/>
          </w:tcPr>
          <w:p w14:paraId="4DA48D42" w14:textId="77777777" w:rsidR="00146E0F" w:rsidRPr="00AD544E" w:rsidRDefault="00146E0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94" w:type="dxa"/>
            <w:tcBorders>
              <w:top w:val="single" w:sz="12" w:space="0" w:color="auto"/>
              <w:bottom w:val="single" w:sz="12" w:space="0" w:color="auto"/>
            </w:tcBorders>
            <w:shd w:val="clear" w:color="auto" w:fill="000000"/>
            <w:vAlign w:val="center"/>
          </w:tcPr>
          <w:p w14:paraId="3CCBF2B2" w14:textId="77777777" w:rsidR="00146E0F" w:rsidRPr="00AD544E" w:rsidRDefault="00146E0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35" w:type="dxa"/>
            <w:gridSpan w:val="2"/>
            <w:tcBorders>
              <w:top w:val="single" w:sz="12" w:space="0" w:color="auto"/>
              <w:bottom w:val="single" w:sz="12" w:space="0" w:color="auto"/>
            </w:tcBorders>
            <w:shd w:val="clear" w:color="auto" w:fill="000000"/>
            <w:vAlign w:val="center"/>
          </w:tcPr>
          <w:p w14:paraId="772A68B5" w14:textId="77777777" w:rsidR="00146E0F" w:rsidRPr="00AD544E" w:rsidRDefault="00146E0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30FFE3FC" w14:textId="77777777" w:rsidR="00146E0F" w:rsidRPr="00AD544E" w:rsidRDefault="00146E0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63DA1AAE" w14:textId="77777777" w:rsidR="00146E0F" w:rsidRPr="00AD544E" w:rsidRDefault="00146E0F"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46E0F" w:rsidRPr="0005732F" w14:paraId="04C32412" w14:textId="77777777" w:rsidTr="00F029EB">
        <w:trPr>
          <w:trHeight w:val="288"/>
          <w:jc w:val="center"/>
        </w:trPr>
        <w:tc>
          <w:tcPr>
            <w:tcW w:w="2342" w:type="dxa"/>
            <w:gridSpan w:val="3"/>
            <w:tcBorders>
              <w:top w:val="single" w:sz="12" w:space="0" w:color="auto"/>
            </w:tcBorders>
            <w:vAlign w:val="center"/>
          </w:tcPr>
          <w:p w14:paraId="1113646C" w14:textId="77777777" w:rsidR="00146E0F" w:rsidRPr="00D41158" w:rsidRDefault="00146E0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2894" w:type="dxa"/>
            <w:tcBorders>
              <w:top w:val="single" w:sz="12" w:space="0" w:color="auto"/>
            </w:tcBorders>
            <w:vAlign w:val="center"/>
          </w:tcPr>
          <w:p w14:paraId="30004A91"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Carboline</w:t>
            </w:r>
          </w:p>
        </w:tc>
        <w:tc>
          <w:tcPr>
            <w:tcW w:w="2635" w:type="dxa"/>
            <w:gridSpan w:val="2"/>
            <w:tcBorders>
              <w:top w:val="single" w:sz="12" w:space="0" w:color="auto"/>
            </w:tcBorders>
            <w:vAlign w:val="center"/>
          </w:tcPr>
          <w:p w14:paraId="16397385" w14:textId="77777777" w:rsidR="00146E0F" w:rsidRPr="004E4C17" w:rsidRDefault="00146E0F" w:rsidP="00146E0F">
            <w:pPr>
              <w:autoSpaceDE/>
              <w:autoSpaceDN/>
              <w:adjustRightInd/>
              <w:spacing w:before="0" w:line="240" w:lineRule="auto"/>
              <w:ind w:left="0"/>
              <w:rPr>
                <w:sz w:val="16"/>
                <w:szCs w:val="16"/>
              </w:rPr>
            </w:pPr>
            <w:proofErr w:type="spellStart"/>
            <w:r w:rsidRPr="004E4C17">
              <w:rPr>
                <w:sz w:val="16"/>
                <w:szCs w:val="16"/>
              </w:rPr>
              <w:t>Carboguard</w:t>
            </w:r>
            <w:proofErr w:type="spellEnd"/>
            <w:r w:rsidRPr="004E4C17">
              <w:rPr>
                <w:sz w:val="16"/>
                <w:szCs w:val="16"/>
              </w:rPr>
              <w:t xml:space="preserve"> 891</w:t>
            </w:r>
            <w:r w:rsidR="0059684F" w:rsidRPr="004E4C17">
              <w:rPr>
                <w:sz w:val="16"/>
                <w:szCs w:val="16"/>
                <w:lang w:val="ru-RU"/>
              </w:rPr>
              <w:t xml:space="preserve"> </w:t>
            </w:r>
            <w:r w:rsidRPr="004E4C17">
              <w:rPr>
                <w:sz w:val="16"/>
                <w:szCs w:val="16"/>
              </w:rPr>
              <w:t>Series</w:t>
            </w:r>
          </w:p>
        </w:tc>
        <w:tc>
          <w:tcPr>
            <w:tcW w:w="971" w:type="dxa"/>
            <w:tcBorders>
              <w:top w:val="single" w:sz="12" w:space="0" w:color="auto"/>
            </w:tcBorders>
            <w:vAlign w:val="center"/>
          </w:tcPr>
          <w:p w14:paraId="35117CCD" w14:textId="77777777" w:rsidR="00146E0F" w:rsidRPr="004E4C17" w:rsidRDefault="00146E0F" w:rsidP="00146E0F">
            <w:pPr>
              <w:autoSpaceDE/>
              <w:autoSpaceDN/>
              <w:adjustRightInd/>
              <w:spacing w:before="0" w:line="240" w:lineRule="auto"/>
              <w:ind w:left="0"/>
              <w:jc w:val="center"/>
              <w:rPr>
                <w:sz w:val="16"/>
                <w:szCs w:val="16"/>
              </w:rPr>
            </w:pPr>
            <w:r w:rsidRPr="004E4C17">
              <w:rPr>
                <w:sz w:val="16"/>
                <w:szCs w:val="16"/>
              </w:rPr>
              <w:t>119-214</w:t>
            </w:r>
          </w:p>
        </w:tc>
        <w:tc>
          <w:tcPr>
            <w:tcW w:w="1169" w:type="dxa"/>
            <w:gridSpan w:val="2"/>
            <w:tcBorders>
              <w:top w:val="single" w:sz="12" w:space="0" w:color="auto"/>
            </w:tcBorders>
            <w:vAlign w:val="center"/>
          </w:tcPr>
          <w:p w14:paraId="7AED82E2" w14:textId="77777777" w:rsidR="00146E0F" w:rsidRPr="004E4C17" w:rsidRDefault="00146E0F" w:rsidP="00146E0F">
            <w:pPr>
              <w:autoSpaceDE/>
              <w:autoSpaceDN/>
              <w:adjustRightInd/>
              <w:spacing w:before="0" w:line="240" w:lineRule="auto"/>
              <w:ind w:left="0"/>
              <w:rPr>
                <w:sz w:val="16"/>
                <w:szCs w:val="16"/>
              </w:rPr>
            </w:pPr>
            <w:r w:rsidRPr="004E4C17">
              <w:rPr>
                <w:sz w:val="16"/>
                <w:szCs w:val="16"/>
              </w:rPr>
              <w:t>66°C (150°F)</w:t>
            </w:r>
          </w:p>
        </w:tc>
      </w:tr>
      <w:tr w:rsidR="006D1718" w:rsidRPr="0005732F" w14:paraId="7978C945" w14:textId="77777777" w:rsidTr="00F029EB">
        <w:trPr>
          <w:trHeight w:val="288"/>
          <w:jc w:val="center"/>
        </w:trPr>
        <w:tc>
          <w:tcPr>
            <w:tcW w:w="2342" w:type="dxa"/>
            <w:gridSpan w:val="3"/>
            <w:vAlign w:val="center"/>
          </w:tcPr>
          <w:p w14:paraId="4D4B85B4" w14:textId="77777777" w:rsidR="006D1718" w:rsidRPr="00D41158" w:rsidRDefault="006D171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94" w:type="dxa"/>
            <w:vAlign w:val="center"/>
          </w:tcPr>
          <w:p w14:paraId="655528F3" w14:textId="77777777" w:rsidR="006D1718" w:rsidRPr="001D3869" w:rsidRDefault="006D1718" w:rsidP="00146E0F">
            <w:pPr>
              <w:autoSpaceDE/>
              <w:autoSpaceDN/>
              <w:adjustRightInd/>
              <w:spacing w:before="0" w:line="240" w:lineRule="auto"/>
              <w:ind w:left="0"/>
              <w:rPr>
                <w:sz w:val="16"/>
                <w:szCs w:val="16"/>
              </w:rPr>
            </w:pPr>
            <w:proofErr w:type="spellStart"/>
            <w:r w:rsidRPr="003965C7">
              <w:rPr>
                <w:sz w:val="16"/>
                <w:szCs w:val="16"/>
              </w:rPr>
              <w:t>Dampney</w:t>
            </w:r>
            <w:proofErr w:type="spellEnd"/>
          </w:p>
        </w:tc>
        <w:tc>
          <w:tcPr>
            <w:tcW w:w="2635" w:type="dxa"/>
            <w:gridSpan w:val="2"/>
            <w:vAlign w:val="center"/>
          </w:tcPr>
          <w:p w14:paraId="0F10D4F6" w14:textId="77777777" w:rsidR="006D1718" w:rsidRPr="004E4C17" w:rsidRDefault="006D1718" w:rsidP="00281DED">
            <w:pPr>
              <w:autoSpaceDE/>
              <w:autoSpaceDN/>
              <w:adjustRightInd/>
              <w:spacing w:before="0" w:line="240" w:lineRule="auto"/>
              <w:ind w:left="0"/>
              <w:rPr>
                <w:sz w:val="16"/>
                <w:szCs w:val="16"/>
              </w:rPr>
            </w:pPr>
            <w:proofErr w:type="spellStart"/>
            <w:r w:rsidRPr="004E4C17">
              <w:rPr>
                <w:sz w:val="16"/>
                <w:szCs w:val="16"/>
              </w:rPr>
              <w:t>Apexior</w:t>
            </w:r>
            <w:proofErr w:type="spellEnd"/>
            <w:r w:rsidRPr="004E4C17">
              <w:rPr>
                <w:sz w:val="16"/>
                <w:szCs w:val="16"/>
              </w:rPr>
              <w:t xml:space="preserve"> 3/3C</w:t>
            </w:r>
          </w:p>
          <w:p w14:paraId="13C69D50" w14:textId="77777777" w:rsidR="006D1718" w:rsidRPr="004E4C17" w:rsidRDefault="006D1718" w:rsidP="00146E0F">
            <w:pPr>
              <w:autoSpaceDE/>
              <w:autoSpaceDN/>
              <w:adjustRightInd/>
              <w:spacing w:before="0" w:line="240" w:lineRule="auto"/>
              <w:ind w:left="0"/>
              <w:rPr>
                <w:sz w:val="16"/>
                <w:szCs w:val="16"/>
              </w:rPr>
            </w:pPr>
            <w:proofErr w:type="spellStart"/>
            <w:r w:rsidRPr="004E4C17">
              <w:rPr>
                <w:sz w:val="16"/>
                <w:szCs w:val="16"/>
              </w:rPr>
              <w:t>Protexior</w:t>
            </w:r>
            <w:proofErr w:type="spellEnd"/>
            <w:r w:rsidRPr="004E4C17">
              <w:rPr>
                <w:sz w:val="16"/>
                <w:szCs w:val="16"/>
              </w:rPr>
              <w:t xml:space="preserve"> 795</w:t>
            </w:r>
          </w:p>
        </w:tc>
        <w:tc>
          <w:tcPr>
            <w:tcW w:w="971" w:type="dxa"/>
            <w:vAlign w:val="center"/>
          </w:tcPr>
          <w:p w14:paraId="458DC587" w14:textId="77777777" w:rsidR="006D1718" w:rsidRPr="004E4C17" w:rsidRDefault="006D1718" w:rsidP="00281DED">
            <w:pPr>
              <w:autoSpaceDE/>
              <w:autoSpaceDN/>
              <w:adjustRightInd/>
              <w:spacing w:before="0" w:line="240" w:lineRule="auto"/>
              <w:ind w:left="0"/>
              <w:jc w:val="center"/>
              <w:rPr>
                <w:sz w:val="16"/>
                <w:szCs w:val="16"/>
              </w:rPr>
            </w:pPr>
            <w:r w:rsidRPr="004E4C17">
              <w:rPr>
                <w:sz w:val="16"/>
                <w:szCs w:val="16"/>
              </w:rPr>
              <w:t>413/336</w:t>
            </w:r>
          </w:p>
          <w:p w14:paraId="6ADFA01C" w14:textId="77777777" w:rsidR="006D1718" w:rsidRPr="004E4C17" w:rsidRDefault="006D1718" w:rsidP="00146E0F">
            <w:pPr>
              <w:autoSpaceDE/>
              <w:autoSpaceDN/>
              <w:adjustRightInd/>
              <w:spacing w:before="0" w:line="240" w:lineRule="auto"/>
              <w:ind w:left="0"/>
              <w:jc w:val="center"/>
              <w:rPr>
                <w:sz w:val="16"/>
                <w:szCs w:val="16"/>
              </w:rPr>
            </w:pPr>
            <w:r w:rsidRPr="004E4C17">
              <w:rPr>
                <w:sz w:val="16"/>
                <w:szCs w:val="16"/>
              </w:rPr>
              <w:t>125</w:t>
            </w:r>
          </w:p>
        </w:tc>
        <w:tc>
          <w:tcPr>
            <w:tcW w:w="1169" w:type="dxa"/>
            <w:gridSpan w:val="2"/>
            <w:vAlign w:val="center"/>
          </w:tcPr>
          <w:p w14:paraId="200E4ABC" w14:textId="77777777" w:rsidR="006D1718" w:rsidRPr="004E4C17" w:rsidRDefault="006D1718" w:rsidP="00281DED">
            <w:pPr>
              <w:autoSpaceDE/>
              <w:autoSpaceDN/>
              <w:adjustRightInd/>
              <w:spacing w:before="0" w:line="240" w:lineRule="auto"/>
              <w:ind w:left="0"/>
              <w:rPr>
                <w:sz w:val="16"/>
                <w:szCs w:val="16"/>
              </w:rPr>
            </w:pPr>
            <w:r w:rsidRPr="004E4C17">
              <w:rPr>
                <w:sz w:val="16"/>
                <w:szCs w:val="16"/>
              </w:rPr>
              <w:t>60°C (140°F)</w:t>
            </w:r>
          </w:p>
          <w:p w14:paraId="5F55CBD0" w14:textId="77777777" w:rsidR="006D1718" w:rsidRPr="004E4C17" w:rsidRDefault="006D1718" w:rsidP="00146E0F">
            <w:pPr>
              <w:autoSpaceDE/>
              <w:autoSpaceDN/>
              <w:adjustRightInd/>
              <w:spacing w:before="0" w:line="240" w:lineRule="auto"/>
              <w:ind w:left="0"/>
              <w:rPr>
                <w:sz w:val="16"/>
                <w:szCs w:val="16"/>
              </w:rPr>
            </w:pPr>
            <w:r w:rsidRPr="004E4C17">
              <w:rPr>
                <w:sz w:val="16"/>
                <w:szCs w:val="16"/>
              </w:rPr>
              <w:t>82°C (180°F)</w:t>
            </w:r>
          </w:p>
        </w:tc>
      </w:tr>
      <w:tr w:rsidR="006D1718" w:rsidRPr="0005732F" w14:paraId="0C9A87B7" w14:textId="77777777" w:rsidTr="00F029EB">
        <w:trPr>
          <w:trHeight w:val="288"/>
          <w:jc w:val="center"/>
        </w:trPr>
        <w:tc>
          <w:tcPr>
            <w:tcW w:w="2342" w:type="dxa"/>
            <w:gridSpan w:val="3"/>
            <w:vAlign w:val="center"/>
          </w:tcPr>
          <w:p w14:paraId="29CE4CAF" w14:textId="77777777" w:rsidR="006D1718" w:rsidRPr="00D41158" w:rsidRDefault="006D1718" w:rsidP="00C56DD9">
            <w:pPr>
              <w:autoSpaceDE/>
              <w:autoSpaceDN/>
              <w:adjustRightInd/>
              <w:spacing w:before="0" w:line="240" w:lineRule="auto"/>
              <w:ind w:left="0"/>
              <w:rPr>
                <w:b/>
                <w:color w:val="auto"/>
                <w:sz w:val="16"/>
                <w:szCs w:val="24"/>
                <w:lang w:val="ru-RU"/>
              </w:rPr>
            </w:pPr>
            <w:r>
              <w:rPr>
                <w:b/>
                <w:color w:val="auto"/>
                <w:sz w:val="16"/>
                <w:szCs w:val="24"/>
                <w:lang w:val="ru-RU"/>
              </w:rPr>
              <w:t>Т</w:t>
            </w:r>
            <w:r w:rsidRPr="00D41158">
              <w:rPr>
                <w:b/>
                <w:color w:val="auto"/>
                <w:sz w:val="16"/>
                <w:szCs w:val="24"/>
                <w:lang w:val="ru-RU"/>
              </w:rPr>
              <w:t>онкопленочное</w:t>
            </w:r>
          </w:p>
        </w:tc>
        <w:tc>
          <w:tcPr>
            <w:tcW w:w="2894" w:type="dxa"/>
            <w:vAlign w:val="center"/>
          </w:tcPr>
          <w:p w14:paraId="6A60AFB6" w14:textId="77777777" w:rsidR="006D1718" w:rsidRPr="001D3869" w:rsidRDefault="006D1718" w:rsidP="00146E0F">
            <w:pPr>
              <w:autoSpaceDE/>
              <w:autoSpaceDN/>
              <w:adjustRightInd/>
              <w:spacing w:before="0" w:line="240" w:lineRule="auto"/>
              <w:ind w:left="0"/>
              <w:rPr>
                <w:sz w:val="16"/>
                <w:szCs w:val="16"/>
              </w:rPr>
            </w:pPr>
            <w:r w:rsidRPr="001D3869">
              <w:rPr>
                <w:sz w:val="16"/>
                <w:szCs w:val="16"/>
              </w:rPr>
              <w:t>Hempel Coatings (USA), Inc.</w:t>
            </w:r>
          </w:p>
        </w:tc>
        <w:tc>
          <w:tcPr>
            <w:tcW w:w="2635" w:type="dxa"/>
            <w:gridSpan w:val="2"/>
            <w:vAlign w:val="center"/>
          </w:tcPr>
          <w:p w14:paraId="1A41C6AA" w14:textId="626A8707" w:rsidR="006D1718" w:rsidRPr="004E4C17" w:rsidRDefault="008135F1" w:rsidP="00146E0F">
            <w:pPr>
              <w:autoSpaceDE/>
              <w:autoSpaceDN/>
              <w:adjustRightInd/>
              <w:spacing w:before="0" w:line="240" w:lineRule="auto"/>
              <w:ind w:left="0"/>
              <w:rPr>
                <w:sz w:val="16"/>
                <w:szCs w:val="16"/>
              </w:rPr>
            </w:pPr>
            <w:proofErr w:type="spellStart"/>
            <w:r w:rsidRPr="004E4C17">
              <w:rPr>
                <w:sz w:val="16"/>
                <w:szCs w:val="16"/>
              </w:rPr>
              <w:t>Hempadur</w:t>
            </w:r>
            <w:proofErr w:type="spellEnd"/>
            <w:r w:rsidRPr="004E4C17">
              <w:rPr>
                <w:sz w:val="16"/>
                <w:szCs w:val="16"/>
              </w:rPr>
              <w:t xml:space="preserve"> 85671</w:t>
            </w:r>
          </w:p>
        </w:tc>
        <w:tc>
          <w:tcPr>
            <w:tcW w:w="971" w:type="dxa"/>
            <w:vAlign w:val="center"/>
          </w:tcPr>
          <w:p w14:paraId="686F30A9" w14:textId="4400D253" w:rsidR="006D1718" w:rsidRPr="004E4C17" w:rsidRDefault="008135F1" w:rsidP="00146E0F">
            <w:pPr>
              <w:autoSpaceDE/>
              <w:autoSpaceDN/>
              <w:adjustRightInd/>
              <w:spacing w:before="0" w:line="240" w:lineRule="auto"/>
              <w:ind w:left="0"/>
              <w:jc w:val="center"/>
              <w:rPr>
                <w:sz w:val="16"/>
                <w:szCs w:val="16"/>
                <w:lang w:val="ru-RU"/>
              </w:rPr>
            </w:pPr>
            <w:r w:rsidRPr="004E4C17">
              <w:rPr>
                <w:sz w:val="16"/>
                <w:szCs w:val="16"/>
                <w:lang w:val="ru-RU"/>
              </w:rPr>
              <w:t>320</w:t>
            </w:r>
          </w:p>
        </w:tc>
        <w:tc>
          <w:tcPr>
            <w:tcW w:w="1169" w:type="dxa"/>
            <w:gridSpan w:val="2"/>
            <w:vAlign w:val="center"/>
          </w:tcPr>
          <w:p w14:paraId="0CAAB97C" w14:textId="2A76AA0E" w:rsidR="006D1718" w:rsidRPr="004E4C17" w:rsidRDefault="008135F1" w:rsidP="00146E0F">
            <w:pPr>
              <w:autoSpaceDE/>
              <w:autoSpaceDN/>
              <w:adjustRightInd/>
              <w:spacing w:before="0" w:line="240" w:lineRule="auto"/>
              <w:ind w:left="0"/>
              <w:rPr>
                <w:sz w:val="16"/>
                <w:szCs w:val="16"/>
              </w:rPr>
            </w:pPr>
            <w:r w:rsidRPr="004E4C17">
              <w:rPr>
                <w:sz w:val="16"/>
                <w:szCs w:val="16"/>
              </w:rPr>
              <w:t>95°C (203°F)</w:t>
            </w:r>
          </w:p>
        </w:tc>
      </w:tr>
      <w:tr w:rsidR="006D1718" w:rsidRPr="0005732F" w14:paraId="7C1BCFC2" w14:textId="77777777" w:rsidTr="00F029EB">
        <w:trPr>
          <w:trHeight w:val="288"/>
          <w:jc w:val="center"/>
        </w:trPr>
        <w:tc>
          <w:tcPr>
            <w:tcW w:w="2342" w:type="dxa"/>
            <w:gridSpan w:val="3"/>
            <w:vAlign w:val="center"/>
          </w:tcPr>
          <w:p w14:paraId="1F553DC4" w14:textId="77777777" w:rsidR="006D1718" w:rsidRPr="00D41158" w:rsidRDefault="006D1718"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94" w:type="dxa"/>
            <w:vAlign w:val="center"/>
          </w:tcPr>
          <w:p w14:paraId="242F4A38" w14:textId="77777777" w:rsidR="006D1718" w:rsidRPr="001D3869" w:rsidRDefault="006D1718" w:rsidP="00146E0F">
            <w:pPr>
              <w:autoSpaceDE/>
              <w:autoSpaceDN/>
              <w:adjustRightInd/>
              <w:spacing w:before="0" w:line="240" w:lineRule="auto"/>
              <w:ind w:left="0"/>
              <w:rPr>
                <w:sz w:val="16"/>
                <w:szCs w:val="16"/>
              </w:rPr>
            </w:pPr>
            <w:r w:rsidRPr="001D3869">
              <w:rPr>
                <w:sz w:val="16"/>
                <w:szCs w:val="16"/>
              </w:rPr>
              <w:t>International</w:t>
            </w:r>
          </w:p>
        </w:tc>
        <w:tc>
          <w:tcPr>
            <w:tcW w:w="2635" w:type="dxa"/>
            <w:gridSpan w:val="2"/>
            <w:vAlign w:val="center"/>
          </w:tcPr>
          <w:p w14:paraId="357D8C2C" w14:textId="77777777" w:rsidR="004B1ED8" w:rsidRDefault="000F5481" w:rsidP="00146E0F">
            <w:pPr>
              <w:autoSpaceDE/>
              <w:autoSpaceDN/>
              <w:adjustRightInd/>
              <w:spacing w:before="0" w:line="240" w:lineRule="auto"/>
              <w:ind w:left="0"/>
              <w:rPr>
                <w:sz w:val="16"/>
                <w:szCs w:val="16"/>
              </w:rPr>
            </w:pPr>
            <w:r w:rsidRPr="004E4C17">
              <w:rPr>
                <w:sz w:val="16"/>
                <w:szCs w:val="16"/>
              </w:rPr>
              <w:t>Intergard 7500</w:t>
            </w:r>
          </w:p>
          <w:p w14:paraId="1C281D48" w14:textId="0551FDAD" w:rsidR="006D1718" w:rsidRPr="004E4C17" w:rsidRDefault="006D1718" w:rsidP="00146E0F">
            <w:pPr>
              <w:autoSpaceDE/>
              <w:autoSpaceDN/>
              <w:adjustRightInd/>
              <w:spacing w:before="0" w:line="240" w:lineRule="auto"/>
              <w:ind w:left="0"/>
              <w:rPr>
                <w:sz w:val="16"/>
                <w:szCs w:val="16"/>
              </w:rPr>
            </w:pPr>
            <w:proofErr w:type="spellStart"/>
            <w:r w:rsidRPr="004E4C17">
              <w:rPr>
                <w:sz w:val="16"/>
                <w:szCs w:val="16"/>
              </w:rPr>
              <w:t>Intershield</w:t>
            </w:r>
            <w:proofErr w:type="spellEnd"/>
            <w:r w:rsidRPr="004E4C17">
              <w:rPr>
                <w:sz w:val="16"/>
                <w:szCs w:val="16"/>
              </w:rPr>
              <w:t xml:space="preserve"> 300 Series</w:t>
            </w:r>
          </w:p>
        </w:tc>
        <w:tc>
          <w:tcPr>
            <w:tcW w:w="971" w:type="dxa"/>
            <w:vAlign w:val="center"/>
          </w:tcPr>
          <w:p w14:paraId="49F81D56" w14:textId="6C4F49D9" w:rsidR="006D1718" w:rsidRPr="004E4C17" w:rsidRDefault="00FA47E9" w:rsidP="00281DED">
            <w:pPr>
              <w:autoSpaceDE/>
              <w:autoSpaceDN/>
              <w:adjustRightInd/>
              <w:spacing w:before="0" w:line="240" w:lineRule="auto"/>
              <w:ind w:left="0"/>
              <w:jc w:val="center"/>
              <w:rPr>
                <w:sz w:val="16"/>
                <w:szCs w:val="16"/>
                <w:lang w:val="ru-RU"/>
              </w:rPr>
            </w:pPr>
            <w:r w:rsidRPr="004E4C17">
              <w:rPr>
                <w:sz w:val="16"/>
                <w:szCs w:val="16"/>
                <w:lang w:val="ru-RU"/>
              </w:rPr>
              <w:t>188</w:t>
            </w:r>
          </w:p>
          <w:p w14:paraId="4E8A3F56" w14:textId="77777777" w:rsidR="006D1718" w:rsidRPr="004E4C17" w:rsidRDefault="006D1718" w:rsidP="00146E0F">
            <w:pPr>
              <w:autoSpaceDE/>
              <w:autoSpaceDN/>
              <w:adjustRightInd/>
              <w:spacing w:before="0" w:line="240" w:lineRule="auto"/>
              <w:ind w:left="0"/>
              <w:jc w:val="center"/>
              <w:rPr>
                <w:sz w:val="16"/>
                <w:szCs w:val="16"/>
              </w:rPr>
            </w:pPr>
            <w:r w:rsidRPr="004E4C17">
              <w:rPr>
                <w:sz w:val="16"/>
                <w:szCs w:val="16"/>
              </w:rPr>
              <w:t>206-386</w:t>
            </w:r>
          </w:p>
        </w:tc>
        <w:tc>
          <w:tcPr>
            <w:tcW w:w="1169" w:type="dxa"/>
            <w:gridSpan w:val="2"/>
            <w:vAlign w:val="center"/>
          </w:tcPr>
          <w:p w14:paraId="46192AFA" w14:textId="77777777" w:rsidR="004E4C17" w:rsidRDefault="008722BE" w:rsidP="00146E0F">
            <w:pPr>
              <w:autoSpaceDE/>
              <w:autoSpaceDN/>
              <w:adjustRightInd/>
              <w:spacing w:before="0" w:line="240" w:lineRule="auto"/>
              <w:ind w:left="0"/>
              <w:rPr>
                <w:sz w:val="16"/>
                <w:szCs w:val="16"/>
              </w:rPr>
            </w:pPr>
            <w:r w:rsidRPr="004E4C17">
              <w:rPr>
                <w:sz w:val="16"/>
                <w:szCs w:val="16"/>
              </w:rPr>
              <w:t>50°C (122°F)</w:t>
            </w:r>
          </w:p>
          <w:p w14:paraId="040CDA35" w14:textId="04BC47BF" w:rsidR="006D1718" w:rsidRPr="004E4C17" w:rsidRDefault="006D1718" w:rsidP="00146E0F">
            <w:pPr>
              <w:autoSpaceDE/>
              <w:autoSpaceDN/>
              <w:adjustRightInd/>
              <w:spacing w:before="0" w:line="240" w:lineRule="auto"/>
              <w:ind w:left="0"/>
              <w:rPr>
                <w:sz w:val="16"/>
                <w:szCs w:val="16"/>
              </w:rPr>
            </w:pPr>
            <w:r w:rsidRPr="004E4C17">
              <w:rPr>
                <w:sz w:val="16"/>
                <w:szCs w:val="16"/>
              </w:rPr>
              <w:t>80°C (167°F)</w:t>
            </w:r>
          </w:p>
        </w:tc>
      </w:tr>
      <w:tr w:rsidR="00146E0F" w:rsidRPr="0005732F" w14:paraId="4C40F983" w14:textId="77777777" w:rsidTr="00F029EB">
        <w:trPr>
          <w:trHeight w:val="288"/>
          <w:jc w:val="center"/>
        </w:trPr>
        <w:tc>
          <w:tcPr>
            <w:tcW w:w="2342" w:type="dxa"/>
            <w:gridSpan w:val="3"/>
            <w:vAlign w:val="center"/>
          </w:tcPr>
          <w:p w14:paraId="51FE41A2" w14:textId="77777777" w:rsidR="00146E0F" w:rsidRPr="0005732F" w:rsidRDefault="00146E0F" w:rsidP="00146E0F">
            <w:pPr>
              <w:jc w:val="center"/>
              <w:rPr>
                <w:b/>
                <w:color w:val="auto"/>
                <w:sz w:val="16"/>
                <w:szCs w:val="16"/>
              </w:rPr>
            </w:pPr>
          </w:p>
        </w:tc>
        <w:tc>
          <w:tcPr>
            <w:tcW w:w="2894" w:type="dxa"/>
            <w:vAlign w:val="center"/>
          </w:tcPr>
          <w:p w14:paraId="2228BCF2"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Jotun Paints</w:t>
            </w:r>
          </w:p>
        </w:tc>
        <w:tc>
          <w:tcPr>
            <w:tcW w:w="2635" w:type="dxa"/>
            <w:gridSpan w:val="2"/>
            <w:vAlign w:val="center"/>
          </w:tcPr>
          <w:p w14:paraId="62500140" w14:textId="40E7A188" w:rsidR="007D28BE" w:rsidRPr="004E4C17" w:rsidRDefault="002C5B3B" w:rsidP="00146E0F">
            <w:pPr>
              <w:autoSpaceDE/>
              <w:autoSpaceDN/>
              <w:adjustRightInd/>
              <w:spacing w:before="0" w:line="240" w:lineRule="auto"/>
              <w:ind w:left="0"/>
              <w:rPr>
                <w:sz w:val="16"/>
                <w:szCs w:val="16"/>
                <w:lang w:val="ru-RU"/>
              </w:rPr>
            </w:pPr>
            <w:proofErr w:type="spellStart"/>
            <w:r w:rsidRPr="004E4C17">
              <w:rPr>
                <w:sz w:val="16"/>
                <w:szCs w:val="16"/>
              </w:rPr>
              <w:t>Jotacote</w:t>
            </w:r>
            <w:proofErr w:type="spellEnd"/>
            <w:r w:rsidRPr="004E4C17">
              <w:rPr>
                <w:sz w:val="16"/>
                <w:szCs w:val="16"/>
              </w:rPr>
              <w:t xml:space="preserve"> HF002</w:t>
            </w:r>
          </w:p>
          <w:p w14:paraId="0FE54245" w14:textId="74D49585" w:rsidR="00146E0F" w:rsidRPr="004E4C17" w:rsidRDefault="006D1718" w:rsidP="00146E0F">
            <w:pPr>
              <w:autoSpaceDE/>
              <w:autoSpaceDN/>
              <w:adjustRightInd/>
              <w:spacing w:before="0" w:line="240" w:lineRule="auto"/>
              <w:ind w:left="0"/>
              <w:rPr>
                <w:sz w:val="16"/>
                <w:szCs w:val="16"/>
              </w:rPr>
            </w:pPr>
            <w:proofErr w:type="spellStart"/>
            <w:r w:rsidRPr="004E4C17">
              <w:rPr>
                <w:sz w:val="16"/>
                <w:szCs w:val="16"/>
              </w:rPr>
              <w:t>Penguard</w:t>
            </w:r>
            <w:proofErr w:type="spellEnd"/>
            <w:r w:rsidR="002C5B3B" w:rsidRPr="004E4C17">
              <w:rPr>
                <w:sz w:val="16"/>
                <w:szCs w:val="16"/>
                <w:lang w:val="ru-RU"/>
              </w:rPr>
              <w:t xml:space="preserve"> </w:t>
            </w:r>
            <w:r w:rsidR="00146E0F" w:rsidRPr="004E4C17">
              <w:rPr>
                <w:sz w:val="16"/>
                <w:szCs w:val="16"/>
              </w:rPr>
              <w:t xml:space="preserve">Universal </w:t>
            </w:r>
          </w:p>
        </w:tc>
        <w:tc>
          <w:tcPr>
            <w:tcW w:w="971" w:type="dxa"/>
            <w:vAlign w:val="center"/>
          </w:tcPr>
          <w:p w14:paraId="1E8E0168" w14:textId="506225E3" w:rsidR="00CB471D" w:rsidRPr="004E4C17" w:rsidRDefault="00CB471D" w:rsidP="00146E0F">
            <w:pPr>
              <w:autoSpaceDE/>
              <w:autoSpaceDN/>
              <w:adjustRightInd/>
              <w:spacing w:before="0" w:line="240" w:lineRule="auto"/>
              <w:ind w:left="0"/>
              <w:jc w:val="center"/>
              <w:rPr>
                <w:sz w:val="16"/>
                <w:szCs w:val="16"/>
                <w:lang w:val="ru-RU"/>
              </w:rPr>
            </w:pPr>
            <w:r w:rsidRPr="004E4C17">
              <w:rPr>
                <w:sz w:val="16"/>
                <w:szCs w:val="16"/>
                <w:lang w:val="ru-RU"/>
              </w:rPr>
              <w:t>306</w:t>
            </w:r>
          </w:p>
          <w:p w14:paraId="692C06F0" w14:textId="681591FA" w:rsidR="00146E0F" w:rsidRPr="004E4C17" w:rsidRDefault="00146E0F" w:rsidP="00146E0F">
            <w:pPr>
              <w:autoSpaceDE/>
              <w:autoSpaceDN/>
              <w:adjustRightInd/>
              <w:spacing w:before="0" w:line="240" w:lineRule="auto"/>
              <w:ind w:left="0"/>
              <w:jc w:val="center"/>
              <w:rPr>
                <w:sz w:val="16"/>
                <w:szCs w:val="16"/>
              </w:rPr>
            </w:pPr>
            <w:r w:rsidRPr="004E4C17">
              <w:rPr>
                <w:sz w:val="16"/>
                <w:szCs w:val="16"/>
              </w:rPr>
              <w:t>240</w:t>
            </w:r>
          </w:p>
        </w:tc>
        <w:tc>
          <w:tcPr>
            <w:tcW w:w="1169" w:type="dxa"/>
            <w:gridSpan w:val="2"/>
            <w:vAlign w:val="center"/>
          </w:tcPr>
          <w:p w14:paraId="59131607" w14:textId="77777777" w:rsidR="00146E0F" w:rsidRPr="004E4C17" w:rsidRDefault="00146E0F" w:rsidP="00146E0F">
            <w:pPr>
              <w:autoSpaceDE/>
              <w:autoSpaceDN/>
              <w:adjustRightInd/>
              <w:spacing w:before="0" w:line="240" w:lineRule="auto"/>
              <w:ind w:left="0"/>
              <w:rPr>
                <w:sz w:val="16"/>
                <w:szCs w:val="16"/>
              </w:rPr>
            </w:pPr>
            <w:r w:rsidRPr="004E4C17">
              <w:rPr>
                <w:sz w:val="16"/>
                <w:szCs w:val="16"/>
              </w:rPr>
              <w:t>50°C (122°F)</w:t>
            </w:r>
          </w:p>
        </w:tc>
      </w:tr>
      <w:tr w:rsidR="006D1718" w:rsidRPr="0005732F" w14:paraId="55A9DA3B" w14:textId="77777777" w:rsidTr="00F029EB">
        <w:trPr>
          <w:trHeight w:val="288"/>
          <w:jc w:val="center"/>
        </w:trPr>
        <w:tc>
          <w:tcPr>
            <w:tcW w:w="2342" w:type="dxa"/>
            <w:gridSpan w:val="3"/>
            <w:vAlign w:val="center"/>
          </w:tcPr>
          <w:p w14:paraId="172F4EEA" w14:textId="77777777" w:rsidR="006D1718" w:rsidRPr="0005732F" w:rsidRDefault="006D1718" w:rsidP="00146E0F">
            <w:pPr>
              <w:jc w:val="center"/>
              <w:rPr>
                <w:b/>
                <w:color w:val="auto"/>
                <w:sz w:val="16"/>
                <w:szCs w:val="16"/>
              </w:rPr>
            </w:pPr>
          </w:p>
        </w:tc>
        <w:tc>
          <w:tcPr>
            <w:tcW w:w="2894" w:type="dxa"/>
            <w:vAlign w:val="center"/>
          </w:tcPr>
          <w:p w14:paraId="0CF31C5C" w14:textId="77777777" w:rsidR="006D1718" w:rsidRPr="001D3869" w:rsidRDefault="006D1718" w:rsidP="00146E0F">
            <w:pPr>
              <w:autoSpaceDE/>
              <w:autoSpaceDN/>
              <w:adjustRightInd/>
              <w:spacing w:before="0" w:line="240" w:lineRule="auto"/>
              <w:ind w:left="0"/>
              <w:rPr>
                <w:sz w:val="16"/>
                <w:szCs w:val="16"/>
              </w:rPr>
            </w:pPr>
            <w:r>
              <w:rPr>
                <w:sz w:val="16"/>
                <w:szCs w:val="16"/>
              </w:rPr>
              <w:t>PPG</w:t>
            </w:r>
          </w:p>
        </w:tc>
        <w:tc>
          <w:tcPr>
            <w:tcW w:w="2635" w:type="dxa"/>
            <w:gridSpan w:val="2"/>
            <w:vAlign w:val="center"/>
          </w:tcPr>
          <w:p w14:paraId="7D3336AC" w14:textId="64F2ED1A" w:rsidR="00DC7438" w:rsidRPr="004E4C17" w:rsidRDefault="006D1718" w:rsidP="00146E0F">
            <w:pPr>
              <w:autoSpaceDE/>
              <w:autoSpaceDN/>
              <w:adjustRightInd/>
              <w:spacing w:before="0" w:line="240" w:lineRule="auto"/>
              <w:ind w:left="0"/>
              <w:rPr>
                <w:sz w:val="16"/>
                <w:szCs w:val="16"/>
                <w:lang w:val="ru-RU"/>
              </w:rPr>
            </w:pPr>
            <w:proofErr w:type="spellStart"/>
            <w:r w:rsidRPr="004E4C17">
              <w:rPr>
                <w:sz w:val="16"/>
                <w:szCs w:val="16"/>
              </w:rPr>
              <w:t>Amercoat</w:t>
            </w:r>
            <w:proofErr w:type="spellEnd"/>
            <w:r w:rsidRPr="004E4C17">
              <w:rPr>
                <w:sz w:val="16"/>
                <w:szCs w:val="16"/>
              </w:rPr>
              <w:t xml:space="preserve"> 90HS </w:t>
            </w:r>
          </w:p>
          <w:p w14:paraId="6593B57C" w14:textId="122C5A9E" w:rsidR="006D1718" w:rsidRPr="004E4C17" w:rsidRDefault="003831C9" w:rsidP="00146E0F">
            <w:pPr>
              <w:autoSpaceDE/>
              <w:autoSpaceDN/>
              <w:adjustRightInd/>
              <w:spacing w:before="0" w:line="240" w:lineRule="auto"/>
              <w:ind w:left="0"/>
              <w:rPr>
                <w:sz w:val="16"/>
                <w:szCs w:val="16"/>
              </w:rPr>
            </w:pPr>
            <w:proofErr w:type="spellStart"/>
            <w:r w:rsidRPr="004E4C17">
              <w:rPr>
                <w:sz w:val="16"/>
                <w:szCs w:val="16"/>
              </w:rPr>
              <w:t>Sigmacover</w:t>
            </w:r>
            <w:proofErr w:type="spellEnd"/>
            <w:r w:rsidRPr="004E4C17">
              <w:rPr>
                <w:sz w:val="16"/>
                <w:szCs w:val="16"/>
              </w:rPr>
              <w:t xml:space="preserve"> 380</w:t>
            </w:r>
          </w:p>
        </w:tc>
        <w:tc>
          <w:tcPr>
            <w:tcW w:w="971" w:type="dxa"/>
            <w:vAlign w:val="center"/>
          </w:tcPr>
          <w:p w14:paraId="50E39B39" w14:textId="1C6F9FB9" w:rsidR="006D1718" w:rsidRPr="004E4C17" w:rsidRDefault="005C5C3C" w:rsidP="00146E0F">
            <w:pPr>
              <w:autoSpaceDE/>
              <w:autoSpaceDN/>
              <w:adjustRightInd/>
              <w:spacing w:before="0" w:line="240" w:lineRule="auto"/>
              <w:ind w:left="0"/>
              <w:jc w:val="center"/>
              <w:rPr>
                <w:sz w:val="16"/>
                <w:szCs w:val="16"/>
                <w:lang w:val="ru-RU"/>
              </w:rPr>
            </w:pPr>
            <w:r w:rsidRPr="004E4C17">
              <w:rPr>
                <w:sz w:val="16"/>
                <w:szCs w:val="16"/>
                <w:lang w:val="ru-RU"/>
              </w:rPr>
              <w:t>315-324</w:t>
            </w:r>
          </w:p>
          <w:p w14:paraId="6EA63B7F" w14:textId="3AA04F51" w:rsidR="003831C9" w:rsidRPr="004E4C17" w:rsidRDefault="003831C9" w:rsidP="00146E0F">
            <w:pPr>
              <w:autoSpaceDE/>
              <w:autoSpaceDN/>
              <w:adjustRightInd/>
              <w:spacing w:before="0" w:line="240" w:lineRule="auto"/>
              <w:ind w:left="0"/>
              <w:jc w:val="center"/>
              <w:rPr>
                <w:sz w:val="16"/>
                <w:szCs w:val="16"/>
                <w:lang w:val="ru-RU"/>
              </w:rPr>
            </w:pPr>
            <w:r w:rsidRPr="004E4C17">
              <w:rPr>
                <w:sz w:val="16"/>
                <w:szCs w:val="16"/>
                <w:lang w:val="ru-RU"/>
              </w:rPr>
              <w:t>233-324</w:t>
            </w:r>
          </w:p>
        </w:tc>
        <w:tc>
          <w:tcPr>
            <w:tcW w:w="1169" w:type="dxa"/>
            <w:gridSpan w:val="2"/>
            <w:vAlign w:val="center"/>
          </w:tcPr>
          <w:p w14:paraId="7A457517" w14:textId="77777777" w:rsidR="006D1718" w:rsidRPr="004E4C17" w:rsidRDefault="006D1718" w:rsidP="00146E0F">
            <w:pPr>
              <w:autoSpaceDE/>
              <w:autoSpaceDN/>
              <w:adjustRightInd/>
              <w:spacing w:before="0" w:line="240" w:lineRule="auto"/>
              <w:ind w:left="0"/>
              <w:rPr>
                <w:sz w:val="16"/>
                <w:szCs w:val="16"/>
              </w:rPr>
            </w:pPr>
            <w:r w:rsidRPr="004E4C17">
              <w:rPr>
                <w:sz w:val="16"/>
                <w:szCs w:val="16"/>
              </w:rPr>
              <w:t>60°C (140°F)</w:t>
            </w:r>
          </w:p>
        </w:tc>
      </w:tr>
      <w:tr w:rsidR="00146E0F" w:rsidRPr="0005732F" w14:paraId="51E1F9CD" w14:textId="77777777" w:rsidTr="00F029EB">
        <w:trPr>
          <w:trHeight w:val="288"/>
          <w:jc w:val="center"/>
        </w:trPr>
        <w:tc>
          <w:tcPr>
            <w:tcW w:w="2342" w:type="dxa"/>
            <w:gridSpan w:val="3"/>
            <w:vAlign w:val="center"/>
          </w:tcPr>
          <w:p w14:paraId="7025F268" w14:textId="77777777" w:rsidR="00146E0F" w:rsidRPr="0005732F" w:rsidRDefault="00146E0F" w:rsidP="00146E0F">
            <w:pPr>
              <w:jc w:val="center"/>
              <w:rPr>
                <w:b/>
                <w:color w:val="auto"/>
                <w:sz w:val="16"/>
                <w:szCs w:val="16"/>
              </w:rPr>
            </w:pPr>
          </w:p>
        </w:tc>
        <w:tc>
          <w:tcPr>
            <w:tcW w:w="2894" w:type="dxa"/>
            <w:vAlign w:val="center"/>
          </w:tcPr>
          <w:p w14:paraId="7AD16BF9"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Sherwin Williams</w:t>
            </w:r>
          </w:p>
        </w:tc>
        <w:tc>
          <w:tcPr>
            <w:tcW w:w="2635" w:type="dxa"/>
            <w:gridSpan w:val="2"/>
            <w:vAlign w:val="center"/>
          </w:tcPr>
          <w:p w14:paraId="4F283AC0" w14:textId="62BA31FE" w:rsidR="00146E0F" w:rsidRPr="004E4C17" w:rsidRDefault="00146E0F" w:rsidP="00146E0F">
            <w:pPr>
              <w:autoSpaceDE/>
              <w:autoSpaceDN/>
              <w:adjustRightInd/>
              <w:spacing w:before="0" w:line="240" w:lineRule="auto"/>
              <w:ind w:left="0"/>
              <w:rPr>
                <w:sz w:val="16"/>
                <w:szCs w:val="16"/>
              </w:rPr>
            </w:pPr>
            <w:proofErr w:type="spellStart"/>
            <w:r w:rsidRPr="004E4C17">
              <w:rPr>
                <w:sz w:val="16"/>
                <w:szCs w:val="16"/>
              </w:rPr>
              <w:t>Phenicon</w:t>
            </w:r>
            <w:proofErr w:type="spellEnd"/>
            <w:r w:rsidRPr="004E4C17">
              <w:rPr>
                <w:sz w:val="16"/>
                <w:szCs w:val="16"/>
              </w:rPr>
              <w:t xml:space="preserve"> HS </w:t>
            </w:r>
          </w:p>
        </w:tc>
        <w:tc>
          <w:tcPr>
            <w:tcW w:w="971" w:type="dxa"/>
            <w:vAlign w:val="center"/>
          </w:tcPr>
          <w:p w14:paraId="5562A500" w14:textId="1D7F7B58" w:rsidR="00146E0F" w:rsidRPr="004E4C17" w:rsidRDefault="00146E0F" w:rsidP="00146E0F">
            <w:pPr>
              <w:autoSpaceDE/>
              <w:autoSpaceDN/>
              <w:adjustRightInd/>
              <w:spacing w:before="0" w:line="240" w:lineRule="auto"/>
              <w:ind w:left="0"/>
              <w:jc w:val="center"/>
              <w:rPr>
                <w:sz w:val="16"/>
                <w:szCs w:val="16"/>
              </w:rPr>
            </w:pPr>
            <w:r w:rsidRPr="004E4C17">
              <w:rPr>
                <w:sz w:val="16"/>
                <w:szCs w:val="16"/>
              </w:rPr>
              <w:t xml:space="preserve">&lt; 250 </w:t>
            </w:r>
          </w:p>
        </w:tc>
        <w:tc>
          <w:tcPr>
            <w:tcW w:w="1169" w:type="dxa"/>
            <w:gridSpan w:val="2"/>
            <w:vAlign w:val="center"/>
          </w:tcPr>
          <w:p w14:paraId="4460D541" w14:textId="77777777" w:rsidR="00146E0F" w:rsidRPr="004E4C17" w:rsidRDefault="00146E0F" w:rsidP="00146E0F">
            <w:pPr>
              <w:autoSpaceDE/>
              <w:autoSpaceDN/>
              <w:adjustRightInd/>
              <w:spacing w:before="0" w:line="240" w:lineRule="auto"/>
              <w:ind w:left="0"/>
              <w:rPr>
                <w:sz w:val="16"/>
                <w:szCs w:val="16"/>
              </w:rPr>
            </w:pPr>
            <w:r w:rsidRPr="004E4C17">
              <w:rPr>
                <w:sz w:val="16"/>
                <w:szCs w:val="16"/>
              </w:rPr>
              <w:t>60°C (140°F)</w:t>
            </w:r>
          </w:p>
        </w:tc>
      </w:tr>
      <w:tr w:rsidR="00146E0F" w:rsidRPr="0005732F" w14:paraId="707EEE39" w14:textId="77777777" w:rsidTr="00F029EB">
        <w:trPr>
          <w:trHeight w:val="288"/>
          <w:jc w:val="center"/>
        </w:trPr>
        <w:tc>
          <w:tcPr>
            <w:tcW w:w="2342" w:type="dxa"/>
            <w:gridSpan w:val="3"/>
            <w:vAlign w:val="center"/>
          </w:tcPr>
          <w:p w14:paraId="6539097C" w14:textId="77777777" w:rsidR="00146E0F" w:rsidRPr="0005732F" w:rsidRDefault="00146E0F" w:rsidP="00146E0F">
            <w:pPr>
              <w:jc w:val="center"/>
              <w:rPr>
                <w:b/>
                <w:color w:val="auto"/>
                <w:sz w:val="16"/>
                <w:szCs w:val="16"/>
              </w:rPr>
            </w:pPr>
          </w:p>
        </w:tc>
        <w:tc>
          <w:tcPr>
            <w:tcW w:w="2894" w:type="dxa"/>
            <w:vAlign w:val="center"/>
          </w:tcPr>
          <w:p w14:paraId="582DB5FC" w14:textId="7AF435F3" w:rsidR="00146E0F" w:rsidRPr="001D3869" w:rsidRDefault="00146E0F" w:rsidP="00146E0F">
            <w:pPr>
              <w:autoSpaceDE/>
              <w:autoSpaceDN/>
              <w:adjustRightInd/>
              <w:spacing w:before="0" w:line="240" w:lineRule="auto"/>
              <w:ind w:left="0"/>
              <w:rPr>
                <w:sz w:val="16"/>
                <w:szCs w:val="16"/>
              </w:rPr>
            </w:pPr>
            <w:r w:rsidRPr="002D3716">
              <w:rPr>
                <w:sz w:val="16"/>
                <w:szCs w:val="16"/>
              </w:rPr>
              <w:t xml:space="preserve">Tnemec </w:t>
            </w:r>
          </w:p>
        </w:tc>
        <w:tc>
          <w:tcPr>
            <w:tcW w:w="2635" w:type="dxa"/>
            <w:gridSpan w:val="2"/>
            <w:vAlign w:val="center"/>
          </w:tcPr>
          <w:p w14:paraId="6CAB5983" w14:textId="567D3C4F" w:rsidR="00146E0F" w:rsidRPr="004E4C17" w:rsidRDefault="00146E0F" w:rsidP="00146E0F">
            <w:pPr>
              <w:autoSpaceDE/>
              <w:autoSpaceDN/>
              <w:adjustRightInd/>
              <w:spacing w:before="0" w:line="240" w:lineRule="auto"/>
              <w:ind w:left="0"/>
              <w:rPr>
                <w:sz w:val="16"/>
                <w:szCs w:val="16"/>
              </w:rPr>
            </w:pPr>
            <w:r w:rsidRPr="004E4C17">
              <w:rPr>
                <w:sz w:val="16"/>
                <w:szCs w:val="16"/>
              </w:rPr>
              <w:t xml:space="preserve">Series L69 Hi-Build </w:t>
            </w:r>
            <w:proofErr w:type="spellStart"/>
            <w:r w:rsidRPr="004E4C17">
              <w:rPr>
                <w:sz w:val="16"/>
                <w:szCs w:val="16"/>
              </w:rPr>
              <w:t>Epoxoline</w:t>
            </w:r>
            <w:proofErr w:type="spellEnd"/>
            <w:r w:rsidRPr="004E4C17">
              <w:rPr>
                <w:sz w:val="16"/>
                <w:szCs w:val="16"/>
              </w:rPr>
              <w:t xml:space="preserve"> II </w:t>
            </w:r>
          </w:p>
        </w:tc>
        <w:tc>
          <w:tcPr>
            <w:tcW w:w="971" w:type="dxa"/>
            <w:vAlign w:val="center"/>
          </w:tcPr>
          <w:p w14:paraId="0495F60C" w14:textId="77777777" w:rsidR="00146E0F" w:rsidRPr="004E4C17" w:rsidRDefault="00146E0F" w:rsidP="00146E0F">
            <w:pPr>
              <w:autoSpaceDE/>
              <w:autoSpaceDN/>
              <w:adjustRightInd/>
              <w:spacing w:before="0" w:line="240" w:lineRule="auto"/>
              <w:ind w:left="0"/>
              <w:jc w:val="center"/>
              <w:rPr>
                <w:sz w:val="16"/>
                <w:szCs w:val="16"/>
              </w:rPr>
            </w:pPr>
            <w:r w:rsidRPr="004E4C17">
              <w:rPr>
                <w:sz w:val="16"/>
                <w:szCs w:val="16"/>
              </w:rPr>
              <w:t>98</w:t>
            </w:r>
          </w:p>
        </w:tc>
        <w:tc>
          <w:tcPr>
            <w:tcW w:w="1169" w:type="dxa"/>
            <w:gridSpan w:val="2"/>
            <w:vAlign w:val="center"/>
          </w:tcPr>
          <w:p w14:paraId="080CDCCA" w14:textId="77777777" w:rsidR="00146E0F" w:rsidRPr="004E4C17" w:rsidRDefault="006D1718" w:rsidP="00146E0F">
            <w:pPr>
              <w:autoSpaceDE/>
              <w:autoSpaceDN/>
              <w:adjustRightInd/>
              <w:spacing w:before="0" w:line="240" w:lineRule="auto"/>
              <w:ind w:left="0"/>
              <w:rPr>
                <w:sz w:val="16"/>
                <w:szCs w:val="16"/>
              </w:rPr>
            </w:pPr>
            <w:r w:rsidRPr="004E4C17">
              <w:rPr>
                <w:sz w:val="16"/>
                <w:szCs w:val="16"/>
              </w:rPr>
              <w:t>82°C (180°F)</w:t>
            </w:r>
          </w:p>
        </w:tc>
      </w:tr>
      <w:tr w:rsidR="00146E0F" w:rsidRPr="007D1D87" w14:paraId="79AA602E" w14:textId="77777777" w:rsidTr="00F029EB">
        <w:trPr>
          <w:trHeight w:val="288"/>
          <w:jc w:val="center"/>
        </w:trPr>
        <w:tc>
          <w:tcPr>
            <w:tcW w:w="2342" w:type="dxa"/>
            <w:gridSpan w:val="3"/>
            <w:vAlign w:val="center"/>
          </w:tcPr>
          <w:p w14:paraId="5085ED6D" w14:textId="77777777" w:rsidR="00146E0F" w:rsidRPr="0005732F" w:rsidRDefault="00146E0F" w:rsidP="00146E0F">
            <w:pPr>
              <w:jc w:val="center"/>
              <w:rPr>
                <w:b/>
                <w:color w:val="auto"/>
                <w:sz w:val="16"/>
                <w:szCs w:val="16"/>
              </w:rPr>
            </w:pPr>
          </w:p>
        </w:tc>
        <w:tc>
          <w:tcPr>
            <w:tcW w:w="5529" w:type="dxa"/>
            <w:gridSpan w:val="3"/>
            <w:vAlign w:val="center"/>
          </w:tcPr>
          <w:p w14:paraId="3CF25E04" w14:textId="77777777" w:rsidR="00146E0F" w:rsidRPr="004E4C17" w:rsidRDefault="00146E0F" w:rsidP="00146E0F">
            <w:pPr>
              <w:autoSpaceDE/>
              <w:autoSpaceDN/>
              <w:adjustRightInd/>
              <w:spacing w:before="0" w:line="240" w:lineRule="auto"/>
              <w:ind w:left="0"/>
              <w:rPr>
                <w:i/>
                <w:sz w:val="14"/>
                <w:szCs w:val="14"/>
                <w:lang w:val="ru-RU"/>
              </w:rPr>
            </w:pPr>
            <w:r w:rsidRPr="004E4C17">
              <w:rPr>
                <w:i/>
                <w:color w:val="auto"/>
                <w:sz w:val="14"/>
                <w:szCs w:val="24"/>
                <w:lang w:val="ru-RU"/>
              </w:rPr>
              <w:t>Примечание: На края и сварные швы рекомендуется нанести полосовой слой.</w:t>
            </w:r>
          </w:p>
        </w:tc>
        <w:tc>
          <w:tcPr>
            <w:tcW w:w="971" w:type="dxa"/>
            <w:vAlign w:val="center"/>
          </w:tcPr>
          <w:p w14:paraId="390D9D1D" w14:textId="77777777" w:rsidR="00146E0F" w:rsidRPr="004E4C17" w:rsidRDefault="00146E0F" w:rsidP="00146E0F">
            <w:pPr>
              <w:spacing w:before="0" w:line="240" w:lineRule="auto"/>
              <w:ind w:left="0"/>
              <w:rPr>
                <w:sz w:val="16"/>
                <w:szCs w:val="16"/>
                <w:lang w:val="ru-RU"/>
              </w:rPr>
            </w:pPr>
          </w:p>
        </w:tc>
        <w:tc>
          <w:tcPr>
            <w:tcW w:w="1169" w:type="dxa"/>
            <w:gridSpan w:val="2"/>
          </w:tcPr>
          <w:p w14:paraId="5A513D52" w14:textId="77777777" w:rsidR="00146E0F" w:rsidRPr="004E4C17" w:rsidRDefault="00146E0F" w:rsidP="00146E0F">
            <w:pPr>
              <w:autoSpaceDE/>
              <w:autoSpaceDN/>
              <w:adjustRightInd/>
              <w:spacing w:before="0" w:line="240" w:lineRule="auto"/>
              <w:ind w:left="0"/>
              <w:rPr>
                <w:sz w:val="16"/>
                <w:szCs w:val="16"/>
                <w:lang w:val="ru-RU"/>
              </w:rPr>
            </w:pPr>
          </w:p>
        </w:tc>
      </w:tr>
      <w:tr w:rsidR="00146E0F" w:rsidRPr="00416FB7" w14:paraId="0A2513A7" w14:textId="77777777" w:rsidTr="00F029EB">
        <w:trPr>
          <w:trHeight w:val="288"/>
          <w:jc w:val="center"/>
        </w:trPr>
        <w:tc>
          <w:tcPr>
            <w:tcW w:w="2342" w:type="dxa"/>
            <w:gridSpan w:val="3"/>
            <w:tcBorders>
              <w:top w:val="single" w:sz="12" w:space="0" w:color="auto"/>
            </w:tcBorders>
            <w:vAlign w:val="center"/>
          </w:tcPr>
          <w:p w14:paraId="1838CC69" w14:textId="77777777" w:rsidR="00146E0F" w:rsidRPr="00D41158" w:rsidRDefault="00146E0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2894" w:type="dxa"/>
            <w:tcBorders>
              <w:top w:val="single" w:sz="12" w:space="0" w:color="auto"/>
            </w:tcBorders>
            <w:vAlign w:val="center"/>
          </w:tcPr>
          <w:p w14:paraId="560689D2"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Carboline</w:t>
            </w:r>
          </w:p>
        </w:tc>
        <w:tc>
          <w:tcPr>
            <w:tcW w:w="2635" w:type="dxa"/>
            <w:gridSpan w:val="2"/>
            <w:tcBorders>
              <w:top w:val="single" w:sz="12" w:space="0" w:color="auto"/>
            </w:tcBorders>
            <w:vAlign w:val="center"/>
          </w:tcPr>
          <w:p w14:paraId="53E22789" w14:textId="77777777" w:rsidR="00146E0F" w:rsidRPr="004E4C17" w:rsidRDefault="00146E0F" w:rsidP="00146E0F">
            <w:pPr>
              <w:autoSpaceDE/>
              <w:autoSpaceDN/>
              <w:adjustRightInd/>
              <w:spacing w:before="0" w:line="240" w:lineRule="auto"/>
              <w:ind w:left="0"/>
              <w:rPr>
                <w:sz w:val="16"/>
                <w:szCs w:val="16"/>
              </w:rPr>
            </w:pPr>
            <w:proofErr w:type="spellStart"/>
            <w:r w:rsidRPr="004E4C17">
              <w:rPr>
                <w:sz w:val="16"/>
                <w:szCs w:val="16"/>
              </w:rPr>
              <w:t>Carboguard</w:t>
            </w:r>
            <w:proofErr w:type="spellEnd"/>
            <w:r w:rsidRPr="004E4C17">
              <w:rPr>
                <w:sz w:val="16"/>
                <w:szCs w:val="16"/>
              </w:rPr>
              <w:t xml:space="preserve"> 891</w:t>
            </w:r>
            <w:r w:rsidR="0059684F" w:rsidRPr="004E4C17">
              <w:rPr>
                <w:sz w:val="16"/>
                <w:szCs w:val="16"/>
                <w:lang w:val="ru-RU"/>
              </w:rPr>
              <w:t xml:space="preserve"> </w:t>
            </w:r>
            <w:r w:rsidRPr="004E4C17">
              <w:rPr>
                <w:sz w:val="16"/>
                <w:szCs w:val="16"/>
              </w:rPr>
              <w:t>Series</w:t>
            </w:r>
          </w:p>
        </w:tc>
        <w:tc>
          <w:tcPr>
            <w:tcW w:w="971" w:type="dxa"/>
            <w:tcBorders>
              <w:top w:val="single" w:sz="12" w:space="0" w:color="auto"/>
            </w:tcBorders>
            <w:vAlign w:val="center"/>
          </w:tcPr>
          <w:p w14:paraId="2613A257" w14:textId="77777777" w:rsidR="00146E0F" w:rsidRPr="004E4C17" w:rsidRDefault="00146E0F" w:rsidP="00146E0F">
            <w:pPr>
              <w:autoSpaceDE/>
              <w:autoSpaceDN/>
              <w:adjustRightInd/>
              <w:spacing w:before="0" w:line="240" w:lineRule="auto"/>
              <w:ind w:left="0"/>
              <w:jc w:val="center"/>
              <w:rPr>
                <w:sz w:val="16"/>
                <w:szCs w:val="16"/>
              </w:rPr>
            </w:pPr>
            <w:r w:rsidRPr="004E4C17">
              <w:rPr>
                <w:sz w:val="16"/>
                <w:szCs w:val="16"/>
              </w:rPr>
              <w:t>119-214</w:t>
            </w:r>
          </w:p>
        </w:tc>
        <w:tc>
          <w:tcPr>
            <w:tcW w:w="1169" w:type="dxa"/>
            <w:gridSpan w:val="2"/>
            <w:tcBorders>
              <w:top w:val="single" w:sz="12" w:space="0" w:color="auto"/>
            </w:tcBorders>
            <w:vAlign w:val="center"/>
          </w:tcPr>
          <w:p w14:paraId="5A47A8D7" w14:textId="77777777" w:rsidR="00146E0F" w:rsidRPr="004E4C17" w:rsidRDefault="00146E0F" w:rsidP="00146E0F">
            <w:pPr>
              <w:autoSpaceDE/>
              <w:autoSpaceDN/>
              <w:adjustRightInd/>
              <w:spacing w:before="0" w:line="240" w:lineRule="auto"/>
              <w:ind w:left="0"/>
              <w:rPr>
                <w:sz w:val="16"/>
                <w:szCs w:val="16"/>
              </w:rPr>
            </w:pPr>
            <w:r w:rsidRPr="004E4C17">
              <w:rPr>
                <w:sz w:val="16"/>
                <w:szCs w:val="16"/>
              </w:rPr>
              <w:t>66°C (150°F)</w:t>
            </w:r>
          </w:p>
        </w:tc>
      </w:tr>
      <w:tr w:rsidR="006D1718" w:rsidRPr="00416FB7" w14:paraId="71EADE99" w14:textId="77777777" w:rsidTr="00F029EB">
        <w:trPr>
          <w:trHeight w:val="288"/>
          <w:jc w:val="center"/>
        </w:trPr>
        <w:tc>
          <w:tcPr>
            <w:tcW w:w="2342" w:type="dxa"/>
            <w:gridSpan w:val="3"/>
            <w:vAlign w:val="center"/>
          </w:tcPr>
          <w:p w14:paraId="4B6FB573" w14:textId="77777777" w:rsidR="006D1718" w:rsidRPr="00D41158" w:rsidRDefault="006D171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94" w:type="dxa"/>
            <w:vAlign w:val="center"/>
          </w:tcPr>
          <w:p w14:paraId="1790D712" w14:textId="77777777" w:rsidR="006D1718" w:rsidRPr="001D3869" w:rsidRDefault="006D1718" w:rsidP="00146E0F">
            <w:pPr>
              <w:autoSpaceDE/>
              <w:autoSpaceDN/>
              <w:adjustRightInd/>
              <w:spacing w:before="0" w:line="240" w:lineRule="auto"/>
              <w:ind w:left="0"/>
              <w:rPr>
                <w:sz w:val="16"/>
                <w:szCs w:val="16"/>
              </w:rPr>
            </w:pPr>
            <w:proofErr w:type="spellStart"/>
            <w:r w:rsidRPr="003965C7">
              <w:rPr>
                <w:sz w:val="16"/>
                <w:szCs w:val="16"/>
              </w:rPr>
              <w:t>Dampney</w:t>
            </w:r>
            <w:proofErr w:type="spellEnd"/>
          </w:p>
        </w:tc>
        <w:tc>
          <w:tcPr>
            <w:tcW w:w="2635" w:type="dxa"/>
            <w:gridSpan w:val="2"/>
            <w:vAlign w:val="center"/>
          </w:tcPr>
          <w:p w14:paraId="10883047" w14:textId="151BFC9C" w:rsidR="006D1718" w:rsidRPr="004E4C17" w:rsidRDefault="006D1718" w:rsidP="00146E0F">
            <w:pPr>
              <w:autoSpaceDE/>
              <w:autoSpaceDN/>
              <w:adjustRightInd/>
              <w:spacing w:before="0" w:line="240" w:lineRule="auto"/>
              <w:ind w:left="0"/>
              <w:rPr>
                <w:sz w:val="16"/>
                <w:szCs w:val="16"/>
              </w:rPr>
            </w:pPr>
            <w:proofErr w:type="spellStart"/>
            <w:r w:rsidRPr="004E4C17">
              <w:rPr>
                <w:sz w:val="16"/>
                <w:szCs w:val="16"/>
              </w:rPr>
              <w:t>Apexior</w:t>
            </w:r>
            <w:proofErr w:type="spellEnd"/>
            <w:r w:rsidRPr="004E4C17">
              <w:rPr>
                <w:sz w:val="16"/>
                <w:szCs w:val="16"/>
              </w:rPr>
              <w:t xml:space="preserve"> 3/3C*</w:t>
            </w:r>
          </w:p>
        </w:tc>
        <w:tc>
          <w:tcPr>
            <w:tcW w:w="971" w:type="dxa"/>
            <w:vAlign w:val="center"/>
          </w:tcPr>
          <w:p w14:paraId="3E7223E8" w14:textId="29F6511A" w:rsidR="006D1718" w:rsidRPr="004E4C17" w:rsidRDefault="006D1718" w:rsidP="00146E0F">
            <w:pPr>
              <w:autoSpaceDE/>
              <w:autoSpaceDN/>
              <w:adjustRightInd/>
              <w:spacing w:before="0" w:line="240" w:lineRule="auto"/>
              <w:ind w:left="0"/>
              <w:jc w:val="center"/>
              <w:rPr>
                <w:sz w:val="16"/>
                <w:szCs w:val="16"/>
              </w:rPr>
            </w:pPr>
            <w:r w:rsidRPr="004E4C17">
              <w:rPr>
                <w:sz w:val="16"/>
                <w:szCs w:val="16"/>
              </w:rPr>
              <w:t>413/336</w:t>
            </w:r>
          </w:p>
        </w:tc>
        <w:tc>
          <w:tcPr>
            <w:tcW w:w="1169" w:type="dxa"/>
            <w:gridSpan w:val="2"/>
            <w:vAlign w:val="center"/>
          </w:tcPr>
          <w:p w14:paraId="3BD83EB8" w14:textId="77777777" w:rsidR="006D1718" w:rsidRPr="004E4C17" w:rsidRDefault="006D1718" w:rsidP="00146E0F">
            <w:pPr>
              <w:autoSpaceDE/>
              <w:autoSpaceDN/>
              <w:adjustRightInd/>
              <w:spacing w:before="0" w:line="240" w:lineRule="auto"/>
              <w:ind w:left="0"/>
              <w:rPr>
                <w:sz w:val="16"/>
                <w:szCs w:val="16"/>
              </w:rPr>
            </w:pPr>
            <w:r w:rsidRPr="004E4C17">
              <w:rPr>
                <w:sz w:val="16"/>
                <w:szCs w:val="16"/>
              </w:rPr>
              <w:t>60°C (140°F)</w:t>
            </w:r>
          </w:p>
        </w:tc>
      </w:tr>
      <w:tr w:rsidR="008135F1" w:rsidRPr="0005732F" w14:paraId="6D6670AD" w14:textId="77777777" w:rsidTr="00F029EB">
        <w:trPr>
          <w:trHeight w:val="288"/>
          <w:jc w:val="center"/>
        </w:trPr>
        <w:tc>
          <w:tcPr>
            <w:tcW w:w="2342" w:type="dxa"/>
            <w:gridSpan w:val="3"/>
            <w:vAlign w:val="center"/>
          </w:tcPr>
          <w:p w14:paraId="5A6A97E7" w14:textId="77777777" w:rsidR="008135F1" w:rsidRPr="00D41158" w:rsidRDefault="008135F1" w:rsidP="008135F1">
            <w:pPr>
              <w:autoSpaceDE/>
              <w:autoSpaceDN/>
              <w:adjustRightInd/>
              <w:spacing w:before="0" w:line="240" w:lineRule="auto"/>
              <w:ind w:left="0"/>
              <w:rPr>
                <w:b/>
                <w:color w:val="auto"/>
                <w:sz w:val="16"/>
                <w:szCs w:val="24"/>
                <w:lang w:val="ru-RU"/>
              </w:rPr>
            </w:pPr>
            <w:r w:rsidRPr="00D41158">
              <w:rPr>
                <w:b/>
                <w:color w:val="auto"/>
                <w:sz w:val="16"/>
                <w:szCs w:val="24"/>
                <w:lang w:val="ru-RU"/>
              </w:rPr>
              <w:t>Не усиленное тонкопленочное</w:t>
            </w:r>
          </w:p>
        </w:tc>
        <w:tc>
          <w:tcPr>
            <w:tcW w:w="2894" w:type="dxa"/>
            <w:vAlign w:val="center"/>
          </w:tcPr>
          <w:p w14:paraId="465270BA" w14:textId="77777777" w:rsidR="008135F1" w:rsidRPr="001D3869" w:rsidRDefault="008135F1" w:rsidP="008135F1">
            <w:pPr>
              <w:autoSpaceDE/>
              <w:autoSpaceDN/>
              <w:adjustRightInd/>
              <w:spacing w:before="0" w:line="240" w:lineRule="auto"/>
              <w:ind w:left="0"/>
              <w:rPr>
                <w:sz w:val="16"/>
                <w:szCs w:val="16"/>
              </w:rPr>
            </w:pPr>
            <w:r w:rsidRPr="001D3869">
              <w:rPr>
                <w:sz w:val="16"/>
                <w:szCs w:val="16"/>
              </w:rPr>
              <w:t>Hempel Coatings (USA), Inc.</w:t>
            </w:r>
          </w:p>
        </w:tc>
        <w:tc>
          <w:tcPr>
            <w:tcW w:w="2635" w:type="dxa"/>
            <w:gridSpan w:val="2"/>
            <w:vAlign w:val="center"/>
          </w:tcPr>
          <w:p w14:paraId="63BB7A6B" w14:textId="3514115D" w:rsidR="008135F1" w:rsidRPr="004E4C17" w:rsidRDefault="008135F1" w:rsidP="008135F1">
            <w:pPr>
              <w:autoSpaceDE/>
              <w:autoSpaceDN/>
              <w:adjustRightInd/>
              <w:spacing w:before="0" w:line="240" w:lineRule="auto"/>
              <w:ind w:left="0"/>
              <w:rPr>
                <w:sz w:val="16"/>
                <w:szCs w:val="16"/>
              </w:rPr>
            </w:pPr>
            <w:proofErr w:type="spellStart"/>
            <w:r w:rsidRPr="004E4C17">
              <w:rPr>
                <w:sz w:val="16"/>
                <w:szCs w:val="16"/>
              </w:rPr>
              <w:t>Hempadur</w:t>
            </w:r>
            <w:proofErr w:type="spellEnd"/>
            <w:r w:rsidRPr="004E4C17">
              <w:rPr>
                <w:sz w:val="16"/>
                <w:szCs w:val="16"/>
              </w:rPr>
              <w:t xml:space="preserve"> 85671</w:t>
            </w:r>
          </w:p>
        </w:tc>
        <w:tc>
          <w:tcPr>
            <w:tcW w:w="971" w:type="dxa"/>
            <w:vAlign w:val="center"/>
          </w:tcPr>
          <w:p w14:paraId="2A543576" w14:textId="4FCE1BB7" w:rsidR="008135F1" w:rsidRPr="004E4C17" w:rsidRDefault="008135F1" w:rsidP="008135F1">
            <w:pPr>
              <w:autoSpaceDE/>
              <w:autoSpaceDN/>
              <w:adjustRightInd/>
              <w:spacing w:before="0" w:line="240" w:lineRule="auto"/>
              <w:ind w:left="0"/>
              <w:jc w:val="center"/>
              <w:rPr>
                <w:sz w:val="16"/>
                <w:szCs w:val="16"/>
              </w:rPr>
            </w:pPr>
            <w:r w:rsidRPr="004E4C17">
              <w:rPr>
                <w:sz w:val="16"/>
                <w:szCs w:val="16"/>
                <w:lang w:val="ru-RU"/>
              </w:rPr>
              <w:t>320</w:t>
            </w:r>
          </w:p>
        </w:tc>
        <w:tc>
          <w:tcPr>
            <w:tcW w:w="1169" w:type="dxa"/>
            <w:gridSpan w:val="2"/>
            <w:vAlign w:val="center"/>
          </w:tcPr>
          <w:p w14:paraId="7B93BA7E" w14:textId="70B036B0" w:rsidR="008135F1" w:rsidRPr="004E4C17" w:rsidRDefault="008135F1" w:rsidP="008135F1">
            <w:pPr>
              <w:autoSpaceDE/>
              <w:autoSpaceDN/>
              <w:adjustRightInd/>
              <w:spacing w:before="0" w:line="240" w:lineRule="auto"/>
              <w:ind w:left="0"/>
              <w:rPr>
                <w:sz w:val="16"/>
                <w:szCs w:val="16"/>
              </w:rPr>
            </w:pPr>
            <w:r w:rsidRPr="004E4C17">
              <w:rPr>
                <w:sz w:val="16"/>
                <w:szCs w:val="16"/>
              </w:rPr>
              <w:t>95°C (203°F)</w:t>
            </w:r>
          </w:p>
        </w:tc>
      </w:tr>
      <w:tr w:rsidR="00562700" w:rsidRPr="0005732F" w14:paraId="48E4D38C" w14:textId="77777777" w:rsidTr="00F029EB">
        <w:trPr>
          <w:trHeight w:val="288"/>
          <w:jc w:val="center"/>
        </w:trPr>
        <w:tc>
          <w:tcPr>
            <w:tcW w:w="2342" w:type="dxa"/>
            <w:gridSpan w:val="3"/>
            <w:vMerge w:val="restart"/>
            <w:vAlign w:val="center"/>
          </w:tcPr>
          <w:p w14:paraId="0DFD9543" w14:textId="77777777" w:rsidR="00562700" w:rsidRPr="00D41158" w:rsidRDefault="00562700" w:rsidP="002D229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94" w:type="dxa"/>
            <w:vAlign w:val="center"/>
          </w:tcPr>
          <w:p w14:paraId="5453DAEB" w14:textId="77777777" w:rsidR="00562700" w:rsidRPr="001D3869" w:rsidRDefault="00562700" w:rsidP="002D229F">
            <w:pPr>
              <w:autoSpaceDE/>
              <w:autoSpaceDN/>
              <w:adjustRightInd/>
              <w:spacing w:before="0" w:line="240" w:lineRule="auto"/>
              <w:ind w:left="0"/>
              <w:rPr>
                <w:sz w:val="16"/>
                <w:szCs w:val="16"/>
              </w:rPr>
            </w:pPr>
            <w:r w:rsidRPr="001D3869">
              <w:rPr>
                <w:sz w:val="16"/>
                <w:szCs w:val="16"/>
              </w:rPr>
              <w:t>International</w:t>
            </w:r>
          </w:p>
        </w:tc>
        <w:tc>
          <w:tcPr>
            <w:tcW w:w="2635" w:type="dxa"/>
            <w:gridSpan w:val="2"/>
            <w:vAlign w:val="center"/>
          </w:tcPr>
          <w:p w14:paraId="414C19CD" w14:textId="77777777" w:rsidR="00562700" w:rsidRDefault="00562700" w:rsidP="002D229F">
            <w:pPr>
              <w:autoSpaceDE/>
              <w:autoSpaceDN/>
              <w:adjustRightInd/>
              <w:spacing w:before="0" w:line="240" w:lineRule="auto"/>
              <w:ind w:left="0"/>
              <w:rPr>
                <w:sz w:val="16"/>
                <w:szCs w:val="16"/>
              </w:rPr>
            </w:pPr>
            <w:r w:rsidRPr="004E4C17">
              <w:rPr>
                <w:sz w:val="16"/>
                <w:szCs w:val="16"/>
              </w:rPr>
              <w:t>Intergard 7500</w:t>
            </w:r>
          </w:p>
          <w:p w14:paraId="63D049A8" w14:textId="6A57B1C7" w:rsidR="00562700" w:rsidRPr="004E4C17" w:rsidRDefault="00562700" w:rsidP="002D229F">
            <w:pPr>
              <w:autoSpaceDE/>
              <w:autoSpaceDN/>
              <w:adjustRightInd/>
              <w:spacing w:before="0" w:line="240" w:lineRule="auto"/>
              <w:ind w:left="0"/>
              <w:rPr>
                <w:sz w:val="16"/>
                <w:szCs w:val="16"/>
              </w:rPr>
            </w:pPr>
            <w:proofErr w:type="spellStart"/>
            <w:r w:rsidRPr="004E4C17">
              <w:rPr>
                <w:sz w:val="16"/>
                <w:szCs w:val="16"/>
              </w:rPr>
              <w:t>Intershield</w:t>
            </w:r>
            <w:proofErr w:type="spellEnd"/>
            <w:r w:rsidRPr="004E4C17">
              <w:rPr>
                <w:sz w:val="16"/>
                <w:szCs w:val="16"/>
              </w:rPr>
              <w:t xml:space="preserve"> 300 Series</w:t>
            </w:r>
          </w:p>
        </w:tc>
        <w:tc>
          <w:tcPr>
            <w:tcW w:w="971" w:type="dxa"/>
            <w:vAlign w:val="center"/>
          </w:tcPr>
          <w:p w14:paraId="4EA03282" w14:textId="77777777" w:rsidR="00562700" w:rsidRPr="004E4C17" w:rsidRDefault="00562700" w:rsidP="002D229F">
            <w:pPr>
              <w:autoSpaceDE/>
              <w:autoSpaceDN/>
              <w:adjustRightInd/>
              <w:spacing w:before="0" w:line="240" w:lineRule="auto"/>
              <w:ind w:left="0"/>
              <w:jc w:val="center"/>
              <w:rPr>
                <w:sz w:val="16"/>
                <w:szCs w:val="16"/>
                <w:lang w:val="ru-RU"/>
              </w:rPr>
            </w:pPr>
            <w:r w:rsidRPr="004E4C17">
              <w:rPr>
                <w:sz w:val="16"/>
                <w:szCs w:val="16"/>
                <w:lang w:val="ru-RU"/>
              </w:rPr>
              <w:t>188</w:t>
            </w:r>
          </w:p>
          <w:p w14:paraId="39678F24" w14:textId="375A39E2" w:rsidR="00562700" w:rsidRPr="004E4C17" w:rsidRDefault="00562700" w:rsidP="002D229F">
            <w:pPr>
              <w:autoSpaceDE/>
              <w:autoSpaceDN/>
              <w:adjustRightInd/>
              <w:spacing w:before="0" w:line="240" w:lineRule="auto"/>
              <w:ind w:left="0"/>
              <w:jc w:val="center"/>
              <w:rPr>
                <w:sz w:val="16"/>
                <w:szCs w:val="16"/>
              </w:rPr>
            </w:pPr>
            <w:r w:rsidRPr="004E4C17">
              <w:rPr>
                <w:sz w:val="16"/>
                <w:szCs w:val="16"/>
              </w:rPr>
              <w:t>206-386</w:t>
            </w:r>
          </w:p>
        </w:tc>
        <w:tc>
          <w:tcPr>
            <w:tcW w:w="1169" w:type="dxa"/>
            <w:gridSpan w:val="2"/>
            <w:vAlign w:val="center"/>
          </w:tcPr>
          <w:p w14:paraId="75EAEFF0" w14:textId="77777777" w:rsidR="00562700" w:rsidRDefault="00562700" w:rsidP="002D229F">
            <w:pPr>
              <w:autoSpaceDE/>
              <w:autoSpaceDN/>
              <w:adjustRightInd/>
              <w:spacing w:before="0" w:line="240" w:lineRule="auto"/>
              <w:ind w:left="0"/>
              <w:rPr>
                <w:sz w:val="16"/>
                <w:szCs w:val="16"/>
              </w:rPr>
            </w:pPr>
            <w:r w:rsidRPr="004E4C17">
              <w:rPr>
                <w:sz w:val="16"/>
                <w:szCs w:val="16"/>
              </w:rPr>
              <w:t>50°C (122°F)</w:t>
            </w:r>
          </w:p>
          <w:p w14:paraId="5B6B929F" w14:textId="4B32C636" w:rsidR="00562700" w:rsidRPr="004E4C17" w:rsidRDefault="00562700" w:rsidP="002D229F">
            <w:pPr>
              <w:autoSpaceDE/>
              <w:autoSpaceDN/>
              <w:adjustRightInd/>
              <w:spacing w:before="0" w:line="240" w:lineRule="auto"/>
              <w:ind w:left="0"/>
              <w:rPr>
                <w:sz w:val="16"/>
                <w:szCs w:val="16"/>
              </w:rPr>
            </w:pPr>
            <w:r w:rsidRPr="004E4C17">
              <w:rPr>
                <w:sz w:val="16"/>
                <w:szCs w:val="16"/>
              </w:rPr>
              <w:t>80°C (167°F)</w:t>
            </w:r>
          </w:p>
        </w:tc>
      </w:tr>
      <w:tr w:rsidR="00562700" w:rsidRPr="0005732F" w14:paraId="0F940FE7" w14:textId="77777777" w:rsidTr="00F029EB">
        <w:trPr>
          <w:trHeight w:val="288"/>
          <w:jc w:val="center"/>
        </w:trPr>
        <w:tc>
          <w:tcPr>
            <w:tcW w:w="2342" w:type="dxa"/>
            <w:gridSpan w:val="3"/>
            <w:vMerge/>
            <w:vAlign w:val="center"/>
          </w:tcPr>
          <w:p w14:paraId="0D949062" w14:textId="77777777" w:rsidR="00562700" w:rsidRPr="0005732F" w:rsidRDefault="00562700" w:rsidP="00CB471D">
            <w:pPr>
              <w:jc w:val="center"/>
              <w:rPr>
                <w:b/>
                <w:color w:val="auto"/>
                <w:sz w:val="16"/>
                <w:szCs w:val="16"/>
              </w:rPr>
            </w:pPr>
          </w:p>
        </w:tc>
        <w:tc>
          <w:tcPr>
            <w:tcW w:w="2894" w:type="dxa"/>
            <w:vAlign w:val="center"/>
          </w:tcPr>
          <w:p w14:paraId="1773B002" w14:textId="77777777" w:rsidR="00562700" w:rsidRPr="001D3869" w:rsidRDefault="00562700" w:rsidP="00CB471D">
            <w:pPr>
              <w:autoSpaceDE/>
              <w:autoSpaceDN/>
              <w:adjustRightInd/>
              <w:spacing w:before="0" w:line="240" w:lineRule="auto"/>
              <w:ind w:left="0"/>
              <w:rPr>
                <w:sz w:val="16"/>
                <w:szCs w:val="16"/>
              </w:rPr>
            </w:pPr>
            <w:r w:rsidRPr="001D3869">
              <w:rPr>
                <w:sz w:val="16"/>
                <w:szCs w:val="16"/>
              </w:rPr>
              <w:t>Jotun Paints</w:t>
            </w:r>
          </w:p>
        </w:tc>
        <w:tc>
          <w:tcPr>
            <w:tcW w:w="2635" w:type="dxa"/>
            <w:gridSpan w:val="2"/>
            <w:vAlign w:val="center"/>
          </w:tcPr>
          <w:p w14:paraId="66E4E0C4" w14:textId="77777777" w:rsidR="001856DC" w:rsidRDefault="00562700" w:rsidP="00CB471D">
            <w:pPr>
              <w:autoSpaceDE/>
              <w:autoSpaceDN/>
              <w:adjustRightInd/>
              <w:spacing w:before="0" w:line="240" w:lineRule="auto"/>
              <w:ind w:left="0"/>
              <w:rPr>
                <w:sz w:val="16"/>
                <w:szCs w:val="16"/>
                <w:lang w:val="ru-RU"/>
              </w:rPr>
            </w:pPr>
            <w:proofErr w:type="spellStart"/>
            <w:r w:rsidRPr="004E4C17">
              <w:rPr>
                <w:sz w:val="16"/>
                <w:szCs w:val="16"/>
              </w:rPr>
              <w:t>Jotacote</w:t>
            </w:r>
            <w:proofErr w:type="spellEnd"/>
            <w:r w:rsidRPr="004E4C17">
              <w:rPr>
                <w:sz w:val="16"/>
                <w:szCs w:val="16"/>
              </w:rPr>
              <w:t xml:space="preserve"> HF002</w:t>
            </w:r>
          </w:p>
          <w:p w14:paraId="4C33FD3D" w14:textId="33308180" w:rsidR="00562700" w:rsidRPr="004E4C17" w:rsidRDefault="00562700" w:rsidP="00CB471D">
            <w:pPr>
              <w:autoSpaceDE/>
              <w:autoSpaceDN/>
              <w:adjustRightInd/>
              <w:spacing w:before="0" w:line="240" w:lineRule="auto"/>
              <w:ind w:left="0"/>
              <w:rPr>
                <w:sz w:val="16"/>
                <w:szCs w:val="16"/>
              </w:rPr>
            </w:pPr>
            <w:proofErr w:type="spellStart"/>
            <w:r w:rsidRPr="004E4C17">
              <w:rPr>
                <w:sz w:val="16"/>
                <w:szCs w:val="16"/>
              </w:rPr>
              <w:t>Penguard</w:t>
            </w:r>
            <w:proofErr w:type="spellEnd"/>
            <w:r w:rsidRPr="004E4C17">
              <w:rPr>
                <w:sz w:val="16"/>
                <w:szCs w:val="16"/>
                <w:lang w:val="ru-RU"/>
              </w:rPr>
              <w:t xml:space="preserve"> </w:t>
            </w:r>
            <w:r w:rsidRPr="004E4C17">
              <w:rPr>
                <w:sz w:val="16"/>
                <w:szCs w:val="16"/>
              </w:rPr>
              <w:t xml:space="preserve">Universal </w:t>
            </w:r>
          </w:p>
        </w:tc>
        <w:tc>
          <w:tcPr>
            <w:tcW w:w="971" w:type="dxa"/>
            <w:vAlign w:val="center"/>
          </w:tcPr>
          <w:p w14:paraId="5186D716" w14:textId="77777777" w:rsidR="00562700" w:rsidRPr="004E4C17" w:rsidRDefault="00562700" w:rsidP="00CB471D">
            <w:pPr>
              <w:autoSpaceDE/>
              <w:autoSpaceDN/>
              <w:adjustRightInd/>
              <w:spacing w:before="0" w:line="240" w:lineRule="auto"/>
              <w:ind w:left="0"/>
              <w:jc w:val="center"/>
              <w:rPr>
                <w:sz w:val="16"/>
                <w:szCs w:val="16"/>
                <w:lang w:val="ru-RU"/>
              </w:rPr>
            </w:pPr>
            <w:r w:rsidRPr="004E4C17">
              <w:rPr>
                <w:sz w:val="16"/>
                <w:szCs w:val="16"/>
                <w:lang w:val="ru-RU"/>
              </w:rPr>
              <w:t>306</w:t>
            </w:r>
          </w:p>
          <w:p w14:paraId="0186F610" w14:textId="4621B35A" w:rsidR="00562700" w:rsidRPr="004E4C17" w:rsidRDefault="00562700" w:rsidP="00CB471D">
            <w:pPr>
              <w:autoSpaceDE/>
              <w:autoSpaceDN/>
              <w:adjustRightInd/>
              <w:spacing w:before="0" w:line="240" w:lineRule="auto"/>
              <w:ind w:left="0"/>
              <w:jc w:val="center"/>
              <w:rPr>
                <w:sz w:val="16"/>
                <w:szCs w:val="16"/>
              </w:rPr>
            </w:pPr>
            <w:r w:rsidRPr="004E4C17">
              <w:rPr>
                <w:sz w:val="16"/>
                <w:szCs w:val="16"/>
              </w:rPr>
              <w:t>240</w:t>
            </w:r>
          </w:p>
        </w:tc>
        <w:tc>
          <w:tcPr>
            <w:tcW w:w="1169" w:type="dxa"/>
            <w:gridSpan w:val="2"/>
            <w:vAlign w:val="center"/>
          </w:tcPr>
          <w:p w14:paraId="319A82AE" w14:textId="6AC73310" w:rsidR="00562700" w:rsidRPr="004E4C17" w:rsidRDefault="00562700" w:rsidP="00CB471D">
            <w:pPr>
              <w:autoSpaceDE/>
              <w:autoSpaceDN/>
              <w:adjustRightInd/>
              <w:spacing w:before="0" w:line="240" w:lineRule="auto"/>
              <w:ind w:left="0"/>
              <w:rPr>
                <w:sz w:val="16"/>
                <w:szCs w:val="16"/>
              </w:rPr>
            </w:pPr>
            <w:r w:rsidRPr="004E4C17">
              <w:rPr>
                <w:sz w:val="16"/>
                <w:szCs w:val="16"/>
              </w:rPr>
              <w:t>50°C (122°F)</w:t>
            </w:r>
          </w:p>
        </w:tc>
      </w:tr>
      <w:tr w:rsidR="00223F3E" w:rsidRPr="0005732F" w14:paraId="5FAC5BB4" w14:textId="77777777" w:rsidTr="00F029EB">
        <w:trPr>
          <w:trHeight w:val="288"/>
          <w:jc w:val="center"/>
        </w:trPr>
        <w:tc>
          <w:tcPr>
            <w:tcW w:w="2342" w:type="dxa"/>
            <w:gridSpan w:val="3"/>
            <w:vAlign w:val="center"/>
          </w:tcPr>
          <w:p w14:paraId="24597743" w14:textId="77777777" w:rsidR="00223F3E" w:rsidRPr="0005732F" w:rsidRDefault="00223F3E" w:rsidP="00223F3E">
            <w:pPr>
              <w:jc w:val="center"/>
              <w:rPr>
                <w:b/>
                <w:color w:val="auto"/>
                <w:sz w:val="16"/>
                <w:szCs w:val="16"/>
              </w:rPr>
            </w:pPr>
          </w:p>
        </w:tc>
        <w:tc>
          <w:tcPr>
            <w:tcW w:w="2894" w:type="dxa"/>
            <w:vAlign w:val="center"/>
          </w:tcPr>
          <w:p w14:paraId="1740FA51" w14:textId="77777777" w:rsidR="00223F3E" w:rsidRPr="001D3869" w:rsidRDefault="00223F3E" w:rsidP="00223F3E">
            <w:pPr>
              <w:autoSpaceDE/>
              <w:autoSpaceDN/>
              <w:adjustRightInd/>
              <w:spacing w:before="0" w:line="240" w:lineRule="auto"/>
              <w:ind w:left="0"/>
              <w:rPr>
                <w:sz w:val="16"/>
                <w:szCs w:val="16"/>
              </w:rPr>
            </w:pPr>
            <w:r>
              <w:rPr>
                <w:sz w:val="16"/>
                <w:szCs w:val="16"/>
              </w:rPr>
              <w:t>PPG</w:t>
            </w:r>
          </w:p>
        </w:tc>
        <w:tc>
          <w:tcPr>
            <w:tcW w:w="2635" w:type="dxa"/>
            <w:gridSpan w:val="2"/>
            <w:vAlign w:val="center"/>
          </w:tcPr>
          <w:p w14:paraId="0F5BA575" w14:textId="6424FECB" w:rsidR="00223F3E" w:rsidRPr="004E4C17" w:rsidRDefault="00223F3E" w:rsidP="00223F3E">
            <w:pPr>
              <w:autoSpaceDE/>
              <w:autoSpaceDN/>
              <w:adjustRightInd/>
              <w:spacing w:before="0" w:line="240" w:lineRule="auto"/>
              <w:ind w:left="0"/>
              <w:rPr>
                <w:sz w:val="16"/>
                <w:szCs w:val="16"/>
                <w:lang w:val="ru-RU"/>
              </w:rPr>
            </w:pPr>
            <w:proofErr w:type="spellStart"/>
            <w:r w:rsidRPr="004E4C17">
              <w:rPr>
                <w:sz w:val="16"/>
                <w:szCs w:val="16"/>
              </w:rPr>
              <w:t>Amercoat</w:t>
            </w:r>
            <w:proofErr w:type="spellEnd"/>
            <w:r w:rsidRPr="004E4C17">
              <w:rPr>
                <w:sz w:val="16"/>
                <w:szCs w:val="16"/>
              </w:rPr>
              <w:t xml:space="preserve"> 90HS </w:t>
            </w:r>
          </w:p>
          <w:p w14:paraId="32CFB903" w14:textId="753F6A55" w:rsidR="00223F3E" w:rsidRPr="004E4C17" w:rsidRDefault="00223F3E" w:rsidP="00223F3E">
            <w:pPr>
              <w:autoSpaceDE/>
              <w:autoSpaceDN/>
              <w:adjustRightInd/>
              <w:spacing w:before="0" w:line="240" w:lineRule="auto"/>
              <w:ind w:left="0"/>
              <w:rPr>
                <w:sz w:val="16"/>
                <w:szCs w:val="16"/>
              </w:rPr>
            </w:pPr>
            <w:proofErr w:type="spellStart"/>
            <w:r w:rsidRPr="004E4C17">
              <w:rPr>
                <w:sz w:val="16"/>
                <w:szCs w:val="16"/>
              </w:rPr>
              <w:t>Sigmacover</w:t>
            </w:r>
            <w:proofErr w:type="spellEnd"/>
            <w:r w:rsidRPr="004E4C17">
              <w:rPr>
                <w:sz w:val="16"/>
                <w:szCs w:val="16"/>
              </w:rPr>
              <w:t xml:space="preserve"> 380</w:t>
            </w:r>
          </w:p>
        </w:tc>
        <w:tc>
          <w:tcPr>
            <w:tcW w:w="971" w:type="dxa"/>
            <w:vAlign w:val="center"/>
          </w:tcPr>
          <w:p w14:paraId="0CCC8986" w14:textId="77777777" w:rsidR="00223F3E" w:rsidRPr="004E4C17" w:rsidRDefault="00223F3E" w:rsidP="00223F3E">
            <w:pPr>
              <w:autoSpaceDE/>
              <w:autoSpaceDN/>
              <w:adjustRightInd/>
              <w:spacing w:before="0" w:line="240" w:lineRule="auto"/>
              <w:ind w:left="0"/>
              <w:jc w:val="center"/>
              <w:rPr>
                <w:sz w:val="16"/>
                <w:szCs w:val="16"/>
                <w:lang w:val="ru-RU"/>
              </w:rPr>
            </w:pPr>
            <w:r w:rsidRPr="004E4C17">
              <w:rPr>
                <w:sz w:val="16"/>
                <w:szCs w:val="16"/>
                <w:lang w:val="ru-RU"/>
              </w:rPr>
              <w:t>315-324</w:t>
            </w:r>
          </w:p>
          <w:p w14:paraId="65F97BC8" w14:textId="0D639F3F" w:rsidR="00223F3E" w:rsidRPr="004E4C17" w:rsidRDefault="00223F3E" w:rsidP="00223F3E">
            <w:pPr>
              <w:autoSpaceDE/>
              <w:autoSpaceDN/>
              <w:adjustRightInd/>
              <w:spacing w:before="0" w:line="240" w:lineRule="auto"/>
              <w:ind w:left="0"/>
              <w:jc w:val="center"/>
              <w:rPr>
                <w:sz w:val="16"/>
                <w:szCs w:val="16"/>
              </w:rPr>
            </w:pPr>
            <w:r w:rsidRPr="004E4C17">
              <w:rPr>
                <w:sz w:val="16"/>
                <w:szCs w:val="16"/>
                <w:lang w:val="ru-RU"/>
              </w:rPr>
              <w:t>233-324</w:t>
            </w:r>
          </w:p>
        </w:tc>
        <w:tc>
          <w:tcPr>
            <w:tcW w:w="1169" w:type="dxa"/>
            <w:gridSpan w:val="2"/>
            <w:vAlign w:val="center"/>
          </w:tcPr>
          <w:p w14:paraId="2F0EA3BD" w14:textId="6CE95CF4" w:rsidR="00223F3E" w:rsidRPr="004E4C17" w:rsidRDefault="00223F3E" w:rsidP="00223F3E">
            <w:pPr>
              <w:autoSpaceDE/>
              <w:autoSpaceDN/>
              <w:adjustRightInd/>
              <w:spacing w:before="0" w:line="240" w:lineRule="auto"/>
              <w:ind w:left="0"/>
              <w:rPr>
                <w:sz w:val="16"/>
                <w:szCs w:val="16"/>
              </w:rPr>
            </w:pPr>
            <w:r w:rsidRPr="004E4C17">
              <w:rPr>
                <w:sz w:val="16"/>
                <w:szCs w:val="16"/>
              </w:rPr>
              <w:t>60°C (140°F)</w:t>
            </w:r>
          </w:p>
        </w:tc>
      </w:tr>
      <w:tr w:rsidR="00146E0F" w:rsidRPr="0005732F" w14:paraId="48DEFFE2" w14:textId="77777777" w:rsidTr="00F029EB">
        <w:trPr>
          <w:trHeight w:val="288"/>
          <w:jc w:val="center"/>
        </w:trPr>
        <w:tc>
          <w:tcPr>
            <w:tcW w:w="2342" w:type="dxa"/>
            <w:gridSpan w:val="3"/>
            <w:vAlign w:val="center"/>
          </w:tcPr>
          <w:p w14:paraId="7247049E" w14:textId="77777777" w:rsidR="00146E0F" w:rsidRPr="0005732F" w:rsidRDefault="00146E0F" w:rsidP="00146E0F">
            <w:pPr>
              <w:jc w:val="center"/>
              <w:rPr>
                <w:b/>
                <w:color w:val="auto"/>
                <w:sz w:val="16"/>
                <w:szCs w:val="16"/>
              </w:rPr>
            </w:pPr>
          </w:p>
        </w:tc>
        <w:tc>
          <w:tcPr>
            <w:tcW w:w="2894" w:type="dxa"/>
            <w:vAlign w:val="center"/>
          </w:tcPr>
          <w:p w14:paraId="298927BF"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Sherwin Williams</w:t>
            </w:r>
          </w:p>
        </w:tc>
        <w:tc>
          <w:tcPr>
            <w:tcW w:w="2635" w:type="dxa"/>
            <w:gridSpan w:val="2"/>
            <w:vAlign w:val="center"/>
          </w:tcPr>
          <w:p w14:paraId="0DC69817" w14:textId="3EAB8DE0" w:rsidR="00146E0F" w:rsidRPr="004E4C17" w:rsidRDefault="00146E0F" w:rsidP="00146E0F">
            <w:pPr>
              <w:autoSpaceDE/>
              <w:autoSpaceDN/>
              <w:adjustRightInd/>
              <w:spacing w:before="0" w:line="240" w:lineRule="auto"/>
              <w:ind w:left="0"/>
              <w:rPr>
                <w:sz w:val="16"/>
                <w:szCs w:val="16"/>
              </w:rPr>
            </w:pPr>
            <w:proofErr w:type="spellStart"/>
            <w:r w:rsidRPr="004E4C17">
              <w:rPr>
                <w:sz w:val="16"/>
                <w:szCs w:val="16"/>
              </w:rPr>
              <w:t>Phenicon</w:t>
            </w:r>
            <w:proofErr w:type="spellEnd"/>
            <w:r w:rsidRPr="004E4C17">
              <w:rPr>
                <w:sz w:val="16"/>
                <w:szCs w:val="16"/>
              </w:rPr>
              <w:t xml:space="preserve"> HS </w:t>
            </w:r>
          </w:p>
        </w:tc>
        <w:tc>
          <w:tcPr>
            <w:tcW w:w="971" w:type="dxa"/>
            <w:vAlign w:val="center"/>
          </w:tcPr>
          <w:p w14:paraId="16C56BB2" w14:textId="5CB70B75" w:rsidR="00146E0F" w:rsidRPr="004E4C17" w:rsidRDefault="00146E0F" w:rsidP="00146E0F">
            <w:pPr>
              <w:autoSpaceDE/>
              <w:autoSpaceDN/>
              <w:adjustRightInd/>
              <w:spacing w:before="0" w:line="240" w:lineRule="auto"/>
              <w:ind w:left="0"/>
              <w:jc w:val="center"/>
              <w:rPr>
                <w:sz w:val="16"/>
                <w:szCs w:val="16"/>
              </w:rPr>
            </w:pPr>
            <w:r w:rsidRPr="004E4C17">
              <w:rPr>
                <w:sz w:val="16"/>
                <w:szCs w:val="16"/>
              </w:rPr>
              <w:t xml:space="preserve">&lt; 250 </w:t>
            </w:r>
          </w:p>
        </w:tc>
        <w:tc>
          <w:tcPr>
            <w:tcW w:w="1169" w:type="dxa"/>
            <w:gridSpan w:val="2"/>
            <w:vAlign w:val="center"/>
          </w:tcPr>
          <w:p w14:paraId="2EC14E20" w14:textId="77777777" w:rsidR="00146E0F" w:rsidRPr="004E4C17" w:rsidRDefault="00146E0F" w:rsidP="00146E0F">
            <w:pPr>
              <w:autoSpaceDE/>
              <w:autoSpaceDN/>
              <w:adjustRightInd/>
              <w:spacing w:before="0" w:line="240" w:lineRule="auto"/>
              <w:ind w:left="0"/>
              <w:rPr>
                <w:sz w:val="16"/>
                <w:szCs w:val="16"/>
              </w:rPr>
            </w:pPr>
            <w:r w:rsidRPr="004E4C17">
              <w:rPr>
                <w:sz w:val="16"/>
                <w:szCs w:val="16"/>
              </w:rPr>
              <w:t>60°C (140°F)</w:t>
            </w:r>
          </w:p>
        </w:tc>
      </w:tr>
      <w:tr w:rsidR="00146E0F" w:rsidRPr="0005732F" w14:paraId="4C858FFB" w14:textId="77777777" w:rsidTr="00F029EB">
        <w:trPr>
          <w:trHeight w:val="288"/>
          <w:jc w:val="center"/>
        </w:trPr>
        <w:tc>
          <w:tcPr>
            <w:tcW w:w="2342" w:type="dxa"/>
            <w:gridSpan w:val="3"/>
            <w:vAlign w:val="center"/>
          </w:tcPr>
          <w:p w14:paraId="2E0B6E46" w14:textId="77777777" w:rsidR="00146E0F" w:rsidRPr="0005732F" w:rsidRDefault="00146E0F" w:rsidP="00146E0F">
            <w:pPr>
              <w:jc w:val="center"/>
              <w:rPr>
                <w:b/>
                <w:color w:val="auto"/>
                <w:sz w:val="16"/>
                <w:szCs w:val="16"/>
              </w:rPr>
            </w:pPr>
          </w:p>
        </w:tc>
        <w:tc>
          <w:tcPr>
            <w:tcW w:w="2894" w:type="dxa"/>
            <w:vAlign w:val="center"/>
          </w:tcPr>
          <w:p w14:paraId="07923FDC" w14:textId="566E98F9" w:rsidR="00146E0F" w:rsidRPr="001D3869" w:rsidRDefault="00146E0F" w:rsidP="00146E0F">
            <w:pPr>
              <w:autoSpaceDE/>
              <w:autoSpaceDN/>
              <w:adjustRightInd/>
              <w:spacing w:before="0" w:line="240" w:lineRule="auto"/>
              <w:ind w:left="0"/>
              <w:rPr>
                <w:sz w:val="16"/>
                <w:szCs w:val="16"/>
              </w:rPr>
            </w:pPr>
            <w:r w:rsidRPr="002D3716">
              <w:rPr>
                <w:sz w:val="16"/>
                <w:szCs w:val="16"/>
              </w:rPr>
              <w:t xml:space="preserve">Tnemec </w:t>
            </w:r>
          </w:p>
        </w:tc>
        <w:tc>
          <w:tcPr>
            <w:tcW w:w="2635" w:type="dxa"/>
            <w:gridSpan w:val="2"/>
            <w:vAlign w:val="center"/>
          </w:tcPr>
          <w:p w14:paraId="10A898E4" w14:textId="6BEF770D" w:rsidR="00146E0F" w:rsidRPr="004E4C17" w:rsidRDefault="00146E0F" w:rsidP="00146E0F">
            <w:pPr>
              <w:autoSpaceDE/>
              <w:autoSpaceDN/>
              <w:adjustRightInd/>
              <w:spacing w:before="0" w:line="240" w:lineRule="auto"/>
              <w:ind w:left="0"/>
              <w:rPr>
                <w:sz w:val="16"/>
                <w:szCs w:val="16"/>
              </w:rPr>
            </w:pPr>
            <w:r w:rsidRPr="004E4C17">
              <w:rPr>
                <w:sz w:val="16"/>
                <w:szCs w:val="16"/>
              </w:rPr>
              <w:t xml:space="preserve">Series L69 Hi-Build </w:t>
            </w:r>
            <w:proofErr w:type="spellStart"/>
            <w:r w:rsidRPr="004E4C17">
              <w:rPr>
                <w:sz w:val="16"/>
                <w:szCs w:val="16"/>
              </w:rPr>
              <w:t>Epoxoline</w:t>
            </w:r>
            <w:proofErr w:type="spellEnd"/>
            <w:r w:rsidRPr="004E4C17">
              <w:rPr>
                <w:sz w:val="16"/>
                <w:szCs w:val="16"/>
              </w:rPr>
              <w:t xml:space="preserve"> II </w:t>
            </w:r>
          </w:p>
        </w:tc>
        <w:tc>
          <w:tcPr>
            <w:tcW w:w="971" w:type="dxa"/>
            <w:vAlign w:val="center"/>
          </w:tcPr>
          <w:p w14:paraId="2EFE1E9F" w14:textId="77777777" w:rsidR="00146E0F" w:rsidRPr="004E4C17" w:rsidRDefault="00146E0F" w:rsidP="00146E0F">
            <w:pPr>
              <w:autoSpaceDE/>
              <w:autoSpaceDN/>
              <w:adjustRightInd/>
              <w:spacing w:before="0" w:line="240" w:lineRule="auto"/>
              <w:ind w:left="0"/>
              <w:jc w:val="center"/>
              <w:rPr>
                <w:sz w:val="16"/>
                <w:szCs w:val="16"/>
              </w:rPr>
            </w:pPr>
            <w:r w:rsidRPr="004E4C17">
              <w:rPr>
                <w:sz w:val="16"/>
                <w:szCs w:val="16"/>
              </w:rPr>
              <w:t>98</w:t>
            </w:r>
          </w:p>
        </w:tc>
        <w:tc>
          <w:tcPr>
            <w:tcW w:w="1169" w:type="dxa"/>
            <w:gridSpan w:val="2"/>
            <w:vAlign w:val="center"/>
          </w:tcPr>
          <w:p w14:paraId="65E991A7" w14:textId="77777777" w:rsidR="00146E0F" w:rsidRPr="004E4C17" w:rsidRDefault="006D1718" w:rsidP="00146E0F">
            <w:pPr>
              <w:autoSpaceDE/>
              <w:autoSpaceDN/>
              <w:adjustRightInd/>
              <w:spacing w:before="0" w:line="240" w:lineRule="auto"/>
              <w:ind w:left="0"/>
              <w:rPr>
                <w:sz w:val="16"/>
                <w:szCs w:val="16"/>
              </w:rPr>
            </w:pPr>
            <w:r w:rsidRPr="004E4C17">
              <w:rPr>
                <w:sz w:val="16"/>
                <w:szCs w:val="16"/>
              </w:rPr>
              <w:t>82°C (180°F)</w:t>
            </w:r>
          </w:p>
        </w:tc>
      </w:tr>
      <w:tr w:rsidR="00146E0F" w:rsidRPr="004D43C5" w14:paraId="5252E5D4" w14:textId="77777777" w:rsidTr="00F029EB">
        <w:trPr>
          <w:trHeight w:val="288"/>
          <w:jc w:val="center"/>
        </w:trPr>
        <w:tc>
          <w:tcPr>
            <w:tcW w:w="10011" w:type="dxa"/>
            <w:gridSpan w:val="9"/>
            <w:tcBorders>
              <w:top w:val="single" w:sz="12" w:space="0" w:color="auto"/>
            </w:tcBorders>
            <w:vAlign w:val="center"/>
          </w:tcPr>
          <w:p w14:paraId="593B4856" w14:textId="77777777" w:rsidR="00146E0F" w:rsidRPr="000E02D6" w:rsidRDefault="00146E0F" w:rsidP="00146E0F">
            <w:pPr>
              <w:autoSpaceDE/>
              <w:autoSpaceDN/>
              <w:adjustRightInd/>
              <w:spacing w:before="0" w:line="240" w:lineRule="auto"/>
              <w:ind w:left="0"/>
              <w:rPr>
                <w:i/>
                <w:color w:val="auto"/>
                <w:sz w:val="14"/>
                <w:szCs w:val="24"/>
                <w:lang w:val="ru-RU"/>
              </w:rPr>
            </w:pPr>
            <w:r w:rsidRPr="000E02D6">
              <w:rPr>
                <w:i/>
                <w:color w:val="auto"/>
                <w:sz w:val="14"/>
                <w:szCs w:val="24"/>
                <w:lang w:val="ru-RU"/>
              </w:rPr>
              <w:t>* Указывает на однослойное нанесение, низкотемпературное отверждение и нанесение, и быстрое отверж</w:t>
            </w:r>
            <w:r>
              <w:rPr>
                <w:i/>
                <w:color w:val="auto"/>
                <w:sz w:val="14"/>
                <w:szCs w:val="24"/>
                <w:lang w:val="ru-RU"/>
              </w:rPr>
              <w:t>дение. Наносится в 0,085 – 0,625 м</w:t>
            </w:r>
            <w:r w:rsidRPr="000E02D6">
              <w:rPr>
                <w:i/>
                <w:color w:val="auto"/>
                <w:sz w:val="14"/>
                <w:szCs w:val="24"/>
                <w:lang w:val="ru-RU"/>
              </w:rPr>
              <w:t>м. (20 -25 милов) при помощи многокомпонентного оборудования.</w:t>
            </w:r>
          </w:p>
        </w:tc>
      </w:tr>
      <w:tr w:rsidR="00146E0F" w:rsidRPr="000F4EA8" w14:paraId="4864889C" w14:textId="77777777" w:rsidTr="00F029EB">
        <w:trPr>
          <w:trHeight w:val="288"/>
          <w:jc w:val="center"/>
        </w:trPr>
        <w:tc>
          <w:tcPr>
            <w:tcW w:w="1224" w:type="dxa"/>
            <w:vAlign w:val="center"/>
          </w:tcPr>
          <w:p w14:paraId="220E3F0A" w14:textId="77777777" w:rsidR="00146E0F" w:rsidRPr="0005732F" w:rsidRDefault="00146E0F"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012" w:type="dxa"/>
            <w:gridSpan w:val="3"/>
            <w:vAlign w:val="center"/>
          </w:tcPr>
          <w:p w14:paraId="17953189" w14:textId="0E385FF6" w:rsidR="00146E0F" w:rsidRPr="00E26578" w:rsidRDefault="008E33FE" w:rsidP="00146E0F">
            <w:pPr>
              <w:spacing w:line="240" w:lineRule="auto"/>
              <w:ind w:left="-72"/>
              <w:rPr>
                <w:b/>
                <w:color w:val="auto"/>
                <w:sz w:val="16"/>
                <w:szCs w:val="16"/>
                <w:lang w:val="ru-RU"/>
              </w:rPr>
            </w:pPr>
            <w:r>
              <w:rPr>
                <w:color w:val="auto"/>
                <w:sz w:val="16"/>
                <w:szCs w:val="24"/>
                <w:lang w:val="ru-RU"/>
              </w:rPr>
              <w:t>Ноябрь</w:t>
            </w:r>
            <w:r w:rsidR="00E53015">
              <w:rPr>
                <w:color w:val="auto"/>
                <w:sz w:val="16"/>
                <w:szCs w:val="24"/>
                <w:lang w:val="ru-RU"/>
              </w:rPr>
              <w:t xml:space="preserve"> 2025</w:t>
            </w:r>
          </w:p>
        </w:tc>
        <w:tc>
          <w:tcPr>
            <w:tcW w:w="2635" w:type="dxa"/>
            <w:gridSpan w:val="2"/>
            <w:vAlign w:val="center"/>
          </w:tcPr>
          <w:p w14:paraId="519A1282" w14:textId="77777777" w:rsidR="00146E0F" w:rsidRPr="000F4EA8" w:rsidRDefault="00146E0F" w:rsidP="00146E0F">
            <w:pPr>
              <w:spacing w:line="240" w:lineRule="auto"/>
              <w:rPr>
                <w:b/>
                <w:sz w:val="16"/>
                <w:szCs w:val="16"/>
              </w:rPr>
            </w:pPr>
          </w:p>
        </w:tc>
        <w:tc>
          <w:tcPr>
            <w:tcW w:w="971" w:type="dxa"/>
            <w:vAlign w:val="center"/>
          </w:tcPr>
          <w:p w14:paraId="1EC4F8D8" w14:textId="77777777" w:rsidR="00146E0F" w:rsidRPr="000F4EA8" w:rsidRDefault="00146E0F" w:rsidP="00146E0F">
            <w:pPr>
              <w:spacing w:line="240" w:lineRule="auto"/>
              <w:jc w:val="center"/>
              <w:rPr>
                <w:b/>
                <w:sz w:val="16"/>
                <w:szCs w:val="16"/>
              </w:rPr>
            </w:pPr>
          </w:p>
        </w:tc>
        <w:tc>
          <w:tcPr>
            <w:tcW w:w="1169" w:type="dxa"/>
            <w:gridSpan w:val="2"/>
            <w:vAlign w:val="center"/>
          </w:tcPr>
          <w:p w14:paraId="058B345D" w14:textId="77777777" w:rsidR="00146E0F" w:rsidRPr="000F4EA8" w:rsidRDefault="00146E0F" w:rsidP="00146E0F">
            <w:pPr>
              <w:spacing w:line="240" w:lineRule="auto"/>
              <w:jc w:val="center"/>
              <w:rPr>
                <w:b/>
                <w:sz w:val="16"/>
                <w:szCs w:val="16"/>
              </w:rPr>
            </w:pPr>
          </w:p>
        </w:tc>
      </w:tr>
    </w:tbl>
    <w:p w14:paraId="2286C40C" w14:textId="64BAB995" w:rsidR="00E53015" w:rsidRDefault="00E53015" w:rsidP="00704E38">
      <w:pPr>
        <w:widowControl w:val="0"/>
        <w:spacing w:line="240" w:lineRule="auto"/>
        <w:ind w:left="1080" w:right="-20" w:hanging="1083"/>
        <w:contextualSpacing/>
        <w:rPr>
          <w:sz w:val="16"/>
          <w:szCs w:val="16"/>
          <w:lang w:val="ru-RU"/>
        </w:rPr>
      </w:pPr>
    </w:p>
    <w:p w14:paraId="5AAFBD1B" w14:textId="4BF20220" w:rsidR="00725E4F" w:rsidRPr="001F0EC8" w:rsidRDefault="00725E4F" w:rsidP="001E4718">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1E4718">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60181528" w14:textId="1E4864F0" w:rsidR="00EC185A" w:rsidRPr="003A3A7D" w:rsidRDefault="00EC185A" w:rsidP="001E4718">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1E4718">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5ADC42EA" w14:textId="77777777" w:rsidR="00884794" w:rsidRPr="001F0EC8" w:rsidRDefault="00884794" w:rsidP="00E53015">
      <w:pPr>
        <w:widowControl w:val="0"/>
        <w:spacing w:line="240" w:lineRule="auto"/>
        <w:ind w:left="993" w:right="-20" w:hanging="1135"/>
        <w:contextualSpacing/>
        <w:rPr>
          <w:sz w:val="16"/>
          <w:szCs w:val="16"/>
          <w:lang w:val="ru-RU"/>
        </w:rPr>
      </w:pPr>
    </w:p>
    <w:p w14:paraId="53D9A4AF" w14:textId="05C2FB42" w:rsidR="002B5E17" w:rsidRPr="00F029EB" w:rsidRDefault="002B5E17" w:rsidP="00F029EB">
      <w:pPr>
        <w:spacing w:line="240" w:lineRule="auto"/>
        <w:ind w:left="-142"/>
        <w:contextualSpacing/>
        <w:rPr>
          <w:color w:val="auto"/>
          <w:sz w:val="20"/>
          <w:szCs w:val="20"/>
          <w:lang w:val="ru-RU"/>
        </w:rPr>
      </w:pPr>
      <w:r w:rsidRPr="00F029EB">
        <w:rPr>
          <w:color w:val="auto"/>
          <w:lang w:val="ru-RU"/>
        </w:rPr>
        <w:br w:type="page"/>
      </w:r>
    </w:p>
    <w:tbl>
      <w:tblPr>
        <w:tblW w:w="10042" w:type="dxa"/>
        <w:jc w:val="center"/>
        <w:tblLayout w:type="fixed"/>
        <w:tblLook w:val="01E0" w:firstRow="1" w:lastRow="1" w:firstColumn="1" w:lastColumn="1" w:noHBand="0" w:noVBand="0"/>
      </w:tblPr>
      <w:tblGrid>
        <w:gridCol w:w="1216"/>
        <w:gridCol w:w="270"/>
        <w:gridCol w:w="848"/>
        <w:gridCol w:w="2843"/>
        <w:gridCol w:w="990"/>
        <w:gridCol w:w="1626"/>
        <w:gridCol w:w="971"/>
        <w:gridCol w:w="1248"/>
        <w:gridCol w:w="7"/>
        <w:gridCol w:w="23"/>
      </w:tblGrid>
      <w:tr w:rsidR="00146E0F" w:rsidRPr="00D750DA" w14:paraId="2566DB8F" w14:textId="77777777" w:rsidTr="00F029EB">
        <w:trPr>
          <w:gridAfter w:val="1"/>
          <w:wAfter w:w="23" w:type="dxa"/>
          <w:trHeight w:val="360"/>
          <w:jc w:val="center"/>
        </w:trPr>
        <w:tc>
          <w:tcPr>
            <w:tcW w:w="10019" w:type="dxa"/>
            <w:gridSpan w:val="9"/>
            <w:tcBorders>
              <w:top w:val="single" w:sz="6" w:space="0" w:color="auto"/>
              <w:bottom w:val="single" w:sz="12" w:space="0" w:color="auto"/>
            </w:tcBorders>
            <w:shd w:val="clear" w:color="auto" w:fill="FFFFFF"/>
            <w:vAlign w:val="center"/>
          </w:tcPr>
          <w:p w14:paraId="5F8FA982" w14:textId="77777777" w:rsidR="00146E0F" w:rsidRPr="006952A6" w:rsidRDefault="006D1718" w:rsidP="006D1718">
            <w:pPr>
              <w:ind w:right="-72"/>
              <w:jc w:val="right"/>
              <w:rPr>
                <w:b/>
                <w:i/>
                <w:color w:val="auto"/>
                <w:lang w:val="ru-RU"/>
              </w:rPr>
            </w:pPr>
            <w:r>
              <w:rPr>
                <w:b/>
                <w:i/>
                <w:color w:val="auto"/>
                <w:lang w:val="ru-RU"/>
              </w:rPr>
              <w:lastRenderedPageBreak/>
              <w:t>Т</w:t>
            </w:r>
            <w:r w:rsidR="00146E0F" w:rsidRPr="006952A6">
              <w:rPr>
                <w:b/>
                <w:i/>
                <w:color w:val="auto"/>
                <w:lang w:val="ru-RU"/>
              </w:rPr>
              <w:t xml:space="preserve">онкопленочные </w:t>
            </w:r>
            <w:r>
              <w:rPr>
                <w:b/>
                <w:i/>
                <w:color w:val="auto"/>
                <w:lang w:val="ru-RU"/>
              </w:rPr>
              <w:t>грунтовки</w:t>
            </w:r>
            <w:r w:rsidR="00146E0F" w:rsidRPr="006952A6">
              <w:rPr>
                <w:b/>
                <w:i/>
                <w:color w:val="auto"/>
                <w:lang w:val="ru-RU"/>
              </w:rPr>
              <w:t>для погруженной эксплуатации</w:t>
            </w:r>
          </w:p>
        </w:tc>
      </w:tr>
      <w:tr w:rsidR="00146E0F" w:rsidRPr="0005732F" w14:paraId="3CCF3092" w14:textId="77777777" w:rsidTr="00F029EB">
        <w:trPr>
          <w:gridAfter w:val="1"/>
          <w:wAfter w:w="23" w:type="dxa"/>
          <w:trHeight w:val="360"/>
          <w:jc w:val="center"/>
        </w:trPr>
        <w:tc>
          <w:tcPr>
            <w:tcW w:w="7793" w:type="dxa"/>
            <w:gridSpan w:val="6"/>
            <w:tcBorders>
              <w:top w:val="single" w:sz="12" w:space="0" w:color="auto"/>
              <w:left w:val="single" w:sz="12" w:space="0" w:color="auto"/>
              <w:bottom w:val="single" w:sz="12" w:space="0" w:color="auto"/>
            </w:tcBorders>
            <w:vAlign w:val="center"/>
          </w:tcPr>
          <w:p w14:paraId="7601D609" w14:textId="77777777" w:rsidR="00146E0F" w:rsidRPr="006952A6" w:rsidRDefault="006D1718" w:rsidP="006D1718">
            <w:pPr>
              <w:autoSpaceDE/>
              <w:autoSpaceDN/>
              <w:adjustRightInd/>
              <w:spacing w:before="0" w:line="240" w:lineRule="auto"/>
              <w:ind w:left="0"/>
              <w:rPr>
                <w:b/>
                <w:color w:val="auto"/>
                <w:sz w:val="20"/>
                <w:szCs w:val="20"/>
                <w:lang w:val="ru-RU"/>
              </w:rPr>
            </w:pPr>
            <w:r>
              <w:rPr>
                <w:b/>
                <w:color w:val="auto"/>
                <w:sz w:val="20"/>
                <w:szCs w:val="24"/>
                <w:lang w:val="ru-RU"/>
              </w:rPr>
              <w:t>Т</w:t>
            </w:r>
            <w:r w:rsidR="00146E0F" w:rsidRPr="00AD544E">
              <w:rPr>
                <w:b/>
                <w:color w:val="auto"/>
                <w:sz w:val="20"/>
                <w:szCs w:val="24"/>
                <w:lang w:val="ru-RU"/>
              </w:rPr>
              <w:t xml:space="preserve">онкопленочные </w:t>
            </w:r>
            <w:r w:rsidR="00A94FF5" w:rsidRPr="005C6B84">
              <w:rPr>
                <w:b/>
                <w:color w:val="auto"/>
                <w:sz w:val="20"/>
                <w:szCs w:val="24"/>
                <w:lang w:val="ru-RU"/>
              </w:rPr>
              <w:t xml:space="preserve">покрытия </w:t>
            </w:r>
            <w:r w:rsidR="00146E0F" w:rsidRPr="00AD544E">
              <w:rPr>
                <w:b/>
                <w:color w:val="auto"/>
                <w:sz w:val="20"/>
                <w:szCs w:val="24"/>
                <w:lang w:val="ru-RU"/>
              </w:rPr>
              <w:t>для погруженной эксплуатации в пластовой воде</w:t>
            </w:r>
          </w:p>
        </w:tc>
        <w:tc>
          <w:tcPr>
            <w:tcW w:w="2226" w:type="dxa"/>
            <w:gridSpan w:val="3"/>
            <w:tcBorders>
              <w:top w:val="single" w:sz="12" w:space="0" w:color="auto"/>
              <w:bottom w:val="single" w:sz="12" w:space="0" w:color="auto"/>
              <w:right w:val="single" w:sz="12" w:space="0" w:color="auto"/>
            </w:tcBorders>
            <w:shd w:val="clear" w:color="auto" w:fill="000000"/>
            <w:vAlign w:val="center"/>
          </w:tcPr>
          <w:p w14:paraId="3F7D1659" w14:textId="77777777" w:rsidR="00146E0F" w:rsidRPr="0005732F" w:rsidRDefault="00146E0F" w:rsidP="00146E0F">
            <w:pPr>
              <w:autoSpaceDE/>
              <w:autoSpaceDN/>
              <w:adjustRightInd/>
              <w:spacing w:before="0" w:line="240" w:lineRule="auto"/>
              <w:ind w:left="0"/>
              <w:jc w:val="center"/>
              <w:rPr>
                <w:b/>
                <w:color w:val="auto"/>
                <w:sz w:val="36"/>
                <w:szCs w:val="40"/>
              </w:rPr>
            </w:pPr>
            <w:r w:rsidRPr="00B76D32">
              <w:rPr>
                <w:b/>
                <w:color w:val="auto"/>
                <w:sz w:val="36"/>
                <w:szCs w:val="24"/>
                <w:lang w:val="ru-RU"/>
              </w:rPr>
              <w:t>8.5</w:t>
            </w:r>
          </w:p>
        </w:tc>
      </w:tr>
      <w:tr w:rsidR="00146E0F" w:rsidRPr="007D1D87" w14:paraId="5808CAA2" w14:textId="77777777" w:rsidTr="00F029EB">
        <w:trPr>
          <w:gridAfter w:val="2"/>
          <w:wAfter w:w="30" w:type="dxa"/>
          <w:cantSplit/>
          <w:trHeight w:val="288"/>
          <w:jc w:val="center"/>
        </w:trPr>
        <w:tc>
          <w:tcPr>
            <w:tcW w:w="1486" w:type="dxa"/>
            <w:gridSpan w:val="2"/>
            <w:tcBorders>
              <w:top w:val="single" w:sz="12" w:space="0" w:color="auto"/>
            </w:tcBorders>
          </w:tcPr>
          <w:p w14:paraId="73871B84" w14:textId="77777777" w:rsidR="00146E0F" w:rsidRPr="004E6B3B" w:rsidRDefault="00146E0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691" w:type="dxa"/>
            <w:gridSpan w:val="2"/>
            <w:tcBorders>
              <w:top w:val="single" w:sz="12" w:space="0" w:color="auto"/>
            </w:tcBorders>
          </w:tcPr>
          <w:p w14:paraId="1E2DB420" w14:textId="7BB71362" w:rsidR="00504169" w:rsidRPr="00504169" w:rsidRDefault="00164A21" w:rsidP="00146E0F">
            <w:pPr>
              <w:autoSpaceDE/>
              <w:autoSpaceDN/>
              <w:adjustRightInd/>
              <w:spacing w:before="0" w:line="240" w:lineRule="auto"/>
              <w:ind w:left="-72"/>
              <w:rPr>
                <w:color w:val="auto"/>
                <w:sz w:val="16"/>
                <w:szCs w:val="24"/>
              </w:rPr>
            </w:pPr>
            <w:r w:rsidRPr="00164A21">
              <w:rPr>
                <w:color w:val="auto"/>
                <w:sz w:val="16"/>
                <w:szCs w:val="24"/>
              </w:rPr>
              <w:t>SSPC-SP1/SP5(NACENo.</w:t>
            </w:r>
            <w:proofErr w:type="gramStart"/>
            <w:r w:rsidRPr="00164A21">
              <w:rPr>
                <w:color w:val="auto"/>
                <w:sz w:val="16"/>
                <w:szCs w:val="24"/>
              </w:rPr>
              <w:t>1)(</w:t>
            </w:r>
            <w:proofErr w:type="gramEnd"/>
            <w:r w:rsidRPr="00164A21">
              <w:rPr>
                <w:color w:val="auto"/>
                <w:sz w:val="16"/>
                <w:szCs w:val="24"/>
              </w:rPr>
              <w:t>SA3)</w:t>
            </w:r>
          </w:p>
          <w:p w14:paraId="213785ED" w14:textId="6B074F75" w:rsidR="00146E0F"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BD376E" w:rsidRPr="00BD376E">
              <w:rPr>
                <w:color w:val="auto"/>
                <w:sz w:val="16"/>
                <w:szCs w:val="24"/>
                <w:lang w:val="ru-RU"/>
              </w:rPr>
              <w:t xml:space="preserve"> </w:t>
            </w:r>
            <w:r w:rsidR="00146E0F" w:rsidRPr="00037A5B">
              <w:rPr>
                <w:color w:val="auto"/>
                <w:sz w:val="16"/>
                <w:szCs w:val="24"/>
                <w:lang w:val="ru-RU"/>
              </w:rPr>
              <w:t>очистка до белого металла.</w:t>
            </w:r>
          </w:p>
        </w:tc>
        <w:tc>
          <w:tcPr>
            <w:tcW w:w="990" w:type="dxa"/>
            <w:tcBorders>
              <w:top w:val="single" w:sz="12" w:space="0" w:color="auto"/>
            </w:tcBorders>
          </w:tcPr>
          <w:p w14:paraId="6A198905" w14:textId="77777777" w:rsidR="00146E0F" w:rsidRPr="00A24069" w:rsidRDefault="00146E0F" w:rsidP="00146E0F">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845" w:type="dxa"/>
            <w:gridSpan w:val="3"/>
            <w:vMerge w:val="restart"/>
            <w:tcBorders>
              <w:top w:val="single" w:sz="12" w:space="0" w:color="auto"/>
            </w:tcBorders>
          </w:tcPr>
          <w:p w14:paraId="70AA804C" w14:textId="77777777" w:rsidR="00146E0F" w:rsidRPr="00D86AE9" w:rsidRDefault="00146E0F" w:rsidP="00146E0F">
            <w:pPr>
              <w:autoSpaceDE/>
              <w:autoSpaceDN/>
              <w:adjustRightInd/>
              <w:spacing w:before="0" w:line="240" w:lineRule="auto"/>
              <w:ind w:left="-72" w:right="747"/>
              <w:rPr>
                <w:color w:val="auto"/>
                <w:sz w:val="16"/>
                <w:szCs w:val="24"/>
                <w:lang w:val="ru-RU"/>
              </w:rPr>
            </w:pPr>
            <w:r w:rsidRPr="00037A5B">
              <w:rPr>
                <w:color w:val="auto"/>
                <w:sz w:val="16"/>
                <w:szCs w:val="24"/>
                <w:lang w:val="ru-RU"/>
              </w:rPr>
              <w:t>Применяется такое же покрытие того же изготовителя.</w:t>
            </w:r>
          </w:p>
        </w:tc>
      </w:tr>
      <w:tr w:rsidR="00146E0F" w:rsidRPr="007D1D87" w14:paraId="0CACA360" w14:textId="77777777" w:rsidTr="00F029EB">
        <w:trPr>
          <w:gridAfter w:val="2"/>
          <w:wAfter w:w="30" w:type="dxa"/>
          <w:cantSplit/>
          <w:trHeight w:val="288"/>
          <w:jc w:val="center"/>
        </w:trPr>
        <w:tc>
          <w:tcPr>
            <w:tcW w:w="1486" w:type="dxa"/>
            <w:gridSpan w:val="2"/>
          </w:tcPr>
          <w:p w14:paraId="64529FC3" w14:textId="77777777" w:rsidR="00146E0F" w:rsidRPr="004E6B3B" w:rsidRDefault="00146E0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691" w:type="dxa"/>
            <w:gridSpan w:val="2"/>
          </w:tcPr>
          <w:p w14:paraId="50C7DFCB" w14:textId="77777777" w:rsidR="00146E0F" w:rsidRPr="00D750DA" w:rsidRDefault="00224632" w:rsidP="00146E0F">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1EE1546D" w14:textId="77777777" w:rsidR="00146E0F" w:rsidRPr="00D86AE9" w:rsidRDefault="00146E0F" w:rsidP="00146E0F">
            <w:pPr>
              <w:autoSpaceDE/>
              <w:autoSpaceDN/>
              <w:adjustRightInd/>
              <w:spacing w:before="0" w:line="240" w:lineRule="auto"/>
              <w:ind w:left="-72" w:right="747"/>
              <w:rPr>
                <w:color w:val="auto"/>
                <w:sz w:val="16"/>
                <w:szCs w:val="24"/>
                <w:lang w:val="ru-RU"/>
              </w:rPr>
            </w:pPr>
          </w:p>
        </w:tc>
        <w:tc>
          <w:tcPr>
            <w:tcW w:w="3845" w:type="dxa"/>
            <w:gridSpan w:val="3"/>
            <w:vMerge/>
            <w:vAlign w:val="center"/>
          </w:tcPr>
          <w:p w14:paraId="45709FBB" w14:textId="77777777" w:rsidR="00146E0F" w:rsidRPr="00D750DA" w:rsidRDefault="00146E0F" w:rsidP="00146E0F">
            <w:pPr>
              <w:rPr>
                <w:color w:val="auto"/>
                <w:lang w:val="ru-RU"/>
              </w:rPr>
            </w:pPr>
          </w:p>
        </w:tc>
      </w:tr>
      <w:tr w:rsidR="00146E0F" w:rsidRPr="007D1D87" w14:paraId="0C7E2591" w14:textId="77777777" w:rsidTr="00F029EB">
        <w:trPr>
          <w:gridAfter w:val="2"/>
          <w:wAfter w:w="30" w:type="dxa"/>
          <w:cantSplit/>
          <w:trHeight w:val="288"/>
          <w:jc w:val="center"/>
        </w:trPr>
        <w:tc>
          <w:tcPr>
            <w:tcW w:w="1486" w:type="dxa"/>
            <w:gridSpan w:val="2"/>
            <w:tcBorders>
              <w:bottom w:val="single" w:sz="12" w:space="0" w:color="auto"/>
            </w:tcBorders>
          </w:tcPr>
          <w:p w14:paraId="56045691" w14:textId="77777777" w:rsidR="00146E0F" w:rsidRPr="004E6B3B" w:rsidRDefault="00146E0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691" w:type="dxa"/>
            <w:gridSpan w:val="2"/>
            <w:tcBorders>
              <w:bottom w:val="single" w:sz="12" w:space="0" w:color="auto"/>
            </w:tcBorders>
          </w:tcPr>
          <w:p w14:paraId="7F79D775" w14:textId="7FD1451F" w:rsidR="00146E0F" w:rsidRPr="00AD20CE" w:rsidRDefault="00146E0F" w:rsidP="00146E0F">
            <w:pPr>
              <w:autoSpaceDE/>
              <w:autoSpaceDN/>
              <w:adjustRightInd/>
              <w:spacing w:before="0" w:line="240" w:lineRule="auto"/>
              <w:ind w:left="-72" w:right="747"/>
              <w:rPr>
                <w:sz w:val="16"/>
                <w:szCs w:val="16"/>
                <w:lang w:val="ru-RU"/>
              </w:rPr>
            </w:pPr>
            <w:r>
              <w:rPr>
                <w:color w:val="auto"/>
                <w:sz w:val="16"/>
                <w:szCs w:val="24"/>
                <w:lang w:val="ru-RU"/>
              </w:rPr>
              <w:t>0</w:t>
            </w:r>
            <w:del w:id="535" w:author="Kurmanov, Aidyn [STAMGazStroy LLP]" w:date="2025-12-11T15:39:00Z" w16du:dateUtc="2025-12-11T10:39:00Z">
              <w:r>
                <w:rPr>
                  <w:color w:val="auto"/>
                  <w:sz w:val="16"/>
                  <w:szCs w:val="24"/>
                  <w:lang w:val="ru-RU"/>
                </w:rPr>
                <w:delText>,</w:delText>
              </w:r>
            </w:del>
            <w:ins w:id="536"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2</w:t>
            </w:r>
            <w:r w:rsidRPr="00156C55">
              <w:rPr>
                <w:color w:val="auto"/>
                <w:sz w:val="16"/>
                <w:szCs w:val="24"/>
                <w:lang w:val="ru-RU"/>
              </w:rPr>
              <w:t>54</w:t>
            </w:r>
            <w:r>
              <w:rPr>
                <w:color w:val="auto"/>
                <w:sz w:val="16"/>
                <w:szCs w:val="24"/>
                <w:lang w:val="ru-RU"/>
              </w:rPr>
              <w:t xml:space="preserve"> – 0</w:t>
            </w:r>
            <w:del w:id="537" w:author="Kurmanov, Aidyn [STAMGazStroy LLP]" w:date="2025-12-11T15:39:00Z" w16du:dateUtc="2025-12-11T10:39:00Z">
              <w:r>
                <w:rPr>
                  <w:color w:val="auto"/>
                  <w:sz w:val="16"/>
                  <w:szCs w:val="24"/>
                  <w:lang w:val="ru-RU"/>
                </w:rPr>
                <w:delText>,</w:delText>
              </w:r>
            </w:del>
            <w:ins w:id="538"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539" w:author="Kurmanov, Aidyn [STAMGazStroy LLP]" w:date="2025-12-11T15:39:00Z" w16du:dateUtc="2025-12-11T10:39:00Z">
              <w:r w:rsidRPr="00037A5B">
                <w:rPr>
                  <w:color w:val="auto"/>
                  <w:sz w:val="16"/>
                  <w:szCs w:val="24"/>
                  <w:lang w:val="ru-RU"/>
                </w:rPr>
                <w:delText>,</w:delText>
              </w:r>
            </w:del>
            <w:ins w:id="540"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541" w:author="Kurmanov, Aidyn [STAMGazStroy LLP]" w:date="2025-12-11T15:39:00Z" w16du:dateUtc="2025-12-11T10:39:00Z">
              <w:r w:rsidRPr="00037A5B">
                <w:rPr>
                  <w:color w:val="auto"/>
                  <w:sz w:val="16"/>
                  <w:szCs w:val="24"/>
                  <w:lang w:val="ru-RU"/>
                </w:rPr>
                <w:delText>,</w:delText>
              </w:r>
            </w:del>
            <w:ins w:id="542" w:author="Kurmanov, Aidyn [STAMGazStroy LLP]" w:date="2025-12-11T15:39:00Z" w16du:dateUtc="2025-12-11T10:39: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004B9B18" w14:textId="77777777" w:rsidR="00146E0F" w:rsidRPr="00D86AE9" w:rsidRDefault="00146E0F" w:rsidP="00146E0F">
            <w:pPr>
              <w:autoSpaceDE/>
              <w:autoSpaceDN/>
              <w:adjustRightInd/>
              <w:spacing w:before="0" w:line="240" w:lineRule="auto"/>
              <w:ind w:left="-72" w:right="747"/>
              <w:rPr>
                <w:color w:val="auto"/>
                <w:sz w:val="16"/>
                <w:szCs w:val="24"/>
                <w:lang w:val="ru-RU"/>
              </w:rPr>
            </w:pPr>
          </w:p>
        </w:tc>
        <w:tc>
          <w:tcPr>
            <w:tcW w:w="3845" w:type="dxa"/>
            <w:gridSpan w:val="3"/>
            <w:vMerge/>
            <w:tcBorders>
              <w:bottom w:val="single" w:sz="12" w:space="0" w:color="auto"/>
            </w:tcBorders>
            <w:vAlign w:val="center"/>
          </w:tcPr>
          <w:p w14:paraId="6F89974C" w14:textId="77777777" w:rsidR="00146E0F" w:rsidRPr="006952A6" w:rsidRDefault="00146E0F" w:rsidP="00146E0F">
            <w:pPr>
              <w:rPr>
                <w:color w:val="auto"/>
                <w:lang w:val="ru-RU"/>
              </w:rPr>
            </w:pPr>
          </w:p>
        </w:tc>
      </w:tr>
      <w:tr w:rsidR="00146E0F" w:rsidRPr="0005732F" w14:paraId="1FA1648C" w14:textId="77777777" w:rsidTr="00F029EB">
        <w:trPr>
          <w:gridAfter w:val="1"/>
          <w:wAfter w:w="23" w:type="dxa"/>
          <w:trHeight w:val="360"/>
          <w:jc w:val="center"/>
        </w:trPr>
        <w:tc>
          <w:tcPr>
            <w:tcW w:w="2334" w:type="dxa"/>
            <w:gridSpan w:val="3"/>
            <w:tcBorders>
              <w:top w:val="single" w:sz="12" w:space="0" w:color="auto"/>
              <w:left w:val="single" w:sz="12" w:space="0" w:color="auto"/>
              <w:bottom w:val="single" w:sz="12" w:space="0" w:color="auto"/>
            </w:tcBorders>
            <w:shd w:val="clear" w:color="auto" w:fill="000000"/>
            <w:vAlign w:val="center"/>
          </w:tcPr>
          <w:p w14:paraId="5E73DD34" w14:textId="77777777" w:rsidR="00146E0F" w:rsidRPr="00AD544E" w:rsidRDefault="00146E0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43" w:type="dxa"/>
            <w:tcBorders>
              <w:top w:val="single" w:sz="12" w:space="0" w:color="auto"/>
              <w:bottom w:val="single" w:sz="12" w:space="0" w:color="auto"/>
            </w:tcBorders>
            <w:shd w:val="clear" w:color="auto" w:fill="000000"/>
            <w:vAlign w:val="center"/>
          </w:tcPr>
          <w:p w14:paraId="1DF9F034" w14:textId="77777777" w:rsidR="00146E0F" w:rsidRPr="00AD544E" w:rsidRDefault="00146E0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16" w:type="dxa"/>
            <w:gridSpan w:val="2"/>
            <w:tcBorders>
              <w:top w:val="single" w:sz="12" w:space="0" w:color="auto"/>
              <w:bottom w:val="single" w:sz="12" w:space="0" w:color="auto"/>
            </w:tcBorders>
            <w:shd w:val="clear" w:color="auto" w:fill="000000"/>
            <w:vAlign w:val="center"/>
          </w:tcPr>
          <w:p w14:paraId="1880CC57" w14:textId="77777777" w:rsidR="00146E0F" w:rsidRPr="00AD544E" w:rsidRDefault="00146E0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202BEA18" w14:textId="77777777" w:rsidR="00146E0F" w:rsidRPr="00AD544E" w:rsidRDefault="00146E0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255" w:type="dxa"/>
            <w:gridSpan w:val="2"/>
            <w:tcBorders>
              <w:top w:val="single" w:sz="12" w:space="0" w:color="auto"/>
              <w:bottom w:val="single" w:sz="12" w:space="0" w:color="auto"/>
              <w:right w:val="single" w:sz="12" w:space="0" w:color="auto"/>
            </w:tcBorders>
            <w:shd w:val="clear" w:color="auto" w:fill="000000"/>
            <w:vAlign w:val="center"/>
          </w:tcPr>
          <w:p w14:paraId="4FC04EF1" w14:textId="77777777" w:rsidR="00146E0F" w:rsidRPr="00AD544E" w:rsidRDefault="00146E0F"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46E0F" w:rsidRPr="0005732F" w14:paraId="4674C6BD" w14:textId="77777777" w:rsidTr="00F029EB">
        <w:trPr>
          <w:gridAfter w:val="1"/>
          <w:wAfter w:w="23" w:type="dxa"/>
          <w:trHeight w:val="288"/>
          <w:jc w:val="center"/>
        </w:trPr>
        <w:tc>
          <w:tcPr>
            <w:tcW w:w="2334" w:type="dxa"/>
            <w:gridSpan w:val="3"/>
            <w:tcBorders>
              <w:top w:val="single" w:sz="12" w:space="0" w:color="auto"/>
            </w:tcBorders>
            <w:vAlign w:val="center"/>
          </w:tcPr>
          <w:p w14:paraId="0D9AFF0B" w14:textId="77777777" w:rsidR="00146E0F" w:rsidRPr="00D41158" w:rsidRDefault="00146E0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2843" w:type="dxa"/>
            <w:tcBorders>
              <w:top w:val="single" w:sz="12" w:space="0" w:color="auto"/>
            </w:tcBorders>
            <w:vAlign w:val="center"/>
          </w:tcPr>
          <w:p w14:paraId="0E36F49C"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Carboline</w:t>
            </w:r>
          </w:p>
        </w:tc>
        <w:tc>
          <w:tcPr>
            <w:tcW w:w="2616" w:type="dxa"/>
            <w:gridSpan w:val="2"/>
            <w:tcBorders>
              <w:top w:val="single" w:sz="12" w:space="0" w:color="auto"/>
            </w:tcBorders>
            <w:vAlign w:val="center"/>
          </w:tcPr>
          <w:p w14:paraId="6D52AD35" w14:textId="77777777" w:rsidR="00146E0F" w:rsidRPr="00C0355E" w:rsidRDefault="00146E0F" w:rsidP="00146E0F">
            <w:pPr>
              <w:autoSpaceDE/>
              <w:autoSpaceDN/>
              <w:adjustRightInd/>
              <w:spacing w:before="0" w:line="240" w:lineRule="auto"/>
              <w:ind w:left="0"/>
              <w:rPr>
                <w:sz w:val="16"/>
                <w:szCs w:val="16"/>
              </w:rPr>
            </w:pPr>
            <w:proofErr w:type="spellStart"/>
            <w:r w:rsidRPr="00C0355E">
              <w:rPr>
                <w:sz w:val="16"/>
                <w:szCs w:val="16"/>
              </w:rPr>
              <w:t>Carboguard</w:t>
            </w:r>
            <w:proofErr w:type="spellEnd"/>
            <w:r w:rsidRPr="00C0355E">
              <w:rPr>
                <w:sz w:val="16"/>
                <w:szCs w:val="16"/>
              </w:rPr>
              <w:t xml:space="preserve"> 891</w:t>
            </w:r>
            <w:r w:rsidR="00DE1061" w:rsidRPr="00C0355E">
              <w:rPr>
                <w:sz w:val="16"/>
                <w:szCs w:val="16"/>
                <w:lang w:val="ru-RU"/>
              </w:rPr>
              <w:t xml:space="preserve"> </w:t>
            </w:r>
            <w:r w:rsidRPr="00C0355E">
              <w:rPr>
                <w:sz w:val="16"/>
                <w:szCs w:val="16"/>
              </w:rPr>
              <w:t>Series</w:t>
            </w:r>
          </w:p>
        </w:tc>
        <w:tc>
          <w:tcPr>
            <w:tcW w:w="971" w:type="dxa"/>
            <w:tcBorders>
              <w:top w:val="single" w:sz="12" w:space="0" w:color="auto"/>
            </w:tcBorders>
            <w:vAlign w:val="center"/>
          </w:tcPr>
          <w:p w14:paraId="17CBAE5C"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119-214</w:t>
            </w:r>
          </w:p>
        </w:tc>
        <w:tc>
          <w:tcPr>
            <w:tcW w:w="1255" w:type="dxa"/>
            <w:gridSpan w:val="2"/>
            <w:tcBorders>
              <w:top w:val="single" w:sz="12" w:space="0" w:color="auto"/>
            </w:tcBorders>
            <w:vAlign w:val="center"/>
          </w:tcPr>
          <w:p w14:paraId="7BECCCAB"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66°C (150°F)</w:t>
            </w:r>
          </w:p>
        </w:tc>
      </w:tr>
      <w:tr w:rsidR="00146E0F" w:rsidRPr="0005732F" w14:paraId="466CB7A2" w14:textId="77777777" w:rsidTr="00C32655">
        <w:trPr>
          <w:gridAfter w:val="1"/>
          <w:wAfter w:w="23" w:type="dxa"/>
          <w:trHeight w:val="445"/>
          <w:jc w:val="center"/>
        </w:trPr>
        <w:tc>
          <w:tcPr>
            <w:tcW w:w="2334" w:type="dxa"/>
            <w:gridSpan w:val="3"/>
            <w:vAlign w:val="center"/>
          </w:tcPr>
          <w:p w14:paraId="08F91C00" w14:textId="77777777" w:rsidR="00146E0F" w:rsidRPr="00D41158" w:rsidRDefault="00146E0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43" w:type="dxa"/>
            <w:vAlign w:val="center"/>
          </w:tcPr>
          <w:p w14:paraId="57B3EF96"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Hempel Coatings (USA), Inc.</w:t>
            </w:r>
          </w:p>
        </w:tc>
        <w:tc>
          <w:tcPr>
            <w:tcW w:w="2616" w:type="dxa"/>
            <w:gridSpan w:val="2"/>
            <w:vAlign w:val="center"/>
          </w:tcPr>
          <w:p w14:paraId="2CFB2130" w14:textId="77777777" w:rsidR="00146E0F" w:rsidRPr="00C0355E" w:rsidRDefault="00146E0F" w:rsidP="00146E0F">
            <w:pPr>
              <w:autoSpaceDE/>
              <w:autoSpaceDN/>
              <w:adjustRightInd/>
              <w:spacing w:before="0" w:line="240" w:lineRule="auto"/>
              <w:ind w:left="0"/>
              <w:rPr>
                <w:sz w:val="16"/>
                <w:szCs w:val="16"/>
              </w:rPr>
            </w:pPr>
            <w:proofErr w:type="spellStart"/>
            <w:r w:rsidRPr="00C0355E">
              <w:rPr>
                <w:sz w:val="16"/>
                <w:szCs w:val="16"/>
              </w:rPr>
              <w:t>Hempadur</w:t>
            </w:r>
            <w:proofErr w:type="spellEnd"/>
            <w:r w:rsidRPr="00C0355E">
              <w:rPr>
                <w:sz w:val="16"/>
                <w:szCs w:val="16"/>
              </w:rPr>
              <w:t xml:space="preserve"> 85671</w:t>
            </w:r>
          </w:p>
        </w:tc>
        <w:tc>
          <w:tcPr>
            <w:tcW w:w="971" w:type="dxa"/>
            <w:vAlign w:val="center"/>
          </w:tcPr>
          <w:p w14:paraId="39350428"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320</w:t>
            </w:r>
          </w:p>
        </w:tc>
        <w:tc>
          <w:tcPr>
            <w:tcW w:w="1255" w:type="dxa"/>
            <w:gridSpan w:val="2"/>
            <w:vAlign w:val="center"/>
          </w:tcPr>
          <w:p w14:paraId="41ED4494"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90°C (194°F)</w:t>
            </w:r>
          </w:p>
        </w:tc>
      </w:tr>
      <w:tr w:rsidR="006D1718" w:rsidRPr="0005732F" w14:paraId="7B01A229" w14:textId="77777777" w:rsidTr="00F029EB">
        <w:trPr>
          <w:gridAfter w:val="1"/>
          <w:wAfter w:w="23" w:type="dxa"/>
          <w:trHeight w:val="288"/>
          <w:jc w:val="center"/>
        </w:trPr>
        <w:tc>
          <w:tcPr>
            <w:tcW w:w="2334" w:type="dxa"/>
            <w:gridSpan w:val="3"/>
            <w:vAlign w:val="center"/>
          </w:tcPr>
          <w:p w14:paraId="53CDA1D5" w14:textId="77777777" w:rsidR="006D1718" w:rsidRPr="00D41158" w:rsidRDefault="006D1718" w:rsidP="006D1718">
            <w:pPr>
              <w:autoSpaceDE/>
              <w:autoSpaceDN/>
              <w:adjustRightInd/>
              <w:spacing w:before="0" w:line="240" w:lineRule="auto"/>
              <w:ind w:left="0"/>
              <w:rPr>
                <w:b/>
                <w:color w:val="auto"/>
                <w:sz w:val="16"/>
                <w:szCs w:val="24"/>
                <w:lang w:val="ru-RU"/>
              </w:rPr>
            </w:pPr>
            <w:r>
              <w:rPr>
                <w:b/>
                <w:color w:val="auto"/>
                <w:sz w:val="16"/>
                <w:szCs w:val="24"/>
                <w:lang w:val="ru-RU"/>
              </w:rPr>
              <w:t>Т</w:t>
            </w:r>
            <w:r w:rsidRPr="00D41158">
              <w:rPr>
                <w:b/>
                <w:color w:val="auto"/>
                <w:sz w:val="16"/>
                <w:szCs w:val="24"/>
                <w:lang w:val="ru-RU"/>
              </w:rPr>
              <w:t>онкопленочное</w:t>
            </w:r>
          </w:p>
        </w:tc>
        <w:tc>
          <w:tcPr>
            <w:tcW w:w="2843" w:type="dxa"/>
            <w:vAlign w:val="center"/>
          </w:tcPr>
          <w:p w14:paraId="12C65C5F" w14:textId="77777777" w:rsidR="006D1718" w:rsidRPr="001D3869" w:rsidRDefault="006D1718" w:rsidP="00146E0F">
            <w:pPr>
              <w:autoSpaceDE/>
              <w:autoSpaceDN/>
              <w:adjustRightInd/>
              <w:spacing w:before="0" w:line="240" w:lineRule="auto"/>
              <w:ind w:left="0"/>
              <w:rPr>
                <w:sz w:val="16"/>
                <w:szCs w:val="16"/>
              </w:rPr>
            </w:pPr>
            <w:r w:rsidRPr="001D3869">
              <w:rPr>
                <w:sz w:val="16"/>
                <w:szCs w:val="16"/>
              </w:rPr>
              <w:t>International</w:t>
            </w:r>
          </w:p>
        </w:tc>
        <w:tc>
          <w:tcPr>
            <w:tcW w:w="2616" w:type="dxa"/>
            <w:gridSpan w:val="2"/>
            <w:vAlign w:val="center"/>
          </w:tcPr>
          <w:p w14:paraId="5ED262E1" w14:textId="77777777" w:rsidR="006D1718" w:rsidRPr="00C0355E" w:rsidRDefault="006D1718" w:rsidP="00281DED">
            <w:pPr>
              <w:autoSpaceDE/>
              <w:autoSpaceDN/>
              <w:adjustRightInd/>
              <w:spacing w:before="0" w:line="240" w:lineRule="auto"/>
              <w:ind w:left="0"/>
              <w:rPr>
                <w:sz w:val="16"/>
                <w:szCs w:val="16"/>
              </w:rPr>
            </w:pPr>
            <w:r w:rsidRPr="00C0355E">
              <w:rPr>
                <w:sz w:val="16"/>
                <w:szCs w:val="16"/>
              </w:rPr>
              <w:t>Interline 399</w:t>
            </w:r>
          </w:p>
          <w:p w14:paraId="48283EAF" w14:textId="77777777" w:rsidR="006D1718" w:rsidRPr="00C0355E" w:rsidRDefault="006D1718" w:rsidP="00146E0F">
            <w:pPr>
              <w:autoSpaceDE/>
              <w:autoSpaceDN/>
              <w:adjustRightInd/>
              <w:spacing w:before="0" w:line="240" w:lineRule="auto"/>
              <w:ind w:left="0"/>
              <w:rPr>
                <w:sz w:val="16"/>
                <w:szCs w:val="16"/>
              </w:rPr>
            </w:pPr>
            <w:proofErr w:type="spellStart"/>
            <w:r w:rsidRPr="00C0355E">
              <w:rPr>
                <w:sz w:val="16"/>
                <w:szCs w:val="16"/>
              </w:rPr>
              <w:t>Intershield</w:t>
            </w:r>
            <w:proofErr w:type="spellEnd"/>
            <w:r w:rsidRPr="00C0355E">
              <w:rPr>
                <w:sz w:val="16"/>
                <w:szCs w:val="16"/>
              </w:rPr>
              <w:t xml:space="preserve"> 300 Series</w:t>
            </w:r>
          </w:p>
        </w:tc>
        <w:tc>
          <w:tcPr>
            <w:tcW w:w="971" w:type="dxa"/>
            <w:vAlign w:val="center"/>
          </w:tcPr>
          <w:p w14:paraId="4AF99D76" w14:textId="77777777" w:rsidR="006D1718" w:rsidRPr="00C0355E" w:rsidRDefault="006D1718" w:rsidP="00281DED">
            <w:pPr>
              <w:autoSpaceDE/>
              <w:autoSpaceDN/>
              <w:adjustRightInd/>
              <w:spacing w:before="0" w:line="240" w:lineRule="auto"/>
              <w:ind w:left="0"/>
              <w:jc w:val="center"/>
              <w:rPr>
                <w:sz w:val="16"/>
                <w:szCs w:val="16"/>
              </w:rPr>
            </w:pPr>
            <w:r w:rsidRPr="00C0355E">
              <w:rPr>
                <w:sz w:val="16"/>
                <w:szCs w:val="16"/>
              </w:rPr>
              <w:t>340</w:t>
            </w:r>
          </w:p>
          <w:p w14:paraId="651A8232" w14:textId="77777777" w:rsidR="006D1718" w:rsidRPr="00C0355E" w:rsidRDefault="006D1718" w:rsidP="00146E0F">
            <w:pPr>
              <w:autoSpaceDE/>
              <w:autoSpaceDN/>
              <w:adjustRightInd/>
              <w:spacing w:before="0" w:line="240" w:lineRule="auto"/>
              <w:ind w:left="0"/>
              <w:jc w:val="center"/>
              <w:rPr>
                <w:sz w:val="16"/>
                <w:szCs w:val="16"/>
              </w:rPr>
            </w:pPr>
            <w:r w:rsidRPr="00C0355E">
              <w:rPr>
                <w:sz w:val="16"/>
                <w:szCs w:val="16"/>
              </w:rPr>
              <w:t>204-386</w:t>
            </w:r>
          </w:p>
        </w:tc>
        <w:tc>
          <w:tcPr>
            <w:tcW w:w="1255" w:type="dxa"/>
            <w:gridSpan w:val="2"/>
            <w:vAlign w:val="center"/>
          </w:tcPr>
          <w:p w14:paraId="45019932" w14:textId="77777777" w:rsidR="006D1718" w:rsidRPr="00C0355E" w:rsidRDefault="006D1718" w:rsidP="00281DED">
            <w:pPr>
              <w:autoSpaceDE/>
              <w:autoSpaceDN/>
              <w:adjustRightInd/>
              <w:spacing w:before="0" w:line="240" w:lineRule="auto"/>
              <w:ind w:left="0"/>
              <w:rPr>
                <w:sz w:val="16"/>
                <w:szCs w:val="16"/>
              </w:rPr>
            </w:pPr>
            <w:r w:rsidRPr="00C0355E">
              <w:rPr>
                <w:sz w:val="16"/>
                <w:szCs w:val="16"/>
              </w:rPr>
              <w:t>95°C (203°F)</w:t>
            </w:r>
          </w:p>
          <w:p w14:paraId="695EF59E" w14:textId="77777777" w:rsidR="006D1718" w:rsidRPr="00C0355E" w:rsidRDefault="006D1718" w:rsidP="00146E0F">
            <w:pPr>
              <w:autoSpaceDE/>
              <w:autoSpaceDN/>
              <w:adjustRightInd/>
              <w:spacing w:before="0" w:line="240" w:lineRule="auto"/>
              <w:ind w:left="0"/>
              <w:rPr>
                <w:sz w:val="16"/>
                <w:szCs w:val="16"/>
              </w:rPr>
            </w:pPr>
            <w:r w:rsidRPr="00C0355E">
              <w:rPr>
                <w:sz w:val="16"/>
                <w:szCs w:val="16"/>
              </w:rPr>
              <w:t>80°C (167°F)</w:t>
            </w:r>
          </w:p>
        </w:tc>
      </w:tr>
      <w:tr w:rsidR="006D1718" w:rsidRPr="0005732F" w14:paraId="07F46F94" w14:textId="77777777" w:rsidTr="00F029EB">
        <w:trPr>
          <w:gridAfter w:val="1"/>
          <w:wAfter w:w="23" w:type="dxa"/>
          <w:trHeight w:val="288"/>
          <w:jc w:val="center"/>
        </w:trPr>
        <w:tc>
          <w:tcPr>
            <w:tcW w:w="2334" w:type="dxa"/>
            <w:gridSpan w:val="3"/>
            <w:vMerge w:val="restart"/>
            <w:vAlign w:val="center"/>
          </w:tcPr>
          <w:p w14:paraId="08B6F117" w14:textId="77777777" w:rsidR="006D1718" w:rsidRPr="00D41158" w:rsidRDefault="006D1718"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43" w:type="dxa"/>
            <w:vAlign w:val="center"/>
          </w:tcPr>
          <w:p w14:paraId="6D4BABEF" w14:textId="77777777" w:rsidR="006D1718" w:rsidRPr="001D3869" w:rsidRDefault="006D1718" w:rsidP="00146E0F">
            <w:pPr>
              <w:autoSpaceDE/>
              <w:autoSpaceDN/>
              <w:adjustRightInd/>
              <w:spacing w:before="0" w:line="240" w:lineRule="auto"/>
              <w:ind w:left="0"/>
              <w:rPr>
                <w:sz w:val="16"/>
                <w:szCs w:val="16"/>
              </w:rPr>
            </w:pPr>
            <w:proofErr w:type="spellStart"/>
            <w:r>
              <w:rPr>
                <w:sz w:val="16"/>
                <w:szCs w:val="16"/>
              </w:rPr>
              <w:t>Dampney</w:t>
            </w:r>
            <w:proofErr w:type="spellEnd"/>
          </w:p>
        </w:tc>
        <w:tc>
          <w:tcPr>
            <w:tcW w:w="2616" w:type="dxa"/>
            <w:gridSpan w:val="2"/>
            <w:vAlign w:val="center"/>
          </w:tcPr>
          <w:p w14:paraId="0B0FF2F4" w14:textId="77777777" w:rsidR="006D1718" w:rsidRPr="00C0355E" w:rsidRDefault="006D1718" w:rsidP="00146E0F">
            <w:pPr>
              <w:autoSpaceDE/>
              <w:autoSpaceDN/>
              <w:adjustRightInd/>
              <w:spacing w:before="0" w:line="240" w:lineRule="auto"/>
              <w:ind w:left="0"/>
              <w:rPr>
                <w:sz w:val="16"/>
                <w:szCs w:val="16"/>
              </w:rPr>
            </w:pPr>
            <w:proofErr w:type="spellStart"/>
            <w:r w:rsidRPr="00C0355E">
              <w:rPr>
                <w:sz w:val="16"/>
                <w:szCs w:val="16"/>
              </w:rPr>
              <w:t>Protexior</w:t>
            </w:r>
            <w:proofErr w:type="spellEnd"/>
            <w:r w:rsidRPr="00C0355E">
              <w:rPr>
                <w:sz w:val="16"/>
                <w:szCs w:val="16"/>
              </w:rPr>
              <w:t xml:space="preserve"> 795</w:t>
            </w:r>
          </w:p>
        </w:tc>
        <w:tc>
          <w:tcPr>
            <w:tcW w:w="971" w:type="dxa"/>
            <w:vAlign w:val="center"/>
          </w:tcPr>
          <w:p w14:paraId="7DE82951" w14:textId="77777777" w:rsidR="006D1718" w:rsidRPr="00C0355E" w:rsidRDefault="006D1718" w:rsidP="00146E0F">
            <w:pPr>
              <w:autoSpaceDE/>
              <w:autoSpaceDN/>
              <w:adjustRightInd/>
              <w:spacing w:before="0" w:line="240" w:lineRule="auto"/>
              <w:ind w:left="0"/>
              <w:jc w:val="center"/>
              <w:rPr>
                <w:sz w:val="16"/>
                <w:szCs w:val="16"/>
              </w:rPr>
            </w:pPr>
            <w:r w:rsidRPr="00C0355E">
              <w:rPr>
                <w:sz w:val="16"/>
                <w:szCs w:val="16"/>
              </w:rPr>
              <w:t>125</w:t>
            </w:r>
          </w:p>
        </w:tc>
        <w:tc>
          <w:tcPr>
            <w:tcW w:w="1255" w:type="dxa"/>
            <w:gridSpan w:val="2"/>
            <w:vAlign w:val="center"/>
          </w:tcPr>
          <w:p w14:paraId="4E860ED9" w14:textId="77777777" w:rsidR="006D1718" w:rsidRPr="00C0355E" w:rsidRDefault="006D1718" w:rsidP="00146E0F">
            <w:pPr>
              <w:autoSpaceDE/>
              <w:autoSpaceDN/>
              <w:adjustRightInd/>
              <w:spacing w:before="0" w:line="240" w:lineRule="auto"/>
              <w:ind w:left="0"/>
              <w:rPr>
                <w:sz w:val="16"/>
                <w:szCs w:val="16"/>
              </w:rPr>
            </w:pPr>
            <w:r w:rsidRPr="00C0355E">
              <w:rPr>
                <w:sz w:val="16"/>
                <w:szCs w:val="16"/>
              </w:rPr>
              <w:t>82°C (180°F)</w:t>
            </w:r>
          </w:p>
        </w:tc>
      </w:tr>
      <w:tr w:rsidR="00146E0F" w:rsidRPr="0005732F" w14:paraId="0D57228B" w14:textId="77777777" w:rsidTr="00F029EB">
        <w:trPr>
          <w:gridAfter w:val="1"/>
          <w:wAfter w:w="23" w:type="dxa"/>
          <w:trHeight w:val="288"/>
          <w:jc w:val="center"/>
        </w:trPr>
        <w:tc>
          <w:tcPr>
            <w:tcW w:w="2334" w:type="dxa"/>
            <w:gridSpan w:val="3"/>
            <w:vMerge/>
            <w:vAlign w:val="center"/>
          </w:tcPr>
          <w:p w14:paraId="476944F3" w14:textId="77777777" w:rsidR="00146E0F" w:rsidRPr="00D41158" w:rsidRDefault="00146E0F" w:rsidP="00146E0F">
            <w:pPr>
              <w:autoSpaceDE/>
              <w:autoSpaceDN/>
              <w:adjustRightInd/>
              <w:spacing w:before="0" w:line="240" w:lineRule="auto"/>
              <w:ind w:left="0"/>
              <w:rPr>
                <w:b/>
                <w:color w:val="auto"/>
                <w:sz w:val="16"/>
                <w:szCs w:val="24"/>
                <w:lang w:val="ru-RU"/>
              </w:rPr>
            </w:pPr>
          </w:p>
        </w:tc>
        <w:tc>
          <w:tcPr>
            <w:tcW w:w="2843" w:type="dxa"/>
            <w:vAlign w:val="center"/>
          </w:tcPr>
          <w:p w14:paraId="2C87035B"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Jotun Paints</w:t>
            </w:r>
          </w:p>
        </w:tc>
        <w:tc>
          <w:tcPr>
            <w:tcW w:w="2616" w:type="dxa"/>
            <w:gridSpan w:val="2"/>
            <w:vAlign w:val="center"/>
          </w:tcPr>
          <w:p w14:paraId="5298952C" w14:textId="1DAEC020" w:rsidR="00146E0F" w:rsidRPr="00C0355E" w:rsidRDefault="008E6F4D" w:rsidP="00146E0F">
            <w:pPr>
              <w:autoSpaceDE/>
              <w:autoSpaceDN/>
              <w:adjustRightInd/>
              <w:spacing w:before="0" w:line="240" w:lineRule="auto"/>
              <w:ind w:left="0"/>
              <w:rPr>
                <w:sz w:val="16"/>
                <w:szCs w:val="16"/>
              </w:rPr>
            </w:pPr>
            <w:proofErr w:type="spellStart"/>
            <w:r w:rsidRPr="00C0355E">
              <w:rPr>
                <w:sz w:val="16"/>
                <w:szCs w:val="16"/>
              </w:rPr>
              <w:t>Penguard</w:t>
            </w:r>
            <w:proofErr w:type="spellEnd"/>
            <w:r w:rsidRPr="00C0355E">
              <w:rPr>
                <w:sz w:val="16"/>
                <w:szCs w:val="16"/>
              </w:rPr>
              <w:t xml:space="preserve"> Universal</w:t>
            </w:r>
          </w:p>
        </w:tc>
        <w:tc>
          <w:tcPr>
            <w:tcW w:w="971" w:type="dxa"/>
            <w:vAlign w:val="center"/>
          </w:tcPr>
          <w:p w14:paraId="429F8E07"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240</w:t>
            </w:r>
          </w:p>
        </w:tc>
        <w:tc>
          <w:tcPr>
            <w:tcW w:w="1255" w:type="dxa"/>
            <w:gridSpan w:val="2"/>
            <w:vAlign w:val="center"/>
          </w:tcPr>
          <w:p w14:paraId="7E188299"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44°C (112°F)</w:t>
            </w:r>
          </w:p>
        </w:tc>
      </w:tr>
      <w:tr w:rsidR="006D1718" w:rsidRPr="0005732F" w14:paraId="761F1365" w14:textId="77777777" w:rsidTr="00F029EB">
        <w:trPr>
          <w:gridAfter w:val="1"/>
          <w:wAfter w:w="23" w:type="dxa"/>
          <w:trHeight w:val="288"/>
          <w:jc w:val="center"/>
        </w:trPr>
        <w:tc>
          <w:tcPr>
            <w:tcW w:w="2334" w:type="dxa"/>
            <w:gridSpan w:val="3"/>
            <w:vAlign w:val="center"/>
          </w:tcPr>
          <w:p w14:paraId="3E38A315" w14:textId="77777777" w:rsidR="006D1718" w:rsidRPr="0005732F" w:rsidRDefault="006D1718" w:rsidP="00146E0F">
            <w:pPr>
              <w:rPr>
                <w:b/>
                <w:color w:val="auto"/>
                <w:sz w:val="16"/>
                <w:szCs w:val="16"/>
              </w:rPr>
            </w:pPr>
          </w:p>
        </w:tc>
        <w:tc>
          <w:tcPr>
            <w:tcW w:w="2843" w:type="dxa"/>
            <w:vAlign w:val="center"/>
          </w:tcPr>
          <w:p w14:paraId="1DD54335" w14:textId="77777777" w:rsidR="006D1718" w:rsidRPr="001D3869" w:rsidRDefault="006D1718" w:rsidP="00146E0F">
            <w:pPr>
              <w:autoSpaceDE/>
              <w:autoSpaceDN/>
              <w:adjustRightInd/>
              <w:spacing w:before="0" w:line="240" w:lineRule="auto"/>
              <w:ind w:left="0"/>
              <w:rPr>
                <w:sz w:val="16"/>
                <w:szCs w:val="16"/>
              </w:rPr>
            </w:pPr>
            <w:r>
              <w:rPr>
                <w:sz w:val="16"/>
                <w:szCs w:val="16"/>
              </w:rPr>
              <w:t>PPG</w:t>
            </w:r>
          </w:p>
        </w:tc>
        <w:tc>
          <w:tcPr>
            <w:tcW w:w="2616" w:type="dxa"/>
            <w:gridSpan w:val="2"/>
            <w:vAlign w:val="center"/>
          </w:tcPr>
          <w:p w14:paraId="58C83070" w14:textId="0F0E5C75" w:rsidR="00B54813" w:rsidRPr="00C0355E" w:rsidRDefault="006D1718" w:rsidP="00146E0F">
            <w:pPr>
              <w:autoSpaceDE/>
              <w:autoSpaceDN/>
              <w:adjustRightInd/>
              <w:spacing w:before="0" w:line="240" w:lineRule="auto"/>
              <w:ind w:left="0"/>
              <w:rPr>
                <w:sz w:val="16"/>
                <w:szCs w:val="16"/>
                <w:lang w:val="ru-RU"/>
              </w:rPr>
            </w:pPr>
            <w:proofErr w:type="spellStart"/>
            <w:r w:rsidRPr="00C0355E">
              <w:rPr>
                <w:sz w:val="16"/>
                <w:szCs w:val="16"/>
              </w:rPr>
              <w:t>Amercoat</w:t>
            </w:r>
            <w:proofErr w:type="spellEnd"/>
            <w:r w:rsidRPr="00C0355E">
              <w:rPr>
                <w:sz w:val="16"/>
                <w:szCs w:val="16"/>
              </w:rPr>
              <w:t xml:space="preserve"> 90HS</w:t>
            </w:r>
          </w:p>
          <w:p w14:paraId="19801548" w14:textId="0F19D869" w:rsidR="006D1718" w:rsidRPr="00C0355E" w:rsidRDefault="006D1718" w:rsidP="00146E0F">
            <w:pPr>
              <w:autoSpaceDE/>
              <w:autoSpaceDN/>
              <w:adjustRightInd/>
              <w:spacing w:before="0" w:line="240" w:lineRule="auto"/>
              <w:ind w:left="0"/>
              <w:rPr>
                <w:sz w:val="16"/>
                <w:szCs w:val="16"/>
              </w:rPr>
            </w:pPr>
            <w:proofErr w:type="spellStart"/>
            <w:r w:rsidRPr="00C0355E">
              <w:rPr>
                <w:sz w:val="16"/>
                <w:szCs w:val="16"/>
              </w:rPr>
              <w:t>Phenguard</w:t>
            </w:r>
            <w:proofErr w:type="spellEnd"/>
            <w:r w:rsidRPr="00C0355E">
              <w:rPr>
                <w:sz w:val="16"/>
                <w:szCs w:val="16"/>
              </w:rPr>
              <w:t xml:space="preserve"> 930 Series </w:t>
            </w:r>
          </w:p>
        </w:tc>
        <w:tc>
          <w:tcPr>
            <w:tcW w:w="971" w:type="dxa"/>
            <w:vAlign w:val="center"/>
          </w:tcPr>
          <w:p w14:paraId="61BD3A81" w14:textId="4F0E7E2C" w:rsidR="006D1718" w:rsidRPr="00C0355E" w:rsidRDefault="00FC40A8" w:rsidP="00FC40A8">
            <w:pPr>
              <w:autoSpaceDE/>
              <w:autoSpaceDN/>
              <w:adjustRightInd/>
              <w:spacing w:before="0" w:line="240" w:lineRule="auto"/>
              <w:ind w:left="0"/>
              <w:jc w:val="center"/>
              <w:rPr>
                <w:sz w:val="16"/>
                <w:szCs w:val="16"/>
                <w:lang w:val="ru-RU"/>
              </w:rPr>
            </w:pPr>
            <w:r w:rsidRPr="00C0355E">
              <w:rPr>
                <w:sz w:val="16"/>
                <w:szCs w:val="16"/>
              </w:rPr>
              <w:t>315-32</w:t>
            </w:r>
            <w:r w:rsidRPr="00C0355E">
              <w:rPr>
                <w:sz w:val="16"/>
                <w:szCs w:val="16"/>
                <w:lang w:val="ru-RU"/>
              </w:rPr>
              <w:t>4</w:t>
            </w:r>
          </w:p>
        </w:tc>
        <w:tc>
          <w:tcPr>
            <w:tcW w:w="1255" w:type="dxa"/>
            <w:gridSpan w:val="2"/>
            <w:vAlign w:val="center"/>
          </w:tcPr>
          <w:p w14:paraId="7FFA523F" w14:textId="77777777" w:rsidR="006D1718" w:rsidRPr="00C0355E" w:rsidRDefault="006D1718" w:rsidP="00146E0F">
            <w:pPr>
              <w:autoSpaceDE/>
              <w:autoSpaceDN/>
              <w:adjustRightInd/>
              <w:spacing w:before="0" w:line="240" w:lineRule="auto"/>
              <w:ind w:left="0"/>
              <w:rPr>
                <w:sz w:val="16"/>
                <w:szCs w:val="16"/>
                <w:lang w:val="ru-RU"/>
              </w:rPr>
            </w:pPr>
            <w:r w:rsidRPr="00C0355E">
              <w:rPr>
                <w:sz w:val="16"/>
                <w:szCs w:val="16"/>
              </w:rPr>
              <w:t>60°C (140°F)</w:t>
            </w:r>
          </w:p>
          <w:p w14:paraId="337A4E6A" w14:textId="2419D81A" w:rsidR="0012169B" w:rsidRPr="00C0355E" w:rsidRDefault="0012169B" w:rsidP="00146E0F">
            <w:pPr>
              <w:autoSpaceDE/>
              <w:autoSpaceDN/>
              <w:adjustRightInd/>
              <w:spacing w:before="0" w:line="240" w:lineRule="auto"/>
              <w:ind w:left="0"/>
              <w:rPr>
                <w:sz w:val="16"/>
                <w:szCs w:val="16"/>
                <w:lang w:val="ru-RU"/>
              </w:rPr>
            </w:pPr>
            <w:r w:rsidRPr="00C0355E">
              <w:rPr>
                <w:sz w:val="16"/>
                <w:szCs w:val="16"/>
              </w:rPr>
              <w:t>82</w:t>
            </w:r>
            <w:del w:id="543" w:author="Issayevskiy, Konstantin [STAMGazStroy LLP]" w:date="2025-12-11T15:29:00Z" w16du:dateUtc="2025-12-11T10:29:00Z">
              <w:r w:rsidRPr="00C0355E">
                <w:rPr>
                  <w:sz w:val="16"/>
                  <w:szCs w:val="16"/>
                </w:rPr>
                <w:delText>.2</w:delText>
              </w:r>
            </w:del>
            <w:r w:rsidRPr="00C0355E">
              <w:rPr>
                <w:sz w:val="16"/>
                <w:szCs w:val="16"/>
              </w:rPr>
              <w:t>°C (180°F)</w:t>
            </w:r>
          </w:p>
        </w:tc>
      </w:tr>
      <w:tr w:rsidR="00146E0F" w:rsidRPr="0005732F" w14:paraId="7FB078E1" w14:textId="77777777" w:rsidTr="00F029EB">
        <w:trPr>
          <w:gridAfter w:val="1"/>
          <w:wAfter w:w="23" w:type="dxa"/>
          <w:trHeight w:val="288"/>
          <w:jc w:val="center"/>
        </w:trPr>
        <w:tc>
          <w:tcPr>
            <w:tcW w:w="2334" w:type="dxa"/>
            <w:gridSpan w:val="3"/>
            <w:vAlign w:val="center"/>
          </w:tcPr>
          <w:p w14:paraId="2137F032" w14:textId="77777777" w:rsidR="00146E0F" w:rsidRPr="0005732F" w:rsidRDefault="00146E0F" w:rsidP="00146E0F">
            <w:pPr>
              <w:rPr>
                <w:b/>
                <w:color w:val="auto"/>
                <w:sz w:val="16"/>
                <w:szCs w:val="16"/>
              </w:rPr>
            </w:pPr>
          </w:p>
        </w:tc>
        <w:tc>
          <w:tcPr>
            <w:tcW w:w="2843" w:type="dxa"/>
            <w:vAlign w:val="center"/>
          </w:tcPr>
          <w:p w14:paraId="7A067438"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Sherwin Williams</w:t>
            </w:r>
          </w:p>
        </w:tc>
        <w:tc>
          <w:tcPr>
            <w:tcW w:w="2616" w:type="dxa"/>
            <w:gridSpan w:val="2"/>
            <w:vAlign w:val="center"/>
          </w:tcPr>
          <w:p w14:paraId="64A5822D" w14:textId="77777777" w:rsidR="00146E0F" w:rsidRPr="00C0355E" w:rsidRDefault="00146E0F" w:rsidP="00146E0F">
            <w:pPr>
              <w:autoSpaceDE/>
              <w:autoSpaceDN/>
              <w:adjustRightInd/>
              <w:spacing w:before="0" w:line="240" w:lineRule="auto"/>
              <w:ind w:left="0"/>
              <w:rPr>
                <w:sz w:val="16"/>
                <w:szCs w:val="16"/>
              </w:rPr>
            </w:pPr>
            <w:proofErr w:type="spellStart"/>
            <w:r w:rsidRPr="00C0355E">
              <w:rPr>
                <w:sz w:val="16"/>
                <w:szCs w:val="16"/>
              </w:rPr>
              <w:t>Epo</w:t>
            </w:r>
            <w:proofErr w:type="spellEnd"/>
            <w:r w:rsidRPr="00C0355E">
              <w:rPr>
                <w:sz w:val="16"/>
                <w:szCs w:val="16"/>
              </w:rPr>
              <w:t>-Phen FF</w:t>
            </w:r>
          </w:p>
        </w:tc>
        <w:tc>
          <w:tcPr>
            <w:tcW w:w="971" w:type="dxa"/>
            <w:vAlign w:val="center"/>
          </w:tcPr>
          <w:p w14:paraId="3C7FDFAD"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 xml:space="preserve">&lt; 250          </w:t>
            </w:r>
          </w:p>
        </w:tc>
        <w:tc>
          <w:tcPr>
            <w:tcW w:w="1255" w:type="dxa"/>
            <w:gridSpan w:val="2"/>
            <w:vAlign w:val="center"/>
          </w:tcPr>
          <w:p w14:paraId="10B4B5D5"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99°C (210°F)</w:t>
            </w:r>
          </w:p>
        </w:tc>
      </w:tr>
      <w:tr w:rsidR="00146E0F" w:rsidRPr="0005732F" w14:paraId="3454DC27" w14:textId="77777777" w:rsidTr="00F029EB">
        <w:trPr>
          <w:gridAfter w:val="1"/>
          <w:wAfter w:w="23" w:type="dxa"/>
          <w:trHeight w:val="288"/>
          <w:jc w:val="center"/>
        </w:trPr>
        <w:tc>
          <w:tcPr>
            <w:tcW w:w="2334" w:type="dxa"/>
            <w:gridSpan w:val="3"/>
            <w:vAlign w:val="center"/>
          </w:tcPr>
          <w:p w14:paraId="301A3B09" w14:textId="77777777" w:rsidR="00146E0F" w:rsidRPr="0005732F" w:rsidRDefault="00146E0F" w:rsidP="00146E0F">
            <w:pPr>
              <w:rPr>
                <w:b/>
                <w:color w:val="auto"/>
                <w:sz w:val="16"/>
                <w:szCs w:val="16"/>
              </w:rPr>
            </w:pPr>
          </w:p>
        </w:tc>
        <w:tc>
          <w:tcPr>
            <w:tcW w:w="2843" w:type="dxa"/>
            <w:vAlign w:val="center"/>
          </w:tcPr>
          <w:p w14:paraId="7957A64D" w14:textId="091F23E8" w:rsidR="00146E0F" w:rsidRPr="001D3869" w:rsidRDefault="00146E0F" w:rsidP="00146E0F">
            <w:pPr>
              <w:autoSpaceDE/>
              <w:autoSpaceDN/>
              <w:adjustRightInd/>
              <w:spacing w:before="0" w:line="240" w:lineRule="auto"/>
              <w:ind w:left="0"/>
              <w:rPr>
                <w:sz w:val="16"/>
                <w:szCs w:val="16"/>
              </w:rPr>
            </w:pPr>
            <w:r w:rsidRPr="002D3716">
              <w:rPr>
                <w:sz w:val="16"/>
                <w:szCs w:val="16"/>
              </w:rPr>
              <w:t xml:space="preserve">Tnemec </w:t>
            </w:r>
          </w:p>
        </w:tc>
        <w:tc>
          <w:tcPr>
            <w:tcW w:w="2616" w:type="dxa"/>
            <w:gridSpan w:val="2"/>
            <w:vAlign w:val="center"/>
          </w:tcPr>
          <w:p w14:paraId="3293D69A" w14:textId="0AB12193" w:rsidR="00146E0F" w:rsidRPr="00C0355E" w:rsidRDefault="00146E0F" w:rsidP="00146E0F">
            <w:pPr>
              <w:autoSpaceDE/>
              <w:autoSpaceDN/>
              <w:adjustRightInd/>
              <w:spacing w:before="0" w:line="240" w:lineRule="auto"/>
              <w:ind w:left="0"/>
              <w:rPr>
                <w:sz w:val="16"/>
                <w:szCs w:val="16"/>
              </w:rPr>
            </w:pPr>
            <w:r w:rsidRPr="00C0355E">
              <w:rPr>
                <w:sz w:val="16"/>
                <w:szCs w:val="16"/>
              </w:rPr>
              <w:t xml:space="preserve">Series 61 </w:t>
            </w:r>
            <w:proofErr w:type="spellStart"/>
            <w:r w:rsidRPr="00C0355E">
              <w:rPr>
                <w:sz w:val="16"/>
                <w:szCs w:val="16"/>
              </w:rPr>
              <w:t>Tneme</w:t>
            </w:r>
            <w:proofErr w:type="spellEnd"/>
            <w:r w:rsidRPr="00C0355E">
              <w:rPr>
                <w:sz w:val="16"/>
                <w:szCs w:val="16"/>
              </w:rPr>
              <w:t xml:space="preserve">-Liner </w:t>
            </w:r>
          </w:p>
        </w:tc>
        <w:tc>
          <w:tcPr>
            <w:tcW w:w="971" w:type="dxa"/>
            <w:vAlign w:val="center"/>
          </w:tcPr>
          <w:p w14:paraId="6C9CAAE2"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45</w:t>
            </w:r>
          </w:p>
        </w:tc>
        <w:tc>
          <w:tcPr>
            <w:tcW w:w="1255" w:type="dxa"/>
            <w:gridSpan w:val="2"/>
            <w:vAlign w:val="center"/>
          </w:tcPr>
          <w:p w14:paraId="5154913E"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49°C (120°F)</w:t>
            </w:r>
          </w:p>
        </w:tc>
      </w:tr>
      <w:tr w:rsidR="00146E0F" w:rsidRPr="007D1D87" w14:paraId="3D5DB6A1" w14:textId="77777777" w:rsidTr="00F029EB">
        <w:trPr>
          <w:gridAfter w:val="1"/>
          <w:wAfter w:w="23" w:type="dxa"/>
          <w:trHeight w:val="288"/>
          <w:jc w:val="center"/>
        </w:trPr>
        <w:tc>
          <w:tcPr>
            <w:tcW w:w="2334" w:type="dxa"/>
            <w:gridSpan w:val="3"/>
            <w:vAlign w:val="center"/>
          </w:tcPr>
          <w:p w14:paraId="368E9BD6" w14:textId="77777777" w:rsidR="00146E0F" w:rsidRPr="0005732F" w:rsidRDefault="00146E0F" w:rsidP="00146E0F">
            <w:pPr>
              <w:rPr>
                <w:b/>
                <w:color w:val="auto"/>
                <w:sz w:val="16"/>
                <w:szCs w:val="16"/>
              </w:rPr>
            </w:pPr>
          </w:p>
        </w:tc>
        <w:tc>
          <w:tcPr>
            <w:tcW w:w="5459" w:type="dxa"/>
            <w:gridSpan w:val="3"/>
            <w:vAlign w:val="center"/>
          </w:tcPr>
          <w:p w14:paraId="17FD2827" w14:textId="77777777" w:rsidR="00146E0F" w:rsidRPr="00C0355E" w:rsidRDefault="00146E0F" w:rsidP="00146E0F">
            <w:pPr>
              <w:autoSpaceDE/>
              <w:autoSpaceDN/>
              <w:adjustRightInd/>
              <w:spacing w:before="0" w:line="240" w:lineRule="auto"/>
              <w:ind w:left="0"/>
              <w:rPr>
                <w:i/>
                <w:sz w:val="14"/>
                <w:szCs w:val="14"/>
                <w:lang w:val="ru-RU"/>
              </w:rPr>
            </w:pPr>
            <w:r w:rsidRPr="00C0355E">
              <w:rPr>
                <w:i/>
                <w:color w:val="auto"/>
                <w:sz w:val="14"/>
                <w:szCs w:val="24"/>
                <w:lang w:val="ru-RU"/>
              </w:rPr>
              <w:t>Примечание: На края и сварные швы рекомендуется нанести полосовой слой.</w:t>
            </w:r>
          </w:p>
        </w:tc>
        <w:tc>
          <w:tcPr>
            <w:tcW w:w="971" w:type="dxa"/>
            <w:vAlign w:val="center"/>
          </w:tcPr>
          <w:p w14:paraId="65FA179D" w14:textId="77777777" w:rsidR="00146E0F" w:rsidRPr="00C0355E" w:rsidRDefault="00146E0F" w:rsidP="00146E0F">
            <w:pPr>
              <w:spacing w:before="0" w:line="240" w:lineRule="auto"/>
              <w:ind w:left="0"/>
              <w:rPr>
                <w:sz w:val="16"/>
                <w:szCs w:val="16"/>
                <w:lang w:val="ru-RU"/>
              </w:rPr>
            </w:pPr>
          </w:p>
        </w:tc>
        <w:tc>
          <w:tcPr>
            <w:tcW w:w="1255" w:type="dxa"/>
            <w:gridSpan w:val="2"/>
            <w:vAlign w:val="center"/>
          </w:tcPr>
          <w:p w14:paraId="4668CBC2" w14:textId="77777777" w:rsidR="00146E0F" w:rsidRPr="00C0355E" w:rsidRDefault="00146E0F" w:rsidP="00146E0F">
            <w:pPr>
              <w:spacing w:before="0" w:line="240" w:lineRule="auto"/>
              <w:ind w:left="0"/>
              <w:rPr>
                <w:sz w:val="16"/>
                <w:szCs w:val="16"/>
                <w:lang w:val="ru-RU"/>
              </w:rPr>
            </w:pPr>
          </w:p>
        </w:tc>
      </w:tr>
      <w:tr w:rsidR="00146E0F" w:rsidRPr="0005732F" w14:paraId="6B7CEA8D" w14:textId="77777777" w:rsidTr="00F029EB">
        <w:trPr>
          <w:gridAfter w:val="1"/>
          <w:wAfter w:w="23" w:type="dxa"/>
          <w:trHeight w:val="288"/>
          <w:jc w:val="center"/>
        </w:trPr>
        <w:tc>
          <w:tcPr>
            <w:tcW w:w="2334" w:type="dxa"/>
            <w:gridSpan w:val="3"/>
            <w:tcBorders>
              <w:top w:val="single" w:sz="12" w:space="0" w:color="auto"/>
            </w:tcBorders>
            <w:vAlign w:val="center"/>
          </w:tcPr>
          <w:p w14:paraId="4F342092" w14:textId="77777777" w:rsidR="00146E0F" w:rsidRPr="00D41158" w:rsidRDefault="00146E0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2843" w:type="dxa"/>
            <w:tcBorders>
              <w:top w:val="single" w:sz="12" w:space="0" w:color="auto"/>
            </w:tcBorders>
            <w:vAlign w:val="center"/>
          </w:tcPr>
          <w:p w14:paraId="1DD251F7"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Carboline</w:t>
            </w:r>
          </w:p>
        </w:tc>
        <w:tc>
          <w:tcPr>
            <w:tcW w:w="2616" w:type="dxa"/>
            <w:gridSpan w:val="2"/>
            <w:tcBorders>
              <w:top w:val="single" w:sz="12" w:space="0" w:color="auto"/>
            </w:tcBorders>
            <w:vAlign w:val="center"/>
          </w:tcPr>
          <w:p w14:paraId="289F2ACD" w14:textId="77777777" w:rsidR="00146E0F" w:rsidRPr="00C0355E" w:rsidRDefault="00146E0F" w:rsidP="00146E0F">
            <w:pPr>
              <w:autoSpaceDE/>
              <w:autoSpaceDN/>
              <w:adjustRightInd/>
              <w:spacing w:before="0" w:line="240" w:lineRule="auto"/>
              <w:ind w:left="0"/>
              <w:rPr>
                <w:sz w:val="16"/>
                <w:szCs w:val="16"/>
              </w:rPr>
            </w:pPr>
            <w:proofErr w:type="spellStart"/>
            <w:r w:rsidRPr="00C0355E">
              <w:rPr>
                <w:sz w:val="16"/>
                <w:szCs w:val="16"/>
              </w:rPr>
              <w:t>Carboguard</w:t>
            </w:r>
            <w:proofErr w:type="spellEnd"/>
            <w:r w:rsidRPr="00C0355E">
              <w:rPr>
                <w:sz w:val="16"/>
                <w:szCs w:val="16"/>
              </w:rPr>
              <w:t xml:space="preserve"> 891</w:t>
            </w:r>
            <w:r w:rsidR="00DE1061" w:rsidRPr="00C0355E">
              <w:rPr>
                <w:sz w:val="16"/>
                <w:szCs w:val="16"/>
                <w:lang w:val="ru-RU"/>
              </w:rPr>
              <w:t xml:space="preserve"> </w:t>
            </w:r>
            <w:r w:rsidRPr="00C0355E">
              <w:rPr>
                <w:sz w:val="16"/>
                <w:szCs w:val="16"/>
              </w:rPr>
              <w:t>Series</w:t>
            </w:r>
          </w:p>
        </w:tc>
        <w:tc>
          <w:tcPr>
            <w:tcW w:w="971" w:type="dxa"/>
            <w:tcBorders>
              <w:top w:val="single" w:sz="12" w:space="0" w:color="auto"/>
            </w:tcBorders>
            <w:vAlign w:val="center"/>
          </w:tcPr>
          <w:p w14:paraId="7D39CB8B"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119-214</w:t>
            </w:r>
          </w:p>
        </w:tc>
        <w:tc>
          <w:tcPr>
            <w:tcW w:w="1255" w:type="dxa"/>
            <w:gridSpan w:val="2"/>
            <w:tcBorders>
              <w:top w:val="single" w:sz="12" w:space="0" w:color="auto"/>
            </w:tcBorders>
            <w:vAlign w:val="center"/>
          </w:tcPr>
          <w:p w14:paraId="2D4281DE"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66°C (150°F)</w:t>
            </w:r>
          </w:p>
        </w:tc>
      </w:tr>
      <w:tr w:rsidR="00146E0F" w:rsidRPr="0005732F" w14:paraId="52FC848B" w14:textId="77777777" w:rsidTr="00C32655">
        <w:trPr>
          <w:gridAfter w:val="1"/>
          <w:wAfter w:w="23" w:type="dxa"/>
          <w:trHeight w:val="382"/>
          <w:jc w:val="center"/>
        </w:trPr>
        <w:tc>
          <w:tcPr>
            <w:tcW w:w="2334" w:type="dxa"/>
            <w:gridSpan w:val="3"/>
            <w:vAlign w:val="center"/>
          </w:tcPr>
          <w:p w14:paraId="323F1950" w14:textId="77777777" w:rsidR="00146E0F" w:rsidRPr="00D41158" w:rsidRDefault="00146E0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43" w:type="dxa"/>
            <w:vAlign w:val="center"/>
          </w:tcPr>
          <w:p w14:paraId="39BACFBB"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Hempel Coatings (USA), Inc.</w:t>
            </w:r>
          </w:p>
        </w:tc>
        <w:tc>
          <w:tcPr>
            <w:tcW w:w="2616" w:type="dxa"/>
            <w:gridSpan w:val="2"/>
            <w:vAlign w:val="center"/>
          </w:tcPr>
          <w:p w14:paraId="4EBFFF37" w14:textId="77777777" w:rsidR="00146E0F" w:rsidRPr="00C0355E" w:rsidRDefault="00146E0F" w:rsidP="00146E0F">
            <w:pPr>
              <w:autoSpaceDE/>
              <w:autoSpaceDN/>
              <w:adjustRightInd/>
              <w:spacing w:before="0" w:line="240" w:lineRule="auto"/>
              <w:ind w:left="0"/>
              <w:rPr>
                <w:sz w:val="16"/>
                <w:szCs w:val="16"/>
              </w:rPr>
            </w:pPr>
            <w:proofErr w:type="spellStart"/>
            <w:r w:rsidRPr="00C0355E">
              <w:rPr>
                <w:sz w:val="16"/>
                <w:szCs w:val="16"/>
              </w:rPr>
              <w:t>Hempadur</w:t>
            </w:r>
            <w:proofErr w:type="spellEnd"/>
            <w:r w:rsidRPr="00C0355E">
              <w:rPr>
                <w:sz w:val="16"/>
                <w:szCs w:val="16"/>
              </w:rPr>
              <w:t xml:space="preserve"> 85671</w:t>
            </w:r>
          </w:p>
        </w:tc>
        <w:tc>
          <w:tcPr>
            <w:tcW w:w="971" w:type="dxa"/>
            <w:vAlign w:val="center"/>
          </w:tcPr>
          <w:p w14:paraId="36AEC95B"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320</w:t>
            </w:r>
          </w:p>
        </w:tc>
        <w:tc>
          <w:tcPr>
            <w:tcW w:w="1255" w:type="dxa"/>
            <w:gridSpan w:val="2"/>
            <w:vAlign w:val="center"/>
          </w:tcPr>
          <w:p w14:paraId="6A6F82DF"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90°C (194°F)</w:t>
            </w:r>
          </w:p>
        </w:tc>
      </w:tr>
      <w:tr w:rsidR="006D1718" w:rsidRPr="0005732F" w14:paraId="6B79409E" w14:textId="77777777" w:rsidTr="00F029EB">
        <w:trPr>
          <w:gridAfter w:val="1"/>
          <w:wAfter w:w="23" w:type="dxa"/>
          <w:trHeight w:val="288"/>
          <w:jc w:val="center"/>
        </w:trPr>
        <w:tc>
          <w:tcPr>
            <w:tcW w:w="2334" w:type="dxa"/>
            <w:gridSpan w:val="3"/>
            <w:vAlign w:val="center"/>
          </w:tcPr>
          <w:p w14:paraId="3C75B90A" w14:textId="77777777" w:rsidR="006D1718" w:rsidRPr="00D41158" w:rsidRDefault="006D1718" w:rsidP="006D1718">
            <w:pPr>
              <w:autoSpaceDE/>
              <w:autoSpaceDN/>
              <w:adjustRightInd/>
              <w:spacing w:before="0" w:line="240" w:lineRule="auto"/>
              <w:ind w:left="0"/>
              <w:rPr>
                <w:b/>
                <w:color w:val="auto"/>
                <w:sz w:val="16"/>
                <w:szCs w:val="24"/>
                <w:lang w:val="ru-RU"/>
              </w:rPr>
            </w:pPr>
            <w:r>
              <w:rPr>
                <w:b/>
                <w:color w:val="auto"/>
                <w:sz w:val="16"/>
                <w:szCs w:val="24"/>
                <w:lang w:val="ru-RU"/>
              </w:rPr>
              <w:t>Т</w:t>
            </w:r>
            <w:r w:rsidRPr="00D41158">
              <w:rPr>
                <w:b/>
                <w:color w:val="auto"/>
                <w:sz w:val="16"/>
                <w:szCs w:val="24"/>
                <w:lang w:val="ru-RU"/>
              </w:rPr>
              <w:t>онкопленочное</w:t>
            </w:r>
          </w:p>
        </w:tc>
        <w:tc>
          <w:tcPr>
            <w:tcW w:w="2843" w:type="dxa"/>
            <w:vAlign w:val="center"/>
          </w:tcPr>
          <w:p w14:paraId="0B4887BB" w14:textId="77777777" w:rsidR="006D1718" w:rsidRPr="001D3869" w:rsidRDefault="006D1718" w:rsidP="00146E0F">
            <w:pPr>
              <w:autoSpaceDE/>
              <w:autoSpaceDN/>
              <w:adjustRightInd/>
              <w:spacing w:before="0" w:line="240" w:lineRule="auto"/>
              <w:ind w:left="0"/>
              <w:rPr>
                <w:sz w:val="16"/>
                <w:szCs w:val="16"/>
              </w:rPr>
            </w:pPr>
            <w:r w:rsidRPr="001D3869">
              <w:rPr>
                <w:sz w:val="16"/>
                <w:szCs w:val="16"/>
              </w:rPr>
              <w:t>International</w:t>
            </w:r>
          </w:p>
        </w:tc>
        <w:tc>
          <w:tcPr>
            <w:tcW w:w="2616" w:type="dxa"/>
            <w:gridSpan w:val="2"/>
            <w:vAlign w:val="center"/>
          </w:tcPr>
          <w:p w14:paraId="788BD544" w14:textId="77777777" w:rsidR="006D1718" w:rsidRPr="00C0355E" w:rsidRDefault="006D1718" w:rsidP="00281DED">
            <w:pPr>
              <w:autoSpaceDE/>
              <w:autoSpaceDN/>
              <w:adjustRightInd/>
              <w:spacing w:before="0" w:line="240" w:lineRule="auto"/>
              <w:ind w:left="0"/>
              <w:rPr>
                <w:sz w:val="16"/>
                <w:szCs w:val="16"/>
              </w:rPr>
            </w:pPr>
            <w:r w:rsidRPr="00C0355E">
              <w:rPr>
                <w:sz w:val="16"/>
                <w:szCs w:val="16"/>
              </w:rPr>
              <w:t>Interline 399</w:t>
            </w:r>
          </w:p>
          <w:p w14:paraId="278184B8" w14:textId="77777777" w:rsidR="006D1718" w:rsidRPr="00C0355E" w:rsidRDefault="006D1718" w:rsidP="00146E0F">
            <w:pPr>
              <w:autoSpaceDE/>
              <w:autoSpaceDN/>
              <w:adjustRightInd/>
              <w:spacing w:before="0" w:line="240" w:lineRule="auto"/>
              <w:ind w:left="0"/>
              <w:rPr>
                <w:sz w:val="16"/>
                <w:szCs w:val="16"/>
              </w:rPr>
            </w:pPr>
            <w:proofErr w:type="spellStart"/>
            <w:r w:rsidRPr="00C0355E">
              <w:rPr>
                <w:sz w:val="16"/>
                <w:szCs w:val="16"/>
              </w:rPr>
              <w:t>Intershield</w:t>
            </w:r>
            <w:proofErr w:type="spellEnd"/>
            <w:r w:rsidRPr="00C0355E">
              <w:rPr>
                <w:sz w:val="16"/>
                <w:szCs w:val="16"/>
              </w:rPr>
              <w:t xml:space="preserve"> 300 Series</w:t>
            </w:r>
          </w:p>
        </w:tc>
        <w:tc>
          <w:tcPr>
            <w:tcW w:w="971" w:type="dxa"/>
            <w:vAlign w:val="center"/>
          </w:tcPr>
          <w:p w14:paraId="2ECD59CA" w14:textId="77777777" w:rsidR="006D1718" w:rsidRPr="00C0355E" w:rsidRDefault="006D1718" w:rsidP="00281DED">
            <w:pPr>
              <w:autoSpaceDE/>
              <w:autoSpaceDN/>
              <w:adjustRightInd/>
              <w:spacing w:before="0" w:line="240" w:lineRule="auto"/>
              <w:ind w:left="0"/>
              <w:jc w:val="center"/>
              <w:rPr>
                <w:sz w:val="16"/>
                <w:szCs w:val="16"/>
              </w:rPr>
            </w:pPr>
            <w:r w:rsidRPr="00C0355E">
              <w:rPr>
                <w:sz w:val="16"/>
                <w:szCs w:val="16"/>
              </w:rPr>
              <w:t>340</w:t>
            </w:r>
          </w:p>
          <w:p w14:paraId="16FA7726" w14:textId="77777777" w:rsidR="006D1718" w:rsidRPr="00C0355E" w:rsidRDefault="006D1718" w:rsidP="00146E0F">
            <w:pPr>
              <w:autoSpaceDE/>
              <w:autoSpaceDN/>
              <w:adjustRightInd/>
              <w:spacing w:before="0" w:line="240" w:lineRule="auto"/>
              <w:ind w:left="0"/>
              <w:jc w:val="center"/>
              <w:rPr>
                <w:sz w:val="16"/>
                <w:szCs w:val="16"/>
              </w:rPr>
            </w:pPr>
            <w:r w:rsidRPr="00C0355E">
              <w:rPr>
                <w:sz w:val="16"/>
                <w:szCs w:val="16"/>
              </w:rPr>
              <w:t>204-386</w:t>
            </w:r>
          </w:p>
        </w:tc>
        <w:tc>
          <w:tcPr>
            <w:tcW w:w="1255" w:type="dxa"/>
            <w:gridSpan w:val="2"/>
            <w:vAlign w:val="center"/>
          </w:tcPr>
          <w:p w14:paraId="21B99B56" w14:textId="77777777" w:rsidR="006D1718" w:rsidRPr="00C0355E" w:rsidRDefault="006D1718" w:rsidP="00281DED">
            <w:pPr>
              <w:autoSpaceDE/>
              <w:autoSpaceDN/>
              <w:adjustRightInd/>
              <w:spacing w:before="0" w:line="240" w:lineRule="auto"/>
              <w:ind w:left="0"/>
              <w:rPr>
                <w:sz w:val="16"/>
                <w:szCs w:val="16"/>
              </w:rPr>
            </w:pPr>
            <w:r w:rsidRPr="00806861">
              <w:rPr>
                <w:sz w:val="16"/>
                <w:szCs w:val="16"/>
              </w:rPr>
              <w:t>95°C (203°F)</w:t>
            </w:r>
          </w:p>
          <w:p w14:paraId="6889045D" w14:textId="77777777" w:rsidR="006D1718" w:rsidRPr="00C0355E" w:rsidRDefault="006D1718" w:rsidP="00146E0F">
            <w:pPr>
              <w:autoSpaceDE/>
              <w:autoSpaceDN/>
              <w:adjustRightInd/>
              <w:spacing w:before="0" w:line="240" w:lineRule="auto"/>
              <w:ind w:left="0"/>
              <w:rPr>
                <w:sz w:val="16"/>
                <w:szCs w:val="16"/>
              </w:rPr>
            </w:pPr>
            <w:r w:rsidRPr="00C0355E">
              <w:rPr>
                <w:sz w:val="16"/>
                <w:szCs w:val="16"/>
              </w:rPr>
              <w:t>80°C (167°F)</w:t>
            </w:r>
          </w:p>
        </w:tc>
      </w:tr>
      <w:tr w:rsidR="00BB7533" w:rsidRPr="0005732F" w14:paraId="795EA1A8" w14:textId="77777777" w:rsidTr="00F029EB">
        <w:trPr>
          <w:gridAfter w:val="1"/>
          <w:wAfter w:w="23" w:type="dxa"/>
          <w:trHeight w:val="288"/>
          <w:jc w:val="center"/>
        </w:trPr>
        <w:tc>
          <w:tcPr>
            <w:tcW w:w="2334" w:type="dxa"/>
            <w:gridSpan w:val="3"/>
            <w:vMerge w:val="restart"/>
            <w:vAlign w:val="center"/>
          </w:tcPr>
          <w:p w14:paraId="25B0EFA0" w14:textId="77777777" w:rsidR="00BB7533" w:rsidRPr="00D41158" w:rsidRDefault="00BB7533"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43" w:type="dxa"/>
            <w:vAlign w:val="center"/>
          </w:tcPr>
          <w:p w14:paraId="0FE59B47" w14:textId="77777777" w:rsidR="00BB7533" w:rsidRPr="001D3869" w:rsidRDefault="00BB7533" w:rsidP="00146E0F">
            <w:pPr>
              <w:autoSpaceDE/>
              <w:autoSpaceDN/>
              <w:adjustRightInd/>
              <w:spacing w:before="0" w:line="240" w:lineRule="auto"/>
              <w:ind w:left="0"/>
              <w:rPr>
                <w:sz w:val="16"/>
                <w:szCs w:val="16"/>
              </w:rPr>
            </w:pPr>
            <w:proofErr w:type="spellStart"/>
            <w:r>
              <w:rPr>
                <w:sz w:val="16"/>
                <w:szCs w:val="16"/>
              </w:rPr>
              <w:t>Dampney</w:t>
            </w:r>
            <w:proofErr w:type="spellEnd"/>
          </w:p>
        </w:tc>
        <w:tc>
          <w:tcPr>
            <w:tcW w:w="2616" w:type="dxa"/>
            <w:gridSpan w:val="2"/>
            <w:vAlign w:val="center"/>
          </w:tcPr>
          <w:p w14:paraId="7682B793" w14:textId="6321EB54" w:rsidR="00BB7533" w:rsidRPr="00C0355E" w:rsidRDefault="00BB7533" w:rsidP="007A0F5E">
            <w:pPr>
              <w:autoSpaceDE/>
              <w:autoSpaceDN/>
              <w:adjustRightInd/>
              <w:spacing w:before="0" w:line="240" w:lineRule="auto"/>
              <w:ind w:left="0"/>
              <w:rPr>
                <w:sz w:val="16"/>
                <w:szCs w:val="16"/>
              </w:rPr>
            </w:pPr>
            <w:proofErr w:type="spellStart"/>
            <w:r w:rsidRPr="00C0355E">
              <w:rPr>
                <w:sz w:val="16"/>
                <w:szCs w:val="16"/>
              </w:rPr>
              <w:t>Protexior</w:t>
            </w:r>
            <w:proofErr w:type="spellEnd"/>
            <w:r w:rsidRPr="00C0355E">
              <w:rPr>
                <w:sz w:val="16"/>
                <w:szCs w:val="16"/>
              </w:rPr>
              <w:t xml:space="preserve"> 794</w:t>
            </w:r>
          </w:p>
        </w:tc>
        <w:tc>
          <w:tcPr>
            <w:tcW w:w="971" w:type="dxa"/>
            <w:vAlign w:val="center"/>
          </w:tcPr>
          <w:p w14:paraId="0FC978DE" w14:textId="7EF0DE03" w:rsidR="00BB7533" w:rsidRPr="00C0355E" w:rsidRDefault="00BB7533" w:rsidP="00146E0F">
            <w:pPr>
              <w:autoSpaceDE/>
              <w:autoSpaceDN/>
              <w:adjustRightInd/>
              <w:spacing w:before="0" w:line="240" w:lineRule="auto"/>
              <w:ind w:left="0"/>
              <w:jc w:val="center"/>
              <w:rPr>
                <w:sz w:val="16"/>
                <w:szCs w:val="16"/>
              </w:rPr>
            </w:pPr>
            <w:r w:rsidRPr="00C0355E">
              <w:rPr>
                <w:sz w:val="16"/>
                <w:szCs w:val="16"/>
              </w:rPr>
              <w:t>90</w:t>
            </w:r>
          </w:p>
        </w:tc>
        <w:tc>
          <w:tcPr>
            <w:tcW w:w="1255" w:type="dxa"/>
            <w:gridSpan w:val="2"/>
            <w:vAlign w:val="center"/>
          </w:tcPr>
          <w:p w14:paraId="3F2E96DE" w14:textId="77777777" w:rsidR="00BB7533" w:rsidRPr="00C0355E" w:rsidRDefault="00BB7533" w:rsidP="00146E0F">
            <w:pPr>
              <w:autoSpaceDE/>
              <w:autoSpaceDN/>
              <w:adjustRightInd/>
              <w:spacing w:before="0" w:line="240" w:lineRule="auto"/>
              <w:ind w:left="0"/>
              <w:rPr>
                <w:sz w:val="16"/>
                <w:szCs w:val="16"/>
              </w:rPr>
            </w:pPr>
            <w:r w:rsidRPr="00C0355E">
              <w:rPr>
                <w:sz w:val="16"/>
                <w:szCs w:val="16"/>
              </w:rPr>
              <w:t>82°C (180°F)</w:t>
            </w:r>
          </w:p>
        </w:tc>
      </w:tr>
      <w:tr w:rsidR="008E6F4D" w:rsidRPr="0005732F" w14:paraId="015F827C" w14:textId="77777777" w:rsidTr="00F029EB">
        <w:trPr>
          <w:gridAfter w:val="1"/>
          <w:wAfter w:w="23" w:type="dxa"/>
          <w:trHeight w:val="288"/>
          <w:jc w:val="center"/>
        </w:trPr>
        <w:tc>
          <w:tcPr>
            <w:tcW w:w="2334" w:type="dxa"/>
            <w:gridSpan w:val="3"/>
            <w:vMerge/>
            <w:vAlign w:val="center"/>
          </w:tcPr>
          <w:p w14:paraId="3E6C9029" w14:textId="77777777" w:rsidR="008E6F4D" w:rsidRPr="00D41158" w:rsidRDefault="008E6F4D" w:rsidP="008E6F4D">
            <w:pPr>
              <w:autoSpaceDE/>
              <w:autoSpaceDN/>
              <w:adjustRightInd/>
              <w:spacing w:before="0" w:line="240" w:lineRule="auto"/>
              <w:ind w:left="0"/>
              <w:rPr>
                <w:b/>
                <w:color w:val="auto"/>
                <w:sz w:val="16"/>
                <w:szCs w:val="24"/>
                <w:lang w:val="ru-RU"/>
              </w:rPr>
            </w:pPr>
          </w:p>
        </w:tc>
        <w:tc>
          <w:tcPr>
            <w:tcW w:w="2843" w:type="dxa"/>
            <w:vAlign w:val="center"/>
          </w:tcPr>
          <w:p w14:paraId="65E33E8C" w14:textId="77777777" w:rsidR="008E6F4D" w:rsidRPr="001D3869" w:rsidRDefault="008E6F4D" w:rsidP="008E6F4D">
            <w:pPr>
              <w:autoSpaceDE/>
              <w:autoSpaceDN/>
              <w:adjustRightInd/>
              <w:spacing w:before="0" w:line="240" w:lineRule="auto"/>
              <w:ind w:left="0"/>
              <w:rPr>
                <w:sz w:val="16"/>
                <w:szCs w:val="16"/>
              </w:rPr>
            </w:pPr>
            <w:r w:rsidRPr="001D3869">
              <w:rPr>
                <w:sz w:val="16"/>
                <w:szCs w:val="16"/>
              </w:rPr>
              <w:t>Jotun Paints</w:t>
            </w:r>
          </w:p>
        </w:tc>
        <w:tc>
          <w:tcPr>
            <w:tcW w:w="2616" w:type="dxa"/>
            <w:gridSpan w:val="2"/>
            <w:vAlign w:val="center"/>
          </w:tcPr>
          <w:p w14:paraId="59E36FE7" w14:textId="56A6195E" w:rsidR="008E6F4D" w:rsidRPr="00C0355E" w:rsidRDefault="008E6F4D" w:rsidP="008E6F4D">
            <w:pPr>
              <w:autoSpaceDE/>
              <w:autoSpaceDN/>
              <w:adjustRightInd/>
              <w:spacing w:before="0" w:line="240" w:lineRule="auto"/>
              <w:ind w:left="0"/>
              <w:rPr>
                <w:sz w:val="16"/>
                <w:szCs w:val="16"/>
              </w:rPr>
            </w:pPr>
            <w:proofErr w:type="spellStart"/>
            <w:r w:rsidRPr="00C0355E">
              <w:rPr>
                <w:sz w:val="16"/>
                <w:szCs w:val="16"/>
              </w:rPr>
              <w:t>Penguard</w:t>
            </w:r>
            <w:proofErr w:type="spellEnd"/>
            <w:r w:rsidRPr="00C0355E">
              <w:rPr>
                <w:sz w:val="16"/>
                <w:szCs w:val="16"/>
              </w:rPr>
              <w:t xml:space="preserve"> Universal</w:t>
            </w:r>
          </w:p>
        </w:tc>
        <w:tc>
          <w:tcPr>
            <w:tcW w:w="971" w:type="dxa"/>
            <w:vAlign w:val="center"/>
          </w:tcPr>
          <w:p w14:paraId="0548D21B" w14:textId="77777777" w:rsidR="008E6F4D" w:rsidRPr="00C0355E" w:rsidRDefault="008E6F4D" w:rsidP="008E6F4D">
            <w:pPr>
              <w:autoSpaceDE/>
              <w:autoSpaceDN/>
              <w:adjustRightInd/>
              <w:spacing w:before="0" w:line="240" w:lineRule="auto"/>
              <w:ind w:left="0"/>
              <w:jc w:val="center"/>
              <w:rPr>
                <w:sz w:val="16"/>
                <w:szCs w:val="16"/>
              </w:rPr>
            </w:pPr>
            <w:r w:rsidRPr="00C0355E">
              <w:rPr>
                <w:sz w:val="16"/>
                <w:szCs w:val="16"/>
              </w:rPr>
              <w:t>240</w:t>
            </w:r>
          </w:p>
        </w:tc>
        <w:tc>
          <w:tcPr>
            <w:tcW w:w="1255" w:type="dxa"/>
            <w:gridSpan w:val="2"/>
            <w:vAlign w:val="center"/>
          </w:tcPr>
          <w:p w14:paraId="55B0F979" w14:textId="77777777" w:rsidR="008E6F4D" w:rsidRPr="00C0355E" w:rsidRDefault="008E6F4D" w:rsidP="008E6F4D">
            <w:pPr>
              <w:autoSpaceDE/>
              <w:autoSpaceDN/>
              <w:adjustRightInd/>
              <w:spacing w:before="0" w:line="240" w:lineRule="auto"/>
              <w:ind w:left="0"/>
              <w:rPr>
                <w:sz w:val="16"/>
                <w:szCs w:val="16"/>
              </w:rPr>
            </w:pPr>
            <w:r w:rsidRPr="00C0355E">
              <w:rPr>
                <w:sz w:val="16"/>
                <w:szCs w:val="16"/>
              </w:rPr>
              <w:t>44°C (112°F)</w:t>
            </w:r>
          </w:p>
        </w:tc>
      </w:tr>
      <w:tr w:rsidR="00C073BE" w:rsidRPr="0005732F" w14:paraId="293EE122" w14:textId="77777777" w:rsidTr="00F029EB">
        <w:trPr>
          <w:gridAfter w:val="1"/>
          <w:wAfter w:w="23" w:type="dxa"/>
          <w:trHeight w:val="288"/>
          <w:jc w:val="center"/>
        </w:trPr>
        <w:tc>
          <w:tcPr>
            <w:tcW w:w="2334" w:type="dxa"/>
            <w:gridSpan w:val="3"/>
            <w:vAlign w:val="center"/>
          </w:tcPr>
          <w:p w14:paraId="25278373" w14:textId="77777777" w:rsidR="00C073BE" w:rsidRPr="0005732F" w:rsidRDefault="00C073BE" w:rsidP="00C073BE">
            <w:pPr>
              <w:jc w:val="center"/>
              <w:rPr>
                <w:b/>
                <w:color w:val="auto"/>
                <w:sz w:val="16"/>
                <w:szCs w:val="16"/>
              </w:rPr>
            </w:pPr>
          </w:p>
        </w:tc>
        <w:tc>
          <w:tcPr>
            <w:tcW w:w="2843" w:type="dxa"/>
            <w:vAlign w:val="center"/>
          </w:tcPr>
          <w:p w14:paraId="77EAA9C4" w14:textId="77777777" w:rsidR="00C073BE" w:rsidRPr="001D3869" w:rsidRDefault="00C073BE" w:rsidP="00C073BE">
            <w:pPr>
              <w:autoSpaceDE/>
              <w:autoSpaceDN/>
              <w:adjustRightInd/>
              <w:spacing w:before="0" w:line="240" w:lineRule="auto"/>
              <w:ind w:left="0"/>
              <w:rPr>
                <w:sz w:val="16"/>
                <w:szCs w:val="16"/>
              </w:rPr>
            </w:pPr>
            <w:r>
              <w:rPr>
                <w:sz w:val="16"/>
                <w:szCs w:val="16"/>
              </w:rPr>
              <w:t>PPG</w:t>
            </w:r>
          </w:p>
        </w:tc>
        <w:tc>
          <w:tcPr>
            <w:tcW w:w="2616" w:type="dxa"/>
            <w:gridSpan w:val="2"/>
            <w:vAlign w:val="center"/>
          </w:tcPr>
          <w:p w14:paraId="18E1ED46" w14:textId="789B6ADB" w:rsidR="00C073BE" w:rsidRPr="00C0355E" w:rsidRDefault="00C073BE" w:rsidP="00C073BE">
            <w:pPr>
              <w:autoSpaceDE/>
              <w:autoSpaceDN/>
              <w:adjustRightInd/>
              <w:spacing w:before="0" w:line="240" w:lineRule="auto"/>
              <w:ind w:left="0"/>
              <w:rPr>
                <w:sz w:val="16"/>
                <w:szCs w:val="16"/>
                <w:lang w:val="ru-RU"/>
              </w:rPr>
            </w:pPr>
            <w:proofErr w:type="spellStart"/>
            <w:r w:rsidRPr="00C0355E">
              <w:rPr>
                <w:sz w:val="16"/>
                <w:szCs w:val="16"/>
              </w:rPr>
              <w:t>Amercoat</w:t>
            </w:r>
            <w:proofErr w:type="spellEnd"/>
            <w:r w:rsidRPr="00C0355E">
              <w:rPr>
                <w:sz w:val="16"/>
                <w:szCs w:val="16"/>
              </w:rPr>
              <w:t xml:space="preserve"> 90HS</w:t>
            </w:r>
          </w:p>
          <w:p w14:paraId="007FBFFD" w14:textId="56EC1524" w:rsidR="00C073BE" w:rsidRPr="00C0355E" w:rsidRDefault="00C073BE" w:rsidP="00C073BE">
            <w:pPr>
              <w:autoSpaceDE/>
              <w:autoSpaceDN/>
              <w:adjustRightInd/>
              <w:spacing w:before="0" w:line="240" w:lineRule="auto"/>
              <w:ind w:left="0"/>
              <w:rPr>
                <w:sz w:val="16"/>
                <w:szCs w:val="16"/>
              </w:rPr>
            </w:pPr>
            <w:proofErr w:type="spellStart"/>
            <w:r w:rsidRPr="00C0355E">
              <w:rPr>
                <w:sz w:val="16"/>
                <w:szCs w:val="16"/>
              </w:rPr>
              <w:t>Phenguard</w:t>
            </w:r>
            <w:proofErr w:type="spellEnd"/>
            <w:r w:rsidRPr="00C0355E">
              <w:rPr>
                <w:sz w:val="16"/>
                <w:szCs w:val="16"/>
              </w:rPr>
              <w:t xml:space="preserve"> 930 Series </w:t>
            </w:r>
          </w:p>
        </w:tc>
        <w:tc>
          <w:tcPr>
            <w:tcW w:w="971" w:type="dxa"/>
            <w:vAlign w:val="center"/>
          </w:tcPr>
          <w:p w14:paraId="3FF50315" w14:textId="153C962E" w:rsidR="00C073BE" w:rsidRPr="00C0355E" w:rsidRDefault="00C073BE" w:rsidP="00C073BE">
            <w:pPr>
              <w:autoSpaceDE/>
              <w:autoSpaceDN/>
              <w:adjustRightInd/>
              <w:spacing w:before="0" w:line="240" w:lineRule="auto"/>
              <w:ind w:left="0"/>
              <w:jc w:val="center"/>
              <w:rPr>
                <w:sz w:val="16"/>
                <w:szCs w:val="16"/>
              </w:rPr>
            </w:pPr>
            <w:r w:rsidRPr="00C0355E">
              <w:rPr>
                <w:sz w:val="16"/>
                <w:szCs w:val="16"/>
              </w:rPr>
              <w:t>315-32</w:t>
            </w:r>
            <w:r w:rsidRPr="00C0355E">
              <w:rPr>
                <w:sz w:val="16"/>
                <w:szCs w:val="16"/>
                <w:lang w:val="ru-RU"/>
              </w:rPr>
              <w:t>4</w:t>
            </w:r>
          </w:p>
        </w:tc>
        <w:tc>
          <w:tcPr>
            <w:tcW w:w="1255" w:type="dxa"/>
            <w:gridSpan w:val="2"/>
            <w:vAlign w:val="center"/>
          </w:tcPr>
          <w:p w14:paraId="6111A6C5" w14:textId="77777777" w:rsidR="00C073BE" w:rsidRPr="00C0355E" w:rsidRDefault="00C073BE" w:rsidP="00C073BE">
            <w:pPr>
              <w:autoSpaceDE/>
              <w:autoSpaceDN/>
              <w:adjustRightInd/>
              <w:spacing w:before="0" w:line="240" w:lineRule="auto"/>
              <w:ind w:left="0"/>
              <w:rPr>
                <w:sz w:val="16"/>
                <w:szCs w:val="16"/>
                <w:lang w:val="ru-RU"/>
              </w:rPr>
            </w:pPr>
            <w:r w:rsidRPr="00C0355E">
              <w:rPr>
                <w:sz w:val="16"/>
                <w:szCs w:val="16"/>
              </w:rPr>
              <w:t>60°C (140°F)</w:t>
            </w:r>
          </w:p>
          <w:p w14:paraId="358422FC" w14:textId="2F58CB68" w:rsidR="00C073BE" w:rsidRPr="00C0355E" w:rsidRDefault="00C073BE" w:rsidP="00C073BE">
            <w:pPr>
              <w:autoSpaceDE/>
              <w:autoSpaceDN/>
              <w:adjustRightInd/>
              <w:spacing w:before="0" w:line="240" w:lineRule="auto"/>
              <w:ind w:left="0"/>
              <w:rPr>
                <w:sz w:val="16"/>
                <w:szCs w:val="16"/>
              </w:rPr>
            </w:pPr>
            <w:r w:rsidRPr="00806861">
              <w:rPr>
                <w:sz w:val="16"/>
                <w:szCs w:val="16"/>
              </w:rPr>
              <w:t>82</w:t>
            </w:r>
            <w:del w:id="544" w:author="Kurmanov, Aidyn [STAMGazStroy LLP]" w:date="2025-12-17T14:18:00Z" w16du:dateUtc="2025-12-17T09:18:00Z">
              <w:r w:rsidRPr="00806861">
                <w:rPr>
                  <w:sz w:val="16"/>
                  <w:szCs w:val="16"/>
                </w:rPr>
                <w:delText>.2</w:delText>
              </w:r>
            </w:del>
            <w:r w:rsidRPr="00806861">
              <w:rPr>
                <w:sz w:val="16"/>
                <w:szCs w:val="16"/>
              </w:rPr>
              <w:t>°C (180°F)</w:t>
            </w:r>
          </w:p>
        </w:tc>
      </w:tr>
      <w:tr w:rsidR="00146E0F" w:rsidRPr="0005732F" w14:paraId="7B55B309" w14:textId="77777777" w:rsidTr="00F029EB">
        <w:trPr>
          <w:gridAfter w:val="1"/>
          <w:wAfter w:w="23" w:type="dxa"/>
          <w:trHeight w:val="288"/>
          <w:jc w:val="center"/>
        </w:trPr>
        <w:tc>
          <w:tcPr>
            <w:tcW w:w="2334" w:type="dxa"/>
            <w:gridSpan w:val="3"/>
            <w:vAlign w:val="center"/>
          </w:tcPr>
          <w:p w14:paraId="6C4FA90B" w14:textId="77777777" w:rsidR="00146E0F" w:rsidRPr="0005732F" w:rsidRDefault="00146E0F" w:rsidP="00146E0F">
            <w:pPr>
              <w:jc w:val="center"/>
              <w:rPr>
                <w:b/>
                <w:color w:val="auto"/>
                <w:sz w:val="16"/>
                <w:szCs w:val="16"/>
              </w:rPr>
            </w:pPr>
          </w:p>
        </w:tc>
        <w:tc>
          <w:tcPr>
            <w:tcW w:w="2843" w:type="dxa"/>
            <w:vAlign w:val="center"/>
          </w:tcPr>
          <w:p w14:paraId="47150714" w14:textId="77777777" w:rsidR="00146E0F" w:rsidRPr="001D3869" w:rsidRDefault="00146E0F" w:rsidP="00146E0F">
            <w:pPr>
              <w:autoSpaceDE/>
              <w:autoSpaceDN/>
              <w:adjustRightInd/>
              <w:spacing w:before="0" w:line="240" w:lineRule="auto"/>
              <w:ind w:left="0"/>
              <w:rPr>
                <w:sz w:val="16"/>
                <w:szCs w:val="16"/>
              </w:rPr>
            </w:pPr>
            <w:r w:rsidRPr="001D3869">
              <w:rPr>
                <w:sz w:val="16"/>
                <w:szCs w:val="16"/>
              </w:rPr>
              <w:t>Sherwin Williams</w:t>
            </w:r>
          </w:p>
        </w:tc>
        <w:tc>
          <w:tcPr>
            <w:tcW w:w="2616" w:type="dxa"/>
            <w:gridSpan w:val="2"/>
            <w:vAlign w:val="center"/>
          </w:tcPr>
          <w:p w14:paraId="0CBD5C51" w14:textId="77777777" w:rsidR="00146E0F" w:rsidRPr="00C0355E" w:rsidRDefault="00146E0F" w:rsidP="00146E0F">
            <w:pPr>
              <w:autoSpaceDE/>
              <w:autoSpaceDN/>
              <w:adjustRightInd/>
              <w:spacing w:before="0" w:line="240" w:lineRule="auto"/>
              <w:ind w:left="0"/>
              <w:rPr>
                <w:sz w:val="16"/>
                <w:szCs w:val="16"/>
              </w:rPr>
            </w:pPr>
            <w:proofErr w:type="spellStart"/>
            <w:r w:rsidRPr="00C0355E">
              <w:rPr>
                <w:sz w:val="16"/>
                <w:szCs w:val="16"/>
              </w:rPr>
              <w:t>Epo</w:t>
            </w:r>
            <w:proofErr w:type="spellEnd"/>
            <w:r w:rsidRPr="00C0355E">
              <w:rPr>
                <w:sz w:val="16"/>
                <w:szCs w:val="16"/>
              </w:rPr>
              <w:t>-Phen FF</w:t>
            </w:r>
          </w:p>
        </w:tc>
        <w:tc>
          <w:tcPr>
            <w:tcW w:w="971" w:type="dxa"/>
            <w:vAlign w:val="center"/>
          </w:tcPr>
          <w:p w14:paraId="578B3EEE"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 xml:space="preserve">&lt; 250          </w:t>
            </w:r>
          </w:p>
        </w:tc>
        <w:tc>
          <w:tcPr>
            <w:tcW w:w="1255" w:type="dxa"/>
            <w:gridSpan w:val="2"/>
            <w:vAlign w:val="center"/>
          </w:tcPr>
          <w:p w14:paraId="13FA1072"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99°C (210°F)</w:t>
            </w:r>
          </w:p>
        </w:tc>
      </w:tr>
      <w:tr w:rsidR="00146E0F" w:rsidRPr="0005732F" w14:paraId="33C703C9" w14:textId="77777777" w:rsidTr="00F029EB">
        <w:trPr>
          <w:gridAfter w:val="1"/>
          <w:wAfter w:w="23" w:type="dxa"/>
          <w:trHeight w:val="288"/>
          <w:jc w:val="center"/>
        </w:trPr>
        <w:tc>
          <w:tcPr>
            <w:tcW w:w="2334" w:type="dxa"/>
            <w:gridSpan w:val="3"/>
            <w:vAlign w:val="center"/>
          </w:tcPr>
          <w:p w14:paraId="21C2675E" w14:textId="77777777" w:rsidR="00146E0F" w:rsidRPr="0005732F" w:rsidRDefault="00146E0F" w:rsidP="00146E0F">
            <w:pPr>
              <w:jc w:val="center"/>
              <w:rPr>
                <w:b/>
                <w:color w:val="auto"/>
                <w:sz w:val="16"/>
                <w:szCs w:val="16"/>
              </w:rPr>
            </w:pPr>
          </w:p>
        </w:tc>
        <w:tc>
          <w:tcPr>
            <w:tcW w:w="2843" w:type="dxa"/>
            <w:vAlign w:val="center"/>
          </w:tcPr>
          <w:p w14:paraId="3A0447CE" w14:textId="141A9C45" w:rsidR="00146E0F" w:rsidRPr="001D3869" w:rsidRDefault="00146E0F" w:rsidP="00146E0F">
            <w:pPr>
              <w:autoSpaceDE/>
              <w:autoSpaceDN/>
              <w:adjustRightInd/>
              <w:spacing w:before="0" w:line="240" w:lineRule="auto"/>
              <w:ind w:left="0"/>
              <w:rPr>
                <w:sz w:val="16"/>
                <w:szCs w:val="16"/>
              </w:rPr>
            </w:pPr>
            <w:r w:rsidRPr="002D3716">
              <w:rPr>
                <w:sz w:val="16"/>
                <w:szCs w:val="16"/>
              </w:rPr>
              <w:t xml:space="preserve">Tnemec </w:t>
            </w:r>
          </w:p>
        </w:tc>
        <w:tc>
          <w:tcPr>
            <w:tcW w:w="2616" w:type="dxa"/>
            <w:gridSpan w:val="2"/>
            <w:vAlign w:val="center"/>
          </w:tcPr>
          <w:p w14:paraId="51438EB0" w14:textId="4861B0E9" w:rsidR="00146E0F" w:rsidRPr="00C0355E" w:rsidRDefault="00146E0F" w:rsidP="00146E0F">
            <w:pPr>
              <w:autoSpaceDE/>
              <w:autoSpaceDN/>
              <w:adjustRightInd/>
              <w:spacing w:before="0" w:line="240" w:lineRule="auto"/>
              <w:ind w:left="0"/>
              <w:rPr>
                <w:sz w:val="16"/>
                <w:szCs w:val="16"/>
              </w:rPr>
            </w:pPr>
            <w:r w:rsidRPr="00C0355E">
              <w:rPr>
                <w:sz w:val="16"/>
                <w:szCs w:val="16"/>
              </w:rPr>
              <w:t xml:space="preserve">Series 61 </w:t>
            </w:r>
            <w:proofErr w:type="spellStart"/>
            <w:r w:rsidRPr="00C0355E">
              <w:rPr>
                <w:sz w:val="16"/>
                <w:szCs w:val="16"/>
              </w:rPr>
              <w:t>Tneme</w:t>
            </w:r>
            <w:proofErr w:type="spellEnd"/>
            <w:r w:rsidRPr="00C0355E">
              <w:rPr>
                <w:sz w:val="16"/>
                <w:szCs w:val="16"/>
              </w:rPr>
              <w:t xml:space="preserve">-Liner </w:t>
            </w:r>
          </w:p>
        </w:tc>
        <w:tc>
          <w:tcPr>
            <w:tcW w:w="971" w:type="dxa"/>
            <w:vAlign w:val="center"/>
          </w:tcPr>
          <w:p w14:paraId="27C5E283" w14:textId="77777777" w:rsidR="00146E0F" w:rsidRPr="00C0355E" w:rsidRDefault="00146E0F" w:rsidP="00146E0F">
            <w:pPr>
              <w:autoSpaceDE/>
              <w:autoSpaceDN/>
              <w:adjustRightInd/>
              <w:spacing w:before="0" w:line="240" w:lineRule="auto"/>
              <w:ind w:left="0"/>
              <w:jc w:val="center"/>
              <w:rPr>
                <w:sz w:val="16"/>
                <w:szCs w:val="16"/>
              </w:rPr>
            </w:pPr>
            <w:r w:rsidRPr="00C0355E">
              <w:rPr>
                <w:sz w:val="16"/>
                <w:szCs w:val="16"/>
              </w:rPr>
              <w:t>45</w:t>
            </w:r>
          </w:p>
        </w:tc>
        <w:tc>
          <w:tcPr>
            <w:tcW w:w="1255" w:type="dxa"/>
            <w:gridSpan w:val="2"/>
            <w:vAlign w:val="center"/>
          </w:tcPr>
          <w:p w14:paraId="6D8F76A2" w14:textId="77777777" w:rsidR="00146E0F" w:rsidRPr="00C0355E" w:rsidRDefault="00146E0F" w:rsidP="00146E0F">
            <w:pPr>
              <w:autoSpaceDE/>
              <w:autoSpaceDN/>
              <w:adjustRightInd/>
              <w:spacing w:before="0" w:line="240" w:lineRule="auto"/>
              <w:ind w:left="0"/>
              <w:rPr>
                <w:sz w:val="16"/>
                <w:szCs w:val="16"/>
              </w:rPr>
            </w:pPr>
            <w:r w:rsidRPr="00C0355E">
              <w:rPr>
                <w:sz w:val="16"/>
                <w:szCs w:val="16"/>
              </w:rPr>
              <w:t>49°C (120°F)</w:t>
            </w:r>
          </w:p>
        </w:tc>
      </w:tr>
      <w:tr w:rsidR="00146E0F" w:rsidRPr="007E5E93" w14:paraId="567934E2" w14:textId="77777777" w:rsidTr="00F029EB">
        <w:trPr>
          <w:gridAfter w:val="1"/>
          <w:wAfter w:w="23" w:type="dxa"/>
          <w:trHeight w:val="288"/>
          <w:jc w:val="center"/>
        </w:trPr>
        <w:tc>
          <w:tcPr>
            <w:tcW w:w="10019" w:type="dxa"/>
            <w:gridSpan w:val="9"/>
            <w:tcBorders>
              <w:top w:val="single" w:sz="12" w:space="0" w:color="auto"/>
            </w:tcBorders>
            <w:vAlign w:val="center"/>
          </w:tcPr>
          <w:p w14:paraId="2CE13349" w14:textId="77777777" w:rsidR="00146E0F" w:rsidRPr="000E02D6" w:rsidRDefault="00146E0F" w:rsidP="00146E0F">
            <w:pPr>
              <w:autoSpaceDE/>
              <w:autoSpaceDN/>
              <w:adjustRightInd/>
              <w:spacing w:before="0" w:line="240" w:lineRule="auto"/>
              <w:ind w:left="0"/>
              <w:rPr>
                <w:i/>
                <w:color w:val="auto"/>
                <w:sz w:val="14"/>
                <w:szCs w:val="24"/>
                <w:lang w:val="ru-RU"/>
              </w:rPr>
            </w:pPr>
            <w:r w:rsidRPr="000E02D6">
              <w:rPr>
                <w:i/>
                <w:color w:val="auto"/>
                <w:sz w:val="14"/>
                <w:szCs w:val="24"/>
                <w:lang w:val="ru-RU"/>
              </w:rPr>
              <w:t>* Указывает на однослойное нанесение, низкотемпературное отверждение и нанесение, и быстрое отвержд</w:t>
            </w:r>
            <w:r>
              <w:rPr>
                <w:i/>
                <w:color w:val="auto"/>
                <w:sz w:val="14"/>
                <w:szCs w:val="24"/>
                <w:lang w:val="ru-RU"/>
              </w:rPr>
              <w:t>ение. Наносится в 0,508 – 0,625 м</w:t>
            </w:r>
            <w:r w:rsidRPr="000E02D6">
              <w:rPr>
                <w:i/>
                <w:color w:val="auto"/>
                <w:sz w:val="14"/>
                <w:szCs w:val="24"/>
                <w:lang w:val="ru-RU"/>
              </w:rPr>
              <w:t>м. (20 - 25 милов) при помощи многокомпонентного оборудования.</w:t>
            </w:r>
          </w:p>
        </w:tc>
      </w:tr>
      <w:tr w:rsidR="00146E0F" w:rsidRPr="007E5E93" w14:paraId="1B452BA9" w14:textId="77777777" w:rsidTr="00F029EB">
        <w:trPr>
          <w:gridAfter w:val="1"/>
          <w:wAfter w:w="23" w:type="dxa"/>
          <w:trHeight w:val="288"/>
          <w:jc w:val="center"/>
        </w:trPr>
        <w:tc>
          <w:tcPr>
            <w:tcW w:w="10019" w:type="dxa"/>
            <w:gridSpan w:val="9"/>
            <w:vAlign w:val="center"/>
          </w:tcPr>
          <w:p w14:paraId="02EEB93E" w14:textId="77777777" w:rsidR="00146E0F" w:rsidRPr="000E02D6" w:rsidRDefault="00146E0F" w:rsidP="00146E0F">
            <w:pPr>
              <w:autoSpaceDE/>
              <w:autoSpaceDN/>
              <w:adjustRightInd/>
              <w:spacing w:before="0" w:line="240" w:lineRule="auto"/>
              <w:ind w:left="0"/>
              <w:rPr>
                <w:i/>
                <w:color w:val="auto"/>
                <w:sz w:val="14"/>
                <w:szCs w:val="24"/>
                <w:lang w:val="ru-RU"/>
              </w:rPr>
            </w:pPr>
          </w:p>
        </w:tc>
      </w:tr>
      <w:tr w:rsidR="00146E0F" w:rsidRPr="000F4EA8" w14:paraId="62F5BA63" w14:textId="77777777" w:rsidTr="00F029EB">
        <w:trPr>
          <w:trHeight w:val="288"/>
          <w:jc w:val="center"/>
        </w:trPr>
        <w:tc>
          <w:tcPr>
            <w:tcW w:w="1216" w:type="dxa"/>
            <w:vAlign w:val="center"/>
          </w:tcPr>
          <w:p w14:paraId="47A8A559" w14:textId="77777777" w:rsidR="00146E0F" w:rsidRPr="0005732F" w:rsidRDefault="00146E0F"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961" w:type="dxa"/>
            <w:gridSpan w:val="3"/>
            <w:vAlign w:val="center"/>
          </w:tcPr>
          <w:p w14:paraId="2BDC2598" w14:textId="64C1A7FB" w:rsidR="00146E0F" w:rsidRPr="00E26578" w:rsidRDefault="007E5E93" w:rsidP="007E5E93">
            <w:pPr>
              <w:spacing w:line="240" w:lineRule="auto"/>
              <w:ind w:left="0"/>
              <w:rPr>
                <w:b/>
                <w:color w:val="auto"/>
                <w:sz w:val="16"/>
                <w:szCs w:val="16"/>
                <w:lang w:val="ru-RU"/>
              </w:rPr>
            </w:pPr>
            <w:r>
              <w:rPr>
                <w:color w:val="auto"/>
                <w:sz w:val="16"/>
                <w:szCs w:val="24"/>
                <w:lang w:val="ru-RU"/>
              </w:rPr>
              <w:t xml:space="preserve">Ноябрь </w:t>
            </w:r>
            <w:r w:rsidR="00E16955">
              <w:rPr>
                <w:color w:val="auto"/>
                <w:sz w:val="16"/>
                <w:szCs w:val="24"/>
                <w:lang w:val="ru-RU"/>
              </w:rPr>
              <w:t>2025</w:t>
            </w:r>
          </w:p>
        </w:tc>
        <w:tc>
          <w:tcPr>
            <w:tcW w:w="2616" w:type="dxa"/>
            <w:gridSpan w:val="2"/>
            <w:vAlign w:val="center"/>
          </w:tcPr>
          <w:p w14:paraId="379AFF07" w14:textId="77777777" w:rsidR="00146E0F" w:rsidRPr="000F4EA8" w:rsidRDefault="00146E0F" w:rsidP="00146E0F">
            <w:pPr>
              <w:spacing w:line="240" w:lineRule="auto"/>
              <w:rPr>
                <w:b/>
                <w:sz w:val="16"/>
                <w:szCs w:val="16"/>
              </w:rPr>
            </w:pPr>
          </w:p>
        </w:tc>
        <w:tc>
          <w:tcPr>
            <w:tcW w:w="971" w:type="dxa"/>
            <w:vAlign w:val="center"/>
          </w:tcPr>
          <w:p w14:paraId="50367BF8" w14:textId="77777777" w:rsidR="00146E0F" w:rsidRPr="000F4EA8" w:rsidRDefault="00146E0F" w:rsidP="00146E0F">
            <w:pPr>
              <w:spacing w:line="240" w:lineRule="auto"/>
              <w:jc w:val="center"/>
              <w:rPr>
                <w:b/>
                <w:sz w:val="16"/>
                <w:szCs w:val="16"/>
              </w:rPr>
            </w:pPr>
          </w:p>
        </w:tc>
        <w:tc>
          <w:tcPr>
            <w:tcW w:w="1278" w:type="dxa"/>
            <w:gridSpan w:val="3"/>
            <w:vAlign w:val="center"/>
          </w:tcPr>
          <w:p w14:paraId="553EBD6C" w14:textId="77777777" w:rsidR="00146E0F" w:rsidRPr="000F4EA8" w:rsidRDefault="00146E0F" w:rsidP="00146E0F">
            <w:pPr>
              <w:spacing w:line="240" w:lineRule="auto"/>
              <w:jc w:val="center"/>
              <w:rPr>
                <w:b/>
                <w:sz w:val="16"/>
                <w:szCs w:val="16"/>
              </w:rPr>
            </w:pPr>
          </w:p>
        </w:tc>
      </w:tr>
    </w:tbl>
    <w:p w14:paraId="362C3CB6" w14:textId="77777777" w:rsidR="0002410A" w:rsidRDefault="0002410A" w:rsidP="00141B48">
      <w:pPr>
        <w:widowControl w:val="0"/>
        <w:spacing w:line="240" w:lineRule="auto"/>
        <w:ind w:left="1350" w:right="151" w:hanging="1260"/>
        <w:contextualSpacing/>
        <w:rPr>
          <w:sz w:val="16"/>
          <w:szCs w:val="16"/>
          <w:lang w:val="ru-RU"/>
        </w:rPr>
      </w:pPr>
    </w:p>
    <w:p w14:paraId="66476FF1" w14:textId="2CC5AA8A" w:rsidR="00654DBA" w:rsidRPr="001F0EC8" w:rsidRDefault="00654DBA" w:rsidP="00141B48">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141B48">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2AF30DA1" w14:textId="23A26CE8" w:rsidR="00EC185A" w:rsidRPr="003A3A7D" w:rsidRDefault="00EC185A" w:rsidP="00141B48">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141B48">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5A3BBB07" w14:textId="77777777" w:rsidR="00B56FFC" w:rsidRPr="001F0EC8" w:rsidRDefault="00B56FFC" w:rsidP="00E16955">
      <w:pPr>
        <w:widowControl w:val="0"/>
        <w:spacing w:line="240" w:lineRule="auto"/>
        <w:ind w:left="993" w:right="-20" w:hanging="1135"/>
        <w:contextualSpacing/>
        <w:rPr>
          <w:sz w:val="16"/>
          <w:szCs w:val="16"/>
          <w:lang w:val="ru-RU"/>
        </w:rPr>
      </w:pPr>
    </w:p>
    <w:p w14:paraId="3DF3AA1F" w14:textId="77777777" w:rsidR="00E16955" w:rsidRPr="00F029EB" w:rsidRDefault="00E16955" w:rsidP="00F029EB">
      <w:pPr>
        <w:tabs>
          <w:tab w:val="left" w:pos="3225"/>
        </w:tabs>
        <w:ind w:left="-142"/>
        <w:contextualSpacing/>
        <w:rPr>
          <w:color w:val="auto"/>
          <w:sz w:val="20"/>
          <w:szCs w:val="20"/>
          <w:lang w:val="ru-RU"/>
        </w:rPr>
      </w:pPr>
    </w:p>
    <w:p w14:paraId="78EA4EA7"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9971" w:type="dxa"/>
        <w:jc w:val="center"/>
        <w:tblLayout w:type="fixed"/>
        <w:tblLook w:val="01E0" w:firstRow="1" w:lastRow="1" w:firstColumn="1" w:lastColumn="1" w:noHBand="0" w:noVBand="0"/>
      </w:tblPr>
      <w:tblGrid>
        <w:gridCol w:w="1170"/>
        <w:gridCol w:w="270"/>
        <w:gridCol w:w="848"/>
        <w:gridCol w:w="2942"/>
        <w:gridCol w:w="990"/>
        <w:gridCol w:w="1611"/>
        <w:gridCol w:w="971"/>
        <w:gridCol w:w="1162"/>
        <w:gridCol w:w="7"/>
      </w:tblGrid>
      <w:tr w:rsidR="00604D2F" w:rsidRPr="007D1D87" w14:paraId="392DB73E" w14:textId="77777777" w:rsidTr="00F029EB">
        <w:trPr>
          <w:trHeight w:val="360"/>
          <w:jc w:val="center"/>
        </w:trPr>
        <w:tc>
          <w:tcPr>
            <w:tcW w:w="9971" w:type="dxa"/>
            <w:gridSpan w:val="9"/>
            <w:tcBorders>
              <w:top w:val="single" w:sz="6" w:space="0" w:color="auto"/>
              <w:bottom w:val="single" w:sz="12" w:space="0" w:color="auto"/>
            </w:tcBorders>
            <w:shd w:val="clear" w:color="auto" w:fill="FFFFFF"/>
            <w:vAlign w:val="center"/>
          </w:tcPr>
          <w:p w14:paraId="4FD8547A" w14:textId="77777777" w:rsidR="00604D2F" w:rsidRPr="006952A6" w:rsidRDefault="006D1718" w:rsidP="006D1718">
            <w:pPr>
              <w:ind w:right="-72"/>
              <w:jc w:val="right"/>
              <w:rPr>
                <w:b/>
                <w:i/>
                <w:color w:val="auto"/>
                <w:lang w:val="ru-RU"/>
              </w:rPr>
            </w:pPr>
            <w:r>
              <w:rPr>
                <w:b/>
                <w:i/>
                <w:color w:val="auto"/>
                <w:lang w:val="ru-RU"/>
              </w:rPr>
              <w:lastRenderedPageBreak/>
              <w:t>Т</w:t>
            </w:r>
            <w:r w:rsidR="00604D2F" w:rsidRPr="006952A6">
              <w:rPr>
                <w:b/>
                <w:i/>
                <w:color w:val="auto"/>
                <w:lang w:val="ru-RU"/>
              </w:rPr>
              <w:t xml:space="preserve">онкопленочные </w:t>
            </w:r>
            <w:r>
              <w:rPr>
                <w:b/>
                <w:i/>
                <w:color w:val="auto"/>
                <w:lang w:val="ru-RU"/>
              </w:rPr>
              <w:t xml:space="preserve">грунтовки </w:t>
            </w:r>
            <w:r w:rsidR="00604D2F" w:rsidRPr="006952A6">
              <w:rPr>
                <w:b/>
                <w:i/>
                <w:color w:val="auto"/>
                <w:lang w:val="ru-RU"/>
              </w:rPr>
              <w:t>для погруженной эксплуатации</w:t>
            </w:r>
          </w:p>
        </w:tc>
      </w:tr>
      <w:tr w:rsidR="00604D2F" w:rsidRPr="0005732F" w14:paraId="6DA3F0A1" w14:textId="77777777" w:rsidTr="00F029EB">
        <w:trPr>
          <w:trHeight w:val="360"/>
          <w:jc w:val="center"/>
        </w:trPr>
        <w:tc>
          <w:tcPr>
            <w:tcW w:w="7831" w:type="dxa"/>
            <w:gridSpan w:val="6"/>
            <w:tcBorders>
              <w:top w:val="single" w:sz="12" w:space="0" w:color="auto"/>
              <w:left w:val="single" w:sz="12" w:space="0" w:color="auto"/>
              <w:bottom w:val="single" w:sz="12" w:space="0" w:color="auto"/>
            </w:tcBorders>
            <w:vAlign w:val="center"/>
          </w:tcPr>
          <w:p w14:paraId="29DBA715" w14:textId="77777777" w:rsidR="00604D2F" w:rsidRPr="006952A6" w:rsidRDefault="006D1718" w:rsidP="006D1718">
            <w:pPr>
              <w:autoSpaceDE/>
              <w:autoSpaceDN/>
              <w:adjustRightInd/>
              <w:spacing w:before="0" w:line="240" w:lineRule="auto"/>
              <w:ind w:left="0"/>
              <w:rPr>
                <w:b/>
                <w:color w:val="auto"/>
                <w:sz w:val="20"/>
                <w:szCs w:val="20"/>
                <w:lang w:val="ru-RU"/>
              </w:rPr>
            </w:pPr>
            <w:r>
              <w:rPr>
                <w:b/>
                <w:color w:val="auto"/>
                <w:sz w:val="20"/>
                <w:szCs w:val="24"/>
                <w:lang w:val="ru-RU"/>
              </w:rPr>
              <w:t>Т</w:t>
            </w:r>
            <w:r w:rsidR="00604D2F" w:rsidRPr="00AD544E">
              <w:rPr>
                <w:b/>
                <w:color w:val="auto"/>
                <w:sz w:val="20"/>
                <w:szCs w:val="24"/>
                <w:lang w:val="ru-RU"/>
              </w:rPr>
              <w:t>онкопленочные</w:t>
            </w:r>
            <w:r>
              <w:rPr>
                <w:b/>
                <w:color w:val="auto"/>
                <w:sz w:val="20"/>
                <w:szCs w:val="24"/>
                <w:lang w:val="ru-RU"/>
              </w:rPr>
              <w:t xml:space="preserve"> </w:t>
            </w:r>
            <w:r w:rsidR="00A94FF5" w:rsidRPr="005C6B84">
              <w:rPr>
                <w:b/>
                <w:color w:val="auto"/>
                <w:sz w:val="20"/>
                <w:szCs w:val="24"/>
                <w:lang w:val="ru-RU"/>
              </w:rPr>
              <w:t xml:space="preserve">покрытия </w:t>
            </w:r>
            <w:r w:rsidR="00604D2F" w:rsidRPr="005C6B84">
              <w:rPr>
                <w:b/>
                <w:color w:val="auto"/>
                <w:sz w:val="20"/>
                <w:szCs w:val="24"/>
                <w:lang w:val="ru-RU"/>
              </w:rPr>
              <w:t>для</w:t>
            </w:r>
            <w:r w:rsidR="00604D2F">
              <w:rPr>
                <w:b/>
                <w:color w:val="auto"/>
                <w:sz w:val="20"/>
                <w:szCs w:val="24"/>
                <w:lang w:val="ru-RU"/>
              </w:rPr>
              <w:t xml:space="preserve"> погруженной эксплуатации </w:t>
            </w:r>
            <w:r w:rsidR="00604D2F" w:rsidRPr="00AD544E">
              <w:rPr>
                <w:b/>
                <w:color w:val="auto"/>
                <w:sz w:val="20"/>
                <w:szCs w:val="24"/>
                <w:lang w:val="ru-RU"/>
              </w:rPr>
              <w:t>в сырой нефти (обессереной или сероводородосодержащей)</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6AA59722" w14:textId="77777777" w:rsidR="00604D2F" w:rsidRPr="0005732F" w:rsidRDefault="00604D2F" w:rsidP="00146E0F">
            <w:pPr>
              <w:autoSpaceDE/>
              <w:autoSpaceDN/>
              <w:adjustRightInd/>
              <w:spacing w:before="0" w:line="240" w:lineRule="auto"/>
              <w:ind w:left="0"/>
              <w:jc w:val="center"/>
              <w:rPr>
                <w:b/>
                <w:color w:val="auto"/>
                <w:sz w:val="36"/>
                <w:szCs w:val="40"/>
              </w:rPr>
            </w:pPr>
            <w:r w:rsidRPr="00B76D32">
              <w:rPr>
                <w:b/>
                <w:color w:val="auto"/>
                <w:sz w:val="36"/>
                <w:szCs w:val="24"/>
                <w:lang w:val="ru-RU"/>
              </w:rPr>
              <w:t>8.6</w:t>
            </w:r>
          </w:p>
        </w:tc>
      </w:tr>
      <w:tr w:rsidR="00604D2F" w:rsidRPr="007D1D87" w14:paraId="593CD664" w14:textId="77777777" w:rsidTr="00F029EB">
        <w:trPr>
          <w:gridAfter w:val="1"/>
          <w:wAfter w:w="7" w:type="dxa"/>
          <w:cantSplit/>
          <w:trHeight w:val="288"/>
          <w:jc w:val="center"/>
        </w:trPr>
        <w:tc>
          <w:tcPr>
            <w:tcW w:w="1440" w:type="dxa"/>
            <w:gridSpan w:val="2"/>
            <w:tcBorders>
              <w:top w:val="single" w:sz="12" w:space="0" w:color="auto"/>
            </w:tcBorders>
          </w:tcPr>
          <w:p w14:paraId="4553454D" w14:textId="77777777" w:rsidR="00604D2F" w:rsidRPr="004E6B3B" w:rsidRDefault="00604D2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90" w:type="dxa"/>
            <w:gridSpan w:val="2"/>
            <w:tcBorders>
              <w:top w:val="single" w:sz="12" w:space="0" w:color="auto"/>
            </w:tcBorders>
          </w:tcPr>
          <w:p w14:paraId="14BB9D17" w14:textId="01F9728E" w:rsidR="00BB5465" w:rsidRPr="00752F7B" w:rsidRDefault="00752F7B" w:rsidP="00146E0F">
            <w:pPr>
              <w:autoSpaceDE/>
              <w:autoSpaceDN/>
              <w:adjustRightInd/>
              <w:spacing w:before="0" w:line="240" w:lineRule="auto"/>
              <w:ind w:left="-72"/>
              <w:rPr>
                <w:color w:val="auto"/>
                <w:sz w:val="16"/>
                <w:szCs w:val="24"/>
              </w:rPr>
            </w:pPr>
            <w:r w:rsidRPr="00752F7B">
              <w:rPr>
                <w:color w:val="auto"/>
                <w:sz w:val="16"/>
                <w:szCs w:val="24"/>
              </w:rPr>
              <w:t>SSPC-SP1/SP5(NACENo.</w:t>
            </w:r>
            <w:proofErr w:type="gramStart"/>
            <w:r w:rsidRPr="00752F7B">
              <w:rPr>
                <w:color w:val="auto"/>
                <w:sz w:val="16"/>
                <w:szCs w:val="24"/>
              </w:rPr>
              <w:t>1)(</w:t>
            </w:r>
            <w:proofErr w:type="gramEnd"/>
            <w:r w:rsidRPr="00752F7B">
              <w:rPr>
                <w:color w:val="auto"/>
                <w:sz w:val="16"/>
                <w:szCs w:val="24"/>
              </w:rPr>
              <w:t>SA3)</w:t>
            </w:r>
          </w:p>
          <w:p w14:paraId="26967BB5" w14:textId="5912A805" w:rsidR="00604D2F"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CE6571" w:rsidRPr="00CE6571">
              <w:rPr>
                <w:color w:val="auto"/>
                <w:sz w:val="16"/>
                <w:szCs w:val="24"/>
                <w:lang w:val="ru-RU"/>
              </w:rPr>
              <w:t xml:space="preserve"> </w:t>
            </w:r>
            <w:r w:rsidR="00604D2F" w:rsidRPr="00037A5B">
              <w:rPr>
                <w:color w:val="auto"/>
                <w:sz w:val="16"/>
                <w:szCs w:val="24"/>
                <w:lang w:val="ru-RU"/>
              </w:rPr>
              <w:t>очистка до белого металла.</w:t>
            </w:r>
          </w:p>
        </w:tc>
        <w:tc>
          <w:tcPr>
            <w:tcW w:w="990" w:type="dxa"/>
            <w:tcBorders>
              <w:top w:val="single" w:sz="12" w:space="0" w:color="auto"/>
            </w:tcBorders>
          </w:tcPr>
          <w:p w14:paraId="76149555" w14:textId="77777777" w:rsidR="00604D2F" w:rsidRPr="00A24069" w:rsidRDefault="00604D2F" w:rsidP="00146E0F">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744" w:type="dxa"/>
            <w:gridSpan w:val="3"/>
            <w:vMerge w:val="restart"/>
            <w:tcBorders>
              <w:top w:val="single" w:sz="12" w:space="0" w:color="auto"/>
            </w:tcBorders>
          </w:tcPr>
          <w:p w14:paraId="0EB1E221" w14:textId="77777777" w:rsidR="00604D2F" w:rsidRPr="006952A6" w:rsidRDefault="00604D2F" w:rsidP="00146E0F">
            <w:pPr>
              <w:autoSpaceDE/>
              <w:autoSpaceDN/>
              <w:adjustRightInd/>
              <w:spacing w:before="0" w:line="240" w:lineRule="auto"/>
              <w:ind w:left="-72"/>
              <w:rPr>
                <w:color w:val="auto"/>
                <w:sz w:val="16"/>
                <w:szCs w:val="16"/>
                <w:lang w:val="ru-RU"/>
              </w:rPr>
            </w:pPr>
            <w:r w:rsidRPr="00037A5B">
              <w:rPr>
                <w:color w:val="auto"/>
                <w:sz w:val="16"/>
                <w:szCs w:val="24"/>
                <w:lang w:val="ru-RU"/>
              </w:rPr>
              <w:t>Применяется такое же покрытие того же изготовителя.</w:t>
            </w:r>
          </w:p>
        </w:tc>
      </w:tr>
      <w:tr w:rsidR="00604D2F" w:rsidRPr="007D1D87" w14:paraId="7B52938A" w14:textId="77777777" w:rsidTr="00F029EB">
        <w:trPr>
          <w:gridAfter w:val="1"/>
          <w:wAfter w:w="7" w:type="dxa"/>
          <w:cantSplit/>
          <w:trHeight w:val="288"/>
          <w:jc w:val="center"/>
        </w:trPr>
        <w:tc>
          <w:tcPr>
            <w:tcW w:w="1440" w:type="dxa"/>
            <w:gridSpan w:val="2"/>
          </w:tcPr>
          <w:p w14:paraId="0DF9A255" w14:textId="77777777" w:rsidR="00604D2F" w:rsidRPr="004E6B3B" w:rsidRDefault="00604D2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90" w:type="dxa"/>
            <w:gridSpan w:val="2"/>
          </w:tcPr>
          <w:p w14:paraId="3CD54EDA" w14:textId="77777777" w:rsidR="00604D2F" w:rsidRPr="00D750DA" w:rsidRDefault="00224632" w:rsidP="00146E0F">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5E3ECEF8" w14:textId="77777777" w:rsidR="00604D2F" w:rsidRPr="000336E7" w:rsidRDefault="00604D2F" w:rsidP="00146E0F">
            <w:pPr>
              <w:autoSpaceDE/>
              <w:autoSpaceDN/>
              <w:adjustRightInd/>
              <w:spacing w:before="0" w:line="240" w:lineRule="auto"/>
              <w:ind w:left="-72" w:right="747"/>
              <w:rPr>
                <w:color w:val="auto"/>
                <w:sz w:val="16"/>
                <w:szCs w:val="24"/>
                <w:lang w:val="ru-RU"/>
              </w:rPr>
            </w:pPr>
          </w:p>
        </w:tc>
        <w:tc>
          <w:tcPr>
            <w:tcW w:w="3744" w:type="dxa"/>
            <w:gridSpan w:val="3"/>
            <w:vMerge/>
            <w:vAlign w:val="center"/>
          </w:tcPr>
          <w:p w14:paraId="2A96EEC4" w14:textId="77777777" w:rsidR="00604D2F" w:rsidRPr="00D750DA" w:rsidRDefault="00604D2F" w:rsidP="00146E0F">
            <w:pPr>
              <w:rPr>
                <w:color w:val="auto"/>
                <w:lang w:val="ru-RU"/>
              </w:rPr>
            </w:pPr>
          </w:p>
        </w:tc>
      </w:tr>
      <w:tr w:rsidR="00604D2F" w:rsidRPr="007D1D87" w14:paraId="3EA63B78" w14:textId="77777777" w:rsidTr="00F029EB">
        <w:trPr>
          <w:gridAfter w:val="1"/>
          <w:wAfter w:w="7" w:type="dxa"/>
          <w:cantSplit/>
          <w:trHeight w:val="288"/>
          <w:jc w:val="center"/>
        </w:trPr>
        <w:tc>
          <w:tcPr>
            <w:tcW w:w="1440" w:type="dxa"/>
            <w:gridSpan w:val="2"/>
            <w:tcBorders>
              <w:bottom w:val="single" w:sz="12" w:space="0" w:color="auto"/>
            </w:tcBorders>
          </w:tcPr>
          <w:p w14:paraId="29F31A22" w14:textId="77777777" w:rsidR="00604D2F" w:rsidRPr="004E6B3B" w:rsidRDefault="00604D2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90" w:type="dxa"/>
            <w:gridSpan w:val="2"/>
            <w:tcBorders>
              <w:bottom w:val="single" w:sz="12" w:space="0" w:color="auto"/>
            </w:tcBorders>
          </w:tcPr>
          <w:p w14:paraId="6E3E4DB6" w14:textId="2BDEC559" w:rsidR="00604D2F" w:rsidRPr="00AD20CE" w:rsidRDefault="00604D2F" w:rsidP="00146E0F">
            <w:pPr>
              <w:autoSpaceDE/>
              <w:autoSpaceDN/>
              <w:adjustRightInd/>
              <w:spacing w:before="0" w:line="240" w:lineRule="auto"/>
              <w:ind w:left="-72" w:right="747"/>
              <w:rPr>
                <w:sz w:val="16"/>
                <w:szCs w:val="16"/>
                <w:lang w:val="ru-RU"/>
              </w:rPr>
            </w:pPr>
            <w:r>
              <w:rPr>
                <w:color w:val="auto"/>
                <w:sz w:val="16"/>
                <w:szCs w:val="24"/>
                <w:lang w:val="ru-RU"/>
              </w:rPr>
              <w:t>0</w:t>
            </w:r>
            <w:del w:id="545" w:author="Kurmanov, Aidyn [STAMGazStroy LLP]" w:date="2025-12-11T15:39:00Z" w16du:dateUtc="2025-12-11T10:39:00Z">
              <w:r>
                <w:rPr>
                  <w:color w:val="auto"/>
                  <w:sz w:val="16"/>
                  <w:szCs w:val="24"/>
                  <w:lang w:val="ru-RU"/>
                </w:rPr>
                <w:delText>,</w:delText>
              </w:r>
            </w:del>
            <w:ins w:id="546" w:author="Kurmanov, Aidyn [STAMGazStroy LLP]" w:date="2025-12-11T15:39:00Z" w16du:dateUtc="2025-12-11T10:39:00Z">
              <w:r w:rsidR="00A032E3" w:rsidRPr="00A032E3">
                <w:rPr>
                  <w:color w:val="auto"/>
                  <w:sz w:val="16"/>
                  <w:szCs w:val="24"/>
                  <w:lang w:val="ru-RU"/>
                </w:rPr>
                <w:t>.</w:t>
              </w:r>
            </w:ins>
            <w:r w:rsidRPr="00733D94">
              <w:rPr>
                <w:color w:val="auto"/>
                <w:sz w:val="16"/>
                <w:szCs w:val="24"/>
                <w:lang w:val="ru-RU"/>
              </w:rPr>
              <w:t>2</w:t>
            </w:r>
            <w:r w:rsidRPr="00156C55">
              <w:rPr>
                <w:color w:val="auto"/>
                <w:sz w:val="16"/>
                <w:szCs w:val="24"/>
                <w:lang w:val="ru-RU"/>
              </w:rPr>
              <w:t>54</w:t>
            </w:r>
            <w:r>
              <w:rPr>
                <w:color w:val="auto"/>
                <w:sz w:val="16"/>
                <w:szCs w:val="24"/>
                <w:lang w:val="ru-RU"/>
              </w:rPr>
              <w:t xml:space="preserve"> – 0</w:t>
            </w:r>
            <w:del w:id="547" w:author="Kurmanov, Aidyn [STAMGazStroy LLP]" w:date="2025-12-11T15:39:00Z" w16du:dateUtc="2025-12-11T10:39:00Z">
              <w:r>
                <w:rPr>
                  <w:color w:val="auto"/>
                  <w:sz w:val="16"/>
                  <w:szCs w:val="24"/>
                  <w:lang w:val="ru-RU"/>
                </w:rPr>
                <w:delText>,</w:delText>
              </w:r>
            </w:del>
            <w:ins w:id="548" w:author="Kurmanov, Aidyn [STAMGazStroy LLP]" w:date="2025-12-11T15:40:00Z" w16du:dateUtc="2025-12-11T10:40:00Z">
              <w:r w:rsidR="00A032E3" w:rsidRPr="00A032E3">
                <w:rPr>
                  <w:color w:val="auto"/>
                  <w:sz w:val="16"/>
                  <w:szCs w:val="24"/>
                  <w:lang w:val="ru-RU"/>
                </w:rPr>
                <w:t>.</w:t>
              </w:r>
            </w:ins>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549" w:author="Kurmanov, Aidyn [STAMGazStroy LLP]" w:date="2025-12-11T15:40:00Z" w16du:dateUtc="2025-12-11T10:40:00Z">
              <w:r w:rsidRPr="00037A5B">
                <w:rPr>
                  <w:color w:val="auto"/>
                  <w:sz w:val="16"/>
                  <w:szCs w:val="24"/>
                  <w:lang w:val="ru-RU"/>
                </w:rPr>
                <w:delText>,</w:delText>
              </w:r>
            </w:del>
            <w:ins w:id="550" w:author="Kurmanov, Aidyn [STAMGazStroy LLP]" w:date="2025-12-11T15:40:00Z" w16du:dateUtc="2025-12-11T10:40: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551" w:author="Kurmanov, Aidyn [STAMGazStroy LLP]" w:date="2025-12-11T15:40:00Z" w16du:dateUtc="2025-12-11T10:40:00Z">
              <w:r w:rsidRPr="00037A5B">
                <w:rPr>
                  <w:color w:val="auto"/>
                  <w:sz w:val="16"/>
                  <w:szCs w:val="24"/>
                  <w:lang w:val="ru-RU"/>
                </w:rPr>
                <w:delText>,</w:delText>
              </w:r>
            </w:del>
            <w:ins w:id="552" w:author="Kurmanov, Aidyn [STAMGazStroy LLP]" w:date="2025-12-11T15:40:00Z" w16du:dateUtc="2025-12-11T10:40: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67382445" w14:textId="77777777" w:rsidR="00604D2F" w:rsidRPr="000336E7" w:rsidRDefault="00604D2F" w:rsidP="00146E0F">
            <w:pPr>
              <w:autoSpaceDE/>
              <w:autoSpaceDN/>
              <w:adjustRightInd/>
              <w:spacing w:before="0" w:line="240" w:lineRule="auto"/>
              <w:ind w:left="-72" w:right="747"/>
              <w:rPr>
                <w:color w:val="auto"/>
                <w:sz w:val="16"/>
                <w:szCs w:val="24"/>
                <w:lang w:val="ru-RU"/>
              </w:rPr>
            </w:pPr>
          </w:p>
        </w:tc>
        <w:tc>
          <w:tcPr>
            <w:tcW w:w="3744" w:type="dxa"/>
            <w:gridSpan w:val="3"/>
            <w:vMerge/>
            <w:tcBorders>
              <w:bottom w:val="single" w:sz="12" w:space="0" w:color="auto"/>
            </w:tcBorders>
            <w:vAlign w:val="center"/>
          </w:tcPr>
          <w:p w14:paraId="6FD44D4B" w14:textId="77777777" w:rsidR="00604D2F" w:rsidRPr="006952A6" w:rsidRDefault="00604D2F" w:rsidP="00146E0F">
            <w:pPr>
              <w:rPr>
                <w:color w:val="auto"/>
                <w:lang w:val="ru-RU"/>
              </w:rPr>
            </w:pPr>
          </w:p>
        </w:tc>
      </w:tr>
      <w:tr w:rsidR="00604D2F" w:rsidRPr="0005732F" w14:paraId="798C0386"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0A4442F0" w14:textId="77777777" w:rsidR="00604D2F" w:rsidRPr="00AD544E" w:rsidRDefault="00604D2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942" w:type="dxa"/>
            <w:tcBorders>
              <w:top w:val="single" w:sz="12" w:space="0" w:color="auto"/>
              <w:bottom w:val="single" w:sz="12" w:space="0" w:color="auto"/>
            </w:tcBorders>
            <w:shd w:val="clear" w:color="auto" w:fill="000000"/>
            <w:vAlign w:val="center"/>
          </w:tcPr>
          <w:p w14:paraId="77C8AA94" w14:textId="77777777" w:rsidR="00604D2F" w:rsidRPr="00AD544E" w:rsidRDefault="00604D2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01" w:type="dxa"/>
            <w:gridSpan w:val="2"/>
            <w:tcBorders>
              <w:top w:val="single" w:sz="12" w:space="0" w:color="auto"/>
              <w:bottom w:val="single" w:sz="12" w:space="0" w:color="auto"/>
            </w:tcBorders>
            <w:shd w:val="clear" w:color="auto" w:fill="000000"/>
            <w:vAlign w:val="center"/>
          </w:tcPr>
          <w:p w14:paraId="6844F536" w14:textId="77777777" w:rsidR="00604D2F" w:rsidRPr="00AD544E" w:rsidRDefault="00604D2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388005CA" w14:textId="77777777" w:rsidR="00604D2F" w:rsidRPr="00AD544E" w:rsidRDefault="00604D2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226AE2D0" w14:textId="77777777" w:rsidR="00604D2F" w:rsidRPr="00AD544E" w:rsidRDefault="00604D2F"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604D2F" w:rsidRPr="0005732F" w14:paraId="7BA33E95" w14:textId="77777777" w:rsidTr="00F029EB">
        <w:trPr>
          <w:trHeight w:val="288"/>
          <w:jc w:val="center"/>
        </w:trPr>
        <w:tc>
          <w:tcPr>
            <w:tcW w:w="2288" w:type="dxa"/>
            <w:gridSpan w:val="3"/>
            <w:vAlign w:val="center"/>
          </w:tcPr>
          <w:p w14:paraId="0B703434" w14:textId="77777777" w:rsidR="00604D2F" w:rsidRPr="00D41158" w:rsidRDefault="00604D2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2942" w:type="dxa"/>
            <w:vAlign w:val="center"/>
          </w:tcPr>
          <w:p w14:paraId="6A8F6091"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Carboline</w:t>
            </w:r>
          </w:p>
        </w:tc>
        <w:tc>
          <w:tcPr>
            <w:tcW w:w="2601" w:type="dxa"/>
            <w:gridSpan w:val="2"/>
            <w:vAlign w:val="center"/>
          </w:tcPr>
          <w:p w14:paraId="197884ED" w14:textId="77777777" w:rsidR="00604D2F" w:rsidRPr="001338C9" w:rsidRDefault="00604D2F" w:rsidP="00146E0F">
            <w:pPr>
              <w:autoSpaceDE/>
              <w:autoSpaceDN/>
              <w:adjustRightInd/>
              <w:spacing w:before="0" w:line="240" w:lineRule="auto"/>
              <w:ind w:left="0"/>
              <w:rPr>
                <w:sz w:val="16"/>
                <w:szCs w:val="16"/>
              </w:rPr>
            </w:pPr>
            <w:r w:rsidRPr="001338C9">
              <w:rPr>
                <w:sz w:val="16"/>
                <w:szCs w:val="16"/>
              </w:rPr>
              <w:t>Phenoline 385</w:t>
            </w:r>
          </w:p>
        </w:tc>
        <w:tc>
          <w:tcPr>
            <w:tcW w:w="971" w:type="dxa"/>
            <w:vAlign w:val="center"/>
          </w:tcPr>
          <w:p w14:paraId="3F90414E"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119</w:t>
            </w:r>
          </w:p>
        </w:tc>
        <w:tc>
          <w:tcPr>
            <w:tcW w:w="1169" w:type="dxa"/>
            <w:gridSpan w:val="2"/>
            <w:vAlign w:val="center"/>
          </w:tcPr>
          <w:p w14:paraId="1C261292"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82</w:t>
            </w:r>
            <w:r w:rsidRPr="001D3869">
              <w:rPr>
                <w:sz w:val="16"/>
                <w:szCs w:val="16"/>
              </w:rPr>
              <w:t>°</w:t>
            </w:r>
            <w:r>
              <w:rPr>
                <w:sz w:val="16"/>
                <w:szCs w:val="16"/>
              </w:rPr>
              <w:t>C (18</w:t>
            </w:r>
            <w:r w:rsidRPr="001D3869">
              <w:rPr>
                <w:sz w:val="16"/>
                <w:szCs w:val="16"/>
              </w:rPr>
              <w:t>0°F</w:t>
            </w:r>
            <w:r>
              <w:rPr>
                <w:sz w:val="16"/>
                <w:szCs w:val="16"/>
              </w:rPr>
              <w:t>)</w:t>
            </w:r>
          </w:p>
        </w:tc>
      </w:tr>
      <w:tr w:rsidR="00604D2F" w:rsidRPr="0005732F" w14:paraId="261333FC" w14:textId="77777777" w:rsidTr="00F029EB">
        <w:trPr>
          <w:trHeight w:val="288"/>
          <w:jc w:val="center"/>
        </w:trPr>
        <w:tc>
          <w:tcPr>
            <w:tcW w:w="2288" w:type="dxa"/>
            <w:gridSpan w:val="3"/>
            <w:vAlign w:val="center"/>
          </w:tcPr>
          <w:p w14:paraId="40A4C846" w14:textId="77777777" w:rsidR="00604D2F" w:rsidRPr="00D41158" w:rsidRDefault="00604D2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942" w:type="dxa"/>
            <w:vAlign w:val="center"/>
          </w:tcPr>
          <w:p w14:paraId="0CA3FFDF"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Hempel Coatings (USA), Inc.</w:t>
            </w:r>
          </w:p>
        </w:tc>
        <w:tc>
          <w:tcPr>
            <w:tcW w:w="2601" w:type="dxa"/>
            <w:gridSpan w:val="2"/>
            <w:vAlign w:val="center"/>
          </w:tcPr>
          <w:p w14:paraId="0A9BCAB5" w14:textId="47DB9E02" w:rsidR="00604D2F" w:rsidRPr="001338C9" w:rsidRDefault="00604D2F" w:rsidP="00146E0F">
            <w:pPr>
              <w:autoSpaceDE/>
              <w:autoSpaceDN/>
              <w:adjustRightInd/>
              <w:spacing w:before="0" w:line="240" w:lineRule="auto"/>
              <w:ind w:left="0"/>
              <w:rPr>
                <w:sz w:val="16"/>
                <w:szCs w:val="16"/>
              </w:rPr>
            </w:pPr>
            <w:proofErr w:type="spellStart"/>
            <w:r w:rsidRPr="001338C9">
              <w:rPr>
                <w:sz w:val="16"/>
                <w:szCs w:val="16"/>
              </w:rPr>
              <w:t>Hempadur</w:t>
            </w:r>
            <w:proofErr w:type="spellEnd"/>
            <w:r w:rsidRPr="001338C9">
              <w:rPr>
                <w:sz w:val="16"/>
                <w:szCs w:val="16"/>
              </w:rPr>
              <w:t xml:space="preserve"> 85671 </w:t>
            </w:r>
          </w:p>
        </w:tc>
        <w:tc>
          <w:tcPr>
            <w:tcW w:w="971" w:type="dxa"/>
            <w:vAlign w:val="center"/>
          </w:tcPr>
          <w:p w14:paraId="15BC3A2E"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320-0</w:t>
            </w:r>
          </w:p>
        </w:tc>
        <w:tc>
          <w:tcPr>
            <w:tcW w:w="1169" w:type="dxa"/>
            <w:gridSpan w:val="2"/>
            <w:vAlign w:val="center"/>
          </w:tcPr>
          <w:p w14:paraId="7110A191" w14:textId="77777777" w:rsidR="00604D2F" w:rsidRPr="001D3869" w:rsidRDefault="00281DED" w:rsidP="00146E0F">
            <w:pPr>
              <w:autoSpaceDE/>
              <w:autoSpaceDN/>
              <w:adjustRightInd/>
              <w:spacing w:before="0" w:line="240" w:lineRule="auto"/>
              <w:ind w:left="-94"/>
              <w:jc w:val="center"/>
              <w:rPr>
                <w:sz w:val="16"/>
                <w:szCs w:val="16"/>
              </w:rPr>
            </w:pPr>
            <w:r>
              <w:rPr>
                <w:sz w:val="16"/>
                <w:szCs w:val="16"/>
              </w:rPr>
              <w:t>90</w:t>
            </w:r>
            <w:r w:rsidRPr="001D3869">
              <w:rPr>
                <w:sz w:val="16"/>
                <w:szCs w:val="16"/>
              </w:rPr>
              <w:t>°</w:t>
            </w:r>
            <w:r>
              <w:rPr>
                <w:sz w:val="16"/>
                <w:szCs w:val="16"/>
              </w:rPr>
              <w:t>C (*</w:t>
            </w:r>
            <w:r w:rsidRPr="001D3869">
              <w:rPr>
                <w:sz w:val="16"/>
                <w:szCs w:val="16"/>
              </w:rPr>
              <w:t>1</w:t>
            </w:r>
            <w:r>
              <w:rPr>
                <w:sz w:val="16"/>
                <w:szCs w:val="16"/>
              </w:rPr>
              <w:t>94</w:t>
            </w:r>
            <w:r w:rsidRPr="001D3869">
              <w:rPr>
                <w:sz w:val="16"/>
                <w:szCs w:val="16"/>
              </w:rPr>
              <w:t>°F</w:t>
            </w:r>
            <w:r>
              <w:rPr>
                <w:sz w:val="16"/>
                <w:szCs w:val="16"/>
              </w:rPr>
              <w:t>)</w:t>
            </w:r>
          </w:p>
        </w:tc>
      </w:tr>
      <w:tr w:rsidR="00604D2F" w:rsidRPr="0005732F" w14:paraId="1D2E8818" w14:textId="77777777" w:rsidTr="00F029EB">
        <w:trPr>
          <w:trHeight w:val="288"/>
          <w:jc w:val="center"/>
        </w:trPr>
        <w:tc>
          <w:tcPr>
            <w:tcW w:w="2288" w:type="dxa"/>
            <w:gridSpan w:val="3"/>
            <w:vAlign w:val="center"/>
          </w:tcPr>
          <w:p w14:paraId="49BE0B36" w14:textId="77777777" w:rsidR="00604D2F" w:rsidRPr="00D41158" w:rsidRDefault="00281DED" w:rsidP="00281DED">
            <w:pPr>
              <w:autoSpaceDE/>
              <w:autoSpaceDN/>
              <w:adjustRightInd/>
              <w:spacing w:before="0" w:line="240" w:lineRule="auto"/>
              <w:ind w:left="0"/>
              <w:rPr>
                <w:b/>
                <w:color w:val="auto"/>
                <w:sz w:val="16"/>
                <w:szCs w:val="24"/>
                <w:lang w:val="ru-RU"/>
              </w:rPr>
            </w:pPr>
            <w:r>
              <w:rPr>
                <w:b/>
                <w:color w:val="auto"/>
                <w:sz w:val="16"/>
                <w:szCs w:val="24"/>
                <w:lang w:val="ru-RU"/>
              </w:rPr>
              <w:t>Т</w:t>
            </w:r>
            <w:r w:rsidRPr="00D41158">
              <w:rPr>
                <w:b/>
                <w:color w:val="auto"/>
                <w:sz w:val="16"/>
                <w:szCs w:val="24"/>
                <w:lang w:val="ru-RU"/>
              </w:rPr>
              <w:t>онкопленочное</w:t>
            </w:r>
          </w:p>
        </w:tc>
        <w:tc>
          <w:tcPr>
            <w:tcW w:w="2942" w:type="dxa"/>
            <w:vAlign w:val="center"/>
          </w:tcPr>
          <w:p w14:paraId="1AC0E718"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International</w:t>
            </w:r>
          </w:p>
        </w:tc>
        <w:tc>
          <w:tcPr>
            <w:tcW w:w="2601" w:type="dxa"/>
            <w:gridSpan w:val="2"/>
            <w:vAlign w:val="center"/>
          </w:tcPr>
          <w:p w14:paraId="756E3A57" w14:textId="77777777" w:rsidR="00604D2F" w:rsidRPr="001338C9" w:rsidRDefault="00604D2F" w:rsidP="00146E0F">
            <w:pPr>
              <w:autoSpaceDE/>
              <w:autoSpaceDN/>
              <w:adjustRightInd/>
              <w:spacing w:before="0" w:line="240" w:lineRule="auto"/>
              <w:ind w:left="0"/>
              <w:rPr>
                <w:sz w:val="16"/>
                <w:szCs w:val="16"/>
              </w:rPr>
            </w:pPr>
            <w:r w:rsidRPr="001338C9">
              <w:rPr>
                <w:sz w:val="16"/>
                <w:szCs w:val="16"/>
              </w:rPr>
              <w:t>Interline 850</w:t>
            </w:r>
          </w:p>
        </w:tc>
        <w:tc>
          <w:tcPr>
            <w:tcW w:w="971" w:type="dxa"/>
            <w:vAlign w:val="center"/>
          </w:tcPr>
          <w:p w14:paraId="20C10568"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225</w:t>
            </w:r>
          </w:p>
        </w:tc>
        <w:tc>
          <w:tcPr>
            <w:tcW w:w="1169" w:type="dxa"/>
            <w:gridSpan w:val="2"/>
            <w:vAlign w:val="center"/>
          </w:tcPr>
          <w:p w14:paraId="27F92C8B"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3E6A840F" w14:textId="77777777" w:rsidTr="00F029EB">
        <w:trPr>
          <w:trHeight w:val="288"/>
          <w:jc w:val="center"/>
        </w:trPr>
        <w:tc>
          <w:tcPr>
            <w:tcW w:w="2288" w:type="dxa"/>
            <w:gridSpan w:val="3"/>
            <w:vMerge w:val="restart"/>
            <w:vAlign w:val="center"/>
          </w:tcPr>
          <w:p w14:paraId="1D27D205" w14:textId="77777777" w:rsidR="00604D2F" w:rsidRPr="00D41158" w:rsidRDefault="00604D2F"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942" w:type="dxa"/>
            <w:vAlign w:val="center"/>
          </w:tcPr>
          <w:p w14:paraId="1BB0C05E"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International Devoe</w:t>
            </w:r>
          </w:p>
        </w:tc>
        <w:tc>
          <w:tcPr>
            <w:tcW w:w="2601" w:type="dxa"/>
            <w:gridSpan w:val="2"/>
            <w:vAlign w:val="center"/>
          </w:tcPr>
          <w:p w14:paraId="66D0929D" w14:textId="77777777" w:rsidR="00604D2F" w:rsidRPr="001338C9" w:rsidRDefault="00604D2F" w:rsidP="00146E0F">
            <w:pPr>
              <w:autoSpaceDE/>
              <w:autoSpaceDN/>
              <w:adjustRightInd/>
              <w:spacing w:before="0" w:line="240" w:lineRule="auto"/>
              <w:ind w:left="0"/>
              <w:rPr>
                <w:sz w:val="16"/>
                <w:szCs w:val="16"/>
              </w:rPr>
            </w:pPr>
            <w:proofErr w:type="spellStart"/>
            <w:r w:rsidRPr="001338C9">
              <w:rPr>
                <w:sz w:val="16"/>
                <w:szCs w:val="16"/>
              </w:rPr>
              <w:t>Devchem</w:t>
            </w:r>
            <w:proofErr w:type="spellEnd"/>
            <w:r w:rsidRPr="001338C9">
              <w:rPr>
                <w:sz w:val="16"/>
                <w:szCs w:val="16"/>
              </w:rPr>
              <w:t xml:space="preserve"> 253</w:t>
            </w:r>
          </w:p>
        </w:tc>
        <w:tc>
          <w:tcPr>
            <w:tcW w:w="971" w:type="dxa"/>
            <w:vAlign w:val="center"/>
          </w:tcPr>
          <w:p w14:paraId="6A958147"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213</w:t>
            </w:r>
          </w:p>
        </w:tc>
        <w:tc>
          <w:tcPr>
            <w:tcW w:w="1169" w:type="dxa"/>
            <w:gridSpan w:val="2"/>
            <w:vAlign w:val="center"/>
          </w:tcPr>
          <w:p w14:paraId="048D5E62"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93</w:t>
            </w:r>
            <w:r w:rsidRPr="001D3869">
              <w:rPr>
                <w:sz w:val="16"/>
                <w:szCs w:val="16"/>
              </w:rPr>
              <w:t>°</w:t>
            </w:r>
            <w:r>
              <w:rPr>
                <w:sz w:val="16"/>
                <w:szCs w:val="16"/>
              </w:rPr>
              <w:t>C (20</w:t>
            </w:r>
            <w:r w:rsidRPr="001D3869">
              <w:rPr>
                <w:sz w:val="16"/>
                <w:szCs w:val="16"/>
              </w:rPr>
              <w:t>0°F</w:t>
            </w:r>
            <w:r>
              <w:rPr>
                <w:sz w:val="16"/>
                <w:szCs w:val="16"/>
              </w:rPr>
              <w:t>)</w:t>
            </w:r>
          </w:p>
        </w:tc>
      </w:tr>
      <w:tr w:rsidR="00604D2F" w:rsidRPr="0005732F" w14:paraId="449060DA" w14:textId="77777777" w:rsidTr="00575118">
        <w:trPr>
          <w:trHeight w:val="436"/>
          <w:jc w:val="center"/>
        </w:trPr>
        <w:tc>
          <w:tcPr>
            <w:tcW w:w="2288" w:type="dxa"/>
            <w:gridSpan w:val="3"/>
            <w:vMerge/>
            <w:vAlign w:val="center"/>
          </w:tcPr>
          <w:p w14:paraId="1758FE9B" w14:textId="77777777" w:rsidR="00604D2F" w:rsidRPr="0005732F" w:rsidRDefault="00604D2F" w:rsidP="00146E0F">
            <w:pPr>
              <w:rPr>
                <w:b/>
                <w:color w:val="auto"/>
                <w:sz w:val="16"/>
                <w:szCs w:val="16"/>
              </w:rPr>
            </w:pPr>
          </w:p>
        </w:tc>
        <w:tc>
          <w:tcPr>
            <w:tcW w:w="2942" w:type="dxa"/>
            <w:vAlign w:val="center"/>
          </w:tcPr>
          <w:p w14:paraId="4C2C3AE7"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Jotun Paints</w:t>
            </w:r>
          </w:p>
        </w:tc>
        <w:tc>
          <w:tcPr>
            <w:tcW w:w="2601" w:type="dxa"/>
            <w:gridSpan w:val="2"/>
            <w:vAlign w:val="center"/>
          </w:tcPr>
          <w:p w14:paraId="57DC8B67" w14:textId="72EB08AD" w:rsidR="00604D2F" w:rsidRPr="001338C9" w:rsidRDefault="00281DED" w:rsidP="00146E0F">
            <w:pPr>
              <w:autoSpaceDE/>
              <w:autoSpaceDN/>
              <w:adjustRightInd/>
              <w:spacing w:before="0" w:line="240" w:lineRule="auto"/>
              <w:ind w:left="0"/>
              <w:rPr>
                <w:sz w:val="16"/>
                <w:szCs w:val="16"/>
              </w:rPr>
            </w:pPr>
            <w:proofErr w:type="spellStart"/>
            <w:r w:rsidRPr="001338C9">
              <w:rPr>
                <w:sz w:val="16"/>
                <w:szCs w:val="16"/>
              </w:rPr>
              <w:t>Penguard</w:t>
            </w:r>
            <w:proofErr w:type="spellEnd"/>
            <w:r w:rsidR="00604D2F" w:rsidRPr="001338C9">
              <w:rPr>
                <w:sz w:val="16"/>
                <w:szCs w:val="16"/>
              </w:rPr>
              <w:t xml:space="preserve"> Universal </w:t>
            </w:r>
          </w:p>
        </w:tc>
        <w:tc>
          <w:tcPr>
            <w:tcW w:w="971" w:type="dxa"/>
            <w:vAlign w:val="center"/>
          </w:tcPr>
          <w:p w14:paraId="42DCE64E"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240</w:t>
            </w:r>
          </w:p>
        </w:tc>
        <w:tc>
          <w:tcPr>
            <w:tcW w:w="1169" w:type="dxa"/>
            <w:gridSpan w:val="2"/>
            <w:vAlign w:val="center"/>
          </w:tcPr>
          <w:p w14:paraId="2F7C09CA"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44</w:t>
            </w:r>
            <w:r w:rsidRPr="001D3869">
              <w:rPr>
                <w:sz w:val="16"/>
                <w:szCs w:val="16"/>
              </w:rPr>
              <w:t>°</w:t>
            </w:r>
            <w:r>
              <w:rPr>
                <w:sz w:val="16"/>
                <w:szCs w:val="16"/>
              </w:rPr>
              <w:t>C (112</w:t>
            </w:r>
            <w:r w:rsidRPr="001D3869">
              <w:rPr>
                <w:sz w:val="16"/>
                <w:szCs w:val="16"/>
              </w:rPr>
              <w:t>°F</w:t>
            </w:r>
            <w:r>
              <w:rPr>
                <w:sz w:val="16"/>
                <w:szCs w:val="16"/>
              </w:rPr>
              <w:t>)</w:t>
            </w:r>
          </w:p>
        </w:tc>
      </w:tr>
      <w:tr w:rsidR="00281DED" w:rsidRPr="0005732F" w14:paraId="18FC23D6" w14:textId="77777777" w:rsidTr="00F029EB">
        <w:trPr>
          <w:trHeight w:val="288"/>
          <w:jc w:val="center"/>
        </w:trPr>
        <w:tc>
          <w:tcPr>
            <w:tcW w:w="2288" w:type="dxa"/>
            <w:gridSpan w:val="3"/>
            <w:vAlign w:val="center"/>
          </w:tcPr>
          <w:p w14:paraId="1474978C" w14:textId="77777777" w:rsidR="00281DED" w:rsidRPr="0005732F" w:rsidRDefault="00281DED" w:rsidP="00146E0F">
            <w:pPr>
              <w:rPr>
                <w:b/>
                <w:color w:val="auto"/>
                <w:sz w:val="16"/>
                <w:szCs w:val="16"/>
              </w:rPr>
            </w:pPr>
          </w:p>
        </w:tc>
        <w:tc>
          <w:tcPr>
            <w:tcW w:w="2942" w:type="dxa"/>
            <w:vAlign w:val="center"/>
          </w:tcPr>
          <w:p w14:paraId="57E67F5E" w14:textId="77777777" w:rsidR="00281DED" w:rsidRPr="001D3869" w:rsidRDefault="00281DED" w:rsidP="00146E0F">
            <w:pPr>
              <w:autoSpaceDE/>
              <w:autoSpaceDN/>
              <w:adjustRightInd/>
              <w:spacing w:before="0" w:line="240" w:lineRule="auto"/>
              <w:ind w:left="0"/>
              <w:rPr>
                <w:sz w:val="16"/>
                <w:szCs w:val="16"/>
              </w:rPr>
            </w:pPr>
            <w:r>
              <w:rPr>
                <w:sz w:val="16"/>
                <w:szCs w:val="16"/>
              </w:rPr>
              <w:t>PPG</w:t>
            </w:r>
          </w:p>
        </w:tc>
        <w:tc>
          <w:tcPr>
            <w:tcW w:w="2601" w:type="dxa"/>
            <w:gridSpan w:val="2"/>
            <w:vAlign w:val="center"/>
          </w:tcPr>
          <w:p w14:paraId="67086B66" w14:textId="2066F89E" w:rsidR="00253154" w:rsidRPr="001338C9" w:rsidRDefault="00281DED" w:rsidP="00146E0F">
            <w:pPr>
              <w:autoSpaceDE/>
              <w:autoSpaceDN/>
              <w:adjustRightInd/>
              <w:spacing w:before="0" w:line="240" w:lineRule="auto"/>
              <w:ind w:left="0"/>
              <w:rPr>
                <w:sz w:val="16"/>
                <w:szCs w:val="16"/>
                <w:lang w:val="ru-RU"/>
              </w:rPr>
            </w:pPr>
            <w:proofErr w:type="spellStart"/>
            <w:r w:rsidRPr="001338C9">
              <w:rPr>
                <w:sz w:val="16"/>
                <w:szCs w:val="16"/>
              </w:rPr>
              <w:t>Amercoat</w:t>
            </w:r>
            <w:proofErr w:type="spellEnd"/>
            <w:r w:rsidRPr="001338C9">
              <w:rPr>
                <w:sz w:val="16"/>
                <w:szCs w:val="16"/>
              </w:rPr>
              <w:t xml:space="preserve"> 90HS</w:t>
            </w:r>
          </w:p>
          <w:p w14:paraId="40B12B1D" w14:textId="5715F093" w:rsidR="00281DED" w:rsidRPr="001338C9" w:rsidRDefault="00253154" w:rsidP="00146E0F">
            <w:pPr>
              <w:autoSpaceDE/>
              <w:autoSpaceDN/>
              <w:adjustRightInd/>
              <w:spacing w:before="0" w:line="240" w:lineRule="auto"/>
              <w:ind w:left="0"/>
              <w:rPr>
                <w:sz w:val="16"/>
                <w:szCs w:val="16"/>
              </w:rPr>
            </w:pPr>
            <w:proofErr w:type="spellStart"/>
            <w:r w:rsidRPr="001338C9">
              <w:rPr>
                <w:sz w:val="16"/>
                <w:szCs w:val="16"/>
              </w:rPr>
              <w:t>Sigmaguard</w:t>
            </w:r>
            <w:proofErr w:type="spellEnd"/>
            <w:r w:rsidRPr="001338C9">
              <w:rPr>
                <w:sz w:val="16"/>
                <w:szCs w:val="16"/>
              </w:rPr>
              <w:t xml:space="preserve"> 720</w:t>
            </w:r>
            <w:r w:rsidR="00281DED" w:rsidRPr="001338C9">
              <w:rPr>
                <w:sz w:val="16"/>
                <w:szCs w:val="16"/>
              </w:rPr>
              <w:t xml:space="preserve"> </w:t>
            </w:r>
          </w:p>
        </w:tc>
        <w:tc>
          <w:tcPr>
            <w:tcW w:w="971" w:type="dxa"/>
            <w:vAlign w:val="center"/>
          </w:tcPr>
          <w:p w14:paraId="48C0061F" w14:textId="4A7933D9" w:rsidR="00281DED" w:rsidRDefault="00B56E26" w:rsidP="00146E0F">
            <w:pPr>
              <w:autoSpaceDE/>
              <w:autoSpaceDN/>
              <w:adjustRightInd/>
              <w:spacing w:before="0" w:line="240" w:lineRule="auto"/>
              <w:ind w:left="0"/>
              <w:jc w:val="center"/>
              <w:rPr>
                <w:sz w:val="16"/>
                <w:szCs w:val="16"/>
                <w:lang w:val="ru-RU"/>
              </w:rPr>
            </w:pPr>
            <w:r>
              <w:rPr>
                <w:sz w:val="16"/>
                <w:szCs w:val="16"/>
                <w:lang w:val="ru-RU"/>
              </w:rPr>
              <w:t>315-324</w:t>
            </w:r>
          </w:p>
          <w:p w14:paraId="67CFDBF0" w14:textId="478B3BE6" w:rsidR="00B56E26" w:rsidRPr="00B56E26" w:rsidRDefault="009D6104" w:rsidP="00146E0F">
            <w:pPr>
              <w:autoSpaceDE/>
              <w:autoSpaceDN/>
              <w:adjustRightInd/>
              <w:spacing w:before="0" w:line="240" w:lineRule="auto"/>
              <w:ind w:left="0"/>
              <w:jc w:val="center"/>
              <w:rPr>
                <w:sz w:val="16"/>
                <w:szCs w:val="16"/>
                <w:lang w:val="ru-RU"/>
              </w:rPr>
            </w:pPr>
            <w:r>
              <w:rPr>
                <w:sz w:val="16"/>
                <w:szCs w:val="16"/>
                <w:lang w:val="ru-RU"/>
              </w:rPr>
              <w:t>233-324</w:t>
            </w:r>
          </w:p>
        </w:tc>
        <w:tc>
          <w:tcPr>
            <w:tcW w:w="1169" w:type="dxa"/>
            <w:gridSpan w:val="2"/>
            <w:vAlign w:val="center"/>
          </w:tcPr>
          <w:p w14:paraId="2C356F50" w14:textId="77777777" w:rsidR="00281DED" w:rsidRPr="001D3869" w:rsidRDefault="00281DED" w:rsidP="00146E0F">
            <w:pPr>
              <w:autoSpaceDE/>
              <w:autoSpaceDN/>
              <w:adjustRightInd/>
              <w:spacing w:before="0" w:line="240" w:lineRule="auto"/>
              <w:ind w:left="-94"/>
              <w:jc w:val="center"/>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604D2F" w:rsidRPr="00416FB7" w14:paraId="67F89159" w14:textId="77777777" w:rsidTr="00F029EB">
        <w:trPr>
          <w:trHeight w:val="288"/>
          <w:jc w:val="center"/>
        </w:trPr>
        <w:tc>
          <w:tcPr>
            <w:tcW w:w="2288" w:type="dxa"/>
            <w:gridSpan w:val="3"/>
            <w:vAlign w:val="center"/>
          </w:tcPr>
          <w:p w14:paraId="09521DBD" w14:textId="77777777" w:rsidR="00604D2F" w:rsidRPr="0005732F" w:rsidRDefault="00604D2F" w:rsidP="00146E0F">
            <w:pPr>
              <w:rPr>
                <w:b/>
                <w:color w:val="auto"/>
                <w:sz w:val="16"/>
                <w:szCs w:val="16"/>
              </w:rPr>
            </w:pPr>
          </w:p>
        </w:tc>
        <w:tc>
          <w:tcPr>
            <w:tcW w:w="2942" w:type="dxa"/>
            <w:vAlign w:val="center"/>
          </w:tcPr>
          <w:p w14:paraId="2E4B9D26"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Sherwin Williams</w:t>
            </w:r>
          </w:p>
        </w:tc>
        <w:tc>
          <w:tcPr>
            <w:tcW w:w="2601" w:type="dxa"/>
            <w:gridSpan w:val="2"/>
            <w:vAlign w:val="center"/>
          </w:tcPr>
          <w:p w14:paraId="25D88B34" w14:textId="77777777" w:rsidR="00604D2F" w:rsidRPr="001338C9" w:rsidRDefault="00604D2F" w:rsidP="00146E0F">
            <w:pPr>
              <w:autoSpaceDE/>
              <w:autoSpaceDN/>
              <w:adjustRightInd/>
              <w:spacing w:before="0" w:line="240" w:lineRule="auto"/>
              <w:ind w:left="0"/>
              <w:rPr>
                <w:sz w:val="16"/>
                <w:szCs w:val="16"/>
              </w:rPr>
            </w:pPr>
            <w:proofErr w:type="spellStart"/>
            <w:r w:rsidRPr="001338C9">
              <w:rPr>
                <w:sz w:val="16"/>
                <w:szCs w:val="16"/>
              </w:rPr>
              <w:t>Phenicon</w:t>
            </w:r>
            <w:proofErr w:type="spellEnd"/>
            <w:r w:rsidRPr="001338C9">
              <w:rPr>
                <w:sz w:val="16"/>
                <w:szCs w:val="16"/>
              </w:rPr>
              <w:t xml:space="preserve"> HS </w:t>
            </w:r>
          </w:p>
        </w:tc>
        <w:tc>
          <w:tcPr>
            <w:tcW w:w="971" w:type="dxa"/>
            <w:vAlign w:val="center"/>
          </w:tcPr>
          <w:p w14:paraId="7F611FE8" w14:textId="6426517C" w:rsidR="00604D2F" w:rsidRPr="001D3869" w:rsidRDefault="00604D2F" w:rsidP="00146E0F">
            <w:pPr>
              <w:autoSpaceDE/>
              <w:autoSpaceDN/>
              <w:adjustRightInd/>
              <w:spacing w:before="0" w:line="240" w:lineRule="auto"/>
              <w:ind w:left="0"/>
              <w:jc w:val="center"/>
              <w:rPr>
                <w:sz w:val="16"/>
                <w:szCs w:val="16"/>
              </w:rPr>
            </w:pPr>
            <w:r w:rsidRPr="00161B3E">
              <w:rPr>
                <w:sz w:val="16"/>
                <w:szCs w:val="16"/>
              </w:rPr>
              <w:t xml:space="preserve">&lt; 250 </w:t>
            </w:r>
          </w:p>
        </w:tc>
        <w:tc>
          <w:tcPr>
            <w:tcW w:w="1169" w:type="dxa"/>
            <w:gridSpan w:val="2"/>
            <w:vAlign w:val="center"/>
          </w:tcPr>
          <w:p w14:paraId="4C11F533"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71</w:t>
            </w:r>
            <w:r w:rsidRPr="001D3869">
              <w:rPr>
                <w:sz w:val="16"/>
                <w:szCs w:val="16"/>
              </w:rPr>
              <w:t>°</w:t>
            </w:r>
            <w:r>
              <w:rPr>
                <w:sz w:val="16"/>
                <w:szCs w:val="16"/>
              </w:rPr>
              <w:t>C (</w:t>
            </w:r>
            <w:r w:rsidRPr="001D3869">
              <w:rPr>
                <w:sz w:val="16"/>
                <w:szCs w:val="16"/>
              </w:rPr>
              <w:t>1</w:t>
            </w:r>
            <w:r>
              <w:rPr>
                <w:sz w:val="16"/>
                <w:szCs w:val="16"/>
              </w:rPr>
              <w:t>6</w:t>
            </w:r>
            <w:r w:rsidRPr="001D3869">
              <w:rPr>
                <w:sz w:val="16"/>
                <w:szCs w:val="16"/>
              </w:rPr>
              <w:t>0°F</w:t>
            </w:r>
            <w:r>
              <w:rPr>
                <w:sz w:val="16"/>
                <w:szCs w:val="16"/>
              </w:rPr>
              <w:t>)</w:t>
            </w:r>
          </w:p>
        </w:tc>
      </w:tr>
      <w:tr w:rsidR="00604D2F" w:rsidRPr="00416FB7" w14:paraId="31E0DD5E" w14:textId="77777777" w:rsidTr="00F029EB">
        <w:trPr>
          <w:trHeight w:val="288"/>
          <w:jc w:val="center"/>
        </w:trPr>
        <w:tc>
          <w:tcPr>
            <w:tcW w:w="2288" w:type="dxa"/>
            <w:gridSpan w:val="3"/>
            <w:vAlign w:val="center"/>
          </w:tcPr>
          <w:p w14:paraId="45ECEBC8" w14:textId="77777777" w:rsidR="00604D2F" w:rsidRPr="0005732F" w:rsidRDefault="00604D2F" w:rsidP="00146E0F">
            <w:pPr>
              <w:rPr>
                <w:b/>
                <w:color w:val="auto"/>
                <w:sz w:val="16"/>
                <w:szCs w:val="16"/>
              </w:rPr>
            </w:pPr>
          </w:p>
        </w:tc>
        <w:tc>
          <w:tcPr>
            <w:tcW w:w="2942" w:type="dxa"/>
            <w:vAlign w:val="center"/>
          </w:tcPr>
          <w:p w14:paraId="2D1E3970" w14:textId="4E783FBB" w:rsidR="00604D2F" w:rsidRPr="001D3869" w:rsidRDefault="00604D2F" w:rsidP="00146E0F">
            <w:pPr>
              <w:autoSpaceDE/>
              <w:autoSpaceDN/>
              <w:adjustRightInd/>
              <w:spacing w:before="0" w:line="240" w:lineRule="auto"/>
              <w:ind w:left="0"/>
              <w:rPr>
                <w:sz w:val="16"/>
                <w:szCs w:val="16"/>
              </w:rPr>
            </w:pPr>
            <w:r w:rsidRPr="002D3716">
              <w:rPr>
                <w:sz w:val="16"/>
                <w:szCs w:val="16"/>
              </w:rPr>
              <w:t xml:space="preserve">Tnemec </w:t>
            </w:r>
          </w:p>
        </w:tc>
        <w:tc>
          <w:tcPr>
            <w:tcW w:w="2601" w:type="dxa"/>
            <w:gridSpan w:val="2"/>
            <w:vAlign w:val="center"/>
          </w:tcPr>
          <w:p w14:paraId="7B8E5919" w14:textId="4528E6CF" w:rsidR="00604D2F" w:rsidRPr="001338C9" w:rsidRDefault="00604D2F" w:rsidP="00146E0F">
            <w:pPr>
              <w:autoSpaceDE/>
              <w:autoSpaceDN/>
              <w:adjustRightInd/>
              <w:spacing w:before="0" w:line="240" w:lineRule="auto"/>
              <w:ind w:left="0"/>
              <w:rPr>
                <w:sz w:val="16"/>
                <w:szCs w:val="16"/>
              </w:rPr>
            </w:pPr>
            <w:r w:rsidRPr="001338C9">
              <w:rPr>
                <w:sz w:val="16"/>
                <w:szCs w:val="16"/>
              </w:rPr>
              <w:t xml:space="preserve">Series 61 </w:t>
            </w:r>
            <w:proofErr w:type="spellStart"/>
            <w:r w:rsidRPr="001338C9">
              <w:rPr>
                <w:sz w:val="16"/>
                <w:szCs w:val="16"/>
              </w:rPr>
              <w:t>Tneme</w:t>
            </w:r>
            <w:proofErr w:type="spellEnd"/>
            <w:r w:rsidRPr="001338C9">
              <w:rPr>
                <w:sz w:val="16"/>
                <w:szCs w:val="16"/>
              </w:rPr>
              <w:t xml:space="preserve">-Liner </w:t>
            </w:r>
          </w:p>
        </w:tc>
        <w:tc>
          <w:tcPr>
            <w:tcW w:w="971" w:type="dxa"/>
            <w:vAlign w:val="center"/>
          </w:tcPr>
          <w:p w14:paraId="1EFD0500"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45</w:t>
            </w:r>
          </w:p>
        </w:tc>
        <w:tc>
          <w:tcPr>
            <w:tcW w:w="1169" w:type="dxa"/>
            <w:gridSpan w:val="2"/>
            <w:vAlign w:val="center"/>
          </w:tcPr>
          <w:p w14:paraId="6BB5A0A5"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604D2F" w:rsidRPr="007D1D87" w14:paraId="0B4E0C84" w14:textId="77777777" w:rsidTr="00F029EB">
        <w:trPr>
          <w:trHeight w:val="288"/>
          <w:jc w:val="center"/>
        </w:trPr>
        <w:tc>
          <w:tcPr>
            <w:tcW w:w="2288" w:type="dxa"/>
            <w:gridSpan w:val="3"/>
            <w:tcBorders>
              <w:bottom w:val="single" w:sz="12" w:space="0" w:color="auto"/>
            </w:tcBorders>
            <w:vAlign w:val="center"/>
          </w:tcPr>
          <w:p w14:paraId="1A9929B4" w14:textId="77777777" w:rsidR="00604D2F" w:rsidRPr="0005732F" w:rsidRDefault="00604D2F" w:rsidP="00146E0F">
            <w:pPr>
              <w:rPr>
                <w:b/>
                <w:color w:val="auto"/>
                <w:sz w:val="16"/>
                <w:szCs w:val="16"/>
              </w:rPr>
            </w:pPr>
          </w:p>
        </w:tc>
        <w:tc>
          <w:tcPr>
            <w:tcW w:w="5543" w:type="dxa"/>
            <w:gridSpan w:val="3"/>
            <w:tcBorders>
              <w:bottom w:val="single" w:sz="12" w:space="0" w:color="auto"/>
            </w:tcBorders>
            <w:vAlign w:val="center"/>
          </w:tcPr>
          <w:p w14:paraId="00E1ADF8" w14:textId="77777777" w:rsidR="00604D2F" w:rsidRPr="001338C9" w:rsidRDefault="00604D2F" w:rsidP="00146E0F">
            <w:pPr>
              <w:autoSpaceDE/>
              <w:autoSpaceDN/>
              <w:adjustRightInd/>
              <w:spacing w:before="0" w:line="240" w:lineRule="auto"/>
              <w:ind w:left="0"/>
              <w:rPr>
                <w:i/>
                <w:sz w:val="14"/>
                <w:szCs w:val="14"/>
                <w:lang w:val="ru-RU"/>
              </w:rPr>
            </w:pPr>
            <w:r w:rsidRPr="001338C9">
              <w:rPr>
                <w:i/>
                <w:color w:val="auto"/>
                <w:sz w:val="14"/>
                <w:szCs w:val="24"/>
                <w:lang w:val="ru-RU"/>
              </w:rPr>
              <w:t>Примечание: На края и сварные швы рекомендуется нанести полосовой слой.</w:t>
            </w:r>
          </w:p>
        </w:tc>
        <w:tc>
          <w:tcPr>
            <w:tcW w:w="971" w:type="dxa"/>
            <w:tcBorders>
              <w:bottom w:val="single" w:sz="12" w:space="0" w:color="auto"/>
            </w:tcBorders>
            <w:vAlign w:val="center"/>
          </w:tcPr>
          <w:p w14:paraId="6CDBB2D2" w14:textId="77777777" w:rsidR="00604D2F" w:rsidRPr="00040323" w:rsidRDefault="00604D2F" w:rsidP="00146E0F">
            <w:pPr>
              <w:autoSpaceDE/>
              <w:autoSpaceDN/>
              <w:adjustRightInd/>
              <w:spacing w:before="0" w:line="240" w:lineRule="auto"/>
              <w:ind w:left="0"/>
              <w:rPr>
                <w:sz w:val="16"/>
                <w:szCs w:val="16"/>
                <w:lang w:val="ru-RU"/>
              </w:rPr>
            </w:pPr>
          </w:p>
        </w:tc>
        <w:tc>
          <w:tcPr>
            <w:tcW w:w="1169" w:type="dxa"/>
            <w:gridSpan w:val="2"/>
            <w:tcBorders>
              <w:bottom w:val="single" w:sz="12" w:space="0" w:color="auto"/>
            </w:tcBorders>
            <w:vAlign w:val="center"/>
          </w:tcPr>
          <w:p w14:paraId="4368172E" w14:textId="77777777" w:rsidR="00604D2F" w:rsidRPr="00040323" w:rsidRDefault="00604D2F" w:rsidP="00146E0F">
            <w:pPr>
              <w:autoSpaceDE/>
              <w:autoSpaceDN/>
              <w:adjustRightInd/>
              <w:spacing w:before="0" w:line="240" w:lineRule="auto"/>
              <w:ind w:left="-94"/>
              <w:jc w:val="center"/>
              <w:rPr>
                <w:sz w:val="16"/>
                <w:szCs w:val="16"/>
                <w:lang w:val="ru-RU"/>
              </w:rPr>
            </w:pPr>
          </w:p>
        </w:tc>
      </w:tr>
      <w:tr w:rsidR="00604D2F" w:rsidRPr="0005732F" w14:paraId="355C8A14" w14:textId="77777777" w:rsidTr="00F029EB">
        <w:trPr>
          <w:trHeight w:val="288"/>
          <w:jc w:val="center"/>
        </w:trPr>
        <w:tc>
          <w:tcPr>
            <w:tcW w:w="2288" w:type="dxa"/>
            <w:gridSpan w:val="3"/>
            <w:tcBorders>
              <w:top w:val="single" w:sz="12" w:space="0" w:color="auto"/>
            </w:tcBorders>
            <w:vAlign w:val="center"/>
          </w:tcPr>
          <w:p w14:paraId="4C42DE66" w14:textId="77777777" w:rsidR="00604D2F" w:rsidRPr="00D41158" w:rsidRDefault="00604D2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2942" w:type="dxa"/>
            <w:tcBorders>
              <w:top w:val="single" w:sz="12" w:space="0" w:color="auto"/>
            </w:tcBorders>
            <w:vAlign w:val="center"/>
          </w:tcPr>
          <w:p w14:paraId="3C5ABC9B"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Carboline</w:t>
            </w:r>
          </w:p>
        </w:tc>
        <w:tc>
          <w:tcPr>
            <w:tcW w:w="2601" w:type="dxa"/>
            <w:gridSpan w:val="2"/>
            <w:tcBorders>
              <w:top w:val="single" w:sz="12" w:space="0" w:color="auto"/>
            </w:tcBorders>
            <w:vAlign w:val="center"/>
          </w:tcPr>
          <w:p w14:paraId="00026014" w14:textId="77777777" w:rsidR="00604D2F" w:rsidRPr="001338C9" w:rsidRDefault="00604D2F" w:rsidP="00146E0F">
            <w:pPr>
              <w:autoSpaceDE/>
              <w:autoSpaceDN/>
              <w:adjustRightInd/>
              <w:spacing w:before="0" w:line="240" w:lineRule="auto"/>
              <w:ind w:left="0"/>
              <w:rPr>
                <w:sz w:val="16"/>
                <w:szCs w:val="16"/>
              </w:rPr>
            </w:pPr>
            <w:r w:rsidRPr="001338C9">
              <w:rPr>
                <w:sz w:val="16"/>
                <w:szCs w:val="16"/>
              </w:rPr>
              <w:t>Phenoline 385</w:t>
            </w:r>
          </w:p>
        </w:tc>
        <w:tc>
          <w:tcPr>
            <w:tcW w:w="971" w:type="dxa"/>
            <w:tcBorders>
              <w:top w:val="single" w:sz="12" w:space="0" w:color="auto"/>
            </w:tcBorders>
            <w:vAlign w:val="center"/>
          </w:tcPr>
          <w:p w14:paraId="762C839A"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119</w:t>
            </w:r>
          </w:p>
        </w:tc>
        <w:tc>
          <w:tcPr>
            <w:tcW w:w="1169" w:type="dxa"/>
            <w:gridSpan w:val="2"/>
            <w:tcBorders>
              <w:top w:val="single" w:sz="12" w:space="0" w:color="auto"/>
            </w:tcBorders>
            <w:vAlign w:val="center"/>
          </w:tcPr>
          <w:p w14:paraId="24C1AED3"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82</w:t>
            </w:r>
            <w:r w:rsidRPr="001D3869">
              <w:rPr>
                <w:sz w:val="16"/>
                <w:szCs w:val="16"/>
              </w:rPr>
              <w:t>°</w:t>
            </w:r>
            <w:r>
              <w:rPr>
                <w:sz w:val="16"/>
                <w:szCs w:val="16"/>
              </w:rPr>
              <w:t>C (18</w:t>
            </w:r>
            <w:r w:rsidRPr="001D3869">
              <w:rPr>
                <w:sz w:val="16"/>
                <w:szCs w:val="16"/>
              </w:rPr>
              <w:t>0°F</w:t>
            </w:r>
            <w:r>
              <w:rPr>
                <w:sz w:val="16"/>
                <w:szCs w:val="16"/>
              </w:rPr>
              <w:t>)</w:t>
            </w:r>
          </w:p>
        </w:tc>
      </w:tr>
      <w:tr w:rsidR="00604D2F" w:rsidRPr="0005732F" w14:paraId="72447B43" w14:textId="77777777" w:rsidTr="00F029EB">
        <w:trPr>
          <w:trHeight w:val="288"/>
          <w:jc w:val="center"/>
        </w:trPr>
        <w:tc>
          <w:tcPr>
            <w:tcW w:w="2288" w:type="dxa"/>
            <w:gridSpan w:val="3"/>
            <w:vAlign w:val="center"/>
          </w:tcPr>
          <w:p w14:paraId="3A29E84C" w14:textId="77777777" w:rsidR="00604D2F" w:rsidRPr="00D41158" w:rsidRDefault="00604D2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942" w:type="dxa"/>
            <w:vAlign w:val="center"/>
          </w:tcPr>
          <w:p w14:paraId="74C18CF0"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Hempel Coatings (USA), Inc.</w:t>
            </w:r>
          </w:p>
        </w:tc>
        <w:tc>
          <w:tcPr>
            <w:tcW w:w="2601" w:type="dxa"/>
            <w:gridSpan w:val="2"/>
            <w:vAlign w:val="center"/>
          </w:tcPr>
          <w:p w14:paraId="4048D184" w14:textId="288BACFA" w:rsidR="00604D2F" w:rsidRPr="001338C9" w:rsidRDefault="00604D2F" w:rsidP="00146E0F">
            <w:pPr>
              <w:autoSpaceDE/>
              <w:autoSpaceDN/>
              <w:adjustRightInd/>
              <w:spacing w:before="0" w:line="240" w:lineRule="auto"/>
              <w:ind w:left="0"/>
              <w:rPr>
                <w:sz w:val="16"/>
                <w:szCs w:val="16"/>
              </w:rPr>
            </w:pPr>
            <w:proofErr w:type="spellStart"/>
            <w:r w:rsidRPr="001338C9">
              <w:rPr>
                <w:sz w:val="16"/>
                <w:szCs w:val="16"/>
              </w:rPr>
              <w:t>Hempadur</w:t>
            </w:r>
            <w:proofErr w:type="spellEnd"/>
            <w:r w:rsidRPr="001338C9">
              <w:rPr>
                <w:sz w:val="16"/>
                <w:szCs w:val="16"/>
              </w:rPr>
              <w:t xml:space="preserve"> 85671</w:t>
            </w:r>
          </w:p>
        </w:tc>
        <w:tc>
          <w:tcPr>
            <w:tcW w:w="971" w:type="dxa"/>
            <w:vAlign w:val="center"/>
          </w:tcPr>
          <w:p w14:paraId="449A9862"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320-0</w:t>
            </w:r>
          </w:p>
        </w:tc>
        <w:tc>
          <w:tcPr>
            <w:tcW w:w="1169" w:type="dxa"/>
            <w:gridSpan w:val="2"/>
            <w:vAlign w:val="center"/>
          </w:tcPr>
          <w:p w14:paraId="79D4C2DC" w14:textId="77777777" w:rsidR="00604D2F" w:rsidRPr="001D3869" w:rsidRDefault="00281DED" w:rsidP="00146E0F">
            <w:pPr>
              <w:autoSpaceDE/>
              <w:autoSpaceDN/>
              <w:adjustRightInd/>
              <w:spacing w:before="0" w:line="240" w:lineRule="auto"/>
              <w:ind w:left="-94"/>
              <w:jc w:val="center"/>
              <w:rPr>
                <w:sz w:val="16"/>
                <w:szCs w:val="16"/>
              </w:rPr>
            </w:pPr>
            <w:r>
              <w:rPr>
                <w:sz w:val="16"/>
                <w:szCs w:val="16"/>
              </w:rPr>
              <w:t>90</w:t>
            </w:r>
            <w:r w:rsidRPr="001D3869">
              <w:rPr>
                <w:sz w:val="16"/>
                <w:szCs w:val="16"/>
              </w:rPr>
              <w:t>°</w:t>
            </w:r>
            <w:r>
              <w:rPr>
                <w:sz w:val="16"/>
                <w:szCs w:val="16"/>
              </w:rPr>
              <w:t>C (*</w:t>
            </w:r>
            <w:r w:rsidRPr="001D3869">
              <w:rPr>
                <w:sz w:val="16"/>
                <w:szCs w:val="16"/>
              </w:rPr>
              <w:t>1</w:t>
            </w:r>
            <w:r>
              <w:rPr>
                <w:sz w:val="16"/>
                <w:szCs w:val="16"/>
              </w:rPr>
              <w:t>94</w:t>
            </w:r>
            <w:r w:rsidRPr="001D3869">
              <w:rPr>
                <w:sz w:val="16"/>
                <w:szCs w:val="16"/>
              </w:rPr>
              <w:t>°F</w:t>
            </w:r>
            <w:r>
              <w:rPr>
                <w:sz w:val="16"/>
                <w:szCs w:val="16"/>
              </w:rPr>
              <w:t>)</w:t>
            </w:r>
          </w:p>
        </w:tc>
      </w:tr>
      <w:tr w:rsidR="00604D2F" w:rsidRPr="0005732F" w14:paraId="32C6DA7E" w14:textId="77777777" w:rsidTr="00F029EB">
        <w:trPr>
          <w:trHeight w:val="288"/>
          <w:jc w:val="center"/>
        </w:trPr>
        <w:tc>
          <w:tcPr>
            <w:tcW w:w="2288" w:type="dxa"/>
            <w:gridSpan w:val="3"/>
            <w:vAlign w:val="center"/>
          </w:tcPr>
          <w:p w14:paraId="4839B798" w14:textId="77777777" w:rsidR="00604D2F" w:rsidRPr="00D41158" w:rsidRDefault="00281DED" w:rsidP="00281DED">
            <w:pPr>
              <w:autoSpaceDE/>
              <w:autoSpaceDN/>
              <w:adjustRightInd/>
              <w:spacing w:before="0" w:line="240" w:lineRule="auto"/>
              <w:ind w:left="0"/>
              <w:rPr>
                <w:b/>
                <w:color w:val="auto"/>
                <w:sz w:val="16"/>
                <w:szCs w:val="24"/>
                <w:lang w:val="ru-RU"/>
              </w:rPr>
            </w:pPr>
            <w:r>
              <w:rPr>
                <w:b/>
                <w:color w:val="auto"/>
                <w:sz w:val="16"/>
                <w:szCs w:val="24"/>
                <w:lang w:val="ru-RU"/>
              </w:rPr>
              <w:t>Т</w:t>
            </w:r>
            <w:r w:rsidR="00604D2F" w:rsidRPr="00D41158">
              <w:rPr>
                <w:b/>
                <w:color w:val="auto"/>
                <w:sz w:val="16"/>
                <w:szCs w:val="24"/>
                <w:lang w:val="ru-RU"/>
              </w:rPr>
              <w:t>онкопленочное</w:t>
            </w:r>
          </w:p>
        </w:tc>
        <w:tc>
          <w:tcPr>
            <w:tcW w:w="2942" w:type="dxa"/>
            <w:vAlign w:val="center"/>
          </w:tcPr>
          <w:p w14:paraId="69451E9A"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International</w:t>
            </w:r>
          </w:p>
        </w:tc>
        <w:tc>
          <w:tcPr>
            <w:tcW w:w="2601" w:type="dxa"/>
            <w:gridSpan w:val="2"/>
            <w:vAlign w:val="center"/>
          </w:tcPr>
          <w:p w14:paraId="1BB3F8BA" w14:textId="77777777" w:rsidR="00604D2F" w:rsidRPr="001338C9" w:rsidRDefault="00604D2F" w:rsidP="00146E0F">
            <w:pPr>
              <w:autoSpaceDE/>
              <w:autoSpaceDN/>
              <w:adjustRightInd/>
              <w:spacing w:before="0" w:line="240" w:lineRule="auto"/>
              <w:ind w:left="0"/>
              <w:rPr>
                <w:sz w:val="16"/>
                <w:szCs w:val="16"/>
              </w:rPr>
            </w:pPr>
            <w:r w:rsidRPr="001338C9">
              <w:rPr>
                <w:sz w:val="16"/>
                <w:szCs w:val="16"/>
              </w:rPr>
              <w:t>Interline 850</w:t>
            </w:r>
          </w:p>
        </w:tc>
        <w:tc>
          <w:tcPr>
            <w:tcW w:w="971" w:type="dxa"/>
            <w:vAlign w:val="center"/>
          </w:tcPr>
          <w:p w14:paraId="6259B7EF"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225</w:t>
            </w:r>
          </w:p>
        </w:tc>
        <w:tc>
          <w:tcPr>
            <w:tcW w:w="1169" w:type="dxa"/>
            <w:gridSpan w:val="2"/>
            <w:vAlign w:val="center"/>
          </w:tcPr>
          <w:p w14:paraId="26F226CA"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16E4AFFB" w14:textId="77777777" w:rsidTr="00F029EB">
        <w:trPr>
          <w:trHeight w:val="288"/>
          <w:jc w:val="center"/>
        </w:trPr>
        <w:tc>
          <w:tcPr>
            <w:tcW w:w="2288" w:type="dxa"/>
            <w:gridSpan w:val="3"/>
            <w:vMerge w:val="restart"/>
            <w:vAlign w:val="center"/>
          </w:tcPr>
          <w:p w14:paraId="11B8D5B7" w14:textId="77777777" w:rsidR="00604D2F" w:rsidRPr="00D41158" w:rsidRDefault="00604D2F"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942" w:type="dxa"/>
            <w:vAlign w:val="center"/>
          </w:tcPr>
          <w:p w14:paraId="7AEB7AF5"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International Devoe</w:t>
            </w:r>
          </w:p>
        </w:tc>
        <w:tc>
          <w:tcPr>
            <w:tcW w:w="2601" w:type="dxa"/>
            <w:gridSpan w:val="2"/>
            <w:vAlign w:val="center"/>
          </w:tcPr>
          <w:p w14:paraId="36D91306" w14:textId="77777777" w:rsidR="00604D2F" w:rsidRPr="001338C9" w:rsidRDefault="00604D2F" w:rsidP="00146E0F">
            <w:pPr>
              <w:autoSpaceDE/>
              <w:autoSpaceDN/>
              <w:adjustRightInd/>
              <w:spacing w:before="0" w:line="240" w:lineRule="auto"/>
              <w:ind w:left="0"/>
              <w:rPr>
                <w:sz w:val="16"/>
                <w:szCs w:val="16"/>
              </w:rPr>
            </w:pPr>
            <w:proofErr w:type="spellStart"/>
            <w:r w:rsidRPr="001338C9">
              <w:rPr>
                <w:sz w:val="16"/>
                <w:szCs w:val="16"/>
              </w:rPr>
              <w:t>Devchem</w:t>
            </w:r>
            <w:proofErr w:type="spellEnd"/>
            <w:r w:rsidRPr="001338C9">
              <w:rPr>
                <w:sz w:val="16"/>
                <w:szCs w:val="16"/>
              </w:rPr>
              <w:t xml:space="preserve"> 253</w:t>
            </w:r>
          </w:p>
        </w:tc>
        <w:tc>
          <w:tcPr>
            <w:tcW w:w="971" w:type="dxa"/>
            <w:vAlign w:val="center"/>
          </w:tcPr>
          <w:p w14:paraId="40BB9722"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213</w:t>
            </w:r>
          </w:p>
        </w:tc>
        <w:tc>
          <w:tcPr>
            <w:tcW w:w="1169" w:type="dxa"/>
            <w:gridSpan w:val="2"/>
            <w:vAlign w:val="center"/>
          </w:tcPr>
          <w:p w14:paraId="77A1D7E7"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93</w:t>
            </w:r>
            <w:r w:rsidRPr="001D3869">
              <w:rPr>
                <w:sz w:val="16"/>
                <w:szCs w:val="16"/>
              </w:rPr>
              <w:t>°</w:t>
            </w:r>
            <w:r>
              <w:rPr>
                <w:sz w:val="16"/>
                <w:szCs w:val="16"/>
              </w:rPr>
              <w:t>C (20</w:t>
            </w:r>
            <w:r w:rsidRPr="001D3869">
              <w:rPr>
                <w:sz w:val="16"/>
                <w:szCs w:val="16"/>
              </w:rPr>
              <w:t>0°F</w:t>
            </w:r>
            <w:r>
              <w:rPr>
                <w:sz w:val="16"/>
                <w:szCs w:val="16"/>
              </w:rPr>
              <w:t>)</w:t>
            </w:r>
          </w:p>
        </w:tc>
      </w:tr>
      <w:tr w:rsidR="00604D2F" w:rsidRPr="0005732F" w14:paraId="402FFC56" w14:textId="77777777" w:rsidTr="00575118">
        <w:trPr>
          <w:trHeight w:val="436"/>
          <w:jc w:val="center"/>
        </w:trPr>
        <w:tc>
          <w:tcPr>
            <w:tcW w:w="2288" w:type="dxa"/>
            <w:gridSpan w:val="3"/>
            <w:vMerge/>
            <w:vAlign w:val="center"/>
          </w:tcPr>
          <w:p w14:paraId="5E3FFBC9" w14:textId="77777777" w:rsidR="00604D2F" w:rsidRPr="0005732F" w:rsidRDefault="00604D2F" w:rsidP="00146E0F">
            <w:pPr>
              <w:jc w:val="center"/>
              <w:rPr>
                <w:b/>
                <w:color w:val="auto"/>
                <w:sz w:val="16"/>
                <w:szCs w:val="16"/>
              </w:rPr>
            </w:pPr>
          </w:p>
        </w:tc>
        <w:tc>
          <w:tcPr>
            <w:tcW w:w="2942" w:type="dxa"/>
            <w:vAlign w:val="center"/>
          </w:tcPr>
          <w:p w14:paraId="57AB326C"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Jotun Paints</w:t>
            </w:r>
          </w:p>
        </w:tc>
        <w:tc>
          <w:tcPr>
            <w:tcW w:w="2601" w:type="dxa"/>
            <w:gridSpan w:val="2"/>
            <w:vAlign w:val="center"/>
          </w:tcPr>
          <w:p w14:paraId="5DBA425B" w14:textId="5FC90D96" w:rsidR="00604D2F" w:rsidRPr="001338C9" w:rsidRDefault="00281DED" w:rsidP="00146E0F">
            <w:pPr>
              <w:autoSpaceDE/>
              <w:autoSpaceDN/>
              <w:adjustRightInd/>
              <w:spacing w:before="0" w:line="240" w:lineRule="auto"/>
              <w:ind w:left="0"/>
              <w:rPr>
                <w:sz w:val="16"/>
                <w:szCs w:val="16"/>
              </w:rPr>
            </w:pPr>
            <w:proofErr w:type="spellStart"/>
            <w:r w:rsidRPr="001338C9">
              <w:rPr>
                <w:sz w:val="16"/>
                <w:szCs w:val="16"/>
              </w:rPr>
              <w:t>Penguard</w:t>
            </w:r>
            <w:proofErr w:type="spellEnd"/>
            <w:r w:rsidR="00604D2F" w:rsidRPr="001338C9">
              <w:rPr>
                <w:sz w:val="16"/>
                <w:szCs w:val="16"/>
              </w:rPr>
              <w:t xml:space="preserve"> Universal </w:t>
            </w:r>
          </w:p>
        </w:tc>
        <w:tc>
          <w:tcPr>
            <w:tcW w:w="971" w:type="dxa"/>
            <w:vAlign w:val="center"/>
          </w:tcPr>
          <w:p w14:paraId="4D909731"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240</w:t>
            </w:r>
          </w:p>
        </w:tc>
        <w:tc>
          <w:tcPr>
            <w:tcW w:w="1169" w:type="dxa"/>
            <w:gridSpan w:val="2"/>
            <w:vAlign w:val="center"/>
          </w:tcPr>
          <w:p w14:paraId="3F050F7D"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44</w:t>
            </w:r>
            <w:r w:rsidRPr="001D3869">
              <w:rPr>
                <w:sz w:val="16"/>
                <w:szCs w:val="16"/>
              </w:rPr>
              <w:t>°</w:t>
            </w:r>
            <w:r>
              <w:rPr>
                <w:sz w:val="16"/>
                <w:szCs w:val="16"/>
              </w:rPr>
              <w:t>C (112</w:t>
            </w:r>
            <w:r w:rsidRPr="001D3869">
              <w:rPr>
                <w:sz w:val="16"/>
                <w:szCs w:val="16"/>
              </w:rPr>
              <w:t>°F</w:t>
            </w:r>
            <w:r>
              <w:rPr>
                <w:sz w:val="16"/>
                <w:szCs w:val="16"/>
              </w:rPr>
              <w:t>)</w:t>
            </w:r>
          </w:p>
        </w:tc>
      </w:tr>
      <w:tr w:rsidR="009D6104" w:rsidRPr="0005732F" w14:paraId="5FEBE8F8" w14:textId="77777777" w:rsidTr="00F029EB">
        <w:trPr>
          <w:trHeight w:val="288"/>
          <w:jc w:val="center"/>
        </w:trPr>
        <w:tc>
          <w:tcPr>
            <w:tcW w:w="2288" w:type="dxa"/>
            <w:gridSpan w:val="3"/>
            <w:vAlign w:val="center"/>
          </w:tcPr>
          <w:p w14:paraId="31B03409" w14:textId="77777777" w:rsidR="009D6104" w:rsidRPr="0005732F" w:rsidRDefault="009D6104" w:rsidP="009D6104">
            <w:pPr>
              <w:jc w:val="center"/>
              <w:rPr>
                <w:b/>
                <w:color w:val="auto"/>
                <w:sz w:val="16"/>
                <w:szCs w:val="16"/>
              </w:rPr>
            </w:pPr>
          </w:p>
        </w:tc>
        <w:tc>
          <w:tcPr>
            <w:tcW w:w="2942" w:type="dxa"/>
            <w:vAlign w:val="center"/>
          </w:tcPr>
          <w:p w14:paraId="4FC8FA8F" w14:textId="77777777" w:rsidR="009D6104" w:rsidRPr="001D3869" w:rsidRDefault="009D6104" w:rsidP="009D6104">
            <w:pPr>
              <w:autoSpaceDE/>
              <w:autoSpaceDN/>
              <w:adjustRightInd/>
              <w:spacing w:before="0" w:line="240" w:lineRule="auto"/>
              <w:ind w:left="0"/>
              <w:rPr>
                <w:sz w:val="16"/>
                <w:szCs w:val="16"/>
              </w:rPr>
            </w:pPr>
            <w:r>
              <w:rPr>
                <w:sz w:val="16"/>
                <w:szCs w:val="16"/>
              </w:rPr>
              <w:t>PPG</w:t>
            </w:r>
          </w:p>
        </w:tc>
        <w:tc>
          <w:tcPr>
            <w:tcW w:w="2601" w:type="dxa"/>
            <w:gridSpan w:val="2"/>
            <w:vAlign w:val="center"/>
          </w:tcPr>
          <w:p w14:paraId="15C7EB5E" w14:textId="77777777" w:rsidR="009D6104" w:rsidRPr="001338C9" w:rsidRDefault="009D6104" w:rsidP="009D6104">
            <w:pPr>
              <w:autoSpaceDE/>
              <w:autoSpaceDN/>
              <w:adjustRightInd/>
              <w:spacing w:before="0" w:line="240" w:lineRule="auto"/>
              <w:ind w:left="0"/>
              <w:rPr>
                <w:sz w:val="16"/>
                <w:szCs w:val="16"/>
                <w:lang w:val="ru-RU"/>
              </w:rPr>
            </w:pPr>
            <w:proofErr w:type="spellStart"/>
            <w:r w:rsidRPr="001338C9">
              <w:rPr>
                <w:sz w:val="16"/>
                <w:szCs w:val="16"/>
              </w:rPr>
              <w:t>Amercoat</w:t>
            </w:r>
            <w:proofErr w:type="spellEnd"/>
            <w:r w:rsidRPr="001338C9">
              <w:rPr>
                <w:sz w:val="16"/>
                <w:szCs w:val="16"/>
              </w:rPr>
              <w:t xml:space="preserve"> 90HS</w:t>
            </w:r>
          </w:p>
          <w:p w14:paraId="6C41301D" w14:textId="217632CE" w:rsidR="009D6104" w:rsidRPr="001338C9" w:rsidRDefault="009D6104" w:rsidP="009D6104">
            <w:pPr>
              <w:autoSpaceDE/>
              <w:autoSpaceDN/>
              <w:adjustRightInd/>
              <w:spacing w:before="0" w:line="240" w:lineRule="auto"/>
              <w:ind w:left="0"/>
              <w:rPr>
                <w:sz w:val="16"/>
                <w:szCs w:val="16"/>
              </w:rPr>
            </w:pPr>
            <w:proofErr w:type="spellStart"/>
            <w:r w:rsidRPr="001338C9">
              <w:rPr>
                <w:sz w:val="16"/>
                <w:szCs w:val="16"/>
              </w:rPr>
              <w:t>Sigmaguard</w:t>
            </w:r>
            <w:proofErr w:type="spellEnd"/>
            <w:r w:rsidRPr="001338C9">
              <w:rPr>
                <w:sz w:val="16"/>
                <w:szCs w:val="16"/>
              </w:rPr>
              <w:t xml:space="preserve"> 720 </w:t>
            </w:r>
          </w:p>
        </w:tc>
        <w:tc>
          <w:tcPr>
            <w:tcW w:w="971" w:type="dxa"/>
            <w:vAlign w:val="center"/>
          </w:tcPr>
          <w:p w14:paraId="34355143" w14:textId="77777777" w:rsidR="009D6104" w:rsidRDefault="009D6104" w:rsidP="009D6104">
            <w:pPr>
              <w:autoSpaceDE/>
              <w:autoSpaceDN/>
              <w:adjustRightInd/>
              <w:spacing w:before="0" w:line="240" w:lineRule="auto"/>
              <w:ind w:left="0"/>
              <w:jc w:val="center"/>
              <w:rPr>
                <w:sz w:val="16"/>
                <w:szCs w:val="16"/>
                <w:lang w:val="ru-RU"/>
              </w:rPr>
            </w:pPr>
            <w:r>
              <w:rPr>
                <w:sz w:val="16"/>
                <w:szCs w:val="16"/>
                <w:lang w:val="ru-RU"/>
              </w:rPr>
              <w:t>315-324</w:t>
            </w:r>
          </w:p>
          <w:p w14:paraId="1BDFC585" w14:textId="10499CC1" w:rsidR="009D6104" w:rsidRPr="001D3869" w:rsidRDefault="009D6104" w:rsidP="009D6104">
            <w:pPr>
              <w:autoSpaceDE/>
              <w:autoSpaceDN/>
              <w:adjustRightInd/>
              <w:spacing w:before="0" w:line="240" w:lineRule="auto"/>
              <w:ind w:left="0"/>
              <w:jc w:val="center"/>
              <w:rPr>
                <w:sz w:val="16"/>
                <w:szCs w:val="16"/>
              </w:rPr>
            </w:pPr>
            <w:r>
              <w:rPr>
                <w:sz w:val="16"/>
                <w:szCs w:val="16"/>
                <w:lang w:val="ru-RU"/>
              </w:rPr>
              <w:t>233-324</w:t>
            </w:r>
          </w:p>
        </w:tc>
        <w:tc>
          <w:tcPr>
            <w:tcW w:w="1169" w:type="dxa"/>
            <w:gridSpan w:val="2"/>
            <w:vAlign w:val="center"/>
          </w:tcPr>
          <w:p w14:paraId="72A931E4" w14:textId="3EBBF1F8" w:rsidR="009D6104" w:rsidRPr="001D3869" w:rsidRDefault="009D6104" w:rsidP="009D6104">
            <w:pPr>
              <w:autoSpaceDE/>
              <w:autoSpaceDN/>
              <w:adjustRightInd/>
              <w:spacing w:before="0" w:line="240" w:lineRule="auto"/>
              <w:ind w:left="-94"/>
              <w:jc w:val="center"/>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604D2F" w:rsidRPr="0005732F" w14:paraId="6E5310BB" w14:textId="77777777" w:rsidTr="00F029EB">
        <w:trPr>
          <w:trHeight w:val="288"/>
          <w:jc w:val="center"/>
        </w:trPr>
        <w:tc>
          <w:tcPr>
            <w:tcW w:w="2288" w:type="dxa"/>
            <w:gridSpan w:val="3"/>
            <w:vAlign w:val="center"/>
          </w:tcPr>
          <w:p w14:paraId="6D447782" w14:textId="77777777" w:rsidR="00604D2F" w:rsidRPr="0005732F" w:rsidRDefault="00604D2F" w:rsidP="00146E0F">
            <w:pPr>
              <w:jc w:val="center"/>
              <w:rPr>
                <w:b/>
                <w:color w:val="auto"/>
                <w:sz w:val="16"/>
                <w:szCs w:val="16"/>
              </w:rPr>
            </w:pPr>
          </w:p>
        </w:tc>
        <w:tc>
          <w:tcPr>
            <w:tcW w:w="2942" w:type="dxa"/>
            <w:vAlign w:val="center"/>
          </w:tcPr>
          <w:p w14:paraId="76A99EE6"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Sherwin Williams</w:t>
            </w:r>
          </w:p>
        </w:tc>
        <w:tc>
          <w:tcPr>
            <w:tcW w:w="2601" w:type="dxa"/>
            <w:gridSpan w:val="2"/>
            <w:vAlign w:val="center"/>
          </w:tcPr>
          <w:p w14:paraId="6441D450" w14:textId="77777777" w:rsidR="00604D2F" w:rsidRPr="001338C9" w:rsidRDefault="00604D2F" w:rsidP="00146E0F">
            <w:pPr>
              <w:autoSpaceDE/>
              <w:autoSpaceDN/>
              <w:adjustRightInd/>
              <w:spacing w:before="0" w:line="240" w:lineRule="auto"/>
              <w:ind w:left="0"/>
              <w:rPr>
                <w:sz w:val="16"/>
                <w:szCs w:val="16"/>
              </w:rPr>
            </w:pPr>
            <w:proofErr w:type="spellStart"/>
            <w:r w:rsidRPr="001338C9">
              <w:rPr>
                <w:sz w:val="16"/>
                <w:szCs w:val="16"/>
              </w:rPr>
              <w:t>Phenicon</w:t>
            </w:r>
            <w:proofErr w:type="spellEnd"/>
            <w:r w:rsidRPr="001338C9">
              <w:rPr>
                <w:sz w:val="16"/>
                <w:szCs w:val="16"/>
              </w:rPr>
              <w:t xml:space="preserve"> HS </w:t>
            </w:r>
          </w:p>
        </w:tc>
        <w:tc>
          <w:tcPr>
            <w:tcW w:w="971" w:type="dxa"/>
            <w:vAlign w:val="center"/>
          </w:tcPr>
          <w:p w14:paraId="4C7AFD85" w14:textId="7D5FED7A" w:rsidR="00604D2F" w:rsidRPr="001D3869" w:rsidRDefault="00604D2F" w:rsidP="00146E0F">
            <w:pPr>
              <w:autoSpaceDE/>
              <w:autoSpaceDN/>
              <w:adjustRightInd/>
              <w:spacing w:before="0" w:line="240" w:lineRule="auto"/>
              <w:ind w:left="0"/>
              <w:jc w:val="center"/>
              <w:rPr>
                <w:sz w:val="16"/>
                <w:szCs w:val="16"/>
              </w:rPr>
            </w:pPr>
            <w:r w:rsidRPr="00161B3E">
              <w:rPr>
                <w:sz w:val="16"/>
                <w:szCs w:val="16"/>
              </w:rPr>
              <w:t xml:space="preserve">&lt; 250 </w:t>
            </w:r>
          </w:p>
        </w:tc>
        <w:tc>
          <w:tcPr>
            <w:tcW w:w="1169" w:type="dxa"/>
            <w:gridSpan w:val="2"/>
            <w:vAlign w:val="center"/>
          </w:tcPr>
          <w:p w14:paraId="255CA5D8"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71</w:t>
            </w:r>
            <w:r w:rsidRPr="001D3869">
              <w:rPr>
                <w:sz w:val="16"/>
                <w:szCs w:val="16"/>
              </w:rPr>
              <w:t>°</w:t>
            </w:r>
            <w:r>
              <w:rPr>
                <w:sz w:val="16"/>
                <w:szCs w:val="16"/>
              </w:rPr>
              <w:t>C (</w:t>
            </w:r>
            <w:r w:rsidRPr="001D3869">
              <w:rPr>
                <w:sz w:val="16"/>
                <w:szCs w:val="16"/>
              </w:rPr>
              <w:t>1</w:t>
            </w:r>
            <w:r>
              <w:rPr>
                <w:sz w:val="16"/>
                <w:szCs w:val="16"/>
              </w:rPr>
              <w:t>6</w:t>
            </w:r>
            <w:r w:rsidRPr="001D3869">
              <w:rPr>
                <w:sz w:val="16"/>
                <w:szCs w:val="16"/>
              </w:rPr>
              <w:t>0°F</w:t>
            </w:r>
            <w:r>
              <w:rPr>
                <w:sz w:val="16"/>
                <w:szCs w:val="16"/>
              </w:rPr>
              <w:t>)</w:t>
            </w:r>
          </w:p>
        </w:tc>
      </w:tr>
      <w:tr w:rsidR="00604D2F" w:rsidRPr="0005732F" w14:paraId="24C870B1" w14:textId="77777777" w:rsidTr="00F029EB">
        <w:trPr>
          <w:trHeight w:val="288"/>
          <w:jc w:val="center"/>
        </w:trPr>
        <w:tc>
          <w:tcPr>
            <w:tcW w:w="2288" w:type="dxa"/>
            <w:gridSpan w:val="3"/>
            <w:vAlign w:val="center"/>
          </w:tcPr>
          <w:p w14:paraId="03B5B7CB" w14:textId="77777777" w:rsidR="00604D2F" w:rsidRPr="0005732F" w:rsidRDefault="00604D2F" w:rsidP="00146E0F">
            <w:pPr>
              <w:jc w:val="center"/>
              <w:rPr>
                <w:b/>
                <w:color w:val="auto"/>
                <w:sz w:val="16"/>
                <w:szCs w:val="16"/>
              </w:rPr>
            </w:pPr>
          </w:p>
        </w:tc>
        <w:tc>
          <w:tcPr>
            <w:tcW w:w="2942" w:type="dxa"/>
            <w:vAlign w:val="center"/>
          </w:tcPr>
          <w:p w14:paraId="6D58A2E9" w14:textId="0EB84693" w:rsidR="00604D2F" w:rsidRPr="001D3869" w:rsidRDefault="00604D2F" w:rsidP="00146E0F">
            <w:pPr>
              <w:autoSpaceDE/>
              <w:autoSpaceDN/>
              <w:adjustRightInd/>
              <w:spacing w:before="0" w:line="240" w:lineRule="auto"/>
              <w:ind w:left="0"/>
              <w:rPr>
                <w:sz w:val="16"/>
                <w:szCs w:val="16"/>
              </w:rPr>
            </w:pPr>
            <w:r w:rsidRPr="002D3716">
              <w:rPr>
                <w:sz w:val="16"/>
                <w:szCs w:val="16"/>
              </w:rPr>
              <w:t xml:space="preserve">Tnemec </w:t>
            </w:r>
          </w:p>
        </w:tc>
        <w:tc>
          <w:tcPr>
            <w:tcW w:w="2601" w:type="dxa"/>
            <w:gridSpan w:val="2"/>
            <w:vAlign w:val="center"/>
          </w:tcPr>
          <w:p w14:paraId="7C6EBF60" w14:textId="3F1B2070" w:rsidR="00604D2F" w:rsidRPr="001338C9" w:rsidRDefault="00604D2F" w:rsidP="00146E0F">
            <w:pPr>
              <w:autoSpaceDE/>
              <w:autoSpaceDN/>
              <w:adjustRightInd/>
              <w:spacing w:before="0" w:line="240" w:lineRule="auto"/>
              <w:ind w:left="0"/>
              <w:rPr>
                <w:sz w:val="16"/>
                <w:szCs w:val="16"/>
              </w:rPr>
            </w:pPr>
            <w:r w:rsidRPr="001338C9">
              <w:rPr>
                <w:sz w:val="16"/>
                <w:szCs w:val="16"/>
              </w:rPr>
              <w:t xml:space="preserve">Series 61 </w:t>
            </w:r>
            <w:proofErr w:type="spellStart"/>
            <w:r w:rsidRPr="001338C9">
              <w:rPr>
                <w:sz w:val="16"/>
                <w:szCs w:val="16"/>
              </w:rPr>
              <w:t>Tneme</w:t>
            </w:r>
            <w:proofErr w:type="spellEnd"/>
            <w:r w:rsidRPr="001338C9">
              <w:rPr>
                <w:sz w:val="16"/>
                <w:szCs w:val="16"/>
              </w:rPr>
              <w:t xml:space="preserve">-Liner </w:t>
            </w:r>
          </w:p>
        </w:tc>
        <w:tc>
          <w:tcPr>
            <w:tcW w:w="971" w:type="dxa"/>
            <w:vAlign w:val="center"/>
          </w:tcPr>
          <w:p w14:paraId="3FB0B418"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45</w:t>
            </w:r>
          </w:p>
        </w:tc>
        <w:tc>
          <w:tcPr>
            <w:tcW w:w="1169" w:type="dxa"/>
            <w:gridSpan w:val="2"/>
            <w:vAlign w:val="center"/>
          </w:tcPr>
          <w:p w14:paraId="78F9DE0C" w14:textId="77777777" w:rsidR="00604D2F" w:rsidRPr="001D3869" w:rsidRDefault="00604D2F" w:rsidP="00146E0F">
            <w:pPr>
              <w:autoSpaceDE/>
              <w:autoSpaceDN/>
              <w:adjustRightInd/>
              <w:spacing w:before="0" w:line="240" w:lineRule="auto"/>
              <w:ind w:left="-94"/>
              <w:jc w:val="center"/>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604D2F" w:rsidRPr="0005732F" w14:paraId="38603869" w14:textId="77777777" w:rsidTr="00F029EB">
        <w:trPr>
          <w:trHeight w:val="288"/>
          <w:jc w:val="center"/>
        </w:trPr>
        <w:tc>
          <w:tcPr>
            <w:tcW w:w="9971" w:type="dxa"/>
            <w:gridSpan w:val="9"/>
            <w:tcBorders>
              <w:top w:val="single" w:sz="12" w:space="0" w:color="auto"/>
            </w:tcBorders>
            <w:vAlign w:val="center"/>
          </w:tcPr>
          <w:p w14:paraId="3897F35E" w14:textId="7C8638A5" w:rsidR="00604D2F" w:rsidRPr="000E02D6" w:rsidRDefault="00604D2F" w:rsidP="00146E0F">
            <w:pPr>
              <w:autoSpaceDE/>
              <w:autoSpaceDN/>
              <w:adjustRightInd/>
              <w:spacing w:before="0" w:line="240" w:lineRule="auto"/>
              <w:ind w:left="0"/>
              <w:rPr>
                <w:i/>
                <w:color w:val="auto"/>
                <w:sz w:val="14"/>
                <w:szCs w:val="24"/>
                <w:lang w:val="ru-RU"/>
              </w:rPr>
            </w:pPr>
          </w:p>
        </w:tc>
      </w:tr>
      <w:tr w:rsidR="00604D2F" w:rsidRPr="000F4EA8" w14:paraId="0F134997" w14:textId="77777777" w:rsidTr="00F029EB">
        <w:trPr>
          <w:trHeight w:val="288"/>
          <w:jc w:val="center"/>
        </w:trPr>
        <w:tc>
          <w:tcPr>
            <w:tcW w:w="1170" w:type="dxa"/>
            <w:vAlign w:val="center"/>
          </w:tcPr>
          <w:p w14:paraId="0834EA66" w14:textId="77777777" w:rsidR="00604D2F" w:rsidRPr="0005732F" w:rsidRDefault="00604D2F"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060" w:type="dxa"/>
            <w:gridSpan w:val="3"/>
            <w:vAlign w:val="center"/>
          </w:tcPr>
          <w:p w14:paraId="7110FA42" w14:textId="56B96865" w:rsidR="00604D2F" w:rsidRPr="00E26578" w:rsidRDefault="00141B48" w:rsidP="00146E0F">
            <w:pPr>
              <w:spacing w:line="240" w:lineRule="auto"/>
              <w:ind w:left="-72"/>
              <w:rPr>
                <w:b/>
                <w:color w:val="auto"/>
                <w:sz w:val="16"/>
                <w:szCs w:val="16"/>
                <w:lang w:val="ru-RU"/>
              </w:rPr>
            </w:pPr>
            <w:r>
              <w:rPr>
                <w:color w:val="auto"/>
                <w:sz w:val="16"/>
                <w:szCs w:val="24"/>
                <w:lang w:val="ru-RU"/>
              </w:rPr>
              <w:t>Ноябрь</w:t>
            </w:r>
            <w:r w:rsidR="001464B3">
              <w:rPr>
                <w:color w:val="auto"/>
                <w:sz w:val="16"/>
                <w:szCs w:val="24"/>
                <w:lang w:val="ru-RU"/>
              </w:rPr>
              <w:t xml:space="preserve"> 2025</w:t>
            </w:r>
          </w:p>
        </w:tc>
        <w:tc>
          <w:tcPr>
            <w:tcW w:w="2601" w:type="dxa"/>
            <w:gridSpan w:val="2"/>
            <w:vAlign w:val="center"/>
          </w:tcPr>
          <w:p w14:paraId="335DA073" w14:textId="77777777" w:rsidR="00604D2F" w:rsidRPr="000F4EA8" w:rsidRDefault="00604D2F" w:rsidP="00146E0F">
            <w:pPr>
              <w:spacing w:line="240" w:lineRule="auto"/>
              <w:rPr>
                <w:b/>
                <w:sz w:val="16"/>
                <w:szCs w:val="16"/>
              </w:rPr>
            </w:pPr>
          </w:p>
        </w:tc>
        <w:tc>
          <w:tcPr>
            <w:tcW w:w="971" w:type="dxa"/>
            <w:vAlign w:val="center"/>
          </w:tcPr>
          <w:p w14:paraId="29E139F7" w14:textId="77777777" w:rsidR="00604D2F" w:rsidRPr="000F4EA8" w:rsidRDefault="00604D2F" w:rsidP="00146E0F">
            <w:pPr>
              <w:spacing w:line="240" w:lineRule="auto"/>
              <w:jc w:val="center"/>
              <w:rPr>
                <w:b/>
                <w:sz w:val="16"/>
                <w:szCs w:val="16"/>
              </w:rPr>
            </w:pPr>
          </w:p>
        </w:tc>
        <w:tc>
          <w:tcPr>
            <w:tcW w:w="1169" w:type="dxa"/>
            <w:gridSpan w:val="2"/>
            <w:vAlign w:val="center"/>
          </w:tcPr>
          <w:p w14:paraId="40797892" w14:textId="77777777" w:rsidR="00604D2F" w:rsidRPr="000F4EA8" w:rsidRDefault="00604D2F" w:rsidP="00146E0F">
            <w:pPr>
              <w:spacing w:line="240" w:lineRule="auto"/>
              <w:jc w:val="center"/>
              <w:rPr>
                <w:b/>
                <w:sz w:val="16"/>
                <w:szCs w:val="16"/>
              </w:rPr>
            </w:pPr>
          </w:p>
        </w:tc>
      </w:tr>
    </w:tbl>
    <w:p w14:paraId="5E2656A0" w14:textId="073C20F5" w:rsidR="00E16955" w:rsidRPr="00704E38" w:rsidRDefault="00E16955" w:rsidP="00704E38">
      <w:pPr>
        <w:widowControl w:val="0"/>
        <w:spacing w:line="240" w:lineRule="auto"/>
        <w:ind w:left="1080" w:right="-20" w:hanging="1083"/>
        <w:contextualSpacing/>
        <w:rPr>
          <w:sz w:val="16"/>
          <w:szCs w:val="16"/>
          <w:lang w:val="ru-RU"/>
        </w:rPr>
      </w:pPr>
    </w:p>
    <w:p w14:paraId="1D59F168" w14:textId="45A543DA" w:rsidR="00654DBA" w:rsidRPr="001F0EC8" w:rsidRDefault="00654DBA" w:rsidP="00141B48">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141B48">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64B6C080" w14:textId="7028D31E" w:rsidR="00EC185A" w:rsidRPr="003A3A7D" w:rsidRDefault="00EC185A" w:rsidP="00141B48">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141B48">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2121BD79" w14:textId="77777777" w:rsidR="00B56FFC" w:rsidRPr="001F0EC8" w:rsidRDefault="00B56FFC" w:rsidP="00E16955">
      <w:pPr>
        <w:widowControl w:val="0"/>
        <w:spacing w:line="240" w:lineRule="auto"/>
        <w:ind w:left="993" w:right="-20" w:hanging="1135"/>
        <w:contextualSpacing/>
        <w:rPr>
          <w:sz w:val="16"/>
          <w:szCs w:val="16"/>
          <w:lang w:val="ru-RU"/>
        </w:rPr>
      </w:pPr>
    </w:p>
    <w:p w14:paraId="2C33B469" w14:textId="77777777" w:rsidR="00E16955" w:rsidRPr="00583CB6" w:rsidRDefault="00E16955" w:rsidP="00E16955">
      <w:pPr>
        <w:spacing w:line="240" w:lineRule="auto"/>
        <w:ind w:left="0"/>
        <w:contextualSpacing/>
        <w:rPr>
          <w:color w:val="auto"/>
          <w:sz w:val="20"/>
          <w:szCs w:val="20"/>
          <w:lang w:val="ru-RU"/>
        </w:rPr>
      </w:pPr>
    </w:p>
    <w:p w14:paraId="7CC9C8EC" w14:textId="77777777" w:rsidR="002B5E17" w:rsidRPr="00583CB6" w:rsidRDefault="002B5E17" w:rsidP="002B5E17">
      <w:pPr>
        <w:tabs>
          <w:tab w:val="left" w:pos="3225"/>
        </w:tabs>
        <w:rPr>
          <w:color w:val="auto"/>
          <w:sz w:val="20"/>
          <w:szCs w:val="20"/>
          <w:lang w:val="ru-RU"/>
        </w:rPr>
      </w:pPr>
      <w:r w:rsidRPr="00583CB6">
        <w:rPr>
          <w:color w:val="auto"/>
          <w:lang w:val="ru-RU"/>
        </w:rPr>
        <w:br w:type="page"/>
      </w:r>
    </w:p>
    <w:tbl>
      <w:tblPr>
        <w:tblW w:w="10011" w:type="dxa"/>
        <w:jc w:val="center"/>
        <w:tblLayout w:type="fixed"/>
        <w:tblLook w:val="01E0" w:firstRow="1" w:lastRow="1" w:firstColumn="1" w:lastColumn="1" w:noHBand="0" w:noVBand="0"/>
      </w:tblPr>
      <w:tblGrid>
        <w:gridCol w:w="1224"/>
        <w:gridCol w:w="270"/>
        <w:gridCol w:w="848"/>
        <w:gridCol w:w="2894"/>
        <w:gridCol w:w="990"/>
        <w:gridCol w:w="1645"/>
        <w:gridCol w:w="971"/>
        <w:gridCol w:w="1162"/>
        <w:gridCol w:w="7"/>
      </w:tblGrid>
      <w:tr w:rsidR="00604D2F" w:rsidRPr="00B10823" w14:paraId="55C8ECCC" w14:textId="77777777" w:rsidTr="00F029EB">
        <w:trPr>
          <w:trHeight w:val="360"/>
          <w:jc w:val="center"/>
        </w:trPr>
        <w:tc>
          <w:tcPr>
            <w:tcW w:w="10011" w:type="dxa"/>
            <w:gridSpan w:val="9"/>
            <w:tcBorders>
              <w:top w:val="single" w:sz="6" w:space="0" w:color="auto"/>
              <w:bottom w:val="single" w:sz="12" w:space="0" w:color="auto"/>
            </w:tcBorders>
            <w:shd w:val="clear" w:color="auto" w:fill="FFFFFF"/>
            <w:vAlign w:val="center"/>
          </w:tcPr>
          <w:p w14:paraId="642E0D81" w14:textId="77777777" w:rsidR="00604D2F" w:rsidRPr="006952A6" w:rsidRDefault="00281DED" w:rsidP="00281DED">
            <w:pPr>
              <w:ind w:right="-72"/>
              <w:jc w:val="right"/>
              <w:rPr>
                <w:b/>
                <w:i/>
                <w:color w:val="auto"/>
                <w:lang w:val="ru-RU"/>
              </w:rPr>
            </w:pPr>
            <w:r>
              <w:rPr>
                <w:b/>
                <w:i/>
                <w:color w:val="auto"/>
                <w:lang w:val="ru-RU"/>
              </w:rPr>
              <w:lastRenderedPageBreak/>
              <w:t>Т</w:t>
            </w:r>
            <w:r w:rsidR="00604D2F" w:rsidRPr="006952A6">
              <w:rPr>
                <w:b/>
                <w:i/>
                <w:color w:val="auto"/>
                <w:lang w:val="ru-RU"/>
              </w:rPr>
              <w:t xml:space="preserve">онкопленочные </w:t>
            </w:r>
            <w:r>
              <w:rPr>
                <w:b/>
                <w:i/>
                <w:color w:val="auto"/>
                <w:lang w:val="ru-RU"/>
              </w:rPr>
              <w:t xml:space="preserve">грунтовки </w:t>
            </w:r>
            <w:r w:rsidR="00604D2F" w:rsidRPr="006952A6">
              <w:rPr>
                <w:b/>
                <w:i/>
                <w:color w:val="auto"/>
                <w:lang w:val="ru-RU"/>
              </w:rPr>
              <w:t>для погруженной эксплуатации</w:t>
            </w:r>
          </w:p>
        </w:tc>
      </w:tr>
      <w:tr w:rsidR="00604D2F" w:rsidRPr="0005732F" w14:paraId="41BFAFE7" w14:textId="77777777" w:rsidTr="00F029EB">
        <w:trPr>
          <w:trHeight w:val="360"/>
          <w:jc w:val="center"/>
        </w:trPr>
        <w:tc>
          <w:tcPr>
            <w:tcW w:w="7871" w:type="dxa"/>
            <w:gridSpan w:val="6"/>
            <w:tcBorders>
              <w:top w:val="single" w:sz="12" w:space="0" w:color="auto"/>
              <w:left w:val="single" w:sz="12" w:space="0" w:color="auto"/>
              <w:bottom w:val="single" w:sz="12" w:space="0" w:color="auto"/>
            </w:tcBorders>
            <w:vAlign w:val="center"/>
          </w:tcPr>
          <w:p w14:paraId="18312D45" w14:textId="77777777" w:rsidR="00604D2F" w:rsidRPr="006952A6" w:rsidRDefault="00281DED" w:rsidP="00281DED">
            <w:pPr>
              <w:autoSpaceDE/>
              <w:autoSpaceDN/>
              <w:adjustRightInd/>
              <w:spacing w:before="0" w:line="240" w:lineRule="auto"/>
              <w:ind w:left="0"/>
              <w:rPr>
                <w:b/>
                <w:color w:val="auto"/>
                <w:sz w:val="20"/>
                <w:szCs w:val="20"/>
                <w:lang w:val="ru-RU"/>
              </w:rPr>
            </w:pPr>
            <w:r>
              <w:rPr>
                <w:b/>
                <w:color w:val="auto"/>
                <w:sz w:val="20"/>
                <w:szCs w:val="24"/>
                <w:lang w:val="ru-RU"/>
              </w:rPr>
              <w:t>Т</w:t>
            </w:r>
            <w:r w:rsidR="00604D2F">
              <w:rPr>
                <w:b/>
                <w:color w:val="auto"/>
                <w:sz w:val="20"/>
                <w:szCs w:val="24"/>
                <w:lang w:val="ru-RU"/>
              </w:rPr>
              <w:t xml:space="preserve">онкопленочные </w:t>
            </w:r>
            <w:r w:rsidR="00A94FF5" w:rsidRPr="005C6B84">
              <w:rPr>
                <w:b/>
                <w:color w:val="auto"/>
                <w:sz w:val="20"/>
                <w:szCs w:val="24"/>
                <w:lang w:val="ru-RU"/>
              </w:rPr>
              <w:t xml:space="preserve">покрытия </w:t>
            </w:r>
            <w:r w:rsidR="00604D2F" w:rsidRPr="005C6B84">
              <w:rPr>
                <w:b/>
                <w:color w:val="auto"/>
                <w:sz w:val="20"/>
                <w:szCs w:val="24"/>
                <w:lang w:val="ru-RU"/>
              </w:rPr>
              <w:t>для</w:t>
            </w:r>
            <w:r w:rsidR="00604D2F" w:rsidRPr="00AD544E">
              <w:rPr>
                <w:b/>
                <w:color w:val="auto"/>
                <w:sz w:val="20"/>
                <w:szCs w:val="24"/>
                <w:lang w:val="ru-RU"/>
              </w:rPr>
              <w:t xml:space="preserve"> погруженной эксплуатации в горючих веществах (Низкоароматических)</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31A27DC5" w14:textId="77777777" w:rsidR="00604D2F" w:rsidRPr="0005732F" w:rsidRDefault="00604D2F" w:rsidP="00146E0F">
            <w:pPr>
              <w:autoSpaceDE/>
              <w:autoSpaceDN/>
              <w:adjustRightInd/>
              <w:spacing w:before="0" w:line="240" w:lineRule="auto"/>
              <w:ind w:left="0"/>
              <w:jc w:val="center"/>
              <w:rPr>
                <w:b/>
                <w:color w:val="auto"/>
                <w:sz w:val="36"/>
                <w:szCs w:val="40"/>
              </w:rPr>
            </w:pPr>
            <w:r w:rsidRPr="00B76D32">
              <w:rPr>
                <w:b/>
                <w:color w:val="auto"/>
                <w:sz w:val="36"/>
                <w:szCs w:val="24"/>
                <w:lang w:val="ru-RU"/>
              </w:rPr>
              <w:t>8.7</w:t>
            </w:r>
          </w:p>
        </w:tc>
      </w:tr>
      <w:tr w:rsidR="00604D2F" w:rsidRPr="00B10823" w14:paraId="13B23AAA" w14:textId="77777777" w:rsidTr="00F029EB">
        <w:trPr>
          <w:gridAfter w:val="1"/>
          <w:wAfter w:w="7" w:type="dxa"/>
          <w:cantSplit/>
          <w:trHeight w:val="288"/>
          <w:jc w:val="center"/>
        </w:trPr>
        <w:tc>
          <w:tcPr>
            <w:tcW w:w="1494" w:type="dxa"/>
            <w:gridSpan w:val="2"/>
            <w:tcBorders>
              <w:top w:val="single" w:sz="12" w:space="0" w:color="auto"/>
            </w:tcBorders>
          </w:tcPr>
          <w:p w14:paraId="71CC19BD" w14:textId="77777777" w:rsidR="00604D2F" w:rsidRPr="004E6B3B" w:rsidRDefault="00604D2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42" w:type="dxa"/>
            <w:gridSpan w:val="2"/>
            <w:tcBorders>
              <w:top w:val="single" w:sz="12" w:space="0" w:color="auto"/>
            </w:tcBorders>
          </w:tcPr>
          <w:p w14:paraId="30B97B65" w14:textId="3C42AE12" w:rsidR="002D372C" w:rsidRPr="00F07203" w:rsidRDefault="00F07203" w:rsidP="00146E0F">
            <w:pPr>
              <w:autoSpaceDE/>
              <w:autoSpaceDN/>
              <w:adjustRightInd/>
              <w:spacing w:before="0" w:line="240" w:lineRule="auto"/>
              <w:ind w:left="-72"/>
              <w:rPr>
                <w:color w:val="auto"/>
                <w:sz w:val="16"/>
                <w:szCs w:val="24"/>
              </w:rPr>
            </w:pPr>
            <w:r w:rsidRPr="00F07203">
              <w:rPr>
                <w:color w:val="auto"/>
                <w:sz w:val="16"/>
                <w:szCs w:val="24"/>
              </w:rPr>
              <w:t>SSPC-SP1/SP5(NACENo.</w:t>
            </w:r>
            <w:proofErr w:type="gramStart"/>
            <w:r w:rsidRPr="00F07203">
              <w:rPr>
                <w:color w:val="auto"/>
                <w:sz w:val="16"/>
                <w:szCs w:val="24"/>
              </w:rPr>
              <w:t>1)(</w:t>
            </w:r>
            <w:proofErr w:type="gramEnd"/>
            <w:r w:rsidRPr="00F07203">
              <w:rPr>
                <w:color w:val="auto"/>
                <w:sz w:val="16"/>
                <w:szCs w:val="24"/>
              </w:rPr>
              <w:t>SA3)</w:t>
            </w:r>
          </w:p>
          <w:p w14:paraId="3E046C49" w14:textId="02241414" w:rsidR="00604D2F"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CE6571" w:rsidRPr="00CE6571">
              <w:rPr>
                <w:color w:val="auto"/>
                <w:sz w:val="16"/>
                <w:szCs w:val="24"/>
                <w:lang w:val="ru-RU"/>
              </w:rPr>
              <w:t xml:space="preserve"> </w:t>
            </w:r>
            <w:r w:rsidR="00604D2F" w:rsidRPr="00037A5B">
              <w:rPr>
                <w:color w:val="auto"/>
                <w:sz w:val="16"/>
                <w:szCs w:val="24"/>
                <w:lang w:val="ru-RU"/>
              </w:rPr>
              <w:t>очистка до белого металла.</w:t>
            </w:r>
          </w:p>
        </w:tc>
        <w:tc>
          <w:tcPr>
            <w:tcW w:w="990" w:type="dxa"/>
            <w:tcBorders>
              <w:top w:val="single" w:sz="12" w:space="0" w:color="auto"/>
            </w:tcBorders>
          </w:tcPr>
          <w:p w14:paraId="4ABAF37A" w14:textId="77777777" w:rsidR="00604D2F" w:rsidRPr="00A24069" w:rsidRDefault="00604D2F" w:rsidP="00146E0F">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778" w:type="dxa"/>
            <w:gridSpan w:val="3"/>
            <w:vMerge w:val="restart"/>
            <w:tcBorders>
              <w:top w:val="single" w:sz="12" w:space="0" w:color="auto"/>
            </w:tcBorders>
          </w:tcPr>
          <w:p w14:paraId="011B69B0" w14:textId="77777777" w:rsidR="00604D2F" w:rsidRPr="00907BA1" w:rsidRDefault="00604D2F" w:rsidP="00146E0F">
            <w:pPr>
              <w:autoSpaceDE/>
              <w:autoSpaceDN/>
              <w:adjustRightInd/>
              <w:spacing w:before="0" w:line="240" w:lineRule="auto"/>
              <w:ind w:left="-72" w:right="747"/>
              <w:rPr>
                <w:color w:val="auto"/>
                <w:sz w:val="16"/>
                <w:szCs w:val="24"/>
                <w:lang w:val="ru-RU"/>
              </w:rPr>
            </w:pPr>
            <w:r w:rsidRPr="00037A5B">
              <w:rPr>
                <w:color w:val="auto"/>
                <w:sz w:val="16"/>
                <w:szCs w:val="24"/>
                <w:lang w:val="ru-RU"/>
              </w:rPr>
              <w:t>Применяется такое же покрытие того же изготовителя.</w:t>
            </w:r>
          </w:p>
        </w:tc>
      </w:tr>
      <w:tr w:rsidR="00604D2F" w:rsidRPr="00B10823" w14:paraId="2A3AEA25" w14:textId="77777777" w:rsidTr="00F029EB">
        <w:trPr>
          <w:gridAfter w:val="1"/>
          <w:wAfter w:w="7" w:type="dxa"/>
          <w:cantSplit/>
          <w:trHeight w:val="288"/>
          <w:jc w:val="center"/>
        </w:trPr>
        <w:tc>
          <w:tcPr>
            <w:tcW w:w="1494" w:type="dxa"/>
            <w:gridSpan w:val="2"/>
          </w:tcPr>
          <w:p w14:paraId="3781484D" w14:textId="77777777" w:rsidR="00604D2F" w:rsidRPr="004E6B3B" w:rsidRDefault="00604D2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42" w:type="dxa"/>
            <w:gridSpan w:val="2"/>
          </w:tcPr>
          <w:p w14:paraId="75BF8E52" w14:textId="77777777" w:rsidR="00604D2F" w:rsidRPr="00D750DA" w:rsidRDefault="00224632" w:rsidP="00146E0F">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50C3C7F0" w14:textId="77777777" w:rsidR="00604D2F" w:rsidRPr="00D750DA" w:rsidRDefault="00604D2F" w:rsidP="00146E0F">
            <w:pPr>
              <w:jc w:val="right"/>
              <w:rPr>
                <w:b/>
                <w:color w:val="auto"/>
                <w:sz w:val="16"/>
                <w:szCs w:val="16"/>
                <w:lang w:val="ru-RU"/>
              </w:rPr>
            </w:pPr>
          </w:p>
        </w:tc>
        <w:tc>
          <w:tcPr>
            <w:tcW w:w="3778" w:type="dxa"/>
            <w:gridSpan w:val="3"/>
            <w:vMerge/>
            <w:vAlign w:val="center"/>
          </w:tcPr>
          <w:p w14:paraId="01DA2E9D" w14:textId="77777777" w:rsidR="00604D2F" w:rsidRPr="00D750DA" w:rsidRDefault="00604D2F" w:rsidP="00146E0F">
            <w:pPr>
              <w:rPr>
                <w:color w:val="auto"/>
                <w:lang w:val="ru-RU"/>
              </w:rPr>
            </w:pPr>
          </w:p>
        </w:tc>
      </w:tr>
      <w:tr w:rsidR="00604D2F" w:rsidRPr="00B55E13" w14:paraId="6526C97C" w14:textId="77777777" w:rsidTr="00F029EB">
        <w:trPr>
          <w:gridAfter w:val="1"/>
          <w:wAfter w:w="7" w:type="dxa"/>
          <w:cantSplit/>
          <w:trHeight w:val="288"/>
          <w:jc w:val="center"/>
        </w:trPr>
        <w:tc>
          <w:tcPr>
            <w:tcW w:w="1494" w:type="dxa"/>
            <w:gridSpan w:val="2"/>
            <w:tcBorders>
              <w:bottom w:val="single" w:sz="12" w:space="0" w:color="auto"/>
            </w:tcBorders>
          </w:tcPr>
          <w:p w14:paraId="31354E42" w14:textId="77777777" w:rsidR="00604D2F" w:rsidRPr="004E6B3B" w:rsidRDefault="00604D2F"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42" w:type="dxa"/>
            <w:gridSpan w:val="2"/>
            <w:tcBorders>
              <w:bottom w:val="single" w:sz="12" w:space="0" w:color="auto"/>
            </w:tcBorders>
          </w:tcPr>
          <w:p w14:paraId="65080906" w14:textId="0771D388" w:rsidR="00604D2F" w:rsidRPr="00AD20CE" w:rsidRDefault="00604D2F" w:rsidP="00146E0F">
            <w:pPr>
              <w:autoSpaceDE/>
              <w:autoSpaceDN/>
              <w:adjustRightInd/>
              <w:spacing w:before="0" w:line="240" w:lineRule="auto"/>
              <w:ind w:left="-72" w:right="747"/>
              <w:rPr>
                <w:sz w:val="16"/>
                <w:szCs w:val="16"/>
                <w:lang w:val="ru-RU"/>
              </w:rPr>
            </w:pPr>
            <w:r>
              <w:rPr>
                <w:color w:val="auto"/>
                <w:sz w:val="16"/>
                <w:szCs w:val="24"/>
                <w:lang w:val="ru-RU"/>
              </w:rPr>
              <w:t>0</w:t>
            </w:r>
            <w:del w:id="553" w:author="Kurmanov, Aidyn [STAMGazStroy LLP]" w:date="2025-12-11T15:40:00Z" w16du:dateUtc="2025-12-11T10:40:00Z">
              <w:r>
                <w:rPr>
                  <w:color w:val="auto"/>
                  <w:sz w:val="16"/>
                  <w:szCs w:val="24"/>
                  <w:lang w:val="ru-RU"/>
                </w:rPr>
                <w:delText>,</w:delText>
              </w:r>
            </w:del>
            <w:ins w:id="554" w:author="Kurmanov, Aidyn [STAMGazStroy LLP]" w:date="2025-12-11T15:40:00Z" w16du:dateUtc="2025-12-11T10:40:00Z">
              <w:r w:rsidR="00A032E3" w:rsidRPr="00A032E3">
                <w:rPr>
                  <w:color w:val="auto"/>
                  <w:sz w:val="16"/>
                  <w:szCs w:val="24"/>
                  <w:lang w:val="ru-RU"/>
                </w:rPr>
                <w:t>.</w:t>
              </w:r>
            </w:ins>
            <w:r w:rsidRPr="00733D94">
              <w:rPr>
                <w:color w:val="auto"/>
                <w:sz w:val="16"/>
                <w:szCs w:val="24"/>
                <w:lang w:val="ru-RU"/>
              </w:rPr>
              <w:t>2</w:t>
            </w:r>
            <w:r w:rsidRPr="00156C55">
              <w:rPr>
                <w:color w:val="auto"/>
                <w:sz w:val="16"/>
                <w:szCs w:val="24"/>
                <w:lang w:val="ru-RU"/>
              </w:rPr>
              <w:t>54</w:t>
            </w:r>
            <w:r>
              <w:rPr>
                <w:color w:val="auto"/>
                <w:sz w:val="16"/>
                <w:szCs w:val="24"/>
                <w:lang w:val="ru-RU"/>
              </w:rPr>
              <w:t xml:space="preserve"> – 0</w:t>
            </w:r>
            <w:del w:id="555" w:author="Kurmanov, Aidyn [STAMGazStroy LLP]" w:date="2025-12-11T15:40:00Z" w16du:dateUtc="2025-12-11T10:40:00Z">
              <w:r>
                <w:rPr>
                  <w:color w:val="auto"/>
                  <w:sz w:val="16"/>
                  <w:szCs w:val="24"/>
                  <w:lang w:val="ru-RU"/>
                </w:rPr>
                <w:delText>,</w:delText>
              </w:r>
            </w:del>
            <w:ins w:id="556" w:author="Kurmanov, Aidyn [STAMGazStroy LLP]" w:date="2025-12-11T15:40:00Z" w16du:dateUtc="2025-12-11T10:40:00Z">
              <w:r w:rsidR="00A032E3" w:rsidRPr="00A032E3">
                <w:rPr>
                  <w:color w:val="auto"/>
                  <w:sz w:val="16"/>
                  <w:szCs w:val="24"/>
                  <w:lang w:val="ru-RU"/>
                </w:rPr>
                <w:t>.</w:t>
              </w:r>
            </w:ins>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557" w:author="Kurmanov, Aidyn [STAMGazStroy LLP]" w:date="2025-12-11T15:40:00Z" w16du:dateUtc="2025-12-11T10:40:00Z">
              <w:r w:rsidRPr="00037A5B">
                <w:rPr>
                  <w:color w:val="auto"/>
                  <w:sz w:val="16"/>
                  <w:szCs w:val="24"/>
                  <w:lang w:val="ru-RU"/>
                </w:rPr>
                <w:delText>,</w:delText>
              </w:r>
            </w:del>
            <w:ins w:id="558" w:author="Kurmanov, Aidyn [STAMGazStroy LLP]" w:date="2025-12-11T15:40:00Z" w16du:dateUtc="2025-12-11T10:40: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559" w:author="Kurmanov, Aidyn [STAMGazStroy LLP]" w:date="2025-12-11T15:40:00Z" w16du:dateUtc="2025-12-11T10:40:00Z">
              <w:r w:rsidRPr="00037A5B">
                <w:rPr>
                  <w:color w:val="auto"/>
                  <w:sz w:val="16"/>
                  <w:szCs w:val="24"/>
                  <w:lang w:val="ru-RU"/>
                </w:rPr>
                <w:delText>,</w:delText>
              </w:r>
            </w:del>
            <w:ins w:id="560" w:author="Kurmanov, Aidyn [STAMGazStroy LLP]" w:date="2025-12-11T15:40:00Z" w16du:dateUtc="2025-12-11T10:40: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004F1D3A" w14:textId="77777777" w:rsidR="00604D2F" w:rsidRPr="006952A6" w:rsidRDefault="00604D2F" w:rsidP="00146E0F">
            <w:pPr>
              <w:jc w:val="right"/>
              <w:rPr>
                <w:b/>
                <w:color w:val="auto"/>
                <w:sz w:val="16"/>
                <w:szCs w:val="16"/>
                <w:lang w:val="ru-RU"/>
              </w:rPr>
            </w:pPr>
          </w:p>
        </w:tc>
        <w:tc>
          <w:tcPr>
            <w:tcW w:w="3778" w:type="dxa"/>
            <w:gridSpan w:val="3"/>
            <w:vMerge/>
            <w:tcBorders>
              <w:bottom w:val="single" w:sz="12" w:space="0" w:color="auto"/>
            </w:tcBorders>
            <w:vAlign w:val="center"/>
          </w:tcPr>
          <w:p w14:paraId="7620D8B7" w14:textId="77777777" w:rsidR="00604D2F" w:rsidRPr="006952A6" w:rsidRDefault="00604D2F" w:rsidP="00146E0F">
            <w:pPr>
              <w:rPr>
                <w:color w:val="auto"/>
                <w:lang w:val="ru-RU"/>
              </w:rPr>
            </w:pPr>
          </w:p>
        </w:tc>
      </w:tr>
      <w:tr w:rsidR="00604D2F" w:rsidRPr="0005732F" w14:paraId="2F9E434E" w14:textId="77777777" w:rsidTr="00F029EB">
        <w:trPr>
          <w:trHeight w:val="360"/>
          <w:jc w:val="center"/>
        </w:trPr>
        <w:tc>
          <w:tcPr>
            <w:tcW w:w="2342" w:type="dxa"/>
            <w:gridSpan w:val="3"/>
            <w:tcBorders>
              <w:top w:val="single" w:sz="12" w:space="0" w:color="auto"/>
              <w:left w:val="single" w:sz="12" w:space="0" w:color="auto"/>
              <w:bottom w:val="single" w:sz="12" w:space="0" w:color="auto"/>
            </w:tcBorders>
            <w:shd w:val="clear" w:color="auto" w:fill="000000"/>
            <w:vAlign w:val="center"/>
          </w:tcPr>
          <w:p w14:paraId="1C0C7C95" w14:textId="77777777" w:rsidR="00604D2F" w:rsidRPr="00AD544E" w:rsidRDefault="00604D2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94" w:type="dxa"/>
            <w:tcBorders>
              <w:top w:val="single" w:sz="12" w:space="0" w:color="auto"/>
              <w:bottom w:val="single" w:sz="12" w:space="0" w:color="auto"/>
            </w:tcBorders>
            <w:shd w:val="clear" w:color="auto" w:fill="000000"/>
            <w:vAlign w:val="center"/>
          </w:tcPr>
          <w:p w14:paraId="26140E23" w14:textId="77777777" w:rsidR="00604D2F" w:rsidRPr="00AD544E" w:rsidRDefault="00604D2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35" w:type="dxa"/>
            <w:gridSpan w:val="2"/>
            <w:tcBorders>
              <w:top w:val="single" w:sz="12" w:space="0" w:color="auto"/>
              <w:bottom w:val="single" w:sz="12" w:space="0" w:color="auto"/>
            </w:tcBorders>
            <w:shd w:val="clear" w:color="auto" w:fill="000000"/>
            <w:vAlign w:val="center"/>
          </w:tcPr>
          <w:p w14:paraId="6A6F1C6B" w14:textId="77777777" w:rsidR="00604D2F" w:rsidRPr="00AD544E" w:rsidRDefault="00604D2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43A22E8E" w14:textId="77777777" w:rsidR="00604D2F" w:rsidRPr="00AD544E" w:rsidRDefault="00604D2F"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3FE0D6D3" w14:textId="77777777" w:rsidR="00604D2F" w:rsidRPr="00AD544E" w:rsidRDefault="00604D2F"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604D2F" w:rsidRPr="0005732F" w14:paraId="4CDF1509" w14:textId="77777777" w:rsidTr="00F029EB">
        <w:trPr>
          <w:trHeight w:val="288"/>
          <w:jc w:val="center"/>
        </w:trPr>
        <w:tc>
          <w:tcPr>
            <w:tcW w:w="2342" w:type="dxa"/>
            <w:gridSpan w:val="3"/>
            <w:vAlign w:val="center"/>
          </w:tcPr>
          <w:p w14:paraId="6588DB54" w14:textId="77777777" w:rsidR="00604D2F" w:rsidRPr="00D41158" w:rsidRDefault="00604D2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2894" w:type="dxa"/>
            <w:vAlign w:val="center"/>
          </w:tcPr>
          <w:p w14:paraId="4E53171B"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Carboline</w:t>
            </w:r>
          </w:p>
        </w:tc>
        <w:tc>
          <w:tcPr>
            <w:tcW w:w="2635" w:type="dxa"/>
            <w:gridSpan w:val="2"/>
            <w:vAlign w:val="center"/>
          </w:tcPr>
          <w:p w14:paraId="64AA4EBB" w14:textId="77777777" w:rsidR="00604D2F" w:rsidRPr="00AA33D7" w:rsidRDefault="00604D2F" w:rsidP="00146E0F">
            <w:pPr>
              <w:autoSpaceDE/>
              <w:autoSpaceDN/>
              <w:adjustRightInd/>
              <w:spacing w:before="0" w:line="240" w:lineRule="auto"/>
              <w:ind w:left="0"/>
              <w:rPr>
                <w:sz w:val="16"/>
                <w:szCs w:val="16"/>
              </w:rPr>
            </w:pPr>
            <w:r w:rsidRPr="00AA33D7">
              <w:rPr>
                <w:sz w:val="16"/>
                <w:szCs w:val="16"/>
              </w:rPr>
              <w:t>Phenoline 385</w:t>
            </w:r>
          </w:p>
        </w:tc>
        <w:tc>
          <w:tcPr>
            <w:tcW w:w="971" w:type="dxa"/>
            <w:vAlign w:val="center"/>
          </w:tcPr>
          <w:p w14:paraId="749B59A9"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119</w:t>
            </w:r>
          </w:p>
        </w:tc>
        <w:tc>
          <w:tcPr>
            <w:tcW w:w="1169" w:type="dxa"/>
            <w:gridSpan w:val="2"/>
            <w:vAlign w:val="center"/>
          </w:tcPr>
          <w:p w14:paraId="06CBA0A9" w14:textId="77777777" w:rsidR="00604D2F" w:rsidRPr="001D3869" w:rsidRDefault="00604D2F" w:rsidP="00146E0F">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w:t>
            </w:r>
            <w:r w:rsidRPr="001D3869">
              <w:rPr>
                <w:sz w:val="16"/>
                <w:szCs w:val="16"/>
              </w:rPr>
              <w:t>120°F</w:t>
            </w:r>
            <w:r>
              <w:rPr>
                <w:sz w:val="16"/>
                <w:szCs w:val="16"/>
              </w:rPr>
              <w:t>)</w:t>
            </w:r>
          </w:p>
        </w:tc>
      </w:tr>
      <w:tr w:rsidR="00604D2F" w:rsidRPr="0005732F" w14:paraId="75C35F42" w14:textId="77777777" w:rsidTr="00F029EB">
        <w:trPr>
          <w:trHeight w:val="288"/>
          <w:jc w:val="center"/>
        </w:trPr>
        <w:tc>
          <w:tcPr>
            <w:tcW w:w="2342" w:type="dxa"/>
            <w:gridSpan w:val="3"/>
            <w:vAlign w:val="center"/>
          </w:tcPr>
          <w:p w14:paraId="2536E977" w14:textId="77777777" w:rsidR="00604D2F" w:rsidRPr="00D41158" w:rsidRDefault="00604D2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94" w:type="dxa"/>
            <w:vAlign w:val="center"/>
          </w:tcPr>
          <w:p w14:paraId="46A742FC"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Hempel Coatings (USA), Inc.</w:t>
            </w:r>
          </w:p>
        </w:tc>
        <w:tc>
          <w:tcPr>
            <w:tcW w:w="2635" w:type="dxa"/>
            <w:gridSpan w:val="2"/>
            <w:vAlign w:val="center"/>
          </w:tcPr>
          <w:p w14:paraId="19C1A5B3" w14:textId="77777777" w:rsidR="00604D2F" w:rsidRPr="00AA33D7" w:rsidRDefault="00604D2F" w:rsidP="00146E0F">
            <w:pPr>
              <w:autoSpaceDE/>
              <w:autoSpaceDN/>
              <w:adjustRightInd/>
              <w:spacing w:before="0" w:line="240" w:lineRule="auto"/>
              <w:ind w:left="0"/>
              <w:rPr>
                <w:sz w:val="16"/>
                <w:szCs w:val="16"/>
              </w:rPr>
            </w:pPr>
            <w:proofErr w:type="spellStart"/>
            <w:r w:rsidRPr="00AA33D7">
              <w:rPr>
                <w:sz w:val="16"/>
                <w:szCs w:val="16"/>
              </w:rPr>
              <w:t>Hempadur</w:t>
            </w:r>
            <w:proofErr w:type="spellEnd"/>
            <w:r w:rsidRPr="00AA33D7">
              <w:rPr>
                <w:sz w:val="16"/>
                <w:szCs w:val="16"/>
              </w:rPr>
              <w:t xml:space="preserve"> </w:t>
            </w:r>
            <w:r w:rsidR="00281DED" w:rsidRPr="00AA33D7">
              <w:rPr>
                <w:sz w:val="16"/>
                <w:szCs w:val="16"/>
              </w:rPr>
              <w:t>85671</w:t>
            </w:r>
          </w:p>
        </w:tc>
        <w:tc>
          <w:tcPr>
            <w:tcW w:w="971" w:type="dxa"/>
            <w:vAlign w:val="center"/>
          </w:tcPr>
          <w:p w14:paraId="34FE89F0"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141-316</w:t>
            </w:r>
          </w:p>
        </w:tc>
        <w:tc>
          <w:tcPr>
            <w:tcW w:w="1169" w:type="dxa"/>
            <w:gridSpan w:val="2"/>
            <w:vAlign w:val="center"/>
          </w:tcPr>
          <w:p w14:paraId="23FE81B9" w14:textId="77777777" w:rsidR="00604D2F" w:rsidRPr="001D3869" w:rsidRDefault="00604D2F"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74D51956" w14:textId="77777777" w:rsidTr="00F029EB">
        <w:trPr>
          <w:trHeight w:val="288"/>
          <w:jc w:val="center"/>
        </w:trPr>
        <w:tc>
          <w:tcPr>
            <w:tcW w:w="2342" w:type="dxa"/>
            <w:gridSpan w:val="3"/>
            <w:vAlign w:val="center"/>
          </w:tcPr>
          <w:p w14:paraId="632A6B00" w14:textId="77777777" w:rsidR="00604D2F" w:rsidRPr="00D41158" w:rsidRDefault="00281DED" w:rsidP="00281DED">
            <w:pPr>
              <w:autoSpaceDE/>
              <w:autoSpaceDN/>
              <w:adjustRightInd/>
              <w:spacing w:before="0" w:line="240" w:lineRule="auto"/>
              <w:ind w:left="0"/>
              <w:rPr>
                <w:b/>
                <w:color w:val="auto"/>
                <w:sz w:val="16"/>
                <w:szCs w:val="24"/>
                <w:lang w:val="ru-RU"/>
              </w:rPr>
            </w:pPr>
            <w:r>
              <w:rPr>
                <w:b/>
                <w:color w:val="auto"/>
                <w:sz w:val="16"/>
                <w:szCs w:val="24"/>
                <w:lang w:val="ru-RU"/>
              </w:rPr>
              <w:t>Т</w:t>
            </w:r>
            <w:r w:rsidR="00604D2F" w:rsidRPr="00D41158">
              <w:rPr>
                <w:b/>
                <w:color w:val="auto"/>
                <w:sz w:val="16"/>
                <w:szCs w:val="24"/>
                <w:lang w:val="ru-RU"/>
              </w:rPr>
              <w:t>онкопленочное</w:t>
            </w:r>
          </w:p>
        </w:tc>
        <w:tc>
          <w:tcPr>
            <w:tcW w:w="2894" w:type="dxa"/>
            <w:vAlign w:val="center"/>
          </w:tcPr>
          <w:p w14:paraId="6D57BAEF"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International</w:t>
            </w:r>
          </w:p>
        </w:tc>
        <w:tc>
          <w:tcPr>
            <w:tcW w:w="2635" w:type="dxa"/>
            <w:gridSpan w:val="2"/>
            <w:vAlign w:val="center"/>
          </w:tcPr>
          <w:p w14:paraId="59AB5E28" w14:textId="77777777" w:rsidR="00604D2F" w:rsidRPr="00AA33D7" w:rsidRDefault="00604D2F" w:rsidP="00146E0F">
            <w:pPr>
              <w:autoSpaceDE/>
              <w:autoSpaceDN/>
              <w:adjustRightInd/>
              <w:spacing w:before="0" w:line="240" w:lineRule="auto"/>
              <w:ind w:left="0"/>
              <w:rPr>
                <w:sz w:val="16"/>
                <w:szCs w:val="16"/>
              </w:rPr>
            </w:pPr>
            <w:r w:rsidRPr="00AA33D7">
              <w:rPr>
                <w:sz w:val="16"/>
                <w:szCs w:val="16"/>
              </w:rPr>
              <w:t>Interline 850</w:t>
            </w:r>
          </w:p>
        </w:tc>
        <w:tc>
          <w:tcPr>
            <w:tcW w:w="971" w:type="dxa"/>
            <w:vAlign w:val="center"/>
          </w:tcPr>
          <w:p w14:paraId="1E47FDC6"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225</w:t>
            </w:r>
          </w:p>
        </w:tc>
        <w:tc>
          <w:tcPr>
            <w:tcW w:w="1169" w:type="dxa"/>
            <w:gridSpan w:val="2"/>
            <w:vAlign w:val="center"/>
          </w:tcPr>
          <w:p w14:paraId="4ADF5538" w14:textId="77777777" w:rsidR="00604D2F" w:rsidRPr="001D3869" w:rsidRDefault="00604D2F"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767F2E" w:rsidRPr="0005732F" w14:paraId="419E8B92" w14:textId="77777777" w:rsidTr="00F029EB">
        <w:trPr>
          <w:trHeight w:val="288"/>
          <w:jc w:val="center"/>
        </w:trPr>
        <w:tc>
          <w:tcPr>
            <w:tcW w:w="2342" w:type="dxa"/>
            <w:gridSpan w:val="3"/>
            <w:vMerge w:val="restart"/>
            <w:vAlign w:val="center"/>
          </w:tcPr>
          <w:p w14:paraId="2E39E9D6" w14:textId="77777777" w:rsidR="00767F2E" w:rsidRPr="00583CB6" w:rsidRDefault="00767F2E"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94" w:type="dxa"/>
            <w:vAlign w:val="center"/>
          </w:tcPr>
          <w:p w14:paraId="7ECC784D" w14:textId="62B36122" w:rsidR="00767F2E" w:rsidRPr="001D3869" w:rsidRDefault="00767F2E" w:rsidP="00146E0F">
            <w:pPr>
              <w:autoSpaceDE/>
              <w:autoSpaceDN/>
              <w:adjustRightInd/>
              <w:spacing w:before="0" w:line="240" w:lineRule="auto"/>
              <w:ind w:left="0"/>
              <w:rPr>
                <w:sz w:val="16"/>
                <w:szCs w:val="16"/>
              </w:rPr>
            </w:pPr>
            <w:r w:rsidRPr="001D3869">
              <w:rPr>
                <w:sz w:val="16"/>
                <w:szCs w:val="16"/>
              </w:rPr>
              <w:t xml:space="preserve">International </w:t>
            </w:r>
          </w:p>
        </w:tc>
        <w:tc>
          <w:tcPr>
            <w:tcW w:w="2635" w:type="dxa"/>
            <w:gridSpan w:val="2"/>
            <w:vAlign w:val="center"/>
          </w:tcPr>
          <w:p w14:paraId="05301FB5" w14:textId="14A9D78F" w:rsidR="00767F2E" w:rsidRPr="00AA33D7" w:rsidRDefault="00897080" w:rsidP="00146E0F">
            <w:pPr>
              <w:autoSpaceDE/>
              <w:autoSpaceDN/>
              <w:adjustRightInd/>
              <w:spacing w:before="0" w:line="240" w:lineRule="auto"/>
              <w:ind w:left="0"/>
              <w:rPr>
                <w:sz w:val="16"/>
                <w:szCs w:val="16"/>
              </w:rPr>
            </w:pPr>
            <w:r w:rsidRPr="00AA33D7">
              <w:rPr>
                <w:sz w:val="16"/>
                <w:szCs w:val="16"/>
              </w:rPr>
              <w:t>Enviroline® 125LV</w:t>
            </w:r>
            <w:r w:rsidR="00ED1A4B" w:rsidRPr="00AA33D7">
              <w:rPr>
                <w:sz w:val="16"/>
                <w:szCs w:val="16"/>
                <w:lang w:val="ru-RU"/>
              </w:rPr>
              <w:t xml:space="preserve"> </w:t>
            </w:r>
            <w:r w:rsidR="00992DEF" w:rsidRPr="00AA33D7">
              <w:rPr>
                <w:sz w:val="16"/>
                <w:szCs w:val="16"/>
              </w:rPr>
              <w:t>S</w:t>
            </w:r>
            <w:r w:rsidR="00ED1A4B" w:rsidRPr="00AA33D7">
              <w:rPr>
                <w:sz w:val="16"/>
                <w:szCs w:val="16"/>
              </w:rPr>
              <w:t>eries</w:t>
            </w:r>
            <w:r w:rsidRPr="00AA33D7">
              <w:rPr>
                <w:sz w:val="16"/>
                <w:szCs w:val="16"/>
              </w:rPr>
              <w:t xml:space="preserve"> </w:t>
            </w:r>
          </w:p>
        </w:tc>
        <w:tc>
          <w:tcPr>
            <w:tcW w:w="971" w:type="dxa"/>
            <w:vAlign w:val="center"/>
          </w:tcPr>
          <w:p w14:paraId="223D0E70" w14:textId="6898AE65" w:rsidR="00767F2E" w:rsidRPr="001D3869" w:rsidRDefault="00767F2E" w:rsidP="00146E0F">
            <w:pPr>
              <w:autoSpaceDE/>
              <w:autoSpaceDN/>
              <w:adjustRightInd/>
              <w:spacing w:before="0" w:line="240" w:lineRule="auto"/>
              <w:ind w:left="0"/>
              <w:jc w:val="center"/>
              <w:rPr>
                <w:sz w:val="16"/>
                <w:szCs w:val="16"/>
              </w:rPr>
            </w:pPr>
            <w:r w:rsidRPr="00B15F04">
              <w:rPr>
                <w:sz w:val="16"/>
                <w:szCs w:val="16"/>
              </w:rPr>
              <w:t>48</w:t>
            </w:r>
          </w:p>
        </w:tc>
        <w:tc>
          <w:tcPr>
            <w:tcW w:w="1169" w:type="dxa"/>
            <w:gridSpan w:val="2"/>
            <w:vAlign w:val="center"/>
          </w:tcPr>
          <w:p w14:paraId="1B5FB48F" w14:textId="4BEB6B87" w:rsidR="00767F2E" w:rsidRPr="001D3869" w:rsidRDefault="00767F2E"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7E497CC1" w14:textId="77777777" w:rsidTr="00F029EB">
        <w:trPr>
          <w:trHeight w:val="288"/>
          <w:jc w:val="center"/>
        </w:trPr>
        <w:tc>
          <w:tcPr>
            <w:tcW w:w="2342" w:type="dxa"/>
            <w:gridSpan w:val="3"/>
            <w:vMerge/>
            <w:vAlign w:val="center"/>
          </w:tcPr>
          <w:p w14:paraId="7A5D2DA9" w14:textId="77777777" w:rsidR="00604D2F" w:rsidRPr="0005732F" w:rsidRDefault="00604D2F" w:rsidP="00146E0F">
            <w:pPr>
              <w:rPr>
                <w:b/>
                <w:color w:val="auto"/>
                <w:sz w:val="16"/>
                <w:szCs w:val="16"/>
              </w:rPr>
            </w:pPr>
          </w:p>
        </w:tc>
        <w:tc>
          <w:tcPr>
            <w:tcW w:w="2894" w:type="dxa"/>
            <w:vAlign w:val="center"/>
          </w:tcPr>
          <w:p w14:paraId="63ADB37D"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Jotun Paints</w:t>
            </w:r>
          </w:p>
        </w:tc>
        <w:tc>
          <w:tcPr>
            <w:tcW w:w="2635" w:type="dxa"/>
            <w:gridSpan w:val="2"/>
            <w:vAlign w:val="center"/>
          </w:tcPr>
          <w:p w14:paraId="19CBAF6F" w14:textId="4975ACDC" w:rsidR="00604D2F" w:rsidRPr="00AA33D7" w:rsidRDefault="00604D2F" w:rsidP="00146E0F">
            <w:pPr>
              <w:autoSpaceDE/>
              <w:autoSpaceDN/>
              <w:adjustRightInd/>
              <w:spacing w:before="0" w:line="240" w:lineRule="auto"/>
              <w:ind w:left="0"/>
              <w:rPr>
                <w:sz w:val="16"/>
                <w:szCs w:val="16"/>
              </w:rPr>
            </w:pPr>
            <w:proofErr w:type="spellStart"/>
            <w:r w:rsidRPr="00AA33D7">
              <w:rPr>
                <w:sz w:val="16"/>
                <w:szCs w:val="16"/>
              </w:rPr>
              <w:t>Tankguard</w:t>
            </w:r>
            <w:proofErr w:type="spellEnd"/>
            <w:r w:rsidRPr="00AA33D7">
              <w:rPr>
                <w:sz w:val="16"/>
                <w:szCs w:val="16"/>
              </w:rPr>
              <w:t xml:space="preserve"> Storage </w:t>
            </w:r>
          </w:p>
        </w:tc>
        <w:tc>
          <w:tcPr>
            <w:tcW w:w="971" w:type="dxa"/>
            <w:vAlign w:val="center"/>
          </w:tcPr>
          <w:p w14:paraId="3615F3D1"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310</w:t>
            </w:r>
          </w:p>
        </w:tc>
        <w:tc>
          <w:tcPr>
            <w:tcW w:w="1169" w:type="dxa"/>
            <w:gridSpan w:val="2"/>
            <w:vAlign w:val="center"/>
          </w:tcPr>
          <w:p w14:paraId="03375F23" w14:textId="77777777" w:rsidR="00604D2F" w:rsidRPr="00AA33D7" w:rsidRDefault="00604D2F" w:rsidP="00146E0F">
            <w:pPr>
              <w:autoSpaceDE/>
              <w:autoSpaceDN/>
              <w:adjustRightInd/>
              <w:spacing w:before="0" w:line="240" w:lineRule="auto"/>
              <w:ind w:left="0"/>
              <w:rPr>
                <w:sz w:val="16"/>
                <w:szCs w:val="16"/>
              </w:rPr>
            </w:pPr>
            <w:r w:rsidRPr="00AA33D7">
              <w:rPr>
                <w:sz w:val="16"/>
                <w:szCs w:val="16"/>
              </w:rPr>
              <w:t>95°C (203°F)</w:t>
            </w:r>
          </w:p>
        </w:tc>
      </w:tr>
      <w:tr w:rsidR="008A72D7" w:rsidRPr="0005732F" w14:paraId="5B2360B2" w14:textId="77777777" w:rsidTr="00F029EB">
        <w:trPr>
          <w:trHeight w:val="288"/>
          <w:jc w:val="center"/>
        </w:trPr>
        <w:tc>
          <w:tcPr>
            <w:tcW w:w="2342" w:type="dxa"/>
            <w:gridSpan w:val="3"/>
            <w:vAlign w:val="center"/>
          </w:tcPr>
          <w:p w14:paraId="42781EAD" w14:textId="77777777" w:rsidR="008A72D7" w:rsidRPr="0005732F" w:rsidRDefault="008A72D7" w:rsidP="008A72D7">
            <w:pPr>
              <w:rPr>
                <w:b/>
                <w:color w:val="auto"/>
                <w:sz w:val="16"/>
                <w:szCs w:val="16"/>
              </w:rPr>
            </w:pPr>
          </w:p>
        </w:tc>
        <w:tc>
          <w:tcPr>
            <w:tcW w:w="2894" w:type="dxa"/>
            <w:vAlign w:val="center"/>
          </w:tcPr>
          <w:p w14:paraId="153DBD06" w14:textId="77777777" w:rsidR="008A72D7" w:rsidRPr="001D3869" w:rsidRDefault="008A72D7" w:rsidP="008A72D7">
            <w:pPr>
              <w:autoSpaceDE/>
              <w:autoSpaceDN/>
              <w:adjustRightInd/>
              <w:spacing w:before="0" w:line="240" w:lineRule="auto"/>
              <w:ind w:left="0"/>
              <w:rPr>
                <w:sz w:val="16"/>
                <w:szCs w:val="16"/>
              </w:rPr>
            </w:pPr>
            <w:r>
              <w:rPr>
                <w:sz w:val="16"/>
                <w:szCs w:val="16"/>
              </w:rPr>
              <w:t>PPG</w:t>
            </w:r>
          </w:p>
        </w:tc>
        <w:tc>
          <w:tcPr>
            <w:tcW w:w="2635" w:type="dxa"/>
            <w:gridSpan w:val="2"/>
            <w:vAlign w:val="center"/>
          </w:tcPr>
          <w:p w14:paraId="2008EE3A" w14:textId="77777777" w:rsidR="008A72D7" w:rsidRPr="00AA33D7" w:rsidRDefault="008A72D7" w:rsidP="008A72D7">
            <w:pPr>
              <w:autoSpaceDE/>
              <w:autoSpaceDN/>
              <w:adjustRightInd/>
              <w:spacing w:before="0" w:line="240" w:lineRule="auto"/>
              <w:ind w:left="0"/>
              <w:rPr>
                <w:sz w:val="16"/>
                <w:szCs w:val="16"/>
                <w:lang w:val="ru-RU"/>
              </w:rPr>
            </w:pPr>
            <w:proofErr w:type="spellStart"/>
            <w:r w:rsidRPr="00AA33D7">
              <w:rPr>
                <w:sz w:val="16"/>
                <w:szCs w:val="16"/>
              </w:rPr>
              <w:t>Amercoat</w:t>
            </w:r>
            <w:proofErr w:type="spellEnd"/>
            <w:r w:rsidRPr="00AA33D7">
              <w:rPr>
                <w:sz w:val="16"/>
                <w:szCs w:val="16"/>
              </w:rPr>
              <w:t xml:space="preserve"> 90HS</w:t>
            </w:r>
          </w:p>
          <w:p w14:paraId="7C89516A" w14:textId="05F7583D" w:rsidR="008A72D7" w:rsidRPr="00AA33D7" w:rsidRDefault="008A72D7" w:rsidP="008A72D7">
            <w:pPr>
              <w:autoSpaceDE/>
              <w:autoSpaceDN/>
              <w:adjustRightInd/>
              <w:spacing w:before="0" w:line="240" w:lineRule="auto"/>
              <w:ind w:left="0"/>
              <w:rPr>
                <w:sz w:val="16"/>
                <w:szCs w:val="16"/>
              </w:rPr>
            </w:pPr>
            <w:proofErr w:type="spellStart"/>
            <w:r w:rsidRPr="00AA33D7">
              <w:rPr>
                <w:sz w:val="16"/>
                <w:szCs w:val="16"/>
              </w:rPr>
              <w:t>Sigmaguard</w:t>
            </w:r>
            <w:proofErr w:type="spellEnd"/>
            <w:r w:rsidRPr="00AA33D7">
              <w:rPr>
                <w:sz w:val="16"/>
                <w:szCs w:val="16"/>
              </w:rPr>
              <w:t xml:space="preserve"> 720 </w:t>
            </w:r>
          </w:p>
        </w:tc>
        <w:tc>
          <w:tcPr>
            <w:tcW w:w="971" w:type="dxa"/>
            <w:vAlign w:val="center"/>
          </w:tcPr>
          <w:p w14:paraId="6CF8AF88" w14:textId="77777777" w:rsidR="008A72D7" w:rsidRDefault="008A72D7" w:rsidP="008A72D7">
            <w:pPr>
              <w:autoSpaceDE/>
              <w:autoSpaceDN/>
              <w:adjustRightInd/>
              <w:spacing w:before="0" w:line="240" w:lineRule="auto"/>
              <w:ind w:left="0"/>
              <w:jc w:val="center"/>
              <w:rPr>
                <w:sz w:val="16"/>
                <w:szCs w:val="16"/>
                <w:lang w:val="ru-RU"/>
              </w:rPr>
            </w:pPr>
            <w:r w:rsidRPr="00185BE7">
              <w:rPr>
                <w:sz w:val="16"/>
                <w:szCs w:val="16"/>
                <w:lang w:val="ru-RU"/>
              </w:rPr>
              <w:t>315-324</w:t>
            </w:r>
          </w:p>
          <w:p w14:paraId="3B053F3A" w14:textId="79A8C6AE" w:rsidR="008A72D7" w:rsidRPr="00761C70" w:rsidRDefault="008A72D7" w:rsidP="008A72D7">
            <w:pPr>
              <w:autoSpaceDE/>
              <w:autoSpaceDN/>
              <w:adjustRightInd/>
              <w:spacing w:before="0" w:line="240" w:lineRule="auto"/>
              <w:ind w:left="0"/>
              <w:jc w:val="center"/>
              <w:rPr>
                <w:sz w:val="16"/>
                <w:szCs w:val="16"/>
                <w:lang w:val="ru-RU"/>
              </w:rPr>
            </w:pPr>
            <w:r>
              <w:rPr>
                <w:sz w:val="16"/>
                <w:szCs w:val="16"/>
                <w:lang w:val="ru-RU"/>
              </w:rPr>
              <w:t>233-324</w:t>
            </w:r>
          </w:p>
        </w:tc>
        <w:tc>
          <w:tcPr>
            <w:tcW w:w="1169" w:type="dxa"/>
            <w:gridSpan w:val="2"/>
            <w:vAlign w:val="center"/>
          </w:tcPr>
          <w:p w14:paraId="53576751" w14:textId="6F5B1F70" w:rsidR="008A72D7" w:rsidRPr="00AA33D7" w:rsidRDefault="005F3C58" w:rsidP="005F3C58">
            <w:pPr>
              <w:autoSpaceDE/>
              <w:autoSpaceDN/>
              <w:adjustRightInd/>
              <w:spacing w:before="0" w:line="240" w:lineRule="auto"/>
              <w:ind w:left="0"/>
              <w:rPr>
                <w:sz w:val="16"/>
                <w:szCs w:val="16"/>
              </w:rPr>
            </w:pPr>
            <w:r w:rsidRPr="00AA33D7">
              <w:rPr>
                <w:sz w:val="16"/>
                <w:szCs w:val="16"/>
              </w:rPr>
              <w:t xml:space="preserve">49°C (120°F) </w:t>
            </w:r>
            <w:r w:rsidR="00C2314C" w:rsidRPr="00AA33D7">
              <w:rPr>
                <w:sz w:val="16"/>
                <w:szCs w:val="16"/>
              </w:rPr>
              <w:t>60°C (140°F)</w:t>
            </w:r>
          </w:p>
        </w:tc>
      </w:tr>
      <w:tr w:rsidR="00604D2F" w:rsidRPr="0005732F" w14:paraId="2323A74A" w14:textId="77777777" w:rsidTr="00F029EB">
        <w:trPr>
          <w:trHeight w:val="288"/>
          <w:jc w:val="center"/>
        </w:trPr>
        <w:tc>
          <w:tcPr>
            <w:tcW w:w="2342" w:type="dxa"/>
            <w:gridSpan w:val="3"/>
            <w:vAlign w:val="center"/>
          </w:tcPr>
          <w:p w14:paraId="7741776F" w14:textId="77777777" w:rsidR="00604D2F" w:rsidRPr="0005732F" w:rsidRDefault="00604D2F" w:rsidP="00146E0F">
            <w:pPr>
              <w:rPr>
                <w:b/>
                <w:color w:val="auto"/>
                <w:sz w:val="16"/>
                <w:szCs w:val="16"/>
              </w:rPr>
            </w:pPr>
          </w:p>
        </w:tc>
        <w:tc>
          <w:tcPr>
            <w:tcW w:w="2894" w:type="dxa"/>
            <w:vAlign w:val="center"/>
          </w:tcPr>
          <w:p w14:paraId="258FD74F"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Sherwin Williams</w:t>
            </w:r>
          </w:p>
        </w:tc>
        <w:tc>
          <w:tcPr>
            <w:tcW w:w="2635" w:type="dxa"/>
            <w:gridSpan w:val="2"/>
            <w:vAlign w:val="center"/>
          </w:tcPr>
          <w:p w14:paraId="1A43C074" w14:textId="77777777" w:rsidR="00604D2F" w:rsidRPr="00AA33D7" w:rsidRDefault="00604D2F" w:rsidP="00146E0F">
            <w:pPr>
              <w:autoSpaceDE/>
              <w:autoSpaceDN/>
              <w:adjustRightInd/>
              <w:spacing w:before="0" w:line="240" w:lineRule="auto"/>
              <w:ind w:left="0"/>
              <w:rPr>
                <w:sz w:val="16"/>
                <w:szCs w:val="16"/>
              </w:rPr>
            </w:pPr>
            <w:proofErr w:type="spellStart"/>
            <w:r w:rsidRPr="00AA33D7">
              <w:rPr>
                <w:sz w:val="16"/>
                <w:szCs w:val="16"/>
              </w:rPr>
              <w:t>Phenicon</w:t>
            </w:r>
            <w:proofErr w:type="spellEnd"/>
            <w:r w:rsidRPr="00AA33D7">
              <w:rPr>
                <w:sz w:val="16"/>
                <w:szCs w:val="16"/>
              </w:rPr>
              <w:t xml:space="preserve"> HS </w:t>
            </w:r>
          </w:p>
        </w:tc>
        <w:tc>
          <w:tcPr>
            <w:tcW w:w="971" w:type="dxa"/>
            <w:vAlign w:val="center"/>
          </w:tcPr>
          <w:p w14:paraId="343AD1F2" w14:textId="75B61B00" w:rsidR="00604D2F" w:rsidRPr="001D3869" w:rsidRDefault="00604D2F" w:rsidP="00146E0F">
            <w:pPr>
              <w:autoSpaceDE/>
              <w:autoSpaceDN/>
              <w:adjustRightInd/>
              <w:spacing w:before="0" w:line="240" w:lineRule="auto"/>
              <w:ind w:left="0"/>
              <w:jc w:val="center"/>
              <w:rPr>
                <w:sz w:val="16"/>
                <w:szCs w:val="16"/>
              </w:rPr>
            </w:pPr>
            <w:r w:rsidRPr="00161B3E">
              <w:rPr>
                <w:sz w:val="16"/>
                <w:szCs w:val="16"/>
              </w:rPr>
              <w:t xml:space="preserve">&lt; 250 </w:t>
            </w:r>
          </w:p>
        </w:tc>
        <w:tc>
          <w:tcPr>
            <w:tcW w:w="1169" w:type="dxa"/>
            <w:gridSpan w:val="2"/>
            <w:vAlign w:val="center"/>
          </w:tcPr>
          <w:p w14:paraId="4F950668" w14:textId="77777777" w:rsidR="00604D2F" w:rsidRPr="001D3869" w:rsidRDefault="00604D2F"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15B4DA97" w14:textId="77777777" w:rsidTr="00F029EB">
        <w:trPr>
          <w:trHeight w:val="288"/>
          <w:jc w:val="center"/>
        </w:trPr>
        <w:tc>
          <w:tcPr>
            <w:tcW w:w="2342" w:type="dxa"/>
            <w:gridSpan w:val="3"/>
            <w:vAlign w:val="center"/>
          </w:tcPr>
          <w:p w14:paraId="29D57DC1" w14:textId="77777777" w:rsidR="00604D2F" w:rsidRPr="0005732F" w:rsidRDefault="00604D2F" w:rsidP="00146E0F">
            <w:pPr>
              <w:rPr>
                <w:b/>
                <w:color w:val="auto"/>
                <w:sz w:val="16"/>
                <w:szCs w:val="16"/>
              </w:rPr>
            </w:pPr>
          </w:p>
        </w:tc>
        <w:tc>
          <w:tcPr>
            <w:tcW w:w="2894" w:type="dxa"/>
            <w:vAlign w:val="center"/>
          </w:tcPr>
          <w:p w14:paraId="7E460D9B" w14:textId="42755D32" w:rsidR="00604D2F" w:rsidRPr="001D3869" w:rsidRDefault="00604D2F" w:rsidP="00146E0F">
            <w:pPr>
              <w:autoSpaceDE/>
              <w:autoSpaceDN/>
              <w:adjustRightInd/>
              <w:spacing w:before="0" w:line="240" w:lineRule="auto"/>
              <w:ind w:left="0"/>
              <w:rPr>
                <w:sz w:val="16"/>
                <w:szCs w:val="16"/>
              </w:rPr>
            </w:pPr>
            <w:r w:rsidRPr="002D3716">
              <w:rPr>
                <w:sz w:val="16"/>
                <w:szCs w:val="16"/>
              </w:rPr>
              <w:t xml:space="preserve">Tnemec </w:t>
            </w:r>
          </w:p>
        </w:tc>
        <w:tc>
          <w:tcPr>
            <w:tcW w:w="2635" w:type="dxa"/>
            <w:gridSpan w:val="2"/>
            <w:vAlign w:val="center"/>
          </w:tcPr>
          <w:p w14:paraId="6084F1DC" w14:textId="2B8528DF" w:rsidR="00604D2F" w:rsidRPr="00AA33D7" w:rsidRDefault="00604D2F" w:rsidP="00146E0F">
            <w:pPr>
              <w:autoSpaceDE/>
              <w:autoSpaceDN/>
              <w:adjustRightInd/>
              <w:spacing w:before="0" w:line="240" w:lineRule="auto"/>
              <w:ind w:left="0"/>
              <w:rPr>
                <w:sz w:val="16"/>
                <w:szCs w:val="16"/>
              </w:rPr>
            </w:pPr>
            <w:r w:rsidRPr="00AA33D7">
              <w:rPr>
                <w:sz w:val="16"/>
                <w:szCs w:val="16"/>
              </w:rPr>
              <w:t xml:space="preserve">Series 61 </w:t>
            </w:r>
            <w:proofErr w:type="spellStart"/>
            <w:r w:rsidRPr="00AA33D7">
              <w:rPr>
                <w:sz w:val="16"/>
                <w:szCs w:val="16"/>
              </w:rPr>
              <w:t>Tneme</w:t>
            </w:r>
            <w:proofErr w:type="spellEnd"/>
            <w:r w:rsidRPr="00AA33D7">
              <w:rPr>
                <w:sz w:val="16"/>
                <w:szCs w:val="16"/>
              </w:rPr>
              <w:t xml:space="preserve">-Liner </w:t>
            </w:r>
          </w:p>
        </w:tc>
        <w:tc>
          <w:tcPr>
            <w:tcW w:w="971" w:type="dxa"/>
            <w:vAlign w:val="center"/>
          </w:tcPr>
          <w:p w14:paraId="673F7D2E"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45</w:t>
            </w:r>
          </w:p>
        </w:tc>
        <w:tc>
          <w:tcPr>
            <w:tcW w:w="1169" w:type="dxa"/>
            <w:gridSpan w:val="2"/>
            <w:vAlign w:val="center"/>
          </w:tcPr>
          <w:p w14:paraId="09B23C02" w14:textId="77777777" w:rsidR="00604D2F" w:rsidRPr="001D3869" w:rsidRDefault="00604D2F" w:rsidP="00146E0F">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604D2F" w:rsidRPr="00B10823" w14:paraId="07BD5F30" w14:textId="77777777" w:rsidTr="00F029EB">
        <w:trPr>
          <w:trHeight w:val="288"/>
          <w:jc w:val="center"/>
        </w:trPr>
        <w:tc>
          <w:tcPr>
            <w:tcW w:w="2342" w:type="dxa"/>
            <w:gridSpan w:val="3"/>
            <w:vAlign w:val="center"/>
          </w:tcPr>
          <w:p w14:paraId="56329FBB" w14:textId="77777777" w:rsidR="00604D2F" w:rsidRPr="0005732F" w:rsidRDefault="00604D2F" w:rsidP="00146E0F">
            <w:pPr>
              <w:rPr>
                <w:b/>
                <w:color w:val="auto"/>
                <w:sz w:val="16"/>
                <w:szCs w:val="16"/>
              </w:rPr>
            </w:pPr>
          </w:p>
        </w:tc>
        <w:tc>
          <w:tcPr>
            <w:tcW w:w="5529" w:type="dxa"/>
            <w:gridSpan w:val="3"/>
            <w:vAlign w:val="center"/>
          </w:tcPr>
          <w:p w14:paraId="6F26B0B5" w14:textId="77777777" w:rsidR="00604D2F" w:rsidRPr="00AA33D7" w:rsidRDefault="00604D2F" w:rsidP="00146E0F">
            <w:pPr>
              <w:autoSpaceDE/>
              <w:autoSpaceDN/>
              <w:adjustRightInd/>
              <w:spacing w:before="0" w:line="240" w:lineRule="auto"/>
              <w:ind w:left="0"/>
              <w:rPr>
                <w:i/>
                <w:sz w:val="14"/>
                <w:szCs w:val="14"/>
                <w:lang w:val="ru-RU"/>
              </w:rPr>
            </w:pPr>
            <w:r w:rsidRPr="00AA33D7">
              <w:rPr>
                <w:i/>
                <w:color w:val="auto"/>
                <w:sz w:val="14"/>
                <w:szCs w:val="24"/>
                <w:lang w:val="ru-RU"/>
              </w:rPr>
              <w:t>Примечание: На края и сварные швы рекомендуется нанести полосовой слой.</w:t>
            </w:r>
          </w:p>
        </w:tc>
        <w:tc>
          <w:tcPr>
            <w:tcW w:w="971" w:type="dxa"/>
            <w:vAlign w:val="center"/>
          </w:tcPr>
          <w:p w14:paraId="3A55FF8C" w14:textId="77777777" w:rsidR="00604D2F" w:rsidRPr="00907BA1" w:rsidRDefault="00604D2F" w:rsidP="00146E0F">
            <w:pPr>
              <w:autoSpaceDE/>
              <w:autoSpaceDN/>
              <w:adjustRightInd/>
              <w:spacing w:before="0" w:line="240" w:lineRule="auto"/>
              <w:ind w:left="0"/>
              <w:jc w:val="center"/>
              <w:rPr>
                <w:sz w:val="16"/>
                <w:szCs w:val="16"/>
                <w:lang w:val="ru-RU"/>
              </w:rPr>
            </w:pPr>
          </w:p>
        </w:tc>
        <w:tc>
          <w:tcPr>
            <w:tcW w:w="1169" w:type="dxa"/>
            <w:gridSpan w:val="2"/>
            <w:vAlign w:val="center"/>
          </w:tcPr>
          <w:p w14:paraId="10397800" w14:textId="77777777" w:rsidR="00604D2F" w:rsidRPr="00907BA1" w:rsidRDefault="00604D2F" w:rsidP="00146E0F">
            <w:pPr>
              <w:autoSpaceDE/>
              <w:autoSpaceDN/>
              <w:adjustRightInd/>
              <w:spacing w:before="0" w:line="240" w:lineRule="auto"/>
              <w:ind w:left="0"/>
              <w:rPr>
                <w:sz w:val="16"/>
                <w:szCs w:val="16"/>
                <w:lang w:val="ru-RU"/>
              </w:rPr>
            </w:pPr>
          </w:p>
        </w:tc>
      </w:tr>
      <w:tr w:rsidR="00604D2F" w:rsidRPr="0005732F" w14:paraId="1B55EFC9" w14:textId="77777777" w:rsidTr="00F029EB">
        <w:trPr>
          <w:trHeight w:val="288"/>
          <w:jc w:val="center"/>
        </w:trPr>
        <w:tc>
          <w:tcPr>
            <w:tcW w:w="2342" w:type="dxa"/>
            <w:gridSpan w:val="3"/>
            <w:tcBorders>
              <w:top w:val="single" w:sz="12" w:space="0" w:color="auto"/>
            </w:tcBorders>
            <w:vAlign w:val="center"/>
          </w:tcPr>
          <w:p w14:paraId="06F956FC" w14:textId="77777777" w:rsidR="00604D2F" w:rsidRPr="00D41158" w:rsidRDefault="00604D2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2894" w:type="dxa"/>
            <w:tcBorders>
              <w:top w:val="single" w:sz="12" w:space="0" w:color="auto"/>
            </w:tcBorders>
            <w:vAlign w:val="center"/>
          </w:tcPr>
          <w:p w14:paraId="268AAAE9"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Carboline</w:t>
            </w:r>
          </w:p>
        </w:tc>
        <w:tc>
          <w:tcPr>
            <w:tcW w:w="2635" w:type="dxa"/>
            <w:gridSpan w:val="2"/>
            <w:tcBorders>
              <w:top w:val="single" w:sz="12" w:space="0" w:color="auto"/>
            </w:tcBorders>
            <w:vAlign w:val="center"/>
          </w:tcPr>
          <w:p w14:paraId="30CB6A50" w14:textId="77777777" w:rsidR="00604D2F" w:rsidRPr="00AA33D7" w:rsidRDefault="00604D2F" w:rsidP="00146E0F">
            <w:pPr>
              <w:autoSpaceDE/>
              <w:autoSpaceDN/>
              <w:adjustRightInd/>
              <w:spacing w:before="0" w:line="240" w:lineRule="auto"/>
              <w:ind w:left="0"/>
              <w:rPr>
                <w:sz w:val="16"/>
                <w:szCs w:val="16"/>
              </w:rPr>
            </w:pPr>
            <w:r w:rsidRPr="00AA33D7">
              <w:rPr>
                <w:sz w:val="16"/>
                <w:szCs w:val="16"/>
              </w:rPr>
              <w:t>Phenoline 385</w:t>
            </w:r>
          </w:p>
        </w:tc>
        <w:tc>
          <w:tcPr>
            <w:tcW w:w="971" w:type="dxa"/>
            <w:tcBorders>
              <w:top w:val="single" w:sz="12" w:space="0" w:color="auto"/>
            </w:tcBorders>
            <w:vAlign w:val="center"/>
          </w:tcPr>
          <w:p w14:paraId="06BA4559"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119</w:t>
            </w:r>
          </w:p>
        </w:tc>
        <w:tc>
          <w:tcPr>
            <w:tcW w:w="1169" w:type="dxa"/>
            <w:gridSpan w:val="2"/>
            <w:tcBorders>
              <w:top w:val="single" w:sz="12" w:space="0" w:color="auto"/>
            </w:tcBorders>
            <w:vAlign w:val="center"/>
          </w:tcPr>
          <w:p w14:paraId="33032958" w14:textId="77777777" w:rsidR="00604D2F" w:rsidRPr="001D3869" w:rsidRDefault="00604D2F" w:rsidP="00146E0F">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w:t>
            </w:r>
            <w:r w:rsidRPr="001D3869">
              <w:rPr>
                <w:sz w:val="16"/>
                <w:szCs w:val="16"/>
              </w:rPr>
              <w:t>120°F</w:t>
            </w:r>
            <w:r>
              <w:rPr>
                <w:sz w:val="16"/>
                <w:szCs w:val="16"/>
              </w:rPr>
              <w:t>)</w:t>
            </w:r>
          </w:p>
        </w:tc>
      </w:tr>
      <w:tr w:rsidR="00604D2F" w:rsidRPr="0005732F" w14:paraId="6ED84C77" w14:textId="77777777" w:rsidTr="00F029EB">
        <w:trPr>
          <w:trHeight w:val="288"/>
          <w:jc w:val="center"/>
        </w:trPr>
        <w:tc>
          <w:tcPr>
            <w:tcW w:w="2342" w:type="dxa"/>
            <w:gridSpan w:val="3"/>
            <w:vAlign w:val="center"/>
          </w:tcPr>
          <w:p w14:paraId="4ADCAB31" w14:textId="77777777" w:rsidR="00604D2F" w:rsidRPr="00D41158" w:rsidRDefault="00604D2F"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94" w:type="dxa"/>
            <w:vAlign w:val="center"/>
          </w:tcPr>
          <w:p w14:paraId="0EA040FC"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Hempel Coatings (USA), Inc.</w:t>
            </w:r>
          </w:p>
        </w:tc>
        <w:tc>
          <w:tcPr>
            <w:tcW w:w="2635" w:type="dxa"/>
            <w:gridSpan w:val="2"/>
            <w:vAlign w:val="center"/>
          </w:tcPr>
          <w:p w14:paraId="34E9B048" w14:textId="77777777" w:rsidR="00604D2F" w:rsidRPr="00AA33D7" w:rsidRDefault="00604D2F" w:rsidP="00146E0F">
            <w:pPr>
              <w:autoSpaceDE/>
              <w:autoSpaceDN/>
              <w:adjustRightInd/>
              <w:spacing w:before="0" w:line="240" w:lineRule="auto"/>
              <w:ind w:left="0"/>
              <w:rPr>
                <w:sz w:val="16"/>
                <w:szCs w:val="16"/>
              </w:rPr>
            </w:pPr>
            <w:proofErr w:type="spellStart"/>
            <w:r w:rsidRPr="00AA33D7">
              <w:rPr>
                <w:sz w:val="16"/>
                <w:szCs w:val="16"/>
              </w:rPr>
              <w:t>Hempadur</w:t>
            </w:r>
            <w:proofErr w:type="spellEnd"/>
            <w:r w:rsidRPr="00AA33D7">
              <w:rPr>
                <w:sz w:val="16"/>
                <w:szCs w:val="16"/>
              </w:rPr>
              <w:t xml:space="preserve"> </w:t>
            </w:r>
            <w:r w:rsidR="00281DED" w:rsidRPr="00AA33D7">
              <w:rPr>
                <w:sz w:val="16"/>
                <w:szCs w:val="16"/>
              </w:rPr>
              <w:t>85671</w:t>
            </w:r>
          </w:p>
        </w:tc>
        <w:tc>
          <w:tcPr>
            <w:tcW w:w="971" w:type="dxa"/>
            <w:vAlign w:val="center"/>
          </w:tcPr>
          <w:p w14:paraId="041C7E7F"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141-316</w:t>
            </w:r>
          </w:p>
        </w:tc>
        <w:tc>
          <w:tcPr>
            <w:tcW w:w="1169" w:type="dxa"/>
            <w:gridSpan w:val="2"/>
            <w:vAlign w:val="center"/>
          </w:tcPr>
          <w:p w14:paraId="542D746D" w14:textId="77777777" w:rsidR="00604D2F" w:rsidRPr="001D3869" w:rsidRDefault="00604D2F"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1D97F149" w14:textId="77777777" w:rsidTr="00F029EB">
        <w:trPr>
          <w:trHeight w:val="288"/>
          <w:jc w:val="center"/>
        </w:trPr>
        <w:tc>
          <w:tcPr>
            <w:tcW w:w="2342" w:type="dxa"/>
            <w:gridSpan w:val="3"/>
            <w:vAlign w:val="center"/>
          </w:tcPr>
          <w:p w14:paraId="7AFA6D62" w14:textId="77777777" w:rsidR="00604D2F" w:rsidRPr="00D41158" w:rsidRDefault="00281DED" w:rsidP="00281DED">
            <w:pPr>
              <w:autoSpaceDE/>
              <w:autoSpaceDN/>
              <w:adjustRightInd/>
              <w:spacing w:before="0" w:line="240" w:lineRule="auto"/>
              <w:ind w:left="0"/>
              <w:rPr>
                <w:b/>
                <w:color w:val="auto"/>
                <w:sz w:val="16"/>
                <w:szCs w:val="24"/>
                <w:lang w:val="ru-RU"/>
              </w:rPr>
            </w:pPr>
            <w:r>
              <w:rPr>
                <w:b/>
                <w:color w:val="auto"/>
                <w:sz w:val="16"/>
                <w:szCs w:val="24"/>
                <w:lang w:val="ru-RU"/>
              </w:rPr>
              <w:t>Т</w:t>
            </w:r>
            <w:r w:rsidR="00604D2F" w:rsidRPr="00D41158">
              <w:rPr>
                <w:b/>
                <w:color w:val="auto"/>
                <w:sz w:val="16"/>
                <w:szCs w:val="24"/>
                <w:lang w:val="ru-RU"/>
              </w:rPr>
              <w:t>онкопленочное</w:t>
            </w:r>
          </w:p>
        </w:tc>
        <w:tc>
          <w:tcPr>
            <w:tcW w:w="2894" w:type="dxa"/>
            <w:vAlign w:val="center"/>
          </w:tcPr>
          <w:p w14:paraId="7443480D"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International</w:t>
            </w:r>
          </w:p>
        </w:tc>
        <w:tc>
          <w:tcPr>
            <w:tcW w:w="2635" w:type="dxa"/>
            <w:gridSpan w:val="2"/>
            <w:vAlign w:val="center"/>
          </w:tcPr>
          <w:p w14:paraId="543019E0" w14:textId="77777777" w:rsidR="00604D2F" w:rsidRPr="00AA33D7" w:rsidRDefault="00604D2F" w:rsidP="00146E0F">
            <w:pPr>
              <w:autoSpaceDE/>
              <w:autoSpaceDN/>
              <w:adjustRightInd/>
              <w:spacing w:before="0" w:line="240" w:lineRule="auto"/>
              <w:ind w:left="0"/>
              <w:rPr>
                <w:sz w:val="16"/>
                <w:szCs w:val="16"/>
              </w:rPr>
            </w:pPr>
            <w:r w:rsidRPr="00AA33D7">
              <w:rPr>
                <w:sz w:val="16"/>
                <w:szCs w:val="16"/>
              </w:rPr>
              <w:t>Interline 850</w:t>
            </w:r>
          </w:p>
        </w:tc>
        <w:tc>
          <w:tcPr>
            <w:tcW w:w="971" w:type="dxa"/>
            <w:vAlign w:val="center"/>
          </w:tcPr>
          <w:p w14:paraId="545D89A7"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225</w:t>
            </w:r>
          </w:p>
        </w:tc>
        <w:tc>
          <w:tcPr>
            <w:tcW w:w="1169" w:type="dxa"/>
            <w:gridSpan w:val="2"/>
            <w:vAlign w:val="center"/>
          </w:tcPr>
          <w:p w14:paraId="2376BF5C" w14:textId="77777777" w:rsidR="00604D2F" w:rsidRPr="001D3869" w:rsidRDefault="00604D2F"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1ADEE98B" w14:textId="77777777" w:rsidTr="00F029EB">
        <w:trPr>
          <w:trHeight w:val="288"/>
          <w:jc w:val="center"/>
        </w:trPr>
        <w:tc>
          <w:tcPr>
            <w:tcW w:w="2342" w:type="dxa"/>
            <w:gridSpan w:val="3"/>
            <w:vMerge w:val="restart"/>
            <w:vAlign w:val="center"/>
          </w:tcPr>
          <w:p w14:paraId="69102E39" w14:textId="77777777" w:rsidR="00604D2F" w:rsidRPr="00D41158" w:rsidRDefault="00604D2F"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94" w:type="dxa"/>
            <w:vAlign w:val="center"/>
          </w:tcPr>
          <w:p w14:paraId="2CCA1D18" w14:textId="7CCA47EE" w:rsidR="00604D2F" w:rsidRPr="001D3869" w:rsidRDefault="00867A04" w:rsidP="00146E0F">
            <w:pPr>
              <w:autoSpaceDE/>
              <w:autoSpaceDN/>
              <w:adjustRightInd/>
              <w:spacing w:before="0" w:line="240" w:lineRule="auto"/>
              <w:ind w:left="0"/>
              <w:rPr>
                <w:sz w:val="16"/>
                <w:szCs w:val="16"/>
              </w:rPr>
            </w:pPr>
            <w:r>
              <w:rPr>
                <w:sz w:val="16"/>
                <w:szCs w:val="16"/>
              </w:rPr>
              <w:t>International</w:t>
            </w:r>
          </w:p>
        </w:tc>
        <w:tc>
          <w:tcPr>
            <w:tcW w:w="2635" w:type="dxa"/>
            <w:gridSpan w:val="2"/>
            <w:vAlign w:val="center"/>
          </w:tcPr>
          <w:p w14:paraId="60CAFA22" w14:textId="36015611" w:rsidR="00604D2F" w:rsidRPr="00AA33D7" w:rsidRDefault="00867A04" w:rsidP="00146E0F">
            <w:pPr>
              <w:autoSpaceDE/>
              <w:autoSpaceDN/>
              <w:adjustRightInd/>
              <w:spacing w:before="0" w:line="240" w:lineRule="auto"/>
              <w:ind w:left="0"/>
              <w:rPr>
                <w:sz w:val="16"/>
                <w:szCs w:val="16"/>
              </w:rPr>
            </w:pPr>
            <w:r w:rsidRPr="00AA33D7">
              <w:rPr>
                <w:sz w:val="16"/>
                <w:szCs w:val="16"/>
              </w:rPr>
              <w:t>Enviroline® 125LV</w:t>
            </w:r>
            <w:r w:rsidR="00992DEF" w:rsidRPr="00AA33D7">
              <w:rPr>
                <w:sz w:val="16"/>
                <w:szCs w:val="16"/>
                <w:lang w:val="ru-RU"/>
              </w:rPr>
              <w:t xml:space="preserve"> </w:t>
            </w:r>
            <w:r w:rsidR="00992DEF" w:rsidRPr="00AA33D7">
              <w:rPr>
                <w:sz w:val="16"/>
                <w:szCs w:val="16"/>
              </w:rPr>
              <w:t>Series</w:t>
            </w:r>
          </w:p>
        </w:tc>
        <w:tc>
          <w:tcPr>
            <w:tcW w:w="971" w:type="dxa"/>
            <w:vAlign w:val="center"/>
          </w:tcPr>
          <w:p w14:paraId="65EAD114" w14:textId="72BA95C9" w:rsidR="00604D2F" w:rsidRPr="001D3869" w:rsidRDefault="00B15F04" w:rsidP="00146E0F">
            <w:pPr>
              <w:autoSpaceDE/>
              <w:autoSpaceDN/>
              <w:adjustRightInd/>
              <w:spacing w:before="0" w:line="240" w:lineRule="auto"/>
              <w:ind w:left="0"/>
              <w:jc w:val="center"/>
              <w:rPr>
                <w:sz w:val="16"/>
                <w:szCs w:val="16"/>
              </w:rPr>
            </w:pPr>
            <w:r w:rsidRPr="00B15F04">
              <w:rPr>
                <w:sz w:val="16"/>
                <w:szCs w:val="16"/>
              </w:rPr>
              <w:t>48</w:t>
            </w:r>
          </w:p>
        </w:tc>
        <w:tc>
          <w:tcPr>
            <w:tcW w:w="1169" w:type="dxa"/>
            <w:gridSpan w:val="2"/>
            <w:vAlign w:val="center"/>
          </w:tcPr>
          <w:p w14:paraId="7C63C73A" w14:textId="7A44F5BE" w:rsidR="00604D2F" w:rsidRPr="001D3869" w:rsidRDefault="00B15F04"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555C7122" w14:textId="77777777" w:rsidTr="00F029EB">
        <w:trPr>
          <w:trHeight w:val="288"/>
          <w:jc w:val="center"/>
        </w:trPr>
        <w:tc>
          <w:tcPr>
            <w:tcW w:w="2342" w:type="dxa"/>
            <w:gridSpan w:val="3"/>
            <w:vMerge/>
            <w:vAlign w:val="center"/>
          </w:tcPr>
          <w:p w14:paraId="74B23B81" w14:textId="77777777" w:rsidR="00604D2F" w:rsidRPr="0005732F" w:rsidRDefault="00604D2F" w:rsidP="00146E0F">
            <w:pPr>
              <w:jc w:val="center"/>
              <w:rPr>
                <w:b/>
                <w:color w:val="auto"/>
                <w:sz w:val="16"/>
                <w:szCs w:val="16"/>
              </w:rPr>
            </w:pPr>
          </w:p>
        </w:tc>
        <w:tc>
          <w:tcPr>
            <w:tcW w:w="2894" w:type="dxa"/>
            <w:vAlign w:val="center"/>
          </w:tcPr>
          <w:p w14:paraId="74A1C509"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Jotun Paints</w:t>
            </w:r>
          </w:p>
        </w:tc>
        <w:tc>
          <w:tcPr>
            <w:tcW w:w="2635" w:type="dxa"/>
            <w:gridSpan w:val="2"/>
            <w:vAlign w:val="center"/>
          </w:tcPr>
          <w:p w14:paraId="7D10F02A" w14:textId="437DBAD7" w:rsidR="00604D2F" w:rsidRPr="00AA33D7" w:rsidRDefault="00604D2F" w:rsidP="00146E0F">
            <w:pPr>
              <w:autoSpaceDE/>
              <w:autoSpaceDN/>
              <w:adjustRightInd/>
              <w:spacing w:before="0" w:line="240" w:lineRule="auto"/>
              <w:ind w:left="0"/>
              <w:rPr>
                <w:sz w:val="16"/>
                <w:szCs w:val="16"/>
              </w:rPr>
            </w:pPr>
            <w:proofErr w:type="spellStart"/>
            <w:r w:rsidRPr="00AA33D7">
              <w:rPr>
                <w:sz w:val="16"/>
                <w:szCs w:val="16"/>
              </w:rPr>
              <w:t>Tankguard</w:t>
            </w:r>
            <w:proofErr w:type="spellEnd"/>
            <w:r w:rsidRPr="00AA33D7">
              <w:rPr>
                <w:sz w:val="16"/>
                <w:szCs w:val="16"/>
              </w:rPr>
              <w:t xml:space="preserve"> Storage </w:t>
            </w:r>
          </w:p>
        </w:tc>
        <w:tc>
          <w:tcPr>
            <w:tcW w:w="971" w:type="dxa"/>
            <w:vAlign w:val="center"/>
          </w:tcPr>
          <w:p w14:paraId="0DDA6BE1"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310</w:t>
            </w:r>
          </w:p>
        </w:tc>
        <w:tc>
          <w:tcPr>
            <w:tcW w:w="1169" w:type="dxa"/>
            <w:gridSpan w:val="2"/>
            <w:vAlign w:val="center"/>
          </w:tcPr>
          <w:p w14:paraId="0F694A84" w14:textId="77777777" w:rsidR="00604D2F" w:rsidRPr="00AA33D7" w:rsidRDefault="00604D2F" w:rsidP="00146E0F">
            <w:pPr>
              <w:autoSpaceDE/>
              <w:autoSpaceDN/>
              <w:adjustRightInd/>
              <w:spacing w:before="0" w:line="240" w:lineRule="auto"/>
              <w:ind w:left="0"/>
              <w:rPr>
                <w:sz w:val="16"/>
                <w:szCs w:val="16"/>
              </w:rPr>
            </w:pPr>
            <w:r w:rsidRPr="00AA33D7">
              <w:rPr>
                <w:sz w:val="16"/>
                <w:szCs w:val="16"/>
              </w:rPr>
              <w:t>95°C (203°F)</w:t>
            </w:r>
          </w:p>
        </w:tc>
      </w:tr>
      <w:tr w:rsidR="00751E4A" w:rsidRPr="0005732F" w14:paraId="74E86153" w14:textId="77777777" w:rsidTr="00F029EB">
        <w:trPr>
          <w:trHeight w:val="288"/>
          <w:jc w:val="center"/>
        </w:trPr>
        <w:tc>
          <w:tcPr>
            <w:tcW w:w="2342" w:type="dxa"/>
            <w:gridSpan w:val="3"/>
            <w:vAlign w:val="center"/>
          </w:tcPr>
          <w:p w14:paraId="4D765013" w14:textId="77777777" w:rsidR="00751E4A" w:rsidRPr="0005732F" w:rsidRDefault="00751E4A" w:rsidP="00751E4A">
            <w:pPr>
              <w:jc w:val="center"/>
              <w:rPr>
                <w:b/>
                <w:color w:val="auto"/>
                <w:sz w:val="16"/>
                <w:szCs w:val="16"/>
              </w:rPr>
            </w:pPr>
          </w:p>
        </w:tc>
        <w:tc>
          <w:tcPr>
            <w:tcW w:w="2894" w:type="dxa"/>
            <w:vAlign w:val="center"/>
          </w:tcPr>
          <w:p w14:paraId="4EEAD553" w14:textId="77777777" w:rsidR="00751E4A" w:rsidRPr="001D3869" w:rsidRDefault="00751E4A" w:rsidP="00751E4A">
            <w:pPr>
              <w:autoSpaceDE/>
              <w:autoSpaceDN/>
              <w:adjustRightInd/>
              <w:spacing w:before="0" w:line="240" w:lineRule="auto"/>
              <w:ind w:left="0"/>
              <w:rPr>
                <w:sz w:val="16"/>
                <w:szCs w:val="16"/>
              </w:rPr>
            </w:pPr>
            <w:r>
              <w:rPr>
                <w:sz w:val="16"/>
                <w:szCs w:val="16"/>
              </w:rPr>
              <w:t>PPG</w:t>
            </w:r>
          </w:p>
        </w:tc>
        <w:tc>
          <w:tcPr>
            <w:tcW w:w="2635" w:type="dxa"/>
            <w:gridSpan w:val="2"/>
            <w:vAlign w:val="center"/>
          </w:tcPr>
          <w:p w14:paraId="1E5491F7" w14:textId="77777777" w:rsidR="00751E4A" w:rsidRPr="00AA33D7" w:rsidRDefault="00751E4A" w:rsidP="00751E4A">
            <w:pPr>
              <w:autoSpaceDE/>
              <w:autoSpaceDN/>
              <w:adjustRightInd/>
              <w:spacing w:before="0" w:line="240" w:lineRule="auto"/>
              <w:ind w:left="0"/>
              <w:rPr>
                <w:sz w:val="16"/>
                <w:szCs w:val="16"/>
                <w:lang w:val="ru-RU"/>
              </w:rPr>
            </w:pPr>
            <w:proofErr w:type="spellStart"/>
            <w:r w:rsidRPr="00AA33D7">
              <w:rPr>
                <w:sz w:val="16"/>
                <w:szCs w:val="16"/>
              </w:rPr>
              <w:t>Amercoat</w:t>
            </w:r>
            <w:proofErr w:type="spellEnd"/>
            <w:r w:rsidRPr="00AA33D7">
              <w:rPr>
                <w:sz w:val="16"/>
                <w:szCs w:val="16"/>
              </w:rPr>
              <w:t xml:space="preserve"> 90HS</w:t>
            </w:r>
          </w:p>
          <w:p w14:paraId="2206A4A0" w14:textId="589280FB" w:rsidR="00751E4A" w:rsidRPr="00AA33D7" w:rsidRDefault="00751E4A" w:rsidP="00751E4A">
            <w:pPr>
              <w:autoSpaceDE/>
              <w:autoSpaceDN/>
              <w:adjustRightInd/>
              <w:spacing w:before="0" w:line="240" w:lineRule="auto"/>
              <w:ind w:left="0"/>
              <w:rPr>
                <w:sz w:val="16"/>
                <w:szCs w:val="16"/>
              </w:rPr>
            </w:pPr>
            <w:proofErr w:type="spellStart"/>
            <w:r w:rsidRPr="00AA33D7">
              <w:rPr>
                <w:sz w:val="16"/>
                <w:szCs w:val="16"/>
              </w:rPr>
              <w:t>Sigmaguard</w:t>
            </w:r>
            <w:proofErr w:type="spellEnd"/>
            <w:r w:rsidRPr="00AA33D7">
              <w:rPr>
                <w:sz w:val="16"/>
                <w:szCs w:val="16"/>
              </w:rPr>
              <w:t xml:space="preserve"> 720 </w:t>
            </w:r>
          </w:p>
        </w:tc>
        <w:tc>
          <w:tcPr>
            <w:tcW w:w="971" w:type="dxa"/>
            <w:vAlign w:val="center"/>
          </w:tcPr>
          <w:p w14:paraId="17BDECDD" w14:textId="77777777" w:rsidR="00751E4A" w:rsidRDefault="00751E4A" w:rsidP="00751E4A">
            <w:pPr>
              <w:autoSpaceDE/>
              <w:autoSpaceDN/>
              <w:adjustRightInd/>
              <w:spacing w:before="0" w:line="240" w:lineRule="auto"/>
              <w:ind w:left="0"/>
              <w:jc w:val="center"/>
              <w:rPr>
                <w:sz w:val="16"/>
                <w:szCs w:val="16"/>
                <w:lang w:val="ru-RU"/>
              </w:rPr>
            </w:pPr>
            <w:r w:rsidRPr="00185BE7">
              <w:rPr>
                <w:sz w:val="16"/>
                <w:szCs w:val="16"/>
                <w:lang w:val="ru-RU"/>
              </w:rPr>
              <w:t>315-324</w:t>
            </w:r>
          </w:p>
          <w:p w14:paraId="73E64EEF" w14:textId="5E9489E0" w:rsidR="00751E4A" w:rsidRPr="001D3869" w:rsidRDefault="00751E4A" w:rsidP="00751E4A">
            <w:pPr>
              <w:autoSpaceDE/>
              <w:autoSpaceDN/>
              <w:adjustRightInd/>
              <w:spacing w:before="0" w:line="240" w:lineRule="auto"/>
              <w:ind w:left="0"/>
              <w:jc w:val="center"/>
              <w:rPr>
                <w:sz w:val="16"/>
                <w:szCs w:val="16"/>
              </w:rPr>
            </w:pPr>
            <w:r>
              <w:rPr>
                <w:sz w:val="16"/>
                <w:szCs w:val="16"/>
                <w:lang w:val="ru-RU"/>
              </w:rPr>
              <w:t>233-324</w:t>
            </w:r>
          </w:p>
        </w:tc>
        <w:tc>
          <w:tcPr>
            <w:tcW w:w="1169" w:type="dxa"/>
            <w:gridSpan w:val="2"/>
            <w:vAlign w:val="center"/>
          </w:tcPr>
          <w:p w14:paraId="656F2B98" w14:textId="06A93952" w:rsidR="00751E4A" w:rsidRPr="00AA33D7" w:rsidRDefault="005F3C58" w:rsidP="00751E4A">
            <w:pPr>
              <w:autoSpaceDE/>
              <w:autoSpaceDN/>
              <w:adjustRightInd/>
              <w:spacing w:before="0" w:line="240" w:lineRule="auto"/>
              <w:ind w:left="0"/>
              <w:rPr>
                <w:sz w:val="16"/>
                <w:szCs w:val="16"/>
              </w:rPr>
            </w:pPr>
            <w:r w:rsidRPr="00AA33D7">
              <w:rPr>
                <w:sz w:val="16"/>
                <w:szCs w:val="16"/>
              </w:rPr>
              <w:t>49°C (120°F) 60°C (140°F)</w:t>
            </w:r>
          </w:p>
        </w:tc>
      </w:tr>
      <w:tr w:rsidR="00604D2F" w:rsidRPr="0005732F" w14:paraId="682440CE" w14:textId="77777777" w:rsidTr="00F029EB">
        <w:trPr>
          <w:trHeight w:val="288"/>
          <w:jc w:val="center"/>
        </w:trPr>
        <w:tc>
          <w:tcPr>
            <w:tcW w:w="2342" w:type="dxa"/>
            <w:gridSpan w:val="3"/>
            <w:vAlign w:val="center"/>
          </w:tcPr>
          <w:p w14:paraId="11EA97B4" w14:textId="77777777" w:rsidR="00604D2F" w:rsidRPr="0005732F" w:rsidRDefault="00604D2F" w:rsidP="00146E0F">
            <w:pPr>
              <w:jc w:val="center"/>
              <w:rPr>
                <w:b/>
                <w:color w:val="auto"/>
                <w:sz w:val="16"/>
                <w:szCs w:val="16"/>
              </w:rPr>
            </w:pPr>
          </w:p>
        </w:tc>
        <w:tc>
          <w:tcPr>
            <w:tcW w:w="2894" w:type="dxa"/>
            <w:vAlign w:val="center"/>
          </w:tcPr>
          <w:p w14:paraId="6FCA9341" w14:textId="77777777" w:rsidR="00604D2F" w:rsidRPr="001D3869" w:rsidRDefault="00604D2F" w:rsidP="00146E0F">
            <w:pPr>
              <w:autoSpaceDE/>
              <w:autoSpaceDN/>
              <w:adjustRightInd/>
              <w:spacing w:before="0" w:line="240" w:lineRule="auto"/>
              <w:ind w:left="0"/>
              <w:rPr>
                <w:sz w:val="16"/>
                <w:szCs w:val="16"/>
              </w:rPr>
            </w:pPr>
            <w:r w:rsidRPr="001D3869">
              <w:rPr>
                <w:sz w:val="16"/>
                <w:szCs w:val="16"/>
              </w:rPr>
              <w:t>Sherwin Williams</w:t>
            </w:r>
          </w:p>
        </w:tc>
        <w:tc>
          <w:tcPr>
            <w:tcW w:w="2635" w:type="dxa"/>
            <w:gridSpan w:val="2"/>
            <w:vAlign w:val="center"/>
          </w:tcPr>
          <w:p w14:paraId="49800DAA" w14:textId="77777777" w:rsidR="00604D2F" w:rsidRPr="00AA33D7" w:rsidRDefault="00604D2F" w:rsidP="00146E0F">
            <w:pPr>
              <w:autoSpaceDE/>
              <w:autoSpaceDN/>
              <w:adjustRightInd/>
              <w:spacing w:before="0" w:line="240" w:lineRule="auto"/>
              <w:ind w:left="0"/>
              <w:rPr>
                <w:sz w:val="16"/>
                <w:szCs w:val="16"/>
              </w:rPr>
            </w:pPr>
            <w:proofErr w:type="spellStart"/>
            <w:r w:rsidRPr="00AA33D7">
              <w:rPr>
                <w:sz w:val="16"/>
                <w:szCs w:val="16"/>
              </w:rPr>
              <w:t>Phenicon</w:t>
            </w:r>
            <w:proofErr w:type="spellEnd"/>
            <w:r w:rsidRPr="00AA33D7">
              <w:rPr>
                <w:sz w:val="16"/>
                <w:szCs w:val="16"/>
              </w:rPr>
              <w:t xml:space="preserve"> HS </w:t>
            </w:r>
          </w:p>
        </w:tc>
        <w:tc>
          <w:tcPr>
            <w:tcW w:w="971" w:type="dxa"/>
            <w:vAlign w:val="center"/>
          </w:tcPr>
          <w:p w14:paraId="5098FFB5" w14:textId="35659E29" w:rsidR="00604D2F" w:rsidRPr="001D3869" w:rsidRDefault="00604D2F" w:rsidP="00146E0F">
            <w:pPr>
              <w:autoSpaceDE/>
              <w:autoSpaceDN/>
              <w:adjustRightInd/>
              <w:spacing w:before="0" w:line="240" w:lineRule="auto"/>
              <w:ind w:left="0"/>
              <w:jc w:val="center"/>
              <w:rPr>
                <w:sz w:val="16"/>
                <w:szCs w:val="16"/>
              </w:rPr>
            </w:pPr>
            <w:r w:rsidRPr="00161B3E">
              <w:rPr>
                <w:sz w:val="16"/>
                <w:szCs w:val="16"/>
              </w:rPr>
              <w:t xml:space="preserve">&lt; 250 </w:t>
            </w:r>
          </w:p>
        </w:tc>
        <w:tc>
          <w:tcPr>
            <w:tcW w:w="1169" w:type="dxa"/>
            <w:gridSpan w:val="2"/>
            <w:vAlign w:val="center"/>
          </w:tcPr>
          <w:p w14:paraId="1896B180" w14:textId="77777777" w:rsidR="00604D2F" w:rsidRPr="001D3869" w:rsidRDefault="00604D2F"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04D2F" w:rsidRPr="0005732F" w14:paraId="4AB3636C" w14:textId="77777777" w:rsidTr="00F029EB">
        <w:trPr>
          <w:trHeight w:val="288"/>
          <w:jc w:val="center"/>
        </w:trPr>
        <w:tc>
          <w:tcPr>
            <w:tcW w:w="2342" w:type="dxa"/>
            <w:gridSpan w:val="3"/>
            <w:vAlign w:val="center"/>
          </w:tcPr>
          <w:p w14:paraId="51D71FB6" w14:textId="77777777" w:rsidR="00604D2F" w:rsidRPr="0005732F" w:rsidRDefault="00604D2F" w:rsidP="00146E0F">
            <w:pPr>
              <w:jc w:val="center"/>
              <w:rPr>
                <w:b/>
                <w:color w:val="auto"/>
                <w:sz w:val="16"/>
                <w:szCs w:val="16"/>
              </w:rPr>
            </w:pPr>
          </w:p>
        </w:tc>
        <w:tc>
          <w:tcPr>
            <w:tcW w:w="2894" w:type="dxa"/>
            <w:vAlign w:val="center"/>
          </w:tcPr>
          <w:p w14:paraId="44E87324" w14:textId="5E7626A9" w:rsidR="00604D2F" w:rsidRPr="00DC74FC" w:rsidRDefault="00604D2F" w:rsidP="00146E0F">
            <w:pPr>
              <w:autoSpaceDE/>
              <w:autoSpaceDN/>
              <w:adjustRightInd/>
              <w:spacing w:before="0" w:line="240" w:lineRule="auto"/>
              <w:ind w:left="0"/>
              <w:rPr>
                <w:sz w:val="16"/>
                <w:szCs w:val="16"/>
                <w:lang w:val="ru-RU"/>
              </w:rPr>
            </w:pPr>
            <w:r w:rsidRPr="002D3716">
              <w:rPr>
                <w:sz w:val="16"/>
                <w:szCs w:val="16"/>
              </w:rPr>
              <w:t>Tnemec</w:t>
            </w:r>
          </w:p>
        </w:tc>
        <w:tc>
          <w:tcPr>
            <w:tcW w:w="2635" w:type="dxa"/>
            <w:gridSpan w:val="2"/>
            <w:vAlign w:val="center"/>
          </w:tcPr>
          <w:p w14:paraId="249606BE" w14:textId="2E7DC775" w:rsidR="00604D2F" w:rsidRPr="00AA33D7" w:rsidRDefault="00604D2F" w:rsidP="00146E0F">
            <w:pPr>
              <w:autoSpaceDE/>
              <w:autoSpaceDN/>
              <w:adjustRightInd/>
              <w:spacing w:before="0" w:line="240" w:lineRule="auto"/>
              <w:ind w:left="0"/>
              <w:rPr>
                <w:sz w:val="16"/>
                <w:szCs w:val="16"/>
              </w:rPr>
            </w:pPr>
            <w:r w:rsidRPr="00AA33D7">
              <w:rPr>
                <w:sz w:val="16"/>
                <w:szCs w:val="16"/>
              </w:rPr>
              <w:t xml:space="preserve">Series 61 </w:t>
            </w:r>
            <w:proofErr w:type="spellStart"/>
            <w:r w:rsidRPr="00AA33D7">
              <w:rPr>
                <w:sz w:val="16"/>
                <w:szCs w:val="16"/>
              </w:rPr>
              <w:t>Tneme</w:t>
            </w:r>
            <w:proofErr w:type="spellEnd"/>
            <w:r w:rsidRPr="00AA33D7">
              <w:rPr>
                <w:sz w:val="16"/>
                <w:szCs w:val="16"/>
              </w:rPr>
              <w:t xml:space="preserve">-Liner </w:t>
            </w:r>
          </w:p>
        </w:tc>
        <w:tc>
          <w:tcPr>
            <w:tcW w:w="971" w:type="dxa"/>
            <w:vAlign w:val="center"/>
          </w:tcPr>
          <w:p w14:paraId="2A8D789F" w14:textId="77777777" w:rsidR="00604D2F" w:rsidRPr="001D3869" w:rsidRDefault="00604D2F" w:rsidP="00146E0F">
            <w:pPr>
              <w:autoSpaceDE/>
              <w:autoSpaceDN/>
              <w:adjustRightInd/>
              <w:spacing w:before="0" w:line="240" w:lineRule="auto"/>
              <w:ind w:left="0"/>
              <w:jc w:val="center"/>
              <w:rPr>
                <w:sz w:val="16"/>
                <w:szCs w:val="16"/>
              </w:rPr>
            </w:pPr>
            <w:r>
              <w:rPr>
                <w:sz w:val="16"/>
                <w:szCs w:val="16"/>
              </w:rPr>
              <w:t>45</w:t>
            </w:r>
          </w:p>
        </w:tc>
        <w:tc>
          <w:tcPr>
            <w:tcW w:w="1169" w:type="dxa"/>
            <w:gridSpan w:val="2"/>
            <w:vAlign w:val="center"/>
          </w:tcPr>
          <w:p w14:paraId="10593E30" w14:textId="77777777" w:rsidR="00604D2F" w:rsidRPr="001D3869" w:rsidRDefault="00604D2F" w:rsidP="00146E0F">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604D2F" w:rsidRPr="008A2FE6" w14:paraId="35B6E389" w14:textId="77777777" w:rsidTr="00F029EB">
        <w:trPr>
          <w:trHeight w:val="288"/>
          <w:jc w:val="center"/>
        </w:trPr>
        <w:tc>
          <w:tcPr>
            <w:tcW w:w="10011" w:type="dxa"/>
            <w:gridSpan w:val="9"/>
            <w:tcBorders>
              <w:top w:val="single" w:sz="12" w:space="0" w:color="auto"/>
            </w:tcBorders>
            <w:vAlign w:val="center"/>
          </w:tcPr>
          <w:p w14:paraId="5EF9F19C" w14:textId="444DEEBB" w:rsidR="00604D2F" w:rsidRPr="000E02D6" w:rsidRDefault="00604D2F" w:rsidP="00146E0F">
            <w:pPr>
              <w:autoSpaceDE/>
              <w:autoSpaceDN/>
              <w:adjustRightInd/>
              <w:spacing w:before="0" w:line="240" w:lineRule="auto"/>
              <w:ind w:left="0"/>
              <w:rPr>
                <w:i/>
                <w:color w:val="auto"/>
                <w:sz w:val="14"/>
                <w:szCs w:val="24"/>
                <w:lang w:val="ru-RU"/>
              </w:rPr>
            </w:pPr>
          </w:p>
        </w:tc>
      </w:tr>
      <w:tr w:rsidR="00604D2F" w:rsidRPr="000F4EA8" w14:paraId="4CDC0CCF" w14:textId="77777777" w:rsidTr="00F029EB">
        <w:trPr>
          <w:trHeight w:val="288"/>
          <w:jc w:val="center"/>
        </w:trPr>
        <w:tc>
          <w:tcPr>
            <w:tcW w:w="1224" w:type="dxa"/>
            <w:vAlign w:val="center"/>
          </w:tcPr>
          <w:p w14:paraId="1513A4FF" w14:textId="77777777" w:rsidR="00604D2F" w:rsidRPr="0005732F" w:rsidRDefault="00604D2F"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012" w:type="dxa"/>
            <w:gridSpan w:val="3"/>
            <w:vAlign w:val="center"/>
          </w:tcPr>
          <w:p w14:paraId="2DAD89CD" w14:textId="6773FACE" w:rsidR="00604D2F" w:rsidRPr="007135B2" w:rsidRDefault="00F07203" w:rsidP="00146E0F">
            <w:pPr>
              <w:ind w:left="-72"/>
              <w:rPr>
                <w:b/>
                <w:color w:val="auto"/>
                <w:sz w:val="16"/>
                <w:szCs w:val="16"/>
                <w:lang w:val="ru-RU"/>
              </w:rPr>
            </w:pPr>
            <w:r>
              <w:rPr>
                <w:color w:val="auto"/>
                <w:sz w:val="16"/>
                <w:szCs w:val="24"/>
                <w:lang w:val="ru-RU"/>
              </w:rPr>
              <w:t>Ноябрь</w:t>
            </w:r>
            <w:r w:rsidR="007135B2">
              <w:rPr>
                <w:color w:val="auto"/>
                <w:sz w:val="16"/>
                <w:szCs w:val="24"/>
                <w:lang w:val="ru-RU"/>
              </w:rPr>
              <w:t xml:space="preserve"> 2025</w:t>
            </w:r>
          </w:p>
        </w:tc>
        <w:tc>
          <w:tcPr>
            <w:tcW w:w="2635" w:type="dxa"/>
            <w:gridSpan w:val="2"/>
            <w:vAlign w:val="center"/>
          </w:tcPr>
          <w:p w14:paraId="758C5C07" w14:textId="77777777" w:rsidR="00604D2F" w:rsidRPr="000F4EA8" w:rsidRDefault="00604D2F" w:rsidP="00146E0F">
            <w:pPr>
              <w:rPr>
                <w:b/>
                <w:sz w:val="16"/>
                <w:szCs w:val="16"/>
              </w:rPr>
            </w:pPr>
          </w:p>
        </w:tc>
        <w:tc>
          <w:tcPr>
            <w:tcW w:w="971" w:type="dxa"/>
            <w:vAlign w:val="center"/>
          </w:tcPr>
          <w:p w14:paraId="24B38197" w14:textId="77777777" w:rsidR="00604D2F" w:rsidRPr="000F4EA8" w:rsidRDefault="00604D2F" w:rsidP="00146E0F">
            <w:pPr>
              <w:jc w:val="center"/>
              <w:rPr>
                <w:b/>
                <w:sz w:val="16"/>
                <w:szCs w:val="16"/>
              </w:rPr>
            </w:pPr>
          </w:p>
        </w:tc>
        <w:tc>
          <w:tcPr>
            <w:tcW w:w="1169" w:type="dxa"/>
            <w:gridSpan w:val="2"/>
            <w:vAlign w:val="center"/>
          </w:tcPr>
          <w:p w14:paraId="157F39E0" w14:textId="77777777" w:rsidR="00604D2F" w:rsidRPr="000F4EA8" w:rsidRDefault="00604D2F" w:rsidP="00146E0F">
            <w:pPr>
              <w:jc w:val="center"/>
              <w:rPr>
                <w:b/>
                <w:sz w:val="16"/>
                <w:szCs w:val="16"/>
              </w:rPr>
            </w:pPr>
          </w:p>
        </w:tc>
      </w:tr>
    </w:tbl>
    <w:p w14:paraId="604F3FBB" w14:textId="77777777" w:rsidR="0002410A" w:rsidRDefault="0002410A" w:rsidP="00141B48">
      <w:pPr>
        <w:widowControl w:val="0"/>
        <w:spacing w:line="240" w:lineRule="auto"/>
        <w:ind w:left="1350" w:right="151" w:hanging="1260"/>
        <w:contextualSpacing/>
        <w:rPr>
          <w:sz w:val="16"/>
          <w:szCs w:val="16"/>
          <w:lang w:val="ru-RU"/>
        </w:rPr>
      </w:pPr>
    </w:p>
    <w:p w14:paraId="3D3E5160" w14:textId="5A21DE05" w:rsidR="002B5E17" w:rsidRPr="001B18EB" w:rsidRDefault="00604D2F" w:rsidP="00141B48">
      <w:pPr>
        <w:widowControl w:val="0"/>
        <w:spacing w:line="240" w:lineRule="auto"/>
        <w:ind w:left="1350" w:right="151" w:hanging="1260"/>
        <w:contextualSpacing/>
        <w:rPr>
          <w:sz w:val="16"/>
          <w:szCs w:val="16"/>
          <w:lang w:val="ru-RU"/>
        </w:rPr>
      </w:pPr>
      <w:r w:rsidRPr="0007530C">
        <w:rPr>
          <w:sz w:val="16"/>
          <w:szCs w:val="16"/>
          <w:lang w:val="ru-RU"/>
        </w:rPr>
        <w:t>Примечание</w:t>
      </w:r>
      <w:r w:rsidR="006F2331" w:rsidRPr="0007530C">
        <w:rPr>
          <w:sz w:val="16"/>
          <w:szCs w:val="16"/>
          <w:lang w:val="ru-RU"/>
        </w:rPr>
        <w:t xml:space="preserve"> </w:t>
      </w:r>
      <w:r w:rsidR="009C208B" w:rsidRPr="0007530C">
        <w:rPr>
          <w:sz w:val="16"/>
          <w:szCs w:val="16"/>
          <w:lang w:val="ru-RU"/>
        </w:rPr>
        <w:t>1</w:t>
      </w:r>
      <w:r w:rsidRPr="0007530C">
        <w:rPr>
          <w:sz w:val="16"/>
          <w:szCs w:val="16"/>
          <w:lang w:val="ru-RU"/>
        </w:rPr>
        <w:t>:</w:t>
      </w:r>
      <w:r w:rsidR="00141B48">
        <w:rPr>
          <w:sz w:val="16"/>
          <w:szCs w:val="16"/>
          <w:lang w:val="ru-RU"/>
        </w:rPr>
        <w:tab/>
      </w:r>
      <w:r>
        <w:rPr>
          <w:sz w:val="16"/>
          <w:szCs w:val="16"/>
          <w:lang w:val="ru-RU"/>
        </w:rPr>
        <w:t>Окраска резервуаров хранения нефтепродуктов, таких как авиационное топливо, имеет цветовое ограничение. Цвет, подвергающегося воздействию слоя, должен быть желтым или белым. Сверить окончательную ТСП с техническим паспортом производителя.</w:t>
      </w:r>
    </w:p>
    <w:p w14:paraId="428615AA" w14:textId="247FE699" w:rsidR="00654DBA" w:rsidRPr="001F0EC8" w:rsidRDefault="00654DBA" w:rsidP="00141B48">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w:t>
      </w:r>
      <w:r w:rsidR="009C208B" w:rsidRPr="009C208B">
        <w:rPr>
          <w:sz w:val="16"/>
          <w:szCs w:val="16"/>
          <w:lang w:val="ru-RU"/>
        </w:rPr>
        <w:t>2</w:t>
      </w:r>
      <w:r w:rsidRPr="00043B9C">
        <w:rPr>
          <w:sz w:val="16"/>
          <w:szCs w:val="16"/>
          <w:lang w:val="ru-RU"/>
        </w:rPr>
        <w:t xml:space="preserve">: </w:t>
      </w:r>
      <w:r w:rsidR="00141B48">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1658BA7D" w14:textId="59BE2EC2" w:rsidR="00EC185A" w:rsidRPr="003A3A7D" w:rsidRDefault="00EC185A" w:rsidP="00141B48">
      <w:pPr>
        <w:widowControl w:val="0"/>
        <w:spacing w:line="240" w:lineRule="auto"/>
        <w:ind w:left="1350" w:right="151" w:hanging="1260"/>
        <w:contextualSpacing/>
        <w:rPr>
          <w:sz w:val="16"/>
          <w:szCs w:val="16"/>
          <w:lang w:val="ru-RU"/>
        </w:rPr>
      </w:pPr>
      <w:r>
        <w:rPr>
          <w:sz w:val="16"/>
          <w:szCs w:val="16"/>
          <w:lang w:val="ru-RU"/>
        </w:rPr>
        <w:t xml:space="preserve">Примечание </w:t>
      </w:r>
      <w:r w:rsidR="009C208B" w:rsidRPr="009C208B">
        <w:rPr>
          <w:sz w:val="16"/>
          <w:szCs w:val="16"/>
          <w:lang w:val="ru-RU"/>
        </w:rPr>
        <w:t>3</w:t>
      </w:r>
      <w:r>
        <w:rPr>
          <w:sz w:val="16"/>
          <w:szCs w:val="16"/>
          <w:lang w:val="ru-RU"/>
        </w:rPr>
        <w:t xml:space="preserve">: </w:t>
      </w:r>
      <w:r w:rsidR="00141B48">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55AE6312" w14:textId="77777777" w:rsidR="00A07554" w:rsidRPr="001F0EC8" w:rsidRDefault="00A07554" w:rsidP="007135B2">
      <w:pPr>
        <w:widowControl w:val="0"/>
        <w:spacing w:line="240" w:lineRule="auto"/>
        <w:ind w:left="993" w:right="-20" w:hanging="1135"/>
        <w:contextualSpacing/>
        <w:rPr>
          <w:sz w:val="16"/>
          <w:szCs w:val="16"/>
          <w:lang w:val="ru-RU"/>
        </w:rPr>
      </w:pPr>
    </w:p>
    <w:p w14:paraId="731AF14C" w14:textId="77777777" w:rsidR="007135B2" w:rsidRPr="007135B2" w:rsidRDefault="007135B2" w:rsidP="00F029EB">
      <w:pPr>
        <w:widowControl w:val="0"/>
        <w:spacing w:line="240" w:lineRule="auto"/>
        <w:ind w:left="851" w:right="-284" w:hanging="993"/>
        <w:contextualSpacing/>
        <w:rPr>
          <w:color w:val="auto"/>
          <w:sz w:val="20"/>
          <w:szCs w:val="20"/>
          <w:lang w:val="ru-RU"/>
        </w:rPr>
      </w:pPr>
    </w:p>
    <w:p w14:paraId="1AC4B029" w14:textId="77777777" w:rsidR="002B5E17" w:rsidRPr="007135B2" w:rsidRDefault="002B5E17" w:rsidP="002B5E17">
      <w:pPr>
        <w:tabs>
          <w:tab w:val="left" w:pos="3225"/>
        </w:tabs>
        <w:rPr>
          <w:color w:val="auto"/>
          <w:sz w:val="20"/>
          <w:szCs w:val="20"/>
          <w:lang w:val="ru-RU"/>
        </w:rPr>
      </w:pPr>
      <w:r w:rsidRPr="007135B2">
        <w:rPr>
          <w:color w:val="auto"/>
          <w:lang w:val="ru-RU"/>
        </w:rPr>
        <w:br w:type="page"/>
      </w:r>
    </w:p>
    <w:tbl>
      <w:tblPr>
        <w:tblW w:w="10005" w:type="dxa"/>
        <w:jc w:val="center"/>
        <w:tblLayout w:type="fixed"/>
        <w:tblLook w:val="01E0" w:firstRow="1" w:lastRow="1" w:firstColumn="1" w:lastColumn="1" w:noHBand="0" w:noVBand="0"/>
      </w:tblPr>
      <w:tblGrid>
        <w:gridCol w:w="1170"/>
        <w:gridCol w:w="270"/>
        <w:gridCol w:w="848"/>
        <w:gridCol w:w="2815"/>
        <w:gridCol w:w="990"/>
        <w:gridCol w:w="1772"/>
        <w:gridCol w:w="971"/>
        <w:gridCol w:w="1162"/>
        <w:gridCol w:w="7"/>
      </w:tblGrid>
      <w:tr w:rsidR="00DE3CB8" w:rsidRPr="00D750DA" w14:paraId="49BA7B27" w14:textId="77777777" w:rsidTr="00F029EB">
        <w:trPr>
          <w:trHeight w:val="360"/>
          <w:jc w:val="center"/>
        </w:trPr>
        <w:tc>
          <w:tcPr>
            <w:tcW w:w="10005" w:type="dxa"/>
            <w:gridSpan w:val="9"/>
            <w:tcBorders>
              <w:top w:val="single" w:sz="6" w:space="0" w:color="auto"/>
              <w:bottom w:val="single" w:sz="12" w:space="0" w:color="auto"/>
            </w:tcBorders>
            <w:shd w:val="clear" w:color="auto" w:fill="FFFFFF"/>
            <w:vAlign w:val="center"/>
          </w:tcPr>
          <w:p w14:paraId="06A6D809" w14:textId="77777777" w:rsidR="00DE3CB8" w:rsidRPr="006952A6" w:rsidRDefault="00281DED" w:rsidP="00281DED">
            <w:pPr>
              <w:ind w:right="-72"/>
              <w:jc w:val="right"/>
              <w:rPr>
                <w:b/>
                <w:i/>
                <w:color w:val="auto"/>
                <w:lang w:val="ru-RU"/>
              </w:rPr>
            </w:pPr>
            <w:r>
              <w:rPr>
                <w:b/>
                <w:i/>
                <w:color w:val="auto"/>
                <w:lang w:val="ru-RU"/>
              </w:rPr>
              <w:lastRenderedPageBreak/>
              <w:t>Т</w:t>
            </w:r>
            <w:r w:rsidR="00DE3CB8" w:rsidRPr="006952A6">
              <w:rPr>
                <w:b/>
                <w:i/>
                <w:color w:val="auto"/>
                <w:lang w:val="ru-RU"/>
              </w:rPr>
              <w:t xml:space="preserve">онкопленочные </w:t>
            </w:r>
            <w:r>
              <w:rPr>
                <w:b/>
                <w:i/>
                <w:color w:val="auto"/>
                <w:lang w:val="ru-RU"/>
              </w:rPr>
              <w:t>грунтовки</w:t>
            </w:r>
            <w:r w:rsidR="00DE3CB8" w:rsidRPr="006952A6">
              <w:rPr>
                <w:b/>
                <w:i/>
                <w:color w:val="auto"/>
                <w:lang w:val="ru-RU"/>
              </w:rPr>
              <w:t>для погруженной эксплуатации</w:t>
            </w:r>
          </w:p>
        </w:tc>
      </w:tr>
      <w:tr w:rsidR="00DE3CB8" w:rsidRPr="0005732F" w14:paraId="35CBF161" w14:textId="77777777" w:rsidTr="00F029EB">
        <w:trPr>
          <w:trHeight w:val="360"/>
          <w:jc w:val="center"/>
        </w:trPr>
        <w:tc>
          <w:tcPr>
            <w:tcW w:w="7865" w:type="dxa"/>
            <w:gridSpan w:val="6"/>
            <w:tcBorders>
              <w:top w:val="single" w:sz="12" w:space="0" w:color="auto"/>
              <w:left w:val="single" w:sz="12" w:space="0" w:color="auto"/>
              <w:bottom w:val="single" w:sz="12" w:space="0" w:color="auto"/>
            </w:tcBorders>
            <w:vAlign w:val="center"/>
          </w:tcPr>
          <w:p w14:paraId="1213759E" w14:textId="77777777" w:rsidR="00DE3CB8" w:rsidRPr="006952A6" w:rsidRDefault="00281DED" w:rsidP="00281DED">
            <w:pPr>
              <w:autoSpaceDE/>
              <w:autoSpaceDN/>
              <w:adjustRightInd/>
              <w:spacing w:before="0" w:line="240" w:lineRule="auto"/>
              <w:ind w:left="0"/>
              <w:rPr>
                <w:b/>
                <w:color w:val="auto"/>
                <w:sz w:val="20"/>
                <w:szCs w:val="20"/>
                <w:lang w:val="ru-RU"/>
              </w:rPr>
            </w:pPr>
            <w:r>
              <w:rPr>
                <w:b/>
                <w:color w:val="auto"/>
                <w:sz w:val="20"/>
                <w:szCs w:val="24"/>
                <w:lang w:val="ru-RU"/>
              </w:rPr>
              <w:t>Т</w:t>
            </w:r>
            <w:r w:rsidR="00DE3CB8">
              <w:rPr>
                <w:b/>
                <w:color w:val="auto"/>
                <w:sz w:val="20"/>
                <w:szCs w:val="24"/>
                <w:lang w:val="ru-RU"/>
              </w:rPr>
              <w:t xml:space="preserve">онкопленочные </w:t>
            </w:r>
            <w:r w:rsidR="00A94FF5" w:rsidRPr="005C6B84">
              <w:rPr>
                <w:b/>
                <w:color w:val="auto"/>
                <w:sz w:val="20"/>
                <w:szCs w:val="24"/>
                <w:lang w:val="ru-RU"/>
              </w:rPr>
              <w:t xml:space="preserve">покрытия </w:t>
            </w:r>
            <w:r w:rsidR="00DE3CB8" w:rsidRPr="005C6B84">
              <w:rPr>
                <w:b/>
                <w:color w:val="auto"/>
                <w:sz w:val="20"/>
                <w:szCs w:val="24"/>
                <w:lang w:val="ru-RU"/>
              </w:rPr>
              <w:t>для</w:t>
            </w:r>
            <w:r w:rsidR="00DE3CB8" w:rsidRPr="00AD544E">
              <w:rPr>
                <w:b/>
                <w:color w:val="auto"/>
                <w:sz w:val="20"/>
                <w:szCs w:val="24"/>
                <w:lang w:val="ru-RU"/>
              </w:rPr>
              <w:t xml:space="preserve"> погруженной эксплуатации в горючих веществах (высокароматических)</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0F93D7D6" w14:textId="77777777" w:rsidR="00DE3CB8" w:rsidRPr="0005732F" w:rsidRDefault="00DE3CB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8.8</w:t>
            </w:r>
          </w:p>
        </w:tc>
      </w:tr>
      <w:tr w:rsidR="00DE3CB8" w:rsidRPr="00B10823" w14:paraId="21DA5635" w14:textId="77777777" w:rsidTr="00F029EB">
        <w:trPr>
          <w:gridAfter w:val="1"/>
          <w:wAfter w:w="7" w:type="dxa"/>
          <w:cantSplit/>
          <w:trHeight w:val="288"/>
          <w:jc w:val="center"/>
        </w:trPr>
        <w:tc>
          <w:tcPr>
            <w:tcW w:w="1440" w:type="dxa"/>
            <w:gridSpan w:val="2"/>
            <w:tcBorders>
              <w:top w:val="single" w:sz="12" w:space="0" w:color="auto"/>
            </w:tcBorders>
          </w:tcPr>
          <w:p w14:paraId="6BF7D866"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663" w:type="dxa"/>
            <w:gridSpan w:val="2"/>
            <w:tcBorders>
              <w:top w:val="single" w:sz="12" w:space="0" w:color="auto"/>
            </w:tcBorders>
          </w:tcPr>
          <w:p w14:paraId="1312E9E0" w14:textId="4394BA76" w:rsidR="00F762C8" w:rsidRPr="00F07203" w:rsidRDefault="00F07203" w:rsidP="00146E0F">
            <w:pPr>
              <w:autoSpaceDE/>
              <w:autoSpaceDN/>
              <w:adjustRightInd/>
              <w:spacing w:before="0" w:line="240" w:lineRule="auto"/>
              <w:ind w:left="-72"/>
              <w:rPr>
                <w:color w:val="auto"/>
                <w:sz w:val="16"/>
                <w:szCs w:val="24"/>
              </w:rPr>
            </w:pPr>
            <w:r w:rsidRPr="00F07203">
              <w:rPr>
                <w:color w:val="auto"/>
                <w:sz w:val="16"/>
                <w:szCs w:val="24"/>
              </w:rPr>
              <w:t>SSPC-SP1/SP5(NACENo.</w:t>
            </w:r>
            <w:proofErr w:type="gramStart"/>
            <w:r w:rsidRPr="00F07203">
              <w:rPr>
                <w:color w:val="auto"/>
                <w:sz w:val="16"/>
                <w:szCs w:val="24"/>
              </w:rPr>
              <w:t>1)(</w:t>
            </w:r>
            <w:proofErr w:type="gramEnd"/>
            <w:r w:rsidRPr="00F07203">
              <w:rPr>
                <w:color w:val="auto"/>
                <w:sz w:val="16"/>
                <w:szCs w:val="24"/>
              </w:rPr>
              <w:t>SA3)</w:t>
            </w:r>
          </w:p>
          <w:p w14:paraId="1E35A9CF" w14:textId="7F5E1FD8" w:rsidR="00DE3CB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F2626A" w:rsidRPr="00F2626A">
              <w:rPr>
                <w:color w:val="auto"/>
                <w:sz w:val="16"/>
                <w:szCs w:val="24"/>
                <w:lang w:val="ru-RU"/>
              </w:rPr>
              <w:t xml:space="preserve"> </w:t>
            </w:r>
            <w:r w:rsidR="00DE3CB8" w:rsidRPr="00037A5B">
              <w:rPr>
                <w:color w:val="auto"/>
                <w:sz w:val="16"/>
                <w:szCs w:val="24"/>
                <w:lang w:val="ru-RU"/>
              </w:rPr>
              <w:t>очистка до белого металла.</w:t>
            </w:r>
          </w:p>
        </w:tc>
        <w:tc>
          <w:tcPr>
            <w:tcW w:w="990" w:type="dxa"/>
            <w:tcBorders>
              <w:top w:val="single" w:sz="12" w:space="0" w:color="auto"/>
            </w:tcBorders>
          </w:tcPr>
          <w:p w14:paraId="0BC01B48" w14:textId="77777777" w:rsidR="00DE3CB8" w:rsidRPr="00A24069" w:rsidRDefault="00DE3CB8" w:rsidP="00146E0F">
            <w:pPr>
              <w:autoSpaceDE/>
              <w:autoSpaceDN/>
              <w:adjustRightInd/>
              <w:spacing w:before="0" w:line="240" w:lineRule="auto"/>
              <w:ind w:left="0" w:right="-72"/>
              <w:jc w:val="right"/>
              <w:rPr>
                <w:b/>
                <w:color w:val="auto"/>
                <w:sz w:val="16"/>
                <w:szCs w:val="24"/>
                <w:lang w:val="ru-RU"/>
              </w:rPr>
            </w:pPr>
            <w:r w:rsidRPr="00A24069">
              <w:rPr>
                <w:b/>
                <w:color w:val="auto"/>
                <w:sz w:val="16"/>
                <w:szCs w:val="24"/>
                <w:lang w:val="ru-RU"/>
              </w:rPr>
              <w:t>Ремонт:</w:t>
            </w:r>
          </w:p>
        </w:tc>
        <w:tc>
          <w:tcPr>
            <w:tcW w:w="3905" w:type="dxa"/>
            <w:gridSpan w:val="3"/>
            <w:vMerge w:val="restart"/>
            <w:tcBorders>
              <w:top w:val="single" w:sz="12" w:space="0" w:color="auto"/>
            </w:tcBorders>
          </w:tcPr>
          <w:p w14:paraId="63E34BA8" w14:textId="77777777" w:rsidR="00DE3CB8" w:rsidRPr="00156C55" w:rsidRDefault="00DE3CB8" w:rsidP="00146E0F">
            <w:pPr>
              <w:autoSpaceDE/>
              <w:autoSpaceDN/>
              <w:adjustRightInd/>
              <w:spacing w:before="0" w:line="240" w:lineRule="auto"/>
              <w:ind w:left="-72" w:right="747"/>
              <w:rPr>
                <w:color w:val="auto"/>
                <w:sz w:val="16"/>
                <w:szCs w:val="24"/>
                <w:lang w:val="ru-RU"/>
              </w:rPr>
            </w:pPr>
            <w:r>
              <w:rPr>
                <w:color w:val="auto"/>
                <w:sz w:val="16"/>
                <w:szCs w:val="24"/>
                <w:lang w:val="ru-RU"/>
              </w:rPr>
              <w:t xml:space="preserve">Применяется такое же </w:t>
            </w:r>
            <w:r w:rsidRPr="00037A5B">
              <w:rPr>
                <w:color w:val="auto"/>
                <w:sz w:val="16"/>
                <w:szCs w:val="24"/>
                <w:lang w:val="ru-RU"/>
              </w:rPr>
              <w:t>покрытие того же изготовителя.</w:t>
            </w:r>
          </w:p>
        </w:tc>
      </w:tr>
      <w:tr w:rsidR="00DE3CB8" w:rsidRPr="00B10823" w14:paraId="436B21CD" w14:textId="77777777" w:rsidTr="00F029EB">
        <w:trPr>
          <w:gridAfter w:val="1"/>
          <w:wAfter w:w="7" w:type="dxa"/>
          <w:cantSplit/>
          <w:trHeight w:val="288"/>
          <w:jc w:val="center"/>
        </w:trPr>
        <w:tc>
          <w:tcPr>
            <w:tcW w:w="1440" w:type="dxa"/>
            <w:gridSpan w:val="2"/>
          </w:tcPr>
          <w:p w14:paraId="5029F17D"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663" w:type="dxa"/>
            <w:gridSpan w:val="2"/>
          </w:tcPr>
          <w:p w14:paraId="74223820" w14:textId="77777777" w:rsidR="00DE3CB8" w:rsidRPr="00D750DA" w:rsidRDefault="00224632" w:rsidP="00146E0F">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5FD01D28" w14:textId="77777777" w:rsidR="00DE3CB8" w:rsidRPr="00156C55" w:rsidRDefault="00DE3CB8" w:rsidP="00146E0F">
            <w:pPr>
              <w:autoSpaceDE/>
              <w:autoSpaceDN/>
              <w:adjustRightInd/>
              <w:spacing w:before="0" w:line="240" w:lineRule="auto"/>
              <w:ind w:left="-72" w:right="747"/>
              <w:rPr>
                <w:color w:val="auto"/>
                <w:sz w:val="16"/>
                <w:szCs w:val="24"/>
                <w:lang w:val="ru-RU"/>
              </w:rPr>
            </w:pPr>
          </w:p>
        </w:tc>
        <w:tc>
          <w:tcPr>
            <w:tcW w:w="3905" w:type="dxa"/>
            <w:gridSpan w:val="3"/>
            <w:vMerge/>
            <w:vAlign w:val="center"/>
          </w:tcPr>
          <w:p w14:paraId="4DFB7959" w14:textId="77777777" w:rsidR="00DE3CB8" w:rsidRPr="00D750DA" w:rsidRDefault="00DE3CB8" w:rsidP="00146E0F">
            <w:pPr>
              <w:rPr>
                <w:color w:val="auto"/>
                <w:lang w:val="ru-RU"/>
              </w:rPr>
            </w:pPr>
          </w:p>
        </w:tc>
      </w:tr>
      <w:tr w:rsidR="00DE3CB8" w:rsidRPr="00B55E13" w14:paraId="2CC7EC1A" w14:textId="77777777" w:rsidTr="00F029EB">
        <w:trPr>
          <w:gridAfter w:val="1"/>
          <w:wAfter w:w="7" w:type="dxa"/>
          <w:cantSplit/>
          <w:trHeight w:val="288"/>
          <w:jc w:val="center"/>
        </w:trPr>
        <w:tc>
          <w:tcPr>
            <w:tcW w:w="1440" w:type="dxa"/>
            <w:gridSpan w:val="2"/>
            <w:tcBorders>
              <w:bottom w:val="single" w:sz="12" w:space="0" w:color="auto"/>
            </w:tcBorders>
          </w:tcPr>
          <w:p w14:paraId="7FFC8079"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663" w:type="dxa"/>
            <w:gridSpan w:val="2"/>
            <w:tcBorders>
              <w:bottom w:val="single" w:sz="12" w:space="0" w:color="auto"/>
            </w:tcBorders>
          </w:tcPr>
          <w:p w14:paraId="14D99B58" w14:textId="30BAC01C" w:rsidR="00DE3CB8" w:rsidRPr="00AD20CE" w:rsidRDefault="00DE3CB8" w:rsidP="00146E0F">
            <w:pPr>
              <w:autoSpaceDE/>
              <w:autoSpaceDN/>
              <w:adjustRightInd/>
              <w:spacing w:before="0" w:line="240" w:lineRule="auto"/>
              <w:ind w:left="-72" w:right="747"/>
              <w:rPr>
                <w:sz w:val="16"/>
                <w:szCs w:val="16"/>
                <w:lang w:val="ru-RU"/>
              </w:rPr>
            </w:pPr>
            <w:r>
              <w:rPr>
                <w:color w:val="auto"/>
                <w:sz w:val="16"/>
                <w:szCs w:val="24"/>
                <w:lang w:val="ru-RU"/>
              </w:rPr>
              <w:t>0</w:t>
            </w:r>
            <w:del w:id="561" w:author="Kurmanov, Aidyn [STAMGazStroy LLP]" w:date="2025-12-11T15:40:00Z" w16du:dateUtc="2025-12-11T10:40:00Z">
              <w:r>
                <w:rPr>
                  <w:color w:val="auto"/>
                  <w:sz w:val="16"/>
                  <w:szCs w:val="24"/>
                  <w:lang w:val="ru-RU"/>
                </w:rPr>
                <w:delText>,</w:delText>
              </w:r>
            </w:del>
            <w:ins w:id="562" w:author="Kurmanov, Aidyn [STAMGazStroy LLP]" w:date="2025-12-11T15:40:00Z" w16du:dateUtc="2025-12-11T10:40:00Z">
              <w:r w:rsidR="00A032E3" w:rsidRPr="00A032E3">
                <w:rPr>
                  <w:color w:val="auto"/>
                  <w:sz w:val="16"/>
                  <w:szCs w:val="24"/>
                  <w:lang w:val="ru-RU"/>
                </w:rPr>
                <w:t>.</w:t>
              </w:r>
            </w:ins>
            <w:r w:rsidRPr="00733D94">
              <w:rPr>
                <w:color w:val="auto"/>
                <w:sz w:val="16"/>
                <w:szCs w:val="24"/>
                <w:lang w:val="ru-RU"/>
              </w:rPr>
              <w:t>2</w:t>
            </w:r>
            <w:r w:rsidRPr="00156C55">
              <w:rPr>
                <w:color w:val="auto"/>
                <w:sz w:val="16"/>
                <w:szCs w:val="24"/>
                <w:lang w:val="ru-RU"/>
              </w:rPr>
              <w:t>54</w:t>
            </w:r>
            <w:r>
              <w:rPr>
                <w:color w:val="auto"/>
                <w:sz w:val="16"/>
                <w:szCs w:val="24"/>
                <w:lang w:val="ru-RU"/>
              </w:rPr>
              <w:t xml:space="preserve"> – 0</w:t>
            </w:r>
            <w:del w:id="563" w:author="Kurmanov, Aidyn [STAMGazStroy LLP]" w:date="2025-12-11T15:40:00Z" w16du:dateUtc="2025-12-11T10:40:00Z">
              <w:r>
                <w:rPr>
                  <w:color w:val="auto"/>
                  <w:sz w:val="16"/>
                  <w:szCs w:val="24"/>
                  <w:lang w:val="ru-RU"/>
                </w:rPr>
                <w:delText>,</w:delText>
              </w:r>
            </w:del>
            <w:ins w:id="564" w:author="Kurmanov, Aidyn [STAMGazStroy LLP]" w:date="2025-12-11T15:40:00Z" w16du:dateUtc="2025-12-11T10:40:00Z">
              <w:r w:rsidR="00A032E3" w:rsidRPr="00A032E3">
                <w:rPr>
                  <w:color w:val="auto"/>
                  <w:sz w:val="16"/>
                  <w:szCs w:val="24"/>
                  <w:lang w:val="ru-RU"/>
                </w:rPr>
                <w:t>.</w:t>
              </w:r>
            </w:ins>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565" w:author="Kurmanov, Aidyn [STAMGazStroy LLP]" w:date="2025-12-11T15:40:00Z" w16du:dateUtc="2025-12-11T10:40:00Z">
              <w:r w:rsidRPr="00037A5B">
                <w:rPr>
                  <w:color w:val="auto"/>
                  <w:sz w:val="16"/>
                  <w:szCs w:val="24"/>
                  <w:lang w:val="ru-RU"/>
                </w:rPr>
                <w:delText>,</w:delText>
              </w:r>
            </w:del>
            <w:ins w:id="566" w:author="Kurmanov, Aidyn [STAMGazStroy LLP]" w:date="2025-12-11T15:40:00Z" w16du:dateUtc="2025-12-11T10:40: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567" w:author="Kurmanov, Aidyn [STAMGazStroy LLP]" w:date="2025-12-11T15:40:00Z" w16du:dateUtc="2025-12-11T10:40:00Z">
              <w:r w:rsidRPr="00037A5B">
                <w:rPr>
                  <w:color w:val="auto"/>
                  <w:sz w:val="16"/>
                  <w:szCs w:val="24"/>
                  <w:lang w:val="ru-RU"/>
                </w:rPr>
                <w:delText>,</w:delText>
              </w:r>
            </w:del>
            <w:ins w:id="568" w:author="Kurmanov, Aidyn [STAMGazStroy LLP]" w:date="2025-12-11T15:40:00Z" w16du:dateUtc="2025-12-11T10:40: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7B293C55" w14:textId="77777777" w:rsidR="00DE3CB8" w:rsidRPr="00156C55" w:rsidRDefault="00DE3CB8" w:rsidP="00146E0F">
            <w:pPr>
              <w:autoSpaceDE/>
              <w:autoSpaceDN/>
              <w:adjustRightInd/>
              <w:spacing w:before="0" w:line="240" w:lineRule="auto"/>
              <w:ind w:left="-72" w:right="747"/>
              <w:rPr>
                <w:color w:val="auto"/>
                <w:sz w:val="16"/>
                <w:szCs w:val="24"/>
                <w:lang w:val="ru-RU"/>
              </w:rPr>
            </w:pPr>
          </w:p>
        </w:tc>
        <w:tc>
          <w:tcPr>
            <w:tcW w:w="3905" w:type="dxa"/>
            <w:gridSpan w:val="3"/>
            <w:vMerge/>
            <w:tcBorders>
              <w:bottom w:val="single" w:sz="12" w:space="0" w:color="auto"/>
            </w:tcBorders>
            <w:vAlign w:val="center"/>
          </w:tcPr>
          <w:p w14:paraId="77FC8003" w14:textId="77777777" w:rsidR="00DE3CB8" w:rsidRPr="006952A6" w:rsidRDefault="00DE3CB8" w:rsidP="00146E0F">
            <w:pPr>
              <w:rPr>
                <w:color w:val="auto"/>
                <w:lang w:val="ru-RU"/>
              </w:rPr>
            </w:pPr>
          </w:p>
        </w:tc>
      </w:tr>
      <w:tr w:rsidR="00DE3CB8" w:rsidRPr="0005732F" w14:paraId="4B9BEEA6"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0CB96269"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815" w:type="dxa"/>
            <w:tcBorders>
              <w:top w:val="single" w:sz="12" w:space="0" w:color="auto"/>
              <w:bottom w:val="single" w:sz="12" w:space="0" w:color="auto"/>
            </w:tcBorders>
            <w:shd w:val="clear" w:color="auto" w:fill="000000"/>
            <w:vAlign w:val="center"/>
          </w:tcPr>
          <w:p w14:paraId="3F011C21"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762" w:type="dxa"/>
            <w:gridSpan w:val="2"/>
            <w:tcBorders>
              <w:top w:val="single" w:sz="12" w:space="0" w:color="auto"/>
              <w:bottom w:val="single" w:sz="12" w:space="0" w:color="auto"/>
            </w:tcBorders>
            <w:shd w:val="clear" w:color="auto" w:fill="000000"/>
            <w:vAlign w:val="center"/>
          </w:tcPr>
          <w:p w14:paraId="28A0EA7E"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4050A8B5"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716505C9" w14:textId="77777777" w:rsidR="00DE3CB8" w:rsidRPr="00AD544E" w:rsidRDefault="00DE3CB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DE3CB8" w:rsidRPr="0005732F" w14:paraId="72F19061" w14:textId="77777777" w:rsidTr="00F029EB">
        <w:trPr>
          <w:trHeight w:val="288"/>
          <w:jc w:val="center"/>
        </w:trPr>
        <w:tc>
          <w:tcPr>
            <w:tcW w:w="2288" w:type="dxa"/>
            <w:gridSpan w:val="3"/>
            <w:vAlign w:val="center"/>
          </w:tcPr>
          <w:p w14:paraId="381F2F3F"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2815" w:type="dxa"/>
            <w:vAlign w:val="center"/>
          </w:tcPr>
          <w:p w14:paraId="1F644EAB"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Carboline</w:t>
            </w:r>
          </w:p>
        </w:tc>
        <w:tc>
          <w:tcPr>
            <w:tcW w:w="2762" w:type="dxa"/>
            <w:gridSpan w:val="2"/>
            <w:vAlign w:val="center"/>
          </w:tcPr>
          <w:p w14:paraId="662AB43C"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Phenoline 385</w:t>
            </w:r>
          </w:p>
        </w:tc>
        <w:tc>
          <w:tcPr>
            <w:tcW w:w="971" w:type="dxa"/>
            <w:vAlign w:val="center"/>
          </w:tcPr>
          <w:p w14:paraId="0F5151E5"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119</w:t>
            </w:r>
          </w:p>
        </w:tc>
        <w:tc>
          <w:tcPr>
            <w:tcW w:w="1169" w:type="dxa"/>
            <w:gridSpan w:val="2"/>
            <w:vAlign w:val="center"/>
          </w:tcPr>
          <w:p w14:paraId="3DBF677A"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49°C (120°F)</w:t>
            </w:r>
          </w:p>
        </w:tc>
      </w:tr>
      <w:tr w:rsidR="00DE3CB8" w:rsidRPr="0005732F" w14:paraId="5D853F42" w14:textId="77777777" w:rsidTr="00F029EB">
        <w:trPr>
          <w:trHeight w:val="288"/>
          <w:jc w:val="center"/>
        </w:trPr>
        <w:tc>
          <w:tcPr>
            <w:tcW w:w="2288" w:type="dxa"/>
            <w:gridSpan w:val="3"/>
            <w:vAlign w:val="center"/>
          </w:tcPr>
          <w:p w14:paraId="383CCA02"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15" w:type="dxa"/>
            <w:vAlign w:val="center"/>
          </w:tcPr>
          <w:p w14:paraId="0F1E7071"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Hempel Coatings (USA), Inc.</w:t>
            </w:r>
          </w:p>
        </w:tc>
        <w:tc>
          <w:tcPr>
            <w:tcW w:w="2762" w:type="dxa"/>
            <w:gridSpan w:val="2"/>
            <w:vAlign w:val="center"/>
          </w:tcPr>
          <w:p w14:paraId="1DCC5DFE" w14:textId="3C14D12E" w:rsidR="00DE3CB8" w:rsidRPr="00C9075B" w:rsidRDefault="009A0781" w:rsidP="00146E0F">
            <w:pPr>
              <w:autoSpaceDE/>
              <w:autoSpaceDN/>
              <w:adjustRightInd/>
              <w:spacing w:before="0" w:line="240" w:lineRule="auto"/>
              <w:ind w:left="0"/>
              <w:rPr>
                <w:sz w:val="16"/>
                <w:szCs w:val="16"/>
              </w:rPr>
            </w:pPr>
            <w:proofErr w:type="spellStart"/>
            <w:r w:rsidRPr="00C9075B">
              <w:rPr>
                <w:sz w:val="16"/>
                <w:szCs w:val="16"/>
              </w:rPr>
              <w:t>Hempadur</w:t>
            </w:r>
            <w:proofErr w:type="spellEnd"/>
            <w:r w:rsidRPr="00C9075B">
              <w:rPr>
                <w:sz w:val="16"/>
                <w:szCs w:val="16"/>
              </w:rPr>
              <w:t xml:space="preserve"> 85671</w:t>
            </w:r>
          </w:p>
        </w:tc>
        <w:tc>
          <w:tcPr>
            <w:tcW w:w="971" w:type="dxa"/>
            <w:vAlign w:val="center"/>
          </w:tcPr>
          <w:p w14:paraId="443EA2EE"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0-320</w:t>
            </w:r>
          </w:p>
        </w:tc>
        <w:tc>
          <w:tcPr>
            <w:tcW w:w="1169" w:type="dxa"/>
            <w:gridSpan w:val="2"/>
            <w:vAlign w:val="center"/>
          </w:tcPr>
          <w:p w14:paraId="31FD4D24" w14:textId="7BE36389" w:rsidR="00DE3CB8" w:rsidRPr="00C9075B" w:rsidRDefault="009A0781" w:rsidP="00146E0F">
            <w:pPr>
              <w:autoSpaceDE/>
              <w:autoSpaceDN/>
              <w:adjustRightInd/>
              <w:spacing w:before="0" w:line="240" w:lineRule="auto"/>
              <w:ind w:left="0"/>
              <w:rPr>
                <w:sz w:val="16"/>
                <w:szCs w:val="16"/>
              </w:rPr>
            </w:pPr>
            <w:r w:rsidRPr="00C9075B">
              <w:rPr>
                <w:sz w:val="16"/>
                <w:szCs w:val="16"/>
              </w:rPr>
              <w:t>95°C (203°F)</w:t>
            </w:r>
          </w:p>
        </w:tc>
      </w:tr>
      <w:tr w:rsidR="00DE3CB8" w:rsidRPr="0005732F" w14:paraId="7A4CFD54" w14:textId="77777777" w:rsidTr="00F029EB">
        <w:trPr>
          <w:trHeight w:val="288"/>
          <w:jc w:val="center"/>
        </w:trPr>
        <w:tc>
          <w:tcPr>
            <w:tcW w:w="2288" w:type="dxa"/>
            <w:gridSpan w:val="3"/>
            <w:vAlign w:val="center"/>
          </w:tcPr>
          <w:p w14:paraId="5BD8B75E" w14:textId="77777777" w:rsidR="00DE3CB8" w:rsidRPr="00D41158" w:rsidRDefault="00576EBE" w:rsidP="00576EBE">
            <w:pPr>
              <w:autoSpaceDE/>
              <w:autoSpaceDN/>
              <w:adjustRightInd/>
              <w:spacing w:before="0" w:line="240" w:lineRule="auto"/>
              <w:ind w:left="0"/>
              <w:rPr>
                <w:b/>
                <w:color w:val="auto"/>
                <w:sz w:val="16"/>
                <w:szCs w:val="24"/>
                <w:lang w:val="ru-RU"/>
              </w:rPr>
            </w:pPr>
            <w:r>
              <w:rPr>
                <w:b/>
                <w:color w:val="auto"/>
                <w:sz w:val="16"/>
                <w:szCs w:val="24"/>
                <w:lang w:val="ru-RU"/>
              </w:rPr>
              <w:t>Т</w:t>
            </w:r>
            <w:r w:rsidR="00DE3CB8" w:rsidRPr="00D41158">
              <w:rPr>
                <w:b/>
                <w:color w:val="auto"/>
                <w:sz w:val="16"/>
                <w:szCs w:val="24"/>
                <w:lang w:val="ru-RU"/>
              </w:rPr>
              <w:t>онкопленочное</w:t>
            </w:r>
          </w:p>
        </w:tc>
        <w:tc>
          <w:tcPr>
            <w:tcW w:w="2815" w:type="dxa"/>
            <w:vAlign w:val="center"/>
          </w:tcPr>
          <w:p w14:paraId="23FF7CAC"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International</w:t>
            </w:r>
          </w:p>
        </w:tc>
        <w:tc>
          <w:tcPr>
            <w:tcW w:w="2762" w:type="dxa"/>
            <w:gridSpan w:val="2"/>
            <w:vAlign w:val="center"/>
          </w:tcPr>
          <w:p w14:paraId="1B5E9F10"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Interline 850</w:t>
            </w:r>
          </w:p>
        </w:tc>
        <w:tc>
          <w:tcPr>
            <w:tcW w:w="971" w:type="dxa"/>
            <w:vAlign w:val="center"/>
          </w:tcPr>
          <w:p w14:paraId="1808F4B8"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225</w:t>
            </w:r>
          </w:p>
        </w:tc>
        <w:tc>
          <w:tcPr>
            <w:tcW w:w="1169" w:type="dxa"/>
            <w:gridSpan w:val="2"/>
            <w:vAlign w:val="center"/>
          </w:tcPr>
          <w:p w14:paraId="2AA0EA65"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60°C (140°F)</w:t>
            </w:r>
          </w:p>
        </w:tc>
      </w:tr>
      <w:tr w:rsidR="00DE3CB8" w:rsidRPr="0005732F" w14:paraId="28105FFF" w14:textId="77777777" w:rsidTr="00F029EB">
        <w:trPr>
          <w:trHeight w:val="288"/>
          <w:jc w:val="center"/>
        </w:trPr>
        <w:tc>
          <w:tcPr>
            <w:tcW w:w="2288" w:type="dxa"/>
            <w:gridSpan w:val="3"/>
            <w:vMerge w:val="restart"/>
            <w:vAlign w:val="center"/>
          </w:tcPr>
          <w:p w14:paraId="769F7B25" w14:textId="77777777" w:rsidR="00DE3CB8" w:rsidRPr="00D41158" w:rsidRDefault="00DE3CB8"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15" w:type="dxa"/>
            <w:vAlign w:val="center"/>
          </w:tcPr>
          <w:p w14:paraId="5F442F8E" w14:textId="0880BB80" w:rsidR="00DE3CB8" w:rsidRPr="001D3869" w:rsidRDefault="00EC4CA7" w:rsidP="00146E0F">
            <w:pPr>
              <w:autoSpaceDE/>
              <w:autoSpaceDN/>
              <w:adjustRightInd/>
              <w:spacing w:before="0" w:line="240" w:lineRule="auto"/>
              <w:ind w:left="0"/>
              <w:rPr>
                <w:sz w:val="16"/>
                <w:szCs w:val="16"/>
              </w:rPr>
            </w:pPr>
            <w:r w:rsidRPr="00EC4CA7">
              <w:rPr>
                <w:sz w:val="16"/>
                <w:szCs w:val="16"/>
              </w:rPr>
              <w:t xml:space="preserve">International </w:t>
            </w:r>
          </w:p>
        </w:tc>
        <w:tc>
          <w:tcPr>
            <w:tcW w:w="2762" w:type="dxa"/>
            <w:gridSpan w:val="2"/>
            <w:vAlign w:val="center"/>
          </w:tcPr>
          <w:p w14:paraId="55E130D4" w14:textId="284B6035" w:rsidR="00DE3CB8" w:rsidRPr="00C9075B" w:rsidRDefault="00EC7FC1" w:rsidP="00146E0F">
            <w:pPr>
              <w:autoSpaceDE/>
              <w:autoSpaceDN/>
              <w:adjustRightInd/>
              <w:spacing w:before="0" w:line="240" w:lineRule="auto"/>
              <w:ind w:left="0"/>
              <w:rPr>
                <w:sz w:val="16"/>
                <w:szCs w:val="16"/>
              </w:rPr>
            </w:pPr>
            <w:r w:rsidRPr="00C9075B">
              <w:rPr>
                <w:sz w:val="16"/>
                <w:szCs w:val="16"/>
              </w:rPr>
              <w:t xml:space="preserve">Enviroline </w:t>
            </w:r>
            <w:r w:rsidR="00EC4CA7" w:rsidRPr="00C9075B">
              <w:rPr>
                <w:sz w:val="16"/>
                <w:szCs w:val="16"/>
              </w:rPr>
              <w:t>125 LV series</w:t>
            </w:r>
            <w:r w:rsidR="00EC4CA7" w:rsidRPr="00C9075B" w:rsidDel="00EC4CA7">
              <w:rPr>
                <w:sz w:val="16"/>
                <w:szCs w:val="16"/>
              </w:rPr>
              <w:t xml:space="preserve"> </w:t>
            </w:r>
          </w:p>
        </w:tc>
        <w:tc>
          <w:tcPr>
            <w:tcW w:w="971" w:type="dxa"/>
            <w:vAlign w:val="center"/>
          </w:tcPr>
          <w:p w14:paraId="3B1B117A" w14:textId="78F9F31E" w:rsidR="00DE3CB8" w:rsidRPr="00C9075B" w:rsidRDefault="00EC4CA7" w:rsidP="00146E0F">
            <w:pPr>
              <w:autoSpaceDE/>
              <w:autoSpaceDN/>
              <w:adjustRightInd/>
              <w:spacing w:before="0" w:line="240" w:lineRule="auto"/>
              <w:ind w:left="0"/>
              <w:jc w:val="center"/>
              <w:rPr>
                <w:sz w:val="16"/>
                <w:szCs w:val="16"/>
                <w:lang w:val="ru-RU"/>
              </w:rPr>
            </w:pPr>
            <w:r w:rsidRPr="00C9075B">
              <w:rPr>
                <w:sz w:val="16"/>
                <w:szCs w:val="16"/>
                <w:lang w:val="ru-RU"/>
              </w:rPr>
              <w:t>48</w:t>
            </w:r>
          </w:p>
        </w:tc>
        <w:tc>
          <w:tcPr>
            <w:tcW w:w="1169" w:type="dxa"/>
            <w:gridSpan w:val="2"/>
            <w:vAlign w:val="center"/>
          </w:tcPr>
          <w:p w14:paraId="187A54B5" w14:textId="005881B9" w:rsidR="00DE3CB8" w:rsidRPr="00C9075B" w:rsidRDefault="00EC4CA7" w:rsidP="00146E0F">
            <w:pPr>
              <w:autoSpaceDE/>
              <w:autoSpaceDN/>
              <w:adjustRightInd/>
              <w:spacing w:before="0" w:line="240" w:lineRule="auto"/>
              <w:ind w:left="0"/>
              <w:rPr>
                <w:sz w:val="16"/>
                <w:szCs w:val="16"/>
              </w:rPr>
            </w:pPr>
            <w:r w:rsidRPr="00C9075B">
              <w:rPr>
                <w:sz w:val="16"/>
                <w:szCs w:val="16"/>
              </w:rPr>
              <w:t>60°C (140°F)</w:t>
            </w:r>
          </w:p>
        </w:tc>
      </w:tr>
      <w:tr w:rsidR="00DE3CB8" w:rsidRPr="0005732F" w14:paraId="60B4B8F8" w14:textId="77777777" w:rsidTr="00F029EB">
        <w:trPr>
          <w:trHeight w:val="288"/>
          <w:jc w:val="center"/>
        </w:trPr>
        <w:tc>
          <w:tcPr>
            <w:tcW w:w="2288" w:type="dxa"/>
            <w:gridSpan w:val="3"/>
            <w:vMerge/>
            <w:vAlign w:val="center"/>
          </w:tcPr>
          <w:p w14:paraId="173F94FA" w14:textId="77777777" w:rsidR="00DE3CB8" w:rsidRPr="0005732F" w:rsidRDefault="00DE3CB8" w:rsidP="00146E0F">
            <w:pPr>
              <w:rPr>
                <w:b/>
                <w:color w:val="auto"/>
                <w:sz w:val="16"/>
                <w:szCs w:val="16"/>
              </w:rPr>
            </w:pPr>
          </w:p>
        </w:tc>
        <w:tc>
          <w:tcPr>
            <w:tcW w:w="2815" w:type="dxa"/>
            <w:vAlign w:val="center"/>
          </w:tcPr>
          <w:p w14:paraId="7D42FE67"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Jotun Paints</w:t>
            </w:r>
          </w:p>
        </w:tc>
        <w:tc>
          <w:tcPr>
            <w:tcW w:w="2762" w:type="dxa"/>
            <w:gridSpan w:val="2"/>
            <w:vAlign w:val="center"/>
          </w:tcPr>
          <w:p w14:paraId="0E26AF7B" w14:textId="57A2EA00"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Tankguard</w:t>
            </w:r>
            <w:proofErr w:type="spellEnd"/>
            <w:r w:rsidRPr="00C9075B">
              <w:rPr>
                <w:sz w:val="16"/>
                <w:szCs w:val="16"/>
              </w:rPr>
              <w:t xml:space="preserve"> Storage </w:t>
            </w:r>
          </w:p>
        </w:tc>
        <w:tc>
          <w:tcPr>
            <w:tcW w:w="971" w:type="dxa"/>
            <w:vAlign w:val="center"/>
          </w:tcPr>
          <w:p w14:paraId="7D26B11C"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310</w:t>
            </w:r>
          </w:p>
        </w:tc>
        <w:tc>
          <w:tcPr>
            <w:tcW w:w="1169" w:type="dxa"/>
            <w:gridSpan w:val="2"/>
            <w:vAlign w:val="center"/>
          </w:tcPr>
          <w:p w14:paraId="50657E8D"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95°C (203°F)</w:t>
            </w:r>
          </w:p>
        </w:tc>
      </w:tr>
      <w:tr w:rsidR="00B3356F" w:rsidRPr="0005732F" w14:paraId="5080796B" w14:textId="77777777" w:rsidTr="00F029EB">
        <w:trPr>
          <w:trHeight w:val="288"/>
          <w:jc w:val="center"/>
        </w:trPr>
        <w:tc>
          <w:tcPr>
            <w:tcW w:w="2288" w:type="dxa"/>
            <w:gridSpan w:val="3"/>
            <w:vAlign w:val="center"/>
          </w:tcPr>
          <w:p w14:paraId="6C0169E9" w14:textId="77777777" w:rsidR="00B3356F" w:rsidRPr="0005732F" w:rsidRDefault="00B3356F" w:rsidP="00B3356F">
            <w:pPr>
              <w:rPr>
                <w:b/>
                <w:color w:val="auto"/>
                <w:sz w:val="16"/>
                <w:szCs w:val="16"/>
              </w:rPr>
            </w:pPr>
          </w:p>
        </w:tc>
        <w:tc>
          <w:tcPr>
            <w:tcW w:w="2815" w:type="dxa"/>
            <w:vAlign w:val="center"/>
          </w:tcPr>
          <w:p w14:paraId="0D490D87" w14:textId="77777777" w:rsidR="00B3356F" w:rsidRPr="001D3869" w:rsidRDefault="00B3356F" w:rsidP="00B3356F">
            <w:pPr>
              <w:autoSpaceDE/>
              <w:autoSpaceDN/>
              <w:adjustRightInd/>
              <w:spacing w:before="0" w:line="240" w:lineRule="auto"/>
              <w:ind w:left="0"/>
              <w:rPr>
                <w:sz w:val="16"/>
                <w:szCs w:val="16"/>
              </w:rPr>
            </w:pPr>
            <w:r>
              <w:rPr>
                <w:sz w:val="16"/>
                <w:szCs w:val="16"/>
              </w:rPr>
              <w:t>PPG</w:t>
            </w:r>
          </w:p>
        </w:tc>
        <w:tc>
          <w:tcPr>
            <w:tcW w:w="2762" w:type="dxa"/>
            <w:gridSpan w:val="2"/>
            <w:vAlign w:val="center"/>
          </w:tcPr>
          <w:p w14:paraId="140F9912" w14:textId="77777777" w:rsidR="00B3356F" w:rsidRPr="00C9075B" w:rsidRDefault="00B3356F" w:rsidP="00B3356F">
            <w:pPr>
              <w:autoSpaceDE/>
              <w:autoSpaceDN/>
              <w:adjustRightInd/>
              <w:spacing w:before="0" w:line="240" w:lineRule="auto"/>
              <w:ind w:left="0"/>
              <w:rPr>
                <w:sz w:val="16"/>
                <w:szCs w:val="16"/>
                <w:lang w:val="ru-RU"/>
              </w:rPr>
            </w:pPr>
            <w:proofErr w:type="spellStart"/>
            <w:r w:rsidRPr="00C9075B">
              <w:rPr>
                <w:sz w:val="16"/>
                <w:szCs w:val="16"/>
              </w:rPr>
              <w:t>Amercoat</w:t>
            </w:r>
            <w:proofErr w:type="spellEnd"/>
            <w:r w:rsidRPr="00C9075B">
              <w:rPr>
                <w:sz w:val="16"/>
                <w:szCs w:val="16"/>
              </w:rPr>
              <w:t xml:space="preserve"> 90HS</w:t>
            </w:r>
          </w:p>
          <w:p w14:paraId="4698AD83" w14:textId="3DC67005" w:rsidR="00B3356F" w:rsidRPr="00C9075B" w:rsidRDefault="00B3356F" w:rsidP="00B3356F">
            <w:pPr>
              <w:autoSpaceDE/>
              <w:autoSpaceDN/>
              <w:adjustRightInd/>
              <w:spacing w:before="0" w:line="240" w:lineRule="auto"/>
              <w:ind w:left="0"/>
              <w:rPr>
                <w:sz w:val="16"/>
                <w:szCs w:val="16"/>
              </w:rPr>
            </w:pPr>
            <w:proofErr w:type="spellStart"/>
            <w:r w:rsidRPr="00C9075B">
              <w:rPr>
                <w:sz w:val="16"/>
                <w:szCs w:val="16"/>
              </w:rPr>
              <w:t>Sigmaguard</w:t>
            </w:r>
            <w:proofErr w:type="spellEnd"/>
            <w:r w:rsidRPr="00C9075B">
              <w:rPr>
                <w:sz w:val="16"/>
                <w:szCs w:val="16"/>
              </w:rPr>
              <w:t xml:space="preserve"> 720 </w:t>
            </w:r>
          </w:p>
        </w:tc>
        <w:tc>
          <w:tcPr>
            <w:tcW w:w="971" w:type="dxa"/>
            <w:vAlign w:val="center"/>
          </w:tcPr>
          <w:p w14:paraId="6769C8D5" w14:textId="77777777" w:rsidR="00B3356F" w:rsidRPr="00C9075B" w:rsidRDefault="00B3356F" w:rsidP="00B3356F">
            <w:pPr>
              <w:autoSpaceDE/>
              <w:autoSpaceDN/>
              <w:adjustRightInd/>
              <w:spacing w:before="0" w:line="240" w:lineRule="auto"/>
              <w:ind w:left="0"/>
              <w:jc w:val="center"/>
              <w:rPr>
                <w:sz w:val="16"/>
                <w:szCs w:val="16"/>
                <w:lang w:val="ru-RU"/>
              </w:rPr>
            </w:pPr>
            <w:r w:rsidRPr="00C9075B">
              <w:rPr>
                <w:sz w:val="16"/>
                <w:szCs w:val="16"/>
                <w:lang w:val="ru-RU"/>
              </w:rPr>
              <w:t>315-324</w:t>
            </w:r>
          </w:p>
          <w:p w14:paraId="6A4560A4" w14:textId="4055B844" w:rsidR="00B3356F" w:rsidRPr="00C9075B" w:rsidRDefault="00B3356F" w:rsidP="00B3356F">
            <w:pPr>
              <w:autoSpaceDE/>
              <w:autoSpaceDN/>
              <w:adjustRightInd/>
              <w:spacing w:before="0" w:line="240" w:lineRule="auto"/>
              <w:ind w:left="0"/>
              <w:jc w:val="center"/>
              <w:rPr>
                <w:sz w:val="16"/>
                <w:szCs w:val="16"/>
                <w:lang w:val="ru-RU"/>
              </w:rPr>
            </w:pPr>
            <w:r w:rsidRPr="00C9075B">
              <w:rPr>
                <w:sz w:val="16"/>
                <w:szCs w:val="16"/>
                <w:lang w:val="ru-RU"/>
              </w:rPr>
              <w:t>233-324</w:t>
            </w:r>
          </w:p>
        </w:tc>
        <w:tc>
          <w:tcPr>
            <w:tcW w:w="1169" w:type="dxa"/>
            <w:gridSpan w:val="2"/>
            <w:vAlign w:val="center"/>
          </w:tcPr>
          <w:p w14:paraId="77F80647" w14:textId="77777777" w:rsidR="00B3356F" w:rsidRPr="00C9075B" w:rsidRDefault="00B3356F" w:rsidP="00B3356F">
            <w:pPr>
              <w:autoSpaceDE/>
              <w:autoSpaceDN/>
              <w:adjustRightInd/>
              <w:spacing w:before="0" w:line="240" w:lineRule="auto"/>
              <w:ind w:left="0"/>
              <w:rPr>
                <w:sz w:val="16"/>
                <w:szCs w:val="16"/>
              </w:rPr>
            </w:pPr>
            <w:r w:rsidRPr="00C9075B">
              <w:rPr>
                <w:sz w:val="16"/>
                <w:szCs w:val="16"/>
              </w:rPr>
              <w:t>49°C (120°F)</w:t>
            </w:r>
          </w:p>
          <w:p w14:paraId="02995C8F" w14:textId="0D5C8190" w:rsidR="001F20BC" w:rsidRPr="00C9075B" w:rsidRDefault="001F20BC" w:rsidP="00B3356F">
            <w:pPr>
              <w:autoSpaceDE/>
              <w:autoSpaceDN/>
              <w:adjustRightInd/>
              <w:spacing w:before="0" w:line="240" w:lineRule="auto"/>
              <w:ind w:left="0"/>
              <w:rPr>
                <w:sz w:val="16"/>
                <w:szCs w:val="16"/>
              </w:rPr>
            </w:pPr>
            <w:r w:rsidRPr="00C9075B">
              <w:rPr>
                <w:sz w:val="16"/>
                <w:szCs w:val="16"/>
              </w:rPr>
              <w:t>60°C (140°F)</w:t>
            </w:r>
          </w:p>
        </w:tc>
      </w:tr>
      <w:tr w:rsidR="00DE3CB8" w:rsidRPr="0005732F" w14:paraId="68749522" w14:textId="77777777" w:rsidTr="00F029EB">
        <w:trPr>
          <w:trHeight w:val="288"/>
          <w:jc w:val="center"/>
        </w:trPr>
        <w:tc>
          <w:tcPr>
            <w:tcW w:w="2288" w:type="dxa"/>
            <w:gridSpan w:val="3"/>
            <w:vAlign w:val="center"/>
          </w:tcPr>
          <w:p w14:paraId="6BBEE2CD" w14:textId="77777777" w:rsidR="00DE3CB8" w:rsidRPr="0005732F" w:rsidRDefault="00DE3CB8" w:rsidP="00146E0F">
            <w:pPr>
              <w:rPr>
                <w:b/>
                <w:color w:val="auto"/>
                <w:sz w:val="16"/>
                <w:szCs w:val="16"/>
              </w:rPr>
            </w:pPr>
          </w:p>
        </w:tc>
        <w:tc>
          <w:tcPr>
            <w:tcW w:w="2815" w:type="dxa"/>
            <w:vAlign w:val="center"/>
          </w:tcPr>
          <w:p w14:paraId="150FB6A8"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Sherwin Williams</w:t>
            </w:r>
          </w:p>
        </w:tc>
        <w:tc>
          <w:tcPr>
            <w:tcW w:w="2762" w:type="dxa"/>
            <w:gridSpan w:val="2"/>
            <w:vAlign w:val="center"/>
          </w:tcPr>
          <w:p w14:paraId="16DEF8F7"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Phenicon</w:t>
            </w:r>
            <w:proofErr w:type="spellEnd"/>
            <w:r w:rsidRPr="00C9075B">
              <w:rPr>
                <w:sz w:val="16"/>
                <w:szCs w:val="16"/>
              </w:rPr>
              <w:t xml:space="preserve"> HS </w:t>
            </w:r>
          </w:p>
        </w:tc>
        <w:tc>
          <w:tcPr>
            <w:tcW w:w="971" w:type="dxa"/>
            <w:vAlign w:val="center"/>
          </w:tcPr>
          <w:p w14:paraId="0301DC79"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&lt; 250</w:t>
            </w:r>
          </w:p>
        </w:tc>
        <w:tc>
          <w:tcPr>
            <w:tcW w:w="1169" w:type="dxa"/>
            <w:gridSpan w:val="2"/>
            <w:vAlign w:val="center"/>
          </w:tcPr>
          <w:p w14:paraId="7973BF08"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60°C (140°F)</w:t>
            </w:r>
          </w:p>
        </w:tc>
      </w:tr>
      <w:tr w:rsidR="00DE3CB8" w:rsidRPr="0005732F" w14:paraId="40B3399F" w14:textId="77777777" w:rsidTr="00F029EB">
        <w:trPr>
          <w:trHeight w:val="288"/>
          <w:jc w:val="center"/>
        </w:trPr>
        <w:tc>
          <w:tcPr>
            <w:tcW w:w="2288" w:type="dxa"/>
            <w:gridSpan w:val="3"/>
            <w:vAlign w:val="center"/>
          </w:tcPr>
          <w:p w14:paraId="5B8A3A9A" w14:textId="77777777" w:rsidR="00DE3CB8" w:rsidRPr="0005732F" w:rsidRDefault="00DE3CB8" w:rsidP="00146E0F">
            <w:pPr>
              <w:rPr>
                <w:b/>
                <w:color w:val="auto"/>
                <w:sz w:val="16"/>
                <w:szCs w:val="16"/>
              </w:rPr>
            </w:pPr>
          </w:p>
        </w:tc>
        <w:tc>
          <w:tcPr>
            <w:tcW w:w="2815" w:type="dxa"/>
            <w:vAlign w:val="center"/>
          </w:tcPr>
          <w:p w14:paraId="60F70C72" w14:textId="0396EED3" w:rsidR="00DE3CB8" w:rsidRPr="001D3869" w:rsidRDefault="00DE3CB8" w:rsidP="00146E0F">
            <w:pPr>
              <w:autoSpaceDE/>
              <w:autoSpaceDN/>
              <w:adjustRightInd/>
              <w:spacing w:before="0" w:line="240" w:lineRule="auto"/>
              <w:ind w:left="0"/>
              <w:rPr>
                <w:sz w:val="16"/>
                <w:szCs w:val="16"/>
              </w:rPr>
            </w:pPr>
            <w:r w:rsidRPr="002D3716">
              <w:rPr>
                <w:sz w:val="16"/>
                <w:szCs w:val="16"/>
              </w:rPr>
              <w:t xml:space="preserve">Tnemec </w:t>
            </w:r>
          </w:p>
        </w:tc>
        <w:tc>
          <w:tcPr>
            <w:tcW w:w="2762" w:type="dxa"/>
            <w:gridSpan w:val="2"/>
            <w:vAlign w:val="center"/>
          </w:tcPr>
          <w:p w14:paraId="00A55DD7" w14:textId="1FF7E19C" w:rsidR="00DE3CB8" w:rsidRPr="00C9075B" w:rsidRDefault="00DE3CB8" w:rsidP="00146E0F">
            <w:pPr>
              <w:autoSpaceDE/>
              <w:autoSpaceDN/>
              <w:adjustRightInd/>
              <w:spacing w:before="0" w:line="240" w:lineRule="auto"/>
              <w:ind w:left="0"/>
              <w:rPr>
                <w:sz w:val="16"/>
                <w:szCs w:val="16"/>
              </w:rPr>
            </w:pPr>
            <w:r w:rsidRPr="00C9075B">
              <w:rPr>
                <w:sz w:val="16"/>
                <w:szCs w:val="16"/>
              </w:rPr>
              <w:t xml:space="preserve">Series 61 </w:t>
            </w:r>
            <w:proofErr w:type="spellStart"/>
            <w:r w:rsidRPr="00C9075B">
              <w:rPr>
                <w:sz w:val="16"/>
                <w:szCs w:val="16"/>
              </w:rPr>
              <w:t>Tneme</w:t>
            </w:r>
            <w:proofErr w:type="spellEnd"/>
            <w:r w:rsidRPr="00C9075B">
              <w:rPr>
                <w:sz w:val="16"/>
                <w:szCs w:val="16"/>
              </w:rPr>
              <w:t xml:space="preserve">-Liner </w:t>
            </w:r>
          </w:p>
        </w:tc>
        <w:tc>
          <w:tcPr>
            <w:tcW w:w="971" w:type="dxa"/>
            <w:vAlign w:val="center"/>
          </w:tcPr>
          <w:p w14:paraId="630DAE36"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45</w:t>
            </w:r>
          </w:p>
        </w:tc>
        <w:tc>
          <w:tcPr>
            <w:tcW w:w="1169" w:type="dxa"/>
            <w:gridSpan w:val="2"/>
            <w:vAlign w:val="center"/>
          </w:tcPr>
          <w:p w14:paraId="1EE134CC"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49°C (120°F)</w:t>
            </w:r>
          </w:p>
        </w:tc>
      </w:tr>
      <w:tr w:rsidR="00DE3CB8" w:rsidRPr="00B10823" w14:paraId="35338ADA" w14:textId="77777777" w:rsidTr="00F029EB">
        <w:trPr>
          <w:trHeight w:val="288"/>
          <w:jc w:val="center"/>
        </w:trPr>
        <w:tc>
          <w:tcPr>
            <w:tcW w:w="2288" w:type="dxa"/>
            <w:gridSpan w:val="3"/>
            <w:vAlign w:val="center"/>
          </w:tcPr>
          <w:p w14:paraId="36B6557D" w14:textId="77777777" w:rsidR="00DE3CB8" w:rsidRPr="0005732F" w:rsidRDefault="00DE3CB8" w:rsidP="00146E0F">
            <w:pPr>
              <w:rPr>
                <w:b/>
                <w:color w:val="auto"/>
                <w:sz w:val="16"/>
                <w:szCs w:val="16"/>
              </w:rPr>
            </w:pPr>
          </w:p>
        </w:tc>
        <w:tc>
          <w:tcPr>
            <w:tcW w:w="5577" w:type="dxa"/>
            <w:gridSpan w:val="3"/>
            <w:vAlign w:val="center"/>
          </w:tcPr>
          <w:p w14:paraId="0BFA7641" w14:textId="77777777" w:rsidR="00DE3CB8" w:rsidRPr="00C9075B" w:rsidRDefault="00DE3CB8" w:rsidP="00146E0F">
            <w:pPr>
              <w:autoSpaceDE/>
              <w:autoSpaceDN/>
              <w:adjustRightInd/>
              <w:spacing w:before="0" w:line="240" w:lineRule="auto"/>
              <w:ind w:left="0"/>
              <w:rPr>
                <w:i/>
                <w:sz w:val="14"/>
                <w:szCs w:val="14"/>
                <w:lang w:val="ru-RU"/>
              </w:rPr>
            </w:pPr>
            <w:r w:rsidRPr="00C9075B">
              <w:rPr>
                <w:i/>
                <w:color w:val="auto"/>
                <w:sz w:val="14"/>
                <w:szCs w:val="24"/>
                <w:lang w:val="ru-RU"/>
              </w:rPr>
              <w:t>Примечание: На края и сварные швы рекомендуется нанести полосовой слой.</w:t>
            </w:r>
          </w:p>
        </w:tc>
        <w:tc>
          <w:tcPr>
            <w:tcW w:w="971" w:type="dxa"/>
            <w:vAlign w:val="center"/>
          </w:tcPr>
          <w:p w14:paraId="229746ED" w14:textId="77777777" w:rsidR="00DE3CB8" w:rsidRPr="00C9075B" w:rsidRDefault="00DE3CB8" w:rsidP="00146E0F">
            <w:pPr>
              <w:autoSpaceDE/>
              <w:autoSpaceDN/>
              <w:adjustRightInd/>
              <w:spacing w:before="0" w:line="240" w:lineRule="auto"/>
              <w:ind w:left="0"/>
              <w:jc w:val="center"/>
              <w:rPr>
                <w:sz w:val="16"/>
                <w:szCs w:val="16"/>
                <w:lang w:val="ru-RU"/>
              </w:rPr>
            </w:pPr>
          </w:p>
        </w:tc>
        <w:tc>
          <w:tcPr>
            <w:tcW w:w="1169" w:type="dxa"/>
            <w:gridSpan w:val="2"/>
            <w:vAlign w:val="center"/>
          </w:tcPr>
          <w:p w14:paraId="2088A520" w14:textId="77777777" w:rsidR="00DE3CB8" w:rsidRPr="00C9075B" w:rsidRDefault="00DE3CB8" w:rsidP="00146E0F">
            <w:pPr>
              <w:autoSpaceDE/>
              <w:autoSpaceDN/>
              <w:adjustRightInd/>
              <w:spacing w:before="0" w:line="240" w:lineRule="auto"/>
              <w:ind w:left="0"/>
              <w:rPr>
                <w:sz w:val="16"/>
                <w:szCs w:val="16"/>
                <w:lang w:val="ru-RU"/>
              </w:rPr>
            </w:pPr>
          </w:p>
        </w:tc>
      </w:tr>
      <w:tr w:rsidR="00DE3CB8" w:rsidRPr="00920DE5" w14:paraId="45D28A5F" w14:textId="77777777" w:rsidTr="00F029EB">
        <w:trPr>
          <w:trHeight w:val="288"/>
          <w:jc w:val="center"/>
        </w:trPr>
        <w:tc>
          <w:tcPr>
            <w:tcW w:w="2288" w:type="dxa"/>
            <w:gridSpan w:val="3"/>
            <w:tcBorders>
              <w:top w:val="single" w:sz="12" w:space="0" w:color="auto"/>
            </w:tcBorders>
            <w:vAlign w:val="center"/>
          </w:tcPr>
          <w:p w14:paraId="156298F3"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2815" w:type="dxa"/>
            <w:tcBorders>
              <w:top w:val="single" w:sz="12" w:space="0" w:color="auto"/>
            </w:tcBorders>
            <w:vAlign w:val="center"/>
          </w:tcPr>
          <w:p w14:paraId="02926E42"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Carboline</w:t>
            </w:r>
          </w:p>
        </w:tc>
        <w:tc>
          <w:tcPr>
            <w:tcW w:w="2762" w:type="dxa"/>
            <w:gridSpan w:val="2"/>
            <w:tcBorders>
              <w:top w:val="single" w:sz="12" w:space="0" w:color="auto"/>
            </w:tcBorders>
            <w:vAlign w:val="center"/>
          </w:tcPr>
          <w:p w14:paraId="469C947F"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Phenoline 385</w:t>
            </w:r>
          </w:p>
        </w:tc>
        <w:tc>
          <w:tcPr>
            <w:tcW w:w="971" w:type="dxa"/>
            <w:tcBorders>
              <w:top w:val="single" w:sz="12" w:space="0" w:color="auto"/>
            </w:tcBorders>
            <w:vAlign w:val="center"/>
          </w:tcPr>
          <w:p w14:paraId="7FF9A0A8"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119</w:t>
            </w:r>
          </w:p>
        </w:tc>
        <w:tc>
          <w:tcPr>
            <w:tcW w:w="1169" w:type="dxa"/>
            <w:gridSpan w:val="2"/>
            <w:tcBorders>
              <w:top w:val="single" w:sz="12" w:space="0" w:color="auto"/>
            </w:tcBorders>
            <w:vAlign w:val="center"/>
          </w:tcPr>
          <w:p w14:paraId="269539AE"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49°C (120°F)</w:t>
            </w:r>
          </w:p>
        </w:tc>
      </w:tr>
      <w:tr w:rsidR="009A0781" w:rsidRPr="00920DE5" w14:paraId="40333AB5" w14:textId="77777777" w:rsidTr="00F029EB">
        <w:trPr>
          <w:trHeight w:val="288"/>
          <w:jc w:val="center"/>
        </w:trPr>
        <w:tc>
          <w:tcPr>
            <w:tcW w:w="2288" w:type="dxa"/>
            <w:gridSpan w:val="3"/>
            <w:vAlign w:val="center"/>
          </w:tcPr>
          <w:p w14:paraId="39134743" w14:textId="77777777" w:rsidR="009A0781" w:rsidRPr="00D41158" w:rsidRDefault="009A0781" w:rsidP="009A0781">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815" w:type="dxa"/>
            <w:vAlign w:val="center"/>
          </w:tcPr>
          <w:p w14:paraId="33A1ACA2" w14:textId="77777777" w:rsidR="009A0781" w:rsidRPr="001D3869" w:rsidRDefault="009A0781" w:rsidP="009A0781">
            <w:pPr>
              <w:autoSpaceDE/>
              <w:autoSpaceDN/>
              <w:adjustRightInd/>
              <w:spacing w:before="0" w:line="240" w:lineRule="auto"/>
              <w:ind w:left="0"/>
              <w:rPr>
                <w:sz w:val="16"/>
                <w:szCs w:val="16"/>
              </w:rPr>
            </w:pPr>
            <w:r w:rsidRPr="001D3869">
              <w:rPr>
                <w:sz w:val="16"/>
                <w:szCs w:val="16"/>
              </w:rPr>
              <w:t>Hempel Coatings (USA), Inc.</w:t>
            </w:r>
          </w:p>
        </w:tc>
        <w:tc>
          <w:tcPr>
            <w:tcW w:w="2762" w:type="dxa"/>
            <w:gridSpan w:val="2"/>
            <w:vAlign w:val="center"/>
          </w:tcPr>
          <w:p w14:paraId="5C688DC7" w14:textId="062E2BE1" w:rsidR="009A0781" w:rsidRPr="00C9075B" w:rsidRDefault="009A0781" w:rsidP="009A0781">
            <w:pPr>
              <w:autoSpaceDE/>
              <w:autoSpaceDN/>
              <w:adjustRightInd/>
              <w:spacing w:before="0" w:line="240" w:lineRule="auto"/>
              <w:ind w:left="0"/>
              <w:rPr>
                <w:sz w:val="16"/>
                <w:szCs w:val="16"/>
              </w:rPr>
            </w:pPr>
            <w:proofErr w:type="spellStart"/>
            <w:r w:rsidRPr="00C9075B">
              <w:rPr>
                <w:sz w:val="16"/>
                <w:szCs w:val="16"/>
              </w:rPr>
              <w:t>Hempadur</w:t>
            </w:r>
            <w:proofErr w:type="spellEnd"/>
            <w:r w:rsidRPr="00C9075B">
              <w:rPr>
                <w:sz w:val="16"/>
                <w:szCs w:val="16"/>
              </w:rPr>
              <w:t xml:space="preserve"> 85671</w:t>
            </w:r>
          </w:p>
        </w:tc>
        <w:tc>
          <w:tcPr>
            <w:tcW w:w="971" w:type="dxa"/>
            <w:vAlign w:val="center"/>
          </w:tcPr>
          <w:p w14:paraId="3213FDB6" w14:textId="389EF4E5" w:rsidR="009A0781" w:rsidRPr="00C9075B" w:rsidRDefault="009A0781" w:rsidP="009A0781">
            <w:pPr>
              <w:autoSpaceDE/>
              <w:autoSpaceDN/>
              <w:adjustRightInd/>
              <w:spacing w:before="0" w:line="240" w:lineRule="auto"/>
              <w:ind w:left="0"/>
              <w:jc w:val="center"/>
              <w:rPr>
                <w:sz w:val="16"/>
                <w:szCs w:val="16"/>
              </w:rPr>
            </w:pPr>
            <w:r w:rsidRPr="00C9075B">
              <w:rPr>
                <w:sz w:val="16"/>
                <w:szCs w:val="16"/>
              </w:rPr>
              <w:t>0-320</w:t>
            </w:r>
          </w:p>
        </w:tc>
        <w:tc>
          <w:tcPr>
            <w:tcW w:w="1169" w:type="dxa"/>
            <w:gridSpan w:val="2"/>
            <w:vAlign w:val="center"/>
          </w:tcPr>
          <w:p w14:paraId="43F8F09B" w14:textId="77DD84B0" w:rsidR="009A0781" w:rsidRPr="00C9075B" w:rsidRDefault="009A0781" w:rsidP="009A0781">
            <w:pPr>
              <w:autoSpaceDE/>
              <w:autoSpaceDN/>
              <w:adjustRightInd/>
              <w:spacing w:before="0" w:line="240" w:lineRule="auto"/>
              <w:ind w:left="0"/>
              <w:rPr>
                <w:sz w:val="16"/>
                <w:szCs w:val="16"/>
              </w:rPr>
            </w:pPr>
            <w:r w:rsidRPr="00C9075B">
              <w:rPr>
                <w:sz w:val="16"/>
                <w:szCs w:val="16"/>
              </w:rPr>
              <w:t>95°C (203°F)</w:t>
            </w:r>
          </w:p>
        </w:tc>
      </w:tr>
      <w:tr w:rsidR="00DE3CB8" w:rsidRPr="00920DE5" w14:paraId="33BDDC5E" w14:textId="77777777" w:rsidTr="00F029EB">
        <w:trPr>
          <w:trHeight w:val="288"/>
          <w:jc w:val="center"/>
        </w:trPr>
        <w:tc>
          <w:tcPr>
            <w:tcW w:w="2288" w:type="dxa"/>
            <w:gridSpan w:val="3"/>
            <w:vAlign w:val="center"/>
          </w:tcPr>
          <w:p w14:paraId="086007C6" w14:textId="77777777" w:rsidR="00DE3CB8" w:rsidRPr="00D41158" w:rsidRDefault="00576EBE" w:rsidP="00576EBE">
            <w:pPr>
              <w:autoSpaceDE/>
              <w:autoSpaceDN/>
              <w:adjustRightInd/>
              <w:spacing w:before="0" w:line="240" w:lineRule="auto"/>
              <w:ind w:left="0"/>
              <w:rPr>
                <w:b/>
                <w:color w:val="auto"/>
                <w:sz w:val="16"/>
                <w:szCs w:val="24"/>
                <w:lang w:val="ru-RU"/>
              </w:rPr>
            </w:pPr>
            <w:r>
              <w:rPr>
                <w:b/>
                <w:color w:val="auto"/>
                <w:sz w:val="16"/>
                <w:szCs w:val="24"/>
                <w:lang w:val="ru-RU"/>
              </w:rPr>
              <w:t>Т</w:t>
            </w:r>
            <w:r w:rsidR="00DE3CB8" w:rsidRPr="00D41158">
              <w:rPr>
                <w:b/>
                <w:color w:val="auto"/>
                <w:sz w:val="16"/>
                <w:szCs w:val="24"/>
                <w:lang w:val="ru-RU"/>
              </w:rPr>
              <w:t>онкопленочное</w:t>
            </w:r>
          </w:p>
        </w:tc>
        <w:tc>
          <w:tcPr>
            <w:tcW w:w="2815" w:type="dxa"/>
            <w:vAlign w:val="center"/>
          </w:tcPr>
          <w:p w14:paraId="6716FE7C"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International</w:t>
            </w:r>
          </w:p>
        </w:tc>
        <w:tc>
          <w:tcPr>
            <w:tcW w:w="2762" w:type="dxa"/>
            <w:gridSpan w:val="2"/>
            <w:vAlign w:val="center"/>
          </w:tcPr>
          <w:p w14:paraId="782DC6CA"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Interline 850</w:t>
            </w:r>
          </w:p>
        </w:tc>
        <w:tc>
          <w:tcPr>
            <w:tcW w:w="971" w:type="dxa"/>
            <w:vAlign w:val="center"/>
          </w:tcPr>
          <w:p w14:paraId="0F303B3B"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225</w:t>
            </w:r>
          </w:p>
        </w:tc>
        <w:tc>
          <w:tcPr>
            <w:tcW w:w="1169" w:type="dxa"/>
            <w:gridSpan w:val="2"/>
            <w:vAlign w:val="center"/>
          </w:tcPr>
          <w:p w14:paraId="485D060C"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60°C (140°F)</w:t>
            </w:r>
          </w:p>
        </w:tc>
      </w:tr>
      <w:tr w:rsidR="003B0E45" w:rsidRPr="0005732F" w14:paraId="401B0223" w14:textId="77777777" w:rsidTr="00F029EB">
        <w:trPr>
          <w:trHeight w:val="288"/>
          <w:jc w:val="center"/>
        </w:trPr>
        <w:tc>
          <w:tcPr>
            <w:tcW w:w="2288" w:type="dxa"/>
            <w:gridSpan w:val="3"/>
            <w:vMerge w:val="restart"/>
            <w:vAlign w:val="center"/>
          </w:tcPr>
          <w:p w14:paraId="15BBCC1B" w14:textId="77777777" w:rsidR="003B0E45" w:rsidRPr="00D41158" w:rsidRDefault="003B0E45"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15" w:type="dxa"/>
            <w:vAlign w:val="center"/>
          </w:tcPr>
          <w:p w14:paraId="6091E5FF" w14:textId="71AA4EB4" w:rsidR="003B0E45" w:rsidRPr="001D3869" w:rsidRDefault="003B0E45" w:rsidP="00146E0F">
            <w:pPr>
              <w:autoSpaceDE/>
              <w:autoSpaceDN/>
              <w:adjustRightInd/>
              <w:spacing w:before="0" w:line="240" w:lineRule="auto"/>
              <w:ind w:left="0"/>
              <w:rPr>
                <w:sz w:val="16"/>
                <w:szCs w:val="16"/>
              </w:rPr>
            </w:pPr>
            <w:r w:rsidRPr="00EC4CA7">
              <w:rPr>
                <w:sz w:val="16"/>
                <w:szCs w:val="16"/>
              </w:rPr>
              <w:t xml:space="preserve">International </w:t>
            </w:r>
          </w:p>
        </w:tc>
        <w:tc>
          <w:tcPr>
            <w:tcW w:w="2762" w:type="dxa"/>
            <w:gridSpan w:val="2"/>
            <w:vAlign w:val="center"/>
          </w:tcPr>
          <w:p w14:paraId="58315EB2" w14:textId="03490BED" w:rsidR="003B0E45" w:rsidRPr="00C9075B" w:rsidRDefault="00984B8B" w:rsidP="00146E0F">
            <w:pPr>
              <w:autoSpaceDE/>
              <w:autoSpaceDN/>
              <w:adjustRightInd/>
              <w:spacing w:before="0" w:line="240" w:lineRule="auto"/>
              <w:ind w:left="0"/>
              <w:rPr>
                <w:sz w:val="16"/>
                <w:szCs w:val="16"/>
              </w:rPr>
            </w:pPr>
            <w:proofErr w:type="spellStart"/>
            <w:r w:rsidRPr="00C9075B">
              <w:rPr>
                <w:sz w:val="16"/>
                <w:szCs w:val="16"/>
              </w:rPr>
              <w:t>Envioline</w:t>
            </w:r>
            <w:proofErr w:type="spellEnd"/>
            <w:r w:rsidRPr="00C9075B">
              <w:rPr>
                <w:sz w:val="16"/>
                <w:szCs w:val="16"/>
              </w:rPr>
              <w:t xml:space="preserve"> </w:t>
            </w:r>
            <w:r w:rsidR="003B0E45" w:rsidRPr="00C9075B">
              <w:rPr>
                <w:sz w:val="16"/>
                <w:szCs w:val="16"/>
              </w:rPr>
              <w:t>125 LV series</w:t>
            </w:r>
            <w:r w:rsidR="003B0E45" w:rsidRPr="00C9075B" w:rsidDel="00EC4CA7">
              <w:rPr>
                <w:sz w:val="16"/>
                <w:szCs w:val="16"/>
              </w:rPr>
              <w:t xml:space="preserve"> </w:t>
            </w:r>
          </w:p>
        </w:tc>
        <w:tc>
          <w:tcPr>
            <w:tcW w:w="971" w:type="dxa"/>
            <w:vAlign w:val="center"/>
          </w:tcPr>
          <w:p w14:paraId="790AC48D" w14:textId="421D9FA4" w:rsidR="003B0E45" w:rsidRPr="00C9075B" w:rsidRDefault="003B0E45" w:rsidP="00146E0F">
            <w:pPr>
              <w:autoSpaceDE/>
              <w:autoSpaceDN/>
              <w:adjustRightInd/>
              <w:spacing w:before="0" w:line="240" w:lineRule="auto"/>
              <w:ind w:left="0"/>
              <w:jc w:val="center"/>
              <w:rPr>
                <w:sz w:val="16"/>
                <w:szCs w:val="16"/>
              </w:rPr>
            </w:pPr>
            <w:r w:rsidRPr="00C9075B">
              <w:rPr>
                <w:sz w:val="16"/>
                <w:szCs w:val="16"/>
                <w:lang w:val="ru-RU"/>
              </w:rPr>
              <w:t>48</w:t>
            </w:r>
          </w:p>
        </w:tc>
        <w:tc>
          <w:tcPr>
            <w:tcW w:w="1169" w:type="dxa"/>
            <w:gridSpan w:val="2"/>
            <w:vAlign w:val="center"/>
          </w:tcPr>
          <w:p w14:paraId="2D235906" w14:textId="30BD1816" w:rsidR="003B0E45" w:rsidRPr="00C9075B" w:rsidRDefault="003B0E45" w:rsidP="00146E0F">
            <w:pPr>
              <w:autoSpaceDE/>
              <w:autoSpaceDN/>
              <w:adjustRightInd/>
              <w:spacing w:before="0" w:line="240" w:lineRule="auto"/>
              <w:ind w:left="0"/>
              <w:rPr>
                <w:sz w:val="16"/>
                <w:szCs w:val="16"/>
              </w:rPr>
            </w:pPr>
            <w:r w:rsidRPr="00C9075B">
              <w:rPr>
                <w:sz w:val="16"/>
                <w:szCs w:val="16"/>
              </w:rPr>
              <w:t>60°C (140°F)</w:t>
            </w:r>
          </w:p>
        </w:tc>
      </w:tr>
      <w:tr w:rsidR="00DE3CB8" w:rsidRPr="0005732F" w14:paraId="2EB7FEF6" w14:textId="77777777" w:rsidTr="00F029EB">
        <w:trPr>
          <w:trHeight w:val="288"/>
          <w:jc w:val="center"/>
        </w:trPr>
        <w:tc>
          <w:tcPr>
            <w:tcW w:w="2288" w:type="dxa"/>
            <w:gridSpan w:val="3"/>
            <w:vMerge/>
            <w:vAlign w:val="center"/>
          </w:tcPr>
          <w:p w14:paraId="672DD314" w14:textId="77777777" w:rsidR="00DE3CB8" w:rsidRPr="0005732F" w:rsidRDefault="00DE3CB8" w:rsidP="00146E0F">
            <w:pPr>
              <w:jc w:val="center"/>
              <w:rPr>
                <w:b/>
                <w:color w:val="auto"/>
                <w:sz w:val="16"/>
                <w:szCs w:val="16"/>
              </w:rPr>
            </w:pPr>
          </w:p>
        </w:tc>
        <w:tc>
          <w:tcPr>
            <w:tcW w:w="2815" w:type="dxa"/>
            <w:vAlign w:val="center"/>
          </w:tcPr>
          <w:p w14:paraId="6407825A"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Jotun Paints</w:t>
            </w:r>
          </w:p>
        </w:tc>
        <w:tc>
          <w:tcPr>
            <w:tcW w:w="2762" w:type="dxa"/>
            <w:gridSpan w:val="2"/>
            <w:vAlign w:val="center"/>
          </w:tcPr>
          <w:p w14:paraId="0F20999B" w14:textId="33A1BB8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Tankguard</w:t>
            </w:r>
            <w:proofErr w:type="spellEnd"/>
            <w:r w:rsidRPr="00C9075B">
              <w:rPr>
                <w:sz w:val="16"/>
                <w:szCs w:val="16"/>
              </w:rPr>
              <w:t xml:space="preserve"> Storage </w:t>
            </w:r>
          </w:p>
        </w:tc>
        <w:tc>
          <w:tcPr>
            <w:tcW w:w="971" w:type="dxa"/>
            <w:vAlign w:val="center"/>
          </w:tcPr>
          <w:p w14:paraId="70B179CA"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310</w:t>
            </w:r>
          </w:p>
        </w:tc>
        <w:tc>
          <w:tcPr>
            <w:tcW w:w="1169" w:type="dxa"/>
            <w:gridSpan w:val="2"/>
            <w:vAlign w:val="center"/>
          </w:tcPr>
          <w:p w14:paraId="639A3A35"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95°C (203°F)</w:t>
            </w:r>
          </w:p>
        </w:tc>
      </w:tr>
      <w:tr w:rsidR="00D3494D" w:rsidRPr="0005732F" w14:paraId="2047AFEE" w14:textId="77777777" w:rsidTr="00F029EB">
        <w:trPr>
          <w:trHeight w:val="288"/>
          <w:jc w:val="center"/>
        </w:trPr>
        <w:tc>
          <w:tcPr>
            <w:tcW w:w="2288" w:type="dxa"/>
            <w:gridSpan w:val="3"/>
            <w:vAlign w:val="center"/>
          </w:tcPr>
          <w:p w14:paraId="57ED099E" w14:textId="77777777" w:rsidR="00D3494D" w:rsidRPr="0005732F" w:rsidRDefault="00D3494D" w:rsidP="00D3494D">
            <w:pPr>
              <w:jc w:val="center"/>
              <w:rPr>
                <w:b/>
                <w:color w:val="auto"/>
                <w:sz w:val="16"/>
                <w:szCs w:val="16"/>
              </w:rPr>
            </w:pPr>
          </w:p>
        </w:tc>
        <w:tc>
          <w:tcPr>
            <w:tcW w:w="2815" w:type="dxa"/>
            <w:vAlign w:val="center"/>
          </w:tcPr>
          <w:p w14:paraId="3B96CD23" w14:textId="77777777" w:rsidR="00D3494D" w:rsidRPr="001D3869" w:rsidRDefault="00D3494D" w:rsidP="00D3494D">
            <w:pPr>
              <w:autoSpaceDE/>
              <w:autoSpaceDN/>
              <w:adjustRightInd/>
              <w:spacing w:before="0" w:line="240" w:lineRule="auto"/>
              <w:ind w:left="0"/>
              <w:rPr>
                <w:sz w:val="16"/>
                <w:szCs w:val="16"/>
              </w:rPr>
            </w:pPr>
            <w:r>
              <w:rPr>
                <w:sz w:val="16"/>
                <w:szCs w:val="16"/>
              </w:rPr>
              <w:t>PPG</w:t>
            </w:r>
          </w:p>
        </w:tc>
        <w:tc>
          <w:tcPr>
            <w:tcW w:w="2762" w:type="dxa"/>
            <w:gridSpan w:val="2"/>
            <w:vAlign w:val="center"/>
          </w:tcPr>
          <w:p w14:paraId="65699F0A" w14:textId="77777777" w:rsidR="00D3494D" w:rsidRPr="00C9075B" w:rsidRDefault="00D3494D" w:rsidP="00D3494D">
            <w:pPr>
              <w:autoSpaceDE/>
              <w:autoSpaceDN/>
              <w:adjustRightInd/>
              <w:spacing w:before="0" w:line="240" w:lineRule="auto"/>
              <w:ind w:left="0"/>
              <w:rPr>
                <w:sz w:val="16"/>
                <w:szCs w:val="16"/>
                <w:lang w:val="ru-RU"/>
              </w:rPr>
            </w:pPr>
            <w:proofErr w:type="spellStart"/>
            <w:r w:rsidRPr="00C9075B">
              <w:rPr>
                <w:sz w:val="16"/>
                <w:szCs w:val="16"/>
              </w:rPr>
              <w:t>Amercoat</w:t>
            </w:r>
            <w:proofErr w:type="spellEnd"/>
            <w:r w:rsidRPr="00C9075B">
              <w:rPr>
                <w:sz w:val="16"/>
                <w:szCs w:val="16"/>
              </w:rPr>
              <w:t xml:space="preserve"> 90HS</w:t>
            </w:r>
          </w:p>
          <w:p w14:paraId="23489048" w14:textId="3860851B" w:rsidR="00D3494D" w:rsidRPr="00C9075B" w:rsidRDefault="00D3494D" w:rsidP="00D3494D">
            <w:pPr>
              <w:autoSpaceDE/>
              <w:autoSpaceDN/>
              <w:adjustRightInd/>
              <w:spacing w:before="0" w:line="240" w:lineRule="auto"/>
              <w:ind w:left="0"/>
              <w:rPr>
                <w:sz w:val="16"/>
                <w:szCs w:val="16"/>
              </w:rPr>
            </w:pPr>
            <w:proofErr w:type="spellStart"/>
            <w:r w:rsidRPr="00C9075B">
              <w:rPr>
                <w:sz w:val="16"/>
                <w:szCs w:val="16"/>
              </w:rPr>
              <w:t>Sigmaguard</w:t>
            </w:r>
            <w:proofErr w:type="spellEnd"/>
            <w:r w:rsidRPr="00C9075B">
              <w:rPr>
                <w:sz w:val="16"/>
                <w:szCs w:val="16"/>
              </w:rPr>
              <w:t xml:space="preserve"> 720 </w:t>
            </w:r>
          </w:p>
        </w:tc>
        <w:tc>
          <w:tcPr>
            <w:tcW w:w="971" w:type="dxa"/>
            <w:vAlign w:val="center"/>
          </w:tcPr>
          <w:p w14:paraId="614F5A61" w14:textId="77777777" w:rsidR="00D3494D" w:rsidRPr="00C9075B" w:rsidRDefault="00D3494D" w:rsidP="00D3494D">
            <w:pPr>
              <w:autoSpaceDE/>
              <w:autoSpaceDN/>
              <w:adjustRightInd/>
              <w:spacing w:before="0" w:line="240" w:lineRule="auto"/>
              <w:ind w:left="0"/>
              <w:jc w:val="center"/>
              <w:rPr>
                <w:sz w:val="16"/>
                <w:szCs w:val="16"/>
                <w:lang w:val="ru-RU"/>
              </w:rPr>
            </w:pPr>
            <w:r w:rsidRPr="00C9075B">
              <w:rPr>
                <w:sz w:val="16"/>
                <w:szCs w:val="16"/>
                <w:lang w:val="ru-RU"/>
              </w:rPr>
              <w:t>315-324</w:t>
            </w:r>
          </w:p>
          <w:p w14:paraId="31D3E875" w14:textId="0BB266E6" w:rsidR="00D3494D" w:rsidRPr="00C9075B" w:rsidRDefault="00D3494D" w:rsidP="00D3494D">
            <w:pPr>
              <w:autoSpaceDE/>
              <w:autoSpaceDN/>
              <w:adjustRightInd/>
              <w:spacing w:before="0" w:line="240" w:lineRule="auto"/>
              <w:ind w:left="0"/>
              <w:jc w:val="center"/>
              <w:rPr>
                <w:sz w:val="16"/>
                <w:szCs w:val="16"/>
                <w:lang w:val="ru-RU"/>
              </w:rPr>
            </w:pPr>
            <w:r w:rsidRPr="00C9075B">
              <w:rPr>
                <w:sz w:val="16"/>
                <w:szCs w:val="16"/>
                <w:lang w:val="ru-RU"/>
              </w:rPr>
              <w:t>233-324</w:t>
            </w:r>
          </w:p>
        </w:tc>
        <w:tc>
          <w:tcPr>
            <w:tcW w:w="1169" w:type="dxa"/>
            <w:gridSpan w:val="2"/>
            <w:vAlign w:val="center"/>
          </w:tcPr>
          <w:p w14:paraId="3E2D8767" w14:textId="77777777" w:rsidR="00D3494D" w:rsidRPr="00C9075B" w:rsidRDefault="00D3494D" w:rsidP="00D3494D">
            <w:pPr>
              <w:autoSpaceDE/>
              <w:autoSpaceDN/>
              <w:adjustRightInd/>
              <w:spacing w:before="0" w:line="240" w:lineRule="auto"/>
              <w:ind w:left="0"/>
              <w:rPr>
                <w:sz w:val="16"/>
                <w:szCs w:val="16"/>
              </w:rPr>
            </w:pPr>
            <w:r w:rsidRPr="00C9075B">
              <w:rPr>
                <w:sz w:val="16"/>
                <w:szCs w:val="16"/>
              </w:rPr>
              <w:t>49°C (120°F)</w:t>
            </w:r>
          </w:p>
          <w:p w14:paraId="2989A33A" w14:textId="23EC22F6" w:rsidR="001F20BC" w:rsidRPr="00C9075B" w:rsidRDefault="001F20BC" w:rsidP="00D3494D">
            <w:pPr>
              <w:autoSpaceDE/>
              <w:autoSpaceDN/>
              <w:adjustRightInd/>
              <w:spacing w:before="0" w:line="240" w:lineRule="auto"/>
              <w:ind w:left="0"/>
              <w:rPr>
                <w:sz w:val="16"/>
                <w:szCs w:val="16"/>
              </w:rPr>
            </w:pPr>
            <w:r w:rsidRPr="00C9075B">
              <w:rPr>
                <w:sz w:val="16"/>
                <w:szCs w:val="16"/>
              </w:rPr>
              <w:t>60°C (140°F)</w:t>
            </w:r>
          </w:p>
        </w:tc>
      </w:tr>
      <w:tr w:rsidR="00DE3CB8" w:rsidRPr="0005732F" w14:paraId="2C6F5A4E" w14:textId="77777777" w:rsidTr="00F029EB">
        <w:trPr>
          <w:trHeight w:val="288"/>
          <w:jc w:val="center"/>
        </w:trPr>
        <w:tc>
          <w:tcPr>
            <w:tcW w:w="2288" w:type="dxa"/>
            <w:gridSpan w:val="3"/>
            <w:vAlign w:val="center"/>
          </w:tcPr>
          <w:p w14:paraId="7934F85A" w14:textId="77777777" w:rsidR="00DE3CB8" w:rsidRPr="0005732F" w:rsidRDefault="00DE3CB8" w:rsidP="00146E0F">
            <w:pPr>
              <w:jc w:val="center"/>
              <w:rPr>
                <w:b/>
                <w:color w:val="auto"/>
                <w:sz w:val="16"/>
                <w:szCs w:val="16"/>
              </w:rPr>
            </w:pPr>
          </w:p>
        </w:tc>
        <w:tc>
          <w:tcPr>
            <w:tcW w:w="2815" w:type="dxa"/>
            <w:vAlign w:val="center"/>
          </w:tcPr>
          <w:p w14:paraId="00288C0F"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Sherwin Williams</w:t>
            </w:r>
          </w:p>
        </w:tc>
        <w:tc>
          <w:tcPr>
            <w:tcW w:w="2762" w:type="dxa"/>
            <w:gridSpan w:val="2"/>
            <w:vAlign w:val="center"/>
          </w:tcPr>
          <w:p w14:paraId="2E91DC90"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Phenicon</w:t>
            </w:r>
            <w:proofErr w:type="spellEnd"/>
            <w:r w:rsidRPr="00C9075B">
              <w:rPr>
                <w:sz w:val="16"/>
                <w:szCs w:val="16"/>
              </w:rPr>
              <w:t xml:space="preserve"> HS </w:t>
            </w:r>
          </w:p>
        </w:tc>
        <w:tc>
          <w:tcPr>
            <w:tcW w:w="971" w:type="dxa"/>
            <w:vAlign w:val="center"/>
          </w:tcPr>
          <w:p w14:paraId="2CC7543C"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&lt; 250</w:t>
            </w:r>
          </w:p>
        </w:tc>
        <w:tc>
          <w:tcPr>
            <w:tcW w:w="1169" w:type="dxa"/>
            <w:gridSpan w:val="2"/>
            <w:vAlign w:val="center"/>
          </w:tcPr>
          <w:p w14:paraId="75F75471"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60°C (140°F)</w:t>
            </w:r>
          </w:p>
        </w:tc>
      </w:tr>
      <w:tr w:rsidR="00DE3CB8" w:rsidRPr="0005732F" w14:paraId="33EDABF9" w14:textId="77777777" w:rsidTr="00F029EB">
        <w:trPr>
          <w:trHeight w:val="288"/>
          <w:jc w:val="center"/>
        </w:trPr>
        <w:tc>
          <w:tcPr>
            <w:tcW w:w="2288" w:type="dxa"/>
            <w:gridSpan w:val="3"/>
            <w:vAlign w:val="center"/>
          </w:tcPr>
          <w:p w14:paraId="46E82180" w14:textId="77777777" w:rsidR="00DE3CB8" w:rsidRPr="0005732F" w:rsidRDefault="00DE3CB8" w:rsidP="00146E0F">
            <w:pPr>
              <w:jc w:val="center"/>
              <w:rPr>
                <w:b/>
                <w:color w:val="auto"/>
                <w:sz w:val="16"/>
                <w:szCs w:val="16"/>
              </w:rPr>
            </w:pPr>
          </w:p>
        </w:tc>
        <w:tc>
          <w:tcPr>
            <w:tcW w:w="2815" w:type="dxa"/>
            <w:vAlign w:val="center"/>
          </w:tcPr>
          <w:p w14:paraId="525A0A0F" w14:textId="54C5ABD1" w:rsidR="00DE3CB8" w:rsidRPr="001D3869" w:rsidRDefault="00DE3CB8" w:rsidP="00146E0F">
            <w:pPr>
              <w:autoSpaceDE/>
              <w:autoSpaceDN/>
              <w:adjustRightInd/>
              <w:spacing w:before="0" w:line="240" w:lineRule="auto"/>
              <w:ind w:left="0"/>
              <w:rPr>
                <w:sz w:val="16"/>
                <w:szCs w:val="16"/>
              </w:rPr>
            </w:pPr>
            <w:r w:rsidRPr="002D3716">
              <w:rPr>
                <w:sz w:val="16"/>
                <w:szCs w:val="16"/>
              </w:rPr>
              <w:t xml:space="preserve">Tnemec </w:t>
            </w:r>
          </w:p>
        </w:tc>
        <w:tc>
          <w:tcPr>
            <w:tcW w:w="2762" w:type="dxa"/>
            <w:gridSpan w:val="2"/>
            <w:vAlign w:val="center"/>
          </w:tcPr>
          <w:p w14:paraId="6340C421" w14:textId="5EA400F5" w:rsidR="00DE3CB8" w:rsidRPr="00C9075B" w:rsidRDefault="00DE3CB8" w:rsidP="00146E0F">
            <w:pPr>
              <w:autoSpaceDE/>
              <w:autoSpaceDN/>
              <w:adjustRightInd/>
              <w:spacing w:before="0" w:line="240" w:lineRule="auto"/>
              <w:ind w:left="0"/>
              <w:rPr>
                <w:sz w:val="16"/>
                <w:szCs w:val="16"/>
              </w:rPr>
            </w:pPr>
            <w:r w:rsidRPr="00C9075B">
              <w:rPr>
                <w:sz w:val="16"/>
                <w:szCs w:val="16"/>
              </w:rPr>
              <w:t xml:space="preserve">Series 61 </w:t>
            </w:r>
            <w:proofErr w:type="spellStart"/>
            <w:r w:rsidRPr="00C9075B">
              <w:rPr>
                <w:sz w:val="16"/>
                <w:szCs w:val="16"/>
              </w:rPr>
              <w:t>Tneme</w:t>
            </w:r>
            <w:proofErr w:type="spellEnd"/>
            <w:r w:rsidRPr="00C9075B">
              <w:rPr>
                <w:sz w:val="16"/>
                <w:szCs w:val="16"/>
              </w:rPr>
              <w:t xml:space="preserve">-Liner </w:t>
            </w:r>
          </w:p>
        </w:tc>
        <w:tc>
          <w:tcPr>
            <w:tcW w:w="971" w:type="dxa"/>
            <w:vAlign w:val="center"/>
          </w:tcPr>
          <w:p w14:paraId="46B1084B"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45</w:t>
            </w:r>
          </w:p>
        </w:tc>
        <w:tc>
          <w:tcPr>
            <w:tcW w:w="1169" w:type="dxa"/>
            <w:gridSpan w:val="2"/>
            <w:vAlign w:val="center"/>
          </w:tcPr>
          <w:p w14:paraId="10980B14"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49°C (120°F)</w:t>
            </w:r>
          </w:p>
        </w:tc>
      </w:tr>
      <w:tr w:rsidR="00DE3CB8" w:rsidRPr="00583CB6" w14:paraId="3F428779" w14:textId="77777777" w:rsidTr="00F029EB">
        <w:trPr>
          <w:trHeight w:val="288"/>
          <w:jc w:val="center"/>
        </w:trPr>
        <w:tc>
          <w:tcPr>
            <w:tcW w:w="10005" w:type="dxa"/>
            <w:gridSpan w:val="9"/>
            <w:tcBorders>
              <w:top w:val="single" w:sz="12" w:space="0" w:color="auto"/>
            </w:tcBorders>
            <w:vAlign w:val="center"/>
          </w:tcPr>
          <w:p w14:paraId="3FEB41A7" w14:textId="6DB9EF41" w:rsidR="00DE3CB8" w:rsidRPr="000E02D6" w:rsidRDefault="00DE3CB8" w:rsidP="00146E0F">
            <w:pPr>
              <w:autoSpaceDE/>
              <w:autoSpaceDN/>
              <w:adjustRightInd/>
              <w:spacing w:before="0" w:line="240" w:lineRule="auto"/>
              <w:ind w:left="0"/>
              <w:rPr>
                <w:i/>
                <w:color w:val="auto"/>
                <w:sz w:val="14"/>
                <w:szCs w:val="24"/>
                <w:lang w:val="ru-RU"/>
              </w:rPr>
            </w:pPr>
          </w:p>
        </w:tc>
      </w:tr>
      <w:tr w:rsidR="00DE3CB8" w:rsidRPr="000F4EA8" w14:paraId="6A034C1B" w14:textId="77777777" w:rsidTr="00F029EB">
        <w:trPr>
          <w:trHeight w:val="288"/>
          <w:jc w:val="center"/>
        </w:trPr>
        <w:tc>
          <w:tcPr>
            <w:tcW w:w="1170" w:type="dxa"/>
            <w:vAlign w:val="center"/>
          </w:tcPr>
          <w:p w14:paraId="4552EA42" w14:textId="77777777" w:rsidR="00DE3CB8" w:rsidRPr="0005732F" w:rsidRDefault="00DE3CB8"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933" w:type="dxa"/>
            <w:gridSpan w:val="3"/>
            <w:vAlign w:val="center"/>
          </w:tcPr>
          <w:p w14:paraId="18F1B7A7" w14:textId="7C546609" w:rsidR="00DE3CB8" w:rsidRPr="00F5201B" w:rsidRDefault="00933379" w:rsidP="00146E0F">
            <w:pPr>
              <w:ind w:left="-72"/>
              <w:rPr>
                <w:b/>
                <w:color w:val="auto"/>
                <w:sz w:val="16"/>
                <w:szCs w:val="16"/>
                <w:lang w:val="ru-RU"/>
              </w:rPr>
            </w:pPr>
            <w:r>
              <w:rPr>
                <w:color w:val="auto"/>
                <w:sz w:val="16"/>
                <w:szCs w:val="24"/>
                <w:lang w:val="ru-RU"/>
              </w:rPr>
              <w:t>Ноябрь</w:t>
            </w:r>
            <w:r w:rsidR="00F5201B">
              <w:rPr>
                <w:color w:val="auto"/>
                <w:sz w:val="16"/>
                <w:szCs w:val="24"/>
                <w:lang w:val="ru-RU"/>
              </w:rPr>
              <w:t xml:space="preserve"> 2025</w:t>
            </w:r>
          </w:p>
        </w:tc>
        <w:tc>
          <w:tcPr>
            <w:tcW w:w="2762" w:type="dxa"/>
            <w:gridSpan w:val="2"/>
            <w:vAlign w:val="center"/>
          </w:tcPr>
          <w:p w14:paraId="0C1F34B3" w14:textId="77777777" w:rsidR="00DE3CB8" w:rsidRPr="000F4EA8" w:rsidRDefault="00DE3CB8" w:rsidP="00146E0F">
            <w:pPr>
              <w:rPr>
                <w:b/>
                <w:sz w:val="16"/>
                <w:szCs w:val="16"/>
              </w:rPr>
            </w:pPr>
          </w:p>
        </w:tc>
        <w:tc>
          <w:tcPr>
            <w:tcW w:w="971" w:type="dxa"/>
            <w:vAlign w:val="center"/>
          </w:tcPr>
          <w:p w14:paraId="24355EE4" w14:textId="77777777" w:rsidR="00DE3CB8" w:rsidRPr="000F4EA8" w:rsidRDefault="00DE3CB8" w:rsidP="00146E0F">
            <w:pPr>
              <w:jc w:val="center"/>
              <w:rPr>
                <w:b/>
                <w:sz w:val="16"/>
                <w:szCs w:val="16"/>
              </w:rPr>
            </w:pPr>
          </w:p>
        </w:tc>
        <w:tc>
          <w:tcPr>
            <w:tcW w:w="1169" w:type="dxa"/>
            <w:gridSpan w:val="2"/>
            <w:vAlign w:val="center"/>
          </w:tcPr>
          <w:p w14:paraId="2E861C95" w14:textId="77777777" w:rsidR="00DE3CB8" w:rsidRPr="000F4EA8" w:rsidRDefault="00DE3CB8" w:rsidP="00146E0F">
            <w:pPr>
              <w:jc w:val="center"/>
              <w:rPr>
                <w:b/>
                <w:sz w:val="16"/>
                <w:szCs w:val="16"/>
              </w:rPr>
            </w:pPr>
          </w:p>
        </w:tc>
      </w:tr>
    </w:tbl>
    <w:p w14:paraId="0FED7E33" w14:textId="77777777" w:rsidR="00220939" w:rsidRDefault="00220939" w:rsidP="00C56DE3">
      <w:pPr>
        <w:widowControl w:val="0"/>
        <w:spacing w:line="240" w:lineRule="auto"/>
        <w:ind w:left="1350" w:right="151" w:hanging="1260"/>
        <w:contextualSpacing/>
        <w:rPr>
          <w:sz w:val="16"/>
          <w:szCs w:val="16"/>
          <w:lang w:val="ru-RU"/>
        </w:rPr>
      </w:pPr>
    </w:p>
    <w:p w14:paraId="5307C2D2" w14:textId="025EF519" w:rsidR="002B5E17" w:rsidRDefault="00DE3CB8" w:rsidP="00C56DE3">
      <w:pPr>
        <w:widowControl w:val="0"/>
        <w:spacing w:line="240" w:lineRule="auto"/>
        <w:ind w:left="1350" w:right="151" w:hanging="1260"/>
        <w:contextualSpacing/>
        <w:rPr>
          <w:sz w:val="16"/>
          <w:szCs w:val="16"/>
          <w:lang w:val="ru-RU"/>
        </w:rPr>
      </w:pPr>
      <w:r w:rsidRPr="0007530C">
        <w:rPr>
          <w:sz w:val="16"/>
          <w:szCs w:val="16"/>
          <w:lang w:val="ru-RU"/>
        </w:rPr>
        <w:t>Примечание</w:t>
      </w:r>
      <w:r w:rsidR="006F2331" w:rsidRPr="0007530C">
        <w:rPr>
          <w:sz w:val="16"/>
          <w:szCs w:val="16"/>
          <w:lang w:val="ru-RU"/>
        </w:rPr>
        <w:t xml:space="preserve"> </w:t>
      </w:r>
      <w:r w:rsidR="009C208B" w:rsidRPr="0007530C">
        <w:rPr>
          <w:sz w:val="16"/>
          <w:szCs w:val="16"/>
          <w:lang w:val="ru-RU"/>
        </w:rPr>
        <w:t>1</w:t>
      </w:r>
      <w:r w:rsidRPr="0007530C">
        <w:rPr>
          <w:sz w:val="16"/>
          <w:szCs w:val="16"/>
          <w:lang w:val="ru-RU"/>
        </w:rPr>
        <w:t>:</w:t>
      </w:r>
      <w:r w:rsidR="00C56DE3">
        <w:rPr>
          <w:sz w:val="16"/>
          <w:szCs w:val="16"/>
          <w:lang w:val="ru-RU"/>
        </w:rPr>
        <w:tab/>
      </w:r>
      <w:r>
        <w:rPr>
          <w:sz w:val="16"/>
          <w:szCs w:val="16"/>
          <w:lang w:val="ru-RU"/>
        </w:rPr>
        <w:t>Окраска резервуаров хранения нефтепродуктов, таких как авиационное топливо, имеет цветовое ограничение. Цвет, подвергающегося воздействию слоя, должен быть желтым или белым. Сверить окончательную ТСП с техническим паспортом производителя.</w:t>
      </w:r>
    </w:p>
    <w:p w14:paraId="5F9B4AB3" w14:textId="17FAFFFA" w:rsidR="00CA40F5" w:rsidRPr="001F0EC8" w:rsidRDefault="00CA40F5" w:rsidP="00C56DE3">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w:t>
      </w:r>
      <w:r w:rsidR="009C208B" w:rsidRPr="009C208B">
        <w:rPr>
          <w:sz w:val="16"/>
          <w:szCs w:val="16"/>
          <w:lang w:val="ru-RU"/>
        </w:rPr>
        <w:t>2</w:t>
      </w:r>
      <w:r w:rsidRPr="00043B9C">
        <w:rPr>
          <w:sz w:val="16"/>
          <w:szCs w:val="16"/>
          <w:lang w:val="ru-RU"/>
        </w:rPr>
        <w:t xml:space="preserve">: </w:t>
      </w:r>
      <w:r w:rsidR="00C56DE3">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755FB3A0" w14:textId="133AD35E" w:rsidR="00EC185A" w:rsidRPr="003A3A7D" w:rsidRDefault="00EC185A" w:rsidP="00C56DE3">
      <w:pPr>
        <w:widowControl w:val="0"/>
        <w:spacing w:line="240" w:lineRule="auto"/>
        <w:ind w:left="1350" w:right="151" w:hanging="1260"/>
        <w:contextualSpacing/>
        <w:rPr>
          <w:sz w:val="16"/>
          <w:szCs w:val="16"/>
          <w:lang w:val="ru-RU"/>
        </w:rPr>
      </w:pPr>
      <w:r>
        <w:rPr>
          <w:sz w:val="16"/>
          <w:szCs w:val="16"/>
          <w:lang w:val="ru-RU"/>
        </w:rPr>
        <w:t xml:space="preserve">Примечание </w:t>
      </w:r>
      <w:r w:rsidR="009C208B" w:rsidRPr="009C208B">
        <w:rPr>
          <w:sz w:val="16"/>
          <w:szCs w:val="16"/>
          <w:lang w:val="ru-RU"/>
        </w:rPr>
        <w:t>3</w:t>
      </w:r>
      <w:r>
        <w:rPr>
          <w:sz w:val="16"/>
          <w:szCs w:val="16"/>
          <w:lang w:val="ru-RU"/>
        </w:rPr>
        <w:t xml:space="preserve">: </w:t>
      </w:r>
      <w:r w:rsidR="00C56DE3">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13AE5D41" w14:textId="77777777" w:rsidR="00A07554" w:rsidRPr="00F5201B" w:rsidRDefault="00A07554" w:rsidP="00F029EB">
      <w:pPr>
        <w:widowControl w:val="0"/>
        <w:spacing w:line="240" w:lineRule="auto"/>
        <w:ind w:left="993" w:right="-284" w:hanging="1135"/>
        <w:contextualSpacing/>
        <w:rPr>
          <w:color w:val="auto"/>
          <w:sz w:val="20"/>
          <w:szCs w:val="20"/>
          <w:lang w:val="ru-RU"/>
        </w:rPr>
      </w:pPr>
    </w:p>
    <w:p w14:paraId="6BC9C7EE" w14:textId="77777777" w:rsidR="002B5E17" w:rsidRPr="00F5201B" w:rsidRDefault="002B5E17" w:rsidP="002B5E17">
      <w:pPr>
        <w:tabs>
          <w:tab w:val="left" w:pos="3225"/>
        </w:tabs>
        <w:rPr>
          <w:color w:val="auto"/>
          <w:sz w:val="20"/>
          <w:szCs w:val="20"/>
          <w:lang w:val="ru-RU"/>
        </w:rPr>
      </w:pPr>
      <w:r w:rsidRPr="00F5201B">
        <w:rPr>
          <w:color w:val="auto"/>
          <w:lang w:val="ru-RU"/>
        </w:rPr>
        <w:br w:type="page"/>
      </w:r>
    </w:p>
    <w:p w14:paraId="3707E6E7" w14:textId="77777777" w:rsidR="002B5E17" w:rsidRPr="00F5201B" w:rsidRDefault="002B5E17" w:rsidP="002B5E17">
      <w:pPr>
        <w:tabs>
          <w:tab w:val="left" w:pos="3225"/>
        </w:tabs>
        <w:rPr>
          <w:color w:val="auto"/>
          <w:sz w:val="20"/>
          <w:szCs w:val="20"/>
          <w:lang w:val="ru-RU"/>
        </w:rPr>
      </w:pPr>
    </w:p>
    <w:tbl>
      <w:tblPr>
        <w:tblW w:w="10083" w:type="dxa"/>
        <w:jc w:val="center"/>
        <w:tblLayout w:type="fixed"/>
        <w:tblLook w:val="01E0" w:firstRow="1" w:lastRow="1" w:firstColumn="1" w:lastColumn="1" w:noHBand="0" w:noVBand="0"/>
      </w:tblPr>
      <w:tblGrid>
        <w:gridCol w:w="1170"/>
        <w:gridCol w:w="270"/>
        <w:gridCol w:w="848"/>
        <w:gridCol w:w="2751"/>
        <w:gridCol w:w="990"/>
        <w:gridCol w:w="1914"/>
        <w:gridCol w:w="971"/>
        <w:gridCol w:w="1162"/>
        <w:gridCol w:w="7"/>
      </w:tblGrid>
      <w:tr w:rsidR="00DE3CB8" w:rsidRPr="00D750DA" w14:paraId="2B1F34A2" w14:textId="77777777" w:rsidTr="00F029EB">
        <w:trPr>
          <w:trHeight w:val="360"/>
          <w:jc w:val="center"/>
        </w:trPr>
        <w:tc>
          <w:tcPr>
            <w:tcW w:w="10083" w:type="dxa"/>
            <w:gridSpan w:val="9"/>
            <w:tcBorders>
              <w:top w:val="single" w:sz="6" w:space="0" w:color="auto"/>
              <w:bottom w:val="single" w:sz="12" w:space="0" w:color="auto"/>
            </w:tcBorders>
            <w:shd w:val="clear" w:color="auto" w:fill="FFFFFF"/>
            <w:vAlign w:val="center"/>
          </w:tcPr>
          <w:p w14:paraId="4532060F" w14:textId="77777777" w:rsidR="00DE3CB8" w:rsidRPr="006952A6" w:rsidRDefault="00576EBE" w:rsidP="00576EBE">
            <w:pPr>
              <w:ind w:right="-72"/>
              <w:jc w:val="right"/>
              <w:rPr>
                <w:b/>
                <w:i/>
                <w:color w:val="auto"/>
                <w:lang w:val="ru-RU"/>
              </w:rPr>
            </w:pPr>
            <w:r>
              <w:rPr>
                <w:b/>
                <w:i/>
                <w:color w:val="auto"/>
                <w:lang w:val="ru-RU"/>
              </w:rPr>
              <w:t>Т</w:t>
            </w:r>
            <w:r w:rsidR="00DE3CB8" w:rsidRPr="006952A6">
              <w:rPr>
                <w:b/>
                <w:i/>
                <w:color w:val="auto"/>
                <w:lang w:val="ru-RU"/>
              </w:rPr>
              <w:t xml:space="preserve">онкопленочные </w:t>
            </w:r>
            <w:r>
              <w:rPr>
                <w:b/>
                <w:i/>
                <w:color w:val="auto"/>
                <w:lang w:val="ru-RU"/>
              </w:rPr>
              <w:t>грунтовки</w:t>
            </w:r>
            <w:r w:rsidR="00DE3CB8" w:rsidRPr="006952A6">
              <w:rPr>
                <w:b/>
                <w:i/>
                <w:color w:val="auto"/>
                <w:lang w:val="ru-RU"/>
              </w:rPr>
              <w:t>для погруженной эксплуатации</w:t>
            </w:r>
          </w:p>
        </w:tc>
      </w:tr>
      <w:tr w:rsidR="00DE3CB8" w:rsidRPr="0005732F" w14:paraId="223F6D8F" w14:textId="77777777" w:rsidTr="00F029EB">
        <w:trPr>
          <w:trHeight w:val="360"/>
          <w:jc w:val="center"/>
        </w:trPr>
        <w:tc>
          <w:tcPr>
            <w:tcW w:w="7943" w:type="dxa"/>
            <w:gridSpan w:val="6"/>
            <w:tcBorders>
              <w:top w:val="single" w:sz="12" w:space="0" w:color="auto"/>
              <w:left w:val="single" w:sz="12" w:space="0" w:color="auto"/>
              <w:bottom w:val="single" w:sz="12" w:space="0" w:color="auto"/>
            </w:tcBorders>
            <w:vAlign w:val="center"/>
          </w:tcPr>
          <w:p w14:paraId="6732F3C1" w14:textId="77777777" w:rsidR="00DE3CB8" w:rsidRPr="006952A6" w:rsidRDefault="00576EBE" w:rsidP="00D216CB">
            <w:pPr>
              <w:autoSpaceDE/>
              <w:autoSpaceDN/>
              <w:adjustRightInd/>
              <w:spacing w:before="0" w:line="240" w:lineRule="auto"/>
              <w:ind w:left="0"/>
              <w:rPr>
                <w:b/>
                <w:color w:val="auto"/>
                <w:sz w:val="20"/>
                <w:szCs w:val="20"/>
                <w:lang w:val="ru-RU"/>
              </w:rPr>
            </w:pPr>
            <w:r w:rsidRPr="005C6B84">
              <w:rPr>
                <w:b/>
                <w:color w:val="auto"/>
                <w:sz w:val="20"/>
                <w:szCs w:val="24"/>
                <w:lang w:val="ru-RU"/>
              </w:rPr>
              <w:t>Т</w:t>
            </w:r>
            <w:r w:rsidR="00DE3CB8" w:rsidRPr="005C6B84">
              <w:rPr>
                <w:b/>
                <w:color w:val="auto"/>
                <w:sz w:val="20"/>
                <w:szCs w:val="24"/>
                <w:lang w:val="ru-RU"/>
              </w:rPr>
              <w:t xml:space="preserve">онкопленочные </w:t>
            </w:r>
            <w:r w:rsidR="00A94FF5" w:rsidRPr="005C6B84">
              <w:rPr>
                <w:b/>
                <w:color w:val="auto"/>
                <w:sz w:val="20"/>
                <w:szCs w:val="24"/>
                <w:lang w:val="ru-RU"/>
              </w:rPr>
              <w:t xml:space="preserve">покрытия </w:t>
            </w:r>
            <w:r w:rsidR="00DE3CB8" w:rsidRPr="005C6B84">
              <w:rPr>
                <w:b/>
                <w:color w:val="auto"/>
                <w:sz w:val="20"/>
                <w:szCs w:val="24"/>
                <w:lang w:val="ru-RU"/>
              </w:rPr>
              <w:t>для</w:t>
            </w:r>
            <w:r w:rsidR="00DE3CB8" w:rsidRPr="00AD544E">
              <w:rPr>
                <w:b/>
                <w:color w:val="auto"/>
                <w:sz w:val="20"/>
                <w:szCs w:val="24"/>
                <w:lang w:val="ru-RU"/>
              </w:rPr>
              <w:t xml:space="preserve"> погруженной эксплуатации в ацетоне</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28BE2934" w14:textId="77777777" w:rsidR="00DE3CB8" w:rsidRPr="0005732F" w:rsidRDefault="00DE3CB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8.10</w:t>
            </w:r>
          </w:p>
        </w:tc>
      </w:tr>
      <w:tr w:rsidR="00DE3CB8" w:rsidRPr="00A7657C" w14:paraId="6B81F031" w14:textId="77777777" w:rsidTr="00F029EB">
        <w:trPr>
          <w:gridAfter w:val="1"/>
          <w:wAfter w:w="7" w:type="dxa"/>
          <w:cantSplit/>
          <w:trHeight w:val="288"/>
          <w:jc w:val="center"/>
        </w:trPr>
        <w:tc>
          <w:tcPr>
            <w:tcW w:w="1440" w:type="dxa"/>
            <w:gridSpan w:val="2"/>
            <w:tcBorders>
              <w:top w:val="single" w:sz="12" w:space="0" w:color="auto"/>
            </w:tcBorders>
          </w:tcPr>
          <w:p w14:paraId="765ACD3B"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599" w:type="dxa"/>
            <w:gridSpan w:val="2"/>
            <w:tcBorders>
              <w:top w:val="single" w:sz="12" w:space="0" w:color="auto"/>
            </w:tcBorders>
          </w:tcPr>
          <w:p w14:paraId="0BECE781" w14:textId="77777777" w:rsidR="00AA2ACC" w:rsidRPr="00AA2ACC" w:rsidRDefault="00AA2ACC" w:rsidP="00146E0F">
            <w:pPr>
              <w:autoSpaceDE/>
              <w:autoSpaceDN/>
              <w:adjustRightInd/>
              <w:spacing w:before="0" w:line="240" w:lineRule="auto"/>
              <w:ind w:left="-72"/>
              <w:rPr>
                <w:color w:val="auto"/>
                <w:sz w:val="16"/>
                <w:szCs w:val="24"/>
              </w:rPr>
            </w:pPr>
            <w:r w:rsidRPr="00AA2ACC">
              <w:rPr>
                <w:color w:val="auto"/>
                <w:sz w:val="16"/>
                <w:szCs w:val="24"/>
              </w:rPr>
              <w:t>SSPC-SP1/SP5(NACENo.</w:t>
            </w:r>
            <w:proofErr w:type="gramStart"/>
            <w:r w:rsidRPr="00AA2ACC">
              <w:rPr>
                <w:color w:val="auto"/>
                <w:sz w:val="16"/>
                <w:szCs w:val="24"/>
              </w:rPr>
              <w:t>1)(</w:t>
            </w:r>
            <w:proofErr w:type="gramEnd"/>
            <w:r w:rsidRPr="00AA2ACC">
              <w:rPr>
                <w:color w:val="auto"/>
                <w:sz w:val="16"/>
                <w:szCs w:val="24"/>
              </w:rPr>
              <w:t>SA3)</w:t>
            </w:r>
          </w:p>
          <w:p w14:paraId="148038D0" w14:textId="5450E163" w:rsidR="00DE3CB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1351B1" w:rsidRPr="001351B1">
              <w:rPr>
                <w:color w:val="auto"/>
                <w:sz w:val="16"/>
                <w:szCs w:val="24"/>
                <w:lang w:val="ru-RU"/>
              </w:rPr>
              <w:t xml:space="preserve"> </w:t>
            </w:r>
            <w:r w:rsidR="00DE3CB8" w:rsidRPr="00037A5B">
              <w:rPr>
                <w:color w:val="auto"/>
                <w:sz w:val="16"/>
                <w:szCs w:val="24"/>
                <w:lang w:val="ru-RU"/>
              </w:rPr>
              <w:t>очистка до белого металла.</w:t>
            </w:r>
          </w:p>
        </w:tc>
        <w:tc>
          <w:tcPr>
            <w:tcW w:w="990" w:type="dxa"/>
            <w:tcBorders>
              <w:top w:val="single" w:sz="12" w:space="0" w:color="auto"/>
            </w:tcBorders>
          </w:tcPr>
          <w:p w14:paraId="16103817" w14:textId="77777777" w:rsidR="00DE3CB8" w:rsidRPr="004E6B3B" w:rsidRDefault="00DE3CB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4047" w:type="dxa"/>
            <w:gridSpan w:val="3"/>
            <w:vMerge w:val="restart"/>
            <w:tcBorders>
              <w:top w:val="single" w:sz="12" w:space="0" w:color="auto"/>
            </w:tcBorders>
          </w:tcPr>
          <w:p w14:paraId="07448A7F" w14:textId="77777777" w:rsidR="00DE3CB8" w:rsidRPr="00FE6EBB" w:rsidRDefault="00DE3CB8" w:rsidP="00146E0F">
            <w:pPr>
              <w:autoSpaceDE/>
              <w:autoSpaceDN/>
              <w:adjustRightInd/>
              <w:spacing w:before="0" w:line="240" w:lineRule="auto"/>
              <w:ind w:left="-72" w:right="747"/>
              <w:rPr>
                <w:color w:val="auto"/>
                <w:sz w:val="16"/>
                <w:szCs w:val="24"/>
                <w:lang w:val="ru-RU"/>
              </w:rPr>
            </w:pPr>
            <w:r w:rsidRPr="00037A5B">
              <w:rPr>
                <w:color w:val="auto"/>
                <w:sz w:val="16"/>
                <w:szCs w:val="24"/>
                <w:lang w:val="ru-RU"/>
              </w:rPr>
              <w:t>Применяется такое же покрытие того же изготовителя.</w:t>
            </w:r>
          </w:p>
        </w:tc>
      </w:tr>
      <w:tr w:rsidR="00DE3CB8" w:rsidRPr="00A7657C" w14:paraId="58FB4672" w14:textId="77777777" w:rsidTr="00F029EB">
        <w:trPr>
          <w:gridAfter w:val="1"/>
          <w:wAfter w:w="7" w:type="dxa"/>
          <w:cantSplit/>
          <w:trHeight w:val="288"/>
          <w:jc w:val="center"/>
        </w:trPr>
        <w:tc>
          <w:tcPr>
            <w:tcW w:w="1440" w:type="dxa"/>
            <w:gridSpan w:val="2"/>
          </w:tcPr>
          <w:p w14:paraId="72E881A2"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599" w:type="dxa"/>
            <w:gridSpan w:val="2"/>
          </w:tcPr>
          <w:p w14:paraId="5CC20B2D" w14:textId="77777777" w:rsidR="00DE3CB8" w:rsidRPr="00D750DA" w:rsidRDefault="00224632" w:rsidP="00146E0F">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1B33A9C5" w14:textId="77777777" w:rsidR="00DE3CB8" w:rsidRPr="00FE6EBB" w:rsidRDefault="00DE3CB8" w:rsidP="00146E0F">
            <w:pPr>
              <w:autoSpaceDE/>
              <w:autoSpaceDN/>
              <w:adjustRightInd/>
              <w:spacing w:before="0" w:line="240" w:lineRule="auto"/>
              <w:ind w:left="-72" w:right="747"/>
              <w:rPr>
                <w:color w:val="auto"/>
                <w:sz w:val="16"/>
                <w:szCs w:val="24"/>
                <w:lang w:val="ru-RU"/>
              </w:rPr>
            </w:pPr>
          </w:p>
        </w:tc>
        <w:tc>
          <w:tcPr>
            <w:tcW w:w="4047" w:type="dxa"/>
            <w:gridSpan w:val="3"/>
            <w:vMerge/>
            <w:vAlign w:val="center"/>
          </w:tcPr>
          <w:p w14:paraId="2804BE0A" w14:textId="77777777" w:rsidR="00DE3CB8" w:rsidRPr="00D750DA" w:rsidRDefault="00DE3CB8" w:rsidP="00146E0F">
            <w:pPr>
              <w:rPr>
                <w:color w:val="auto"/>
                <w:lang w:val="ru-RU"/>
              </w:rPr>
            </w:pPr>
          </w:p>
        </w:tc>
      </w:tr>
      <w:tr w:rsidR="00DE3CB8" w:rsidRPr="00B55E13" w14:paraId="0002F4C6" w14:textId="77777777" w:rsidTr="00F029EB">
        <w:trPr>
          <w:gridAfter w:val="1"/>
          <w:wAfter w:w="7" w:type="dxa"/>
          <w:cantSplit/>
          <w:trHeight w:val="288"/>
          <w:jc w:val="center"/>
        </w:trPr>
        <w:tc>
          <w:tcPr>
            <w:tcW w:w="1440" w:type="dxa"/>
            <w:gridSpan w:val="2"/>
            <w:tcBorders>
              <w:bottom w:val="single" w:sz="12" w:space="0" w:color="auto"/>
            </w:tcBorders>
          </w:tcPr>
          <w:p w14:paraId="3ACA61D3"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599" w:type="dxa"/>
            <w:gridSpan w:val="2"/>
            <w:tcBorders>
              <w:bottom w:val="single" w:sz="12" w:space="0" w:color="auto"/>
            </w:tcBorders>
          </w:tcPr>
          <w:p w14:paraId="0117B067" w14:textId="7F7F4DA9" w:rsidR="00DE3CB8" w:rsidRPr="00AD20CE" w:rsidRDefault="00DE3CB8" w:rsidP="00146E0F">
            <w:pPr>
              <w:autoSpaceDE/>
              <w:autoSpaceDN/>
              <w:adjustRightInd/>
              <w:spacing w:before="0" w:line="240" w:lineRule="auto"/>
              <w:ind w:left="-72" w:right="747"/>
              <w:rPr>
                <w:sz w:val="16"/>
                <w:szCs w:val="16"/>
                <w:lang w:val="ru-RU"/>
              </w:rPr>
            </w:pPr>
            <w:r>
              <w:rPr>
                <w:color w:val="auto"/>
                <w:sz w:val="16"/>
                <w:szCs w:val="24"/>
                <w:lang w:val="ru-RU"/>
              </w:rPr>
              <w:t>0</w:t>
            </w:r>
            <w:del w:id="569" w:author="Kurmanov, Aidyn [STAMGazStroy LLP]" w:date="2025-12-11T15:40:00Z" w16du:dateUtc="2025-12-11T10:40:00Z">
              <w:r>
                <w:rPr>
                  <w:color w:val="auto"/>
                  <w:sz w:val="16"/>
                  <w:szCs w:val="24"/>
                  <w:lang w:val="ru-RU"/>
                </w:rPr>
                <w:delText>,</w:delText>
              </w:r>
            </w:del>
            <w:ins w:id="570" w:author="Kurmanov, Aidyn [STAMGazStroy LLP]" w:date="2025-12-11T15:40:00Z" w16du:dateUtc="2025-12-11T10:40:00Z">
              <w:r w:rsidR="00A032E3" w:rsidRPr="00A032E3">
                <w:rPr>
                  <w:color w:val="auto"/>
                  <w:sz w:val="16"/>
                  <w:szCs w:val="24"/>
                  <w:lang w:val="ru-RU"/>
                </w:rPr>
                <w:t>.</w:t>
              </w:r>
            </w:ins>
            <w:r>
              <w:rPr>
                <w:color w:val="auto"/>
                <w:sz w:val="16"/>
                <w:szCs w:val="24"/>
                <w:lang w:val="ru-RU"/>
              </w:rPr>
              <w:t>064 – 0</w:t>
            </w:r>
            <w:del w:id="571" w:author="Kurmanov, Aidyn [STAMGazStroy LLP]" w:date="2025-12-11T15:40:00Z" w16du:dateUtc="2025-12-11T10:40:00Z">
              <w:r>
                <w:rPr>
                  <w:color w:val="auto"/>
                  <w:sz w:val="16"/>
                  <w:szCs w:val="24"/>
                  <w:lang w:val="ru-RU"/>
                </w:rPr>
                <w:delText>,</w:delText>
              </w:r>
            </w:del>
            <w:ins w:id="572" w:author="Kurmanov, Aidyn [STAMGazStroy LLP]" w:date="2025-12-11T15:40:00Z" w16du:dateUtc="2025-12-11T10:40:00Z">
              <w:r w:rsidR="00A032E3" w:rsidRPr="00A032E3">
                <w:rPr>
                  <w:color w:val="auto"/>
                  <w:sz w:val="16"/>
                  <w:szCs w:val="24"/>
                  <w:lang w:val="ru-RU"/>
                </w:rPr>
                <w:t>.</w:t>
              </w:r>
            </w:ins>
            <w:r>
              <w:rPr>
                <w:color w:val="auto"/>
                <w:sz w:val="16"/>
                <w:szCs w:val="24"/>
                <w:lang w:val="ru-RU"/>
              </w:rPr>
              <w:t>089 м</w:t>
            </w:r>
            <w:r w:rsidRPr="00037A5B">
              <w:rPr>
                <w:color w:val="auto"/>
                <w:sz w:val="16"/>
                <w:szCs w:val="24"/>
                <w:lang w:val="ru-RU"/>
              </w:rPr>
              <w:t>м. (</w:t>
            </w:r>
            <w:r>
              <w:rPr>
                <w:color w:val="auto"/>
                <w:sz w:val="16"/>
                <w:szCs w:val="24"/>
                <w:lang w:val="ru-RU"/>
              </w:rPr>
              <w:t>2</w:t>
            </w:r>
            <w:del w:id="573" w:author="Kurmanov, Aidyn [STAMGazStroy LLP]" w:date="2025-12-11T15:40:00Z" w16du:dateUtc="2025-12-11T10:40:00Z">
              <w:r w:rsidRPr="00037A5B">
                <w:rPr>
                  <w:color w:val="auto"/>
                  <w:sz w:val="16"/>
                  <w:szCs w:val="24"/>
                  <w:lang w:val="ru-RU"/>
                </w:rPr>
                <w:delText>,</w:delText>
              </w:r>
            </w:del>
            <w:ins w:id="574" w:author="Kurmanov, Aidyn [STAMGazStroy LLP]" w:date="2025-12-11T15:40:00Z" w16du:dateUtc="2025-12-11T10:40:00Z">
              <w:r w:rsidR="00A032E3" w:rsidRPr="00A032E3">
                <w:rPr>
                  <w:color w:val="auto"/>
                  <w:sz w:val="16"/>
                  <w:szCs w:val="24"/>
                  <w:lang w:val="ru-RU"/>
                </w:rPr>
                <w:t>.</w:t>
              </w:r>
            </w:ins>
            <w:r>
              <w:rPr>
                <w:color w:val="auto"/>
                <w:sz w:val="16"/>
                <w:szCs w:val="24"/>
                <w:lang w:val="ru-RU"/>
              </w:rPr>
              <w:t>5</w:t>
            </w:r>
            <w:r w:rsidRPr="00037A5B">
              <w:rPr>
                <w:color w:val="auto"/>
                <w:sz w:val="16"/>
                <w:szCs w:val="24"/>
                <w:lang w:val="ru-RU"/>
              </w:rPr>
              <w:t xml:space="preserve"> - </w:t>
            </w:r>
            <w:r>
              <w:rPr>
                <w:color w:val="auto"/>
                <w:sz w:val="16"/>
                <w:szCs w:val="24"/>
                <w:lang w:val="ru-RU"/>
              </w:rPr>
              <w:t>3</w:t>
            </w:r>
            <w:del w:id="575" w:author="Kurmanov, Aidyn [STAMGazStroy LLP]" w:date="2025-12-11T15:40:00Z" w16du:dateUtc="2025-12-11T10:40:00Z">
              <w:r w:rsidRPr="00037A5B">
                <w:rPr>
                  <w:color w:val="auto"/>
                  <w:sz w:val="16"/>
                  <w:szCs w:val="24"/>
                  <w:lang w:val="ru-RU"/>
                </w:rPr>
                <w:delText>,</w:delText>
              </w:r>
            </w:del>
            <w:ins w:id="576" w:author="Kurmanov, Aidyn [STAMGazStroy LLP]" w:date="2025-12-11T15:40:00Z" w16du:dateUtc="2025-12-11T10:40:00Z">
              <w:r w:rsidR="00A032E3" w:rsidRPr="00A032E3">
                <w:rPr>
                  <w:color w:val="auto"/>
                  <w:sz w:val="16"/>
                  <w:szCs w:val="24"/>
                  <w:lang w:val="ru-RU"/>
                </w:rPr>
                <w:t>.</w:t>
              </w:r>
            </w:ins>
            <w:r>
              <w:rPr>
                <w:color w:val="auto"/>
                <w:sz w:val="16"/>
                <w:szCs w:val="24"/>
                <w:lang w:val="ru-RU"/>
              </w:rPr>
              <w:t>5</w:t>
            </w:r>
            <w:r w:rsidRPr="00037A5B">
              <w:rPr>
                <w:color w:val="auto"/>
                <w:sz w:val="16"/>
                <w:szCs w:val="24"/>
                <w:lang w:val="ru-RU"/>
              </w:rPr>
              <w:t xml:space="preserve">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04D6FD3E" w14:textId="77777777" w:rsidR="00DE3CB8" w:rsidRPr="00FE6EBB" w:rsidRDefault="00DE3CB8" w:rsidP="00146E0F">
            <w:pPr>
              <w:autoSpaceDE/>
              <w:autoSpaceDN/>
              <w:adjustRightInd/>
              <w:spacing w:before="0" w:line="240" w:lineRule="auto"/>
              <w:ind w:left="-72" w:right="747"/>
              <w:rPr>
                <w:color w:val="auto"/>
                <w:sz w:val="16"/>
                <w:szCs w:val="24"/>
                <w:lang w:val="ru-RU"/>
              </w:rPr>
            </w:pPr>
          </w:p>
        </w:tc>
        <w:tc>
          <w:tcPr>
            <w:tcW w:w="4047" w:type="dxa"/>
            <w:gridSpan w:val="3"/>
            <w:vMerge/>
            <w:tcBorders>
              <w:bottom w:val="single" w:sz="12" w:space="0" w:color="auto"/>
            </w:tcBorders>
            <w:vAlign w:val="center"/>
          </w:tcPr>
          <w:p w14:paraId="46BDF23D" w14:textId="77777777" w:rsidR="00DE3CB8" w:rsidRPr="006952A6" w:rsidRDefault="00DE3CB8" w:rsidP="00146E0F">
            <w:pPr>
              <w:rPr>
                <w:color w:val="auto"/>
                <w:lang w:val="ru-RU"/>
              </w:rPr>
            </w:pPr>
          </w:p>
        </w:tc>
      </w:tr>
      <w:tr w:rsidR="00DE3CB8" w:rsidRPr="0005732F" w14:paraId="7BED18A2"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0C7505A8"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751" w:type="dxa"/>
            <w:tcBorders>
              <w:top w:val="single" w:sz="12" w:space="0" w:color="auto"/>
              <w:bottom w:val="single" w:sz="12" w:space="0" w:color="auto"/>
            </w:tcBorders>
            <w:shd w:val="clear" w:color="auto" w:fill="000000"/>
            <w:vAlign w:val="center"/>
          </w:tcPr>
          <w:p w14:paraId="0066BA94"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904" w:type="dxa"/>
            <w:gridSpan w:val="2"/>
            <w:tcBorders>
              <w:top w:val="single" w:sz="12" w:space="0" w:color="auto"/>
              <w:bottom w:val="single" w:sz="12" w:space="0" w:color="auto"/>
            </w:tcBorders>
            <w:shd w:val="clear" w:color="auto" w:fill="000000"/>
            <w:vAlign w:val="center"/>
          </w:tcPr>
          <w:p w14:paraId="00107816"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12DBA6D8"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0F9C581D"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DE3CB8" w:rsidRPr="0005732F" w14:paraId="6DD21894" w14:textId="77777777" w:rsidTr="00F029EB">
        <w:trPr>
          <w:trHeight w:val="288"/>
          <w:jc w:val="center"/>
        </w:trPr>
        <w:tc>
          <w:tcPr>
            <w:tcW w:w="2288" w:type="dxa"/>
            <w:gridSpan w:val="3"/>
            <w:vAlign w:val="center"/>
          </w:tcPr>
          <w:p w14:paraId="51D6ED2A"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ГРУНТ</w:t>
            </w:r>
          </w:p>
        </w:tc>
        <w:tc>
          <w:tcPr>
            <w:tcW w:w="2751" w:type="dxa"/>
            <w:vAlign w:val="center"/>
          </w:tcPr>
          <w:p w14:paraId="3D5544B1"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Carboline</w:t>
            </w:r>
          </w:p>
        </w:tc>
        <w:tc>
          <w:tcPr>
            <w:tcW w:w="2904" w:type="dxa"/>
            <w:gridSpan w:val="2"/>
            <w:vAlign w:val="center"/>
          </w:tcPr>
          <w:p w14:paraId="0B390B60"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Carbozinc</w:t>
            </w:r>
            <w:proofErr w:type="spellEnd"/>
            <w:r w:rsidRPr="00C9075B">
              <w:rPr>
                <w:sz w:val="16"/>
                <w:szCs w:val="16"/>
              </w:rPr>
              <w:t xml:space="preserve"> 11 Series</w:t>
            </w:r>
          </w:p>
        </w:tc>
        <w:tc>
          <w:tcPr>
            <w:tcW w:w="971" w:type="dxa"/>
            <w:vAlign w:val="center"/>
          </w:tcPr>
          <w:p w14:paraId="267629E2"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264–515</w:t>
            </w:r>
          </w:p>
        </w:tc>
        <w:tc>
          <w:tcPr>
            <w:tcW w:w="1169" w:type="dxa"/>
            <w:gridSpan w:val="2"/>
            <w:vAlign w:val="center"/>
          </w:tcPr>
          <w:p w14:paraId="1E318BEF" w14:textId="04693024" w:rsidR="00DE3CB8" w:rsidRPr="00C9075B" w:rsidRDefault="000C10F9" w:rsidP="00146E0F">
            <w:pPr>
              <w:autoSpaceDE/>
              <w:autoSpaceDN/>
              <w:adjustRightInd/>
              <w:spacing w:before="0" w:line="240" w:lineRule="auto"/>
              <w:ind w:left="0"/>
              <w:rPr>
                <w:sz w:val="16"/>
                <w:szCs w:val="16"/>
              </w:rPr>
            </w:pPr>
            <w:r w:rsidRPr="00C9075B">
              <w:rPr>
                <w:sz w:val="16"/>
                <w:szCs w:val="16"/>
              </w:rPr>
              <w:t>40°C (104°F)</w:t>
            </w:r>
          </w:p>
        </w:tc>
      </w:tr>
      <w:tr w:rsidR="00DE3CB8" w:rsidRPr="0005732F" w14:paraId="334BC55F" w14:textId="77777777" w:rsidTr="00575118">
        <w:trPr>
          <w:trHeight w:val="715"/>
          <w:jc w:val="center"/>
        </w:trPr>
        <w:tc>
          <w:tcPr>
            <w:tcW w:w="2288" w:type="dxa"/>
            <w:gridSpan w:val="3"/>
            <w:vAlign w:val="center"/>
          </w:tcPr>
          <w:p w14:paraId="3005CDEB"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2751" w:type="dxa"/>
            <w:vAlign w:val="center"/>
          </w:tcPr>
          <w:p w14:paraId="69B9766D"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Hempel Coatings (USA), Inc.</w:t>
            </w:r>
          </w:p>
        </w:tc>
        <w:tc>
          <w:tcPr>
            <w:tcW w:w="2904" w:type="dxa"/>
            <w:gridSpan w:val="2"/>
            <w:vAlign w:val="center"/>
          </w:tcPr>
          <w:p w14:paraId="23085B2C" w14:textId="065D6E25"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Galvosil</w:t>
            </w:r>
            <w:proofErr w:type="spellEnd"/>
            <w:r w:rsidRPr="00C9075B">
              <w:rPr>
                <w:sz w:val="16"/>
                <w:szCs w:val="16"/>
              </w:rPr>
              <w:t xml:space="preserve"> 15680</w:t>
            </w:r>
          </w:p>
          <w:p w14:paraId="0B012D6F" w14:textId="291E71B9" w:rsidR="00835C62" w:rsidRPr="00C9075B" w:rsidRDefault="00835C62" w:rsidP="00146E0F">
            <w:pPr>
              <w:autoSpaceDE/>
              <w:autoSpaceDN/>
              <w:adjustRightInd/>
              <w:spacing w:before="0" w:line="240" w:lineRule="auto"/>
              <w:ind w:left="0"/>
              <w:rPr>
                <w:sz w:val="16"/>
                <w:szCs w:val="16"/>
              </w:rPr>
            </w:pPr>
            <w:proofErr w:type="spellStart"/>
            <w:r w:rsidRPr="00C9075B">
              <w:rPr>
                <w:sz w:val="16"/>
                <w:szCs w:val="16"/>
              </w:rPr>
              <w:t>Galvosil</w:t>
            </w:r>
            <w:proofErr w:type="spellEnd"/>
            <w:r w:rsidRPr="00C9075B">
              <w:rPr>
                <w:sz w:val="16"/>
                <w:szCs w:val="16"/>
              </w:rPr>
              <w:t xml:space="preserve"> 1570M (Methanol)</w:t>
            </w:r>
          </w:p>
        </w:tc>
        <w:tc>
          <w:tcPr>
            <w:tcW w:w="971" w:type="dxa"/>
            <w:vAlign w:val="center"/>
          </w:tcPr>
          <w:p w14:paraId="4738BC23"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320–435</w:t>
            </w:r>
          </w:p>
        </w:tc>
        <w:tc>
          <w:tcPr>
            <w:tcW w:w="1169" w:type="dxa"/>
            <w:gridSpan w:val="2"/>
            <w:vAlign w:val="center"/>
          </w:tcPr>
          <w:p w14:paraId="6696691F" w14:textId="7DAA6A87" w:rsidR="00DE3CB8" w:rsidRPr="00C9075B" w:rsidRDefault="000C10F9" w:rsidP="00146E0F">
            <w:pPr>
              <w:autoSpaceDE/>
              <w:autoSpaceDN/>
              <w:adjustRightInd/>
              <w:spacing w:before="0" w:line="240" w:lineRule="auto"/>
              <w:ind w:left="0"/>
              <w:rPr>
                <w:sz w:val="16"/>
                <w:szCs w:val="16"/>
              </w:rPr>
            </w:pPr>
            <w:r w:rsidRPr="00C9075B">
              <w:rPr>
                <w:sz w:val="16"/>
                <w:szCs w:val="16"/>
              </w:rPr>
              <w:t>40°C (104°F)</w:t>
            </w:r>
          </w:p>
        </w:tc>
      </w:tr>
      <w:tr w:rsidR="00DE3CB8" w:rsidRPr="0005732F" w14:paraId="1856C3A5" w14:textId="77777777" w:rsidTr="00575118">
        <w:trPr>
          <w:trHeight w:val="445"/>
          <w:jc w:val="center"/>
        </w:trPr>
        <w:tc>
          <w:tcPr>
            <w:tcW w:w="2288" w:type="dxa"/>
            <w:gridSpan w:val="3"/>
            <w:vAlign w:val="center"/>
          </w:tcPr>
          <w:p w14:paraId="7CDF91B1"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751" w:type="dxa"/>
            <w:vAlign w:val="center"/>
          </w:tcPr>
          <w:p w14:paraId="27E53EBE"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International</w:t>
            </w:r>
          </w:p>
        </w:tc>
        <w:tc>
          <w:tcPr>
            <w:tcW w:w="2904" w:type="dxa"/>
            <w:gridSpan w:val="2"/>
            <w:vAlign w:val="center"/>
          </w:tcPr>
          <w:p w14:paraId="20A4DA37"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Interzinc</w:t>
            </w:r>
            <w:proofErr w:type="spellEnd"/>
            <w:r w:rsidRPr="00C9075B">
              <w:rPr>
                <w:sz w:val="16"/>
                <w:szCs w:val="16"/>
              </w:rPr>
              <w:t xml:space="preserve"> 22 Series</w:t>
            </w:r>
          </w:p>
        </w:tc>
        <w:tc>
          <w:tcPr>
            <w:tcW w:w="971" w:type="dxa"/>
            <w:vAlign w:val="center"/>
          </w:tcPr>
          <w:p w14:paraId="6F5425A0" w14:textId="77777777" w:rsidR="00DE3CB8" w:rsidRPr="00C9075B" w:rsidRDefault="00D216CB" w:rsidP="00146E0F">
            <w:pPr>
              <w:autoSpaceDE/>
              <w:autoSpaceDN/>
              <w:adjustRightInd/>
              <w:spacing w:before="0" w:line="240" w:lineRule="auto"/>
              <w:ind w:left="0"/>
              <w:jc w:val="center"/>
              <w:rPr>
                <w:sz w:val="16"/>
                <w:szCs w:val="16"/>
              </w:rPr>
            </w:pPr>
            <w:r w:rsidRPr="00C9075B">
              <w:rPr>
                <w:sz w:val="16"/>
                <w:szCs w:val="16"/>
              </w:rPr>
              <w:t>290-</w:t>
            </w:r>
            <w:r w:rsidR="00DE3CB8" w:rsidRPr="00C9075B">
              <w:rPr>
                <w:sz w:val="16"/>
                <w:szCs w:val="16"/>
              </w:rPr>
              <w:t>490</w:t>
            </w:r>
          </w:p>
        </w:tc>
        <w:tc>
          <w:tcPr>
            <w:tcW w:w="1169" w:type="dxa"/>
            <w:gridSpan w:val="2"/>
            <w:vAlign w:val="center"/>
          </w:tcPr>
          <w:p w14:paraId="0A346D6E" w14:textId="044F72D7" w:rsidR="00DE3CB8" w:rsidRPr="00C9075B" w:rsidRDefault="000C10F9" w:rsidP="00146E0F">
            <w:pPr>
              <w:autoSpaceDE/>
              <w:autoSpaceDN/>
              <w:adjustRightInd/>
              <w:spacing w:before="0" w:line="240" w:lineRule="auto"/>
              <w:ind w:left="0"/>
              <w:rPr>
                <w:sz w:val="16"/>
                <w:szCs w:val="16"/>
              </w:rPr>
            </w:pPr>
            <w:r w:rsidRPr="00C9075B">
              <w:rPr>
                <w:sz w:val="16"/>
                <w:szCs w:val="16"/>
              </w:rPr>
              <w:t>40°C (104°F)</w:t>
            </w:r>
          </w:p>
        </w:tc>
      </w:tr>
      <w:tr w:rsidR="00DE3CB8" w:rsidRPr="0005732F" w14:paraId="2C27914D" w14:textId="77777777" w:rsidTr="00F029EB">
        <w:trPr>
          <w:trHeight w:val="288"/>
          <w:jc w:val="center"/>
        </w:trPr>
        <w:tc>
          <w:tcPr>
            <w:tcW w:w="2288" w:type="dxa"/>
            <w:gridSpan w:val="3"/>
            <w:vAlign w:val="center"/>
          </w:tcPr>
          <w:p w14:paraId="539C4AA3" w14:textId="77777777" w:rsidR="00DE3CB8" w:rsidRPr="00D41158" w:rsidRDefault="00D216CB" w:rsidP="00D216CB">
            <w:pPr>
              <w:autoSpaceDE/>
              <w:autoSpaceDN/>
              <w:adjustRightInd/>
              <w:spacing w:before="0" w:line="240" w:lineRule="auto"/>
              <w:ind w:left="0"/>
              <w:rPr>
                <w:b/>
                <w:color w:val="auto"/>
                <w:sz w:val="16"/>
                <w:szCs w:val="24"/>
                <w:lang w:val="ru-RU"/>
              </w:rPr>
            </w:pPr>
            <w:r>
              <w:rPr>
                <w:b/>
                <w:color w:val="auto"/>
                <w:sz w:val="16"/>
                <w:szCs w:val="24"/>
                <w:lang w:val="ru-RU"/>
              </w:rPr>
              <w:t>Т</w:t>
            </w:r>
            <w:r w:rsidR="00DE3CB8" w:rsidRPr="00D41158">
              <w:rPr>
                <w:b/>
                <w:color w:val="auto"/>
                <w:sz w:val="16"/>
                <w:szCs w:val="24"/>
                <w:lang w:val="ru-RU"/>
              </w:rPr>
              <w:t>онкопленочное</w:t>
            </w:r>
          </w:p>
        </w:tc>
        <w:tc>
          <w:tcPr>
            <w:tcW w:w="2751" w:type="dxa"/>
            <w:vAlign w:val="center"/>
          </w:tcPr>
          <w:p w14:paraId="2DE823CF"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Jotun Paints</w:t>
            </w:r>
          </w:p>
        </w:tc>
        <w:tc>
          <w:tcPr>
            <w:tcW w:w="2904" w:type="dxa"/>
            <w:gridSpan w:val="2"/>
            <w:vAlign w:val="center"/>
          </w:tcPr>
          <w:p w14:paraId="3DB298D0"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Tankguard</w:t>
            </w:r>
            <w:proofErr w:type="spellEnd"/>
            <w:r w:rsidRPr="00C9075B">
              <w:rPr>
                <w:sz w:val="16"/>
                <w:szCs w:val="16"/>
              </w:rPr>
              <w:t xml:space="preserve"> Zinc</w:t>
            </w:r>
          </w:p>
        </w:tc>
        <w:tc>
          <w:tcPr>
            <w:tcW w:w="971" w:type="dxa"/>
            <w:vAlign w:val="center"/>
          </w:tcPr>
          <w:p w14:paraId="079D2A86"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463</w:t>
            </w:r>
          </w:p>
        </w:tc>
        <w:tc>
          <w:tcPr>
            <w:tcW w:w="1169" w:type="dxa"/>
            <w:gridSpan w:val="2"/>
            <w:vAlign w:val="center"/>
          </w:tcPr>
          <w:p w14:paraId="33750AAE" w14:textId="0442662A" w:rsidR="00DE3CB8" w:rsidRPr="00C9075B" w:rsidRDefault="000C10F9" w:rsidP="00146E0F">
            <w:pPr>
              <w:autoSpaceDE/>
              <w:autoSpaceDN/>
              <w:adjustRightInd/>
              <w:spacing w:before="0" w:line="240" w:lineRule="auto"/>
              <w:ind w:left="0"/>
              <w:rPr>
                <w:sz w:val="16"/>
                <w:szCs w:val="16"/>
              </w:rPr>
            </w:pPr>
            <w:r w:rsidRPr="00C9075B">
              <w:rPr>
                <w:sz w:val="16"/>
                <w:szCs w:val="16"/>
              </w:rPr>
              <w:t>40°C (104°F)</w:t>
            </w:r>
          </w:p>
        </w:tc>
      </w:tr>
      <w:tr w:rsidR="00DE3CB8" w:rsidRPr="0005732F" w14:paraId="3A1A20B0" w14:textId="77777777" w:rsidTr="00F029EB">
        <w:trPr>
          <w:trHeight w:val="288"/>
          <w:jc w:val="center"/>
        </w:trPr>
        <w:tc>
          <w:tcPr>
            <w:tcW w:w="2288" w:type="dxa"/>
            <w:gridSpan w:val="3"/>
            <w:vAlign w:val="center"/>
          </w:tcPr>
          <w:p w14:paraId="04FDF385" w14:textId="77777777" w:rsidR="00DE3CB8" w:rsidRPr="00D41158" w:rsidRDefault="00DE3CB8"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51" w:type="dxa"/>
            <w:vAlign w:val="center"/>
          </w:tcPr>
          <w:p w14:paraId="1D73DFCE" w14:textId="77777777" w:rsidR="00DE3CB8" w:rsidRPr="001D3869" w:rsidRDefault="00DE3CB8" w:rsidP="00146E0F">
            <w:pPr>
              <w:autoSpaceDE/>
              <w:autoSpaceDN/>
              <w:adjustRightInd/>
              <w:spacing w:before="0" w:line="240" w:lineRule="auto"/>
              <w:ind w:left="0"/>
              <w:rPr>
                <w:sz w:val="16"/>
                <w:szCs w:val="16"/>
              </w:rPr>
            </w:pPr>
            <w:r>
              <w:rPr>
                <w:sz w:val="16"/>
                <w:szCs w:val="16"/>
              </w:rPr>
              <w:t>PPG</w:t>
            </w:r>
          </w:p>
        </w:tc>
        <w:tc>
          <w:tcPr>
            <w:tcW w:w="2904" w:type="dxa"/>
            <w:gridSpan w:val="2"/>
            <w:vAlign w:val="center"/>
          </w:tcPr>
          <w:p w14:paraId="2C83F2A1" w14:textId="6CF3D356"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Dimetcote</w:t>
            </w:r>
            <w:proofErr w:type="spellEnd"/>
            <w:r w:rsidRPr="00C9075B">
              <w:rPr>
                <w:sz w:val="16"/>
                <w:szCs w:val="16"/>
              </w:rPr>
              <w:t xml:space="preserve"> 9</w:t>
            </w:r>
          </w:p>
          <w:p w14:paraId="015D94F1" w14:textId="6AC1B5FA" w:rsidR="00CC7857" w:rsidRPr="00C9075B" w:rsidRDefault="00034309" w:rsidP="00146E0F">
            <w:pPr>
              <w:autoSpaceDE/>
              <w:autoSpaceDN/>
              <w:adjustRightInd/>
              <w:spacing w:before="0" w:line="240" w:lineRule="auto"/>
              <w:ind w:left="0"/>
              <w:rPr>
                <w:sz w:val="16"/>
                <w:szCs w:val="16"/>
              </w:rPr>
            </w:pPr>
            <w:proofErr w:type="spellStart"/>
            <w:r w:rsidRPr="00C9075B">
              <w:rPr>
                <w:sz w:val="16"/>
                <w:szCs w:val="16"/>
              </w:rPr>
              <w:t>Sigmaguard</w:t>
            </w:r>
            <w:proofErr w:type="spellEnd"/>
            <w:r w:rsidRPr="00C9075B">
              <w:rPr>
                <w:sz w:val="16"/>
                <w:szCs w:val="16"/>
              </w:rPr>
              <w:t xml:space="preserve"> 750</w:t>
            </w:r>
          </w:p>
        </w:tc>
        <w:tc>
          <w:tcPr>
            <w:tcW w:w="971" w:type="dxa"/>
            <w:vAlign w:val="center"/>
          </w:tcPr>
          <w:p w14:paraId="7E279061" w14:textId="4D319E44" w:rsidR="00034309" w:rsidRPr="00C9075B" w:rsidRDefault="00034309" w:rsidP="00034309">
            <w:pPr>
              <w:autoSpaceDE/>
              <w:autoSpaceDN/>
              <w:adjustRightInd/>
              <w:spacing w:before="0" w:line="240" w:lineRule="auto"/>
              <w:ind w:left="0"/>
              <w:jc w:val="center"/>
              <w:rPr>
                <w:sz w:val="16"/>
                <w:szCs w:val="16"/>
              </w:rPr>
            </w:pPr>
            <w:r w:rsidRPr="00B52EEE">
              <w:rPr>
                <w:sz w:val="16"/>
                <w:szCs w:val="16"/>
              </w:rPr>
              <w:t>324-</w:t>
            </w:r>
            <w:r w:rsidR="00D216CB" w:rsidRPr="00B52EEE">
              <w:rPr>
                <w:sz w:val="16"/>
                <w:szCs w:val="16"/>
              </w:rPr>
              <w:t>480</w:t>
            </w:r>
          </w:p>
        </w:tc>
        <w:tc>
          <w:tcPr>
            <w:tcW w:w="1169" w:type="dxa"/>
            <w:gridSpan w:val="2"/>
            <w:vAlign w:val="center"/>
          </w:tcPr>
          <w:p w14:paraId="4EDAC73C" w14:textId="08D4C2CF" w:rsidR="00DE3CB8" w:rsidRPr="00C9075B" w:rsidRDefault="008C2442" w:rsidP="00146E0F">
            <w:pPr>
              <w:autoSpaceDE/>
              <w:autoSpaceDN/>
              <w:adjustRightInd/>
              <w:spacing w:before="0" w:line="240" w:lineRule="auto"/>
              <w:ind w:left="0"/>
              <w:rPr>
                <w:sz w:val="16"/>
                <w:szCs w:val="16"/>
              </w:rPr>
            </w:pPr>
            <w:r w:rsidRPr="00C9075B">
              <w:rPr>
                <w:sz w:val="16"/>
                <w:szCs w:val="16"/>
              </w:rPr>
              <w:t>40°C (104°F)</w:t>
            </w:r>
          </w:p>
        </w:tc>
      </w:tr>
      <w:tr w:rsidR="00DE3CB8" w:rsidRPr="0005732F" w14:paraId="10DCC810" w14:textId="77777777" w:rsidTr="00F029EB">
        <w:trPr>
          <w:trHeight w:val="288"/>
          <w:jc w:val="center"/>
        </w:trPr>
        <w:tc>
          <w:tcPr>
            <w:tcW w:w="2288" w:type="dxa"/>
            <w:gridSpan w:val="3"/>
            <w:vAlign w:val="center"/>
          </w:tcPr>
          <w:p w14:paraId="7BADC1D9" w14:textId="77777777" w:rsidR="00DE3CB8" w:rsidRPr="0005732F" w:rsidRDefault="00DE3CB8" w:rsidP="00146E0F">
            <w:pPr>
              <w:jc w:val="center"/>
              <w:rPr>
                <w:b/>
                <w:color w:val="auto"/>
                <w:sz w:val="16"/>
                <w:szCs w:val="16"/>
              </w:rPr>
            </w:pPr>
          </w:p>
        </w:tc>
        <w:tc>
          <w:tcPr>
            <w:tcW w:w="2751" w:type="dxa"/>
            <w:vAlign w:val="center"/>
          </w:tcPr>
          <w:p w14:paraId="53F29E23"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Sherwin Williams</w:t>
            </w:r>
          </w:p>
        </w:tc>
        <w:tc>
          <w:tcPr>
            <w:tcW w:w="2904" w:type="dxa"/>
            <w:gridSpan w:val="2"/>
            <w:vAlign w:val="center"/>
          </w:tcPr>
          <w:p w14:paraId="1DA98BBE"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Zinc Clad II HS Series</w:t>
            </w:r>
          </w:p>
        </w:tc>
        <w:tc>
          <w:tcPr>
            <w:tcW w:w="971" w:type="dxa"/>
            <w:vAlign w:val="center"/>
          </w:tcPr>
          <w:p w14:paraId="0C62C880"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320–500</w:t>
            </w:r>
          </w:p>
        </w:tc>
        <w:tc>
          <w:tcPr>
            <w:tcW w:w="1169" w:type="dxa"/>
            <w:gridSpan w:val="2"/>
            <w:vAlign w:val="center"/>
          </w:tcPr>
          <w:p w14:paraId="44B28D1F" w14:textId="38207AD0" w:rsidR="00DE3CB8" w:rsidRPr="00C9075B" w:rsidRDefault="000C10F9" w:rsidP="00146E0F">
            <w:pPr>
              <w:autoSpaceDE/>
              <w:autoSpaceDN/>
              <w:adjustRightInd/>
              <w:spacing w:before="0" w:line="240" w:lineRule="auto"/>
              <w:ind w:left="0"/>
              <w:rPr>
                <w:sz w:val="16"/>
                <w:szCs w:val="16"/>
              </w:rPr>
            </w:pPr>
            <w:r w:rsidRPr="00C9075B">
              <w:rPr>
                <w:sz w:val="16"/>
                <w:szCs w:val="16"/>
              </w:rPr>
              <w:t>40°C (104°F)</w:t>
            </w:r>
          </w:p>
        </w:tc>
      </w:tr>
      <w:tr w:rsidR="00D216CB" w:rsidRPr="0005732F" w14:paraId="0BF311F8" w14:textId="77777777" w:rsidTr="00F029EB">
        <w:trPr>
          <w:trHeight w:val="288"/>
          <w:jc w:val="center"/>
        </w:trPr>
        <w:tc>
          <w:tcPr>
            <w:tcW w:w="2288" w:type="dxa"/>
            <w:gridSpan w:val="3"/>
            <w:vAlign w:val="center"/>
          </w:tcPr>
          <w:p w14:paraId="00F3D393" w14:textId="77777777" w:rsidR="00D216CB" w:rsidRPr="0005732F" w:rsidRDefault="00D216CB" w:rsidP="00146E0F">
            <w:pPr>
              <w:jc w:val="center"/>
              <w:rPr>
                <w:b/>
                <w:color w:val="auto"/>
                <w:sz w:val="16"/>
                <w:szCs w:val="16"/>
              </w:rPr>
            </w:pPr>
          </w:p>
        </w:tc>
        <w:tc>
          <w:tcPr>
            <w:tcW w:w="2751" w:type="dxa"/>
            <w:vAlign w:val="center"/>
          </w:tcPr>
          <w:p w14:paraId="25086600" w14:textId="77777777" w:rsidR="00D216CB" w:rsidRPr="001D3869" w:rsidRDefault="00D216CB" w:rsidP="00146E0F">
            <w:pPr>
              <w:autoSpaceDE/>
              <w:autoSpaceDN/>
              <w:adjustRightInd/>
              <w:spacing w:before="0" w:line="240" w:lineRule="auto"/>
              <w:ind w:left="0"/>
              <w:rPr>
                <w:sz w:val="16"/>
                <w:szCs w:val="16"/>
              </w:rPr>
            </w:pPr>
            <w:r w:rsidRPr="000F4EA8">
              <w:rPr>
                <w:sz w:val="16"/>
                <w:szCs w:val="16"/>
              </w:rPr>
              <w:t>Tnemec</w:t>
            </w:r>
          </w:p>
        </w:tc>
        <w:tc>
          <w:tcPr>
            <w:tcW w:w="2904" w:type="dxa"/>
            <w:gridSpan w:val="2"/>
            <w:vAlign w:val="center"/>
          </w:tcPr>
          <w:p w14:paraId="4E3DDF4C" w14:textId="77777777" w:rsidR="00D216CB" w:rsidRPr="00C9075B" w:rsidRDefault="00D216CB" w:rsidP="00146E0F">
            <w:pPr>
              <w:autoSpaceDE/>
              <w:autoSpaceDN/>
              <w:adjustRightInd/>
              <w:spacing w:before="0" w:line="240" w:lineRule="auto"/>
              <w:ind w:left="0"/>
              <w:rPr>
                <w:sz w:val="16"/>
                <w:szCs w:val="16"/>
              </w:rPr>
            </w:pPr>
            <w:r w:rsidRPr="00C9075B">
              <w:rPr>
                <w:sz w:val="16"/>
                <w:szCs w:val="16"/>
              </w:rPr>
              <w:t xml:space="preserve">Series 90E–92 </w:t>
            </w:r>
            <w:proofErr w:type="spellStart"/>
            <w:r w:rsidRPr="00C9075B">
              <w:rPr>
                <w:sz w:val="16"/>
                <w:szCs w:val="16"/>
              </w:rPr>
              <w:t>Tneme</w:t>
            </w:r>
            <w:proofErr w:type="spellEnd"/>
            <w:r w:rsidRPr="00C9075B">
              <w:rPr>
                <w:sz w:val="16"/>
                <w:szCs w:val="16"/>
              </w:rPr>
              <w:t>-Zinc</w:t>
            </w:r>
          </w:p>
        </w:tc>
        <w:tc>
          <w:tcPr>
            <w:tcW w:w="971" w:type="dxa"/>
            <w:vAlign w:val="center"/>
          </w:tcPr>
          <w:p w14:paraId="36AC4F06" w14:textId="77777777" w:rsidR="00D216CB" w:rsidRPr="00C9075B" w:rsidRDefault="00D216CB" w:rsidP="00146E0F">
            <w:pPr>
              <w:autoSpaceDE/>
              <w:autoSpaceDN/>
              <w:adjustRightInd/>
              <w:spacing w:before="0" w:line="240" w:lineRule="auto"/>
              <w:ind w:left="0"/>
              <w:jc w:val="center"/>
              <w:rPr>
                <w:sz w:val="16"/>
                <w:szCs w:val="16"/>
              </w:rPr>
            </w:pPr>
            <w:r w:rsidRPr="00C9075B">
              <w:rPr>
                <w:sz w:val="16"/>
                <w:szCs w:val="16"/>
              </w:rPr>
              <w:t>473-500</w:t>
            </w:r>
          </w:p>
        </w:tc>
        <w:tc>
          <w:tcPr>
            <w:tcW w:w="1169" w:type="dxa"/>
            <w:gridSpan w:val="2"/>
            <w:vAlign w:val="center"/>
          </w:tcPr>
          <w:p w14:paraId="0B606443" w14:textId="4DFA2EAF" w:rsidR="00D216CB" w:rsidRPr="00C9075B" w:rsidRDefault="000C10F9" w:rsidP="00146E0F">
            <w:pPr>
              <w:autoSpaceDE/>
              <w:autoSpaceDN/>
              <w:adjustRightInd/>
              <w:spacing w:before="0" w:line="240" w:lineRule="auto"/>
              <w:ind w:left="0"/>
              <w:rPr>
                <w:sz w:val="16"/>
                <w:szCs w:val="16"/>
              </w:rPr>
            </w:pPr>
            <w:r w:rsidRPr="00C9075B">
              <w:rPr>
                <w:sz w:val="16"/>
                <w:szCs w:val="16"/>
              </w:rPr>
              <w:t>40°C (104°F)</w:t>
            </w:r>
          </w:p>
        </w:tc>
      </w:tr>
      <w:tr w:rsidR="00DE3CB8" w:rsidRPr="0005732F" w14:paraId="6850AAC0" w14:textId="77777777" w:rsidTr="00F029EB">
        <w:trPr>
          <w:trHeight w:val="288"/>
          <w:jc w:val="center"/>
        </w:trPr>
        <w:tc>
          <w:tcPr>
            <w:tcW w:w="10083" w:type="dxa"/>
            <w:gridSpan w:val="9"/>
            <w:tcBorders>
              <w:top w:val="single" w:sz="12" w:space="0" w:color="auto"/>
            </w:tcBorders>
            <w:vAlign w:val="center"/>
          </w:tcPr>
          <w:p w14:paraId="07051058" w14:textId="7DC70EE8" w:rsidR="00DE3CB8" w:rsidRPr="0005732F" w:rsidRDefault="00DE3CB8" w:rsidP="00146E0F">
            <w:pPr>
              <w:autoSpaceDE/>
              <w:autoSpaceDN/>
              <w:adjustRightInd/>
              <w:spacing w:before="0" w:line="240" w:lineRule="auto"/>
              <w:ind w:left="0"/>
              <w:rPr>
                <w:i/>
                <w:color w:val="auto"/>
                <w:sz w:val="14"/>
                <w:szCs w:val="14"/>
              </w:rPr>
            </w:pPr>
          </w:p>
        </w:tc>
      </w:tr>
      <w:tr w:rsidR="00DE3CB8" w:rsidRPr="000F4EA8" w14:paraId="2BE6D68E" w14:textId="77777777" w:rsidTr="00F029EB">
        <w:trPr>
          <w:trHeight w:val="288"/>
          <w:jc w:val="center"/>
        </w:trPr>
        <w:tc>
          <w:tcPr>
            <w:tcW w:w="1170" w:type="dxa"/>
            <w:vAlign w:val="center"/>
          </w:tcPr>
          <w:p w14:paraId="79B37D16" w14:textId="77777777" w:rsidR="00DE3CB8" w:rsidRPr="0005732F" w:rsidRDefault="00DE3CB8"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869" w:type="dxa"/>
            <w:gridSpan w:val="3"/>
            <w:vAlign w:val="center"/>
          </w:tcPr>
          <w:p w14:paraId="75D2A010" w14:textId="3E87D112" w:rsidR="00DE3CB8" w:rsidRPr="00E26578" w:rsidRDefault="006810B1" w:rsidP="00146E0F">
            <w:pPr>
              <w:spacing w:line="240" w:lineRule="auto"/>
              <w:ind w:left="-72"/>
              <w:rPr>
                <w:b/>
                <w:color w:val="auto"/>
                <w:sz w:val="16"/>
                <w:szCs w:val="16"/>
                <w:lang w:val="ru-RU"/>
              </w:rPr>
            </w:pPr>
            <w:r>
              <w:rPr>
                <w:color w:val="auto"/>
                <w:sz w:val="16"/>
                <w:szCs w:val="24"/>
                <w:lang w:val="ru-RU"/>
              </w:rPr>
              <w:t>Ноябрь</w:t>
            </w:r>
            <w:r w:rsidR="00F5201B">
              <w:rPr>
                <w:color w:val="auto"/>
                <w:sz w:val="16"/>
                <w:szCs w:val="24"/>
                <w:lang w:val="ru-RU"/>
              </w:rPr>
              <w:t xml:space="preserve"> 2025</w:t>
            </w:r>
          </w:p>
        </w:tc>
        <w:tc>
          <w:tcPr>
            <w:tcW w:w="2904" w:type="dxa"/>
            <w:gridSpan w:val="2"/>
            <w:vAlign w:val="center"/>
          </w:tcPr>
          <w:p w14:paraId="2C537562" w14:textId="77777777" w:rsidR="00DE3CB8" w:rsidRPr="000F4EA8" w:rsidRDefault="00DE3CB8" w:rsidP="00146E0F">
            <w:pPr>
              <w:spacing w:line="240" w:lineRule="auto"/>
              <w:rPr>
                <w:b/>
                <w:sz w:val="16"/>
                <w:szCs w:val="16"/>
              </w:rPr>
            </w:pPr>
          </w:p>
        </w:tc>
        <w:tc>
          <w:tcPr>
            <w:tcW w:w="971" w:type="dxa"/>
            <w:vAlign w:val="center"/>
          </w:tcPr>
          <w:p w14:paraId="18CAF5EA" w14:textId="77777777" w:rsidR="00DE3CB8" w:rsidRPr="000F4EA8" w:rsidRDefault="00DE3CB8" w:rsidP="00146E0F">
            <w:pPr>
              <w:spacing w:line="240" w:lineRule="auto"/>
              <w:jc w:val="center"/>
              <w:rPr>
                <w:b/>
                <w:sz w:val="16"/>
                <w:szCs w:val="16"/>
              </w:rPr>
            </w:pPr>
          </w:p>
        </w:tc>
        <w:tc>
          <w:tcPr>
            <w:tcW w:w="1169" w:type="dxa"/>
            <w:gridSpan w:val="2"/>
            <w:vAlign w:val="center"/>
          </w:tcPr>
          <w:p w14:paraId="3D48C629" w14:textId="77777777" w:rsidR="00DE3CB8" w:rsidRPr="000F4EA8" w:rsidRDefault="00DE3CB8" w:rsidP="00146E0F">
            <w:pPr>
              <w:spacing w:line="240" w:lineRule="auto"/>
              <w:jc w:val="center"/>
              <w:rPr>
                <w:b/>
                <w:sz w:val="16"/>
                <w:szCs w:val="16"/>
              </w:rPr>
            </w:pPr>
          </w:p>
        </w:tc>
      </w:tr>
    </w:tbl>
    <w:p w14:paraId="51C1E040" w14:textId="41247C64" w:rsidR="00DE3CB8" w:rsidRDefault="00DE3CB8" w:rsidP="00C864AE">
      <w:pPr>
        <w:widowControl w:val="0"/>
        <w:spacing w:line="240" w:lineRule="auto"/>
        <w:ind w:left="1080" w:right="-20" w:hanging="1083"/>
        <w:contextualSpacing/>
        <w:rPr>
          <w:sz w:val="16"/>
          <w:szCs w:val="16"/>
          <w:lang w:val="ru-RU"/>
        </w:rPr>
      </w:pPr>
    </w:p>
    <w:p w14:paraId="1A388468" w14:textId="2BD4CB75" w:rsidR="003A3A7D" w:rsidRDefault="003A3A7D" w:rsidP="00384F06">
      <w:pPr>
        <w:widowControl w:val="0"/>
        <w:spacing w:line="240" w:lineRule="auto"/>
        <w:ind w:left="1350" w:right="151" w:hanging="1260"/>
        <w:contextualSpacing/>
        <w:rPr>
          <w:sz w:val="16"/>
          <w:szCs w:val="16"/>
          <w:lang w:val="ru-RU"/>
        </w:rPr>
      </w:pPr>
      <w:r>
        <w:rPr>
          <w:sz w:val="16"/>
          <w:szCs w:val="16"/>
          <w:lang w:val="ru-RU"/>
        </w:rPr>
        <w:t xml:space="preserve">Примечание 1: </w:t>
      </w:r>
      <w:r w:rsidR="00384F06">
        <w:rPr>
          <w:sz w:val="16"/>
          <w:szCs w:val="16"/>
          <w:lang w:val="ru-RU"/>
        </w:rPr>
        <w:tab/>
      </w:r>
      <w:r w:rsidRPr="003A3A7D">
        <w:rPr>
          <w:sz w:val="16"/>
          <w:szCs w:val="16"/>
          <w:lang w:val="ru-RU"/>
        </w:rPr>
        <w:t>НЕ ИСПОЛЬЗОВАТЬ заполнитель для швов или уплотняющий состав при данной эксплуатации. По альтернативным вариантам требуется получить заключение эксперт</w:t>
      </w:r>
      <w:r w:rsidR="00FB3451">
        <w:rPr>
          <w:sz w:val="16"/>
          <w:szCs w:val="16"/>
          <w:lang w:val="ru-RU"/>
        </w:rPr>
        <w:t>а</w:t>
      </w:r>
      <w:r w:rsidRPr="003A3A7D">
        <w:rPr>
          <w:sz w:val="16"/>
          <w:szCs w:val="16"/>
          <w:lang w:val="ru-RU"/>
        </w:rPr>
        <w:t xml:space="preserve"> </w:t>
      </w:r>
      <w:r w:rsidR="00FB3451">
        <w:rPr>
          <w:sz w:val="16"/>
          <w:szCs w:val="16"/>
          <w:lang w:val="ru-RU"/>
        </w:rPr>
        <w:t xml:space="preserve">ТШО </w:t>
      </w:r>
      <w:r w:rsidRPr="003A3A7D">
        <w:rPr>
          <w:sz w:val="16"/>
          <w:szCs w:val="16"/>
          <w:lang w:val="ru-RU"/>
        </w:rPr>
        <w:t xml:space="preserve">в области покрытий. </w:t>
      </w:r>
    </w:p>
    <w:p w14:paraId="4B9A05CF" w14:textId="77777777" w:rsidR="00C604E5" w:rsidRPr="003A3A7D" w:rsidRDefault="00C604E5" w:rsidP="00620637">
      <w:pPr>
        <w:widowControl w:val="0"/>
        <w:spacing w:line="240" w:lineRule="auto"/>
        <w:ind w:left="993" w:right="-20" w:hanging="1135"/>
        <w:contextualSpacing/>
        <w:rPr>
          <w:sz w:val="16"/>
          <w:szCs w:val="16"/>
          <w:lang w:val="ru-RU"/>
        </w:rPr>
      </w:pPr>
    </w:p>
    <w:p w14:paraId="15C4C8DA" w14:textId="77777777" w:rsidR="002B5E17" w:rsidRPr="00F029EB" w:rsidRDefault="002B5E17" w:rsidP="002B5E17">
      <w:pPr>
        <w:tabs>
          <w:tab w:val="left" w:pos="3225"/>
        </w:tabs>
        <w:rPr>
          <w:color w:val="auto"/>
          <w:sz w:val="20"/>
          <w:szCs w:val="20"/>
          <w:lang w:val="ru-RU"/>
        </w:rPr>
      </w:pPr>
    </w:p>
    <w:p w14:paraId="3959FF41"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9983" w:type="dxa"/>
        <w:jc w:val="center"/>
        <w:tblLayout w:type="fixed"/>
        <w:tblLook w:val="01E0" w:firstRow="1" w:lastRow="1" w:firstColumn="1" w:lastColumn="1" w:noHBand="0" w:noVBand="0"/>
      </w:tblPr>
      <w:tblGrid>
        <w:gridCol w:w="1252"/>
        <w:gridCol w:w="270"/>
        <w:gridCol w:w="848"/>
        <w:gridCol w:w="2692"/>
        <w:gridCol w:w="990"/>
        <w:gridCol w:w="1791"/>
        <w:gridCol w:w="971"/>
        <w:gridCol w:w="1162"/>
        <w:gridCol w:w="7"/>
      </w:tblGrid>
      <w:tr w:rsidR="00DE3CB8" w:rsidRPr="00D750DA" w14:paraId="0589D2C0" w14:textId="77777777" w:rsidTr="00F029EB">
        <w:trPr>
          <w:trHeight w:val="360"/>
          <w:jc w:val="center"/>
        </w:trPr>
        <w:tc>
          <w:tcPr>
            <w:tcW w:w="9983" w:type="dxa"/>
            <w:gridSpan w:val="9"/>
            <w:tcBorders>
              <w:top w:val="single" w:sz="6" w:space="0" w:color="auto"/>
              <w:bottom w:val="single" w:sz="12" w:space="0" w:color="auto"/>
            </w:tcBorders>
            <w:shd w:val="clear" w:color="auto" w:fill="FFFFFF"/>
            <w:vAlign w:val="center"/>
          </w:tcPr>
          <w:p w14:paraId="4CA232F6" w14:textId="77777777" w:rsidR="00DE3CB8" w:rsidRPr="006952A6" w:rsidRDefault="00D216CB" w:rsidP="00D216CB">
            <w:pPr>
              <w:ind w:right="-72"/>
              <w:jc w:val="right"/>
              <w:rPr>
                <w:b/>
                <w:i/>
                <w:color w:val="auto"/>
                <w:lang w:val="ru-RU"/>
              </w:rPr>
            </w:pPr>
            <w:r>
              <w:rPr>
                <w:b/>
                <w:i/>
                <w:color w:val="auto"/>
                <w:lang w:val="ru-RU"/>
              </w:rPr>
              <w:lastRenderedPageBreak/>
              <w:t>Т</w:t>
            </w:r>
            <w:r w:rsidR="00DE3CB8" w:rsidRPr="006952A6">
              <w:rPr>
                <w:b/>
                <w:i/>
                <w:color w:val="auto"/>
                <w:lang w:val="ru-RU"/>
              </w:rPr>
              <w:t xml:space="preserve">онкопленочные </w:t>
            </w:r>
            <w:r>
              <w:rPr>
                <w:b/>
                <w:i/>
                <w:color w:val="auto"/>
                <w:lang w:val="ru-RU"/>
              </w:rPr>
              <w:t>грунтовки</w:t>
            </w:r>
            <w:r w:rsidR="00DE3CB8" w:rsidRPr="006952A6">
              <w:rPr>
                <w:b/>
                <w:i/>
                <w:color w:val="auto"/>
                <w:lang w:val="ru-RU"/>
              </w:rPr>
              <w:t>для погруженной эксплуатации</w:t>
            </w:r>
          </w:p>
        </w:tc>
      </w:tr>
      <w:tr w:rsidR="00DE3CB8" w:rsidRPr="0005732F" w14:paraId="47F69280" w14:textId="77777777" w:rsidTr="00F029EB">
        <w:trPr>
          <w:trHeight w:val="360"/>
          <w:jc w:val="center"/>
        </w:trPr>
        <w:tc>
          <w:tcPr>
            <w:tcW w:w="7843" w:type="dxa"/>
            <w:gridSpan w:val="6"/>
            <w:tcBorders>
              <w:top w:val="single" w:sz="12" w:space="0" w:color="auto"/>
              <w:left w:val="single" w:sz="12" w:space="0" w:color="auto"/>
              <w:bottom w:val="single" w:sz="12" w:space="0" w:color="auto"/>
            </w:tcBorders>
            <w:vAlign w:val="center"/>
          </w:tcPr>
          <w:p w14:paraId="1366B8E4" w14:textId="77777777" w:rsidR="00DE3CB8" w:rsidRPr="006952A6" w:rsidRDefault="00D216CB" w:rsidP="00D216CB">
            <w:pPr>
              <w:autoSpaceDE/>
              <w:autoSpaceDN/>
              <w:adjustRightInd/>
              <w:spacing w:before="0" w:line="240" w:lineRule="auto"/>
              <w:ind w:left="0"/>
              <w:rPr>
                <w:b/>
                <w:color w:val="auto"/>
                <w:sz w:val="20"/>
                <w:szCs w:val="20"/>
                <w:lang w:val="ru-RU"/>
              </w:rPr>
            </w:pPr>
            <w:r>
              <w:rPr>
                <w:b/>
                <w:color w:val="auto"/>
                <w:sz w:val="20"/>
                <w:szCs w:val="24"/>
                <w:lang w:val="ru-RU"/>
              </w:rPr>
              <w:t>Т</w:t>
            </w:r>
            <w:r w:rsidR="00DE3CB8">
              <w:rPr>
                <w:b/>
                <w:color w:val="auto"/>
                <w:sz w:val="20"/>
                <w:szCs w:val="24"/>
                <w:lang w:val="ru-RU"/>
              </w:rPr>
              <w:t xml:space="preserve">онкопленочные </w:t>
            </w:r>
            <w:r w:rsidR="00A94FF5" w:rsidRPr="005C6B84">
              <w:rPr>
                <w:b/>
                <w:color w:val="auto"/>
                <w:sz w:val="20"/>
                <w:szCs w:val="24"/>
                <w:lang w:val="ru-RU"/>
              </w:rPr>
              <w:t xml:space="preserve">покрытия </w:t>
            </w:r>
            <w:r w:rsidR="00DE3CB8" w:rsidRPr="005C6B84">
              <w:rPr>
                <w:b/>
                <w:color w:val="auto"/>
                <w:sz w:val="20"/>
                <w:szCs w:val="24"/>
                <w:lang w:val="ru-RU"/>
              </w:rPr>
              <w:t>для</w:t>
            </w:r>
            <w:r w:rsidR="00DE3CB8" w:rsidRPr="00AD544E">
              <w:rPr>
                <w:b/>
                <w:color w:val="auto"/>
                <w:sz w:val="20"/>
                <w:szCs w:val="24"/>
                <w:lang w:val="ru-RU"/>
              </w:rPr>
              <w:t xml:space="preserve"> погруженной эксплуатации в этиле и метаноле</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66CFAB96" w14:textId="77777777" w:rsidR="00DE3CB8" w:rsidRPr="0005732F" w:rsidRDefault="00DE3CB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8.11</w:t>
            </w:r>
          </w:p>
        </w:tc>
      </w:tr>
      <w:tr w:rsidR="00DE3CB8" w:rsidRPr="00A7657C" w14:paraId="1829DFC7" w14:textId="77777777" w:rsidTr="00F029EB">
        <w:trPr>
          <w:gridAfter w:val="1"/>
          <w:wAfter w:w="7" w:type="dxa"/>
          <w:cantSplit/>
          <w:trHeight w:val="288"/>
          <w:jc w:val="center"/>
        </w:trPr>
        <w:tc>
          <w:tcPr>
            <w:tcW w:w="1522" w:type="dxa"/>
            <w:gridSpan w:val="2"/>
            <w:tcBorders>
              <w:top w:val="single" w:sz="12" w:space="0" w:color="auto"/>
            </w:tcBorders>
          </w:tcPr>
          <w:p w14:paraId="595F1FC0"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540" w:type="dxa"/>
            <w:gridSpan w:val="2"/>
            <w:tcBorders>
              <w:top w:val="single" w:sz="12" w:space="0" w:color="auto"/>
            </w:tcBorders>
          </w:tcPr>
          <w:p w14:paraId="70CE2E1B" w14:textId="0BD3297B" w:rsidR="00053A6C" w:rsidRPr="00053A6C" w:rsidRDefault="00053A6C" w:rsidP="00146E0F">
            <w:pPr>
              <w:autoSpaceDE/>
              <w:autoSpaceDN/>
              <w:adjustRightInd/>
              <w:spacing w:before="0" w:line="240" w:lineRule="auto"/>
              <w:ind w:left="-72"/>
              <w:rPr>
                <w:color w:val="auto"/>
                <w:sz w:val="16"/>
                <w:szCs w:val="24"/>
              </w:rPr>
            </w:pPr>
            <w:r w:rsidRPr="00053A6C">
              <w:rPr>
                <w:color w:val="auto"/>
                <w:sz w:val="16"/>
                <w:szCs w:val="24"/>
              </w:rPr>
              <w:t>SSPC-SP1/SP5(NACENo.</w:t>
            </w:r>
            <w:proofErr w:type="gramStart"/>
            <w:r w:rsidRPr="00053A6C">
              <w:rPr>
                <w:color w:val="auto"/>
                <w:sz w:val="16"/>
                <w:szCs w:val="24"/>
              </w:rPr>
              <w:t>1)(</w:t>
            </w:r>
            <w:proofErr w:type="gramEnd"/>
            <w:r w:rsidRPr="00053A6C">
              <w:rPr>
                <w:color w:val="auto"/>
                <w:sz w:val="16"/>
                <w:szCs w:val="24"/>
              </w:rPr>
              <w:t>SA3)</w:t>
            </w:r>
          </w:p>
          <w:p w14:paraId="3151EE21" w14:textId="5A5BBACA" w:rsidR="00DE3CB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1351B1" w:rsidRPr="001351B1">
              <w:rPr>
                <w:color w:val="auto"/>
                <w:sz w:val="16"/>
                <w:szCs w:val="24"/>
                <w:lang w:val="ru-RU"/>
              </w:rPr>
              <w:t xml:space="preserve"> </w:t>
            </w:r>
            <w:r w:rsidR="00DE3CB8" w:rsidRPr="00037A5B">
              <w:rPr>
                <w:color w:val="auto"/>
                <w:sz w:val="16"/>
                <w:szCs w:val="24"/>
                <w:lang w:val="ru-RU"/>
              </w:rPr>
              <w:t>очистка до белого металла.</w:t>
            </w:r>
          </w:p>
        </w:tc>
        <w:tc>
          <w:tcPr>
            <w:tcW w:w="990" w:type="dxa"/>
            <w:tcBorders>
              <w:top w:val="single" w:sz="12" w:space="0" w:color="auto"/>
            </w:tcBorders>
          </w:tcPr>
          <w:p w14:paraId="2F29389D" w14:textId="77777777" w:rsidR="00DE3CB8" w:rsidRPr="004E6B3B" w:rsidRDefault="00DE3CB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924" w:type="dxa"/>
            <w:gridSpan w:val="3"/>
            <w:vMerge w:val="restart"/>
            <w:tcBorders>
              <w:top w:val="single" w:sz="12" w:space="0" w:color="auto"/>
            </w:tcBorders>
          </w:tcPr>
          <w:p w14:paraId="5B6DA398" w14:textId="77777777" w:rsidR="00DE3CB8" w:rsidRPr="00FE6EBB" w:rsidRDefault="00DE3CB8" w:rsidP="00146E0F">
            <w:pPr>
              <w:autoSpaceDE/>
              <w:autoSpaceDN/>
              <w:adjustRightInd/>
              <w:spacing w:before="0" w:line="240" w:lineRule="auto"/>
              <w:ind w:left="-72" w:right="747"/>
              <w:rPr>
                <w:color w:val="auto"/>
                <w:sz w:val="16"/>
                <w:szCs w:val="24"/>
                <w:lang w:val="ru-RU"/>
              </w:rPr>
            </w:pPr>
            <w:r w:rsidRPr="00037A5B">
              <w:rPr>
                <w:color w:val="auto"/>
                <w:sz w:val="16"/>
                <w:szCs w:val="24"/>
                <w:lang w:val="ru-RU"/>
              </w:rPr>
              <w:t xml:space="preserve">Применяется такое же </w:t>
            </w:r>
            <w:r>
              <w:rPr>
                <w:color w:val="auto"/>
                <w:sz w:val="16"/>
                <w:szCs w:val="24"/>
                <w:lang w:val="ru-RU"/>
              </w:rPr>
              <w:t>п</w:t>
            </w:r>
            <w:r w:rsidRPr="00037A5B">
              <w:rPr>
                <w:color w:val="auto"/>
                <w:sz w:val="16"/>
                <w:szCs w:val="24"/>
                <w:lang w:val="ru-RU"/>
              </w:rPr>
              <w:t>окрытие того же изготовителя.</w:t>
            </w:r>
          </w:p>
        </w:tc>
      </w:tr>
      <w:tr w:rsidR="00DE3CB8" w:rsidRPr="00A7657C" w14:paraId="411AEA41" w14:textId="77777777" w:rsidTr="00F029EB">
        <w:trPr>
          <w:gridAfter w:val="1"/>
          <w:wAfter w:w="7" w:type="dxa"/>
          <w:cantSplit/>
          <w:trHeight w:val="288"/>
          <w:jc w:val="center"/>
        </w:trPr>
        <w:tc>
          <w:tcPr>
            <w:tcW w:w="1522" w:type="dxa"/>
            <w:gridSpan w:val="2"/>
          </w:tcPr>
          <w:p w14:paraId="197A9BCE"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540" w:type="dxa"/>
            <w:gridSpan w:val="2"/>
          </w:tcPr>
          <w:p w14:paraId="0FB7DE65" w14:textId="77777777" w:rsidR="00DE3CB8" w:rsidRPr="00D750DA" w:rsidRDefault="00224632" w:rsidP="00146E0F">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1BDB70C8" w14:textId="77777777" w:rsidR="00DE3CB8" w:rsidRPr="0089762E" w:rsidRDefault="00DE3CB8" w:rsidP="00146E0F">
            <w:pPr>
              <w:autoSpaceDE/>
              <w:autoSpaceDN/>
              <w:adjustRightInd/>
              <w:spacing w:before="0" w:line="240" w:lineRule="auto"/>
              <w:ind w:left="-72" w:right="747"/>
              <w:rPr>
                <w:color w:val="auto"/>
                <w:sz w:val="16"/>
                <w:szCs w:val="24"/>
                <w:lang w:val="ru-RU"/>
              </w:rPr>
            </w:pPr>
          </w:p>
        </w:tc>
        <w:tc>
          <w:tcPr>
            <w:tcW w:w="3924" w:type="dxa"/>
            <w:gridSpan w:val="3"/>
            <w:vMerge/>
            <w:vAlign w:val="center"/>
          </w:tcPr>
          <w:p w14:paraId="4C8262F3" w14:textId="77777777" w:rsidR="00DE3CB8" w:rsidRPr="00D750DA" w:rsidRDefault="00DE3CB8" w:rsidP="00146E0F">
            <w:pPr>
              <w:rPr>
                <w:color w:val="auto"/>
                <w:lang w:val="ru-RU"/>
              </w:rPr>
            </w:pPr>
          </w:p>
        </w:tc>
      </w:tr>
      <w:tr w:rsidR="00DE3CB8" w:rsidRPr="00B55E13" w14:paraId="4573F59F" w14:textId="77777777" w:rsidTr="00F029EB">
        <w:trPr>
          <w:gridAfter w:val="1"/>
          <w:wAfter w:w="7" w:type="dxa"/>
          <w:cantSplit/>
          <w:trHeight w:val="288"/>
          <w:jc w:val="center"/>
        </w:trPr>
        <w:tc>
          <w:tcPr>
            <w:tcW w:w="1522" w:type="dxa"/>
            <w:gridSpan w:val="2"/>
            <w:tcBorders>
              <w:bottom w:val="single" w:sz="12" w:space="0" w:color="auto"/>
            </w:tcBorders>
          </w:tcPr>
          <w:p w14:paraId="4099A19F"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540" w:type="dxa"/>
            <w:gridSpan w:val="2"/>
            <w:tcBorders>
              <w:bottom w:val="single" w:sz="12" w:space="0" w:color="auto"/>
            </w:tcBorders>
          </w:tcPr>
          <w:p w14:paraId="60DA1AB7" w14:textId="4C48AC7E" w:rsidR="00DE3CB8" w:rsidRPr="00AD20CE" w:rsidRDefault="00DE3CB8" w:rsidP="00146E0F">
            <w:pPr>
              <w:autoSpaceDE/>
              <w:autoSpaceDN/>
              <w:adjustRightInd/>
              <w:spacing w:before="0" w:line="240" w:lineRule="auto"/>
              <w:ind w:left="-72" w:right="747"/>
              <w:rPr>
                <w:sz w:val="16"/>
                <w:szCs w:val="16"/>
                <w:lang w:val="ru-RU"/>
              </w:rPr>
            </w:pPr>
            <w:r>
              <w:rPr>
                <w:color w:val="auto"/>
                <w:sz w:val="16"/>
                <w:szCs w:val="24"/>
                <w:lang w:val="ru-RU"/>
              </w:rPr>
              <w:t>0</w:t>
            </w:r>
            <w:del w:id="577" w:author="Kurmanov, Aidyn [STAMGazStroy LLP]" w:date="2025-12-11T15:40:00Z" w16du:dateUtc="2025-12-11T10:40:00Z">
              <w:r>
                <w:rPr>
                  <w:color w:val="auto"/>
                  <w:sz w:val="16"/>
                  <w:szCs w:val="24"/>
                  <w:lang w:val="ru-RU"/>
                </w:rPr>
                <w:delText>,</w:delText>
              </w:r>
            </w:del>
            <w:ins w:id="578" w:author="Kurmanov, Aidyn [STAMGazStroy LLP]" w:date="2025-12-11T15:40:00Z" w16du:dateUtc="2025-12-11T10:40:00Z">
              <w:r w:rsidR="00A032E3" w:rsidRPr="00A032E3">
                <w:rPr>
                  <w:color w:val="auto"/>
                  <w:sz w:val="16"/>
                  <w:szCs w:val="24"/>
                  <w:lang w:val="ru-RU"/>
                </w:rPr>
                <w:t>.</w:t>
              </w:r>
            </w:ins>
            <w:r w:rsidRPr="00733D94">
              <w:rPr>
                <w:color w:val="auto"/>
                <w:sz w:val="16"/>
                <w:szCs w:val="24"/>
                <w:lang w:val="ru-RU"/>
              </w:rPr>
              <w:t>2</w:t>
            </w:r>
            <w:r w:rsidRPr="00E01247">
              <w:rPr>
                <w:color w:val="auto"/>
                <w:sz w:val="16"/>
                <w:szCs w:val="24"/>
                <w:lang w:val="ru-RU"/>
              </w:rPr>
              <w:t>54</w:t>
            </w:r>
            <w:r>
              <w:rPr>
                <w:color w:val="auto"/>
                <w:sz w:val="16"/>
                <w:szCs w:val="24"/>
                <w:lang w:val="ru-RU"/>
              </w:rPr>
              <w:t xml:space="preserve"> – 0</w:t>
            </w:r>
            <w:del w:id="579" w:author="Kurmanov, Aidyn [STAMGazStroy LLP]" w:date="2025-12-11T15:40:00Z" w16du:dateUtc="2025-12-11T10:40:00Z">
              <w:r>
                <w:rPr>
                  <w:color w:val="auto"/>
                  <w:sz w:val="16"/>
                  <w:szCs w:val="24"/>
                  <w:lang w:val="ru-RU"/>
                </w:rPr>
                <w:delText>,</w:delText>
              </w:r>
            </w:del>
            <w:ins w:id="580" w:author="Kurmanov, Aidyn [STAMGazStroy LLP]" w:date="2025-12-11T15:40:00Z" w16du:dateUtc="2025-12-11T10:40:00Z">
              <w:r w:rsidR="00A032E3" w:rsidRPr="00A032E3">
                <w:rPr>
                  <w:color w:val="auto"/>
                  <w:sz w:val="16"/>
                  <w:szCs w:val="24"/>
                  <w:lang w:val="ru-RU"/>
                </w:rPr>
                <w:t>.</w:t>
              </w:r>
            </w:ins>
            <w:r w:rsidRPr="00733D94">
              <w:rPr>
                <w:color w:val="auto"/>
                <w:sz w:val="16"/>
                <w:szCs w:val="24"/>
                <w:lang w:val="ru-RU"/>
              </w:rPr>
              <w:t>3</w:t>
            </w:r>
            <w:r w:rsidRPr="008D1239">
              <w:rPr>
                <w:color w:val="auto"/>
                <w:sz w:val="16"/>
                <w:szCs w:val="24"/>
                <w:lang w:val="ru-RU"/>
              </w:rPr>
              <w:t>05</w:t>
            </w:r>
            <w:r>
              <w:rPr>
                <w:color w:val="auto"/>
                <w:sz w:val="16"/>
                <w:szCs w:val="24"/>
                <w:lang w:val="ru-RU"/>
              </w:rPr>
              <w:t xml:space="preserve"> м</w:t>
            </w:r>
            <w:r w:rsidRPr="00037A5B">
              <w:rPr>
                <w:color w:val="auto"/>
                <w:sz w:val="16"/>
                <w:szCs w:val="24"/>
                <w:lang w:val="ru-RU"/>
              </w:rPr>
              <w:t>м. (</w:t>
            </w:r>
            <w:r w:rsidRPr="0089762E">
              <w:rPr>
                <w:color w:val="auto"/>
                <w:sz w:val="16"/>
                <w:szCs w:val="24"/>
                <w:lang w:val="ru-RU"/>
              </w:rPr>
              <w:t>10</w:t>
            </w:r>
            <w:del w:id="581" w:author="Kurmanov, Aidyn [STAMGazStroy LLP]" w:date="2025-12-11T15:40:00Z" w16du:dateUtc="2025-12-11T10:40:00Z">
              <w:r w:rsidRPr="00037A5B">
                <w:rPr>
                  <w:color w:val="auto"/>
                  <w:sz w:val="16"/>
                  <w:szCs w:val="24"/>
                  <w:lang w:val="ru-RU"/>
                </w:rPr>
                <w:delText>,</w:delText>
              </w:r>
            </w:del>
            <w:ins w:id="582" w:author="Kurmanov, Aidyn [STAMGazStroy LLP]" w:date="2025-12-11T15:40:00Z" w16du:dateUtc="2025-12-11T10:40:00Z">
              <w:r w:rsidR="00A032E3" w:rsidRPr="00A032E3">
                <w:rPr>
                  <w:color w:val="auto"/>
                  <w:sz w:val="16"/>
                  <w:szCs w:val="24"/>
                  <w:lang w:val="ru-RU"/>
                </w:rPr>
                <w:t>.</w:t>
              </w:r>
            </w:ins>
            <w:r w:rsidRPr="00037A5B">
              <w:rPr>
                <w:color w:val="auto"/>
                <w:sz w:val="16"/>
                <w:szCs w:val="24"/>
                <w:lang w:val="ru-RU"/>
              </w:rPr>
              <w:t xml:space="preserve">0 - </w:t>
            </w:r>
            <w:r w:rsidRPr="00733D94">
              <w:rPr>
                <w:color w:val="auto"/>
                <w:sz w:val="16"/>
                <w:szCs w:val="24"/>
                <w:lang w:val="ru-RU"/>
              </w:rPr>
              <w:t>12</w:t>
            </w:r>
            <w:del w:id="583" w:author="Kurmanov, Aidyn [STAMGazStroy LLP]" w:date="2025-12-11T15:40:00Z" w16du:dateUtc="2025-12-11T10:40:00Z">
              <w:r w:rsidRPr="00037A5B">
                <w:rPr>
                  <w:color w:val="auto"/>
                  <w:sz w:val="16"/>
                  <w:szCs w:val="24"/>
                  <w:lang w:val="ru-RU"/>
                </w:rPr>
                <w:delText>,</w:delText>
              </w:r>
            </w:del>
            <w:ins w:id="584" w:author="Kurmanov, Aidyn [STAMGazStroy LLP]" w:date="2025-12-11T15:40:00Z" w16du:dateUtc="2025-12-11T10:40:00Z">
              <w:r w:rsidR="00A032E3" w:rsidRPr="00A032E3">
                <w:rPr>
                  <w:color w:val="auto"/>
                  <w:sz w:val="16"/>
                  <w:szCs w:val="24"/>
                  <w:lang w:val="ru-RU"/>
                </w:rPr>
                <w:t>.</w:t>
              </w:r>
            </w:ins>
            <w:r w:rsidRPr="00037A5B">
              <w:rPr>
                <w:color w:val="auto"/>
                <w:sz w:val="16"/>
                <w:szCs w:val="24"/>
                <w:lang w:val="ru-RU"/>
              </w:rPr>
              <w:t>0 мил</w:t>
            </w:r>
            <w:r>
              <w:rPr>
                <w:color w:val="auto"/>
                <w:sz w:val="16"/>
                <w:szCs w:val="24"/>
                <w:lang w:val="ru-RU"/>
              </w:rPr>
              <w:t>о</w:t>
            </w:r>
            <w:r w:rsidRPr="00037A5B">
              <w:rPr>
                <w:color w:val="auto"/>
                <w:sz w:val="16"/>
                <w:szCs w:val="24"/>
                <w:lang w:val="ru-RU"/>
              </w:rPr>
              <w:t>в) (для определения мин/макс толщины на слой см. листы технических данных изготовителя )</w:t>
            </w:r>
          </w:p>
        </w:tc>
        <w:tc>
          <w:tcPr>
            <w:tcW w:w="990" w:type="dxa"/>
            <w:tcBorders>
              <w:bottom w:val="single" w:sz="12" w:space="0" w:color="auto"/>
            </w:tcBorders>
          </w:tcPr>
          <w:p w14:paraId="2A3FC309" w14:textId="77777777" w:rsidR="00DE3CB8" w:rsidRPr="0089762E" w:rsidRDefault="00DE3CB8" w:rsidP="00146E0F">
            <w:pPr>
              <w:autoSpaceDE/>
              <w:autoSpaceDN/>
              <w:adjustRightInd/>
              <w:spacing w:before="0" w:line="240" w:lineRule="auto"/>
              <w:ind w:left="-72" w:right="747"/>
              <w:rPr>
                <w:color w:val="auto"/>
                <w:sz w:val="16"/>
                <w:szCs w:val="24"/>
                <w:lang w:val="ru-RU"/>
              </w:rPr>
            </w:pPr>
          </w:p>
        </w:tc>
        <w:tc>
          <w:tcPr>
            <w:tcW w:w="3924" w:type="dxa"/>
            <w:gridSpan w:val="3"/>
            <w:vMerge/>
            <w:tcBorders>
              <w:bottom w:val="single" w:sz="12" w:space="0" w:color="auto"/>
            </w:tcBorders>
            <w:vAlign w:val="center"/>
          </w:tcPr>
          <w:p w14:paraId="6B2A00F7" w14:textId="77777777" w:rsidR="00DE3CB8" w:rsidRPr="006952A6" w:rsidRDefault="00DE3CB8" w:rsidP="00146E0F">
            <w:pPr>
              <w:rPr>
                <w:color w:val="auto"/>
                <w:lang w:val="ru-RU"/>
              </w:rPr>
            </w:pPr>
          </w:p>
        </w:tc>
      </w:tr>
      <w:tr w:rsidR="00DE3CB8" w:rsidRPr="0005732F" w14:paraId="62093D28" w14:textId="77777777" w:rsidTr="00F029EB">
        <w:trPr>
          <w:trHeight w:val="360"/>
          <w:jc w:val="center"/>
        </w:trPr>
        <w:tc>
          <w:tcPr>
            <w:tcW w:w="2370" w:type="dxa"/>
            <w:gridSpan w:val="3"/>
            <w:tcBorders>
              <w:top w:val="single" w:sz="12" w:space="0" w:color="auto"/>
              <w:left w:val="single" w:sz="12" w:space="0" w:color="auto"/>
              <w:bottom w:val="single" w:sz="12" w:space="0" w:color="auto"/>
            </w:tcBorders>
            <w:shd w:val="clear" w:color="auto" w:fill="000000"/>
            <w:vAlign w:val="center"/>
          </w:tcPr>
          <w:p w14:paraId="0CA2B233"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2692" w:type="dxa"/>
            <w:tcBorders>
              <w:top w:val="single" w:sz="12" w:space="0" w:color="auto"/>
              <w:bottom w:val="single" w:sz="12" w:space="0" w:color="auto"/>
            </w:tcBorders>
            <w:shd w:val="clear" w:color="auto" w:fill="000000"/>
            <w:vAlign w:val="center"/>
          </w:tcPr>
          <w:p w14:paraId="589B1569"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781" w:type="dxa"/>
            <w:gridSpan w:val="2"/>
            <w:tcBorders>
              <w:top w:val="single" w:sz="12" w:space="0" w:color="auto"/>
              <w:bottom w:val="single" w:sz="12" w:space="0" w:color="auto"/>
            </w:tcBorders>
            <w:shd w:val="clear" w:color="auto" w:fill="000000"/>
            <w:vAlign w:val="center"/>
          </w:tcPr>
          <w:p w14:paraId="5091308A"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6CFFFE57"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33CD3223" w14:textId="77777777" w:rsidR="00DE3CB8" w:rsidRPr="00AD544E" w:rsidRDefault="00DE3CB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DE3CB8" w:rsidRPr="0005732F" w14:paraId="62BDDD24" w14:textId="77777777" w:rsidTr="00F029EB">
        <w:trPr>
          <w:trHeight w:val="288"/>
          <w:jc w:val="center"/>
        </w:trPr>
        <w:tc>
          <w:tcPr>
            <w:tcW w:w="2370" w:type="dxa"/>
            <w:gridSpan w:val="3"/>
            <w:vAlign w:val="center"/>
          </w:tcPr>
          <w:p w14:paraId="177C1C92"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ПЕРВЫЙ СЛОЙ</w:t>
            </w:r>
          </w:p>
        </w:tc>
        <w:tc>
          <w:tcPr>
            <w:tcW w:w="2692" w:type="dxa"/>
            <w:vAlign w:val="center"/>
          </w:tcPr>
          <w:p w14:paraId="0F60DC3E"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Carboline</w:t>
            </w:r>
          </w:p>
        </w:tc>
        <w:tc>
          <w:tcPr>
            <w:tcW w:w="2781" w:type="dxa"/>
            <w:gridSpan w:val="2"/>
            <w:vAlign w:val="center"/>
          </w:tcPr>
          <w:p w14:paraId="11EDE9C7"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Phenoline 353 LTE</w:t>
            </w:r>
          </w:p>
        </w:tc>
        <w:tc>
          <w:tcPr>
            <w:tcW w:w="971" w:type="dxa"/>
            <w:vAlign w:val="center"/>
          </w:tcPr>
          <w:p w14:paraId="6F2E340F"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197</w:t>
            </w:r>
          </w:p>
        </w:tc>
        <w:tc>
          <w:tcPr>
            <w:tcW w:w="1169" w:type="dxa"/>
            <w:gridSpan w:val="2"/>
          </w:tcPr>
          <w:p w14:paraId="5A900933"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49°C (120°F)</w:t>
            </w:r>
          </w:p>
        </w:tc>
      </w:tr>
      <w:tr w:rsidR="00DE3CB8" w:rsidRPr="0005732F" w14:paraId="4ACFB18F" w14:textId="77777777" w:rsidTr="00F029EB">
        <w:trPr>
          <w:trHeight w:val="288"/>
          <w:jc w:val="center"/>
        </w:trPr>
        <w:tc>
          <w:tcPr>
            <w:tcW w:w="2370" w:type="dxa"/>
            <w:gridSpan w:val="3"/>
            <w:vAlign w:val="center"/>
          </w:tcPr>
          <w:p w14:paraId="28D99255"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692" w:type="dxa"/>
            <w:vAlign w:val="center"/>
          </w:tcPr>
          <w:p w14:paraId="3DCFA211"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Hempel Coatings (USA), Inc.</w:t>
            </w:r>
          </w:p>
        </w:tc>
        <w:tc>
          <w:tcPr>
            <w:tcW w:w="2781" w:type="dxa"/>
            <w:gridSpan w:val="2"/>
            <w:vAlign w:val="center"/>
          </w:tcPr>
          <w:p w14:paraId="61894230"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Hempadur</w:t>
            </w:r>
            <w:proofErr w:type="spellEnd"/>
            <w:r w:rsidRPr="00C9075B">
              <w:rPr>
                <w:sz w:val="16"/>
                <w:szCs w:val="16"/>
              </w:rPr>
              <w:t xml:space="preserve"> 35760 (Ethanol)</w:t>
            </w:r>
          </w:p>
        </w:tc>
        <w:tc>
          <w:tcPr>
            <w:tcW w:w="971" w:type="dxa"/>
            <w:vAlign w:val="center"/>
          </w:tcPr>
          <w:p w14:paraId="69BD075F"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0</w:t>
            </w:r>
          </w:p>
        </w:tc>
        <w:tc>
          <w:tcPr>
            <w:tcW w:w="1169" w:type="dxa"/>
            <w:gridSpan w:val="2"/>
          </w:tcPr>
          <w:p w14:paraId="13D0C2D9"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45°C(113°F)</w:t>
            </w:r>
          </w:p>
        </w:tc>
      </w:tr>
      <w:tr w:rsidR="00DE3CB8" w:rsidRPr="0005732F" w14:paraId="0337206B" w14:textId="77777777" w:rsidTr="00F029EB">
        <w:trPr>
          <w:trHeight w:val="288"/>
          <w:jc w:val="center"/>
        </w:trPr>
        <w:tc>
          <w:tcPr>
            <w:tcW w:w="2370" w:type="dxa"/>
            <w:gridSpan w:val="3"/>
            <w:vAlign w:val="center"/>
          </w:tcPr>
          <w:p w14:paraId="1CDB93AB" w14:textId="77777777" w:rsidR="00DE3CB8" w:rsidRPr="00D41158" w:rsidRDefault="00D216CB" w:rsidP="00D216CB">
            <w:pPr>
              <w:autoSpaceDE/>
              <w:autoSpaceDN/>
              <w:adjustRightInd/>
              <w:spacing w:before="0" w:line="240" w:lineRule="auto"/>
              <w:ind w:left="0"/>
              <w:rPr>
                <w:b/>
                <w:color w:val="auto"/>
                <w:sz w:val="16"/>
                <w:szCs w:val="24"/>
                <w:lang w:val="ru-RU"/>
              </w:rPr>
            </w:pPr>
            <w:r>
              <w:rPr>
                <w:b/>
                <w:color w:val="auto"/>
                <w:sz w:val="16"/>
                <w:szCs w:val="24"/>
                <w:lang w:val="ru-RU"/>
              </w:rPr>
              <w:t>Т</w:t>
            </w:r>
            <w:r w:rsidR="00DE3CB8" w:rsidRPr="00D41158">
              <w:rPr>
                <w:b/>
                <w:color w:val="auto"/>
                <w:sz w:val="16"/>
                <w:szCs w:val="24"/>
                <w:lang w:val="ru-RU"/>
              </w:rPr>
              <w:t>онкопленочное</w:t>
            </w:r>
          </w:p>
        </w:tc>
        <w:tc>
          <w:tcPr>
            <w:tcW w:w="2692" w:type="dxa"/>
            <w:vAlign w:val="center"/>
          </w:tcPr>
          <w:p w14:paraId="2EBCBCFF"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Hempel Coatings (USA), Inc.</w:t>
            </w:r>
          </w:p>
        </w:tc>
        <w:tc>
          <w:tcPr>
            <w:tcW w:w="2781" w:type="dxa"/>
            <w:gridSpan w:val="2"/>
            <w:vAlign w:val="center"/>
          </w:tcPr>
          <w:p w14:paraId="19AB4D1E"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Galvosil</w:t>
            </w:r>
            <w:proofErr w:type="spellEnd"/>
            <w:r w:rsidRPr="00C9075B">
              <w:rPr>
                <w:sz w:val="16"/>
                <w:szCs w:val="16"/>
              </w:rPr>
              <w:t xml:space="preserve"> 15680 or </w:t>
            </w:r>
            <w:r w:rsidR="00D216CB" w:rsidRPr="00C9075B">
              <w:rPr>
                <w:sz w:val="16"/>
                <w:szCs w:val="16"/>
              </w:rPr>
              <w:t>1570M</w:t>
            </w:r>
            <w:r w:rsidRPr="00C9075B">
              <w:rPr>
                <w:sz w:val="16"/>
                <w:szCs w:val="16"/>
              </w:rPr>
              <w:t>(Methanol)</w:t>
            </w:r>
          </w:p>
        </w:tc>
        <w:tc>
          <w:tcPr>
            <w:tcW w:w="971" w:type="dxa"/>
            <w:vAlign w:val="center"/>
          </w:tcPr>
          <w:p w14:paraId="5BBA4081"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320–435</w:t>
            </w:r>
          </w:p>
        </w:tc>
        <w:tc>
          <w:tcPr>
            <w:tcW w:w="1169" w:type="dxa"/>
            <w:gridSpan w:val="2"/>
          </w:tcPr>
          <w:p w14:paraId="13496F14"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45°C(113°F)</w:t>
            </w:r>
          </w:p>
        </w:tc>
      </w:tr>
      <w:tr w:rsidR="00DE3CB8" w:rsidRPr="0005732F" w14:paraId="31F25D0A" w14:textId="77777777" w:rsidTr="00575118">
        <w:trPr>
          <w:trHeight w:val="490"/>
          <w:jc w:val="center"/>
        </w:trPr>
        <w:tc>
          <w:tcPr>
            <w:tcW w:w="2370" w:type="dxa"/>
            <w:gridSpan w:val="3"/>
            <w:vMerge w:val="restart"/>
            <w:vAlign w:val="center"/>
          </w:tcPr>
          <w:p w14:paraId="74E36DA7" w14:textId="77777777" w:rsidR="00DE3CB8" w:rsidRPr="00D41158" w:rsidRDefault="00DE3CB8"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692" w:type="dxa"/>
            <w:vAlign w:val="center"/>
          </w:tcPr>
          <w:p w14:paraId="53F29622" w14:textId="77777777" w:rsidR="00DE3CB8" w:rsidRPr="001D3869" w:rsidRDefault="00DE3CB8" w:rsidP="00146E0F">
            <w:pPr>
              <w:autoSpaceDE/>
              <w:autoSpaceDN/>
              <w:adjustRightInd/>
              <w:spacing w:before="0" w:line="240" w:lineRule="auto"/>
              <w:ind w:left="0"/>
              <w:rPr>
                <w:sz w:val="16"/>
                <w:szCs w:val="16"/>
              </w:rPr>
            </w:pPr>
            <w:r w:rsidRPr="002B1B83">
              <w:rPr>
                <w:sz w:val="16"/>
                <w:szCs w:val="16"/>
              </w:rPr>
              <w:t xml:space="preserve">International  </w:t>
            </w:r>
          </w:p>
        </w:tc>
        <w:tc>
          <w:tcPr>
            <w:tcW w:w="2781" w:type="dxa"/>
            <w:gridSpan w:val="2"/>
            <w:vAlign w:val="center"/>
          </w:tcPr>
          <w:p w14:paraId="1C766780"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Interline 850</w:t>
            </w:r>
          </w:p>
        </w:tc>
        <w:tc>
          <w:tcPr>
            <w:tcW w:w="971" w:type="dxa"/>
            <w:vAlign w:val="center"/>
          </w:tcPr>
          <w:p w14:paraId="056D687A"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225</w:t>
            </w:r>
          </w:p>
        </w:tc>
        <w:tc>
          <w:tcPr>
            <w:tcW w:w="1169" w:type="dxa"/>
            <w:gridSpan w:val="2"/>
          </w:tcPr>
          <w:p w14:paraId="514DD507"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49°C (120°F)</w:t>
            </w:r>
          </w:p>
        </w:tc>
      </w:tr>
      <w:tr w:rsidR="00DE3CB8" w:rsidRPr="0005732F" w14:paraId="06D28D75" w14:textId="77777777" w:rsidTr="00575118">
        <w:trPr>
          <w:trHeight w:val="544"/>
          <w:jc w:val="center"/>
        </w:trPr>
        <w:tc>
          <w:tcPr>
            <w:tcW w:w="2370" w:type="dxa"/>
            <w:gridSpan w:val="3"/>
            <w:vMerge/>
            <w:vAlign w:val="center"/>
          </w:tcPr>
          <w:p w14:paraId="39E806E6" w14:textId="77777777" w:rsidR="00DE3CB8" w:rsidRPr="0005732F" w:rsidRDefault="00DE3CB8" w:rsidP="00146E0F">
            <w:pPr>
              <w:rPr>
                <w:b/>
                <w:color w:val="auto"/>
                <w:sz w:val="16"/>
                <w:szCs w:val="16"/>
              </w:rPr>
            </w:pPr>
          </w:p>
        </w:tc>
        <w:tc>
          <w:tcPr>
            <w:tcW w:w="2692" w:type="dxa"/>
            <w:vAlign w:val="center"/>
          </w:tcPr>
          <w:p w14:paraId="155D7D39"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Jotun Paints</w:t>
            </w:r>
          </w:p>
        </w:tc>
        <w:tc>
          <w:tcPr>
            <w:tcW w:w="2781" w:type="dxa"/>
            <w:gridSpan w:val="2"/>
            <w:vAlign w:val="center"/>
          </w:tcPr>
          <w:p w14:paraId="2AD49637"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Tankguard</w:t>
            </w:r>
            <w:proofErr w:type="spellEnd"/>
            <w:r w:rsidRPr="00C9075B">
              <w:rPr>
                <w:sz w:val="16"/>
                <w:szCs w:val="16"/>
              </w:rPr>
              <w:t xml:space="preserve"> Storage</w:t>
            </w:r>
          </w:p>
          <w:p w14:paraId="3E99BB1D" w14:textId="441B8E86" w:rsidR="00322629" w:rsidRPr="00C9075B" w:rsidRDefault="00322629" w:rsidP="00146E0F">
            <w:pPr>
              <w:autoSpaceDE/>
              <w:autoSpaceDN/>
              <w:adjustRightInd/>
              <w:spacing w:before="0" w:line="240" w:lineRule="auto"/>
              <w:ind w:left="0"/>
              <w:rPr>
                <w:sz w:val="16"/>
                <w:szCs w:val="16"/>
              </w:rPr>
            </w:pPr>
            <w:proofErr w:type="spellStart"/>
            <w:r w:rsidRPr="00C9075B">
              <w:rPr>
                <w:sz w:val="16"/>
                <w:szCs w:val="16"/>
              </w:rPr>
              <w:t>Tankguard</w:t>
            </w:r>
            <w:proofErr w:type="spellEnd"/>
            <w:r w:rsidRPr="00C9075B">
              <w:rPr>
                <w:sz w:val="16"/>
                <w:szCs w:val="16"/>
              </w:rPr>
              <w:t xml:space="preserve"> Plus (Methanol)</w:t>
            </w:r>
          </w:p>
        </w:tc>
        <w:tc>
          <w:tcPr>
            <w:tcW w:w="971" w:type="dxa"/>
            <w:vAlign w:val="center"/>
          </w:tcPr>
          <w:p w14:paraId="2BC34D9E" w14:textId="53B0DCD4" w:rsidR="00DE3CB8" w:rsidRPr="00C9075B" w:rsidRDefault="00337A7E" w:rsidP="00146E0F">
            <w:pPr>
              <w:autoSpaceDE/>
              <w:autoSpaceDN/>
              <w:adjustRightInd/>
              <w:spacing w:before="0" w:line="240" w:lineRule="auto"/>
              <w:ind w:left="0"/>
              <w:jc w:val="center"/>
              <w:rPr>
                <w:sz w:val="16"/>
                <w:szCs w:val="16"/>
              </w:rPr>
            </w:pPr>
            <w:r w:rsidRPr="00C9075B">
              <w:rPr>
                <w:sz w:val="16"/>
                <w:szCs w:val="16"/>
              </w:rPr>
              <w:t>335</w:t>
            </w:r>
          </w:p>
          <w:p w14:paraId="2AAC2559" w14:textId="7C5DA257" w:rsidR="00337A7E" w:rsidRPr="00C9075B" w:rsidRDefault="00337A7E" w:rsidP="00146E0F">
            <w:pPr>
              <w:autoSpaceDE/>
              <w:autoSpaceDN/>
              <w:adjustRightInd/>
              <w:spacing w:before="0" w:line="240" w:lineRule="auto"/>
              <w:ind w:left="0"/>
              <w:jc w:val="center"/>
              <w:rPr>
                <w:sz w:val="16"/>
                <w:szCs w:val="16"/>
              </w:rPr>
            </w:pPr>
            <w:r w:rsidRPr="00C9075B">
              <w:rPr>
                <w:sz w:val="16"/>
                <w:szCs w:val="16"/>
              </w:rPr>
              <w:t>300</w:t>
            </w:r>
          </w:p>
        </w:tc>
        <w:tc>
          <w:tcPr>
            <w:tcW w:w="1169" w:type="dxa"/>
            <w:gridSpan w:val="2"/>
          </w:tcPr>
          <w:p w14:paraId="29218AB2"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60°C(140°F)</w:t>
            </w:r>
          </w:p>
        </w:tc>
      </w:tr>
      <w:tr w:rsidR="00DE3CB8" w:rsidRPr="0005732F" w14:paraId="791B5386" w14:textId="77777777" w:rsidTr="00F029EB">
        <w:trPr>
          <w:trHeight w:val="288"/>
          <w:jc w:val="center"/>
        </w:trPr>
        <w:tc>
          <w:tcPr>
            <w:tcW w:w="2370" w:type="dxa"/>
            <w:gridSpan w:val="3"/>
            <w:vAlign w:val="center"/>
          </w:tcPr>
          <w:p w14:paraId="7EE945F2" w14:textId="77777777" w:rsidR="00DE3CB8" w:rsidRPr="0005732F" w:rsidRDefault="00DE3CB8" w:rsidP="00146E0F">
            <w:pPr>
              <w:rPr>
                <w:b/>
                <w:color w:val="auto"/>
                <w:sz w:val="16"/>
                <w:szCs w:val="16"/>
              </w:rPr>
            </w:pPr>
          </w:p>
        </w:tc>
        <w:tc>
          <w:tcPr>
            <w:tcW w:w="2692" w:type="dxa"/>
            <w:vAlign w:val="center"/>
          </w:tcPr>
          <w:p w14:paraId="562D5FE8"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Sherwin Williams</w:t>
            </w:r>
          </w:p>
        </w:tc>
        <w:tc>
          <w:tcPr>
            <w:tcW w:w="2781" w:type="dxa"/>
            <w:gridSpan w:val="2"/>
            <w:vAlign w:val="center"/>
          </w:tcPr>
          <w:p w14:paraId="25C51F06"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Phenicon</w:t>
            </w:r>
            <w:proofErr w:type="spellEnd"/>
            <w:r w:rsidRPr="00C9075B">
              <w:rPr>
                <w:sz w:val="16"/>
                <w:szCs w:val="16"/>
              </w:rPr>
              <w:t xml:space="preserve"> HS</w:t>
            </w:r>
          </w:p>
        </w:tc>
        <w:tc>
          <w:tcPr>
            <w:tcW w:w="971" w:type="dxa"/>
            <w:vAlign w:val="center"/>
          </w:tcPr>
          <w:p w14:paraId="1643F78F"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&lt; 250</w:t>
            </w:r>
          </w:p>
        </w:tc>
        <w:tc>
          <w:tcPr>
            <w:tcW w:w="1169" w:type="dxa"/>
            <w:gridSpan w:val="2"/>
          </w:tcPr>
          <w:p w14:paraId="487CDC46"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60°C(140°F)</w:t>
            </w:r>
          </w:p>
        </w:tc>
      </w:tr>
      <w:tr w:rsidR="00D216CB" w:rsidRPr="0005732F" w14:paraId="703842BD" w14:textId="77777777" w:rsidTr="00F029EB">
        <w:trPr>
          <w:trHeight w:val="288"/>
          <w:jc w:val="center"/>
        </w:trPr>
        <w:tc>
          <w:tcPr>
            <w:tcW w:w="2370" w:type="dxa"/>
            <w:gridSpan w:val="3"/>
            <w:vAlign w:val="center"/>
          </w:tcPr>
          <w:p w14:paraId="286043AD" w14:textId="77777777" w:rsidR="00D216CB" w:rsidRPr="0005732F" w:rsidRDefault="00D216CB" w:rsidP="00146E0F">
            <w:pPr>
              <w:rPr>
                <w:b/>
                <w:color w:val="auto"/>
                <w:sz w:val="16"/>
                <w:szCs w:val="16"/>
              </w:rPr>
            </w:pPr>
          </w:p>
        </w:tc>
        <w:tc>
          <w:tcPr>
            <w:tcW w:w="2692" w:type="dxa"/>
            <w:vAlign w:val="center"/>
          </w:tcPr>
          <w:p w14:paraId="10111167" w14:textId="77777777" w:rsidR="00D216CB" w:rsidRPr="001D3869" w:rsidRDefault="00D216CB" w:rsidP="00146E0F">
            <w:pPr>
              <w:autoSpaceDE/>
              <w:autoSpaceDN/>
              <w:adjustRightInd/>
              <w:spacing w:before="0" w:line="240" w:lineRule="auto"/>
              <w:ind w:left="0"/>
              <w:rPr>
                <w:sz w:val="16"/>
                <w:szCs w:val="16"/>
              </w:rPr>
            </w:pPr>
            <w:r w:rsidRPr="002B1B83">
              <w:rPr>
                <w:sz w:val="16"/>
                <w:szCs w:val="16"/>
              </w:rPr>
              <w:t>PPG</w:t>
            </w:r>
          </w:p>
        </w:tc>
        <w:tc>
          <w:tcPr>
            <w:tcW w:w="2781" w:type="dxa"/>
            <w:gridSpan w:val="2"/>
            <w:vAlign w:val="center"/>
          </w:tcPr>
          <w:p w14:paraId="4309E851" w14:textId="77777777" w:rsidR="00D216CB" w:rsidRPr="00C9075B" w:rsidRDefault="00D216CB" w:rsidP="00146E0F">
            <w:pPr>
              <w:autoSpaceDE/>
              <w:autoSpaceDN/>
              <w:adjustRightInd/>
              <w:spacing w:before="0" w:line="240" w:lineRule="auto"/>
              <w:ind w:left="0"/>
              <w:rPr>
                <w:sz w:val="16"/>
                <w:szCs w:val="16"/>
              </w:rPr>
            </w:pPr>
            <w:proofErr w:type="spellStart"/>
            <w:r w:rsidRPr="00C9075B">
              <w:rPr>
                <w:sz w:val="16"/>
                <w:szCs w:val="16"/>
              </w:rPr>
              <w:t>Dimetcote</w:t>
            </w:r>
            <w:proofErr w:type="spellEnd"/>
            <w:r w:rsidRPr="00C9075B">
              <w:rPr>
                <w:sz w:val="16"/>
                <w:szCs w:val="16"/>
              </w:rPr>
              <w:t xml:space="preserve"> 9 or </w:t>
            </w:r>
            <w:proofErr w:type="spellStart"/>
            <w:r w:rsidRPr="00C9075B">
              <w:rPr>
                <w:sz w:val="16"/>
                <w:szCs w:val="16"/>
              </w:rPr>
              <w:t>Sigmazinc</w:t>
            </w:r>
            <w:proofErr w:type="spellEnd"/>
            <w:r w:rsidRPr="00C9075B">
              <w:rPr>
                <w:sz w:val="16"/>
                <w:szCs w:val="16"/>
              </w:rPr>
              <w:t xml:space="preserve"> 9</w:t>
            </w:r>
          </w:p>
          <w:p w14:paraId="79D54FD1" w14:textId="07F22C84" w:rsidR="006C4BAE" w:rsidRPr="00C9075B" w:rsidRDefault="006C4BAE" w:rsidP="00146E0F">
            <w:pPr>
              <w:autoSpaceDE/>
              <w:autoSpaceDN/>
              <w:adjustRightInd/>
              <w:spacing w:before="0" w:line="240" w:lineRule="auto"/>
              <w:ind w:left="0"/>
              <w:rPr>
                <w:sz w:val="16"/>
                <w:szCs w:val="16"/>
              </w:rPr>
            </w:pPr>
            <w:proofErr w:type="spellStart"/>
            <w:r w:rsidRPr="00C9075B">
              <w:rPr>
                <w:sz w:val="16"/>
                <w:szCs w:val="16"/>
              </w:rPr>
              <w:t>Sigmaguard</w:t>
            </w:r>
            <w:proofErr w:type="spellEnd"/>
            <w:r w:rsidRPr="00C9075B">
              <w:rPr>
                <w:sz w:val="16"/>
                <w:szCs w:val="16"/>
              </w:rPr>
              <w:t xml:space="preserve"> 750</w:t>
            </w:r>
          </w:p>
        </w:tc>
        <w:tc>
          <w:tcPr>
            <w:tcW w:w="971" w:type="dxa"/>
            <w:vAlign w:val="center"/>
          </w:tcPr>
          <w:p w14:paraId="47DC0F3E" w14:textId="77777777" w:rsidR="00D216CB" w:rsidRPr="00C9075B" w:rsidRDefault="00D216CB" w:rsidP="00146E0F">
            <w:pPr>
              <w:autoSpaceDE/>
              <w:autoSpaceDN/>
              <w:adjustRightInd/>
              <w:spacing w:before="0" w:line="240" w:lineRule="auto"/>
              <w:ind w:left="0"/>
              <w:jc w:val="center"/>
              <w:rPr>
                <w:sz w:val="16"/>
                <w:szCs w:val="16"/>
              </w:rPr>
            </w:pPr>
            <w:r w:rsidRPr="00C9075B">
              <w:rPr>
                <w:sz w:val="16"/>
                <w:szCs w:val="16"/>
              </w:rPr>
              <w:t>480</w:t>
            </w:r>
          </w:p>
          <w:p w14:paraId="0763F5FF" w14:textId="229DEE87" w:rsidR="00BF17FE" w:rsidRPr="00C9075B" w:rsidRDefault="00BF17FE" w:rsidP="00146E0F">
            <w:pPr>
              <w:autoSpaceDE/>
              <w:autoSpaceDN/>
              <w:adjustRightInd/>
              <w:spacing w:before="0" w:line="240" w:lineRule="auto"/>
              <w:ind w:left="0"/>
              <w:jc w:val="center"/>
              <w:rPr>
                <w:sz w:val="16"/>
                <w:szCs w:val="16"/>
              </w:rPr>
            </w:pPr>
            <w:r w:rsidRPr="00C9075B">
              <w:rPr>
                <w:sz w:val="16"/>
                <w:szCs w:val="16"/>
              </w:rPr>
              <w:t>324-480</w:t>
            </w:r>
          </w:p>
        </w:tc>
        <w:tc>
          <w:tcPr>
            <w:tcW w:w="1169" w:type="dxa"/>
            <w:gridSpan w:val="2"/>
            <w:vAlign w:val="center"/>
          </w:tcPr>
          <w:p w14:paraId="20E0EEDC" w14:textId="77777777" w:rsidR="00D216CB" w:rsidRPr="00C9075B" w:rsidRDefault="00D216CB" w:rsidP="00146E0F">
            <w:pPr>
              <w:autoSpaceDE/>
              <w:autoSpaceDN/>
              <w:adjustRightInd/>
              <w:spacing w:before="0" w:line="240" w:lineRule="auto"/>
              <w:ind w:left="0"/>
              <w:rPr>
                <w:sz w:val="16"/>
                <w:szCs w:val="16"/>
              </w:rPr>
            </w:pPr>
            <w:r w:rsidRPr="00C9075B">
              <w:rPr>
                <w:sz w:val="16"/>
                <w:szCs w:val="16"/>
              </w:rPr>
              <w:t>60°C(140°F)</w:t>
            </w:r>
          </w:p>
        </w:tc>
      </w:tr>
      <w:tr w:rsidR="00DE3CB8" w:rsidRPr="00097C2A" w14:paraId="6C19DCB1" w14:textId="77777777" w:rsidTr="00F029EB">
        <w:trPr>
          <w:trHeight w:val="288"/>
          <w:jc w:val="center"/>
        </w:trPr>
        <w:tc>
          <w:tcPr>
            <w:tcW w:w="2370" w:type="dxa"/>
            <w:gridSpan w:val="3"/>
            <w:tcBorders>
              <w:bottom w:val="single" w:sz="12" w:space="0" w:color="auto"/>
            </w:tcBorders>
            <w:vAlign w:val="center"/>
          </w:tcPr>
          <w:p w14:paraId="39653E2D" w14:textId="77777777" w:rsidR="00DE3CB8" w:rsidRPr="0005732F" w:rsidRDefault="00DE3CB8" w:rsidP="00146E0F">
            <w:pPr>
              <w:rPr>
                <w:i/>
                <w:color w:val="auto"/>
                <w:sz w:val="14"/>
                <w:szCs w:val="14"/>
              </w:rPr>
            </w:pPr>
          </w:p>
        </w:tc>
        <w:tc>
          <w:tcPr>
            <w:tcW w:w="7613" w:type="dxa"/>
            <w:gridSpan w:val="6"/>
            <w:tcBorders>
              <w:bottom w:val="single" w:sz="12" w:space="0" w:color="auto"/>
            </w:tcBorders>
            <w:vAlign w:val="center"/>
          </w:tcPr>
          <w:p w14:paraId="7C0F2560" w14:textId="77777777" w:rsidR="00DE3CB8" w:rsidRPr="00C9075B" w:rsidRDefault="00DE3CB8" w:rsidP="00146E0F">
            <w:pPr>
              <w:autoSpaceDE/>
              <w:autoSpaceDN/>
              <w:adjustRightInd/>
              <w:spacing w:before="0" w:line="240" w:lineRule="auto"/>
              <w:ind w:left="0"/>
              <w:rPr>
                <w:i/>
                <w:sz w:val="14"/>
                <w:szCs w:val="14"/>
                <w:lang w:val="ru-RU"/>
              </w:rPr>
            </w:pPr>
            <w:r w:rsidRPr="00C9075B">
              <w:rPr>
                <w:i/>
                <w:color w:val="auto"/>
                <w:sz w:val="14"/>
                <w:szCs w:val="24"/>
                <w:lang w:val="ru-RU"/>
              </w:rPr>
              <w:t>Примечание: На края и сварные швы рекомендуется нанести полосовой слой.</w:t>
            </w:r>
          </w:p>
        </w:tc>
      </w:tr>
      <w:tr w:rsidR="00DE3CB8" w:rsidRPr="0005732F" w14:paraId="135980ED" w14:textId="77777777" w:rsidTr="00F029EB">
        <w:trPr>
          <w:trHeight w:val="288"/>
          <w:jc w:val="center"/>
        </w:trPr>
        <w:tc>
          <w:tcPr>
            <w:tcW w:w="2370" w:type="dxa"/>
            <w:gridSpan w:val="3"/>
            <w:tcBorders>
              <w:top w:val="single" w:sz="12" w:space="0" w:color="auto"/>
            </w:tcBorders>
            <w:vAlign w:val="center"/>
          </w:tcPr>
          <w:p w14:paraId="37346637"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ВТОРОЙ СЛОЙ</w:t>
            </w:r>
          </w:p>
        </w:tc>
        <w:tc>
          <w:tcPr>
            <w:tcW w:w="2692" w:type="dxa"/>
            <w:tcBorders>
              <w:top w:val="single" w:sz="12" w:space="0" w:color="auto"/>
            </w:tcBorders>
            <w:vAlign w:val="center"/>
          </w:tcPr>
          <w:p w14:paraId="704225D1"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Carboline</w:t>
            </w:r>
          </w:p>
        </w:tc>
        <w:tc>
          <w:tcPr>
            <w:tcW w:w="2781" w:type="dxa"/>
            <w:gridSpan w:val="2"/>
            <w:tcBorders>
              <w:top w:val="single" w:sz="12" w:space="0" w:color="auto"/>
            </w:tcBorders>
            <w:vAlign w:val="center"/>
          </w:tcPr>
          <w:p w14:paraId="34B1BAF6"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Phenoline 353 LTE</w:t>
            </w:r>
          </w:p>
        </w:tc>
        <w:tc>
          <w:tcPr>
            <w:tcW w:w="971" w:type="dxa"/>
            <w:tcBorders>
              <w:top w:val="single" w:sz="12" w:space="0" w:color="auto"/>
            </w:tcBorders>
            <w:vAlign w:val="center"/>
          </w:tcPr>
          <w:p w14:paraId="215E48E9"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197</w:t>
            </w:r>
          </w:p>
        </w:tc>
        <w:tc>
          <w:tcPr>
            <w:tcW w:w="1169" w:type="dxa"/>
            <w:gridSpan w:val="2"/>
            <w:tcBorders>
              <w:top w:val="single" w:sz="12" w:space="0" w:color="auto"/>
            </w:tcBorders>
            <w:vAlign w:val="center"/>
          </w:tcPr>
          <w:p w14:paraId="391FC872"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49°C (120°F)</w:t>
            </w:r>
          </w:p>
        </w:tc>
      </w:tr>
      <w:tr w:rsidR="00DE3CB8" w:rsidRPr="0005732F" w14:paraId="66A7A9A8" w14:textId="77777777" w:rsidTr="00F029EB">
        <w:trPr>
          <w:trHeight w:val="288"/>
          <w:jc w:val="center"/>
        </w:trPr>
        <w:tc>
          <w:tcPr>
            <w:tcW w:w="2370" w:type="dxa"/>
            <w:gridSpan w:val="3"/>
            <w:vAlign w:val="center"/>
          </w:tcPr>
          <w:p w14:paraId="6BB3D0D2" w14:textId="77777777" w:rsidR="00DE3CB8" w:rsidRPr="00D41158" w:rsidRDefault="00DE3CB8" w:rsidP="00146E0F">
            <w:pPr>
              <w:autoSpaceDE/>
              <w:autoSpaceDN/>
              <w:adjustRightInd/>
              <w:spacing w:before="0" w:line="240" w:lineRule="auto"/>
              <w:ind w:left="0"/>
              <w:rPr>
                <w:b/>
                <w:color w:val="auto"/>
                <w:sz w:val="16"/>
                <w:szCs w:val="24"/>
                <w:lang w:val="ru-RU"/>
              </w:rPr>
            </w:pPr>
            <w:r w:rsidRPr="00D41158">
              <w:rPr>
                <w:b/>
                <w:color w:val="auto"/>
                <w:sz w:val="16"/>
                <w:szCs w:val="24"/>
                <w:lang w:val="ru-RU"/>
              </w:rPr>
              <w:t>Эпоксидное</w:t>
            </w:r>
          </w:p>
        </w:tc>
        <w:tc>
          <w:tcPr>
            <w:tcW w:w="2692" w:type="dxa"/>
            <w:vAlign w:val="center"/>
          </w:tcPr>
          <w:p w14:paraId="6C5F087D"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Hempel Coatings (USA), Inc.</w:t>
            </w:r>
          </w:p>
        </w:tc>
        <w:tc>
          <w:tcPr>
            <w:tcW w:w="2781" w:type="dxa"/>
            <w:gridSpan w:val="2"/>
            <w:vAlign w:val="center"/>
          </w:tcPr>
          <w:p w14:paraId="14D59B86" w14:textId="77777777" w:rsidR="00DE3CB8" w:rsidRPr="00C9075B" w:rsidRDefault="00DE3CB8" w:rsidP="00146E0F">
            <w:pPr>
              <w:autoSpaceDE/>
              <w:autoSpaceDN/>
              <w:adjustRightInd/>
              <w:spacing w:before="0" w:line="240" w:lineRule="auto"/>
              <w:ind w:left="0"/>
              <w:rPr>
                <w:sz w:val="16"/>
                <w:szCs w:val="16"/>
              </w:rPr>
            </w:pPr>
            <w:proofErr w:type="spellStart"/>
            <w:r w:rsidRPr="00C9075B">
              <w:rPr>
                <w:sz w:val="16"/>
                <w:szCs w:val="16"/>
              </w:rPr>
              <w:t>Hempadur</w:t>
            </w:r>
            <w:proofErr w:type="spellEnd"/>
            <w:r w:rsidRPr="00C9075B">
              <w:rPr>
                <w:sz w:val="16"/>
                <w:szCs w:val="16"/>
              </w:rPr>
              <w:t xml:space="preserve"> 35760 (Ethanol)</w:t>
            </w:r>
          </w:p>
        </w:tc>
        <w:tc>
          <w:tcPr>
            <w:tcW w:w="971" w:type="dxa"/>
            <w:vAlign w:val="center"/>
          </w:tcPr>
          <w:p w14:paraId="61BC1DBF" w14:textId="77777777" w:rsidR="00DE3CB8" w:rsidRPr="00C9075B" w:rsidRDefault="00DE3CB8" w:rsidP="00146E0F">
            <w:pPr>
              <w:autoSpaceDE/>
              <w:autoSpaceDN/>
              <w:adjustRightInd/>
              <w:spacing w:before="0" w:line="240" w:lineRule="auto"/>
              <w:ind w:left="0"/>
              <w:jc w:val="center"/>
              <w:rPr>
                <w:sz w:val="16"/>
                <w:szCs w:val="16"/>
              </w:rPr>
            </w:pPr>
            <w:r w:rsidRPr="00C9075B">
              <w:rPr>
                <w:sz w:val="16"/>
                <w:szCs w:val="16"/>
              </w:rPr>
              <w:t>0</w:t>
            </w:r>
          </w:p>
        </w:tc>
        <w:tc>
          <w:tcPr>
            <w:tcW w:w="1169" w:type="dxa"/>
            <w:gridSpan w:val="2"/>
            <w:vAlign w:val="center"/>
          </w:tcPr>
          <w:p w14:paraId="08CE1FD3" w14:textId="77777777" w:rsidR="00DE3CB8" w:rsidRPr="00C9075B" w:rsidRDefault="00DE3CB8" w:rsidP="00146E0F">
            <w:pPr>
              <w:autoSpaceDE/>
              <w:autoSpaceDN/>
              <w:adjustRightInd/>
              <w:spacing w:before="0" w:line="240" w:lineRule="auto"/>
              <w:ind w:left="0"/>
              <w:rPr>
                <w:sz w:val="16"/>
                <w:szCs w:val="16"/>
              </w:rPr>
            </w:pPr>
            <w:r w:rsidRPr="00C9075B">
              <w:rPr>
                <w:sz w:val="16"/>
                <w:szCs w:val="16"/>
              </w:rPr>
              <w:t>45°C(113°F)</w:t>
            </w:r>
          </w:p>
        </w:tc>
      </w:tr>
      <w:tr w:rsidR="00470811" w:rsidRPr="0005732F" w14:paraId="193B9E05" w14:textId="77777777" w:rsidTr="00F029EB">
        <w:trPr>
          <w:trHeight w:val="288"/>
          <w:jc w:val="center"/>
        </w:trPr>
        <w:tc>
          <w:tcPr>
            <w:tcW w:w="2370" w:type="dxa"/>
            <w:gridSpan w:val="3"/>
            <w:vAlign w:val="center"/>
          </w:tcPr>
          <w:p w14:paraId="08465343" w14:textId="77777777" w:rsidR="00470811" w:rsidRPr="00D41158" w:rsidRDefault="00470811" w:rsidP="00146E0F">
            <w:pPr>
              <w:autoSpaceDE/>
              <w:autoSpaceDN/>
              <w:adjustRightInd/>
              <w:spacing w:before="0" w:line="240" w:lineRule="auto"/>
              <w:ind w:left="0"/>
              <w:rPr>
                <w:b/>
                <w:color w:val="auto"/>
                <w:sz w:val="16"/>
                <w:szCs w:val="24"/>
                <w:lang w:val="ru-RU"/>
              </w:rPr>
            </w:pPr>
          </w:p>
        </w:tc>
        <w:tc>
          <w:tcPr>
            <w:tcW w:w="2692" w:type="dxa"/>
            <w:vAlign w:val="center"/>
          </w:tcPr>
          <w:p w14:paraId="0CF4E591" w14:textId="338AE7FD" w:rsidR="00470811" w:rsidRPr="001D3869" w:rsidRDefault="00470811" w:rsidP="00146E0F">
            <w:pPr>
              <w:autoSpaceDE/>
              <w:autoSpaceDN/>
              <w:adjustRightInd/>
              <w:spacing w:before="0" w:line="240" w:lineRule="auto"/>
              <w:ind w:left="0"/>
              <w:rPr>
                <w:sz w:val="16"/>
                <w:szCs w:val="16"/>
              </w:rPr>
            </w:pPr>
            <w:r w:rsidRPr="001D3869">
              <w:rPr>
                <w:sz w:val="16"/>
                <w:szCs w:val="16"/>
              </w:rPr>
              <w:t>Hempel Coatings (USA), Inc.</w:t>
            </w:r>
          </w:p>
        </w:tc>
        <w:tc>
          <w:tcPr>
            <w:tcW w:w="2781" w:type="dxa"/>
            <w:gridSpan w:val="2"/>
            <w:vAlign w:val="center"/>
          </w:tcPr>
          <w:p w14:paraId="2A17B64E" w14:textId="080BAE63" w:rsidR="00470811" w:rsidRPr="00C9075B" w:rsidRDefault="00470811" w:rsidP="00146E0F">
            <w:pPr>
              <w:autoSpaceDE/>
              <w:autoSpaceDN/>
              <w:adjustRightInd/>
              <w:spacing w:before="0" w:line="240" w:lineRule="auto"/>
              <w:ind w:left="0"/>
              <w:rPr>
                <w:sz w:val="16"/>
                <w:szCs w:val="16"/>
              </w:rPr>
            </w:pPr>
            <w:r w:rsidRPr="00C9075B">
              <w:rPr>
                <w:sz w:val="16"/>
                <w:szCs w:val="16"/>
              </w:rPr>
              <w:t>Not specified</w:t>
            </w:r>
          </w:p>
        </w:tc>
        <w:tc>
          <w:tcPr>
            <w:tcW w:w="971" w:type="dxa"/>
            <w:vAlign w:val="center"/>
          </w:tcPr>
          <w:p w14:paraId="6AB9A4E0" w14:textId="77777777" w:rsidR="00470811" w:rsidRPr="00C9075B" w:rsidRDefault="00470811" w:rsidP="00146E0F">
            <w:pPr>
              <w:autoSpaceDE/>
              <w:autoSpaceDN/>
              <w:adjustRightInd/>
              <w:spacing w:before="0" w:line="240" w:lineRule="auto"/>
              <w:ind w:left="0"/>
              <w:jc w:val="center"/>
              <w:rPr>
                <w:sz w:val="16"/>
                <w:szCs w:val="16"/>
              </w:rPr>
            </w:pPr>
          </w:p>
        </w:tc>
        <w:tc>
          <w:tcPr>
            <w:tcW w:w="1169" w:type="dxa"/>
            <w:gridSpan w:val="2"/>
            <w:vAlign w:val="center"/>
          </w:tcPr>
          <w:p w14:paraId="6EF71DB5" w14:textId="77777777" w:rsidR="00470811" w:rsidRPr="00C9075B" w:rsidRDefault="00470811" w:rsidP="00146E0F">
            <w:pPr>
              <w:autoSpaceDE/>
              <w:autoSpaceDN/>
              <w:adjustRightInd/>
              <w:spacing w:before="0" w:line="240" w:lineRule="auto"/>
              <w:ind w:left="0"/>
              <w:rPr>
                <w:sz w:val="16"/>
                <w:szCs w:val="16"/>
              </w:rPr>
            </w:pPr>
          </w:p>
        </w:tc>
      </w:tr>
      <w:tr w:rsidR="00943A4C" w:rsidRPr="0005732F" w14:paraId="43FB3F66" w14:textId="77777777" w:rsidTr="00060FBE">
        <w:trPr>
          <w:trHeight w:val="288"/>
          <w:jc w:val="center"/>
        </w:trPr>
        <w:tc>
          <w:tcPr>
            <w:tcW w:w="2370" w:type="dxa"/>
            <w:gridSpan w:val="3"/>
            <w:vAlign w:val="center"/>
          </w:tcPr>
          <w:p w14:paraId="660F9F5A" w14:textId="77777777" w:rsidR="00943A4C" w:rsidRPr="00D41158" w:rsidRDefault="00943A4C" w:rsidP="00146E0F">
            <w:pPr>
              <w:autoSpaceDE/>
              <w:autoSpaceDN/>
              <w:adjustRightInd/>
              <w:spacing w:before="0" w:line="240" w:lineRule="auto"/>
              <w:ind w:left="0"/>
              <w:rPr>
                <w:b/>
                <w:color w:val="auto"/>
                <w:sz w:val="16"/>
                <w:szCs w:val="24"/>
                <w:lang w:val="ru-RU"/>
              </w:rPr>
            </w:pPr>
          </w:p>
        </w:tc>
        <w:tc>
          <w:tcPr>
            <w:tcW w:w="2692" w:type="dxa"/>
            <w:vAlign w:val="center"/>
          </w:tcPr>
          <w:p w14:paraId="006134E3" w14:textId="77777777" w:rsidR="00943A4C" w:rsidRPr="001D3869" w:rsidRDefault="00943A4C" w:rsidP="00146E0F">
            <w:pPr>
              <w:autoSpaceDE/>
              <w:autoSpaceDN/>
              <w:adjustRightInd/>
              <w:spacing w:before="0" w:line="240" w:lineRule="auto"/>
              <w:ind w:left="0"/>
              <w:rPr>
                <w:sz w:val="16"/>
                <w:szCs w:val="16"/>
              </w:rPr>
            </w:pPr>
            <w:r w:rsidRPr="002B1B83">
              <w:rPr>
                <w:sz w:val="16"/>
                <w:szCs w:val="16"/>
              </w:rPr>
              <w:t xml:space="preserve">International  </w:t>
            </w:r>
          </w:p>
        </w:tc>
        <w:tc>
          <w:tcPr>
            <w:tcW w:w="2781" w:type="dxa"/>
            <w:gridSpan w:val="2"/>
            <w:vAlign w:val="center"/>
          </w:tcPr>
          <w:p w14:paraId="2C369F3D" w14:textId="77777777" w:rsidR="00943A4C" w:rsidRPr="00C9075B" w:rsidRDefault="00943A4C" w:rsidP="00146E0F">
            <w:pPr>
              <w:autoSpaceDE/>
              <w:autoSpaceDN/>
              <w:adjustRightInd/>
              <w:spacing w:before="0" w:line="240" w:lineRule="auto"/>
              <w:ind w:left="0"/>
              <w:rPr>
                <w:sz w:val="16"/>
                <w:szCs w:val="16"/>
              </w:rPr>
            </w:pPr>
            <w:r w:rsidRPr="00C9075B">
              <w:rPr>
                <w:sz w:val="16"/>
                <w:szCs w:val="16"/>
              </w:rPr>
              <w:t>Interline 850</w:t>
            </w:r>
          </w:p>
        </w:tc>
        <w:tc>
          <w:tcPr>
            <w:tcW w:w="971" w:type="dxa"/>
            <w:vAlign w:val="center"/>
          </w:tcPr>
          <w:p w14:paraId="4687B889" w14:textId="77777777" w:rsidR="00943A4C" w:rsidRPr="00C9075B" w:rsidRDefault="00943A4C" w:rsidP="00146E0F">
            <w:pPr>
              <w:autoSpaceDE/>
              <w:autoSpaceDN/>
              <w:adjustRightInd/>
              <w:spacing w:before="0" w:line="240" w:lineRule="auto"/>
              <w:ind w:left="0"/>
              <w:jc w:val="center"/>
              <w:rPr>
                <w:sz w:val="16"/>
                <w:szCs w:val="16"/>
              </w:rPr>
            </w:pPr>
            <w:r w:rsidRPr="00C9075B">
              <w:rPr>
                <w:sz w:val="16"/>
                <w:szCs w:val="16"/>
              </w:rPr>
              <w:t>225</w:t>
            </w:r>
          </w:p>
        </w:tc>
        <w:tc>
          <w:tcPr>
            <w:tcW w:w="1169" w:type="dxa"/>
            <w:gridSpan w:val="2"/>
            <w:vAlign w:val="center"/>
          </w:tcPr>
          <w:p w14:paraId="5FBF2BAC" w14:textId="77777777" w:rsidR="00943A4C" w:rsidRPr="00C9075B" w:rsidRDefault="00943A4C" w:rsidP="00146E0F">
            <w:pPr>
              <w:autoSpaceDE/>
              <w:autoSpaceDN/>
              <w:adjustRightInd/>
              <w:spacing w:before="0" w:line="240" w:lineRule="auto"/>
              <w:ind w:left="0"/>
              <w:rPr>
                <w:sz w:val="16"/>
                <w:szCs w:val="16"/>
              </w:rPr>
            </w:pPr>
            <w:r w:rsidRPr="00C9075B">
              <w:rPr>
                <w:sz w:val="16"/>
                <w:szCs w:val="16"/>
              </w:rPr>
              <w:t>49°C (120°F)</w:t>
            </w:r>
          </w:p>
        </w:tc>
      </w:tr>
      <w:tr w:rsidR="00CB1868" w:rsidRPr="0005732F" w14:paraId="5DB612CA" w14:textId="77777777" w:rsidTr="00F029EB">
        <w:trPr>
          <w:trHeight w:val="288"/>
          <w:jc w:val="center"/>
        </w:trPr>
        <w:tc>
          <w:tcPr>
            <w:tcW w:w="2370" w:type="dxa"/>
            <w:gridSpan w:val="3"/>
            <w:vAlign w:val="center"/>
          </w:tcPr>
          <w:p w14:paraId="49248139" w14:textId="77777777" w:rsidR="00CB1868" w:rsidRPr="00D41158" w:rsidRDefault="00CB1868" w:rsidP="00CB1868">
            <w:pPr>
              <w:autoSpaceDE/>
              <w:autoSpaceDN/>
              <w:adjustRightInd/>
              <w:spacing w:before="0" w:line="240" w:lineRule="auto"/>
              <w:ind w:left="0"/>
              <w:rPr>
                <w:b/>
                <w:color w:val="auto"/>
                <w:sz w:val="16"/>
                <w:szCs w:val="24"/>
                <w:lang w:val="ru-RU"/>
              </w:rPr>
            </w:pPr>
            <w:r>
              <w:rPr>
                <w:b/>
                <w:color w:val="auto"/>
                <w:sz w:val="16"/>
                <w:szCs w:val="24"/>
                <w:lang w:val="ru-RU"/>
              </w:rPr>
              <w:t>Т</w:t>
            </w:r>
            <w:r w:rsidRPr="00D41158">
              <w:rPr>
                <w:b/>
                <w:color w:val="auto"/>
                <w:sz w:val="16"/>
                <w:szCs w:val="24"/>
                <w:lang w:val="ru-RU"/>
              </w:rPr>
              <w:t>онкопленочное</w:t>
            </w:r>
          </w:p>
        </w:tc>
        <w:tc>
          <w:tcPr>
            <w:tcW w:w="2692" w:type="dxa"/>
            <w:vAlign w:val="center"/>
          </w:tcPr>
          <w:p w14:paraId="187E56D4" w14:textId="77777777" w:rsidR="00CB1868" w:rsidRPr="001D3869" w:rsidRDefault="00CB1868" w:rsidP="00CB1868">
            <w:pPr>
              <w:autoSpaceDE/>
              <w:autoSpaceDN/>
              <w:adjustRightInd/>
              <w:spacing w:before="0" w:line="240" w:lineRule="auto"/>
              <w:ind w:left="0"/>
              <w:rPr>
                <w:sz w:val="16"/>
                <w:szCs w:val="16"/>
              </w:rPr>
            </w:pPr>
            <w:r w:rsidRPr="001D3869">
              <w:rPr>
                <w:sz w:val="16"/>
                <w:szCs w:val="16"/>
              </w:rPr>
              <w:t>Jotun Paints</w:t>
            </w:r>
          </w:p>
        </w:tc>
        <w:tc>
          <w:tcPr>
            <w:tcW w:w="2781" w:type="dxa"/>
            <w:gridSpan w:val="2"/>
            <w:vAlign w:val="center"/>
          </w:tcPr>
          <w:p w14:paraId="4C5DC89A" w14:textId="77777777" w:rsidR="00CB1868" w:rsidRPr="00C9075B" w:rsidRDefault="00CB1868" w:rsidP="00CB1868">
            <w:pPr>
              <w:autoSpaceDE/>
              <w:autoSpaceDN/>
              <w:adjustRightInd/>
              <w:spacing w:before="0" w:line="240" w:lineRule="auto"/>
              <w:ind w:left="0"/>
              <w:rPr>
                <w:sz w:val="16"/>
                <w:szCs w:val="16"/>
              </w:rPr>
            </w:pPr>
            <w:proofErr w:type="spellStart"/>
            <w:r w:rsidRPr="00C9075B">
              <w:rPr>
                <w:sz w:val="16"/>
                <w:szCs w:val="16"/>
              </w:rPr>
              <w:t>Tankguard</w:t>
            </w:r>
            <w:proofErr w:type="spellEnd"/>
            <w:r w:rsidRPr="00C9075B">
              <w:rPr>
                <w:sz w:val="16"/>
                <w:szCs w:val="16"/>
              </w:rPr>
              <w:t xml:space="preserve"> Storage</w:t>
            </w:r>
          </w:p>
          <w:p w14:paraId="41D5C4CE" w14:textId="66FE7FE9" w:rsidR="00CB1868" w:rsidRPr="00C9075B" w:rsidRDefault="00CB1868" w:rsidP="00CB1868">
            <w:pPr>
              <w:autoSpaceDE/>
              <w:autoSpaceDN/>
              <w:adjustRightInd/>
              <w:spacing w:before="0" w:line="240" w:lineRule="auto"/>
              <w:ind w:left="0"/>
              <w:rPr>
                <w:sz w:val="16"/>
                <w:szCs w:val="16"/>
              </w:rPr>
            </w:pPr>
            <w:proofErr w:type="spellStart"/>
            <w:r w:rsidRPr="00C9075B">
              <w:rPr>
                <w:sz w:val="16"/>
                <w:szCs w:val="16"/>
              </w:rPr>
              <w:t>Tankguard</w:t>
            </w:r>
            <w:proofErr w:type="spellEnd"/>
            <w:r w:rsidRPr="00C9075B">
              <w:rPr>
                <w:sz w:val="16"/>
                <w:szCs w:val="16"/>
              </w:rPr>
              <w:t xml:space="preserve"> Plus (Methanol)</w:t>
            </w:r>
          </w:p>
        </w:tc>
        <w:tc>
          <w:tcPr>
            <w:tcW w:w="971" w:type="dxa"/>
            <w:vAlign w:val="center"/>
          </w:tcPr>
          <w:p w14:paraId="5AB01AA8" w14:textId="77777777" w:rsidR="00CB1868" w:rsidRPr="00C9075B" w:rsidRDefault="00CB1868" w:rsidP="00CB1868">
            <w:pPr>
              <w:autoSpaceDE/>
              <w:autoSpaceDN/>
              <w:adjustRightInd/>
              <w:spacing w:before="0" w:line="240" w:lineRule="auto"/>
              <w:ind w:left="0"/>
              <w:jc w:val="center"/>
              <w:rPr>
                <w:sz w:val="16"/>
                <w:szCs w:val="16"/>
              </w:rPr>
            </w:pPr>
            <w:r w:rsidRPr="00C9075B">
              <w:rPr>
                <w:sz w:val="16"/>
                <w:szCs w:val="16"/>
              </w:rPr>
              <w:t>335</w:t>
            </w:r>
          </w:p>
          <w:p w14:paraId="40EBD8BF" w14:textId="35D5FC71" w:rsidR="00CB1868" w:rsidRPr="00C9075B" w:rsidRDefault="00CB1868" w:rsidP="00CB1868">
            <w:pPr>
              <w:autoSpaceDE/>
              <w:autoSpaceDN/>
              <w:adjustRightInd/>
              <w:spacing w:before="0" w:line="240" w:lineRule="auto"/>
              <w:ind w:left="0"/>
              <w:jc w:val="center"/>
              <w:rPr>
                <w:sz w:val="16"/>
                <w:szCs w:val="16"/>
              </w:rPr>
            </w:pPr>
            <w:r w:rsidRPr="00C9075B">
              <w:rPr>
                <w:sz w:val="16"/>
                <w:szCs w:val="16"/>
              </w:rPr>
              <w:t>300</w:t>
            </w:r>
          </w:p>
        </w:tc>
        <w:tc>
          <w:tcPr>
            <w:tcW w:w="1169" w:type="dxa"/>
            <w:gridSpan w:val="2"/>
            <w:vAlign w:val="center"/>
          </w:tcPr>
          <w:p w14:paraId="32E6DCEC" w14:textId="77777777" w:rsidR="00CB1868" w:rsidRPr="00C9075B" w:rsidRDefault="00CB1868" w:rsidP="00CB1868">
            <w:pPr>
              <w:autoSpaceDE/>
              <w:autoSpaceDN/>
              <w:adjustRightInd/>
              <w:spacing w:before="0" w:line="240" w:lineRule="auto"/>
              <w:ind w:left="0"/>
              <w:rPr>
                <w:sz w:val="16"/>
                <w:szCs w:val="16"/>
              </w:rPr>
            </w:pPr>
            <w:r w:rsidRPr="00C9075B">
              <w:rPr>
                <w:sz w:val="16"/>
                <w:szCs w:val="16"/>
              </w:rPr>
              <w:t>60°C(140°F)</w:t>
            </w:r>
          </w:p>
        </w:tc>
      </w:tr>
      <w:tr w:rsidR="00BF17FE" w:rsidRPr="0005732F" w14:paraId="5C96729B" w14:textId="77777777" w:rsidTr="00060FBE">
        <w:trPr>
          <w:trHeight w:val="288"/>
          <w:jc w:val="center"/>
        </w:trPr>
        <w:tc>
          <w:tcPr>
            <w:tcW w:w="2370" w:type="dxa"/>
            <w:gridSpan w:val="3"/>
            <w:vAlign w:val="center"/>
          </w:tcPr>
          <w:p w14:paraId="5478F8E4" w14:textId="77777777" w:rsidR="00BF17FE" w:rsidRDefault="00BF17FE" w:rsidP="00146E0F">
            <w:pPr>
              <w:autoSpaceDE/>
              <w:autoSpaceDN/>
              <w:adjustRightInd/>
              <w:spacing w:before="0" w:line="240" w:lineRule="auto"/>
              <w:ind w:left="0"/>
              <w:rPr>
                <w:b/>
                <w:color w:val="auto"/>
                <w:sz w:val="16"/>
                <w:szCs w:val="24"/>
                <w:lang w:val="ru-RU"/>
              </w:rPr>
            </w:pPr>
          </w:p>
        </w:tc>
        <w:tc>
          <w:tcPr>
            <w:tcW w:w="2692" w:type="dxa"/>
            <w:vAlign w:val="center"/>
          </w:tcPr>
          <w:p w14:paraId="3FF11433" w14:textId="77777777" w:rsidR="00BF17FE" w:rsidRPr="001D3869" w:rsidRDefault="00BF17FE" w:rsidP="00146E0F">
            <w:pPr>
              <w:autoSpaceDE/>
              <w:autoSpaceDN/>
              <w:adjustRightInd/>
              <w:spacing w:before="0" w:line="240" w:lineRule="auto"/>
              <w:ind w:left="0"/>
              <w:rPr>
                <w:sz w:val="16"/>
                <w:szCs w:val="16"/>
              </w:rPr>
            </w:pPr>
            <w:r w:rsidRPr="001D3869">
              <w:rPr>
                <w:sz w:val="16"/>
                <w:szCs w:val="16"/>
              </w:rPr>
              <w:t>Sherwin Williams</w:t>
            </w:r>
          </w:p>
        </w:tc>
        <w:tc>
          <w:tcPr>
            <w:tcW w:w="2781" w:type="dxa"/>
            <w:gridSpan w:val="2"/>
            <w:vAlign w:val="center"/>
          </w:tcPr>
          <w:p w14:paraId="1EA0CC69" w14:textId="77777777" w:rsidR="00BF17FE" w:rsidRPr="00C9075B" w:rsidRDefault="00BF17FE" w:rsidP="00146E0F">
            <w:pPr>
              <w:autoSpaceDE/>
              <w:autoSpaceDN/>
              <w:adjustRightInd/>
              <w:spacing w:before="0" w:line="240" w:lineRule="auto"/>
              <w:ind w:left="0"/>
              <w:rPr>
                <w:sz w:val="16"/>
                <w:szCs w:val="16"/>
              </w:rPr>
            </w:pPr>
            <w:proofErr w:type="spellStart"/>
            <w:r w:rsidRPr="00C9075B">
              <w:rPr>
                <w:sz w:val="16"/>
                <w:szCs w:val="16"/>
              </w:rPr>
              <w:t>Phenicon</w:t>
            </w:r>
            <w:proofErr w:type="spellEnd"/>
            <w:r w:rsidRPr="00C9075B">
              <w:rPr>
                <w:sz w:val="16"/>
                <w:szCs w:val="16"/>
              </w:rPr>
              <w:t xml:space="preserve"> HS</w:t>
            </w:r>
          </w:p>
        </w:tc>
        <w:tc>
          <w:tcPr>
            <w:tcW w:w="971" w:type="dxa"/>
            <w:vAlign w:val="center"/>
          </w:tcPr>
          <w:p w14:paraId="19CE907E" w14:textId="77777777" w:rsidR="00BF17FE" w:rsidRPr="00C9075B" w:rsidRDefault="00BF17FE" w:rsidP="00146E0F">
            <w:pPr>
              <w:autoSpaceDE/>
              <w:autoSpaceDN/>
              <w:adjustRightInd/>
              <w:spacing w:before="0" w:line="240" w:lineRule="auto"/>
              <w:ind w:left="0"/>
              <w:jc w:val="center"/>
              <w:rPr>
                <w:sz w:val="16"/>
                <w:szCs w:val="16"/>
              </w:rPr>
            </w:pPr>
            <w:r w:rsidRPr="00C9075B">
              <w:rPr>
                <w:sz w:val="16"/>
                <w:szCs w:val="16"/>
              </w:rPr>
              <w:t>&lt; 250</w:t>
            </w:r>
          </w:p>
        </w:tc>
        <w:tc>
          <w:tcPr>
            <w:tcW w:w="1169" w:type="dxa"/>
            <w:gridSpan w:val="2"/>
            <w:vAlign w:val="center"/>
          </w:tcPr>
          <w:p w14:paraId="2489FC08" w14:textId="77777777" w:rsidR="00BF17FE" w:rsidRPr="00C9075B" w:rsidRDefault="00BF17FE" w:rsidP="00146E0F">
            <w:pPr>
              <w:autoSpaceDE/>
              <w:autoSpaceDN/>
              <w:adjustRightInd/>
              <w:spacing w:before="0" w:line="240" w:lineRule="auto"/>
              <w:ind w:left="0"/>
              <w:rPr>
                <w:sz w:val="16"/>
                <w:szCs w:val="16"/>
              </w:rPr>
            </w:pPr>
            <w:r w:rsidRPr="00C9075B">
              <w:rPr>
                <w:sz w:val="16"/>
                <w:szCs w:val="16"/>
              </w:rPr>
              <w:t>60°C(140°F)</w:t>
            </w:r>
          </w:p>
        </w:tc>
      </w:tr>
      <w:tr w:rsidR="00BF17FE" w:rsidRPr="005B5476" w14:paraId="16BE44C2" w14:textId="77777777" w:rsidTr="00F029EB">
        <w:trPr>
          <w:trHeight w:val="288"/>
          <w:jc w:val="center"/>
        </w:trPr>
        <w:tc>
          <w:tcPr>
            <w:tcW w:w="2370" w:type="dxa"/>
            <w:gridSpan w:val="3"/>
            <w:vAlign w:val="center"/>
          </w:tcPr>
          <w:p w14:paraId="39E2C76A" w14:textId="2A37600F" w:rsidR="00BF17FE" w:rsidRDefault="00BF17FE" w:rsidP="00BF17FE">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692" w:type="dxa"/>
            <w:vAlign w:val="center"/>
          </w:tcPr>
          <w:p w14:paraId="4C08EFAB" w14:textId="7984B002" w:rsidR="00BF17FE" w:rsidRPr="005B5476" w:rsidRDefault="00BF17FE" w:rsidP="00BF17FE">
            <w:pPr>
              <w:autoSpaceDE/>
              <w:autoSpaceDN/>
              <w:adjustRightInd/>
              <w:spacing w:before="0" w:line="240" w:lineRule="auto"/>
              <w:ind w:left="0"/>
              <w:rPr>
                <w:sz w:val="16"/>
                <w:szCs w:val="16"/>
                <w:lang w:val="ru-RU"/>
              </w:rPr>
            </w:pPr>
            <w:r w:rsidRPr="002B1B83">
              <w:rPr>
                <w:sz w:val="16"/>
                <w:szCs w:val="16"/>
              </w:rPr>
              <w:t>PPG</w:t>
            </w:r>
          </w:p>
        </w:tc>
        <w:tc>
          <w:tcPr>
            <w:tcW w:w="2781" w:type="dxa"/>
            <w:gridSpan w:val="2"/>
            <w:vAlign w:val="center"/>
          </w:tcPr>
          <w:p w14:paraId="0DDF5BE0" w14:textId="1EF66556" w:rsidR="00BF17FE" w:rsidRPr="00C9075B" w:rsidRDefault="00AF01E7" w:rsidP="00BF17FE">
            <w:pPr>
              <w:autoSpaceDE/>
              <w:autoSpaceDN/>
              <w:adjustRightInd/>
              <w:spacing w:before="0" w:line="240" w:lineRule="auto"/>
              <w:ind w:left="0"/>
              <w:rPr>
                <w:sz w:val="16"/>
                <w:szCs w:val="16"/>
              </w:rPr>
            </w:pPr>
            <w:r w:rsidRPr="00C9075B">
              <w:rPr>
                <w:sz w:val="16"/>
                <w:szCs w:val="16"/>
              </w:rPr>
              <w:t>Not specified</w:t>
            </w:r>
          </w:p>
        </w:tc>
        <w:tc>
          <w:tcPr>
            <w:tcW w:w="971" w:type="dxa"/>
            <w:vAlign w:val="center"/>
          </w:tcPr>
          <w:p w14:paraId="4CD4514D" w14:textId="77777777" w:rsidR="00BF17FE" w:rsidRPr="00C9075B" w:rsidRDefault="00BF17FE" w:rsidP="00BF17FE">
            <w:pPr>
              <w:autoSpaceDE/>
              <w:autoSpaceDN/>
              <w:adjustRightInd/>
              <w:spacing w:before="0" w:line="240" w:lineRule="auto"/>
              <w:ind w:left="0"/>
              <w:jc w:val="center"/>
              <w:rPr>
                <w:sz w:val="16"/>
                <w:szCs w:val="16"/>
                <w:lang w:val="ru-RU"/>
              </w:rPr>
            </w:pPr>
          </w:p>
        </w:tc>
        <w:tc>
          <w:tcPr>
            <w:tcW w:w="1169" w:type="dxa"/>
            <w:gridSpan w:val="2"/>
            <w:vAlign w:val="center"/>
          </w:tcPr>
          <w:p w14:paraId="083FE845" w14:textId="77777777" w:rsidR="00BF17FE" w:rsidRPr="00C9075B" w:rsidRDefault="00BF17FE" w:rsidP="00BF17FE">
            <w:pPr>
              <w:autoSpaceDE/>
              <w:autoSpaceDN/>
              <w:adjustRightInd/>
              <w:spacing w:before="0" w:line="240" w:lineRule="auto"/>
              <w:ind w:left="0"/>
              <w:rPr>
                <w:sz w:val="16"/>
                <w:szCs w:val="16"/>
                <w:lang w:val="ru-RU"/>
              </w:rPr>
            </w:pPr>
          </w:p>
        </w:tc>
      </w:tr>
      <w:tr w:rsidR="00BF17FE" w:rsidRPr="00BF17FE" w14:paraId="038F265F" w14:textId="77777777" w:rsidTr="00060FBE">
        <w:trPr>
          <w:trHeight w:val="288"/>
          <w:jc w:val="center"/>
        </w:trPr>
        <w:tc>
          <w:tcPr>
            <w:tcW w:w="2370" w:type="dxa"/>
            <w:gridSpan w:val="3"/>
            <w:vAlign w:val="center"/>
          </w:tcPr>
          <w:p w14:paraId="0FF4B58D" w14:textId="77777777" w:rsidR="00BF17FE" w:rsidRDefault="00BF17FE" w:rsidP="00BF17FE">
            <w:pPr>
              <w:autoSpaceDE/>
              <w:autoSpaceDN/>
              <w:adjustRightInd/>
              <w:spacing w:before="0" w:line="240" w:lineRule="auto"/>
              <w:ind w:left="0"/>
              <w:rPr>
                <w:b/>
                <w:color w:val="auto"/>
                <w:sz w:val="16"/>
                <w:szCs w:val="24"/>
                <w:lang w:val="ru-RU"/>
              </w:rPr>
            </w:pPr>
          </w:p>
        </w:tc>
        <w:tc>
          <w:tcPr>
            <w:tcW w:w="2692" w:type="dxa"/>
            <w:vAlign w:val="center"/>
          </w:tcPr>
          <w:p w14:paraId="39E5AB21" w14:textId="77777777" w:rsidR="00BF17FE" w:rsidRPr="00BF17FE" w:rsidRDefault="00BF17FE" w:rsidP="00BF17FE">
            <w:pPr>
              <w:autoSpaceDE/>
              <w:autoSpaceDN/>
              <w:adjustRightInd/>
              <w:spacing w:before="0" w:line="240" w:lineRule="auto"/>
              <w:ind w:left="0"/>
              <w:rPr>
                <w:sz w:val="16"/>
                <w:szCs w:val="16"/>
                <w:lang w:val="ru-RU"/>
              </w:rPr>
            </w:pPr>
          </w:p>
        </w:tc>
        <w:tc>
          <w:tcPr>
            <w:tcW w:w="2781" w:type="dxa"/>
            <w:gridSpan w:val="2"/>
            <w:vAlign w:val="center"/>
          </w:tcPr>
          <w:p w14:paraId="3AE2E0B6" w14:textId="77777777" w:rsidR="00BF17FE" w:rsidRPr="00C9075B" w:rsidRDefault="00BF17FE" w:rsidP="00BF17FE">
            <w:pPr>
              <w:autoSpaceDE/>
              <w:autoSpaceDN/>
              <w:adjustRightInd/>
              <w:spacing w:before="0" w:line="240" w:lineRule="auto"/>
              <w:ind w:left="0"/>
              <w:rPr>
                <w:sz w:val="16"/>
                <w:szCs w:val="16"/>
                <w:lang w:val="ru-RU"/>
              </w:rPr>
            </w:pPr>
          </w:p>
        </w:tc>
        <w:tc>
          <w:tcPr>
            <w:tcW w:w="971" w:type="dxa"/>
            <w:vAlign w:val="center"/>
          </w:tcPr>
          <w:p w14:paraId="2CD38A26" w14:textId="77777777" w:rsidR="00BF17FE" w:rsidRPr="00C9075B" w:rsidRDefault="00BF17FE" w:rsidP="00BF17FE">
            <w:pPr>
              <w:autoSpaceDE/>
              <w:autoSpaceDN/>
              <w:adjustRightInd/>
              <w:spacing w:before="0" w:line="240" w:lineRule="auto"/>
              <w:ind w:left="0"/>
              <w:jc w:val="center"/>
              <w:rPr>
                <w:sz w:val="16"/>
                <w:szCs w:val="16"/>
                <w:lang w:val="ru-RU"/>
              </w:rPr>
            </w:pPr>
          </w:p>
        </w:tc>
        <w:tc>
          <w:tcPr>
            <w:tcW w:w="1169" w:type="dxa"/>
            <w:gridSpan w:val="2"/>
            <w:vAlign w:val="center"/>
          </w:tcPr>
          <w:p w14:paraId="4A679A16" w14:textId="77777777" w:rsidR="00BF17FE" w:rsidRPr="00C9075B" w:rsidRDefault="00BF17FE" w:rsidP="00BF17FE">
            <w:pPr>
              <w:autoSpaceDE/>
              <w:autoSpaceDN/>
              <w:adjustRightInd/>
              <w:spacing w:before="0" w:line="240" w:lineRule="auto"/>
              <w:ind w:left="0"/>
              <w:rPr>
                <w:sz w:val="16"/>
                <w:szCs w:val="16"/>
                <w:lang w:val="ru-RU"/>
              </w:rPr>
            </w:pPr>
          </w:p>
        </w:tc>
      </w:tr>
      <w:tr w:rsidR="00BF17FE" w:rsidRPr="00BF17FE" w14:paraId="52FB9E83" w14:textId="77777777" w:rsidTr="00F029EB">
        <w:trPr>
          <w:trHeight w:val="288"/>
          <w:jc w:val="center"/>
        </w:trPr>
        <w:tc>
          <w:tcPr>
            <w:tcW w:w="9983" w:type="dxa"/>
            <w:gridSpan w:val="9"/>
            <w:tcBorders>
              <w:top w:val="single" w:sz="4" w:space="0" w:color="auto"/>
            </w:tcBorders>
            <w:vAlign w:val="center"/>
          </w:tcPr>
          <w:p w14:paraId="41F0EE88" w14:textId="17400028" w:rsidR="00BF17FE" w:rsidRPr="00BF17FE" w:rsidRDefault="00BF17FE" w:rsidP="00BF17FE">
            <w:pPr>
              <w:autoSpaceDE/>
              <w:autoSpaceDN/>
              <w:adjustRightInd/>
              <w:spacing w:before="0" w:line="240" w:lineRule="auto"/>
              <w:ind w:left="0"/>
              <w:rPr>
                <w:i/>
                <w:color w:val="auto"/>
                <w:sz w:val="14"/>
                <w:szCs w:val="14"/>
                <w:lang w:val="ru-RU"/>
              </w:rPr>
            </w:pPr>
          </w:p>
        </w:tc>
      </w:tr>
      <w:tr w:rsidR="00BF17FE" w:rsidRPr="000F4EA8" w14:paraId="5DE1E0C8" w14:textId="77777777" w:rsidTr="00F029EB">
        <w:trPr>
          <w:trHeight w:val="288"/>
          <w:jc w:val="center"/>
        </w:trPr>
        <w:tc>
          <w:tcPr>
            <w:tcW w:w="1252" w:type="dxa"/>
            <w:vAlign w:val="center"/>
          </w:tcPr>
          <w:p w14:paraId="19FCEFE5" w14:textId="77777777" w:rsidR="00BF17FE" w:rsidRPr="0005732F" w:rsidRDefault="00BF17FE" w:rsidP="00BF17FE">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810" w:type="dxa"/>
            <w:gridSpan w:val="3"/>
            <w:vAlign w:val="center"/>
          </w:tcPr>
          <w:p w14:paraId="178BD1AD" w14:textId="41A78929" w:rsidR="00BF17FE" w:rsidRPr="00E26578" w:rsidRDefault="00A649BD" w:rsidP="00BF17FE">
            <w:pPr>
              <w:spacing w:line="240" w:lineRule="auto"/>
              <w:ind w:left="-72"/>
              <w:rPr>
                <w:b/>
                <w:color w:val="auto"/>
                <w:sz w:val="16"/>
                <w:szCs w:val="16"/>
                <w:lang w:val="ru-RU"/>
              </w:rPr>
            </w:pPr>
            <w:r>
              <w:rPr>
                <w:color w:val="auto"/>
                <w:sz w:val="16"/>
                <w:szCs w:val="24"/>
                <w:lang w:val="ru-RU"/>
              </w:rPr>
              <w:t>Ноябрь</w:t>
            </w:r>
            <w:r w:rsidR="00BF17FE">
              <w:rPr>
                <w:color w:val="auto"/>
                <w:sz w:val="16"/>
                <w:szCs w:val="24"/>
                <w:lang w:val="ru-RU"/>
              </w:rPr>
              <w:t xml:space="preserve"> 2025</w:t>
            </w:r>
          </w:p>
        </w:tc>
        <w:tc>
          <w:tcPr>
            <w:tcW w:w="2781" w:type="dxa"/>
            <w:gridSpan w:val="2"/>
            <w:vAlign w:val="center"/>
          </w:tcPr>
          <w:p w14:paraId="69F79723" w14:textId="77777777" w:rsidR="00BF17FE" w:rsidRPr="000F4EA8" w:rsidRDefault="00BF17FE" w:rsidP="00BF17FE">
            <w:pPr>
              <w:spacing w:line="240" w:lineRule="auto"/>
              <w:rPr>
                <w:b/>
                <w:sz w:val="16"/>
                <w:szCs w:val="16"/>
              </w:rPr>
            </w:pPr>
          </w:p>
        </w:tc>
        <w:tc>
          <w:tcPr>
            <w:tcW w:w="971" w:type="dxa"/>
            <w:vAlign w:val="center"/>
          </w:tcPr>
          <w:p w14:paraId="5A6E09E2" w14:textId="77777777" w:rsidR="00BF17FE" w:rsidRPr="000F4EA8" w:rsidRDefault="00BF17FE" w:rsidP="00BF17FE">
            <w:pPr>
              <w:spacing w:line="240" w:lineRule="auto"/>
              <w:jc w:val="center"/>
              <w:rPr>
                <w:b/>
                <w:sz w:val="16"/>
                <w:szCs w:val="16"/>
              </w:rPr>
            </w:pPr>
          </w:p>
        </w:tc>
        <w:tc>
          <w:tcPr>
            <w:tcW w:w="1169" w:type="dxa"/>
            <w:gridSpan w:val="2"/>
            <w:vAlign w:val="center"/>
          </w:tcPr>
          <w:p w14:paraId="4A7DF9B8" w14:textId="77777777" w:rsidR="00BF17FE" w:rsidRPr="000F4EA8" w:rsidRDefault="00BF17FE" w:rsidP="00BF17FE">
            <w:pPr>
              <w:spacing w:line="240" w:lineRule="auto"/>
              <w:jc w:val="center"/>
              <w:rPr>
                <w:b/>
                <w:sz w:val="16"/>
                <w:szCs w:val="16"/>
              </w:rPr>
            </w:pPr>
          </w:p>
        </w:tc>
      </w:tr>
    </w:tbl>
    <w:p w14:paraId="5354AEA1" w14:textId="77777777" w:rsidR="00220939" w:rsidRDefault="00220939" w:rsidP="00384F06">
      <w:pPr>
        <w:widowControl w:val="0"/>
        <w:spacing w:line="240" w:lineRule="auto"/>
        <w:ind w:left="1350" w:right="151" w:hanging="1260"/>
        <w:contextualSpacing/>
        <w:rPr>
          <w:sz w:val="16"/>
          <w:szCs w:val="16"/>
          <w:lang w:val="ru-RU"/>
        </w:rPr>
      </w:pPr>
    </w:p>
    <w:p w14:paraId="5F1B8C1B" w14:textId="250F3443" w:rsidR="00FB3451" w:rsidRPr="003A3A7D" w:rsidRDefault="00FB3451" w:rsidP="00384F06">
      <w:pPr>
        <w:widowControl w:val="0"/>
        <w:spacing w:line="240" w:lineRule="auto"/>
        <w:ind w:left="1350" w:right="151" w:hanging="1260"/>
        <w:contextualSpacing/>
        <w:rPr>
          <w:sz w:val="16"/>
          <w:szCs w:val="16"/>
          <w:lang w:val="ru-RU"/>
        </w:rPr>
      </w:pPr>
      <w:r>
        <w:rPr>
          <w:sz w:val="16"/>
          <w:szCs w:val="16"/>
          <w:lang w:val="ru-RU"/>
        </w:rPr>
        <w:t xml:space="preserve">Примечание 1: </w:t>
      </w:r>
      <w:r w:rsidR="00384F06">
        <w:rPr>
          <w:sz w:val="16"/>
          <w:szCs w:val="16"/>
          <w:lang w:val="ru-RU"/>
        </w:rPr>
        <w:tab/>
      </w:r>
      <w:r w:rsidRPr="003A3A7D">
        <w:rPr>
          <w:sz w:val="16"/>
          <w:szCs w:val="16"/>
          <w:lang w:val="ru-RU"/>
        </w:rPr>
        <w:t>НЕ ИСПОЛЬЗОВАТЬ заполнитель для швов или уплотняющий состав при данной эксплуатации. По альтернативным вариантам требуется 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3B05CCBA" w14:textId="41CCD4BA" w:rsidR="00C604E5" w:rsidRPr="001F0EC8" w:rsidRDefault="00C604E5" w:rsidP="00384F06">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2</w:t>
      </w:r>
      <w:r w:rsidRPr="00043B9C">
        <w:rPr>
          <w:sz w:val="16"/>
          <w:szCs w:val="16"/>
          <w:lang w:val="ru-RU"/>
        </w:rPr>
        <w:t xml:space="preserve">: </w:t>
      </w:r>
      <w:r w:rsidR="00384F06">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04EFC94E" w14:textId="77777777" w:rsidR="00FB3451" w:rsidRPr="00F029EB" w:rsidRDefault="00FB3451" w:rsidP="00F029EB">
      <w:pPr>
        <w:spacing w:line="240" w:lineRule="auto"/>
        <w:ind w:left="-142"/>
        <w:contextualSpacing/>
        <w:rPr>
          <w:color w:val="auto"/>
          <w:sz w:val="20"/>
          <w:szCs w:val="20"/>
          <w:lang w:val="ru-RU"/>
        </w:rPr>
      </w:pPr>
    </w:p>
    <w:p w14:paraId="7110FB96"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9970" w:type="dxa"/>
        <w:jc w:val="center"/>
        <w:tblLayout w:type="fixed"/>
        <w:tblLook w:val="01E0" w:firstRow="1" w:lastRow="1" w:firstColumn="1" w:lastColumn="1" w:noHBand="0" w:noVBand="0"/>
      </w:tblPr>
      <w:tblGrid>
        <w:gridCol w:w="1264"/>
        <w:gridCol w:w="270"/>
        <w:gridCol w:w="848"/>
        <w:gridCol w:w="3169"/>
        <w:gridCol w:w="990"/>
        <w:gridCol w:w="1289"/>
        <w:gridCol w:w="971"/>
        <w:gridCol w:w="1162"/>
        <w:gridCol w:w="7"/>
      </w:tblGrid>
      <w:tr w:rsidR="00DE3CB8" w:rsidRPr="00D750DA" w14:paraId="4D60DF24" w14:textId="77777777" w:rsidTr="00F029EB">
        <w:trPr>
          <w:trHeight w:val="360"/>
          <w:jc w:val="center"/>
        </w:trPr>
        <w:tc>
          <w:tcPr>
            <w:tcW w:w="9970" w:type="dxa"/>
            <w:gridSpan w:val="9"/>
            <w:tcBorders>
              <w:top w:val="single" w:sz="6" w:space="0" w:color="auto"/>
              <w:bottom w:val="single" w:sz="12" w:space="0" w:color="auto"/>
            </w:tcBorders>
            <w:shd w:val="clear" w:color="auto" w:fill="FFFFFF"/>
            <w:vAlign w:val="center"/>
          </w:tcPr>
          <w:p w14:paraId="33909996" w14:textId="77777777" w:rsidR="00DE3CB8" w:rsidRPr="006952A6" w:rsidRDefault="00D216CB" w:rsidP="00D216CB">
            <w:pPr>
              <w:ind w:right="-72"/>
              <w:jc w:val="right"/>
              <w:rPr>
                <w:b/>
                <w:i/>
                <w:color w:val="auto"/>
                <w:lang w:val="ru-RU"/>
              </w:rPr>
            </w:pPr>
            <w:r>
              <w:rPr>
                <w:b/>
                <w:i/>
                <w:color w:val="auto"/>
                <w:lang w:val="ru-RU"/>
              </w:rPr>
              <w:lastRenderedPageBreak/>
              <w:t>Т</w:t>
            </w:r>
            <w:r w:rsidR="00DE3CB8" w:rsidRPr="006952A6">
              <w:rPr>
                <w:b/>
                <w:i/>
                <w:color w:val="auto"/>
                <w:lang w:val="ru-RU"/>
              </w:rPr>
              <w:t xml:space="preserve">олстопленочные </w:t>
            </w:r>
            <w:r>
              <w:rPr>
                <w:b/>
                <w:i/>
                <w:color w:val="auto"/>
                <w:lang w:val="ru-RU"/>
              </w:rPr>
              <w:t>грунтовки</w:t>
            </w:r>
            <w:r w:rsidR="00DE3CB8" w:rsidRPr="006952A6">
              <w:rPr>
                <w:b/>
                <w:i/>
                <w:color w:val="auto"/>
                <w:lang w:val="ru-RU"/>
              </w:rPr>
              <w:t>для погруженной эксплуатации</w:t>
            </w:r>
          </w:p>
        </w:tc>
      </w:tr>
      <w:tr w:rsidR="00DE3CB8" w:rsidRPr="0005732F" w14:paraId="1BE096B0" w14:textId="77777777" w:rsidTr="00F029EB">
        <w:trPr>
          <w:trHeight w:val="360"/>
          <w:jc w:val="center"/>
        </w:trPr>
        <w:tc>
          <w:tcPr>
            <w:tcW w:w="7830" w:type="dxa"/>
            <w:gridSpan w:val="6"/>
            <w:tcBorders>
              <w:top w:val="single" w:sz="12" w:space="0" w:color="auto"/>
              <w:left w:val="single" w:sz="12" w:space="0" w:color="auto"/>
              <w:bottom w:val="single" w:sz="12" w:space="0" w:color="auto"/>
            </w:tcBorders>
            <w:vAlign w:val="center"/>
          </w:tcPr>
          <w:p w14:paraId="185D4524" w14:textId="77777777" w:rsidR="00DE3CB8" w:rsidRPr="006952A6" w:rsidRDefault="00D216CB" w:rsidP="00D216CB">
            <w:pPr>
              <w:autoSpaceDE/>
              <w:autoSpaceDN/>
              <w:adjustRightInd/>
              <w:spacing w:before="0" w:line="240" w:lineRule="auto"/>
              <w:ind w:left="0"/>
              <w:rPr>
                <w:b/>
                <w:color w:val="auto"/>
                <w:sz w:val="20"/>
                <w:szCs w:val="20"/>
                <w:lang w:val="ru-RU"/>
              </w:rPr>
            </w:pPr>
            <w:r>
              <w:rPr>
                <w:b/>
                <w:color w:val="auto"/>
                <w:sz w:val="20"/>
                <w:szCs w:val="24"/>
                <w:lang w:val="ru-RU"/>
              </w:rPr>
              <w:t>Т</w:t>
            </w:r>
            <w:r w:rsidR="00DE3CB8">
              <w:rPr>
                <w:b/>
                <w:color w:val="auto"/>
                <w:sz w:val="20"/>
                <w:szCs w:val="24"/>
                <w:lang w:val="ru-RU"/>
              </w:rPr>
              <w:t xml:space="preserve">олстопленочные </w:t>
            </w:r>
            <w:r w:rsidR="00A94FF5" w:rsidRPr="005C6B84">
              <w:rPr>
                <w:b/>
                <w:color w:val="auto"/>
                <w:sz w:val="20"/>
                <w:szCs w:val="24"/>
                <w:lang w:val="ru-RU"/>
              </w:rPr>
              <w:t xml:space="preserve">покрытия </w:t>
            </w:r>
            <w:r w:rsidR="00DE3CB8" w:rsidRPr="005C6B84">
              <w:rPr>
                <w:b/>
                <w:color w:val="auto"/>
                <w:sz w:val="20"/>
                <w:szCs w:val="24"/>
                <w:lang w:val="ru-RU"/>
              </w:rPr>
              <w:t>для погруженной</w:t>
            </w:r>
            <w:r w:rsidR="00DE3CB8" w:rsidRPr="00AD544E">
              <w:rPr>
                <w:b/>
                <w:color w:val="auto"/>
                <w:sz w:val="20"/>
                <w:szCs w:val="24"/>
                <w:lang w:val="ru-RU"/>
              </w:rPr>
              <w:t xml:space="preserve"> эксплуатации в пресной воде</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4D32407B" w14:textId="77777777" w:rsidR="00DE3CB8" w:rsidRPr="0005732F" w:rsidRDefault="00DE3CB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9.1</w:t>
            </w:r>
          </w:p>
        </w:tc>
      </w:tr>
      <w:tr w:rsidR="00DE3CB8" w:rsidRPr="00097C2A" w14:paraId="55102660" w14:textId="77777777" w:rsidTr="00F029EB">
        <w:trPr>
          <w:gridAfter w:val="1"/>
          <w:wAfter w:w="7" w:type="dxa"/>
          <w:cantSplit/>
          <w:trHeight w:val="288"/>
          <w:jc w:val="center"/>
        </w:trPr>
        <w:tc>
          <w:tcPr>
            <w:tcW w:w="1534" w:type="dxa"/>
            <w:gridSpan w:val="2"/>
            <w:tcBorders>
              <w:top w:val="single" w:sz="12" w:space="0" w:color="auto"/>
            </w:tcBorders>
          </w:tcPr>
          <w:p w14:paraId="120195E9"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4017" w:type="dxa"/>
            <w:gridSpan w:val="2"/>
            <w:tcBorders>
              <w:top w:val="single" w:sz="12" w:space="0" w:color="auto"/>
            </w:tcBorders>
          </w:tcPr>
          <w:p w14:paraId="1882BF1B" w14:textId="0273FC18" w:rsidR="00A649BD" w:rsidRPr="00B03AA9" w:rsidRDefault="00B03AA9" w:rsidP="00146E0F">
            <w:pPr>
              <w:autoSpaceDE/>
              <w:autoSpaceDN/>
              <w:adjustRightInd/>
              <w:spacing w:before="0" w:line="240" w:lineRule="auto"/>
              <w:ind w:left="-72"/>
              <w:rPr>
                <w:color w:val="auto"/>
                <w:sz w:val="16"/>
                <w:szCs w:val="24"/>
              </w:rPr>
            </w:pPr>
            <w:r w:rsidRPr="00B03AA9">
              <w:rPr>
                <w:color w:val="auto"/>
                <w:sz w:val="16"/>
                <w:szCs w:val="24"/>
              </w:rPr>
              <w:t>SSPC-SP1/SP5(NACENo.</w:t>
            </w:r>
            <w:proofErr w:type="gramStart"/>
            <w:r w:rsidRPr="00B03AA9">
              <w:rPr>
                <w:color w:val="auto"/>
                <w:sz w:val="16"/>
                <w:szCs w:val="24"/>
              </w:rPr>
              <w:t>1)(</w:t>
            </w:r>
            <w:proofErr w:type="gramEnd"/>
            <w:r w:rsidRPr="00B03AA9">
              <w:rPr>
                <w:color w:val="auto"/>
                <w:sz w:val="16"/>
                <w:szCs w:val="24"/>
              </w:rPr>
              <w:t>SA3)</w:t>
            </w:r>
          </w:p>
          <w:p w14:paraId="61E0D96B" w14:textId="52403767" w:rsidR="00DE3CB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5933DC" w:rsidRPr="005933DC">
              <w:rPr>
                <w:color w:val="auto"/>
                <w:sz w:val="16"/>
                <w:szCs w:val="24"/>
                <w:lang w:val="ru-RU"/>
              </w:rPr>
              <w:t xml:space="preserve"> </w:t>
            </w:r>
            <w:r w:rsidR="00DE3CB8" w:rsidRPr="00037A5B">
              <w:rPr>
                <w:color w:val="auto"/>
                <w:sz w:val="16"/>
                <w:szCs w:val="24"/>
                <w:lang w:val="ru-RU"/>
              </w:rPr>
              <w:t>очистка до белого металла.</w:t>
            </w:r>
          </w:p>
        </w:tc>
        <w:tc>
          <w:tcPr>
            <w:tcW w:w="990" w:type="dxa"/>
            <w:tcBorders>
              <w:top w:val="single" w:sz="12" w:space="0" w:color="auto"/>
            </w:tcBorders>
          </w:tcPr>
          <w:p w14:paraId="0A01CC8B" w14:textId="77777777" w:rsidR="00DE3CB8" w:rsidRPr="004E6B3B" w:rsidRDefault="00DE3CB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422" w:type="dxa"/>
            <w:gridSpan w:val="3"/>
            <w:vMerge w:val="restart"/>
            <w:tcBorders>
              <w:top w:val="single" w:sz="12" w:space="0" w:color="auto"/>
            </w:tcBorders>
          </w:tcPr>
          <w:p w14:paraId="0210AED7" w14:textId="77777777" w:rsidR="00DE3CB8" w:rsidRPr="00BD2B1A" w:rsidRDefault="00DE3CB8" w:rsidP="00146E0F">
            <w:pPr>
              <w:autoSpaceDE/>
              <w:autoSpaceDN/>
              <w:adjustRightInd/>
              <w:spacing w:before="0" w:line="240" w:lineRule="auto"/>
              <w:ind w:left="-72"/>
              <w:rPr>
                <w:color w:val="auto"/>
                <w:sz w:val="16"/>
                <w:szCs w:val="16"/>
                <w:lang w:val="ru-RU"/>
              </w:rPr>
            </w:pPr>
            <w:r w:rsidRPr="00BD2B1A">
              <w:rPr>
                <w:color w:val="auto"/>
                <w:sz w:val="16"/>
                <w:szCs w:val="16"/>
                <w:lang w:val="ru-RU"/>
              </w:rPr>
              <w:t>Применяется такое же покрытие того же изготовителя.</w:t>
            </w:r>
          </w:p>
        </w:tc>
      </w:tr>
      <w:tr w:rsidR="00DE3CB8" w:rsidRPr="00097C2A" w14:paraId="2C4F6036" w14:textId="77777777" w:rsidTr="00F029EB">
        <w:trPr>
          <w:gridAfter w:val="1"/>
          <w:wAfter w:w="7" w:type="dxa"/>
          <w:cantSplit/>
          <w:trHeight w:val="288"/>
          <w:jc w:val="center"/>
        </w:trPr>
        <w:tc>
          <w:tcPr>
            <w:tcW w:w="1534" w:type="dxa"/>
            <w:gridSpan w:val="2"/>
          </w:tcPr>
          <w:p w14:paraId="679D1A86"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4017" w:type="dxa"/>
            <w:gridSpan w:val="2"/>
          </w:tcPr>
          <w:p w14:paraId="110F7BDF" w14:textId="77777777" w:rsidR="00DE3CB8" w:rsidRPr="00037A5B" w:rsidRDefault="00224632" w:rsidP="00146E0F">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1A0FD0C9" w14:textId="77777777" w:rsidR="00DE3CB8" w:rsidRPr="00BC4682" w:rsidRDefault="00DE3CB8" w:rsidP="00146E0F">
            <w:pPr>
              <w:autoSpaceDE/>
              <w:autoSpaceDN/>
              <w:adjustRightInd/>
              <w:spacing w:before="0" w:line="240" w:lineRule="auto"/>
              <w:ind w:left="-72"/>
              <w:rPr>
                <w:color w:val="auto"/>
                <w:sz w:val="16"/>
                <w:szCs w:val="24"/>
                <w:lang w:val="ru-RU"/>
              </w:rPr>
            </w:pPr>
          </w:p>
        </w:tc>
        <w:tc>
          <w:tcPr>
            <w:tcW w:w="3422" w:type="dxa"/>
            <w:gridSpan w:val="3"/>
            <w:vMerge/>
            <w:vAlign w:val="center"/>
          </w:tcPr>
          <w:p w14:paraId="6BC98064" w14:textId="77777777" w:rsidR="00DE3CB8" w:rsidRPr="00D750DA" w:rsidRDefault="00DE3CB8" w:rsidP="00146E0F">
            <w:pPr>
              <w:rPr>
                <w:color w:val="auto"/>
                <w:lang w:val="ru-RU"/>
              </w:rPr>
            </w:pPr>
          </w:p>
        </w:tc>
      </w:tr>
      <w:tr w:rsidR="00DE3CB8" w:rsidRPr="00097C2A" w14:paraId="0E782BA6" w14:textId="77777777" w:rsidTr="00F029EB">
        <w:trPr>
          <w:gridAfter w:val="1"/>
          <w:wAfter w:w="7" w:type="dxa"/>
          <w:cantSplit/>
          <w:trHeight w:val="288"/>
          <w:jc w:val="center"/>
        </w:trPr>
        <w:tc>
          <w:tcPr>
            <w:tcW w:w="1534" w:type="dxa"/>
            <w:gridSpan w:val="2"/>
            <w:tcBorders>
              <w:bottom w:val="single" w:sz="12" w:space="0" w:color="auto"/>
            </w:tcBorders>
          </w:tcPr>
          <w:p w14:paraId="7C2AB009"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4017" w:type="dxa"/>
            <w:gridSpan w:val="2"/>
            <w:tcBorders>
              <w:bottom w:val="single" w:sz="12" w:space="0" w:color="auto"/>
            </w:tcBorders>
          </w:tcPr>
          <w:p w14:paraId="0CB040DC" w14:textId="46A687AB" w:rsidR="00DE3CB8" w:rsidRPr="00037A5B" w:rsidRDefault="00DE3CB8" w:rsidP="00146E0F">
            <w:pPr>
              <w:autoSpaceDE/>
              <w:autoSpaceDN/>
              <w:adjustRightInd/>
              <w:spacing w:before="0" w:line="240" w:lineRule="auto"/>
              <w:ind w:left="-72"/>
              <w:rPr>
                <w:color w:val="auto"/>
                <w:sz w:val="16"/>
                <w:szCs w:val="24"/>
                <w:lang w:val="ru-RU"/>
              </w:rPr>
            </w:pPr>
            <w:r w:rsidRPr="005F6A8A">
              <w:rPr>
                <w:color w:val="auto"/>
                <w:sz w:val="16"/>
                <w:szCs w:val="16"/>
                <w:lang w:val="ru-RU"/>
              </w:rPr>
              <w:t xml:space="preserve">0.635 – 1.270 </w:t>
            </w:r>
            <w:r>
              <w:rPr>
                <w:color w:val="auto"/>
                <w:sz w:val="16"/>
                <w:szCs w:val="16"/>
                <w:lang w:val="ru-RU"/>
              </w:rPr>
              <w:t>мм</w:t>
            </w:r>
            <w:r w:rsidRPr="005F6A8A">
              <w:rPr>
                <w:color w:val="auto"/>
                <w:sz w:val="16"/>
                <w:szCs w:val="16"/>
                <w:lang w:val="ru-RU"/>
              </w:rPr>
              <w:t xml:space="preserve">. (25.0 - 50.0 </w:t>
            </w:r>
            <w:r>
              <w:rPr>
                <w:color w:val="auto"/>
                <w:sz w:val="16"/>
                <w:szCs w:val="16"/>
                <w:lang w:val="ru-RU"/>
              </w:rPr>
              <w:t>милов</w:t>
            </w:r>
            <w:r>
              <w:rPr>
                <w:color w:val="auto"/>
                <w:sz w:val="16"/>
                <w:szCs w:val="24"/>
                <w:lang w:val="ru-RU"/>
              </w:rPr>
              <w:t>) (распыляется), 2</w:t>
            </w:r>
            <w:del w:id="585" w:author="Kurmanov, Aidyn [STAMGazStroy LLP]" w:date="2025-12-11T15:34:00Z" w16du:dateUtc="2025-12-11T10:34:00Z">
              <w:r>
                <w:rPr>
                  <w:color w:val="auto"/>
                  <w:sz w:val="16"/>
                  <w:szCs w:val="24"/>
                  <w:lang w:val="ru-RU"/>
                </w:rPr>
                <w:delText>,</w:delText>
              </w:r>
            </w:del>
            <w:ins w:id="586" w:author="Kurmanov, Aidyn [STAMGazStroy LLP]" w:date="2025-12-11T15:34:00Z" w16du:dateUtc="2025-12-11T10:34:00Z">
              <w:r w:rsidR="0018552A" w:rsidRPr="0018552A">
                <w:rPr>
                  <w:color w:val="auto"/>
                  <w:sz w:val="16"/>
                  <w:szCs w:val="24"/>
                  <w:lang w:val="ru-RU"/>
                </w:rPr>
                <w:t>.</w:t>
              </w:r>
            </w:ins>
            <w:r>
              <w:rPr>
                <w:color w:val="auto"/>
                <w:sz w:val="16"/>
                <w:szCs w:val="24"/>
                <w:lang w:val="ru-RU"/>
              </w:rPr>
              <w:t>032 м</w:t>
            </w:r>
            <w:r w:rsidRPr="00037A5B">
              <w:rPr>
                <w:color w:val="auto"/>
                <w:sz w:val="16"/>
                <w:szCs w:val="24"/>
                <w:lang w:val="ru-RU"/>
              </w:rPr>
              <w:t>м (80</w:t>
            </w:r>
            <w:del w:id="587" w:author="Kurmanov, Aidyn [STAMGazStroy LLP]" w:date="2025-12-11T15:35:00Z" w16du:dateUtc="2025-12-11T10:35:00Z">
              <w:r w:rsidRPr="00037A5B">
                <w:rPr>
                  <w:color w:val="auto"/>
                  <w:sz w:val="16"/>
                  <w:szCs w:val="24"/>
                  <w:lang w:val="ru-RU"/>
                </w:rPr>
                <w:delText>,</w:delText>
              </w:r>
            </w:del>
            <w:ins w:id="588" w:author="Kurmanov, Aidyn [STAMGazStroy LLP]" w:date="2025-12-11T15:35:00Z" w16du:dateUtc="2025-12-11T10:35:00Z">
              <w:r w:rsidR="0018552A" w:rsidRPr="0018552A">
                <w:rPr>
                  <w:color w:val="auto"/>
                  <w:sz w:val="16"/>
                  <w:szCs w:val="24"/>
                  <w:lang w:val="ru-RU"/>
                </w:rPr>
                <w:t>.</w:t>
              </w:r>
            </w:ins>
            <w:r w:rsidRPr="00037A5B">
              <w:rPr>
                <w:color w:val="auto"/>
                <w:sz w:val="16"/>
                <w:szCs w:val="24"/>
                <w:lang w:val="ru-RU"/>
              </w:rPr>
              <w:t>0 милов) (мин) (наносится шпателем). (Для определения мин/макс толщины слоя см. листы технических данных изготовителя)</w:t>
            </w:r>
          </w:p>
        </w:tc>
        <w:tc>
          <w:tcPr>
            <w:tcW w:w="990" w:type="dxa"/>
            <w:tcBorders>
              <w:bottom w:val="single" w:sz="12" w:space="0" w:color="auto"/>
            </w:tcBorders>
          </w:tcPr>
          <w:p w14:paraId="60B4E780" w14:textId="77777777" w:rsidR="00DE3CB8" w:rsidRPr="00BC4682" w:rsidRDefault="00DE3CB8" w:rsidP="00146E0F">
            <w:pPr>
              <w:autoSpaceDE/>
              <w:autoSpaceDN/>
              <w:adjustRightInd/>
              <w:spacing w:before="0" w:line="240" w:lineRule="auto"/>
              <w:ind w:left="-72"/>
              <w:rPr>
                <w:color w:val="auto"/>
                <w:sz w:val="16"/>
                <w:szCs w:val="24"/>
                <w:lang w:val="ru-RU"/>
              </w:rPr>
            </w:pPr>
          </w:p>
        </w:tc>
        <w:tc>
          <w:tcPr>
            <w:tcW w:w="3422" w:type="dxa"/>
            <w:gridSpan w:val="3"/>
            <w:vMerge/>
            <w:tcBorders>
              <w:bottom w:val="single" w:sz="12" w:space="0" w:color="auto"/>
            </w:tcBorders>
            <w:vAlign w:val="center"/>
          </w:tcPr>
          <w:p w14:paraId="17220074" w14:textId="77777777" w:rsidR="00DE3CB8" w:rsidRPr="006952A6" w:rsidRDefault="00DE3CB8" w:rsidP="00146E0F">
            <w:pPr>
              <w:rPr>
                <w:color w:val="auto"/>
                <w:lang w:val="ru-RU"/>
              </w:rPr>
            </w:pPr>
          </w:p>
        </w:tc>
      </w:tr>
      <w:tr w:rsidR="00DE3CB8" w:rsidRPr="0005732F" w14:paraId="240B11F5" w14:textId="77777777" w:rsidTr="00F029EB">
        <w:trPr>
          <w:trHeight w:val="360"/>
          <w:jc w:val="center"/>
        </w:trPr>
        <w:tc>
          <w:tcPr>
            <w:tcW w:w="2382" w:type="dxa"/>
            <w:gridSpan w:val="3"/>
            <w:tcBorders>
              <w:top w:val="single" w:sz="12" w:space="0" w:color="auto"/>
              <w:left w:val="single" w:sz="12" w:space="0" w:color="auto"/>
              <w:bottom w:val="single" w:sz="12" w:space="0" w:color="auto"/>
            </w:tcBorders>
            <w:shd w:val="clear" w:color="auto" w:fill="000000"/>
            <w:vAlign w:val="center"/>
          </w:tcPr>
          <w:p w14:paraId="332F3A0D"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169" w:type="dxa"/>
            <w:tcBorders>
              <w:top w:val="single" w:sz="12" w:space="0" w:color="auto"/>
              <w:bottom w:val="single" w:sz="12" w:space="0" w:color="auto"/>
            </w:tcBorders>
            <w:shd w:val="clear" w:color="auto" w:fill="000000"/>
            <w:vAlign w:val="center"/>
          </w:tcPr>
          <w:p w14:paraId="35D2C7C9"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279" w:type="dxa"/>
            <w:gridSpan w:val="2"/>
            <w:tcBorders>
              <w:top w:val="single" w:sz="12" w:space="0" w:color="auto"/>
              <w:bottom w:val="single" w:sz="12" w:space="0" w:color="auto"/>
            </w:tcBorders>
            <w:shd w:val="clear" w:color="auto" w:fill="000000"/>
            <w:vAlign w:val="center"/>
          </w:tcPr>
          <w:p w14:paraId="7247334C"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3087DD2D"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673CD6D8" w14:textId="77777777" w:rsidR="00DE3CB8" w:rsidRPr="00AD544E" w:rsidRDefault="00DE3CB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DE3CB8" w:rsidRPr="0005732F" w14:paraId="5B3FA8D8" w14:textId="77777777" w:rsidTr="00F029EB">
        <w:trPr>
          <w:trHeight w:val="288"/>
          <w:jc w:val="center"/>
        </w:trPr>
        <w:tc>
          <w:tcPr>
            <w:tcW w:w="2382" w:type="dxa"/>
            <w:gridSpan w:val="3"/>
            <w:vAlign w:val="center"/>
          </w:tcPr>
          <w:p w14:paraId="57BCB6A6" w14:textId="63672D22" w:rsidR="00DE3CB8" w:rsidRPr="00D41158" w:rsidRDefault="00D216CB" w:rsidP="00146E0F">
            <w:pPr>
              <w:autoSpaceDE/>
              <w:autoSpaceDN/>
              <w:adjustRightInd/>
              <w:spacing w:before="0" w:line="240" w:lineRule="auto"/>
              <w:ind w:left="0"/>
              <w:rPr>
                <w:b/>
                <w:color w:val="auto"/>
                <w:sz w:val="16"/>
                <w:szCs w:val="24"/>
                <w:lang w:val="ru-RU"/>
              </w:rPr>
            </w:pPr>
            <w:r>
              <w:rPr>
                <w:b/>
                <w:color w:val="auto"/>
                <w:sz w:val="16"/>
                <w:szCs w:val="24"/>
                <w:lang w:val="ru-RU"/>
              </w:rPr>
              <w:t>ОДИН</w:t>
            </w:r>
            <w:r w:rsidR="005F28DE">
              <w:rPr>
                <w:b/>
                <w:color w:val="auto"/>
                <w:sz w:val="16"/>
                <w:szCs w:val="24"/>
              </w:rPr>
              <w:t xml:space="preserve"> </w:t>
            </w:r>
            <w:r w:rsidR="00DE3CB8" w:rsidRPr="00D41158">
              <w:rPr>
                <w:b/>
                <w:color w:val="auto"/>
                <w:sz w:val="16"/>
                <w:szCs w:val="24"/>
                <w:lang w:val="ru-RU"/>
              </w:rPr>
              <w:t>СЛОЙ</w:t>
            </w:r>
          </w:p>
        </w:tc>
        <w:tc>
          <w:tcPr>
            <w:tcW w:w="3169" w:type="dxa"/>
            <w:vAlign w:val="center"/>
          </w:tcPr>
          <w:p w14:paraId="7DB7E58D"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Carboline</w:t>
            </w:r>
          </w:p>
        </w:tc>
        <w:tc>
          <w:tcPr>
            <w:tcW w:w="2279" w:type="dxa"/>
            <w:gridSpan w:val="2"/>
            <w:vAlign w:val="center"/>
          </w:tcPr>
          <w:p w14:paraId="12EE5DF8" w14:textId="77777777" w:rsidR="00DE3CB8" w:rsidRPr="00BF0F56" w:rsidRDefault="00DE3CB8" w:rsidP="00146E0F">
            <w:pPr>
              <w:autoSpaceDE/>
              <w:autoSpaceDN/>
              <w:adjustRightInd/>
              <w:spacing w:before="0" w:line="240" w:lineRule="auto"/>
              <w:ind w:left="0"/>
              <w:rPr>
                <w:sz w:val="16"/>
                <w:szCs w:val="16"/>
              </w:rPr>
            </w:pPr>
            <w:proofErr w:type="spellStart"/>
            <w:r w:rsidRPr="00BF0F56">
              <w:rPr>
                <w:sz w:val="16"/>
                <w:szCs w:val="16"/>
              </w:rPr>
              <w:t>Plasite</w:t>
            </w:r>
            <w:proofErr w:type="spellEnd"/>
            <w:r w:rsidRPr="00BF0F56">
              <w:rPr>
                <w:sz w:val="16"/>
                <w:szCs w:val="16"/>
              </w:rPr>
              <w:t xml:space="preserve"> 4500</w:t>
            </w:r>
            <w:r w:rsidR="00D216CB" w:rsidRPr="00BF0F56">
              <w:rPr>
                <w:sz w:val="16"/>
                <w:szCs w:val="16"/>
                <w:lang w:val="ru-RU"/>
              </w:rPr>
              <w:t>*</w:t>
            </w:r>
            <w:r w:rsidRPr="00BF0F56">
              <w:rPr>
                <w:sz w:val="16"/>
                <w:szCs w:val="16"/>
              </w:rPr>
              <w:t>/4550 Series</w:t>
            </w:r>
          </w:p>
        </w:tc>
        <w:tc>
          <w:tcPr>
            <w:tcW w:w="971" w:type="dxa"/>
            <w:vAlign w:val="center"/>
          </w:tcPr>
          <w:p w14:paraId="5D979D6D" w14:textId="77777777" w:rsidR="00DE3CB8" w:rsidRPr="00BF0F56" w:rsidRDefault="00DE3CB8" w:rsidP="00146E0F">
            <w:pPr>
              <w:autoSpaceDE/>
              <w:autoSpaceDN/>
              <w:adjustRightInd/>
              <w:spacing w:before="0" w:line="240" w:lineRule="auto"/>
              <w:ind w:left="0"/>
              <w:jc w:val="center"/>
              <w:rPr>
                <w:sz w:val="16"/>
                <w:szCs w:val="16"/>
              </w:rPr>
            </w:pPr>
            <w:r w:rsidRPr="00BF0F56">
              <w:rPr>
                <w:sz w:val="16"/>
                <w:szCs w:val="16"/>
              </w:rPr>
              <w:t>0-3</w:t>
            </w:r>
          </w:p>
        </w:tc>
        <w:tc>
          <w:tcPr>
            <w:tcW w:w="1169" w:type="dxa"/>
            <w:gridSpan w:val="2"/>
            <w:vAlign w:val="center"/>
          </w:tcPr>
          <w:p w14:paraId="1C7F507E" w14:textId="77777777" w:rsidR="00DE3CB8" w:rsidRPr="00BF0F56" w:rsidRDefault="00DE3CB8" w:rsidP="00146E0F">
            <w:pPr>
              <w:autoSpaceDE/>
              <w:autoSpaceDN/>
              <w:adjustRightInd/>
              <w:spacing w:before="0" w:line="240" w:lineRule="auto"/>
              <w:ind w:left="0"/>
              <w:rPr>
                <w:sz w:val="16"/>
                <w:szCs w:val="16"/>
              </w:rPr>
            </w:pPr>
            <w:r w:rsidRPr="00BF0F56">
              <w:rPr>
                <w:sz w:val="16"/>
                <w:szCs w:val="16"/>
              </w:rPr>
              <w:t>66°C (150°F)</w:t>
            </w:r>
          </w:p>
        </w:tc>
      </w:tr>
      <w:tr w:rsidR="00802437" w:rsidRPr="0005732F" w14:paraId="6631331E" w14:textId="77777777" w:rsidTr="00F029EB">
        <w:trPr>
          <w:trHeight w:val="288"/>
          <w:jc w:val="center"/>
        </w:trPr>
        <w:tc>
          <w:tcPr>
            <w:tcW w:w="2382" w:type="dxa"/>
            <w:gridSpan w:val="3"/>
            <w:vAlign w:val="center"/>
          </w:tcPr>
          <w:p w14:paraId="7F1C095B" w14:textId="77777777" w:rsidR="00802437" w:rsidRDefault="00802437" w:rsidP="00146E0F">
            <w:pPr>
              <w:autoSpaceDE/>
              <w:autoSpaceDN/>
              <w:adjustRightInd/>
              <w:spacing w:before="0" w:line="240" w:lineRule="auto"/>
              <w:ind w:left="0"/>
              <w:rPr>
                <w:b/>
                <w:color w:val="auto"/>
                <w:sz w:val="16"/>
                <w:szCs w:val="24"/>
                <w:lang w:val="ru-RU"/>
              </w:rPr>
            </w:pPr>
          </w:p>
        </w:tc>
        <w:tc>
          <w:tcPr>
            <w:tcW w:w="3169" w:type="dxa"/>
            <w:vAlign w:val="center"/>
          </w:tcPr>
          <w:p w14:paraId="719FD933" w14:textId="4E7DF046" w:rsidR="00802437" w:rsidRPr="001D3869" w:rsidRDefault="00802437" w:rsidP="00146E0F">
            <w:pPr>
              <w:autoSpaceDE/>
              <w:autoSpaceDN/>
              <w:adjustRightInd/>
              <w:spacing w:before="0" w:line="240" w:lineRule="auto"/>
              <w:ind w:left="0"/>
              <w:rPr>
                <w:sz w:val="16"/>
                <w:szCs w:val="16"/>
              </w:rPr>
            </w:pPr>
            <w:proofErr w:type="spellStart"/>
            <w:r>
              <w:rPr>
                <w:sz w:val="16"/>
                <w:szCs w:val="16"/>
              </w:rPr>
              <w:t>Corrocoat</w:t>
            </w:r>
            <w:proofErr w:type="spellEnd"/>
          </w:p>
        </w:tc>
        <w:tc>
          <w:tcPr>
            <w:tcW w:w="2279" w:type="dxa"/>
            <w:gridSpan w:val="2"/>
            <w:vAlign w:val="center"/>
          </w:tcPr>
          <w:p w14:paraId="1C5C5E02" w14:textId="50777BA7" w:rsidR="00802437" w:rsidRPr="00BF0F56" w:rsidRDefault="00802437" w:rsidP="00146E0F">
            <w:pPr>
              <w:autoSpaceDE/>
              <w:autoSpaceDN/>
              <w:adjustRightInd/>
              <w:spacing w:before="0" w:line="240" w:lineRule="auto"/>
              <w:ind w:left="0"/>
              <w:rPr>
                <w:sz w:val="16"/>
                <w:szCs w:val="16"/>
              </w:rPr>
            </w:pPr>
            <w:proofErr w:type="spellStart"/>
            <w:r w:rsidRPr="00BF0F56">
              <w:rPr>
                <w:sz w:val="16"/>
                <w:szCs w:val="16"/>
              </w:rPr>
              <w:t>Polyglass</w:t>
            </w:r>
            <w:proofErr w:type="spellEnd"/>
            <w:r w:rsidRPr="00BF0F56">
              <w:rPr>
                <w:sz w:val="16"/>
                <w:szCs w:val="16"/>
              </w:rPr>
              <w:t xml:space="preserve"> VEF</w:t>
            </w:r>
          </w:p>
        </w:tc>
        <w:tc>
          <w:tcPr>
            <w:tcW w:w="971" w:type="dxa"/>
            <w:vAlign w:val="center"/>
          </w:tcPr>
          <w:p w14:paraId="1E8F3C89" w14:textId="12CFA7C9" w:rsidR="00802437" w:rsidRPr="00BF0F56" w:rsidRDefault="00802437" w:rsidP="00146E0F">
            <w:pPr>
              <w:autoSpaceDE/>
              <w:autoSpaceDN/>
              <w:adjustRightInd/>
              <w:spacing w:before="0" w:line="240" w:lineRule="auto"/>
              <w:ind w:left="0"/>
              <w:jc w:val="center"/>
              <w:rPr>
                <w:sz w:val="16"/>
                <w:szCs w:val="16"/>
              </w:rPr>
            </w:pPr>
            <w:r w:rsidRPr="00BF0F56">
              <w:rPr>
                <w:sz w:val="16"/>
                <w:szCs w:val="16"/>
              </w:rPr>
              <w:t>32</w:t>
            </w:r>
          </w:p>
        </w:tc>
        <w:tc>
          <w:tcPr>
            <w:tcW w:w="1169" w:type="dxa"/>
            <w:gridSpan w:val="2"/>
            <w:vAlign w:val="center"/>
          </w:tcPr>
          <w:p w14:paraId="78120405" w14:textId="436495FF" w:rsidR="00802437" w:rsidRPr="00BF0F56" w:rsidRDefault="00802437" w:rsidP="00146E0F">
            <w:pPr>
              <w:autoSpaceDE/>
              <w:autoSpaceDN/>
              <w:adjustRightInd/>
              <w:spacing w:before="0" w:line="240" w:lineRule="auto"/>
              <w:ind w:left="0"/>
              <w:rPr>
                <w:sz w:val="16"/>
                <w:szCs w:val="16"/>
              </w:rPr>
            </w:pPr>
            <w:r w:rsidRPr="00BF0F56">
              <w:rPr>
                <w:sz w:val="16"/>
                <w:szCs w:val="16"/>
              </w:rPr>
              <w:t>93°C (200°F)</w:t>
            </w:r>
          </w:p>
        </w:tc>
      </w:tr>
      <w:tr w:rsidR="00802437" w:rsidRPr="0005732F" w14:paraId="397232E9" w14:textId="77777777" w:rsidTr="00F029EB">
        <w:trPr>
          <w:trHeight w:val="288"/>
          <w:jc w:val="center"/>
        </w:trPr>
        <w:tc>
          <w:tcPr>
            <w:tcW w:w="2382" w:type="dxa"/>
            <w:gridSpan w:val="3"/>
            <w:vAlign w:val="center"/>
          </w:tcPr>
          <w:p w14:paraId="343D53B7" w14:textId="77777777" w:rsidR="00802437" w:rsidRPr="00D41158" w:rsidRDefault="00802437" w:rsidP="00146E0F">
            <w:pPr>
              <w:autoSpaceDE/>
              <w:autoSpaceDN/>
              <w:adjustRightInd/>
              <w:spacing w:before="0" w:line="240" w:lineRule="auto"/>
              <w:ind w:left="0"/>
              <w:rPr>
                <w:b/>
                <w:color w:val="auto"/>
                <w:sz w:val="16"/>
                <w:szCs w:val="24"/>
                <w:lang w:val="ru-RU"/>
              </w:rPr>
            </w:pPr>
            <w:r>
              <w:rPr>
                <w:b/>
                <w:color w:val="auto"/>
                <w:sz w:val="16"/>
                <w:szCs w:val="24"/>
                <w:lang w:val="ru-RU"/>
              </w:rPr>
              <w:t>Толстопленочное</w:t>
            </w:r>
          </w:p>
        </w:tc>
        <w:tc>
          <w:tcPr>
            <w:tcW w:w="3169" w:type="dxa"/>
            <w:vAlign w:val="center"/>
          </w:tcPr>
          <w:p w14:paraId="2FC166E1" w14:textId="77777777" w:rsidR="00802437" w:rsidRPr="001D3869" w:rsidRDefault="00802437" w:rsidP="00146E0F">
            <w:pPr>
              <w:autoSpaceDE/>
              <w:autoSpaceDN/>
              <w:adjustRightInd/>
              <w:spacing w:before="0" w:line="240" w:lineRule="auto"/>
              <w:ind w:left="0"/>
              <w:rPr>
                <w:sz w:val="16"/>
                <w:szCs w:val="16"/>
              </w:rPr>
            </w:pPr>
            <w:r w:rsidRPr="001D3869">
              <w:rPr>
                <w:sz w:val="16"/>
                <w:szCs w:val="16"/>
              </w:rPr>
              <w:t>Hempel Coatings (USA), Inc.</w:t>
            </w:r>
          </w:p>
        </w:tc>
        <w:tc>
          <w:tcPr>
            <w:tcW w:w="2279" w:type="dxa"/>
            <w:gridSpan w:val="2"/>
            <w:vAlign w:val="center"/>
          </w:tcPr>
          <w:p w14:paraId="29947F96" w14:textId="095446A5" w:rsidR="00802437" w:rsidRPr="00BF0F56" w:rsidRDefault="009A7E92" w:rsidP="00146E0F">
            <w:pPr>
              <w:autoSpaceDE/>
              <w:autoSpaceDN/>
              <w:adjustRightInd/>
              <w:spacing w:before="0" w:line="240" w:lineRule="auto"/>
              <w:ind w:left="0"/>
              <w:rPr>
                <w:sz w:val="16"/>
                <w:szCs w:val="16"/>
              </w:rPr>
            </w:pPr>
            <w:proofErr w:type="spellStart"/>
            <w:r w:rsidRPr="00BF0F56">
              <w:rPr>
                <w:sz w:val="16"/>
                <w:szCs w:val="16"/>
              </w:rPr>
              <w:t>Hempaline</w:t>
            </w:r>
            <w:proofErr w:type="spellEnd"/>
            <w:r w:rsidRPr="00BF0F56">
              <w:rPr>
                <w:sz w:val="16"/>
                <w:szCs w:val="16"/>
              </w:rPr>
              <w:t xml:space="preserve"> Defend 630</w:t>
            </w:r>
          </w:p>
        </w:tc>
        <w:tc>
          <w:tcPr>
            <w:tcW w:w="971" w:type="dxa"/>
            <w:vAlign w:val="center"/>
          </w:tcPr>
          <w:p w14:paraId="40EF59A9" w14:textId="12F54CA6" w:rsidR="00802437" w:rsidRPr="00BF0F56" w:rsidRDefault="00A35DFF" w:rsidP="00146E0F">
            <w:pPr>
              <w:autoSpaceDE/>
              <w:autoSpaceDN/>
              <w:adjustRightInd/>
              <w:spacing w:before="0" w:line="240" w:lineRule="auto"/>
              <w:ind w:left="0"/>
              <w:jc w:val="center"/>
              <w:rPr>
                <w:sz w:val="16"/>
                <w:szCs w:val="16"/>
              </w:rPr>
            </w:pPr>
            <w:r w:rsidRPr="00BF0F56">
              <w:rPr>
                <w:sz w:val="16"/>
                <w:szCs w:val="16"/>
              </w:rPr>
              <w:t>59</w:t>
            </w:r>
          </w:p>
        </w:tc>
        <w:tc>
          <w:tcPr>
            <w:tcW w:w="1169" w:type="dxa"/>
            <w:gridSpan w:val="2"/>
            <w:vAlign w:val="center"/>
          </w:tcPr>
          <w:p w14:paraId="394F7CC4" w14:textId="2281FA01" w:rsidR="00802437" w:rsidRPr="00BF0F56" w:rsidRDefault="00A35DFF" w:rsidP="00146E0F">
            <w:pPr>
              <w:autoSpaceDE/>
              <w:autoSpaceDN/>
              <w:adjustRightInd/>
              <w:spacing w:before="0" w:line="240" w:lineRule="auto"/>
              <w:ind w:left="0"/>
              <w:rPr>
                <w:sz w:val="16"/>
                <w:szCs w:val="16"/>
              </w:rPr>
            </w:pPr>
            <w:r w:rsidRPr="00BF0F56">
              <w:rPr>
                <w:sz w:val="16"/>
                <w:szCs w:val="16"/>
              </w:rPr>
              <w:t>60°C (140°F)</w:t>
            </w:r>
          </w:p>
        </w:tc>
      </w:tr>
      <w:tr w:rsidR="00802437" w:rsidRPr="0005732F" w14:paraId="6C7A6137" w14:textId="77777777" w:rsidTr="00F029EB">
        <w:trPr>
          <w:trHeight w:val="288"/>
          <w:jc w:val="center"/>
        </w:trPr>
        <w:tc>
          <w:tcPr>
            <w:tcW w:w="2382" w:type="dxa"/>
            <w:gridSpan w:val="3"/>
            <w:vAlign w:val="center"/>
          </w:tcPr>
          <w:p w14:paraId="6D17E7F6" w14:textId="77777777" w:rsidR="00802437" w:rsidRPr="00D41158" w:rsidRDefault="00802437"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169" w:type="dxa"/>
            <w:vAlign w:val="center"/>
          </w:tcPr>
          <w:p w14:paraId="492AC7F8" w14:textId="77777777" w:rsidR="00802437" w:rsidRPr="001D3869" w:rsidRDefault="00802437" w:rsidP="00D216CB">
            <w:pPr>
              <w:autoSpaceDE/>
              <w:autoSpaceDN/>
              <w:adjustRightInd/>
              <w:spacing w:before="0" w:line="240" w:lineRule="auto"/>
              <w:ind w:left="0"/>
              <w:rPr>
                <w:sz w:val="16"/>
                <w:szCs w:val="16"/>
              </w:rPr>
            </w:pPr>
            <w:r w:rsidRPr="001D3869">
              <w:rPr>
                <w:sz w:val="16"/>
                <w:szCs w:val="16"/>
              </w:rPr>
              <w:t>International</w:t>
            </w:r>
          </w:p>
        </w:tc>
        <w:tc>
          <w:tcPr>
            <w:tcW w:w="2279" w:type="dxa"/>
            <w:gridSpan w:val="2"/>
            <w:vAlign w:val="center"/>
          </w:tcPr>
          <w:p w14:paraId="09465BD3"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Interline 984</w:t>
            </w:r>
          </w:p>
        </w:tc>
        <w:tc>
          <w:tcPr>
            <w:tcW w:w="971" w:type="dxa"/>
            <w:vAlign w:val="center"/>
          </w:tcPr>
          <w:p w14:paraId="6B3D6240" w14:textId="77777777" w:rsidR="00802437" w:rsidRPr="00BF0F56" w:rsidRDefault="00802437" w:rsidP="00146E0F">
            <w:pPr>
              <w:autoSpaceDE/>
              <w:autoSpaceDN/>
              <w:adjustRightInd/>
              <w:spacing w:before="0" w:line="240" w:lineRule="auto"/>
              <w:ind w:left="0"/>
              <w:jc w:val="center"/>
              <w:rPr>
                <w:sz w:val="16"/>
                <w:szCs w:val="16"/>
              </w:rPr>
            </w:pPr>
            <w:r w:rsidRPr="00BF0F56">
              <w:rPr>
                <w:sz w:val="16"/>
                <w:szCs w:val="16"/>
              </w:rPr>
              <w:t>70</w:t>
            </w:r>
          </w:p>
        </w:tc>
        <w:tc>
          <w:tcPr>
            <w:tcW w:w="1169" w:type="dxa"/>
            <w:gridSpan w:val="2"/>
            <w:vAlign w:val="center"/>
          </w:tcPr>
          <w:p w14:paraId="2CEF1EB9"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80°C (167°F)</w:t>
            </w:r>
          </w:p>
        </w:tc>
      </w:tr>
      <w:tr w:rsidR="00802437" w:rsidRPr="0005732F" w14:paraId="3224BD16" w14:textId="77777777" w:rsidTr="00F029EB">
        <w:trPr>
          <w:trHeight w:val="288"/>
          <w:jc w:val="center"/>
        </w:trPr>
        <w:tc>
          <w:tcPr>
            <w:tcW w:w="2382" w:type="dxa"/>
            <w:gridSpan w:val="3"/>
            <w:vAlign w:val="center"/>
          </w:tcPr>
          <w:p w14:paraId="2DF07C29" w14:textId="77777777" w:rsidR="00802437" w:rsidRPr="00D41158" w:rsidRDefault="00802437" w:rsidP="00146E0F">
            <w:pPr>
              <w:autoSpaceDE/>
              <w:autoSpaceDN/>
              <w:adjustRightInd/>
              <w:spacing w:before="0" w:line="240" w:lineRule="auto"/>
              <w:ind w:left="0"/>
              <w:rPr>
                <w:b/>
                <w:color w:val="auto"/>
                <w:sz w:val="16"/>
                <w:szCs w:val="24"/>
                <w:lang w:val="ru-RU"/>
              </w:rPr>
            </w:pPr>
          </w:p>
        </w:tc>
        <w:tc>
          <w:tcPr>
            <w:tcW w:w="3169" w:type="dxa"/>
            <w:vAlign w:val="center"/>
          </w:tcPr>
          <w:p w14:paraId="7DD7EA10" w14:textId="77777777" w:rsidR="00802437" w:rsidRPr="001D3869" w:rsidRDefault="00802437" w:rsidP="00D216CB">
            <w:pPr>
              <w:autoSpaceDE/>
              <w:autoSpaceDN/>
              <w:adjustRightInd/>
              <w:spacing w:before="0" w:line="240" w:lineRule="auto"/>
              <w:ind w:left="0"/>
              <w:rPr>
                <w:sz w:val="16"/>
                <w:szCs w:val="16"/>
              </w:rPr>
            </w:pPr>
            <w:r w:rsidRPr="001D3869">
              <w:rPr>
                <w:sz w:val="16"/>
                <w:szCs w:val="16"/>
              </w:rPr>
              <w:t xml:space="preserve">International </w:t>
            </w:r>
          </w:p>
        </w:tc>
        <w:tc>
          <w:tcPr>
            <w:tcW w:w="2279" w:type="dxa"/>
            <w:gridSpan w:val="2"/>
            <w:vAlign w:val="center"/>
          </w:tcPr>
          <w:p w14:paraId="5F3B585A" w14:textId="73E3DA51" w:rsidR="00802437" w:rsidRPr="00BF0F56" w:rsidRDefault="00802437" w:rsidP="00146E0F">
            <w:pPr>
              <w:autoSpaceDE/>
              <w:autoSpaceDN/>
              <w:adjustRightInd/>
              <w:spacing w:before="0" w:line="240" w:lineRule="auto"/>
              <w:ind w:left="0"/>
              <w:rPr>
                <w:sz w:val="16"/>
                <w:szCs w:val="16"/>
              </w:rPr>
            </w:pPr>
            <w:r w:rsidRPr="00BF0F56">
              <w:rPr>
                <w:sz w:val="16"/>
                <w:szCs w:val="16"/>
              </w:rPr>
              <w:t>Enviroline</w:t>
            </w:r>
            <w:r w:rsidRPr="00BF0F56">
              <w:rPr>
                <w:sz w:val="16"/>
                <w:szCs w:val="16"/>
                <w:lang w:val="ru-RU"/>
              </w:rPr>
              <w:t xml:space="preserve"> </w:t>
            </w:r>
            <w:r w:rsidRPr="00BF0F56">
              <w:rPr>
                <w:sz w:val="16"/>
                <w:szCs w:val="16"/>
              </w:rPr>
              <w:t xml:space="preserve">376 series </w:t>
            </w:r>
          </w:p>
        </w:tc>
        <w:tc>
          <w:tcPr>
            <w:tcW w:w="971" w:type="dxa"/>
            <w:vAlign w:val="center"/>
          </w:tcPr>
          <w:p w14:paraId="02B96E4F" w14:textId="77777777" w:rsidR="00802437" w:rsidRPr="00BF0F56" w:rsidRDefault="00802437" w:rsidP="00146E0F">
            <w:pPr>
              <w:autoSpaceDE/>
              <w:autoSpaceDN/>
              <w:adjustRightInd/>
              <w:spacing w:before="0" w:line="240" w:lineRule="auto"/>
              <w:ind w:left="0"/>
              <w:jc w:val="center"/>
              <w:rPr>
                <w:sz w:val="16"/>
                <w:szCs w:val="16"/>
              </w:rPr>
            </w:pPr>
            <w:r w:rsidRPr="00BF0F56">
              <w:rPr>
                <w:sz w:val="16"/>
                <w:szCs w:val="16"/>
              </w:rPr>
              <w:t>30-42</w:t>
            </w:r>
          </w:p>
        </w:tc>
        <w:tc>
          <w:tcPr>
            <w:tcW w:w="1169" w:type="dxa"/>
            <w:gridSpan w:val="2"/>
            <w:vAlign w:val="center"/>
          </w:tcPr>
          <w:p w14:paraId="1EC9789C"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82°C (180°F)</w:t>
            </w:r>
          </w:p>
        </w:tc>
      </w:tr>
      <w:tr w:rsidR="00802437" w:rsidRPr="0005732F" w14:paraId="0FF89725" w14:textId="77777777" w:rsidTr="00F029EB">
        <w:trPr>
          <w:trHeight w:val="288"/>
          <w:jc w:val="center"/>
        </w:trPr>
        <w:tc>
          <w:tcPr>
            <w:tcW w:w="2382" w:type="dxa"/>
            <w:gridSpan w:val="3"/>
            <w:vAlign w:val="center"/>
          </w:tcPr>
          <w:p w14:paraId="4676B940" w14:textId="77777777" w:rsidR="00802437" w:rsidRPr="005555DC" w:rsidRDefault="00802437" w:rsidP="00146E0F">
            <w:pPr>
              <w:autoSpaceDE/>
              <w:autoSpaceDN/>
              <w:adjustRightInd/>
              <w:spacing w:before="0" w:line="240" w:lineRule="auto"/>
              <w:ind w:left="0"/>
              <w:rPr>
                <w:b/>
                <w:color w:val="auto"/>
                <w:sz w:val="16"/>
                <w:szCs w:val="24"/>
              </w:rPr>
            </w:pPr>
          </w:p>
        </w:tc>
        <w:tc>
          <w:tcPr>
            <w:tcW w:w="3169" w:type="dxa"/>
            <w:vAlign w:val="center"/>
          </w:tcPr>
          <w:p w14:paraId="53ADB84C" w14:textId="77777777" w:rsidR="00802437" w:rsidRPr="001D3869" w:rsidRDefault="00802437" w:rsidP="00146E0F">
            <w:pPr>
              <w:autoSpaceDE/>
              <w:autoSpaceDN/>
              <w:adjustRightInd/>
              <w:spacing w:before="0" w:line="240" w:lineRule="auto"/>
              <w:ind w:left="0"/>
              <w:rPr>
                <w:sz w:val="16"/>
                <w:szCs w:val="16"/>
              </w:rPr>
            </w:pPr>
            <w:r w:rsidRPr="001D3869">
              <w:rPr>
                <w:sz w:val="16"/>
                <w:szCs w:val="16"/>
              </w:rPr>
              <w:t>Jotun Paints</w:t>
            </w:r>
          </w:p>
        </w:tc>
        <w:tc>
          <w:tcPr>
            <w:tcW w:w="2279" w:type="dxa"/>
            <w:gridSpan w:val="2"/>
            <w:vAlign w:val="center"/>
          </w:tcPr>
          <w:p w14:paraId="4A84129A"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Marathon series</w:t>
            </w:r>
          </w:p>
        </w:tc>
        <w:tc>
          <w:tcPr>
            <w:tcW w:w="971" w:type="dxa"/>
            <w:vAlign w:val="center"/>
          </w:tcPr>
          <w:p w14:paraId="47CA735D" w14:textId="77777777" w:rsidR="00802437" w:rsidRPr="00BF0F56" w:rsidRDefault="00802437" w:rsidP="00146E0F">
            <w:pPr>
              <w:autoSpaceDE/>
              <w:autoSpaceDN/>
              <w:adjustRightInd/>
              <w:spacing w:before="0" w:line="240" w:lineRule="auto"/>
              <w:ind w:left="0"/>
              <w:jc w:val="center"/>
              <w:rPr>
                <w:sz w:val="16"/>
                <w:szCs w:val="16"/>
              </w:rPr>
            </w:pPr>
            <w:r w:rsidRPr="00BF0F56">
              <w:rPr>
                <w:sz w:val="16"/>
                <w:szCs w:val="16"/>
              </w:rPr>
              <w:t>50</w:t>
            </w:r>
          </w:p>
        </w:tc>
        <w:tc>
          <w:tcPr>
            <w:tcW w:w="1169" w:type="dxa"/>
            <w:gridSpan w:val="2"/>
            <w:vAlign w:val="center"/>
          </w:tcPr>
          <w:p w14:paraId="3CB89352"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70°C (158°F)</w:t>
            </w:r>
          </w:p>
        </w:tc>
      </w:tr>
      <w:tr w:rsidR="00802437" w:rsidRPr="0005732F" w14:paraId="629F8CA5" w14:textId="77777777" w:rsidTr="00F029EB">
        <w:trPr>
          <w:trHeight w:val="288"/>
          <w:jc w:val="center"/>
        </w:trPr>
        <w:tc>
          <w:tcPr>
            <w:tcW w:w="2382" w:type="dxa"/>
            <w:gridSpan w:val="3"/>
            <w:vAlign w:val="center"/>
          </w:tcPr>
          <w:p w14:paraId="6CD509C5" w14:textId="77777777" w:rsidR="00802437" w:rsidRPr="0005732F" w:rsidRDefault="00802437" w:rsidP="00146E0F">
            <w:pPr>
              <w:rPr>
                <w:b/>
                <w:color w:val="auto"/>
                <w:sz w:val="16"/>
                <w:szCs w:val="16"/>
              </w:rPr>
            </w:pPr>
          </w:p>
        </w:tc>
        <w:tc>
          <w:tcPr>
            <w:tcW w:w="3169" w:type="dxa"/>
            <w:vAlign w:val="center"/>
          </w:tcPr>
          <w:p w14:paraId="43E4BF61" w14:textId="77777777" w:rsidR="00802437" w:rsidRPr="001D3869" w:rsidRDefault="00802437" w:rsidP="00146E0F">
            <w:pPr>
              <w:autoSpaceDE/>
              <w:autoSpaceDN/>
              <w:adjustRightInd/>
              <w:spacing w:before="0" w:line="240" w:lineRule="auto"/>
              <w:ind w:left="0"/>
              <w:rPr>
                <w:sz w:val="16"/>
                <w:szCs w:val="16"/>
              </w:rPr>
            </w:pPr>
            <w:r>
              <w:rPr>
                <w:sz w:val="16"/>
                <w:szCs w:val="16"/>
              </w:rPr>
              <w:t>PPG</w:t>
            </w:r>
          </w:p>
        </w:tc>
        <w:tc>
          <w:tcPr>
            <w:tcW w:w="2279" w:type="dxa"/>
            <w:gridSpan w:val="2"/>
            <w:vAlign w:val="center"/>
          </w:tcPr>
          <w:p w14:paraId="398ECCF9" w14:textId="77777777" w:rsidR="00802437" w:rsidRPr="00BF0F56" w:rsidRDefault="00802437" w:rsidP="00146E0F">
            <w:pPr>
              <w:autoSpaceDE/>
              <w:autoSpaceDN/>
              <w:adjustRightInd/>
              <w:spacing w:before="0" w:line="240" w:lineRule="auto"/>
              <w:ind w:left="0"/>
              <w:rPr>
                <w:sz w:val="16"/>
                <w:szCs w:val="16"/>
              </w:rPr>
            </w:pPr>
            <w:proofErr w:type="spellStart"/>
            <w:r w:rsidRPr="00BF0F56">
              <w:rPr>
                <w:sz w:val="16"/>
                <w:szCs w:val="16"/>
              </w:rPr>
              <w:t>Amercoat</w:t>
            </w:r>
            <w:proofErr w:type="spellEnd"/>
            <w:r w:rsidRPr="00BF0F56">
              <w:rPr>
                <w:sz w:val="16"/>
                <w:szCs w:val="16"/>
              </w:rPr>
              <w:t xml:space="preserve"> 880 GF or </w:t>
            </w:r>
            <w:proofErr w:type="spellStart"/>
            <w:r w:rsidRPr="00BF0F56">
              <w:rPr>
                <w:sz w:val="16"/>
                <w:szCs w:val="16"/>
              </w:rPr>
              <w:t>Sigmashield</w:t>
            </w:r>
            <w:proofErr w:type="spellEnd"/>
            <w:r w:rsidRPr="00BF0F56">
              <w:rPr>
                <w:sz w:val="16"/>
                <w:szCs w:val="16"/>
              </w:rPr>
              <w:t xml:space="preserve"> 880 GF</w:t>
            </w:r>
          </w:p>
        </w:tc>
        <w:tc>
          <w:tcPr>
            <w:tcW w:w="971" w:type="dxa"/>
            <w:vAlign w:val="center"/>
          </w:tcPr>
          <w:p w14:paraId="365A330A" w14:textId="77777777" w:rsidR="00802437" w:rsidRPr="00BF0F56" w:rsidRDefault="00802437" w:rsidP="00146E0F">
            <w:pPr>
              <w:autoSpaceDE/>
              <w:autoSpaceDN/>
              <w:adjustRightInd/>
              <w:spacing w:before="0" w:line="240" w:lineRule="auto"/>
              <w:ind w:left="0"/>
              <w:jc w:val="center"/>
              <w:rPr>
                <w:sz w:val="16"/>
                <w:szCs w:val="16"/>
              </w:rPr>
            </w:pPr>
            <w:r w:rsidRPr="00BF0F56">
              <w:rPr>
                <w:sz w:val="16"/>
                <w:szCs w:val="16"/>
              </w:rPr>
              <w:t>137</w:t>
            </w:r>
          </w:p>
        </w:tc>
        <w:tc>
          <w:tcPr>
            <w:tcW w:w="1169" w:type="dxa"/>
            <w:gridSpan w:val="2"/>
            <w:vAlign w:val="center"/>
          </w:tcPr>
          <w:p w14:paraId="3D64E485"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60°C (140°F)</w:t>
            </w:r>
          </w:p>
        </w:tc>
      </w:tr>
      <w:tr w:rsidR="00802437" w:rsidRPr="0005732F" w14:paraId="774A682D" w14:textId="77777777" w:rsidTr="00F029EB">
        <w:trPr>
          <w:trHeight w:val="288"/>
          <w:jc w:val="center"/>
        </w:trPr>
        <w:tc>
          <w:tcPr>
            <w:tcW w:w="2382" w:type="dxa"/>
            <w:gridSpan w:val="3"/>
            <w:vAlign w:val="center"/>
          </w:tcPr>
          <w:p w14:paraId="1DE376FA" w14:textId="77777777" w:rsidR="00802437" w:rsidRPr="00F029EB" w:rsidRDefault="00802437" w:rsidP="00F029EB">
            <w:pPr>
              <w:autoSpaceDE/>
              <w:autoSpaceDN/>
              <w:adjustRightInd/>
              <w:spacing w:before="0" w:line="240" w:lineRule="auto"/>
              <w:ind w:left="0"/>
              <w:rPr>
                <w:b/>
                <w:color w:val="auto"/>
                <w:sz w:val="16"/>
                <w:szCs w:val="24"/>
                <w:lang w:val="ru-RU"/>
              </w:rPr>
            </w:pPr>
          </w:p>
        </w:tc>
        <w:tc>
          <w:tcPr>
            <w:tcW w:w="3169" w:type="dxa"/>
            <w:vAlign w:val="center"/>
          </w:tcPr>
          <w:p w14:paraId="3A5810EA" w14:textId="77777777" w:rsidR="00802437" w:rsidRPr="001D3869" w:rsidRDefault="00802437" w:rsidP="00146E0F">
            <w:pPr>
              <w:autoSpaceDE/>
              <w:autoSpaceDN/>
              <w:adjustRightInd/>
              <w:spacing w:before="0" w:line="240" w:lineRule="auto"/>
              <w:ind w:left="0"/>
              <w:rPr>
                <w:sz w:val="16"/>
                <w:szCs w:val="16"/>
              </w:rPr>
            </w:pPr>
            <w:r w:rsidRPr="001D3869">
              <w:rPr>
                <w:sz w:val="16"/>
                <w:szCs w:val="16"/>
              </w:rPr>
              <w:t>Sherwin Williams</w:t>
            </w:r>
          </w:p>
        </w:tc>
        <w:tc>
          <w:tcPr>
            <w:tcW w:w="2279" w:type="dxa"/>
            <w:gridSpan w:val="2"/>
            <w:vAlign w:val="center"/>
          </w:tcPr>
          <w:p w14:paraId="5F8DAE68"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 xml:space="preserve">Fast Clad 105 ER or </w:t>
            </w:r>
            <w:r w:rsidRPr="00BF0F56">
              <w:rPr>
                <w:sz w:val="16"/>
                <w:szCs w:val="16"/>
              </w:rPr>
              <w:br/>
              <w:t>Dura-Plate UHS</w:t>
            </w:r>
          </w:p>
        </w:tc>
        <w:tc>
          <w:tcPr>
            <w:tcW w:w="971" w:type="dxa"/>
            <w:vAlign w:val="center"/>
          </w:tcPr>
          <w:p w14:paraId="5968BDF9" w14:textId="0703C8FE" w:rsidR="00802437" w:rsidRPr="00BF0F56" w:rsidRDefault="00C240A4" w:rsidP="00146E0F">
            <w:pPr>
              <w:autoSpaceDE/>
              <w:autoSpaceDN/>
              <w:adjustRightInd/>
              <w:spacing w:before="0" w:line="240" w:lineRule="auto"/>
              <w:ind w:left="0"/>
              <w:jc w:val="center"/>
              <w:rPr>
                <w:sz w:val="16"/>
                <w:szCs w:val="16"/>
              </w:rPr>
            </w:pPr>
            <w:r w:rsidRPr="00097C2A">
              <w:rPr>
                <w:sz w:val="16"/>
                <w:szCs w:val="16"/>
              </w:rPr>
              <w:t>10</w:t>
            </w:r>
            <w:r w:rsidR="00802437" w:rsidRPr="00097C2A">
              <w:rPr>
                <w:sz w:val="16"/>
                <w:szCs w:val="16"/>
              </w:rPr>
              <w:t>0</w:t>
            </w:r>
          </w:p>
        </w:tc>
        <w:tc>
          <w:tcPr>
            <w:tcW w:w="1169" w:type="dxa"/>
            <w:gridSpan w:val="2"/>
            <w:vAlign w:val="center"/>
          </w:tcPr>
          <w:p w14:paraId="224CCC68"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60°C (140°F)</w:t>
            </w:r>
          </w:p>
        </w:tc>
      </w:tr>
      <w:tr w:rsidR="00802437" w:rsidRPr="00920DE5" w14:paraId="41BCF949" w14:textId="77777777" w:rsidTr="00F029EB">
        <w:trPr>
          <w:trHeight w:val="288"/>
          <w:jc w:val="center"/>
        </w:trPr>
        <w:tc>
          <w:tcPr>
            <w:tcW w:w="2382" w:type="dxa"/>
            <w:gridSpan w:val="3"/>
            <w:vAlign w:val="center"/>
          </w:tcPr>
          <w:p w14:paraId="7C8B819A" w14:textId="77777777" w:rsidR="00802437" w:rsidRPr="00F029EB" w:rsidRDefault="00802437" w:rsidP="00F029EB">
            <w:pPr>
              <w:autoSpaceDE/>
              <w:autoSpaceDN/>
              <w:adjustRightInd/>
              <w:spacing w:before="0" w:line="240" w:lineRule="auto"/>
              <w:ind w:left="0"/>
              <w:rPr>
                <w:b/>
                <w:color w:val="auto"/>
                <w:sz w:val="16"/>
                <w:szCs w:val="24"/>
                <w:lang w:val="ru-RU"/>
              </w:rPr>
            </w:pPr>
          </w:p>
        </w:tc>
        <w:tc>
          <w:tcPr>
            <w:tcW w:w="3169" w:type="dxa"/>
            <w:vAlign w:val="center"/>
          </w:tcPr>
          <w:p w14:paraId="0EF7E982" w14:textId="77777777" w:rsidR="00802437" w:rsidRPr="001D3869" w:rsidRDefault="00802437" w:rsidP="00D216CB">
            <w:pPr>
              <w:autoSpaceDE/>
              <w:autoSpaceDN/>
              <w:adjustRightInd/>
              <w:spacing w:before="0" w:line="240" w:lineRule="auto"/>
              <w:ind w:left="0"/>
              <w:rPr>
                <w:sz w:val="16"/>
                <w:szCs w:val="16"/>
              </w:rPr>
            </w:pPr>
            <w:r w:rsidRPr="002D3716">
              <w:rPr>
                <w:sz w:val="16"/>
                <w:szCs w:val="16"/>
              </w:rPr>
              <w:t xml:space="preserve">Tnemec </w:t>
            </w:r>
          </w:p>
        </w:tc>
        <w:tc>
          <w:tcPr>
            <w:tcW w:w="2279" w:type="dxa"/>
            <w:gridSpan w:val="2"/>
            <w:vAlign w:val="center"/>
          </w:tcPr>
          <w:p w14:paraId="57C5DDBE" w14:textId="50843E4E" w:rsidR="00802437" w:rsidRPr="00BF0F56" w:rsidRDefault="00802437" w:rsidP="00146E0F">
            <w:pPr>
              <w:autoSpaceDE/>
              <w:autoSpaceDN/>
              <w:adjustRightInd/>
              <w:spacing w:before="0" w:line="240" w:lineRule="auto"/>
              <w:ind w:left="0"/>
              <w:rPr>
                <w:sz w:val="16"/>
                <w:szCs w:val="16"/>
              </w:rPr>
            </w:pPr>
            <w:r w:rsidRPr="00BF0F56">
              <w:rPr>
                <w:sz w:val="16"/>
                <w:szCs w:val="16"/>
              </w:rPr>
              <w:t xml:space="preserve">Series 436 Perma-Shield FR </w:t>
            </w:r>
          </w:p>
        </w:tc>
        <w:tc>
          <w:tcPr>
            <w:tcW w:w="971" w:type="dxa"/>
            <w:vAlign w:val="center"/>
          </w:tcPr>
          <w:p w14:paraId="5CD8A0BB" w14:textId="77777777" w:rsidR="00802437" w:rsidRPr="00BF0F56" w:rsidRDefault="00802437" w:rsidP="00146E0F">
            <w:pPr>
              <w:autoSpaceDE/>
              <w:autoSpaceDN/>
              <w:adjustRightInd/>
              <w:spacing w:before="0" w:line="240" w:lineRule="auto"/>
              <w:ind w:left="0"/>
              <w:jc w:val="center"/>
              <w:rPr>
                <w:sz w:val="16"/>
                <w:szCs w:val="16"/>
              </w:rPr>
            </w:pPr>
            <w:r w:rsidRPr="00BF0F56">
              <w:rPr>
                <w:sz w:val="16"/>
                <w:szCs w:val="16"/>
              </w:rPr>
              <w:t>28</w:t>
            </w:r>
          </w:p>
        </w:tc>
        <w:tc>
          <w:tcPr>
            <w:tcW w:w="1169" w:type="dxa"/>
            <w:gridSpan w:val="2"/>
            <w:vAlign w:val="center"/>
          </w:tcPr>
          <w:p w14:paraId="7D9B168C" w14:textId="77777777" w:rsidR="00802437" w:rsidRPr="00BF0F56" w:rsidRDefault="00802437" w:rsidP="00146E0F">
            <w:pPr>
              <w:autoSpaceDE/>
              <w:autoSpaceDN/>
              <w:adjustRightInd/>
              <w:spacing w:before="0" w:line="240" w:lineRule="auto"/>
              <w:ind w:left="0"/>
              <w:rPr>
                <w:sz w:val="16"/>
                <w:szCs w:val="16"/>
              </w:rPr>
            </w:pPr>
            <w:r w:rsidRPr="00BF0F56">
              <w:rPr>
                <w:sz w:val="16"/>
                <w:szCs w:val="16"/>
              </w:rPr>
              <w:t>85°C (185°F)</w:t>
            </w:r>
          </w:p>
        </w:tc>
      </w:tr>
      <w:tr w:rsidR="00802437" w:rsidRPr="00097C2A" w14:paraId="30145D4E" w14:textId="77777777" w:rsidTr="00F029EB">
        <w:trPr>
          <w:trHeight w:val="288"/>
          <w:jc w:val="center"/>
        </w:trPr>
        <w:tc>
          <w:tcPr>
            <w:tcW w:w="2382" w:type="dxa"/>
            <w:gridSpan w:val="3"/>
            <w:tcBorders>
              <w:bottom w:val="single" w:sz="12" w:space="0" w:color="auto"/>
            </w:tcBorders>
            <w:vAlign w:val="center"/>
          </w:tcPr>
          <w:p w14:paraId="09B44C40" w14:textId="77777777" w:rsidR="00802437" w:rsidRPr="00F029EB" w:rsidRDefault="00802437" w:rsidP="00F029EB">
            <w:pPr>
              <w:autoSpaceDE/>
              <w:autoSpaceDN/>
              <w:adjustRightInd/>
              <w:spacing w:before="0" w:line="240" w:lineRule="auto"/>
              <w:ind w:left="0"/>
              <w:rPr>
                <w:b/>
                <w:color w:val="auto"/>
                <w:sz w:val="16"/>
                <w:szCs w:val="24"/>
                <w:lang w:val="ru-RU"/>
              </w:rPr>
            </w:pPr>
          </w:p>
        </w:tc>
        <w:tc>
          <w:tcPr>
            <w:tcW w:w="7588" w:type="dxa"/>
            <w:gridSpan w:val="6"/>
            <w:tcBorders>
              <w:bottom w:val="single" w:sz="12" w:space="0" w:color="auto"/>
            </w:tcBorders>
            <w:vAlign w:val="center"/>
          </w:tcPr>
          <w:p w14:paraId="64DDE7D9" w14:textId="77777777" w:rsidR="00802437" w:rsidRPr="006F0532" w:rsidRDefault="00802437" w:rsidP="00146E0F">
            <w:pPr>
              <w:autoSpaceDE/>
              <w:autoSpaceDN/>
              <w:adjustRightInd/>
              <w:spacing w:before="0" w:line="240" w:lineRule="auto"/>
              <w:ind w:left="0"/>
              <w:rPr>
                <w:sz w:val="16"/>
                <w:szCs w:val="16"/>
                <w:lang w:val="ru-RU"/>
              </w:rPr>
            </w:pPr>
            <w:r>
              <w:rPr>
                <w:i/>
                <w:color w:val="auto"/>
                <w:sz w:val="14"/>
                <w:szCs w:val="24"/>
                <w:lang w:val="ru-RU"/>
              </w:rPr>
              <w:t>Примечание: На края и сварные швы рекомендуется нанести полосовой слой.</w:t>
            </w:r>
          </w:p>
        </w:tc>
      </w:tr>
      <w:tr w:rsidR="00802437" w:rsidRPr="00097C2A" w14:paraId="489D3BC3" w14:textId="77777777" w:rsidTr="00F029EB">
        <w:trPr>
          <w:trHeight w:val="288"/>
          <w:jc w:val="center"/>
        </w:trPr>
        <w:tc>
          <w:tcPr>
            <w:tcW w:w="9970" w:type="dxa"/>
            <w:gridSpan w:val="9"/>
            <w:tcBorders>
              <w:top w:val="single" w:sz="12" w:space="0" w:color="auto"/>
            </w:tcBorders>
            <w:vAlign w:val="center"/>
          </w:tcPr>
          <w:p w14:paraId="64DB356B" w14:textId="5CE9BB58" w:rsidR="00802437" w:rsidRPr="00DF539C" w:rsidRDefault="00802437" w:rsidP="00146E0F">
            <w:pPr>
              <w:autoSpaceDE/>
              <w:autoSpaceDN/>
              <w:adjustRightInd/>
              <w:spacing w:before="0" w:line="240" w:lineRule="auto"/>
              <w:ind w:left="0"/>
              <w:rPr>
                <w:i/>
                <w:color w:val="auto"/>
                <w:sz w:val="14"/>
                <w:szCs w:val="14"/>
                <w:lang w:val="ru-RU"/>
              </w:rPr>
            </w:pPr>
          </w:p>
        </w:tc>
      </w:tr>
      <w:tr w:rsidR="00802437" w:rsidRPr="000F4EA8" w14:paraId="5AC25699" w14:textId="77777777" w:rsidTr="00F029EB">
        <w:trPr>
          <w:trHeight w:val="288"/>
          <w:jc w:val="center"/>
        </w:trPr>
        <w:tc>
          <w:tcPr>
            <w:tcW w:w="1264" w:type="dxa"/>
            <w:vAlign w:val="center"/>
          </w:tcPr>
          <w:p w14:paraId="530A8546" w14:textId="77777777" w:rsidR="00802437" w:rsidRPr="0005732F" w:rsidRDefault="00802437"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287" w:type="dxa"/>
            <w:gridSpan w:val="3"/>
            <w:vAlign w:val="center"/>
          </w:tcPr>
          <w:p w14:paraId="55A7BBAD" w14:textId="7817A763" w:rsidR="00802437" w:rsidRPr="00E26578" w:rsidRDefault="008875E3" w:rsidP="00802437">
            <w:pPr>
              <w:spacing w:line="240" w:lineRule="auto"/>
              <w:ind w:left="-72"/>
              <w:rPr>
                <w:b/>
                <w:color w:val="auto"/>
                <w:sz w:val="16"/>
                <w:szCs w:val="16"/>
                <w:lang w:val="ru-RU"/>
              </w:rPr>
            </w:pPr>
            <w:r>
              <w:rPr>
                <w:color w:val="auto"/>
                <w:sz w:val="16"/>
                <w:szCs w:val="24"/>
                <w:lang w:val="ru-RU"/>
              </w:rPr>
              <w:t>Ноябрь</w:t>
            </w:r>
            <w:r w:rsidR="00036304">
              <w:rPr>
                <w:color w:val="auto"/>
                <w:sz w:val="16"/>
                <w:szCs w:val="24"/>
                <w:lang w:val="ru-RU"/>
              </w:rPr>
              <w:t xml:space="preserve"> 2025</w:t>
            </w:r>
          </w:p>
        </w:tc>
        <w:tc>
          <w:tcPr>
            <w:tcW w:w="2279" w:type="dxa"/>
            <w:gridSpan w:val="2"/>
            <w:vAlign w:val="center"/>
          </w:tcPr>
          <w:p w14:paraId="1ED7AF3F" w14:textId="77777777" w:rsidR="00802437" w:rsidRPr="000F4EA8" w:rsidRDefault="00802437" w:rsidP="00146E0F">
            <w:pPr>
              <w:spacing w:line="240" w:lineRule="auto"/>
              <w:rPr>
                <w:b/>
                <w:sz w:val="16"/>
                <w:szCs w:val="16"/>
              </w:rPr>
            </w:pPr>
          </w:p>
        </w:tc>
        <w:tc>
          <w:tcPr>
            <w:tcW w:w="971" w:type="dxa"/>
            <w:vAlign w:val="center"/>
          </w:tcPr>
          <w:p w14:paraId="536ABDBB" w14:textId="77777777" w:rsidR="00802437" w:rsidRPr="000F4EA8" w:rsidRDefault="00802437" w:rsidP="00146E0F">
            <w:pPr>
              <w:spacing w:line="240" w:lineRule="auto"/>
              <w:jc w:val="center"/>
              <w:rPr>
                <w:b/>
                <w:sz w:val="16"/>
                <w:szCs w:val="16"/>
              </w:rPr>
            </w:pPr>
          </w:p>
        </w:tc>
        <w:tc>
          <w:tcPr>
            <w:tcW w:w="1169" w:type="dxa"/>
            <w:gridSpan w:val="2"/>
            <w:vAlign w:val="center"/>
          </w:tcPr>
          <w:p w14:paraId="40FD9177" w14:textId="77777777" w:rsidR="00802437" w:rsidRPr="000F4EA8" w:rsidRDefault="00802437" w:rsidP="00146E0F">
            <w:pPr>
              <w:spacing w:line="240" w:lineRule="auto"/>
              <w:jc w:val="center"/>
              <w:rPr>
                <w:b/>
                <w:sz w:val="16"/>
                <w:szCs w:val="16"/>
              </w:rPr>
            </w:pPr>
          </w:p>
        </w:tc>
      </w:tr>
    </w:tbl>
    <w:p w14:paraId="37B6A247" w14:textId="77777777" w:rsidR="00220939" w:rsidRDefault="00220939" w:rsidP="00882AD9">
      <w:pPr>
        <w:widowControl w:val="0"/>
        <w:spacing w:line="240" w:lineRule="auto"/>
        <w:ind w:left="1350" w:right="151" w:hanging="1260"/>
        <w:contextualSpacing/>
        <w:rPr>
          <w:sz w:val="16"/>
          <w:szCs w:val="16"/>
          <w:lang w:val="ru-RU"/>
        </w:rPr>
      </w:pPr>
    </w:p>
    <w:p w14:paraId="6C8119A6" w14:textId="72BC2A7B" w:rsidR="00DE3CB8" w:rsidRDefault="00DE3CB8" w:rsidP="00882AD9">
      <w:pPr>
        <w:widowControl w:val="0"/>
        <w:spacing w:line="240" w:lineRule="auto"/>
        <w:ind w:left="1350" w:right="151" w:hanging="1260"/>
        <w:contextualSpacing/>
        <w:rPr>
          <w:sz w:val="16"/>
          <w:szCs w:val="16"/>
          <w:lang w:val="ru-RU"/>
        </w:rPr>
      </w:pPr>
      <w:r w:rsidRPr="0007530C">
        <w:rPr>
          <w:sz w:val="16"/>
          <w:szCs w:val="16"/>
          <w:lang w:val="ru-RU"/>
        </w:rPr>
        <w:t>Примечание</w:t>
      </w:r>
      <w:r w:rsidR="00F37794" w:rsidRPr="0007530C">
        <w:rPr>
          <w:sz w:val="16"/>
          <w:szCs w:val="16"/>
          <w:lang w:val="ru-RU"/>
        </w:rPr>
        <w:t xml:space="preserve"> 1</w:t>
      </w:r>
      <w:r w:rsidRPr="0007530C">
        <w:rPr>
          <w:sz w:val="16"/>
          <w:szCs w:val="16"/>
          <w:lang w:val="ru-RU"/>
        </w:rPr>
        <w:t>:</w:t>
      </w:r>
      <w:r w:rsidR="00F37794" w:rsidRPr="0007530C">
        <w:rPr>
          <w:sz w:val="16"/>
          <w:szCs w:val="16"/>
          <w:lang w:val="ru-RU"/>
        </w:rPr>
        <w:t xml:space="preserve"> </w:t>
      </w:r>
      <w:r w:rsidR="00882AD9">
        <w:rPr>
          <w:sz w:val="16"/>
          <w:szCs w:val="16"/>
          <w:lang w:val="ru-RU"/>
        </w:rPr>
        <w:tab/>
      </w:r>
      <w:r>
        <w:rPr>
          <w:sz w:val="16"/>
          <w:szCs w:val="16"/>
          <w:lang w:val="ru-RU"/>
        </w:rPr>
        <w:t>Большинство</w:t>
      </w:r>
      <w:r w:rsidRPr="00581318">
        <w:rPr>
          <w:sz w:val="16"/>
          <w:szCs w:val="16"/>
          <w:lang w:val="ru-RU"/>
        </w:rPr>
        <w:t xml:space="preserve"> этих покрытий </w:t>
      </w:r>
      <w:r>
        <w:rPr>
          <w:sz w:val="16"/>
          <w:szCs w:val="16"/>
          <w:lang w:val="ru-RU"/>
        </w:rPr>
        <w:t>может быть нанесено</w:t>
      </w:r>
      <w:r w:rsidRPr="00581318">
        <w:rPr>
          <w:sz w:val="16"/>
          <w:szCs w:val="16"/>
          <w:lang w:val="ru-RU"/>
        </w:rPr>
        <w:t xml:space="preserve"> в 1 слой. </w:t>
      </w:r>
      <w:r>
        <w:rPr>
          <w:sz w:val="16"/>
          <w:szCs w:val="16"/>
          <w:lang w:val="ru-RU"/>
        </w:rPr>
        <w:t>Перед покрытием проверить</w:t>
      </w:r>
      <w:r w:rsidRPr="00581318">
        <w:rPr>
          <w:sz w:val="16"/>
          <w:szCs w:val="16"/>
          <w:lang w:val="ru-RU"/>
        </w:rPr>
        <w:t xml:space="preserve"> рекомендации производителя</w:t>
      </w:r>
      <w:r>
        <w:rPr>
          <w:sz w:val="16"/>
          <w:szCs w:val="16"/>
          <w:lang w:val="ru-RU"/>
        </w:rPr>
        <w:t>.</w:t>
      </w:r>
    </w:p>
    <w:p w14:paraId="5E5CDE54" w14:textId="3D9C9B79" w:rsidR="00EC185A" w:rsidRPr="003A3A7D" w:rsidRDefault="00EC185A" w:rsidP="00882AD9">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882AD9">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3DFA3926" w14:textId="3C05482D" w:rsidR="00D216CB" w:rsidRPr="000B5501" w:rsidRDefault="000B5501" w:rsidP="00882AD9">
      <w:pPr>
        <w:widowControl w:val="0"/>
        <w:spacing w:line="240" w:lineRule="auto"/>
        <w:ind w:left="1350" w:right="151" w:hanging="1260"/>
        <w:contextualSpacing/>
        <w:rPr>
          <w:sz w:val="16"/>
          <w:szCs w:val="16"/>
          <w:lang w:val="ru-RU"/>
        </w:rPr>
      </w:pPr>
      <w:r>
        <w:rPr>
          <w:sz w:val="16"/>
          <w:szCs w:val="16"/>
          <w:lang w:val="ru-RU"/>
        </w:rPr>
        <w:t xml:space="preserve">Примечание 3: </w:t>
      </w:r>
      <w:r w:rsidR="00882AD9">
        <w:rPr>
          <w:sz w:val="16"/>
          <w:szCs w:val="16"/>
          <w:lang w:val="ru-RU"/>
        </w:rPr>
        <w:tab/>
      </w:r>
      <w:r w:rsidR="00D216CB" w:rsidRPr="000B5501">
        <w:rPr>
          <w:sz w:val="16"/>
          <w:szCs w:val="16"/>
          <w:lang w:val="ru-RU"/>
        </w:rPr>
        <w:t>*</w:t>
      </w:r>
      <w:r w:rsidR="00D216CB">
        <w:rPr>
          <w:sz w:val="16"/>
          <w:szCs w:val="16"/>
          <w:lang w:val="ru-RU"/>
        </w:rPr>
        <w:t>Не включая</w:t>
      </w:r>
      <w:r w:rsidR="00D216CB" w:rsidRPr="000B5501">
        <w:rPr>
          <w:sz w:val="16"/>
          <w:szCs w:val="16"/>
          <w:lang w:val="ru-RU"/>
        </w:rPr>
        <w:t xml:space="preserve"> 4500</w:t>
      </w:r>
      <w:r w:rsidR="00D216CB" w:rsidRPr="0007530C">
        <w:rPr>
          <w:sz w:val="16"/>
          <w:szCs w:val="16"/>
          <w:lang w:val="ru-RU"/>
        </w:rPr>
        <w:t>FS</w:t>
      </w:r>
      <w:r w:rsidR="00D216CB">
        <w:rPr>
          <w:sz w:val="16"/>
          <w:szCs w:val="16"/>
          <w:lang w:val="ru-RU"/>
        </w:rPr>
        <w:t xml:space="preserve"> материал</w:t>
      </w:r>
      <w:r w:rsidR="00D216CB" w:rsidRPr="000B5501">
        <w:rPr>
          <w:sz w:val="16"/>
          <w:szCs w:val="16"/>
          <w:lang w:val="ru-RU"/>
        </w:rPr>
        <w:t>.</w:t>
      </w:r>
    </w:p>
    <w:p w14:paraId="436F4D75" w14:textId="7026D56B" w:rsidR="00B2527D" w:rsidRDefault="00B2527D">
      <w:pPr>
        <w:autoSpaceDE/>
        <w:autoSpaceDN/>
        <w:adjustRightInd/>
        <w:spacing w:before="0" w:line="240" w:lineRule="auto"/>
        <w:ind w:left="0"/>
        <w:rPr>
          <w:color w:val="auto"/>
          <w:sz w:val="20"/>
          <w:szCs w:val="20"/>
          <w:lang w:val="ru-RU"/>
        </w:rPr>
      </w:pPr>
      <w:r>
        <w:rPr>
          <w:color w:val="auto"/>
          <w:sz w:val="20"/>
          <w:szCs w:val="20"/>
          <w:lang w:val="ru-RU"/>
        </w:rPr>
        <w:br w:type="page"/>
      </w:r>
    </w:p>
    <w:tbl>
      <w:tblPr>
        <w:tblW w:w="10078" w:type="dxa"/>
        <w:jc w:val="center"/>
        <w:tblLayout w:type="fixed"/>
        <w:tblLook w:val="01E0" w:firstRow="1" w:lastRow="1" w:firstColumn="1" w:lastColumn="1" w:noHBand="0" w:noVBand="0"/>
      </w:tblPr>
      <w:tblGrid>
        <w:gridCol w:w="1170"/>
        <w:gridCol w:w="270"/>
        <w:gridCol w:w="848"/>
        <w:gridCol w:w="3015"/>
        <w:gridCol w:w="7"/>
        <w:gridCol w:w="990"/>
        <w:gridCol w:w="1638"/>
        <w:gridCol w:w="971"/>
        <w:gridCol w:w="1169"/>
      </w:tblGrid>
      <w:tr w:rsidR="00DE3CB8" w:rsidRPr="00097C2A" w14:paraId="080BDABB" w14:textId="77777777" w:rsidTr="00F029EB">
        <w:trPr>
          <w:trHeight w:val="360"/>
          <w:jc w:val="center"/>
        </w:trPr>
        <w:tc>
          <w:tcPr>
            <w:tcW w:w="10078" w:type="dxa"/>
            <w:gridSpan w:val="9"/>
            <w:tcBorders>
              <w:top w:val="single" w:sz="6" w:space="0" w:color="auto"/>
              <w:bottom w:val="single" w:sz="12" w:space="0" w:color="auto"/>
            </w:tcBorders>
            <w:shd w:val="clear" w:color="auto" w:fill="FFFFFF"/>
            <w:vAlign w:val="center"/>
          </w:tcPr>
          <w:p w14:paraId="1FFB5580" w14:textId="77777777" w:rsidR="00DE3CB8" w:rsidRPr="006952A6" w:rsidRDefault="00D216CB" w:rsidP="00D216CB">
            <w:pPr>
              <w:ind w:right="-72"/>
              <w:jc w:val="right"/>
              <w:rPr>
                <w:b/>
                <w:i/>
                <w:color w:val="auto"/>
                <w:lang w:val="ru-RU"/>
              </w:rPr>
            </w:pPr>
            <w:r>
              <w:rPr>
                <w:b/>
                <w:i/>
                <w:color w:val="auto"/>
                <w:lang w:val="ru-RU"/>
              </w:rPr>
              <w:lastRenderedPageBreak/>
              <w:t>Т</w:t>
            </w:r>
            <w:r w:rsidR="00DE3CB8" w:rsidRPr="006952A6">
              <w:rPr>
                <w:b/>
                <w:i/>
                <w:color w:val="auto"/>
                <w:lang w:val="ru-RU"/>
              </w:rPr>
              <w:t xml:space="preserve">олстопленочные </w:t>
            </w:r>
            <w:r>
              <w:rPr>
                <w:b/>
                <w:i/>
                <w:color w:val="auto"/>
                <w:lang w:val="ru-RU"/>
              </w:rPr>
              <w:t xml:space="preserve">грунтовки </w:t>
            </w:r>
            <w:r w:rsidR="00DE3CB8" w:rsidRPr="006952A6">
              <w:rPr>
                <w:b/>
                <w:i/>
                <w:color w:val="auto"/>
                <w:lang w:val="ru-RU"/>
              </w:rPr>
              <w:t>для погруженной эксплуатации</w:t>
            </w:r>
          </w:p>
        </w:tc>
      </w:tr>
      <w:tr w:rsidR="00DE3CB8" w:rsidRPr="0005732F" w14:paraId="3048AAC3" w14:textId="77777777" w:rsidTr="00F029EB">
        <w:trPr>
          <w:trHeight w:val="360"/>
          <w:jc w:val="center"/>
        </w:trPr>
        <w:tc>
          <w:tcPr>
            <w:tcW w:w="7938" w:type="dxa"/>
            <w:gridSpan w:val="7"/>
            <w:tcBorders>
              <w:top w:val="single" w:sz="12" w:space="0" w:color="auto"/>
              <w:left w:val="single" w:sz="12" w:space="0" w:color="auto"/>
              <w:bottom w:val="single" w:sz="12" w:space="0" w:color="auto"/>
            </w:tcBorders>
            <w:vAlign w:val="center"/>
          </w:tcPr>
          <w:p w14:paraId="49D2F97F" w14:textId="77777777" w:rsidR="00DE3CB8" w:rsidRPr="006952A6" w:rsidRDefault="00D216CB" w:rsidP="00D216CB">
            <w:pPr>
              <w:autoSpaceDE/>
              <w:autoSpaceDN/>
              <w:adjustRightInd/>
              <w:spacing w:before="0" w:line="240" w:lineRule="auto"/>
              <w:ind w:left="0"/>
              <w:rPr>
                <w:b/>
                <w:color w:val="auto"/>
                <w:sz w:val="20"/>
                <w:szCs w:val="20"/>
                <w:lang w:val="ru-RU"/>
              </w:rPr>
            </w:pPr>
            <w:r>
              <w:rPr>
                <w:b/>
                <w:color w:val="auto"/>
                <w:sz w:val="20"/>
                <w:szCs w:val="24"/>
                <w:lang w:val="ru-RU"/>
              </w:rPr>
              <w:t>Т</w:t>
            </w:r>
            <w:r w:rsidR="00DE3CB8" w:rsidRPr="00AD544E">
              <w:rPr>
                <w:b/>
                <w:color w:val="auto"/>
                <w:sz w:val="20"/>
                <w:szCs w:val="24"/>
                <w:lang w:val="ru-RU"/>
              </w:rPr>
              <w:t xml:space="preserve">олстопленочные </w:t>
            </w:r>
            <w:r w:rsidR="00A94FF5" w:rsidRPr="005C6B84">
              <w:rPr>
                <w:b/>
                <w:color w:val="auto"/>
                <w:sz w:val="20"/>
                <w:szCs w:val="24"/>
                <w:lang w:val="ru-RU"/>
              </w:rPr>
              <w:t xml:space="preserve">покрытия </w:t>
            </w:r>
            <w:r w:rsidR="00DE3CB8" w:rsidRPr="005C6B84">
              <w:rPr>
                <w:b/>
                <w:color w:val="auto"/>
                <w:sz w:val="20"/>
                <w:szCs w:val="24"/>
                <w:lang w:val="ru-RU"/>
              </w:rPr>
              <w:t>для погруженной</w:t>
            </w:r>
            <w:r w:rsidR="00DE3CB8" w:rsidRPr="00AD544E">
              <w:rPr>
                <w:b/>
                <w:color w:val="auto"/>
                <w:sz w:val="20"/>
                <w:szCs w:val="24"/>
                <w:lang w:val="ru-RU"/>
              </w:rPr>
              <w:t xml:space="preserve"> эксплуат</w:t>
            </w:r>
            <w:r w:rsidR="00DE3CB8">
              <w:rPr>
                <w:b/>
                <w:color w:val="auto"/>
                <w:sz w:val="20"/>
                <w:szCs w:val="24"/>
                <w:lang w:val="ru-RU"/>
              </w:rPr>
              <w:t xml:space="preserve">ации в деминерализованной воде </w:t>
            </w:r>
            <w:r w:rsidR="00DE3CB8" w:rsidRPr="00AD544E">
              <w:rPr>
                <w:b/>
                <w:color w:val="auto"/>
                <w:sz w:val="20"/>
                <w:szCs w:val="24"/>
                <w:lang w:val="ru-RU"/>
              </w:rPr>
              <w:t>или конденсате</w:t>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3DBA5481" w14:textId="77777777" w:rsidR="00DE3CB8" w:rsidRPr="0005732F" w:rsidRDefault="00DE3CB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9.2</w:t>
            </w:r>
          </w:p>
        </w:tc>
      </w:tr>
      <w:tr w:rsidR="00DE3CB8" w:rsidRPr="00097C2A" w14:paraId="122C4B9B" w14:textId="77777777" w:rsidTr="00F029EB">
        <w:trPr>
          <w:cantSplit/>
          <w:trHeight w:val="288"/>
          <w:jc w:val="center"/>
        </w:trPr>
        <w:tc>
          <w:tcPr>
            <w:tcW w:w="1440" w:type="dxa"/>
            <w:gridSpan w:val="2"/>
            <w:tcBorders>
              <w:top w:val="single" w:sz="12" w:space="0" w:color="auto"/>
            </w:tcBorders>
          </w:tcPr>
          <w:p w14:paraId="6ECBC2C5"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70" w:type="dxa"/>
            <w:gridSpan w:val="3"/>
            <w:tcBorders>
              <w:top w:val="single" w:sz="12" w:space="0" w:color="auto"/>
            </w:tcBorders>
          </w:tcPr>
          <w:p w14:paraId="64D58C1F" w14:textId="4DCB372F" w:rsidR="00B2527D" w:rsidRPr="00B03AA9" w:rsidRDefault="00B03AA9" w:rsidP="00146E0F">
            <w:pPr>
              <w:autoSpaceDE/>
              <w:autoSpaceDN/>
              <w:adjustRightInd/>
              <w:spacing w:before="0" w:line="240" w:lineRule="auto"/>
              <w:ind w:left="-72"/>
              <w:rPr>
                <w:color w:val="auto"/>
                <w:sz w:val="16"/>
                <w:szCs w:val="24"/>
              </w:rPr>
            </w:pPr>
            <w:r w:rsidRPr="00B03AA9">
              <w:rPr>
                <w:color w:val="auto"/>
                <w:sz w:val="16"/>
                <w:szCs w:val="24"/>
              </w:rPr>
              <w:t>SSPC-SP1/SP5(NACENo.</w:t>
            </w:r>
            <w:proofErr w:type="gramStart"/>
            <w:r w:rsidRPr="00B03AA9">
              <w:rPr>
                <w:color w:val="auto"/>
                <w:sz w:val="16"/>
                <w:szCs w:val="24"/>
              </w:rPr>
              <w:t>1)(</w:t>
            </w:r>
            <w:proofErr w:type="gramEnd"/>
            <w:r w:rsidRPr="00B03AA9">
              <w:rPr>
                <w:color w:val="auto"/>
                <w:sz w:val="16"/>
                <w:szCs w:val="24"/>
              </w:rPr>
              <w:t>SA3)</w:t>
            </w:r>
          </w:p>
          <w:p w14:paraId="19FBE7CB" w14:textId="2D8CC5E6" w:rsidR="00DE3CB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8D7BB2" w:rsidRPr="008D7BB2">
              <w:rPr>
                <w:color w:val="auto"/>
                <w:sz w:val="16"/>
                <w:szCs w:val="24"/>
                <w:lang w:val="ru-RU"/>
              </w:rPr>
              <w:t xml:space="preserve"> </w:t>
            </w:r>
            <w:r w:rsidR="00DE3CB8" w:rsidRPr="00037A5B">
              <w:rPr>
                <w:color w:val="auto"/>
                <w:sz w:val="16"/>
                <w:szCs w:val="24"/>
                <w:lang w:val="ru-RU"/>
              </w:rPr>
              <w:t>очистка до белого металла.</w:t>
            </w:r>
          </w:p>
        </w:tc>
        <w:tc>
          <w:tcPr>
            <w:tcW w:w="990" w:type="dxa"/>
            <w:tcBorders>
              <w:top w:val="single" w:sz="12" w:space="0" w:color="auto"/>
            </w:tcBorders>
          </w:tcPr>
          <w:p w14:paraId="6FF823B2" w14:textId="77777777" w:rsidR="00DE3CB8" w:rsidRPr="004E6B3B" w:rsidRDefault="00DE3CB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78" w:type="dxa"/>
            <w:gridSpan w:val="3"/>
            <w:vMerge w:val="restart"/>
            <w:tcBorders>
              <w:top w:val="single" w:sz="12" w:space="0" w:color="auto"/>
            </w:tcBorders>
          </w:tcPr>
          <w:p w14:paraId="1D7E5269" w14:textId="77777777" w:rsidR="00DE3CB8" w:rsidRPr="00BD2B1A" w:rsidRDefault="00DE3CB8" w:rsidP="00146E0F">
            <w:pPr>
              <w:autoSpaceDE/>
              <w:autoSpaceDN/>
              <w:adjustRightInd/>
              <w:spacing w:before="0" w:line="240" w:lineRule="auto"/>
              <w:ind w:left="-72"/>
              <w:rPr>
                <w:color w:val="auto"/>
                <w:sz w:val="16"/>
                <w:szCs w:val="16"/>
                <w:lang w:val="ru-RU"/>
              </w:rPr>
            </w:pPr>
            <w:r w:rsidRPr="00BD2B1A">
              <w:rPr>
                <w:color w:val="auto"/>
                <w:sz w:val="16"/>
                <w:szCs w:val="16"/>
                <w:lang w:val="ru-RU"/>
              </w:rPr>
              <w:t>Применяется такое же покрытие того же изготовителя.</w:t>
            </w:r>
          </w:p>
        </w:tc>
      </w:tr>
      <w:tr w:rsidR="00DE3CB8" w:rsidRPr="00097C2A" w14:paraId="138ECAC1" w14:textId="77777777" w:rsidTr="00F029EB">
        <w:trPr>
          <w:cantSplit/>
          <w:trHeight w:val="288"/>
          <w:jc w:val="center"/>
        </w:trPr>
        <w:tc>
          <w:tcPr>
            <w:tcW w:w="1440" w:type="dxa"/>
            <w:gridSpan w:val="2"/>
          </w:tcPr>
          <w:p w14:paraId="485D3B65"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70" w:type="dxa"/>
            <w:gridSpan w:val="3"/>
          </w:tcPr>
          <w:p w14:paraId="3BBC7379" w14:textId="77777777" w:rsidR="00DE3CB8" w:rsidRPr="00037A5B" w:rsidRDefault="00224632" w:rsidP="00146E0F">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47A6C45F" w14:textId="77777777" w:rsidR="00DE3CB8" w:rsidRPr="00F029EB" w:rsidRDefault="00DE3CB8" w:rsidP="00F029EB">
            <w:pPr>
              <w:autoSpaceDE/>
              <w:autoSpaceDN/>
              <w:adjustRightInd/>
              <w:spacing w:before="0" w:line="240" w:lineRule="auto"/>
              <w:ind w:left="-72"/>
              <w:rPr>
                <w:color w:val="auto"/>
                <w:sz w:val="16"/>
                <w:szCs w:val="16"/>
                <w:lang w:val="ru-RU"/>
              </w:rPr>
            </w:pPr>
          </w:p>
        </w:tc>
        <w:tc>
          <w:tcPr>
            <w:tcW w:w="3778" w:type="dxa"/>
            <w:gridSpan w:val="3"/>
            <w:vMerge/>
            <w:vAlign w:val="center"/>
          </w:tcPr>
          <w:p w14:paraId="63C83B10" w14:textId="77777777" w:rsidR="00DE3CB8" w:rsidRPr="00D750DA" w:rsidRDefault="00DE3CB8" w:rsidP="00146E0F">
            <w:pPr>
              <w:rPr>
                <w:color w:val="auto"/>
                <w:lang w:val="ru-RU"/>
              </w:rPr>
            </w:pPr>
          </w:p>
        </w:tc>
      </w:tr>
      <w:tr w:rsidR="00DE3CB8" w:rsidRPr="00097C2A" w14:paraId="6B044B86" w14:textId="77777777" w:rsidTr="00F029EB">
        <w:trPr>
          <w:cantSplit/>
          <w:trHeight w:val="288"/>
          <w:jc w:val="center"/>
        </w:trPr>
        <w:tc>
          <w:tcPr>
            <w:tcW w:w="1440" w:type="dxa"/>
            <w:gridSpan w:val="2"/>
            <w:tcBorders>
              <w:bottom w:val="single" w:sz="12" w:space="0" w:color="auto"/>
            </w:tcBorders>
          </w:tcPr>
          <w:p w14:paraId="6804FDD7"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70" w:type="dxa"/>
            <w:gridSpan w:val="3"/>
            <w:tcBorders>
              <w:bottom w:val="single" w:sz="12" w:space="0" w:color="auto"/>
            </w:tcBorders>
          </w:tcPr>
          <w:p w14:paraId="228B15FF" w14:textId="45EFBF8B" w:rsidR="00DE3CB8" w:rsidRPr="00037A5B" w:rsidRDefault="00DE3CB8" w:rsidP="00146E0F">
            <w:pPr>
              <w:autoSpaceDE/>
              <w:autoSpaceDN/>
              <w:adjustRightInd/>
              <w:spacing w:before="0" w:line="240" w:lineRule="auto"/>
              <w:ind w:left="-72"/>
              <w:rPr>
                <w:color w:val="auto"/>
                <w:sz w:val="16"/>
                <w:szCs w:val="24"/>
                <w:lang w:val="ru-RU"/>
              </w:rPr>
            </w:pPr>
            <w:r w:rsidRPr="005F6A8A">
              <w:rPr>
                <w:color w:val="auto"/>
                <w:sz w:val="16"/>
                <w:szCs w:val="16"/>
                <w:lang w:val="ru-RU"/>
              </w:rPr>
              <w:t xml:space="preserve">0.635 – 1.270 </w:t>
            </w:r>
            <w:r>
              <w:rPr>
                <w:color w:val="auto"/>
                <w:sz w:val="16"/>
                <w:szCs w:val="16"/>
                <w:lang w:val="ru-RU"/>
              </w:rPr>
              <w:t>мм</w:t>
            </w:r>
            <w:r w:rsidRPr="005F6A8A">
              <w:rPr>
                <w:color w:val="auto"/>
                <w:sz w:val="16"/>
                <w:szCs w:val="16"/>
                <w:lang w:val="ru-RU"/>
              </w:rPr>
              <w:t xml:space="preserve">. (25.0 - 50.0 </w:t>
            </w:r>
            <w:r>
              <w:rPr>
                <w:color w:val="auto"/>
                <w:sz w:val="16"/>
                <w:szCs w:val="16"/>
                <w:lang w:val="ru-RU"/>
              </w:rPr>
              <w:t>милов</w:t>
            </w:r>
            <w:r>
              <w:rPr>
                <w:color w:val="auto"/>
                <w:sz w:val="16"/>
                <w:szCs w:val="24"/>
                <w:lang w:val="ru-RU"/>
              </w:rPr>
              <w:t>) (распыляется), 2</w:t>
            </w:r>
            <w:del w:id="589" w:author="Kurmanov, Aidyn [STAMGazStroy LLP]" w:date="2025-12-11T15:35:00Z" w16du:dateUtc="2025-12-11T10:35:00Z">
              <w:r>
                <w:rPr>
                  <w:color w:val="auto"/>
                  <w:sz w:val="16"/>
                  <w:szCs w:val="24"/>
                  <w:lang w:val="ru-RU"/>
                </w:rPr>
                <w:delText>,</w:delText>
              </w:r>
            </w:del>
            <w:ins w:id="590" w:author="Kurmanov, Aidyn [STAMGazStroy LLP]" w:date="2025-12-11T15:35:00Z" w16du:dateUtc="2025-12-11T10:35:00Z">
              <w:r w:rsidR="0018552A" w:rsidRPr="0018552A">
                <w:rPr>
                  <w:color w:val="auto"/>
                  <w:sz w:val="16"/>
                  <w:szCs w:val="24"/>
                  <w:lang w:val="ru-RU"/>
                </w:rPr>
                <w:t>.</w:t>
              </w:r>
            </w:ins>
            <w:r>
              <w:rPr>
                <w:color w:val="auto"/>
                <w:sz w:val="16"/>
                <w:szCs w:val="24"/>
                <w:lang w:val="ru-RU"/>
              </w:rPr>
              <w:t>032 м</w:t>
            </w:r>
            <w:r w:rsidRPr="00037A5B">
              <w:rPr>
                <w:color w:val="auto"/>
                <w:sz w:val="16"/>
                <w:szCs w:val="24"/>
                <w:lang w:val="ru-RU"/>
              </w:rPr>
              <w:t>м (80</w:t>
            </w:r>
            <w:del w:id="591" w:author="Kurmanov, Aidyn [STAMGazStroy LLP]" w:date="2025-12-11T15:35:00Z" w16du:dateUtc="2025-12-11T10:35:00Z">
              <w:r w:rsidRPr="00037A5B">
                <w:rPr>
                  <w:color w:val="auto"/>
                  <w:sz w:val="16"/>
                  <w:szCs w:val="24"/>
                  <w:lang w:val="ru-RU"/>
                </w:rPr>
                <w:delText>,</w:delText>
              </w:r>
            </w:del>
            <w:ins w:id="592" w:author="Kurmanov, Aidyn [STAMGazStroy LLP]" w:date="2025-12-11T15:35:00Z" w16du:dateUtc="2025-12-11T10:35:00Z">
              <w:r w:rsidR="0018552A" w:rsidRPr="0018552A">
                <w:rPr>
                  <w:color w:val="auto"/>
                  <w:sz w:val="16"/>
                  <w:szCs w:val="24"/>
                  <w:lang w:val="ru-RU"/>
                </w:rPr>
                <w:t>.</w:t>
              </w:r>
            </w:ins>
            <w:r w:rsidRPr="00037A5B">
              <w:rPr>
                <w:color w:val="auto"/>
                <w:sz w:val="16"/>
                <w:szCs w:val="24"/>
                <w:lang w:val="ru-RU"/>
              </w:rPr>
              <w:t>0 милов) (мин) (наносится шпателем). (Для определения мин/макс толщины слоя см. листы технических данных изготовителя)</w:t>
            </w:r>
          </w:p>
        </w:tc>
        <w:tc>
          <w:tcPr>
            <w:tcW w:w="990" w:type="dxa"/>
            <w:tcBorders>
              <w:bottom w:val="single" w:sz="12" w:space="0" w:color="auto"/>
            </w:tcBorders>
          </w:tcPr>
          <w:p w14:paraId="4CD798E6" w14:textId="77777777" w:rsidR="00DE3CB8" w:rsidRPr="00F029EB" w:rsidRDefault="00DE3CB8" w:rsidP="00F029EB">
            <w:pPr>
              <w:autoSpaceDE/>
              <w:autoSpaceDN/>
              <w:adjustRightInd/>
              <w:spacing w:before="0" w:line="240" w:lineRule="auto"/>
              <w:ind w:left="-72"/>
              <w:rPr>
                <w:color w:val="auto"/>
                <w:sz w:val="16"/>
                <w:szCs w:val="16"/>
                <w:lang w:val="ru-RU"/>
              </w:rPr>
            </w:pPr>
          </w:p>
        </w:tc>
        <w:tc>
          <w:tcPr>
            <w:tcW w:w="3778" w:type="dxa"/>
            <w:gridSpan w:val="3"/>
            <w:vMerge/>
            <w:tcBorders>
              <w:bottom w:val="single" w:sz="12" w:space="0" w:color="auto"/>
            </w:tcBorders>
            <w:vAlign w:val="center"/>
          </w:tcPr>
          <w:p w14:paraId="0611916A" w14:textId="77777777" w:rsidR="00DE3CB8" w:rsidRPr="006952A6" w:rsidRDefault="00DE3CB8" w:rsidP="00146E0F">
            <w:pPr>
              <w:rPr>
                <w:color w:val="auto"/>
                <w:lang w:val="ru-RU"/>
              </w:rPr>
            </w:pPr>
          </w:p>
        </w:tc>
      </w:tr>
      <w:tr w:rsidR="00DE3CB8" w:rsidRPr="0005732F" w14:paraId="05465CC4"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1ED2407A"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5" w:type="dxa"/>
            <w:tcBorders>
              <w:top w:val="single" w:sz="12" w:space="0" w:color="auto"/>
              <w:bottom w:val="single" w:sz="12" w:space="0" w:color="auto"/>
            </w:tcBorders>
            <w:shd w:val="clear" w:color="auto" w:fill="000000"/>
            <w:vAlign w:val="center"/>
          </w:tcPr>
          <w:p w14:paraId="03005846"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35" w:type="dxa"/>
            <w:gridSpan w:val="3"/>
            <w:tcBorders>
              <w:top w:val="single" w:sz="12" w:space="0" w:color="auto"/>
              <w:bottom w:val="single" w:sz="12" w:space="0" w:color="auto"/>
            </w:tcBorders>
            <w:shd w:val="clear" w:color="auto" w:fill="000000"/>
            <w:vAlign w:val="center"/>
          </w:tcPr>
          <w:p w14:paraId="3F4721A3"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26E24A80"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tcBorders>
              <w:top w:val="single" w:sz="12" w:space="0" w:color="auto"/>
              <w:bottom w:val="single" w:sz="12" w:space="0" w:color="auto"/>
              <w:right w:val="single" w:sz="12" w:space="0" w:color="auto"/>
            </w:tcBorders>
            <w:shd w:val="clear" w:color="auto" w:fill="000000"/>
            <w:vAlign w:val="center"/>
          </w:tcPr>
          <w:p w14:paraId="5250EAA3" w14:textId="77777777" w:rsidR="00DE3CB8" w:rsidRPr="00AD544E" w:rsidRDefault="00DE3CB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DE3CB8" w:rsidRPr="0005732F" w14:paraId="47E95D46" w14:textId="77777777" w:rsidTr="00F029EB">
        <w:trPr>
          <w:trHeight w:val="288"/>
          <w:jc w:val="center"/>
        </w:trPr>
        <w:tc>
          <w:tcPr>
            <w:tcW w:w="2288" w:type="dxa"/>
            <w:gridSpan w:val="3"/>
            <w:vAlign w:val="center"/>
          </w:tcPr>
          <w:p w14:paraId="77616DBE" w14:textId="236B389A" w:rsidR="00DE3CB8" w:rsidRPr="00D41158" w:rsidRDefault="00D216CB" w:rsidP="00146E0F">
            <w:pPr>
              <w:autoSpaceDE/>
              <w:autoSpaceDN/>
              <w:adjustRightInd/>
              <w:spacing w:before="0" w:line="240" w:lineRule="auto"/>
              <w:ind w:left="0"/>
              <w:rPr>
                <w:b/>
                <w:color w:val="auto"/>
                <w:sz w:val="16"/>
                <w:szCs w:val="24"/>
                <w:lang w:val="ru-RU"/>
              </w:rPr>
            </w:pPr>
            <w:r>
              <w:rPr>
                <w:b/>
                <w:color w:val="auto"/>
                <w:sz w:val="16"/>
                <w:szCs w:val="24"/>
                <w:lang w:val="ru-RU"/>
              </w:rPr>
              <w:t>ОДИН</w:t>
            </w:r>
            <w:r w:rsidR="005F28DE">
              <w:rPr>
                <w:b/>
                <w:color w:val="auto"/>
                <w:sz w:val="16"/>
                <w:szCs w:val="24"/>
              </w:rPr>
              <w:t xml:space="preserve"> </w:t>
            </w:r>
            <w:r w:rsidR="00DE3CB8" w:rsidRPr="00D41158">
              <w:rPr>
                <w:b/>
                <w:color w:val="auto"/>
                <w:sz w:val="16"/>
                <w:szCs w:val="24"/>
                <w:lang w:val="ru-RU"/>
              </w:rPr>
              <w:t>СЛОЙ</w:t>
            </w:r>
          </w:p>
        </w:tc>
        <w:tc>
          <w:tcPr>
            <w:tcW w:w="3015" w:type="dxa"/>
            <w:vAlign w:val="center"/>
          </w:tcPr>
          <w:p w14:paraId="6FBC081C"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Carboline</w:t>
            </w:r>
          </w:p>
        </w:tc>
        <w:tc>
          <w:tcPr>
            <w:tcW w:w="2635" w:type="dxa"/>
            <w:gridSpan w:val="3"/>
            <w:vAlign w:val="center"/>
          </w:tcPr>
          <w:p w14:paraId="1B8FFE34" w14:textId="77777777" w:rsidR="00DE3CB8" w:rsidRPr="005B38AC" w:rsidRDefault="00DE3CB8" w:rsidP="00146E0F">
            <w:pPr>
              <w:autoSpaceDE/>
              <w:autoSpaceDN/>
              <w:adjustRightInd/>
              <w:spacing w:before="0" w:line="240" w:lineRule="auto"/>
              <w:ind w:left="0"/>
              <w:rPr>
                <w:sz w:val="16"/>
                <w:szCs w:val="16"/>
              </w:rPr>
            </w:pPr>
            <w:proofErr w:type="spellStart"/>
            <w:r w:rsidRPr="005B38AC">
              <w:rPr>
                <w:sz w:val="16"/>
                <w:szCs w:val="16"/>
              </w:rPr>
              <w:t>Plasite</w:t>
            </w:r>
            <w:proofErr w:type="spellEnd"/>
            <w:r w:rsidRPr="005B38AC">
              <w:rPr>
                <w:sz w:val="16"/>
                <w:szCs w:val="16"/>
              </w:rPr>
              <w:t xml:space="preserve"> 4500</w:t>
            </w:r>
            <w:r w:rsidR="00D216CB" w:rsidRPr="005B38AC">
              <w:rPr>
                <w:sz w:val="16"/>
                <w:szCs w:val="16"/>
                <w:lang w:val="ru-RU"/>
              </w:rPr>
              <w:t>*</w:t>
            </w:r>
            <w:r w:rsidRPr="005B38AC">
              <w:rPr>
                <w:sz w:val="16"/>
                <w:szCs w:val="16"/>
              </w:rPr>
              <w:t>/4550 Series</w:t>
            </w:r>
          </w:p>
        </w:tc>
        <w:tc>
          <w:tcPr>
            <w:tcW w:w="971" w:type="dxa"/>
            <w:vAlign w:val="center"/>
          </w:tcPr>
          <w:p w14:paraId="7E17D73F" w14:textId="77777777" w:rsidR="00DE3CB8" w:rsidRPr="005B38AC" w:rsidRDefault="00DE3CB8" w:rsidP="00146E0F">
            <w:pPr>
              <w:autoSpaceDE/>
              <w:autoSpaceDN/>
              <w:adjustRightInd/>
              <w:spacing w:before="0" w:line="240" w:lineRule="auto"/>
              <w:ind w:left="0"/>
              <w:jc w:val="center"/>
              <w:rPr>
                <w:sz w:val="16"/>
                <w:szCs w:val="16"/>
              </w:rPr>
            </w:pPr>
            <w:r w:rsidRPr="005B38AC">
              <w:rPr>
                <w:sz w:val="16"/>
                <w:szCs w:val="16"/>
              </w:rPr>
              <w:t>0-3</w:t>
            </w:r>
          </w:p>
        </w:tc>
        <w:tc>
          <w:tcPr>
            <w:tcW w:w="1169" w:type="dxa"/>
            <w:vAlign w:val="center"/>
          </w:tcPr>
          <w:p w14:paraId="73A97B3A" w14:textId="77777777" w:rsidR="00DE3CB8" w:rsidRPr="005B38AC" w:rsidRDefault="00DE3CB8" w:rsidP="00146E0F">
            <w:pPr>
              <w:autoSpaceDE/>
              <w:autoSpaceDN/>
              <w:adjustRightInd/>
              <w:spacing w:before="0" w:line="240" w:lineRule="auto"/>
              <w:ind w:left="0"/>
              <w:rPr>
                <w:sz w:val="16"/>
                <w:szCs w:val="16"/>
                <w:lang w:val="ru-RU"/>
              </w:rPr>
            </w:pPr>
            <w:r w:rsidRPr="005B38AC">
              <w:rPr>
                <w:sz w:val="16"/>
                <w:szCs w:val="16"/>
              </w:rPr>
              <w:t>66°C (150°F)</w:t>
            </w:r>
          </w:p>
        </w:tc>
      </w:tr>
      <w:tr w:rsidR="00802437" w:rsidRPr="0005732F" w14:paraId="192FA1AB" w14:textId="77777777" w:rsidTr="00F029EB">
        <w:trPr>
          <w:trHeight w:val="288"/>
          <w:jc w:val="center"/>
        </w:trPr>
        <w:tc>
          <w:tcPr>
            <w:tcW w:w="2288" w:type="dxa"/>
            <w:gridSpan w:val="3"/>
            <w:vAlign w:val="center"/>
          </w:tcPr>
          <w:p w14:paraId="4D02741E" w14:textId="77777777" w:rsidR="00802437" w:rsidRDefault="00802437" w:rsidP="00146E0F">
            <w:pPr>
              <w:autoSpaceDE/>
              <w:autoSpaceDN/>
              <w:adjustRightInd/>
              <w:spacing w:before="0" w:line="240" w:lineRule="auto"/>
              <w:ind w:left="0"/>
              <w:rPr>
                <w:b/>
                <w:color w:val="auto"/>
                <w:sz w:val="16"/>
                <w:szCs w:val="24"/>
                <w:lang w:val="ru-RU"/>
              </w:rPr>
            </w:pPr>
          </w:p>
        </w:tc>
        <w:tc>
          <w:tcPr>
            <w:tcW w:w="3015" w:type="dxa"/>
            <w:vAlign w:val="center"/>
          </w:tcPr>
          <w:p w14:paraId="722D7AA3" w14:textId="1E73C7D8" w:rsidR="00802437" w:rsidRPr="001D3869" w:rsidRDefault="00802437" w:rsidP="00146E0F">
            <w:pPr>
              <w:autoSpaceDE/>
              <w:autoSpaceDN/>
              <w:adjustRightInd/>
              <w:spacing w:before="0" w:line="240" w:lineRule="auto"/>
              <w:ind w:left="0"/>
              <w:rPr>
                <w:sz w:val="16"/>
                <w:szCs w:val="16"/>
              </w:rPr>
            </w:pPr>
            <w:proofErr w:type="spellStart"/>
            <w:r>
              <w:rPr>
                <w:sz w:val="16"/>
                <w:szCs w:val="16"/>
              </w:rPr>
              <w:t>Corrocoat</w:t>
            </w:r>
            <w:proofErr w:type="spellEnd"/>
          </w:p>
        </w:tc>
        <w:tc>
          <w:tcPr>
            <w:tcW w:w="2635" w:type="dxa"/>
            <w:gridSpan w:val="3"/>
            <w:vAlign w:val="center"/>
          </w:tcPr>
          <w:p w14:paraId="55C6B3F4" w14:textId="5AC66DBA" w:rsidR="00802437" w:rsidRPr="005B38AC" w:rsidRDefault="00802437" w:rsidP="00146E0F">
            <w:pPr>
              <w:autoSpaceDE/>
              <w:autoSpaceDN/>
              <w:adjustRightInd/>
              <w:spacing w:before="0" w:line="240" w:lineRule="auto"/>
              <w:ind w:left="0"/>
              <w:rPr>
                <w:sz w:val="16"/>
                <w:szCs w:val="16"/>
              </w:rPr>
            </w:pPr>
            <w:proofErr w:type="spellStart"/>
            <w:r w:rsidRPr="005B38AC">
              <w:rPr>
                <w:sz w:val="16"/>
                <w:szCs w:val="16"/>
              </w:rPr>
              <w:t>Polyglass</w:t>
            </w:r>
            <w:proofErr w:type="spellEnd"/>
            <w:r w:rsidRPr="005B38AC">
              <w:rPr>
                <w:sz w:val="16"/>
                <w:szCs w:val="16"/>
              </w:rPr>
              <w:t xml:space="preserve"> VEF</w:t>
            </w:r>
          </w:p>
        </w:tc>
        <w:tc>
          <w:tcPr>
            <w:tcW w:w="971" w:type="dxa"/>
            <w:vAlign w:val="center"/>
          </w:tcPr>
          <w:p w14:paraId="42F27154" w14:textId="096C649F" w:rsidR="00802437" w:rsidRPr="005B38AC" w:rsidRDefault="00802437" w:rsidP="00146E0F">
            <w:pPr>
              <w:autoSpaceDE/>
              <w:autoSpaceDN/>
              <w:adjustRightInd/>
              <w:spacing w:before="0" w:line="240" w:lineRule="auto"/>
              <w:ind w:left="0"/>
              <w:jc w:val="center"/>
              <w:rPr>
                <w:sz w:val="16"/>
                <w:szCs w:val="16"/>
              </w:rPr>
            </w:pPr>
            <w:r w:rsidRPr="005B38AC">
              <w:rPr>
                <w:sz w:val="16"/>
                <w:szCs w:val="16"/>
              </w:rPr>
              <w:t>31</w:t>
            </w:r>
          </w:p>
        </w:tc>
        <w:tc>
          <w:tcPr>
            <w:tcW w:w="1169" w:type="dxa"/>
            <w:vAlign w:val="center"/>
          </w:tcPr>
          <w:p w14:paraId="69F28D9D" w14:textId="1E5CD864" w:rsidR="00802437" w:rsidRPr="005B38AC" w:rsidRDefault="00802437" w:rsidP="00146E0F">
            <w:pPr>
              <w:autoSpaceDE/>
              <w:autoSpaceDN/>
              <w:adjustRightInd/>
              <w:spacing w:before="0" w:line="240" w:lineRule="auto"/>
              <w:ind w:left="0"/>
              <w:rPr>
                <w:sz w:val="16"/>
                <w:szCs w:val="16"/>
              </w:rPr>
            </w:pPr>
            <w:r w:rsidRPr="005B38AC">
              <w:rPr>
                <w:sz w:val="16"/>
                <w:szCs w:val="16"/>
              </w:rPr>
              <w:t>70°C (158°F)</w:t>
            </w:r>
          </w:p>
        </w:tc>
      </w:tr>
      <w:tr w:rsidR="00802437" w:rsidRPr="0005732F" w14:paraId="295C8BE3" w14:textId="77777777" w:rsidTr="00F029EB">
        <w:trPr>
          <w:trHeight w:val="288"/>
          <w:jc w:val="center"/>
        </w:trPr>
        <w:tc>
          <w:tcPr>
            <w:tcW w:w="2288" w:type="dxa"/>
            <w:gridSpan w:val="3"/>
            <w:vAlign w:val="center"/>
          </w:tcPr>
          <w:p w14:paraId="5EAC3459" w14:textId="77777777" w:rsidR="00802437" w:rsidRPr="00D41158" w:rsidRDefault="00802437" w:rsidP="00146E0F">
            <w:pPr>
              <w:autoSpaceDE/>
              <w:autoSpaceDN/>
              <w:adjustRightInd/>
              <w:spacing w:before="0" w:line="240" w:lineRule="auto"/>
              <w:ind w:left="0"/>
              <w:rPr>
                <w:b/>
                <w:color w:val="auto"/>
                <w:sz w:val="16"/>
                <w:szCs w:val="24"/>
                <w:lang w:val="ru-RU"/>
              </w:rPr>
            </w:pPr>
            <w:r>
              <w:rPr>
                <w:b/>
                <w:color w:val="auto"/>
                <w:sz w:val="16"/>
                <w:szCs w:val="24"/>
                <w:lang w:val="ru-RU"/>
              </w:rPr>
              <w:t>Толстопленочное</w:t>
            </w:r>
          </w:p>
        </w:tc>
        <w:tc>
          <w:tcPr>
            <w:tcW w:w="3015" w:type="dxa"/>
            <w:vAlign w:val="center"/>
          </w:tcPr>
          <w:p w14:paraId="0F612615" w14:textId="77777777" w:rsidR="00802437" w:rsidRPr="001D3869" w:rsidRDefault="00802437" w:rsidP="00146E0F">
            <w:pPr>
              <w:autoSpaceDE/>
              <w:autoSpaceDN/>
              <w:adjustRightInd/>
              <w:spacing w:before="0" w:line="240" w:lineRule="auto"/>
              <w:ind w:left="0"/>
              <w:rPr>
                <w:sz w:val="16"/>
                <w:szCs w:val="16"/>
              </w:rPr>
            </w:pPr>
            <w:r w:rsidRPr="001D3869">
              <w:rPr>
                <w:sz w:val="16"/>
                <w:szCs w:val="16"/>
              </w:rPr>
              <w:t>Hempel Coatings (USA), Inc.</w:t>
            </w:r>
          </w:p>
        </w:tc>
        <w:tc>
          <w:tcPr>
            <w:tcW w:w="2635" w:type="dxa"/>
            <w:gridSpan w:val="3"/>
            <w:vAlign w:val="center"/>
          </w:tcPr>
          <w:p w14:paraId="1CFEAEC0" w14:textId="5CDCD255" w:rsidR="00802437" w:rsidRPr="005B38AC" w:rsidRDefault="002B6703" w:rsidP="00146E0F">
            <w:pPr>
              <w:autoSpaceDE/>
              <w:autoSpaceDN/>
              <w:adjustRightInd/>
              <w:spacing w:before="0" w:line="240" w:lineRule="auto"/>
              <w:ind w:left="0"/>
              <w:rPr>
                <w:sz w:val="16"/>
                <w:szCs w:val="16"/>
              </w:rPr>
            </w:pPr>
            <w:proofErr w:type="spellStart"/>
            <w:r w:rsidRPr="005B38AC">
              <w:rPr>
                <w:sz w:val="16"/>
                <w:szCs w:val="16"/>
              </w:rPr>
              <w:t>Hempaline</w:t>
            </w:r>
            <w:proofErr w:type="spellEnd"/>
            <w:r w:rsidRPr="005B38AC">
              <w:rPr>
                <w:sz w:val="16"/>
                <w:szCs w:val="16"/>
              </w:rPr>
              <w:t xml:space="preserve"> Defend 630</w:t>
            </w:r>
          </w:p>
        </w:tc>
        <w:tc>
          <w:tcPr>
            <w:tcW w:w="971" w:type="dxa"/>
            <w:vAlign w:val="center"/>
          </w:tcPr>
          <w:p w14:paraId="7182BB49" w14:textId="635E5ED4" w:rsidR="00802437" w:rsidRPr="005B38AC" w:rsidRDefault="00D02971" w:rsidP="00146E0F">
            <w:pPr>
              <w:autoSpaceDE/>
              <w:autoSpaceDN/>
              <w:adjustRightInd/>
              <w:spacing w:before="0" w:line="240" w:lineRule="auto"/>
              <w:ind w:left="0"/>
              <w:jc w:val="center"/>
              <w:rPr>
                <w:sz w:val="16"/>
                <w:szCs w:val="16"/>
              </w:rPr>
            </w:pPr>
            <w:r w:rsidRPr="005B38AC">
              <w:rPr>
                <w:sz w:val="16"/>
                <w:szCs w:val="16"/>
              </w:rPr>
              <w:t>59</w:t>
            </w:r>
          </w:p>
        </w:tc>
        <w:tc>
          <w:tcPr>
            <w:tcW w:w="1169" w:type="dxa"/>
            <w:vAlign w:val="center"/>
          </w:tcPr>
          <w:p w14:paraId="3F57E0EC" w14:textId="77777777" w:rsidR="00802437" w:rsidRPr="005B38AC" w:rsidRDefault="00802437" w:rsidP="00146E0F">
            <w:pPr>
              <w:autoSpaceDE/>
              <w:autoSpaceDN/>
              <w:adjustRightInd/>
              <w:spacing w:before="0" w:line="240" w:lineRule="auto"/>
              <w:ind w:left="0"/>
              <w:rPr>
                <w:sz w:val="16"/>
                <w:szCs w:val="16"/>
              </w:rPr>
            </w:pPr>
            <w:r w:rsidRPr="005B38AC">
              <w:rPr>
                <w:sz w:val="16"/>
                <w:szCs w:val="16"/>
              </w:rPr>
              <w:t>60°C (140°F)</w:t>
            </w:r>
          </w:p>
        </w:tc>
      </w:tr>
      <w:tr w:rsidR="00802437" w:rsidRPr="0005732F" w14:paraId="53BF2D81" w14:textId="77777777" w:rsidTr="00F029EB">
        <w:trPr>
          <w:trHeight w:val="288"/>
          <w:jc w:val="center"/>
        </w:trPr>
        <w:tc>
          <w:tcPr>
            <w:tcW w:w="2288" w:type="dxa"/>
            <w:gridSpan w:val="3"/>
            <w:vMerge w:val="restart"/>
            <w:vAlign w:val="center"/>
          </w:tcPr>
          <w:p w14:paraId="5E6F483F" w14:textId="77777777" w:rsidR="00802437" w:rsidRPr="00D41158" w:rsidRDefault="00802437"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5" w:type="dxa"/>
            <w:vAlign w:val="center"/>
          </w:tcPr>
          <w:p w14:paraId="6E338F59" w14:textId="77777777" w:rsidR="00802437" w:rsidRPr="001D3869" w:rsidRDefault="00802437" w:rsidP="00146E0F">
            <w:pPr>
              <w:autoSpaceDE/>
              <w:autoSpaceDN/>
              <w:adjustRightInd/>
              <w:spacing w:before="0" w:line="240" w:lineRule="auto"/>
              <w:ind w:left="0"/>
              <w:rPr>
                <w:sz w:val="16"/>
                <w:szCs w:val="16"/>
              </w:rPr>
            </w:pPr>
            <w:r w:rsidRPr="001D3869">
              <w:rPr>
                <w:sz w:val="16"/>
                <w:szCs w:val="16"/>
              </w:rPr>
              <w:t>International</w:t>
            </w:r>
          </w:p>
        </w:tc>
        <w:tc>
          <w:tcPr>
            <w:tcW w:w="2635" w:type="dxa"/>
            <w:gridSpan w:val="3"/>
            <w:vAlign w:val="center"/>
          </w:tcPr>
          <w:p w14:paraId="4B0F29D7" w14:textId="77777777" w:rsidR="00802437" w:rsidRPr="005B38AC" w:rsidRDefault="00802437" w:rsidP="00146E0F">
            <w:pPr>
              <w:autoSpaceDE/>
              <w:autoSpaceDN/>
              <w:adjustRightInd/>
              <w:spacing w:before="0" w:line="240" w:lineRule="auto"/>
              <w:ind w:left="0"/>
              <w:rPr>
                <w:sz w:val="16"/>
                <w:szCs w:val="16"/>
              </w:rPr>
            </w:pPr>
            <w:r w:rsidRPr="005B38AC">
              <w:rPr>
                <w:sz w:val="16"/>
                <w:szCs w:val="16"/>
              </w:rPr>
              <w:t>Interline 984</w:t>
            </w:r>
          </w:p>
        </w:tc>
        <w:tc>
          <w:tcPr>
            <w:tcW w:w="971" w:type="dxa"/>
            <w:vAlign w:val="center"/>
          </w:tcPr>
          <w:p w14:paraId="1FC4F526" w14:textId="77777777" w:rsidR="00802437" w:rsidRPr="005B38AC" w:rsidRDefault="00802437" w:rsidP="00146E0F">
            <w:pPr>
              <w:autoSpaceDE/>
              <w:autoSpaceDN/>
              <w:adjustRightInd/>
              <w:spacing w:before="0" w:line="240" w:lineRule="auto"/>
              <w:ind w:left="0"/>
              <w:jc w:val="center"/>
              <w:rPr>
                <w:sz w:val="16"/>
                <w:szCs w:val="16"/>
              </w:rPr>
            </w:pPr>
            <w:r w:rsidRPr="005B38AC">
              <w:rPr>
                <w:sz w:val="16"/>
                <w:szCs w:val="16"/>
              </w:rPr>
              <w:t>70</w:t>
            </w:r>
          </w:p>
        </w:tc>
        <w:tc>
          <w:tcPr>
            <w:tcW w:w="1169" w:type="dxa"/>
            <w:vAlign w:val="center"/>
          </w:tcPr>
          <w:p w14:paraId="61FD76B0" w14:textId="77777777" w:rsidR="00802437" w:rsidRPr="005B38AC" w:rsidRDefault="00802437" w:rsidP="00146E0F">
            <w:pPr>
              <w:autoSpaceDE/>
              <w:autoSpaceDN/>
              <w:adjustRightInd/>
              <w:spacing w:before="0" w:line="240" w:lineRule="auto"/>
              <w:ind w:left="0"/>
              <w:rPr>
                <w:sz w:val="16"/>
                <w:szCs w:val="16"/>
              </w:rPr>
            </w:pPr>
            <w:r w:rsidRPr="005B38AC">
              <w:rPr>
                <w:sz w:val="16"/>
                <w:szCs w:val="16"/>
              </w:rPr>
              <w:t>80°C (167°F)</w:t>
            </w:r>
          </w:p>
        </w:tc>
      </w:tr>
      <w:tr w:rsidR="00802437" w:rsidRPr="0005732F" w14:paraId="78B59757" w14:textId="77777777" w:rsidTr="00F029EB">
        <w:trPr>
          <w:trHeight w:val="288"/>
          <w:jc w:val="center"/>
        </w:trPr>
        <w:tc>
          <w:tcPr>
            <w:tcW w:w="2288" w:type="dxa"/>
            <w:gridSpan w:val="3"/>
            <w:vMerge/>
            <w:vAlign w:val="center"/>
          </w:tcPr>
          <w:p w14:paraId="68419975" w14:textId="77777777" w:rsidR="00802437" w:rsidRPr="00D41158" w:rsidRDefault="00802437" w:rsidP="00146E0F">
            <w:pPr>
              <w:autoSpaceDE/>
              <w:autoSpaceDN/>
              <w:adjustRightInd/>
              <w:spacing w:before="0" w:line="240" w:lineRule="auto"/>
              <w:ind w:left="0"/>
              <w:rPr>
                <w:b/>
                <w:color w:val="auto"/>
                <w:sz w:val="16"/>
                <w:szCs w:val="24"/>
                <w:lang w:val="ru-RU"/>
              </w:rPr>
            </w:pPr>
          </w:p>
        </w:tc>
        <w:tc>
          <w:tcPr>
            <w:tcW w:w="3015" w:type="dxa"/>
            <w:vAlign w:val="center"/>
          </w:tcPr>
          <w:p w14:paraId="37A9176A" w14:textId="77777777" w:rsidR="00802437" w:rsidRPr="001D3869" w:rsidRDefault="00802437" w:rsidP="006A2AE5">
            <w:pPr>
              <w:autoSpaceDE/>
              <w:autoSpaceDN/>
              <w:adjustRightInd/>
              <w:spacing w:before="0" w:line="240" w:lineRule="auto"/>
              <w:ind w:left="0"/>
              <w:rPr>
                <w:sz w:val="16"/>
                <w:szCs w:val="16"/>
              </w:rPr>
            </w:pPr>
            <w:r w:rsidRPr="001D3869">
              <w:rPr>
                <w:sz w:val="16"/>
                <w:szCs w:val="16"/>
              </w:rPr>
              <w:t xml:space="preserve">International </w:t>
            </w:r>
          </w:p>
        </w:tc>
        <w:tc>
          <w:tcPr>
            <w:tcW w:w="2635" w:type="dxa"/>
            <w:gridSpan w:val="3"/>
            <w:vAlign w:val="center"/>
          </w:tcPr>
          <w:p w14:paraId="6CF40549" w14:textId="77777777" w:rsidR="00802437" w:rsidRPr="005B38AC" w:rsidRDefault="00802437" w:rsidP="00146E0F">
            <w:pPr>
              <w:autoSpaceDE/>
              <w:autoSpaceDN/>
              <w:adjustRightInd/>
              <w:spacing w:before="0" w:line="240" w:lineRule="auto"/>
              <w:ind w:left="0"/>
              <w:rPr>
                <w:sz w:val="16"/>
                <w:szCs w:val="16"/>
              </w:rPr>
            </w:pPr>
            <w:r w:rsidRPr="005B38AC">
              <w:rPr>
                <w:sz w:val="16"/>
                <w:szCs w:val="16"/>
              </w:rPr>
              <w:t>Enviroline 405 series**</w:t>
            </w:r>
          </w:p>
        </w:tc>
        <w:tc>
          <w:tcPr>
            <w:tcW w:w="971" w:type="dxa"/>
            <w:vAlign w:val="center"/>
          </w:tcPr>
          <w:p w14:paraId="687BC22B" w14:textId="7D961D6E" w:rsidR="00802437" w:rsidRPr="005B38AC" w:rsidRDefault="00802437" w:rsidP="00146E0F">
            <w:pPr>
              <w:autoSpaceDE/>
              <w:autoSpaceDN/>
              <w:adjustRightInd/>
              <w:spacing w:before="0" w:line="240" w:lineRule="auto"/>
              <w:ind w:left="0"/>
              <w:jc w:val="center"/>
              <w:rPr>
                <w:sz w:val="16"/>
                <w:szCs w:val="16"/>
              </w:rPr>
            </w:pPr>
            <w:r w:rsidRPr="005B38AC">
              <w:rPr>
                <w:sz w:val="16"/>
                <w:szCs w:val="16"/>
              </w:rPr>
              <w:t>24-65</w:t>
            </w:r>
          </w:p>
        </w:tc>
        <w:tc>
          <w:tcPr>
            <w:tcW w:w="1169" w:type="dxa"/>
            <w:vAlign w:val="center"/>
          </w:tcPr>
          <w:p w14:paraId="6ED4E72D" w14:textId="497DEF37" w:rsidR="00802437" w:rsidRPr="005B38AC" w:rsidRDefault="00802437" w:rsidP="00A4622C">
            <w:pPr>
              <w:autoSpaceDE/>
              <w:autoSpaceDN/>
              <w:adjustRightInd/>
              <w:spacing w:before="0" w:line="240" w:lineRule="auto"/>
              <w:ind w:left="0"/>
              <w:rPr>
                <w:sz w:val="16"/>
                <w:szCs w:val="16"/>
              </w:rPr>
            </w:pPr>
            <w:r w:rsidRPr="005B38AC">
              <w:rPr>
                <w:sz w:val="16"/>
                <w:szCs w:val="16"/>
                <w:lang w:val="ru-RU"/>
              </w:rPr>
              <w:t>95</w:t>
            </w:r>
            <w:r w:rsidRPr="005B38AC">
              <w:rPr>
                <w:sz w:val="16"/>
                <w:szCs w:val="16"/>
              </w:rPr>
              <w:t>°C (</w:t>
            </w:r>
            <w:r w:rsidRPr="005B38AC">
              <w:rPr>
                <w:sz w:val="16"/>
                <w:szCs w:val="16"/>
                <w:lang w:val="ru-RU"/>
              </w:rPr>
              <w:t>203</w:t>
            </w:r>
            <w:r w:rsidRPr="005B38AC">
              <w:rPr>
                <w:sz w:val="16"/>
                <w:szCs w:val="16"/>
              </w:rPr>
              <w:t>°F)</w:t>
            </w:r>
          </w:p>
        </w:tc>
      </w:tr>
      <w:tr w:rsidR="00802437" w:rsidRPr="0005732F" w14:paraId="338298DA" w14:textId="77777777" w:rsidTr="00761C70">
        <w:trPr>
          <w:trHeight w:val="288"/>
          <w:jc w:val="center"/>
        </w:trPr>
        <w:tc>
          <w:tcPr>
            <w:tcW w:w="2288" w:type="dxa"/>
            <w:gridSpan w:val="3"/>
            <w:vAlign w:val="center"/>
          </w:tcPr>
          <w:p w14:paraId="697BD752" w14:textId="77777777" w:rsidR="00802437" w:rsidRPr="005555DC" w:rsidRDefault="00802437" w:rsidP="00146E0F">
            <w:pPr>
              <w:autoSpaceDE/>
              <w:autoSpaceDN/>
              <w:adjustRightInd/>
              <w:spacing w:before="0" w:line="240" w:lineRule="auto"/>
              <w:ind w:left="0"/>
              <w:rPr>
                <w:b/>
                <w:color w:val="auto"/>
                <w:sz w:val="16"/>
                <w:szCs w:val="24"/>
              </w:rPr>
            </w:pPr>
          </w:p>
        </w:tc>
        <w:tc>
          <w:tcPr>
            <w:tcW w:w="3015" w:type="dxa"/>
            <w:vAlign w:val="center"/>
          </w:tcPr>
          <w:p w14:paraId="4F004239" w14:textId="77777777" w:rsidR="00802437" w:rsidRPr="001D3869" w:rsidRDefault="00802437" w:rsidP="00146E0F">
            <w:pPr>
              <w:autoSpaceDE/>
              <w:autoSpaceDN/>
              <w:adjustRightInd/>
              <w:spacing w:before="0" w:line="240" w:lineRule="auto"/>
              <w:ind w:left="0"/>
              <w:rPr>
                <w:sz w:val="16"/>
                <w:szCs w:val="16"/>
              </w:rPr>
            </w:pPr>
            <w:r w:rsidRPr="001D3869">
              <w:rPr>
                <w:sz w:val="16"/>
                <w:szCs w:val="16"/>
              </w:rPr>
              <w:t>Jotun Paints</w:t>
            </w:r>
          </w:p>
        </w:tc>
        <w:tc>
          <w:tcPr>
            <w:tcW w:w="2635" w:type="dxa"/>
            <w:gridSpan w:val="3"/>
          </w:tcPr>
          <w:p w14:paraId="57F971F4" w14:textId="15A70980" w:rsidR="00802437" w:rsidRPr="005B38AC" w:rsidRDefault="00802437" w:rsidP="00146E0F">
            <w:pPr>
              <w:autoSpaceDE/>
              <w:autoSpaceDN/>
              <w:adjustRightInd/>
              <w:spacing w:before="0" w:line="240" w:lineRule="auto"/>
              <w:ind w:left="0"/>
              <w:rPr>
                <w:sz w:val="16"/>
                <w:szCs w:val="16"/>
              </w:rPr>
            </w:pPr>
            <w:r w:rsidRPr="005B38AC">
              <w:rPr>
                <w:sz w:val="16"/>
                <w:szCs w:val="16"/>
              </w:rPr>
              <w:t xml:space="preserve">Marathon Series </w:t>
            </w:r>
          </w:p>
        </w:tc>
        <w:tc>
          <w:tcPr>
            <w:tcW w:w="971" w:type="dxa"/>
          </w:tcPr>
          <w:p w14:paraId="1795710A" w14:textId="28AA2E74" w:rsidR="00802437" w:rsidRPr="005B38AC" w:rsidRDefault="00802437" w:rsidP="00146E0F">
            <w:pPr>
              <w:autoSpaceDE/>
              <w:autoSpaceDN/>
              <w:adjustRightInd/>
              <w:spacing w:before="0" w:line="240" w:lineRule="auto"/>
              <w:ind w:left="0"/>
              <w:jc w:val="center"/>
              <w:rPr>
                <w:sz w:val="16"/>
                <w:szCs w:val="16"/>
              </w:rPr>
            </w:pPr>
            <w:r w:rsidRPr="005B38AC">
              <w:rPr>
                <w:sz w:val="16"/>
                <w:szCs w:val="16"/>
              </w:rPr>
              <w:t xml:space="preserve">210 </w:t>
            </w:r>
          </w:p>
        </w:tc>
        <w:tc>
          <w:tcPr>
            <w:tcW w:w="1169" w:type="dxa"/>
            <w:vAlign w:val="center"/>
          </w:tcPr>
          <w:p w14:paraId="5B1E467A" w14:textId="77777777" w:rsidR="00802437" w:rsidRPr="005B38AC" w:rsidRDefault="00802437" w:rsidP="00146E0F">
            <w:pPr>
              <w:autoSpaceDE/>
              <w:autoSpaceDN/>
              <w:adjustRightInd/>
              <w:spacing w:before="0" w:line="240" w:lineRule="auto"/>
              <w:ind w:left="0"/>
              <w:rPr>
                <w:sz w:val="16"/>
                <w:szCs w:val="16"/>
              </w:rPr>
            </w:pPr>
            <w:r w:rsidRPr="005B38AC">
              <w:rPr>
                <w:sz w:val="16"/>
                <w:szCs w:val="16"/>
              </w:rPr>
              <w:t>70°C (158°F)</w:t>
            </w:r>
          </w:p>
        </w:tc>
      </w:tr>
      <w:tr w:rsidR="00802437" w:rsidRPr="0005732F" w14:paraId="4BF93EA6" w14:textId="77777777" w:rsidTr="00033C5B">
        <w:trPr>
          <w:trHeight w:val="670"/>
          <w:jc w:val="center"/>
        </w:trPr>
        <w:tc>
          <w:tcPr>
            <w:tcW w:w="2288" w:type="dxa"/>
            <w:gridSpan w:val="3"/>
            <w:vAlign w:val="center"/>
          </w:tcPr>
          <w:p w14:paraId="1C2326C3" w14:textId="77777777" w:rsidR="00802437" w:rsidRPr="00F029EB" w:rsidRDefault="00802437" w:rsidP="00F029EB">
            <w:pPr>
              <w:autoSpaceDE/>
              <w:autoSpaceDN/>
              <w:adjustRightInd/>
              <w:spacing w:before="0" w:line="240" w:lineRule="auto"/>
              <w:ind w:left="0"/>
              <w:rPr>
                <w:b/>
                <w:color w:val="auto"/>
                <w:sz w:val="16"/>
                <w:szCs w:val="24"/>
              </w:rPr>
            </w:pPr>
          </w:p>
        </w:tc>
        <w:tc>
          <w:tcPr>
            <w:tcW w:w="3015" w:type="dxa"/>
            <w:vAlign w:val="center"/>
          </w:tcPr>
          <w:p w14:paraId="0B92B7D9" w14:textId="77777777" w:rsidR="00802437" w:rsidRPr="001D3869" w:rsidRDefault="00802437" w:rsidP="00146E0F">
            <w:pPr>
              <w:autoSpaceDE/>
              <w:autoSpaceDN/>
              <w:adjustRightInd/>
              <w:spacing w:before="0" w:line="240" w:lineRule="auto"/>
              <w:ind w:left="0"/>
              <w:rPr>
                <w:sz w:val="16"/>
                <w:szCs w:val="16"/>
              </w:rPr>
            </w:pPr>
            <w:r>
              <w:rPr>
                <w:sz w:val="16"/>
                <w:szCs w:val="16"/>
              </w:rPr>
              <w:t>PPG</w:t>
            </w:r>
          </w:p>
        </w:tc>
        <w:tc>
          <w:tcPr>
            <w:tcW w:w="2635" w:type="dxa"/>
            <w:gridSpan w:val="3"/>
            <w:vAlign w:val="center"/>
          </w:tcPr>
          <w:p w14:paraId="28C3A087" w14:textId="7D63DD30" w:rsidR="00970B4A" w:rsidRPr="005B38AC" w:rsidRDefault="00802437" w:rsidP="00146E0F">
            <w:pPr>
              <w:autoSpaceDE/>
              <w:autoSpaceDN/>
              <w:adjustRightInd/>
              <w:spacing w:before="0" w:line="240" w:lineRule="auto"/>
              <w:ind w:left="0"/>
              <w:rPr>
                <w:sz w:val="16"/>
                <w:szCs w:val="16"/>
              </w:rPr>
            </w:pPr>
            <w:proofErr w:type="spellStart"/>
            <w:r w:rsidRPr="005B38AC">
              <w:rPr>
                <w:sz w:val="16"/>
                <w:szCs w:val="16"/>
              </w:rPr>
              <w:t>Amercoat</w:t>
            </w:r>
            <w:proofErr w:type="spellEnd"/>
            <w:r w:rsidRPr="005B38AC">
              <w:rPr>
                <w:sz w:val="16"/>
                <w:szCs w:val="16"/>
              </w:rPr>
              <w:t xml:space="preserve"> 880 GF</w:t>
            </w:r>
          </w:p>
          <w:p w14:paraId="16A3AB5E" w14:textId="718C2711" w:rsidR="00802437" w:rsidRPr="005B38AC" w:rsidRDefault="00802437" w:rsidP="00146E0F">
            <w:pPr>
              <w:autoSpaceDE/>
              <w:autoSpaceDN/>
              <w:adjustRightInd/>
              <w:spacing w:before="0" w:line="240" w:lineRule="auto"/>
              <w:ind w:left="0"/>
              <w:rPr>
                <w:sz w:val="16"/>
                <w:szCs w:val="16"/>
              </w:rPr>
            </w:pPr>
            <w:proofErr w:type="spellStart"/>
            <w:r w:rsidRPr="005B38AC">
              <w:rPr>
                <w:sz w:val="16"/>
                <w:szCs w:val="16"/>
              </w:rPr>
              <w:t>Sigmashield</w:t>
            </w:r>
            <w:proofErr w:type="spellEnd"/>
            <w:r w:rsidRPr="005B38AC">
              <w:rPr>
                <w:sz w:val="16"/>
                <w:szCs w:val="16"/>
              </w:rPr>
              <w:t xml:space="preserve"> 880 GF</w:t>
            </w:r>
          </w:p>
        </w:tc>
        <w:tc>
          <w:tcPr>
            <w:tcW w:w="971" w:type="dxa"/>
            <w:vAlign w:val="center"/>
          </w:tcPr>
          <w:p w14:paraId="1FF1FD15" w14:textId="14A04CA0" w:rsidR="00802437" w:rsidRPr="005B38AC" w:rsidRDefault="00802437" w:rsidP="00146E0F">
            <w:pPr>
              <w:autoSpaceDE/>
              <w:autoSpaceDN/>
              <w:adjustRightInd/>
              <w:spacing w:before="0" w:line="240" w:lineRule="auto"/>
              <w:ind w:left="0"/>
              <w:jc w:val="center"/>
              <w:rPr>
                <w:sz w:val="16"/>
                <w:szCs w:val="16"/>
              </w:rPr>
            </w:pPr>
            <w:r w:rsidRPr="005B38AC">
              <w:rPr>
                <w:sz w:val="16"/>
                <w:szCs w:val="16"/>
              </w:rPr>
              <w:t>207</w:t>
            </w:r>
          </w:p>
        </w:tc>
        <w:tc>
          <w:tcPr>
            <w:tcW w:w="1169" w:type="dxa"/>
            <w:vAlign w:val="center"/>
          </w:tcPr>
          <w:p w14:paraId="2186D07E" w14:textId="77777777" w:rsidR="00802437" w:rsidRPr="005B38AC" w:rsidRDefault="00802437" w:rsidP="00146E0F">
            <w:pPr>
              <w:autoSpaceDE/>
              <w:autoSpaceDN/>
              <w:adjustRightInd/>
              <w:spacing w:before="0" w:line="240" w:lineRule="auto"/>
              <w:ind w:left="0"/>
              <w:rPr>
                <w:sz w:val="16"/>
                <w:szCs w:val="16"/>
              </w:rPr>
            </w:pPr>
            <w:r w:rsidRPr="005B38AC">
              <w:rPr>
                <w:sz w:val="16"/>
                <w:szCs w:val="16"/>
              </w:rPr>
              <w:t>60°C (140°F)</w:t>
            </w:r>
          </w:p>
        </w:tc>
      </w:tr>
      <w:tr w:rsidR="00802437" w:rsidRPr="0005732F" w14:paraId="4A6C89E6" w14:textId="77777777" w:rsidTr="00033C5B">
        <w:trPr>
          <w:trHeight w:val="535"/>
          <w:jc w:val="center"/>
        </w:trPr>
        <w:tc>
          <w:tcPr>
            <w:tcW w:w="2288" w:type="dxa"/>
            <w:gridSpan w:val="3"/>
            <w:vAlign w:val="center"/>
          </w:tcPr>
          <w:p w14:paraId="33E54E15" w14:textId="77777777" w:rsidR="00802437" w:rsidRPr="00F029EB" w:rsidRDefault="00802437" w:rsidP="00F029EB">
            <w:pPr>
              <w:autoSpaceDE/>
              <w:autoSpaceDN/>
              <w:adjustRightInd/>
              <w:spacing w:before="0" w:line="240" w:lineRule="auto"/>
              <w:ind w:left="0"/>
              <w:rPr>
                <w:b/>
                <w:color w:val="auto"/>
                <w:sz w:val="16"/>
                <w:szCs w:val="24"/>
              </w:rPr>
            </w:pPr>
          </w:p>
        </w:tc>
        <w:tc>
          <w:tcPr>
            <w:tcW w:w="3015" w:type="dxa"/>
            <w:vAlign w:val="center"/>
          </w:tcPr>
          <w:p w14:paraId="7EF1450E" w14:textId="77777777" w:rsidR="00802437" w:rsidRPr="001D3869" w:rsidRDefault="00802437" w:rsidP="00146E0F">
            <w:pPr>
              <w:autoSpaceDE/>
              <w:autoSpaceDN/>
              <w:adjustRightInd/>
              <w:spacing w:before="0" w:line="240" w:lineRule="auto"/>
              <w:ind w:left="0"/>
              <w:rPr>
                <w:sz w:val="16"/>
                <w:szCs w:val="16"/>
              </w:rPr>
            </w:pPr>
            <w:r w:rsidRPr="001D3869">
              <w:rPr>
                <w:sz w:val="16"/>
                <w:szCs w:val="16"/>
              </w:rPr>
              <w:t>Sherwin Williams</w:t>
            </w:r>
          </w:p>
        </w:tc>
        <w:tc>
          <w:tcPr>
            <w:tcW w:w="2635" w:type="dxa"/>
            <w:gridSpan w:val="3"/>
            <w:vAlign w:val="center"/>
          </w:tcPr>
          <w:p w14:paraId="6AA8EF22" w14:textId="2B897AF4" w:rsidR="007F6036" w:rsidRPr="005B38AC" w:rsidRDefault="00802437" w:rsidP="00146E0F">
            <w:pPr>
              <w:autoSpaceDE/>
              <w:autoSpaceDN/>
              <w:adjustRightInd/>
              <w:spacing w:before="0" w:line="240" w:lineRule="auto"/>
              <w:ind w:left="0"/>
              <w:rPr>
                <w:sz w:val="16"/>
                <w:szCs w:val="16"/>
              </w:rPr>
            </w:pPr>
            <w:r w:rsidRPr="005B38AC">
              <w:rPr>
                <w:sz w:val="16"/>
                <w:szCs w:val="16"/>
              </w:rPr>
              <w:t xml:space="preserve">Nova-Plate </w:t>
            </w:r>
            <w:r w:rsidR="008B4EFC" w:rsidRPr="005B38AC">
              <w:rPr>
                <w:sz w:val="16"/>
                <w:szCs w:val="16"/>
              </w:rPr>
              <w:t>360</w:t>
            </w:r>
          </w:p>
          <w:p w14:paraId="08F32A97" w14:textId="1C99434D" w:rsidR="00802437" w:rsidRPr="005B38AC" w:rsidRDefault="00802437" w:rsidP="00146E0F">
            <w:pPr>
              <w:autoSpaceDE/>
              <w:autoSpaceDN/>
              <w:adjustRightInd/>
              <w:spacing w:before="0" w:line="240" w:lineRule="auto"/>
              <w:ind w:left="0"/>
              <w:rPr>
                <w:sz w:val="16"/>
                <w:szCs w:val="16"/>
              </w:rPr>
            </w:pPr>
            <w:r w:rsidRPr="005B38AC">
              <w:rPr>
                <w:sz w:val="16"/>
                <w:szCs w:val="16"/>
              </w:rPr>
              <w:t>Nova-Plate UHS</w:t>
            </w:r>
          </w:p>
        </w:tc>
        <w:tc>
          <w:tcPr>
            <w:tcW w:w="971" w:type="dxa"/>
            <w:vAlign w:val="center"/>
          </w:tcPr>
          <w:p w14:paraId="4715D1F0" w14:textId="2538B792" w:rsidR="007F6036" w:rsidRPr="005B38AC" w:rsidRDefault="007F6036" w:rsidP="00146E0F">
            <w:pPr>
              <w:autoSpaceDE/>
              <w:autoSpaceDN/>
              <w:adjustRightInd/>
              <w:spacing w:before="0" w:line="240" w:lineRule="auto"/>
              <w:ind w:left="0"/>
              <w:jc w:val="center"/>
              <w:rPr>
                <w:sz w:val="16"/>
                <w:szCs w:val="16"/>
              </w:rPr>
            </w:pPr>
            <w:r w:rsidRPr="005B38AC">
              <w:rPr>
                <w:sz w:val="16"/>
                <w:szCs w:val="16"/>
              </w:rPr>
              <w:t>15</w:t>
            </w:r>
          </w:p>
          <w:p w14:paraId="73B5AA1C" w14:textId="24C57B3E" w:rsidR="00802437" w:rsidRPr="005B38AC" w:rsidRDefault="00802437" w:rsidP="00146E0F">
            <w:pPr>
              <w:autoSpaceDE/>
              <w:autoSpaceDN/>
              <w:adjustRightInd/>
              <w:spacing w:before="0" w:line="240" w:lineRule="auto"/>
              <w:ind w:left="0"/>
              <w:jc w:val="center"/>
              <w:rPr>
                <w:sz w:val="16"/>
                <w:szCs w:val="16"/>
              </w:rPr>
            </w:pPr>
            <w:r w:rsidRPr="005B38AC">
              <w:rPr>
                <w:sz w:val="16"/>
                <w:szCs w:val="16"/>
              </w:rPr>
              <w:t>250</w:t>
            </w:r>
          </w:p>
        </w:tc>
        <w:tc>
          <w:tcPr>
            <w:tcW w:w="1169" w:type="dxa"/>
            <w:vAlign w:val="center"/>
          </w:tcPr>
          <w:p w14:paraId="1B4BEA69" w14:textId="3EFF10F8" w:rsidR="00802437" w:rsidRPr="005B38AC" w:rsidRDefault="00802437" w:rsidP="00146E0F">
            <w:pPr>
              <w:autoSpaceDE/>
              <w:autoSpaceDN/>
              <w:adjustRightInd/>
              <w:spacing w:before="0" w:line="240" w:lineRule="auto"/>
              <w:ind w:left="0"/>
              <w:rPr>
                <w:sz w:val="16"/>
                <w:szCs w:val="16"/>
              </w:rPr>
            </w:pPr>
            <w:r w:rsidRPr="005B38AC">
              <w:rPr>
                <w:sz w:val="16"/>
                <w:szCs w:val="16"/>
              </w:rPr>
              <w:t>93°C (200°F)</w:t>
            </w:r>
          </w:p>
        </w:tc>
      </w:tr>
      <w:tr w:rsidR="00802437" w:rsidRPr="0005732F" w14:paraId="0E9982D2" w14:textId="77777777" w:rsidTr="00F029EB">
        <w:trPr>
          <w:trHeight w:val="288"/>
          <w:jc w:val="center"/>
        </w:trPr>
        <w:tc>
          <w:tcPr>
            <w:tcW w:w="2288" w:type="dxa"/>
            <w:gridSpan w:val="3"/>
            <w:vAlign w:val="center"/>
          </w:tcPr>
          <w:p w14:paraId="40F30888" w14:textId="77777777" w:rsidR="00802437" w:rsidRPr="00F029EB" w:rsidRDefault="00802437" w:rsidP="00F029EB">
            <w:pPr>
              <w:autoSpaceDE/>
              <w:autoSpaceDN/>
              <w:adjustRightInd/>
              <w:spacing w:before="0" w:line="240" w:lineRule="auto"/>
              <w:ind w:left="0"/>
              <w:rPr>
                <w:b/>
                <w:color w:val="auto"/>
                <w:sz w:val="16"/>
                <w:szCs w:val="24"/>
              </w:rPr>
            </w:pPr>
          </w:p>
        </w:tc>
        <w:tc>
          <w:tcPr>
            <w:tcW w:w="3015" w:type="dxa"/>
            <w:vAlign w:val="center"/>
          </w:tcPr>
          <w:p w14:paraId="469B2A4A" w14:textId="77777777" w:rsidR="00802437" w:rsidRPr="001D3869" w:rsidRDefault="00802437" w:rsidP="006A2AE5">
            <w:pPr>
              <w:autoSpaceDE/>
              <w:autoSpaceDN/>
              <w:adjustRightInd/>
              <w:spacing w:before="0" w:line="240" w:lineRule="auto"/>
              <w:ind w:left="0"/>
              <w:rPr>
                <w:sz w:val="16"/>
                <w:szCs w:val="16"/>
              </w:rPr>
            </w:pPr>
            <w:r w:rsidRPr="002D3716">
              <w:rPr>
                <w:sz w:val="16"/>
                <w:szCs w:val="16"/>
              </w:rPr>
              <w:t xml:space="preserve">Tnemec </w:t>
            </w:r>
          </w:p>
        </w:tc>
        <w:tc>
          <w:tcPr>
            <w:tcW w:w="2635" w:type="dxa"/>
            <w:gridSpan w:val="3"/>
            <w:vAlign w:val="center"/>
          </w:tcPr>
          <w:p w14:paraId="49B22D67" w14:textId="4296A1E0" w:rsidR="00802437" w:rsidRPr="005B38AC" w:rsidRDefault="00802437" w:rsidP="00146E0F">
            <w:pPr>
              <w:autoSpaceDE/>
              <w:autoSpaceDN/>
              <w:adjustRightInd/>
              <w:spacing w:before="0" w:line="240" w:lineRule="auto"/>
              <w:ind w:left="0"/>
              <w:rPr>
                <w:sz w:val="16"/>
                <w:szCs w:val="16"/>
              </w:rPr>
            </w:pPr>
            <w:r w:rsidRPr="005B38AC">
              <w:rPr>
                <w:sz w:val="16"/>
                <w:szCs w:val="16"/>
              </w:rPr>
              <w:t xml:space="preserve">Series 436 Perma-Shield FR </w:t>
            </w:r>
          </w:p>
        </w:tc>
        <w:tc>
          <w:tcPr>
            <w:tcW w:w="971" w:type="dxa"/>
            <w:vAlign w:val="center"/>
          </w:tcPr>
          <w:p w14:paraId="53849E0F" w14:textId="77777777" w:rsidR="00802437" w:rsidRPr="005B38AC" w:rsidRDefault="00802437" w:rsidP="00146E0F">
            <w:pPr>
              <w:autoSpaceDE/>
              <w:autoSpaceDN/>
              <w:adjustRightInd/>
              <w:spacing w:before="0" w:line="240" w:lineRule="auto"/>
              <w:ind w:left="0"/>
              <w:jc w:val="center"/>
              <w:rPr>
                <w:sz w:val="16"/>
                <w:szCs w:val="16"/>
              </w:rPr>
            </w:pPr>
            <w:r w:rsidRPr="005B38AC">
              <w:rPr>
                <w:sz w:val="16"/>
                <w:szCs w:val="16"/>
              </w:rPr>
              <w:t>28</w:t>
            </w:r>
          </w:p>
        </w:tc>
        <w:tc>
          <w:tcPr>
            <w:tcW w:w="1169" w:type="dxa"/>
            <w:vAlign w:val="center"/>
          </w:tcPr>
          <w:p w14:paraId="21B096E5" w14:textId="77777777" w:rsidR="00802437" w:rsidRPr="005B38AC" w:rsidRDefault="00802437" w:rsidP="00146E0F">
            <w:pPr>
              <w:autoSpaceDE/>
              <w:autoSpaceDN/>
              <w:adjustRightInd/>
              <w:spacing w:before="0" w:line="240" w:lineRule="auto"/>
              <w:ind w:left="0"/>
              <w:rPr>
                <w:sz w:val="16"/>
                <w:szCs w:val="16"/>
              </w:rPr>
            </w:pPr>
            <w:r w:rsidRPr="005B38AC">
              <w:rPr>
                <w:sz w:val="16"/>
                <w:szCs w:val="16"/>
              </w:rPr>
              <w:t>85°C (185°F)</w:t>
            </w:r>
          </w:p>
        </w:tc>
      </w:tr>
      <w:tr w:rsidR="00802437" w:rsidRPr="00097C2A" w14:paraId="4ACC0158" w14:textId="77777777" w:rsidTr="00F029EB">
        <w:trPr>
          <w:trHeight w:val="288"/>
          <w:jc w:val="center"/>
        </w:trPr>
        <w:tc>
          <w:tcPr>
            <w:tcW w:w="2288" w:type="dxa"/>
            <w:gridSpan w:val="3"/>
            <w:tcBorders>
              <w:bottom w:val="single" w:sz="12" w:space="0" w:color="auto"/>
            </w:tcBorders>
            <w:vAlign w:val="center"/>
          </w:tcPr>
          <w:p w14:paraId="323C6B89" w14:textId="77777777" w:rsidR="00802437" w:rsidRPr="00F029EB" w:rsidRDefault="00802437" w:rsidP="00F029EB">
            <w:pPr>
              <w:autoSpaceDE/>
              <w:autoSpaceDN/>
              <w:adjustRightInd/>
              <w:spacing w:before="0" w:line="240" w:lineRule="auto"/>
              <w:ind w:left="0"/>
              <w:rPr>
                <w:b/>
                <w:color w:val="auto"/>
                <w:sz w:val="16"/>
                <w:szCs w:val="24"/>
              </w:rPr>
            </w:pPr>
          </w:p>
        </w:tc>
        <w:tc>
          <w:tcPr>
            <w:tcW w:w="7790" w:type="dxa"/>
            <w:gridSpan w:val="6"/>
            <w:tcBorders>
              <w:bottom w:val="single" w:sz="12" w:space="0" w:color="auto"/>
            </w:tcBorders>
            <w:vAlign w:val="center"/>
          </w:tcPr>
          <w:p w14:paraId="52F637EB" w14:textId="77777777" w:rsidR="00802437" w:rsidRPr="006F0532" w:rsidRDefault="00802437" w:rsidP="00146E0F">
            <w:pPr>
              <w:autoSpaceDE/>
              <w:autoSpaceDN/>
              <w:adjustRightInd/>
              <w:spacing w:before="0" w:line="240" w:lineRule="auto"/>
              <w:ind w:left="0"/>
              <w:rPr>
                <w:sz w:val="16"/>
                <w:szCs w:val="16"/>
                <w:lang w:val="ru-RU"/>
              </w:rPr>
            </w:pPr>
            <w:r>
              <w:rPr>
                <w:i/>
                <w:color w:val="auto"/>
                <w:sz w:val="14"/>
                <w:szCs w:val="24"/>
                <w:lang w:val="ru-RU"/>
              </w:rPr>
              <w:t>Примечание: На края и сварные швы рекомендуется нанести полосовой слой.</w:t>
            </w:r>
          </w:p>
        </w:tc>
      </w:tr>
      <w:tr w:rsidR="00802437" w:rsidRPr="00097C2A" w14:paraId="20FFAF55" w14:textId="77777777" w:rsidTr="00F029EB">
        <w:trPr>
          <w:trHeight w:val="288"/>
          <w:jc w:val="center"/>
        </w:trPr>
        <w:tc>
          <w:tcPr>
            <w:tcW w:w="10078" w:type="dxa"/>
            <w:gridSpan w:val="9"/>
            <w:tcBorders>
              <w:top w:val="single" w:sz="12" w:space="0" w:color="auto"/>
            </w:tcBorders>
            <w:vAlign w:val="center"/>
          </w:tcPr>
          <w:p w14:paraId="4EEACE78" w14:textId="00575D9E" w:rsidR="00802437" w:rsidRPr="00C1049B" w:rsidRDefault="00802437" w:rsidP="00146E0F">
            <w:pPr>
              <w:autoSpaceDE/>
              <w:autoSpaceDN/>
              <w:adjustRightInd/>
              <w:spacing w:before="0" w:line="240" w:lineRule="auto"/>
              <w:ind w:left="0"/>
              <w:rPr>
                <w:i/>
                <w:color w:val="auto"/>
                <w:sz w:val="14"/>
                <w:szCs w:val="14"/>
                <w:lang w:val="ru-RU"/>
              </w:rPr>
            </w:pPr>
          </w:p>
        </w:tc>
      </w:tr>
      <w:tr w:rsidR="00802437" w:rsidRPr="000F4EA8" w14:paraId="24F6FE1F" w14:textId="77777777" w:rsidTr="00F029EB">
        <w:trPr>
          <w:trHeight w:val="288"/>
          <w:jc w:val="center"/>
        </w:trPr>
        <w:tc>
          <w:tcPr>
            <w:tcW w:w="1170" w:type="dxa"/>
            <w:vAlign w:val="center"/>
          </w:tcPr>
          <w:p w14:paraId="0BF60C46" w14:textId="77777777" w:rsidR="00802437" w:rsidRPr="0005732F" w:rsidRDefault="00802437"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3" w:type="dxa"/>
            <w:gridSpan w:val="3"/>
            <w:vAlign w:val="center"/>
          </w:tcPr>
          <w:p w14:paraId="79419C56" w14:textId="0A43484B" w:rsidR="00802437" w:rsidRPr="00E26578" w:rsidRDefault="00B2527D" w:rsidP="00146E0F">
            <w:pPr>
              <w:spacing w:line="240" w:lineRule="auto"/>
              <w:ind w:left="-72"/>
              <w:rPr>
                <w:b/>
                <w:color w:val="auto"/>
                <w:sz w:val="16"/>
                <w:szCs w:val="16"/>
                <w:lang w:val="ru-RU"/>
              </w:rPr>
            </w:pPr>
            <w:r>
              <w:rPr>
                <w:color w:val="auto"/>
                <w:sz w:val="16"/>
                <w:szCs w:val="24"/>
                <w:lang w:val="ru-RU"/>
              </w:rPr>
              <w:t>Ноябрь</w:t>
            </w:r>
            <w:r w:rsidR="00BE7AF8">
              <w:rPr>
                <w:color w:val="auto"/>
                <w:sz w:val="16"/>
                <w:szCs w:val="24"/>
                <w:lang w:val="ru-RU"/>
              </w:rPr>
              <w:t xml:space="preserve"> 2025</w:t>
            </w:r>
          </w:p>
        </w:tc>
        <w:tc>
          <w:tcPr>
            <w:tcW w:w="2635" w:type="dxa"/>
            <w:gridSpan w:val="3"/>
            <w:vAlign w:val="center"/>
          </w:tcPr>
          <w:p w14:paraId="6517974F" w14:textId="77777777" w:rsidR="00802437" w:rsidRPr="000F4EA8" w:rsidRDefault="00802437" w:rsidP="00146E0F">
            <w:pPr>
              <w:spacing w:line="240" w:lineRule="auto"/>
              <w:rPr>
                <w:b/>
                <w:sz w:val="16"/>
                <w:szCs w:val="16"/>
              </w:rPr>
            </w:pPr>
          </w:p>
        </w:tc>
        <w:tc>
          <w:tcPr>
            <w:tcW w:w="971" w:type="dxa"/>
            <w:vAlign w:val="center"/>
          </w:tcPr>
          <w:p w14:paraId="5514AC81" w14:textId="77777777" w:rsidR="00802437" w:rsidRPr="000F4EA8" w:rsidRDefault="00802437" w:rsidP="00146E0F">
            <w:pPr>
              <w:spacing w:line="240" w:lineRule="auto"/>
              <w:jc w:val="center"/>
              <w:rPr>
                <w:b/>
                <w:sz w:val="16"/>
                <w:szCs w:val="16"/>
              </w:rPr>
            </w:pPr>
          </w:p>
        </w:tc>
        <w:tc>
          <w:tcPr>
            <w:tcW w:w="1169" w:type="dxa"/>
            <w:vAlign w:val="center"/>
          </w:tcPr>
          <w:p w14:paraId="152AC5E7" w14:textId="77777777" w:rsidR="00802437" w:rsidRPr="000F4EA8" w:rsidRDefault="00802437" w:rsidP="00146E0F">
            <w:pPr>
              <w:spacing w:line="240" w:lineRule="auto"/>
              <w:jc w:val="center"/>
              <w:rPr>
                <w:b/>
                <w:sz w:val="16"/>
                <w:szCs w:val="16"/>
              </w:rPr>
            </w:pPr>
          </w:p>
        </w:tc>
      </w:tr>
    </w:tbl>
    <w:p w14:paraId="5D975D6C" w14:textId="77777777" w:rsidR="00220939" w:rsidRDefault="00220939" w:rsidP="008875E3">
      <w:pPr>
        <w:widowControl w:val="0"/>
        <w:spacing w:line="240" w:lineRule="auto"/>
        <w:ind w:left="1350" w:right="151" w:hanging="1260"/>
        <w:contextualSpacing/>
        <w:rPr>
          <w:sz w:val="16"/>
          <w:szCs w:val="16"/>
          <w:lang w:val="ru-RU"/>
        </w:rPr>
      </w:pPr>
    </w:p>
    <w:p w14:paraId="327F9E84" w14:textId="747C3F5A" w:rsidR="00DE3CB8" w:rsidRDefault="00DE3CB8" w:rsidP="008875E3">
      <w:pPr>
        <w:widowControl w:val="0"/>
        <w:spacing w:line="240" w:lineRule="auto"/>
        <w:ind w:left="1350" w:right="151" w:hanging="1260"/>
        <w:contextualSpacing/>
        <w:rPr>
          <w:sz w:val="16"/>
          <w:szCs w:val="16"/>
          <w:lang w:val="ru-RU"/>
        </w:rPr>
      </w:pPr>
      <w:r w:rsidRPr="00531BFF">
        <w:rPr>
          <w:sz w:val="16"/>
          <w:szCs w:val="16"/>
          <w:lang w:val="ru-RU"/>
        </w:rPr>
        <w:t>Примечание</w:t>
      </w:r>
      <w:r w:rsidR="00352607" w:rsidRPr="00531BFF">
        <w:rPr>
          <w:sz w:val="16"/>
          <w:szCs w:val="16"/>
          <w:lang w:val="ru-RU"/>
        </w:rPr>
        <w:t xml:space="preserve"> 1</w:t>
      </w:r>
      <w:r w:rsidRPr="00531BFF">
        <w:rPr>
          <w:sz w:val="16"/>
          <w:szCs w:val="16"/>
          <w:lang w:val="ru-RU"/>
        </w:rPr>
        <w:t>:</w:t>
      </w:r>
      <w:r w:rsidR="009A67A4">
        <w:rPr>
          <w:sz w:val="16"/>
          <w:szCs w:val="16"/>
          <w:lang w:val="ru-RU"/>
        </w:rPr>
        <w:tab/>
      </w:r>
      <w:r>
        <w:rPr>
          <w:sz w:val="16"/>
          <w:szCs w:val="16"/>
          <w:lang w:val="ru-RU"/>
        </w:rPr>
        <w:t>Большинство</w:t>
      </w:r>
      <w:r w:rsidRPr="00581318">
        <w:rPr>
          <w:sz w:val="16"/>
          <w:szCs w:val="16"/>
          <w:lang w:val="ru-RU"/>
        </w:rPr>
        <w:t xml:space="preserve"> этих покрытий </w:t>
      </w:r>
      <w:r>
        <w:rPr>
          <w:sz w:val="16"/>
          <w:szCs w:val="16"/>
          <w:lang w:val="ru-RU"/>
        </w:rPr>
        <w:t>может быть нанесено</w:t>
      </w:r>
      <w:r w:rsidRPr="00581318">
        <w:rPr>
          <w:sz w:val="16"/>
          <w:szCs w:val="16"/>
          <w:lang w:val="ru-RU"/>
        </w:rPr>
        <w:t xml:space="preserve"> в 1 слой. </w:t>
      </w:r>
      <w:r>
        <w:rPr>
          <w:sz w:val="16"/>
          <w:szCs w:val="16"/>
          <w:lang w:val="ru-RU"/>
        </w:rPr>
        <w:t>Перед покрытием проверить</w:t>
      </w:r>
      <w:r w:rsidRPr="00581318">
        <w:rPr>
          <w:sz w:val="16"/>
          <w:szCs w:val="16"/>
          <w:lang w:val="ru-RU"/>
        </w:rPr>
        <w:t xml:space="preserve"> рекомендации производителя</w:t>
      </w:r>
      <w:r>
        <w:rPr>
          <w:sz w:val="16"/>
          <w:szCs w:val="16"/>
          <w:lang w:val="ru-RU"/>
        </w:rPr>
        <w:t>.</w:t>
      </w:r>
    </w:p>
    <w:p w14:paraId="4B891C8B" w14:textId="2370768D" w:rsidR="00EC185A" w:rsidRPr="003A3A7D" w:rsidRDefault="00EC185A" w:rsidP="008875E3">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9A67A4">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09697A9A" w14:textId="2C80CD26" w:rsidR="00D216CB" w:rsidRDefault="000B5501" w:rsidP="008875E3">
      <w:pPr>
        <w:widowControl w:val="0"/>
        <w:spacing w:line="240" w:lineRule="auto"/>
        <w:ind w:left="1350" w:right="151" w:hanging="1260"/>
        <w:contextualSpacing/>
        <w:rPr>
          <w:sz w:val="16"/>
          <w:szCs w:val="16"/>
          <w:lang w:val="ru-RU"/>
        </w:rPr>
      </w:pPr>
      <w:r>
        <w:rPr>
          <w:sz w:val="16"/>
          <w:szCs w:val="16"/>
          <w:lang w:val="ru-RU"/>
        </w:rPr>
        <w:t xml:space="preserve">Примечание 3: </w:t>
      </w:r>
      <w:r w:rsidR="009A67A4">
        <w:rPr>
          <w:sz w:val="16"/>
          <w:szCs w:val="16"/>
          <w:lang w:val="ru-RU"/>
        </w:rPr>
        <w:tab/>
      </w:r>
      <w:r w:rsidR="00D216CB" w:rsidRPr="00D750DA">
        <w:rPr>
          <w:sz w:val="16"/>
          <w:szCs w:val="16"/>
          <w:lang w:val="ru-RU"/>
        </w:rPr>
        <w:t>*</w:t>
      </w:r>
      <w:r w:rsidR="00D216CB">
        <w:rPr>
          <w:sz w:val="16"/>
          <w:szCs w:val="16"/>
          <w:lang w:val="ru-RU"/>
        </w:rPr>
        <w:t>Не включая</w:t>
      </w:r>
      <w:r w:rsidR="00D216CB" w:rsidRPr="00D750DA">
        <w:rPr>
          <w:sz w:val="16"/>
          <w:szCs w:val="16"/>
          <w:lang w:val="ru-RU"/>
        </w:rPr>
        <w:t xml:space="preserve"> 4500</w:t>
      </w:r>
      <w:r w:rsidR="00D216CB" w:rsidRPr="00531BFF">
        <w:rPr>
          <w:sz w:val="16"/>
          <w:szCs w:val="16"/>
          <w:lang w:val="ru-RU"/>
        </w:rPr>
        <w:t>FS</w:t>
      </w:r>
      <w:r w:rsidR="00D216CB">
        <w:rPr>
          <w:sz w:val="16"/>
          <w:szCs w:val="16"/>
          <w:lang w:val="ru-RU"/>
        </w:rPr>
        <w:t xml:space="preserve"> материал</w:t>
      </w:r>
      <w:r w:rsidR="00D216CB" w:rsidRPr="00D750DA">
        <w:rPr>
          <w:sz w:val="16"/>
          <w:szCs w:val="16"/>
          <w:lang w:val="ru-RU"/>
        </w:rPr>
        <w:t>.</w:t>
      </w:r>
    </w:p>
    <w:p w14:paraId="2E910CAF" w14:textId="644B010C" w:rsidR="00D216CB" w:rsidRPr="00D750DA" w:rsidRDefault="000B5501" w:rsidP="008875E3">
      <w:pPr>
        <w:widowControl w:val="0"/>
        <w:spacing w:line="240" w:lineRule="auto"/>
        <w:ind w:left="1350" w:right="151" w:hanging="1260"/>
        <w:contextualSpacing/>
        <w:rPr>
          <w:sz w:val="16"/>
          <w:szCs w:val="16"/>
          <w:lang w:val="ru-RU"/>
        </w:rPr>
      </w:pPr>
      <w:r>
        <w:rPr>
          <w:sz w:val="16"/>
          <w:szCs w:val="16"/>
          <w:lang w:val="ru-RU"/>
        </w:rPr>
        <w:t xml:space="preserve">Примечание 4: </w:t>
      </w:r>
      <w:r w:rsidR="009A67A4">
        <w:rPr>
          <w:sz w:val="16"/>
          <w:szCs w:val="16"/>
          <w:lang w:val="ru-RU"/>
        </w:rPr>
        <w:tab/>
      </w:r>
      <w:r w:rsidR="00D216CB">
        <w:rPr>
          <w:sz w:val="16"/>
          <w:szCs w:val="16"/>
          <w:lang w:val="ru-RU"/>
        </w:rPr>
        <w:t xml:space="preserve">**Включая </w:t>
      </w:r>
      <w:r w:rsidR="00D216CB" w:rsidRPr="00531BFF">
        <w:rPr>
          <w:sz w:val="16"/>
          <w:szCs w:val="16"/>
          <w:lang w:val="ru-RU"/>
        </w:rPr>
        <w:t>Enviroline</w:t>
      </w:r>
      <w:r w:rsidR="00D216CB" w:rsidRPr="00D750DA">
        <w:rPr>
          <w:sz w:val="16"/>
          <w:szCs w:val="16"/>
          <w:lang w:val="ru-RU"/>
        </w:rPr>
        <w:t xml:space="preserve"> 2405</w:t>
      </w:r>
      <w:r w:rsidR="00D216CB">
        <w:rPr>
          <w:sz w:val="16"/>
          <w:szCs w:val="16"/>
          <w:lang w:val="ru-RU"/>
        </w:rPr>
        <w:t xml:space="preserve"> материал.</w:t>
      </w:r>
    </w:p>
    <w:p w14:paraId="0DA06BE5" w14:textId="77777777" w:rsidR="00D216CB" w:rsidRPr="00F029EB" w:rsidRDefault="00D216CB" w:rsidP="00F029EB">
      <w:pPr>
        <w:widowControl w:val="0"/>
        <w:spacing w:line="240" w:lineRule="auto"/>
        <w:ind w:left="-142" w:right="-23" w:firstLine="993"/>
        <w:contextualSpacing/>
        <w:rPr>
          <w:color w:val="auto"/>
          <w:sz w:val="20"/>
          <w:szCs w:val="20"/>
          <w:lang w:val="ru-RU"/>
        </w:rPr>
      </w:pPr>
    </w:p>
    <w:p w14:paraId="705D5190" w14:textId="77777777" w:rsidR="00400621" w:rsidRDefault="00400621">
      <w:pPr>
        <w:autoSpaceDE/>
        <w:autoSpaceDN/>
        <w:adjustRightInd/>
        <w:spacing w:before="0" w:line="240" w:lineRule="auto"/>
        <w:ind w:left="0"/>
        <w:rPr>
          <w:color w:val="auto"/>
          <w:lang w:val="ru-RU"/>
        </w:rPr>
      </w:pPr>
      <w:r>
        <w:rPr>
          <w:color w:val="auto"/>
          <w:lang w:val="ru-RU"/>
        </w:rPr>
        <w:br w:type="page"/>
      </w:r>
    </w:p>
    <w:p w14:paraId="5E57ED42" w14:textId="4CFFC67C" w:rsidR="002B5E17" w:rsidRPr="00F029EB" w:rsidRDefault="002B5E17" w:rsidP="002B5E17">
      <w:pPr>
        <w:tabs>
          <w:tab w:val="left" w:pos="3225"/>
        </w:tabs>
        <w:rPr>
          <w:color w:val="auto"/>
          <w:sz w:val="20"/>
          <w:szCs w:val="20"/>
          <w:lang w:val="ru-RU"/>
        </w:rPr>
      </w:pPr>
    </w:p>
    <w:tbl>
      <w:tblPr>
        <w:tblW w:w="10063" w:type="dxa"/>
        <w:jc w:val="center"/>
        <w:tblLayout w:type="fixed"/>
        <w:tblLook w:val="01E0" w:firstRow="1" w:lastRow="1" w:firstColumn="1" w:lastColumn="1" w:noHBand="0" w:noVBand="0"/>
      </w:tblPr>
      <w:tblGrid>
        <w:gridCol w:w="1170"/>
        <w:gridCol w:w="270"/>
        <w:gridCol w:w="848"/>
        <w:gridCol w:w="3015"/>
        <w:gridCol w:w="7"/>
        <w:gridCol w:w="990"/>
        <w:gridCol w:w="1623"/>
        <w:gridCol w:w="971"/>
        <w:gridCol w:w="1169"/>
      </w:tblGrid>
      <w:tr w:rsidR="00DE3CB8" w:rsidRPr="00097C2A" w14:paraId="22B57F24" w14:textId="77777777" w:rsidTr="00F029EB">
        <w:trPr>
          <w:trHeight w:val="360"/>
          <w:jc w:val="center"/>
        </w:trPr>
        <w:tc>
          <w:tcPr>
            <w:tcW w:w="10063" w:type="dxa"/>
            <w:gridSpan w:val="9"/>
            <w:tcBorders>
              <w:top w:val="single" w:sz="6" w:space="0" w:color="auto"/>
              <w:bottom w:val="single" w:sz="12" w:space="0" w:color="auto"/>
            </w:tcBorders>
            <w:shd w:val="clear" w:color="auto" w:fill="FFFFFF"/>
            <w:vAlign w:val="center"/>
          </w:tcPr>
          <w:p w14:paraId="6E35D83D" w14:textId="77777777" w:rsidR="00DE3CB8" w:rsidRPr="006952A6" w:rsidRDefault="00D216CB" w:rsidP="00E737B1">
            <w:pPr>
              <w:ind w:right="-72"/>
              <w:jc w:val="right"/>
              <w:rPr>
                <w:b/>
                <w:i/>
                <w:color w:val="auto"/>
                <w:lang w:val="ru-RU"/>
              </w:rPr>
            </w:pPr>
            <w:r>
              <w:rPr>
                <w:b/>
                <w:i/>
                <w:color w:val="auto"/>
                <w:lang w:val="ru-RU"/>
              </w:rPr>
              <w:t>Т</w:t>
            </w:r>
            <w:r w:rsidR="00DE3CB8" w:rsidRPr="006952A6">
              <w:rPr>
                <w:b/>
                <w:i/>
                <w:color w:val="auto"/>
                <w:lang w:val="ru-RU"/>
              </w:rPr>
              <w:t xml:space="preserve">олстопленочные </w:t>
            </w:r>
            <w:r>
              <w:rPr>
                <w:b/>
                <w:i/>
                <w:color w:val="auto"/>
                <w:lang w:val="ru-RU"/>
              </w:rPr>
              <w:t xml:space="preserve">грунтовки </w:t>
            </w:r>
            <w:r w:rsidR="00DE3CB8" w:rsidRPr="006952A6">
              <w:rPr>
                <w:b/>
                <w:i/>
                <w:color w:val="auto"/>
                <w:lang w:val="ru-RU"/>
              </w:rPr>
              <w:t>для погруженной эксплуатации</w:t>
            </w:r>
          </w:p>
        </w:tc>
      </w:tr>
      <w:tr w:rsidR="00DE3CB8" w:rsidRPr="0005732F" w14:paraId="0A8D2C3B" w14:textId="77777777" w:rsidTr="00F029EB">
        <w:trPr>
          <w:trHeight w:val="360"/>
          <w:jc w:val="center"/>
        </w:trPr>
        <w:tc>
          <w:tcPr>
            <w:tcW w:w="7923" w:type="dxa"/>
            <w:gridSpan w:val="7"/>
            <w:tcBorders>
              <w:top w:val="single" w:sz="12" w:space="0" w:color="auto"/>
              <w:left w:val="single" w:sz="12" w:space="0" w:color="auto"/>
              <w:bottom w:val="single" w:sz="12" w:space="0" w:color="auto"/>
            </w:tcBorders>
            <w:vAlign w:val="center"/>
          </w:tcPr>
          <w:p w14:paraId="27DB5FF9" w14:textId="77777777" w:rsidR="00DE3CB8" w:rsidRPr="006952A6" w:rsidRDefault="00D216CB" w:rsidP="00A94FF5">
            <w:pPr>
              <w:autoSpaceDE/>
              <w:autoSpaceDN/>
              <w:adjustRightInd/>
              <w:spacing w:before="0" w:line="240" w:lineRule="auto"/>
              <w:ind w:left="0"/>
              <w:rPr>
                <w:b/>
                <w:color w:val="auto"/>
                <w:sz w:val="20"/>
                <w:szCs w:val="20"/>
                <w:lang w:val="ru-RU"/>
              </w:rPr>
            </w:pPr>
            <w:r>
              <w:rPr>
                <w:b/>
                <w:color w:val="auto"/>
                <w:sz w:val="20"/>
                <w:szCs w:val="24"/>
                <w:lang w:val="ru-RU"/>
              </w:rPr>
              <w:t>Т</w:t>
            </w:r>
            <w:r w:rsidR="00DE3CB8" w:rsidRPr="00AD544E">
              <w:rPr>
                <w:b/>
                <w:color w:val="auto"/>
                <w:sz w:val="20"/>
                <w:szCs w:val="24"/>
                <w:lang w:val="ru-RU"/>
              </w:rPr>
              <w:t xml:space="preserve">олстопленочные </w:t>
            </w:r>
            <w:r w:rsidR="00A94FF5" w:rsidRPr="005C6B84">
              <w:rPr>
                <w:b/>
                <w:color w:val="auto"/>
                <w:sz w:val="20"/>
                <w:szCs w:val="24"/>
                <w:lang w:val="ru-RU"/>
              </w:rPr>
              <w:t xml:space="preserve">покрытия </w:t>
            </w:r>
            <w:r w:rsidR="00DE3CB8" w:rsidRPr="005C6B84">
              <w:rPr>
                <w:b/>
                <w:color w:val="auto"/>
                <w:sz w:val="20"/>
                <w:szCs w:val="24"/>
                <w:lang w:val="ru-RU"/>
              </w:rPr>
              <w:t>для</w:t>
            </w:r>
            <w:r w:rsidR="00DE3CB8" w:rsidRPr="00AD544E">
              <w:rPr>
                <w:b/>
                <w:color w:val="auto"/>
                <w:sz w:val="20"/>
                <w:szCs w:val="24"/>
                <w:lang w:val="ru-RU"/>
              </w:rPr>
              <w:t xml:space="preserve"> погруженной эксплуатации в питьевой воде, одобренные NSF</w:t>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25FD8968" w14:textId="77777777" w:rsidR="00DE3CB8" w:rsidRPr="0005732F" w:rsidRDefault="00DE3CB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9.3</w:t>
            </w:r>
          </w:p>
        </w:tc>
      </w:tr>
      <w:tr w:rsidR="00DE3CB8" w:rsidRPr="00097C2A" w14:paraId="4B0F2AAF" w14:textId="77777777" w:rsidTr="00F029EB">
        <w:trPr>
          <w:cantSplit/>
          <w:trHeight w:val="288"/>
          <w:jc w:val="center"/>
        </w:trPr>
        <w:tc>
          <w:tcPr>
            <w:tcW w:w="1440" w:type="dxa"/>
            <w:gridSpan w:val="2"/>
            <w:tcBorders>
              <w:top w:val="single" w:sz="12" w:space="0" w:color="auto"/>
            </w:tcBorders>
          </w:tcPr>
          <w:p w14:paraId="64E697EB"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70" w:type="dxa"/>
            <w:gridSpan w:val="3"/>
            <w:tcBorders>
              <w:top w:val="single" w:sz="12" w:space="0" w:color="auto"/>
            </w:tcBorders>
          </w:tcPr>
          <w:p w14:paraId="55447C3C" w14:textId="5E98CACD" w:rsidR="00355C45" w:rsidRPr="00DD6A21" w:rsidRDefault="00DD6A21" w:rsidP="00146E0F">
            <w:pPr>
              <w:autoSpaceDE/>
              <w:autoSpaceDN/>
              <w:adjustRightInd/>
              <w:spacing w:before="0" w:line="240" w:lineRule="auto"/>
              <w:ind w:left="-72"/>
              <w:rPr>
                <w:color w:val="auto"/>
                <w:sz w:val="16"/>
                <w:szCs w:val="24"/>
              </w:rPr>
            </w:pPr>
            <w:r w:rsidRPr="00DD6A21">
              <w:rPr>
                <w:color w:val="auto"/>
                <w:sz w:val="16"/>
                <w:szCs w:val="24"/>
              </w:rPr>
              <w:t>SSPC-SP1/SP5(NACENo.</w:t>
            </w:r>
            <w:proofErr w:type="gramStart"/>
            <w:r w:rsidRPr="00DD6A21">
              <w:rPr>
                <w:color w:val="auto"/>
                <w:sz w:val="16"/>
                <w:szCs w:val="24"/>
              </w:rPr>
              <w:t>1)(</w:t>
            </w:r>
            <w:proofErr w:type="gramEnd"/>
            <w:r w:rsidRPr="00DD6A21">
              <w:rPr>
                <w:color w:val="auto"/>
                <w:sz w:val="16"/>
                <w:szCs w:val="24"/>
              </w:rPr>
              <w:t>SA3)</w:t>
            </w:r>
          </w:p>
          <w:p w14:paraId="7D5EECF5" w14:textId="2C8F36C5" w:rsidR="00DE3CB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E37614" w:rsidRPr="00E37614">
              <w:rPr>
                <w:color w:val="auto"/>
                <w:sz w:val="16"/>
                <w:szCs w:val="24"/>
                <w:lang w:val="ru-RU"/>
              </w:rPr>
              <w:t xml:space="preserve"> </w:t>
            </w:r>
            <w:r w:rsidR="00DE3CB8" w:rsidRPr="00037A5B">
              <w:rPr>
                <w:color w:val="auto"/>
                <w:sz w:val="16"/>
                <w:szCs w:val="24"/>
                <w:lang w:val="ru-RU"/>
              </w:rPr>
              <w:t>очистка до белого металла.</w:t>
            </w:r>
          </w:p>
        </w:tc>
        <w:tc>
          <w:tcPr>
            <w:tcW w:w="990" w:type="dxa"/>
            <w:tcBorders>
              <w:top w:val="single" w:sz="12" w:space="0" w:color="auto"/>
            </w:tcBorders>
          </w:tcPr>
          <w:p w14:paraId="3DB563FF" w14:textId="77777777" w:rsidR="00DE3CB8" w:rsidRPr="004E6B3B" w:rsidRDefault="00DE3CB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63" w:type="dxa"/>
            <w:gridSpan w:val="3"/>
            <w:vMerge w:val="restart"/>
            <w:tcBorders>
              <w:top w:val="single" w:sz="12" w:space="0" w:color="auto"/>
            </w:tcBorders>
          </w:tcPr>
          <w:p w14:paraId="72CA042D" w14:textId="77777777" w:rsidR="00DE3CB8" w:rsidRPr="00BD2B1A" w:rsidRDefault="00DE3CB8" w:rsidP="00146E0F">
            <w:pPr>
              <w:autoSpaceDE/>
              <w:autoSpaceDN/>
              <w:adjustRightInd/>
              <w:spacing w:before="0" w:line="240" w:lineRule="auto"/>
              <w:ind w:left="-72"/>
              <w:rPr>
                <w:color w:val="auto"/>
                <w:sz w:val="16"/>
                <w:szCs w:val="16"/>
                <w:lang w:val="ru-RU"/>
              </w:rPr>
            </w:pPr>
            <w:r w:rsidRPr="00BD2B1A">
              <w:rPr>
                <w:color w:val="auto"/>
                <w:sz w:val="16"/>
                <w:szCs w:val="16"/>
                <w:lang w:val="ru-RU"/>
              </w:rPr>
              <w:t>Применяется такое же покрытие того же изготовителя.</w:t>
            </w:r>
          </w:p>
        </w:tc>
      </w:tr>
      <w:tr w:rsidR="00DE3CB8" w:rsidRPr="00097C2A" w14:paraId="07B38B1B" w14:textId="77777777" w:rsidTr="00F029EB">
        <w:trPr>
          <w:cantSplit/>
          <w:trHeight w:val="288"/>
          <w:jc w:val="center"/>
        </w:trPr>
        <w:tc>
          <w:tcPr>
            <w:tcW w:w="1440" w:type="dxa"/>
            <w:gridSpan w:val="2"/>
          </w:tcPr>
          <w:p w14:paraId="1FE54AA0"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70" w:type="dxa"/>
            <w:gridSpan w:val="3"/>
          </w:tcPr>
          <w:p w14:paraId="3A6CA7CE" w14:textId="77777777" w:rsidR="00DE3CB8" w:rsidRPr="00037A5B" w:rsidRDefault="00224632" w:rsidP="00146E0F">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756E4ED8" w14:textId="77777777" w:rsidR="00DE3CB8" w:rsidRPr="00D750DA" w:rsidRDefault="00DE3CB8" w:rsidP="00146E0F">
            <w:pPr>
              <w:jc w:val="right"/>
              <w:rPr>
                <w:b/>
                <w:color w:val="auto"/>
                <w:sz w:val="16"/>
                <w:szCs w:val="16"/>
                <w:lang w:val="ru-RU"/>
              </w:rPr>
            </w:pPr>
          </w:p>
        </w:tc>
        <w:tc>
          <w:tcPr>
            <w:tcW w:w="3763" w:type="dxa"/>
            <w:gridSpan w:val="3"/>
            <w:vMerge/>
            <w:vAlign w:val="center"/>
          </w:tcPr>
          <w:p w14:paraId="23D39979" w14:textId="77777777" w:rsidR="00DE3CB8" w:rsidRPr="00D750DA" w:rsidRDefault="00DE3CB8" w:rsidP="00146E0F">
            <w:pPr>
              <w:rPr>
                <w:color w:val="auto"/>
                <w:lang w:val="ru-RU"/>
              </w:rPr>
            </w:pPr>
          </w:p>
        </w:tc>
      </w:tr>
      <w:tr w:rsidR="00DE3CB8" w:rsidRPr="00097C2A" w14:paraId="153AF4FA" w14:textId="77777777" w:rsidTr="00F029EB">
        <w:trPr>
          <w:cantSplit/>
          <w:trHeight w:val="288"/>
          <w:jc w:val="center"/>
        </w:trPr>
        <w:tc>
          <w:tcPr>
            <w:tcW w:w="1440" w:type="dxa"/>
            <w:gridSpan w:val="2"/>
            <w:tcBorders>
              <w:bottom w:val="single" w:sz="12" w:space="0" w:color="auto"/>
            </w:tcBorders>
          </w:tcPr>
          <w:p w14:paraId="0DEC3D9D" w14:textId="77777777" w:rsidR="00DE3CB8" w:rsidRPr="004E6B3B" w:rsidRDefault="00DE3CB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70" w:type="dxa"/>
            <w:gridSpan w:val="3"/>
            <w:tcBorders>
              <w:bottom w:val="single" w:sz="12" w:space="0" w:color="auto"/>
            </w:tcBorders>
          </w:tcPr>
          <w:p w14:paraId="3B04695B" w14:textId="73EB7DD7" w:rsidR="00DE3CB8" w:rsidRPr="00037A5B" w:rsidRDefault="00DE3CB8" w:rsidP="00146E0F">
            <w:pPr>
              <w:autoSpaceDE/>
              <w:autoSpaceDN/>
              <w:adjustRightInd/>
              <w:spacing w:before="0" w:line="240" w:lineRule="auto"/>
              <w:ind w:left="-72"/>
              <w:rPr>
                <w:color w:val="auto"/>
                <w:sz w:val="16"/>
                <w:szCs w:val="24"/>
                <w:lang w:val="ru-RU"/>
              </w:rPr>
            </w:pPr>
            <w:r w:rsidRPr="005F6A8A">
              <w:rPr>
                <w:color w:val="auto"/>
                <w:sz w:val="16"/>
                <w:szCs w:val="16"/>
                <w:lang w:val="ru-RU"/>
              </w:rPr>
              <w:t xml:space="preserve">0.635 – 1.270 </w:t>
            </w:r>
            <w:r>
              <w:rPr>
                <w:color w:val="auto"/>
                <w:sz w:val="16"/>
                <w:szCs w:val="16"/>
                <w:lang w:val="ru-RU"/>
              </w:rPr>
              <w:t>мм</w:t>
            </w:r>
            <w:r w:rsidRPr="005F6A8A">
              <w:rPr>
                <w:color w:val="auto"/>
                <w:sz w:val="16"/>
                <w:szCs w:val="16"/>
                <w:lang w:val="ru-RU"/>
              </w:rPr>
              <w:t xml:space="preserve">. (25.0 - 50.0 </w:t>
            </w:r>
            <w:r>
              <w:rPr>
                <w:color w:val="auto"/>
                <w:sz w:val="16"/>
                <w:szCs w:val="16"/>
                <w:lang w:val="ru-RU"/>
              </w:rPr>
              <w:t>милов</w:t>
            </w:r>
            <w:r>
              <w:rPr>
                <w:color w:val="auto"/>
                <w:sz w:val="16"/>
                <w:szCs w:val="24"/>
                <w:lang w:val="ru-RU"/>
              </w:rPr>
              <w:t>) (распыляется), 2</w:t>
            </w:r>
            <w:del w:id="593" w:author="Kurmanov, Aidyn [STAMGazStroy LLP]" w:date="2025-12-11T15:35:00Z" w16du:dateUtc="2025-12-11T10:35:00Z">
              <w:r>
                <w:rPr>
                  <w:color w:val="auto"/>
                  <w:sz w:val="16"/>
                  <w:szCs w:val="24"/>
                  <w:lang w:val="ru-RU"/>
                </w:rPr>
                <w:delText>,</w:delText>
              </w:r>
            </w:del>
            <w:ins w:id="594" w:author="Kurmanov, Aidyn [STAMGazStroy LLP]" w:date="2025-12-11T15:35:00Z" w16du:dateUtc="2025-12-11T10:35:00Z">
              <w:r w:rsidR="0018552A" w:rsidRPr="0018552A">
                <w:rPr>
                  <w:color w:val="auto"/>
                  <w:sz w:val="16"/>
                  <w:szCs w:val="24"/>
                  <w:lang w:val="ru-RU"/>
                </w:rPr>
                <w:t>.</w:t>
              </w:r>
            </w:ins>
            <w:r>
              <w:rPr>
                <w:color w:val="auto"/>
                <w:sz w:val="16"/>
                <w:szCs w:val="24"/>
                <w:lang w:val="ru-RU"/>
              </w:rPr>
              <w:t>032 м</w:t>
            </w:r>
            <w:r w:rsidRPr="00037A5B">
              <w:rPr>
                <w:color w:val="auto"/>
                <w:sz w:val="16"/>
                <w:szCs w:val="24"/>
                <w:lang w:val="ru-RU"/>
              </w:rPr>
              <w:t>м (80</w:t>
            </w:r>
            <w:del w:id="595" w:author="Kurmanov, Aidyn [STAMGazStroy LLP]" w:date="2025-12-11T15:35:00Z" w16du:dateUtc="2025-12-11T10:35:00Z">
              <w:r w:rsidRPr="00037A5B">
                <w:rPr>
                  <w:color w:val="auto"/>
                  <w:sz w:val="16"/>
                  <w:szCs w:val="24"/>
                  <w:lang w:val="ru-RU"/>
                </w:rPr>
                <w:delText>,</w:delText>
              </w:r>
            </w:del>
            <w:ins w:id="596" w:author="Kurmanov, Aidyn [STAMGazStroy LLP]" w:date="2025-12-11T15:35:00Z" w16du:dateUtc="2025-12-11T10:35:00Z">
              <w:r w:rsidR="0018552A" w:rsidRPr="0018552A">
                <w:rPr>
                  <w:color w:val="auto"/>
                  <w:sz w:val="16"/>
                  <w:szCs w:val="24"/>
                  <w:lang w:val="ru-RU"/>
                </w:rPr>
                <w:t>.</w:t>
              </w:r>
            </w:ins>
            <w:r w:rsidRPr="00037A5B">
              <w:rPr>
                <w:color w:val="auto"/>
                <w:sz w:val="16"/>
                <w:szCs w:val="24"/>
                <w:lang w:val="ru-RU"/>
              </w:rPr>
              <w:t>0 милов) (мин) (наносится шпателем). (Для определения мин/макс толщины слоя см. листы технических данных изготовителя)</w:t>
            </w:r>
          </w:p>
        </w:tc>
        <w:tc>
          <w:tcPr>
            <w:tcW w:w="990" w:type="dxa"/>
            <w:tcBorders>
              <w:bottom w:val="single" w:sz="12" w:space="0" w:color="auto"/>
            </w:tcBorders>
          </w:tcPr>
          <w:p w14:paraId="334AA02D" w14:textId="77777777" w:rsidR="00DE3CB8" w:rsidRPr="006952A6" w:rsidRDefault="00DE3CB8" w:rsidP="00146E0F">
            <w:pPr>
              <w:jc w:val="right"/>
              <w:rPr>
                <w:b/>
                <w:color w:val="auto"/>
                <w:sz w:val="16"/>
                <w:szCs w:val="16"/>
                <w:lang w:val="ru-RU"/>
              </w:rPr>
            </w:pPr>
          </w:p>
        </w:tc>
        <w:tc>
          <w:tcPr>
            <w:tcW w:w="3763" w:type="dxa"/>
            <w:gridSpan w:val="3"/>
            <w:vMerge/>
            <w:tcBorders>
              <w:bottom w:val="single" w:sz="12" w:space="0" w:color="auto"/>
            </w:tcBorders>
            <w:vAlign w:val="center"/>
          </w:tcPr>
          <w:p w14:paraId="50EFA933" w14:textId="77777777" w:rsidR="00DE3CB8" w:rsidRPr="006952A6" w:rsidRDefault="00DE3CB8" w:rsidP="00146E0F">
            <w:pPr>
              <w:rPr>
                <w:color w:val="auto"/>
                <w:lang w:val="ru-RU"/>
              </w:rPr>
            </w:pPr>
          </w:p>
        </w:tc>
      </w:tr>
      <w:tr w:rsidR="00DE3CB8" w:rsidRPr="0005732F" w14:paraId="1B3200BA"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11D4E06F"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5" w:type="dxa"/>
            <w:tcBorders>
              <w:top w:val="single" w:sz="12" w:space="0" w:color="auto"/>
              <w:bottom w:val="single" w:sz="12" w:space="0" w:color="auto"/>
            </w:tcBorders>
            <w:shd w:val="clear" w:color="auto" w:fill="000000"/>
            <w:vAlign w:val="center"/>
          </w:tcPr>
          <w:p w14:paraId="2EB2ABFC"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20" w:type="dxa"/>
            <w:gridSpan w:val="3"/>
            <w:tcBorders>
              <w:top w:val="single" w:sz="12" w:space="0" w:color="auto"/>
              <w:bottom w:val="single" w:sz="12" w:space="0" w:color="auto"/>
            </w:tcBorders>
            <w:shd w:val="clear" w:color="auto" w:fill="000000"/>
            <w:vAlign w:val="center"/>
          </w:tcPr>
          <w:p w14:paraId="177CBC17"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27487428" w14:textId="77777777" w:rsidR="00DE3CB8" w:rsidRPr="00AD544E" w:rsidRDefault="00DE3CB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tcBorders>
              <w:top w:val="single" w:sz="12" w:space="0" w:color="auto"/>
              <w:bottom w:val="single" w:sz="12" w:space="0" w:color="auto"/>
              <w:right w:val="single" w:sz="12" w:space="0" w:color="auto"/>
            </w:tcBorders>
            <w:shd w:val="clear" w:color="auto" w:fill="000000"/>
            <w:vAlign w:val="center"/>
          </w:tcPr>
          <w:p w14:paraId="219CE60B" w14:textId="77777777" w:rsidR="00DE3CB8" w:rsidRPr="00AD544E" w:rsidRDefault="00DE3CB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DE3CB8" w:rsidRPr="0005732F" w14:paraId="13F2E71E" w14:textId="77777777" w:rsidTr="00F029EB">
        <w:trPr>
          <w:trHeight w:val="288"/>
          <w:jc w:val="center"/>
        </w:trPr>
        <w:tc>
          <w:tcPr>
            <w:tcW w:w="2288" w:type="dxa"/>
            <w:gridSpan w:val="3"/>
            <w:vAlign w:val="center"/>
          </w:tcPr>
          <w:p w14:paraId="6852930B" w14:textId="77777777" w:rsidR="00DE3CB8" w:rsidRPr="00D41158" w:rsidRDefault="00D216CB" w:rsidP="00146E0F">
            <w:pPr>
              <w:autoSpaceDE/>
              <w:autoSpaceDN/>
              <w:adjustRightInd/>
              <w:spacing w:before="0" w:line="240" w:lineRule="auto"/>
              <w:ind w:left="0"/>
              <w:rPr>
                <w:b/>
                <w:color w:val="auto"/>
                <w:sz w:val="16"/>
                <w:szCs w:val="24"/>
                <w:lang w:val="ru-RU"/>
              </w:rPr>
            </w:pPr>
            <w:r>
              <w:rPr>
                <w:b/>
                <w:color w:val="auto"/>
                <w:sz w:val="16"/>
                <w:szCs w:val="24"/>
                <w:lang w:val="ru-RU"/>
              </w:rPr>
              <w:t xml:space="preserve">ОДИН </w:t>
            </w:r>
            <w:r w:rsidR="00DE3CB8" w:rsidRPr="00D41158">
              <w:rPr>
                <w:b/>
                <w:color w:val="auto"/>
                <w:sz w:val="16"/>
                <w:szCs w:val="24"/>
                <w:lang w:val="ru-RU"/>
              </w:rPr>
              <w:t>СЛОЙ</w:t>
            </w:r>
          </w:p>
        </w:tc>
        <w:tc>
          <w:tcPr>
            <w:tcW w:w="3015" w:type="dxa"/>
            <w:vAlign w:val="center"/>
          </w:tcPr>
          <w:p w14:paraId="42E00508"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Carboline</w:t>
            </w:r>
          </w:p>
        </w:tc>
        <w:tc>
          <w:tcPr>
            <w:tcW w:w="2620" w:type="dxa"/>
            <w:gridSpan w:val="3"/>
            <w:vAlign w:val="center"/>
          </w:tcPr>
          <w:p w14:paraId="272DDD4C" w14:textId="77777777" w:rsidR="00DE3CB8" w:rsidRPr="009F7B1B" w:rsidRDefault="00DE3CB8" w:rsidP="00146E0F">
            <w:pPr>
              <w:autoSpaceDE/>
              <w:autoSpaceDN/>
              <w:adjustRightInd/>
              <w:spacing w:before="0" w:line="240" w:lineRule="auto"/>
              <w:ind w:left="0"/>
              <w:rPr>
                <w:sz w:val="16"/>
                <w:szCs w:val="16"/>
                <w:lang w:val="ru-RU"/>
              </w:rPr>
            </w:pPr>
            <w:proofErr w:type="spellStart"/>
            <w:r w:rsidRPr="009F7B1B">
              <w:rPr>
                <w:sz w:val="16"/>
                <w:szCs w:val="16"/>
              </w:rPr>
              <w:t>Plasite</w:t>
            </w:r>
            <w:proofErr w:type="spellEnd"/>
            <w:r w:rsidRPr="009F7B1B">
              <w:rPr>
                <w:sz w:val="16"/>
                <w:szCs w:val="16"/>
              </w:rPr>
              <w:t xml:space="preserve"> 4550 Series</w:t>
            </w:r>
            <w:r w:rsidR="006A2AE5" w:rsidRPr="009F7B1B">
              <w:rPr>
                <w:sz w:val="16"/>
                <w:szCs w:val="16"/>
                <w:lang w:val="ru-RU"/>
              </w:rPr>
              <w:t>*</w:t>
            </w:r>
          </w:p>
        </w:tc>
        <w:tc>
          <w:tcPr>
            <w:tcW w:w="971" w:type="dxa"/>
            <w:vAlign w:val="center"/>
          </w:tcPr>
          <w:p w14:paraId="258F7AD6" w14:textId="77777777" w:rsidR="00DE3CB8" w:rsidRPr="001D3869" w:rsidRDefault="00DE3CB8" w:rsidP="00146E0F">
            <w:pPr>
              <w:autoSpaceDE/>
              <w:autoSpaceDN/>
              <w:adjustRightInd/>
              <w:spacing w:before="0" w:line="240" w:lineRule="auto"/>
              <w:ind w:left="0"/>
              <w:jc w:val="center"/>
              <w:rPr>
                <w:sz w:val="16"/>
                <w:szCs w:val="16"/>
              </w:rPr>
            </w:pPr>
            <w:r>
              <w:rPr>
                <w:sz w:val="16"/>
                <w:szCs w:val="16"/>
              </w:rPr>
              <w:t>0-3</w:t>
            </w:r>
          </w:p>
        </w:tc>
        <w:tc>
          <w:tcPr>
            <w:tcW w:w="1169" w:type="dxa"/>
            <w:vAlign w:val="center"/>
          </w:tcPr>
          <w:p w14:paraId="0C682F80" w14:textId="77777777" w:rsidR="00DE3CB8" w:rsidRPr="001D3869" w:rsidRDefault="00DE3CB8"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DE3CB8" w:rsidRPr="0005732F" w14:paraId="117B382A" w14:textId="77777777" w:rsidTr="00F029EB">
        <w:trPr>
          <w:trHeight w:val="288"/>
          <w:jc w:val="center"/>
        </w:trPr>
        <w:tc>
          <w:tcPr>
            <w:tcW w:w="2288" w:type="dxa"/>
            <w:gridSpan w:val="3"/>
            <w:vAlign w:val="center"/>
          </w:tcPr>
          <w:p w14:paraId="6899246A" w14:textId="77777777" w:rsidR="00DE3CB8" w:rsidRPr="00D41158" w:rsidRDefault="00D216CB" w:rsidP="00146E0F">
            <w:pPr>
              <w:autoSpaceDE/>
              <w:autoSpaceDN/>
              <w:adjustRightInd/>
              <w:spacing w:before="0" w:line="240" w:lineRule="auto"/>
              <w:ind w:left="0"/>
              <w:rPr>
                <w:b/>
                <w:color w:val="auto"/>
                <w:sz w:val="16"/>
                <w:szCs w:val="24"/>
                <w:lang w:val="ru-RU"/>
              </w:rPr>
            </w:pPr>
            <w:r>
              <w:rPr>
                <w:b/>
                <w:color w:val="auto"/>
                <w:sz w:val="16"/>
                <w:szCs w:val="24"/>
                <w:lang w:val="ru-RU"/>
              </w:rPr>
              <w:t>Толстопленочное</w:t>
            </w:r>
          </w:p>
        </w:tc>
        <w:tc>
          <w:tcPr>
            <w:tcW w:w="3015" w:type="dxa"/>
            <w:vAlign w:val="center"/>
          </w:tcPr>
          <w:p w14:paraId="5616F164" w14:textId="77777777" w:rsidR="00DE3CB8" w:rsidRPr="001D3869" w:rsidRDefault="00DE3CB8" w:rsidP="00146E0F">
            <w:pPr>
              <w:autoSpaceDE/>
              <w:autoSpaceDN/>
              <w:adjustRightInd/>
              <w:spacing w:before="0" w:line="240" w:lineRule="auto"/>
              <w:ind w:left="0"/>
              <w:rPr>
                <w:sz w:val="16"/>
                <w:szCs w:val="16"/>
              </w:rPr>
            </w:pPr>
            <w:r w:rsidRPr="001D3869">
              <w:rPr>
                <w:sz w:val="16"/>
                <w:szCs w:val="16"/>
              </w:rPr>
              <w:t>Hempel Coatings (USA), Inc.</w:t>
            </w:r>
          </w:p>
        </w:tc>
        <w:tc>
          <w:tcPr>
            <w:tcW w:w="2620" w:type="dxa"/>
            <w:gridSpan w:val="3"/>
            <w:vAlign w:val="center"/>
          </w:tcPr>
          <w:p w14:paraId="49375EF9" w14:textId="77777777" w:rsidR="00DE3CB8" w:rsidRPr="009F7B1B" w:rsidRDefault="00DE3CB8" w:rsidP="00146E0F">
            <w:pPr>
              <w:autoSpaceDE/>
              <w:autoSpaceDN/>
              <w:adjustRightInd/>
              <w:spacing w:before="0" w:line="240" w:lineRule="auto"/>
              <w:ind w:left="0"/>
              <w:rPr>
                <w:sz w:val="16"/>
                <w:szCs w:val="16"/>
              </w:rPr>
            </w:pPr>
            <w:proofErr w:type="spellStart"/>
            <w:r w:rsidRPr="009F7B1B">
              <w:rPr>
                <w:sz w:val="16"/>
                <w:szCs w:val="16"/>
              </w:rPr>
              <w:t>Hempadur</w:t>
            </w:r>
            <w:proofErr w:type="spellEnd"/>
            <w:r w:rsidRPr="009F7B1B">
              <w:rPr>
                <w:sz w:val="16"/>
                <w:szCs w:val="16"/>
              </w:rPr>
              <w:t xml:space="preserve"> 35560 or 35530</w:t>
            </w:r>
          </w:p>
        </w:tc>
        <w:tc>
          <w:tcPr>
            <w:tcW w:w="971" w:type="dxa"/>
            <w:vAlign w:val="center"/>
          </w:tcPr>
          <w:p w14:paraId="6C434188" w14:textId="77777777" w:rsidR="00DE3CB8" w:rsidRPr="001D3869" w:rsidRDefault="00DE3CB8" w:rsidP="00146E0F">
            <w:pPr>
              <w:autoSpaceDE/>
              <w:autoSpaceDN/>
              <w:adjustRightInd/>
              <w:spacing w:before="0" w:line="240" w:lineRule="auto"/>
              <w:ind w:left="0"/>
              <w:jc w:val="center"/>
              <w:rPr>
                <w:sz w:val="16"/>
                <w:szCs w:val="16"/>
              </w:rPr>
            </w:pPr>
            <w:r>
              <w:rPr>
                <w:sz w:val="16"/>
                <w:szCs w:val="16"/>
              </w:rPr>
              <w:t>9-154</w:t>
            </w:r>
          </w:p>
        </w:tc>
        <w:tc>
          <w:tcPr>
            <w:tcW w:w="1169" w:type="dxa"/>
            <w:vAlign w:val="center"/>
          </w:tcPr>
          <w:p w14:paraId="6B35FEC2" w14:textId="77777777" w:rsidR="00DE3CB8" w:rsidRPr="001D3869" w:rsidRDefault="00DE3CB8" w:rsidP="00146E0F">
            <w:pPr>
              <w:autoSpaceDE/>
              <w:autoSpaceDN/>
              <w:adjustRightInd/>
              <w:spacing w:before="0" w:line="240" w:lineRule="auto"/>
              <w:ind w:left="0"/>
              <w:rPr>
                <w:sz w:val="16"/>
                <w:szCs w:val="16"/>
              </w:rPr>
            </w:pPr>
            <w:r>
              <w:rPr>
                <w:sz w:val="16"/>
                <w:szCs w:val="16"/>
              </w:rPr>
              <w:t>35</w:t>
            </w:r>
            <w:r w:rsidRPr="001D3869">
              <w:rPr>
                <w:sz w:val="16"/>
                <w:szCs w:val="16"/>
              </w:rPr>
              <w:t>°</w:t>
            </w:r>
            <w:r>
              <w:rPr>
                <w:sz w:val="16"/>
                <w:szCs w:val="16"/>
              </w:rPr>
              <w:t>C (113</w:t>
            </w:r>
            <w:r w:rsidRPr="001D3869">
              <w:rPr>
                <w:sz w:val="16"/>
                <w:szCs w:val="16"/>
              </w:rPr>
              <w:t>°F</w:t>
            </w:r>
            <w:r>
              <w:rPr>
                <w:sz w:val="16"/>
                <w:szCs w:val="16"/>
              </w:rPr>
              <w:t>)</w:t>
            </w:r>
          </w:p>
        </w:tc>
      </w:tr>
      <w:tr w:rsidR="006A2AE5" w:rsidRPr="0005732F" w14:paraId="728A911B" w14:textId="77777777" w:rsidTr="00F029EB">
        <w:trPr>
          <w:trHeight w:val="288"/>
          <w:jc w:val="center"/>
        </w:trPr>
        <w:tc>
          <w:tcPr>
            <w:tcW w:w="2288" w:type="dxa"/>
            <w:gridSpan w:val="3"/>
            <w:vAlign w:val="center"/>
          </w:tcPr>
          <w:p w14:paraId="3F265516" w14:textId="77777777" w:rsidR="006A2AE5" w:rsidRPr="00D41158" w:rsidDel="00D216CB" w:rsidRDefault="006A2AE5" w:rsidP="00146E0F">
            <w:pPr>
              <w:autoSpaceDE/>
              <w:autoSpaceDN/>
              <w:adjustRightInd/>
              <w:spacing w:before="0" w:line="240" w:lineRule="auto"/>
              <w:ind w:left="0"/>
              <w:rPr>
                <w:b/>
                <w:color w:val="auto"/>
                <w:sz w:val="16"/>
                <w:szCs w:val="24"/>
                <w:lang w:val="ru-RU"/>
              </w:rPr>
            </w:pPr>
          </w:p>
        </w:tc>
        <w:tc>
          <w:tcPr>
            <w:tcW w:w="3015" w:type="dxa"/>
            <w:vAlign w:val="center"/>
          </w:tcPr>
          <w:p w14:paraId="3C9AFED0" w14:textId="77777777" w:rsidR="006A2AE5" w:rsidRPr="001D3869" w:rsidRDefault="006A2AE5" w:rsidP="00146E0F">
            <w:pPr>
              <w:autoSpaceDE/>
              <w:autoSpaceDN/>
              <w:adjustRightInd/>
              <w:spacing w:before="0" w:line="240" w:lineRule="auto"/>
              <w:ind w:left="0"/>
              <w:rPr>
                <w:sz w:val="16"/>
                <w:szCs w:val="16"/>
              </w:rPr>
            </w:pPr>
            <w:r w:rsidRPr="0080497E">
              <w:rPr>
                <w:sz w:val="16"/>
                <w:szCs w:val="16"/>
              </w:rPr>
              <w:t>Tnemec</w:t>
            </w:r>
          </w:p>
        </w:tc>
        <w:tc>
          <w:tcPr>
            <w:tcW w:w="2620" w:type="dxa"/>
            <w:gridSpan w:val="3"/>
            <w:vAlign w:val="center"/>
          </w:tcPr>
          <w:p w14:paraId="212E58E4" w14:textId="77777777" w:rsidR="006A2AE5" w:rsidRPr="009F7B1B" w:rsidRDefault="006A2AE5" w:rsidP="00146E0F">
            <w:pPr>
              <w:autoSpaceDE/>
              <w:autoSpaceDN/>
              <w:adjustRightInd/>
              <w:spacing w:before="0" w:line="240" w:lineRule="auto"/>
              <w:ind w:left="0"/>
              <w:rPr>
                <w:sz w:val="16"/>
                <w:szCs w:val="16"/>
              </w:rPr>
            </w:pPr>
            <w:r w:rsidRPr="009F7B1B">
              <w:rPr>
                <w:sz w:val="16"/>
                <w:szCs w:val="16"/>
              </w:rPr>
              <w:t xml:space="preserve">Series FC22 </w:t>
            </w:r>
            <w:proofErr w:type="spellStart"/>
            <w:r w:rsidRPr="009F7B1B">
              <w:rPr>
                <w:sz w:val="16"/>
                <w:szCs w:val="16"/>
              </w:rPr>
              <w:t>Epoxoline</w:t>
            </w:r>
            <w:proofErr w:type="spellEnd"/>
          </w:p>
        </w:tc>
        <w:tc>
          <w:tcPr>
            <w:tcW w:w="971" w:type="dxa"/>
            <w:vAlign w:val="center"/>
          </w:tcPr>
          <w:p w14:paraId="0A14E8D1" w14:textId="77777777" w:rsidR="006A2AE5" w:rsidRDefault="006A2AE5" w:rsidP="00146E0F">
            <w:pPr>
              <w:autoSpaceDE/>
              <w:autoSpaceDN/>
              <w:adjustRightInd/>
              <w:spacing w:before="0" w:line="240" w:lineRule="auto"/>
              <w:ind w:left="0"/>
              <w:jc w:val="center"/>
              <w:rPr>
                <w:sz w:val="16"/>
                <w:szCs w:val="16"/>
              </w:rPr>
            </w:pPr>
            <w:r w:rsidRPr="0080497E">
              <w:rPr>
                <w:sz w:val="16"/>
                <w:szCs w:val="16"/>
              </w:rPr>
              <w:t>5</w:t>
            </w:r>
          </w:p>
        </w:tc>
        <w:tc>
          <w:tcPr>
            <w:tcW w:w="1169" w:type="dxa"/>
            <w:vAlign w:val="center"/>
          </w:tcPr>
          <w:p w14:paraId="5F344010" w14:textId="77777777" w:rsidR="006A2AE5" w:rsidRDefault="006A2AE5"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w:t>
            </w:r>
            <w:r w:rsidRPr="001D3869">
              <w:rPr>
                <w:sz w:val="16"/>
                <w:szCs w:val="16"/>
              </w:rPr>
              <w:t>1</w:t>
            </w:r>
            <w:r>
              <w:rPr>
                <w:sz w:val="16"/>
                <w:szCs w:val="16"/>
              </w:rPr>
              <w:t>8</w:t>
            </w:r>
            <w:r w:rsidRPr="001D3869">
              <w:rPr>
                <w:sz w:val="16"/>
                <w:szCs w:val="16"/>
              </w:rPr>
              <w:t>0°F</w:t>
            </w:r>
            <w:r>
              <w:rPr>
                <w:sz w:val="16"/>
                <w:szCs w:val="16"/>
              </w:rPr>
              <w:t>)</w:t>
            </w:r>
          </w:p>
        </w:tc>
      </w:tr>
      <w:tr w:rsidR="006A2AE5" w:rsidRPr="0005732F" w14:paraId="5557EAE9" w14:textId="77777777" w:rsidTr="00F029EB">
        <w:trPr>
          <w:trHeight w:val="288"/>
          <w:jc w:val="center"/>
        </w:trPr>
        <w:tc>
          <w:tcPr>
            <w:tcW w:w="2288" w:type="dxa"/>
            <w:gridSpan w:val="3"/>
            <w:vAlign w:val="center"/>
          </w:tcPr>
          <w:p w14:paraId="48EDBD35" w14:textId="77777777" w:rsidR="006A2AE5" w:rsidRPr="00D41158" w:rsidRDefault="006A2AE5"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5" w:type="dxa"/>
            <w:vAlign w:val="center"/>
          </w:tcPr>
          <w:p w14:paraId="63807298" w14:textId="77777777" w:rsidR="006A2AE5" w:rsidRPr="001D3869" w:rsidRDefault="006A2AE5" w:rsidP="00146E0F">
            <w:pPr>
              <w:autoSpaceDE/>
              <w:autoSpaceDN/>
              <w:adjustRightInd/>
              <w:spacing w:before="0" w:line="240" w:lineRule="auto"/>
              <w:ind w:left="0"/>
              <w:rPr>
                <w:sz w:val="16"/>
                <w:szCs w:val="16"/>
              </w:rPr>
            </w:pPr>
            <w:r w:rsidRPr="001D3869">
              <w:rPr>
                <w:sz w:val="16"/>
                <w:szCs w:val="16"/>
              </w:rPr>
              <w:t>Jotun Paints</w:t>
            </w:r>
          </w:p>
        </w:tc>
        <w:tc>
          <w:tcPr>
            <w:tcW w:w="2620" w:type="dxa"/>
            <w:gridSpan w:val="3"/>
            <w:vAlign w:val="center"/>
          </w:tcPr>
          <w:p w14:paraId="51B910FA" w14:textId="77777777" w:rsidR="006A2AE5" w:rsidRPr="009F7B1B" w:rsidRDefault="006A2AE5" w:rsidP="00146E0F">
            <w:pPr>
              <w:autoSpaceDE/>
              <w:autoSpaceDN/>
              <w:adjustRightInd/>
              <w:spacing w:before="0" w:line="240" w:lineRule="auto"/>
              <w:ind w:left="0"/>
              <w:rPr>
                <w:sz w:val="16"/>
                <w:szCs w:val="16"/>
              </w:rPr>
            </w:pPr>
            <w:proofErr w:type="spellStart"/>
            <w:r w:rsidRPr="009F7B1B">
              <w:rPr>
                <w:sz w:val="16"/>
                <w:szCs w:val="16"/>
              </w:rPr>
              <w:t>Tankguard</w:t>
            </w:r>
            <w:proofErr w:type="spellEnd"/>
            <w:r w:rsidRPr="009F7B1B">
              <w:rPr>
                <w:sz w:val="16"/>
                <w:szCs w:val="16"/>
              </w:rPr>
              <w:t xml:space="preserve"> DW</w:t>
            </w:r>
          </w:p>
        </w:tc>
        <w:tc>
          <w:tcPr>
            <w:tcW w:w="971" w:type="dxa"/>
            <w:vAlign w:val="center"/>
          </w:tcPr>
          <w:p w14:paraId="43CD25E8" w14:textId="77777777" w:rsidR="006A2AE5" w:rsidRPr="001D3869" w:rsidRDefault="006A2AE5" w:rsidP="00146E0F">
            <w:pPr>
              <w:autoSpaceDE/>
              <w:autoSpaceDN/>
              <w:adjustRightInd/>
              <w:spacing w:before="0" w:line="240" w:lineRule="auto"/>
              <w:ind w:left="0"/>
              <w:jc w:val="center"/>
              <w:rPr>
                <w:sz w:val="16"/>
                <w:szCs w:val="16"/>
              </w:rPr>
            </w:pPr>
            <w:r>
              <w:rPr>
                <w:sz w:val="16"/>
                <w:szCs w:val="16"/>
              </w:rPr>
              <w:t>2</w:t>
            </w:r>
          </w:p>
        </w:tc>
        <w:tc>
          <w:tcPr>
            <w:tcW w:w="1169" w:type="dxa"/>
            <w:vAlign w:val="center"/>
          </w:tcPr>
          <w:p w14:paraId="3033FC04" w14:textId="77777777" w:rsidR="006A2AE5" w:rsidRPr="001D3869" w:rsidRDefault="006A2AE5" w:rsidP="00146E0F">
            <w:pPr>
              <w:autoSpaceDE/>
              <w:autoSpaceDN/>
              <w:adjustRightInd/>
              <w:spacing w:before="0" w:line="240" w:lineRule="auto"/>
              <w:ind w:left="0"/>
              <w:rPr>
                <w:sz w:val="16"/>
                <w:szCs w:val="16"/>
              </w:rPr>
            </w:pPr>
            <w:r>
              <w:rPr>
                <w:sz w:val="16"/>
                <w:szCs w:val="16"/>
              </w:rPr>
              <w:t>50</w:t>
            </w:r>
            <w:r w:rsidRPr="001D3869">
              <w:rPr>
                <w:sz w:val="16"/>
                <w:szCs w:val="16"/>
              </w:rPr>
              <w:t>°</w:t>
            </w:r>
            <w:r>
              <w:rPr>
                <w:sz w:val="16"/>
                <w:szCs w:val="16"/>
              </w:rPr>
              <w:t>C (</w:t>
            </w:r>
            <w:r w:rsidRPr="001D3869">
              <w:rPr>
                <w:sz w:val="16"/>
                <w:szCs w:val="16"/>
              </w:rPr>
              <w:t>1</w:t>
            </w:r>
            <w:r>
              <w:rPr>
                <w:sz w:val="16"/>
                <w:szCs w:val="16"/>
              </w:rPr>
              <w:t>2</w:t>
            </w:r>
            <w:r w:rsidRPr="001D3869">
              <w:rPr>
                <w:sz w:val="16"/>
                <w:szCs w:val="16"/>
              </w:rPr>
              <w:t>0°F</w:t>
            </w:r>
            <w:r>
              <w:rPr>
                <w:sz w:val="16"/>
                <w:szCs w:val="16"/>
              </w:rPr>
              <w:t>)</w:t>
            </w:r>
          </w:p>
        </w:tc>
      </w:tr>
      <w:tr w:rsidR="006A2AE5" w:rsidRPr="0005732F" w14:paraId="1F323FA7" w14:textId="77777777" w:rsidTr="00033C5B">
        <w:trPr>
          <w:trHeight w:val="616"/>
          <w:jc w:val="center"/>
        </w:trPr>
        <w:tc>
          <w:tcPr>
            <w:tcW w:w="2288" w:type="dxa"/>
            <w:gridSpan w:val="3"/>
            <w:vAlign w:val="center"/>
          </w:tcPr>
          <w:p w14:paraId="4D287195" w14:textId="77777777" w:rsidR="006A2AE5" w:rsidRPr="005555DC" w:rsidRDefault="006A2AE5" w:rsidP="00146E0F">
            <w:pPr>
              <w:autoSpaceDE/>
              <w:autoSpaceDN/>
              <w:adjustRightInd/>
              <w:spacing w:before="0" w:line="240" w:lineRule="auto"/>
              <w:ind w:left="0"/>
              <w:rPr>
                <w:b/>
                <w:color w:val="auto"/>
                <w:sz w:val="16"/>
                <w:szCs w:val="24"/>
              </w:rPr>
            </w:pPr>
          </w:p>
        </w:tc>
        <w:tc>
          <w:tcPr>
            <w:tcW w:w="3015" w:type="dxa"/>
            <w:vAlign w:val="center"/>
          </w:tcPr>
          <w:p w14:paraId="239A42FD" w14:textId="77777777" w:rsidR="006A2AE5" w:rsidRPr="001D3869" w:rsidRDefault="001D12AF" w:rsidP="00146E0F">
            <w:pPr>
              <w:autoSpaceDE/>
              <w:autoSpaceDN/>
              <w:adjustRightInd/>
              <w:spacing w:before="0" w:line="240" w:lineRule="auto"/>
              <w:ind w:left="0"/>
              <w:rPr>
                <w:sz w:val="16"/>
                <w:szCs w:val="16"/>
              </w:rPr>
            </w:pPr>
            <w:r>
              <w:rPr>
                <w:sz w:val="16"/>
                <w:szCs w:val="16"/>
              </w:rPr>
              <w:t>PPG</w:t>
            </w:r>
          </w:p>
        </w:tc>
        <w:tc>
          <w:tcPr>
            <w:tcW w:w="2620" w:type="dxa"/>
            <w:gridSpan w:val="3"/>
            <w:vAlign w:val="center"/>
          </w:tcPr>
          <w:p w14:paraId="3AA6990A" w14:textId="77777777" w:rsidR="006A2AE5" w:rsidRPr="009F7B1B" w:rsidRDefault="001D12AF" w:rsidP="00146E0F">
            <w:pPr>
              <w:autoSpaceDE/>
              <w:autoSpaceDN/>
              <w:adjustRightInd/>
              <w:spacing w:before="0" w:line="240" w:lineRule="auto"/>
              <w:ind w:left="0"/>
              <w:rPr>
                <w:sz w:val="16"/>
                <w:szCs w:val="16"/>
              </w:rPr>
            </w:pPr>
            <w:proofErr w:type="spellStart"/>
            <w:r w:rsidRPr="009F7B1B">
              <w:rPr>
                <w:sz w:val="16"/>
                <w:szCs w:val="16"/>
              </w:rPr>
              <w:t>Novaguard</w:t>
            </w:r>
            <w:proofErr w:type="spellEnd"/>
            <w:r w:rsidRPr="009F7B1B">
              <w:rPr>
                <w:sz w:val="16"/>
                <w:szCs w:val="16"/>
              </w:rPr>
              <w:t xml:space="preserve"> 810</w:t>
            </w:r>
          </w:p>
          <w:p w14:paraId="70089FED" w14:textId="35B5CF4A" w:rsidR="00D859CF" w:rsidRPr="009F7B1B" w:rsidRDefault="00D859CF" w:rsidP="00146E0F">
            <w:pPr>
              <w:autoSpaceDE/>
              <w:autoSpaceDN/>
              <w:adjustRightInd/>
              <w:spacing w:before="0" w:line="240" w:lineRule="auto"/>
              <w:ind w:left="0"/>
              <w:rPr>
                <w:sz w:val="16"/>
                <w:szCs w:val="16"/>
              </w:rPr>
            </w:pPr>
            <w:proofErr w:type="spellStart"/>
            <w:r w:rsidRPr="009F7B1B">
              <w:rPr>
                <w:sz w:val="16"/>
                <w:szCs w:val="16"/>
              </w:rPr>
              <w:t>Sigmaguard</w:t>
            </w:r>
            <w:proofErr w:type="spellEnd"/>
            <w:r w:rsidRPr="009F7B1B">
              <w:rPr>
                <w:sz w:val="16"/>
                <w:szCs w:val="16"/>
              </w:rPr>
              <w:t xml:space="preserve"> CSF 585</w:t>
            </w:r>
          </w:p>
        </w:tc>
        <w:tc>
          <w:tcPr>
            <w:tcW w:w="971" w:type="dxa"/>
            <w:vAlign w:val="center"/>
          </w:tcPr>
          <w:p w14:paraId="15EC33E5" w14:textId="77777777" w:rsidR="006A2AE5" w:rsidRPr="001D3869" w:rsidRDefault="001D12AF" w:rsidP="00146E0F">
            <w:pPr>
              <w:autoSpaceDE/>
              <w:autoSpaceDN/>
              <w:adjustRightInd/>
              <w:spacing w:before="0" w:line="240" w:lineRule="auto"/>
              <w:ind w:left="0"/>
              <w:jc w:val="center"/>
              <w:rPr>
                <w:sz w:val="16"/>
                <w:szCs w:val="16"/>
              </w:rPr>
            </w:pPr>
            <w:r>
              <w:rPr>
                <w:sz w:val="16"/>
                <w:szCs w:val="16"/>
              </w:rPr>
              <w:t>97</w:t>
            </w:r>
          </w:p>
        </w:tc>
        <w:tc>
          <w:tcPr>
            <w:tcW w:w="1169" w:type="dxa"/>
            <w:vAlign w:val="center"/>
          </w:tcPr>
          <w:p w14:paraId="218FA824" w14:textId="77777777" w:rsidR="006A2AE5" w:rsidRPr="001D3869" w:rsidRDefault="001D12AF"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6A2AE5" w:rsidRPr="0005732F" w14:paraId="0A9AD5F5" w14:textId="77777777" w:rsidTr="00033C5B">
        <w:trPr>
          <w:trHeight w:val="445"/>
          <w:jc w:val="center"/>
        </w:trPr>
        <w:tc>
          <w:tcPr>
            <w:tcW w:w="2288" w:type="dxa"/>
            <w:gridSpan w:val="3"/>
            <w:vAlign w:val="center"/>
          </w:tcPr>
          <w:p w14:paraId="65C0A396" w14:textId="77777777" w:rsidR="006A2AE5" w:rsidRPr="005555DC" w:rsidRDefault="006A2AE5" w:rsidP="00146E0F">
            <w:pPr>
              <w:autoSpaceDE/>
              <w:autoSpaceDN/>
              <w:adjustRightInd/>
              <w:spacing w:before="0" w:line="240" w:lineRule="auto"/>
              <w:ind w:left="0"/>
              <w:rPr>
                <w:b/>
                <w:color w:val="auto"/>
                <w:sz w:val="16"/>
                <w:szCs w:val="24"/>
              </w:rPr>
            </w:pPr>
          </w:p>
        </w:tc>
        <w:tc>
          <w:tcPr>
            <w:tcW w:w="3015" w:type="dxa"/>
            <w:vAlign w:val="center"/>
          </w:tcPr>
          <w:p w14:paraId="2A509AFE" w14:textId="77777777" w:rsidR="006A2AE5" w:rsidRPr="001D3869" w:rsidRDefault="006A2AE5" w:rsidP="00146E0F">
            <w:pPr>
              <w:autoSpaceDE/>
              <w:autoSpaceDN/>
              <w:adjustRightInd/>
              <w:spacing w:before="0" w:line="240" w:lineRule="auto"/>
              <w:ind w:left="0"/>
              <w:rPr>
                <w:sz w:val="16"/>
                <w:szCs w:val="16"/>
              </w:rPr>
            </w:pPr>
            <w:r w:rsidRPr="001D3869">
              <w:rPr>
                <w:sz w:val="16"/>
                <w:szCs w:val="16"/>
              </w:rPr>
              <w:t>Sherwin Williams</w:t>
            </w:r>
          </w:p>
        </w:tc>
        <w:tc>
          <w:tcPr>
            <w:tcW w:w="2620" w:type="dxa"/>
            <w:gridSpan w:val="3"/>
            <w:vAlign w:val="center"/>
          </w:tcPr>
          <w:p w14:paraId="7156D285" w14:textId="77777777" w:rsidR="006A2AE5" w:rsidRPr="009F7B1B" w:rsidRDefault="006A2AE5" w:rsidP="00146E0F">
            <w:pPr>
              <w:autoSpaceDE/>
              <w:autoSpaceDN/>
              <w:adjustRightInd/>
              <w:spacing w:before="0" w:line="240" w:lineRule="auto"/>
              <w:ind w:left="0"/>
              <w:rPr>
                <w:sz w:val="16"/>
                <w:szCs w:val="16"/>
              </w:rPr>
            </w:pPr>
            <w:r w:rsidRPr="009F7B1B">
              <w:rPr>
                <w:sz w:val="16"/>
                <w:szCs w:val="16"/>
              </w:rPr>
              <w:t xml:space="preserve">Dura-Plate UHS   or </w:t>
            </w:r>
            <w:proofErr w:type="spellStart"/>
            <w:r w:rsidRPr="009F7B1B">
              <w:rPr>
                <w:sz w:val="16"/>
                <w:szCs w:val="16"/>
              </w:rPr>
              <w:t>Sherplate</w:t>
            </w:r>
            <w:proofErr w:type="spellEnd"/>
            <w:r w:rsidRPr="009F7B1B">
              <w:rPr>
                <w:sz w:val="16"/>
                <w:szCs w:val="16"/>
              </w:rPr>
              <w:t xml:space="preserve"> PW</w:t>
            </w:r>
          </w:p>
        </w:tc>
        <w:tc>
          <w:tcPr>
            <w:tcW w:w="971" w:type="dxa"/>
            <w:vAlign w:val="center"/>
          </w:tcPr>
          <w:p w14:paraId="2AD726C3" w14:textId="77777777" w:rsidR="006A2AE5" w:rsidRPr="001D3869" w:rsidRDefault="006A2AE5" w:rsidP="00146E0F">
            <w:pPr>
              <w:autoSpaceDE/>
              <w:autoSpaceDN/>
              <w:adjustRightInd/>
              <w:spacing w:before="0" w:line="240" w:lineRule="auto"/>
              <w:ind w:left="0"/>
              <w:jc w:val="center"/>
              <w:rPr>
                <w:sz w:val="16"/>
                <w:szCs w:val="16"/>
              </w:rPr>
            </w:pPr>
            <w:r>
              <w:rPr>
                <w:sz w:val="16"/>
                <w:szCs w:val="16"/>
              </w:rPr>
              <w:t>100</w:t>
            </w:r>
          </w:p>
        </w:tc>
        <w:tc>
          <w:tcPr>
            <w:tcW w:w="1169" w:type="dxa"/>
            <w:vAlign w:val="center"/>
          </w:tcPr>
          <w:p w14:paraId="1AF6D6CA" w14:textId="77777777" w:rsidR="006A2AE5" w:rsidRPr="001D3869" w:rsidRDefault="006A2AE5" w:rsidP="00146E0F">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w:t>
            </w:r>
            <w:r w:rsidRPr="001D3869">
              <w:rPr>
                <w:sz w:val="16"/>
                <w:szCs w:val="16"/>
              </w:rPr>
              <w:t>1</w:t>
            </w:r>
            <w:r>
              <w:rPr>
                <w:sz w:val="16"/>
                <w:szCs w:val="16"/>
              </w:rPr>
              <w:t>2</w:t>
            </w:r>
            <w:r w:rsidRPr="001D3869">
              <w:rPr>
                <w:sz w:val="16"/>
                <w:szCs w:val="16"/>
              </w:rPr>
              <w:t>0°F</w:t>
            </w:r>
            <w:r>
              <w:rPr>
                <w:sz w:val="16"/>
                <w:szCs w:val="16"/>
              </w:rPr>
              <w:t>)</w:t>
            </w:r>
          </w:p>
        </w:tc>
      </w:tr>
      <w:tr w:rsidR="006A2AE5" w:rsidRPr="0005732F" w14:paraId="407123D4" w14:textId="77777777" w:rsidTr="00F029EB">
        <w:trPr>
          <w:trHeight w:val="288"/>
          <w:jc w:val="center"/>
        </w:trPr>
        <w:tc>
          <w:tcPr>
            <w:tcW w:w="2288" w:type="dxa"/>
            <w:gridSpan w:val="3"/>
            <w:vAlign w:val="center"/>
          </w:tcPr>
          <w:p w14:paraId="710ED1EC" w14:textId="77777777" w:rsidR="006A2AE5" w:rsidRPr="005555DC" w:rsidRDefault="006A2AE5" w:rsidP="00146E0F">
            <w:pPr>
              <w:autoSpaceDE/>
              <w:autoSpaceDN/>
              <w:adjustRightInd/>
              <w:spacing w:before="0" w:line="240" w:lineRule="auto"/>
              <w:ind w:left="0"/>
              <w:rPr>
                <w:b/>
                <w:color w:val="auto"/>
                <w:sz w:val="16"/>
                <w:szCs w:val="24"/>
              </w:rPr>
            </w:pPr>
          </w:p>
        </w:tc>
        <w:tc>
          <w:tcPr>
            <w:tcW w:w="3015" w:type="dxa"/>
            <w:vAlign w:val="center"/>
          </w:tcPr>
          <w:p w14:paraId="6098343B" w14:textId="77777777" w:rsidR="006A2AE5" w:rsidRPr="001D3869" w:rsidRDefault="006A2AE5" w:rsidP="006A2AE5">
            <w:pPr>
              <w:autoSpaceDE/>
              <w:autoSpaceDN/>
              <w:adjustRightInd/>
              <w:spacing w:before="0" w:line="240" w:lineRule="auto"/>
              <w:ind w:left="0"/>
              <w:rPr>
                <w:sz w:val="16"/>
                <w:szCs w:val="16"/>
              </w:rPr>
            </w:pPr>
            <w:r w:rsidRPr="001D3869">
              <w:rPr>
                <w:sz w:val="16"/>
                <w:szCs w:val="16"/>
              </w:rPr>
              <w:t xml:space="preserve">International </w:t>
            </w:r>
          </w:p>
        </w:tc>
        <w:tc>
          <w:tcPr>
            <w:tcW w:w="2620" w:type="dxa"/>
            <w:gridSpan w:val="3"/>
            <w:vAlign w:val="center"/>
          </w:tcPr>
          <w:p w14:paraId="4A18B20B" w14:textId="77777777" w:rsidR="006A2AE5" w:rsidRPr="009F7B1B" w:rsidRDefault="006A2AE5" w:rsidP="00146E0F">
            <w:pPr>
              <w:autoSpaceDE/>
              <w:autoSpaceDN/>
              <w:adjustRightInd/>
              <w:spacing w:before="0" w:line="240" w:lineRule="auto"/>
              <w:ind w:left="0"/>
              <w:rPr>
                <w:sz w:val="16"/>
                <w:szCs w:val="16"/>
              </w:rPr>
            </w:pPr>
            <w:r w:rsidRPr="009F7B1B">
              <w:rPr>
                <w:sz w:val="16"/>
                <w:szCs w:val="16"/>
              </w:rPr>
              <w:t>Interline 975 P Series</w:t>
            </w:r>
          </w:p>
        </w:tc>
        <w:tc>
          <w:tcPr>
            <w:tcW w:w="971" w:type="dxa"/>
            <w:vAlign w:val="center"/>
          </w:tcPr>
          <w:p w14:paraId="30733E71" w14:textId="77777777" w:rsidR="006A2AE5" w:rsidRDefault="006A2AE5" w:rsidP="00146E0F">
            <w:pPr>
              <w:autoSpaceDE/>
              <w:autoSpaceDN/>
              <w:adjustRightInd/>
              <w:spacing w:before="0" w:line="240" w:lineRule="auto"/>
              <w:ind w:left="0"/>
              <w:jc w:val="center"/>
              <w:rPr>
                <w:sz w:val="16"/>
                <w:szCs w:val="16"/>
              </w:rPr>
            </w:pPr>
            <w:r>
              <w:rPr>
                <w:sz w:val="16"/>
                <w:szCs w:val="16"/>
              </w:rPr>
              <w:t>0</w:t>
            </w:r>
          </w:p>
        </w:tc>
        <w:tc>
          <w:tcPr>
            <w:tcW w:w="1169" w:type="dxa"/>
            <w:vAlign w:val="center"/>
          </w:tcPr>
          <w:p w14:paraId="502F44D9" w14:textId="77777777" w:rsidR="006A2AE5" w:rsidRPr="001D3869" w:rsidRDefault="006A2AE5"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w:t>
            </w:r>
            <w:r w:rsidRPr="001D3869">
              <w:rPr>
                <w:sz w:val="16"/>
                <w:szCs w:val="16"/>
              </w:rPr>
              <w:t>1</w:t>
            </w:r>
            <w:r>
              <w:rPr>
                <w:sz w:val="16"/>
                <w:szCs w:val="16"/>
              </w:rPr>
              <w:t>8</w:t>
            </w:r>
            <w:r w:rsidRPr="001D3869">
              <w:rPr>
                <w:sz w:val="16"/>
                <w:szCs w:val="16"/>
              </w:rPr>
              <w:t>0°F</w:t>
            </w:r>
            <w:r>
              <w:rPr>
                <w:sz w:val="16"/>
                <w:szCs w:val="16"/>
              </w:rPr>
              <w:t>)</w:t>
            </w:r>
          </w:p>
        </w:tc>
      </w:tr>
      <w:tr w:rsidR="006A2AE5" w:rsidRPr="00B10823" w14:paraId="5600B764" w14:textId="77777777" w:rsidTr="00F029EB">
        <w:trPr>
          <w:trHeight w:val="288"/>
          <w:jc w:val="center"/>
        </w:trPr>
        <w:tc>
          <w:tcPr>
            <w:tcW w:w="2288" w:type="dxa"/>
            <w:gridSpan w:val="3"/>
            <w:tcBorders>
              <w:bottom w:val="single" w:sz="12" w:space="0" w:color="auto"/>
            </w:tcBorders>
            <w:vAlign w:val="center"/>
          </w:tcPr>
          <w:p w14:paraId="4F78648A" w14:textId="77777777" w:rsidR="006A2AE5" w:rsidRPr="00D41158" w:rsidRDefault="006A2AE5" w:rsidP="00146E0F">
            <w:pPr>
              <w:autoSpaceDE/>
              <w:autoSpaceDN/>
              <w:adjustRightInd/>
              <w:spacing w:before="0" w:line="240" w:lineRule="auto"/>
              <w:ind w:left="0"/>
              <w:rPr>
                <w:b/>
                <w:color w:val="auto"/>
                <w:sz w:val="16"/>
                <w:szCs w:val="24"/>
                <w:lang w:val="ru-RU"/>
              </w:rPr>
            </w:pPr>
          </w:p>
        </w:tc>
        <w:tc>
          <w:tcPr>
            <w:tcW w:w="7775" w:type="dxa"/>
            <w:gridSpan w:val="6"/>
            <w:tcBorders>
              <w:bottom w:val="single" w:sz="12" w:space="0" w:color="auto"/>
            </w:tcBorders>
            <w:vAlign w:val="center"/>
          </w:tcPr>
          <w:p w14:paraId="58B5EAE2" w14:textId="77777777" w:rsidR="006A2AE5" w:rsidRPr="006F0532" w:rsidRDefault="006A2AE5" w:rsidP="00146E0F">
            <w:pPr>
              <w:autoSpaceDE/>
              <w:autoSpaceDN/>
              <w:adjustRightInd/>
              <w:spacing w:before="0" w:line="240" w:lineRule="auto"/>
              <w:ind w:left="0"/>
              <w:rPr>
                <w:sz w:val="16"/>
                <w:szCs w:val="16"/>
                <w:lang w:val="ru-RU"/>
              </w:rPr>
            </w:pPr>
            <w:r>
              <w:rPr>
                <w:i/>
                <w:color w:val="auto"/>
                <w:sz w:val="14"/>
                <w:szCs w:val="24"/>
                <w:lang w:val="ru-RU"/>
              </w:rPr>
              <w:t>Примечание: На края и сварные швы рекомендуется нанести полосовой слой.</w:t>
            </w:r>
          </w:p>
        </w:tc>
      </w:tr>
      <w:tr w:rsidR="006A2AE5" w:rsidRPr="00B10823" w14:paraId="49CC7FCE" w14:textId="77777777" w:rsidTr="00F029EB">
        <w:trPr>
          <w:trHeight w:val="288"/>
          <w:jc w:val="center"/>
        </w:trPr>
        <w:tc>
          <w:tcPr>
            <w:tcW w:w="10063" w:type="dxa"/>
            <w:gridSpan w:val="9"/>
            <w:tcBorders>
              <w:top w:val="single" w:sz="12" w:space="0" w:color="auto"/>
            </w:tcBorders>
            <w:vAlign w:val="center"/>
          </w:tcPr>
          <w:p w14:paraId="5BAE53AA" w14:textId="38F8F73D" w:rsidR="006A2AE5" w:rsidRPr="00C1049B" w:rsidRDefault="006A2AE5" w:rsidP="00146E0F">
            <w:pPr>
              <w:autoSpaceDE/>
              <w:autoSpaceDN/>
              <w:adjustRightInd/>
              <w:spacing w:before="0" w:line="240" w:lineRule="auto"/>
              <w:ind w:left="0"/>
              <w:rPr>
                <w:i/>
                <w:color w:val="auto"/>
                <w:sz w:val="14"/>
                <w:szCs w:val="14"/>
                <w:lang w:val="ru-RU"/>
              </w:rPr>
            </w:pPr>
          </w:p>
        </w:tc>
      </w:tr>
      <w:tr w:rsidR="006A2AE5" w:rsidRPr="000F4EA8" w14:paraId="30399D60" w14:textId="77777777" w:rsidTr="00F029EB">
        <w:trPr>
          <w:trHeight w:val="288"/>
          <w:jc w:val="center"/>
        </w:trPr>
        <w:tc>
          <w:tcPr>
            <w:tcW w:w="1170" w:type="dxa"/>
            <w:vAlign w:val="center"/>
          </w:tcPr>
          <w:p w14:paraId="454FD84E" w14:textId="77777777" w:rsidR="006A2AE5" w:rsidRPr="0005732F" w:rsidRDefault="006A2AE5"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3" w:type="dxa"/>
            <w:gridSpan w:val="3"/>
            <w:vAlign w:val="center"/>
          </w:tcPr>
          <w:p w14:paraId="2329F357" w14:textId="47753405" w:rsidR="006A2AE5" w:rsidRPr="00E26578" w:rsidRDefault="00355C45" w:rsidP="00146E0F">
            <w:pPr>
              <w:spacing w:line="240" w:lineRule="auto"/>
              <w:ind w:left="-72"/>
              <w:rPr>
                <w:b/>
                <w:color w:val="auto"/>
                <w:sz w:val="16"/>
                <w:szCs w:val="16"/>
                <w:lang w:val="ru-RU"/>
              </w:rPr>
            </w:pPr>
            <w:r>
              <w:rPr>
                <w:color w:val="auto"/>
                <w:sz w:val="16"/>
                <w:szCs w:val="24"/>
                <w:lang w:val="ru-RU"/>
              </w:rPr>
              <w:t>Ноябрь</w:t>
            </w:r>
            <w:r w:rsidR="00BE7AF8">
              <w:rPr>
                <w:color w:val="auto"/>
                <w:sz w:val="16"/>
                <w:szCs w:val="24"/>
                <w:lang w:val="ru-RU"/>
              </w:rPr>
              <w:t xml:space="preserve"> 2025</w:t>
            </w:r>
          </w:p>
        </w:tc>
        <w:tc>
          <w:tcPr>
            <w:tcW w:w="2620" w:type="dxa"/>
            <w:gridSpan w:val="3"/>
            <w:vAlign w:val="center"/>
          </w:tcPr>
          <w:p w14:paraId="1B6923A1" w14:textId="77777777" w:rsidR="006A2AE5" w:rsidRPr="000F4EA8" w:rsidRDefault="006A2AE5" w:rsidP="00146E0F">
            <w:pPr>
              <w:spacing w:line="240" w:lineRule="auto"/>
              <w:rPr>
                <w:b/>
                <w:sz w:val="16"/>
                <w:szCs w:val="16"/>
              </w:rPr>
            </w:pPr>
          </w:p>
        </w:tc>
        <w:tc>
          <w:tcPr>
            <w:tcW w:w="971" w:type="dxa"/>
            <w:vAlign w:val="center"/>
          </w:tcPr>
          <w:p w14:paraId="2B8894DB" w14:textId="77777777" w:rsidR="006A2AE5" w:rsidRPr="000F4EA8" w:rsidRDefault="006A2AE5" w:rsidP="00146E0F">
            <w:pPr>
              <w:spacing w:line="240" w:lineRule="auto"/>
              <w:jc w:val="center"/>
              <w:rPr>
                <w:b/>
                <w:sz w:val="16"/>
                <w:szCs w:val="16"/>
              </w:rPr>
            </w:pPr>
          </w:p>
        </w:tc>
        <w:tc>
          <w:tcPr>
            <w:tcW w:w="1169" w:type="dxa"/>
            <w:vAlign w:val="center"/>
          </w:tcPr>
          <w:p w14:paraId="31C36655" w14:textId="77777777" w:rsidR="006A2AE5" w:rsidRPr="000F4EA8" w:rsidRDefault="006A2AE5" w:rsidP="00146E0F">
            <w:pPr>
              <w:spacing w:line="240" w:lineRule="auto"/>
              <w:jc w:val="center"/>
              <w:rPr>
                <w:b/>
                <w:sz w:val="16"/>
                <w:szCs w:val="16"/>
              </w:rPr>
            </w:pPr>
          </w:p>
        </w:tc>
      </w:tr>
    </w:tbl>
    <w:p w14:paraId="6707BFCF" w14:textId="77777777" w:rsidR="00220939" w:rsidRDefault="00220939" w:rsidP="009A67A4">
      <w:pPr>
        <w:widowControl w:val="0"/>
        <w:spacing w:line="240" w:lineRule="auto"/>
        <w:ind w:left="1350" w:right="151" w:hanging="1260"/>
        <w:contextualSpacing/>
        <w:rPr>
          <w:sz w:val="16"/>
          <w:szCs w:val="16"/>
          <w:lang w:val="ru-RU"/>
        </w:rPr>
      </w:pPr>
    </w:p>
    <w:p w14:paraId="2D574531" w14:textId="12E7F0A6" w:rsidR="00DE3CB8" w:rsidRDefault="00DE3CB8" w:rsidP="009A67A4">
      <w:pPr>
        <w:widowControl w:val="0"/>
        <w:spacing w:line="240" w:lineRule="auto"/>
        <w:ind w:left="1350" w:right="151" w:hanging="1260"/>
        <w:contextualSpacing/>
        <w:rPr>
          <w:sz w:val="16"/>
          <w:szCs w:val="16"/>
          <w:lang w:val="ru-RU"/>
        </w:rPr>
      </w:pPr>
      <w:r w:rsidRPr="00531BFF">
        <w:rPr>
          <w:sz w:val="16"/>
          <w:szCs w:val="16"/>
          <w:lang w:val="ru-RU"/>
        </w:rPr>
        <w:t>Примечание</w:t>
      </w:r>
      <w:r w:rsidR="00D00926" w:rsidRPr="00531BFF">
        <w:rPr>
          <w:sz w:val="16"/>
          <w:szCs w:val="16"/>
          <w:lang w:val="ru-RU"/>
        </w:rPr>
        <w:t xml:space="preserve"> 1</w:t>
      </w:r>
      <w:r w:rsidRPr="00531BFF">
        <w:rPr>
          <w:sz w:val="16"/>
          <w:szCs w:val="16"/>
          <w:lang w:val="ru-RU"/>
        </w:rPr>
        <w:t>:</w:t>
      </w:r>
      <w:r w:rsidR="009A67A4">
        <w:rPr>
          <w:sz w:val="16"/>
          <w:szCs w:val="16"/>
          <w:lang w:val="ru-RU"/>
        </w:rPr>
        <w:tab/>
      </w:r>
      <w:r>
        <w:rPr>
          <w:sz w:val="16"/>
          <w:szCs w:val="16"/>
          <w:lang w:val="ru-RU"/>
        </w:rPr>
        <w:t>Большинство</w:t>
      </w:r>
      <w:r w:rsidRPr="00581318">
        <w:rPr>
          <w:sz w:val="16"/>
          <w:szCs w:val="16"/>
          <w:lang w:val="ru-RU"/>
        </w:rPr>
        <w:t xml:space="preserve"> этих покрытий </w:t>
      </w:r>
      <w:r>
        <w:rPr>
          <w:sz w:val="16"/>
          <w:szCs w:val="16"/>
          <w:lang w:val="ru-RU"/>
        </w:rPr>
        <w:t>может быть нанесено</w:t>
      </w:r>
      <w:r w:rsidRPr="00581318">
        <w:rPr>
          <w:sz w:val="16"/>
          <w:szCs w:val="16"/>
          <w:lang w:val="ru-RU"/>
        </w:rPr>
        <w:t xml:space="preserve"> в 1 слой. </w:t>
      </w:r>
      <w:r>
        <w:rPr>
          <w:sz w:val="16"/>
          <w:szCs w:val="16"/>
          <w:lang w:val="ru-RU"/>
        </w:rPr>
        <w:t>Перед покрытием проверить</w:t>
      </w:r>
      <w:r w:rsidRPr="00581318">
        <w:rPr>
          <w:sz w:val="16"/>
          <w:szCs w:val="16"/>
          <w:lang w:val="ru-RU"/>
        </w:rPr>
        <w:t xml:space="preserve"> рекомендации производителя</w:t>
      </w:r>
      <w:r>
        <w:rPr>
          <w:sz w:val="16"/>
          <w:szCs w:val="16"/>
          <w:lang w:val="ru-RU"/>
        </w:rPr>
        <w:t>.</w:t>
      </w:r>
    </w:p>
    <w:p w14:paraId="142DA0D3" w14:textId="142A8326" w:rsidR="00D00926" w:rsidRPr="003A3A7D" w:rsidRDefault="00D00926" w:rsidP="009A67A4">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9A67A4">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706E7F52" w14:textId="3DF60D37" w:rsidR="006A2AE5" w:rsidRDefault="000B5501" w:rsidP="009A67A4">
      <w:pPr>
        <w:widowControl w:val="0"/>
        <w:spacing w:line="240" w:lineRule="auto"/>
        <w:ind w:left="1350" w:right="151" w:hanging="1260"/>
        <w:contextualSpacing/>
        <w:rPr>
          <w:sz w:val="16"/>
          <w:szCs w:val="16"/>
          <w:lang w:val="ru-RU"/>
        </w:rPr>
      </w:pPr>
      <w:r>
        <w:rPr>
          <w:sz w:val="16"/>
          <w:szCs w:val="16"/>
          <w:lang w:val="ru-RU"/>
        </w:rPr>
        <w:t xml:space="preserve">Примечание 3: </w:t>
      </w:r>
      <w:r w:rsidR="009A67A4">
        <w:rPr>
          <w:sz w:val="16"/>
          <w:szCs w:val="16"/>
          <w:lang w:val="ru-RU"/>
        </w:rPr>
        <w:tab/>
      </w:r>
      <w:r w:rsidR="006A2AE5" w:rsidRPr="0004051A">
        <w:rPr>
          <w:sz w:val="16"/>
          <w:szCs w:val="16"/>
          <w:lang w:val="ru-RU"/>
        </w:rPr>
        <w:t>*</w:t>
      </w:r>
      <w:r w:rsidR="006A2AE5">
        <w:rPr>
          <w:sz w:val="16"/>
          <w:szCs w:val="16"/>
          <w:lang w:val="ru-RU"/>
        </w:rPr>
        <w:t>Не включая</w:t>
      </w:r>
      <w:r w:rsidR="006A2AE5" w:rsidRPr="0004051A">
        <w:rPr>
          <w:sz w:val="16"/>
          <w:szCs w:val="16"/>
          <w:lang w:val="ru-RU"/>
        </w:rPr>
        <w:t xml:space="preserve"> 4500</w:t>
      </w:r>
      <w:r w:rsidR="006A2AE5" w:rsidRPr="00531BFF">
        <w:rPr>
          <w:sz w:val="16"/>
          <w:szCs w:val="16"/>
          <w:lang w:val="ru-RU"/>
        </w:rPr>
        <w:t>FS</w:t>
      </w:r>
      <w:r w:rsidR="006A2AE5">
        <w:rPr>
          <w:sz w:val="16"/>
          <w:szCs w:val="16"/>
          <w:lang w:val="ru-RU"/>
        </w:rPr>
        <w:t xml:space="preserve"> материал</w:t>
      </w:r>
      <w:r w:rsidR="006A2AE5" w:rsidRPr="0004051A">
        <w:rPr>
          <w:sz w:val="16"/>
          <w:szCs w:val="16"/>
          <w:lang w:val="ru-RU"/>
        </w:rPr>
        <w:t>.</w:t>
      </w:r>
    </w:p>
    <w:p w14:paraId="72CDFA37" w14:textId="76598FEF" w:rsidR="005B38AC" w:rsidRDefault="005B38AC" w:rsidP="00C864AE">
      <w:pPr>
        <w:widowControl w:val="0"/>
        <w:spacing w:line="240" w:lineRule="auto"/>
        <w:ind w:left="1080" w:right="-20" w:hanging="1083"/>
        <w:contextualSpacing/>
        <w:rPr>
          <w:sz w:val="16"/>
          <w:szCs w:val="16"/>
          <w:lang w:val="ru-RU"/>
        </w:rPr>
      </w:pPr>
    </w:p>
    <w:p w14:paraId="5A175EC1" w14:textId="77777777" w:rsidR="006A2AE5" w:rsidRPr="00F029EB" w:rsidRDefault="006A2AE5" w:rsidP="00F029EB">
      <w:pPr>
        <w:widowControl w:val="0"/>
        <w:spacing w:line="240" w:lineRule="auto"/>
        <w:ind w:left="-142" w:right="-23" w:firstLine="993"/>
        <w:contextualSpacing/>
        <w:rPr>
          <w:color w:val="auto"/>
          <w:sz w:val="20"/>
          <w:szCs w:val="20"/>
          <w:lang w:val="ru-RU"/>
        </w:rPr>
      </w:pPr>
    </w:p>
    <w:p w14:paraId="4D9AF697"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00" w:type="dxa"/>
        <w:jc w:val="center"/>
        <w:tblLayout w:type="fixed"/>
        <w:tblLook w:val="01E0" w:firstRow="1" w:lastRow="1" w:firstColumn="1" w:lastColumn="1" w:noHBand="0" w:noVBand="0"/>
      </w:tblPr>
      <w:tblGrid>
        <w:gridCol w:w="1234"/>
        <w:gridCol w:w="270"/>
        <w:gridCol w:w="848"/>
        <w:gridCol w:w="3015"/>
        <w:gridCol w:w="7"/>
        <w:gridCol w:w="990"/>
        <w:gridCol w:w="1496"/>
        <w:gridCol w:w="971"/>
        <w:gridCol w:w="1169"/>
      </w:tblGrid>
      <w:tr w:rsidR="001647D8" w:rsidRPr="00D750DA" w14:paraId="1EC5AFEE" w14:textId="77777777" w:rsidTr="00F029EB">
        <w:trPr>
          <w:trHeight w:val="360"/>
          <w:jc w:val="center"/>
        </w:trPr>
        <w:tc>
          <w:tcPr>
            <w:tcW w:w="10000" w:type="dxa"/>
            <w:gridSpan w:val="9"/>
            <w:tcBorders>
              <w:top w:val="single" w:sz="6" w:space="0" w:color="auto"/>
              <w:bottom w:val="single" w:sz="12" w:space="0" w:color="auto"/>
            </w:tcBorders>
            <w:shd w:val="clear" w:color="auto" w:fill="FFFFFF"/>
            <w:vAlign w:val="center"/>
          </w:tcPr>
          <w:p w14:paraId="4CF2EEF3" w14:textId="77777777" w:rsidR="001647D8" w:rsidRPr="006952A6" w:rsidRDefault="006A2AE5" w:rsidP="006A2AE5">
            <w:pPr>
              <w:ind w:right="-72"/>
              <w:jc w:val="right"/>
              <w:rPr>
                <w:b/>
                <w:i/>
                <w:color w:val="auto"/>
                <w:lang w:val="ru-RU"/>
              </w:rPr>
            </w:pPr>
            <w:r>
              <w:rPr>
                <w:b/>
                <w:i/>
                <w:color w:val="auto"/>
                <w:lang w:val="ru-RU"/>
              </w:rPr>
              <w:lastRenderedPageBreak/>
              <w:t>Т</w:t>
            </w:r>
            <w:r w:rsidR="001647D8" w:rsidRPr="006952A6">
              <w:rPr>
                <w:b/>
                <w:i/>
                <w:color w:val="auto"/>
                <w:lang w:val="ru-RU"/>
              </w:rPr>
              <w:t xml:space="preserve">олстопленочные </w:t>
            </w:r>
            <w:r>
              <w:rPr>
                <w:b/>
                <w:i/>
                <w:color w:val="auto"/>
                <w:lang w:val="ru-RU"/>
              </w:rPr>
              <w:t>грунтовки</w:t>
            </w:r>
            <w:r w:rsidR="001647D8" w:rsidRPr="006952A6">
              <w:rPr>
                <w:b/>
                <w:i/>
                <w:color w:val="auto"/>
                <w:lang w:val="ru-RU"/>
              </w:rPr>
              <w:t>для погруженной эксплуатации</w:t>
            </w:r>
          </w:p>
        </w:tc>
      </w:tr>
      <w:tr w:rsidR="001647D8" w:rsidRPr="0005732F" w14:paraId="77A0B29B" w14:textId="77777777" w:rsidTr="00F029EB">
        <w:trPr>
          <w:trHeight w:val="360"/>
          <w:jc w:val="center"/>
        </w:trPr>
        <w:tc>
          <w:tcPr>
            <w:tcW w:w="7860" w:type="dxa"/>
            <w:gridSpan w:val="7"/>
            <w:tcBorders>
              <w:top w:val="single" w:sz="12" w:space="0" w:color="auto"/>
              <w:left w:val="single" w:sz="12" w:space="0" w:color="auto"/>
              <w:bottom w:val="single" w:sz="12" w:space="0" w:color="auto"/>
            </w:tcBorders>
            <w:vAlign w:val="center"/>
          </w:tcPr>
          <w:p w14:paraId="20FAF429" w14:textId="77777777" w:rsidR="001647D8" w:rsidRPr="006952A6" w:rsidRDefault="006A2AE5" w:rsidP="006A2AE5">
            <w:pPr>
              <w:autoSpaceDE/>
              <w:autoSpaceDN/>
              <w:adjustRightInd/>
              <w:spacing w:before="0" w:line="240" w:lineRule="auto"/>
              <w:ind w:left="0"/>
              <w:rPr>
                <w:b/>
                <w:color w:val="auto"/>
                <w:sz w:val="20"/>
                <w:szCs w:val="20"/>
                <w:lang w:val="ru-RU"/>
              </w:rPr>
            </w:pPr>
            <w:r>
              <w:rPr>
                <w:b/>
                <w:color w:val="auto"/>
                <w:sz w:val="20"/>
                <w:szCs w:val="24"/>
                <w:lang w:val="ru-RU"/>
              </w:rPr>
              <w:t>Т</w:t>
            </w:r>
            <w:r w:rsidR="001647D8" w:rsidRPr="00AD544E">
              <w:rPr>
                <w:b/>
                <w:color w:val="auto"/>
                <w:sz w:val="20"/>
                <w:szCs w:val="24"/>
                <w:lang w:val="ru-RU"/>
              </w:rPr>
              <w:t xml:space="preserve">олстопленочные </w:t>
            </w:r>
            <w:r w:rsidR="00A94FF5" w:rsidRPr="005C6B84">
              <w:rPr>
                <w:b/>
                <w:color w:val="auto"/>
                <w:sz w:val="20"/>
                <w:szCs w:val="24"/>
                <w:lang w:val="ru-RU"/>
              </w:rPr>
              <w:t xml:space="preserve">покрытия </w:t>
            </w:r>
            <w:r w:rsidR="001647D8" w:rsidRPr="005C6B84">
              <w:rPr>
                <w:b/>
                <w:color w:val="auto"/>
                <w:sz w:val="20"/>
                <w:szCs w:val="24"/>
                <w:lang w:val="ru-RU"/>
              </w:rPr>
              <w:t>для</w:t>
            </w:r>
            <w:r w:rsidR="001647D8" w:rsidRPr="00AD544E">
              <w:rPr>
                <w:b/>
                <w:color w:val="auto"/>
                <w:sz w:val="20"/>
                <w:szCs w:val="24"/>
                <w:lang w:val="ru-RU"/>
              </w:rPr>
              <w:t xml:space="preserve"> погруженной эксплуатации в соленой воде и соляном растворе</w:t>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5675934C" w14:textId="77777777" w:rsidR="001647D8" w:rsidRPr="0005732F" w:rsidRDefault="001647D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9.4</w:t>
            </w:r>
          </w:p>
        </w:tc>
      </w:tr>
      <w:tr w:rsidR="001647D8" w:rsidRPr="00097C2A" w14:paraId="7414C6E1" w14:textId="77777777" w:rsidTr="00F029EB">
        <w:trPr>
          <w:cantSplit/>
          <w:trHeight w:val="288"/>
          <w:jc w:val="center"/>
        </w:trPr>
        <w:tc>
          <w:tcPr>
            <w:tcW w:w="1504" w:type="dxa"/>
            <w:gridSpan w:val="2"/>
            <w:tcBorders>
              <w:top w:val="single" w:sz="12" w:space="0" w:color="auto"/>
            </w:tcBorders>
          </w:tcPr>
          <w:p w14:paraId="6AF0E901"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70" w:type="dxa"/>
            <w:gridSpan w:val="3"/>
            <w:tcBorders>
              <w:top w:val="single" w:sz="12" w:space="0" w:color="auto"/>
            </w:tcBorders>
          </w:tcPr>
          <w:p w14:paraId="3EC2CEDB" w14:textId="48BC958E" w:rsidR="00355C45" w:rsidRPr="00DD6A21" w:rsidRDefault="00DD6A21" w:rsidP="00146E0F">
            <w:pPr>
              <w:autoSpaceDE/>
              <w:autoSpaceDN/>
              <w:adjustRightInd/>
              <w:spacing w:before="0" w:line="240" w:lineRule="auto"/>
              <w:ind w:left="-72"/>
              <w:rPr>
                <w:color w:val="auto"/>
                <w:sz w:val="16"/>
                <w:szCs w:val="24"/>
              </w:rPr>
            </w:pPr>
            <w:r w:rsidRPr="00DD6A21">
              <w:rPr>
                <w:color w:val="auto"/>
                <w:sz w:val="16"/>
                <w:szCs w:val="24"/>
              </w:rPr>
              <w:t>SSPC-SP1/SP5(NACENo.</w:t>
            </w:r>
            <w:proofErr w:type="gramStart"/>
            <w:r w:rsidRPr="00DD6A21">
              <w:rPr>
                <w:color w:val="auto"/>
                <w:sz w:val="16"/>
                <w:szCs w:val="24"/>
              </w:rPr>
              <w:t>1)(</w:t>
            </w:r>
            <w:proofErr w:type="gramEnd"/>
            <w:r w:rsidRPr="00DD6A21">
              <w:rPr>
                <w:color w:val="auto"/>
                <w:sz w:val="16"/>
                <w:szCs w:val="24"/>
              </w:rPr>
              <w:t>SA3)</w:t>
            </w:r>
          </w:p>
          <w:p w14:paraId="3727BF94" w14:textId="44BF3265" w:rsidR="001647D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860421" w:rsidRPr="00860421">
              <w:rPr>
                <w:color w:val="auto"/>
                <w:sz w:val="16"/>
                <w:szCs w:val="24"/>
                <w:lang w:val="ru-RU"/>
              </w:rPr>
              <w:t xml:space="preserve"> </w:t>
            </w:r>
            <w:r w:rsidR="001647D8" w:rsidRPr="00037A5B">
              <w:rPr>
                <w:color w:val="auto"/>
                <w:sz w:val="16"/>
                <w:szCs w:val="24"/>
                <w:lang w:val="ru-RU"/>
              </w:rPr>
              <w:t>очистка до белого металла.</w:t>
            </w:r>
          </w:p>
        </w:tc>
        <w:tc>
          <w:tcPr>
            <w:tcW w:w="990" w:type="dxa"/>
            <w:tcBorders>
              <w:top w:val="single" w:sz="12" w:space="0" w:color="auto"/>
            </w:tcBorders>
          </w:tcPr>
          <w:p w14:paraId="0AED601E" w14:textId="77777777" w:rsidR="001647D8" w:rsidRPr="004E6B3B" w:rsidRDefault="001647D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636" w:type="dxa"/>
            <w:gridSpan w:val="3"/>
            <w:vMerge w:val="restart"/>
            <w:tcBorders>
              <w:top w:val="single" w:sz="12" w:space="0" w:color="auto"/>
            </w:tcBorders>
          </w:tcPr>
          <w:p w14:paraId="4F8D2016" w14:textId="77777777" w:rsidR="001647D8" w:rsidRPr="00BD2B1A" w:rsidRDefault="001647D8" w:rsidP="00146E0F">
            <w:pPr>
              <w:autoSpaceDE/>
              <w:autoSpaceDN/>
              <w:adjustRightInd/>
              <w:spacing w:before="0" w:line="240" w:lineRule="auto"/>
              <w:ind w:left="-72"/>
              <w:rPr>
                <w:color w:val="auto"/>
                <w:sz w:val="16"/>
                <w:szCs w:val="16"/>
                <w:lang w:val="ru-RU"/>
              </w:rPr>
            </w:pPr>
            <w:r w:rsidRPr="00BD2B1A">
              <w:rPr>
                <w:color w:val="auto"/>
                <w:sz w:val="16"/>
                <w:szCs w:val="16"/>
                <w:lang w:val="ru-RU"/>
              </w:rPr>
              <w:t>Применяется такое же покрытие того же изготовителя.</w:t>
            </w:r>
          </w:p>
        </w:tc>
      </w:tr>
      <w:tr w:rsidR="001647D8" w:rsidRPr="00097C2A" w14:paraId="173D2FE4" w14:textId="77777777" w:rsidTr="00F029EB">
        <w:trPr>
          <w:cantSplit/>
          <w:trHeight w:val="288"/>
          <w:jc w:val="center"/>
        </w:trPr>
        <w:tc>
          <w:tcPr>
            <w:tcW w:w="1504" w:type="dxa"/>
            <w:gridSpan w:val="2"/>
          </w:tcPr>
          <w:p w14:paraId="5C1E8C3D"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70" w:type="dxa"/>
            <w:gridSpan w:val="3"/>
          </w:tcPr>
          <w:p w14:paraId="1AF6EC95" w14:textId="77777777" w:rsidR="001647D8" w:rsidRPr="00037A5B" w:rsidRDefault="00224632" w:rsidP="00146E0F">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0DDEE39A" w14:textId="77777777" w:rsidR="001647D8" w:rsidRPr="002F2237" w:rsidRDefault="001647D8" w:rsidP="00146E0F">
            <w:pPr>
              <w:autoSpaceDE/>
              <w:autoSpaceDN/>
              <w:adjustRightInd/>
              <w:spacing w:before="0" w:line="240" w:lineRule="auto"/>
              <w:ind w:left="-72"/>
              <w:rPr>
                <w:color w:val="auto"/>
                <w:sz w:val="16"/>
                <w:szCs w:val="16"/>
                <w:lang w:val="ru-RU"/>
              </w:rPr>
            </w:pPr>
          </w:p>
        </w:tc>
        <w:tc>
          <w:tcPr>
            <w:tcW w:w="3636" w:type="dxa"/>
            <w:gridSpan w:val="3"/>
            <w:vMerge/>
            <w:vAlign w:val="center"/>
          </w:tcPr>
          <w:p w14:paraId="3ACE4BC2" w14:textId="77777777" w:rsidR="001647D8" w:rsidRPr="00D750DA" w:rsidRDefault="001647D8" w:rsidP="00146E0F">
            <w:pPr>
              <w:rPr>
                <w:color w:val="auto"/>
                <w:lang w:val="ru-RU"/>
              </w:rPr>
            </w:pPr>
          </w:p>
        </w:tc>
      </w:tr>
      <w:tr w:rsidR="001647D8" w:rsidRPr="00097C2A" w14:paraId="0F3B5C29" w14:textId="77777777" w:rsidTr="00F029EB">
        <w:trPr>
          <w:cantSplit/>
          <w:trHeight w:val="288"/>
          <w:jc w:val="center"/>
        </w:trPr>
        <w:tc>
          <w:tcPr>
            <w:tcW w:w="1504" w:type="dxa"/>
            <w:gridSpan w:val="2"/>
            <w:tcBorders>
              <w:bottom w:val="single" w:sz="12" w:space="0" w:color="auto"/>
            </w:tcBorders>
          </w:tcPr>
          <w:p w14:paraId="2162EC36"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70" w:type="dxa"/>
            <w:gridSpan w:val="3"/>
            <w:tcBorders>
              <w:bottom w:val="single" w:sz="12" w:space="0" w:color="auto"/>
            </w:tcBorders>
          </w:tcPr>
          <w:p w14:paraId="6B0C97CD" w14:textId="383AC513" w:rsidR="001647D8" w:rsidRPr="00037A5B" w:rsidRDefault="001647D8" w:rsidP="00146E0F">
            <w:pPr>
              <w:autoSpaceDE/>
              <w:autoSpaceDN/>
              <w:adjustRightInd/>
              <w:spacing w:before="0" w:line="240" w:lineRule="auto"/>
              <w:ind w:left="-72"/>
              <w:rPr>
                <w:color w:val="auto"/>
                <w:sz w:val="16"/>
                <w:szCs w:val="24"/>
                <w:lang w:val="ru-RU"/>
              </w:rPr>
            </w:pPr>
            <w:r w:rsidRPr="005F6A8A">
              <w:rPr>
                <w:color w:val="auto"/>
                <w:sz w:val="16"/>
                <w:szCs w:val="16"/>
                <w:lang w:val="ru-RU"/>
              </w:rPr>
              <w:t xml:space="preserve">0.635 – 1.270 </w:t>
            </w:r>
            <w:r>
              <w:rPr>
                <w:color w:val="auto"/>
                <w:sz w:val="16"/>
                <w:szCs w:val="16"/>
                <w:lang w:val="ru-RU"/>
              </w:rPr>
              <w:t>мм</w:t>
            </w:r>
            <w:r w:rsidRPr="005F6A8A">
              <w:rPr>
                <w:color w:val="auto"/>
                <w:sz w:val="16"/>
                <w:szCs w:val="16"/>
                <w:lang w:val="ru-RU"/>
              </w:rPr>
              <w:t xml:space="preserve">. (25.0 - 50.0 </w:t>
            </w:r>
            <w:r>
              <w:rPr>
                <w:color w:val="auto"/>
                <w:sz w:val="16"/>
                <w:szCs w:val="16"/>
                <w:lang w:val="ru-RU"/>
              </w:rPr>
              <w:t>милов</w:t>
            </w:r>
            <w:r>
              <w:rPr>
                <w:color w:val="auto"/>
                <w:sz w:val="16"/>
                <w:szCs w:val="24"/>
                <w:lang w:val="ru-RU"/>
              </w:rPr>
              <w:t>) (распыляется), 2</w:t>
            </w:r>
            <w:del w:id="597" w:author="Kurmanov, Aidyn [STAMGazStroy LLP]" w:date="2025-12-11T15:35:00Z" w16du:dateUtc="2025-12-11T10:35:00Z">
              <w:r>
                <w:rPr>
                  <w:color w:val="auto"/>
                  <w:sz w:val="16"/>
                  <w:szCs w:val="24"/>
                  <w:lang w:val="ru-RU"/>
                </w:rPr>
                <w:delText>,</w:delText>
              </w:r>
            </w:del>
            <w:ins w:id="598" w:author="Kurmanov, Aidyn [STAMGazStroy LLP]" w:date="2025-12-11T15:35:00Z" w16du:dateUtc="2025-12-11T10:35:00Z">
              <w:r w:rsidR="0018552A" w:rsidRPr="0018552A">
                <w:rPr>
                  <w:color w:val="auto"/>
                  <w:sz w:val="16"/>
                  <w:szCs w:val="24"/>
                  <w:lang w:val="ru-RU"/>
                </w:rPr>
                <w:t>.</w:t>
              </w:r>
            </w:ins>
            <w:r>
              <w:rPr>
                <w:color w:val="auto"/>
                <w:sz w:val="16"/>
                <w:szCs w:val="24"/>
                <w:lang w:val="ru-RU"/>
              </w:rPr>
              <w:t>032 м</w:t>
            </w:r>
            <w:r w:rsidRPr="00037A5B">
              <w:rPr>
                <w:color w:val="auto"/>
                <w:sz w:val="16"/>
                <w:szCs w:val="24"/>
                <w:lang w:val="ru-RU"/>
              </w:rPr>
              <w:t>м (80</w:t>
            </w:r>
            <w:del w:id="599" w:author="Kurmanov, Aidyn [STAMGazStroy LLP]" w:date="2025-12-11T15:35:00Z" w16du:dateUtc="2025-12-11T10:35:00Z">
              <w:r w:rsidRPr="00037A5B">
                <w:rPr>
                  <w:color w:val="auto"/>
                  <w:sz w:val="16"/>
                  <w:szCs w:val="24"/>
                  <w:lang w:val="ru-RU"/>
                </w:rPr>
                <w:delText>,</w:delText>
              </w:r>
            </w:del>
            <w:ins w:id="600" w:author="Kurmanov, Aidyn [STAMGazStroy LLP]" w:date="2025-12-11T15:35:00Z" w16du:dateUtc="2025-12-11T10:35:00Z">
              <w:r w:rsidR="0018552A" w:rsidRPr="0018552A">
                <w:rPr>
                  <w:color w:val="auto"/>
                  <w:sz w:val="16"/>
                  <w:szCs w:val="24"/>
                  <w:lang w:val="ru-RU"/>
                </w:rPr>
                <w:t>.</w:t>
              </w:r>
            </w:ins>
            <w:r w:rsidRPr="00037A5B">
              <w:rPr>
                <w:color w:val="auto"/>
                <w:sz w:val="16"/>
                <w:szCs w:val="24"/>
                <w:lang w:val="ru-RU"/>
              </w:rPr>
              <w:t>0 милов) (мин) (наносится шпателем). (Для определения мин/макс толщины слоя см. листы технических данных изготовителя)</w:t>
            </w:r>
          </w:p>
        </w:tc>
        <w:tc>
          <w:tcPr>
            <w:tcW w:w="990" w:type="dxa"/>
            <w:tcBorders>
              <w:bottom w:val="single" w:sz="12" w:space="0" w:color="auto"/>
            </w:tcBorders>
          </w:tcPr>
          <w:p w14:paraId="5D28788D" w14:textId="77777777" w:rsidR="001647D8" w:rsidRPr="002F2237" w:rsidRDefault="001647D8" w:rsidP="00146E0F">
            <w:pPr>
              <w:autoSpaceDE/>
              <w:autoSpaceDN/>
              <w:adjustRightInd/>
              <w:spacing w:before="0" w:line="240" w:lineRule="auto"/>
              <w:ind w:left="-72"/>
              <w:rPr>
                <w:color w:val="auto"/>
                <w:sz w:val="16"/>
                <w:szCs w:val="16"/>
                <w:lang w:val="ru-RU"/>
              </w:rPr>
            </w:pPr>
          </w:p>
        </w:tc>
        <w:tc>
          <w:tcPr>
            <w:tcW w:w="3636" w:type="dxa"/>
            <w:gridSpan w:val="3"/>
            <w:vMerge/>
            <w:tcBorders>
              <w:bottom w:val="single" w:sz="12" w:space="0" w:color="auto"/>
            </w:tcBorders>
            <w:vAlign w:val="center"/>
          </w:tcPr>
          <w:p w14:paraId="74A59468" w14:textId="77777777" w:rsidR="001647D8" w:rsidRPr="006952A6" w:rsidRDefault="001647D8" w:rsidP="00146E0F">
            <w:pPr>
              <w:rPr>
                <w:color w:val="auto"/>
                <w:lang w:val="ru-RU"/>
              </w:rPr>
            </w:pPr>
          </w:p>
        </w:tc>
      </w:tr>
      <w:tr w:rsidR="001647D8" w:rsidRPr="0005732F" w14:paraId="6999F6BD" w14:textId="77777777" w:rsidTr="00F029EB">
        <w:trPr>
          <w:trHeight w:val="360"/>
          <w:jc w:val="center"/>
        </w:trPr>
        <w:tc>
          <w:tcPr>
            <w:tcW w:w="2352" w:type="dxa"/>
            <w:gridSpan w:val="3"/>
            <w:tcBorders>
              <w:top w:val="single" w:sz="12" w:space="0" w:color="auto"/>
              <w:left w:val="single" w:sz="12" w:space="0" w:color="auto"/>
              <w:bottom w:val="single" w:sz="12" w:space="0" w:color="auto"/>
            </w:tcBorders>
            <w:shd w:val="clear" w:color="auto" w:fill="000000"/>
            <w:vAlign w:val="center"/>
          </w:tcPr>
          <w:p w14:paraId="734B4677"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5" w:type="dxa"/>
            <w:tcBorders>
              <w:top w:val="single" w:sz="12" w:space="0" w:color="auto"/>
              <w:bottom w:val="single" w:sz="12" w:space="0" w:color="auto"/>
            </w:tcBorders>
            <w:shd w:val="clear" w:color="auto" w:fill="000000"/>
            <w:vAlign w:val="center"/>
          </w:tcPr>
          <w:p w14:paraId="29DB3E90"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493" w:type="dxa"/>
            <w:gridSpan w:val="3"/>
            <w:tcBorders>
              <w:top w:val="single" w:sz="12" w:space="0" w:color="auto"/>
              <w:bottom w:val="single" w:sz="12" w:space="0" w:color="auto"/>
            </w:tcBorders>
            <w:shd w:val="clear" w:color="auto" w:fill="000000"/>
            <w:vAlign w:val="center"/>
          </w:tcPr>
          <w:p w14:paraId="5AFBF38D"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0EBB4EE1"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tcBorders>
              <w:top w:val="single" w:sz="12" w:space="0" w:color="auto"/>
              <w:bottom w:val="single" w:sz="12" w:space="0" w:color="auto"/>
              <w:right w:val="single" w:sz="12" w:space="0" w:color="auto"/>
            </w:tcBorders>
            <w:shd w:val="clear" w:color="auto" w:fill="000000"/>
            <w:vAlign w:val="center"/>
          </w:tcPr>
          <w:p w14:paraId="42CDBB5F" w14:textId="77777777" w:rsidR="001647D8" w:rsidRPr="00AD544E" w:rsidRDefault="001647D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647D8" w:rsidRPr="0005732F" w14:paraId="5F2A4FEA" w14:textId="77777777" w:rsidTr="00F029EB">
        <w:trPr>
          <w:trHeight w:val="288"/>
          <w:jc w:val="center"/>
        </w:trPr>
        <w:tc>
          <w:tcPr>
            <w:tcW w:w="2352" w:type="dxa"/>
            <w:gridSpan w:val="3"/>
            <w:vAlign w:val="center"/>
          </w:tcPr>
          <w:p w14:paraId="529B9896" w14:textId="4476FA40" w:rsidR="001647D8" w:rsidRPr="00D41158" w:rsidRDefault="006A2AE5" w:rsidP="00146E0F">
            <w:pPr>
              <w:autoSpaceDE/>
              <w:autoSpaceDN/>
              <w:adjustRightInd/>
              <w:spacing w:before="0" w:line="240" w:lineRule="auto"/>
              <w:ind w:left="0"/>
              <w:rPr>
                <w:b/>
                <w:color w:val="auto"/>
                <w:sz w:val="16"/>
                <w:szCs w:val="24"/>
                <w:lang w:val="ru-RU"/>
              </w:rPr>
            </w:pPr>
            <w:r>
              <w:rPr>
                <w:b/>
                <w:color w:val="auto"/>
                <w:sz w:val="16"/>
                <w:szCs w:val="24"/>
                <w:lang w:val="ru-RU"/>
              </w:rPr>
              <w:t>ОДИН</w:t>
            </w:r>
            <w:r w:rsidR="005F28DE">
              <w:rPr>
                <w:b/>
                <w:color w:val="auto"/>
                <w:sz w:val="16"/>
                <w:szCs w:val="24"/>
              </w:rPr>
              <w:t xml:space="preserve"> </w:t>
            </w:r>
            <w:r w:rsidR="001647D8" w:rsidRPr="00D41158">
              <w:rPr>
                <w:b/>
                <w:color w:val="auto"/>
                <w:sz w:val="16"/>
                <w:szCs w:val="24"/>
                <w:lang w:val="ru-RU"/>
              </w:rPr>
              <w:t>СЛОЙ</w:t>
            </w:r>
          </w:p>
        </w:tc>
        <w:tc>
          <w:tcPr>
            <w:tcW w:w="3015" w:type="dxa"/>
            <w:vAlign w:val="center"/>
          </w:tcPr>
          <w:p w14:paraId="363989DC" w14:textId="77777777" w:rsidR="001647D8" w:rsidRPr="001D3869" w:rsidRDefault="001647D8" w:rsidP="00146E0F">
            <w:pPr>
              <w:autoSpaceDE/>
              <w:autoSpaceDN/>
              <w:adjustRightInd/>
              <w:spacing w:before="0" w:line="240" w:lineRule="auto"/>
              <w:ind w:left="0"/>
              <w:rPr>
                <w:sz w:val="16"/>
                <w:szCs w:val="16"/>
              </w:rPr>
            </w:pPr>
            <w:r w:rsidRPr="001D3869">
              <w:rPr>
                <w:sz w:val="16"/>
                <w:szCs w:val="16"/>
              </w:rPr>
              <w:t>Carboline</w:t>
            </w:r>
          </w:p>
        </w:tc>
        <w:tc>
          <w:tcPr>
            <w:tcW w:w="2493" w:type="dxa"/>
            <w:gridSpan w:val="3"/>
            <w:vAlign w:val="center"/>
          </w:tcPr>
          <w:p w14:paraId="586A8ED1" w14:textId="2D97F0F3" w:rsidR="001647D8" w:rsidRPr="00AA1140" w:rsidRDefault="001647D8" w:rsidP="00146E0F">
            <w:pPr>
              <w:autoSpaceDE/>
              <w:autoSpaceDN/>
              <w:adjustRightInd/>
              <w:spacing w:before="0" w:line="240" w:lineRule="auto"/>
              <w:ind w:left="0"/>
              <w:rPr>
                <w:sz w:val="16"/>
                <w:szCs w:val="16"/>
              </w:rPr>
            </w:pPr>
            <w:proofErr w:type="spellStart"/>
            <w:r w:rsidRPr="00AA1140">
              <w:rPr>
                <w:sz w:val="16"/>
                <w:szCs w:val="16"/>
              </w:rPr>
              <w:t>Plasite</w:t>
            </w:r>
            <w:proofErr w:type="spellEnd"/>
            <w:r w:rsidRPr="00AA1140">
              <w:rPr>
                <w:sz w:val="16"/>
                <w:szCs w:val="16"/>
              </w:rPr>
              <w:t xml:space="preserve"> 4550 Series</w:t>
            </w:r>
            <w:r w:rsidR="00AC15BE" w:rsidRPr="00AA1140">
              <w:rPr>
                <w:sz w:val="16"/>
                <w:szCs w:val="16"/>
              </w:rPr>
              <w:t>*</w:t>
            </w:r>
          </w:p>
        </w:tc>
        <w:tc>
          <w:tcPr>
            <w:tcW w:w="971" w:type="dxa"/>
            <w:vAlign w:val="center"/>
          </w:tcPr>
          <w:p w14:paraId="0AF5D639" w14:textId="77777777" w:rsidR="001647D8" w:rsidRPr="00AA1140" w:rsidRDefault="001647D8" w:rsidP="00146E0F">
            <w:pPr>
              <w:autoSpaceDE/>
              <w:autoSpaceDN/>
              <w:adjustRightInd/>
              <w:spacing w:before="0" w:line="240" w:lineRule="auto"/>
              <w:ind w:left="0"/>
              <w:jc w:val="center"/>
              <w:rPr>
                <w:sz w:val="16"/>
                <w:szCs w:val="16"/>
              </w:rPr>
            </w:pPr>
            <w:r w:rsidRPr="00AA1140">
              <w:rPr>
                <w:sz w:val="16"/>
                <w:szCs w:val="16"/>
              </w:rPr>
              <w:t>0-3</w:t>
            </w:r>
          </w:p>
        </w:tc>
        <w:tc>
          <w:tcPr>
            <w:tcW w:w="1169" w:type="dxa"/>
            <w:vAlign w:val="center"/>
          </w:tcPr>
          <w:p w14:paraId="14280A92" w14:textId="77777777" w:rsidR="001647D8" w:rsidRPr="00AA1140" w:rsidRDefault="001647D8" w:rsidP="00146E0F">
            <w:pPr>
              <w:autoSpaceDE/>
              <w:autoSpaceDN/>
              <w:adjustRightInd/>
              <w:spacing w:before="0" w:line="240" w:lineRule="auto"/>
              <w:ind w:left="0"/>
              <w:rPr>
                <w:sz w:val="16"/>
                <w:szCs w:val="16"/>
              </w:rPr>
            </w:pPr>
            <w:r w:rsidRPr="00AA1140">
              <w:rPr>
                <w:sz w:val="16"/>
                <w:szCs w:val="16"/>
              </w:rPr>
              <w:t>82°C (180°F)</w:t>
            </w:r>
          </w:p>
        </w:tc>
      </w:tr>
      <w:tr w:rsidR="00DF2E71" w:rsidRPr="0005732F" w14:paraId="110ED4DB" w14:textId="77777777" w:rsidTr="00F029EB">
        <w:trPr>
          <w:trHeight w:val="288"/>
          <w:jc w:val="center"/>
        </w:trPr>
        <w:tc>
          <w:tcPr>
            <w:tcW w:w="2352" w:type="dxa"/>
            <w:gridSpan w:val="3"/>
            <w:vAlign w:val="center"/>
          </w:tcPr>
          <w:p w14:paraId="12A1430D" w14:textId="77777777" w:rsidR="00DF2E71" w:rsidRDefault="00DF2E71" w:rsidP="00146E0F">
            <w:pPr>
              <w:autoSpaceDE/>
              <w:autoSpaceDN/>
              <w:adjustRightInd/>
              <w:spacing w:before="0" w:line="240" w:lineRule="auto"/>
              <w:ind w:left="0"/>
              <w:rPr>
                <w:b/>
                <w:color w:val="auto"/>
                <w:sz w:val="16"/>
                <w:szCs w:val="24"/>
                <w:lang w:val="ru-RU"/>
              </w:rPr>
            </w:pPr>
          </w:p>
        </w:tc>
        <w:tc>
          <w:tcPr>
            <w:tcW w:w="3015" w:type="dxa"/>
            <w:vAlign w:val="center"/>
          </w:tcPr>
          <w:p w14:paraId="4F96177F" w14:textId="0867DCB0" w:rsidR="00DF2E71" w:rsidRPr="001D3869" w:rsidRDefault="00DF2E71" w:rsidP="00146E0F">
            <w:pPr>
              <w:autoSpaceDE/>
              <w:autoSpaceDN/>
              <w:adjustRightInd/>
              <w:spacing w:before="0" w:line="240" w:lineRule="auto"/>
              <w:ind w:left="0"/>
              <w:rPr>
                <w:sz w:val="16"/>
                <w:szCs w:val="16"/>
              </w:rPr>
            </w:pPr>
            <w:proofErr w:type="spellStart"/>
            <w:r>
              <w:rPr>
                <w:sz w:val="16"/>
                <w:szCs w:val="16"/>
              </w:rPr>
              <w:t>Corrocoat</w:t>
            </w:r>
            <w:proofErr w:type="spellEnd"/>
          </w:p>
        </w:tc>
        <w:tc>
          <w:tcPr>
            <w:tcW w:w="2493" w:type="dxa"/>
            <w:gridSpan w:val="3"/>
            <w:vAlign w:val="center"/>
          </w:tcPr>
          <w:p w14:paraId="4C1051CE" w14:textId="1389FAFF" w:rsidR="00DF2E71" w:rsidRPr="00AA1140" w:rsidRDefault="00DF2E71" w:rsidP="00146E0F">
            <w:pPr>
              <w:autoSpaceDE/>
              <w:autoSpaceDN/>
              <w:adjustRightInd/>
              <w:spacing w:before="0" w:line="240" w:lineRule="auto"/>
              <w:ind w:left="0"/>
              <w:rPr>
                <w:sz w:val="16"/>
                <w:szCs w:val="16"/>
              </w:rPr>
            </w:pPr>
            <w:proofErr w:type="spellStart"/>
            <w:r w:rsidRPr="00AA1140">
              <w:rPr>
                <w:sz w:val="16"/>
                <w:szCs w:val="16"/>
              </w:rPr>
              <w:t>Polyglass</w:t>
            </w:r>
            <w:proofErr w:type="spellEnd"/>
            <w:r w:rsidRPr="00AA1140">
              <w:rPr>
                <w:sz w:val="16"/>
                <w:szCs w:val="16"/>
              </w:rPr>
              <w:t xml:space="preserve"> VEF</w:t>
            </w:r>
          </w:p>
        </w:tc>
        <w:tc>
          <w:tcPr>
            <w:tcW w:w="971" w:type="dxa"/>
            <w:vAlign w:val="center"/>
          </w:tcPr>
          <w:p w14:paraId="291F308B" w14:textId="2F6EBED0" w:rsidR="00DF2E71" w:rsidRPr="00AA1140" w:rsidRDefault="00DF2E71" w:rsidP="00146E0F">
            <w:pPr>
              <w:autoSpaceDE/>
              <w:autoSpaceDN/>
              <w:adjustRightInd/>
              <w:spacing w:before="0" w:line="240" w:lineRule="auto"/>
              <w:ind w:left="0"/>
              <w:jc w:val="center"/>
              <w:rPr>
                <w:sz w:val="16"/>
                <w:szCs w:val="16"/>
              </w:rPr>
            </w:pPr>
            <w:r w:rsidRPr="00AA1140">
              <w:rPr>
                <w:sz w:val="16"/>
                <w:szCs w:val="16"/>
              </w:rPr>
              <w:t>3</w:t>
            </w:r>
            <w:r w:rsidRPr="00AA1140">
              <w:rPr>
                <w:sz w:val="16"/>
                <w:szCs w:val="16"/>
                <w:lang w:val="ru-RU"/>
              </w:rPr>
              <w:t>1</w:t>
            </w:r>
          </w:p>
        </w:tc>
        <w:tc>
          <w:tcPr>
            <w:tcW w:w="1169" w:type="dxa"/>
            <w:vAlign w:val="center"/>
          </w:tcPr>
          <w:p w14:paraId="2C95FCC5" w14:textId="469AF18D" w:rsidR="00DF2E71" w:rsidRPr="00AA1140" w:rsidRDefault="00DF2E71" w:rsidP="00146E0F">
            <w:pPr>
              <w:autoSpaceDE/>
              <w:autoSpaceDN/>
              <w:adjustRightInd/>
              <w:spacing w:before="0" w:line="240" w:lineRule="auto"/>
              <w:ind w:left="0"/>
              <w:rPr>
                <w:sz w:val="16"/>
                <w:szCs w:val="16"/>
              </w:rPr>
            </w:pPr>
            <w:r w:rsidRPr="00AA1140">
              <w:rPr>
                <w:sz w:val="16"/>
                <w:szCs w:val="16"/>
              </w:rPr>
              <w:t>93°C (200°F)</w:t>
            </w:r>
          </w:p>
        </w:tc>
      </w:tr>
      <w:tr w:rsidR="00DF2E71" w:rsidRPr="0005732F" w14:paraId="30927964" w14:textId="77777777" w:rsidTr="00910E40">
        <w:trPr>
          <w:trHeight w:val="463"/>
          <w:jc w:val="center"/>
        </w:trPr>
        <w:tc>
          <w:tcPr>
            <w:tcW w:w="2352" w:type="dxa"/>
            <w:gridSpan w:val="3"/>
            <w:vAlign w:val="center"/>
          </w:tcPr>
          <w:p w14:paraId="7548ABC8" w14:textId="77777777" w:rsidR="00DF2E71" w:rsidRPr="00D41158" w:rsidRDefault="00DF2E71" w:rsidP="00146E0F">
            <w:pPr>
              <w:autoSpaceDE/>
              <w:autoSpaceDN/>
              <w:adjustRightInd/>
              <w:spacing w:before="0" w:line="240" w:lineRule="auto"/>
              <w:ind w:left="0"/>
              <w:rPr>
                <w:b/>
                <w:color w:val="auto"/>
                <w:sz w:val="16"/>
                <w:szCs w:val="24"/>
                <w:lang w:val="ru-RU"/>
              </w:rPr>
            </w:pPr>
            <w:r>
              <w:rPr>
                <w:b/>
                <w:color w:val="auto"/>
                <w:sz w:val="16"/>
                <w:szCs w:val="24"/>
                <w:lang w:val="ru-RU"/>
              </w:rPr>
              <w:t>Толстопленочное</w:t>
            </w:r>
          </w:p>
        </w:tc>
        <w:tc>
          <w:tcPr>
            <w:tcW w:w="3015" w:type="dxa"/>
            <w:vAlign w:val="center"/>
          </w:tcPr>
          <w:p w14:paraId="7FF30772" w14:textId="77777777" w:rsidR="00DF2E71" w:rsidRPr="001D3869" w:rsidRDefault="00DF2E71" w:rsidP="00146E0F">
            <w:pPr>
              <w:autoSpaceDE/>
              <w:autoSpaceDN/>
              <w:adjustRightInd/>
              <w:spacing w:before="0" w:line="240" w:lineRule="auto"/>
              <w:ind w:left="0"/>
              <w:rPr>
                <w:sz w:val="16"/>
                <w:szCs w:val="16"/>
              </w:rPr>
            </w:pPr>
            <w:r w:rsidRPr="001D3869">
              <w:rPr>
                <w:sz w:val="16"/>
                <w:szCs w:val="16"/>
              </w:rPr>
              <w:t>Hempel Coatings (USA), Inc.</w:t>
            </w:r>
          </w:p>
        </w:tc>
        <w:tc>
          <w:tcPr>
            <w:tcW w:w="2493" w:type="dxa"/>
            <w:gridSpan w:val="3"/>
            <w:vAlign w:val="center"/>
          </w:tcPr>
          <w:p w14:paraId="2971A0EB" w14:textId="0128087D" w:rsidR="00DF2E71" w:rsidRPr="00AA1140" w:rsidRDefault="00C97F10" w:rsidP="00146E0F">
            <w:pPr>
              <w:autoSpaceDE/>
              <w:autoSpaceDN/>
              <w:adjustRightInd/>
              <w:spacing w:before="0" w:line="240" w:lineRule="auto"/>
              <w:ind w:left="0"/>
              <w:rPr>
                <w:sz w:val="16"/>
                <w:szCs w:val="16"/>
              </w:rPr>
            </w:pPr>
            <w:proofErr w:type="spellStart"/>
            <w:r w:rsidRPr="00AA1140">
              <w:rPr>
                <w:sz w:val="16"/>
                <w:szCs w:val="16"/>
              </w:rPr>
              <w:t>Hempaline</w:t>
            </w:r>
            <w:proofErr w:type="spellEnd"/>
            <w:r w:rsidRPr="00AA1140">
              <w:rPr>
                <w:sz w:val="16"/>
                <w:szCs w:val="16"/>
              </w:rPr>
              <w:t xml:space="preserve"> Defend 630</w:t>
            </w:r>
          </w:p>
        </w:tc>
        <w:tc>
          <w:tcPr>
            <w:tcW w:w="971" w:type="dxa"/>
            <w:vAlign w:val="center"/>
          </w:tcPr>
          <w:p w14:paraId="07371EA2" w14:textId="31101D7A" w:rsidR="00DF2E71" w:rsidRPr="00AA1140" w:rsidRDefault="003F5975" w:rsidP="00146E0F">
            <w:pPr>
              <w:autoSpaceDE/>
              <w:autoSpaceDN/>
              <w:adjustRightInd/>
              <w:spacing w:before="0" w:line="240" w:lineRule="auto"/>
              <w:ind w:left="0"/>
              <w:jc w:val="center"/>
              <w:rPr>
                <w:sz w:val="16"/>
                <w:szCs w:val="16"/>
              </w:rPr>
            </w:pPr>
            <w:r w:rsidRPr="00AA1140">
              <w:rPr>
                <w:sz w:val="16"/>
                <w:szCs w:val="16"/>
              </w:rPr>
              <w:t>59</w:t>
            </w:r>
          </w:p>
        </w:tc>
        <w:tc>
          <w:tcPr>
            <w:tcW w:w="1169" w:type="dxa"/>
            <w:vAlign w:val="center"/>
          </w:tcPr>
          <w:p w14:paraId="689ED65C" w14:textId="698552A5" w:rsidR="00DF2E71" w:rsidRPr="00AA1140" w:rsidRDefault="003F5975" w:rsidP="00146E0F">
            <w:pPr>
              <w:autoSpaceDE/>
              <w:autoSpaceDN/>
              <w:adjustRightInd/>
              <w:spacing w:before="0" w:line="240" w:lineRule="auto"/>
              <w:ind w:left="0"/>
              <w:rPr>
                <w:sz w:val="16"/>
                <w:szCs w:val="16"/>
              </w:rPr>
            </w:pPr>
            <w:r w:rsidRPr="00AA1140">
              <w:rPr>
                <w:sz w:val="16"/>
                <w:szCs w:val="16"/>
              </w:rPr>
              <w:t>94°C (201°F)</w:t>
            </w:r>
          </w:p>
        </w:tc>
      </w:tr>
      <w:tr w:rsidR="00D46407" w:rsidRPr="0005732F" w14:paraId="1859F9BB" w14:textId="77777777" w:rsidTr="00796C49">
        <w:trPr>
          <w:trHeight w:val="552"/>
          <w:jc w:val="center"/>
        </w:trPr>
        <w:tc>
          <w:tcPr>
            <w:tcW w:w="2352" w:type="dxa"/>
            <w:gridSpan w:val="3"/>
            <w:vAlign w:val="center"/>
          </w:tcPr>
          <w:p w14:paraId="7E47AF5E" w14:textId="77777777" w:rsidR="00D46407" w:rsidRPr="00D41158" w:rsidRDefault="00D46407"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5" w:type="dxa"/>
            <w:vAlign w:val="center"/>
          </w:tcPr>
          <w:p w14:paraId="1F1F9246" w14:textId="77777777" w:rsidR="00D46407" w:rsidRPr="001D3869" w:rsidRDefault="00D46407" w:rsidP="006A2AE5">
            <w:pPr>
              <w:autoSpaceDE/>
              <w:autoSpaceDN/>
              <w:adjustRightInd/>
              <w:spacing w:before="0" w:line="240" w:lineRule="auto"/>
              <w:ind w:left="0"/>
              <w:rPr>
                <w:sz w:val="16"/>
                <w:szCs w:val="16"/>
              </w:rPr>
            </w:pPr>
            <w:r w:rsidRPr="001D3869">
              <w:rPr>
                <w:sz w:val="16"/>
                <w:szCs w:val="16"/>
              </w:rPr>
              <w:t xml:space="preserve">International </w:t>
            </w:r>
          </w:p>
        </w:tc>
        <w:tc>
          <w:tcPr>
            <w:tcW w:w="2493" w:type="dxa"/>
            <w:gridSpan w:val="3"/>
            <w:vAlign w:val="center"/>
          </w:tcPr>
          <w:p w14:paraId="224882FD" w14:textId="77777777" w:rsidR="00D46407" w:rsidRDefault="00D46407" w:rsidP="00146E0F">
            <w:pPr>
              <w:autoSpaceDE/>
              <w:autoSpaceDN/>
              <w:adjustRightInd/>
              <w:spacing w:before="0" w:line="240" w:lineRule="auto"/>
              <w:ind w:left="0"/>
              <w:rPr>
                <w:sz w:val="16"/>
                <w:szCs w:val="16"/>
              </w:rPr>
            </w:pPr>
            <w:r w:rsidRPr="00AA1140">
              <w:rPr>
                <w:sz w:val="16"/>
                <w:szCs w:val="16"/>
              </w:rPr>
              <w:t>Enviroline 2405</w:t>
            </w:r>
          </w:p>
          <w:p w14:paraId="193B5B47" w14:textId="38DFCAB3" w:rsidR="00D46407" w:rsidRPr="00AA1140" w:rsidRDefault="00D46407" w:rsidP="00146E0F">
            <w:pPr>
              <w:autoSpaceDE/>
              <w:autoSpaceDN/>
              <w:adjustRightInd/>
              <w:spacing w:before="0" w:line="240" w:lineRule="auto"/>
              <w:ind w:left="0"/>
              <w:rPr>
                <w:sz w:val="16"/>
                <w:szCs w:val="16"/>
              </w:rPr>
            </w:pPr>
            <w:r w:rsidRPr="00AA1140">
              <w:rPr>
                <w:sz w:val="16"/>
                <w:szCs w:val="16"/>
              </w:rPr>
              <w:t>Enviroline 376 Series</w:t>
            </w:r>
          </w:p>
        </w:tc>
        <w:tc>
          <w:tcPr>
            <w:tcW w:w="971" w:type="dxa"/>
            <w:vAlign w:val="center"/>
          </w:tcPr>
          <w:p w14:paraId="15297016" w14:textId="3BEDD0AC" w:rsidR="00D46407" w:rsidRPr="00AA1140" w:rsidRDefault="00D46407" w:rsidP="00146E0F">
            <w:pPr>
              <w:autoSpaceDE/>
              <w:autoSpaceDN/>
              <w:adjustRightInd/>
              <w:spacing w:before="0" w:line="240" w:lineRule="auto"/>
              <w:ind w:left="0"/>
              <w:jc w:val="center"/>
              <w:rPr>
                <w:sz w:val="16"/>
                <w:szCs w:val="16"/>
              </w:rPr>
            </w:pPr>
            <w:r w:rsidRPr="00AA1140">
              <w:rPr>
                <w:sz w:val="16"/>
                <w:szCs w:val="16"/>
              </w:rPr>
              <w:t>30-42</w:t>
            </w:r>
          </w:p>
        </w:tc>
        <w:tc>
          <w:tcPr>
            <w:tcW w:w="1169" w:type="dxa"/>
            <w:vAlign w:val="center"/>
          </w:tcPr>
          <w:p w14:paraId="71BDC5CB" w14:textId="77777777" w:rsidR="00D46407" w:rsidRPr="00AA1140" w:rsidRDefault="00D46407" w:rsidP="00146E0F">
            <w:pPr>
              <w:autoSpaceDE/>
              <w:autoSpaceDN/>
              <w:adjustRightInd/>
              <w:spacing w:before="0" w:line="240" w:lineRule="auto"/>
              <w:ind w:left="0"/>
              <w:rPr>
                <w:sz w:val="16"/>
                <w:szCs w:val="16"/>
              </w:rPr>
            </w:pPr>
            <w:r w:rsidRPr="00AA1140">
              <w:rPr>
                <w:sz w:val="16"/>
                <w:szCs w:val="16"/>
              </w:rPr>
              <w:t>82°C (180°F)</w:t>
            </w:r>
          </w:p>
        </w:tc>
      </w:tr>
      <w:tr w:rsidR="00DF2E71" w:rsidRPr="0005732F" w14:paraId="51ECF6C8" w14:textId="77777777" w:rsidTr="008B47E1">
        <w:trPr>
          <w:trHeight w:val="598"/>
          <w:jc w:val="center"/>
        </w:trPr>
        <w:tc>
          <w:tcPr>
            <w:tcW w:w="2352" w:type="dxa"/>
            <w:gridSpan w:val="3"/>
            <w:vAlign w:val="center"/>
          </w:tcPr>
          <w:p w14:paraId="6741BE97" w14:textId="77777777" w:rsidR="00DF2E71" w:rsidRPr="005555DC" w:rsidRDefault="00DF2E71" w:rsidP="00146E0F">
            <w:pPr>
              <w:autoSpaceDE/>
              <w:autoSpaceDN/>
              <w:adjustRightInd/>
              <w:spacing w:before="0" w:line="240" w:lineRule="auto"/>
              <w:ind w:left="0"/>
              <w:rPr>
                <w:b/>
                <w:color w:val="auto"/>
                <w:sz w:val="16"/>
                <w:szCs w:val="24"/>
              </w:rPr>
            </w:pPr>
          </w:p>
        </w:tc>
        <w:tc>
          <w:tcPr>
            <w:tcW w:w="3015" w:type="dxa"/>
            <w:vAlign w:val="center"/>
          </w:tcPr>
          <w:p w14:paraId="603991B4" w14:textId="77777777" w:rsidR="00DF2E71" w:rsidRPr="001D3869" w:rsidRDefault="00DF2E71" w:rsidP="00146E0F">
            <w:pPr>
              <w:autoSpaceDE/>
              <w:autoSpaceDN/>
              <w:adjustRightInd/>
              <w:spacing w:before="0" w:line="240" w:lineRule="auto"/>
              <w:ind w:left="0"/>
              <w:rPr>
                <w:sz w:val="16"/>
                <w:szCs w:val="16"/>
              </w:rPr>
            </w:pPr>
            <w:r w:rsidRPr="001D3869">
              <w:rPr>
                <w:sz w:val="16"/>
                <w:szCs w:val="16"/>
              </w:rPr>
              <w:t>Jotun Paints</w:t>
            </w:r>
          </w:p>
        </w:tc>
        <w:tc>
          <w:tcPr>
            <w:tcW w:w="2493" w:type="dxa"/>
            <w:gridSpan w:val="3"/>
            <w:vAlign w:val="center"/>
          </w:tcPr>
          <w:p w14:paraId="1B9780FB" w14:textId="77777777" w:rsidR="00DF2E71" w:rsidRPr="00AA1140" w:rsidRDefault="00DF2E71" w:rsidP="00146E0F">
            <w:pPr>
              <w:autoSpaceDE/>
              <w:autoSpaceDN/>
              <w:adjustRightInd/>
              <w:spacing w:before="0" w:line="240" w:lineRule="auto"/>
              <w:ind w:left="0"/>
              <w:rPr>
                <w:sz w:val="16"/>
                <w:szCs w:val="16"/>
              </w:rPr>
            </w:pPr>
            <w:r w:rsidRPr="00AA1140">
              <w:rPr>
                <w:sz w:val="16"/>
                <w:szCs w:val="16"/>
              </w:rPr>
              <w:t>Marathon series</w:t>
            </w:r>
          </w:p>
        </w:tc>
        <w:tc>
          <w:tcPr>
            <w:tcW w:w="971" w:type="dxa"/>
            <w:tcBorders>
              <w:left w:val="nil"/>
            </w:tcBorders>
            <w:vAlign w:val="center"/>
          </w:tcPr>
          <w:p w14:paraId="1E3BE7D1" w14:textId="77777777" w:rsidR="00DF2E71" w:rsidRPr="00AA1140" w:rsidRDefault="00DF2E71" w:rsidP="00146E0F">
            <w:pPr>
              <w:autoSpaceDE/>
              <w:autoSpaceDN/>
              <w:adjustRightInd/>
              <w:spacing w:before="0" w:line="240" w:lineRule="auto"/>
              <w:ind w:left="0"/>
              <w:jc w:val="center"/>
              <w:rPr>
                <w:sz w:val="16"/>
                <w:szCs w:val="16"/>
              </w:rPr>
            </w:pPr>
            <w:r w:rsidRPr="00AA1140">
              <w:rPr>
                <w:sz w:val="16"/>
                <w:szCs w:val="16"/>
              </w:rPr>
              <w:t>210</w:t>
            </w:r>
          </w:p>
        </w:tc>
        <w:tc>
          <w:tcPr>
            <w:tcW w:w="1169" w:type="dxa"/>
            <w:vAlign w:val="center"/>
          </w:tcPr>
          <w:p w14:paraId="7B38ED1A" w14:textId="77777777" w:rsidR="00DF2E71" w:rsidRPr="00AA1140" w:rsidRDefault="00DF2E71" w:rsidP="00146E0F">
            <w:pPr>
              <w:autoSpaceDE/>
              <w:autoSpaceDN/>
              <w:adjustRightInd/>
              <w:spacing w:before="0" w:line="240" w:lineRule="auto"/>
              <w:ind w:left="0"/>
              <w:rPr>
                <w:sz w:val="16"/>
                <w:szCs w:val="16"/>
              </w:rPr>
            </w:pPr>
            <w:r w:rsidRPr="00AA1140">
              <w:rPr>
                <w:sz w:val="16"/>
                <w:szCs w:val="16"/>
              </w:rPr>
              <w:t>70°C (158°F)</w:t>
            </w:r>
          </w:p>
        </w:tc>
      </w:tr>
      <w:tr w:rsidR="00DF2E71" w:rsidRPr="0005732F" w14:paraId="70139518" w14:textId="77777777" w:rsidTr="007A111A">
        <w:trPr>
          <w:trHeight w:val="634"/>
          <w:jc w:val="center"/>
        </w:trPr>
        <w:tc>
          <w:tcPr>
            <w:tcW w:w="2352" w:type="dxa"/>
            <w:gridSpan w:val="3"/>
            <w:vAlign w:val="center"/>
          </w:tcPr>
          <w:p w14:paraId="4AB1DE68" w14:textId="77777777" w:rsidR="00DF2E71" w:rsidRPr="00F029EB" w:rsidRDefault="00DF2E71" w:rsidP="00F029EB">
            <w:pPr>
              <w:autoSpaceDE/>
              <w:autoSpaceDN/>
              <w:adjustRightInd/>
              <w:spacing w:before="0" w:line="240" w:lineRule="auto"/>
              <w:ind w:left="0"/>
              <w:rPr>
                <w:b/>
                <w:color w:val="auto"/>
                <w:sz w:val="16"/>
                <w:szCs w:val="24"/>
                <w:lang w:val="ru-RU"/>
              </w:rPr>
            </w:pPr>
          </w:p>
        </w:tc>
        <w:tc>
          <w:tcPr>
            <w:tcW w:w="3015" w:type="dxa"/>
            <w:vAlign w:val="center"/>
          </w:tcPr>
          <w:p w14:paraId="24AE13E6" w14:textId="77777777" w:rsidR="00DF2E71" w:rsidRPr="001D3869" w:rsidRDefault="00DF2E71" w:rsidP="00146E0F">
            <w:pPr>
              <w:autoSpaceDE/>
              <w:autoSpaceDN/>
              <w:adjustRightInd/>
              <w:spacing w:before="0" w:line="240" w:lineRule="auto"/>
              <w:ind w:left="0"/>
              <w:rPr>
                <w:sz w:val="16"/>
                <w:szCs w:val="16"/>
              </w:rPr>
            </w:pPr>
            <w:r>
              <w:rPr>
                <w:sz w:val="16"/>
                <w:szCs w:val="16"/>
              </w:rPr>
              <w:t>PPG</w:t>
            </w:r>
          </w:p>
        </w:tc>
        <w:tc>
          <w:tcPr>
            <w:tcW w:w="2493" w:type="dxa"/>
            <w:gridSpan w:val="3"/>
            <w:vAlign w:val="center"/>
          </w:tcPr>
          <w:p w14:paraId="453E2968" w14:textId="77777777" w:rsidR="00DF2E71" w:rsidRPr="00AA1140" w:rsidRDefault="00DF2E71" w:rsidP="00146E0F">
            <w:pPr>
              <w:autoSpaceDE/>
              <w:autoSpaceDN/>
              <w:adjustRightInd/>
              <w:spacing w:before="0" w:line="240" w:lineRule="auto"/>
              <w:ind w:left="0"/>
              <w:rPr>
                <w:sz w:val="16"/>
                <w:szCs w:val="16"/>
              </w:rPr>
            </w:pPr>
            <w:proofErr w:type="spellStart"/>
            <w:r w:rsidRPr="00AA1140">
              <w:rPr>
                <w:sz w:val="16"/>
                <w:szCs w:val="16"/>
              </w:rPr>
              <w:t>Amercoat</w:t>
            </w:r>
            <w:proofErr w:type="spellEnd"/>
            <w:r w:rsidRPr="00AA1140">
              <w:rPr>
                <w:sz w:val="16"/>
                <w:szCs w:val="16"/>
              </w:rPr>
              <w:t xml:space="preserve"> 880 GF or </w:t>
            </w:r>
            <w:r w:rsidRPr="00AA1140">
              <w:rPr>
                <w:sz w:val="16"/>
                <w:szCs w:val="16"/>
              </w:rPr>
              <w:br/>
            </w:r>
            <w:proofErr w:type="spellStart"/>
            <w:r w:rsidRPr="00AA1140">
              <w:rPr>
                <w:sz w:val="16"/>
                <w:szCs w:val="16"/>
              </w:rPr>
              <w:t>Sigmashield</w:t>
            </w:r>
            <w:proofErr w:type="spellEnd"/>
            <w:r w:rsidRPr="00AA1140">
              <w:rPr>
                <w:sz w:val="16"/>
                <w:szCs w:val="16"/>
              </w:rPr>
              <w:t xml:space="preserve"> 880 GF</w:t>
            </w:r>
          </w:p>
        </w:tc>
        <w:tc>
          <w:tcPr>
            <w:tcW w:w="971" w:type="dxa"/>
            <w:vAlign w:val="center"/>
          </w:tcPr>
          <w:p w14:paraId="7CC7663A" w14:textId="77777777" w:rsidR="00DF2E71" w:rsidRPr="00AA1140" w:rsidRDefault="00DF2E71" w:rsidP="00146E0F">
            <w:pPr>
              <w:autoSpaceDE/>
              <w:autoSpaceDN/>
              <w:adjustRightInd/>
              <w:spacing w:before="0" w:line="240" w:lineRule="auto"/>
              <w:ind w:left="0"/>
              <w:jc w:val="center"/>
              <w:rPr>
                <w:sz w:val="16"/>
                <w:szCs w:val="16"/>
              </w:rPr>
            </w:pPr>
            <w:r w:rsidRPr="00AA1140">
              <w:rPr>
                <w:sz w:val="16"/>
                <w:szCs w:val="16"/>
              </w:rPr>
              <w:t>207</w:t>
            </w:r>
          </w:p>
        </w:tc>
        <w:tc>
          <w:tcPr>
            <w:tcW w:w="1169" w:type="dxa"/>
            <w:vAlign w:val="center"/>
          </w:tcPr>
          <w:p w14:paraId="08A9AB0C" w14:textId="77777777" w:rsidR="00DF2E71" w:rsidRPr="00AA1140" w:rsidRDefault="00DF2E71" w:rsidP="00146E0F">
            <w:pPr>
              <w:autoSpaceDE/>
              <w:autoSpaceDN/>
              <w:adjustRightInd/>
              <w:spacing w:before="0" w:line="240" w:lineRule="auto"/>
              <w:ind w:left="0"/>
              <w:rPr>
                <w:sz w:val="16"/>
                <w:szCs w:val="16"/>
              </w:rPr>
            </w:pPr>
            <w:r w:rsidRPr="00AA1140">
              <w:rPr>
                <w:sz w:val="16"/>
                <w:szCs w:val="16"/>
              </w:rPr>
              <w:t>60°C (140°F)</w:t>
            </w:r>
          </w:p>
        </w:tc>
      </w:tr>
      <w:tr w:rsidR="00DF2E71" w:rsidRPr="0005732F" w14:paraId="1D291341" w14:textId="77777777" w:rsidTr="00033C5B">
        <w:trPr>
          <w:trHeight w:val="625"/>
          <w:jc w:val="center"/>
        </w:trPr>
        <w:tc>
          <w:tcPr>
            <w:tcW w:w="2352" w:type="dxa"/>
            <w:gridSpan w:val="3"/>
            <w:vAlign w:val="center"/>
          </w:tcPr>
          <w:p w14:paraId="3A4B9A3A" w14:textId="77777777" w:rsidR="00DF2E71" w:rsidRPr="00F029EB" w:rsidRDefault="00DF2E71" w:rsidP="00F029EB">
            <w:pPr>
              <w:autoSpaceDE/>
              <w:autoSpaceDN/>
              <w:adjustRightInd/>
              <w:spacing w:before="0" w:line="240" w:lineRule="auto"/>
              <w:ind w:left="0"/>
              <w:rPr>
                <w:b/>
                <w:color w:val="auto"/>
                <w:sz w:val="16"/>
                <w:szCs w:val="24"/>
                <w:lang w:val="ru-RU"/>
              </w:rPr>
            </w:pPr>
          </w:p>
        </w:tc>
        <w:tc>
          <w:tcPr>
            <w:tcW w:w="3015" w:type="dxa"/>
            <w:vAlign w:val="center"/>
          </w:tcPr>
          <w:p w14:paraId="01687B1D" w14:textId="77777777" w:rsidR="00DF2E71" w:rsidRPr="001D3869" w:rsidRDefault="00DF2E71" w:rsidP="00146E0F">
            <w:pPr>
              <w:autoSpaceDE/>
              <w:autoSpaceDN/>
              <w:adjustRightInd/>
              <w:spacing w:before="0" w:line="240" w:lineRule="auto"/>
              <w:ind w:left="0"/>
              <w:rPr>
                <w:sz w:val="16"/>
                <w:szCs w:val="16"/>
              </w:rPr>
            </w:pPr>
            <w:r w:rsidRPr="001D3869">
              <w:rPr>
                <w:sz w:val="16"/>
                <w:szCs w:val="16"/>
              </w:rPr>
              <w:t>Sherwin Williams</w:t>
            </w:r>
          </w:p>
        </w:tc>
        <w:tc>
          <w:tcPr>
            <w:tcW w:w="2493" w:type="dxa"/>
            <w:gridSpan w:val="3"/>
            <w:vAlign w:val="center"/>
          </w:tcPr>
          <w:p w14:paraId="7CECAD1F" w14:textId="1997773F" w:rsidR="00C55EBD" w:rsidRPr="00AA1140" w:rsidRDefault="00DF2E71" w:rsidP="00146E0F">
            <w:pPr>
              <w:autoSpaceDE/>
              <w:autoSpaceDN/>
              <w:adjustRightInd/>
              <w:spacing w:before="0" w:line="240" w:lineRule="auto"/>
              <w:ind w:left="0"/>
              <w:rPr>
                <w:sz w:val="16"/>
                <w:szCs w:val="16"/>
              </w:rPr>
            </w:pPr>
            <w:r w:rsidRPr="00AA1140">
              <w:rPr>
                <w:sz w:val="16"/>
                <w:szCs w:val="16"/>
              </w:rPr>
              <w:t>Fast Clad 105 ER</w:t>
            </w:r>
          </w:p>
          <w:p w14:paraId="2047CB6C" w14:textId="1053E108" w:rsidR="00DF2E71" w:rsidRPr="00AA1140" w:rsidRDefault="00DF2E71" w:rsidP="00146E0F">
            <w:pPr>
              <w:autoSpaceDE/>
              <w:autoSpaceDN/>
              <w:adjustRightInd/>
              <w:spacing w:before="0" w:line="240" w:lineRule="auto"/>
              <w:ind w:left="0"/>
              <w:rPr>
                <w:sz w:val="16"/>
                <w:szCs w:val="16"/>
              </w:rPr>
            </w:pPr>
            <w:r w:rsidRPr="00AA1140">
              <w:rPr>
                <w:sz w:val="16"/>
                <w:szCs w:val="16"/>
              </w:rPr>
              <w:t>Dura-Plate UHS</w:t>
            </w:r>
          </w:p>
        </w:tc>
        <w:tc>
          <w:tcPr>
            <w:tcW w:w="971" w:type="dxa"/>
            <w:vAlign w:val="center"/>
          </w:tcPr>
          <w:p w14:paraId="7D53B770" w14:textId="3E8E0388" w:rsidR="00DF2E71" w:rsidRPr="00AA1140" w:rsidRDefault="00DF2E71" w:rsidP="00146E0F">
            <w:pPr>
              <w:autoSpaceDE/>
              <w:autoSpaceDN/>
              <w:adjustRightInd/>
              <w:spacing w:before="0" w:line="240" w:lineRule="auto"/>
              <w:ind w:left="0"/>
              <w:jc w:val="center"/>
              <w:rPr>
                <w:sz w:val="16"/>
                <w:szCs w:val="16"/>
              </w:rPr>
            </w:pPr>
            <w:r w:rsidRPr="00AA1140">
              <w:rPr>
                <w:sz w:val="16"/>
                <w:szCs w:val="16"/>
              </w:rPr>
              <w:t>100</w:t>
            </w:r>
          </w:p>
        </w:tc>
        <w:tc>
          <w:tcPr>
            <w:tcW w:w="1169" w:type="dxa"/>
            <w:vAlign w:val="center"/>
          </w:tcPr>
          <w:p w14:paraId="0FB13ACA" w14:textId="77777777" w:rsidR="00DF2E71" w:rsidRPr="00AA1140" w:rsidRDefault="00DF2E71" w:rsidP="00146E0F">
            <w:pPr>
              <w:autoSpaceDE/>
              <w:autoSpaceDN/>
              <w:adjustRightInd/>
              <w:spacing w:before="0" w:line="240" w:lineRule="auto"/>
              <w:ind w:left="0"/>
              <w:rPr>
                <w:sz w:val="16"/>
                <w:szCs w:val="16"/>
              </w:rPr>
            </w:pPr>
            <w:r w:rsidRPr="00AA1140">
              <w:rPr>
                <w:sz w:val="16"/>
                <w:szCs w:val="16"/>
              </w:rPr>
              <w:t>60°C (140°F)</w:t>
            </w:r>
          </w:p>
        </w:tc>
      </w:tr>
      <w:tr w:rsidR="00DF2E71" w:rsidRPr="0005732F" w14:paraId="2B07E908" w14:textId="77777777" w:rsidTr="00F029EB">
        <w:trPr>
          <w:trHeight w:val="288"/>
          <w:jc w:val="center"/>
        </w:trPr>
        <w:tc>
          <w:tcPr>
            <w:tcW w:w="2352" w:type="dxa"/>
            <w:gridSpan w:val="3"/>
            <w:vAlign w:val="center"/>
          </w:tcPr>
          <w:p w14:paraId="4BD45D1C" w14:textId="77777777" w:rsidR="00DF2E71" w:rsidRPr="00F029EB" w:rsidRDefault="00DF2E71" w:rsidP="00F029EB">
            <w:pPr>
              <w:autoSpaceDE/>
              <w:autoSpaceDN/>
              <w:adjustRightInd/>
              <w:spacing w:before="0" w:line="240" w:lineRule="auto"/>
              <w:ind w:left="0"/>
              <w:rPr>
                <w:b/>
                <w:color w:val="auto"/>
                <w:sz w:val="16"/>
                <w:szCs w:val="24"/>
                <w:lang w:val="ru-RU"/>
              </w:rPr>
            </w:pPr>
          </w:p>
        </w:tc>
        <w:tc>
          <w:tcPr>
            <w:tcW w:w="3015" w:type="dxa"/>
            <w:vAlign w:val="center"/>
          </w:tcPr>
          <w:p w14:paraId="2D04D35D" w14:textId="77777777" w:rsidR="00DF2E71" w:rsidRPr="001D3869" w:rsidRDefault="00DF2E71" w:rsidP="006A2AE5">
            <w:pPr>
              <w:autoSpaceDE/>
              <w:autoSpaceDN/>
              <w:adjustRightInd/>
              <w:spacing w:before="0" w:line="240" w:lineRule="auto"/>
              <w:ind w:left="0"/>
              <w:rPr>
                <w:sz w:val="16"/>
                <w:szCs w:val="16"/>
              </w:rPr>
            </w:pPr>
            <w:r w:rsidRPr="002D3716">
              <w:rPr>
                <w:sz w:val="16"/>
                <w:szCs w:val="16"/>
              </w:rPr>
              <w:t xml:space="preserve">Tnemec </w:t>
            </w:r>
          </w:p>
        </w:tc>
        <w:tc>
          <w:tcPr>
            <w:tcW w:w="2493" w:type="dxa"/>
            <w:gridSpan w:val="3"/>
            <w:vAlign w:val="center"/>
          </w:tcPr>
          <w:p w14:paraId="2D2D689C" w14:textId="77777777" w:rsidR="00DF2E71" w:rsidRPr="00AA1140" w:rsidRDefault="00DF2E71" w:rsidP="00146E0F">
            <w:pPr>
              <w:autoSpaceDE/>
              <w:autoSpaceDN/>
              <w:adjustRightInd/>
              <w:spacing w:before="0" w:line="240" w:lineRule="auto"/>
              <w:ind w:left="0"/>
              <w:rPr>
                <w:sz w:val="16"/>
                <w:szCs w:val="16"/>
              </w:rPr>
            </w:pPr>
            <w:r w:rsidRPr="00AA1140">
              <w:rPr>
                <w:sz w:val="16"/>
                <w:szCs w:val="16"/>
              </w:rPr>
              <w:t>Series 335 Tank Armor</w:t>
            </w:r>
          </w:p>
        </w:tc>
        <w:tc>
          <w:tcPr>
            <w:tcW w:w="971" w:type="dxa"/>
            <w:vAlign w:val="center"/>
          </w:tcPr>
          <w:p w14:paraId="4212E9A3" w14:textId="77777777" w:rsidR="00DF2E71" w:rsidRPr="00AA1140" w:rsidRDefault="00DF2E71" w:rsidP="00146E0F">
            <w:pPr>
              <w:autoSpaceDE/>
              <w:autoSpaceDN/>
              <w:adjustRightInd/>
              <w:spacing w:before="0" w:line="240" w:lineRule="auto"/>
              <w:ind w:left="0"/>
              <w:jc w:val="center"/>
              <w:rPr>
                <w:sz w:val="16"/>
                <w:szCs w:val="16"/>
              </w:rPr>
            </w:pPr>
            <w:r w:rsidRPr="00AA1140">
              <w:rPr>
                <w:sz w:val="16"/>
                <w:szCs w:val="16"/>
              </w:rPr>
              <w:t>11</w:t>
            </w:r>
          </w:p>
        </w:tc>
        <w:tc>
          <w:tcPr>
            <w:tcW w:w="1169" w:type="dxa"/>
            <w:vAlign w:val="center"/>
          </w:tcPr>
          <w:p w14:paraId="6A99D832" w14:textId="77777777" w:rsidR="00DF2E71" w:rsidRPr="00AA1140" w:rsidRDefault="00DF2E71" w:rsidP="00146E0F">
            <w:pPr>
              <w:autoSpaceDE/>
              <w:autoSpaceDN/>
              <w:adjustRightInd/>
              <w:spacing w:before="0" w:line="240" w:lineRule="auto"/>
              <w:ind w:left="0"/>
              <w:rPr>
                <w:sz w:val="16"/>
                <w:szCs w:val="16"/>
              </w:rPr>
            </w:pPr>
            <w:r w:rsidRPr="00AA1140">
              <w:rPr>
                <w:sz w:val="16"/>
                <w:szCs w:val="16"/>
              </w:rPr>
              <w:t>85°C (185°F)</w:t>
            </w:r>
          </w:p>
        </w:tc>
      </w:tr>
      <w:tr w:rsidR="00DF2E71" w:rsidRPr="00002455" w14:paraId="1238B759" w14:textId="77777777" w:rsidTr="00F029EB">
        <w:trPr>
          <w:trHeight w:val="288"/>
          <w:jc w:val="center"/>
        </w:trPr>
        <w:tc>
          <w:tcPr>
            <w:tcW w:w="2352" w:type="dxa"/>
            <w:gridSpan w:val="3"/>
            <w:tcBorders>
              <w:bottom w:val="single" w:sz="12" w:space="0" w:color="auto"/>
            </w:tcBorders>
            <w:vAlign w:val="center"/>
          </w:tcPr>
          <w:p w14:paraId="69839CD7" w14:textId="77777777" w:rsidR="00DF2E71" w:rsidRPr="00F029EB" w:rsidRDefault="00DF2E71" w:rsidP="00F029EB">
            <w:pPr>
              <w:autoSpaceDE/>
              <w:autoSpaceDN/>
              <w:adjustRightInd/>
              <w:spacing w:before="0" w:line="240" w:lineRule="auto"/>
              <w:ind w:left="0"/>
              <w:rPr>
                <w:b/>
                <w:color w:val="auto"/>
                <w:sz w:val="16"/>
                <w:szCs w:val="24"/>
                <w:lang w:val="ru-RU"/>
              </w:rPr>
            </w:pPr>
          </w:p>
        </w:tc>
        <w:tc>
          <w:tcPr>
            <w:tcW w:w="7648" w:type="dxa"/>
            <w:gridSpan w:val="6"/>
            <w:tcBorders>
              <w:bottom w:val="single" w:sz="12" w:space="0" w:color="auto"/>
            </w:tcBorders>
            <w:vAlign w:val="center"/>
          </w:tcPr>
          <w:p w14:paraId="7924C223" w14:textId="77777777" w:rsidR="00DF2E71" w:rsidRPr="006F0532" w:rsidRDefault="00DF2E71" w:rsidP="00146E0F">
            <w:pPr>
              <w:autoSpaceDE/>
              <w:autoSpaceDN/>
              <w:adjustRightInd/>
              <w:spacing w:before="0" w:line="240" w:lineRule="auto"/>
              <w:ind w:left="0"/>
              <w:rPr>
                <w:sz w:val="16"/>
                <w:szCs w:val="16"/>
                <w:lang w:val="ru-RU"/>
              </w:rPr>
            </w:pPr>
            <w:r>
              <w:rPr>
                <w:i/>
                <w:color w:val="auto"/>
                <w:sz w:val="14"/>
                <w:szCs w:val="24"/>
                <w:lang w:val="ru-RU"/>
              </w:rPr>
              <w:t>Примечание: На края и сварные швы рекомендуется нанести полосовой слой.</w:t>
            </w:r>
          </w:p>
        </w:tc>
      </w:tr>
      <w:tr w:rsidR="00DF2E71" w:rsidRPr="00002455" w14:paraId="5F3D3575" w14:textId="77777777" w:rsidTr="00F029EB">
        <w:trPr>
          <w:trHeight w:val="288"/>
          <w:jc w:val="center"/>
        </w:trPr>
        <w:tc>
          <w:tcPr>
            <w:tcW w:w="10000" w:type="dxa"/>
            <w:gridSpan w:val="9"/>
            <w:tcBorders>
              <w:top w:val="single" w:sz="12" w:space="0" w:color="auto"/>
            </w:tcBorders>
            <w:vAlign w:val="center"/>
          </w:tcPr>
          <w:p w14:paraId="6C71A7BF" w14:textId="61E59C67" w:rsidR="00DF2E71" w:rsidRPr="00C1049B" w:rsidRDefault="00DF2E71" w:rsidP="00146E0F">
            <w:pPr>
              <w:autoSpaceDE/>
              <w:autoSpaceDN/>
              <w:adjustRightInd/>
              <w:spacing w:before="0" w:line="240" w:lineRule="auto"/>
              <w:ind w:left="0"/>
              <w:rPr>
                <w:i/>
                <w:color w:val="auto"/>
                <w:sz w:val="14"/>
                <w:szCs w:val="14"/>
                <w:lang w:val="ru-RU"/>
              </w:rPr>
            </w:pPr>
          </w:p>
        </w:tc>
      </w:tr>
      <w:tr w:rsidR="00DF2E71" w:rsidRPr="000F4EA8" w14:paraId="7BB0E219" w14:textId="77777777" w:rsidTr="00F029EB">
        <w:trPr>
          <w:trHeight w:val="288"/>
          <w:jc w:val="center"/>
        </w:trPr>
        <w:tc>
          <w:tcPr>
            <w:tcW w:w="1234" w:type="dxa"/>
            <w:vAlign w:val="center"/>
          </w:tcPr>
          <w:p w14:paraId="4A38B912" w14:textId="77777777" w:rsidR="00DF2E71" w:rsidRPr="0005732F" w:rsidRDefault="00DF2E71"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3" w:type="dxa"/>
            <w:gridSpan w:val="3"/>
            <w:vAlign w:val="center"/>
          </w:tcPr>
          <w:p w14:paraId="7D20D322" w14:textId="087DC747" w:rsidR="00DF2E71" w:rsidRPr="00E26578" w:rsidRDefault="00D46407" w:rsidP="00146E0F">
            <w:pPr>
              <w:spacing w:line="240" w:lineRule="auto"/>
              <w:ind w:left="-72"/>
              <w:rPr>
                <w:b/>
                <w:color w:val="auto"/>
                <w:sz w:val="16"/>
                <w:szCs w:val="16"/>
                <w:lang w:val="ru-RU"/>
              </w:rPr>
            </w:pPr>
            <w:r>
              <w:rPr>
                <w:color w:val="auto"/>
                <w:sz w:val="16"/>
                <w:szCs w:val="24"/>
                <w:lang w:val="ru-RU"/>
              </w:rPr>
              <w:t>Ноябрь</w:t>
            </w:r>
            <w:r w:rsidR="00BE7AF8">
              <w:rPr>
                <w:color w:val="auto"/>
                <w:sz w:val="16"/>
                <w:szCs w:val="24"/>
                <w:lang w:val="ru-RU"/>
              </w:rPr>
              <w:t xml:space="preserve"> 2025</w:t>
            </w:r>
          </w:p>
        </w:tc>
        <w:tc>
          <w:tcPr>
            <w:tcW w:w="2493" w:type="dxa"/>
            <w:gridSpan w:val="3"/>
            <w:vAlign w:val="center"/>
          </w:tcPr>
          <w:p w14:paraId="6F50B942" w14:textId="77777777" w:rsidR="00DF2E71" w:rsidRPr="000F4EA8" w:rsidRDefault="00DF2E71" w:rsidP="00146E0F">
            <w:pPr>
              <w:spacing w:line="240" w:lineRule="auto"/>
              <w:rPr>
                <w:b/>
                <w:sz w:val="16"/>
                <w:szCs w:val="16"/>
              </w:rPr>
            </w:pPr>
          </w:p>
        </w:tc>
        <w:tc>
          <w:tcPr>
            <w:tcW w:w="971" w:type="dxa"/>
            <w:vAlign w:val="center"/>
          </w:tcPr>
          <w:p w14:paraId="06E00733" w14:textId="77777777" w:rsidR="00DF2E71" w:rsidRPr="000F4EA8" w:rsidRDefault="00DF2E71" w:rsidP="00146E0F">
            <w:pPr>
              <w:spacing w:line="240" w:lineRule="auto"/>
              <w:jc w:val="center"/>
              <w:rPr>
                <w:b/>
                <w:sz w:val="16"/>
                <w:szCs w:val="16"/>
              </w:rPr>
            </w:pPr>
          </w:p>
        </w:tc>
        <w:tc>
          <w:tcPr>
            <w:tcW w:w="1169" w:type="dxa"/>
            <w:vAlign w:val="center"/>
          </w:tcPr>
          <w:p w14:paraId="5B80EA7F" w14:textId="77777777" w:rsidR="00DF2E71" w:rsidRPr="000F4EA8" w:rsidRDefault="00DF2E71" w:rsidP="00146E0F">
            <w:pPr>
              <w:spacing w:line="240" w:lineRule="auto"/>
              <w:jc w:val="center"/>
              <w:rPr>
                <w:b/>
                <w:sz w:val="16"/>
                <w:szCs w:val="16"/>
              </w:rPr>
            </w:pPr>
          </w:p>
        </w:tc>
      </w:tr>
    </w:tbl>
    <w:p w14:paraId="1C1C00B4" w14:textId="77777777" w:rsidR="00220939" w:rsidRDefault="00220939" w:rsidP="009A67A4">
      <w:pPr>
        <w:widowControl w:val="0"/>
        <w:spacing w:line="240" w:lineRule="auto"/>
        <w:ind w:left="1350" w:right="151" w:hanging="1260"/>
        <w:contextualSpacing/>
        <w:rPr>
          <w:sz w:val="16"/>
          <w:szCs w:val="16"/>
          <w:lang w:val="ru-RU"/>
        </w:rPr>
      </w:pPr>
    </w:p>
    <w:p w14:paraId="4BDEE2BA" w14:textId="2F56482F" w:rsidR="001647D8" w:rsidRDefault="001647D8" w:rsidP="009A67A4">
      <w:pPr>
        <w:widowControl w:val="0"/>
        <w:spacing w:line="240" w:lineRule="auto"/>
        <w:ind w:left="1350" w:right="151" w:hanging="1260"/>
        <w:contextualSpacing/>
        <w:rPr>
          <w:sz w:val="16"/>
          <w:szCs w:val="16"/>
          <w:lang w:val="ru-RU"/>
        </w:rPr>
      </w:pPr>
      <w:r w:rsidRPr="00531BFF">
        <w:rPr>
          <w:sz w:val="16"/>
          <w:szCs w:val="16"/>
          <w:lang w:val="ru-RU"/>
        </w:rPr>
        <w:t>Примечание</w:t>
      </w:r>
      <w:r w:rsidR="00246A03" w:rsidRPr="00531BFF">
        <w:rPr>
          <w:sz w:val="16"/>
          <w:szCs w:val="16"/>
          <w:lang w:val="ru-RU"/>
        </w:rPr>
        <w:t xml:space="preserve"> 1</w:t>
      </w:r>
      <w:r w:rsidRPr="00531BFF">
        <w:rPr>
          <w:sz w:val="16"/>
          <w:szCs w:val="16"/>
          <w:lang w:val="ru-RU"/>
        </w:rPr>
        <w:t>:</w:t>
      </w:r>
      <w:r w:rsidR="009A67A4">
        <w:rPr>
          <w:sz w:val="16"/>
          <w:szCs w:val="16"/>
          <w:lang w:val="ru-RU"/>
        </w:rPr>
        <w:tab/>
      </w:r>
      <w:r>
        <w:rPr>
          <w:sz w:val="16"/>
          <w:szCs w:val="16"/>
          <w:lang w:val="ru-RU"/>
        </w:rPr>
        <w:t>Большинство</w:t>
      </w:r>
      <w:r w:rsidRPr="00581318">
        <w:rPr>
          <w:sz w:val="16"/>
          <w:szCs w:val="16"/>
          <w:lang w:val="ru-RU"/>
        </w:rPr>
        <w:t xml:space="preserve"> этих покрытий </w:t>
      </w:r>
      <w:r>
        <w:rPr>
          <w:sz w:val="16"/>
          <w:szCs w:val="16"/>
          <w:lang w:val="ru-RU"/>
        </w:rPr>
        <w:t>может быть нанесено</w:t>
      </w:r>
      <w:r w:rsidRPr="00581318">
        <w:rPr>
          <w:sz w:val="16"/>
          <w:szCs w:val="16"/>
          <w:lang w:val="ru-RU"/>
        </w:rPr>
        <w:t xml:space="preserve"> в 1 слой. </w:t>
      </w:r>
      <w:r>
        <w:rPr>
          <w:sz w:val="16"/>
          <w:szCs w:val="16"/>
          <w:lang w:val="ru-RU"/>
        </w:rPr>
        <w:t>Перед покрытием проверить</w:t>
      </w:r>
      <w:r w:rsidRPr="00581318">
        <w:rPr>
          <w:sz w:val="16"/>
          <w:szCs w:val="16"/>
          <w:lang w:val="ru-RU"/>
        </w:rPr>
        <w:t xml:space="preserve"> рекомендации производителя</w:t>
      </w:r>
      <w:r>
        <w:rPr>
          <w:sz w:val="16"/>
          <w:szCs w:val="16"/>
          <w:lang w:val="ru-RU"/>
        </w:rPr>
        <w:t>.</w:t>
      </w:r>
    </w:p>
    <w:p w14:paraId="508B5B6E" w14:textId="61B83132" w:rsidR="00246A03" w:rsidRPr="003A3A7D" w:rsidRDefault="00246A03" w:rsidP="009A67A4">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9A67A4">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1F2D3E13" w14:textId="72443ABB" w:rsidR="00AC15BE" w:rsidRDefault="00AC15BE" w:rsidP="009A67A4">
      <w:pPr>
        <w:widowControl w:val="0"/>
        <w:spacing w:line="240" w:lineRule="auto"/>
        <w:ind w:left="1350" w:right="151" w:hanging="1260"/>
        <w:contextualSpacing/>
        <w:rPr>
          <w:sz w:val="16"/>
          <w:szCs w:val="16"/>
          <w:lang w:val="ru-RU"/>
        </w:rPr>
      </w:pPr>
      <w:r>
        <w:rPr>
          <w:sz w:val="16"/>
          <w:szCs w:val="16"/>
          <w:lang w:val="ru-RU"/>
        </w:rPr>
        <w:t xml:space="preserve">Примечание 3: </w:t>
      </w:r>
      <w:r w:rsidR="009A67A4">
        <w:rPr>
          <w:sz w:val="16"/>
          <w:szCs w:val="16"/>
          <w:lang w:val="ru-RU"/>
        </w:rPr>
        <w:tab/>
      </w:r>
      <w:r w:rsidRPr="0004051A">
        <w:rPr>
          <w:sz w:val="16"/>
          <w:szCs w:val="16"/>
          <w:lang w:val="ru-RU"/>
        </w:rPr>
        <w:t>*</w:t>
      </w:r>
      <w:r>
        <w:rPr>
          <w:sz w:val="16"/>
          <w:szCs w:val="16"/>
          <w:lang w:val="ru-RU"/>
        </w:rPr>
        <w:t>Не включая</w:t>
      </w:r>
      <w:r w:rsidRPr="0004051A">
        <w:rPr>
          <w:sz w:val="16"/>
          <w:szCs w:val="16"/>
          <w:lang w:val="ru-RU"/>
        </w:rPr>
        <w:t xml:space="preserve"> 4500</w:t>
      </w:r>
      <w:r w:rsidRPr="00531BFF">
        <w:rPr>
          <w:sz w:val="16"/>
          <w:szCs w:val="16"/>
          <w:lang w:val="ru-RU"/>
        </w:rPr>
        <w:t>FS</w:t>
      </w:r>
      <w:r>
        <w:rPr>
          <w:sz w:val="16"/>
          <w:szCs w:val="16"/>
          <w:lang w:val="ru-RU"/>
        </w:rPr>
        <w:t xml:space="preserve"> материал</w:t>
      </w:r>
      <w:r w:rsidRPr="0004051A">
        <w:rPr>
          <w:sz w:val="16"/>
          <w:szCs w:val="16"/>
          <w:lang w:val="ru-RU"/>
        </w:rPr>
        <w:t>.</w:t>
      </w:r>
    </w:p>
    <w:p w14:paraId="09F222E1" w14:textId="77777777" w:rsidR="00246A03" w:rsidRDefault="00246A03" w:rsidP="001647D8">
      <w:pPr>
        <w:widowControl w:val="0"/>
        <w:spacing w:line="240" w:lineRule="auto"/>
        <w:ind w:left="-142" w:right="-23"/>
        <w:rPr>
          <w:sz w:val="16"/>
          <w:szCs w:val="16"/>
          <w:lang w:val="ru-RU"/>
        </w:rPr>
      </w:pPr>
    </w:p>
    <w:p w14:paraId="3F5A0A49"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80" w:type="dxa"/>
        <w:jc w:val="center"/>
        <w:tblLayout w:type="fixed"/>
        <w:tblLook w:val="01E0" w:firstRow="1" w:lastRow="1" w:firstColumn="1" w:lastColumn="1" w:noHBand="0" w:noVBand="0"/>
      </w:tblPr>
      <w:tblGrid>
        <w:gridCol w:w="1170"/>
        <w:gridCol w:w="270"/>
        <w:gridCol w:w="848"/>
        <w:gridCol w:w="3019"/>
        <w:gridCol w:w="990"/>
        <w:gridCol w:w="1643"/>
        <w:gridCol w:w="880"/>
        <w:gridCol w:w="1253"/>
        <w:gridCol w:w="7"/>
      </w:tblGrid>
      <w:tr w:rsidR="001647D8" w:rsidRPr="00002455" w14:paraId="26C662FE" w14:textId="77777777" w:rsidTr="00F029EB">
        <w:trPr>
          <w:trHeight w:val="360"/>
          <w:jc w:val="center"/>
        </w:trPr>
        <w:tc>
          <w:tcPr>
            <w:tcW w:w="10080" w:type="dxa"/>
            <w:gridSpan w:val="9"/>
            <w:tcBorders>
              <w:top w:val="single" w:sz="6" w:space="0" w:color="auto"/>
              <w:bottom w:val="single" w:sz="12" w:space="0" w:color="auto"/>
            </w:tcBorders>
            <w:shd w:val="clear" w:color="auto" w:fill="FFFFFF"/>
            <w:vAlign w:val="center"/>
          </w:tcPr>
          <w:p w14:paraId="7C496576" w14:textId="77777777" w:rsidR="001647D8" w:rsidRPr="006952A6" w:rsidRDefault="006A2AE5" w:rsidP="006A2AE5">
            <w:pPr>
              <w:ind w:right="-72"/>
              <w:jc w:val="right"/>
              <w:rPr>
                <w:b/>
                <w:i/>
                <w:color w:val="auto"/>
                <w:lang w:val="ru-RU"/>
              </w:rPr>
            </w:pPr>
            <w:r>
              <w:rPr>
                <w:b/>
                <w:i/>
                <w:color w:val="auto"/>
                <w:lang w:val="ru-RU"/>
              </w:rPr>
              <w:lastRenderedPageBreak/>
              <w:t>Т</w:t>
            </w:r>
            <w:r w:rsidR="001647D8" w:rsidRPr="006952A6">
              <w:rPr>
                <w:b/>
                <w:i/>
                <w:color w:val="auto"/>
                <w:lang w:val="ru-RU"/>
              </w:rPr>
              <w:t xml:space="preserve">олстопленочные </w:t>
            </w:r>
            <w:r>
              <w:rPr>
                <w:b/>
                <w:i/>
                <w:color w:val="auto"/>
                <w:lang w:val="ru-RU"/>
              </w:rPr>
              <w:t xml:space="preserve">грунтовки </w:t>
            </w:r>
            <w:r w:rsidR="001647D8" w:rsidRPr="006952A6">
              <w:rPr>
                <w:b/>
                <w:i/>
                <w:color w:val="auto"/>
                <w:lang w:val="ru-RU"/>
              </w:rPr>
              <w:t>для погруженной эксплуатации</w:t>
            </w:r>
          </w:p>
        </w:tc>
      </w:tr>
      <w:tr w:rsidR="001647D8" w:rsidRPr="0005732F" w14:paraId="771E37A3" w14:textId="77777777" w:rsidTr="00F029EB">
        <w:trPr>
          <w:trHeight w:val="360"/>
          <w:jc w:val="center"/>
        </w:trPr>
        <w:tc>
          <w:tcPr>
            <w:tcW w:w="7940" w:type="dxa"/>
            <w:gridSpan w:val="6"/>
            <w:tcBorders>
              <w:top w:val="single" w:sz="12" w:space="0" w:color="auto"/>
              <w:left w:val="single" w:sz="12" w:space="0" w:color="auto"/>
              <w:bottom w:val="single" w:sz="12" w:space="0" w:color="auto"/>
            </w:tcBorders>
            <w:vAlign w:val="center"/>
          </w:tcPr>
          <w:p w14:paraId="23D07F52" w14:textId="77777777" w:rsidR="001647D8" w:rsidRPr="006952A6" w:rsidRDefault="006A2AE5" w:rsidP="006A2AE5">
            <w:pPr>
              <w:autoSpaceDE/>
              <w:autoSpaceDN/>
              <w:adjustRightInd/>
              <w:spacing w:before="0" w:line="240" w:lineRule="auto"/>
              <w:ind w:left="0"/>
              <w:rPr>
                <w:b/>
                <w:color w:val="auto"/>
                <w:sz w:val="20"/>
                <w:szCs w:val="20"/>
                <w:lang w:val="ru-RU"/>
              </w:rPr>
            </w:pPr>
            <w:r>
              <w:rPr>
                <w:b/>
                <w:color w:val="auto"/>
                <w:sz w:val="20"/>
                <w:szCs w:val="24"/>
                <w:lang w:val="ru-RU"/>
              </w:rPr>
              <w:t>Т</w:t>
            </w:r>
            <w:r w:rsidR="001647D8" w:rsidRPr="00AD544E">
              <w:rPr>
                <w:b/>
                <w:color w:val="auto"/>
                <w:sz w:val="20"/>
                <w:szCs w:val="24"/>
                <w:lang w:val="ru-RU"/>
              </w:rPr>
              <w:t xml:space="preserve">олстопленочные </w:t>
            </w:r>
            <w:r w:rsidR="00A94FF5" w:rsidRPr="005C6B84">
              <w:rPr>
                <w:b/>
                <w:color w:val="auto"/>
                <w:sz w:val="20"/>
                <w:szCs w:val="24"/>
                <w:lang w:val="ru-RU"/>
              </w:rPr>
              <w:t xml:space="preserve">покрытия </w:t>
            </w:r>
            <w:r w:rsidR="001647D8" w:rsidRPr="005C6B84">
              <w:rPr>
                <w:b/>
                <w:color w:val="auto"/>
                <w:sz w:val="20"/>
                <w:szCs w:val="24"/>
                <w:lang w:val="ru-RU"/>
              </w:rPr>
              <w:t>для</w:t>
            </w:r>
            <w:r w:rsidR="001647D8" w:rsidRPr="00AD544E">
              <w:rPr>
                <w:b/>
                <w:color w:val="auto"/>
                <w:sz w:val="20"/>
                <w:szCs w:val="24"/>
                <w:lang w:val="ru-RU"/>
              </w:rPr>
              <w:t xml:space="preserve"> погруженной эксплуатации в пластовой воде</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10B1267D" w14:textId="77777777" w:rsidR="001647D8" w:rsidRPr="0005732F" w:rsidRDefault="001647D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9.5</w:t>
            </w:r>
          </w:p>
        </w:tc>
      </w:tr>
      <w:tr w:rsidR="001647D8" w:rsidRPr="00097C2A" w14:paraId="1264BBB6" w14:textId="77777777" w:rsidTr="00F029EB">
        <w:trPr>
          <w:gridAfter w:val="1"/>
          <w:wAfter w:w="7" w:type="dxa"/>
          <w:cantSplit/>
          <w:trHeight w:val="288"/>
          <w:jc w:val="center"/>
        </w:trPr>
        <w:tc>
          <w:tcPr>
            <w:tcW w:w="1440" w:type="dxa"/>
            <w:gridSpan w:val="2"/>
            <w:tcBorders>
              <w:top w:val="single" w:sz="12" w:space="0" w:color="auto"/>
            </w:tcBorders>
          </w:tcPr>
          <w:p w14:paraId="5D496B30"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67" w:type="dxa"/>
            <w:gridSpan w:val="2"/>
            <w:tcBorders>
              <w:top w:val="single" w:sz="12" w:space="0" w:color="auto"/>
            </w:tcBorders>
          </w:tcPr>
          <w:p w14:paraId="12E372F1" w14:textId="63B910AE" w:rsidR="0084350F" w:rsidRPr="008E5F28" w:rsidRDefault="008E5F28" w:rsidP="00146E0F">
            <w:pPr>
              <w:autoSpaceDE/>
              <w:autoSpaceDN/>
              <w:adjustRightInd/>
              <w:spacing w:before="0" w:line="240" w:lineRule="auto"/>
              <w:ind w:left="-72"/>
              <w:rPr>
                <w:color w:val="auto"/>
                <w:sz w:val="16"/>
                <w:szCs w:val="24"/>
              </w:rPr>
            </w:pPr>
            <w:r w:rsidRPr="008E5F28">
              <w:rPr>
                <w:color w:val="auto"/>
                <w:sz w:val="16"/>
                <w:szCs w:val="24"/>
              </w:rPr>
              <w:t>SSPC-SP1/SP5(NACENo.</w:t>
            </w:r>
            <w:proofErr w:type="gramStart"/>
            <w:r w:rsidRPr="008E5F28">
              <w:rPr>
                <w:color w:val="auto"/>
                <w:sz w:val="16"/>
                <w:szCs w:val="24"/>
              </w:rPr>
              <w:t>1)(</w:t>
            </w:r>
            <w:proofErr w:type="gramEnd"/>
            <w:r w:rsidRPr="008E5F28">
              <w:rPr>
                <w:color w:val="auto"/>
                <w:sz w:val="16"/>
                <w:szCs w:val="24"/>
              </w:rPr>
              <w:t>SA3)</w:t>
            </w:r>
          </w:p>
          <w:p w14:paraId="64A1FDC2" w14:textId="096EBB98" w:rsidR="001647D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860421" w:rsidRPr="00860421">
              <w:rPr>
                <w:color w:val="auto"/>
                <w:sz w:val="16"/>
                <w:szCs w:val="24"/>
                <w:lang w:val="ru-RU"/>
              </w:rPr>
              <w:t xml:space="preserve"> </w:t>
            </w:r>
            <w:r w:rsidR="001647D8" w:rsidRPr="00037A5B">
              <w:rPr>
                <w:color w:val="auto"/>
                <w:sz w:val="16"/>
                <w:szCs w:val="24"/>
                <w:lang w:val="ru-RU"/>
              </w:rPr>
              <w:t>очистка до белого металла.</w:t>
            </w:r>
          </w:p>
        </w:tc>
        <w:tc>
          <w:tcPr>
            <w:tcW w:w="990" w:type="dxa"/>
            <w:tcBorders>
              <w:top w:val="single" w:sz="12" w:space="0" w:color="auto"/>
            </w:tcBorders>
          </w:tcPr>
          <w:p w14:paraId="3590D5D7" w14:textId="77777777" w:rsidR="001647D8" w:rsidRPr="004E6B3B" w:rsidRDefault="001647D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76" w:type="dxa"/>
            <w:gridSpan w:val="3"/>
            <w:vMerge w:val="restart"/>
            <w:tcBorders>
              <w:top w:val="single" w:sz="12" w:space="0" w:color="auto"/>
            </w:tcBorders>
          </w:tcPr>
          <w:p w14:paraId="10687532" w14:textId="77777777" w:rsidR="001647D8" w:rsidRPr="00BD2B1A" w:rsidRDefault="001647D8" w:rsidP="00146E0F">
            <w:pPr>
              <w:autoSpaceDE/>
              <w:autoSpaceDN/>
              <w:adjustRightInd/>
              <w:spacing w:before="0" w:line="240" w:lineRule="auto"/>
              <w:ind w:left="-72"/>
              <w:rPr>
                <w:color w:val="auto"/>
                <w:sz w:val="16"/>
                <w:szCs w:val="16"/>
                <w:lang w:val="ru-RU"/>
              </w:rPr>
            </w:pPr>
            <w:r w:rsidRPr="00BD2B1A">
              <w:rPr>
                <w:color w:val="auto"/>
                <w:sz w:val="16"/>
                <w:szCs w:val="16"/>
                <w:lang w:val="ru-RU"/>
              </w:rPr>
              <w:t>Применяется такое же покрытие того же изготовителя.</w:t>
            </w:r>
          </w:p>
        </w:tc>
      </w:tr>
      <w:tr w:rsidR="001647D8" w:rsidRPr="00097C2A" w14:paraId="1F936684" w14:textId="77777777" w:rsidTr="00F029EB">
        <w:trPr>
          <w:gridAfter w:val="1"/>
          <w:wAfter w:w="7" w:type="dxa"/>
          <w:cantSplit/>
          <w:trHeight w:val="288"/>
          <w:jc w:val="center"/>
        </w:trPr>
        <w:tc>
          <w:tcPr>
            <w:tcW w:w="1440" w:type="dxa"/>
            <w:gridSpan w:val="2"/>
          </w:tcPr>
          <w:p w14:paraId="3D81DF9A"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67" w:type="dxa"/>
            <w:gridSpan w:val="2"/>
          </w:tcPr>
          <w:p w14:paraId="3A6BF069" w14:textId="77777777" w:rsidR="001647D8" w:rsidRPr="00037A5B" w:rsidRDefault="00224632" w:rsidP="00146E0F">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59F2C156" w14:textId="77777777" w:rsidR="001647D8" w:rsidRPr="002F2237" w:rsidRDefault="001647D8" w:rsidP="00146E0F">
            <w:pPr>
              <w:autoSpaceDE/>
              <w:autoSpaceDN/>
              <w:adjustRightInd/>
              <w:spacing w:before="0" w:line="240" w:lineRule="auto"/>
              <w:ind w:left="-72"/>
              <w:rPr>
                <w:color w:val="auto"/>
                <w:sz w:val="16"/>
                <w:szCs w:val="16"/>
                <w:lang w:val="ru-RU"/>
              </w:rPr>
            </w:pPr>
          </w:p>
        </w:tc>
        <w:tc>
          <w:tcPr>
            <w:tcW w:w="3776" w:type="dxa"/>
            <w:gridSpan w:val="3"/>
            <w:vMerge/>
            <w:vAlign w:val="center"/>
          </w:tcPr>
          <w:p w14:paraId="50EFEE3C" w14:textId="77777777" w:rsidR="001647D8" w:rsidRPr="00D750DA" w:rsidRDefault="001647D8" w:rsidP="00146E0F">
            <w:pPr>
              <w:rPr>
                <w:color w:val="auto"/>
                <w:lang w:val="ru-RU"/>
              </w:rPr>
            </w:pPr>
          </w:p>
        </w:tc>
      </w:tr>
      <w:tr w:rsidR="001647D8" w:rsidRPr="00097C2A" w14:paraId="407097AF" w14:textId="77777777" w:rsidTr="00F029EB">
        <w:trPr>
          <w:gridAfter w:val="1"/>
          <w:wAfter w:w="7" w:type="dxa"/>
          <w:cantSplit/>
          <w:trHeight w:val="288"/>
          <w:jc w:val="center"/>
        </w:trPr>
        <w:tc>
          <w:tcPr>
            <w:tcW w:w="1440" w:type="dxa"/>
            <w:gridSpan w:val="2"/>
            <w:tcBorders>
              <w:bottom w:val="single" w:sz="12" w:space="0" w:color="auto"/>
            </w:tcBorders>
          </w:tcPr>
          <w:p w14:paraId="74D08CF3"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67" w:type="dxa"/>
            <w:gridSpan w:val="2"/>
            <w:tcBorders>
              <w:bottom w:val="single" w:sz="12" w:space="0" w:color="auto"/>
            </w:tcBorders>
          </w:tcPr>
          <w:p w14:paraId="7FBC2C8D" w14:textId="36E22479" w:rsidR="001647D8" w:rsidRPr="00037A5B" w:rsidRDefault="001647D8" w:rsidP="00146E0F">
            <w:pPr>
              <w:autoSpaceDE/>
              <w:autoSpaceDN/>
              <w:adjustRightInd/>
              <w:spacing w:before="0" w:line="240" w:lineRule="auto"/>
              <w:ind w:left="-72"/>
              <w:rPr>
                <w:color w:val="auto"/>
                <w:sz w:val="16"/>
                <w:szCs w:val="24"/>
                <w:lang w:val="ru-RU"/>
              </w:rPr>
            </w:pPr>
            <w:r w:rsidRPr="005F6A8A">
              <w:rPr>
                <w:color w:val="auto"/>
                <w:sz w:val="16"/>
                <w:szCs w:val="16"/>
                <w:lang w:val="ru-RU"/>
              </w:rPr>
              <w:t xml:space="preserve">0.635 – 1.270 </w:t>
            </w:r>
            <w:r>
              <w:rPr>
                <w:color w:val="auto"/>
                <w:sz w:val="16"/>
                <w:szCs w:val="16"/>
                <w:lang w:val="ru-RU"/>
              </w:rPr>
              <w:t>мм</w:t>
            </w:r>
            <w:r w:rsidRPr="005F6A8A">
              <w:rPr>
                <w:color w:val="auto"/>
                <w:sz w:val="16"/>
                <w:szCs w:val="16"/>
                <w:lang w:val="ru-RU"/>
              </w:rPr>
              <w:t xml:space="preserve">. (25.0 - 50.0 </w:t>
            </w:r>
            <w:r>
              <w:rPr>
                <w:color w:val="auto"/>
                <w:sz w:val="16"/>
                <w:szCs w:val="16"/>
                <w:lang w:val="ru-RU"/>
              </w:rPr>
              <w:t>милов</w:t>
            </w:r>
            <w:r>
              <w:rPr>
                <w:color w:val="auto"/>
                <w:sz w:val="16"/>
                <w:szCs w:val="24"/>
                <w:lang w:val="ru-RU"/>
              </w:rPr>
              <w:t>) (распыляется), 2</w:t>
            </w:r>
            <w:del w:id="601" w:author="Kurmanov, Aidyn [STAMGazStroy LLP]" w:date="2025-12-11T15:35:00Z" w16du:dateUtc="2025-12-11T10:35:00Z">
              <w:r>
                <w:rPr>
                  <w:color w:val="auto"/>
                  <w:sz w:val="16"/>
                  <w:szCs w:val="24"/>
                  <w:lang w:val="ru-RU"/>
                </w:rPr>
                <w:delText>,</w:delText>
              </w:r>
            </w:del>
            <w:ins w:id="602" w:author="Kurmanov, Aidyn [STAMGazStroy LLP]" w:date="2025-12-11T15:35:00Z" w16du:dateUtc="2025-12-11T10:35:00Z">
              <w:r w:rsidR="0018552A" w:rsidRPr="0018552A">
                <w:rPr>
                  <w:color w:val="auto"/>
                  <w:sz w:val="16"/>
                  <w:szCs w:val="24"/>
                  <w:lang w:val="ru-RU"/>
                </w:rPr>
                <w:t>.</w:t>
              </w:r>
            </w:ins>
            <w:r>
              <w:rPr>
                <w:color w:val="auto"/>
                <w:sz w:val="16"/>
                <w:szCs w:val="24"/>
                <w:lang w:val="ru-RU"/>
              </w:rPr>
              <w:t>032 м</w:t>
            </w:r>
            <w:r w:rsidRPr="00037A5B">
              <w:rPr>
                <w:color w:val="auto"/>
                <w:sz w:val="16"/>
                <w:szCs w:val="24"/>
                <w:lang w:val="ru-RU"/>
              </w:rPr>
              <w:t>м (80</w:t>
            </w:r>
            <w:del w:id="603" w:author="Kurmanov, Aidyn [STAMGazStroy LLP]" w:date="2025-12-11T15:35:00Z" w16du:dateUtc="2025-12-11T10:35:00Z">
              <w:r w:rsidRPr="00037A5B">
                <w:rPr>
                  <w:color w:val="auto"/>
                  <w:sz w:val="16"/>
                  <w:szCs w:val="24"/>
                  <w:lang w:val="ru-RU"/>
                </w:rPr>
                <w:delText>,</w:delText>
              </w:r>
            </w:del>
            <w:ins w:id="604" w:author="Kurmanov, Aidyn [STAMGazStroy LLP]" w:date="2025-12-11T15:35:00Z" w16du:dateUtc="2025-12-11T10:35:00Z">
              <w:r w:rsidR="0018552A" w:rsidRPr="0018552A">
                <w:rPr>
                  <w:color w:val="auto"/>
                  <w:sz w:val="16"/>
                  <w:szCs w:val="24"/>
                  <w:lang w:val="ru-RU"/>
                </w:rPr>
                <w:t>.</w:t>
              </w:r>
            </w:ins>
            <w:r w:rsidRPr="00037A5B">
              <w:rPr>
                <w:color w:val="auto"/>
                <w:sz w:val="16"/>
                <w:szCs w:val="24"/>
                <w:lang w:val="ru-RU"/>
              </w:rPr>
              <w:t>0 милов) (мин) (наносится шпателем). (Для определения мин/макс толщины слоя см. листы технических данных изготовителя)</w:t>
            </w:r>
          </w:p>
        </w:tc>
        <w:tc>
          <w:tcPr>
            <w:tcW w:w="990" w:type="dxa"/>
            <w:tcBorders>
              <w:bottom w:val="single" w:sz="12" w:space="0" w:color="auto"/>
            </w:tcBorders>
          </w:tcPr>
          <w:p w14:paraId="71061B2D" w14:textId="77777777" w:rsidR="001647D8" w:rsidRPr="002F2237" w:rsidRDefault="001647D8" w:rsidP="00146E0F">
            <w:pPr>
              <w:autoSpaceDE/>
              <w:autoSpaceDN/>
              <w:adjustRightInd/>
              <w:spacing w:before="0" w:line="240" w:lineRule="auto"/>
              <w:ind w:left="-72"/>
              <w:rPr>
                <w:color w:val="auto"/>
                <w:sz w:val="16"/>
                <w:szCs w:val="16"/>
                <w:lang w:val="ru-RU"/>
              </w:rPr>
            </w:pPr>
          </w:p>
        </w:tc>
        <w:tc>
          <w:tcPr>
            <w:tcW w:w="3776" w:type="dxa"/>
            <w:gridSpan w:val="3"/>
            <w:vMerge/>
            <w:tcBorders>
              <w:bottom w:val="single" w:sz="12" w:space="0" w:color="auto"/>
            </w:tcBorders>
            <w:vAlign w:val="center"/>
          </w:tcPr>
          <w:p w14:paraId="124D743A" w14:textId="77777777" w:rsidR="001647D8" w:rsidRPr="006952A6" w:rsidRDefault="001647D8" w:rsidP="00146E0F">
            <w:pPr>
              <w:rPr>
                <w:color w:val="auto"/>
                <w:lang w:val="ru-RU"/>
              </w:rPr>
            </w:pPr>
          </w:p>
        </w:tc>
      </w:tr>
      <w:tr w:rsidR="001647D8" w:rsidRPr="0005732F" w14:paraId="04DDBD1F" w14:textId="77777777" w:rsidTr="00D20479">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3A77DA68"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9" w:type="dxa"/>
            <w:tcBorders>
              <w:top w:val="single" w:sz="12" w:space="0" w:color="auto"/>
              <w:bottom w:val="single" w:sz="12" w:space="0" w:color="auto"/>
            </w:tcBorders>
            <w:shd w:val="clear" w:color="auto" w:fill="000000"/>
            <w:vAlign w:val="center"/>
          </w:tcPr>
          <w:p w14:paraId="2302ACB6"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33" w:type="dxa"/>
            <w:gridSpan w:val="2"/>
            <w:tcBorders>
              <w:top w:val="single" w:sz="12" w:space="0" w:color="auto"/>
              <w:bottom w:val="single" w:sz="12" w:space="0" w:color="auto"/>
            </w:tcBorders>
            <w:shd w:val="clear" w:color="auto" w:fill="000000"/>
            <w:vAlign w:val="center"/>
          </w:tcPr>
          <w:p w14:paraId="38A88F4B"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880" w:type="dxa"/>
            <w:tcBorders>
              <w:top w:val="single" w:sz="12" w:space="0" w:color="auto"/>
              <w:bottom w:val="single" w:sz="12" w:space="0" w:color="auto"/>
            </w:tcBorders>
            <w:shd w:val="clear" w:color="auto" w:fill="000000"/>
            <w:vAlign w:val="center"/>
          </w:tcPr>
          <w:p w14:paraId="358E0D88"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260" w:type="dxa"/>
            <w:gridSpan w:val="2"/>
            <w:tcBorders>
              <w:top w:val="single" w:sz="12" w:space="0" w:color="auto"/>
              <w:bottom w:val="single" w:sz="12" w:space="0" w:color="auto"/>
              <w:right w:val="single" w:sz="12" w:space="0" w:color="auto"/>
            </w:tcBorders>
            <w:shd w:val="clear" w:color="auto" w:fill="000000"/>
            <w:vAlign w:val="center"/>
          </w:tcPr>
          <w:p w14:paraId="25A9F9B8" w14:textId="77777777" w:rsidR="001647D8" w:rsidRPr="00AD544E" w:rsidRDefault="001647D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647D8" w:rsidRPr="0005732F" w14:paraId="0138F6F7" w14:textId="77777777" w:rsidTr="00D20479">
        <w:trPr>
          <w:trHeight w:val="288"/>
          <w:jc w:val="center"/>
        </w:trPr>
        <w:tc>
          <w:tcPr>
            <w:tcW w:w="2288" w:type="dxa"/>
            <w:gridSpan w:val="3"/>
            <w:vAlign w:val="center"/>
          </w:tcPr>
          <w:p w14:paraId="49AD075B" w14:textId="05C07C8E" w:rsidR="001647D8" w:rsidRPr="00D41158" w:rsidRDefault="006A2AE5" w:rsidP="00146E0F">
            <w:pPr>
              <w:autoSpaceDE/>
              <w:autoSpaceDN/>
              <w:adjustRightInd/>
              <w:spacing w:before="0" w:line="240" w:lineRule="auto"/>
              <w:ind w:left="0"/>
              <w:rPr>
                <w:b/>
                <w:color w:val="auto"/>
                <w:sz w:val="16"/>
                <w:szCs w:val="24"/>
                <w:lang w:val="ru-RU"/>
              </w:rPr>
            </w:pPr>
            <w:r>
              <w:rPr>
                <w:b/>
                <w:color w:val="auto"/>
                <w:sz w:val="16"/>
                <w:szCs w:val="24"/>
                <w:lang w:val="ru-RU"/>
              </w:rPr>
              <w:t>ОДИН</w:t>
            </w:r>
            <w:r w:rsidR="005F28DE">
              <w:rPr>
                <w:b/>
                <w:color w:val="auto"/>
                <w:sz w:val="16"/>
                <w:szCs w:val="24"/>
              </w:rPr>
              <w:t xml:space="preserve"> </w:t>
            </w:r>
            <w:r w:rsidR="001647D8" w:rsidRPr="00D41158">
              <w:rPr>
                <w:b/>
                <w:color w:val="auto"/>
                <w:sz w:val="16"/>
                <w:szCs w:val="24"/>
                <w:lang w:val="ru-RU"/>
              </w:rPr>
              <w:t>СЛОЙ</w:t>
            </w:r>
          </w:p>
        </w:tc>
        <w:tc>
          <w:tcPr>
            <w:tcW w:w="3019" w:type="dxa"/>
            <w:vAlign w:val="center"/>
          </w:tcPr>
          <w:p w14:paraId="0E0017A3" w14:textId="77777777" w:rsidR="001647D8" w:rsidRPr="001D3869" w:rsidRDefault="001647D8" w:rsidP="00146E0F">
            <w:pPr>
              <w:autoSpaceDE/>
              <w:autoSpaceDN/>
              <w:adjustRightInd/>
              <w:spacing w:before="0" w:line="240" w:lineRule="auto"/>
              <w:ind w:left="0"/>
              <w:rPr>
                <w:sz w:val="16"/>
                <w:szCs w:val="16"/>
              </w:rPr>
            </w:pPr>
            <w:r w:rsidRPr="001D3869">
              <w:rPr>
                <w:sz w:val="16"/>
                <w:szCs w:val="16"/>
              </w:rPr>
              <w:t>Carboline</w:t>
            </w:r>
          </w:p>
        </w:tc>
        <w:tc>
          <w:tcPr>
            <w:tcW w:w="2633" w:type="dxa"/>
            <w:gridSpan w:val="2"/>
            <w:vAlign w:val="center"/>
          </w:tcPr>
          <w:p w14:paraId="34977912" w14:textId="3EF7DABF" w:rsidR="001647D8" w:rsidRPr="00AE12D1" w:rsidRDefault="001647D8" w:rsidP="00146E0F">
            <w:pPr>
              <w:autoSpaceDE/>
              <w:autoSpaceDN/>
              <w:adjustRightInd/>
              <w:spacing w:before="0" w:line="240" w:lineRule="auto"/>
              <w:ind w:left="0"/>
              <w:rPr>
                <w:sz w:val="16"/>
                <w:szCs w:val="16"/>
              </w:rPr>
            </w:pPr>
            <w:proofErr w:type="spellStart"/>
            <w:r w:rsidRPr="00AE12D1">
              <w:rPr>
                <w:sz w:val="16"/>
                <w:szCs w:val="16"/>
              </w:rPr>
              <w:t>Plasite</w:t>
            </w:r>
            <w:proofErr w:type="spellEnd"/>
            <w:r w:rsidRPr="00AE12D1">
              <w:rPr>
                <w:sz w:val="16"/>
                <w:szCs w:val="16"/>
              </w:rPr>
              <w:t xml:space="preserve"> 4550 Series</w:t>
            </w:r>
            <w:r w:rsidR="00DD07AA" w:rsidRPr="00AE12D1">
              <w:rPr>
                <w:sz w:val="16"/>
                <w:szCs w:val="16"/>
              </w:rPr>
              <w:t>*</w:t>
            </w:r>
          </w:p>
        </w:tc>
        <w:tc>
          <w:tcPr>
            <w:tcW w:w="880" w:type="dxa"/>
            <w:vAlign w:val="center"/>
          </w:tcPr>
          <w:p w14:paraId="320C6B80" w14:textId="77777777" w:rsidR="001647D8" w:rsidRPr="001D3869" w:rsidRDefault="001647D8" w:rsidP="00146E0F">
            <w:pPr>
              <w:autoSpaceDE/>
              <w:autoSpaceDN/>
              <w:adjustRightInd/>
              <w:spacing w:before="0" w:line="240" w:lineRule="auto"/>
              <w:ind w:left="0"/>
              <w:jc w:val="center"/>
              <w:rPr>
                <w:sz w:val="16"/>
                <w:szCs w:val="16"/>
              </w:rPr>
            </w:pPr>
            <w:r>
              <w:rPr>
                <w:sz w:val="16"/>
                <w:szCs w:val="16"/>
              </w:rPr>
              <w:t>0-3</w:t>
            </w:r>
          </w:p>
        </w:tc>
        <w:tc>
          <w:tcPr>
            <w:tcW w:w="1260" w:type="dxa"/>
            <w:gridSpan w:val="2"/>
            <w:vAlign w:val="center"/>
          </w:tcPr>
          <w:p w14:paraId="2184DDAD" w14:textId="77777777" w:rsidR="001647D8" w:rsidRPr="001D3869" w:rsidRDefault="006A2AE5"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29001C" w:rsidRPr="0005732F" w14:paraId="187A8A68" w14:textId="77777777" w:rsidTr="00D20479">
        <w:trPr>
          <w:trHeight w:val="288"/>
          <w:jc w:val="center"/>
        </w:trPr>
        <w:tc>
          <w:tcPr>
            <w:tcW w:w="2288" w:type="dxa"/>
            <w:gridSpan w:val="3"/>
            <w:vAlign w:val="center"/>
          </w:tcPr>
          <w:p w14:paraId="5A1DE969" w14:textId="77777777" w:rsidR="0029001C" w:rsidRDefault="0029001C" w:rsidP="00146E0F">
            <w:pPr>
              <w:autoSpaceDE/>
              <w:autoSpaceDN/>
              <w:adjustRightInd/>
              <w:spacing w:before="0" w:line="240" w:lineRule="auto"/>
              <w:ind w:left="0"/>
              <w:rPr>
                <w:b/>
                <w:color w:val="auto"/>
                <w:sz w:val="16"/>
                <w:szCs w:val="24"/>
                <w:lang w:val="ru-RU"/>
              </w:rPr>
            </w:pPr>
          </w:p>
        </w:tc>
        <w:tc>
          <w:tcPr>
            <w:tcW w:w="3019" w:type="dxa"/>
            <w:vAlign w:val="center"/>
          </w:tcPr>
          <w:p w14:paraId="489052BC" w14:textId="4313EFDF" w:rsidR="0029001C" w:rsidRPr="001D3869" w:rsidRDefault="0029001C" w:rsidP="00146E0F">
            <w:pPr>
              <w:autoSpaceDE/>
              <w:autoSpaceDN/>
              <w:adjustRightInd/>
              <w:spacing w:before="0" w:line="240" w:lineRule="auto"/>
              <w:ind w:left="0"/>
              <w:rPr>
                <w:sz w:val="16"/>
                <w:szCs w:val="16"/>
              </w:rPr>
            </w:pPr>
            <w:proofErr w:type="spellStart"/>
            <w:r>
              <w:rPr>
                <w:sz w:val="16"/>
                <w:szCs w:val="16"/>
              </w:rPr>
              <w:t>Corrocoat</w:t>
            </w:r>
            <w:proofErr w:type="spellEnd"/>
          </w:p>
        </w:tc>
        <w:tc>
          <w:tcPr>
            <w:tcW w:w="2633" w:type="dxa"/>
            <w:gridSpan w:val="2"/>
            <w:vAlign w:val="center"/>
          </w:tcPr>
          <w:p w14:paraId="63C2DE38" w14:textId="6EE61D65" w:rsidR="0029001C" w:rsidRPr="00AE12D1" w:rsidRDefault="0029001C" w:rsidP="00146E0F">
            <w:pPr>
              <w:autoSpaceDE/>
              <w:autoSpaceDN/>
              <w:adjustRightInd/>
              <w:spacing w:before="0" w:line="240" w:lineRule="auto"/>
              <w:ind w:left="0"/>
              <w:rPr>
                <w:sz w:val="16"/>
                <w:szCs w:val="16"/>
              </w:rPr>
            </w:pPr>
            <w:proofErr w:type="spellStart"/>
            <w:r w:rsidRPr="00AE12D1">
              <w:rPr>
                <w:sz w:val="16"/>
                <w:szCs w:val="16"/>
              </w:rPr>
              <w:t>Polyglass</w:t>
            </w:r>
            <w:proofErr w:type="spellEnd"/>
            <w:r w:rsidRPr="00AE12D1">
              <w:rPr>
                <w:sz w:val="16"/>
                <w:szCs w:val="16"/>
              </w:rPr>
              <w:t xml:space="preserve"> VEF</w:t>
            </w:r>
          </w:p>
        </w:tc>
        <w:tc>
          <w:tcPr>
            <w:tcW w:w="880" w:type="dxa"/>
            <w:vAlign w:val="center"/>
          </w:tcPr>
          <w:p w14:paraId="45D40813" w14:textId="0D028E4D" w:rsidR="0029001C" w:rsidRDefault="0029001C" w:rsidP="00146E0F">
            <w:pPr>
              <w:autoSpaceDE/>
              <w:autoSpaceDN/>
              <w:adjustRightInd/>
              <w:spacing w:before="0" w:line="240" w:lineRule="auto"/>
              <w:ind w:left="0"/>
              <w:jc w:val="center"/>
              <w:rPr>
                <w:sz w:val="16"/>
                <w:szCs w:val="16"/>
              </w:rPr>
            </w:pPr>
            <w:r>
              <w:rPr>
                <w:sz w:val="16"/>
                <w:szCs w:val="16"/>
              </w:rPr>
              <w:t>3</w:t>
            </w:r>
            <w:r>
              <w:rPr>
                <w:sz w:val="16"/>
                <w:szCs w:val="16"/>
                <w:lang w:val="ru-RU"/>
              </w:rPr>
              <w:t>1</w:t>
            </w:r>
          </w:p>
        </w:tc>
        <w:tc>
          <w:tcPr>
            <w:tcW w:w="1260" w:type="dxa"/>
            <w:gridSpan w:val="2"/>
            <w:vAlign w:val="center"/>
          </w:tcPr>
          <w:p w14:paraId="724692CC" w14:textId="3619D4F3" w:rsidR="0029001C" w:rsidRDefault="0029001C" w:rsidP="00146E0F">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w:t>
            </w:r>
            <w:r w:rsidRPr="001D3869">
              <w:rPr>
                <w:sz w:val="16"/>
                <w:szCs w:val="16"/>
              </w:rPr>
              <w:t>0°F</w:t>
            </w:r>
            <w:r>
              <w:rPr>
                <w:sz w:val="16"/>
                <w:szCs w:val="16"/>
              </w:rPr>
              <w:t>)</w:t>
            </w:r>
          </w:p>
        </w:tc>
      </w:tr>
      <w:tr w:rsidR="0029001C" w:rsidRPr="0005732F" w14:paraId="17C92D1A" w14:textId="77777777" w:rsidTr="00D20479">
        <w:trPr>
          <w:trHeight w:val="288"/>
          <w:jc w:val="center"/>
        </w:trPr>
        <w:tc>
          <w:tcPr>
            <w:tcW w:w="2288" w:type="dxa"/>
            <w:gridSpan w:val="3"/>
            <w:vAlign w:val="center"/>
          </w:tcPr>
          <w:p w14:paraId="01670F4B" w14:textId="77777777" w:rsidR="0029001C" w:rsidRPr="00D41158" w:rsidRDefault="0029001C" w:rsidP="00146E0F">
            <w:pPr>
              <w:autoSpaceDE/>
              <w:autoSpaceDN/>
              <w:adjustRightInd/>
              <w:spacing w:before="0" w:line="240" w:lineRule="auto"/>
              <w:ind w:left="0"/>
              <w:rPr>
                <w:b/>
                <w:color w:val="auto"/>
                <w:sz w:val="16"/>
                <w:szCs w:val="24"/>
                <w:lang w:val="ru-RU"/>
              </w:rPr>
            </w:pPr>
            <w:r>
              <w:rPr>
                <w:b/>
                <w:color w:val="auto"/>
                <w:sz w:val="16"/>
                <w:szCs w:val="24"/>
                <w:lang w:val="ru-RU"/>
              </w:rPr>
              <w:t>Толстопленочные</w:t>
            </w:r>
          </w:p>
        </w:tc>
        <w:tc>
          <w:tcPr>
            <w:tcW w:w="3019" w:type="dxa"/>
            <w:vAlign w:val="center"/>
          </w:tcPr>
          <w:p w14:paraId="69C24E24" w14:textId="77777777" w:rsidR="0029001C" w:rsidRPr="001D3869" w:rsidRDefault="0029001C" w:rsidP="00146E0F">
            <w:pPr>
              <w:autoSpaceDE/>
              <w:autoSpaceDN/>
              <w:adjustRightInd/>
              <w:spacing w:before="0" w:line="240" w:lineRule="auto"/>
              <w:ind w:left="0"/>
              <w:rPr>
                <w:sz w:val="16"/>
                <w:szCs w:val="16"/>
              </w:rPr>
            </w:pPr>
            <w:r w:rsidRPr="001D3869">
              <w:rPr>
                <w:sz w:val="16"/>
                <w:szCs w:val="16"/>
              </w:rPr>
              <w:t>Hempel Coatings (USA), Inc.</w:t>
            </w:r>
          </w:p>
        </w:tc>
        <w:tc>
          <w:tcPr>
            <w:tcW w:w="2633" w:type="dxa"/>
            <w:gridSpan w:val="2"/>
            <w:vAlign w:val="center"/>
          </w:tcPr>
          <w:p w14:paraId="5E3CB29F" w14:textId="26322B8F" w:rsidR="0029001C" w:rsidRPr="00AE12D1" w:rsidRDefault="00D510F1" w:rsidP="00146E0F">
            <w:pPr>
              <w:autoSpaceDE/>
              <w:autoSpaceDN/>
              <w:adjustRightInd/>
              <w:spacing w:before="0" w:line="240" w:lineRule="auto"/>
              <w:ind w:left="0"/>
              <w:rPr>
                <w:sz w:val="16"/>
                <w:szCs w:val="16"/>
              </w:rPr>
            </w:pPr>
            <w:proofErr w:type="spellStart"/>
            <w:r w:rsidRPr="00AE12D1">
              <w:rPr>
                <w:sz w:val="16"/>
                <w:szCs w:val="16"/>
              </w:rPr>
              <w:t>Hempaline</w:t>
            </w:r>
            <w:proofErr w:type="spellEnd"/>
            <w:r w:rsidRPr="00AE12D1">
              <w:rPr>
                <w:sz w:val="16"/>
                <w:szCs w:val="16"/>
              </w:rPr>
              <w:t xml:space="preserve"> Defend 630</w:t>
            </w:r>
          </w:p>
        </w:tc>
        <w:tc>
          <w:tcPr>
            <w:tcW w:w="880" w:type="dxa"/>
            <w:vAlign w:val="center"/>
          </w:tcPr>
          <w:p w14:paraId="599D72CC" w14:textId="61A60D23" w:rsidR="0029001C" w:rsidRPr="001D3869" w:rsidRDefault="00D02445" w:rsidP="00146E0F">
            <w:pPr>
              <w:autoSpaceDE/>
              <w:autoSpaceDN/>
              <w:adjustRightInd/>
              <w:spacing w:before="0" w:line="240" w:lineRule="auto"/>
              <w:ind w:left="0"/>
              <w:jc w:val="center"/>
              <w:rPr>
                <w:sz w:val="16"/>
                <w:szCs w:val="16"/>
              </w:rPr>
            </w:pPr>
            <w:r>
              <w:rPr>
                <w:sz w:val="16"/>
                <w:szCs w:val="16"/>
              </w:rPr>
              <w:t>59</w:t>
            </w:r>
          </w:p>
        </w:tc>
        <w:tc>
          <w:tcPr>
            <w:tcW w:w="1260" w:type="dxa"/>
            <w:gridSpan w:val="2"/>
            <w:vAlign w:val="center"/>
          </w:tcPr>
          <w:p w14:paraId="0849F1AD" w14:textId="77777777" w:rsidR="0029001C" w:rsidRPr="001D3869" w:rsidRDefault="0029001C" w:rsidP="00146E0F">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(200</w:t>
            </w:r>
            <w:r w:rsidRPr="001D3869">
              <w:rPr>
                <w:sz w:val="16"/>
                <w:szCs w:val="16"/>
              </w:rPr>
              <w:t>°F</w:t>
            </w:r>
            <w:r>
              <w:rPr>
                <w:sz w:val="16"/>
                <w:szCs w:val="16"/>
              </w:rPr>
              <w:t>)</w:t>
            </w:r>
          </w:p>
        </w:tc>
      </w:tr>
      <w:tr w:rsidR="0029001C" w:rsidRPr="0005732F" w14:paraId="322CA4E4" w14:textId="77777777" w:rsidTr="00D20479">
        <w:trPr>
          <w:trHeight w:val="288"/>
          <w:jc w:val="center"/>
        </w:trPr>
        <w:tc>
          <w:tcPr>
            <w:tcW w:w="2288" w:type="dxa"/>
            <w:gridSpan w:val="3"/>
            <w:vMerge w:val="restart"/>
            <w:vAlign w:val="center"/>
          </w:tcPr>
          <w:p w14:paraId="1BD3FB37" w14:textId="77777777" w:rsidR="0029001C" w:rsidRPr="00D41158" w:rsidRDefault="0029001C"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9" w:type="dxa"/>
            <w:vAlign w:val="center"/>
          </w:tcPr>
          <w:p w14:paraId="2E592C5F" w14:textId="77794312" w:rsidR="0029001C" w:rsidRPr="001D3869" w:rsidRDefault="0029001C" w:rsidP="00A4622C">
            <w:pPr>
              <w:autoSpaceDE/>
              <w:autoSpaceDN/>
              <w:adjustRightInd/>
              <w:spacing w:before="0" w:line="240" w:lineRule="auto"/>
              <w:ind w:left="0"/>
              <w:rPr>
                <w:sz w:val="16"/>
                <w:szCs w:val="16"/>
              </w:rPr>
            </w:pPr>
            <w:r w:rsidRPr="001D3869">
              <w:rPr>
                <w:sz w:val="16"/>
                <w:szCs w:val="16"/>
              </w:rPr>
              <w:t xml:space="preserve">International </w:t>
            </w:r>
          </w:p>
        </w:tc>
        <w:tc>
          <w:tcPr>
            <w:tcW w:w="2633" w:type="dxa"/>
            <w:gridSpan w:val="2"/>
            <w:vAlign w:val="center"/>
          </w:tcPr>
          <w:p w14:paraId="2E08059D" w14:textId="086278F6" w:rsidR="0029001C" w:rsidRPr="00AE12D1" w:rsidRDefault="009A4D27" w:rsidP="00146E0F">
            <w:pPr>
              <w:autoSpaceDE/>
              <w:autoSpaceDN/>
              <w:adjustRightInd/>
              <w:spacing w:before="0" w:line="240" w:lineRule="auto"/>
              <w:ind w:left="0"/>
              <w:rPr>
                <w:sz w:val="16"/>
                <w:szCs w:val="16"/>
              </w:rPr>
            </w:pPr>
            <w:r w:rsidRPr="00AE12D1">
              <w:rPr>
                <w:sz w:val="16"/>
                <w:szCs w:val="16"/>
              </w:rPr>
              <w:t>Enviroline 2405</w:t>
            </w:r>
          </w:p>
        </w:tc>
        <w:tc>
          <w:tcPr>
            <w:tcW w:w="880" w:type="dxa"/>
            <w:vAlign w:val="center"/>
          </w:tcPr>
          <w:p w14:paraId="04CC2E5B" w14:textId="77777777" w:rsidR="0029001C" w:rsidRPr="001D3869" w:rsidRDefault="0029001C" w:rsidP="00146E0F">
            <w:pPr>
              <w:autoSpaceDE/>
              <w:autoSpaceDN/>
              <w:adjustRightInd/>
              <w:spacing w:before="0" w:line="240" w:lineRule="auto"/>
              <w:ind w:left="0"/>
              <w:jc w:val="center"/>
              <w:rPr>
                <w:sz w:val="16"/>
                <w:szCs w:val="16"/>
              </w:rPr>
            </w:pPr>
            <w:r>
              <w:rPr>
                <w:sz w:val="16"/>
                <w:szCs w:val="16"/>
              </w:rPr>
              <w:t>34</w:t>
            </w:r>
          </w:p>
        </w:tc>
        <w:tc>
          <w:tcPr>
            <w:tcW w:w="1260" w:type="dxa"/>
            <w:gridSpan w:val="2"/>
            <w:vAlign w:val="center"/>
          </w:tcPr>
          <w:p w14:paraId="281B1620" w14:textId="77777777" w:rsidR="0029001C" w:rsidRPr="001D3869" w:rsidRDefault="0029001C"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29001C" w:rsidRPr="0005732F" w14:paraId="3A5CF1CD" w14:textId="77777777" w:rsidTr="00D20479">
        <w:trPr>
          <w:trHeight w:val="288"/>
          <w:jc w:val="center"/>
        </w:trPr>
        <w:tc>
          <w:tcPr>
            <w:tcW w:w="2288" w:type="dxa"/>
            <w:gridSpan w:val="3"/>
            <w:vMerge/>
            <w:vAlign w:val="center"/>
          </w:tcPr>
          <w:p w14:paraId="75BE7B71" w14:textId="77777777" w:rsidR="0029001C" w:rsidRPr="00D41158" w:rsidRDefault="0029001C" w:rsidP="00146E0F">
            <w:pPr>
              <w:autoSpaceDE/>
              <w:autoSpaceDN/>
              <w:adjustRightInd/>
              <w:spacing w:before="0" w:line="240" w:lineRule="auto"/>
              <w:ind w:left="0"/>
              <w:rPr>
                <w:b/>
                <w:color w:val="auto"/>
                <w:sz w:val="16"/>
                <w:szCs w:val="24"/>
                <w:lang w:val="ru-RU"/>
              </w:rPr>
            </w:pPr>
          </w:p>
        </w:tc>
        <w:tc>
          <w:tcPr>
            <w:tcW w:w="3019" w:type="dxa"/>
            <w:vAlign w:val="center"/>
          </w:tcPr>
          <w:p w14:paraId="27929C3B" w14:textId="276AECD8" w:rsidR="0029001C" w:rsidRPr="001D3869" w:rsidRDefault="0029001C" w:rsidP="00A4622C">
            <w:pPr>
              <w:autoSpaceDE/>
              <w:autoSpaceDN/>
              <w:adjustRightInd/>
              <w:spacing w:before="0" w:line="240" w:lineRule="auto"/>
              <w:ind w:left="0"/>
              <w:rPr>
                <w:sz w:val="16"/>
                <w:szCs w:val="16"/>
              </w:rPr>
            </w:pPr>
            <w:r w:rsidRPr="001D3869">
              <w:rPr>
                <w:sz w:val="16"/>
                <w:szCs w:val="16"/>
              </w:rPr>
              <w:t xml:space="preserve">International </w:t>
            </w:r>
          </w:p>
        </w:tc>
        <w:tc>
          <w:tcPr>
            <w:tcW w:w="2633" w:type="dxa"/>
            <w:gridSpan w:val="2"/>
            <w:vAlign w:val="center"/>
          </w:tcPr>
          <w:p w14:paraId="3E8058C7" w14:textId="5FE9E245" w:rsidR="0029001C" w:rsidRPr="00AE12D1" w:rsidRDefault="0029001C" w:rsidP="00146E0F">
            <w:pPr>
              <w:autoSpaceDE/>
              <w:autoSpaceDN/>
              <w:adjustRightInd/>
              <w:spacing w:before="0" w:line="240" w:lineRule="auto"/>
              <w:ind w:left="0"/>
              <w:rPr>
                <w:sz w:val="16"/>
                <w:szCs w:val="16"/>
              </w:rPr>
            </w:pPr>
            <w:r w:rsidRPr="00AE12D1">
              <w:rPr>
                <w:sz w:val="16"/>
                <w:szCs w:val="16"/>
              </w:rPr>
              <w:t>Enviroline 405Series</w:t>
            </w:r>
          </w:p>
        </w:tc>
        <w:tc>
          <w:tcPr>
            <w:tcW w:w="880" w:type="dxa"/>
            <w:vAlign w:val="center"/>
          </w:tcPr>
          <w:p w14:paraId="5CDA9FDC" w14:textId="77777777" w:rsidR="0029001C" w:rsidRPr="001D3869" w:rsidRDefault="0029001C" w:rsidP="00146E0F">
            <w:pPr>
              <w:autoSpaceDE/>
              <w:autoSpaceDN/>
              <w:adjustRightInd/>
              <w:spacing w:before="0" w:line="240" w:lineRule="auto"/>
              <w:ind w:left="0"/>
              <w:jc w:val="center"/>
              <w:rPr>
                <w:sz w:val="16"/>
                <w:szCs w:val="16"/>
              </w:rPr>
            </w:pPr>
            <w:r>
              <w:rPr>
                <w:sz w:val="16"/>
                <w:szCs w:val="16"/>
              </w:rPr>
              <w:t>24-65</w:t>
            </w:r>
          </w:p>
        </w:tc>
        <w:tc>
          <w:tcPr>
            <w:tcW w:w="1260" w:type="dxa"/>
            <w:gridSpan w:val="2"/>
            <w:vAlign w:val="center"/>
          </w:tcPr>
          <w:p w14:paraId="4A33A565" w14:textId="77777777" w:rsidR="0029001C" w:rsidRPr="001D3869" w:rsidRDefault="0029001C" w:rsidP="00146E0F">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29001C" w:rsidRPr="0005732F" w14:paraId="0F2B8356" w14:textId="77777777" w:rsidTr="00D20479">
        <w:trPr>
          <w:trHeight w:val="288"/>
          <w:jc w:val="center"/>
        </w:trPr>
        <w:tc>
          <w:tcPr>
            <w:tcW w:w="2288" w:type="dxa"/>
            <w:gridSpan w:val="3"/>
            <w:vAlign w:val="center"/>
          </w:tcPr>
          <w:p w14:paraId="1AB524B6" w14:textId="77777777" w:rsidR="0029001C" w:rsidRPr="005555DC" w:rsidRDefault="0029001C" w:rsidP="00146E0F">
            <w:pPr>
              <w:autoSpaceDE/>
              <w:autoSpaceDN/>
              <w:adjustRightInd/>
              <w:spacing w:before="0" w:line="240" w:lineRule="auto"/>
              <w:ind w:left="0"/>
              <w:rPr>
                <w:b/>
                <w:color w:val="auto"/>
                <w:sz w:val="16"/>
                <w:szCs w:val="24"/>
              </w:rPr>
            </w:pPr>
          </w:p>
        </w:tc>
        <w:tc>
          <w:tcPr>
            <w:tcW w:w="3019" w:type="dxa"/>
            <w:vAlign w:val="center"/>
          </w:tcPr>
          <w:p w14:paraId="324E086D" w14:textId="77777777" w:rsidR="0029001C" w:rsidRPr="001D3869" w:rsidRDefault="0029001C" w:rsidP="00146E0F">
            <w:pPr>
              <w:autoSpaceDE/>
              <w:autoSpaceDN/>
              <w:adjustRightInd/>
              <w:spacing w:before="0" w:line="240" w:lineRule="auto"/>
              <w:ind w:left="0"/>
              <w:rPr>
                <w:sz w:val="16"/>
                <w:szCs w:val="16"/>
              </w:rPr>
            </w:pPr>
            <w:r w:rsidRPr="001D3869">
              <w:rPr>
                <w:sz w:val="16"/>
                <w:szCs w:val="16"/>
              </w:rPr>
              <w:t>Jotun Paints</w:t>
            </w:r>
          </w:p>
        </w:tc>
        <w:tc>
          <w:tcPr>
            <w:tcW w:w="2633" w:type="dxa"/>
            <w:gridSpan w:val="2"/>
            <w:vAlign w:val="center"/>
          </w:tcPr>
          <w:p w14:paraId="71AA1A1F" w14:textId="77777777" w:rsidR="0029001C" w:rsidRPr="00AE12D1" w:rsidRDefault="0029001C" w:rsidP="00146E0F">
            <w:pPr>
              <w:autoSpaceDE/>
              <w:autoSpaceDN/>
              <w:adjustRightInd/>
              <w:spacing w:before="0" w:line="240" w:lineRule="auto"/>
              <w:ind w:left="0"/>
              <w:rPr>
                <w:sz w:val="16"/>
                <w:szCs w:val="16"/>
              </w:rPr>
            </w:pPr>
            <w:r w:rsidRPr="00AE12D1">
              <w:rPr>
                <w:sz w:val="16"/>
                <w:szCs w:val="16"/>
              </w:rPr>
              <w:t>Marathon series</w:t>
            </w:r>
          </w:p>
          <w:p w14:paraId="76A5FAD0" w14:textId="26640269" w:rsidR="00F90C4C" w:rsidRPr="00AE12D1" w:rsidRDefault="009F73A3" w:rsidP="00146E0F">
            <w:pPr>
              <w:autoSpaceDE/>
              <w:autoSpaceDN/>
              <w:adjustRightInd/>
              <w:spacing w:before="0" w:line="240" w:lineRule="auto"/>
              <w:ind w:left="0"/>
              <w:rPr>
                <w:sz w:val="16"/>
                <w:szCs w:val="16"/>
              </w:rPr>
            </w:pPr>
            <w:proofErr w:type="spellStart"/>
            <w:r w:rsidRPr="00AE12D1">
              <w:rPr>
                <w:sz w:val="16"/>
                <w:szCs w:val="16"/>
              </w:rPr>
              <w:t>Tankguard</w:t>
            </w:r>
            <w:proofErr w:type="spellEnd"/>
            <w:r w:rsidRPr="00AE12D1">
              <w:rPr>
                <w:sz w:val="16"/>
                <w:szCs w:val="16"/>
              </w:rPr>
              <w:t xml:space="preserve"> SF</w:t>
            </w:r>
          </w:p>
        </w:tc>
        <w:tc>
          <w:tcPr>
            <w:tcW w:w="880" w:type="dxa"/>
            <w:vAlign w:val="center"/>
          </w:tcPr>
          <w:p w14:paraId="214DB61C" w14:textId="77777777" w:rsidR="0029001C" w:rsidRDefault="0029001C" w:rsidP="00146E0F">
            <w:pPr>
              <w:autoSpaceDE/>
              <w:autoSpaceDN/>
              <w:adjustRightInd/>
              <w:spacing w:before="0" w:line="240" w:lineRule="auto"/>
              <w:ind w:left="0"/>
              <w:jc w:val="center"/>
              <w:rPr>
                <w:sz w:val="16"/>
                <w:szCs w:val="16"/>
              </w:rPr>
            </w:pPr>
            <w:r>
              <w:rPr>
                <w:sz w:val="16"/>
                <w:szCs w:val="16"/>
              </w:rPr>
              <w:t>210</w:t>
            </w:r>
          </w:p>
          <w:p w14:paraId="5893E6C3" w14:textId="148544B6" w:rsidR="009F73A3" w:rsidRPr="001D3869" w:rsidRDefault="009F73A3" w:rsidP="00146E0F">
            <w:pPr>
              <w:autoSpaceDE/>
              <w:autoSpaceDN/>
              <w:adjustRightInd/>
              <w:spacing w:before="0" w:line="240" w:lineRule="auto"/>
              <w:ind w:left="0"/>
              <w:jc w:val="center"/>
              <w:rPr>
                <w:sz w:val="16"/>
                <w:szCs w:val="16"/>
              </w:rPr>
            </w:pPr>
            <w:r>
              <w:rPr>
                <w:sz w:val="16"/>
                <w:szCs w:val="16"/>
              </w:rPr>
              <w:t>90</w:t>
            </w:r>
          </w:p>
        </w:tc>
        <w:tc>
          <w:tcPr>
            <w:tcW w:w="1260" w:type="dxa"/>
            <w:gridSpan w:val="2"/>
            <w:vAlign w:val="center"/>
          </w:tcPr>
          <w:p w14:paraId="31DECC53" w14:textId="77777777" w:rsidR="0029001C" w:rsidRDefault="0029001C" w:rsidP="00146E0F">
            <w:pPr>
              <w:autoSpaceDE/>
              <w:autoSpaceDN/>
              <w:adjustRightInd/>
              <w:spacing w:before="0" w:line="240" w:lineRule="auto"/>
              <w:ind w:left="0"/>
              <w:rPr>
                <w:sz w:val="16"/>
                <w:szCs w:val="16"/>
              </w:rPr>
            </w:pPr>
            <w:r>
              <w:rPr>
                <w:sz w:val="16"/>
                <w:szCs w:val="16"/>
              </w:rPr>
              <w:t>70</w:t>
            </w:r>
            <w:r w:rsidRPr="001D3869">
              <w:rPr>
                <w:sz w:val="16"/>
                <w:szCs w:val="16"/>
              </w:rPr>
              <w:t>°</w:t>
            </w:r>
            <w:r>
              <w:rPr>
                <w:sz w:val="16"/>
                <w:szCs w:val="16"/>
              </w:rPr>
              <w:t>C (</w:t>
            </w:r>
            <w:r w:rsidRPr="001D3869">
              <w:rPr>
                <w:sz w:val="16"/>
                <w:szCs w:val="16"/>
              </w:rPr>
              <w:t>1</w:t>
            </w:r>
            <w:r>
              <w:rPr>
                <w:sz w:val="16"/>
                <w:szCs w:val="16"/>
              </w:rPr>
              <w:t>58</w:t>
            </w:r>
            <w:r w:rsidRPr="001D3869">
              <w:rPr>
                <w:sz w:val="16"/>
                <w:szCs w:val="16"/>
              </w:rPr>
              <w:t>°F</w:t>
            </w:r>
            <w:r>
              <w:rPr>
                <w:sz w:val="16"/>
                <w:szCs w:val="16"/>
              </w:rPr>
              <w:t>)</w:t>
            </w:r>
          </w:p>
          <w:p w14:paraId="3D08A194" w14:textId="0173D479" w:rsidR="009F73A3" w:rsidRPr="001D3869" w:rsidRDefault="0038613C" w:rsidP="00146E0F">
            <w:pPr>
              <w:autoSpaceDE/>
              <w:autoSpaceDN/>
              <w:adjustRightInd/>
              <w:spacing w:before="0" w:line="240" w:lineRule="auto"/>
              <w:ind w:left="0"/>
              <w:rPr>
                <w:sz w:val="16"/>
                <w:szCs w:val="16"/>
              </w:rPr>
            </w:pPr>
            <w:r w:rsidRPr="0038613C">
              <w:rPr>
                <w:sz w:val="16"/>
                <w:szCs w:val="16"/>
              </w:rPr>
              <w:t>93.3°C (200°F)</w:t>
            </w:r>
          </w:p>
        </w:tc>
      </w:tr>
      <w:tr w:rsidR="0029001C" w:rsidRPr="0005732F" w14:paraId="6E78921B" w14:textId="77777777" w:rsidTr="00D20479">
        <w:trPr>
          <w:trHeight w:val="288"/>
          <w:jc w:val="center"/>
        </w:trPr>
        <w:tc>
          <w:tcPr>
            <w:tcW w:w="2288" w:type="dxa"/>
            <w:gridSpan w:val="3"/>
            <w:vAlign w:val="center"/>
          </w:tcPr>
          <w:p w14:paraId="65E2B9A3" w14:textId="77777777" w:rsidR="0029001C" w:rsidRPr="00F029EB" w:rsidRDefault="0029001C" w:rsidP="00F029EB">
            <w:pPr>
              <w:autoSpaceDE/>
              <w:autoSpaceDN/>
              <w:adjustRightInd/>
              <w:spacing w:before="0" w:line="240" w:lineRule="auto"/>
              <w:ind w:left="0"/>
              <w:rPr>
                <w:b/>
                <w:color w:val="auto"/>
                <w:sz w:val="16"/>
                <w:szCs w:val="24"/>
                <w:lang w:val="ru-RU"/>
              </w:rPr>
            </w:pPr>
          </w:p>
        </w:tc>
        <w:tc>
          <w:tcPr>
            <w:tcW w:w="3019" w:type="dxa"/>
            <w:vAlign w:val="center"/>
          </w:tcPr>
          <w:p w14:paraId="45F88738" w14:textId="77777777" w:rsidR="0029001C" w:rsidRPr="001D3869" w:rsidRDefault="0029001C" w:rsidP="00146E0F">
            <w:pPr>
              <w:autoSpaceDE/>
              <w:autoSpaceDN/>
              <w:adjustRightInd/>
              <w:spacing w:before="0" w:line="240" w:lineRule="auto"/>
              <w:ind w:left="0"/>
              <w:rPr>
                <w:sz w:val="16"/>
                <w:szCs w:val="16"/>
              </w:rPr>
            </w:pPr>
            <w:r>
              <w:rPr>
                <w:sz w:val="16"/>
                <w:szCs w:val="16"/>
              </w:rPr>
              <w:t>PPG</w:t>
            </w:r>
          </w:p>
        </w:tc>
        <w:tc>
          <w:tcPr>
            <w:tcW w:w="2633" w:type="dxa"/>
            <w:gridSpan w:val="2"/>
            <w:vAlign w:val="center"/>
          </w:tcPr>
          <w:p w14:paraId="6A68437C" w14:textId="77777777" w:rsidR="0029001C" w:rsidRPr="00AE12D1" w:rsidRDefault="0029001C" w:rsidP="00146E0F">
            <w:pPr>
              <w:autoSpaceDE/>
              <w:autoSpaceDN/>
              <w:adjustRightInd/>
              <w:spacing w:before="0" w:line="240" w:lineRule="auto"/>
              <w:ind w:left="0"/>
              <w:rPr>
                <w:sz w:val="16"/>
                <w:szCs w:val="16"/>
              </w:rPr>
            </w:pPr>
            <w:proofErr w:type="spellStart"/>
            <w:r w:rsidRPr="00AE12D1">
              <w:rPr>
                <w:sz w:val="16"/>
                <w:szCs w:val="16"/>
              </w:rPr>
              <w:t>Novaguard</w:t>
            </w:r>
            <w:proofErr w:type="spellEnd"/>
            <w:r w:rsidRPr="00AE12D1">
              <w:rPr>
                <w:sz w:val="16"/>
                <w:szCs w:val="16"/>
              </w:rPr>
              <w:t xml:space="preserve"> 840</w:t>
            </w:r>
          </w:p>
        </w:tc>
        <w:tc>
          <w:tcPr>
            <w:tcW w:w="880" w:type="dxa"/>
            <w:vAlign w:val="center"/>
          </w:tcPr>
          <w:p w14:paraId="3CF1EB93" w14:textId="77777777" w:rsidR="0029001C" w:rsidRPr="001D3869" w:rsidRDefault="0029001C" w:rsidP="00146E0F">
            <w:pPr>
              <w:autoSpaceDE/>
              <w:autoSpaceDN/>
              <w:adjustRightInd/>
              <w:spacing w:before="0" w:line="240" w:lineRule="auto"/>
              <w:ind w:left="0"/>
              <w:jc w:val="center"/>
              <w:rPr>
                <w:sz w:val="16"/>
                <w:szCs w:val="16"/>
              </w:rPr>
            </w:pPr>
            <w:r>
              <w:rPr>
                <w:sz w:val="16"/>
                <w:szCs w:val="16"/>
              </w:rPr>
              <w:t>97</w:t>
            </w:r>
          </w:p>
        </w:tc>
        <w:tc>
          <w:tcPr>
            <w:tcW w:w="1260" w:type="dxa"/>
            <w:gridSpan w:val="2"/>
            <w:vAlign w:val="center"/>
          </w:tcPr>
          <w:p w14:paraId="27E74616" w14:textId="77777777" w:rsidR="0029001C" w:rsidRPr="001D3869" w:rsidRDefault="0029001C" w:rsidP="00146E0F">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29001C" w:rsidRPr="0005732F" w14:paraId="6F231BDC" w14:textId="77777777" w:rsidTr="00D20479">
        <w:trPr>
          <w:trHeight w:val="288"/>
          <w:jc w:val="center"/>
        </w:trPr>
        <w:tc>
          <w:tcPr>
            <w:tcW w:w="2288" w:type="dxa"/>
            <w:gridSpan w:val="3"/>
            <w:vAlign w:val="center"/>
          </w:tcPr>
          <w:p w14:paraId="228A0707" w14:textId="77777777" w:rsidR="0029001C" w:rsidRPr="00F029EB" w:rsidRDefault="0029001C" w:rsidP="00F029EB">
            <w:pPr>
              <w:autoSpaceDE/>
              <w:autoSpaceDN/>
              <w:adjustRightInd/>
              <w:spacing w:before="0" w:line="240" w:lineRule="auto"/>
              <w:ind w:left="0"/>
              <w:rPr>
                <w:b/>
                <w:color w:val="auto"/>
                <w:sz w:val="16"/>
                <w:szCs w:val="24"/>
                <w:lang w:val="ru-RU"/>
              </w:rPr>
            </w:pPr>
          </w:p>
        </w:tc>
        <w:tc>
          <w:tcPr>
            <w:tcW w:w="3019" w:type="dxa"/>
            <w:vAlign w:val="center"/>
          </w:tcPr>
          <w:p w14:paraId="243C5CB4" w14:textId="77777777" w:rsidR="0029001C" w:rsidRPr="001D3869" w:rsidRDefault="0029001C" w:rsidP="00146E0F">
            <w:pPr>
              <w:autoSpaceDE/>
              <w:autoSpaceDN/>
              <w:adjustRightInd/>
              <w:spacing w:before="0" w:line="240" w:lineRule="auto"/>
              <w:ind w:left="0"/>
              <w:rPr>
                <w:sz w:val="16"/>
                <w:szCs w:val="16"/>
              </w:rPr>
            </w:pPr>
            <w:r w:rsidRPr="001D3869">
              <w:rPr>
                <w:sz w:val="16"/>
                <w:szCs w:val="16"/>
              </w:rPr>
              <w:t>Sherwin Williams</w:t>
            </w:r>
          </w:p>
        </w:tc>
        <w:tc>
          <w:tcPr>
            <w:tcW w:w="2633" w:type="dxa"/>
            <w:gridSpan w:val="2"/>
            <w:vAlign w:val="center"/>
          </w:tcPr>
          <w:p w14:paraId="2D0C52AE" w14:textId="77777777" w:rsidR="00D20479" w:rsidRPr="00AE12D1" w:rsidRDefault="0029001C" w:rsidP="00146E0F">
            <w:pPr>
              <w:autoSpaceDE/>
              <w:autoSpaceDN/>
              <w:adjustRightInd/>
              <w:spacing w:before="0" w:line="240" w:lineRule="auto"/>
              <w:ind w:left="0"/>
              <w:rPr>
                <w:sz w:val="16"/>
                <w:szCs w:val="16"/>
              </w:rPr>
            </w:pPr>
            <w:r w:rsidRPr="00AE12D1">
              <w:rPr>
                <w:sz w:val="16"/>
                <w:szCs w:val="16"/>
              </w:rPr>
              <w:t xml:space="preserve">Nova-Plate </w:t>
            </w:r>
            <w:r w:rsidR="00F904EF" w:rsidRPr="00AE12D1">
              <w:rPr>
                <w:sz w:val="16"/>
                <w:szCs w:val="16"/>
              </w:rPr>
              <w:t>360</w:t>
            </w:r>
          </w:p>
          <w:p w14:paraId="3ABD31F8" w14:textId="1842D02E" w:rsidR="0029001C" w:rsidRPr="00AE12D1" w:rsidRDefault="0029001C" w:rsidP="00146E0F">
            <w:pPr>
              <w:autoSpaceDE/>
              <w:autoSpaceDN/>
              <w:adjustRightInd/>
              <w:spacing w:before="0" w:line="240" w:lineRule="auto"/>
              <w:ind w:left="0"/>
              <w:rPr>
                <w:sz w:val="16"/>
                <w:szCs w:val="16"/>
              </w:rPr>
            </w:pPr>
            <w:r w:rsidRPr="00AE12D1">
              <w:rPr>
                <w:sz w:val="16"/>
                <w:szCs w:val="16"/>
              </w:rPr>
              <w:t>Nova-Plate UHS</w:t>
            </w:r>
          </w:p>
        </w:tc>
        <w:tc>
          <w:tcPr>
            <w:tcW w:w="880" w:type="dxa"/>
            <w:vAlign w:val="center"/>
          </w:tcPr>
          <w:p w14:paraId="38B5F3D1" w14:textId="0C330813" w:rsidR="0029001C" w:rsidRDefault="00075140" w:rsidP="00146E0F">
            <w:pPr>
              <w:autoSpaceDE/>
              <w:autoSpaceDN/>
              <w:adjustRightInd/>
              <w:spacing w:before="0" w:line="240" w:lineRule="auto"/>
              <w:ind w:left="0"/>
              <w:jc w:val="center"/>
              <w:rPr>
                <w:sz w:val="16"/>
                <w:szCs w:val="16"/>
              </w:rPr>
            </w:pPr>
            <w:r>
              <w:rPr>
                <w:sz w:val="16"/>
                <w:szCs w:val="16"/>
              </w:rPr>
              <w:t>15</w:t>
            </w:r>
          </w:p>
          <w:p w14:paraId="0732C300" w14:textId="4F988D19" w:rsidR="00075140" w:rsidRPr="001D3869" w:rsidRDefault="00A710DA" w:rsidP="00146E0F">
            <w:pPr>
              <w:autoSpaceDE/>
              <w:autoSpaceDN/>
              <w:adjustRightInd/>
              <w:spacing w:before="0" w:line="240" w:lineRule="auto"/>
              <w:ind w:left="0"/>
              <w:jc w:val="center"/>
              <w:rPr>
                <w:sz w:val="16"/>
                <w:szCs w:val="16"/>
              </w:rPr>
            </w:pPr>
            <w:r>
              <w:rPr>
                <w:sz w:val="16"/>
                <w:szCs w:val="16"/>
              </w:rPr>
              <w:t>250</w:t>
            </w:r>
          </w:p>
        </w:tc>
        <w:tc>
          <w:tcPr>
            <w:tcW w:w="1260" w:type="dxa"/>
            <w:gridSpan w:val="2"/>
            <w:vAlign w:val="center"/>
          </w:tcPr>
          <w:p w14:paraId="416F8A8D" w14:textId="77777777" w:rsidR="0029001C" w:rsidRPr="001D3869" w:rsidRDefault="0029001C" w:rsidP="00146E0F">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(200</w:t>
            </w:r>
            <w:r w:rsidRPr="001D3869">
              <w:rPr>
                <w:sz w:val="16"/>
                <w:szCs w:val="16"/>
              </w:rPr>
              <w:t>°F</w:t>
            </w:r>
            <w:r>
              <w:rPr>
                <w:sz w:val="16"/>
                <w:szCs w:val="16"/>
              </w:rPr>
              <w:t>)</w:t>
            </w:r>
          </w:p>
        </w:tc>
      </w:tr>
      <w:tr w:rsidR="0029001C" w:rsidRPr="00920DE5" w14:paraId="43266AF2" w14:textId="77777777" w:rsidTr="00D20479">
        <w:trPr>
          <w:trHeight w:val="288"/>
          <w:jc w:val="center"/>
        </w:trPr>
        <w:tc>
          <w:tcPr>
            <w:tcW w:w="2288" w:type="dxa"/>
            <w:gridSpan w:val="3"/>
            <w:vAlign w:val="center"/>
          </w:tcPr>
          <w:p w14:paraId="30F0C28E" w14:textId="77777777" w:rsidR="0029001C" w:rsidRPr="00F029EB" w:rsidRDefault="0029001C" w:rsidP="00F029EB">
            <w:pPr>
              <w:autoSpaceDE/>
              <w:autoSpaceDN/>
              <w:adjustRightInd/>
              <w:spacing w:before="0" w:line="240" w:lineRule="auto"/>
              <w:ind w:left="0"/>
              <w:rPr>
                <w:b/>
                <w:color w:val="auto"/>
                <w:sz w:val="16"/>
                <w:szCs w:val="24"/>
                <w:lang w:val="ru-RU"/>
              </w:rPr>
            </w:pPr>
          </w:p>
        </w:tc>
        <w:tc>
          <w:tcPr>
            <w:tcW w:w="3019" w:type="dxa"/>
            <w:vAlign w:val="center"/>
          </w:tcPr>
          <w:p w14:paraId="1F649056" w14:textId="14BE3B82" w:rsidR="0029001C" w:rsidRPr="001D3869" w:rsidRDefault="0029001C" w:rsidP="00146E0F">
            <w:pPr>
              <w:autoSpaceDE/>
              <w:autoSpaceDN/>
              <w:adjustRightInd/>
              <w:spacing w:before="0" w:line="240" w:lineRule="auto"/>
              <w:ind w:left="0"/>
              <w:rPr>
                <w:sz w:val="16"/>
                <w:szCs w:val="16"/>
              </w:rPr>
            </w:pPr>
            <w:r w:rsidRPr="002D3716">
              <w:rPr>
                <w:sz w:val="16"/>
                <w:szCs w:val="16"/>
              </w:rPr>
              <w:t xml:space="preserve">Tnemec </w:t>
            </w:r>
          </w:p>
        </w:tc>
        <w:tc>
          <w:tcPr>
            <w:tcW w:w="2633" w:type="dxa"/>
            <w:gridSpan w:val="2"/>
            <w:vAlign w:val="center"/>
          </w:tcPr>
          <w:p w14:paraId="70020968" w14:textId="78D1AAF1" w:rsidR="0029001C" w:rsidRPr="00AE12D1" w:rsidRDefault="0029001C" w:rsidP="00146E0F">
            <w:pPr>
              <w:autoSpaceDE/>
              <w:autoSpaceDN/>
              <w:adjustRightInd/>
              <w:spacing w:before="0" w:line="240" w:lineRule="auto"/>
              <w:ind w:left="0"/>
              <w:rPr>
                <w:sz w:val="16"/>
                <w:szCs w:val="16"/>
              </w:rPr>
            </w:pPr>
            <w:r w:rsidRPr="00AE12D1">
              <w:rPr>
                <w:sz w:val="16"/>
                <w:szCs w:val="16"/>
              </w:rPr>
              <w:t>Series 335 Tank A</w:t>
            </w:r>
            <w:r w:rsidR="00AE12D1">
              <w:rPr>
                <w:sz w:val="16"/>
                <w:szCs w:val="16"/>
              </w:rPr>
              <w:t>r</w:t>
            </w:r>
            <w:r w:rsidRPr="00AE12D1">
              <w:rPr>
                <w:sz w:val="16"/>
                <w:szCs w:val="16"/>
              </w:rPr>
              <w:t>mor</w:t>
            </w:r>
          </w:p>
        </w:tc>
        <w:tc>
          <w:tcPr>
            <w:tcW w:w="880" w:type="dxa"/>
            <w:vAlign w:val="center"/>
          </w:tcPr>
          <w:p w14:paraId="192FD6A4" w14:textId="77777777" w:rsidR="0029001C" w:rsidRPr="001D3869" w:rsidRDefault="0029001C" w:rsidP="00146E0F">
            <w:pPr>
              <w:autoSpaceDE/>
              <w:autoSpaceDN/>
              <w:adjustRightInd/>
              <w:spacing w:before="0" w:line="240" w:lineRule="auto"/>
              <w:ind w:left="0"/>
              <w:jc w:val="center"/>
              <w:rPr>
                <w:sz w:val="16"/>
                <w:szCs w:val="16"/>
              </w:rPr>
            </w:pPr>
            <w:r>
              <w:rPr>
                <w:sz w:val="16"/>
                <w:szCs w:val="16"/>
              </w:rPr>
              <w:t>11</w:t>
            </w:r>
          </w:p>
        </w:tc>
        <w:tc>
          <w:tcPr>
            <w:tcW w:w="1260" w:type="dxa"/>
            <w:gridSpan w:val="2"/>
            <w:vAlign w:val="center"/>
          </w:tcPr>
          <w:p w14:paraId="5B4A0ECB" w14:textId="77777777" w:rsidR="0029001C" w:rsidRPr="001D3869" w:rsidRDefault="0029001C"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29001C" w:rsidRPr="00002455" w14:paraId="46386F19" w14:textId="77777777" w:rsidTr="00F029EB">
        <w:trPr>
          <w:trHeight w:val="288"/>
          <w:jc w:val="center"/>
        </w:trPr>
        <w:tc>
          <w:tcPr>
            <w:tcW w:w="2288" w:type="dxa"/>
            <w:gridSpan w:val="3"/>
            <w:tcBorders>
              <w:bottom w:val="single" w:sz="12" w:space="0" w:color="auto"/>
            </w:tcBorders>
            <w:vAlign w:val="center"/>
          </w:tcPr>
          <w:p w14:paraId="33E1A0A7" w14:textId="77777777" w:rsidR="0029001C" w:rsidRPr="00F029EB" w:rsidRDefault="0029001C" w:rsidP="00F029EB">
            <w:pPr>
              <w:autoSpaceDE/>
              <w:autoSpaceDN/>
              <w:adjustRightInd/>
              <w:spacing w:before="0" w:line="240" w:lineRule="auto"/>
              <w:ind w:left="0"/>
              <w:rPr>
                <w:b/>
                <w:color w:val="auto"/>
                <w:sz w:val="16"/>
                <w:szCs w:val="24"/>
                <w:lang w:val="ru-RU"/>
              </w:rPr>
            </w:pPr>
          </w:p>
        </w:tc>
        <w:tc>
          <w:tcPr>
            <w:tcW w:w="7792" w:type="dxa"/>
            <w:gridSpan w:val="6"/>
            <w:tcBorders>
              <w:bottom w:val="single" w:sz="12" w:space="0" w:color="auto"/>
            </w:tcBorders>
            <w:vAlign w:val="center"/>
          </w:tcPr>
          <w:p w14:paraId="71DCFF3B" w14:textId="77777777" w:rsidR="0029001C" w:rsidRPr="00C26950" w:rsidRDefault="0029001C" w:rsidP="00146E0F">
            <w:pPr>
              <w:autoSpaceDE/>
              <w:autoSpaceDN/>
              <w:adjustRightInd/>
              <w:spacing w:before="0" w:line="240" w:lineRule="auto"/>
              <w:ind w:left="0"/>
              <w:rPr>
                <w:sz w:val="16"/>
                <w:szCs w:val="16"/>
                <w:lang w:val="ru-RU"/>
              </w:rPr>
            </w:pPr>
            <w:r>
              <w:rPr>
                <w:i/>
                <w:color w:val="auto"/>
                <w:sz w:val="14"/>
                <w:szCs w:val="24"/>
                <w:lang w:val="ru-RU"/>
              </w:rPr>
              <w:t>Примечание: На края и сварные швы рекомендуется нанести полосовой слой.</w:t>
            </w:r>
          </w:p>
        </w:tc>
      </w:tr>
      <w:tr w:rsidR="0029001C" w:rsidRPr="00002455" w14:paraId="47B8AE6E" w14:textId="77777777" w:rsidTr="00F029EB">
        <w:trPr>
          <w:trHeight w:val="288"/>
          <w:jc w:val="center"/>
        </w:trPr>
        <w:tc>
          <w:tcPr>
            <w:tcW w:w="10080" w:type="dxa"/>
            <w:gridSpan w:val="9"/>
            <w:tcBorders>
              <w:top w:val="single" w:sz="12" w:space="0" w:color="auto"/>
            </w:tcBorders>
            <w:vAlign w:val="center"/>
          </w:tcPr>
          <w:p w14:paraId="2DB9B099" w14:textId="3A52F465" w:rsidR="0029001C" w:rsidRPr="00C1049B" w:rsidRDefault="0029001C" w:rsidP="00146E0F">
            <w:pPr>
              <w:autoSpaceDE/>
              <w:autoSpaceDN/>
              <w:adjustRightInd/>
              <w:spacing w:before="0" w:line="240" w:lineRule="auto"/>
              <w:ind w:left="0"/>
              <w:rPr>
                <w:i/>
                <w:color w:val="auto"/>
                <w:sz w:val="14"/>
                <w:szCs w:val="14"/>
                <w:lang w:val="ru-RU"/>
              </w:rPr>
            </w:pPr>
          </w:p>
        </w:tc>
      </w:tr>
      <w:tr w:rsidR="0029001C" w:rsidRPr="000F4EA8" w14:paraId="6B469F41" w14:textId="77777777" w:rsidTr="00D20479">
        <w:trPr>
          <w:trHeight w:val="288"/>
          <w:jc w:val="center"/>
        </w:trPr>
        <w:tc>
          <w:tcPr>
            <w:tcW w:w="1170" w:type="dxa"/>
            <w:vAlign w:val="center"/>
          </w:tcPr>
          <w:p w14:paraId="13088B6E" w14:textId="77777777" w:rsidR="0029001C" w:rsidRPr="0005732F" w:rsidRDefault="0029001C"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7" w:type="dxa"/>
            <w:gridSpan w:val="3"/>
            <w:vAlign w:val="center"/>
          </w:tcPr>
          <w:p w14:paraId="49D9A9CA" w14:textId="24BEC072" w:rsidR="0029001C" w:rsidRPr="00E26578" w:rsidRDefault="002508A4" w:rsidP="00146E0F">
            <w:pPr>
              <w:spacing w:line="240" w:lineRule="auto"/>
              <w:ind w:left="-72"/>
              <w:rPr>
                <w:b/>
                <w:color w:val="auto"/>
                <w:sz w:val="16"/>
                <w:szCs w:val="16"/>
                <w:lang w:val="ru-RU"/>
              </w:rPr>
            </w:pPr>
            <w:r>
              <w:rPr>
                <w:color w:val="auto"/>
                <w:sz w:val="16"/>
                <w:szCs w:val="24"/>
                <w:lang w:val="ru-RU"/>
              </w:rPr>
              <w:t>Октябрь 2025</w:t>
            </w:r>
          </w:p>
        </w:tc>
        <w:tc>
          <w:tcPr>
            <w:tcW w:w="2633" w:type="dxa"/>
            <w:gridSpan w:val="2"/>
            <w:vAlign w:val="center"/>
          </w:tcPr>
          <w:p w14:paraId="3E539861" w14:textId="77777777" w:rsidR="0029001C" w:rsidRPr="000F4EA8" w:rsidRDefault="0029001C" w:rsidP="00146E0F">
            <w:pPr>
              <w:spacing w:line="240" w:lineRule="auto"/>
              <w:rPr>
                <w:b/>
                <w:sz w:val="16"/>
                <w:szCs w:val="16"/>
              </w:rPr>
            </w:pPr>
          </w:p>
        </w:tc>
        <w:tc>
          <w:tcPr>
            <w:tcW w:w="880" w:type="dxa"/>
            <w:vAlign w:val="center"/>
          </w:tcPr>
          <w:p w14:paraId="28098D98" w14:textId="77777777" w:rsidR="0029001C" w:rsidRPr="000F4EA8" w:rsidRDefault="0029001C" w:rsidP="00146E0F">
            <w:pPr>
              <w:spacing w:line="240" w:lineRule="auto"/>
              <w:jc w:val="center"/>
              <w:rPr>
                <w:b/>
                <w:sz w:val="16"/>
                <w:szCs w:val="16"/>
              </w:rPr>
            </w:pPr>
          </w:p>
        </w:tc>
        <w:tc>
          <w:tcPr>
            <w:tcW w:w="1260" w:type="dxa"/>
            <w:gridSpan w:val="2"/>
            <w:vAlign w:val="center"/>
          </w:tcPr>
          <w:p w14:paraId="1189B738" w14:textId="77777777" w:rsidR="0029001C" w:rsidRPr="000F4EA8" w:rsidRDefault="0029001C" w:rsidP="00146E0F">
            <w:pPr>
              <w:spacing w:line="240" w:lineRule="auto"/>
              <w:jc w:val="center"/>
              <w:rPr>
                <w:b/>
                <w:sz w:val="16"/>
                <w:szCs w:val="16"/>
              </w:rPr>
            </w:pPr>
          </w:p>
        </w:tc>
      </w:tr>
    </w:tbl>
    <w:p w14:paraId="1B24066D" w14:textId="77777777" w:rsidR="00220939" w:rsidRDefault="00220939" w:rsidP="009A67A4">
      <w:pPr>
        <w:widowControl w:val="0"/>
        <w:spacing w:line="240" w:lineRule="auto"/>
        <w:ind w:left="1350" w:right="151" w:hanging="1260"/>
        <w:contextualSpacing/>
        <w:rPr>
          <w:sz w:val="16"/>
          <w:szCs w:val="16"/>
          <w:lang w:val="ru-RU"/>
        </w:rPr>
      </w:pPr>
    </w:p>
    <w:p w14:paraId="0F587E7F" w14:textId="7953B3C2" w:rsidR="001647D8" w:rsidRDefault="001647D8" w:rsidP="009A67A4">
      <w:pPr>
        <w:widowControl w:val="0"/>
        <w:spacing w:line="240" w:lineRule="auto"/>
        <w:ind w:left="1350" w:right="151" w:hanging="1260"/>
        <w:contextualSpacing/>
        <w:rPr>
          <w:sz w:val="16"/>
          <w:szCs w:val="16"/>
          <w:lang w:val="ru-RU"/>
        </w:rPr>
      </w:pPr>
      <w:r w:rsidRPr="00531BFF">
        <w:rPr>
          <w:sz w:val="16"/>
          <w:szCs w:val="16"/>
          <w:lang w:val="ru-RU"/>
        </w:rPr>
        <w:t>Примечание</w:t>
      </w:r>
      <w:r w:rsidR="00246A03" w:rsidRPr="00531BFF">
        <w:rPr>
          <w:sz w:val="16"/>
          <w:szCs w:val="16"/>
          <w:lang w:val="ru-RU"/>
        </w:rPr>
        <w:t xml:space="preserve"> 1</w:t>
      </w:r>
      <w:r w:rsidRPr="00531BFF">
        <w:rPr>
          <w:sz w:val="16"/>
          <w:szCs w:val="16"/>
          <w:lang w:val="ru-RU"/>
        </w:rPr>
        <w:t>:</w:t>
      </w:r>
      <w:r w:rsidR="009A67A4">
        <w:rPr>
          <w:sz w:val="16"/>
          <w:szCs w:val="16"/>
          <w:lang w:val="ru-RU"/>
        </w:rPr>
        <w:tab/>
      </w:r>
      <w:r>
        <w:rPr>
          <w:sz w:val="16"/>
          <w:szCs w:val="16"/>
          <w:lang w:val="ru-RU"/>
        </w:rPr>
        <w:t>Большинство</w:t>
      </w:r>
      <w:r w:rsidRPr="00581318">
        <w:rPr>
          <w:sz w:val="16"/>
          <w:szCs w:val="16"/>
          <w:lang w:val="ru-RU"/>
        </w:rPr>
        <w:t xml:space="preserve"> этих покрытий </w:t>
      </w:r>
      <w:r>
        <w:rPr>
          <w:sz w:val="16"/>
          <w:szCs w:val="16"/>
          <w:lang w:val="ru-RU"/>
        </w:rPr>
        <w:t>может быть нанесено</w:t>
      </w:r>
      <w:r w:rsidRPr="00581318">
        <w:rPr>
          <w:sz w:val="16"/>
          <w:szCs w:val="16"/>
          <w:lang w:val="ru-RU"/>
        </w:rPr>
        <w:t xml:space="preserve"> в 1 слой. </w:t>
      </w:r>
      <w:r>
        <w:rPr>
          <w:sz w:val="16"/>
          <w:szCs w:val="16"/>
          <w:lang w:val="ru-RU"/>
        </w:rPr>
        <w:t>Перед покрытием проверить</w:t>
      </w:r>
      <w:r w:rsidRPr="00581318">
        <w:rPr>
          <w:sz w:val="16"/>
          <w:szCs w:val="16"/>
          <w:lang w:val="ru-RU"/>
        </w:rPr>
        <w:t xml:space="preserve"> рекомендации производителя</w:t>
      </w:r>
      <w:r>
        <w:rPr>
          <w:sz w:val="16"/>
          <w:szCs w:val="16"/>
          <w:lang w:val="ru-RU"/>
        </w:rPr>
        <w:t>.</w:t>
      </w:r>
    </w:p>
    <w:p w14:paraId="63E44EFB" w14:textId="3EA7F120" w:rsidR="00246A03" w:rsidRPr="003A3A7D" w:rsidRDefault="00246A03" w:rsidP="009A67A4">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9A67A4">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78DB59C9" w14:textId="4BDA2B7F" w:rsidR="00DD07AA" w:rsidRDefault="00DD07AA" w:rsidP="009A67A4">
      <w:pPr>
        <w:widowControl w:val="0"/>
        <w:spacing w:line="240" w:lineRule="auto"/>
        <w:ind w:left="1350" w:right="151" w:hanging="1260"/>
        <w:contextualSpacing/>
        <w:rPr>
          <w:sz w:val="16"/>
          <w:szCs w:val="16"/>
          <w:lang w:val="ru-RU"/>
        </w:rPr>
      </w:pPr>
      <w:r>
        <w:rPr>
          <w:sz w:val="16"/>
          <w:szCs w:val="16"/>
          <w:lang w:val="ru-RU"/>
        </w:rPr>
        <w:t xml:space="preserve">Примечание 3: </w:t>
      </w:r>
      <w:r w:rsidR="009A67A4">
        <w:rPr>
          <w:sz w:val="16"/>
          <w:szCs w:val="16"/>
          <w:lang w:val="ru-RU"/>
        </w:rPr>
        <w:tab/>
      </w:r>
      <w:r w:rsidRPr="0004051A">
        <w:rPr>
          <w:sz w:val="16"/>
          <w:szCs w:val="16"/>
          <w:lang w:val="ru-RU"/>
        </w:rPr>
        <w:t>*</w:t>
      </w:r>
      <w:r>
        <w:rPr>
          <w:sz w:val="16"/>
          <w:szCs w:val="16"/>
          <w:lang w:val="ru-RU"/>
        </w:rPr>
        <w:t>Не включая</w:t>
      </w:r>
      <w:r w:rsidRPr="0004051A">
        <w:rPr>
          <w:sz w:val="16"/>
          <w:szCs w:val="16"/>
          <w:lang w:val="ru-RU"/>
        </w:rPr>
        <w:t xml:space="preserve"> 4500</w:t>
      </w:r>
      <w:r w:rsidRPr="00531BFF">
        <w:rPr>
          <w:sz w:val="16"/>
          <w:szCs w:val="16"/>
          <w:lang w:val="ru-RU"/>
        </w:rPr>
        <w:t>FS</w:t>
      </w:r>
      <w:r>
        <w:rPr>
          <w:sz w:val="16"/>
          <w:szCs w:val="16"/>
          <w:lang w:val="ru-RU"/>
        </w:rPr>
        <w:t xml:space="preserve"> материал</w:t>
      </w:r>
      <w:r w:rsidRPr="0004051A">
        <w:rPr>
          <w:sz w:val="16"/>
          <w:szCs w:val="16"/>
          <w:lang w:val="ru-RU"/>
        </w:rPr>
        <w:t>.</w:t>
      </w:r>
    </w:p>
    <w:p w14:paraId="71BD3285" w14:textId="77777777" w:rsidR="00246A03" w:rsidRDefault="00246A03" w:rsidP="00F029EB">
      <w:pPr>
        <w:widowControl w:val="0"/>
        <w:spacing w:line="240" w:lineRule="auto"/>
        <w:ind w:left="-142" w:right="-23"/>
        <w:contextualSpacing/>
        <w:rPr>
          <w:sz w:val="16"/>
          <w:szCs w:val="16"/>
          <w:lang w:val="ru-RU"/>
        </w:rPr>
      </w:pPr>
    </w:p>
    <w:p w14:paraId="0FD42B5D" w14:textId="77777777" w:rsidR="002B5E17" w:rsidRPr="00F029EB" w:rsidRDefault="002B5E17" w:rsidP="002B5E17">
      <w:pPr>
        <w:tabs>
          <w:tab w:val="left" w:pos="3225"/>
        </w:tabs>
        <w:rPr>
          <w:color w:val="auto"/>
          <w:sz w:val="20"/>
          <w:szCs w:val="20"/>
          <w:lang w:val="ru-RU"/>
        </w:rPr>
      </w:pPr>
    </w:p>
    <w:p w14:paraId="59905165"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00" w:type="dxa"/>
        <w:jc w:val="center"/>
        <w:tblLayout w:type="fixed"/>
        <w:tblLook w:val="01E0" w:firstRow="1" w:lastRow="1" w:firstColumn="1" w:lastColumn="1" w:noHBand="0" w:noVBand="0"/>
      </w:tblPr>
      <w:tblGrid>
        <w:gridCol w:w="1234"/>
        <w:gridCol w:w="270"/>
        <w:gridCol w:w="848"/>
        <w:gridCol w:w="3015"/>
        <w:gridCol w:w="7"/>
        <w:gridCol w:w="990"/>
        <w:gridCol w:w="1496"/>
        <w:gridCol w:w="971"/>
        <w:gridCol w:w="1169"/>
      </w:tblGrid>
      <w:tr w:rsidR="001647D8" w:rsidRPr="00002455" w14:paraId="6B909864" w14:textId="77777777" w:rsidTr="00F029EB">
        <w:trPr>
          <w:trHeight w:val="360"/>
          <w:jc w:val="center"/>
        </w:trPr>
        <w:tc>
          <w:tcPr>
            <w:tcW w:w="10000" w:type="dxa"/>
            <w:gridSpan w:val="9"/>
            <w:tcBorders>
              <w:top w:val="single" w:sz="6" w:space="0" w:color="auto"/>
              <w:bottom w:val="single" w:sz="12" w:space="0" w:color="auto"/>
            </w:tcBorders>
            <w:shd w:val="clear" w:color="auto" w:fill="FFFFFF"/>
            <w:vAlign w:val="center"/>
          </w:tcPr>
          <w:p w14:paraId="108F7BE4" w14:textId="77777777" w:rsidR="001647D8" w:rsidRPr="006952A6" w:rsidRDefault="006A2AE5" w:rsidP="006A2AE5">
            <w:pPr>
              <w:ind w:right="-72"/>
              <w:jc w:val="right"/>
              <w:rPr>
                <w:b/>
                <w:i/>
                <w:color w:val="auto"/>
                <w:lang w:val="ru-RU"/>
              </w:rPr>
            </w:pPr>
            <w:r>
              <w:rPr>
                <w:b/>
                <w:i/>
                <w:color w:val="auto"/>
                <w:lang w:val="ru-RU"/>
              </w:rPr>
              <w:lastRenderedPageBreak/>
              <w:t>Т</w:t>
            </w:r>
            <w:r w:rsidR="001647D8" w:rsidRPr="006952A6">
              <w:rPr>
                <w:b/>
                <w:i/>
                <w:color w:val="auto"/>
                <w:lang w:val="ru-RU"/>
              </w:rPr>
              <w:t xml:space="preserve">олстопленочные </w:t>
            </w:r>
            <w:r>
              <w:rPr>
                <w:b/>
                <w:i/>
                <w:color w:val="auto"/>
                <w:lang w:val="ru-RU"/>
              </w:rPr>
              <w:t xml:space="preserve">грунтовки </w:t>
            </w:r>
            <w:r w:rsidR="001647D8" w:rsidRPr="006952A6">
              <w:rPr>
                <w:b/>
                <w:i/>
                <w:color w:val="auto"/>
                <w:lang w:val="ru-RU"/>
              </w:rPr>
              <w:t>для погруженной эксплуатации</w:t>
            </w:r>
          </w:p>
        </w:tc>
      </w:tr>
      <w:tr w:rsidR="001647D8" w:rsidRPr="0005732F" w14:paraId="65D30BDF" w14:textId="77777777" w:rsidTr="00F029EB">
        <w:trPr>
          <w:trHeight w:val="360"/>
          <w:jc w:val="center"/>
        </w:trPr>
        <w:tc>
          <w:tcPr>
            <w:tcW w:w="7860" w:type="dxa"/>
            <w:gridSpan w:val="7"/>
            <w:tcBorders>
              <w:top w:val="single" w:sz="12" w:space="0" w:color="auto"/>
              <w:left w:val="single" w:sz="12" w:space="0" w:color="auto"/>
              <w:bottom w:val="single" w:sz="12" w:space="0" w:color="auto"/>
            </w:tcBorders>
            <w:vAlign w:val="center"/>
          </w:tcPr>
          <w:p w14:paraId="253327DF" w14:textId="77777777" w:rsidR="001647D8" w:rsidRPr="006952A6" w:rsidRDefault="006A2AE5" w:rsidP="006A2AE5">
            <w:pPr>
              <w:autoSpaceDE/>
              <w:autoSpaceDN/>
              <w:adjustRightInd/>
              <w:spacing w:before="0" w:line="240" w:lineRule="auto"/>
              <w:ind w:left="0"/>
              <w:rPr>
                <w:b/>
                <w:color w:val="auto"/>
                <w:sz w:val="20"/>
                <w:szCs w:val="20"/>
                <w:lang w:val="ru-RU"/>
              </w:rPr>
            </w:pPr>
            <w:r>
              <w:rPr>
                <w:b/>
                <w:color w:val="auto"/>
                <w:sz w:val="20"/>
                <w:szCs w:val="24"/>
                <w:lang w:val="ru-RU"/>
              </w:rPr>
              <w:t>Т</w:t>
            </w:r>
            <w:r w:rsidR="001647D8" w:rsidRPr="00AD544E">
              <w:rPr>
                <w:b/>
                <w:color w:val="auto"/>
                <w:sz w:val="20"/>
                <w:szCs w:val="24"/>
                <w:lang w:val="ru-RU"/>
              </w:rPr>
              <w:t xml:space="preserve">олстопленочные </w:t>
            </w:r>
            <w:r w:rsidR="00A94FF5" w:rsidRPr="005C6B84">
              <w:rPr>
                <w:b/>
                <w:color w:val="auto"/>
                <w:sz w:val="20"/>
                <w:szCs w:val="24"/>
                <w:lang w:val="ru-RU"/>
              </w:rPr>
              <w:t xml:space="preserve">покрытия </w:t>
            </w:r>
            <w:r w:rsidR="001647D8" w:rsidRPr="005C6B84">
              <w:rPr>
                <w:b/>
                <w:color w:val="auto"/>
                <w:sz w:val="20"/>
                <w:szCs w:val="24"/>
                <w:lang w:val="ru-RU"/>
              </w:rPr>
              <w:t>для</w:t>
            </w:r>
            <w:r w:rsidR="001647D8" w:rsidRPr="00AD544E">
              <w:rPr>
                <w:b/>
                <w:color w:val="auto"/>
                <w:sz w:val="20"/>
                <w:szCs w:val="24"/>
                <w:lang w:val="ru-RU"/>
              </w:rPr>
              <w:t xml:space="preserve"> погруженной эксплуатации в сырой нефти (обессереной или сероводородосодержащей)</w:t>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368D4D16" w14:textId="77777777" w:rsidR="001647D8" w:rsidRPr="0005732F" w:rsidRDefault="001647D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9.6</w:t>
            </w:r>
          </w:p>
        </w:tc>
      </w:tr>
      <w:tr w:rsidR="001647D8" w:rsidRPr="00002455" w14:paraId="2929CCDE" w14:textId="77777777" w:rsidTr="00F029EB">
        <w:trPr>
          <w:cantSplit/>
          <w:trHeight w:val="288"/>
          <w:jc w:val="center"/>
        </w:trPr>
        <w:tc>
          <w:tcPr>
            <w:tcW w:w="1504" w:type="dxa"/>
            <w:gridSpan w:val="2"/>
            <w:tcBorders>
              <w:top w:val="single" w:sz="12" w:space="0" w:color="auto"/>
            </w:tcBorders>
          </w:tcPr>
          <w:p w14:paraId="6C7B63C5"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70" w:type="dxa"/>
            <w:gridSpan w:val="3"/>
            <w:tcBorders>
              <w:top w:val="single" w:sz="12" w:space="0" w:color="auto"/>
            </w:tcBorders>
          </w:tcPr>
          <w:p w14:paraId="009F4543" w14:textId="42389E18" w:rsidR="00C71B92" w:rsidRPr="003240CE" w:rsidRDefault="00C71B92" w:rsidP="00146E0F">
            <w:pPr>
              <w:autoSpaceDE/>
              <w:autoSpaceDN/>
              <w:adjustRightInd/>
              <w:spacing w:before="0" w:line="240" w:lineRule="auto"/>
              <w:ind w:left="-72"/>
              <w:rPr>
                <w:color w:val="auto"/>
                <w:sz w:val="16"/>
                <w:szCs w:val="24"/>
              </w:rPr>
            </w:pPr>
            <w:r w:rsidRPr="00C71B92">
              <w:rPr>
                <w:color w:val="auto"/>
                <w:sz w:val="16"/>
                <w:szCs w:val="24"/>
              </w:rPr>
              <w:t>SSPC-SP1/SP5(NACENo.</w:t>
            </w:r>
            <w:proofErr w:type="gramStart"/>
            <w:r w:rsidRPr="00C71B92">
              <w:rPr>
                <w:color w:val="auto"/>
                <w:sz w:val="16"/>
                <w:szCs w:val="24"/>
              </w:rPr>
              <w:t>1)(</w:t>
            </w:r>
            <w:proofErr w:type="gramEnd"/>
            <w:r w:rsidRPr="00C71B92">
              <w:rPr>
                <w:color w:val="auto"/>
                <w:sz w:val="16"/>
                <w:szCs w:val="24"/>
              </w:rPr>
              <w:t>SA3)</w:t>
            </w:r>
            <w:r w:rsidR="00EC2EC9" w:rsidRPr="003240CE">
              <w:rPr>
                <w:color w:val="auto"/>
                <w:sz w:val="16"/>
                <w:szCs w:val="24"/>
              </w:rPr>
              <w:t xml:space="preserve"> </w:t>
            </w:r>
          </w:p>
          <w:p w14:paraId="54AF5CC6" w14:textId="6837E28F" w:rsidR="001647D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EC2EC9" w:rsidRPr="00EC2EC9">
              <w:rPr>
                <w:color w:val="auto"/>
                <w:sz w:val="16"/>
                <w:szCs w:val="24"/>
                <w:lang w:val="ru-RU"/>
              </w:rPr>
              <w:t xml:space="preserve"> </w:t>
            </w:r>
            <w:r w:rsidR="001647D8" w:rsidRPr="00037A5B">
              <w:rPr>
                <w:color w:val="auto"/>
                <w:sz w:val="16"/>
                <w:szCs w:val="24"/>
                <w:lang w:val="ru-RU"/>
              </w:rPr>
              <w:t>очистка до белого металла.</w:t>
            </w:r>
          </w:p>
        </w:tc>
        <w:tc>
          <w:tcPr>
            <w:tcW w:w="990" w:type="dxa"/>
            <w:tcBorders>
              <w:top w:val="single" w:sz="12" w:space="0" w:color="auto"/>
            </w:tcBorders>
          </w:tcPr>
          <w:p w14:paraId="6686FA75" w14:textId="77777777" w:rsidR="001647D8" w:rsidRPr="004E6B3B" w:rsidRDefault="001647D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636" w:type="dxa"/>
            <w:gridSpan w:val="3"/>
            <w:vMerge w:val="restart"/>
            <w:tcBorders>
              <w:top w:val="single" w:sz="12" w:space="0" w:color="auto"/>
            </w:tcBorders>
          </w:tcPr>
          <w:p w14:paraId="6343553C" w14:textId="77777777" w:rsidR="001647D8" w:rsidRPr="00BD2B1A" w:rsidRDefault="001647D8" w:rsidP="00146E0F">
            <w:pPr>
              <w:autoSpaceDE/>
              <w:autoSpaceDN/>
              <w:adjustRightInd/>
              <w:spacing w:before="0" w:line="240" w:lineRule="auto"/>
              <w:ind w:left="-72"/>
              <w:rPr>
                <w:color w:val="auto"/>
                <w:sz w:val="16"/>
                <w:szCs w:val="16"/>
                <w:lang w:val="ru-RU"/>
              </w:rPr>
            </w:pPr>
            <w:r w:rsidRPr="00BD2B1A">
              <w:rPr>
                <w:color w:val="auto"/>
                <w:sz w:val="16"/>
                <w:szCs w:val="16"/>
                <w:lang w:val="ru-RU"/>
              </w:rPr>
              <w:t>Применяется такое же покрытие того же изготовителя.</w:t>
            </w:r>
          </w:p>
        </w:tc>
      </w:tr>
      <w:tr w:rsidR="001647D8" w:rsidRPr="00002455" w14:paraId="5A3828A5" w14:textId="77777777" w:rsidTr="00F029EB">
        <w:trPr>
          <w:cantSplit/>
          <w:trHeight w:val="288"/>
          <w:jc w:val="center"/>
        </w:trPr>
        <w:tc>
          <w:tcPr>
            <w:tcW w:w="1504" w:type="dxa"/>
            <w:gridSpan w:val="2"/>
          </w:tcPr>
          <w:p w14:paraId="43A533F8"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70" w:type="dxa"/>
            <w:gridSpan w:val="3"/>
          </w:tcPr>
          <w:p w14:paraId="33C78A56" w14:textId="77777777" w:rsidR="001647D8" w:rsidRPr="00037A5B" w:rsidRDefault="00224632" w:rsidP="00146E0F">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0912C589" w14:textId="77777777" w:rsidR="001647D8" w:rsidRPr="005555DC" w:rsidRDefault="001647D8" w:rsidP="00146E0F">
            <w:pPr>
              <w:autoSpaceDE/>
              <w:autoSpaceDN/>
              <w:adjustRightInd/>
              <w:spacing w:before="0" w:line="240" w:lineRule="auto"/>
              <w:ind w:left="-72"/>
              <w:rPr>
                <w:color w:val="auto"/>
                <w:sz w:val="16"/>
                <w:szCs w:val="16"/>
                <w:lang w:val="ru-RU"/>
              </w:rPr>
            </w:pPr>
          </w:p>
        </w:tc>
        <w:tc>
          <w:tcPr>
            <w:tcW w:w="3636" w:type="dxa"/>
            <w:gridSpan w:val="3"/>
            <w:vMerge/>
            <w:vAlign w:val="center"/>
          </w:tcPr>
          <w:p w14:paraId="3030C667" w14:textId="77777777" w:rsidR="001647D8" w:rsidRPr="00D750DA" w:rsidRDefault="001647D8" w:rsidP="00146E0F">
            <w:pPr>
              <w:rPr>
                <w:color w:val="auto"/>
                <w:lang w:val="ru-RU"/>
              </w:rPr>
            </w:pPr>
          </w:p>
        </w:tc>
      </w:tr>
      <w:tr w:rsidR="001647D8" w:rsidRPr="00002455" w14:paraId="56F29E59" w14:textId="77777777" w:rsidTr="00F029EB">
        <w:trPr>
          <w:cantSplit/>
          <w:trHeight w:val="288"/>
          <w:jc w:val="center"/>
        </w:trPr>
        <w:tc>
          <w:tcPr>
            <w:tcW w:w="1504" w:type="dxa"/>
            <w:gridSpan w:val="2"/>
            <w:tcBorders>
              <w:bottom w:val="single" w:sz="12" w:space="0" w:color="auto"/>
            </w:tcBorders>
          </w:tcPr>
          <w:p w14:paraId="377C29DE"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70" w:type="dxa"/>
            <w:gridSpan w:val="3"/>
            <w:tcBorders>
              <w:bottom w:val="single" w:sz="12" w:space="0" w:color="auto"/>
            </w:tcBorders>
          </w:tcPr>
          <w:p w14:paraId="315F0104" w14:textId="0D38812B" w:rsidR="001647D8" w:rsidRPr="00037A5B" w:rsidRDefault="001647D8" w:rsidP="00146E0F">
            <w:pPr>
              <w:autoSpaceDE/>
              <w:autoSpaceDN/>
              <w:adjustRightInd/>
              <w:spacing w:before="0" w:line="240" w:lineRule="auto"/>
              <w:ind w:left="-72"/>
              <w:rPr>
                <w:color w:val="auto"/>
                <w:sz w:val="16"/>
                <w:szCs w:val="24"/>
                <w:lang w:val="ru-RU"/>
              </w:rPr>
            </w:pPr>
            <w:r w:rsidRPr="005F6A8A">
              <w:rPr>
                <w:color w:val="auto"/>
                <w:sz w:val="16"/>
                <w:szCs w:val="16"/>
                <w:lang w:val="ru-RU"/>
              </w:rPr>
              <w:t xml:space="preserve">0.635 – 1.270 </w:t>
            </w:r>
            <w:r>
              <w:rPr>
                <w:color w:val="auto"/>
                <w:sz w:val="16"/>
                <w:szCs w:val="16"/>
                <w:lang w:val="ru-RU"/>
              </w:rPr>
              <w:t>мм</w:t>
            </w:r>
            <w:r w:rsidRPr="005F6A8A">
              <w:rPr>
                <w:color w:val="auto"/>
                <w:sz w:val="16"/>
                <w:szCs w:val="16"/>
                <w:lang w:val="ru-RU"/>
              </w:rPr>
              <w:t xml:space="preserve">. (25.0 - 50.0 </w:t>
            </w:r>
            <w:r>
              <w:rPr>
                <w:color w:val="auto"/>
                <w:sz w:val="16"/>
                <w:szCs w:val="16"/>
                <w:lang w:val="ru-RU"/>
              </w:rPr>
              <w:t>милов</w:t>
            </w:r>
            <w:r>
              <w:rPr>
                <w:color w:val="auto"/>
                <w:sz w:val="16"/>
                <w:szCs w:val="24"/>
                <w:lang w:val="ru-RU"/>
              </w:rPr>
              <w:t>) (распыляется), 2</w:t>
            </w:r>
            <w:del w:id="605" w:author="Kurmanov, Aidyn [STAMGazStroy LLP]" w:date="2025-12-11T15:35:00Z" w16du:dateUtc="2025-12-11T10:35:00Z">
              <w:r>
                <w:rPr>
                  <w:color w:val="auto"/>
                  <w:sz w:val="16"/>
                  <w:szCs w:val="24"/>
                  <w:lang w:val="ru-RU"/>
                </w:rPr>
                <w:delText>,</w:delText>
              </w:r>
            </w:del>
            <w:ins w:id="606" w:author="Kurmanov, Aidyn [STAMGazStroy LLP]" w:date="2025-12-11T15:35:00Z" w16du:dateUtc="2025-12-11T10:35:00Z">
              <w:r w:rsidR="0018552A" w:rsidRPr="0018552A">
                <w:rPr>
                  <w:color w:val="auto"/>
                  <w:sz w:val="16"/>
                  <w:szCs w:val="24"/>
                  <w:lang w:val="ru-RU"/>
                </w:rPr>
                <w:t>.</w:t>
              </w:r>
            </w:ins>
            <w:r>
              <w:rPr>
                <w:color w:val="auto"/>
                <w:sz w:val="16"/>
                <w:szCs w:val="24"/>
                <w:lang w:val="ru-RU"/>
              </w:rPr>
              <w:t>032 м</w:t>
            </w:r>
            <w:r w:rsidRPr="00037A5B">
              <w:rPr>
                <w:color w:val="auto"/>
                <w:sz w:val="16"/>
                <w:szCs w:val="24"/>
                <w:lang w:val="ru-RU"/>
              </w:rPr>
              <w:t>м (80</w:t>
            </w:r>
            <w:del w:id="607" w:author="Kurmanov, Aidyn [STAMGazStroy LLP]" w:date="2025-12-11T15:35:00Z" w16du:dateUtc="2025-12-11T10:35:00Z">
              <w:r w:rsidRPr="00037A5B">
                <w:rPr>
                  <w:color w:val="auto"/>
                  <w:sz w:val="16"/>
                  <w:szCs w:val="24"/>
                  <w:lang w:val="ru-RU"/>
                </w:rPr>
                <w:delText>,</w:delText>
              </w:r>
            </w:del>
            <w:ins w:id="608" w:author="Kurmanov, Aidyn [STAMGazStroy LLP]" w:date="2025-12-11T15:35:00Z" w16du:dateUtc="2025-12-11T10:35:00Z">
              <w:r w:rsidR="0018552A" w:rsidRPr="0018552A">
                <w:rPr>
                  <w:color w:val="auto"/>
                  <w:sz w:val="16"/>
                  <w:szCs w:val="24"/>
                  <w:lang w:val="ru-RU"/>
                </w:rPr>
                <w:t>.</w:t>
              </w:r>
            </w:ins>
            <w:r w:rsidRPr="00037A5B">
              <w:rPr>
                <w:color w:val="auto"/>
                <w:sz w:val="16"/>
                <w:szCs w:val="24"/>
                <w:lang w:val="ru-RU"/>
              </w:rPr>
              <w:t>0 милов) (мин) (наносится шпателем). (Для определения мин/макс толщины слоя см. листы технических данных изготовителя)</w:t>
            </w:r>
          </w:p>
        </w:tc>
        <w:tc>
          <w:tcPr>
            <w:tcW w:w="990" w:type="dxa"/>
            <w:tcBorders>
              <w:bottom w:val="single" w:sz="12" w:space="0" w:color="auto"/>
            </w:tcBorders>
          </w:tcPr>
          <w:p w14:paraId="24B6C85A" w14:textId="77777777" w:rsidR="001647D8" w:rsidRPr="005555DC" w:rsidRDefault="001647D8" w:rsidP="00146E0F">
            <w:pPr>
              <w:autoSpaceDE/>
              <w:autoSpaceDN/>
              <w:adjustRightInd/>
              <w:spacing w:before="0" w:line="240" w:lineRule="auto"/>
              <w:ind w:left="-72"/>
              <w:rPr>
                <w:color w:val="auto"/>
                <w:sz w:val="16"/>
                <w:szCs w:val="16"/>
                <w:lang w:val="ru-RU"/>
              </w:rPr>
            </w:pPr>
          </w:p>
        </w:tc>
        <w:tc>
          <w:tcPr>
            <w:tcW w:w="3636" w:type="dxa"/>
            <w:gridSpan w:val="3"/>
            <w:vMerge/>
            <w:tcBorders>
              <w:bottom w:val="single" w:sz="12" w:space="0" w:color="auto"/>
            </w:tcBorders>
            <w:vAlign w:val="center"/>
          </w:tcPr>
          <w:p w14:paraId="1330ECA1" w14:textId="77777777" w:rsidR="001647D8" w:rsidRPr="006952A6" w:rsidRDefault="001647D8" w:rsidP="00146E0F">
            <w:pPr>
              <w:rPr>
                <w:color w:val="auto"/>
                <w:lang w:val="ru-RU"/>
              </w:rPr>
            </w:pPr>
          </w:p>
        </w:tc>
      </w:tr>
      <w:tr w:rsidR="001647D8" w:rsidRPr="0005732F" w14:paraId="2D5EE506" w14:textId="77777777" w:rsidTr="00F029EB">
        <w:trPr>
          <w:trHeight w:val="360"/>
          <w:jc w:val="center"/>
        </w:trPr>
        <w:tc>
          <w:tcPr>
            <w:tcW w:w="2352" w:type="dxa"/>
            <w:gridSpan w:val="3"/>
            <w:tcBorders>
              <w:top w:val="single" w:sz="12" w:space="0" w:color="auto"/>
              <w:left w:val="single" w:sz="12" w:space="0" w:color="auto"/>
              <w:bottom w:val="single" w:sz="12" w:space="0" w:color="auto"/>
            </w:tcBorders>
            <w:shd w:val="clear" w:color="auto" w:fill="000000"/>
            <w:vAlign w:val="center"/>
          </w:tcPr>
          <w:p w14:paraId="34B1AF93"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5" w:type="dxa"/>
            <w:tcBorders>
              <w:top w:val="single" w:sz="12" w:space="0" w:color="auto"/>
              <w:bottom w:val="single" w:sz="12" w:space="0" w:color="auto"/>
            </w:tcBorders>
            <w:shd w:val="clear" w:color="auto" w:fill="000000"/>
            <w:vAlign w:val="center"/>
          </w:tcPr>
          <w:p w14:paraId="1FA95BD1"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493" w:type="dxa"/>
            <w:gridSpan w:val="3"/>
            <w:tcBorders>
              <w:top w:val="single" w:sz="12" w:space="0" w:color="auto"/>
              <w:bottom w:val="single" w:sz="12" w:space="0" w:color="auto"/>
            </w:tcBorders>
            <w:shd w:val="clear" w:color="auto" w:fill="000000"/>
            <w:vAlign w:val="center"/>
          </w:tcPr>
          <w:p w14:paraId="3F342A5B"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4F49BF32"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tcBorders>
              <w:top w:val="single" w:sz="12" w:space="0" w:color="auto"/>
              <w:bottom w:val="single" w:sz="12" w:space="0" w:color="auto"/>
              <w:right w:val="single" w:sz="12" w:space="0" w:color="auto"/>
            </w:tcBorders>
            <w:shd w:val="clear" w:color="auto" w:fill="000000"/>
            <w:vAlign w:val="center"/>
          </w:tcPr>
          <w:p w14:paraId="5B38CEB5" w14:textId="77777777" w:rsidR="001647D8" w:rsidRPr="00AD544E" w:rsidRDefault="001647D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6A2AE5" w:rsidRPr="0005732F" w14:paraId="1FA0B661" w14:textId="77777777" w:rsidTr="00F029EB">
        <w:trPr>
          <w:trHeight w:val="288"/>
          <w:jc w:val="center"/>
        </w:trPr>
        <w:tc>
          <w:tcPr>
            <w:tcW w:w="2352" w:type="dxa"/>
            <w:gridSpan w:val="3"/>
            <w:vAlign w:val="center"/>
          </w:tcPr>
          <w:p w14:paraId="2C84E6E8" w14:textId="77777777" w:rsidR="006A2AE5" w:rsidRPr="00D41158" w:rsidRDefault="006A2AE5" w:rsidP="00146E0F">
            <w:pPr>
              <w:autoSpaceDE/>
              <w:autoSpaceDN/>
              <w:adjustRightInd/>
              <w:spacing w:before="0" w:line="240" w:lineRule="auto"/>
              <w:ind w:left="0"/>
              <w:rPr>
                <w:b/>
                <w:color w:val="auto"/>
                <w:sz w:val="16"/>
                <w:szCs w:val="24"/>
                <w:lang w:val="ru-RU"/>
              </w:rPr>
            </w:pPr>
            <w:r>
              <w:rPr>
                <w:b/>
                <w:color w:val="auto"/>
                <w:sz w:val="16"/>
                <w:szCs w:val="24"/>
                <w:lang w:val="ru-RU"/>
              </w:rPr>
              <w:t>ОДИН</w:t>
            </w:r>
            <w:r w:rsidRPr="00D41158">
              <w:rPr>
                <w:b/>
                <w:color w:val="auto"/>
                <w:sz w:val="16"/>
                <w:szCs w:val="24"/>
                <w:lang w:val="ru-RU"/>
              </w:rPr>
              <w:t xml:space="preserve"> СЛОЙ</w:t>
            </w:r>
          </w:p>
        </w:tc>
        <w:tc>
          <w:tcPr>
            <w:tcW w:w="3015" w:type="dxa"/>
            <w:vAlign w:val="center"/>
          </w:tcPr>
          <w:p w14:paraId="019B0FF4" w14:textId="77777777" w:rsidR="006A2AE5" w:rsidRPr="001D3869" w:rsidRDefault="006A2AE5" w:rsidP="00146E0F">
            <w:pPr>
              <w:autoSpaceDE/>
              <w:autoSpaceDN/>
              <w:adjustRightInd/>
              <w:spacing w:before="0" w:line="240" w:lineRule="auto"/>
              <w:ind w:left="0"/>
              <w:rPr>
                <w:sz w:val="16"/>
                <w:szCs w:val="16"/>
              </w:rPr>
            </w:pPr>
            <w:r w:rsidRPr="001D3869">
              <w:rPr>
                <w:sz w:val="16"/>
                <w:szCs w:val="16"/>
              </w:rPr>
              <w:t>Carboline</w:t>
            </w:r>
          </w:p>
        </w:tc>
        <w:tc>
          <w:tcPr>
            <w:tcW w:w="2493" w:type="dxa"/>
            <w:gridSpan w:val="3"/>
            <w:vAlign w:val="center"/>
          </w:tcPr>
          <w:p w14:paraId="34BFA390" w14:textId="7546A4D7" w:rsidR="006A2AE5" w:rsidRPr="00E942B2" w:rsidRDefault="006A2AE5" w:rsidP="00146E0F">
            <w:pPr>
              <w:autoSpaceDE/>
              <w:autoSpaceDN/>
              <w:adjustRightInd/>
              <w:spacing w:before="0" w:line="240" w:lineRule="auto"/>
              <w:ind w:left="0"/>
              <w:rPr>
                <w:sz w:val="16"/>
                <w:szCs w:val="16"/>
              </w:rPr>
            </w:pPr>
            <w:proofErr w:type="spellStart"/>
            <w:r w:rsidRPr="00E942B2">
              <w:rPr>
                <w:sz w:val="16"/>
                <w:szCs w:val="16"/>
              </w:rPr>
              <w:t>Plasite</w:t>
            </w:r>
            <w:proofErr w:type="spellEnd"/>
            <w:r w:rsidRPr="00E942B2">
              <w:rPr>
                <w:sz w:val="16"/>
                <w:szCs w:val="16"/>
              </w:rPr>
              <w:t xml:space="preserve"> 4550 Series</w:t>
            </w:r>
            <w:r w:rsidR="00ED69C5" w:rsidRPr="00E942B2">
              <w:rPr>
                <w:sz w:val="16"/>
                <w:szCs w:val="16"/>
              </w:rPr>
              <w:t>*</w:t>
            </w:r>
          </w:p>
        </w:tc>
        <w:tc>
          <w:tcPr>
            <w:tcW w:w="971" w:type="dxa"/>
            <w:vAlign w:val="center"/>
          </w:tcPr>
          <w:p w14:paraId="36F28D54" w14:textId="77777777" w:rsidR="006A2AE5" w:rsidRPr="00E942B2" w:rsidRDefault="006A2AE5" w:rsidP="00146E0F">
            <w:pPr>
              <w:autoSpaceDE/>
              <w:autoSpaceDN/>
              <w:adjustRightInd/>
              <w:spacing w:before="0" w:line="240" w:lineRule="auto"/>
              <w:ind w:left="0"/>
              <w:jc w:val="center"/>
              <w:rPr>
                <w:sz w:val="16"/>
                <w:szCs w:val="16"/>
              </w:rPr>
            </w:pPr>
            <w:r w:rsidRPr="00E942B2">
              <w:rPr>
                <w:sz w:val="16"/>
                <w:szCs w:val="16"/>
              </w:rPr>
              <w:t>3</w:t>
            </w:r>
          </w:p>
        </w:tc>
        <w:tc>
          <w:tcPr>
            <w:tcW w:w="1169" w:type="dxa"/>
            <w:vAlign w:val="center"/>
          </w:tcPr>
          <w:p w14:paraId="12248F78" w14:textId="77777777" w:rsidR="006A2AE5" w:rsidRPr="00E942B2" w:rsidRDefault="006A2AE5" w:rsidP="00146E0F">
            <w:pPr>
              <w:autoSpaceDE/>
              <w:autoSpaceDN/>
              <w:adjustRightInd/>
              <w:spacing w:before="0" w:line="240" w:lineRule="auto"/>
              <w:ind w:left="0"/>
              <w:rPr>
                <w:sz w:val="16"/>
                <w:szCs w:val="16"/>
              </w:rPr>
            </w:pPr>
            <w:r w:rsidRPr="00E942B2">
              <w:rPr>
                <w:sz w:val="16"/>
                <w:szCs w:val="16"/>
              </w:rPr>
              <w:t>177°C (350°F)</w:t>
            </w:r>
          </w:p>
        </w:tc>
      </w:tr>
      <w:tr w:rsidR="00ED6FA2" w:rsidRPr="0005732F" w14:paraId="379C8112" w14:textId="77777777" w:rsidTr="00F029EB">
        <w:trPr>
          <w:trHeight w:val="288"/>
          <w:jc w:val="center"/>
        </w:trPr>
        <w:tc>
          <w:tcPr>
            <w:tcW w:w="2352" w:type="dxa"/>
            <w:gridSpan w:val="3"/>
            <w:vAlign w:val="center"/>
          </w:tcPr>
          <w:p w14:paraId="68C69364" w14:textId="77777777" w:rsidR="00ED6FA2" w:rsidRDefault="00ED6FA2" w:rsidP="00146E0F">
            <w:pPr>
              <w:autoSpaceDE/>
              <w:autoSpaceDN/>
              <w:adjustRightInd/>
              <w:spacing w:before="0" w:line="240" w:lineRule="auto"/>
              <w:ind w:left="0"/>
              <w:rPr>
                <w:b/>
                <w:color w:val="auto"/>
                <w:sz w:val="16"/>
                <w:szCs w:val="24"/>
                <w:lang w:val="ru-RU"/>
              </w:rPr>
            </w:pPr>
          </w:p>
        </w:tc>
        <w:tc>
          <w:tcPr>
            <w:tcW w:w="3015" w:type="dxa"/>
            <w:vAlign w:val="center"/>
          </w:tcPr>
          <w:p w14:paraId="2511590B" w14:textId="3358DB87" w:rsidR="00ED6FA2" w:rsidRPr="001D3869" w:rsidRDefault="00ED6FA2" w:rsidP="00146E0F">
            <w:pPr>
              <w:autoSpaceDE/>
              <w:autoSpaceDN/>
              <w:adjustRightInd/>
              <w:spacing w:before="0" w:line="240" w:lineRule="auto"/>
              <w:ind w:left="0"/>
              <w:rPr>
                <w:sz w:val="16"/>
                <w:szCs w:val="16"/>
              </w:rPr>
            </w:pPr>
            <w:proofErr w:type="spellStart"/>
            <w:r>
              <w:rPr>
                <w:sz w:val="16"/>
                <w:szCs w:val="16"/>
              </w:rPr>
              <w:t>Corrocoat</w:t>
            </w:r>
            <w:proofErr w:type="spellEnd"/>
          </w:p>
        </w:tc>
        <w:tc>
          <w:tcPr>
            <w:tcW w:w="2493" w:type="dxa"/>
            <w:gridSpan w:val="3"/>
            <w:vAlign w:val="center"/>
          </w:tcPr>
          <w:p w14:paraId="2591BC30" w14:textId="72EA88C1" w:rsidR="00ED6FA2" w:rsidRPr="00E942B2" w:rsidRDefault="00ED6FA2" w:rsidP="00146E0F">
            <w:pPr>
              <w:autoSpaceDE/>
              <w:autoSpaceDN/>
              <w:adjustRightInd/>
              <w:spacing w:before="0" w:line="240" w:lineRule="auto"/>
              <w:ind w:left="0"/>
              <w:rPr>
                <w:sz w:val="16"/>
                <w:szCs w:val="16"/>
              </w:rPr>
            </w:pPr>
            <w:proofErr w:type="spellStart"/>
            <w:r w:rsidRPr="00E942B2">
              <w:rPr>
                <w:sz w:val="16"/>
                <w:szCs w:val="16"/>
              </w:rPr>
              <w:t>Polyglass</w:t>
            </w:r>
            <w:proofErr w:type="spellEnd"/>
            <w:r w:rsidRPr="00E942B2">
              <w:rPr>
                <w:sz w:val="16"/>
                <w:szCs w:val="16"/>
              </w:rPr>
              <w:t xml:space="preserve"> VEF</w:t>
            </w:r>
          </w:p>
        </w:tc>
        <w:tc>
          <w:tcPr>
            <w:tcW w:w="971" w:type="dxa"/>
            <w:vAlign w:val="center"/>
          </w:tcPr>
          <w:p w14:paraId="62ED31F6" w14:textId="2A8D5597" w:rsidR="00ED6FA2" w:rsidRPr="00E942B2" w:rsidRDefault="00ED6FA2" w:rsidP="00146E0F">
            <w:pPr>
              <w:autoSpaceDE/>
              <w:autoSpaceDN/>
              <w:adjustRightInd/>
              <w:spacing w:before="0" w:line="240" w:lineRule="auto"/>
              <w:ind w:left="0"/>
              <w:jc w:val="center"/>
              <w:rPr>
                <w:sz w:val="16"/>
                <w:szCs w:val="16"/>
              </w:rPr>
            </w:pPr>
            <w:r w:rsidRPr="00E942B2">
              <w:rPr>
                <w:sz w:val="16"/>
                <w:szCs w:val="16"/>
              </w:rPr>
              <w:t>3</w:t>
            </w:r>
            <w:r w:rsidRPr="00E942B2">
              <w:rPr>
                <w:sz w:val="16"/>
                <w:szCs w:val="16"/>
                <w:lang w:val="ru-RU"/>
              </w:rPr>
              <w:t>1</w:t>
            </w:r>
          </w:p>
        </w:tc>
        <w:tc>
          <w:tcPr>
            <w:tcW w:w="1169" w:type="dxa"/>
            <w:vAlign w:val="center"/>
          </w:tcPr>
          <w:p w14:paraId="40A290DF" w14:textId="0B1956E7" w:rsidR="00ED6FA2" w:rsidRPr="00E942B2" w:rsidRDefault="00ED6FA2" w:rsidP="00146E0F">
            <w:pPr>
              <w:autoSpaceDE/>
              <w:autoSpaceDN/>
              <w:adjustRightInd/>
              <w:spacing w:before="0" w:line="240" w:lineRule="auto"/>
              <w:ind w:left="0"/>
              <w:rPr>
                <w:sz w:val="16"/>
                <w:szCs w:val="16"/>
              </w:rPr>
            </w:pPr>
            <w:r w:rsidRPr="00E942B2">
              <w:rPr>
                <w:sz w:val="16"/>
                <w:szCs w:val="16"/>
              </w:rPr>
              <w:t>93°C (200°F)</w:t>
            </w:r>
          </w:p>
        </w:tc>
      </w:tr>
      <w:tr w:rsidR="00ED6FA2" w:rsidRPr="0005732F" w14:paraId="1C82E5DD" w14:textId="77777777" w:rsidTr="00F029EB">
        <w:trPr>
          <w:trHeight w:val="288"/>
          <w:jc w:val="center"/>
        </w:trPr>
        <w:tc>
          <w:tcPr>
            <w:tcW w:w="2352" w:type="dxa"/>
            <w:gridSpan w:val="3"/>
            <w:vAlign w:val="center"/>
          </w:tcPr>
          <w:p w14:paraId="73815B29" w14:textId="77777777" w:rsidR="00ED6FA2" w:rsidRPr="00D41158" w:rsidRDefault="00ED6FA2" w:rsidP="00146E0F">
            <w:pPr>
              <w:autoSpaceDE/>
              <w:autoSpaceDN/>
              <w:adjustRightInd/>
              <w:spacing w:before="0" w:line="240" w:lineRule="auto"/>
              <w:ind w:left="0"/>
              <w:rPr>
                <w:b/>
                <w:color w:val="auto"/>
                <w:sz w:val="16"/>
                <w:szCs w:val="24"/>
                <w:lang w:val="ru-RU"/>
              </w:rPr>
            </w:pPr>
            <w:r>
              <w:rPr>
                <w:b/>
                <w:color w:val="auto"/>
                <w:sz w:val="16"/>
                <w:szCs w:val="24"/>
                <w:lang w:val="ru-RU"/>
              </w:rPr>
              <w:t>Толстопленочное</w:t>
            </w:r>
          </w:p>
        </w:tc>
        <w:tc>
          <w:tcPr>
            <w:tcW w:w="3015" w:type="dxa"/>
            <w:vAlign w:val="center"/>
          </w:tcPr>
          <w:p w14:paraId="44932F60" w14:textId="77777777" w:rsidR="00ED6FA2" w:rsidRPr="001D3869" w:rsidRDefault="00ED6FA2" w:rsidP="00146E0F">
            <w:pPr>
              <w:autoSpaceDE/>
              <w:autoSpaceDN/>
              <w:adjustRightInd/>
              <w:spacing w:before="0" w:line="240" w:lineRule="auto"/>
              <w:ind w:left="0"/>
              <w:rPr>
                <w:sz w:val="16"/>
                <w:szCs w:val="16"/>
              </w:rPr>
            </w:pPr>
            <w:r w:rsidRPr="001D3869">
              <w:rPr>
                <w:sz w:val="16"/>
                <w:szCs w:val="16"/>
              </w:rPr>
              <w:t>Hempel Coatings (USA), Inc.</w:t>
            </w:r>
          </w:p>
        </w:tc>
        <w:tc>
          <w:tcPr>
            <w:tcW w:w="2493" w:type="dxa"/>
            <w:gridSpan w:val="3"/>
            <w:vAlign w:val="center"/>
          </w:tcPr>
          <w:p w14:paraId="5D8D5CE6" w14:textId="3EE5FDBA" w:rsidR="00ED6FA2" w:rsidRPr="00E942B2" w:rsidRDefault="00221DBC" w:rsidP="00146E0F">
            <w:pPr>
              <w:autoSpaceDE/>
              <w:autoSpaceDN/>
              <w:adjustRightInd/>
              <w:spacing w:before="0" w:line="240" w:lineRule="auto"/>
              <w:ind w:left="0"/>
              <w:rPr>
                <w:sz w:val="16"/>
                <w:szCs w:val="16"/>
              </w:rPr>
            </w:pPr>
            <w:proofErr w:type="spellStart"/>
            <w:r w:rsidRPr="00E942B2">
              <w:rPr>
                <w:sz w:val="16"/>
                <w:szCs w:val="16"/>
              </w:rPr>
              <w:t>Hempaline</w:t>
            </w:r>
            <w:proofErr w:type="spellEnd"/>
            <w:r w:rsidRPr="00E942B2">
              <w:rPr>
                <w:sz w:val="16"/>
                <w:szCs w:val="16"/>
              </w:rPr>
              <w:t xml:space="preserve"> Defend 630</w:t>
            </w:r>
          </w:p>
        </w:tc>
        <w:tc>
          <w:tcPr>
            <w:tcW w:w="971" w:type="dxa"/>
            <w:vAlign w:val="center"/>
          </w:tcPr>
          <w:p w14:paraId="1331DA65" w14:textId="348A28A7" w:rsidR="00ED6FA2" w:rsidRPr="00E942B2" w:rsidRDefault="00221DBC" w:rsidP="00146E0F">
            <w:pPr>
              <w:autoSpaceDE/>
              <w:autoSpaceDN/>
              <w:adjustRightInd/>
              <w:spacing w:before="0" w:line="240" w:lineRule="auto"/>
              <w:ind w:left="0"/>
              <w:jc w:val="center"/>
              <w:rPr>
                <w:sz w:val="16"/>
                <w:szCs w:val="16"/>
              </w:rPr>
            </w:pPr>
            <w:r w:rsidRPr="00E942B2">
              <w:rPr>
                <w:sz w:val="16"/>
                <w:szCs w:val="16"/>
              </w:rPr>
              <w:t>59</w:t>
            </w:r>
          </w:p>
        </w:tc>
        <w:tc>
          <w:tcPr>
            <w:tcW w:w="1169" w:type="dxa"/>
            <w:vAlign w:val="center"/>
          </w:tcPr>
          <w:p w14:paraId="7A940B50" w14:textId="77777777" w:rsidR="00ED6FA2" w:rsidRPr="00E942B2" w:rsidRDefault="00ED6FA2" w:rsidP="00146E0F">
            <w:pPr>
              <w:autoSpaceDE/>
              <w:autoSpaceDN/>
              <w:adjustRightInd/>
              <w:spacing w:before="0" w:line="240" w:lineRule="auto"/>
              <w:ind w:left="0"/>
              <w:rPr>
                <w:sz w:val="16"/>
                <w:szCs w:val="16"/>
              </w:rPr>
            </w:pPr>
            <w:r w:rsidRPr="00E942B2">
              <w:rPr>
                <w:sz w:val="16"/>
                <w:szCs w:val="16"/>
              </w:rPr>
              <w:t>93°C (200°F)</w:t>
            </w:r>
          </w:p>
        </w:tc>
      </w:tr>
      <w:tr w:rsidR="00ED6FA2" w:rsidRPr="0005732F" w14:paraId="5FAC7CB4" w14:textId="77777777" w:rsidTr="00F029EB">
        <w:trPr>
          <w:trHeight w:val="288"/>
          <w:jc w:val="center"/>
        </w:trPr>
        <w:tc>
          <w:tcPr>
            <w:tcW w:w="2352" w:type="dxa"/>
            <w:gridSpan w:val="3"/>
            <w:vMerge w:val="restart"/>
            <w:vAlign w:val="center"/>
          </w:tcPr>
          <w:p w14:paraId="64B9150B" w14:textId="77777777" w:rsidR="00ED6FA2" w:rsidRPr="00D41158" w:rsidRDefault="00ED6FA2"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5" w:type="dxa"/>
            <w:vAlign w:val="center"/>
          </w:tcPr>
          <w:p w14:paraId="2B6924F5" w14:textId="77777777" w:rsidR="00ED6FA2" w:rsidRPr="001D3869" w:rsidRDefault="00ED6FA2" w:rsidP="006A2AE5">
            <w:pPr>
              <w:autoSpaceDE/>
              <w:autoSpaceDN/>
              <w:adjustRightInd/>
              <w:spacing w:before="0" w:line="240" w:lineRule="auto"/>
              <w:ind w:left="0"/>
              <w:rPr>
                <w:sz w:val="16"/>
                <w:szCs w:val="16"/>
              </w:rPr>
            </w:pPr>
            <w:r w:rsidRPr="001D3869">
              <w:rPr>
                <w:sz w:val="16"/>
                <w:szCs w:val="16"/>
              </w:rPr>
              <w:t xml:space="preserve">International </w:t>
            </w:r>
          </w:p>
        </w:tc>
        <w:tc>
          <w:tcPr>
            <w:tcW w:w="2493" w:type="dxa"/>
            <w:gridSpan w:val="3"/>
            <w:vAlign w:val="center"/>
          </w:tcPr>
          <w:p w14:paraId="7BBB9C4C" w14:textId="1D553369" w:rsidR="00ED6FA2" w:rsidRPr="00E942B2" w:rsidRDefault="00C100E3" w:rsidP="00146E0F">
            <w:pPr>
              <w:autoSpaceDE/>
              <w:autoSpaceDN/>
              <w:adjustRightInd/>
              <w:spacing w:before="0" w:line="240" w:lineRule="auto"/>
              <w:ind w:left="0"/>
              <w:rPr>
                <w:sz w:val="16"/>
                <w:szCs w:val="16"/>
              </w:rPr>
            </w:pPr>
            <w:r w:rsidRPr="00E942B2">
              <w:rPr>
                <w:sz w:val="16"/>
                <w:szCs w:val="16"/>
              </w:rPr>
              <w:t>Enviroline 2405</w:t>
            </w:r>
          </w:p>
        </w:tc>
        <w:tc>
          <w:tcPr>
            <w:tcW w:w="971" w:type="dxa"/>
            <w:vAlign w:val="center"/>
          </w:tcPr>
          <w:p w14:paraId="676812E2" w14:textId="77777777" w:rsidR="00ED6FA2" w:rsidRPr="00E942B2" w:rsidRDefault="00ED6FA2" w:rsidP="00146E0F">
            <w:pPr>
              <w:autoSpaceDE/>
              <w:autoSpaceDN/>
              <w:adjustRightInd/>
              <w:spacing w:before="0" w:line="240" w:lineRule="auto"/>
              <w:ind w:left="0"/>
              <w:jc w:val="center"/>
              <w:rPr>
                <w:sz w:val="16"/>
                <w:szCs w:val="16"/>
              </w:rPr>
            </w:pPr>
            <w:r w:rsidRPr="00E942B2">
              <w:rPr>
                <w:sz w:val="16"/>
                <w:szCs w:val="16"/>
              </w:rPr>
              <w:t>34</w:t>
            </w:r>
          </w:p>
        </w:tc>
        <w:tc>
          <w:tcPr>
            <w:tcW w:w="1169" w:type="dxa"/>
            <w:vAlign w:val="center"/>
          </w:tcPr>
          <w:p w14:paraId="1EA94AEF" w14:textId="77777777" w:rsidR="00ED6FA2" w:rsidRPr="00E942B2" w:rsidRDefault="00ED6FA2" w:rsidP="00146E0F">
            <w:pPr>
              <w:autoSpaceDE/>
              <w:autoSpaceDN/>
              <w:adjustRightInd/>
              <w:spacing w:before="0" w:line="240" w:lineRule="auto"/>
              <w:ind w:left="0"/>
              <w:rPr>
                <w:sz w:val="16"/>
                <w:szCs w:val="16"/>
              </w:rPr>
            </w:pPr>
            <w:r w:rsidRPr="00E942B2">
              <w:rPr>
                <w:sz w:val="16"/>
                <w:szCs w:val="16"/>
              </w:rPr>
              <w:t>82°C (180°F)</w:t>
            </w:r>
          </w:p>
        </w:tc>
      </w:tr>
      <w:tr w:rsidR="00ED6FA2" w:rsidRPr="0005732F" w14:paraId="5A050405" w14:textId="77777777" w:rsidTr="00F029EB">
        <w:trPr>
          <w:trHeight w:val="288"/>
          <w:jc w:val="center"/>
        </w:trPr>
        <w:tc>
          <w:tcPr>
            <w:tcW w:w="2352" w:type="dxa"/>
            <w:gridSpan w:val="3"/>
            <w:vMerge/>
            <w:vAlign w:val="center"/>
          </w:tcPr>
          <w:p w14:paraId="7738E2F9" w14:textId="77777777" w:rsidR="00ED6FA2" w:rsidRPr="00D41158" w:rsidRDefault="00ED6FA2" w:rsidP="00146E0F">
            <w:pPr>
              <w:autoSpaceDE/>
              <w:autoSpaceDN/>
              <w:adjustRightInd/>
              <w:spacing w:before="0" w:line="240" w:lineRule="auto"/>
              <w:ind w:left="0"/>
              <w:rPr>
                <w:b/>
                <w:color w:val="auto"/>
                <w:sz w:val="16"/>
                <w:szCs w:val="24"/>
                <w:lang w:val="ru-RU"/>
              </w:rPr>
            </w:pPr>
          </w:p>
        </w:tc>
        <w:tc>
          <w:tcPr>
            <w:tcW w:w="3015" w:type="dxa"/>
            <w:vAlign w:val="center"/>
          </w:tcPr>
          <w:p w14:paraId="5C6865A3" w14:textId="77777777" w:rsidR="00ED6FA2" w:rsidRPr="005555DC" w:rsidRDefault="00ED6FA2" w:rsidP="006A2AE5">
            <w:pPr>
              <w:autoSpaceDE/>
              <w:autoSpaceDN/>
              <w:adjustRightInd/>
              <w:spacing w:before="0" w:line="240" w:lineRule="auto"/>
              <w:ind w:left="0"/>
              <w:rPr>
                <w:sz w:val="16"/>
                <w:szCs w:val="16"/>
                <w:lang w:val="ru-RU"/>
              </w:rPr>
            </w:pPr>
            <w:r w:rsidRPr="001D3869">
              <w:rPr>
                <w:sz w:val="16"/>
                <w:szCs w:val="16"/>
              </w:rPr>
              <w:t>International</w:t>
            </w:r>
          </w:p>
        </w:tc>
        <w:tc>
          <w:tcPr>
            <w:tcW w:w="2493" w:type="dxa"/>
            <w:gridSpan w:val="3"/>
            <w:vAlign w:val="center"/>
          </w:tcPr>
          <w:p w14:paraId="2C100FBC" w14:textId="77777777" w:rsidR="00ED6FA2" w:rsidRPr="00E942B2" w:rsidRDefault="00ED6FA2" w:rsidP="00146E0F">
            <w:pPr>
              <w:autoSpaceDE/>
              <w:autoSpaceDN/>
              <w:adjustRightInd/>
              <w:spacing w:before="0" w:line="240" w:lineRule="auto"/>
              <w:ind w:left="0"/>
              <w:rPr>
                <w:sz w:val="16"/>
                <w:szCs w:val="16"/>
              </w:rPr>
            </w:pPr>
            <w:r w:rsidRPr="00E942B2">
              <w:rPr>
                <w:sz w:val="16"/>
                <w:szCs w:val="16"/>
              </w:rPr>
              <w:t>Enviroline 405 Series*</w:t>
            </w:r>
          </w:p>
        </w:tc>
        <w:tc>
          <w:tcPr>
            <w:tcW w:w="971" w:type="dxa"/>
            <w:vAlign w:val="center"/>
          </w:tcPr>
          <w:p w14:paraId="7F3859E3" w14:textId="0C19F00A" w:rsidR="00ED6FA2" w:rsidRPr="00E942B2" w:rsidRDefault="00ED6FA2" w:rsidP="00146E0F">
            <w:pPr>
              <w:autoSpaceDE/>
              <w:autoSpaceDN/>
              <w:adjustRightInd/>
              <w:spacing w:before="0" w:line="240" w:lineRule="auto"/>
              <w:ind w:left="0"/>
              <w:jc w:val="center"/>
              <w:rPr>
                <w:sz w:val="16"/>
                <w:szCs w:val="16"/>
              </w:rPr>
            </w:pPr>
            <w:r w:rsidRPr="00E942B2">
              <w:rPr>
                <w:sz w:val="16"/>
                <w:szCs w:val="16"/>
              </w:rPr>
              <w:t>30–48</w:t>
            </w:r>
          </w:p>
        </w:tc>
        <w:tc>
          <w:tcPr>
            <w:tcW w:w="1169" w:type="dxa"/>
            <w:vAlign w:val="center"/>
          </w:tcPr>
          <w:p w14:paraId="2FDD5B51" w14:textId="77777777" w:rsidR="00ED6FA2" w:rsidRPr="00E942B2" w:rsidRDefault="00ED6FA2" w:rsidP="00146E0F">
            <w:pPr>
              <w:autoSpaceDE/>
              <w:autoSpaceDN/>
              <w:adjustRightInd/>
              <w:spacing w:before="0" w:line="240" w:lineRule="auto"/>
              <w:ind w:left="0"/>
              <w:rPr>
                <w:sz w:val="16"/>
                <w:szCs w:val="16"/>
              </w:rPr>
            </w:pPr>
            <w:r w:rsidRPr="00E942B2">
              <w:rPr>
                <w:sz w:val="16"/>
                <w:szCs w:val="16"/>
              </w:rPr>
              <w:t>121°C (250°F)</w:t>
            </w:r>
          </w:p>
        </w:tc>
      </w:tr>
      <w:tr w:rsidR="00ED6FA2" w:rsidRPr="0005732F" w14:paraId="3CB4C9C4" w14:textId="77777777" w:rsidTr="00FE0DB7">
        <w:trPr>
          <w:trHeight w:val="598"/>
          <w:jc w:val="center"/>
        </w:trPr>
        <w:tc>
          <w:tcPr>
            <w:tcW w:w="2352" w:type="dxa"/>
            <w:gridSpan w:val="3"/>
            <w:vAlign w:val="center"/>
          </w:tcPr>
          <w:p w14:paraId="0D782C9B" w14:textId="77777777" w:rsidR="00ED6FA2" w:rsidRPr="005555DC" w:rsidRDefault="00ED6FA2" w:rsidP="00146E0F">
            <w:pPr>
              <w:autoSpaceDE/>
              <w:autoSpaceDN/>
              <w:adjustRightInd/>
              <w:spacing w:before="0" w:line="240" w:lineRule="auto"/>
              <w:ind w:left="0"/>
              <w:rPr>
                <w:b/>
                <w:color w:val="auto"/>
                <w:sz w:val="16"/>
                <w:szCs w:val="24"/>
              </w:rPr>
            </w:pPr>
          </w:p>
        </w:tc>
        <w:tc>
          <w:tcPr>
            <w:tcW w:w="3015" w:type="dxa"/>
            <w:vAlign w:val="center"/>
          </w:tcPr>
          <w:p w14:paraId="5653E24A" w14:textId="77777777" w:rsidR="00ED6FA2" w:rsidRPr="001D3869" w:rsidRDefault="00ED6FA2" w:rsidP="00146E0F">
            <w:pPr>
              <w:autoSpaceDE/>
              <w:autoSpaceDN/>
              <w:adjustRightInd/>
              <w:spacing w:before="0" w:line="240" w:lineRule="auto"/>
              <w:ind w:left="0"/>
              <w:rPr>
                <w:sz w:val="16"/>
                <w:szCs w:val="16"/>
              </w:rPr>
            </w:pPr>
            <w:r w:rsidRPr="001D3869">
              <w:rPr>
                <w:sz w:val="16"/>
                <w:szCs w:val="16"/>
              </w:rPr>
              <w:t>Jotun Paints</w:t>
            </w:r>
          </w:p>
        </w:tc>
        <w:tc>
          <w:tcPr>
            <w:tcW w:w="2493" w:type="dxa"/>
            <w:gridSpan w:val="3"/>
            <w:vAlign w:val="center"/>
          </w:tcPr>
          <w:p w14:paraId="6482CA17" w14:textId="77777777" w:rsidR="00ED6FA2" w:rsidRPr="00E942B2" w:rsidRDefault="00ED6FA2" w:rsidP="00146E0F">
            <w:pPr>
              <w:autoSpaceDE/>
              <w:autoSpaceDN/>
              <w:adjustRightInd/>
              <w:spacing w:before="0" w:line="240" w:lineRule="auto"/>
              <w:ind w:left="0"/>
              <w:rPr>
                <w:sz w:val="16"/>
                <w:szCs w:val="16"/>
              </w:rPr>
            </w:pPr>
            <w:r w:rsidRPr="00E942B2">
              <w:rPr>
                <w:sz w:val="16"/>
                <w:szCs w:val="16"/>
              </w:rPr>
              <w:t>Marathon series</w:t>
            </w:r>
          </w:p>
          <w:p w14:paraId="6B1D229F" w14:textId="2FADD937" w:rsidR="0011614F" w:rsidRPr="00E942B2" w:rsidRDefault="0011614F" w:rsidP="00146E0F">
            <w:pPr>
              <w:autoSpaceDE/>
              <w:autoSpaceDN/>
              <w:adjustRightInd/>
              <w:spacing w:before="0" w:line="240" w:lineRule="auto"/>
              <w:ind w:left="0"/>
              <w:rPr>
                <w:sz w:val="16"/>
                <w:szCs w:val="16"/>
              </w:rPr>
            </w:pPr>
            <w:proofErr w:type="spellStart"/>
            <w:r w:rsidRPr="00E942B2">
              <w:rPr>
                <w:sz w:val="16"/>
                <w:szCs w:val="16"/>
              </w:rPr>
              <w:t>Tankguard</w:t>
            </w:r>
            <w:proofErr w:type="spellEnd"/>
            <w:r w:rsidRPr="00E942B2">
              <w:rPr>
                <w:sz w:val="16"/>
                <w:szCs w:val="16"/>
              </w:rPr>
              <w:t xml:space="preserve"> SF</w:t>
            </w:r>
          </w:p>
        </w:tc>
        <w:tc>
          <w:tcPr>
            <w:tcW w:w="971" w:type="dxa"/>
            <w:vAlign w:val="center"/>
          </w:tcPr>
          <w:p w14:paraId="16791AC9" w14:textId="77777777" w:rsidR="00ED6FA2" w:rsidRPr="00E942B2" w:rsidRDefault="00ED6FA2" w:rsidP="00146E0F">
            <w:pPr>
              <w:autoSpaceDE/>
              <w:autoSpaceDN/>
              <w:adjustRightInd/>
              <w:spacing w:before="0" w:line="240" w:lineRule="auto"/>
              <w:ind w:left="0"/>
              <w:jc w:val="center"/>
              <w:rPr>
                <w:sz w:val="16"/>
                <w:szCs w:val="16"/>
              </w:rPr>
            </w:pPr>
            <w:r w:rsidRPr="00E942B2">
              <w:rPr>
                <w:sz w:val="16"/>
                <w:szCs w:val="16"/>
              </w:rPr>
              <w:t>210</w:t>
            </w:r>
          </w:p>
          <w:p w14:paraId="57C6239F" w14:textId="70F12415" w:rsidR="0011614F" w:rsidRPr="00E942B2" w:rsidRDefault="0011614F" w:rsidP="00146E0F">
            <w:pPr>
              <w:autoSpaceDE/>
              <w:autoSpaceDN/>
              <w:adjustRightInd/>
              <w:spacing w:before="0" w:line="240" w:lineRule="auto"/>
              <w:ind w:left="0"/>
              <w:jc w:val="center"/>
              <w:rPr>
                <w:sz w:val="16"/>
                <w:szCs w:val="16"/>
              </w:rPr>
            </w:pPr>
            <w:r w:rsidRPr="00002455">
              <w:rPr>
                <w:sz w:val="16"/>
                <w:szCs w:val="16"/>
              </w:rPr>
              <w:t>90</w:t>
            </w:r>
          </w:p>
        </w:tc>
        <w:tc>
          <w:tcPr>
            <w:tcW w:w="1169" w:type="dxa"/>
            <w:vAlign w:val="center"/>
          </w:tcPr>
          <w:p w14:paraId="45EB33A1" w14:textId="77777777" w:rsidR="00ED6FA2" w:rsidRPr="00E942B2" w:rsidRDefault="00ED6FA2" w:rsidP="00146E0F">
            <w:pPr>
              <w:autoSpaceDE/>
              <w:autoSpaceDN/>
              <w:adjustRightInd/>
              <w:spacing w:before="0" w:line="240" w:lineRule="auto"/>
              <w:ind w:left="0"/>
              <w:rPr>
                <w:sz w:val="16"/>
                <w:szCs w:val="16"/>
              </w:rPr>
            </w:pPr>
            <w:r w:rsidRPr="00002455">
              <w:rPr>
                <w:sz w:val="16"/>
                <w:szCs w:val="16"/>
              </w:rPr>
              <w:t>70°C (158°F)</w:t>
            </w:r>
          </w:p>
          <w:p w14:paraId="67518052" w14:textId="385D0E08" w:rsidR="00BB4915" w:rsidRPr="00E942B2" w:rsidRDefault="00263CDE" w:rsidP="00146E0F">
            <w:pPr>
              <w:autoSpaceDE/>
              <w:autoSpaceDN/>
              <w:adjustRightInd/>
              <w:spacing w:before="0" w:line="240" w:lineRule="auto"/>
              <w:ind w:left="0"/>
              <w:rPr>
                <w:sz w:val="16"/>
                <w:szCs w:val="16"/>
              </w:rPr>
            </w:pPr>
            <w:r w:rsidRPr="00E942B2">
              <w:rPr>
                <w:sz w:val="16"/>
                <w:szCs w:val="16"/>
              </w:rPr>
              <w:t>140°C (284°F)</w:t>
            </w:r>
          </w:p>
        </w:tc>
      </w:tr>
      <w:tr w:rsidR="00ED6FA2" w:rsidRPr="0005732F" w14:paraId="28E1CF9F" w14:textId="77777777" w:rsidTr="00FE0DB7">
        <w:trPr>
          <w:trHeight w:val="634"/>
          <w:jc w:val="center"/>
        </w:trPr>
        <w:tc>
          <w:tcPr>
            <w:tcW w:w="2352" w:type="dxa"/>
            <w:gridSpan w:val="3"/>
            <w:vAlign w:val="center"/>
          </w:tcPr>
          <w:p w14:paraId="782CC935" w14:textId="77777777" w:rsidR="00ED6FA2" w:rsidRPr="00F029EB" w:rsidRDefault="00ED6FA2" w:rsidP="00F029EB">
            <w:pPr>
              <w:autoSpaceDE/>
              <w:autoSpaceDN/>
              <w:adjustRightInd/>
              <w:spacing w:before="0" w:line="240" w:lineRule="auto"/>
              <w:ind w:left="0"/>
              <w:rPr>
                <w:b/>
                <w:color w:val="auto"/>
                <w:sz w:val="16"/>
                <w:szCs w:val="24"/>
              </w:rPr>
            </w:pPr>
          </w:p>
        </w:tc>
        <w:tc>
          <w:tcPr>
            <w:tcW w:w="3015" w:type="dxa"/>
            <w:vAlign w:val="center"/>
          </w:tcPr>
          <w:p w14:paraId="692FF1A9" w14:textId="77777777" w:rsidR="00ED6FA2" w:rsidRPr="001D3869" w:rsidRDefault="00ED6FA2" w:rsidP="00146E0F">
            <w:pPr>
              <w:autoSpaceDE/>
              <w:autoSpaceDN/>
              <w:adjustRightInd/>
              <w:spacing w:before="0" w:line="240" w:lineRule="auto"/>
              <w:ind w:left="0"/>
              <w:rPr>
                <w:sz w:val="16"/>
                <w:szCs w:val="16"/>
              </w:rPr>
            </w:pPr>
            <w:r>
              <w:rPr>
                <w:sz w:val="16"/>
                <w:szCs w:val="16"/>
              </w:rPr>
              <w:t>PPG</w:t>
            </w:r>
          </w:p>
        </w:tc>
        <w:tc>
          <w:tcPr>
            <w:tcW w:w="2493" w:type="dxa"/>
            <w:gridSpan w:val="3"/>
            <w:vAlign w:val="center"/>
          </w:tcPr>
          <w:p w14:paraId="6F56C086" w14:textId="77777777" w:rsidR="00ED6FA2" w:rsidRPr="00E942B2" w:rsidRDefault="00ED6FA2" w:rsidP="00146E0F">
            <w:pPr>
              <w:autoSpaceDE/>
              <w:autoSpaceDN/>
              <w:adjustRightInd/>
              <w:spacing w:before="0" w:line="240" w:lineRule="auto"/>
              <w:ind w:left="0"/>
              <w:rPr>
                <w:sz w:val="16"/>
                <w:szCs w:val="16"/>
              </w:rPr>
            </w:pPr>
            <w:proofErr w:type="spellStart"/>
            <w:r w:rsidRPr="00E942B2">
              <w:rPr>
                <w:sz w:val="16"/>
                <w:szCs w:val="16"/>
              </w:rPr>
              <w:t>Novaguard</w:t>
            </w:r>
            <w:proofErr w:type="spellEnd"/>
            <w:r w:rsidRPr="00E942B2">
              <w:rPr>
                <w:sz w:val="16"/>
                <w:szCs w:val="16"/>
              </w:rPr>
              <w:t xml:space="preserve"> 840</w:t>
            </w:r>
          </w:p>
        </w:tc>
        <w:tc>
          <w:tcPr>
            <w:tcW w:w="971" w:type="dxa"/>
            <w:vAlign w:val="center"/>
          </w:tcPr>
          <w:p w14:paraId="6E24D69A" w14:textId="77777777" w:rsidR="00ED6FA2" w:rsidRPr="00E942B2" w:rsidRDefault="00ED6FA2" w:rsidP="00146E0F">
            <w:pPr>
              <w:autoSpaceDE/>
              <w:autoSpaceDN/>
              <w:adjustRightInd/>
              <w:spacing w:before="0" w:line="240" w:lineRule="auto"/>
              <w:ind w:left="0"/>
              <w:jc w:val="center"/>
              <w:rPr>
                <w:sz w:val="16"/>
                <w:szCs w:val="16"/>
              </w:rPr>
            </w:pPr>
            <w:r w:rsidRPr="00E942B2">
              <w:rPr>
                <w:sz w:val="16"/>
                <w:szCs w:val="16"/>
              </w:rPr>
              <w:t>97</w:t>
            </w:r>
          </w:p>
        </w:tc>
        <w:tc>
          <w:tcPr>
            <w:tcW w:w="1169" w:type="dxa"/>
            <w:vAlign w:val="center"/>
          </w:tcPr>
          <w:p w14:paraId="1649D0F4" w14:textId="77777777" w:rsidR="00ED6FA2" w:rsidRPr="00E942B2" w:rsidRDefault="00ED6FA2" w:rsidP="00146E0F">
            <w:pPr>
              <w:autoSpaceDE/>
              <w:autoSpaceDN/>
              <w:adjustRightInd/>
              <w:spacing w:before="0" w:line="240" w:lineRule="auto"/>
              <w:ind w:left="0"/>
              <w:rPr>
                <w:sz w:val="16"/>
                <w:szCs w:val="16"/>
              </w:rPr>
            </w:pPr>
            <w:r w:rsidRPr="00E942B2">
              <w:rPr>
                <w:sz w:val="16"/>
                <w:szCs w:val="16"/>
              </w:rPr>
              <w:t>121°C (250°F)</w:t>
            </w:r>
          </w:p>
        </w:tc>
      </w:tr>
      <w:tr w:rsidR="00ED6FA2" w:rsidRPr="0005732F" w14:paraId="6C3E661C" w14:textId="77777777" w:rsidTr="00FE0DB7">
        <w:trPr>
          <w:trHeight w:val="625"/>
          <w:jc w:val="center"/>
        </w:trPr>
        <w:tc>
          <w:tcPr>
            <w:tcW w:w="2352" w:type="dxa"/>
            <w:gridSpan w:val="3"/>
            <w:vAlign w:val="center"/>
          </w:tcPr>
          <w:p w14:paraId="79E6DC54" w14:textId="77777777" w:rsidR="00ED6FA2" w:rsidRPr="00F029EB" w:rsidRDefault="00ED6FA2" w:rsidP="00F029EB">
            <w:pPr>
              <w:autoSpaceDE/>
              <w:autoSpaceDN/>
              <w:adjustRightInd/>
              <w:spacing w:before="0" w:line="240" w:lineRule="auto"/>
              <w:ind w:left="0"/>
              <w:rPr>
                <w:b/>
                <w:color w:val="auto"/>
                <w:sz w:val="16"/>
                <w:szCs w:val="24"/>
              </w:rPr>
            </w:pPr>
          </w:p>
        </w:tc>
        <w:tc>
          <w:tcPr>
            <w:tcW w:w="3015" w:type="dxa"/>
            <w:vAlign w:val="center"/>
          </w:tcPr>
          <w:p w14:paraId="289F6CFE" w14:textId="77777777" w:rsidR="00ED6FA2" w:rsidRPr="001D3869" w:rsidRDefault="00ED6FA2" w:rsidP="00146E0F">
            <w:pPr>
              <w:autoSpaceDE/>
              <w:autoSpaceDN/>
              <w:adjustRightInd/>
              <w:spacing w:before="0" w:line="240" w:lineRule="auto"/>
              <w:ind w:left="0"/>
              <w:rPr>
                <w:sz w:val="16"/>
                <w:szCs w:val="16"/>
              </w:rPr>
            </w:pPr>
            <w:r w:rsidRPr="001D3869">
              <w:rPr>
                <w:sz w:val="16"/>
                <w:szCs w:val="16"/>
              </w:rPr>
              <w:t>Sherwin Williams</w:t>
            </w:r>
          </w:p>
        </w:tc>
        <w:tc>
          <w:tcPr>
            <w:tcW w:w="2493" w:type="dxa"/>
            <w:gridSpan w:val="3"/>
            <w:vAlign w:val="center"/>
          </w:tcPr>
          <w:p w14:paraId="6E7358D1" w14:textId="3D97C934" w:rsidR="00DD048E" w:rsidRPr="00E942B2" w:rsidRDefault="00ED6FA2" w:rsidP="00146E0F">
            <w:pPr>
              <w:autoSpaceDE/>
              <w:autoSpaceDN/>
              <w:adjustRightInd/>
              <w:spacing w:before="0" w:line="240" w:lineRule="auto"/>
              <w:ind w:left="0"/>
              <w:rPr>
                <w:sz w:val="16"/>
                <w:szCs w:val="16"/>
              </w:rPr>
            </w:pPr>
            <w:r w:rsidRPr="00E942B2">
              <w:rPr>
                <w:sz w:val="16"/>
                <w:szCs w:val="16"/>
              </w:rPr>
              <w:t xml:space="preserve">Nova-Plate </w:t>
            </w:r>
            <w:r w:rsidR="00825C8B" w:rsidRPr="00E942B2">
              <w:rPr>
                <w:sz w:val="16"/>
                <w:szCs w:val="16"/>
              </w:rPr>
              <w:t>360</w:t>
            </w:r>
          </w:p>
          <w:p w14:paraId="07250419" w14:textId="2429F26C" w:rsidR="00ED6FA2" w:rsidRPr="00E942B2" w:rsidRDefault="00ED6FA2" w:rsidP="00146E0F">
            <w:pPr>
              <w:autoSpaceDE/>
              <w:autoSpaceDN/>
              <w:adjustRightInd/>
              <w:spacing w:before="0" w:line="240" w:lineRule="auto"/>
              <w:ind w:left="0"/>
              <w:rPr>
                <w:sz w:val="16"/>
                <w:szCs w:val="16"/>
              </w:rPr>
            </w:pPr>
            <w:r w:rsidRPr="00E942B2">
              <w:rPr>
                <w:sz w:val="16"/>
                <w:szCs w:val="16"/>
              </w:rPr>
              <w:t>Fast Clad 105 ER</w:t>
            </w:r>
          </w:p>
        </w:tc>
        <w:tc>
          <w:tcPr>
            <w:tcW w:w="971" w:type="dxa"/>
            <w:vAlign w:val="center"/>
          </w:tcPr>
          <w:p w14:paraId="0F632A2F" w14:textId="06042BA9" w:rsidR="00DD048E" w:rsidRPr="00E942B2" w:rsidRDefault="00DD048E" w:rsidP="00DD048E">
            <w:pPr>
              <w:autoSpaceDE/>
              <w:autoSpaceDN/>
              <w:adjustRightInd/>
              <w:spacing w:before="0" w:line="240" w:lineRule="auto"/>
              <w:ind w:left="0"/>
              <w:jc w:val="center"/>
              <w:rPr>
                <w:sz w:val="16"/>
                <w:szCs w:val="16"/>
              </w:rPr>
            </w:pPr>
            <w:r w:rsidRPr="00E942B2">
              <w:rPr>
                <w:sz w:val="16"/>
                <w:szCs w:val="16"/>
              </w:rPr>
              <w:t>15</w:t>
            </w:r>
          </w:p>
          <w:p w14:paraId="321AF2EC" w14:textId="0B59C150" w:rsidR="00DD048E" w:rsidRPr="00E942B2" w:rsidRDefault="00ED6FA2" w:rsidP="00DD048E">
            <w:pPr>
              <w:autoSpaceDE/>
              <w:autoSpaceDN/>
              <w:adjustRightInd/>
              <w:spacing w:before="0" w:line="240" w:lineRule="auto"/>
              <w:ind w:left="0"/>
              <w:jc w:val="center"/>
              <w:rPr>
                <w:sz w:val="16"/>
                <w:szCs w:val="16"/>
              </w:rPr>
            </w:pPr>
            <w:r w:rsidRPr="00E942B2">
              <w:rPr>
                <w:sz w:val="16"/>
                <w:szCs w:val="16"/>
              </w:rPr>
              <w:t>100</w:t>
            </w:r>
          </w:p>
        </w:tc>
        <w:tc>
          <w:tcPr>
            <w:tcW w:w="1169" w:type="dxa"/>
            <w:vAlign w:val="center"/>
          </w:tcPr>
          <w:p w14:paraId="0E366558" w14:textId="7D6C4B92" w:rsidR="006A32B7" w:rsidRPr="00E942B2" w:rsidRDefault="006A32B7" w:rsidP="00146E0F">
            <w:pPr>
              <w:autoSpaceDE/>
              <w:autoSpaceDN/>
              <w:adjustRightInd/>
              <w:spacing w:before="0" w:line="240" w:lineRule="auto"/>
              <w:ind w:left="0"/>
              <w:rPr>
                <w:sz w:val="16"/>
                <w:szCs w:val="16"/>
              </w:rPr>
            </w:pPr>
            <w:r w:rsidRPr="00E942B2">
              <w:rPr>
                <w:sz w:val="16"/>
                <w:szCs w:val="16"/>
              </w:rPr>
              <w:t>135°C (275°F)</w:t>
            </w:r>
          </w:p>
          <w:p w14:paraId="4EE61848" w14:textId="5F81B62A" w:rsidR="00ED6FA2" w:rsidRPr="00E942B2" w:rsidRDefault="00ED6FA2" w:rsidP="00146E0F">
            <w:pPr>
              <w:autoSpaceDE/>
              <w:autoSpaceDN/>
              <w:adjustRightInd/>
              <w:spacing w:before="0" w:line="240" w:lineRule="auto"/>
              <w:ind w:left="0"/>
              <w:rPr>
                <w:sz w:val="16"/>
                <w:szCs w:val="16"/>
              </w:rPr>
            </w:pPr>
            <w:r w:rsidRPr="00E942B2">
              <w:rPr>
                <w:sz w:val="16"/>
                <w:szCs w:val="16"/>
              </w:rPr>
              <w:t>71°C (160°F)</w:t>
            </w:r>
          </w:p>
        </w:tc>
      </w:tr>
      <w:tr w:rsidR="00ED6FA2" w:rsidRPr="0005732F" w14:paraId="56B6605E" w14:textId="77777777" w:rsidTr="00F029EB">
        <w:trPr>
          <w:trHeight w:val="288"/>
          <w:jc w:val="center"/>
        </w:trPr>
        <w:tc>
          <w:tcPr>
            <w:tcW w:w="2352" w:type="dxa"/>
            <w:gridSpan w:val="3"/>
            <w:vAlign w:val="center"/>
          </w:tcPr>
          <w:p w14:paraId="30E025DA" w14:textId="77777777" w:rsidR="00ED6FA2" w:rsidRPr="00F029EB" w:rsidRDefault="00ED6FA2" w:rsidP="00F029EB">
            <w:pPr>
              <w:autoSpaceDE/>
              <w:autoSpaceDN/>
              <w:adjustRightInd/>
              <w:spacing w:before="0" w:line="240" w:lineRule="auto"/>
              <w:ind w:left="0"/>
              <w:rPr>
                <w:b/>
                <w:color w:val="auto"/>
                <w:sz w:val="16"/>
                <w:szCs w:val="24"/>
              </w:rPr>
            </w:pPr>
          </w:p>
        </w:tc>
        <w:tc>
          <w:tcPr>
            <w:tcW w:w="3015" w:type="dxa"/>
            <w:vAlign w:val="center"/>
          </w:tcPr>
          <w:p w14:paraId="2218E268" w14:textId="77777777" w:rsidR="00ED6FA2" w:rsidRPr="001D3869" w:rsidRDefault="00ED6FA2" w:rsidP="006A2AE5">
            <w:pPr>
              <w:autoSpaceDE/>
              <w:autoSpaceDN/>
              <w:adjustRightInd/>
              <w:spacing w:before="0" w:line="240" w:lineRule="auto"/>
              <w:ind w:left="0"/>
              <w:rPr>
                <w:sz w:val="16"/>
                <w:szCs w:val="16"/>
              </w:rPr>
            </w:pPr>
            <w:r w:rsidRPr="002D3716">
              <w:rPr>
                <w:sz w:val="16"/>
                <w:szCs w:val="16"/>
              </w:rPr>
              <w:t xml:space="preserve">Tnemec </w:t>
            </w:r>
          </w:p>
        </w:tc>
        <w:tc>
          <w:tcPr>
            <w:tcW w:w="2493" w:type="dxa"/>
            <w:gridSpan w:val="3"/>
            <w:vAlign w:val="center"/>
          </w:tcPr>
          <w:p w14:paraId="2FB26AD3" w14:textId="05BD1F7C" w:rsidR="00ED6FA2" w:rsidRPr="00E942B2" w:rsidRDefault="00ED6FA2" w:rsidP="00146E0F">
            <w:pPr>
              <w:autoSpaceDE/>
              <w:autoSpaceDN/>
              <w:adjustRightInd/>
              <w:spacing w:before="0" w:line="240" w:lineRule="auto"/>
              <w:ind w:left="0"/>
              <w:rPr>
                <w:sz w:val="16"/>
                <w:szCs w:val="16"/>
              </w:rPr>
            </w:pPr>
            <w:r w:rsidRPr="00E942B2">
              <w:rPr>
                <w:sz w:val="16"/>
                <w:szCs w:val="16"/>
              </w:rPr>
              <w:t>Series 335 Tank A</w:t>
            </w:r>
            <w:r w:rsidR="00D10E48" w:rsidRPr="00E942B2">
              <w:rPr>
                <w:sz w:val="16"/>
                <w:szCs w:val="16"/>
              </w:rPr>
              <w:t>r</w:t>
            </w:r>
            <w:r w:rsidRPr="00E942B2">
              <w:rPr>
                <w:sz w:val="16"/>
                <w:szCs w:val="16"/>
              </w:rPr>
              <w:t>mor</w:t>
            </w:r>
          </w:p>
        </w:tc>
        <w:tc>
          <w:tcPr>
            <w:tcW w:w="971" w:type="dxa"/>
            <w:vAlign w:val="center"/>
          </w:tcPr>
          <w:p w14:paraId="6AB8FF96" w14:textId="77777777" w:rsidR="00ED6FA2" w:rsidRPr="00E942B2" w:rsidRDefault="00ED6FA2" w:rsidP="00146E0F">
            <w:pPr>
              <w:autoSpaceDE/>
              <w:autoSpaceDN/>
              <w:adjustRightInd/>
              <w:spacing w:before="0" w:line="240" w:lineRule="auto"/>
              <w:ind w:left="0"/>
              <w:jc w:val="center"/>
              <w:rPr>
                <w:sz w:val="16"/>
                <w:szCs w:val="16"/>
              </w:rPr>
            </w:pPr>
            <w:r w:rsidRPr="00E942B2">
              <w:rPr>
                <w:sz w:val="16"/>
                <w:szCs w:val="16"/>
              </w:rPr>
              <w:t>11</w:t>
            </w:r>
          </w:p>
        </w:tc>
        <w:tc>
          <w:tcPr>
            <w:tcW w:w="1169" w:type="dxa"/>
            <w:vAlign w:val="center"/>
          </w:tcPr>
          <w:p w14:paraId="5631FCA6" w14:textId="77777777" w:rsidR="00ED6FA2" w:rsidRPr="00E942B2" w:rsidRDefault="00ED6FA2" w:rsidP="00146E0F">
            <w:pPr>
              <w:autoSpaceDE/>
              <w:autoSpaceDN/>
              <w:adjustRightInd/>
              <w:spacing w:before="0" w:line="240" w:lineRule="auto"/>
              <w:ind w:left="0"/>
              <w:rPr>
                <w:sz w:val="16"/>
                <w:szCs w:val="16"/>
              </w:rPr>
            </w:pPr>
            <w:r w:rsidRPr="00E942B2">
              <w:rPr>
                <w:sz w:val="16"/>
                <w:szCs w:val="16"/>
              </w:rPr>
              <w:t>82°C (180°F)</w:t>
            </w:r>
          </w:p>
        </w:tc>
      </w:tr>
      <w:tr w:rsidR="00ED6FA2" w:rsidRPr="00002455" w14:paraId="7D5E294A" w14:textId="77777777" w:rsidTr="00F029EB">
        <w:trPr>
          <w:trHeight w:val="288"/>
          <w:jc w:val="center"/>
        </w:trPr>
        <w:tc>
          <w:tcPr>
            <w:tcW w:w="2352" w:type="dxa"/>
            <w:gridSpan w:val="3"/>
            <w:tcBorders>
              <w:bottom w:val="single" w:sz="12" w:space="0" w:color="auto"/>
            </w:tcBorders>
            <w:vAlign w:val="center"/>
          </w:tcPr>
          <w:p w14:paraId="2D9BDDDA" w14:textId="77777777" w:rsidR="00ED6FA2" w:rsidRPr="00F029EB" w:rsidRDefault="00ED6FA2" w:rsidP="00F029EB">
            <w:pPr>
              <w:autoSpaceDE/>
              <w:autoSpaceDN/>
              <w:adjustRightInd/>
              <w:spacing w:before="0" w:line="240" w:lineRule="auto"/>
              <w:ind w:left="0"/>
              <w:rPr>
                <w:b/>
                <w:color w:val="auto"/>
                <w:sz w:val="16"/>
                <w:szCs w:val="24"/>
              </w:rPr>
            </w:pPr>
          </w:p>
        </w:tc>
        <w:tc>
          <w:tcPr>
            <w:tcW w:w="7648" w:type="dxa"/>
            <w:gridSpan w:val="6"/>
            <w:tcBorders>
              <w:bottom w:val="single" w:sz="12" w:space="0" w:color="auto"/>
            </w:tcBorders>
            <w:vAlign w:val="center"/>
          </w:tcPr>
          <w:p w14:paraId="4F9AB6A8" w14:textId="77777777" w:rsidR="00ED6FA2" w:rsidRPr="00E942B2" w:rsidRDefault="00ED6FA2" w:rsidP="00146E0F">
            <w:pPr>
              <w:autoSpaceDE/>
              <w:autoSpaceDN/>
              <w:adjustRightInd/>
              <w:spacing w:before="0" w:line="240" w:lineRule="auto"/>
              <w:ind w:left="0"/>
              <w:rPr>
                <w:i/>
                <w:color w:val="auto"/>
                <w:sz w:val="14"/>
                <w:szCs w:val="14"/>
                <w:lang w:val="ru-RU"/>
              </w:rPr>
            </w:pPr>
            <w:r w:rsidRPr="00E942B2">
              <w:rPr>
                <w:i/>
                <w:color w:val="auto"/>
                <w:sz w:val="14"/>
                <w:szCs w:val="24"/>
                <w:lang w:val="ru-RU"/>
              </w:rPr>
              <w:t>Примечание: На края и сварные швы рекомендуется нанести полосовой слой.</w:t>
            </w:r>
          </w:p>
        </w:tc>
      </w:tr>
      <w:tr w:rsidR="00ED6FA2" w:rsidRPr="00002455" w14:paraId="2865A5A1" w14:textId="77777777" w:rsidTr="00F029EB">
        <w:trPr>
          <w:trHeight w:val="288"/>
          <w:jc w:val="center"/>
        </w:trPr>
        <w:tc>
          <w:tcPr>
            <w:tcW w:w="10000" w:type="dxa"/>
            <w:gridSpan w:val="9"/>
            <w:tcBorders>
              <w:top w:val="single" w:sz="12" w:space="0" w:color="auto"/>
            </w:tcBorders>
            <w:vAlign w:val="center"/>
          </w:tcPr>
          <w:p w14:paraId="51C25C8E" w14:textId="68E61E74" w:rsidR="00ED6FA2" w:rsidRPr="00C1049B" w:rsidRDefault="00ED6FA2" w:rsidP="00146E0F">
            <w:pPr>
              <w:autoSpaceDE/>
              <w:autoSpaceDN/>
              <w:adjustRightInd/>
              <w:spacing w:before="0" w:line="240" w:lineRule="auto"/>
              <w:ind w:left="0"/>
              <w:rPr>
                <w:i/>
                <w:color w:val="auto"/>
                <w:sz w:val="14"/>
                <w:szCs w:val="14"/>
                <w:lang w:val="ru-RU"/>
              </w:rPr>
            </w:pPr>
          </w:p>
        </w:tc>
      </w:tr>
      <w:tr w:rsidR="00ED6FA2" w:rsidRPr="000F4EA8" w14:paraId="4175D9DB" w14:textId="77777777" w:rsidTr="00F029EB">
        <w:trPr>
          <w:trHeight w:val="288"/>
          <w:jc w:val="center"/>
        </w:trPr>
        <w:tc>
          <w:tcPr>
            <w:tcW w:w="1234" w:type="dxa"/>
            <w:vAlign w:val="center"/>
          </w:tcPr>
          <w:p w14:paraId="5E8FD67F" w14:textId="77777777" w:rsidR="00ED6FA2" w:rsidRPr="0005732F" w:rsidRDefault="00ED6FA2"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3" w:type="dxa"/>
            <w:gridSpan w:val="3"/>
            <w:vAlign w:val="center"/>
          </w:tcPr>
          <w:p w14:paraId="4F24AB24" w14:textId="2AD94A2B" w:rsidR="00ED6FA2" w:rsidRPr="00E26578" w:rsidRDefault="00195D18" w:rsidP="00146E0F">
            <w:pPr>
              <w:spacing w:line="240" w:lineRule="auto"/>
              <w:ind w:left="-72"/>
              <w:rPr>
                <w:b/>
                <w:color w:val="auto"/>
                <w:sz w:val="16"/>
                <w:szCs w:val="16"/>
                <w:lang w:val="ru-RU"/>
              </w:rPr>
            </w:pPr>
            <w:r>
              <w:rPr>
                <w:color w:val="auto"/>
                <w:sz w:val="16"/>
                <w:szCs w:val="24"/>
                <w:lang w:val="ru-RU"/>
              </w:rPr>
              <w:t>Ноябрь</w:t>
            </w:r>
            <w:r w:rsidR="005969C3">
              <w:rPr>
                <w:color w:val="auto"/>
                <w:sz w:val="16"/>
                <w:szCs w:val="24"/>
                <w:lang w:val="ru-RU"/>
              </w:rPr>
              <w:t xml:space="preserve"> 2025</w:t>
            </w:r>
          </w:p>
        </w:tc>
        <w:tc>
          <w:tcPr>
            <w:tcW w:w="2493" w:type="dxa"/>
            <w:gridSpan w:val="3"/>
            <w:vAlign w:val="center"/>
          </w:tcPr>
          <w:p w14:paraId="4CC65839" w14:textId="77777777" w:rsidR="00ED6FA2" w:rsidRPr="000F4EA8" w:rsidRDefault="00ED6FA2" w:rsidP="00146E0F">
            <w:pPr>
              <w:spacing w:line="240" w:lineRule="auto"/>
              <w:rPr>
                <w:b/>
                <w:sz w:val="16"/>
                <w:szCs w:val="16"/>
              </w:rPr>
            </w:pPr>
          </w:p>
        </w:tc>
        <w:tc>
          <w:tcPr>
            <w:tcW w:w="971" w:type="dxa"/>
            <w:vAlign w:val="center"/>
          </w:tcPr>
          <w:p w14:paraId="70335BDE" w14:textId="77777777" w:rsidR="00ED6FA2" w:rsidRPr="000F4EA8" w:rsidRDefault="00ED6FA2" w:rsidP="00146E0F">
            <w:pPr>
              <w:spacing w:line="240" w:lineRule="auto"/>
              <w:jc w:val="center"/>
              <w:rPr>
                <w:b/>
                <w:sz w:val="16"/>
                <w:szCs w:val="16"/>
              </w:rPr>
            </w:pPr>
          </w:p>
        </w:tc>
        <w:tc>
          <w:tcPr>
            <w:tcW w:w="1169" w:type="dxa"/>
            <w:vAlign w:val="center"/>
          </w:tcPr>
          <w:p w14:paraId="7D5859B1" w14:textId="77777777" w:rsidR="00ED6FA2" w:rsidRPr="000F4EA8" w:rsidRDefault="00ED6FA2" w:rsidP="00146E0F">
            <w:pPr>
              <w:spacing w:line="240" w:lineRule="auto"/>
              <w:jc w:val="center"/>
              <w:rPr>
                <w:b/>
                <w:sz w:val="16"/>
                <w:szCs w:val="16"/>
              </w:rPr>
            </w:pPr>
          </w:p>
        </w:tc>
      </w:tr>
    </w:tbl>
    <w:p w14:paraId="270597B5" w14:textId="77777777" w:rsidR="00374D68" w:rsidRDefault="00374D68" w:rsidP="009A67A4">
      <w:pPr>
        <w:widowControl w:val="0"/>
        <w:spacing w:line="240" w:lineRule="auto"/>
        <w:ind w:left="1350" w:right="151" w:hanging="1260"/>
        <w:contextualSpacing/>
        <w:rPr>
          <w:sz w:val="16"/>
          <w:szCs w:val="16"/>
          <w:lang w:val="ru-RU"/>
        </w:rPr>
      </w:pPr>
    </w:p>
    <w:p w14:paraId="61337874" w14:textId="63F0C6C0" w:rsidR="001647D8" w:rsidRDefault="001647D8" w:rsidP="009A67A4">
      <w:pPr>
        <w:widowControl w:val="0"/>
        <w:spacing w:line="240" w:lineRule="auto"/>
        <w:ind w:left="1350" w:right="151" w:hanging="1260"/>
        <w:contextualSpacing/>
        <w:rPr>
          <w:sz w:val="16"/>
          <w:szCs w:val="16"/>
          <w:lang w:val="ru-RU"/>
        </w:rPr>
      </w:pPr>
      <w:r w:rsidRPr="00D0508E">
        <w:rPr>
          <w:sz w:val="16"/>
          <w:szCs w:val="16"/>
          <w:lang w:val="ru-RU"/>
        </w:rPr>
        <w:t xml:space="preserve">Примечание </w:t>
      </w:r>
      <w:r w:rsidR="005969C3" w:rsidRPr="00D0508E">
        <w:rPr>
          <w:sz w:val="16"/>
          <w:szCs w:val="16"/>
          <w:lang w:val="ru-RU"/>
        </w:rPr>
        <w:t>1</w:t>
      </w:r>
      <w:r w:rsidRPr="00D0508E">
        <w:rPr>
          <w:sz w:val="16"/>
          <w:szCs w:val="16"/>
          <w:lang w:val="ru-RU"/>
        </w:rPr>
        <w:t>:</w:t>
      </w:r>
      <w:r w:rsidR="009A67A4">
        <w:rPr>
          <w:sz w:val="16"/>
          <w:szCs w:val="16"/>
          <w:lang w:val="ru-RU"/>
        </w:rPr>
        <w:tab/>
      </w:r>
      <w:r>
        <w:rPr>
          <w:sz w:val="16"/>
          <w:szCs w:val="16"/>
          <w:lang w:val="ru-RU"/>
        </w:rPr>
        <w:t>Большинство</w:t>
      </w:r>
      <w:r w:rsidRPr="00581318">
        <w:rPr>
          <w:sz w:val="16"/>
          <w:szCs w:val="16"/>
          <w:lang w:val="ru-RU"/>
        </w:rPr>
        <w:t xml:space="preserve"> этих покрытий </w:t>
      </w:r>
      <w:r>
        <w:rPr>
          <w:sz w:val="16"/>
          <w:szCs w:val="16"/>
          <w:lang w:val="ru-RU"/>
        </w:rPr>
        <w:t>может быть нанесено</w:t>
      </w:r>
      <w:r w:rsidRPr="00581318">
        <w:rPr>
          <w:sz w:val="16"/>
          <w:szCs w:val="16"/>
          <w:lang w:val="ru-RU"/>
        </w:rPr>
        <w:t xml:space="preserve"> в 1 слой. </w:t>
      </w:r>
      <w:r>
        <w:rPr>
          <w:sz w:val="16"/>
          <w:szCs w:val="16"/>
          <w:lang w:val="ru-RU"/>
        </w:rPr>
        <w:t>Перед покрытием проверить</w:t>
      </w:r>
      <w:r w:rsidRPr="00581318">
        <w:rPr>
          <w:sz w:val="16"/>
          <w:szCs w:val="16"/>
          <w:lang w:val="ru-RU"/>
        </w:rPr>
        <w:t xml:space="preserve"> рекомендации производителя</w:t>
      </w:r>
      <w:r>
        <w:rPr>
          <w:sz w:val="16"/>
          <w:szCs w:val="16"/>
          <w:lang w:val="ru-RU"/>
        </w:rPr>
        <w:t>.</w:t>
      </w:r>
    </w:p>
    <w:p w14:paraId="19AD2CF8" w14:textId="756EC0B0" w:rsidR="005969C3" w:rsidRPr="00151712" w:rsidRDefault="005969C3" w:rsidP="009A67A4">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9A67A4">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0ACE9980" w14:textId="34E30996" w:rsidR="000B091B" w:rsidRDefault="000B091B" w:rsidP="009A67A4">
      <w:pPr>
        <w:widowControl w:val="0"/>
        <w:spacing w:line="240" w:lineRule="auto"/>
        <w:ind w:left="1350" w:right="151" w:hanging="1260"/>
        <w:contextualSpacing/>
        <w:rPr>
          <w:sz w:val="16"/>
          <w:szCs w:val="16"/>
          <w:lang w:val="ru-RU"/>
        </w:rPr>
      </w:pPr>
      <w:r>
        <w:rPr>
          <w:sz w:val="16"/>
          <w:szCs w:val="16"/>
          <w:lang w:val="ru-RU"/>
        </w:rPr>
        <w:t xml:space="preserve">Примечание 3: </w:t>
      </w:r>
      <w:r w:rsidR="009A67A4">
        <w:rPr>
          <w:sz w:val="16"/>
          <w:szCs w:val="16"/>
          <w:lang w:val="ru-RU"/>
        </w:rPr>
        <w:tab/>
      </w:r>
      <w:r w:rsidRPr="0004051A">
        <w:rPr>
          <w:sz w:val="16"/>
          <w:szCs w:val="16"/>
          <w:lang w:val="ru-RU"/>
        </w:rPr>
        <w:t>*</w:t>
      </w:r>
      <w:r>
        <w:rPr>
          <w:sz w:val="16"/>
          <w:szCs w:val="16"/>
          <w:lang w:val="ru-RU"/>
        </w:rPr>
        <w:t>Не включая</w:t>
      </w:r>
      <w:r w:rsidRPr="0004051A">
        <w:rPr>
          <w:sz w:val="16"/>
          <w:szCs w:val="16"/>
          <w:lang w:val="ru-RU"/>
        </w:rPr>
        <w:t xml:space="preserve"> 4500</w:t>
      </w:r>
      <w:r w:rsidRPr="00D0508E">
        <w:rPr>
          <w:sz w:val="16"/>
          <w:szCs w:val="16"/>
          <w:lang w:val="ru-RU"/>
        </w:rPr>
        <w:t>FS</w:t>
      </w:r>
      <w:r>
        <w:rPr>
          <w:sz w:val="16"/>
          <w:szCs w:val="16"/>
          <w:lang w:val="ru-RU"/>
        </w:rPr>
        <w:t xml:space="preserve"> материал</w:t>
      </w:r>
      <w:r w:rsidRPr="0004051A">
        <w:rPr>
          <w:sz w:val="16"/>
          <w:szCs w:val="16"/>
          <w:lang w:val="ru-RU"/>
        </w:rPr>
        <w:t>.</w:t>
      </w:r>
    </w:p>
    <w:p w14:paraId="305DD220" w14:textId="77777777" w:rsidR="005969C3" w:rsidRDefault="005969C3" w:rsidP="001647D8">
      <w:pPr>
        <w:widowControl w:val="0"/>
        <w:spacing w:line="240" w:lineRule="auto"/>
        <w:ind w:left="142" w:right="-23" w:hanging="284"/>
        <w:contextualSpacing/>
        <w:rPr>
          <w:sz w:val="16"/>
          <w:szCs w:val="16"/>
          <w:lang w:val="ru-RU"/>
        </w:rPr>
      </w:pPr>
    </w:p>
    <w:p w14:paraId="36F7381A" w14:textId="77777777" w:rsidR="006A2AE5" w:rsidRPr="00F029EB" w:rsidRDefault="006A2AE5" w:rsidP="00F029EB">
      <w:pPr>
        <w:widowControl w:val="0"/>
        <w:spacing w:line="240" w:lineRule="auto"/>
        <w:ind w:left="851" w:right="-23"/>
        <w:contextualSpacing/>
        <w:rPr>
          <w:color w:val="auto"/>
          <w:sz w:val="20"/>
          <w:szCs w:val="20"/>
          <w:lang w:val="ru-RU"/>
        </w:rPr>
      </w:pPr>
    </w:p>
    <w:p w14:paraId="452FFEDC"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78" w:type="dxa"/>
        <w:jc w:val="center"/>
        <w:tblLayout w:type="fixed"/>
        <w:tblLook w:val="01E0" w:firstRow="1" w:lastRow="1" w:firstColumn="1" w:lastColumn="1" w:noHBand="0" w:noVBand="0"/>
      </w:tblPr>
      <w:tblGrid>
        <w:gridCol w:w="1170"/>
        <w:gridCol w:w="270"/>
        <w:gridCol w:w="848"/>
        <w:gridCol w:w="3015"/>
        <w:gridCol w:w="7"/>
        <w:gridCol w:w="990"/>
        <w:gridCol w:w="1638"/>
        <w:gridCol w:w="971"/>
        <w:gridCol w:w="1169"/>
      </w:tblGrid>
      <w:tr w:rsidR="001647D8" w:rsidRPr="00D750DA" w14:paraId="0893E1D6" w14:textId="77777777" w:rsidTr="00F029EB">
        <w:trPr>
          <w:trHeight w:val="360"/>
          <w:jc w:val="center"/>
        </w:trPr>
        <w:tc>
          <w:tcPr>
            <w:tcW w:w="10078" w:type="dxa"/>
            <w:gridSpan w:val="9"/>
            <w:tcBorders>
              <w:top w:val="single" w:sz="6" w:space="0" w:color="auto"/>
              <w:bottom w:val="single" w:sz="12" w:space="0" w:color="auto"/>
            </w:tcBorders>
            <w:shd w:val="clear" w:color="auto" w:fill="FFFFFF"/>
            <w:vAlign w:val="center"/>
          </w:tcPr>
          <w:p w14:paraId="5D51075A" w14:textId="77777777" w:rsidR="001647D8" w:rsidRPr="006952A6" w:rsidRDefault="006A2AE5" w:rsidP="006A2AE5">
            <w:pPr>
              <w:ind w:right="-72"/>
              <w:jc w:val="right"/>
              <w:rPr>
                <w:b/>
                <w:i/>
                <w:color w:val="auto"/>
                <w:lang w:val="ru-RU"/>
              </w:rPr>
            </w:pPr>
            <w:r>
              <w:rPr>
                <w:b/>
                <w:i/>
                <w:color w:val="auto"/>
                <w:lang w:val="ru-RU"/>
              </w:rPr>
              <w:lastRenderedPageBreak/>
              <w:t>Т</w:t>
            </w:r>
            <w:r w:rsidR="001647D8" w:rsidRPr="006952A6">
              <w:rPr>
                <w:b/>
                <w:i/>
                <w:color w:val="auto"/>
                <w:lang w:val="ru-RU"/>
              </w:rPr>
              <w:t xml:space="preserve">олстопленочные </w:t>
            </w:r>
            <w:r>
              <w:rPr>
                <w:b/>
                <w:i/>
                <w:color w:val="auto"/>
                <w:lang w:val="ru-RU"/>
              </w:rPr>
              <w:t>грунтовки</w:t>
            </w:r>
            <w:r w:rsidR="001647D8" w:rsidRPr="006952A6">
              <w:rPr>
                <w:b/>
                <w:i/>
                <w:color w:val="auto"/>
                <w:lang w:val="ru-RU"/>
              </w:rPr>
              <w:t>для погруженной эксплуатации</w:t>
            </w:r>
          </w:p>
        </w:tc>
      </w:tr>
      <w:tr w:rsidR="001647D8" w:rsidRPr="0005732F" w14:paraId="665FEC16" w14:textId="77777777" w:rsidTr="00F029EB">
        <w:trPr>
          <w:trHeight w:val="360"/>
          <w:jc w:val="center"/>
        </w:trPr>
        <w:tc>
          <w:tcPr>
            <w:tcW w:w="7938" w:type="dxa"/>
            <w:gridSpan w:val="7"/>
            <w:tcBorders>
              <w:top w:val="single" w:sz="12" w:space="0" w:color="auto"/>
              <w:left w:val="single" w:sz="12" w:space="0" w:color="auto"/>
              <w:bottom w:val="single" w:sz="12" w:space="0" w:color="auto"/>
            </w:tcBorders>
            <w:vAlign w:val="center"/>
          </w:tcPr>
          <w:p w14:paraId="2C4B95ED" w14:textId="77777777" w:rsidR="001647D8" w:rsidRPr="006952A6" w:rsidRDefault="006A2AE5" w:rsidP="006A2AE5">
            <w:pPr>
              <w:autoSpaceDE/>
              <w:autoSpaceDN/>
              <w:adjustRightInd/>
              <w:spacing w:before="0" w:line="240" w:lineRule="auto"/>
              <w:ind w:left="0"/>
              <w:rPr>
                <w:b/>
                <w:color w:val="auto"/>
                <w:sz w:val="20"/>
                <w:szCs w:val="20"/>
                <w:lang w:val="ru-RU"/>
              </w:rPr>
            </w:pPr>
            <w:r>
              <w:rPr>
                <w:b/>
                <w:color w:val="auto"/>
                <w:sz w:val="20"/>
                <w:szCs w:val="24"/>
                <w:lang w:val="ru-RU"/>
              </w:rPr>
              <w:t>Т</w:t>
            </w:r>
            <w:r w:rsidR="001647D8" w:rsidRPr="00AD544E">
              <w:rPr>
                <w:b/>
                <w:color w:val="auto"/>
                <w:sz w:val="20"/>
                <w:szCs w:val="24"/>
                <w:lang w:val="ru-RU"/>
              </w:rPr>
              <w:t>олстопленочные</w:t>
            </w:r>
            <w:r w:rsidR="001647D8" w:rsidRPr="005C6B84">
              <w:rPr>
                <w:b/>
                <w:color w:val="auto"/>
                <w:sz w:val="20"/>
                <w:szCs w:val="24"/>
                <w:lang w:val="ru-RU"/>
              </w:rPr>
              <w:t xml:space="preserve"> </w:t>
            </w:r>
            <w:r w:rsidR="00A94FF5" w:rsidRPr="005C6B84">
              <w:rPr>
                <w:b/>
                <w:color w:val="auto"/>
                <w:sz w:val="20"/>
                <w:szCs w:val="24"/>
                <w:lang w:val="ru-RU"/>
              </w:rPr>
              <w:t xml:space="preserve">покрытия </w:t>
            </w:r>
            <w:r w:rsidR="001647D8" w:rsidRPr="005C6B84">
              <w:rPr>
                <w:b/>
                <w:color w:val="auto"/>
                <w:sz w:val="20"/>
                <w:szCs w:val="24"/>
                <w:lang w:val="ru-RU"/>
              </w:rPr>
              <w:t>для погруженной эксплуатации в горючих веществах (низкоароматических)</w:t>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6AC36E00" w14:textId="77777777" w:rsidR="001647D8" w:rsidRPr="0005732F" w:rsidRDefault="001647D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9.7</w:t>
            </w:r>
          </w:p>
        </w:tc>
      </w:tr>
      <w:tr w:rsidR="001647D8" w:rsidRPr="00002455" w14:paraId="7A6BCAC6" w14:textId="77777777" w:rsidTr="00F029EB">
        <w:trPr>
          <w:cantSplit/>
          <w:trHeight w:val="288"/>
          <w:jc w:val="center"/>
        </w:trPr>
        <w:tc>
          <w:tcPr>
            <w:tcW w:w="1440" w:type="dxa"/>
            <w:gridSpan w:val="2"/>
            <w:tcBorders>
              <w:top w:val="single" w:sz="12" w:space="0" w:color="auto"/>
            </w:tcBorders>
          </w:tcPr>
          <w:p w14:paraId="08F0EC06"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70" w:type="dxa"/>
            <w:gridSpan w:val="3"/>
            <w:tcBorders>
              <w:top w:val="single" w:sz="12" w:space="0" w:color="auto"/>
            </w:tcBorders>
          </w:tcPr>
          <w:p w14:paraId="36880BB5" w14:textId="2377209A" w:rsidR="00EC2EC9" w:rsidRPr="00567E74" w:rsidRDefault="00ED0D64" w:rsidP="00146E0F">
            <w:pPr>
              <w:autoSpaceDE/>
              <w:autoSpaceDN/>
              <w:adjustRightInd/>
              <w:spacing w:before="0" w:line="240" w:lineRule="auto"/>
              <w:ind w:left="-72"/>
              <w:rPr>
                <w:color w:val="auto"/>
                <w:sz w:val="16"/>
                <w:szCs w:val="24"/>
              </w:rPr>
            </w:pPr>
            <w:r w:rsidRPr="00ED0D64">
              <w:rPr>
                <w:color w:val="auto"/>
                <w:sz w:val="16"/>
                <w:szCs w:val="24"/>
              </w:rPr>
              <w:t>SSPC-SP1/SP5(NACENo.</w:t>
            </w:r>
            <w:proofErr w:type="gramStart"/>
            <w:r w:rsidRPr="00ED0D64">
              <w:rPr>
                <w:color w:val="auto"/>
                <w:sz w:val="16"/>
                <w:szCs w:val="24"/>
              </w:rPr>
              <w:t>1)(</w:t>
            </w:r>
            <w:proofErr w:type="gramEnd"/>
            <w:r w:rsidRPr="00ED0D64">
              <w:rPr>
                <w:color w:val="auto"/>
                <w:sz w:val="16"/>
                <w:szCs w:val="24"/>
              </w:rPr>
              <w:t>SA3)</w:t>
            </w:r>
            <w:r w:rsidR="00EC2EC9" w:rsidRPr="000177CE">
              <w:rPr>
                <w:color w:val="auto"/>
                <w:sz w:val="16"/>
                <w:szCs w:val="24"/>
              </w:rPr>
              <w:t xml:space="preserve"> </w:t>
            </w:r>
          </w:p>
          <w:p w14:paraId="1D9B6877" w14:textId="42DD3D4B" w:rsidR="001647D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1647D8" w:rsidRPr="00037A5B">
              <w:rPr>
                <w:color w:val="auto"/>
                <w:sz w:val="16"/>
                <w:szCs w:val="24"/>
                <w:lang w:val="ru-RU"/>
              </w:rPr>
              <w:t xml:space="preserve"> очистка до белого металла.</w:t>
            </w:r>
          </w:p>
        </w:tc>
        <w:tc>
          <w:tcPr>
            <w:tcW w:w="990" w:type="dxa"/>
            <w:tcBorders>
              <w:top w:val="single" w:sz="12" w:space="0" w:color="auto"/>
            </w:tcBorders>
          </w:tcPr>
          <w:p w14:paraId="6E035F3D" w14:textId="77777777" w:rsidR="001647D8" w:rsidRPr="004E6B3B" w:rsidRDefault="001647D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78" w:type="dxa"/>
            <w:gridSpan w:val="3"/>
            <w:vMerge w:val="restart"/>
            <w:tcBorders>
              <w:top w:val="single" w:sz="12" w:space="0" w:color="auto"/>
            </w:tcBorders>
          </w:tcPr>
          <w:p w14:paraId="1269A857" w14:textId="77777777" w:rsidR="001647D8" w:rsidRPr="00BD2B1A" w:rsidRDefault="001647D8" w:rsidP="00146E0F">
            <w:pPr>
              <w:autoSpaceDE/>
              <w:autoSpaceDN/>
              <w:adjustRightInd/>
              <w:spacing w:before="0" w:line="240" w:lineRule="auto"/>
              <w:ind w:left="-72"/>
              <w:rPr>
                <w:color w:val="auto"/>
                <w:sz w:val="16"/>
                <w:szCs w:val="16"/>
                <w:lang w:val="ru-RU"/>
              </w:rPr>
            </w:pPr>
            <w:r w:rsidRPr="00BD2B1A">
              <w:rPr>
                <w:color w:val="auto"/>
                <w:sz w:val="16"/>
                <w:szCs w:val="16"/>
                <w:lang w:val="ru-RU"/>
              </w:rPr>
              <w:t>Применяется такое же покрытие того же изготовителя.</w:t>
            </w:r>
          </w:p>
        </w:tc>
      </w:tr>
      <w:tr w:rsidR="001647D8" w:rsidRPr="00002455" w14:paraId="261752BE" w14:textId="77777777" w:rsidTr="00F029EB">
        <w:trPr>
          <w:cantSplit/>
          <w:trHeight w:val="288"/>
          <w:jc w:val="center"/>
        </w:trPr>
        <w:tc>
          <w:tcPr>
            <w:tcW w:w="1440" w:type="dxa"/>
            <w:gridSpan w:val="2"/>
          </w:tcPr>
          <w:p w14:paraId="144EFE7A"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70" w:type="dxa"/>
            <w:gridSpan w:val="3"/>
          </w:tcPr>
          <w:p w14:paraId="35853B34" w14:textId="77777777" w:rsidR="001647D8" w:rsidRPr="00037A5B" w:rsidRDefault="00224632" w:rsidP="00146E0F">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533D0C29" w14:textId="77777777" w:rsidR="001647D8" w:rsidRPr="005555DC" w:rsidRDefault="001647D8" w:rsidP="00146E0F">
            <w:pPr>
              <w:autoSpaceDE/>
              <w:autoSpaceDN/>
              <w:adjustRightInd/>
              <w:spacing w:before="0" w:line="240" w:lineRule="auto"/>
              <w:ind w:left="-72"/>
              <w:rPr>
                <w:color w:val="auto"/>
                <w:sz w:val="16"/>
                <w:szCs w:val="16"/>
                <w:lang w:val="ru-RU"/>
              </w:rPr>
            </w:pPr>
          </w:p>
        </w:tc>
        <w:tc>
          <w:tcPr>
            <w:tcW w:w="3778" w:type="dxa"/>
            <w:gridSpan w:val="3"/>
            <w:vMerge/>
            <w:vAlign w:val="center"/>
          </w:tcPr>
          <w:p w14:paraId="68086BAA" w14:textId="77777777" w:rsidR="001647D8" w:rsidRPr="00D750DA" w:rsidRDefault="001647D8" w:rsidP="00146E0F">
            <w:pPr>
              <w:rPr>
                <w:color w:val="auto"/>
                <w:lang w:val="ru-RU"/>
              </w:rPr>
            </w:pPr>
          </w:p>
        </w:tc>
      </w:tr>
      <w:tr w:rsidR="001647D8" w:rsidRPr="00002455" w14:paraId="3A5A4783" w14:textId="77777777" w:rsidTr="00F029EB">
        <w:trPr>
          <w:cantSplit/>
          <w:trHeight w:val="288"/>
          <w:jc w:val="center"/>
        </w:trPr>
        <w:tc>
          <w:tcPr>
            <w:tcW w:w="1440" w:type="dxa"/>
            <w:gridSpan w:val="2"/>
            <w:tcBorders>
              <w:bottom w:val="single" w:sz="12" w:space="0" w:color="auto"/>
            </w:tcBorders>
          </w:tcPr>
          <w:p w14:paraId="67CE11C5"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70" w:type="dxa"/>
            <w:gridSpan w:val="3"/>
            <w:tcBorders>
              <w:bottom w:val="single" w:sz="12" w:space="0" w:color="auto"/>
            </w:tcBorders>
          </w:tcPr>
          <w:p w14:paraId="678CAF18" w14:textId="54FE5F37" w:rsidR="001647D8" w:rsidRPr="00037A5B" w:rsidRDefault="001647D8" w:rsidP="00146E0F">
            <w:pPr>
              <w:autoSpaceDE/>
              <w:autoSpaceDN/>
              <w:adjustRightInd/>
              <w:spacing w:before="0" w:line="240" w:lineRule="auto"/>
              <w:ind w:left="-72"/>
              <w:rPr>
                <w:color w:val="auto"/>
                <w:sz w:val="16"/>
                <w:szCs w:val="24"/>
                <w:lang w:val="ru-RU"/>
              </w:rPr>
            </w:pPr>
            <w:r w:rsidRPr="005F6A8A">
              <w:rPr>
                <w:color w:val="auto"/>
                <w:sz w:val="16"/>
                <w:szCs w:val="16"/>
                <w:lang w:val="ru-RU"/>
              </w:rPr>
              <w:t xml:space="preserve">0.635 – 1.270 </w:t>
            </w:r>
            <w:r>
              <w:rPr>
                <w:color w:val="auto"/>
                <w:sz w:val="16"/>
                <w:szCs w:val="16"/>
                <w:lang w:val="ru-RU"/>
              </w:rPr>
              <w:t>мм</w:t>
            </w:r>
            <w:r w:rsidRPr="005F6A8A">
              <w:rPr>
                <w:color w:val="auto"/>
                <w:sz w:val="16"/>
                <w:szCs w:val="16"/>
                <w:lang w:val="ru-RU"/>
              </w:rPr>
              <w:t xml:space="preserve">. (25.0 - 50.0 </w:t>
            </w:r>
            <w:r>
              <w:rPr>
                <w:color w:val="auto"/>
                <w:sz w:val="16"/>
                <w:szCs w:val="16"/>
                <w:lang w:val="ru-RU"/>
              </w:rPr>
              <w:t>милов</w:t>
            </w:r>
            <w:r>
              <w:rPr>
                <w:color w:val="auto"/>
                <w:sz w:val="16"/>
                <w:szCs w:val="24"/>
                <w:lang w:val="ru-RU"/>
              </w:rPr>
              <w:t>) (распыляется), 2</w:t>
            </w:r>
            <w:del w:id="609" w:author="Kurmanov, Aidyn [STAMGazStroy LLP]" w:date="2025-12-11T15:35:00Z" w16du:dateUtc="2025-12-11T10:35:00Z">
              <w:r>
                <w:rPr>
                  <w:color w:val="auto"/>
                  <w:sz w:val="16"/>
                  <w:szCs w:val="24"/>
                  <w:lang w:val="ru-RU"/>
                </w:rPr>
                <w:delText>,</w:delText>
              </w:r>
            </w:del>
            <w:ins w:id="610" w:author="Kurmanov, Aidyn [STAMGazStroy LLP]" w:date="2025-12-11T15:35:00Z" w16du:dateUtc="2025-12-11T10:35:00Z">
              <w:r w:rsidR="0018552A" w:rsidRPr="0018552A">
                <w:rPr>
                  <w:color w:val="auto"/>
                  <w:sz w:val="16"/>
                  <w:szCs w:val="24"/>
                  <w:lang w:val="ru-RU"/>
                </w:rPr>
                <w:t>.</w:t>
              </w:r>
            </w:ins>
            <w:r>
              <w:rPr>
                <w:color w:val="auto"/>
                <w:sz w:val="16"/>
                <w:szCs w:val="24"/>
                <w:lang w:val="ru-RU"/>
              </w:rPr>
              <w:t>032 м</w:t>
            </w:r>
            <w:r w:rsidRPr="00037A5B">
              <w:rPr>
                <w:color w:val="auto"/>
                <w:sz w:val="16"/>
                <w:szCs w:val="24"/>
                <w:lang w:val="ru-RU"/>
              </w:rPr>
              <w:t>м (80</w:t>
            </w:r>
            <w:del w:id="611" w:author="Kurmanov, Aidyn [STAMGazStroy LLP]" w:date="2025-12-11T15:36:00Z" w16du:dateUtc="2025-12-11T10:36:00Z">
              <w:r w:rsidRPr="00037A5B">
                <w:rPr>
                  <w:color w:val="auto"/>
                  <w:sz w:val="16"/>
                  <w:szCs w:val="24"/>
                  <w:lang w:val="ru-RU"/>
                </w:rPr>
                <w:delText>,</w:delText>
              </w:r>
            </w:del>
            <w:ins w:id="612" w:author="Kurmanov, Aidyn [STAMGazStroy LLP]" w:date="2025-12-11T15:36:00Z" w16du:dateUtc="2025-12-11T10:36:00Z">
              <w:r w:rsidR="0018552A" w:rsidRPr="0018552A">
                <w:rPr>
                  <w:color w:val="auto"/>
                  <w:sz w:val="16"/>
                  <w:szCs w:val="24"/>
                  <w:lang w:val="ru-RU"/>
                </w:rPr>
                <w:t>.</w:t>
              </w:r>
            </w:ins>
            <w:r w:rsidRPr="00037A5B">
              <w:rPr>
                <w:color w:val="auto"/>
                <w:sz w:val="16"/>
                <w:szCs w:val="24"/>
                <w:lang w:val="ru-RU"/>
              </w:rPr>
              <w:t>0 милов) (мин) (наносится шпателем). (Для определения мин/макс толщины слоя см. листы технических данных изготовителя)</w:t>
            </w:r>
          </w:p>
        </w:tc>
        <w:tc>
          <w:tcPr>
            <w:tcW w:w="990" w:type="dxa"/>
            <w:tcBorders>
              <w:bottom w:val="single" w:sz="12" w:space="0" w:color="auto"/>
            </w:tcBorders>
          </w:tcPr>
          <w:p w14:paraId="1B262794" w14:textId="77777777" w:rsidR="001647D8" w:rsidRPr="005555DC" w:rsidRDefault="001647D8" w:rsidP="00146E0F">
            <w:pPr>
              <w:autoSpaceDE/>
              <w:autoSpaceDN/>
              <w:adjustRightInd/>
              <w:spacing w:before="0" w:line="240" w:lineRule="auto"/>
              <w:ind w:left="-72"/>
              <w:rPr>
                <w:color w:val="auto"/>
                <w:sz w:val="16"/>
                <w:szCs w:val="16"/>
                <w:lang w:val="ru-RU"/>
              </w:rPr>
            </w:pPr>
          </w:p>
        </w:tc>
        <w:tc>
          <w:tcPr>
            <w:tcW w:w="3778" w:type="dxa"/>
            <w:gridSpan w:val="3"/>
            <w:vMerge/>
            <w:tcBorders>
              <w:bottom w:val="single" w:sz="12" w:space="0" w:color="auto"/>
            </w:tcBorders>
            <w:vAlign w:val="center"/>
          </w:tcPr>
          <w:p w14:paraId="21C915E9" w14:textId="77777777" w:rsidR="001647D8" w:rsidRPr="006952A6" w:rsidRDefault="001647D8" w:rsidP="00146E0F">
            <w:pPr>
              <w:rPr>
                <w:color w:val="auto"/>
                <w:lang w:val="ru-RU"/>
              </w:rPr>
            </w:pPr>
          </w:p>
        </w:tc>
      </w:tr>
      <w:tr w:rsidR="001647D8" w:rsidRPr="0005732F" w14:paraId="0A1B7393" w14:textId="77777777" w:rsidTr="00F029E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34764B73"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5" w:type="dxa"/>
            <w:tcBorders>
              <w:top w:val="single" w:sz="12" w:space="0" w:color="auto"/>
              <w:bottom w:val="single" w:sz="12" w:space="0" w:color="auto"/>
            </w:tcBorders>
            <w:shd w:val="clear" w:color="auto" w:fill="000000"/>
            <w:vAlign w:val="center"/>
          </w:tcPr>
          <w:p w14:paraId="393952F8"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635" w:type="dxa"/>
            <w:gridSpan w:val="3"/>
            <w:tcBorders>
              <w:top w:val="single" w:sz="12" w:space="0" w:color="auto"/>
              <w:bottom w:val="single" w:sz="12" w:space="0" w:color="auto"/>
            </w:tcBorders>
            <w:shd w:val="clear" w:color="auto" w:fill="000000"/>
            <w:vAlign w:val="center"/>
          </w:tcPr>
          <w:p w14:paraId="6730C5EA"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55258955"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tcBorders>
              <w:top w:val="single" w:sz="12" w:space="0" w:color="auto"/>
              <w:bottom w:val="single" w:sz="12" w:space="0" w:color="auto"/>
              <w:right w:val="single" w:sz="12" w:space="0" w:color="auto"/>
            </w:tcBorders>
            <w:shd w:val="clear" w:color="auto" w:fill="000000"/>
            <w:vAlign w:val="center"/>
          </w:tcPr>
          <w:p w14:paraId="1C126E3A" w14:textId="77777777" w:rsidR="001647D8" w:rsidRPr="00AD544E" w:rsidRDefault="001647D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647D8" w:rsidRPr="0005732F" w14:paraId="11DF5382" w14:textId="77777777" w:rsidTr="00F029EB">
        <w:trPr>
          <w:trHeight w:val="288"/>
          <w:jc w:val="center"/>
        </w:trPr>
        <w:tc>
          <w:tcPr>
            <w:tcW w:w="2288" w:type="dxa"/>
            <w:gridSpan w:val="3"/>
            <w:vAlign w:val="center"/>
          </w:tcPr>
          <w:p w14:paraId="5A2D9356" w14:textId="7E4EB42E" w:rsidR="001647D8" w:rsidRPr="00D41158" w:rsidRDefault="006A2AE5" w:rsidP="00146E0F">
            <w:pPr>
              <w:autoSpaceDE/>
              <w:autoSpaceDN/>
              <w:adjustRightInd/>
              <w:spacing w:before="0" w:line="240" w:lineRule="auto"/>
              <w:ind w:left="0"/>
              <w:rPr>
                <w:b/>
                <w:color w:val="auto"/>
                <w:sz w:val="16"/>
                <w:szCs w:val="24"/>
                <w:lang w:val="ru-RU"/>
              </w:rPr>
            </w:pPr>
            <w:r>
              <w:rPr>
                <w:b/>
                <w:color w:val="auto"/>
                <w:sz w:val="16"/>
                <w:szCs w:val="24"/>
                <w:lang w:val="ru-RU"/>
              </w:rPr>
              <w:t>ОДИН</w:t>
            </w:r>
            <w:r w:rsidR="005F28DE">
              <w:rPr>
                <w:b/>
                <w:color w:val="auto"/>
                <w:sz w:val="16"/>
                <w:szCs w:val="24"/>
              </w:rPr>
              <w:t xml:space="preserve"> </w:t>
            </w:r>
            <w:r w:rsidR="001647D8" w:rsidRPr="00D41158">
              <w:rPr>
                <w:b/>
                <w:color w:val="auto"/>
                <w:sz w:val="16"/>
                <w:szCs w:val="24"/>
                <w:lang w:val="ru-RU"/>
              </w:rPr>
              <w:t>СЛОЙ</w:t>
            </w:r>
          </w:p>
        </w:tc>
        <w:tc>
          <w:tcPr>
            <w:tcW w:w="3015" w:type="dxa"/>
            <w:vAlign w:val="center"/>
          </w:tcPr>
          <w:p w14:paraId="217A2848" w14:textId="77777777" w:rsidR="001647D8" w:rsidRPr="001D3869" w:rsidRDefault="001647D8" w:rsidP="00146E0F">
            <w:pPr>
              <w:autoSpaceDE/>
              <w:autoSpaceDN/>
              <w:adjustRightInd/>
              <w:spacing w:before="0" w:line="240" w:lineRule="auto"/>
              <w:ind w:left="0"/>
              <w:rPr>
                <w:sz w:val="16"/>
                <w:szCs w:val="16"/>
              </w:rPr>
            </w:pPr>
            <w:r w:rsidRPr="001D3869">
              <w:rPr>
                <w:sz w:val="16"/>
                <w:szCs w:val="16"/>
              </w:rPr>
              <w:t>Carboline</w:t>
            </w:r>
          </w:p>
        </w:tc>
        <w:tc>
          <w:tcPr>
            <w:tcW w:w="2635" w:type="dxa"/>
            <w:gridSpan w:val="3"/>
            <w:vAlign w:val="center"/>
          </w:tcPr>
          <w:p w14:paraId="6668040E" w14:textId="733E7CA1" w:rsidR="001647D8" w:rsidRPr="0016688E" w:rsidRDefault="001647D8" w:rsidP="00146E0F">
            <w:pPr>
              <w:autoSpaceDE/>
              <w:autoSpaceDN/>
              <w:adjustRightInd/>
              <w:spacing w:before="0" w:line="240" w:lineRule="auto"/>
              <w:ind w:left="0"/>
              <w:rPr>
                <w:sz w:val="16"/>
                <w:szCs w:val="16"/>
              </w:rPr>
            </w:pPr>
            <w:proofErr w:type="spellStart"/>
            <w:r w:rsidRPr="0016688E">
              <w:rPr>
                <w:sz w:val="16"/>
                <w:szCs w:val="16"/>
              </w:rPr>
              <w:t>Plasite</w:t>
            </w:r>
            <w:proofErr w:type="spellEnd"/>
            <w:r w:rsidRPr="0016688E">
              <w:rPr>
                <w:sz w:val="16"/>
                <w:szCs w:val="16"/>
              </w:rPr>
              <w:t xml:space="preserve"> 4550 Series</w:t>
            </w:r>
            <w:r w:rsidR="00B9783C" w:rsidRPr="0016688E">
              <w:rPr>
                <w:sz w:val="16"/>
                <w:szCs w:val="16"/>
              </w:rPr>
              <w:t>*</w:t>
            </w:r>
          </w:p>
        </w:tc>
        <w:tc>
          <w:tcPr>
            <w:tcW w:w="971" w:type="dxa"/>
            <w:vAlign w:val="center"/>
          </w:tcPr>
          <w:p w14:paraId="3F708C3D" w14:textId="41A3BDCE" w:rsidR="001647D8" w:rsidRPr="001D3869" w:rsidRDefault="00F91512" w:rsidP="00146E0F">
            <w:pPr>
              <w:autoSpaceDE/>
              <w:autoSpaceDN/>
              <w:adjustRightInd/>
              <w:spacing w:before="0" w:line="240" w:lineRule="auto"/>
              <w:ind w:left="0"/>
              <w:jc w:val="center"/>
              <w:rPr>
                <w:sz w:val="16"/>
                <w:szCs w:val="16"/>
              </w:rPr>
            </w:pPr>
            <w:r>
              <w:rPr>
                <w:sz w:val="16"/>
                <w:szCs w:val="16"/>
              </w:rPr>
              <w:t>0</w:t>
            </w:r>
          </w:p>
        </w:tc>
        <w:tc>
          <w:tcPr>
            <w:tcW w:w="1169" w:type="dxa"/>
            <w:vAlign w:val="center"/>
          </w:tcPr>
          <w:p w14:paraId="5BC0E35D" w14:textId="77777777" w:rsidR="001647D8" w:rsidRPr="001D3869" w:rsidRDefault="001647D8" w:rsidP="00146E0F">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(150</w:t>
            </w:r>
            <w:r w:rsidRPr="001D3869">
              <w:rPr>
                <w:sz w:val="16"/>
                <w:szCs w:val="16"/>
              </w:rPr>
              <w:t>°F</w:t>
            </w:r>
            <w:r>
              <w:rPr>
                <w:sz w:val="16"/>
                <w:szCs w:val="16"/>
              </w:rPr>
              <w:t>)</w:t>
            </w:r>
          </w:p>
        </w:tc>
      </w:tr>
      <w:tr w:rsidR="00F62E97" w:rsidRPr="0005732F" w14:paraId="4665AD23" w14:textId="77777777" w:rsidTr="00F029EB">
        <w:trPr>
          <w:trHeight w:val="288"/>
          <w:jc w:val="center"/>
        </w:trPr>
        <w:tc>
          <w:tcPr>
            <w:tcW w:w="2288" w:type="dxa"/>
            <w:gridSpan w:val="3"/>
            <w:vAlign w:val="center"/>
          </w:tcPr>
          <w:p w14:paraId="04A34E62" w14:textId="77777777" w:rsidR="00F62E97" w:rsidRDefault="00F62E97" w:rsidP="00146E0F">
            <w:pPr>
              <w:autoSpaceDE/>
              <w:autoSpaceDN/>
              <w:adjustRightInd/>
              <w:spacing w:before="0" w:line="240" w:lineRule="auto"/>
              <w:ind w:left="0"/>
              <w:rPr>
                <w:b/>
                <w:color w:val="auto"/>
                <w:sz w:val="16"/>
                <w:szCs w:val="24"/>
                <w:lang w:val="ru-RU"/>
              </w:rPr>
            </w:pPr>
          </w:p>
        </w:tc>
        <w:tc>
          <w:tcPr>
            <w:tcW w:w="3015" w:type="dxa"/>
            <w:vAlign w:val="center"/>
          </w:tcPr>
          <w:p w14:paraId="0802B615" w14:textId="67547DE4" w:rsidR="00F62E97" w:rsidRPr="001D3869" w:rsidRDefault="00F62E97" w:rsidP="00146E0F">
            <w:pPr>
              <w:autoSpaceDE/>
              <w:autoSpaceDN/>
              <w:adjustRightInd/>
              <w:spacing w:before="0" w:line="240" w:lineRule="auto"/>
              <w:ind w:left="0"/>
              <w:rPr>
                <w:sz w:val="16"/>
                <w:szCs w:val="16"/>
              </w:rPr>
            </w:pPr>
            <w:proofErr w:type="spellStart"/>
            <w:r>
              <w:rPr>
                <w:sz w:val="16"/>
                <w:szCs w:val="16"/>
              </w:rPr>
              <w:t>Corrocoat</w:t>
            </w:r>
            <w:proofErr w:type="spellEnd"/>
          </w:p>
        </w:tc>
        <w:tc>
          <w:tcPr>
            <w:tcW w:w="2635" w:type="dxa"/>
            <w:gridSpan w:val="3"/>
            <w:vAlign w:val="center"/>
          </w:tcPr>
          <w:p w14:paraId="6B100B1C" w14:textId="2F6E7E74" w:rsidR="00F62E97" w:rsidRPr="0016688E" w:rsidRDefault="00F62E97" w:rsidP="00146E0F">
            <w:pPr>
              <w:autoSpaceDE/>
              <w:autoSpaceDN/>
              <w:adjustRightInd/>
              <w:spacing w:before="0" w:line="240" w:lineRule="auto"/>
              <w:ind w:left="0"/>
              <w:rPr>
                <w:sz w:val="16"/>
                <w:szCs w:val="16"/>
              </w:rPr>
            </w:pPr>
            <w:r w:rsidRPr="0016688E">
              <w:rPr>
                <w:sz w:val="16"/>
                <w:szCs w:val="16"/>
              </w:rPr>
              <w:t>Zip E**</w:t>
            </w:r>
          </w:p>
        </w:tc>
        <w:tc>
          <w:tcPr>
            <w:tcW w:w="971" w:type="dxa"/>
            <w:vAlign w:val="center"/>
          </w:tcPr>
          <w:p w14:paraId="618715F3" w14:textId="3CF5EDD3" w:rsidR="00F62E97" w:rsidRDefault="00F62E97" w:rsidP="00146E0F">
            <w:pPr>
              <w:autoSpaceDE/>
              <w:autoSpaceDN/>
              <w:adjustRightInd/>
              <w:spacing w:before="0" w:line="240" w:lineRule="auto"/>
              <w:ind w:left="0"/>
              <w:jc w:val="center"/>
              <w:rPr>
                <w:sz w:val="16"/>
                <w:szCs w:val="16"/>
              </w:rPr>
            </w:pPr>
            <w:r>
              <w:rPr>
                <w:sz w:val="16"/>
                <w:szCs w:val="16"/>
              </w:rPr>
              <w:t>32</w:t>
            </w:r>
          </w:p>
        </w:tc>
        <w:tc>
          <w:tcPr>
            <w:tcW w:w="1169" w:type="dxa"/>
            <w:vAlign w:val="center"/>
          </w:tcPr>
          <w:p w14:paraId="1661F0F5" w14:textId="41B18EA5" w:rsidR="00F62E97" w:rsidRDefault="00F62E97"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F62E97" w:rsidRPr="0005732F" w14:paraId="0AAF7EF2" w14:textId="77777777" w:rsidTr="00F029EB">
        <w:trPr>
          <w:trHeight w:val="288"/>
          <w:jc w:val="center"/>
        </w:trPr>
        <w:tc>
          <w:tcPr>
            <w:tcW w:w="2288" w:type="dxa"/>
            <w:gridSpan w:val="3"/>
            <w:vAlign w:val="center"/>
          </w:tcPr>
          <w:p w14:paraId="3F936B35" w14:textId="77777777" w:rsidR="00F62E97" w:rsidRPr="00D41158" w:rsidRDefault="00F62E97" w:rsidP="00146E0F">
            <w:pPr>
              <w:autoSpaceDE/>
              <w:autoSpaceDN/>
              <w:adjustRightInd/>
              <w:spacing w:before="0" w:line="240" w:lineRule="auto"/>
              <w:ind w:left="0"/>
              <w:rPr>
                <w:b/>
                <w:color w:val="auto"/>
                <w:sz w:val="16"/>
                <w:szCs w:val="24"/>
                <w:lang w:val="ru-RU"/>
              </w:rPr>
            </w:pPr>
            <w:r>
              <w:rPr>
                <w:b/>
                <w:color w:val="auto"/>
                <w:sz w:val="16"/>
                <w:szCs w:val="24"/>
                <w:lang w:val="ru-RU"/>
              </w:rPr>
              <w:t>Толстопленочное</w:t>
            </w:r>
          </w:p>
        </w:tc>
        <w:tc>
          <w:tcPr>
            <w:tcW w:w="3015" w:type="dxa"/>
            <w:vAlign w:val="center"/>
          </w:tcPr>
          <w:p w14:paraId="1584A6F3" w14:textId="77777777" w:rsidR="00F62E97" w:rsidRPr="001D3869" w:rsidRDefault="00F62E97" w:rsidP="00146E0F">
            <w:pPr>
              <w:autoSpaceDE/>
              <w:autoSpaceDN/>
              <w:adjustRightInd/>
              <w:spacing w:before="0" w:line="240" w:lineRule="auto"/>
              <w:ind w:left="0"/>
              <w:rPr>
                <w:sz w:val="16"/>
                <w:szCs w:val="16"/>
              </w:rPr>
            </w:pPr>
            <w:r w:rsidRPr="001D3869">
              <w:rPr>
                <w:sz w:val="16"/>
                <w:szCs w:val="16"/>
              </w:rPr>
              <w:t>Hempel Coatings (USA), Inc.</w:t>
            </w:r>
          </w:p>
        </w:tc>
        <w:tc>
          <w:tcPr>
            <w:tcW w:w="2635" w:type="dxa"/>
            <w:gridSpan w:val="3"/>
            <w:vAlign w:val="center"/>
          </w:tcPr>
          <w:p w14:paraId="1D0571D3" w14:textId="5A691A2F" w:rsidR="00F62E97" w:rsidRPr="0016688E" w:rsidRDefault="00A91646" w:rsidP="00146E0F">
            <w:pPr>
              <w:autoSpaceDE/>
              <w:autoSpaceDN/>
              <w:adjustRightInd/>
              <w:spacing w:before="0" w:line="240" w:lineRule="auto"/>
              <w:ind w:left="0"/>
              <w:rPr>
                <w:sz w:val="16"/>
                <w:szCs w:val="16"/>
              </w:rPr>
            </w:pPr>
            <w:proofErr w:type="spellStart"/>
            <w:r w:rsidRPr="0016688E">
              <w:rPr>
                <w:sz w:val="16"/>
                <w:szCs w:val="16"/>
              </w:rPr>
              <w:t>Hempaline</w:t>
            </w:r>
            <w:proofErr w:type="spellEnd"/>
            <w:r w:rsidRPr="0016688E">
              <w:rPr>
                <w:sz w:val="16"/>
                <w:szCs w:val="16"/>
              </w:rPr>
              <w:t xml:space="preserve"> Defend 630</w:t>
            </w:r>
          </w:p>
        </w:tc>
        <w:tc>
          <w:tcPr>
            <w:tcW w:w="971" w:type="dxa"/>
            <w:vAlign w:val="center"/>
          </w:tcPr>
          <w:p w14:paraId="74EC724F" w14:textId="12DE4DA3" w:rsidR="00F62E97" w:rsidRPr="001D3869" w:rsidRDefault="0031000E" w:rsidP="00146E0F">
            <w:pPr>
              <w:autoSpaceDE/>
              <w:autoSpaceDN/>
              <w:adjustRightInd/>
              <w:spacing w:before="0" w:line="240" w:lineRule="auto"/>
              <w:ind w:left="0"/>
              <w:jc w:val="center"/>
              <w:rPr>
                <w:sz w:val="16"/>
                <w:szCs w:val="16"/>
              </w:rPr>
            </w:pPr>
            <w:r>
              <w:rPr>
                <w:sz w:val="16"/>
                <w:szCs w:val="16"/>
              </w:rPr>
              <w:t>59</w:t>
            </w:r>
          </w:p>
        </w:tc>
        <w:tc>
          <w:tcPr>
            <w:tcW w:w="1169" w:type="dxa"/>
            <w:vAlign w:val="center"/>
          </w:tcPr>
          <w:p w14:paraId="2DEA258E" w14:textId="22B9C663" w:rsidR="00F62E97" w:rsidRPr="001D3869" w:rsidRDefault="0031000E" w:rsidP="00146E0F">
            <w:pPr>
              <w:autoSpaceDE/>
              <w:autoSpaceDN/>
              <w:adjustRightInd/>
              <w:spacing w:before="0" w:line="240" w:lineRule="auto"/>
              <w:ind w:left="0"/>
              <w:rPr>
                <w:sz w:val="16"/>
                <w:szCs w:val="16"/>
              </w:rPr>
            </w:pPr>
            <w:r w:rsidRPr="0031000E">
              <w:rPr>
                <w:sz w:val="16"/>
                <w:szCs w:val="16"/>
              </w:rPr>
              <w:t>50°C (122°F)</w:t>
            </w:r>
          </w:p>
        </w:tc>
      </w:tr>
      <w:tr w:rsidR="00F62E97" w:rsidRPr="0005732F" w14:paraId="4B7EBCE1" w14:textId="77777777" w:rsidTr="00F029EB">
        <w:trPr>
          <w:trHeight w:val="288"/>
          <w:jc w:val="center"/>
        </w:trPr>
        <w:tc>
          <w:tcPr>
            <w:tcW w:w="2288" w:type="dxa"/>
            <w:gridSpan w:val="3"/>
            <w:vMerge w:val="restart"/>
            <w:vAlign w:val="center"/>
          </w:tcPr>
          <w:p w14:paraId="09A5D2E6" w14:textId="77777777" w:rsidR="00F62E97" w:rsidRPr="00D41158" w:rsidRDefault="00F62E97"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5" w:type="dxa"/>
            <w:vAlign w:val="center"/>
          </w:tcPr>
          <w:p w14:paraId="399871E2" w14:textId="77777777" w:rsidR="00F62E97" w:rsidRPr="001D3869" w:rsidRDefault="00F62E97" w:rsidP="006A2AE5">
            <w:pPr>
              <w:autoSpaceDE/>
              <w:autoSpaceDN/>
              <w:adjustRightInd/>
              <w:spacing w:before="0" w:line="240" w:lineRule="auto"/>
              <w:ind w:left="0"/>
              <w:rPr>
                <w:sz w:val="16"/>
                <w:szCs w:val="16"/>
              </w:rPr>
            </w:pPr>
            <w:r w:rsidRPr="001D3869">
              <w:rPr>
                <w:sz w:val="16"/>
                <w:szCs w:val="16"/>
              </w:rPr>
              <w:t xml:space="preserve">International </w:t>
            </w:r>
          </w:p>
        </w:tc>
        <w:tc>
          <w:tcPr>
            <w:tcW w:w="2635" w:type="dxa"/>
            <w:gridSpan w:val="3"/>
            <w:vAlign w:val="center"/>
          </w:tcPr>
          <w:p w14:paraId="2855CB03" w14:textId="2183D073" w:rsidR="00F62E97" w:rsidRPr="0016688E" w:rsidRDefault="00F62E97" w:rsidP="00146E0F">
            <w:pPr>
              <w:autoSpaceDE/>
              <w:autoSpaceDN/>
              <w:adjustRightInd/>
              <w:spacing w:before="0" w:line="240" w:lineRule="auto"/>
              <w:ind w:left="0"/>
              <w:rPr>
                <w:sz w:val="16"/>
                <w:szCs w:val="16"/>
              </w:rPr>
            </w:pPr>
            <w:r w:rsidRPr="0016688E">
              <w:rPr>
                <w:sz w:val="16"/>
                <w:szCs w:val="16"/>
              </w:rPr>
              <w:t xml:space="preserve">Interline 984 </w:t>
            </w:r>
          </w:p>
        </w:tc>
        <w:tc>
          <w:tcPr>
            <w:tcW w:w="971" w:type="dxa"/>
            <w:vAlign w:val="center"/>
          </w:tcPr>
          <w:p w14:paraId="7E59F8BE" w14:textId="2A2897B7" w:rsidR="00F62E97" w:rsidRPr="001D3869" w:rsidRDefault="00F62E97" w:rsidP="00146E0F">
            <w:pPr>
              <w:autoSpaceDE/>
              <w:autoSpaceDN/>
              <w:adjustRightInd/>
              <w:spacing w:before="0" w:line="240" w:lineRule="auto"/>
              <w:ind w:left="0"/>
              <w:jc w:val="center"/>
              <w:rPr>
                <w:sz w:val="16"/>
                <w:szCs w:val="16"/>
              </w:rPr>
            </w:pPr>
            <w:del w:id="613" w:author="Kurmanov, Aidyn [STAMGazStroy LLP]" w:date="2025-12-11T14:49:00Z" w16du:dateUtc="2025-12-11T09:49:00Z">
              <w:r w:rsidDel="00333E58">
                <w:rPr>
                  <w:sz w:val="16"/>
                  <w:szCs w:val="16"/>
                </w:rPr>
                <w:delText>70</w:delText>
              </w:r>
            </w:del>
            <w:ins w:id="614" w:author="Kurmanov, Aidyn [STAMGazStroy LLP]" w:date="2025-12-11T14:49:00Z" w16du:dateUtc="2025-12-11T09:49:00Z">
              <w:r w:rsidR="00333E58">
                <w:rPr>
                  <w:sz w:val="16"/>
                  <w:szCs w:val="16"/>
                </w:rPr>
                <w:t>105</w:t>
              </w:r>
            </w:ins>
          </w:p>
        </w:tc>
        <w:tc>
          <w:tcPr>
            <w:tcW w:w="1169" w:type="dxa"/>
            <w:vAlign w:val="center"/>
          </w:tcPr>
          <w:p w14:paraId="5CA89C3D" w14:textId="77777777" w:rsidR="00F62E97" w:rsidRPr="001D3869" w:rsidRDefault="00F62E97"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F62E97" w:rsidRPr="0005732F" w14:paraId="7331418A" w14:textId="77777777" w:rsidTr="00F029EB">
        <w:trPr>
          <w:trHeight w:val="288"/>
          <w:jc w:val="center"/>
        </w:trPr>
        <w:tc>
          <w:tcPr>
            <w:tcW w:w="2288" w:type="dxa"/>
            <w:gridSpan w:val="3"/>
            <w:vMerge/>
            <w:vAlign w:val="center"/>
          </w:tcPr>
          <w:p w14:paraId="5820F315" w14:textId="77777777" w:rsidR="00F62E97" w:rsidRPr="00D41158" w:rsidRDefault="00F62E97" w:rsidP="00146E0F">
            <w:pPr>
              <w:autoSpaceDE/>
              <w:autoSpaceDN/>
              <w:adjustRightInd/>
              <w:spacing w:before="0" w:line="240" w:lineRule="auto"/>
              <w:ind w:left="0"/>
              <w:rPr>
                <w:b/>
                <w:color w:val="auto"/>
                <w:sz w:val="16"/>
                <w:szCs w:val="24"/>
                <w:lang w:val="ru-RU"/>
              </w:rPr>
            </w:pPr>
          </w:p>
        </w:tc>
        <w:tc>
          <w:tcPr>
            <w:tcW w:w="3015" w:type="dxa"/>
            <w:vAlign w:val="center"/>
          </w:tcPr>
          <w:p w14:paraId="031A4353" w14:textId="77777777" w:rsidR="00F62E97" w:rsidRPr="005555DC" w:rsidRDefault="00F62E97" w:rsidP="006A2AE5">
            <w:pPr>
              <w:autoSpaceDE/>
              <w:autoSpaceDN/>
              <w:adjustRightInd/>
              <w:spacing w:before="0" w:line="240" w:lineRule="auto"/>
              <w:ind w:left="0"/>
              <w:rPr>
                <w:sz w:val="16"/>
                <w:szCs w:val="16"/>
                <w:lang w:val="ru-RU"/>
              </w:rPr>
            </w:pPr>
            <w:r w:rsidRPr="001D3869">
              <w:rPr>
                <w:sz w:val="16"/>
                <w:szCs w:val="16"/>
              </w:rPr>
              <w:t>International</w:t>
            </w:r>
          </w:p>
        </w:tc>
        <w:tc>
          <w:tcPr>
            <w:tcW w:w="2635" w:type="dxa"/>
            <w:gridSpan w:val="3"/>
            <w:vAlign w:val="center"/>
          </w:tcPr>
          <w:p w14:paraId="219580B3" w14:textId="105B141C" w:rsidR="00F62E97" w:rsidRPr="0016688E" w:rsidRDefault="00F62E97" w:rsidP="00146E0F">
            <w:pPr>
              <w:autoSpaceDE/>
              <w:autoSpaceDN/>
              <w:adjustRightInd/>
              <w:spacing w:before="0" w:line="240" w:lineRule="auto"/>
              <w:ind w:left="0"/>
              <w:rPr>
                <w:sz w:val="16"/>
                <w:szCs w:val="16"/>
              </w:rPr>
            </w:pPr>
            <w:r w:rsidRPr="0016688E">
              <w:rPr>
                <w:sz w:val="16"/>
                <w:szCs w:val="16"/>
              </w:rPr>
              <w:t>Enviroline 376 F</w:t>
            </w:r>
            <w:r w:rsidR="00EC6E55" w:rsidRPr="0016688E">
              <w:rPr>
                <w:sz w:val="16"/>
                <w:szCs w:val="16"/>
              </w:rPr>
              <w:t>60</w:t>
            </w:r>
            <w:r w:rsidRPr="0016688E">
              <w:rPr>
                <w:sz w:val="16"/>
                <w:szCs w:val="16"/>
              </w:rPr>
              <w:t xml:space="preserve"> Series</w:t>
            </w:r>
            <w:r w:rsidR="00B9783C" w:rsidRPr="0016688E">
              <w:rPr>
                <w:sz w:val="16"/>
                <w:szCs w:val="16"/>
              </w:rPr>
              <w:t>**</w:t>
            </w:r>
            <w:r w:rsidRPr="0016688E">
              <w:rPr>
                <w:sz w:val="16"/>
                <w:szCs w:val="16"/>
              </w:rPr>
              <w:t xml:space="preserve"> </w:t>
            </w:r>
          </w:p>
        </w:tc>
        <w:tc>
          <w:tcPr>
            <w:tcW w:w="971" w:type="dxa"/>
            <w:vAlign w:val="center"/>
          </w:tcPr>
          <w:p w14:paraId="7F7719AF" w14:textId="2DBE6AB3" w:rsidR="00F62E97" w:rsidRPr="001D3869" w:rsidRDefault="00F62E97" w:rsidP="00146E0F">
            <w:pPr>
              <w:autoSpaceDE/>
              <w:autoSpaceDN/>
              <w:adjustRightInd/>
              <w:spacing w:before="0" w:line="240" w:lineRule="auto"/>
              <w:ind w:left="0"/>
              <w:jc w:val="center"/>
              <w:rPr>
                <w:sz w:val="16"/>
                <w:szCs w:val="16"/>
              </w:rPr>
            </w:pPr>
            <w:r w:rsidRPr="00333E58">
              <w:rPr>
                <w:sz w:val="16"/>
                <w:szCs w:val="16"/>
              </w:rPr>
              <w:t>3</w:t>
            </w:r>
            <w:r w:rsidR="00800756" w:rsidRPr="00333E58">
              <w:rPr>
                <w:sz w:val="16"/>
                <w:szCs w:val="16"/>
              </w:rPr>
              <w:t>6</w:t>
            </w:r>
            <w:r w:rsidRPr="00333E58">
              <w:rPr>
                <w:sz w:val="16"/>
                <w:szCs w:val="16"/>
              </w:rPr>
              <w:t>-42</w:t>
            </w:r>
          </w:p>
        </w:tc>
        <w:tc>
          <w:tcPr>
            <w:tcW w:w="1169" w:type="dxa"/>
            <w:vAlign w:val="center"/>
          </w:tcPr>
          <w:p w14:paraId="17214A6F" w14:textId="77777777" w:rsidR="00F62E97" w:rsidRPr="001D3869" w:rsidRDefault="00F62E97"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w:t>
            </w:r>
            <w:r w:rsidRPr="001D3869">
              <w:rPr>
                <w:sz w:val="16"/>
                <w:szCs w:val="16"/>
              </w:rPr>
              <w:t>1</w:t>
            </w:r>
            <w:r>
              <w:rPr>
                <w:sz w:val="16"/>
                <w:szCs w:val="16"/>
              </w:rPr>
              <w:t>8</w:t>
            </w:r>
            <w:r w:rsidRPr="001D3869">
              <w:rPr>
                <w:sz w:val="16"/>
                <w:szCs w:val="16"/>
              </w:rPr>
              <w:t>0°F</w:t>
            </w:r>
            <w:r>
              <w:rPr>
                <w:sz w:val="16"/>
                <w:szCs w:val="16"/>
              </w:rPr>
              <w:t>)</w:t>
            </w:r>
          </w:p>
        </w:tc>
      </w:tr>
      <w:tr w:rsidR="00F62E97" w:rsidRPr="0005732F" w14:paraId="43029F58" w14:textId="77777777" w:rsidTr="00F029EB">
        <w:trPr>
          <w:trHeight w:val="288"/>
          <w:jc w:val="center"/>
        </w:trPr>
        <w:tc>
          <w:tcPr>
            <w:tcW w:w="2288" w:type="dxa"/>
            <w:gridSpan w:val="3"/>
            <w:vAlign w:val="center"/>
          </w:tcPr>
          <w:p w14:paraId="43AC3455" w14:textId="77777777" w:rsidR="00F62E97" w:rsidRPr="00D41158" w:rsidRDefault="00F62E97" w:rsidP="00146E0F">
            <w:pPr>
              <w:autoSpaceDE/>
              <w:autoSpaceDN/>
              <w:adjustRightInd/>
              <w:spacing w:before="0" w:line="240" w:lineRule="auto"/>
              <w:ind w:left="0"/>
              <w:rPr>
                <w:b/>
                <w:color w:val="auto"/>
                <w:sz w:val="16"/>
                <w:szCs w:val="24"/>
                <w:lang w:val="ru-RU"/>
              </w:rPr>
            </w:pPr>
          </w:p>
        </w:tc>
        <w:tc>
          <w:tcPr>
            <w:tcW w:w="3015" w:type="dxa"/>
            <w:vAlign w:val="center"/>
          </w:tcPr>
          <w:p w14:paraId="40607B9E" w14:textId="77777777" w:rsidR="00F62E97" w:rsidRPr="001D3869" w:rsidRDefault="00F62E97" w:rsidP="00146E0F">
            <w:pPr>
              <w:autoSpaceDE/>
              <w:autoSpaceDN/>
              <w:adjustRightInd/>
              <w:spacing w:before="0" w:line="240" w:lineRule="auto"/>
              <w:ind w:left="0"/>
              <w:rPr>
                <w:sz w:val="16"/>
                <w:szCs w:val="16"/>
              </w:rPr>
            </w:pPr>
            <w:r w:rsidRPr="001D3869">
              <w:rPr>
                <w:sz w:val="16"/>
                <w:szCs w:val="16"/>
              </w:rPr>
              <w:t>Jotun Paints</w:t>
            </w:r>
          </w:p>
        </w:tc>
        <w:tc>
          <w:tcPr>
            <w:tcW w:w="2635" w:type="dxa"/>
            <w:gridSpan w:val="3"/>
            <w:vAlign w:val="center"/>
          </w:tcPr>
          <w:p w14:paraId="354545DF" w14:textId="77777777" w:rsidR="00F62E97" w:rsidRPr="0016688E" w:rsidRDefault="00F62E97" w:rsidP="00146E0F">
            <w:pPr>
              <w:autoSpaceDE/>
              <w:autoSpaceDN/>
              <w:adjustRightInd/>
              <w:spacing w:before="0" w:line="240" w:lineRule="auto"/>
              <w:ind w:left="0"/>
              <w:rPr>
                <w:sz w:val="16"/>
                <w:szCs w:val="16"/>
              </w:rPr>
            </w:pPr>
            <w:r w:rsidRPr="0016688E">
              <w:rPr>
                <w:sz w:val="16"/>
                <w:szCs w:val="16"/>
              </w:rPr>
              <w:t>Marathon series</w:t>
            </w:r>
          </w:p>
          <w:p w14:paraId="507334F7" w14:textId="72F222D4" w:rsidR="00A9741D" w:rsidRPr="0016688E" w:rsidRDefault="00A9741D" w:rsidP="00146E0F">
            <w:pPr>
              <w:autoSpaceDE/>
              <w:autoSpaceDN/>
              <w:adjustRightInd/>
              <w:spacing w:before="0" w:line="240" w:lineRule="auto"/>
              <w:ind w:left="0"/>
              <w:rPr>
                <w:sz w:val="16"/>
                <w:szCs w:val="16"/>
              </w:rPr>
            </w:pPr>
            <w:proofErr w:type="spellStart"/>
            <w:r w:rsidRPr="0016688E">
              <w:rPr>
                <w:sz w:val="16"/>
                <w:szCs w:val="16"/>
              </w:rPr>
              <w:t>Tankguard</w:t>
            </w:r>
            <w:proofErr w:type="spellEnd"/>
            <w:r w:rsidRPr="0016688E">
              <w:rPr>
                <w:sz w:val="16"/>
                <w:szCs w:val="16"/>
              </w:rPr>
              <w:t xml:space="preserve"> SF</w:t>
            </w:r>
          </w:p>
        </w:tc>
        <w:tc>
          <w:tcPr>
            <w:tcW w:w="971" w:type="dxa"/>
            <w:vAlign w:val="center"/>
          </w:tcPr>
          <w:p w14:paraId="594B8290" w14:textId="77777777" w:rsidR="00F62E97" w:rsidRDefault="00F62E97" w:rsidP="00146E0F">
            <w:pPr>
              <w:autoSpaceDE/>
              <w:autoSpaceDN/>
              <w:adjustRightInd/>
              <w:spacing w:before="0" w:line="240" w:lineRule="auto"/>
              <w:ind w:left="0"/>
              <w:jc w:val="center"/>
              <w:rPr>
                <w:sz w:val="16"/>
                <w:szCs w:val="16"/>
              </w:rPr>
            </w:pPr>
            <w:r>
              <w:rPr>
                <w:sz w:val="16"/>
                <w:szCs w:val="16"/>
              </w:rPr>
              <w:t>210</w:t>
            </w:r>
          </w:p>
          <w:p w14:paraId="6EC3B607" w14:textId="680D7C79" w:rsidR="00A9741D" w:rsidRPr="001D3869" w:rsidRDefault="00A9741D" w:rsidP="00146E0F">
            <w:pPr>
              <w:autoSpaceDE/>
              <w:autoSpaceDN/>
              <w:adjustRightInd/>
              <w:spacing w:before="0" w:line="240" w:lineRule="auto"/>
              <w:ind w:left="0"/>
              <w:jc w:val="center"/>
              <w:rPr>
                <w:sz w:val="16"/>
                <w:szCs w:val="16"/>
              </w:rPr>
            </w:pPr>
            <w:r>
              <w:rPr>
                <w:sz w:val="16"/>
                <w:szCs w:val="16"/>
              </w:rPr>
              <w:t>90</w:t>
            </w:r>
          </w:p>
        </w:tc>
        <w:tc>
          <w:tcPr>
            <w:tcW w:w="1169" w:type="dxa"/>
            <w:vAlign w:val="center"/>
          </w:tcPr>
          <w:p w14:paraId="652B23A0" w14:textId="77777777" w:rsidR="00F62E97" w:rsidRPr="001D3869" w:rsidRDefault="00F62E97" w:rsidP="00146E0F">
            <w:pPr>
              <w:autoSpaceDE/>
              <w:autoSpaceDN/>
              <w:adjustRightInd/>
              <w:spacing w:before="0" w:line="240" w:lineRule="auto"/>
              <w:ind w:left="0"/>
              <w:rPr>
                <w:sz w:val="16"/>
                <w:szCs w:val="16"/>
              </w:rPr>
            </w:pPr>
            <w:r>
              <w:rPr>
                <w:sz w:val="16"/>
                <w:szCs w:val="16"/>
              </w:rPr>
              <w:t>70</w:t>
            </w:r>
            <w:r w:rsidRPr="001D3869">
              <w:rPr>
                <w:sz w:val="16"/>
                <w:szCs w:val="16"/>
              </w:rPr>
              <w:t>°</w:t>
            </w:r>
            <w:r>
              <w:rPr>
                <w:sz w:val="16"/>
                <w:szCs w:val="16"/>
              </w:rPr>
              <w:t>C (</w:t>
            </w:r>
            <w:r w:rsidRPr="001D3869">
              <w:rPr>
                <w:sz w:val="16"/>
                <w:szCs w:val="16"/>
              </w:rPr>
              <w:t>1</w:t>
            </w:r>
            <w:r>
              <w:rPr>
                <w:sz w:val="16"/>
                <w:szCs w:val="16"/>
              </w:rPr>
              <w:t>58</w:t>
            </w:r>
            <w:r w:rsidRPr="001D3869">
              <w:rPr>
                <w:sz w:val="16"/>
                <w:szCs w:val="16"/>
              </w:rPr>
              <w:t>°F</w:t>
            </w:r>
            <w:r>
              <w:rPr>
                <w:sz w:val="16"/>
                <w:szCs w:val="16"/>
              </w:rPr>
              <w:t>)</w:t>
            </w:r>
          </w:p>
        </w:tc>
      </w:tr>
      <w:tr w:rsidR="00F62E97" w:rsidRPr="0005732F" w14:paraId="11BF2F28" w14:textId="77777777" w:rsidTr="00F029EB">
        <w:trPr>
          <w:trHeight w:val="288"/>
          <w:jc w:val="center"/>
        </w:trPr>
        <w:tc>
          <w:tcPr>
            <w:tcW w:w="2288" w:type="dxa"/>
            <w:gridSpan w:val="3"/>
            <w:vAlign w:val="center"/>
          </w:tcPr>
          <w:p w14:paraId="6D2F87C0" w14:textId="77777777" w:rsidR="00F62E97" w:rsidRPr="0005732F" w:rsidRDefault="00F62E97" w:rsidP="00146E0F">
            <w:pPr>
              <w:jc w:val="center"/>
              <w:rPr>
                <w:b/>
                <w:color w:val="auto"/>
                <w:sz w:val="16"/>
                <w:szCs w:val="16"/>
              </w:rPr>
            </w:pPr>
          </w:p>
        </w:tc>
        <w:tc>
          <w:tcPr>
            <w:tcW w:w="3015" w:type="dxa"/>
            <w:vAlign w:val="center"/>
          </w:tcPr>
          <w:p w14:paraId="5377BAC6" w14:textId="77777777" w:rsidR="00F62E97" w:rsidRPr="001D3869" w:rsidRDefault="00F62E97" w:rsidP="00146E0F">
            <w:pPr>
              <w:autoSpaceDE/>
              <w:autoSpaceDN/>
              <w:adjustRightInd/>
              <w:spacing w:before="0" w:line="240" w:lineRule="auto"/>
              <w:ind w:left="0"/>
              <w:rPr>
                <w:sz w:val="16"/>
                <w:szCs w:val="16"/>
              </w:rPr>
            </w:pPr>
            <w:r>
              <w:rPr>
                <w:sz w:val="16"/>
                <w:szCs w:val="16"/>
              </w:rPr>
              <w:t>PPG</w:t>
            </w:r>
          </w:p>
        </w:tc>
        <w:tc>
          <w:tcPr>
            <w:tcW w:w="2635" w:type="dxa"/>
            <w:gridSpan w:val="3"/>
            <w:vAlign w:val="center"/>
          </w:tcPr>
          <w:p w14:paraId="1C3BC830" w14:textId="7D4D9187" w:rsidR="00B9783C" w:rsidRPr="0016688E" w:rsidRDefault="00F62E97" w:rsidP="00146E0F">
            <w:pPr>
              <w:autoSpaceDE/>
              <w:autoSpaceDN/>
              <w:adjustRightInd/>
              <w:spacing w:before="0" w:line="240" w:lineRule="auto"/>
              <w:ind w:left="0"/>
              <w:rPr>
                <w:sz w:val="16"/>
                <w:szCs w:val="16"/>
              </w:rPr>
            </w:pPr>
            <w:proofErr w:type="spellStart"/>
            <w:r w:rsidRPr="0016688E">
              <w:rPr>
                <w:sz w:val="16"/>
                <w:szCs w:val="16"/>
              </w:rPr>
              <w:t>Amercoat</w:t>
            </w:r>
            <w:proofErr w:type="spellEnd"/>
            <w:r w:rsidRPr="0016688E">
              <w:rPr>
                <w:sz w:val="16"/>
                <w:szCs w:val="16"/>
              </w:rPr>
              <w:t xml:space="preserve"> 242HB </w:t>
            </w:r>
          </w:p>
          <w:p w14:paraId="334518AB" w14:textId="6CA889DB" w:rsidR="00F62E97" w:rsidRPr="0016688E" w:rsidRDefault="00F62E97" w:rsidP="00146E0F">
            <w:pPr>
              <w:autoSpaceDE/>
              <w:autoSpaceDN/>
              <w:adjustRightInd/>
              <w:spacing w:before="0" w:line="240" w:lineRule="auto"/>
              <w:ind w:left="0"/>
              <w:rPr>
                <w:sz w:val="16"/>
                <w:szCs w:val="16"/>
              </w:rPr>
            </w:pPr>
            <w:proofErr w:type="spellStart"/>
            <w:r w:rsidRPr="0016688E">
              <w:rPr>
                <w:sz w:val="16"/>
                <w:szCs w:val="16"/>
              </w:rPr>
              <w:t>Novaguard</w:t>
            </w:r>
            <w:proofErr w:type="spellEnd"/>
            <w:r w:rsidRPr="0016688E">
              <w:rPr>
                <w:sz w:val="16"/>
                <w:szCs w:val="16"/>
              </w:rPr>
              <w:t xml:space="preserve"> 840</w:t>
            </w:r>
            <w:r w:rsidR="00B9783C" w:rsidRPr="0016688E">
              <w:rPr>
                <w:sz w:val="16"/>
                <w:szCs w:val="16"/>
              </w:rPr>
              <w:t>**</w:t>
            </w:r>
          </w:p>
        </w:tc>
        <w:tc>
          <w:tcPr>
            <w:tcW w:w="971" w:type="dxa"/>
            <w:vAlign w:val="center"/>
          </w:tcPr>
          <w:p w14:paraId="7CD030AF" w14:textId="77777777" w:rsidR="00F62E97" w:rsidRDefault="00F62E97" w:rsidP="006A2AE5">
            <w:pPr>
              <w:autoSpaceDE/>
              <w:autoSpaceDN/>
              <w:adjustRightInd/>
              <w:spacing w:before="0" w:line="240" w:lineRule="auto"/>
              <w:ind w:left="0"/>
              <w:jc w:val="center"/>
              <w:rPr>
                <w:sz w:val="16"/>
                <w:szCs w:val="16"/>
              </w:rPr>
            </w:pPr>
            <w:r>
              <w:rPr>
                <w:sz w:val="16"/>
                <w:szCs w:val="16"/>
              </w:rPr>
              <w:t>137</w:t>
            </w:r>
          </w:p>
          <w:p w14:paraId="59E89E3C" w14:textId="77777777" w:rsidR="00F62E97" w:rsidRPr="001D3869" w:rsidRDefault="00F62E97" w:rsidP="00146E0F">
            <w:pPr>
              <w:autoSpaceDE/>
              <w:autoSpaceDN/>
              <w:adjustRightInd/>
              <w:spacing w:before="0" w:line="240" w:lineRule="auto"/>
              <w:ind w:left="0"/>
              <w:jc w:val="center"/>
              <w:rPr>
                <w:sz w:val="16"/>
                <w:szCs w:val="16"/>
              </w:rPr>
            </w:pPr>
            <w:r>
              <w:rPr>
                <w:sz w:val="16"/>
                <w:szCs w:val="16"/>
              </w:rPr>
              <w:t>97</w:t>
            </w:r>
          </w:p>
        </w:tc>
        <w:tc>
          <w:tcPr>
            <w:tcW w:w="1169" w:type="dxa"/>
            <w:vAlign w:val="center"/>
          </w:tcPr>
          <w:p w14:paraId="4C0B5CF5" w14:textId="77777777" w:rsidR="00F62E97" w:rsidRDefault="00F62E97" w:rsidP="006A2AE5">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p w14:paraId="6AF9F1D4" w14:textId="77777777" w:rsidR="00F62E97" w:rsidRPr="001D3869" w:rsidRDefault="00F62E97"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F62E97" w:rsidRPr="00920DE5" w14:paraId="7E7CEA7A" w14:textId="77777777" w:rsidTr="00F029EB">
        <w:trPr>
          <w:trHeight w:val="288"/>
          <w:jc w:val="center"/>
        </w:trPr>
        <w:tc>
          <w:tcPr>
            <w:tcW w:w="2288" w:type="dxa"/>
            <w:gridSpan w:val="3"/>
            <w:vAlign w:val="center"/>
          </w:tcPr>
          <w:p w14:paraId="6E80BC9D" w14:textId="77777777" w:rsidR="00F62E97" w:rsidRPr="0005732F" w:rsidRDefault="00F62E97" w:rsidP="00146E0F">
            <w:pPr>
              <w:jc w:val="center"/>
              <w:rPr>
                <w:b/>
                <w:color w:val="auto"/>
                <w:sz w:val="16"/>
                <w:szCs w:val="16"/>
              </w:rPr>
            </w:pPr>
          </w:p>
        </w:tc>
        <w:tc>
          <w:tcPr>
            <w:tcW w:w="3015" w:type="dxa"/>
            <w:vAlign w:val="center"/>
          </w:tcPr>
          <w:p w14:paraId="5BD0BDE2" w14:textId="77777777" w:rsidR="00F62E97" w:rsidRPr="001D3869" w:rsidRDefault="00F62E97" w:rsidP="00146E0F">
            <w:pPr>
              <w:autoSpaceDE/>
              <w:autoSpaceDN/>
              <w:adjustRightInd/>
              <w:spacing w:before="0" w:line="240" w:lineRule="auto"/>
              <w:ind w:left="0"/>
              <w:rPr>
                <w:sz w:val="16"/>
                <w:szCs w:val="16"/>
              </w:rPr>
            </w:pPr>
            <w:r w:rsidRPr="001D3869">
              <w:rPr>
                <w:sz w:val="16"/>
                <w:szCs w:val="16"/>
              </w:rPr>
              <w:t>Sherwin Williams</w:t>
            </w:r>
          </w:p>
        </w:tc>
        <w:tc>
          <w:tcPr>
            <w:tcW w:w="2635" w:type="dxa"/>
            <w:gridSpan w:val="3"/>
            <w:vAlign w:val="center"/>
          </w:tcPr>
          <w:p w14:paraId="61DE9C95" w14:textId="318582BB" w:rsidR="000C7151" w:rsidRPr="0016688E" w:rsidRDefault="00F62E97" w:rsidP="00146E0F">
            <w:pPr>
              <w:autoSpaceDE/>
              <w:autoSpaceDN/>
              <w:adjustRightInd/>
              <w:spacing w:before="0" w:line="240" w:lineRule="auto"/>
              <w:ind w:left="0"/>
              <w:rPr>
                <w:sz w:val="16"/>
                <w:szCs w:val="16"/>
              </w:rPr>
            </w:pPr>
            <w:r w:rsidRPr="0016688E">
              <w:rPr>
                <w:sz w:val="16"/>
                <w:szCs w:val="16"/>
              </w:rPr>
              <w:t>Fast Clad 105 ER</w:t>
            </w:r>
            <w:r w:rsidR="00B9783C" w:rsidRPr="0016688E">
              <w:rPr>
                <w:sz w:val="16"/>
                <w:szCs w:val="16"/>
              </w:rPr>
              <w:t>**</w:t>
            </w:r>
          </w:p>
          <w:p w14:paraId="721161D6" w14:textId="7FC273BA" w:rsidR="00F62E97" w:rsidRPr="0016688E" w:rsidRDefault="00F62E97" w:rsidP="00146E0F">
            <w:pPr>
              <w:autoSpaceDE/>
              <w:autoSpaceDN/>
              <w:adjustRightInd/>
              <w:spacing w:before="0" w:line="240" w:lineRule="auto"/>
              <w:ind w:left="0"/>
              <w:rPr>
                <w:sz w:val="16"/>
                <w:szCs w:val="16"/>
              </w:rPr>
            </w:pPr>
            <w:r w:rsidRPr="0016688E">
              <w:rPr>
                <w:sz w:val="16"/>
                <w:szCs w:val="16"/>
              </w:rPr>
              <w:t>Dura-Plate UHS</w:t>
            </w:r>
            <w:r w:rsidR="00B9783C" w:rsidRPr="0016688E">
              <w:rPr>
                <w:sz w:val="16"/>
                <w:szCs w:val="16"/>
              </w:rPr>
              <w:t>**</w:t>
            </w:r>
          </w:p>
        </w:tc>
        <w:tc>
          <w:tcPr>
            <w:tcW w:w="971" w:type="dxa"/>
            <w:vAlign w:val="center"/>
          </w:tcPr>
          <w:p w14:paraId="1FE34DAC" w14:textId="77777777" w:rsidR="00F62E97" w:rsidRPr="001D3869" w:rsidRDefault="00F62E97" w:rsidP="00146E0F">
            <w:pPr>
              <w:autoSpaceDE/>
              <w:autoSpaceDN/>
              <w:adjustRightInd/>
              <w:spacing w:before="0" w:line="240" w:lineRule="auto"/>
              <w:ind w:left="0"/>
              <w:jc w:val="center"/>
              <w:rPr>
                <w:sz w:val="16"/>
                <w:szCs w:val="16"/>
              </w:rPr>
            </w:pPr>
            <w:r>
              <w:rPr>
                <w:sz w:val="16"/>
                <w:szCs w:val="16"/>
              </w:rPr>
              <w:t>&lt;100</w:t>
            </w:r>
          </w:p>
        </w:tc>
        <w:tc>
          <w:tcPr>
            <w:tcW w:w="1169" w:type="dxa"/>
            <w:vAlign w:val="center"/>
          </w:tcPr>
          <w:p w14:paraId="6E278DEF" w14:textId="77777777" w:rsidR="00F62E97" w:rsidRPr="001D3869" w:rsidRDefault="00F62E97"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F62E97" w:rsidRPr="0005732F" w14:paraId="161F0F16" w14:textId="77777777" w:rsidTr="00F029EB">
        <w:trPr>
          <w:trHeight w:val="288"/>
          <w:jc w:val="center"/>
        </w:trPr>
        <w:tc>
          <w:tcPr>
            <w:tcW w:w="2288" w:type="dxa"/>
            <w:gridSpan w:val="3"/>
            <w:vAlign w:val="center"/>
          </w:tcPr>
          <w:p w14:paraId="193C56D0" w14:textId="77777777" w:rsidR="00F62E97" w:rsidRPr="0005732F" w:rsidRDefault="00F62E97" w:rsidP="00146E0F">
            <w:pPr>
              <w:jc w:val="center"/>
              <w:rPr>
                <w:b/>
                <w:color w:val="auto"/>
                <w:sz w:val="16"/>
                <w:szCs w:val="16"/>
              </w:rPr>
            </w:pPr>
          </w:p>
        </w:tc>
        <w:tc>
          <w:tcPr>
            <w:tcW w:w="3015" w:type="dxa"/>
            <w:vAlign w:val="center"/>
          </w:tcPr>
          <w:p w14:paraId="3ADB3338" w14:textId="77777777" w:rsidR="00F62E97" w:rsidRPr="001D3869" w:rsidRDefault="00F62E97" w:rsidP="006A2AE5">
            <w:pPr>
              <w:autoSpaceDE/>
              <w:autoSpaceDN/>
              <w:adjustRightInd/>
              <w:spacing w:before="0" w:line="240" w:lineRule="auto"/>
              <w:ind w:left="0"/>
              <w:rPr>
                <w:sz w:val="16"/>
                <w:szCs w:val="16"/>
              </w:rPr>
            </w:pPr>
            <w:r w:rsidRPr="002D3716">
              <w:rPr>
                <w:sz w:val="16"/>
                <w:szCs w:val="16"/>
              </w:rPr>
              <w:t xml:space="preserve">Tnemec </w:t>
            </w:r>
          </w:p>
        </w:tc>
        <w:tc>
          <w:tcPr>
            <w:tcW w:w="2635" w:type="dxa"/>
            <w:gridSpan w:val="3"/>
            <w:vAlign w:val="center"/>
          </w:tcPr>
          <w:p w14:paraId="0648B407" w14:textId="0BAB119B" w:rsidR="00F62E97" w:rsidRPr="0016688E" w:rsidRDefault="00F62E97" w:rsidP="00146E0F">
            <w:pPr>
              <w:autoSpaceDE/>
              <w:autoSpaceDN/>
              <w:adjustRightInd/>
              <w:spacing w:before="0" w:line="240" w:lineRule="auto"/>
              <w:ind w:left="0"/>
              <w:rPr>
                <w:sz w:val="16"/>
                <w:szCs w:val="16"/>
              </w:rPr>
            </w:pPr>
            <w:r w:rsidRPr="0016688E">
              <w:rPr>
                <w:sz w:val="16"/>
                <w:szCs w:val="16"/>
              </w:rPr>
              <w:t>Series 335 Tank A</w:t>
            </w:r>
            <w:r w:rsidR="000C7151" w:rsidRPr="0016688E">
              <w:rPr>
                <w:sz w:val="16"/>
                <w:szCs w:val="16"/>
              </w:rPr>
              <w:t>r</w:t>
            </w:r>
            <w:r w:rsidRPr="0016688E">
              <w:rPr>
                <w:sz w:val="16"/>
                <w:szCs w:val="16"/>
              </w:rPr>
              <w:t>mor</w:t>
            </w:r>
          </w:p>
        </w:tc>
        <w:tc>
          <w:tcPr>
            <w:tcW w:w="971" w:type="dxa"/>
            <w:vAlign w:val="center"/>
          </w:tcPr>
          <w:p w14:paraId="2E2F2B5D" w14:textId="77777777" w:rsidR="00F62E97" w:rsidRPr="001D3869" w:rsidRDefault="00F62E97" w:rsidP="00146E0F">
            <w:pPr>
              <w:autoSpaceDE/>
              <w:autoSpaceDN/>
              <w:adjustRightInd/>
              <w:spacing w:before="0" w:line="240" w:lineRule="auto"/>
              <w:ind w:left="0"/>
              <w:jc w:val="center"/>
              <w:rPr>
                <w:sz w:val="16"/>
                <w:szCs w:val="16"/>
              </w:rPr>
            </w:pPr>
            <w:r>
              <w:rPr>
                <w:sz w:val="16"/>
                <w:szCs w:val="16"/>
              </w:rPr>
              <w:t>11</w:t>
            </w:r>
          </w:p>
        </w:tc>
        <w:tc>
          <w:tcPr>
            <w:tcW w:w="1169" w:type="dxa"/>
            <w:vAlign w:val="center"/>
          </w:tcPr>
          <w:p w14:paraId="629F58D0" w14:textId="77777777" w:rsidR="00F62E97" w:rsidRPr="001D3869" w:rsidRDefault="00F62E97"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F62E97" w:rsidRPr="00B10823" w14:paraId="34FF9677" w14:textId="77777777" w:rsidTr="00F029EB">
        <w:trPr>
          <w:trHeight w:val="288"/>
          <w:jc w:val="center"/>
        </w:trPr>
        <w:tc>
          <w:tcPr>
            <w:tcW w:w="2288" w:type="dxa"/>
            <w:gridSpan w:val="3"/>
            <w:tcBorders>
              <w:bottom w:val="single" w:sz="12" w:space="0" w:color="auto"/>
            </w:tcBorders>
            <w:vAlign w:val="center"/>
          </w:tcPr>
          <w:p w14:paraId="40928B92" w14:textId="77777777" w:rsidR="00F62E97" w:rsidRPr="0005732F" w:rsidRDefault="00F62E97" w:rsidP="00146E0F">
            <w:pPr>
              <w:jc w:val="center"/>
              <w:rPr>
                <w:i/>
                <w:color w:val="auto"/>
                <w:sz w:val="14"/>
                <w:szCs w:val="14"/>
              </w:rPr>
            </w:pPr>
          </w:p>
        </w:tc>
        <w:tc>
          <w:tcPr>
            <w:tcW w:w="7790" w:type="dxa"/>
            <w:gridSpan w:val="6"/>
            <w:tcBorders>
              <w:bottom w:val="single" w:sz="12" w:space="0" w:color="auto"/>
            </w:tcBorders>
            <w:vAlign w:val="center"/>
          </w:tcPr>
          <w:p w14:paraId="51012BF1" w14:textId="77777777" w:rsidR="00F62E97" w:rsidRPr="006952A6" w:rsidRDefault="00F62E97" w:rsidP="00146E0F">
            <w:pPr>
              <w:autoSpaceDE/>
              <w:autoSpaceDN/>
              <w:adjustRightInd/>
              <w:spacing w:before="0" w:line="240" w:lineRule="auto"/>
              <w:ind w:left="0"/>
              <w:rPr>
                <w:i/>
                <w:color w:val="auto"/>
                <w:sz w:val="14"/>
                <w:szCs w:val="14"/>
                <w:lang w:val="ru-RU"/>
              </w:rPr>
            </w:pPr>
            <w:r>
              <w:rPr>
                <w:i/>
                <w:color w:val="auto"/>
                <w:sz w:val="14"/>
                <w:szCs w:val="24"/>
                <w:lang w:val="ru-RU"/>
              </w:rPr>
              <w:t>Примечание: На края и сварные швы рекомендуется нанести полосовой слой.</w:t>
            </w:r>
          </w:p>
        </w:tc>
      </w:tr>
      <w:tr w:rsidR="00F62E97" w:rsidRPr="0005732F" w14:paraId="41CF3AD2" w14:textId="77777777" w:rsidTr="00F029EB">
        <w:trPr>
          <w:trHeight w:val="288"/>
          <w:jc w:val="center"/>
        </w:trPr>
        <w:tc>
          <w:tcPr>
            <w:tcW w:w="10078" w:type="dxa"/>
            <w:gridSpan w:val="9"/>
            <w:tcBorders>
              <w:top w:val="single" w:sz="12" w:space="0" w:color="auto"/>
            </w:tcBorders>
            <w:vAlign w:val="center"/>
          </w:tcPr>
          <w:p w14:paraId="644BF225" w14:textId="646CFB71" w:rsidR="00F62E97" w:rsidRPr="002F5DE1" w:rsidRDefault="00F62E97" w:rsidP="00146E0F">
            <w:pPr>
              <w:autoSpaceDE/>
              <w:autoSpaceDN/>
              <w:adjustRightInd/>
              <w:spacing w:before="0" w:line="240" w:lineRule="auto"/>
              <w:ind w:left="0"/>
              <w:rPr>
                <w:i/>
                <w:color w:val="auto"/>
                <w:sz w:val="14"/>
                <w:szCs w:val="24"/>
                <w:lang w:val="ru-RU"/>
              </w:rPr>
            </w:pPr>
            <w:r w:rsidRPr="000E02D6">
              <w:rPr>
                <w:i/>
                <w:color w:val="auto"/>
                <w:sz w:val="14"/>
                <w:szCs w:val="24"/>
                <w:lang w:val="ru-RU"/>
              </w:rPr>
              <w:t>.</w:t>
            </w:r>
          </w:p>
          <w:p w14:paraId="41179C2D" w14:textId="57286648" w:rsidR="00B9783C" w:rsidRPr="00B9783C" w:rsidRDefault="00B9783C" w:rsidP="00146E0F">
            <w:pPr>
              <w:autoSpaceDE/>
              <w:autoSpaceDN/>
              <w:adjustRightInd/>
              <w:spacing w:before="0" w:line="240" w:lineRule="auto"/>
              <w:ind w:left="0"/>
              <w:rPr>
                <w:i/>
                <w:sz w:val="14"/>
                <w:szCs w:val="14"/>
              </w:rPr>
            </w:pPr>
          </w:p>
        </w:tc>
      </w:tr>
      <w:tr w:rsidR="00F62E97" w:rsidRPr="000F4EA8" w14:paraId="028C4785" w14:textId="77777777" w:rsidTr="00F029EB">
        <w:trPr>
          <w:trHeight w:val="288"/>
          <w:jc w:val="center"/>
        </w:trPr>
        <w:tc>
          <w:tcPr>
            <w:tcW w:w="1170" w:type="dxa"/>
            <w:vAlign w:val="center"/>
          </w:tcPr>
          <w:p w14:paraId="46106746" w14:textId="77777777" w:rsidR="00F62E97" w:rsidRPr="0005732F" w:rsidRDefault="00F62E97"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3" w:type="dxa"/>
            <w:gridSpan w:val="3"/>
            <w:vAlign w:val="center"/>
          </w:tcPr>
          <w:p w14:paraId="7E56D23A" w14:textId="6483A36A" w:rsidR="00F62E97" w:rsidRPr="00506A6C" w:rsidRDefault="0016688E" w:rsidP="00146E0F">
            <w:pPr>
              <w:ind w:left="-72"/>
              <w:rPr>
                <w:bCs/>
                <w:color w:val="auto"/>
                <w:sz w:val="16"/>
                <w:szCs w:val="16"/>
                <w:lang w:val="ru-RU"/>
              </w:rPr>
            </w:pPr>
            <w:r>
              <w:rPr>
                <w:bCs/>
                <w:color w:val="auto"/>
                <w:sz w:val="16"/>
                <w:szCs w:val="16"/>
                <w:lang w:val="ru-RU"/>
              </w:rPr>
              <w:t>Ноябрь</w:t>
            </w:r>
            <w:r w:rsidR="00506A6C" w:rsidRPr="00506A6C">
              <w:rPr>
                <w:bCs/>
                <w:color w:val="auto"/>
                <w:sz w:val="16"/>
                <w:szCs w:val="16"/>
                <w:lang w:val="ru-RU"/>
              </w:rPr>
              <w:t xml:space="preserve"> 2025</w:t>
            </w:r>
          </w:p>
        </w:tc>
        <w:tc>
          <w:tcPr>
            <w:tcW w:w="2635" w:type="dxa"/>
            <w:gridSpan w:val="3"/>
            <w:vAlign w:val="center"/>
          </w:tcPr>
          <w:p w14:paraId="63CBE731" w14:textId="77777777" w:rsidR="00F62E97" w:rsidRPr="000F4EA8" w:rsidRDefault="00F62E97" w:rsidP="00146E0F">
            <w:pPr>
              <w:rPr>
                <w:b/>
                <w:sz w:val="16"/>
                <w:szCs w:val="16"/>
              </w:rPr>
            </w:pPr>
          </w:p>
        </w:tc>
        <w:tc>
          <w:tcPr>
            <w:tcW w:w="971" w:type="dxa"/>
            <w:vAlign w:val="center"/>
          </w:tcPr>
          <w:p w14:paraId="207120D7" w14:textId="77777777" w:rsidR="00F62E97" w:rsidRPr="000F4EA8" w:rsidRDefault="00F62E97" w:rsidP="00146E0F">
            <w:pPr>
              <w:jc w:val="center"/>
              <w:rPr>
                <w:b/>
                <w:sz w:val="16"/>
                <w:szCs w:val="16"/>
              </w:rPr>
            </w:pPr>
          </w:p>
        </w:tc>
        <w:tc>
          <w:tcPr>
            <w:tcW w:w="1169" w:type="dxa"/>
            <w:vAlign w:val="center"/>
          </w:tcPr>
          <w:p w14:paraId="2F058A02" w14:textId="77777777" w:rsidR="00F62E97" w:rsidRPr="000F4EA8" w:rsidRDefault="00F62E97" w:rsidP="00146E0F">
            <w:pPr>
              <w:jc w:val="center"/>
              <w:rPr>
                <w:b/>
                <w:sz w:val="16"/>
                <w:szCs w:val="16"/>
              </w:rPr>
            </w:pPr>
          </w:p>
        </w:tc>
      </w:tr>
    </w:tbl>
    <w:p w14:paraId="22605568" w14:textId="77777777" w:rsidR="00374D68" w:rsidRDefault="00374D68" w:rsidP="00374D68">
      <w:pPr>
        <w:widowControl w:val="0"/>
        <w:spacing w:line="240" w:lineRule="auto"/>
        <w:ind w:left="1350" w:right="151" w:hanging="1260"/>
        <w:contextualSpacing/>
        <w:rPr>
          <w:sz w:val="16"/>
          <w:szCs w:val="16"/>
          <w:lang w:val="ru-RU"/>
        </w:rPr>
      </w:pPr>
    </w:p>
    <w:p w14:paraId="5AA07628" w14:textId="65FC7D50" w:rsidR="001647D8" w:rsidRDefault="001647D8" w:rsidP="00374D68">
      <w:pPr>
        <w:widowControl w:val="0"/>
        <w:spacing w:line="240" w:lineRule="auto"/>
        <w:ind w:left="1350" w:right="151" w:hanging="1260"/>
        <w:contextualSpacing/>
        <w:rPr>
          <w:sz w:val="16"/>
          <w:szCs w:val="16"/>
          <w:lang w:val="ru-RU"/>
        </w:rPr>
      </w:pPr>
      <w:r w:rsidRPr="00D0508E">
        <w:rPr>
          <w:sz w:val="16"/>
          <w:szCs w:val="16"/>
          <w:lang w:val="ru-RU"/>
        </w:rPr>
        <w:t>Примечание</w:t>
      </w:r>
      <w:r w:rsidR="006F2331" w:rsidRPr="00D0508E">
        <w:rPr>
          <w:sz w:val="16"/>
          <w:szCs w:val="16"/>
          <w:lang w:val="ru-RU"/>
        </w:rPr>
        <w:t xml:space="preserve"> </w:t>
      </w:r>
      <w:r w:rsidRPr="00D0508E">
        <w:rPr>
          <w:sz w:val="16"/>
          <w:szCs w:val="16"/>
          <w:lang w:val="ru-RU"/>
        </w:rPr>
        <w:t>1:</w:t>
      </w:r>
      <w:r w:rsidR="00374D68">
        <w:rPr>
          <w:sz w:val="16"/>
          <w:szCs w:val="16"/>
          <w:lang w:val="ru-RU"/>
        </w:rPr>
        <w:tab/>
      </w:r>
      <w:r>
        <w:rPr>
          <w:sz w:val="16"/>
          <w:szCs w:val="16"/>
          <w:lang w:val="ru-RU"/>
        </w:rPr>
        <w:t>Большинство</w:t>
      </w:r>
      <w:r w:rsidRPr="00581318">
        <w:rPr>
          <w:sz w:val="16"/>
          <w:szCs w:val="16"/>
          <w:lang w:val="ru-RU"/>
        </w:rPr>
        <w:t xml:space="preserve"> этих покрытий </w:t>
      </w:r>
      <w:r>
        <w:rPr>
          <w:sz w:val="16"/>
          <w:szCs w:val="16"/>
          <w:lang w:val="ru-RU"/>
        </w:rPr>
        <w:t>может быть нанесено</w:t>
      </w:r>
      <w:r w:rsidRPr="00581318">
        <w:rPr>
          <w:sz w:val="16"/>
          <w:szCs w:val="16"/>
          <w:lang w:val="ru-RU"/>
        </w:rPr>
        <w:t xml:space="preserve"> в 1 слой. </w:t>
      </w:r>
      <w:r>
        <w:rPr>
          <w:sz w:val="16"/>
          <w:szCs w:val="16"/>
          <w:lang w:val="ru-RU"/>
        </w:rPr>
        <w:t>Перед покрытием проверить</w:t>
      </w:r>
      <w:r w:rsidRPr="00581318">
        <w:rPr>
          <w:sz w:val="16"/>
          <w:szCs w:val="16"/>
          <w:lang w:val="ru-RU"/>
        </w:rPr>
        <w:t xml:space="preserve"> рекомендации производителя</w:t>
      </w:r>
      <w:r>
        <w:rPr>
          <w:sz w:val="16"/>
          <w:szCs w:val="16"/>
          <w:lang w:val="ru-RU"/>
        </w:rPr>
        <w:t>.</w:t>
      </w:r>
    </w:p>
    <w:p w14:paraId="58E1C941" w14:textId="25FEF982" w:rsidR="002B5E17" w:rsidRDefault="001647D8" w:rsidP="00374D68">
      <w:pPr>
        <w:widowControl w:val="0"/>
        <w:spacing w:line="240" w:lineRule="auto"/>
        <w:ind w:left="1350" w:right="151" w:hanging="1260"/>
        <w:contextualSpacing/>
        <w:rPr>
          <w:sz w:val="16"/>
          <w:szCs w:val="16"/>
          <w:lang w:val="ru-RU"/>
        </w:rPr>
      </w:pPr>
      <w:r w:rsidRPr="00D0508E">
        <w:rPr>
          <w:sz w:val="16"/>
          <w:szCs w:val="16"/>
          <w:lang w:val="ru-RU"/>
        </w:rPr>
        <w:t>Примечание</w:t>
      </w:r>
      <w:r w:rsidR="006F2331" w:rsidRPr="00D0508E">
        <w:rPr>
          <w:sz w:val="16"/>
          <w:szCs w:val="16"/>
          <w:lang w:val="ru-RU"/>
        </w:rPr>
        <w:t xml:space="preserve"> </w:t>
      </w:r>
      <w:r w:rsidRPr="00D0508E">
        <w:rPr>
          <w:sz w:val="16"/>
          <w:szCs w:val="16"/>
          <w:lang w:val="ru-RU"/>
        </w:rPr>
        <w:t>2:</w:t>
      </w:r>
      <w:r w:rsidR="00374D68">
        <w:rPr>
          <w:sz w:val="16"/>
          <w:szCs w:val="16"/>
          <w:lang w:val="ru-RU"/>
        </w:rPr>
        <w:tab/>
      </w:r>
      <w:r>
        <w:rPr>
          <w:sz w:val="16"/>
          <w:szCs w:val="16"/>
          <w:lang w:val="ru-RU"/>
        </w:rPr>
        <w:t>Окраска резервуаров хранения нефтепродуктов, таких как авиационное топливо, имеет цветовое ограничение. Цвет, подвергающегося воздействию слоя, должен быть желтым или белым. Сверить окончательную ТСП с техническим паспортом производителя.</w:t>
      </w:r>
    </w:p>
    <w:p w14:paraId="6FB186A3" w14:textId="41B6A7E6" w:rsidR="000C7151" w:rsidRDefault="000C7151" w:rsidP="00374D68">
      <w:pPr>
        <w:widowControl w:val="0"/>
        <w:spacing w:line="240" w:lineRule="auto"/>
        <w:ind w:left="1350" w:right="151" w:hanging="1260"/>
        <w:contextualSpacing/>
        <w:rPr>
          <w:sz w:val="16"/>
          <w:szCs w:val="16"/>
          <w:lang w:val="ru-RU"/>
        </w:rPr>
      </w:pPr>
      <w:r>
        <w:rPr>
          <w:sz w:val="16"/>
          <w:szCs w:val="16"/>
          <w:lang w:val="ru-RU"/>
        </w:rPr>
        <w:t xml:space="preserve">Примечание </w:t>
      </w:r>
      <w:r w:rsidRPr="000C7151">
        <w:rPr>
          <w:sz w:val="16"/>
          <w:szCs w:val="16"/>
          <w:lang w:val="ru-RU"/>
        </w:rPr>
        <w:t>3</w:t>
      </w:r>
      <w:r>
        <w:rPr>
          <w:sz w:val="16"/>
          <w:szCs w:val="16"/>
          <w:lang w:val="ru-RU"/>
        </w:rPr>
        <w:t xml:space="preserve">: </w:t>
      </w:r>
      <w:r w:rsidR="00374D68">
        <w:rPr>
          <w:sz w:val="16"/>
          <w:szCs w:val="16"/>
          <w:lang w:val="ru-RU"/>
        </w:rPr>
        <w:tab/>
      </w:r>
      <w:r w:rsidRPr="00D750DA">
        <w:rPr>
          <w:sz w:val="16"/>
          <w:szCs w:val="16"/>
          <w:lang w:val="ru-RU"/>
        </w:rPr>
        <w:t>*</w:t>
      </w:r>
      <w:r>
        <w:rPr>
          <w:sz w:val="16"/>
          <w:szCs w:val="16"/>
          <w:lang w:val="ru-RU"/>
        </w:rPr>
        <w:t>Не включая</w:t>
      </w:r>
      <w:r w:rsidRPr="00D750DA">
        <w:rPr>
          <w:sz w:val="16"/>
          <w:szCs w:val="16"/>
          <w:lang w:val="ru-RU"/>
        </w:rPr>
        <w:t xml:space="preserve"> 4500</w:t>
      </w:r>
      <w:r w:rsidRPr="00D0508E">
        <w:rPr>
          <w:sz w:val="16"/>
          <w:szCs w:val="16"/>
          <w:lang w:val="ru-RU"/>
        </w:rPr>
        <w:t>FS</w:t>
      </w:r>
      <w:r>
        <w:rPr>
          <w:sz w:val="16"/>
          <w:szCs w:val="16"/>
          <w:lang w:val="ru-RU"/>
        </w:rPr>
        <w:t xml:space="preserve"> материал</w:t>
      </w:r>
      <w:r w:rsidRPr="00D750DA">
        <w:rPr>
          <w:sz w:val="16"/>
          <w:szCs w:val="16"/>
          <w:lang w:val="ru-RU"/>
        </w:rPr>
        <w:t>.</w:t>
      </w:r>
    </w:p>
    <w:p w14:paraId="19A668EA" w14:textId="0BCA2315" w:rsidR="00276768" w:rsidRPr="0096133C" w:rsidRDefault="0096133C" w:rsidP="00374D68">
      <w:pPr>
        <w:widowControl w:val="0"/>
        <w:spacing w:line="240" w:lineRule="auto"/>
        <w:ind w:left="1350" w:right="151" w:hanging="1260"/>
        <w:contextualSpacing/>
        <w:rPr>
          <w:sz w:val="16"/>
          <w:szCs w:val="16"/>
          <w:lang w:val="ru-RU"/>
        </w:rPr>
      </w:pPr>
      <w:r w:rsidRPr="0096133C">
        <w:rPr>
          <w:sz w:val="16"/>
          <w:szCs w:val="16"/>
          <w:lang w:val="ru-RU"/>
        </w:rPr>
        <w:t xml:space="preserve">Примечание </w:t>
      </w:r>
      <w:r w:rsidR="000C7151" w:rsidRPr="000C7151">
        <w:rPr>
          <w:sz w:val="16"/>
          <w:szCs w:val="16"/>
          <w:lang w:val="ru-RU"/>
        </w:rPr>
        <w:t>4</w:t>
      </w:r>
      <w:r w:rsidRPr="0096133C">
        <w:rPr>
          <w:sz w:val="16"/>
          <w:szCs w:val="16"/>
          <w:lang w:val="ru-RU"/>
        </w:rPr>
        <w:t xml:space="preserve">: </w:t>
      </w:r>
      <w:r w:rsidR="00374D68">
        <w:rPr>
          <w:sz w:val="16"/>
          <w:szCs w:val="16"/>
          <w:lang w:val="ru-RU"/>
        </w:rPr>
        <w:tab/>
      </w:r>
      <w:r w:rsidRPr="0096133C">
        <w:rPr>
          <w:sz w:val="16"/>
          <w:szCs w:val="16"/>
          <w:lang w:val="ru-RU"/>
        </w:rPr>
        <w:t>**Сертифицировано для хранилища авиационного топлива согласно El-1541. Следует применять белый или кремовый цвет.</w:t>
      </w:r>
    </w:p>
    <w:p w14:paraId="260FF0F7" w14:textId="64B09978" w:rsidR="00AB6183" w:rsidRDefault="00AB6183" w:rsidP="00374D68">
      <w:pPr>
        <w:widowControl w:val="0"/>
        <w:spacing w:line="240" w:lineRule="auto"/>
        <w:ind w:left="1350" w:right="151" w:hanging="1260"/>
        <w:contextualSpacing/>
        <w:rPr>
          <w:sz w:val="16"/>
          <w:szCs w:val="16"/>
          <w:lang w:val="ru-RU"/>
        </w:rPr>
      </w:pPr>
      <w:r>
        <w:rPr>
          <w:sz w:val="16"/>
          <w:szCs w:val="16"/>
          <w:lang w:val="ru-RU"/>
        </w:rPr>
        <w:t xml:space="preserve">Примечание 5: </w:t>
      </w:r>
      <w:r w:rsidR="00374D68">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6CE7F610" w14:textId="77777777" w:rsidR="00AB6183" w:rsidRDefault="00AB6183" w:rsidP="00B9783C">
      <w:pPr>
        <w:widowControl w:val="0"/>
        <w:tabs>
          <w:tab w:val="left" w:pos="6804"/>
        </w:tabs>
        <w:spacing w:line="240" w:lineRule="auto"/>
        <w:ind w:left="-142" w:right="2245"/>
        <w:contextualSpacing/>
        <w:rPr>
          <w:sz w:val="16"/>
          <w:szCs w:val="16"/>
          <w:lang w:val="ru-RU"/>
        </w:rPr>
      </w:pPr>
    </w:p>
    <w:p w14:paraId="68F2A298" w14:textId="77777777" w:rsidR="002B5E17" w:rsidRPr="00353696" w:rsidRDefault="002B5E17" w:rsidP="002B5E17">
      <w:pPr>
        <w:tabs>
          <w:tab w:val="left" w:pos="3225"/>
        </w:tabs>
        <w:rPr>
          <w:color w:val="auto"/>
          <w:sz w:val="20"/>
          <w:szCs w:val="20"/>
          <w:lang w:val="ru-RU"/>
        </w:rPr>
      </w:pPr>
      <w:r w:rsidRPr="00353696">
        <w:rPr>
          <w:color w:val="auto"/>
          <w:lang w:val="ru-RU"/>
        </w:rPr>
        <w:br w:type="page"/>
      </w:r>
    </w:p>
    <w:tbl>
      <w:tblPr>
        <w:tblW w:w="10017" w:type="dxa"/>
        <w:jc w:val="center"/>
        <w:tblLayout w:type="fixed"/>
        <w:tblLook w:val="01E0" w:firstRow="1" w:lastRow="1" w:firstColumn="1" w:lastColumn="1" w:noHBand="0" w:noVBand="0"/>
      </w:tblPr>
      <w:tblGrid>
        <w:gridCol w:w="1314"/>
        <w:gridCol w:w="270"/>
        <w:gridCol w:w="848"/>
        <w:gridCol w:w="3015"/>
        <w:gridCol w:w="7"/>
        <w:gridCol w:w="990"/>
        <w:gridCol w:w="1433"/>
        <w:gridCol w:w="971"/>
        <w:gridCol w:w="1169"/>
      </w:tblGrid>
      <w:tr w:rsidR="001647D8" w:rsidRPr="00D750DA" w14:paraId="2AECF2FD" w14:textId="77777777" w:rsidTr="00F029EB">
        <w:trPr>
          <w:trHeight w:val="360"/>
          <w:jc w:val="center"/>
        </w:trPr>
        <w:tc>
          <w:tcPr>
            <w:tcW w:w="10017" w:type="dxa"/>
            <w:gridSpan w:val="9"/>
            <w:tcBorders>
              <w:top w:val="single" w:sz="6" w:space="0" w:color="auto"/>
              <w:bottom w:val="single" w:sz="12" w:space="0" w:color="auto"/>
            </w:tcBorders>
            <w:shd w:val="clear" w:color="auto" w:fill="FFFFFF"/>
            <w:vAlign w:val="center"/>
          </w:tcPr>
          <w:p w14:paraId="3F549535" w14:textId="77777777" w:rsidR="001647D8" w:rsidRPr="006952A6" w:rsidRDefault="006A2AE5" w:rsidP="006A2AE5">
            <w:pPr>
              <w:ind w:right="-72"/>
              <w:jc w:val="right"/>
              <w:rPr>
                <w:b/>
                <w:i/>
                <w:color w:val="auto"/>
                <w:lang w:val="ru-RU"/>
              </w:rPr>
            </w:pPr>
            <w:r>
              <w:rPr>
                <w:b/>
                <w:i/>
                <w:color w:val="auto"/>
                <w:lang w:val="ru-RU"/>
              </w:rPr>
              <w:lastRenderedPageBreak/>
              <w:t>Т</w:t>
            </w:r>
            <w:r w:rsidR="001647D8" w:rsidRPr="006952A6">
              <w:rPr>
                <w:b/>
                <w:i/>
                <w:color w:val="auto"/>
                <w:lang w:val="ru-RU"/>
              </w:rPr>
              <w:t xml:space="preserve">олстопленочные </w:t>
            </w:r>
            <w:r>
              <w:rPr>
                <w:b/>
                <w:i/>
                <w:color w:val="auto"/>
                <w:lang w:val="ru-RU"/>
              </w:rPr>
              <w:t>грунтовки</w:t>
            </w:r>
            <w:r w:rsidR="001647D8" w:rsidRPr="006952A6">
              <w:rPr>
                <w:b/>
                <w:i/>
                <w:color w:val="auto"/>
                <w:lang w:val="ru-RU"/>
              </w:rPr>
              <w:t>для погруженной эксплуатации</w:t>
            </w:r>
          </w:p>
        </w:tc>
      </w:tr>
      <w:tr w:rsidR="001647D8" w:rsidRPr="0005732F" w14:paraId="2C756ABA" w14:textId="77777777" w:rsidTr="00F029EB">
        <w:trPr>
          <w:trHeight w:val="360"/>
          <w:jc w:val="center"/>
        </w:trPr>
        <w:tc>
          <w:tcPr>
            <w:tcW w:w="7877" w:type="dxa"/>
            <w:gridSpan w:val="7"/>
            <w:tcBorders>
              <w:top w:val="single" w:sz="12" w:space="0" w:color="auto"/>
              <w:left w:val="single" w:sz="12" w:space="0" w:color="auto"/>
              <w:bottom w:val="single" w:sz="12" w:space="0" w:color="auto"/>
            </w:tcBorders>
            <w:vAlign w:val="center"/>
          </w:tcPr>
          <w:p w14:paraId="5F329A7E" w14:textId="77777777" w:rsidR="001647D8" w:rsidRPr="006952A6" w:rsidRDefault="006A2AE5" w:rsidP="006A2AE5">
            <w:pPr>
              <w:autoSpaceDE/>
              <w:autoSpaceDN/>
              <w:adjustRightInd/>
              <w:spacing w:before="0" w:line="240" w:lineRule="auto"/>
              <w:ind w:left="0"/>
              <w:rPr>
                <w:b/>
                <w:color w:val="auto"/>
                <w:sz w:val="20"/>
                <w:szCs w:val="20"/>
                <w:lang w:val="ru-RU"/>
              </w:rPr>
            </w:pPr>
            <w:r>
              <w:rPr>
                <w:b/>
                <w:color w:val="auto"/>
                <w:sz w:val="20"/>
                <w:szCs w:val="24"/>
                <w:lang w:val="ru-RU"/>
              </w:rPr>
              <w:t>Т</w:t>
            </w:r>
            <w:r w:rsidR="001647D8" w:rsidRPr="00AD544E">
              <w:rPr>
                <w:b/>
                <w:color w:val="auto"/>
                <w:sz w:val="20"/>
                <w:szCs w:val="24"/>
                <w:lang w:val="ru-RU"/>
              </w:rPr>
              <w:t xml:space="preserve">олстопленочные </w:t>
            </w:r>
            <w:r w:rsidR="00A94FF5" w:rsidRPr="005C6B84">
              <w:rPr>
                <w:b/>
                <w:color w:val="auto"/>
                <w:sz w:val="20"/>
                <w:szCs w:val="24"/>
                <w:lang w:val="ru-RU"/>
              </w:rPr>
              <w:t xml:space="preserve">покрытия </w:t>
            </w:r>
            <w:r w:rsidR="001647D8" w:rsidRPr="005C6B84">
              <w:rPr>
                <w:b/>
                <w:color w:val="auto"/>
                <w:sz w:val="20"/>
                <w:szCs w:val="24"/>
                <w:lang w:val="ru-RU"/>
              </w:rPr>
              <w:t>для</w:t>
            </w:r>
            <w:r w:rsidR="001647D8" w:rsidRPr="00AD544E">
              <w:rPr>
                <w:b/>
                <w:color w:val="auto"/>
                <w:sz w:val="20"/>
                <w:szCs w:val="24"/>
                <w:lang w:val="ru-RU"/>
              </w:rPr>
              <w:t xml:space="preserve"> погруженной эксплуатации в горючих веществах (высокоароматических)</w:t>
            </w:r>
          </w:p>
        </w:tc>
        <w:tc>
          <w:tcPr>
            <w:tcW w:w="2140" w:type="dxa"/>
            <w:gridSpan w:val="2"/>
            <w:tcBorders>
              <w:top w:val="single" w:sz="12" w:space="0" w:color="auto"/>
              <w:bottom w:val="single" w:sz="12" w:space="0" w:color="auto"/>
              <w:right w:val="single" w:sz="12" w:space="0" w:color="auto"/>
            </w:tcBorders>
            <w:shd w:val="clear" w:color="auto" w:fill="000000"/>
            <w:vAlign w:val="center"/>
          </w:tcPr>
          <w:p w14:paraId="335DB1A9" w14:textId="77777777" w:rsidR="001647D8" w:rsidRPr="0005732F" w:rsidRDefault="001647D8" w:rsidP="00146E0F">
            <w:pPr>
              <w:autoSpaceDE/>
              <w:autoSpaceDN/>
              <w:adjustRightInd/>
              <w:spacing w:before="0" w:line="240" w:lineRule="auto"/>
              <w:ind w:left="0"/>
              <w:jc w:val="center"/>
              <w:rPr>
                <w:b/>
                <w:color w:val="auto"/>
                <w:sz w:val="36"/>
                <w:szCs w:val="40"/>
              </w:rPr>
            </w:pPr>
            <w:r w:rsidRPr="00B76D32">
              <w:rPr>
                <w:b/>
                <w:color w:val="auto"/>
                <w:sz w:val="36"/>
                <w:szCs w:val="24"/>
                <w:lang w:val="ru-RU"/>
              </w:rPr>
              <w:t>9.8</w:t>
            </w:r>
          </w:p>
        </w:tc>
      </w:tr>
      <w:tr w:rsidR="001647D8" w:rsidRPr="00B10823" w14:paraId="11FA14EC" w14:textId="77777777" w:rsidTr="00F029EB">
        <w:trPr>
          <w:cantSplit/>
          <w:trHeight w:val="288"/>
          <w:jc w:val="center"/>
        </w:trPr>
        <w:tc>
          <w:tcPr>
            <w:tcW w:w="1584" w:type="dxa"/>
            <w:gridSpan w:val="2"/>
            <w:tcBorders>
              <w:top w:val="single" w:sz="12" w:space="0" w:color="auto"/>
            </w:tcBorders>
          </w:tcPr>
          <w:p w14:paraId="2F8C1C3E"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70" w:type="dxa"/>
            <w:gridSpan w:val="3"/>
            <w:tcBorders>
              <w:top w:val="single" w:sz="12" w:space="0" w:color="auto"/>
            </w:tcBorders>
          </w:tcPr>
          <w:p w14:paraId="06C458D6" w14:textId="36657FA1" w:rsidR="00707661" w:rsidRPr="009371DD" w:rsidRDefault="009371DD" w:rsidP="00146E0F">
            <w:pPr>
              <w:autoSpaceDE/>
              <w:autoSpaceDN/>
              <w:adjustRightInd/>
              <w:spacing w:before="0" w:line="240" w:lineRule="auto"/>
              <w:ind w:left="-72"/>
              <w:rPr>
                <w:color w:val="auto"/>
                <w:sz w:val="16"/>
                <w:szCs w:val="24"/>
              </w:rPr>
            </w:pPr>
            <w:r w:rsidRPr="009371DD">
              <w:rPr>
                <w:color w:val="auto"/>
                <w:sz w:val="16"/>
                <w:szCs w:val="24"/>
              </w:rPr>
              <w:t>SSPC-SP1/SP5(NACENo.</w:t>
            </w:r>
            <w:proofErr w:type="gramStart"/>
            <w:r w:rsidRPr="009371DD">
              <w:rPr>
                <w:color w:val="auto"/>
                <w:sz w:val="16"/>
                <w:szCs w:val="24"/>
              </w:rPr>
              <w:t>1)(</w:t>
            </w:r>
            <w:proofErr w:type="gramEnd"/>
            <w:r w:rsidRPr="009371DD">
              <w:rPr>
                <w:color w:val="auto"/>
                <w:sz w:val="16"/>
                <w:szCs w:val="24"/>
              </w:rPr>
              <w:t>SA3)</w:t>
            </w:r>
          </w:p>
          <w:p w14:paraId="2D24329E" w14:textId="5F71183B" w:rsidR="001647D8" w:rsidRPr="00037A5B" w:rsidRDefault="004B5C7C" w:rsidP="00146E0F">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2835C7" w:rsidRPr="002835C7">
              <w:rPr>
                <w:color w:val="auto"/>
                <w:sz w:val="16"/>
                <w:szCs w:val="24"/>
                <w:lang w:val="ru-RU"/>
              </w:rPr>
              <w:t xml:space="preserve"> </w:t>
            </w:r>
            <w:r w:rsidR="001647D8" w:rsidRPr="00037A5B">
              <w:rPr>
                <w:color w:val="auto"/>
                <w:sz w:val="16"/>
                <w:szCs w:val="24"/>
                <w:lang w:val="ru-RU"/>
              </w:rPr>
              <w:t>очистка до белого металла.</w:t>
            </w:r>
          </w:p>
        </w:tc>
        <w:tc>
          <w:tcPr>
            <w:tcW w:w="990" w:type="dxa"/>
            <w:tcBorders>
              <w:top w:val="single" w:sz="12" w:space="0" w:color="auto"/>
            </w:tcBorders>
          </w:tcPr>
          <w:p w14:paraId="60B6A4CC" w14:textId="77777777" w:rsidR="001647D8" w:rsidRPr="004E6B3B" w:rsidRDefault="001647D8" w:rsidP="00146E0F">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573" w:type="dxa"/>
            <w:gridSpan w:val="3"/>
            <w:vMerge w:val="restart"/>
            <w:tcBorders>
              <w:top w:val="single" w:sz="12" w:space="0" w:color="auto"/>
            </w:tcBorders>
          </w:tcPr>
          <w:p w14:paraId="59DD184D" w14:textId="77777777" w:rsidR="001647D8" w:rsidRPr="00BD2B1A" w:rsidRDefault="001647D8" w:rsidP="00146E0F">
            <w:pPr>
              <w:autoSpaceDE/>
              <w:autoSpaceDN/>
              <w:adjustRightInd/>
              <w:spacing w:before="0" w:line="240" w:lineRule="auto"/>
              <w:ind w:left="-72"/>
              <w:rPr>
                <w:color w:val="auto"/>
                <w:sz w:val="16"/>
                <w:szCs w:val="16"/>
                <w:lang w:val="ru-RU"/>
              </w:rPr>
            </w:pPr>
            <w:r w:rsidRPr="00BD2B1A">
              <w:rPr>
                <w:color w:val="auto"/>
                <w:sz w:val="16"/>
                <w:szCs w:val="16"/>
                <w:lang w:val="ru-RU"/>
              </w:rPr>
              <w:t>Применяется такое же покрытие того же изготовителя.</w:t>
            </w:r>
          </w:p>
        </w:tc>
      </w:tr>
      <w:tr w:rsidR="001647D8" w:rsidRPr="00B10823" w14:paraId="60F4692C" w14:textId="77777777" w:rsidTr="00F029EB">
        <w:trPr>
          <w:cantSplit/>
          <w:trHeight w:val="288"/>
          <w:jc w:val="center"/>
        </w:trPr>
        <w:tc>
          <w:tcPr>
            <w:tcW w:w="1584" w:type="dxa"/>
            <w:gridSpan w:val="2"/>
          </w:tcPr>
          <w:p w14:paraId="42015822"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70" w:type="dxa"/>
            <w:gridSpan w:val="3"/>
          </w:tcPr>
          <w:p w14:paraId="489EE53F" w14:textId="77777777" w:rsidR="001647D8" w:rsidRPr="00037A5B" w:rsidRDefault="00224632" w:rsidP="00146E0F">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12CD7403" w14:textId="77777777" w:rsidR="001647D8" w:rsidRPr="005F6A8A" w:rsidRDefault="001647D8" w:rsidP="00146E0F">
            <w:pPr>
              <w:autoSpaceDE/>
              <w:autoSpaceDN/>
              <w:adjustRightInd/>
              <w:spacing w:before="0" w:line="240" w:lineRule="auto"/>
              <w:ind w:left="-72"/>
              <w:rPr>
                <w:color w:val="auto"/>
                <w:sz w:val="16"/>
                <w:szCs w:val="24"/>
                <w:lang w:val="ru-RU"/>
              </w:rPr>
            </w:pPr>
          </w:p>
        </w:tc>
        <w:tc>
          <w:tcPr>
            <w:tcW w:w="3573" w:type="dxa"/>
            <w:gridSpan w:val="3"/>
            <w:vMerge/>
            <w:vAlign w:val="center"/>
          </w:tcPr>
          <w:p w14:paraId="6EE84D8F" w14:textId="77777777" w:rsidR="001647D8" w:rsidRPr="00D750DA" w:rsidRDefault="001647D8" w:rsidP="00146E0F">
            <w:pPr>
              <w:rPr>
                <w:color w:val="auto"/>
                <w:lang w:val="ru-RU"/>
              </w:rPr>
            </w:pPr>
          </w:p>
        </w:tc>
      </w:tr>
      <w:tr w:rsidR="001647D8" w:rsidRPr="00B10823" w14:paraId="4EECD552" w14:textId="77777777" w:rsidTr="00F029EB">
        <w:trPr>
          <w:cantSplit/>
          <w:trHeight w:val="288"/>
          <w:jc w:val="center"/>
        </w:trPr>
        <w:tc>
          <w:tcPr>
            <w:tcW w:w="1584" w:type="dxa"/>
            <w:gridSpan w:val="2"/>
            <w:tcBorders>
              <w:bottom w:val="single" w:sz="12" w:space="0" w:color="auto"/>
            </w:tcBorders>
          </w:tcPr>
          <w:p w14:paraId="1B73B180" w14:textId="77777777" w:rsidR="001647D8" w:rsidRPr="004E6B3B" w:rsidRDefault="001647D8" w:rsidP="00146E0F">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70" w:type="dxa"/>
            <w:gridSpan w:val="3"/>
            <w:tcBorders>
              <w:bottom w:val="single" w:sz="12" w:space="0" w:color="auto"/>
            </w:tcBorders>
          </w:tcPr>
          <w:p w14:paraId="406D4049" w14:textId="1456D76A" w:rsidR="001647D8" w:rsidRPr="00037A5B" w:rsidRDefault="001647D8" w:rsidP="00146E0F">
            <w:pPr>
              <w:autoSpaceDE/>
              <w:autoSpaceDN/>
              <w:adjustRightInd/>
              <w:spacing w:before="0" w:line="240" w:lineRule="auto"/>
              <w:ind w:left="-72"/>
              <w:rPr>
                <w:color w:val="auto"/>
                <w:sz w:val="16"/>
                <w:szCs w:val="24"/>
                <w:lang w:val="ru-RU"/>
              </w:rPr>
            </w:pPr>
            <w:r w:rsidRPr="005F6A8A">
              <w:rPr>
                <w:color w:val="auto"/>
                <w:sz w:val="16"/>
                <w:szCs w:val="16"/>
                <w:lang w:val="ru-RU"/>
              </w:rPr>
              <w:t xml:space="preserve">0.635 – 1.270 </w:t>
            </w:r>
            <w:r>
              <w:rPr>
                <w:color w:val="auto"/>
                <w:sz w:val="16"/>
                <w:szCs w:val="16"/>
                <w:lang w:val="ru-RU"/>
              </w:rPr>
              <w:t>мм</w:t>
            </w:r>
            <w:r w:rsidRPr="005F6A8A">
              <w:rPr>
                <w:color w:val="auto"/>
                <w:sz w:val="16"/>
                <w:szCs w:val="16"/>
                <w:lang w:val="ru-RU"/>
              </w:rPr>
              <w:t xml:space="preserve">. (25.0 - 50.0 </w:t>
            </w:r>
            <w:r>
              <w:rPr>
                <w:color w:val="auto"/>
                <w:sz w:val="16"/>
                <w:szCs w:val="16"/>
                <w:lang w:val="ru-RU"/>
              </w:rPr>
              <w:t>милов</w:t>
            </w:r>
            <w:r>
              <w:rPr>
                <w:color w:val="auto"/>
                <w:sz w:val="16"/>
                <w:szCs w:val="24"/>
                <w:lang w:val="ru-RU"/>
              </w:rPr>
              <w:t>) (распыляется), 2</w:t>
            </w:r>
            <w:del w:id="615" w:author="Kurmanov, Aidyn [STAMGazStroy LLP]" w:date="2025-12-11T15:32:00Z" w16du:dateUtc="2025-12-11T10:32:00Z">
              <w:r>
                <w:rPr>
                  <w:color w:val="auto"/>
                  <w:sz w:val="16"/>
                  <w:szCs w:val="24"/>
                  <w:lang w:val="ru-RU"/>
                </w:rPr>
                <w:delText>,</w:delText>
              </w:r>
            </w:del>
            <w:ins w:id="616" w:author="Kurmanov, Aidyn [STAMGazStroy LLP]" w:date="2025-12-11T15:32:00Z" w16du:dateUtc="2025-12-11T10:32:00Z">
              <w:r w:rsidR="00B920C9" w:rsidRPr="001A1192">
                <w:rPr>
                  <w:color w:val="auto"/>
                  <w:sz w:val="16"/>
                  <w:szCs w:val="24"/>
                  <w:lang w:val="ru-RU"/>
                </w:rPr>
                <w:t>.</w:t>
              </w:r>
            </w:ins>
            <w:r>
              <w:rPr>
                <w:color w:val="auto"/>
                <w:sz w:val="16"/>
                <w:szCs w:val="24"/>
                <w:lang w:val="ru-RU"/>
              </w:rPr>
              <w:t>032 м</w:t>
            </w:r>
            <w:r w:rsidRPr="00037A5B">
              <w:rPr>
                <w:color w:val="auto"/>
                <w:sz w:val="16"/>
                <w:szCs w:val="24"/>
                <w:lang w:val="ru-RU"/>
              </w:rPr>
              <w:t>м (80</w:t>
            </w:r>
            <w:del w:id="617" w:author="Kurmanov, Aidyn [STAMGazStroy LLP]" w:date="2025-12-11T15:36:00Z" w16du:dateUtc="2025-12-11T10:36:00Z">
              <w:r w:rsidRPr="00037A5B">
                <w:rPr>
                  <w:color w:val="auto"/>
                  <w:sz w:val="16"/>
                  <w:szCs w:val="24"/>
                  <w:lang w:val="ru-RU"/>
                </w:rPr>
                <w:delText>,</w:delText>
              </w:r>
            </w:del>
            <w:ins w:id="618" w:author="Kurmanov, Aidyn [STAMGazStroy LLP]" w:date="2025-12-11T15:36:00Z" w16du:dateUtc="2025-12-11T10:36:00Z">
              <w:r w:rsidR="0018552A" w:rsidRPr="00226524">
                <w:rPr>
                  <w:color w:val="auto"/>
                  <w:sz w:val="16"/>
                  <w:szCs w:val="24"/>
                  <w:lang w:val="ru-RU"/>
                </w:rPr>
                <w:t>.</w:t>
              </w:r>
            </w:ins>
            <w:r w:rsidRPr="00037A5B">
              <w:rPr>
                <w:color w:val="auto"/>
                <w:sz w:val="16"/>
                <w:szCs w:val="24"/>
                <w:lang w:val="ru-RU"/>
              </w:rPr>
              <w:t>0 милов) (мин) (наносится шпателем). (Для определения мин/макс толщины слоя см. листы технических данных изготовителя)</w:t>
            </w:r>
          </w:p>
        </w:tc>
        <w:tc>
          <w:tcPr>
            <w:tcW w:w="990" w:type="dxa"/>
            <w:tcBorders>
              <w:bottom w:val="single" w:sz="12" w:space="0" w:color="auto"/>
            </w:tcBorders>
          </w:tcPr>
          <w:p w14:paraId="3A48009E" w14:textId="77777777" w:rsidR="001647D8" w:rsidRPr="005F6A8A" w:rsidRDefault="001647D8" w:rsidP="00146E0F">
            <w:pPr>
              <w:autoSpaceDE/>
              <w:autoSpaceDN/>
              <w:adjustRightInd/>
              <w:spacing w:before="0" w:line="240" w:lineRule="auto"/>
              <w:ind w:left="-72"/>
              <w:rPr>
                <w:color w:val="auto"/>
                <w:sz w:val="16"/>
                <w:szCs w:val="24"/>
                <w:lang w:val="ru-RU"/>
              </w:rPr>
            </w:pPr>
          </w:p>
        </w:tc>
        <w:tc>
          <w:tcPr>
            <w:tcW w:w="3573" w:type="dxa"/>
            <w:gridSpan w:val="3"/>
            <w:vMerge/>
            <w:tcBorders>
              <w:bottom w:val="single" w:sz="12" w:space="0" w:color="auto"/>
            </w:tcBorders>
            <w:vAlign w:val="center"/>
          </w:tcPr>
          <w:p w14:paraId="774C8DE7" w14:textId="77777777" w:rsidR="001647D8" w:rsidRPr="006952A6" w:rsidRDefault="001647D8" w:rsidP="00146E0F">
            <w:pPr>
              <w:rPr>
                <w:color w:val="auto"/>
                <w:lang w:val="ru-RU"/>
              </w:rPr>
            </w:pPr>
          </w:p>
        </w:tc>
      </w:tr>
      <w:tr w:rsidR="001647D8" w:rsidRPr="0005732F" w14:paraId="7A2B83C4" w14:textId="77777777" w:rsidTr="00F029EB">
        <w:trPr>
          <w:trHeight w:val="360"/>
          <w:jc w:val="center"/>
        </w:trPr>
        <w:tc>
          <w:tcPr>
            <w:tcW w:w="2432" w:type="dxa"/>
            <w:gridSpan w:val="3"/>
            <w:tcBorders>
              <w:top w:val="single" w:sz="12" w:space="0" w:color="auto"/>
              <w:left w:val="single" w:sz="12" w:space="0" w:color="auto"/>
              <w:bottom w:val="single" w:sz="12" w:space="0" w:color="auto"/>
            </w:tcBorders>
            <w:shd w:val="clear" w:color="auto" w:fill="000000"/>
            <w:vAlign w:val="center"/>
          </w:tcPr>
          <w:p w14:paraId="6EC0951C"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Покрытие, Видовая классификация, ТСП</w:t>
            </w:r>
          </w:p>
        </w:tc>
        <w:tc>
          <w:tcPr>
            <w:tcW w:w="3015" w:type="dxa"/>
            <w:tcBorders>
              <w:top w:val="single" w:sz="12" w:space="0" w:color="auto"/>
              <w:bottom w:val="single" w:sz="12" w:space="0" w:color="auto"/>
            </w:tcBorders>
            <w:shd w:val="clear" w:color="auto" w:fill="000000"/>
            <w:vAlign w:val="center"/>
          </w:tcPr>
          <w:p w14:paraId="6D2549B5"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Изготовитель</w:t>
            </w:r>
          </w:p>
        </w:tc>
        <w:tc>
          <w:tcPr>
            <w:tcW w:w="2430" w:type="dxa"/>
            <w:gridSpan w:val="3"/>
            <w:tcBorders>
              <w:top w:val="single" w:sz="12" w:space="0" w:color="auto"/>
              <w:bottom w:val="single" w:sz="12" w:space="0" w:color="auto"/>
            </w:tcBorders>
            <w:shd w:val="clear" w:color="auto" w:fill="000000"/>
            <w:vAlign w:val="center"/>
          </w:tcPr>
          <w:p w14:paraId="4A898C61"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19DB472C" w14:textId="77777777" w:rsidR="001647D8" w:rsidRPr="00AD544E" w:rsidRDefault="001647D8" w:rsidP="00146E0F">
            <w:pPr>
              <w:autoSpaceDE/>
              <w:autoSpaceDN/>
              <w:adjustRightInd/>
              <w:spacing w:before="0" w:line="240" w:lineRule="auto"/>
              <w:ind w:left="0"/>
              <w:rPr>
                <w:b/>
                <w:color w:val="auto"/>
                <w:sz w:val="16"/>
                <w:szCs w:val="24"/>
                <w:lang w:val="ru-RU"/>
              </w:rPr>
            </w:pPr>
            <w:r w:rsidRPr="00AD544E">
              <w:rPr>
                <w:b/>
                <w:color w:val="auto"/>
                <w:sz w:val="16"/>
                <w:szCs w:val="24"/>
                <w:lang w:val="ru-RU"/>
              </w:rPr>
              <w:t>ЛОС (г/л)</w:t>
            </w:r>
          </w:p>
        </w:tc>
        <w:tc>
          <w:tcPr>
            <w:tcW w:w="1169" w:type="dxa"/>
            <w:tcBorders>
              <w:top w:val="single" w:sz="12" w:space="0" w:color="auto"/>
              <w:bottom w:val="single" w:sz="12" w:space="0" w:color="auto"/>
              <w:right w:val="single" w:sz="12" w:space="0" w:color="auto"/>
            </w:tcBorders>
            <w:shd w:val="clear" w:color="auto" w:fill="000000"/>
            <w:vAlign w:val="center"/>
          </w:tcPr>
          <w:p w14:paraId="0C4625F9" w14:textId="77777777" w:rsidR="001647D8" w:rsidRPr="00AD544E" w:rsidRDefault="001647D8" w:rsidP="00F029EB">
            <w:pPr>
              <w:autoSpaceDE/>
              <w:autoSpaceDN/>
              <w:adjustRightInd/>
              <w:spacing w:before="0" w:line="240" w:lineRule="auto"/>
              <w:ind w:left="0"/>
              <w:jc w:val="center"/>
              <w:rPr>
                <w:b/>
                <w:color w:val="auto"/>
                <w:w w:val="0"/>
                <w:sz w:val="16"/>
                <w:szCs w:val="24"/>
                <w:lang w:val="ru-RU"/>
              </w:rPr>
            </w:pPr>
            <w:r w:rsidRPr="00AD544E">
              <w:rPr>
                <w:b/>
                <w:color w:val="auto"/>
                <w:sz w:val="16"/>
                <w:szCs w:val="24"/>
                <w:lang w:val="ru-RU"/>
              </w:rPr>
              <w:t>По макс.</w:t>
            </w:r>
            <w:r w:rsidRPr="00AD544E">
              <w:rPr>
                <w:b/>
                <w:color w:val="auto"/>
                <w:sz w:val="16"/>
                <w:szCs w:val="24"/>
                <w:lang w:val="ru-RU"/>
              </w:rPr>
              <w:br/>
              <w:t>эксп.темп.</w:t>
            </w:r>
          </w:p>
        </w:tc>
      </w:tr>
      <w:tr w:rsidR="001647D8" w:rsidRPr="0005732F" w14:paraId="52979272" w14:textId="77777777" w:rsidTr="00F029EB">
        <w:trPr>
          <w:trHeight w:val="288"/>
          <w:jc w:val="center"/>
        </w:trPr>
        <w:tc>
          <w:tcPr>
            <w:tcW w:w="2432" w:type="dxa"/>
            <w:gridSpan w:val="3"/>
            <w:vAlign w:val="center"/>
          </w:tcPr>
          <w:p w14:paraId="726AECE3" w14:textId="77777777" w:rsidR="001647D8" w:rsidRPr="00D41158" w:rsidRDefault="006A2AE5" w:rsidP="00146E0F">
            <w:pPr>
              <w:autoSpaceDE/>
              <w:autoSpaceDN/>
              <w:adjustRightInd/>
              <w:spacing w:before="0" w:line="240" w:lineRule="auto"/>
              <w:ind w:left="0"/>
              <w:rPr>
                <w:b/>
                <w:color w:val="auto"/>
                <w:sz w:val="16"/>
                <w:szCs w:val="24"/>
                <w:lang w:val="ru-RU"/>
              </w:rPr>
            </w:pPr>
            <w:r>
              <w:rPr>
                <w:b/>
                <w:color w:val="auto"/>
                <w:sz w:val="16"/>
                <w:szCs w:val="24"/>
                <w:lang w:val="ru-RU"/>
              </w:rPr>
              <w:t>ОДИН</w:t>
            </w:r>
            <w:r w:rsidR="001647D8" w:rsidRPr="00D41158">
              <w:rPr>
                <w:b/>
                <w:color w:val="auto"/>
                <w:sz w:val="16"/>
                <w:szCs w:val="24"/>
                <w:lang w:val="ru-RU"/>
              </w:rPr>
              <w:t>СЛОЙ</w:t>
            </w:r>
          </w:p>
        </w:tc>
        <w:tc>
          <w:tcPr>
            <w:tcW w:w="3015" w:type="dxa"/>
            <w:vAlign w:val="center"/>
          </w:tcPr>
          <w:p w14:paraId="0B0EB5E2" w14:textId="77777777" w:rsidR="001647D8" w:rsidRPr="001D3869" w:rsidRDefault="001647D8" w:rsidP="00146E0F">
            <w:pPr>
              <w:autoSpaceDE/>
              <w:autoSpaceDN/>
              <w:adjustRightInd/>
              <w:spacing w:before="0" w:line="240" w:lineRule="auto"/>
              <w:ind w:left="0"/>
              <w:rPr>
                <w:sz w:val="16"/>
                <w:szCs w:val="16"/>
              </w:rPr>
            </w:pPr>
            <w:r w:rsidRPr="001D3869">
              <w:rPr>
                <w:sz w:val="16"/>
                <w:szCs w:val="16"/>
              </w:rPr>
              <w:t>Carboline</w:t>
            </w:r>
          </w:p>
        </w:tc>
        <w:tc>
          <w:tcPr>
            <w:tcW w:w="2430" w:type="dxa"/>
            <w:gridSpan w:val="3"/>
            <w:vAlign w:val="center"/>
          </w:tcPr>
          <w:p w14:paraId="4E64447D" w14:textId="77777777" w:rsidR="001647D8" w:rsidRPr="00257025" w:rsidRDefault="001647D8" w:rsidP="00146E0F">
            <w:pPr>
              <w:autoSpaceDE/>
              <w:autoSpaceDN/>
              <w:adjustRightInd/>
              <w:spacing w:before="0" w:line="240" w:lineRule="auto"/>
              <w:ind w:left="0"/>
              <w:rPr>
                <w:sz w:val="16"/>
                <w:szCs w:val="16"/>
              </w:rPr>
            </w:pPr>
            <w:proofErr w:type="spellStart"/>
            <w:r w:rsidRPr="00257025">
              <w:rPr>
                <w:sz w:val="16"/>
                <w:szCs w:val="16"/>
              </w:rPr>
              <w:t>Plasite</w:t>
            </w:r>
            <w:proofErr w:type="spellEnd"/>
            <w:r w:rsidRPr="00257025">
              <w:rPr>
                <w:sz w:val="16"/>
                <w:szCs w:val="16"/>
              </w:rPr>
              <w:t xml:space="preserve"> 4550 Series</w:t>
            </w:r>
          </w:p>
        </w:tc>
        <w:tc>
          <w:tcPr>
            <w:tcW w:w="971" w:type="dxa"/>
            <w:vAlign w:val="center"/>
          </w:tcPr>
          <w:p w14:paraId="77A461BF" w14:textId="67A69A8D" w:rsidR="001647D8" w:rsidRPr="001D3869" w:rsidRDefault="00F91512" w:rsidP="00146E0F">
            <w:pPr>
              <w:autoSpaceDE/>
              <w:autoSpaceDN/>
              <w:adjustRightInd/>
              <w:spacing w:before="0" w:line="240" w:lineRule="auto"/>
              <w:ind w:left="0"/>
              <w:jc w:val="center"/>
              <w:rPr>
                <w:sz w:val="16"/>
                <w:szCs w:val="16"/>
              </w:rPr>
            </w:pPr>
            <w:r>
              <w:rPr>
                <w:sz w:val="16"/>
                <w:szCs w:val="16"/>
              </w:rPr>
              <w:t>0</w:t>
            </w:r>
          </w:p>
        </w:tc>
        <w:tc>
          <w:tcPr>
            <w:tcW w:w="1169" w:type="dxa"/>
            <w:vAlign w:val="center"/>
          </w:tcPr>
          <w:p w14:paraId="7846E3A1" w14:textId="77777777" w:rsidR="001647D8" w:rsidRPr="001D3869" w:rsidRDefault="001647D8"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F62E97" w:rsidRPr="0005732F" w14:paraId="2791C282" w14:textId="77777777" w:rsidTr="00F029EB">
        <w:trPr>
          <w:trHeight w:val="288"/>
          <w:jc w:val="center"/>
        </w:trPr>
        <w:tc>
          <w:tcPr>
            <w:tcW w:w="2432" w:type="dxa"/>
            <w:gridSpan w:val="3"/>
            <w:vAlign w:val="center"/>
          </w:tcPr>
          <w:p w14:paraId="15C217AF" w14:textId="77777777" w:rsidR="00F62E97" w:rsidRDefault="00F62E97" w:rsidP="00146E0F">
            <w:pPr>
              <w:autoSpaceDE/>
              <w:autoSpaceDN/>
              <w:adjustRightInd/>
              <w:spacing w:before="0" w:line="240" w:lineRule="auto"/>
              <w:ind w:left="0"/>
              <w:rPr>
                <w:b/>
                <w:color w:val="auto"/>
                <w:sz w:val="16"/>
                <w:szCs w:val="24"/>
                <w:lang w:val="ru-RU"/>
              </w:rPr>
            </w:pPr>
          </w:p>
        </w:tc>
        <w:tc>
          <w:tcPr>
            <w:tcW w:w="3015" w:type="dxa"/>
            <w:vAlign w:val="center"/>
          </w:tcPr>
          <w:p w14:paraId="521353AA" w14:textId="71B408B6" w:rsidR="00F62E97" w:rsidRPr="001D3869" w:rsidRDefault="00F62E97" w:rsidP="00146E0F">
            <w:pPr>
              <w:autoSpaceDE/>
              <w:autoSpaceDN/>
              <w:adjustRightInd/>
              <w:spacing w:before="0" w:line="240" w:lineRule="auto"/>
              <w:ind w:left="0"/>
              <w:rPr>
                <w:sz w:val="16"/>
                <w:szCs w:val="16"/>
              </w:rPr>
            </w:pPr>
            <w:proofErr w:type="spellStart"/>
            <w:r>
              <w:rPr>
                <w:sz w:val="16"/>
                <w:szCs w:val="16"/>
              </w:rPr>
              <w:t>Corrocoat</w:t>
            </w:r>
            <w:proofErr w:type="spellEnd"/>
          </w:p>
        </w:tc>
        <w:tc>
          <w:tcPr>
            <w:tcW w:w="2430" w:type="dxa"/>
            <w:gridSpan w:val="3"/>
            <w:vAlign w:val="center"/>
          </w:tcPr>
          <w:p w14:paraId="4A7D7859" w14:textId="22BF131F" w:rsidR="00F62E97" w:rsidRPr="00257025" w:rsidRDefault="00F62E97" w:rsidP="00146E0F">
            <w:pPr>
              <w:autoSpaceDE/>
              <w:autoSpaceDN/>
              <w:adjustRightInd/>
              <w:spacing w:before="0" w:line="240" w:lineRule="auto"/>
              <w:ind w:left="0"/>
              <w:rPr>
                <w:sz w:val="16"/>
                <w:szCs w:val="16"/>
              </w:rPr>
            </w:pPr>
            <w:r w:rsidRPr="00257025">
              <w:rPr>
                <w:sz w:val="16"/>
                <w:szCs w:val="16"/>
              </w:rPr>
              <w:t>Zip E**</w:t>
            </w:r>
          </w:p>
        </w:tc>
        <w:tc>
          <w:tcPr>
            <w:tcW w:w="971" w:type="dxa"/>
            <w:vAlign w:val="center"/>
          </w:tcPr>
          <w:p w14:paraId="4A7ED522" w14:textId="174D6069" w:rsidR="00F62E97" w:rsidRDefault="00F62E97" w:rsidP="00146E0F">
            <w:pPr>
              <w:autoSpaceDE/>
              <w:autoSpaceDN/>
              <w:adjustRightInd/>
              <w:spacing w:before="0" w:line="240" w:lineRule="auto"/>
              <w:ind w:left="0"/>
              <w:jc w:val="center"/>
              <w:rPr>
                <w:sz w:val="16"/>
                <w:szCs w:val="16"/>
              </w:rPr>
            </w:pPr>
            <w:r>
              <w:rPr>
                <w:sz w:val="16"/>
                <w:szCs w:val="16"/>
              </w:rPr>
              <w:t>32</w:t>
            </w:r>
          </w:p>
        </w:tc>
        <w:tc>
          <w:tcPr>
            <w:tcW w:w="1169" w:type="dxa"/>
            <w:vAlign w:val="center"/>
          </w:tcPr>
          <w:p w14:paraId="7EC35B48" w14:textId="0E784EF3" w:rsidR="00F62E97" w:rsidRDefault="00F62E97"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F62E97" w:rsidRPr="0005732F" w14:paraId="638F60A0" w14:textId="77777777" w:rsidTr="0084115C">
        <w:trPr>
          <w:trHeight w:val="463"/>
          <w:jc w:val="center"/>
        </w:trPr>
        <w:tc>
          <w:tcPr>
            <w:tcW w:w="2432" w:type="dxa"/>
            <w:gridSpan w:val="3"/>
            <w:vAlign w:val="center"/>
          </w:tcPr>
          <w:p w14:paraId="1BD9FC1A" w14:textId="77777777" w:rsidR="00F62E97" w:rsidRPr="00D41158" w:rsidRDefault="00F62E97" w:rsidP="00146E0F">
            <w:pPr>
              <w:autoSpaceDE/>
              <w:autoSpaceDN/>
              <w:adjustRightInd/>
              <w:spacing w:before="0" w:line="240" w:lineRule="auto"/>
              <w:ind w:left="0"/>
              <w:rPr>
                <w:b/>
                <w:color w:val="auto"/>
                <w:sz w:val="16"/>
                <w:szCs w:val="24"/>
                <w:lang w:val="ru-RU"/>
              </w:rPr>
            </w:pPr>
            <w:r>
              <w:rPr>
                <w:b/>
                <w:color w:val="auto"/>
                <w:sz w:val="16"/>
                <w:szCs w:val="24"/>
                <w:lang w:val="ru-RU"/>
              </w:rPr>
              <w:t>Толстопленочные</w:t>
            </w:r>
          </w:p>
        </w:tc>
        <w:tc>
          <w:tcPr>
            <w:tcW w:w="3015" w:type="dxa"/>
            <w:vAlign w:val="center"/>
          </w:tcPr>
          <w:p w14:paraId="14A93F60" w14:textId="77777777" w:rsidR="00F62E97" w:rsidRPr="001D3869" w:rsidRDefault="00F62E97" w:rsidP="00146E0F">
            <w:pPr>
              <w:autoSpaceDE/>
              <w:autoSpaceDN/>
              <w:adjustRightInd/>
              <w:spacing w:before="0" w:line="240" w:lineRule="auto"/>
              <w:ind w:left="0"/>
              <w:rPr>
                <w:sz w:val="16"/>
                <w:szCs w:val="16"/>
              </w:rPr>
            </w:pPr>
            <w:r w:rsidRPr="001D3869">
              <w:rPr>
                <w:sz w:val="16"/>
                <w:szCs w:val="16"/>
              </w:rPr>
              <w:t>Hempel Coatings (USA), Inc.</w:t>
            </w:r>
          </w:p>
        </w:tc>
        <w:tc>
          <w:tcPr>
            <w:tcW w:w="2430" w:type="dxa"/>
            <w:gridSpan w:val="3"/>
            <w:vAlign w:val="center"/>
          </w:tcPr>
          <w:p w14:paraId="3BF0F5C1" w14:textId="7F36829A" w:rsidR="00F62E97" w:rsidRPr="00257025" w:rsidRDefault="00873A5A" w:rsidP="00146E0F">
            <w:pPr>
              <w:autoSpaceDE/>
              <w:autoSpaceDN/>
              <w:adjustRightInd/>
              <w:spacing w:before="0" w:line="240" w:lineRule="auto"/>
              <w:ind w:left="0"/>
              <w:rPr>
                <w:sz w:val="16"/>
                <w:szCs w:val="16"/>
              </w:rPr>
            </w:pPr>
            <w:proofErr w:type="spellStart"/>
            <w:r w:rsidRPr="00257025">
              <w:rPr>
                <w:sz w:val="16"/>
                <w:szCs w:val="16"/>
              </w:rPr>
              <w:t>Hempaline</w:t>
            </w:r>
            <w:proofErr w:type="spellEnd"/>
            <w:r w:rsidRPr="00257025">
              <w:rPr>
                <w:sz w:val="16"/>
                <w:szCs w:val="16"/>
              </w:rPr>
              <w:t xml:space="preserve"> Defend 630</w:t>
            </w:r>
          </w:p>
        </w:tc>
        <w:tc>
          <w:tcPr>
            <w:tcW w:w="971" w:type="dxa"/>
            <w:vAlign w:val="center"/>
          </w:tcPr>
          <w:p w14:paraId="2610C994" w14:textId="3590AE62" w:rsidR="00F62E97" w:rsidRPr="001D3869" w:rsidRDefault="004D00A1" w:rsidP="00146E0F">
            <w:pPr>
              <w:autoSpaceDE/>
              <w:autoSpaceDN/>
              <w:adjustRightInd/>
              <w:spacing w:before="0" w:line="240" w:lineRule="auto"/>
              <w:ind w:left="0"/>
              <w:jc w:val="center"/>
              <w:rPr>
                <w:sz w:val="16"/>
                <w:szCs w:val="16"/>
              </w:rPr>
            </w:pPr>
            <w:r>
              <w:rPr>
                <w:sz w:val="16"/>
                <w:szCs w:val="16"/>
              </w:rPr>
              <w:t>59</w:t>
            </w:r>
          </w:p>
        </w:tc>
        <w:tc>
          <w:tcPr>
            <w:tcW w:w="1169" w:type="dxa"/>
            <w:vAlign w:val="center"/>
          </w:tcPr>
          <w:p w14:paraId="6D11EBC9" w14:textId="05C4987F" w:rsidR="00F62E97" w:rsidRPr="001D3869" w:rsidRDefault="004D00A1" w:rsidP="00146E0F">
            <w:pPr>
              <w:autoSpaceDE/>
              <w:autoSpaceDN/>
              <w:adjustRightInd/>
              <w:spacing w:before="0" w:line="240" w:lineRule="auto"/>
              <w:ind w:left="0"/>
              <w:rPr>
                <w:sz w:val="16"/>
                <w:szCs w:val="16"/>
              </w:rPr>
            </w:pPr>
            <w:r w:rsidRPr="004D00A1">
              <w:rPr>
                <w:sz w:val="16"/>
                <w:szCs w:val="16"/>
              </w:rPr>
              <w:t>50°C (122°F)</w:t>
            </w:r>
          </w:p>
        </w:tc>
      </w:tr>
      <w:tr w:rsidR="007E21F0" w:rsidRPr="0005732F" w14:paraId="11FD3A4E" w14:textId="77777777" w:rsidTr="0084115C">
        <w:trPr>
          <w:trHeight w:val="634"/>
          <w:jc w:val="center"/>
        </w:trPr>
        <w:tc>
          <w:tcPr>
            <w:tcW w:w="2432" w:type="dxa"/>
            <w:gridSpan w:val="3"/>
            <w:vMerge w:val="restart"/>
            <w:vAlign w:val="center"/>
          </w:tcPr>
          <w:p w14:paraId="0E7AB577" w14:textId="77777777" w:rsidR="007E21F0" w:rsidRPr="00D41158" w:rsidRDefault="007E21F0" w:rsidP="00146E0F">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015" w:type="dxa"/>
            <w:vAlign w:val="center"/>
          </w:tcPr>
          <w:p w14:paraId="149059D2" w14:textId="77777777" w:rsidR="007E21F0" w:rsidRPr="001D3869" w:rsidRDefault="007E21F0" w:rsidP="00146E0F">
            <w:pPr>
              <w:autoSpaceDE/>
              <w:autoSpaceDN/>
              <w:adjustRightInd/>
              <w:spacing w:before="0" w:line="240" w:lineRule="auto"/>
              <w:ind w:left="0"/>
              <w:rPr>
                <w:sz w:val="16"/>
                <w:szCs w:val="16"/>
              </w:rPr>
            </w:pPr>
            <w:r w:rsidRPr="001D3869">
              <w:rPr>
                <w:sz w:val="16"/>
                <w:szCs w:val="16"/>
              </w:rPr>
              <w:t xml:space="preserve">International </w:t>
            </w:r>
            <w:del w:id="619" w:author="Kurmanov, Aidyn [STAMGazStroy LLP]" w:date="2025-12-11T14:51:00Z" w16du:dateUtc="2025-12-11T09:51:00Z">
              <w:r w:rsidRPr="00E03695" w:rsidDel="00FE4C71">
                <w:rPr>
                  <w:sz w:val="16"/>
                  <w:szCs w:val="16"/>
                  <w:highlight w:val="yellow"/>
                </w:rPr>
                <w:delText>(</w:delText>
              </w:r>
              <w:r w:rsidRPr="00E03695" w:rsidDel="00FE4C71">
                <w:rPr>
                  <w:sz w:val="16"/>
                  <w:szCs w:val="16"/>
                  <w:highlight w:val="yellow"/>
                  <w:lang w:val="ru-RU"/>
                </w:rPr>
                <w:delText>одинслой</w:delText>
              </w:r>
              <w:r w:rsidRPr="00E03695" w:rsidDel="00FE4C71">
                <w:rPr>
                  <w:sz w:val="16"/>
                  <w:szCs w:val="16"/>
                  <w:highlight w:val="yellow"/>
                </w:rPr>
                <w:delText xml:space="preserve"> 36 </w:delText>
              </w:r>
              <w:r w:rsidRPr="00E03695" w:rsidDel="00FE4C71">
                <w:rPr>
                  <w:sz w:val="16"/>
                  <w:szCs w:val="16"/>
                  <w:highlight w:val="yellow"/>
                  <w:lang w:val="ru-RU"/>
                </w:rPr>
                <w:delText>милов ТСП</w:delText>
              </w:r>
              <w:r w:rsidRPr="00E03695" w:rsidDel="00FE4C71">
                <w:rPr>
                  <w:sz w:val="16"/>
                  <w:szCs w:val="16"/>
                  <w:highlight w:val="yellow"/>
                </w:rPr>
                <w:delText>)</w:delText>
              </w:r>
              <w:r w:rsidRPr="007F4458" w:rsidDel="00FE4C71">
                <w:rPr>
                  <w:sz w:val="16"/>
                  <w:szCs w:val="16"/>
                </w:rPr>
                <w:delText xml:space="preserve">  </w:delText>
              </w:r>
            </w:del>
          </w:p>
        </w:tc>
        <w:tc>
          <w:tcPr>
            <w:tcW w:w="2430" w:type="dxa"/>
            <w:gridSpan w:val="3"/>
            <w:vAlign w:val="center"/>
          </w:tcPr>
          <w:p w14:paraId="64A76C3D" w14:textId="77777777" w:rsidR="007E21F0" w:rsidRPr="00257025" w:rsidRDefault="007E21F0" w:rsidP="00A27CEB">
            <w:pPr>
              <w:autoSpaceDE/>
              <w:autoSpaceDN/>
              <w:adjustRightInd/>
              <w:spacing w:before="0" w:line="240" w:lineRule="auto"/>
              <w:ind w:left="0"/>
              <w:rPr>
                <w:sz w:val="16"/>
                <w:szCs w:val="16"/>
              </w:rPr>
            </w:pPr>
            <w:r w:rsidRPr="00257025">
              <w:rPr>
                <w:sz w:val="16"/>
                <w:szCs w:val="16"/>
              </w:rPr>
              <w:t>Enviroline 376F-60**</w:t>
            </w:r>
          </w:p>
          <w:p w14:paraId="00D27AA0" w14:textId="4F8DE772" w:rsidR="007E21F0" w:rsidRPr="00257025" w:rsidRDefault="007E21F0" w:rsidP="00A27CEB">
            <w:pPr>
              <w:autoSpaceDE/>
              <w:autoSpaceDN/>
              <w:adjustRightInd/>
              <w:spacing w:before="0" w:line="240" w:lineRule="auto"/>
              <w:ind w:left="0"/>
              <w:rPr>
                <w:sz w:val="16"/>
                <w:szCs w:val="16"/>
              </w:rPr>
            </w:pPr>
            <w:r w:rsidRPr="00257025">
              <w:rPr>
                <w:sz w:val="16"/>
                <w:szCs w:val="16"/>
              </w:rPr>
              <w:t>Enviroline 405 Series**</w:t>
            </w:r>
          </w:p>
        </w:tc>
        <w:tc>
          <w:tcPr>
            <w:tcW w:w="971" w:type="dxa"/>
            <w:vAlign w:val="center"/>
          </w:tcPr>
          <w:p w14:paraId="1C9E6DE0" w14:textId="77777777" w:rsidR="007E21F0" w:rsidRDefault="007E21F0" w:rsidP="00146E0F">
            <w:pPr>
              <w:autoSpaceDE/>
              <w:autoSpaceDN/>
              <w:adjustRightInd/>
              <w:spacing w:before="0" w:line="240" w:lineRule="auto"/>
              <w:ind w:left="0"/>
              <w:jc w:val="center"/>
              <w:rPr>
                <w:ins w:id="620" w:author="Kurmanov, Aidyn [STAMGazStroy LLP]" w:date="2025-12-11T14:51:00Z" w16du:dateUtc="2025-12-11T09:51:00Z"/>
                <w:sz w:val="16"/>
                <w:szCs w:val="16"/>
              </w:rPr>
            </w:pPr>
            <w:r>
              <w:rPr>
                <w:sz w:val="16"/>
                <w:szCs w:val="16"/>
              </w:rPr>
              <w:t>30-42</w:t>
            </w:r>
          </w:p>
          <w:p w14:paraId="25B6FB7B" w14:textId="5C2928B9" w:rsidR="00176B9F" w:rsidRPr="001D3869" w:rsidRDefault="00176B9F" w:rsidP="00146E0F">
            <w:pPr>
              <w:autoSpaceDE/>
              <w:autoSpaceDN/>
              <w:adjustRightInd/>
              <w:spacing w:before="0" w:line="240" w:lineRule="auto"/>
              <w:ind w:left="0"/>
              <w:jc w:val="center"/>
              <w:rPr>
                <w:sz w:val="16"/>
                <w:szCs w:val="16"/>
              </w:rPr>
            </w:pPr>
            <w:ins w:id="621" w:author="Kurmanov, Aidyn [STAMGazStroy LLP]" w:date="2025-12-11T14:51:00Z" w16du:dateUtc="2025-12-11T09:51:00Z">
              <w:r>
                <w:rPr>
                  <w:sz w:val="16"/>
                  <w:szCs w:val="16"/>
                </w:rPr>
                <w:t>30-65</w:t>
              </w:r>
            </w:ins>
          </w:p>
        </w:tc>
        <w:tc>
          <w:tcPr>
            <w:tcW w:w="1169" w:type="dxa"/>
            <w:vAlign w:val="center"/>
          </w:tcPr>
          <w:p w14:paraId="77DA6FBA" w14:textId="77777777" w:rsidR="007E21F0" w:rsidRPr="001D3869" w:rsidRDefault="007E21F0"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w:t>
            </w:r>
            <w:r w:rsidRPr="001D3869">
              <w:rPr>
                <w:sz w:val="16"/>
                <w:szCs w:val="16"/>
              </w:rPr>
              <w:t>1</w:t>
            </w:r>
            <w:r>
              <w:rPr>
                <w:sz w:val="16"/>
                <w:szCs w:val="16"/>
              </w:rPr>
              <w:t>8</w:t>
            </w:r>
            <w:r w:rsidRPr="001D3869">
              <w:rPr>
                <w:sz w:val="16"/>
                <w:szCs w:val="16"/>
              </w:rPr>
              <w:t>0°F</w:t>
            </w:r>
            <w:r>
              <w:rPr>
                <w:sz w:val="16"/>
                <w:szCs w:val="16"/>
              </w:rPr>
              <w:t>)</w:t>
            </w:r>
          </w:p>
        </w:tc>
      </w:tr>
      <w:tr w:rsidR="007E21F0" w:rsidRPr="0005732F" w14:paraId="2ACCD258" w14:textId="77777777" w:rsidTr="0084115C">
        <w:trPr>
          <w:trHeight w:val="625"/>
          <w:jc w:val="center"/>
        </w:trPr>
        <w:tc>
          <w:tcPr>
            <w:tcW w:w="2432" w:type="dxa"/>
            <w:gridSpan w:val="3"/>
            <w:vMerge/>
            <w:vAlign w:val="center"/>
          </w:tcPr>
          <w:p w14:paraId="07DE84B4" w14:textId="77777777" w:rsidR="007E21F0" w:rsidRPr="00D41158" w:rsidRDefault="007E21F0" w:rsidP="00146E0F">
            <w:pPr>
              <w:autoSpaceDE/>
              <w:autoSpaceDN/>
              <w:adjustRightInd/>
              <w:spacing w:before="0" w:line="240" w:lineRule="auto"/>
              <w:ind w:left="0"/>
              <w:rPr>
                <w:b/>
                <w:color w:val="auto"/>
                <w:sz w:val="16"/>
                <w:szCs w:val="24"/>
                <w:lang w:val="ru-RU"/>
              </w:rPr>
            </w:pPr>
          </w:p>
        </w:tc>
        <w:tc>
          <w:tcPr>
            <w:tcW w:w="3015" w:type="dxa"/>
            <w:vAlign w:val="center"/>
          </w:tcPr>
          <w:p w14:paraId="7E95A775" w14:textId="77777777" w:rsidR="007E21F0" w:rsidRPr="001D3869" w:rsidRDefault="007E21F0" w:rsidP="00146E0F">
            <w:pPr>
              <w:autoSpaceDE/>
              <w:autoSpaceDN/>
              <w:adjustRightInd/>
              <w:spacing w:before="0" w:line="240" w:lineRule="auto"/>
              <w:ind w:left="0"/>
              <w:rPr>
                <w:sz w:val="16"/>
                <w:szCs w:val="16"/>
              </w:rPr>
            </w:pPr>
            <w:r w:rsidRPr="001D3869">
              <w:rPr>
                <w:sz w:val="16"/>
                <w:szCs w:val="16"/>
              </w:rPr>
              <w:t>Jotun Paints</w:t>
            </w:r>
          </w:p>
        </w:tc>
        <w:tc>
          <w:tcPr>
            <w:tcW w:w="2430" w:type="dxa"/>
            <w:gridSpan w:val="3"/>
            <w:vAlign w:val="center"/>
          </w:tcPr>
          <w:p w14:paraId="5683DE72" w14:textId="77777777" w:rsidR="007E21F0" w:rsidRPr="00257025" w:rsidRDefault="007E21F0" w:rsidP="00146E0F">
            <w:pPr>
              <w:autoSpaceDE/>
              <w:autoSpaceDN/>
              <w:adjustRightInd/>
              <w:spacing w:before="0" w:line="240" w:lineRule="auto"/>
              <w:ind w:left="0"/>
              <w:rPr>
                <w:sz w:val="16"/>
                <w:szCs w:val="16"/>
              </w:rPr>
            </w:pPr>
            <w:r w:rsidRPr="00257025">
              <w:rPr>
                <w:sz w:val="16"/>
                <w:szCs w:val="16"/>
              </w:rPr>
              <w:t>Marathon series</w:t>
            </w:r>
          </w:p>
          <w:p w14:paraId="4E462AF0" w14:textId="2D82BD6A" w:rsidR="007E21F0" w:rsidRPr="00257025" w:rsidRDefault="007E21F0" w:rsidP="00146E0F">
            <w:pPr>
              <w:autoSpaceDE/>
              <w:autoSpaceDN/>
              <w:adjustRightInd/>
              <w:spacing w:before="0" w:line="240" w:lineRule="auto"/>
              <w:ind w:left="0"/>
              <w:rPr>
                <w:sz w:val="16"/>
                <w:szCs w:val="16"/>
              </w:rPr>
            </w:pPr>
            <w:proofErr w:type="spellStart"/>
            <w:r w:rsidRPr="00257025">
              <w:rPr>
                <w:sz w:val="16"/>
                <w:szCs w:val="16"/>
              </w:rPr>
              <w:t>Tankguard</w:t>
            </w:r>
            <w:proofErr w:type="spellEnd"/>
            <w:r w:rsidRPr="00257025">
              <w:rPr>
                <w:sz w:val="16"/>
                <w:szCs w:val="16"/>
              </w:rPr>
              <w:t xml:space="preserve"> SF</w:t>
            </w:r>
          </w:p>
        </w:tc>
        <w:tc>
          <w:tcPr>
            <w:tcW w:w="971" w:type="dxa"/>
            <w:vAlign w:val="center"/>
          </w:tcPr>
          <w:p w14:paraId="5C277EDC" w14:textId="77777777" w:rsidR="007E21F0" w:rsidRDefault="007E21F0" w:rsidP="00146E0F">
            <w:pPr>
              <w:autoSpaceDE/>
              <w:autoSpaceDN/>
              <w:adjustRightInd/>
              <w:spacing w:before="0" w:line="240" w:lineRule="auto"/>
              <w:ind w:left="0"/>
              <w:jc w:val="center"/>
              <w:rPr>
                <w:sz w:val="16"/>
                <w:szCs w:val="16"/>
              </w:rPr>
            </w:pPr>
            <w:r>
              <w:rPr>
                <w:sz w:val="16"/>
                <w:szCs w:val="16"/>
              </w:rPr>
              <w:t>210</w:t>
            </w:r>
          </w:p>
          <w:p w14:paraId="74EA27B4" w14:textId="7259206F" w:rsidR="007E21F0" w:rsidRPr="001D3869" w:rsidRDefault="007E21F0" w:rsidP="00146E0F">
            <w:pPr>
              <w:autoSpaceDE/>
              <w:autoSpaceDN/>
              <w:adjustRightInd/>
              <w:spacing w:before="0" w:line="240" w:lineRule="auto"/>
              <w:ind w:left="0"/>
              <w:jc w:val="center"/>
              <w:rPr>
                <w:sz w:val="16"/>
                <w:szCs w:val="16"/>
              </w:rPr>
            </w:pPr>
            <w:r>
              <w:rPr>
                <w:sz w:val="16"/>
                <w:szCs w:val="16"/>
              </w:rPr>
              <w:t>90</w:t>
            </w:r>
          </w:p>
        </w:tc>
        <w:tc>
          <w:tcPr>
            <w:tcW w:w="1169" w:type="dxa"/>
            <w:vAlign w:val="center"/>
          </w:tcPr>
          <w:p w14:paraId="56022185" w14:textId="77777777" w:rsidR="007E21F0" w:rsidRPr="001D3869" w:rsidRDefault="007E21F0" w:rsidP="00146E0F">
            <w:pPr>
              <w:autoSpaceDE/>
              <w:autoSpaceDN/>
              <w:adjustRightInd/>
              <w:spacing w:before="0" w:line="240" w:lineRule="auto"/>
              <w:ind w:left="0"/>
              <w:rPr>
                <w:sz w:val="16"/>
                <w:szCs w:val="16"/>
              </w:rPr>
            </w:pPr>
            <w:r>
              <w:rPr>
                <w:sz w:val="16"/>
                <w:szCs w:val="16"/>
              </w:rPr>
              <w:t>70</w:t>
            </w:r>
            <w:r w:rsidRPr="001D3869">
              <w:rPr>
                <w:sz w:val="16"/>
                <w:szCs w:val="16"/>
              </w:rPr>
              <w:t>°</w:t>
            </w:r>
            <w:r>
              <w:rPr>
                <w:sz w:val="16"/>
                <w:szCs w:val="16"/>
              </w:rPr>
              <w:t>C (</w:t>
            </w:r>
            <w:r w:rsidRPr="001D3869">
              <w:rPr>
                <w:sz w:val="16"/>
                <w:szCs w:val="16"/>
              </w:rPr>
              <w:t>1</w:t>
            </w:r>
            <w:r>
              <w:rPr>
                <w:sz w:val="16"/>
                <w:szCs w:val="16"/>
              </w:rPr>
              <w:t>58</w:t>
            </w:r>
            <w:r w:rsidRPr="001D3869">
              <w:rPr>
                <w:sz w:val="16"/>
                <w:szCs w:val="16"/>
              </w:rPr>
              <w:t>°F</w:t>
            </w:r>
            <w:r>
              <w:rPr>
                <w:sz w:val="16"/>
                <w:szCs w:val="16"/>
              </w:rPr>
              <w:t>)</w:t>
            </w:r>
          </w:p>
        </w:tc>
      </w:tr>
      <w:tr w:rsidR="00F62E97" w:rsidRPr="0005732F" w14:paraId="65E7C1B2" w14:textId="77777777" w:rsidTr="00F029EB">
        <w:trPr>
          <w:trHeight w:val="288"/>
          <w:jc w:val="center"/>
        </w:trPr>
        <w:tc>
          <w:tcPr>
            <w:tcW w:w="2432" w:type="dxa"/>
            <w:gridSpan w:val="3"/>
            <w:vAlign w:val="center"/>
          </w:tcPr>
          <w:p w14:paraId="246053E6" w14:textId="77777777" w:rsidR="00F62E97" w:rsidRPr="00F029EB" w:rsidRDefault="00F62E97" w:rsidP="00F029EB">
            <w:pPr>
              <w:autoSpaceDE/>
              <w:autoSpaceDN/>
              <w:adjustRightInd/>
              <w:spacing w:before="0" w:line="240" w:lineRule="auto"/>
              <w:ind w:left="0"/>
              <w:rPr>
                <w:b/>
                <w:color w:val="auto"/>
                <w:sz w:val="16"/>
                <w:szCs w:val="24"/>
                <w:lang w:val="ru-RU"/>
              </w:rPr>
            </w:pPr>
          </w:p>
        </w:tc>
        <w:tc>
          <w:tcPr>
            <w:tcW w:w="3015" w:type="dxa"/>
            <w:vAlign w:val="center"/>
          </w:tcPr>
          <w:p w14:paraId="1E7F52C8" w14:textId="77777777" w:rsidR="00F62E97" w:rsidRPr="001D3869" w:rsidRDefault="00F62E97" w:rsidP="00146E0F">
            <w:pPr>
              <w:autoSpaceDE/>
              <w:autoSpaceDN/>
              <w:adjustRightInd/>
              <w:spacing w:before="0" w:line="240" w:lineRule="auto"/>
              <w:ind w:left="0"/>
              <w:rPr>
                <w:sz w:val="16"/>
                <w:szCs w:val="16"/>
              </w:rPr>
            </w:pPr>
            <w:r>
              <w:rPr>
                <w:sz w:val="16"/>
                <w:szCs w:val="16"/>
              </w:rPr>
              <w:t>PPG</w:t>
            </w:r>
          </w:p>
        </w:tc>
        <w:tc>
          <w:tcPr>
            <w:tcW w:w="2430" w:type="dxa"/>
            <w:gridSpan w:val="3"/>
            <w:vAlign w:val="center"/>
          </w:tcPr>
          <w:p w14:paraId="15978D4A" w14:textId="77777777" w:rsidR="00F62E97" w:rsidRPr="00257025" w:rsidRDefault="00F62E97" w:rsidP="006A2AE5">
            <w:pPr>
              <w:autoSpaceDE/>
              <w:autoSpaceDN/>
              <w:adjustRightInd/>
              <w:spacing w:before="0" w:line="240" w:lineRule="auto"/>
              <w:ind w:left="0"/>
              <w:rPr>
                <w:sz w:val="16"/>
                <w:szCs w:val="16"/>
              </w:rPr>
            </w:pPr>
            <w:proofErr w:type="spellStart"/>
            <w:r w:rsidRPr="00257025">
              <w:rPr>
                <w:sz w:val="16"/>
                <w:szCs w:val="16"/>
              </w:rPr>
              <w:t>Amercoat</w:t>
            </w:r>
            <w:proofErr w:type="spellEnd"/>
            <w:r w:rsidRPr="00257025">
              <w:rPr>
                <w:sz w:val="16"/>
                <w:szCs w:val="16"/>
              </w:rPr>
              <w:t xml:space="preserve"> 242HB</w:t>
            </w:r>
          </w:p>
          <w:p w14:paraId="7214000F" w14:textId="2F922B3D" w:rsidR="00F62E97" w:rsidRPr="00257025" w:rsidRDefault="00F62E97" w:rsidP="00146E0F">
            <w:pPr>
              <w:autoSpaceDE/>
              <w:autoSpaceDN/>
              <w:adjustRightInd/>
              <w:spacing w:before="0" w:line="240" w:lineRule="auto"/>
              <w:ind w:left="0"/>
              <w:rPr>
                <w:sz w:val="16"/>
                <w:szCs w:val="16"/>
              </w:rPr>
            </w:pPr>
            <w:proofErr w:type="spellStart"/>
            <w:r w:rsidRPr="00257025">
              <w:rPr>
                <w:sz w:val="16"/>
                <w:szCs w:val="16"/>
              </w:rPr>
              <w:t>Novaguard</w:t>
            </w:r>
            <w:proofErr w:type="spellEnd"/>
            <w:r w:rsidRPr="00257025">
              <w:rPr>
                <w:sz w:val="16"/>
                <w:szCs w:val="16"/>
              </w:rPr>
              <w:t xml:space="preserve"> 840</w:t>
            </w:r>
            <w:r w:rsidR="00B9783C" w:rsidRPr="00257025">
              <w:rPr>
                <w:sz w:val="16"/>
                <w:szCs w:val="16"/>
              </w:rPr>
              <w:t>**</w:t>
            </w:r>
          </w:p>
        </w:tc>
        <w:tc>
          <w:tcPr>
            <w:tcW w:w="971" w:type="dxa"/>
            <w:vAlign w:val="center"/>
          </w:tcPr>
          <w:p w14:paraId="045337CA" w14:textId="77777777" w:rsidR="00F62E97" w:rsidRDefault="00F62E97" w:rsidP="006A2AE5">
            <w:pPr>
              <w:autoSpaceDE/>
              <w:autoSpaceDN/>
              <w:adjustRightInd/>
              <w:spacing w:before="0" w:line="240" w:lineRule="auto"/>
              <w:ind w:left="0"/>
              <w:jc w:val="center"/>
              <w:rPr>
                <w:sz w:val="16"/>
                <w:szCs w:val="16"/>
              </w:rPr>
            </w:pPr>
            <w:r>
              <w:rPr>
                <w:sz w:val="16"/>
                <w:szCs w:val="16"/>
              </w:rPr>
              <w:t>137</w:t>
            </w:r>
          </w:p>
          <w:p w14:paraId="078FE913" w14:textId="77777777" w:rsidR="00F62E97" w:rsidRPr="001D3869" w:rsidRDefault="00F62E97" w:rsidP="00146E0F">
            <w:pPr>
              <w:autoSpaceDE/>
              <w:autoSpaceDN/>
              <w:adjustRightInd/>
              <w:spacing w:before="0" w:line="240" w:lineRule="auto"/>
              <w:ind w:left="0"/>
              <w:jc w:val="center"/>
              <w:rPr>
                <w:sz w:val="16"/>
                <w:szCs w:val="16"/>
              </w:rPr>
            </w:pPr>
            <w:r>
              <w:rPr>
                <w:sz w:val="16"/>
                <w:szCs w:val="16"/>
              </w:rPr>
              <w:t>97</w:t>
            </w:r>
          </w:p>
        </w:tc>
        <w:tc>
          <w:tcPr>
            <w:tcW w:w="1169" w:type="dxa"/>
            <w:vAlign w:val="center"/>
          </w:tcPr>
          <w:p w14:paraId="36ED2338" w14:textId="77777777" w:rsidR="00F62E97" w:rsidRDefault="00F62E97" w:rsidP="006A2AE5">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p w14:paraId="426CE05A" w14:textId="77777777" w:rsidR="00F62E97" w:rsidRPr="001D3869" w:rsidRDefault="00F62E97"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F62E97" w:rsidRPr="0005732F" w14:paraId="764A6C87" w14:textId="77777777" w:rsidTr="0084115C">
        <w:trPr>
          <w:trHeight w:val="724"/>
          <w:jc w:val="center"/>
        </w:trPr>
        <w:tc>
          <w:tcPr>
            <w:tcW w:w="2432" w:type="dxa"/>
            <w:gridSpan w:val="3"/>
            <w:vAlign w:val="center"/>
          </w:tcPr>
          <w:p w14:paraId="06FEC42D" w14:textId="77777777" w:rsidR="00F62E97" w:rsidRPr="00F029EB" w:rsidRDefault="00F62E97" w:rsidP="00F029EB">
            <w:pPr>
              <w:autoSpaceDE/>
              <w:autoSpaceDN/>
              <w:adjustRightInd/>
              <w:spacing w:before="0" w:line="240" w:lineRule="auto"/>
              <w:ind w:left="0"/>
              <w:rPr>
                <w:b/>
                <w:color w:val="auto"/>
                <w:sz w:val="16"/>
                <w:szCs w:val="24"/>
                <w:lang w:val="ru-RU"/>
              </w:rPr>
            </w:pPr>
          </w:p>
        </w:tc>
        <w:tc>
          <w:tcPr>
            <w:tcW w:w="3015" w:type="dxa"/>
            <w:vAlign w:val="center"/>
          </w:tcPr>
          <w:p w14:paraId="76B8A525" w14:textId="77777777" w:rsidR="00F62E97" w:rsidRPr="001D3869" w:rsidRDefault="00F62E97" w:rsidP="00146E0F">
            <w:pPr>
              <w:autoSpaceDE/>
              <w:autoSpaceDN/>
              <w:adjustRightInd/>
              <w:spacing w:before="0" w:line="240" w:lineRule="auto"/>
              <w:ind w:left="0"/>
              <w:rPr>
                <w:sz w:val="16"/>
                <w:szCs w:val="16"/>
              </w:rPr>
            </w:pPr>
            <w:r w:rsidRPr="001D3869">
              <w:rPr>
                <w:sz w:val="16"/>
                <w:szCs w:val="16"/>
              </w:rPr>
              <w:t>Sherwin Williams</w:t>
            </w:r>
          </w:p>
        </w:tc>
        <w:tc>
          <w:tcPr>
            <w:tcW w:w="2430" w:type="dxa"/>
            <w:gridSpan w:val="3"/>
            <w:vAlign w:val="center"/>
          </w:tcPr>
          <w:p w14:paraId="5C50EFAA" w14:textId="0897DED0" w:rsidR="00873A5A" w:rsidRPr="00257025" w:rsidRDefault="00F62E97" w:rsidP="00146E0F">
            <w:pPr>
              <w:autoSpaceDE/>
              <w:autoSpaceDN/>
              <w:adjustRightInd/>
              <w:spacing w:before="0" w:line="240" w:lineRule="auto"/>
              <w:ind w:left="0"/>
              <w:rPr>
                <w:sz w:val="16"/>
                <w:szCs w:val="16"/>
              </w:rPr>
            </w:pPr>
            <w:r w:rsidRPr="00257025">
              <w:rPr>
                <w:sz w:val="16"/>
                <w:szCs w:val="16"/>
              </w:rPr>
              <w:t>Fast Clad 105 ER</w:t>
            </w:r>
          </w:p>
          <w:p w14:paraId="24A4827D" w14:textId="51484376" w:rsidR="00F62E97" w:rsidRPr="00257025" w:rsidRDefault="00F62E97" w:rsidP="00146E0F">
            <w:pPr>
              <w:autoSpaceDE/>
              <w:autoSpaceDN/>
              <w:adjustRightInd/>
              <w:spacing w:before="0" w:line="240" w:lineRule="auto"/>
              <w:ind w:left="0"/>
              <w:rPr>
                <w:sz w:val="16"/>
                <w:szCs w:val="16"/>
              </w:rPr>
            </w:pPr>
            <w:r w:rsidRPr="00257025">
              <w:rPr>
                <w:sz w:val="16"/>
                <w:szCs w:val="16"/>
              </w:rPr>
              <w:t>Dura-Plate UHS</w:t>
            </w:r>
            <w:r w:rsidR="00B9783C" w:rsidRPr="00257025">
              <w:rPr>
                <w:sz w:val="16"/>
                <w:szCs w:val="16"/>
              </w:rPr>
              <w:t>**</w:t>
            </w:r>
          </w:p>
        </w:tc>
        <w:tc>
          <w:tcPr>
            <w:tcW w:w="971" w:type="dxa"/>
            <w:vAlign w:val="center"/>
          </w:tcPr>
          <w:p w14:paraId="562ECD9A" w14:textId="77777777" w:rsidR="00F62E97" w:rsidRPr="001D3869" w:rsidRDefault="00F62E97" w:rsidP="00146E0F">
            <w:pPr>
              <w:autoSpaceDE/>
              <w:autoSpaceDN/>
              <w:adjustRightInd/>
              <w:spacing w:before="0" w:line="240" w:lineRule="auto"/>
              <w:ind w:left="0"/>
              <w:jc w:val="center"/>
              <w:rPr>
                <w:sz w:val="16"/>
                <w:szCs w:val="16"/>
              </w:rPr>
            </w:pPr>
            <w:r>
              <w:rPr>
                <w:sz w:val="16"/>
                <w:szCs w:val="16"/>
              </w:rPr>
              <w:t>&lt;100</w:t>
            </w:r>
          </w:p>
        </w:tc>
        <w:tc>
          <w:tcPr>
            <w:tcW w:w="1169" w:type="dxa"/>
            <w:vAlign w:val="center"/>
          </w:tcPr>
          <w:p w14:paraId="5C925EC4" w14:textId="77777777" w:rsidR="00F62E97" w:rsidRPr="001D3869" w:rsidRDefault="00F62E97" w:rsidP="00146E0F">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F62E97" w:rsidRPr="0005732F" w14:paraId="62E1EABB" w14:textId="77777777" w:rsidTr="00F029EB">
        <w:trPr>
          <w:trHeight w:val="288"/>
          <w:jc w:val="center"/>
        </w:trPr>
        <w:tc>
          <w:tcPr>
            <w:tcW w:w="2432" w:type="dxa"/>
            <w:gridSpan w:val="3"/>
            <w:vAlign w:val="center"/>
          </w:tcPr>
          <w:p w14:paraId="20326364" w14:textId="77777777" w:rsidR="00F62E97" w:rsidRPr="00F029EB" w:rsidRDefault="00F62E97" w:rsidP="00F029EB">
            <w:pPr>
              <w:autoSpaceDE/>
              <w:autoSpaceDN/>
              <w:adjustRightInd/>
              <w:spacing w:before="0" w:line="240" w:lineRule="auto"/>
              <w:ind w:left="0"/>
              <w:rPr>
                <w:b/>
                <w:color w:val="auto"/>
                <w:sz w:val="16"/>
                <w:szCs w:val="24"/>
                <w:lang w:val="ru-RU"/>
              </w:rPr>
            </w:pPr>
          </w:p>
        </w:tc>
        <w:tc>
          <w:tcPr>
            <w:tcW w:w="3015" w:type="dxa"/>
            <w:vAlign w:val="center"/>
          </w:tcPr>
          <w:p w14:paraId="481BBFFB" w14:textId="77777777" w:rsidR="00F62E97" w:rsidRPr="001D3869" w:rsidRDefault="00F62E97" w:rsidP="00146E0F">
            <w:pPr>
              <w:autoSpaceDE/>
              <w:autoSpaceDN/>
              <w:adjustRightInd/>
              <w:spacing w:before="0" w:line="240" w:lineRule="auto"/>
              <w:ind w:left="0"/>
              <w:rPr>
                <w:sz w:val="16"/>
                <w:szCs w:val="16"/>
              </w:rPr>
            </w:pPr>
            <w:proofErr w:type="gramStart"/>
            <w:r w:rsidRPr="002D3716">
              <w:rPr>
                <w:sz w:val="16"/>
                <w:szCs w:val="16"/>
              </w:rPr>
              <w:t xml:space="preserve">Tnemec </w:t>
            </w:r>
            <w:r w:rsidRPr="007F4458">
              <w:rPr>
                <w:sz w:val="16"/>
                <w:szCs w:val="16"/>
              </w:rPr>
              <w:t xml:space="preserve"> (</w:t>
            </w:r>
            <w:proofErr w:type="gramEnd"/>
            <w:r>
              <w:rPr>
                <w:sz w:val="16"/>
                <w:szCs w:val="16"/>
                <w:lang w:val="ru-RU"/>
              </w:rPr>
              <w:t>один слой</w:t>
            </w:r>
            <w:r w:rsidRPr="00B45E2D">
              <w:rPr>
                <w:sz w:val="16"/>
                <w:szCs w:val="16"/>
              </w:rPr>
              <w:t xml:space="preserve"> 20-40 </w:t>
            </w:r>
            <w:r>
              <w:rPr>
                <w:sz w:val="16"/>
                <w:szCs w:val="16"/>
                <w:lang w:val="ru-RU"/>
              </w:rPr>
              <w:t>милов</w:t>
            </w:r>
            <w:r>
              <w:rPr>
                <w:sz w:val="16"/>
                <w:szCs w:val="16"/>
              </w:rPr>
              <w:t>)</w:t>
            </w:r>
          </w:p>
        </w:tc>
        <w:tc>
          <w:tcPr>
            <w:tcW w:w="2430" w:type="dxa"/>
            <w:gridSpan w:val="3"/>
            <w:vAlign w:val="center"/>
          </w:tcPr>
          <w:p w14:paraId="6BA0D30D" w14:textId="638913EF" w:rsidR="00F62E97" w:rsidRPr="00257025" w:rsidRDefault="00F62E97" w:rsidP="00146E0F">
            <w:pPr>
              <w:autoSpaceDE/>
              <w:autoSpaceDN/>
              <w:adjustRightInd/>
              <w:spacing w:before="0" w:line="240" w:lineRule="auto"/>
              <w:ind w:left="0"/>
              <w:rPr>
                <w:sz w:val="16"/>
                <w:szCs w:val="16"/>
              </w:rPr>
            </w:pPr>
            <w:r w:rsidRPr="00257025">
              <w:rPr>
                <w:sz w:val="16"/>
                <w:szCs w:val="16"/>
              </w:rPr>
              <w:t>Series 335Tank A</w:t>
            </w:r>
            <w:r w:rsidR="00921DE4" w:rsidRPr="00257025">
              <w:rPr>
                <w:sz w:val="16"/>
                <w:szCs w:val="16"/>
              </w:rPr>
              <w:t>r</w:t>
            </w:r>
            <w:r w:rsidRPr="00257025">
              <w:rPr>
                <w:sz w:val="16"/>
                <w:szCs w:val="16"/>
              </w:rPr>
              <w:t>mor</w:t>
            </w:r>
          </w:p>
        </w:tc>
        <w:tc>
          <w:tcPr>
            <w:tcW w:w="971" w:type="dxa"/>
            <w:vAlign w:val="center"/>
          </w:tcPr>
          <w:p w14:paraId="13CD95E2" w14:textId="77777777" w:rsidR="00F62E97" w:rsidRPr="001D3869" w:rsidRDefault="00F62E97" w:rsidP="00146E0F">
            <w:pPr>
              <w:autoSpaceDE/>
              <w:autoSpaceDN/>
              <w:adjustRightInd/>
              <w:spacing w:before="0" w:line="240" w:lineRule="auto"/>
              <w:ind w:left="0"/>
              <w:jc w:val="center"/>
              <w:rPr>
                <w:sz w:val="16"/>
                <w:szCs w:val="16"/>
              </w:rPr>
            </w:pPr>
            <w:r>
              <w:rPr>
                <w:sz w:val="16"/>
                <w:szCs w:val="16"/>
              </w:rPr>
              <w:t>11</w:t>
            </w:r>
          </w:p>
        </w:tc>
        <w:tc>
          <w:tcPr>
            <w:tcW w:w="1169" w:type="dxa"/>
            <w:vAlign w:val="center"/>
          </w:tcPr>
          <w:p w14:paraId="50FBB1D4" w14:textId="77777777" w:rsidR="00F62E97" w:rsidRPr="001D3869" w:rsidRDefault="00F62E97" w:rsidP="00146E0F">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F62E97" w:rsidRPr="00333E58" w14:paraId="3CE23BD6" w14:textId="77777777" w:rsidTr="00F029EB">
        <w:trPr>
          <w:trHeight w:val="288"/>
          <w:jc w:val="center"/>
        </w:trPr>
        <w:tc>
          <w:tcPr>
            <w:tcW w:w="2432" w:type="dxa"/>
            <w:gridSpan w:val="3"/>
            <w:tcBorders>
              <w:bottom w:val="single" w:sz="12" w:space="0" w:color="auto"/>
            </w:tcBorders>
            <w:vAlign w:val="center"/>
          </w:tcPr>
          <w:p w14:paraId="0FF6E42C" w14:textId="77777777" w:rsidR="00F62E97" w:rsidRPr="00F029EB" w:rsidRDefault="00F62E97" w:rsidP="00F029EB">
            <w:pPr>
              <w:autoSpaceDE/>
              <w:autoSpaceDN/>
              <w:adjustRightInd/>
              <w:spacing w:before="0" w:line="240" w:lineRule="auto"/>
              <w:ind w:left="0"/>
              <w:rPr>
                <w:b/>
                <w:color w:val="auto"/>
                <w:sz w:val="16"/>
                <w:szCs w:val="24"/>
                <w:lang w:val="ru-RU"/>
              </w:rPr>
            </w:pPr>
          </w:p>
        </w:tc>
        <w:tc>
          <w:tcPr>
            <w:tcW w:w="7585" w:type="dxa"/>
            <w:gridSpan w:val="6"/>
            <w:tcBorders>
              <w:bottom w:val="single" w:sz="12" w:space="0" w:color="auto"/>
            </w:tcBorders>
            <w:vAlign w:val="center"/>
          </w:tcPr>
          <w:p w14:paraId="0D9C3677" w14:textId="77777777" w:rsidR="00F62E97" w:rsidRPr="006952A6" w:rsidRDefault="00F62E97" w:rsidP="00146E0F">
            <w:pPr>
              <w:autoSpaceDE/>
              <w:autoSpaceDN/>
              <w:adjustRightInd/>
              <w:spacing w:before="0" w:line="240" w:lineRule="auto"/>
              <w:ind w:left="0"/>
              <w:rPr>
                <w:i/>
                <w:color w:val="auto"/>
                <w:sz w:val="14"/>
                <w:szCs w:val="14"/>
                <w:lang w:val="ru-RU"/>
              </w:rPr>
            </w:pPr>
            <w:r>
              <w:rPr>
                <w:i/>
                <w:color w:val="auto"/>
                <w:sz w:val="14"/>
                <w:szCs w:val="24"/>
                <w:lang w:val="ru-RU"/>
              </w:rPr>
              <w:t>Примечание: На края и сварные швы рекомендуется нанести полосовой слой.</w:t>
            </w:r>
          </w:p>
        </w:tc>
      </w:tr>
      <w:tr w:rsidR="00F62E97" w:rsidRPr="00333E58" w14:paraId="6F734CEE" w14:textId="77777777" w:rsidTr="00F029EB">
        <w:trPr>
          <w:trHeight w:val="288"/>
          <w:jc w:val="center"/>
        </w:trPr>
        <w:tc>
          <w:tcPr>
            <w:tcW w:w="10017" w:type="dxa"/>
            <w:gridSpan w:val="9"/>
            <w:tcBorders>
              <w:top w:val="single" w:sz="12" w:space="0" w:color="auto"/>
            </w:tcBorders>
            <w:vAlign w:val="center"/>
          </w:tcPr>
          <w:p w14:paraId="39D9B14B" w14:textId="5D5D85FC" w:rsidR="00B9783C" w:rsidRPr="009F1BCB" w:rsidRDefault="00B9783C" w:rsidP="00146E0F">
            <w:pPr>
              <w:autoSpaceDE/>
              <w:autoSpaceDN/>
              <w:adjustRightInd/>
              <w:spacing w:before="0" w:line="240" w:lineRule="auto"/>
              <w:ind w:left="0"/>
              <w:rPr>
                <w:i/>
                <w:sz w:val="14"/>
                <w:szCs w:val="14"/>
                <w:lang w:val="ru-RU"/>
              </w:rPr>
            </w:pPr>
          </w:p>
        </w:tc>
      </w:tr>
      <w:tr w:rsidR="00F62E97" w:rsidRPr="000F4EA8" w14:paraId="4D6C9609" w14:textId="77777777" w:rsidTr="00F029EB">
        <w:trPr>
          <w:trHeight w:val="288"/>
          <w:jc w:val="center"/>
        </w:trPr>
        <w:tc>
          <w:tcPr>
            <w:tcW w:w="1314" w:type="dxa"/>
            <w:vAlign w:val="center"/>
          </w:tcPr>
          <w:p w14:paraId="355B39A0" w14:textId="77777777" w:rsidR="00F62E97" w:rsidRPr="0005732F" w:rsidRDefault="00F62E97" w:rsidP="00146E0F">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3" w:type="dxa"/>
            <w:gridSpan w:val="3"/>
            <w:vAlign w:val="center"/>
          </w:tcPr>
          <w:p w14:paraId="07BE9003" w14:textId="66D6E9EC" w:rsidR="00F62E97" w:rsidRPr="00E26578" w:rsidRDefault="00707661" w:rsidP="00146E0F">
            <w:pPr>
              <w:ind w:left="-72"/>
              <w:rPr>
                <w:b/>
                <w:color w:val="auto"/>
                <w:sz w:val="16"/>
                <w:szCs w:val="16"/>
                <w:lang w:val="ru-RU"/>
              </w:rPr>
            </w:pPr>
            <w:r>
              <w:rPr>
                <w:color w:val="auto"/>
                <w:sz w:val="16"/>
                <w:szCs w:val="24"/>
                <w:lang w:val="ru-RU"/>
              </w:rPr>
              <w:t>Ноябрь</w:t>
            </w:r>
            <w:r w:rsidR="0069471A">
              <w:rPr>
                <w:color w:val="auto"/>
                <w:sz w:val="16"/>
                <w:szCs w:val="24"/>
                <w:lang w:val="ru-RU"/>
              </w:rPr>
              <w:t xml:space="preserve"> 2025</w:t>
            </w:r>
          </w:p>
        </w:tc>
        <w:tc>
          <w:tcPr>
            <w:tcW w:w="2430" w:type="dxa"/>
            <w:gridSpan w:val="3"/>
            <w:vAlign w:val="center"/>
          </w:tcPr>
          <w:p w14:paraId="34A7713F" w14:textId="77777777" w:rsidR="00F62E97" w:rsidRPr="000F4EA8" w:rsidRDefault="00F62E97" w:rsidP="00146E0F">
            <w:pPr>
              <w:rPr>
                <w:b/>
                <w:sz w:val="16"/>
                <w:szCs w:val="16"/>
              </w:rPr>
            </w:pPr>
          </w:p>
        </w:tc>
        <w:tc>
          <w:tcPr>
            <w:tcW w:w="971" w:type="dxa"/>
            <w:vAlign w:val="center"/>
          </w:tcPr>
          <w:p w14:paraId="16B05388" w14:textId="77777777" w:rsidR="00F62E97" w:rsidRPr="000F4EA8" w:rsidRDefault="00F62E97" w:rsidP="00146E0F">
            <w:pPr>
              <w:jc w:val="center"/>
              <w:rPr>
                <w:b/>
                <w:sz w:val="16"/>
                <w:szCs w:val="16"/>
              </w:rPr>
            </w:pPr>
          </w:p>
        </w:tc>
        <w:tc>
          <w:tcPr>
            <w:tcW w:w="1169" w:type="dxa"/>
            <w:vAlign w:val="center"/>
          </w:tcPr>
          <w:p w14:paraId="0581537D" w14:textId="77777777" w:rsidR="00F62E97" w:rsidRPr="000F4EA8" w:rsidRDefault="00F62E97" w:rsidP="00146E0F">
            <w:pPr>
              <w:jc w:val="center"/>
              <w:rPr>
                <w:b/>
                <w:sz w:val="16"/>
                <w:szCs w:val="16"/>
              </w:rPr>
            </w:pPr>
          </w:p>
        </w:tc>
      </w:tr>
    </w:tbl>
    <w:p w14:paraId="22B53469" w14:textId="77777777" w:rsidR="00CC3C5E" w:rsidRDefault="00CC3C5E" w:rsidP="00374D68">
      <w:pPr>
        <w:widowControl w:val="0"/>
        <w:spacing w:line="240" w:lineRule="auto"/>
        <w:ind w:left="1350" w:right="151" w:hanging="1260"/>
        <w:contextualSpacing/>
        <w:rPr>
          <w:sz w:val="16"/>
          <w:szCs w:val="16"/>
          <w:lang w:val="ru-RU"/>
        </w:rPr>
      </w:pPr>
    </w:p>
    <w:p w14:paraId="59C4B6E0" w14:textId="2098D878" w:rsidR="001647D8" w:rsidRDefault="001647D8" w:rsidP="00374D68">
      <w:pPr>
        <w:widowControl w:val="0"/>
        <w:spacing w:line="240" w:lineRule="auto"/>
        <w:ind w:left="1350" w:right="151" w:hanging="1260"/>
        <w:contextualSpacing/>
        <w:rPr>
          <w:sz w:val="16"/>
          <w:szCs w:val="16"/>
          <w:lang w:val="ru-RU"/>
        </w:rPr>
      </w:pPr>
      <w:r w:rsidRPr="00D0508E">
        <w:rPr>
          <w:sz w:val="16"/>
          <w:szCs w:val="16"/>
          <w:lang w:val="ru-RU"/>
        </w:rPr>
        <w:t>Примечание</w:t>
      </w:r>
      <w:r w:rsidR="006F2331" w:rsidRPr="00D0508E">
        <w:rPr>
          <w:sz w:val="16"/>
          <w:szCs w:val="16"/>
          <w:lang w:val="ru-RU"/>
        </w:rPr>
        <w:t xml:space="preserve"> </w:t>
      </w:r>
      <w:r w:rsidRPr="00D0508E">
        <w:rPr>
          <w:sz w:val="16"/>
          <w:szCs w:val="16"/>
          <w:lang w:val="ru-RU"/>
        </w:rPr>
        <w:t>1:</w:t>
      </w:r>
      <w:r w:rsidR="003610A5">
        <w:rPr>
          <w:sz w:val="16"/>
          <w:szCs w:val="16"/>
          <w:lang w:val="ru-RU"/>
        </w:rPr>
        <w:t xml:space="preserve"> </w:t>
      </w:r>
      <w:r w:rsidR="00374D68">
        <w:rPr>
          <w:sz w:val="16"/>
          <w:szCs w:val="16"/>
          <w:lang w:val="ru-RU"/>
        </w:rPr>
        <w:tab/>
      </w:r>
      <w:r>
        <w:rPr>
          <w:sz w:val="16"/>
          <w:szCs w:val="16"/>
          <w:lang w:val="ru-RU"/>
        </w:rPr>
        <w:t>Большинство</w:t>
      </w:r>
      <w:r w:rsidRPr="00581318">
        <w:rPr>
          <w:sz w:val="16"/>
          <w:szCs w:val="16"/>
          <w:lang w:val="ru-RU"/>
        </w:rPr>
        <w:t xml:space="preserve"> этих покрытий </w:t>
      </w:r>
      <w:r>
        <w:rPr>
          <w:sz w:val="16"/>
          <w:szCs w:val="16"/>
          <w:lang w:val="ru-RU"/>
        </w:rPr>
        <w:t>может быть нанесено</w:t>
      </w:r>
      <w:r w:rsidRPr="00581318">
        <w:rPr>
          <w:sz w:val="16"/>
          <w:szCs w:val="16"/>
          <w:lang w:val="ru-RU"/>
        </w:rPr>
        <w:t xml:space="preserve"> в 1 слой. </w:t>
      </w:r>
      <w:r>
        <w:rPr>
          <w:sz w:val="16"/>
          <w:szCs w:val="16"/>
          <w:lang w:val="ru-RU"/>
        </w:rPr>
        <w:t>Перед покрытием проверить</w:t>
      </w:r>
      <w:r w:rsidRPr="00581318">
        <w:rPr>
          <w:sz w:val="16"/>
          <w:szCs w:val="16"/>
          <w:lang w:val="ru-RU"/>
        </w:rPr>
        <w:t xml:space="preserve"> рекомендации производителя</w:t>
      </w:r>
      <w:r>
        <w:rPr>
          <w:sz w:val="16"/>
          <w:szCs w:val="16"/>
          <w:lang w:val="ru-RU"/>
        </w:rPr>
        <w:t>.</w:t>
      </w:r>
    </w:p>
    <w:p w14:paraId="6F04B158" w14:textId="26284BC9" w:rsidR="00BF3E93" w:rsidRPr="00151712" w:rsidRDefault="001647D8" w:rsidP="00374D68">
      <w:pPr>
        <w:widowControl w:val="0"/>
        <w:spacing w:line="240" w:lineRule="auto"/>
        <w:ind w:left="1350" w:right="151" w:hanging="1260"/>
        <w:contextualSpacing/>
        <w:rPr>
          <w:sz w:val="16"/>
          <w:szCs w:val="16"/>
          <w:lang w:val="ru-RU"/>
        </w:rPr>
      </w:pPr>
      <w:r w:rsidRPr="00D0508E">
        <w:rPr>
          <w:sz w:val="16"/>
          <w:szCs w:val="16"/>
          <w:lang w:val="ru-RU"/>
        </w:rPr>
        <w:t>Примечание</w:t>
      </w:r>
      <w:r w:rsidR="006F2331" w:rsidRPr="00D0508E">
        <w:rPr>
          <w:sz w:val="16"/>
          <w:szCs w:val="16"/>
          <w:lang w:val="ru-RU"/>
        </w:rPr>
        <w:t xml:space="preserve"> </w:t>
      </w:r>
      <w:r w:rsidRPr="00D0508E">
        <w:rPr>
          <w:sz w:val="16"/>
          <w:szCs w:val="16"/>
          <w:lang w:val="ru-RU"/>
        </w:rPr>
        <w:t>2:</w:t>
      </w:r>
      <w:r w:rsidR="003610A5">
        <w:rPr>
          <w:sz w:val="16"/>
          <w:szCs w:val="16"/>
          <w:lang w:val="ru-RU"/>
        </w:rPr>
        <w:t xml:space="preserve"> </w:t>
      </w:r>
      <w:r w:rsidR="00374D68">
        <w:rPr>
          <w:sz w:val="16"/>
          <w:szCs w:val="16"/>
          <w:lang w:val="ru-RU"/>
        </w:rPr>
        <w:tab/>
      </w:r>
      <w:r>
        <w:rPr>
          <w:sz w:val="16"/>
          <w:szCs w:val="16"/>
          <w:lang w:val="ru-RU"/>
        </w:rPr>
        <w:t>Окраска резервуаров хранения нефтепродуктов, таких как авиационное топливо, имеет цветовое ограничение. Цвет, подвергающегося воздействию слоя, должен быть желтым или белым.</w:t>
      </w:r>
    </w:p>
    <w:p w14:paraId="006B5147" w14:textId="72F02127" w:rsidR="00D600C1" w:rsidRPr="00D600C1" w:rsidRDefault="00D600C1" w:rsidP="00374D68">
      <w:pPr>
        <w:widowControl w:val="0"/>
        <w:spacing w:line="240" w:lineRule="auto"/>
        <w:ind w:left="1350" w:right="151" w:hanging="1260"/>
        <w:contextualSpacing/>
        <w:rPr>
          <w:sz w:val="16"/>
          <w:szCs w:val="16"/>
          <w:lang w:val="ru-RU"/>
        </w:rPr>
      </w:pPr>
      <w:r>
        <w:rPr>
          <w:sz w:val="16"/>
          <w:szCs w:val="16"/>
          <w:lang w:val="ru-RU"/>
        </w:rPr>
        <w:t xml:space="preserve">Примечание </w:t>
      </w:r>
      <w:r w:rsidRPr="000C7151">
        <w:rPr>
          <w:sz w:val="16"/>
          <w:szCs w:val="16"/>
          <w:lang w:val="ru-RU"/>
        </w:rPr>
        <w:t>3</w:t>
      </w:r>
      <w:r>
        <w:rPr>
          <w:sz w:val="16"/>
          <w:szCs w:val="16"/>
          <w:lang w:val="ru-RU"/>
        </w:rPr>
        <w:t>:</w:t>
      </w:r>
      <w:r w:rsidR="003610A5">
        <w:rPr>
          <w:sz w:val="16"/>
          <w:szCs w:val="16"/>
          <w:lang w:val="ru-RU"/>
        </w:rPr>
        <w:t xml:space="preserve"> </w:t>
      </w:r>
      <w:r w:rsidR="00374D68">
        <w:rPr>
          <w:sz w:val="16"/>
          <w:szCs w:val="16"/>
          <w:lang w:val="ru-RU"/>
        </w:rPr>
        <w:tab/>
      </w:r>
      <w:r w:rsidRPr="00D750DA">
        <w:rPr>
          <w:sz w:val="16"/>
          <w:szCs w:val="16"/>
          <w:lang w:val="ru-RU"/>
        </w:rPr>
        <w:t>*</w:t>
      </w:r>
      <w:r>
        <w:rPr>
          <w:sz w:val="16"/>
          <w:szCs w:val="16"/>
          <w:lang w:val="ru-RU"/>
        </w:rPr>
        <w:t>Не включая</w:t>
      </w:r>
      <w:r w:rsidRPr="00D750DA">
        <w:rPr>
          <w:sz w:val="16"/>
          <w:szCs w:val="16"/>
          <w:lang w:val="ru-RU"/>
        </w:rPr>
        <w:t xml:space="preserve"> 4500</w:t>
      </w:r>
      <w:r w:rsidRPr="00D0508E">
        <w:rPr>
          <w:sz w:val="16"/>
          <w:szCs w:val="16"/>
          <w:lang w:val="ru-RU"/>
        </w:rPr>
        <w:t>FS</w:t>
      </w:r>
      <w:r>
        <w:rPr>
          <w:sz w:val="16"/>
          <w:szCs w:val="16"/>
          <w:lang w:val="ru-RU"/>
        </w:rPr>
        <w:t xml:space="preserve"> материал</w:t>
      </w:r>
      <w:r w:rsidRPr="00D750DA">
        <w:rPr>
          <w:sz w:val="16"/>
          <w:szCs w:val="16"/>
          <w:lang w:val="ru-RU"/>
        </w:rPr>
        <w:t>.</w:t>
      </w:r>
    </w:p>
    <w:p w14:paraId="6AA8A6E2" w14:textId="0134CBC9" w:rsidR="002B5E17" w:rsidRDefault="00BF3E93" w:rsidP="00374D68">
      <w:pPr>
        <w:widowControl w:val="0"/>
        <w:spacing w:line="240" w:lineRule="auto"/>
        <w:ind w:left="1350" w:right="151" w:hanging="1260"/>
        <w:contextualSpacing/>
        <w:rPr>
          <w:sz w:val="16"/>
          <w:szCs w:val="16"/>
          <w:lang w:val="ru-RU"/>
        </w:rPr>
      </w:pPr>
      <w:r>
        <w:rPr>
          <w:sz w:val="16"/>
          <w:szCs w:val="16"/>
          <w:lang w:val="ru-RU"/>
        </w:rPr>
        <w:t xml:space="preserve">Примечание </w:t>
      </w:r>
      <w:r w:rsidR="00D600C1" w:rsidRPr="00D600C1">
        <w:rPr>
          <w:sz w:val="16"/>
          <w:szCs w:val="16"/>
          <w:lang w:val="ru-RU"/>
        </w:rPr>
        <w:t>4</w:t>
      </w:r>
      <w:r>
        <w:rPr>
          <w:sz w:val="16"/>
          <w:szCs w:val="16"/>
          <w:lang w:val="ru-RU"/>
        </w:rPr>
        <w:t>:</w:t>
      </w:r>
      <w:r w:rsidR="003610A5">
        <w:rPr>
          <w:sz w:val="16"/>
          <w:szCs w:val="16"/>
          <w:lang w:val="ru-RU"/>
        </w:rPr>
        <w:t xml:space="preserve"> </w:t>
      </w:r>
      <w:r w:rsidR="00374D68">
        <w:rPr>
          <w:sz w:val="16"/>
          <w:szCs w:val="16"/>
          <w:lang w:val="ru-RU"/>
        </w:rPr>
        <w:tab/>
      </w:r>
      <w:r w:rsidR="00E445A9" w:rsidRPr="00E445A9">
        <w:rPr>
          <w:sz w:val="16"/>
          <w:szCs w:val="16"/>
          <w:lang w:val="ru-RU"/>
        </w:rPr>
        <w:t>**Сертифицировано для хранилища авиационного топлива согласно El-1541. Следует применять белый или кремовый цвет</w:t>
      </w:r>
    </w:p>
    <w:p w14:paraId="54F4A8B7" w14:textId="617A7FCF" w:rsidR="00590008" w:rsidRDefault="00590008" w:rsidP="00374D68">
      <w:pPr>
        <w:widowControl w:val="0"/>
        <w:spacing w:line="240" w:lineRule="auto"/>
        <w:ind w:left="1350" w:right="151" w:hanging="1260"/>
        <w:contextualSpacing/>
        <w:rPr>
          <w:sz w:val="16"/>
          <w:szCs w:val="16"/>
          <w:lang w:val="ru-RU"/>
        </w:rPr>
      </w:pPr>
      <w:r>
        <w:rPr>
          <w:sz w:val="16"/>
          <w:szCs w:val="16"/>
          <w:lang w:val="ru-RU"/>
        </w:rPr>
        <w:t xml:space="preserve">Примечание </w:t>
      </w:r>
      <w:r w:rsidR="00D600C1" w:rsidRPr="00D600C1">
        <w:rPr>
          <w:sz w:val="16"/>
          <w:szCs w:val="16"/>
          <w:lang w:val="ru-RU"/>
        </w:rPr>
        <w:t>5</w:t>
      </w:r>
      <w:r>
        <w:rPr>
          <w:sz w:val="16"/>
          <w:szCs w:val="16"/>
          <w:lang w:val="ru-RU"/>
        </w:rPr>
        <w:t xml:space="preserve">: </w:t>
      </w:r>
      <w:r w:rsidR="00374D68">
        <w:rPr>
          <w:sz w:val="16"/>
          <w:szCs w:val="16"/>
          <w:lang w:val="ru-RU"/>
        </w:rPr>
        <w:tab/>
      </w:r>
      <w:r w:rsidRPr="00F37794">
        <w:rPr>
          <w:sz w:val="16"/>
          <w:szCs w:val="16"/>
          <w:lang w:val="ru-RU"/>
        </w:rPr>
        <w:t xml:space="preserve">В случае если требуется </w:t>
      </w:r>
      <w:r>
        <w:rPr>
          <w:sz w:val="16"/>
          <w:szCs w:val="16"/>
          <w:lang w:val="ru-RU"/>
        </w:rPr>
        <w:t xml:space="preserve">использование </w:t>
      </w:r>
      <w:r w:rsidRPr="00F37794">
        <w:rPr>
          <w:sz w:val="16"/>
          <w:szCs w:val="16"/>
          <w:lang w:val="ru-RU"/>
        </w:rPr>
        <w:t>заполнител</w:t>
      </w:r>
      <w:r>
        <w:rPr>
          <w:sz w:val="16"/>
          <w:szCs w:val="16"/>
          <w:lang w:val="ru-RU"/>
        </w:rPr>
        <w:t>я</w:t>
      </w:r>
      <w:r w:rsidRPr="00F37794">
        <w:rPr>
          <w:sz w:val="16"/>
          <w:szCs w:val="16"/>
          <w:lang w:val="ru-RU"/>
        </w:rPr>
        <w:t xml:space="preserve"> швов, уплотняющи</w:t>
      </w:r>
      <w:r>
        <w:rPr>
          <w:sz w:val="16"/>
          <w:szCs w:val="16"/>
          <w:lang w:val="ru-RU"/>
        </w:rPr>
        <w:t>х</w:t>
      </w:r>
      <w:r w:rsidRPr="00F37794">
        <w:rPr>
          <w:sz w:val="16"/>
          <w:szCs w:val="16"/>
          <w:lang w:val="ru-RU"/>
        </w:rPr>
        <w:t xml:space="preserve"> состав</w:t>
      </w:r>
      <w:r>
        <w:rPr>
          <w:sz w:val="16"/>
          <w:szCs w:val="16"/>
          <w:lang w:val="ru-RU"/>
        </w:rPr>
        <w:t>ов</w:t>
      </w:r>
      <w:r w:rsidRPr="00F37794">
        <w:rPr>
          <w:sz w:val="16"/>
          <w:szCs w:val="16"/>
          <w:lang w:val="ru-RU"/>
        </w:rPr>
        <w:t xml:space="preserve"> или заполнител</w:t>
      </w:r>
      <w:r>
        <w:rPr>
          <w:sz w:val="16"/>
          <w:szCs w:val="16"/>
          <w:lang w:val="ru-RU"/>
        </w:rPr>
        <w:t>я</w:t>
      </w:r>
      <w:r w:rsidRPr="00F37794">
        <w:rPr>
          <w:sz w:val="16"/>
          <w:szCs w:val="16"/>
          <w:lang w:val="ru-RU"/>
        </w:rPr>
        <w:t xml:space="preserve"> для участков язвенной коррозии следует </w:t>
      </w:r>
      <w:r w:rsidRPr="003A3A7D">
        <w:rPr>
          <w:sz w:val="16"/>
          <w:szCs w:val="16"/>
          <w:lang w:val="ru-RU"/>
        </w:rPr>
        <w:t>получить заключение эксперт</w:t>
      </w:r>
      <w:r>
        <w:rPr>
          <w:sz w:val="16"/>
          <w:szCs w:val="16"/>
          <w:lang w:val="ru-RU"/>
        </w:rPr>
        <w:t>а</w:t>
      </w:r>
      <w:r w:rsidRPr="003A3A7D">
        <w:rPr>
          <w:sz w:val="16"/>
          <w:szCs w:val="16"/>
          <w:lang w:val="ru-RU"/>
        </w:rPr>
        <w:t xml:space="preserve"> </w:t>
      </w:r>
      <w:r>
        <w:rPr>
          <w:sz w:val="16"/>
          <w:szCs w:val="16"/>
          <w:lang w:val="ru-RU"/>
        </w:rPr>
        <w:t xml:space="preserve">ТШО </w:t>
      </w:r>
      <w:r w:rsidRPr="003A3A7D">
        <w:rPr>
          <w:sz w:val="16"/>
          <w:szCs w:val="16"/>
          <w:lang w:val="ru-RU"/>
        </w:rPr>
        <w:t xml:space="preserve">в области покрытий. </w:t>
      </w:r>
    </w:p>
    <w:p w14:paraId="63172170" w14:textId="77777777" w:rsidR="002B5E17" w:rsidRPr="00590008" w:rsidRDefault="002B5E17" w:rsidP="002B5E17">
      <w:pPr>
        <w:tabs>
          <w:tab w:val="left" w:pos="3225"/>
        </w:tabs>
        <w:rPr>
          <w:color w:val="auto"/>
          <w:sz w:val="20"/>
          <w:szCs w:val="20"/>
          <w:lang w:val="ru-RU"/>
        </w:rPr>
      </w:pPr>
      <w:r w:rsidRPr="00590008">
        <w:rPr>
          <w:color w:val="auto"/>
          <w:lang w:val="ru-RU"/>
        </w:rPr>
        <w:br w:type="page"/>
      </w:r>
    </w:p>
    <w:p w14:paraId="096AB0C4" w14:textId="77777777" w:rsidR="002B5E17" w:rsidRPr="00590008" w:rsidRDefault="002B5E17" w:rsidP="002B5E17">
      <w:pPr>
        <w:tabs>
          <w:tab w:val="left" w:pos="3225"/>
        </w:tabs>
        <w:rPr>
          <w:color w:val="auto"/>
          <w:lang w:val="ru-RU"/>
        </w:rPr>
      </w:pPr>
    </w:p>
    <w:tbl>
      <w:tblPr>
        <w:tblW w:w="9973" w:type="dxa"/>
        <w:jc w:val="center"/>
        <w:tblLayout w:type="fixed"/>
        <w:tblLook w:val="01E0" w:firstRow="1" w:lastRow="1" w:firstColumn="1" w:lastColumn="1" w:noHBand="0" w:noVBand="0"/>
      </w:tblPr>
      <w:tblGrid>
        <w:gridCol w:w="1261"/>
        <w:gridCol w:w="270"/>
        <w:gridCol w:w="693"/>
        <w:gridCol w:w="3536"/>
        <w:gridCol w:w="476"/>
        <w:gridCol w:w="1510"/>
        <w:gridCol w:w="971"/>
        <w:gridCol w:w="1256"/>
      </w:tblGrid>
      <w:tr w:rsidR="00C5496A" w:rsidRPr="00333E58" w14:paraId="2E4E9BB9" w14:textId="77777777" w:rsidTr="00F029EB">
        <w:trPr>
          <w:trHeight w:val="360"/>
          <w:jc w:val="center"/>
        </w:trPr>
        <w:tc>
          <w:tcPr>
            <w:tcW w:w="9973" w:type="dxa"/>
            <w:gridSpan w:val="8"/>
            <w:tcBorders>
              <w:top w:val="single" w:sz="6" w:space="0" w:color="auto"/>
              <w:bottom w:val="single" w:sz="12" w:space="0" w:color="auto"/>
            </w:tcBorders>
            <w:shd w:val="clear" w:color="auto" w:fill="FFFFFF"/>
            <w:vAlign w:val="center"/>
          </w:tcPr>
          <w:p w14:paraId="5D0BF1F8" w14:textId="77777777" w:rsidR="00C5496A" w:rsidRPr="005C6B84" w:rsidRDefault="00807045" w:rsidP="00C5496A">
            <w:pPr>
              <w:ind w:right="-72"/>
              <w:jc w:val="right"/>
              <w:rPr>
                <w:b/>
                <w:i/>
                <w:color w:val="auto"/>
                <w:lang w:val="ru-RU"/>
              </w:rPr>
            </w:pPr>
            <w:r w:rsidRPr="005C6B84">
              <w:rPr>
                <w:b/>
                <w:i/>
                <w:color w:val="auto"/>
                <w:lang w:val="ru-RU"/>
              </w:rPr>
              <w:t xml:space="preserve">Матовые </w:t>
            </w:r>
            <w:r w:rsidR="00C5496A" w:rsidRPr="005C6B84">
              <w:rPr>
                <w:b/>
                <w:i/>
                <w:color w:val="auto"/>
                <w:lang w:val="ru-RU"/>
              </w:rPr>
              <w:t xml:space="preserve">усиленные </w:t>
            </w:r>
            <w:r w:rsidR="00A94FF5" w:rsidRPr="005C6B84">
              <w:rPr>
                <w:b/>
                <w:i/>
                <w:color w:val="auto"/>
                <w:lang w:val="ru-RU"/>
              </w:rPr>
              <w:t xml:space="preserve">покрытия </w:t>
            </w:r>
            <w:r w:rsidR="00C5496A" w:rsidRPr="005C6B84">
              <w:rPr>
                <w:b/>
                <w:i/>
                <w:color w:val="auto"/>
                <w:lang w:val="ru-RU"/>
              </w:rPr>
              <w:t>для погруженной эксплуатации</w:t>
            </w:r>
          </w:p>
        </w:tc>
      </w:tr>
      <w:tr w:rsidR="00C5496A" w:rsidRPr="001D3869" w14:paraId="22DAE578" w14:textId="77777777" w:rsidTr="00F029EB">
        <w:trPr>
          <w:trHeight w:val="360"/>
          <w:jc w:val="center"/>
        </w:trPr>
        <w:tc>
          <w:tcPr>
            <w:tcW w:w="7746" w:type="dxa"/>
            <w:gridSpan w:val="6"/>
            <w:tcBorders>
              <w:top w:val="single" w:sz="12" w:space="0" w:color="auto"/>
              <w:left w:val="single" w:sz="12" w:space="0" w:color="auto"/>
              <w:bottom w:val="single" w:sz="12" w:space="0" w:color="auto"/>
            </w:tcBorders>
            <w:vAlign w:val="center"/>
          </w:tcPr>
          <w:p w14:paraId="18B8DFE0" w14:textId="77777777" w:rsidR="00C5496A" w:rsidRPr="005C6B84" w:rsidRDefault="0025570B" w:rsidP="0025570B">
            <w:pPr>
              <w:autoSpaceDE/>
              <w:autoSpaceDN/>
              <w:adjustRightInd/>
              <w:spacing w:before="0" w:line="240" w:lineRule="auto"/>
              <w:ind w:left="0"/>
              <w:rPr>
                <w:b/>
                <w:color w:val="auto"/>
                <w:sz w:val="20"/>
                <w:szCs w:val="20"/>
                <w:lang w:val="ru-RU"/>
              </w:rPr>
            </w:pPr>
            <w:r w:rsidRPr="005C6B84">
              <w:rPr>
                <w:b/>
                <w:color w:val="auto"/>
                <w:sz w:val="20"/>
                <w:szCs w:val="20"/>
                <w:lang w:val="ru-RU"/>
              </w:rPr>
              <w:t xml:space="preserve">Матовые </w:t>
            </w:r>
            <w:r w:rsidR="00C5496A" w:rsidRPr="005C6B84">
              <w:rPr>
                <w:b/>
                <w:color w:val="auto"/>
                <w:sz w:val="20"/>
                <w:szCs w:val="20"/>
                <w:lang w:val="ru-RU"/>
              </w:rPr>
              <w:t xml:space="preserve">усиленные </w:t>
            </w:r>
            <w:r w:rsidR="00A94FF5" w:rsidRPr="005C6B84">
              <w:rPr>
                <w:b/>
                <w:color w:val="auto"/>
                <w:sz w:val="20"/>
                <w:szCs w:val="24"/>
                <w:lang w:val="ru-RU"/>
              </w:rPr>
              <w:t xml:space="preserve">покрытия </w:t>
            </w:r>
            <w:r w:rsidR="00C5496A" w:rsidRPr="005C6B84">
              <w:rPr>
                <w:b/>
                <w:color w:val="auto"/>
                <w:sz w:val="20"/>
                <w:szCs w:val="20"/>
                <w:lang w:val="ru-RU"/>
              </w:rPr>
              <w:t>для погруженной эксплуатации в пресной воде</w:t>
            </w:r>
          </w:p>
        </w:tc>
        <w:tc>
          <w:tcPr>
            <w:tcW w:w="2227" w:type="dxa"/>
            <w:gridSpan w:val="2"/>
            <w:tcBorders>
              <w:top w:val="single" w:sz="12" w:space="0" w:color="auto"/>
              <w:bottom w:val="single" w:sz="12" w:space="0" w:color="auto"/>
              <w:right w:val="single" w:sz="12" w:space="0" w:color="auto"/>
            </w:tcBorders>
            <w:shd w:val="clear" w:color="auto" w:fill="000000"/>
            <w:vAlign w:val="center"/>
          </w:tcPr>
          <w:p w14:paraId="07715BC9"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40"/>
              </w:rPr>
              <w:t>10.1</w:t>
            </w:r>
          </w:p>
        </w:tc>
      </w:tr>
      <w:tr w:rsidR="00C5496A" w:rsidRPr="001D3869" w14:paraId="031875D5" w14:textId="77777777" w:rsidTr="00F029EB">
        <w:trPr>
          <w:trHeight w:val="360"/>
          <w:jc w:val="center"/>
        </w:trPr>
        <w:tc>
          <w:tcPr>
            <w:tcW w:w="7746" w:type="dxa"/>
            <w:gridSpan w:val="6"/>
            <w:tcBorders>
              <w:top w:val="single" w:sz="12" w:space="0" w:color="auto"/>
              <w:left w:val="single" w:sz="12" w:space="0" w:color="auto"/>
              <w:bottom w:val="single" w:sz="12" w:space="0" w:color="auto"/>
            </w:tcBorders>
            <w:vAlign w:val="center"/>
          </w:tcPr>
          <w:p w14:paraId="42A1EFF4" w14:textId="77777777" w:rsidR="00C5496A" w:rsidRPr="005C6B84" w:rsidRDefault="0025570B" w:rsidP="00C5496A">
            <w:pPr>
              <w:autoSpaceDE/>
              <w:autoSpaceDN/>
              <w:adjustRightInd/>
              <w:spacing w:before="0" w:line="240" w:lineRule="auto"/>
              <w:ind w:left="0"/>
              <w:rPr>
                <w:b/>
                <w:color w:val="auto"/>
                <w:sz w:val="20"/>
                <w:szCs w:val="20"/>
                <w:lang w:val="ru-RU"/>
              </w:rPr>
            </w:pPr>
            <w:r w:rsidRPr="005C6B84">
              <w:rPr>
                <w:b/>
                <w:color w:val="auto"/>
                <w:sz w:val="20"/>
                <w:szCs w:val="20"/>
                <w:lang w:val="ru-RU"/>
              </w:rPr>
              <w:t xml:space="preserve">Матовые </w:t>
            </w:r>
            <w:r w:rsidR="00C5496A" w:rsidRPr="005C6B84">
              <w:rPr>
                <w:b/>
                <w:color w:val="auto"/>
                <w:sz w:val="20"/>
                <w:szCs w:val="24"/>
                <w:lang w:val="ru-RU"/>
              </w:rPr>
              <w:t xml:space="preserve">усиленные </w:t>
            </w:r>
            <w:r w:rsidR="00A94FF5" w:rsidRPr="005C6B84">
              <w:rPr>
                <w:b/>
                <w:color w:val="auto"/>
                <w:sz w:val="20"/>
                <w:szCs w:val="24"/>
                <w:lang w:val="ru-RU"/>
              </w:rPr>
              <w:t xml:space="preserve">покрытия </w:t>
            </w:r>
            <w:r w:rsidR="00C5496A" w:rsidRPr="005C6B84">
              <w:rPr>
                <w:b/>
                <w:color w:val="auto"/>
                <w:sz w:val="20"/>
                <w:szCs w:val="24"/>
                <w:lang w:val="ru-RU"/>
              </w:rPr>
              <w:t>для погруженной эксплуатации</w:t>
            </w:r>
            <w:r w:rsidR="00C5496A" w:rsidRPr="005C6B84">
              <w:rPr>
                <w:b/>
                <w:color w:val="auto"/>
                <w:sz w:val="20"/>
                <w:szCs w:val="24"/>
                <w:lang w:val="ru-RU"/>
              </w:rPr>
              <w:br/>
              <w:t>в деминерализованной воде или конденсате</w:t>
            </w:r>
          </w:p>
        </w:tc>
        <w:tc>
          <w:tcPr>
            <w:tcW w:w="2227" w:type="dxa"/>
            <w:gridSpan w:val="2"/>
            <w:tcBorders>
              <w:top w:val="single" w:sz="12" w:space="0" w:color="auto"/>
              <w:bottom w:val="single" w:sz="12" w:space="0" w:color="auto"/>
              <w:right w:val="single" w:sz="12" w:space="0" w:color="auto"/>
            </w:tcBorders>
            <w:shd w:val="clear" w:color="auto" w:fill="000000"/>
            <w:vAlign w:val="center"/>
          </w:tcPr>
          <w:p w14:paraId="597F48CB"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40"/>
              </w:rPr>
              <w:t>10.2</w:t>
            </w:r>
          </w:p>
        </w:tc>
      </w:tr>
      <w:tr w:rsidR="00C5496A" w:rsidRPr="001D3869" w14:paraId="40B11CD6" w14:textId="77777777" w:rsidTr="00F029EB">
        <w:trPr>
          <w:trHeight w:val="360"/>
          <w:jc w:val="center"/>
        </w:trPr>
        <w:tc>
          <w:tcPr>
            <w:tcW w:w="7746" w:type="dxa"/>
            <w:gridSpan w:val="6"/>
            <w:tcBorders>
              <w:top w:val="single" w:sz="12" w:space="0" w:color="auto"/>
              <w:left w:val="single" w:sz="12" w:space="0" w:color="auto"/>
              <w:bottom w:val="single" w:sz="12" w:space="0" w:color="auto"/>
            </w:tcBorders>
            <w:vAlign w:val="center"/>
          </w:tcPr>
          <w:p w14:paraId="5C6D16F0" w14:textId="77777777" w:rsidR="00C5496A" w:rsidRPr="005C6B84" w:rsidRDefault="0025570B" w:rsidP="00C5496A">
            <w:pPr>
              <w:autoSpaceDE/>
              <w:autoSpaceDN/>
              <w:adjustRightInd/>
              <w:spacing w:before="0" w:line="240" w:lineRule="auto"/>
              <w:ind w:left="0"/>
              <w:rPr>
                <w:b/>
                <w:color w:val="auto"/>
                <w:sz w:val="20"/>
                <w:szCs w:val="20"/>
                <w:lang w:val="ru-RU"/>
              </w:rPr>
            </w:pPr>
            <w:r w:rsidRPr="005C6B84">
              <w:rPr>
                <w:b/>
                <w:color w:val="auto"/>
                <w:sz w:val="20"/>
                <w:szCs w:val="20"/>
                <w:lang w:val="ru-RU"/>
              </w:rPr>
              <w:t xml:space="preserve">Матовые </w:t>
            </w:r>
            <w:r w:rsidR="00C5496A" w:rsidRPr="005C6B84">
              <w:rPr>
                <w:b/>
                <w:color w:val="auto"/>
                <w:sz w:val="20"/>
                <w:szCs w:val="20"/>
                <w:lang w:val="ru-RU"/>
              </w:rPr>
              <w:t xml:space="preserve">усиленные </w:t>
            </w:r>
            <w:r w:rsidR="00A94FF5" w:rsidRPr="005C6B84">
              <w:rPr>
                <w:b/>
                <w:color w:val="auto"/>
                <w:sz w:val="20"/>
                <w:szCs w:val="24"/>
                <w:lang w:val="ru-RU"/>
              </w:rPr>
              <w:t xml:space="preserve">покрытия </w:t>
            </w:r>
            <w:r w:rsidR="00C5496A" w:rsidRPr="005C6B84">
              <w:rPr>
                <w:b/>
                <w:color w:val="auto"/>
                <w:sz w:val="20"/>
                <w:szCs w:val="20"/>
                <w:lang w:val="ru-RU"/>
              </w:rPr>
              <w:t>для погруженной эксплуатации в соленой воде и соляном растворе</w:t>
            </w:r>
          </w:p>
        </w:tc>
        <w:tc>
          <w:tcPr>
            <w:tcW w:w="2227" w:type="dxa"/>
            <w:gridSpan w:val="2"/>
            <w:tcBorders>
              <w:top w:val="single" w:sz="12" w:space="0" w:color="auto"/>
              <w:bottom w:val="single" w:sz="12" w:space="0" w:color="auto"/>
              <w:right w:val="single" w:sz="12" w:space="0" w:color="auto"/>
            </w:tcBorders>
            <w:shd w:val="clear" w:color="auto" w:fill="000000"/>
            <w:vAlign w:val="center"/>
          </w:tcPr>
          <w:p w14:paraId="6015D59F"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40"/>
              </w:rPr>
              <w:t>10.4</w:t>
            </w:r>
          </w:p>
        </w:tc>
      </w:tr>
      <w:tr w:rsidR="00C5496A" w:rsidRPr="001D3869" w14:paraId="209C5B23" w14:textId="77777777" w:rsidTr="00F029EB">
        <w:trPr>
          <w:trHeight w:val="360"/>
          <w:jc w:val="center"/>
        </w:trPr>
        <w:tc>
          <w:tcPr>
            <w:tcW w:w="7746" w:type="dxa"/>
            <w:gridSpan w:val="6"/>
            <w:tcBorders>
              <w:top w:val="single" w:sz="12" w:space="0" w:color="auto"/>
              <w:left w:val="single" w:sz="12" w:space="0" w:color="auto"/>
              <w:bottom w:val="single" w:sz="12" w:space="0" w:color="auto"/>
            </w:tcBorders>
            <w:vAlign w:val="center"/>
          </w:tcPr>
          <w:p w14:paraId="65AC230B" w14:textId="77777777" w:rsidR="00C5496A" w:rsidRPr="005C6B84" w:rsidRDefault="0025570B" w:rsidP="00C5496A">
            <w:pPr>
              <w:autoSpaceDE/>
              <w:autoSpaceDN/>
              <w:adjustRightInd/>
              <w:spacing w:before="0" w:line="240" w:lineRule="auto"/>
              <w:ind w:left="0"/>
              <w:rPr>
                <w:b/>
                <w:color w:val="auto"/>
                <w:sz w:val="20"/>
                <w:szCs w:val="20"/>
                <w:lang w:val="ru-RU"/>
              </w:rPr>
            </w:pPr>
            <w:r w:rsidRPr="005C6B84">
              <w:rPr>
                <w:b/>
                <w:color w:val="auto"/>
                <w:sz w:val="20"/>
                <w:szCs w:val="20"/>
                <w:lang w:val="ru-RU"/>
              </w:rPr>
              <w:t xml:space="preserve">Матовые </w:t>
            </w:r>
            <w:r w:rsidR="00C5496A" w:rsidRPr="005C6B84">
              <w:rPr>
                <w:b/>
                <w:color w:val="auto"/>
                <w:sz w:val="20"/>
                <w:szCs w:val="20"/>
                <w:lang w:val="ru-RU"/>
              </w:rPr>
              <w:t xml:space="preserve">усиленные </w:t>
            </w:r>
            <w:r w:rsidR="00A94FF5" w:rsidRPr="005C6B84">
              <w:rPr>
                <w:b/>
                <w:color w:val="auto"/>
                <w:sz w:val="20"/>
                <w:szCs w:val="24"/>
                <w:lang w:val="ru-RU"/>
              </w:rPr>
              <w:t xml:space="preserve">покрытия </w:t>
            </w:r>
            <w:r w:rsidR="00C5496A" w:rsidRPr="005C6B84">
              <w:rPr>
                <w:b/>
                <w:color w:val="auto"/>
                <w:sz w:val="20"/>
                <w:szCs w:val="20"/>
                <w:lang w:val="ru-RU"/>
              </w:rPr>
              <w:t>для погруженной эксплуатации в пластовой воде</w:t>
            </w:r>
            <w:r w:rsidR="006A2AE5" w:rsidRPr="005C6B84">
              <w:rPr>
                <w:b/>
                <w:color w:val="auto"/>
                <w:sz w:val="20"/>
                <w:szCs w:val="20"/>
                <w:lang w:val="ru-RU"/>
              </w:rPr>
              <w:t xml:space="preserve"> (Примечание 3-4)</w:t>
            </w:r>
          </w:p>
        </w:tc>
        <w:tc>
          <w:tcPr>
            <w:tcW w:w="2227" w:type="dxa"/>
            <w:gridSpan w:val="2"/>
            <w:tcBorders>
              <w:top w:val="single" w:sz="12" w:space="0" w:color="auto"/>
              <w:bottom w:val="single" w:sz="12" w:space="0" w:color="auto"/>
              <w:right w:val="single" w:sz="12" w:space="0" w:color="auto"/>
            </w:tcBorders>
            <w:shd w:val="clear" w:color="auto" w:fill="000000"/>
            <w:vAlign w:val="center"/>
          </w:tcPr>
          <w:p w14:paraId="17C94D04"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40"/>
              </w:rPr>
              <w:t>10.5</w:t>
            </w:r>
          </w:p>
        </w:tc>
      </w:tr>
      <w:tr w:rsidR="00C5496A" w:rsidRPr="001D3869" w14:paraId="006332A3" w14:textId="77777777" w:rsidTr="00F029EB">
        <w:trPr>
          <w:trHeight w:val="360"/>
          <w:jc w:val="center"/>
        </w:trPr>
        <w:tc>
          <w:tcPr>
            <w:tcW w:w="7746" w:type="dxa"/>
            <w:gridSpan w:val="6"/>
            <w:tcBorders>
              <w:top w:val="single" w:sz="12" w:space="0" w:color="auto"/>
              <w:left w:val="single" w:sz="12" w:space="0" w:color="auto"/>
              <w:bottom w:val="single" w:sz="12" w:space="0" w:color="auto"/>
            </w:tcBorders>
            <w:vAlign w:val="center"/>
          </w:tcPr>
          <w:p w14:paraId="29610889" w14:textId="77777777" w:rsidR="00C5496A" w:rsidRPr="005C6B84" w:rsidRDefault="0025570B" w:rsidP="00C5496A">
            <w:pPr>
              <w:autoSpaceDE/>
              <w:autoSpaceDN/>
              <w:adjustRightInd/>
              <w:spacing w:before="0" w:line="240" w:lineRule="auto"/>
              <w:ind w:left="0"/>
              <w:rPr>
                <w:b/>
                <w:color w:val="auto"/>
                <w:sz w:val="20"/>
                <w:szCs w:val="20"/>
                <w:lang w:val="ru-RU"/>
              </w:rPr>
            </w:pPr>
            <w:r w:rsidRPr="005C6B84">
              <w:rPr>
                <w:b/>
                <w:color w:val="auto"/>
                <w:sz w:val="20"/>
                <w:szCs w:val="20"/>
                <w:lang w:val="ru-RU"/>
              </w:rPr>
              <w:t xml:space="preserve">Матовые </w:t>
            </w:r>
            <w:r w:rsidR="00C5496A" w:rsidRPr="005C6B84">
              <w:rPr>
                <w:b/>
                <w:color w:val="auto"/>
                <w:sz w:val="20"/>
                <w:szCs w:val="20"/>
                <w:lang w:val="ru-RU"/>
              </w:rPr>
              <w:t xml:space="preserve">усиленные </w:t>
            </w:r>
            <w:r w:rsidR="00A94FF5" w:rsidRPr="005C6B84">
              <w:rPr>
                <w:b/>
                <w:color w:val="auto"/>
                <w:sz w:val="20"/>
                <w:szCs w:val="24"/>
                <w:lang w:val="ru-RU"/>
              </w:rPr>
              <w:t xml:space="preserve">покрытия </w:t>
            </w:r>
            <w:r w:rsidR="00C5496A" w:rsidRPr="005C6B84">
              <w:rPr>
                <w:b/>
                <w:color w:val="auto"/>
                <w:sz w:val="20"/>
                <w:szCs w:val="20"/>
                <w:lang w:val="ru-RU"/>
              </w:rPr>
              <w:t>для сырой нефти (обессереной или сероводородосодержащей) - Погруженная эксплуатация</w:t>
            </w:r>
          </w:p>
        </w:tc>
        <w:tc>
          <w:tcPr>
            <w:tcW w:w="2227" w:type="dxa"/>
            <w:gridSpan w:val="2"/>
            <w:tcBorders>
              <w:top w:val="single" w:sz="12" w:space="0" w:color="auto"/>
              <w:bottom w:val="single" w:sz="12" w:space="0" w:color="auto"/>
              <w:right w:val="single" w:sz="12" w:space="0" w:color="auto"/>
            </w:tcBorders>
            <w:shd w:val="clear" w:color="auto" w:fill="000000"/>
            <w:vAlign w:val="center"/>
          </w:tcPr>
          <w:p w14:paraId="0A9139CD"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40"/>
              </w:rPr>
              <w:t>10.6</w:t>
            </w:r>
          </w:p>
        </w:tc>
      </w:tr>
      <w:tr w:rsidR="00C5496A" w:rsidRPr="001D3869" w14:paraId="607DB6A9" w14:textId="77777777" w:rsidTr="00F029EB">
        <w:trPr>
          <w:trHeight w:val="360"/>
          <w:jc w:val="center"/>
        </w:trPr>
        <w:tc>
          <w:tcPr>
            <w:tcW w:w="7746" w:type="dxa"/>
            <w:gridSpan w:val="6"/>
            <w:tcBorders>
              <w:top w:val="single" w:sz="12" w:space="0" w:color="auto"/>
              <w:left w:val="single" w:sz="12" w:space="0" w:color="auto"/>
              <w:bottom w:val="single" w:sz="12" w:space="0" w:color="auto"/>
            </w:tcBorders>
            <w:vAlign w:val="center"/>
          </w:tcPr>
          <w:p w14:paraId="789A3D6D" w14:textId="77777777" w:rsidR="00C5496A" w:rsidRPr="005C6B84" w:rsidRDefault="0025570B" w:rsidP="00C5496A">
            <w:pPr>
              <w:autoSpaceDE/>
              <w:autoSpaceDN/>
              <w:adjustRightInd/>
              <w:spacing w:before="0" w:line="240" w:lineRule="auto"/>
              <w:ind w:left="0"/>
              <w:rPr>
                <w:b/>
                <w:color w:val="auto"/>
                <w:sz w:val="20"/>
                <w:szCs w:val="20"/>
                <w:lang w:val="ru-RU"/>
              </w:rPr>
            </w:pPr>
            <w:r w:rsidRPr="005C6B84">
              <w:rPr>
                <w:b/>
                <w:color w:val="auto"/>
                <w:sz w:val="20"/>
                <w:szCs w:val="20"/>
                <w:lang w:val="ru-RU"/>
              </w:rPr>
              <w:t xml:space="preserve">Матовые </w:t>
            </w:r>
            <w:r w:rsidR="00C5496A" w:rsidRPr="005C6B84">
              <w:rPr>
                <w:b/>
                <w:color w:val="auto"/>
                <w:sz w:val="20"/>
                <w:szCs w:val="20"/>
                <w:lang w:val="ru-RU"/>
              </w:rPr>
              <w:t xml:space="preserve">усиленные </w:t>
            </w:r>
            <w:r w:rsidR="00A94FF5" w:rsidRPr="005C6B84">
              <w:rPr>
                <w:b/>
                <w:color w:val="auto"/>
                <w:sz w:val="20"/>
                <w:szCs w:val="24"/>
                <w:lang w:val="ru-RU"/>
              </w:rPr>
              <w:t xml:space="preserve">покрытия </w:t>
            </w:r>
            <w:r w:rsidR="00C5496A" w:rsidRPr="005C6B84">
              <w:rPr>
                <w:b/>
                <w:color w:val="auto"/>
                <w:sz w:val="20"/>
                <w:szCs w:val="20"/>
                <w:lang w:val="ru-RU"/>
              </w:rPr>
              <w:t>для погруженной эксплуатации в горючих веществах (низкоароматических)</w:t>
            </w:r>
          </w:p>
        </w:tc>
        <w:tc>
          <w:tcPr>
            <w:tcW w:w="2227" w:type="dxa"/>
            <w:gridSpan w:val="2"/>
            <w:tcBorders>
              <w:top w:val="single" w:sz="12" w:space="0" w:color="auto"/>
              <w:bottom w:val="single" w:sz="12" w:space="0" w:color="auto"/>
              <w:right w:val="single" w:sz="12" w:space="0" w:color="auto"/>
            </w:tcBorders>
            <w:shd w:val="clear" w:color="auto" w:fill="000000"/>
            <w:vAlign w:val="center"/>
          </w:tcPr>
          <w:p w14:paraId="503370DD"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40"/>
              </w:rPr>
              <w:t>10.7</w:t>
            </w:r>
          </w:p>
        </w:tc>
      </w:tr>
      <w:tr w:rsidR="00C5496A" w:rsidRPr="001D3869" w14:paraId="762F4B8F" w14:textId="77777777" w:rsidTr="00F029EB">
        <w:trPr>
          <w:trHeight w:val="360"/>
          <w:jc w:val="center"/>
        </w:trPr>
        <w:tc>
          <w:tcPr>
            <w:tcW w:w="7746" w:type="dxa"/>
            <w:gridSpan w:val="6"/>
            <w:tcBorders>
              <w:top w:val="single" w:sz="12" w:space="0" w:color="auto"/>
              <w:left w:val="single" w:sz="12" w:space="0" w:color="auto"/>
              <w:bottom w:val="single" w:sz="12" w:space="0" w:color="auto"/>
            </w:tcBorders>
            <w:vAlign w:val="center"/>
          </w:tcPr>
          <w:p w14:paraId="51D54C35" w14:textId="77777777" w:rsidR="00C5496A" w:rsidRPr="005C6B84" w:rsidRDefault="0025570B" w:rsidP="00C5496A">
            <w:pPr>
              <w:autoSpaceDE/>
              <w:autoSpaceDN/>
              <w:adjustRightInd/>
              <w:spacing w:before="0" w:line="240" w:lineRule="auto"/>
              <w:ind w:left="0"/>
              <w:rPr>
                <w:b/>
                <w:color w:val="auto"/>
                <w:sz w:val="20"/>
                <w:szCs w:val="20"/>
                <w:lang w:val="ru-RU"/>
              </w:rPr>
            </w:pPr>
            <w:r w:rsidRPr="005C6B84">
              <w:rPr>
                <w:b/>
                <w:color w:val="auto"/>
                <w:sz w:val="20"/>
                <w:szCs w:val="20"/>
                <w:lang w:val="ru-RU"/>
              </w:rPr>
              <w:t xml:space="preserve">Матовые </w:t>
            </w:r>
            <w:r w:rsidR="00C5496A" w:rsidRPr="005C6B84">
              <w:rPr>
                <w:b/>
                <w:color w:val="auto"/>
                <w:sz w:val="20"/>
                <w:szCs w:val="20"/>
                <w:lang w:val="ru-RU"/>
              </w:rPr>
              <w:t xml:space="preserve">усиленные </w:t>
            </w:r>
            <w:r w:rsidR="00A94FF5" w:rsidRPr="005C6B84">
              <w:rPr>
                <w:b/>
                <w:color w:val="auto"/>
                <w:sz w:val="20"/>
                <w:szCs w:val="24"/>
                <w:lang w:val="ru-RU"/>
              </w:rPr>
              <w:t xml:space="preserve">покрытия </w:t>
            </w:r>
            <w:r w:rsidR="00C5496A" w:rsidRPr="005C6B84">
              <w:rPr>
                <w:b/>
                <w:color w:val="auto"/>
                <w:sz w:val="20"/>
                <w:szCs w:val="20"/>
                <w:lang w:val="ru-RU"/>
              </w:rPr>
              <w:t>для погруженной эксплуатации в горючих веществах (высокоароматических)</w:t>
            </w:r>
          </w:p>
        </w:tc>
        <w:tc>
          <w:tcPr>
            <w:tcW w:w="2227" w:type="dxa"/>
            <w:gridSpan w:val="2"/>
            <w:tcBorders>
              <w:top w:val="single" w:sz="12" w:space="0" w:color="auto"/>
              <w:bottom w:val="single" w:sz="12" w:space="0" w:color="auto"/>
              <w:right w:val="single" w:sz="12" w:space="0" w:color="auto"/>
            </w:tcBorders>
            <w:shd w:val="clear" w:color="auto" w:fill="000000"/>
            <w:vAlign w:val="center"/>
          </w:tcPr>
          <w:p w14:paraId="7ED96CC9"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40"/>
              </w:rPr>
              <w:t>10.8</w:t>
            </w:r>
          </w:p>
        </w:tc>
      </w:tr>
      <w:tr w:rsidR="00C5496A" w:rsidRPr="001D3869" w14:paraId="2B9BC4FD" w14:textId="77777777" w:rsidTr="00F029EB">
        <w:trPr>
          <w:trHeight w:val="360"/>
          <w:jc w:val="center"/>
        </w:trPr>
        <w:tc>
          <w:tcPr>
            <w:tcW w:w="7746" w:type="dxa"/>
            <w:gridSpan w:val="6"/>
            <w:tcBorders>
              <w:top w:val="single" w:sz="12" w:space="0" w:color="auto"/>
              <w:left w:val="single" w:sz="12" w:space="0" w:color="auto"/>
              <w:bottom w:val="single" w:sz="12" w:space="0" w:color="auto"/>
            </w:tcBorders>
            <w:vAlign w:val="center"/>
          </w:tcPr>
          <w:p w14:paraId="0F72A690" w14:textId="77777777" w:rsidR="00C5496A" w:rsidRPr="005C6B84" w:rsidRDefault="0025570B" w:rsidP="00C5496A">
            <w:pPr>
              <w:autoSpaceDE/>
              <w:autoSpaceDN/>
              <w:adjustRightInd/>
              <w:spacing w:before="0" w:line="240" w:lineRule="auto"/>
              <w:ind w:left="0"/>
              <w:rPr>
                <w:b/>
                <w:color w:val="auto"/>
                <w:sz w:val="20"/>
                <w:szCs w:val="20"/>
                <w:lang w:val="ru-RU"/>
              </w:rPr>
            </w:pPr>
            <w:r w:rsidRPr="005C6B84">
              <w:rPr>
                <w:b/>
                <w:color w:val="auto"/>
                <w:sz w:val="20"/>
                <w:szCs w:val="20"/>
                <w:lang w:val="ru-RU"/>
              </w:rPr>
              <w:t xml:space="preserve">Матовые </w:t>
            </w:r>
            <w:r w:rsidR="00C5496A" w:rsidRPr="005C6B84">
              <w:rPr>
                <w:b/>
                <w:color w:val="auto"/>
                <w:sz w:val="20"/>
                <w:szCs w:val="20"/>
                <w:lang w:val="ru-RU"/>
              </w:rPr>
              <w:t xml:space="preserve">усиленные </w:t>
            </w:r>
            <w:r w:rsidR="00A94FF5" w:rsidRPr="005C6B84">
              <w:rPr>
                <w:b/>
                <w:color w:val="auto"/>
                <w:sz w:val="20"/>
                <w:szCs w:val="24"/>
                <w:lang w:val="ru-RU"/>
              </w:rPr>
              <w:t xml:space="preserve">покрытия </w:t>
            </w:r>
            <w:r w:rsidR="00C5496A" w:rsidRPr="005C6B84">
              <w:rPr>
                <w:b/>
                <w:color w:val="auto"/>
                <w:sz w:val="20"/>
                <w:szCs w:val="20"/>
                <w:lang w:val="ru-RU"/>
              </w:rPr>
              <w:t>для погруженной эксплуатации в ароматических углеводородах</w:t>
            </w:r>
            <w:r w:rsidR="006F2331">
              <w:rPr>
                <w:b/>
                <w:color w:val="auto"/>
                <w:sz w:val="20"/>
                <w:szCs w:val="20"/>
                <w:lang w:val="ru-RU"/>
              </w:rPr>
              <w:t xml:space="preserve"> </w:t>
            </w:r>
            <w:r w:rsidR="006A2AE5" w:rsidRPr="005C6B84">
              <w:rPr>
                <w:b/>
                <w:color w:val="auto"/>
                <w:sz w:val="20"/>
                <w:szCs w:val="20"/>
                <w:lang w:val="ru-RU"/>
              </w:rPr>
              <w:t>(Примечание 2)</w:t>
            </w:r>
          </w:p>
        </w:tc>
        <w:tc>
          <w:tcPr>
            <w:tcW w:w="2227" w:type="dxa"/>
            <w:gridSpan w:val="2"/>
            <w:tcBorders>
              <w:top w:val="single" w:sz="12" w:space="0" w:color="auto"/>
              <w:bottom w:val="single" w:sz="12" w:space="0" w:color="auto"/>
              <w:right w:val="single" w:sz="12" w:space="0" w:color="auto"/>
            </w:tcBorders>
            <w:shd w:val="clear" w:color="auto" w:fill="000000"/>
            <w:vAlign w:val="center"/>
          </w:tcPr>
          <w:p w14:paraId="3C6C8E4C"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40"/>
              </w:rPr>
              <w:t>10.9</w:t>
            </w:r>
          </w:p>
        </w:tc>
      </w:tr>
      <w:tr w:rsidR="00C5496A" w:rsidRPr="00333E58" w14:paraId="01FB9967" w14:textId="77777777" w:rsidTr="009D3392">
        <w:trPr>
          <w:cantSplit/>
          <w:trHeight w:val="288"/>
          <w:jc w:val="center"/>
        </w:trPr>
        <w:tc>
          <w:tcPr>
            <w:tcW w:w="1531" w:type="dxa"/>
            <w:gridSpan w:val="2"/>
            <w:tcBorders>
              <w:top w:val="single" w:sz="12" w:space="0" w:color="auto"/>
            </w:tcBorders>
          </w:tcPr>
          <w:p w14:paraId="11E0ED6A"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4229" w:type="dxa"/>
            <w:gridSpan w:val="2"/>
            <w:tcBorders>
              <w:top w:val="single" w:sz="12" w:space="0" w:color="auto"/>
            </w:tcBorders>
          </w:tcPr>
          <w:p w14:paraId="5B8AFDDA" w14:textId="09D4D34C" w:rsidR="003610A5" w:rsidRPr="003476C6" w:rsidRDefault="003476C6" w:rsidP="00C5496A">
            <w:pPr>
              <w:autoSpaceDE/>
              <w:autoSpaceDN/>
              <w:adjustRightInd/>
              <w:spacing w:before="0" w:line="240" w:lineRule="auto"/>
              <w:ind w:left="-72"/>
              <w:rPr>
                <w:color w:val="auto"/>
                <w:sz w:val="16"/>
                <w:szCs w:val="24"/>
              </w:rPr>
            </w:pPr>
            <w:r w:rsidRPr="003476C6">
              <w:rPr>
                <w:color w:val="auto"/>
                <w:sz w:val="16"/>
                <w:szCs w:val="24"/>
              </w:rPr>
              <w:t>SSPC-SP1/SP5(NACENo.</w:t>
            </w:r>
            <w:proofErr w:type="gramStart"/>
            <w:r w:rsidRPr="003476C6">
              <w:rPr>
                <w:color w:val="auto"/>
                <w:sz w:val="16"/>
                <w:szCs w:val="24"/>
              </w:rPr>
              <w:t>1)(</w:t>
            </w:r>
            <w:proofErr w:type="gramEnd"/>
            <w:r w:rsidRPr="003476C6">
              <w:rPr>
                <w:color w:val="auto"/>
                <w:sz w:val="16"/>
                <w:szCs w:val="24"/>
              </w:rPr>
              <w:t>SA3)</w:t>
            </w:r>
          </w:p>
          <w:p w14:paraId="7D00A444" w14:textId="037FD48D" w:rsidR="00C5496A" w:rsidRPr="00037A5B" w:rsidRDefault="004B5C7C" w:rsidP="00C5496A">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210A48" w:rsidRPr="00210A48">
              <w:rPr>
                <w:color w:val="auto"/>
                <w:sz w:val="16"/>
                <w:szCs w:val="24"/>
                <w:lang w:val="ru-RU"/>
              </w:rPr>
              <w:t xml:space="preserve"> </w:t>
            </w:r>
            <w:r w:rsidR="00C5496A" w:rsidRPr="00037A5B">
              <w:rPr>
                <w:color w:val="auto"/>
                <w:sz w:val="16"/>
                <w:szCs w:val="24"/>
                <w:lang w:val="ru-RU"/>
              </w:rPr>
              <w:t>очистка до белого металла.</w:t>
            </w:r>
          </w:p>
        </w:tc>
        <w:tc>
          <w:tcPr>
            <w:tcW w:w="476" w:type="dxa"/>
            <w:tcBorders>
              <w:top w:val="single" w:sz="12" w:space="0" w:color="auto"/>
            </w:tcBorders>
          </w:tcPr>
          <w:p w14:paraId="1CAABDB7" w14:textId="77777777" w:rsidR="00C5496A" w:rsidRPr="004E6B3B" w:rsidRDefault="00C5496A" w:rsidP="00C5496A">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37" w:type="dxa"/>
            <w:gridSpan w:val="3"/>
            <w:vMerge w:val="restart"/>
            <w:tcBorders>
              <w:top w:val="single" w:sz="12" w:space="0" w:color="auto"/>
            </w:tcBorders>
          </w:tcPr>
          <w:p w14:paraId="5D3CD671" w14:textId="77777777" w:rsidR="00C5496A" w:rsidRPr="006952A6" w:rsidRDefault="00C5496A" w:rsidP="00C5496A">
            <w:pPr>
              <w:autoSpaceDE/>
              <w:autoSpaceDN/>
              <w:adjustRightInd/>
              <w:spacing w:before="0" w:line="240" w:lineRule="auto"/>
              <w:ind w:left="-72"/>
              <w:rPr>
                <w:color w:val="auto"/>
                <w:sz w:val="16"/>
                <w:szCs w:val="16"/>
                <w:lang w:val="ru-RU"/>
              </w:rPr>
            </w:pPr>
            <w:r w:rsidRPr="00037A5B">
              <w:rPr>
                <w:color w:val="auto"/>
                <w:sz w:val="16"/>
                <w:szCs w:val="24"/>
                <w:lang w:val="ru-RU"/>
              </w:rPr>
              <w:t>Применяется такое же покрытие того же изготовителя.</w:t>
            </w:r>
          </w:p>
        </w:tc>
      </w:tr>
      <w:tr w:rsidR="00C5496A" w:rsidRPr="00333E58" w14:paraId="165AD07C" w14:textId="77777777" w:rsidTr="009D3392">
        <w:trPr>
          <w:cantSplit/>
          <w:trHeight w:val="288"/>
          <w:jc w:val="center"/>
        </w:trPr>
        <w:tc>
          <w:tcPr>
            <w:tcW w:w="1531" w:type="dxa"/>
            <w:gridSpan w:val="2"/>
          </w:tcPr>
          <w:p w14:paraId="2C38AA8F" w14:textId="77777777" w:rsidR="00C5496A" w:rsidRPr="001D3869" w:rsidRDefault="00C5496A" w:rsidP="00C5496A">
            <w:pPr>
              <w:autoSpaceDE/>
              <w:autoSpaceDN/>
              <w:adjustRightInd/>
              <w:spacing w:before="0" w:line="240" w:lineRule="auto"/>
              <w:ind w:left="-72"/>
              <w:rPr>
                <w:b/>
                <w:sz w:val="16"/>
                <w:szCs w:val="16"/>
              </w:rPr>
            </w:pPr>
            <w:r w:rsidRPr="004E6B3B">
              <w:rPr>
                <w:b/>
                <w:color w:val="auto"/>
                <w:sz w:val="16"/>
                <w:szCs w:val="24"/>
                <w:lang w:val="ru-RU"/>
              </w:rPr>
              <w:t>Профиль:</w:t>
            </w:r>
          </w:p>
        </w:tc>
        <w:tc>
          <w:tcPr>
            <w:tcW w:w="4229" w:type="dxa"/>
            <w:gridSpan w:val="2"/>
          </w:tcPr>
          <w:p w14:paraId="14F3F4E3" w14:textId="77777777" w:rsidR="00C5496A" w:rsidRPr="00D750DA" w:rsidRDefault="00224632" w:rsidP="00C5496A">
            <w:pPr>
              <w:autoSpaceDE/>
              <w:autoSpaceDN/>
              <w:adjustRightInd/>
              <w:spacing w:before="0" w:line="240" w:lineRule="auto"/>
              <w:ind w:left="-72"/>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476" w:type="dxa"/>
          </w:tcPr>
          <w:p w14:paraId="6E067723" w14:textId="77777777" w:rsidR="00C5496A" w:rsidRPr="00D750DA" w:rsidRDefault="00C5496A" w:rsidP="00C5496A">
            <w:pPr>
              <w:autoSpaceDE/>
              <w:autoSpaceDN/>
              <w:adjustRightInd/>
              <w:spacing w:before="0" w:line="240" w:lineRule="auto"/>
              <w:ind w:left="-72"/>
              <w:rPr>
                <w:color w:val="auto"/>
                <w:sz w:val="16"/>
                <w:szCs w:val="16"/>
                <w:lang w:val="ru-RU"/>
              </w:rPr>
            </w:pPr>
          </w:p>
        </w:tc>
        <w:tc>
          <w:tcPr>
            <w:tcW w:w="3737" w:type="dxa"/>
            <w:gridSpan w:val="3"/>
            <w:vMerge/>
            <w:vAlign w:val="center"/>
          </w:tcPr>
          <w:p w14:paraId="09156F48" w14:textId="77777777" w:rsidR="00C5496A" w:rsidRPr="00D750DA" w:rsidRDefault="00C5496A" w:rsidP="00C5496A">
            <w:pPr>
              <w:rPr>
                <w:lang w:val="ru-RU"/>
              </w:rPr>
            </w:pPr>
          </w:p>
        </w:tc>
      </w:tr>
      <w:tr w:rsidR="00C5496A" w:rsidRPr="00333E58" w14:paraId="1FF58D2C" w14:textId="77777777" w:rsidTr="009D3392">
        <w:trPr>
          <w:cantSplit/>
          <w:trHeight w:val="243"/>
          <w:jc w:val="center"/>
        </w:trPr>
        <w:tc>
          <w:tcPr>
            <w:tcW w:w="1531" w:type="dxa"/>
            <w:gridSpan w:val="2"/>
            <w:tcBorders>
              <w:bottom w:val="single" w:sz="12" w:space="0" w:color="auto"/>
            </w:tcBorders>
          </w:tcPr>
          <w:p w14:paraId="34FCE8C8" w14:textId="77777777" w:rsidR="00C5496A" w:rsidRPr="001D3869" w:rsidRDefault="00C5496A" w:rsidP="00C5496A">
            <w:pPr>
              <w:autoSpaceDE/>
              <w:autoSpaceDN/>
              <w:adjustRightInd/>
              <w:spacing w:before="0" w:line="240" w:lineRule="auto"/>
              <w:ind w:left="-72"/>
              <w:rPr>
                <w:b/>
                <w:sz w:val="16"/>
                <w:szCs w:val="16"/>
              </w:rPr>
            </w:pPr>
            <w:r w:rsidRPr="004E6B3B">
              <w:rPr>
                <w:b/>
                <w:color w:val="auto"/>
                <w:sz w:val="16"/>
                <w:szCs w:val="24"/>
                <w:lang w:val="ru-RU"/>
              </w:rPr>
              <w:t>Общая ТСП:</w:t>
            </w:r>
          </w:p>
        </w:tc>
        <w:tc>
          <w:tcPr>
            <w:tcW w:w="4229" w:type="dxa"/>
            <w:gridSpan w:val="2"/>
            <w:tcBorders>
              <w:bottom w:val="single" w:sz="12" w:space="0" w:color="auto"/>
            </w:tcBorders>
          </w:tcPr>
          <w:p w14:paraId="657B2249" w14:textId="77777777" w:rsidR="00C5496A" w:rsidRPr="00D750DA" w:rsidRDefault="00C5496A" w:rsidP="00C5496A">
            <w:pPr>
              <w:autoSpaceDE/>
              <w:autoSpaceDN/>
              <w:adjustRightInd/>
              <w:spacing w:before="0" w:line="240" w:lineRule="auto"/>
              <w:ind w:left="-72"/>
              <w:rPr>
                <w:color w:val="auto"/>
                <w:sz w:val="16"/>
                <w:szCs w:val="16"/>
                <w:lang w:val="ru-RU"/>
              </w:rPr>
            </w:pPr>
            <w:r w:rsidRPr="00D750DA">
              <w:rPr>
                <w:color w:val="auto"/>
                <w:sz w:val="16"/>
                <w:szCs w:val="16"/>
                <w:lang w:val="ru-RU"/>
              </w:rPr>
              <w:t xml:space="preserve">1.780 – 3.300 </w:t>
            </w:r>
            <w:r>
              <w:rPr>
                <w:color w:val="auto"/>
                <w:sz w:val="16"/>
                <w:szCs w:val="16"/>
                <w:lang w:val="ru-RU"/>
              </w:rPr>
              <w:t>мм</w:t>
            </w:r>
            <w:r w:rsidRPr="00D750DA">
              <w:rPr>
                <w:color w:val="auto"/>
                <w:sz w:val="16"/>
                <w:szCs w:val="16"/>
                <w:lang w:val="ru-RU"/>
              </w:rPr>
              <w:t xml:space="preserve">. (70.0 - 130.0 </w:t>
            </w:r>
            <w:r>
              <w:rPr>
                <w:color w:val="auto"/>
                <w:sz w:val="16"/>
                <w:szCs w:val="16"/>
                <w:lang w:val="ru-RU"/>
              </w:rPr>
              <w:t>милов</w:t>
            </w:r>
            <w:r w:rsidRPr="00D750DA">
              <w:rPr>
                <w:color w:val="auto"/>
                <w:sz w:val="16"/>
                <w:szCs w:val="16"/>
                <w:lang w:val="ru-RU"/>
              </w:rPr>
              <w:t>)</w:t>
            </w:r>
            <w:r w:rsidR="006A2AE5">
              <w:rPr>
                <w:color w:val="auto"/>
                <w:sz w:val="16"/>
                <w:szCs w:val="24"/>
                <w:lang w:val="ru-RU"/>
              </w:rPr>
              <w:t xml:space="preserve"> С</w:t>
            </w:r>
            <w:r w:rsidR="006A2AE5" w:rsidRPr="00037A5B">
              <w:rPr>
                <w:color w:val="auto"/>
                <w:sz w:val="16"/>
                <w:szCs w:val="24"/>
                <w:lang w:val="ru-RU"/>
              </w:rPr>
              <w:t>м. листы технических данных изготовителя</w:t>
            </w:r>
          </w:p>
        </w:tc>
        <w:tc>
          <w:tcPr>
            <w:tcW w:w="476" w:type="dxa"/>
            <w:tcBorders>
              <w:bottom w:val="single" w:sz="12" w:space="0" w:color="auto"/>
            </w:tcBorders>
          </w:tcPr>
          <w:p w14:paraId="3FDF3E5C" w14:textId="77777777" w:rsidR="00C5496A" w:rsidRPr="00D750DA" w:rsidRDefault="00C5496A" w:rsidP="00C5496A">
            <w:pPr>
              <w:autoSpaceDE/>
              <w:autoSpaceDN/>
              <w:adjustRightInd/>
              <w:spacing w:before="0" w:line="240" w:lineRule="auto"/>
              <w:ind w:left="-72"/>
              <w:rPr>
                <w:color w:val="auto"/>
                <w:sz w:val="16"/>
                <w:szCs w:val="16"/>
                <w:lang w:val="ru-RU"/>
              </w:rPr>
            </w:pPr>
          </w:p>
        </w:tc>
        <w:tc>
          <w:tcPr>
            <w:tcW w:w="3737" w:type="dxa"/>
            <w:gridSpan w:val="3"/>
            <w:vMerge/>
            <w:tcBorders>
              <w:bottom w:val="single" w:sz="12" w:space="0" w:color="auto"/>
            </w:tcBorders>
            <w:vAlign w:val="center"/>
          </w:tcPr>
          <w:p w14:paraId="72682237" w14:textId="77777777" w:rsidR="00C5496A" w:rsidRPr="00D750DA" w:rsidRDefault="00C5496A" w:rsidP="00C5496A">
            <w:pPr>
              <w:rPr>
                <w:lang w:val="ru-RU"/>
              </w:rPr>
            </w:pPr>
          </w:p>
        </w:tc>
      </w:tr>
      <w:tr w:rsidR="00C5496A" w:rsidRPr="001D3869" w14:paraId="2DF5BE22" w14:textId="77777777" w:rsidTr="009D3392">
        <w:trPr>
          <w:trHeight w:val="360"/>
          <w:jc w:val="center"/>
        </w:trPr>
        <w:tc>
          <w:tcPr>
            <w:tcW w:w="2224" w:type="dxa"/>
            <w:gridSpan w:val="3"/>
            <w:tcBorders>
              <w:top w:val="single" w:sz="12" w:space="0" w:color="auto"/>
              <w:left w:val="single" w:sz="12" w:space="0" w:color="auto"/>
              <w:bottom w:val="single" w:sz="12" w:space="0" w:color="auto"/>
            </w:tcBorders>
            <w:shd w:val="clear" w:color="auto" w:fill="000000"/>
            <w:vAlign w:val="center"/>
          </w:tcPr>
          <w:p w14:paraId="2A3587C2"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3536" w:type="dxa"/>
            <w:tcBorders>
              <w:top w:val="single" w:sz="12" w:space="0" w:color="auto"/>
              <w:bottom w:val="single" w:sz="12" w:space="0" w:color="auto"/>
            </w:tcBorders>
            <w:shd w:val="clear" w:color="auto" w:fill="000000"/>
            <w:vAlign w:val="center"/>
          </w:tcPr>
          <w:p w14:paraId="62A5EED9"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1986" w:type="dxa"/>
            <w:gridSpan w:val="2"/>
            <w:tcBorders>
              <w:top w:val="single" w:sz="12" w:space="0" w:color="auto"/>
              <w:bottom w:val="single" w:sz="12" w:space="0" w:color="auto"/>
            </w:tcBorders>
            <w:shd w:val="clear" w:color="auto" w:fill="000000"/>
            <w:vAlign w:val="center"/>
          </w:tcPr>
          <w:p w14:paraId="12C8DEB7"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3F14CAD4"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256" w:type="dxa"/>
            <w:tcBorders>
              <w:top w:val="single" w:sz="12" w:space="0" w:color="auto"/>
              <w:bottom w:val="single" w:sz="12" w:space="0" w:color="auto"/>
              <w:right w:val="single" w:sz="12" w:space="0" w:color="auto"/>
            </w:tcBorders>
            <w:shd w:val="clear" w:color="auto" w:fill="000000"/>
            <w:vAlign w:val="center"/>
          </w:tcPr>
          <w:p w14:paraId="1BB5F146" w14:textId="77777777" w:rsidR="00C5496A" w:rsidRPr="008E5938" w:rsidRDefault="00C5496A"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A41C6B" w:rsidRPr="00E637AA" w14:paraId="4DE5545D" w14:textId="77777777" w:rsidTr="009D3392">
        <w:trPr>
          <w:trHeight w:val="288"/>
          <w:jc w:val="center"/>
        </w:trPr>
        <w:tc>
          <w:tcPr>
            <w:tcW w:w="2224" w:type="dxa"/>
            <w:gridSpan w:val="3"/>
            <w:vMerge w:val="restart"/>
            <w:vAlign w:val="center"/>
          </w:tcPr>
          <w:p w14:paraId="478BDE91" w14:textId="77777777" w:rsidR="00A41C6B" w:rsidRPr="005C6B84" w:rsidRDefault="00A41C6B" w:rsidP="00C5496A">
            <w:pPr>
              <w:autoSpaceDE/>
              <w:autoSpaceDN/>
              <w:adjustRightInd/>
              <w:spacing w:before="0" w:line="240" w:lineRule="auto"/>
              <w:ind w:left="0"/>
              <w:rPr>
                <w:b/>
                <w:color w:val="auto"/>
                <w:sz w:val="16"/>
                <w:szCs w:val="24"/>
                <w:lang w:val="ru-RU"/>
              </w:rPr>
            </w:pPr>
            <w:r w:rsidRPr="005C6B84">
              <w:rPr>
                <w:b/>
                <w:color w:val="auto"/>
                <w:sz w:val="16"/>
                <w:szCs w:val="24"/>
                <w:lang w:val="ru-RU"/>
              </w:rPr>
              <w:t>ЛАМИНАТ И СМОЛИСТОЕ ВЕЩЕСТВО</w:t>
            </w:r>
          </w:p>
        </w:tc>
        <w:tc>
          <w:tcPr>
            <w:tcW w:w="3536" w:type="dxa"/>
            <w:vAlign w:val="center"/>
          </w:tcPr>
          <w:p w14:paraId="5BE62DB3" w14:textId="77777777" w:rsidR="00A41C6B" w:rsidRPr="00E637AA" w:rsidRDefault="00A41C6B" w:rsidP="00C5496A">
            <w:pPr>
              <w:autoSpaceDE/>
              <w:autoSpaceDN/>
              <w:adjustRightInd/>
              <w:spacing w:before="0" w:line="240" w:lineRule="auto"/>
              <w:ind w:left="0"/>
              <w:rPr>
                <w:sz w:val="16"/>
                <w:szCs w:val="16"/>
                <w:lang w:val="ru-RU"/>
              </w:rPr>
            </w:pPr>
            <w:r w:rsidRPr="00906C25">
              <w:rPr>
                <w:sz w:val="16"/>
                <w:szCs w:val="16"/>
              </w:rPr>
              <w:t>Carboline</w:t>
            </w:r>
            <w:r w:rsidRPr="00E637AA">
              <w:rPr>
                <w:sz w:val="16"/>
                <w:szCs w:val="16"/>
                <w:lang w:val="ru-RU"/>
              </w:rPr>
              <w:t xml:space="preserve"> (</w:t>
            </w:r>
            <w:r>
              <w:rPr>
                <w:sz w:val="16"/>
                <w:szCs w:val="16"/>
                <w:lang w:val="ru-RU"/>
              </w:rPr>
              <w:t>см.прим.</w:t>
            </w:r>
            <w:r w:rsidRPr="00E637AA">
              <w:rPr>
                <w:sz w:val="16"/>
                <w:szCs w:val="16"/>
                <w:lang w:val="ru-RU"/>
              </w:rPr>
              <w:t xml:space="preserve"> 2)</w:t>
            </w:r>
          </w:p>
        </w:tc>
        <w:tc>
          <w:tcPr>
            <w:tcW w:w="1986" w:type="dxa"/>
            <w:gridSpan w:val="2"/>
            <w:vAlign w:val="center"/>
          </w:tcPr>
          <w:p w14:paraId="287421BE" w14:textId="77777777" w:rsidR="00A41C6B" w:rsidRPr="00C66B65" w:rsidRDefault="00A41C6B" w:rsidP="00C5496A">
            <w:pPr>
              <w:autoSpaceDE/>
              <w:autoSpaceDN/>
              <w:adjustRightInd/>
              <w:spacing w:before="0" w:line="240" w:lineRule="auto"/>
              <w:ind w:left="0"/>
              <w:rPr>
                <w:sz w:val="16"/>
                <w:szCs w:val="16"/>
                <w:lang w:val="ru-RU"/>
              </w:rPr>
            </w:pPr>
            <w:proofErr w:type="spellStart"/>
            <w:r w:rsidRPr="00C66B65">
              <w:rPr>
                <w:sz w:val="16"/>
                <w:szCs w:val="16"/>
              </w:rPr>
              <w:t>Carboguard</w:t>
            </w:r>
            <w:proofErr w:type="spellEnd"/>
            <w:r w:rsidRPr="00C66B65">
              <w:rPr>
                <w:sz w:val="16"/>
                <w:szCs w:val="16"/>
                <w:lang w:val="ru-RU"/>
              </w:rPr>
              <w:t xml:space="preserve"> 695 </w:t>
            </w:r>
            <w:r w:rsidRPr="00C66B65">
              <w:rPr>
                <w:sz w:val="16"/>
                <w:szCs w:val="16"/>
              </w:rPr>
              <w:t>CLR</w:t>
            </w:r>
          </w:p>
        </w:tc>
        <w:tc>
          <w:tcPr>
            <w:tcW w:w="971" w:type="dxa"/>
            <w:vAlign w:val="center"/>
          </w:tcPr>
          <w:p w14:paraId="0A3F3737" w14:textId="77777777" w:rsidR="00A41C6B" w:rsidRPr="00C66B65" w:rsidRDefault="00A41C6B" w:rsidP="00C5496A">
            <w:pPr>
              <w:autoSpaceDE/>
              <w:autoSpaceDN/>
              <w:adjustRightInd/>
              <w:spacing w:before="0" w:line="240" w:lineRule="auto"/>
              <w:ind w:left="0"/>
              <w:jc w:val="center"/>
              <w:rPr>
                <w:sz w:val="16"/>
                <w:szCs w:val="16"/>
                <w:lang w:val="ru-RU"/>
              </w:rPr>
            </w:pPr>
            <w:r w:rsidRPr="00C66B65">
              <w:rPr>
                <w:sz w:val="16"/>
                <w:szCs w:val="16"/>
                <w:lang w:val="ru-RU"/>
              </w:rPr>
              <w:t>7</w:t>
            </w:r>
          </w:p>
        </w:tc>
        <w:tc>
          <w:tcPr>
            <w:tcW w:w="1256" w:type="dxa"/>
            <w:vAlign w:val="center"/>
          </w:tcPr>
          <w:p w14:paraId="3635ED82" w14:textId="77777777" w:rsidR="00A41C6B" w:rsidRPr="00C66B65" w:rsidRDefault="00A41C6B" w:rsidP="00C5496A">
            <w:pPr>
              <w:autoSpaceDE/>
              <w:autoSpaceDN/>
              <w:adjustRightInd/>
              <w:spacing w:before="0" w:line="240" w:lineRule="auto"/>
              <w:ind w:left="0"/>
              <w:rPr>
                <w:sz w:val="16"/>
                <w:szCs w:val="16"/>
                <w:lang w:val="ru-RU"/>
              </w:rPr>
            </w:pPr>
            <w:r w:rsidRPr="00C66B65">
              <w:rPr>
                <w:sz w:val="16"/>
                <w:szCs w:val="16"/>
                <w:lang w:val="ru-RU"/>
              </w:rPr>
              <w:t>60°</w:t>
            </w:r>
            <w:r w:rsidRPr="00C66B65">
              <w:rPr>
                <w:sz w:val="16"/>
                <w:szCs w:val="16"/>
              </w:rPr>
              <w:t>C</w:t>
            </w:r>
            <w:r w:rsidRPr="00C66B65">
              <w:rPr>
                <w:sz w:val="16"/>
                <w:szCs w:val="16"/>
                <w:lang w:val="ru-RU"/>
              </w:rPr>
              <w:t xml:space="preserve"> (140°</w:t>
            </w:r>
            <w:r w:rsidRPr="00C66B65">
              <w:rPr>
                <w:sz w:val="16"/>
                <w:szCs w:val="16"/>
              </w:rPr>
              <w:t>F</w:t>
            </w:r>
            <w:r w:rsidRPr="00C66B65">
              <w:rPr>
                <w:sz w:val="16"/>
                <w:szCs w:val="16"/>
                <w:lang w:val="ru-RU"/>
              </w:rPr>
              <w:t>)</w:t>
            </w:r>
          </w:p>
        </w:tc>
      </w:tr>
      <w:tr w:rsidR="00A41C6B" w:rsidRPr="00E637AA" w14:paraId="0948C356" w14:textId="77777777" w:rsidTr="009D3392">
        <w:trPr>
          <w:trHeight w:val="288"/>
          <w:jc w:val="center"/>
        </w:trPr>
        <w:tc>
          <w:tcPr>
            <w:tcW w:w="2224" w:type="dxa"/>
            <w:gridSpan w:val="3"/>
            <w:vMerge/>
            <w:vAlign w:val="center"/>
          </w:tcPr>
          <w:p w14:paraId="71E26034" w14:textId="77777777" w:rsidR="00A41C6B" w:rsidRPr="005C6B84" w:rsidRDefault="00A41C6B" w:rsidP="00C5496A">
            <w:pPr>
              <w:autoSpaceDE/>
              <w:autoSpaceDN/>
              <w:adjustRightInd/>
              <w:spacing w:before="0" w:line="240" w:lineRule="auto"/>
              <w:ind w:left="0"/>
              <w:rPr>
                <w:b/>
                <w:color w:val="auto"/>
                <w:sz w:val="16"/>
                <w:szCs w:val="24"/>
                <w:lang w:val="ru-RU"/>
              </w:rPr>
            </w:pPr>
          </w:p>
        </w:tc>
        <w:tc>
          <w:tcPr>
            <w:tcW w:w="3536" w:type="dxa"/>
            <w:vAlign w:val="center"/>
          </w:tcPr>
          <w:p w14:paraId="1491A4BA" w14:textId="77777777" w:rsidR="00A41C6B" w:rsidRPr="00057930" w:rsidRDefault="00A41C6B" w:rsidP="00C5496A">
            <w:pPr>
              <w:autoSpaceDE/>
              <w:autoSpaceDN/>
              <w:adjustRightInd/>
              <w:spacing w:before="0" w:line="240" w:lineRule="auto"/>
              <w:ind w:left="0"/>
              <w:rPr>
                <w:sz w:val="16"/>
                <w:szCs w:val="16"/>
              </w:rPr>
            </w:pPr>
            <w:proofErr w:type="spellStart"/>
            <w:r w:rsidRPr="00906C25">
              <w:rPr>
                <w:sz w:val="16"/>
                <w:szCs w:val="16"/>
              </w:rPr>
              <w:t>HempelCoatings</w:t>
            </w:r>
            <w:proofErr w:type="spellEnd"/>
            <w:r w:rsidRPr="00057930">
              <w:rPr>
                <w:sz w:val="16"/>
                <w:szCs w:val="16"/>
              </w:rPr>
              <w:t xml:space="preserve"> (</w:t>
            </w:r>
            <w:r w:rsidRPr="00906C25">
              <w:rPr>
                <w:sz w:val="16"/>
                <w:szCs w:val="16"/>
              </w:rPr>
              <w:t>USA</w:t>
            </w:r>
            <w:r w:rsidRPr="00057930">
              <w:rPr>
                <w:sz w:val="16"/>
                <w:szCs w:val="16"/>
              </w:rPr>
              <w:t xml:space="preserve">), </w:t>
            </w:r>
            <w:r w:rsidRPr="00906C25">
              <w:rPr>
                <w:sz w:val="16"/>
                <w:szCs w:val="16"/>
              </w:rPr>
              <w:t>Inc</w:t>
            </w:r>
            <w:r w:rsidRPr="00057930">
              <w:rPr>
                <w:sz w:val="16"/>
                <w:szCs w:val="16"/>
              </w:rPr>
              <w:t>. (</w:t>
            </w:r>
            <w:r>
              <w:rPr>
                <w:sz w:val="16"/>
                <w:szCs w:val="16"/>
                <w:lang w:val="ru-RU"/>
              </w:rPr>
              <w:t>см</w:t>
            </w:r>
            <w:r w:rsidRPr="00057930">
              <w:rPr>
                <w:sz w:val="16"/>
                <w:szCs w:val="16"/>
              </w:rPr>
              <w:t>.</w:t>
            </w:r>
            <w:r>
              <w:rPr>
                <w:sz w:val="16"/>
                <w:szCs w:val="16"/>
                <w:lang w:val="ru-RU"/>
              </w:rPr>
              <w:t>прим</w:t>
            </w:r>
            <w:r w:rsidRPr="00057930">
              <w:rPr>
                <w:sz w:val="16"/>
                <w:szCs w:val="16"/>
              </w:rPr>
              <w:t>. 3)</w:t>
            </w:r>
          </w:p>
        </w:tc>
        <w:tc>
          <w:tcPr>
            <w:tcW w:w="1986" w:type="dxa"/>
            <w:gridSpan w:val="2"/>
            <w:vAlign w:val="center"/>
          </w:tcPr>
          <w:p w14:paraId="32693489" w14:textId="66FB97B3" w:rsidR="00A41C6B" w:rsidRPr="00C66B65" w:rsidRDefault="00A41C6B" w:rsidP="00C5496A">
            <w:pPr>
              <w:autoSpaceDE/>
              <w:autoSpaceDN/>
              <w:adjustRightInd/>
              <w:spacing w:before="0" w:line="240" w:lineRule="auto"/>
              <w:ind w:left="0"/>
              <w:rPr>
                <w:sz w:val="16"/>
                <w:szCs w:val="16"/>
                <w:lang w:val="ru-RU"/>
              </w:rPr>
            </w:pPr>
            <w:proofErr w:type="spellStart"/>
            <w:r w:rsidRPr="00C66B65">
              <w:rPr>
                <w:sz w:val="16"/>
                <w:szCs w:val="16"/>
              </w:rPr>
              <w:t>Hempaline</w:t>
            </w:r>
            <w:proofErr w:type="spellEnd"/>
            <w:r w:rsidRPr="00C66B65">
              <w:rPr>
                <w:sz w:val="16"/>
                <w:szCs w:val="16"/>
              </w:rPr>
              <w:t xml:space="preserve"> Defend 630</w:t>
            </w:r>
          </w:p>
        </w:tc>
        <w:tc>
          <w:tcPr>
            <w:tcW w:w="971" w:type="dxa"/>
            <w:vAlign w:val="center"/>
          </w:tcPr>
          <w:p w14:paraId="091131C2" w14:textId="7B844958" w:rsidR="00A41C6B" w:rsidRPr="00C66B65" w:rsidRDefault="00A41C6B" w:rsidP="00C5496A">
            <w:pPr>
              <w:autoSpaceDE/>
              <w:autoSpaceDN/>
              <w:adjustRightInd/>
              <w:spacing w:before="0" w:line="240" w:lineRule="auto"/>
              <w:ind w:left="0"/>
              <w:jc w:val="center"/>
              <w:rPr>
                <w:sz w:val="16"/>
                <w:szCs w:val="16"/>
                <w:lang w:val="ru-RU"/>
              </w:rPr>
            </w:pPr>
            <w:r w:rsidRPr="00C66B65">
              <w:rPr>
                <w:sz w:val="16"/>
                <w:szCs w:val="16"/>
              </w:rPr>
              <w:t>59</w:t>
            </w:r>
          </w:p>
        </w:tc>
        <w:tc>
          <w:tcPr>
            <w:tcW w:w="1256" w:type="dxa"/>
            <w:vAlign w:val="center"/>
          </w:tcPr>
          <w:p w14:paraId="73AE859D" w14:textId="777665C0" w:rsidR="00A41C6B" w:rsidRPr="00C66B65" w:rsidRDefault="00A41C6B" w:rsidP="00C5496A">
            <w:pPr>
              <w:autoSpaceDE/>
              <w:autoSpaceDN/>
              <w:adjustRightInd/>
              <w:spacing w:before="0" w:line="240" w:lineRule="auto"/>
              <w:ind w:left="0"/>
              <w:rPr>
                <w:sz w:val="16"/>
                <w:szCs w:val="16"/>
                <w:lang w:val="ru-RU"/>
              </w:rPr>
            </w:pPr>
            <w:r w:rsidRPr="00C66B65">
              <w:rPr>
                <w:sz w:val="16"/>
                <w:szCs w:val="16"/>
              </w:rPr>
              <w:t>60°C (140°F)</w:t>
            </w:r>
          </w:p>
        </w:tc>
      </w:tr>
      <w:tr w:rsidR="00A41C6B" w:rsidRPr="001D3869" w14:paraId="13B54B1D" w14:textId="77777777" w:rsidTr="009D3392">
        <w:trPr>
          <w:trHeight w:val="288"/>
          <w:jc w:val="center"/>
        </w:trPr>
        <w:tc>
          <w:tcPr>
            <w:tcW w:w="2224" w:type="dxa"/>
            <w:gridSpan w:val="3"/>
            <w:vMerge/>
            <w:vAlign w:val="center"/>
          </w:tcPr>
          <w:p w14:paraId="477A71EA" w14:textId="2532C60B" w:rsidR="00A41C6B" w:rsidRPr="005C6B84" w:rsidRDefault="00A41C6B" w:rsidP="00C5496A">
            <w:pPr>
              <w:autoSpaceDE/>
              <w:autoSpaceDN/>
              <w:adjustRightInd/>
              <w:spacing w:before="0" w:line="240" w:lineRule="auto"/>
              <w:ind w:left="0"/>
              <w:rPr>
                <w:b/>
                <w:color w:val="auto"/>
                <w:sz w:val="16"/>
                <w:szCs w:val="24"/>
                <w:lang w:val="ru-RU"/>
              </w:rPr>
            </w:pPr>
          </w:p>
        </w:tc>
        <w:tc>
          <w:tcPr>
            <w:tcW w:w="3536" w:type="dxa"/>
            <w:vAlign w:val="center"/>
          </w:tcPr>
          <w:p w14:paraId="3F70F646" w14:textId="77777777" w:rsidR="00A41C6B" w:rsidRPr="001D3869" w:rsidRDefault="00A41C6B" w:rsidP="00C5496A">
            <w:pPr>
              <w:autoSpaceDE/>
              <w:autoSpaceDN/>
              <w:adjustRightInd/>
              <w:spacing w:before="0" w:line="240" w:lineRule="auto"/>
              <w:ind w:left="0"/>
              <w:rPr>
                <w:sz w:val="16"/>
                <w:szCs w:val="16"/>
              </w:rPr>
            </w:pPr>
            <w:r w:rsidRPr="00906C25">
              <w:rPr>
                <w:sz w:val="16"/>
                <w:szCs w:val="16"/>
              </w:rPr>
              <w:t>International (</w:t>
            </w:r>
            <w:r>
              <w:rPr>
                <w:sz w:val="16"/>
                <w:szCs w:val="16"/>
              </w:rPr>
              <w:t>0.254</w:t>
            </w:r>
            <w:r w:rsidRPr="00906C25">
              <w:rPr>
                <w:sz w:val="16"/>
                <w:szCs w:val="16"/>
              </w:rPr>
              <w:t>–</w:t>
            </w:r>
            <w:r>
              <w:rPr>
                <w:sz w:val="16"/>
                <w:szCs w:val="16"/>
              </w:rPr>
              <w:t xml:space="preserve">0.508mm </w:t>
            </w:r>
            <w:r w:rsidRPr="00906C25">
              <w:rPr>
                <w:sz w:val="16"/>
                <w:szCs w:val="16"/>
              </w:rPr>
              <w:t>[</w:t>
            </w:r>
            <w:r>
              <w:rPr>
                <w:sz w:val="16"/>
                <w:szCs w:val="16"/>
              </w:rPr>
              <w:t>10</w:t>
            </w:r>
            <w:r w:rsidRPr="00906C25">
              <w:rPr>
                <w:sz w:val="16"/>
                <w:szCs w:val="16"/>
              </w:rPr>
              <w:t>–</w:t>
            </w:r>
            <w:r>
              <w:rPr>
                <w:sz w:val="16"/>
                <w:szCs w:val="16"/>
              </w:rPr>
              <w:t>20</w:t>
            </w:r>
            <w:r w:rsidRPr="00906C25">
              <w:rPr>
                <w:sz w:val="16"/>
                <w:szCs w:val="16"/>
              </w:rPr>
              <w:t xml:space="preserve"> mils] DFT) </w:t>
            </w:r>
          </w:p>
        </w:tc>
        <w:tc>
          <w:tcPr>
            <w:tcW w:w="1986" w:type="dxa"/>
            <w:gridSpan w:val="2"/>
            <w:vAlign w:val="center"/>
          </w:tcPr>
          <w:p w14:paraId="6BA4B438" w14:textId="77777777" w:rsidR="00A41C6B" w:rsidRPr="00C66B65" w:rsidRDefault="00A41C6B" w:rsidP="00C5496A">
            <w:pPr>
              <w:autoSpaceDE/>
              <w:autoSpaceDN/>
              <w:adjustRightInd/>
              <w:spacing w:before="0" w:line="240" w:lineRule="auto"/>
              <w:ind w:left="0"/>
              <w:rPr>
                <w:sz w:val="16"/>
                <w:szCs w:val="16"/>
              </w:rPr>
            </w:pPr>
            <w:r w:rsidRPr="00C66B65">
              <w:rPr>
                <w:sz w:val="16"/>
                <w:szCs w:val="16"/>
              </w:rPr>
              <w:t xml:space="preserve">Interline 985 </w:t>
            </w:r>
          </w:p>
        </w:tc>
        <w:tc>
          <w:tcPr>
            <w:tcW w:w="971" w:type="dxa"/>
            <w:vAlign w:val="center"/>
          </w:tcPr>
          <w:p w14:paraId="28A2AB8D" w14:textId="77777777" w:rsidR="00A41C6B" w:rsidRPr="00C66B65" w:rsidRDefault="00A41C6B" w:rsidP="00C5496A">
            <w:pPr>
              <w:autoSpaceDE/>
              <w:autoSpaceDN/>
              <w:adjustRightInd/>
              <w:spacing w:before="0" w:line="240" w:lineRule="auto"/>
              <w:ind w:left="0"/>
              <w:jc w:val="center"/>
              <w:rPr>
                <w:sz w:val="16"/>
                <w:szCs w:val="16"/>
              </w:rPr>
            </w:pPr>
            <w:r w:rsidRPr="00C66B65">
              <w:rPr>
                <w:sz w:val="16"/>
                <w:szCs w:val="16"/>
              </w:rPr>
              <w:t>0</w:t>
            </w:r>
          </w:p>
        </w:tc>
        <w:tc>
          <w:tcPr>
            <w:tcW w:w="1256" w:type="dxa"/>
            <w:vAlign w:val="center"/>
          </w:tcPr>
          <w:p w14:paraId="039C0696" w14:textId="77777777" w:rsidR="00A41C6B" w:rsidRPr="00C66B65" w:rsidRDefault="00A41C6B" w:rsidP="00C5496A">
            <w:pPr>
              <w:autoSpaceDE/>
              <w:autoSpaceDN/>
              <w:adjustRightInd/>
              <w:spacing w:before="0" w:line="240" w:lineRule="auto"/>
              <w:ind w:left="0"/>
              <w:rPr>
                <w:sz w:val="16"/>
                <w:szCs w:val="16"/>
              </w:rPr>
            </w:pPr>
            <w:r w:rsidRPr="00C66B65">
              <w:rPr>
                <w:sz w:val="16"/>
                <w:szCs w:val="16"/>
              </w:rPr>
              <w:t>60°C (140°F)</w:t>
            </w:r>
          </w:p>
        </w:tc>
      </w:tr>
      <w:tr w:rsidR="00C5496A" w:rsidRPr="001D3869" w14:paraId="2DE36074" w14:textId="77777777" w:rsidTr="009D3392">
        <w:trPr>
          <w:trHeight w:val="288"/>
          <w:jc w:val="center"/>
        </w:trPr>
        <w:tc>
          <w:tcPr>
            <w:tcW w:w="2224" w:type="dxa"/>
            <w:gridSpan w:val="3"/>
            <w:vAlign w:val="center"/>
          </w:tcPr>
          <w:p w14:paraId="2D0F47DE" w14:textId="1491470F" w:rsidR="00C5496A" w:rsidRPr="00AC483C" w:rsidRDefault="00A41C6B" w:rsidP="00C5496A">
            <w:pPr>
              <w:autoSpaceDE/>
              <w:autoSpaceDN/>
              <w:adjustRightInd/>
              <w:spacing w:before="0" w:line="240" w:lineRule="auto"/>
              <w:ind w:left="0"/>
              <w:rPr>
                <w:b/>
                <w:color w:val="auto"/>
                <w:sz w:val="16"/>
                <w:szCs w:val="24"/>
                <w:lang w:val="ru-RU"/>
              </w:rPr>
            </w:pPr>
            <w:r w:rsidRPr="005C6B84">
              <w:rPr>
                <w:b/>
                <w:color w:val="auto"/>
                <w:sz w:val="16"/>
                <w:szCs w:val="24"/>
                <w:lang w:val="ru-RU"/>
              </w:rPr>
              <w:t>Ламинат</w:t>
            </w:r>
          </w:p>
        </w:tc>
        <w:tc>
          <w:tcPr>
            <w:tcW w:w="3536" w:type="dxa"/>
            <w:vAlign w:val="center"/>
          </w:tcPr>
          <w:p w14:paraId="3E44C932" w14:textId="77777777" w:rsidR="00C5496A" w:rsidRPr="001D3869" w:rsidRDefault="00C5496A" w:rsidP="00C5496A">
            <w:pPr>
              <w:autoSpaceDE/>
              <w:autoSpaceDN/>
              <w:adjustRightInd/>
              <w:spacing w:before="0" w:line="240" w:lineRule="auto"/>
              <w:ind w:left="0"/>
              <w:rPr>
                <w:sz w:val="16"/>
                <w:szCs w:val="16"/>
              </w:rPr>
            </w:pPr>
            <w:r w:rsidRPr="00906C25">
              <w:rPr>
                <w:sz w:val="16"/>
                <w:szCs w:val="16"/>
              </w:rPr>
              <w:t>International (</w:t>
            </w:r>
            <w:r>
              <w:rPr>
                <w:sz w:val="16"/>
                <w:szCs w:val="16"/>
              </w:rPr>
              <w:t>0.254</w:t>
            </w:r>
            <w:r w:rsidRPr="00906C25">
              <w:rPr>
                <w:sz w:val="16"/>
                <w:szCs w:val="16"/>
              </w:rPr>
              <w:t>–</w:t>
            </w:r>
            <w:r>
              <w:rPr>
                <w:sz w:val="16"/>
                <w:szCs w:val="16"/>
              </w:rPr>
              <w:t xml:space="preserve">0.508mm </w:t>
            </w:r>
            <w:r w:rsidRPr="00906C25">
              <w:rPr>
                <w:sz w:val="16"/>
                <w:szCs w:val="16"/>
              </w:rPr>
              <w:t>[</w:t>
            </w:r>
            <w:r>
              <w:rPr>
                <w:sz w:val="16"/>
                <w:szCs w:val="16"/>
              </w:rPr>
              <w:t>10</w:t>
            </w:r>
            <w:r w:rsidRPr="00906C25">
              <w:rPr>
                <w:sz w:val="16"/>
                <w:szCs w:val="16"/>
              </w:rPr>
              <w:t>–</w:t>
            </w:r>
            <w:r>
              <w:rPr>
                <w:sz w:val="16"/>
                <w:szCs w:val="16"/>
              </w:rPr>
              <w:t>20</w:t>
            </w:r>
            <w:r w:rsidRPr="00906C25">
              <w:rPr>
                <w:sz w:val="16"/>
                <w:szCs w:val="16"/>
              </w:rPr>
              <w:t xml:space="preserve"> mils] DFT) </w:t>
            </w:r>
          </w:p>
        </w:tc>
        <w:tc>
          <w:tcPr>
            <w:tcW w:w="1986" w:type="dxa"/>
            <w:gridSpan w:val="2"/>
            <w:vAlign w:val="center"/>
          </w:tcPr>
          <w:p w14:paraId="6FE749D2" w14:textId="77777777" w:rsidR="00C5496A" w:rsidRPr="00C66B65" w:rsidRDefault="00C5496A" w:rsidP="00C5496A">
            <w:pPr>
              <w:autoSpaceDE/>
              <w:autoSpaceDN/>
              <w:adjustRightInd/>
              <w:spacing w:before="0" w:line="240" w:lineRule="auto"/>
              <w:ind w:left="0"/>
              <w:rPr>
                <w:sz w:val="16"/>
                <w:szCs w:val="16"/>
              </w:rPr>
            </w:pPr>
            <w:r w:rsidRPr="00C66B65">
              <w:rPr>
                <w:sz w:val="16"/>
                <w:szCs w:val="16"/>
              </w:rPr>
              <w:t xml:space="preserve">Enviroline 376 series </w:t>
            </w:r>
          </w:p>
        </w:tc>
        <w:tc>
          <w:tcPr>
            <w:tcW w:w="971" w:type="dxa"/>
            <w:vAlign w:val="center"/>
          </w:tcPr>
          <w:p w14:paraId="1707E225" w14:textId="77777777" w:rsidR="00C5496A" w:rsidRPr="00C66B65" w:rsidRDefault="00C5496A" w:rsidP="00C5496A">
            <w:pPr>
              <w:autoSpaceDE/>
              <w:autoSpaceDN/>
              <w:adjustRightInd/>
              <w:spacing w:before="0" w:line="240" w:lineRule="auto"/>
              <w:ind w:left="0"/>
              <w:jc w:val="center"/>
              <w:rPr>
                <w:sz w:val="16"/>
                <w:szCs w:val="16"/>
              </w:rPr>
            </w:pPr>
            <w:r w:rsidRPr="00C66B65">
              <w:rPr>
                <w:sz w:val="16"/>
                <w:szCs w:val="16"/>
              </w:rPr>
              <w:t>30-42</w:t>
            </w:r>
          </w:p>
        </w:tc>
        <w:tc>
          <w:tcPr>
            <w:tcW w:w="1256" w:type="dxa"/>
            <w:vAlign w:val="center"/>
          </w:tcPr>
          <w:p w14:paraId="247B6BCD" w14:textId="77777777" w:rsidR="00C5496A" w:rsidRPr="00C66B65" w:rsidRDefault="00C5496A" w:rsidP="00C5496A">
            <w:pPr>
              <w:autoSpaceDE/>
              <w:autoSpaceDN/>
              <w:adjustRightInd/>
              <w:spacing w:before="0" w:line="240" w:lineRule="auto"/>
              <w:ind w:left="0"/>
              <w:rPr>
                <w:sz w:val="16"/>
                <w:szCs w:val="16"/>
              </w:rPr>
            </w:pPr>
            <w:r w:rsidRPr="00C66B65">
              <w:rPr>
                <w:sz w:val="16"/>
                <w:szCs w:val="16"/>
              </w:rPr>
              <w:t>82°C (180°F)</w:t>
            </w:r>
          </w:p>
        </w:tc>
      </w:tr>
      <w:tr w:rsidR="00A41C6B" w:rsidRPr="001D3869" w14:paraId="52B3A032" w14:textId="77777777" w:rsidTr="009D3392">
        <w:trPr>
          <w:trHeight w:val="288"/>
          <w:jc w:val="center"/>
        </w:trPr>
        <w:tc>
          <w:tcPr>
            <w:tcW w:w="2224" w:type="dxa"/>
            <w:gridSpan w:val="3"/>
            <w:vMerge w:val="restart"/>
            <w:vAlign w:val="center"/>
          </w:tcPr>
          <w:p w14:paraId="06F818D6" w14:textId="3748EBB3" w:rsidR="00A41C6B" w:rsidRPr="00A41C6B" w:rsidRDefault="00A41C6B" w:rsidP="00A41C6B">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536" w:type="dxa"/>
            <w:vAlign w:val="center"/>
          </w:tcPr>
          <w:p w14:paraId="76DD8349"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Jotun</w:t>
            </w:r>
          </w:p>
        </w:tc>
        <w:tc>
          <w:tcPr>
            <w:tcW w:w="1986" w:type="dxa"/>
            <w:gridSpan w:val="2"/>
            <w:vAlign w:val="center"/>
          </w:tcPr>
          <w:p w14:paraId="2B02748B" w14:textId="77777777" w:rsidR="00A41C6B" w:rsidRPr="00C66B65" w:rsidRDefault="00A41C6B" w:rsidP="00A41C6B">
            <w:pPr>
              <w:autoSpaceDE/>
              <w:autoSpaceDN/>
              <w:adjustRightInd/>
              <w:spacing w:before="0" w:line="240" w:lineRule="auto"/>
              <w:ind w:left="0"/>
              <w:rPr>
                <w:sz w:val="16"/>
                <w:szCs w:val="16"/>
              </w:rPr>
            </w:pPr>
            <w:proofErr w:type="spellStart"/>
            <w:r w:rsidRPr="00C66B65">
              <w:rPr>
                <w:sz w:val="16"/>
                <w:szCs w:val="16"/>
              </w:rPr>
              <w:t>Chemclear</w:t>
            </w:r>
            <w:proofErr w:type="spellEnd"/>
            <w:r w:rsidRPr="00C66B65">
              <w:rPr>
                <w:sz w:val="16"/>
                <w:szCs w:val="16"/>
              </w:rPr>
              <w:t xml:space="preserve">  </w:t>
            </w:r>
          </w:p>
        </w:tc>
        <w:tc>
          <w:tcPr>
            <w:tcW w:w="971" w:type="dxa"/>
            <w:vAlign w:val="center"/>
          </w:tcPr>
          <w:p w14:paraId="183DB710" w14:textId="77777777" w:rsidR="00A41C6B" w:rsidRPr="00C66B65" w:rsidRDefault="00A41C6B" w:rsidP="00A41C6B">
            <w:pPr>
              <w:autoSpaceDE/>
              <w:autoSpaceDN/>
              <w:adjustRightInd/>
              <w:spacing w:before="0" w:line="240" w:lineRule="auto"/>
              <w:ind w:left="0"/>
              <w:jc w:val="center"/>
              <w:rPr>
                <w:sz w:val="16"/>
                <w:szCs w:val="16"/>
              </w:rPr>
            </w:pPr>
          </w:p>
        </w:tc>
        <w:tc>
          <w:tcPr>
            <w:tcW w:w="1256" w:type="dxa"/>
            <w:vAlign w:val="center"/>
          </w:tcPr>
          <w:p w14:paraId="12A4ADFE"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85°C (185°F)</w:t>
            </w:r>
          </w:p>
        </w:tc>
      </w:tr>
      <w:tr w:rsidR="00A41C6B" w:rsidRPr="001D3869" w14:paraId="24DD9EA8" w14:textId="77777777" w:rsidTr="009D3392">
        <w:trPr>
          <w:trHeight w:val="288"/>
          <w:jc w:val="center"/>
        </w:trPr>
        <w:tc>
          <w:tcPr>
            <w:tcW w:w="2224" w:type="dxa"/>
            <w:gridSpan w:val="3"/>
            <w:vMerge/>
            <w:vAlign w:val="center"/>
          </w:tcPr>
          <w:p w14:paraId="2CDC5B9F" w14:textId="5194EC01" w:rsidR="00A41C6B" w:rsidRPr="00A41C6B" w:rsidRDefault="00A41C6B" w:rsidP="00A41C6B">
            <w:pPr>
              <w:autoSpaceDE/>
              <w:autoSpaceDN/>
              <w:adjustRightInd/>
              <w:spacing w:before="0" w:line="240" w:lineRule="auto"/>
              <w:ind w:left="0"/>
              <w:jc w:val="center"/>
              <w:rPr>
                <w:sz w:val="16"/>
                <w:szCs w:val="16"/>
                <w:lang w:val="ru-RU"/>
              </w:rPr>
            </w:pPr>
          </w:p>
        </w:tc>
        <w:tc>
          <w:tcPr>
            <w:tcW w:w="3536" w:type="dxa"/>
            <w:vAlign w:val="center"/>
          </w:tcPr>
          <w:p w14:paraId="1CB3A3E0"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Sherwin Williams (</w:t>
            </w:r>
            <w:r>
              <w:rPr>
                <w:sz w:val="16"/>
                <w:szCs w:val="16"/>
                <w:lang w:val="ru-RU"/>
              </w:rPr>
              <w:t>см.прим.</w:t>
            </w:r>
            <w:r w:rsidRPr="00906C25">
              <w:rPr>
                <w:sz w:val="16"/>
                <w:szCs w:val="16"/>
              </w:rPr>
              <w:t>4)</w:t>
            </w:r>
          </w:p>
        </w:tc>
        <w:tc>
          <w:tcPr>
            <w:tcW w:w="1986" w:type="dxa"/>
            <w:gridSpan w:val="2"/>
            <w:vAlign w:val="center"/>
          </w:tcPr>
          <w:p w14:paraId="32A29C4C" w14:textId="403DA808" w:rsidR="00A41C6B" w:rsidRPr="00C66B65" w:rsidRDefault="00A41C6B" w:rsidP="00A41C6B">
            <w:pPr>
              <w:autoSpaceDE/>
              <w:autoSpaceDN/>
              <w:adjustRightInd/>
              <w:spacing w:before="0" w:line="240" w:lineRule="auto"/>
              <w:ind w:left="0"/>
              <w:rPr>
                <w:sz w:val="16"/>
                <w:szCs w:val="16"/>
              </w:rPr>
            </w:pPr>
            <w:r w:rsidRPr="00C66B65">
              <w:rPr>
                <w:sz w:val="16"/>
                <w:szCs w:val="16"/>
              </w:rPr>
              <w:t xml:space="preserve">Dura-Plate UHS Clear </w:t>
            </w:r>
          </w:p>
        </w:tc>
        <w:tc>
          <w:tcPr>
            <w:tcW w:w="971" w:type="dxa"/>
            <w:vAlign w:val="center"/>
          </w:tcPr>
          <w:p w14:paraId="2352D3DF" w14:textId="77777777" w:rsidR="00A41C6B" w:rsidRPr="00C66B65" w:rsidRDefault="00A41C6B" w:rsidP="00A41C6B">
            <w:pPr>
              <w:autoSpaceDE/>
              <w:autoSpaceDN/>
              <w:adjustRightInd/>
              <w:spacing w:before="0" w:line="240" w:lineRule="auto"/>
              <w:ind w:left="0"/>
              <w:jc w:val="center"/>
              <w:rPr>
                <w:sz w:val="16"/>
                <w:szCs w:val="16"/>
              </w:rPr>
            </w:pPr>
            <w:r w:rsidRPr="00C66B65">
              <w:rPr>
                <w:rFonts w:ascii="Arial" w:hAnsi="Arial" w:cs="Arial"/>
                <w:sz w:val="16"/>
                <w:szCs w:val="16"/>
              </w:rPr>
              <w:t>&lt;</w:t>
            </w:r>
            <w:r w:rsidRPr="00C66B65">
              <w:rPr>
                <w:sz w:val="16"/>
                <w:szCs w:val="16"/>
              </w:rPr>
              <w:t>100</w:t>
            </w:r>
          </w:p>
        </w:tc>
        <w:tc>
          <w:tcPr>
            <w:tcW w:w="1256" w:type="dxa"/>
            <w:vAlign w:val="center"/>
          </w:tcPr>
          <w:p w14:paraId="3B96D7B2"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49°C (120°F)</w:t>
            </w:r>
          </w:p>
        </w:tc>
      </w:tr>
      <w:tr w:rsidR="00A41C6B" w:rsidRPr="001D3869" w14:paraId="47A117F9" w14:textId="77777777" w:rsidTr="009D3392">
        <w:trPr>
          <w:trHeight w:val="288"/>
          <w:jc w:val="center"/>
        </w:trPr>
        <w:tc>
          <w:tcPr>
            <w:tcW w:w="2224" w:type="dxa"/>
            <w:gridSpan w:val="3"/>
            <w:vAlign w:val="center"/>
          </w:tcPr>
          <w:p w14:paraId="651C6873" w14:textId="77777777" w:rsidR="00A41C6B" w:rsidRPr="00377040" w:rsidRDefault="00A41C6B" w:rsidP="00A41C6B">
            <w:pPr>
              <w:autoSpaceDE/>
              <w:autoSpaceDN/>
              <w:adjustRightInd/>
              <w:spacing w:before="0" w:line="240" w:lineRule="auto"/>
              <w:ind w:left="0"/>
              <w:jc w:val="center"/>
              <w:rPr>
                <w:sz w:val="16"/>
                <w:szCs w:val="16"/>
              </w:rPr>
            </w:pPr>
          </w:p>
        </w:tc>
        <w:tc>
          <w:tcPr>
            <w:tcW w:w="3536" w:type="dxa"/>
            <w:vAlign w:val="center"/>
          </w:tcPr>
          <w:p w14:paraId="0DDFE051"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PPG</w:t>
            </w:r>
          </w:p>
        </w:tc>
        <w:tc>
          <w:tcPr>
            <w:tcW w:w="1986" w:type="dxa"/>
            <w:gridSpan w:val="2"/>
            <w:vAlign w:val="center"/>
          </w:tcPr>
          <w:p w14:paraId="60AD436A" w14:textId="77777777" w:rsidR="00A41C6B" w:rsidRPr="00C66B65" w:rsidRDefault="00A41C6B" w:rsidP="00A41C6B">
            <w:pPr>
              <w:autoSpaceDE/>
              <w:autoSpaceDN/>
              <w:adjustRightInd/>
              <w:spacing w:before="0" w:line="240" w:lineRule="auto"/>
              <w:ind w:left="0"/>
              <w:rPr>
                <w:sz w:val="16"/>
                <w:szCs w:val="16"/>
              </w:rPr>
            </w:pPr>
            <w:proofErr w:type="spellStart"/>
            <w:r w:rsidRPr="00C66B65">
              <w:rPr>
                <w:sz w:val="16"/>
                <w:szCs w:val="16"/>
              </w:rPr>
              <w:t>Novaguard</w:t>
            </w:r>
            <w:proofErr w:type="spellEnd"/>
            <w:r w:rsidRPr="00C66B65">
              <w:rPr>
                <w:sz w:val="16"/>
                <w:szCs w:val="16"/>
              </w:rPr>
              <w:t xml:space="preserve"> 840</w:t>
            </w:r>
          </w:p>
        </w:tc>
        <w:tc>
          <w:tcPr>
            <w:tcW w:w="971" w:type="dxa"/>
            <w:vAlign w:val="center"/>
          </w:tcPr>
          <w:p w14:paraId="720017FD" w14:textId="77777777" w:rsidR="00A41C6B" w:rsidRPr="00C66B65" w:rsidRDefault="00A41C6B" w:rsidP="00A41C6B">
            <w:pPr>
              <w:autoSpaceDE/>
              <w:autoSpaceDN/>
              <w:adjustRightInd/>
              <w:spacing w:before="0" w:line="240" w:lineRule="auto"/>
              <w:ind w:left="0"/>
              <w:jc w:val="center"/>
              <w:rPr>
                <w:sz w:val="16"/>
                <w:szCs w:val="16"/>
              </w:rPr>
            </w:pPr>
            <w:r w:rsidRPr="00C66B65">
              <w:rPr>
                <w:sz w:val="16"/>
                <w:szCs w:val="16"/>
              </w:rPr>
              <w:t>97</w:t>
            </w:r>
          </w:p>
        </w:tc>
        <w:tc>
          <w:tcPr>
            <w:tcW w:w="1256" w:type="dxa"/>
            <w:vAlign w:val="center"/>
          </w:tcPr>
          <w:p w14:paraId="08A546FD"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60°C (140°F)</w:t>
            </w:r>
          </w:p>
        </w:tc>
      </w:tr>
      <w:tr w:rsidR="00A41C6B" w:rsidRPr="00333E58" w14:paraId="3DE56E99" w14:textId="77777777" w:rsidTr="00F029EB">
        <w:trPr>
          <w:trHeight w:val="288"/>
          <w:jc w:val="center"/>
        </w:trPr>
        <w:tc>
          <w:tcPr>
            <w:tcW w:w="2224" w:type="dxa"/>
            <w:gridSpan w:val="3"/>
            <w:tcBorders>
              <w:bottom w:val="single" w:sz="12" w:space="0" w:color="auto"/>
            </w:tcBorders>
            <w:vAlign w:val="center"/>
          </w:tcPr>
          <w:p w14:paraId="0A2190EA" w14:textId="77777777" w:rsidR="00A41C6B" w:rsidRPr="001D3869" w:rsidRDefault="00A41C6B" w:rsidP="00A41C6B">
            <w:pPr>
              <w:jc w:val="center"/>
              <w:rPr>
                <w:i/>
                <w:sz w:val="14"/>
                <w:szCs w:val="14"/>
              </w:rPr>
            </w:pPr>
          </w:p>
        </w:tc>
        <w:tc>
          <w:tcPr>
            <w:tcW w:w="7749" w:type="dxa"/>
            <w:gridSpan w:val="5"/>
            <w:tcBorders>
              <w:bottom w:val="single" w:sz="12" w:space="0" w:color="auto"/>
            </w:tcBorders>
            <w:vAlign w:val="center"/>
          </w:tcPr>
          <w:p w14:paraId="44C1123C" w14:textId="77777777" w:rsidR="00A41C6B" w:rsidRPr="00C66B65" w:rsidRDefault="00A41C6B" w:rsidP="00A41C6B">
            <w:pPr>
              <w:autoSpaceDE/>
              <w:autoSpaceDN/>
              <w:adjustRightInd/>
              <w:spacing w:before="0" w:line="240" w:lineRule="auto"/>
              <w:ind w:left="0"/>
              <w:rPr>
                <w:i/>
                <w:sz w:val="14"/>
                <w:szCs w:val="14"/>
                <w:lang w:val="ru-RU"/>
              </w:rPr>
            </w:pPr>
            <w:r w:rsidRPr="00C66B65">
              <w:rPr>
                <w:i/>
                <w:color w:val="auto"/>
                <w:sz w:val="14"/>
                <w:szCs w:val="24"/>
                <w:lang w:val="ru-RU"/>
              </w:rPr>
              <w:t>Многослойное покрытие выполняется  поочередно, путем нанесения смолыи стекловолокна плотностью 0,04 кг (1,5 унций) до заданной толщины покрытия 2,54 мм.(100 милов). Соотношение стекловолокна к смолистому веществу предусматривается в пропорции 25/75.</w:t>
            </w:r>
          </w:p>
        </w:tc>
      </w:tr>
      <w:tr w:rsidR="00A41C6B" w:rsidRPr="001D3869" w14:paraId="6142DBE2" w14:textId="77777777" w:rsidTr="009D3392">
        <w:trPr>
          <w:trHeight w:val="288"/>
          <w:jc w:val="center"/>
        </w:trPr>
        <w:tc>
          <w:tcPr>
            <w:tcW w:w="2224" w:type="dxa"/>
            <w:gridSpan w:val="3"/>
            <w:vMerge w:val="restart"/>
            <w:tcBorders>
              <w:top w:val="single" w:sz="12" w:space="0" w:color="auto"/>
            </w:tcBorders>
            <w:vAlign w:val="center"/>
          </w:tcPr>
          <w:p w14:paraId="25D0C584" w14:textId="77777777" w:rsidR="00A41C6B" w:rsidRPr="00AC483C" w:rsidRDefault="00A41C6B" w:rsidP="00A41C6B">
            <w:pPr>
              <w:autoSpaceDE/>
              <w:autoSpaceDN/>
              <w:adjustRightInd/>
              <w:spacing w:before="0" w:line="240" w:lineRule="auto"/>
              <w:ind w:left="0"/>
              <w:rPr>
                <w:b/>
                <w:color w:val="auto"/>
                <w:sz w:val="16"/>
                <w:szCs w:val="24"/>
                <w:lang w:val="ru-RU"/>
              </w:rPr>
            </w:pPr>
            <w:r w:rsidRPr="00AC483C">
              <w:rPr>
                <w:b/>
                <w:color w:val="auto"/>
                <w:sz w:val="16"/>
                <w:szCs w:val="24"/>
                <w:lang w:val="ru-RU"/>
              </w:rPr>
              <w:t>СМОЛИСТОЕ ВЕЩЕСТВО ДЛЯ ПРОМЕЖУТОЧНОГО СЛОЯ</w:t>
            </w:r>
          </w:p>
        </w:tc>
        <w:tc>
          <w:tcPr>
            <w:tcW w:w="3536" w:type="dxa"/>
            <w:tcBorders>
              <w:top w:val="single" w:sz="12" w:space="0" w:color="auto"/>
            </w:tcBorders>
            <w:vAlign w:val="center"/>
          </w:tcPr>
          <w:p w14:paraId="55361BF0"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Carboline (</w:t>
            </w:r>
            <w:r>
              <w:rPr>
                <w:sz w:val="16"/>
                <w:szCs w:val="16"/>
                <w:lang w:val="ru-RU"/>
              </w:rPr>
              <w:t>см.прим.</w:t>
            </w:r>
            <w:r w:rsidRPr="00906C25">
              <w:rPr>
                <w:sz w:val="16"/>
                <w:szCs w:val="16"/>
              </w:rPr>
              <w:t>2)</w:t>
            </w:r>
          </w:p>
        </w:tc>
        <w:tc>
          <w:tcPr>
            <w:tcW w:w="1986" w:type="dxa"/>
            <w:gridSpan w:val="2"/>
            <w:tcBorders>
              <w:top w:val="single" w:sz="12" w:space="0" w:color="auto"/>
            </w:tcBorders>
            <w:vAlign w:val="center"/>
          </w:tcPr>
          <w:p w14:paraId="17DAAEDD" w14:textId="77777777" w:rsidR="00A41C6B" w:rsidRPr="00C66B65" w:rsidRDefault="00A41C6B" w:rsidP="00A41C6B">
            <w:pPr>
              <w:autoSpaceDE/>
              <w:autoSpaceDN/>
              <w:adjustRightInd/>
              <w:spacing w:before="0" w:line="240" w:lineRule="auto"/>
              <w:ind w:left="0"/>
              <w:rPr>
                <w:sz w:val="16"/>
                <w:szCs w:val="16"/>
              </w:rPr>
            </w:pPr>
            <w:proofErr w:type="spellStart"/>
            <w:r w:rsidRPr="00C66B65">
              <w:rPr>
                <w:sz w:val="16"/>
                <w:szCs w:val="16"/>
              </w:rPr>
              <w:t>Carboguard</w:t>
            </w:r>
            <w:proofErr w:type="spellEnd"/>
            <w:r w:rsidRPr="00C66B65">
              <w:rPr>
                <w:sz w:val="16"/>
                <w:szCs w:val="16"/>
              </w:rPr>
              <w:t xml:space="preserve"> 695 CLR</w:t>
            </w:r>
          </w:p>
        </w:tc>
        <w:tc>
          <w:tcPr>
            <w:tcW w:w="971" w:type="dxa"/>
            <w:tcBorders>
              <w:top w:val="single" w:sz="12" w:space="0" w:color="auto"/>
            </w:tcBorders>
            <w:vAlign w:val="center"/>
          </w:tcPr>
          <w:p w14:paraId="3B73249C" w14:textId="77777777" w:rsidR="00A41C6B" w:rsidRPr="00C66B65" w:rsidRDefault="00A41C6B" w:rsidP="00A41C6B">
            <w:pPr>
              <w:autoSpaceDE/>
              <w:autoSpaceDN/>
              <w:adjustRightInd/>
              <w:spacing w:before="0" w:line="240" w:lineRule="auto"/>
              <w:ind w:left="0"/>
              <w:jc w:val="center"/>
              <w:rPr>
                <w:sz w:val="16"/>
                <w:szCs w:val="16"/>
              </w:rPr>
            </w:pPr>
            <w:r w:rsidRPr="00C66B65">
              <w:rPr>
                <w:sz w:val="16"/>
                <w:szCs w:val="16"/>
              </w:rPr>
              <w:t>7</w:t>
            </w:r>
          </w:p>
        </w:tc>
        <w:tc>
          <w:tcPr>
            <w:tcW w:w="1256" w:type="dxa"/>
            <w:tcBorders>
              <w:top w:val="single" w:sz="12" w:space="0" w:color="auto"/>
            </w:tcBorders>
            <w:vAlign w:val="center"/>
          </w:tcPr>
          <w:p w14:paraId="4B5043B9"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60°C (140°F)</w:t>
            </w:r>
          </w:p>
        </w:tc>
      </w:tr>
      <w:tr w:rsidR="00A41C6B" w:rsidRPr="001D3869" w14:paraId="536FC64D" w14:textId="77777777" w:rsidTr="009D3392">
        <w:trPr>
          <w:trHeight w:val="288"/>
          <w:jc w:val="center"/>
        </w:trPr>
        <w:tc>
          <w:tcPr>
            <w:tcW w:w="2224" w:type="dxa"/>
            <w:gridSpan w:val="3"/>
            <w:vMerge/>
            <w:vAlign w:val="center"/>
          </w:tcPr>
          <w:p w14:paraId="5CFA5879" w14:textId="77777777" w:rsidR="00A41C6B" w:rsidRPr="00AC483C" w:rsidRDefault="00A41C6B" w:rsidP="00A41C6B">
            <w:pPr>
              <w:autoSpaceDE/>
              <w:autoSpaceDN/>
              <w:adjustRightInd/>
              <w:spacing w:before="0" w:line="240" w:lineRule="auto"/>
              <w:ind w:left="0"/>
              <w:rPr>
                <w:b/>
                <w:color w:val="auto"/>
                <w:sz w:val="16"/>
                <w:szCs w:val="24"/>
                <w:lang w:val="ru-RU"/>
              </w:rPr>
            </w:pPr>
          </w:p>
        </w:tc>
        <w:tc>
          <w:tcPr>
            <w:tcW w:w="3536" w:type="dxa"/>
            <w:vAlign w:val="center"/>
          </w:tcPr>
          <w:p w14:paraId="0B20FEF7"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Hempel Coatings (USA), Inc. (</w:t>
            </w:r>
            <w:r>
              <w:rPr>
                <w:sz w:val="16"/>
                <w:szCs w:val="16"/>
                <w:lang w:val="ru-RU"/>
              </w:rPr>
              <w:t>см</w:t>
            </w:r>
            <w:r w:rsidRPr="00E637AA">
              <w:rPr>
                <w:sz w:val="16"/>
                <w:szCs w:val="16"/>
              </w:rPr>
              <w:t>.</w:t>
            </w:r>
            <w:r>
              <w:rPr>
                <w:sz w:val="16"/>
                <w:szCs w:val="16"/>
                <w:lang w:val="ru-RU"/>
              </w:rPr>
              <w:t>прим</w:t>
            </w:r>
            <w:r w:rsidRPr="00E637AA">
              <w:rPr>
                <w:sz w:val="16"/>
                <w:szCs w:val="16"/>
              </w:rPr>
              <w:t xml:space="preserve">. </w:t>
            </w:r>
            <w:r w:rsidRPr="00906C25">
              <w:rPr>
                <w:sz w:val="16"/>
                <w:szCs w:val="16"/>
              </w:rPr>
              <w:t>3)</w:t>
            </w:r>
          </w:p>
        </w:tc>
        <w:tc>
          <w:tcPr>
            <w:tcW w:w="1986" w:type="dxa"/>
            <w:gridSpan w:val="2"/>
            <w:vAlign w:val="center"/>
          </w:tcPr>
          <w:p w14:paraId="0BE1F784" w14:textId="7AC3612D" w:rsidR="00A41C6B" w:rsidRPr="00C66B65" w:rsidRDefault="00A41C6B" w:rsidP="00A41C6B">
            <w:pPr>
              <w:autoSpaceDE/>
              <w:autoSpaceDN/>
              <w:adjustRightInd/>
              <w:spacing w:before="0" w:line="240" w:lineRule="auto"/>
              <w:ind w:left="0"/>
              <w:rPr>
                <w:sz w:val="16"/>
                <w:szCs w:val="16"/>
              </w:rPr>
            </w:pPr>
            <w:proofErr w:type="spellStart"/>
            <w:r w:rsidRPr="00C66B65">
              <w:rPr>
                <w:sz w:val="16"/>
                <w:szCs w:val="16"/>
              </w:rPr>
              <w:t>Hempaline</w:t>
            </w:r>
            <w:proofErr w:type="spellEnd"/>
            <w:r w:rsidRPr="00C66B65">
              <w:rPr>
                <w:sz w:val="16"/>
                <w:szCs w:val="16"/>
              </w:rPr>
              <w:t xml:space="preserve"> Defend 630</w:t>
            </w:r>
          </w:p>
        </w:tc>
        <w:tc>
          <w:tcPr>
            <w:tcW w:w="971" w:type="dxa"/>
            <w:vAlign w:val="center"/>
          </w:tcPr>
          <w:p w14:paraId="76E135C0" w14:textId="1CFEB420" w:rsidR="00A41C6B" w:rsidRPr="00C66B65" w:rsidRDefault="00A41C6B" w:rsidP="00A41C6B">
            <w:pPr>
              <w:autoSpaceDE/>
              <w:autoSpaceDN/>
              <w:adjustRightInd/>
              <w:spacing w:before="0" w:line="240" w:lineRule="auto"/>
              <w:ind w:left="0"/>
              <w:jc w:val="center"/>
              <w:rPr>
                <w:sz w:val="16"/>
                <w:szCs w:val="16"/>
              </w:rPr>
            </w:pPr>
            <w:r w:rsidRPr="00C66B65">
              <w:rPr>
                <w:sz w:val="16"/>
                <w:szCs w:val="16"/>
              </w:rPr>
              <w:t>59</w:t>
            </w:r>
          </w:p>
        </w:tc>
        <w:tc>
          <w:tcPr>
            <w:tcW w:w="1256" w:type="dxa"/>
            <w:vAlign w:val="center"/>
          </w:tcPr>
          <w:p w14:paraId="38D80CCC" w14:textId="38D37390" w:rsidR="00A41C6B" w:rsidRPr="00C66B65" w:rsidRDefault="00A41C6B" w:rsidP="00A41C6B">
            <w:pPr>
              <w:autoSpaceDE/>
              <w:autoSpaceDN/>
              <w:adjustRightInd/>
              <w:spacing w:before="0" w:line="240" w:lineRule="auto"/>
              <w:ind w:left="0"/>
              <w:rPr>
                <w:sz w:val="16"/>
                <w:szCs w:val="16"/>
              </w:rPr>
            </w:pPr>
            <w:r w:rsidRPr="00C66B65">
              <w:rPr>
                <w:sz w:val="16"/>
                <w:szCs w:val="16"/>
              </w:rPr>
              <w:t>60°C (140°F)</w:t>
            </w:r>
          </w:p>
        </w:tc>
      </w:tr>
      <w:tr w:rsidR="00A41C6B" w:rsidRPr="001D3869" w14:paraId="541A7803" w14:textId="77777777" w:rsidTr="009D3392">
        <w:trPr>
          <w:trHeight w:val="288"/>
          <w:jc w:val="center"/>
        </w:trPr>
        <w:tc>
          <w:tcPr>
            <w:tcW w:w="2224" w:type="dxa"/>
            <w:gridSpan w:val="3"/>
            <w:vMerge/>
            <w:vAlign w:val="center"/>
          </w:tcPr>
          <w:p w14:paraId="021749CC" w14:textId="420F1A52" w:rsidR="00A41C6B" w:rsidRPr="005C6B84" w:rsidRDefault="00A41C6B" w:rsidP="00A41C6B">
            <w:pPr>
              <w:autoSpaceDE/>
              <w:autoSpaceDN/>
              <w:adjustRightInd/>
              <w:spacing w:before="0" w:line="240" w:lineRule="auto"/>
              <w:ind w:left="0"/>
              <w:rPr>
                <w:b/>
                <w:color w:val="auto"/>
                <w:sz w:val="16"/>
                <w:szCs w:val="24"/>
                <w:lang w:val="ru-RU"/>
              </w:rPr>
            </w:pPr>
          </w:p>
        </w:tc>
        <w:tc>
          <w:tcPr>
            <w:tcW w:w="3536" w:type="dxa"/>
            <w:vAlign w:val="center"/>
          </w:tcPr>
          <w:p w14:paraId="5276D812"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International (</w:t>
            </w:r>
            <w:r>
              <w:rPr>
                <w:sz w:val="16"/>
                <w:szCs w:val="16"/>
              </w:rPr>
              <w:t>0.254</w:t>
            </w:r>
            <w:r w:rsidRPr="00906C25">
              <w:rPr>
                <w:sz w:val="16"/>
                <w:szCs w:val="16"/>
              </w:rPr>
              <w:t>–</w:t>
            </w:r>
            <w:r>
              <w:rPr>
                <w:sz w:val="16"/>
                <w:szCs w:val="16"/>
              </w:rPr>
              <w:t xml:space="preserve">0.508mm </w:t>
            </w:r>
            <w:r w:rsidRPr="00906C25">
              <w:rPr>
                <w:sz w:val="16"/>
                <w:szCs w:val="16"/>
              </w:rPr>
              <w:t>[</w:t>
            </w:r>
            <w:r>
              <w:rPr>
                <w:sz w:val="16"/>
                <w:szCs w:val="16"/>
              </w:rPr>
              <w:t>10</w:t>
            </w:r>
            <w:r w:rsidRPr="00906C25">
              <w:rPr>
                <w:sz w:val="16"/>
                <w:szCs w:val="16"/>
              </w:rPr>
              <w:t>–</w:t>
            </w:r>
            <w:r>
              <w:rPr>
                <w:sz w:val="16"/>
                <w:szCs w:val="16"/>
              </w:rPr>
              <w:t>20</w:t>
            </w:r>
            <w:r w:rsidRPr="00906C25">
              <w:rPr>
                <w:sz w:val="16"/>
                <w:szCs w:val="16"/>
              </w:rPr>
              <w:t xml:space="preserve"> mils] DFT) </w:t>
            </w:r>
          </w:p>
        </w:tc>
        <w:tc>
          <w:tcPr>
            <w:tcW w:w="1986" w:type="dxa"/>
            <w:gridSpan w:val="2"/>
            <w:vAlign w:val="center"/>
          </w:tcPr>
          <w:p w14:paraId="344C16E4"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Interline 984</w:t>
            </w:r>
          </w:p>
        </w:tc>
        <w:tc>
          <w:tcPr>
            <w:tcW w:w="971" w:type="dxa"/>
            <w:vAlign w:val="center"/>
          </w:tcPr>
          <w:p w14:paraId="6616E5F8" w14:textId="77777777" w:rsidR="00A41C6B" w:rsidRPr="00C66B65" w:rsidRDefault="00A41C6B" w:rsidP="00A41C6B">
            <w:pPr>
              <w:autoSpaceDE/>
              <w:autoSpaceDN/>
              <w:adjustRightInd/>
              <w:spacing w:before="0" w:line="240" w:lineRule="auto"/>
              <w:ind w:left="0"/>
              <w:jc w:val="center"/>
              <w:rPr>
                <w:sz w:val="16"/>
                <w:szCs w:val="16"/>
              </w:rPr>
            </w:pPr>
            <w:r w:rsidRPr="00C66B65">
              <w:rPr>
                <w:sz w:val="16"/>
                <w:szCs w:val="16"/>
              </w:rPr>
              <w:t>70</w:t>
            </w:r>
          </w:p>
        </w:tc>
        <w:tc>
          <w:tcPr>
            <w:tcW w:w="1256" w:type="dxa"/>
            <w:vAlign w:val="center"/>
          </w:tcPr>
          <w:p w14:paraId="17813D54"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60°C (140°F)</w:t>
            </w:r>
          </w:p>
        </w:tc>
      </w:tr>
      <w:tr w:rsidR="00A41C6B" w:rsidRPr="001D3869" w14:paraId="3C3AED66" w14:textId="77777777" w:rsidTr="009D3392">
        <w:trPr>
          <w:trHeight w:val="288"/>
          <w:jc w:val="center"/>
        </w:trPr>
        <w:tc>
          <w:tcPr>
            <w:tcW w:w="2224" w:type="dxa"/>
            <w:gridSpan w:val="3"/>
            <w:vAlign w:val="center"/>
          </w:tcPr>
          <w:p w14:paraId="167AE349" w14:textId="5F9239F1" w:rsidR="00A41C6B" w:rsidRPr="005C6B84" w:rsidRDefault="00A41C6B" w:rsidP="00A41C6B">
            <w:pPr>
              <w:autoSpaceDE/>
              <w:autoSpaceDN/>
              <w:adjustRightInd/>
              <w:spacing w:before="0" w:line="240" w:lineRule="auto"/>
              <w:ind w:left="0"/>
              <w:rPr>
                <w:b/>
                <w:color w:val="auto"/>
                <w:sz w:val="16"/>
                <w:szCs w:val="24"/>
                <w:lang w:val="ru-RU"/>
              </w:rPr>
            </w:pPr>
            <w:r w:rsidRPr="005C6B84">
              <w:rPr>
                <w:b/>
                <w:color w:val="auto"/>
                <w:sz w:val="16"/>
                <w:szCs w:val="24"/>
                <w:lang w:val="ru-RU"/>
              </w:rPr>
              <w:t>Ламинат</w:t>
            </w:r>
          </w:p>
        </w:tc>
        <w:tc>
          <w:tcPr>
            <w:tcW w:w="3536" w:type="dxa"/>
            <w:vAlign w:val="center"/>
          </w:tcPr>
          <w:p w14:paraId="036E12FB"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International (</w:t>
            </w:r>
            <w:r>
              <w:rPr>
                <w:sz w:val="16"/>
                <w:szCs w:val="16"/>
              </w:rPr>
              <w:t>0.254</w:t>
            </w:r>
            <w:r w:rsidRPr="00906C25">
              <w:rPr>
                <w:sz w:val="16"/>
                <w:szCs w:val="16"/>
              </w:rPr>
              <w:t>–</w:t>
            </w:r>
            <w:r>
              <w:rPr>
                <w:sz w:val="16"/>
                <w:szCs w:val="16"/>
              </w:rPr>
              <w:t xml:space="preserve">0.508mm </w:t>
            </w:r>
            <w:r w:rsidRPr="00906C25">
              <w:rPr>
                <w:sz w:val="16"/>
                <w:szCs w:val="16"/>
              </w:rPr>
              <w:t>[</w:t>
            </w:r>
            <w:r>
              <w:rPr>
                <w:sz w:val="16"/>
                <w:szCs w:val="16"/>
              </w:rPr>
              <w:t>10</w:t>
            </w:r>
            <w:r w:rsidRPr="00906C25">
              <w:rPr>
                <w:sz w:val="16"/>
                <w:szCs w:val="16"/>
              </w:rPr>
              <w:t>–</w:t>
            </w:r>
            <w:r>
              <w:rPr>
                <w:sz w:val="16"/>
                <w:szCs w:val="16"/>
              </w:rPr>
              <w:t>20</w:t>
            </w:r>
            <w:r w:rsidRPr="00906C25">
              <w:rPr>
                <w:sz w:val="16"/>
                <w:szCs w:val="16"/>
              </w:rPr>
              <w:t xml:space="preserve"> mils] DFT) </w:t>
            </w:r>
          </w:p>
        </w:tc>
        <w:tc>
          <w:tcPr>
            <w:tcW w:w="1986" w:type="dxa"/>
            <w:gridSpan w:val="2"/>
            <w:vAlign w:val="center"/>
          </w:tcPr>
          <w:p w14:paraId="30DAE826" w14:textId="500B0E5A" w:rsidR="00A41C6B" w:rsidRPr="00C66B65" w:rsidRDefault="00A41C6B" w:rsidP="00A41C6B">
            <w:pPr>
              <w:autoSpaceDE/>
              <w:autoSpaceDN/>
              <w:adjustRightInd/>
              <w:spacing w:before="0" w:line="240" w:lineRule="auto"/>
              <w:ind w:left="0"/>
              <w:rPr>
                <w:sz w:val="16"/>
                <w:szCs w:val="16"/>
              </w:rPr>
            </w:pPr>
            <w:r w:rsidRPr="00C66B65">
              <w:rPr>
                <w:sz w:val="16"/>
                <w:szCs w:val="16"/>
              </w:rPr>
              <w:t>Enviroline 376 F60</w:t>
            </w:r>
          </w:p>
        </w:tc>
        <w:tc>
          <w:tcPr>
            <w:tcW w:w="971" w:type="dxa"/>
            <w:vAlign w:val="center"/>
          </w:tcPr>
          <w:p w14:paraId="5908BFC9" w14:textId="1AD019A5" w:rsidR="00A41C6B" w:rsidRPr="00C66B65" w:rsidRDefault="00A41C6B" w:rsidP="00A41C6B">
            <w:pPr>
              <w:autoSpaceDE/>
              <w:autoSpaceDN/>
              <w:adjustRightInd/>
              <w:spacing w:before="0" w:line="240" w:lineRule="auto"/>
              <w:ind w:left="0"/>
              <w:jc w:val="center"/>
              <w:rPr>
                <w:sz w:val="16"/>
                <w:szCs w:val="16"/>
              </w:rPr>
            </w:pPr>
            <w:r w:rsidRPr="00C66B65">
              <w:rPr>
                <w:sz w:val="16"/>
                <w:szCs w:val="16"/>
              </w:rPr>
              <w:t>36-42</w:t>
            </w:r>
          </w:p>
        </w:tc>
        <w:tc>
          <w:tcPr>
            <w:tcW w:w="1256" w:type="dxa"/>
            <w:vAlign w:val="center"/>
          </w:tcPr>
          <w:p w14:paraId="3FB274E3"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82°C (180°F)</w:t>
            </w:r>
          </w:p>
        </w:tc>
      </w:tr>
      <w:tr w:rsidR="00A41C6B" w:rsidRPr="001D3869" w14:paraId="365E36C5" w14:textId="77777777" w:rsidTr="009D3392">
        <w:trPr>
          <w:trHeight w:val="288"/>
          <w:jc w:val="center"/>
        </w:trPr>
        <w:tc>
          <w:tcPr>
            <w:tcW w:w="2224" w:type="dxa"/>
            <w:gridSpan w:val="3"/>
            <w:vMerge w:val="restart"/>
            <w:vAlign w:val="center"/>
          </w:tcPr>
          <w:p w14:paraId="3BB24017" w14:textId="0D7C3A70" w:rsidR="00A41C6B" w:rsidRPr="00BB25DD" w:rsidRDefault="00A41C6B" w:rsidP="00A41C6B">
            <w:pPr>
              <w:autoSpaceDE/>
              <w:autoSpaceDN/>
              <w:adjustRightInd/>
              <w:spacing w:before="0" w:line="240" w:lineRule="auto"/>
              <w:ind w:left="0"/>
              <w:rPr>
                <w:b/>
                <w:color w:val="auto"/>
                <w:sz w:val="16"/>
                <w:szCs w:val="24"/>
                <w:lang w:val="ru-RU"/>
              </w:rPr>
            </w:pPr>
            <w:r w:rsidRPr="005C6B84">
              <w:rPr>
                <w:b/>
                <w:color w:val="auto"/>
                <w:sz w:val="16"/>
                <w:szCs w:val="24"/>
                <w:lang w:val="ru-RU"/>
              </w:rPr>
              <w:t>ТСП в соответствии с листом продукции производителя</w:t>
            </w:r>
          </w:p>
        </w:tc>
        <w:tc>
          <w:tcPr>
            <w:tcW w:w="3536" w:type="dxa"/>
            <w:vAlign w:val="center"/>
          </w:tcPr>
          <w:p w14:paraId="40518A9F"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Jotun</w:t>
            </w:r>
          </w:p>
        </w:tc>
        <w:tc>
          <w:tcPr>
            <w:tcW w:w="1986" w:type="dxa"/>
            <w:gridSpan w:val="2"/>
            <w:vAlign w:val="center"/>
          </w:tcPr>
          <w:p w14:paraId="133FCE8E" w14:textId="77777777" w:rsidR="00A41C6B" w:rsidRPr="00C66B65" w:rsidRDefault="00A41C6B" w:rsidP="00A41C6B">
            <w:pPr>
              <w:autoSpaceDE/>
              <w:autoSpaceDN/>
              <w:adjustRightInd/>
              <w:spacing w:before="0" w:line="240" w:lineRule="auto"/>
              <w:ind w:left="0"/>
              <w:rPr>
                <w:sz w:val="16"/>
                <w:szCs w:val="16"/>
              </w:rPr>
            </w:pPr>
            <w:proofErr w:type="spellStart"/>
            <w:r w:rsidRPr="00C66B65">
              <w:rPr>
                <w:sz w:val="16"/>
                <w:szCs w:val="16"/>
              </w:rPr>
              <w:t>Chemclear</w:t>
            </w:r>
            <w:proofErr w:type="spellEnd"/>
            <w:r w:rsidRPr="00C66B65">
              <w:rPr>
                <w:sz w:val="16"/>
                <w:szCs w:val="16"/>
              </w:rPr>
              <w:t xml:space="preserve">  </w:t>
            </w:r>
          </w:p>
        </w:tc>
        <w:tc>
          <w:tcPr>
            <w:tcW w:w="971" w:type="dxa"/>
            <w:vAlign w:val="center"/>
          </w:tcPr>
          <w:p w14:paraId="11E3DA6E" w14:textId="77777777" w:rsidR="00A41C6B" w:rsidRPr="00C66B65" w:rsidRDefault="00A41C6B" w:rsidP="00A41C6B">
            <w:pPr>
              <w:autoSpaceDE/>
              <w:autoSpaceDN/>
              <w:adjustRightInd/>
              <w:spacing w:before="0" w:line="240" w:lineRule="auto"/>
              <w:ind w:left="0"/>
              <w:jc w:val="center"/>
              <w:rPr>
                <w:sz w:val="16"/>
                <w:szCs w:val="16"/>
              </w:rPr>
            </w:pPr>
          </w:p>
        </w:tc>
        <w:tc>
          <w:tcPr>
            <w:tcW w:w="1256" w:type="dxa"/>
            <w:vAlign w:val="center"/>
          </w:tcPr>
          <w:p w14:paraId="6D3F7451"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85°C (185°F)</w:t>
            </w:r>
          </w:p>
        </w:tc>
      </w:tr>
      <w:tr w:rsidR="00A41C6B" w:rsidRPr="001D3869" w14:paraId="1E219D86" w14:textId="77777777" w:rsidTr="009D3392">
        <w:trPr>
          <w:trHeight w:val="288"/>
          <w:jc w:val="center"/>
        </w:trPr>
        <w:tc>
          <w:tcPr>
            <w:tcW w:w="2224" w:type="dxa"/>
            <w:gridSpan w:val="3"/>
            <w:vMerge/>
            <w:vAlign w:val="center"/>
          </w:tcPr>
          <w:p w14:paraId="7EA9584C" w14:textId="078403AF" w:rsidR="00A41C6B" w:rsidRPr="00BB25DD" w:rsidRDefault="00A41C6B" w:rsidP="00A41C6B">
            <w:pPr>
              <w:autoSpaceDE/>
              <w:autoSpaceDN/>
              <w:adjustRightInd/>
              <w:spacing w:before="0" w:line="240" w:lineRule="auto"/>
              <w:ind w:left="0"/>
              <w:jc w:val="center"/>
              <w:rPr>
                <w:color w:val="auto"/>
                <w:sz w:val="16"/>
                <w:szCs w:val="16"/>
                <w:lang w:val="ru-RU"/>
              </w:rPr>
            </w:pPr>
          </w:p>
        </w:tc>
        <w:tc>
          <w:tcPr>
            <w:tcW w:w="3536" w:type="dxa"/>
            <w:vAlign w:val="center"/>
          </w:tcPr>
          <w:p w14:paraId="41AD6241"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PPG</w:t>
            </w:r>
          </w:p>
        </w:tc>
        <w:tc>
          <w:tcPr>
            <w:tcW w:w="1986" w:type="dxa"/>
            <w:gridSpan w:val="2"/>
            <w:vAlign w:val="center"/>
          </w:tcPr>
          <w:p w14:paraId="339F4130" w14:textId="77777777" w:rsidR="00A41C6B" w:rsidRPr="00C66B65" w:rsidRDefault="00A41C6B" w:rsidP="00A41C6B">
            <w:pPr>
              <w:autoSpaceDE/>
              <w:autoSpaceDN/>
              <w:adjustRightInd/>
              <w:spacing w:before="0" w:line="240" w:lineRule="auto"/>
              <w:ind w:left="0"/>
              <w:rPr>
                <w:sz w:val="16"/>
                <w:szCs w:val="16"/>
              </w:rPr>
            </w:pPr>
            <w:proofErr w:type="spellStart"/>
            <w:r w:rsidRPr="00C66B65">
              <w:rPr>
                <w:sz w:val="16"/>
                <w:szCs w:val="16"/>
              </w:rPr>
              <w:t>Novaguard</w:t>
            </w:r>
            <w:proofErr w:type="spellEnd"/>
            <w:r w:rsidRPr="00C66B65">
              <w:rPr>
                <w:sz w:val="16"/>
                <w:szCs w:val="16"/>
              </w:rPr>
              <w:t xml:space="preserve"> 840</w:t>
            </w:r>
          </w:p>
        </w:tc>
        <w:tc>
          <w:tcPr>
            <w:tcW w:w="971" w:type="dxa"/>
            <w:vAlign w:val="center"/>
          </w:tcPr>
          <w:p w14:paraId="7F94A5A7" w14:textId="52D4FBDD" w:rsidR="00A41C6B" w:rsidRPr="00C66B65" w:rsidRDefault="00A41C6B" w:rsidP="00A41C6B">
            <w:pPr>
              <w:autoSpaceDE/>
              <w:autoSpaceDN/>
              <w:adjustRightInd/>
              <w:spacing w:before="0" w:line="240" w:lineRule="auto"/>
              <w:ind w:left="0"/>
              <w:jc w:val="center"/>
              <w:rPr>
                <w:sz w:val="16"/>
                <w:szCs w:val="16"/>
              </w:rPr>
            </w:pPr>
            <w:r w:rsidRPr="00C66B65">
              <w:rPr>
                <w:sz w:val="16"/>
                <w:szCs w:val="16"/>
              </w:rPr>
              <w:t>97</w:t>
            </w:r>
          </w:p>
        </w:tc>
        <w:tc>
          <w:tcPr>
            <w:tcW w:w="1256" w:type="dxa"/>
            <w:vAlign w:val="center"/>
          </w:tcPr>
          <w:p w14:paraId="04A3E1FF"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60°C (140°F)</w:t>
            </w:r>
          </w:p>
        </w:tc>
      </w:tr>
      <w:tr w:rsidR="00A41C6B" w:rsidRPr="001D3869" w14:paraId="5894D64E" w14:textId="77777777" w:rsidTr="009D3392">
        <w:trPr>
          <w:trHeight w:val="288"/>
          <w:jc w:val="center"/>
        </w:trPr>
        <w:tc>
          <w:tcPr>
            <w:tcW w:w="2224" w:type="dxa"/>
            <w:gridSpan w:val="3"/>
            <w:vAlign w:val="center"/>
          </w:tcPr>
          <w:p w14:paraId="0AA4E5C4" w14:textId="77777777" w:rsidR="00A41C6B" w:rsidRPr="005C6B84" w:rsidRDefault="00A41C6B" w:rsidP="00A41C6B">
            <w:pPr>
              <w:autoSpaceDE/>
              <w:autoSpaceDN/>
              <w:adjustRightInd/>
              <w:spacing w:before="0" w:line="240" w:lineRule="auto"/>
              <w:ind w:left="0"/>
              <w:jc w:val="center"/>
              <w:rPr>
                <w:color w:val="auto"/>
                <w:sz w:val="16"/>
                <w:szCs w:val="16"/>
              </w:rPr>
            </w:pPr>
          </w:p>
        </w:tc>
        <w:tc>
          <w:tcPr>
            <w:tcW w:w="3536" w:type="dxa"/>
            <w:vAlign w:val="center"/>
          </w:tcPr>
          <w:p w14:paraId="730F39A3" w14:textId="77777777" w:rsidR="00A41C6B" w:rsidRPr="001D3869" w:rsidRDefault="00A41C6B" w:rsidP="00A41C6B">
            <w:pPr>
              <w:autoSpaceDE/>
              <w:autoSpaceDN/>
              <w:adjustRightInd/>
              <w:spacing w:before="0" w:line="240" w:lineRule="auto"/>
              <w:ind w:left="0"/>
              <w:rPr>
                <w:sz w:val="16"/>
                <w:szCs w:val="16"/>
              </w:rPr>
            </w:pPr>
            <w:r w:rsidRPr="00906C25">
              <w:rPr>
                <w:sz w:val="16"/>
                <w:szCs w:val="16"/>
              </w:rPr>
              <w:t>Sherwin Williams (</w:t>
            </w:r>
            <w:r>
              <w:rPr>
                <w:sz w:val="16"/>
                <w:szCs w:val="16"/>
                <w:lang w:val="ru-RU"/>
              </w:rPr>
              <w:t>см.прим.</w:t>
            </w:r>
            <w:r w:rsidRPr="00906C25">
              <w:rPr>
                <w:sz w:val="16"/>
                <w:szCs w:val="16"/>
              </w:rPr>
              <w:t>4)</w:t>
            </w:r>
          </w:p>
        </w:tc>
        <w:tc>
          <w:tcPr>
            <w:tcW w:w="1986" w:type="dxa"/>
            <w:gridSpan w:val="2"/>
            <w:vAlign w:val="center"/>
          </w:tcPr>
          <w:p w14:paraId="2A230D37" w14:textId="230173B2" w:rsidR="00A41C6B" w:rsidRPr="00C66B65" w:rsidRDefault="00A41C6B" w:rsidP="00A41C6B">
            <w:pPr>
              <w:autoSpaceDE/>
              <w:autoSpaceDN/>
              <w:adjustRightInd/>
              <w:spacing w:before="0" w:line="240" w:lineRule="auto"/>
              <w:ind w:left="0"/>
              <w:rPr>
                <w:sz w:val="16"/>
                <w:szCs w:val="16"/>
              </w:rPr>
            </w:pPr>
            <w:r w:rsidRPr="00C66B65">
              <w:rPr>
                <w:sz w:val="16"/>
                <w:szCs w:val="16"/>
              </w:rPr>
              <w:t xml:space="preserve">Dura-Plate UHS clear </w:t>
            </w:r>
          </w:p>
        </w:tc>
        <w:tc>
          <w:tcPr>
            <w:tcW w:w="971" w:type="dxa"/>
            <w:vAlign w:val="center"/>
          </w:tcPr>
          <w:p w14:paraId="1DBEB925" w14:textId="77777777" w:rsidR="00A41C6B" w:rsidRPr="00C66B65" w:rsidRDefault="00A41C6B" w:rsidP="00A41C6B">
            <w:pPr>
              <w:autoSpaceDE/>
              <w:autoSpaceDN/>
              <w:adjustRightInd/>
              <w:spacing w:before="0" w:line="240" w:lineRule="auto"/>
              <w:ind w:left="0"/>
              <w:jc w:val="center"/>
              <w:rPr>
                <w:sz w:val="16"/>
                <w:szCs w:val="16"/>
              </w:rPr>
            </w:pPr>
            <w:r w:rsidRPr="00C66B65">
              <w:rPr>
                <w:rFonts w:ascii="Arial" w:hAnsi="Arial" w:cs="Arial"/>
                <w:sz w:val="16"/>
                <w:szCs w:val="16"/>
              </w:rPr>
              <w:t>&lt;</w:t>
            </w:r>
            <w:r w:rsidRPr="00C66B65">
              <w:rPr>
                <w:sz w:val="16"/>
                <w:szCs w:val="16"/>
              </w:rPr>
              <w:t>100</w:t>
            </w:r>
          </w:p>
        </w:tc>
        <w:tc>
          <w:tcPr>
            <w:tcW w:w="1256" w:type="dxa"/>
            <w:vAlign w:val="center"/>
          </w:tcPr>
          <w:p w14:paraId="38D182D4" w14:textId="77777777" w:rsidR="00A41C6B" w:rsidRPr="00C66B65" w:rsidRDefault="00A41C6B" w:rsidP="00A41C6B">
            <w:pPr>
              <w:autoSpaceDE/>
              <w:autoSpaceDN/>
              <w:adjustRightInd/>
              <w:spacing w:before="0" w:line="240" w:lineRule="auto"/>
              <w:ind w:left="0"/>
              <w:rPr>
                <w:sz w:val="16"/>
                <w:szCs w:val="16"/>
              </w:rPr>
            </w:pPr>
            <w:r w:rsidRPr="00C66B65">
              <w:rPr>
                <w:sz w:val="16"/>
                <w:szCs w:val="16"/>
              </w:rPr>
              <w:t>49°C (120°F)</w:t>
            </w:r>
          </w:p>
        </w:tc>
      </w:tr>
      <w:tr w:rsidR="00A41C6B" w:rsidRPr="001D3869" w14:paraId="6ADEE8FB" w14:textId="77777777" w:rsidTr="00F029EB">
        <w:trPr>
          <w:trHeight w:val="288"/>
          <w:jc w:val="center"/>
        </w:trPr>
        <w:tc>
          <w:tcPr>
            <w:tcW w:w="2224" w:type="dxa"/>
            <w:gridSpan w:val="3"/>
            <w:tcBorders>
              <w:bottom w:val="single" w:sz="12" w:space="0" w:color="auto"/>
            </w:tcBorders>
            <w:vAlign w:val="center"/>
          </w:tcPr>
          <w:p w14:paraId="60EE5FA0" w14:textId="77777777" w:rsidR="00A41C6B" w:rsidRPr="005C6B84" w:rsidRDefault="00A41C6B" w:rsidP="00A41C6B">
            <w:pPr>
              <w:rPr>
                <w:i/>
                <w:color w:val="auto"/>
                <w:sz w:val="14"/>
                <w:szCs w:val="14"/>
              </w:rPr>
            </w:pPr>
          </w:p>
        </w:tc>
        <w:tc>
          <w:tcPr>
            <w:tcW w:w="7749" w:type="dxa"/>
            <w:gridSpan w:val="5"/>
            <w:tcBorders>
              <w:bottom w:val="single" w:sz="12" w:space="0" w:color="auto"/>
            </w:tcBorders>
            <w:vAlign w:val="center"/>
          </w:tcPr>
          <w:p w14:paraId="33D76F8B" w14:textId="77777777" w:rsidR="00A41C6B" w:rsidRPr="00C66B65" w:rsidRDefault="00A41C6B" w:rsidP="00A41C6B">
            <w:pPr>
              <w:autoSpaceDE/>
              <w:autoSpaceDN/>
              <w:adjustRightInd/>
              <w:spacing w:before="0" w:line="240" w:lineRule="auto"/>
              <w:ind w:left="0"/>
              <w:rPr>
                <w:i/>
                <w:sz w:val="14"/>
                <w:szCs w:val="14"/>
              </w:rPr>
            </w:pPr>
            <w:r w:rsidRPr="00C66B65">
              <w:rPr>
                <w:i/>
                <w:color w:val="auto"/>
                <w:sz w:val="14"/>
                <w:szCs w:val="24"/>
                <w:lang w:val="ru-RU"/>
              </w:rPr>
              <w:t>Промежуточное покрытие выполняется нанесением на поверхность изоляционного стекловолоконного материала и смолистого вещества до толщины 0,254 мм. (10,0 милов).</w:t>
            </w:r>
          </w:p>
        </w:tc>
      </w:tr>
      <w:tr w:rsidR="009D3392" w:rsidRPr="006A4B86" w14:paraId="4BA6EED0" w14:textId="77777777" w:rsidTr="009D3392">
        <w:trPr>
          <w:trHeight w:val="288"/>
          <w:jc w:val="center"/>
        </w:trPr>
        <w:tc>
          <w:tcPr>
            <w:tcW w:w="2224" w:type="dxa"/>
            <w:gridSpan w:val="3"/>
            <w:vMerge w:val="restart"/>
            <w:tcBorders>
              <w:top w:val="single" w:sz="12" w:space="0" w:color="auto"/>
            </w:tcBorders>
            <w:vAlign w:val="center"/>
          </w:tcPr>
          <w:p w14:paraId="049CDBF3" w14:textId="77777777" w:rsidR="009D3392" w:rsidRPr="005C6B84" w:rsidRDefault="009D3392" w:rsidP="00A41C6B">
            <w:pPr>
              <w:autoSpaceDE/>
              <w:autoSpaceDN/>
              <w:adjustRightInd/>
              <w:spacing w:before="0" w:line="240" w:lineRule="auto"/>
              <w:ind w:left="0"/>
              <w:rPr>
                <w:b/>
                <w:color w:val="auto"/>
                <w:sz w:val="16"/>
                <w:szCs w:val="24"/>
                <w:lang w:val="ru-RU"/>
              </w:rPr>
            </w:pPr>
            <w:r w:rsidRPr="005C6B84">
              <w:rPr>
                <w:b/>
                <w:color w:val="auto"/>
                <w:sz w:val="16"/>
                <w:szCs w:val="24"/>
                <w:lang w:val="ru-RU"/>
              </w:rPr>
              <w:t>СМОЛИСТОЕ ВЕЩЕСТВО ПОВЕРХНОСТНОГО СЛОЯ</w:t>
            </w:r>
          </w:p>
        </w:tc>
        <w:tc>
          <w:tcPr>
            <w:tcW w:w="3536" w:type="dxa"/>
            <w:tcBorders>
              <w:top w:val="single" w:sz="12" w:space="0" w:color="auto"/>
            </w:tcBorders>
            <w:vAlign w:val="center"/>
          </w:tcPr>
          <w:p w14:paraId="10AEA903" w14:textId="77777777" w:rsidR="009D3392" w:rsidRPr="001D3869" w:rsidRDefault="009D3392" w:rsidP="00A41C6B">
            <w:pPr>
              <w:autoSpaceDE/>
              <w:autoSpaceDN/>
              <w:adjustRightInd/>
              <w:spacing w:before="0" w:line="240" w:lineRule="auto"/>
              <w:ind w:left="0"/>
              <w:rPr>
                <w:sz w:val="16"/>
                <w:szCs w:val="16"/>
              </w:rPr>
            </w:pPr>
            <w:r w:rsidRPr="00906C25">
              <w:rPr>
                <w:sz w:val="16"/>
                <w:szCs w:val="16"/>
              </w:rPr>
              <w:t>Carboline (</w:t>
            </w:r>
            <w:r>
              <w:rPr>
                <w:sz w:val="16"/>
                <w:szCs w:val="16"/>
                <w:lang w:val="ru-RU"/>
              </w:rPr>
              <w:t>см.прим.</w:t>
            </w:r>
            <w:r w:rsidRPr="00906C25">
              <w:rPr>
                <w:sz w:val="16"/>
                <w:szCs w:val="16"/>
              </w:rPr>
              <w:t>2)</w:t>
            </w:r>
          </w:p>
        </w:tc>
        <w:tc>
          <w:tcPr>
            <w:tcW w:w="1986" w:type="dxa"/>
            <w:gridSpan w:val="2"/>
            <w:tcBorders>
              <w:top w:val="single" w:sz="12" w:space="0" w:color="auto"/>
            </w:tcBorders>
            <w:vAlign w:val="center"/>
          </w:tcPr>
          <w:p w14:paraId="17968041" w14:textId="77777777" w:rsidR="009D3392" w:rsidRPr="00C66B65" w:rsidRDefault="009D3392" w:rsidP="00A41C6B">
            <w:pPr>
              <w:autoSpaceDE/>
              <w:autoSpaceDN/>
              <w:adjustRightInd/>
              <w:spacing w:before="0" w:line="240" w:lineRule="auto"/>
              <w:ind w:left="0"/>
              <w:rPr>
                <w:sz w:val="16"/>
                <w:szCs w:val="16"/>
              </w:rPr>
            </w:pPr>
            <w:proofErr w:type="spellStart"/>
            <w:r w:rsidRPr="00C66B65">
              <w:rPr>
                <w:sz w:val="16"/>
                <w:szCs w:val="16"/>
              </w:rPr>
              <w:t>Carboguard</w:t>
            </w:r>
            <w:proofErr w:type="spellEnd"/>
            <w:r w:rsidRPr="00C66B65">
              <w:rPr>
                <w:sz w:val="16"/>
                <w:szCs w:val="16"/>
              </w:rPr>
              <w:t xml:space="preserve"> 695 CLR</w:t>
            </w:r>
          </w:p>
        </w:tc>
        <w:tc>
          <w:tcPr>
            <w:tcW w:w="971" w:type="dxa"/>
            <w:tcBorders>
              <w:top w:val="single" w:sz="12" w:space="0" w:color="auto"/>
            </w:tcBorders>
            <w:vAlign w:val="center"/>
          </w:tcPr>
          <w:p w14:paraId="03C2FEE1" w14:textId="77777777" w:rsidR="009D3392" w:rsidRPr="00C66B65" w:rsidRDefault="009D3392" w:rsidP="00A41C6B">
            <w:pPr>
              <w:autoSpaceDE/>
              <w:autoSpaceDN/>
              <w:adjustRightInd/>
              <w:spacing w:before="0" w:line="240" w:lineRule="auto"/>
              <w:ind w:left="0"/>
              <w:jc w:val="center"/>
              <w:rPr>
                <w:sz w:val="16"/>
                <w:szCs w:val="16"/>
              </w:rPr>
            </w:pPr>
            <w:r w:rsidRPr="00C66B65">
              <w:rPr>
                <w:sz w:val="16"/>
                <w:szCs w:val="16"/>
              </w:rPr>
              <w:t>7</w:t>
            </w:r>
          </w:p>
        </w:tc>
        <w:tc>
          <w:tcPr>
            <w:tcW w:w="1256" w:type="dxa"/>
            <w:tcBorders>
              <w:top w:val="single" w:sz="12" w:space="0" w:color="auto"/>
            </w:tcBorders>
            <w:vAlign w:val="center"/>
          </w:tcPr>
          <w:p w14:paraId="6AB8B93B" w14:textId="77777777" w:rsidR="009D3392" w:rsidRPr="00C66B65" w:rsidRDefault="009D3392" w:rsidP="00A41C6B">
            <w:pPr>
              <w:autoSpaceDE/>
              <w:autoSpaceDN/>
              <w:adjustRightInd/>
              <w:spacing w:before="0" w:line="240" w:lineRule="auto"/>
              <w:ind w:left="0"/>
              <w:rPr>
                <w:sz w:val="16"/>
                <w:szCs w:val="16"/>
              </w:rPr>
            </w:pPr>
            <w:r w:rsidRPr="00C66B65">
              <w:rPr>
                <w:sz w:val="16"/>
                <w:szCs w:val="16"/>
              </w:rPr>
              <w:t>60°C (140°F)</w:t>
            </w:r>
          </w:p>
        </w:tc>
      </w:tr>
      <w:tr w:rsidR="009D3392" w:rsidRPr="001D3869" w14:paraId="63D3F6B0" w14:textId="77777777" w:rsidTr="009D3392">
        <w:trPr>
          <w:trHeight w:val="288"/>
          <w:jc w:val="center"/>
        </w:trPr>
        <w:tc>
          <w:tcPr>
            <w:tcW w:w="2224" w:type="dxa"/>
            <w:gridSpan w:val="3"/>
            <w:vMerge/>
            <w:vAlign w:val="center"/>
          </w:tcPr>
          <w:p w14:paraId="5E248E5B" w14:textId="77777777" w:rsidR="009D3392" w:rsidRPr="005C6B84" w:rsidRDefault="009D3392" w:rsidP="00A41C6B">
            <w:pPr>
              <w:autoSpaceDE/>
              <w:autoSpaceDN/>
              <w:adjustRightInd/>
              <w:spacing w:before="0" w:line="240" w:lineRule="auto"/>
              <w:ind w:left="0"/>
              <w:rPr>
                <w:b/>
                <w:color w:val="auto"/>
                <w:sz w:val="16"/>
                <w:szCs w:val="24"/>
                <w:lang w:val="ru-RU"/>
              </w:rPr>
            </w:pPr>
          </w:p>
        </w:tc>
        <w:tc>
          <w:tcPr>
            <w:tcW w:w="3536" w:type="dxa"/>
            <w:vAlign w:val="center"/>
          </w:tcPr>
          <w:p w14:paraId="3B762F5F" w14:textId="77777777" w:rsidR="009D3392" w:rsidRPr="001D3869" w:rsidRDefault="009D3392" w:rsidP="00A41C6B">
            <w:pPr>
              <w:autoSpaceDE/>
              <w:autoSpaceDN/>
              <w:adjustRightInd/>
              <w:spacing w:before="0" w:line="240" w:lineRule="auto"/>
              <w:ind w:left="0"/>
              <w:rPr>
                <w:sz w:val="16"/>
                <w:szCs w:val="16"/>
              </w:rPr>
            </w:pPr>
            <w:r w:rsidRPr="00906C25">
              <w:rPr>
                <w:sz w:val="16"/>
                <w:szCs w:val="16"/>
              </w:rPr>
              <w:t>Hempel Coatings (USA), Inc. (</w:t>
            </w:r>
            <w:r>
              <w:rPr>
                <w:sz w:val="16"/>
                <w:szCs w:val="16"/>
                <w:lang w:val="ru-RU"/>
              </w:rPr>
              <w:t>см</w:t>
            </w:r>
            <w:r w:rsidRPr="00E637AA">
              <w:rPr>
                <w:sz w:val="16"/>
                <w:szCs w:val="16"/>
              </w:rPr>
              <w:t>.</w:t>
            </w:r>
            <w:r>
              <w:rPr>
                <w:sz w:val="16"/>
                <w:szCs w:val="16"/>
                <w:lang w:val="ru-RU"/>
              </w:rPr>
              <w:t>прим</w:t>
            </w:r>
            <w:r w:rsidRPr="00E637AA">
              <w:rPr>
                <w:sz w:val="16"/>
                <w:szCs w:val="16"/>
              </w:rPr>
              <w:t xml:space="preserve">. </w:t>
            </w:r>
            <w:r w:rsidRPr="00906C25">
              <w:rPr>
                <w:sz w:val="16"/>
                <w:szCs w:val="16"/>
              </w:rPr>
              <w:t>3)</w:t>
            </w:r>
          </w:p>
        </w:tc>
        <w:tc>
          <w:tcPr>
            <w:tcW w:w="1986" w:type="dxa"/>
            <w:gridSpan w:val="2"/>
            <w:vAlign w:val="center"/>
          </w:tcPr>
          <w:p w14:paraId="40042215" w14:textId="0C64DADE" w:rsidR="009D3392" w:rsidRPr="00C66B65" w:rsidRDefault="009D3392" w:rsidP="00A41C6B">
            <w:pPr>
              <w:autoSpaceDE/>
              <w:autoSpaceDN/>
              <w:adjustRightInd/>
              <w:spacing w:before="0" w:line="240" w:lineRule="auto"/>
              <w:ind w:left="0"/>
              <w:rPr>
                <w:sz w:val="16"/>
                <w:szCs w:val="16"/>
              </w:rPr>
            </w:pPr>
            <w:proofErr w:type="spellStart"/>
            <w:r w:rsidRPr="00C66B65">
              <w:rPr>
                <w:sz w:val="16"/>
                <w:szCs w:val="16"/>
              </w:rPr>
              <w:t>Hempaline</w:t>
            </w:r>
            <w:proofErr w:type="spellEnd"/>
            <w:r w:rsidRPr="00C66B65">
              <w:rPr>
                <w:sz w:val="16"/>
                <w:szCs w:val="16"/>
              </w:rPr>
              <w:t xml:space="preserve"> Defend 630</w:t>
            </w:r>
          </w:p>
        </w:tc>
        <w:tc>
          <w:tcPr>
            <w:tcW w:w="971" w:type="dxa"/>
            <w:vAlign w:val="center"/>
          </w:tcPr>
          <w:p w14:paraId="799C5FE9" w14:textId="7250EC8A" w:rsidR="009D3392" w:rsidRPr="00C66B65" w:rsidRDefault="009D3392" w:rsidP="00A41C6B">
            <w:pPr>
              <w:autoSpaceDE/>
              <w:autoSpaceDN/>
              <w:adjustRightInd/>
              <w:spacing w:before="0" w:line="240" w:lineRule="auto"/>
              <w:ind w:left="0"/>
              <w:jc w:val="center"/>
              <w:rPr>
                <w:sz w:val="16"/>
                <w:szCs w:val="16"/>
              </w:rPr>
            </w:pPr>
            <w:r w:rsidRPr="00C66B65">
              <w:rPr>
                <w:sz w:val="16"/>
                <w:szCs w:val="16"/>
              </w:rPr>
              <w:t>59</w:t>
            </w:r>
          </w:p>
        </w:tc>
        <w:tc>
          <w:tcPr>
            <w:tcW w:w="1256" w:type="dxa"/>
            <w:vAlign w:val="center"/>
          </w:tcPr>
          <w:p w14:paraId="7F185724" w14:textId="14373BC8" w:rsidR="009D3392" w:rsidRPr="00C66B65" w:rsidRDefault="009D3392" w:rsidP="00A41C6B">
            <w:pPr>
              <w:autoSpaceDE/>
              <w:autoSpaceDN/>
              <w:adjustRightInd/>
              <w:spacing w:before="0" w:line="240" w:lineRule="auto"/>
              <w:ind w:left="0"/>
              <w:rPr>
                <w:sz w:val="16"/>
                <w:szCs w:val="16"/>
              </w:rPr>
            </w:pPr>
            <w:r w:rsidRPr="00C66B65">
              <w:rPr>
                <w:sz w:val="16"/>
                <w:szCs w:val="16"/>
              </w:rPr>
              <w:t>60°C (140°F)</w:t>
            </w:r>
          </w:p>
        </w:tc>
      </w:tr>
      <w:tr w:rsidR="009D3392" w:rsidRPr="001D3869" w14:paraId="6F2FBE69" w14:textId="77777777" w:rsidTr="009D3392">
        <w:trPr>
          <w:trHeight w:val="288"/>
          <w:jc w:val="center"/>
        </w:trPr>
        <w:tc>
          <w:tcPr>
            <w:tcW w:w="2224" w:type="dxa"/>
            <w:gridSpan w:val="3"/>
            <w:vMerge/>
            <w:vAlign w:val="center"/>
          </w:tcPr>
          <w:p w14:paraId="55ABAC75" w14:textId="6F6A1B9E" w:rsidR="009D3392" w:rsidRPr="005C6B84" w:rsidRDefault="009D3392" w:rsidP="00A41C6B">
            <w:pPr>
              <w:autoSpaceDE/>
              <w:autoSpaceDN/>
              <w:adjustRightInd/>
              <w:spacing w:before="0" w:line="240" w:lineRule="auto"/>
              <w:ind w:left="0"/>
              <w:rPr>
                <w:b/>
                <w:color w:val="auto"/>
                <w:sz w:val="16"/>
                <w:szCs w:val="24"/>
                <w:lang w:val="ru-RU"/>
              </w:rPr>
            </w:pPr>
          </w:p>
        </w:tc>
        <w:tc>
          <w:tcPr>
            <w:tcW w:w="3536" w:type="dxa"/>
            <w:vAlign w:val="center"/>
          </w:tcPr>
          <w:p w14:paraId="3603DB46" w14:textId="77777777" w:rsidR="009D3392" w:rsidRPr="001D3869" w:rsidRDefault="009D3392" w:rsidP="00A41C6B">
            <w:pPr>
              <w:autoSpaceDE/>
              <w:autoSpaceDN/>
              <w:adjustRightInd/>
              <w:spacing w:before="0" w:line="240" w:lineRule="auto"/>
              <w:ind w:left="0"/>
              <w:rPr>
                <w:sz w:val="16"/>
                <w:szCs w:val="16"/>
              </w:rPr>
            </w:pPr>
            <w:r w:rsidRPr="00906C25">
              <w:rPr>
                <w:sz w:val="16"/>
                <w:szCs w:val="16"/>
              </w:rPr>
              <w:t>International (</w:t>
            </w:r>
            <w:r>
              <w:rPr>
                <w:sz w:val="16"/>
                <w:szCs w:val="16"/>
              </w:rPr>
              <w:t>1.524</w:t>
            </w:r>
            <w:r w:rsidRPr="00906C25">
              <w:rPr>
                <w:sz w:val="16"/>
                <w:szCs w:val="16"/>
              </w:rPr>
              <w:t>–</w:t>
            </w:r>
            <w:r>
              <w:rPr>
                <w:sz w:val="16"/>
                <w:szCs w:val="16"/>
              </w:rPr>
              <w:t xml:space="preserve">2.032mm </w:t>
            </w:r>
            <w:r w:rsidRPr="00906C25">
              <w:rPr>
                <w:sz w:val="16"/>
                <w:szCs w:val="16"/>
              </w:rPr>
              <w:t>[</w:t>
            </w:r>
            <w:r>
              <w:rPr>
                <w:sz w:val="16"/>
                <w:szCs w:val="16"/>
              </w:rPr>
              <w:t>60</w:t>
            </w:r>
            <w:r w:rsidRPr="00906C25">
              <w:rPr>
                <w:sz w:val="16"/>
                <w:szCs w:val="16"/>
              </w:rPr>
              <w:t>–</w:t>
            </w:r>
            <w:r>
              <w:rPr>
                <w:sz w:val="16"/>
                <w:szCs w:val="16"/>
              </w:rPr>
              <w:t>80</w:t>
            </w:r>
            <w:r w:rsidRPr="00906C25">
              <w:rPr>
                <w:sz w:val="16"/>
                <w:szCs w:val="16"/>
              </w:rPr>
              <w:t xml:space="preserve"> mils] DFT) </w:t>
            </w:r>
          </w:p>
        </w:tc>
        <w:tc>
          <w:tcPr>
            <w:tcW w:w="1986" w:type="dxa"/>
            <w:gridSpan w:val="2"/>
            <w:vAlign w:val="center"/>
          </w:tcPr>
          <w:p w14:paraId="4CFFCCF1" w14:textId="77777777" w:rsidR="009D3392" w:rsidRPr="00C66B65" w:rsidRDefault="009D3392" w:rsidP="00A41C6B">
            <w:pPr>
              <w:autoSpaceDE/>
              <w:autoSpaceDN/>
              <w:adjustRightInd/>
              <w:spacing w:before="0" w:line="240" w:lineRule="auto"/>
              <w:ind w:left="0"/>
              <w:rPr>
                <w:sz w:val="16"/>
                <w:szCs w:val="16"/>
              </w:rPr>
            </w:pPr>
            <w:r w:rsidRPr="00C66B65">
              <w:rPr>
                <w:sz w:val="16"/>
                <w:szCs w:val="16"/>
              </w:rPr>
              <w:t>Interline 984</w:t>
            </w:r>
          </w:p>
        </w:tc>
        <w:tc>
          <w:tcPr>
            <w:tcW w:w="971" w:type="dxa"/>
            <w:vAlign w:val="center"/>
          </w:tcPr>
          <w:p w14:paraId="0C662274" w14:textId="77777777" w:rsidR="009D3392" w:rsidRPr="00C66B65" w:rsidRDefault="009D3392" w:rsidP="00A41C6B">
            <w:pPr>
              <w:autoSpaceDE/>
              <w:autoSpaceDN/>
              <w:adjustRightInd/>
              <w:spacing w:before="0" w:line="240" w:lineRule="auto"/>
              <w:ind w:left="0"/>
              <w:jc w:val="center"/>
              <w:rPr>
                <w:sz w:val="16"/>
                <w:szCs w:val="16"/>
              </w:rPr>
            </w:pPr>
            <w:r w:rsidRPr="00C66B65">
              <w:rPr>
                <w:sz w:val="16"/>
                <w:szCs w:val="16"/>
              </w:rPr>
              <w:t>70</w:t>
            </w:r>
          </w:p>
        </w:tc>
        <w:tc>
          <w:tcPr>
            <w:tcW w:w="1256" w:type="dxa"/>
            <w:vAlign w:val="center"/>
          </w:tcPr>
          <w:p w14:paraId="45447B01" w14:textId="77777777" w:rsidR="009D3392" w:rsidRPr="00C66B65" w:rsidRDefault="009D3392" w:rsidP="00A41C6B">
            <w:pPr>
              <w:autoSpaceDE/>
              <w:autoSpaceDN/>
              <w:adjustRightInd/>
              <w:spacing w:before="0" w:line="240" w:lineRule="auto"/>
              <w:ind w:left="0"/>
              <w:rPr>
                <w:sz w:val="16"/>
                <w:szCs w:val="16"/>
              </w:rPr>
            </w:pPr>
            <w:r w:rsidRPr="00C66B65">
              <w:rPr>
                <w:sz w:val="16"/>
                <w:szCs w:val="16"/>
              </w:rPr>
              <w:t>60°C (140°F)</w:t>
            </w:r>
          </w:p>
        </w:tc>
      </w:tr>
      <w:tr w:rsidR="00A41C6B" w:rsidRPr="001D3869" w14:paraId="5BEE9B0C" w14:textId="77777777" w:rsidTr="009D3392">
        <w:trPr>
          <w:trHeight w:val="288"/>
          <w:jc w:val="center"/>
        </w:trPr>
        <w:tc>
          <w:tcPr>
            <w:tcW w:w="2224" w:type="dxa"/>
            <w:gridSpan w:val="3"/>
            <w:vAlign w:val="center"/>
          </w:tcPr>
          <w:p w14:paraId="15A8B550" w14:textId="1CB3DA4D" w:rsidR="00A41C6B" w:rsidRPr="00AC483C" w:rsidRDefault="009D3392" w:rsidP="00A41C6B">
            <w:pPr>
              <w:autoSpaceDE/>
              <w:autoSpaceDN/>
              <w:adjustRightInd/>
              <w:spacing w:before="0" w:line="240" w:lineRule="auto"/>
              <w:ind w:left="0"/>
              <w:rPr>
                <w:b/>
                <w:color w:val="auto"/>
                <w:sz w:val="16"/>
                <w:szCs w:val="24"/>
                <w:lang w:val="ru-RU"/>
              </w:rPr>
            </w:pPr>
            <w:r w:rsidRPr="005C6B84">
              <w:rPr>
                <w:b/>
                <w:color w:val="auto"/>
                <w:sz w:val="16"/>
                <w:szCs w:val="24"/>
                <w:lang w:val="ru-RU"/>
              </w:rPr>
              <w:t>Ламинат</w:t>
            </w:r>
          </w:p>
        </w:tc>
        <w:tc>
          <w:tcPr>
            <w:tcW w:w="3536" w:type="dxa"/>
            <w:vAlign w:val="center"/>
          </w:tcPr>
          <w:p w14:paraId="04407896" w14:textId="77777777" w:rsidR="00A41C6B" w:rsidRPr="001D3869" w:rsidRDefault="00A41C6B" w:rsidP="00A41C6B">
            <w:pPr>
              <w:autoSpaceDE/>
              <w:autoSpaceDN/>
              <w:adjustRightInd/>
              <w:spacing w:before="0" w:line="240" w:lineRule="auto"/>
              <w:ind w:left="0"/>
              <w:rPr>
                <w:sz w:val="16"/>
                <w:szCs w:val="16"/>
              </w:rPr>
            </w:pPr>
            <w:proofErr w:type="gramStart"/>
            <w:r w:rsidRPr="00906C25">
              <w:rPr>
                <w:sz w:val="16"/>
                <w:szCs w:val="16"/>
              </w:rPr>
              <w:t>International(</w:t>
            </w:r>
            <w:proofErr w:type="gramEnd"/>
            <w:r>
              <w:rPr>
                <w:sz w:val="16"/>
                <w:szCs w:val="16"/>
              </w:rPr>
              <w:t>1.524</w:t>
            </w:r>
            <w:r w:rsidRPr="00906C25">
              <w:rPr>
                <w:sz w:val="16"/>
                <w:szCs w:val="16"/>
              </w:rPr>
              <w:t>–</w:t>
            </w:r>
            <w:r>
              <w:rPr>
                <w:sz w:val="16"/>
                <w:szCs w:val="16"/>
              </w:rPr>
              <w:t xml:space="preserve">2.032mm </w:t>
            </w:r>
            <w:r w:rsidRPr="00906C25">
              <w:rPr>
                <w:sz w:val="16"/>
                <w:szCs w:val="16"/>
              </w:rPr>
              <w:t>[</w:t>
            </w:r>
            <w:r>
              <w:rPr>
                <w:sz w:val="16"/>
                <w:szCs w:val="16"/>
              </w:rPr>
              <w:t>60</w:t>
            </w:r>
            <w:r w:rsidRPr="00906C25">
              <w:rPr>
                <w:sz w:val="16"/>
                <w:szCs w:val="16"/>
              </w:rPr>
              <w:t>–</w:t>
            </w:r>
            <w:r>
              <w:rPr>
                <w:sz w:val="16"/>
                <w:szCs w:val="16"/>
              </w:rPr>
              <w:t>80</w:t>
            </w:r>
            <w:r w:rsidRPr="00906C25">
              <w:rPr>
                <w:sz w:val="16"/>
                <w:szCs w:val="16"/>
              </w:rPr>
              <w:t xml:space="preserve"> mils] DFT) </w:t>
            </w:r>
          </w:p>
        </w:tc>
        <w:tc>
          <w:tcPr>
            <w:tcW w:w="1986" w:type="dxa"/>
            <w:gridSpan w:val="2"/>
            <w:vAlign w:val="center"/>
          </w:tcPr>
          <w:p w14:paraId="385EC0A6" w14:textId="603C8028" w:rsidR="00A41C6B" w:rsidRPr="00C66B65" w:rsidRDefault="00A41C6B" w:rsidP="00A41C6B">
            <w:pPr>
              <w:autoSpaceDE/>
              <w:autoSpaceDN/>
              <w:adjustRightInd/>
              <w:spacing w:before="0" w:line="240" w:lineRule="auto"/>
              <w:ind w:left="0"/>
              <w:rPr>
                <w:sz w:val="16"/>
                <w:szCs w:val="16"/>
              </w:rPr>
            </w:pPr>
            <w:r w:rsidRPr="00C66B65">
              <w:rPr>
                <w:sz w:val="16"/>
                <w:szCs w:val="16"/>
              </w:rPr>
              <w:t>Enviroline 376 F60</w:t>
            </w:r>
          </w:p>
        </w:tc>
        <w:tc>
          <w:tcPr>
            <w:tcW w:w="971" w:type="dxa"/>
            <w:vAlign w:val="center"/>
          </w:tcPr>
          <w:p w14:paraId="261175F3" w14:textId="258F5DD3" w:rsidR="00A41C6B" w:rsidRPr="00C66B65" w:rsidRDefault="00A41C6B" w:rsidP="00A41C6B">
            <w:pPr>
              <w:autoSpaceDE/>
              <w:autoSpaceDN/>
              <w:adjustRightInd/>
              <w:spacing w:before="0" w:line="240" w:lineRule="auto"/>
              <w:ind w:left="0"/>
              <w:jc w:val="center"/>
              <w:rPr>
                <w:sz w:val="16"/>
                <w:szCs w:val="16"/>
              </w:rPr>
            </w:pPr>
            <w:r w:rsidRPr="00C66B65">
              <w:rPr>
                <w:sz w:val="16"/>
                <w:szCs w:val="16"/>
              </w:rPr>
              <w:t>36-42</w:t>
            </w:r>
          </w:p>
        </w:tc>
        <w:tc>
          <w:tcPr>
            <w:tcW w:w="1256" w:type="dxa"/>
            <w:vAlign w:val="center"/>
          </w:tcPr>
          <w:p w14:paraId="06E6B65C" w14:textId="1D829C37" w:rsidR="00A41C6B" w:rsidRPr="00C66B65" w:rsidRDefault="00A41C6B" w:rsidP="00A41C6B">
            <w:pPr>
              <w:autoSpaceDE/>
              <w:autoSpaceDN/>
              <w:adjustRightInd/>
              <w:spacing w:before="0" w:line="240" w:lineRule="auto"/>
              <w:ind w:left="0"/>
              <w:rPr>
                <w:sz w:val="16"/>
                <w:szCs w:val="16"/>
              </w:rPr>
            </w:pPr>
            <w:r w:rsidRPr="00C66B65">
              <w:rPr>
                <w:sz w:val="16"/>
                <w:szCs w:val="16"/>
              </w:rPr>
              <w:t>82°C (180°F)</w:t>
            </w:r>
          </w:p>
        </w:tc>
      </w:tr>
      <w:tr w:rsidR="009D3392" w:rsidRPr="001D3869" w14:paraId="3EEED938" w14:textId="77777777" w:rsidTr="009D3392">
        <w:trPr>
          <w:trHeight w:val="288"/>
          <w:jc w:val="center"/>
        </w:trPr>
        <w:tc>
          <w:tcPr>
            <w:tcW w:w="2224" w:type="dxa"/>
            <w:gridSpan w:val="3"/>
            <w:vMerge w:val="restart"/>
            <w:vAlign w:val="center"/>
          </w:tcPr>
          <w:p w14:paraId="6BBEFAF7" w14:textId="0D2389AF" w:rsidR="009D3392" w:rsidRPr="009D3392" w:rsidRDefault="009D3392" w:rsidP="009D3392">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3536" w:type="dxa"/>
            <w:vAlign w:val="center"/>
          </w:tcPr>
          <w:p w14:paraId="18AECD3E" w14:textId="77777777" w:rsidR="009D3392" w:rsidRPr="001D3869" w:rsidRDefault="009D3392" w:rsidP="009D3392">
            <w:pPr>
              <w:autoSpaceDE/>
              <w:autoSpaceDN/>
              <w:adjustRightInd/>
              <w:spacing w:before="0" w:line="240" w:lineRule="auto"/>
              <w:ind w:left="0"/>
              <w:rPr>
                <w:sz w:val="16"/>
                <w:szCs w:val="16"/>
              </w:rPr>
            </w:pPr>
            <w:r w:rsidRPr="00906C25">
              <w:rPr>
                <w:sz w:val="16"/>
                <w:szCs w:val="16"/>
              </w:rPr>
              <w:t>Jotun</w:t>
            </w:r>
          </w:p>
        </w:tc>
        <w:tc>
          <w:tcPr>
            <w:tcW w:w="1986" w:type="dxa"/>
            <w:gridSpan w:val="2"/>
            <w:vAlign w:val="center"/>
          </w:tcPr>
          <w:p w14:paraId="05049294" w14:textId="77777777" w:rsidR="009D3392" w:rsidRPr="00BB25DD" w:rsidRDefault="009D3392" w:rsidP="009D3392">
            <w:pPr>
              <w:autoSpaceDE/>
              <w:autoSpaceDN/>
              <w:adjustRightInd/>
              <w:spacing w:before="0" w:line="240" w:lineRule="auto"/>
              <w:ind w:left="0"/>
              <w:rPr>
                <w:sz w:val="16"/>
                <w:szCs w:val="16"/>
              </w:rPr>
            </w:pPr>
            <w:proofErr w:type="spellStart"/>
            <w:r w:rsidRPr="00BB25DD">
              <w:rPr>
                <w:sz w:val="16"/>
                <w:szCs w:val="16"/>
              </w:rPr>
              <w:t>Chemclear</w:t>
            </w:r>
            <w:proofErr w:type="spellEnd"/>
            <w:r w:rsidRPr="00BB25DD">
              <w:rPr>
                <w:sz w:val="16"/>
                <w:szCs w:val="16"/>
              </w:rPr>
              <w:t xml:space="preserve">  </w:t>
            </w:r>
          </w:p>
        </w:tc>
        <w:tc>
          <w:tcPr>
            <w:tcW w:w="971" w:type="dxa"/>
            <w:vAlign w:val="center"/>
          </w:tcPr>
          <w:p w14:paraId="1B77DD15" w14:textId="77777777" w:rsidR="009D3392" w:rsidRPr="001D3869" w:rsidRDefault="009D3392" w:rsidP="009D3392">
            <w:pPr>
              <w:autoSpaceDE/>
              <w:autoSpaceDN/>
              <w:adjustRightInd/>
              <w:spacing w:before="0" w:line="240" w:lineRule="auto"/>
              <w:ind w:left="0"/>
              <w:jc w:val="center"/>
              <w:rPr>
                <w:sz w:val="16"/>
                <w:szCs w:val="16"/>
              </w:rPr>
            </w:pPr>
          </w:p>
        </w:tc>
        <w:tc>
          <w:tcPr>
            <w:tcW w:w="1256" w:type="dxa"/>
            <w:vAlign w:val="center"/>
          </w:tcPr>
          <w:p w14:paraId="606933A3" w14:textId="77777777" w:rsidR="009D3392" w:rsidRPr="001D3869" w:rsidRDefault="009D3392" w:rsidP="009D3392">
            <w:pPr>
              <w:autoSpaceDE/>
              <w:autoSpaceDN/>
              <w:adjustRightInd/>
              <w:spacing w:before="0" w:line="240" w:lineRule="auto"/>
              <w:ind w:left="0"/>
              <w:rPr>
                <w:sz w:val="16"/>
                <w:szCs w:val="16"/>
              </w:rPr>
            </w:pPr>
            <w:r>
              <w:rPr>
                <w:sz w:val="16"/>
                <w:szCs w:val="16"/>
              </w:rPr>
              <w:t>85</w:t>
            </w:r>
            <w:r w:rsidRPr="001D3869">
              <w:rPr>
                <w:sz w:val="16"/>
                <w:szCs w:val="16"/>
              </w:rPr>
              <w:t>°</w:t>
            </w:r>
            <w:r>
              <w:rPr>
                <w:sz w:val="16"/>
                <w:szCs w:val="16"/>
              </w:rPr>
              <w:t>C (185</w:t>
            </w:r>
            <w:r w:rsidRPr="001D3869">
              <w:rPr>
                <w:sz w:val="16"/>
                <w:szCs w:val="16"/>
              </w:rPr>
              <w:t>°F</w:t>
            </w:r>
            <w:r>
              <w:rPr>
                <w:sz w:val="16"/>
                <w:szCs w:val="16"/>
              </w:rPr>
              <w:t>)</w:t>
            </w:r>
          </w:p>
        </w:tc>
      </w:tr>
      <w:tr w:rsidR="009D3392" w:rsidRPr="001D3869" w14:paraId="14A59AFC" w14:textId="77777777" w:rsidTr="009D3392">
        <w:trPr>
          <w:trHeight w:val="288"/>
          <w:jc w:val="center"/>
        </w:trPr>
        <w:tc>
          <w:tcPr>
            <w:tcW w:w="2224" w:type="dxa"/>
            <w:gridSpan w:val="3"/>
            <w:vMerge/>
            <w:vAlign w:val="center"/>
          </w:tcPr>
          <w:p w14:paraId="377EBAD6" w14:textId="7549B73C" w:rsidR="009D3392" w:rsidRPr="009D3392" w:rsidRDefault="009D3392" w:rsidP="009D3392">
            <w:pPr>
              <w:autoSpaceDE/>
              <w:autoSpaceDN/>
              <w:adjustRightInd/>
              <w:spacing w:before="0" w:line="240" w:lineRule="auto"/>
              <w:ind w:left="0"/>
              <w:jc w:val="center"/>
              <w:rPr>
                <w:sz w:val="16"/>
                <w:szCs w:val="16"/>
                <w:lang w:val="ru-RU"/>
              </w:rPr>
            </w:pPr>
          </w:p>
        </w:tc>
        <w:tc>
          <w:tcPr>
            <w:tcW w:w="3536" w:type="dxa"/>
            <w:vAlign w:val="center"/>
          </w:tcPr>
          <w:p w14:paraId="13D270EC" w14:textId="77777777" w:rsidR="009D3392" w:rsidRPr="001D3869" w:rsidRDefault="009D3392" w:rsidP="009D3392">
            <w:pPr>
              <w:autoSpaceDE/>
              <w:autoSpaceDN/>
              <w:adjustRightInd/>
              <w:spacing w:before="0" w:line="240" w:lineRule="auto"/>
              <w:ind w:left="0"/>
              <w:rPr>
                <w:sz w:val="16"/>
                <w:szCs w:val="16"/>
              </w:rPr>
            </w:pPr>
            <w:r w:rsidRPr="00906C25">
              <w:rPr>
                <w:sz w:val="16"/>
                <w:szCs w:val="16"/>
              </w:rPr>
              <w:t>Sherwin Williams (</w:t>
            </w:r>
            <w:r>
              <w:rPr>
                <w:sz w:val="16"/>
                <w:szCs w:val="16"/>
                <w:lang w:val="ru-RU"/>
              </w:rPr>
              <w:t>см.прим.</w:t>
            </w:r>
            <w:r w:rsidRPr="00906C25">
              <w:rPr>
                <w:sz w:val="16"/>
                <w:szCs w:val="16"/>
              </w:rPr>
              <w:t>4)</w:t>
            </w:r>
          </w:p>
        </w:tc>
        <w:tc>
          <w:tcPr>
            <w:tcW w:w="1986" w:type="dxa"/>
            <w:gridSpan w:val="2"/>
            <w:vAlign w:val="center"/>
          </w:tcPr>
          <w:p w14:paraId="0B42C4A9" w14:textId="67A638F5" w:rsidR="009D3392" w:rsidRPr="002B6DB6" w:rsidRDefault="009D3392" w:rsidP="009D3392">
            <w:pPr>
              <w:autoSpaceDE/>
              <w:autoSpaceDN/>
              <w:adjustRightInd/>
              <w:spacing w:before="0" w:line="240" w:lineRule="auto"/>
              <w:ind w:left="0"/>
              <w:rPr>
                <w:sz w:val="16"/>
                <w:szCs w:val="16"/>
              </w:rPr>
            </w:pPr>
            <w:r w:rsidRPr="002B6DB6">
              <w:rPr>
                <w:sz w:val="16"/>
                <w:szCs w:val="16"/>
              </w:rPr>
              <w:t xml:space="preserve">Dura-Plate UHS </w:t>
            </w:r>
          </w:p>
        </w:tc>
        <w:tc>
          <w:tcPr>
            <w:tcW w:w="971" w:type="dxa"/>
            <w:vAlign w:val="center"/>
          </w:tcPr>
          <w:p w14:paraId="1B7F4058" w14:textId="77777777" w:rsidR="009D3392" w:rsidRPr="002B6DB6" w:rsidRDefault="009D3392" w:rsidP="009D3392">
            <w:pPr>
              <w:autoSpaceDE/>
              <w:autoSpaceDN/>
              <w:adjustRightInd/>
              <w:spacing w:before="0" w:line="240" w:lineRule="auto"/>
              <w:ind w:left="0"/>
              <w:jc w:val="center"/>
              <w:rPr>
                <w:sz w:val="16"/>
                <w:szCs w:val="16"/>
              </w:rPr>
            </w:pPr>
            <w:r w:rsidRPr="002B6DB6">
              <w:rPr>
                <w:rFonts w:ascii="Arial" w:hAnsi="Arial" w:cs="Arial"/>
                <w:sz w:val="16"/>
                <w:szCs w:val="16"/>
              </w:rPr>
              <w:t>&lt;</w:t>
            </w:r>
            <w:r w:rsidRPr="002B6DB6">
              <w:rPr>
                <w:sz w:val="16"/>
                <w:szCs w:val="16"/>
              </w:rPr>
              <w:t>100</w:t>
            </w:r>
          </w:p>
        </w:tc>
        <w:tc>
          <w:tcPr>
            <w:tcW w:w="1256" w:type="dxa"/>
            <w:vAlign w:val="center"/>
          </w:tcPr>
          <w:p w14:paraId="7BD4253D" w14:textId="3CB4A412" w:rsidR="009D3392" w:rsidRPr="002B6DB6" w:rsidRDefault="009D3392" w:rsidP="009D3392">
            <w:pPr>
              <w:autoSpaceDE/>
              <w:autoSpaceDN/>
              <w:adjustRightInd/>
              <w:spacing w:before="0" w:line="240" w:lineRule="auto"/>
              <w:ind w:left="0"/>
              <w:rPr>
                <w:sz w:val="16"/>
                <w:szCs w:val="16"/>
              </w:rPr>
            </w:pPr>
            <w:r w:rsidRPr="002B6DB6">
              <w:rPr>
                <w:sz w:val="16"/>
                <w:szCs w:val="16"/>
              </w:rPr>
              <w:t>60°C (140°F)</w:t>
            </w:r>
          </w:p>
        </w:tc>
      </w:tr>
      <w:tr w:rsidR="009D3392" w:rsidRPr="001D3869" w14:paraId="0E8BFFBA" w14:textId="77777777" w:rsidTr="009D3392">
        <w:trPr>
          <w:trHeight w:val="288"/>
          <w:jc w:val="center"/>
        </w:trPr>
        <w:tc>
          <w:tcPr>
            <w:tcW w:w="2224" w:type="dxa"/>
            <w:gridSpan w:val="3"/>
            <w:vAlign w:val="center"/>
          </w:tcPr>
          <w:p w14:paraId="303778E9" w14:textId="77777777" w:rsidR="009D3392" w:rsidRPr="00377040" w:rsidRDefault="009D3392" w:rsidP="009D3392">
            <w:pPr>
              <w:autoSpaceDE/>
              <w:autoSpaceDN/>
              <w:adjustRightInd/>
              <w:spacing w:before="0" w:line="240" w:lineRule="auto"/>
              <w:ind w:left="0"/>
              <w:jc w:val="center"/>
              <w:rPr>
                <w:sz w:val="16"/>
                <w:szCs w:val="16"/>
              </w:rPr>
            </w:pPr>
          </w:p>
        </w:tc>
        <w:tc>
          <w:tcPr>
            <w:tcW w:w="3536" w:type="dxa"/>
            <w:vAlign w:val="center"/>
          </w:tcPr>
          <w:p w14:paraId="5B26416F" w14:textId="77777777" w:rsidR="009D3392" w:rsidRPr="001D3869" w:rsidRDefault="009D3392" w:rsidP="009D3392">
            <w:pPr>
              <w:autoSpaceDE/>
              <w:autoSpaceDN/>
              <w:adjustRightInd/>
              <w:spacing w:before="0" w:line="240" w:lineRule="auto"/>
              <w:ind w:left="0"/>
              <w:rPr>
                <w:sz w:val="16"/>
                <w:szCs w:val="16"/>
              </w:rPr>
            </w:pPr>
            <w:r w:rsidRPr="00906C25">
              <w:rPr>
                <w:sz w:val="16"/>
                <w:szCs w:val="16"/>
              </w:rPr>
              <w:t>PPG</w:t>
            </w:r>
          </w:p>
        </w:tc>
        <w:tc>
          <w:tcPr>
            <w:tcW w:w="1986" w:type="dxa"/>
            <w:gridSpan w:val="2"/>
            <w:vAlign w:val="center"/>
          </w:tcPr>
          <w:p w14:paraId="65A92167" w14:textId="77777777" w:rsidR="009D3392" w:rsidRPr="002B6DB6" w:rsidRDefault="009D3392" w:rsidP="009D3392">
            <w:pPr>
              <w:autoSpaceDE/>
              <w:autoSpaceDN/>
              <w:adjustRightInd/>
              <w:spacing w:before="0" w:line="240" w:lineRule="auto"/>
              <w:ind w:left="0"/>
              <w:rPr>
                <w:sz w:val="16"/>
                <w:szCs w:val="16"/>
              </w:rPr>
            </w:pPr>
            <w:proofErr w:type="spellStart"/>
            <w:r w:rsidRPr="002B6DB6">
              <w:rPr>
                <w:sz w:val="16"/>
                <w:szCs w:val="16"/>
              </w:rPr>
              <w:t>Novaguard</w:t>
            </w:r>
            <w:proofErr w:type="spellEnd"/>
            <w:r w:rsidRPr="002B6DB6">
              <w:rPr>
                <w:sz w:val="16"/>
                <w:szCs w:val="16"/>
              </w:rPr>
              <w:t xml:space="preserve"> 840</w:t>
            </w:r>
          </w:p>
        </w:tc>
        <w:tc>
          <w:tcPr>
            <w:tcW w:w="971" w:type="dxa"/>
            <w:vAlign w:val="center"/>
          </w:tcPr>
          <w:p w14:paraId="247363B5" w14:textId="77777777" w:rsidR="009D3392" w:rsidRPr="002B6DB6" w:rsidRDefault="009D3392" w:rsidP="009D3392">
            <w:pPr>
              <w:autoSpaceDE/>
              <w:autoSpaceDN/>
              <w:adjustRightInd/>
              <w:spacing w:before="0" w:line="240" w:lineRule="auto"/>
              <w:ind w:left="0"/>
              <w:jc w:val="center"/>
              <w:rPr>
                <w:sz w:val="16"/>
                <w:szCs w:val="16"/>
              </w:rPr>
            </w:pPr>
            <w:r w:rsidRPr="002B6DB6">
              <w:rPr>
                <w:sz w:val="16"/>
                <w:szCs w:val="16"/>
              </w:rPr>
              <w:t>142</w:t>
            </w:r>
          </w:p>
        </w:tc>
        <w:tc>
          <w:tcPr>
            <w:tcW w:w="1256" w:type="dxa"/>
            <w:vAlign w:val="center"/>
          </w:tcPr>
          <w:p w14:paraId="79C4D0D2" w14:textId="77777777" w:rsidR="009D3392" w:rsidRPr="002B6DB6" w:rsidRDefault="009D3392" w:rsidP="009D3392">
            <w:pPr>
              <w:autoSpaceDE/>
              <w:autoSpaceDN/>
              <w:adjustRightInd/>
              <w:spacing w:before="0" w:line="240" w:lineRule="auto"/>
              <w:ind w:left="0"/>
              <w:rPr>
                <w:sz w:val="16"/>
                <w:szCs w:val="16"/>
              </w:rPr>
            </w:pPr>
            <w:r w:rsidRPr="002B6DB6">
              <w:rPr>
                <w:sz w:val="16"/>
                <w:szCs w:val="16"/>
              </w:rPr>
              <w:t>60°C (140°F)</w:t>
            </w:r>
          </w:p>
        </w:tc>
      </w:tr>
      <w:tr w:rsidR="009D3392" w:rsidRPr="00333E58" w14:paraId="4812021E" w14:textId="77777777" w:rsidTr="00F029EB">
        <w:trPr>
          <w:trHeight w:val="288"/>
          <w:jc w:val="center"/>
        </w:trPr>
        <w:tc>
          <w:tcPr>
            <w:tcW w:w="2224" w:type="dxa"/>
            <w:gridSpan w:val="3"/>
            <w:tcBorders>
              <w:bottom w:val="single" w:sz="12" w:space="0" w:color="auto"/>
            </w:tcBorders>
            <w:vAlign w:val="center"/>
          </w:tcPr>
          <w:p w14:paraId="2BDE4ABA" w14:textId="77777777" w:rsidR="009D3392" w:rsidRPr="001D3869" w:rsidRDefault="009D3392" w:rsidP="009D3392">
            <w:pPr>
              <w:autoSpaceDE/>
              <w:autoSpaceDN/>
              <w:adjustRightInd/>
              <w:spacing w:before="0" w:line="240" w:lineRule="auto"/>
              <w:ind w:left="0"/>
              <w:rPr>
                <w:i/>
                <w:sz w:val="14"/>
                <w:szCs w:val="14"/>
              </w:rPr>
            </w:pPr>
          </w:p>
        </w:tc>
        <w:tc>
          <w:tcPr>
            <w:tcW w:w="7749" w:type="dxa"/>
            <w:gridSpan w:val="5"/>
            <w:tcBorders>
              <w:bottom w:val="single" w:sz="12" w:space="0" w:color="auto"/>
            </w:tcBorders>
            <w:vAlign w:val="center"/>
          </w:tcPr>
          <w:p w14:paraId="09E59857" w14:textId="77777777" w:rsidR="009D3392" w:rsidRPr="00E637AA" w:rsidRDefault="009D3392" w:rsidP="009D3392">
            <w:pPr>
              <w:autoSpaceDE/>
              <w:autoSpaceDN/>
              <w:adjustRightInd/>
              <w:spacing w:before="0" w:line="240" w:lineRule="auto"/>
              <w:ind w:left="0"/>
              <w:rPr>
                <w:i/>
                <w:sz w:val="14"/>
                <w:szCs w:val="14"/>
                <w:lang w:val="ru-RU"/>
              </w:rPr>
            </w:pPr>
            <w:r w:rsidRPr="00C01E97">
              <w:rPr>
                <w:i/>
                <w:color w:val="auto"/>
                <w:sz w:val="14"/>
                <w:szCs w:val="24"/>
                <w:lang w:val="ru-RU"/>
              </w:rPr>
              <w:t>Поверхностный слой выполняется нанесением воск</w:t>
            </w:r>
            <w:r>
              <w:rPr>
                <w:i/>
                <w:color w:val="auto"/>
                <w:sz w:val="14"/>
                <w:szCs w:val="24"/>
                <w:lang w:val="ru-RU"/>
              </w:rPr>
              <w:t>ового покрытия толщиной 0,254 м</w:t>
            </w:r>
            <w:r w:rsidRPr="00C01E97">
              <w:rPr>
                <w:i/>
                <w:color w:val="auto"/>
                <w:sz w:val="14"/>
                <w:szCs w:val="24"/>
                <w:lang w:val="ru-RU"/>
              </w:rPr>
              <w:t>м. (10 милов) (смесь смолистого и воскового веществ). Для определения пропорционального соотношения смолистого и воскового веществ см. листы технических данных изготовителя.</w:t>
            </w:r>
          </w:p>
        </w:tc>
      </w:tr>
      <w:tr w:rsidR="009D3392" w:rsidRPr="001D3869" w14:paraId="65657456" w14:textId="77777777" w:rsidTr="00F029EB">
        <w:trPr>
          <w:trHeight w:val="288"/>
          <w:jc w:val="center"/>
        </w:trPr>
        <w:tc>
          <w:tcPr>
            <w:tcW w:w="9973" w:type="dxa"/>
            <w:gridSpan w:val="8"/>
            <w:tcBorders>
              <w:top w:val="single" w:sz="12" w:space="0" w:color="auto"/>
            </w:tcBorders>
            <w:vAlign w:val="center"/>
          </w:tcPr>
          <w:p w14:paraId="75E821CC" w14:textId="080F2C84" w:rsidR="009D3392" w:rsidRPr="000E02D6" w:rsidRDefault="009D3392" w:rsidP="009D3392">
            <w:pPr>
              <w:autoSpaceDE/>
              <w:autoSpaceDN/>
              <w:adjustRightInd/>
              <w:spacing w:before="0" w:line="240" w:lineRule="auto"/>
              <w:ind w:left="0"/>
              <w:rPr>
                <w:i/>
                <w:color w:val="auto"/>
                <w:sz w:val="14"/>
                <w:szCs w:val="24"/>
                <w:lang w:val="ru-RU"/>
              </w:rPr>
            </w:pPr>
            <w:r w:rsidRPr="000E02D6">
              <w:rPr>
                <w:i/>
                <w:color w:val="auto"/>
                <w:sz w:val="14"/>
                <w:szCs w:val="24"/>
                <w:lang w:val="ru-RU"/>
              </w:rPr>
              <w:t>.</w:t>
            </w:r>
          </w:p>
        </w:tc>
      </w:tr>
      <w:tr w:rsidR="009D3392" w:rsidRPr="000F4EA8" w14:paraId="33C67D5E" w14:textId="77777777" w:rsidTr="009D3392">
        <w:trPr>
          <w:trHeight w:val="288"/>
          <w:jc w:val="center"/>
        </w:trPr>
        <w:tc>
          <w:tcPr>
            <w:tcW w:w="1261" w:type="dxa"/>
            <w:vAlign w:val="center"/>
          </w:tcPr>
          <w:p w14:paraId="002CF05F" w14:textId="77777777" w:rsidR="009D3392" w:rsidRPr="0005732F" w:rsidRDefault="009D3392" w:rsidP="009D3392">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499" w:type="dxa"/>
            <w:gridSpan w:val="3"/>
            <w:vAlign w:val="center"/>
          </w:tcPr>
          <w:p w14:paraId="570E19EB" w14:textId="0C414C47" w:rsidR="009D3392" w:rsidRPr="00E26578" w:rsidRDefault="003610A5" w:rsidP="009D3392">
            <w:pPr>
              <w:ind w:left="-72"/>
              <w:rPr>
                <w:b/>
                <w:color w:val="auto"/>
                <w:sz w:val="16"/>
                <w:szCs w:val="16"/>
                <w:lang w:val="ru-RU"/>
              </w:rPr>
            </w:pPr>
            <w:r>
              <w:rPr>
                <w:color w:val="auto"/>
                <w:sz w:val="16"/>
                <w:szCs w:val="24"/>
                <w:lang w:val="ru-RU"/>
              </w:rPr>
              <w:t>Ноябрь</w:t>
            </w:r>
            <w:r w:rsidR="009D3392">
              <w:rPr>
                <w:color w:val="auto"/>
                <w:sz w:val="16"/>
                <w:szCs w:val="24"/>
                <w:lang w:val="ru-RU"/>
              </w:rPr>
              <w:t xml:space="preserve"> 2025</w:t>
            </w:r>
          </w:p>
        </w:tc>
        <w:tc>
          <w:tcPr>
            <w:tcW w:w="1986" w:type="dxa"/>
            <w:gridSpan w:val="2"/>
            <w:vAlign w:val="center"/>
          </w:tcPr>
          <w:p w14:paraId="5305290F" w14:textId="77777777" w:rsidR="009D3392" w:rsidRPr="000F4EA8" w:rsidRDefault="009D3392" w:rsidP="009D3392">
            <w:pPr>
              <w:rPr>
                <w:b/>
                <w:sz w:val="16"/>
                <w:szCs w:val="16"/>
              </w:rPr>
            </w:pPr>
          </w:p>
        </w:tc>
        <w:tc>
          <w:tcPr>
            <w:tcW w:w="971" w:type="dxa"/>
            <w:vAlign w:val="center"/>
          </w:tcPr>
          <w:p w14:paraId="080500C4" w14:textId="77777777" w:rsidR="009D3392" w:rsidRPr="000F4EA8" w:rsidRDefault="009D3392" w:rsidP="009D3392">
            <w:pPr>
              <w:jc w:val="center"/>
              <w:rPr>
                <w:b/>
                <w:sz w:val="16"/>
                <w:szCs w:val="16"/>
              </w:rPr>
            </w:pPr>
          </w:p>
        </w:tc>
        <w:tc>
          <w:tcPr>
            <w:tcW w:w="1256" w:type="dxa"/>
            <w:vAlign w:val="center"/>
          </w:tcPr>
          <w:p w14:paraId="42FB0A49" w14:textId="77777777" w:rsidR="009D3392" w:rsidRPr="000F4EA8" w:rsidRDefault="009D3392" w:rsidP="009D3392">
            <w:pPr>
              <w:jc w:val="center"/>
              <w:rPr>
                <w:b/>
                <w:sz w:val="16"/>
                <w:szCs w:val="16"/>
              </w:rPr>
            </w:pPr>
          </w:p>
        </w:tc>
      </w:tr>
    </w:tbl>
    <w:p w14:paraId="6A20EAF3" w14:textId="77777777" w:rsidR="00AE6892" w:rsidRDefault="00AE6892" w:rsidP="00CC3C5E">
      <w:pPr>
        <w:widowControl w:val="0"/>
        <w:spacing w:line="240" w:lineRule="auto"/>
        <w:ind w:left="1350" w:right="151" w:hanging="1260"/>
        <w:contextualSpacing/>
        <w:rPr>
          <w:sz w:val="16"/>
          <w:szCs w:val="16"/>
          <w:lang w:val="ru-RU"/>
        </w:rPr>
      </w:pPr>
    </w:p>
    <w:p w14:paraId="67B37249" w14:textId="01EC87C3" w:rsidR="00C5496A" w:rsidRPr="00E637AA" w:rsidRDefault="00671A4C" w:rsidP="00CC3C5E">
      <w:pPr>
        <w:widowControl w:val="0"/>
        <w:spacing w:line="240" w:lineRule="auto"/>
        <w:ind w:left="1350" w:right="151" w:hanging="1260"/>
        <w:contextualSpacing/>
        <w:rPr>
          <w:sz w:val="16"/>
          <w:szCs w:val="16"/>
          <w:lang w:val="ru-RU"/>
        </w:rPr>
      </w:pPr>
      <w:r>
        <w:rPr>
          <w:sz w:val="16"/>
          <w:szCs w:val="16"/>
          <w:lang w:val="ru-RU"/>
        </w:rPr>
        <w:t xml:space="preserve">Примечание </w:t>
      </w:r>
      <w:r w:rsidR="00C5496A" w:rsidRPr="00E637AA">
        <w:rPr>
          <w:sz w:val="16"/>
          <w:szCs w:val="16"/>
          <w:lang w:val="ru-RU"/>
        </w:rPr>
        <w:t>1:</w:t>
      </w:r>
      <w:r w:rsidR="00CC3C5E">
        <w:rPr>
          <w:sz w:val="16"/>
          <w:szCs w:val="16"/>
          <w:lang w:val="ru-RU"/>
        </w:rPr>
        <w:tab/>
      </w:r>
      <w:r w:rsidR="00C5496A">
        <w:rPr>
          <w:sz w:val="16"/>
          <w:szCs w:val="16"/>
          <w:lang w:val="ru-RU"/>
        </w:rPr>
        <w:t>Покрытие ТСП каждого слоя, и окончательная толщина покрытия должны быть указаны в паспорте технических данных.</w:t>
      </w:r>
    </w:p>
    <w:p w14:paraId="6A34576C" w14:textId="136AE63F" w:rsidR="00C5496A" w:rsidRPr="00057930" w:rsidRDefault="00671A4C" w:rsidP="00CC3C5E">
      <w:pPr>
        <w:widowControl w:val="0"/>
        <w:spacing w:line="240" w:lineRule="auto"/>
        <w:ind w:left="1350" w:right="151" w:hanging="1260"/>
        <w:contextualSpacing/>
        <w:rPr>
          <w:sz w:val="16"/>
          <w:szCs w:val="16"/>
          <w:lang w:val="ru-RU"/>
        </w:rPr>
      </w:pPr>
      <w:r>
        <w:rPr>
          <w:sz w:val="16"/>
          <w:szCs w:val="16"/>
          <w:lang w:val="ru-RU"/>
        </w:rPr>
        <w:t xml:space="preserve">Примечание </w:t>
      </w:r>
      <w:r w:rsidR="00C5496A" w:rsidRPr="00057930">
        <w:rPr>
          <w:sz w:val="16"/>
          <w:szCs w:val="16"/>
          <w:lang w:val="ru-RU"/>
        </w:rPr>
        <w:t>2:</w:t>
      </w:r>
      <w:r w:rsidR="00CC3C5E">
        <w:rPr>
          <w:sz w:val="16"/>
          <w:szCs w:val="16"/>
          <w:lang w:val="ru-RU"/>
        </w:rPr>
        <w:tab/>
      </w:r>
      <w:r w:rsidR="00C5496A">
        <w:rPr>
          <w:sz w:val="16"/>
          <w:szCs w:val="16"/>
          <w:lang w:val="ru-RU"/>
        </w:rPr>
        <w:t>Продукция</w:t>
      </w:r>
      <w:r w:rsidR="006F2331">
        <w:rPr>
          <w:sz w:val="16"/>
          <w:szCs w:val="16"/>
          <w:lang w:val="ru-RU"/>
        </w:rPr>
        <w:t xml:space="preserve"> </w:t>
      </w:r>
      <w:r w:rsidR="00C5496A">
        <w:rPr>
          <w:sz w:val="16"/>
          <w:szCs w:val="16"/>
          <w:lang w:val="ru-RU"/>
        </w:rPr>
        <w:t>С</w:t>
      </w:r>
      <w:r w:rsidR="00C5496A" w:rsidRPr="00636D34">
        <w:rPr>
          <w:sz w:val="16"/>
          <w:szCs w:val="16"/>
          <w:lang w:val="ru-RU"/>
        </w:rPr>
        <w:t>arbolineне используется для пункта1</w:t>
      </w:r>
      <w:r w:rsidR="00C5496A" w:rsidRPr="00057930">
        <w:rPr>
          <w:sz w:val="16"/>
          <w:szCs w:val="16"/>
          <w:lang w:val="ru-RU"/>
        </w:rPr>
        <w:t>0.9.</w:t>
      </w:r>
    </w:p>
    <w:p w14:paraId="750AC291" w14:textId="070FBF67" w:rsidR="00C5496A" w:rsidRPr="00057930" w:rsidRDefault="00671A4C" w:rsidP="00CC3C5E">
      <w:pPr>
        <w:widowControl w:val="0"/>
        <w:spacing w:line="240" w:lineRule="auto"/>
        <w:ind w:left="1350" w:right="151" w:hanging="1260"/>
        <w:contextualSpacing/>
        <w:rPr>
          <w:sz w:val="16"/>
          <w:szCs w:val="16"/>
          <w:lang w:val="ru-RU"/>
        </w:rPr>
      </w:pPr>
      <w:r>
        <w:rPr>
          <w:sz w:val="16"/>
          <w:szCs w:val="16"/>
          <w:lang w:val="ru-RU"/>
        </w:rPr>
        <w:t xml:space="preserve">Примечание </w:t>
      </w:r>
      <w:r w:rsidR="00C5496A" w:rsidRPr="00057930">
        <w:rPr>
          <w:sz w:val="16"/>
          <w:szCs w:val="16"/>
          <w:lang w:val="ru-RU"/>
        </w:rPr>
        <w:t>3:</w:t>
      </w:r>
      <w:r w:rsidR="00CC3C5E">
        <w:rPr>
          <w:sz w:val="16"/>
          <w:szCs w:val="16"/>
          <w:lang w:val="ru-RU"/>
        </w:rPr>
        <w:tab/>
      </w:r>
      <w:r w:rsidR="00C5496A">
        <w:rPr>
          <w:sz w:val="16"/>
          <w:szCs w:val="16"/>
          <w:lang w:val="ru-RU"/>
        </w:rPr>
        <w:t>Продукция</w:t>
      </w:r>
      <w:r w:rsidR="006F2331">
        <w:rPr>
          <w:sz w:val="16"/>
          <w:szCs w:val="16"/>
          <w:lang w:val="ru-RU"/>
        </w:rPr>
        <w:t xml:space="preserve"> </w:t>
      </w:r>
      <w:r w:rsidR="00C5496A">
        <w:rPr>
          <w:sz w:val="16"/>
          <w:szCs w:val="16"/>
          <w:lang w:val="ru-RU"/>
        </w:rPr>
        <w:t>Н</w:t>
      </w:r>
      <w:r w:rsidR="00C5496A" w:rsidRPr="00636D34">
        <w:rPr>
          <w:sz w:val="16"/>
          <w:szCs w:val="16"/>
          <w:lang w:val="ru-RU"/>
        </w:rPr>
        <w:t>empel</w:t>
      </w:r>
      <w:r w:rsidR="00C5496A">
        <w:rPr>
          <w:sz w:val="16"/>
          <w:szCs w:val="16"/>
          <w:lang w:val="ru-RU"/>
        </w:rPr>
        <w:t>не используется для пункта</w:t>
      </w:r>
      <w:r w:rsidR="00C5496A" w:rsidRPr="00057930">
        <w:rPr>
          <w:sz w:val="16"/>
          <w:szCs w:val="16"/>
          <w:lang w:val="ru-RU"/>
        </w:rPr>
        <w:t>10</w:t>
      </w:r>
      <w:r w:rsidR="00C5496A" w:rsidRPr="00636D34">
        <w:rPr>
          <w:sz w:val="16"/>
          <w:szCs w:val="16"/>
          <w:lang w:val="ru-RU"/>
        </w:rPr>
        <w:t>.5</w:t>
      </w:r>
      <w:r w:rsidR="00C5496A" w:rsidRPr="00057930">
        <w:rPr>
          <w:sz w:val="16"/>
          <w:szCs w:val="16"/>
          <w:lang w:val="ru-RU"/>
        </w:rPr>
        <w:t>.</w:t>
      </w:r>
    </w:p>
    <w:p w14:paraId="3FDCCD5E" w14:textId="022E94F5" w:rsidR="0044530B" w:rsidRDefault="00671A4C" w:rsidP="00CC3C5E">
      <w:pPr>
        <w:widowControl w:val="0"/>
        <w:spacing w:line="240" w:lineRule="auto"/>
        <w:ind w:left="1350" w:right="151" w:hanging="1260"/>
        <w:contextualSpacing/>
        <w:rPr>
          <w:sz w:val="16"/>
          <w:szCs w:val="16"/>
          <w:lang w:val="ru-RU"/>
        </w:rPr>
      </w:pPr>
      <w:r>
        <w:rPr>
          <w:sz w:val="16"/>
          <w:szCs w:val="16"/>
          <w:lang w:val="ru-RU"/>
        </w:rPr>
        <w:t xml:space="preserve">Примечание </w:t>
      </w:r>
      <w:r w:rsidR="00C5496A" w:rsidRPr="00057930">
        <w:rPr>
          <w:sz w:val="16"/>
          <w:szCs w:val="16"/>
          <w:lang w:val="ru-RU"/>
        </w:rPr>
        <w:t>4:</w:t>
      </w:r>
      <w:r w:rsidR="00CC3C5E">
        <w:rPr>
          <w:sz w:val="16"/>
          <w:szCs w:val="16"/>
          <w:lang w:val="ru-RU"/>
        </w:rPr>
        <w:tab/>
      </w:r>
      <w:r w:rsidR="00C5496A">
        <w:rPr>
          <w:sz w:val="16"/>
          <w:szCs w:val="16"/>
          <w:lang w:val="ru-RU"/>
        </w:rPr>
        <w:t>Для</w:t>
      </w:r>
      <w:r w:rsidR="00CC3C5E">
        <w:rPr>
          <w:sz w:val="16"/>
          <w:szCs w:val="16"/>
          <w:lang w:val="ru-RU"/>
        </w:rPr>
        <w:t xml:space="preserve"> </w:t>
      </w:r>
      <w:r w:rsidR="00C5496A">
        <w:rPr>
          <w:sz w:val="16"/>
          <w:szCs w:val="16"/>
          <w:lang w:val="ru-RU"/>
        </w:rPr>
        <w:t>продукции</w:t>
      </w:r>
      <w:r w:rsidR="006F2331">
        <w:rPr>
          <w:sz w:val="16"/>
          <w:szCs w:val="16"/>
          <w:lang w:val="ru-RU"/>
        </w:rPr>
        <w:t xml:space="preserve"> </w:t>
      </w:r>
      <w:r w:rsidR="00C5496A" w:rsidRPr="00636D34">
        <w:rPr>
          <w:sz w:val="16"/>
          <w:szCs w:val="16"/>
          <w:lang w:val="ru-RU"/>
        </w:rPr>
        <w:t>Sherwin</w:t>
      </w:r>
      <w:r w:rsidR="006F2331">
        <w:rPr>
          <w:sz w:val="16"/>
          <w:szCs w:val="16"/>
          <w:lang w:val="ru-RU"/>
        </w:rPr>
        <w:t xml:space="preserve"> </w:t>
      </w:r>
      <w:r w:rsidR="00C5496A" w:rsidRPr="00636D34">
        <w:rPr>
          <w:sz w:val="16"/>
          <w:szCs w:val="16"/>
          <w:lang w:val="ru-RU"/>
        </w:rPr>
        <w:t>Williams</w:t>
      </w:r>
      <w:r w:rsidR="006F2331">
        <w:rPr>
          <w:sz w:val="16"/>
          <w:szCs w:val="16"/>
          <w:lang w:val="ru-RU"/>
        </w:rPr>
        <w:t xml:space="preserve"> </w:t>
      </w:r>
      <w:r w:rsidR="00C5496A" w:rsidRPr="00636D34">
        <w:rPr>
          <w:sz w:val="16"/>
          <w:szCs w:val="16"/>
          <w:lang w:val="ru-RU"/>
        </w:rPr>
        <w:t>в</w:t>
      </w:r>
      <w:r w:rsidR="006F2331" w:rsidRPr="00636D34">
        <w:rPr>
          <w:sz w:val="16"/>
          <w:szCs w:val="16"/>
          <w:lang w:val="ru-RU"/>
        </w:rPr>
        <w:t xml:space="preserve"> </w:t>
      </w:r>
      <w:r w:rsidR="00C5496A" w:rsidRPr="00636D34">
        <w:rPr>
          <w:sz w:val="16"/>
          <w:szCs w:val="16"/>
          <w:lang w:val="ru-RU"/>
        </w:rPr>
        <w:t>пункте</w:t>
      </w:r>
      <w:r w:rsidR="006F2331" w:rsidRPr="00636D34">
        <w:rPr>
          <w:sz w:val="16"/>
          <w:szCs w:val="16"/>
          <w:lang w:val="ru-RU"/>
        </w:rPr>
        <w:t xml:space="preserve"> </w:t>
      </w:r>
      <w:r w:rsidR="00C5496A" w:rsidRPr="00057930">
        <w:rPr>
          <w:sz w:val="16"/>
          <w:szCs w:val="16"/>
          <w:lang w:val="ru-RU"/>
        </w:rPr>
        <w:t>10.5,</w:t>
      </w:r>
      <w:r w:rsidR="00C5496A">
        <w:rPr>
          <w:sz w:val="16"/>
          <w:szCs w:val="16"/>
          <w:lang w:val="ru-RU"/>
        </w:rPr>
        <w:t xml:space="preserve">используется </w:t>
      </w:r>
      <w:r w:rsidR="0044530B">
        <w:rPr>
          <w:sz w:val="16"/>
          <w:szCs w:val="16"/>
          <w:lang w:val="ru-RU"/>
        </w:rPr>
        <w:t xml:space="preserve">следующий </w:t>
      </w:r>
      <w:r w:rsidR="00C5496A">
        <w:rPr>
          <w:sz w:val="16"/>
          <w:szCs w:val="16"/>
          <w:lang w:val="ru-RU"/>
        </w:rPr>
        <w:t>материал</w:t>
      </w:r>
      <w:r w:rsidR="0044530B">
        <w:rPr>
          <w:sz w:val="16"/>
          <w:szCs w:val="16"/>
          <w:lang w:val="ru-RU"/>
        </w:rPr>
        <w:t>:</w:t>
      </w:r>
      <w:r w:rsidR="006F2331">
        <w:rPr>
          <w:sz w:val="16"/>
          <w:szCs w:val="16"/>
          <w:lang w:val="ru-RU"/>
        </w:rPr>
        <w:t xml:space="preserve"> </w:t>
      </w:r>
    </w:p>
    <w:p w14:paraId="1A0A0A0E" w14:textId="2DED456A" w:rsidR="007B3422" w:rsidRPr="00064F9B" w:rsidRDefault="007B3422" w:rsidP="00CC3C5E">
      <w:pPr>
        <w:widowControl w:val="0"/>
        <w:spacing w:line="240" w:lineRule="auto"/>
        <w:ind w:left="1260" w:right="151" w:firstLine="720"/>
        <w:contextualSpacing/>
        <w:rPr>
          <w:sz w:val="16"/>
          <w:szCs w:val="16"/>
        </w:rPr>
      </w:pPr>
      <w:r>
        <w:rPr>
          <w:sz w:val="16"/>
          <w:szCs w:val="16"/>
          <w:lang w:val="ru-RU"/>
        </w:rPr>
        <w:t>Первый</w:t>
      </w:r>
      <w:r w:rsidRPr="00064F9B">
        <w:rPr>
          <w:sz w:val="16"/>
          <w:szCs w:val="16"/>
        </w:rPr>
        <w:t xml:space="preserve"> </w:t>
      </w:r>
      <w:r>
        <w:rPr>
          <w:sz w:val="16"/>
          <w:szCs w:val="16"/>
          <w:lang w:val="ru-RU"/>
        </w:rPr>
        <w:t>слой</w:t>
      </w:r>
      <w:r w:rsidRPr="00064F9B">
        <w:rPr>
          <w:sz w:val="16"/>
          <w:szCs w:val="16"/>
        </w:rPr>
        <w:t xml:space="preserve">: </w:t>
      </w:r>
      <w:proofErr w:type="spellStart"/>
      <w:r w:rsidR="008C06F1" w:rsidRPr="00064F9B">
        <w:rPr>
          <w:sz w:val="16"/>
          <w:szCs w:val="16"/>
        </w:rPr>
        <w:t>Corobond</w:t>
      </w:r>
      <w:proofErr w:type="spellEnd"/>
      <w:r w:rsidR="008C06F1" w:rsidRPr="00064F9B">
        <w:rPr>
          <w:sz w:val="16"/>
          <w:szCs w:val="16"/>
        </w:rPr>
        <w:t xml:space="preserve"> Vinyl Ester Primer</w:t>
      </w:r>
    </w:p>
    <w:p w14:paraId="79D3DA46" w14:textId="5C202FB6" w:rsidR="007B3422" w:rsidRPr="00064F9B" w:rsidRDefault="007B3422" w:rsidP="00CC3C5E">
      <w:pPr>
        <w:widowControl w:val="0"/>
        <w:spacing w:line="240" w:lineRule="auto"/>
        <w:ind w:left="1260" w:right="151" w:firstLine="720"/>
        <w:contextualSpacing/>
        <w:rPr>
          <w:sz w:val="16"/>
          <w:szCs w:val="16"/>
        </w:rPr>
      </w:pPr>
      <w:r>
        <w:rPr>
          <w:sz w:val="16"/>
          <w:szCs w:val="16"/>
          <w:lang w:val="ru-RU"/>
        </w:rPr>
        <w:t>Второй</w:t>
      </w:r>
      <w:r w:rsidRPr="00064F9B">
        <w:rPr>
          <w:sz w:val="16"/>
          <w:szCs w:val="16"/>
        </w:rPr>
        <w:t xml:space="preserve"> </w:t>
      </w:r>
      <w:r>
        <w:rPr>
          <w:sz w:val="16"/>
          <w:szCs w:val="16"/>
          <w:lang w:val="ru-RU"/>
        </w:rPr>
        <w:t>слой</w:t>
      </w:r>
      <w:r w:rsidRPr="00064F9B">
        <w:rPr>
          <w:sz w:val="16"/>
          <w:szCs w:val="16"/>
        </w:rPr>
        <w:t xml:space="preserve">: </w:t>
      </w:r>
      <w:proofErr w:type="spellStart"/>
      <w:r w:rsidR="00C5496A" w:rsidRPr="00064F9B">
        <w:rPr>
          <w:sz w:val="16"/>
          <w:szCs w:val="16"/>
        </w:rPr>
        <w:t>MagnaPlate</w:t>
      </w:r>
      <w:proofErr w:type="spellEnd"/>
      <w:r w:rsidR="006F2331" w:rsidRPr="00064F9B">
        <w:rPr>
          <w:sz w:val="16"/>
          <w:szCs w:val="16"/>
        </w:rPr>
        <w:t xml:space="preserve"> </w:t>
      </w:r>
      <w:proofErr w:type="spellStart"/>
      <w:r w:rsidR="00C5496A" w:rsidRPr="00064F9B">
        <w:rPr>
          <w:sz w:val="16"/>
          <w:szCs w:val="16"/>
        </w:rPr>
        <w:t>VinylEster</w:t>
      </w:r>
      <w:proofErr w:type="spellEnd"/>
      <w:r w:rsidR="006F2331" w:rsidRPr="00064F9B">
        <w:rPr>
          <w:sz w:val="16"/>
          <w:szCs w:val="16"/>
        </w:rPr>
        <w:t xml:space="preserve"> </w:t>
      </w:r>
      <w:r w:rsidR="00C5496A" w:rsidRPr="00064F9B">
        <w:rPr>
          <w:sz w:val="16"/>
          <w:szCs w:val="16"/>
        </w:rPr>
        <w:t>Laminate</w:t>
      </w:r>
    </w:p>
    <w:p w14:paraId="587BFA11" w14:textId="3412B078" w:rsidR="007B3422" w:rsidRPr="00064F9B" w:rsidRDefault="007B3422" w:rsidP="00CC3C5E">
      <w:pPr>
        <w:widowControl w:val="0"/>
        <w:spacing w:line="240" w:lineRule="auto"/>
        <w:ind w:left="1890" w:right="151" w:firstLine="90"/>
        <w:contextualSpacing/>
        <w:rPr>
          <w:sz w:val="16"/>
          <w:szCs w:val="16"/>
        </w:rPr>
      </w:pPr>
      <w:r>
        <w:rPr>
          <w:sz w:val="16"/>
          <w:szCs w:val="16"/>
          <w:lang w:val="ru-RU"/>
        </w:rPr>
        <w:t>Финишный</w:t>
      </w:r>
      <w:r w:rsidRPr="00064F9B">
        <w:rPr>
          <w:sz w:val="16"/>
          <w:szCs w:val="16"/>
        </w:rPr>
        <w:t xml:space="preserve"> </w:t>
      </w:r>
      <w:r>
        <w:rPr>
          <w:sz w:val="16"/>
          <w:szCs w:val="16"/>
          <w:lang w:val="ru-RU"/>
        </w:rPr>
        <w:t>слой</w:t>
      </w:r>
      <w:r w:rsidRPr="00064F9B">
        <w:rPr>
          <w:sz w:val="16"/>
          <w:szCs w:val="16"/>
        </w:rPr>
        <w:t xml:space="preserve">: </w:t>
      </w:r>
      <w:proofErr w:type="spellStart"/>
      <w:r w:rsidRPr="00064F9B">
        <w:rPr>
          <w:sz w:val="16"/>
          <w:szCs w:val="16"/>
        </w:rPr>
        <w:t>MagnaPlate</w:t>
      </w:r>
      <w:proofErr w:type="spellEnd"/>
      <w:r w:rsidRPr="00064F9B">
        <w:rPr>
          <w:sz w:val="16"/>
          <w:szCs w:val="16"/>
        </w:rPr>
        <w:t xml:space="preserve"> </w:t>
      </w:r>
      <w:proofErr w:type="spellStart"/>
      <w:r w:rsidRPr="00064F9B">
        <w:rPr>
          <w:sz w:val="16"/>
          <w:szCs w:val="16"/>
        </w:rPr>
        <w:t>VinylEster</w:t>
      </w:r>
      <w:proofErr w:type="spellEnd"/>
      <w:r w:rsidRPr="00064F9B">
        <w:rPr>
          <w:sz w:val="16"/>
          <w:szCs w:val="16"/>
        </w:rPr>
        <w:t xml:space="preserve"> Laminate</w:t>
      </w:r>
    </w:p>
    <w:p w14:paraId="38D729F0" w14:textId="4367D893" w:rsidR="00C5496A" w:rsidRPr="007B3422" w:rsidRDefault="00C5496A" w:rsidP="00CC3C5E">
      <w:pPr>
        <w:widowControl w:val="0"/>
        <w:spacing w:line="240" w:lineRule="auto"/>
        <w:ind w:left="1350" w:right="151"/>
        <w:contextualSpacing/>
        <w:rPr>
          <w:sz w:val="16"/>
          <w:szCs w:val="16"/>
          <w:lang w:val="ru-RU"/>
        </w:rPr>
      </w:pPr>
      <w:r w:rsidRPr="007B3422">
        <w:rPr>
          <w:sz w:val="16"/>
          <w:szCs w:val="16"/>
          <w:lang w:val="ru-RU"/>
        </w:rPr>
        <w:t>(</w:t>
      </w:r>
      <w:r w:rsidRPr="00636D34">
        <w:rPr>
          <w:sz w:val="16"/>
          <w:szCs w:val="16"/>
          <w:lang w:val="ru-RU"/>
        </w:rPr>
        <w:t>ЛOC</w:t>
      </w:r>
      <w:r w:rsidRPr="007B3422">
        <w:rPr>
          <w:sz w:val="16"/>
          <w:szCs w:val="16"/>
          <w:lang w:val="ru-RU"/>
        </w:rPr>
        <w:t>&lt;250</w:t>
      </w:r>
      <w:r>
        <w:rPr>
          <w:sz w:val="16"/>
          <w:szCs w:val="16"/>
          <w:lang w:val="ru-RU"/>
        </w:rPr>
        <w:t>г</w:t>
      </w:r>
      <w:r w:rsidRPr="007B3422">
        <w:rPr>
          <w:sz w:val="16"/>
          <w:szCs w:val="16"/>
          <w:lang w:val="ru-RU"/>
        </w:rPr>
        <w:t>/</w:t>
      </w:r>
      <w:r>
        <w:rPr>
          <w:sz w:val="16"/>
          <w:szCs w:val="16"/>
          <w:lang w:val="ru-RU"/>
        </w:rPr>
        <w:t>л</w:t>
      </w:r>
      <w:r w:rsidRPr="00636D34">
        <w:rPr>
          <w:sz w:val="16"/>
          <w:szCs w:val="16"/>
          <w:lang w:val="ru-RU"/>
        </w:rPr>
        <w:t>, макс. темп-ра 99</w:t>
      </w:r>
      <w:r w:rsidRPr="007B3422">
        <w:rPr>
          <w:sz w:val="16"/>
          <w:szCs w:val="16"/>
          <w:lang w:val="ru-RU"/>
        </w:rPr>
        <w:t>°</w:t>
      </w:r>
      <w:r w:rsidRPr="00636D34">
        <w:rPr>
          <w:sz w:val="16"/>
          <w:szCs w:val="16"/>
          <w:lang w:val="ru-RU"/>
        </w:rPr>
        <w:t>C</w:t>
      </w:r>
      <w:r w:rsidRPr="007B3422">
        <w:rPr>
          <w:sz w:val="16"/>
          <w:szCs w:val="16"/>
          <w:lang w:val="ru-RU"/>
        </w:rPr>
        <w:t>(200°</w:t>
      </w:r>
      <w:r w:rsidRPr="00636D34">
        <w:rPr>
          <w:sz w:val="16"/>
          <w:szCs w:val="16"/>
          <w:lang w:val="ru-RU"/>
        </w:rPr>
        <w:t>F</w:t>
      </w:r>
      <w:r w:rsidRPr="007B3422">
        <w:rPr>
          <w:sz w:val="16"/>
          <w:szCs w:val="16"/>
          <w:lang w:val="ru-RU"/>
        </w:rPr>
        <w:t>)).</w:t>
      </w:r>
    </w:p>
    <w:p w14:paraId="1C5E69B6" w14:textId="501539DE" w:rsidR="00186318" w:rsidRDefault="00671A4C" w:rsidP="00CC3C5E">
      <w:pPr>
        <w:widowControl w:val="0"/>
        <w:spacing w:line="240" w:lineRule="auto"/>
        <w:ind w:left="1350" w:right="151" w:hanging="1260"/>
        <w:contextualSpacing/>
        <w:rPr>
          <w:sz w:val="16"/>
          <w:szCs w:val="16"/>
          <w:lang w:val="ru-RU"/>
        </w:rPr>
      </w:pPr>
      <w:r>
        <w:rPr>
          <w:sz w:val="16"/>
          <w:szCs w:val="16"/>
          <w:lang w:val="ru-RU"/>
        </w:rPr>
        <w:t xml:space="preserve">Примечание </w:t>
      </w:r>
      <w:r w:rsidR="003B5E09">
        <w:rPr>
          <w:sz w:val="16"/>
          <w:szCs w:val="16"/>
          <w:lang w:val="ru-RU"/>
        </w:rPr>
        <w:t>5</w:t>
      </w:r>
      <w:r w:rsidR="00186318">
        <w:rPr>
          <w:sz w:val="16"/>
          <w:szCs w:val="16"/>
          <w:lang w:val="ru-RU"/>
        </w:rPr>
        <w:t xml:space="preserve">: </w:t>
      </w:r>
      <w:r w:rsidR="00CC3C5E">
        <w:rPr>
          <w:sz w:val="16"/>
          <w:szCs w:val="16"/>
          <w:lang w:val="ru-RU"/>
        </w:rPr>
        <w:tab/>
      </w:r>
      <w:r w:rsidR="00186318" w:rsidRPr="00F37794">
        <w:rPr>
          <w:sz w:val="16"/>
          <w:szCs w:val="16"/>
          <w:lang w:val="ru-RU"/>
        </w:rPr>
        <w:t xml:space="preserve">В случае если требуется </w:t>
      </w:r>
      <w:r w:rsidR="00186318">
        <w:rPr>
          <w:sz w:val="16"/>
          <w:szCs w:val="16"/>
          <w:lang w:val="ru-RU"/>
        </w:rPr>
        <w:t xml:space="preserve">использование </w:t>
      </w:r>
      <w:r w:rsidR="00186318" w:rsidRPr="00F37794">
        <w:rPr>
          <w:sz w:val="16"/>
          <w:szCs w:val="16"/>
          <w:lang w:val="ru-RU"/>
        </w:rPr>
        <w:t>заполнител</w:t>
      </w:r>
      <w:r w:rsidR="00186318">
        <w:rPr>
          <w:sz w:val="16"/>
          <w:szCs w:val="16"/>
          <w:lang w:val="ru-RU"/>
        </w:rPr>
        <w:t>я</w:t>
      </w:r>
      <w:r w:rsidR="00186318" w:rsidRPr="00F37794">
        <w:rPr>
          <w:sz w:val="16"/>
          <w:szCs w:val="16"/>
          <w:lang w:val="ru-RU"/>
        </w:rPr>
        <w:t xml:space="preserve"> швов, уплотняющи</w:t>
      </w:r>
      <w:r w:rsidR="00186318">
        <w:rPr>
          <w:sz w:val="16"/>
          <w:szCs w:val="16"/>
          <w:lang w:val="ru-RU"/>
        </w:rPr>
        <w:t>х</w:t>
      </w:r>
      <w:r w:rsidR="00186318" w:rsidRPr="00F37794">
        <w:rPr>
          <w:sz w:val="16"/>
          <w:szCs w:val="16"/>
          <w:lang w:val="ru-RU"/>
        </w:rPr>
        <w:t xml:space="preserve"> состав</w:t>
      </w:r>
      <w:r w:rsidR="00186318">
        <w:rPr>
          <w:sz w:val="16"/>
          <w:szCs w:val="16"/>
          <w:lang w:val="ru-RU"/>
        </w:rPr>
        <w:t>ов</w:t>
      </w:r>
      <w:r w:rsidR="00186318" w:rsidRPr="00F37794">
        <w:rPr>
          <w:sz w:val="16"/>
          <w:szCs w:val="16"/>
          <w:lang w:val="ru-RU"/>
        </w:rPr>
        <w:t xml:space="preserve"> или заполнител</w:t>
      </w:r>
      <w:r w:rsidR="00186318">
        <w:rPr>
          <w:sz w:val="16"/>
          <w:szCs w:val="16"/>
          <w:lang w:val="ru-RU"/>
        </w:rPr>
        <w:t>я</w:t>
      </w:r>
      <w:r w:rsidR="00186318" w:rsidRPr="00F37794">
        <w:rPr>
          <w:sz w:val="16"/>
          <w:szCs w:val="16"/>
          <w:lang w:val="ru-RU"/>
        </w:rPr>
        <w:t xml:space="preserve"> для участков язвенной коррозии следует </w:t>
      </w:r>
      <w:r w:rsidR="00186318" w:rsidRPr="003A3A7D">
        <w:rPr>
          <w:sz w:val="16"/>
          <w:szCs w:val="16"/>
          <w:lang w:val="ru-RU"/>
        </w:rPr>
        <w:t>получить заключение эксперт</w:t>
      </w:r>
      <w:r w:rsidR="00186318">
        <w:rPr>
          <w:sz w:val="16"/>
          <w:szCs w:val="16"/>
          <w:lang w:val="ru-RU"/>
        </w:rPr>
        <w:t>а</w:t>
      </w:r>
      <w:r w:rsidR="00186318" w:rsidRPr="003A3A7D">
        <w:rPr>
          <w:sz w:val="16"/>
          <w:szCs w:val="16"/>
          <w:lang w:val="ru-RU"/>
        </w:rPr>
        <w:t xml:space="preserve"> </w:t>
      </w:r>
      <w:r w:rsidR="00186318">
        <w:rPr>
          <w:sz w:val="16"/>
          <w:szCs w:val="16"/>
          <w:lang w:val="ru-RU"/>
        </w:rPr>
        <w:t xml:space="preserve">ТШО </w:t>
      </w:r>
      <w:r w:rsidR="00186318" w:rsidRPr="003A3A7D">
        <w:rPr>
          <w:sz w:val="16"/>
          <w:szCs w:val="16"/>
          <w:lang w:val="ru-RU"/>
        </w:rPr>
        <w:t xml:space="preserve">в области покрытий. </w:t>
      </w:r>
    </w:p>
    <w:p w14:paraId="1C372EF2" w14:textId="77777777" w:rsidR="00186318" w:rsidRPr="00057930" w:rsidRDefault="00186318" w:rsidP="00F029EB">
      <w:pPr>
        <w:widowControl w:val="0"/>
        <w:spacing w:before="59" w:line="240" w:lineRule="auto"/>
        <w:ind w:left="142" w:right="-20" w:hanging="284"/>
        <w:rPr>
          <w:sz w:val="16"/>
          <w:szCs w:val="16"/>
          <w:lang w:val="ru-RU"/>
        </w:rPr>
      </w:pPr>
    </w:p>
    <w:p w14:paraId="3170C05E" w14:textId="77777777" w:rsidR="00C5496A" w:rsidRPr="00057930" w:rsidRDefault="00C5496A" w:rsidP="00C5496A">
      <w:pPr>
        <w:autoSpaceDE/>
        <w:autoSpaceDN/>
        <w:adjustRightInd/>
        <w:spacing w:before="0" w:line="240" w:lineRule="auto"/>
        <w:ind w:left="0"/>
        <w:rPr>
          <w:sz w:val="20"/>
          <w:szCs w:val="20"/>
          <w:lang w:val="ru-RU"/>
        </w:rPr>
      </w:pPr>
      <w:r w:rsidRPr="00057930">
        <w:rPr>
          <w:sz w:val="20"/>
          <w:szCs w:val="20"/>
          <w:lang w:val="ru-RU"/>
        </w:rPr>
        <w:br w:type="page"/>
      </w:r>
    </w:p>
    <w:tbl>
      <w:tblPr>
        <w:tblW w:w="10189" w:type="dxa"/>
        <w:jc w:val="center"/>
        <w:tblLayout w:type="fixed"/>
        <w:tblLook w:val="01E0" w:firstRow="1" w:lastRow="1" w:firstColumn="1" w:lastColumn="1" w:noHBand="0" w:noVBand="0"/>
      </w:tblPr>
      <w:tblGrid>
        <w:gridCol w:w="1168"/>
        <w:gridCol w:w="273"/>
        <w:gridCol w:w="843"/>
        <w:gridCol w:w="2874"/>
        <w:gridCol w:w="989"/>
        <w:gridCol w:w="1704"/>
        <w:gridCol w:w="971"/>
        <w:gridCol w:w="1367"/>
      </w:tblGrid>
      <w:tr w:rsidR="00C5496A" w:rsidRPr="00333E58" w14:paraId="41E4B848" w14:textId="77777777" w:rsidTr="00D750DA">
        <w:trPr>
          <w:trHeight w:val="360"/>
          <w:jc w:val="center"/>
        </w:trPr>
        <w:tc>
          <w:tcPr>
            <w:tcW w:w="10189" w:type="dxa"/>
            <w:gridSpan w:val="8"/>
            <w:tcBorders>
              <w:top w:val="single" w:sz="6" w:space="0" w:color="auto"/>
              <w:bottom w:val="single" w:sz="12" w:space="0" w:color="auto"/>
            </w:tcBorders>
            <w:shd w:val="clear" w:color="auto" w:fill="FFFFFF"/>
            <w:vAlign w:val="center"/>
          </w:tcPr>
          <w:p w14:paraId="4D90AA5E" w14:textId="77777777" w:rsidR="00C5496A" w:rsidRPr="005C6B84" w:rsidRDefault="003A3194" w:rsidP="003A3194">
            <w:pPr>
              <w:ind w:right="-72"/>
              <w:jc w:val="right"/>
              <w:rPr>
                <w:b/>
                <w:i/>
                <w:color w:val="auto"/>
                <w:lang w:val="ru-RU"/>
              </w:rPr>
            </w:pPr>
            <w:r w:rsidRPr="005C6B84">
              <w:rPr>
                <w:b/>
                <w:i/>
                <w:color w:val="auto"/>
                <w:lang w:val="ru-RU"/>
              </w:rPr>
              <w:lastRenderedPageBreak/>
              <w:t>Покрытия для  высоких температур/</w:t>
            </w:r>
            <w:r w:rsidR="00C5496A" w:rsidRPr="005C6B84">
              <w:rPr>
                <w:b/>
                <w:i/>
                <w:color w:val="auto"/>
                <w:lang w:val="ru-RU"/>
              </w:rPr>
              <w:t>высокого давления</w:t>
            </w:r>
          </w:p>
        </w:tc>
      </w:tr>
      <w:tr w:rsidR="00C5496A" w:rsidRPr="0005732F" w14:paraId="6F43AEA5" w14:textId="77777777" w:rsidTr="00D750DA">
        <w:trPr>
          <w:trHeight w:val="360"/>
          <w:jc w:val="center"/>
        </w:trPr>
        <w:tc>
          <w:tcPr>
            <w:tcW w:w="7851" w:type="dxa"/>
            <w:gridSpan w:val="6"/>
            <w:tcBorders>
              <w:top w:val="single" w:sz="12" w:space="0" w:color="auto"/>
              <w:left w:val="single" w:sz="12" w:space="0" w:color="auto"/>
              <w:bottom w:val="single" w:sz="12" w:space="0" w:color="auto"/>
            </w:tcBorders>
            <w:vAlign w:val="center"/>
          </w:tcPr>
          <w:p w14:paraId="7E7E7DB7" w14:textId="77777777" w:rsidR="00C5496A" w:rsidRPr="005C6B84" w:rsidRDefault="003A3194" w:rsidP="00C5496A">
            <w:pPr>
              <w:autoSpaceDE/>
              <w:autoSpaceDN/>
              <w:adjustRightInd/>
              <w:spacing w:before="0" w:line="240" w:lineRule="auto"/>
              <w:ind w:left="0"/>
              <w:rPr>
                <w:b/>
                <w:color w:val="auto"/>
                <w:sz w:val="20"/>
                <w:szCs w:val="20"/>
                <w:lang w:val="ru-RU"/>
              </w:rPr>
            </w:pPr>
            <w:r w:rsidRPr="005C6B84">
              <w:rPr>
                <w:b/>
                <w:color w:val="auto"/>
                <w:sz w:val="20"/>
                <w:szCs w:val="24"/>
                <w:lang w:val="ru-RU"/>
              </w:rPr>
              <w:t xml:space="preserve">Покрытия </w:t>
            </w:r>
            <w:r w:rsidR="00C5496A" w:rsidRPr="005C6B84">
              <w:rPr>
                <w:b/>
                <w:color w:val="auto"/>
                <w:sz w:val="20"/>
                <w:szCs w:val="24"/>
                <w:lang w:val="ru-RU"/>
              </w:rPr>
              <w:t>для деминерализованной воды или конденсата выдерживающие перепады температур 10°</w:t>
            </w:r>
            <w:r w:rsidR="00C5496A" w:rsidRPr="005C6B84">
              <w:rPr>
                <w:b/>
                <w:color w:val="auto"/>
                <w:sz w:val="20"/>
                <w:szCs w:val="24"/>
              </w:rPr>
              <w:t>C</w:t>
            </w:r>
            <w:r w:rsidR="00C5496A" w:rsidRPr="005C6B84">
              <w:rPr>
                <w:b/>
                <w:color w:val="auto"/>
                <w:sz w:val="20"/>
                <w:szCs w:val="24"/>
                <w:lang w:val="ru-RU"/>
              </w:rPr>
              <w:t xml:space="preserve"> (50°F) </w:t>
            </w:r>
          </w:p>
        </w:tc>
        <w:tc>
          <w:tcPr>
            <w:tcW w:w="2338" w:type="dxa"/>
            <w:gridSpan w:val="2"/>
            <w:tcBorders>
              <w:top w:val="single" w:sz="12" w:space="0" w:color="auto"/>
              <w:bottom w:val="single" w:sz="12" w:space="0" w:color="auto"/>
              <w:right w:val="single" w:sz="12" w:space="0" w:color="auto"/>
            </w:tcBorders>
            <w:shd w:val="clear" w:color="auto" w:fill="000000"/>
            <w:vAlign w:val="center"/>
          </w:tcPr>
          <w:p w14:paraId="55A9D455"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24"/>
                <w:lang w:val="ru-RU"/>
              </w:rPr>
              <w:t>11.2</w:t>
            </w:r>
          </w:p>
        </w:tc>
      </w:tr>
      <w:tr w:rsidR="00C5496A" w:rsidRPr="00333E58" w14:paraId="1FE2D677" w14:textId="77777777" w:rsidTr="00D750DA">
        <w:trPr>
          <w:cantSplit/>
          <w:trHeight w:val="288"/>
          <w:jc w:val="center"/>
        </w:trPr>
        <w:tc>
          <w:tcPr>
            <w:tcW w:w="1441" w:type="dxa"/>
            <w:gridSpan w:val="2"/>
            <w:tcBorders>
              <w:top w:val="single" w:sz="12" w:space="0" w:color="auto"/>
            </w:tcBorders>
          </w:tcPr>
          <w:p w14:paraId="128FF41E" w14:textId="77777777" w:rsidR="00C5496A" w:rsidRPr="005C6B84" w:rsidRDefault="00C5496A" w:rsidP="00C5496A">
            <w:pPr>
              <w:autoSpaceDE/>
              <w:autoSpaceDN/>
              <w:adjustRightInd/>
              <w:spacing w:before="0" w:line="240" w:lineRule="auto"/>
              <w:ind w:left="-72"/>
              <w:rPr>
                <w:b/>
                <w:color w:val="auto"/>
                <w:sz w:val="16"/>
                <w:szCs w:val="24"/>
                <w:lang w:val="ru-RU"/>
              </w:rPr>
            </w:pPr>
            <w:r w:rsidRPr="005C6B84">
              <w:rPr>
                <w:b/>
                <w:color w:val="auto"/>
                <w:sz w:val="16"/>
                <w:szCs w:val="24"/>
                <w:lang w:val="ru-RU"/>
              </w:rPr>
              <w:t>Подготовка поверхности:</w:t>
            </w:r>
          </w:p>
        </w:tc>
        <w:tc>
          <w:tcPr>
            <w:tcW w:w="3717" w:type="dxa"/>
            <w:gridSpan w:val="2"/>
            <w:tcBorders>
              <w:top w:val="single" w:sz="12" w:space="0" w:color="auto"/>
            </w:tcBorders>
          </w:tcPr>
          <w:p w14:paraId="6D748743" w14:textId="7C55E3C9" w:rsidR="00704D39" w:rsidRPr="00704D39" w:rsidRDefault="00A05732" w:rsidP="00C5496A">
            <w:pPr>
              <w:autoSpaceDE/>
              <w:autoSpaceDN/>
              <w:adjustRightInd/>
              <w:spacing w:before="0" w:line="240" w:lineRule="auto"/>
              <w:ind w:left="-72"/>
              <w:rPr>
                <w:color w:val="auto"/>
                <w:sz w:val="16"/>
                <w:szCs w:val="24"/>
              </w:rPr>
            </w:pPr>
            <w:r w:rsidRPr="00A05732">
              <w:rPr>
                <w:color w:val="auto"/>
                <w:sz w:val="16"/>
                <w:szCs w:val="24"/>
              </w:rPr>
              <w:t>SSPC-SP1/SP5(NACENo.</w:t>
            </w:r>
            <w:proofErr w:type="gramStart"/>
            <w:r w:rsidRPr="00A05732">
              <w:rPr>
                <w:color w:val="auto"/>
                <w:sz w:val="16"/>
                <w:szCs w:val="24"/>
              </w:rPr>
              <w:t>1)(</w:t>
            </w:r>
            <w:proofErr w:type="gramEnd"/>
            <w:r w:rsidRPr="00A05732">
              <w:rPr>
                <w:color w:val="auto"/>
                <w:sz w:val="16"/>
                <w:szCs w:val="24"/>
              </w:rPr>
              <w:t>SA3)</w:t>
            </w:r>
          </w:p>
          <w:p w14:paraId="3794E643" w14:textId="45836B71" w:rsidR="00C5496A" w:rsidRPr="005C6B84" w:rsidRDefault="004B5C7C" w:rsidP="00C5496A">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C82B81" w:rsidRPr="00C82B81">
              <w:rPr>
                <w:color w:val="auto"/>
                <w:sz w:val="16"/>
                <w:szCs w:val="24"/>
                <w:lang w:val="ru-RU"/>
              </w:rPr>
              <w:t xml:space="preserve"> </w:t>
            </w:r>
            <w:r w:rsidR="00C5496A" w:rsidRPr="005C6B84">
              <w:rPr>
                <w:color w:val="auto"/>
                <w:sz w:val="16"/>
                <w:szCs w:val="24"/>
                <w:lang w:val="ru-RU"/>
              </w:rPr>
              <w:t>очистка до белого металла.</w:t>
            </w:r>
          </w:p>
        </w:tc>
        <w:tc>
          <w:tcPr>
            <w:tcW w:w="989" w:type="dxa"/>
            <w:tcBorders>
              <w:top w:val="single" w:sz="12" w:space="0" w:color="auto"/>
            </w:tcBorders>
          </w:tcPr>
          <w:p w14:paraId="66525721" w14:textId="77777777" w:rsidR="00C5496A" w:rsidRPr="005C6B84" w:rsidRDefault="00C5496A" w:rsidP="00C5496A">
            <w:pPr>
              <w:autoSpaceDE/>
              <w:autoSpaceDN/>
              <w:adjustRightInd/>
              <w:spacing w:before="0" w:line="240" w:lineRule="auto"/>
              <w:ind w:left="0" w:right="-72"/>
              <w:jc w:val="right"/>
              <w:rPr>
                <w:b/>
                <w:color w:val="auto"/>
                <w:sz w:val="16"/>
                <w:szCs w:val="24"/>
                <w:lang w:val="ru-RU"/>
              </w:rPr>
            </w:pPr>
            <w:r w:rsidRPr="005C6B84">
              <w:rPr>
                <w:b/>
                <w:color w:val="auto"/>
                <w:sz w:val="16"/>
                <w:szCs w:val="24"/>
                <w:lang w:val="ru-RU"/>
              </w:rPr>
              <w:t>Ремонт:</w:t>
            </w:r>
          </w:p>
        </w:tc>
        <w:tc>
          <w:tcPr>
            <w:tcW w:w="4042" w:type="dxa"/>
            <w:gridSpan w:val="3"/>
            <w:vMerge w:val="restart"/>
            <w:tcBorders>
              <w:top w:val="single" w:sz="12" w:space="0" w:color="auto"/>
            </w:tcBorders>
          </w:tcPr>
          <w:p w14:paraId="7FE56F11" w14:textId="77777777" w:rsidR="00C5496A" w:rsidRPr="005C6B84" w:rsidRDefault="00C5496A" w:rsidP="00C5496A">
            <w:pPr>
              <w:autoSpaceDE/>
              <w:autoSpaceDN/>
              <w:adjustRightInd/>
              <w:spacing w:before="0" w:line="240" w:lineRule="auto"/>
              <w:ind w:left="-72"/>
              <w:rPr>
                <w:color w:val="auto"/>
                <w:sz w:val="16"/>
                <w:szCs w:val="16"/>
                <w:lang w:val="ru-RU"/>
              </w:rPr>
            </w:pPr>
            <w:r w:rsidRPr="005C6B84">
              <w:rPr>
                <w:color w:val="auto"/>
                <w:sz w:val="16"/>
                <w:szCs w:val="24"/>
                <w:lang w:val="ru-RU"/>
              </w:rPr>
              <w:t xml:space="preserve">Применяется такое же </w:t>
            </w:r>
            <w:r w:rsidR="003A3194" w:rsidRPr="005C6B84">
              <w:rPr>
                <w:color w:val="auto"/>
                <w:sz w:val="16"/>
                <w:szCs w:val="24"/>
                <w:lang w:val="ru-RU"/>
              </w:rPr>
              <w:t>п</w:t>
            </w:r>
            <w:r w:rsidRPr="005C6B84">
              <w:rPr>
                <w:color w:val="auto"/>
                <w:sz w:val="16"/>
                <w:szCs w:val="24"/>
                <w:lang w:val="ru-RU"/>
              </w:rPr>
              <w:t>окрытие того же изготовителя.</w:t>
            </w:r>
          </w:p>
        </w:tc>
      </w:tr>
      <w:tr w:rsidR="00C5496A" w:rsidRPr="00333E58" w14:paraId="4BD4E3F0" w14:textId="77777777" w:rsidTr="00D750DA">
        <w:trPr>
          <w:cantSplit/>
          <w:trHeight w:val="288"/>
          <w:jc w:val="center"/>
        </w:trPr>
        <w:tc>
          <w:tcPr>
            <w:tcW w:w="1441" w:type="dxa"/>
            <w:gridSpan w:val="2"/>
          </w:tcPr>
          <w:p w14:paraId="5C4A4D4C"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17" w:type="dxa"/>
            <w:gridSpan w:val="2"/>
          </w:tcPr>
          <w:p w14:paraId="2984540C" w14:textId="77777777" w:rsidR="00C5496A" w:rsidRPr="00D750DA" w:rsidRDefault="00224632" w:rsidP="00C5496A">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89" w:type="dxa"/>
          </w:tcPr>
          <w:p w14:paraId="5499185D" w14:textId="77777777" w:rsidR="00C5496A" w:rsidRPr="00057930" w:rsidRDefault="00C5496A" w:rsidP="00C5496A">
            <w:pPr>
              <w:autoSpaceDE/>
              <w:autoSpaceDN/>
              <w:adjustRightInd/>
              <w:spacing w:before="0" w:line="240" w:lineRule="auto"/>
              <w:ind w:left="-72"/>
              <w:rPr>
                <w:color w:val="auto"/>
                <w:sz w:val="16"/>
                <w:szCs w:val="24"/>
                <w:lang w:val="ru-RU"/>
              </w:rPr>
            </w:pPr>
          </w:p>
        </w:tc>
        <w:tc>
          <w:tcPr>
            <w:tcW w:w="4042" w:type="dxa"/>
            <w:gridSpan w:val="3"/>
            <w:vMerge/>
            <w:vAlign w:val="center"/>
          </w:tcPr>
          <w:p w14:paraId="104896FB" w14:textId="77777777" w:rsidR="00C5496A" w:rsidRPr="00D750DA" w:rsidRDefault="00C5496A" w:rsidP="00C5496A">
            <w:pPr>
              <w:rPr>
                <w:color w:val="auto"/>
                <w:lang w:val="ru-RU"/>
              </w:rPr>
            </w:pPr>
          </w:p>
        </w:tc>
      </w:tr>
      <w:tr w:rsidR="00C5496A" w:rsidRPr="00723A28" w14:paraId="0A739CF8" w14:textId="77777777" w:rsidTr="00D750DA">
        <w:trPr>
          <w:cantSplit/>
          <w:trHeight w:val="288"/>
          <w:jc w:val="center"/>
        </w:trPr>
        <w:tc>
          <w:tcPr>
            <w:tcW w:w="1441" w:type="dxa"/>
            <w:gridSpan w:val="2"/>
            <w:tcBorders>
              <w:bottom w:val="single" w:sz="12" w:space="0" w:color="auto"/>
            </w:tcBorders>
          </w:tcPr>
          <w:p w14:paraId="41395657"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17" w:type="dxa"/>
            <w:gridSpan w:val="2"/>
            <w:tcBorders>
              <w:bottom w:val="single" w:sz="12" w:space="0" w:color="auto"/>
            </w:tcBorders>
          </w:tcPr>
          <w:p w14:paraId="4FB20D83" w14:textId="52E5D0FF" w:rsidR="00C5496A" w:rsidRPr="00AD20CE" w:rsidRDefault="00C27DA4" w:rsidP="00C5496A">
            <w:pPr>
              <w:autoSpaceDE/>
              <w:autoSpaceDN/>
              <w:adjustRightInd/>
              <w:spacing w:before="0" w:line="240" w:lineRule="auto"/>
              <w:ind w:left="-72" w:right="747"/>
              <w:rPr>
                <w:sz w:val="16"/>
                <w:szCs w:val="16"/>
                <w:lang w:val="ru-RU"/>
              </w:rPr>
            </w:pPr>
            <w:ins w:id="622" w:author="Kurmanov, Aidyn [STAMGazStroy LLP]" w:date="2025-12-17T14:27:00Z" w16du:dateUtc="2025-12-17T09:27:00Z">
              <w:r>
                <w:rPr>
                  <w:color w:val="auto"/>
                  <w:sz w:val="16"/>
                  <w:szCs w:val="24"/>
                  <w:lang w:val="ru-RU"/>
                </w:rPr>
                <w:t>С</w:t>
              </w:r>
              <w:r w:rsidRPr="00037A5B">
                <w:rPr>
                  <w:color w:val="auto"/>
                  <w:sz w:val="16"/>
                  <w:szCs w:val="24"/>
                  <w:lang w:val="ru-RU"/>
                </w:rPr>
                <w:t>м. листы технических данных изготовителя</w:t>
              </w:r>
            </w:ins>
            <w:del w:id="623" w:author="Kurmanov, Aidyn [STAMGazStroy LLP]" w:date="2025-12-17T14:27:00Z" w16du:dateUtc="2025-12-17T09:27:00Z">
              <w:r w:rsidR="00C5496A" w:rsidDel="00C27DA4">
                <w:rPr>
                  <w:color w:val="auto"/>
                  <w:sz w:val="16"/>
                  <w:szCs w:val="24"/>
                  <w:lang w:val="ru-RU"/>
                </w:rPr>
                <w:delText>0,</w:delText>
              </w:r>
              <w:r w:rsidR="00C5496A" w:rsidRPr="00733D94" w:rsidDel="00C27DA4">
                <w:rPr>
                  <w:color w:val="auto"/>
                  <w:sz w:val="16"/>
                  <w:szCs w:val="24"/>
                  <w:lang w:val="ru-RU"/>
                </w:rPr>
                <w:delText>203</w:delText>
              </w:r>
              <w:r w:rsidR="00C5496A" w:rsidDel="00C27DA4">
                <w:rPr>
                  <w:color w:val="auto"/>
                  <w:sz w:val="16"/>
                  <w:szCs w:val="24"/>
                  <w:lang w:val="ru-RU"/>
                </w:rPr>
                <w:delText xml:space="preserve"> – 0,</w:delText>
              </w:r>
              <w:r w:rsidR="00C5496A" w:rsidRPr="00733D94" w:rsidDel="00C27DA4">
                <w:rPr>
                  <w:color w:val="auto"/>
                  <w:sz w:val="16"/>
                  <w:szCs w:val="24"/>
                  <w:lang w:val="ru-RU"/>
                </w:rPr>
                <w:delText>3</w:delText>
              </w:r>
              <w:r w:rsidR="00C5496A" w:rsidRPr="008D1239" w:rsidDel="00C27DA4">
                <w:rPr>
                  <w:color w:val="auto"/>
                  <w:sz w:val="16"/>
                  <w:szCs w:val="24"/>
                  <w:lang w:val="ru-RU"/>
                </w:rPr>
                <w:delText>05</w:delText>
              </w:r>
              <w:r w:rsidR="00C5496A" w:rsidDel="00C27DA4">
                <w:rPr>
                  <w:color w:val="auto"/>
                  <w:sz w:val="16"/>
                  <w:szCs w:val="24"/>
                  <w:lang w:val="ru-RU"/>
                </w:rPr>
                <w:delText xml:space="preserve"> м</w:delText>
              </w:r>
              <w:r w:rsidR="00C5496A" w:rsidRPr="00037A5B" w:rsidDel="00C27DA4">
                <w:rPr>
                  <w:color w:val="auto"/>
                  <w:sz w:val="16"/>
                  <w:szCs w:val="24"/>
                  <w:lang w:val="ru-RU"/>
                </w:rPr>
                <w:delText xml:space="preserve">м. </w:delText>
              </w:r>
              <w:r w:rsidR="00C5496A" w:rsidRPr="00037A5B">
                <w:rPr>
                  <w:color w:val="auto"/>
                  <w:sz w:val="16"/>
                  <w:szCs w:val="24"/>
                  <w:lang w:val="ru-RU"/>
                </w:rPr>
                <w:delText>(</w:delText>
              </w:r>
              <w:r w:rsidR="00C5496A" w:rsidRPr="00733D94">
                <w:rPr>
                  <w:color w:val="auto"/>
                  <w:sz w:val="16"/>
                  <w:szCs w:val="24"/>
                  <w:lang w:val="ru-RU"/>
                </w:rPr>
                <w:delText>8</w:delText>
              </w:r>
              <w:r w:rsidR="00C5496A" w:rsidRPr="00037A5B">
                <w:rPr>
                  <w:color w:val="auto"/>
                  <w:sz w:val="16"/>
                  <w:szCs w:val="24"/>
                  <w:lang w:val="ru-RU"/>
                </w:rPr>
                <w:delText xml:space="preserve">,0 - </w:delText>
              </w:r>
              <w:r w:rsidR="00C5496A" w:rsidRPr="00733D94">
                <w:rPr>
                  <w:color w:val="auto"/>
                  <w:sz w:val="16"/>
                  <w:szCs w:val="24"/>
                  <w:lang w:val="ru-RU"/>
                </w:rPr>
                <w:delText>12</w:delText>
              </w:r>
              <w:r w:rsidR="00C5496A" w:rsidRPr="00037A5B">
                <w:rPr>
                  <w:color w:val="auto"/>
                  <w:sz w:val="16"/>
                  <w:szCs w:val="24"/>
                  <w:lang w:val="ru-RU"/>
                </w:rPr>
                <w:delText>,0 мил</w:delText>
              </w:r>
              <w:r w:rsidR="00C5496A">
                <w:rPr>
                  <w:color w:val="auto"/>
                  <w:sz w:val="16"/>
                  <w:szCs w:val="24"/>
                  <w:lang w:val="ru-RU"/>
                </w:rPr>
                <w:delText>о</w:delText>
              </w:r>
              <w:r w:rsidR="00C5496A" w:rsidRPr="00037A5B">
                <w:rPr>
                  <w:color w:val="auto"/>
                  <w:sz w:val="16"/>
                  <w:szCs w:val="24"/>
                  <w:lang w:val="ru-RU"/>
                </w:rPr>
                <w:delText>в) (для определения мин/макс толщины на слой см. листы технических данных изготовителя )</w:delText>
              </w:r>
            </w:del>
          </w:p>
        </w:tc>
        <w:tc>
          <w:tcPr>
            <w:tcW w:w="989" w:type="dxa"/>
            <w:tcBorders>
              <w:bottom w:val="single" w:sz="12" w:space="0" w:color="auto"/>
            </w:tcBorders>
          </w:tcPr>
          <w:p w14:paraId="7CBD467C" w14:textId="77777777" w:rsidR="00C5496A" w:rsidRPr="00057930" w:rsidRDefault="00C5496A" w:rsidP="00C5496A">
            <w:pPr>
              <w:autoSpaceDE/>
              <w:autoSpaceDN/>
              <w:adjustRightInd/>
              <w:spacing w:before="0" w:line="240" w:lineRule="auto"/>
              <w:ind w:left="-72"/>
              <w:rPr>
                <w:color w:val="auto"/>
                <w:sz w:val="16"/>
                <w:szCs w:val="24"/>
                <w:lang w:val="ru-RU"/>
              </w:rPr>
            </w:pPr>
          </w:p>
        </w:tc>
        <w:tc>
          <w:tcPr>
            <w:tcW w:w="4042" w:type="dxa"/>
            <w:gridSpan w:val="3"/>
            <w:vMerge/>
            <w:tcBorders>
              <w:bottom w:val="single" w:sz="12" w:space="0" w:color="auto"/>
            </w:tcBorders>
            <w:vAlign w:val="center"/>
          </w:tcPr>
          <w:p w14:paraId="0445F278" w14:textId="77777777" w:rsidR="00C5496A" w:rsidRPr="006952A6" w:rsidRDefault="00C5496A" w:rsidP="00C5496A">
            <w:pPr>
              <w:rPr>
                <w:color w:val="auto"/>
                <w:lang w:val="ru-RU"/>
              </w:rPr>
            </w:pPr>
          </w:p>
        </w:tc>
      </w:tr>
      <w:tr w:rsidR="00C5496A" w:rsidRPr="0005732F" w14:paraId="7C0CA308" w14:textId="77777777" w:rsidTr="00D750DA">
        <w:trPr>
          <w:trHeight w:val="360"/>
          <w:jc w:val="center"/>
        </w:trPr>
        <w:tc>
          <w:tcPr>
            <w:tcW w:w="2284" w:type="dxa"/>
            <w:gridSpan w:val="3"/>
            <w:tcBorders>
              <w:top w:val="single" w:sz="12" w:space="0" w:color="auto"/>
              <w:left w:val="single" w:sz="12" w:space="0" w:color="auto"/>
              <w:bottom w:val="single" w:sz="12" w:space="0" w:color="auto"/>
            </w:tcBorders>
            <w:shd w:val="clear" w:color="auto" w:fill="000000"/>
            <w:vAlign w:val="center"/>
          </w:tcPr>
          <w:p w14:paraId="1059927D"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874" w:type="dxa"/>
            <w:tcBorders>
              <w:top w:val="single" w:sz="12" w:space="0" w:color="auto"/>
              <w:bottom w:val="single" w:sz="12" w:space="0" w:color="auto"/>
            </w:tcBorders>
            <w:shd w:val="clear" w:color="auto" w:fill="000000"/>
            <w:vAlign w:val="center"/>
          </w:tcPr>
          <w:p w14:paraId="57558852" w14:textId="77777777" w:rsidR="00C5496A" w:rsidRPr="008E5938" w:rsidRDefault="00C5496A" w:rsidP="00F029EB">
            <w:pPr>
              <w:autoSpaceDE/>
              <w:autoSpaceDN/>
              <w:adjustRightInd/>
              <w:spacing w:before="0" w:line="240" w:lineRule="auto"/>
              <w:ind w:left="194"/>
              <w:rPr>
                <w:b/>
                <w:color w:val="auto"/>
                <w:w w:val="0"/>
                <w:sz w:val="16"/>
                <w:szCs w:val="24"/>
                <w:lang w:val="ru-RU"/>
              </w:rPr>
            </w:pPr>
            <w:r w:rsidRPr="008E5938">
              <w:rPr>
                <w:b/>
                <w:color w:val="auto"/>
                <w:sz w:val="16"/>
                <w:szCs w:val="24"/>
                <w:lang w:val="ru-RU"/>
              </w:rPr>
              <w:t>Изготовитель</w:t>
            </w:r>
          </w:p>
        </w:tc>
        <w:tc>
          <w:tcPr>
            <w:tcW w:w="2693" w:type="dxa"/>
            <w:gridSpan w:val="2"/>
            <w:tcBorders>
              <w:top w:val="single" w:sz="12" w:space="0" w:color="auto"/>
              <w:bottom w:val="single" w:sz="12" w:space="0" w:color="auto"/>
            </w:tcBorders>
            <w:shd w:val="clear" w:color="auto" w:fill="000000"/>
            <w:vAlign w:val="center"/>
          </w:tcPr>
          <w:p w14:paraId="075B9380" w14:textId="77777777" w:rsidR="00C5496A" w:rsidRPr="008E5938" w:rsidRDefault="00C5496A" w:rsidP="00F029EB">
            <w:pPr>
              <w:autoSpaceDE/>
              <w:autoSpaceDN/>
              <w:adjustRightInd/>
              <w:spacing w:before="0" w:line="240" w:lineRule="auto"/>
              <w:ind w:left="155"/>
              <w:rPr>
                <w:b/>
                <w:color w:val="auto"/>
                <w:w w:val="0"/>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5F364394"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367" w:type="dxa"/>
            <w:tcBorders>
              <w:top w:val="single" w:sz="12" w:space="0" w:color="auto"/>
              <w:bottom w:val="single" w:sz="12" w:space="0" w:color="auto"/>
              <w:right w:val="single" w:sz="12" w:space="0" w:color="auto"/>
            </w:tcBorders>
            <w:shd w:val="clear" w:color="auto" w:fill="000000"/>
            <w:vAlign w:val="center"/>
          </w:tcPr>
          <w:p w14:paraId="3FCB79CE" w14:textId="77777777" w:rsidR="00C5496A" w:rsidRPr="008E5938" w:rsidRDefault="00C5496A"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C5496A" w:rsidRPr="00333E58" w14:paraId="175E4B30" w14:textId="77777777" w:rsidTr="00D750DA">
        <w:trPr>
          <w:trHeight w:val="288"/>
          <w:jc w:val="center"/>
        </w:trPr>
        <w:tc>
          <w:tcPr>
            <w:tcW w:w="2284" w:type="dxa"/>
            <w:gridSpan w:val="3"/>
            <w:tcBorders>
              <w:bottom w:val="single" w:sz="12" w:space="0" w:color="auto"/>
            </w:tcBorders>
            <w:vAlign w:val="center"/>
          </w:tcPr>
          <w:p w14:paraId="0BD769E3" w14:textId="77777777" w:rsidR="00C5496A" w:rsidRPr="0005732F" w:rsidRDefault="00C5496A" w:rsidP="00C5496A">
            <w:pPr>
              <w:autoSpaceDE/>
              <w:autoSpaceDN/>
              <w:adjustRightInd/>
              <w:spacing w:before="0" w:line="240" w:lineRule="auto"/>
              <w:ind w:left="0"/>
              <w:rPr>
                <w:i/>
                <w:color w:val="auto"/>
                <w:sz w:val="14"/>
                <w:szCs w:val="14"/>
              </w:rPr>
            </w:pPr>
            <w:r w:rsidRPr="00AC483C">
              <w:rPr>
                <w:b/>
                <w:color w:val="auto"/>
                <w:sz w:val="16"/>
                <w:szCs w:val="24"/>
                <w:lang w:val="ru-RU"/>
              </w:rPr>
              <w:t>ГРУНТ</w:t>
            </w:r>
          </w:p>
        </w:tc>
        <w:tc>
          <w:tcPr>
            <w:tcW w:w="7905" w:type="dxa"/>
            <w:gridSpan w:val="5"/>
            <w:tcBorders>
              <w:bottom w:val="single" w:sz="12" w:space="0" w:color="auto"/>
            </w:tcBorders>
            <w:vAlign w:val="center"/>
          </w:tcPr>
          <w:p w14:paraId="6205E63B" w14:textId="77777777" w:rsidR="00C5496A" w:rsidRPr="006952A6" w:rsidRDefault="00C5496A" w:rsidP="00F029EB">
            <w:pPr>
              <w:autoSpaceDE/>
              <w:autoSpaceDN/>
              <w:adjustRightInd/>
              <w:spacing w:before="0" w:line="240" w:lineRule="auto"/>
              <w:ind w:left="194"/>
              <w:rPr>
                <w:i/>
                <w:color w:val="auto"/>
                <w:w w:val="0"/>
                <w:sz w:val="14"/>
                <w:szCs w:val="14"/>
                <w:lang w:val="ru-RU"/>
              </w:rPr>
            </w:pPr>
            <w:r w:rsidRPr="00545833">
              <w:rPr>
                <w:i/>
                <w:color w:val="auto"/>
                <w:sz w:val="14"/>
                <w:szCs w:val="24"/>
                <w:lang w:val="ru-RU"/>
              </w:rPr>
              <w:t>Как правило данные покрытия самогрунтующиеся; однако в случае, когда требуется грунт, следует руководствоваться рекомендациями изготовителя.</w:t>
            </w:r>
          </w:p>
        </w:tc>
      </w:tr>
      <w:tr w:rsidR="00C5496A" w:rsidRPr="0005732F" w14:paraId="20B16EA4" w14:textId="77777777" w:rsidTr="00D750DA">
        <w:trPr>
          <w:trHeight w:val="288"/>
          <w:jc w:val="center"/>
        </w:trPr>
        <w:tc>
          <w:tcPr>
            <w:tcW w:w="2284" w:type="dxa"/>
            <w:gridSpan w:val="3"/>
            <w:vAlign w:val="center"/>
          </w:tcPr>
          <w:p w14:paraId="17773D8B" w14:textId="77777777" w:rsidR="00C5496A" w:rsidRPr="00AC483C" w:rsidRDefault="00C5496A"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ПЕРВЫЙ СЛОЙ</w:t>
            </w:r>
          </w:p>
        </w:tc>
        <w:tc>
          <w:tcPr>
            <w:tcW w:w="2874" w:type="dxa"/>
          </w:tcPr>
          <w:p w14:paraId="5480AD73" w14:textId="77777777" w:rsidR="00C5496A" w:rsidRPr="00AC6690" w:rsidRDefault="00C5496A" w:rsidP="00C5496A">
            <w:pPr>
              <w:autoSpaceDE/>
              <w:autoSpaceDN/>
              <w:adjustRightInd/>
              <w:spacing w:before="0" w:line="240" w:lineRule="auto"/>
              <w:ind w:left="149"/>
              <w:rPr>
                <w:sz w:val="16"/>
                <w:szCs w:val="16"/>
              </w:rPr>
            </w:pPr>
            <w:r w:rsidRPr="00AC6690">
              <w:rPr>
                <w:sz w:val="16"/>
                <w:szCs w:val="16"/>
              </w:rPr>
              <w:t>Carboline</w:t>
            </w:r>
          </w:p>
        </w:tc>
        <w:tc>
          <w:tcPr>
            <w:tcW w:w="2693" w:type="dxa"/>
            <w:gridSpan w:val="2"/>
          </w:tcPr>
          <w:p w14:paraId="678AF835" w14:textId="77777777" w:rsidR="00C5496A" w:rsidRPr="002B6DB6" w:rsidRDefault="00C5496A" w:rsidP="00C5496A">
            <w:pPr>
              <w:autoSpaceDE/>
              <w:autoSpaceDN/>
              <w:adjustRightInd/>
              <w:spacing w:before="0" w:line="240" w:lineRule="auto"/>
              <w:ind w:left="142"/>
              <w:rPr>
                <w:sz w:val="16"/>
                <w:szCs w:val="16"/>
              </w:rPr>
            </w:pPr>
            <w:r w:rsidRPr="002B6DB6">
              <w:rPr>
                <w:sz w:val="16"/>
                <w:szCs w:val="16"/>
              </w:rPr>
              <w:t>Phenoline 1205</w:t>
            </w:r>
          </w:p>
        </w:tc>
        <w:tc>
          <w:tcPr>
            <w:tcW w:w="971" w:type="dxa"/>
            <w:vAlign w:val="center"/>
          </w:tcPr>
          <w:p w14:paraId="5960E484" w14:textId="37ED5286" w:rsidR="00C5496A" w:rsidRPr="002B6DB6" w:rsidRDefault="00ED6C22" w:rsidP="00C5496A">
            <w:pPr>
              <w:autoSpaceDE/>
              <w:autoSpaceDN/>
              <w:adjustRightInd/>
              <w:spacing w:before="0" w:line="240" w:lineRule="auto"/>
              <w:ind w:left="0"/>
              <w:jc w:val="center"/>
              <w:rPr>
                <w:sz w:val="16"/>
                <w:szCs w:val="16"/>
              </w:rPr>
            </w:pPr>
            <w:r w:rsidRPr="002B6DB6">
              <w:rPr>
                <w:sz w:val="16"/>
                <w:szCs w:val="16"/>
              </w:rPr>
              <w:t>250</w:t>
            </w:r>
          </w:p>
        </w:tc>
        <w:tc>
          <w:tcPr>
            <w:tcW w:w="1367" w:type="dxa"/>
          </w:tcPr>
          <w:p w14:paraId="752B7EEE" w14:textId="77777777" w:rsidR="00C5496A" w:rsidRPr="002B6DB6" w:rsidRDefault="00C5496A" w:rsidP="00C5496A">
            <w:pPr>
              <w:widowControl w:val="0"/>
              <w:spacing w:before="49" w:line="240" w:lineRule="auto"/>
              <w:ind w:left="347" w:right="-20" w:hanging="298"/>
              <w:rPr>
                <w:sz w:val="24"/>
                <w:szCs w:val="24"/>
              </w:rPr>
            </w:pPr>
            <w:r w:rsidRPr="002B6DB6">
              <w:rPr>
                <w:sz w:val="16"/>
                <w:szCs w:val="16"/>
              </w:rPr>
              <w:t>82°C(180</w:t>
            </w:r>
            <w:r w:rsidRPr="002B6DB6">
              <w:rPr>
                <w:spacing w:val="1"/>
                <w:sz w:val="16"/>
                <w:szCs w:val="16"/>
              </w:rPr>
              <w:t>°</w:t>
            </w:r>
            <w:r w:rsidRPr="002B6DB6">
              <w:rPr>
                <w:sz w:val="16"/>
                <w:szCs w:val="16"/>
              </w:rPr>
              <w:t>F)</w:t>
            </w:r>
          </w:p>
        </w:tc>
      </w:tr>
      <w:tr w:rsidR="006A2AE5" w:rsidRPr="0005732F" w14:paraId="2D8AAE14" w14:textId="77777777" w:rsidTr="00C938F5">
        <w:trPr>
          <w:trHeight w:val="400"/>
          <w:jc w:val="center"/>
        </w:trPr>
        <w:tc>
          <w:tcPr>
            <w:tcW w:w="2284" w:type="dxa"/>
            <w:gridSpan w:val="3"/>
            <w:vAlign w:val="center"/>
          </w:tcPr>
          <w:p w14:paraId="6E9BA46D" w14:textId="77777777" w:rsidR="006A2AE5" w:rsidRPr="00AC483C" w:rsidDel="006A2AE5" w:rsidRDefault="006A2AE5" w:rsidP="00C5496A">
            <w:pPr>
              <w:autoSpaceDE/>
              <w:autoSpaceDN/>
              <w:adjustRightInd/>
              <w:spacing w:before="0" w:line="240" w:lineRule="auto"/>
              <w:ind w:left="0"/>
              <w:rPr>
                <w:b/>
                <w:color w:val="auto"/>
                <w:sz w:val="16"/>
                <w:szCs w:val="24"/>
                <w:lang w:val="ru-RU"/>
              </w:rPr>
            </w:pPr>
          </w:p>
        </w:tc>
        <w:tc>
          <w:tcPr>
            <w:tcW w:w="2874" w:type="dxa"/>
          </w:tcPr>
          <w:p w14:paraId="7BE17B65" w14:textId="77777777" w:rsidR="006A2AE5" w:rsidRPr="00AC6690" w:rsidRDefault="006A2AE5" w:rsidP="00C5496A">
            <w:pPr>
              <w:autoSpaceDE/>
              <w:autoSpaceDN/>
              <w:adjustRightInd/>
              <w:spacing w:before="0" w:line="240" w:lineRule="auto"/>
              <w:ind w:left="149"/>
              <w:rPr>
                <w:sz w:val="16"/>
                <w:szCs w:val="16"/>
              </w:rPr>
            </w:pPr>
            <w:r>
              <w:rPr>
                <w:sz w:val="16"/>
                <w:szCs w:val="16"/>
              </w:rPr>
              <w:t>Belzona</w:t>
            </w:r>
          </w:p>
        </w:tc>
        <w:tc>
          <w:tcPr>
            <w:tcW w:w="2693" w:type="dxa"/>
            <w:gridSpan w:val="2"/>
          </w:tcPr>
          <w:p w14:paraId="1447C65C" w14:textId="626C12E0" w:rsidR="006A2AE5" w:rsidRPr="002B6DB6" w:rsidRDefault="006A2AE5" w:rsidP="006A2AE5">
            <w:pPr>
              <w:autoSpaceDE/>
              <w:autoSpaceDN/>
              <w:adjustRightInd/>
              <w:spacing w:before="0" w:line="240" w:lineRule="auto"/>
              <w:ind w:left="142"/>
              <w:rPr>
                <w:sz w:val="16"/>
                <w:szCs w:val="16"/>
              </w:rPr>
            </w:pPr>
            <w:r w:rsidRPr="002B6DB6">
              <w:rPr>
                <w:sz w:val="16"/>
                <w:szCs w:val="16"/>
              </w:rPr>
              <w:t>5891</w:t>
            </w:r>
          </w:p>
          <w:p w14:paraId="04B09763" w14:textId="21907335" w:rsidR="006A2AE5" w:rsidRPr="002B6DB6" w:rsidRDefault="006A2AE5" w:rsidP="00C5496A">
            <w:pPr>
              <w:autoSpaceDE/>
              <w:autoSpaceDN/>
              <w:adjustRightInd/>
              <w:spacing w:before="0" w:line="240" w:lineRule="auto"/>
              <w:ind w:left="142"/>
              <w:rPr>
                <w:sz w:val="16"/>
                <w:szCs w:val="16"/>
              </w:rPr>
            </w:pPr>
            <w:r w:rsidRPr="002B6DB6">
              <w:rPr>
                <w:sz w:val="16"/>
                <w:szCs w:val="16"/>
              </w:rPr>
              <w:t>1593</w:t>
            </w:r>
            <w:r w:rsidR="00027246" w:rsidRPr="002B6DB6">
              <w:rPr>
                <w:sz w:val="16"/>
                <w:szCs w:val="16"/>
              </w:rPr>
              <w:t>(Trowel)</w:t>
            </w:r>
          </w:p>
        </w:tc>
        <w:tc>
          <w:tcPr>
            <w:tcW w:w="971" w:type="dxa"/>
            <w:vAlign w:val="center"/>
          </w:tcPr>
          <w:p w14:paraId="42148F08" w14:textId="3E3EB6AC" w:rsidR="006A2AE5" w:rsidRPr="002B6DB6" w:rsidRDefault="006A2AE5" w:rsidP="006A2AE5">
            <w:pPr>
              <w:autoSpaceDE/>
              <w:autoSpaceDN/>
              <w:adjustRightInd/>
              <w:spacing w:before="0" w:line="240" w:lineRule="auto"/>
              <w:ind w:left="0"/>
              <w:jc w:val="center"/>
              <w:rPr>
                <w:sz w:val="16"/>
                <w:szCs w:val="16"/>
                <w:lang w:val="ru-RU"/>
              </w:rPr>
            </w:pPr>
            <w:r w:rsidRPr="002B6DB6">
              <w:rPr>
                <w:sz w:val="16"/>
                <w:szCs w:val="16"/>
              </w:rPr>
              <w:t>2</w:t>
            </w:r>
          </w:p>
          <w:p w14:paraId="29C009CA"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11</w:t>
            </w:r>
          </w:p>
        </w:tc>
        <w:tc>
          <w:tcPr>
            <w:tcW w:w="1367" w:type="dxa"/>
          </w:tcPr>
          <w:p w14:paraId="20C0CA31" w14:textId="06F2BCAE" w:rsidR="006A2AE5" w:rsidRPr="002B6DB6" w:rsidRDefault="006A2AE5" w:rsidP="00D750DA">
            <w:pPr>
              <w:widowControl w:val="0"/>
              <w:spacing w:before="43" w:line="240" w:lineRule="auto"/>
              <w:ind w:left="347" w:right="-20" w:hanging="298"/>
              <w:rPr>
                <w:sz w:val="16"/>
                <w:szCs w:val="16"/>
                <w:lang w:val="ru-RU"/>
              </w:rPr>
            </w:pPr>
            <w:r w:rsidRPr="002B6DB6">
              <w:rPr>
                <w:sz w:val="16"/>
                <w:szCs w:val="16"/>
              </w:rPr>
              <w:t>90°C(194°F)</w:t>
            </w:r>
          </w:p>
          <w:p w14:paraId="1F196D81" w14:textId="77777777" w:rsidR="006A2AE5" w:rsidRPr="002B6DB6" w:rsidRDefault="006A2AE5" w:rsidP="00D750DA">
            <w:pPr>
              <w:widowControl w:val="0"/>
              <w:spacing w:before="43" w:line="240" w:lineRule="auto"/>
              <w:ind w:left="0" w:right="-20"/>
              <w:rPr>
                <w:sz w:val="16"/>
                <w:szCs w:val="16"/>
                <w:lang w:val="ru-RU"/>
              </w:rPr>
            </w:pPr>
            <w:r w:rsidRPr="002B6DB6">
              <w:rPr>
                <w:sz w:val="16"/>
                <w:szCs w:val="16"/>
              </w:rPr>
              <w:t>160°C(320°F)</w:t>
            </w:r>
          </w:p>
        </w:tc>
      </w:tr>
      <w:tr w:rsidR="00321D30" w:rsidRPr="0005732F" w14:paraId="78604338" w14:textId="77777777" w:rsidTr="00984B75">
        <w:trPr>
          <w:trHeight w:val="288"/>
          <w:jc w:val="center"/>
        </w:trPr>
        <w:tc>
          <w:tcPr>
            <w:tcW w:w="2284" w:type="dxa"/>
            <w:gridSpan w:val="3"/>
            <w:vAlign w:val="center"/>
          </w:tcPr>
          <w:p w14:paraId="15C1000F" w14:textId="77777777" w:rsidR="00321D30" w:rsidRPr="00AC483C" w:rsidRDefault="00321D30" w:rsidP="00984B75">
            <w:pPr>
              <w:autoSpaceDE/>
              <w:autoSpaceDN/>
              <w:adjustRightInd/>
              <w:spacing w:before="0" w:line="240" w:lineRule="auto"/>
              <w:ind w:left="0"/>
              <w:rPr>
                <w:b/>
                <w:color w:val="auto"/>
                <w:sz w:val="16"/>
                <w:szCs w:val="24"/>
                <w:lang w:val="ru-RU"/>
              </w:rPr>
            </w:pPr>
          </w:p>
        </w:tc>
        <w:tc>
          <w:tcPr>
            <w:tcW w:w="2874" w:type="dxa"/>
          </w:tcPr>
          <w:p w14:paraId="282C0536" w14:textId="77777777" w:rsidR="00321D30" w:rsidRPr="00AC6690" w:rsidRDefault="00321D30" w:rsidP="00984B75">
            <w:pPr>
              <w:autoSpaceDE/>
              <w:autoSpaceDN/>
              <w:adjustRightInd/>
              <w:spacing w:before="0" w:line="240" w:lineRule="auto"/>
              <w:ind w:left="149"/>
              <w:rPr>
                <w:sz w:val="16"/>
                <w:szCs w:val="16"/>
              </w:rPr>
            </w:pPr>
            <w:r w:rsidRPr="00AC6690">
              <w:rPr>
                <w:sz w:val="16"/>
                <w:szCs w:val="16"/>
              </w:rPr>
              <w:t>Hempel Coatings (USA), Inc.</w:t>
            </w:r>
          </w:p>
        </w:tc>
        <w:tc>
          <w:tcPr>
            <w:tcW w:w="2693" w:type="dxa"/>
            <w:gridSpan w:val="2"/>
          </w:tcPr>
          <w:p w14:paraId="3BD0A037" w14:textId="77777777" w:rsidR="00321D30" w:rsidRPr="002B6DB6" w:rsidRDefault="00321D30" w:rsidP="00984B75">
            <w:pPr>
              <w:autoSpaceDE/>
              <w:autoSpaceDN/>
              <w:adjustRightInd/>
              <w:spacing w:before="0" w:line="240" w:lineRule="auto"/>
              <w:ind w:left="142"/>
              <w:rPr>
                <w:sz w:val="16"/>
                <w:szCs w:val="16"/>
              </w:rPr>
            </w:pPr>
            <w:proofErr w:type="spellStart"/>
            <w:r w:rsidRPr="002B6DB6">
              <w:rPr>
                <w:sz w:val="16"/>
                <w:szCs w:val="16"/>
              </w:rPr>
              <w:t>Hempadur</w:t>
            </w:r>
            <w:proofErr w:type="spellEnd"/>
            <w:r w:rsidRPr="002B6DB6">
              <w:rPr>
                <w:sz w:val="16"/>
                <w:szCs w:val="16"/>
              </w:rPr>
              <w:t xml:space="preserve"> 85671</w:t>
            </w:r>
          </w:p>
        </w:tc>
        <w:tc>
          <w:tcPr>
            <w:tcW w:w="971" w:type="dxa"/>
            <w:vAlign w:val="center"/>
          </w:tcPr>
          <w:p w14:paraId="4D9F2F47" w14:textId="77777777" w:rsidR="00321D30" w:rsidRPr="002B6DB6" w:rsidRDefault="00321D30" w:rsidP="00984B75">
            <w:pPr>
              <w:autoSpaceDE/>
              <w:autoSpaceDN/>
              <w:adjustRightInd/>
              <w:spacing w:before="0" w:line="240" w:lineRule="auto"/>
              <w:ind w:left="0"/>
              <w:jc w:val="center"/>
              <w:rPr>
                <w:sz w:val="16"/>
                <w:szCs w:val="16"/>
              </w:rPr>
            </w:pPr>
            <w:r w:rsidRPr="002B6DB6">
              <w:rPr>
                <w:sz w:val="16"/>
                <w:szCs w:val="16"/>
              </w:rPr>
              <w:t>316</w:t>
            </w:r>
          </w:p>
        </w:tc>
        <w:tc>
          <w:tcPr>
            <w:tcW w:w="1367" w:type="dxa"/>
          </w:tcPr>
          <w:p w14:paraId="6EE593B4" w14:textId="77777777" w:rsidR="00321D30" w:rsidRPr="002B6DB6" w:rsidRDefault="00321D30" w:rsidP="00984B75">
            <w:pPr>
              <w:widowControl w:val="0"/>
              <w:spacing w:before="43" w:line="240" w:lineRule="auto"/>
              <w:ind w:left="347" w:right="-20" w:hanging="298"/>
              <w:rPr>
                <w:sz w:val="24"/>
                <w:szCs w:val="24"/>
              </w:rPr>
            </w:pPr>
            <w:r w:rsidRPr="002B6DB6">
              <w:rPr>
                <w:sz w:val="16"/>
                <w:szCs w:val="16"/>
              </w:rPr>
              <w:t>82°C(180</w:t>
            </w:r>
            <w:r w:rsidRPr="002B6DB6">
              <w:rPr>
                <w:spacing w:val="1"/>
                <w:sz w:val="16"/>
                <w:szCs w:val="16"/>
              </w:rPr>
              <w:t>°</w:t>
            </w:r>
            <w:r w:rsidRPr="002B6DB6">
              <w:rPr>
                <w:sz w:val="16"/>
                <w:szCs w:val="16"/>
              </w:rPr>
              <w:t>F)</w:t>
            </w:r>
          </w:p>
        </w:tc>
      </w:tr>
      <w:tr w:rsidR="006A2AE5" w:rsidRPr="0005732F" w14:paraId="236E1400" w14:textId="77777777" w:rsidTr="00D750DA">
        <w:trPr>
          <w:trHeight w:val="288"/>
          <w:jc w:val="center"/>
        </w:trPr>
        <w:tc>
          <w:tcPr>
            <w:tcW w:w="2284" w:type="dxa"/>
            <w:gridSpan w:val="3"/>
            <w:vMerge w:val="restart"/>
            <w:vAlign w:val="center"/>
          </w:tcPr>
          <w:p w14:paraId="3C45024B" w14:textId="77777777" w:rsidR="006A2AE5" w:rsidRPr="002C21FF" w:rsidRDefault="006A2AE5"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74" w:type="dxa"/>
          </w:tcPr>
          <w:p w14:paraId="3E75C698" w14:textId="77777777" w:rsidR="006A2AE5" w:rsidRPr="00AC6690" w:rsidRDefault="006A2AE5" w:rsidP="00C5496A">
            <w:pPr>
              <w:autoSpaceDE/>
              <w:autoSpaceDN/>
              <w:adjustRightInd/>
              <w:spacing w:before="0" w:line="240" w:lineRule="auto"/>
              <w:ind w:left="149"/>
              <w:rPr>
                <w:sz w:val="16"/>
                <w:szCs w:val="16"/>
              </w:rPr>
            </w:pPr>
            <w:r>
              <w:rPr>
                <w:sz w:val="16"/>
                <w:szCs w:val="16"/>
              </w:rPr>
              <w:t>International</w:t>
            </w:r>
          </w:p>
        </w:tc>
        <w:tc>
          <w:tcPr>
            <w:tcW w:w="2693" w:type="dxa"/>
            <w:gridSpan w:val="2"/>
          </w:tcPr>
          <w:p w14:paraId="47509CC5" w14:textId="77777777" w:rsidR="006A2AE5" w:rsidRPr="002B6DB6" w:rsidRDefault="006A2AE5" w:rsidP="00C5496A">
            <w:pPr>
              <w:autoSpaceDE/>
              <w:autoSpaceDN/>
              <w:adjustRightInd/>
              <w:spacing w:before="0" w:line="240" w:lineRule="auto"/>
              <w:ind w:left="142"/>
              <w:rPr>
                <w:sz w:val="16"/>
                <w:szCs w:val="16"/>
              </w:rPr>
            </w:pPr>
            <w:r w:rsidRPr="002B6DB6">
              <w:rPr>
                <w:sz w:val="16"/>
                <w:szCs w:val="16"/>
              </w:rPr>
              <w:t>Interline 994</w:t>
            </w:r>
          </w:p>
        </w:tc>
        <w:tc>
          <w:tcPr>
            <w:tcW w:w="971" w:type="dxa"/>
            <w:vAlign w:val="center"/>
          </w:tcPr>
          <w:p w14:paraId="7A9B0C74"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187</w:t>
            </w:r>
          </w:p>
        </w:tc>
        <w:tc>
          <w:tcPr>
            <w:tcW w:w="1367" w:type="dxa"/>
          </w:tcPr>
          <w:p w14:paraId="2939A4A5" w14:textId="77777777" w:rsidR="006A2AE5" w:rsidRPr="002B6DB6" w:rsidRDefault="006A2AE5" w:rsidP="00C5496A">
            <w:pPr>
              <w:widowControl w:val="0"/>
              <w:spacing w:before="64" w:line="240" w:lineRule="auto"/>
              <w:ind w:left="347" w:right="-20" w:hanging="298"/>
              <w:rPr>
                <w:sz w:val="24"/>
                <w:szCs w:val="24"/>
              </w:rPr>
            </w:pPr>
            <w:r w:rsidRPr="002B6DB6">
              <w:rPr>
                <w:sz w:val="16"/>
                <w:szCs w:val="16"/>
              </w:rPr>
              <w:t>95°C(203</w:t>
            </w:r>
            <w:r w:rsidRPr="002B6DB6">
              <w:rPr>
                <w:spacing w:val="1"/>
                <w:sz w:val="16"/>
                <w:szCs w:val="16"/>
              </w:rPr>
              <w:t>°</w:t>
            </w:r>
            <w:r w:rsidRPr="002B6DB6">
              <w:rPr>
                <w:sz w:val="16"/>
                <w:szCs w:val="16"/>
              </w:rPr>
              <w:t>F)</w:t>
            </w:r>
          </w:p>
        </w:tc>
      </w:tr>
      <w:tr w:rsidR="006A2AE5" w:rsidRPr="0005732F" w14:paraId="3F694200" w14:textId="77777777" w:rsidTr="00D750DA">
        <w:trPr>
          <w:trHeight w:val="288"/>
          <w:jc w:val="center"/>
        </w:trPr>
        <w:tc>
          <w:tcPr>
            <w:tcW w:w="2284" w:type="dxa"/>
            <w:gridSpan w:val="3"/>
            <w:vMerge/>
            <w:vAlign w:val="center"/>
          </w:tcPr>
          <w:p w14:paraId="51021778" w14:textId="77777777" w:rsidR="006A2AE5" w:rsidRDefault="006A2AE5" w:rsidP="00C5496A">
            <w:pPr>
              <w:autoSpaceDE/>
              <w:autoSpaceDN/>
              <w:adjustRightInd/>
              <w:spacing w:before="0" w:line="240" w:lineRule="auto"/>
              <w:ind w:left="0"/>
              <w:rPr>
                <w:b/>
                <w:color w:val="auto"/>
                <w:sz w:val="16"/>
                <w:szCs w:val="24"/>
                <w:lang w:val="ru-RU"/>
              </w:rPr>
            </w:pPr>
          </w:p>
        </w:tc>
        <w:tc>
          <w:tcPr>
            <w:tcW w:w="2874" w:type="dxa"/>
          </w:tcPr>
          <w:p w14:paraId="584B3DC5" w14:textId="77777777" w:rsidR="006A2AE5" w:rsidRPr="00AC6690" w:rsidRDefault="006A2AE5" w:rsidP="006A2AE5">
            <w:pPr>
              <w:autoSpaceDE/>
              <w:autoSpaceDN/>
              <w:adjustRightInd/>
              <w:spacing w:before="0" w:line="240" w:lineRule="auto"/>
              <w:ind w:left="149"/>
              <w:rPr>
                <w:sz w:val="16"/>
                <w:szCs w:val="16"/>
              </w:rPr>
            </w:pPr>
            <w:r w:rsidRPr="0023647C">
              <w:rPr>
                <w:sz w:val="16"/>
                <w:szCs w:val="16"/>
              </w:rPr>
              <w:t xml:space="preserve">International </w:t>
            </w:r>
          </w:p>
        </w:tc>
        <w:tc>
          <w:tcPr>
            <w:tcW w:w="2693" w:type="dxa"/>
            <w:gridSpan w:val="2"/>
          </w:tcPr>
          <w:p w14:paraId="598D8CFA" w14:textId="3525B36C" w:rsidR="006A2AE5" w:rsidRPr="002B6DB6" w:rsidRDefault="005D7BF2" w:rsidP="00C5496A">
            <w:pPr>
              <w:autoSpaceDE/>
              <w:autoSpaceDN/>
              <w:adjustRightInd/>
              <w:spacing w:before="0" w:line="240" w:lineRule="auto"/>
              <w:ind w:left="142"/>
              <w:rPr>
                <w:sz w:val="16"/>
                <w:szCs w:val="16"/>
              </w:rPr>
            </w:pPr>
            <w:r w:rsidRPr="002B6DB6">
              <w:rPr>
                <w:sz w:val="16"/>
                <w:szCs w:val="16"/>
              </w:rPr>
              <w:t>Enviroline</w:t>
            </w:r>
            <w:r w:rsidRPr="002B6DB6">
              <w:rPr>
                <w:sz w:val="16"/>
                <w:szCs w:val="16"/>
                <w:lang w:val="ru-RU"/>
              </w:rPr>
              <w:t xml:space="preserve"> </w:t>
            </w:r>
            <w:r w:rsidR="006A2AE5" w:rsidRPr="002B6DB6">
              <w:rPr>
                <w:sz w:val="16"/>
                <w:szCs w:val="16"/>
              </w:rPr>
              <w:t>405 series*</w:t>
            </w:r>
          </w:p>
        </w:tc>
        <w:tc>
          <w:tcPr>
            <w:tcW w:w="971" w:type="dxa"/>
            <w:vAlign w:val="center"/>
          </w:tcPr>
          <w:p w14:paraId="26662791"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24-65</w:t>
            </w:r>
          </w:p>
        </w:tc>
        <w:tc>
          <w:tcPr>
            <w:tcW w:w="1367" w:type="dxa"/>
          </w:tcPr>
          <w:p w14:paraId="3808A9DD" w14:textId="77777777" w:rsidR="006A2AE5" w:rsidRPr="002B6DB6" w:rsidRDefault="006A2AE5" w:rsidP="00C5496A">
            <w:pPr>
              <w:widowControl w:val="0"/>
              <w:spacing w:before="64" w:line="240" w:lineRule="auto"/>
              <w:ind w:left="347" w:right="-20" w:hanging="298"/>
              <w:rPr>
                <w:sz w:val="16"/>
                <w:szCs w:val="16"/>
              </w:rPr>
            </w:pPr>
            <w:r w:rsidRPr="002B6DB6">
              <w:rPr>
                <w:sz w:val="16"/>
                <w:szCs w:val="16"/>
              </w:rPr>
              <w:t>93°C(200</w:t>
            </w:r>
            <w:r w:rsidRPr="002B6DB6">
              <w:rPr>
                <w:spacing w:val="1"/>
                <w:sz w:val="16"/>
                <w:szCs w:val="16"/>
              </w:rPr>
              <w:t>°</w:t>
            </w:r>
            <w:r w:rsidRPr="002B6DB6">
              <w:rPr>
                <w:sz w:val="16"/>
                <w:szCs w:val="16"/>
              </w:rPr>
              <w:t>F)</w:t>
            </w:r>
          </w:p>
        </w:tc>
      </w:tr>
      <w:tr w:rsidR="006A2AE5" w:rsidRPr="0005732F" w14:paraId="4F124854" w14:textId="77777777" w:rsidTr="00D750DA">
        <w:trPr>
          <w:trHeight w:val="288"/>
          <w:jc w:val="center"/>
        </w:trPr>
        <w:tc>
          <w:tcPr>
            <w:tcW w:w="2284" w:type="dxa"/>
            <w:gridSpan w:val="3"/>
            <w:vAlign w:val="center"/>
          </w:tcPr>
          <w:p w14:paraId="4415D51D" w14:textId="77777777" w:rsidR="006A2AE5" w:rsidRDefault="006A2AE5" w:rsidP="00C5496A">
            <w:pPr>
              <w:autoSpaceDE/>
              <w:autoSpaceDN/>
              <w:adjustRightInd/>
              <w:spacing w:before="0" w:line="240" w:lineRule="auto"/>
              <w:ind w:left="0"/>
              <w:rPr>
                <w:b/>
                <w:color w:val="auto"/>
                <w:sz w:val="16"/>
                <w:szCs w:val="24"/>
                <w:lang w:val="ru-RU"/>
              </w:rPr>
            </w:pPr>
          </w:p>
        </w:tc>
        <w:tc>
          <w:tcPr>
            <w:tcW w:w="2874" w:type="dxa"/>
          </w:tcPr>
          <w:p w14:paraId="149D8E95" w14:textId="77777777" w:rsidR="006A2AE5" w:rsidRPr="00AC6690" w:rsidRDefault="006A2AE5" w:rsidP="00C5496A">
            <w:pPr>
              <w:autoSpaceDE/>
              <w:autoSpaceDN/>
              <w:adjustRightInd/>
              <w:spacing w:before="0" w:line="240" w:lineRule="auto"/>
              <w:ind w:left="149"/>
              <w:rPr>
                <w:sz w:val="16"/>
                <w:szCs w:val="16"/>
              </w:rPr>
            </w:pPr>
            <w:r w:rsidRPr="0023647C">
              <w:rPr>
                <w:sz w:val="16"/>
                <w:szCs w:val="16"/>
              </w:rPr>
              <w:t>Jotun</w:t>
            </w:r>
          </w:p>
        </w:tc>
        <w:tc>
          <w:tcPr>
            <w:tcW w:w="2693" w:type="dxa"/>
            <w:gridSpan w:val="2"/>
          </w:tcPr>
          <w:p w14:paraId="7B73A3D2" w14:textId="77777777" w:rsidR="006A2AE5" w:rsidRPr="002B6DB6" w:rsidRDefault="006A2AE5" w:rsidP="00C5496A">
            <w:pPr>
              <w:autoSpaceDE/>
              <w:autoSpaceDN/>
              <w:adjustRightInd/>
              <w:spacing w:before="0" w:line="240" w:lineRule="auto"/>
              <w:ind w:left="142"/>
              <w:rPr>
                <w:sz w:val="16"/>
                <w:szCs w:val="16"/>
              </w:rPr>
            </w:pPr>
            <w:proofErr w:type="spellStart"/>
            <w:r w:rsidRPr="002B6DB6">
              <w:rPr>
                <w:sz w:val="16"/>
                <w:szCs w:val="16"/>
              </w:rPr>
              <w:t>Tankguard</w:t>
            </w:r>
            <w:proofErr w:type="spellEnd"/>
            <w:r w:rsidRPr="002B6DB6">
              <w:rPr>
                <w:sz w:val="16"/>
                <w:szCs w:val="16"/>
              </w:rPr>
              <w:t xml:space="preserve"> Storage</w:t>
            </w:r>
          </w:p>
        </w:tc>
        <w:tc>
          <w:tcPr>
            <w:tcW w:w="971" w:type="dxa"/>
            <w:vAlign w:val="center"/>
          </w:tcPr>
          <w:p w14:paraId="1E60AA40"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310</w:t>
            </w:r>
          </w:p>
        </w:tc>
        <w:tc>
          <w:tcPr>
            <w:tcW w:w="1367" w:type="dxa"/>
          </w:tcPr>
          <w:p w14:paraId="7D700F92" w14:textId="77777777" w:rsidR="006A2AE5" w:rsidRPr="002B6DB6" w:rsidRDefault="006A2AE5" w:rsidP="00C5496A">
            <w:pPr>
              <w:widowControl w:val="0"/>
              <w:spacing w:before="23" w:line="240" w:lineRule="auto"/>
              <w:ind w:left="347" w:right="-20" w:hanging="298"/>
              <w:rPr>
                <w:sz w:val="24"/>
                <w:szCs w:val="24"/>
              </w:rPr>
            </w:pPr>
            <w:r w:rsidRPr="002B6DB6">
              <w:rPr>
                <w:sz w:val="16"/>
                <w:szCs w:val="16"/>
              </w:rPr>
              <w:t>95°C(203</w:t>
            </w:r>
            <w:r w:rsidRPr="002B6DB6">
              <w:rPr>
                <w:spacing w:val="1"/>
                <w:sz w:val="16"/>
                <w:szCs w:val="16"/>
              </w:rPr>
              <w:t>°</w:t>
            </w:r>
            <w:r w:rsidRPr="002B6DB6">
              <w:rPr>
                <w:sz w:val="16"/>
                <w:szCs w:val="16"/>
              </w:rPr>
              <w:t>F)</w:t>
            </w:r>
          </w:p>
        </w:tc>
      </w:tr>
      <w:tr w:rsidR="006A2AE5" w:rsidRPr="0005732F" w14:paraId="036249BF" w14:textId="77777777" w:rsidTr="00D750DA">
        <w:trPr>
          <w:trHeight w:val="288"/>
          <w:jc w:val="center"/>
        </w:trPr>
        <w:tc>
          <w:tcPr>
            <w:tcW w:w="2284" w:type="dxa"/>
            <w:gridSpan w:val="3"/>
            <w:vAlign w:val="center"/>
          </w:tcPr>
          <w:p w14:paraId="0B6D94C3" w14:textId="77777777" w:rsidR="006A2AE5" w:rsidRDefault="006A2AE5" w:rsidP="00C5496A">
            <w:pPr>
              <w:autoSpaceDE/>
              <w:autoSpaceDN/>
              <w:adjustRightInd/>
              <w:spacing w:before="0" w:line="240" w:lineRule="auto"/>
              <w:ind w:left="0"/>
              <w:rPr>
                <w:b/>
                <w:color w:val="auto"/>
                <w:sz w:val="16"/>
                <w:szCs w:val="24"/>
                <w:lang w:val="ru-RU"/>
              </w:rPr>
            </w:pPr>
          </w:p>
        </w:tc>
        <w:tc>
          <w:tcPr>
            <w:tcW w:w="2874" w:type="dxa"/>
          </w:tcPr>
          <w:p w14:paraId="05F0B2F1" w14:textId="77777777" w:rsidR="006A2AE5" w:rsidRPr="00AC6690" w:rsidRDefault="006A2AE5" w:rsidP="00C5496A">
            <w:pPr>
              <w:autoSpaceDE/>
              <w:autoSpaceDN/>
              <w:adjustRightInd/>
              <w:spacing w:before="0" w:line="240" w:lineRule="auto"/>
              <w:ind w:left="149"/>
              <w:rPr>
                <w:sz w:val="16"/>
                <w:szCs w:val="16"/>
              </w:rPr>
            </w:pPr>
            <w:r w:rsidRPr="00AC6690">
              <w:rPr>
                <w:sz w:val="16"/>
                <w:szCs w:val="16"/>
              </w:rPr>
              <w:t>PPG</w:t>
            </w:r>
          </w:p>
        </w:tc>
        <w:tc>
          <w:tcPr>
            <w:tcW w:w="2693" w:type="dxa"/>
            <w:gridSpan w:val="2"/>
          </w:tcPr>
          <w:p w14:paraId="7E0D8091" w14:textId="77777777" w:rsidR="006A2AE5" w:rsidRPr="002B6DB6" w:rsidRDefault="006A2AE5" w:rsidP="00C5496A">
            <w:pPr>
              <w:autoSpaceDE/>
              <w:autoSpaceDN/>
              <w:adjustRightInd/>
              <w:spacing w:before="0" w:line="240" w:lineRule="auto"/>
              <w:ind w:left="142"/>
              <w:rPr>
                <w:sz w:val="16"/>
                <w:szCs w:val="16"/>
              </w:rPr>
            </w:pPr>
            <w:proofErr w:type="spellStart"/>
            <w:r w:rsidRPr="002B6DB6">
              <w:rPr>
                <w:sz w:val="16"/>
                <w:szCs w:val="16"/>
              </w:rPr>
              <w:t>Phenguard</w:t>
            </w:r>
            <w:proofErr w:type="spellEnd"/>
            <w:r w:rsidRPr="002B6DB6">
              <w:rPr>
                <w:sz w:val="16"/>
                <w:szCs w:val="16"/>
              </w:rPr>
              <w:t xml:space="preserve"> 930 Series</w:t>
            </w:r>
          </w:p>
        </w:tc>
        <w:tc>
          <w:tcPr>
            <w:tcW w:w="971" w:type="dxa"/>
            <w:vAlign w:val="center"/>
          </w:tcPr>
          <w:p w14:paraId="670A43A5"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315</w:t>
            </w:r>
          </w:p>
        </w:tc>
        <w:tc>
          <w:tcPr>
            <w:tcW w:w="1367" w:type="dxa"/>
          </w:tcPr>
          <w:p w14:paraId="0FD1EC48" w14:textId="77777777" w:rsidR="006A2AE5" w:rsidRPr="002B6DB6" w:rsidRDefault="006A2AE5" w:rsidP="00C5496A">
            <w:pPr>
              <w:widowControl w:val="0"/>
              <w:spacing w:before="43" w:line="240" w:lineRule="auto"/>
              <w:ind w:left="347" w:right="-20" w:hanging="298"/>
              <w:rPr>
                <w:sz w:val="24"/>
                <w:szCs w:val="24"/>
              </w:rPr>
            </w:pPr>
            <w:r w:rsidRPr="002B6DB6">
              <w:rPr>
                <w:sz w:val="16"/>
                <w:szCs w:val="16"/>
              </w:rPr>
              <w:t>82°C(180</w:t>
            </w:r>
            <w:r w:rsidRPr="002B6DB6">
              <w:rPr>
                <w:spacing w:val="1"/>
                <w:sz w:val="16"/>
                <w:szCs w:val="16"/>
              </w:rPr>
              <w:t>°</w:t>
            </w:r>
            <w:r w:rsidRPr="002B6DB6">
              <w:rPr>
                <w:sz w:val="16"/>
                <w:szCs w:val="16"/>
              </w:rPr>
              <w:t>F)</w:t>
            </w:r>
          </w:p>
        </w:tc>
      </w:tr>
      <w:tr w:rsidR="006A2AE5" w:rsidRPr="0005732F" w14:paraId="36D5C147" w14:textId="77777777" w:rsidTr="00D750DA">
        <w:trPr>
          <w:trHeight w:val="288"/>
          <w:jc w:val="center"/>
        </w:trPr>
        <w:tc>
          <w:tcPr>
            <w:tcW w:w="2284" w:type="dxa"/>
            <w:gridSpan w:val="3"/>
            <w:vAlign w:val="center"/>
          </w:tcPr>
          <w:p w14:paraId="6CB3D1B7" w14:textId="77777777" w:rsidR="006A2AE5" w:rsidRDefault="006A2AE5" w:rsidP="00C5496A">
            <w:pPr>
              <w:autoSpaceDE/>
              <w:autoSpaceDN/>
              <w:adjustRightInd/>
              <w:spacing w:before="0" w:line="240" w:lineRule="auto"/>
              <w:ind w:left="0"/>
              <w:rPr>
                <w:b/>
                <w:color w:val="auto"/>
                <w:sz w:val="16"/>
                <w:szCs w:val="24"/>
                <w:lang w:val="ru-RU"/>
              </w:rPr>
            </w:pPr>
          </w:p>
        </w:tc>
        <w:tc>
          <w:tcPr>
            <w:tcW w:w="2874" w:type="dxa"/>
          </w:tcPr>
          <w:p w14:paraId="49815590" w14:textId="77777777" w:rsidR="006A2AE5" w:rsidRPr="00AC6690" w:rsidRDefault="006A2AE5" w:rsidP="00C5496A">
            <w:pPr>
              <w:autoSpaceDE/>
              <w:autoSpaceDN/>
              <w:adjustRightInd/>
              <w:spacing w:before="0" w:line="240" w:lineRule="auto"/>
              <w:ind w:left="149"/>
              <w:rPr>
                <w:sz w:val="16"/>
                <w:szCs w:val="16"/>
              </w:rPr>
            </w:pPr>
            <w:r w:rsidRPr="00AC6690">
              <w:rPr>
                <w:sz w:val="16"/>
                <w:szCs w:val="16"/>
              </w:rPr>
              <w:t>Sherwin-Williams</w:t>
            </w:r>
          </w:p>
        </w:tc>
        <w:tc>
          <w:tcPr>
            <w:tcW w:w="2693" w:type="dxa"/>
            <w:gridSpan w:val="2"/>
          </w:tcPr>
          <w:p w14:paraId="01BC475D" w14:textId="77777777" w:rsidR="006A2AE5" w:rsidRPr="002B6DB6" w:rsidRDefault="006A2AE5" w:rsidP="00C5496A">
            <w:pPr>
              <w:autoSpaceDE/>
              <w:autoSpaceDN/>
              <w:adjustRightInd/>
              <w:spacing w:before="0" w:line="240" w:lineRule="auto"/>
              <w:ind w:left="142"/>
              <w:rPr>
                <w:sz w:val="16"/>
                <w:szCs w:val="16"/>
              </w:rPr>
            </w:pPr>
            <w:proofErr w:type="spellStart"/>
            <w:r w:rsidRPr="002B6DB6">
              <w:rPr>
                <w:sz w:val="16"/>
                <w:szCs w:val="16"/>
              </w:rPr>
              <w:t>Epo</w:t>
            </w:r>
            <w:proofErr w:type="spellEnd"/>
            <w:r w:rsidRPr="002B6DB6">
              <w:rPr>
                <w:sz w:val="16"/>
                <w:szCs w:val="16"/>
              </w:rPr>
              <w:t>-Phen FF</w:t>
            </w:r>
          </w:p>
        </w:tc>
        <w:tc>
          <w:tcPr>
            <w:tcW w:w="971" w:type="dxa"/>
            <w:vAlign w:val="center"/>
          </w:tcPr>
          <w:p w14:paraId="2F0A6A4B"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250</w:t>
            </w:r>
          </w:p>
        </w:tc>
        <w:tc>
          <w:tcPr>
            <w:tcW w:w="1367" w:type="dxa"/>
          </w:tcPr>
          <w:p w14:paraId="3D9C78DE" w14:textId="77777777" w:rsidR="006A2AE5" w:rsidRPr="002B6DB6" w:rsidRDefault="006A2AE5" w:rsidP="00C5496A">
            <w:pPr>
              <w:widowControl w:val="0"/>
              <w:spacing w:before="43" w:line="240" w:lineRule="auto"/>
              <w:ind w:left="348" w:right="-20" w:hanging="298"/>
              <w:rPr>
                <w:sz w:val="24"/>
                <w:szCs w:val="24"/>
              </w:rPr>
            </w:pPr>
            <w:r w:rsidRPr="002B6DB6">
              <w:rPr>
                <w:sz w:val="16"/>
                <w:szCs w:val="16"/>
              </w:rPr>
              <w:t>99°C(210°F)</w:t>
            </w:r>
          </w:p>
        </w:tc>
      </w:tr>
      <w:tr w:rsidR="00571499" w:rsidRPr="0005732F" w14:paraId="51976090" w14:textId="77777777" w:rsidTr="00D750DA">
        <w:trPr>
          <w:trHeight w:val="288"/>
          <w:jc w:val="center"/>
        </w:trPr>
        <w:tc>
          <w:tcPr>
            <w:tcW w:w="2284" w:type="dxa"/>
            <w:gridSpan w:val="3"/>
            <w:vMerge w:val="restart"/>
            <w:tcBorders>
              <w:top w:val="single" w:sz="12" w:space="0" w:color="auto"/>
            </w:tcBorders>
            <w:vAlign w:val="center"/>
          </w:tcPr>
          <w:p w14:paraId="55919133" w14:textId="77777777" w:rsidR="00571499" w:rsidRPr="00571499" w:rsidRDefault="00571499"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w:t>
            </w:r>
          </w:p>
          <w:p w14:paraId="41649876" w14:textId="4C7C2CDD" w:rsidR="00571499" w:rsidRPr="00571499" w:rsidRDefault="00571499" w:rsidP="00C5496A">
            <w:pPr>
              <w:spacing w:before="0" w:line="240" w:lineRule="auto"/>
              <w:ind w:left="0"/>
              <w:rPr>
                <w:b/>
                <w:color w:val="auto"/>
                <w:sz w:val="16"/>
                <w:szCs w:val="24"/>
                <w:lang w:val="ru-RU"/>
              </w:rPr>
            </w:pPr>
            <w:r>
              <w:rPr>
                <w:b/>
                <w:color w:val="auto"/>
                <w:sz w:val="16"/>
                <w:szCs w:val="24"/>
                <w:lang w:val="ru-RU"/>
              </w:rPr>
              <w:t>производителя</w:t>
            </w:r>
          </w:p>
        </w:tc>
        <w:tc>
          <w:tcPr>
            <w:tcW w:w="2874" w:type="dxa"/>
            <w:tcBorders>
              <w:top w:val="single" w:sz="12" w:space="0" w:color="auto"/>
            </w:tcBorders>
          </w:tcPr>
          <w:p w14:paraId="4B39AE46" w14:textId="77777777" w:rsidR="00571499" w:rsidRPr="00AC6690" w:rsidRDefault="00571499" w:rsidP="00C5496A">
            <w:pPr>
              <w:autoSpaceDE/>
              <w:autoSpaceDN/>
              <w:adjustRightInd/>
              <w:spacing w:before="0" w:line="240" w:lineRule="auto"/>
              <w:ind w:left="149"/>
              <w:rPr>
                <w:sz w:val="16"/>
                <w:szCs w:val="16"/>
              </w:rPr>
            </w:pPr>
            <w:r w:rsidRPr="00AC6690">
              <w:rPr>
                <w:sz w:val="16"/>
                <w:szCs w:val="16"/>
              </w:rPr>
              <w:t>Carboline</w:t>
            </w:r>
          </w:p>
        </w:tc>
        <w:tc>
          <w:tcPr>
            <w:tcW w:w="2693" w:type="dxa"/>
            <w:gridSpan w:val="2"/>
            <w:tcBorders>
              <w:top w:val="single" w:sz="12" w:space="0" w:color="auto"/>
            </w:tcBorders>
          </w:tcPr>
          <w:p w14:paraId="7EDF913D" w14:textId="77777777" w:rsidR="00571499" w:rsidRPr="002B6DB6" w:rsidRDefault="00571499" w:rsidP="00C5496A">
            <w:pPr>
              <w:autoSpaceDE/>
              <w:autoSpaceDN/>
              <w:adjustRightInd/>
              <w:spacing w:before="0" w:line="240" w:lineRule="auto"/>
              <w:ind w:left="142"/>
              <w:rPr>
                <w:sz w:val="16"/>
                <w:szCs w:val="16"/>
              </w:rPr>
            </w:pPr>
            <w:r w:rsidRPr="002B6DB6">
              <w:rPr>
                <w:sz w:val="16"/>
                <w:szCs w:val="16"/>
              </w:rPr>
              <w:t>Phenoline 1205</w:t>
            </w:r>
          </w:p>
        </w:tc>
        <w:tc>
          <w:tcPr>
            <w:tcW w:w="971" w:type="dxa"/>
            <w:tcBorders>
              <w:top w:val="single" w:sz="12" w:space="0" w:color="auto"/>
            </w:tcBorders>
            <w:vAlign w:val="center"/>
          </w:tcPr>
          <w:p w14:paraId="61D3BAE2" w14:textId="77777777" w:rsidR="00571499" w:rsidRPr="002B6DB6" w:rsidRDefault="00571499" w:rsidP="00C5496A">
            <w:pPr>
              <w:autoSpaceDE/>
              <w:autoSpaceDN/>
              <w:adjustRightInd/>
              <w:spacing w:before="0" w:line="240" w:lineRule="auto"/>
              <w:ind w:left="0"/>
              <w:jc w:val="center"/>
              <w:rPr>
                <w:sz w:val="16"/>
                <w:szCs w:val="16"/>
              </w:rPr>
            </w:pPr>
            <w:r w:rsidRPr="002B6DB6">
              <w:rPr>
                <w:sz w:val="16"/>
                <w:szCs w:val="16"/>
              </w:rPr>
              <w:t>255</w:t>
            </w:r>
          </w:p>
        </w:tc>
        <w:tc>
          <w:tcPr>
            <w:tcW w:w="1367" w:type="dxa"/>
            <w:tcBorders>
              <w:top w:val="single" w:sz="12" w:space="0" w:color="auto"/>
            </w:tcBorders>
          </w:tcPr>
          <w:p w14:paraId="12B55555" w14:textId="77777777" w:rsidR="00571499" w:rsidRPr="002B6DB6" w:rsidRDefault="00571499" w:rsidP="00C5496A">
            <w:pPr>
              <w:widowControl w:val="0"/>
              <w:spacing w:before="49" w:line="240" w:lineRule="auto"/>
              <w:ind w:left="347" w:right="-20" w:hanging="298"/>
              <w:rPr>
                <w:sz w:val="24"/>
                <w:szCs w:val="24"/>
              </w:rPr>
            </w:pPr>
            <w:r w:rsidRPr="002B6DB6">
              <w:rPr>
                <w:sz w:val="16"/>
                <w:szCs w:val="16"/>
              </w:rPr>
              <w:t>82°C(180</w:t>
            </w:r>
            <w:r w:rsidRPr="002B6DB6">
              <w:rPr>
                <w:spacing w:val="1"/>
                <w:sz w:val="16"/>
                <w:szCs w:val="16"/>
              </w:rPr>
              <w:t>°</w:t>
            </w:r>
            <w:r w:rsidRPr="002B6DB6">
              <w:rPr>
                <w:sz w:val="16"/>
                <w:szCs w:val="16"/>
              </w:rPr>
              <w:t>F)</w:t>
            </w:r>
          </w:p>
        </w:tc>
      </w:tr>
      <w:tr w:rsidR="00571499" w:rsidRPr="0005732F" w14:paraId="7B3A20E7" w14:textId="77777777" w:rsidTr="00796C49">
        <w:trPr>
          <w:trHeight w:val="288"/>
          <w:jc w:val="center"/>
        </w:trPr>
        <w:tc>
          <w:tcPr>
            <w:tcW w:w="2284" w:type="dxa"/>
            <w:gridSpan w:val="3"/>
            <w:vMerge/>
            <w:vAlign w:val="center"/>
          </w:tcPr>
          <w:p w14:paraId="4DE86820" w14:textId="59A3F7F7" w:rsidR="00571499" w:rsidRDefault="00571499" w:rsidP="00C5496A">
            <w:pPr>
              <w:spacing w:before="0" w:line="240" w:lineRule="auto"/>
              <w:ind w:left="0"/>
              <w:rPr>
                <w:b/>
                <w:color w:val="auto"/>
                <w:sz w:val="16"/>
                <w:szCs w:val="24"/>
                <w:lang w:val="ru-RU"/>
              </w:rPr>
            </w:pPr>
          </w:p>
        </w:tc>
        <w:tc>
          <w:tcPr>
            <w:tcW w:w="2874" w:type="dxa"/>
          </w:tcPr>
          <w:p w14:paraId="69218A90" w14:textId="77777777" w:rsidR="00571499" w:rsidRPr="00AC6690" w:rsidRDefault="00571499" w:rsidP="00C5496A">
            <w:pPr>
              <w:autoSpaceDE/>
              <w:autoSpaceDN/>
              <w:adjustRightInd/>
              <w:spacing w:before="0" w:line="240" w:lineRule="auto"/>
              <w:ind w:left="149"/>
              <w:rPr>
                <w:sz w:val="16"/>
                <w:szCs w:val="16"/>
              </w:rPr>
            </w:pPr>
            <w:r>
              <w:rPr>
                <w:sz w:val="16"/>
                <w:szCs w:val="16"/>
              </w:rPr>
              <w:t>Belzona</w:t>
            </w:r>
          </w:p>
        </w:tc>
        <w:tc>
          <w:tcPr>
            <w:tcW w:w="2693" w:type="dxa"/>
            <w:gridSpan w:val="2"/>
          </w:tcPr>
          <w:p w14:paraId="46CD9A44" w14:textId="77777777" w:rsidR="00571499" w:rsidRPr="002B6DB6" w:rsidRDefault="00571499" w:rsidP="006A2AE5">
            <w:pPr>
              <w:autoSpaceDE/>
              <w:autoSpaceDN/>
              <w:adjustRightInd/>
              <w:spacing w:before="0" w:line="240" w:lineRule="auto"/>
              <w:ind w:left="142"/>
              <w:rPr>
                <w:sz w:val="16"/>
                <w:szCs w:val="16"/>
                <w:lang w:val="ru-RU"/>
              </w:rPr>
            </w:pPr>
            <w:r w:rsidRPr="002B6DB6">
              <w:rPr>
                <w:sz w:val="16"/>
                <w:szCs w:val="16"/>
              </w:rPr>
              <w:t>5891</w:t>
            </w:r>
          </w:p>
          <w:p w14:paraId="58A40861" w14:textId="77777777" w:rsidR="00571499" w:rsidRPr="002B6DB6" w:rsidRDefault="00571499" w:rsidP="00C5496A">
            <w:pPr>
              <w:autoSpaceDE/>
              <w:autoSpaceDN/>
              <w:adjustRightInd/>
              <w:spacing w:before="0" w:line="240" w:lineRule="auto"/>
              <w:ind w:left="142"/>
              <w:rPr>
                <w:sz w:val="16"/>
                <w:szCs w:val="16"/>
              </w:rPr>
            </w:pPr>
            <w:r w:rsidRPr="002B6DB6">
              <w:rPr>
                <w:sz w:val="16"/>
                <w:szCs w:val="16"/>
              </w:rPr>
              <w:t>1593</w:t>
            </w:r>
          </w:p>
        </w:tc>
        <w:tc>
          <w:tcPr>
            <w:tcW w:w="971" w:type="dxa"/>
            <w:vAlign w:val="center"/>
          </w:tcPr>
          <w:p w14:paraId="27E25DBC" w14:textId="77777777" w:rsidR="00571499" w:rsidRPr="002B6DB6" w:rsidRDefault="00571499" w:rsidP="006A2AE5">
            <w:pPr>
              <w:autoSpaceDE/>
              <w:autoSpaceDN/>
              <w:adjustRightInd/>
              <w:spacing w:before="0" w:line="240" w:lineRule="auto"/>
              <w:ind w:left="0"/>
              <w:jc w:val="center"/>
              <w:rPr>
                <w:sz w:val="16"/>
                <w:szCs w:val="16"/>
                <w:lang w:val="ru-RU"/>
              </w:rPr>
            </w:pPr>
            <w:r w:rsidRPr="002B6DB6">
              <w:rPr>
                <w:sz w:val="16"/>
                <w:szCs w:val="16"/>
              </w:rPr>
              <w:t>2</w:t>
            </w:r>
          </w:p>
          <w:p w14:paraId="3232CFBD" w14:textId="77777777" w:rsidR="00571499" w:rsidRPr="002B6DB6" w:rsidRDefault="00571499" w:rsidP="00C5496A">
            <w:pPr>
              <w:autoSpaceDE/>
              <w:autoSpaceDN/>
              <w:adjustRightInd/>
              <w:spacing w:before="0" w:line="240" w:lineRule="auto"/>
              <w:ind w:left="0"/>
              <w:jc w:val="center"/>
              <w:rPr>
                <w:sz w:val="16"/>
                <w:szCs w:val="16"/>
              </w:rPr>
            </w:pPr>
            <w:r w:rsidRPr="002B6DB6">
              <w:rPr>
                <w:sz w:val="16"/>
                <w:szCs w:val="16"/>
              </w:rPr>
              <w:t>11</w:t>
            </w:r>
          </w:p>
        </w:tc>
        <w:tc>
          <w:tcPr>
            <w:tcW w:w="1367" w:type="dxa"/>
          </w:tcPr>
          <w:p w14:paraId="6258425A" w14:textId="77777777" w:rsidR="00571499" w:rsidRPr="002B6DB6" w:rsidRDefault="00571499" w:rsidP="00F31BE7">
            <w:pPr>
              <w:widowControl w:val="0"/>
              <w:spacing w:before="0" w:line="240" w:lineRule="auto"/>
              <w:ind w:left="345" w:right="-14" w:hanging="302"/>
              <w:rPr>
                <w:sz w:val="16"/>
                <w:szCs w:val="16"/>
              </w:rPr>
            </w:pPr>
            <w:r w:rsidRPr="002B6DB6">
              <w:rPr>
                <w:sz w:val="16"/>
                <w:szCs w:val="16"/>
              </w:rPr>
              <w:t>93°C(200°F)</w:t>
            </w:r>
          </w:p>
          <w:p w14:paraId="6EF6557A" w14:textId="77777777" w:rsidR="00571499" w:rsidRPr="002B6DB6" w:rsidRDefault="00571499" w:rsidP="00F31BE7">
            <w:pPr>
              <w:widowControl w:val="0"/>
              <w:spacing w:before="0" w:line="240" w:lineRule="auto"/>
              <w:ind w:left="345" w:right="-14" w:hanging="302"/>
              <w:rPr>
                <w:sz w:val="16"/>
                <w:szCs w:val="16"/>
              </w:rPr>
            </w:pPr>
            <w:r w:rsidRPr="002B6DB6">
              <w:rPr>
                <w:sz w:val="16"/>
                <w:szCs w:val="16"/>
              </w:rPr>
              <w:t>93°C(200°F)</w:t>
            </w:r>
          </w:p>
        </w:tc>
      </w:tr>
      <w:tr w:rsidR="006A2AE5" w:rsidRPr="0005732F" w14:paraId="776F497C" w14:textId="77777777" w:rsidTr="00E84529">
        <w:trPr>
          <w:trHeight w:val="288"/>
          <w:jc w:val="center"/>
        </w:trPr>
        <w:tc>
          <w:tcPr>
            <w:tcW w:w="2284" w:type="dxa"/>
            <w:gridSpan w:val="3"/>
            <w:vAlign w:val="center"/>
          </w:tcPr>
          <w:p w14:paraId="3760677A" w14:textId="77777777" w:rsidR="006A2AE5" w:rsidRPr="00757AE4" w:rsidRDefault="006A2AE5" w:rsidP="00C5496A">
            <w:pPr>
              <w:autoSpaceDE/>
              <w:autoSpaceDN/>
              <w:adjustRightInd/>
              <w:spacing w:before="0" w:line="240" w:lineRule="auto"/>
              <w:ind w:left="0"/>
              <w:rPr>
                <w:b/>
                <w:color w:val="auto"/>
                <w:sz w:val="16"/>
                <w:szCs w:val="24"/>
              </w:rPr>
            </w:pPr>
          </w:p>
        </w:tc>
        <w:tc>
          <w:tcPr>
            <w:tcW w:w="2874" w:type="dxa"/>
          </w:tcPr>
          <w:p w14:paraId="086E9422" w14:textId="77777777" w:rsidR="006A2AE5" w:rsidRPr="00AC6690" w:rsidRDefault="006A2AE5" w:rsidP="00C5496A">
            <w:pPr>
              <w:autoSpaceDE/>
              <w:autoSpaceDN/>
              <w:adjustRightInd/>
              <w:spacing w:before="0" w:line="240" w:lineRule="auto"/>
              <w:ind w:left="149"/>
              <w:rPr>
                <w:sz w:val="16"/>
                <w:szCs w:val="16"/>
              </w:rPr>
            </w:pPr>
            <w:r w:rsidRPr="00AC6690">
              <w:rPr>
                <w:sz w:val="16"/>
                <w:szCs w:val="16"/>
              </w:rPr>
              <w:t>Hempel Coatings (USA), Inc.</w:t>
            </w:r>
          </w:p>
        </w:tc>
        <w:tc>
          <w:tcPr>
            <w:tcW w:w="2693" w:type="dxa"/>
            <w:gridSpan w:val="2"/>
          </w:tcPr>
          <w:p w14:paraId="1535838B" w14:textId="77777777" w:rsidR="006A2AE5" w:rsidRPr="002B6DB6" w:rsidRDefault="006A2AE5" w:rsidP="00C5496A">
            <w:pPr>
              <w:autoSpaceDE/>
              <w:autoSpaceDN/>
              <w:adjustRightInd/>
              <w:spacing w:before="0" w:line="240" w:lineRule="auto"/>
              <w:ind w:left="142"/>
              <w:rPr>
                <w:sz w:val="16"/>
                <w:szCs w:val="16"/>
              </w:rPr>
            </w:pPr>
            <w:proofErr w:type="spellStart"/>
            <w:r w:rsidRPr="002B6DB6">
              <w:rPr>
                <w:sz w:val="16"/>
                <w:szCs w:val="16"/>
              </w:rPr>
              <w:t>Hempadur</w:t>
            </w:r>
            <w:proofErr w:type="spellEnd"/>
            <w:r w:rsidRPr="002B6DB6">
              <w:rPr>
                <w:sz w:val="16"/>
                <w:szCs w:val="16"/>
              </w:rPr>
              <w:t xml:space="preserve"> 85671</w:t>
            </w:r>
          </w:p>
        </w:tc>
        <w:tc>
          <w:tcPr>
            <w:tcW w:w="971" w:type="dxa"/>
            <w:vAlign w:val="center"/>
          </w:tcPr>
          <w:p w14:paraId="41041EE6"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316</w:t>
            </w:r>
          </w:p>
        </w:tc>
        <w:tc>
          <w:tcPr>
            <w:tcW w:w="1367" w:type="dxa"/>
          </w:tcPr>
          <w:p w14:paraId="56222842" w14:textId="77777777" w:rsidR="006A2AE5" w:rsidRPr="002B6DB6" w:rsidRDefault="006A2AE5" w:rsidP="00C5496A">
            <w:pPr>
              <w:widowControl w:val="0"/>
              <w:spacing w:before="43" w:line="240" w:lineRule="auto"/>
              <w:ind w:left="347" w:right="-20" w:hanging="298"/>
              <w:rPr>
                <w:sz w:val="24"/>
                <w:szCs w:val="24"/>
              </w:rPr>
            </w:pPr>
            <w:r w:rsidRPr="002B6DB6">
              <w:rPr>
                <w:sz w:val="16"/>
                <w:szCs w:val="16"/>
              </w:rPr>
              <w:t>82°C(180</w:t>
            </w:r>
            <w:r w:rsidRPr="002B6DB6">
              <w:rPr>
                <w:spacing w:val="1"/>
                <w:sz w:val="16"/>
                <w:szCs w:val="16"/>
              </w:rPr>
              <w:t>°</w:t>
            </w:r>
            <w:r w:rsidRPr="002B6DB6">
              <w:rPr>
                <w:sz w:val="16"/>
                <w:szCs w:val="16"/>
              </w:rPr>
              <w:t>F)</w:t>
            </w:r>
          </w:p>
        </w:tc>
      </w:tr>
      <w:tr w:rsidR="006A2AE5" w:rsidRPr="0005732F" w14:paraId="25994898" w14:textId="77777777" w:rsidTr="00E84529">
        <w:trPr>
          <w:trHeight w:val="288"/>
          <w:jc w:val="center"/>
        </w:trPr>
        <w:tc>
          <w:tcPr>
            <w:tcW w:w="2284" w:type="dxa"/>
            <w:gridSpan w:val="3"/>
            <w:vAlign w:val="center"/>
          </w:tcPr>
          <w:p w14:paraId="03630E44" w14:textId="46B980F0" w:rsidR="006A2AE5" w:rsidRPr="00AC483C" w:rsidRDefault="006A2AE5" w:rsidP="00C5496A">
            <w:pPr>
              <w:spacing w:before="0" w:line="240" w:lineRule="auto"/>
              <w:ind w:left="0"/>
              <w:rPr>
                <w:b/>
                <w:color w:val="auto"/>
                <w:sz w:val="16"/>
                <w:szCs w:val="24"/>
                <w:lang w:val="ru-RU"/>
              </w:rPr>
            </w:pPr>
          </w:p>
        </w:tc>
        <w:tc>
          <w:tcPr>
            <w:tcW w:w="2874" w:type="dxa"/>
          </w:tcPr>
          <w:p w14:paraId="0A26EFB1" w14:textId="77777777" w:rsidR="006A2AE5" w:rsidRPr="00AC6690" w:rsidRDefault="006A2AE5" w:rsidP="00C5496A">
            <w:pPr>
              <w:autoSpaceDE/>
              <w:autoSpaceDN/>
              <w:adjustRightInd/>
              <w:spacing w:before="0" w:line="240" w:lineRule="auto"/>
              <w:ind w:left="149"/>
              <w:rPr>
                <w:sz w:val="16"/>
                <w:szCs w:val="16"/>
              </w:rPr>
            </w:pPr>
            <w:r>
              <w:rPr>
                <w:sz w:val="16"/>
                <w:szCs w:val="16"/>
              </w:rPr>
              <w:t>International</w:t>
            </w:r>
          </w:p>
        </w:tc>
        <w:tc>
          <w:tcPr>
            <w:tcW w:w="2693" w:type="dxa"/>
            <w:gridSpan w:val="2"/>
          </w:tcPr>
          <w:p w14:paraId="12C61A7E" w14:textId="28ABECDA" w:rsidR="002A6D69" w:rsidRPr="002B6DB6" w:rsidRDefault="002A6D69" w:rsidP="001C7BC5">
            <w:pPr>
              <w:autoSpaceDE/>
              <w:autoSpaceDN/>
              <w:adjustRightInd/>
              <w:spacing w:before="0" w:line="240" w:lineRule="auto"/>
              <w:ind w:left="142"/>
              <w:rPr>
                <w:sz w:val="16"/>
                <w:szCs w:val="16"/>
                <w:lang w:val="ru-RU"/>
              </w:rPr>
            </w:pPr>
            <w:r w:rsidRPr="002B6DB6">
              <w:rPr>
                <w:sz w:val="16"/>
                <w:szCs w:val="16"/>
              </w:rPr>
              <w:t>Interline 994</w:t>
            </w:r>
          </w:p>
        </w:tc>
        <w:tc>
          <w:tcPr>
            <w:tcW w:w="971" w:type="dxa"/>
            <w:vAlign w:val="center"/>
          </w:tcPr>
          <w:p w14:paraId="54F3084C" w14:textId="43D2C6A5" w:rsidR="006A2AE5" w:rsidRPr="002B6DB6" w:rsidRDefault="001C7BC5" w:rsidP="00C5496A">
            <w:pPr>
              <w:autoSpaceDE/>
              <w:autoSpaceDN/>
              <w:adjustRightInd/>
              <w:spacing w:before="0" w:line="240" w:lineRule="auto"/>
              <w:ind w:left="0"/>
              <w:jc w:val="center"/>
              <w:rPr>
                <w:sz w:val="16"/>
                <w:szCs w:val="16"/>
                <w:lang w:val="ru-RU"/>
              </w:rPr>
            </w:pPr>
            <w:r w:rsidRPr="002B6DB6">
              <w:rPr>
                <w:sz w:val="16"/>
                <w:szCs w:val="16"/>
                <w:lang w:val="ru-RU"/>
              </w:rPr>
              <w:t>290</w:t>
            </w:r>
          </w:p>
        </w:tc>
        <w:tc>
          <w:tcPr>
            <w:tcW w:w="1367" w:type="dxa"/>
          </w:tcPr>
          <w:p w14:paraId="0A92321D" w14:textId="77777777" w:rsidR="006A2AE5" w:rsidRPr="002B6DB6" w:rsidRDefault="006A2AE5" w:rsidP="00C5496A">
            <w:pPr>
              <w:widowControl w:val="0"/>
              <w:spacing w:before="64" w:line="240" w:lineRule="auto"/>
              <w:ind w:left="347" w:right="-20" w:hanging="298"/>
              <w:rPr>
                <w:sz w:val="24"/>
                <w:szCs w:val="24"/>
              </w:rPr>
            </w:pPr>
            <w:r w:rsidRPr="002B6DB6">
              <w:rPr>
                <w:sz w:val="16"/>
                <w:szCs w:val="16"/>
              </w:rPr>
              <w:t>95°C(203</w:t>
            </w:r>
            <w:r w:rsidRPr="002B6DB6">
              <w:rPr>
                <w:spacing w:val="1"/>
                <w:sz w:val="16"/>
                <w:szCs w:val="16"/>
              </w:rPr>
              <w:t>°</w:t>
            </w:r>
            <w:r w:rsidRPr="002B6DB6">
              <w:rPr>
                <w:sz w:val="16"/>
                <w:szCs w:val="16"/>
              </w:rPr>
              <w:t>F)</w:t>
            </w:r>
          </w:p>
        </w:tc>
      </w:tr>
      <w:tr w:rsidR="006A2AE5" w:rsidRPr="0005732F" w14:paraId="18E23AC4" w14:textId="77777777" w:rsidTr="00D750DA">
        <w:trPr>
          <w:trHeight w:val="288"/>
          <w:jc w:val="center"/>
        </w:trPr>
        <w:tc>
          <w:tcPr>
            <w:tcW w:w="2284" w:type="dxa"/>
            <w:gridSpan w:val="3"/>
            <w:vAlign w:val="center"/>
          </w:tcPr>
          <w:p w14:paraId="770FDEA8" w14:textId="77777777" w:rsidR="006A2AE5" w:rsidRDefault="006A2AE5" w:rsidP="00C5496A">
            <w:pPr>
              <w:autoSpaceDE/>
              <w:autoSpaceDN/>
              <w:adjustRightInd/>
              <w:spacing w:before="0" w:line="240" w:lineRule="auto"/>
              <w:ind w:left="0"/>
              <w:rPr>
                <w:b/>
                <w:color w:val="auto"/>
                <w:sz w:val="16"/>
                <w:szCs w:val="24"/>
                <w:lang w:val="ru-RU"/>
              </w:rPr>
            </w:pPr>
          </w:p>
        </w:tc>
        <w:tc>
          <w:tcPr>
            <w:tcW w:w="2874" w:type="dxa"/>
          </w:tcPr>
          <w:p w14:paraId="36DDBFC1" w14:textId="77777777" w:rsidR="006A2AE5" w:rsidRPr="00AC6690" w:rsidRDefault="006A2AE5" w:rsidP="00C5496A">
            <w:pPr>
              <w:autoSpaceDE/>
              <w:autoSpaceDN/>
              <w:adjustRightInd/>
              <w:spacing w:before="0" w:line="240" w:lineRule="auto"/>
              <w:ind w:left="149"/>
              <w:rPr>
                <w:sz w:val="16"/>
                <w:szCs w:val="16"/>
              </w:rPr>
            </w:pPr>
            <w:r w:rsidRPr="0023647C">
              <w:rPr>
                <w:sz w:val="16"/>
                <w:szCs w:val="16"/>
              </w:rPr>
              <w:t>Jotun</w:t>
            </w:r>
          </w:p>
        </w:tc>
        <w:tc>
          <w:tcPr>
            <w:tcW w:w="2693" w:type="dxa"/>
            <w:gridSpan w:val="2"/>
          </w:tcPr>
          <w:p w14:paraId="7412182A" w14:textId="77777777" w:rsidR="006A2AE5" w:rsidRPr="002B6DB6" w:rsidRDefault="006A2AE5" w:rsidP="00C5496A">
            <w:pPr>
              <w:autoSpaceDE/>
              <w:autoSpaceDN/>
              <w:adjustRightInd/>
              <w:spacing w:before="0" w:line="240" w:lineRule="auto"/>
              <w:ind w:left="142"/>
              <w:rPr>
                <w:sz w:val="16"/>
                <w:szCs w:val="16"/>
              </w:rPr>
            </w:pPr>
            <w:proofErr w:type="spellStart"/>
            <w:r w:rsidRPr="002B6DB6">
              <w:rPr>
                <w:sz w:val="16"/>
                <w:szCs w:val="16"/>
              </w:rPr>
              <w:t>Tankguard</w:t>
            </w:r>
            <w:proofErr w:type="spellEnd"/>
            <w:r w:rsidRPr="002B6DB6">
              <w:rPr>
                <w:sz w:val="16"/>
                <w:szCs w:val="16"/>
              </w:rPr>
              <w:t xml:space="preserve"> Storage</w:t>
            </w:r>
          </w:p>
        </w:tc>
        <w:tc>
          <w:tcPr>
            <w:tcW w:w="971" w:type="dxa"/>
            <w:vAlign w:val="center"/>
          </w:tcPr>
          <w:p w14:paraId="75360747"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310</w:t>
            </w:r>
          </w:p>
        </w:tc>
        <w:tc>
          <w:tcPr>
            <w:tcW w:w="1367" w:type="dxa"/>
          </w:tcPr>
          <w:p w14:paraId="34C23118" w14:textId="77777777" w:rsidR="006A2AE5" w:rsidRPr="002B6DB6" w:rsidRDefault="006A2AE5" w:rsidP="00C5496A">
            <w:pPr>
              <w:widowControl w:val="0"/>
              <w:spacing w:before="23" w:line="240" w:lineRule="auto"/>
              <w:ind w:left="347" w:right="-20" w:hanging="298"/>
              <w:rPr>
                <w:sz w:val="24"/>
                <w:szCs w:val="24"/>
              </w:rPr>
            </w:pPr>
            <w:r w:rsidRPr="002B6DB6">
              <w:rPr>
                <w:sz w:val="16"/>
                <w:szCs w:val="16"/>
              </w:rPr>
              <w:t>95°C(203</w:t>
            </w:r>
            <w:r w:rsidRPr="002B6DB6">
              <w:rPr>
                <w:spacing w:val="1"/>
                <w:sz w:val="16"/>
                <w:szCs w:val="16"/>
              </w:rPr>
              <w:t>°</w:t>
            </w:r>
            <w:r w:rsidRPr="002B6DB6">
              <w:rPr>
                <w:sz w:val="16"/>
                <w:szCs w:val="16"/>
              </w:rPr>
              <w:t>F)</w:t>
            </w:r>
          </w:p>
        </w:tc>
      </w:tr>
      <w:tr w:rsidR="006A2AE5" w:rsidRPr="0005732F" w14:paraId="21AA637A" w14:textId="77777777" w:rsidTr="00D750DA">
        <w:trPr>
          <w:trHeight w:val="288"/>
          <w:jc w:val="center"/>
        </w:trPr>
        <w:tc>
          <w:tcPr>
            <w:tcW w:w="2284" w:type="dxa"/>
            <w:gridSpan w:val="3"/>
            <w:vAlign w:val="center"/>
          </w:tcPr>
          <w:p w14:paraId="39F52AE6" w14:textId="77777777" w:rsidR="006A2AE5" w:rsidRDefault="006A2AE5" w:rsidP="00C5496A">
            <w:pPr>
              <w:autoSpaceDE/>
              <w:autoSpaceDN/>
              <w:adjustRightInd/>
              <w:spacing w:before="0" w:line="240" w:lineRule="auto"/>
              <w:ind w:left="0"/>
              <w:rPr>
                <w:b/>
                <w:color w:val="auto"/>
                <w:sz w:val="16"/>
                <w:szCs w:val="24"/>
                <w:lang w:val="ru-RU"/>
              </w:rPr>
            </w:pPr>
          </w:p>
        </w:tc>
        <w:tc>
          <w:tcPr>
            <w:tcW w:w="2874" w:type="dxa"/>
          </w:tcPr>
          <w:p w14:paraId="0D7B8E27" w14:textId="77777777" w:rsidR="006A2AE5" w:rsidRPr="00AC6690" w:rsidRDefault="006A2AE5" w:rsidP="00C5496A">
            <w:pPr>
              <w:autoSpaceDE/>
              <w:autoSpaceDN/>
              <w:adjustRightInd/>
              <w:spacing w:before="0" w:line="240" w:lineRule="auto"/>
              <w:ind w:left="149"/>
              <w:rPr>
                <w:sz w:val="16"/>
                <w:szCs w:val="16"/>
              </w:rPr>
            </w:pPr>
            <w:r w:rsidRPr="00AC6690">
              <w:rPr>
                <w:sz w:val="16"/>
                <w:szCs w:val="16"/>
              </w:rPr>
              <w:t>PPG</w:t>
            </w:r>
          </w:p>
        </w:tc>
        <w:tc>
          <w:tcPr>
            <w:tcW w:w="2693" w:type="dxa"/>
            <w:gridSpan w:val="2"/>
          </w:tcPr>
          <w:p w14:paraId="5809246A" w14:textId="77777777" w:rsidR="006A2AE5" w:rsidRPr="002B6DB6" w:rsidRDefault="006A2AE5" w:rsidP="00C5496A">
            <w:pPr>
              <w:autoSpaceDE/>
              <w:autoSpaceDN/>
              <w:adjustRightInd/>
              <w:spacing w:before="0" w:line="240" w:lineRule="auto"/>
              <w:ind w:left="142"/>
              <w:rPr>
                <w:sz w:val="16"/>
                <w:szCs w:val="16"/>
              </w:rPr>
            </w:pPr>
            <w:proofErr w:type="spellStart"/>
            <w:r w:rsidRPr="002B6DB6">
              <w:rPr>
                <w:sz w:val="16"/>
                <w:szCs w:val="16"/>
              </w:rPr>
              <w:t>Phenguard</w:t>
            </w:r>
            <w:proofErr w:type="spellEnd"/>
            <w:r w:rsidRPr="002B6DB6">
              <w:rPr>
                <w:sz w:val="16"/>
                <w:szCs w:val="16"/>
              </w:rPr>
              <w:t xml:space="preserve"> 940 Series</w:t>
            </w:r>
          </w:p>
        </w:tc>
        <w:tc>
          <w:tcPr>
            <w:tcW w:w="971" w:type="dxa"/>
            <w:vAlign w:val="center"/>
          </w:tcPr>
          <w:p w14:paraId="71C6E3D3"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315</w:t>
            </w:r>
          </w:p>
        </w:tc>
        <w:tc>
          <w:tcPr>
            <w:tcW w:w="1367" w:type="dxa"/>
          </w:tcPr>
          <w:p w14:paraId="761F1660" w14:textId="77777777" w:rsidR="006A2AE5" w:rsidRPr="002B6DB6" w:rsidRDefault="006A2AE5" w:rsidP="00C5496A">
            <w:pPr>
              <w:widowControl w:val="0"/>
              <w:spacing w:before="43" w:line="240" w:lineRule="auto"/>
              <w:ind w:left="347" w:right="-20" w:hanging="298"/>
              <w:rPr>
                <w:sz w:val="24"/>
                <w:szCs w:val="24"/>
              </w:rPr>
            </w:pPr>
            <w:r w:rsidRPr="002B6DB6">
              <w:rPr>
                <w:sz w:val="16"/>
                <w:szCs w:val="16"/>
              </w:rPr>
              <w:t>82°C(180</w:t>
            </w:r>
            <w:r w:rsidRPr="002B6DB6">
              <w:rPr>
                <w:spacing w:val="1"/>
                <w:sz w:val="16"/>
                <w:szCs w:val="16"/>
              </w:rPr>
              <w:t>°</w:t>
            </w:r>
            <w:r w:rsidRPr="002B6DB6">
              <w:rPr>
                <w:sz w:val="16"/>
                <w:szCs w:val="16"/>
              </w:rPr>
              <w:t>F)</w:t>
            </w:r>
          </w:p>
        </w:tc>
      </w:tr>
      <w:tr w:rsidR="006A2AE5" w:rsidRPr="0005732F" w14:paraId="6EB90B0C" w14:textId="77777777" w:rsidTr="00D750DA">
        <w:trPr>
          <w:trHeight w:val="288"/>
          <w:jc w:val="center"/>
        </w:trPr>
        <w:tc>
          <w:tcPr>
            <w:tcW w:w="2284" w:type="dxa"/>
            <w:gridSpan w:val="3"/>
            <w:vAlign w:val="center"/>
          </w:tcPr>
          <w:p w14:paraId="20B709E0" w14:textId="77777777" w:rsidR="006A2AE5" w:rsidRDefault="006A2AE5" w:rsidP="00C5496A">
            <w:pPr>
              <w:autoSpaceDE/>
              <w:autoSpaceDN/>
              <w:adjustRightInd/>
              <w:spacing w:before="0" w:line="240" w:lineRule="auto"/>
              <w:ind w:left="0"/>
              <w:rPr>
                <w:b/>
                <w:color w:val="auto"/>
                <w:sz w:val="16"/>
                <w:szCs w:val="24"/>
                <w:lang w:val="ru-RU"/>
              </w:rPr>
            </w:pPr>
          </w:p>
        </w:tc>
        <w:tc>
          <w:tcPr>
            <w:tcW w:w="2874" w:type="dxa"/>
          </w:tcPr>
          <w:p w14:paraId="2902A5F3" w14:textId="77777777" w:rsidR="006A2AE5" w:rsidRPr="00AC6690" w:rsidRDefault="006A2AE5" w:rsidP="00C5496A">
            <w:pPr>
              <w:autoSpaceDE/>
              <w:autoSpaceDN/>
              <w:adjustRightInd/>
              <w:spacing w:before="0" w:line="240" w:lineRule="auto"/>
              <w:ind w:left="149"/>
              <w:rPr>
                <w:sz w:val="16"/>
                <w:szCs w:val="16"/>
              </w:rPr>
            </w:pPr>
            <w:r w:rsidRPr="00AC6690">
              <w:rPr>
                <w:sz w:val="16"/>
                <w:szCs w:val="16"/>
              </w:rPr>
              <w:t>Sherwin-Williams</w:t>
            </w:r>
          </w:p>
        </w:tc>
        <w:tc>
          <w:tcPr>
            <w:tcW w:w="2693" w:type="dxa"/>
            <w:gridSpan w:val="2"/>
          </w:tcPr>
          <w:p w14:paraId="65A5315E" w14:textId="77777777" w:rsidR="006A2AE5" w:rsidRPr="002B6DB6" w:rsidRDefault="006A2AE5" w:rsidP="00C5496A">
            <w:pPr>
              <w:autoSpaceDE/>
              <w:autoSpaceDN/>
              <w:adjustRightInd/>
              <w:spacing w:before="0" w:line="240" w:lineRule="auto"/>
              <w:ind w:left="142"/>
              <w:rPr>
                <w:sz w:val="16"/>
                <w:szCs w:val="16"/>
              </w:rPr>
            </w:pPr>
            <w:proofErr w:type="spellStart"/>
            <w:r w:rsidRPr="002B6DB6">
              <w:rPr>
                <w:sz w:val="16"/>
                <w:szCs w:val="16"/>
              </w:rPr>
              <w:t>Epo</w:t>
            </w:r>
            <w:proofErr w:type="spellEnd"/>
            <w:r w:rsidRPr="002B6DB6">
              <w:rPr>
                <w:sz w:val="16"/>
                <w:szCs w:val="16"/>
              </w:rPr>
              <w:t>-Phen FF</w:t>
            </w:r>
          </w:p>
        </w:tc>
        <w:tc>
          <w:tcPr>
            <w:tcW w:w="971" w:type="dxa"/>
            <w:vAlign w:val="center"/>
          </w:tcPr>
          <w:p w14:paraId="0D63D80A" w14:textId="77777777" w:rsidR="006A2AE5" w:rsidRPr="002B6DB6" w:rsidRDefault="006A2AE5" w:rsidP="00C5496A">
            <w:pPr>
              <w:autoSpaceDE/>
              <w:autoSpaceDN/>
              <w:adjustRightInd/>
              <w:spacing w:before="0" w:line="240" w:lineRule="auto"/>
              <w:ind w:left="0"/>
              <w:jc w:val="center"/>
              <w:rPr>
                <w:sz w:val="16"/>
                <w:szCs w:val="16"/>
              </w:rPr>
            </w:pPr>
            <w:r w:rsidRPr="002B6DB6">
              <w:rPr>
                <w:sz w:val="16"/>
                <w:szCs w:val="16"/>
              </w:rPr>
              <w:t>250</w:t>
            </w:r>
          </w:p>
        </w:tc>
        <w:tc>
          <w:tcPr>
            <w:tcW w:w="1367" w:type="dxa"/>
          </w:tcPr>
          <w:p w14:paraId="4A63B8E5" w14:textId="77777777" w:rsidR="006A2AE5" w:rsidRPr="002B6DB6" w:rsidRDefault="006A2AE5" w:rsidP="00C5496A">
            <w:pPr>
              <w:widowControl w:val="0"/>
              <w:spacing w:before="43" w:line="240" w:lineRule="auto"/>
              <w:ind w:left="348" w:right="-20" w:hanging="298"/>
              <w:rPr>
                <w:sz w:val="24"/>
                <w:szCs w:val="24"/>
              </w:rPr>
            </w:pPr>
            <w:r w:rsidRPr="002B6DB6">
              <w:rPr>
                <w:sz w:val="16"/>
                <w:szCs w:val="16"/>
              </w:rPr>
              <w:t>99°C(210°F)</w:t>
            </w:r>
          </w:p>
        </w:tc>
      </w:tr>
      <w:tr w:rsidR="006A2AE5" w:rsidRPr="0005732F" w14:paraId="4AA8F053" w14:textId="77777777" w:rsidTr="00D750DA">
        <w:trPr>
          <w:trHeight w:val="288"/>
          <w:jc w:val="center"/>
        </w:trPr>
        <w:tc>
          <w:tcPr>
            <w:tcW w:w="10189" w:type="dxa"/>
            <w:gridSpan w:val="8"/>
            <w:tcBorders>
              <w:top w:val="single" w:sz="12" w:space="0" w:color="auto"/>
            </w:tcBorders>
            <w:vAlign w:val="center"/>
          </w:tcPr>
          <w:p w14:paraId="5EBB1888" w14:textId="47ADC7D6" w:rsidR="006A2AE5" w:rsidRPr="000E02D6" w:rsidRDefault="006A2AE5" w:rsidP="00C5496A">
            <w:pPr>
              <w:autoSpaceDE/>
              <w:autoSpaceDN/>
              <w:adjustRightInd/>
              <w:spacing w:before="0" w:line="240" w:lineRule="auto"/>
              <w:ind w:left="0"/>
              <w:rPr>
                <w:i/>
                <w:color w:val="auto"/>
                <w:sz w:val="14"/>
                <w:szCs w:val="24"/>
                <w:lang w:val="ru-RU"/>
              </w:rPr>
            </w:pPr>
          </w:p>
        </w:tc>
      </w:tr>
      <w:tr w:rsidR="006A2AE5" w:rsidRPr="00757AE4" w14:paraId="1A57EA9B" w14:textId="77777777" w:rsidTr="00D750DA">
        <w:trPr>
          <w:trHeight w:val="288"/>
          <w:jc w:val="center"/>
        </w:trPr>
        <w:tc>
          <w:tcPr>
            <w:tcW w:w="10189" w:type="dxa"/>
            <w:gridSpan w:val="8"/>
            <w:vAlign w:val="center"/>
          </w:tcPr>
          <w:p w14:paraId="4E186E9A" w14:textId="77777777" w:rsidR="006A2AE5" w:rsidRPr="000E02D6" w:rsidRDefault="006A2AE5" w:rsidP="00C5496A">
            <w:pPr>
              <w:autoSpaceDE/>
              <w:autoSpaceDN/>
              <w:adjustRightInd/>
              <w:spacing w:before="0" w:line="240" w:lineRule="auto"/>
              <w:ind w:left="0"/>
              <w:rPr>
                <w:i/>
                <w:color w:val="auto"/>
                <w:sz w:val="14"/>
                <w:szCs w:val="24"/>
                <w:lang w:val="ru-RU"/>
              </w:rPr>
            </w:pPr>
          </w:p>
        </w:tc>
      </w:tr>
      <w:tr w:rsidR="00F31BE7" w:rsidRPr="0005732F" w14:paraId="598F4ED2" w14:textId="77777777" w:rsidTr="00D750DA">
        <w:trPr>
          <w:trHeight w:val="288"/>
          <w:jc w:val="center"/>
        </w:trPr>
        <w:tc>
          <w:tcPr>
            <w:tcW w:w="1168" w:type="dxa"/>
            <w:vAlign w:val="center"/>
          </w:tcPr>
          <w:p w14:paraId="39CFFBEC" w14:textId="77777777" w:rsidR="00F31BE7" w:rsidRPr="0005732F" w:rsidRDefault="00F31BE7" w:rsidP="00C5496A">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990" w:type="dxa"/>
            <w:gridSpan w:val="3"/>
            <w:vAlign w:val="center"/>
          </w:tcPr>
          <w:p w14:paraId="7B006EBD" w14:textId="18BD8018" w:rsidR="00F31BE7" w:rsidRPr="00E26578" w:rsidRDefault="00704D39" w:rsidP="00C5496A">
            <w:pPr>
              <w:ind w:left="-72"/>
              <w:rPr>
                <w:b/>
                <w:color w:val="auto"/>
                <w:sz w:val="16"/>
                <w:szCs w:val="16"/>
                <w:lang w:val="ru-RU"/>
              </w:rPr>
            </w:pPr>
            <w:r>
              <w:rPr>
                <w:color w:val="auto"/>
                <w:sz w:val="16"/>
                <w:szCs w:val="24"/>
                <w:lang w:val="ru-RU"/>
              </w:rPr>
              <w:t xml:space="preserve">Ноябрь </w:t>
            </w:r>
            <w:r w:rsidR="00B95327">
              <w:rPr>
                <w:color w:val="auto"/>
                <w:sz w:val="16"/>
                <w:szCs w:val="24"/>
                <w:lang w:val="ru-RU"/>
              </w:rPr>
              <w:t>2025</w:t>
            </w:r>
          </w:p>
        </w:tc>
        <w:tc>
          <w:tcPr>
            <w:tcW w:w="2693" w:type="dxa"/>
            <w:gridSpan w:val="2"/>
            <w:vAlign w:val="center"/>
          </w:tcPr>
          <w:p w14:paraId="5AA538FA" w14:textId="77777777" w:rsidR="00F31BE7" w:rsidRPr="0005732F" w:rsidRDefault="00F31BE7" w:rsidP="00C5496A">
            <w:pPr>
              <w:rPr>
                <w:b/>
                <w:color w:val="auto"/>
                <w:sz w:val="16"/>
                <w:szCs w:val="16"/>
              </w:rPr>
            </w:pPr>
          </w:p>
        </w:tc>
        <w:tc>
          <w:tcPr>
            <w:tcW w:w="971" w:type="dxa"/>
            <w:vAlign w:val="center"/>
          </w:tcPr>
          <w:p w14:paraId="0F87B374" w14:textId="77777777" w:rsidR="00F31BE7" w:rsidRPr="0005732F" w:rsidRDefault="00F31BE7" w:rsidP="00C5496A">
            <w:pPr>
              <w:jc w:val="center"/>
              <w:rPr>
                <w:b/>
                <w:color w:val="auto"/>
                <w:sz w:val="16"/>
                <w:szCs w:val="16"/>
              </w:rPr>
            </w:pPr>
          </w:p>
        </w:tc>
        <w:tc>
          <w:tcPr>
            <w:tcW w:w="1367" w:type="dxa"/>
            <w:vAlign w:val="center"/>
          </w:tcPr>
          <w:p w14:paraId="63FC1A71" w14:textId="77777777" w:rsidR="00F31BE7" w:rsidRPr="0005732F" w:rsidRDefault="00F31BE7" w:rsidP="00C5496A">
            <w:pPr>
              <w:jc w:val="center"/>
              <w:rPr>
                <w:b/>
                <w:color w:val="auto"/>
                <w:sz w:val="16"/>
                <w:szCs w:val="16"/>
              </w:rPr>
            </w:pPr>
          </w:p>
        </w:tc>
      </w:tr>
    </w:tbl>
    <w:p w14:paraId="57DFDFB9" w14:textId="77777777" w:rsidR="00590398" w:rsidRDefault="00590398" w:rsidP="00AD5A14">
      <w:pPr>
        <w:widowControl w:val="0"/>
        <w:spacing w:line="240" w:lineRule="auto"/>
        <w:ind w:left="1350" w:right="151" w:hanging="1260"/>
        <w:contextualSpacing/>
        <w:rPr>
          <w:sz w:val="16"/>
          <w:szCs w:val="16"/>
          <w:lang w:val="ru-RU"/>
        </w:rPr>
      </w:pPr>
    </w:p>
    <w:p w14:paraId="54FC5230" w14:textId="0B9E6D9D" w:rsidR="00ED34E8" w:rsidRPr="00636D34" w:rsidRDefault="00ED34E8" w:rsidP="00AD5A14">
      <w:pPr>
        <w:widowControl w:val="0"/>
        <w:spacing w:line="240" w:lineRule="auto"/>
        <w:ind w:left="1350" w:right="151" w:hanging="1260"/>
        <w:contextualSpacing/>
        <w:rPr>
          <w:sz w:val="16"/>
          <w:szCs w:val="16"/>
          <w:lang w:val="ru-RU"/>
        </w:rPr>
      </w:pPr>
      <w:r w:rsidRPr="00636D34">
        <w:rPr>
          <w:sz w:val="16"/>
          <w:szCs w:val="16"/>
          <w:lang w:val="ru-RU"/>
        </w:rPr>
        <w:t xml:space="preserve">Примечание 1: </w:t>
      </w:r>
      <w:r w:rsidR="00AD5A14">
        <w:rPr>
          <w:sz w:val="16"/>
          <w:szCs w:val="16"/>
          <w:lang w:val="ru-RU"/>
        </w:rPr>
        <w:tab/>
      </w:r>
      <w:r w:rsidRPr="00636D34">
        <w:rPr>
          <w:sz w:val="16"/>
          <w:szCs w:val="16"/>
          <w:lang w:val="ru-RU"/>
        </w:rPr>
        <w:t>ПЕРЕПАД ТЕМПЕРАТУР подразумевает разность температуры материала и внешней температуры стальной оболочки.</w:t>
      </w:r>
      <w:r w:rsidR="00BF01E1" w:rsidRPr="00636D34">
        <w:rPr>
          <w:sz w:val="16"/>
          <w:szCs w:val="16"/>
          <w:lang w:val="ru-RU"/>
        </w:rPr>
        <w:t xml:space="preserve"> </w:t>
      </w:r>
      <w:r w:rsidRPr="00636D34">
        <w:rPr>
          <w:sz w:val="16"/>
          <w:szCs w:val="16"/>
          <w:lang w:val="ru-RU"/>
        </w:rPr>
        <w:t xml:space="preserve">Пример: изолированный резервуар будет иметь </w:t>
      </w:r>
      <w:r w:rsidR="004F2104" w:rsidRPr="00636D34">
        <w:rPr>
          <w:sz w:val="16"/>
          <w:szCs w:val="16"/>
          <w:lang w:val="ru-RU"/>
        </w:rPr>
        <w:t xml:space="preserve">нулевой </w:t>
      </w:r>
      <w:r w:rsidRPr="00636D34">
        <w:rPr>
          <w:sz w:val="16"/>
          <w:szCs w:val="16"/>
          <w:lang w:val="ru-RU"/>
        </w:rPr>
        <w:t xml:space="preserve">перепад температур. </w:t>
      </w:r>
    </w:p>
    <w:p w14:paraId="539EE487" w14:textId="336682BD" w:rsidR="00255E09" w:rsidRPr="00B21BD9" w:rsidRDefault="00255E09" w:rsidP="00AD5A14">
      <w:pPr>
        <w:widowControl w:val="0"/>
        <w:spacing w:line="240" w:lineRule="auto"/>
        <w:ind w:left="1350" w:right="151" w:hanging="1260"/>
        <w:contextualSpacing/>
        <w:rPr>
          <w:sz w:val="16"/>
          <w:szCs w:val="16"/>
          <w:lang w:val="ru-RU"/>
        </w:rPr>
      </w:pPr>
      <w:r w:rsidRPr="00B21BD9">
        <w:rPr>
          <w:sz w:val="16"/>
          <w:szCs w:val="16"/>
          <w:lang w:val="ru-RU"/>
        </w:rPr>
        <w:t xml:space="preserve">Примечание 2: </w:t>
      </w:r>
      <w:r w:rsidR="00AD5A14">
        <w:rPr>
          <w:sz w:val="16"/>
          <w:szCs w:val="16"/>
          <w:lang w:val="ru-RU"/>
        </w:rPr>
        <w:tab/>
      </w:r>
      <w:r w:rsidRPr="00B21BD9">
        <w:rPr>
          <w:sz w:val="16"/>
          <w:szCs w:val="16"/>
          <w:lang w:val="ru-RU"/>
        </w:rPr>
        <w:t>Покрытия, приемлемые для работы во влажной сероводородосодержащей среде, указываются в COM-SU-5014-TCO. Он</w:t>
      </w:r>
      <w:r w:rsidR="004745B1" w:rsidRPr="00B21BD9">
        <w:rPr>
          <w:sz w:val="16"/>
          <w:szCs w:val="16"/>
          <w:lang w:val="ru-RU"/>
        </w:rPr>
        <w:t>и</w:t>
      </w:r>
      <w:r w:rsidRPr="00B21BD9">
        <w:rPr>
          <w:sz w:val="16"/>
          <w:szCs w:val="16"/>
          <w:lang w:val="ru-RU"/>
        </w:rPr>
        <w:t xml:space="preserve"> прошли тщательную проверку до включения в список</w:t>
      </w:r>
    </w:p>
    <w:p w14:paraId="22396D16" w14:textId="7EB24993" w:rsidR="00A27633" w:rsidRPr="001F0EC8" w:rsidRDefault="00A27633" w:rsidP="00AD5A14">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w:t>
      </w:r>
      <w:r w:rsidRPr="00A27633">
        <w:rPr>
          <w:sz w:val="16"/>
          <w:szCs w:val="16"/>
          <w:lang w:val="ru-RU"/>
        </w:rPr>
        <w:t>3</w:t>
      </w:r>
      <w:r w:rsidRPr="00043B9C">
        <w:rPr>
          <w:sz w:val="16"/>
          <w:szCs w:val="16"/>
          <w:lang w:val="ru-RU"/>
        </w:rPr>
        <w:t xml:space="preserve">: </w:t>
      </w:r>
      <w:r w:rsidR="00AD5A14">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005E66FC">
        <w:rPr>
          <w:sz w:val="16"/>
          <w:szCs w:val="16"/>
          <w:lang w:val="ru-RU"/>
        </w:rPr>
        <w:t xml:space="preserve"> Отклонение допускается если покрытие выпускается в одном цвете.</w:t>
      </w:r>
    </w:p>
    <w:p w14:paraId="27AEDFFB" w14:textId="77777777" w:rsidR="00A27633" w:rsidRPr="00C864AE" w:rsidRDefault="00A27633" w:rsidP="00C864AE">
      <w:pPr>
        <w:widowControl w:val="0"/>
        <w:spacing w:line="240" w:lineRule="auto"/>
        <w:ind w:left="1080" w:right="-20" w:hanging="1083"/>
        <w:contextualSpacing/>
        <w:rPr>
          <w:sz w:val="16"/>
          <w:szCs w:val="16"/>
          <w:lang w:val="ru-RU"/>
        </w:rPr>
      </w:pPr>
    </w:p>
    <w:p w14:paraId="2332D7FE" w14:textId="77777777" w:rsidR="002B5E17" w:rsidRPr="00F029EB" w:rsidRDefault="002B5E17" w:rsidP="002B5E17">
      <w:pPr>
        <w:tabs>
          <w:tab w:val="left" w:pos="3225"/>
        </w:tabs>
        <w:rPr>
          <w:color w:val="auto"/>
          <w:sz w:val="20"/>
          <w:szCs w:val="20"/>
          <w:lang w:val="ru-RU"/>
        </w:rPr>
      </w:pPr>
    </w:p>
    <w:p w14:paraId="7094E6FD" w14:textId="77777777" w:rsidR="002B5E17" w:rsidRPr="00F029EB" w:rsidRDefault="002B5E17" w:rsidP="002B5E17">
      <w:pPr>
        <w:tabs>
          <w:tab w:val="left" w:pos="3225"/>
        </w:tabs>
        <w:rPr>
          <w:color w:val="auto"/>
          <w:sz w:val="20"/>
          <w:szCs w:val="20"/>
          <w:lang w:val="ru-RU"/>
        </w:rPr>
      </w:pPr>
      <w:r w:rsidRPr="00F029EB">
        <w:rPr>
          <w:color w:val="auto"/>
          <w:lang w:val="ru-RU"/>
        </w:rPr>
        <w:br w:type="page"/>
      </w:r>
    </w:p>
    <w:tbl>
      <w:tblPr>
        <w:tblW w:w="10011" w:type="dxa"/>
        <w:jc w:val="center"/>
        <w:tblLayout w:type="fixed"/>
        <w:tblLook w:val="01E0" w:firstRow="1" w:lastRow="1" w:firstColumn="1" w:lastColumn="1" w:noHBand="0" w:noVBand="0"/>
      </w:tblPr>
      <w:tblGrid>
        <w:gridCol w:w="1330"/>
        <w:gridCol w:w="270"/>
        <w:gridCol w:w="848"/>
        <w:gridCol w:w="2731"/>
        <w:gridCol w:w="990"/>
        <w:gridCol w:w="1703"/>
        <w:gridCol w:w="971"/>
        <w:gridCol w:w="1168"/>
      </w:tblGrid>
      <w:tr w:rsidR="004652F8" w:rsidRPr="00333E58" w14:paraId="76ACB198" w14:textId="77777777" w:rsidTr="00F029EB">
        <w:trPr>
          <w:trHeight w:val="360"/>
          <w:jc w:val="center"/>
        </w:trPr>
        <w:tc>
          <w:tcPr>
            <w:tcW w:w="10011" w:type="dxa"/>
            <w:gridSpan w:val="8"/>
            <w:tcBorders>
              <w:top w:val="single" w:sz="6" w:space="0" w:color="auto"/>
              <w:bottom w:val="single" w:sz="12" w:space="0" w:color="auto"/>
            </w:tcBorders>
            <w:shd w:val="clear" w:color="auto" w:fill="FFFFFF"/>
            <w:vAlign w:val="center"/>
          </w:tcPr>
          <w:p w14:paraId="1B6E6F33" w14:textId="77777777" w:rsidR="00C5496A" w:rsidRPr="005C6B84" w:rsidRDefault="003A3194" w:rsidP="006A2AE5">
            <w:pPr>
              <w:ind w:right="-72"/>
              <w:jc w:val="right"/>
              <w:rPr>
                <w:b/>
                <w:i/>
                <w:color w:val="auto"/>
                <w:lang w:val="ru-RU"/>
              </w:rPr>
            </w:pPr>
            <w:r w:rsidRPr="005C6B84">
              <w:rPr>
                <w:b/>
                <w:i/>
                <w:color w:val="auto"/>
                <w:lang w:val="ru-RU"/>
              </w:rPr>
              <w:lastRenderedPageBreak/>
              <w:t>Покрытия для  высоких температур/высокого давления</w:t>
            </w:r>
          </w:p>
        </w:tc>
      </w:tr>
      <w:tr w:rsidR="004652F8" w:rsidRPr="005C6B84" w14:paraId="2D39AC35" w14:textId="77777777" w:rsidTr="00F029EB">
        <w:trPr>
          <w:trHeight w:val="360"/>
          <w:jc w:val="center"/>
        </w:trPr>
        <w:tc>
          <w:tcPr>
            <w:tcW w:w="7872" w:type="dxa"/>
            <w:gridSpan w:val="6"/>
            <w:tcBorders>
              <w:top w:val="single" w:sz="12" w:space="0" w:color="auto"/>
              <w:left w:val="single" w:sz="12" w:space="0" w:color="auto"/>
              <w:bottom w:val="single" w:sz="12" w:space="0" w:color="auto"/>
            </w:tcBorders>
            <w:vAlign w:val="center"/>
          </w:tcPr>
          <w:p w14:paraId="5A260BA7" w14:textId="77777777" w:rsidR="00C5496A" w:rsidRPr="005C6B84" w:rsidRDefault="003A3194" w:rsidP="00C5496A">
            <w:pPr>
              <w:autoSpaceDE/>
              <w:autoSpaceDN/>
              <w:adjustRightInd/>
              <w:spacing w:before="0" w:line="240" w:lineRule="auto"/>
              <w:ind w:left="0"/>
              <w:rPr>
                <w:b/>
                <w:color w:val="auto"/>
                <w:sz w:val="20"/>
                <w:szCs w:val="20"/>
                <w:lang w:val="ru-RU"/>
              </w:rPr>
            </w:pPr>
            <w:r w:rsidRPr="005C6B84">
              <w:rPr>
                <w:b/>
                <w:color w:val="auto"/>
                <w:sz w:val="20"/>
                <w:szCs w:val="24"/>
                <w:lang w:val="ru-RU"/>
              </w:rPr>
              <w:t xml:space="preserve">Покрытия </w:t>
            </w:r>
            <w:r w:rsidR="00C5496A" w:rsidRPr="005C6B84">
              <w:rPr>
                <w:b/>
                <w:color w:val="auto"/>
                <w:sz w:val="20"/>
                <w:szCs w:val="24"/>
                <w:lang w:val="ru-RU"/>
              </w:rPr>
              <w:t>для соленой воды и соляного раствора выдерживающие перепады температур 10°</w:t>
            </w:r>
            <w:r w:rsidR="00C5496A" w:rsidRPr="005C6B84">
              <w:rPr>
                <w:b/>
                <w:color w:val="auto"/>
                <w:sz w:val="20"/>
                <w:szCs w:val="24"/>
              </w:rPr>
              <w:t>C</w:t>
            </w:r>
            <w:r w:rsidR="00C5496A" w:rsidRPr="005C6B84">
              <w:rPr>
                <w:b/>
                <w:color w:val="auto"/>
                <w:sz w:val="20"/>
                <w:szCs w:val="24"/>
                <w:lang w:val="ru-RU"/>
              </w:rPr>
              <w:t xml:space="preserve"> (50°F) </w:t>
            </w:r>
          </w:p>
        </w:tc>
        <w:tc>
          <w:tcPr>
            <w:tcW w:w="2139" w:type="dxa"/>
            <w:gridSpan w:val="2"/>
            <w:tcBorders>
              <w:top w:val="single" w:sz="12" w:space="0" w:color="auto"/>
              <w:bottom w:val="single" w:sz="12" w:space="0" w:color="auto"/>
              <w:right w:val="single" w:sz="12" w:space="0" w:color="auto"/>
            </w:tcBorders>
            <w:shd w:val="clear" w:color="auto" w:fill="000000"/>
            <w:vAlign w:val="center"/>
          </w:tcPr>
          <w:p w14:paraId="0099F431"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24"/>
                <w:lang w:val="ru-RU"/>
              </w:rPr>
              <w:t>11.4</w:t>
            </w:r>
          </w:p>
        </w:tc>
      </w:tr>
      <w:tr w:rsidR="00C5496A" w:rsidRPr="00333E58" w14:paraId="63A30D80" w14:textId="77777777" w:rsidTr="00F029EB">
        <w:trPr>
          <w:cantSplit/>
          <w:trHeight w:val="288"/>
          <w:jc w:val="center"/>
        </w:trPr>
        <w:tc>
          <w:tcPr>
            <w:tcW w:w="1600" w:type="dxa"/>
            <w:gridSpan w:val="2"/>
            <w:tcBorders>
              <w:top w:val="single" w:sz="12" w:space="0" w:color="auto"/>
            </w:tcBorders>
          </w:tcPr>
          <w:p w14:paraId="18902DC5"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579" w:type="dxa"/>
            <w:gridSpan w:val="2"/>
            <w:tcBorders>
              <w:top w:val="single" w:sz="12" w:space="0" w:color="auto"/>
            </w:tcBorders>
          </w:tcPr>
          <w:p w14:paraId="378F4E8F" w14:textId="42DB70F2" w:rsidR="00CF1AC1" w:rsidRPr="00290291" w:rsidRDefault="00290291" w:rsidP="00C5496A">
            <w:pPr>
              <w:autoSpaceDE/>
              <w:autoSpaceDN/>
              <w:adjustRightInd/>
              <w:spacing w:before="0" w:line="240" w:lineRule="auto"/>
              <w:ind w:left="-72"/>
              <w:rPr>
                <w:color w:val="auto"/>
                <w:sz w:val="16"/>
                <w:szCs w:val="24"/>
              </w:rPr>
            </w:pPr>
            <w:r w:rsidRPr="00290291">
              <w:rPr>
                <w:color w:val="auto"/>
                <w:sz w:val="16"/>
                <w:szCs w:val="24"/>
              </w:rPr>
              <w:t>SSPC-SP1/SP5(NACENo.</w:t>
            </w:r>
            <w:proofErr w:type="gramStart"/>
            <w:r w:rsidRPr="00290291">
              <w:rPr>
                <w:color w:val="auto"/>
                <w:sz w:val="16"/>
                <w:szCs w:val="24"/>
              </w:rPr>
              <w:t>1)(</w:t>
            </w:r>
            <w:proofErr w:type="gramEnd"/>
            <w:r w:rsidRPr="00290291">
              <w:rPr>
                <w:color w:val="auto"/>
                <w:sz w:val="16"/>
                <w:szCs w:val="24"/>
              </w:rPr>
              <w:t>SA3)</w:t>
            </w:r>
          </w:p>
          <w:p w14:paraId="6E38AC9A" w14:textId="513797FB" w:rsidR="00C5496A" w:rsidRPr="00037A5B" w:rsidRDefault="004B5C7C" w:rsidP="00C5496A">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C82B81" w:rsidRPr="00C82B81">
              <w:rPr>
                <w:color w:val="auto"/>
                <w:sz w:val="16"/>
                <w:szCs w:val="24"/>
                <w:lang w:val="ru-RU"/>
              </w:rPr>
              <w:t xml:space="preserve"> </w:t>
            </w:r>
            <w:r w:rsidR="00C5496A" w:rsidRPr="00037A5B">
              <w:rPr>
                <w:color w:val="auto"/>
                <w:sz w:val="16"/>
                <w:szCs w:val="24"/>
                <w:lang w:val="ru-RU"/>
              </w:rPr>
              <w:t>очистка до белого металла.</w:t>
            </w:r>
          </w:p>
        </w:tc>
        <w:tc>
          <w:tcPr>
            <w:tcW w:w="990" w:type="dxa"/>
            <w:tcBorders>
              <w:top w:val="single" w:sz="12" w:space="0" w:color="auto"/>
            </w:tcBorders>
          </w:tcPr>
          <w:p w14:paraId="0F4283D3" w14:textId="77777777" w:rsidR="00C5496A" w:rsidRPr="004E6B3B" w:rsidRDefault="00C5496A" w:rsidP="00C5496A">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842" w:type="dxa"/>
            <w:gridSpan w:val="3"/>
            <w:vMerge w:val="restart"/>
            <w:tcBorders>
              <w:top w:val="single" w:sz="12" w:space="0" w:color="auto"/>
            </w:tcBorders>
          </w:tcPr>
          <w:p w14:paraId="05C7F8DE" w14:textId="77777777" w:rsidR="00C5496A" w:rsidRPr="00400672" w:rsidRDefault="00C5496A" w:rsidP="00C5496A">
            <w:pPr>
              <w:autoSpaceDE/>
              <w:autoSpaceDN/>
              <w:adjustRightInd/>
              <w:spacing w:before="0" w:line="240" w:lineRule="auto"/>
              <w:ind w:left="-72"/>
              <w:rPr>
                <w:color w:val="auto"/>
                <w:sz w:val="16"/>
                <w:szCs w:val="24"/>
                <w:lang w:val="ru-RU"/>
              </w:rPr>
            </w:pPr>
            <w:r w:rsidRPr="00037A5B">
              <w:rPr>
                <w:color w:val="auto"/>
                <w:sz w:val="16"/>
                <w:szCs w:val="24"/>
                <w:lang w:val="ru-RU"/>
              </w:rPr>
              <w:t>Применяется такое же покрытие того же изготовителя.</w:t>
            </w:r>
          </w:p>
        </w:tc>
      </w:tr>
      <w:tr w:rsidR="00C5496A" w:rsidRPr="00333E58" w14:paraId="0CA7790E" w14:textId="77777777" w:rsidTr="00F029EB">
        <w:trPr>
          <w:cantSplit/>
          <w:trHeight w:val="288"/>
          <w:jc w:val="center"/>
        </w:trPr>
        <w:tc>
          <w:tcPr>
            <w:tcW w:w="1600" w:type="dxa"/>
            <w:gridSpan w:val="2"/>
          </w:tcPr>
          <w:p w14:paraId="0149D1D4"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579" w:type="dxa"/>
            <w:gridSpan w:val="2"/>
          </w:tcPr>
          <w:p w14:paraId="08035BD4" w14:textId="77777777" w:rsidR="00C5496A" w:rsidRPr="00037A5B" w:rsidRDefault="00224632"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03E69522"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3842" w:type="dxa"/>
            <w:gridSpan w:val="3"/>
            <w:vMerge/>
            <w:vAlign w:val="center"/>
          </w:tcPr>
          <w:p w14:paraId="3FF3F269" w14:textId="77777777" w:rsidR="00C5496A" w:rsidRPr="00D750DA" w:rsidRDefault="00C5496A" w:rsidP="00C5496A">
            <w:pPr>
              <w:rPr>
                <w:color w:val="auto"/>
                <w:lang w:val="ru-RU"/>
              </w:rPr>
            </w:pPr>
          </w:p>
        </w:tc>
      </w:tr>
      <w:tr w:rsidR="00C5496A" w:rsidRPr="00723A28" w14:paraId="6A157FE1" w14:textId="77777777" w:rsidTr="00F029EB">
        <w:trPr>
          <w:cantSplit/>
          <w:trHeight w:val="288"/>
          <w:jc w:val="center"/>
        </w:trPr>
        <w:tc>
          <w:tcPr>
            <w:tcW w:w="1600" w:type="dxa"/>
            <w:gridSpan w:val="2"/>
            <w:tcBorders>
              <w:bottom w:val="single" w:sz="12" w:space="0" w:color="auto"/>
            </w:tcBorders>
          </w:tcPr>
          <w:p w14:paraId="0FDBD439"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579" w:type="dxa"/>
            <w:gridSpan w:val="2"/>
            <w:tcBorders>
              <w:bottom w:val="single" w:sz="12" w:space="0" w:color="auto"/>
            </w:tcBorders>
          </w:tcPr>
          <w:p w14:paraId="7F6942C7" w14:textId="322062D6" w:rsidR="00C5496A" w:rsidRPr="00037A5B" w:rsidRDefault="00C27DA4" w:rsidP="00C5496A">
            <w:pPr>
              <w:autoSpaceDE/>
              <w:autoSpaceDN/>
              <w:adjustRightInd/>
              <w:spacing w:before="0" w:line="240" w:lineRule="auto"/>
              <w:ind w:left="-72"/>
              <w:rPr>
                <w:color w:val="auto"/>
                <w:sz w:val="16"/>
                <w:szCs w:val="24"/>
                <w:lang w:val="ru-RU"/>
              </w:rPr>
            </w:pPr>
            <w:ins w:id="624" w:author="Kurmanov, Aidyn [STAMGazStroy LLP]" w:date="2025-12-17T14:26:00Z" w16du:dateUtc="2025-12-17T09:26:00Z">
              <w:r>
                <w:rPr>
                  <w:color w:val="auto"/>
                  <w:sz w:val="16"/>
                  <w:szCs w:val="24"/>
                  <w:lang w:val="ru-RU"/>
                </w:rPr>
                <w:t>С</w:t>
              </w:r>
              <w:r w:rsidRPr="00037A5B">
                <w:rPr>
                  <w:color w:val="auto"/>
                  <w:sz w:val="16"/>
                  <w:szCs w:val="24"/>
                  <w:lang w:val="ru-RU"/>
                </w:rPr>
                <w:t>м. листы технических данных изготовителя</w:t>
              </w:r>
            </w:ins>
            <w:del w:id="625" w:author="Kurmanov, Aidyn [STAMGazStroy LLP]" w:date="2025-12-17T14:26:00Z" w16du:dateUtc="2025-12-17T09:26:00Z">
              <w:r w:rsidR="00C5496A" w:rsidDel="00C27DA4">
                <w:rPr>
                  <w:color w:val="auto"/>
                  <w:sz w:val="16"/>
                  <w:szCs w:val="24"/>
                  <w:lang w:val="ru-RU"/>
                </w:rPr>
                <w:delText>0,</w:delText>
              </w:r>
              <w:r w:rsidR="00C5496A" w:rsidRPr="00733D94" w:rsidDel="00C27DA4">
                <w:rPr>
                  <w:color w:val="auto"/>
                  <w:sz w:val="16"/>
                  <w:szCs w:val="24"/>
                  <w:lang w:val="ru-RU"/>
                </w:rPr>
                <w:delText>2</w:delText>
              </w:r>
              <w:r w:rsidR="00C5496A" w:rsidDel="00C27DA4">
                <w:rPr>
                  <w:color w:val="auto"/>
                  <w:sz w:val="16"/>
                  <w:szCs w:val="24"/>
                  <w:lang w:val="ru-RU"/>
                </w:rPr>
                <w:delText>54 – 0,</w:delText>
              </w:r>
              <w:r w:rsidR="00C5496A" w:rsidRPr="00733D94" w:rsidDel="00C27DA4">
                <w:rPr>
                  <w:color w:val="auto"/>
                  <w:sz w:val="16"/>
                  <w:szCs w:val="24"/>
                  <w:lang w:val="ru-RU"/>
                </w:rPr>
                <w:delText>3</w:delText>
              </w:r>
              <w:r w:rsidR="00C5496A" w:rsidRPr="00CC7F18" w:rsidDel="00C27DA4">
                <w:rPr>
                  <w:color w:val="auto"/>
                  <w:sz w:val="16"/>
                  <w:szCs w:val="24"/>
                  <w:lang w:val="ru-RU"/>
                </w:rPr>
                <w:delText>05</w:delText>
              </w:r>
              <w:r w:rsidR="00C5496A" w:rsidDel="00C27DA4">
                <w:rPr>
                  <w:color w:val="auto"/>
                  <w:sz w:val="16"/>
                  <w:szCs w:val="24"/>
                  <w:lang w:val="ru-RU"/>
                </w:rPr>
                <w:delText xml:space="preserve"> м</w:delText>
              </w:r>
              <w:r w:rsidR="00C5496A" w:rsidRPr="00037A5B" w:rsidDel="00C27DA4">
                <w:rPr>
                  <w:color w:val="auto"/>
                  <w:sz w:val="16"/>
                  <w:szCs w:val="24"/>
                  <w:lang w:val="ru-RU"/>
                </w:rPr>
                <w:delText xml:space="preserve">м. </w:delText>
              </w:r>
              <w:r w:rsidR="00C5496A" w:rsidRPr="00037A5B">
                <w:rPr>
                  <w:color w:val="auto"/>
                  <w:sz w:val="16"/>
                  <w:szCs w:val="24"/>
                  <w:lang w:val="ru-RU"/>
                </w:rPr>
                <w:delText>(</w:delText>
              </w:r>
              <w:r w:rsidR="00C5496A">
                <w:rPr>
                  <w:color w:val="auto"/>
                  <w:sz w:val="16"/>
                  <w:szCs w:val="24"/>
                  <w:lang w:val="ru-RU"/>
                </w:rPr>
                <w:delText>10</w:delText>
              </w:r>
              <w:r w:rsidR="00C5496A" w:rsidRPr="00037A5B">
                <w:rPr>
                  <w:color w:val="auto"/>
                  <w:sz w:val="16"/>
                  <w:szCs w:val="24"/>
                  <w:lang w:val="ru-RU"/>
                </w:rPr>
                <w:delText xml:space="preserve">,0 - </w:delText>
              </w:r>
              <w:r w:rsidR="00C5496A" w:rsidRPr="00733D94">
                <w:rPr>
                  <w:color w:val="auto"/>
                  <w:sz w:val="16"/>
                  <w:szCs w:val="24"/>
                  <w:lang w:val="ru-RU"/>
                </w:rPr>
                <w:delText>12</w:delText>
              </w:r>
              <w:r w:rsidR="00C5496A" w:rsidRPr="00037A5B">
                <w:rPr>
                  <w:color w:val="auto"/>
                  <w:sz w:val="16"/>
                  <w:szCs w:val="24"/>
                  <w:lang w:val="ru-RU"/>
                </w:rPr>
                <w:delText>,0 мил</w:delText>
              </w:r>
              <w:r w:rsidR="00C5496A">
                <w:rPr>
                  <w:color w:val="auto"/>
                  <w:sz w:val="16"/>
                  <w:szCs w:val="24"/>
                  <w:lang w:val="ru-RU"/>
                </w:rPr>
                <w:delText>о</w:delText>
              </w:r>
              <w:r w:rsidR="00C5496A" w:rsidRPr="00037A5B">
                <w:rPr>
                  <w:color w:val="auto"/>
                  <w:sz w:val="16"/>
                  <w:szCs w:val="24"/>
                  <w:lang w:val="ru-RU"/>
                </w:rPr>
                <w:delText>в) (для определения мин/макс толщины на слой см. листы технических данных изготовителя )</w:delText>
              </w:r>
            </w:del>
          </w:p>
        </w:tc>
        <w:tc>
          <w:tcPr>
            <w:tcW w:w="990" w:type="dxa"/>
            <w:tcBorders>
              <w:bottom w:val="single" w:sz="12" w:space="0" w:color="auto"/>
            </w:tcBorders>
          </w:tcPr>
          <w:p w14:paraId="0433D5B7"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3842" w:type="dxa"/>
            <w:gridSpan w:val="3"/>
            <w:vMerge/>
            <w:tcBorders>
              <w:bottom w:val="single" w:sz="12" w:space="0" w:color="auto"/>
            </w:tcBorders>
            <w:vAlign w:val="center"/>
          </w:tcPr>
          <w:p w14:paraId="539A860D" w14:textId="77777777" w:rsidR="00C5496A" w:rsidRPr="006952A6" w:rsidRDefault="00C5496A" w:rsidP="00C5496A">
            <w:pPr>
              <w:rPr>
                <w:color w:val="auto"/>
                <w:lang w:val="ru-RU"/>
              </w:rPr>
            </w:pPr>
          </w:p>
        </w:tc>
      </w:tr>
      <w:tr w:rsidR="00C5496A" w:rsidRPr="0005732F" w14:paraId="0B124B47" w14:textId="77777777" w:rsidTr="00F029EB">
        <w:trPr>
          <w:trHeight w:val="360"/>
          <w:jc w:val="center"/>
        </w:trPr>
        <w:tc>
          <w:tcPr>
            <w:tcW w:w="2448" w:type="dxa"/>
            <w:gridSpan w:val="3"/>
            <w:tcBorders>
              <w:top w:val="single" w:sz="12" w:space="0" w:color="auto"/>
              <w:left w:val="single" w:sz="12" w:space="0" w:color="auto"/>
              <w:bottom w:val="single" w:sz="12" w:space="0" w:color="auto"/>
            </w:tcBorders>
            <w:shd w:val="clear" w:color="auto" w:fill="000000"/>
            <w:vAlign w:val="center"/>
          </w:tcPr>
          <w:p w14:paraId="55D7CECD"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731" w:type="dxa"/>
            <w:tcBorders>
              <w:top w:val="single" w:sz="12" w:space="0" w:color="auto"/>
              <w:bottom w:val="single" w:sz="12" w:space="0" w:color="auto"/>
            </w:tcBorders>
            <w:shd w:val="clear" w:color="auto" w:fill="000000"/>
            <w:vAlign w:val="center"/>
          </w:tcPr>
          <w:p w14:paraId="5325762C" w14:textId="77777777" w:rsidR="00C5496A" w:rsidRPr="008E5938" w:rsidRDefault="00C5496A" w:rsidP="00F029EB">
            <w:pPr>
              <w:autoSpaceDE/>
              <w:autoSpaceDN/>
              <w:adjustRightInd/>
              <w:spacing w:before="0" w:line="240" w:lineRule="auto"/>
              <w:ind w:left="121"/>
              <w:rPr>
                <w:b/>
                <w:color w:val="auto"/>
                <w:w w:val="0"/>
                <w:sz w:val="16"/>
                <w:szCs w:val="24"/>
                <w:lang w:val="ru-RU"/>
              </w:rPr>
            </w:pPr>
            <w:r w:rsidRPr="008E5938">
              <w:rPr>
                <w:b/>
                <w:color w:val="auto"/>
                <w:sz w:val="16"/>
                <w:szCs w:val="24"/>
                <w:lang w:val="ru-RU"/>
              </w:rPr>
              <w:t>Изготовитель</w:t>
            </w:r>
          </w:p>
        </w:tc>
        <w:tc>
          <w:tcPr>
            <w:tcW w:w="2693" w:type="dxa"/>
            <w:gridSpan w:val="2"/>
            <w:tcBorders>
              <w:top w:val="single" w:sz="12" w:space="0" w:color="auto"/>
              <w:bottom w:val="single" w:sz="12" w:space="0" w:color="auto"/>
            </w:tcBorders>
            <w:shd w:val="clear" w:color="auto" w:fill="000000"/>
            <w:vAlign w:val="center"/>
          </w:tcPr>
          <w:p w14:paraId="5F335ECF" w14:textId="77777777" w:rsidR="00C5496A" w:rsidRPr="008E5938" w:rsidRDefault="00C5496A" w:rsidP="00F029EB">
            <w:pPr>
              <w:autoSpaceDE/>
              <w:autoSpaceDN/>
              <w:adjustRightInd/>
              <w:spacing w:before="0" w:line="240" w:lineRule="auto"/>
              <w:ind w:left="83"/>
              <w:rPr>
                <w:b/>
                <w:color w:val="auto"/>
                <w:w w:val="0"/>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50C90975"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168" w:type="dxa"/>
            <w:tcBorders>
              <w:top w:val="single" w:sz="12" w:space="0" w:color="auto"/>
              <w:bottom w:val="single" w:sz="12" w:space="0" w:color="auto"/>
              <w:right w:val="single" w:sz="12" w:space="0" w:color="auto"/>
            </w:tcBorders>
            <w:shd w:val="clear" w:color="auto" w:fill="000000"/>
            <w:vAlign w:val="center"/>
          </w:tcPr>
          <w:p w14:paraId="4B7CBAAD" w14:textId="77777777" w:rsidR="00C5496A" w:rsidRPr="008E5938" w:rsidRDefault="00C5496A"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C5496A" w:rsidRPr="00333E58" w14:paraId="6D8662BD" w14:textId="77777777" w:rsidTr="00F029EB">
        <w:trPr>
          <w:trHeight w:val="288"/>
          <w:jc w:val="center"/>
        </w:trPr>
        <w:tc>
          <w:tcPr>
            <w:tcW w:w="2448" w:type="dxa"/>
            <w:gridSpan w:val="3"/>
            <w:tcBorders>
              <w:bottom w:val="single" w:sz="12" w:space="0" w:color="auto"/>
            </w:tcBorders>
            <w:vAlign w:val="center"/>
          </w:tcPr>
          <w:p w14:paraId="57DEA0C2" w14:textId="77777777" w:rsidR="00C5496A" w:rsidRPr="0005732F" w:rsidRDefault="00C5496A" w:rsidP="00C5496A">
            <w:pPr>
              <w:autoSpaceDE/>
              <w:autoSpaceDN/>
              <w:adjustRightInd/>
              <w:spacing w:before="0" w:line="240" w:lineRule="auto"/>
              <w:ind w:left="0"/>
              <w:rPr>
                <w:i/>
                <w:color w:val="auto"/>
                <w:sz w:val="14"/>
                <w:szCs w:val="14"/>
              </w:rPr>
            </w:pPr>
            <w:r w:rsidRPr="00AC483C">
              <w:rPr>
                <w:b/>
                <w:color w:val="auto"/>
                <w:sz w:val="16"/>
                <w:szCs w:val="24"/>
                <w:lang w:val="ru-RU"/>
              </w:rPr>
              <w:t>ГРУНТ</w:t>
            </w:r>
          </w:p>
        </w:tc>
        <w:tc>
          <w:tcPr>
            <w:tcW w:w="7563" w:type="dxa"/>
            <w:gridSpan w:val="5"/>
            <w:tcBorders>
              <w:bottom w:val="single" w:sz="12" w:space="0" w:color="auto"/>
            </w:tcBorders>
            <w:vAlign w:val="center"/>
          </w:tcPr>
          <w:p w14:paraId="12CA14A3" w14:textId="77777777" w:rsidR="00C5496A" w:rsidRPr="006952A6" w:rsidRDefault="00C5496A" w:rsidP="00F029EB">
            <w:pPr>
              <w:autoSpaceDE/>
              <w:autoSpaceDN/>
              <w:adjustRightInd/>
              <w:spacing w:before="0" w:line="240" w:lineRule="auto"/>
              <w:ind w:left="121"/>
              <w:rPr>
                <w:i/>
                <w:color w:val="auto"/>
                <w:w w:val="0"/>
                <w:sz w:val="14"/>
                <w:szCs w:val="14"/>
                <w:lang w:val="ru-RU"/>
              </w:rPr>
            </w:pPr>
            <w:r w:rsidRPr="00545833">
              <w:rPr>
                <w:i/>
                <w:color w:val="auto"/>
                <w:sz w:val="14"/>
                <w:szCs w:val="24"/>
                <w:lang w:val="ru-RU"/>
              </w:rPr>
              <w:t>Как правило данные покрытия самогрунтующиеся; однако в случае, когда требуется грунт, следует руководствоваться рекомендациями изготовителя.</w:t>
            </w:r>
          </w:p>
        </w:tc>
      </w:tr>
      <w:tr w:rsidR="00C5496A" w:rsidRPr="0005732F" w14:paraId="482BDD3E" w14:textId="77777777" w:rsidTr="000A19EB">
        <w:trPr>
          <w:trHeight w:val="288"/>
          <w:jc w:val="center"/>
        </w:trPr>
        <w:tc>
          <w:tcPr>
            <w:tcW w:w="2448" w:type="dxa"/>
            <w:gridSpan w:val="3"/>
            <w:vAlign w:val="center"/>
          </w:tcPr>
          <w:p w14:paraId="5786EF55" w14:textId="77777777" w:rsidR="00C5496A" w:rsidRPr="00AC483C" w:rsidRDefault="00C5496A"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ПЕРВЫЙ СЛОЙ</w:t>
            </w:r>
          </w:p>
        </w:tc>
        <w:tc>
          <w:tcPr>
            <w:tcW w:w="2731" w:type="dxa"/>
            <w:vAlign w:val="center"/>
          </w:tcPr>
          <w:p w14:paraId="6E9887B0" w14:textId="77777777" w:rsidR="00C5496A" w:rsidRPr="00AC6690" w:rsidRDefault="00C5496A" w:rsidP="00C5496A">
            <w:pPr>
              <w:autoSpaceDE/>
              <w:autoSpaceDN/>
              <w:adjustRightInd/>
              <w:spacing w:before="0" w:line="240" w:lineRule="auto"/>
              <w:ind w:left="149"/>
              <w:rPr>
                <w:sz w:val="16"/>
                <w:szCs w:val="16"/>
              </w:rPr>
            </w:pPr>
            <w:r w:rsidRPr="00AC6690">
              <w:rPr>
                <w:sz w:val="16"/>
                <w:szCs w:val="16"/>
              </w:rPr>
              <w:t>Carboline</w:t>
            </w:r>
          </w:p>
        </w:tc>
        <w:tc>
          <w:tcPr>
            <w:tcW w:w="2693" w:type="dxa"/>
            <w:gridSpan w:val="2"/>
            <w:vAlign w:val="center"/>
          </w:tcPr>
          <w:p w14:paraId="6C9A55C8" w14:textId="77777777" w:rsidR="00C5496A" w:rsidRPr="00E84529" w:rsidRDefault="00C5496A" w:rsidP="00C5496A">
            <w:pPr>
              <w:autoSpaceDE/>
              <w:autoSpaceDN/>
              <w:adjustRightInd/>
              <w:spacing w:before="0" w:line="240" w:lineRule="auto"/>
              <w:ind w:left="142"/>
              <w:rPr>
                <w:sz w:val="16"/>
                <w:szCs w:val="16"/>
              </w:rPr>
            </w:pPr>
            <w:r w:rsidRPr="00E84529">
              <w:rPr>
                <w:sz w:val="16"/>
                <w:szCs w:val="16"/>
              </w:rPr>
              <w:t>Phenoline 1205</w:t>
            </w:r>
          </w:p>
        </w:tc>
        <w:tc>
          <w:tcPr>
            <w:tcW w:w="971" w:type="dxa"/>
            <w:vAlign w:val="center"/>
          </w:tcPr>
          <w:p w14:paraId="77D9DAC1" w14:textId="77777777" w:rsidR="00C5496A" w:rsidRPr="00E84529" w:rsidRDefault="00C5496A" w:rsidP="00C5496A">
            <w:pPr>
              <w:autoSpaceDE/>
              <w:autoSpaceDN/>
              <w:adjustRightInd/>
              <w:spacing w:before="0" w:line="240" w:lineRule="auto"/>
              <w:ind w:left="0"/>
              <w:jc w:val="center"/>
              <w:rPr>
                <w:sz w:val="16"/>
                <w:szCs w:val="16"/>
              </w:rPr>
            </w:pPr>
            <w:r w:rsidRPr="00404E22">
              <w:rPr>
                <w:sz w:val="16"/>
                <w:szCs w:val="16"/>
              </w:rPr>
              <w:t>255</w:t>
            </w:r>
          </w:p>
        </w:tc>
        <w:tc>
          <w:tcPr>
            <w:tcW w:w="1168" w:type="dxa"/>
            <w:vAlign w:val="center"/>
          </w:tcPr>
          <w:p w14:paraId="7BAA1D1D" w14:textId="77777777" w:rsidR="00C5496A" w:rsidRPr="00E84529" w:rsidRDefault="00C5496A" w:rsidP="00C5496A">
            <w:pPr>
              <w:widowControl w:val="0"/>
              <w:spacing w:before="49" w:line="240" w:lineRule="auto"/>
              <w:ind w:left="347" w:right="-20" w:hanging="347"/>
              <w:rPr>
                <w:sz w:val="24"/>
                <w:szCs w:val="24"/>
              </w:rPr>
            </w:pPr>
            <w:r w:rsidRPr="00E84529">
              <w:rPr>
                <w:sz w:val="16"/>
                <w:szCs w:val="16"/>
              </w:rPr>
              <w:t>82°C(180</w:t>
            </w:r>
            <w:r w:rsidRPr="00E84529">
              <w:rPr>
                <w:spacing w:val="1"/>
                <w:sz w:val="16"/>
                <w:szCs w:val="16"/>
              </w:rPr>
              <w:t>°</w:t>
            </w:r>
            <w:r w:rsidRPr="00E84529">
              <w:rPr>
                <w:sz w:val="16"/>
                <w:szCs w:val="16"/>
              </w:rPr>
              <w:t>F)</w:t>
            </w:r>
          </w:p>
        </w:tc>
      </w:tr>
      <w:tr w:rsidR="00C5496A" w:rsidRPr="0005732F" w14:paraId="323FDD6B" w14:textId="77777777" w:rsidTr="000A19EB">
        <w:trPr>
          <w:trHeight w:val="288"/>
          <w:jc w:val="center"/>
        </w:trPr>
        <w:tc>
          <w:tcPr>
            <w:tcW w:w="2448" w:type="dxa"/>
            <w:gridSpan w:val="3"/>
            <w:vAlign w:val="center"/>
          </w:tcPr>
          <w:p w14:paraId="55D3692A" w14:textId="77777777" w:rsidR="00C5496A" w:rsidRPr="00AC483C" w:rsidRDefault="00C5496A" w:rsidP="00C5496A">
            <w:pPr>
              <w:autoSpaceDE/>
              <w:autoSpaceDN/>
              <w:adjustRightInd/>
              <w:spacing w:before="0" w:line="240" w:lineRule="auto"/>
              <w:ind w:left="0"/>
              <w:rPr>
                <w:b/>
                <w:color w:val="auto"/>
                <w:sz w:val="16"/>
                <w:szCs w:val="24"/>
                <w:lang w:val="ru-RU"/>
              </w:rPr>
            </w:pPr>
          </w:p>
        </w:tc>
        <w:tc>
          <w:tcPr>
            <w:tcW w:w="2731" w:type="dxa"/>
            <w:vAlign w:val="center"/>
          </w:tcPr>
          <w:p w14:paraId="2A7661B3" w14:textId="77777777" w:rsidR="00C5496A" w:rsidRPr="00AC6690" w:rsidRDefault="00C5496A" w:rsidP="00C5496A">
            <w:pPr>
              <w:autoSpaceDE/>
              <w:autoSpaceDN/>
              <w:adjustRightInd/>
              <w:spacing w:before="0" w:line="240" w:lineRule="auto"/>
              <w:ind w:left="149"/>
              <w:rPr>
                <w:sz w:val="16"/>
                <w:szCs w:val="16"/>
              </w:rPr>
            </w:pPr>
            <w:r w:rsidRPr="00AC6690">
              <w:rPr>
                <w:sz w:val="16"/>
                <w:szCs w:val="16"/>
              </w:rPr>
              <w:t>Hempel Coatings (USA), Inc.</w:t>
            </w:r>
          </w:p>
        </w:tc>
        <w:tc>
          <w:tcPr>
            <w:tcW w:w="2693" w:type="dxa"/>
            <w:gridSpan w:val="2"/>
            <w:vAlign w:val="center"/>
          </w:tcPr>
          <w:p w14:paraId="7C57541E" w14:textId="43479C45" w:rsidR="00CB56B8" w:rsidRPr="00E84529" w:rsidRDefault="0080715C" w:rsidP="00C5496A">
            <w:pPr>
              <w:autoSpaceDE/>
              <w:autoSpaceDN/>
              <w:adjustRightInd/>
              <w:spacing w:before="0" w:line="240" w:lineRule="auto"/>
              <w:ind w:left="142"/>
              <w:rPr>
                <w:sz w:val="16"/>
                <w:szCs w:val="16"/>
                <w:lang w:val="ru-RU"/>
              </w:rPr>
            </w:pPr>
            <w:proofErr w:type="spellStart"/>
            <w:r w:rsidRPr="00E84529">
              <w:rPr>
                <w:sz w:val="16"/>
                <w:szCs w:val="16"/>
              </w:rPr>
              <w:t>Hempadur</w:t>
            </w:r>
            <w:proofErr w:type="spellEnd"/>
            <w:r w:rsidRPr="00E84529">
              <w:rPr>
                <w:sz w:val="16"/>
                <w:szCs w:val="16"/>
              </w:rPr>
              <w:t xml:space="preserve"> 35900</w:t>
            </w:r>
          </w:p>
          <w:p w14:paraId="1A8EEA05" w14:textId="063A0ED2" w:rsidR="00C5496A" w:rsidRPr="00E84529" w:rsidRDefault="00C5496A" w:rsidP="00C5496A">
            <w:pPr>
              <w:autoSpaceDE/>
              <w:autoSpaceDN/>
              <w:adjustRightInd/>
              <w:spacing w:before="0" w:line="240" w:lineRule="auto"/>
              <w:ind w:left="142"/>
              <w:rPr>
                <w:sz w:val="16"/>
                <w:szCs w:val="16"/>
              </w:rPr>
            </w:pPr>
            <w:proofErr w:type="spellStart"/>
            <w:r w:rsidRPr="00E84529">
              <w:rPr>
                <w:sz w:val="16"/>
                <w:szCs w:val="16"/>
              </w:rPr>
              <w:t>Hempadur</w:t>
            </w:r>
            <w:proofErr w:type="spellEnd"/>
            <w:r w:rsidRPr="00E84529">
              <w:rPr>
                <w:sz w:val="16"/>
                <w:szCs w:val="16"/>
              </w:rPr>
              <w:t xml:space="preserve"> 85671</w:t>
            </w:r>
          </w:p>
        </w:tc>
        <w:tc>
          <w:tcPr>
            <w:tcW w:w="971" w:type="dxa"/>
            <w:vAlign w:val="center"/>
          </w:tcPr>
          <w:p w14:paraId="3CEB7A91" w14:textId="20657C5A" w:rsidR="003B7135" w:rsidRPr="00E84529" w:rsidRDefault="00D45CD2" w:rsidP="00C5496A">
            <w:pPr>
              <w:autoSpaceDE/>
              <w:autoSpaceDN/>
              <w:adjustRightInd/>
              <w:spacing w:before="0" w:line="240" w:lineRule="auto"/>
              <w:ind w:left="0"/>
              <w:jc w:val="center"/>
              <w:rPr>
                <w:sz w:val="16"/>
                <w:szCs w:val="16"/>
                <w:lang w:val="ru-RU"/>
              </w:rPr>
            </w:pPr>
            <w:r w:rsidRPr="00E84529">
              <w:rPr>
                <w:sz w:val="16"/>
                <w:szCs w:val="16"/>
                <w:lang w:val="ru-RU"/>
              </w:rPr>
              <w:t>0</w:t>
            </w:r>
          </w:p>
          <w:p w14:paraId="77B47B0F" w14:textId="256E5C96" w:rsidR="00C5496A" w:rsidRPr="00E84529" w:rsidRDefault="00C5496A" w:rsidP="00C5496A">
            <w:pPr>
              <w:autoSpaceDE/>
              <w:autoSpaceDN/>
              <w:adjustRightInd/>
              <w:spacing w:before="0" w:line="240" w:lineRule="auto"/>
              <w:ind w:left="0"/>
              <w:jc w:val="center"/>
              <w:rPr>
                <w:sz w:val="16"/>
                <w:szCs w:val="16"/>
                <w:lang w:val="ru-RU"/>
              </w:rPr>
            </w:pPr>
            <w:r w:rsidRPr="00E84529">
              <w:rPr>
                <w:sz w:val="16"/>
                <w:szCs w:val="16"/>
              </w:rPr>
              <w:t>3</w:t>
            </w:r>
            <w:r w:rsidR="00D45CD2" w:rsidRPr="00E84529">
              <w:rPr>
                <w:sz w:val="16"/>
                <w:szCs w:val="16"/>
                <w:lang w:val="ru-RU"/>
              </w:rPr>
              <w:t>20</w:t>
            </w:r>
          </w:p>
        </w:tc>
        <w:tc>
          <w:tcPr>
            <w:tcW w:w="1168" w:type="dxa"/>
            <w:vAlign w:val="center"/>
          </w:tcPr>
          <w:p w14:paraId="58069629" w14:textId="1E55A4B7" w:rsidR="006C71C8" w:rsidRPr="00E84529" w:rsidRDefault="006C71C8" w:rsidP="00C5496A">
            <w:pPr>
              <w:widowControl w:val="0"/>
              <w:spacing w:before="43" w:line="240" w:lineRule="auto"/>
              <w:ind w:left="347" w:right="-20" w:hanging="347"/>
              <w:rPr>
                <w:sz w:val="16"/>
                <w:szCs w:val="16"/>
                <w:lang w:val="ru-RU"/>
              </w:rPr>
            </w:pPr>
            <w:r w:rsidRPr="00E84529">
              <w:rPr>
                <w:sz w:val="16"/>
                <w:szCs w:val="16"/>
              </w:rPr>
              <w:t>90°C (194°F)</w:t>
            </w:r>
          </w:p>
          <w:p w14:paraId="61E1E5F5" w14:textId="31FD7D1C" w:rsidR="00C5496A" w:rsidRPr="00E84529" w:rsidRDefault="006C71C8" w:rsidP="00E84529">
            <w:pPr>
              <w:widowControl w:val="0"/>
              <w:spacing w:before="43" w:line="240" w:lineRule="auto"/>
              <w:ind w:left="347" w:right="-20" w:hanging="347"/>
              <w:rPr>
                <w:sz w:val="24"/>
                <w:szCs w:val="24"/>
              </w:rPr>
            </w:pPr>
            <w:r w:rsidRPr="00E84529">
              <w:rPr>
                <w:sz w:val="16"/>
                <w:szCs w:val="16"/>
              </w:rPr>
              <w:t>95°C (203°F)</w:t>
            </w:r>
          </w:p>
        </w:tc>
      </w:tr>
      <w:tr w:rsidR="00BD1133" w:rsidRPr="0005732F" w14:paraId="6C962A18" w14:textId="77777777" w:rsidTr="000A19EB">
        <w:trPr>
          <w:trHeight w:val="288"/>
          <w:jc w:val="center"/>
        </w:trPr>
        <w:tc>
          <w:tcPr>
            <w:tcW w:w="2448" w:type="dxa"/>
            <w:gridSpan w:val="3"/>
            <w:vAlign w:val="center"/>
          </w:tcPr>
          <w:p w14:paraId="571E1D8C" w14:textId="77777777" w:rsidR="00BD1133" w:rsidRPr="00AC483C" w:rsidDel="006A2AE5"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39606F3B" w14:textId="77777777" w:rsidR="00BD1133" w:rsidRPr="00AC6690" w:rsidRDefault="00BD1133" w:rsidP="00C5496A">
            <w:pPr>
              <w:autoSpaceDE/>
              <w:autoSpaceDN/>
              <w:adjustRightInd/>
              <w:spacing w:before="0" w:line="240" w:lineRule="auto"/>
              <w:ind w:left="149"/>
              <w:rPr>
                <w:sz w:val="16"/>
                <w:szCs w:val="16"/>
              </w:rPr>
            </w:pPr>
            <w:r>
              <w:rPr>
                <w:sz w:val="16"/>
                <w:szCs w:val="16"/>
              </w:rPr>
              <w:t>Belzona</w:t>
            </w:r>
          </w:p>
        </w:tc>
        <w:tc>
          <w:tcPr>
            <w:tcW w:w="2693" w:type="dxa"/>
            <w:gridSpan w:val="2"/>
            <w:vAlign w:val="center"/>
          </w:tcPr>
          <w:p w14:paraId="43980F70" w14:textId="77777777" w:rsidR="00BD1133" w:rsidRPr="00E84529" w:rsidRDefault="00BD1133" w:rsidP="002B4C53">
            <w:pPr>
              <w:autoSpaceDE/>
              <w:autoSpaceDN/>
              <w:adjustRightInd/>
              <w:spacing w:before="0" w:line="240" w:lineRule="auto"/>
              <w:ind w:left="142"/>
              <w:rPr>
                <w:sz w:val="16"/>
                <w:szCs w:val="16"/>
              </w:rPr>
            </w:pPr>
            <w:r w:rsidRPr="00E84529">
              <w:rPr>
                <w:sz w:val="16"/>
                <w:szCs w:val="16"/>
              </w:rPr>
              <w:t>1391S(Spray)</w:t>
            </w:r>
          </w:p>
          <w:p w14:paraId="3B950FD5" w14:textId="77777777" w:rsidR="00BD1133" w:rsidRPr="00E84529" w:rsidRDefault="00BD1133" w:rsidP="00C5496A">
            <w:pPr>
              <w:autoSpaceDE/>
              <w:autoSpaceDN/>
              <w:adjustRightInd/>
              <w:spacing w:before="0" w:line="240" w:lineRule="auto"/>
              <w:ind w:left="142"/>
              <w:rPr>
                <w:sz w:val="16"/>
                <w:szCs w:val="16"/>
              </w:rPr>
            </w:pPr>
            <w:r w:rsidRPr="00E84529">
              <w:rPr>
                <w:sz w:val="16"/>
                <w:szCs w:val="16"/>
              </w:rPr>
              <w:t>1593</w:t>
            </w:r>
          </w:p>
        </w:tc>
        <w:tc>
          <w:tcPr>
            <w:tcW w:w="971" w:type="dxa"/>
            <w:vAlign w:val="center"/>
          </w:tcPr>
          <w:p w14:paraId="608D378B" w14:textId="77777777" w:rsidR="00BD1133" w:rsidRPr="00E84529" w:rsidRDefault="00BD1133" w:rsidP="002B4C53">
            <w:pPr>
              <w:autoSpaceDE/>
              <w:autoSpaceDN/>
              <w:adjustRightInd/>
              <w:spacing w:before="0" w:line="240" w:lineRule="auto"/>
              <w:ind w:left="0"/>
              <w:jc w:val="center"/>
              <w:rPr>
                <w:sz w:val="16"/>
                <w:szCs w:val="16"/>
                <w:lang w:val="ru-RU"/>
              </w:rPr>
            </w:pPr>
            <w:r w:rsidRPr="00E84529">
              <w:rPr>
                <w:sz w:val="16"/>
                <w:szCs w:val="16"/>
              </w:rPr>
              <w:t>20</w:t>
            </w:r>
          </w:p>
          <w:p w14:paraId="2498AF2E"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11</w:t>
            </w:r>
          </w:p>
        </w:tc>
        <w:tc>
          <w:tcPr>
            <w:tcW w:w="1168" w:type="dxa"/>
            <w:vAlign w:val="center"/>
          </w:tcPr>
          <w:p w14:paraId="10854FD4" w14:textId="77777777" w:rsidR="00BD1133" w:rsidRPr="00E84529" w:rsidRDefault="00BD1133" w:rsidP="00D750DA">
            <w:pPr>
              <w:widowControl w:val="0"/>
              <w:spacing w:before="43" w:line="240" w:lineRule="auto"/>
              <w:ind w:left="347" w:right="-20" w:hanging="347"/>
              <w:rPr>
                <w:sz w:val="16"/>
                <w:szCs w:val="16"/>
              </w:rPr>
            </w:pPr>
            <w:r w:rsidRPr="00E84529">
              <w:rPr>
                <w:sz w:val="16"/>
                <w:szCs w:val="16"/>
              </w:rPr>
              <w:t>110°C(230°F)</w:t>
            </w:r>
          </w:p>
          <w:p w14:paraId="655442DE" w14:textId="77777777" w:rsidR="00BD1133" w:rsidRPr="00E84529" w:rsidRDefault="00BD1133" w:rsidP="00D750DA">
            <w:pPr>
              <w:widowControl w:val="0"/>
              <w:spacing w:before="43" w:line="240" w:lineRule="auto"/>
              <w:ind w:left="0" w:right="-20"/>
              <w:rPr>
                <w:sz w:val="16"/>
                <w:szCs w:val="16"/>
                <w:lang w:val="ru-RU"/>
              </w:rPr>
            </w:pPr>
            <w:r w:rsidRPr="00E84529">
              <w:rPr>
                <w:sz w:val="16"/>
                <w:szCs w:val="16"/>
              </w:rPr>
              <w:t>160°C(320°F)</w:t>
            </w:r>
          </w:p>
        </w:tc>
      </w:tr>
      <w:tr w:rsidR="00BD1133" w:rsidRPr="0005732F" w14:paraId="11FF381F" w14:textId="77777777" w:rsidTr="000A19EB">
        <w:trPr>
          <w:trHeight w:val="288"/>
          <w:jc w:val="center"/>
        </w:trPr>
        <w:tc>
          <w:tcPr>
            <w:tcW w:w="2448" w:type="dxa"/>
            <w:gridSpan w:val="3"/>
            <w:vMerge w:val="restart"/>
            <w:vAlign w:val="center"/>
          </w:tcPr>
          <w:p w14:paraId="57D9C6B0" w14:textId="77777777" w:rsidR="00BD1133" w:rsidRPr="00AC483C" w:rsidRDefault="00BD1133"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31" w:type="dxa"/>
            <w:vAlign w:val="center"/>
          </w:tcPr>
          <w:p w14:paraId="58A84466" w14:textId="77777777" w:rsidR="00BD1133" w:rsidRPr="00AC6690" w:rsidRDefault="00BD1133" w:rsidP="00C5496A">
            <w:pPr>
              <w:autoSpaceDE/>
              <w:autoSpaceDN/>
              <w:adjustRightInd/>
              <w:spacing w:before="0" w:line="240" w:lineRule="auto"/>
              <w:ind w:left="149"/>
              <w:rPr>
                <w:sz w:val="16"/>
                <w:szCs w:val="16"/>
              </w:rPr>
            </w:pPr>
            <w:r>
              <w:rPr>
                <w:sz w:val="16"/>
                <w:szCs w:val="16"/>
              </w:rPr>
              <w:t>International</w:t>
            </w:r>
          </w:p>
        </w:tc>
        <w:tc>
          <w:tcPr>
            <w:tcW w:w="2693" w:type="dxa"/>
            <w:gridSpan w:val="2"/>
            <w:vAlign w:val="center"/>
          </w:tcPr>
          <w:p w14:paraId="4A54DD90" w14:textId="77777777" w:rsidR="00BD1133" w:rsidRPr="00E84529" w:rsidRDefault="00BD1133" w:rsidP="00C5496A">
            <w:pPr>
              <w:autoSpaceDE/>
              <w:autoSpaceDN/>
              <w:adjustRightInd/>
              <w:spacing w:before="0" w:line="240" w:lineRule="auto"/>
              <w:ind w:left="142"/>
              <w:rPr>
                <w:sz w:val="16"/>
                <w:szCs w:val="16"/>
              </w:rPr>
            </w:pPr>
            <w:r w:rsidRPr="00E84529">
              <w:rPr>
                <w:sz w:val="16"/>
                <w:szCs w:val="16"/>
              </w:rPr>
              <w:t>Interline 994</w:t>
            </w:r>
          </w:p>
        </w:tc>
        <w:tc>
          <w:tcPr>
            <w:tcW w:w="971" w:type="dxa"/>
            <w:vAlign w:val="center"/>
          </w:tcPr>
          <w:p w14:paraId="34C4B55B" w14:textId="61E92EC1" w:rsidR="00BD1133" w:rsidRPr="00E84529" w:rsidRDefault="006A659A" w:rsidP="00C5496A">
            <w:pPr>
              <w:autoSpaceDE/>
              <w:autoSpaceDN/>
              <w:adjustRightInd/>
              <w:spacing w:before="0" w:line="240" w:lineRule="auto"/>
              <w:ind w:left="0"/>
              <w:jc w:val="center"/>
              <w:rPr>
                <w:sz w:val="16"/>
                <w:szCs w:val="16"/>
              </w:rPr>
            </w:pPr>
            <w:r w:rsidRPr="00E84529">
              <w:rPr>
                <w:sz w:val="16"/>
                <w:szCs w:val="16"/>
              </w:rPr>
              <w:t>290</w:t>
            </w:r>
          </w:p>
        </w:tc>
        <w:tc>
          <w:tcPr>
            <w:tcW w:w="1168" w:type="dxa"/>
            <w:vAlign w:val="center"/>
          </w:tcPr>
          <w:p w14:paraId="796E27F1" w14:textId="77777777" w:rsidR="00BD1133" w:rsidRPr="00E84529" w:rsidRDefault="00BD1133" w:rsidP="00C5496A">
            <w:pPr>
              <w:widowControl w:val="0"/>
              <w:spacing w:before="64" w:line="240" w:lineRule="auto"/>
              <w:ind w:left="347" w:right="-20" w:hanging="347"/>
              <w:rPr>
                <w:sz w:val="24"/>
                <w:szCs w:val="24"/>
              </w:rPr>
            </w:pPr>
            <w:r w:rsidRPr="00E84529">
              <w:rPr>
                <w:sz w:val="16"/>
                <w:szCs w:val="16"/>
              </w:rPr>
              <w:t>95°C(203</w:t>
            </w:r>
            <w:r w:rsidRPr="00E84529">
              <w:rPr>
                <w:spacing w:val="1"/>
                <w:sz w:val="16"/>
                <w:szCs w:val="16"/>
              </w:rPr>
              <w:t>°</w:t>
            </w:r>
            <w:r w:rsidRPr="00E84529">
              <w:rPr>
                <w:sz w:val="16"/>
                <w:szCs w:val="16"/>
              </w:rPr>
              <w:t>F)</w:t>
            </w:r>
          </w:p>
        </w:tc>
      </w:tr>
      <w:tr w:rsidR="00BD1133" w:rsidRPr="0005732F" w14:paraId="7D8A93B5" w14:textId="77777777" w:rsidTr="000A19EB">
        <w:trPr>
          <w:trHeight w:val="288"/>
          <w:jc w:val="center"/>
        </w:trPr>
        <w:tc>
          <w:tcPr>
            <w:tcW w:w="2448" w:type="dxa"/>
            <w:gridSpan w:val="3"/>
            <w:vMerge/>
            <w:vAlign w:val="center"/>
          </w:tcPr>
          <w:p w14:paraId="0718C293" w14:textId="77777777" w:rsidR="00BD1133"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5BED358D"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International Devoe</w:t>
            </w:r>
          </w:p>
        </w:tc>
        <w:tc>
          <w:tcPr>
            <w:tcW w:w="2693" w:type="dxa"/>
            <w:gridSpan w:val="2"/>
            <w:vAlign w:val="center"/>
          </w:tcPr>
          <w:p w14:paraId="362C4C3F" w14:textId="77777777" w:rsidR="00BD1133" w:rsidRPr="00E84529" w:rsidRDefault="00BD1133" w:rsidP="00C5496A">
            <w:pPr>
              <w:autoSpaceDE/>
              <w:autoSpaceDN/>
              <w:adjustRightInd/>
              <w:spacing w:before="0" w:line="240" w:lineRule="auto"/>
              <w:ind w:left="142"/>
              <w:rPr>
                <w:sz w:val="16"/>
                <w:szCs w:val="16"/>
              </w:rPr>
            </w:pPr>
            <w:proofErr w:type="spellStart"/>
            <w:r w:rsidRPr="00E84529">
              <w:rPr>
                <w:sz w:val="16"/>
                <w:szCs w:val="16"/>
              </w:rPr>
              <w:t>Devchem</w:t>
            </w:r>
            <w:proofErr w:type="spellEnd"/>
            <w:r w:rsidRPr="00E84529">
              <w:rPr>
                <w:sz w:val="16"/>
                <w:szCs w:val="16"/>
              </w:rPr>
              <w:t xml:space="preserve"> 256</w:t>
            </w:r>
          </w:p>
        </w:tc>
        <w:tc>
          <w:tcPr>
            <w:tcW w:w="971" w:type="dxa"/>
            <w:vAlign w:val="center"/>
          </w:tcPr>
          <w:p w14:paraId="5C75E78C"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319</w:t>
            </w:r>
          </w:p>
        </w:tc>
        <w:tc>
          <w:tcPr>
            <w:tcW w:w="1168" w:type="dxa"/>
            <w:vAlign w:val="center"/>
          </w:tcPr>
          <w:p w14:paraId="3240DDD2" w14:textId="77777777" w:rsidR="00BD1133" w:rsidRPr="00E84529" w:rsidRDefault="00BD1133" w:rsidP="00C5496A">
            <w:pPr>
              <w:widowControl w:val="0"/>
              <w:spacing w:before="64" w:line="240" w:lineRule="auto"/>
              <w:ind w:left="347" w:right="-20" w:hanging="347"/>
              <w:rPr>
                <w:sz w:val="16"/>
                <w:szCs w:val="16"/>
              </w:rPr>
            </w:pPr>
            <w:r w:rsidRPr="00E84529">
              <w:rPr>
                <w:sz w:val="16"/>
                <w:szCs w:val="16"/>
              </w:rPr>
              <w:t>93°C(200</w:t>
            </w:r>
            <w:r w:rsidRPr="00E84529">
              <w:rPr>
                <w:spacing w:val="1"/>
                <w:sz w:val="16"/>
                <w:szCs w:val="16"/>
              </w:rPr>
              <w:t>°</w:t>
            </w:r>
            <w:r w:rsidRPr="00E84529">
              <w:rPr>
                <w:sz w:val="16"/>
                <w:szCs w:val="16"/>
              </w:rPr>
              <w:t>F)</w:t>
            </w:r>
          </w:p>
        </w:tc>
      </w:tr>
      <w:tr w:rsidR="00BD1133" w:rsidRPr="0005732F" w14:paraId="3AB35A54" w14:textId="77777777" w:rsidTr="000A19EB">
        <w:trPr>
          <w:trHeight w:val="288"/>
          <w:jc w:val="center"/>
        </w:trPr>
        <w:tc>
          <w:tcPr>
            <w:tcW w:w="2448" w:type="dxa"/>
            <w:gridSpan w:val="3"/>
            <w:vAlign w:val="center"/>
          </w:tcPr>
          <w:p w14:paraId="48517F77" w14:textId="77777777" w:rsidR="00BD1133"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7993C3AE"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Jotun</w:t>
            </w:r>
          </w:p>
        </w:tc>
        <w:tc>
          <w:tcPr>
            <w:tcW w:w="2693" w:type="dxa"/>
            <w:gridSpan w:val="2"/>
            <w:vAlign w:val="center"/>
          </w:tcPr>
          <w:p w14:paraId="34C6E70B" w14:textId="77777777" w:rsidR="00BD1133" w:rsidRPr="00E84529" w:rsidRDefault="00BD1133" w:rsidP="00C5496A">
            <w:pPr>
              <w:autoSpaceDE/>
              <w:autoSpaceDN/>
              <w:adjustRightInd/>
              <w:spacing w:before="0" w:line="240" w:lineRule="auto"/>
              <w:ind w:left="142"/>
              <w:rPr>
                <w:sz w:val="16"/>
                <w:szCs w:val="16"/>
              </w:rPr>
            </w:pPr>
            <w:proofErr w:type="spellStart"/>
            <w:r w:rsidRPr="00E84529">
              <w:rPr>
                <w:sz w:val="16"/>
                <w:szCs w:val="16"/>
              </w:rPr>
              <w:t>Tankguard</w:t>
            </w:r>
            <w:proofErr w:type="spellEnd"/>
            <w:r w:rsidRPr="00E84529">
              <w:rPr>
                <w:sz w:val="16"/>
                <w:szCs w:val="16"/>
              </w:rPr>
              <w:t xml:space="preserve"> Storage</w:t>
            </w:r>
          </w:p>
        </w:tc>
        <w:tc>
          <w:tcPr>
            <w:tcW w:w="971" w:type="dxa"/>
            <w:vAlign w:val="center"/>
          </w:tcPr>
          <w:p w14:paraId="4D9A5C26"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310</w:t>
            </w:r>
          </w:p>
        </w:tc>
        <w:tc>
          <w:tcPr>
            <w:tcW w:w="1168" w:type="dxa"/>
            <w:vAlign w:val="center"/>
          </w:tcPr>
          <w:p w14:paraId="35CDFEC3" w14:textId="77777777" w:rsidR="00BD1133" w:rsidRPr="00E84529" w:rsidRDefault="00BD1133" w:rsidP="00C5496A">
            <w:pPr>
              <w:widowControl w:val="0"/>
              <w:spacing w:before="23" w:line="240" w:lineRule="auto"/>
              <w:ind w:left="347" w:right="-20" w:hanging="347"/>
              <w:rPr>
                <w:sz w:val="24"/>
                <w:szCs w:val="24"/>
              </w:rPr>
            </w:pPr>
            <w:r w:rsidRPr="00E84529">
              <w:rPr>
                <w:sz w:val="16"/>
                <w:szCs w:val="16"/>
              </w:rPr>
              <w:t>95°C(203</w:t>
            </w:r>
            <w:r w:rsidRPr="00E84529">
              <w:rPr>
                <w:spacing w:val="1"/>
                <w:sz w:val="16"/>
                <w:szCs w:val="16"/>
              </w:rPr>
              <w:t>°</w:t>
            </w:r>
            <w:r w:rsidRPr="00E84529">
              <w:rPr>
                <w:sz w:val="16"/>
                <w:szCs w:val="16"/>
              </w:rPr>
              <w:t>F)</w:t>
            </w:r>
          </w:p>
        </w:tc>
      </w:tr>
      <w:tr w:rsidR="00BD1133" w:rsidRPr="0005732F" w14:paraId="6D9294A2" w14:textId="77777777" w:rsidTr="000A19EB">
        <w:trPr>
          <w:trHeight w:val="288"/>
          <w:jc w:val="center"/>
        </w:trPr>
        <w:tc>
          <w:tcPr>
            <w:tcW w:w="2448" w:type="dxa"/>
            <w:gridSpan w:val="3"/>
            <w:vAlign w:val="center"/>
          </w:tcPr>
          <w:p w14:paraId="0D9D1A0A" w14:textId="77777777" w:rsidR="00BD1133"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5EFCBD16"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PPG</w:t>
            </w:r>
          </w:p>
        </w:tc>
        <w:tc>
          <w:tcPr>
            <w:tcW w:w="2693" w:type="dxa"/>
            <w:gridSpan w:val="2"/>
            <w:vAlign w:val="center"/>
          </w:tcPr>
          <w:p w14:paraId="20EECB76" w14:textId="77777777" w:rsidR="00BD1133" w:rsidRPr="00E84529" w:rsidRDefault="00BD1133" w:rsidP="00C5496A">
            <w:pPr>
              <w:autoSpaceDE/>
              <w:autoSpaceDN/>
              <w:adjustRightInd/>
              <w:spacing w:before="0" w:line="240" w:lineRule="auto"/>
              <w:ind w:left="142"/>
              <w:rPr>
                <w:sz w:val="16"/>
                <w:szCs w:val="16"/>
              </w:rPr>
            </w:pPr>
            <w:proofErr w:type="spellStart"/>
            <w:r w:rsidRPr="00E84529">
              <w:rPr>
                <w:sz w:val="16"/>
                <w:szCs w:val="16"/>
              </w:rPr>
              <w:t>Phenguard</w:t>
            </w:r>
            <w:proofErr w:type="spellEnd"/>
            <w:r w:rsidRPr="00E84529">
              <w:rPr>
                <w:sz w:val="16"/>
                <w:szCs w:val="16"/>
              </w:rPr>
              <w:t xml:space="preserve"> 930 Series</w:t>
            </w:r>
          </w:p>
        </w:tc>
        <w:tc>
          <w:tcPr>
            <w:tcW w:w="971" w:type="dxa"/>
            <w:vAlign w:val="center"/>
          </w:tcPr>
          <w:p w14:paraId="040038E0"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315</w:t>
            </w:r>
          </w:p>
        </w:tc>
        <w:tc>
          <w:tcPr>
            <w:tcW w:w="1168" w:type="dxa"/>
            <w:vAlign w:val="center"/>
          </w:tcPr>
          <w:p w14:paraId="17929609" w14:textId="77777777" w:rsidR="00BD1133" w:rsidRPr="00E84529" w:rsidRDefault="00BD1133" w:rsidP="00C5496A">
            <w:pPr>
              <w:widowControl w:val="0"/>
              <w:spacing w:before="43" w:line="240" w:lineRule="auto"/>
              <w:ind w:left="347" w:right="-20" w:hanging="347"/>
              <w:rPr>
                <w:sz w:val="24"/>
                <w:szCs w:val="24"/>
              </w:rPr>
            </w:pPr>
            <w:r w:rsidRPr="00E84529">
              <w:rPr>
                <w:sz w:val="16"/>
                <w:szCs w:val="16"/>
              </w:rPr>
              <w:t>82°C(180</w:t>
            </w:r>
            <w:r w:rsidRPr="00E84529">
              <w:rPr>
                <w:spacing w:val="1"/>
                <w:sz w:val="16"/>
                <w:szCs w:val="16"/>
              </w:rPr>
              <w:t>°</w:t>
            </w:r>
            <w:r w:rsidRPr="00E84529">
              <w:rPr>
                <w:sz w:val="16"/>
                <w:szCs w:val="16"/>
              </w:rPr>
              <w:t>F)</w:t>
            </w:r>
          </w:p>
        </w:tc>
      </w:tr>
      <w:tr w:rsidR="00BD1133" w:rsidRPr="0005732F" w14:paraId="3D1067F8" w14:textId="77777777" w:rsidTr="000A19EB">
        <w:trPr>
          <w:trHeight w:val="288"/>
          <w:jc w:val="center"/>
        </w:trPr>
        <w:tc>
          <w:tcPr>
            <w:tcW w:w="2448" w:type="dxa"/>
            <w:gridSpan w:val="3"/>
            <w:vAlign w:val="center"/>
          </w:tcPr>
          <w:p w14:paraId="2B5D01FD" w14:textId="77777777" w:rsidR="00BD1133"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2A22198F"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Sherwin-Williams</w:t>
            </w:r>
          </w:p>
        </w:tc>
        <w:tc>
          <w:tcPr>
            <w:tcW w:w="2693" w:type="dxa"/>
            <w:gridSpan w:val="2"/>
            <w:vAlign w:val="center"/>
          </w:tcPr>
          <w:p w14:paraId="793B43D5" w14:textId="77777777" w:rsidR="00BD1133" w:rsidRPr="00E84529" w:rsidRDefault="00BD1133" w:rsidP="00C5496A">
            <w:pPr>
              <w:autoSpaceDE/>
              <w:autoSpaceDN/>
              <w:adjustRightInd/>
              <w:spacing w:before="0" w:line="240" w:lineRule="auto"/>
              <w:ind w:left="142"/>
              <w:rPr>
                <w:sz w:val="16"/>
                <w:szCs w:val="16"/>
              </w:rPr>
            </w:pPr>
            <w:proofErr w:type="spellStart"/>
            <w:r w:rsidRPr="00E84529">
              <w:rPr>
                <w:sz w:val="16"/>
                <w:szCs w:val="16"/>
              </w:rPr>
              <w:t>Epo</w:t>
            </w:r>
            <w:proofErr w:type="spellEnd"/>
            <w:r w:rsidRPr="00E84529">
              <w:rPr>
                <w:sz w:val="16"/>
                <w:szCs w:val="16"/>
              </w:rPr>
              <w:t>-Phen FF</w:t>
            </w:r>
          </w:p>
        </w:tc>
        <w:tc>
          <w:tcPr>
            <w:tcW w:w="971" w:type="dxa"/>
            <w:vAlign w:val="center"/>
          </w:tcPr>
          <w:p w14:paraId="71A64E1E"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100–250</w:t>
            </w:r>
          </w:p>
        </w:tc>
        <w:tc>
          <w:tcPr>
            <w:tcW w:w="1168" w:type="dxa"/>
            <w:vAlign w:val="center"/>
          </w:tcPr>
          <w:p w14:paraId="140FCBF6" w14:textId="77777777" w:rsidR="00BD1133" w:rsidRPr="00E84529" w:rsidRDefault="00BD1133" w:rsidP="00C5496A">
            <w:pPr>
              <w:widowControl w:val="0"/>
              <w:spacing w:before="43" w:line="240" w:lineRule="auto"/>
              <w:ind w:left="348" w:right="-20" w:hanging="347"/>
              <w:rPr>
                <w:sz w:val="24"/>
                <w:szCs w:val="24"/>
              </w:rPr>
            </w:pPr>
            <w:r w:rsidRPr="00E84529">
              <w:rPr>
                <w:sz w:val="16"/>
                <w:szCs w:val="16"/>
              </w:rPr>
              <w:t>99°C(210°F)</w:t>
            </w:r>
          </w:p>
        </w:tc>
      </w:tr>
      <w:tr w:rsidR="00BD1133" w:rsidRPr="0005732F" w14:paraId="4E9C0613" w14:textId="77777777" w:rsidTr="000A19EB">
        <w:trPr>
          <w:trHeight w:val="288"/>
          <w:jc w:val="center"/>
        </w:trPr>
        <w:tc>
          <w:tcPr>
            <w:tcW w:w="2448" w:type="dxa"/>
            <w:gridSpan w:val="3"/>
            <w:tcBorders>
              <w:top w:val="single" w:sz="12" w:space="0" w:color="auto"/>
            </w:tcBorders>
            <w:vAlign w:val="center"/>
          </w:tcPr>
          <w:p w14:paraId="39717980" w14:textId="77777777" w:rsidR="00BD1133" w:rsidRPr="00AC483C" w:rsidRDefault="00BD1133"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ВТОРОЙ СЛОЙ</w:t>
            </w:r>
          </w:p>
        </w:tc>
        <w:tc>
          <w:tcPr>
            <w:tcW w:w="2731" w:type="dxa"/>
            <w:tcBorders>
              <w:top w:val="single" w:sz="12" w:space="0" w:color="auto"/>
            </w:tcBorders>
            <w:vAlign w:val="center"/>
          </w:tcPr>
          <w:p w14:paraId="514EE643"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Carboline</w:t>
            </w:r>
          </w:p>
        </w:tc>
        <w:tc>
          <w:tcPr>
            <w:tcW w:w="2693" w:type="dxa"/>
            <w:gridSpan w:val="2"/>
            <w:tcBorders>
              <w:top w:val="single" w:sz="12" w:space="0" w:color="auto"/>
            </w:tcBorders>
            <w:vAlign w:val="center"/>
          </w:tcPr>
          <w:p w14:paraId="5AE46C1C" w14:textId="77777777" w:rsidR="00BD1133" w:rsidRPr="00E84529" w:rsidRDefault="00BD1133" w:rsidP="00C5496A">
            <w:pPr>
              <w:autoSpaceDE/>
              <w:autoSpaceDN/>
              <w:adjustRightInd/>
              <w:spacing w:before="0" w:line="240" w:lineRule="auto"/>
              <w:ind w:left="142"/>
              <w:rPr>
                <w:sz w:val="16"/>
                <w:szCs w:val="16"/>
              </w:rPr>
            </w:pPr>
            <w:r w:rsidRPr="00E84529">
              <w:rPr>
                <w:sz w:val="16"/>
                <w:szCs w:val="16"/>
              </w:rPr>
              <w:t>Phenoline 1205</w:t>
            </w:r>
          </w:p>
        </w:tc>
        <w:tc>
          <w:tcPr>
            <w:tcW w:w="971" w:type="dxa"/>
            <w:tcBorders>
              <w:top w:val="single" w:sz="12" w:space="0" w:color="auto"/>
            </w:tcBorders>
            <w:vAlign w:val="center"/>
          </w:tcPr>
          <w:p w14:paraId="08144ADD"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255</w:t>
            </w:r>
          </w:p>
        </w:tc>
        <w:tc>
          <w:tcPr>
            <w:tcW w:w="1168" w:type="dxa"/>
            <w:tcBorders>
              <w:top w:val="single" w:sz="12" w:space="0" w:color="auto"/>
            </w:tcBorders>
            <w:vAlign w:val="center"/>
          </w:tcPr>
          <w:p w14:paraId="0D88A7DA" w14:textId="77777777" w:rsidR="00BD1133" w:rsidRPr="00E84529" w:rsidRDefault="00BD1133" w:rsidP="00C5496A">
            <w:pPr>
              <w:widowControl w:val="0"/>
              <w:spacing w:before="49" w:line="240" w:lineRule="auto"/>
              <w:ind w:left="347" w:right="-20" w:hanging="347"/>
              <w:rPr>
                <w:sz w:val="24"/>
                <w:szCs w:val="24"/>
              </w:rPr>
            </w:pPr>
            <w:r w:rsidRPr="00E84529">
              <w:rPr>
                <w:sz w:val="16"/>
                <w:szCs w:val="16"/>
              </w:rPr>
              <w:t>82°C(180</w:t>
            </w:r>
            <w:r w:rsidRPr="00E84529">
              <w:rPr>
                <w:spacing w:val="1"/>
                <w:sz w:val="16"/>
                <w:szCs w:val="16"/>
              </w:rPr>
              <w:t>°</w:t>
            </w:r>
            <w:r w:rsidRPr="00E84529">
              <w:rPr>
                <w:sz w:val="16"/>
                <w:szCs w:val="16"/>
              </w:rPr>
              <w:t>F)</w:t>
            </w:r>
          </w:p>
        </w:tc>
      </w:tr>
      <w:tr w:rsidR="005769D6" w:rsidRPr="0005732F" w14:paraId="2363B2A2" w14:textId="77777777" w:rsidTr="000A19EB">
        <w:trPr>
          <w:trHeight w:val="288"/>
          <w:jc w:val="center"/>
        </w:trPr>
        <w:tc>
          <w:tcPr>
            <w:tcW w:w="2448" w:type="dxa"/>
            <w:gridSpan w:val="3"/>
            <w:vAlign w:val="center"/>
          </w:tcPr>
          <w:p w14:paraId="52A1E35D" w14:textId="77777777" w:rsidR="005769D6" w:rsidRPr="00AC483C" w:rsidRDefault="005769D6" w:rsidP="005769D6">
            <w:pPr>
              <w:autoSpaceDE/>
              <w:autoSpaceDN/>
              <w:adjustRightInd/>
              <w:spacing w:before="0" w:line="240" w:lineRule="auto"/>
              <w:ind w:left="0"/>
              <w:rPr>
                <w:b/>
                <w:color w:val="auto"/>
                <w:sz w:val="16"/>
                <w:szCs w:val="24"/>
                <w:lang w:val="ru-RU"/>
              </w:rPr>
            </w:pPr>
          </w:p>
        </w:tc>
        <w:tc>
          <w:tcPr>
            <w:tcW w:w="2731" w:type="dxa"/>
            <w:vAlign w:val="center"/>
          </w:tcPr>
          <w:p w14:paraId="279C462C" w14:textId="77777777" w:rsidR="005769D6" w:rsidRPr="00AC6690" w:rsidRDefault="005769D6" w:rsidP="005769D6">
            <w:pPr>
              <w:autoSpaceDE/>
              <w:autoSpaceDN/>
              <w:adjustRightInd/>
              <w:spacing w:before="0" w:line="240" w:lineRule="auto"/>
              <w:ind w:left="149"/>
              <w:rPr>
                <w:sz w:val="16"/>
                <w:szCs w:val="16"/>
              </w:rPr>
            </w:pPr>
            <w:r w:rsidRPr="00AC6690">
              <w:rPr>
                <w:sz w:val="16"/>
                <w:szCs w:val="16"/>
              </w:rPr>
              <w:t>Hempel Coatings (USA), Inc.</w:t>
            </w:r>
          </w:p>
        </w:tc>
        <w:tc>
          <w:tcPr>
            <w:tcW w:w="2693" w:type="dxa"/>
            <w:gridSpan w:val="2"/>
            <w:vAlign w:val="center"/>
          </w:tcPr>
          <w:p w14:paraId="1A691202" w14:textId="77777777" w:rsidR="005769D6" w:rsidRPr="00E84529" w:rsidRDefault="005769D6" w:rsidP="005769D6">
            <w:pPr>
              <w:autoSpaceDE/>
              <w:autoSpaceDN/>
              <w:adjustRightInd/>
              <w:spacing w:before="0" w:line="240" w:lineRule="auto"/>
              <w:ind w:left="142"/>
              <w:rPr>
                <w:sz w:val="16"/>
                <w:szCs w:val="16"/>
                <w:lang w:val="ru-RU"/>
              </w:rPr>
            </w:pPr>
            <w:proofErr w:type="spellStart"/>
            <w:r w:rsidRPr="00E84529">
              <w:rPr>
                <w:sz w:val="16"/>
                <w:szCs w:val="16"/>
              </w:rPr>
              <w:t>Hempadur</w:t>
            </w:r>
            <w:proofErr w:type="spellEnd"/>
            <w:r w:rsidRPr="00E84529">
              <w:rPr>
                <w:sz w:val="16"/>
                <w:szCs w:val="16"/>
              </w:rPr>
              <w:t xml:space="preserve"> 35900</w:t>
            </w:r>
          </w:p>
          <w:p w14:paraId="313CC23A" w14:textId="05DF6E79" w:rsidR="005769D6" w:rsidRPr="00E84529" w:rsidRDefault="005769D6" w:rsidP="005769D6">
            <w:pPr>
              <w:autoSpaceDE/>
              <w:autoSpaceDN/>
              <w:adjustRightInd/>
              <w:spacing w:before="0" w:line="240" w:lineRule="auto"/>
              <w:ind w:left="142"/>
              <w:rPr>
                <w:sz w:val="16"/>
                <w:szCs w:val="16"/>
              </w:rPr>
            </w:pPr>
            <w:proofErr w:type="spellStart"/>
            <w:r w:rsidRPr="00E84529">
              <w:rPr>
                <w:sz w:val="16"/>
                <w:szCs w:val="16"/>
              </w:rPr>
              <w:t>Hempadur</w:t>
            </w:r>
            <w:proofErr w:type="spellEnd"/>
            <w:r w:rsidRPr="00E84529">
              <w:rPr>
                <w:sz w:val="16"/>
                <w:szCs w:val="16"/>
              </w:rPr>
              <w:t xml:space="preserve"> 85671</w:t>
            </w:r>
          </w:p>
        </w:tc>
        <w:tc>
          <w:tcPr>
            <w:tcW w:w="971" w:type="dxa"/>
            <w:vAlign w:val="center"/>
          </w:tcPr>
          <w:p w14:paraId="71CAD8DA" w14:textId="77777777" w:rsidR="005769D6" w:rsidRPr="00E84529" w:rsidRDefault="005769D6" w:rsidP="005769D6">
            <w:pPr>
              <w:autoSpaceDE/>
              <w:autoSpaceDN/>
              <w:adjustRightInd/>
              <w:spacing w:before="0" w:line="240" w:lineRule="auto"/>
              <w:ind w:left="0"/>
              <w:jc w:val="center"/>
              <w:rPr>
                <w:sz w:val="16"/>
                <w:szCs w:val="16"/>
                <w:lang w:val="ru-RU"/>
              </w:rPr>
            </w:pPr>
            <w:r w:rsidRPr="00E84529">
              <w:rPr>
                <w:sz w:val="16"/>
                <w:szCs w:val="16"/>
                <w:lang w:val="ru-RU"/>
              </w:rPr>
              <w:t>0</w:t>
            </w:r>
          </w:p>
          <w:p w14:paraId="02F40669" w14:textId="4D9652C9" w:rsidR="005769D6" w:rsidRPr="00E84529" w:rsidRDefault="005769D6" w:rsidP="005769D6">
            <w:pPr>
              <w:autoSpaceDE/>
              <w:autoSpaceDN/>
              <w:adjustRightInd/>
              <w:spacing w:before="0" w:line="240" w:lineRule="auto"/>
              <w:ind w:left="0"/>
              <w:jc w:val="center"/>
              <w:rPr>
                <w:sz w:val="16"/>
                <w:szCs w:val="16"/>
              </w:rPr>
            </w:pPr>
            <w:r w:rsidRPr="00E84529">
              <w:rPr>
                <w:sz w:val="16"/>
                <w:szCs w:val="16"/>
              </w:rPr>
              <w:t>3</w:t>
            </w:r>
            <w:r w:rsidRPr="00E84529">
              <w:rPr>
                <w:sz w:val="16"/>
                <w:szCs w:val="16"/>
                <w:lang w:val="ru-RU"/>
              </w:rPr>
              <w:t>20</w:t>
            </w:r>
          </w:p>
        </w:tc>
        <w:tc>
          <w:tcPr>
            <w:tcW w:w="1168" w:type="dxa"/>
            <w:vAlign w:val="center"/>
          </w:tcPr>
          <w:p w14:paraId="5350CAF2" w14:textId="77777777" w:rsidR="005769D6" w:rsidRPr="00E84529" w:rsidRDefault="005769D6" w:rsidP="005769D6">
            <w:pPr>
              <w:widowControl w:val="0"/>
              <w:spacing w:before="43" w:line="240" w:lineRule="auto"/>
              <w:ind w:left="347" w:right="-20" w:hanging="347"/>
              <w:rPr>
                <w:sz w:val="16"/>
                <w:szCs w:val="16"/>
                <w:lang w:val="ru-RU"/>
              </w:rPr>
            </w:pPr>
            <w:r w:rsidRPr="00E84529">
              <w:rPr>
                <w:sz w:val="16"/>
                <w:szCs w:val="16"/>
              </w:rPr>
              <w:t>90°C (194°F)</w:t>
            </w:r>
          </w:p>
          <w:p w14:paraId="66A6ADBA" w14:textId="21B360FC" w:rsidR="005769D6" w:rsidRPr="00E84529" w:rsidRDefault="005769D6" w:rsidP="00E84529">
            <w:pPr>
              <w:widowControl w:val="0"/>
              <w:spacing w:before="43" w:line="240" w:lineRule="auto"/>
              <w:ind w:left="347" w:right="-20" w:hanging="347"/>
              <w:rPr>
                <w:sz w:val="24"/>
                <w:szCs w:val="24"/>
              </w:rPr>
            </w:pPr>
            <w:r w:rsidRPr="00E84529">
              <w:rPr>
                <w:sz w:val="16"/>
                <w:szCs w:val="16"/>
              </w:rPr>
              <w:t>95°C (203°F)</w:t>
            </w:r>
          </w:p>
        </w:tc>
      </w:tr>
      <w:tr w:rsidR="00BD1133" w:rsidRPr="0005732F" w14:paraId="5E140616" w14:textId="77777777" w:rsidTr="000A19EB">
        <w:trPr>
          <w:trHeight w:val="288"/>
          <w:jc w:val="center"/>
        </w:trPr>
        <w:tc>
          <w:tcPr>
            <w:tcW w:w="2448" w:type="dxa"/>
            <w:gridSpan w:val="3"/>
            <w:vAlign w:val="center"/>
          </w:tcPr>
          <w:p w14:paraId="42C8B736" w14:textId="77777777" w:rsidR="00BD1133" w:rsidRPr="00AC483C" w:rsidDel="006A2AE5"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29295B99" w14:textId="77777777" w:rsidR="00BD1133" w:rsidRPr="00AC6690" w:rsidRDefault="00BD1133" w:rsidP="00C5496A">
            <w:pPr>
              <w:autoSpaceDE/>
              <w:autoSpaceDN/>
              <w:adjustRightInd/>
              <w:spacing w:before="0" w:line="240" w:lineRule="auto"/>
              <w:ind w:left="149"/>
              <w:rPr>
                <w:sz w:val="16"/>
                <w:szCs w:val="16"/>
              </w:rPr>
            </w:pPr>
            <w:r>
              <w:rPr>
                <w:sz w:val="16"/>
                <w:szCs w:val="16"/>
              </w:rPr>
              <w:t>Belzona</w:t>
            </w:r>
          </w:p>
        </w:tc>
        <w:tc>
          <w:tcPr>
            <w:tcW w:w="2693" w:type="dxa"/>
            <w:gridSpan w:val="2"/>
            <w:vAlign w:val="center"/>
          </w:tcPr>
          <w:p w14:paraId="32ABD346" w14:textId="77777777" w:rsidR="00BD1133" w:rsidRPr="00E84529" w:rsidRDefault="00BD1133" w:rsidP="002B4C53">
            <w:pPr>
              <w:autoSpaceDE/>
              <w:autoSpaceDN/>
              <w:adjustRightInd/>
              <w:spacing w:before="0" w:line="240" w:lineRule="auto"/>
              <w:ind w:left="142"/>
              <w:rPr>
                <w:sz w:val="16"/>
                <w:szCs w:val="16"/>
              </w:rPr>
            </w:pPr>
            <w:r w:rsidRPr="00E84529">
              <w:rPr>
                <w:sz w:val="16"/>
                <w:szCs w:val="16"/>
              </w:rPr>
              <w:t>1391S(Spray)</w:t>
            </w:r>
          </w:p>
          <w:p w14:paraId="04D50458" w14:textId="77777777" w:rsidR="00BD1133" w:rsidRPr="00E84529" w:rsidRDefault="00BD1133" w:rsidP="00C5496A">
            <w:pPr>
              <w:autoSpaceDE/>
              <w:autoSpaceDN/>
              <w:adjustRightInd/>
              <w:spacing w:before="0" w:line="240" w:lineRule="auto"/>
              <w:ind w:left="142"/>
              <w:rPr>
                <w:sz w:val="16"/>
                <w:szCs w:val="16"/>
              </w:rPr>
            </w:pPr>
            <w:r w:rsidRPr="00E84529">
              <w:rPr>
                <w:sz w:val="16"/>
                <w:szCs w:val="16"/>
              </w:rPr>
              <w:t>1593</w:t>
            </w:r>
          </w:p>
        </w:tc>
        <w:tc>
          <w:tcPr>
            <w:tcW w:w="971" w:type="dxa"/>
            <w:vAlign w:val="center"/>
          </w:tcPr>
          <w:p w14:paraId="7B144442" w14:textId="77777777" w:rsidR="00BD1133" w:rsidRPr="00E84529" w:rsidRDefault="00BD1133" w:rsidP="002B4C53">
            <w:pPr>
              <w:autoSpaceDE/>
              <w:autoSpaceDN/>
              <w:adjustRightInd/>
              <w:spacing w:before="0" w:line="240" w:lineRule="auto"/>
              <w:ind w:left="0"/>
              <w:jc w:val="center"/>
              <w:rPr>
                <w:sz w:val="16"/>
                <w:szCs w:val="16"/>
              </w:rPr>
            </w:pPr>
            <w:r w:rsidRPr="00E84529">
              <w:rPr>
                <w:sz w:val="16"/>
                <w:szCs w:val="16"/>
              </w:rPr>
              <w:t>20</w:t>
            </w:r>
          </w:p>
          <w:p w14:paraId="538BA331"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11</w:t>
            </w:r>
          </w:p>
        </w:tc>
        <w:tc>
          <w:tcPr>
            <w:tcW w:w="1168" w:type="dxa"/>
            <w:vAlign w:val="center"/>
          </w:tcPr>
          <w:p w14:paraId="2F007B86" w14:textId="77777777" w:rsidR="00BD1133" w:rsidRPr="00E84529" w:rsidRDefault="00BD1133" w:rsidP="00D750DA">
            <w:pPr>
              <w:widowControl w:val="0"/>
              <w:spacing w:before="43" w:line="240" w:lineRule="auto"/>
              <w:ind w:left="347" w:right="-20" w:hanging="347"/>
              <w:rPr>
                <w:sz w:val="16"/>
                <w:szCs w:val="16"/>
              </w:rPr>
            </w:pPr>
            <w:r w:rsidRPr="00E84529">
              <w:rPr>
                <w:sz w:val="16"/>
                <w:szCs w:val="16"/>
              </w:rPr>
              <w:t>110°C(230°F)</w:t>
            </w:r>
          </w:p>
          <w:p w14:paraId="408F8CA9" w14:textId="77777777" w:rsidR="00BD1133" w:rsidRPr="00E84529" w:rsidRDefault="00BD1133" w:rsidP="00BD1133">
            <w:pPr>
              <w:widowControl w:val="0"/>
              <w:spacing w:before="43" w:line="240" w:lineRule="auto"/>
              <w:ind w:left="347" w:right="-20" w:hanging="347"/>
              <w:rPr>
                <w:sz w:val="16"/>
                <w:szCs w:val="16"/>
                <w:lang w:val="ru-RU"/>
              </w:rPr>
            </w:pPr>
            <w:r w:rsidRPr="00E84529">
              <w:rPr>
                <w:sz w:val="16"/>
                <w:szCs w:val="16"/>
              </w:rPr>
              <w:t>160°C(320°F)</w:t>
            </w:r>
          </w:p>
        </w:tc>
      </w:tr>
      <w:tr w:rsidR="00BD1133" w:rsidRPr="00D47661" w14:paraId="6A99FC66" w14:textId="77777777" w:rsidTr="000A19EB">
        <w:trPr>
          <w:trHeight w:val="288"/>
          <w:jc w:val="center"/>
        </w:trPr>
        <w:tc>
          <w:tcPr>
            <w:tcW w:w="2448" w:type="dxa"/>
            <w:gridSpan w:val="3"/>
            <w:vMerge w:val="restart"/>
            <w:vAlign w:val="center"/>
          </w:tcPr>
          <w:p w14:paraId="413A59E7" w14:textId="77777777" w:rsidR="00BD1133" w:rsidRPr="00AC483C" w:rsidRDefault="00BD1133"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31" w:type="dxa"/>
            <w:vAlign w:val="center"/>
          </w:tcPr>
          <w:p w14:paraId="7697B993" w14:textId="77777777" w:rsidR="00BD1133" w:rsidRPr="00AC6690" w:rsidRDefault="00BD1133" w:rsidP="00C5496A">
            <w:pPr>
              <w:autoSpaceDE/>
              <w:autoSpaceDN/>
              <w:adjustRightInd/>
              <w:spacing w:before="0" w:line="240" w:lineRule="auto"/>
              <w:ind w:left="149"/>
              <w:rPr>
                <w:sz w:val="16"/>
                <w:szCs w:val="16"/>
              </w:rPr>
            </w:pPr>
            <w:r>
              <w:rPr>
                <w:sz w:val="16"/>
                <w:szCs w:val="16"/>
              </w:rPr>
              <w:t>International</w:t>
            </w:r>
          </w:p>
        </w:tc>
        <w:tc>
          <w:tcPr>
            <w:tcW w:w="2693" w:type="dxa"/>
            <w:gridSpan w:val="2"/>
            <w:vAlign w:val="center"/>
          </w:tcPr>
          <w:p w14:paraId="35B72142" w14:textId="5A350208" w:rsidR="00472932" w:rsidRPr="00E84529" w:rsidRDefault="00BD1133" w:rsidP="00472932">
            <w:pPr>
              <w:autoSpaceDE/>
              <w:autoSpaceDN/>
              <w:adjustRightInd/>
              <w:spacing w:before="0" w:line="240" w:lineRule="auto"/>
              <w:ind w:left="142"/>
              <w:rPr>
                <w:sz w:val="16"/>
                <w:szCs w:val="16"/>
                <w:lang w:val="ru-RU"/>
              </w:rPr>
            </w:pPr>
            <w:r w:rsidRPr="00E84529">
              <w:rPr>
                <w:sz w:val="16"/>
                <w:szCs w:val="16"/>
              </w:rPr>
              <w:t>Interline 994</w:t>
            </w:r>
          </w:p>
        </w:tc>
        <w:tc>
          <w:tcPr>
            <w:tcW w:w="971" w:type="dxa"/>
            <w:vAlign w:val="center"/>
          </w:tcPr>
          <w:p w14:paraId="4D83A755" w14:textId="07812E06" w:rsidR="00BD1133" w:rsidRPr="00E84529" w:rsidRDefault="006A659A" w:rsidP="00C5496A">
            <w:pPr>
              <w:autoSpaceDE/>
              <w:autoSpaceDN/>
              <w:adjustRightInd/>
              <w:spacing w:before="0" w:line="240" w:lineRule="auto"/>
              <w:ind w:left="0"/>
              <w:jc w:val="center"/>
              <w:rPr>
                <w:sz w:val="16"/>
                <w:szCs w:val="16"/>
              </w:rPr>
            </w:pPr>
            <w:r w:rsidRPr="00E84529">
              <w:rPr>
                <w:sz w:val="16"/>
                <w:szCs w:val="16"/>
              </w:rPr>
              <w:t>290</w:t>
            </w:r>
          </w:p>
        </w:tc>
        <w:tc>
          <w:tcPr>
            <w:tcW w:w="1168" w:type="dxa"/>
            <w:vAlign w:val="center"/>
          </w:tcPr>
          <w:p w14:paraId="4EB75739" w14:textId="77777777" w:rsidR="00BD1133" w:rsidRPr="00E84529" w:rsidRDefault="00BD1133" w:rsidP="00C5496A">
            <w:pPr>
              <w:widowControl w:val="0"/>
              <w:spacing w:before="64" w:line="240" w:lineRule="auto"/>
              <w:ind w:left="347" w:right="-20" w:hanging="347"/>
              <w:rPr>
                <w:sz w:val="24"/>
                <w:szCs w:val="24"/>
              </w:rPr>
            </w:pPr>
            <w:r w:rsidRPr="00E84529">
              <w:rPr>
                <w:sz w:val="16"/>
                <w:szCs w:val="16"/>
              </w:rPr>
              <w:t>95°C(203</w:t>
            </w:r>
            <w:r w:rsidRPr="00E84529">
              <w:rPr>
                <w:spacing w:val="1"/>
                <w:sz w:val="16"/>
                <w:szCs w:val="16"/>
              </w:rPr>
              <w:t>°</w:t>
            </w:r>
            <w:r w:rsidRPr="00E84529">
              <w:rPr>
                <w:sz w:val="16"/>
                <w:szCs w:val="16"/>
              </w:rPr>
              <w:t>F)</w:t>
            </w:r>
          </w:p>
        </w:tc>
      </w:tr>
      <w:tr w:rsidR="00BD1133" w:rsidRPr="00D47661" w14:paraId="56D3366E" w14:textId="77777777" w:rsidTr="000A19EB">
        <w:trPr>
          <w:trHeight w:val="288"/>
          <w:jc w:val="center"/>
        </w:trPr>
        <w:tc>
          <w:tcPr>
            <w:tcW w:w="2448" w:type="dxa"/>
            <w:gridSpan w:val="3"/>
            <w:vMerge/>
            <w:vAlign w:val="center"/>
          </w:tcPr>
          <w:p w14:paraId="3074B4F7" w14:textId="77777777" w:rsidR="00BD1133"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084F2E64"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International Devoe</w:t>
            </w:r>
          </w:p>
        </w:tc>
        <w:tc>
          <w:tcPr>
            <w:tcW w:w="2693" w:type="dxa"/>
            <w:gridSpan w:val="2"/>
            <w:vAlign w:val="center"/>
          </w:tcPr>
          <w:p w14:paraId="60B370D1" w14:textId="77777777" w:rsidR="00BD1133" w:rsidRPr="00E84529" w:rsidRDefault="00BD1133" w:rsidP="00C5496A">
            <w:pPr>
              <w:autoSpaceDE/>
              <w:autoSpaceDN/>
              <w:adjustRightInd/>
              <w:spacing w:before="0" w:line="240" w:lineRule="auto"/>
              <w:ind w:left="142"/>
              <w:rPr>
                <w:sz w:val="16"/>
                <w:szCs w:val="16"/>
              </w:rPr>
            </w:pPr>
            <w:proofErr w:type="spellStart"/>
            <w:r w:rsidRPr="00E84529">
              <w:rPr>
                <w:sz w:val="16"/>
                <w:szCs w:val="16"/>
              </w:rPr>
              <w:t>Devchem</w:t>
            </w:r>
            <w:proofErr w:type="spellEnd"/>
            <w:r w:rsidRPr="00E84529">
              <w:rPr>
                <w:sz w:val="16"/>
                <w:szCs w:val="16"/>
              </w:rPr>
              <w:t xml:space="preserve"> 256</w:t>
            </w:r>
          </w:p>
        </w:tc>
        <w:tc>
          <w:tcPr>
            <w:tcW w:w="971" w:type="dxa"/>
            <w:vAlign w:val="center"/>
          </w:tcPr>
          <w:p w14:paraId="5EFBEE7F"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319</w:t>
            </w:r>
          </w:p>
        </w:tc>
        <w:tc>
          <w:tcPr>
            <w:tcW w:w="1168" w:type="dxa"/>
            <w:vAlign w:val="center"/>
          </w:tcPr>
          <w:p w14:paraId="01F95F8C" w14:textId="77777777" w:rsidR="00BD1133" w:rsidRPr="00E84529" w:rsidRDefault="00BD1133" w:rsidP="00C5496A">
            <w:pPr>
              <w:widowControl w:val="0"/>
              <w:spacing w:before="64" w:line="240" w:lineRule="auto"/>
              <w:ind w:left="347" w:right="-20" w:hanging="347"/>
              <w:rPr>
                <w:sz w:val="16"/>
                <w:szCs w:val="16"/>
              </w:rPr>
            </w:pPr>
            <w:r w:rsidRPr="00E84529">
              <w:rPr>
                <w:sz w:val="16"/>
                <w:szCs w:val="16"/>
              </w:rPr>
              <w:t>93°C(200</w:t>
            </w:r>
            <w:r w:rsidRPr="00E84529">
              <w:rPr>
                <w:spacing w:val="1"/>
                <w:sz w:val="16"/>
                <w:szCs w:val="16"/>
              </w:rPr>
              <w:t>°</w:t>
            </w:r>
            <w:r w:rsidRPr="00E84529">
              <w:rPr>
                <w:sz w:val="16"/>
                <w:szCs w:val="16"/>
              </w:rPr>
              <w:t>F)</w:t>
            </w:r>
          </w:p>
        </w:tc>
      </w:tr>
      <w:tr w:rsidR="00BD1133" w:rsidRPr="00D47661" w14:paraId="0C9C0A6F" w14:textId="77777777" w:rsidTr="000A19EB">
        <w:trPr>
          <w:trHeight w:val="288"/>
          <w:jc w:val="center"/>
        </w:trPr>
        <w:tc>
          <w:tcPr>
            <w:tcW w:w="2448" w:type="dxa"/>
            <w:gridSpan w:val="3"/>
            <w:vAlign w:val="center"/>
          </w:tcPr>
          <w:p w14:paraId="7FDBF91E" w14:textId="77777777" w:rsidR="00BD1133"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34F0FEF7"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Jotun</w:t>
            </w:r>
          </w:p>
        </w:tc>
        <w:tc>
          <w:tcPr>
            <w:tcW w:w="2693" w:type="dxa"/>
            <w:gridSpan w:val="2"/>
            <w:vAlign w:val="center"/>
          </w:tcPr>
          <w:p w14:paraId="1C72285E" w14:textId="77777777" w:rsidR="00BD1133" w:rsidRPr="00E84529" w:rsidRDefault="00BD1133" w:rsidP="00C5496A">
            <w:pPr>
              <w:autoSpaceDE/>
              <w:autoSpaceDN/>
              <w:adjustRightInd/>
              <w:spacing w:before="0" w:line="240" w:lineRule="auto"/>
              <w:ind w:left="142"/>
              <w:rPr>
                <w:sz w:val="16"/>
                <w:szCs w:val="16"/>
              </w:rPr>
            </w:pPr>
            <w:proofErr w:type="spellStart"/>
            <w:r w:rsidRPr="00E84529">
              <w:rPr>
                <w:sz w:val="16"/>
                <w:szCs w:val="16"/>
              </w:rPr>
              <w:t>Tankguard</w:t>
            </w:r>
            <w:proofErr w:type="spellEnd"/>
            <w:r w:rsidRPr="00E84529">
              <w:rPr>
                <w:sz w:val="16"/>
                <w:szCs w:val="16"/>
              </w:rPr>
              <w:t xml:space="preserve"> Storage</w:t>
            </w:r>
          </w:p>
        </w:tc>
        <w:tc>
          <w:tcPr>
            <w:tcW w:w="971" w:type="dxa"/>
            <w:vAlign w:val="center"/>
          </w:tcPr>
          <w:p w14:paraId="6283616F"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310</w:t>
            </w:r>
          </w:p>
        </w:tc>
        <w:tc>
          <w:tcPr>
            <w:tcW w:w="1168" w:type="dxa"/>
            <w:vAlign w:val="center"/>
          </w:tcPr>
          <w:p w14:paraId="653DBD82" w14:textId="77777777" w:rsidR="00BD1133" w:rsidRPr="00E84529" w:rsidRDefault="00BD1133" w:rsidP="00C5496A">
            <w:pPr>
              <w:widowControl w:val="0"/>
              <w:spacing w:before="23" w:line="240" w:lineRule="auto"/>
              <w:ind w:left="347" w:right="-20" w:hanging="347"/>
              <w:rPr>
                <w:sz w:val="24"/>
                <w:szCs w:val="24"/>
              </w:rPr>
            </w:pPr>
            <w:r w:rsidRPr="00E84529">
              <w:rPr>
                <w:sz w:val="16"/>
                <w:szCs w:val="16"/>
              </w:rPr>
              <w:t>95°C(203</w:t>
            </w:r>
            <w:r w:rsidRPr="00E84529">
              <w:rPr>
                <w:spacing w:val="1"/>
                <w:sz w:val="16"/>
                <w:szCs w:val="16"/>
              </w:rPr>
              <w:t>°</w:t>
            </w:r>
            <w:r w:rsidRPr="00E84529">
              <w:rPr>
                <w:sz w:val="16"/>
                <w:szCs w:val="16"/>
              </w:rPr>
              <w:t>F)</w:t>
            </w:r>
          </w:p>
        </w:tc>
      </w:tr>
      <w:tr w:rsidR="00BD1133" w:rsidRPr="00D47661" w14:paraId="04B18165" w14:textId="77777777" w:rsidTr="000A19EB">
        <w:trPr>
          <w:trHeight w:val="288"/>
          <w:jc w:val="center"/>
        </w:trPr>
        <w:tc>
          <w:tcPr>
            <w:tcW w:w="2448" w:type="dxa"/>
            <w:gridSpan w:val="3"/>
            <w:vAlign w:val="center"/>
          </w:tcPr>
          <w:p w14:paraId="5948EE82" w14:textId="77777777" w:rsidR="00BD1133"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5DF2D52E"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PPG</w:t>
            </w:r>
          </w:p>
        </w:tc>
        <w:tc>
          <w:tcPr>
            <w:tcW w:w="2693" w:type="dxa"/>
            <w:gridSpan w:val="2"/>
            <w:vAlign w:val="center"/>
          </w:tcPr>
          <w:p w14:paraId="47E92B63" w14:textId="77777777" w:rsidR="00BD1133" w:rsidRPr="00E84529" w:rsidRDefault="00BD1133" w:rsidP="00C5496A">
            <w:pPr>
              <w:autoSpaceDE/>
              <w:autoSpaceDN/>
              <w:adjustRightInd/>
              <w:spacing w:before="0" w:line="240" w:lineRule="auto"/>
              <w:ind w:left="142"/>
              <w:rPr>
                <w:sz w:val="16"/>
                <w:szCs w:val="16"/>
              </w:rPr>
            </w:pPr>
            <w:proofErr w:type="spellStart"/>
            <w:r w:rsidRPr="00E84529">
              <w:rPr>
                <w:sz w:val="16"/>
                <w:szCs w:val="16"/>
              </w:rPr>
              <w:t>Phenguard</w:t>
            </w:r>
            <w:proofErr w:type="spellEnd"/>
            <w:r w:rsidRPr="00E84529">
              <w:rPr>
                <w:sz w:val="16"/>
                <w:szCs w:val="16"/>
              </w:rPr>
              <w:t xml:space="preserve"> 9</w:t>
            </w:r>
            <w:r w:rsidRPr="00E84529">
              <w:rPr>
                <w:sz w:val="16"/>
                <w:szCs w:val="16"/>
                <w:lang w:val="ru-RU"/>
              </w:rPr>
              <w:t>4</w:t>
            </w:r>
            <w:r w:rsidRPr="00E84529">
              <w:rPr>
                <w:sz w:val="16"/>
                <w:szCs w:val="16"/>
              </w:rPr>
              <w:t>0 Series</w:t>
            </w:r>
          </w:p>
        </w:tc>
        <w:tc>
          <w:tcPr>
            <w:tcW w:w="971" w:type="dxa"/>
            <w:vAlign w:val="center"/>
          </w:tcPr>
          <w:p w14:paraId="57326176"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315</w:t>
            </w:r>
          </w:p>
        </w:tc>
        <w:tc>
          <w:tcPr>
            <w:tcW w:w="1168" w:type="dxa"/>
            <w:vAlign w:val="center"/>
          </w:tcPr>
          <w:p w14:paraId="42D1C64E" w14:textId="77777777" w:rsidR="00BD1133" w:rsidRPr="00E84529" w:rsidRDefault="00BD1133" w:rsidP="00C5496A">
            <w:pPr>
              <w:widowControl w:val="0"/>
              <w:spacing w:before="43" w:line="240" w:lineRule="auto"/>
              <w:ind w:left="347" w:right="-20" w:hanging="347"/>
              <w:rPr>
                <w:sz w:val="24"/>
                <w:szCs w:val="24"/>
              </w:rPr>
            </w:pPr>
            <w:r w:rsidRPr="00E84529">
              <w:rPr>
                <w:sz w:val="16"/>
                <w:szCs w:val="16"/>
              </w:rPr>
              <w:t>82°C(180</w:t>
            </w:r>
            <w:r w:rsidRPr="00E84529">
              <w:rPr>
                <w:spacing w:val="1"/>
                <w:sz w:val="16"/>
                <w:szCs w:val="16"/>
              </w:rPr>
              <w:t>°</w:t>
            </w:r>
            <w:r w:rsidRPr="00E84529">
              <w:rPr>
                <w:sz w:val="16"/>
                <w:szCs w:val="16"/>
              </w:rPr>
              <w:t>F)</w:t>
            </w:r>
          </w:p>
        </w:tc>
      </w:tr>
      <w:tr w:rsidR="00BD1133" w:rsidRPr="00D47661" w14:paraId="4125A7A3" w14:textId="77777777" w:rsidTr="000A19EB">
        <w:trPr>
          <w:trHeight w:val="288"/>
          <w:jc w:val="center"/>
        </w:trPr>
        <w:tc>
          <w:tcPr>
            <w:tcW w:w="2448" w:type="dxa"/>
            <w:gridSpan w:val="3"/>
            <w:vAlign w:val="center"/>
          </w:tcPr>
          <w:p w14:paraId="28BDB81D" w14:textId="77777777" w:rsidR="00BD1133" w:rsidRDefault="00BD1133" w:rsidP="00C5496A">
            <w:pPr>
              <w:autoSpaceDE/>
              <w:autoSpaceDN/>
              <w:adjustRightInd/>
              <w:spacing w:before="0" w:line="240" w:lineRule="auto"/>
              <w:ind w:left="0"/>
              <w:rPr>
                <w:b/>
                <w:color w:val="auto"/>
                <w:sz w:val="16"/>
                <w:szCs w:val="24"/>
                <w:lang w:val="ru-RU"/>
              </w:rPr>
            </w:pPr>
          </w:p>
        </w:tc>
        <w:tc>
          <w:tcPr>
            <w:tcW w:w="2731" w:type="dxa"/>
            <w:vAlign w:val="center"/>
          </w:tcPr>
          <w:p w14:paraId="114D01C3"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Sherwin-Williams</w:t>
            </w:r>
          </w:p>
        </w:tc>
        <w:tc>
          <w:tcPr>
            <w:tcW w:w="2693" w:type="dxa"/>
            <w:gridSpan w:val="2"/>
            <w:vAlign w:val="center"/>
          </w:tcPr>
          <w:p w14:paraId="5249456B" w14:textId="1C24FF22" w:rsidR="00EC5AC1" w:rsidRPr="00E84529" w:rsidRDefault="00BD1133" w:rsidP="00EC5AC1">
            <w:pPr>
              <w:autoSpaceDE/>
              <w:autoSpaceDN/>
              <w:adjustRightInd/>
              <w:spacing w:before="0" w:line="240" w:lineRule="auto"/>
              <w:ind w:left="142"/>
              <w:rPr>
                <w:sz w:val="16"/>
                <w:szCs w:val="16"/>
                <w:lang w:val="ru-RU"/>
              </w:rPr>
            </w:pPr>
            <w:proofErr w:type="spellStart"/>
            <w:r w:rsidRPr="00E84529">
              <w:rPr>
                <w:sz w:val="16"/>
                <w:szCs w:val="16"/>
              </w:rPr>
              <w:t>Epo</w:t>
            </w:r>
            <w:proofErr w:type="spellEnd"/>
            <w:r w:rsidRPr="00E84529">
              <w:rPr>
                <w:sz w:val="16"/>
                <w:szCs w:val="16"/>
              </w:rPr>
              <w:t>-Phen FF</w:t>
            </w:r>
          </w:p>
        </w:tc>
        <w:tc>
          <w:tcPr>
            <w:tcW w:w="971" w:type="dxa"/>
            <w:vAlign w:val="center"/>
          </w:tcPr>
          <w:p w14:paraId="5FF900D2" w14:textId="77777777" w:rsidR="00BD1133" w:rsidRPr="00E84529" w:rsidRDefault="00BD1133" w:rsidP="00C5496A">
            <w:pPr>
              <w:autoSpaceDE/>
              <w:autoSpaceDN/>
              <w:adjustRightInd/>
              <w:spacing w:before="0" w:line="240" w:lineRule="auto"/>
              <w:ind w:left="0"/>
              <w:jc w:val="center"/>
              <w:rPr>
                <w:sz w:val="16"/>
                <w:szCs w:val="16"/>
              </w:rPr>
            </w:pPr>
            <w:r w:rsidRPr="00E84529">
              <w:rPr>
                <w:sz w:val="16"/>
                <w:szCs w:val="16"/>
              </w:rPr>
              <w:t>100–250</w:t>
            </w:r>
          </w:p>
        </w:tc>
        <w:tc>
          <w:tcPr>
            <w:tcW w:w="1168" w:type="dxa"/>
            <w:vAlign w:val="center"/>
          </w:tcPr>
          <w:p w14:paraId="6EA16828" w14:textId="77777777" w:rsidR="00BD1133" w:rsidRPr="00E84529" w:rsidRDefault="00BD1133" w:rsidP="00C5496A">
            <w:pPr>
              <w:widowControl w:val="0"/>
              <w:spacing w:before="43" w:line="240" w:lineRule="auto"/>
              <w:ind w:left="348" w:right="-20" w:hanging="347"/>
              <w:rPr>
                <w:sz w:val="24"/>
                <w:szCs w:val="24"/>
              </w:rPr>
            </w:pPr>
            <w:r w:rsidRPr="00E84529">
              <w:rPr>
                <w:sz w:val="16"/>
                <w:szCs w:val="16"/>
              </w:rPr>
              <w:t>99°C(210°F)</w:t>
            </w:r>
          </w:p>
        </w:tc>
      </w:tr>
      <w:tr w:rsidR="00BD1133" w:rsidRPr="0005732F" w14:paraId="636AF91F" w14:textId="77777777" w:rsidTr="00F029EB">
        <w:trPr>
          <w:trHeight w:val="288"/>
          <w:jc w:val="center"/>
        </w:trPr>
        <w:tc>
          <w:tcPr>
            <w:tcW w:w="10011" w:type="dxa"/>
            <w:gridSpan w:val="8"/>
            <w:tcBorders>
              <w:top w:val="single" w:sz="12" w:space="0" w:color="auto"/>
            </w:tcBorders>
            <w:vAlign w:val="center"/>
          </w:tcPr>
          <w:p w14:paraId="0E54B9DD" w14:textId="495C5D01" w:rsidR="00BD1133" w:rsidRPr="000E02D6" w:rsidRDefault="00BD1133" w:rsidP="00C5496A">
            <w:pPr>
              <w:autoSpaceDE/>
              <w:autoSpaceDN/>
              <w:adjustRightInd/>
              <w:spacing w:before="0" w:line="240" w:lineRule="auto"/>
              <w:ind w:left="0"/>
              <w:rPr>
                <w:i/>
                <w:color w:val="auto"/>
                <w:sz w:val="14"/>
                <w:szCs w:val="24"/>
                <w:lang w:val="ru-RU"/>
              </w:rPr>
            </w:pPr>
          </w:p>
        </w:tc>
      </w:tr>
      <w:tr w:rsidR="00BD1133" w:rsidRPr="0005732F" w14:paraId="66CE2DDB" w14:textId="77777777" w:rsidTr="00F029EB">
        <w:trPr>
          <w:trHeight w:val="288"/>
          <w:jc w:val="center"/>
        </w:trPr>
        <w:tc>
          <w:tcPr>
            <w:tcW w:w="1330" w:type="dxa"/>
            <w:vAlign w:val="center"/>
          </w:tcPr>
          <w:p w14:paraId="4304B081" w14:textId="77777777" w:rsidR="00BD1133" w:rsidRPr="0005732F" w:rsidRDefault="00BD1133" w:rsidP="00C5496A">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849" w:type="dxa"/>
            <w:gridSpan w:val="3"/>
            <w:vAlign w:val="center"/>
          </w:tcPr>
          <w:p w14:paraId="25F42BBE" w14:textId="643DB752" w:rsidR="00BD1133" w:rsidRPr="00E26578" w:rsidRDefault="00DB1FD4" w:rsidP="00C5496A">
            <w:pPr>
              <w:ind w:left="-72"/>
              <w:rPr>
                <w:b/>
                <w:color w:val="auto"/>
                <w:sz w:val="16"/>
                <w:szCs w:val="16"/>
                <w:lang w:val="ru-RU"/>
              </w:rPr>
            </w:pPr>
            <w:r>
              <w:rPr>
                <w:color w:val="auto"/>
                <w:sz w:val="16"/>
                <w:szCs w:val="24"/>
                <w:lang w:val="ru-RU"/>
              </w:rPr>
              <w:t>Ноябрь</w:t>
            </w:r>
            <w:r w:rsidR="003C26DD">
              <w:rPr>
                <w:color w:val="auto"/>
                <w:sz w:val="16"/>
                <w:szCs w:val="24"/>
                <w:lang w:val="ru-RU"/>
              </w:rPr>
              <w:t xml:space="preserve"> 2025</w:t>
            </w:r>
          </w:p>
        </w:tc>
        <w:tc>
          <w:tcPr>
            <w:tcW w:w="2693" w:type="dxa"/>
            <w:gridSpan w:val="2"/>
            <w:vAlign w:val="center"/>
          </w:tcPr>
          <w:p w14:paraId="233EDA90" w14:textId="77777777" w:rsidR="00BD1133" w:rsidRPr="0005732F" w:rsidRDefault="00BD1133" w:rsidP="00C5496A">
            <w:pPr>
              <w:rPr>
                <w:b/>
                <w:color w:val="auto"/>
                <w:sz w:val="16"/>
                <w:szCs w:val="16"/>
              </w:rPr>
            </w:pPr>
          </w:p>
        </w:tc>
        <w:tc>
          <w:tcPr>
            <w:tcW w:w="971" w:type="dxa"/>
            <w:vAlign w:val="center"/>
          </w:tcPr>
          <w:p w14:paraId="3D53852E" w14:textId="77777777" w:rsidR="00BD1133" w:rsidRPr="0005732F" w:rsidRDefault="00BD1133" w:rsidP="00C5496A">
            <w:pPr>
              <w:jc w:val="center"/>
              <w:rPr>
                <w:b/>
                <w:color w:val="auto"/>
                <w:sz w:val="16"/>
                <w:szCs w:val="16"/>
              </w:rPr>
            </w:pPr>
          </w:p>
        </w:tc>
        <w:tc>
          <w:tcPr>
            <w:tcW w:w="1168" w:type="dxa"/>
            <w:vAlign w:val="center"/>
          </w:tcPr>
          <w:p w14:paraId="4828F866" w14:textId="77777777" w:rsidR="00BD1133" w:rsidRPr="0005732F" w:rsidRDefault="00BD1133" w:rsidP="00C5496A">
            <w:pPr>
              <w:jc w:val="center"/>
              <w:rPr>
                <w:b/>
                <w:color w:val="auto"/>
                <w:sz w:val="16"/>
                <w:szCs w:val="16"/>
              </w:rPr>
            </w:pPr>
          </w:p>
        </w:tc>
      </w:tr>
    </w:tbl>
    <w:p w14:paraId="363CEABB" w14:textId="77777777" w:rsidR="00AD5A14" w:rsidRDefault="00AD5A14" w:rsidP="00AD5A14">
      <w:pPr>
        <w:widowControl w:val="0"/>
        <w:spacing w:line="240" w:lineRule="auto"/>
        <w:ind w:left="1350" w:right="151" w:hanging="1260"/>
        <w:contextualSpacing/>
        <w:rPr>
          <w:sz w:val="16"/>
          <w:szCs w:val="16"/>
          <w:lang w:val="ru-RU"/>
        </w:rPr>
      </w:pPr>
    </w:p>
    <w:p w14:paraId="52A6FC76" w14:textId="7C0A67CC" w:rsidR="00255E09" w:rsidRPr="00C864AE" w:rsidRDefault="00255E09" w:rsidP="00AD5A14">
      <w:pPr>
        <w:widowControl w:val="0"/>
        <w:spacing w:line="240" w:lineRule="auto"/>
        <w:ind w:left="1350" w:right="151" w:hanging="1260"/>
        <w:contextualSpacing/>
        <w:rPr>
          <w:sz w:val="16"/>
          <w:szCs w:val="16"/>
          <w:lang w:val="ru-RU"/>
        </w:rPr>
      </w:pPr>
      <w:r w:rsidRPr="00C864AE">
        <w:rPr>
          <w:sz w:val="16"/>
          <w:szCs w:val="16"/>
          <w:lang w:val="ru-RU"/>
        </w:rPr>
        <w:t xml:space="preserve">Примечание 1: </w:t>
      </w:r>
      <w:r w:rsidR="00AD5A14">
        <w:rPr>
          <w:sz w:val="16"/>
          <w:szCs w:val="16"/>
          <w:lang w:val="ru-RU"/>
        </w:rPr>
        <w:tab/>
      </w:r>
      <w:r w:rsidRPr="00C864AE">
        <w:rPr>
          <w:sz w:val="16"/>
          <w:szCs w:val="16"/>
          <w:lang w:val="ru-RU"/>
        </w:rPr>
        <w:t>ПЕРЕПАД ТЕМПЕРАТУР подразумевает разность температуры материала и внешней температуры стальной оболочки.</w:t>
      </w:r>
      <w:r w:rsidR="00D26DE4" w:rsidRPr="00C864AE">
        <w:rPr>
          <w:sz w:val="16"/>
          <w:szCs w:val="16"/>
          <w:lang w:val="ru-RU"/>
        </w:rPr>
        <w:t xml:space="preserve"> </w:t>
      </w:r>
      <w:r w:rsidRPr="00C864AE">
        <w:rPr>
          <w:sz w:val="16"/>
          <w:szCs w:val="16"/>
          <w:lang w:val="ru-RU"/>
        </w:rPr>
        <w:t xml:space="preserve">Пример: изолированный резервуар будет иметь нулевой перепад температур. </w:t>
      </w:r>
    </w:p>
    <w:p w14:paraId="64BA6DD4" w14:textId="502E9211" w:rsidR="009F1BCB" w:rsidRPr="00C864AE" w:rsidRDefault="009F1BCB" w:rsidP="00AD5A14">
      <w:pPr>
        <w:widowControl w:val="0"/>
        <w:spacing w:line="240" w:lineRule="auto"/>
        <w:ind w:left="1350" w:right="151" w:hanging="1260"/>
        <w:contextualSpacing/>
        <w:rPr>
          <w:sz w:val="16"/>
          <w:szCs w:val="16"/>
          <w:lang w:val="ru-RU"/>
        </w:rPr>
      </w:pPr>
      <w:r w:rsidRPr="00C864AE">
        <w:rPr>
          <w:sz w:val="16"/>
          <w:szCs w:val="16"/>
          <w:lang w:val="ru-RU"/>
        </w:rPr>
        <w:t xml:space="preserve">Примечание </w:t>
      </w:r>
      <w:r w:rsidR="00255E09" w:rsidRPr="00C864AE">
        <w:rPr>
          <w:sz w:val="16"/>
          <w:szCs w:val="16"/>
          <w:lang w:val="ru-RU"/>
        </w:rPr>
        <w:t>2</w:t>
      </w:r>
      <w:r w:rsidRPr="00C864AE">
        <w:rPr>
          <w:sz w:val="16"/>
          <w:szCs w:val="16"/>
          <w:lang w:val="ru-RU"/>
        </w:rPr>
        <w:t xml:space="preserve">: </w:t>
      </w:r>
      <w:r w:rsidR="00AD5A14">
        <w:rPr>
          <w:sz w:val="16"/>
          <w:szCs w:val="16"/>
          <w:lang w:val="ru-RU"/>
        </w:rPr>
        <w:tab/>
      </w:r>
      <w:r w:rsidR="00B46582" w:rsidRPr="00C864AE">
        <w:rPr>
          <w:sz w:val="16"/>
          <w:szCs w:val="16"/>
          <w:lang w:val="ru-RU"/>
        </w:rPr>
        <w:t>Покрытия</w:t>
      </w:r>
      <w:r w:rsidR="006E11AD" w:rsidRPr="00C864AE">
        <w:rPr>
          <w:sz w:val="16"/>
          <w:szCs w:val="16"/>
          <w:lang w:val="ru-RU"/>
        </w:rPr>
        <w:t>,</w:t>
      </w:r>
      <w:r w:rsidR="00B46582" w:rsidRPr="00C864AE">
        <w:rPr>
          <w:sz w:val="16"/>
          <w:szCs w:val="16"/>
          <w:lang w:val="ru-RU"/>
        </w:rPr>
        <w:t xml:space="preserve"> приемлемые для работы во влажной сероводородосодержащей среде</w:t>
      </w:r>
      <w:r w:rsidR="006E11AD" w:rsidRPr="00C864AE">
        <w:rPr>
          <w:sz w:val="16"/>
          <w:szCs w:val="16"/>
          <w:lang w:val="ru-RU"/>
        </w:rPr>
        <w:t>,</w:t>
      </w:r>
      <w:r w:rsidR="00B46582" w:rsidRPr="00C864AE">
        <w:rPr>
          <w:sz w:val="16"/>
          <w:szCs w:val="16"/>
          <w:lang w:val="ru-RU"/>
        </w:rPr>
        <w:t xml:space="preserve"> указываются в COM-SU-5014-TCO. Он</w:t>
      </w:r>
      <w:r w:rsidR="004745B1" w:rsidRPr="00C864AE">
        <w:rPr>
          <w:sz w:val="16"/>
          <w:szCs w:val="16"/>
          <w:lang w:val="ru-RU"/>
        </w:rPr>
        <w:t>и</w:t>
      </w:r>
      <w:r w:rsidR="00B46582" w:rsidRPr="00C864AE">
        <w:rPr>
          <w:sz w:val="16"/>
          <w:szCs w:val="16"/>
          <w:lang w:val="ru-RU"/>
        </w:rPr>
        <w:t xml:space="preserve"> прошли тщательную проверку до включения в список</w:t>
      </w:r>
    </w:p>
    <w:p w14:paraId="06183AB2" w14:textId="25A668AC" w:rsidR="00A27633" w:rsidRPr="001F0EC8" w:rsidRDefault="00A27633" w:rsidP="00AD5A14">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w:t>
      </w:r>
      <w:r w:rsidRPr="00A27633">
        <w:rPr>
          <w:sz w:val="16"/>
          <w:szCs w:val="16"/>
          <w:lang w:val="ru-RU"/>
        </w:rPr>
        <w:t>3</w:t>
      </w:r>
      <w:r w:rsidRPr="00043B9C">
        <w:rPr>
          <w:sz w:val="16"/>
          <w:szCs w:val="16"/>
          <w:lang w:val="ru-RU"/>
        </w:rPr>
        <w:t xml:space="preserve">: </w:t>
      </w:r>
      <w:r w:rsidR="00AD5A14">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005E66FC">
        <w:rPr>
          <w:sz w:val="16"/>
          <w:szCs w:val="16"/>
          <w:lang w:val="ru-RU"/>
        </w:rPr>
        <w:t xml:space="preserve"> Отклонение допускается если покрытие выпускается в одном цвете.</w:t>
      </w:r>
    </w:p>
    <w:p w14:paraId="2D513F0E" w14:textId="77777777" w:rsidR="00A27633" w:rsidRPr="00A27633" w:rsidRDefault="00A27633" w:rsidP="00B46582">
      <w:pPr>
        <w:tabs>
          <w:tab w:val="left" w:pos="3225"/>
        </w:tabs>
        <w:spacing w:line="240" w:lineRule="auto"/>
        <w:ind w:left="0"/>
        <w:contextualSpacing/>
        <w:rPr>
          <w:color w:val="auto"/>
          <w:sz w:val="16"/>
          <w:szCs w:val="16"/>
          <w:lang w:val="ru-RU"/>
        </w:rPr>
      </w:pPr>
    </w:p>
    <w:p w14:paraId="2CC12149" w14:textId="77777777" w:rsidR="00255E09" w:rsidRPr="004745B1" w:rsidRDefault="00255E09" w:rsidP="00B46582">
      <w:pPr>
        <w:tabs>
          <w:tab w:val="left" w:pos="3225"/>
        </w:tabs>
        <w:spacing w:line="240" w:lineRule="auto"/>
        <w:ind w:left="0"/>
        <w:contextualSpacing/>
        <w:rPr>
          <w:color w:val="auto"/>
          <w:sz w:val="16"/>
          <w:szCs w:val="16"/>
          <w:lang w:val="ru-RU"/>
        </w:rPr>
      </w:pPr>
    </w:p>
    <w:p w14:paraId="41BDE9EB" w14:textId="7ABF57CF" w:rsidR="007D31DC" w:rsidRDefault="007D31DC">
      <w:pPr>
        <w:autoSpaceDE/>
        <w:autoSpaceDN/>
        <w:adjustRightInd/>
        <w:spacing w:before="0" w:line="240" w:lineRule="auto"/>
        <w:ind w:left="0"/>
        <w:rPr>
          <w:color w:val="auto"/>
          <w:sz w:val="16"/>
          <w:szCs w:val="16"/>
          <w:lang w:val="ru-RU"/>
        </w:rPr>
      </w:pPr>
      <w:r>
        <w:rPr>
          <w:color w:val="auto"/>
          <w:sz w:val="16"/>
          <w:szCs w:val="16"/>
          <w:lang w:val="ru-RU"/>
        </w:rPr>
        <w:br w:type="page"/>
      </w:r>
    </w:p>
    <w:tbl>
      <w:tblPr>
        <w:tblW w:w="9946" w:type="dxa"/>
        <w:jc w:val="center"/>
        <w:tblLayout w:type="fixed"/>
        <w:tblLook w:val="01E0" w:firstRow="1" w:lastRow="1" w:firstColumn="1" w:lastColumn="1" w:noHBand="0" w:noVBand="0"/>
      </w:tblPr>
      <w:tblGrid>
        <w:gridCol w:w="94"/>
        <w:gridCol w:w="1380"/>
        <w:gridCol w:w="848"/>
        <w:gridCol w:w="18"/>
        <w:gridCol w:w="2997"/>
        <w:gridCol w:w="7"/>
        <w:gridCol w:w="43"/>
        <w:gridCol w:w="947"/>
        <w:gridCol w:w="1463"/>
        <w:gridCol w:w="307"/>
        <w:gridCol w:w="248"/>
        <w:gridCol w:w="437"/>
        <w:gridCol w:w="165"/>
        <w:gridCol w:w="969"/>
        <w:gridCol w:w="23"/>
      </w:tblGrid>
      <w:tr w:rsidR="00BD1133" w:rsidRPr="00333E58" w14:paraId="01406CE7" w14:textId="77777777" w:rsidTr="003C752A">
        <w:trPr>
          <w:gridBefore w:val="1"/>
          <w:wBefore w:w="94" w:type="dxa"/>
          <w:trHeight w:val="360"/>
          <w:jc w:val="center"/>
        </w:trPr>
        <w:tc>
          <w:tcPr>
            <w:tcW w:w="9852" w:type="dxa"/>
            <w:gridSpan w:val="14"/>
            <w:tcBorders>
              <w:top w:val="single" w:sz="6" w:space="0" w:color="auto"/>
              <w:bottom w:val="single" w:sz="12" w:space="0" w:color="auto"/>
            </w:tcBorders>
            <w:shd w:val="clear" w:color="auto" w:fill="FFFFFF"/>
            <w:vAlign w:val="center"/>
          </w:tcPr>
          <w:p w14:paraId="5C2B3941" w14:textId="77777777" w:rsidR="00BD1133" w:rsidRPr="005C6B84" w:rsidRDefault="003A3194" w:rsidP="002B4C53">
            <w:pPr>
              <w:ind w:right="-72"/>
              <w:jc w:val="right"/>
              <w:rPr>
                <w:b/>
                <w:i/>
                <w:color w:val="auto"/>
                <w:lang w:val="ru-RU"/>
              </w:rPr>
            </w:pPr>
            <w:r w:rsidRPr="005C6B84">
              <w:rPr>
                <w:b/>
                <w:i/>
                <w:color w:val="auto"/>
                <w:lang w:val="ru-RU"/>
              </w:rPr>
              <w:lastRenderedPageBreak/>
              <w:t>Покрытия для  высоких температур/высокого давления</w:t>
            </w:r>
          </w:p>
        </w:tc>
      </w:tr>
      <w:tr w:rsidR="00BD1133" w:rsidRPr="001D3869" w14:paraId="1FD90D2B" w14:textId="77777777" w:rsidTr="003C752A">
        <w:trPr>
          <w:gridBefore w:val="1"/>
          <w:wBefore w:w="94" w:type="dxa"/>
          <w:trHeight w:val="360"/>
          <w:jc w:val="center"/>
        </w:trPr>
        <w:tc>
          <w:tcPr>
            <w:tcW w:w="8258" w:type="dxa"/>
            <w:gridSpan w:val="10"/>
            <w:tcBorders>
              <w:top w:val="single" w:sz="12" w:space="0" w:color="auto"/>
              <w:left w:val="single" w:sz="12" w:space="0" w:color="auto"/>
              <w:bottom w:val="single" w:sz="12" w:space="0" w:color="auto"/>
            </w:tcBorders>
            <w:vAlign w:val="center"/>
          </w:tcPr>
          <w:p w14:paraId="1F9E77D1" w14:textId="77777777" w:rsidR="00BD1133" w:rsidRPr="005C6B84" w:rsidRDefault="003A3194" w:rsidP="00F678FC">
            <w:pPr>
              <w:autoSpaceDE/>
              <w:autoSpaceDN/>
              <w:adjustRightInd/>
              <w:spacing w:before="0" w:line="240" w:lineRule="auto"/>
              <w:ind w:left="0"/>
              <w:rPr>
                <w:b/>
                <w:color w:val="auto"/>
                <w:sz w:val="20"/>
                <w:szCs w:val="20"/>
                <w:lang w:val="ru-RU"/>
              </w:rPr>
            </w:pPr>
            <w:r w:rsidRPr="005C6B84">
              <w:rPr>
                <w:b/>
                <w:color w:val="auto"/>
                <w:sz w:val="20"/>
                <w:szCs w:val="24"/>
                <w:lang w:val="ru-RU"/>
              </w:rPr>
              <w:t xml:space="preserve">Покрытия </w:t>
            </w:r>
            <w:r w:rsidR="00F678FC" w:rsidRPr="005C6B84">
              <w:rPr>
                <w:b/>
                <w:color w:val="auto"/>
                <w:sz w:val="20"/>
                <w:szCs w:val="24"/>
                <w:lang w:val="ru-RU"/>
              </w:rPr>
              <w:t>для</w:t>
            </w:r>
            <w:r w:rsidR="00A84BEB">
              <w:rPr>
                <w:b/>
                <w:color w:val="auto"/>
                <w:sz w:val="20"/>
                <w:szCs w:val="24"/>
                <w:lang w:val="ru-RU"/>
              </w:rPr>
              <w:t xml:space="preserve"> </w:t>
            </w:r>
            <w:r w:rsidR="00F678FC" w:rsidRPr="005C6B84">
              <w:rPr>
                <w:b/>
                <w:color w:val="auto"/>
                <w:sz w:val="20"/>
                <w:szCs w:val="24"/>
                <w:lang w:val="ru-RU"/>
              </w:rPr>
              <w:t>соленой</w:t>
            </w:r>
            <w:r w:rsidR="00A84BEB">
              <w:rPr>
                <w:b/>
                <w:color w:val="auto"/>
                <w:sz w:val="20"/>
                <w:szCs w:val="24"/>
                <w:lang w:val="ru-RU"/>
              </w:rPr>
              <w:t xml:space="preserve"> </w:t>
            </w:r>
            <w:r w:rsidR="00F678FC" w:rsidRPr="005C6B84">
              <w:rPr>
                <w:b/>
                <w:color w:val="auto"/>
                <w:sz w:val="20"/>
                <w:szCs w:val="24"/>
                <w:lang w:val="ru-RU"/>
              </w:rPr>
              <w:t>воды</w:t>
            </w:r>
            <w:r w:rsidR="00A84BEB">
              <w:rPr>
                <w:b/>
                <w:color w:val="auto"/>
                <w:sz w:val="20"/>
                <w:szCs w:val="24"/>
                <w:lang w:val="ru-RU"/>
              </w:rPr>
              <w:t xml:space="preserve"> </w:t>
            </w:r>
            <w:r w:rsidR="00F678FC" w:rsidRPr="005C6B84">
              <w:rPr>
                <w:b/>
                <w:color w:val="auto"/>
                <w:sz w:val="20"/>
                <w:szCs w:val="24"/>
                <w:lang w:val="ru-RU"/>
              </w:rPr>
              <w:t>ис</w:t>
            </w:r>
            <w:r w:rsidR="00A84BEB">
              <w:rPr>
                <w:b/>
                <w:color w:val="auto"/>
                <w:sz w:val="20"/>
                <w:szCs w:val="24"/>
                <w:lang w:val="ru-RU"/>
              </w:rPr>
              <w:t xml:space="preserve"> </w:t>
            </w:r>
            <w:r w:rsidR="00F678FC" w:rsidRPr="005C6B84">
              <w:rPr>
                <w:b/>
                <w:color w:val="auto"/>
                <w:sz w:val="20"/>
                <w:szCs w:val="24"/>
                <w:lang w:val="ru-RU"/>
              </w:rPr>
              <w:t>оляного</w:t>
            </w:r>
            <w:r w:rsidR="00A84BEB">
              <w:rPr>
                <w:b/>
                <w:color w:val="auto"/>
                <w:sz w:val="20"/>
                <w:szCs w:val="24"/>
                <w:lang w:val="ru-RU"/>
              </w:rPr>
              <w:t xml:space="preserve"> </w:t>
            </w:r>
            <w:r w:rsidR="00F678FC" w:rsidRPr="005C6B84">
              <w:rPr>
                <w:b/>
                <w:color w:val="auto"/>
                <w:sz w:val="20"/>
                <w:szCs w:val="24"/>
                <w:lang w:val="ru-RU"/>
              </w:rPr>
              <w:t>раствора</w:t>
            </w:r>
            <w:r w:rsidR="00A84BEB">
              <w:rPr>
                <w:b/>
                <w:color w:val="auto"/>
                <w:sz w:val="20"/>
                <w:szCs w:val="24"/>
                <w:lang w:val="ru-RU"/>
              </w:rPr>
              <w:t xml:space="preserve"> </w:t>
            </w:r>
            <w:r w:rsidR="00F678FC" w:rsidRPr="005C6B84">
              <w:rPr>
                <w:b/>
                <w:color w:val="auto"/>
                <w:sz w:val="20"/>
                <w:szCs w:val="20"/>
                <w:lang w:val="ru-RU"/>
              </w:rPr>
              <w:t>высокой</w:t>
            </w:r>
            <w:r w:rsidR="00A84BEB">
              <w:rPr>
                <w:b/>
                <w:color w:val="auto"/>
                <w:sz w:val="20"/>
                <w:szCs w:val="20"/>
                <w:lang w:val="ru-RU"/>
              </w:rPr>
              <w:t xml:space="preserve"> </w:t>
            </w:r>
            <w:r w:rsidR="00F678FC" w:rsidRPr="005C6B84">
              <w:rPr>
                <w:b/>
                <w:color w:val="auto"/>
                <w:sz w:val="20"/>
                <w:szCs w:val="20"/>
                <w:lang w:val="ru-RU"/>
              </w:rPr>
              <w:t>температуры</w:t>
            </w:r>
            <w:r w:rsidR="00BD1133" w:rsidRPr="005C6B84">
              <w:rPr>
                <w:b/>
                <w:color w:val="auto"/>
                <w:sz w:val="20"/>
                <w:szCs w:val="20"/>
                <w:lang w:val="ru-RU"/>
              </w:rPr>
              <w:t>/</w:t>
            </w:r>
            <w:r w:rsidR="00F678FC" w:rsidRPr="005C6B84">
              <w:rPr>
                <w:b/>
                <w:color w:val="auto"/>
                <w:sz w:val="20"/>
                <w:szCs w:val="20"/>
                <w:lang w:val="ru-RU"/>
              </w:rPr>
              <w:t>давления</w:t>
            </w:r>
            <w:r w:rsidR="00BD1133" w:rsidRPr="005C6B84">
              <w:rPr>
                <w:b/>
                <w:color w:val="auto"/>
                <w:sz w:val="20"/>
                <w:szCs w:val="20"/>
                <w:lang w:val="ru-RU"/>
              </w:rPr>
              <w:t>* -</w:t>
            </w:r>
            <w:r w:rsidR="00F678FC" w:rsidRPr="005C6B84">
              <w:rPr>
                <w:b/>
                <w:color w:val="auto"/>
                <w:sz w:val="20"/>
                <w:szCs w:val="20"/>
                <w:lang w:val="ru-RU"/>
              </w:rPr>
              <w:t>температуры до</w:t>
            </w:r>
            <w:r w:rsidR="00BD1133" w:rsidRPr="005C6B84">
              <w:rPr>
                <w:b/>
                <w:color w:val="auto"/>
                <w:sz w:val="20"/>
                <w:szCs w:val="20"/>
                <w:lang w:val="ru-RU"/>
              </w:rPr>
              <w:t xml:space="preserve"> 82°</w:t>
            </w:r>
            <w:r w:rsidR="00BD1133" w:rsidRPr="005C6B84">
              <w:rPr>
                <w:b/>
                <w:color w:val="auto"/>
                <w:sz w:val="20"/>
                <w:szCs w:val="20"/>
              </w:rPr>
              <w:t>C</w:t>
            </w:r>
            <w:r w:rsidR="00BD1133" w:rsidRPr="005C6B84">
              <w:rPr>
                <w:b/>
                <w:color w:val="auto"/>
                <w:sz w:val="20"/>
                <w:szCs w:val="20"/>
                <w:lang w:val="ru-RU"/>
              </w:rPr>
              <w:t xml:space="preserve"> (180°</w:t>
            </w:r>
            <w:r w:rsidR="00BD1133" w:rsidRPr="005C6B84">
              <w:rPr>
                <w:b/>
                <w:color w:val="auto"/>
                <w:sz w:val="20"/>
                <w:szCs w:val="20"/>
              </w:rPr>
              <w:t>F</w:t>
            </w:r>
            <w:r w:rsidR="00BD1133" w:rsidRPr="005C6B84">
              <w:rPr>
                <w:b/>
                <w:color w:val="auto"/>
                <w:sz w:val="20"/>
                <w:szCs w:val="20"/>
                <w:lang w:val="ru-RU"/>
              </w:rPr>
              <w:t xml:space="preserve">), </w:t>
            </w:r>
            <w:r w:rsidR="00F678FC" w:rsidRPr="005C6B84">
              <w:rPr>
                <w:b/>
                <w:color w:val="auto"/>
                <w:sz w:val="20"/>
                <w:szCs w:val="20"/>
                <w:lang w:val="ru-RU"/>
              </w:rPr>
              <w:t>давление от</w:t>
            </w:r>
            <w:r w:rsidR="00BD1133" w:rsidRPr="005C6B84">
              <w:rPr>
                <w:b/>
                <w:color w:val="auto"/>
                <w:sz w:val="20"/>
                <w:szCs w:val="20"/>
                <w:lang w:val="ru-RU"/>
              </w:rPr>
              <w:t xml:space="preserve"> 69 </w:t>
            </w:r>
            <w:r w:rsidR="00BD1133" w:rsidRPr="005C6B84">
              <w:rPr>
                <w:b/>
                <w:color w:val="auto"/>
                <w:sz w:val="20"/>
                <w:szCs w:val="20"/>
              </w:rPr>
              <w:t>bar</w:t>
            </w:r>
            <w:r w:rsidR="00BD1133" w:rsidRPr="005C6B84">
              <w:rPr>
                <w:b/>
                <w:color w:val="auto"/>
                <w:sz w:val="20"/>
                <w:szCs w:val="20"/>
                <w:lang w:val="ru-RU"/>
              </w:rPr>
              <w:t xml:space="preserve"> (1000 </w:t>
            </w:r>
            <w:r w:rsidR="00BD1133" w:rsidRPr="005C6B84">
              <w:rPr>
                <w:b/>
                <w:color w:val="auto"/>
                <w:sz w:val="20"/>
                <w:szCs w:val="20"/>
              </w:rPr>
              <w:t>PSI</w:t>
            </w:r>
            <w:r w:rsidR="00BD1133" w:rsidRPr="005C6B84">
              <w:rPr>
                <w:b/>
                <w:color w:val="auto"/>
                <w:sz w:val="20"/>
                <w:szCs w:val="20"/>
                <w:lang w:val="ru-RU"/>
              </w:rPr>
              <w:t xml:space="preserve">) </w:t>
            </w:r>
          </w:p>
        </w:tc>
        <w:tc>
          <w:tcPr>
            <w:tcW w:w="1594" w:type="dxa"/>
            <w:gridSpan w:val="4"/>
            <w:tcBorders>
              <w:top w:val="single" w:sz="12" w:space="0" w:color="auto"/>
              <w:bottom w:val="single" w:sz="12" w:space="0" w:color="auto"/>
              <w:right w:val="single" w:sz="12" w:space="0" w:color="auto"/>
            </w:tcBorders>
            <w:shd w:val="clear" w:color="auto" w:fill="000000"/>
            <w:vAlign w:val="center"/>
          </w:tcPr>
          <w:p w14:paraId="1D67529D" w14:textId="77777777" w:rsidR="00BD1133" w:rsidRPr="005C6B84" w:rsidRDefault="00BD1133" w:rsidP="002B4C53">
            <w:pPr>
              <w:autoSpaceDE/>
              <w:autoSpaceDN/>
              <w:adjustRightInd/>
              <w:spacing w:before="0" w:line="240" w:lineRule="auto"/>
              <w:ind w:left="0"/>
              <w:jc w:val="center"/>
              <w:rPr>
                <w:b/>
                <w:color w:val="auto"/>
                <w:sz w:val="36"/>
                <w:szCs w:val="40"/>
              </w:rPr>
            </w:pPr>
            <w:r w:rsidRPr="005C6B84">
              <w:rPr>
                <w:b/>
                <w:color w:val="auto"/>
                <w:sz w:val="36"/>
                <w:szCs w:val="40"/>
              </w:rPr>
              <w:t>11.4.2</w:t>
            </w:r>
          </w:p>
        </w:tc>
      </w:tr>
      <w:tr w:rsidR="00E4188E" w:rsidRPr="00333E58" w14:paraId="6DE5BAEB" w14:textId="77777777" w:rsidTr="003C752A">
        <w:trPr>
          <w:gridBefore w:val="1"/>
          <w:wBefore w:w="94" w:type="dxa"/>
          <w:cantSplit/>
          <w:trHeight w:val="288"/>
          <w:jc w:val="center"/>
        </w:trPr>
        <w:tc>
          <w:tcPr>
            <w:tcW w:w="1380" w:type="dxa"/>
            <w:tcBorders>
              <w:top w:val="single" w:sz="12" w:space="0" w:color="auto"/>
            </w:tcBorders>
          </w:tcPr>
          <w:p w14:paraId="64DAE853" w14:textId="77777777" w:rsidR="00E4188E" w:rsidRPr="001D3869" w:rsidRDefault="00E4188E" w:rsidP="002B4C53">
            <w:pPr>
              <w:autoSpaceDE/>
              <w:autoSpaceDN/>
              <w:adjustRightInd/>
              <w:spacing w:before="0" w:line="240" w:lineRule="auto"/>
              <w:ind w:left="-72"/>
              <w:rPr>
                <w:b/>
                <w:sz w:val="16"/>
                <w:szCs w:val="16"/>
              </w:rPr>
            </w:pPr>
            <w:r w:rsidRPr="004E6B3B">
              <w:rPr>
                <w:b/>
                <w:color w:val="auto"/>
                <w:sz w:val="16"/>
                <w:szCs w:val="24"/>
                <w:lang w:val="ru-RU"/>
              </w:rPr>
              <w:t>Подготовка поверхности:</w:t>
            </w:r>
          </w:p>
        </w:tc>
        <w:tc>
          <w:tcPr>
            <w:tcW w:w="3870" w:type="dxa"/>
            <w:gridSpan w:val="4"/>
            <w:tcBorders>
              <w:top w:val="single" w:sz="12" w:space="0" w:color="auto"/>
            </w:tcBorders>
          </w:tcPr>
          <w:p w14:paraId="17B6393F" w14:textId="2BF56557" w:rsidR="00FA33A0" w:rsidRPr="00FA33A0" w:rsidRDefault="00BC16E6" w:rsidP="002B4C53">
            <w:pPr>
              <w:autoSpaceDE/>
              <w:autoSpaceDN/>
              <w:adjustRightInd/>
              <w:spacing w:before="0" w:line="240" w:lineRule="auto"/>
              <w:ind w:left="-72" w:right="-103"/>
              <w:rPr>
                <w:color w:val="auto"/>
                <w:sz w:val="16"/>
                <w:szCs w:val="24"/>
              </w:rPr>
            </w:pPr>
            <w:r w:rsidRPr="00BC16E6">
              <w:rPr>
                <w:color w:val="auto"/>
                <w:sz w:val="16"/>
                <w:szCs w:val="24"/>
              </w:rPr>
              <w:t>SSPC-SP1/SP5(NACENo.</w:t>
            </w:r>
            <w:proofErr w:type="gramStart"/>
            <w:r w:rsidRPr="00BC16E6">
              <w:rPr>
                <w:color w:val="auto"/>
                <w:sz w:val="16"/>
                <w:szCs w:val="24"/>
              </w:rPr>
              <w:t>1)(</w:t>
            </w:r>
            <w:proofErr w:type="gramEnd"/>
            <w:r w:rsidRPr="00BC16E6">
              <w:rPr>
                <w:color w:val="auto"/>
                <w:sz w:val="16"/>
                <w:szCs w:val="24"/>
              </w:rPr>
              <w:t>SA3)</w:t>
            </w:r>
          </w:p>
          <w:p w14:paraId="3D0F951A" w14:textId="72BD3B62" w:rsidR="00E4188E" w:rsidRPr="00D750DA" w:rsidRDefault="004B5C7C" w:rsidP="002B4C53">
            <w:pPr>
              <w:autoSpaceDE/>
              <w:autoSpaceDN/>
              <w:adjustRightInd/>
              <w:spacing w:before="0" w:line="240" w:lineRule="auto"/>
              <w:ind w:left="-72" w:right="-103"/>
              <w:rPr>
                <w:sz w:val="16"/>
                <w:szCs w:val="16"/>
                <w:lang w:val="ru-RU"/>
              </w:rPr>
            </w:pPr>
            <w:r>
              <w:rPr>
                <w:color w:val="auto"/>
                <w:sz w:val="16"/>
                <w:szCs w:val="24"/>
                <w:lang w:val="ru-RU"/>
              </w:rPr>
              <w:t>Абразивоструйная</w:t>
            </w:r>
            <w:r w:rsidR="006B1C84" w:rsidRPr="006B1C84">
              <w:rPr>
                <w:color w:val="auto"/>
                <w:sz w:val="16"/>
                <w:szCs w:val="24"/>
                <w:lang w:val="ru-RU"/>
              </w:rPr>
              <w:t xml:space="preserve"> </w:t>
            </w:r>
            <w:r w:rsidR="00E4188E" w:rsidRPr="00037A5B">
              <w:rPr>
                <w:color w:val="auto"/>
                <w:sz w:val="16"/>
                <w:szCs w:val="24"/>
                <w:lang w:val="ru-RU"/>
              </w:rPr>
              <w:t>очистка до белого металла.</w:t>
            </w:r>
          </w:p>
        </w:tc>
        <w:tc>
          <w:tcPr>
            <w:tcW w:w="990" w:type="dxa"/>
            <w:gridSpan w:val="2"/>
            <w:tcBorders>
              <w:top w:val="single" w:sz="12" w:space="0" w:color="auto"/>
            </w:tcBorders>
          </w:tcPr>
          <w:p w14:paraId="19D7D99E" w14:textId="77777777" w:rsidR="00E4188E" w:rsidRPr="003B2DEF" w:rsidRDefault="00E4188E" w:rsidP="002B4C53">
            <w:pPr>
              <w:autoSpaceDE/>
              <w:autoSpaceDN/>
              <w:adjustRightInd/>
              <w:spacing w:before="0" w:line="240" w:lineRule="auto"/>
              <w:ind w:left="0" w:right="-72"/>
              <w:jc w:val="right"/>
              <w:rPr>
                <w:b/>
                <w:sz w:val="16"/>
                <w:szCs w:val="16"/>
              </w:rPr>
            </w:pPr>
            <w:r w:rsidRPr="004E6B3B">
              <w:rPr>
                <w:b/>
                <w:color w:val="auto"/>
                <w:sz w:val="16"/>
                <w:szCs w:val="24"/>
                <w:lang w:val="ru-RU"/>
              </w:rPr>
              <w:t>Ремонт:</w:t>
            </w:r>
          </w:p>
        </w:tc>
        <w:tc>
          <w:tcPr>
            <w:tcW w:w="3612" w:type="dxa"/>
            <w:gridSpan w:val="7"/>
            <w:vMerge w:val="restart"/>
            <w:tcBorders>
              <w:top w:val="single" w:sz="12" w:space="0" w:color="auto"/>
            </w:tcBorders>
          </w:tcPr>
          <w:p w14:paraId="08C44DB4" w14:textId="77777777" w:rsidR="00E4188E" w:rsidRPr="00D750DA" w:rsidRDefault="00E4188E" w:rsidP="002B4C53">
            <w:pPr>
              <w:autoSpaceDE/>
              <w:autoSpaceDN/>
              <w:adjustRightInd/>
              <w:spacing w:before="0" w:line="240" w:lineRule="auto"/>
              <w:ind w:left="-72"/>
              <w:rPr>
                <w:color w:val="auto"/>
                <w:sz w:val="16"/>
                <w:szCs w:val="16"/>
                <w:lang w:val="ru-RU"/>
              </w:rPr>
            </w:pPr>
            <w:r w:rsidRPr="00037A5B">
              <w:rPr>
                <w:color w:val="auto"/>
                <w:sz w:val="16"/>
                <w:szCs w:val="24"/>
                <w:lang w:val="ru-RU"/>
              </w:rPr>
              <w:t>Применяется такое же покрытие того же изготовителя.</w:t>
            </w:r>
          </w:p>
        </w:tc>
      </w:tr>
      <w:tr w:rsidR="00F678FC" w:rsidRPr="00333E58" w14:paraId="57354C71" w14:textId="77777777" w:rsidTr="003C752A">
        <w:trPr>
          <w:gridBefore w:val="1"/>
          <w:wBefore w:w="94" w:type="dxa"/>
          <w:cantSplit/>
          <w:trHeight w:val="288"/>
          <w:jc w:val="center"/>
        </w:trPr>
        <w:tc>
          <w:tcPr>
            <w:tcW w:w="1380" w:type="dxa"/>
          </w:tcPr>
          <w:p w14:paraId="2140C2FB" w14:textId="77777777" w:rsidR="00F678FC" w:rsidRPr="001D3869" w:rsidRDefault="00F678FC" w:rsidP="002B4C53">
            <w:pPr>
              <w:autoSpaceDE/>
              <w:autoSpaceDN/>
              <w:adjustRightInd/>
              <w:spacing w:before="0" w:line="240" w:lineRule="auto"/>
              <w:ind w:left="-72"/>
              <w:rPr>
                <w:b/>
                <w:sz w:val="16"/>
                <w:szCs w:val="16"/>
              </w:rPr>
            </w:pPr>
            <w:r w:rsidRPr="004E6B3B">
              <w:rPr>
                <w:b/>
                <w:color w:val="auto"/>
                <w:sz w:val="16"/>
                <w:szCs w:val="24"/>
                <w:lang w:val="ru-RU"/>
              </w:rPr>
              <w:t>Профиль:</w:t>
            </w:r>
          </w:p>
        </w:tc>
        <w:tc>
          <w:tcPr>
            <w:tcW w:w="3870" w:type="dxa"/>
            <w:gridSpan w:val="4"/>
          </w:tcPr>
          <w:p w14:paraId="4C84E988" w14:textId="77777777" w:rsidR="00F678FC" w:rsidRPr="00D750DA" w:rsidRDefault="00E4188E" w:rsidP="002B4C53">
            <w:pPr>
              <w:autoSpaceDE/>
              <w:autoSpaceDN/>
              <w:adjustRightInd/>
              <w:spacing w:before="0" w:line="240" w:lineRule="auto"/>
              <w:ind w:left="-72"/>
              <w:rPr>
                <w:color w:val="auto"/>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gridSpan w:val="2"/>
          </w:tcPr>
          <w:p w14:paraId="21FFD1C9" w14:textId="77777777" w:rsidR="00F678FC" w:rsidRPr="00D750DA" w:rsidRDefault="00F678FC" w:rsidP="002B4C53">
            <w:pPr>
              <w:autoSpaceDE/>
              <w:autoSpaceDN/>
              <w:adjustRightInd/>
              <w:spacing w:before="0" w:line="240" w:lineRule="auto"/>
              <w:ind w:left="-72"/>
              <w:rPr>
                <w:color w:val="auto"/>
                <w:sz w:val="16"/>
                <w:szCs w:val="16"/>
                <w:lang w:val="ru-RU"/>
              </w:rPr>
            </w:pPr>
          </w:p>
        </w:tc>
        <w:tc>
          <w:tcPr>
            <w:tcW w:w="3612" w:type="dxa"/>
            <w:gridSpan w:val="7"/>
            <w:vMerge/>
            <w:vAlign w:val="center"/>
          </w:tcPr>
          <w:p w14:paraId="6E1FDB84" w14:textId="77777777" w:rsidR="00F678FC" w:rsidRPr="00D750DA" w:rsidRDefault="00F678FC" w:rsidP="002B4C53">
            <w:pPr>
              <w:rPr>
                <w:lang w:val="ru-RU"/>
              </w:rPr>
            </w:pPr>
          </w:p>
        </w:tc>
      </w:tr>
      <w:tr w:rsidR="00F678FC" w:rsidRPr="00333E58" w14:paraId="39CFA56A" w14:textId="77777777" w:rsidTr="003C752A">
        <w:trPr>
          <w:gridBefore w:val="1"/>
          <w:wBefore w:w="94" w:type="dxa"/>
          <w:cantSplit/>
          <w:trHeight w:val="288"/>
          <w:jc w:val="center"/>
        </w:trPr>
        <w:tc>
          <w:tcPr>
            <w:tcW w:w="1380" w:type="dxa"/>
            <w:tcBorders>
              <w:bottom w:val="single" w:sz="12" w:space="0" w:color="auto"/>
            </w:tcBorders>
          </w:tcPr>
          <w:p w14:paraId="32C25DB3" w14:textId="77777777" w:rsidR="00F678FC" w:rsidRPr="003B2DEF" w:rsidRDefault="00F678FC" w:rsidP="002B4C53">
            <w:pPr>
              <w:autoSpaceDE/>
              <w:autoSpaceDN/>
              <w:adjustRightInd/>
              <w:spacing w:before="0" w:line="240" w:lineRule="auto"/>
              <w:ind w:left="-72"/>
              <w:rPr>
                <w:b/>
                <w:sz w:val="16"/>
                <w:szCs w:val="16"/>
              </w:rPr>
            </w:pPr>
            <w:r w:rsidRPr="004E6B3B">
              <w:rPr>
                <w:b/>
                <w:color w:val="auto"/>
                <w:sz w:val="16"/>
                <w:szCs w:val="24"/>
                <w:lang w:val="ru-RU"/>
              </w:rPr>
              <w:t>Общая ТСП:</w:t>
            </w:r>
          </w:p>
        </w:tc>
        <w:tc>
          <w:tcPr>
            <w:tcW w:w="3870" w:type="dxa"/>
            <w:gridSpan w:val="4"/>
            <w:tcBorders>
              <w:bottom w:val="single" w:sz="12" w:space="0" w:color="auto"/>
            </w:tcBorders>
          </w:tcPr>
          <w:p w14:paraId="65915CEA" w14:textId="77777777" w:rsidR="00F678FC" w:rsidRPr="00D750DA" w:rsidRDefault="00E4188E" w:rsidP="002B4C53">
            <w:pPr>
              <w:autoSpaceDE/>
              <w:autoSpaceDN/>
              <w:adjustRightInd/>
              <w:spacing w:before="0" w:line="240" w:lineRule="auto"/>
              <w:ind w:left="-72" w:right="747"/>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gridSpan w:val="2"/>
            <w:tcBorders>
              <w:bottom w:val="single" w:sz="12" w:space="0" w:color="auto"/>
            </w:tcBorders>
          </w:tcPr>
          <w:p w14:paraId="14A66264" w14:textId="77777777" w:rsidR="00F678FC" w:rsidRPr="00D750DA" w:rsidRDefault="00F678FC" w:rsidP="002B4C53">
            <w:pPr>
              <w:autoSpaceDE/>
              <w:autoSpaceDN/>
              <w:adjustRightInd/>
              <w:spacing w:before="0" w:line="240" w:lineRule="auto"/>
              <w:ind w:left="-72"/>
              <w:rPr>
                <w:color w:val="auto"/>
                <w:sz w:val="16"/>
                <w:szCs w:val="16"/>
                <w:lang w:val="ru-RU"/>
              </w:rPr>
            </w:pPr>
          </w:p>
        </w:tc>
        <w:tc>
          <w:tcPr>
            <w:tcW w:w="3612" w:type="dxa"/>
            <w:gridSpan w:val="7"/>
            <w:vMerge/>
            <w:tcBorders>
              <w:bottom w:val="single" w:sz="12" w:space="0" w:color="auto"/>
            </w:tcBorders>
            <w:vAlign w:val="center"/>
          </w:tcPr>
          <w:p w14:paraId="4E194096" w14:textId="77777777" w:rsidR="00F678FC" w:rsidRPr="00D750DA" w:rsidRDefault="00F678FC" w:rsidP="002B4C53">
            <w:pPr>
              <w:rPr>
                <w:lang w:val="ru-RU"/>
              </w:rPr>
            </w:pPr>
          </w:p>
        </w:tc>
      </w:tr>
      <w:tr w:rsidR="00E4188E" w:rsidRPr="001D3869" w14:paraId="678E080A" w14:textId="77777777" w:rsidTr="003C752A">
        <w:trPr>
          <w:gridBefore w:val="1"/>
          <w:wBefore w:w="94" w:type="dxa"/>
          <w:trHeight w:val="360"/>
          <w:jc w:val="center"/>
        </w:trPr>
        <w:tc>
          <w:tcPr>
            <w:tcW w:w="2228" w:type="dxa"/>
            <w:gridSpan w:val="2"/>
            <w:tcBorders>
              <w:top w:val="single" w:sz="12" w:space="0" w:color="auto"/>
              <w:left w:val="single" w:sz="12" w:space="0" w:color="auto"/>
              <w:bottom w:val="single" w:sz="12" w:space="0" w:color="auto"/>
            </w:tcBorders>
            <w:shd w:val="clear" w:color="auto" w:fill="000000" w:themeFill="text1"/>
            <w:vAlign w:val="center"/>
          </w:tcPr>
          <w:p w14:paraId="6E09B510" w14:textId="77777777" w:rsidR="00E4188E" w:rsidRPr="00D750DA" w:rsidRDefault="00E4188E"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Покрытие, Видовая классификация, ТСП</w:t>
            </w:r>
          </w:p>
        </w:tc>
        <w:tc>
          <w:tcPr>
            <w:tcW w:w="3015" w:type="dxa"/>
            <w:gridSpan w:val="2"/>
            <w:tcBorders>
              <w:top w:val="single" w:sz="12" w:space="0" w:color="auto"/>
              <w:bottom w:val="single" w:sz="12" w:space="0" w:color="auto"/>
            </w:tcBorders>
            <w:shd w:val="clear" w:color="auto" w:fill="000000" w:themeFill="text1"/>
            <w:vAlign w:val="center"/>
          </w:tcPr>
          <w:p w14:paraId="057413B0" w14:textId="77777777" w:rsidR="00E4188E" w:rsidRPr="00D750DA" w:rsidRDefault="00E4188E" w:rsidP="002B4C53">
            <w:pPr>
              <w:autoSpaceDE/>
              <w:autoSpaceDN/>
              <w:adjustRightInd/>
              <w:spacing w:before="0" w:line="240" w:lineRule="auto"/>
              <w:ind w:left="145"/>
              <w:rPr>
                <w:b/>
                <w:color w:val="FFFFFF" w:themeColor="background1"/>
                <w:w w:val="0"/>
                <w:sz w:val="16"/>
                <w:szCs w:val="16"/>
              </w:rPr>
            </w:pPr>
            <w:r w:rsidRPr="00D750DA">
              <w:rPr>
                <w:b/>
                <w:color w:val="FFFFFF" w:themeColor="background1"/>
                <w:sz w:val="16"/>
                <w:szCs w:val="24"/>
                <w:lang w:val="ru-RU"/>
              </w:rPr>
              <w:t>Изготовитель</w:t>
            </w:r>
          </w:p>
        </w:tc>
        <w:tc>
          <w:tcPr>
            <w:tcW w:w="2767" w:type="dxa"/>
            <w:gridSpan w:val="5"/>
            <w:tcBorders>
              <w:top w:val="single" w:sz="12" w:space="0" w:color="auto"/>
              <w:bottom w:val="single" w:sz="12" w:space="0" w:color="auto"/>
            </w:tcBorders>
            <w:shd w:val="clear" w:color="auto" w:fill="000000" w:themeFill="text1"/>
            <w:vAlign w:val="center"/>
          </w:tcPr>
          <w:p w14:paraId="5123F791" w14:textId="77777777" w:rsidR="00E4188E" w:rsidRPr="00D750DA" w:rsidRDefault="00E4188E" w:rsidP="002B4C53">
            <w:pPr>
              <w:autoSpaceDE/>
              <w:autoSpaceDN/>
              <w:adjustRightInd/>
              <w:spacing w:before="0" w:line="240" w:lineRule="auto"/>
              <w:ind w:left="107"/>
              <w:rPr>
                <w:b/>
                <w:color w:val="FFFFFF" w:themeColor="background1"/>
                <w:w w:val="0"/>
                <w:sz w:val="16"/>
                <w:szCs w:val="16"/>
              </w:rPr>
            </w:pPr>
            <w:r w:rsidRPr="00D750DA">
              <w:rPr>
                <w:b/>
                <w:color w:val="FFFFFF" w:themeColor="background1"/>
                <w:sz w:val="16"/>
                <w:szCs w:val="24"/>
                <w:lang w:val="ru-RU"/>
              </w:rPr>
              <w:t>Наименование материала</w:t>
            </w:r>
          </w:p>
        </w:tc>
        <w:tc>
          <w:tcPr>
            <w:tcW w:w="850" w:type="dxa"/>
            <w:gridSpan w:val="3"/>
            <w:tcBorders>
              <w:top w:val="single" w:sz="12" w:space="0" w:color="auto"/>
              <w:bottom w:val="single" w:sz="12" w:space="0" w:color="auto"/>
            </w:tcBorders>
            <w:shd w:val="clear" w:color="auto" w:fill="000000" w:themeFill="text1"/>
            <w:vAlign w:val="center"/>
          </w:tcPr>
          <w:p w14:paraId="6BDD4B17" w14:textId="77777777" w:rsidR="00E4188E" w:rsidRPr="00D750DA" w:rsidRDefault="00E4188E"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ЛОС (г/л)</w:t>
            </w:r>
          </w:p>
        </w:tc>
        <w:tc>
          <w:tcPr>
            <w:tcW w:w="992" w:type="dxa"/>
            <w:gridSpan w:val="2"/>
            <w:tcBorders>
              <w:top w:val="single" w:sz="12" w:space="0" w:color="auto"/>
              <w:bottom w:val="single" w:sz="12" w:space="0" w:color="auto"/>
              <w:right w:val="single" w:sz="12" w:space="0" w:color="auto"/>
            </w:tcBorders>
            <w:shd w:val="clear" w:color="auto" w:fill="000000" w:themeFill="text1"/>
            <w:vAlign w:val="center"/>
          </w:tcPr>
          <w:p w14:paraId="2396B442" w14:textId="77777777" w:rsidR="00E4188E" w:rsidRPr="00D750DA" w:rsidRDefault="00E4188E" w:rsidP="002B4C53">
            <w:pPr>
              <w:autoSpaceDE/>
              <w:autoSpaceDN/>
              <w:adjustRightInd/>
              <w:spacing w:before="0" w:line="240" w:lineRule="auto"/>
              <w:ind w:left="0"/>
              <w:jc w:val="center"/>
              <w:rPr>
                <w:b/>
                <w:color w:val="FFFFFF" w:themeColor="background1"/>
                <w:w w:val="0"/>
                <w:sz w:val="16"/>
                <w:szCs w:val="16"/>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E4188E" w:rsidRPr="00333E58" w14:paraId="231666EF" w14:textId="77777777" w:rsidTr="003C752A">
        <w:trPr>
          <w:gridBefore w:val="1"/>
          <w:wBefore w:w="94" w:type="dxa"/>
          <w:trHeight w:val="288"/>
          <w:jc w:val="center"/>
        </w:trPr>
        <w:tc>
          <w:tcPr>
            <w:tcW w:w="2228" w:type="dxa"/>
            <w:gridSpan w:val="2"/>
            <w:tcBorders>
              <w:bottom w:val="single" w:sz="12" w:space="0" w:color="auto"/>
            </w:tcBorders>
            <w:vAlign w:val="center"/>
          </w:tcPr>
          <w:p w14:paraId="4ED74D16" w14:textId="77777777" w:rsidR="00E4188E" w:rsidRPr="00AC6690" w:rsidRDefault="00E4188E" w:rsidP="002B4C53">
            <w:pPr>
              <w:autoSpaceDE/>
              <w:autoSpaceDN/>
              <w:adjustRightInd/>
              <w:spacing w:before="0" w:line="240" w:lineRule="auto"/>
              <w:ind w:left="0" w:hanging="104"/>
              <w:rPr>
                <w:i/>
                <w:sz w:val="14"/>
                <w:szCs w:val="14"/>
              </w:rPr>
            </w:pPr>
            <w:r w:rsidRPr="00AC483C">
              <w:rPr>
                <w:b/>
                <w:color w:val="auto"/>
                <w:sz w:val="16"/>
                <w:szCs w:val="24"/>
                <w:lang w:val="ru-RU"/>
              </w:rPr>
              <w:t>ГРУНТ</w:t>
            </w:r>
          </w:p>
        </w:tc>
        <w:tc>
          <w:tcPr>
            <w:tcW w:w="7624" w:type="dxa"/>
            <w:gridSpan w:val="12"/>
            <w:tcBorders>
              <w:bottom w:val="single" w:sz="12" w:space="0" w:color="auto"/>
            </w:tcBorders>
            <w:vAlign w:val="center"/>
          </w:tcPr>
          <w:p w14:paraId="34B51C96" w14:textId="77777777" w:rsidR="00E4188E" w:rsidRPr="00D750DA" w:rsidRDefault="00E4188E" w:rsidP="002B4C53">
            <w:pPr>
              <w:autoSpaceDE/>
              <w:autoSpaceDN/>
              <w:adjustRightInd/>
              <w:spacing w:before="0" w:line="240" w:lineRule="auto"/>
              <w:ind w:left="145"/>
              <w:rPr>
                <w:i/>
                <w:w w:val="0"/>
                <w:sz w:val="14"/>
                <w:szCs w:val="14"/>
                <w:lang w:val="ru-RU"/>
              </w:rPr>
            </w:pPr>
            <w:r w:rsidRPr="00545833">
              <w:rPr>
                <w:i/>
                <w:color w:val="auto"/>
                <w:sz w:val="14"/>
                <w:szCs w:val="24"/>
                <w:lang w:val="ru-RU"/>
              </w:rPr>
              <w:t>Как правило данные покрытия самогрунтующиеся; однако в случае, когда требуется грунт, следует руководствоваться рекомендациями изготовителя.</w:t>
            </w:r>
          </w:p>
        </w:tc>
      </w:tr>
      <w:tr w:rsidR="00BD1133" w:rsidRPr="00AC6690" w14:paraId="4CF92C2F"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single" w:sz="12" w:space="0" w:color="000000"/>
              <w:left w:val="nil"/>
              <w:bottom w:val="nil"/>
              <w:right w:val="nil"/>
            </w:tcBorders>
            <w:vAlign w:val="center"/>
          </w:tcPr>
          <w:p w14:paraId="2D779A65" w14:textId="77777777" w:rsidR="00BD1133" w:rsidRPr="00AC6690" w:rsidRDefault="00E4188E" w:rsidP="002B4C53">
            <w:pPr>
              <w:autoSpaceDE/>
              <w:autoSpaceDN/>
              <w:adjustRightInd/>
              <w:spacing w:before="0" w:line="240" w:lineRule="auto"/>
              <w:ind w:left="0"/>
              <w:rPr>
                <w:b/>
                <w:sz w:val="16"/>
                <w:szCs w:val="16"/>
              </w:rPr>
            </w:pPr>
            <w:r w:rsidRPr="00AC483C">
              <w:rPr>
                <w:b/>
                <w:color w:val="auto"/>
                <w:sz w:val="16"/>
                <w:szCs w:val="24"/>
                <w:lang w:val="ru-RU"/>
              </w:rPr>
              <w:t>ПЕРВЫЙ СЛОЙ</w:t>
            </w:r>
          </w:p>
        </w:tc>
        <w:tc>
          <w:tcPr>
            <w:tcW w:w="3047" w:type="dxa"/>
            <w:gridSpan w:val="3"/>
            <w:tcBorders>
              <w:top w:val="single" w:sz="12" w:space="0" w:color="000000"/>
              <w:left w:val="nil"/>
              <w:bottom w:val="nil"/>
              <w:right w:val="nil"/>
            </w:tcBorders>
            <w:vAlign w:val="center"/>
          </w:tcPr>
          <w:p w14:paraId="606AD7AD" w14:textId="77777777" w:rsidR="00BD1133" w:rsidRPr="00AC6690" w:rsidRDefault="00BD1133" w:rsidP="00951F52">
            <w:pPr>
              <w:autoSpaceDE/>
              <w:autoSpaceDN/>
              <w:adjustRightInd/>
              <w:spacing w:before="0" w:line="240" w:lineRule="auto"/>
              <w:ind w:left="7"/>
              <w:rPr>
                <w:w w:val="0"/>
                <w:sz w:val="16"/>
                <w:szCs w:val="16"/>
              </w:rPr>
            </w:pPr>
            <w:r w:rsidRPr="00AC6690">
              <w:rPr>
                <w:sz w:val="16"/>
                <w:szCs w:val="16"/>
              </w:rPr>
              <w:t>Carboline</w:t>
            </w:r>
          </w:p>
        </w:tc>
        <w:tc>
          <w:tcPr>
            <w:tcW w:w="2410" w:type="dxa"/>
            <w:gridSpan w:val="2"/>
            <w:tcBorders>
              <w:top w:val="single" w:sz="12" w:space="0" w:color="000000"/>
              <w:left w:val="nil"/>
              <w:bottom w:val="nil"/>
              <w:right w:val="nil"/>
            </w:tcBorders>
            <w:vAlign w:val="center"/>
          </w:tcPr>
          <w:p w14:paraId="7DE0F085" w14:textId="77777777" w:rsidR="00BD1133" w:rsidRPr="00A05164" w:rsidRDefault="00BD1133" w:rsidP="002B4C53">
            <w:pPr>
              <w:autoSpaceDE/>
              <w:autoSpaceDN/>
              <w:adjustRightInd/>
              <w:spacing w:before="0" w:line="240" w:lineRule="auto"/>
              <w:ind w:left="0"/>
              <w:rPr>
                <w:w w:val="0"/>
                <w:sz w:val="16"/>
                <w:szCs w:val="16"/>
              </w:rPr>
            </w:pPr>
            <w:r w:rsidRPr="00A05164">
              <w:rPr>
                <w:sz w:val="16"/>
                <w:szCs w:val="16"/>
              </w:rPr>
              <w:t>Phenoline 1205</w:t>
            </w:r>
          </w:p>
        </w:tc>
        <w:tc>
          <w:tcPr>
            <w:tcW w:w="992" w:type="dxa"/>
            <w:gridSpan w:val="3"/>
            <w:tcBorders>
              <w:top w:val="single" w:sz="12" w:space="0" w:color="000000"/>
              <w:left w:val="nil"/>
              <w:bottom w:val="nil"/>
              <w:right w:val="nil"/>
            </w:tcBorders>
            <w:vAlign w:val="center"/>
          </w:tcPr>
          <w:p w14:paraId="39781501" w14:textId="496BA44F" w:rsidR="00BD1133" w:rsidRPr="00A05164" w:rsidRDefault="00CD0BF2" w:rsidP="00A4622C">
            <w:pPr>
              <w:autoSpaceDE/>
              <w:autoSpaceDN/>
              <w:adjustRightInd/>
              <w:spacing w:before="0" w:line="240" w:lineRule="auto"/>
              <w:ind w:left="0"/>
              <w:jc w:val="center"/>
              <w:rPr>
                <w:sz w:val="16"/>
                <w:szCs w:val="16"/>
              </w:rPr>
            </w:pPr>
            <w:r w:rsidRPr="00A05164">
              <w:rPr>
                <w:sz w:val="16"/>
                <w:szCs w:val="16"/>
              </w:rPr>
              <w:t>250</w:t>
            </w:r>
          </w:p>
        </w:tc>
        <w:tc>
          <w:tcPr>
            <w:tcW w:w="1134" w:type="dxa"/>
            <w:gridSpan w:val="2"/>
            <w:tcBorders>
              <w:top w:val="single" w:sz="12" w:space="0" w:color="000000"/>
              <w:left w:val="nil"/>
              <w:bottom w:val="nil"/>
              <w:right w:val="nil"/>
            </w:tcBorders>
            <w:vAlign w:val="center"/>
          </w:tcPr>
          <w:p w14:paraId="4ECA9669" w14:textId="77777777" w:rsidR="00BD1133" w:rsidRPr="00A05164" w:rsidRDefault="00BD1133" w:rsidP="002B4C53">
            <w:pPr>
              <w:widowControl w:val="0"/>
              <w:spacing w:before="49" w:line="240" w:lineRule="auto"/>
              <w:ind w:left="142" w:right="-20"/>
              <w:rPr>
                <w:w w:val="0"/>
                <w:sz w:val="24"/>
                <w:szCs w:val="24"/>
              </w:rPr>
            </w:pPr>
            <w:r w:rsidRPr="00A05164">
              <w:rPr>
                <w:sz w:val="16"/>
                <w:szCs w:val="16"/>
              </w:rPr>
              <w:t>82°C(180</w:t>
            </w:r>
            <w:r w:rsidRPr="00A05164">
              <w:rPr>
                <w:spacing w:val="1"/>
                <w:sz w:val="16"/>
                <w:szCs w:val="16"/>
              </w:rPr>
              <w:t>°</w:t>
            </w:r>
            <w:r w:rsidRPr="00A05164">
              <w:rPr>
                <w:sz w:val="16"/>
                <w:szCs w:val="16"/>
              </w:rPr>
              <w:t>F)</w:t>
            </w:r>
          </w:p>
        </w:tc>
      </w:tr>
      <w:tr w:rsidR="00BD1133" w:rsidRPr="0080497E" w14:paraId="335EE69C"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nil"/>
              <w:left w:val="nil"/>
              <w:bottom w:val="nil"/>
              <w:right w:val="nil"/>
            </w:tcBorders>
            <w:vAlign w:val="center"/>
          </w:tcPr>
          <w:p w14:paraId="0E20F273" w14:textId="77777777" w:rsidR="00BD1133" w:rsidRPr="00AC6690" w:rsidRDefault="00BD1133" w:rsidP="002B4C53">
            <w:pPr>
              <w:autoSpaceDE/>
              <w:autoSpaceDN/>
              <w:adjustRightInd/>
              <w:spacing w:before="0" w:line="240" w:lineRule="auto"/>
              <w:ind w:left="0"/>
              <w:rPr>
                <w:b/>
                <w:sz w:val="16"/>
                <w:szCs w:val="16"/>
              </w:rPr>
            </w:pPr>
          </w:p>
        </w:tc>
        <w:tc>
          <w:tcPr>
            <w:tcW w:w="3047" w:type="dxa"/>
            <w:gridSpan w:val="3"/>
            <w:tcBorders>
              <w:top w:val="nil"/>
              <w:left w:val="nil"/>
              <w:bottom w:val="nil"/>
              <w:right w:val="nil"/>
            </w:tcBorders>
            <w:vAlign w:val="center"/>
          </w:tcPr>
          <w:p w14:paraId="2101E46B" w14:textId="77777777" w:rsidR="00BD1133" w:rsidRPr="00094809" w:rsidRDefault="00BD1133" w:rsidP="002B4C53">
            <w:pPr>
              <w:autoSpaceDE/>
              <w:autoSpaceDN/>
              <w:adjustRightInd/>
              <w:spacing w:before="0" w:line="240" w:lineRule="auto"/>
              <w:ind w:left="7"/>
              <w:rPr>
                <w:sz w:val="16"/>
                <w:szCs w:val="16"/>
              </w:rPr>
            </w:pPr>
            <w:r w:rsidRPr="00AC6690">
              <w:rPr>
                <w:sz w:val="16"/>
                <w:szCs w:val="16"/>
              </w:rPr>
              <w:t>Hempel Coatings (USA), Inc.</w:t>
            </w:r>
          </w:p>
        </w:tc>
        <w:tc>
          <w:tcPr>
            <w:tcW w:w="2410" w:type="dxa"/>
            <w:gridSpan w:val="2"/>
            <w:tcBorders>
              <w:top w:val="nil"/>
              <w:left w:val="nil"/>
              <w:bottom w:val="nil"/>
              <w:right w:val="nil"/>
            </w:tcBorders>
            <w:vAlign w:val="center"/>
          </w:tcPr>
          <w:p w14:paraId="12C2FBF1" w14:textId="44BEDE15" w:rsidR="00F76BB2" w:rsidRPr="00A05164" w:rsidRDefault="00BD1133" w:rsidP="002B4C53">
            <w:pPr>
              <w:autoSpaceDE/>
              <w:autoSpaceDN/>
              <w:adjustRightInd/>
              <w:spacing w:before="0" w:line="240" w:lineRule="auto"/>
              <w:ind w:left="0"/>
              <w:rPr>
                <w:sz w:val="16"/>
                <w:szCs w:val="16"/>
              </w:rPr>
            </w:pPr>
            <w:proofErr w:type="spellStart"/>
            <w:r w:rsidRPr="00A05164">
              <w:rPr>
                <w:sz w:val="16"/>
                <w:szCs w:val="16"/>
              </w:rPr>
              <w:t>Hempadur</w:t>
            </w:r>
            <w:proofErr w:type="spellEnd"/>
            <w:r w:rsidRPr="00A05164">
              <w:rPr>
                <w:sz w:val="16"/>
                <w:szCs w:val="16"/>
              </w:rPr>
              <w:t xml:space="preserve"> 85671</w:t>
            </w:r>
          </w:p>
          <w:p w14:paraId="60A4B104" w14:textId="0E222F18" w:rsidR="00BD1133" w:rsidRPr="00A05164" w:rsidRDefault="00F76BB2" w:rsidP="002B4C53">
            <w:pPr>
              <w:autoSpaceDE/>
              <w:autoSpaceDN/>
              <w:adjustRightInd/>
              <w:spacing w:before="0" w:line="240" w:lineRule="auto"/>
              <w:ind w:left="0"/>
              <w:rPr>
                <w:w w:val="0"/>
                <w:sz w:val="16"/>
                <w:szCs w:val="16"/>
              </w:rPr>
            </w:pPr>
            <w:proofErr w:type="spellStart"/>
            <w:r w:rsidRPr="00A05164">
              <w:rPr>
                <w:sz w:val="16"/>
                <w:szCs w:val="16"/>
              </w:rPr>
              <w:t>Hempadur</w:t>
            </w:r>
            <w:proofErr w:type="spellEnd"/>
            <w:r w:rsidRPr="00A05164">
              <w:rPr>
                <w:sz w:val="16"/>
                <w:szCs w:val="16"/>
              </w:rPr>
              <w:t xml:space="preserve"> </w:t>
            </w:r>
            <w:r w:rsidR="00BD1133" w:rsidRPr="00A05164">
              <w:rPr>
                <w:sz w:val="16"/>
                <w:szCs w:val="16"/>
              </w:rPr>
              <w:t>35900</w:t>
            </w:r>
          </w:p>
        </w:tc>
        <w:tc>
          <w:tcPr>
            <w:tcW w:w="992" w:type="dxa"/>
            <w:gridSpan w:val="3"/>
            <w:tcBorders>
              <w:top w:val="nil"/>
              <w:left w:val="nil"/>
              <w:bottom w:val="nil"/>
              <w:right w:val="nil"/>
            </w:tcBorders>
            <w:vAlign w:val="center"/>
          </w:tcPr>
          <w:p w14:paraId="44EEAFFE" w14:textId="5A4E30E7" w:rsidR="000678AF" w:rsidRPr="00A05164" w:rsidRDefault="00BD1133" w:rsidP="002B4C53">
            <w:pPr>
              <w:autoSpaceDE/>
              <w:autoSpaceDN/>
              <w:adjustRightInd/>
              <w:spacing w:before="0" w:line="240" w:lineRule="auto"/>
              <w:ind w:left="0"/>
              <w:jc w:val="center"/>
              <w:rPr>
                <w:sz w:val="16"/>
                <w:szCs w:val="16"/>
              </w:rPr>
            </w:pPr>
            <w:r w:rsidRPr="00A05164">
              <w:rPr>
                <w:sz w:val="16"/>
                <w:szCs w:val="16"/>
              </w:rPr>
              <w:t>316</w:t>
            </w:r>
          </w:p>
          <w:p w14:paraId="2927BF9F" w14:textId="1296F982"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0</w:t>
            </w:r>
          </w:p>
        </w:tc>
        <w:tc>
          <w:tcPr>
            <w:tcW w:w="1134" w:type="dxa"/>
            <w:gridSpan w:val="2"/>
            <w:tcBorders>
              <w:top w:val="nil"/>
              <w:left w:val="nil"/>
              <w:bottom w:val="nil"/>
              <w:right w:val="nil"/>
            </w:tcBorders>
            <w:vAlign w:val="center"/>
          </w:tcPr>
          <w:p w14:paraId="74EEF014" w14:textId="77777777" w:rsidR="00BD1133" w:rsidRPr="00A05164" w:rsidRDefault="00BD1133" w:rsidP="002B4C53">
            <w:pPr>
              <w:widowControl w:val="0"/>
              <w:spacing w:before="49" w:line="240" w:lineRule="auto"/>
              <w:ind w:left="142" w:right="-20"/>
              <w:rPr>
                <w:sz w:val="16"/>
                <w:szCs w:val="16"/>
              </w:rPr>
            </w:pPr>
            <w:r w:rsidRPr="00A05164">
              <w:rPr>
                <w:sz w:val="16"/>
                <w:szCs w:val="16"/>
              </w:rPr>
              <w:t>95°C(203°F)</w:t>
            </w:r>
          </w:p>
          <w:p w14:paraId="1650C33E" w14:textId="5F793B6A" w:rsidR="00BD1133" w:rsidRPr="00A05164" w:rsidRDefault="00BD1133" w:rsidP="00E47D4A">
            <w:pPr>
              <w:widowControl w:val="0"/>
              <w:spacing w:before="49" w:line="240" w:lineRule="auto"/>
              <w:ind w:left="142" w:right="-20"/>
              <w:rPr>
                <w:sz w:val="16"/>
                <w:szCs w:val="16"/>
                <w:lang w:val="ru-RU"/>
              </w:rPr>
            </w:pPr>
            <w:r w:rsidRPr="00A05164">
              <w:rPr>
                <w:sz w:val="16"/>
                <w:szCs w:val="16"/>
              </w:rPr>
              <w:t>90°C(194°F)</w:t>
            </w:r>
          </w:p>
        </w:tc>
      </w:tr>
      <w:tr w:rsidR="00BD1133" w:rsidRPr="00AC6690" w14:paraId="6D7B33A5"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vMerge w:val="restart"/>
            <w:tcBorders>
              <w:top w:val="nil"/>
              <w:left w:val="nil"/>
              <w:right w:val="nil"/>
            </w:tcBorders>
            <w:vAlign w:val="center"/>
          </w:tcPr>
          <w:p w14:paraId="5AC1B447" w14:textId="77777777" w:rsidR="00BD1133" w:rsidRPr="00D750DA" w:rsidRDefault="00E4188E" w:rsidP="002B4C53">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3047" w:type="dxa"/>
            <w:gridSpan w:val="3"/>
            <w:tcBorders>
              <w:top w:val="nil"/>
              <w:left w:val="nil"/>
              <w:bottom w:val="nil"/>
              <w:right w:val="nil"/>
            </w:tcBorders>
            <w:vAlign w:val="center"/>
          </w:tcPr>
          <w:p w14:paraId="542DFE2E" w14:textId="77777777" w:rsidR="00BD1133" w:rsidRPr="00094809" w:rsidRDefault="00BD1133" w:rsidP="002B4C53">
            <w:pPr>
              <w:autoSpaceDE/>
              <w:autoSpaceDN/>
              <w:adjustRightInd/>
              <w:spacing w:before="0" w:line="240" w:lineRule="auto"/>
              <w:ind w:left="7"/>
              <w:rPr>
                <w:sz w:val="16"/>
                <w:szCs w:val="16"/>
              </w:rPr>
            </w:pPr>
            <w:r>
              <w:rPr>
                <w:sz w:val="16"/>
                <w:szCs w:val="16"/>
              </w:rPr>
              <w:t>Belzona</w:t>
            </w:r>
          </w:p>
        </w:tc>
        <w:tc>
          <w:tcPr>
            <w:tcW w:w="2410" w:type="dxa"/>
            <w:gridSpan w:val="2"/>
            <w:tcBorders>
              <w:top w:val="nil"/>
              <w:left w:val="nil"/>
              <w:bottom w:val="nil"/>
              <w:right w:val="nil"/>
            </w:tcBorders>
            <w:vAlign w:val="center"/>
          </w:tcPr>
          <w:p w14:paraId="037D0441" w14:textId="77777777" w:rsidR="00BD1133" w:rsidRPr="00A05164" w:rsidRDefault="00BD1133" w:rsidP="00A84BEB">
            <w:pPr>
              <w:autoSpaceDE/>
              <w:autoSpaceDN/>
              <w:adjustRightInd/>
              <w:spacing w:before="0" w:line="240" w:lineRule="auto"/>
              <w:ind w:left="0"/>
              <w:rPr>
                <w:sz w:val="16"/>
                <w:szCs w:val="16"/>
              </w:rPr>
            </w:pPr>
            <w:r w:rsidRPr="00A05164">
              <w:rPr>
                <w:sz w:val="16"/>
                <w:szCs w:val="16"/>
              </w:rPr>
              <w:t>1391S(Spray)</w:t>
            </w:r>
          </w:p>
          <w:p w14:paraId="6E18E769" w14:textId="1DA32D9F" w:rsidR="00BD1133" w:rsidRPr="00A05164" w:rsidRDefault="00BD1133" w:rsidP="002B4C53">
            <w:pPr>
              <w:autoSpaceDE/>
              <w:autoSpaceDN/>
              <w:adjustRightInd/>
              <w:spacing w:before="0" w:line="240" w:lineRule="auto"/>
              <w:ind w:left="0"/>
              <w:rPr>
                <w:w w:val="0"/>
                <w:sz w:val="16"/>
                <w:szCs w:val="16"/>
              </w:rPr>
            </w:pPr>
            <w:r w:rsidRPr="00A05164">
              <w:rPr>
                <w:sz w:val="16"/>
                <w:szCs w:val="16"/>
              </w:rPr>
              <w:t>1593</w:t>
            </w:r>
            <w:r w:rsidR="003D5B59" w:rsidRPr="00A05164">
              <w:rPr>
                <w:sz w:val="16"/>
                <w:szCs w:val="16"/>
                <w:lang w:val="ru-RU"/>
              </w:rPr>
              <w:t xml:space="preserve"> (</w:t>
            </w:r>
            <w:r w:rsidR="00273115" w:rsidRPr="00A05164">
              <w:rPr>
                <w:sz w:val="16"/>
                <w:szCs w:val="16"/>
              </w:rPr>
              <w:t>Trowel)</w:t>
            </w:r>
          </w:p>
        </w:tc>
        <w:tc>
          <w:tcPr>
            <w:tcW w:w="992" w:type="dxa"/>
            <w:gridSpan w:val="3"/>
            <w:tcBorders>
              <w:top w:val="nil"/>
              <w:left w:val="nil"/>
              <w:bottom w:val="nil"/>
              <w:right w:val="nil"/>
            </w:tcBorders>
            <w:vAlign w:val="center"/>
          </w:tcPr>
          <w:p w14:paraId="4C729105"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20</w:t>
            </w:r>
          </w:p>
          <w:p w14:paraId="6232399E"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11</w:t>
            </w:r>
          </w:p>
        </w:tc>
        <w:tc>
          <w:tcPr>
            <w:tcW w:w="1134" w:type="dxa"/>
            <w:gridSpan w:val="2"/>
            <w:tcBorders>
              <w:top w:val="nil"/>
              <w:left w:val="nil"/>
              <w:bottom w:val="nil"/>
              <w:right w:val="nil"/>
            </w:tcBorders>
            <w:vAlign w:val="center"/>
          </w:tcPr>
          <w:p w14:paraId="3BD94335" w14:textId="77777777" w:rsidR="00BD1133" w:rsidRPr="00A05164" w:rsidRDefault="00BD1133" w:rsidP="002B4C53">
            <w:pPr>
              <w:widowControl w:val="0"/>
              <w:spacing w:before="49" w:line="240" w:lineRule="auto"/>
              <w:ind w:left="142" w:right="-20"/>
              <w:rPr>
                <w:sz w:val="16"/>
                <w:szCs w:val="16"/>
              </w:rPr>
            </w:pPr>
            <w:r w:rsidRPr="00A05164">
              <w:rPr>
                <w:sz w:val="16"/>
                <w:szCs w:val="16"/>
              </w:rPr>
              <w:t>110°C(230°F)</w:t>
            </w:r>
          </w:p>
          <w:p w14:paraId="66F55999" w14:textId="1C2B1691" w:rsidR="00BD1133" w:rsidRPr="00A05164" w:rsidRDefault="00BD1133" w:rsidP="00E47D4A">
            <w:pPr>
              <w:widowControl w:val="0"/>
              <w:spacing w:before="49" w:line="240" w:lineRule="auto"/>
              <w:ind w:left="142" w:right="-20"/>
              <w:rPr>
                <w:sz w:val="16"/>
                <w:szCs w:val="16"/>
                <w:lang w:val="ru-RU"/>
              </w:rPr>
            </w:pPr>
            <w:r w:rsidRPr="00A05164">
              <w:rPr>
                <w:sz w:val="16"/>
                <w:szCs w:val="16"/>
              </w:rPr>
              <w:t>160°C(320°F)</w:t>
            </w:r>
          </w:p>
        </w:tc>
      </w:tr>
      <w:tr w:rsidR="00BD1133" w:rsidRPr="00AC6690" w14:paraId="432D3EAD"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vMerge/>
            <w:tcBorders>
              <w:left w:val="nil"/>
              <w:bottom w:val="nil"/>
              <w:right w:val="nil"/>
            </w:tcBorders>
            <w:vAlign w:val="center"/>
          </w:tcPr>
          <w:p w14:paraId="2A7944D1" w14:textId="77777777" w:rsidR="00BD1133" w:rsidRPr="00AC6690" w:rsidRDefault="00BD1133" w:rsidP="002B4C53">
            <w:pPr>
              <w:autoSpaceDE/>
              <w:autoSpaceDN/>
              <w:adjustRightInd/>
              <w:spacing w:before="0" w:line="240" w:lineRule="auto"/>
              <w:ind w:left="0"/>
              <w:rPr>
                <w:b/>
                <w:sz w:val="16"/>
                <w:szCs w:val="16"/>
              </w:rPr>
            </w:pPr>
          </w:p>
        </w:tc>
        <w:tc>
          <w:tcPr>
            <w:tcW w:w="3047" w:type="dxa"/>
            <w:gridSpan w:val="3"/>
            <w:tcBorders>
              <w:top w:val="nil"/>
              <w:left w:val="nil"/>
              <w:bottom w:val="nil"/>
              <w:right w:val="nil"/>
            </w:tcBorders>
            <w:vAlign w:val="center"/>
          </w:tcPr>
          <w:p w14:paraId="0951D3C8" w14:textId="77777777" w:rsidR="00BD1133" w:rsidRPr="00094809" w:rsidRDefault="00BD1133" w:rsidP="002B4C53">
            <w:pPr>
              <w:autoSpaceDE/>
              <w:autoSpaceDN/>
              <w:adjustRightInd/>
              <w:spacing w:before="0" w:line="240" w:lineRule="auto"/>
              <w:ind w:left="7"/>
              <w:rPr>
                <w:sz w:val="16"/>
                <w:szCs w:val="16"/>
              </w:rPr>
            </w:pPr>
            <w:r>
              <w:rPr>
                <w:sz w:val="16"/>
                <w:szCs w:val="16"/>
              </w:rPr>
              <w:t>International</w:t>
            </w:r>
          </w:p>
        </w:tc>
        <w:tc>
          <w:tcPr>
            <w:tcW w:w="2410" w:type="dxa"/>
            <w:gridSpan w:val="2"/>
            <w:tcBorders>
              <w:top w:val="nil"/>
              <w:left w:val="nil"/>
              <w:bottom w:val="nil"/>
              <w:right w:val="nil"/>
            </w:tcBorders>
            <w:vAlign w:val="center"/>
          </w:tcPr>
          <w:p w14:paraId="23364892" w14:textId="77777777" w:rsidR="00BD1133" w:rsidRPr="00A05164" w:rsidRDefault="00BD1133" w:rsidP="002B4C53">
            <w:pPr>
              <w:autoSpaceDE/>
              <w:autoSpaceDN/>
              <w:adjustRightInd/>
              <w:spacing w:before="0" w:line="240" w:lineRule="auto"/>
              <w:ind w:left="0"/>
              <w:rPr>
                <w:w w:val="0"/>
                <w:sz w:val="16"/>
                <w:szCs w:val="16"/>
              </w:rPr>
            </w:pPr>
            <w:r w:rsidRPr="00A05164">
              <w:rPr>
                <w:sz w:val="16"/>
                <w:szCs w:val="16"/>
              </w:rPr>
              <w:t>Interline 994</w:t>
            </w:r>
          </w:p>
        </w:tc>
        <w:tc>
          <w:tcPr>
            <w:tcW w:w="992" w:type="dxa"/>
            <w:gridSpan w:val="3"/>
            <w:tcBorders>
              <w:top w:val="nil"/>
              <w:left w:val="nil"/>
              <w:bottom w:val="nil"/>
              <w:right w:val="nil"/>
            </w:tcBorders>
            <w:vAlign w:val="center"/>
          </w:tcPr>
          <w:p w14:paraId="748AC341"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187</w:t>
            </w:r>
          </w:p>
        </w:tc>
        <w:tc>
          <w:tcPr>
            <w:tcW w:w="1134" w:type="dxa"/>
            <w:gridSpan w:val="2"/>
            <w:tcBorders>
              <w:top w:val="nil"/>
              <w:left w:val="nil"/>
              <w:bottom w:val="nil"/>
              <w:right w:val="nil"/>
            </w:tcBorders>
            <w:vAlign w:val="center"/>
          </w:tcPr>
          <w:p w14:paraId="0A7199FD" w14:textId="77777777" w:rsidR="00BD1133" w:rsidRPr="00A05164" w:rsidRDefault="00BD1133" w:rsidP="002B4C53">
            <w:pPr>
              <w:widowControl w:val="0"/>
              <w:spacing w:before="43" w:line="240" w:lineRule="auto"/>
              <w:ind w:left="142" w:right="-20"/>
              <w:rPr>
                <w:w w:val="0"/>
                <w:sz w:val="16"/>
                <w:szCs w:val="16"/>
              </w:rPr>
            </w:pPr>
            <w:r w:rsidRPr="00A05164">
              <w:rPr>
                <w:sz w:val="16"/>
                <w:szCs w:val="16"/>
              </w:rPr>
              <w:t>95°C(203°F)</w:t>
            </w:r>
          </w:p>
        </w:tc>
      </w:tr>
      <w:tr w:rsidR="00BD1133" w:rsidRPr="00AC6690" w14:paraId="71BCA3EA"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nil"/>
              <w:left w:val="nil"/>
              <w:bottom w:val="nil"/>
              <w:right w:val="nil"/>
            </w:tcBorders>
            <w:vAlign w:val="center"/>
          </w:tcPr>
          <w:p w14:paraId="39CA3C6E" w14:textId="77777777" w:rsidR="00BD1133" w:rsidRPr="00AC6690" w:rsidRDefault="00BD1133" w:rsidP="002B4C53">
            <w:pPr>
              <w:autoSpaceDE/>
              <w:autoSpaceDN/>
              <w:adjustRightInd/>
              <w:spacing w:before="0" w:line="240" w:lineRule="auto"/>
              <w:ind w:left="0"/>
              <w:rPr>
                <w:b/>
                <w:sz w:val="16"/>
                <w:szCs w:val="16"/>
              </w:rPr>
            </w:pPr>
          </w:p>
        </w:tc>
        <w:tc>
          <w:tcPr>
            <w:tcW w:w="3047" w:type="dxa"/>
            <w:gridSpan w:val="3"/>
            <w:tcBorders>
              <w:top w:val="nil"/>
              <w:left w:val="nil"/>
              <w:bottom w:val="nil"/>
              <w:right w:val="nil"/>
            </w:tcBorders>
            <w:vAlign w:val="center"/>
          </w:tcPr>
          <w:p w14:paraId="1E7D09AD" w14:textId="77777777" w:rsidR="00BD1133" w:rsidRPr="00094809" w:rsidRDefault="00BD1133" w:rsidP="002B4C53">
            <w:pPr>
              <w:autoSpaceDE/>
              <w:autoSpaceDN/>
              <w:adjustRightInd/>
              <w:spacing w:before="0" w:line="240" w:lineRule="auto"/>
              <w:ind w:left="7"/>
              <w:rPr>
                <w:sz w:val="16"/>
                <w:szCs w:val="16"/>
              </w:rPr>
            </w:pPr>
            <w:r w:rsidRPr="0023647C">
              <w:rPr>
                <w:sz w:val="16"/>
                <w:szCs w:val="16"/>
              </w:rPr>
              <w:t>Jotun</w:t>
            </w:r>
          </w:p>
        </w:tc>
        <w:tc>
          <w:tcPr>
            <w:tcW w:w="2410" w:type="dxa"/>
            <w:gridSpan w:val="2"/>
            <w:tcBorders>
              <w:top w:val="nil"/>
              <w:left w:val="nil"/>
              <w:bottom w:val="nil"/>
              <w:right w:val="nil"/>
            </w:tcBorders>
            <w:vAlign w:val="center"/>
          </w:tcPr>
          <w:p w14:paraId="3DE8F0CA" w14:textId="77777777" w:rsidR="00BD1133" w:rsidRPr="00A05164" w:rsidRDefault="00BD1133" w:rsidP="002B4C53">
            <w:pPr>
              <w:autoSpaceDE/>
              <w:autoSpaceDN/>
              <w:adjustRightInd/>
              <w:spacing w:before="0" w:line="240" w:lineRule="auto"/>
              <w:ind w:left="0"/>
              <w:rPr>
                <w:w w:val="0"/>
                <w:sz w:val="16"/>
                <w:szCs w:val="16"/>
              </w:rPr>
            </w:pPr>
            <w:proofErr w:type="spellStart"/>
            <w:r w:rsidRPr="00A05164">
              <w:rPr>
                <w:sz w:val="16"/>
                <w:szCs w:val="16"/>
              </w:rPr>
              <w:t>Tankguard</w:t>
            </w:r>
            <w:proofErr w:type="spellEnd"/>
            <w:r w:rsidRPr="00A05164">
              <w:rPr>
                <w:sz w:val="16"/>
                <w:szCs w:val="16"/>
              </w:rPr>
              <w:t xml:space="preserve"> Storage</w:t>
            </w:r>
          </w:p>
        </w:tc>
        <w:tc>
          <w:tcPr>
            <w:tcW w:w="992" w:type="dxa"/>
            <w:gridSpan w:val="3"/>
            <w:tcBorders>
              <w:top w:val="nil"/>
              <w:left w:val="nil"/>
              <w:bottom w:val="nil"/>
              <w:right w:val="nil"/>
            </w:tcBorders>
            <w:vAlign w:val="center"/>
          </w:tcPr>
          <w:p w14:paraId="2C6A3F0A"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310</w:t>
            </w:r>
          </w:p>
        </w:tc>
        <w:tc>
          <w:tcPr>
            <w:tcW w:w="1134" w:type="dxa"/>
            <w:gridSpan w:val="2"/>
            <w:tcBorders>
              <w:top w:val="nil"/>
              <w:left w:val="nil"/>
              <w:bottom w:val="nil"/>
              <w:right w:val="nil"/>
            </w:tcBorders>
            <w:vAlign w:val="center"/>
          </w:tcPr>
          <w:p w14:paraId="5EE77D3E" w14:textId="2BA5AC8B" w:rsidR="00BD1133" w:rsidRPr="00A05164" w:rsidRDefault="00BD1133" w:rsidP="00E47D4A">
            <w:pPr>
              <w:widowControl w:val="0"/>
              <w:spacing w:before="43" w:line="240" w:lineRule="auto"/>
              <w:ind w:left="142" w:right="-20"/>
              <w:rPr>
                <w:sz w:val="16"/>
                <w:szCs w:val="16"/>
                <w:lang w:val="ru-RU"/>
              </w:rPr>
            </w:pPr>
            <w:r w:rsidRPr="00A05164">
              <w:rPr>
                <w:sz w:val="16"/>
                <w:szCs w:val="16"/>
              </w:rPr>
              <w:t>95°C(203°F)</w:t>
            </w:r>
          </w:p>
        </w:tc>
      </w:tr>
      <w:tr w:rsidR="00BD1133" w:rsidRPr="00AC6690" w14:paraId="63ADFC8D"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nil"/>
              <w:left w:val="nil"/>
              <w:bottom w:val="nil"/>
              <w:right w:val="nil"/>
            </w:tcBorders>
            <w:vAlign w:val="center"/>
          </w:tcPr>
          <w:p w14:paraId="6445977D" w14:textId="77777777" w:rsidR="00BD1133" w:rsidRPr="00AC6690" w:rsidRDefault="00BD1133" w:rsidP="002B4C53">
            <w:pPr>
              <w:autoSpaceDE/>
              <w:autoSpaceDN/>
              <w:adjustRightInd/>
              <w:spacing w:before="0" w:line="240" w:lineRule="auto"/>
              <w:ind w:left="0"/>
              <w:rPr>
                <w:b/>
                <w:sz w:val="16"/>
                <w:szCs w:val="16"/>
              </w:rPr>
            </w:pPr>
          </w:p>
        </w:tc>
        <w:tc>
          <w:tcPr>
            <w:tcW w:w="3047" w:type="dxa"/>
            <w:gridSpan w:val="3"/>
            <w:tcBorders>
              <w:top w:val="nil"/>
              <w:left w:val="nil"/>
              <w:bottom w:val="nil"/>
              <w:right w:val="nil"/>
            </w:tcBorders>
            <w:vAlign w:val="center"/>
          </w:tcPr>
          <w:p w14:paraId="5CD177AA" w14:textId="77777777" w:rsidR="00BD1133" w:rsidRPr="00094809" w:rsidRDefault="00BD1133" w:rsidP="002B4C53">
            <w:pPr>
              <w:autoSpaceDE/>
              <w:autoSpaceDN/>
              <w:adjustRightInd/>
              <w:spacing w:before="0" w:line="240" w:lineRule="auto"/>
              <w:ind w:left="7"/>
              <w:rPr>
                <w:sz w:val="16"/>
                <w:szCs w:val="16"/>
              </w:rPr>
            </w:pPr>
            <w:r w:rsidRPr="00AC6690">
              <w:rPr>
                <w:sz w:val="16"/>
                <w:szCs w:val="16"/>
              </w:rPr>
              <w:t>PPG</w:t>
            </w:r>
          </w:p>
        </w:tc>
        <w:tc>
          <w:tcPr>
            <w:tcW w:w="2410" w:type="dxa"/>
            <w:gridSpan w:val="2"/>
            <w:tcBorders>
              <w:top w:val="nil"/>
              <w:left w:val="nil"/>
              <w:bottom w:val="nil"/>
              <w:right w:val="nil"/>
            </w:tcBorders>
            <w:vAlign w:val="center"/>
          </w:tcPr>
          <w:p w14:paraId="2FC65A40" w14:textId="77777777" w:rsidR="00BD1133" w:rsidRPr="00A05164" w:rsidRDefault="00BD1133" w:rsidP="002B4C53">
            <w:pPr>
              <w:autoSpaceDE/>
              <w:autoSpaceDN/>
              <w:adjustRightInd/>
              <w:spacing w:before="0" w:line="240" w:lineRule="auto"/>
              <w:ind w:left="0"/>
              <w:rPr>
                <w:sz w:val="16"/>
                <w:szCs w:val="16"/>
                <w:lang w:val="ru-RU"/>
              </w:rPr>
            </w:pPr>
            <w:proofErr w:type="spellStart"/>
            <w:r w:rsidRPr="00A05164">
              <w:rPr>
                <w:sz w:val="16"/>
                <w:szCs w:val="16"/>
              </w:rPr>
              <w:t>Amercoat</w:t>
            </w:r>
            <w:proofErr w:type="spellEnd"/>
            <w:r w:rsidRPr="00A05164">
              <w:rPr>
                <w:sz w:val="16"/>
                <w:szCs w:val="16"/>
              </w:rPr>
              <w:t xml:space="preserve"> 91</w:t>
            </w:r>
          </w:p>
          <w:p w14:paraId="6AE8AC1E" w14:textId="7750140E" w:rsidR="00D6486C" w:rsidRPr="00A05164" w:rsidRDefault="00D6486C" w:rsidP="002B4C53">
            <w:pPr>
              <w:autoSpaceDE/>
              <w:autoSpaceDN/>
              <w:adjustRightInd/>
              <w:spacing w:before="0" w:line="240" w:lineRule="auto"/>
              <w:ind w:left="0"/>
              <w:rPr>
                <w:w w:val="0"/>
                <w:sz w:val="16"/>
                <w:szCs w:val="16"/>
                <w:lang w:val="ru-RU"/>
              </w:rPr>
            </w:pPr>
            <w:proofErr w:type="spellStart"/>
            <w:r w:rsidRPr="00A05164">
              <w:rPr>
                <w:w w:val="0"/>
                <w:sz w:val="16"/>
                <w:szCs w:val="16"/>
              </w:rPr>
              <w:t>Phenguard</w:t>
            </w:r>
            <w:proofErr w:type="spellEnd"/>
            <w:r w:rsidRPr="00A05164">
              <w:rPr>
                <w:w w:val="0"/>
                <w:sz w:val="16"/>
                <w:szCs w:val="16"/>
              </w:rPr>
              <w:t xml:space="preserve"> 930 Series</w:t>
            </w:r>
          </w:p>
        </w:tc>
        <w:tc>
          <w:tcPr>
            <w:tcW w:w="992" w:type="dxa"/>
            <w:gridSpan w:val="3"/>
            <w:tcBorders>
              <w:top w:val="nil"/>
              <w:left w:val="nil"/>
              <w:bottom w:val="nil"/>
              <w:right w:val="nil"/>
            </w:tcBorders>
            <w:vAlign w:val="center"/>
          </w:tcPr>
          <w:p w14:paraId="7FE6B065" w14:textId="77777777" w:rsidR="00BD1133" w:rsidRPr="00A05164" w:rsidRDefault="00BD1133" w:rsidP="002B4C53">
            <w:pPr>
              <w:autoSpaceDE/>
              <w:autoSpaceDN/>
              <w:adjustRightInd/>
              <w:spacing w:before="0" w:line="240" w:lineRule="auto"/>
              <w:ind w:left="0"/>
              <w:jc w:val="center"/>
              <w:rPr>
                <w:sz w:val="16"/>
                <w:szCs w:val="16"/>
                <w:lang w:val="ru-RU"/>
              </w:rPr>
            </w:pPr>
            <w:r w:rsidRPr="00A05164">
              <w:rPr>
                <w:sz w:val="16"/>
                <w:szCs w:val="16"/>
              </w:rPr>
              <w:t>410</w:t>
            </w:r>
          </w:p>
          <w:p w14:paraId="7B1FE24C" w14:textId="2E47C1D4" w:rsidR="00191798" w:rsidRPr="00A05164" w:rsidRDefault="00191798" w:rsidP="002B4C53">
            <w:pPr>
              <w:autoSpaceDE/>
              <w:autoSpaceDN/>
              <w:adjustRightInd/>
              <w:spacing w:before="0" w:line="240" w:lineRule="auto"/>
              <w:ind w:left="0"/>
              <w:jc w:val="center"/>
              <w:rPr>
                <w:sz w:val="16"/>
                <w:szCs w:val="16"/>
                <w:lang w:val="ru-RU"/>
              </w:rPr>
            </w:pPr>
            <w:r w:rsidRPr="009E2DC7">
              <w:rPr>
                <w:sz w:val="16"/>
                <w:szCs w:val="16"/>
                <w:lang w:val="ru-RU"/>
              </w:rPr>
              <w:t>315-410</w:t>
            </w:r>
          </w:p>
        </w:tc>
        <w:tc>
          <w:tcPr>
            <w:tcW w:w="1134" w:type="dxa"/>
            <w:gridSpan w:val="2"/>
            <w:tcBorders>
              <w:top w:val="nil"/>
              <w:left w:val="nil"/>
              <w:bottom w:val="nil"/>
              <w:right w:val="nil"/>
            </w:tcBorders>
            <w:vAlign w:val="center"/>
          </w:tcPr>
          <w:p w14:paraId="113970ED" w14:textId="2D003535" w:rsidR="00BD1133" w:rsidRPr="00A05164" w:rsidRDefault="00191798" w:rsidP="002B4C53">
            <w:pPr>
              <w:widowControl w:val="0"/>
              <w:spacing w:before="43" w:line="240" w:lineRule="auto"/>
              <w:ind w:left="142" w:right="-20"/>
              <w:rPr>
                <w:sz w:val="16"/>
                <w:szCs w:val="16"/>
              </w:rPr>
            </w:pPr>
            <w:r w:rsidRPr="00A05164">
              <w:rPr>
                <w:sz w:val="16"/>
                <w:szCs w:val="16"/>
              </w:rPr>
              <w:t>82</w:t>
            </w:r>
            <w:del w:id="626" w:author="Issayevskiy, Konstantin [STAMGazStroy LLP]" w:date="2025-12-10T16:09:00Z" w16du:dateUtc="2025-12-10T11:09:00Z">
              <w:r w:rsidRPr="00A05164" w:rsidDel="00222DC7">
                <w:rPr>
                  <w:sz w:val="16"/>
                  <w:szCs w:val="16"/>
                </w:rPr>
                <w:delText>.2</w:delText>
              </w:r>
            </w:del>
            <w:r w:rsidRPr="00A05164">
              <w:rPr>
                <w:sz w:val="16"/>
                <w:szCs w:val="16"/>
              </w:rPr>
              <w:t>°C (180°F)</w:t>
            </w:r>
          </w:p>
        </w:tc>
      </w:tr>
      <w:tr w:rsidR="00BD1133" w:rsidRPr="00AC6690" w14:paraId="460757DA"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nil"/>
              <w:left w:val="nil"/>
              <w:bottom w:val="single" w:sz="12" w:space="0" w:color="000000"/>
              <w:right w:val="nil"/>
            </w:tcBorders>
            <w:vAlign w:val="center"/>
          </w:tcPr>
          <w:p w14:paraId="24BE9FDD" w14:textId="77777777" w:rsidR="00BD1133" w:rsidRPr="00AC6690" w:rsidRDefault="00BD1133" w:rsidP="002B4C53">
            <w:pPr>
              <w:autoSpaceDE/>
              <w:autoSpaceDN/>
              <w:adjustRightInd/>
              <w:spacing w:before="0" w:line="240" w:lineRule="auto"/>
              <w:ind w:left="0"/>
              <w:rPr>
                <w:b/>
                <w:sz w:val="16"/>
                <w:szCs w:val="16"/>
              </w:rPr>
            </w:pPr>
          </w:p>
        </w:tc>
        <w:tc>
          <w:tcPr>
            <w:tcW w:w="3047" w:type="dxa"/>
            <w:gridSpan w:val="3"/>
            <w:tcBorders>
              <w:top w:val="nil"/>
              <w:left w:val="nil"/>
              <w:bottom w:val="single" w:sz="12" w:space="0" w:color="000000"/>
              <w:right w:val="nil"/>
            </w:tcBorders>
            <w:vAlign w:val="center"/>
          </w:tcPr>
          <w:p w14:paraId="4007B7AE" w14:textId="77777777" w:rsidR="00BD1133" w:rsidRPr="00094809" w:rsidRDefault="00BD1133" w:rsidP="002B4C53">
            <w:pPr>
              <w:autoSpaceDE/>
              <w:autoSpaceDN/>
              <w:adjustRightInd/>
              <w:spacing w:before="0" w:line="240" w:lineRule="auto"/>
              <w:ind w:left="7"/>
              <w:rPr>
                <w:sz w:val="16"/>
                <w:szCs w:val="16"/>
              </w:rPr>
            </w:pPr>
            <w:r w:rsidRPr="00AC6690">
              <w:rPr>
                <w:sz w:val="16"/>
                <w:szCs w:val="16"/>
              </w:rPr>
              <w:t>Sherwin-Williams</w:t>
            </w:r>
          </w:p>
        </w:tc>
        <w:tc>
          <w:tcPr>
            <w:tcW w:w="2410" w:type="dxa"/>
            <w:gridSpan w:val="2"/>
            <w:tcBorders>
              <w:top w:val="nil"/>
              <w:left w:val="nil"/>
              <w:bottom w:val="single" w:sz="12" w:space="0" w:color="000000"/>
              <w:right w:val="nil"/>
            </w:tcBorders>
            <w:vAlign w:val="center"/>
          </w:tcPr>
          <w:p w14:paraId="031E5240" w14:textId="77777777" w:rsidR="00BD1133" w:rsidRPr="00A05164" w:rsidRDefault="00BD1133" w:rsidP="002B4C53">
            <w:pPr>
              <w:autoSpaceDE/>
              <w:autoSpaceDN/>
              <w:adjustRightInd/>
              <w:spacing w:before="0" w:line="240" w:lineRule="auto"/>
              <w:ind w:left="0"/>
              <w:rPr>
                <w:w w:val="0"/>
                <w:sz w:val="16"/>
                <w:szCs w:val="16"/>
              </w:rPr>
            </w:pPr>
            <w:proofErr w:type="spellStart"/>
            <w:r w:rsidRPr="00A05164">
              <w:rPr>
                <w:sz w:val="16"/>
                <w:szCs w:val="16"/>
              </w:rPr>
              <w:t>Epo</w:t>
            </w:r>
            <w:proofErr w:type="spellEnd"/>
            <w:r w:rsidRPr="00A05164">
              <w:rPr>
                <w:sz w:val="16"/>
                <w:szCs w:val="16"/>
              </w:rPr>
              <w:t>-Phen FF</w:t>
            </w:r>
          </w:p>
        </w:tc>
        <w:tc>
          <w:tcPr>
            <w:tcW w:w="992" w:type="dxa"/>
            <w:gridSpan w:val="3"/>
            <w:tcBorders>
              <w:top w:val="nil"/>
              <w:left w:val="nil"/>
              <w:bottom w:val="single" w:sz="12" w:space="0" w:color="000000"/>
              <w:right w:val="nil"/>
            </w:tcBorders>
            <w:vAlign w:val="center"/>
          </w:tcPr>
          <w:p w14:paraId="3D461207"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250</w:t>
            </w:r>
          </w:p>
        </w:tc>
        <w:tc>
          <w:tcPr>
            <w:tcW w:w="1134" w:type="dxa"/>
            <w:gridSpan w:val="2"/>
            <w:tcBorders>
              <w:top w:val="nil"/>
              <w:left w:val="nil"/>
              <w:bottom w:val="single" w:sz="12" w:space="0" w:color="000000"/>
              <w:right w:val="nil"/>
            </w:tcBorders>
            <w:vAlign w:val="center"/>
          </w:tcPr>
          <w:p w14:paraId="442E79E6" w14:textId="77777777" w:rsidR="00BD1133" w:rsidRPr="00A05164" w:rsidRDefault="00BD1133" w:rsidP="002B4C53">
            <w:pPr>
              <w:widowControl w:val="0"/>
              <w:spacing w:before="43" w:line="240" w:lineRule="auto"/>
              <w:ind w:left="142" w:right="-20"/>
              <w:rPr>
                <w:sz w:val="16"/>
                <w:szCs w:val="16"/>
              </w:rPr>
            </w:pPr>
            <w:r w:rsidRPr="00A05164">
              <w:rPr>
                <w:sz w:val="16"/>
                <w:szCs w:val="16"/>
              </w:rPr>
              <w:t>99°C(210°F)</w:t>
            </w:r>
          </w:p>
        </w:tc>
      </w:tr>
      <w:tr w:rsidR="00BD1133" w:rsidRPr="00AC6690" w14:paraId="0016DC1A"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single" w:sz="12" w:space="0" w:color="000000"/>
              <w:left w:val="nil"/>
              <w:bottom w:val="nil"/>
              <w:right w:val="nil"/>
            </w:tcBorders>
            <w:vAlign w:val="center"/>
          </w:tcPr>
          <w:p w14:paraId="22C2243C" w14:textId="77777777" w:rsidR="00BD1133" w:rsidRPr="00AC6690" w:rsidRDefault="00E4188E" w:rsidP="002B4C53">
            <w:pPr>
              <w:autoSpaceDE/>
              <w:autoSpaceDN/>
              <w:adjustRightInd/>
              <w:spacing w:before="0" w:line="240" w:lineRule="auto"/>
              <w:ind w:left="0"/>
              <w:rPr>
                <w:b/>
                <w:sz w:val="16"/>
                <w:szCs w:val="16"/>
              </w:rPr>
            </w:pPr>
            <w:r w:rsidRPr="00AC483C">
              <w:rPr>
                <w:b/>
                <w:color w:val="auto"/>
                <w:sz w:val="16"/>
                <w:szCs w:val="24"/>
                <w:lang w:val="ru-RU"/>
              </w:rPr>
              <w:t>ВТОРОЙ СЛОЙ</w:t>
            </w:r>
          </w:p>
        </w:tc>
        <w:tc>
          <w:tcPr>
            <w:tcW w:w="3047" w:type="dxa"/>
            <w:gridSpan w:val="3"/>
            <w:tcBorders>
              <w:top w:val="single" w:sz="12" w:space="0" w:color="000000"/>
              <w:left w:val="nil"/>
              <w:bottom w:val="nil"/>
              <w:right w:val="nil"/>
            </w:tcBorders>
            <w:vAlign w:val="center"/>
          </w:tcPr>
          <w:p w14:paraId="0CF4C3B4" w14:textId="77777777" w:rsidR="00BD1133" w:rsidRPr="00094809" w:rsidRDefault="00BD1133" w:rsidP="002B4C53">
            <w:pPr>
              <w:autoSpaceDE/>
              <w:autoSpaceDN/>
              <w:adjustRightInd/>
              <w:spacing w:before="0" w:line="240" w:lineRule="auto"/>
              <w:ind w:left="7"/>
              <w:rPr>
                <w:sz w:val="16"/>
                <w:szCs w:val="16"/>
              </w:rPr>
            </w:pPr>
            <w:r w:rsidRPr="00AC6690">
              <w:rPr>
                <w:sz w:val="16"/>
                <w:szCs w:val="16"/>
              </w:rPr>
              <w:t>Carboline</w:t>
            </w:r>
          </w:p>
        </w:tc>
        <w:tc>
          <w:tcPr>
            <w:tcW w:w="2410" w:type="dxa"/>
            <w:gridSpan w:val="2"/>
            <w:tcBorders>
              <w:top w:val="single" w:sz="12" w:space="0" w:color="000000"/>
              <w:left w:val="nil"/>
              <w:bottom w:val="nil"/>
              <w:right w:val="nil"/>
            </w:tcBorders>
            <w:vAlign w:val="center"/>
          </w:tcPr>
          <w:p w14:paraId="250482D2" w14:textId="77777777" w:rsidR="00BD1133" w:rsidRPr="00A05164" w:rsidRDefault="00BD1133" w:rsidP="002B4C53">
            <w:pPr>
              <w:autoSpaceDE/>
              <w:autoSpaceDN/>
              <w:adjustRightInd/>
              <w:spacing w:before="0" w:line="240" w:lineRule="auto"/>
              <w:ind w:left="0"/>
              <w:rPr>
                <w:w w:val="0"/>
                <w:sz w:val="16"/>
                <w:szCs w:val="16"/>
              </w:rPr>
            </w:pPr>
            <w:r w:rsidRPr="00A05164">
              <w:rPr>
                <w:sz w:val="16"/>
                <w:szCs w:val="16"/>
              </w:rPr>
              <w:t>Phenoline 1205</w:t>
            </w:r>
          </w:p>
        </w:tc>
        <w:tc>
          <w:tcPr>
            <w:tcW w:w="992" w:type="dxa"/>
            <w:gridSpan w:val="3"/>
            <w:tcBorders>
              <w:top w:val="single" w:sz="12" w:space="0" w:color="000000"/>
              <w:left w:val="nil"/>
              <w:bottom w:val="nil"/>
              <w:right w:val="nil"/>
            </w:tcBorders>
            <w:vAlign w:val="center"/>
          </w:tcPr>
          <w:p w14:paraId="391B6F22"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255</w:t>
            </w:r>
          </w:p>
        </w:tc>
        <w:tc>
          <w:tcPr>
            <w:tcW w:w="1134" w:type="dxa"/>
            <w:gridSpan w:val="2"/>
            <w:tcBorders>
              <w:top w:val="single" w:sz="12" w:space="0" w:color="000000"/>
              <w:left w:val="nil"/>
              <w:bottom w:val="nil"/>
              <w:right w:val="nil"/>
            </w:tcBorders>
            <w:vAlign w:val="center"/>
          </w:tcPr>
          <w:p w14:paraId="6C8331B5" w14:textId="77777777" w:rsidR="00BD1133" w:rsidRPr="00A05164" w:rsidRDefault="00BD1133" w:rsidP="002B4C53">
            <w:pPr>
              <w:widowControl w:val="0"/>
              <w:spacing w:before="43" w:line="240" w:lineRule="auto"/>
              <w:ind w:left="142" w:right="-20"/>
              <w:rPr>
                <w:sz w:val="16"/>
                <w:szCs w:val="16"/>
              </w:rPr>
            </w:pPr>
            <w:r w:rsidRPr="00A05164">
              <w:rPr>
                <w:sz w:val="16"/>
                <w:szCs w:val="16"/>
              </w:rPr>
              <w:t>82°C(180°F)</w:t>
            </w:r>
          </w:p>
        </w:tc>
      </w:tr>
      <w:tr w:rsidR="00DE0FC5" w:rsidRPr="00AC6690" w14:paraId="74406B72"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nil"/>
              <w:left w:val="nil"/>
              <w:bottom w:val="nil"/>
              <w:right w:val="nil"/>
            </w:tcBorders>
            <w:vAlign w:val="center"/>
          </w:tcPr>
          <w:p w14:paraId="080681ED" w14:textId="77777777" w:rsidR="00DE0FC5" w:rsidRPr="00AC6690" w:rsidRDefault="00DE0FC5" w:rsidP="00DE0FC5">
            <w:pPr>
              <w:autoSpaceDE/>
              <w:autoSpaceDN/>
              <w:adjustRightInd/>
              <w:spacing w:before="0" w:line="240" w:lineRule="auto"/>
              <w:ind w:left="0"/>
              <w:rPr>
                <w:b/>
                <w:sz w:val="16"/>
                <w:szCs w:val="16"/>
              </w:rPr>
            </w:pPr>
          </w:p>
        </w:tc>
        <w:tc>
          <w:tcPr>
            <w:tcW w:w="3047" w:type="dxa"/>
            <w:gridSpan w:val="3"/>
            <w:tcBorders>
              <w:top w:val="nil"/>
              <w:left w:val="nil"/>
              <w:bottom w:val="nil"/>
              <w:right w:val="nil"/>
            </w:tcBorders>
            <w:vAlign w:val="center"/>
          </w:tcPr>
          <w:p w14:paraId="7CB32894" w14:textId="77777777" w:rsidR="00DE0FC5" w:rsidRPr="00094809" w:rsidRDefault="00DE0FC5" w:rsidP="00DE0FC5">
            <w:pPr>
              <w:autoSpaceDE/>
              <w:autoSpaceDN/>
              <w:adjustRightInd/>
              <w:spacing w:before="0" w:line="240" w:lineRule="auto"/>
              <w:ind w:left="7"/>
              <w:rPr>
                <w:sz w:val="16"/>
                <w:szCs w:val="16"/>
              </w:rPr>
            </w:pPr>
            <w:r w:rsidRPr="00AC6690">
              <w:rPr>
                <w:sz w:val="16"/>
                <w:szCs w:val="16"/>
              </w:rPr>
              <w:t>Hempel Coatings (USA), Inc.</w:t>
            </w:r>
          </w:p>
        </w:tc>
        <w:tc>
          <w:tcPr>
            <w:tcW w:w="2410" w:type="dxa"/>
            <w:gridSpan w:val="2"/>
            <w:tcBorders>
              <w:top w:val="nil"/>
              <w:left w:val="nil"/>
              <w:bottom w:val="nil"/>
              <w:right w:val="nil"/>
            </w:tcBorders>
            <w:vAlign w:val="center"/>
          </w:tcPr>
          <w:p w14:paraId="34EF2429" w14:textId="77777777" w:rsidR="00DE0FC5" w:rsidRPr="00A05164" w:rsidRDefault="00DE0FC5" w:rsidP="00DE0FC5">
            <w:pPr>
              <w:autoSpaceDE/>
              <w:autoSpaceDN/>
              <w:adjustRightInd/>
              <w:spacing w:before="0" w:line="240" w:lineRule="auto"/>
              <w:ind w:left="0"/>
              <w:rPr>
                <w:sz w:val="16"/>
                <w:szCs w:val="16"/>
              </w:rPr>
            </w:pPr>
            <w:proofErr w:type="spellStart"/>
            <w:r w:rsidRPr="00A05164">
              <w:rPr>
                <w:sz w:val="16"/>
                <w:szCs w:val="16"/>
              </w:rPr>
              <w:t>Hempadur</w:t>
            </w:r>
            <w:proofErr w:type="spellEnd"/>
            <w:r w:rsidRPr="00A05164">
              <w:rPr>
                <w:sz w:val="16"/>
                <w:szCs w:val="16"/>
              </w:rPr>
              <w:t xml:space="preserve"> 85671</w:t>
            </w:r>
          </w:p>
          <w:p w14:paraId="32C98CA9" w14:textId="7169618F" w:rsidR="00DE0FC5" w:rsidRPr="00A05164" w:rsidRDefault="00DE0FC5" w:rsidP="00DE0FC5">
            <w:pPr>
              <w:autoSpaceDE/>
              <w:autoSpaceDN/>
              <w:adjustRightInd/>
              <w:spacing w:before="0" w:line="240" w:lineRule="auto"/>
              <w:ind w:left="0"/>
              <w:rPr>
                <w:w w:val="0"/>
                <w:sz w:val="16"/>
                <w:szCs w:val="16"/>
              </w:rPr>
            </w:pPr>
            <w:proofErr w:type="spellStart"/>
            <w:r w:rsidRPr="00A05164">
              <w:rPr>
                <w:sz w:val="16"/>
                <w:szCs w:val="16"/>
              </w:rPr>
              <w:t>Hempadur</w:t>
            </w:r>
            <w:proofErr w:type="spellEnd"/>
            <w:r w:rsidRPr="00A05164">
              <w:rPr>
                <w:sz w:val="16"/>
                <w:szCs w:val="16"/>
              </w:rPr>
              <w:t xml:space="preserve"> 35900</w:t>
            </w:r>
          </w:p>
        </w:tc>
        <w:tc>
          <w:tcPr>
            <w:tcW w:w="992" w:type="dxa"/>
            <w:gridSpan w:val="3"/>
            <w:tcBorders>
              <w:top w:val="nil"/>
              <w:left w:val="nil"/>
              <w:bottom w:val="nil"/>
              <w:right w:val="nil"/>
            </w:tcBorders>
            <w:vAlign w:val="center"/>
          </w:tcPr>
          <w:p w14:paraId="5B65307D" w14:textId="77777777" w:rsidR="00DE0FC5" w:rsidRPr="00A05164" w:rsidRDefault="00DE0FC5" w:rsidP="00DE0FC5">
            <w:pPr>
              <w:autoSpaceDE/>
              <w:autoSpaceDN/>
              <w:adjustRightInd/>
              <w:spacing w:before="0" w:line="240" w:lineRule="auto"/>
              <w:ind w:left="0"/>
              <w:jc w:val="center"/>
              <w:rPr>
                <w:sz w:val="16"/>
                <w:szCs w:val="16"/>
              </w:rPr>
            </w:pPr>
            <w:r w:rsidRPr="00A05164">
              <w:rPr>
                <w:sz w:val="16"/>
                <w:szCs w:val="16"/>
              </w:rPr>
              <w:t>316</w:t>
            </w:r>
          </w:p>
          <w:p w14:paraId="437F3FE1" w14:textId="1CC21A21" w:rsidR="00DE0FC5" w:rsidRPr="00A05164" w:rsidRDefault="00DE0FC5" w:rsidP="00DE0FC5">
            <w:pPr>
              <w:autoSpaceDE/>
              <w:autoSpaceDN/>
              <w:adjustRightInd/>
              <w:spacing w:before="0" w:line="240" w:lineRule="auto"/>
              <w:ind w:left="0"/>
              <w:jc w:val="center"/>
              <w:rPr>
                <w:sz w:val="16"/>
                <w:szCs w:val="16"/>
              </w:rPr>
            </w:pPr>
            <w:r w:rsidRPr="00A05164">
              <w:rPr>
                <w:sz w:val="16"/>
                <w:szCs w:val="16"/>
              </w:rPr>
              <w:t>0</w:t>
            </w:r>
          </w:p>
        </w:tc>
        <w:tc>
          <w:tcPr>
            <w:tcW w:w="1134" w:type="dxa"/>
            <w:gridSpan w:val="2"/>
            <w:tcBorders>
              <w:top w:val="nil"/>
              <w:left w:val="nil"/>
              <w:bottom w:val="nil"/>
              <w:right w:val="nil"/>
            </w:tcBorders>
            <w:vAlign w:val="center"/>
          </w:tcPr>
          <w:p w14:paraId="4ADF8639" w14:textId="77777777" w:rsidR="00DE0FC5" w:rsidRPr="00A05164" w:rsidRDefault="00DE0FC5" w:rsidP="00DE0FC5">
            <w:pPr>
              <w:widowControl w:val="0"/>
              <w:spacing w:before="49" w:line="240" w:lineRule="auto"/>
              <w:ind w:left="142" w:right="-20"/>
              <w:rPr>
                <w:sz w:val="16"/>
                <w:szCs w:val="16"/>
              </w:rPr>
            </w:pPr>
            <w:r w:rsidRPr="00A05164">
              <w:rPr>
                <w:sz w:val="16"/>
                <w:szCs w:val="16"/>
              </w:rPr>
              <w:t>95°C(203°F)</w:t>
            </w:r>
          </w:p>
          <w:p w14:paraId="3B8EE6FE" w14:textId="728D143D" w:rsidR="00DE0FC5" w:rsidRPr="00A05164" w:rsidRDefault="00DE0FC5" w:rsidP="00DE0FC5">
            <w:pPr>
              <w:widowControl w:val="0"/>
              <w:spacing w:before="43" w:line="240" w:lineRule="auto"/>
              <w:ind w:left="142" w:right="-20"/>
              <w:rPr>
                <w:sz w:val="16"/>
                <w:szCs w:val="16"/>
                <w:lang w:val="ru-RU"/>
              </w:rPr>
            </w:pPr>
            <w:r w:rsidRPr="00A05164">
              <w:rPr>
                <w:sz w:val="16"/>
                <w:szCs w:val="16"/>
              </w:rPr>
              <w:t>90°C(194°F)</w:t>
            </w:r>
          </w:p>
        </w:tc>
      </w:tr>
      <w:tr w:rsidR="00BD1133" w:rsidRPr="00AC6690" w14:paraId="00C7397F" w14:textId="77777777" w:rsidTr="003C752A">
        <w:tblPrEx>
          <w:jc w:val="left"/>
          <w:tblCellMar>
            <w:left w:w="0" w:type="dxa"/>
            <w:right w:w="0" w:type="dxa"/>
          </w:tblCellMar>
          <w:tblLook w:val="0000" w:firstRow="0" w:lastRow="0" w:firstColumn="0" w:lastColumn="0" w:noHBand="0" w:noVBand="0"/>
        </w:tblPrEx>
        <w:trPr>
          <w:gridAfter w:val="1"/>
          <w:wAfter w:w="23" w:type="dxa"/>
          <w:trHeight w:val="454"/>
        </w:trPr>
        <w:tc>
          <w:tcPr>
            <w:tcW w:w="2340" w:type="dxa"/>
            <w:gridSpan w:val="4"/>
            <w:vMerge w:val="restart"/>
            <w:tcBorders>
              <w:top w:val="nil"/>
              <w:left w:val="nil"/>
              <w:right w:val="nil"/>
            </w:tcBorders>
            <w:vAlign w:val="center"/>
          </w:tcPr>
          <w:p w14:paraId="6666F810" w14:textId="77777777" w:rsidR="00BD1133" w:rsidRPr="00D750DA" w:rsidRDefault="00E4188E" w:rsidP="002B4C53">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3047" w:type="dxa"/>
            <w:gridSpan w:val="3"/>
            <w:tcBorders>
              <w:top w:val="nil"/>
              <w:left w:val="nil"/>
              <w:bottom w:val="nil"/>
              <w:right w:val="nil"/>
            </w:tcBorders>
            <w:vAlign w:val="center"/>
          </w:tcPr>
          <w:p w14:paraId="17475D33" w14:textId="77777777" w:rsidR="00BD1133" w:rsidRPr="00094809" w:rsidRDefault="00BD1133" w:rsidP="002B4C53">
            <w:pPr>
              <w:autoSpaceDE/>
              <w:autoSpaceDN/>
              <w:adjustRightInd/>
              <w:spacing w:before="0" w:line="240" w:lineRule="auto"/>
              <w:ind w:left="7"/>
              <w:rPr>
                <w:sz w:val="16"/>
                <w:szCs w:val="16"/>
              </w:rPr>
            </w:pPr>
            <w:r>
              <w:rPr>
                <w:sz w:val="16"/>
                <w:szCs w:val="16"/>
              </w:rPr>
              <w:t>Belzona</w:t>
            </w:r>
          </w:p>
        </w:tc>
        <w:tc>
          <w:tcPr>
            <w:tcW w:w="2410" w:type="dxa"/>
            <w:gridSpan w:val="2"/>
            <w:tcBorders>
              <w:top w:val="nil"/>
              <w:left w:val="nil"/>
              <w:bottom w:val="nil"/>
              <w:right w:val="nil"/>
            </w:tcBorders>
            <w:vAlign w:val="center"/>
          </w:tcPr>
          <w:p w14:paraId="27CF29C6" w14:textId="77777777" w:rsidR="00BD1133" w:rsidRPr="00A05164" w:rsidRDefault="00BD1133" w:rsidP="00A84BEB">
            <w:pPr>
              <w:autoSpaceDE/>
              <w:autoSpaceDN/>
              <w:adjustRightInd/>
              <w:spacing w:before="0" w:line="240" w:lineRule="auto"/>
              <w:ind w:left="3"/>
              <w:rPr>
                <w:sz w:val="16"/>
                <w:szCs w:val="16"/>
              </w:rPr>
            </w:pPr>
            <w:r w:rsidRPr="00A05164">
              <w:rPr>
                <w:sz w:val="16"/>
                <w:szCs w:val="16"/>
              </w:rPr>
              <w:t>1391S(Spray)</w:t>
            </w:r>
          </w:p>
          <w:p w14:paraId="518245E7" w14:textId="0A1B30B0" w:rsidR="00BD1133" w:rsidRPr="00A05164" w:rsidRDefault="00BD1133" w:rsidP="002B4C53">
            <w:pPr>
              <w:autoSpaceDE/>
              <w:autoSpaceDN/>
              <w:adjustRightInd/>
              <w:spacing w:before="0" w:line="240" w:lineRule="auto"/>
              <w:ind w:left="0"/>
              <w:rPr>
                <w:w w:val="0"/>
                <w:sz w:val="16"/>
                <w:szCs w:val="16"/>
              </w:rPr>
            </w:pPr>
            <w:r w:rsidRPr="00A05164">
              <w:rPr>
                <w:sz w:val="16"/>
                <w:szCs w:val="16"/>
              </w:rPr>
              <w:t>1593</w:t>
            </w:r>
            <w:r w:rsidR="00273115" w:rsidRPr="00A05164">
              <w:rPr>
                <w:sz w:val="16"/>
                <w:szCs w:val="16"/>
              </w:rPr>
              <w:t xml:space="preserve"> (Trowel)</w:t>
            </w:r>
          </w:p>
        </w:tc>
        <w:tc>
          <w:tcPr>
            <w:tcW w:w="992" w:type="dxa"/>
            <w:gridSpan w:val="3"/>
            <w:tcBorders>
              <w:top w:val="nil"/>
              <w:left w:val="nil"/>
              <w:bottom w:val="nil"/>
              <w:right w:val="nil"/>
            </w:tcBorders>
            <w:vAlign w:val="center"/>
          </w:tcPr>
          <w:p w14:paraId="0DC098DF"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20</w:t>
            </w:r>
          </w:p>
          <w:p w14:paraId="30B55058"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11</w:t>
            </w:r>
          </w:p>
        </w:tc>
        <w:tc>
          <w:tcPr>
            <w:tcW w:w="1134" w:type="dxa"/>
            <w:gridSpan w:val="2"/>
            <w:tcBorders>
              <w:top w:val="nil"/>
              <w:left w:val="nil"/>
              <w:bottom w:val="nil"/>
              <w:right w:val="nil"/>
            </w:tcBorders>
            <w:vAlign w:val="center"/>
          </w:tcPr>
          <w:p w14:paraId="36D815B0" w14:textId="77777777" w:rsidR="00BD1133" w:rsidRPr="00A05164" w:rsidRDefault="00BD1133" w:rsidP="002B4C53">
            <w:pPr>
              <w:widowControl w:val="0"/>
              <w:spacing w:before="43" w:line="240" w:lineRule="auto"/>
              <w:ind w:left="142" w:right="-20"/>
              <w:rPr>
                <w:sz w:val="16"/>
                <w:szCs w:val="16"/>
              </w:rPr>
            </w:pPr>
            <w:r w:rsidRPr="00A05164">
              <w:rPr>
                <w:sz w:val="16"/>
                <w:szCs w:val="16"/>
              </w:rPr>
              <w:t>110°C(230°F)</w:t>
            </w:r>
          </w:p>
          <w:p w14:paraId="0BDEE36B" w14:textId="6DF0CA90" w:rsidR="00BD1133" w:rsidRPr="00A05164" w:rsidRDefault="00BD1133" w:rsidP="00E47D4A">
            <w:pPr>
              <w:widowControl w:val="0"/>
              <w:spacing w:before="49" w:line="240" w:lineRule="auto"/>
              <w:ind w:left="0" w:right="-20"/>
              <w:rPr>
                <w:sz w:val="16"/>
                <w:szCs w:val="16"/>
                <w:lang w:val="ru-RU"/>
              </w:rPr>
            </w:pPr>
            <w:r w:rsidRPr="00A05164">
              <w:rPr>
                <w:sz w:val="16"/>
                <w:szCs w:val="16"/>
              </w:rPr>
              <w:t xml:space="preserve">   160°C(320°F)</w:t>
            </w:r>
          </w:p>
        </w:tc>
      </w:tr>
      <w:tr w:rsidR="00BD1133" w:rsidRPr="00AC6690" w14:paraId="1E16781C"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vMerge/>
            <w:tcBorders>
              <w:left w:val="nil"/>
              <w:bottom w:val="nil"/>
              <w:right w:val="nil"/>
            </w:tcBorders>
            <w:vAlign w:val="center"/>
          </w:tcPr>
          <w:p w14:paraId="75F56465" w14:textId="77777777" w:rsidR="00BD1133" w:rsidRPr="00AC6690" w:rsidRDefault="00BD1133" w:rsidP="002B4C53">
            <w:pPr>
              <w:autoSpaceDE/>
              <w:autoSpaceDN/>
              <w:adjustRightInd/>
              <w:spacing w:before="0" w:line="240" w:lineRule="auto"/>
              <w:ind w:left="0"/>
              <w:rPr>
                <w:b/>
                <w:sz w:val="16"/>
                <w:szCs w:val="16"/>
              </w:rPr>
            </w:pPr>
          </w:p>
        </w:tc>
        <w:tc>
          <w:tcPr>
            <w:tcW w:w="3047" w:type="dxa"/>
            <w:gridSpan w:val="3"/>
            <w:tcBorders>
              <w:top w:val="nil"/>
              <w:left w:val="nil"/>
              <w:bottom w:val="nil"/>
              <w:right w:val="nil"/>
            </w:tcBorders>
            <w:vAlign w:val="center"/>
          </w:tcPr>
          <w:p w14:paraId="62197DC9" w14:textId="77777777" w:rsidR="00BD1133" w:rsidRPr="00094809" w:rsidRDefault="00BD1133" w:rsidP="002B4C53">
            <w:pPr>
              <w:autoSpaceDE/>
              <w:autoSpaceDN/>
              <w:adjustRightInd/>
              <w:spacing w:before="0" w:line="240" w:lineRule="auto"/>
              <w:ind w:left="7"/>
              <w:rPr>
                <w:sz w:val="16"/>
                <w:szCs w:val="16"/>
              </w:rPr>
            </w:pPr>
            <w:r>
              <w:rPr>
                <w:sz w:val="16"/>
                <w:szCs w:val="16"/>
              </w:rPr>
              <w:t>International</w:t>
            </w:r>
          </w:p>
        </w:tc>
        <w:tc>
          <w:tcPr>
            <w:tcW w:w="2410" w:type="dxa"/>
            <w:gridSpan w:val="2"/>
            <w:tcBorders>
              <w:top w:val="nil"/>
              <w:left w:val="nil"/>
              <w:bottom w:val="nil"/>
              <w:right w:val="nil"/>
            </w:tcBorders>
            <w:vAlign w:val="center"/>
          </w:tcPr>
          <w:p w14:paraId="06FB8095" w14:textId="77777777" w:rsidR="00BD1133" w:rsidRPr="00A05164" w:rsidRDefault="00BD1133" w:rsidP="002B4C53">
            <w:pPr>
              <w:autoSpaceDE/>
              <w:autoSpaceDN/>
              <w:adjustRightInd/>
              <w:spacing w:before="0" w:line="240" w:lineRule="auto"/>
              <w:ind w:left="0"/>
              <w:rPr>
                <w:w w:val="0"/>
                <w:sz w:val="16"/>
                <w:szCs w:val="16"/>
              </w:rPr>
            </w:pPr>
            <w:r w:rsidRPr="00A05164">
              <w:rPr>
                <w:sz w:val="16"/>
                <w:szCs w:val="16"/>
              </w:rPr>
              <w:t>Interline 994</w:t>
            </w:r>
          </w:p>
        </w:tc>
        <w:tc>
          <w:tcPr>
            <w:tcW w:w="992" w:type="dxa"/>
            <w:gridSpan w:val="3"/>
            <w:tcBorders>
              <w:top w:val="nil"/>
              <w:left w:val="nil"/>
              <w:bottom w:val="nil"/>
              <w:right w:val="nil"/>
            </w:tcBorders>
            <w:vAlign w:val="center"/>
          </w:tcPr>
          <w:p w14:paraId="79809191"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1</w:t>
            </w:r>
          </w:p>
        </w:tc>
        <w:tc>
          <w:tcPr>
            <w:tcW w:w="1134" w:type="dxa"/>
            <w:gridSpan w:val="2"/>
            <w:tcBorders>
              <w:top w:val="nil"/>
              <w:left w:val="nil"/>
              <w:bottom w:val="nil"/>
              <w:right w:val="nil"/>
            </w:tcBorders>
            <w:vAlign w:val="center"/>
          </w:tcPr>
          <w:p w14:paraId="545D65C7" w14:textId="77777777" w:rsidR="00BD1133" w:rsidRPr="00A05164" w:rsidRDefault="00BD1133" w:rsidP="002B4C53">
            <w:pPr>
              <w:widowControl w:val="0"/>
              <w:spacing w:before="43" w:line="240" w:lineRule="auto"/>
              <w:ind w:left="142" w:right="-20"/>
              <w:rPr>
                <w:w w:val="0"/>
                <w:sz w:val="16"/>
                <w:szCs w:val="16"/>
              </w:rPr>
            </w:pPr>
            <w:r w:rsidRPr="00A05164">
              <w:rPr>
                <w:sz w:val="16"/>
                <w:szCs w:val="16"/>
              </w:rPr>
              <w:t>95°C(203°F)</w:t>
            </w:r>
          </w:p>
        </w:tc>
      </w:tr>
      <w:tr w:rsidR="00BD1133" w:rsidRPr="00AC6690" w14:paraId="5785F82B"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nil"/>
              <w:left w:val="nil"/>
              <w:bottom w:val="nil"/>
              <w:right w:val="nil"/>
            </w:tcBorders>
            <w:vAlign w:val="center"/>
          </w:tcPr>
          <w:p w14:paraId="5F0A8477" w14:textId="77777777" w:rsidR="00BD1133" w:rsidRPr="00AC6690" w:rsidRDefault="00BD1133" w:rsidP="002B4C53">
            <w:pPr>
              <w:autoSpaceDE/>
              <w:autoSpaceDN/>
              <w:adjustRightInd/>
              <w:spacing w:before="0" w:line="240" w:lineRule="auto"/>
              <w:ind w:left="0"/>
              <w:rPr>
                <w:b/>
                <w:sz w:val="16"/>
                <w:szCs w:val="16"/>
              </w:rPr>
            </w:pPr>
          </w:p>
        </w:tc>
        <w:tc>
          <w:tcPr>
            <w:tcW w:w="3047" w:type="dxa"/>
            <w:gridSpan w:val="3"/>
            <w:tcBorders>
              <w:top w:val="nil"/>
              <w:left w:val="nil"/>
              <w:bottom w:val="nil"/>
              <w:right w:val="nil"/>
            </w:tcBorders>
            <w:vAlign w:val="center"/>
          </w:tcPr>
          <w:p w14:paraId="3188AF36" w14:textId="77777777" w:rsidR="00BD1133" w:rsidRPr="00094809" w:rsidRDefault="00BD1133" w:rsidP="002B4C53">
            <w:pPr>
              <w:autoSpaceDE/>
              <w:autoSpaceDN/>
              <w:adjustRightInd/>
              <w:spacing w:before="0" w:line="240" w:lineRule="auto"/>
              <w:ind w:left="7"/>
              <w:rPr>
                <w:sz w:val="16"/>
                <w:szCs w:val="16"/>
              </w:rPr>
            </w:pPr>
            <w:r w:rsidRPr="0023647C">
              <w:rPr>
                <w:sz w:val="16"/>
                <w:szCs w:val="16"/>
              </w:rPr>
              <w:t>Jotun</w:t>
            </w:r>
          </w:p>
        </w:tc>
        <w:tc>
          <w:tcPr>
            <w:tcW w:w="2410" w:type="dxa"/>
            <w:gridSpan w:val="2"/>
            <w:tcBorders>
              <w:top w:val="nil"/>
              <w:left w:val="nil"/>
              <w:bottom w:val="nil"/>
              <w:right w:val="nil"/>
            </w:tcBorders>
            <w:vAlign w:val="center"/>
          </w:tcPr>
          <w:p w14:paraId="63B66642" w14:textId="5C0E03AE" w:rsidR="00472932" w:rsidRPr="00A05164" w:rsidRDefault="00BD1133" w:rsidP="002B4C53">
            <w:pPr>
              <w:autoSpaceDE/>
              <w:autoSpaceDN/>
              <w:adjustRightInd/>
              <w:spacing w:before="0" w:line="240" w:lineRule="auto"/>
              <w:ind w:left="0"/>
              <w:rPr>
                <w:sz w:val="16"/>
                <w:szCs w:val="16"/>
                <w:lang w:val="ru-RU"/>
              </w:rPr>
            </w:pPr>
            <w:proofErr w:type="spellStart"/>
            <w:r w:rsidRPr="00A05164">
              <w:rPr>
                <w:sz w:val="16"/>
                <w:szCs w:val="16"/>
              </w:rPr>
              <w:t>Tankguard</w:t>
            </w:r>
            <w:proofErr w:type="spellEnd"/>
            <w:r w:rsidRPr="00A05164">
              <w:rPr>
                <w:sz w:val="16"/>
                <w:szCs w:val="16"/>
              </w:rPr>
              <w:t xml:space="preserve"> Storage</w:t>
            </w:r>
          </w:p>
        </w:tc>
        <w:tc>
          <w:tcPr>
            <w:tcW w:w="992" w:type="dxa"/>
            <w:gridSpan w:val="3"/>
            <w:tcBorders>
              <w:top w:val="nil"/>
              <w:left w:val="nil"/>
              <w:bottom w:val="nil"/>
              <w:right w:val="nil"/>
            </w:tcBorders>
            <w:vAlign w:val="center"/>
          </w:tcPr>
          <w:p w14:paraId="677DE24B"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310</w:t>
            </w:r>
          </w:p>
        </w:tc>
        <w:tc>
          <w:tcPr>
            <w:tcW w:w="1134" w:type="dxa"/>
            <w:gridSpan w:val="2"/>
            <w:tcBorders>
              <w:top w:val="nil"/>
              <w:left w:val="nil"/>
              <w:bottom w:val="nil"/>
              <w:right w:val="nil"/>
            </w:tcBorders>
            <w:vAlign w:val="center"/>
          </w:tcPr>
          <w:p w14:paraId="635F3BCC" w14:textId="77777777" w:rsidR="00BD1133" w:rsidRPr="00A05164" w:rsidRDefault="00BD1133" w:rsidP="002B4C53">
            <w:pPr>
              <w:widowControl w:val="0"/>
              <w:spacing w:before="43" w:line="240" w:lineRule="auto"/>
              <w:ind w:left="142" w:right="-20"/>
              <w:rPr>
                <w:sz w:val="16"/>
                <w:szCs w:val="16"/>
              </w:rPr>
            </w:pPr>
            <w:r w:rsidRPr="00A05164">
              <w:rPr>
                <w:sz w:val="16"/>
                <w:szCs w:val="16"/>
              </w:rPr>
              <w:t>95°C(203°F)</w:t>
            </w:r>
          </w:p>
        </w:tc>
      </w:tr>
      <w:tr w:rsidR="003C752A" w:rsidRPr="00AC6690" w14:paraId="3C3649DE"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nil"/>
              <w:left w:val="nil"/>
              <w:bottom w:val="nil"/>
              <w:right w:val="nil"/>
            </w:tcBorders>
            <w:vAlign w:val="center"/>
          </w:tcPr>
          <w:p w14:paraId="498E7B83" w14:textId="77777777" w:rsidR="003C752A" w:rsidRPr="00AC6690" w:rsidRDefault="003C752A" w:rsidP="003C752A">
            <w:pPr>
              <w:autoSpaceDE/>
              <w:autoSpaceDN/>
              <w:adjustRightInd/>
              <w:spacing w:before="0" w:line="240" w:lineRule="auto"/>
              <w:ind w:left="0"/>
              <w:rPr>
                <w:b/>
                <w:sz w:val="16"/>
                <w:szCs w:val="16"/>
              </w:rPr>
            </w:pPr>
          </w:p>
        </w:tc>
        <w:tc>
          <w:tcPr>
            <w:tcW w:w="3047" w:type="dxa"/>
            <w:gridSpan w:val="3"/>
            <w:tcBorders>
              <w:top w:val="nil"/>
              <w:left w:val="nil"/>
              <w:bottom w:val="nil"/>
              <w:right w:val="nil"/>
            </w:tcBorders>
            <w:vAlign w:val="center"/>
          </w:tcPr>
          <w:p w14:paraId="7A252E06" w14:textId="77777777" w:rsidR="003C752A" w:rsidRPr="00094809" w:rsidRDefault="003C752A" w:rsidP="003C752A">
            <w:pPr>
              <w:autoSpaceDE/>
              <w:autoSpaceDN/>
              <w:adjustRightInd/>
              <w:spacing w:before="0" w:line="240" w:lineRule="auto"/>
              <w:ind w:left="7"/>
              <w:rPr>
                <w:sz w:val="16"/>
                <w:szCs w:val="16"/>
              </w:rPr>
            </w:pPr>
            <w:r w:rsidRPr="00AC6690">
              <w:rPr>
                <w:sz w:val="16"/>
                <w:szCs w:val="16"/>
              </w:rPr>
              <w:t>PPG</w:t>
            </w:r>
          </w:p>
        </w:tc>
        <w:tc>
          <w:tcPr>
            <w:tcW w:w="2410" w:type="dxa"/>
            <w:gridSpan w:val="2"/>
            <w:tcBorders>
              <w:top w:val="nil"/>
              <w:left w:val="nil"/>
              <w:bottom w:val="nil"/>
              <w:right w:val="nil"/>
            </w:tcBorders>
            <w:vAlign w:val="center"/>
          </w:tcPr>
          <w:p w14:paraId="7519E61B" w14:textId="15480AEE" w:rsidR="003C752A" w:rsidRPr="00A05164" w:rsidRDefault="003C752A" w:rsidP="003C752A">
            <w:pPr>
              <w:autoSpaceDE/>
              <w:autoSpaceDN/>
              <w:adjustRightInd/>
              <w:spacing w:before="0" w:line="240" w:lineRule="auto"/>
              <w:ind w:left="0"/>
              <w:rPr>
                <w:sz w:val="16"/>
                <w:szCs w:val="16"/>
                <w:lang w:val="ru-RU"/>
              </w:rPr>
            </w:pPr>
            <w:proofErr w:type="spellStart"/>
            <w:r w:rsidRPr="00A05164">
              <w:rPr>
                <w:sz w:val="16"/>
                <w:szCs w:val="16"/>
              </w:rPr>
              <w:t>Amercoat</w:t>
            </w:r>
            <w:proofErr w:type="spellEnd"/>
            <w:r w:rsidRPr="00A05164">
              <w:rPr>
                <w:sz w:val="16"/>
                <w:szCs w:val="16"/>
              </w:rPr>
              <w:t xml:space="preserve"> 91</w:t>
            </w:r>
          </w:p>
          <w:p w14:paraId="7F63896C" w14:textId="6F223AD3" w:rsidR="003C752A" w:rsidRPr="00A05164" w:rsidRDefault="003C752A" w:rsidP="003C752A">
            <w:pPr>
              <w:autoSpaceDE/>
              <w:autoSpaceDN/>
              <w:adjustRightInd/>
              <w:spacing w:before="0" w:line="240" w:lineRule="auto"/>
              <w:ind w:left="0"/>
              <w:rPr>
                <w:sz w:val="16"/>
                <w:szCs w:val="16"/>
                <w:lang w:val="ru-RU"/>
              </w:rPr>
            </w:pPr>
            <w:proofErr w:type="spellStart"/>
            <w:r w:rsidRPr="00A05164">
              <w:rPr>
                <w:sz w:val="16"/>
                <w:szCs w:val="16"/>
              </w:rPr>
              <w:t>Phenguard</w:t>
            </w:r>
            <w:proofErr w:type="spellEnd"/>
            <w:r w:rsidRPr="00A05164">
              <w:rPr>
                <w:sz w:val="16"/>
                <w:szCs w:val="16"/>
              </w:rPr>
              <w:t xml:space="preserve"> 9</w:t>
            </w:r>
            <w:r w:rsidRPr="00A05164">
              <w:rPr>
                <w:sz w:val="16"/>
                <w:szCs w:val="16"/>
                <w:lang w:val="ru-RU"/>
              </w:rPr>
              <w:t>4</w:t>
            </w:r>
            <w:r w:rsidRPr="00A05164">
              <w:rPr>
                <w:sz w:val="16"/>
                <w:szCs w:val="16"/>
              </w:rPr>
              <w:t>0 Series</w:t>
            </w:r>
          </w:p>
        </w:tc>
        <w:tc>
          <w:tcPr>
            <w:tcW w:w="992" w:type="dxa"/>
            <w:gridSpan w:val="3"/>
            <w:tcBorders>
              <w:top w:val="nil"/>
              <w:left w:val="nil"/>
              <w:bottom w:val="nil"/>
              <w:right w:val="nil"/>
            </w:tcBorders>
            <w:vAlign w:val="center"/>
          </w:tcPr>
          <w:p w14:paraId="11B6B4DC" w14:textId="77777777" w:rsidR="003C752A" w:rsidRPr="00A05164" w:rsidRDefault="003C752A" w:rsidP="003C752A">
            <w:pPr>
              <w:autoSpaceDE/>
              <w:autoSpaceDN/>
              <w:adjustRightInd/>
              <w:spacing w:before="0" w:line="240" w:lineRule="auto"/>
              <w:ind w:left="0"/>
              <w:jc w:val="center"/>
              <w:rPr>
                <w:sz w:val="16"/>
                <w:szCs w:val="16"/>
                <w:lang w:val="ru-RU"/>
              </w:rPr>
            </w:pPr>
            <w:r w:rsidRPr="00A05164">
              <w:rPr>
                <w:sz w:val="16"/>
                <w:szCs w:val="16"/>
              </w:rPr>
              <w:t>410</w:t>
            </w:r>
          </w:p>
          <w:p w14:paraId="289BEE25" w14:textId="51E98F0B" w:rsidR="003C752A" w:rsidRPr="00A05164" w:rsidRDefault="003C752A" w:rsidP="003C752A">
            <w:pPr>
              <w:autoSpaceDE/>
              <w:autoSpaceDN/>
              <w:adjustRightInd/>
              <w:spacing w:before="0" w:line="240" w:lineRule="auto"/>
              <w:ind w:left="0"/>
              <w:jc w:val="center"/>
              <w:rPr>
                <w:sz w:val="16"/>
                <w:szCs w:val="16"/>
              </w:rPr>
            </w:pPr>
            <w:r w:rsidRPr="00A05164">
              <w:rPr>
                <w:sz w:val="16"/>
                <w:szCs w:val="16"/>
                <w:lang w:val="ru-RU"/>
              </w:rPr>
              <w:t>315-410</w:t>
            </w:r>
          </w:p>
        </w:tc>
        <w:tc>
          <w:tcPr>
            <w:tcW w:w="1134" w:type="dxa"/>
            <w:gridSpan w:val="2"/>
            <w:tcBorders>
              <w:top w:val="nil"/>
              <w:left w:val="nil"/>
              <w:bottom w:val="nil"/>
              <w:right w:val="nil"/>
            </w:tcBorders>
            <w:vAlign w:val="center"/>
          </w:tcPr>
          <w:p w14:paraId="010BC94D" w14:textId="0FB5E32A" w:rsidR="003C752A" w:rsidRPr="00A05164" w:rsidRDefault="003C752A" w:rsidP="003C752A">
            <w:pPr>
              <w:widowControl w:val="0"/>
              <w:spacing w:before="43" w:line="240" w:lineRule="auto"/>
              <w:ind w:left="142" w:right="-20"/>
              <w:rPr>
                <w:w w:val="0"/>
                <w:sz w:val="16"/>
                <w:szCs w:val="16"/>
              </w:rPr>
            </w:pPr>
            <w:r w:rsidRPr="00A05164">
              <w:rPr>
                <w:sz w:val="16"/>
                <w:szCs w:val="16"/>
              </w:rPr>
              <w:t>82</w:t>
            </w:r>
            <w:del w:id="627" w:author="Issayevskiy, Konstantin [STAMGazStroy LLP]" w:date="2025-12-10T16:09:00Z" w16du:dateUtc="2025-12-10T11:09:00Z">
              <w:r w:rsidRPr="00A05164" w:rsidDel="00222DC7">
                <w:rPr>
                  <w:sz w:val="16"/>
                  <w:szCs w:val="16"/>
                </w:rPr>
                <w:delText>.2</w:delText>
              </w:r>
            </w:del>
            <w:r w:rsidRPr="00A05164">
              <w:rPr>
                <w:sz w:val="16"/>
                <w:szCs w:val="16"/>
              </w:rPr>
              <w:t>°C (180°F)</w:t>
            </w:r>
          </w:p>
        </w:tc>
      </w:tr>
      <w:tr w:rsidR="00BD1133" w:rsidRPr="00AC6690" w14:paraId="5C02FC39" w14:textId="77777777" w:rsidTr="003C752A">
        <w:tblPrEx>
          <w:jc w:val="left"/>
          <w:tblCellMar>
            <w:left w:w="0" w:type="dxa"/>
            <w:right w:w="0" w:type="dxa"/>
          </w:tblCellMar>
          <w:tblLook w:val="0000" w:firstRow="0" w:lastRow="0" w:firstColumn="0" w:lastColumn="0" w:noHBand="0" w:noVBand="0"/>
        </w:tblPrEx>
        <w:trPr>
          <w:gridAfter w:val="1"/>
          <w:wAfter w:w="23" w:type="dxa"/>
        </w:trPr>
        <w:tc>
          <w:tcPr>
            <w:tcW w:w="2340" w:type="dxa"/>
            <w:gridSpan w:val="4"/>
            <w:tcBorders>
              <w:top w:val="nil"/>
              <w:left w:val="nil"/>
              <w:bottom w:val="single" w:sz="12" w:space="0" w:color="auto"/>
              <w:right w:val="nil"/>
            </w:tcBorders>
            <w:vAlign w:val="center"/>
          </w:tcPr>
          <w:p w14:paraId="09BC9AA7" w14:textId="77777777" w:rsidR="00BD1133" w:rsidRPr="00AC6690" w:rsidRDefault="00BD1133" w:rsidP="002B4C53">
            <w:pPr>
              <w:autoSpaceDE/>
              <w:autoSpaceDN/>
              <w:adjustRightInd/>
              <w:spacing w:before="0" w:line="240" w:lineRule="auto"/>
              <w:ind w:left="0"/>
              <w:rPr>
                <w:b/>
                <w:sz w:val="16"/>
                <w:szCs w:val="16"/>
              </w:rPr>
            </w:pPr>
          </w:p>
        </w:tc>
        <w:tc>
          <w:tcPr>
            <w:tcW w:w="3047" w:type="dxa"/>
            <w:gridSpan w:val="3"/>
            <w:tcBorders>
              <w:top w:val="nil"/>
              <w:left w:val="nil"/>
              <w:bottom w:val="single" w:sz="12" w:space="0" w:color="auto"/>
              <w:right w:val="nil"/>
            </w:tcBorders>
            <w:vAlign w:val="center"/>
          </w:tcPr>
          <w:p w14:paraId="23859ECF" w14:textId="77777777" w:rsidR="00BD1133" w:rsidRPr="00094809" w:rsidRDefault="00BD1133" w:rsidP="002B4C53">
            <w:pPr>
              <w:autoSpaceDE/>
              <w:autoSpaceDN/>
              <w:adjustRightInd/>
              <w:spacing w:before="0" w:line="240" w:lineRule="auto"/>
              <w:ind w:left="7"/>
              <w:rPr>
                <w:sz w:val="16"/>
                <w:szCs w:val="16"/>
              </w:rPr>
            </w:pPr>
            <w:r w:rsidRPr="00AC6690">
              <w:rPr>
                <w:sz w:val="16"/>
                <w:szCs w:val="16"/>
              </w:rPr>
              <w:t>Sherwin-Williams</w:t>
            </w:r>
          </w:p>
        </w:tc>
        <w:tc>
          <w:tcPr>
            <w:tcW w:w="2410" w:type="dxa"/>
            <w:gridSpan w:val="2"/>
            <w:tcBorders>
              <w:top w:val="nil"/>
              <w:left w:val="nil"/>
              <w:bottom w:val="single" w:sz="12" w:space="0" w:color="auto"/>
              <w:right w:val="nil"/>
            </w:tcBorders>
            <w:vAlign w:val="center"/>
          </w:tcPr>
          <w:p w14:paraId="582A3022" w14:textId="77777777" w:rsidR="00BD1133" w:rsidRPr="00A05164" w:rsidRDefault="00BD1133" w:rsidP="002B4C53">
            <w:pPr>
              <w:autoSpaceDE/>
              <w:autoSpaceDN/>
              <w:adjustRightInd/>
              <w:spacing w:before="0" w:line="240" w:lineRule="auto"/>
              <w:ind w:left="0"/>
              <w:rPr>
                <w:w w:val="0"/>
                <w:sz w:val="16"/>
                <w:szCs w:val="16"/>
              </w:rPr>
            </w:pPr>
            <w:proofErr w:type="spellStart"/>
            <w:r w:rsidRPr="00A05164">
              <w:rPr>
                <w:sz w:val="16"/>
                <w:szCs w:val="16"/>
              </w:rPr>
              <w:t>Epo</w:t>
            </w:r>
            <w:proofErr w:type="spellEnd"/>
            <w:r w:rsidRPr="00A05164">
              <w:rPr>
                <w:sz w:val="16"/>
                <w:szCs w:val="16"/>
              </w:rPr>
              <w:t>-Phen FF</w:t>
            </w:r>
          </w:p>
        </w:tc>
        <w:tc>
          <w:tcPr>
            <w:tcW w:w="992" w:type="dxa"/>
            <w:gridSpan w:val="3"/>
            <w:tcBorders>
              <w:top w:val="nil"/>
              <w:left w:val="nil"/>
              <w:bottom w:val="single" w:sz="12" w:space="0" w:color="auto"/>
              <w:right w:val="nil"/>
            </w:tcBorders>
            <w:vAlign w:val="center"/>
          </w:tcPr>
          <w:p w14:paraId="65856662" w14:textId="77777777" w:rsidR="00BD1133" w:rsidRPr="00A05164" w:rsidRDefault="00BD1133" w:rsidP="002B4C53">
            <w:pPr>
              <w:autoSpaceDE/>
              <w:autoSpaceDN/>
              <w:adjustRightInd/>
              <w:spacing w:before="0" w:line="240" w:lineRule="auto"/>
              <w:ind w:left="0"/>
              <w:jc w:val="center"/>
              <w:rPr>
                <w:sz w:val="16"/>
                <w:szCs w:val="16"/>
              </w:rPr>
            </w:pPr>
            <w:r w:rsidRPr="00A05164">
              <w:rPr>
                <w:sz w:val="16"/>
                <w:szCs w:val="16"/>
              </w:rPr>
              <w:t>250</w:t>
            </w:r>
          </w:p>
        </w:tc>
        <w:tc>
          <w:tcPr>
            <w:tcW w:w="1134" w:type="dxa"/>
            <w:gridSpan w:val="2"/>
            <w:tcBorders>
              <w:top w:val="nil"/>
              <w:left w:val="nil"/>
              <w:bottom w:val="single" w:sz="12" w:space="0" w:color="auto"/>
              <w:right w:val="nil"/>
            </w:tcBorders>
            <w:vAlign w:val="center"/>
          </w:tcPr>
          <w:p w14:paraId="49B5BC3B" w14:textId="77777777" w:rsidR="00BD1133" w:rsidRPr="00A05164" w:rsidRDefault="00BD1133" w:rsidP="002B4C53">
            <w:pPr>
              <w:widowControl w:val="0"/>
              <w:spacing w:before="43" w:line="240" w:lineRule="auto"/>
              <w:ind w:left="142" w:right="-20"/>
              <w:rPr>
                <w:sz w:val="16"/>
                <w:szCs w:val="16"/>
              </w:rPr>
            </w:pPr>
            <w:r w:rsidRPr="00A05164">
              <w:rPr>
                <w:sz w:val="16"/>
                <w:szCs w:val="16"/>
              </w:rPr>
              <w:t>82°C(180°F)</w:t>
            </w:r>
          </w:p>
        </w:tc>
      </w:tr>
      <w:tr w:rsidR="00E4188E" w:rsidRPr="00E4188E" w14:paraId="52A07B34" w14:textId="77777777" w:rsidTr="003A3C6A">
        <w:tblPrEx>
          <w:jc w:val="left"/>
          <w:tblCellMar>
            <w:left w:w="0" w:type="dxa"/>
            <w:right w:w="0" w:type="dxa"/>
          </w:tblCellMar>
          <w:tblLook w:val="0000" w:firstRow="0" w:lastRow="0" w:firstColumn="0" w:lastColumn="0" w:noHBand="0" w:noVBand="0"/>
        </w:tblPrEx>
        <w:trPr>
          <w:gridAfter w:val="1"/>
          <w:wAfter w:w="23" w:type="dxa"/>
          <w:trHeight w:hRule="exact" w:val="520"/>
        </w:trPr>
        <w:tc>
          <w:tcPr>
            <w:tcW w:w="2340" w:type="dxa"/>
            <w:gridSpan w:val="4"/>
            <w:tcBorders>
              <w:top w:val="single" w:sz="12" w:space="0" w:color="auto"/>
              <w:left w:val="nil"/>
              <w:bottom w:val="nil"/>
              <w:right w:val="nil"/>
            </w:tcBorders>
            <w:vAlign w:val="center"/>
          </w:tcPr>
          <w:p w14:paraId="7992F9E9" w14:textId="77777777" w:rsidR="00E4188E" w:rsidRPr="00D750DA" w:rsidRDefault="00E4188E" w:rsidP="002B4C53">
            <w:pPr>
              <w:autoSpaceDE/>
              <w:autoSpaceDN/>
              <w:adjustRightInd/>
              <w:spacing w:before="0" w:line="240" w:lineRule="auto"/>
              <w:ind w:left="0"/>
              <w:rPr>
                <w:b/>
                <w:sz w:val="16"/>
                <w:szCs w:val="16"/>
                <w:lang w:val="ru-RU"/>
              </w:rPr>
            </w:pPr>
            <w:r w:rsidRPr="009C75F6">
              <w:rPr>
                <w:b/>
                <w:color w:val="auto"/>
                <w:sz w:val="16"/>
                <w:szCs w:val="24"/>
                <w:lang w:val="ru-RU"/>
              </w:rPr>
              <w:t>Последнее обновление:</w:t>
            </w:r>
          </w:p>
        </w:tc>
        <w:tc>
          <w:tcPr>
            <w:tcW w:w="7583" w:type="dxa"/>
            <w:gridSpan w:val="10"/>
            <w:tcBorders>
              <w:top w:val="single" w:sz="12" w:space="0" w:color="auto"/>
              <w:left w:val="nil"/>
              <w:bottom w:val="nil"/>
              <w:right w:val="nil"/>
            </w:tcBorders>
            <w:vAlign w:val="center"/>
          </w:tcPr>
          <w:p w14:paraId="168A4C5E" w14:textId="00189A4D" w:rsidR="00E4188E" w:rsidRPr="00A60BB6" w:rsidRDefault="0060738A" w:rsidP="00E4188E">
            <w:pPr>
              <w:autoSpaceDE/>
              <w:autoSpaceDN/>
              <w:adjustRightInd/>
              <w:spacing w:before="0" w:line="240" w:lineRule="auto"/>
              <w:ind w:left="7" w:right="1418"/>
              <w:rPr>
                <w:i/>
                <w:sz w:val="14"/>
                <w:szCs w:val="14"/>
                <w:lang w:val="ru-RU"/>
              </w:rPr>
            </w:pPr>
            <w:r>
              <w:rPr>
                <w:color w:val="auto"/>
                <w:sz w:val="16"/>
                <w:szCs w:val="24"/>
                <w:lang w:val="ru-RU"/>
              </w:rPr>
              <w:t>Ноябрь</w:t>
            </w:r>
            <w:r w:rsidR="003A3C6A">
              <w:rPr>
                <w:color w:val="auto"/>
                <w:sz w:val="16"/>
                <w:szCs w:val="24"/>
                <w:lang w:val="ru-RU"/>
              </w:rPr>
              <w:t xml:space="preserve"> </w:t>
            </w:r>
            <w:r w:rsidR="00A60BB6">
              <w:rPr>
                <w:color w:val="auto"/>
                <w:sz w:val="16"/>
                <w:szCs w:val="24"/>
                <w:lang w:val="ru-RU"/>
              </w:rPr>
              <w:t>2025</w:t>
            </w:r>
          </w:p>
        </w:tc>
      </w:tr>
    </w:tbl>
    <w:p w14:paraId="364350A4" w14:textId="77777777" w:rsidR="00F13A94" w:rsidRDefault="00F13A94" w:rsidP="00F13A94">
      <w:pPr>
        <w:widowControl w:val="0"/>
        <w:spacing w:line="240" w:lineRule="auto"/>
        <w:ind w:left="1350" w:right="151" w:hanging="1260"/>
        <w:contextualSpacing/>
        <w:rPr>
          <w:sz w:val="16"/>
          <w:szCs w:val="16"/>
          <w:lang w:val="ru-RU"/>
        </w:rPr>
      </w:pPr>
    </w:p>
    <w:p w14:paraId="6F6C699E" w14:textId="113841DC" w:rsidR="005E66FC" w:rsidRPr="001F0EC8" w:rsidRDefault="005E66FC" w:rsidP="00F13A94">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1</w:t>
      </w:r>
      <w:r w:rsidRPr="00043B9C">
        <w:rPr>
          <w:sz w:val="16"/>
          <w:szCs w:val="16"/>
          <w:lang w:val="ru-RU"/>
        </w:rPr>
        <w:t xml:space="preserve">: </w:t>
      </w:r>
      <w:r w:rsidR="00F13A94">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693139">
        <w:rPr>
          <w:sz w:val="16"/>
          <w:szCs w:val="16"/>
          <w:lang w:val="ru-RU"/>
        </w:rPr>
        <w:t xml:space="preserve"> </w:t>
      </w:r>
      <w:r>
        <w:rPr>
          <w:sz w:val="16"/>
          <w:szCs w:val="16"/>
          <w:lang w:val="ru-RU"/>
        </w:rPr>
        <w:t>Отклонение допускается если покрытие выпускается в одном цвете.</w:t>
      </w:r>
    </w:p>
    <w:p w14:paraId="205C08AD" w14:textId="77777777" w:rsidR="005E66FC" w:rsidRDefault="005E66FC" w:rsidP="002B5E17">
      <w:pPr>
        <w:tabs>
          <w:tab w:val="left" w:pos="3225"/>
        </w:tabs>
        <w:rPr>
          <w:color w:val="auto"/>
          <w:lang w:val="ru-RU"/>
        </w:rPr>
      </w:pPr>
    </w:p>
    <w:p w14:paraId="500DEA8C" w14:textId="77777777" w:rsidR="005E66FC" w:rsidRDefault="005E66FC" w:rsidP="002B5E17">
      <w:pPr>
        <w:tabs>
          <w:tab w:val="left" w:pos="3225"/>
        </w:tabs>
        <w:rPr>
          <w:color w:val="auto"/>
          <w:lang w:val="ru-RU"/>
        </w:rPr>
      </w:pPr>
    </w:p>
    <w:p w14:paraId="71A3578C" w14:textId="38DB4C61" w:rsidR="002B5E17" w:rsidRDefault="002B5E17" w:rsidP="002B5E17">
      <w:pPr>
        <w:tabs>
          <w:tab w:val="left" w:pos="3225"/>
        </w:tabs>
        <w:rPr>
          <w:color w:val="auto"/>
          <w:lang w:val="ru-RU"/>
        </w:rPr>
      </w:pPr>
      <w:r w:rsidRPr="00F029EB">
        <w:rPr>
          <w:color w:val="auto"/>
          <w:lang w:val="ru-RU"/>
        </w:rPr>
        <w:br w:type="page"/>
      </w:r>
    </w:p>
    <w:p w14:paraId="22629803" w14:textId="77777777" w:rsidR="002767F2" w:rsidRPr="00F029EB" w:rsidRDefault="002767F2" w:rsidP="002B5E17">
      <w:pPr>
        <w:tabs>
          <w:tab w:val="left" w:pos="3225"/>
        </w:tabs>
        <w:rPr>
          <w:color w:val="auto"/>
          <w:sz w:val="20"/>
          <w:szCs w:val="20"/>
          <w:lang w:val="ru-RU"/>
        </w:rPr>
      </w:pPr>
    </w:p>
    <w:tbl>
      <w:tblPr>
        <w:tblW w:w="10011" w:type="dxa"/>
        <w:jc w:val="center"/>
        <w:tblLayout w:type="fixed"/>
        <w:tblLook w:val="01E0" w:firstRow="1" w:lastRow="1" w:firstColumn="1" w:lastColumn="1" w:noHBand="0" w:noVBand="0"/>
      </w:tblPr>
      <w:tblGrid>
        <w:gridCol w:w="1332"/>
        <w:gridCol w:w="270"/>
        <w:gridCol w:w="848"/>
        <w:gridCol w:w="2729"/>
        <w:gridCol w:w="990"/>
        <w:gridCol w:w="1702"/>
        <w:gridCol w:w="971"/>
        <w:gridCol w:w="1147"/>
        <w:gridCol w:w="7"/>
        <w:gridCol w:w="15"/>
      </w:tblGrid>
      <w:tr w:rsidR="00C5496A" w:rsidRPr="00333E58" w14:paraId="171FD078" w14:textId="77777777" w:rsidTr="00F029EB">
        <w:trPr>
          <w:gridAfter w:val="1"/>
          <w:wAfter w:w="15" w:type="dxa"/>
          <w:trHeight w:val="360"/>
          <w:jc w:val="center"/>
        </w:trPr>
        <w:tc>
          <w:tcPr>
            <w:tcW w:w="9996" w:type="dxa"/>
            <w:gridSpan w:val="9"/>
            <w:tcBorders>
              <w:top w:val="single" w:sz="6" w:space="0" w:color="auto"/>
              <w:bottom w:val="single" w:sz="12" w:space="0" w:color="auto"/>
            </w:tcBorders>
            <w:shd w:val="clear" w:color="auto" w:fill="FFFFFF"/>
            <w:vAlign w:val="center"/>
          </w:tcPr>
          <w:p w14:paraId="3B6E7233" w14:textId="77777777" w:rsidR="00C5496A" w:rsidRPr="005C6B84" w:rsidRDefault="0083036E" w:rsidP="00BD1133">
            <w:pPr>
              <w:ind w:right="-72"/>
              <w:jc w:val="right"/>
              <w:rPr>
                <w:b/>
                <w:i/>
                <w:color w:val="auto"/>
                <w:lang w:val="ru-RU"/>
              </w:rPr>
            </w:pPr>
            <w:r w:rsidRPr="005C6B84">
              <w:rPr>
                <w:b/>
                <w:i/>
                <w:color w:val="auto"/>
                <w:lang w:val="ru-RU"/>
              </w:rPr>
              <w:t>Покрытия для  высоких температур/высокого давления</w:t>
            </w:r>
          </w:p>
        </w:tc>
      </w:tr>
      <w:tr w:rsidR="00C5496A" w:rsidRPr="00E65EEB" w14:paraId="08B844C2" w14:textId="77777777" w:rsidTr="00F029EB">
        <w:trPr>
          <w:gridAfter w:val="1"/>
          <w:wAfter w:w="15" w:type="dxa"/>
          <w:trHeight w:val="360"/>
          <w:jc w:val="center"/>
        </w:trPr>
        <w:tc>
          <w:tcPr>
            <w:tcW w:w="7871" w:type="dxa"/>
            <w:gridSpan w:val="6"/>
            <w:tcBorders>
              <w:top w:val="single" w:sz="12" w:space="0" w:color="auto"/>
              <w:left w:val="single" w:sz="12" w:space="0" w:color="auto"/>
              <w:bottom w:val="single" w:sz="12" w:space="0" w:color="auto"/>
            </w:tcBorders>
            <w:vAlign w:val="center"/>
          </w:tcPr>
          <w:p w14:paraId="3A8D3913" w14:textId="77777777" w:rsidR="00C5496A" w:rsidRPr="005C6B84" w:rsidRDefault="0083036E" w:rsidP="00C5496A">
            <w:pPr>
              <w:autoSpaceDE/>
              <w:autoSpaceDN/>
              <w:adjustRightInd/>
              <w:spacing w:before="0" w:line="240" w:lineRule="auto"/>
              <w:ind w:left="0"/>
              <w:rPr>
                <w:b/>
                <w:color w:val="auto"/>
                <w:sz w:val="20"/>
                <w:szCs w:val="20"/>
                <w:lang w:val="ru-RU"/>
              </w:rPr>
            </w:pPr>
            <w:r w:rsidRPr="005C6B84">
              <w:rPr>
                <w:b/>
                <w:color w:val="auto"/>
                <w:sz w:val="20"/>
                <w:szCs w:val="24"/>
                <w:lang w:val="ru-RU"/>
              </w:rPr>
              <w:t xml:space="preserve">Покрытия </w:t>
            </w:r>
            <w:r w:rsidR="00C5496A" w:rsidRPr="005C6B84">
              <w:rPr>
                <w:b/>
                <w:color w:val="auto"/>
                <w:sz w:val="20"/>
                <w:szCs w:val="24"/>
                <w:lang w:val="ru-RU"/>
              </w:rPr>
              <w:t>для эксплуатации в пластовой воде выдерживающие перепады температур 10°</w:t>
            </w:r>
            <w:r w:rsidR="00C5496A" w:rsidRPr="005C6B84">
              <w:rPr>
                <w:b/>
                <w:color w:val="auto"/>
                <w:sz w:val="20"/>
                <w:szCs w:val="24"/>
              </w:rPr>
              <w:t>C</w:t>
            </w:r>
            <w:r w:rsidR="00C5496A" w:rsidRPr="005C6B84">
              <w:rPr>
                <w:b/>
                <w:color w:val="auto"/>
                <w:sz w:val="20"/>
                <w:szCs w:val="24"/>
                <w:lang w:val="ru-RU"/>
              </w:rPr>
              <w:t xml:space="preserve"> (50°F)</w:t>
            </w:r>
          </w:p>
        </w:tc>
        <w:tc>
          <w:tcPr>
            <w:tcW w:w="2125" w:type="dxa"/>
            <w:gridSpan w:val="3"/>
            <w:tcBorders>
              <w:top w:val="single" w:sz="12" w:space="0" w:color="auto"/>
              <w:bottom w:val="single" w:sz="12" w:space="0" w:color="auto"/>
              <w:right w:val="single" w:sz="12" w:space="0" w:color="auto"/>
            </w:tcBorders>
            <w:shd w:val="clear" w:color="auto" w:fill="000000"/>
            <w:vAlign w:val="center"/>
          </w:tcPr>
          <w:p w14:paraId="56D3718E" w14:textId="77777777" w:rsidR="00C5496A" w:rsidRPr="005C6B84" w:rsidRDefault="00C5496A" w:rsidP="00C5496A">
            <w:pPr>
              <w:autoSpaceDE/>
              <w:autoSpaceDN/>
              <w:adjustRightInd/>
              <w:spacing w:before="0" w:line="240" w:lineRule="auto"/>
              <w:ind w:left="0"/>
              <w:jc w:val="center"/>
              <w:rPr>
                <w:b/>
                <w:color w:val="auto"/>
                <w:sz w:val="36"/>
                <w:szCs w:val="40"/>
                <w:lang w:val="ru-RU"/>
              </w:rPr>
            </w:pPr>
            <w:r w:rsidRPr="005C6B84">
              <w:rPr>
                <w:b/>
                <w:color w:val="auto"/>
                <w:sz w:val="36"/>
                <w:szCs w:val="24"/>
                <w:lang w:val="ru-RU"/>
              </w:rPr>
              <w:t>11.5</w:t>
            </w:r>
          </w:p>
        </w:tc>
      </w:tr>
      <w:tr w:rsidR="00C5496A" w:rsidRPr="00333E58" w14:paraId="3416DE09" w14:textId="77777777" w:rsidTr="00F029EB">
        <w:trPr>
          <w:gridAfter w:val="2"/>
          <w:wAfter w:w="22" w:type="dxa"/>
          <w:cantSplit/>
          <w:trHeight w:val="288"/>
          <w:jc w:val="center"/>
        </w:trPr>
        <w:tc>
          <w:tcPr>
            <w:tcW w:w="1602" w:type="dxa"/>
            <w:gridSpan w:val="2"/>
            <w:tcBorders>
              <w:top w:val="single" w:sz="12" w:space="0" w:color="auto"/>
            </w:tcBorders>
          </w:tcPr>
          <w:p w14:paraId="203276BC"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577" w:type="dxa"/>
            <w:gridSpan w:val="2"/>
            <w:tcBorders>
              <w:top w:val="single" w:sz="12" w:space="0" w:color="auto"/>
            </w:tcBorders>
          </w:tcPr>
          <w:p w14:paraId="6B61D534" w14:textId="5A4B9A2A" w:rsidR="00B27DCE" w:rsidRPr="00B27DCE" w:rsidRDefault="00F738A5" w:rsidP="00C5496A">
            <w:pPr>
              <w:autoSpaceDE/>
              <w:autoSpaceDN/>
              <w:adjustRightInd/>
              <w:spacing w:before="0" w:line="240" w:lineRule="auto"/>
              <w:ind w:left="-72"/>
              <w:rPr>
                <w:color w:val="auto"/>
                <w:sz w:val="16"/>
                <w:szCs w:val="24"/>
              </w:rPr>
            </w:pPr>
            <w:r w:rsidRPr="00F738A5">
              <w:rPr>
                <w:color w:val="auto"/>
                <w:sz w:val="16"/>
                <w:szCs w:val="24"/>
              </w:rPr>
              <w:t>SSPC-SP1/SP5(NACENo.</w:t>
            </w:r>
            <w:proofErr w:type="gramStart"/>
            <w:r w:rsidRPr="00F738A5">
              <w:rPr>
                <w:color w:val="auto"/>
                <w:sz w:val="16"/>
                <w:szCs w:val="24"/>
              </w:rPr>
              <w:t>1)(</w:t>
            </w:r>
            <w:proofErr w:type="gramEnd"/>
            <w:r w:rsidRPr="00F738A5">
              <w:rPr>
                <w:color w:val="auto"/>
                <w:sz w:val="16"/>
                <w:szCs w:val="24"/>
              </w:rPr>
              <w:t>SA3)</w:t>
            </w:r>
          </w:p>
          <w:p w14:paraId="4B01BCE0" w14:textId="4813660B" w:rsidR="00C5496A" w:rsidRPr="00037A5B" w:rsidRDefault="00826A1C" w:rsidP="00C5496A">
            <w:pPr>
              <w:autoSpaceDE/>
              <w:autoSpaceDN/>
              <w:adjustRightInd/>
              <w:spacing w:before="0" w:line="240" w:lineRule="auto"/>
              <w:ind w:left="-72"/>
              <w:rPr>
                <w:color w:val="auto"/>
                <w:sz w:val="16"/>
                <w:szCs w:val="24"/>
                <w:lang w:val="ru-RU"/>
              </w:rPr>
            </w:pPr>
            <w:r w:rsidRPr="00826A1C">
              <w:rPr>
                <w:color w:val="auto"/>
                <w:sz w:val="16"/>
                <w:szCs w:val="24"/>
                <w:lang w:val="ru-RU"/>
              </w:rPr>
              <w:t xml:space="preserve">Абразивоструйная </w:t>
            </w:r>
            <w:r w:rsidR="00C5496A" w:rsidRPr="00037A5B">
              <w:rPr>
                <w:color w:val="auto"/>
                <w:sz w:val="16"/>
                <w:szCs w:val="24"/>
                <w:lang w:val="ru-RU"/>
              </w:rPr>
              <w:t>очистка до белого металла.</w:t>
            </w:r>
          </w:p>
        </w:tc>
        <w:tc>
          <w:tcPr>
            <w:tcW w:w="990" w:type="dxa"/>
            <w:tcBorders>
              <w:top w:val="single" w:sz="12" w:space="0" w:color="auto"/>
            </w:tcBorders>
          </w:tcPr>
          <w:p w14:paraId="1CB7A828" w14:textId="77777777" w:rsidR="00C5496A" w:rsidRPr="004E6B3B" w:rsidRDefault="00C5496A" w:rsidP="00C5496A">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820" w:type="dxa"/>
            <w:gridSpan w:val="3"/>
            <w:vMerge w:val="restart"/>
            <w:tcBorders>
              <w:top w:val="single" w:sz="12" w:space="0" w:color="auto"/>
            </w:tcBorders>
          </w:tcPr>
          <w:p w14:paraId="4CBAC4A5" w14:textId="77777777" w:rsidR="00C5496A" w:rsidRPr="006952A6" w:rsidRDefault="00C5496A" w:rsidP="00C5496A">
            <w:pPr>
              <w:autoSpaceDE/>
              <w:autoSpaceDN/>
              <w:adjustRightInd/>
              <w:spacing w:before="0" w:line="240" w:lineRule="auto"/>
              <w:ind w:left="-72"/>
              <w:rPr>
                <w:color w:val="auto"/>
                <w:sz w:val="16"/>
                <w:szCs w:val="16"/>
                <w:lang w:val="ru-RU"/>
              </w:rPr>
            </w:pPr>
            <w:r w:rsidRPr="00037A5B">
              <w:rPr>
                <w:color w:val="auto"/>
                <w:sz w:val="16"/>
                <w:szCs w:val="24"/>
                <w:lang w:val="ru-RU"/>
              </w:rPr>
              <w:t>Применяется такое же покрытие того же изготовителя.</w:t>
            </w:r>
          </w:p>
        </w:tc>
      </w:tr>
      <w:tr w:rsidR="00C5496A" w:rsidRPr="00333E58" w14:paraId="3E4D1C07" w14:textId="77777777" w:rsidTr="00F029EB">
        <w:trPr>
          <w:gridAfter w:val="2"/>
          <w:wAfter w:w="22" w:type="dxa"/>
          <w:cantSplit/>
          <w:trHeight w:val="288"/>
          <w:jc w:val="center"/>
        </w:trPr>
        <w:tc>
          <w:tcPr>
            <w:tcW w:w="1602" w:type="dxa"/>
            <w:gridSpan w:val="2"/>
          </w:tcPr>
          <w:p w14:paraId="6C50CEEA"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577" w:type="dxa"/>
            <w:gridSpan w:val="2"/>
          </w:tcPr>
          <w:p w14:paraId="731EEA6E" w14:textId="77777777" w:rsidR="00C5496A" w:rsidRPr="00037A5B" w:rsidRDefault="00224632"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04146EE2"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3820" w:type="dxa"/>
            <w:gridSpan w:val="3"/>
            <w:vMerge/>
            <w:vAlign w:val="center"/>
          </w:tcPr>
          <w:p w14:paraId="1EEE7D64" w14:textId="77777777" w:rsidR="00C5496A" w:rsidRPr="00D750DA" w:rsidRDefault="00C5496A" w:rsidP="00C5496A">
            <w:pPr>
              <w:rPr>
                <w:color w:val="auto"/>
                <w:lang w:val="ru-RU"/>
              </w:rPr>
            </w:pPr>
          </w:p>
        </w:tc>
      </w:tr>
      <w:tr w:rsidR="00C5496A" w:rsidRPr="00723A28" w14:paraId="7C2470D7" w14:textId="77777777" w:rsidTr="00F029EB">
        <w:trPr>
          <w:gridAfter w:val="2"/>
          <w:wAfter w:w="22" w:type="dxa"/>
          <w:cantSplit/>
          <w:trHeight w:val="288"/>
          <w:jc w:val="center"/>
        </w:trPr>
        <w:tc>
          <w:tcPr>
            <w:tcW w:w="1602" w:type="dxa"/>
            <w:gridSpan w:val="2"/>
            <w:tcBorders>
              <w:bottom w:val="single" w:sz="12" w:space="0" w:color="auto"/>
            </w:tcBorders>
          </w:tcPr>
          <w:p w14:paraId="2F3902F3"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577" w:type="dxa"/>
            <w:gridSpan w:val="2"/>
            <w:tcBorders>
              <w:bottom w:val="single" w:sz="12" w:space="0" w:color="auto"/>
            </w:tcBorders>
          </w:tcPr>
          <w:p w14:paraId="3932E5EA" w14:textId="19D09EE1" w:rsidR="00C5496A" w:rsidRPr="00037A5B" w:rsidRDefault="00C27DA4" w:rsidP="00C5496A">
            <w:pPr>
              <w:autoSpaceDE/>
              <w:autoSpaceDN/>
              <w:adjustRightInd/>
              <w:spacing w:before="0" w:line="240" w:lineRule="auto"/>
              <w:ind w:left="-72"/>
              <w:rPr>
                <w:color w:val="auto"/>
                <w:sz w:val="16"/>
                <w:szCs w:val="24"/>
                <w:lang w:val="ru-RU"/>
              </w:rPr>
            </w:pPr>
            <w:ins w:id="628" w:author="Kurmanov, Aidyn [STAMGazStroy LLP]" w:date="2025-12-17T14:26:00Z" w16du:dateUtc="2025-12-17T09:26:00Z">
              <w:r>
                <w:rPr>
                  <w:color w:val="auto"/>
                  <w:sz w:val="16"/>
                  <w:szCs w:val="24"/>
                  <w:lang w:val="ru-RU"/>
                </w:rPr>
                <w:t>С</w:t>
              </w:r>
              <w:r w:rsidRPr="00037A5B">
                <w:rPr>
                  <w:color w:val="auto"/>
                  <w:sz w:val="16"/>
                  <w:szCs w:val="24"/>
                  <w:lang w:val="ru-RU"/>
                </w:rPr>
                <w:t>м. листы технических данных изготовителя</w:t>
              </w:r>
            </w:ins>
            <w:del w:id="629" w:author="Kurmanov, Aidyn [STAMGazStroy LLP]" w:date="2025-12-17T14:26:00Z" w16du:dateUtc="2025-12-17T09:26:00Z">
              <w:r w:rsidR="00C5496A" w:rsidRPr="000F4054" w:rsidDel="00C27DA4">
                <w:rPr>
                  <w:color w:val="auto"/>
                  <w:sz w:val="16"/>
                  <w:szCs w:val="24"/>
                  <w:highlight w:val="yellow"/>
                  <w:lang w:val="ru-RU"/>
                </w:rPr>
                <w:delText xml:space="preserve">0,203 – 0,305 мм. </w:delText>
              </w:r>
              <w:r w:rsidR="00C5496A" w:rsidRPr="000F4054">
                <w:rPr>
                  <w:color w:val="auto"/>
                  <w:sz w:val="16"/>
                  <w:szCs w:val="24"/>
                  <w:highlight w:val="yellow"/>
                  <w:lang w:val="ru-RU"/>
                </w:rPr>
                <w:delText>(8,0 - 12,0 милов)</w:delText>
              </w:r>
              <w:r w:rsidR="00C5496A" w:rsidRPr="00037A5B">
                <w:rPr>
                  <w:color w:val="auto"/>
                  <w:sz w:val="16"/>
                  <w:szCs w:val="24"/>
                  <w:lang w:val="ru-RU"/>
                </w:rPr>
                <w:delText xml:space="preserve"> (для определения мин/макс толщины на слой см. листы технических данных изготовителя )</w:delText>
              </w:r>
            </w:del>
          </w:p>
        </w:tc>
        <w:tc>
          <w:tcPr>
            <w:tcW w:w="990" w:type="dxa"/>
            <w:tcBorders>
              <w:bottom w:val="single" w:sz="12" w:space="0" w:color="auto"/>
            </w:tcBorders>
          </w:tcPr>
          <w:p w14:paraId="70AB2057"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3820" w:type="dxa"/>
            <w:gridSpan w:val="3"/>
            <w:vMerge/>
            <w:tcBorders>
              <w:bottom w:val="single" w:sz="12" w:space="0" w:color="auto"/>
            </w:tcBorders>
            <w:vAlign w:val="center"/>
          </w:tcPr>
          <w:p w14:paraId="70049DBE" w14:textId="77777777" w:rsidR="00C5496A" w:rsidRPr="006952A6" w:rsidRDefault="00C5496A" w:rsidP="00C5496A">
            <w:pPr>
              <w:rPr>
                <w:color w:val="auto"/>
                <w:lang w:val="ru-RU"/>
              </w:rPr>
            </w:pPr>
          </w:p>
        </w:tc>
      </w:tr>
      <w:tr w:rsidR="00C5496A" w:rsidRPr="0005732F" w14:paraId="198DD65B" w14:textId="77777777" w:rsidTr="00F029EB">
        <w:trPr>
          <w:gridAfter w:val="1"/>
          <w:wAfter w:w="15" w:type="dxa"/>
          <w:trHeight w:val="360"/>
          <w:jc w:val="center"/>
        </w:trPr>
        <w:tc>
          <w:tcPr>
            <w:tcW w:w="2450" w:type="dxa"/>
            <w:gridSpan w:val="3"/>
            <w:tcBorders>
              <w:top w:val="single" w:sz="12" w:space="0" w:color="auto"/>
              <w:left w:val="single" w:sz="12" w:space="0" w:color="auto"/>
              <w:bottom w:val="single" w:sz="12" w:space="0" w:color="auto"/>
            </w:tcBorders>
            <w:shd w:val="clear" w:color="auto" w:fill="000000"/>
            <w:vAlign w:val="center"/>
          </w:tcPr>
          <w:p w14:paraId="1D09DAD3"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729" w:type="dxa"/>
            <w:tcBorders>
              <w:top w:val="single" w:sz="12" w:space="0" w:color="auto"/>
              <w:bottom w:val="single" w:sz="12" w:space="0" w:color="auto"/>
            </w:tcBorders>
            <w:shd w:val="clear" w:color="auto" w:fill="000000"/>
            <w:vAlign w:val="center"/>
          </w:tcPr>
          <w:p w14:paraId="1E1C87BA" w14:textId="77777777" w:rsidR="00C5496A" w:rsidRPr="008E5938" w:rsidRDefault="00C5496A" w:rsidP="00F029EB">
            <w:pPr>
              <w:autoSpaceDE/>
              <w:autoSpaceDN/>
              <w:adjustRightInd/>
              <w:spacing w:before="0" w:line="240" w:lineRule="auto"/>
              <w:ind w:left="119"/>
              <w:rPr>
                <w:b/>
                <w:color w:val="auto"/>
                <w:w w:val="0"/>
                <w:sz w:val="16"/>
                <w:szCs w:val="24"/>
                <w:lang w:val="ru-RU"/>
              </w:rPr>
            </w:pPr>
            <w:r w:rsidRPr="008E5938">
              <w:rPr>
                <w:b/>
                <w:color w:val="auto"/>
                <w:sz w:val="16"/>
                <w:szCs w:val="24"/>
                <w:lang w:val="ru-RU"/>
              </w:rPr>
              <w:t>Изготовитель</w:t>
            </w:r>
          </w:p>
        </w:tc>
        <w:tc>
          <w:tcPr>
            <w:tcW w:w="2692" w:type="dxa"/>
            <w:gridSpan w:val="2"/>
            <w:tcBorders>
              <w:top w:val="single" w:sz="12" w:space="0" w:color="auto"/>
              <w:bottom w:val="single" w:sz="12" w:space="0" w:color="auto"/>
            </w:tcBorders>
            <w:shd w:val="clear" w:color="auto" w:fill="000000"/>
            <w:vAlign w:val="center"/>
          </w:tcPr>
          <w:p w14:paraId="478FB174" w14:textId="77777777" w:rsidR="00C5496A" w:rsidRPr="008E5938" w:rsidRDefault="00C5496A" w:rsidP="00F029EB">
            <w:pPr>
              <w:autoSpaceDE/>
              <w:autoSpaceDN/>
              <w:adjustRightInd/>
              <w:spacing w:before="0" w:line="240" w:lineRule="auto"/>
              <w:ind w:left="83"/>
              <w:rPr>
                <w:b/>
                <w:color w:val="auto"/>
                <w:w w:val="0"/>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6E978289"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154" w:type="dxa"/>
            <w:gridSpan w:val="2"/>
            <w:tcBorders>
              <w:top w:val="single" w:sz="12" w:space="0" w:color="auto"/>
              <w:bottom w:val="single" w:sz="12" w:space="0" w:color="auto"/>
              <w:right w:val="single" w:sz="12" w:space="0" w:color="auto"/>
            </w:tcBorders>
            <w:shd w:val="clear" w:color="auto" w:fill="000000"/>
            <w:vAlign w:val="center"/>
          </w:tcPr>
          <w:p w14:paraId="4577A1FA" w14:textId="77777777" w:rsidR="00C5496A" w:rsidRPr="008E5938" w:rsidRDefault="00C5496A"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C5496A" w:rsidRPr="00333E58" w14:paraId="0B7D9F80" w14:textId="77777777" w:rsidTr="00F029EB">
        <w:trPr>
          <w:gridAfter w:val="1"/>
          <w:wAfter w:w="15" w:type="dxa"/>
          <w:trHeight w:val="288"/>
          <w:jc w:val="center"/>
        </w:trPr>
        <w:tc>
          <w:tcPr>
            <w:tcW w:w="2450" w:type="dxa"/>
            <w:gridSpan w:val="3"/>
            <w:tcBorders>
              <w:bottom w:val="single" w:sz="12" w:space="0" w:color="auto"/>
            </w:tcBorders>
            <w:vAlign w:val="center"/>
          </w:tcPr>
          <w:p w14:paraId="71650F10" w14:textId="77777777" w:rsidR="00C5496A" w:rsidRPr="0005732F" w:rsidRDefault="00C5496A" w:rsidP="00C5496A">
            <w:pPr>
              <w:autoSpaceDE/>
              <w:autoSpaceDN/>
              <w:adjustRightInd/>
              <w:spacing w:before="0" w:line="240" w:lineRule="auto"/>
              <w:ind w:left="0"/>
              <w:rPr>
                <w:i/>
                <w:color w:val="auto"/>
                <w:sz w:val="14"/>
                <w:szCs w:val="14"/>
              </w:rPr>
            </w:pPr>
            <w:r w:rsidRPr="00AC483C">
              <w:rPr>
                <w:b/>
                <w:color w:val="auto"/>
                <w:sz w:val="16"/>
                <w:szCs w:val="24"/>
                <w:lang w:val="ru-RU"/>
              </w:rPr>
              <w:t>ГРУНТ</w:t>
            </w:r>
          </w:p>
        </w:tc>
        <w:tc>
          <w:tcPr>
            <w:tcW w:w="7546" w:type="dxa"/>
            <w:gridSpan w:val="6"/>
            <w:tcBorders>
              <w:bottom w:val="single" w:sz="12" w:space="0" w:color="auto"/>
            </w:tcBorders>
            <w:vAlign w:val="center"/>
          </w:tcPr>
          <w:p w14:paraId="4CFFC6E2" w14:textId="77777777" w:rsidR="00C5496A" w:rsidRPr="006952A6" w:rsidRDefault="00C5496A" w:rsidP="00F029EB">
            <w:pPr>
              <w:autoSpaceDE/>
              <w:autoSpaceDN/>
              <w:adjustRightInd/>
              <w:spacing w:before="0" w:line="240" w:lineRule="auto"/>
              <w:ind w:left="119"/>
              <w:rPr>
                <w:i/>
                <w:color w:val="auto"/>
                <w:w w:val="0"/>
                <w:sz w:val="14"/>
                <w:szCs w:val="14"/>
                <w:lang w:val="ru-RU"/>
              </w:rPr>
            </w:pPr>
            <w:r w:rsidRPr="00545833">
              <w:rPr>
                <w:i/>
                <w:color w:val="auto"/>
                <w:sz w:val="14"/>
                <w:szCs w:val="24"/>
                <w:lang w:val="ru-RU"/>
              </w:rPr>
              <w:t>Как правило данные покрытия самогрунтующиеся; однако в случае, когда требуется грунт, следует руководствоваться рекомендациями изготовителя.</w:t>
            </w:r>
          </w:p>
        </w:tc>
      </w:tr>
      <w:tr w:rsidR="00C5496A" w:rsidRPr="0005732F" w14:paraId="4E74CFB3" w14:textId="77777777" w:rsidTr="0071169A">
        <w:trPr>
          <w:gridAfter w:val="1"/>
          <w:wAfter w:w="15" w:type="dxa"/>
          <w:trHeight w:val="288"/>
          <w:jc w:val="center"/>
        </w:trPr>
        <w:tc>
          <w:tcPr>
            <w:tcW w:w="2450" w:type="dxa"/>
            <w:gridSpan w:val="3"/>
            <w:vAlign w:val="center"/>
          </w:tcPr>
          <w:p w14:paraId="6D5CAB58" w14:textId="77777777" w:rsidR="00C5496A" w:rsidRPr="00AC483C" w:rsidRDefault="00C5496A"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ПЕРВЫЙ СЛОЙ</w:t>
            </w:r>
          </w:p>
        </w:tc>
        <w:tc>
          <w:tcPr>
            <w:tcW w:w="2729" w:type="dxa"/>
            <w:vAlign w:val="center"/>
          </w:tcPr>
          <w:p w14:paraId="17263181" w14:textId="77777777" w:rsidR="00C5496A" w:rsidRPr="00AC6690" w:rsidRDefault="00C5496A" w:rsidP="00C5496A">
            <w:pPr>
              <w:autoSpaceDE/>
              <w:autoSpaceDN/>
              <w:adjustRightInd/>
              <w:spacing w:before="0" w:line="240" w:lineRule="auto"/>
              <w:ind w:left="149"/>
              <w:rPr>
                <w:sz w:val="16"/>
                <w:szCs w:val="16"/>
              </w:rPr>
            </w:pPr>
            <w:r w:rsidRPr="00AC6690">
              <w:rPr>
                <w:sz w:val="16"/>
                <w:szCs w:val="16"/>
              </w:rPr>
              <w:t>Carboline</w:t>
            </w:r>
          </w:p>
        </w:tc>
        <w:tc>
          <w:tcPr>
            <w:tcW w:w="2692" w:type="dxa"/>
            <w:gridSpan w:val="2"/>
            <w:vAlign w:val="center"/>
          </w:tcPr>
          <w:p w14:paraId="2F45CFF2" w14:textId="77777777" w:rsidR="00C5496A" w:rsidRPr="00126E0A" w:rsidRDefault="00C5496A" w:rsidP="00C5496A">
            <w:pPr>
              <w:autoSpaceDE/>
              <w:autoSpaceDN/>
              <w:adjustRightInd/>
              <w:spacing w:before="0" w:line="240" w:lineRule="auto"/>
              <w:ind w:left="142"/>
              <w:rPr>
                <w:sz w:val="16"/>
                <w:szCs w:val="16"/>
              </w:rPr>
            </w:pPr>
            <w:r w:rsidRPr="00126E0A">
              <w:rPr>
                <w:sz w:val="16"/>
                <w:szCs w:val="16"/>
              </w:rPr>
              <w:t>Phenoline 1205</w:t>
            </w:r>
          </w:p>
        </w:tc>
        <w:tc>
          <w:tcPr>
            <w:tcW w:w="971" w:type="dxa"/>
            <w:vAlign w:val="center"/>
          </w:tcPr>
          <w:p w14:paraId="24474597" w14:textId="0854BE2C" w:rsidR="00C5496A" w:rsidRPr="003A3C6A" w:rsidRDefault="001E357B" w:rsidP="00A4622C">
            <w:pPr>
              <w:autoSpaceDE/>
              <w:autoSpaceDN/>
              <w:adjustRightInd/>
              <w:spacing w:before="0" w:line="240" w:lineRule="auto"/>
              <w:ind w:left="0"/>
              <w:jc w:val="center"/>
              <w:rPr>
                <w:sz w:val="16"/>
                <w:szCs w:val="16"/>
              </w:rPr>
            </w:pPr>
            <w:r w:rsidRPr="003A3C6A">
              <w:rPr>
                <w:sz w:val="16"/>
                <w:szCs w:val="16"/>
              </w:rPr>
              <w:t>250</w:t>
            </w:r>
          </w:p>
        </w:tc>
        <w:tc>
          <w:tcPr>
            <w:tcW w:w="1154" w:type="dxa"/>
            <w:gridSpan w:val="2"/>
            <w:vAlign w:val="center"/>
          </w:tcPr>
          <w:p w14:paraId="5D45810E" w14:textId="77777777" w:rsidR="00C5496A" w:rsidRPr="003A3C6A" w:rsidRDefault="00C5496A" w:rsidP="00C5496A">
            <w:pPr>
              <w:widowControl w:val="0"/>
              <w:spacing w:before="49" w:line="240" w:lineRule="auto"/>
              <w:ind w:left="347" w:right="-20" w:hanging="347"/>
              <w:rPr>
                <w:sz w:val="24"/>
                <w:szCs w:val="24"/>
              </w:rPr>
            </w:pPr>
            <w:r w:rsidRPr="003A3C6A">
              <w:rPr>
                <w:sz w:val="16"/>
                <w:szCs w:val="16"/>
              </w:rPr>
              <w:t>82°C(180</w:t>
            </w:r>
            <w:r w:rsidRPr="003A3C6A">
              <w:rPr>
                <w:spacing w:val="1"/>
                <w:sz w:val="16"/>
                <w:szCs w:val="16"/>
              </w:rPr>
              <w:t>°</w:t>
            </w:r>
            <w:r w:rsidRPr="003A3C6A">
              <w:rPr>
                <w:sz w:val="16"/>
                <w:szCs w:val="16"/>
              </w:rPr>
              <w:t>F)</w:t>
            </w:r>
          </w:p>
        </w:tc>
      </w:tr>
      <w:tr w:rsidR="00BD1133" w:rsidRPr="0005732F" w14:paraId="6C2D989C" w14:textId="77777777" w:rsidTr="0071169A">
        <w:trPr>
          <w:gridAfter w:val="1"/>
          <w:wAfter w:w="15" w:type="dxa"/>
          <w:trHeight w:val="288"/>
          <w:jc w:val="center"/>
        </w:trPr>
        <w:tc>
          <w:tcPr>
            <w:tcW w:w="2450" w:type="dxa"/>
            <w:gridSpan w:val="3"/>
            <w:vAlign w:val="center"/>
          </w:tcPr>
          <w:p w14:paraId="7250E928" w14:textId="77777777" w:rsidR="00BD1133" w:rsidRPr="00AC483C"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250D8949"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Hempel Coatings (USA), Inc.</w:t>
            </w:r>
          </w:p>
        </w:tc>
        <w:tc>
          <w:tcPr>
            <w:tcW w:w="2692" w:type="dxa"/>
            <w:gridSpan w:val="2"/>
            <w:vAlign w:val="center"/>
          </w:tcPr>
          <w:p w14:paraId="135882C6" w14:textId="77777777" w:rsidR="00BD1133" w:rsidRPr="00126E0A" w:rsidRDefault="00BD1133" w:rsidP="002B4C53">
            <w:pPr>
              <w:autoSpaceDE/>
              <w:autoSpaceDN/>
              <w:adjustRightInd/>
              <w:spacing w:before="0" w:line="240" w:lineRule="auto"/>
              <w:ind w:left="142"/>
              <w:rPr>
                <w:sz w:val="16"/>
                <w:szCs w:val="16"/>
              </w:rPr>
            </w:pPr>
            <w:proofErr w:type="spellStart"/>
            <w:r w:rsidRPr="00126E0A">
              <w:rPr>
                <w:sz w:val="16"/>
                <w:szCs w:val="16"/>
              </w:rPr>
              <w:t>Hempadur</w:t>
            </w:r>
            <w:proofErr w:type="spellEnd"/>
            <w:r w:rsidRPr="00126E0A">
              <w:rPr>
                <w:sz w:val="16"/>
                <w:szCs w:val="16"/>
              </w:rPr>
              <w:t xml:space="preserve"> 85671</w:t>
            </w:r>
          </w:p>
          <w:p w14:paraId="459DA3D2" w14:textId="2B68E396" w:rsidR="00BD1133" w:rsidRPr="00126E0A" w:rsidRDefault="00325CB8" w:rsidP="00C5496A">
            <w:pPr>
              <w:autoSpaceDE/>
              <w:autoSpaceDN/>
              <w:adjustRightInd/>
              <w:spacing w:before="0" w:line="240" w:lineRule="auto"/>
              <w:ind w:left="142"/>
              <w:rPr>
                <w:sz w:val="16"/>
                <w:szCs w:val="16"/>
              </w:rPr>
            </w:pPr>
            <w:proofErr w:type="spellStart"/>
            <w:r w:rsidRPr="00126E0A">
              <w:rPr>
                <w:sz w:val="16"/>
                <w:szCs w:val="16"/>
              </w:rPr>
              <w:t>Hempadur</w:t>
            </w:r>
            <w:proofErr w:type="spellEnd"/>
            <w:r w:rsidRPr="00126E0A">
              <w:rPr>
                <w:sz w:val="16"/>
                <w:szCs w:val="16"/>
              </w:rPr>
              <w:t> </w:t>
            </w:r>
            <w:r w:rsidR="00BD1133" w:rsidRPr="00126E0A">
              <w:rPr>
                <w:sz w:val="16"/>
                <w:szCs w:val="16"/>
              </w:rPr>
              <w:t>35900</w:t>
            </w:r>
          </w:p>
        </w:tc>
        <w:tc>
          <w:tcPr>
            <w:tcW w:w="971" w:type="dxa"/>
            <w:vAlign w:val="center"/>
          </w:tcPr>
          <w:p w14:paraId="4BA28A7A" w14:textId="3FBF1B32" w:rsidR="00BD1133" w:rsidRPr="003A3C6A" w:rsidRDefault="00E257AA" w:rsidP="002B4C53">
            <w:pPr>
              <w:autoSpaceDE/>
              <w:autoSpaceDN/>
              <w:adjustRightInd/>
              <w:spacing w:before="0" w:line="240" w:lineRule="auto"/>
              <w:ind w:left="0"/>
              <w:jc w:val="center"/>
              <w:rPr>
                <w:sz w:val="16"/>
                <w:szCs w:val="16"/>
              </w:rPr>
            </w:pPr>
            <w:r w:rsidRPr="000B1D84">
              <w:rPr>
                <w:sz w:val="16"/>
                <w:szCs w:val="16"/>
              </w:rPr>
              <w:t>320</w:t>
            </w:r>
          </w:p>
          <w:p w14:paraId="35A74655"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0</w:t>
            </w:r>
          </w:p>
        </w:tc>
        <w:tc>
          <w:tcPr>
            <w:tcW w:w="1154" w:type="dxa"/>
            <w:gridSpan w:val="2"/>
            <w:vAlign w:val="center"/>
          </w:tcPr>
          <w:p w14:paraId="6D4206D0" w14:textId="77777777" w:rsidR="00BD1133" w:rsidRPr="003A3C6A" w:rsidRDefault="00BD1133" w:rsidP="00D750DA">
            <w:pPr>
              <w:widowControl w:val="0"/>
              <w:spacing w:before="43" w:line="240" w:lineRule="auto"/>
              <w:ind w:left="347" w:right="-20" w:hanging="347"/>
              <w:rPr>
                <w:sz w:val="16"/>
                <w:szCs w:val="16"/>
              </w:rPr>
            </w:pPr>
            <w:r w:rsidRPr="003A3C6A">
              <w:rPr>
                <w:sz w:val="16"/>
                <w:szCs w:val="16"/>
              </w:rPr>
              <w:t>95°C(203°F)</w:t>
            </w:r>
          </w:p>
          <w:p w14:paraId="0921AE6F" w14:textId="6155B843" w:rsidR="00BD1133" w:rsidRPr="003A3C6A" w:rsidRDefault="002A27D2" w:rsidP="0071169A">
            <w:pPr>
              <w:widowControl w:val="0"/>
              <w:spacing w:before="43" w:line="240" w:lineRule="auto"/>
              <w:ind w:left="0" w:right="-20"/>
              <w:rPr>
                <w:sz w:val="24"/>
                <w:szCs w:val="24"/>
              </w:rPr>
            </w:pPr>
            <w:r w:rsidRPr="003A3C6A">
              <w:rPr>
                <w:sz w:val="16"/>
                <w:szCs w:val="16"/>
              </w:rPr>
              <w:t>82</w:t>
            </w:r>
            <w:r w:rsidR="00665EDF" w:rsidRPr="003A3C6A">
              <w:rPr>
                <w:sz w:val="16"/>
                <w:szCs w:val="16"/>
              </w:rPr>
              <w:t>°</w:t>
            </w:r>
            <w:r w:rsidRPr="003A3C6A">
              <w:rPr>
                <w:sz w:val="16"/>
                <w:szCs w:val="16"/>
              </w:rPr>
              <w:t>C (180°F)</w:t>
            </w:r>
          </w:p>
        </w:tc>
      </w:tr>
      <w:tr w:rsidR="00BD1133" w:rsidRPr="0005732F" w14:paraId="4ACD9211" w14:textId="77777777" w:rsidTr="0071169A">
        <w:trPr>
          <w:gridAfter w:val="1"/>
          <w:wAfter w:w="15" w:type="dxa"/>
          <w:trHeight w:val="288"/>
          <w:jc w:val="center"/>
        </w:trPr>
        <w:tc>
          <w:tcPr>
            <w:tcW w:w="2450" w:type="dxa"/>
            <w:gridSpan w:val="3"/>
            <w:vAlign w:val="center"/>
          </w:tcPr>
          <w:p w14:paraId="2C449308" w14:textId="77777777" w:rsidR="00BD1133" w:rsidRPr="00AC483C"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5DC96535" w14:textId="77777777" w:rsidR="00BD1133" w:rsidRPr="00AC6690" w:rsidRDefault="00BD1133" w:rsidP="00C5496A">
            <w:pPr>
              <w:autoSpaceDE/>
              <w:autoSpaceDN/>
              <w:adjustRightInd/>
              <w:spacing w:before="0" w:line="240" w:lineRule="auto"/>
              <w:ind w:left="149"/>
              <w:rPr>
                <w:sz w:val="16"/>
                <w:szCs w:val="16"/>
              </w:rPr>
            </w:pPr>
            <w:r>
              <w:rPr>
                <w:sz w:val="16"/>
                <w:szCs w:val="16"/>
              </w:rPr>
              <w:t>Belzona</w:t>
            </w:r>
          </w:p>
        </w:tc>
        <w:tc>
          <w:tcPr>
            <w:tcW w:w="2692" w:type="dxa"/>
            <w:gridSpan w:val="2"/>
            <w:vAlign w:val="center"/>
          </w:tcPr>
          <w:p w14:paraId="123C9127" w14:textId="77777777" w:rsidR="00BD1133" w:rsidRPr="00126E0A" w:rsidRDefault="00BD1133" w:rsidP="002B4C53">
            <w:pPr>
              <w:autoSpaceDE/>
              <w:autoSpaceDN/>
              <w:adjustRightInd/>
              <w:spacing w:before="0" w:line="240" w:lineRule="auto"/>
              <w:ind w:left="142"/>
              <w:rPr>
                <w:sz w:val="16"/>
                <w:szCs w:val="16"/>
              </w:rPr>
            </w:pPr>
            <w:r w:rsidRPr="00126E0A">
              <w:rPr>
                <w:sz w:val="16"/>
                <w:szCs w:val="16"/>
              </w:rPr>
              <w:t>5891</w:t>
            </w:r>
          </w:p>
          <w:p w14:paraId="3899320D" w14:textId="77777777" w:rsidR="00BD1133" w:rsidRPr="00126E0A" w:rsidRDefault="00BD1133" w:rsidP="00C5496A">
            <w:pPr>
              <w:autoSpaceDE/>
              <w:autoSpaceDN/>
              <w:adjustRightInd/>
              <w:spacing w:before="0" w:line="240" w:lineRule="auto"/>
              <w:ind w:left="142"/>
              <w:rPr>
                <w:sz w:val="16"/>
                <w:szCs w:val="16"/>
              </w:rPr>
            </w:pPr>
            <w:r w:rsidRPr="00126E0A">
              <w:rPr>
                <w:sz w:val="16"/>
                <w:szCs w:val="16"/>
              </w:rPr>
              <w:t>1593</w:t>
            </w:r>
          </w:p>
        </w:tc>
        <w:tc>
          <w:tcPr>
            <w:tcW w:w="971" w:type="dxa"/>
            <w:vAlign w:val="center"/>
          </w:tcPr>
          <w:p w14:paraId="6821EEFE" w14:textId="77777777" w:rsidR="00BD1133" w:rsidRPr="003A3C6A" w:rsidRDefault="00BD1133" w:rsidP="002B4C53">
            <w:pPr>
              <w:autoSpaceDE/>
              <w:autoSpaceDN/>
              <w:adjustRightInd/>
              <w:spacing w:before="0" w:line="240" w:lineRule="auto"/>
              <w:ind w:left="0"/>
              <w:jc w:val="center"/>
              <w:rPr>
                <w:sz w:val="16"/>
                <w:szCs w:val="16"/>
              </w:rPr>
            </w:pPr>
            <w:r w:rsidRPr="003A3C6A">
              <w:rPr>
                <w:sz w:val="16"/>
                <w:szCs w:val="16"/>
              </w:rPr>
              <w:t>2</w:t>
            </w:r>
          </w:p>
          <w:p w14:paraId="78DA710B"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11</w:t>
            </w:r>
          </w:p>
        </w:tc>
        <w:tc>
          <w:tcPr>
            <w:tcW w:w="1154" w:type="dxa"/>
            <w:gridSpan w:val="2"/>
            <w:vAlign w:val="center"/>
          </w:tcPr>
          <w:p w14:paraId="6F2FACFA" w14:textId="77777777" w:rsidR="00BD1133" w:rsidRPr="003A3C6A" w:rsidRDefault="00BD1133" w:rsidP="00D750DA">
            <w:pPr>
              <w:widowControl w:val="0"/>
              <w:spacing w:before="43" w:line="240" w:lineRule="auto"/>
              <w:ind w:left="347" w:right="-20" w:hanging="347"/>
              <w:rPr>
                <w:sz w:val="16"/>
                <w:szCs w:val="16"/>
              </w:rPr>
            </w:pPr>
            <w:r w:rsidRPr="003A3C6A">
              <w:rPr>
                <w:sz w:val="16"/>
                <w:szCs w:val="16"/>
              </w:rPr>
              <w:t>90°C (194°F)</w:t>
            </w:r>
          </w:p>
          <w:p w14:paraId="130BE7F0" w14:textId="77777777" w:rsidR="00BD1133" w:rsidRPr="003A3C6A" w:rsidRDefault="00BD1133" w:rsidP="00BD1133">
            <w:pPr>
              <w:widowControl w:val="0"/>
              <w:spacing w:before="43" w:line="240" w:lineRule="auto"/>
              <w:ind w:left="347" w:right="-20" w:hanging="347"/>
              <w:rPr>
                <w:sz w:val="16"/>
                <w:szCs w:val="16"/>
                <w:lang w:val="ru-RU"/>
              </w:rPr>
            </w:pPr>
            <w:r w:rsidRPr="003A3C6A">
              <w:rPr>
                <w:sz w:val="16"/>
                <w:szCs w:val="16"/>
              </w:rPr>
              <w:t>160°C (320°F)</w:t>
            </w:r>
          </w:p>
        </w:tc>
      </w:tr>
      <w:tr w:rsidR="00BD1133" w:rsidRPr="0005732F" w14:paraId="39555B6B" w14:textId="77777777" w:rsidTr="0071169A">
        <w:trPr>
          <w:gridAfter w:val="1"/>
          <w:wAfter w:w="15" w:type="dxa"/>
          <w:trHeight w:val="288"/>
          <w:jc w:val="center"/>
        </w:trPr>
        <w:tc>
          <w:tcPr>
            <w:tcW w:w="2450" w:type="dxa"/>
            <w:gridSpan w:val="3"/>
            <w:vMerge w:val="restart"/>
            <w:vAlign w:val="center"/>
          </w:tcPr>
          <w:p w14:paraId="4B6972A3" w14:textId="77777777" w:rsidR="00BD1133" w:rsidRPr="00AC483C" w:rsidRDefault="00BD1133"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29" w:type="dxa"/>
            <w:vAlign w:val="center"/>
          </w:tcPr>
          <w:p w14:paraId="1DECEE31" w14:textId="77777777" w:rsidR="00BD1133" w:rsidRPr="00AC6690" w:rsidRDefault="00BD1133" w:rsidP="00C5496A">
            <w:pPr>
              <w:autoSpaceDE/>
              <w:autoSpaceDN/>
              <w:adjustRightInd/>
              <w:spacing w:before="0" w:line="240" w:lineRule="auto"/>
              <w:ind w:left="149"/>
              <w:rPr>
                <w:sz w:val="16"/>
                <w:szCs w:val="16"/>
              </w:rPr>
            </w:pPr>
            <w:r>
              <w:rPr>
                <w:sz w:val="16"/>
                <w:szCs w:val="16"/>
              </w:rPr>
              <w:t>International</w:t>
            </w:r>
          </w:p>
        </w:tc>
        <w:tc>
          <w:tcPr>
            <w:tcW w:w="2692" w:type="dxa"/>
            <w:gridSpan w:val="2"/>
            <w:vAlign w:val="center"/>
          </w:tcPr>
          <w:p w14:paraId="67F7CFE0" w14:textId="77777777" w:rsidR="00BD1133" w:rsidRPr="00126E0A" w:rsidRDefault="00BD1133" w:rsidP="00C5496A">
            <w:pPr>
              <w:autoSpaceDE/>
              <w:autoSpaceDN/>
              <w:adjustRightInd/>
              <w:spacing w:before="0" w:line="240" w:lineRule="auto"/>
              <w:ind w:left="142"/>
              <w:rPr>
                <w:sz w:val="16"/>
                <w:szCs w:val="16"/>
              </w:rPr>
            </w:pPr>
            <w:r w:rsidRPr="00126E0A">
              <w:rPr>
                <w:sz w:val="16"/>
                <w:szCs w:val="16"/>
              </w:rPr>
              <w:t>Interline 994</w:t>
            </w:r>
          </w:p>
        </w:tc>
        <w:tc>
          <w:tcPr>
            <w:tcW w:w="971" w:type="dxa"/>
            <w:vAlign w:val="center"/>
          </w:tcPr>
          <w:p w14:paraId="28EEBE6F"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340</w:t>
            </w:r>
            <w:r w:rsidR="001D12AF" w:rsidRPr="003A3C6A">
              <w:rPr>
                <w:sz w:val="16"/>
                <w:szCs w:val="16"/>
              </w:rPr>
              <w:t>-</w:t>
            </w:r>
            <w:r w:rsidRPr="003A3C6A">
              <w:rPr>
                <w:sz w:val="16"/>
                <w:szCs w:val="16"/>
              </w:rPr>
              <w:t>187</w:t>
            </w:r>
          </w:p>
        </w:tc>
        <w:tc>
          <w:tcPr>
            <w:tcW w:w="1154" w:type="dxa"/>
            <w:gridSpan w:val="2"/>
            <w:vAlign w:val="center"/>
          </w:tcPr>
          <w:p w14:paraId="13F501DE" w14:textId="510546A5" w:rsidR="00BD1133" w:rsidRPr="003A3C6A" w:rsidRDefault="00BD1133" w:rsidP="0071169A">
            <w:pPr>
              <w:widowControl w:val="0"/>
              <w:spacing w:before="43" w:line="240" w:lineRule="auto"/>
              <w:ind w:left="347" w:right="-20" w:hanging="347"/>
              <w:rPr>
                <w:sz w:val="24"/>
                <w:szCs w:val="24"/>
              </w:rPr>
            </w:pPr>
            <w:r w:rsidRPr="003A3C6A">
              <w:rPr>
                <w:sz w:val="16"/>
                <w:szCs w:val="16"/>
              </w:rPr>
              <w:t>90°C(190°F)</w:t>
            </w:r>
          </w:p>
        </w:tc>
      </w:tr>
      <w:tr w:rsidR="00BD1133" w:rsidRPr="0005732F" w14:paraId="36C16559" w14:textId="77777777" w:rsidTr="0071169A">
        <w:trPr>
          <w:gridAfter w:val="1"/>
          <w:wAfter w:w="15" w:type="dxa"/>
          <w:trHeight w:val="288"/>
          <w:jc w:val="center"/>
        </w:trPr>
        <w:tc>
          <w:tcPr>
            <w:tcW w:w="2450" w:type="dxa"/>
            <w:gridSpan w:val="3"/>
            <w:vMerge/>
            <w:vAlign w:val="center"/>
          </w:tcPr>
          <w:p w14:paraId="1AA0F370"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2BA7C1D1"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International Devoe</w:t>
            </w:r>
          </w:p>
        </w:tc>
        <w:tc>
          <w:tcPr>
            <w:tcW w:w="2692" w:type="dxa"/>
            <w:gridSpan w:val="2"/>
            <w:vAlign w:val="center"/>
          </w:tcPr>
          <w:p w14:paraId="5DC33642" w14:textId="77777777" w:rsidR="00BD1133" w:rsidRPr="00126E0A" w:rsidRDefault="00BD1133" w:rsidP="00C5496A">
            <w:pPr>
              <w:autoSpaceDE/>
              <w:autoSpaceDN/>
              <w:adjustRightInd/>
              <w:spacing w:before="0" w:line="240" w:lineRule="auto"/>
              <w:ind w:left="142"/>
              <w:rPr>
                <w:sz w:val="16"/>
                <w:szCs w:val="16"/>
              </w:rPr>
            </w:pPr>
            <w:proofErr w:type="spellStart"/>
            <w:r w:rsidRPr="00126E0A">
              <w:rPr>
                <w:sz w:val="16"/>
                <w:szCs w:val="16"/>
              </w:rPr>
              <w:t>Devchem</w:t>
            </w:r>
            <w:proofErr w:type="spellEnd"/>
            <w:r w:rsidRPr="00126E0A">
              <w:rPr>
                <w:sz w:val="16"/>
                <w:szCs w:val="16"/>
              </w:rPr>
              <w:t xml:space="preserve"> 256</w:t>
            </w:r>
          </w:p>
        </w:tc>
        <w:tc>
          <w:tcPr>
            <w:tcW w:w="971" w:type="dxa"/>
            <w:vAlign w:val="center"/>
          </w:tcPr>
          <w:p w14:paraId="250558D2"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319</w:t>
            </w:r>
          </w:p>
        </w:tc>
        <w:tc>
          <w:tcPr>
            <w:tcW w:w="1154" w:type="dxa"/>
            <w:gridSpan w:val="2"/>
            <w:vAlign w:val="center"/>
          </w:tcPr>
          <w:p w14:paraId="592D37C5" w14:textId="77777777" w:rsidR="00BD1133" w:rsidRPr="003A3C6A" w:rsidRDefault="00BD1133" w:rsidP="00C5496A">
            <w:pPr>
              <w:widowControl w:val="0"/>
              <w:spacing w:before="64" w:line="240" w:lineRule="auto"/>
              <w:ind w:left="347" w:right="-20" w:hanging="347"/>
              <w:rPr>
                <w:sz w:val="16"/>
                <w:szCs w:val="16"/>
              </w:rPr>
            </w:pPr>
            <w:r w:rsidRPr="003A3C6A">
              <w:rPr>
                <w:sz w:val="16"/>
                <w:szCs w:val="16"/>
              </w:rPr>
              <w:t>93°C(200</w:t>
            </w:r>
            <w:r w:rsidRPr="003A3C6A">
              <w:rPr>
                <w:spacing w:val="1"/>
                <w:sz w:val="16"/>
                <w:szCs w:val="16"/>
              </w:rPr>
              <w:t>°</w:t>
            </w:r>
            <w:r w:rsidRPr="003A3C6A">
              <w:rPr>
                <w:sz w:val="16"/>
                <w:szCs w:val="16"/>
              </w:rPr>
              <w:t>F)</w:t>
            </w:r>
          </w:p>
        </w:tc>
      </w:tr>
      <w:tr w:rsidR="00BD1133" w:rsidRPr="0005732F" w14:paraId="0493C6BD" w14:textId="77777777" w:rsidTr="0071169A">
        <w:trPr>
          <w:gridAfter w:val="1"/>
          <w:wAfter w:w="15" w:type="dxa"/>
          <w:trHeight w:val="288"/>
          <w:jc w:val="center"/>
        </w:trPr>
        <w:tc>
          <w:tcPr>
            <w:tcW w:w="2450" w:type="dxa"/>
            <w:gridSpan w:val="3"/>
            <w:vAlign w:val="center"/>
          </w:tcPr>
          <w:p w14:paraId="3459C693"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7323B490"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Jotun</w:t>
            </w:r>
          </w:p>
        </w:tc>
        <w:tc>
          <w:tcPr>
            <w:tcW w:w="2692" w:type="dxa"/>
            <w:gridSpan w:val="2"/>
            <w:vAlign w:val="center"/>
          </w:tcPr>
          <w:p w14:paraId="3BD2FD3C" w14:textId="77777777" w:rsidR="00BD1133" w:rsidRPr="00126E0A" w:rsidRDefault="00BD1133" w:rsidP="00C5496A">
            <w:pPr>
              <w:autoSpaceDE/>
              <w:autoSpaceDN/>
              <w:adjustRightInd/>
              <w:spacing w:before="0" w:line="240" w:lineRule="auto"/>
              <w:ind w:left="142"/>
              <w:rPr>
                <w:sz w:val="16"/>
                <w:szCs w:val="16"/>
              </w:rPr>
            </w:pPr>
            <w:proofErr w:type="spellStart"/>
            <w:r w:rsidRPr="00126E0A">
              <w:rPr>
                <w:sz w:val="16"/>
                <w:szCs w:val="16"/>
              </w:rPr>
              <w:t>Tankguard</w:t>
            </w:r>
            <w:proofErr w:type="spellEnd"/>
            <w:r w:rsidRPr="00126E0A">
              <w:rPr>
                <w:sz w:val="16"/>
                <w:szCs w:val="16"/>
              </w:rPr>
              <w:t xml:space="preserve"> Storage</w:t>
            </w:r>
          </w:p>
        </w:tc>
        <w:tc>
          <w:tcPr>
            <w:tcW w:w="971" w:type="dxa"/>
            <w:vAlign w:val="center"/>
          </w:tcPr>
          <w:p w14:paraId="2849C9A1"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310</w:t>
            </w:r>
          </w:p>
        </w:tc>
        <w:tc>
          <w:tcPr>
            <w:tcW w:w="1154" w:type="dxa"/>
            <w:gridSpan w:val="2"/>
            <w:vAlign w:val="center"/>
          </w:tcPr>
          <w:p w14:paraId="31C8EF5E" w14:textId="77777777" w:rsidR="00BD1133" w:rsidRPr="003A3C6A" w:rsidRDefault="00BD1133" w:rsidP="00C5496A">
            <w:pPr>
              <w:widowControl w:val="0"/>
              <w:spacing w:before="23" w:line="240" w:lineRule="auto"/>
              <w:ind w:left="347" w:right="-20" w:hanging="347"/>
              <w:rPr>
                <w:sz w:val="24"/>
                <w:szCs w:val="24"/>
              </w:rPr>
            </w:pPr>
            <w:r w:rsidRPr="003A3C6A">
              <w:rPr>
                <w:sz w:val="16"/>
                <w:szCs w:val="16"/>
              </w:rPr>
              <w:t>95°C(203</w:t>
            </w:r>
            <w:r w:rsidRPr="003A3C6A">
              <w:rPr>
                <w:spacing w:val="1"/>
                <w:sz w:val="16"/>
                <w:szCs w:val="16"/>
              </w:rPr>
              <w:t>°</w:t>
            </w:r>
            <w:r w:rsidRPr="003A3C6A">
              <w:rPr>
                <w:sz w:val="16"/>
                <w:szCs w:val="16"/>
              </w:rPr>
              <w:t>F)</w:t>
            </w:r>
          </w:p>
        </w:tc>
      </w:tr>
      <w:tr w:rsidR="00BD1133" w:rsidRPr="0005732F" w14:paraId="7CB9FE74" w14:textId="77777777" w:rsidTr="0071169A">
        <w:trPr>
          <w:gridAfter w:val="1"/>
          <w:wAfter w:w="15" w:type="dxa"/>
          <w:trHeight w:val="288"/>
          <w:jc w:val="center"/>
        </w:trPr>
        <w:tc>
          <w:tcPr>
            <w:tcW w:w="2450" w:type="dxa"/>
            <w:gridSpan w:val="3"/>
            <w:vAlign w:val="center"/>
          </w:tcPr>
          <w:p w14:paraId="343BEF1E"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7A511D0C"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PPG</w:t>
            </w:r>
          </w:p>
        </w:tc>
        <w:tc>
          <w:tcPr>
            <w:tcW w:w="2692" w:type="dxa"/>
            <w:gridSpan w:val="2"/>
            <w:vAlign w:val="center"/>
          </w:tcPr>
          <w:p w14:paraId="14D45CAF" w14:textId="77777777" w:rsidR="00BD1133" w:rsidRPr="00126E0A" w:rsidRDefault="00BD1133" w:rsidP="00C5496A">
            <w:pPr>
              <w:autoSpaceDE/>
              <w:autoSpaceDN/>
              <w:adjustRightInd/>
              <w:spacing w:before="0" w:line="240" w:lineRule="auto"/>
              <w:ind w:left="142"/>
              <w:rPr>
                <w:sz w:val="16"/>
                <w:szCs w:val="16"/>
              </w:rPr>
            </w:pPr>
            <w:proofErr w:type="spellStart"/>
            <w:r w:rsidRPr="00126E0A">
              <w:rPr>
                <w:sz w:val="16"/>
                <w:szCs w:val="16"/>
              </w:rPr>
              <w:t>Phenguard</w:t>
            </w:r>
            <w:proofErr w:type="spellEnd"/>
            <w:r w:rsidRPr="00126E0A">
              <w:rPr>
                <w:sz w:val="16"/>
                <w:szCs w:val="16"/>
              </w:rPr>
              <w:t xml:space="preserve"> 930 Series</w:t>
            </w:r>
          </w:p>
        </w:tc>
        <w:tc>
          <w:tcPr>
            <w:tcW w:w="971" w:type="dxa"/>
            <w:vAlign w:val="center"/>
          </w:tcPr>
          <w:p w14:paraId="31F45AD9" w14:textId="2F0DF29C"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315</w:t>
            </w:r>
            <w:ins w:id="630" w:author="Kurmanov, Aidyn [STAMGazStroy LLP]" w:date="2025-12-11T15:00:00Z" w16du:dateUtc="2025-12-11T10:00:00Z">
              <w:r w:rsidR="0032742D">
                <w:rPr>
                  <w:sz w:val="16"/>
                  <w:szCs w:val="16"/>
                </w:rPr>
                <w:t>-410</w:t>
              </w:r>
            </w:ins>
          </w:p>
        </w:tc>
        <w:tc>
          <w:tcPr>
            <w:tcW w:w="1154" w:type="dxa"/>
            <w:gridSpan w:val="2"/>
            <w:vAlign w:val="center"/>
          </w:tcPr>
          <w:p w14:paraId="064E164B" w14:textId="5D7264EC" w:rsidR="00BD1133" w:rsidRPr="000B1D84" w:rsidRDefault="005F104E" w:rsidP="005F104E">
            <w:pPr>
              <w:widowControl w:val="0"/>
              <w:spacing w:before="23" w:line="240" w:lineRule="auto"/>
              <w:ind w:left="347" w:right="-20" w:hanging="347"/>
              <w:rPr>
                <w:sz w:val="16"/>
                <w:szCs w:val="16"/>
              </w:rPr>
            </w:pPr>
            <w:r w:rsidRPr="000B1D84">
              <w:rPr>
                <w:sz w:val="16"/>
                <w:szCs w:val="16"/>
              </w:rPr>
              <w:t>82°C(180°F)</w:t>
            </w:r>
          </w:p>
        </w:tc>
      </w:tr>
      <w:tr w:rsidR="00BD1133" w:rsidRPr="0005732F" w14:paraId="551448BF" w14:textId="77777777" w:rsidTr="0071169A">
        <w:trPr>
          <w:gridAfter w:val="1"/>
          <w:wAfter w:w="15" w:type="dxa"/>
          <w:trHeight w:val="288"/>
          <w:jc w:val="center"/>
        </w:trPr>
        <w:tc>
          <w:tcPr>
            <w:tcW w:w="2450" w:type="dxa"/>
            <w:gridSpan w:val="3"/>
            <w:vAlign w:val="center"/>
          </w:tcPr>
          <w:p w14:paraId="0663A5B9"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37D96E2B"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Sherwin-Williams</w:t>
            </w:r>
          </w:p>
        </w:tc>
        <w:tc>
          <w:tcPr>
            <w:tcW w:w="2692" w:type="dxa"/>
            <w:gridSpan w:val="2"/>
            <w:vAlign w:val="center"/>
          </w:tcPr>
          <w:p w14:paraId="2B6437CC" w14:textId="77777777" w:rsidR="00BD1133" w:rsidRPr="00126E0A" w:rsidRDefault="00BD1133" w:rsidP="00C5496A">
            <w:pPr>
              <w:autoSpaceDE/>
              <w:autoSpaceDN/>
              <w:adjustRightInd/>
              <w:spacing w:before="0" w:line="240" w:lineRule="auto"/>
              <w:ind w:left="142"/>
              <w:rPr>
                <w:sz w:val="16"/>
                <w:szCs w:val="16"/>
              </w:rPr>
            </w:pPr>
            <w:proofErr w:type="spellStart"/>
            <w:r w:rsidRPr="00126E0A">
              <w:rPr>
                <w:sz w:val="16"/>
                <w:szCs w:val="16"/>
              </w:rPr>
              <w:t>Epo</w:t>
            </w:r>
            <w:proofErr w:type="spellEnd"/>
            <w:r w:rsidRPr="00126E0A">
              <w:rPr>
                <w:sz w:val="16"/>
                <w:szCs w:val="16"/>
              </w:rPr>
              <w:t>-Phen FF</w:t>
            </w:r>
          </w:p>
        </w:tc>
        <w:tc>
          <w:tcPr>
            <w:tcW w:w="971" w:type="dxa"/>
            <w:vAlign w:val="center"/>
          </w:tcPr>
          <w:p w14:paraId="3EBD4E39"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250</w:t>
            </w:r>
          </w:p>
        </w:tc>
        <w:tc>
          <w:tcPr>
            <w:tcW w:w="1154" w:type="dxa"/>
            <w:gridSpan w:val="2"/>
            <w:vAlign w:val="center"/>
          </w:tcPr>
          <w:p w14:paraId="7F6EB4A0" w14:textId="77777777" w:rsidR="00BD1133" w:rsidRPr="003A3C6A" w:rsidRDefault="00BD1133" w:rsidP="00C5496A">
            <w:pPr>
              <w:widowControl w:val="0"/>
              <w:spacing w:before="43" w:line="240" w:lineRule="auto"/>
              <w:ind w:left="348" w:right="-20" w:hanging="347"/>
              <w:rPr>
                <w:sz w:val="24"/>
                <w:szCs w:val="24"/>
              </w:rPr>
            </w:pPr>
            <w:r w:rsidRPr="003A3C6A">
              <w:rPr>
                <w:sz w:val="16"/>
                <w:szCs w:val="16"/>
              </w:rPr>
              <w:t>99°C(210°F)</w:t>
            </w:r>
          </w:p>
        </w:tc>
      </w:tr>
      <w:tr w:rsidR="00BD1133" w:rsidRPr="0005732F" w14:paraId="4A2694DF" w14:textId="77777777" w:rsidTr="0071169A">
        <w:trPr>
          <w:gridAfter w:val="1"/>
          <w:wAfter w:w="15" w:type="dxa"/>
          <w:trHeight w:val="288"/>
          <w:jc w:val="center"/>
        </w:trPr>
        <w:tc>
          <w:tcPr>
            <w:tcW w:w="2450" w:type="dxa"/>
            <w:gridSpan w:val="3"/>
            <w:tcBorders>
              <w:top w:val="single" w:sz="12" w:space="0" w:color="auto"/>
            </w:tcBorders>
            <w:vAlign w:val="center"/>
          </w:tcPr>
          <w:p w14:paraId="0637B383" w14:textId="77777777" w:rsidR="00BD1133" w:rsidRPr="00AC483C" w:rsidRDefault="00BD1133"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ВТОРОЙ СЛОЙ</w:t>
            </w:r>
          </w:p>
        </w:tc>
        <w:tc>
          <w:tcPr>
            <w:tcW w:w="2729" w:type="dxa"/>
            <w:tcBorders>
              <w:top w:val="single" w:sz="12" w:space="0" w:color="auto"/>
            </w:tcBorders>
            <w:vAlign w:val="center"/>
          </w:tcPr>
          <w:p w14:paraId="21EE6030"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Carboline</w:t>
            </w:r>
          </w:p>
        </w:tc>
        <w:tc>
          <w:tcPr>
            <w:tcW w:w="2692" w:type="dxa"/>
            <w:gridSpan w:val="2"/>
            <w:tcBorders>
              <w:top w:val="single" w:sz="12" w:space="0" w:color="auto"/>
            </w:tcBorders>
            <w:vAlign w:val="center"/>
          </w:tcPr>
          <w:p w14:paraId="50ECE2BC" w14:textId="77777777" w:rsidR="00BD1133" w:rsidRPr="00126E0A" w:rsidRDefault="00BD1133" w:rsidP="00C5496A">
            <w:pPr>
              <w:autoSpaceDE/>
              <w:autoSpaceDN/>
              <w:adjustRightInd/>
              <w:spacing w:before="0" w:line="240" w:lineRule="auto"/>
              <w:ind w:left="142"/>
              <w:rPr>
                <w:sz w:val="16"/>
                <w:szCs w:val="16"/>
              </w:rPr>
            </w:pPr>
            <w:r w:rsidRPr="00126E0A">
              <w:rPr>
                <w:sz w:val="16"/>
                <w:szCs w:val="16"/>
              </w:rPr>
              <w:t>Phenoline 1205</w:t>
            </w:r>
          </w:p>
        </w:tc>
        <w:tc>
          <w:tcPr>
            <w:tcW w:w="971" w:type="dxa"/>
            <w:tcBorders>
              <w:top w:val="single" w:sz="12" w:space="0" w:color="auto"/>
            </w:tcBorders>
            <w:vAlign w:val="center"/>
          </w:tcPr>
          <w:p w14:paraId="2AC32336"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255</w:t>
            </w:r>
          </w:p>
        </w:tc>
        <w:tc>
          <w:tcPr>
            <w:tcW w:w="1154" w:type="dxa"/>
            <w:gridSpan w:val="2"/>
            <w:tcBorders>
              <w:top w:val="single" w:sz="12" w:space="0" w:color="auto"/>
            </w:tcBorders>
            <w:vAlign w:val="center"/>
          </w:tcPr>
          <w:p w14:paraId="1B2A8B16" w14:textId="77777777" w:rsidR="00BD1133" w:rsidRPr="003A3C6A" w:rsidRDefault="00BD1133" w:rsidP="00C5496A">
            <w:pPr>
              <w:widowControl w:val="0"/>
              <w:spacing w:before="49" w:line="240" w:lineRule="auto"/>
              <w:ind w:left="347" w:right="-20" w:hanging="347"/>
              <w:rPr>
                <w:sz w:val="24"/>
                <w:szCs w:val="24"/>
              </w:rPr>
            </w:pPr>
            <w:r w:rsidRPr="003A3C6A">
              <w:rPr>
                <w:sz w:val="16"/>
                <w:szCs w:val="16"/>
              </w:rPr>
              <w:t>82°C(180</w:t>
            </w:r>
            <w:r w:rsidRPr="003A3C6A">
              <w:rPr>
                <w:spacing w:val="1"/>
                <w:sz w:val="16"/>
                <w:szCs w:val="16"/>
              </w:rPr>
              <w:t>°</w:t>
            </w:r>
            <w:r w:rsidRPr="003A3C6A">
              <w:rPr>
                <w:sz w:val="16"/>
                <w:szCs w:val="16"/>
              </w:rPr>
              <w:t>F)</w:t>
            </w:r>
          </w:p>
        </w:tc>
      </w:tr>
      <w:tr w:rsidR="002A27D2" w:rsidRPr="0005732F" w14:paraId="73C9A6EA" w14:textId="77777777" w:rsidTr="0071169A">
        <w:trPr>
          <w:gridAfter w:val="1"/>
          <w:wAfter w:w="15" w:type="dxa"/>
          <w:trHeight w:val="288"/>
          <w:jc w:val="center"/>
        </w:trPr>
        <w:tc>
          <w:tcPr>
            <w:tcW w:w="2450" w:type="dxa"/>
            <w:gridSpan w:val="3"/>
            <w:vAlign w:val="center"/>
          </w:tcPr>
          <w:p w14:paraId="452A0C99" w14:textId="77777777" w:rsidR="002A27D2" w:rsidRPr="00AC483C" w:rsidRDefault="002A27D2" w:rsidP="002A27D2">
            <w:pPr>
              <w:autoSpaceDE/>
              <w:autoSpaceDN/>
              <w:adjustRightInd/>
              <w:spacing w:before="0" w:line="240" w:lineRule="auto"/>
              <w:ind w:left="0"/>
              <w:rPr>
                <w:b/>
                <w:color w:val="auto"/>
                <w:sz w:val="16"/>
                <w:szCs w:val="24"/>
                <w:lang w:val="ru-RU"/>
              </w:rPr>
            </w:pPr>
          </w:p>
        </w:tc>
        <w:tc>
          <w:tcPr>
            <w:tcW w:w="2729" w:type="dxa"/>
            <w:vAlign w:val="center"/>
          </w:tcPr>
          <w:p w14:paraId="79321E66" w14:textId="77777777" w:rsidR="002A27D2" w:rsidRPr="00AC6690" w:rsidRDefault="002A27D2" w:rsidP="002A27D2">
            <w:pPr>
              <w:autoSpaceDE/>
              <w:autoSpaceDN/>
              <w:adjustRightInd/>
              <w:spacing w:before="0" w:line="240" w:lineRule="auto"/>
              <w:ind w:left="149"/>
              <w:rPr>
                <w:sz w:val="16"/>
                <w:szCs w:val="16"/>
              </w:rPr>
            </w:pPr>
            <w:r w:rsidRPr="00AC6690">
              <w:rPr>
                <w:sz w:val="16"/>
                <w:szCs w:val="16"/>
              </w:rPr>
              <w:t>Hempel Coatings (USA), Inc.</w:t>
            </w:r>
          </w:p>
        </w:tc>
        <w:tc>
          <w:tcPr>
            <w:tcW w:w="2692" w:type="dxa"/>
            <w:gridSpan w:val="2"/>
            <w:vAlign w:val="center"/>
          </w:tcPr>
          <w:p w14:paraId="1DEB0683" w14:textId="77777777" w:rsidR="002A27D2" w:rsidRPr="00126E0A" w:rsidRDefault="002A27D2" w:rsidP="002A27D2">
            <w:pPr>
              <w:autoSpaceDE/>
              <w:autoSpaceDN/>
              <w:adjustRightInd/>
              <w:spacing w:before="0" w:line="240" w:lineRule="auto"/>
              <w:ind w:left="142"/>
              <w:rPr>
                <w:sz w:val="16"/>
                <w:szCs w:val="16"/>
              </w:rPr>
            </w:pPr>
            <w:proofErr w:type="spellStart"/>
            <w:r w:rsidRPr="00126E0A">
              <w:rPr>
                <w:sz w:val="16"/>
                <w:szCs w:val="16"/>
              </w:rPr>
              <w:t>Hempadur</w:t>
            </w:r>
            <w:proofErr w:type="spellEnd"/>
            <w:r w:rsidRPr="00126E0A">
              <w:rPr>
                <w:sz w:val="16"/>
                <w:szCs w:val="16"/>
              </w:rPr>
              <w:t xml:space="preserve"> 85671</w:t>
            </w:r>
          </w:p>
          <w:p w14:paraId="2F7F6213" w14:textId="05D16AF1" w:rsidR="002A27D2" w:rsidRPr="00126E0A" w:rsidRDefault="002A27D2" w:rsidP="002A27D2">
            <w:pPr>
              <w:autoSpaceDE/>
              <w:autoSpaceDN/>
              <w:adjustRightInd/>
              <w:spacing w:before="0" w:line="240" w:lineRule="auto"/>
              <w:ind w:left="142"/>
              <w:rPr>
                <w:sz w:val="16"/>
                <w:szCs w:val="16"/>
              </w:rPr>
            </w:pPr>
            <w:proofErr w:type="spellStart"/>
            <w:r w:rsidRPr="00126E0A">
              <w:rPr>
                <w:sz w:val="16"/>
                <w:szCs w:val="16"/>
              </w:rPr>
              <w:t>Hempadur</w:t>
            </w:r>
            <w:proofErr w:type="spellEnd"/>
            <w:r w:rsidRPr="00126E0A">
              <w:rPr>
                <w:sz w:val="16"/>
                <w:szCs w:val="16"/>
              </w:rPr>
              <w:t> 35900</w:t>
            </w:r>
          </w:p>
        </w:tc>
        <w:tc>
          <w:tcPr>
            <w:tcW w:w="971" w:type="dxa"/>
            <w:vAlign w:val="center"/>
          </w:tcPr>
          <w:p w14:paraId="10E46764" w14:textId="77777777" w:rsidR="002A27D2" w:rsidRPr="003A3C6A" w:rsidRDefault="002A27D2" w:rsidP="002A27D2">
            <w:pPr>
              <w:autoSpaceDE/>
              <w:autoSpaceDN/>
              <w:adjustRightInd/>
              <w:spacing w:before="0" w:line="240" w:lineRule="auto"/>
              <w:ind w:left="0"/>
              <w:jc w:val="center"/>
              <w:rPr>
                <w:sz w:val="16"/>
                <w:szCs w:val="16"/>
              </w:rPr>
            </w:pPr>
            <w:r w:rsidRPr="00C27DA4">
              <w:rPr>
                <w:sz w:val="16"/>
                <w:szCs w:val="16"/>
              </w:rPr>
              <w:t>320</w:t>
            </w:r>
          </w:p>
          <w:p w14:paraId="3431BA0A" w14:textId="56A660E7" w:rsidR="002A27D2" w:rsidRPr="003A3C6A" w:rsidRDefault="002A27D2" w:rsidP="002A27D2">
            <w:pPr>
              <w:autoSpaceDE/>
              <w:autoSpaceDN/>
              <w:adjustRightInd/>
              <w:spacing w:before="0" w:line="240" w:lineRule="auto"/>
              <w:ind w:left="0"/>
              <w:jc w:val="center"/>
              <w:rPr>
                <w:sz w:val="16"/>
                <w:szCs w:val="16"/>
              </w:rPr>
            </w:pPr>
            <w:r w:rsidRPr="003A3C6A">
              <w:rPr>
                <w:sz w:val="16"/>
                <w:szCs w:val="16"/>
              </w:rPr>
              <w:t>0</w:t>
            </w:r>
          </w:p>
        </w:tc>
        <w:tc>
          <w:tcPr>
            <w:tcW w:w="1154" w:type="dxa"/>
            <w:gridSpan w:val="2"/>
            <w:vAlign w:val="center"/>
          </w:tcPr>
          <w:p w14:paraId="241CF03C" w14:textId="77777777" w:rsidR="002A27D2" w:rsidRPr="003A3C6A" w:rsidRDefault="002A27D2" w:rsidP="002A27D2">
            <w:pPr>
              <w:widowControl w:val="0"/>
              <w:spacing w:before="43" w:line="240" w:lineRule="auto"/>
              <w:ind w:left="347" w:right="-20" w:hanging="347"/>
              <w:rPr>
                <w:sz w:val="16"/>
                <w:szCs w:val="16"/>
              </w:rPr>
            </w:pPr>
            <w:r w:rsidRPr="003A3C6A">
              <w:rPr>
                <w:sz w:val="16"/>
                <w:szCs w:val="16"/>
              </w:rPr>
              <w:t>95°C(203°F)</w:t>
            </w:r>
          </w:p>
          <w:p w14:paraId="69476A65" w14:textId="4EB0E47D" w:rsidR="002A27D2" w:rsidRPr="003A3C6A" w:rsidRDefault="002A27D2" w:rsidP="002A27D2">
            <w:pPr>
              <w:widowControl w:val="0"/>
              <w:spacing w:before="49" w:line="240" w:lineRule="auto"/>
              <w:ind w:left="347" w:right="-20" w:hanging="347"/>
              <w:rPr>
                <w:sz w:val="24"/>
                <w:szCs w:val="24"/>
              </w:rPr>
            </w:pPr>
            <w:r w:rsidRPr="003A3C6A">
              <w:rPr>
                <w:sz w:val="16"/>
                <w:szCs w:val="16"/>
              </w:rPr>
              <w:t>82°C(180°F)</w:t>
            </w:r>
          </w:p>
        </w:tc>
      </w:tr>
      <w:tr w:rsidR="00BD1133" w:rsidRPr="0005732F" w14:paraId="4D5F06D3" w14:textId="77777777" w:rsidTr="0071169A">
        <w:trPr>
          <w:gridAfter w:val="1"/>
          <w:wAfter w:w="15" w:type="dxa"/>
          <w:trHeight w:val="288"/>
          <w:jc w:val="center"/>
        </w:trPr>
        <w:tc>
          <w:tcPr>
            <w:tcW w:w="2450" w:type="dxa"/>
            <w:gridSpan w:val="3"/>
            <w:vAlign w:val="center"/>
          </w:tcPr>
          <w:p w14:paraId="1A155360" w14:textId="77777777" w:rsidR="00BD1133" w:rsidRPr="00AC483C" w:rsidDel="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3F2C40CC" w14:textId="77777777" w:rsidR="00BD1133" w:rsidRPr="00AC6690" w:rsidRDefault="00BD1133" w:rsidP="00C5496A">
            <w:pPr>
              <w:autoSpaceDE/>
              <w:autoSpaceDN/>
              <w:adjustRightInd/>
              <w:spacing w:before="0" w:line="240" w:lineRule="auto"/>
              <w:ind w:left="149"/>
              <w:rPr>
                <w:sz w:val="16"/>
                <w:szCs w:val="16"/>
              </w:rPr>
            </w:pPr>
            <w:r>
              <w:rPr>
                <w:sz w:val="16"/>
                <w:szCs w:val="16"/>
              </w:rPr>
              <w:t>Belzona</w:t>
            </w:r>
          </w:p>
        </w:tc>
        <w:tc>
          <w:tcPr>
            <w:tcW w:w="2692" w:type="dxa"/>
            <w:gridSpan w:val="2"/>
            <w:vAlign w:val="center"/>
          </w:tcPr>
          <w:p w14:paraId="1FBEB16C" w14:textId="77777777" w:rsidR="00BD1133" w:rsidRPr="00126E0A" w:rsidRDefault="00BD1133" w:rsidP="00BD1133">
            <w:pPr>
              <w:autoSpaceDE/>
              <w:autoSpaceDN/>
              <w:adjustRightInd/>
              <w:spacing w:before="0" w:line="240" w:lineRule="auto"/>
              <w:ind w:left="142"/>
              <w:rPr>
                <w:sz w:val="16"/>
                <w:szCs w:val="16"/>
                <w:lang w:val="ru-RU"/>
              </w:rPr>
            </w:pPr>
            <w:r w:rsidRPr="00126E0A">
              <w:rPr>
                <w:sz w:val="16"/>
                <w:szCs w:val="16"/>
              </w:rPr>
              <w:t>5891</w:t>
            </w:r>
          </w:p>
          <w:p w14:paraId="71A93181" w14:textId="77777777" w:rsidR="00BD1133" w:rsidRPr="00126E0A" w:rsidRDefault="00BD1133" w:rsidP="00C5496A">
            <w:pPr>
              <w:autoSpaceDE/>
              <w:autoSpaceDN/>
              <w:adjustRightInd/>
              <w:spacing w:before="0" w:line="240" w:lineRule="auto"/>
              <w:ind w:left="142"/>
              <w:rPr>
                <w:sz w:val="16"/>
                <w:szCs w:val="16"/>
              </w:rPr>
            </w:pPr>
            <w:r w:rsidRPr="00126E0A">
              <w:rPr>
                <w:sz w:val="16"/>
                <w:szCs w:val="16"/>
              </w:rPr>
              <w:t>1593</w:t>
            </w:r>
          </w:p>
        </w:tc>
        <w:tc>
          <w:tcPr>
            <w:tcW w:w="971" w:type="dxa"/>
            <w:vAlign w:val="center"/>
          </w:tcPr>
          <w:p w14:paraId="02DD27B0" w14:textId="77777777" w:rsidR="00BD1133" w:rsidRPr="003A3C6A" w:rsidRDefault="00BD1133" w:rsidP="00BD1133">
            <w:pPr>
              <w:autoSpaceDE/>
              <w:autoSpaceDN/>
              <w:adjustRightInd/>
              <w:spacing w:before="0" w:line="240" w:lineRule="auto"/>
              <w:ind w:left="0"/>
              <w:jc w:val="center"/>
              <w:rPr>
                <w:sz w:val="16"/>
                <w:szCs w:val="16"/>
                <w:lang w:val="ru-RU"/>
              </w:rPr>
            </w:pPr>
            <w:r w:rsidRPr="003A3C6A">
              <w:rPr>
                <w:sz w:val="16"/>
                <w:szCs w:val="16"/>
              </w:rPr>
              <w:t>2</w:t>
            </w:r>
          </w:p>
          <w:p w14:paraId="79484E4B"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11</w:t>
            </w:r>
          </w:p>
        </w:tc>
        <w:tc>
          <w:tcPr>
            <w:tcW w:w="1154" w:type="dxa"/>
            <w:gridSpan w:val="2"/>
            <w:vAlign w:val="center"/>
          </w:tcPr>
          <w:p w14:paraId="65F09EC3" w14:textId="77777777" w:rsidR="00BD1133" w:rsidRPr="003A3C6A" w:rsidRDefault="00BD1133" w:rsidP="00D750DA">
            <w:pPr>
              <w:widowControl w:val="0"/>
              <w:spacing w:before="43" w:line="240" w:lineRule="auto"/>
              <w:ind w:left="347" w:right="-20" w:hanging="347"/>
              <w:rPr>
                <w:sz w:val="16"/>
                <w:szCs w:val="16"/>
              </w:rPr>
            </w:pPr>
            <w:r w:rsidRPr="003A3C6A">
              <w:rPr>
                <w:sz w:val="16"/>
                <w:szCs w:val="16"/>
              </w:rPr>
              <w:t>90°C(194°F)</w:t>
            </w:r>
          </w:p>
          <w:p w14:paraId="5B0797FF" w14:textId="77777777" w:rsidR="00BD1133" w:rsidRPr="003A3C6A" w:rsidRDefault="00BD1133" w:rsidP="00BD1133">
            <w:pPr>
              <w:widowControl w:val="0"/>
              <w:spacing w:before="43" w:line="240" w:lineRule="auto"/>
              <w:ind w:left="347" w:right="-20" w:hanging="347"/>
              <w:rPr>
                <w:sz w:val="16"/>
                <w:szCs w:val="16"/>
                <w:lang w:val="ru-RU"/>
              </w:rPr>
            </w:pPr>
            <w:r w:rsidRPr="003A3C6A">
              <w:rPr>
                <w:sz w:val="16"/>
                <w:szCs w:val="16"/>
              </w:rPr>
              <w:t>160°C(320°F)</w:t>
            </w:r>
          </w:p>
        </w:tc>
      </w:tr>
      <w:tr w:rsidR="00BD1133" w:rsidRPr="0005732F" w14:paraId="507C1DFC" w14:textId="77777777" w:rsidTr="0071169A">
        <w:trPr>
          <w:gridAfter w:val="1"/>
          <w:wAfter w:w="15" w:type="dxa"/>
          <w:trHeight w:val="288"/>
          <w:jc w:val="center"/>
        </w:trPr>
        <w:tc>
          <w:tcPr>
            <w:tcW w:w="2450" w:type="dxa"/>
            <w:gridSpan w:val="3"/>
            <w:vMerge w:val="restart"/>
            <w:vAlign w:val="center"/>
          </w:tcPr>
          <w:p w14:paraId="5195A9CA" w14:textId="77777777" w:rsidR="00BD1133" w:rsidRPr="00AC483C" w:rsidRDefault="00BD1133"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29" w:type="dxa"/>
            <w:vAlign w:val="center"/>
          </w:tcPr>
          <w:p w14:paraId="759F7BC1" w14:textId="77777777" w:rsidR="00BD1133" w:rsidRPr="00AC6690" w:rsidRDefault="00BD1133" w:rsidP="00C5496A">
            <w:pPr>
              <w:autoSpaceDE/>
              <w:autoSpaceDN/>
              <w:adjustRightInd/>
              <w:spacing w:before="0" w:line="240" w:lineRule="auto"/>
              <w:ind w:left="149"/>
              <w:rPr>
                <w:sz w:val="16"/>
                <w:szCs w:val="16"/>
              </w:rPr>
            </w:pPr>
            <w:r>
              <w:rPr>
                <w:sz w:val="16"/>
                <w:szCs w:val="16"/>
              </w:rPr>
              <w:t>International</w:t>
            </w:r>
          </w:p>
        </w:tc>
        <w:tc>
          <w:tcPr>
            <w:tcW w:w="2692" w:type="dxa"/>
            <w:gridSpan w:val="2"/>
            <w:vAlign w:val="center"/>
          </w:tcPr>
          <w:p w14:paraId="025B7EFF" w14:textId="77777777" w:rsidR="00BD1133" w:rsidRPr="00126E0A" w:rsidRDefault="00BD1133" w:rsidP="00C5496A">
            <w:pPr>
              <w:autoSpaceDE/>
              <w:autoSpaceDN/>
              <w:adjustRightInd/>
              <w:spacing w:before="0" w:line="240" w:lineRule="auto"/>
              <w:ind w:left="142"/>
              <w:rPr>
                <w:sz w:val="16"/>
                <w:szCs w:val="16"/>
              </w:rPr>
            </w:pPr>
            <w:r w:rsidRPr="00126E0A">
              <w:rPr>
                <w:sz w:val="16"/>
                <w:szCs w:val="16"/>
              </w:rPr>
              <w:t>Interline 994</w:t>
            </w:r>
          </w:p>
        </w:tc>
        <w:tc>
          <w:tcPr>
            <w:tcW w:w="971" w:type="dxa"/>
            <w:vAlign w:val="center"/>
          </w:tcPr>
          <w:p w14:paraId="0B23B510"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187</w:t>
            </w:r>
          </w:p>
        </w:tc>
        <w:tc>
          <w:tcPr>
            <w:tcW w:w="1154" w:type="dxa"/>
            <w:gridSpan w:val="2"/>
            <w:vAlign w:val="center"/>
          </w:tcPr>
          <w:p w14:paraId="52A9A06C" w14:textId="25AA3811" w:rsidR="00BD1133" w:rsidRPr="003A3C6A" w:rsidRDefault="00BD1133" w:rsidP="00C5496A">
            <w:pPr>
              <w:widowControl w:val="0"/>
              <w:spacing w:before="64" w:line="240" w:lineRule="auto"/>
              <w:ind w:left="347" w:right="-20" w:hanging="347"/>
              <w:rPr>
                <w:sz w:val="24"/>
                <w:szCs w:val="24"/>
              </w:rPr>
            </w:pPr>
            <w:r w:rsidRPr="003A3C6A">
              <w:rPr>
                <w:sz w:val="16"/>
                <w:szCs w:val="16"/>
              </w:rPr>
              <w:t>90°C(190</w:t>
            </w:r>
            <w:r w:rsidRPr="003A3C6A">
              <w:rPr>
                <w:spacing w:val="1"/>
                <w:sz w:val="16"/>
                <w:szCs w:val="16"/>
              </w:rPr>
              <w:t>°</w:t>
            </w:r>
            <w:r w:rsidRPr="003A3C6A">
              <w:rPr>
                <w:sz w:val="16"/>
                <w:szCs w:val="16"/>
              </w:rPr>
              <w:t>F)</w:t>
            </w:r>
          </w:p>
        </w:tc>
      </w:tr>
      <w:tr w:rsidR="00BD1133" w:rsidRPr="0005732F" w14:paraId="3C32643E" w14:textId="77777777" w:rsidTr="0071169A">
        <w:trPr>
          <w:gridAfter w:val="1"/>
          <w:wAfter w:w="15" w:type="dxa"/>
          <w:trHeight w:val="288"/>
          <w:jc w:val="center"/>
        </w:trPr>
        <w:tc>
          <w:tcPr>
            <w:tcW w:w="2450" w:type="dxa"/>
            <w:gridSpan w:val="3"/>
            <w:vMerge/>
            <w:vAlign w:val="center"/>
          </w:tcPr>
          <w:p w14:paraId="449722B7"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751B9BF9"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International Devoe</w:t>
            </w:r>
          </w:p>
        </w:tc>
        <w:tc>
          <w:tcPr>
            <w:tcW w:w="2692" w:type="dxa"/>
            <w:gridSpan w:val="2"/>
            <w:vAlign w:val="center"/>
          </w:tcPr>
          <w:p w14:paraId="3F3B82F6" w14:textId="77777777" w:rsidR="00BD1133" w:rsidRPr="00126E0A" w:rsidRDefault="00BD1133" w:rsidP="00C5496A">
            <w:pPr>
              <w:autoSpaceDE/>
              <w:autoSpaceDN/>
              <w:adjustRightInd/>
              <w:spacing w:before="0" w:line="240" w:lineRule="auto"/>
              <w:ind w:left="142"/>
              <w:rPr>
                <w:sz w:val="16"/>
                <w:szCs w:val="16"/>
              </w:rPr>
            </w:pPr>
            <w:proofErr w:type="spellStart"/>
            <w:r w:rsidRPr="00126E0A">
              <w:rPr>
                <w:sz w:val="16"/>
                <w:szCs w:val="16"/>
              </w:rPr>
              <w:t>Devchem</w:t>
            </w:r>
            <w:proofErr w:type="spellEnd"/>
            <w:r w:rsidRPr="00126E0A">
              <w:rPr>
                <w:sz w:val="16"/>
                <w:szCs w:val="16"/>
              </w:rPr>
              <w:t xml:space="preserve"> 256</w:t>
            </w:r>
          </w:p>
        </w:tc>
        <w:tc>
          <w:tcPr>
            <w:tcW w:w="971" w:type="dxa"/>
            <w:vAlign w:val="center"/>
          </w:tcPr>
          <w:p w14:paraId="691BF999"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319</w:t>
            </w:r>
          </w:p>
        </w:tc>
        <w:tc>
          <w:tcPr>
            <w:tcW w:w="1154" w:type="dxa"/>
            <w:gridSpan w:val="2"/>
            <w:vAlign w:val="center"/>
          </w:tcPr>
          <w:p w14:paraId="71434170" w14:textId="77777777" w:rsidR="00BD1133" w:rsidRPr="003A3C6A" w:rsidRDefault="00BD1133" w:rsidP="00C5496A">
            <w:pPr>
              <w:widowControl w:val="0"/>
              <w:spacing w:before="64" w:line="240" w:lineRule="auto"/>
              <w:ind w:left="347" w:right="-20" w:hanging="347"/>
              <w:rPr>
                <w:sz w:val="16"/>
                <w:szCs w:val="16"/>
              </w:rPr>
            </w:pPr>
            <w:r w:rsidRPr="003A3C6A">
              <w:rPr>
                <w:sz w:val="16"/>
                <w:szCs w:val="16"/>
              </w:rPr>
              <w:t>93°C(200</w:t>
            </w:r>
            <w:r w:rsidRPr="003A3C6A">
              <w:rPr>
                <w:spacing w:val="1"/>
                <w:sz w:val="16"/>
                <w:szCs w:val="16"/>
              </w:rPr>
              <w:t>°</w:t>
            </w:r>
            <w:r w:rsidRPr="003A3C6A">
              <w:rPr>
                <w:sz w:val="16"/>
                <w:szCs w:val="16"/>
              </w:rPr>
              <w:t>F)</w:t>
            </w:r>
          </w:p>
        </w:tc>
      </w:tr>
      <w:tr w:rsidR="00BD1133" w:rsidRPr="0005732F" w14:paraId="5399FB05" w14:textId="77777777" w:rsidTr="0071169A">
        <w:trPr>
          <w:gridAfter w:val="1"/>
          <w:wAfter w:w="15" w:type="dxa"/>
          <w:trHeight w:val="288"/>
          <w:jc w:val="center"/>
        </w:trPr>
        <w:tc>
          <w:tcPr>
            <w:tcW w:w="2450" w:type="dxa"/>
            <w:gridSpan w:val="3"/>
            <w:vAlign w:val="center"/>
          </w:tcPr>
          <w:p w14:paraId="743C706B"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4DB1A72A"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Jotun</w:t>
            </w:r>
          </w:p>
        </w:tc>
        <w:tc>
          <w:tcPr>
            <w:tcW w:w="2692" w:type="dxa"/>
            <w:gridSpan w:val="2"/>
            <w:vAlign w:val="center"/>
          </w:tcPr>
          <w:p w14:paraId="3366DE7C" w14:textId="77777777" w:rsidR="00BD1133" w:rsidRPr="00126E0A" w:rsidRDefault="00BD1133" w:rsidP="00C5496A">
            <w:pPr>
              <w:autoSpaceDE/>
              <w:autoSpaceDN/>
              <w:adjustRightInd/>
              <w:spacing w:before="0" w:line="240" w:lineRule="auto"/>
              <w:ind w:left="142"/>
              <w:rPr>
                <w:sz w:val="16"/>
                <w:szCs w:val="16"/>
              </w:rPr>
            </w:pPr>
            <w:proofErr w:type="spellStart"/>
            <w:r w:rsidRPr="00126E0A">
              <w:rPr>
                <w:sz w:val="16"/>
                <w:szCs w:val="16"/>
              </w:rPr>
              <w:t>Tankguard</w:t>
            </w:r>
            <w:proofErr w:type="spellEnd"/>
            <w:r w:rsidRPr="00126E0A">
              <w:rPr>
                <w:sz w:val="16"/>
                <w:szCs w:val="16"/>
              </w:rPr>
              <w:t xml:space="preserve"> Storage</w:t>
            </w:r>
          </w:p>
        </w:tc>
        <w:tc>
          <w:tcPr>
            <w:tcW w:w="971" w:type="dxa"/>
            <w:vAlign w:val="center"/>
          </w:tcPr>
          <w:p w14:paraId="0C7207ED"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310</w:t>
            </w:r>
          </w:p>
        </w:tc>
        <w:tc>
          <w:tcPr>
            <w:tcW w:w="1154" w:type="dxa"/>
            <w:gridSpan w:val="2"/>
            <w:vAlign w:val="center"/>
          </w:tcPr>
          <w:p w14:paraId="0DA6D083" w14:textId="77777777" w:rsidR="00BD1133" w:rsidRPr="003A3C6A" w:rsidRDefault="00BD1133" w:rsidP="00C5496A">
            <w:pPr>
              <w:widowControl w:val="0"/>
              <w:spacing w:before="23" w:line="240" w:lineRule="auto"/>
              <w:ind w:left="347" w:right="-20" w:hanging="347"/>
              <w:rPr>
                <w:sz w:val="24"/>
                <w:szCs w:val="24"/>
              </w:rPr>
            </w:pPr>
            <w:r w:rsidRPr="003A3C6A">
              <w:rPr>
                <w:sz w:val="16"/>
                <w:szCs w:val="16"/>
              </w:rPr>
              <w:t>95°C(203</w:t>
            </w:r>
            <w:r w:rsidRPr="003A3C6A">
              <w:rPr>
                <w:spacing w:val="1"/>
                <w:sz w:val="16"/>
                <w:szCs w:val="16"/>
              </w:rPr>
              <w:t>°</w:t>
            </w:r>
            <w:r w:rsidRPr="003A3C6A">
              <w:rPr>
                <w:sz w:val="16"/>
                <w:szCs w:val="16"/>
              </w:rPr>
              <w:t>F)</w:t>
            </w:r>
          </w:p>
        </w:tc>
      </w:tr>
      <w:tr w:rsidR="00BD1133" w:rsidRPr="0005732F" w14:paraId="4C8D2429" w14:textId="77777777" w:rsidTr="0071169A">
        <w:trPr>
          <w:gridAfter w:val="1"/>
          <w:wAfter w:w="15" w:type="dxa"/>
          <w:trHeight w:val="288"/>
          <w:jc w:val="center"/>
        </w:trPr>
        <w:tc>
          <w:tcPr>
            <w:tcW w:w="2450" w:type="dxa"/>
            <w:gridSpan w:val="3"/>
            <w:vAlign w:val="center"/>
          </w:tcPr>
          <w:p w14:paraId="553FC8F4"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0B0D2630"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PPG</w:t>
            </w:r>
          </w:p>
        </w:tc>
        <w:tc>
          <w:tcPr>
            <w:tcW w:w="2692" w:type="dxa"/>
            <w:gridSpan w:val="2"/>
            <w:vAlign w:val="center"/>
          </w:tcPr>
          <w:p w14:paraId="127EC859" w14:textId="77777777" w:rsidR="00BD1133" w:rsidRPr="00126E0A" w:rsidRDefault="00BD1133" w:rsidP="00C5496A">
            <w:pPr>
              <w:autoSpaceDE/>
              <w:autoSpaceDN/>
              <w:adjustRightInd/>
              <w:spacing w:before="0" w:line="240" w:lineRule="auto"/>
              <w:ind w:left="142"/>
              <w:rPr>
                <w:sz w:val="16"/>
                <w:szCs w:val="16"/>
              </w:rPr>
            </w:pPr>
            <w:proofErr w:type="spellStart"/>
            <w:r w:rsidRPr="00126E0A">
              <w:rPr>
                <w:sz w:val="16"/>
                <w:szCs w:val="16"/>
              </w:rPr>
              <w:t>Phenguard</w:t>
            </w:r>
            <w:proofErr w:type="spellEnd"/>
            <w:r w:rsidRPr="00126E0A">
              <w:rPr>
                <w:sz w:val="16"/>
                <w:szCs w:val="16"/>
              </w:rPr>
              <w:t xml:space="preserve"> 9</w:t>
            </w:r>
            <w:r w:rsidRPr="00126E0A">
              <w:rPr>
                <w:sz w:val="16"/>
                <w:szCs w:val="16"/>
                <w:lang w:val="ru-RU"/>
              </w:rPr>
              <w:t>4</w:t>
            </w:r>
            <w:r w:rsidRPr="00126E0A">
              <w:rPr>
                <w:sz w:val="16"/>
                <w:szCs w:val="16"/>
              </w:rPr>
              <w:t>0 Series</w:t>
            </w:r>
          </w:p>
        </w:tc>
        <w:tc>
          <w:tcPr>
            <w:tcW w:w="971" w:type="dxa"/>
            <w:vAlign w:val="center"/>
          </w:tcPr>
          <w:p w14:paraId="24D8A7B2" w14:textId="7F0D18E0"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315</w:t>
            </w:r>
            <w:ins w:id="631" w:author="Kurmanov, Aidyn [STAMGazStroy LLP]" w:date="2025-12-11T15:00:00Z" w16du:dateUtc="2025-12-11T10:00:00Z">
              <w:r w:rsidR="0032742D">
                <w:rPr>
                  <w:sz w:val="16"/>
                  <w:szCs w:val="16"/>
                </w:rPr>
                <w:t>-410</w:t>
              </w:r>
            </w:ins>
          </w:p>
        </w:tc>
        <w:tc>
          <w:tcPr>
            <w:tcW w:w="1154" w:type="dxa"/>
            <w:gridSpan w:val="2"/>
            <w:vAlign w:val="center"/>
          </w:tcPr>
          <w:p w14:paraId="26A61555" w14:textId="77777777" w:rsidR="00BD1133" w:rsidRPr="003A3C6A" w:rsidRDefault="00BD1133" w:rsidP="00C5496A">
            <w:pPr>
              <w:widowControl w:val="0"/>
              <w:spacing w:before="43" w:line="240" w:lineRule="auto"/>
              <w:ind w:left="347" w:right="-20" w:hanging="347"/>
              <w:rPr>
                <w:sz w:val="24"/>
                <w:szCs w:val="24"/>
              </w:rPr>
            </w:pPr>
            <w:r w:rsidRPr="003A3C6A">
              <w:rPr>
                <w:sz w:val="16"/>
                <w:szCs w:val="16"/>
              </w:rPr>
              <w:t>82°C(180</w:t>
            </w:r>
            <w:r w:rsidRPr="003A3C6A">
              <w:rPr>
                <w:spacing w:val="1"/>
                <w:sz w:val="16"/>
                <w:szCs w:val="16"/>
              </w:rPr>
              <w:t>°</w:t>
            </w:r>
            <w:r w:rsidRPr="003A3C6A">
              <w:rPr>
                <w:sz w:val="16"/>
                <w:szCs w:val="16"/>
              </w:rPr>
              <w:t>F)</w:t>
            </w:r>
          </w:p>
        </w:tc>
      </w:tr>
      <w:tr w:rsidR="00BD1133" w:rsidRPr="0005732F" w14:paraId="67997ACA" w14:textId="77777777" w:rsidTr="0071169A">
        <w:trPr>
          <w:gridAfter w:val="1"/>
          <w:wAfter w:w="15" w:type="dxa"/>
          <w:trHeight w:val="288"/>
          <w:jc w:val="center"/>
        </w:trPr>
        <w:tc>
          <w:tcPr>
            <w:tcW w:w="2450" w:type="dxa"/>
            <w:gridSpan w:val="3"/>
            <w:vAlign w:val="center"/>
          </w:tcPr>
          <w:p w14:paraId="5DB12145"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6F562EE0"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Sherwin-Williams</w:t>
            </w:r>
          </w:p>
        </w:tc>
        <w:tc>
          <w:tcPr>
            <w:tcW w:w="2692" w:type="dxa"/>
            <w:gridSpan w:val="2"/>
            <w:vAlign w:val="center"/>
          </w:tcPr>
          <w:p w14:paraId="58514D45" w14:textId="77777777" w:rsidR="00BD1133" w:rsidRPr="00126E0A" w:rsidRDefault="00BD1133" w:rsidP="00C5496A">
            <w:pPr>
              <w:autoSpaceDE/>
              <w:autoSpaceDN/>
              <w:adjustRightInd/>
              <w:spacing w:before="0" w:line="240" w:lineRule="auto"/>
              <w:ind w:left="142"/>
              <w:rPr>
                <w:sz w:val="16"/>
                <w:szCs w:val="16"/>
              </w:rPr>
            </w:pPr>
            <w:proofErr w:type="spellStart"/>
            <w:r w:rsidRPr="00126E0A">
              <w:rPr>
                <w:sz w:val="16"/>
                <w:szCs w:val="16"/>
              </w:rPr>
              <w:t>Epo</w:t>
            </w:r>
            <w:proofErr w:type="spellEnd"/>
            <w:r w:rsidRPr="00126E0A">
              <w:rPr>
                <w:sz w:val="16"/>
                <w:szCs w:val="16"/>
              </w:rPr>
              <w:t>-Phen FF</w:t>
            </w:r>
          </w:p>
        </w:tc>
        <w:tc>
          <w:tcPr>
            <w:tcW w:w="971" w:type="dxa"/>
            <w:vAlign w:val="center"/>
          </w:tcPr>
          <w:p w14:paraId="420E40AF" w14:textId="77777777" w:rsidR="00BD1133" w:rsidRPr="003A3C6A" w:rsidRDefault="00BD1133" w:rsidP="00C5496A">
            <w:pPr>
              <w:autoSpaceDE/>
              <w:autoSpaceDN/>
              <w:adjustRightInd/>
              <w:spacing w:before="0" w:line="240" w:lineRule="auto"/>
              <w:ind w:left="0"/>
              <w:jc w:val="center"/>
              <w:rPr>
                <w:sz w:val="16"/>
                <w:szCs w:val="16"/>
              </w:rPr>
            </w:pPr>
            <w:r w:rsidRPr="003A3C6A">
              <w:rPr>
                <w:sz w:val="16"/>
                <w:szCs w:val="16"/>
              </w:rPr>
              <w:t>250</w:t>
            </w:r>
          </w:p>
        </w:tc>
        <w:tc>
          <w:tcPr>
            <w:tcW w:w="1154" w:type="dxa"/>
            <w:gridSpan w:val="2"/>
            <w:vAlign w:val="center"/>
          </w:tcPr>
          <w:p w14:paraId="37D453A4" w14:textId="77777777" w:rsidR="00BD1133" w:rsidRPr="003A3C6A" w:rsidRDefault="00BD1133" w:rsidP="00C5496A">
            <w:pPr>
              <w:widowControl w:val="0"/>
              <w:spacing w:before="43" w:line="240" w:lineRule="auto"/>
              <w:ind w:left="348" w:right="-20" w:hanging="347"/>
              <w:rPr>
                <w:sz w:val="24"/>
                <w:szCs w:val="24"/>
              </w:rPr>
            </w:pPr>
            <w:r w:rsidRPr="003A3C6A">
              <w:rPr>
                <w:sz w:val="16"/>
                <w:szCs w:val="16"/>
              </w:rPr>
              <w:t>99°C(210°F)</w:t>
            </w:r>
          </w:p>
        </w:tc>
      </w:tr>
      <w:tr w:rsidR="00BD1133" w:rsidRPr="0005732F" w14:paraId="485E9458" w14:textId="77777777" w:rsidTr="00F029EB">
        <w:trPr>
          <w:gridAfter w:val="1"/>
          <w:wAfter w:w="15" w:type="dxa"/>
          <w:trHeight w:val="288"/>
          <w:jc w:val="center"/>
        </w:trPr>
        <w:tc>
          <w:tcPr>
            <w:tcW w:w="9996" w:type="dxa"/>
            <w:gridSpan w:val="9"/>
            <w:tcBorders>
              <w:top w:val="single" w:sz="12" w:space="0" w:color="auto"/>
            </w:tcBorders>
            <w:vAlign w:val="center"/>
          </w:tcPr>
          <w:p w14:paraId="10C09D48" w14:textId="7239126D" w:rsidR="00BD1133" w:rsidRPr="0055637C" w:rsidRDefault="00BD1133" w:rsidP="00C5496A">
            <w:pPr>
              <w:autoSpaceDE/>
              <w:autoSpaceDN/>
              <w:adjustRightInd/>
              <w:spacing w:before="0" w:line="240" w:lineRule="auto"/>
              <w:ind w:left="0"/>
              <w:rPr>
                <w:i/>
                <w:color w:val="auto"/>
                <w:sz w:val="14"/>
                <w:szCs w:val="24"/>
                <w:lang w:val="ru-RU"/>
              </w:rPr>
            </w:pPr>
          </w:p>
        </w:tc>
      </w:tr>
      <w:tr w:rsidR="00BD1133" w:rsidRPr="0005732F" w14:paraId="09D06550" w14:textId="77777777" w:rsidTr="00F029EB">
        <w:trPr>
          <w:trHeight w:val="288"/>
          <w:jc w:val="center"/>
        </w:trPr>
        <w:tc>
          <w:tcPr>
            <w:tcW w:w="1332" w:type="dxa"/>
            <w:vAlign w:val="center"/>
          </w:tcPr>
          <w:p w14:paraId="0447C1E0" w14:textId="77777777" w:rsidR="00BD1133" w:rsidRPr="0005732F" w:rsidRDefault="00BD1133" w:rsidP="00C5496A">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847" w:type="dxa"/>
            <w:gridSpan w:val="3"/>
            <w:vAlign w:val="center"/>
          </w:tcPr>
          <w:p w14:paraId="4FE55B7B" w14:textId="1806366E" w:rsidR="00BD1133" w:rsidRPr="00364053" w:rsidRDefault="00126E0A" w:rsidP="00364053">
            <w:pPr>
              <w:ind w:left="-72"/>
              <w:rPr>
                <w:b/>
                <w:color w:val="auto"/>
                <w:sz w:val="16"/>
                <w:szCs w:val="16"/>
                <w:lang w:val="ru-RU"/>
              </w:rPr>
            </w:pPr>
            <w:r>
              <w:rPr>
                <w:color w:val="auto"/>
                <w:sz w:val="16"/>
                <w:szCs w:val="24"/>
                <w:lang w:val="ru-RU"/>
              </w:rPr>
              <w:t>Ноябрь</w:t>
            </w:r>
            <w:r w:rsidR="00A60BB6">
              <w:rPr>
                <w:color w:val="auto"/>
                <w:sz w:val="16"/>
                <w:szCs w:val="24"/>
                <w:lang w:val="ru-RU"/>
              </w:rPr>
              <w:t xml:space="preserve"> 2025</w:t>
            </w:r>
          </w:p>
        </w:tc>
        <w:tc>
          <w:tcPr>
            <w:tcW w:w="2692" w:type="dxa"/>
            <w:gridSpan w:val="2"/>
            <w:vAlign w:val="center"/>
          </w:tcPr>
          <w:p w14:paraId="2CF364DD" w14:textId="77777777" w:rsidR="00BD1133" w:rsidRPr="0005732F" w:rsidRDefault="00BD1133" w:rsidP="00C5496A">
            <w:pPr>
              <w:rPr>
                <w:b/>
                <w:color w:val="auto"/>
                <w:sz w:val="16"/>
                <w:szCs w:val="16"/>
              </w:rPr>
            </w:pPr>
          </w:p>
        </w:tc>
        <w:tc>
          <w:tcPr>
            <w:tcW w:w="971" w:type="dxa"/>
            <w:vAlign w:val="center"/>
          </w:tcPr>
          <w:p w14:paraId="10712A56" w14:textId="77777777" w:rsidR="00BD1133" w:rsidRPr="0005732F" w:rsidRDefault="00BD1133" w:rsidP="00C5496A">
            <w:pPr>
              <w:jc w:val="center"/>
              <w:rPr>
                <w:b/>
                <w:color w:val="auto"/>
                <w:sz w:val="16"/>
                <w:szCs w:val="16"/>
              </w:rPr>
            </w:pPr>
          </w:p>
        </w:tc>
        <w:tc>
          <w:tcPr>
            <w:tcW w:w="1169" w:type="dxa"/>
            <w:gridSpan w:val="3"/>
            <w:vAlign w:val="center"/>
          </w:tcPr>
          <w:p w14:paraId="6071D39F" w14:textId="77777777" w:rsidR="00BD1133" w:rsidRPr="0005732F" w:rsidRDefault="00BD1133" w:rsidP="00C5496A">
            <w:pPr>
              <w:jc w:val="center"/>
              <w:rPr>
                <w:b/>
                <w:color w:val="auto"/>
                <w:sz w:val="16"/>
                <w:szCs w:val="16"/>
              </w:rPr>
            </w:pPr>
          </w:p>
        </w:tc>
      </w:tr>
    </w:tbl>
    <w:p w14:paraId="5FEAB8E5" w14:textId="77777777" w:rsidR="00F13A94" w:rsidRDefault="00F13A94" w:rsidP="00F13A94">
      <w:pPr>
        <w:widowControl w:val="0"/>
        <w:spacing w:line="240" w:lineRule="auto"/>
        <w:ind w:left="1350" w:right="151" w:hanging="1260"/>
        <w:contextualSpacing/>
        <w:rPr>
          <w:sz w:val="16"/>
          <w:szCs w:val="16"/>
          <w:lang w:val="ru-RU"/>
        </w:rPr>
      </w:pPr>
    </w:p>
    <w:p w14:paraId="668C62E1" w14:textId="4AC41157" w:rsidR="00A60BB6" w:rsidRPr="00C864AE" w:rsidRDefault="00A60BB6" w:rsidP="00F13A94">
      <w:pPr>
        <w:widowControl w:val="0"/>
        <w:spacing w:line="240" w:lineRule="auto"/>
        <w:ind w:left="1350" w:right="151" w:hanging="1260"/>
        <w:contextualSpacing/>
        <w:rPr>
          <w:sz w:val="16"/>
          <w:szCs w:val="16"/>
          <w:lang w:val="ru-RU"/>
        </w:rPr>
      </w:pPr>
      <w:r w:rsidRPr="00C864AE">
        <w:rPr>
          <w:sz w:val="16"/>
          <w:szCs w:val="16"/>
          <w:lang w:val="ru-RU"/>
        </w:rPr>
        <w:t xml:space="preserve">Примечание 1: </w:t>
      </w:r>
      <w:r w:rsidR="00F13A94">
        <w:rPr>
          <w:sz w:val="16"/>
          <w:szCs w:val="16"/>
          <w:lang w:val="ru-RU"/>
        </w:rPr>
        <w:tab/>
      </w:r>
      <w:r w:rsidRPr="00C864AE">
        <w:rPr>
          <w:sz w:val="16"/>
          <w:szCs w:val="16"/>
          <w:lang w:val="ru-RU"/>
        </w:rPr>
        <w:t>ПЕРЕПАД ТЕМПЕРАТУР подразумевает разность температуры материала и внешней температуры стальной оболочки.</w:t>
      </w:r>
      <w:r w:rsidR="00C864AE">
        <w:rPr>
          <w:sz w:val="16"/>
          <w:szCs w:val="16"/>
          <w:lang w:val="ru-RU"/>
        </w:rPr>
        <w:t xml:space="preserve"> </w:t>
      </w:r>
      <w:r w:rsidRPr="00C864AE">
        <w:rPr>
          <w:sz w:val="16"/>
          <w:szCs w:val="16"/>
          <w:lang w:val="ru-RU"/>
        </w:rPr>
        <w:t xml:space="preserve">Пример: изолированный резервуар будет иметь нулевой перепад температур. </w:t>
      </w:r>
    </w:p>
    <w:p w14:paraId="2D0988B6" w14:textId="5EDA22E0" w:rsidR="00A60BB6" w:rsidRPr="00C864AE" w:rsidRDefault="00A60BB6" w:rsidP="00F13A94">
      <w:pPr>
        <w:widowControl w:val="0"/>
        <w:spacing w:line="240" w:lineRule="auto"/>
        <w:ind w:left="1350" w:right="151" w:hanging="1260"/>
        <w:contextualSpacing/>
        <w:rPr>
          <w:sz w:val="16"/>
          <w:szCs w:val="16"/>
          <w:lang w:val="ru-RU"/>
        </w:rPr>
      </w:pPr>
      <w:r w:rsidRPr="00C864AE">
        <w:rPr>
          <w:sz w:val="16"/>
          <w:szCs w:val="16"/>
          <w:lang w:val="ru-RU"/>
        </w:rPr>
        <w:t xml:space="preserve">Примечание 2: </w:t>
      </w:r>
      <w:r w:rsidR="00F13A94">
        <w:rPr>
          <w:sz w:val="16"/>
          <w:szCs w:val="16"/>
          <w:lang w:val="ru-RU"/>
        </w:rPr>
        <w:tab/>
      </w:r>
      <w:r w:rsidRPr="00C864AE">
        <w:rPr>
          <w:sz w:val="16"/>
          <w:szCs w:val="16"/>
          <w:lang w:val="ru-RU"/>
        </w:rPr>
        <w:t>Покрытия, приемлемые для работы во влажной сероводородосодержащей среде, указываются в COM-SU-5014-TCO. Оно прошли тщательную проверку до включения в список</w:t>
      </w:r>
    </w:p>
    <w:p w14:paraId="59CD2E9B" w14:textId="7178D745" w:rsidR="00A27633" w:rsidRPr="001F0EC8" w:rsidRDefault="00A27633" w:rsidP="00F13A94">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w:t>
      </w:r>
      <w:r w:rsidRPr="00A27633">
        <w:rPr>
          <w:sz w:val="16"/>
          <w:szCs w:val="16"/>
          <w:lang w:val="ru-RU"/>
        </w:rPr>
        <w:t>3</w:t>
      </w:r>
      <w:r w:rsidRPr="00043B9C">
        <w:rPr>
          <w:sz w:val="16"/>
          <w:szCs w:val="16"/>
          <w:lang w:val="ru-RU"/>
        </w:rPr>
        <w:t xml:space="preserve">: </w:t>
      </w:r>
      <w:r w:rsidR="00F13A94">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00693139" w:rsidRPr="00693139">
        <w:rPr>
          <w:sz w:val="16"/>
          <w:szCs w:val="16"/>
          <w:lang w:val="ru-RU"/>
        </w:rPr>
        <w:t xml:space="preserve"> </w:t>
      </w:r>
      <w:r w:rsidR="00693139">
        <w:rPr>
          <w:sz w:val="16"/>
          <w:szCs w:val="16"/>
          <w:lang w:val="ru-RU"/>
        </w:rPr>
        <w:t>Отклонение допускается если покрытие выпускается в одном цвете.</w:t>
      </w:r>
    </w:p>
    <w:p w14:paraId="0753B3B9" w14:textId="77777777" w:rsidR="00A27633" w:rsidRPr="00A27633" w:rsidRDefault="00A27633" w:rsidP="00A60BB6">
      <w:pPr>
        <w:tabs>
          <w:tab w:val="left" w:pos="3225"/>
        </w:tabs>
        <w:spacing w:line="240" w:lineRule="auto"/>
        <w:ind w:left="0"/>
        <w:contextualSpacing/>
        <w:rPr>
          <w:color w:val="auto"/>
          <w:sz w:val="16"/>
          <w:szCs w:val="16"/>
          <w:lang w:val="ru-RU"/>
        </w:rPr>
      </w:pPr>
    </w:p>
    <w:p w14:paraId="0BCEF1B7" w14:textId="77777777" w:rsidR="00BD1133" w:rsidRDefault="00BD1133" w:rsidP="002B5E17">
      <w:pPr>
        <w:tabs>
          <w:tab w:val="left" w:pos="3225"/>
        </w:tabs>
        <w:rPr>
          <w:color w:val="auto"/>
          <w:lang w:val="ru-RU"/>
        </w:rPr>
      </w:pPr>
    </w:p>
    <w:p w14:paraId="1D1BA7B7" w14:textId="22DFC946" w:rsidR="00C26AD2" w:rsidRDefault="00C26AD2">
      <w:pPr>
        <w:autoSpaceDE/>
        <w:autoSpaceDN/>
        <w:adjustRightInd/>
        <w:spacing w:before="0" w:line="240" w:lineRule="auto"/>
        <w:ind w:left="0"/>
        <w:rPr>
          <w:color w:val="auto"/>
          <w:lang w:val="ru-RU"/>
        </w:rPr>
      </w:pPr>
      <w:r>
        <w:rPr>
          <w:color w:val="auto"/>
          <w:lang w:val="ru-RU"/>
        </w:rPr>
        <w:br w:type="page"/>
      </w:r>
    </w:p>
    <w:tbl>
      <w:tblPr>
        <w:tblW w:w="9639"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440"/>
        <w:gridCol w:w="90"/>
        <w:gridCol w:w="360"/>
        <w:gridCol w:w="2520"/>
        <w:gridCol w:w="90"/>
        <w:gridCol w:w="270"/>
        <w:gridCol w:w="540"/>
        <w:gridCol w:w="450"/>
        <w:gridCol w:w="270"/>
        <w:gridCol w:w="720"/>
        <w:gridCol w:w="990"/>
        <w:gridCol w:w="180"/>
        <w:gridCol w:w="1719"/>
      </w:tblGrid>
      <w:tr w:rsidR="00BD1133" w:rsidRPr="00CE710F" w14:paraId="78CBAFE2" w14:textId="77777777" w:rsidTr="00D750DA">
        <w:trPr>
          <w:trHeight w:val="360"/>
        </w:trPr>
        <w:tc>
          <w:tcPr>
            <w:tcW w:w="9639" w:type="dxa"/>
            <w:gridSpan w:val="13"/>
            <w:tcBorders>
              <w:top w:val="single" w:sz="4" w:space="0" w:color="auto"/>
              <w:left w:val="nil"/>
              <w:right w:val="nil"/>
            </w:tcBorders>
            <w:shd w:val="clear" w:color="auto" w:fill="FFFFFF"/>
            <w:vAlign w:val="center"/>
          </w:tcPr>
          <w:p w14:paraId="6FAA715B" w14:textId="77777777" w:rsidR="00BD1133" w:rsidRPr="005C6B84" w:rsidRDefault="0083036E" w:rsidP="002B4C53">
            <w:pPr>
              <w:ind w:right="-72"/>
              <w:jc w:val="right"/>
              <w:rPr>
                <w:b/>
                <w:i/>
                <w:color w:val="auto"/>
                <w:lang w:val="ru-RU"/>
              </w:rPr>
            </w:pPr>
            <w:r w:rsidRPr="005C6B84">
              <w:rPr>
                <w:b/>
                <w:i/>
                <w:color w:val="auto"/>
                <w:lang w:val="ru-RU"/>
              </w:rPr>
              <w:lastRenderedPageBreak/>
              <w:t>Покрытия для  высоких температур/высокого давления</w:t>
            </w:r>
          </w:p>
        </w:tc>
      </w:tr>
      <w:tr w:rsidR="00BD1133" w14:paraId="0B27278D" w14:textId="77777777" w:rsidTr="00D750DA">
        <w:trPr>
          <w:trHeight w:val="360"/>
        </w:trPr>
        <w:tc>
          <w:tcPr>
            <w:tcW w:w="7740" w:type="dxa"/>
            <w:gridSpan w:val="11"/>
            <w:vAlign w:val="center"/>
          </w:tcPr>
          <w:p w14:paraId="39276CCF" w14:textId="64CAC754" w:rsidR="00BD1133" w:rsidRPr="005C6B84" w:rsidRDefault="0083036E" w:rsidP="00E4188E">
            <w:pPr>
              <w:autoSpaceDE/>
              <w:autoSpaceDN/>
              <w:adjustRightInd/>
              <w:spacing w:before="0" w:line="240" w:lineRule="auto"/>
              <w:ind w:left="0"/>
              <w:rPr>
                <w:color w:val="auto"/>
                <w:lang w:val="ru-RU"/>
              </w:rPr>
            </w:pPr>
            <w:r w:rsidRPr="005C6B84">
              <w:rPr>
                <w:b/>
                <w:color w:val="auto"/>
                <w:sz w:val="20"/>
                <w:szCs w:val="24"/>
                <w:lang w:val="ru-RU"/>
              </w:rPr>
              <w:t xml:space="preserve">Покрытия </w:t>
            </w:r>
            <w:r w:rsidR="00E4188E" w:rsidRPr="005C6B84">
              <w:rPr>
                <w:b/>
                <w:color w:val="auto"/>
                <w:sz w:val="20"/>
                <w:szCs w:val="24"/>
                <w:lang w:val="ru-RU"/>
              </w:rPr>
              <w:t>для эксплуатации в пластовой воде при высоких температурах\давлении до</w:t>
            </w:r>
            <w:r w:rsidR="00E4188E" w:rsidRPr="005C6B84">
              <w:rPr>
                <w:b/>
                <w:color w:val="auto"/>
                <w:sz w:val="20"/>
                <w:szCs w:val="20"/>
                <w:lang w:val="ru-RU"/>
              </w:rPr>
              <w:t>82°</w:t>
            </w:r>
            <w:r w:rsidR="00E4188E" w:rsidRPr="005C6B84">
              <w:rPr>
                <w:b/>
                <w:color w:val="auto"/>
                <w:sz w:val="20"/>
                <w:szCs w:val="20"/>
              </w:rPr>
              <w:t>C</w:t>
            </w:r>
            <w:r w:rsidR="00BD71F3">
              <w:rPr>
                <w:b/>
                <w:color w:val="auto"/>
                <w:sz w:val="20"/>
                <w:szCs w:val="20"/>
                <w:lang w:val="ru-RU"/>
              </w:rPr>
              <w:t xml:space="preserve"> </w:t>
            </w:r>
            <w:r w:rsidR="00BD1133" w:rsidRPr="005C6B84">
              <w:rPr>
                <w:b/>
                <w:color w:val="auto"/>
                <w:sz w:val="20"/>
                <w:szCs w:val="20"/>
                <w:lang w:val="ru-RU"/>
              </w:rPr>
              <w:t>(</w:t>
            </w:r>
            <w:r w:rsidR="00E4188E" w:rsidRPr="005C6B84">
              <w:rPr>
                <w:b/>
                <w:color w:val="auto"/>
                <w:sz w:val="20"/>
                <w:szCs w:val="20"/>
                <w:lang w:val="ru-RU"/>
              </w:rPr>
              <w:t>180°</w:t>
            </w:r>
            <w:r w:rsidR="00E4188E" w:rsidRPr="005C6B84">
              <w:rPr>
                <w:b/>
                <w:color w:val="auto"/>
                <w:sz w:val="20"/>
                <w:szCs w:val="20"/>
              </w:rPr>
              <w:t>F</w:t>
            </w:r>
            <w:r w:rsidR="00BD1133" w:rsidRPr="005C6B84">
              <w:rPr>
                <w:b/>
                <w:color w:val="auto"/>
                <w:sz w:val="20"/>
                <w:szCs w:val="20"/>
                <w:lang w:val="ru-RU"/>
              </w:rPr>
              <w:t xml:space="preserve">), </w:t>
            </w:r>
            <w:r w:rsidR="00E4188E" w:rsidRPr="005C6B84">
              <w:rPr>
                <w:b/>
                <w:color w:val="auto"/>
                <w:sz w:val="20"/>
                <w:szCs w:val="20"/>
                <w:lang w:val="ru-RU"/>
              </w:rPr>
              <w:t>давление от</w:t>
            </w:r>
            <w:r w:rsidR="00BD1133" w:rsidRPr="005C6B84">
              <w:rPr>
                <w:b/>
                <w:color w:val="auto"/>
                <w:sz w:val="20"/>
                <w:szCs w:val="20"/>
                <w:lang w:val="ru-RU"/>
              </w:rPr>
              <w:t xml:space="preserve"> 69 </w:t>
            </w:r>
            <w:r w:rsidR="00BD1133" w:rsidRPr="005C6B84">
              <w:rPr>
                <w:b/>
                <w:color w:val="auto"/>
                <w:sz w:val="20"/>
                <w:szCs w:val="20"/>
              </w:rPr>
              <w:t>bar</w:t>
            </w:r>
            <w:r w:rsidR="00BD1133" w:rsidRPr="005C6B84">
              <w:rPr>
                <w:color w:val="auto"/>
                <w:lang w:val="ru-RU"/>
              </w:rPr>
              <w:t xml:space="preserve"> (</w:t>
            </w:r>
            <w:r w:rsidR="00BD1133" w:rsidRPr="005C6B84">
              <w:rPr>
                <w:b/>
                <w:color w:val="auto"/>
                <w:sz w:val="20"/>
                <w:szCs w:val="20"/>
                <w:lang w:val="ru-RU"/>
              </w:rPr>
              <w:t xml:space="preserve">1000 </w:t>
            </w:r>
            <w:r w:rsidR="00BD1133" w:rsidRPr="005C6B84">
              <w:rPr>
                <w:b/>
                <w:color w:val="auto"/>
                <w:sz w:val="20"/>
                <w:szCs w:val="20"/>
              </w:rPr>
              <w:t>PSI</w:t>
            </w:r>
            <w:r w:rsidR="00BD1133" w:rsidRPr="005C6B84">
              <w:rPr>
                <w:color w:val="auto"/>
                <w:lang w:val="ru-RU"/>
              </w:rPr>
              <w:t>)</w:t>
            </w:r>
          </w:p>
        </w:tc>
        <w:tc>
          <w:tcPr>
            <w:tcW w:w="1899" w:type="dxa"/>
            <w:gridSpan w:val="2"/>
            <w:shd w:val="clear" w:color="auto" w:fill="000000" w:themeFill="text1"/>
            <w:vAlign w:val="center"/>
          </w:tcPr>
          <w:p w14:paraId="388616D8" w14:textId="77777777" w:rsidR="00BD1133" w:rsidRPr="005C6B84" w:rsidRDefault="00BD1133" w:rsidP="002B4C53">
            <w:pPr>
              <w:autoSpaceDE/>
              <w:autoSpaceDN/>
              <w:adjustRightInd/>
              <w:spacing w:before="0" w:line="240" w:lineRule="auto"/>
              <w:ind w:left="0"/>
              <w:jc w:val="center"/>
              <w:rPr>
                <w:color w:val="auto"/>
              </w:rPr>
            </w:pPr>
            <w:r w:rsidRPr="005C6B84">
              <w:rPr>
                <w:b/>
                <w:color w:val="auto"/>
                <w:sz w:val="36"/>
                <w:szCs w:val="40"/>
              </w:rPr>
              <w:t>11.5.2</w:t>
            </w:r>
          </w:p>
        </w:tc>
      </w:tr>
      <w:tr w:rsidR="00E4188E" w:rsidRPr="00FE4C71" w14:paraId="3E8BC393" w14:textId="77777777" w:rsidTr="00D750DA">
        <w:trPr>
          <w:trHeight w:val="288"/>
        </w:trPr>
        <w:tc>
          <w:tcPr>
            <w:tcW w:w="1440" w:type="dxa"/>
            <w:tcBorders>
              <w:top w:val="nil"/>
              <w:left w:val="nil"/>
              <w:bottom w:val="nil"/>
              <w:right w:val="nil"/>
            </w:tcBorders>
          </w:tcPr>
          <w:p w14:paraId="7824FFD8" w14:textId="77777777" w:rsidR="00E4188E" w:rsidRPr="0080497E" w:rsidRDefault="00E4188E" w:rsidP="002B4C53">
            <w:pPr>
              <w:autoSpaceDE/>
              <w:autoSpaceDN/>
              <w:adjustRightInd/>
              <w:spacing w:before="0" w:line="240" w:lineRule="auto"/>
              <w:ind w:left="-72"/>
              <w:rPr>
                <w:b/>
                <w:sz w:val="16"/>
                <w:szCs w:val="16"/>
              </w:rPr>
            </w:pPr>
            <w:r w:rsidRPr="004E6B3B">
              <w:rPr>
                <w:b/>
                <w:color w:val="auto"/>
                <w:sz w:val="16"/>
                <w:szCs w:val="24"/>
                <w:lang w:val="ru-RU"/>
              </w:rPr>
              <w:t>Подготовка поверхности:</w:t>
            </w:r>
          </w:p>
        </w:tc>
        <w:tc>
          <w:tcPr>
            <w:tcW w:w="3330" w:type="dxa"/>
            <w:gridSpan w:val="5"/>
            <w:tcBorders>
              <w:top w:val="nil"/>
              <w:left w:val="nil"/>
              <w:bottom w:val="nil"/>
              <w:right w:val="nil"/>
            </w:tcBorders>
          </w:tcPr>
          <w:p w14:paraId="78114AFB" w14:textId="77777777" w:rsidR="00901283" w:rsidRPr="00064F9B" w:rsidRDefault="00901283" w:rsidP="002B4C53">
            <w:pPr>
              <w:autoSpaceDE/>
              <w:autoSpaceDN/>
              <w:adjustRightInd/>
              <w:spacing w:before="0" w:line="240" w:lineRule="auto"/>
              <w:ind w:left="-72" w:right="-103"/>
              <w:rPr>
                <w:color w:val="auto"/>
                <w:sz w:val="16"/>
                <w:szCs w:val="24"/>
              </w:rPr>
            </w:pPr>
            <w:r w:rsidRPr="00901283">
              <w:rPr>
                <w:color w:val="auto"/>
                <w:sz w:val="16"/>
                <w:szCs w:val="24"/>
              </w:rPr>
              <w:t>SSPC</w:t>
            </w:r>
            <w:r w:rsidRPr="00064F9B">
              <w:rPr>
                <w:color w:val="auto"/>
                <w:sz w:val="16"/>
                <w:szCs w:val="24"/>
              </w:rPr>
              <w:t>-</w:t>
            </w:r>
            <w:r w:rsidRPr="00901283">
              <w:rPr>
                <w:color w:val="auto"/>
                <w:sz w:val="16"/>
                <w:szCs w:val="24"/>
              </w:rPr>
              <w:t>SP</w:t>
            </w:r>
            <w:r w:rsidRPr="00064F9B">
              <w:rPr>
                <w:color w:val="auto"/>
                <w:sz w:val="16"/>
                <w:szCs w:val="24"/>
              </w:rPr>
              <w:t>1/</w:t>
            </w:r>
            <w:r w:rsidRPr="00901283">
              <w:rPr>
                <w:color w:val="auto"/>
                <w:sz w:val="16"/>
                <w:szCs w:val="24"/>
              </w:rPr>
              <w:t>SP</w:t>
            </w:r>
            <w:r w:rsidRPr="00064F9B">
              <w:rPr>
                <w:color w:val="auto"/>
                <w:sz w:val="16"/>
                <w:szCs w:val="24"/>
              </w:rPr>
              <w:t>5 (</w:t>
            </w:r>
            <w:r w:rsidRPr="00901283">
              <w:rPr>
                <w:color w:val="auto"/>
                <w:sz w:val="16"/>
                <w:szCs w:val="24"/>
              </w:rPr>
              <w:t>NACE</w:t>
            </w:r>
            <w:r w:rsidRPr="00064F9B">
              <w:rPr>
                <w:color w:val="auto"/>
                <w:sz w:val="16"/>
                <w:szCs w:val="24"/>
              </w:rPr>
              <w:t xml:space="preserve"> </w:t>
            </w:r>
            <w:r w:rsidRPr="00901283">
              <w:rPr>
                <w:color w:val="auto"/>
                <w:sz w:val="16"/>
                <w:szCs w:val="24"/>
              </w:rPr>
              <w:t>No</w:t>
            </w:r>
            <w:r w:rsidRPr="00064F9B">
              <w:rPr>
                <w:color w:val="auto"/>
                <w:sz w:val="16"/>
                <w:szCs w:val="24"/>
              </w:rPr>
              <w:t>. 1) (</w:t>
            </w:r>
            <w:r w:rsidRPr="00901283">
              <w:rPr>
                <w:color w:val="auto"/>
                <w:sz w:val="16"/>
                <w:szCs w:val="24"/>
              </w:rPr>
              <w:t>SA</w:t>
            </w:r>
            <w:r w:rsidRPr="00064F9B">
              <w:rPr>
                <w:color w:val="auto"/>
                <w:sz w:val="16"/>
                <w:szCs w:val="24"/>
              </w:rPr>
              <w:t xml:space="preserve"> 3) </w:t>
            </w:r>
          </w:p>
          <w:p w14:paraId="3E780771" w14:textId="3D86D11E" w:rsidR="00E4188E" w:rsidRPr="00D750DA" w:rsidRDefault="00266979" w:rsidP="002B4C53">
            <w:pPr>
              <w:autoSpaceDE/>
              <w:autoSpaceDN/>
              <w:adjustRightInd/>
              <w:spacing w:before="0" w:line="240" w:lineRule="auto"/>
              <w:ind w:left="-72" w:right="-103"/>
              <w:rPr>
                <w:lang w:val="ru-RU"/>
              </w:rPr>
            </w:pPr>
            <w:r>
              <w:rPr>
                <w:color w:val="auto"/>
                <w:sz w:val="16"/>
                <w:szCs w:val="24"/>
                <w:lang w:val="ru-RU"/>
              </w:rPr>
              <w:t xml:space="preserve">Абразивоструйная </w:t>
            </w:r>
            <w:r w:rsidR="00E4188E" w:rsidRPr="00037A5B">
              <w:rPr>
                <w:color w:val="auto"/>
                <w:sz w:val="16"/>
                <w:szCs w:val="24"/>
                <w:lang w:val="ru-RU"/>
              </w:rPr>
              <w:t>очистка до белого металла.</w:t>
            </w:r>
          </w:p>
        </w:tc>
        <w:tc>
          <w:tcPr>
            <w:tcW w:w="1260" w:type="dxa"/>
            <w:gridSpan w:val="3"/>
            <w:tcBorders>
              <w:top w:val="nil"/>
              <w:left w:val="nil"/>
              <w:bottom w:val="nil"/>
              <w:right w:val="nil"/>
            </w:tcBorders>
          </w:tcPr>
          <w:p w14:paraId="1DC24B33" w14:textId="77777777" w:rsidR="00E4188E" w:rsidRPr="00D750DA" w:rsidRDefault="00E4188E" w:rsidP="002B4C53">
            <w:pPr>
              <w:pStyle w:val="CES5191Arialboldrightaligned"/>
              <w:rPr>
                <w:rFonts w:ascii="Times New Roman" w:hAnsi="Times New Roman" w:cs="Times New Roman"/>
              </w:rPr>
            </w:pPr>
            <w:r w:rsidRPr="00D750DA">
              <w:rPr>
                <w:rFonts w:ascii="Times New Roman" w:hAnsi="Times New Roman" w:cs="Times New Roman"/>
                <w:color w:val="auto"/>
                <w:szCs w:val="24"/>
                <w:lang w:val="ru-RU"/>
              </w:rPr>
              <w:t>Ремонт:</w:t>
            </w:r>
          </w:p>
        </w:tc>
        <w:tc>
          <w:tcPr>
            <w:tcW w:w="3609" w:type="dxa"/>
            <w:gridSpan w:val="4"/>
            <w:tcBorders>
              <w:top w:val="nil"/>
              <w:left w:val="nil"/>
              <w:bottom w:val="nil"/>
              <w:right w:val="nil"/>
            </w:tcBorders>
          </w:tcPr>
          <w:p w14:paraId="41CBB281" w14:textId="77777777" w:rsidR="00E4188E" w:rsidRPr="00D750DA" w:rsidRDefault="00E4188E" w:rsidP="002B4C53">
            <w:pPr>
              <w:autoSpaceDE/>
              <w:autoSpaceDN/>
              <w:adjustRightInd/>
              <w:spacing w:before="0" w:line="240" w:lineRule="auto"/>
              <w:ind w:left="-72"/>
              <w:rPr>
                <w:lang w:val="ru-RU"/>
              </w:rPr>
            </w:pPr>
            <w:r w:rsidRPr="00037A5B">
              <w:rPr>
                <w:color w:val="auto"/>
                <w:sz w:val="16"/>
                <w:szCs w:val="24"/>
                <w:lang w:val="ru-RU"/>
              </w:rPr>
              <w:t>Применяется такое же покрытие того же изготовителя.</w:t>
            </w:r>
          </w:p>
        </w:tc>
      </w:tr>
      <w:tr w:rsidR="00E4188E" w:rsidRPr="00FE4C71" w14:paraId="35AA1008" w14:textId="77777777" w:rsidTr="00D750DA">
        <w:trPr>
          <w:trHeight w:val="288"/>
        </w:trPr>
        <w:tc>
          <w:tcPr>
            <w:tcW w:w="1440" w:type="dxa"/>
            <w:tcBorders>
              <w:top w:val="nil"/>
              <w:left w:val="nil"/>
              <w:bottom w:val="nil"/>
              <w:right w:val="nil"/>
            </w:tcBorders>
          </w:tcPr>
          <w:p w14:paraId="12DAA789" w14:textId="77777777" w:rsidR="00E4188E" w:rsidRPr="0080497E" w:rsidRDefault="00E4188E" w:rsidP="002B4C53">
            <w:pPr>
              <w:autoSpaceDE/>
              <w:autoSpaceDN/>
              <w:adjustRightInd/>
              <w:spacing w:before="0" w:line="240" w:lineRule="auto"/>
              <w:ind w:left="-72"/>
              <w:rPr>
                <w:b/>
                <w:sz w:val="16"/>
                <w:szCs w:val="16"/>
              </w:rPr>
            </w:pPr>
            <w:r w:rsidRPr="004E6B3B">
              <w:rPr>
                <w:b/>
                <w:color w:val="auto"/>
                <w:sz w:val="16"/>
                <w:szCs w:val="24"/>
                <w:lang w:val="ru-RU"/>
              </w:rPr>
              <w:t>Профиль:</w:t>
            </w:r>
          </w:p>
        </w:tc>
        <w:tc>
          <w:tcPr>
            <w:tcW w:w="3870" w:type="dxa"/>
            <w:gridSpan w:val="6"/>
            <w:tcBorders>
              <w:top w:val="nil"/>
              <w:left w:val="nil"/>
              <w:bottom w:val="nil"/>
              <w:right w:val="nil"/>
            </w:tcBorders>
            <w:vAlign w:val="center"/>
          </w:tcPr>
          <w:p w14:paraId="6959F108" w14:textId="77777777" w:rsidR="00E4188E" w:rsidRPr="00D750DA" w:rsidRDefault="00E4188E" w:rsidP="002B4C53">
            <w:pPr>
              <w:autoSpaceDE/>
              <w:autoSpaceDN/>
              <w:adjustRightInd/>
              <w:spacing w:before="0" w:line="240" w:lineRule="auto"/>
              <w:ind w:left="-72" w:right="747"/>
              <w:rPr>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450" w:type="dxa"/>
            <w:tcBorders>
              <w:top w:val="nil"/>
              <w:left w:val="nil"/>
              <w:bottom w:val="nil"/>
              <w:right w:val="nil"/>
            </w:tcBorders>
            <w:vAlign w:val="center"/>
          </w:tcPr>
          <w:p w14:paraId="3A80BDF0" w14:textId="77777777" w:rsidR="00E4188E" w:rsidRPr="00D750DA" w:rsidRDefault="00E4188E" w:rsidP="002B4C53">
            <w:pPr>
              <w:rPr>
                <w:rFonts w:ascii="Arial" w:hAnsi="Arial" w:cs="Arial"/>
                <w:b/>
                <w:sz w:val="16"/>
                <w:szCs w:val="16"/>
                <w:lang w:val="ru-RU"/>
              </w:rPr>
            </w:pPr>
          </w:p>
        </w:tc>
        <w:tc>
          <w:tcPr>
            <w:tcW w:w="3879" w:type="dxa"/>
            <w:gridSpan w:val="5"/>
            <w:vMerge w:val="restart"/>
            <w:tcBorders>
              <w:top w:val="nil"/>
              <w:left w:val="nil"/>
              <w:bottom w:val="nil"/>
              <w:right w:val="nil"/>
            </w:tcBorders>
            <w:vAlign w:val="center"/>
          </w:tcPr>
          <w:p w14:paraId="78036797" w14:textId="77777777" w:rsidR="00E4188E" w:rsidRPr="00D750DA" w:rsidRDefault="00E4188E" w:rsidP="002B4C53">
            <w:pPr>
              <w:rPr>
                <w:rFonts w:ascii="Arial" w:hAnsi="Arial" w:cs="Arial"/>
                <w:lang w:val="ru-RU"/>
              </w:rPr>
            </w:pPr>
          </w:p>
        </w:tc>
      </w:tr>
      <w:tr w:rsidR="00E4188E" w:rsidRPr="00FE4C71" w14:paraId="6B01FCEE" w14:textId="77777777" w:rsidTr="00D750DA">
        <w:trPr>
          <w:trHeight w:val="288"/>
        </w:trPr>
        <w:tc>
          <w:tcPr>
            <w:tcW w:w="1440" w:type="dxa"/>
            <w:tcBorders>
              <w:top w:val="nil"/>
              <w:left w:val="nil"/>
              <w:bottom w:val="nil"/>
              <w:right w:val="nil"/>
            </w:tcBorders>
          </w:tcPr>
          <w:p w14:paraId="5835C644" w14:textId="77777777" w:rsidR="00E4188E" w:rsidRPr="0080497E" w:rsidRDefault="00E4188E" w:rsidP="002B4C53">
            <w:pPr>
              <w:autoSpaceDE/>
              <w:autoSpaceDN/>
              <w:adjustRightInd/>
              <w:spacing w:before="0" w:line="240" w:lineRule="auto"/>
              <w:ind w:left="-72"/>
              <w:rPr>
                <w:b/>
                <w:sz w:val="16"/>
                <w:szCs w:val="16"/>
              </w:rPr>
            </w:pPr>
            <w:r w:rsidRPr="004E6B3B">
              <w:rPr>
                <w:b/>
                <w:color w:val="auto"/>
                <w:sz w:val="16"/>
                <w:szCs w:val="24"/>
                <w:lang w:val="ru-RU"/>
              </w:rPr>
              <w:t>Общая ТСП:</w:t>
            </w:r>
          </w:p>
        </w:tc>
        <w:tc>
          <w:tcPr>
            <w:tcW w:w="3870" w:type="dxa"/>
            <w:gridSpan w:val="6"/>
            <w:tcBorders>
              <w:top w:val="nil"/>
              <w:left w:val="nil"/>
              <w:bottom w:val="nil"/>
              <w:right w:val="nil"/>
            </w:tcBorders>
          </w:tcPr>
          <w:p w14:paraId="220403DC" w14:textId="77777777" w:rsidR="00E4188E" w:rsidRPr="00D750DA" w:rsidRDefault="00E4188E" w:rsidP="00D750DA">
            <w:pPr>
              <w:autoSpaceDE/>
              <w:autoSpaceDN/>
              <w:adjustRightInd/>
              <w:spacing w:before="0" w:line="240" w:lineRule="auto"/>
              <w:ind w:left="-72" w:right="747"/>
              <w:rPr>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450" w:type="dxa"/>
            <w:tcBorders>
              <w:top w:val="nil"/>
              <w:left w:val="nil"/>
              <w:bottom w:val="nil"/>
              <w:right w:val="nil"/>
            </w:tcBorders>
          </w:tcPr>
          <w:p w14:paraId="0F14CAA5" w14:textId="77777777" w:rsidR="00E4188E" w:rsidRPr="00D750DA" w:rsidRDefault="00E4188E" w:rsidP="002B4C53">
            <w:pPr>
              <w:jc w:val="right"/>
              <w:rPr>
                <w:rFonts w:ascii="Arial" w:hAnsi="Arial" w:cs="Arial"/>
                <w:b/>
                <w:sz w:val="16"/>
                <w:szCs w:val="16"/>
                <w:lang w:val="ru-RU"/>
              </w:rPr>
            </w:pPr>
          </w:p>
        </w:tc>
        <w:tc>
          <w:tcPr>
            <w:tcW w:w="3879" w:type="dxa"/>
            <w:gridSpan w:val="5"/>
            <w:vMerge/>
            <w:tcBorders>
              <w:top w:val="nil"/>
              <w:left w:val="nil"/>
              <w:bottom w:val="nil"/>
              <w:right w:val="nil"/>
            </w:tcBorders>
            <w:vAlign w:val="center"/>
          </w:tcPr>
          <w:p w14:paraId="2BAEC681" w14:textId="77777777" w:rsidR="00E4188E" w:rsidRPr="00D750DA" w:rsidRDefault="00E4188E" w:rsidP="002B4C53">
            <w:pPr>
              <w:rPr>
                <w:rFonts w:ascii="Arial" w:hAnsi="Arial" w:cs="Arial"/>
                <w:lang w:val="ru-RU"/>
              </w:rPr>
            </w:pPr>
          </w:p>
        </w:tc>
      </w:tr>
      <w:tr w:rsidR="00E4188E" w14:paraId="62C18312" w14:textId="77777777" w:rsidTr="00D750DA">
        <w:trPr>
          <w:trHeight w:val="360"/>
        </w:trPr>
        <w:tc>
          <w:tcPr>
            <w:tcW w:w="1890" w:type="dxa"/>
            <w:gridSpan w:val="3"/>
            <w:tcBorders>
              <w:bottom w:val="single" w:sz="4" w:space="0" w:color="auto"/>
            </w:tcBorders>
            <w:shd w:val="clear" w:color="auto" w:fill="000000" w:themeFill="text1"/>
            <w:vAlign w:val="center"/>
          </w:tcPr>
          <w:p w14:paraId="46512DE6" w14:textId="77777777" w:rsidR="00E4188E" w:rsidRPr="00D750DA" w:rsidRDefault="00E4188E"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Покрытие, Видовая классификация, ТСП</w:t>
            </w:r>
          </w:p>
        </w:tc>
        <w:tc>
          <w:tcPr>
            <w:tcW w:w="2520" w:type="dxa"/>
            <w:tcBorders>
              <w:bottom w:val="single" w:sz="4" w:space="0" w:color="auto"/>
            </w:tcBorders>
            <w:shd w:val="clear" w:color="auto" w:fill="000000" w:themeFill="text1"/>
            <w:vAlign w:val="center"/>
          </w:tcPr>
          <w:p w14:paraId="335A98B6" w14:textId="77777777" w:rsidR="00E4188E" w:rsidRPr="00D750DA" w:rsidRDefault="00E4188E"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Изготовитель</w:t>
            </w:r>
          </w:p>
        </w:tc>
        <w:tc>
          <w:tcPr>
            <w:tcW w:w="2340" w:type="dxa"/>
            <w:gridSpan w:val="6"/>
            <w:tcBorders>
              <w:bottom w:val="single" w:sz="4" w:space="0" w:color="auto"/>
            </w:tcBorders>
            <w:shd w:val="clear" w:color="auto" w:fill="000000" w:themeFill="text1"/>
            <w:vAlign w:val="center"/>
          </w:tcPr>
          <w:p w14:paraId="35A154E3" w14:textId="77777777" w:rsidR="00E4188E" w:rsidRPr="00D750DA" w:rsidRDefault="00E4188E"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Наименование материала</w:t>
            </w:r>
          </w:p>
        </w:tc>
        <w:tc>
          <w:tcPr>
            <w:tcW w:w="1170" w:type="dxa"/>
            <w:gridSpan w:val="2"/>
            <w:tcBorders>
              <w:bottom w:val="single" w:sz="4" w:space="0" w:color="auto"/>
            </w:tcBorders>
            <w:shd w:val="clear" w:color="auto" w:fill="000000" w:themeFill="text1"/>
            <w:vAlign w:val="center"/>
          </w:tcPr>
          <w:p w14:paraId="094248FB" w14:textId="77777777" w:rsidR="00E4188E" w:rsidRPr="00D750DA" w:rsidRDefault="00E4188E"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ЛОС (г/л)</w:t>
            </w:r>
          </w:p>
        </w:tc>
        <w:tc>
          <w:tcPr>
            <w:tcW w:w="1719" w:type="dxa"/>
            <w:tcBorders>
              <w:bottom w:val="single" w:sz="4" w:space="0" w:color="auto"/>
            </w:tcBorders>
            <w:shd w:val="clear" w:color="auto" w:fill="000000" w:themeFill="text1"/>
            <w:vAlign w:val="center"/>
          </w:tcPr>
          <w:p w14:paraId="4EF687B8" w14:textId="77777777" w:rsidR="00E4188E" w:rsidRPr="00D750DA" w:rsidRDefault="00E4188E"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E4188E" w:rsidRPr="00FE4C71" w14:paraId="3801E8D7" w14:textId="77777777" w:rsidTr="00D750DA">
        <w:trPr>
          <w:trHeight w:val="288"/>
        </w:trPr>
        <w:tc>
          <w:tcPr>
            <w:tcW w:w="1890" w:type="dxa"/>
            <w:gridSpan w:val="3"/>
            <w:tcBorders>
              <w:top w:val="single" w:sz="4" w:space="0" w:color="auto"/>
              <w:left w:val="nil"/>
              <w:bottom w:val="nil"/>
              <w:right w:val="nil"/>
            </w:tcBorders>
            <w:vAlign w:val="center"/>
          </w:tcPr>
          <w:p w14:paraId="34CE3297" w14:textId="77777777" w:rsidR="00E4188E" w:rsidRDefault="00E4188E" w:rsidP="00D750DA">
            <w:pPr>
              <w:autoSpaceDE/>
              <w:autoSpaceDN/>
              <w:adjustRightInd/>
              <w:spacing w:before="0" w:line="240" w:lineRule="auto"/>
              <w:ind w:left="0"/>
              <w:rPr>
                <w:i/>
                <w:sz w:val="14"/>
                <w:szCs w:val="14"/>
              </w:rPr>
            </w:pPr>
            <w:r w:rsidRPr="00D750DA">
              <w:rPr>
                <w:b/>
                <w:sz w:val="16"/>
                <w:szCs w:val="16"/>
              </w:rPr>
              <w:t>ГРУНТ</w:t>
            </w:r>
          </w:p>
        </w:tc>
        <w:tc>
          <w:tcPr>
            <w:tcW w:w="7749" w:type="dxa"/>
            <w:gridSpan w:val="10"/>
            <w:tcBorders>
              <w:top w:val="single" w:sz="4" w:space="0" w:color="auto"/>
              <w:left w:val="nil"/>
              <w:bottom w:val="nil"/>
              <w:right w:val="nil"/>
            </w:tcBorders>
            <w:vAlign w:val="center"/>
          </w:tcPr>
          <w:p w14:paraId="657797A8" w14:textId="77777777" w:rsidR="00E4188E" w:rsidRPr="00D750DA" w:rsidRDefault="00E4188E" w:rsidP="002B4C53">
            <w:pPr>
              <w:autoSpaceDE/>
              <w:autoSpaceDN/>
              <w:adjustRightInd/>
              <w:spacing w:before="0" w:line="240" w:lineRule="auto"/>
              <w:ind w:left="0"/>
              <w:rPr>
                <w:lang w:val="ru-RU"/>
              </w:rPr>
            </w:pPr>
            <w:r w:rsidRPr="00545833">
              <w:rPr>
                <w:i/>
                <w:color w:val="auto"/>
                <w:sz w:val="14"/>
                <w:szCs w:val="24"/>
                <w:lang w:val="ru-RU"/>
              </w:rPr>
              <w:t>Как правило данные покрытия самогрунтующиеся; однако в случае, когда требуется грунт, следует руководствоваться рекомендациями изготовителя.</w:t>
            </w:r>
          </w:p>
        </w:tc>
      </w:tr>
      <w:tr w:rsidR="00BD1133" w:rsidRPr="00FE4C71" w14:paraId="6EEC1563" w14:textId="77777777" w:rsidTr="00D750DA">
        <w:trPr>
          <w:trHeight w:val="74"/>
        </w:trPr>
        <w:tc>
          <w:tcPr>
            <w:tcW w:w="1890" w:type="dxa"/>
            <w:gridSpan w:val="3"/>
            <w:tcBorders>
              <w:top w:val="nil"/>
              <w:left w:val="nil"/>
              <w:bottom w:val="single" w:sz="12" w:space="0" w:color="auto"/>
              <w:right w:val="nil"/>
            </w:tcBorders>
            <w:vAlign w:val="center"/>
          </w:tcPr>
          <w:p w14:paraId="3C4E4DA8" w14:textId="77777777" w:rsidR="00BD1133" w:rsidRPr="00D750DA" w:rsidRDefault="00BD1133" w:rsidP="002B4C53">
            <w:pPr>
              <w:pStyle w:val="CES5191Arial8bold"/>
              <w:rPr>
                <w:lang w:val="ru-RU"/>
              </w:rPr>
            </w:pPr>
          </w:p>
        </w:tc>
        <w:tc>
          <w:tcPr>
            <w:tcW w:w="2520" w:type="dxa"/>
            <w:tcBorders>
              <w:top w:val="nil"/>
              <w:left w:val="nil"/>
              <w:bottom w:val="single" w:sz="12" w:space="0" w:color="auto"/>
              <w:right w:val="nil"/>
            </w:tcBorders>
            <w:vAlign w:val="center"/>
          </w:tcPr>
          <w:p w14:paraId="2305FFCC" w14:textId="77777777" w:rsidR="00BD1133" w:rsidRPr="00D750DA" w:rsidRDefault="00BD1133" w:rsidP="002B4C53">
            <w:pPr>
              <w:pStyle w:val="CES5191Arial8leftaligned"/>
              <w:ind w:left="0"/>
              <w:rPr>
                <w:lang w:val="ru-RU"/>
              </w:rPr>
            </w:pPr>
          </w:p>
        </w:tc>
        <w:tc>
          <w:tcPr>
            <w:tcW w:w="2340" w:type="dxa"/>
            <w:gridSpan w:val="6"/>
            <w:tcBorders>
              <w:top w:val="nil"/>
              <w:left w:val="nil"/>
              <w:bottom w:val="single" w:sz="12" w:space="0" w:color="auto"/>
              <w:right w:val="nil"/>
            </w:tcBorders>
            <w:vAlign w:val="center"/>
          </w:tcPr>
          <w:p w14:paraId="3832FFD0" w14:textId="77777777" w:rsidR="00BD1133" w:rsidRPr="00D750DA" w:rsidRDefault="00BD1133" w:rsidP="002B4C53">
            <w:pPr>
              <w:pStyle w:val="CES5191Arial8leftaligned"/>
              <w:ind w:left="0"/>
              <w:rPr>
                <w:lang w:val="ru-RU"/>
              </w:rPr>
            </w:pPr>
          </w:p>
        </w:tc>
        <w:tc>
          <w:tcPr>
            <w:tcW w:w="1170" w:type="dxa"/>
            <w:gridSpan w:val="2"/>
            <w:tcBorders>
              <w:top w:val="nil"/>
              <w:left w:val="nil"/>
              <w:bottom w:val="single" w:sz="12" w:space="0" w:color="auto"/>
              <w:right w:val="nil"/>
            </w:tcBorders>
            <w:vAlign w:val="center"/>
          </w:tcPr>
          <w:p w14:paraId="178CAC13" w14:textId="77777777" w:rsidR="00BD1133" w:rsidRPr="00D750DA" w:rsidRDefault="00BD1133" w:rsidP="002B4C53">
            <w:pPr>
              <w:pStyle w:val="CES5191Arial8centered"/>
              <w:ind w:left="0"/>
              <w:jc w:val="left"/>
              <w:rPr>
                <w:lang w:val="ru-RU"/>
              </w:rPr>
            </w:pPr>
          </w:p>
        </w:tc>
        <w:tc>
          <w:tcPr>
            <w:tcW w:w="1719" w:type="dxa"/>
            <w:tcBorders>
              <w:top w:val="nil"/>
              <w:left w:val="nil"/>
              <w:bottom w:val="single" w:sz="12" w:space="0" w:color="auto"/>
              <w:right w:val="nil"/>
            </w:tcBorders>
            <w:vAlign w:val="center"/>
          </w:tcPr>
          <w:p w14:paraId="0AB222C2" w14:textId="77777777" w:rsidR="00BD1133" w:rsidRPr="00D750DA" w:rsidRDefault="00BD1133" w:rsidP="002B4C53">
            <w:pPr>
              <w:pStyle w:val="CES5191Arial8leftaligned"/>
              <w:ind w:left="0"/>
              <w:rPr>
                <w:lang w:val="ru-RU"/>
              </w:rPr>
            </w:pPr>
          </w:p>
        </w:tc>
      </w:tr>
      <w:tr w:rsidR="00BD1133" w14:paraId="3AF39CDD" w14:textId="77777777" w:rsidTr="00D750DA">
        <w:trPr>
          <w:trHeight w:val="288"/>
        </w:trPr>
        <w:tc>
          <w:tcPr>
            <w:tcW w:w="1890" w:type="dxa"/>
            <w:gridSpan w:val="3"/>
            <w:tcBorders>
              <w:top w:val="nil"/>
              <w:left w:val="nil"/>
              <w:bottom w:val="nil"/>
              <w:right w:val="nil"/>
            </w:tcBorders>
            <w:vAlign w:val="center"/>
          </w:tcPr>
          <w:p w14:paraId="71FD578B" w14:textId="77777777" w:rsidR="00BD1133" w:rsidRPr="0080497E" w:rsidRDefault="00E4188E" w:rsidP="002B4C53">
            <w:pPr>
              <w:autoSpaceDE/>
              <w:autoSpaceDN/>
              <w:adjustRightInd/>
              <w:spacing w:before="0" w:line="240" w:lineRule="auto"/>
              <w:ind w:left="0"/>
              <w:rPr>
                <w:b/>
                <w:sz w:val="16"/>
                <w:szCs w:val="16"/>
              </w:rPr>
            </w:pPr>
            <w:r w:rsidRPr="00AC483C">
              <w:rPr>
                <w:b/>
                <w:color w:val="auto"/>
                <w:sz w:val="16"/>
                <w:szCs w:val="24"/>
                <w:lang w:val="ru-RU"/>
              </w:rPr>
              <w:t>ПЕРВЫЙ СЛОЙ</w:t>
            </w:r>
          </w:p>
        </w:tc>
        <w:tc>
          <w:tcPr>
            <w:tcW w:w="2520" w:type="dxa"/>
            <w:tcBorders>
              <w:top w:val="nil"/>
              <w:left w:val="nil"/>
              <w:bottom w:val="nil"/>
              <w:right w:val="nil"/>
            </w:tcBorders>
            <w:vAlign w:val="center"/>
          </w:tcPr>
          <w:p w14:paraId="1F1474F2"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Belzona</w:t>
            </w:r>
          </w:p>
        </w:tc>
        <w:tc>
          <w:tcPr>
            <w:tcW w:w="2340" w:type="dxa"/>
            <w:gridSpan w:val="6"/>
            <w:tcBorders>
              <w:top w:val="nil"/>
              <w:left w:val="nil"/>
              <w:bottom w:val="nil"/>
              <w:right w:val="nil"/>
            </w:tcBorders>
            <w:vAlign w:val="center"/>
          </w:tcPr>
          <w:p w14:paraId="6ED72EB8"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5891</w:t>
            </w:r>
          </w:p>
          <w:p w14:paraId="50283BA2" w14:textId="7A8F7342" w:rsidR="00BD1133" w:rsidRPr="00F756D8" w:rsidRDefault="00BD1133" w:rsidP="002B4C53">
            <w:pPr>
              <w:autoSpaceDE/>
              <w:autoSpaceDN/>
              <w:adjustRightInd/>
              <w:spacing w:before="0" w:line="240" w:lineRule="auto"/>
              <w:ind w:left="142"/>
              <w:rPr>
                <w:sz w:val="16"/>
                <w:szCs w:val="16"/>
              </w:rPr>
            </w:pPr>
            <w:r w:rsidRPr="00F756D8">
              <w:rPr>
                <w:sz w:val="16"/>
                <w:szCs w:val="16"/>
              </w:rPr>
              <w:t>1593</w:t>
            </w:r>
            <w:r w:rsidR="00AC04B6" w:rsidRPr="00F756D8">
              <w:rPr>
                <w:sz w:val="16"/>
                <w:szCs w:val="16"/>
              </w:rPr>
              <w:t xml:space="preserve"> (trowel)</w:t>
            </w:r>
          </w:p>
        </w:tc>
        <w:tc>
          <w:tcPr>
            <w:tcW w:w="1170" w:type="dxa"/>
            <w:gridSpan w:val="2"/>
            <w:tcBorders>
              <w:top w:val="nil"/>
              <w:left w:val="nil"/>
              <w:bottom w:val="nil"/>
              <w:right w:val="nil"/>
            </w:tcBorders>
            <w:vAlign w:val="center"/>
          </w:tcPr>
          <w:p w14:paraId="32849A2F"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2</w:t>
            </w:r>
          </w:p>
          <w:p w14:paraId="241BB8DE"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11</w:t>
            </w:r>
          </w:p>
        </w:tc>
        <w:tc>
          <w:tcPr>
            <w:tcW w:w="1719" w:type="dxa"/>
            <w:tcBorders>
              <w:top w:val="nil"/>
              <w:left w:val="nil"/>
              <w:bottom w:val="nil"/>
              <w:right w:val="nil"/>
            </w:tcBorders>
            <w:vAlign w:val="center"/>
          </w:tcPr>
          <w:p w14:paraId="568FF48A" w14:textId="77777777" w:rsidR="00BD1133" w:rsidRPr="00F756D8" w:rsidRDefault="00752A53" w:rsidP="002B4C53">
            <w:pPr>
              <w:autoSpaceDE/>
              <w:autoSpaceDN/>
              <w:adjustRightInd/>
              <w:spacing w:before="0" w:line="240" w:lineRule="auto"/>
              <w:ind w:left="142"/>
              <w:rPr>
                <w:sz w:val="16"/>
                <w:szCs w:val="16"/>
              </w:rPr>
            </w:pPr>
            <w:r w:rsidRPr="00F756D8">
              <w:rPr>
                <w:sz w:val="16"/>
                <w:szCs w:val="16"/>
              </w:rPr>
              <w:t xml:space="preserve">90°C </w:t>
            </w:r>
            <w:r w:rsidR="00BD1133" w:rsidRPr="00F756D8">
              <w:rPr>
                <w:sz w:val="16"/>
                <w:szCs w:val="16"/>
              </w:rPr>
              <w:t>(</w:t>
            </w:r>
            <w:r w:rsidRPr="00F756D8">
              <w:rPr>
                <w:sz w:val="16"/>
                <w:szCs w:val="16"/>
              </w:rPr>
              <w:t>194°F</w:t>
            </w:r>
            <w:r w:rsidR="00BD1133" w:rsidRPr="00F756D8">
              <w:rPr>
                <w:sz w:val="16"/>
                <w:szCs w:val="16"/>
              </w:rPr>
              <w:t>)</w:t>
            </w:r>
          </w:p>
          <w:p w14:paraId="6BA52E71"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160°C </w:t>
            </w:r>
            <w:r w:rsidR="00BD1133" w:rsidRPr="00F756D8">
              <w:rPr>
                <w:sz w:val="16"/>
                <w:szCs w:val="16"/>
              </w:rPr>
              <w:t>(</w:t>
            </w:r>
            <w:r w:rsidRPr="00F756D8">
              <w:rPr>
                <w:sz w:val="16"/>
                <w:szCs w:val="16"/>
              </w:rPr>
              <w:t>320°F</w:t>
            </w:r>
            <w:r w:rsidR="00BD1133" w:rsidRPr="00F756D8">
              <w:rPr>
                <w:sz w:val="16"/>
                <w:szCs w:val="16"/>
              </w:rPr>
              <w:t>)</w:t>
            </w:r>
          </w:p>
        </w:tc>
      </w:tr>
      <w:tr w:rsidR="00BD1133" w14:paraId="79FA2D32" w14:textId="77777777" w:rsidTr="00D750DA">
        <w:trPr>
          <w:trHeight w:val="288"/>
        </w:trPr>
        <w:tc>
          <w:tcPr>
            <w:tcW w:w="1890" w:type="dxa"/>
            <w:gridSpan w:val="3"/>
            <w:tcBorders>
              <w:top w:val="nil"/>
              <w:left w:val="nil"/>
              <w:bottom w:val="nil"/>
              <w:right w:val="nil"/>
            </w:tcBorders>
            <w:vAlign w:val="center"/>
          </w:tcPr>
          <w:p w14:paraId="2ED58ED9" w14:textId="77777777" w:rsidR="00BD1133" w:rsidRPr="0080497E" w:rsidRDefault="00BD1133" w:rsidP="002B4C53">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51D5D606"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Carboline</w:t>
            </w:r>
          </w:p>
        </w:tc>
        <w:tc>
          <w:tcPr>
            <w:tcW w:w="2340" w:type="dxa"/>
            <w:gridSpan w:val="6"/>
            <w:tcBorders>
              <w:top w:val="nil"/>
              <w:left w:val="nil"/>
              <w:bottom w:val="nil"/>
              <w:right w:val="nil"/>
            </w:tcBorders>
            <w:vAlign w:val="center"/>
          </w:tcPr>
          <w:p w14:paraId="1380910E"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Phenoline 1205</w:t>
            </w:r>
          </w:p>
        </w:tc>
        <w:tc>
          <w:tcPr>
            <w:tcW w:w="1170" w:type="dxa"/>
            <w:gridSpan w:val="2"/>
            <w:tcBorders>
              <w:top w:val="nil"/>
              <w:left w:val="nil"/>
              <w:bottom w:val="nil"/>
              <w:right w:val="nil"/>
            </w:tcBorders>
            <w:vAlign w:val="center"/>
          </w:tcPr>
          <w:p w14:paraId="464976A4"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250</w:t>
            </w:r>
          </w:p>
        </w:tc>
        <w:tc>
          <w:tcPr>
            <w:tcW w:w="1719" w:type="dxa"/>
            <w:tcBorders>
              <w:top w:val="nil"/>
              <w:left w:val="nil"/>
              <w:bottom w:val="nil"/>
              <w:right w:val="nil"/>
            </w:tcBorders>
            <w:vAlign w:val="center"/>
          </w:tcPr>
          <w:p w14:paraId="0B594008"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82°C </w:t>
            </w:r>
            <w:r w:rsidR="00BD1133" w:rsidRPr="00F756D8">
              <w:rPr>
                <w:sz w:val="16"/>
                <w:szCs w:val="16"/>
              </w:rPr>
              <w:t>(</w:t>
            </w:r>
            <w:r w:rsidRPr="00F756D8">
              <w:rPr>
                <w:sz w:val="16"/>
                <w:szCs w:val="16"/>
              </w:rPr>
              <w:t>180°F</w:t>
            </w:r>
            <w:r w:rsidR="00BD1133" w:rsidRPr="00F756D8">
              <w:rPr>
                <w:sz w:val="16"/>
                <w:szCs w:val="16"/>
              </w:rPr>
              <w:t>)</w:t>
            </w:r>
          </w:p>
        </w:tc>
      </w:tr>
      <w:tr w:rsidR="00BD1133" w14:paraId="245B8D3E" w14:textId="77777777" w:rsidTr="00D750DA">
        <w:trPr>
          <w:trHeight w:val="288"/>
        </w:trPr>
        <w:tc>
          <w:tcPr>
            <w:tcW w:w="1890" w:type="dxa"/>
            <w:gridSpan w:val="3"/>
            <w:tcBorders>
              <w:top w:val="nil"/>
              <w:left w:val="nil"/>
              <w:bottom w:val="nil"/>
              <w:right w:val="nil"/>
            </w:tcBorders>
            <w:vAlign w:val="center"/>
          </w:tcPr>
          <w:p w14:paraId="0DA4E382" w14:textId="77777777" w:rsidR="00BD1133" w:rsidRPr="0080497E" w:rsidRDefault="00BD1133" w:rsidP="002B4C53">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09B8ADF3"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Hempel Coatings (USA), Inc.</w:t>
            </w:r>
          </w:p>
        </w:tc>
        <w:tc>
          <w:tcPr>
            <w:tcW w:w="2340" w:type="dxa"/>
            <w:gridSpan w:val="6"/>
            <w:tcBorders>
              <w:top w:val="nil"/>
              <w:left w:val="nil"/>
              <w:bottom w:val="nil"/>
              <w:right w:val="nil"/>
            </w:tcBorders>
            <w:vAlign w:val="center"/>
          </w:tcPr>
          <w:p w14:paraId="0CF5EDD7" w14:textId="77777777" w:rsidR="00BD1133" w:rsidRPr="00F756D8" w:rsidRDefault="00BD1133" w:rsidP="002B4C53">
            <w:pPr>
              <w:autoSpaceDE/>
              <w:autoSpaceDN/>
              <w:adjustRightInd/>
              <w:spacing w:before="0" w:line="240" w:lineRule="auto"/>
              <w:ind w:left="142"/>
              <w:rPr>
                <w:sz w:val="16"/>
                <w:szCs w:val="16"/>
              </w:rPr>
            </w:pPr>
            <w:proofErr w:type="spellStart"/>
            <w:r w:rsidRPr="00F756D8">
              <w:rPr>
                <w:sz w:val="16"/>
                <w:szCs w:val="16"/>
              </w:rPr>
              <w:t>Hempadur</w:t>
            </w:r>
            <w:proofErr w:type="spellEnd"/>
            <w:r w:rsidRPr="00F756D8">
              <w:rPr>
                <w:sz w:val="16"/>
                <w:szCs w:val="16"/>
              </w:rPr>
              <w:t xml:space="preserve"> 85671</w:t>
            </w:r>
          </w:p>
        </w:tc>
        <w:tc>
          <w:tcPr>
            <w:tcW w:w="1170" w:type="dxa"/>
            <w:gridSpan w:val="2"/>
            <w:tcBorders>
              <w:top w:val="nil"/>
              <w:left w:val="nil"/>
              <w:bottom w:val="nil"/>
              <w:right w:val="nil"/>
            </w:tcBorders>
            <w:vAlign w:val="center"/>
          </w:tcPr>
          <w:p w14:paraId="51B20B2D"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316</w:t>
            </w:r>
          </w:p>
        </w:tc>
        <w:tc>
          <w:tcPr>
            <w:tcW w:w="1719" w:type="dxa"/>
            <w:tcBorders>
              <w:top w:val="nil"/>
              <w:left w:val="nil"/>
              <w:bottom w:val="nil"/>
              <w:right w:val="nil"/>
            </w:tcBorders>
            <w:vAlign w:val="center"/>
          </w:tcPr>
          <w:p w14:paraId="36638E6C"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95°C </w:t>
            </w:r>
            <w:r w:rsidR="00BD1133" w:rsidRPr="00F756D8">
              <w:rPr>
                <w:sz w:val="16"/>
                <w:szCs w:val="16"/>
              </w:rPr>
              <w:t>(</w:t>
            </w:r>
            <w:r w:rsidRPr="00F756D8">
              <w:rPr>
                <w:sz w:val="16"/>
                <w:szCs w:val="16"/>
              </w:rPr>
              <w:t>203°F</w:t>
            </w:r>
            <w:r w:rsidR="00BD1133" w:rsidRPr="00F756D8">
              <w:rPr>
                <w:sz w:val="16"/>
                <w:szCs w:val="16"/>
              </w:rPr>
              <w:t>)</w:t>
            </w:r>
          </w:p>
        </w:tc>
      </w:tr>
      <w:tr w:rsidR="00BD1133" w14:paraId="05995C58" w14:textId="77777777" w:rsidTr="00D750DA">
        <w:trPr>
          <w:trHeight w:val="288"/>
        </w:trPr>
        <w:tc>
          <w:tcPr>
            <w:tcW w:w="1890" w:type="dxa"/>
            <w:gridSpan w:val="3"/>
            <w:vMerge w:val="restart"/>
            <w:tcBorders>
              <w:top w:val="nil"/>
              <w:left w:val="nil"/>
              <w:bottom w:val="nil"/>
              <w:right w:val="nil"/>
            </w:tcBorders>
            <w:vAlign w:val="center"/>
          </w:tcPr>
          <w:p w14:paraId="67464C5A" w14:textId="77777777" w:rsidR="00BD1133" w:rsidRPr="00D750DA" w:rsidRDefault="00E4188E" w:rsidP="002B4C53">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520" w:type="dxa"/>
            <w:tcBorders>
              <w:top w:val="nil"/>
              <w:left w:val="nil"/>
              <w:bottom w:val="nil"/>
              <w:right w:val="nil"/>
            </w:tcBorders>
            <w:vAlign w:val="center"/>
          </w:tcPr>
          <w:p w14:paraId="0EEC07D1"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Hempel Coatings (USA), Inc.</w:t>
            </w:r>
          </w:p>
        </w:tc>
        <w:tc>
          <w:tcPr>
            <w:tcW w:w="2340" w:type="dxa"/>
            <w:gridSpan w:val="6"/>
            <w:tcBorders>
              <w:top w:val="nil"/>
              <w:left w:val="nil"/>
              <w:bottom w:val="nil"/>
              <w:right w:val="nil"/>
            </w:tcBorders>
            <w:vAlign w:val="center"/>
          </w:tcPr>
          <w:p w14:paraId="0FF49EB7" w14:textId="77777777" w:rsidR="00BD1133" w:rsidRPr="00F756D8" w:rsidRDefault="00BD1133" w:rsidP="002B4C53">
            <w:pPr>
              <w:autoSpaceDE/>
              <w:autoSpaceDN/>
              <w:adjustRightInd/>
              <w:spacing w:before="0" w:line="240" w:lineRule="auto"/>
              <w:ind w:left="142"/>
              <w:rPr>
                <w:sz w:val="16"/>
                <w:szCs w:val="16"/>
              </w:rPr>
            </w:pPr>
            <w:proofErr w:type="spellStart"/>
            <w:r w:rsidRPr="00F756D8">
              <w:rPr>
                <w:sz w:val="16"/>
                <w:szCs w:val="16"/>
              </w:rPr>
              <w:t>Hempadur</w:t>
            </w:r>
            <w:proofErr w:type="spellEnd"/>
            <w:r w:rsidRPr="00F756D8">
              <w:rPr>
                <w:sz w:val="16"/>
                <w:szCs w:val="16"/>
              </w:rPr>
              <w:t xml:space="preserve"> 35900</w:t>
            </w:r>
          </w:p>
        </w:tc>
        <w:tc>
          <w:tcPr>
            <w:tcW w:w="1170" w:type="dxa"/>
            <w:gridSpan w:val="2"/>
            <w:tcBorders>
              <w:top w:val="nil"/>
              <w:left w:val="nil"/>
              <w:bottom w:val="nil"/>
              <w:right w:val="nil"/>
            </w:tcBorders>
            <w:vAlign w:val="center"/>
          </w:tcPr>
          <w:p w14:paraId="36799864"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0</w:t>
            </w:r>
          </w:p>
        </w:tc>
        <w:tc>
          <w:tcPr>
            <w:tcW w:w="1719" w:type="dxa"/>
            <w:tcBorders>
              <w:top w:val="nil"/>
              <w:left w:val="nil"/>
              <w:bottom w:val="nil"/>
              <w:right w:val="nil"/>
            </w:tcBorders>
            <w:vAlign w:val="center"/>
          </w:tcPr>
          <w:p w14:paraId="71D7F9DC"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90°C (194°F</w:t>
            </w:r>
            <w:r w:rsidR="00BD1133" w:rsidRPr="00F756D8">
              <w:rPr>
                <w:sz w:val="16"/>
                <w:szCs w:val="16"/>
              </w:rPr>
              <w:t>)</w:t>
            </w:r>
          </w:p>
        </w:tc>
      </w:tr>
      <w:tr w:rsidR="00BD1133" w14:paraId="2856D0AE" w14:textId="77777777" w:rsidTr="00D750DA">
        <w:trPr>
          <w:trHeight w:val="288"/>
        </w:trPr>
        <w:tc>
          <w:tcPr>
            <w:tcW w:w="1890" w:type="dxa"/>
            <w:gridSpan w:val="3"/>
            <w:vMerge/>
            <w:tcBorders>
              <w:top w:val="nil"/>
              <w:left w:val="nil"/>
              <w:bottom w:val="nil"/>
              <w:right w:val="nil"/>
            </w:tcBorders>
            <w:vAlign w:val="center"/>
          </w:tcPr>
          <w:p w14:paraId="67785357" w14:textId="77777777" w:rsidR="00BD1133" w:rsidRPr="0080497E" w:rsidRDefault="00BD1133" w:rsidP="002B4C53">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0E22135D"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 xml:space="preserve">International </w:t>
            </w:r>
          </w:p>
        </w:tc>
        <w:tc>
          <w:tcPr>
            <w:tcW w:w="2340" w:type="dxa"/>
            <w:gridSpan w:val="6"/>
            <w:tcBorders>
              <w:top w:val="nil"/>
              <w:left w:val="nil"/>
              <w:bottom w:val="nil"/>
              <w:right w:val="nil"/>
            </w:tcBorders>
            <w:vAlign w:val="center"/>
          </w:tcPr>
          <w:p w14:paraId="4C4D99B2"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Enviroline 405 series**</w:t>
            </w:r>
          </w:p>
        </w:tc>
        <w:tc>
          <w:tcPr>
            <w:tcW w:w="1170" w:type="dxa"/>
            <w:gridSpan w:val="2"/>
            <w:tcBorders>
              <w:top w:val="nil"/>
              <w:left w:val="nil"/>
              <w:bottom w:val="nil"/>
              <w:right w:val="nil"/>
            </w:tcBorders>
            <w:vAlign w:val="center"/>
          </w:tcPr>
          <w:p w14:paraId="580E235F" w14:textId="69961056" w:rsidR="00BD1133" w:rsidRPr="00F756D8" w:rsidRDefault="00267B11" w:rsidP="002B4C53">
            <w:pPr>
              <w:autoSpaceDE/>
              <w:autoSpaceDN/>
              <w:adjustRightInd/>
              <w:spacing w:before="0" w:line="240" w:lineRule="auto"/>
              <w:ind w:left="142"/>
              <w:rPr>
                <w:sz w:val="16"/>
                <w:szCs w:val="16"/>
              </w:rPr>
            </w:pPr>
            <w:r w:rsidRPr="00F756D8">
              <w:rPr>
                <w:sz w:val="16"/>
                <w:szCs w:val="16"/>
              </w:rPr>
              <w:t>30-65</w:t>
            </w:r>
          </w:p>
        </w:tc>
        <w:tc>
          <w:tcPr>
            <w:tcW w:w="1719" w:type="dxa"/>
            <w:tcBorders>
              <w:top w:val="nil"/>
              <w:left w:val="nil"/>
              <w:bottom w:val="nil"/>
              <w:right w:val="nil"/>
            </w:tcBorders>
            <w:vAlign w:val="center"/>
          </w:tcPr>
          <w:p w14:paraId="316FC7F5"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121°C </w:t>
            </w:r>
            <w:r w:rsidR="00BD1133" w:rsidRPr="00F756D8">
              <w:rPr>
                <w:sz w:val="16"/>
                <w:szCs w:val="16"/>
              </w:rPr>
              <w:t>(</w:t>
            </w:r>
            <w:r w:rsidRPr="00F756D8">
              <w:rPr>
                <w:sz w:val="16"/>
                <w:szCs w:val="16"/>
              </w:rPr>
              <w:t>250°F</w:t>
            </w:r>
            <w:r w:rsidR="00BD1133" w:rsidRPr="00F756D8">
              <w:rPr>
                <w:sz w:val="16"/>
                <w:szCs w:val="16"/>
              </w:rPr>
              <w:t>)</w:t>
            </w:r>
          </w:p>
        </w:tc>
      </w:tr>
      <w:tr w:rsidR="00BD1133" w:rsidRPr="00DB6930" w14:paraId="63122953" w14:textId="77777777" w:rsidTr="00D750DA">
        <w:trPr>
          <w:trHeight w:val="288"/>
        </w:trPr>
        <w:tc>
          <w:tcPr>
            <w:tcW w:w="1890" w:type="dxa"/>
            <w:gridSpan w:val="3"/>
            <w:tcBorders>
              <w:top w:val="nil"/>
              <w:left w:val="nil"/>
              <w:bottom w:val="nil"/>
              <w:right w:val="nil"/>
            </w:tcBorders>
            <w:vAlign w:val="center"/>
          </w:tcPr>
          <w:p w14:paraId="25907269" w14:textId="77777777" w:rsidR="00BD1133" w:rsidRPr="0080497E" w:rsidRDefault="00BD1133" w:rsidP="002B4C53">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3181FFC3"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Jotun</w:t>
            </w:r>
          </w:p>
        </w:tc>
        <w:tc>
          <w:tcPr>
            <w:tcW w:w="2340" w:type="dxa"/>
            <w:gridSpan w:val="6"/>
            <w:tcBorders>
              <w:top w:val="nil"/>
              <w:left w:val="nil"/>
              <w:bottom w:val="nil"/>
              <w:right w:val="nil"/>
            </w:tcBorders>
            <w:vAlign w:val="center"/>
          </w:tcPr>
          <w:p w14:paraId="633D989B" w14:textId="77777777" w:rsidR="00BD1133" w:rsidRPr="00F756D8" w:rsidRDefault="00BD1133" w:rsidP="002B4C53">
            <w:pPr>
              <w:autoSpaceDE/>
              <w:autoSpaceDN/>
              <w:adjustRightInd/>
              <w:spacing w:before="0" w:line="240" w:lineRule="auto"/>
              <w:ind w:left="142"/>
              <w:rPr>
                <w:sz w:val="16"/>
                <w:szCs w:val="16"/>
              </w:rPr>
            </w:pPr>
            <w:proofErr w:type="spellStart"/>
            <w:r w:rsidRPr="00F756D8">
              <w:rPr>
                <w:sz w:val="16"/>
                <w:szCs w:val="16"/>
              </w:rPr>
              <w:t>Tankguard</w:t>
            </w:r>
            <w:proofErr w:type="spellEnd"/>
            <w:r w:rsidRPr="00F756D8">
              <w:rPr>
                <w:sz w:val="16"/>
                <w:szCs w:val="16"/>
              </w:rPr>
              <w:t xml:space="preserve"> Storage</w:t>
            </w:r>
          </w:p>
        </w:tc>
        <w:tc>
          <w:tcPr>
            <w:tcW w:w="1170" w:type="dxa"/>
            <w:gridSpan w:val="2"/>
            <w:tcBorders>
              <w:top w:val="nil"/>
              <w:left w:val="nil"/>
              <w:bottom w:val="nil"/>
              <w:right w:val="nil"/>
            </w:tcBorders>
            <w:vAlign w:val="center"/>
          </w:tcPr>
          <w:p w14:paraId="4D145810"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310</w:t>
            </w:r>
          </w:p>
        </w:tc>
        <w:tc>
          <w:tcPr>
            <w:tcW w:w="1719" w:type="dxa"/>
            <w:tcBorders>
              <w:top w:val="nil"/>
              <w:left w:val="nil"/>
              <w:bottom w:val="nil"/>
              <w:right w:val="nil"/>
            </w:tcBorders>
            <w:vAlign w:val="center"/>
          </w:tcPr>
          <w:p w14:paraId="20832AEA"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95°C </w:t>
            </w:r>
            <w:r w:rsidR="00BD1133" w:rsidRPr="00F756D8">
              <w:rPr>
                <w:sz w:val="16"/>
                <w:szCs w:val="16"/>
              </w:rPr>
              <w:t>(</w:t>
            </w:r>
            <w:r w:rsidRPr="00F756D8">
              <w:rPr>
                <w:sz w:val="16"/>
                <w:szCs w:val="16"/>
              </w:rPr>
              <w:t>203°F</w:t>
            </w:r>
            <w:r w:rsidR="00BD1133" w:rsidRPr="00F756D8">
              <w:rPr>
                <w:sz w:val="16"/>
                <w:szCs w:val="16"/>
              </w:rPr>
              <w:t>)</w:t>
            </w:r>
          </w:p>
        </w:tc>
      </w:tr>
      <w:tr w:rsidR="00BD1133" w14:paraId="65F9F220" w14:textId="77777777" w:rsidTr="00D750DA">
        <w:trPr>
          <w:trHeight w:val="288"/>
        </w:trPr>
        <w:tc>
          <w:tcPr>
            <w:tcW w:w="1890" w:type="dxa"/>
            <w:gridSpan w:val="3"/>
            <w:tcBorders>
              <w:top w:val="nil"/>
              <w:left w:val="nil"/>
              <w:bottom w:val="nil"/>
              <w:right w:val="nil"/>
            </w:tcBorders>
            <w:vAlign w:val="center"/>
          </w:tcPr>
          <w:p w14:paraId="4AC83895" w14:textId="77777777" w:rsidR="00BD1133" w:rsidRPr="0080497E" w:rsidRDefault="00BD1133" w:rsidP="002B4C53">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7E2F8763"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PPG</w:t>
            </w:r>
          </w:p>
        </w:tc>
        <w:tc>
          <w:tcPr>
            <w:tcW w:w="2340" w:type="dxa"/>
            <w:gridSpan w:val="6"/>
            <w:tcBorders>
              <w:top w:val="nil"/>
              <w:left w:val="nil"/>
              <w:bottom w:val="nil"/>
              <w:right w:val="nil"/>
            </w:tcBorders>
            <w:vAlign w:val="center"/>
          </w:tcPr>
          <w:p w14:paraId="0069EA50" w14:textId="77777777" w:rsidR="00BD1133" w:rsidRPr="00F756D8" w:rsidRDefault="00BD1133" w:rsidP="002B4C53">
            <w:pPr>
              <w:autoSpaceDE/>
              <w:autoSpaceDN/>
              <w:adjustRightInd/>
              <w:spacing w:before="0" w:line="240" w:lineRule="auto"/>
              <w:ind w:left="142"/>
              <w:rPr>
                <w:sz w:val="16"/>
                <w:szCs w:val="16"/>
              </w:rPr>
            </w:pPr>
            <w:proofErr w:type="spellStart"/>
            <w:r w:rsidRPr="00F756D8">
              <w:rPr>
                <w:sz w:val="16"/>
                <w:szCs w:val="16"/>
              </w:rPr>
              <w:t>Phenguard</w:t>
            </w:r>
            <w:proofErr w:type="spellEnd"/>
            <w:r w:rsidRPr="00F756D8">
              <w:rPr>
                <w:sz w:val="16"/>
                <w:szCs w:val="16"/>
              </w:rPr>
              <w:t xml:space="preserve"> 930 Series </w:t>
            </w:r>
            <w:proofErr w:type="spellStart"/>
            <w:r w:rsidRPr="00F756D8">
              <w:rPr>
                <w:sz w:val="16"/>
                <w:szCs w:val="16"/>
              </w:rPr>
              <w:t>Amercoat</w:t>
            </w:r>
            <w:proofErr w:type="spellEnd"/>
            <w:r w:rsidRPr="00F756D8">
              <w:rPr>
                <w:sz w:val="16"/>
                <w:szCs w:val="16"/>
              </w:rPr>
              <w:t xml:space="preserve"> 91</w:t>
            </w:r>
          </w:p>
        </w:tc>
        <w:tc>
          <w:tcPr>
            <w:tcW w:w="1170" w:type="dxa"/>
            <w:gridSpan w:val="2"/>
            <w:tcBorders>
              <w:top w:val="nil"/>
              <w:left w:val="nil"/>
              <w:bottom w:val="nil"/>
              <w:right w:val="nil"/>
            </w:tcBorders>
            <w:vAlign w:val="center"/>
          </w:tcPr>
          <w:p w14:paraId="7A4EB096"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315</w:t>
            </w:r>
          </w:p>
          <w:p w14:paraId="37D96D2B"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410</w:t>
            </w:r>
          </w:p>
        </w:tc>
        <w:tc>
          <w:tcPr>
            <w:tcW w:w="1719" w:type="dxa"/>
            <w:tcBorders>
              <w:top w:val="nil"/>
              <w:left w:val="nil"/>
              <w:bottom w:val="nil"/>
              <w:right w:val="nil"/>
            </w:tcBorders>
            <w:vAlign w:val="center"/>
          </w:tcPr>
          <w:p w14:paraId="2B3DEA75" w14:textId="77777777" w:rsidR="00752A53" w:rsidRPr="00F756D8" w:rsidRDefault="00752A53" w:rsidP="002B4C53">
            <w:pPr>
              <w:autoSpaceDE/>
              <w:autoSpaceDN/>
              <w:adjustRightInd/>
              <w:spacing w:before="0" w:line="240" w:lineRule="auto"/>
              <w:ind w:left="142"/>
              <w:rPr>
                <w:sz w:val="16"/>
                <w:szCs w:val="16"/>
              </w:rPr>
            </w:pPr>
            <w:r w:rsidRPr="00F756D8">
              <w:rPr>
                <w:sz w:val="16"/>
                <w:szCs w:val="16"/>
              </w:rPr>
              <w:t>82°C (180°F)</w:t>
            </w:r>
          </w:p>
          <w:p w14:paraId="01584A32" w14:textId="77777777" w:rsidR="00752A53" w:rsidRPr="00F756D8" w:rsidRDefault="00752A53" w:rsidP="002B4C53">
            <w:pPr>
              <w:autoSpaceDE/>
              <w:autoSpaceDN/>
              <w:adjustRightInd/>
              <w:spacing w:before="0" w:line="240" w:lineRule="auto"/>
              <w:ind w:left="142"/>
              <w:rPr>
                <w:sz w:val="16"/>
                <w:szCs w:val="16"/>
              </w:rPr>
            </w:pPr>
            <w:r w:rsidRPr="00F756D8">
              <w:rPr>
                <w:sz w:val="16"/>
                <w:szCs w:val="16"/>
              </w:rPr>
              <w:t>82°C (180°F)</w:t>
            </w:r>
          </w:p>
          <w:p w14:paraId="332322C7"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93°C </w:t>
            </w:r>
            <w:r w:rsidR="00BD1133" w:rsidRPr="00F756D8">
              <w:rPr>
                <w:sz w:val="16"/>
                <w:szCs w:val="16"/>
              </w:rPr>
              <w:t>(</w:t>
            </w:r>
            <w:r w:rsidRPr="00F756D8">
              <w:rPr>
                <w:sz w:val="16"/>
                <w:szCs w:val="16"/>
              </w:rPr>
              <w:t>200°F</w:t>
            </w:r>
            <w:r w:rsidR="00BD1133" w:rsidRPr="00F756D8">
              <w:rPr>
                <w:sz w:val="16"/>
                <w:szCs w:val="16"/>
              </w:rPr>
              <w:t>)</w:t>
            </w:r>
          </w:p>
        </w:tc>
      </w:tr>
      <w:tr w:rsidR="00BD1133" w14:paraId="1BE06227" w14:textId="77777777" w:rsidTr="00D750DA">
        <w:trPr>
          <w:trHeight w:val="288"/>
        </w:trPr>
        <w:tc>
          <w:tcPr>
            <w:tcW w:w="1890" w:type="dxa"/>
            <w:gridSpan w:val="3"/>
            <w:tcBorders>
              <w:top w:val="nil"/>
              <w:left w:val="nil"/>
              <w:bottom w:val="nil"/>
              <w:right w:val="nil"/>
            </w:tcBorders>
            <w:vAlign w:val="center"/>
          </w:tcPr>
          <w:p w14:paraId="40CAA60E" w14:textId="77777777" w:rsidR="00BD1133" w:rsidRPr="0080497E" w:rsidRDefault="00BD1133" w:rsidP="002B4C53">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395142F3"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Sherwin-Williams</w:t>
            </w:r>
          </w:p>
        </w:tc>
        <w:tc>
          <w:tcPr>
            <w:tcW w:w="2340" w:type="dxa"/>
            <w:gridSpan w:val="6"/>
            <w:tcBorders>
              <w:top w:val="nil"/>
              <w:left w:val="nil"/>
              <w:bottom w:val="nil"/>
              <w:right w:val="nil"/>
            </w:tcBorders>
            <w:vAlign w:val="center"/>
          </w:tcPr>
          <w:p w14:paraId="7D823246" w14:textId="77777777" w:rsidR="00BD1133" w:rsidRPr="00F756D8" w:rsidRDefault="00BD1133" w:rsidP="002B4C53">
            <w:pPr>
              <w:autoSpaceDE/>
              <w:autoSpaceDN/>
              <w:adjustRightInd/>
              <w:spacing w:before="0" w:line="240" w:lineRule="auto"/>
              <w:ind w:left="142"/>
              <w:rPr>
                <w:sz w:val="16"/>
                <w:szCs w:val="16"/>
              </w:rPr>
            </w:pPr>
            <w:proofErr w:type="spellStart"/>
            <w:r w:rsidRPr="00F756D8">
              <w:rPr>
                <w:sz w:val="16"/>
                <w:szCs w:val="16"/>
              </w:rPr>
              <w:t>Epo</w:t>
            </w:r>
            <w:proofErr w:type="spellEnd"/>
            <w:r w:rsidRPr="00F756D8">
              <w:rPr>
                <w:sz w:val="16"/>
                <w:szCs w:val="16"/>
              </w:rPr>
              <w:t>-Phen FF</w:t>
            </w:r>
          </w:p>
        </w:tc>
        <w:tc>
          <w:tcPr>
            <w:tcW w:w="1170" w:type="dxa"/>
            <w:gridSpan w:val="2"/>
            <w:tcBorders>
              <w:top w:val="nil"/>
              <w:left w:val="nil"/>
              <w:bottom w:val="nil"/>
              <w:right w:val="nil"/>
            </w:tcBorders>
            <w:vAlign w:val="center"/>
          </w:tcPr>
          <w:p w14:paraId="06CFAB02"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250</w:t>
            </w:r>
          </w:p>
        </w:tc>
        <w:tc>
          <w:tcPr>
            <w:tcW w:w="1719" w:type="dxa"/>
            <w:tcBorders>
              <w:top w:val="nil"/>
              <w:left w:val="nil"/>
              <w:bottom w:val="nil"/>
              <w:right w:val="nil"/>
            </w:tcBorders>
            <w:vAlign w:val="center"/>
          </w:tcPr>
          <w:p w14:paraId="67E01DB4"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99°C </w:t>
            </w:r>
            <w:r w:rsidR="00BD1133" w:rsidRPr="00F756D8">
              <w:rPr>
                <w:sz w:val="16"/>
                <w:szCs w:val="16"/>
              </w:rPr>
              <w:t>(</w:t>
            </w:r>
            <w:r w:rsidRPr="00F756D8">
              <w:rPr>
                <w:sz w:val="16"/>
                <w:szCs w:val="16"/>
              </w:rPr>
              <w:t>210°F</w:t>
            </w:r>
            <w:r w:rsidR="00BD1133" w:rsidRPr="00F756D8">
              <w:rPr>
                <w:sz w:val="16"/>
                <w:szCs w:val="16"/>
              </w:rPr>
              <w:t>)</w:t>
            </w:r>
          </w:p>
        </w:tc>
      </w:tr>
      <w:tr w:rsidR="00BD1133" w14:paraId="19C005F4" w14:textId="77777777" w:rsidTr="00D750DA">
        <w:trPr>
          <w:trHeight w:val="288"/>
        </w:trPr>
        <w:tc>
          <w:tcPr>
            <w:tcW w:w="1890" w:type="dxa"/>
            <w:gridSpan w:val="3"/>
            <w:tcBorders>
              <w:top w:val="nil"/>
              <w:left w:val="nil"/>
              <w:bottom w:val="single" w:sz="12" w:space="0" w:color="auto"/>
              <w:right w:val="nil"/>
            </w:tcBorders>
            <w:vAlign w:val="center"/>
          </w:tcPr>
          <w:p w14:paraId="0A222AE4" w14:textId="77777777" w:rsidR="00BD1133" w:rsidRPr="0080497E" w:rsidRDefault="00BD1133" w:rsidP="002B4C53">
            <w:pPr>
              <w:autoSpaceDE/>
              <w:autoSpaceDN/>
              <w:adjustRightInd/>
              <w:spacing w:before="0" w:line="240" w:lineRule="auto"/>
              <w:ind w:left="0"/>
              <w:rPr>
                <w:b/>
                <w:sz w:val="16"/>
                <w:szCs w:val="16"/>
              </w:rPr>
            </w:pPr>
          </w:p>
        </w:tc>
        <w:tc>
          <w:tcPr>
            <w:tcW w:w="2520" w:type="dxa"/>
            <w:tcBorders>
              <w:top w:val="nil"/>
              <w:left w:val="nil"/>
              <w:bottom w:val="single" w:sz="12" w:space="0" w:color="auto"/>
              <w:right w:val="nil"/>
            </w:tcBorders>
            <w:vAlign w:val="center"/>
          </w:tcPr>
          <w:p w14:paraId="5BD4338F" w14:textId="77777777" w:rsidR="00BD1133" w:rsidRPr="0080497E" w:rsidRDefault="00BD1133" w:rsidP="002B4C53">
            <w:pPr>
              <w:autoSpaceDE/>
              <w:autoSpaceDN/>
              <w:adjustRightInd/>
              <w:spacing w:before="0" w:line="240" w:lineRule="auto"/>
              <w:ind w:left="142"/>
              <w:rPr>
                <w:sz w:val="16"/>
                <w:szCs w:val="16"/>
              </w:rPr>
            </w:pPr>
          </w:p>
        </w:tc>
        <w:tc>
          <w:tcPr>
            <w:tcW w:w="2340" w:type="dxa"/>
            <w:gridSpan w:val="6"/>
            <w:tcBorders>
              <w:top w:val="nil"/>
              <w:left w:val="nil"/>
              <w:bottom w:val="single" w:sz="12" w:space="0" w:color="auto"/>
              <w:right w:val="nil"/>
            </w:tcBorders>
            <w:vAlign w:val="center"/>
          </w:tcPr>
          <w:p w14:paraId="76CAE0C5" w14:textId="77777777" w:rsidR="00BD1133" w:rsidRPr="00F756D8" w:rsidRDefault="00BD1133" w:rsidP="002B4C53">
            <w:pPr>
              <w:autoSpaceDE/>
              <w:autoSpaceDN/>
              <w:adjustRightInd/>
              <w:spacing w:before="0" w:line="240" w:lineRule="auto"/>
              <w:ind w:left="142"/>
              <w:rPr>
                <w:sz w:val="16"/>
                <w:szCs w:val="16"/>
              </w:rPr>
            </w:pPr>
          </w:p>
        </w:tc>
        <w:tc>
          <w:tcPr>
            <w:tcW w:w="1170" w:type="dxa"/>
            <w:gridSpan w:val="2"/>
            <w:tcBorders>
              <w:top w:val="nil"/>
              <w:left w:val="nil"/>
              <w:bottom w:val="single" w:sz="12" w:space="0" w:color="auto"/>
              <w:right w:val="nil"/>
            </w:tcBorders>
            <w:vAlign w:val="center"/>
          </w:tcPr>
          <w:p w14:paraId="601DCE04" w14:textId="77777777" w:rsidR="00BD1133" w:rsidRPr="00F756D8" w:rsidRDefault="00BD1133" w:rsidP="002B4C53">
            <w:pPr>
              <w:autoSpaceDE/>
              <w:autoSpaceDN/>
              <w:adjustRightInd/>
              <w:spacing w:before="0" w:line="240" w:lineRule="auto"/>
              <w:ind w:left="142"/>
              <w:rPr>
                <w:sz w:val="16"/>
                <w:szCs w:val="16"/>
              </w:rPr>
            </w:pPr>
          </w:p>
        </w:tc>
        <w:tc>
          <w:tcPr>
            <w:tcW w:w="1719" w:type="dxa"/>
            <w:tcBorders>
              <w:top w:val="nil"/>
              <w:left w:val="nil"/>
              <w:bottom w:val="single" w:sz="12" w:space="0" w:color="auto"/>
              <w:right w:val="nil"/>
            </w:tcBorders>
            <w:vAlign w:val="center"/>
          </w:tcPr>
          <w:p w14:paraId="72755162" w14:textId="77777777" w:rsidR="00BD1133" w:rsidRPr="00F756D8" w:rsidRDefault="00BD1133" w:rsidP="002B4C53">
            <w:pPr>
              <w:autoSpaceDE/>
              <w:autoSpaceDN/>
              <w:adjustRightInd/>
              <w:spacing w:before="0" w:line="240" w:lineRule="auto"/>
              <w:ind w:left="142"/>
              <w:rPr>
                <w:sz w:val="16"/>
                <w:szCs w:val="16"/>
              </w:rPr>
            </w:pPr>
          </w:p>
        </w:tc>
      </w:tr>
      <w:tr w:rsidR="00BD1133" w14:paraId="7565642A" w14:textId="77777777" w:rsidTr="00D750DA">
        <w:trPr>
          <w:trHeight w:val="288"/>
        </w:trPr>
        <w:tc>
          <w:tcPr>
            <w:tcW w:w="1890" w:type="dxa"/>
            <w:gridSpan w:val="3"/>
            <w:tcBorders>
              <w:top w:val="single" w:sz="12" w:space="0" w:color="auto"/>
              <w:left w:val="nil"/>
              <w:bottom w:val="nil"/>
              <w:right w:val="nil"/>
            </w:tcBorders>
            <w:vAlign w:val="center"/>
          </w:tcPr>
          <w:p w14:paraId="76B12419" w14:textId="77777777" w:rsidR="00BD1133" w:rsidRPr="0080497E" w:rsidRDefault="00E4188E" w:rsidP="002B4C53">
            <w:pPr>
              <w:autoSpaceDE/>
              <w:autoSpaceDN/>
              <w:adjustRightInd/>
              <w:spacing w:before="0" w:line="240" w:lineRule="auto"/>
              <w:ind w:left="0"/>
              <w:rPr>
                <w:b/>
                <w:sz w:val="16"/>
                <w:szCs w:val="16"/>
              </w:rPr>
            </w:pPr>
            <w:r w:rsidRPr="00AC483C">
              <w:rPr>
                <w:b/>
                <w:color w:val="auto"/>
                <w:sz w:val="16"/>
                <w:szCs w:val="24"/>
                <w:lang w:val="ru-RU"/>
              </w:rPr>
              <w:t>ВТОРОЙ СЛОЙ</w:t>
            </w:r>
          </w:p>
        </w:tc>
        <w:tc>
          <w:tcPr>
            <w:tcW w:w="2520" w:type="dxa"/>
            <w:tcBorders>
              <w:top w:val="single" w:sz="12" w:space="0" w:color="auto"/>
              <w:left w:val="nil"/>
              <w:bottom w:val="nil"/>
              <w:right w:val="nil"/>
            </w:tcBorders>
            <w:vAlign w:val="center"/>
          </w:tcPr>
          <w:p w14:paraId="04C2D7B6"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Belzona</w:t>
            </w:r>
          </w:p>
        </w:tc>
        <w:tc>
          <w:tcPr>
            <w:tcW w:w="2340" w:type="dxa"/>
            <w:gridSpan w:val="6"/>
            <w:tcBorders>
              <w:top w:val="single" w:sz="12" w:space="0" w:color="auto"/>
              <w:left w:val="nil"/>
              <w:bottom w:val="nil"/>
              <w:right w:val="nil"/>
            </w:tcBorders>
            <w:vAlign w:val="center"/>
          </w:tcPr>
          <w:p w14:paraId="41DA01B6"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5891</w:t>
            </w:r>
          </w:p>
          <w:p w14:paraId="63807D7B"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1593</w:t>
            </w:r>
          </w:p>
        </w:tc>
        <w:tc>
          <w:tcPr>
            <w:tcW w:w="1170" w:type="dxa"/>
            <w:gridSpan w:val="2"/>
            <w:tcBorders>
              <w:top w:val="single" w:sz="12" w:space="0" w:color="auto"/>
              <w:left w:val="nil"/>
              <w:bottom w:val="nil"/>
              <w:right w:val="nil"/>
            </w:tcBorders>
            <w:vAlign w:val="center"/>
          </w:tcPr>
          <w:p w14:paraId="535AB3C5"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2</w:t>
            </w:r>
          </w:p>
          <w:p w14:paraId="59AF6F78"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11</w:t>
            </w:r>
          </w:p>
        </w:tc>
        <w:tc>
          <w:tcPr>
            <w:tcW w:w="1719" w:type="dxa"/>
            <w:tcBorders>
              <w:top w:val="single" w:sz="12" w:space="0" w:color="auto"/>
              <w:left w:val="nil"/>
              <w:bottom w:val="nil"/>
              <w:right w:val="nil"/>
            </w:tcBorders>
            <w:vAlign w:val="center"/>
          </w:tcPr>
          <w:p w14:paraId="3A5445CE" w14:textId="77777777" w:rsidR="00752A53" w:rsidRPr="00F756D8" w:rsidRDefault="00752A53" w:rsidP="00752A53">
            <w:pPr>
              <w:autoSpaceDE/>
              <w:autoSpaceDN/>
              <w:adjustRightInd/>
              <w:spacing w:before="0" w:line="240" w:lineRule="auto"/>
              <w:ind w:left="142"/>
              <w:rPr>
                <w:sz w:val="16"/>
                <w:szCs w:val="16"/>
              </w:rPr>
            </w:pPr>
            <w:r w:rsidRPr="00F756D8">
              <w:rPr>
                <w:sz w:val="16"/>
                <w:szCs w:val="16"/>
              </w:rPr>
              <w:t>90°C (194°F)</w:t>
            </w:r>
          </w:p>
          <w:p w14:paraId="4E06C94D"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160°C (320°F)</w:t>
            </w:r>
          </w:p>
        </w:tc>
      </w:tr>
      <w:tr w:rsidR="00BD1133" w14:paraId="49798EC3" w14:textId="77777777" w:rsidTr="00D750DA">
        <w:trPr>
          <w:trHeight w:val="288"/>
        </w:trPr>
        <w:tc>
          <w:tcPr>
            <w:tcW w:w="1890" w:type="dxa"/>
            <w:gridSpan w:val="3"/>
            <w:tcBorders>
              <w:top w:val="nil"/>
              <w:left w:val="nil"/>
              <w:bottom w:val="nil"/>
              <w:right w:val="nil"/>
            </w:tcBorders>
            <w:vAlign w:val="center"/>
          </w:tcPr>
          <w:p w14:paraId="4DC08D41" w14:textId="77777777" w:rsidR="00BD1133" w:rsidRPr="0080497E" w:rsidRDefault="00BD1133" w:rsidP="002B4C53">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6EF7C2F6"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Carboline</w:t>
            </w:r>
          </w:p>
        </w:tc>
        <w:tc>
          <w:tcPr>
            <w:tcW w:w="2340" w:type="dxa"/>
            <w:gridSpan w:val="6"/>
            <w:tcBorders>
              <w:top w:val="nil"/>
              <w:left w:val="nil"/>
              <w:bottom w:val="nil"/>
              <w:right w:val="nil"/>
            </w:tcBorders>
            <w:vAlign w:val="center"/>
          </w:tcPr>
          <w:p w14:paraId="31FF5B18"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Phenoline 1205</w:t>
            </w:r>
          </w:p>
        </w:tc>
        <w:tc>
          <w:tcPr>
            <w:tcW w:w="1170" w:type="dxa"/>
            <w:gridSpan w:val="2"/>
            <w:tcBorders>
              <w:top w:val="nil"/>
              <w:left w:val="nil"/>
              <w:bottom w:val="nil"/>
              <w:right w:val="nil"/>
            </w:tcBorders>
            <w:vAlign w:val="center"/>
          </w:tcPr>
          <w:p w14:paraId="2C5667C9"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255</w:t>
            </w:r>
          </w:p>
        </w:tc>
        <w:tc>
          <w:tcPr>
            <w:tcW w:w="1719" w:type="dxa"/>
            <w:tcBorders>
              <w:top w:val="nil"/>
              <w:left w:val="nil"/>
              <w:bottom w:val="nil"/>
              <w:right w:val="nil"/>
            </w:tcBorders>
            <w:vAlign w:val="center"/>
          </w:tcPr>
          <w:p w14:paraId="09D8491D" w14:textId="77777777" w:rsidR="00BD1133" w:rsidRPr="00F756D8" w:rsidRDefault="00752A53" w:rsidP="002B4C53">
            <w:pPr>
              <w:autoSpaceDE/>
              <w:autoSpaceDN/>
              <w:adjustRightInd/>
              <w:spacing w:before="0" w:line="240" w:lineRule="auto"/>
              <w:ind w:left="142"/>
              <w:rPr>
                <w:sz w:val="16"/>
                <w:szCs w:val="16"/>
              </w:rPr>
            </w:pPr>
            <w:r w:rsidRPr="00F756D8">
              <w:rPr>
                <w:sz w:val="16"/>
                <w:szCs w:val="16"/>
              </w:rPr>
              <w:t>82°C (180°F)</w:t>
            </w:r>
          </w:p>
        </w:tc>
      </w:tr>
      <w:tr w:rsidR="00752A53" w14:paraId="6CA51CE7" w14:textId="77777777" w:rsidTr="00F70FCD">
        <w:trPr>
          <w:trHeight w:val="288"/>
        </w:trPr>
        <w:tc>
          <w:tcPr>
            <w:tcW w:w="1890" w:type="dxa"/>
            <w:gridSpan w:val="3"/>
            <w:tcBorders>
              <w:top w:val="nil"/>
              <w:left w:val="nil"/>
              <w:bottom w:val="nil"/>
              <w:right w:val="nil"/>
            </w:tcBorders>
            <w:vAlign w:val="center"/>
          </w:tcPr>
          <w:p w14:paraId="5766B5A4" w14:textId="77777777" w:rsidR="00752A53" w:rsidRPr="0080497E" w:rsidRDefault="00752A53" w:rsidP="002B4C53">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1A533683" w14:textId="77777777" w:rsidR="00752A53" w:rsidRPr="0080497E" w:rsidRDefault="00752A53" w:rsidP="002B4C53">
            <w:pPr>
              <w:autoSpaceDE/>
              <w:autoSpaceDN/>
              <w:adjustRightInd/>
              <w:spacing w:before="0" w:line="240" w:lineRule="auto"/>
              <w:ind w:left="142"/>
              <w:rPr>
                <w:sz w:val="16"/>
                <w:szCs w:val="16"/>
              </w:rPr>
            </w:pPr>
            <w:r w:rsidRPr="0080497E">
              <w:rPr>
                <w:sz w:val="16"/>
                <w:szCs w:val="16"/>
              </w:rPr>
              <w:t>Hempel Coatings (USA), Inc.</w:t>
            </w:r>
          </w:p>
        </w:tc>
        <w:tc>
          <w:tcPr>
            <w:tcW w:w="2340" w:type="dxa"/>
            <w:gridSpan w:val="6"/>
            <w:tcBorders>
              <w:top w:val="nil"/>
              <w:left w:val="nil"/>
              <w:bottom w:val="nil"/>
              <w:right w:val="nil"/>
            </w:tcBorders>
            <w:vAlign w:val="center"/>
          </w:tcPr>
          <w:p w14:paraId="055F0294" w14:textId="77777777" w:rsidR="00752A53" w:rsidRPr="00F756D8" w:rsidRDefault="00752A53" w:rsidP="002B4C53">
            <w:pPr>
              <w:autoSpaceDE/>
              <w:autoSpaceDN/>
              <w:adjustRightInd/>
              <w:spacing w:before="0" w:line="240" w:lineRule="auto"/>
              <w:ind w:left="142"/>
              <w:rPr>
                <w:sz w:val="16"/>
                <w:szCs w:val="16"/>
              </w:rPr>
            </w:pPr>
            <w:proofErr w:type="spellStart"/>
            <w:r w:rsidRPr="00F756D8">
              <w:rPr>
                <w:sz w:val="16"/>
                <w:szCs w:val="16"/>
              </w:rPr>
              <w:t>Hempadur</w:t>
            </w:r>
            <w:proofErr w:type="spellEnd"/>
            <w:r w:rsidRPr="00F756D8">
              <w:rPr>
                <w:sz w:val="16"/>
                <w:szCs w:val="16"/>
              </w:rPr>
              <w:t xml:space="preserve"> 85671</w:t>
            </w:r>
          </w:p>
        </w:tc>
        <w:tc>
          <w:tcPr>
            <w:tcW w:w="1170" w:type="dxa"/>
            <w:gridSpan w:val="2"/>
            <w:tcBorders>
              <w:top w:val="nil"/>
              <w:left w:val="nil"/>
              <w:bottom w:val="nil"/>
              <w:right w:val="nil"/>
            </w:tcBorders>
            <w:vAlign w:val="center"/>
          </w:tcPr>
          <w:p w14:paraId="28F2AA14" w14:textId="77777777" w:rsidR="00752A53" w:rsidRPr="00F756D8" w:rsidRDefault="00752A53" w:rsidP="002B4C53">
            <w:pPr>
              <w:autoSpaceDE/>
              <w:autoSpaceDN/>
              <w:adjustRightInd/>
              <w:spacing w:before="0" w:line="240" w:lineRule="auto"/>
              <w:ind w:left="142"/>
              <w:rPr>
                <w:sz w:val="16"/>
                <w:szCs w:val="16"/>
              </w:rPr>
            </w:pPr>
            <w:r w:rsidRPr="00F756D8">
              <w:rPr>
                <w:sz w:val="16"/>
                <w:szCs w:val="16"/>
              </w:rPr>
              <w:t>316</w:t>
            </w:r>
          </w:p>
        </w:tc>
        <w:tc>
          <w:tcPr>
            <w:tcW w:w="1719" w:type="dxa"/>
            <w:tcBorders>
              <w:top w:val="nil"/>
              <w:left w:val="nil"/>
              <w:bottom w:val="nil"/>
              <w:right w:val="nil"/>
            </w:tcBorders>
            <w:vAlign w:val="center"/>
          </w:tcPr>
          <w:p w14:paraId="00739198" w14:textId="77777777" w:rsidR="00752A53" w:rsidRPr="00F756D8" w:rsidRDefault="00752A53" w:rsidP="002B4C53">
            <w:pPr>
              <w:autoSpaceDE/>
              <w:autoSpaceDN/>
              <w:adjustRightInd/>
              <w:spacing w:before="0" w:line="240" w:lineRule="auto"/>
              <w:ind w:left="142"/>
              <w:rPr>
                <w:sz w:val="16"/>
                <w:szCs w:val="16"/>
              </w:rPr>
            </w:pPr>
            <w:r w:rsidRPr="00F756D8">
              <w:rPr>
                <w:sz w:val="16"/>
                <w:szCs w:val="16"/>
              </w:rPr>
              <w:t>95°C (203°F)</w:t>
            </w:r>
          </w:p>
        </w:tc>
      </w:tr>
      <w:tr w:rsidR="00F70FCD" w14:paraId="30C40137" w14:textId="77777777" w:rsidTr="00F70FCD">
        <w:trPr>
          <w:trHeight w:val="288"/>
        </w:trPr>
        <w:tc>
          <w:tcPr>
            <w:tcW w:w="1890" w:type="dxa"/>
            <w:gridSpan w:val="3"/>
            <w:vMerge w:val="restart"/>
            <w:tcBorders>
              <w:top w:val="nil"/>
              <w:left w:val="nil"/>
              <w:bottom w:val="nil"/>
              <w:right w:val="nil"/>
            </w:tcBorders>
          </w:tcPr>
          <w:p w14:paraId="1552BBF7" w14:textId="77777777" w:rsidR="00F70FCD" w:rsidRPr="00D750DA" w:rsidRDefault="00F70FCD" w:rsidP="002B4C53">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520" w:type="dxa"/>
            <w:tcBorders>
              <w:top w:val="nil"/>
              <w:left w:val="nil"/>
              <w:bottom w:val="nil"/>
              <w:right w:val="nil"/>
            </w:tcBorders>
            <w:vAlign w:val="center"/>
          </w:tcPr>
          <w:p w14:paraId="22019CEB" w14:textId="77777777" w:rsidR="00F70FCD" w:rsidRPr="0080497E" w:rsidRDefault="00F70FCD" w:rsidP="002B4C53">
            <w:pPr>
              <w:autoSpaceDE/>
              <w:autoSpaceDN/>
              <w:adjustRightInd/>
              <w:spacing w:before="0" w:line="240" w:lineRule="auto"/>
              <w:ind w:left="142"/>
              <w:rPr>
                <w:sz w:val="16"/>
                <w:szCs w:val="16"/>
              </w:rPr>
            </w:pPr>
            <w:r w:rsidRPr="0080497E">
              <w:rPr>
                <w:sz w:val="16"/>
                <w:szCs w:val="16"/>
              </w:rPr>
              <w:t>Hempel Coatings (USA), Inc.</w:t>
            </w:r>
          </w:p>
        </w:tc>
        <w:tc>
          <w:tcPr>
            <w:tcW w:w="2340" w:type="dxa"/>
            <w:gridSpan w:val="6"/>
            <w:tcBorders>
              <w:top w:val="nil"/>
              <w:left w:val="nil"/>
              <w:bottom w:val="nil"/>
              <w:right w:val="nil"/>
            </w:tcBorders>
            <w:vAlign w:val="center"/>
          </w:tcPr>
          <w:p w14:paraId="32EDA0F7" w14:textId="77777777" w:rsidR="00F70FCD" w:rsidRPr="00F756D8" w:rsidRDefault="00F70FCD" w:rsidP="002B4C53">
            <w:pPr>
              <w:autoSpaceDE/>
              <w:autoSpaceDN/>
              <w:adjustRightInd/>
              <w:spacing w:before="0" w:line="240" w:lineRule="auto"/>
              <w:ind w:left="142"/>
              <w:rPr>
                <w:sz w:val="16"/>
                <w:szCs w:val="16"/>
              </w:rPr>
            </w:pPr>
            <w:proofErr w:type="spellStart"/>
            <w:r w:rsidRPr="00F756D8">
              <w:rPr>
                <w:sz w:val="16"/>
                <w:szCs w:val="16"/>
              </w:rPr>
              <w:t>Hempadur</w:t>
            </w:r>
            <w:proofErr w:type="spellEnd"/>
            <w:r w:rsidRPr="00F756D8">
              <w:rPr>
                <w:sz w:val="16"/>
                <w:szCs w:val="16"/>
              </w:rPr>
              <w:t xml:space="preserve"> 35900</w:t>
            </w:r>
          </w:p>
        </w:tc>
        <w:tc>
          <w:tcPr>
            <w:tcW w:w="1170" w:type="dxa"/>
            <w:gridSpan w:val="2"/>
            <w:tcBorders>
              <w:top w:val="nil"/>
              <w:left w:val="nil"/>
              <w:bottom w:val="nil"/>
              <w:right w:val="nil"/>
            </w:tcBorders>
            <w:vAlign w:val="center"/>
          </w:tcPr>
          <w:p w14:paraId="6144E30B" w14:textId="77777777" w:rsidR="00F70FCD" w:rsidRPr="00F756D8" w:rsidRDefault="00F70FCD" w:rsidP="002B4C53">
            <w:pPr>
              <w:autoSpaceDE/>
              <w:autoSpaceDN/>
              <w:adjustRightInd/>
              <w:spacing w:before="0" w:line="240" w:lineRule="auto"/>
              <w:ind w:left="142"/>
              <w:rPr>
                <w:sz w:val="16"/>
                <w:szCs w:val="16"/>
              </w:rPr>
            </w:pPr>
            <w:r w:rsidRPr="00F756D8">
              <w:rPr>
                <w:sz w:val="16"/>
                <w:szCs w:val="16"/>
              </w:rPr>
              <w:t>0</w:t>
            </w:r>
          </w:p>
        </w:tc>
        <w:tc>
          <w:tcPr>
            <w:tcW w:w="1719" w:type="dxa"/>
            <w:tcBorders>
              <w:top w:val="nil"/>
              <w:left w:val="nil"/>
              <w:bottom w:val="nil"/>
              <w:right w:val="nil"/>
            </w:tcBorders>
            <w:vAlign w:val="center"/>
          </w:tcPr>
          <w:p w14:paraId="2AC7097E" w14:textId="77777777" w:rsidR="00F70FCD" w:rsidRPr="00F756D8" w:rsidRDefault="00F70FCD" w:rsidP="002B4C53">
            <w:pPr>
              <w:autoSpaceDE/>
              <w:autoSpaceDN/>
              <w:adjustRightInd/>
              <w:spacing w:before="0" w:line="240" w:lineRule="auto"/>
              <w:ind w:left="142"/>
              <w:rPr>
                <w:sz w:val="16"/>
                <w:szCs w:val="16"/>
              </w:rPr>
            </w:pPr>
            <w:r w:rsidRPr="00F756D8">
              <w:rPr>
                <w:sz w:val="16"/>
                <w:szCs w:val="16"/>
              </w:rPr>
              <w:t>90°C (194°F)</w:t>
            </w:r>
          </w:p>
        </w:tc>
      </w:tr>
      <w:tr w:rsidR="00F70FCD" w14:paraId="3AA3BDB5" w14:textId="77777777" w:rsidTr="00F70FCD">
        <w:trPr>
          <w:trHeight w:val="288"/>
        </w:trPr>
        <w:tc>
          <w:tcPr>
            <w:tcW w:w="1890" w:type="dxa"/>
            <w:gridSpan w:val="3"/>
            <w:vMerge/>
            <w:tcBorders>
              <w:top w:val="nil"/>
              <w:left w:val="nil"/>
              <w:bottom w:val="nil"/>
              <w:right w:val="nil"/>
            </w:tcBorders>
          </w:tcPr>
          <w:p w14:paraId="4D3EBD5B" w14:textId="77777777" w:rsidR="00F70FCD" w:rsidRDefault="00F70FCD" w:rsidP="002B4C53">
            <w:pPr>
              <w:autoSpaceDE/>
              <w:autoSpaceDN/>
              <w:adjustRightInd/>
              <w:spacing w:before="0" w:line="240" w:lineRule="auto"/>
              <w:ind w:left="0"/>
              <w:rPr>
                <w:b/>
                <w:color w:val="auto"/>
                <w:sz w:val="16"/>
                <w:szCs w:val="24"/>
                <w:lang w:val="ru-RU"/>
              </w:rPr>
            </w:pPr>
          </w:p>
        </w:tc>
        <w:tc>
          <w:tcPr>
            <w:tcW w:w="2520" w:type="dxa"/>
            <w:tcBorders>
              <w:top w:val="nil"/>
              <w:left w:val="nil"/>
              <w:bottom w:val="nil"/>
              <w:right w:val="nil"/>
            </w:tcBorders>
            <w:vAlign w:val="center"/>
          </w:tcPr>
          <w:p w14:paraId="7AF3296A" w14:textId="09BF8C3D" w:rsidR="00F70FCD" w:rsidRPr="0080497E" w:rsidRDefault="00F70FCD" w:rsidP="002B4C53">
            <w:pPr>
              <w:autoSpaceDE/>
              <w:autoSpaceDN/>
              <w:adjustRightInd/>
              <w:spacing w:before="0" w:line="240" w:lineRule="auto"/>
              <w:ind w:left="142"/>
              <w:rPr>
                <w:sz w:val="16"/>
                <w:szCs w:val="16"/>
              </w:rPr>
            </w:pPr>
            <w:r w:rsidRPr="0080497E">
              <w:rPr>
                <w:sz w:val="16"/>
                <w:szCs w:val="16"/>
              </w:rPr>
              <w:t>International</w:t>
            </w:r>
          </w:p>
        </w:tc>
        <w:tc>
          <w:tcPr>
            <w:tcW w:w="2340" w:type="dxa"/>
            <w:gridSpan w:val="6"/>
            <w:tcBorders>
              <w:top w:val="nil"/>
              <w:left w:val="nil"/>
              <w:bottom w:val="nil"/>
              <w:right w:val="nil"/>
            </w:tcBorders>
            <w:vAlign w:val="center"/>
          </w:tcPr>
          <w:p w14:paraId="5D88D426" w14:textId="4771D43F" w:rsidR="00F70FCD" w:rsidRPr="00F756D8" w:rsidRDefault="00F70FCD" w:rsidP="002B4C53">
            <w:pPr>
              <w:autoSpaceDE/>
              <w:autoSpaceDN/>
              <w:adjustRightInd/>
              <w:spacing w:before="0" w:line="240" w:lineRule="auto"/>
              <w:ind w:left="142"/>
              <w:rPr>
                <w:sz w:val="16"/>
                <w:szCs w:val="16"/>
              </w:rPr>
            </w:pPr>
            <w:r w:rsidRPr="00F756D8">
              <w:rPr>
                <w:sz w:val="16"/>
                <w:szCs w:val="16"/>
              </w:rPr>
              <w:t>Not specified</w:t>
            </w:r>
          </w:p>
        </w:tc>
        <w:tc>
          <w:tcPr>
            <w:tcW w:w="1170" w:type="dxa"/>
            <w:gridSpan w:val="2"/>
            <w:tcBorders>
              <w:top w:val="nil"/>
              <w:left w:val="nil"/>
              <w:bottom w:val="nil"/>
              <w:right w:val="nil"/>
            </w:tcBorders>
            <w:vAlign w:val="center"/>
          </w:tcPr>
          <w:p w14:paraId="653F8D65" w14:textId="77777777" w:rsidR="00F70FCD" w:rsidRPr="00F756D8" w:rsidRDefault="00F70FCD" w:rsidP="002B4C53">
            <w:pPr>
              <w:autoSpaceDE/>
              <w:autoSpaceDN/>
              <w:adjustRightInd/>
              <w:spacing w:before="0" w:line="240" w:lineRule="auto"/>
              <w:ind w:left="142"/>
              <w:rPr>
                <w:sz w:val="16"/>
                <w:szCs w:val="16"/>
              </w:rPr>
            </w:pPr>
          </w:p>
        </w:tc>
        <w:tc>
          <w:tcPr>
            <w:tcW w:w="1719" w:type="dxa"/>
            <w:tcBorders>
              <w:top w:val="nil"/>
              <w:left w:val="nil"/>
              <w:bottom w:val="nil"/>
              <w:right w:val="nil"/>
            </w:tcBorders>
            <w:vAlign w:val="center"/>
          </w:tcPr>
          <w:p w14:paraId="5220427E" w14:textId="77777777" w:rsidR="00F70FCD" w:rsidRPr="00F756D8" w:rsidRDefault="00F70FCD" w:rsidP="002B4C53">
            <w:pPr>
              <w:autoSpaceDE/>
              <w:autoSpaceDN/>
              <w:adjustRightInd/>
              <w:spacing w:before="0" w:line="240" w:lineRule="auto"/>
              <w:ind w:left="142"/>
              <w:rPr>
                <w:sz w:val="16"/>
                <w:szCs w:val="16"/>
              </w:rPr>
            </w:pPr>
          </w:p>
        </w:tc>
      </w:tr>
      <w:tr w:rsidR="00BD1133" w14:paraId="75ADA8CF" w14:textId="77777777" w:rsidTr="00F70FCD">
        <w:trPr>
          <w:trHeight w:val="288"/>
        </w:trPr>
        <w:tc>
          <w:tcPr>
            <w:tcW w:w="1890" w:type="dxa"/>
            <w:gridSpan w:val="3"/>
            <w:tcBorders>
              <w:top w:val="nil"/>
              <w:left w:val="nil"/>
              <w:bottom w:val="nil"/>
              <w:right w:val="nil"/>
            </w:tcBorders>
            <w:vAlign w:val="center"/>
          </w:tcPr>
          <w:p w14:paraId="6A6F57AC" w14:textId="77777777" w:rsidR="00BD1133" w:rsidRDefault="00BD1133" w:rsidP="002B4C53">
            <w:pPr>
              <w:pStyle w:val="CES5191Arial8bold"/>
            </w:pPr>
          </w:p>
        </w:tc>
        <w:tc>
          <w:tcPr>
            <w:tcW w:w="2520" w:type="dxa"/>
            <w:tcBorders>
              <w:top w:val="nil"/>
              <w:left w:val="nil"/>
              <w:bottom w:val="nil"/>
              <w:right w:val="nil"/>
            </w:tcBorders>
            <w:vAlign w:val="center"/>
          </w:tcPr>
          <w:p w14:paraId="4C834045"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Jotun</w:t>
            </w:r>
          </w:p>
        </w:tc>
        <w:tc>
          <w:tcPr>
            <w:tcW w:w="2340" w:type="dxa"/>
            <w:gridSpan w:val="6"/>
            <w:tcBorders>
              <w:top w:val="nil"/>
              <w:left w:val="nil"/>
              <w:bottom w:val="nil"/>
              <w:right w:val="nil"/>
            </w:tcBorders>
            <w:vAlign w:val="center"/>
          </w:tcPr>
          <w:p w14:paraId="62456849" w14:textId="77777777" w:rsidR="00BD1133" w:rsidRPr="00F756D8" w:rsidRDefault="00BD1133" w:rsidP="002B4C53">
            <w:pPr>
              <w:autoSpaceDE/>
              <w:autoSpaceDN/>
              <w:adjustRightInd/>
              <w:spacing w:before="0" w:line="240" w:lineRule="auto"/>
              <w:ind w:left="142"/>
              <w:rPr>
                <w:sz w:val="16"/>
                <w:szCs w:val="16"/>
              </w:rPr>
            </w:pPr>
            <w:proofErr w:type="spellStart"/>
            <w:r w:rsidRPr="00F756D8">
              <w:rPr>
                <w:sz w:val="16"/>
                <w:szCs w:val="16"/>
              </w:rPr>
              <w:t>Tankguard</w:t>
            </w:r>
            <w:proofErr w:type="spellEnd"/>
            <w:r w:rsidRPr="00F756D8">
              <w:rPr>
                <w:sz w:val="16"/>
                <w:szCs w:val="16"/>
              </w:rPr>
              <w:t xml:space="preserve"> Storage</w:t>
            </w:r>
          </w:p>
        </w:tc>
        <w:tc>
          <w:tcPr>
            <w:tcW w:w="1170" w:type="dxa"/>
            <w:gridSpan w:val="2"/>
            <w:tcBorders>
              <w:top w:val="nil"/>
              <w:left w:val="nil"/>
              <w:bottom w:val="nil"/>
              <w:right w:val="nil"/>
            </w:tcBorders>
            <w:vAlign w:val="center"/>
          </w:tcPr>
          <w:p w14:paraId="1BBEB4D4"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310</w:t>
            </w:r>
          </w:p>
        </w:tc>
        <w:tc>
          <w:tcPr>
            <w:tcW w:w="1719" w:type="dxa"/>
            <w:tcBorders>
              <w:top w:val="nil"/>
              <w:left w:val="nil"/>
              <w:bottom w:val="nil"/>
              <w:right w:val="nil"/>
            </w:tcBorders>
            <w:vAlign w:val="center"/>
          </w:tcPr>
          <w:p w14:paraId="7E2BE99A"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95°C </w:t>
            </w:r>
            <w:r w:rsidR="00BD1133" w:rsidRPr="00F756D8">
              <w:rPr>
                <w:sz w:val="16"/>
                <w:szCs w:val="16"/>
              </w:rPr>
              <w:t>(</w:t>
            </w:r>
            <w:r w:rsidRPr="00F756D8">
              <w:rPr>
                <w:sz w:val="16"/>
                <w:szCs w:val="16"/>
              </w:rPr>
              <w:t>203°F</w:t>
            </w:r>
            <w:r w:rsidR="00BD1133" w:rsidRPr="00F756D8">
              <w:rPr>
                <w:sz w:val="16"/>
                <w:szCs w:val="16"/>
              </w:rPr>
              <w:t>)</w:t>
            </w:r>
          </w:p>
        </w:tc>
      </w:tr>
      <w:tr w:rsidR="00BD1133" w14:paraId="03C3027A" w14:textId="77777777" w:rsidTr="00F70FCD">
        <w:trPr>
          <w:trHeight w:val="288"/>
        </w:trPr>
        <w:tc>
          <w:tcPr>
            <w:tcW w:w="1890" w:type="dxa"/>
            <w:gridSpan w:val="3"/>
            <w:tcBorders>
              <w:top w:val="nil"/>
              <w:left w:val="nil"/>
              <w:bottom w:val="nil"/>
              <w:right w:val="nil"/>
            </w:tcBorders>
            <w:vAlign w:val="center"/>
          </w:tcPr>
          <w:p w14:paraId="223214BF" w14:textId="77777777" w:rsidR="00BD1133" w:rsidRDefault="00BD1133" w:rsidP="002B4C53">
            <w:pPr>
              <w:pStyle w:val="CES5191Arial8bold"/>
            </w:pPr>
          </w:p>
        </w:tc>
        <w:tc>
          <w:tcPr>
            <w:tcW w:w="2520" w:type="dxa"/>
            <w:tcBorders>
              <w:top w:val="nil"/>
              <w:left w:val="nil"/>
              <w:bottom w:val="nil"/>
              <w:right w:val="nil"/>
            </w:tcBorders>
            <w:vAlign w:val="center"/>
          </w:tcPr>
          <w:p w14:paraId="7652AD7D"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PPG</w:t>
            </w:r>
          </w:p>
        </w:tc>
        <w:tc>
          <w:tcPr>
            <w:tcW w:w="2340" w:type="dxa"/>
            <w:gridSpan w:val="6"/>
            <w:tcBorders>
              <w:top w:val="nil"/>
              <w:left w:val="nil"/>
              <w:bottom w:val="nil"/>
              <w:right w:val="nil"/>
            </w:tcBorders>
            <w:vAlign w:val="center"/>
          </w:tcPr>
          <w:p w14:paraId="5CD686E6" w14:textId="77777777" w:rsidR="00BD1133" w:rsidRPr="00F756D8" w:rsidRDefault="00BD1133" w:rsidP="002B4C53">
            <w:pPr>
              <w:autoSpaceDE/>
              <w:autoSpaceDN/>
              <w:adjustRightInd/>
              <w:spacing w:before="0" w:line="240" w:lineRule="auto"/>
              <w:ind w:left="142"/>
              <w:rPr>
                <w:sz w:val="16"/>
                <w:szCs w:val="16"/>
              </w:rPr>
            </w:pPr>
            <w:proofErr w:type="spellStart"/>
            <w:r w:rsidRPr="00F756D8">
              <w:rPr>
                <w:sz w:val="16"/>
                <w:szCs w:val="16"/>
              </w:rPr>
              <w:t>Phenguard</w:t>
            </w:r>
            <w:proofErr w:type="spellEnd"/>
            <w:r w:rsidRPr="00F756D8">
              <w:rPr>
                <w:sz w:val="16"/>
                <w:szCs w:val="16"/>
              </w:rPr>
              <w:t xml:space="preserve"> 940 </w:t>
            </w:r>
            <w:proofErr w:type="gramStart"/>
            <w:r w:rsidRPr="00F756D8">
              <w:rPr>
                <w:sz w:val="16"/>
                <w:szCs w:val="16"/>
              </w:rPr>
              <w:t xml:space="preserve">Series  </w:t>
            </w:r>
            <w:proofErr w:type="spellStart"/>
            <w:r w:rsidRPr="00F756D8">
              <w:rPr>
                <w:sz w:val="16"/>
                <w:szCs w:val="16"/>
              </w:rPr>
              <w:t>Amerocat</w:t>
            </w:r>
            <w:proofErr w:type="spellEnd"/>
            <w:proofErr w:type="gramEnd"/>
            <w:r w:rsidRPr="00F756D8">
              <w:rPr>
                <w:sz w:val="16"/>
                <w:szCs w:val="16"/>
              </w:rPr>
              <w:t xml:space="preserve"> 91</w:t>
            </w:r>
          </w:p>
        </w:tc>
        <w:tc>
          <w:tcPr>
            <w:tcW w:w="1170" w:type="dxa"/>
            <w:gridSpan w:val="2"/>
            <w:tcBorders>
              <w:top w:val="nil"/>
              <w:left w:val="nil"/>
              <w:bottom w:val="nil"/>
              <w:right w:val="nil"/>
            </w:tcBorders>
            <w:vAlign w:val="center"/>
          </w:tcPr>
          <w:p w14:paraId="2D021460"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315</w:t>
            </w:r>
          </w:p>
          <w:p w14:paraId="43D47327"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410</w:t>
            </w:r>
          </w:p>
        </w:tc>
        <w:tc>
          <w:tcPr>
            <w:tcW w:w="1719" w:type="dxa"/>
            <w:tcBorders>
              <w:top w:val="nil"/>
              <w:left w:val="nil"/>
              <w:bottom w:val="nil"/>
              <w:right w:val="nil"/>
            </w:tcBorders>
            <w:vAlign w:val="center"/>
          </w:tcPr>
          <w:p w14:paraId="4852758F" w14:textId="77777777" w:rsidR="00752A53" w:rsidRPr="00F756D8" w:rsidRDefault="00752A53" w:rsidP="002B4C53">
            <w:pPr>
              <w:autoSpaceDE/>
              <w:autoSpaceDN/>
              <w:adjustRightInd/>
              <w:spacing w:before="0" w:line="240" w:lineRule="auto"/>
              <w:ind w:left="142"/>
              <w:rPr>
                <w:sz w:val="16"/>
                <w:szCs w:val="16"/>
              </w:rPr>
            </w:pPr>
            <w:r w:rsidRPr="00F756D8">
              <w:rPr>
                <w:sz w:val="16"/>
                <w:szCs w:val="16"/>
              </w:rPr>
              <w:t>82°C (180°F)</w:t>
            </w:r>
          </w:p>
          <w:p w14:paraId="1E74D95A"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93°C </w:t>
            </w:r>
            <w:r w:rsidR="00BD1133" w:rsidRPr="00F756D8">
              <w:rPr>
                <w:sz w:val="16"/>
                <w:szCs w:val="16"/>
              </w:rPr>
              <w:t>(</w:t>
            </w:r>
            <w:r w:rsidRPr="00F756D8">
              <w:rPr>
                <w:sz w:val="16"/>
                <w:szCs w:val="16"/>
              </w:rPr>
              <w:t>200°F</w:t>
            </w:r>
            <w:r w:rsidR="00BD1133" w:rsidRPr="00F756D8">
              <w:rPr>
                <w:sz w:val="16"/>
                <w:szCs w:val="16"/>
              </w:rPr>
              <w:t>)</w:t>
            </w:r>
          </w:p>
        </w:tc>
      </w:tr>
      <w:tr w:rsidR="00BD1133" w14:paraId="6095FE13" w14:textId="77777777" w:rsidTr="00D750DA">
        <w:trPr>
          <w:trHeight w:val="288"/>
        </w:trPr>
        <w:tc>
          <w:tcPr>
            <w:tcW w:w="1890" w:type="dxa"/>
            <w:gridSpan w:val="3"/>
            <w:tcBorders>
              <w:top w:val="nil"/>
              <w:left w:val="nil"/>
              <w:bottom w:val="nil"/>
              <w:right w:val="nil"/>
            </w:tcBorders>
            <w:vAlign w:val="center"/>
          </w:tcPr>
          <w:p w14:paraId="6B42BF4F" w14:textId="77777777" w:rsidR="00BD1133" w:rsidRDefault="00BD1133" w:rsidP="002B4C53">
            <w:pPr>
              <w:pStyle w:val="CES5191Arial8bold"/>
            </w:pPr>
          </w:p>
        </w:tc>
        <w:tc>
          <w:tcPr>
            <w:tcW w:w="2520" w:type="dxa"/>
            <w:tcBorders>
              <w:top w:val="nil"/>
              <w:left w:val="nil"/>
              <w:bottom w:val="nil"/>
              <w:right w:val="nil"/>
            </w:tcBorders>
            <w:vAlign w:val="center"/>
          </w:tcPr>
          <w:p w14:paraId="7AB2345B"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Sherwin-Williams</w:t>
            </w:r>
          </w:p>
        </w:tc>
        <w:tc>
          <w:tcPr>
            <w:tcW w:w="2340" w:type="dxa"/>
            <w:gridSpan w:val="6"/>
            <w:tcBorders>
              <w:top w:val="nil"/>
              <w:left w:val="nil"/>
              <w:bottom w:val="nil"/>
              <w:right w:val="nil"/>
            </w:tcBorders>
            <w:vAlign w:val="center"/>
          </w:tcPr>
          <w:p w14:paraId="218F6E3D" w14:textId="77777777" w:rsidR="00BD1133" w:rsidRPr="00F756D8" w:rsidRDefault="00BD1133" w:rsidP="002B4C53">
            <w:pPr>
              <w:autoSpaceDE/>
              <w:autoSpaceDN/>
              <w:adjustRightInd/>
              <w:spacing w:before="0" w:line="240" w:lineRule="auto"/>
              <w:ind w:left="142"/>
              <w:rPr>
                <w:sz w:val="16"/>
                <w:szCs w:val="16"/>
              </w:rPr>
            </w:pPr>
            <w:proofErr w:type="spellStart"/>
            <w:r w:rsidRPr="00F756D8">
              <w:rPr>
                <w:sz w:val="16"/>
                <w:szCs w:val="16"/>
              </w:rPr>
              <w:t>Epo</w:t>
            </w:r>
            <w:proofErr w:type="spellEnd"/>
            <w:r w:rsidRPr="00F756D8">
              <w:rPr>
                <w:sz w:val="16"/>
                <w:szCs w:val="16"/>
              </w:rPr>
              <w:t>-Phen FF</w:t>
            </w:r>
          </w:p>
        </w:tc>
        <w:tc>
          <w:tcPr>
            <w:tcW w:w="1170" w:type="dxa"/>
            <w:gridSpan w:val="2"/>
            <w:tcBorders>
              <w:top w:val="nil"/>
              <w:left w:val="nil"/>
              <w:bottom w:val="nil"/>
              <w:right w:val="nil"/>
            </w:tcBorders>
            <w:vAlign w:val="center"/>
          </w:tcPr>
          <w:p w14:paraId="1684D249" w14:textId="77777777" w:rsidR="00BD1133" w:rsidRPr="00F756D8" w:rsidRDefault="00BD1133" w:rsidP="002B4C53">
            <w:pPr>
              <w:autoSpaceDE/>
              <w:autoSpaceDN/>
              <w:adjustRightInd/>
              <w:spacing w:before="0" w:line="240" w:lineRule="auto"/>
              <w:ind w:left="142"/>
              <w:rPr>
                <w:sz w:val="16"/>
                <w:szCs w:val="16"/>
              </w:rPr>
            </w:pPr>
            <w:r w:rsidRPr="00F756D8">
              <w:rPr>
                <w:sz w:val="16"/>
                <w:szCs w:val="16"/>
              </w:rPr>
              <w:t>250</w:t>
            </w:r>
          </w:p>
        </w:tc>
        <w:tc>
          <w:tcPr>
            <w:tcW w:w="1719" w:type="dxa"/>
            <w:tcBorders>
              <w:top w:val="nil"/>
              <w:left w:val="nil"/>
              <w:bottom w:val="nil"/>
              <w:right w:val="nil"/>
            </w:tcBorders>
            <w:vAlign w:val="center"/>
          </w:tcPr>
          <w:p w14:paraId="0083EFDF" w14:textId="77777777" w:rsidR="00BD1133" w:rsidRPr="00F756D8" w:rsidRDefault="00752A53" w:rsidP="00752A53">
            <w:pPr>
              <w:autoSpaceDE/>
              <w:autoSpaceDN/>
              <w:adjustRightInd/>
              <w:spacing w:before="0" w:line="240" w:lineRule="auto"/>
              <w:ind w:left="142"/>
              <w:rPr>
                <w:sz w:val="16"/>
                <w:szCs w:val="16"/>
              </w:rPr>
            </w:pPr>
            <w:r w:rsidRPr="00F756D8">
              <w:rPr>
                <w:sz w:val="16"/>
                <w:szCs w:val="16"/>
              </w:rPr>
              <w:t xml:space="preserve">99°C </w:t>
            </w:r>
            <w:r w:rsidR="00BD1133" w:rsidRPr="00F756D8">
              <w:rPr>
                <w:sz w:val="16"/>
                <w:szCs w:val="16"/>
              </w:rPr>
              <w:t>(</w:t>
            </w:r>
            <w:r w:rsidRPr="00F756D8">
              <w:rPr>
                <w:sz w:val="16"/>
                <w:szCs w:val="16"/>
              </w:rPr>
              <w:t>210°F</w:t>
            </w:r>
            <w:r w:rsidR="00BD1133" w:rsidRPr="00F756D8">
              <w:rPr>
                <w:sz w:val="16"/>
                <w:szCs w:val="16"/>
              </w:rPr>
              <w:t>)</w:t>
            </w:r>
          </w:p>
        </w:tc>
      </w:tr>
      <w:tr w:rsidR="00BD1133" w14:paraId="36B01FC1" w14:textId="77777777" w:rsidTr="00D750DA">
        <w:trPr>
          <w:trHeight w:val="288"/>
        </w:trPr>
        <w:tc>
          <w:tcPr>
            <w:tcW w:w="9639" w:type="dxa"/>
            <w:gridSpan w:val="13"/>
            <w:tcBorders>
              <w:top w:val="nil"/>
              <w:left w:val="nil"/>
              <w:bottom w:val="single" w:sz="12" w:space="0" w:color="auto"/>
              <w:right w:val="nil"/>
            </w:tcBorders>
            <w:vAlign w:val="center"/>
          </w:tcPr>
          <w:p w14:paraId="6F980977" w14:textId="6C9E2A5C" w:rsidR="00BD1133" w:rsidRPr="00D750DA" w:rsidRDefault="00BD1133" w:rsidP="00E4188E">
            <w:pPr>
              <w:widowControl w:val="0"/>
              <w:spacing w:before="42" w:line="184" w:lineRule="exact"/>
              <w:ind w:left="-142" w:right="777"/>
              <w:rPr>
                <w:sz w:val="16"/>
                <w:szCs w:val="16"/>
              </w:rPr>
            </w:pPr>
          </w:p>
        </w:tc>
      </w:tr>
      <w:tr w:rsidR="008A0BA8" w14:paraId="7BB89DF0" w14:textId="77777777" w:rsidTr="00D750DA">
        <w:trPr>
          <w:trHeight w:val="288"/>
        </w:trPr>
        <w:tc>
          <w:tcPr>
            <w:tcW w:w="1530" w:type="dxa"/>
            <w:gridSpan w:val="2"/>
            <w:tcBorders>
              <w:left w:val="nil"/>
              <w:bottom w:val="nil"/>
              <w:right w:val="nil"/>
            </w:tcBorders>
            <w:vAlign w:val="center"/>
          </w:tcPr>
          <w:p w14:paraId="1DBEFCF7" w14:textId="77777777" w:rsidR="008A0BA8" w:rsidRPr="00D750DA" w:rsidRDefault="008A0BA8" w:rsidP="002B4C53">
            <w:pPr>
              <w:pStyle w:val="CES5191Arial8bold"/>
              <w:rPr>
                <w:rFonts w:ascii="Times New Roman" w:hAnsi="Times New Roman" w:cs="Times New Roman"/>
              </w:rPr>
            </w:pPr>
            <w:r w:rsidRPr="00D750DA">
              <w:rPr>
                <w:rFonts w:ascii="Times New Roman" w:hAnsi="Times New Roman" w:cs="Times New Roman"/>
                <w:color w:val="auto"/>
                <w:szCs w:val="24"/>
                <w:lang w:val="ru-RU"/>
              </w:rPr>
              <w:t>Последнее обновление:</w:t>
            </w:r>
          </w:p>
        </w:tc>
        <w:tc>
          <w:tcPr>
            <w:tcW w:w="2970" w:type="dxa"/>
            <w:gridSpan w:val="3"/>
            <w:tcBorders>
              <w:left w:val="nil"/>
              <w:bottom w:val="nil"/>
              <w:right w:val="nil"/>
            </w:tcBorders>
            <w:vAlign w:val="center"/>
          </w:tcPr>
          <w:p w14:paraId="42FB5F01" w14:textId="1B854866" w:rsidR="008A0BA8" w:rsidRPr="00D750DA" w:rsidRDefault="00131F1F" w:rsidP="002B4C53">
            <w:pPr>
              <w:pStyle w:val="CES5191Arial8leftaligned"/>
              <w:rPr>
                <w:rFonts w:ascii="Times New Roman" w:hAnsi="Times New Roman" w:cs="Times New Roman"/>
                <w:b/>
              </w:rPr>
            </w:pPr>
            <w:r>
              <w:rPr>
                <w:rFonts w:ascii="Times New Roman" w:hAnsi="Times New Roman" w:cs="Times New Roman"/>
                <w:color w:val="auto"/>
                <w:szCs w:val="24"/>
                <w:lang w:val="ru-RU"/>
              </w:rPr>
              <w:t xml:space="preserve">Ноябрь </w:t>
            </w:r>
            <w:r w:rsidR="0058025B">
              <w:rPr>
                <w:rFonts w:ascii="Times New Roman" w:hAnsi="Times New Roman" w:cs="Times New Roman"/>
                <w:color w:val="auto"/>
                <w:szCs w:val="24"/>
                <w:lang w:val="ru-RU"/>
              </w:rPr>
              <w:t>2025</w:t>
            </w:r>
          </w:p>
        </w:tc>
        <w:tc>
          <w:tcPr>
            <w:tcW w:w="2250" w:type="dxa"/>
            <w:gridSpan w:val="5"/>
            <w:tcBorders>
              <w:left w:val="nil"/>
              <w:bottom w:val="nil"/>
              <w:right w:val="nil"/>
            </w:tcBorders>
            <w:vAlign w:val="center"/>
          </w:tcPr>
          <w:p w14:paraId="407889F2" w14:textId="77777777" w:rsidR="008A0BA8" w:rsidRDefault="008A0BA8" w:rsidP="002B4C53">
            <w:pPr>
              <w:rPr>
                <w:rFonts w:ascii="Arial" w:hAnsi="Arial" w:cs="Arial"/>
                <w:b/>
                <w:sz w:val="16"/>
                <w:szCs w:val="16"/>
              </w:rPr>
            </w:pPr>
          </w:p>
        </w:tc>
        <w:tc>
          <w:tcPr>
            <w:tcW w:w="1170" w:type="dxa"/>
            <w:gridSpan w:val="2"/>
            <w:tcBorders>
              <w:left w:val="nil"/>
              <w:bottom w:val="nil"/>
              <w:right w:val="nil"/>
            </w:tcBorders>
            <w:vAlign w:val="center"/>
          </w:tcPr>
          <w:p w14:paraId="6B50E7EC" w14:textId="77777777" w:rsidR="008A0BA8" w:rsidRDefault="008A0BA8" w:rsidP="002B4C53">
            <w:pPr>
              <w:jc w:val="center"/>
              <w:rPr>
                <w:rFonts w:ascii="Arial" w:hAnsi="Arial" w:cs="Arial"/>
                <w:b/>
                <w:sz w:val="16"/>
                <w:szCs w:val="16"/>
              </w:rPr>
            </w:pPr>
          </w:p>
        </w:tc>
        <w:tc>
          <w:tcPr>
            <w:tcW w:w="1719" w:type="dxa"/>
            <w:tcBorders>
              <w:left w:val="nil"/>
              <w:bottom w:val="nil"/>
              <w:right w:val="nil"/>
            </w:tcBorders>
            <w:vAlign w:val="center"/>
          </w:tcPr>
          <w:p w14:paraId="19DE2EDD" w14:textId="77777777" w:rsidR="008A0BA8" w:rsidRDefault="008A0BA8" w:rsidP="002B4C53">
            <w:pPr>
              <w:jc w:val="center"/>
              <w:rPr>
                <w:rFonts w:ascii="Arial" w:hAnsi="Arial" w:cs="Arial"/>
                <w:b/>
                <w:sz w:val="16"/>
                <w:szCs w:val="16"/>
              </w:rPr>
            </w:pPr>
          </w:p>
        </w:tc>
      </w:tr>
    </w:tbl>
    <w:p w14:paraId="2944E8BD" w14:textId="5720C8DB" w:rsidR="007C12A7" w:rsidRPr="007E5877" w:rsidRDefault="007C12A7" w:rsidP="007E5877">
      <w:pPr>
        <w:widowControl w:val="0"/>
        <w:spacing w:line="240" w:lineRule="auto"/>
        <w:ind w:left="1080" w:right="-20" w:hanging="1083"/>
        <w:contextualSpacing/>
        <w:rPr>
          <w:sz w:val="16"/>
          <w:szCs w:val="16"/>
          <w:lang w:val="ru-RU"/>
        </w:rPr>
      </w:pPr>
    </w:p>
    <w:p w14:paraId="6F9E6D54" w14:textId="221E5DAD" w:rsidR="00FC79B8" w:rsidRDefault="00A27633" w:rsidP="00963D8A">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w:t>
      </w:r>
      <w:r w:rsidRPr="00A27633">
        <w:rPr>
          <w:sz w:val="16"/>
          <w:szCs w:val="16"/>
          <w:lang w:val="ru-RU"/>
        </w:rPr>
        <w:t>1</w:t>
      </w:r>
      <w:r w:rsidRPr="00043B9C">
        <w:rPr>
          <w:sz w:val="16"/>
          <w:szCs w:val="16"/>
          <w:lang w:val="ru-RU"/>
        </w:rPr>
        <w:t>:</w:t>
      </w:r>
      <w:r w:rsidR="00FC79B8" w:rsidRPr="00963D8A">
        <w:rPr>
          <w:sz w:val="16"/>
          <w:szCs w:val="16"/>
          <w:lang w:val="ru-RU"/>
        </w:rPr>
        <w:t xml:space="preserve"> </w:t>
      </w:r>
      <w:r w:rsidR="00963D8A">
        <w:rPr>
          <w:sz w:val="16"/>
          <w:szCs w:val="16"/>
          <w:lang w:val="ru-RU"/>
        </w:rPr>
        <w:tab/>
      </w:r>
      <w:r w:rsidR="00FC79B8" w:rsidRPr="00FC79B8">
        <w:rPr>
          <w:sz w:val="16"/>
          <w:szCs w:val="16"/>
          <w:lang w:val="ru-RU"/>
        </w:rPr>
        <w:t>*Как в сепараторах высокого давления.</w:t>
      </w:r>
    </w:p>
    <w:p w14:paraId="48F7E31D" w14:textId="01FC6F52" w:rsidR="00FC79B8" w:rsidRDefault="00FC79B8" w:rsidP="00963D8A">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963D8A">
        <w:rPr>
          <w:sz w:val="16"/>
          <w:szCs w:val="16"/>
          <w:lang w:val="ru-RU"/>
        </w:rPr>
        <w:tab/>
      </w:r>
      <w:r w:rsidR="00B33A47">
        <w:rPr>
          <w:sz w:val="16"/>
          <w:szCs w:val="16"/>
          <w:lang w:val="ru-RU"/>
        </w:rPr>
        <w:t xml:space="preserve">Покрытия должны пройти испытания Шеврон для эксплуатации при </w:t>
      </w:r>
      <w:r w:rsidR="002574F3">
        <w:rPr>
          <w:sz w:val="16"/>
          <w:szCs w:val="16"/>
          <w:lang w:val="ru-RU"/>
        </w:rPr>
        <w:t xml:space="preserve">проведении пропарки. </w:t>
      </w:r>
    </w:p>
    <w:p w14:paraId="714BCCD8" w14:textId="4C475C7A" w:rsidR="00A27633" w:rsidRDefault="002574F3" w:rsidP="00963D8A">
      <w:pPr>
        <w:widowControl w:val="0"/>
        <w:spacing w:line="240" w:lineRule="auto"/>
        <w:ind w:left="1350" w:right="151" w:hanging="1260"/>
        <w:contextualSpacing/>
        <w:rPr>
          <w:sz w:val="16"/>
          <w:szCs w:val="16"/>
          <w:lang w:val="ru-RU"/>
        </w:rPr>
      </w:pPr>
      <w:r>
        <w:rPr>
          <w:sz w:val="16"/>
          <w:szCs w:val="16"/>
          <w:lang w:val="ru-RU"/>
        </w:rPr>
        <w:t>Примечание</w:t>
      </w:r>
      <w:r w:rsidR="00C92C16">
        <w:rPr>
          <w:sz w:val="16"/>
          <w:szCs w:val="16"/>
          <w:lang w:val="ru-RU"/>
        </w:rPr>
        <w:t xml:space="preserve"> </w:t>
      </w:r>
      <w:r>
        <w:rPr>
          <w:sz w:val="16"/>
          <w:szCs w:val="16"/>
          <w:lang w:val="ru-RU"/>
        </w:rPr>
        <w:t xml:space="preserve">3: </w:t>
      </w:r>
      <w:r w:rsidR="00963D8A">
        <w:rPr>
          <w:sz w:val="16"/>
          <w:szCs w:val="16"/>
          <w:lang w:val="ru-RU"/>
        </w:rPr>
        <w:tab/>
      </w:r>
      <w:r w:rsidR="00A27633" w:rsidRPr="00043B9C">
        <w:rPr>
          <w:sz w:val="16"/>
          <w:szCs w:val="16"/>
          <w:lang w:val="ru-RU"/>
        </w:rPr>
        <w:t xml:space="preserve">Обязательно использование различных цветов для первого и второго слоёв. </w:t>
      </w:r>
      <w:r w:rsidR="00A27633" w:rsidRPr="00680C7F">
        <w:rPr>
          <w:sz w:val="16"/>
          <w:szCs w:val="16"/>
          <w:lang w:val="ru-RU"/>
        </w:rPr>
        <w:t>Цвет финишного слоя выбирается согласно Таблице 1 ТУ COM-SU-4743-TCO.</w:t>
      </w:r>
      <w:r w:rsidR="00A27633" w:rsidRPr="00A27633">
        <w:rPr>
          <w:sz w:val="16"/>
          <w:szCs w:val="16"/>
          <w:lang w:val="ru-RU"/>
        </w:rPr>
        <w:t xml:space="preserve"> </w:t>
      </w:r>
      <w:r w:rsidR="00A27633">
        <w:rPr>
          <w:sz w:val="16"/>
          <w:szCs w:val="16"/>
          <w:lang w:val="ru-RU"/>
        </w:rPr>
        <w:t xml:space="preserve">Отклонение допускается если покрытие выпускается в одном цвете. </w:t>
      </w:r>
    </w:p>
    <w:p w14:paraId="388A74DD" w14:textId="77777777" w:rsidR="00431E85" w:rsidRPr="00A27633" w:rsidRDefault="00431E85" w:rsidP="007E5877">
      <w:pPr>
        <w:widowControl w:val="0"/>
        <w:spacing w:line="240" w:lineRule="auto"/>
        <w:ind w:left="1350" w:right="-20" w:hanging="1083"/>
        <w:contextualSpacing/>
        <w:rPr>
          <w:sz w:val="16"/>
          <w:szCs w:val="16"/>
          <w:lang w:val="ru-RU"/>
        </w:rPr>
      </w:pPr>
    </w:p>
    <w:p w14:paraId="4CB13985" w14:textId="77777777" w:rsidR="007C12A7" w:rsidRPr="00431E85" w:rsidRDefault="007C12A7" w:rsidP="002B5E17">
      <w:pPr>
        <w:tabs>
          <w:tab w:val="left" w:pos="3225"/>
        </w:tabs>
        <w:rPr>
          <w:color w:val="auto"/>
          <w:sz w:val="16"/>
          <w:szCs w:val="16"/>
        </w:rPr>
      </w:pPr>
    </w:p>
    <w:p w14:paraId="3BD4474F" w14:textId="77777777" w:rsidR="00A27633" w:rsidRPr="00431E85" w:rsidRDefault="00A27633" w:rsidP="002B5E17">
      <w:pPr>
        <w:tabs>
          <w:tab w:val="left" w:pos="3225"/>
        </w:tabs>
        <w:rPr>
          <w:color w:val="auto"/>
          <w:sz w:val="16"/>
          <w:szCs w:val="16"/>
        </w:rPr>
      </w:pPr>
    </w:p>
    <w:p w14:paraId="748FEF3A" w14:textId="310E382F" w:rsidR="002B5E17" w:rsidRPr="00431E85" w:rsidRDefault="002B5E17" w:rsidP="002B5E17">
      <w:pPr>
        <w:tabs>
          <w:tab w:val="left" w:pos="3225"/>
        </w:tabs>
        <w:rPr>
          <w:color w:val="auto"/>
          <w:sz w:val="16"/>
          <w:szCs w:val="16"/>
        </w:rPr>
      </w:pPr>
      <w:r w:rsidRPr="00431E85">
        <w:rPr>
          <w:color w:val="auto"/>
          <w:sz w:val="16"/>
          <w:szCs w:val="16"/>
        </w:rPr>
        <w:br w:type="page"/>
      </w:r>
    </w:p>
    <w:tbl>
      <w:tblPr>
        <w:tblW w:w="10038" w:type="dxa"/>
        <w:jc w:val="center"/>
        <w:tblLayout w:type="fixed"/>
        <w:tblLook w:val="01E0" w:firstRow="1" w:lastRow="1" w:firstColumn="1" w:lastColumn="1" w:noHBand="0" w:noVBand="0"/>
      </w:tblPr>
      <w:tblGrid>
        <w:gridCol w:w="1331"/>
        <w:gridCol w:w="270"/>
        <w:gridCol w:w="848"/>
        <w:gridCol w:w="2729"/>
        <w:gridCol w:w="990"/>
        <w:gridCol w:w="1703"/>
        <w:gridCol w:w="971"/>
        <w:gridCol w:w="1196"/>
      </w:tblGrid>
      <w:tr w:rsidR="00C5496A" w:rsidRPr="00176B9F" w14:paraId="44D3B63E" w14:textId="77777777" w:rsidTr="00D750DA">
        <w:trPr>
          <w:trHeight w:val="360"/>
          <w:jc w:val="center"/>
        </w:trPr>
        <w:tc>
          <w:tcPr>
            <w:tcW w:w="10038" w:type="dxa"/>
            <w:gridSpan w:val="8"/>
            <w:tcBorders>
              <w:top w:val="single" w:sz="6" w:space="0" w:color="auto"/>
              <w:bottom w:val="single" w:sz="12" w:space="0" w:color="auto"/>
            </w:tcBorders>
            <w:shd w:val="clear" w:color="auto" w:fill="FFFFFF"/>
            <w:vAlign w:val="center"/>
          </w:tcPr>
          <w:p w14:paraId="50D98BC4" w14:textId="77777777" w:rsidR="00C5496A" w:rsidRPr="005C6B84" w:rsidRDefault="0083036E" w:rsidP="00BD1133">
            <w:pPr>
              <w:ind w:right="-72"/>
              <w:jc w:val="right"/>
              <w:rPr>
                <w:b/>
                <w:i/>
                <w:color w:val="auto"/>
                <w:lang w:val="ru-RU"/>
              </w:rPr>
            </w:pPr>
            <w:r w:rsidRPr="005C6B84">
              <w:rPr>
                <w:b/>
                <w:i/>
                <w:color w:val="auto"/>
                <w:lang w:val="ru-RU"/>
              </w:rPr>
              <w:lastRenderedPageBreak/>
              <w:t>Покрытия для  высоких температур/высокого давления</w:t>
            </w:r>
          </w:p>
        </w:tc>
      </w:tr>
      <w:tr w:rsidR="00C5496A" w:rsidRPr="0005732F" w14:paraId="7C01E6F2" w14:textId="77777777" w:rsidTr="00D750DA">
        <w:trPr>
          <w:trHeight w:val="360"/>
          <w:jc w:val="center"/>
        </w:trPr>
        <w:tc>
          <w:tcPr>
            <w:tcW w:w="7871" w:type="dxa"/>
            <w:gridSpan w:val="6"/>
            <w:tcBorders>
              <w:top w:val="single" w:sz="12" w:space="0" w:color="auto"/>
              <w:left w:val="single" w:sz="12" w:space="0" w:color="auto"/>
              <w:bottom w:val="single" w:sz="12" w:space="0" w:color="auto"/>
            </w:tcBorders>
            <w:vAlign w:val="center"/>
          </w:tcPr>
          <w:p w14:paraId="090352C7" w14:textId="77777777" w:rsidR="00C5496A" w:rsidRPr="005C6B84" w:rsidRDefault="0083036E" w:rsidP="00C5496A">
            <w:pPr>
              <w:autoSpaceDE/>
              <w:autoSpaceDN/>
              <w:adjustRightInd/>
              <w:spacing w:before="0" w:line="240" w:lineRule="auto"/>
              <w:ind w:left="0"/>
              <w:rPr>
                <w:b/>
                <w:color w:val="auto"/>
                <w:sz w:val="20"/>
                <w:szCs w:val="20"/>
                <w:lang w:val="ru-RU"/>
              </w:rPr>
            </w:pPr>
            <w:r w:rsidRPr="005C6B84">
              <w:rPr>
                <w:b/>
                <w:color w:val="auto"/>
                <w:sz w:val="20"/>
                <w:szCs w:val="24"/>
                <w:lang w:val="ru-RU"/>
              </w:rPr>
              <w:t xml:space="preserve">Покрытия </w:t>
            </w:r>
            <w:r w:rsidR="00C5496A" w:rsidRPr="005C6B84">
              <w:rPr>
                <w:b/>
                <w:color w:val="auto"/>
                <w:sz w:val="20"/>
                <w:szCs w:val="24"/>
                <w:lang w:val="ru-RU"/>
              </w:rPr>
              <w:t>для сырой нефти (обессереной или сероводородосодержащей) выдерживающие перепады температур10°</w:t>
            </w:r>
            <w:r w:rsidR="00C5496A" w:rsidRPr="005C6B84">
              <w:rPr>
                <w:b/>
                <w:color w:val="auto"/>
                <w:sz w:val="20"/>
                <w:szCs w:val="24"/>
              </w:rPr>
              <w:t>C</w:t>
            </w:r>
            <w:r w:rsidR="00C5496A" w:rsidRPr="005C6B84">
              <w:rPr>
                <w:b/>
                <w:color w:val="auto"/>
                <w:sz w:val="20"/>
                <w:szCs w:val="24"/>
                <w:lang w:val="ru-RU"/>
              </w:rPr>
              <w:t xml:space="preserve"> (50°F)</w:t>
            </w:r>
          </w:p>
        </w:tc>
        <w:tc>
          <w:tcPr>
            <w:tcW w:w="2167" w:type="dxa"/>
            <w:gridSpan w:val="2"/>
            <w:tcBorders>
              <w:top w:val="single" w:sz="12" w:space="0" w:color="auto"/>
              <w:bottom w:val="single" w:sz="12" w:space="0" w:color="auto"/>
              <w:right w:val="single" w:sz="12" w:space="0" w:color="auto"/>
            </w:tcBorders>
            <w:shd w:val="clear" w:color="auto" w:fill="000000"/>
            <w:vAlign w:val="center"/>
          </w:tcPr>
          <w:p w14:paraId="5F8B3F22" w14:textId="77777777" w:rsidR="00C5496A" w:rsidRPr="005C6B84" w:rsidRDefault="00C5496A" w:rsidP="00C5496A">
            <w:pPr>
              <w:autoSpaceDE/>
              <w:autoSpaceDN/>
              <w:adjustRightInd/>
              <w:spacing w:before="0" w:line="240" w:lineRule="auto"/>
              <w:ind w:left="0"/>
              <w:jc w:val="center"/>
              <w:rPr>
                <w:b/>
                <w:color w:val="auto"/>
                <w:sz w:val="36"/>
                <w:szCs w:val="40"/>
              </w:rPr>
            </w:pPr>
            <w:r w:rsidRPr="005C6B84">
              <w:rPr>
                <w:b/>
                <w:color w:val="auto"/>
                <w:sz w:val="36"/>
                <w:szCs w:val="24"/>
                <w:lang w:val="ru-RU"/>
              </w:rPr>
              <w:t>11.6</w:t>
            </w:r>
          </w:p>
        </w:tc>
      </w:tr>
      <w:tr w:rsidR="00C5496A" w:rsidRPr="00176B9F" w14:paraId="542AFA49" w14:textId="77777777" w:rsidTr="00D750DA">
        <w:trPr>
          <w:cantSplit/>
          <w:trHeight w:val="288"/>
          <w:jc w:val="center"/>
        </w:trPr>
        <w:tc>
          <w:tcPr>
            <w:tcW w:w="1601" w:type="dxa"/>
            <w:gridSpan w:val="2"/>
            <w:tcBorders>
              <w:top w:val="single" w:sz="12" w:space="0" w:color="auto"/>
            </w:tcBorders>
          </w:tcPr>
          <w:p w14:paraId="7005CBD2"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577" w:type="dxa"/>
            <w:gridSpan w:val="2"/>
            <w:tcBorders>
              <w:top w:val="single" w:sz="12" w:space="0" w:color="auto"/>
            </w:tcBorders>
          </w:tcPr>
          <w:p w14:paraId="1F0D77EC" w14:textId="3BCBE7E1" w:rsidR="00CE2234" w:rsidRPr="00F053F4" w:rsidRDefault="00F053F4" w:rsidP="00C5496A">
            <w:pPr>
              <w:autoSpaceDE/>
              <w:autoSpaceDN/>
              <w:adjustRightInd/>
              <w:spacing w:before="0" w:line="240" w:lineRule="auto"/>
              <w:ind w:left="-72"/>
              <w:rPr>
                <w:color w:val="auto"/>
                <w:sz w:val="16"/>
                <w:szCs w:val="24"/>
              </w:rPr>
            </w:pPr>
            <w:r w:rsidRPr="00F053F4">
              <w:rPr>
                <w:color w:val="auto"/>
                <w:sz w:val="16"/>
                <w:szCs w:val="24"/>
              </w:rPr>
              <w:t>SSPC-SP1/SP5 (NACE No. 1) (SA 3)</w:t>
            </w:r>
          </w:p>
          <w:p w14:paraId="29692583" w14:textId="6F2BBE47" w:rsidR="00C5496A" w:rsidRPr="00037A5B" w:rsidRDefault="004B5C7C" w:rsidP="00C5496A">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9C5C74" w:rsidRPr="009C5C74">
              <w:rPr>
                <w:color w:val="auto"/>
                <w:sz w:val="16"/>
                <w:szCs w:val="24"/>
                <w:lang w:val="ru-RU"/>
              </w:rPr>
              <w:t xml:space="preserve"> </w:t>
            </w:r>
            <w:r w:rsidR="00C5496A" w:rsidRPr="00037A5B">
              <w:rPr>
                <w:color w:val="auto"/>
                <w:sz w:val="16"/>
                <w:szCs w:val="24"/>
                <w:lang w:val="ru-RU"/>
              </w:rPr>
              <w:t>очистка до белого металла.</w:t>
            </w:r>
          </w:p>
        </w:tc>
        <w:tc>
          <w:tcPr>
            <w:tcW w:w="990" w:type="dxa"/>
            <w:tcBorders>
              <w:top w:val="single" w:sz="12" w:space="0" w:color="auto"/>
            </w:tcBorders>
          </w:tcPr>
          <w:p w14:paraId="41D0CD8F" w14:textId="77777777" w:rsidR="00C5496A" w:rsidRPr="004E6B3B" w:rsidRDefault="00C5496A" w:rsidP="00C5496A">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870" w:type="dxa"/>
            <w:gridSpan w:val="3"/>
            <w:vMerge w:val="restart"/>
            <w:tcBorders>
              <w:top w:val="single" w:sz="12" w:space="0" w:color="auto"/>
            </w:tcBorders>
          </w:tcPr>
          <w:p w14:paraId="026ABEEB" w14:textId="77777777" w:rsidR="00C5496A" w:rsidRPr="00733D94" w:rsidRDefault="00C5496A" w:rsidP="00C5496A">
            <w:pPr>
              <w:autoSpaceDE/>
              <w:autoSpaceDN/>
              <w:adjustRightInd/>
              <w:spacing w:before="0" w:line="240" w:lineRule="auto"/>
              <w:ind w:left="-72"/>
              <w:rPr>
                <w:color w:val="auto"/>
                <w:sz w:val="16"/>
                <w:szCs w:val="24"/>
                <w:lang w:val="ru-RU"/>
              </w:rPr>
            </w:pPr>
            <w:r w:rsidRPr="00037A5B">
              <w:rPr>
                <w:color w:val="auto"/>
                <w:sz w:val="16"/>
                <w:szCs w:val="24"/>
                <w:lang w:val="ru-RU"/>
              </w:rPr>
              <w:t>Применяется такое же покрытие того же изготовителя.</w:t>
            </w:r>
          </w:p>
        </w:tc>
      </w:tr>
      <w:tr w:rsidR="00C5496A" w:rsidRPr="00176B9F" w14:paraId="3553665C" w14:textId="77777777" w:rsidTr="00D750DA">
        <w:trPr>
          <w:cantSplit/>
          <w:trHeight w:val="288"/>
          <w:jc w:val="center"/>
        </w:trPr>
        <w:tc>
          <w:tcPr>
            <w:tcW w:w="1601" w:type="dxa"/>
            <w:gridSpan w:val="2"/>
          </w:tcPr>
          <w:p w14:paraId="0FD0B637"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577" w:type="dxa"/>
            <w:gridSpan w:val="2"/>
          </w:tcPr>
          <w:p w14:paraId="54EB117A" w14:textId="77777777" w:rsidR="00C5496A" w:rsidRPr="00037A5B" w:rsidRDefault="00224632"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590A69AF"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3870" w:type="dxa"/>
            <w:gridSpan w:val="3"/>
            <w:vMerge/>
            <w:vAlign w:val="center"/>
          </w:tcPr>
          <w:p w14:paraId="7F853BC8" w14:textId="77777777" w:rsidR="00C5496A" w:rsidRPr="00D750DA" w:rsidRDefault="00C5496A" w:rsidP="00C5496A">
            <w:pPr>
              <w:rPr>
                <w:color w:val="auto"/>
                <w:lang w:val="ru-RU"/>
              </w:rPr>
            </w:pPr>
          </w:p>
        </w:tc>
      </w:tr>
      <w:tr w:rsidR="00C5496A" w:rsidRPr="00723A28" w14:paraId="4E0728C9" w14:textId="77777777" w:rsidTr="00D750DA">
        <w:trPr>
          <w:cantSplit/>
          <w:trHeight w:val="288"/>
          <w:jc w:val="center"/>
        </w:trPr>
        <w:tc>
          <w:tcPr>
            <w:tcW w:w="1601" w:type="dxa"/>
            <w:gridSpan w:val="2"/>
            <w:tcBorders>
              <w:bottom w:val="single" w:sz="12" w:space="0" w:color="auto"/>
            </w:tcBorders>
          </w:tcPr>
          <w:p w14:paraId="5B8AB741"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577" w:type="dxa"/>
            <w:gridSpan w:val="2"/>
            <w:tcBorders>
              <w:bottom w:val="single" w:sz="12" w:space="0" w:color="auto"/>
            </w:tcBorders>
          </w:tcPr>
          <w:p w14:paraId="73A51EAA" w14:textId="75630200" w:rsidR="00C5496A" w:rsidRPr="00037A5B" w:rsidRDefault="00C27DA4" w:rsidP="00C5496A">
            <w:pPr>
              <w:autoSpaceDE/>
              <w:autoSpaceDN/>
              <w:adjustRightInd/>
              <w:spacing w:before="0" w:line="240" w:lineRule="auto"/>
              <w:ind w:left="-72"/>
              <w:rPr>
                <w:color w:val="auto"/>
                <w:sz w:val="16"/>
                <w:szCs w:val="24"/>
                <w:lang w:val="ru-RU"/>
              </w:rPr>
            </w:pPr>
            <w:ins w:id="632" w:author="Kurmanov, Aidyn [STAMGazStroy LLP]" w:date="2025-12-17T14:26:00Z" w16du:dateUtc="2025-12-17T09:26:00Z">
              <w:r>
                <w:rPr>
                  <w:color w:val="auto"/>
                  <w:sz w:val="16"/>
                  <w:szCs w:val="24"/>
                  <w:lang w:val="ru-RU"/>
                </w:rPr>
                <w:t>С</w:t>
              </w:r>
              <w:r w:rsidRPr="00037A5B">
                <w:rPr>
                  <w:color w:val="auto"/>
                  <w:sz w:val="16"/>
                  <w:szCs w:val="24"/>
                  <w:lang w:val="ru-RU"/>
                </w:rPr>
                <w:t>м. листы технических данных изготовителя</w:t>
              </w:r>
            </w:ins>
            <w:del w:id="633" w:author="Kurmanov, Aidyn [STAMGazStroy LLP]" w:date="2025-12-17T14:26:00Z" w16du:dateUtc="2025-12-17T09:26:00Z">
              <w:r w:rsidR="00C5496A" w:rsidDel="00C27DA4">
                <w:rPr>
                  <w:color w:val="auto"/>
                  <w:sz w:val="16"/>
                  <w:szCs w:val="24"/>
                  <w:lang w:val="ru-RU"/>
                </w:rPr>
                <w:delText>0,</w:delText>
              </w:r>
              <w:r w:rsidR="00C5496A" w:rsidRPr="00733D94" w:rsidDel="00C27DA4">
                <w:rPr>
                  <w:color w:val="auto"/>
                  <w:sz w:val="16"/>
                  <w:szCs w:val="24"/>
                  <w:lang w:val="ru-RU"/>
                </w:rPr>
                <w:delText>203</w:delText>
              </w:r>
              <w:r w:rsidR="00C5496A" w:rsidDel="00C27DA4">
                <w:rPr>
                  <w:color w:val="auto"/>
                  <w:sz w:val="16"/>
                  <w:szCs w:val="24"/>
                  <w:lang w:val="ru-RU"/>
                </w:rPr>
                <w:delText xml:space="preserve"> – 0,</w:delText>
              </w:r>
              <w:r w:rsidR="00C5496A" w:rsidRPr="00733D94" w:rsidDel="00C27DA4">
                <w:rPr>
                  <w:color w:val="auto"/>
                  <w:sz w:val="16"/>
                  <w:szCs w:val="24"/>
                  <w:lang w:val="ru-RU"/>
                </w:rPr>
                <w:delText>3</w:delText>
              </w:r>
              <w:r w:rsidR="00C5496A" w:rsidRPr="0089762E" w:rsidDel="00C27DA4">
                <w:rPr>
                  <w:color w:val="auto"/>
                  <w:sz w:val="16"/>
                  <w:szCs w:val="24"/>
                  <w:lang w:val="ru-RU"/>
                </w:rPr>
                <w:delText>05</w:delText>
              </w:r>
              <w:r w:rsidR="00C5496A" w:rsidDel="00C27DA4">
                <w:rPr>
                  <w:color w:val="auto"/>
                  <w:sz w:val="16"/>
                  <w:szCs w:val="24"/>
                  <w:lang w:val="ru-RU"/>
                </w:rPr>
                <w:delText xml:space="preserve"> м</w:delText>
              </w:r>
              <w:r w:rsidR="00C5496A" w:rsidRPr="00037A5B" w:rsidDel="00C27DA4">
                <w:rPr>
                  <w:color w:val="auto"/>
                  <w:sz w:val="16"/>
                  <w:szCs w:val="24"/>
                  <w:lang w:val="ru-RU"/>
                </w:rPr>
                <w:delText xml:space="preserve">м. </w:delText>
              </w:r>
              <w:r w:rsidR="00C5496A" w:rsidRPr="00037A5B">
                <w:rPr>
                  <w:color w:val="auto"/>
                  <w:sz w:val="16"/>
                  <w:szCs w:val="24"/>
                  <w:lang w:val="ru-RU"/>
                </w:rPr>
                <w:delText>(</w:delText>
              </w:r>
              <w:r w:rsidR="00C5496A" w:rsidRPr="00733D94">
                <w:rPr>
                  <w:color w:val="auto"/>
                  <w:sz w:val="16"/>
                  <w:szCs w:val="24"/>
                  <w:lang w:val="ru-RU"/>
                </w:rPr>
                <w:delText>8</w:delText>
              </w:r>
              <w:r w:rsidR="00C5496A" w:rsidRPr="00037A5B">
                <w:rPr>
                  <w:color w:val="auto"/>
                  <w:sz w:val="16"/>
                  <w:szCs w:val="24"/>
                  <w:lang w:val="ru-RU"/>
                </w:rPr>
                <w:delText xml:space="preserve">,0 - </w:delText>
              </w:r>
              <w:r w:rsidR="00C5496A" w:rsidRPr="00733D94">
                <w:rPr>
                  <w:color w:val="auto"/>
                  <w:sz w:val="16"/>
                  <w:szCs w:val="24"/>
                  <w:lang w:val="ru-RU"/>
                </w:rPr>
                <w:delText>12</w:delText>
              </w:r>
              <w:r w:rsidR="00C5496A" w:rsidRPr="00037A5B">
                <w:rPr>
                  <w:color w:val="auto"/>
                  <w:sz w:val="16"/>
                  <w:szCs w:val="24"/>
                  <w:lang w:val="ru-RU"/>
                </w:rPr>
                <w:delText>,0 мил</w:delText>
              </w:r>
              <w:r w:rsidR="00C5496A">
                <w:rPr>
                  <w:color w:val="auto"/>
                  <w:sz w:val="16"/>
                  <w:szCs w:val="24"/>
                  <w:lang w:val="ru-RU"/>
                </w:rPr>
                <w:delText>о</w:delText>
              </w:r>
              <w:r w:rsidR="00C5496A" w:rsidRPr="00037A5B">
                <w:rPr>
                  <w:color w:val="auto"/>
                  <w:sz w:val="16"/>
                  <w:szCs w:val="24"/>
                  <w:lang w:val="ru-RU"/>
                </w:rPr>
                <w:delText>в) (для определения мин/макс толщины на слой см. листы технических данных изготовителя )</w:delText>
              </w:r>
            </w:del>
          </w:p>
        </w:tc>
        <w:tc>
          <w:tcPr>
            <w:tcW w:w="990" w:type="dxa"/>
            <w:tcBorders>
              <w:bottom w:val="single" w:sz="12" w:space="0" w:color="auto"/>
            </w:tcBorders>
          </w:tcPr>
          <w:p w14:paraId="209648BC"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3870" w:type="dxa"/>
            <w:gridSpan w:val="3"/>
            <w:vMerge/>
            <w:tcBorders>
              <w:bottom w:val="single" w:sz="12" w:space="0" w:color="auto"/>
            </w:tcBorders>
            <w:vAlign w:val="center"/>
          </w:tcPr>
          <w:p w14:paraId="40711A35" w14:textId="77777777" w:rsidR="00C5496A" w:rsidRPr="006952A6" w:rsidRDefault="00C5496A" w:rsidP="00C5496A">
            <w:pPr>
              <w:rPr>
                <w:color w:val="auto"/>
                <w:lang w:val="ru-RU"/>
              </w:rPr>
            </w:pPr>
          </w:p>
        </w:tc>
      </w:tr>
      <w:tr w:rsidR="00C5496A" w:rsidRPr="0005732F" w14:paraId="3EAC213C" w14:textId="77777777" w:rsidTr="00D750DA">
        <w:trPr>
          <w:trHeight w:val="360"/>
          <w:jc w:val="center"/>
        </w:trPr>
        <w:tc>
          <w:tcPr>
            <w:tcW w:w="2449" w:type="dxa"/>
            <w:gridSpan w:val="3"/>
            <w:tcBorders>
              <w:top w:val="single" w:sz="12" w:space="0" w:color="auto"/>
              <w:left w:val="single" w:sz="12" w:space="0" w:color="auto"/>
              <w:bottom w:val="single" w:sz="12" w:space="0" w:color="auto"/>
            </w:tcBorders>
            <w:shd w:val="clear" w:color="auto" w:fill="000000"/>
            <w:vAlign w:val="center"/>
          </w:tcPr>
          <w:p w14:paraId="03B49671"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729" w:type="dxa"/>
            <w:tcBorders>
              <w:top w:val="single" w:sz="12" w:space="0" w:color="auto"/>
              <w:bottom w:val="single" w:sz="12" w:space="0" w:color="auto"/>
            </w:tcBorders>
            <w:shd w:val="clear" w:color="auto" w:fill="000000"/>
            <w:vAlign w:val="center"/>
          </w:tcPr>
          <w:p w14:paraId="41FC2459" w14:textId="77777777" w:rsidR="00C5496A" w:rsidRPr="008E5938" w:rsidRDefault="00C5496A" w:rsidP="00F029EB">
            <w:pPr>
              <w:autoSpaceDE/>
              <w:autoSpaceDN/>
              <w:adjustRightInd/>
              <w:spacing w:before="0" w:line="240" w:lineRule="auto"/>
              <w:ind w:left="120"/>
              <w:rPr>
                <w:b/>
                <w:color w:val="auto"/>
                <w:w w:val="0"/>
                <w:sz w:val="16"/>
                <w:szCs w:val="24"/>
                <w:lang w:val="ru-RU"/>
              </w:rPr>
            </w:pPr>
            <w:r w:rsidRPr="008E5938">
              <w:rPr>
                <w:b/>
                <w:color w:val="auto"/>
                <w:sz w:val="16"/>
                <w:szCs w:val="24"/>
                <w:lang w:val="ru-RU"/>
              </w:rPr>
              <w:t>Изготовитель</w:t>
            </w:r>
          </w:p>
        </w:tc>
        <w:tc>
          <w:tcPr>
            <w:tcW w:w="2693" w:type="dxa"/>
            <w:gridSpan w:val="2"/>
            <w:tcBorders>
              <w:top w:val="single" w:sz="12" w:space="0" w:color="auto"/>
              <w:bottom w:val="single" w:sz="12" w:space="0" w:color="auto"/>
            </w:tcBorders>
            <w:shd w:val="clear" w:color="auto" w:fill="000000"/>
            <w:vAlign w:val="center"/>
          </w:tcPr>
          <w:p w14:paraId="010B4620" w14:textId="77777777" w:rsidR="00C5496A" w:rsidRPr="008E5938" w:rsidRDefault="00C5496A" w:rsidP="00F029EB">
            <w:pPr>
              <w:autoSpaceDE/>
              <w:autoSpaceDN/>
              <w:adjustRightInd/>
              <w:spacing w:before="0" w:line="240" w:lineRule="auto"/>
              <w:ind w:left="84"/>
              <w:rPr>
                <w:b/>
                <w:color w:val="auto"/>
                <w:w w:val="0"/>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288DDA4C"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196" w:type="dxa"/>
            <w:tcBorders>
              <w:top w:val="single" w:sz="12" w:space="0" w:color="auto"/>
              <w:bottom w:val="single" w:sz="12" w:space="0" w:color="auto"/>
              <w:right w:val="single" w:sz="12" w:space="0" w:color="auto"/>
            </w:tcBorders>
            <w:shd w:val="clear" w:color="auto" w:fill="000000"/>
            <w:vAlign w:val="center"/>
          </w:tcPr>
          <w:p w14:paraId="64FC5094" w14:textId="77777777" w:rsidR="00C5496A" w:rsidRPr="008E5938" w:rsidRDefault="00C5496A"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C5496A" w:rsidRPr="00176B9F" w14:paraId="6B66D6CF" w14:textId="77777777" w:rsidTr="00D750DA">
        <w:trPr>
          <w:trHeight w:val="288"/>
          <w:jc w:val="center"/>
        </w:trPr>
        <w:tc>
          <w:tcPr>
            <w:tcW w:w="2449" w:type="dxa"/>
            <w:gridSpan w:val="3"/>
            <w:tcBorders>
              <w:bottom w:val="single" w:sz="12" w:space="0" w:color="auto"/>
            </w:tcBorders>
            <w:vAlign w:val="center"/>
          </w:tcPr>
          <w:p w14:paraId="6C83C652" w14:textId="77777777" w:rsidR="00C5496A" w:rsidRPr="0005732F" w:rsidRDefault="00C5496A" w:rsidP="00C5496A">
            <w:pPr>
              <w:autoSpaceDE/>
              <w:autoSpaceDN/>
              <w:adjustRightInd/>
              <w:spacing w:before="0" w:line="240" w:lineRule="auto"/>
              <w:ind w:left="0"/>
              <w:rPr>
                <w:i/>
                <w:color w:val="auto"/>
                <w:sz w:val="14"/>
                <w:szCs w:val="14"/>
              </w:rPr>
            </w:pPr>
            <w:r w:rsidRPr="00AC483C">
              <w:rPr>
                <w:b/>
                <w:color w:val="auto"/>
                <w:sz w:val="16"/>
                <w:szCs w:val="24"/>
                <w:lang w:val="ru-RU"/>
              </w:rPr>
              <w:t>ГРУНТ</w:t>
            </w:r>
          </w:p>
        </w:tc>
        <w:tc>
          <w:tcPr>
            <w:tcW w:w="7589" w:type="dxa"/>
            <w:gridSpan w:val="5"/>
            <w:tcBorders>
              <w:bottom w:val="single" w:sz="12" w:space="0" w:color="auto"/>
            </w:tcBorders>
            <w:vAlign w:val="center"/>
          </w:tcPr>
          <w:p w14:paraId="165C3B97" w14:textId="77777777" w:rsidR="00C5496A" w:rsidRPr="006952A6" w:rsidRDefault="00C5496A" w:rsidP="00F029EB">
            <w:pPr>
              <w:autoSpaceDE/>
              <w:autoSpaceDN/>
              <w:adjustRightInd/>
              <w:spacing w:before="0" w:line="240" w:lineRule="auto"/>
              <w:ind w:left="120"/>
              <w:rPr>
                <w:i/>
                <w:color w:val="auto"/>
                <w:w w:val="0"/>
                <w:sz w:val="14"/>
                <w:szCs w:val="14"/>
                <w:lang w:val="ru-RU"/>
              </w:rPr>
            </w:pPr>
            <w:r w:rsidRPr="00E65EEB">
              <w:rPr>
                <w:i/>
                <w:color w:val="auto"/>
                <w:sz w:val="14"/>
                <w:szCs w:val="24"/>
                <w:lang w:val="ru-RU"/>
              </w:rPr>
              <w:t>Как правило данные покрытия самогрунтующиеся; однако в случае, когда требуется грунт, следует руководствоваться рекомендациями изготовителя.</w:t>
            </w:r>
          </w:p>
        </w:tc>
      </w:tr>
      <w:tr w:rsidR="00646565" w:rsidRPr="0005732F" w14:paraId="499BD639" w14:textId="77777777" w:rsidTr="00797BE7">
        <w:trPr>
          <w:trHeight w:val="20"/>
          <w:jc w:val="center"/>
        </w:trPr>
        <w:tc>
          <w:tcPr>
            <w:tcW w:w="2449" w:type="dxa"/>
            <w:gridSpan w:val="3"/>
            <w:vAlign w:val="center"/>
          </w:tcPr>
          <w:p w14:paraId="634BC3ED" w14:textId="77777777" w:rsidR="00646565" w:rsidRPr="00AC483C" w:rsidRDefault="00646565"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ПЕРВЫЙ СЛОЙ</w:t>
            </w:r>
          </w:p>
        </w:tc>
        <w:tc>
          <w:tcPr>
            <w:tcW w:w="2729" w:type="dxa"/>
            <w:vAlign w:val="center"/>
          </w:tcPr>
          <w:p w14:paraId="6CA83755" w14:textId="77777777" w:rsidR="00646565" w:rsidRPr="00AC6690" w:rsidRDefault="00646565" w:rsidP="00C5496A">
            <w:pPr>
              <w:autoSpaceDE/>
              <w:autoSpaceDN/>
              <w:adjustRightInd/>
              <w:spacing w:before="0" w:line="240" w:lineRule="auto"/>
              <w:ind w:left="149"/>
              <w:rPr>
                <w:sz w:val="16"/>
                <w:szCs w:val="16"/>
              </w:rPr>
            </w:pPr>
            <w:r w:rsidRPr="00AC6690">
              <w:rPr>
                <w:sz w:val="16"/>
                <w:szCs w:val="16"/>
              </w:rPr>
              <w:t>Carboline</w:t>
            </w:r>
          </w:p>
        </w:tc>
        <w:tc>
          <w:tcPr>
            <w:tcW w:w="2693" w:type="dxa"/>
            <w:gridSpan w:val="2"/>
            <w:vAlign w:val="center"/>
          </w:tcPr>
          <w:p w14:paraId="0C5FA8B9" w14:textId="77777777" w:rsidR="00646565" w:rsidRPr="00E05259" w:rsidRDefault="00646565" w:rsidP="00C5496A">
            <w:pPr>
              <w:autoSpaceDE/>
              <w:autoSpaceDN/>
              <w:adjustRightInd/>
              <w:spacing w:before="0" w:line="240" w:lineRule="auto"/>
              <w:ind w:left="142"/>
              <w:rPr>
                <w:sz w:val="16"/>
                <w:szCs w:val="16"/>
              </w:rPr>
            </w:pPr>
            <w:r w:rsidRPr="00E05259">
              <w:rPr>
                <w:sz w:val="16"/>
                <w:szCs w:val="16"/>
              </w:rPr>
              <w:t>Phenoline 1205</w:t>
            </w:r>
          </w:p>
        </w:tc>
        <w:tc>
          <w:tcPr>
            <w:tcW w:w="971" w:type="dxa"/>
            <w:vAlign w:val="center"/>
          </w:tcPr>
          <w:p w14:paraId="4CD889F6" w14:textId="7E6D4485" w:rsidR="00646565" w:rsidRPr="00AC6690" w:rsidRDefault="00646565" w:rsidP="00C5496A">
            <w:pPr>
              <w:autoSpaceDE/>
              <w:autoSpaceDN/>
              <w:adjustRightInd/>
              <w:spacing w:before="0" w:line="240" w:lineRule="auto"/>
              <w:ind w:left="0"/>
              <w:jc w:val="center"/>
              <w:rPr>
                <w:sz w:val="16"/>
                <w:szCs w:val="16"/>
              </w:rPr>
            </w:pPr>
            <w:r>
              <w:rPr>
                <w:sz w:val="16"/>
                <w:szCs w:val="16"/>
              </w:rPr>
              <w:t>250</w:t>
            </w:r>
          </w:p>
        </w:tc>
        <w:tc>
          <w:tcPr>
            <w:tcW w:w="1196" w:type="dxa"/>
            <w:vAlign w:val="center"/>
          </w:tcPr>
          <w:p w14:paraId="2A318A85" w14:textId="77777777" w:rsidR="00646565" w:rsidRPr="003B2DEF" w:rsidRDefault="00646565" w:rsidP="003F7F27">
            <w:pPr>
              <w:widowControl w:val="0"/>
              <w:spacing w:before="49" w:line="240" w:lineRule="auto"/>
              <w:ind w:left="-40" w:right="-20"/>
              <w:rPr>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C5496A" w:rsidRPr="0005732F" w14:paraId="0553E484" w14:textId="77777777" w:rsidTr="00797BE7">
        <w:trPr>
          <w:trHeight w:val="20"/>
          <w:jc w:val="center"/>
        </w:trPr>
        <w:tc>
          <w:tcPr>
            <w:tcW w:w="2449" w:type="dxa"/>
            <w:gridSpan w:val="3"/>
            <w:vAlign w:val="center"/>
          </w:tcPr>
          <w:p w14:paraId="7A76349A" w14:textId="77777777" w:rsidR="00C5496A" w:rsidRPr="00AC483C" w:rsidRDefault="00C5496A" w:rsidP="00C5496A">
            <w:pPr>
              <w:autoSpaceDE/>
              <w:autoSpaceDN/>
              <w:adjustRightInd/>
              <w:spacing w:before="0" w:line="240" w:lineRule="auto"/>
              <w:ind w:left="0"/>
              <w:rPr>
                <w:b/>
                <w:color w:val="auto"/>
                <w:sz w:val="16"/>
                <w:szCs w:val="24"/>
                <w:lang w:val="ru-RU"/>
              </w:rPr>
            </w:pPr>
          </w:p>
        </w:tc>
        <w:tc>
          <w:tcPr>
            <w:tcW w:w="2729" w:type="dxa"/>
            <w:vAlign w:val="center"/>
          </w:tcPr>
          <w:p w14:paraId="23CCE75E" w14:textId="77777777" w:rsidR="00C5496A" w:rsidRPr="00AC6690" w:rsidRDefault="00C5496A" w:rsidP="00C5496A">
            <w:pPr>
              <w:autoSpaceDE/>
              <w:autoSpaceDN/>
              <w:adjustRightInd/>
              <w:spacing w:before="0" w:line="240" w:lineRule="auto"/>
              <w:ind w:left="149"/>
              <w:rPr>
                <w:sz w:val="16"/>
                <w:szCs w:val="16"/>
              </w:rPr>
            </w:pPr>
            <w:r w:rsidRPr="00AC6690">
              <w:rPr>
                <w:sz w:val="16"/>
                <w:szCs w:val="16"/>
              </w:rPr>
              <w:t>Hempel Coatings (USA), Inc.</w:t>
            </w:r>
          </w:p>
        </w:tc>
        <w:tc>
          <w:tcPr>
            <w:tcW w:w="2693" w:type="dxa"/>
            <w:gridSpan w:val="2"/>
            <w:vAlign w:val="center"/>
          </w:tcPr>
          <w:p w14:paraId="06D4B886" w14:textId="77777777" w:rsidR="00C5496A" w:rsidRPr="00E05259" w:rsidRDefault="00C5496A" w:rsidP="00C5496A">
            <w:pPr>
              <w:autoSpaceDE/>
              <w:autoSpaceDN/>
              <w:adjustRightInd/>
              <w:spacing w:before="0" w:line="240" w:lineRule="auto"/>
              <w:ind w:left="142"/>
              <w:rPr>
                <w:sz w:val="16"/>
                <w:szCs w:val="16"/>
              </w:rPr>
            </w:pPr>
            <w:proofErr w:type="spellStart"/>
            <w:r w:rsidRPr="00E05259">
              <w:rPr>
                <w:sz w:val="16"/>
                <w:szCs w:val="16"/>
              </w:rPr>
              <w:t>Hempadur</w:t>
            </w:r>
            <w:proofErr w:type="spellEnd"/>
            <w:r w:rsidRPr="00E05259">
              <w:rPr>
                <w:sz w:val="16"/>
                <w:szCs w:val="16"/>
              </w:rPr>
              <w:t xml:space="preserve"> 85671</w:t>
            </w:r>
          </w:p>
        </w:tc>
        <w:tc>
          <w:tcPr>
            <w:tcW w:w="971" w:type="dxa"/>
            <w:vAlign w:val="center"/>
          </w:tcPr>
          <w:p w14:paraId="29B7A913" w14:textId="77777777" w:rsidR="00C5496A" w:rsidRPr="00AC6690" w:rsidRDefault="00C5496A" w:rsidP="00C5496A">
            <w:pPr>
              <w:autoSpaceDE/>
              <w:autoSpaceDN/>
              <w:adjustRightInd/>
              <w:spacing w:before="0" w:line="240" w:lineRule="auto"/>
              <w:ind w:left="0"/>
              <w:jc w:val="center"/>
              <w:rPr>
                <w:sz w:val="16"/>
                <w:szCs w:val="16"/>
              </w:rPr>
            </w:pPr>
            <w:r w:rsidRPr="00AC6690">
              <w:rPr>
                <w:sz w:val="16"/>
                <w:szCs w:val="16"/>
              </w:rPr>
              <w:t>316</w:t>
            </w:r>
          </w:p>
        </w:tc>
        <w:tc>
          <w:tcPr>
            <w:tcW w:w="1196" w:type="dxa"/>
            <w:vAlign w:val="center"/>
          </w:tcPr>
          <w:p w14:paraId="30D20D45" w14:textId="1CD514E4" w:rsidR="00C5496A" w:rsidRPr="00D750DA" w:rsidRDefault="00BD1133" w:rsidP="003F7F27">
            <w:pPr>
              <w:widowControl w:val="0"/>
              <w:spacing w:before="49" w:line="240" w:lineRule="auto"/>
              <w:ind w:left="-40" w:right="-20"/>
              <w:rPr>
                <w:sz w:val="16"/>
                <w:szCs w:val="16"/>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D750DA">
              <w:rPr>
                <w:sz w:val="16"/>
                <w:szCs w:val="16"/>
              </w:rPr>
              <w:t>°</w:t>
            </w:r>
            <w:r>
              <w:rPr>
                <w:sz w:val="16"/>
                <w:szCs w:val="16"/>
              </w:rPr>
              <w:t>F</w:t>
            </w:r>
            <w:r w:rsidRPr="003B2DEF">
              <w:rPr>
                <w:sz w:val="16"/>
                <w:szCs w:val="16"/>
              </w:rPr>
              <w:t>)</w:t>
            </w:r>
          </w:p>
        </w:tc>
      </w:tr>
      <w:tr w:rsidR="00BD1133" w:rsidRPr="0005732F" w14:paraId="1EAF29D7" w14:textId="77777777" w:rsidTr="00797BE7">
        <w:trPr>
          <w:trHeight w:val="20"/>
          <w:jc w:val="center"/>
        </w:trPr>
        <w:tc>
          <w:tcPr>
            <w:tcW w:w="2449" w:type="dxa"/>
            <w:gridSpan w:val="3"/>
            <w:vAlign w:val="center"/>
          </w:tcPr>
          <w:p w14:paraId="7E724443" w14:textId="77777777" w:rsidR="00BD1133" w:rsidRPr="00AC483C" w:rsidDel="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00B1B3E8" w14:textId="77777777" w:rsidR="00BD1133" w:rsidRPr="00AC6690" w:rsidRDefault="00BD1133" w:rsidP="00C5496A">
            <w:pPr>
              <w:autoSpaceDE/>
              <w:autoSpaceDN/>
              <w:adjustRightInd/>
              <w:spacing w:before="0" w:line="240" w:lineRule="auto"/>
              <w:ind w:left="149"/>
              <w:rPr>
                <w:sz w:val="16"/>
                <w:szCs w:val="16"/>
              </w:rPr>
            </w:pPr>
            <w:r>
              <w:rPr>
                <w:sz w:val="16"/>
                <w:szCs w:val="16"/>
              </w:rPr>
              <w:t>Belzona</w:t>
            </w:r>
          </w:p>
        </w:tc>
        <w:tc>
          <w:tcPr>
            <w:tcW w:w="2693" w:type="dxa"/>
            <w:gridSpan w:val="2"/>
            <w:vAlign w:val="center"/>
          </w:tcPr>
          <w:p w14:paraId="3C4F7E9C" w14:textId="05ADBD31" w:rsidR="00BD1133" w:rsidRPr="00E05259" w:rsidRDefault="00BD1133" w:rsidP="002B4C53">
            <w:pPr>
              <w:autoSpaceDE/>
              <w:autoSpaceDN/>
              <w:adjustRightInd/>
              <w:spacing w:before="0" w:line="240" w:lineRule="auto"/>
              <w:ind w:left="142"/>
              <w:rPr>
                <w:sz w:val="16"/>
                <w:szCs w:val="16"/>
              </w:rPr>
            </w:pPr>
            <w:r w:rsidRPr="00E05259">
              <w:rPr>
                <w:sz w:val="16"/>
                <w:szCs w:val="16"/>
              </w:rPr>
              <w:t>1391S(</w:t>
            </w:r>
            <w:r w:rsidR="00620A51" w:rsidRPr="00E05259">
              <w:rPr>
                <w:sz w:val="16"/>
                <w:szCs w:val="16"/>
                <w:lang w:val="ru-RU"/>
              </w:rPr>
              <w:t>спрей</w:t>
            </w:r>
            <w:r w:rsidRPr="00E05259">
              <w:rPr>
                <w:sz w:val="16"/>
                <w:szCs w:val="16"/>
              </w:rPr>
              <w:t>)</w:t>
            </w:r>
          </w:p>
          <w:p w14:paraId="50B8EA68" w14:textId="581E5D20" w:rsidR="00BD1133" w:rsidRPr="00E05259" w:rsidRDefault="00BD1133" w:rsidP="002B4C53">
            <w:pPr>
              <w:autoSpaceDE/>
              <w:autoSpaceDN/>
              <w:adjustRightInd/>
              <w:spacing w:before="0" w:line="240" w:lineRule="auto"/>
              <w:ind w:left="142"/>
              <w:rPr>
                <w:sz w:val="16"/>
                <w:szCs w:val="16"/>
                <w:lang w:val="ru-RU"/>
              </w:rPr>
            </w:pPr>
            <w:r w:rsidRPr="00E05259">
              <w:rPr>
                <w:sz w:val="16"/>
                <w:szCs w:val="16"/>
              </w:rPr>
              <w:t>1523</w:t>
            </w:r>
            <w:r w:rsidR="00A53E4B" w:rsidRPr="00E05259">
              <w:rPr>
                <w:sz w:val="16"/>
                <w:szCs w:val="16"/>
                <w:lang w:val="ru-RU"/>
              </w:rPr>
              <w:t xml:space="preserve"> (спрей)</w:t>
            </w:r>
          </w:p>
          <w:p w14:paraId="610584E0" w14:textId="2BC2E5CA" w:rsidR="00BD1133" w:rsidRPr="00E05259" w:rsidRDefault="00BD1133" w:rsidP="00C5496A">
            <w:pPr>
              <w:autoSpaceDE/>
              <w:autoSpaceDN/>
              <w:adjustRightInd/>
              <w:spacing w:before="0" w:line="240" w:lineRule="auto"/>
              <w:ind w:left="142"/>
              <w:rPr>
                <w:sz w:val="16"/>
                <w:szCs w:val="16"/>
                <w:lang w:val="ru-RU"/>
              </w:rPr>
            </w:pPr>
            <w:r w:rsidRPr="00E05259">
              <w:rPr>
                <w:sz w:val="16"/>
                <w:szCs w:val="16"/>
              </w:rPr>
              <w:t>1593</w:t>
            </w:r>
            <w:r w:rsidR="00CD79A2" w:rsidRPr="00E05259">
              <w:rPr>
                <w:sz w:val="16"/>
                <w:szCs w:val="16"/>
                <w:lang w:val="ru-RU"/>
              </w:rPr>
              <w:t xml:space="preserve"> (</w:t>
            </w:r>
            <w:r w:rsidR="00620A51" w:rsidRPr="00E05259">
              <w:rPr>
                <w:sz w:val="16"/>
                <w:szCs w:val="16"/>
                <w:lang w:val="ru-RU"/>
              </w:rPr>
              <w:t>шпатель)</w:t>
            </w:r>
          </w:p>
        </w:tc>
        <w:tc>
          <w:tcPr>
            <w:tcW w:w="971" w:type="dxa"/>
            <w:vAlign w:val="center"/>
          </w:tcPr>
          <w:p w14:paraId="2BC77133" w14:textId="77777777" w:rsidR="00BD1133" w:rsidRDefault="00BD1133" w:rsidP="002B4C53">
            <w:pPr>
              <w:autoSpaceDE/>
              <w:autoSpaceDN/>
              <w:adjustRightInd/>
              <w:spacing w:before="0" w:line="240" w:lineRule="auto"/>
              <w:ind w:left="0"/>
              <w:jc w:val="center"/>
              <w:rPr>
                <w:sz w:val="16"/>
                <w:szCs w:val="16"/>
              </w:rPr>
            </w:pPr>
            <w:r>
              <w:rPr>
                <w:sz w:val="16"/>
                <w:szCs w:val="16"/>
              </w:rPr>
              <w:t>20</w:t>
            </w:r>
          </w:p>
          <w:p w14:paraId="1D4E739E" w14:textId="77777777" w:rsidR="00BD1133" w:rsidRDefault="00BD1133" w:rsidP="002B4C53">
            <w:pPr>
              <w:autoSpaceDE/>
              <w:autoSpaceDN/>
              <w:adjustRightInd/>
              <w:spacing w:before="0" w:line="240" w:lineRule="auto"/>
              <w:ind w:left="0"/>
              <w:jc w:val="center"/>
              <w:rPr>
                <w:sz w:val="16"/>
                <w:szCs w:val="16"/>
              </w:rPr>
            </w:pPr>
            <w:r>
              <w:rPr>
                <w:sz w:val="16"/>
                <w:szCs w:val="16"/>
              </w:rPr>
              <w:t>9</w:t>
            </w:r>
          </w:p>
          <w:p w14:paraId="65B62FD1" w14:textId="77777777" w:rsidR="00BD1133" w:rsidRPr="00AC6690" w:rsidRDefault="00BD1133" w:rsidP="00C5496A">
            <w:pPr>
              <w:autoSpaceDE/>
              <w:autoSpaceDN/>
              <w:adjustRightInd/>
              <w:spacing w:before="0" w:line="240" w:lineRule="auto"/>
              <w:ind w:left="0"/>
              <w:jc w:val="center"/>
              <w:rPr>
                <w:sz w:val="16"/>
                <w:szCs w:val="16"/>
              </w:rPr>
            </w:pPr>
            <w:r>
              <w:rPr>
                <w:sz w:val="16"/>
                <w:szCs w:val="16"/>
              </w:rPr>
              <w:t>11</w:t>
            </w:r>
          </w:p>
        </w:tc>
        <w:tc>
          <w:tcPr>
            <w:tcW w:w="1196" w:type="dxa"/>
            <w:vAlign w:val="center"/>
          </w:tcPr>
          <w:p w14:paraId="19554057" w14:textId="77777777" w:rsidR="00BD1133" w:rsidRDefault="00BD1133" w:rsidP="003F7F27">
            <w:pPr>
              <w:widowControl w:val="0"/>
              <w:spacing w:before="43" w:line="240" w:lineRule="auto"/>
              <w:ind w:left="-40" w:right="-20"/>
              <w:rPr>
                <w:sz w:val="16"/>
                <w:szCs w:val="16"/>
              </w:rPr>
            </w:pPr>
            <w:r>
              <w:rPr>
                <w:sz w:val="16"/>
                <w:szCs w:val="16"/>
              </w:rPr>
              <w:t>110</w:t>
            </w:r>
            <w:r w:rsidRPr="003B2DEF">
              <w:rPr>
                <w:sz w:val="16"/>
                <w:szCs w:val="16"/>
              </w:rPr>
              <w:t>°</w:t>
            </w:r>
            <w:r>
              <w:rPr>
                <w:sz w:val="16"/>
                <w:szCs w:val="16"/>
              </w:rPr>
              <w:t>C</w:t>
            </w:r>
            <w:r w:rsidRPr="003B2DEF">
              <w:rPr>
                <w:sz w:val="16"/>
                <w:szCs w:val="16"/>
              </w:rPr>
              <w:t>(</w:t>
            </w:r>
            <w:r>
              <w:rPr>
                <w:sz w:val="16"/>
                <w:szCs w:val="16"/>
              </w:rPr>
              <w:t>230</w:t>
            </w:r>
            <w:r w:rsidRPr="003B2DEF">
              <w:rPr>
                <w:sz w:val="16"/>
                <w:szCs w:val="16"/>
              </w:rPr>
              <w:t>°</w:t>
            </w:r>
            <w:r>
              <w:rPr>
                <w:sz w:val="16"/>
                <w:szCs w:val="16"/>
              </w:rPr>
              <w:t>F</w:t>
            </w:r>
            <w:r w:rsidRPr="003B2DEF">
              <w:rPr>
                <w:sz w:val="16"/>
                <w:szCs w:val="16"/>
              </w:rPr>
              <w:t>)</w:t>
            </w:r>
          </w:p>
          <w:p w14:paraId="76921428" w14:textId="77777777" w:rsidR="00BD1133" w:rsidRPr="00D02000" w:rsidRDefault="00BD1133" w:rsidP="003F7F27">
            <w:pPr>
              <w:widowControl w:val="0"/>
              <w:spacing w:before="43" w:line="240" w:lineRule="auto"/>
              <w:ind w:left="-40" w:right="-20"/>
              <w:rPr>
                <w:sz w:val="16"/>
                <w:szCs w:val="16"/>
              </w:rPr>
            </w:pPr>
            <w:r>
              <w:rPr>
                <w:sz w:val="16"/>
                <w:szCs w:val="16"/>
              </w:rPr>
              <w:t>130</w:t>
            </w:r>
            <w:r w:rsidRPr="003B2DEF">
              <w:rPr>
                <w:sz w:val="16"/>
                <w:szCs w:val="16"/>
              </w:rPr>
              <w:t>°</w:t>
            </w:r>
            <w:r>
              <w:rPr>
                <w:sz w:val="16"/>
                <w:szCs w:val="16"/>
              </w:rPr>
              <w:t>C</w:t>
            </w:r>
            <w:r w:rsidRPr="003B2DEF">
              <w:rPr>
                <w:sz w:val="16"/>
                <w:szCs w:val="16"/>
              </w:rPr>
              <w:t>(</w:t>
            </w:r>
            <w:r>
              <w:rPr>
                <w:sz w:val="16"/>
                <w:szCs w:val="16"/>
              </w:rPr>
              <w:t>266</w:t>
            </w:r>
            <w:r w:rsidRPr="00D02000">
              <w:rPr>
                <w:sz w:val="16"/>
                <w:szCs w:val="16"/>
              </w:rPr>
              <w:t>°</w:t>
            </w:r>
            <w:r>
              <w:rPr>
                <w:sz w:val="16"/>
                <w:szCs w:val="16"/>
              </w:rPr>
              <w:t>F</w:t>
            </w:r>
            <w:r w:rsidRPr="003B2DEF">
              <w:rPr>
                <w:sz w:val="16"/>
                <w:szCs w:val="16"/>
              </w:rPr>
              <w:t>)</w:t>
            </w:r>
          </w:p>
          <w:p w14:paraId="5D1C3878" w14:textId="77777777" w:rsidR="00BD1133" w:rsidRPr="00D750DA" w:rsidRDefault="00BD1133" w:rsidP="003F7F27">
            <w:pPr>
              <w:widowControl w:val="0"/>
              <w:spacing w:before="43" w:line="240" w:lineRule="auto"/>
              <w:ind w:left="-40" w:right="-20"/>
              <w:rPr>
                <w:sz w:val="16"/>
                <w:szCs w:val="16"/>
                <w:lang w:val="ru-RU"/>
              </w:rPr>
            </w:pPr>
            <w:r>
              <w:rPr>
                <w:sz w:val="16"/>
                <w:szCs w:val="16"/>
              </w:rPr>
              <w:t>160</w:t>
            </w:r>
            <w:r w:rsidRPr="003B2DEF">
              <w:rPr>
                <w:sz w:val="16"/>
                <w:szCs w:val="16"/>
              </w:rPr>
              <w:t>°</w:t>
            </w:r>
            <w:r>
              <w:rPr>
                <w:sz w:val="16"/>
                <w:szCs w:val="16"/>
              </w:rPr>
              <w:t>C</w:t>
            </w:r>
            <w:r w:rsidRPr="003B2DEF">
              <w:rPr>
                <w:sz w:val="16"/>
                <w:szCs w:val="16"/>
              </w:rPr>
              <w:t>(</w:t>
            </w:r>
            <w:r>
              <w:rPr>
                <w:sz w:val="16"/>
                <w:szCs w:val="16"/>
              </w:rPr>
              <w:t>320</w:t>
            </w:r>
            <w:r w:rsidRPr="00D02000">
              <w:rPr>
                <w:sz w:val="16"/>
                <w:szCs w:val="16"/>
              </w:rPr>
              <w:t>°</w:t>
            </w:r>
            <w:r>
              <w:rPr>
                <w:sz w:val="16"/>
                <w:szCs w:val="16"/>
              </w:rPr>
              <w:t>F</w:t>
            </w:r>
            <w:r w:rsidRPr="003B2DEF">
              <w:rPr>
                <w:sz w:val="16"/>
                <w:szCs w:val="16"/>
              </w:rPr>
              <w:t>)</w:t>
            </w:r>
          </w:p>
        </w:tc>
      </w:tr>
      <w:tr w:rsidR="00BD1133" w:rsidRPr="0005732F" w14:paraId="33E49A12" w14:textId="77777777" w:rsidTr="00797BE7">
        <w:trPr>
          <w:trHeight w:val="20"/>
          <w:jc w:val="center"/>
        </w:trPr>
        <w:tc>
          <w:tcPr>
            <w:tcW w:w="2449" w:type="dxa"/>
            <w:gridSpan w:val="3"/>
            <w:vMerge w:val="restart"/>
            <w:vAlign w:val="center"/>
          </w:tcPr>
          <w:p w14:paraId="40E4D334" w14:textId="77777777" w:rsidR="00BD1133" w:rsidRPr="00AC483C" w:rsidRDefault="00BD1133"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29" w:type="dxa"/>
            <w:vAlign w:val="center"/>
          </w:tcPr>
          <w:p w14:paraId="5345CD09"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International</w:t>
            </w:r>
          </w:p>
        </w:tc>
        <w:tc>
          <w:tcPr>
            <w:tcW w:w="2693" w:type="dxa"/>
            <w:gridSpan w:val="2"/>
            <w:vAlign w:val="center"/>
          </w:tcPr>
          <w:p w14:paraId="682BFD41" w14:textId="77777777" w:rsidR="00BD1133" w:rsidRPr="00E05259" w:rsidRDefault="00BD1133" w:rsidP="00BD1133">
            <w:pPr>
              <w:autoSpaceDE/>
              <w:autoSpaceDN/>
              <w:adjustRightInd/>
              <w:spacing w:before="0" w:line="240" w:lineRule="auto"/>
              <w:ind w:left="142"/>
              <w:rPr>
                <w:sz w:val="16"/>
                <w:szCs w:val="16"/>
                <w:lang w:val="ru-RU"/>
              </w:rPr>
            </w:pPr>
            <w:r w:rsidRPr="00E05259">
              <w:rPr>
                <w:sz w:val="16"/>
                <w:szCs w:val="16"/>
              </w:rPr>
              <w:t xml:space="preserve">Interline </w:t>
            </w:r>
            <w:r w:rsidRPr="00E05259">
              <w:rPr>
                <w:sz w:val="16"/>
                <w:szCs w:val="16"/>
                <w:lang w:val="ru-RU"/>
              </w:rPr>
              <w:t>994</w:t>
            </w:r>
          </w:p>
        </w:tc>
        <w:tc>
          <w:tcPr>
            <w:tcW w:w="971" w:type="dxa"/>
            <w:vAlign w:val="center"/>
          </w:tcPr>
          <w:p w14:paraId="7A9FA0AB" w14:textId="77777777" w:rsidR="00BD1133" w:rsidRPr="00D750DA" w:rsidRDefault="00BD1133" w:rsidP="00C5496A">
            <w:pPr>
              <w:autoSpaceDE/>
              <w:autoSpaceDN/>
              <w:adjustRightInd/>
              <w:spacing w:before="0" w:line="240" w:lineRule="auto"/>
              <w:ind w:left="0"/>
              <w:jc w:val="center"/>
              <w:rPr>
                <w:sz w:val="16"/>
                <w:szCs w:val="16"/>
                <w:lang w:val="ru-RU"/>
              </w:rPr>
            </w:pPr>
            <w:r>
              <w:rPr>
                <w:sz w:val="16"/>
                <w:szCs w:val="16"/>
                <w:lang w:val="ru-RU"/>
              </w:rPr>
              <w:t>187</w:t>
            </w:r>
          </w:p>
        </w:tc>
        <w:tc>
          <w:tcPr>
            <w:tcW w:w="1196" w:type="dxa"/>
            <w:vAlign w:val="center"/>
          </w:tcPr>
          <w:p w14:paraId="3170150E" w14:textId="4F192145" w:rsidR="00BD1133" w:rsidRPr="003B2DEF" w:rsidRDefault="00BD1133" w:rsidP="003F7F27">
            <w:pPr>
              <w:widowControl w:val="0"/>
              <w:spacing w:before="64" w:line="240" w:lineRule="auto"/>
              <w:ind w:left="-40" w:right="-20"/>
              <w:rPr>
                <w:sz w:val="24"/>
                <w:szCs w:val="24"/>
              </w:rPr>
            </w:pPr>
            <w:r w:rsidRPr="00447FC1">
              <w:rPr>
                <w:sz w:val="16"/>
                <w:szCs w:val="16"/>
              </w:rPr>
              <w:t>90°C(190</w:t>
            </w:r>
            <w:r w:rsidRPr="00447FC1">
              <w:rPr>
                <w:spacing w:val="1"/>
                <w:sz w:val="16"/>
                <w:szCs w:val="16"/>
              </w:rPr>
              <w:t>°</w:t>
            </w:r>
            <w:r w:rsidRPr="00447FC1">
              <w:rPr>
                <w:sz w:val="16"/>
                <w:szCs w:val="16"/>
              </w:rPr>
              <w:t>F)</w:t>
            </w:r>
          </w:p>
        </w:tc>
      </w:tr>
      <w:tr w:rsidR="00BD1133" w:rsidRPr="0005732F" w14:paraId="1BDBD68B" w14:textId="77777777" w:rsidTr="00797BE7">
        <w:trPr>
          <w:trHeight w:val="20"/>
          <w:jc w:val="center"/>
        </w:trPr>
        <w:tc>
          <w:tcPr>
            <w:tcW w:w="2449" w:type="dxa"/>
            <w:gridSpan w:val="3"/>
            <w:vMerge/>
            <w:vAlign w:val="center"/>
          </w:tcPr>
          <w:p w14:paraId="63F7722A"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26E395FE" w14:textId="3460D39E" w:rsidR="00BD1133" w:rsidRPr="00AC6690" w:rsidRDefault="00BD1133" w:rsidP="00BD1133">
            <w:pPr>
              <w:autoSpaceDE/>
              <w:autoSpaceDN/>
              <w:adjustRightInd/>
              <w:spacing w:before="0" w:line="240" w:lineRule="auto"/>
              <w:ind w:left="149"/>
              <w:rPr>
                <w:sz w:val="16"/>
                <w:szCs w:val="16"/>
              </w:rPr>
            </w:pPr>
            <w:r w:rsidRPr="0023647C">
              <w:rPr>
                <w:sz w:val="16"/>
                <w:szCs w:val="16"/>
              </w:rPr>
              <w:t xml:space="preserve">International </w:t>
            </w:r>
            <w:r w:rsidR="002973B2">
              <w:rPr>
                <w:sz w:val="16"/>
                <w:szCs w:val="16"/>
              </w:rPr>
              <w:t>Devoe</w:t>
            </w:r>
          </w:p>
        </w:tc>
        <w:tc>
          <w:tcPr>
            <w:tcW w:w="2693" w:type="dxa"/>
            <w:gridSpan w:val="2"/>
            <w:vAlign w:val="center"/>
          </w:tcPr>
          <w:p w14:paraId="03FDF7DC" w14:textId="3EC40AB9" w:rsidR="00BD1133" w:rsidRPr="00E05259" w:rsidRDefault="00082CAB" w:rsidP="00C5496A">
            <w:pPr>
              <w:autoSpaceDE/>
              <w:autoSpaceDN/>
              <w:adjustRightInd/>
              <w:spacing w:before="0" w:line="240" w:lineRule="auto"/>
              <w:ind w:left="142"/>
              <w:rPr>
                <w:sz w:val="16"/>
                <w:szCs w:val="16"/>
              </w:rPr>
            </w:pPr>
            <w:proofErr w:type="spellStart"/>
            <w:r w:rsidRPr="00E05259">
              <w:rPr>
                <w:sz w:val="16"/>
                <w:szCs w:val="16"/>
              </w:rPr>
              <w:t>Devchem</w:t>
            </w:r>
            <w:proofErr w:type="spellEnd"/>
            <w:r w:rsidRPr="00E05259">
              <w:rPr>
                <w:sz w:val="16"/>
                <w:szCs w:val="16"/>
              </w:rPr>
              <w:t xml:space="preserve"> 256</w:t>
            </w:r>
          </w:p>
        </w:tc>
        <w:tc>
          <w:tcPr>
            <w:tcW w:w="971" w:type="dxa"/>
            <w:vAlign w:val="center"/>
          </w:tcPr>
          <w:p w14:paraId="411A6A72" w14:textId="77777777" w:rsidR="00BD1133" w:rsidRPr="00AC6690" w:rsidRDefault="00BD1133" w:rsidP="00C5496A">
            <w:pPr>
              <w:autoSpaceDE/>
              <w:autoSpaceDN/>
              <w:adjustRightInd/>
              <w:spacing w:before="0" w:line="240" w:lineRule="auto"/>
              <w:ind w:left="0"/>
              <w:jc w:val="center"/>
              <w:rPr>
                <w:sz w:val="16"/>
                <w:szCs w:val="16"/>
              </w:rPr>
            </w:pPr>
            <w:r>
              <w:rPr>
                <w:sz w:val="16"/>
                <w:szCs w:val="16"/>
              </w:rPr>
              <w:t>319</w:t>
            </w:r>
          </w:p>
        </w:tc>
        <w:tc>
          <w:tcPr>
            <w:tcW w:w="1196" w:type="dxa"/>
            <w:vAlign w:val="center"/>
          </w:tcPr>
          <w:p w14:paraId="181C970F" w14:textId="42E833B7" w:rsidR="00BD1133" w:rsidRPr="003B2DEF" w:rsidRDefault="00BD1133" w:rsidP="003F7F27">
            <w:pPr>
              <w:widowControl w:val="0"/>
              <w:spacing w:before="23" w:line="240" w:lineRule="auto"/>
              <w:ind w:left="-40" w:right="-20"/>
              <w:rPr>
                <w:sz w:val="24"/>
                <w:szCs w:val="24"/>
              </w:rPr>
            </w:pPr>
            <w:r w:rsidRPr="00447FC1">
              <w:rPr>
                <w:sz w:val="16"/>
                <w:szCs w:val="16"/>
              </w:rPr>
              <w:t>149°C(300</w:t>
            </w:r>
            <w:r w:rsidRPr="00447FC1">
              <w:rPr>
                <w:spacing w:val="1"/>
                <w:sz w:val="16"/>
                <w:szCs w:val="16"/>
              </w:rPr>
              <w:t>°</w:t>
            </w:r>
            <w:r w:rsidRPr="00447FC1">
              <w:rPr>
                <w:sz w:val="16"/>
                <w:szCs w:val="16"/>
              </w:rPr>
              <w:t>F</w:t>
            </w:r>
            <w:r>
              <w:rPr>
                <w:sz w:val="16"/>
                <w:szCs w:val="16"/>
                <w:lang w:val="ru-RU"/>
              </w:rPr>
              <w:t>)</w:t>
            </w:r>
          </w:p>
        </w:tc>
      </w:tr>
      <w:tr w:rsidR="00BD1133" w:rsidRPr="0005732F" w14:paraId="1E13C5E5" w14:textId="77777777" w:rsidTr="00797BE7">
        <w:trPr>
          <w:trHeight w:val="20"/>
          <w:jc w:val="center"/>
        </w:trPr>
        <w:tc>
          <w:tcPr>
            <w:tcW w:w="2449" w:type="dxa"/>
            <w:gridSpan w:val="3"/>
            <w:vAlign w:val="center"/>
          </w:tcPr>
          <w:p w14:paraId="5BC25FE5"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4AE5C662"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Jotun</w:t>
            </w:r>
          </w:p>
        </w:tc>
        <w:tc>
          <w:tcPr>
            <w:tcW w:w="2693" w:type="dxa"/>
            <w:gridSpan w:val="2"/>
            <w:vAlign w:val="center"/>
          </w:tcPr>
          <w:p w14:paraId="6BF8708B" w14:textId="77777777" w:rsidR="00BD1133" w:rsidRPr="00E05259" w:rsidRDefault="00BD1133" w:rsidP="00C5496A">
            <w:pPr>
              <w:autoSpaceDE/>
              <w:autoSpaceDN/>
              <w:adjustRightInd/>
              <w:spacing w:before="0" w:line="240" w:lineRule="auto"/>
              <w:ind w:left="142"/>
              <w:rPr>
                <w:sz w:val="16"/>
                <w:szCs w:val="16"/>
              </w:rPr>
            </w:pPr>
            <w:proofErr w:type="spellStart"/>
            <w:r w:rsidRPr="00E05259">
              <w:rPr>
                <w:sz w:val="16"/>
                <w:szCs w:val="16"/>
              </w:rPr>
              <w:t>Tankguard</w:t>
            </w:r>
            <w:proofErr w:type="spellEnd"/>
            <w:r w:rsidRPr="00E05259">
              <w:rPr>
                <w:sz w:val="16"/>
                <w:szCs w:val="16"/>
              </w:rPr>
              <w:t xml:space="preserve"> Storage</w:t>
            </w:r>
          </w:p>
        </w:tc>
        <w:tc>
          <w:tcPr>
            <w:tcW w:w="971" w:type="dxa"/>
            <w:vAlign w:val="center"/>
          </w:tcPr>
          <w:p w14:paraId="3502879F" w14:textId="77777777" w:rsidR="00BD1133" w:rsidRPr="00AC6690" w:rsidRDefault="00BD1133" w:rsidP="00C5496A">
            <w:pPr>
              <w:autoSpaceDE/>
              <w:autoSpaceDN/>
              <w:adjustRightInd/>
              <w:spacing w:before="0" w:line="240" w:lineRule="auto"/>
              <w:ind w:left="0"/>
              <w:jc w:val="center"/>
              <w:rPr>
                <w:sz w:val="16"/>
                <w:szCs w:val="16"/>
              </w:rPr>
            </w:pPr>
            <w:r w:rsidRPr="00AC6690">
              <w:rPr>
                <w:sz w:val="16"/>
                <w:szCs w:val="16"/>
              </w:rPr>
              <w:t>31</w:t>
            </w:r>
            <w:r>
              <w:rPr>
                <w:sz w:val="16"/>
                <w:szCs w:val="16"/>
              </w:rPr>
              <w:t>0</w:t>
            </w:r>
          </w:p>
        </w:tc>
        <w:tc>
          <w:tcPr>
            <w:tcW w:w="1196" w:type="dxa"/>
            <w:vAlign w:val="center"/>
          </w:tcPr>
          <w:p w14:paraId="3D19B3CE" w14:textId="77777777" w:rsidR="00BD1133" w:rsidRPr="003B2DEF" w:rsidRDefault="00BD1133" w:rsidP="003F7F27">
            <w:pPr>
              <w:widowControl w:val="0"/>
              <w:spacing w:before="23" w:line="240" w:lineRule="auto"/>
              <w:ind w:left="-40" w:right="-20"/>
              <w:rPr>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BD1133" w:rsidRPr="0005732F" w14:paraId="7E73C971" w14:textId="77777777" w:rsidTr="00797BE7">
        <w:trPr>
          <w:trHeight w:val="20"/>
          <w:jc w:val="center"/>
        </w:trPr>
        <w:tc>
          <w:tcPr>
            <w:tcW w:w="2449" w:type="dxa"/>
            <w:gridSpan w:val="3"/>
            <w:vAlign w:val="center"/>
          </w:tcPr>
          <w:p w14:paraId="779BB6C8"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2BC019A2"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PPG</w:t>
            </w:r>
          </w:p>
        </w:tc>
        <w:tc>
          <w:tcPr>
            <w:tcW w:w="2693" w:type="dxa"/>
            <w:gridSpan w:val="2"/>
            <w:vAlign w:val="center"/>
          </w:tcPr>
          <w:p w14:paraId="03A422D0" w14:textId="77777777" w:rsidR="00BD1133" w:rsidRPr="00E05259" w:rsidRDefault="00BD1133" w:rsidP="002B4C53">
            <w:pPr>
              <w:autoSpaceDE/>
              <w:autoSpaceDN/>
              <w:adjustRightInd/>
              <w:spacing w:before="0" w:line="240" w:lineRule="auto"/>
              <w:ind w:left="142"/>
              <w:rPr>
                <w:sz w:val="16"/>
                <w:szCs w:val="16"/>
              </w:rPr>
            </w:pPr>
            <w:proofErr w:type="spellStart"/>
            <w:r w:rsidRPr="00E05259">
              <w:rPr>
                <w:sz w:val="16"/>
                <w:szCs w:val="16"/>
              </w:rPr>
              <w:t>Phenguard</w:t>
            </w:r>
            <w:proofErr w:type="spellEnd"/>
            <w:r w:rsidRPr="00E05259">
              <w:rPr>
                <w:sz w:val="16"/>
                <w:szCs w:val="16"/>
              </w:rPr>
              <w:t xml:space="preserve"> 930 Series</w:t>
            </w:r>
          </w:p>
          <w:p w14:paraId="64252566" w14:textId="14DF4C13" w:rsidR="00BD1133" w:rsidRPr="00E05259" w:rsidRDefault="00BD1133" w:rsidP="00C5496A">
            <w:pPr>
              <w:autoSpaceDE/>
              <w:autoSpaceDN/>
              <w:adjustRightInd/>
              <w:spacing w:before="0" w:line="240" w:lineRule="auto"/>
              <w:ind w:left="142"/>
              <w:rPr>
                <w:sz w:val="16"/>
                <w:szCs w:val="16"/>
              </w:rPr>
            </w:pPr>
            <w:proofErr w:type="spellStart"/>
            <w:r w:rsidRPr="00E05259">
              <w:rPr>
                <w:sz w:val="16"/>
                <w:szCs w:val="16"/>
              </w:rPr>
              <w:t>Novaguard</w:t>
            </w:r>
            <w:proofErr w:type="spellEnd"/>
            <w:r w:rsidRPr="00E05259">
              <w:rPr>
                <w:sz w:val="16"/>
                <w:szCs w:val="16"/>
              </w:rPr>
              <w:t xml:space="preserve"> 840</w:t>
            </w:r>
          </w:p>
        </w:tc>
        <w:tc>
          <w:tcPr>
            <w:tcW w:w="971" w:type="dxa"/>
            <w:vAlign w:val="center"/>
          </w:tcPr>
          <w:p w14:paraId="00189CF7" w14:textId="77777777" w:rsidR="00BD1133" w:rsidRPr="00AC6690" w:rsidRDefault="00BD1133" w:rsidP="00C5496A">
            <w:pPr>
              <w:autoSpaceDE/>
              <w:autoSpaceDN/>
              <w:adjustRightInd/>
              <w:spacing w:before="0" w:line="240" w:lineRule="auto"/>
              <w:ind w:left="0"/>
              <w:jc w:val="center"/>
              <w:rPr>
                <w:sz w:val="16"/>
                <w:szCs w:val="16"/>
              </w:rPr>
            </w:pPr>
            <w:r>
              <w:rPr>
                <w:sz w:val="16"/>
                <w:szCs w:val="16"/>
              </w:rPr>
              <w:t>97</w:t>
            </w:r>
          </w:p>
        </w:tc>
        <w:tc>
          <w:tcPr>
            <w:tcW w:w="1196" w:type="dxa"/>
            <w:vAlign w:val="center"/>
          </w:tcPr>
          <w:p w14:paraId="4B4A5A37" w14:textId="77777777" w:rsidR="00BD1133" w:rsidRPr="003B2DEF" w:rsidRDefault="00BD1133" w:rsidP="003F7F27">
            <w:pPr>
              <w:widowControl w:val="0"/>
              <w:spacing w:before="43" w:line="240" w:lineRule="auto"/>
              <w:ind w:left="-40" w:right="-20"/>
              <w:rPr>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BD1133" w:rsidRPr="0005732F" w14:paraId="63230552" w14:textId="77777777" w:rsidTr="00797BE7">
        <w:trPr>
          <w:trHeight w:val="20"/>
          <w:jc w:val="center"/>
        </w:trPr>
        <w:tc>
          <w:tcPr>
            <w:tcW w:w="2449" w:type="dxa"/>
            <w:gridSpan w:val="3"/>
            <w:vAlign w:val="center"/>
          </w:tcPr>
          <w:p w14:paraId="3B03FD3F"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231723D8"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Sherwin-Williams</w:t>
            </w:r>
          </w:p>
        </w:tc>
        <w:tc>
          <w:tcPr>
            <w:tcW w:w="2693" w:type="dxa"/>
            <w:gridSpan w:val="2"/>
            <w:vAlign w:val="center"/>
          </w:tcPr>
          <w:p w14:paraId="49C6D3A9" w14:textId="77777777" w:rsidR="00BD1133" w:rsidRPr="00E05259" w:rsidRDefault="00BD1133" w:rsidP="00C5496A">
            <w:pPr>
              <w:autoSpaceDE/>
              <w:autoSpaceDN/>
              <w:adjustRightInd/>
              <w:spacing w:before="0" w:line="240" w:lineRule="auto"/>
              <w:ind w:left="142"/>
              <w:rPr>
                <w:sz w:val="16"/>
                <w:szCs w:val="16"/>
              </w:rPr>
            </w:pPr>
            <w:proofErr w:type="spellStart"/>
            <w:r w:rsidRPr="00E05259">
              <w:rPr>
                <w:sz w:val="16"/>
                <w:szCs w:val="16"/>
              </w:rPr>
              <w:t>Epo</w:t>
            </w:r>
            <w:proofErr w:type="spellEnd"/>
            <w:r w:rsidRPr="00E05259">
              <w:rPr>
                <w:sz w:val="16"/>
                <w:szCs w:val="16"/>
              </w:rPr>
              <w:t>-Phen FF</w:t>
            </w:r>
          </w:p>
        </w:tc>
        <w:tc>
          <w:tcPr>
            <w:tcW w:w="971" w:type="dxa"/>
            <w:vAlign w:val="center"/>
          </w:tcPr>
          <w:p w14:paraId="6BB2CB17" w14:textId="77777777" w:rsidR="00BD1133" w:rsidRPr="00AC6690" w:rsidRDefault="00BD1133" w:rsidP="00C5496A">
            <w:pPr>
              <w:autoSpaceDE/>
              <w:autoSpaceDN/>
              <w:adjustRightInd/>
              <w:spacing w:before="0" w:line="240" w:lineRule="auto"/>
              <w:ind w:left="0"/>
              <w:jc w:val="center"/>
              <w:rPr>
                <w:sz w:val="16"/>
                <w:szCs w:val="16"/>
              </w:rPr>
            </w:pPr>
            <w:r w:rsidRPr="00AC6690">
              <w:rPr>
                <w:sz w:val="16"/>
                <w:szCs w:val="16"/>
              </w:rPr>
              <w:t>250</w:t>
            </w:r>
          </w:p>
        </w:tc>
        <w:tc>
          <w:tcPr>
            <w:tcW w:w="1196" w:type="dxa"/>
            <w:vAlign w:val="center"/>
          </w:tcPr>
          <w:p w14:paraId="4526233F" w14:textId="77777777" w:rsidR="00BD1133" w:rsidRPr="003B2DEF" w:rsidRDefault="00BD1133" w:rsidP="003F7F27">
            <w:pPr>
              <w:widowControl w:val="0"/>
              <w:spacing w:before="43" w:line="240" w:lineRule="auto"/>
              <w:ind w:left="-40" w:right="-20"/>
              <w:rPr>
                <w:sz w:val="24"/>
                <w:szCs w:val="24"/>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BD1133" w:rsidRPr="0005732F" w14:paraId="7D2B5AD2" w14:textId="77777777" w:rsidTr="00797BE7">
        <w:trPr>
          <w:trHeight w:val="20"/>
          <w:jc w:val="center"/>
        </w:trPr>
        <w:tc>
          <w:tcPr>
            <w:tcW w:w="2449" w:type="dxa"/>
            <w:gridSpan w:val="3"/>
            <w:tcBorders>
              <w:top w:val="single" w:sz="12" w:space="0" w:color="auto"/>
            </w:tcBorders>
            <w:vAlign w:val="center"/>
          </w:tcPr>
          <w:p w14:paraId="51900809" w14:textId="77777777" w:rsidR="00BD1133" w:rsidRPr="00AC483C" w:rsidRDefault="00BD1133"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ВТОРОЙ СЛОЙ</w:t>
            </w:r>
          </w:p>
        </w:tc>
        <w:tc>
          <w:tcPr>
            <w:tcW w:w="2729" w:type="dxa"/>
            <w:tcBorders>
              <w:top w:val="single" w:sz="12" w:space="0" w:color="auto"/>
            </w:tcBorders>
            <w:vAlign w:val="center"/>
          </w:tcPr>
          <w:p w14:paraId="1D9114AB"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Carboline</w:t>
            </w:r>
          </w:p>
        </w:tc>
        <w:tc>
          <w:tcPr>
            <w:tcW w:w="2693" w:type="dxa"/>
            <w:gridSpan w:val="2"/>
            <w:tcBorders>
              <w:top w:val="single" w:sz="12" w:space="0" w:color="auto"/>
            </w:tcBorders>
            <w:vAlign w:val="center"/>
          </w:tcPr>
          <w:p w14:paraId="61D29DF7" w14:textId="77777777" w:rsidR="00BD1133" w:rsidRPr="00E05259" w:rsidRDefault="00BD1133" w:rsidP="00C5496A">
            <w:pPr>
              <w:autoSpaceDE/>
              <w:autoSpaceDN/>
              <w:adjustRightInd/>
              <w:spacing w:before="0" w:line="240" w:lineRule="auto"/>
              <w:ind w:left="142"/>
              <w:rPr>
                <w:sz w:val="16"/>
                <w:szCs w:val="16"/>
              </w:rPr>
            </w:pPr>
            <w:r w:rsidRPr="00E05259">
              <w:rPr>
                <w:sz w:val="16"/>
                <w:szCs w:val="16"/>
              </w:rPr>
              <w:t>Phenoline 1205</w:t>
            </w:r>
          </w:p>
        </w:tc>
        <w:tc>
          <w:tcPr>
            <w:tcW w:w="971" w:type="dxa"/>
            <w:tcBorders>
              <w:top w:val="single" w:sz="12" w:space="0" w:color="auto"/>
            </w:tcBorders>
            <w:vAlign w:val="center"/>
          </w:tcPr>
          <w:p w14:paraId="6802EF42" w14:textId="77777777" w:rsidR="00BD1133" w:rsidRPr="00AC6690" w:rsidRDefault="00BD1133" w:rsidP="00C5496A">
            <w:pPr>
              <w:autoSpaceDE/>
              <w:autoSpaceDN/>
              <w:adjustRightInd/>
              <w:spacing w:before="0" w:line="240" w:lineRule="auto"/>
              <w:ind w:left="0"/>
              <w:jc w:val="center"/>
              <w:rPr>
                <w:sz w:val="16"/>
                <w:szCs w:val="16"/>
              </w:rPr>
            </w:pPr>
            <w:r w:rsidRPr="00AC6690">
              <w:rPr>
                <w:sz w:val="16"/>
                <w:szCs w:val="16"/>
              </w:rPr>
              <w:t>255</w:t>
            </w:r>
          </w:p>
        </w:tc>
        <w:tc>
          <w:tcPr>
            <w:tcW w:w="1196" w:type="dxa"/>
            <w:tcBorders>
              <w:top w:val="single" w:sz="12" w:space="0" w:color="auto"/>
            </w:tcBorders>
            <w:vAlign w:val="center"/>
          </w:tcPr>
          <w:p w14:paraId="53A1B1B5" w14:textId="77777777" w:rsidR="00BD1133" w:rsidRPr="003B2DEF" w:rsidRDefault="00BD1133" w:rsidP="003F7F27">
            <w:pPr>
              <w:widowControl w:val="0"/>
              <w:spacing w:before="49" w:line="240" w:lineRule="auto"/>
              <w:ind w:left="-40" w:right="-20"/>
              <w:rPr>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BD1133" w:rsidRPr="0005732F" w14:paraId="6117566B" w14:textId="77777777" w:rsidTr="00797BE7">
        <w:trPr>
          <w:trHeight w:val="20"/>
          <w:jc w:val="center"/>
        </w:trPr>
        <w:tc>
          <w:tcPr>
            <w:tcW w:w="2449" w:type="dxa"/>
            <w:gridSpan w:val="3"/>
            <w:vAlign w:val="center"/>
          </w:tcPr>
          <w:p w14:paraId="034823FA" w14:textId="77777777" w:rsidR="00BD1133" w:rsidRPr="00AC483C"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0198E0B3"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Hempel Coatings (USA), Inc.</w:t>
            </w:r>
          </w:p>
        </w:tc>
        <w:tc>
          <w:tcPr>
            <w:tcW w:w="2693" w:type="dxa"/>
            <w:gridSpan w:val="2"/>
            <w:vAlign w:val="center"/>
          </w:tcPr>
          <w:p w14:paraId="60F0F351" w14:textId="77777777" w:rsidR="00BD1133" w:rsidRPr="00E05259" w:rsidRDefault="00BD1133" w:rsidP="00C5496A">
            <w:pPr>
              <w:autoSpaceDE/>
              <w:autoSpaceDN/>
              <w:adjustRightInd/>
              <w:spacing w:before="0" w:line="240" w:lineRule="auto"/>
              <w:ind w:left="142"/>
              <w:rPr>
                <w:sz w:val="16"/>
                <w:szCs w:val="16"/>
              </w:rPr>
            </w:pPr>
            <w:proofErr w:type="spellStart"/>
            <w:r w:rsidRPr="00E05259">
              <w:rPr>
                <w:sz w:val="16"/>
                <w:szCs w:val="16"/>
              </w:rPr>
              <w:t>Hempadur</w:t>
            </w:r>
            <w:proofErr w:type="spellEnd"/>
            <w:r w:rsidRPr="00E05259">
              <w:rPr>
                <w:sz w:val="16"/>
                <w:szCs w:val="16"/>
              </w:rPr>
              <w:t xml:space="preserve"> 85671</w:t>
            </w:r>
          </w:p>
        </w:tc>
        <w:tc>
          <w:tcPr>
            <w:tcW w:w="971" w:type="dxa"/>
            <w:vAlign w:val="center"/>
          </w:tcPr>
          <w:p w14:paraId="16B3556C" w14:textId="77777777" w:rsidR="00BD1133" w:rsidRPr="00AC6690" w:rsidRDefault="00BD1133" w:rsidP="00C5496A">
            <w:pPr>
              <w:autoSpaceDE/>
              <w:autoSpaceDN/>
              <w:adjustRightInd/>
              <w:spacing w:before="0" w:line="240" w:lineRule="auto"/>
              <w:ind w:left="0"/>
              <w:jc w:val="center"/>
              <w:rPr>
                <w:sz w:val="16"/>
                <w:szCs w:val="16"/>
              </w:rPr>
            </w:pPr>
            <w:r w:rsidRPr="00AC6690">
              <w:rPr>
                <w:sz w:val="16"/>
                <w:szCs w:val="16"/>
              </w:rPr>
              <w:t>316</w:t>
            </w:r>
          </w:p>
        </w:tc>
        <w:tc>
          <w:tcPr>
            <w:tcW w:w="1196" w:type="dxa"/>
            <w:vAlign w:val="center"/>
          </w:tcPr>
          <w:p w14:paraId="78E0BF49" w14:textId="77777777" w:rsidR="00BD1133" w:rsidRPr="003B2DEF" w:rsidRDefault="00BD1133" w:rsidP="003F7F27">
            <w:pPr>
              <w:widowControl w:val="0"/>
              <w:spacing w:before="43" w:line="240" w:lineRule="auto"/>
              <w:ind w:left="-40" w:right="-20"/>
              <w:rPr>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BD1133" w:rsidRPr="0005732F" w14:paraId="75C892D7" w14:textId="77777777" w:rsidTr="00797BE7">
        <w:trPr>
          <w:trHeight w:val="20"/>
          <w:jc w:val="center"/>
        </w:trPr>
        <w:tc>
          <w:tcPr>
            <w:tcW w:w="2449" w:type="dxa"/>
            <w:gridSpan w:val="3"/>
            <w:vAlign w:val="center"/>
          </w:tcPr>
          <w:p w14:paraId="575B2D4C" w14:textId="77777777" w:rsidR="00BD1133" w:rsidRPr="00AC483C" w:rsidDel="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5FE5A210" w14:textId="77777777" w:rsidR="00BD1133" w:rsidRPr="00AC6690" w:rsidRDefault="00BD1133" w:rsidP="00C5496A">
            <w:pPr>
              <w:autoSpaceDE/>
              <w:autoSpaceDN/>
              <w:adjustRightInd/>
              <w:spacing w:before="0" w:line="240" w:lineRule="auto"/>
              <w:ind w:left="149"/>
              <w:rPr>
                <w:sz w:val="16"/>
                <w:szCs w:val="16"/>
              </w:rPr>
            </w:pPr>
            <w:r>
              <w:rPr>
                <w:sz w:val="16"/>
                <w:szCs w:val="16"/>
              </w:rPr>
              <w:t>Belzona</w:t>
            </w:r>
          </w:p>
        </w:tc>
        <w:tc>
          <w:tcPr>
            <w:tcW w:w="2693" w:type="dxa"/>
            <w:gridSpan w:val="2"/>
            <w:vAlign w:val="center"/>
          </w:tcPr>
          <w:p w14:paraId="18A0F7F7" w14:textId="77777777" w:rsidR="00A53E4B" w:rsidRPr="00E05259" w:rsidRDefault="00A53E4B" w:rsidP="00A53E4B">
            <w:pPr>
              <w:autoSpaceDE/>
              <w:autoSpaceDN/>
              <w:adjustRightInd/>
              <w:spacing w:before="0" w:line="240" w:lineRule="auto"/>
              <w:ind w:left="142"/>
              <w:rPr>
                <w:sz w:val="16"/>
                <w:szCs w:val="16"/>
              </w:rPr>
            </w:pPr>
            <w:r w:rsidRPr="00E05259">
              <w:rPr>
                <w:sz w:val="16"/>
                <w:szCs w:val="16"/>
              </w:rPr>
              <w:t>1391S(</w:t>
            </w:r>
            <w:r w:rsidRPr="00E05259">
              <w:rPr>
                <w:sz w:val="16"/>
                <w:szCs w:val="16"/>
                <w:lang w:val="ru-RU"/>
              </w:rPr>
              <w:t>спрей</w:t>
            </w:r>
            <w:r w:rsidRPr="00E05259">
              <w:rPr>
                <w:sz w:val="16"/>
                <w:szCs w:val="16"/>
              </w:rPr>
              <w:t>)</w:t>
            </w:r>
          </w:p>
          <w:p w14:paraId="725589E1" w14:textId="77777777" w:rsidR="00A53E4B" w:rsidRPr="00E05259" w:rsidRDefault="00A53E4B" w:rsidP="00A53E4B">
            <w:pPr>
              <w:autoSpaceDE/>
              <w:autoSpaceDN/>
              <w:adjustRightInd/>
              <w:spacing w:before="0" w:line="240" w:lineRule="auto"/>
              <w:ind w:left="142"/>
              <w:rPr>
                <w:sz w:val="16"/>
                <w:szCs w:val="16"/>
                <w:lang w:val="ru-RU"/>
              </w:rPr>
            </w:pPr>
            <w:r w:rsidRPr="00E05259">
              <w:rPr>
                <w:sz w:val="16"/>
                <w:szCs w:val="16"/>
              </w:rPr>
              <w:t>1523</w:t>
            </w:r>
            <w:r w:rsidRPr="00E05259">
              <w:rPr>
                <w:sz w:val="16"/>
                <w:szCs w:val="16"/>
                <w:lang w:val="ru-RU"/>
              </w:rPr>
              <w:t xml:space="preserve"> (спрей)</w:t>
            </w:r>
          </w:p>
          <w:p w14:paraId="77309346" w14:textId="046E6195" w:rsidR="00BD1133" w:rsidRPr="00E05259" w:rsidRDefault="00A53E4B" w:rsidP="00C5496A">
            <w:pPr>
              <w:autoSpaceDE/>
              <w:autoSpaceDN/>
              <w:adjustRightInd/>
              <w:spacing w:before="0" w:line="240" w:lineRule="auto"/>
              <w:ind w:left="142"/>
              <w:rPr>
                <w:sz w:val="16"/>
                <w:szCs w:val="16"/>
              </w:rPr>
            </w:pPr>
            <w:r w:rsidRPr="00E05259">
              <w:rPr>
                <w:sz w:val="16"/>
                <w:szCs w:val="16"/>
              </w:rPr>
              <w:t>1593</w:t>
            </w:r>
            <w:r w:rsidRPr="00E05259">
              <w:rPr>
                <w:sz w:val="16"/>
                <w:szCs w:val="16"/>
                <w:lang w:val="ru-RU"/>
              </w:rPr>
              <w:t xml:space="preserve"> (шпатель)</w:t>
            </w:r>
          </w:p>
        </w:tc>
        <w:tc>
          <w:tcPr>
            <w:tcW w:w="971" w:type="dxa"/>
            <w:vAlign w:val="center"/>
          </w:tcPr>
          <w:p w14:paraId="1D8ECDC8" w14:textId="77777777" w:rsidR="00BD1133" w:rsidRDefault="00BD1133" w:rsidP="002B4C53">
            <w:pPr>
              <w:autoSpaceDE/>
              <w:autoSpaceDN/>
              <w:adjustRightInd/>
              <w:spacing w:before="0" w:line="240" w:lineRule="auto"/>
              <w:ind w:left="0"/>
              <w:jc w:val="center"/>
              <w:rPr>
                <w:sz w:val="16"/>
                <w:szCs w:val="16"/>
              </w:rPr>
            </w:pPr>
            <w:r>
              <w:rPr>
                <w:sz w:val="16"/>
                <w:szCs w:val="16"/>
              </w:rPr>
              <w:t>20</w:t>
            </w:r>
          </w:p>
          <w:p w14:paraId="0A79341F" w14:textId="77777777" w:rsidR="00BD1133" w:rsidRDefault="00BD1133" w:rsidP="002B4C53">
            <w:pPr>
              <w:autoSpaceDE/>
              <w:autoSpaceDN/>
              <w:adjustRightInd/>
              <w:spacing w:before="0" w:line="240" w:lineRule="auto"/>
              <w:ind w:left="0"/>
              <w:jc w:val="center"/>
              <w:rPr>
                <w:sz w:val="16"/>
                <w:szCs w:val="16"/>
              </w:rPr>
            </w:pPr>
            <w:r>
              <w:rPr>
                <w:sz w:val="16"/>
                <w:szCs w:val="16"/>
              </w:rPr>
              <w:t>9</w:t>
            </w:r>
          </w:p>
          <w:p w14:paraId="66D14128" w14:textId="77777777" w:rsidR="00BD1133" w:rsidRPr="00AC6690" w:rsidRDefault="00BD1133" w:rsidP="00C5496A">
            <w:pPr>
              <w:autoSpaceDE/>
              <w:autoSpaceDN/>
              <w:adjustRightInd/>
              <w:spacing w:before="0" w:line="240" w:lineRule="auto"/>
              <w:ind w:left="0"/>
              <w:jc w:val="center"/>
              <w:rPr>
                <w:sz w:val="16"/>
                <w:szCs w:val="16"/>
              </w:rPr>
            </w:pPr>
            <w:r>
              <w:rPr>
                <w:sz w:val="16"/>
                <w:szCs w:val="16"/>
              </w:rPr>
              <w:t>11</w:t>
            </w:r>
          </w:p>
        </w:tc>
        <w:tc>
          <w:tcPr>
            <w:tcW w:w="1196" w:type="dxa"/>
            <w:vAlign w:val="center"/>
          </w:tcPr>
          <w:p w14:paraId="04BD88B5" w14:textId="77777777" w:rsidR="00BD1133" w:rsidRDefault="00BD1133" w:rsidP="003F7F27">
            <w:pPr>
              <w:widowControl w:val="0"/>
              <w:spacing w:before="43" w:line="240" w:lineRule="auto"/>
              <w:ind w:left="-40" w:right="-20"/>
              <w:rPr>
                <w:sz w:val="16"/>
                <w:szCs w:val="16"/>
              </w:rPr>
            </w:pPr>
            <w:r>
              <w:rPr>
                <w:sz w:val="16"/>
                <w:szCs w:val="16"/>
              </w:rPr>
              <w:t>110</w:t>
            </w:r>
            <w:r w:rsidRPr="003B2DEF">
              <w:rPr>
                <w:sz w:val="16"/>
                <w:szCs w:val="16"/>
              </w:rPr>
              <w:t>°</w:t>
            </w:r>
            <w:r>
              <w:rPr>
                <w:sz w:val="16"/>
                <w:szCs w:val="16"/>
              </w:rPr>
              <w:t>C</w:t>
            </w:r>
            <w:r w:rsidRPr="003B2DEF">
              <w:rPr>
                <w:sz w:val="16"/>
                <w:szCs w:val="16"/>
              </w:rPr>
              <w:t>(</w:t>
            </w:r>
            <w:r>
              <w:rPr>
                <w:sz w:val="16"/>
                <w:szCs w:val="16"/>
              </w:rPr>
              <w:t>230</w:t>
            </w:r>
            <w:r w:rsidRPr="003B2DEF">
              <w:rPr>
                <w:sz w:val="16"/>
                <w:szCs w:val="16"/>
              </w:rPr>
              <w:t>°</w:t>
            </w:r>
            <w:r>
              <w:rPr>
                <w:sz w:val="16"/>
                <w:szCs w:val="16"/>
              </w:rPr>
              <w:t>F</w:t>
            </w:r>
            <w:r w:rsidRPr="003B2DEF">
              <w:rPr>
                <w:sz w:val="16"/>
                <w:szCs w:val="16"/>
              </w:rPr>
              <w:t>)</w:t>
            </w:r>
          </w:p>
          <w:p w14:paraId="76322DD1" w14:textId="77777777" w:rsidR="00BD1133" w:rsidRPr="00D02000" w:rsidRDefault="00BD1133" w:rsidP="003F7F27">
            <w:pPr>
              <w:widowControl w:val="0"/>
              <w:spacing w:before="49" w:line="240" w:lineRule="auto"/>
              <w:ind w:left="-40" w:right="-20"/>
              <w:rPr>
                <w:sz w:val="16"/>
                <w:szCs w:val="16"/>
              </w:rPr>
            </w:pPr>
            <w:r>
              <w:rPr>
                <w:sz w:val="16"/>
                <w:szCs w:val="16"/>
              </w:rPr>
              <w:t>130</w:t>
            </w:r>
            <w:r w:rsidRPr="003B2DEF">
              <w:rPr>
                <w:sz w:val="16"/>
                <w:szCs w:val="16"/>
              </w:rPr>
              <w:t>°</w:t>
            </w:r>
            <w:r>
              <w:rPr>
                <w:sz w:val="16"/>
                <w:szCs w:val="16"/>
              </w:rPr>
              <w:t>C</w:t>
            </w:r>
            <w:r w:rsidRPr="003B2DEF">
              <w:rPr>
                <w:sz w:val="16"/>
                <w:szCs w:val="16"/>
              </w:rPr>
              <w:t>(</w:t>
            </w:r>
            <w:r>
              <w:rPr>
                <w:sz w:val="16"/>
                <w:szCs w:val="16"/>
              </w:rPr>
              <w:t>266</w:t>
            </w:r>
            <w:r w:rsidRPr="00D02000">
              <w:rPr>
                <w:sz w:val="16"/>
                <w:szCs w:val="16"/>
              </w:rPr>
              <w:t>°</w:t>
            </w:r>
            <w:r>
              <w:rPr>
                <w:sz w:val="16"/>
                <w:szCs w:val="16"/>
              </w:rPr>
              <w:t>F</w:t>
            </w:r>
            <w:r w:rsidRPr="003B2DEF">
              <w:rPr>
                <w:sz w:val="16"/>
                <w:szCs w:val="16"/>
              </w:rPr>
              <w:t>)</w:t>
            </w:r>
          </w:p>
          <w:p w14:paraId="7E148F40" w14:textId="77777777" w:rsidR="00BD1133" w:rsidRPr="00D750DA" w:rsidRDefault="00BD1133" w:rsidP="003F7F27">
            <w:pPr>
              <w:widowControl w:val="0"/>
              <w:spacing w:before="49" w:line="240" w:lineRule="auto"/>
              <w:ind w:left="-40" w:right="-20"/>
              <w:rPr>
                <w:sz w:val="16"/>
                <w:szCs w:val="16"/>
                <w:lang w:val="ru-RU"/>
              </w:rPr>
            </w:pPr>
            <w:r>
              <w:rPr>
                <w:sz w:val="16"/>
                <w:szCs w:val="16"/>
              </w:rPr>
              <w:t>160</w:t>
            </w:r>
            <w:r w:rsidRPr="003B2DEF">
              <w:rPr>
                <w:sz w:val="16"/>
                <w:szCs w:val="16"/>
              </w:rPr>
              <w:t>°</w:t>
            </w:r>
            <w:r>
              <w:rPr>
                <w:sz w:val="16"/>
                <w:szCs w:val="16"/>
              </w:rPr>
              <w:t>C</w:t>
            </w:r>
            <w:r w:rsidRPr="003B2DEF">
              <w:rPr>
                <w:sz w:val="16"/>
                <w:szCs w:val="16"/>
              </w:rPr>
              <w:t>(</w:t>
            </w:r>
            <w:r>
              <w:rPr>
                <w:sz w:val="16"/>
                <w:szCs w:val="16"/>
              </w:rPr>
              <w:t>320</w:t>
            </w:r>
            <w:r w:rsidRPr="00D02000">
              <w:rPr>
                <w:sz w:val="16"/>
                <w:szCs w:val="16"/>
              </w:rPr>
              <w:t>°</w:t>
            </w:r>
            <w:r>
              <w:rPr>
                <w:sz w:val="16"/>
                <w:szCs w:val="16"/>
              </w:rPr>
              <w:t>F</w:t>
            </w:r>
            <w:r w:rsidRPr="003B2DEF">
              <w:rPr>
                <w:sz w:val="16"/>
                <w:szCs w:val="16"/>
              </w:rPr>
              <w:t>)</w:t>
            </w:r>
          </w:p>
        </w:tc>
      </w:tr>
      <w:tr w:rsidR="00BD1133" w:rsidRPr="0005732F" w14:paraId="4E73FF72" w14:textId="77777777" w:rsidTr="00797BE7">
        <w:trPr>
          <w:trHeight w:val="20"/>
          <w:jc w:val="center"/>
        </w:trPr>
        <w:tc>
          <w:tcPr>
            <w:tcW w:w="2449" w:type="dxa"/>
            <w:gridSpan w:val="3"/>
            <w:vMerge w:val="restart"/>
            <w:vAlign w:val="center"/>
          </w:tcPr>
          <w:p w14:paraId="2AB64768" w14:textId="77777777" w:rsidR="00BD1133" w:rsidRPr="00AC483C" w:rsidRDefault="00BD1133"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29" w:type="dxa"/>
            <w:vAlign w:val="center"/>
          </w:tcPr>
          <w:p w14:paraId="2DDE19A7"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International</w:t>
            </w:r>
          </w:p>
        </w:tc>
        <w:tc>
          <w:tcPr>
            <w:tcW w:w="2693" w:type="dxa"/>
            <w:gridSpan w:val="2"/>
            <w:vAlign w:val="center"/>
          </w:tcPr>
          <w:p w14:paraId="3C8AF056" w14:textId="77777777" w:rsidR="00BD1133" w:rsidRPr="00E05259" w:rsidRDefault="00BD1133" w:rsidP="00C5496A">
            <w:pPr>
              <w:autoSpaceDE/>
              <w:autoSpaceDN/>
              <w:adjustRightInd/>
              <w:spacing w:before="0" w:line="240" w:lineRule="auto"/>
              <w:ind w:left="142"/>
              <w:rPr>
                <w:sz w:val="16"/>
                <w:szCs w:val="16"/>
              </w:rPr>
            </w:pPr>
            <w:r w:rsidRPr="00E05259">
              <w:rPr>
                <w:sz w:val="16"/>
                <w:szCs w:val="16"/>
              </w:rPr>
              <w:t xml:space="preserve">Interline </w:t>
            </w:r>
            <w:r w:rsidRPr="00E05259">
              <w:rPr>
                <w:sz w:val="16"/>
                <w:szCs w:val="16"/>
                <w:lang w:val="ru-RU"/>
              </w:rPr>
              <w:t>994</w:t>
            </w:r>
          </w:p>
        </w:tc>
        <w:tc>
          <w:tcPr>
            <w:tcW w:w="971" w:type="dxa"/>
            <w:vAlign w:val="center"/>
          </w:tcPr>
          <w:p w14:paraId="3932F6D3" w14:textId="77777777" w:rsidR="00BD1133" w:rsidRPr="00AC6690" w:rsidRDefault="00BD1133" w:rsidP="00C5496A">
            <w:pPr>
              <w:autoSpaceDE/>
              <w:autoSpaceDN/>
              <w:adjustRightInd/>
              <w:spacing w:before="0" w:line="240" w:lineRule="auto"/>
              <w:ind w:left="0"/>
              <w:jc w:val="center"/>
              <w:rPr>
                <w:sz w:val="16"/>
                <w:szCs w:val="16"/>
              </w:rPr>
            </w:pPr>
            <w:r>
              <w:rPr>
                <w:sz w:val="16"/>
                <w:szCs w:val="16"/>
                <w:lang w:val="ru-RU"/>
              </w:rPr>
              <w:t>187</w:t>
            </w:r>
          </w:p>
        </w:tc>
        <w:tc>
          <w:tcPr>
            <w:tcW w:w="1196" w:type="dxa"/>
            <w:vAlign w:val="center"/>
          </w:tcPr>
          <w:p w14:paraId="2345F927" w14:textId="5A383578" w:rsidR="00BD1133" w:rsidRPr="003B2DEF" w:rsidRDefault="00BD1133" w:rsidP="003F7F27">
            <w:pPr>
              <w:widowControl w:val="0"/>
              <w:spacing w:before="64" w:line="240" w:lineRule="auto"/>
              <w:ind w:left="-40" w:right="-20"/>
              <w:rPr>
                <w:sz w:val="24"/>
                <w:szCs w:val="24"/>
              </w:rPr>
            </w:pPr>
            <w:r w:rsidRPr="00050C87">
              <w:rPr>
                <w:sz w:val="16"/>
                <w:szCs w:val="16"/>
              </w:rPr>
              <w:t>90°C(190</w:t>
            </w:r>
            <w:r w:rsidRPr="00050C87">
              <w:rPr>
                <w:spacing w:val="1"/>
                <w:sz w:val="16"/>
                <w:szCs w:val="16"/>
              </w:rPr>
              <w:t>°</w:t>
            </w:r>
            <w:r w:rsidRPr="00050C87">
              <w:rPr>
                <w:sz w:val="16"/>
                <w:szCs w:val="16"/>
              </w:rPr>
              <w:t>F)</w:t>
            </w:r>
          </w:p>
        </w:tc>
      </w:tr>
      <w:tr w:rsidR="00BD1133" w:rsidRPr="0005732F" w14:paraId="242C5740" w14:textId="77777777" w:rsidTr="00797BE7">
        <w:trPr>
          <w:trHeight w:val="20"/>
          <w:jc w:val="center"/>
        </w:trPr>
        <w:tc>
          <w:tcPr>
            <w:tcW w:w="2449" w:type="dxa"/>
            <w:gridSpan w:val="3"/>
            <w:vMerge/>
            <w:vAlign w:val="center"/>
          </w:tcPr>
          <w:p w14:paraId="531B8DAE"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6317412C" w14:textId="13FFD4BB" w:rsidR="00BD1133" w:rsidRPr="00AC6690" w:rsidRDefault="00BD1133" w:rsidP="00BD1133">
            <w:pPr>
              <w:autoSpaceDE/>
              <w:autoSpaceDN/>
              <w:adjustRightInd/>
              <w:spacing w:before="0" w:line="240" w:lineRule="auto"/>
              <w:ind w:left="149"/>
              <w:rPr>
                <w:sz w:val="16"/>
                <w:szCs w:val="16"/>
              </w:rPr>
            </w:pPr>
            <w:r w:rsidRPr="0023647C">
              <w:rPr>
                <w:sz w:val="16"/>
                <w:szCs w:val="16"/>
              </w:rPr>
              <w:t xml:space="preserve">International </w:t>
            </w:r>
            <w:r w:rsidR="002973B2">
              <w:rPr>
                <w:sz w:val="16"/>
                <w:szCs w:val="16"/>
              </w:rPr>
              <w:t>Devoe</w:t>
            </w:r>
          </w:p>
        </w:tc>
        <w:tc>
          <w:tcPr>
            <w:tcW w:w="2693" w:type="dxa"/>
            <w:gridSpan w:val="2"/>
            <w:vAlign w:val="center"/>
          </w:tcPr>
          <w:p w14:paraId="0E2C2395" w14:textId="1FF945F5" w:rsidR="00BD1133" w:rsidRPr="00E05259" w:rsidRDefault="003F55B6" w:rsidP="00C5496A">
            <w:pPr>
              <w:autoSpaceDE/>
              <w:autoSpaceDN/>
              <w:adjustRightInd/>
              <w:spacing w:before="0" w:line="240" w:lineRule="auto"/>
              <w:ind w:left="142"/>
              <w:rPr>
                <w:sz w:val="16"/>
                <w:szCs w:val="16"/>
              </w:rPr>
            </w:pPr>
            <w:proofErr w:type="spellStart"/>
            <w:r w:rsidRPr="00E05259">
              <w:rPr>
                <w:sz w:val="16"/>
                <w:szCs w:val="16"/>
              </w:rPr>
              <w:t>Devchem</w:t>
            </w:r>
            <w:proofErr w:type="spellEnd"/>
            <w:r w:rsidRPr="00E05259">
              <w:rPr>
                <w:sz w:val="16"/>
                <w:szCs w:val="16"/>
              </w:rPr>
              <w:t xml:space="preserve"> 256</w:t>
            </w:r>
          </w:p>
        </w:tc>
        <w:tc>
          <w:tcPr>
            <w:tcW w:w="971" w:type="dxa"/>
            <w:vAlign w:val="center"/>
          </w:tcPr>
          <w:p w14:paraId="4E5DC280" w14:textId="77777777" w:rsidR="00BD1133" w:rsidRPr="00AC6690" w:rsidRDefault="00BD1133" w:rsidP="00C5496A">
            <w:pPr>
              <w:autoSpaceDE/>
              <w:autoSpaceDN/>
              <w:adjustRightInd/>
              <w:spacing w:before="0" w:line="240" w:lineRule="auto"/>
              <w:ind w:left="0"/>
              <w:jc w:val="center"/>
              <w:rPr>
                <w:sz w:val="16"/>
                <w:szCs w:val="16"/>
              </w:rPr>
            </w:pPr>
            <w:r>
              <w:rPr>
                <w:sz w:val="16"/>
                <w:szCs w:val="16"/>
              </w:rPr>
              <w:t>319</w:t>
            </w:r>
          </w:p>
        </w:tc>
        <w:tc>
          <w:tcPr>
            <w:tcW w:w="1196" w:type="dxa"/>
            <w:vAlign w:val="center"/>
          </w:tcPr>
          <w:p w14:paraId="361A25E3" w14:textId="284A0AC8" w:rsidR="00BD1133" w:rsidRPr="003B2DEF" w:rsidRDefault="00BD1133" w:rsidP="003F7F27">
            <w:pPr>
              <w:widowControl w:val="0"/>
              <w:spacing w:before="23" w:line="240" w:lineRule="auto"/>
              <w:ind w:left="-40" w:right="-20"/>
              <w:rPr>
                <w:sz w:val="24"/>
                <w:szCs w:val="24"/>
              </w:rPr>
            </w:pPr>
            <w:r w:rsidRPr="00050C87">
              <w:rPr>
                <w:sz w:val="16"/>
                <w:szCs w:val="16"/>
              </w:rPr>
              <w:t>149°C(300</w:t>
            </w:r>
            <w:r w:rsidRPr="00050C87">
              <w:rPr>
                <w:spacing w:val="1"/>
                <w:sz w:val="16"/>
                <w:szCs w:val="16"/>
              </w:rPr>
              <w:t>°</w:t>
            </w:r>
            <w:r w:rsidRPr="00050C87">
              <w:rPr>
                <w:sz w:val="16"/>
                <w:szCs w:val="16"/>
              </w:rPr>
              <w:t>F</w:t>
            </w:r>
            <w:r>
              <w:rPr>
                <w:sz w:val="16"/>
                <w:szCs w:val="16"/>
                <w:lang w:val="ru-RU"/>
              </w:rPr>
              <w:t>)</w:t>
            </w:r>
          </w:p>
        </w:tc>
      </w:tr>
      <w:tr w:rsidR="00BD1133" w:rsidRPr="0005732F" w14:paraId="06B3B73D" w14:textId="77777777" w:rsidTr="00797BE7">
        <w:trPr>
          <w:trHeight w:val="20"/>
          <w:jc w:val="center"/>
        </w:trPr>
        <w:tc>
          <w:tcPr>
            <w:tcW w:w="2449" w:type="dxa"/>
            <w:gridSpan w:val="3"/>
            <w:vAlign w:val="center"/>
          </w:tcPr>
          <w:p w14:paraId="541BE74C"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4D853F87" w14:textId="77777777" w:rsidR="00BD1133" w:rsidRPr="00AC6690" w:rsidRDefault="00BD1133" w:rsidP="00C5496A">
            <w:pPr>
              <w:autoSpaceDE/>
              <w:autoSpaceDN/>
              <w:adjustRightInd/>
              <w:spacing w:before="0" w:line="240" w:lineRule="auto"/>
              <w:ind w:left="149"/>
              <w:rPr>
                <w:sz w:val="16"/>
                <w:szCs w:val="16"/>
              </w:rPr>
            </w:pPr>
            <w:r w:rsidRPr="0023647C">
              <w:rPr>
                <w:sz w:val="16"/>
                <w:szCs w:val="16"/>
              </w:rPr>
              <w:t>Jotun</w:t>
            </w:r>
          </w:p>
        </w:tc>
        <w:tc>
          <w:tcPr>
            <w:tcW w:w="2693" w:type="dxa"/>
            <w:gridSpan w:val="2"/>
            <w:vAlign w:val="center"/>
          </w:tcPr>
          <w:p w14:paraId="0BE2ED9F" w14:textId="77777777" w:rsidR="00BD1133" w:rsidRPr="00E05259" w:rsidRDefault="00BD1133" w:rsidP="00C5496A">
            <w:pPr>
              <w:autoSpaceDE/>
              <w:autoSpaceDN/>
              <w:adjustRightInd/>
              <w:spacing w:before="0" w:line="240" w:lineRule="auto"/>
              <w:ind w:left="142"/>
              <w:rPr>
                <w:sz w:val="16"/>
                <w:szCs w:val="16"/>
              </w:rPr>
            </w:pPr>
            <w:proofErr w:type="spellStart"/>
            <w:r w:rsidRPr="00E05259">
              <w:rPr>
                <w:sz w:val="16"/>
                <w:szCs w:val="16"/>
              </w:rPr>
              <w:t>Tankguard</w:t>
            </w:r>
            <w:proofErr w:type="spellEnd"/>
            <w:r w:rsidRPr="00E05259">
              <w:rPr>
                <w:sz w:val="16"/>
                <w:szCs w:val="16"/>
              </w:rPr>
              <w:t xml:space="preserve"> Storage</w:t>
            </w:r>
          </w:p>
        </w:tc>
        <w:tc>
          <w:tcPr>
            <w:tcW w:w="971" w:type="dxa"/>
            <w:vAlign w:val="center"/>
          </w:tcPr>
          <w:p w14:paraId="1BC29C7E" w14:textId="77777777" w:rsidR="00BD1133" w:rsidRPr="00AC6690" w:rsidRDefault="00BD1133" w:rsidP="00C5496A">
            <w:pPr>
              <w:autoSpaceDE/>
              <w:autoSpaceDN/>
              <w:adjustRightInd/>
              <w:spacing w:before="0" w:line="240" w:lineRule="auto"/>
              <w:ind w:left="0"/>
              <w:jc w:val="center"/>
              <w:rPr>
                <w:sz w:val="16"/>
                <w:szCs w:val="16"/>
              </w:rPr>
            </w:pPr>
            <w:r>
              <w:rPr>
                <w:sz w:val="16"/>
                <w:szCs w:val="16"/>
              </w:rPr>
              <w:t>310</w:t>
            </w:r>
          </w:p>
        </w:tc>
        <w:tc>
          <w:tcPr>
            <w:tcW w:w="1196" w:type="dxa"/>
            <w:vAlign w:val="center"/>
          </w:tcPr>
          <w:p w14:paraId="13FA5C4D" w14:textId="77777777" w:rsidR="00BD1133" w:rsidRPr="003B2DEF" w:rsidRDefault="00BD1133" w:rsidP="003F7F27">
            <w:pPr>
              <w:widowControl w:val="0"/>
              <w:spacing w:before="23" w:line="240" w:lineRule="auto"/>
              <w:ind w:left="-40" w:right="-20"/>
              <w:rPr>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BD1133" w:rsidRPr="0005732F" w14:paraId="4DE99B24" w14:textId="77777777" w:rsidTr="00797BE7">
        <w:trPr>
          <w:trHeight w:val="20"/>
          <w:jc w:val="center"/>
        </w:trPr>
        <w:tc>
          <w:tcPr>
            <w:tcW w:w="2449" w:type="dxa"/>
            <w:gridSpan w:val="3"/>
            <w:vAlign w:val="center"/>
          </w:tcPr>
          <w:p w14:paraId="37895AA7"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2B679B0D"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PPG</w:t>
            </w:r>
          </w:p>
        </w:tc>
        <w:tc>
          <w:tcPr>
            <w:tcW w:w="2693" w:type="dxa"/>
            <w:gridSpan w:val="2"/>
            <w:vAlign w:val="center"/>
          </w:tcPr>
          <w:p w14:paraId="40B40828" w14:textId="77777777" w:rsidR="00BD1133" w:rsidRPr="00E05259" w:rsidRDefault="00BD1133" w:rsidP="002B4C53">
            <w:pPr>
              <w:autoSpaceDE/>
              <w:autoSpaceDN/>
              <w:adjustRightInd/>
              <w:spacing w:before="0" w:line="240" w:lineRule="auto"/>
              <w:ind w:left="142"/>
              <w:rPr>
                <w:sz w:val="16"/>
                <w:szCs w:val="16"/>
              </w:rPr>
            </w:pPr>
            <w:proofErr w:type="spellStart"/>
            <w:r w:rsidRPr="00E05259">
              <w:rPr>
                <w:sz w:val="16"/>
                <w:szCs w:val="16"/>
              </w:rPr>
              <w:t>Phenguard</w:t>
            </w:r>
            <w:proofErr w:type="spellEnd"/>
            <w:r w:rsidRPr="00E05259">
              <w:rPr>
                <w:sz w:val="16"/>
                <w:szCs w:val="16"/>
              </w:rPr>
              <w:t xml:space="preserve"> 9</w:t>
            </w:r>
            <w:r w:rsidRPr="00E05259">
              <w:rPr>
                <w:sz w:val="16"/>
                <w:szCs w:val="16"/>
                <w:lang w:val="ru-RU"/>
              </w:rPr>
              <w:t>4</w:t>
            </w:r>
            <w:r w:rsidRPr="00E05259">
              <w:rPr>
                <w:sz w:val="16"/>
                <w:szCs w:val="16"/>
              </w:rPr>
              <w:t>0 Series</w:t>
            </w:r>
          </w:p>
          <w:p w14:paraId="6ACA5F41" w14:textId="6D4D0046" w:rsidR="00BD1133" w:rsidRPr="00E05259" w:rsidRDefault="00BD1133" w:rsidP="00C5496A">
            <w:pPr>
              <w:autoSpaceDE/>
              <w:autoSpaceDN/>
              <w:adjustRightInd/>
              <w:spacing w:before="0" w:line="240" w:lineRule="auto"/>
              <w:ind w:left="142"/>
              <w:rPr>
                <w:sz w:val="16"/>
                <w:szCs w:val="16"/>
              </w:rPr>
            </w:pPr>
            <w:proofErr w:type="spellStart"/>
            <w:r w:rsidRPr="00E05259">
              <w:rPr>
                <w:sz w:val="16"/>
                <w:szCs w:val="16"/>
              </w:rPr>
              <w:t>Novaguard</w:t>
            </w:r>
            <w:proofErr w:type="spellEnd"/>
            <w:r w:rsidRPr="00E05259">
              <w:rPr>
                <w:sz w:val="16"/>
                <w:szCs w:val="16"/>
              </w:rPr>
              <w:t xml:space="preserve"> 840</w:t>
            </w:r>
          </w:p>
        </w:tc>
        <w:tc>
          <w:tcPr>
            <w:tcW w:w="971" w:type="dxa"/>
            <w:vAlign w:val="center"/>
          </w:tcPr>
          <w:p w14:paraId="70B520E5" w14:textId="77777777" w:rsidR="00BD1133" w:rsidRPr="00AC6690" w:rsidRDefault="00BD1133" w:rsidP="00C5496A">
            <w:pPr>
              <w:autoSpaceDE/>
              <w:autoSpaceDN/>
              <w:adjustRightInd/>
              <w:spacing w:before="0" w:line="240" w:lineRule="auto"/>
              <w:ind w:left="0"/>
              <w:jc w:val="center"/>
              <w:rPr>
                <w:sz w:val="16"/>
                <w:szCs w:val="16"/>
              </w:rPr>
            </w:pPr>
            <w:r>
              <w:rPr>
                <w:sz w:val="16"/>
                <w:szCs w:val="16"/>
              </w:rPr>
              <w:t>97</w:t>
            </w:r>
          </w:p>
        </w:tc>
        <w:tc>
          <w:tcPr>
            <w:tcW w:w="1196" w:type="dxa"/>
            <w:vAlign w:val="center"/>
          </w:tcPr>
          <w:p w14:paraId="14C4687F" w14:textId="124C61FD" w:rsidR="00BD1133" w:rsidRPr="003B2DEF" w:rsidRDefault="00BD1133" w:rsidP="003F7F27">
            <w:pPr>
              <w:widowControl w:val="0"/>
              <w:spacing w:before="43" w:line="240" w:lineRule="auto"/>
              <w:ind w:left="-40" w:right="-20"/>
              <w:rPr>
                <w:sz w:val="24"/>
                <w:szCs w:val="24"/>
              </w:rPr>
            </w:pPr>
            <w:r>
              <w:rPr>
                <w:sz w:val="16"/>
                <w:szCs w:val="16"/>
              </w:rPr>
              <w:t>120</w:t>
            </w:r>
            <w:r w:rsidRPr="003B2DEF">
              <w:rPr>
                <w:sz w:val="16"/>
                <w:szCs w:val="16"/>
              </w:rPr>
              <w:t>°</w:t>
            </w:r>
            <w:r>
              <w:rPr>
                <w:sz w:val="16"/>
                <w:szCs w:val="16"/>
              </w:rPr>
              <w:t>C</w:t>
            </w:r>
            <w:r w:rsidRPr="003B2DEF">
              <w:rPr>
                <w:sz w:val="16"/>
                <w:szCs w:val="16"/>
              </w:rPr>
              <w:t>(</w:t>
            </w:r>
            <w:r>
              <w:rPr>
                <w:sz w:val="16"/>
                <w:szCs w:val="16"/>
              </w:rPr>
              <w:t>250</w:t>
            </w:r>
            <w:r w:rsidRPr="003B2DEF">
              <w:rPr>
                <w:spacing w:val="1"/>
                <w:sz w:val="16"/>
                <w:szCs w:val="16"/>
              </w:rPr>
              <w:t>°</w:t>
            </w:r>
            <w:r>
              <w:rPr>
                <w:sz w:val="16"/>
                <w:szCs w:val="16"/>
              </w:rPr>
              <w:t>F</w:t>
            </w:r>
            <w:r w:rsidRPr="003B2DEF">
              <w:rPr>
                <w:sz w:val="16"/>
                <w:szCs w:val="16"/>
              </w:rPr>
              <w:t>)</w:t>
            </w:r>
          </w:p>
        </w:tc>
      </w:tr>
      <w:tr w:rsidR="00BD1133" w:rsidRPr="0005732F" w14:paraId="5321F6DC" w14:textId="77777777" w:rsidTr="00797BE7">
        <w:trPr>
          <w:trHeight w:val="20"/>
          <w:jc w:val="center"/>
        </w:trPr>
        <w:tc>
          <w:tcPr>
            <w:tcW w:w="2449" w:type="dxa"/>
            <w:gridSpan w:val="3"/>
            <w:vAlign w:val="center"/>
          </w:tcPr>
          <w:p w14:paraId="15F1871A" w14:textId="77777777" w:rsidR="00BD1133" w:rsidRDefault="00BD1133" w:rsidP="00C5496A">
            <w:pPr>
              <w:autoSpaceDE/>
              <w:autoSpaceDN/>
              <w:adjustRightInd/>
              <w:spacing w:before="0" w:line="240" w:lineRule="auto"/>
              <w:ind w:left="0"/>
              <w:rPr>
                <w:b/>
                <w:color w:val="auto"/>
                <w:sz w:val="16"/>
                <w:szCs w:val="24"/>
                <w:lang w:val="ru-RU"/>
              </w:rPr>
            </w:pPr>
          </w:p>
        </w:tc>
        <w:tc>
          <w:tcPr>
            <w:tcW w:w="2729" w:type="dxa"/>
            <w:vAlign w:val="center"/>
          </w:tcPr>
          <w:p w14:paraId="6DD8ADCF" w14:textId="77777777" w:rsidR="00BD1133" w:rsidRPr="00AC6690" w:rsidRDefault="00BD1133" w:rsidP="00C5496A">
            <w:pPr>
              <w:autoSpaceDE/>
              <w:autoSpaceDN/>
              <w:adjustRightInd/>
              <w:spacing w:before="0" w:line="240" w:lineRule="auto"/>
              <w:ind w:left="149"/>
              <w:rPr>
                <w:sz w:val="16"/>
                <w:szCs w:val="16"/>
              </w:rPr>
            </w:pPr>
            <w:r w:rsidRPr="00AC6690">
              <w:rPr>
                <w:sz w:val="16"/>
                <w:szCs w:val="16"/>
              </w:rPr>
              <w:t>Sherwin-Williams</w:t>
            </w:r>
          </w:p>
        </w:tc>
        <w:tc>
          <w:tcPr>
            <w:tcW w:w="2693" w:type="dxa"/>
            <w:gridSpan w:val="2"/>
            <w:vAlign w:val="center"/>
          </w:tcPr>
          <w:p w14:paraId="2C90D556" w14:textId="77777777" w:rsidR="00BD1133" w:rsidRPr="00E05259" w:rsidRDefault="00BD1133" w:rsidP="00C5496A">
            <w:pPr>
              <w:autoSpaceDE/>
              <w:autoSpaceDN/>
              <w:adjustRightInd/>
              <w:spacing w:before="0" w:line="240" w:lineRule="auto"/>
              <w:ind w:left="142"/>
              <w:rPr>
                <w:sz w:val="16"/>
                <w:szCs w:val="16"/>
              </w:rPr>
            </w:pPr>
            <w:proofErr w:type="spellStart"/>
            <w:r w:rsidRPr="00E05259">
              <w:rPr>
                <w:sz w:val="16"/>
                <w:szCs w:val="16"/>
              </w:rPr>
              <w:t>Epo</w:t>
            </w:r>
            <w:proofErr w:type="spellEnd"/>
            <w:r w:rsidRPr="00E05259">
              <w:rPr>
                <w:sz w:val="16"/>
                <w:szCs w:val="16"/>
              </w:rPr>
              <w:t>-Phen FF</w:t>
            </w:r>
          </w:p>
        </w:tc>
        <w:tc>
          <w:tcPr>
            <w:tcW w:w="971" w:type="dxa"/>
            <w:vAlign w:val="center"/>
          </w:tcPr>
          <w:p w14:paraId="4B5516E3" w14:textId="77777777" w:rsidR="00BD1133" w:rsidRPr="00AC6690" w:rsidRDefault="00BD1133" w:rsidP="00C5496A">
            <w:pPr>
              <w:autoSpaceDE/>
              <w:autoSpaceDN/>
              <w:adjustRightInd/>
              <w:spacing w:before="0" w:line="240" w:lineRule="auto"/>
              <w:ind w:left="0"/>
              <w:jc w:val="center"/>
              <w:rPr>
                <w:sz w:val="16"/>
                <w:szCs w:val="16"/>
              </w:rPr>
            </w:pPr>
            <w:r w:rsidRPr="00AC6690">
              <w:rPr>
                <w:sz w:val="16"/>
                <w:szCs w:val="16"/>
              </w:rPr>
              <w:t>250</w:t>
            </w:r>
          </w:p>
        </w:tc>
        <w:tc>
          <w:tcPr>
            <w:tcW w:w="1196" w:type="dxa"/>
            <w:vAlign w:val="center"/>
          </w:tcPr>
          <w:p w14:paraId="1A5BE9B8" w14:textId="77777777" w:rsidR="00BD1133" w:rsidRPr="003B2DEF" w:rsidRDefault="00BD1133" w:rsidP="003F7F27">
            <w:pPr>
              <w:widowControl w:val="0"/>
              <w:spacing w:before="43" w:line="240" w:lineRule="auto"/>
              <w:ind w:left="-40" w:right="-20"/>
              <w:rPr>
                <w:sz w:val="24"/>
                <w:szCs w:val="24"/>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BD1133" w:rsidRPr="0005732F" w14:paraId="3E2D236E" w14:textId="77777777" w:rsidTr="00D750DA">
        <w:trPr>
          <w:trHeight w:val="288"/>
          <w:jc w:val="center"/>
        </w:trPr>
        <w:tc>
          <w:tcPr>
            <w:tcW w:w="10038" w:type="dxa"/>
            <w:gridSpan w:val="8"/>
            <w:tcBorders>
              <w:top w:val="single" w:sz="12" w:space="0" w:color="auto"/>
            </w:tcBorders>
            <w:vAlign w:val="center"/>
          </w:tcPr>
          <w:p w14:paraId="28BB8D6C" w14:textId="7A40F8E5" w:rsidR="00BD1133" w:rsidRPr="0055637C" w:rsidRDefault="00BD1133" w:rsidP="00C5496A">
            <w:pPr>
              <w:autoSpaceDE/>
              <w:autoSpaceDN/>
              <w:adjustRightInd/>
              <w:spacing w:before="0" w:line="240" w:lineRule="auto"/>
              <w:ind w:left="0"/>
              <w:rPr>
                <w:i/>
                <w:color w:val="auto"/>
                <w:sz w:val="14"/>
                <w:szCs w:val="24"/>
                <w:lang w:val="ru-RU"/>
              </w:rPr>
            </w:pPr>
          </w:p>
        </w:tc>
      </w:tr>
      <w:tr w:rsidR="00BD1133" w:rsidRPr="0005732F" w14:paraId="57ABACAB" w14:textId="77777777" w:rsidTr="00D750DA">
        <w:trPr>
          <w:trHeight w:val="288"/>
          <w:jc w:val="center"/>
        </w:trPr>
        <w:tc>
          <w:tcPr>
            <w:tcW w:w="1331" w:type="dxa"/>
            <w:vAlign w:val="center"/>
          </w:tcPr>
          <w:p w14:paraId="64B4F977" w14:textId="77777777" w:rsidR="00BD1133" w:rsidRPr="0005732F" w:rsidRDefault="00BD1133" w:rsidP="00C5496A">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847" w:type="dxa"/>
            <w:gridSpan w:val="3"/>
            <w:vAlign w:val="center"/>
          </w:tcPr>
          <w:p w14:paraId="0DD34784" w14:textId="0A5BD6D8" w:rsidR="00BD1133" w:rsidRPr="00E26578" w:rsidRDefault="001D1249" w:rsidP="00C5496A">
            <w:pPr>
              <w:ind w:left="-72"/>
              <w:rPr>
                <w:b/>
                <w:color w:val="auto"/>
                <w:sz w:val="16"/>
                <w:szCs w:val="16"/>
                <w:lang w:val="ru-RU"/>
              </w:rPr>
            </w:pPr>
            <w:r>
              <w:rPr>
                <w:color w:val="auto"/>
                <w:sz w:val="16"/>
                <w:szCs w:val="24"/>
                <w:lang w:val="ru-RU"/>
              </w:rPr>
              <w:t>Ноябрь</w:t>
            </w:r>
            <w:r w:rsidR="00307E2D">
              <w:rPr>
                <w:color w:val="auto"/>
                <w:sz w:val="16"/>
                <w:szCs w:val="24"/>
                <w:lang w:val="ru-RU"/>
              </w:rPr>
              <w:t xml:space="preserve"> 2025 </w:t>
            </w:r>
          </w:p>
        </w:tc>
        <w:tc>
          <w:tcPr>
            <w:tcW w:w="2693" w:type="dxa"/>
            <w:gridSpan w:val="2"/>
            <w:vAlign w:val="center"/>
          </w:tcPr>
          <w:p w14:paraId="7D6B3B09" w14:textId="77777777" w:rsidR="00BD1133" w:rsidRPr="0005732F" w:rsidRDefault="00BD1133" w:rsidP="00C5496A">
            <w:pPr>
              <w:rPr>
                <w:b/>
                <w:color w:val="auto"/>
                <w:sz w:val="16"/>
                <w:szCs w:val="16"/>
              </w:rPr>
            </w:pPr>
          </w:p>
        </w:tc>
        <w:tc>
          <w:tcPr>
            <w:tcW w:w="971" w:type="dxa"/>
            <w:vAlign w:val="center"/>
          </w:tcPr>
          <w:p w14:paraId="15C4CF4B" w14:textId="77777777" w:rsidR="00BD1133" w:rsidRPr="0005732F" w:rsidRDefault="00BD1133" w:rsidP="00C5496A">
            <w:pPr>
              <w:jc w:val="center"/>
              <w:rPr>
                <w:b/>
                <w:color w:val="auto"/>
                <w:sz w:val="16"/>
                <w:szCs w:val="16"/>
              </w:rPr>
            </w:pPr>
          </w:p>
        </w:tc>
        <w:tc>
          <w:tcPr>
            <w:tcW w:w="1196" w:type="dxa"/>
            <w:vAlign w:val="center"/>
          </w:tcPr>
          <w:p w14:paraId="3A513003" w14:textId="77777777" w:rsidR="00BD1133" w:rsidRPr="0005732F" w:rsidRDefault="00BD1133" w:rsidP="00C5496A">
            <w:pPr>
              <w:jc w:val="center"/>
              <w:rPr>
                <w:b/>
                <w:color w:val="auto"/>
                <w:sz w:val="16"/>
                <w:szCs w:val="16"/>
              </w:rPr>
            </w:pPr>
          </w:p>
        </w:tc>
      </w:tr>
    </w:tbl>
    <w:p w14:paraId="4FE65524" w14:textId="77777777" w:rsidR="00963D8A" w:rsidRDefault="00963D8A" w:rsidP="00963D8A">
      <w:pPr>
        <w:widowControl w:val="0"/>
        <w:spacing w:line="240" w:lineRule="auto"/>
        <w:ind w:left="1350" w:right="151" w:hanging="1260"/>
        <w:contextualSpacing/>
        <w:rPr>
          <w:sz w:val="16"/>
          <w:szCs w:val="16"/>
          <w:lang w:val="ru-RU"/>
        </w:rPr>
      </w:pPr>
    </w:p>
    <w:p w14:paraId="35C62304" w14:textId="2D23C26B" w:rsidR="007949FA" w:rsidRPr="007E5877" w:rsidRDefault="007949FA" w:rsidP="00963D8A">
      <w:pPr>
        <w:widowControl w:val="0"/>
        <w:spacing w:line="240" w:lineRule="auto"/>
        <w:ind w:left="1350" w:right="151" w:hanging="1260"/>
        <w:contextualSpacing/>
        <w:rPr>
          <w:sz w:val="16"/>
          <w:szCs w:val="16"/>
          <w:lang w:val="ru-RU"/>
        </w:rPr>
      </w:pPr>
      <w:r w:rsidRPr="007E5877">
        <w:rPr>
          <w:sz w:val="16"/>
          <w:szCs w:val="16"/>
          <w:lang w:val="ru-RU"/>
        </w:rPr>
        <w:t>Примечание 1:</w:t>
      </w:r>
      <w:r w:rsidR="00963D8A">
        <w:rPr>
          <w:sz w:val="16"/>
          <w:szCs w:val="16"/>
          <w:lang w:val="ru-RU"/>
        </w:rPr>
        <w:tab/>
      </w:r>
      <w:r w:rsidRPr="007E5877">
        <w:rPr>
          <w:sz w:val="16"/>
          <w:szCs w:val="16"/>
          <w:lang w:val="ru-RU"/>
        </w:rPr>
        <w:t>ПЕРЕПАД ТЕМПЕРАТУР подразумевает разность температуры материала и внешней температуры стальной оболочки.</w:t>
      </w:r>
      <w:r w:rsidR="007E5877">
        <w:rPr>
          <w:sz w:val="16"/>
          <w:szCs w:val="16"/>
          <w:lang w:val="ru-RU"/>
        </w:rPr>
        <w:t xml:space="preserve"> </w:t>
      </w:r>
      <w:r w:rsidRPr="007E5877">
        <w:rPr>
          <w:sz w:val="16"/>
          <w:szCs w:val="16"/>
          <w:lang w:val="ru-RU"/>
        </w:rPr>
        <w:t xml:space="preserve">Пример: </w:t>
      </w:r>
      <w:r w:rsidR="004B6E0F" w:rsidRPr="007E5877">
        <w:rPr>
          <w:sz w:val="16"/>
          <w:szCs w:val="16"/>
          <w:lang w:val="ru-RU"/>
        </w:rPr>
        <w:t>тепло</w:t>
      </w:r>
      <w:r w:rsidRPr="007E5877">
        <w:rPr>
          <w:sz w:val="16"/>
          <w:szCs w:val="16"/>
          <w:lang w:val="ru-RU"/>
        </w:rPr>
        <w:t xml:space="preserve">изолированный резервуар будет иметь нулевой перепад температур. </w:t>
      </w:r>
    </w:p>
    <w:p w14:paraId="09B2053A" w14:textId="6BEA49A3" w:rsidR="007949FA" w:rsidRPr="007E5877" w:rsidRDefault="007949FA" w:rsidP="00963D8A">
      <w:pPr>
        <w:widowControl w:val="0"/>
        <w:spacing w:line="240" w:lineRule="auto"/>
        <w:ind w:left="1350" w:right="151" w:hanging="1260"/>
        <w:contextualSpacing/>
        <w:rPr>
          <w:sz w:val="16"/>
          <w:szCs w:val="16"/>
          <w:lang w:val="ru-RU"/>
        </w:rPr>
      </w:pPr>
      <w:r w:rsidRPr="007E5877">
        <w:rPr>
          <w:sz w:val="16"/>
          <w:szCs w:val="16"/>
          <w:lang w:val="ru-RU"/>
        </w:rPr>
        <w:t xml:space="preserve">Примечание 2: </w:t>
      </w:r>
      <w:r w:rsidR="00963D8A">
        <w:rPr>
          <w:sz w:val="16"/>
          <w:szCs w:val="16"/>
          <w:lang w:val="ru-RU"/>
        </w:rPr>
        <w:tab/>
      </w:r>
      <w:r w:rsidRPr="007E5877">
        <w:rPr>
          <w:sz w:val="16"/>
          <w:szCs w:val="16"/>
          <w:lang w:val="ru-RU"/>
        </w:rPr>
        <w:t>Покрытия, приемлемые для работы во влажной сероводородосодержащей среде, указываются в COM-SU-5014-TCO. Он</w:t>
      </w:r>
      <w:r w:rsidR="00495854" w:rsidRPr="007E5877">
        <w:rPr>
          <w:sz w:val="16"/>
          <w:szCs w:val="16"/>
          <w:lang w:val="ru-RU"/>
        </w:rPr>
        <w:t>и</w:t>
      </w:r>
      <w:r w:rsidRPr="007E5877">
        <w:rPr>
          <w:sz w:val="16"/>
          <w:szCs w:val="16"/>
          <w:lang w:val="ru-RU"/>
        </w:rPr>
        <w:t xml:space="preserve"> прошли тщательную проверку до включения в список</w:t>
      </w:r>
    </w:p>
    <w:p w14:paraId="28AA316E" w14:textId="1617E11D" w:rsidR="00EF2623" w:rsidRPr="00A27633" w:rsidRDefault="00EF2623" w:rsidP="00963D8A">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3</w:t>
      </w:r>
      <w:r w:rsidRPr="00043B9C">
        <w:rPr>
          <w:sz w:val="16"/>
          <w:szCs w:val="16"/>
          <w:lang w:val="ru-RU"/>
        </w:rPr>
        <w:t xml:space="preserve">: </w:t>
      </w:r>
      <w:r w:rsidR="00963D8A">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A27633">
        <w:rPr>
          <w:sz w:val="16"/>
          <w:szCs w:val="16"/>
          <w:lang w:val="ru-RU"/>
        </w:rPr>
        <w:t xml:space="preserve"> </w:t>
      </w:r>
      <w:r>
        <w:rPr>
          <w:sz w:val="16"/>
          <w:szCs w:val="16"/>
          <w:lang w:val="ru-RU"/>
        </w:rPr>
        <w:t xml:space="preserve">Отклонение допускается если покрытие выпускается в одном цвете. </w:t>
      </w:r>
    </w:p>
    <w:p w14:paraId="1F910944" w14:textId="77777777" w:rsidR="00EF2623" w:rsidRPr="00A60BB6" w:rsidRDefault="00EF2623" w:rsidP="007949FA">
      <w:pPr>
        <w:tabs>
          <w:tab w:val="left" w:pos="3225"/>
        </w:tabs>
        <w:spacing w:line="240" w:lineRule="auto"/>
        <w:ind w:left="0"/>
        <w:contextualSpacing/>
        <w:rPr>
          <w:color w:val="auto"/>
          <w:sz w:val="16"/>
          <w:szCs w:val="16"/>
          <w:lang w:val="ru-RU"/>
        </w:rPr>
      </w:pPr>
    </w:p>
    <w:p w14:paraId="52749BF9" w14:textId="54519EF3" w:rsidR="00495854" w:rsidRDefault="00495854">
      <w:pPr>
        <w:autoSpaceDE/>
        <w:autoSpaceDN/>
        <w:adjustRightInd/>
        <w:spacing w:before="0" w:line="240" w:lineRule="auto"/>
        <w:ind w:left="0"/>
        <w:rPr>
          <w:color w:val="auto"/>
          <w:lang w:val="ru-RU"/>
        </w:rPr>
      </w:pPr>
      <w:r>
        <w:rPr>
          <w:color w:val="auto"/>
          <w:lang w:val="ru-RU"/>
        </w:rPr>
        <w:br w:type="page"/>
      </w:r>
    </w:p>
    <w:tbl>
      <w:tblPr>
        <w:tblW w:w="978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440"/>
        <w:gridCol w:w="540"/>
        <w:gridCol w:w="2862"/>
        <w:gridCol w:w="1008"/>
        <w:gridCol w:w="900"/>
        <w:gridCol w:w="990"/>
        <w:gridCol w:w="270"/>
        <w:gridCol w:w="1771"/>
      </w:tblGrid>
      <w:tr w:rsidR="00BD1133" w:rsidRPr="00B10823" w14:paraId="6B38FFDC" w14:textId="77777777" w:rsidTr="00D750DA">
        <w:trPr>
          <w:trHeight w:val="360"/>
        </w:trPr>
        <w:tc>
          <w:tcPr>
            <w:tcW w:w="9781" w:type="dxa"/>
            <w:gridSpan w:val="8"/>
            <w:tcBorders>
              <w:top w:val="single" w:sz="4" w:space="0" w:color="auto"/>
              <w:left w:val="nil"/>
              <w:right w:val="nil"/>
            </w:tcBorders>
            <w:shd w:val="clear" w:color="auto" w:fill="FFFFFF"/>
            <w:vAlign w:val="center"/>
          </w:tcPr>
          <w:p w14:paraId="5E9091DF" w14:textId="77777777" w:rsidR="00BD1133" w:rsidRPr="005C6B84" w:rsidRDefault="0083036E" w:rsidP="002B4C53">
            <w:pPr>
              <w:ind w:right="-72"/>
              <w:jc w:val="right"/>
              <w:rPr>
                <w:color w:val="auto"/>
                <w:lang w:val="ru-RU"/>
              </w:rPr>
            </w:pPr>
            <w:r w:rsidRPr="005C6B84">
              <w:rPr>
                <w:b/>
                <w:i/>
                <w:color w:val="auto"/>
                <w:lang w:val="ru-RU"/>
              </w:rPr>
              <w:lastRenderedPageBreak/>
              <w:t>Покрытия для  высоких температур/высокого давления</w:t>
            </w:r>
          </w:p>
        </w:tc>
      </w:tr>
      <w:tr w:rsidR="00BD1133" w:rsidRPr="00A63C95" w14:paraId="62ABBAA5" w14:textId="77777777" w:rsidTr="00D750DA">
        <w:trPr>
          <w:trHeight w:val="360"/>
        </w:trPr>
        <w:tc>
          <w:tcPr>
            <w:tcW w:w="7740" w:type="dxa"/>
            <w:gridSpan w:val="6"/>
            <w:vAlign w:val="center"/>
          </w:tcPr>
          <w:p w14:paraId="04BC91B0" w14:textId="5B18E309" w:rsidR="00BD1133" w:rsidRPr="005C6B84" w:rsidRDefault="008A0BA8" w:rsidP="00A63C95">
            <w:pPr>
              <w:autoSpaceDE/>
              <w:autoSpaceDN/>
              <w:adjustRightInd/>
              <w:spacing w:before="0" w:line="240" w:lineRule="auto"/>
              <w:ind w:left="0"/>
              <w:rPr>
                <w:color w:val="auto"/>
                <w:lang w:val="ru-RU"/>
              </w:rPr>
            </w:pPr>
            <w:r w:rsidRPr="005C6B84">
              <w:rPr>
                <w:b/>
                <w:color w:val="auto"/>
                <w:sz w:val="20"/>
                <w:szCs w:val="20"/>
                <w:lang w:val="ru-RU"/>
              </w:rPr>
              <w:t>Сырая нефть</w:t>
            </w:r>
            <w:r w:rsidR="00BD1133" w:rsidRPr="005C6B84">
              <w:rPr>
                <w:b/>
                <w:color w:val="auto"/>
                <w:sz w:val="20"/>
                <w:szCs w:val="20"/>
                <w:lang w:val="ru-RU"/>
              </w:rPr>
              <w:t xml:space="preserve"> (</w:t>
            </w:r>
            <w:r w:rsidR="00A63C95" w:rsidRPr="005C6B84">
              <w:rPr>
                <w:b/>
                <w:color w:val="auto"/>
                <w:sz w:val="20"/>
                <w:szCs w:val="24"/>
                <w:lang w:val="ru-RU"/>
              </w:rPr>
              <w:t>обессереной или сероводородосодержащей</w:t>
            </w:r>
            <w:r w:rsidR="00BD1133" w:rsidRPr="005C6B84">
              <w:rPr>
                <w:b/>
                <w:color w:val="auto"/>
                <w:sz w:val="20"/>
                <w:szCs w:val="20"/>
                <w:lang w:val="ru-RU"/>
              </w:rPr>
              <w:t xml:space="preserve">) </w:t>
            </w:r>
            <w:r w:rsidR="00A63C95" w:rsidRPr="005C6B84">
              <w:rPr>
                <w:b/>
                <w:color w:val="auto"/>
                <w:sz w:val="20"/>
                <w:szCs w:val="24"/>
                <w:lang w:val="ru-RU"/>
              </w:rPr>
              <w:t xml:space="preserve">при высоких температурах/давлении. Стойкость при температуре до </w:t>
            </w:r>
            <w:r w:rsidRPr="005C6B84">
              <w:rPr>
                <w:b/>
                <w:color w:val="auto"/>
                <w:sz w:val="20"/>
                <w:szCs w:val="20"/>
                <w:lang w:val="ru-RU"/>
              </w:rPr>
              <w:t>82°</w:t>
            </w:r>
            <w:r w:rsidRPr="005C6B84">
              <w:rPr>
                <w:b/>
                <w:color w:val="auto"/>
                <w:sz w:val="20"/>
                <w:szCs w:val="20"/>
              </w:rPr>
              <w:t>C</w:t>
            </w:r>
            <w:r w:rsidR="00BD71F3">
              <w:rPr>
                <w:b/>
                <w:color w:val="auto"/>
                <w:sz w:val="20"/>
                <w:szCs w:val="20"/>
                <w:lang w:val="ru-RU"/>
              </w:rPr>
              <w:t xml:space="preserve"> </w:t>
            </w:r>
            <w:r w:rsidRPr="005C6B84">
              <w:rPr>
                <w:b/>
                <w:color w:val="auto"/>
                <w:sz w:val="20"/>
                <w:szCs w:val="20"/>
                <w:lang w:val="ru-RU"/>
              </w:rPr>
              <w:t>(180°</w:t>
            </w:r>
            <w:r w:rsidRPr="005C6B84">
              <w:rPr>
                <w:b/>
                <w:color w:val="auto"/>
                <w:sz w:val="20"/>
                <w:szCs w:val="20"/>
              </w:rPr>
              <w:t>F</w:t>
            </w:r>
            <w:r w:rsidR="00A63C95" w:rsidRPr="005C6B84">
              <w:rPr>
                <w:b/>
                <w:color w:val="auto"/>
                <w:sz w:val="20"/>
                <w:szCs w:val="20"/>
                <w:lang w:val="ru-RU"/>
              </w:rPr>
              <w:t xml:space="preserve">) и </w:t>
            </w:r>
            <w:r w:rsidRPr="005C6B84">
              <w:rPr>
                <w:b/>
                <w:color w:val="auto"/>
                <w:sz w:val="20"/>
                <w:szCs w:val="20"/>
                <w:lang w:val="ru-RU"/>
              </w:rPr>
              <w:t xml:space="preserve"> давлени</w:t>
            </w:r>
            <w:r w:rsidR="00A63C95" w:rsidRPr="005C6B84">
              <w:rPr>
                <w:b/>
                <w:color w:val="auto"/>
                <w:sz w:val="20"/>
                <w:szCs w:val="20"/>
                <w:lang w:val="ru-RU"/>
              </w:rPr>
              <w:t xml:space="preserve">и </w:t>
            </w:r>
            <w:r w:rsidRPr="005C6B84">
              <w:rPr>
                <w:b/>
                <w:color w:val="auto"/>
                <w:sz w:val="20"/>
                <w:szCs w:val="20"/>
                <w:lang w:val="ru-RU"/>
              </w:rPr>
              <w:t xml:space="preserve">69 </w:t>
            </w:r>
            <w:r w:rsidRPr="005C6B84">
              <w:rPr>
                <w:b/>
                <w:color w:val="auto"/>
                <w:sz w:val="20"/>
                <w:szCs w:val="20"/>
              </w:rPr>
              <w:t>bar</w:t>
            </w:r>
            <w:r w:rsidRPr="005C6B84">
              <w:rPr>
                <w:color w:val="auto"/>
                <w:lang w:val="ru-RU"/>
              </w:rPr>
              <w:t xml:space="preserve"> (</w:t>
            </w:r>
            <w:r w:rsidRPr="005C6B84">
              <w:rPr>
                <w:b/>
                <w:color w:val="auto"/>
                <w:sz w:val="20"/>
                <w:szCs w:val="20"/>
                <w:lang w:val="ru-RU"/>
              </w:rPr>
              <w:t xml:space="preserve">1000 </w:t>
            </w:r>
            <w:r w:rsidRPr="005C6B84">
              <w:rPr>
                <w:b/>
                <w:color w:val="auto"/>
                <w:sz w:val="20"/>
                <w:szCs w:val="20"/>
              </w:rPr>
              <w:t>PSI</w:t>
            </w:r>
            <w:r w:rsidRPr="005C6B84">
              <w:rPr>
                <w:color w:val="auto"/>
                <w:lang w:val="ru-RU"/>
              </w:rPr>
              <w:t>)</w:t>
            </w:r>
            <w:r w:rsidR="00A63C95" w:rsidRPr="005C6B84">
              <w:rPr>
                <w:color w:val="auto"/>
                <w:lang w:val="ru-RU"/>
              </w:rPr>
              <w:t>.</w:t>
            </w:r>
          </w:p>
        </w:tc>
        <w:tc>
          <w:tcPr>
            <w:tcW w:w="2041" w:type="dxa"/>
            <w:gridSpan w:val="2"/>
            <w:shd w:val="clear" w:color="auto" w:fill="000000" w:themeFill="text1"/>
            <w:vAlign w:val="center"/>
          </w:tcPr>
          <w:p w14:paraId="512DBCAB" w14:textId="77777777" w:rsidR="00BD1133" w:rsidRPr="005C6B84" w:rsidRDefault="00BD1133" w:rsidP="002B4C53">
            <w:pPr>
              <w:autoSpaceDE/>
              <w:autoSpaceDN/>
              <w:adjustRightInd/>
              <w:spacing w:before="0" w:line="240" w:lineRule="auto"/>
              <w:ind w:left="0"/>
              <w:jc w:val="center"/>
              <w:rPr>
                <w:color w:val="auto"/>
                <w:lang w:val="ru-RU"/>
              </w:rPr>
            </w:pPr>
            <w:r w:rsidRPr="005C6B84">
              <w:rPr>
                <w:b/>
                <w:color w:val="auto"/>
                <w:sz w:val="36"/>
                <w:szCs w:val="40"/>
                <w:lang w:val="ru-RU"/>
              </w:rPr>
              <w:t>11.6.2</w:t>
            </w:r>
          </w:p>
        </w:tc>
      </w:tr>
      <w:tr w:rsidR="00567975" w:rsidRPr="00B10823" w14:paraId="07323EA9" w14:textId="77777777" w:rsidTr="002C4FCB">
        <w:trPr>
          <w:trHeight w:val="288"/>
        </w:trPr>
        <w:tc>
          <w:tcPr>
            <w:tcW w:w="1440" w:type="dxa"/>
            <w:tcBorders>
              <w:top w:val="nil"/>
              <w:left w:val="nil"/>
              <w:bottom w:val="nil"/>
              <w:right w:val="nil"/>
            </w:tcBorders>
          </w:tcPr>
          <w:p w14:paraId="71243391" w14:textId="77777777" w:rsidR="00567975" w:rsidRPr="00A63C95" w:rsidRDefault="00567975" w:rsidP="00567975">
            <w:pPr>
              <w:pStyle w:val="CES5191Arial8bold"/>
              <w:rPr>
                <w:rFonts w:ascii="Times New Roman" w:hAnsi="Times New Roman" w:cs="Times New Roman"/>
                <w:lang w:val="ru-RU"/>
              </w:rPr>
            </w:pPr>
            <w:r w:rsidRPr="00D750DA">
              <w:rPr>
                <w:rFonts w:ascii="Times New Roman" w:hAnsi="Times New Roman" w:cs="Times New Roman"/>
                <w:color w:val="auto"/>
                <w:szCs w:val="24"/>
                <w:lang w:val="ru-RU"/>
              </w:rPr>
              <w:t>Подготовка поверхности:</w:t>
            </w:r>
          </w:p>
        </w:tc>
        <w:tc>
          <w:tcPr>
            <w:tcW w:w="3402" w:type="dxa"/>
            <w:gridSpan w:val="2"/>
            <w:tcBorders>
              <w:top w:val="nil"/>
              <w:left w:val="nil"/>
              <w:bottom w:val="nil"/>
              <w:right w:val="nil"/>
            </w:tcBorders>
          </w:tcPr>
          <w:p w14:paraId="06576608" w14:textId="32537052" w:rsidR="00567975" w:rsidRPr="005570D0" w:rsidRDefault="005570D0" w:rsidP="00567975">
            <w:pPr>
              <w:autoSpaceDE/>
              <w:autoSpaceDN/>
              <w:adjustRightInd/>
              <w:spacing w:before="0" w:line="240" w:lineRule="auto"/>
              <w:ind w:left="-72" w:right="-192"/>
              <w:rPr>
                <w:color w:val="auto"/>
                <w:sz w:val="16"/>
                <w:szCs w:val="24"/>
              </w:rPr>
            </w:pPr>
            <w:r w:rsidRPr="005570D0">
              <w:rPr>
                <w:color w:val="auto"/>
                <w:sz w:val="16"/>
                <w:szCs w:val="24"/>
              </w:rPr>
              <w:t>SSPC-SP1/SP5 (NACE No. 1) (SA 3)</w:t>
            </w:r>
          </w:p>
          <w:p w14:paraId="14DB2389" w14:textId="49494806" w:rsidR="00567975" w:rsidRPr="00D750DA" w:rsidRDefault="004B5C7C" w:rsidP="00567975">
            <w:pPr>
              <w:autoSpaceDE/>
              <w:autoSpaceDN/>
              <w:adjustRightInd/>
              <w:spacing w:before="0" w:line="240" w:lineRule="auto"/>
              <w:ind w:left="-72" w:right="-111"/>
              <w:rPr>
                <w:sz w:val="16"/>
                <w:szCs w:val="16"/>
                <w:lang w:val="ru-RU"/>
              </w:rPr>
            </w:pPr>
            <w:r>
              <w:rPr>
                <w:color w:val="auto"/>
                <w:sz w:val="16"/>
                <w:szCs w:val="24"/>
                <w:lang w:val="ru-RU"/>
              </w:rPr>
              <w:t>Абразивоструйная</w:t>
            </w:r>
            <w:r w:rsidR="00567975" w:rsidRPr="001F2FB4">
              <w:rPr>
                <w:color w:val="auto"/>
                <w:sz w:val="16"/>
                <w:szCs w:val="24"/>
                <w:lang w:val="ru-RU"/>
              </w:rPr>
              <w:t xml:space="preserve"> </w:t>
            </w:r>
            <w:r w:rsidR="00567975" w:rsidRPr="00037A5B">
              <w:rPr>
                <w:color w:val="auto"/>
                <w:sz w:val="16"/>
                <w:szCs w:val="24"/>
                <w:lang w:val="ru-RU"/>
              </w:rPr>
              <w:t>очистка до белого металла.</w:t>
            </w:r>
          </w:p>
        </w:tc>
        <w:tc>
          <w:tcPr>
            <w:tcW w:w="1008" w:type="dxa"/>
            <w:tcBorders>
              <w:top w:val="nil"/>
              <w:left w:val="nil"/>
              <w:bottom w:val="nil"/>
              <w:right w:val="nil"/>
            </w:tcBorders>
          </w:tcPr>
          <w:p w14:paraId="35EEFAF0" w14:textId="434A8C7E" w:rsidR="00567975" w:rsidRPr="00A63C95" w:rsidRDefault="00567975" w:rsidP="00567975">
            <w:pPr>
              <w:autoSpaceDE/>
              <w:autoSpaceDN/>
              <w:adjustRightInd/>
              <w:spacing w:before="0" w:line="240" w:lineRule="auto"/>
              <w:ind w:left="0" w:right="-72"/>
              <w:jc w:val="right"/>
              <w:rPr>
                <w:lang w:val="ru-RU"/>
              </w:rPr>
            </w:pPr>
            <w:r w:rsidRPr="004E6B3B">
              <w:rPr>
                <w:b/>
                <w:color w:val="auto"/>
                <w:sz w:val="16"/>
                <w:szCs w:val="24"/>
                <w:lang w:val="ru-RU"/>
              </w:rPr>
              <w:t>Ремонт:</w:t>
            </w:r>
          </w:p>
        </w:tc>
        <w:tc>
          <w:tcPr>
            <w:tcW w:w="3931" w:type="dxa"/>
            <w:gridSpan w:val="4"/>
            <w:vMerge w:val="restart"/>
            <w:tcBorders>
              <w:top w:val="nil"/>
              <w:left w:val="nil"/>
              <w:bottom w:val="nil"/>
              <w:right w:val="nil"/>
            </w:tcBorders>
          </w:tcPr>
          <w:p w14:paraId="2C1D9D8F" w14:textId="7FD8221D" w:rsidR="00567975" w:rsidRPr="00567975" w:rsidRDefault="00567975" w:rsidP="00567975">
            <w:pPr>
              <w:autoSpaceDE/>
              <w:autoSpaceDN/>
              <w:adjustRightInd/>
              <w:spacing w:before="0" w:line="240" w:lineRule="auto"/>
              <w:ind w:left="-72"/>
              <w:rPr>
                <w:lang w:val="ru-RU"/>
              </w:rPr>
            </w:pPr>
            <w:r w:rsidRPr="00037A5B">
              <w:rPr>
                <w:color w:val="auto"/>
                <w:sz w:val="16"/>
                <w:szCs w:val="24"/>
                <w:lang w:val="ru-RU"/>
              </w:rPr>
              <w:t>Применяется такое же покрытие того же изготовителя.</w:t>
            </w:r>
          </w:p>
        </w:tc>
      </w:tr>
      <w:tr w:rsidR="008A0BA8" w:rsidRPr="00B10823" w14:paraId="3CE5D8A8" w14:textId="77777777" w:rsidTr="002C4FCB">
        <w:trPr>
          <w:trHeight w:val="387"/>
        </w:trPr>
        <w:tc>
          <w:tcPr>
            <w:tcW w:w="1440" w:type="dxa"/>
            <w:tcBorders>
              <w:top w:val="nil"/>
              <w:left w:val="nil"/>
              <w:bottom w:val="nil"/>
              <w:right w:val="nil"/>
            </w:tcBorders>
          </w:tcPr>
          <w:p w14:paraId="2D9A865A" w14:textId="77777777" w:rsidR="008A0BA8" w:rsidRPr="00D750DA" w:rsidRDefault="008A0BA8" w:rsidP="002B4C53">
            <w:pPr>
              <w:pStyle w:val="CES5191Arial8bold"/>
              <w:spacing w:line="240" w:lineRule="auto"/>
              <w:rPr>
                <w:rFonts w:ascii="Times New Roman" w:hAnsi="Times New Roman" w:cs="Times New Roman"/>
              </w:rPr>
            </w:pPr>
            <w:r w:rsidRPr="00D750DA">
              <w:rPr>
                <w:rFonts w:ascii="Times New Roman" w:hAnsi="Times New Roman" w:cs="Times New Roman"/>
                <w:color w:val="auto"/>
                <w:szCs w:val="24"/>
                <w:lang w:val="ru-RU"/>
              </w:rPr>
              <w:t>Профиль:</w:t>
            </w:r>
          </w:p>
        </w:tc>
        <w:tc>
          <w:tcPr>
            <w:tcW w:w="3402" w:type="dxa"/>
            <w:gridSpan w:val="2"/>
            <w:tcBorders>
              <w:top w:val="nil"/>
              <w:left w:val="nil"/>
              <w:bottom w:val="nil"/>
              <w:right w:val="nil"/>
            </w:tcBorders>
            <w:vAlign w:val="center"/>
          </w:tcPr>
          <w:p w14:paraId="1C2103F0" w14:textId="77777777" w:rsidR="008A0BA8" w:rsidRPr="00D750DA" w:rsidRDefault="008A0BA8" w:rsidP="002B4C53">
            <w:pPr>
              <w:autoSpaceDE/>
              <w:autoSpaceDN/>
              <w:adjustRightInd/>
              <w:spacing w:before="0" w:line="240" w:lineRule="auto"/>
              <w:ind w:left="-72" w:right="747"/>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008" w:type="dxa"/>
            <w:tcBorders>
              <w:top w:val="nil"/>
              <w:left w:val="nil"/>
              <w:bottom w:val="nil"/>
              <w:right w:val="nil"/>
            </w:tcBorders>
            <w:vAlign w:val="center"/>
          </w:tcPr>
          <w:p w14:paraId="39A0CE7A" w14:textId="77777777" w:rsidR="008A0BA8" w:rsidRPr="00D750DA" w:rsidRDefault="008A0BA8" w:rsidP="002B4C53">
            <w:pPr>
              <w:rPr>
                <w:rFonts w:ascii="Arial" w:hAnsi="Arial" w:cs="Arial"/>
                <w:b/>
                <w:sz w:val="16"/>
                <w:szCs w:val="16"/>
                <w:lang w:val="ru-RU"/>
              </w:rPr>
            </w:pPr>
          </w:p>
        </w:tc>
        <w:tc>
          <w:tcPr>
            <w:tcW w:w="3931" w:type="dxa"/>
            <w:gridSpan w:val="4"/>
            <w:vMerge/>
            <w:tcBorders>
              <w:top w:val="nil"/>
              <w:left w:val="nil"/>
              <w:bottom w:val="nil"/>
              <w:right w:val="nil"/>
            </w:tcBorders>
            <w:vAlign w:val="center"/>
          </w:tcPr>
          <w:p w14:paraId="691DF250" w14:textId="77777777" w:rsidR="008A0BA8" w:rsidRPr="00D750DA" w:rsidRDefault="008A0BA8" w:rsidP="002B4C53">
            <w:pPr>
              <w:rPr>
                <w:rFonts w:ascii="Arial" w:hAnsi="Arial" w:cs="Arial"/>
                <w:lang w:val="ru-RU"/>
              </w:rPr>
            </w:pPr>
          </w:p>
        </w:tc>
      </w:tr>
      <w:tr w:rsidR="008A0BA8" w:rsidRPr="00B10823" w14:paraId="625C0833" w14:textId="77777777" w:rsidTr="002C4FCB">
        <w:trPr>
          <w:trHeight w:val="288"/>
        </w:trPr>
        <w:tc>
          <w:tcPr>
            <w:tcW w:w="1440" w:type="dxa"/>
            <w:tcBorders>
              <w:top w:val="nil"/>
              <w:left w:val="nil"/>
              <w:bottom w:val="nil"/>
              <w:right w:val="nil"/>
            </w:tcBorders>
          </w:tcPr>
          <w:p w14:paraId="58B56698" w14:textId="77777777" w:rsidR="008A0BA8" w:rsidRPr="00D750DA" w:rsidRDefault="008A0BA8" w:rsidP="002B4C53">
            <w:pPr>
              <w:pStyle w:val="CES5191Arial8bold"/>
              <w:spacing w:line="240" w:lineRule="auto"/>
              <w:rPr>
                <w:rFonts w:ascii="Times New Roman" w:hAnsi="Times New Roman" w:cs="Times New Roman"/>
              </w:rPr>
            </w:pPr>
            <w:r w:rsidRPr="00D750DA">
              <w:rPr>
                <w:rFonts w:ascii="Times New Roman" w:hAnsi="Times New Roman" w:cs="Times New Roman"/>
                <w:color w:val="auto"/>
                <w:szCs w:val="24"/>
                <w:lang w:val="ru-RU"/>
              </w:rPr>
              <w:t>Общая ТСП:</w:t>
            </w:r>
          </w:p>
        </w:tc>
        <w:tc>
          <w:tcPr>
            <w:tcW w:w="3402" w:type="dxa"/>
            <w:gridSpan w:val="2"/>
            <w:tcBorders>
              <w:top w:val="nil"/>
              <w:left w:val="nil"/>
              <w:bottom w:val="nil"/>
              <w:right w:val="nil"/>
            </w:tcBorders>
          </w:tcPr>
          <w:p w14:paraId="422DAC96" w14:textId="77777777" w:rsidR="008A0BA8" w:rsidRPr="00D750DA" w:rsidRDefault="008A0BA8" w:rsidP="002B4C53">
            <w:pPr>
              <w:autoSpaceDE/>
              <w:autoSpaceDN/>
              <w:adjustRightInd/>
              <w:spacing w:before="0" w:line="240" w:lineRule="auto"/>
              <w:ind w:left="-72" w:right="747"/>
              <w:rPr>
                <w:sz w:val="16"/>
                <w:szCs w:val="16"/>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008" w:type="dxa"/>
            <w:tcBorders>
              <w:top w:val="nil"/>
              <w:left w:val="nil"/>
              <w:bottom w:val="nil"/>
              <w:right w:val="nil"/>
            </w:tcBorders>
          </w:tcPr>
          <w:p w14:paraId="6D42C863" w14:textId="77777777" w:rsidR="008A0BA8" w:rsidRPr="00D750DA" w:rsidRDefault="008A0BA8" w:rsidP="002B4C53">
            <w:pPr>
              <w:jc w:val="right"/>
              <w:rPr>
                <w:rFonts w:ascii="Arial" w:hAnsi="Arial" w:cs="Arial"/>
                <w:b/>
                <w:sz w:val="16"/>
                <w:szCs w:val="16"/>
                <w:lang w:val="ru-RU"/>
              </w:rPr>
            </w:pPr>
          </w:p>
        </w:tc>
        <w:tc>
          <w:tcPr>
            <w:tcW w:w="3931" w:type="dxa"/>
            <w:gridSpan w:val="4"/>
            <w:vMerge/>
            <w:tcBorders>
              <w:top w:val="nil"/>
              <w:left w:val="nil"/>
              <w:bottom w:val="nil"/>
              <w:right w:val="nil"/>
            </w:tcBorders>
            <w:vAlign w:val="center"/>
          </w:tcPr>
          <w:p w14:paraId="360E6C43" w14:textId="77777777" w:rsidR="008A0BA8" w:rsidRPr="00D750DA" w:rsidRDefault="008A0BA8" w:rsidP="002B4C53">
            <w:pPr>
              <w:rPr>
                <w:rFonts w:ascii="Arial" w:hAnsi="Arial" w:cs="Arial"/>
                <w:lang w:val="ru-RU"/>
              </w:rPr>
            </w:pPr>
          </w:p>
        </w:tc>
      </w:tr>
      <w:tr w:rsidR="008A0BA8" w14:paraId="2A39AB84" w14:textId="77777777" w:rsidTr="002C4FCB">
        <w:trPr>
          <w:trHeight w:val="360"/>
        </w:trPr>
        <w:tc>
          <w:tcPr>
            <w:tcW w:w="1980" w:type="dxa"/>
            <w:gridSpan w:val="2"/>
            <w:tcBorders>
              <w:bottom w:val="single" w:sz="4" w:space="0" w:color="auto"/>
            </w:tcBorders>
            <w:shd w:val="clear" w:color="auto" w:fill="000000" w:themeFill="text1"/>
            <w:vAlign w:val="center"/>
          </w:tcPr>
          <w:p w14:paraId="7FB37FC3" w14:textId="77777777" w:rsidR="008A0BA8" w:rsidRPr="00D750DA" w:rsidRDefault="008A0BA8"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Покрытие, Видовая классификация, ТСП</w:t>
            </w:r>
          </w:p>
        </w:tc>
        <w:tc>
          <w:tcPr>
            <w:tcW w:w="2862" w:type="dxa"/>
            <w:tcBorders>
              <w:bottom w:val="single" w:sz="4" w:space="0" w:color="auto"/>
            </w:tcBorders>
            <w:shd w:val="clear" w:color="auto" w:fill="000000" w:themeFill="text1"/>
            <w:vAlign w:val="center"/>
          </w:tcPr>
          <w:p w14:paraId="243969FB" w14:textId="77777777" w:rsidR="008A0BA8" w:rsidRPr="00D750DA" w:rsidRDefault="008A0BA8"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Изготовитель</w:t>
            </w:r>
          </w:p>
        </w:tc>
        <w:tc>
          <w:tcPr>
            <w:tcW w:w="1908" w:type="dxa"/>
            <w:gridSpan w:val="2"/>
            <w:tcBorders>
              <w:bottom w:val="single" w:sz="4" w:space="0" w:color="auto"/>
            </w:tcBorders>
            <w:shd w:val="clear" w:color="auto" w:fill="000000" w:themeFill="text1"/>
            <w:vAlign w:val="center"/>
          </w:tcPr>
          <w:p w14:paraId="49A38BB0" w14:textId="77777777" w:rsidR="008A0BA8" w:rsidRPr="00D750DA" w:rsidRDefault="008A0BA8"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Наименование материала</w:t>
            </w:r>
          </w:p>
        </w:tc>
        <w:tc>
          <w:tcPr>
            <w:tcW w:w="1260" w:type="dxa"/>
            <w:gridSpan w:val="2"/>
            <w:tcBorders>
              <w:bottom w:val="single" w:sz="4" w:space="0" w:color="auto"/>
            </w:tcBorders>
            <w:shd w:val="clear" w:color="auto" w:fill="000000" w:themeFill="text1"/>
            <w:vAlign w:val="center"/>
          </w:tcPr>
          <w:p w14:paraId="2232C00C" w14:textId="77777777" w:rsidR="008A0BA8" w:rsidRPr="00D750DA" w:rsidRDefault="008A0BA8"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ЛОС (г/л)</w:t>
            </w:r>
          </w:p>
        </w:tc>
        <w:tc>
          <w:tcPr>
            <w:tcW w:w="1771" w:type="dxa"/>
            <w:tcBorders>
              <w:bottom w:val="single" w:sz="4" w:space="0" w:color="auto"/>
            </w:tcBorders>
            <w:shd w:val="clear" w:color="auto" w:fill="000000" w:themeFill="text1"/>
            <w:vAlign w:val="center"/>
          </w:tcPr>
          <w:p w14:paraId="0FFE4F6C" w14:textId="77777777" w:rsidR="008A0BA8" w:rsidRPr="00D750DA" w:rsidRDefault="008A0BA8" w:rsidP="002B4C53">
            <w:pPr>
              <w:autoSpaceDE/>
              <w:autoSpaceDN/>
              <w:adjustRightInd/>
              <w:spacing w:before="0" w:line="240" w:lineRule="auto"/>
              <w:ind w:left="0"/>
              <w:rPr>
                <w:b/>
                <w:color w:val="FFFFFF" w:themeColor="background1"/>
                <w:sz w:val="16"/>
                <w:szCs w:val="16"/>
              </w:rPr>
            </w:pPr>
            <w:r w:rsidRPr="00D750DA">
              <w:rPr>
                <w:b/>
                <w:color w:val="FFFFFF" w:themeColor="background1"/>
                <w:sz w:val="16"/>
                <w:szCs w:val="24"/>
                <w:lang w:val="ru-RU"/>
              </w:rPr>
              <w:t>По макс.</w:t>
            </w:r>
            <w:r w:rsidRPr="00D750DA">
              <w:rPr>
                <w:b/>
                <w:color w:val="FFFFFF" w:themeColor="background1"/>
                <w:sz w:val="16"/>
                <w:szCs w:val="24"/>
                <w:lang w:val="ru-RU"/>
              </w:rPr>
              <w:br/>
              <w:t>эксп.темп.</w:t>
            </w:r>
          </w:p>
        </w:tc>
      </w:tr>
      <w:tr w:rsidR="008A0BA8" w:rsidRPr="00B10823" w14:paraId="53048329" w14:textId="77777777" w:rsidTr="00D750DA">
        <w:trPr>
          <w:trHeight w:val="288"/>
        </w:trPr>
        <w:tc>
          <w:tcPr>
            <w:tcW w:w="1980" w:type="dxa"/>
            <w:gridSpan w:val="2"/>
            <w:tcBorders>
              <w:top w:val="single" w:sz="4" w:space="0" w:color="auto"/>
              <w:left w:val="nil"/>
              <w:bottom w:val="single" w:sz="12" w:space="0" w:color="auto"/>
              <w:right w:val="nil"/>
            </w:tcBorders>
            <w:vAlign w:val="center"/>
          </w:tcPr>
          <w:p w14:paraId="0175B329" w14:textId="77777777" w:rsidR="008A0BA8" w:rsidRDefault="008A0BA8" w:rsidP="002B4C53">
            <w:pPr>
              <w:pStyle w:val="CES5191Arial8bold"/>
              <w:rPr>
                <w:i/>
                <w:sz w:val="14"/>
                <w:szCs w:val="14"/>
              </w:rPr>
            </w:pPr>
            <w:r w:rsidRPr="00043026">
              <w:t>ГРУНТ</w:t>
            </w:r>
          </w:p>
        </w:tc>
        <w:tc>
          <w:tcPr>
            <w:tcW w:w="7801" w:type="dxa"/>
            <w:gridSpan w:val="6"/>
            <w:tcBorders>
              <w:top w:val="single" w:sz="4" w:space="0" w:color="auto"/>
              <w:left w:val="nil"/>
              <w:bottom w:val="single" w:sz="12" w:space="0" w:color="auto"/>
              <w:right w:val="nil"/>
            </w:tcBorders>
            <w:vAlign w:val="center"/>
          </w:tcPr>
          <w:p w14:paraId="1B66D4F5" w14:textId="77777777" w:rsidR="008A0BA8" w:rsidRPr="00D750DA" w:rsidRDefault="008A0BA8" w:rsidP="002B4C53">
            <w:pPr>
              <w:autoSpaceDE/>
              <w:autoSpaceDN/>
              <w:adjustRightInd/>
              <w:spacing w:before="0" w:line="240" w:lineRule="auto"/>
              <w:ind w:left="0"/>
              <w:rPr>
                <w:lang w:val="ru-RU"/>
              </w:rPr>
            </w:pPr>
            <w:r w:rsidRPr="00545833">
              <w:rPr>
                <w:i/>
                <w:color w:val="auto"/>
                <w:sz w:val="14"/>
                <w:szCs w:val="24"/>
                <w:lang w:val="ru-RU"/>
              </w:rPr>
              <w:t>Как правило данные покрытия самогрунтующиеся; однако в случае, когда требуется грунт, следует руководствоваться рекомендациями изготовителя.</w:t>
            </w:r>
          </w:p>
        </w:tc>
      </w:tr>
      <w:tr w:rsidR="00BD1133" w14:paraId="1BCA7537" w14:textId="77777777" w:rsidTr="002C4FCB">
        <w:trPr>
          <w:trHeight w:val="288"/>
        </w:trPr>
        <w:tc>
          <w:tcPr>
            <w:tcW w:w="1980" w:type="dxa"/>
            <w:gridSpan w:val="2"/>
            <w:tcBorders>
              <w:top w:val="single" w:sz="12" w:space="0" w:color="auto"/>
              <w:left w:val="nil"/>
              <w:bottom w:val="nil"/>
              <w:right w:val="nil"/>
            </w:tcBorders>
            <w:vAlign w:val="center"/>
          </w:tcPr>
          <w:p w14:paraId="6F289E29" w14:textId="77777777" w:rsidR="00BD1133" w:rsidRPr="0080497E" w:rsidRDefault="008A0BA8" w:rsidP="002B4C53">
            <w:pPr>
              <w:autoSpaceDE/>
              <w:autoSpaceDN/>
              <w:adjustRightInd/>
              <w:spacing w:before="0" w:line="240" w:lineRule="auto"/>
              <w:ind w:left="0"/>
              <w:rPr>
                <w:b/>
                <w:sz w:val="16"/>
                <w:szCs w:val="16"/>
              </w:rPr>
            </w:pPr>
            <w:r w:rsidRPr="00AC483C">
              <w:rPr>
                <w:b/>
                <w:color w:val="auto"/>
                <w:sz w:val="16"/>
                <w:szCs w:val="24"/>
                <w:lang w:val="ru-RU"/>
              </w:rPr>
              <w:t>ПЕРВЫЙ СЛОЙ</w:t>
            </w:r>
          </w:p>
        </w:tc>
        <w:tc>
          <w:tcPr>
            <w:tcW w:w="2862" w:type="dxa"/>
            <w:tcBorders>
              <w:top w:val="single" w:sz="12" w:space="0" w:color="auto"/>
              <w:left w:val="nil"/>
              <w:bottom w:val="nil"/>
              <w:right w:val="nil"/>
            </w:tcBorders>
            <w:vAlign w:val="center"/>
          </w:tcPr>
          <w:p w14:paraId="04488063"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Belzona</w:t>
            </w:r>
          </w:p>
        </w:tc>
        <w:tc>
          <w:tcPr>
            <w:tcW w:w="1908" w:type="dxa"/>
            <w:gridSpan w:val="2"/>
            <w:tcBorders>
              <w:top w:val="single" w:sz="12" w:space="0" w:color="auto"/>
              <w:left w:val="nil"/>
              <w:bottom w:val="nil"/>
              <w:right w:val="nil"/>
            </w:tcBorders>
            <w:vAlign w:val="center"/>
          </w:tcPr>
          <w:p w14:paraId="6C72023F" w14:textId="1786FDBD" w:rsidR="00BD1133" w:rsidRPr="0082198B" w:rsidRDefault="00BD1133" w:rsidP="002B4C53">
            <w:pPr>
              <w:autoSpaceDE/>
              <w:autoSpaceDN/>
              <w:adjustRightInd/>
              <w:spacing w:before="0" w:line="240" w:lineRule="auto"/>
              <w:ind w:left="142"/>
              <w:rPr>
                <w:sz w:val="16"/>
                <w:szCs w:val="16"/>
              </w:rPr>
            </w:pPr>
            <w:r w:rsidRPr="0082198B">
              <w:rPr>
                <w:sz w:val="16"/>
                <w:szCs w:val="16"/>
              </w:rPr>
              <w:t>1391S (</w:t>
            </w:r>
            <w:r w:rsidR="003B12B3" w:rsidRPr="0082198B">
              <w:rPr>
                <w:sz w:val="16"/>
                <w:szCs w:val="16"/>
                <w:lang w:val="ru-RU"/>
              </w:rPr>
              <w:t>спрей</w:t>
            </w:r>
            <w:r w:rsidRPr="0082198B">
              <w:rPr>
                <w:sz w:val="16"/>
                <w:szCs w:val="16"/>
              </w:rPr>
              <w:t>)</w:t>
            </w:r>
          </w:p>
          <w:p w14:paraId="6CCD1223" w14:textId="12F164EE" w:rsidR="00BD1133" w:rsidRPr="0082198B" w:rsidRDefault="00BD1133" w:rsidP="002B4C53">
            <w:pPr>
              <w:autoSpaceDE/>
              <w:autoSpaceDN/>
              <w:adjustRightInd/>
              <w:spacing w:before="0" w:line="240" w:lineRule="auto"/>
              <w:ind w:left="142"/>
              <w:rPr>
                <w:sz w:val="16"/>
                <w:szCs w:val="16"/>
                <w:lang w:val="ru-RU"/>
              </w:rPr>
            </w:pPr>
            <w:r w:rsidRPr="0082198B">
              <w:rPr>
                <w:sz w:val="16"/>
                <w:szCs w:val="16"/>
              </w:rPr>
              <w:t>1523</w:t>
            </w:r>
            <w:r w:rsidR="003B12B3" w:rsidRPr="0082198B">
              <w:rPr>
                <w:sz w:val="16"/>
                <w:szCs w:val="16"/>
                <w:lang w:val="ru-RU"/>
              </w:rPr>
              <w:t xml:space="preserve"> (спрей)</w:t>
            </w:r>
          </w:p>
          <w:p w14:paraId="123DAE3F" w14:textId="4972E56B" w:rsidR="00BD1133" w:rsidRPr="0082198B" w:rsidRDefault="00BD1133" w:rsidP="002B4C53">
            <w:pPr>
              <w:autoSpaceDE/>
              <w:autoSpaceDN/>
              <w:adjustRightInd/>
              <w:spacing w:before="0" w:line="240" w:lineRule="auto"/>
              <w:ind w:left="142"/>
              <w:rPr>
                <w:sz w:val="16"/>
                <w:szCs w:val="16"/>
                <w:lang w:val="ru-RU"/>
              </w:rPr>
            </w:pPr>
            <w:r w:rsidRPr="0082198B">
              <w:rPr>
                <w:sz w:val="16"/>
                <w:szCs w:val="16"/>
              </w:rPr>
              <w:t>1593</w:t>
            </w:r>
            <w:r w:rsidR="003B12B3" w:rsidRPr="0082198B">
              <w:rPr>
                <w:sz w:val="16"/>
                <w:szCs w:val="16"/>
                <w:lang w:val="ru-RU"/>
              </w:rPr>
              <w:t xml:space="preserve"> (шпатель)</w:t>
            </w:r>
          </w:p>
        </w:tc>
        <w:tc>
          <w:tcPr>
            <w:tcW w:w="1260" w:type="dxa"/>
            <w:gridSpan w:val="2"/>
            <w:tcBorders>
              <w:top w:val="single" w:sz="12" w:space="0" w:color="auto"/>
              <w:left w:val="nil"/>
              <w:bottom w:val="nil"/>
              <w:right w:val="nil"/>
            </w:tcBorders>
            <w:vAlign w:val="center"/>
          </w:tcPr>
          <w:p w14:paraId="63525F28"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20</w:t>
            </w:r>
          </w:p>
          <w:p w14:paraId="6A196B2E"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9</w:t>
            </w:r>
          </w:p>
          <w:p w14:paraId="6C31A1E5"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11</w:t>
            </w:r>
          </w:p>
        </w:tc>
        <w:tc>
          <w:tcPr>
            <w:tcW w:w="1771" w:type="dxa"/>
            <w:tcBorders>
              <w:top w:val="single" w:sz="12" w:space="0" w:color="auto"/>
              <w:left w:val="nil"/>
              <w:bottom w:val="nil"/>
              <w:right w:val="nil"/>
            </w:tcBorders>
            <w:vAlign w:val="center"/>
          </w:tcPr>
          <w:p w14:paraId="471CB465" w14:textId="77777777" w:rsidR="00BD1133" w:rsidRPr="0082198B" w:rsidRDefault="00752A53" w:rsidP="002B4C53">
            <w:pPr>
              <w:autoSpaceDE/>
              <w:autoSpaceDN/>
              <w:adjustRightInd/>
              <w:spacing w:before="0" w:line="240" w:lineRule="auto"/>
              <w:ind w:left="142"/>
              <w:rPr>
                <w:sz w:val="16"/>
                <w:szCs w:val="16"/>
              </w:rPr>
            </w:pPr>
            <w:r w:rsidRPr="0082198B">
              <w:rPr>
                <w:sz w:val="16"/>
                <w:szCs w:val="16"/>
              </w:rPr>
              <w:t xml:space="preserve">110°C </w:t>
            </w:r>
            <w:r w:rsidR="00BD1133" w:rsidRPr="0082198B">
              <w:rPr>
                <w:sz w:val="16"/>
                <w:szCs w:val="16"/>
              </w:rPr>
              <w:t>(</w:t>
            </w:r>
            <w:r w:rsidRPr="0082198B">
              <w:rPr>
                <w:sz w:val="16"/>
                <w:szCs w:val="16"/>
              </w:rPr>
              <w:t>230°F</w:t>
            </w:r>
            <w:r w:rsidR="00BD1133" w:rsidRPr="0082198B">
              <w:rPr>
                <w:sz w:val="16"/>
                <w:szCs w:val="16"/>
              </w:rPr>
              <w:t>)</w:t>
            </w:r>
          </w:p>
          <w:p w14:paraId="3341573E" w14:textId="77777777" w:rsidR="00BD1133" w:rsidRPr="0082198B" w:rsidRDefault="00752A53" w:rsidP="002B4C53">
            <w:pPr>
              <w:autoSpaceDE/>
              <w:autoSpaceDN/>
              <w:adjustRightInd/>
              <w:spacing w:before="0" w:line="240" w:lineRule="auto"/>
              <w:ind w:left="142"/>
              <w:rPr>
                <w:sz w:val="16"/>
                <w:szCs w:val="16"/>
              </w:rPr>
            </w:pPr>
            <w:r w:rsidRPr="0082198B">
              <w:rPr>
                <w:sz w:val="16"/>
                <w:szCs w:val="16"/>
              </w:rPr>
              <w:t xml:space="preserve">130°C </w:t>
            </w:r>
            <w:r w:rsidR="00BD1133" w:rsidRPr="0082198B">
              <w:rPr>
                <w:sz w:val="16"/>
                <w:szCs w:val="16"/>
              </w:rPr>
              <w:t>(</w:t>
            </w:r>
            <w:r w:rsidRPr="0082198B">
              <w:rPr>
                <w:sz w:val="16"/>
                <w:szCs w:val="16"/>
              </w:rPr>
              <w:t>266°F</w:t>
            </w:r>
            <w:r w:rsidR="00BD1133" w:rsidRPr="0082198B">
              <w:rPr>
                <w:sz w:val="16"/>
                <w:szCs w:val="16"/>
              </w:rPr>
              <w:t>)</w:t>
            </w:r>
          </w:p>
          <w:p w14:paraId="6CBCA31D"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160°C </w:t>
            </w:r>
            <w:r w:rsidR="00BD1133" w:rsidRPr="0082198B">
              <w:rPr>
                <w:sz w:val="16"/>
                <w:szCs w:val="16"/>
              </w:rPr>
              <w:t>(</w:t>
            </w:r>
            <w:r w:rsidRPr="0082198B">
              <w:rPr>
                <w:sz w:val="16"/>
                <w:szCs w:val="16"/>
              </w:rPr>
              <w:t>320°F</w:t>
            </w:r>
            <w:r w:rsidR="00BD1133" w:rsidRPr="0082198B">
              <w:rPr>
                <w:sz w:val="16"/>
                <w:szCs w:val="16"/>
              </w:rPr>
              <w:t>)</w:t>
            </w:r>
          </w:p>
        </w:tc>
      </w:tr>
      <w:tr w:rsidR="00BD1133" w14:paraId="564A2DEE" w14:textId="77777777" w:rsidTr="002C4FCB">
        <w:trPr>
          <w:trHeight w:val="288"/>
        </w:trPr>
        <w:tc>
          <w:tcPr>
            <w:tcW w:w="1980" w:type="dxa"/>
            <w:gridSpan w:val="2"/>
            <w:tcBorders>
              <w:top w:val="nil"/>
              <w:left w:val="nil"/>
              <w:bottom w:val="nil"/>
              <w:right w:val="nil"/>
            </w:tcBorders>
            <w:vAlign w:val="center"/>
          </w:tcPr>
          <w:p w14:paraId="40FF8530" w14:textId="77777777" w:rsidR="00BD1133" w:rsidRPr="0080497E" w:rsidRDefault="00BD1133" w:rsidP="002B4C53">
            <w:pPr>
              <w:autoSpaceDE/>
              <w:autoSpaceDN/>
              <w:adjustRightInd/>
              <w:spacing w:before="0" w:line="240" w:lineRule="auto"/>
              <w:ind w:left="0"/>
              <w:rPr>
                <w:b/>
                <w:sz w:val="16"/>
                <w:szCs w:val="16"/>
              </w:rPr>
            </w:pPr>
          </w:p>
        </w:tc>
        <w:tc>
          <w:tcPr>
            <w:tcW w:w="2862" w:type="dxa"/>
            <w:tcBorders>
              <w:top w:val="nil"/>
              <w:left w:val="nil"/>
              <w:bottom w:val="nil"/>
              <w:right w:val="nil"/>
            </w:tcBorders>
            <w:vAlign w:val="center"/>
          </w:tcPr>
          <w:p w14:paraId="25A563D9"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Carboline</w:t>
            </w:r>
          </w:p>
        </w:tc>
        <w:tc>
          <w:tcPr>
            <w:tcW w:w="1908" w:type="dxa"/>
            <w:gridSpan w:val="2"/>
            <w:tcBorders>
              <w:top w:val="nil"/>
              <w:left w:val="nil"/>
              <w:bottom w:val="nil"/>
              <w:right w:val="nil"/>
            </w:tcBorders>
            <w:vAlign w:val="center"/>
          </w:tcPr>
          <w:p w14:paraId="54F43467"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Phenoline 1205</w:t>
            </w:r>
          </w:p>
        </w:tc>
        <w:tc>
          <w:tcPr>
            <w:tcW w:w="1260" w:type="dxa"/>
            <w:gridSpan w:val="2"/>
            <w:tcBorders>
              <w:top w:val="nil"/>
              <w:left w:val="nil"/>
              <w:bottom w:val="nil"/>
              <w:right w:val="nil"/>
            </w:tcBorders>
            <w:vAlign w:val="center"/>
          </w:tcPr>
          <w:p w14:paraId="378B3294"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250</w:t>
            </w:r>
          </w:p>
        </w:tc>
        <w:tc>
          <w:tcPr>
            <w:tcW w:w="1771" w:type="dxa"/>
            <w:tcBorders>
              <w:top w:val="nil"/>
              <w:left w:val="nil"/>
              <w:bottom w:val="nil"/>
              <w:right w:val="nil"/>
            </w:tcBorders>
            <w:vAlign w:val="center"/>
          </w:tcPr>
          <w:p w14:paraId="72202577"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82°C </w:t>
            </w:r>
            <w:r w:rsidR="00BD1133" w:rsidRPr="0082198B">
              <w:rPr>
                <w:sz w:val="16"/>
                <w:szCs w:val="16"/>
              </w:rPr>
              <w:t>(</w:t>
            </w:r>
            <w:r w:rsidRPr="0082198B">
              <w:rPr>
                <w:sz w:val="16"/>
                <w:szCs w:val="16"/>
              </w:rPr>
              <w:t>180°F</w:t>
            </w:r>
            <w:r w:rsidR="00BD1133" w:rsidRPr="0082198B">
              <w:rPr>
                <w:sz w:val="16"/>
                <w:szCs w:val="16"/>
              </w:rPr>
              <w:t>)</w:t>
            </w:r>
          </w:p>
        </w:tc>
      </w:tr>
      <w:tr w:rsidR="00BD1133" w14:paraId="26ED41EE" w14:textId="77777777" w:rsidTr="002C4FCB">
        <w:trPr>
          <w:trHeight w:val="288"/>
        </w:trPr>
        <w:tc>
          <w:tcPr>
            <w:tcW w:w="1980" w:type="dxa"/>
            <w:gridSpan w:val="2"/>
            <w:tcBorders>
              <w:top w:val="nil"/>
              <w:left w:val="nil"/>
              <w:bottom w:val="nil"/>
              <w:right w:val="nil"/>
            </w:tcBorders>
            <w:vAlign w:val="center"/>
          </w:tcPr>
          <w:p w14:paraId="76D0EC48" w14:textId="77777777" w:rsidR="00BD1133" w:rsidRPr="0080497E" w:rsidRDefault="00BD1133" w:rsidP="002B4C53">
            <w:pPr>
              <w:autoSpaceDE/>
              <w:autoSpaceDN/>
              <w:adjustRightInd/>
              <w:spacing w:before="0" w:line="240" w:lineRule="auto"/>
              <w:ind w:left="0"/>
              <w:rPr>
                <w:b/>
                <w:sz w:val="16"/>
                <w:szCs w:val="16"/>
              </w:rPr>
            </w:pPr>
          </w:p>
        </w:tc>
        <w:tc>
          <w:tcPr>
            <w:tcW w:w="2862" w:type="dxa"/>
            <w:tcBorders>
              <w:top w:val="nil"/>
              <w:left w:val="nil"/>
              <w:bottom w:val="nil"/>
              <w:right w:val="nil"/>
            </w:tcBorders>
            <w:vAlign w:val="center"/>
          </w:tcPr>
          <w:p w14:paraId="48058AC7"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Hempel Coatings (USA), Inc.</w:t>
            </w:r>
          </w:p>
        </w:tc>
        <w:tc>
          <w:tcPr>
            <w:tcW w:w="1908" w:type="dxa"/>
            <w:gridSpan w:val="2"/>
            <w:tcBorders>
              <w:top w:val="nil"/>
              <w:left w:val="nil"/>
              <w:bottom w:val="nil"/>
              <w:right w:val="nil"/>
            </w:tcBorders>
            <w:vAlign w:val="center"/>
          </w:tcPr>
          <w:p w14:paraId="17A9E19E" w14:textId="77777777" w:rsidR="00BD1133" w:rsidRPr="0082198B" w:rsidRDefault="00BD1133" w:rsidP="002B4C53">
            <w:pPr>
              <w:autoSpaceDE/>
              <w:autoSpaceDN/>
              <w:adjustRightInd/>
              <w:spacing w:before="0" w:line="240" w:lineRule="auto"/>
              <w:ind w:left="142"/>
              <w:rPr>
                <w:sz w:val="16"/>
                <w:szCs w:val="16"/>
              </w:rPr>
            </w:pPr>
            <w:proofErr w:type="spellStart"/>
            <w:r w:rsidRPr="0082198B">
              <w:rPr>
                <w:sz w:val="16"/>
                <w:szCs w:val="16"/>
              </w:rPr>
              <w:t>Hempadur</w:t>
            </w:r>
            <w:proofErr w:type="spellEnd"/>
            <w:r w:rsidRPr="0082198B">
              <w:rPr>
                <w:sz w:val="16"/>
                <w:szCs w:val="16"/>
              </w:rPr>
              <w:t xml:space="preserve"> 35900</w:t>
            </w:r>
          </w:p>
          <w:p w14:paraId="6B411E65" w14:textId="519F7DB7" w:rsidR="00BD1133" w:rsidRPr="0082198B" w:rsidRDefault="00E423BE" w:rsidP="002B4C53">
            <w:pPr>
              <w:autoSpaceDE/>
              <w:autoSpaceDN/>
              <w:adjustRightInd/>
              <w:spacing w:before="0" w:line="240" w:lineRule="auto"/>
              <w:ind w:left="142"/>
              <w:rPr>
                <w:sz w:val="16"/>
                <w:szCs w:val="16"/>
              </w:rPr>
            </w:pPr>
            <w:proofErr w:type="spellStart"/>
            <w:r w:rsidRPr="0082198B">
              <w:rPr>
                <w:sz w:val="16"/>
                <w:szCs w:val="16"/>
              </w:rPr>
              <w:t>Hempadur</w:t>
            </w:r>
            <w:proofErr w:type="spellEnd"/>
            <w:r w:rsidRPr="0082198B">
              <w:rPr>
                <w:sz w:val="16"/>
                <w:szCs w:val="16"/>
              </w:rPr>
              <w:t xml:space="preserve"> </w:t>
            </w:r>
            <w:r w:rsidR="00BD1133" w:rsidRPr="0082198B">
              <w:rPr>
                <w:sz w:val="16"/>
                <w:szCs w:val="16"/>
              </w:rPr>
              <w:t>85671</w:t>
            </w:r>
          </w:p>
        </w:tc>
        <w:tc>
          <w:tcPr>
            <w:tcW w:w="1260" w:type="dxa"/>
            <w:gridSpan w:val="2"/>
            <w:tcBorders>
              <w:top w:val="nil"/>
              <w:left w:val="nil"/>
              <w:bottom w:val="nil"/>
              <w:right w:val="nil"/>
            </w:tcBorders>
            <w:vAlign w:val="center"/>
          </w:tcPr>
          <w:p w14:paraId="3C380B24"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0</w:t>
            </w:r>
          </w:p>
          <w:p w14:paraId="4D10470F"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316</w:t>
            </w:r>
          </w:p>
        </w:tc>
        <w:tc>
          <w:tcPr>
            <w:tcW w:w="1771" w:type="dxa"/>
            <w:tcBorders>
              <w:top w:val="nil"/>
              <w:left w:val="nil"/>
              <w:bottom w:val="nil"/>
              <w:right w:val="nil"/>
            </w:tcBorders>
            <w:vAlign w:val="center"/>
          </w:tcPr>
          <w:p w14:paraId="0482E245" w14:textId="77777777" w:rsidR="00752A53" w:rsidRPr="0082198B" w:rsidRDefault="00752A53" w:rsidP="002B4C53">
            <w:pPr>
              <w:autoSpaceDE/>
              <w:autoSpaceDN/>
              <w:adjustRightInd/>
              <w:spacing w:before="0" w:line="240" w:lineRule="auto"/>
              <w:ind w:left="142"/>
              <w:rPr>
                <w:sz w:val="16"/>
                <w:szCs w:val="16"/>
              </w:rPr>
            </w:pPr>
            <w:r w:rsidRPr="0082198B">
              <w:rPr>
                <w:sz w:val="16"/>
                <w:szCs w:val="16"/>
              </w:rPr>
              <w:t>90°C (194°F</w:t>
            </w:r>
            <w:r w:rsidR="00BD1133" w:rsidRPr="0082198B">
              <w:rPr>
                <w:sz w:val="16"/>
                <w:szCs w:val="16"/>
              </w:rPr>
              <w:t>)</w:t>
            </w:r>
          </w:p>
          <w:p w14:paraId="2C2F200C"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95°C </w:t>
            </w:r>
            <w:r w:rsidR="00BD1133" w:rsidRPr="0082198B">
              <w:rPr>
                <w:sz w:val="16"/>
                <w:szCs w:val="16"/>
              </w:rPr>
              <w:t>(</w:t>
            </w:r>
            <w:r w:rsidRPr="0082198B">
              <w:rPr>
                <w:sz w:val="16"/>
                <w:szCs w:val="16"/>
              </w:rPr>
              <w:t>203°F</w:t>
            </w:r>
            <w:r w:rsidR="00BD1133" w:rsidRPr="0082198B">
              <w:rPr>
                <w:sz w:val="16"/>
                <w:szCs w:val="16"/>
              </w:rPr>
              <w:t>)</w:t>
            </w:r>
          </w:p>
        </w:tc>
      </w:tr>
      <w:tr w:rsidR="00BD1133" w14:paraId="76EE4A29" w14:textId="77777777" w:rsidTr="002C4FCB">
        <w:trPr>
          <w:trHeight w:val="288"/>
        </w:trPr>
        <w:tc>
          <w:tcPr>
            <w:tcW w:w="1980" w:type="dxa"/>
            <w:gridSpan w:val="2"/>
            <w:vMerge w:val="restart"/>
            <w:tcBorders>
              <w:top w:val="nil"/>
              <w:left w:val="nil"/>
              <w:bottom w:val="nil"/>
              <w:right w:val="nil"/>
            </w:tcBorders>
            <w:vAlign w:val="center"/>
          </w:tcPr>
          <w:p w14:paraId="77070B91" w14:textId="77777777" w:rsidR="00BD1133" w:rsidRPr="00D750DA" w:rsidRDefault="008A0BA8" w:rsidP="002B4C53">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862" w:type="dxa"/>
            <w:tcBorders>
              <w:top w:val="nil"/>
              <w:left w:val="nil"/>
              <w:bottom w:val="nil"/>
              <w:right w:val="nil"/>
            </w:tcBorders>
            <w:vAlign w:val="center"/>
          </w:tcPr>
          <w:p w14:paraId="6453BE26"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International</w:t>
            </w:r>
          </w:p>
        </w:tc>
        <w:tc>
          <w:tcPr>
            <w:tcW w:w="1908" w:type="dxa"/>
            <w:gridSpan w:val="2"/>
            <w:tcBorders>
              <w:top w:val="nil"/>
              <w:left w:val="nil"/>
              <w:bottom w:val="nil"/>
              <w:right w:val="nil"/>
            </w:tcBorders>
            <w:vAlign w:val="center"/>
          </w:tcPr>
          <w:p w14:paraId="7BB29709" w14:textId="11CE8221" w:rsidR="00BD1133" w:rsidRPr="0082198B" w:rsidRDefault="00BD1133" w:rsidP="002B4C53">
            <w:pPr>
              <w:autoSpaceDE/>
              <w:autoSpaceDN/>
              <w:adjustRightInd/>
              <w:spacing w:before="0" w:line="240" w:lineRule="auto"/>
              <w:ind w:left="142"/>
              <w:rPr>
                <w:sz w:val="16"/>
                <w:szCs w:val="16"/>
                <w:lang w:val="ru-RU"/>
              </w:rPr>
            </w:pPr>
            <w:r w:rsidRPr="0082198B">
              <w:rPr>
                <w:sz w:val="16"/>
                <w:szCs w:val="16"/>
              </w:rPr>
              <w:t>Enviroline 405 series</w:t>
            </w:r>
          </w:p>
        </w:tc>
        <w:tc>
          <w:tcPr>
            <w:tcW w:w="1260" w:type="dxa"/>
            <w:gridSpan w:val="2"/>
            <w:tcBorders>
              <w:top w:val="nil"/>
              <w:left w:val="nil"/>
              <w:bottom w:val="nil"/>
              <w:right w:val="nil"/>
            </w:tcBorders>
            <w:vAlign w:val="center"/>
          </w:tcPr>
          <w:p w14:paraId="0D592F4E" w14:textId="3A62E47C" w:rsidR="00BD1133" w:rsidRPr="0082198B" w:rsidRDefault="00B2156B" w:rsidP="002B4C53">
            <w:pPr>
              <w:autoSpaceDE/>
              <w:autoSpaceDN/>
              <w:adjustRightInd/>
              <w:spacing w:before="0" w:line="240" w:lineRule="auto"/>
              <w:ind w:left="142"/>
              <w:rPr>
                <w:sz w:val="16"/>
                <w:szCs w:val="16"/>
                <w:lang w:val="ru-RU"/>
              </w:rPr>
            </w:pPr>
            <w:r w:rsidRPr="0082198B">
              <w:rPr>
                <w:sz w:val="16"/>
                <w:szCs w:val="16"/>
                <w:lang w:val="ru-RU"/>
              </w:rPr>
              <w:t>30-65</w:t>
            </w:r>
          </w:p>
        </w:tc>
        <w:tc>
          <w:tcPr>
            <w:tcW w:w="1771" w:type="dxa"/>
            <w:tcBorders>
              <w:top w:val="nil"/>
              <w:left w:val="nil"/>
              <w:bottom w:val="nil"/>
              <w:right w:val="nil"/>
            </w:tcBorders>
            <w:vAlign w:val="center"/>
          </w:tcPr>
          <w:p w14:paraId="317880B4"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82°C </w:t>
            </w:r>
            <w:r w:rsidR="00BD1133" w:rsidRPr="0082198B">
              <w:rPr>
                <w:sz w:val="16"/>
                <w:szCs w:val="16"/>
              </w:rPr>
              <w:t>(</w:t>
            </w:r>
            <w:r w:rsidRPr="0082198B">
              <w:rPr>
                <w:sz w:val="16"/>
                <w:szCs w:val="16"/>
              </w:rPr>
              <w:t>180°F</w:t>
            </w:r>
            <w:r w:rsidR="00BD1133" w:rsidRPr="0082198B">
              <w:rPr>
                <w:sz w:val="16"/>
                <w:szCs w:val="16"/>
              </w:rPr>
              <w:t>)</w:t>
            </w:r>
          </w:p>
        </w:tc>
      </w:tr>
      <w:tr w:rsidR="00BD1133" w14:paraId="08321DD7" w14:textId="77777777" w:rsidTr="002C4FCB">
        <w:trPr>
          <w:trHeight w:val="288"/>
        </w:trPr>
        <w:tc>
          <w:tcPr>
            <w:tcW w:w="1980" w:type="dxa"/>
            <w:gridSpan w:val="2"/>
            <w:vMerge/>
            <w:tcBorders>
              <w:top w:val="nil"/>
              <w:left w:val="nil"/>
              <w:bottom w:val="nil"/>
              <w:right w:val="nil"/>
            </w:tcBorders>
            <w:vAlign w:val="center"/>
          </w:tcPr>
          <w:p w14:paraId="2E9FFFC1" w14:textId="77777777" w:rsidR="00BD1133" w:rsidRPr="0080497E" w:rsidRDefault="00BD1133" w:rsidP="002B4C53">
            <w:pPr>
              <w:autoSpaceDE/>
              <w:autoSpaceDN/>
              <w:adjustRightInd/>
              <w:spacing w:before="0" w:line="240" w:lineRule="auto"/>
              <w:ind w:left="0"/>
              <w:rPr>
                <w:b/>
                <w:sz w:val="16"/>
                <w:szCs w:val="16"/>
              </w:rPr>
            </w:pPr>
          </w:p>
        </w:tc>
        <w:tc>
          <w:tcPr>
            <w:tcW w:w="2862" w:type="dxa"/>
            <w:tcBorders>
              <w:top w:val="nil"/>
              <w:left w:val="nil"/>
              <w:bottom w:val="nil"/>
              <w:right w:val="nil"/>
            </w:tcBorders>
            <w:vAlign w:val="center"/>
          </w:tcPr>
          <w:p w14:paraId="4B236881"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Jotun</w:t>
            </w:r>
          </w:p>
        </w:tc>
        <w:tc>
          <w:tcPr>
            <w:tcW w:w="1908" w:type="dxa"/>
            <w:gridSpan w:val="2"/>
            <w:tcBorders>
              <w:top w:val="nil"/>
              <w:left w:val="nil"/>
              <w:bottom w:val="nil"/>
              <w:right w:val="nil"/>
            </w:tcBorders>
            <w:vAlign w:val="center"/>
          </w:tcPr>
          <w:p w14:paraId="286CEB17" w14:textId="77777777" w:rsidR="00BD1133" w:rsidRPr="0082198B" w:rsidRDefault="00BD1133" w:rsidP="002B4C53">
            <w:pPr>
              <w:autoSpaceDE/>
              <w:autoSpaceDN/>
              <w:adjustRightInd/>
              <w:spacing w:before="0" w:line="240" w:lineRule="auto"/>
              <w:ind w:left="142"/>
              <w:rPr>
                <w:sz w:val="16"/>
                <w:szCs w:val="16"/>
              </w:rPr>
            </w:pPr>
            <w:proofErr w:type="spellStart"/>
            <w:r w:rsidRPr="0082198B">
              <w:rPr>
                <w:sz w:val="16"/>
                <w:szCs w:val="16"/>
              </w:rPr>
              <w:t>Tankguard</w:t>
            </w:r>
            <w:proofErr w:type="spellEnd"/>
            <w:r w:rsidRPr="0082198B">
              <w:rPr>
                <w:sz w:val="16"/>
                <w:szCs w:val="16"/>
              </w:rPr>
              <w:t xml:space="preserve"> Storage</w:t>
            </w:r>
          </w:p>
        </w:tc>
        <w:tc>
          <w:tcPr>
            <w:tcW w:w="1260" w:type="dxa"/>
            <w:gridSpan w:val="2"/>
            <w:tcBorders>
              <w:top w:val="nil"/>
              <w:left w:val="nil"/>
              <w:bottom w:val="nil"/>
              <w:right w:val="nil"/>
            </w:tcBorders>
            <w:vAlign w:val="center"/>
          </w:tcPr>
          <w:p w14:paraId="75839D1B"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310</w:t>
            </w:r>
          </w:p>
        </w:tc>
        <w:tc>
          <w:tcPr>
            <w:tcW w:w="1771" w:type="dxa"/>
            <w:tcBorders>
              <w:top w:val="nil"/>
              <w:left w:val="nil"/>
              <w:bottom w:val="nil"/>
              <w:right w:val="nil"/>
            </w:tcBorders>
            <w:vAlign w:val="center"/>
          </w:tcPr>
          <w:p w14:paraId="552F0726"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95°C </w:t>
            </w:r>
            <w:r w:rsidR="00BD1133" w:rsidRPr="0082198B">
              <w:rPr>
                <w:sz w:val="16"/>
                <w:szCs w:val="16"/>
              </w:rPr>
              <w:t>(</w:t>
            </w:r>
            <w:r w:rsidRPr="0082198B">
              <w:rPr>
                <w:sz w:val="16"/>
                <w:szCs w:val="16"/>
              </w:rPr>
              <w:t>203°F</w:t>
            </w:r>
            <w:r w:rsidR="00BD1133" w:rsidRPr="0082198B">
              <w:rPr>
                <w:sz w:val="16"/>
                <w:szCs w:val="16"/>
              </w:rPr>
              <w:t>)</w:t>
            </w:r>
          </w:p>
        </w:tc>
      </w:tr>
      <w:tr w:rsidR="00BD1133" w14:paraId="6069CC8F" w14:textId="77777777" w:rsidTr="002C4FCB">
        <w:trPr>
          <w:trHeight w:val="288"/>
        </w:trPr>
        <w:tc>
          <w:tcPr>
            <w:tcW w:w="1980" w:type="dxa"/>
            <w:gridSpan w:val="2"/>
            <w:tcBorders>
              <w:top w:val="nil"/>
              <w:left w:val="nil"/>
              <w:bottom w:val="nil"/>
              <w:right w:val="nil"/>
            </w:tcBorders>
            <w:vAlign w:val="center"/>
          </w:tcPr>
          <w:p w14:paraId="05AF7D34" w14:textId="77777777" w:rsidR="00BD1133" w:rsidRPr="0080497E" w:rsidRDefault="00BD1133" w:rsidP="002B4C53">
            <w:pPr>
              <w:autoSpaceDE/>
              <w:autoSpaceDN/>
              <w:adjustRightInd/>
              <w:spacing w:before="0" w:line="240" w:lineRule="auto"/>
              <w:ind w:left="0"/>
              <w:rPr>
                <w:b/>
                <w:sz w:val="16"/>
                <w:szCs w:val="16"/>
              </w:rPr>
            </w:pPr>
          </w:p>
        </w:tc>
        <w:tc>
          <w:tcPr>
            <w:tcW w:w="2862" w:type="dxa"/>
            <w:tcBorders>
              <w:top w:val="nil"/>
              <w:left w:val="nil"/>
              <w:bottom w:val="nil"/>
              <w:right w:val="nil"/>
            </w:tcBorders>
            <w:vAlign w:val="center"/>
          </w:tcPr>
          <w:p w14:paraId="3862DAEE"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PPG</w:t>
            </w:r>
          </w:p>
        </w:tc>
        <w:tc>
          <w:tcPr>
            <w:tcW w:w="1908" w:type="dxa"/>
            <w:gridSpan w:val="2"/>
            <w:tcBorders>
              <w:top w:val="nil"/>
              <w:left w:val="nil"/>
              <w:bottom w:val="nil"/>
              <w:right w:val="nil"/>
            </w:tcBorders>
            <w:vAlign w:val="center"/>
          </w:tcPr>
          <w:p w14:paraId="4375A84A" w14:textId="77777777" w:rsidR="00BD1133" w:rsidRPr="0082198B" w:rsidRDefault="00BD1133" w:rsidP="002B4C53">
            <w:pPr>
              <w:autoSpaceDE/>
              <w:autoSpaceDN/>
              <w:adjustRightInd/>
              <w:spacing w:before="0" w:line="240" w:lineRule="auto"/>
              <w:ind w:left="142"/>
              <w:rPr>
                <w:sz w:val="16"/>
                <w:szCs w:val="16"/>
              </w:rPr>
            </w:pPr>
            <w:proofErr w:type="spellStart"/>
            <w:r w:rsidRPr="0082198B">
              <w:rPr>
                <w:sz w:val="16"/>
                <w:szCs w:val="16"/>
              </w:rPr>
              <w:t>Phenguard</w:t>
            </w:r>
            <w:proofErr w:type="spellEnd"/>
            <w:r w:rsidRPr="0082198B">
              <w:rPr>
                <w:sz w:val="16"/>
                <w:szCs w:val="16"/>
              </w:rPr>
              <w:t xml:space="preserve"> 930 Series </w:t>
            </w:r>
            <w:proofErr w:type="spellStart"/>
            <w:r w:rsidRPr="0082198B">
              <w:rPr>
                <w:sz w:val="16"/>
                <w:szCs w:val="16"/>
              </w:rPr>
              <w:t>Amercoat</w:t>
            </w:r>
            <w:proofErr w:type="spellEnd"/>
            <w:r w:rsidRPr="0082198B">
              <w:rPr>
                <w:sz w:val="16"/>
                <w:szCs w:val="16"/>
              </w:rPr>
              <w:t xml:space="preserve"> 91</w:t>
            </w:r>
          </w:p>
        </w:tc>
        <w:tc>
          <w:tcPr>
            <w:tcW w:w="1260" w:type="dxa"/>
            <w:gridSpan w:val="2"/>
            <w:tcBorders>
              <w:top w:val="nil"/>
              <w:left w:val="nil"/>
              <w:bottom w:val="nil"/>
              <w:right w:val="nil"/>
            </w:tcBorders>
            <w:vAlign w:val="center"/>
          </w:tcPr>
          <w:p w14:paraId="13C5F1D5"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315-410</w:t>
            </w:r>
          </w:p>
        </w:tc>
        <w:tc>
          <w:tcPr>
            <w:tcW w:w="1771" w:type="dxa"/>
            <w:tcBorders>
              <w:top w:val="nil"/>
              <w:left w:val="nil"/>
              <w:bottom w:val="nil"/>
              <w:right w:val="nil"/>
            </w:tcBorders>
            <w:vAlign w:val="center"/>
          </w:tcPr>
          <w:p w14:paraId="2BDB2EC7" w14:textId="77777777" w:rsidR="00752A53" w:rsidRPr="0082198B" w:rsidRDefault="00752A53" w:rsidP="00752A53">
            <w:pPr>
              <w:autoSpaceDE/>
              <w:autoSpaceDN/>
              <w:adjustRightInd/>
              <w:spacing w:before="0" w:line="240" w:lineRule="auto"/>
              <w:ind w:left="142"/>
              <w:rPr>
                <w:sz w:val="16"/>
                <w:szCs w:val="16"/>
              </w:rPr>
            </w:pPr>
            <w:r w:rsidRPr="0082198B">
              <w:rPr>
                <w:sz w:val="16"/>
                <w:szCs w:val="16"/>
              </w:rPr>
              <w:t>88°C (190°F)</w:t>
            </w:r>
          </w:p>
          <w:p w14:paraId="129E5D31"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/93°C (200°F)</w:t>
            </w:r>
          </w:p>
        </w:tc>
      </w:tr>
      <w:tr w:rsidR="00BD1133" w14:paraId="6A2C2345" w14:textId="77777777" w:rsidTr="002C4FCB">
        <w:trPr>
          <w:trHeight w:val="288"/>
        </w:trPr>
        <w:tc>
          <w:tcPr>
            <w:tcW w:w="1980" w:type="dxa"/>
            <w:gridSpan w:val="2"/>
            <w:tcBorders>
              <w:top w:val="nil"/>
              <w:left w:val="nil"/>
              <w:bottom w:val="nil"/>
              <w:right w:val="nil"/>
            </w:tcBorders>
            <w:vAlign w:val="center"/>
          </w:tcPr>
          <w:p w14:paraId="55D966C9" w14:textId="77777777" w:rsidR="00BD1133" w:rsidRPr="0080497E" w:rsidRDefault="00BD1133" w:rsidP="002B4C53">
            <w:pPr>
              <w:autoSpaceDE/>
              <w:autoSpaceDN/>
              <w:adjustRightInd/>
              <w:spacing w:before="0" w:line="240" w:lineRule="auto"/>
              <w:ind w:left="0"/>
              <w:rPr>
                <w:b/>
                <w:sz w:val="16"/>
                <w:szCs w:val="16"/>
              </w:rPr>
            </w:pPr>
          </w:p>
        </w:tc>
        <w:tc>
          <w:tcPr>
            <w:tcW w:w="2862" w:type="dxa"/>
            <w:tcBorders>
              <w:top w:val="nil"/>
              <w:left w:val="nil"/>
              <w:bottom w:val="nil"/>
              <w:right w:val="nil"/>
            </w:tcBorders>
            <w:vAlign w:val="center"/>
          </w:tcPr>
          <w:p w14:paraId="104908E3"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Sherwin-Williams</w:t>
            </w:r>
          </w:p>
        </w:tc>
        <w:tc>
          <w:tcPr>
            <w:tcW w:w="1908" w:type="dxa"/>
            <w:gridSpan w:val="2"/>
            <w:tcBorders>
              <w:top w:val="nil"/>
              <w:left w:val="nil"/>
              <w:bottom w:val="nil"/>
              <w:right w:val="nil"/>
            </w:tcBorders>
            <w:vAlign w:val="center"/>
          </w:tcPr>
          <w:p w14:paraId="5CE6941A" w14:textId="77777777" w:rsidR="00BD1133" w:rsidRPr="0082198B" w:rsidRDefault="00BD1133" w:rsidP="002B4C53">
            <w:pPr>
              <w:autoSpaceDE/>
              <w:autoSpaceDN/>
              <w:adjustRightInd/>
              <w:spacing w:before="0" w:line="240" w:lineRule="auto"/>
              <w:ind w:left="142"/>
              <w:rPr>
                <w:sz w:val="16"/>
                <w:szCs w:val="16"/>
              </w:rPr>
            </w:pPr>
            <w:proofErr w:type="spellStart"/>
            <w:r w:rsidRPr="0082198B">
              <w:rPr>
                <w:sz w:val="16"/>
                <w:szCs w:val="16"/>
              </w:rPr>
              <w:t>Epo</w:t>
            </w:r>
            <w:proofErr w:type="spellEnd"/>
            <w:r w:rsidRPr="0082198B">
              <w:rPr>
                <w:sz w:val="16"/>
                <w:szCs w:val="16"/>
              </w:rPr>
              <w:t>-Phen FF</w:t>
            </w:r>
          </w:p>
        </w:tc>
        <w:tc>
          <w:tcPr>
            <w:tcW w:w="1260" w:type="dxa"/>
            <w:gridSpan w:val="2"/>
            <w:tcBorders>
              <w:top w:val="nil"/>
              <w:left w:val="nil"/>
              <w:bottom w:val="nil"/>
              <w:right w:val="nil"/>
            </w:tcBorders>
            <w:vAlign w:val="center"/>
          </w:tcPr>
          <w:p w14:paraId="14CC86A9"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250</w:t>
            </w:r>
          </w:p>
        </w:tc>
        <w:tc>
          <w:tcPr>
            <w:tcW w:w="1771" w:type="dxa"/>
            <w:tcBorders>
              <w:top w:val="nil"/>
              <w:left w:val="nil"/>
              <w:bottom w:val="nil"/>
              <w:right w:val="nil"/>
            </w:tcBorders>
            <w:vAlign w:val="center"/>
          </w:tcPr>
          <w:p w14:paraId="0556B360"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99°C </w:t>
            </w:r>
            <w:r w:rsidR="00BD1133" w:rsidRPr="0082198B">
              <w:rPr>
                <w:sz w:val="16"/>
                <w:szCs w:val="16"/>
              </w:rPr>
              <w:t>(</w:t>
            </w:r>
            <w:r w:rsidRPr="0082198B">
              <w:rPr>
                <w:sz w:val="16"/>
                <w:szCs w:val="16"/>
              </w:rPr>
              <w:t>210°F</w:t>
            </w:r>
            <w:r w:rsidR="00BD1133" w:rsidRPr="0082198B">
              <w:rPr>
                <w:sz w:val="16"/>
                <w:szCs w:val="16"/>
              </w:rPr>
              <w:t>)</w:t>
            </w:r>
          </w:p>
        </w:tc>
      </w:tr>
      <w:tr w:rsidR="00BD1133" w14:paraId="436ABC21" w14:textId="77777777" w:rsidTr="002C4FCB">
        <w:trPr>
          <w:trHeight w:val="288"/>
        </w:trPr>
        <w:tc>
          <w:tcPr>
            <w:tcW w:w="1980" w:type="dxa"/>
            <w:gridSpan w:val="2"/>
            <w:tcBorders>
              <w:top w:val="nil"/>
              <w:left w:val="nil"/>
              <w:bottom w:val="single" w:sz="12" w:space="0" w:color="auto"/>
              <w:right w:val="nil"/>
            </w:tcBorders>
            <w:vAlign w:val="center"/>
          </w:tcPr>
          <w:p w14:paraId="3A51ED27" w14:textId="77777777" w:rsidR="00BD1133" w:rsidRPr="0080497E" w:rsidRDefault="00BD1133" w:rsidP="002B4C53">
            <w:pPr>
              <w:autoSpaceDE/>
              <w:autoSpaceDN/>
              <w:adjustRightInd/>
              <w:spacing w:before="0" w:line="240" w:lineRule="auto"/>
              <w:ind w:left="0"/>
              <w:rPr>
                <w:b/>
                <w:sz w:val="16"/>
                <w:szCs w:val="16"/>
              </w:rPr>
            </w:pPr>
          </w:p>
        </w:tc>
        <w:tc>
          <w:tcPr>
            <w:tcW w:w="2862" w:type="dxa"/>
            <w:tcBorders>
              <w:top w:val="nil"/>
              <w:left w:val="nil"/>
              <w:bottom w:val="single" w:sz="12" w:space="0" w:color="auto"/>
              <w:right w:val="nil"/>
            </w:tcBorders>
            <w:vAlign w:val="center"/>
          </w:tcPr>
          <w:p w14:paraId="7403B7E6" w14:textId="77777777" w:rsidR="00BD1133" w:rsidRDefault="00BD1133" w:rsidP="002B4C53">
            <w:pPr>
              <w:pStyle w:val="CES5191Arial8leftaligned"/>
            </w:pPr>
          </w:p>
        </w:tc>
        <w:tc>
          <w:tcPr>
            <w:tcW w:w="1908" w:type="dxa"/>
            <w:gridSpan w:val="2"/>
            <w:tcBorders>
              <w:top w:val="nil"/>
              <w:left w:val="nil"/>
              <w:bottom w:val="single" w:sz="12" w:space="0" w:color="auto"/>
              <w:right w:val="nil"/>
            </w:tcBorders>
            <w:vAlign w:val="center"/>
          </w:tcPr>
          <w:p w14:paraId="4DB2DE60" w14:textId="77777777" w:rsidR="00BD1133" w:rsidRPr="0082198B" w:rsidRDefault="00BD1133" w:rsidP="002B4C53">
            <w:pPr>
              <w:pStyle w:val="CES5191Arial8leftaligned"/>
            </w:pPr>
          </w:p>
        </w:tc>
        <w:tc>
          <w:tcPr>
            <w:tcW w:w="1260" w:type="dxa"/>
            <w:gridSpan w:val="2"/>
            <w:tcBorders>
              <w:top w:val="nil"/>
              <w:left w:val="nil"/>
              <w:bottom w:val="single" w:sz="12" w:space="0" w:color="auto"/>
              <w:right w:val="nil"/>
            </w:tcBorders>
            <w:vAlign w:val="center"/>
          </w:tcPr>
          <w:p w14:paraId="6209F166" w14:textId="77777777" w:rsidR="00BD1133" w:rsidRPr="0082198B" w:rsidRDefault="00BD1133" w:rsidP="002B4C53">
            <w:pPr>
              <w:pStyle w:val="CES5191Arial8centered"/>
            </w:pPr>
          </w:p>
        </w:tc>
        <w:tc>
          <w:tcPr>
            <w:tcW w:w="1771" w:type="dxa"/>
            <w:tcBorders>
              <w:top w:val="nil"/>
              <w:left w:val="nil"/>
              <w:bottom w:val="single" w:sz="12" w:space="0" w:color="auto"/>
              <w:right w:val="nil"/>
            </w:tcBorders>
            <w:vAlign w:val="center"/>
          </w:tcPr>
          <w:p w14:paraId="327EBECE" w14:textId="77777777" w:rsidR="00BD1133" w:rsidRPr="0082198B" w:rsidRDefault="00BD1133" w:rsidP="002B4C53">
            <w:pPr>
              <w:pStyle w:val="CES5191Arial8leftaligned"/>
            </w:pPr>
          </w:p>
        </w:tc>
      </w:tr>
      <w:tr w:rsidR="00BD1133" w14:paraId="7EBC2DD0" w14:textId="77777777" w:rsidTr="002C4FCB">
        <w:trPr>
          <w:trHeight w:val="288"/>
        </w:trPr>
        <w:tc>
          <w:tcPr>
            <w:tcW w:w="1980" w:type="dxa"/>
            <w:gridSpan w:val="2"/>
            <w:tcBorders>
              <w:top w:val="single" w:sz="12" w:space="0" w:color="auto"/>
              <w:left w:val="nil"/>
              <w:bottom w:val="nil"/>
              <w:right w:val="nil"/>
            </w:tcBorders>
            <w:vAlign w:val="center"/>
          </w:tcPr>
          <w:p w14:paraId="70C008EA" w14:textId="77777777" w:rsidR="00BD1133" w:rsidRPr="0080497E" w:rsidRDefault="008A0BA8" w:rsidP="002B4C53">
            <w:pPr>
              <w:autoSpaceDE/>
              <w:autoSpaceDN/>
              <w:adjustRightInd/>
              <w:spacing w:before="0" w:line="240" w:lineRule="auto"/>
              <w:ind w:left="0"/>
              <w:rPr>
                <w:b/>
                <w:sz w:val="16"/>
                <w:szCs w:val="16"/>
              </w:rPr>
            </w:pPr>
            <w:r w:rsidRPr="00AC483C">
              <w:rPr>
                <w:b/>
                <w:color w:val="auto"/>
                <w:sz w:val="16"/>
                <w:szCs w:val="24"/>
                <w:lang w:val="ru-RU"/>
              </w:rPr>
              <w:t>ВТОРОЙ СЛОЙ</w:t>
            </w:r>
          </w:p>
        </w:tc>
        <w:tc>
          <w:tcPr>
            <w:tcW w:w="2862" w:type="dxa"/>
            <w:tcBorders>
              <w:top w:val="single" w:sz="12" w:space="0" w:color="auto"/>
              <w:left w:val="nil"/>
              <w:bottom w:val="nil"/>
              <w:right w:val="nil"/>
            </w:tcBorders>
            <w:vAlign w:val="center"/>
          </w:tcPr>
          <w:p w14:paraId="1222EB6D"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Belzona</w:t>
            </w:r>
          </w:p>
        </w:tc>
        <w:tc>
          <w:tcPr>
            <w:tcW w:w="1908" w:type="dxa"/>
            <w:gridSpan w:val="2"/>
            <w:tcBorders>
              <w:top w:val="single" w:sz="12" w:space="0" w:color="auto"/>
              <w:left w:val="nil"/>
              <w:bottom w:val="nil"/>
              <w:right w:val="nil"/>
            </w:tcBorders>
            <w:vAlign w:val="center"/>
          </w:tcPr>
          <w:p w14:paraId="083CB152" w14:textId="77777777" w:rsidR="003B12B3" w:rsidRPr="0082198B" w:rsidRDefault="003B12B3" w:rsidP="003B12B3">
            <w:pPr>
              <w:autoSpaceDE/>
              <w:autoSpaceDN/>
              <w:adjustRightInd/>
              <w:spacing w:before="0" w:line="240" w:lineRule="auto"/>
              <w:ind w:left="142"/>
              <w:rPr>
                <w:sz w:val="16"/>
                <w:szCs w:val="16"/>
              </w:rPr>
            </w:pPr>
            <w:r w:rsidRPr="0082198B">
              <w:rPr>
                <w:sz w:val="16"/>
                <w:szCs w:val="16"/>
              </w:rPr>
              <w:t>1391S (</w:t>
            </w:r>
            <w:r w:rsidRPr="0082198B">
              <w:rPr>
                <w:sz w:val="16"/>
                <w:szCs w:val="16"/>
                <w:lang w:val="ru-RU"/>
              </w:rPr>
              <w:t>спрей</w:t>
            </w:r>
            <w:r w:rsidRPr="0082198B">
              <w:rPr>
                <w:sz w:val="16"/>
                <w:szCs w:val="16"/>
              </w:rPr>
              <w:t>)</w:t>
            </w:r>
          </w:p>
          <w:p w14:paraId="1B6B5223" w14:textId="77777777" w:rsidR="003B12B3" w:rsidRPr="0082198B" w:rsidRDefault="003B12B3" w:rsidP="003B12B3">
            <w:pPr>
              <w:autoSpaceDE/>
              <w:autoSpaceDN/>
              <w:adjustRightInd/>
              <w:spacing w:before="0" w:line="240" w:lineRule="auto"/>
              <w:ind w:left="142"/>
              <w:rPr>
                <w:sz w:val="16"/>
                <w:szCs w:val="16"/>
                <w:lang w:val="ru-RU"/>
              </w:rPr>
            </w:pPr>
            <w:r w:rsidRPr="0082198B">
              <w:rPr>
                <w:sz w:val="16"/>
                <w:szCs w:val="16"/>
              </w:rPr>
              <w:t>1523</w:t>
            </w:r>
            <w:r w:rsidRPr="0082198B">
              <w:rPr>
                <w:sz w:val="16"/>
                <w:szCs w:val="16"/>
                <w:lang w:val="ru-RU"/>
              </w:rPr>
              <w:t xml:space="preserve"> (спрей)</w:t>
            </w:r>
          </w:p>
          <w:p w14:paraId="027D0E3E" w14:textId="3C53701F" w:rsidR="00BD1133" w:rsidRPr="0082198B" w:rsidRDefault="003B12B3" w:rsidP="002B4C53">
            <w:pPr>
              <w:autoSpaceDE/>
              <w:autoSpaceDN/>
              <w:adjustRightInd/>
              <w:spacing w:before="0" w:line="240" w:lineRule="auto"/>
              <w:ind w:left="142"/>
              <w:rPr>
                <w:sz w:val="16"/>
                <w:szCs w:val="16"/>
              </w:rPr>
            </w:pPr>
            <w:r w:rsidRPr="0082198B">
              <w:rPr>
                <w:sz w:val="16"/>
                <w:szCs w:val="16"/>
              </w:rPr>
              <w:t>1593</w:t>
            </w:r>
            <w:r w:rsidRPr="0082198B">
              <w:rPr>
                <w:sz w:val="16"/>
                <w:szCs w:val="16"/>
                <w:lang w:val="ru-RU"/>
              </w:rPr>
              <w:t xml:space="preserve"> (шпатель)</w:t>
            </w:r>
          </w:p>
        </w:tc>
        <w:tc>
          <w:tcPr>
            <w:tcW w:w="1260" w:type="dxa"/>
            <w:gridSpan w:val="2"/>
            <w:tcBorders>
              <w:top w:val="single" w:sz="12" w:space="0" w:color="auto"/>
              <w:left w:val="nil"/>
              <w:bottom w:val="nil"/>
              <w:right w:val="nil"/>
            </w:tcBorders>
            <w:vAlign w:val="center"/>
          </w:tcPr>
          <w:p w14:paraId="12980218"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20</w:t>
            </w:r>
          </w:p>
          <w:p w14:paraId="6C951495"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9</w:t>
            </w:r>
          </w:p>
          <w:p w14:paraId="2E437C02"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11</w:t>
            </w:r>
          </w:p>
        </w:tc>
        <w:tc>
          <w:tcPr>
            <w:tcW w:w="1771" w:type="dxa"/>
            <w:tcBorders>
              <w:top w:val="single" w:sz="12" w:space="0" w:color="auto"/>
              <w:left w:val="nil"/>
              <w:bottom w:val="nil"/>
              <w:right w:val="nil"/>
            </w:tcBorders>
            <w:vAlign w:val="center"/>
          </w:tcPr>
          <w:p w14:paraId="6DF93782" w14:textId="77777777" w:rsidR="00BD1133" w:rsidRPr="0082198B" w:rsidRDefault="00752A53" w:rsidP="002B4C53">
            <w:pPr>
              <w:autoSpaceDE/>
              <w:autoSpaceDN/>
              <w:adjustRightInd/>
              <w:spacing w:before="0" w:line="240" w:lineRule="auto"/>
              <w:ind w:left="142"/>
              <w:rPr>
                <w:sz w:val="16"/>
                <w:szCs w:val="16"/>
              </w:rPr>
            </w:pPr>
            <w:r w:rsidRPr="0082198B">
              <w:rPr>
                <w:sz w:val="16"/>
                <w:szCs w:val="16"/>
              </w:rPr>
              <w:t xml:space="preserve">110°C </w:t>
            </w:r>
            <w:r w:rsidR="00BD1133" w:rsidRPr="0082198B">
              <w:rPr>
                <w:sz w:val="16"/>
                <w:szCs w:val="16"/>
              </w:rPr>
              <w:t>(</w:t>
            </w:r>
            <w:r w:rsidRPr="0082198B">
              <w:rPr>
                <w:sz w:val="16"/>
                <w:szCs w:val="16"/>
              </w:rPr>
              <w:t>230°F</w:t>
            </w:r>
            <w:r w:rsidR="00BD1133" w:rsidRPr="0082198B">
              <w:rPr>
                <w:sz w:val="16"/>
                <w:szCs w:val="16"/>
              </w:rPr>
              <w:t>)</w:t>
            </w:r>
          </w:p>
          <w:p w14:paraId="0CD36DD1" w14:textId="77777777" w:rsidR="00BD1133" w:rsidRPr="0082198B" w:rsidRDefault="00752A53" w:rsidP="002B4C53">
            <w:pPr>
              <w:autoSpaceDE/>
              <w:autoSpaceDN/>
              <w:adjustRightInd/>
              <w:spacing w:before="0" w:line="240" w:lineRule="auto"/>
              <w:ind w:left="142"/>
              <w:rPr>
                <w:sz w:val="16"/>
                <w:szCs w:val="16"/>
              </w:rPr>
            </w:pPr>
            <w:r w:rsidRPr="0082198B">
              <w:rPr>
                <w:sz w:val="16"/>
                <w:szCs w:val="16"/>
              </w:rPr>
              <w:t xml:space="preserve">130°C </w:t>
            </w:r>
            <w:r w:rsidR="00BD1133" w:rsidRPr="0082198B">
              <w:rPr>
                <w:sz w:val="16"/>
                <w:szCs w:val="16"/>
              </w:rPr>
              <w:t>(</w:t>
            </w:r>
            <w:r w:rsidRPr="0082198B">
              <w:rPr>
                <w:sz w:val="16"/>
                <w:szCs w:val="16"/>
              </w:rPr>
              <w:t>266°F</w:t>
            </w:r>
            <w:r w:rsidR="00BD1133" w:rsidRPr="0082198B">
              <w:rPr>
                <w:sz w:val="16"/>
                <w:szCs w:val="16"/>
              </w:rPr>
              <w:t>)</w:t>
            </w:r>
          </w:p>
          <w:p w14:paraId="26289A82"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160°C </w:t>
            </w:r>
            <w:r w:rsidR="00BD1133" w:rsidRPr="0082198B">
              <w:rPr>
                <w:sz w:val="16"/>
                <w:szCs w:val="16"/>
              </w:rPr>
              <w:t>(</w:t>
            </w:r>
            <w:r w:rsidRPr="0082198B">
              <w:rPr>
                <w:sz w:val="16"/>
                <w:szCs w:val="16"/>
              </w:rPr>
              <w:t>320°F</w:t>
            </w:r>
            <w:r w:rsidR="00BD1133" w:rsidRPr="0082198B">
              <w:rPr>
                <w:sz w:val="16"/>
                <w:szCs w:val="16"/>
              </w:rPr>
              <w:t>)</w:t>
            </w:r>
          </w:p>
        </w:tc>
      </w:tr>
      <w:tr w:rsidR="00BD1133" w14:paraId="7E1B8C17" w14:textId="77777777" w:rsidTr="002C4FCB">
        <w:trPr>
          <w:trHeight w:val="288"/>
        </w:trPr>
        <w:tc>
          <w:tcPr>
            <w:tcW w:w="1980" w:type="dxa"/>
            <w:gridSpan w:val="2"/>
            <w:tcBorders>
              <w:top w:val="nil"/>
              <w:left w:val="nil"/>
              <w:bottom w:val="nil"/>
              <w:right w:val="nil"/>
            </w:tcBorders>
            <w:vAlign w:val="center"/>
          </w:tcPr>
          <w:p w14:paraId="1436746F" w14:textId="77777777" w:rsidR="00BD1133" w:rsidRPr="0080497E" w:rsidRDefault="00BD1133" w:rsidP="002B4C53">
            <w:pPr>
              <w:autoSpaceDE/>
              <w:autoSpaceDN/>
              <w:adjustRightInd/>
              <w:spacing w:before="0" w:line="240" w:lineRule="auto"/>
              <w:ind w:left="0"/>
              <w:rPr>
                <w:b/>
                <w:sz w:val="16"/>
                <w:szCs w:val="16"/>
              </w:rPr>
            </w:pPr>
          </w:p>
        </w:tc>
        <w:tc>
          <w:tcPr>
            <w:tcW w:w="2862" w:type="dxa"/>
            <w:tcBorders>
              <w:top w:val="nil"/>
              <w:left w:val="nil"/>
              <w:bottom w:val="nil"/>
              <w:right w:val="nil"/>
            </w:tcBorders>
            <w:vAlign w:val="center"/>
          </w:tcPr>
          <w:p w14:paraId="081D8126"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Carboline</w:t>
            </w:r>
          </w:p>
        </w:tc>
        <w:tc>
          <w:tcPr>
            <w:tcW w:w="1908" w:type="dxa"/>
            <w:gridSpan w:val="2"/>
            <w:tcBorders>
              <w:top w:val="nil"/>
              <w:left w:val="nil"/>
              <w:bottom w:val="nil"/>
              <w:right w:val="nil"/>
            </w:tcBorders>
            <w:vAlign w:val="center"/>
          </w:tcPr>
          <w:p w14:paraId="6EF03278"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Phenoline 1205</w:t>
            </w:r>
          </w:p>
        </w:tc>
        <w:tc>
          <w:tcPr>
            <w:tcW w:w="1260" w:type="dxa"/>
            <w:gridSpan w:val="2"/>
            <w:tcBorders>
              <w:top w:val="nil"/>
              <w:left w:val="nil"/>
              <w:bottom w:val="nil"/>
              <w:right w:val="nil"/>
            </w:tcBorders>
            <w:vAlign w:val="center"/>
          </w:tcPr>
          <w:p w14:paraId="0FCD111E"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255</w:t>
            </w:r>
          </w:p>
        </w:tc>
        <w:tc>
          <w:tcPr>
            <w:tcW w:w="1771" w:type="dxa"/>
            <w:tcBorders>
              <w:top w:val="nil"/>
              <w:left w:val="nil"/>
              <w:bottom w:val="nil"/>
              <w:right w:val="nil"/>
            </w:tcBorders>
            <w:vAlign w:val="center"/>
          </w:tcPr>
          <w:p w14:paraId="4916788D"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82°C </w:t>
            </w:r>
            <w:r w:rsidR="00BD1133" w:rsidRPr="0082198B">
              <w:rPr>
                <w:sz w:val="16"/>
                <w:szCs w:val="16"/>
              </w:rPr>
              <w:t>(</w:t>
            </w:r>
            <w:r w:rsidRPr="0082198B">
              <w:rPr>
                <w:sz w:val="16"/>
                <w:szCs w:val="16"/>
              </w:rPr>
              <w:t>180°F</w:t>
            </w:r>
            <w:r w:rsidR="00BD1133" w:rsidRPr="0082198B">
              <w:rPr>
                <w:sz w:val="16"/>
                <w:szCs w:val="16"/>
              </w:rPr>
              <w:t>)</w:t>
            </w:r>
          </w:p>
        </w:tc>
      </w:tr>
      <w:tr w:rsidR="00BD1133" w14:paraId="656F4479" w14:textId="77777777" w:rsidTr="002C4FCB">
        <w:trPr>
          <w:trHeight w:val="288"/>
        </w:trPr>
        <w:tc>
          <w:tcPr>
            <w:tcW w:w="1980" w:type="dxa"/>
            <w:gridSpan w:val="2"/>
            <w:tcBorders>
              <w:top w:val="nil"/>
              <w:left w:val="nil"/>
              <w:bottom w:val="nil"/>
              <w:right w:val="nil"/>
            </w:tcBorders>
            <w:vAlign w:val="center"/>
          </w:tcPr>
          <w:p w14:paraId="01DA4A84" w14:textId="77777777" w:rsidR="00BD1133" w:rsidRPr="0080497E" w:rsidRDefault="00BD1133" w:rsidP="002B4C53">
            <w:pPr>
              <w:autoSpaceDE/>
              <w:autoSpaceDN/>
              <w:adjustRightInd/>
              <w:spacing w:before="0" w:line="240" w:lineRule="auto"/>
              <w:ind w:left="0"/>
              <w:rPr>
                <w:b/>
                <w:sz w:val="16"/>
                <w:szCs w:val="16"/>
              </w:rPr>
            </w:pPr>
          </w:p>
        </w:tc>
        <w:tc>
          <w:tcPr>
            <w:tcW w:w="2862" w:type="dxa"/>
            <w:tcBorders>
              <w:top w:val="nil"/>
              <w:left w:val="nil"/>
              <w:bottom w:val="nil"/>
              <w:right w:val="nil"/>
            </w:tcBorders>
            <w:vAlign w:val="center"/>
          </w:tcPr>
          <w:p w14:paraId="2E695CAE"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Hempel Coatings (USA), Inc.</w:t>
            </w:r>
          </w:p>
        </w:tc>
        <w:tc>
          <w:tcPr>
            <w:tcW w:w="1908" w:type="dxa"/>
            <w:gridSpan w:val="2"/>
            <w:tcBorders>
              <w:top w:val="nil"/>
              <w:left w:val="nil"/>
              <w:bottom w:val="nil"/>
              <w:right w:val="nil"/>
            </w:tcBorders>
            <w:vAlign w:val="center"/>
          </w:tcPr>
          <w:p w14:paraId="1B1557EE" w14:textId="77777777" w:rsidR="00BD1133" w:rsidRPr="0082198B" w:rsidRDefault="00BD1133" w:rsidP="002B4C53">
            <w:pPr>
              <w:autoSpaceDE/>
              <w:autoSpaceDN/>
              <w:adjustRightInd/>
              <w:spacing w:before="0" w:line="240" w:lineRule="auto"/>
              <w:ind w:left="142"/>
              <w:rPr>
                <w:sz w:val="16"/>
                <w:szCs w:val="16"/>
              </w:rPr>
            </w:pPr>
            <w:proofErr w:type="spellStart"/>
            <w:r w:rsidRPr="0082198B">
              <w:rPr>
                <w:sz w:val="16"/>
                <w:szCs w:val="16"/>
              </w:rPr>
              <w:t>Hempadur</w:t>
            </w:r>
            <w:proofErr w:type="spellEnd"/>
            <w:r w:rsidRPr="0082198B">
              <w:rPr>
                <w:sz w:val="16"/>
                <w:szCs w:val="16"/>
              </w:rPr>
              <w:t xml:space="preserve"> 35900</w:t>
            </w:r>
          </w:p>
          <w:p w14:paraId="1CDB1257" w14:textId="66ED5141" w:rsidR="00BD1133" w:rsidRPr="0082198B" w:rsidRDefault="00E423BE" w:rsidP="002B4C53">
            <w:pPr>
              <w:autoSpaceDE/>
              <w:autoSpaceDN/>
              <w:adjustRightInd/>
              <w:spacing w:before="0" w:line="240" w:lineRule="auto"/>
              <w:ind w:left="142"/>
              <w:rPr>
                <w:sz w:val="16"/>
                <w:szCs w:val="16"/>
              </w:rPr>
            </w:pPr>
            <w:proofErr w:type="spellStart"/>
            <w:r w:rsidRPr="0082198B">
              <w:rPr>
                <w:sz w:val="16"/>
                <w:szCs w:val="16"/>
              </w:rPr>
              <w:t>Hempadur</w:t>
            </w:r>
            <w:proofErr w:type="spellEnd"/>
            <w:r w:rsidRPr="0082198B">
              <w:rPr>
                <w:sz w:val="16"/>
                <w:szCs w:val="16"/>
              </w:rPr>
              <w:t xml:space="preserve"> </w:t>
            </w:r>
            <w:r w:rsidR="00BD1133" w:rsidRPr="0082198B">
              <w:rPr>
                <w:sz w:val="16"/>
                <w:szCs w:val="16"/>
              </w:rPr>
              <w:t>85671</w:t>
            </w:r>
          </w:p>
        </w:tc>
        <w:tc>
          <w:tcPr>
            <w:tcW w:w="1260" w:type="dxa"/>
            <w:gridSpan w:val="2"/>
            <w:tcBorders>
              <w:top w:val="nil"/>
              <w:left w:val="nil"/>
              <w:bottom w:val="nil"/>
              <w:right w:val="nil"/>
            </w:tcBorders>
            <w:vAlign w:val="center"/>
          </w:tcPr>
          <w:p w14:paraId="07F8017F" w14:textId="2873BA71" w:rsidR="000159D4" w:rsidRPr="0082198B" w:rsidRDefault="000159D4" w:rsidP="002B4C53">
            <w:pPr>
              <w:autoSpaceDE/>
              <w:autoSpaceDN/>
              <w:adjustRightInd/>
              <w:spacing w:before="0" w:line="240" w:lineRule="auto"/>
              <w:ind w:left="142"/>
              <w:rPr>
                <w:sz w:val="16"/>
                <w:szCs w:val="16"/>
                <w:lang w:val="ru-RU"/>
              </w:rPr>
            </w:pPr>
            <w:r w:rsidRPr="0082198B">
              <w:rPr>
                <w:sz w:val="16"/>
                <w:szCs w:val="16"/>
                <w:lang w:val="ru-RU"/>
              </w:rPr>
              <w:t>0</w:t>
            </w:r>
          </w:p>
          <w:p w14:paraId="19D96A40" w14:textId="38B80DD9" w:rsidR="00BD1133" w:rsidRPr="0082198B" w:rsidRDefault="00BD1133" w:rsidP="002B4C53">
            <w:pPr>
              <w:autoSpaceDE/>
              <w:autoSpaceDN/>
              <w:adjustRightInd/>
              <w:spacing w:before="0" w:line="240" w:lineRule="auto"/>
              <w:ind w:left="142"/>
              <w:rPr>
                <w:sz w:val="16"/>
                <w:szCs w:val="16"/>
                <w:lang w:val="ru-RU"/>
              </w:rPr>
            </w:pPr>
            <w:r w:rsidRPr="0082198B">
              <w:rPr>
                <w:sz w:val="16"/>
                <w:szCs w:val="16"/>
              </w:rPr>
              <w:t>316</w:t>
            </w:r>
          </w:p>
        </w:tc>
        <w:tc>
          <w:tcPr>
            <w:tcW w:w="1771" w:type="dxa"/>
            <w:tcBorders>
              <w:top w:val="nil"/>
              <w:left w:val="nil"/>
              <w:bottom w:val="nil"/>
              <w:right w:val="nil"/>
            </w:tcBorders>
            <w:vAlign w:val="center"/>
          </w:tcPr>
          <w:p w14:paraId="44CDCD07" w14:textId="77777777" w:rsidR="00752A53" w:rsidRPr="0082198B" w:rsidRDefault="00752A53" w:rsidP="00752A53">
            <w:pPr>
              <w:autoSpaceDE/>
              <w:autoSpaceDN/>
              <w:adjustRightInd/>
              <w:spacing w:before="0" w:line="240" w:lineRule="auto"/>
              <w:ind w:left="142"/>
              <w:rPr>
                <w:sz w:val="16"/>
                <w:szCs w:val="16"/>
              </w:rPr>
            </w:pPr>
            <w:r w:rsidRPr="0082198B">
              <w:rPr>
                <w:sz w:val="16"/>
                <w:szCs w:val="16"/>
              </w:rPr>
              <w:t>90°C (194°F)</w:t>
            </w:r>
          </w:p>
          <w:p w14:paraId="263F4CBA"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 95°C (203°F)</w:t>
            </w:r>
          </w:p>
        </w:tc>
      </w:tr>
      <w:tr w:rsidR="00262092" w14:paraId="1B863994" w14:textId="77777777" w:rsidTr="002C4FCB">
        <w:trPr>
          <w:trHeight w:val="288"/>
        </w:trPr>
        <w:tc>
          <w:tcPr>
            <w:tcW w:w="1980" w:type="dxa"/>
            <w:gridSpan w:val="2"/>
            <w:tcBorders>
              <w:top w:val="nil"/>
              <w:left w:val="nil"/>
              <w:bottom w:val="nil"/>
              <w:right w:val="nil"/>
            </w:tcBorders>
            <w:vAlign w:val="center"/>
          </w:tcPr>
          <w:p w14:paraId="74F39842" w14:textId="77777777" w:rsidR="00262092" w:rsidRPr="0080497E" w:rsidRDefault="00262092" w:rsidP="002B4C53">
            <w:pPr>
              <w:autoSpaceDE/>
              <w:autoSpaceDN/>
              <w:adjustRightInd/>
              <w:spacing w:before="0" w:line="240" w:lineRule="auto"/>
              <w:ind w:left="0"/>
              <w:rPr>
                <w:b/>
                <w:sz w:val="16"/>
                <w:szCs w:val="16"/>
              </w:rPr>
            </w:pPr>
          </w:p>
        </w:tc>
        <w:tc>
          <w:tcPr>
            <w:tcW w:w="2862" w:type="dxa"/>
            <w:tcBorders>
              <w:top w:val="nil"/>
              <w:left w:val="nil"/>
              <w:bottom w:val="nil"/>
              <w:right w:val="nil"/>
            </w:tcBorders>
            <w:vAlign w:val="center"/>
          </w:tcPr>
          <w:p w14:paraId="40251882" w14:textId="489171DD" w:rsidR="00262092" w:rsidRPr="00262092" w:rsidRDefault="00262092" w:rsidP="002B4C53">
            <w:pPr>
              <w:autoSpaceDE/>
              <w:autoSpaceDN/>
              <w:adjustRightInd/>
              <w:spacing w:before="0" w:line="240" w:lineRule="auto"/>
              <w:ind w:left="142"/>
              <w:rPr>
                <w:sz w:val="16"/>
                <w:szCs w:val="16"/>
              </w:rPr>
            </w:pPr>
            <w:r>
              <w:rPr>
                <w:sz w:val="16"/>
                <w:szCs w:val="16"/>
              </w:rPr>
              <w:t>International</w:t>
            </w:r>
          </w:p>
        </w:tc>
        <w:tc>
          <w:tcPr>
            <w:tcW w:w="1908" w:type="dxa"/>
            <w:gridSpan w:val="2"/>
            <w:tcBorders>
              <w:top w:val="nil"/>
              <w:left w:val="nil"/>
              <w:bottom w:val="nil"/>
              <w:right w:val="nil"/>
            </w:tcBorders>
            <w:vAlign w:val="center"/>
          </w:tcPr>
          <w:p w14:paraId="6A2A08DE" w14:textId="75415698" w:rsidR="00262092" w:rsidRPr="0082198B" w:rsidRDefault="00262092" w:rsidP="002B4C53">
            <w:pPr>
              <w:autoSpaceDE/>
              <w:autoSpaceDN/>
              <w:adjustRightInd/>
              <w:spacing w:before="0" w:line="240" w:lineRule="auto"/>
              <w:ind w:left="142"/>
              <w:rPr>
                <w:sz w:val="16"/>
                <w:szCs w:val="16"/>
                <w:lang w:val="ru-RU"/>
              </w:rPr>
            </w:pPr>
            <w:r w:rsidRPr="0082198B">
              <w:rPr>
                <w:sz w:val="16"/>
                <w:szCs w:val="16"/>
                <w:lang w:val="ru-RU"/>
              </w:rPr>
              <w:t>Не предусмотрен</w:t>
            </w:r>
          </w:p>
        </w:tc>
        <w:tc>
          <w:tcPr>
            <w:tcW w:w="1260" w:type="dxa"/>
            <w:gridSpan w:val="2"/>
            <w:tcBorders>
              <w:top w:val="nil"/>
              <w:left w:val="nil"/>
              <w:bottom w:val="nil"/>
              <w:right w:val="nil"/>
            </w:tcBorders>
            <w:vAlign w:val="center"/>
          </w:tcPr>
          <w:p w14:paraId="69A31E16" w14:textId="77777777" w:rsidR="00262092" w:rsidRPr="0082198B" w:rsidRDefault="00262092" w:rsidP="002B4C53">
            <w:pPr>
              <w:autoSpaceDE/>
              <w:autoSpaceDN/>
              <w:adjustRightInd/>
              <w:spacing w:before="0" w:line="240" w:lineRule="auto"/>
              <w:ind w:left="142"/>
              <w:rPr>
                <w:sz w:val="16"/>
                <w:szCs w:val="16"/>
              </w:rPr>
            </w:pPr>
          </w:p>
        </w:tc>
        <w:tc>
          <w:tcPr>
            <w:tcW w:w="1771" w:type="dxa"/>
            <w:tcBorders>
              <w:top w:val="nil"/>
              <w:left w:val="nil"/>
              <w:bottom w:val="nil"/>
              <w:right w:val="nil"/>
            </w:tcBorders>
            <w:vAlign w:val="center"/>
          </w:tcPr>
          <w:p w14:paraId="31C63258" w14:textId="77777777" w:rsidR="00262092" w:rsidRPr="0082198B" w:rsidRDefault="00262092" w:rsidP="00752A53">
            <w:pPr>
              <w:autoSpaceDE/>
              <w:autoSpaceDN/>
              <w:adjustRightInd/>
              <w:spacing w:before="0" w:line="240" w:lineRule="auto"/>
              <w:ind w:left="142"/>
              <w:rPr>
                <w:sz w:val="16"/>
                <w:szCs w:val="16"/>
              </w:rPr>
            </w:pPr>
          </w:p>
        </w:tc>
      </w:tr>
      <w:tr w:rsidR="00BD1133" w14:paraId="6F9F5CCB" w14:textId="77777777" w:rsidTr="002C4FCB">
        <w:trPr>
          <w:trHeight w:val="288"/>
        </w:trPr>
        <w:tc>
          <w:tcPr>
            <w:tcW w:w="1980" w:type="dxa"/>
            <w:gridSpan w:val="2"/>
            <w:vMerge w:val="restart"/>
            <w:tcBorders>
              <w:top w:val="nil"/>
              <w:left w:val="nil"/>
              <w:right w:val="nil"/>
            </w:tcBorders>
            <w:vAlign w:val="center"/>
          </w:tcPr>
          <w:p w14:paraId="78A2CC0A" w14:textId="77777777" w:rsidR="00BD1133" w:rsidRPr="00D750DA" w:rsidRDefault="008A0BA8" w:rsidP="002B4C53">
            <w:pPr>
              <w:autoSpaceDE/>
              <w:autoSpaceDN/>
              <w:adjustRightInd/>
              <w:spacing w:before="0" w:line="240" w:lineRule="auto"/>
              <w:ind w:left="0"/>
              <w:rPr>
                <w:b/>
                <w:sz w:val="16"/>
                <w:szCs w:val="16"/>
                <w:lang w:val="ru-RU"/>
              </w:rPr>
            </w:pPr>
            <w:r>
              <w:rPr>
                <w:b/>
                <w:color w:val="auto"/>
                <w:sz w:val="16"/>
                <w:szCs w:val="24"/>
                <w:lang w:val="ru-RU"/>
              </w:rPr>
              <w:t>ТСП в соответствии с листом продукции производителя</w:t>
            </w:r>
          </w:p>
        </w:tc>
        <w:tc>
          <w:tcPr>
            <w:tcW w:w="2862" w:type="dxa"/>
            <w:tcBorders>
              <w:top w:val="nil"/>
              <w:left w:val="nil"/>
              <w:bottom w:val="nil"/>
              <w:right w:val="nil"/>
            </w:tcBorders>
            <w:vAlign w:val="center"/>
          </w:tcPr>
          <w:p w14:paraId="187AA607"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Jotun</w:t>
            </w:r>
          </w:p>
        </w:tc>
        <w:tc>
          <w:tcPr>
            <w:tcW w:w="1908" w:type="dxa"/>
            <w:gridSpan w:val="2"/>
            <w:tcBorders>
              <w:top w:val="nil"/>
              <w:left w:val="nil"/>
              <w:bottom w:val="nil"/>
              <w:right w:val="nil"/>
            </w:tcBorders>
            <w:vAlign w:val="center"/>
          </w:tcPr>
          <w:p w14:paraId="344020E7" w14:textId="77777777" w:rsidR="00BD1133" w:rsidRPr="0082198B" w:rsidRDefault="00BD1133" w:rsidP="002B4C53">
            <w:pPr>
              <w:autoSpaceDE/>
              <w:autoSpaceDN/>
              <w:adjustRightInd/>
              <w:spacing w:before="0" w:line="240" w:lineRule="auto"/>
              <w:ind w:left="142"/>
              <w:rPr>
                <w:sz w:val="16"/>
                <w:szCs w:val="16"/>
              </w:rPr>
            </w:pPr>
            <w:proofErr w:type="spellStart"/>
            <w:r w:rsidRPr="0082198B">
              <w:rPr>
                <w:sz w:val="16"/>
                <w:szCs w:val="16"/>
              </w:rPr>
              <w:t>Tankguard</w:t>
            </w:r>
            <w:proofErr w:type="spellEnd"/>
            <w:r w:rsidRPr="0082198B">
              <w:rPr>
                <w:sz w:val="16"/>
                <w:szCs w:val="16"/>
              </w:rPr>
              <w:t xml:space="preserve"> Storage</w:t>
            </w:r>
          </w:p>
        </w:tc>
        <w:tc>
          <w:tcPr>
            <w:tcW w:w="1260" w:type="dxa"/>
            <w:gridSpan w:val="2"/>
            <w:tcBorders>
              <w:top w:val="nil"/>
              <w:left w:val="nil"/>
              <w:bottom w:val="nil"/>
              <w:right w:val="nil"/>
            </w:tcBorders>
            <w:vAlign w:val="center"/>
          </w:tcPr>
          <w:p w14:paraId="1B3B06E7"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310</w:t>
            </w:r>
          </w:p>
        </w:tc>
        <w:tc>
          <w:tcPr>
            <w:tcW w:w="1771" w:type="dxa"/>
            <w:tcBorders>
              <w:top w:val="nil"/>
              <w:left w:val="nil"/>
              <w:bottom w:val="nil"/>
              <w:right w:val="nil"/>
            </w:tcBorders>
            <w:vAlign w:val="center"/>
          </w:tcPr>
          <w:p w14:paraId="42847C3F"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95°C </w:t>
            </w:r>
            <w:r w:rsidR="00BD1133" w:rsidRPr="0082198B">
              <w:rPr>
                <w:sz w:val="16"/>
                <w:szCs w:val="16"/>
              </w:rPr>
              <w:t>(</w:t>
            </w:r>
            <w:r w:rsidRPr="0082198B">
              <w:rPr>
                <w:sz w:val="16"/>
                <w:szCs w:val="16"/>
              </w:rPr>
              <w:t>203°F</w:t>
            </w:r>
            <w:r w:rsidR="00BD1133" w:rsidRPr="0082198B">
              <w:rPr>
                <w:sz w:val="16"/>
                <w:szCs w:val="16"/>
              </w:rPr>
              <w:t>)</w:t>
            </w:r>
          </w:p>
        </w:tc>
      </w:tr>
      <w:tr w:rsidR="00BD1133" w14:paraId="5D21AA57" w14:textId="77777777" w:rsidTr="002C4FCB">
        <w:trPr>
          <w:trHeight w:val="288"/>
        </w:trPr>
        <w:tc>
          <w:tcPr>
            <w:tcW w:w="1980" w:type="dxa"/>
            <w:gridSpan w:val="2"/>
            <w:vMerge/>
            <w:tcBorders>
              <w:left w:val="nil"/>
              <w:bottom w:val="nil"/>
              <w:right w:val="nil"/>
            </w:tcBorders>
            <w:vAlign w:val="center"/>
          </w:tcPr>
          <w:p w14:paraId="4FB7C4C4" w14:textId="77777777" w:rsidR="00BD1133" w:rsidRDefault="00BD1133" w:rsidP="002B4C53">
            <w:pPr>
              <w:pStyle w:val="CES5191Arial8bold"/>
            </w:pPr>
          </w:p>
        </w:tc>
        <w:tc>
          <w:tcPr>
            <w:tcW w:w="2862" w:type="dxa"/>
            <w:tcBorders>
              <w:top w:val="nil"/>
              <w:left w:val="nil"/>
              <w:bottom w:val="nil"/>
              <w:right w:val="nil"/>
            </w:tcBorders>
            <w:vAlign w:val="center"/>
          </w:tcPr>
          <w:p w14:paraId="58047821"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PPG</w:t>
            </w:r>
          </w:p>
        </w:tc>
        <w:tc>
          <w:tcPr>
            <w:tcW w:w="1908" w:type="dxa"/>
            <w:gridSpan w:val="2"/>
            <w:tcBorders>
              <w:top w:val="nil"/>
              <w:left w:val="nil"/>
              <w:bottom w:val="nil"/>
              <w:right w:val="nil"/>
            </w:tcBorders>
            <w:vAlign w:val="center"/>
          </w:tcPr>
          <w:p w14:paraId="3E817D87" w14:textId="77777777" w:rsidR="00BD1133" w:rsidRPr="0082198B" w:rsidRDefault="00BD1133" w:rsidP="002B4C53">
            <w:pPr>
              <w:autoSpaceDE/>
              <w:autoSpaceDN/>
              <w:adjustRightInd/>
              <w:spacing w:before="0" w:line="240" w:lineRule="auto"/>
              <w:ind w:left="142"/>
              <w:rPr>
                <w:sz w:val="16"/>
                <w:szCs w:val="16"/>
              </w:rPr>
            </w:pPr>
            <w:proofErr w:type="spellStart"/>
            <w:r w:rsidRPr="0082198B">
              <w:rPr>
                <w:sz w:val="16"/>
                <w:szCs w:val="16"/>
              </w:rPr>
              <w:t>Phenguard</w:t>
            </w:r>
            <w:proofErr w:type="spellEnd"/>
            <w:r w:rsidRPr="0082198B">
              <w:rPr>
                <w:sz w:val="16"/>
                <w:szCs w:val="16"/>
              </w:rPr>
              <w:t xml:space="preserve"> 940 Series </w:t>
            </w:r>
            <w:proofErr w:type="spellStart"/>
            <w:r w:rsidRPr="0082198B">
              <w:rPr>
                <w:sz w:val="16"/>
                <w:szCs w:val="16"/>
              </w:rPr>
              <w:t>Amercoat</w:t>
            </w:r>
            <w:proofErr w:type="spellEnd"/>
            <w:r w:rsidRPr="0082198B">
              <w:rPr>
                <w:sz w:val="16"/>
                <w:szCs w:val="16"/>
              </w:rPr>
              <w:t xml:space="preserve"> 91</w:t>
            </w:r>
          </w:p>
        </w:tc>
        <w:tc>
          <w:tcPr>
            <w:tcW w:w="1260" w:type="dxa"/>
            <w:gridSpan w:val="2"/>
            <w:tcBorders>
              <w:top w:val="nil"/>
              <w:left w:val="nil"/>
              <w:bottom w:val="nil"/>
              <w:right w:val="nil"/>
            </w:tcBorders>
            <w:vAlign w:val="center"/>
          </w:tcPr>
          <w:p w14:paraId="08B98155"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315-410</w:t>
            </w:r>
          </w:p>
        </w:tc>
        <w:tc>
          <w:tcPr>
            <w:tcW w:w="1771" w:type="dxa"/>
            <w:tcBorders>
              <w:top w:val="nil"/>
              <w:left w:val="nil"/>
              <w:bottom w:val="nil"/>
              <w:right w:val="nil"/>
            </w:tcBorders>
            <w:vAlign w:val="center"/>
          </w:tcPr>
          <w:p w14:paraId="4FA352D3" w14:textId="77777777" w:rsidR="00752A53" w:rsidRPr="0082198B" w:rsidRDefault="00752A53" w:rsidP="002B4C53">
            <w:pPr>
              <w:autoSpaceDE/>
              <w:autoSpaceDN/>
              <w:adjustRightInd/>
              <w:spacing w:before="0" w:line="240" w:lineRule="auto"/>
              <w:ind w:left="142"/>
              <w:rPr>
                <w:sz w:val="16"/>
                <w:szCs w:val="16"/>
              </w:rPr>
            </w:pPr>
            <w:r w:rsidRPr="0082198B">
              <w:rPr>
                <w:sz w:val="16"/>
                <w:szCs w:val="16"/>
              </w:rPr>
              <w:t>88°C (190°F)</w:t>
            </w:r>
          </w:p>
          <w:p w14:paraId="47AD444A" w14:textId="77777777" w:rsidR="00BD1133" w:rsidRPr="0082198B" w:rsidRDefault="00BD1133" w:rsidP="00752A53">
            <w:pPr>
              <w:autoSpaceDE/>
              <w:autoSpaceDN/>
              <w:adjustRightInd/>
              <w:spacing w:before="0" w:line="240" w:lineRule="auto"/>
              <w:ind w:left="142"/>
              <w:rPr>
                <w:sz w:val="16"/>
                <w:szCs w:val="16"/>
              </w:rPr>
            </w:pPr>
            <w:r w:rsidRPr="0082198B">
              <w:rPr>
                <w:sz w:val="16"/>
                <w:szCs w:val="16"/>
              </w:rPr>
              <w:t>/</w:t>
            </w:r>
            <w:r w:rsidR="00752A53" w:rsidRPr="0082198B">
              <w:rPr>
                <w:sz w:val="16"/>
                <w:szCs w:val="16"/>
              </w:rPr>
              <w:t xml:space="preserve">93°C </w:t>
            </w:r>
            <w:r w:rsidRPr="0082198B">
              <w:rPr>
                <w:sz w:val="16"/>
                <w:szCs w:val="16"/>
              </w:rPr>
              <w:t>(</w:t>
            </w:r>
            <w:r w:rsidR="00752A53" w:rsidRPr="0082198B">
              <w:rPr>
                <w:sz w:val="16"/>
                <w:szCs w:val="16"/>
              </w:rPr>
              <w:t>200°F</w:t>
            </w:r>
            <w:r w:rsidRPr="0082198B">
              <w:rPr>
                <w:sz w:val="16"/>
                <w:szCs w:val="16"/>
              </w:rPr>
              <w:t>)</w:t>
            </w:r>
          </w:p>
        </w:tc>
      </w:tr>
      <w:tr w:rsidR="00BD1133" w14:paraId="2923B9F9" w14:textId="77777777" w:rsidTr="002C4FCB">
        <w:trPr>
          <w:trHeight w:val="288"/>
        </w:trPr>
        <w:tc>
          <w:tcPr>
            <w:tcW w:w="1980" w:type="dxa"/>
            <w:gridSpan w:val="2"/>
            <w:tcBorders>
              <w:top w:val="nil"/>
              <w:left w:val="nil"/>
              <w:bottom w:val="nil"/>
              <w:right w:val="nil"/>
            </w:tcBorders>
            <w:vAlign w:val="center"/>
          </w:tcPr>
          <w:p w14:paraId="6F90B52D" w14:textId="77777777" w:rsidR="00BD1133" w:rsidRDefault="00BD1133" w:rsidP="002B4C53">
            <w:pPr>
              <w:pStyle w:val="CES5191Arial8bold"/>
            </w:pPr>
          </w:p>
        </w:tc>
        <w:tc>
          <w:tcPr>
            <w:tcW w:w="2862" w:type="dxa"/>
            <w:tcBorders>
              <w:top w:val="nil"/>
              <w:left w:val="nil"/>
              <w:bottom w:val="nil"/>
              <w:right w:val="nil"/>
            </w:tcBorders>
            <w:vAlign w:val="center"/>
          </w:tcPr>
          <w:p w14:paraId="1D837CEE" w14:textId="77777777" w:rsidR="00BD1133" w:rsidRPr="0080497E" w:rsidRDefault="00BD1133" w:rsidP="002B4C53">
            <w:pPr>
              <w:autoSpaceDE/>
              <w:autoSpaceDN/>
              <w:adjustRightInd/>
              <w:spacing w:before="0" w:line="240" w:lineRule="auto"/>
              <w:ind w:left="142"/>
              <w:rPr>
                <w:sz w:val="16"/>
                <w:szCs w:val="16"/>
              </w:rPr>
            </w:pPr>
            <w:r w:rsidRPr="0080497E">
              <w:rPr>
                <w:sz w:val="16"/>
                <w:szCs w:val="16"/>
              </w:rPr>
              <w:t>Sherwin-Williams</w:t>
            </w:r>
          </w:p>
        </w:tc>
        <w:tc>
          <w:tcPr>
            <w:tcW w:w="1908" w:type="dxa"/>
            <w:gridSpan w:val="2"/>
            <w:tcBorders>
              <w:top w:val="nil"/>
              <w:left w:val="nil"/>
              <w:bottom w:val="nil"/>
              <w:right w:val="nil"/>
            </w:tcBorders>
            <w:vAlign w:val="center"/>
          </w:tcPr>
          <w:p w14:paraId="585C7A6B" w14:textId="77777777" w:rsidR="00BD1133" w:rsidRPr="0082198B" w:rsidRDefault="00BD1133" w:rsidP="002B4C53">
            <w:pPr>
              <w:autoSpaceDE/>
              <w:autoSpaceDN/>
              <w:adjustRightInd/>
              <w:spacing w:before="0" w:line="240" w:lineRule="auto"/>
              <w:ind w:left="142"/>
              <w:rPr>
                <w:sz w:val="16"/>
                <w:szCs w:val="16"/>
              </w:rPr>
            </w:pPr>
            <w:proofErr w:type="spellStart"/>
            <w:r w:rsidRPr="0082198B">
              <w:rPr>
                <w:sz w:val="16"/>
                <w:szCs w:val="16"/>
              </w:rPr>
              <w:t>Epo</w:t>
            </w:r>
            <w:proofErr w:type="spellEnd"/>
            <w:r w:rsidRPr="0082198B">
              <w:rPr>
                <w:sz w:val="16"/>
                <w:szCs w:val="16"/>
              </w:rPr>
              <w:t>-Phen FF</w:t>
            </w:r>
          </w:p>
        </w:tc>
        <w:tc>
          <w:tcPr>
            <w:tcW w:w="1260" w:type="dxa"/>
            <w:gridSpan w:val="2"/>
            <w:tcBorders>
              <w:top w:val="nil"/>
              <w:left w:val="nil"/>
              <w:bottom w:val="nil"/>
              <w:right w:val="nil"/>
            </w:tcBorders>
            <w:vAlign w:val="center"/>
          </w:tcPr>
          <w:p w14:paraId="6ED15168" w14:textId="77777777" w:rsidR="00BD1133" w:rsidRPr="0082198B" w:rsidRDefault="00BD1133" w:rsidP="002B4C53">
            <w:pPr>
              <w:autoSpaceDE/>
              <w:autoSpaceDN/>
              <w:adjustRightInd/>
              <w:spacing w:before="0" w:line="240" w:lineRule="auto"/>
              <w:ind w:left="142"/>
              <w:rPr>
                <w:sz w:val="16"/>
                <w:szCs w:val="16"/>
              </w:rPr>
            </w:pPr>
            <w:r w:rsidRPr="0082198B">
              <w:rPr>
                <w:sz w:val="16"/>
                <w:szCs w:val="16"/>
              </w:rPr>
              <w:t>250</w:t>
            </w:r>
          </w:p>
        </w:tc>
        <w:tc>
          <w:tcPr>
            <w:tcW w:w="1771" w:type="dxa"/>
            <w:tcBorders>
              <w:top w:val="nil"/>
              <w:left w:val="nil"/>
              <w:bottom w:val="nil"/>
              <w:right w:val="nil"/>
            </w:tcBorders>
            <w:vAlign w:val="center"/>
          </w:tcPr>
          <w:p w14:paraId="6F2CEA41" w14:textId="77777777" w:rsidR="00BD1133" w:rsidRPr="0082198B" w:rsidRDefault="00752A53" w:rsidP="00752A53">
            <w:pPr>
              <w:autoSpaceDE/>
              <w:autoSpaceDN/>
              <w:adjustRightInd/>
              <w:spacing w:before="0" w:line="240" w:lineRule="auto"/>
              <w:ind w:left="142"/>
              <w:rPr>
                <w:sz w:val="16"/>
                <w:szCs w:val="16"/>
              </w:rPr>
            </w:pPr>
            <w:r w:rsidRPr="0082198B">
              <w:rPr>
                <w:sz w:val="16"/>
                <w:szCs w:val="16"/>
              </w:rPr>
              <w:t xml:space="preserve">99°C </w:t>
            </w:r>
            <w:r w:rsidR="00BD1133" w:rsidRPr="0082198B">
              <w:rPr>
                <w:sz w:val="16"/>
                <w:szCs w:val="16"/>
              </w:rPr>
              <w:t>(</w:t>
            </w:r>
            <w:r w:rsidRPr="0082198B">
              <w:rPr>
                <w:sz w:val="16"/>
                <w:szCs w:val="16"/>
              </w:rPr>
              <w:t>210°F</w:t>
            </w:r>
            <w:r w:rsidR="00BD1133" w:rsidRPr="0082198B">
              <w:rPr>
                <w:sz w:val="16"/>
                <w:szCs w:val="16"/>
              </w:rPr>
              <w:t>)</w:t>
            </w:r>
          </w:p>
        </w:tc>
      </w:tr>
      <w:tr w:rsidR="00BD1133" w14:paraId="119BB0C0" w14:textId="77777777" w:rsidTr="00D750DA">
        <w:trPr>
          <w:trHeight w:val="288"/>
        </w:trPr>
        <w:tc>
          <w:tcPr>
            <w:tcW w:w="9781" w:type="dxa"/>
            <w:gridSpan w:val="8"/>
            <w:tcBorders>
              <w:top w:val="nil"/>
              <w:left w:val="nil"/>
              <w:bottom w:val="single" w:sz="12" w:space="0" w:color="auto"/>
              <w:right w:val="nil"/>
            </w:tcBorders>
            <w:vAlign w:val="center"/>
          </w:tcPr>
          <w:p w14:paraId="64043CC1" w14:textId="636BA1DB" w:rsidR="00BD1133" w:rsidRDefault="00BD1133" w:rsidP="00A84BEB">
            <w:pPr>
              <w:widowControl w:val="0"/>
              <w:spacing w:before="42" w:line="184" w:lineRule="exact"/>
              <w:ind w:left="-71" w:right="777"/>
            </w:pPr>
          </w:p>
        </w:tc>
      </w:tr>
      <w:tr w:rsidR="008A0BA8" w14:paraId="28AF088F" w14:textId="77777777" w:rsidTr="002C4FCB">
        <w:trPr>
          <w:trHeight w:val="288"/>
        </w:trPr>
        <w:tc>
          <w:tcPr>
            <w:tcW w:w="1440" w:type="dxa"/>
            <w:tcBorders>
              <w:left w:val="nil"/>
              <w:bottom w:val="nil"/>
              <w:right w:val="nil"/>
            </w:tcBorders>
            <w:vAlign w:val="center"/>
          </w:tcPr>
          <w:p w14:paraId="1CD87A29" w14:textId="77777777" w:rsidR="008A0BA8" w:rsidRDefault="008A0BA8" w:rsidP="002B4C53">
            <w:pPr>
              <w:pStyle w:val="CES5191Arial8bold"/>
            </w:pPr>
            <w:r w:rsidRPr="00043026">
              <w:rPr>
                <w:rFonts w:ascii="Times New Roman" w:hAnsi="Times New Roman" w:cs="Times New Roman"/>
                <w:color w:val="auto"/>
                <w:szCs w:val="24"/>
                <w:lang w:val="ru-RU"/>
              </w:rPr>
              <w:t>Последнее обновление:</w:t>
            </w:r>
          </w:p>
        </w:tc>
        <w:tc>
          <w:tcPr>
            <w:tcW w:w="3402" w:type="dxa"/>
            <w:gridSpan w:val="2"/>
            <w:tcBorders>
              <w:left w:val="nil"/>
              <w:bottom w:val="nil"/>
              <w:right w:val="nil"/>
            </w:tcBorders>
            <w:vAlign w:val="center"/>
          </w:tcPr>
          <w:p w14:paraId="37D34A84" w14:textId="70F0D502" w:rsidR="008A0BA8" w:rsidRDefault="001D1249" w:rsidP="002B4C53">
            <w:pPr>
              <w:pStyle w:val="CES5191Arial8leftaligned"/>
              <w:rPr>
                <w:b/>
              </w:rPr>
            </w:pPr>
            <w:r>
              <w:rPr>
                <w:rFonts w:ascii="Times New Roman" w:hAnsi="Times New Roman" w:cs="Times New Roman"/>
                <w:color w:val="auto"/>
                <w:szCs w:val="24"/>
                <w:lang w:val="ru-RU"/>
              </w:rPr>
              <w:t>Ноябрь</w:t>
            </w:r>
            <w:r w:rsidR="0050612E">
              <w:rPr>
                <w:rFonts w:ascii="Times New Roman" w:hAnsi="Times New Roman" w:cs="Times New Roman"/>
                <w:color w:val="auto"/>
                <w:szCs w:val="24"/>
                <w:lang w:val="ru-RU"/>
              </w:rPr>
              <w:t xml:space="preserve"> 2025</w:t>
            </w:r>
          </w:p>
        </w:tc>
        <w:tc>
          <w:tcPr>
            <w:tcW w:w="1908" w:type="dxa"/>
            <w:gridSpan w:val="2"/>
            <w:tcBorders>
              <w:left w:val="nil"/>
              <w:bottom w:val="nil"/>
              <w:right w:val="nil"/>
            </w:tcBorders>
            <w:vAlign w:val="center"/>
          </w:tcPr>
          <w:p w14:paraId="3FDE78B4" w14:textId="77777777" w:rsidR="008A0BA8" w:rsidRDefault="008A0BA8" w:rsidP="002B4C53">
            <w:pPr>
              <w:rPr>
                <w:rFonts w:ascii="Arial" w:hAnsi="Arial" w:cs="Arial"/>
                <w:b/>
                <w:sz w:val="16"/>
                <w:szCs w:val="16"/>
              </w:rPr>
            </w:pPr>
          </w:p>
        </w:tc>
        <w:tc>
          <w:tcPr>
            <w:tcW w:w="1260" w:type="dxa"/>
            <w:gridSpan w:val="2"/>
            <w:tcBorders>
              <w:left w:val="nil"/>
              <w:bottom w:val="nil"/>
              <w:right w:val="nil"/>
            </w:tcBorders>
            <w:vAlign w:val="center"/>
          </w:tcPr>
          <w:p w14:paraId="54C9678F" w14:textId="77777777" w:rsidR="008A0BA8" w:rsidRDefault="008A0BA8" w:rsidP="002B4C53">
            <w:pPr>
              <w:jc w:val="center"/>
              <w:rPr>
                <w:rFonts w:ascii="Arial" w:hAnsi="Arial" w:cs="Arial"/>
                <w:b/>
                <w:sz w:val="16"/>
                <w:szCs w:val="16"/>
              </w:rPr>
            </w:pPr>
          </w:p>
        </w:tc>
        <w:tc>
          <w:tcPr>
            <w:tcW w:w="1771" w:type="dxa"/>
            <w:tcBorders>
              <w:left w:val="nil"/>
              <w:bottom w:val="nil"/>
              <w:right w:val="nil"/>
            </w:tcBorders>
            <w:vAlign w:val="center"/>
          </w:tcPr>
          <w:p w14:paraId="4D96AE71" w14:textId="77777777" w:rsidR="008A0BA8" w:rsidRDefault="008A0BA8" w:rsidP="002B4C53">
            <w:pPr>
              <w:jc w:val="center"/>
              <w:rPr>
                <w:rFonts w:ascii="Arial" w:hAnsi="Arial" w:cs="Arial"/>
                <w:b/>
                <w:sz w:val="16"/>
                <w:szCs w:val="16"/>
              </w:rPr>
            </w:pPr>
          </w:p>
        </w:tc>
      </w:tr>
    </w:tbl>
    <w:p w14:paraId="417BBDD9" w14:textId="77777777" w:rsidR="008C57EA" w:rsidRDefault="008C57EA" w:rsidP="008C57EA">
      <w:pPr>
        <w:widowControl w:val="0"/>
        <w:spacing w:line="240" w:lineRule="auto"/>
        <w:ind w:left="1350" w:right="151" w:hanging="1260"/>
        <w:contextualSpacing/>
        <w:rPr>
          <w:sz w:val="16"/>
          <w:szCs w:val="16"/>
          <w:lang w:val="ru-RU"/>
        </w:rPr>
      </w:pPr>
    </w:p>
    <w:p w14:paraId="13548344" w14:textId="3086E13D" w:rsidR="00796E00" w:rsidRDefault="00796E00" w:rsidP="008C57EA">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w:t>
      </w:r>
      <w:r w:rsidRPr="00A27633">
        <w:rPr>
          <w:sz w:val="16"/>
          <w:szCs w:val="16"/>
          <w:lang w:val="ru-RU"/>
        </w:rPr>
        <w:t>1</w:t>
      </w:r>
      <w:r w:rsidRPr="00043B9C">
        <w:rPr>
          <w:sz w:val="16"/>
          <w:szCs w:val="16"/>
          <w:lang w:val="ru-RU"/>
        </w:rPr>
        <w:t>:</w:t>
      </w:r>
      <w:r w:rsidRPr="008C57EA">
        <w:rPr>
          <w:sz w:val="16"/>
          <w:szCs w:val="16"/>
          <w:lang w:val="ru-RU"/>
        </w:rPr>
        <w:t xml:space="preserve"> </w:t>
      </w:r>
      <w:r w:rsidR="008C57EA">
        <w:rPr>
          <w:sz w:val="16"/>
          <w:szCs w:val="16"/>
          <w:lang w:val="ru-RU"/>
        </w:rPr>
        <w:tab/>
      </w:r>
      <w:r w:rsidRPr="00FC79B8">
        <w:rPr>
          <w:sz w:val="16"/>
          <w:szCs w:val="16"/>
          <w:lang w:val="ru-RU"/>
        </w:rPr>
        <w:t>*Как в сепараторах высокого давления.</w:t>
      </w:r>
    </w:p>
    <w:p w14:paraId="019E9418" w14:textId="4B367765" w:rsidR="00105B67" w:rsidRPr="00B21BD9" w:rsidRDefault="00105B67" w:rsidP="008C57EA">
      <w:pPr>
        <w:widowControl w:val="0"/>
        <w:spacing w:line="240" w:lineRule="auto"/>
        <w:ind w:left="1350" w:right="151" w:hanging="1260"/>
        <w:contextualSpacing/>
        <w:rPr>
          <w:sz w:val="16"/>
          <w:szCs w:val="16"/>
          <w:lang w:val="ru-RU"/>
        </w:rPr>
      </w:pPr>
      <w:r w:rsidRPr="00B21BD9">
        <w:rPr>
          <w:sz w:val="16"/>
          <w:szCs w:val="16"/>
          <w:lang w:val="ru-RU"/>
        </w:rPr>
        <w:t xml:space="preserve">Примечание 2: </w:t>
      </w:r>
      <w:r w:rsidR="008C57EA">
        <w:rPr>
          <w:sz w:val="16"/>
          <w:szCs w:val="16"/>
          <w:lang w:val="ru-RU"/>
        </w:rPr>
        <w:tab/>
      </w:r>
      <w:r w:rsidRPr="00B21BD9">
        <w:rPr>
          <w:sz w:val="16"/>
          <w:szCs w:val="16"/>
          <w:lang w:val="ru-RU"/>
        </w:rPr>
        <w:t>Покрытия, приемлемые для работы во влажной сероводородосодержащей среде, указываются в COM-SU-5014-TCO. Они прошли тщательную проверку до включения в список</w:t>
      </w:r>
    </w:p>
    <w:p w14:paraId="2C3C7D21" w14:textId="038F4219" w:rsidR="00796E00" w:rsidRDefault="00796E00" w:rsidP="008C57EA">
      <w:pPr>
        <w:widowControl w:val="0"/>
        <w:spacing w:line="240" w:lineRule="auto"/>
        <w:ind w:left="1350" w:right="151" w:hanging="1260"/>
        <w:contextualSpacing/>
        <w:rPr>
          <w:sz w:val="16"/>
          <w:szCs w:val="16"/>
          <w:lang w:val="ru-RU"/>
        </w:rPr>
      </w:pPr>
      <w:r>
        <w:rPr>
          <w:sz w:val="16"/>
          <w:szCs w:val="16"/>
          <w:lang w:val="ru-RU"/>
        </w:rPr>
        <w:t xml:space="preserve">Примечание </w:t>
      </w:r>
      <w:r w:rsidR="00105B67">
        <w:rPr>
          <w:sz w:val="16"/>
          <w:szCs w:val="16"/>
          <w:lang w:val="ru-RU"/>
        </w:rPr>
        <w:t>3</w:t>
      </w:r>
      <w:r>
        <w:rPr>
          <w:sz w:val="16"/>
          <w:szCs w:val="16"/>
          <w:lang w:val="ru-RU"/>
        </w:rPr>
        <w:t xml:space="preserve">: </w:t>
      </w:r>
      <w:r w:rsidR="008C57EA">
        <w:rPr>
          <w:sz w:val="16"/>
          <w:szCs w:val="16"/>
          <w:lang w:val="ru-RU"/>
        </w:rPr>
        <w:tab/>
      </w:r>
      <w:r>
        <w:rPr>
          <w:sz w:val="16"/>
          <w:szCs w:val="16"/>
          <w:lang w:val="ru-RU"/>
        </w:rPr>
        <w:t xml:space="preserve">Покрытия должны пройти испытания Шеврон для эксплуатации при проведении пропарки. </w:t>
      </w:r>
    </w:p>
    <w:p w14:paraId="27992206" w14:textId="29E77BD8" w:rsidR="00796E00" w:rsidRDefault="00796E00" w:rsidP="008C57EA">
      <w:pPr>
        <w:widowControl w:val="0"/>
        <w:spacing w:line="240" w:lineRule="auto"/>
        <w:ind w:left="1350" w:right="151" w:hanging="1260"/>
        <w:contextualSpacing/>
        <w:rPr>
          <w:sz w:val="16"/>
          <w:szCs w:val="16"/>
          <w:lang w:val="ru-RU"/>
        </w:rPr>
      </w:pPr>
      <w:r>
        <w:rPr>
          <w:sz w:val="16"/>
          <w:szCs w:val="16"/>
          <w:lang w:val="ru-RU"/>
        </w:rPr>
        <w:t xml:space="preserve">Примечание </w:t>
      </w:r>
      <w:r w:rsidR="00105B67">
        <w:rPr>
          <w:sz w:val="16"/>
          <w:szCs w:val="16"/>
          <w:lang w:val="ru-RU"/>
        </w:rPr>
        <w:t>4</w:t>
      </w:r>
      <w:r>
        <w:rPr>
          <w:sz w:val="16"/>
          <w:szCs w:val="16"/>
          <w:lang w:val="ru-RU"/>
        </w:rPr>
        <w:t xml:space="preserve">: </w:t>
      </w:r>
      <w:r w:rsidR="008C57EA">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A27633">
        <w:rPr>
          <w:sz w:val="16"/>
          <w:szCs w:val="16"/>
          <w:lang w:val="ru-RU"/>
        </w:rPr>
        <w:t xml:space="preserve"> </w:t>
      </w:r>
      <w:r>
        <w:rPr>
          <w:sz w:val="16"/>
          <w:szCs w:val="16"/>
          <w:lang w:val="ru-RU"/>
        </w:rPr>
        <w:t xml:space="preserve">Отклонение допускается если покрытие выпускается в одном цвете. </w:t>
      </w:r>
    </w:p>
    <w:p w14:paraId="7CD80817" w14:textId="77777777" w:rsidR="00EF2623" w:rsidRPr="00D15170" w:rsidRDefault="00EF2623" w:rsidP="002B5E17">
      <w:pPr>
        <w:tabs>
          <w:tab w:val="left" w:pos="3225"/>
        </w:tabs>
        <w:rPr>
          <w:color w:val="auto"/>
        </w:rPr>
      </w:pPr>
    </w:p>
    <w:p w14:paraId="5DE811D1" w14:textId="725D3570" w:rsidR="002B5E17" w:rsidRPr="00D15170" w:rsidRDefault="002B5E17" w:rsidP="002B5E17">
      <w:pPr>
        <w:tabs>
          <w:tab w:val="left" w:pos="3225"/>
        </w:tabs>
        <w:rPr>
          <w:color w:val="auto"/>
          <w:sz w:val="20"/>
          <w:szCs w:val="20"/>
        </w:rPr>
      </w:pPr>
      <w:r w:rsidRPr="00D15170">
        <w:rPr>
          <w:color w:val="auto"/>
        </w:rPr>
        <w:br w:type="page"/>
      </w:r>
    </w:p>
    <w:tbl>
      <w:tblPr>
        <w:tblW w:w="9985" w:type="dxa"/>
        <w:jc w:val="center"/>
        <w:tblLayout w:type="fixed"/>
        <w:tblLook w:val="01E0" w:firstRow="1" w:lastRow="1" w:firstColumn="1" w:lastColumn="1" w:noHBand="0" w:noVBand="0"/>
      </w:tblPr>
      <w:tblGrid>
        <w:gridCol w:w="1250"/>
        <w:gridCol w:w="10"/>
        <w:gridCol w:w="1108"/>
        <w:gridCol w:w="2875"/>
        <w:gridCol w:w="697"/>
        <w:gridCol w:w="1905"/>
        <w:gridCol w:w="885"/>
        <w:gridCol w:w="1248"/>
        <w:gridCol w:w="7"/>
      </w:tblGrid>
      <w:tr w:rsidR="00C5496A" w:rsidRPr="00A76998" w14:paraId="481AC036" w14:textId="77777777" w:rsidTr="00F029EB">
        <w:trPr>
          <w:trHeight w:val="360"/>
          <w:jc w:val="center"/>
        </w:trPr>
        <w:tc>
          <w:tcPr>
            <w:tcW w:w="9985" w:type="dxa"/>
            <w:gridSpan w:val="9"/>
            <w:tcBorders>
              <w:top w:val="single" w:sz="6" w:space="0" w:color="auto"/>
              <w:bottom w:val="single" w:sz="12" w:space="0" w:color="auto"/>
            </w:tcBorders>
            <w:shd w:val="clear" w:color="auto" w:fill="FFFFFF"/>
            <w:vAlign w:val="center"/>
          </w:tcPr>
          <w:p w14:paraId="2B005DC9" w14:textId="77777777" w:rsidR="00C5496A" w:rsidRPr="00A76998" w:rsidRDefault="00C5496A" w:rsidP="00C5496A">
            <w:pPr>
              <w:ind w:right="-72"/>
              <w:jc w:val="right"/>
              <w:rPr>
                <w:b/>
                <w:i/>
                <w:color w:val="auto"/>
                <w:lang w:val="ru-RU"/>
              </w:rPr>
            </w:pPr>
            <w:r w:rsidRPr="00A76998">
              <w:rPr>
                <w:b/>
                <w:i/>
                <w:color w:val="auto"/>
                <w:lang w:val="ru-RU"/>
              </w:rPr>
              <w:lastRenderedPageBreak/>
              <w:t>Покрытия под изоляцию</w:t>
            </w:r>
          </w:p>
        </w:tc>
      </w:tr>
      <w:tr w:rsidR="00C5496A" w:rsidRPr="0005732F" w14:paraId="75EC006F" w14:textId="77777777" w:rsidTr="00F029EB">
        <w:trPr>
          <w:trHeight w:val="360"/>
          <w:jc w:val="center"/>
        </w:trPr>
        <w:tc>
          <w:tcPr>
            <w:tcW w:w="7845" w:type="dxa"/>
            <w:gridSpan w:val="6"/>
            <w:tcBorders>
              <w:top w:val="single" w:sz="12" w:space="0" w:color="auto"/>
              <w:left w:val="single" w:sz="12" w:space="0" w:color="auto"/>
              <w:bottom w:val="single" w:sz="12" w:space="0" w:color="auto"/>
            </w:tcBorders>
            <w:vAlign w:val="center"/>
          </w:tcPr>
          <w:p w14:paraId="454CA970" w14:textId="3C4BDF29" w:rsidR="00C5496A" w:rsidRPr="00E65EEB" w:rsidRDefault="00FD42F7" w:rsidP="00FD42F7">
            <w:pPr>
              <w:autoSpaceDE/>
              <w:autoSpaceDN/>
              <w:adjustRightInd/>
              <w:spacing w:before="0" w:line="240" w:lineRule="auto"/>
              <w:ind w:left="0"/>
              <w:rPr>
                <w:b/>
                <w:color w:val="auto"/>
                <w:sz w:val="20"/>
                <w:szCs w:val="20"/>
                <w:lang w:val="ru-RU"/>
              </w:rPr>
            </w:pPr>
            <w:r>
              <w:rPr>
                <w:b/>
                <w:color w:val="auto"/>
                <w:sz w:val="20"/>
                <w:szCs w:val="24"/>
                <w:lang w:val="ru-RU"/>
              </w:rPr>
              <w:t>Т</w:t>
            </w:r>
            <w:r w:rsidR="00C5496A" w:rsidRPr="00AD544E">
              <w:rPr>
                <w:b/>
                <w:color w:val="auto"/>
                <w:sz w:val="20"/>
                <w:szCs w:val="24"/>
                <w:lang w:val="ru-RU"/>
              </w:rPr>
              <w:t xml:space="preserve">онкопленочные </w:t>
            </w:r>
            <w:r w:rsidR="00CE4B91">
              <w:rPr>
                <w:b/>
                <w:color w:val="auto"/>
                <w:sz w:val="20"/>
                <w:szCs w:val="24"/>
                <w:lang w:val="ru-RU"/>
              </w:rPr>
              <w:t>фенол-</w:t>
            </w:r>
            <w:r w:rsidR="00C5496A" w:rsidRPr="00AD544E">
              <w:rPr>
                <w:b/>
                <w:color w:val="auto"/>
                <w:sz w:val="20"/>
                <w:szCs w:val="24"/>
                <w:lang w:val="ru-RU"/>
              </w:rPr>
              <w:t>эпокс</w:t>
            </w:r>
            <w:r w:rsidR="007305A2">
              <w:rPr>
                <w:b/>
                <w:color w:val="auto"/>
                <w:sz w:val="20"/>
                <w:szCs w:val="24"/>
                <w:lang w:val="ru-RU"/>
              </w:rPr>
              <w:t xml:space="preserve">идные покрытия </w:t>
            </w:r>
            <w:r w:rsidR="00F94701">
              <w:rPr>
                <w:b/>
                <w:color w:val="auto"/>
                <w:sz w:val="20"/>
                <w:szCs w:val="24"/>
                <w:lang w:val="ru-RU"/>
              </w:rPr>
              <w:t xml:space="preserve">под изоляцией </w:t>
            </w:r>
            <w:r w:rsidR="007305A2">
              <w:rPr>
                <w:b/>
                <w:color w:val="auto"/>
                <w:sz w:val="20"/>
                <w:szCs w:val="24"/>
                <w:lang w:val="ru-RU"/>
              </w:rPr>
              <w:t>для п</w:t>
            </w:r>
            <w:r w:rsidR="00C5496A">
              <w:rPr>
                <w:b/>
                <w:color w:val="auto"/>
                <w:sz w:val="20"/>
                <w:szCs w:val="24"/>
                <w:lang w:val="ru-RU"/>
              </w:rPr>
              <w:t>остоянных</w:t>
            </w:r>
            <w:r w:rsidR="001B086A">
              <w:rPr>
                <w:b/>
                <w:color w:val="auto"/>
                <w:sz w:val="20"/>
                <w:szCs w:val="24"/>
                <w:lang w:val="ru-RU"/>
              </w:rPr>
              <w:t xml:space="preserve"> </w:t>
            </w:r>
            <w:r w:rsidR="00C5496A" w:rsidRPr="00AD544E">
              <w:rPr>
                <w:b/>
                <w:color w:val="auto"/>
                <w:sz w:val="20"/>
                <w:szCs w:val="24"/>
                <w:lang w:val="ru-RU"/>
              </w:rPr>
              <w:t xml:space="preserve">или цикличных температур углеродистой стали </w:t>
            </w:r>
            <w:r w:rsidR="00C5496A" w:rsidRPr="00E65EEB">
              <w:rPr>
                <w:b/>
                <w:color w:val="auto"/>
                <w:sz w:val="20"/>
                <w:szCs w:val="24"/>
                <w:lang w:val="ru-RU"/>
              </w:rPr>
              <w:t>-46</w:t>
            </w:r>
            <w:r w:rsidR="00C5496A" w:rsidRPr="00AD544E">
              <w:rPr>
                <w:b/>
                <w:color w:val="auto"/>
                <w:sz w:val="20"/>
                <w:szCs w:val="24"/>
                <w:lang w:val="ru-RU"/>
              </w:rPr>
              <w:t>°</w:t>
            </w:r>
            <w:r w:rsidR="00C5496A">
              <w:rPr>
                <w:b/>
                <w:color w:val="auto"/>
                <w:sz w:val="20"/>
                <w:szCs w:val="24"/>
              </w:rPr>
              <w:t>C</w:t>
            </w:r>
            <w:r w:rsidR="00C5496A" w:rsidRPr="00E65EEB">
              <w:rPr>
                <w:b/>
                <w:color w:val="auto"/>
                <w:sz w:val="20"/>
                <w:szCs w:val="24"/>
                <w:lang w:val="ru-RU"/>
              </w:rPr>
              <w:t xml:space="preserve"> (</w:t>
            </w:r>
            <w:r w:rsidR="00C5496A" w:rsidRPr="00AD544E">
              <w:rPr>
                <w:b/>
                <w:color w:val="auto"/>
                <w:sz w:val="20"/>
                <w:szCs w:val="24"/>
                <w:lang w:val="ru-RU"/>
              </w:rPr>
              <w:t>-50°F</w:t>
            </w:r>
            <w:r w:rsidR="00C5496A" w:rsidRPr="00E65EEB">
              <w:rPr>
                <w:b/>
                <w:color w:val="auto"/>
                <w:sz w:val="20"/>
                <w:szCs w:val="24"/>
                <w:lang w:val="ru-RU"/>
              </w:rPr>
              <w:t>)</w:t>
            </w:r>
            <w:r w:rsidR="00C5496A" w:rsidRPr="00AD544E">
              <w:rPr>
                <w:b/>
                <w:color w:val="auto"/>
                <w:sz w:val="20"/>
                <w:szCs w:val="24"/>
                <w:lang w:val="ru-RU"/>
              </w:rPr>
              <w:t xml:space="preserve"> до </w:t>
            </w:r>
            <w:r w:rsidR="002B4C53" w:rsidRPr="00D750DA">
              <w:rPr>
                <w:b/>
                <w:color w:val="auto"/>
                <w:sz w:val="20"/>
                <w:szCs w:val="24"/>
                <w:lang w:val="ru-RU"/>
              </w:rPr>
              <w:t>204</w:t>
            </w:r>
            <w:r w:rsidR="00C5496A" w:rsidRPr="00AD544E">
              <w:rPr>
                <w:b/>
                <w:color w:val="auto"/>
                <w:sz w:val="20"/>
                <w:szCs w:val="24"/>
                <w:lang w:val="ru-RU"/>
              </w:rPr>
              <w:t>°</w:t>
            </w:r>
            <w:r w:rsidR="00C5496A">
              <w:rPr>
                <w:b/>
                <w:color w:val="auto"/>
                <w:sz w:val="20"/>
                <w:szCs w:val="24"/>
              </w:rPr>
              <w:t>C</w:t>
            </w:r>
            <w:r w:rsidR="00C5496A" w:rsidRPr="00E65EEB">
              <w:rPr>
                <w:b/>
                <w:color w:val="auto"/>
                <w:sz w:val="20"/>
                <w:szCs w:val="24"/>
                <w:lang w:val="ru-RU"/>
              </w:rPr>
              <w:t xml:space="preserve"> (</w:t>
            </w:r>
            <w:r w:rsidR="002B4C53" w:rsidRPr="00D750DA">
              <w:rPr>
                <w:b/>
                <w:color w:val="auto"/>
                <w:sz w:val="20"/>
                <w:szCs w:val="24"/>
                <w:lang w:val="ru-RU"/>
              </w:rPr>
              <w:t>400</w:t>
            </w:r>
            <w:r w:rsidR="00C5496A" w:rsidRPr="00AD544E">
              <w:rPr>
                <w:b/>
                <w:color w:val="auto"/>
                <w:sz w:val="20"/>
                <w:szCs w:val="24"/>
                <w:lang w:val="ru-RU"/>
              </w:rPr>
              <w:t>°F</w:t>
            </w:r>
            <w:r w:rsidR="00C5496A" w:rsidRPr="00E65EEB">
              <w:rPr>
                <w:b/>
                <w:color w:val="auto"/>
                <w:sz w:val="20"/>
                <w:szCs w:val="24"/>
                <w:lang w:val="ru-RU"/>
              </w:rPr>
              <w:t>)</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290D1504" w14:textId="77777777" w:rsidR="00C5496A" w:rsidRPr="0005732F" w:rsidRDefault="00C5496A" w:rsidP="00C5496A">
            <w:pPr>
              <w:autoSpaceDE/>
              <w:autoSpaceDN/>
              <w:adjustRightInd/>
              <w:spacing w:before="0" w:line="240" w:lineRule="auto"/>
              <w:ind w:left="0"/>
              <w:jc w:val="center"/>
              <w:rPr>
                <w:b/>
                <w:color w:val="auto"/>
                <w:sz w:val="36"/>
                <w:szCs w:val="40"/>
              </w:rPr>
            </w:pPr>
            <w:r w:rsidRPr="00B76D32">
              <w:rPr>
                <w:b/>
                <w:color w:val="auto"/>
                <w:sz w:val="36"/>
                <w:szCs w:val="24"/>
                <w:lang w:val="ru-RU"/>
              </w:rPr>
              <w:t>12.1</w:t>
            </w:r>
          </w:p>
        </w:tc>
      </w:tr>
      <w:tr w:rsidR="00C5496A" w:rsidRPr="00156692" w14:paraId="3D834A53" w14:textId="77777777" w:rsidTr="00A56E14">
        <w:trPr>
          <w:gridAfter w:val="1"/>
          <w:wAfter w:w="7" w:type="dxa"/>
          <w:cantSplit/>
          <w:trHeight w:val="288"/>
          <w:jc w:val="center"/>
        </w:trPr>
        <w:tc>
          <w:tcPr>
            <w:tcW w:w="1260" w:type="dxa"/>
            <w:gridSpan w:val="2"/>
            <w:tcBorders>
              <w:top w:val="single" w:sz="12" w:space="0" w:color="auto"/>
            </w:tcBorders>
          </w:tcPr>
          <w:p w14:paraId="79D99530"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983" w:type="dxa"/>
            <w:gridSpan w:val="2"/>
            <w:tcBorders>
              <w:top w:val="single" w:sz="12" w:space="0" w:color="auto"/>
            </w:tcBorders>
          </w:tcPr>
          <w:p w14:paraId="2FAFAC5E" w14:textId="77501459" w:rsidR="006A5C67" w:rsidRPr="00793CC4" w:rsidRDefault="00793CC4" w:rsidP="00C5496A">
            <w:pPr>
              <w:autoSpaceDE/>
              <w:autoSpaceDN/>
              <w:adjustRightInd/>
              <w:spacing w:before="0" w:line="240" w:lineRule="auto"/>
              <w:ind w:left="-72"/>
              <w:rPr>
                <w:color w:val="auto"/>
                <w:sz w:val="16"/>
                <w:szCs w:val="24"/>
              </w:rPr>
            </w:pPr>
            <w:r w:rsidRPr="00793CC4">
              <w:rPr>
                <w:color w:val="auto"/>
                <w:sz w:val="16"/>
                <w:szCs w:val="24"/>
              </w:rPr>
              <w:t>SSPC-SP1/SP10(NACENo.</w:t>
            </w:r>
            <w:proofErr w:type="gramStart"/>
            <w:r w:rsidRPr="00793CC4">
              <w:rPr>
                <w:color w:val="auto"/>
                <w:sz w:val="16"/>
                <w:szCs w:val="24"/>
              </w:rPr>
              <w:t>2)(</w:t>
            </w:r>
            <w:proofErr w:type="gramEnd"/>
            <w:r w:rsidRPr="00793CC4">
              <w:rPr>
                <w:color w:val="auto"/>
                <w:sz w:val="16"/>
                <w:szCs w:val="24"/>
              </w:rPr>
              <w:t>SA2.5)</w:t>
            </w:r>
          </w:p>
          <w:p w14:paraId="2B3D3DD0" w14:textId="57F88592" w:rsidR="00C5496A" w:rsidRPr="00037A5B" w:rsidRDefault="004B5C7C" w:rsidP="00C5496A">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1F2FB4" w:rsidRPr="001F2FB4">
              <w:rPr>
                <w:color w:val="auto"/>
                <w:sz w:val="16"/>
                <w:szCs w:val="24"/>
                <w:lang w:val="ru-RU"/>
              </w:rPr>
              <w:t xml:space="preserve"> </w:t>
            </w:r>
            <w:r w:rsidR="00E321DB">
              <w:rPr>
                <w:color w:val="auto"/>
                <w:sz w:val="16"/>
                <w:szCs w:val="24"/>
                <w:lang w:val="ru-RU"/>
              </w:rPr>
              <w:t xml:space="preserve">очистка </w:t>
            </w:r>
            <w:r w:rsidR="00C5496A" w:rsidRPr="00037A5B">
              <w:rPr>
                <w:color w:val="auto"/>
                <w:sz w:val="16"/>
                <w:szCs w:val="24"/>
                <w:lang w:val="ru-RU"/>
              </w:rPr>
              <w:t>до почти белого металла.</w:t>
            </w:r>
          </w:p>
        </w:tc>
        <w:tc>
          <w:tcPr>
            <w:tcW w:w="697" w:type="dxa"/>
            <w:tcBorders>
              <w:top w:val="single" w:sz="12" w:space="0" w:color="auto"/>
            </w:tcBorders>
          </w:tcPr>
          <w:p w14:paraId="67791347" w14:textId="77777777" w:rsidR="00C5496A" w:rsidRPr="004E6B3B" w:rsidRDefault="00C5496A" w:rsidP="00C5496A">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4038" w:type="dxa"/>
            <w:gridSpan w:val="3"/>
            <w:vMerge w:val="restart"/>
            <w:tcBorders>
              <w:top w:val="single" w:sz="12" w:space="0" w:color="auto"/>
            </w:tcBorders>
          </w:tcPr>
          <w:p w14:paraId="6EFB1B6F" w14:textId="77777777" w:rsidR="00C5496A" w:rsidRDefault="00C5496A" w:rsidP="00C5496A">
            <w:pPr>
              <w:autoSpaceDE/>
              <w:autoSpaceDN/>
              <w:adjustRightInd/>
              <w:spacing w:before="0" w:line="240" w:lineRule="auto"/>
              <w:ind w:left="-72"/>
              <w:rPr>
                <w:color w:val="auto"/>
                <w:sz w:val="16"/>
                <w:szCs w:val="24"/>
                <w:lang w:val="ru-RU"/>
              </w:rPr>
            </w:pPr>
            <w:r w:rsidRPr="00037A5B">
              <w:rPr>
                <w:color w:val="auto"/>
                <w:sz w:val="16"/>
                <w:szCs w:val="24"/>
                <w:lang w:val="ru-RU"/>
              </w:rPr>
              <w:t>Используется материал изготовителя</w:t>
            </w:r>
            <w:r w:rsidR="007F0479">
              <w:rPr>
                <w:color w:val="auto"/>
                <w:sz w:val="16"/>
                <w:szCs w:val="24"/>
                <w:lang w:val="ru-RU"/>
              </w:rPr>
              <w:t>.</w:t>
            </w:r>
          </w:p>
          <w:p w14:paraId="23C92085" w14:textId="77777777" w:rsidR="007F0479" w:rsidRDefault="007F0479" w:rsidP="00C5496A">
            <w:pPr>
              <w:autoSpaceDE/>
              <w:autoSpaceDN/>
              <w:adjustRightInd/>
              <w:spacing w:before="0" w:line="240" w:lineRule="auto"/>
              <w:ind w:left="-72"/>
              <w:rPr>
                <w:color w:val="auto"/>
                <w:sz w:val="16"/>
                <w:szCs w:val="24"/>
                <w:lang w:val="ru-RU"/>
              </w:rPr>
            </w:pPr>
            <w:r>
              <w:rPr>
                <w:color w:val="auto"/>
                <w:sz w:val="16"/>
                <w:szCs w:val="24"/>
                <w:lang w:val="ru-RU"/>
              </w:rPr>
              <w:t>Подготовка поверхности для ремонтных участков</w:t>
            </w:r>
            <w:r w:rsidR="00106B49">
              <w:rPr>
                <w:color w:val="auto"/>
                <w:sz w:val="16"/>
                <w:szCs w:val="24"/>
                <w:lang w:val="ru-RU"/>
              </w:rPr>
              <w:t>:</w:t>
            </w:r>
          </w:p>
          <w:p w14:paraId="6EC5AF0C" w14:textId="22B565A7" w:rsidR="00106B49" w:rsidRPr="00106B49" w:rsidRDefault="00106B49" w:rsidP="00C5496A">
            <w:pPr>
              <w:autoSpaceDE/>
              <w:autoSpaceDN/>
              <w:adjustRightInd/>
              <w:spacing w:before="0" w:line="240" w:lineRule="auto"/>
              <w:ind w:left="-72"/>
              <w:rPr>
                <w:color w:val="auto"/>
                <w:sz w:val="16"/>
                <w:szCs w:val="24"/>
                <w:lang w:val="ru-RU"/>
              </w:rPr>
            </w:pPr>
            <w:r>
              <w:rPr>
                <w:color w:val="auto"/>
                <w:sz w:val="16"/>
                <w:szCs w:val="24"/>
                <w:lang w:val="ru-RU"/>
              </w:rPr>
              <w:t xml:space="preserve">1. Локальная зачистка до </w:t>
            </w:r>
            <w:r>
              <w:rPr>
                <w:color w:val="auto"/>
                <w:sz w:val="16"/>
                <w:szCs w:val="24"/>
              </w:rPr>
              <w:t>Nace</w:t>
            </w:r>
            <w:r w:rsidRPr="00106B49">
              <w:rPr>
                <w:color w:val="auto"/>
                <w:sz w:val="16"/>
                <w:szCs w:val="24"/>
                <w:lang w:val="ru-RU"/>
              </w:rPr>
              <w:t xml:space="preserve"> 2</w:t>
            </w:r>
          </w:p>
          <w:p w14:paraId="28199F52" w14:textId="36672940" w:rsidR="00106B49" w:rsidRPr="00C40F17" w:rsidRDefault="00593963" w:rsidP="00C5496A">
            <w:pPr>
              <w:autoSpaceDE/>
              <w:autoSpaceDN/>
              <w:adjustRightInd/>
              <w:spacing w:before="0" w:line="240" w:lineRule="auto"/>
              <w:ind w:left="-72"/>
              <w:rPr>
                <w:color w:val="auto"/>
                <w:sz w:val="16"/>
                <w:szCs w:val="24"/>
                <w:lang w:val="ru-RU"/>
              </w:rPr>
            </w:pPr>
            <w:r>
              <w:rPr>
                <w:color w:val="auto"/>
                <w:sz w:val="16"/>
                <w:szCs w:val="24"/>
                <w:lang w:val="ru-RU"/>
              </w:rPr>
              <w:t xml:space="preserve">или зачистка </w:t>
            </w:r>
            <w:r w:rsidR="00106B49">
              <w:rPr>
                <w:color w:val="auto"/>
                <w:sz w:val="16"/>
                <w:szCs w:val="24"/>
                <w:lang w:val="ru-RU"/>
              </w:rPr>
              <w:t xml:space="preserve">до </w:t>
            </w:r>
            <w:r w:rsidR="00106B49">
              <w:rPr>
                <w:color w:val="auto"/>
                <w:sz w:val="16"/>
                <w:szCs w:val="24"/>
              </w:rPr>
              <w:t>SSPC</w:t>
            </w:r>
            <w:r w:rsidR="00106B49" w:rsidRPr="00106B49">
              <w:rPr>
                <w:color w:val="auto"/>
                <w:sz w:val="16"/>
                <w:szCs w:val="24"/>
                <w:lang w:val="ru-RU"/>
              </w:rPr>
              <w:t xml:space="preserve"> </w:t>
            </w:r>
            <w:r w:rsidR="00106B49">
              <w:rPr>
                <w:color w:val="auto"/>
                <w:sz w:val="16"/>
                <w:szCs w:val="24"/>
              </w:rPr>
              <w:t>SP</w:t>
            </w:r>
            <w:r w:rsidR="00106B49" w:rsidRPr="00106B49">
              <w:rPr>
                <w:color w:val="auto"/>
                <w:sz w:val="16"/>
                <w:szCs w:val="24"/>
                <w:lang w:val="ru-RU"/>
              </w:rPr>
              <w:t xml:space="preserve">11 </w:t>
            </w:r>
            <w:r w:rsidR="00106B49">
              <w:rPr>
                <w:color w:val="auto"/>
                <w:sz w:val="16"/>
                <w:szCs w:val="24"/>
                <w:lang w:val="ru-RU"/>
              </w:rPr>
              <w:t xml:space="preserve">используя </w:t>
            </w:r>
            <w:r w:rsidR="00106B49">
              <w:rPr>
                <w:color w:val="auto"/>
                <w:sz w:val="16"/>
                <w:szCs w:val="24"/>
              </w:rPr>
              <w:t>Bristle</w:t>
            </w:r>
            <w:r w:rsidR="00106B49" w:rsidRPr="00106B49">
              <w:rPr>
                <w:color w:val="auto"/>
                <w:sz w:val="16"/>
                <w:szCs w:val="24"/>
                <w:lang w:val="ru-RU"/>
              </w:rPr>
              <w:t xml:space="preserve"> </w:t>
            </w:r>
            <w:r w:rsidR="00106B49">
              <w:rPr>
                <w:color w:val="auto"/>
                <w:sz w:val="16"/>
                <w:szCs w:val="24"/>
              </w:rPr>
              <w:t>Blaster</w:t>
            </w:r>
            <w:r w:rsidR="00C40F17">
              <w:rPr>
                <w:color w:val="auto"/>
                <w:sz w:val="16"/>
                <w:szCs w:val="24"/>
                <w:lang w:val="ru-RU"/>
              </w:rPr>
              <w:t xml:space="preserve"> (требует одобрения со стороны </w:t>
            </w:r>
            <w:r w:rsidR="00C40F17">
              <w:rPr>
                <w:color w:val="auto"/>
                <w:sz w:val="16"/>
                <w:szCs w:val="24"/>
              </w:rPr>
              <w:t>MI</w:t>
            </w:r>
            <w:r w:rsidR="00C40F17" w:rsidRPr="00C40F17">
              <w:rPr>
                <w:color w:val="auto"/>
                <w:sz w:val="16"/>
                <w:szCs w:val="24"/>
                <w:lang w:val="ru-RU"/>
              </w:rPr>
              <w:t>)</w:t>
            </w:r>
          </w:p>
          <w:p w14:paraId="2AE565E8" w14:textId="13E38CA9" w:rsidR="000752CD" w:rsidRPr="008E1738" w:rsidRDefault="00593963" w:rsidP="00C5496A">
            <w:pPr>
              <w:autoSpaceDE/>
              <w:autoSpaceDN/>
              <w:adjustRightInd/>
              <w:spacing w:before="0" w:line="240" w:lineRule="auto"/>
              <w:ind w:left="-72"/>
              <w:rPr>
                <w:color w:val="auto"/>
                <w:sz w:val="16"/>
                <w:szCs w:val="16"/>
                <w:lang w:val="ru-RU"/>
              </w:rPr>
            </w:pPr>
            <w:r>
              <w:rPr>
                <w:color w:val="auto"/>
                <w:sz w:val="16"/>
                <w:szCs w:val="24"/>
                <w:lang w:val="ru-RU"/>
              </w:rPr>
              <w:t>2</w:t>
            </w:r>
            <w:r w:rsidR="000752CD" w:rsidRPr="008E1738">
              <w:rPr>
                <w:color w:val="auto"/>
                <w:sz w:val="16"/>
                <w:szCs w:val="24"/>
                <w:lang w:val="ru-RU"/>
              </w:rPr>
              <w:t>.</w:t>
            </w:r>
            <w:r w:rsidR="008E1738" w:rsidRPr="008E1738">
              <w:rPr>
                <w:color w:val="auto"/>
                <w:sz w:val="16"/>
                <w:szCs w:val="24"/>
                <w:lang w:val="ru-RU"/>
              </w:rPr>
              <w:t xml:space="preserve"> </w:t>
            </w:r>
            <w:r w:rsidR="008E1738">
              <w:rPr>
                <w:color w:val="auto"/>
                <w:sz w:val="16"/>
                <w:szCs w:val="24"/>
                <w:lang w:val="ru-RU"/>
              </w:rPr>
              <w:t xml:space="preserve">Для полевых стыков при нанесении </w:t>
            </w:r>
            <w:r w:rsidR="00E50138">
              <w:rPr>
                <w:color w:val="auto"/>
                <w:sz w:val="16"/>
                <w:szCs w:val="24"/>
                <w:lang w:val="ru-RU"/>
              </w:rPr>
              <w:t xml:space="preserve">покрытий </w:t>
            </w:r>
            <w:r w:rsidR="00D0458F">
              <w:rPr>
                <w:color w:val="auto"/>
                <w:sz w:val="16"/>
                <w:szCs w:val="24"/>
                <w:lang w:val="ru-RU"/>
              </w:rPr>
              <w:t>системы 12</w:t>
            </w:r>
            <w:r w:rsidR="00C1659C">
              <w:rPr>
                <w:color w:val="auto"/>
                <w:sz w:val="16"/>
                <w:szCs w:val="24"/>
                <w:lang w:val="ru-RU"/>
              </w:rPr>
              <w:t xml:space="preserve">.1 </w:t>
            </w:r>
            <w:r w:rsidR="008E1738">
              <w:rPr>
                <w:color w:val="auto"/>
                <w:sz w:val="16"/>
                <w:szCs w:val="24"/>
                <w:lang w:val="ru-RU"/>
              </w:rPr>
              <w:t xml:space="preserve">кистью рекомендуемая толщина </w:t>
            </w:r>
            <w:r w:rsidR="00A259B2">
              <w:rPr>
                <w:color w:val="auto"/>
                <w:sz w:val="16"/>
                <w:szCs w:val="24"/>
                <w:lang w:val="ru-RU"/>
              </w:rPr>
              <w:t>350-400 мкр</w:t>
            </w:r>
            <w:r w:rsidR="00270B45">
              <w:rPr>
                <w:color w:val="auto"/>
                <w:sz w:val="16"/>
                <w:szCs w:val="24"/>
                <w:lang w:val="ru-RU"/>
              </w:rPr>
              <w:t xml:space="preserve"> если это не противоречит </w:t>
            </w:r>
            <w:r w:rsidR="004A0FBB">
              <w:rPr>
                <w:color w:val="auto"/>
                <w:sz w:val="16"/>
                <w:szCs w:val="24"/>
                <w:lang w:val="ru-RU"/>
              </w:rPr>
              <w:t>рекомендациям производителя.</w:t>
            </w:r>
          </w:p>
        </w:tc>
      </w:tr>
      <w:tr w:rsidR="00C5496A" w:rsidRPr="00156692" w14:paraId="38CEA895" w14:textId="77777777" w:rsidTr="00A56E14">
        <w:trPr>
          <w:gridAfter w:val="1"/>
          <w:wAfter w:w="7" w:type="dxa"/>
          <w:cantSplit/>
          <w:trHeight w:val="321"/>
          <w:jc w:val="center"/>
        </w:trPr>
        <w:tc>
          <w:tcPr>
            <w:tcW w:w="1260" w:type="dxa"/>
            <w:gridSpan w:val="2"/>
          </w:tcPr>
          <w:p w14:paraId="70C73235"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983" w:type="dxa"/>
            <w:gridSpan w:val="2"/>
          </w:tcPr>
          <w:p w14:paraId="24DE1637" w14:textId="77777777" w:rsidR="00C5496A" w:rsidRPr="00037A5B" w:rsidRDefault="00224632"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697" w:type="dxa"/>
          </w:tcPr>
          <w:p w14:paraId="7706F24D"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4038" w:type="dxa"/>
            <w:gridSpan w:val="3"/>
            <w:vMerge/>
            <w:vAlign w:val="center"/>
          </w:tcPr>
          <w:p w14:paraId="608A6842" w14:textId="77777777" w:rsidR="00C5496A" w:rsidRPr="00D750DA" w:rsidRDefault="00C5496A" w:rsidP="00C5496A">
            <w:pPr>
              <w:rPr>
                <w:color w:val="auto"/>
                <w:lang w:val="ru-RU"/>
              </w:rPr>
            </w:pPr>
          </w:p>
        </w:tc>
      </w:tr>
      <w:tr w:rsidR="00C5496A" w:rsidRPr="00156692" w14:paraId="4B8101F9" w14:textId="77777777" w:rsidTr="00A56E14">
        <w:trPr>
          <w:gridAfter w:val="1"/>
          <w:wAfter w:w="7" w:type="dxa"/>
          <w:cantSplit/>
          <w:trHeight w:val="288"/>
          <w:jc w:val="center"/>
        </w:trPr>
        <w:tc>
          <w:tcPr>
            <w:tcW w:w="1260" w:type="dxa"/>
            <w:gridSpan w:val="2"/>
            <w:tcBorders>
              <w:bottom w:val="single" w:sz="12" w:space="0" w:color="auto"/>
            </w:tcBorders>
          </w:tcPr>
          <w:p w14:paraId="6B263897"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983" w:type="dxa"/>
            <w:gridSpan w:val="2"/>
            <w:tcBorders>
              <w:bottom w:val="single" w:sz="12" w:space="0" w:color="auto"/>
            </w:tcBorders>
          </w:tcPr>
          <w:p w14:paraId="3455D83D" w14:textId="77777777" w:rsidR="00C5496A" w:rsidRPr="00037A5B" w:rsidRDefault="002B4C53"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697" w:type="dxa"/>
            <w:tcBorders>
              <w:bottom w:val="single" w:sz="12" w:space="0" w:color="auto"/>
            </w:tcBorders>
          </w:tcPr>
          <w:p w14:paraId="5C557ED7"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4038" w:type="dxa"/>
            <w:gridSpan w:val="3"/>
            <w:vMerge/>
            <w:tcBorders>
              <w:bottom w:val="single" w:sz="12" w:space="0" w:color="auto"/>
            </w:tcBorders>
            <w:vAlign w:val="center"/>
          </w:tcPr>
          <w:p w14:paraId="56EFE069" w14:textId="77777777" w:rsidR="00C5496A" w:rsidRPr="00D750DA" w:rsidRDefault="00C5496A" w:rsidP="00C5496A">
            <w:pPr>
              <w:rPr>
                <w:color w:val="auto"/>
                <w:lang w:val="ru-RU"/>
              </w:rPr>
            </w:pPr>
          </w:p>
        </w:tc>
      </w:tr>
      <w:tr w:rsidR="00C5496A" w:rsidRPr="0005732F" w14:paraId="5C2BE691" w14:textId="77777777" w:rsidTr="00736704">
        <w:trPr>
          <w:trHeight w:val="360"/>
          <w:jc w:val="center"/>
        </w:trPr>
        <w:tc>
          <w:tcPr>
            <w:tcW w:w="2368" w:type="dxa"/>
            <w:gridSpan w:val="3"/>
            <w:tcBorders>
              <w:top w:val="single" w:sz="12" w:space="0" w:color="auto"/>
              <w:left w:val="single" w:sz="12" w:space="0" w:color="auto"/>
              <w:bottom w:val="single" w:sz="12" w:space="0" w:color="auto"/>
            </w:tcBorders>
            <w:shd w:val="clear" w:color="auto" w:fill="000000"/>
            <w:vAlign w:val="center"/>
          </w:tcPr>
          <w:p w14:paraId="2F358187"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875" w:type="dxa"/>
            <w:tcBorders>
              <w:top w:val="single" w:sz="12" w:space="0" w:color="auto"/>
              <w:bottom w:val="single" w:sz="12" w:space="0" w:color="auto"/>
            </w:tcBorders>
            <w:shd w:val="clear" w:color="auto" w:fill="000000"/>
            <w:vAlign w:val="center"/>
          </w:tcPr>
          <w:p w14:paraId="32B6EA3E"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602" w:type="dxa"/>
            <w:gridSpan w:val="2"/>
            <w:tcBorders>
              <w:top w:val="single" w:sz="12" w:space="0" w:color="auto"/>
              <w:bottom w:val="single" w:sz="12" w:space="0" w:color="auto"/>
            </w:tcBorders>
            <w:shd w:val="clear" w:color="auto" w:fill="000000"/>
            <w:vAlign w:val="center"/>
          </w:tcPr>
          <w:p w14:paraId="2E4509F7"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885" w:type="dxa"/>
            <w:tcBorders>
              <w:top w:val="single" w:sz="12" w:space="0" w:color="auto"/>
              <w:bottom w:val="single" w:sz="12" w:space="0" w:color="auto"/>
            </w:tcBorders>
            <w:shd w:val="clear" w:color="auto" w:fill="000000"/>
            <w:vAlign w:val="center"/>
          </w:tcPr>
          <w:p w14:paraId="299C2079"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255" w:type="dxa"/>
            <w:gridSpan w:val="2"/>
            <w:tcBorders>
              <w:top w:val="single" w:sz="12" w:space="0" w:color="auto"/>
              <w:bottom w:val="single" w:sz="12" w:space="0" w:color="auto"/>
              <w:right w:val="single" w:sz="12" w:space="0" w:color="auto"/>
            </w:tcBorders>
            <w:shd w:val="clear" w:color="auto" w:fill="000000"/>
            <w:vAlign w:val="center"/>
          </w:tcPr>
          <w:p w14:paraId="65969054" w14:textId="77777777" w:rsidR="00C5496A" w:rsidRPr="008E5938" w:rsidRDefault="00C5496A"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C5496A" w:rsidRPr="0005732F" w14:paraId="3B8D63D6" w14:textId="77777777" w:rsidTr="00736704">
        <w:trPr>
          <w:trHeight w:val="288"/>
          <w:jc w:val="center"/>
        </w:trPr>
        <w:tc>
          <w:tcPr>
            <w:tcW w:w="2368" w:type="dxa"/>
            <w:gridSpan w:val="3"/>
            <w:vAlign w:val="center"/>
          </w:tcPr>
          <w:p w14:paraId="1B3932C7" w14:textId="77777777" w:rsidR="00C5496A" w:rsidRPr="0005732F" w:rsidRDefault="00C5496A" w:rsidP="00C5496A">
            <w:pPr>
              <w:autoSpaceDE/>
              <w:autoSpaceDN/>
              <w:adjustRightInd/>
              <w:spacing w:before="0" w:line="240" w:lineRule="auto"/>
              <w:ind w:left="0"/>
              <w:rPr>
                <w:b/>
                <w:color w:val="auto"/>
                <w:sz w:val="16"/>
                <w:szCs w:val="16"/>
              </w:rPr>
            </w:pPr>
            <w:r w:rsidRPr="00AC483C">
              <w:rPr>
                <w:b/>
                <w:color w:val="auto"/>
                <w:sz w:val="16"/>
                <w:szCs w:val="24"/>
                <w:lang w:val="ru-RU"/>
              </w:rPr>
              <w:t>ГРУНТ</w:t>
            </w:r>
          </w:p>
        </w:tc>
        <w:tc>
          <w:tcPr>
            <w:tcW w:w="2875" w:type="dxa"/>
            <w:vAlign w:val="center"/>
          </w:tcPr>
          <w:p w14:paraId="7C5DB78F" w14:textId="77777777" w:rsidR="00C5496A" w:rsidRPr="009B4015" w:rsidRDefault="00C5496A" w:rsidP="00C5496A">
            <w:pPr>
              <w:autoSpaceDE/>
              <w:autoSpaceDN/>
              <w:adjustRightInd/>
              <w:spacing w:before="0" w:line="240" w:lineRule="auto"/>
              <w:ind w:left="0"/>
              <w:rPr>
                <w:sz w:val="16"/>
                <w:szCs w:val="16"/>
                <w:highlight w:val="yellow"/>
              </w:rPr>
            </w:pPr>
            <w:r w:rsidRPr="0068239C">
              <w:rPr>
                <w:sz w:val="16"/>
                <w:szCs w:val="16"/>
              </w:rPr>
              <w:t>Carboline</w:t>
            </w:r>
          </w:p>
        </w:tc>
        <w:tc>
          <w:tcPr>
            <w:tcW w:w="2602" w:type="dxa"/>
            <w:gridSpan w:val="2"/>
            <w:vAlign w:val="center"/>
          </w:tcPr>
          <w:p w14:paraId="3257DCCA" w14:textId="77777777" w:rsidR="00C5496A" w:rsidRPr="0082198B" w:rsidRDefault="00C5496A" w:rsidP="00C5496A">
            <w:pPr>
              <w:autoSpaceDE/>
              <w:autoSpaceDN/>
              <w:adjustRightInd/>
              <w:spacing w:before="0" w:line="240" w:lineRule="auto"/>
              <w:ind w:left="0"/>
              <w:rPr>
                <w:sz w:val="16"/>
                <w:szCs w:val="16"/>
              </w:rPr>
            </w:pPr>
            <w:r w:rsidRPr="0082198B">
              <w:rPr>
                <w:sz w:val="16"/>
                <w:szCs w:val="16"/>
              </w:rPr>
              <w:t>Phenoline</w:t>
            </w:r>
            <w:r w:rsidR="00A84BEB" w:rsidRPr="0082198B">
              <w:rPr>
                <w:sz w:val="16"/>
                <w:szCs w:val="16"/>
                <w:lang w:val="ru-RU"/>
              </w:rPr>
              <w:t xml:space="preserve"> </w:t>
            </w:r>
            <w:r w:rsidRPr="0082198B">
              <w:rPr>
                <w:sz w:val="16"/>
                <w:szCs w:val="16"/>
              </w:rPr>
              <w:t>187</w:t>
            </w:r>
            <w:r w:rsidRPr="0082198B">
              <w:rPr>
                <w:spacing w:val="2"/>
                <w:sz w:val="16"/>
                <w:szCs w:val="16"/>
              </w:rPr>
              <w:t>V</w:t>
            </w:r>
            <w:r w:rsidRPr="0082198B">
              <w:rPr>
                <w:spacing w:val="-1"/>
                <w:sz w:val="16"/>
                <w:szCs w:val="16"/>
              </w:rPr>
              <w:t>O</w:t>
            </w:r>
            <w:r w:rsidRPr="0082198B">
              <w:rPr>
                <w:sz w:val="16"/>
                <w:szCs w:val="16"/>
              </w:rPr>
              <w:t>C</w:t>
            </w:r>
          </w:p>
        </w:tc>
        <w:tc>
          <w:tcPr>
            <w:tcW w:w="885" w:type="dxa"/>
            <w:vAlign w:val="center"/>
          </w:tcPr>
          <w:p w14:paraId="6FBE0453"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119</w:t>
            </w:r>
          </w:p>
        </w:tc>
        <w:tc>
          <w:tcPr>
            <w:tcW w:w="1255" w:type="dxa"/>
            <w:gridSpan w:val="2"/>
            <w:vAlign w:val="center"/>
          </w:tcPr>
          <w:p w14:paraId="67B8E746"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204°C (400°F)</w:t>
            </w:r>
          </w:p>
        </w:tc>
      </w:tr>
      <w:tr w:rsidR="00C5496A" w:rsidRPr="0005732F" w14:paraId="10A2B60E" w14:textId="77777777" w:rsidTr="00736704">
        <w:trPr>
          <w:trHeight w:val="288"/>
          <w:jc w:val="center"/>
        </w:trPr>
        <w:tc>
          <w:tcPr>
            <w:tcW w:w="2368" w:type="dxa"/>
            <w:gridSpan w:val="3"/>
            <w:vAlign w:val="center"/>
          </w:tcPr>
          <w:p w14:paraId="3A3BE8CD" w14:textId="77777777" w:rsidR="00C5496A" w:rsidRPr="00AC483C" w:rsidRDefault="00C5496A" w:rsidP="00FD42F7">
            <w:pPr>
              <w:autoSpaceDE/>
              <w:autoSpaceDN/>
              <w:adjustRightInd/>
              <w:spacing w:before="0" w:line="240" w:lineRule="auto"/>
              <w:ind w:left="0"/>
              <w:rPr>
                <w:b/>
                <w:color w:val="auto"/>
                <w:sz w:val="16"/>
                <w:szCs w:val="24"/>
                <w:lang w:val="ru-RU"/>
              </w:rPr>
            </w:pPr>
            <w:r w:rsidRPr="00AC483C">
              <w:rPr>
                <w:b/>
                <w:color w:val="auto"/>
                <w:sz w:val="16"/>
                <w:szCs w:val="24"/>
                <w:lang w:val="ru-RU"/>
              </w:rPr>
              <w:t>Эпоксидное</w:t>
            </w:r>
          </w:p>
        </w:tc>
        <w:tc>
          <w:tcPr>
            <w:tcW w:w="2875" w:type="dxa"/>
            <w:vAlign w:val="center"/>
          </w:tcPr>
          <w:p w14:paraId="275ED512" w14:textId="77777777" w:rsidR="00C5496A" w:rsidRPr="001D3869" w:rsidRDefault="00C5496A" w:rsidP="00C5496A">
            <w:pPr>
              <w:autoSpaceDE/>
              <w:autoSpaceDN/>
              <w:adjustRightInd/>
              <w:spacing w:before="0" w:line="240" w:lineRule="auto"/>
              <w:ind w:left="0"/>
              <w:rPr>
                <w:sz w:val="16"/>
                <w:szCs w:val="16"/>
              </w:rPr>
            </w:pPr>
            <w:r w:rsidRPr="001D3869">
              <w:rPr>
                <w:sz w:val="16"/>
                <w:szCs w:val="16"/>
              </w:rPr>
              <w:t>Carboline</w:t>
            </w:r>
          </w:p>
        </w:tc>
        <w:tc>
          <w:tcPr>
            <w:tcW w:w="2602" w:type="dxa"/>
            <w:gridSpan w:val="2"/>
            <w:vAlign w:val="center"/>
          </w:tcPr>
          <w:p w14:paraId="7C20C9C9" w14:textId="77777777" w:rsidR="00C5496A" w:rsidRPr="0082198B" w:rsidRDefault="00C5496A" w:rsidP="00C5496A">
            <w:pPr>
              <w:autoSpaceDE/>
              <w:autoSpaceDN/>
              <w:adjustRightInd/>
              <w:spacing w:before="0" w:line="240" w:lineRule="auto"/>
              <w:ind w:left="0"/>
              <w:rPr>
                <w:sz w:val="16"/>
                <w:szCs w:val="16"/>
              </w:rPr>
            </w:pPr>
            <w:proofErr w:type="spellStart"/>
            <w:r w:rsidRPr="0082198B">
              <w:rPr>
                <w:sz w:val="16"/>
                <w:szCs w:val="16"/>
              </w:rPr>
              <w:t>Thermaline</w:t>
            </w:r>
            <w:proofErr w:type="spellEnd"/>
            <w:r w:rsidR="00A84BEB" w:rsidRPr="0082198B">
              <w:rPr>
                <w:sz w:val="16"/>
                <w:szCs w:val="16"/>
                <w:lang w:val="ru-RU"/>
              </w:rPr>
              <w:t xml:space="preserve"> </w:t>
            </w:r>
            <w:r w:rsidRPr="0082198B">
              <w:rPr>
                <w:sz w:val="16"/>
                <w:szCs w:val="16"/>
              </w:rPr>
              <w:t>40</w:t>
            </w:r>
            <w:r w:rsidRPr="0082198B">
              <w:rPr>
                <w:spacing w:val="1"/>
                <w:sz w:val="16"/>
                <w:szCs w:val="16"/>
              </w:rPr>
              <w:t>0–</w:t>
            </w:r>
            <w:r w:rsidRPr="0082198B">
              <w:rPr>
                <w:sz w:val="16"/>
                <w:szCs w:val="16"/>
              </w:rPr>
              <w:t>450</w:t>
            </w:r>
            <w:r w:rsidR="00A84BEB" w:rsidRPr="0082198B">
              <w:rPr>
                <w:sz w:val="16"/>
                <w:szCs w:val="16"/>
                <w:lang w:val="ru-RU"/>
              </w:rPr>
              <w:t xml:space="preserve"> </w:t>
            </w:r>
            <w:r w:rsidRPr="0082198B">
              <w:rPr>
                <w:sz w:val="16"/>
                <w:szCs w:val="16"/>
              </w:rPr>
              <w:t>Series</w:t>
            </w:r>
          </w:p>
        </w:tc>
        <w:tc>
          <w:tcPr>
            <w:tcW w:w="885" w:type="dxa"/>
            <w:vAlign w:val="center"/>
          </w:tcPr>
          <w:p w14:paraId="10EA1158"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250–312</w:t>
            </w:r>
          </w:p>
        </w:tc>
        <w:tc>
          <w:tcPr>
            <w:tcW w:w="1255" w:type="dxa"/>
            <w:gridSpan w:val="2"/>
            <w:vAlign w:val="center"/>
          </w:tcPr>
          <w:p w14:paraId="7EA8110A"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218°C (425°F)</w:t>
            </w:r>
          </w:p>
        </w:tc>
      </w:tr>
      <w:tr w:rsidR="00FD42F7" w:rsidRPr="0005732F" w14:paraId="0684E330" w14:textId="77777777" w:rsidTr="00736704">
        <w:trPr>
          <w:trHeight w:val="288"/>
          <w:jc w:val="center"/>
        </w:trPr>
        <w:tc>
          <w:tcPr>
            <w:tcW w:w="2368" w:type="dxa"/>
            <w:gridSpan w:val="3"/>
            <w:vAlign w:val="center"/>
          </w:tcPr>
          <w:p w14:paraId="4D2EEFA8" w14:textId="77777777" w:rsidR="00FD42F7" w:rsidRPr="00AC483C" w:rsidRDefault="00FD42F7" w:rsidP="00FD42F7">
            <w:pPr>
              <w:autoSpaceDE/>
              <w:autoSpaceDN/>
              <w:adjustRightInd/>
              <w:spacing w:before="0" w:line="240" w:lineRule="auto"/>
              <w:ind w:left="0"/>
              <w:rPr>
                <w:b/>
                <w:color w:val="auto"/>
                <w:sz w:val="16"/>
                <w:szCs w:val="24"/>
                <w:lang w:val="ru-RU"/>
              </w:rPr>
            </w:pPr>
            <w:r>
              <w:rPr>
                <w:b/>
                <w:color w:val="auto"/>
                <w:sz w:val="16"/>
                <w:szCs w:val="24"/>
                <w:lang w:val="ru-RU"/>
              </w:rPr>
              <w:t>Т</w:t>
            </w:r>
            <w:r w:rsidRPr="00AC483C">
              <w:rPr>
                <w:b/>
                <w:color w:val="auto"/>
                <w:sz w:val="16"/>
                <w:szCs w:val="24"/>
                <w:lang w:val="ru-RU"/>
              </w:rPr>
              <w:t>онкопленочное</w:t>
            </w:r>
          </w:p>
        </w:tc>
        <w:tc>
          <w:tcPr>
            <w:tcW w:w="2875" w:type="dxa"/>
            <w:vAlign w:val="center"/>
          </w:tcPr>
          <w:p w14:paraId="1CACDF31" w14:textId="77777777" w:rsidR="00FD42F7" w:rsidRPr="001D3869" w:rsidRDefault="00FD42F7" w:rsidP="00C5496A">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602" w:type="dxa"/>
            <w:gridSpan w:val="2"/>
            <w:vAlign w:val="center"/>
          </w:tcPr>
          <w:p w14:paraId="2EFB2881" w14:textId="77777777" w:rsidR="00FD42F7" w:rsidRPr="0082198B" w:rsidRDefault="00FD42F7" w:rsidP="00FD42F7">
            <w:pPr>
              <w:autoSpaceDE/>
              <w:autoSpaceDN/>
              <w:adjustRightInd/>
              <w:spacing w:before="0" w:line="240" w:lineRule="auto"/>
              <w:ind w:left="0"/>
              <w:rPr>
                <w:sz w:val="16"/>
                <w:szCs w:val="16"/>
              </w:rPr>
            </w:pPr>
            <w:proofErr w:type="spellStart"/>
            <w:r w:rsidRPr="0082198B">
              <w:rPr>
                <w:sz w:val="16"/>
                <w:szCs w:val="16"/>
              </w:rPr>
              <w:t>Thurmal</w:t>
            </w:r>
            <w:r w:rsidRPr="0082198B">
              <w:rPr>
                <w:spacing w:val="1"/>
                <w:sz w:val="16"/>
                <w:szCs w:val="16"/>
              </w:rPr>
              <w:t>o</w:t>
            </w:r>
            <w:r w:rsidRPr="0082198B">
              <w:rPr>
                <w:sz w:val="16"/>
                <w:szCs w:val="16"/>
              </w:rPr>
              <w:t>x</w:t>
            </w:r>
            <w:proofErr w:type="spellEnd"/>
            <w:r w:rsidR="00A84BEB" w:rsidRPr="0082198B">
              <w:rPr>
                <w:sz w:val="16"/>
                <w:szCs w:val="16"/>
                <w:lang w:val="ru-RU"/>
              </w:rPr>
              <w:t xml:space="preserve"> </w:t>
            </w:r>
            <w:r w:rsidRPr="0082198B">
              <w:rPr>
                <w:sz w:val="16"/>
                <w:szCs w:val="16"/>
              </w:rPr>
              <w:t>218*</w:t>
            </w:r>
          </w:p>
          <w:p w14:paraId="744D9E33" w14:textId="77777777" w:rsidR="00FD42F7" w:rsidRPr="0082198B" w:rsidRDefault="00FD42F7" w:rsidP="00C5496A">
            <w:pPr>
              <w:autoSpaceDE/>
              <w:autoSpaceDN/>
              <w:adjustRightInd/>
              <w:spacing w:before="0" w:line="240" w:lineRule="auto"/>
              <w:ind w:left="0"/>
              <w:rPr>
                <w:sz w:val="16"/>
                <w:szCs w:val="16"/>
              </w:rPr>
            </w:pPr>
            <w:proofErr w:type="spellStart"/>
            <w:r w:rsidRPr="0082198B">
              <w:rPr>
                <w:sz w:val="16"/>
                <w:szCs w:val="16"/>
              </w:rPr>
              <w:t>Protexior</w:t>
            </w:r>
            <w:proofErr w:type="spellEnd"/>
            <w:r w:rsidRPr="0082198B">
              <w:rPr>
                <w:sz w:val="16"/>
                <w:szCs w:val="16"/>
              </w:rPr>
              <w:t xml:space="preserve"> 795**</w:t>
            </w:r>
          </w:p>
        </w:tc>
        <w:tc>
          <w:tcPr>
            <w:tcW w:w="885" w:type="dxa"/>
            <w:vAlign w:val="center"/>
          </w:tcPr>
          <w:p w14:paraId="60BAF35A" w14:textId="77777777" w:rsidR="00FD42F7" w:rsidRPr="0082198B" w:rsidRDefault="00FD42F7" w:rsidP="000037AA">
            <w:pPr>
              <w:autoSpaceDE/>
              <w:autoSpaceDN/>
              <w:adjustRightInd/>
              <w:spacing w:before="0" w:line="240" w:lineRule="auto"/>
              <w:ind w:left="-150"/>
              <w:jc w:val="center"/>
              <w:rPr>
                <w:sz w:val="16"/>
                <w:szCs w:val="16"/>
              </w:rPr>
            </w:pPr>
            <w:r w:rsidRPr="0082198B">
              <w:rPr>
                <w:sz w:val="16"/>
                <w:szCs w:val="16"/>
              </w:rPr>
              <w:t>263</w:t>
            </w:r>
          </w:p>
          <w:p w14:paraId="7F16A207" w14:textId="77777777" w:rsidR="00FD42F7" w:rsidRPr="0082198B" w:rsidRDefault="00FD42F7" w:rsidP="000037AA">
            <w:pPr>
              <w:autoSpaceDE/>
              <w:autoSpaceDN/>
              <w:adjustRightInd/>
              <w:spacing w:before="0" w:line="240" w:lineRule="auto"/>
              <w:ind w:left="-150"/>
              <w:jc w:val="center"/>
              <w:rPr>
                <w:sz w:val="16"/>
                <w:szCs w:val="16"/>
              </w:rPr>
            </w:pPr>
            <w:r w:rsidRPr="0082198B">
              <w:rPr>
                <w:sz w:val="16"/>
                <w:szCs w:val="16"/>
              </w:rPr>
              <w:t>125</w:t>
            </w:r>
          </w:p>
        </w:tc>
        <w:tc>
          <w:tcPr>
            <w:tcW w:w="1255" w:type="dxa"/>
            <w:gridSpan w:val="2"/>
            <w:vAlign w:val="center"/>
          </w:tcPr>
          <w:p w14:paraId="2252DAAF" w14:textId="77777777" w:rsidR="00FD42F7" w:rsidRPr="0082198B" w:rsidRDefault="00FD42F7" w:rsidP="00FD42F7">
            <w:pPr>
              <w:autoSpaceDE/>
              <w:autoSpaceDN/>
              <w:adjustRightInd/>
              <w:spacing w:before="0" w:line="240" w:lineRule="auto"/>
              <w:ind w:left="107" w:right="-46" w:hanging="89"/>
              <w:jc w:val="center"/>
              <w:rPr>
                <w:sz w:val="16"/>
                <w:szCs w:val="16"/>
              </w:rPr>
            </w:pPr>
            <w:r w:rsidRPr="0082198B">
              <w:rPr>
                <w:sz w:val="16"/>
                <w:szCs w:val="16"/>
              </w:rPr>
              <w:t>232°C (450°F)</w:t>
            </w:r>
          </w:p>
          <w:p w14:paraId="5F9C3407" w14:textId="77777777" w:rsidR="00FD42F7" w:rsidRPr="0082198B" w:rsidRDefault="00FD42F7" w:rsidP="00C5496A">
            <w:pPr>
              <w:autoSpaceDE/>
              <w:autoSpaceDN/>
              <w:adjustRightInd/>
              <w:spacing w:before="0" w:line="240" w:lineRule="auto"/>
              <w:ind w:left="-49" w:right="-46" w:hanging="89"/>
              <w:jc w:val="center"/>
              <w:rPr>
                <w:sz w:val="16"/>
                <w:szCs w:val="16"/>
              </w:rPr>
            </w:pPr>
            <w:r w:rsidRPr="0082198B">
              <w:rPr>
                <w:sz w:val="16"/>
                <w:szCs w:val="16"/>
              </w:rPr>
              <w:t>232°C (450°F)</w:t>
            </w:r>
          </w:p>
        </w:tc>
      </w:tr>
      <w:tr w:rsidR="00C5496A" w:rsidRPr="0005732F" w14:paraId="023F48D6" w14:textId="77777777" w:rsidTr="00736704">
        <w:trPr>
          <w:trHeight w:val="288"/>
          <w:jc w:val="center"/>
        </w:trPr>
        <w:tc>
          <w:tcPr>
            <w:tcW w:w="2368" w:type="dxa"/>
            <w:gridSpan w:val="3"/>
            <w:vAlign w:val="center"/>
          </w:tcPr>
          <w:p w14:paraId="330C5878" w14:textId="77777777" w:rsidR="00C5496A" w:rsidRPr="00AC483C" w:rsidRDefault="00C5496A"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75" w:type="dxa"/>
            <w:vAlign w:val="center"/>
          </w:tcPr>
          <w:p w14:paraId="7BAAB7A0" w14:textId="77777777" w:rsidR="00C5496A" w:rsidRPr="001D3869" w:rsidRDefault="00C5496A" w:rsidP="00C5496A">
            <w:pPr>
              <w:autoSpaceDE/>
              <w:autoSpaceDN/>
              <w:adjustRightInd/>
              <w:spacing w:before="0" w:line="240" w:lineRule="auto"/>
              <w:ind w:left="0"/>
              <w:rPr>
                <w:sz w:val="16"/>
                <w:szCs w:val="16"/>
              </w:rPr>
            </w:pPr>
            <w:r w:rsidRPr="001D3869">
              <w:rPr>
                <w:sz w:val="16"/>
                <w:szCs w:val="16"/>
              </w:rPr>
              <w:t>Hempel Coatings (USA), Inc.</w:t>
            </w:r>
          </w:p>
        </w:tc>
        <w:tc>
          <w:tcPr>
            <w:tcW w:w="2602" w:type="dxa"/>
            <w:gridSpan w:val="2"/>
            <w:vAlign w:val="center"/>
          </w:tcPr>
          <w:p w14:paraId="5F5372A1" w14:textId="428175B0" w:rsidR="00C5496A" w:rsidRPr="0082198B" w:rsidRDefault="00E50138" w:rsidP="00C5496A">
            <w:pPr>
              <w:autoSpaceDE/>
              <w:autoSpaceDN/>
              <w:adjustRightInd/>
              <w:spacing w:before="0" w:line="240" w:lineRule="auto"/>
              <w:ind w:left="0"/>
              <w:rPr>
                <w:sz w:val="16"/>
                <w:szCs w:val="16"/>
              </w:rPr>
            </w:pPr>
            <w:proofErr w:type="spellStart"/>
            <w:r w:rsidRPr="0082198B">
              <w:rPr>
                <w:sz w:val="16"/>
                <w:szCs w:val="16"/>
              </w:rPr>
              <w:t>Hempadur</w:t>
            </w:r>
            <w:proofErr w:type="spellEnd"/>
            <w:r w:rsidRPr="0082198B">
              <w:rPr>
                <w:sz w:val="16"/>
                <w:szCs w:val="16"/>
              </w:rPr>
              <w:t xml:space="preserve"> 45703</w:t>
            </w:r>
          </w:p>
        </w:tc>
        <w:tc>
          <w:tcPr>
            <w:tcW w:w="885" w:type="dxa"/>
            <w:vAlign w:val="center"/>
          </w:tcPr>
          <w:p w14:paraId="1F616DEC" w14:textId="7B40C0A8" w:rsidR="00C5496A" w:rsidRPr="0082198B" w:rsidRDefault="00E50138" w:rsidP="000037AA">
            <w:pPr>
              <w:autoSpaceDE/>
              <w:autoSpaceDN/>
              <w:adjustRightInd/>
              <w:spacing w:before="0" w:line="240" w:lineRule="auto"/>
              <w:ind w:left="-150"/>
              <w:jc w:val="center"/>
              <w:rPr>
                <w:sz w:val="16"/>
                <w:szCs w:val="16"/>
                <w:lang w:val="ru-RU"/>
              </w:rPr>
            </w:pPr>
            <w:r w:rsidRPr="0082198B">
              <w:rPr>
                <w:sz w:val="16"/>
                <w:szCs w:val="16"/>
                <w:lang w:val="ru-RU"/>
              </w:rPr>
              <w:t>253</w:t>
            </w:r>
          </w:p>
        </w:tc>
        <w:tc>
          <w:tcPr>
            <w:tcW w:w="1255" w:type="dxa"/>
            <w:gridSpan w:val="2"/>
            <w:vAlign w:val="center"/>
          </w:tcPr>
          <w:p w14:paraId="77C2ABA1" w14:textId="3C7980AA" w:rsidR="00C5496A" w:rsidRPr="0082198B" w:rsidRDefault="009B4015" w:rsidP="00C5496A">
            <w:pPr>
              <w:autoSpaceDE/>
              <w:autoSpaceDN/>
              <w:adjustRightInd/>
              <w:spacing w:before="0" w:line="240" w:lineRule="auto"/>
              <w:ind w:left="-49" w:right="-46" w:hanging="89"/>
              <w:jc w:val="center"/>
              <w:rPr>
                <w:sz w:val="16"/>
                <w:szCs w:val="16"/>
              </w:rPr>
            </w:pPr>
            <w:r w:rsidRPr="0082198B">
              <w:rPr>
                <w:sz w:val="16"/>
                <w:szCs w:val="16"/>
              </w:rPr>
              <w:t>204.4°C (400°F)</w:t>
            </w:r>
          </w:p>
        </w:tc>
      </w:tr>
      <w:tr w:rsidR="00FD42F7" w:rsidRPr="0005732F" w14:paraId="1685A4AB" w14:textId="77777777" w:rsidTr="00736704">
        <w:trPr>
          <w:trHeight w:val="288"/>
          <w:jc w:val="center"/>
        </w:trPr>
        <w:tc>
          <w:tcPr>
            <w:tcW w:w="2368" w:type="dxa"/>
            <w:gridSpan w:val="3"/>
            <w:vAlign w:val="center"/>
          </w:tcPr>
          <w:p w14:paraId="72B774FA" w14:textId="77777777" w:rsidR="00FD42F7" w:rsidRPr="0005732F" w:rsidRDefault="00FD42F7" w:rsidP="00C5496A">
            <w:pPr>
              <w:jc w:val="center"/>
              <w:rPr>
                <w:b/>
                <w:color w:val="auto"/>
                <w:sz w:val="16"/>
                <w:szCs w:val="16"/>
              </w:rPr>
            </w:pPr>
          </w:p>
        </w:tc>
        <w:tc>
          <w:tcPr>
            <w:tcW w:w="2875" w:type="dxa"/>
            <w:vAlign w:val="center"/>
          </w:tcPr>
          <w:p w14:paraId="030F9748" w14:textId="77777777" w:rsidR="00FD42F7" w:rsidRPr="00D76A3E" w:rsidRDefault="00FD42F7" w:rsidP="00FD42F7">
            <w:pPr>
              <w:autoSpaceDE/>
              <w:autoSpaceDN/>
              <w:adjustRightInd/>
              <w:spacing w:before="0" w:line="240" w:lineRule="auto"/>
              <w:ind w:left="0"/>
              <w:rPr>
                <w:sz w:val="16"/>
                <w:szCs w:val="16"/>
              </w:rPr>
            </w:pPr>
            <w:r w:rsidRPr="00D76A3E">
              <w:rPr>
                <w:sz w:val="16"/>
                <w:szCs w:val="16"/>
              </w:rPr>
              <w:t xml:space="preserve">International </w:t>
            </w:r>
          </w:p>
        </w:tc>
        <w:tc>
          <w:tcPr>
            <w:tcW w:w="2602" w:type="dxa"/>
            <w:gridSpan w:val="2"/>
            <w:vAlign w:val="center"/>
          </w:tcPr>
          <w:p w14:paraId="082B4D65" w14:textId="79A9FF7B" w:rsidR="00FD42F7" w:rsidRPr="0082198B" w:rsidRDefault="00FD42F7" w:rsidP="00C5496A">
            <w:pPr>
              <w:autoSpaceDE/>
              <w:autoSpaceDN/>
              <w:adjustRightInd/>
              <w:spacing w:before="0" w:line="240" w:lineRule="auto"/>
              <w:ind w:left="0"/>
              <w:rPr>
                <w:sz w:val="16"/>
                <w:szCs w:val="16"/>
                <w:lang w:val="ru-RU"/>
              </w:rPr>
            </w:pPr>
            <w:r w:rsidRPr="0082198B">
              <w:rPr>
                <w:spacing w:val="1"/>
                <w:sz w:val="16"/>
                <w:szCs w:val="16"/>
              </w:rPr>
              <w:t>Interbond 2340UPC</w:t>
            </w:r>
          </w:p>
        </w:tc>
        <w:tc>
          <w:tcPr>
            <w:tcW w:w="885" w:type="dxa"/>
            <w:vAlign w:val="center"/>
          </w:tcPr>
          <w:p w14:paraId="0044E3EE" w14:textId="77777777" w:rsidR="00FD42F7" w:rsidRPr="0082198B" w:rsidRDefault="00FD42F7" w:rsidP="000037AA">
            <w:pPr>
              <w:autoSpaceDE/>
              <w:autoSpaceDN/>
              <w:adjustRightInd/>
              <w:spacing w:before="0" w:line="240" w:lineRule="auto"/>
              <w:ind w:left="-150"/>
              <w:jc w:val="center"/>
              <w:rPr>
                <w:sz w:val="16"/>
                <w:szCs w:val="16"/>
              </w:rPr>
            </w:pPr>
            <w:r w:rsidRPr="0082198B">
              <w:rPr>
                <w:sz w:val="16"/>
                <w:szCs w:val="16"/>
              </w:rPr>
              <w:t>390</w:t>
            </w:r>
          </w:p>
        </w:tc>
        <w:tc>
          <w:tcPr>
            <w:tcW w:w="1255" w:type="dxa"/>
            <w:gridSpan w:val="2"/>
            <w:vAlign w:val="center"/>
          </w:tcPr>
          <w:p w14:paraId="6DE8C976" w14:textId="77777777" w:rsidR="00FD42F7" w:rsidRPr="0082198B" w:rsidRDefault="00FD42F7" w:rsidP="00C5496A">
            <w:pPr>
              <w:autoSpaceDE/>
              <w:autoSpaceDN/>
              <w:adjustRightInd/>
              <w:spacing w:before="0" w:line="240" w:lineRule="auto"/>
              <w:ind w:left="-49" w:right="-46" w:hanging="89"/>
              <w:jc w:val="center"/>
              <w:rPr>
                <w:sz w:val="16"/>
                <w:szCs w:val="16"/>
              </w:rPr>
            </w:pPr>
            <w:r w:rsidRPr="0082198B">
              <w:rPr>
                <w:sz w:val="16"/>
                <w:szCs w:val="16"/>
              </w:rPr>
              <w:t>204°C (400°F)</w:t>
            </w:r>
          </w:p>
        </w:tc>
      </w:tr>
      <w:tr w:rsidR="00C5496A" w:rsidRPr="0005732F" w14:paraId="3FBE5CA5" w14:textId="77777777" w:rsidTr="00736704">
        <w:trPr>
          <w:trHeight w:val="288"/>
          <w:jc w:val="center"/>
        </w:trPr>
        <w:tc>
          <w:tcPr>
            <w:tcW w:w="2368" w:type="dxa"/>
            <w:gridSpan w:val="3"/>
            <w:vAlign w:val="center"/>
          </w:tcPr>
          <w:p w14:paraId="200AE534" w14:textId="77777777" w:rsidR="00C5496A" w:rsidRPr="0005732F" w:rsidRDefault="00C5496A" w:rsidP="00C5496A">
            <w:pPr>
              <w:jc w:val="center"/>
              <w:rPr>
                <w:b/>
                <w:color w:val="auto"/>
                <w:sz w:val="16"/>
                <w:szCs w:val="16"/>
              </w:rPr>
            </w:pPr>
          </w:p>
        </w:tc>
        <w:tc>
          <w:tcPr>
            <w:tcW w:w="2875" w:type="dxa"/>
            <w:vAlign w:val="center"/>
          </w:tcPr>
          <w:p w14:paraId="5D07AE64"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Jotun</w:t>
            </w:r>
          </w:p>
        </w:tc>
        <w:tc>
          <w:tcPr>
            <w:tcW w:w="2602" w:type="dxa"/>
            <w:gridSpan w:val="2"/>
            <w:vAlign w:val="center"/>
          </w:tcPr>
          <w:p w14:paraId="0ABA1C81" w14:textId="5F91A8C3" w:rsidR="00C5496A" w:rsidRPr="0082198B" w:rsidRDefault="00E50138" w:rsidP="00C5496A">
            <w:pPr>
              <w:autoSpaceDE/>
              <w:autoSpaceDN/>
              <w:adjustRightInd/>
              <w:spacing w:before="0" w:line="240" w:lineRule="auto"/>
              <w:ind w:left="0"/>
              <w:rPr>
                <w:sz w:val="16"/>
                <w:szCs w:val="16"/>
              </w:rPr>
            </w:pPr>
            <w:proofErr w:type="spellStart"/>
            <w:r w:rsidRPr="0082198B">
              <w:rPr>
                <w:sz w:val="16"/>
                <w:szCs w:val="16"/>
              </w:rPr>
              <w:t>Jotatemp</w:t>
            </w:r>
            <w:proofErr w:type="spellEnd"/>
            <w:r w:rsidRPr="0082198B">
              <w:rPr>
                <w:sz w:val="16"/>
                <w:szCs w:val="16"/>
              </w:rPr>
              <w:t xml:space="preserve"> 250</w:t>
            </w:r>
          </w:p>
        </w:tc>
        <w:tc>
          <w:tcPr>
            <w:tcW w:w="885" w:type="dxa"/>
            <w:vAlign w:val="center"/>
          </w:tcPr>
          <w:p w14:paraId="20E4431A" w14:textId="158BDA23" w:rsidR="00C5496A" w:rsidRPr="0082198B" w:rsidRDefault="00E50138" w:rsidP="000037AA">
            <w:pPr>
              <w:autoSpaceDE/>
              <w:autoSpaceDN/>
              <w:adjustRightInd/>
              <w:spacing w:before="0" w:line="240" w:lineRule="auto"/>
              <w:ind w:left="-150"/>
              <w:jc w:val="center"/>
              <w:rPr>
                <w:sz w:val="16"/>
                <w:szCs w:val="16"/>
                <w:lang w:val="ru-RU"/>
              </w:rPr>
            </w:pPr>
            <w:r w:rsidRPr="0082198B">
              <w:rPr>
                <w:sz w:val="16"/>
                <w:szCs w:val="16"/>
                <w:lang w:val="ru-RU"/>
              </w:rPr>
              <w:t>270</w:t>
            </w:r>
          </w:p>
        </w:tc>
        <w:tc>
          <w:tcPr>
            <w:tcW w:w="1255" w:type="dxa"/>
            <w:gridSpan w:val="2"/>
            <w:vAlign w:val="center"/>
          </w:tcPr>
          <w:p w14:paraId="6FEF05CC"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210°C (410°F)</w:t>
            </w:r>
          </w:p>
        </w:tc>
      </w:tr>
      <w:tr w:rsidR="00FD42F7" w:rsidRPr="0005732F" w14:paraId="680610EE" w14:textId="77777777" w:rsidTr="00736704">
        <w:trPr>
          <w:trHeight w:val="288"/>
          <w:jc w:val="center"/>
        </w:trPr>
        <w:tc>
          <w:tcPr>
            <w:tcW w:w="2368" w:type="dxa"/>
            <w:gridSpan w:val="3"/>
            <w:vAlign w:val="center"/>
          </w:tcPr>
          <w:p w14:paraId="2AEA651F" w14:textId="77777777" w:rsidR="00FD42F7" w:rsidRPr="0005732F" w:rsidRDefault="00FD42F7" w:rsidP="00C5496A">
            <w:pPr>
              <w:jc w:val="center"/>
              <w:rPr>
                <w:b/>
                <w:color w:val="auto"/>
                <w:sz w:val="16"/>
                <w:szCs w:val="16"/>
              </w:rPr>
            </w:pPr>
          </w:p>
        </w:tc>
        <w:tc>
          <w:tcPr>
            <w:tcW w:w="2875" w:type="dxa"/>
            <w:vAlign w:val="center"/>
          </w:tcPr>
          <w:p w14:paraId="7D362F93" w14:textId="77777777" w:rsidR="00FD42F7" w:rsidRPr="00D76A3E" w:rsidRDefault="00FD42F7" w:rsidP="00C5496A">
            <w:pPr>
              <w:autoSpaceDE/>
              <w:autoSpaceDN/>
              <w:adjustRightInd/>
              <w:spacing w:before="0" w:line="240" w:lineRule="auto"/>
              <w:ind w:left="0"/>
              <w:rPr>
                <w:sz w:val="16"/>
                <w:szCs w:val="16"/>
              </w:rPr>
            </w:pPr>
            <w:r w:rsidRPr="00D76A3E">
              <w:rPr>
                <w:sz w:val="16"/>
                <w:szCs w:val="16"/>
              </w:rPr>
              <w:t xml:space="preserve">PPG  </w:t>
            </w:r>
          </w:p>
        </w:tc>
        <w:tc>
          <w:tcPr>
            <w:tcW w:w="2602" w:type="dxa"/>
            <w:gridSpan w:val="2"/>
            <w:vAlign w:val="center"/>
          </w:tcPr>
          <w:p w14:paraId="085C9E22" w14:textId="4209B95F" w:rsidR="00FD42F7" w:rsidRPr="0082198B" w:rsidRDefault="00FD42F7" w:rsidP="00C5496A">
            <w:pPr>
              <w:autoSpaceDE/>
              <w:autoSpaceDN/>
              <w:adjustRightInd/>
              <w:spacing w:before="0" w:line="240" w:lineRule="auto"/>
              <w:ind w:left="0"/>
              <w:rPr>
                <w:sz w:val="16"/>
                <w:szCs w:val="16"/>
              </w:rPr>
            </w:pPr>
            <w:proofErr w:type="spellStart"/>
            <w:r w:rsidRPr="0082198B">
              <w:rPr>
                <w:sz w:val="16"/>
                <w:szCs w:val="16"/>
              </w:rPr>
              <w:t>Amerlock</w:t>
            </w:r>
            <w:proofErr w:type="spellEnd"/>
            <w:r w:rsidRPr="0082198B">
              <w:rPr>
                <w:sz w:val="16"/>
                <w:szCs w:val="16"/>
              </w:rPr>
              <w:t xml:space="preserve"> 2GF</w:t>
            </w:r>
          </w:p>
        </w:tc>
        <w:tc>
          <w:tcPr>
            <w:tcW w:w="885" w:type="dxa"/>
            <w:vAlign w:val="center"/>
          </w:tcPr>
          <w:p w14:paraId="642B2A8F" w14:textId="77777777" w:rsidR="00FD42F7" w:rsidRPr="0082198B" w:rsidRDefault="00FD42F7" w:rsidP="000037AA">
            <w:pPr>
              <w:autoSpaceDE/>
              <w:autoSpaceDN/>
              <w:adjustRightInd/>
              <w:spacing w:before="0" w:line="240" w:lineRule="auto"/>
              <w:ind w:left="-150"/>
              <w:jc w:val="center"/>
              <w:rPr>
                <w:sz w:val="16"/>
                <w:szCs w:val="16"/>
              </w:rPr>
            </w:pPr>
            <w:r w:rsidRPr="0082198B">
              <w:rPr>
                <w:sz w:val="16"/>
                <w:szCs w:val="16"/>
              </w:rPr>
              <w:t>172</w:t>
            </w:r>
          </w:p>
        </w:tc>
        <w:tc>
          <w:tcPr>
            <w:tcW w:w="1255" w:type="dxa"/>
            <w:gridSpan w:val="2"/>
            <w:vAlign w:val="center"/>
          </w:tcPr>
          <w:p w14:paraId="670C903B" w14:textId="77777777" w:rsidR="00FD42F7" w:rsidRPr="0082198B" w:rsidRDefault="00FD42F7" w:rsidP="00C5496A">
            <w:pPr>
              <w:autoSpaceDE/>
              <w:autoSpaceDN/>
              <w:adjustRightInd/>
              <w:spacing w:before="0" w:line="240" w:lineRule="auto"/>
              <w:ind w:left="-49" w:right="-46" w:hanging="89"/>
              <w:jc w:val="center"/>
              <w:rPr>
                <w:sz w:val="16"/>
                <w:szCs w:val="16"/>
              </w:rPr>
            </w:pPr>
            <w:r w:rsidRPr="0082198B">
              <w:rPr>
                <w:sz w:val="16"/>
                <w:szCs w:val="16"/>
              </w:rPr>
              <w:t>218°C (425°F)</w:t>
            </w:r>
          </w:p>
        </w:tc>
      </w:tr>
      <w:tr w:rsidR="00C5496A" w:rsidRPr="0005732F" w14:paraId="22C0E85D" w14:textId="77777777" w:rsidTr="00736704">
        <w:trPr>
          <w:trHeight w:val="288"/>
          <w:jc w:val="center"/>
        </w:trPr>
        <w:tc>
          <w:tcPr>
            <w:tcW w:w="2368" w:type="dxa"/>
            <w:gridSpan w:val="3"/>
            <w:vAlign w:val="center"/>
          </w:tcPr>
          <w:p w14:paraId="4BC47112" w14:textId="77777777" w:rsidR="00C5496A" w:rsidRPr="0005732F" w:rsidRDefault="00C5496A" w:rsidP="00C5496A">
            <w:pPr>
              <w:jc w:val="center"/>
              <w:rPr>
                <w:b/>
                <w:color w:val="auto"/>
                <w:sz w:val="16"/>
                <w:szCs w:val="16"/>
              </w:rPr>
            </w:pPr>
          </w:p>
        </w:tc>
        <w:tc>
          <w:tcPr>
            <w:tcW w:w="2875" w:type="dxa"/>
            <w:vAlign w:val="center"/>
          </w:tcPr>
          <w:p w14:paraId="4A32ADFC"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 xml:space="preserve">PPG  </w:t>
            </w:r>
          </w:p>
        </w:tc>
        <w:tc>
          <w:tcPr>
            <w:tcW w:w="2602" w:type="dxa"/>
            <w:gridSpan w:val="2"/>
            <w:vAlign w:val="center"/>
          </w:tcPr>
          <w:p w14:paraId="15496C59" w14:textId="77777777" w:rsidR="00C5496A" w:rsidRPr="0082198B" w:rsidRDefault="00C5496A" w:rsidP="00C5496A">
            <w:pPr>
              <w:autoSpaceDE/>
              <w:autoSpaceDN/>
              <w:adjustRightInd/>
              <w:spacing w:before="0" w:line="240" w:lineRule="auto"/>
              <w:ind w:left="0"/>
              <w:rPr>
                <w:sz w:val="16"/>
                <w:szCs w:val="16"/>
                <w:lang w:val="ru-RU"/>
              </w:rPr>
            </w:pPr>
            <w:proofErr w:type="spellStart"/>
            <w:r w:rsidRPr="0082198B">
              <w:rPr>
                <w:sz w:val="16"/>
                <w:szCs w:val="16"/>
              </w:rPr>
              <w:t>SigmaTherm</w:t>
            </w:r>
            <w:proofErr w:type="spellEnd"/>
            <w:r w:rsidR="00A84BEB" w:rsidRPr="0082198B">
              <w:rPr>
                <w:sz w:val="16"/>
                <w:szCs w:val="16"/>
                <w:lang w:val="ru-RU"/>
              </w:rPr>
              <w:t xml:space="preserve"> </w:t>
            </w:r>
            <w:r w:rsidRPr="0082198B">
              <w:rPr>
                <w:sz w:val="16"/>
                <w:szCs w:val="16"/>
              </w:rPr>
              <w:t>2</w:t>
            </w:r>
            <w:r w:rsidRPr="0082198B">
              <w:rPr>
                <w:spacing w:val="1"/>
                <w:sz w:val="16"/>
                <w:szCs w:val="16"/>
              </w:rPr>
              <w:t>3</w:t>
            </w:r>
            <w:r w:rsidRPr="0082198B">
              <w:rPr>
                <w:sz w:val="16"/>
                <w:szCs w:val="16"/>
              </w:rPr>
              <w:t>0</w:t>
            </w:r>
          </w:p>
        </w:tc>
        <w:tc>
          <w:tcPr>
            <w:tcW w:w="885" w:type="dxa"/>
            <w:vAlign w:val="center"/>
          </w:tcPr>
          <w:p w14:paraId="3CCE56F8"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329</w:t>
            </w:r>
          </w:p>
        </w:tc>
        <w:tc>
          <w:tcPr>
            <w:tcW w:w="1255" w:type="dxa"/>
            <w:gridSpan w:val="2"/>
            <w:vAlign w:val="center"/>
          </w:tcPr>
          <w:p w14:paraId="52EB2A41"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230°C (446°F)</w:t>
            </w:r>
          </w:p>
        </w:tc>
      </w:tr>
      <w:tr w:rsidR="00C5496A" w:rsidRPr="0005732F" w14:paraId="57BBE34F" w14:textId="77777777" w:rsidTr="00736704">
        <w:trPr>
          <w:trHeight w:val="288"/>
          <w:jc w:val="center"/>
        </w:trPr>
        <w:tc>
          <w:tcPr>
            <w:tcW w:w="2368" w:type="dxa"/>
            <w:gridSpan w:val="3"/>
            <w:vAlign w:val="center"/>
          </w:tcPr>
          <w:p w14:paraId="5D9F0F13" w14:textId="77777777" w:rsidR="00C5496A" w:rsidRPr="0005732F" w:rsidRDefault="00C5496A" w:rsidP="00C5496A">
            <w:pPr>
              <w:jc w:val="center"/>
              <w:rPr>
                <w:b/>
                <w:color w:val="auto"/>
                <w:sz w:val="16"/>
                <w:szCs w:val="16"/>
              </w:rPr>
            </w:pPr>
          </w:p>
        </w:tc>
        <w:tc>
          <w:tcPr>
            <w:tcW w:w="2875" w:type="dxa"/>
            <w:vAlign w:val="center"/>
          </w:tcPr>
          <w:p w14:paraId="3A123D32"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Sherwin Williams</w:t>
            </w:r>
          </w:p>
        </w:tc>
        <w:tc>
          <w:tcPr>
            <w:tcW w:w="2602" w:type="dxa"/>
            <w:gridSpan w:val="2"/>
            <w:vAlign w:val="center"/>
          </w:tcPr>
          <w:p w14:paraId="68C27337" w14:textId="77777777" w:rsidR="00C5496A" w:rsidRPr="0082198B" w:rsidRDefault="00C5496A" w:rsidP="00C5496A">
            <w:pPr>
              <w:autoSpaceDE/>
              <w:autoSpaceDN/>
              <w:adjustRightInd/>
              <w:spacing w:before="0" w:line="240" w:lineRule="auto"/>
              <w:ind w:left="0"/>
              <w:rPr>
                <w:sz w:val="16"/>
                <w:szCs w:val="16"/>
              </w:rPr>
            </w:pPr>
            <w:proofErr w:type="spellStart"/>
            <w:r w:rsidRPr="0082198B">
              <w:rPr>
                <w:sz w:val="16"/>
                <w:szCs w:val="16"/>
              </w:rPr>
              <w:t>Epo</w:t>
            </w:r>
            <w:proofErr w:type="spellEnd"/>
            <w:r w:rsidRPr="0082198B">
              <w:rPr>
                <w:sz w:val="16"/>
                <w:szCs w:val="16"/>
              </w:rPr>
              <w:t>-Phen</w:t>
            </w:r>
            <w:r w:rsidR="00A84BEB" w:rsidRPr="0082198B">
              <w:rPr>
                <w:sz w:val="16"/>
                <w:szCs w:val="16"/>
                <w:lang w:val="ru-RU"/>
              </w:rPr>
              <w:t xml:space="preserve"> </w:t>
            </w:r>
            <w:r w:rsidRPr="0082198B">
              <w:rPr>
                <w:sz w:val="16"/>
                <w:szCs w:val="16"/>
              </w:rPr>
              <w:t>FF</w:t>
            </w:r>
          </w:p>
        </w:tc>
        <w:tc>
          <w:tcPr>
            <w:tcW w:w="885" w:type="dxa"/>
            <w:vAlign w:val="center"/>
          </w:tcPr>
          <w:p w14:paraId="06CAECD6"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&lt; 250</w:t>
            </w:r>
          </w:p>
        </w:tc>
        <w:tc>
          <w:tcPr>
            <w:tcW w:w="1255" w:type="dxa"/>
            <w:gridSpan w:val="2"/>
            <w:vAlign w:val="center"/>
          </w:tcPr>
          <w:p w14:paraId="31EC77C7"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232°C (450°F)</w:t>
            </w:r>
          </w:p>
        </w:tc>
      </w:tr>
      <w:tr w:rsidR="00867D5D" w:rsidRPr="0005732F" w14:paraId="3764472D" w14:textId="77777777" w:rsidTr="00736704">
        <w:trPr>
          <w:trHeight w:val="288"/>
          <w:jc w:val="center"/>
        </w:trPr>
        <w:tc>
          <w:tcPr>
            <w:tcW w:w="2368" w:type="dxa"/>
            <w:gridSpan w:val="3"/>
            <w:vAlign w:val="center"/>
          </w:tcPr>
          <w:p w14:paraId="668FD06C" w14:textId="77777777" w:rsidR="00867D5D" w:rsidRPr="0005732F" w:rsidRDefault="00867D5D" w:rsidP="00C5496A">
            <w:pPr>
              <w:jc w:val="center"/>
              <w:rPr>
                <w:b/>
                <w:color w:val="auto"/>
                <w:sz w:val="16"/>
                <w:szCs w:val="16"/>
              </w:rPr>
            </w:pPr>
          </w:p>
        </w:tc>
        <w:tc>
          <w:tcPr>
            <w:tcW w:w="2875" w:type="dxa"/>
            <w:vAlign w:val="center"/>
          </w:tcPr>
          <w:p w14:paraId="363BB71F" w14:textId="591E7721" w:rsidR="00867D5D" w:rsidRPr="00D76A3E" w:rsidRDefault="00867D5D" w:rsidP="00C5496A">
            <w:pPr>
              <w:autoSpaceDE/>
              <w:autoSpaceDN/>
              <w:adjustRightInd/>
              <w:spacing w:before="0" w:line="240" w:lineRule="auto"/>
              <w:ind w:left="0"/>
              <w:rPr>
                <w:sz w:val="16"/>
                <w:szCs w:val="16"/>
              </w:rPr>
            </w:pPr>
            <w:r>
              <w:rPr>
                <w:sz w:val="16"/>
                <w:szCs w:val="16"/>
              </w:rPr>
              <w:t>VMP</w:t>
            </w:r>
          </w:p>
        </w:tc>
        <w:tc>
          <w:tcPr>
            <w:tcW w:w="2602" w:type="dxa"/>
            <w:gridSpan w:val="2"/>
            <w:vAlign w:val="center"/>
          </w:tcPr>
          <w:p w14:paraId="2BECEBB7" w14:textId="2D882466" w:rsidR="00867D5D" w:rsidRPr="0082198B" w:rsidRDefault="00C82704" w:rsidP="00C5496A">
            <w:pPr>
              <w:autoSpaceDE/>
              <w:autoSpaceDN/>
              <w:adjustRightInd/>
              <w:spacing w:before="0" w:line="240" w:lineRule="auto"/>
              <w:ind w:left="0"/>
              <w:rPr>
                <w:sz w:val="16"/>
                <w:szCs w:val="16"/>
              </w:rPr>
            </w:pPr>
            <w:proofErr w:type="spellStart"/>
            <w:r w:rsidRPr="00C82704">
              <w:rPr>
                <w:sz w:val="16"/>
                <w:szCs w:val="16"/>
              </w:rPr>
              <w:t>Isolep-Thermo</w:t>
            </w:r>
            <w:proofErr w:type="spellEnd"/>
          </w:p>
        </w:tc>
        <w:tc>
          <w:tcPr>
            <w:tcW w:w="885" w:type="dxa"/>
            <w:vAlign w:val="center"/>
          </w:tcPr>
          <w:p w14:paraId="3B1BA1F3" w14:textId="77777777" w:rsidR="00867D5D" w:rsidRPr="0082198B" w:rsidRDefault="00867D5D" w:rsidP="000037AA">
            <w:pPr>
              <w:autoSpaceDE/>
              <w:autoSpaceDN/>
              <w:adjustRightInd/>
              <w:spacing w:before="0" w:line="240" w:lineRule="auto"/>
              <w:ind w:left="-150"/>
              <w:jc w:val="center"/>
              <w:rPr>
                <w:sz w:val="16"/>
                <w:szCs w:val="16"/>
              </w:rPr>
            </w:pPr>
          </w:p>
        </w:tc>
        <w:tc>
          <w:tcPr>
            <w:tcW w:w="1255" w:type="dxa"/>
            <w:gridSpan w:val="2"/>
            <w:vAlign w:val="center"/>
          </w:tcPr>
          <w:p w14:paraId="2E20B248" w14:textId="7C68350A" w:rsidR="00867D5D" w:rsidRPr="0082198B" w:rsidRDefault="00C82704" w:rsidP="00C5496A">
            <w:pPr>
              <w:autoSpaceDE/>
              <w:autoSpaceDN/>
              <w:adjustRightInd/>
              <w:spacing w:before="0" w:line="240" w:lineRule="auto"/>
              <w:ind w:left="-49" w:right="-46" w:hanging="89"/>
              <w:jc w:val="center"/>
              <w:rPr>
                <w:sz w:val="16"/>
                <w:szCs w:val="16"/>
              </w:rPr>
            </w:pPr>
            <w:r>
              <w:rPr>
                <w:sz w:val="16"/>
                <w:szCs w:val="16"/>
              </w:rPr>
              <w:t>172</w:t>
            </w:r>
            <w:r w:rsidRPr="0082198B">
              <w:rPr>
                <w:sz w:val="16"/>
                <w:szCs w:val="16"/>
              </w:rPr>
              <w:t>°C</w:t>
            </w:r>
            <w:r>
              <w:rPr>
                <w:sz w:val="16"/>
                <w:szCs w:val="16"/>
              </w:rPr>
              <w:t xml:space="preserve"> (</w:t>
            </w:r>
            <w:r w:rsidR="00616A6A">
              <w:rPr>
                <w:sz w:val="16"/>
                <w:szCs w:val="16"/>
              </w:rPr>
              <w:t>341.6</w:t>
            </w:r>
            <w:r w:rsidR="00616A6A" w:rsidRPr="0082198B">
              <w:rPr>
                <w:sz w:val="16"/>
                <w:szCs w:val="16"/>
              </w:rPr>
              <w:t>°F)</w:t>
            </w:r>
          </w:p>
        </w:tc>
      </w:tr>
      <w:tr w:rsidR="00C5496A" w:rsidRPr="00B10823" w14:paraId="4A3D54EC" w14:textId="77777777" w:rsidTr="00F029EB">
        <w:trPr>
          <w:trHeight w:val="288"/>
          <w:jc w:val="center"/>
        </w:trPr>
        <w:tc>
          <w:tcPr>
            <w:tcW w:w="2368" w:type="dxa"/>
            <w:gridSpan w:val="3"/>
            <w:tcBorders>
              <w:bottom w:val="single" w:sz="12" w:space="0" w:color="auto"/>
            </w:tcBorders>
            <w:vAlign w:val="center"/>
          </w:tcPr>
          <w:p w14:paraId="5E0C3B9E" w14:textId="77777777" w:rsidR="00C5496A" w:rsidRPr="00F029EB" w:rsidRDefault="00C5496A" w:rsidP="00F029EB">
            <w:pPr>
              <w:autoSpaceDE/>
              <w:autoSpaceDN/>
              <w:adjustRightInd/>
              <w:spacing w:before="0" w:line="240" w:lineRule="auto"/>
              <w:ind w:left="0"/>
              <w:rPr>
                <w:i/>
                <w:color w:val="auto"/>
                <w:sz w:val="14"/>
                <w:szCs w:val="24"/>
                <w:lang w:val="ru-RU"/>
              </w:rPr>
            </w:pPr>
          </w:p>
        </w:tc>
        <w:tc>
          <w:tcPr>
            <w:tcW w:w="7617" w:type="dxa"/>
            <w:gridSpan w:val="6"/>
            <w:tcBorders>
              <w:bottom w:val="single" w:sz="12" w:space="0" w:color="auto"/>
            </w:tcBorders>
            <w:vAlign w:val="center"/>
          </w:tcPr>
          <w:p w14:paraId="16580826" w14:textId="77777777" w:rsidR="00C5496A" w:rsidRPr="0082198B" w:rsidRDefault="00C5496A" w:rsidP="00736704">
            <w:pPr>
              <w:autoSpaceDE/>
              <w:autoSpaceDN/>
              <w:adjustRightInd/>
              <w:spacing w:before="0" w:line="240" w:lineRule="auto"/>
              <w:ind w:left="0"/>
              <w:jc w:val="center"/>
              <w:rPr>
                <w:i/>
                <w:color w:val="auto"/>
                <w:sz w:val="14"/>
                <w:szCs w:val="14"/>
                <w:lang w:val="ru-RU"/>
              </w:rPr>
            </w:pPr>
            <w:r w:rsidRPr="0082198B">
              <w:rPr>
                <w:i/>
                <w:color w:val="auto"/>
                <w:sz w:val="14"/>
                <w:szCs w:val="24"/>
                <w:lang w:val="ru-RU"/>
              </w:rPr>
              <w:t>Данные покрытия содержат эпоксидные и эпоксиднофенольные смолистые вещества.</w:t>
            </w:r>
          </w:p>
        </w:tc>
      </w:tr>
      <w:tr w:rsidR="00C5496A" w:rsidRPr="0005732F" w14:paraId="4B46A408" w14:textId="77777777" w:rsidTr="00736704">
        <w:trPr>
          <w:trHeight w:val="288"/>
          <w:jc w:val="center"/>
        </w:trPr>
        <w:tc>
          <w:tcPr>
            <w:tcW w:w="2368" w:type="dxa"/>
            <w:gridSpan w:val="3"/>
            <w:tcBorders>
              <w:top w:val="single" w:sz="12" w:space="0" w:color="auto"/>
            </w:tcBorders>
            <w:vAlign w:val="center"/>
          </w:tcPr>
          <w:p w14:paraId="2DEFC7A3" w14:textId="77777777" w:rsidR="00C5496A" w:rsidRPr="00AC483C" w:rsidRDefault="00C5496A"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ПОВЕРХНОСТНЫЙ СЛОЙ</w:t>
            </w:r>
          </w:p>
        </w:tc>
        <w:tc>
          <w:tcPr>
            <w:tcW w:w="2875" w:type="dxa"/>
            <w:tcBorders>
              <w:top w:val="single" w:sz="12" w:space="0" w:color="auto"/>
            </w:tcBorders>
            <w:vAlign w:val="center"/>
          </w:tcPr>
          <w:p w14:paraId="62CA9340" w14:textId="77777777" w:rsidR="00C5496A" w:rsidRPr="001D3869" w:rsidRDefault="00C5496A" w:rsidP="00C5496A">
            <w:pPr>
              <w:autoSpaceDE/>
              <w:autoSpaceDN/>
              <w:adjustRightInd/>
              <w:spacing w:before="0" w:line="240" w:lineRule="auto"/>
              <w:ind w:left="0"/>
              <w:rPr>
                <w:sz w:val="16"/>
                <w:szCs w:val="16"/>
              </w:rPr>
            </w:pPr>
            <w:r w:rsidRPr="001D3869">
              <w:rPr>
                <w:sz w:val="16"/>
                <w:szCs w:val="16"/>
              </w:rPr>
              <w:t>Carboline</w:t>
            </w:r>
          </w:p>
        </w:tc>
        <w:tc>
          <w:tcPr>
            <w:tcW w:w="2602" w:type="dxa"/>
            <w:gridSpan w:val="2"/>
            <w:tcBorders>
              <w:top w:val="single" w:sz="12" w:space="0" w:color="auto"/>
            </w:tcBorders>
            <w:vAlign w:val="center"/>
          </w:tcPr>
          <w:p w14:paraId="107FF2B1" w14:textId="77777777" w:rsidR="00C5496A" w:rsidRPr="0082198B" w:rsidRDefault="00C5496A" w:rsidP="00C5496A">
            <w:pPr>
              <w:autoSpaceDE/>
              <w:autoSpaceDN/>
              <w:adjustRightInd/>
              <w:spacing w:before="0" w:line="240" w:lineRule="auto"/>
              <w:ind w:left="0"/>
              <w:rPr>
                <w:sz w:val="16"/>
                <w:szCs w:val="16"/>
              </w:rPr>
            </w:pPr>
            <w:r w:rsidRPr="0082198B">
              <w:rPr>
                <w:sz w:val="16"/>
                <w:szCs w:val="16"/>
              </w:rPr>
              <w:t>Phenoline</w:t>
            </w:r>
            <w:r w:rsidR="00A84BEB" w:rsidRPr="0082198B">
              <w:rPr>
                <w:sz w:val="16"/>
                <w:szCs w:val="16"/>
                <w:lang w:val="ru-RU"/>
              </w:rPr>
              <w:t xml:space="preserve"> </w:t>
            </w:r>
            <w:r w:rsidRPr="0082198B">
              <w:rPr>
                <w:sz w:val="16"/>
                <w:szCs w:val="16"/>
              </w:rPr>
              <w:t>187</w:t>
            </w:r>
            <w:r w:rsidRPr="0082198B">
              <w:rPr>
                <w:spacing w:val="2"/>
                <w:sz w:val="16"/>
                <w:szCs w:val="16"/>
              </w:rPr>
              <w:t>V</w:t>
            </w:r>
            <w:r w:rsidRPr="0082198B">
              <w:rPr>
                <w:spacing w:val="-1"/>
                <w:sz w:val="16"/>
                <w:szCs w:val="16"/>
              </w:rPr>
              <w:t>O</w:t>
            </w:r>
            <w:r w:rsidRPr="0082198B">
              <w:rPr>
                <w:sz w:val="16"/>
                <w:szCs w:val="16"/>
              </w:rPr>
              <w:t>C</w:t>
            </w:r>
          </w:p>
        </w:tc>
        <w:tc>
          <w:tcPr>
            <w:tcW w:w="885" w:type="dxa"/>
            <w:tcBorders>
              <w:top w:val="single" w:sz="12" w:space="0" w:color="auto"/>
            </w:tcBorders>
            <w:vAlign w:val="center"/>
          </w:tcPr>
          <w:p w14:paraId="178E2E1F"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119</w:t>
            </w:r>
          </w:p>
        </w:tc>
        <w:tc>
          <w:tcPr>
            <w:tcW w:w="1255" w:type="dxa"/>
            <w:gridSpan w:val="2"/>
            <w:tcBorders>
              <w:top w:val="single" w:sz="12" w:space="0" w:color="auto"/>
            </w:tcBorders>
            <w:vAlign w:val="center"/>
          </w:tcPr>
          <w:p w14:paraId="448C091E"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204°C (400°F)</w:t>
            </w:r>
          </w:p>
        </w:tc>
      </w:tr>
      <w:tr w:rsidR="00C5496A" w:rsidRPr="0005732F" w14:paraId="5B2E5CF4" w14:textId="77777777" w:rsidTr="00736704">
        <w:trPr>
          <w:trHeight w:val="288"/>
          <w:jc w:val="center"/>
        </w:trPr>
        <w:tc>
          <w:tcPr>
            <w:tcW w:w="2368" w:type="dxa"/>
            <w:gridSpan w:val="3"/>
            <w:vAlign w:val="center"/>
          </w:tcPr>
          <w:p w14:paraId="700FA277" w14:textId="77777777" w:rsidR="00C5496A" w:rsidRPr="00AC483C" w:rsidRDefault="00C5496A" w:rsidP="00FD42F7">
            <w:pPr>
              <w:autoSpaceDE/>
              <w:autoSpaceDN/>
              <w:adjustRightInd/>
              <w:spacing w:before="0" w:line="240" w:lineRule="auto"/>
              <w:ind w:left="0"/>
              <w:rPr>
                <w:b/>
                <w:color w:val="auto"/>
                <w:sz w:val="16"/>
                <w:szCs w:val="24"/>
                <w:lang w:val="ru-RU"/>
              </w:rPr>
            </w:pPr>
            <w:r w:rsidRPr="00AC483C">
              <w:rPr>
                <w:b/>
                <w:color w:val="auto"/>
                <w:sz w:val="16"/>
                <w:szCs w:val="24"/>
                <w:lang w:val="ru-RU"/>
              </w:rPr>
              <w:t>Эпоксидное</w:t>
            </w:r>
          </w:p>
        </w:tc>
        <w:tc>
          <w:tcPr>
            <w:tcW w:w="2875" w:type="dxa"/>
            <w:vAlign w:val="center"/>
          </w:tcPr>
          <w:p w14:paraId="22D8AE16" w14:textId="77777777" w:rsidR="00C5496A" w:rsidRPr="001D3869" w:rsidRDefault="00C5496A" w:rsidP="00C5496A">
            <w:pPr>
              <w:autoSpaceDE/>
              <w:autoSpaceDN/>
              <w:adjustRightInd/>
              <w:spacing w:before="0" w:line="240" w:lineRule="auto"/>
              <w:ind w:left="0"/>
              <w:rPr>
                <w:sz w:val="16"/>
                <w:szCs w:val="16"/>
              </w:rPr>
            </w:pPr>
            <w:r w:rsidRPr="001D3869">
              <w:rPr>
                <w:sz w:val="16"/>
                <w:szCs w:val="16"/>
              </w:rPr>
              <w:t>Carboline</w:t>
            </w:r>
          </w:p>
        </w:tc>
        <w:tc>
          <w:tcPr>
            <w:tcW w:w="2602" w:type="dxa"/>
            <w:gridSpan w:val="2"/>
            <w:vAlign w:val="center"/>
          </w:tcPr>
          <w:p w14:paraId="6D9B4965" w14:textId="77777777" w:rsidR="00C5496A" w:rsidRPr="0082198B" w:rsidRDefault="00C5496A" w:rsidP="00C5496A">
            <w:pPr>
              <w:autoSpaceDE/>
              <w:autoSpaceDN/>
              <w:adjustRightInd/>
              <w:spacing w:before="0" w:line="240" w:lineRule="auto"/>
              <w:ind w:left="0"/>
              <w:rPr>
                <w:sz w:val="16"/>
                <w:szCs w:val="16"/>
              </w:rPr>
            </w:pPr>
            <w:proofErr w:type="spellStart"/>
            <w:r w:rsidRPr="0082198B">
              <w:rPr>
                <w:sz w:val="16"/>
                <w:szCs w:val="16"/>
              </w:rPr>
              <w:t>Thermaline</w:t>
            </w:r>
            <w:proofErr w:type="spellEnd"/>
            <w:r w:rsidR="00A84BEB" w:rsidRPr="0082198B">
              <w:rPr>
                <w:sz w:val="16"/>
                <w:szCs w:val="16"/>
                <w:lang w:val="ru-RU"/>
              </w:rPr>
              <w:t xml:space="preserve"> </w:t>
            </w:r>
            <w:r w:rsidRPr="0082198B">
              <w:rPr>
                <w:sz w:val="16"/>
                <w:szCs w:val="16"/>
              </w:rPr>
              <w:t>40</w:t>
            </w:r>
            <w:r w:rsidRPr="0082198B">
              <w:rPr>
                <w:spacing w:val="1"/>
                <w:sz w:val="16"/>
                <w:szCs w:val="16"/>
              </w:rPr>
              <w:t>0–</w:t>
            </w:r>
            <w:r w:rsidRPr="0082198B">
              <w:rPr>
                <w:sz w:val="16"/>
                <w:szCs w:val="16"/>
              </w:rPr>
              <w:t>450</w:t>
            </w:r>
            <w:r w:rsidR="00A84BEB" w:rsidRPr="0082198B">
              <w:rPr>
                <w:sz w:val="16"/>
                <w:szCs w:val="16"/>
                <w:lang w:val="ru-RU"/>
              </w:rPr>
              <w:t xml:space="preserve"> </w:t>
            </w:r>
            <w:r w:rsidRPr="0082198B">
              <w:rPr>
                <w:sz w:val="16"/>
                <w:szCs w:val="16"/>
              </w:rPr>
              <w:t>Series</w:t>
            </w:r>
          </w:p>
        </w:tc>
        <w:tc>
          <w:tcPr>
            <w:tcW w:w="885" w:type="dxa"/>
            <w:vAlign w:val="center"/>
          </w:tcPr>
          <w:p w14:paraId="795BABDD"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250–312</w:t>
            </w:r>
          </w:p>
        </w:tc>
        <w:tc>
          <w:tcPr>
            <w:tcW w:w="1255" w:type="dxa"/>
            <w:gridSpan w:val="2"/>
            <w:vAlign w:val="center"/>
          </w:tcPr>
          <w:p w14:paraId="4CDD2702"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218°C (425°F)</w:t>
            </w:r>
          </w:p>
        </w:tc>
      </w:tr>
      <w:tr w:rsidR="00FD42F7" w:rsidRPr="0005732F" w14:paraId="75A6A8BC" w14:textId="77777777" w:rsidTr="00736704">
        <w:trPr>
          <w:trHeight w:val="288"/>
          <w:jc w:val="center"/>
        </w:trPr>
        <w:tc>
          <w:tcPr>
            <w:tcW w:w="2368" w:type="dxa"/>
            <w:gridSpan w:val="3"/>
            <w:vAlign w:val="center"/>
          </w:tcPr>
          <w:p w14:paraId="1CB0E5B1" w14:textId="77777777" w:rsidR="00FD42F7" w:rsidRPr="00AC483C" w:rsidRDefault="00FD42F7" w:rsidP="00FD42F7">
            <w:pPr>
              <w:autoSpaceDE/>
              <w:autoSpaceDN/>
              <w:adjustRightInd/>
              <w:spacing w:before="0" w:line="240" w:lineRule="auto"/>
              <w:ind w:left="0"/>
              <w:rPr>
                <w:b/>
                <w:color w:val="auto"/>
                <w:sz w:val="16"/>
                <w:szCs w:val="24"/>
                <w:lang w:val="ru-RU"/>
              </w:rPr>
            </w:pPr>
            <w:r>
              <w:rPr>
                <w:b/>
                <w:color w:val="auto"/>
                <w:sz w:val="16"/>
                <w:szCs w:val="24"/>
                <w:lang w:val="ru-RU"/>
              </w:rPr>
              <w:t>Т</w:t>
            </w:r>
            <w:r w:rsidRPr="00AC483C">
              <w:rPr>
                <w:b/>
                <w:color w:val="auto"/>
                <w:sz w:val="16"/>
                <w:szCs w:val="24"/>
                <w:lang w:val="ru-RU"/>
              </w:rPr>
              <w:t>онкопленочное</w:t>
            </w:r>
          </w:p>
        </w:tc>
        <w:tc>
          <w:tcPr>
            <w:tcW w:w="2875" w:type="dxa"/>
            <w:vAlign w:val="center"/>
          </w:tcPr>
          <w:p w14:paraId="4968841A" w14:textId="77777777" w:rsidR="00FD42F7" w:rsidRPr="001D3869" w:rsidRDefault="00FD42F7" w:rsidP="00C5496A">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602" w:type="dxa"/>
            <w:gridSpan w:val="2"/>
            <w:vAlign w:val="center"/>
          </w:tcPr>
          <w:p w14:paraId="49A0BA41" w14:textId="77777777" w:rsidR="00FD42F7" w:rsidRPr="0082198B" w:rsidRDefault="00FD42F7" w:rsidP="00FD42F7">
            <w:pPr>
              <w:autoSpaceDE/>
              <w:autoSpaceDN/>
              <w:adjustRightInd/>
              <w:spacing w:before="0" w:line="240" w:lineRule="auto"/>
              <w:ind w:left="0"/>
              <w:rPr>
                <w:sz w:val="16"/>
                <w:szCs w:val="16"/>
              </w:rPr>
            </w:pPr>
            <w:proofErr w:type="spellStart"/>
            <w:r w:rsidRPr="0082198B">
              <w:rPr>
                <w:sz w:val="16"/>
                <w:szCs w:val="16"/>
              </w:rPr>
              <w:t>Thurmal</w:t>
            </w:r>
            <w:r w:rsidRPr="0082198B">
              <w:rPr>
                <w:spacing w:val="1"/>
                <w:sz w:val="16"/>
                <w:szCs w:val="16"/>
              </w:rPr>
              <w:t>o</w:t>
            </w:r>
            <w:r w:rsidRPr="0082198B">
              <w:rPr>
                <w:sz w:val="16"/>
                <w:szCs w:val="16"/>
              </w:rPr>
              <w:t>x</w:t>
            </w:r>
            <w:proofErr w:type="spellEnd"/>
            <w:r w:rsidR="00A84BEB" w:rsidRPr="0082198B">
              <w:rPr>
                <w:sz w:val="16"/>
                <w:szCs w:val="16"/>
                <w:lang w:val="ru-RU"/>
              </w:rPr>
              <w:t xml:space="preserve"> </w:t>
            </w:r>
            <w:r w:rsidRPr="0082198B">
              <w:rPr>
                <w:sz w:val="16"/>
                <w:szCs w:val="16"/>
              </w:rPr>
              <w:t>219</w:t>
            </w:r>
          </w:p>
          <w:p w14:paraId="36161D2A" w14:textId="77777777" w:rsidR="00FD42F7" w:rsidRPr="0082198B" w:rsidRDefault="00FD42F7" w:rsidP="00FD42F7">
            <w:pPr>
              <w:autoSpaceDE/>
              <w:autoSpaceDN/>
              <w:adjustRightInd/>
              <w:spacing w:before="0" w:line="240" w:lineRule="auto"/>
              <w:ind w:left="0"/>
              <w:rPr>
                <w:sz w:val="16"/>
                <w:szCs w:val="16"/>
              </w:rPr>
            </w:pPr>
            <w:proofErr w:type="spellStart"/>
            <w:r w:rsidRPr="0082198B">
              <w:rPr>
                <w:sz w:val="16"/>
                <w:szCs w:val="16"/>
              </w:rPr>
              <w:t>Protexior</w:t>
            </w:r>
            <w:proofErr w:type="spellEnd"/>
            <w:r w:rsidRPr="0082198B">
              <w:rPr>
                <w:sz w:val="16"/>
                <w:szCs w:val="16"/>
              </w:rPr>
              <w:t xml:space="preserve"> 794</w:t>
            </w:r>
          </w:p>
        </w:tc>
        <w:tc>
          <w:tcPr>
            <w:tcW w:w="885" w:type="dxa"/>
            <w:vAlign w:val="center"/>
          </w:tcPr>
          <w:p w14:paraId="0969AE07" w14:textId="77777777" w:rsidR="00FD42F7" w:rsidRPr="0082198B" w:rsidRDefault="00FD42F7" w:rsidP="000037AA">
            <w:pPr>
              <w:autoSpaceDE/>
              <w:autoSpaceDN/>
              <w:adjustRightInd/>
              <w:spacing w:before="0" w:line="240" w:lineRule="auto"/>
              <w:ind w:left="-150"/>
              <w:jc w:val="center"/>
              <w:rPr>
                <w:sz w:val="16"/>
                <w:szCs w:val="16"/>
              </w:rPr>
            </w:pPr>
            <w:r w:rsidRPr="0082198B">
              <w:rPr>
                <w:sz w:val="16"/>
                <w:szCs w:val="16"/>
              </w:rPr>
              <w:t>263</w:t>
            </w:r>
          </w:p>
          <w:p w14:paraId="3645E6E2" w14:textId="77777777" w:rsidR="00FD42F7" w:rsidRPr="0082198B" w:rsidRDefault="00FD42F7" w:rsidP="000037AA">
            <w:pPr>
              <w:autoSpaceDE/>
              <w:autoSpaceDN/>
              <w:adjustRightInd/>
              <w:spacing w:before="0" w:line="240" w:lineRule="auto"/>
              <w:ind w:left="-150"/>
              <w:jc w:val="center"/>
              <w:rPr>
                <w:sz w:val="16"/>
                <w:szCs w:val="16"/>
              </w:rPr>
            </w:pPr>
            <w:r w:rsidRPr="0082198B">
              <w:rPr>
                <w:sz w:val="16"/>
                <w:szCs w:val="16"/>
              </w:rPr>
              <w:t>90</w:t>
            </w:r>
          </w:p>
        </w:tc>
        <w:tc>
          <w:tcPr>
            <w:tcW w:w="1255" w:type="dxa"/>
            <w:gridSpan w:val="2"/>
            <w:vAlign w:val="center"/>
          </w:tcPr>
          <w:p w14:paraId="32B7499D" w14:textId="77777777" w:rsidR="00FD42F7" w:rsidRPr="0082198B" w:rsidRDefault="00FD42F7" w:rsidP="00FD42F7">
            <w:pPr>
              <w:autoSpaceDE/>
              <w:autoSpaceDN/>
              <w:adjustRightInd/>
              <w:spacing w:before="0" w:line="240" w:lineRule="auto"/>
              <w:ind w:left="107" w:right="-46" w:hanging="89"/>
              <w:jc w:val="center"/>
              <w:rPr>
                <w:sz w:val="16"/>
                <w:szCs w:val="16"/>
              </w:rPr>
            </w:pPr>
            <w:r w:rsidRPr="0082198B">
              <w:rPr>
                <w:sz w:val="16"/>
                <w:szCs w:val="16"/>
              </w:rPr>
              <w:t>232°C (450°F)</w:t>
            </w:r>
          </w:p>
          <w:p w14:paraId="3C8FD9E3" w14:textId="77777777" w:rsidR="00FD42F7" w:rsidRPr="0082198B" w:rsidRDefault="00FD42F7" w:rsidP="00C5496A">
            <w:pPr>
              <w:autoSpaceDE/>
              <w:autoSpaceDN/>
              <w:adjustRightInd/>
              <w:spacing w:before="0" w:line="240" w:lineRule="auto"/>
              <w:ind w:left="-49" w:right="-46" w:hanging="89"/>
              <w:jc w:val="center"/>
              <w:rPr>
                <w:sz w:val="16"/>
                <w:szCs w:val="16"/>
              </w:rPr>
            </w:pPr>
            <w:r w:rsidRPr="0082198B">
              <w:rPr>
                <w:sz w:val="16"/>
                <w:szCs w:val="16"/>
              </w:rPr>
              <w:t>232°C (450°F)</w:t>
            </w:r>
          </w:p>
        </w:tc>
      </w:tr>
      <w:tr w:rsidR="00C5496A" w:rsidRPr="0005732F" w14:paraId="2685CC53" w14:textId="77777777" w:rsidTr="00736704">
        <w:trPr>
          <w:trHeight w:val="288"/>
          <w:jc w:val="center"/>
        </w:trPr>
        <w:tc>
          <w:tcPr>
            <w:tcW w:w="2368" w:type="dxa"/>
            <w:gridSpan w:val="3"/>
            <w:vAlign w:val="center"/>
          </w:tcPr>
          <w:p w14:paraId="15A43B3F" w14:textId="77777777" w:rsidR="00C5496A" w:rsidRPr="00AC483C" w:rsidRDefault="00C5496A"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75" w:type="dxa"/>
            <w:vAlign w:val="center"/>
          </w:tcPr>
          <w:p w14:paraId="5881989B" w14:textId="77777777" w:rsidR="00C5496A" w:rsidRPr="001D3869" w:rsidRDefault="00C5496A" w:rsidP="00C5496A">
            <w:pPr>
              <w:autoSpaceDE/>
              <w:autoSpaceDN/>
              <w:adjustRightInd/>
              <w:spacing w:before="0" w:line="240" w:lineRule="auto"/>
              <w:ind w:left="0"/>
              <w:rPr>
                <w:sz w:val="16"/>
                <w:szCs w:val="16"/>
              </w:rPr>
            </w:pPr>
            <w:r w:rsidRPr="001D3869">
              <w:rPr>
                <w:sz w:val="16"/>
                <w:szCs w:val="16"/>
              </w:rPr>
              <w:t>Hempel Coatings (USA), Inc.</w:t>
            </w:r>
          </w:p>
        </w:tc>
        <w:tc>
          <w:tcPr>
            <w:tcW w:w="2602" w:type="dxa"/>
            <w:gridSpan w:val="2"/>
            <w:vAlign w:val="center"/>
          </w:tcPr>
          <w:p w14:paraId="7EC85F67" w14:textId="287BDE3D" w:rsidR="00C5496A" w:rsidRPr="0082198B" w:rsidRDefault="009B4015" w:rsidP="00C5496A">
            <w:pPr>
              <w:autoSpaceDE/>
              <w:autoSpaceDN/>
              <w:adjustRightInd/>
              <w:spacing w:before="0" w:line="240" w:lineRule="auto"/>
              <w:ind w:left="0"/>
              <w:rPr>
                <w:sz w:val="16"/>
                <w:szCs w:val="16"/>
              </w:rPr>
            </w:pPr>
            <w:proofErr w:type="spellStart"/>
            <w:r w:rsidRPr="0082198B">
              <w:rPr>
                <w:sz w:val="16"/>
                <w:szCs w:val="16"/>
              </w:rPr>
              <w:t>Hempadur</w:t>
            </w:r>
            <w:proofErr w:type="spellEnd"/>
            <w:r w:rsidRPr="0082198B">
              <w:rPr>
                <w:sz w:val="16"/>
                <w:szCs w:val="16"/>
              </w:rPr>
              <w:t xml:space="preserve"> 45703</w:t>
            </w:r>
          </w:p>
        </w:tc>
        <w:tc>
          <w:tcPr>
            <w:tcW w:w="885" w:type="dxa"/>
            <w:vAlign w:val="center"/>
          </w:tcPr>
          <w:p w14:paraId="6800DE3D" w14:textId="4980FCEF" w:rsidR="00C5496A" w:rsidRPr="0082198B" w:rsidRDefault="009B4015" w:rsidP="000037AA">
            <w:pPr>
              <w:autoSpaceDE/>
              <w:autoSpaceDN/>
              <w:adjustRightInd/>
              <w:spacing w:before="0" w:line="240" w:lineRule="auto"/>
              <w:ind w:left="-150"/>
              <w:jc w:val="center"/>
              <w:rPr>
                <w:sz w:val="16"/>
                <w:szCs w:val="16"/>
                <w:lang w:val="ru-RU"/>
              </w:rPr>
            </w:pPr>
            <w:r w:rsidRPr="0082198B">
              <w:rPr>
                <w:sz w:val="16"/>
                <w:szCs w:val="16"/>
                <w:lang w:val="ru-RU"/>
              </w:rPr>
              <w:t>253</w:t>
            </w:r>
          </w:p>
        </w:tc>
        <w:tc>
          <w:tcPr>
            <w:tcW w:w="1255" w:type="dxa"/>
            <w:gridSpan w:val="2"/>
            <w:vAlign w:val="center"/>
          </w:tcPr>
          <w:p w14:paraId="045AB2B0" w14:textId="28CD5234" w:rsidR="00C5496A" w:rsidRPr="0082198B" w:rsidRDefault="009B4015" w:rsidP="00C5496A">
            <w:pPr>
              <w:autoSpaceDE/>
              <w:autoSpaceDN/>
              <w:adjustRightInd/>
              <w:spacing w:before="0" w:line="240" w:lineRule="auto"/>
              <w:ind w:left="-49" w:right="-46" w:hanging="89"/>
              <w:jc w:val="center"/>
              <w:rPr>
                <w:sz w:val="16"/>
                <w:szCs w:val="16"/>
              </w:rPr>
            </w:pPr>
            <w:r w:rsidRPr="0082198B">
              <w:rPr>
                <w:sz w:val="16"/>
                <w:szCs w:val="16"/>
              </w:rPr>
              <w:t>204.4°C (400°F)</w:t>
            </w:r>
          </w:p>
        </w:tc>
      </w:tr>
      <w:tr w:rsidR="00C5496A" w:rsidRPr="0005732F" w14:paraId="63B32412" w14:textId="77777777" w:rsidTr="00736704">
        <w:trPr>
          <w:trHeight w:val="288"/>
          <w:jc w:val="center"/>
        </w:trPr>
        <w:tc>
          <w:tcPr>
            <w:tcW w:w="2368" w:type="dxa"/>
            <w:gridSpan w:val="3"/>
            <w:vAlign w:val="center"/>
          </w:tcPr>
          <w:p w14:paraId="53D82900" w14:textId="77777777" w:rsidR="00C5496A" w:rsidRPr="0005732F" w:rsidRDefault="00C5496A" w:rsidP="00C5496A">
            <w:pPr>
              <w:jc w:val="center"/>
              <w:rPr>
                <w:b/>
                <w:color w:val="auto"/>
                <w:sz w:val="16"/>
                <w:szCs w:val="16"/>
              </w:rPr>
            </w:pPr>
          </w:p>
        </w:tc>
        <w:tc>
          <w:tcPr>
            <w:tcW w:w="2875" w:type="dxa"/>
            <w:vAlign w:val="center"/>
          </w:tcPr>
          <w:p w14:paraId="26A9CD3A" w14:textId="77777777" w:rsidR="00C5496A" w:rsidRPr="00D76A3E" w:rsidRDefault="00C5496A" w:rsidP="00FD42F7">
            <w:pPr>
              <w:autoSpaceDE/>
              <w:autoSpaceDN/>
              <w:adjustRightInd/>
              <w:spacing w:before="0" w:line="240" w:lineRule="auto"/>
              <w:ind w:left="0"/>
              <w:rPr>
                <w:sz w:val="16"/>
                <w:szCs w:val="16"/>
              </w:rPr>
            </w:pPr>
            <w:r w:rsidRPr="00D76A3E">
              <w:rPr>
                <w:sz w:val="16"/>
                <w:szCs w:val="16"/>
              </w:rPr>
              <w:t xml:space="preserve">International </w:t>
            </w:r>
          </w:p>
        </w:tc>
        <w:tc>
          <w:tcPr>
            <w:tcW w:w="2602" w:type="dxa"/>
            <w:gridSpan w:val="2"/>
            <w:vAlign w:val="center"/>
          </w:tcPr>
          <w:p w14:paraId="5B32F6F2" w14:textId="77777777" w:rsidR="00C5496A" w:rsidRPr="0082198B" w:rsidRDefault="00FD42F7" w:rsidP="00C5496A">
            <w:pPr>
              <w:autoSpaceDE/>
              <w:autoSpaceDN/>
              <w:adjustRightInd/>
              <w:spacing w:before="0" w:line="240" w:lineRule="auto"/>
              <w:ind w:left="0"/>
              <w:rPr>
                <w:sz w:val="16"/>
                <w:szCs w:val="16"/>
              </w:rPr>
            </w:pPr>
            <w:r w:rsidRPr="0082198B">
              <w:rPr>
                <w:spacing w:val="1"/>
                <w:sz w:val="16"/>
                <w:szCs w:val="16"/>
              </w:rPr>
              <w:t>Interbond 2340UPC</w:t>
            </w:r>
          </w:p>
        </w:tc>
        <w:tc>
          <w:tcPr>
            <w:tcW w:w="885" w:type="dxa"/>
            <w:vAlign w:val="center"/>
          </w:tcPr>
          <w:p w14:paraId="4D3889B0"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217</w:t>
            </w:r>
          </w:p>
        </w:tc>
        <w:tc>
          <w:tcPr>
            <w:tcW w:w="1255" w:type="dxa"/>
            <w:gridSpan w:val="2"/>
            <w:vAlign w:val="center"/>
          </w:tcPr>
          <w:p w14:paraId="0D0714BC"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204°C (400°F)</w:t>
            </w:r>
          </w:p>
        </w:tc>
      </w:tr>
      <w:tr w:rsidR="00C5496A" w:rsidRPr="0005732F" w14:paraId="3F936733" w14:textId="77777777" w:rsidTr="00736704">
        <w:trPr>
          <w:trHeight w:val="288"/>
          <w:jc w:val="center"/>
        </w:trPr>
        <w:tc>
          <w:tcPr>
            <w:tcW w:w="2368" w:type="dxa"/>
            <w:gridSpan w:val="3"/>
            <w:vAlign w:val="center"/>
          </w:tcPr>
          <w:p w14:paraId="6A7BB415" w14:textId="77777777" w:rsidR="00C5496A" w:rsidRPr="0005732F" w:rsidRDefault="00C5496A" w:rsidP="00C5496A">
            <w:pPr>
              <w:jc w:val="center"/>
              <w:rPr>
                <w:b/>
                <w:color w:val="auto"/>
                <w:sz w:val="16"/>
                <w:szCs w:val="16"/>
              </w:rPr>
            </w:pPr>
          </w:p>
        </w:tc>
        <w:tc>
          <w:tcPr>
            <w:tcW w:w="2875" w:type="dxa"/>
            <w:vAlign w:val="center"/>
          </w:tcPr>
          <w:p w14:paraId="26B878E6"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Jotun</w:t>
            </w:r>
          </w:p>
        </w:tc>
        <w:tc>
          <w:tcPr>
            <w:tcW w:w="2602" w:type="dxa"/>
            <w:gridSpan w:val="2"/>
            <w:vAlign w:val="center"/>
          </w:tcPr>
          <w:p w14:paraId="0E02DF48" w14:textId="706E895E" w:rsidR="00C5496A" w:rsidRPr="0082198B" w:rsidRDefault="00E50138" w:rsidP="00C5496A">
            <w:pPr>
              <w:autoSpaceDE/>
              <w:autoSpaceDN/>
              <w:adjustRightInd/>
              <w:spacing w:before="0" w:line="240" w:lineRule="auto"/>
              <w:ind w:left="0"/>
              <w:rPr>
                <w:sz w:val="16"/>
                <w:szCs w:val="16"/>
              </w:rPr>
            </w:pPr>
            <w:proofErr w:type="spellStart"/>
            <w:r w:rsidRPr="0082198B">
              <w:rPr>
                <w:sz w:val="16"/>
                <w:szCs w:val="16"/>
              </w:rPr>
              <w:t>Jotatemp</w:t>
            </w:r>
            <w:proofErr w:type="spellEnd"/>
            <w:r w:rsidRPr="0082198B">
              <w:rPr>
                <w:sz w:val="16"/>
                <w:szCs w:val="16"/>
              </w:rPr>
              <w:t xml:space="preserve"> 250</w:t>
            </w:r>
          </w:p>
        </w:tc>
        <w:tc>
          <w:tcPr>
            <w:tcW w:w="885" w:type="dxa"/>
            <w:vAlign w:val="center"/>
          </w:tcPr>
          <w:p w14:paraId="1F3C8AD3" w14:textId="7A3ECED4" w:rsidR="00C5496A" w:rsidRPr="0082198B" w:rsidRDefault="00E50138" w:rsidP="000037AA">
            <w:pPr>
              <w:autoSpaceDE/>
              <w:autoSpaceDN/>
              <w:adjustRightInd/>
              <w:spacing w:before="0" w:line="240" w:lineRule="auto"/>
              <w:ind w:left="-150"/>
              <w:jc w:val="center"/>
              <w:rPr>
                <w:sz w:val="16"/>
                <w:szCs w:val="16"/>
                <w:lang w:val="ru-RU"/>
              </w:rPr>
            </w:pPr>
            <w:r w:rsidRPr="0082198B">
              <w:rPr>
                <w:sz w:val="16"/>
                <w:szCs w:val="16"/>
                <w:lang w:val="ru-RU"/>
              </w:rPr>
              <w:t>270</w:t>
            </w:r>
          </w:p>
        </w:tc>
        <w:tc>
          <w:tcPr>
            <w:tcW w:w="1255" w:type="dxa"/>
            <w:gridSpan w:val="2"/>
            <w:vAlign w:val="center"/>
          </w:tcPr>
          <w:p w14:paraId="70A686EF"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210°C (410°F)</w:t>
            </w:r>
          </w:p>
        </w:tc>
      </w:tr>
      <w:tr w:rsidR="00FD42F7" w:rsidRPr="0005732F" w14:paraId="0004FE93" w14:textId="77777777" w:rsidTr="00736704">
        <w:trPr>
          <w:trHeight w:val="288"/>
          <w:jc w:val="center"/>
        </w:trPr>
        <w:tc>
          <w:tcPr>
            <w:tcW w:w="2368" w:type="dxa"/>
            <w:gridSpan w:val="3"/>
            <w:vAlign w:val="center"/>
          </w:tcPr>
          <w:p w14:paraId="7558B496" w14:textId="77777777" w:rsidR="00FD42F7" w:rsidRPr="0005732F" w:rsidRDefault="00FD42F7" w:rsidP="00C5496A">
            <w:pPr>
              <w:jc w:val="center"/>
              <w:rPr>
                <w:b/>
                <w:color w:val="auto"/>
                <w:sz w:val="16"/>
                <w:szCs w:val="16"/>
              </w:rPr>
            </w:pPr>
          </w:p>
        </w:tc>
        <w:tc>
          <w:tcPr>
            <w:tcW w:w="2875" w:type="dxa"/>
            <w:vAlign w:val="center"/>
          </w:tcPr>
          <w:p w14:paraId="6714C90A" w14:textId="77777777" w:rsidR="00FD42F7" w:rsidRPr="00D76A3E" w:rsidRDefault="00FD42F7" w:rsidP="00C5496A">
            <w:pPr>
              <w:autoSpaceDE/>
              <w:autoSpaceDN/>
              <w:adjustRightInd/>
              <w:spacing w:before="0" w:line="240" w:lineRule="auto"/>
              <w:ind w:left="0"/>
              <w:rPr>
                <w:sz w:val="16"/>
                <w:szCs w:val="16"/>
              </w:rPr>
            </w:pPr>
            <w:r w:rsidRPr="00D76A3E">
              <w:rPr>
                <w:sz w:val="16"/>
                <w:szCs w:val="16"/>
              </w:rPr>
              <w:t xml:space="preserve">PPG  </w:t>
            </w:r>
          </w:p>
        </w:tc>
        <w:tc>
          <w:tcPr>
            <w:tcW w:w="2602" w:type="dxa"/>
            <w:gridSpan w:val="2"/>
            <w:vAlign w:val="center"/>
          </w:tcPr>
          <w:p w14:paraId="50F705F8" w14:textId="55A926A9" w:rsidR="00FD42F7" w:rsidRPr="0082198B" w:rsidRDefault="00FD42F7" w:rsidP="00C5496A">
            <w:pPr>
              <w:autoSpaceDE/>
              <w:autoSpaceDN/>
              <w:adjustRightInd/>
              <w:spacing w:before="0" w:line="240" w:lineRule="auto"/>
              <w:ind w:left="0"/>
              <w:rPr>
                <w:sz w:val="16"/>
                <w:szCs w:val="16"/>
              </w:rPr>
            </w:pPr>
            <w:proofErr w:type="spellStart"/>
            <w:r w:rsidRPr="0082198B">
              <w:rPr>
                <w:sz w:val="16"/>
                <w:szCs w:val="16"/>
              </w:rPr>
              <w:t>Amerlock</w:t>
            </w:r>
            <w:proofErr w:type="spellEnd"/>
            <w:r w:rsidRPr="0082198B">
              <w:rPr>
                <w:sz w:val="16"/>
                <w:szCs w:val="16"/>
              </w:rPr>
              <w:t xml:space="preserve"> 2GF</w:t>
            </w:r>
          </w:p>
        </w:tc>
        <w:tc>
          <w:tcPr>
            <w:tcW w:w="885" w:type="dxa"/>
            <w:vAlign w:val="center"/>
          </w:tcPr>
          <w:p w14:paraId="2FACEE43" w14:textId="77777777" w:rsidR="00FD42F7" w:rsidRPr="0082198B" w:rsidRDefault="00FD42F7" w:rsidP="000037AA">
            <w:pPr>
              <w:autoSpaceDE/>
              <w:autoSpaceDN/>
              <w:adjustRightInd/>
              <w:spacing w:before="0" w:line="240" w:lineRule="auto"/>
              <w:ind w:left="-150"/>
              <w:jc w:val="center"/>
              <w:rPr>
                <w:sz w:val="16"/>
                <w:szCs w:val="16"/>
              </w:rPr>
            </w:pPr>
            <w:r w:rsidRPr="0082198B">
              <w:rPr>
                <w:sz w:val="16"/>
                <w:szCs w:val="16"/>
              </w:rPr>
              <w:t>172</w:t>
            </w:r>
          </w:p>
        </w:tc>
        <w:tc>
          <w:tcPr>
            <w:tcW w:w="1255" w:type="dxa"/>
            <w:gridSpan w:val="2"/>
            <w:vAlign w:val="center"/>
          </w:tcPr>
          <w:p w14:paraId="183D3AC9" w14:textId="77777777" w:rsidR="00FD42F7" w:rsidRPr="0082198B" w:rsidRDefault="00FD42F7" w:rsidP="00C5496A">
            <w:pPr>
              <w:autoSpaceDE/>
              <w:autoSpaceDN/>
              <w:adjustRightInd/>
              <w:spacing w:before="0" w:line="240" w:lineRule="auto"/>
              <w:ind w:left="-49" w:right="-46" w:hanging="89"/>
              <w:jc w:val="center"/>
              <w:rPr>
                <w:sz w:val="16"/>
                <w:szCs w:val="16"/>
              </w:rPr>
            </w:pPr>
            <w:r w:rsidRPr="0082198B">
              <w:rPr>
                <w:sz w:val="16"/>
                <w:szCs w:val="16"/>
              </w:rPr>
              <w:t>218°C (425°F)</w:t>
            </w:r>
          </w:p>
        </w:tc>
      </w:tr>
      <w:tr w:rsidR="00C5496A" w:rsidRPr="0005732F" w14:paraId="424AB3E9" w14:textId="77777777" w:rsidTr="00736704">
        <w:trPr>
          <w:trHeight w:val="288"/>
          <w:jc w:val="center"/>
        </w:trPr>
        <w:tc>
          <w:tcPr>
            <w:tcW w:w="2368" w:type="dxa"/>
            <w:gridSpan w:val="3"/>
            <w:vAlign w:val="center"/>
          </w:tcPr>
          <w:p w14:paraId="5AA700CD" w14:textId="77777777" w:rsidR="00C5496A" w:rsidRPr="0005732F" w:rsidRDefault="00C5496A" w:rsidP="00C5496A">
            <w:pPr>
              <w:jc w:val="center"/>
              <w:rPr>
                <w:b/>
                <w:color w:val="auto"/>
                <w:sz w:val="16"/>
                <w:szCs w:val="16"/>
              </w:rPr>
            </w:pPr>
          </w:p>
        </w:tc>
        <w:tc>
          <w:tcPr>
            <w:tcW w:w="2875" w:type="dxa"/>
            <w:vAlign w:val="center"/>
          </w:tcPr>
          <w:p w14:paraId="53D6A98A"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 xml:space="preserve">PPG  </w:t>
            </w:r>
          </w:p>
        </w:tc>
        <w:tc>
          <w:tcPr>
            <w:tcW w:w="2602" w:type="dxa"/>
            <w:gridSpan w:val="2"/>
            <w:vAlign w:val="center"/>
          </w:tcPr>
          <w:p w14:paraId="6D32FE81" w14:textId="77777777" w:rsidR="00C5496A" w:rsidRPr="0082198B" w:rsidRDefault="00C5496A" w:rsidP="00C5496A">
            <w:pPr>
              <w:autoSpaceDE/>
              <w:autoSpaceDN/>
              <w:adjustRightInd/>
              <w:spacing w:before="0" w:line="240" w:lineRule="auto"/>
              <w:ind w:left="0"/>
              <w:rPr>
                <w:sz w:val="16"/>
                <w:szCs w:val="16"/>
              </w:rPr>
            </w:pPr>
            <w:proofErr w:type="spellStart"/>
            <w:r w:rsidRPr="0082198B">
              <w:rPr>
                <w:sz w:val="16"/>
                <w:szCs w:val="16"/>
              </w:rPr>
              <w:t>SigmaTherm</w:t>
            </w:r>
            <w:proofErr w:type="spellEnd"/>
            <w:r w:rsidR="00A84BEB" w:rsidRPr="0082198B">
              <w:rPr>
                <w:sz w:val="16"/>
                <w:szCs w:val="16"/>
                <w:lang w:val="ru-RU"/>
              </w:rPr>
              <w:t xml:space="preserve"> </w:t>
            </w:r>
            <w:r w:rsidRPr="0082198B">
              <w:rPr>
                <w:sz w:val="16"/>
                <w:szCs w:val="16"/>
              </w:rPr>
              <w:t>2</w:t>
            </w:r>
            <w:r w:rsidRPr="0082198B">
              <w:rPr>
                <w:spacing w:val="1"/>
                <w:sz w:val="16"/>
                <w:szCs w:val="16"/>
              </w:rPr>
              <w:t>3</w:t>
            </w:r>
            <w:r w:rsidRPr="0082198B">
              <w:rPr>
                <w:sz w:val="16"/>
                <w:szCs w:val="16"/>
              </w:rPr>
              <w:t>0</w:t>
            </w:r>
          </w:p>
        </w:tc>
        <w:tc>
          <w:tcPr>
            <w:tcW w:w="885" w:type="dxa"/>
            <w:vAlign w:val="center"/>
          </w:tcPr>
          <w:p w14:paraId="585A7FDE"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329</w:t>
            </w:r>
          </w:p>
        </w:tc>
        <w:tc>
          <w:tcPr>
            <w:tcW w:w="1255" w:type="dxa"/>
            <w:gridSpan w:val="2"/>
            <w:vAlign w:val="center"/>
          </w:tcPr>
          <w:p w14:paraId="22E83BCC"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230°C (446°F)</w:t>
            </w:r>
          </w:p>
        </w:tc>
      </w:tr>
      <w:tr w:rsidR="00C5496A" w:rsidRPr="0005732F" w14:paraId="5E0BC981" w14:textId="77777777" w:rsidTr="00736704">
        <w:trPr>
          <w:trHeight w:val="288"/>
          <w:jc w:val="center"/>
        </w:trPr>
        <w:tc>
          <w:tcPr>
            <w:tcW w:w="2368" w:type="dxa"/>
            <w:gridSpan w:val="3"/>
            <w:vAlign w:val="center"/>
          </w:tcPr>
          <w:p w14:paraId="46E4D154" w14:textId="77777777" w:rsidR="00C5496A" w:rsidRPr="0005732F" w:rsidRDefault="00C5496A" w:rsidP="00C5496A">
            <w:pPr>
              <w:jc w:val="center"/>
              <w:rPr>
                <w:b/>
                <w:color w:val="auto"/>
                <w:sz w:val="16"/>
                <w:szCs w:val="16"/>
              </w:rPr>
            </w:pPr>
          </w:p>
        </w:tc>
        <w:tc>
          <w:tcPr>
            <w:tcW w:w="2875" w:type="dxa"/>
            <w:vAlign w:val="center"/>
          </w:tcPr>
          <w:p w14:paraId="533F5BA1"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Sherwin Williams</w:t>
            </w:r>
          </w:p>
        </w:tc>
        <w:tc>
          <w:tcPr>
            <w:tcW w:w="2602" w:type="dxa"/>
            <w:gridSpan w:val="2"/>
            <w:vAlign w:val="center"/>
          </w:tcPr>
          <w:p w14:paraId="40AB20B5" w14:textId="77777777" w:rsidR="00C5496A" w:rsidRPr="0082198B" w:rsidRDefault="00C5496A" w:rsidP="00C5496A">
            <w:pPr>
              <w:autoSpaceDE/>
              <w:autoSpaceDN/>
              <w:adjustRightInd/>
              <w:spacing w:before="0" w:line="240" w:lineRule="auto"/>
              <w:ind w:left="0"/>
              <w:rPr>
                <w:sz w:val="16"/>
                <w:szCs w:val="16"/>
              </w:rPr>
            </w:pPr>
            <w:proofErr w:type="spellStart"/>
            <w:r w:rsidRPr="0082198B">
              <w:rPr>
                <w:sz w:val="16"/>
                <w:szCs w:val="16"/>
              </w:rPr>
              <w:t>Epo</w:t>
            </w:r>
            <w:proofErr w:type="spellEnd"/>
            <w:r w:rsidRPr="0082198B">
              <w:rPr>
                <w:sz w:val="16"/>
                <w:szCs w:val="16"/>
              </w:rPr>
              <w:t>-Phen</w:t>
            </w:r>
            <w:r w:rsidR="00A84BEB" w:rsidRPr="0082198B">
              <w:rPr>
                <w:sz w:val="16"/>
                <w:szCs w:val="16"/>
                <w:lang w:val="ru-RU"/>
              </w:rPr>
              <w:t xml:space="preserve"> </w:t>
            </w:r>
            <w:r w:rsidRPr="0082198B">
              <w:rPr>
                <w:sz w:val="16"/>
                <w:szCs w:val="16"/>
              </w:rPr>
              <w:t>FF</w:t>
            </w:r>
          </w:p>
        </w:tc>
        <w:tc>
          <w:tcPr>
            <w:tcW w:w="885" w:type="dxa"/>
            <w:vAlign w:val="center"/>
          </w:tcPr>
          <w:p w14:paraId="001284D8" w14:textId="77777777" w:rsidR="00C5496A" w:rsidRPr="0082198B" w:rsidRDefault="00C5496A" w:rsidP="000037AA">
            <w:pPr>
              <w:autoSpaceDE/>
              <w:autoSpaceDN/>
              <w:adjustRightInd/>
              <w:spacing w:before="0" w:line="240" w:lineRule="auto"/>
              <w:ind w:left="-150"/>
              <w:jc w:val="center"/>
              <w:rPr>
                <w:sz w:val="16"/>
                <w:szCs w:val="16"/>
              </w:rPr>
            </w:pPr>
            <w:r w:rsidRPr="0082198B">
              <w:rPr>
                <w:sz w:val="16"/>
                <w:szCs w:val="16"/>
              </w:rPr>
              <w:t>250</w:t>
            </w:r>
          </w:p>
        </w:tc>
        <w:tc>
          <w:tcPr>
            <w:tcW w:w="1255" w:type="dxa"/>
            <w:gridSpan w:val="2"/>
            <w:vAlign w:val="center"/>
          </w:tcPr>
          <w:p w14:paraId="617EF1B6" w14:textId="77777777" w:rsidR="00C5496A" w:rsidRPr="0082198B" w:rsidRDefault="00C5496A" w:rsidP="00C5496A">
            <w:pPr>
              <w:autoSpaceDE/>
              <w:autoSpaceDN/>
              <w:adjustRightInd/>
              <w:spacing w:before="0" w:line="240" w:lineRule="auto"/>
              <w:ind w:left="-49" w:right="-46" w:hanging="89"/>
              <w:jc w:val="center"/>
              <w:rPr>
                <w:sz w:val="16"/>
                <w:szCs w:val="16"/>
              </w:rPr>
            </w:pPr>
            <w:r w:rsidRPr="0082198B">
              <w:rPr>
                <w:sz w:val="16"/>
                <w:szCs w:val="16"/>
              </w:rPr>
              <w:t>232°C (450°F)</w:t>
            </w:r>
          </w:p>
        </w:tc>
      </w:tr>
      <w:tr w:rsidR="00616A6A" w:rsidRPr="0005732F" w14:paraId="2EA11F4E" w14:textId="77777777" w:rsidTr="00736704">
        <w:trPr>
          <w:trHeight w:val="288"/>
          <w:jc w:val="center"/>
        </w:trPr>
        <w:tc>
          <w:tcPr>
            <w:tcW w:w="2368" w:type="dxa"/>
            <w:gridSpan w:val="3"/>
            <w:vAlign w:val="center"/>
          </w:tcPr>
          <w:p w14:paraId="303C8FC7" w14:textId="77777777" w:rsidR="00616A6A" w:rsidRPr="0005732F" w:rsidRDefault="00616A6A" w:rsidP="00616A6A">
            <w:pPr>
              <w:jc w:val="center"/>
              <w:rPr>
                <w:b/>
                <w:color w:val="auto"/>
                <w:sz w:val="16"/>
                <w:szCs w:val="16"/>
              </w:rPr>
            </w:pPr>
          </w:p>
        </w:tc>
        <w:tc>
          <w:tcPr>
            <w:tcW w:w="2875" w:type="dxa"/>
            <w:vAlign w:val="center"/>
          </w:tcPr>
          <w:p w14:paraId="1E648B34" w14:textId="45C836A0" w:rsidR="00616A6A" w:rsidRPr="00D76A3E" w:rsidRDefault="00616A6A" w:rsidP="00616A6A">
            <w:pPr>
              <w:autoSpaceDE/>
              <w:autoSpaceDN/>
              <w:adjustRightInd/>
              <w:spacing w:before="0" w:line="240" w:lineRule="auto"/>
              <w:ind w:left="0"/>
              <w:rPr>
                <w:sz w:val="16"/>
                <w:szCs w:val="16"/>
              </w:rPr>
            </w:pPr>
            <w:r>
              <w:rPr>
                <w:sz w:val="16"/>
                <w:szCs w:val="16"/>
              </w:rPr>
              <w:t>VMP</w:t>
            </w:r>
          </w:p>
        </w:tc>
        <w:tc>
          <w:tcPr>
            <w:tcW w:w="2602" w:type="dxa"/>
            <w:gridSpan w:val="2"/>
            <w:vAlign w:val="center"/>
          </w:tcPr>
          <w:p w14:paraId="123D0F6D" w14:textId="2CE46D3F" w:rsidR="00616A6A" w:rsidRPr="0082198B" w:rsidRDefault="00616A6A" w:rsidP="00616A6A">
            <w:pPr>
              <w:autoSpaceDE/>
              <w:autoSpaceDN/>
              <w:adjustRightInd/>
              <w:spacing w:before="0" w:line="240" w:lineRule="auto"/>
              <w:ind w:left="0"/>
              <w:rPr>
                <w:sz w:val="16"/>
                <w:szCs w:val="16"/>
              </w:rPr>
            </w:pPr>
            <w:proofErr w:type="spellStart"/>
            <w:r w:rsidRPr="00C82704">
              <w:rPr>
                <w:sz w:val="16"/>
                <w:szCs w:val="16"/>
              </w:rPr>
              <w:t>Isolep-Thermo</w:t>
            </w:r>
            <w:proofErr w:type="spellEnd"/>
          </w:p>
        </w:tc>
        <w:tc>
          <w:tcPr>
            <w:tcW w:w="885" w:type="dxa"/>
            <w:vAlign w:val="center"/>
          </w:tcPr>
          <w:p w14:paraId="4B8591A7" w14:textId="77777777" w:rsidR="00616A6A" w:rsidRPr="0082198B" w:rsidRDefault="00616A6A" w:rsidP="00616A6A">
            <w:pPr>
              <w:autoSpaceDE/>
              <w:autoSpaceDN/>
              <w:adjustRightInd/>
              <w:spacing w:before="0" w:line="240" w:lineRule="auto"/>
              <w:ind w:left="-150"/>
              <w:jc w:val="center"/>
              <w:rPr>
                <w:sz w:val="16"/>
                <w:szCs w:val="16"/>
              </w:rPr>
            </w:pPr>
          </w:p>
        </w:tc>
        <w:tc>
          <w:tcPr>
            <w:tcW w:w="1255" w:type="dxa"/>
            <w:gridSpan w:val="2"/>
            <w:vAlign w:val="center"/>
          </w:tcPr>
          <w:p w14:paraId="5E319154" w14:textId="523FCA8D" w:rsidR="00616A6A" w:rsidRPr="0082198B" w:rsidRDefault="00616A6A" w:rsidP="00616A6A">
            <w:pPr>
              <w:autoSpaceDE/>
              <w:autoSpaceDN/>
              <w:adjustRightInd/>
              <w:spacing w:before="0" w:line="240" w:lineRule="auto"/>
              <w:ind w:left="-49" w:right="-46" w:hanging="89"/>
              <w:jc w:val="center"/>
              <w:rPr>
                <w:sz w:val="16"/>
                <w:szCs w:val="16"/>
              </w:rPr>
            </w:pPr>
            <w:r>
              <w:rPr>
                <w:sz w:val="16"/>
                <w:szCs w:val="16"/>
              </w:rPr>
              <w:t>172</w:t>
            </w:r>
            <w:r w:rsidRPr="0082198B">
              <w:rPr>
                <w:sz w:val="16"/>
                <w:szCs w:val="16"/>
              </w:rPr>
              <w:t>°C</w:t>
            </w:r>
            <w:r>
              <w:rPr>
                <w:sz w:val="16"/>
                <w:szCs w:val="16"/>
              </w:rPr>
              <w:t xml:space="preserve"> (341.6</w:t>
            </w:r>
            <w:r w:rsidRPr="0082198B">
              <w:rPr>
                <w:sz w:val="16"/>
                <w:szCs w:val="16"/>
              </w:rPr>
              <w:t>°F)</w:t>
            </w:r>
          </w:p>
        </w:tc>
      </w:tr>
      <w:tr w:rsidR="00C5496A" w:rsidRPr="00B10823" w14:paraId="2418A9BE" w14:textId="77777777" w:rsidTr="00F029EB">
        <w:trPr>
          <w:trHeight w:val="288"/>
          <w:jc w:val="center"/>
        </w:trPr>
        <w:tc>
          <w:tcPr>
            <w:tcW w:w="2368" w:type="dxa"/>
            <w:gridSpan w:val="3"/>
            <w:tcBorders>
              <w:bottom w:val="single" w:sz="12" w:space="0" w:color="auto"/>
            </w:tcBorders>
            <w:vAlign w:val="center"/>
          </w:tcPr>
          <w:p w14:paraId="053E410B" w14:textId="77777777" w:rsidR="00C5496A" w:rsidRPr="00F029EB" w:rsidRDefault="00C5496A" w:rsidP="00F029EB">
            <w:pPr>
              <w:autoSpaceDE/>
              <w:autoSpaceDN/>
              <w:adjustRightInd/>
              <w:spacing w:before="0" w:line="240" w:lineRule="auto"/>
              <w:ind w:left="0"/>
              <w:rPr>
                <w:i/>
                <w:color w:val="auto"/>
                <w:sz w:val="14"/>
                <w:szCs w:val="24"/>
                <w:lang w:val="ru-RU"/>
              </w:rPr>
            </w:pPr>
          </w:p>
        </w:tc>
        <w:tc>
          <w:tcPr>
            <w:tcW w:w="7617" w:type="dxa"/>
            <w:gridSpan w:val="6"/>
            <w:tcBorders>
              <w:bottom w:val="single" w:sz="12" w:space="0" w:color="auto"/>
            </w:tcBorders>
            <w:vAlign w:val="center"/>
          </w:tcPr>
          <w:p w14:paraId="4051FB0B" w14:textId="77777777" w:rsidR="00C5496A" w:rsidRPr="0082198B" w:rsidRDefault="00C5496A" w:rsidP="00C5496A">
            <w:pPr>
              <w:autoSpaceDE/>
              <w:autoSpaceDN/>
              <w:adjustRightInd/>
              <w:spacing w:before="0" w:line="240" w:lineRule="auto"/>
              <w:ind w:left="0"/>
              <w:rPr>
                <w:i/>
                <w:color w:val="auto"/>
                <w:sz w:val="14"/>
                <w:szCs w:val="14"/>
                <w:lang w:val="ru-RU"/>
              </w:rPr>
            </w:pPr>
            <w:r w:rsidRPr="0082198B">
              <w:rPr>
                <w:i/>
                <w:color w:val="auto"/>
                <w:sz w:val="14"/>
                <w:szCs w:val="24"/>
                <w:lang w:val="ru-RU"/>
              </w:rPr>
              <w:t>Данные покрытия содержат эпоксидные и эпоксиднофенольные смолистые вещества.</w:t>
            </w:r>
          </w:p>
        </w:tc>
      </w:tr>
      <w:tr w:rsidR="00C5496A" w:rsidRPr="0005732F" w14:paraId="6BF4F0A3" w14:textId="77777777" w:rsidTr="00736704">
        <w:trPr>
          <w:trHeight w:val="234"/>
          <w:jc w:val="center"/>
        </w:trPr>
        <w:tc>
          <w:tcPr>
            <w:tcW w:w="1250" w:type="dxa"/>
            <w:vAlign w:val="center"/>
          </w:tcPr>
          <w:p w14:paraId="6134A235" w14:textId="77777777" w:rsidR="00C5496A" w:rsidRPr="0005732F" w:rsidRDefault="00C5496A" w:rsidP="00C5496A">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993" w:type="dxa"/>
            <w:gridSpan w:val="3"/>
            <w:vAlign w:val="center"/>
          </w:tcPr>
          <w:p w14:paraId="3B3FB055" w14:textId="22BC2DB5" w:rsidR="00C5496A" w:rsidRPr="00E26578" w:rsidRDefault="00091359" w:rsidP="00C5496A">
            <w:pPr>
              <w:ind w:left="-72"/>
              <w:rPr>
                <w:b/>
                <w:color w:val="auto"/>
                <w:sz w:val="16"/>
                <w:szCs w:val="16"/>
                <w:lang w:val="ru-RU"/>
              </w:rPr>
            </w:pPr>
            <w:r>
              <w:rPr>
                <w:color w:val="auto"/>
                <w:sz w:val="16"/>
                <w:szCs w:val="24"/>
                <w:lang w:val="ru-RU"/>
              </w:rPr>
              <w:t xml:space="preserve">Ноябрь </w:t>
            </w:r>
            <w:r w:rsidR="00421216">
              <w:rPr>
                <w:color w:val="auto"/>
                <w:sz w:val="16"/>
                <w:szCs w:val="24"/>
                <w:lang w:val="ru-RU"/>
              </w:rPr>
              <w:t>2025</w:t>
            </w:r>
          </w:p>
        </w:tc>
        <w:tc>
          <w:tcPr>
            <w:tcW w:w="2602" w:type="dxa"/>
            <w:gridSpan w:val="2"/>
            <w:vAlign w:val="center"/>
          </w:tcPr>
          <w:p w14:paraId="155C87FF" w14:textId="77777777" w:rsidR="00C5496A" w:rsidRPr="0005732F" w:rsidRDefault="00C5496A" w:rsidP="00C5496A">
            <w:pPr>
              <w:rPr>
                <w:b/>
                <w:color w:val="auto"/>
                <w:sz w:val="16"/>
                <w:szCs w:val="16"/>
              </w:rPr>
            </w:pPr>
          </w:p>
        </w:tc>
        <w:tc>
          <w:tcPr>
            <w:tcW w:w="885" w:type="dxa"/>
            <w:vAlign w:val="center"/>
          </w:tcPr>
          <w:p w14:paraId="19D9F052" w14:textId="77777777" w:rsidR="00C5496A" w:rsidRPr="0005732F" w:rsidRDefault="00C5496A" w:rsidP="00C5496A">
            <w:pPr>
              <w:jc w:val="center"/>
              <w:rPr>
                <w:b/>
                <w:color w:val="auto"/>
                <w:sz w:val="16"/>
                <w:szCs w:val="16"/>
              </w:rPr>
            </w:pPr>
          </w:p>
        </w:tc>
        <w:tc>
          <w:tcPr>
            <w:tcW w:w="1255" w:type="dxa"/>
            <w:gridSpan w:val="2"/>
            <w:vAlign w:val="center"/>
          </w:tcPr>
          <w:p w14:paraId="58E5337C" w14:textId="77777777" w:rsidR="00C5496A" w:rsidRPr="0005732F" w:rsidRDefault="00C5496A" w:rsidP="00C5496A">
            <w:pPr>
              <w:jc w:val="center"/>
              <w:rPr>
                <w:b/>
                <w:color w:val="auto"/>
                <w:sz w:val="16"/>
                <w:szCs w:val="16"/>
              </w:rPr>
            </w:pPr>
          </w:p>
        </w:tc>
      </w:tr>
    </w:tbl>
    <w:p w14:paraId="466A4302" w14:textId="77777777" w:rsidR="008C57EA" w:rsidRDefault="008C57EA" w:rsidP="008C57EA">
      <w:pPr>
        <w:widowControl w:val="0"/>
        <w:spacing w:line="240" w:lineRule="auto"/>
        <w:ind w:left="1350" w:right="151" w:hanging="1260"/>
        <w:contextualSpacing/>
        <w:rPr>
          <w:sz w:val="16"/>
          <w:szCs w:val="16"/>
          <w:lang w:val="ru-RU"/>
        </w:rPr>
      </w:pPr>
    </w:p>
    <w:p w14:paraId="427844DF" w14:textId="7A2904DA" w:rsidR="00D40585" w:rsidRPr="00D750DA" w:rsidRDefault="00A150CE" w:rsidP="008C57EA">
      <w:pPr>
        <w:widowControl w:val="0"/>
        <w:spacing w:line="240" w:lineRule="auto"/>
        <w:ind w:left="1350" w:right="151" w:hanging="1260"/>
        <w:contextualSpacing/>
        <w:rPr>
          <w:sz w:val="16"/>
          <w:szCs w:val="16"/>
          <w:lang w:val="ru-RU"/>
        </w:rPr>
      </w:pPr>
      <w:r>
        <w:rPr>
          <w:sz w:val="16"/>
          <w:szCs w:val="16"/>
          <w:lang w:val="ru-RU"/>
        </w:rPr>
        <w:t xml:space="preserve">Примечание 1: </w:t>
      </w:r>
      <w:r w:rsidR="00131A48">
        <w:rPr>
          <w:sz w:val="16"/>
          <w:szCs w:val="16"/>
          <w:lang w:val="ru-RU"/>
        </w:rPr>
        <w:tab/>
      </w:r>
      <w:r w:rsidR="00D40585" w:rsidRPr="00D750DA">
        <w:rPr>
          <w:sz w:val="16"/>
          <w:szCs w:val="16"/>
          <w:lang w:val="ru-RU"/>
        </w:rPr>
        <w:t>*</w:t>
      </w:r>
      <w:r w:rsidR="00D40585">
        <w:rPr>
          <w:sz w:val="16"/>
          <w:szCs w:val="16"/>
          <w:lang w:val="ru-RU"/>
        </w:rPr>
        <w:t xml:space="preserve">Поверх </w:t>
      </w:r>
      <w:r w:rsidR="00D40585" w:rsidRPr="00EF2623">
        <w:rPr>
          <w:sz w:val="16"/>
          <w:szCs w:val="16"/>
          <w:lang w:val="ru-RU"/>
        </w:rPr>
        <w:t>Thurmalox</w:t>
      </w:r>
      <w:r w:rsidR="00D40585" w:rsidRPr="00D750DA">
        <w:rPr>
          <w:sz w:val="16"/>
          <w:szCs w:val="16"/>
          <w:lang w:val="ru-RU"/>
        </w:rPr>
        <w:t xml:space="preserve"> 218 </w:t>
      </w:r>
      <w:r w:rsidR="00D40585">
        <w:rPr>
          <w:sz w:val="16"/>
          <w:szCs w:val="16"/>
          <w:lang w:val="ru-RU"/>
        </w:rPr>
        <w:t xml:space="preserve">должен наноситься только </w:t>
      </w:r>
      <w:r w:rsidR="00D40585" w:rsidRPr="00EF2623">
        <w:rPr>
          <w:sz w:val="16"/>
          <w:szCs w:val="16"/>
          <w:lang w:val="ru-RU"/>
        </w:rPr>
        <w:t>Thurmalox</w:t>
      </w:r>
      <w:r w:rsidR="00D40585" w:rsidRPr="00D750DA">
        <w:rPr>
          <w:sz w:val="16"/>
          <w:szCs w:val="16"/>
          <w:lang w:val="ru-RU"/>
        </w:rPr>
        <w:t xml:space="preserve"> 219.</w:t>
      </w:r>
    </w:p>
    <w:p w14:paraId="1AF6EA8B" w14:textId="12AC1FC6" w:rsidR="00D40585" w:rsidRPr="00D750DA" w:rsidRDefault="00421216" w:rsidP="008C57EA">
      <w:pPr>
        <w:widowControl w:val="0"/>
        <w:spacing w:line="240" w:lineRule="auto"/>
        <w:ind w:left="1350" w:right="151" w:hanging="1260"/>
        <w:contextualSpacing/>
        <w:rPr>
          <w:sz w:val="16"/>
          <w:szCs w:val="16"/>
          <w:lang w:val="ru-RU"/>
        </w:rPr>
      </w:pPr>
      <w:r>
        <w:rPr>
          <w:sz w:val="16"/>
          <w:szCs w:val="16"/>
          <w:lang w:val="ru-RU"/>
        </w:rPr>
        <w:t xml:space="preserve">Примечание 2: </w:t>
      </w:r>
      <w:r w:rsidR="00131A48">
        <w:rPr>
          <w:sz w:val="16"/>
          <w:szCs w:val="16"/>
          <w:lang w:val="ru-RU"/>
        </w:rPr>
        <w:tab/>
      </w:r>
      <w:r w:rsidR="00D40585" w:rsidRPr="00D750DA">
        <w:rPr>
          <w:sz w:val="16"/>
          <w:szCs w:val="16"/>
          <w:lang w:val="ru-RU"/>
        </w:rPr>
        <w:t>**</w:t>
      </w:r>
      <w:r w:rsidR="00D40585">
        <w:rPr>
          <w:sz w:val="16"/>
          <w:szCs w:val="16"/>
          <w:lang w:val="ru-RU"/>
        </w:rPr>
        <w:t xml:space="preserve">Поверх </w:t>
      </w:r>
      <w:r w:rsidR="00D40585" w:rsidRPr="00EF2623">
        <w:rPr>
          <w:sz w:val="16"/>
          <w:szCs w:val="16"/>
          <w:lang w:val="ru-RU"/>
        </w:rPr>
        <w:t>Protexior</w:t>
      </w:r>
      <w:r w:rsidR="00D40585" w:rsidRPr="00D750DA">
        <w:rPr>
          <w:sz w:val="16"/>
          <w:szCs w:val="16"/>
          <w:lang w:val="ru-RU"/>
        </w:rPr>
        <w:t xml:space="preserve"> 795 </w:t>
      </w:r>
      <w:r w:rsidR="00D40585">
        <w:rPr>
          <w:sz w:val="16"/>
          <w:szCs w:val="16"/>
          <w:lang w:val="ru-RU"/>
        </w:rPr>
        <w:t xml:space="preserve">должен наноситься только </w:t>
      </w:r>
      <w:r w:rsidR="00D40585" w:rsidRPr="00EF2623">
        <w:rPr>
          <w:sz w:val="16"/>
          <w:szCs w:val="16"/>
          <w:lang w:val="ru-RU"/>
        </w:rPr>
        <w:t>Protexior</w:t>
      </w:r>
      <w:r w:rsidR="00D40585" w:rsidRPr="00D750DA">
        <w:rPr>
          <w:sz w:val="16"/>
          <w:szCs w:val="16"/>
          <w:lang w:val="ru-RU"/>
        </w:rPr>
        <w:t xml:space="preserve"> 794.</w:t>
      </w:r>
    </w:p>
    <w:p w14:paraId="1CE910D2" w14:textId="704BBD14" w:rsidR="000752CD" w:rsidRDefault="00D40585" w:rsidP="008C57EA">
      <w:pPr>
        <w:widowControl w:val="0"/>
        <w:spacing w:line="240" w:lineRule="auto"/>
        <w:ind w:left="1350" w:right="151" w:hanging="1260"/>
        <w:contextualSpacing/>
        <w:rPr>
          <w:sz w:val="16"/>
          <w:szCs w:val="16"/>
          <w:lang w:val="ru-RU"/>
        </w:rPr>
      </w:pPr>
      <w:r>
        <w:rPr>
          <w:sz w:val="16"/>
          <w:szCs w:val="16"/>
          <w:lang w:val="ru-RU"/>
        </w:rPr>
        <w:t>Примечание</w:t>
      </w:r>
      <w:r w:rsidR="00421216">
        <w:rPr>
          <w:sz w:val="16"/>
          <w:szCs w:val="16"/>
          <w:lang w:val="ru-RU"/>
        </w:rPr>
        <w:t xml:space="preserve"> 3</w:t>
      </w:r>
      <w:r w:rsidRPr="00D750DA">
        <w:rPr>
          <w:sz w:val="16"/>
          <w:szCs w:val="16"/>
          <w:lang w:val="ru-RU"/>
        </w:rPr>
        <w:t xml:space="preserve">: </w:t>
      </w:r>
      <w:r w:rsidR="00131A48">
        <w:rPr>
          <w:sz w:val="16"/>
          <w:szCs w:val="16"/>
          <w:lang w:val="ru-RU"/>
        </w:rPr>
        <w:tab/>
      </w:r>
      <w:r>
        <w:rPr>
          <w:sz w:val="16"/>
          <w:szCs w:val="16"/>
          <w:lang w:val="ru-RU"/>
        </w:rPr>
        <w:t>Продукты</w:t>
      </w:r>
      <w:r w:rsidRPr="00FD42F7">
        <w:rPr>
          <w:sz w:val="16"/>
          <w:szCs w:val="16"/>
          <w:lang w:val="ru-RU"/>
        </w:rPr>
        <w:t xml:space="preserve">, </w:t>
      </w:r>
      <w:r>
        <w:rPr>
          <w:sz w:val="16"/>
          <w:szCs w:val="16"/>
          <w:lang w:val="ru-RU"/>
        </w:rPr>
        <w:t>которые содержат</w:t>
      </w:r>
      <w:r w:rsidRPr="00D750DA">
        <w:rPr>
          <w:sz w:val="16"/>
          <w:szCs w:val="16"/>
          <w:lang w:val="ru-RU"/>
        </w:rPr>
        <w:t xml:space="preserve">&gt;10% </w:t>
      </w:r>
      <w:r>
        <w:rPr>
          <w:sz w:val="16"/>
          <w:szCs w:val="16"/>
          <w:lang w:val="ru-RU"/>
        </w:rPr>
        <w:t>добавки алюминия не должны проверяться методом «</w:t>
      </w:r>
      <w:r w:rsidRPr="00EF2623">
        <w:rPr>
          <w:sz w:val="16"/>
          <w:szCs w:val="16"/>
          <w:lang w:val="ru-RU"/>
        </w:rPr>
        <w:t>holiday</w:t>
      </w:r>
      <w:r>
        <w:rPr>
          <w:sz w:val="16"/>
          <w:szCs w:val="16"/>
          <w:lang w:val="ru-RU"/>
        </w:rPr>
        <w:t xml:space="preserve"> </w:t>
      </w:r>
      <w:r w:rsidRPr="00EF2623">
        <w:rPr>
          <w:sz w:val="16"/>
          <w:szCs w:val="16"/>
          <w:lang w:val="ru-RU"/>
        </w:rPr>
        <w:t>test</w:t>
      </w:r>
      <w:r>
        <w:rPr>
          <w:sz w:val="16"/>
          <w:szCs w:val="16"/>
          <w:lang w:val="ru-RU"/>
        </w:rPr>
        <w:t>», исходя из проводимости алюминия</w:t>
      </w:r>
      <w:r w:rsidRPr="00D750DA">
        <w:rPr>
          <w:sz w:val="16"/>
          <w:szCs w:val="16"/>
          <w:lang w:val="ru-RU"/>
        </w:rPr>
        <w:t>.</w:t>
      </w:r>
    </w:p>
    <w:p w14:paraId="0A4F074A" w14:textId="24A1936A" w:rsidR="00EF2623" w:rsidRPr="00A27633" w:rsidRDefault="00EF2623" w:rsidP="008C57EA">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4</w:t>
      </w:r>
      <w:r w:rsidRPr="00043B9C">
        <w:rPr>
          <w:sz w:val="16"/>
          <w:szCs w:val="16"/>
          <w:lang w:val="ru-RU"/>
        </w:rPr>
        <w:t xml:space="preserve">: </w:t>
      </w:r>
      <w:r w:rsidR="00131A48">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A27633">
        <w:rPr>
          <w:sz w:val="16"/>
          <w:szCs w:val="16"/>
          <w:lang w:val="ru-RU"/>
        </w:rPr>
        <w:t xml:space="preserve"> </w:t>
      </w:r>
      <w:r>
        <w:rPr>
          <w:sz w:val="16"/>
          <w:szCs w:val="16"/>
          <w:lang w:val="ru-RU"/>
        </w:rPr>
        <w:t xml:space="preserve">Отклонение допускается если покрытие выпускается в одном цвете. </w:t>
      </w:r>
    </w:p>
    <w:p w14:paraId="0492B045" w14:textId="77777777" w:rsidR="00EF2623" w:rsidRPr="000752CD" w:rsidRDefault="00EF2623" w:rsidP="00D40585">
      <w:pPr>
        <w:autoSpaceDE/>
        <w:autoSpaceDN/>
        <w:adjustRightInd/>
        <w:spacing w:before="0" w:line="240" w:lineRule="auto"/>
        <w:ind w:left="0"/>
        <w:rPr>
          <w:sz w:val="16"/>
          <w:szCs w:val="16"/>
        </w:rPr>
      </w:pPr>
    </w:p>
    <w:p w14:paraId="39C9F09A" w14:textId="77777777" w:rsidR="002B5E17" w:rsidRPr="00D750DA" w:rsidRDefault="002B5E17" w:rsidP="002B5E17">
      <w:pPr>
        <w:tabs>
          <w:tab w:val="left" w:pos="3225"/>
        </w:tabs>
        <w:rPr>
          <w:color w:val="auto"/>
          <w:sz w:val="20"/>
          <w:szCs w:val="20"/>
          <w:lang w:val="ru-RU"/>
        </w:rPr>
      </w:pPr>
      <w:r w:rsidRPr="00D750DA">
        <w:rPr>
          <w:color w:val="auto"/>
          <w:lang w:val="ru-RU"/>
        </w:rPr>
        <w:br w:type="page"/>
      </w:r>
    </w:p>
    <w:tbl>
      <w:tblPr>
        <w:tblW w:w="9985" w:type="dxa"/>
        <w:jc w:val="center"/>
        <w:tblLayout w:type="fixed"/>
        <w:tblLook w:val="01E0" w:firstRow="1" w:lastRow="1" w:firstColumn="1" w:lastColumn="1" w:noHBand="0" w:noVBand="0"/>
      </w:tblPr>
      <w:tblGrid>
        <w:gridCol w:w="1250"/>
        <w:gridCol w:w="270"/>
        <w:gridCol w:w="848"/>
        <w:gridCol w:w="2875"/>
        <w:gridCol w:w="990"/>
        <w:gridCol w:w="1612"/>
        <w:gridCol w:w="971"/>
        <w:gridCol w:w="1162"/>
        <w:gridCol w:w="7"/>
      </w:tblGrid>
      <w:tr w:rsidR="00C5496A" w:rsidRPr="0005732F" w14:paraId="52151A56" w14:textId="77777777" w:rsidTr="00F029EB">
        <w:trPr>
          <w:trHeight w:val="360"/>
          <w:jc w:val="center"/>
        </w:trPr>
        <w:tc>
          <w:tcPr>
            <w:tcW w:w="9985" w:type="dxa"/>
            <w:gridSpan w:val="9"/>
            <w:tcBorders>
              <w:top w:val="single" w:sz="6" w:space="0" w:color="auto"/>
              <w:bottom w:val="single" w:sz="12" w:space="0" w:color="auto"/>
            </w:tcBorders>
            <w:shd w:val="clear" w:color="auto" w:fill="FFFFFF"/>
            <w:vAlign w:val="center"/>
          </w:tcPr>
          <w:p w14:paraId="13201D6A" w14:textId="77777777" w:rsidR="00C5496A" w:rsidRPr="0005732F" w:rsidRDefault="00C5496A" w:rsidP="00C5496A">
            <w:pPr>
              <w:ind w:right="-72"/>
              <w:jc w:val="right"/>
              <w:rPr>
                <w:b/>
                <w:i/>
                <w:color w:val="auto"/>
              </w:rPr>
            </w:pPr>
            <w:r w:rsidRPr="0005732F">
              <w:rPr>
                <w:b/>
                <w:i/>
                <w:color w:val="auto"/>
              </w:rPr>
              <w:lastRenderedPageBreak/>
              <w:t xml:space="preserve">Покрытия </w:t>
            </w:r>
            <w:proofErr w:type="spellStart"/>
            <w:r w:rsidRPr="0005732F">
              <w:rPr>
                <w:b/>
                <w:i/>
                <w:color w:val="auto"/>
              </w:rPr>
              <w:t>под</w:t>
            </w:r>
            <w:proofErr w:type="spellEnd"/>
            <w:r w:rsidRPr="0005732F">
              <w:rPr>
                <w:b/>
                <w:i/>
                <w:color w:val="auto"/>
              </w:rPr>
              <w:t xml:space="preserve"> </w:t>
            </w:r>
            <w:proofErr w:type="spellStart"/>
            <w:r w:rsidRPr="0005732F">
              <w:rPr>
                <w:b/>
                <w:i/>
                <w:color w:val="auto"/>
              </w:rPr>
              <w:t>изоляцию</w:t>
            </w:r>
            <w:proofErr w:type="spellEnd"/>
          </w:p>
        </w:tc>
      </w:tr>
      <w:tr w:rsidR="00C5496A" w:rsidRPr="0005732F" w14:paraId="7E0449F2" w14:textId="77777777" w:rsidTr="00F029EB">
        <w:trPr>
          <w:trHeight w:val="360"/>
          <w:jc w:val="center"/>
        </w:trPr>
        <w:tc>
          <w:tcPr>
            <w:tcW w:w="7845" w:type="dxa"/>
            <w:gridSpan w:val="6"/>
            <w:tcBorders>
              <w:top w:val="single" w:sz="12" w:space="0" w:color="auto"/>
              <w:left w:val="single" w:sz="12" w:space="0" w:color="auto"/>
              <w:bottom w:val="single" w:sz="12" w:space="0" w:color="auto"/>
            </w:tcBorders>
            <w:vAlign w:val="center"/>
          </w:tcPr>
          <w:p w14:paraId="0EA0433E" w14:textId="052798AD" w:rsidR="00C5496A" w:rsidRPr="006952A6" w:rsidRDefault="00FD42F7" w:rsidP="00FD42F7">
            <w:pPr>
              <w:autoSpaceDE/>
              <w:autoSpaceDN/>
              <w:adjustRightInd/>
              <w:spacing w:before="0" w:line="240" w:lineRule="auto"/>
              <w:ind w:left="0"/>
              <w:rPr>
                <w:b/>
                <w:color w:val="auto"/>
                <w:sz w:val="20"/>
                <w:szCs w:val="20"/>
                <w:lang w:val="ru-RU"/>
              </w:rPr>
            </w:pPr>
            <w:r>
              <w:rPr>
                <w:b/>
                <w:color w:val="auto"/>
                <w:sz w:val="20"/>
                <w:szCs w:val="24"/>
                <w:lang w:val="ru-RU"/>
              </w:rPr>
              <w:t>Т</w:t>
            </w:r>
            <w:r w:rsidR="00C5496A" w:rsidRPr="00AD544E">
              <w:rPr>
                <w:b/>
                <w:color w:val="auto"/>
                <w:sz w:val="20"/>
                <w:szCs w:val="24"/>
                <w:lang w:val="ru-RU"/>
              </w:rPr>
              <w:t>онкопленочные эпокси</w:t>
            </w:r>
            <w:r w:rsidR="00C5496A">
              <w:rPr>
                <w:b/>
                <w:color w:val="auto"/>
                <w:sz w:val="20"/>
                <w:szCs w:val="24"/>
                <w:lang w:val="ru-RU"/>
              </w:rPr>
              <w:t xml:space="preserve">дные покрытия </w:t>
            </w:r>
            <w:r w:rsidR="00BD71F3">
              <w:rPr>
                <w:b/>
                <w:color w:val="auto"/>
                <w:sz w:val="20"/>
                <w:szCs w:val="24"/>
                <w:lang w:val="ru-RU"/>
              </w:rPr>
              <w:t xml:space="preserve">под изоляцией </w:t>
            </w:r>
            <w:r w:rsidR="00C5496A">
              <w:rPr>
                <w:b/>
                <w:color w:val="auto"/>
                <w:sz w:val="20"/>
                <w:szCs w:val="24"/>
                <w:lang w:val="ru-RU"/>
              </w:rPr>
              <w:t>д</w:t>
            </w:r>
            <w:r w:rsidR="007305A2">
              <w:rPr>
                <w:b/>
                <w:color w:val="auto"/>
                <w:sz w:val="20"/>
                <w:szCs w:val="24"/>
                <w:lang w:val="ru-RU"/>
              </w:rPr>
              <w:t>ля  п</w:t>
            </w:r>
            <w:r w:rsidR="00C5496A">
              <w:rPr>
                <w:b/>
                <w:color w:val="auto"/>
                <w:sz w:val="20"/>
                <w:szCs w:val="24"/>
                <w:lang w:val="ru-RU"/>
              </w:rPr>
              <w:t xml:space="preserve">остоянных </w:t>
            </w:r>
            <w:r w:rsidR="00C5496A" w:rsidRPr="00AD544E">
              <w:rPr>
                <w:b/>
                <w:color w:val="auto"/>
                <w:sz w:val="20"/>
                <w:szCs w:val="24"/>
                <w:lang w:val="ru-RU"/>
              </w:rPr>
              <w:t xml:space="preserve">или цикличных температур нержавеющей стали -46°C (-50°F) до </w:t>
            </w:r>
            <w:r>
              <w:rPr>
                <w:b/>
                <w:color w:val="auto"/>
                <w:sz w:val="20"/>
                <w:szCs w:val="24"/>
                <w:lang w:val="ru-RU"/>
              </w:rPr>
              <w:t>205</w:t>
            </w:r>
            <w:r w:rsidR="00C5496A" w:rsidRPr="00AD544E">
              <w:rPr>
                <w:b/>
                <w:color w:val="auto"/>
                <w:sz w:val="20"/>
                <w:szCs w:val="24"/>
                <w:lang w:val="ru-RU"/>
              </w:rPr>
              <w:t>°C (</w:t>
            </w:r>
            <w:r>
              <w:rPr>
                <w:b/>
                <w:color w:val="auto"/>
                <w:sz w:val="20"/>
                <w:szCs w:val="24"/>
                <w:lang w:val="ru-RU"/>
              </w:rPr>
              <w:t>400</w:t>
            </w:r>
            <w:r w:rsidR="00C5496A" w:rsidRPr="00AD544E">
              <w:rPr>
                <w:b/>
                <w:color w:val="auto"/>
                <w:sz w:val="20"/>
                <w:szCs w:val="24"/>
                <w:lang w:val="ru-RU"/>
              </w:rPr>
              <w:t>°F)</w:t>
            </w:r>
          </w:p>
        </w:tc>
        <w:tc>
          <w:tcPr>
            <w:tcW w:w="2140" w:type="dxa"/>
            <w:gridSpan w:val="3"/>
            <w:tcBorders>
              <w:top w:val="single" w:sz="12" w:space="0" w:color="auto"/>
              <w:bottom w:val="single" w:sz="12" w:space="0" w:color="auto"/>
              <w:right w:val="single" w:sz="12" w:space="0" w:color="auto"/>
            </w:tcBorders>
            <w:shd w:val="clear" w:color="auto" w:fill="000000"/>
            <w:vAlign w:val="center"/>
          </w:tcPr>
          <w:p w14:paraId="35404783" w14:textId="77777777" w:rsidR="00C5496A" w:rsidRPr="0005732F" w:rsidRDefault="00C5496A" w:rsidP="00C5496A">
            <w:pPr>
              <w:autoSpaceDE/>
              <w:autoSpaceDN/>
              <w:adjustRightInd/>
              <w:spacing w:before="0" w:line="240" w:lineRule="auto"/>
              <w:ind w:left="0"/>
              <w:jc w:val="center"/>
              <w:rPr>
                <w:b/>
                <w:color w:val="auto"/>
                <w:sz w:val="36"/>
                <w:szCs w:val="40"/>
              </w:rPr>
            </w:pPr>
            <w:r w:rsidRPr="00B76D32">
              <w:rPr>
                <w:b/>
                <w:color w:val="auto"/>
                <w:sz w:val="36"/>
                <w:szCs w:val="24"/>
                <w:lang w:val="ru-RU"/>
              </w:rPr>
              <w:t>12.4</w:t>
            </w:r>
          </w:p>
        </w:tc>
      </w:tr>
      <w:tr w:rsidR="00C5496A" w:rsidRPr="00B10823" w14:paraId="45E089B9" w14:textId="77777777" w:rsidTr="00F029EB">
        <w:trPr>
          <w:gridAfter w:val="1"/>
          <w:wAfter w:w="7" w:type="dxa"/>
          <w:cantSplit/>
          <w:trHeight w:val="288"/>
          <w:jc w:val="center"/>
        </w:trPr>
        <w:tc>
          <w:tcPr>
            <w:tcW w:w="1520" w:type="dxa"/>
            <w:gridSpan w:val="2"/>
            <w:tcBorders>
              <w:top w:val="single" w:sz="12" w:space="0" w:color="auto"/>
            </w:tcBorders>
          </w:tcPr>
          <w:p w14:paraId="0595D58F"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23" w:type="dxa"/>
            <w:gridSpan w:val="2"/>
            <w:tcBorders>
              <w:top w:val="single" w:sz="12" w:space="0" w:color="auto"/>
            </w:tcBorders>
          </w:tcPr>
          <w:p w14:paraId="660CFFE0" w14:textId="7574B200" w:rsidR="00B72B60" w:rsidRPr="003D4CAD" w:rsidRDefault="00D96699" w:rsidP="007D6DBB">
            <w:pPr>
              <w:autoSpaceDE/>
              <w:autoSpaceDN/>
              <w:adjustRightInd/>
              <w:spacing w:before="0" w:line="240" w:lineRule="auto"/>
              <w:ind w:left="-72"/>
              <w:rPr>
                <w:color w:val="auto"/>
                <w:sz w:val="16"/>
                <w:szCs w:val="24"/>
                <w:lang w:val="ru-RU"/>
              </w:rPr>
            </w:pPr>
            <w:r w:rsidRPr="00D96699">
              <w:rPr>
                <w:color w:val="auto"/>
                <w:sz w:val="16"/>
                <w:szCs w:val="24"/>
              </w:rPr>
              <w:t>SSPC</w:t>
            </w:r>
            <w:r w:rsidRPr="003D4CAD">
              <w:rPr>
                <w:color w:val="auto"/>
                <w:sz w:val="16"/>
                <w:szCs w:val="24"/>
                <w:lang w:val="ru-RU"/>
              </w:rPr>
              <w:t>-</w:t>
            </w:r>
            <w:r w:rsidRPr="00D96699">
              <w:rPr>
                <w:color w:val="auto"/>
                <w:sz w:val="16"/>
                <w:szCs w:val="24"/>
              </w:rPr>
              <w:t>SP</w:t>
            </w:r>
            <w:r w:rsidRPr="003D4CAD">
              <w:rPr>
                <w:color w:val="auto"/>
                <w:sz w:val="16"/>
                <w:szCs w:val="24"/>
                <w:lang w:val="ru-RU"/>
              </w:rPr>
              <w:t>1/</w:t>
            </w:r>
            <w:r w:rsidRPr="00D96699">
              <w:rPr>
                <w:color w:val="auto"/>
                <w:sz w:val="16"/>
                <w:szCs w:val="24"/>
              </w:rPr>
              <w:t>SP</w:t>
            </w:r>
            <w:del w:id="634" w:author="Kurmanov, Aidyn [STAMGazStroy LLP]" w:date="2025-12-10T13:25:00Z" w16du:dateUtc="2025-12-10T08:25:00Z">
              <w:r w:rsidRPr="003D4CAD">
                <w:rPr>
                  <w:color w:val="auto"/>
                  <w:sz w:val="16"/>
                  <w:szCs w:val="24"/>
                  <w:lang w:val="ru-RU"/>
                </w:rPr>
                <w:delText>7 (</w:delText>
              </w:r>
              <w:r w:rsidRPr="00D96699">
                <w:rPr>
                  <w:color w:val="auto"/>
                  <w:sz w:val="16"/>
                  <w:szCs w:val="24"/>
                </w:rPr>
                <w:delText>NACE</w:delText>
              </w:r>
              <w:r w:rsidRPr="003D4CAD">
                <w:rPr>
                  <w:color w:val="auto"/>
                  <w:sz w:val="16"/>
                  <w:szCs w:val="24"/>
                  <w:lang w:val="ru-RU"/>
                </w:rPr>
                <w:delText xml:space="preserve"> </w:delText>
              </w:r>
              <w:r w:rsidRPr="00D96699">
                <w:rPr>
                  <w:color w:val="auto"/>
                  <w:sz w:val="16"/>
                  <w:szCs w:val="24"/>
                </w:rPr>
                <w:delText>No</w:delText>
              </w:r>
              <w:r w:rsidRPr="003D4CAD">
                <w:rPr>
                  <w:color w:val="auto"/>
                  <w:sz w:val="16"/>
                  <w:szCs w:val="24"/>
                  <w:lang w:val="ru-RU"/>
                </w:rPr>
                <w:delText>. 4)</w:delText>
              </w:r>
            </w:del>
            <w:ins w:id="635" w:author="Kurmanov, Aidyn [STAMGazStroy LLP]" w:date="2025-12-10T13:25:00Z" w16du:dateUtc="2025-12-10T08:25:00Z">
              <w:r w:rsidR="003D4CAD">
                <w:rPr>
                  <w:color w:val="auto"/>
                  <w:sz w:val="16"/>
                  <w:szCs w:val="24"/>
                  <w:lang w:val="ru-RU"/>
                </w:rPr>
                <w:t>16</w:t>
              </w:r>
            </w:ins>
            <w:r w:rsidRPr="003D4CAD">
              <w:rPr>
                <w:color w:val="auto"/>
                <w:sz w:val="16"/>
                <w:szCs w:val="24"/>
                <w:lang w:val="ru-RU"/>
              </w:rPr>
              <w:t xml:space="preserve"> </w:t>
            </w:r>
          </w:p>
          <w:p w14:paraId="602E802D" w14:textId="77CD8657" w:rsidR="00C5496A" w:rsidRPr="007D6DBB" w:rsidRDefault="00BE5037" w:rsidP="007D6DBB">
            <w:pPr>
              <w:autoSpaceDE/>
              <w:autoSpaceDN/>
              <w:adjustRightInd/>
              <w:spacing w:before="0" w:line="240" w:lineRule="auto"/>
              <w:ind w:left="-72"/>
              <w:rPr>
                <w:color w:val="auto"/>
                <w:sz w:val="16"/>
                <w:szCs w:val="24"/>
                <w:lang w:val="ru-RU"/>
              </w:rPr>
            </w:pPr>
            <w:del w:id="636" w:author="Kurmanov, Aidyn [STAMGazStroy LLP]" w:date="2025-12-10T13:26:00Z" w16du:dateUtc="2025-12-10T08:26:00Z">
              <w:r>
                <w:rPr>
                  <w:color w:val="auto"/>
                  <w:sz w:val="16"/>
                  <w:szCs w:val="24"/>
                  <w:lang w:val="ru-RU"/>
                </w:rPr>
                <w:delText xml:space="preserve">Легкая </w:delText>
              </w:r>
            </w:del>
            <w:ins w:id="637" w:author="Kurmanov, Aidyn [STAMGazStroy LLP]" w:date="2025-12-10T13:26:00Z" w16du:dateUtc="2025-12-10T08:26:00Z">
              <w:r w:rsidR="003D4CAD">
                <w:rPr>
                  <w:color w:val="auto"/>
                  <w:sz w:val="16"/>
                  <w:szCs w:val="24"/>
                  <w:lang w:val="ru-RU"/>
                </w:rPr>
                <w:t xml:space="preserve">Поверхностная </w:t>
              </w:r>
            </w:ins>
            <w:r>
              <w:rPr>
                <w:color w:val="auto"/>
                <w:sz w:val="16"/>
                <w:szCs w:val="24"/>
                <w:lang w:val="ru-RU"/>
              </w:rPr>
              <w:t>абразивоструйная очистка</w:t>
            </w:r>
            <w:r w:rsidR="00AE0C90">
              <w:rPr>
                <w:color w:val="auto"/>
                <w:sz w:val="16"/>
                <w:szCs w:val="24"/>
                <w:lang w:val="ru-RU"/>
              </w:rPr>
              <w:t xml:space="preserve"> </w:t>
            </w:r>
            <w:del w:id="638" w:author="Kurmanov, Aidyn [STAMGazStroy LLP]" w:date="2025-12-10T13:26:00Z" w16du:dateUtc="2025-12-10T08:26:00Z">
              <w:r w:rsidR="004052C7">
                <w:rPr>
                  <w:color w:val="auto"/>
                  <w:sz w:val="16"/>
                  <w:szCs w:val="24"/>
                  <w:lang w:val="ru-RU"/>
                </w:rPr>
                <w:delText>/</w:delText>
              </w:r>
              <w:r w:rsidR="00AE0C90">
                <w:rPr>
                  <w:color w:val="auto"/>
                  <w:sz w:val="16"/>
                  <w:szCs w:val="24"/>
                  <w:lang w:val="ru-RU"/>
                </w:rPr>
                <w:delText xml:space="preserve"> </w:delText>
              </w:r>
              <w:r w:rsidR="007D6DBB">
                <w:rPr>
                  <w:color w:val="auto"/>
                  <w:sz w:val="16"/>
                  <w:szCs w:val="24"/>
                  <w:lang w:val="ru-RU"/>
                </w:rPr>
                <w:delText>очистка растворителем</w:delText>
              </w:r>
            </w:del>
            <w:ins w:id="639" w:author="Kurmanov, Aidyn [STAMGazStroy LLP]" w:date="2025-12-10T13:26:00Z" w16du:dateUtc="2025-12-10T08:26:00Z">
              <w:r w:rsidR="003D4CAD">
                <w:rPr>
                  <w:color w:val="auto"/>
                  <w:sz w:val="16"/>
                  <w:szCs w:val="24"/>
                  <w:lang w:val="ru-RU"/>
                </w:rPr>
                <w:t>нержавеющей стали</w:t>
              </w:r>
            </w:ins>
            <w:r w:rsidR="007D6DBB">
              <w:rPr>
                <w:color w:val="auto"/>
                <w:sz w:val="16"/>
                <w:szCs w:val="24"/>
                <w:lang w:val="ru-RU"/>
              </w:rPr>
              <w:t xml:space="preserve"> </w:t>
            </w:r>
          </w:p>
        </w:tc>
        <w:tc>
          <w:tcPr>
            <w:tcW w:w="990" w:type="dxa"/>
            <w:tcBorders>
              <w:top w:val="single" w:sz="12" w:space="0" w:color="auto"/>
            </w:tcBorders>
          </w:tcPr>
          <w:p w14:paraId="72F82526" w14:textId="77777777" w:rsidR="00C5496A" w:rsidRPr="004E6B3B" w:rsidRDefault="00C5496A" w:rsidP="00C5496A">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45" w:type="dxa"/>
            <w:gridSpan w:val="3"/>
            <w:vMerge w:val="restart"/>
            <w:tcBorders>
              <w:top w:val="single" w:sz="12" w:space="0" w:color="auto"/>
            </w:tcBorders>
          </w:tcPr>
          <w:p w14:paraId="36CC61AE" w14:textId="77777777" w:rsidR="00C5496A" w:rsidRPr="00087977" w:rsidRDefault="00C5496A" w:rsidP="00C5496A">
            <w:pPr>
              <w:autoSpaceDE/>
              <w:autoSpaceDN/>
              <w:adjustRightInd/>
              <w:spacing w:before="0" w:line="240" w:lineRule="auto"/>
              <w:ind w:left="-72"/>
              <w:rPr>
                <w:color w:val="auto"/>
                <w:sz w:val="16"/>
                <w:szCs w:val="24"/>
                <w:lang w:val="ru-RU"/>
              </w:rPr>
            </w:pPr>
            <w:r w:rsidRPr="00037A5B">
              <w:rPr>
                <w:color w:val="auto"/>
                <w:sz w:val="16"/>
                <w:szCs w:val="24"/>
                <w:lang w:val="ru-RU"/>
              </w:rPr>
              <w:t>Используется материал изготовителя</w:t>
            </w:r>
            <w:r w:rsidR="00593963" w:rsidRPr="00087977">
              <w:rPr>
                <w:color w:val="auto"/>
                <w:sz w:val="16"/>
                <w:szCs w:val="24"/>
                <w:lang w:val="ru-RU"/>
              </w:rPr>
              <w:t xml:space="preserve">. </w:t>
            </w:r>
          </w:p>
          <w:p w14:paraId="3CC2B99C" w14:textId="77777777" w:rsidR="00E57E46" w:rsidRDefault="00E57E46" w:rsidP="00E57E46">
            <w:pPr>
              <w:autoSpaceDE/>
              <w:autoSpaceDN/>
              <w:adjustRightInd/>
              <w:spacing w:before="0" w:line="240" w:lineRule="auto"/>
              <w:ind w:left="-72"/>
              <w:rPr>
                <w:color w:val="auto"/>
                <w:sz w:val="16"/>
                <w:szCs w:val="24"/>
                <w:lang w:val="ru-RU"/>
              </w:rPr>
            </w:pPr>
            <w:r>
              <w:rPr>
                <w:color w:val="auto"/>
                <w:sz w:val="16"/>
                <w:szCs w:val="24"/>
                <w:lang w:val="ru-RU"/>
              </w:rPr>
              <w:t>Подготовка поверхности для ремонтных участков:</w:t>
            </w:r>
          </w:p>
          <w:p w14:paraId="63DDEAB8" w14:textId="68AF5EC7" w:rsidR="00B6400D" w:rsidRPr="00C40F17" w:rsidRDefault="00E57E46" w:rsidP="00B6400D">
            <w:pPr>
              <w:autoSpaceDE/>
              <w:autoSpaceDN/>
              <w:adjustRightInd/>
              <w:spacing w:before="0" w:line="240" w:lineRule="auto"/>
              <w:ind w:left="-72"/>
              <w:rPr>
                <w:color w:val="auto"/>
                <w:sz w:val="16"/>
                <w:szCs w:val="24"/>
                <w:lang w:val="ru-RU"/>
              </w:rPr>
            </w:pPr>
            <w:r>
              <w:rPr>
                <w:color w:val="auto"/>
                <w:sz w:val="16"/>
                <w:szCs w:val="24"/>
                <w:lang w:val="ru-RU"/>
              </w:rPr>
              <w:t xml:space="preserve">1. Локальная зачистка до </w:t>
            </w:r>
            <w:r>
              <w:rPr>
                <w:color w:val="auto"/>
                <w:sz w:val="16"/>
                <w:szCs w:val="24"/>
              </w:rPr>
              <w:t>SSPC</w:t>
            </w:r>
            <w:r w:rsidRPr="00F61214">
              <w:rPr>
                <w:color w:val="auto"/>
                <w:sz w:val="16"/>
                <w:szCs w:val="24"/>
                <w:lang w:val="ru-RU"/>
              </w:rPr>
              <w:t>-</w:t>
            </w:r>
            <w:r>
              <w:rPr>
                <w:color w:val="auto"/>
                <w:sz w:val="16"/>
                <w:szCs w:val="24"/>
              </w:rPr>
              <w:t>SP</w:t>
            </w:r>
            <w:r w:rsidRPr="00F61214">
              <w:rPr>
                <w:color w:val="auto"/>
                <w:sz w:val="16"/>
                <w:szCs w:val="24"/>
                <w:lang w:val="ru-RU"/>
              </w:rPr>
              <w:t xml:space="preserve"> </w:t>
            </w:r>
            <w:r>
              <w:rPr>
                <w:color w:val="auto"/>
                <w:sz w:val="16"/>
                <w:szCs w:val="24"/>
                <w:lang w:val="ru-RU"/>
              </w:rPr>
              <w:t>7</w:t>
            </w:r>
            <w:r w:rsidR="00B6400D" w:rsidRPr="00B6400D">
              <w:rPr>
                <w:color w:val="auto"/>
                <w:sz w:val="16"/>
                <w:szCs w:val="24"/>
                <w:lang w:val="ru-RU"/>
              </w:rPr>
              <w:t xml:space="preserve"> </w:t>
            </w:r>
            <w:r w:rsidR="00B6400D">
              <w:rPr>
                <w:color w:val="auto"/>
                <w:sz w:val="16"/>
                <w:szCs w:val="24"/>
                <w:lang w:val="ru-RU"/>
              </w:rPr>
              <w:t xml:space="preserve">или зачистка до </w:t>
            </w:r>
            <w:r w:rsidR="00B6400D">
              <w:rPr>
                <w:color w:val="auto"/>
                <w:sz w:val="16"/>
                <w:szCs w:val="24"/>
              </w:rPr>
              <w:t>SSPC</w:t>
            </w:r>
            <w:r w:rsidR="00B6400D" w:rsidRPr="00106B49">
              <w:rPr>
                <w:color w:val="auto"/>
                <w:sz w:val="16"/>
                <w:szCs w:val="24"/>
                <w:lang w:val="ru-RU"/>
              </w:rPr>
              <w:t xml:space="preserve"> </w:t>
            </w:r>
            <w:r w:rsidR="00B6400D">
              <w:rPr>
                <w:color w:val="auto"/>
                <w:sz w:val="16"/>
                <w:szCs w:val="24"/>
              </w:rPr>
              <w:t>SP</w:t>
            </w:r>
            <w:r w:rsidR="00B6400D" w:rsidRPr="00106B49">
              <w:rPr>
                <w:color w:val="auto"/>
                <w:sz w:val="16"/>
                <w:szCs w:val="24"/>
                <w:lang w:val="ru-RU"/>
              </w:rPr>
              <w:t xml:space="preserve">11 </w:t>
            </w:r>
            <w:r w:rsidR="00B6400D">
              <w:rPr>
                <w:color w:val="auto"/>
                <w:sz w:val="16"/>
                <w:szCs w:val="24"/>
                <w:lang w:val="ru-RU"/>
              </w:rPr>
              <w:t xml:space="preserve">используя </w:t>
            </w:r>
            <w:r w:rsidR="00B6400D">
              <w:rPr>
                <w:color w:val="auto"/>
                <w:sz w:val="16"/>
                <w:szCs w:val="24"/>
              </w:rPr>
              <w:t>Bristle</w:t>
            </w:r>
            <w:r w:rsidR="00B6400D" w:rsidRPr="00106B49">
              <w:rPr>
                <w:color w:val="auto"/>
                <w:sz w:val="16"/>
                <w:szCs w:val="24"/>
                <w:lang w:val="ru-RU"/>
              </w:rPr>
              <w:t xml:space="preserve"> </w:t>
            </w:r>
            <w:r w:rsidR="00B6400D">
              <w:rPr>
                <w:color w:val="auto"/>
                <w:sz w:val="16"/>
                <w:szCs w:val="24"/>
              </w:rPr>
              <w:t>Blaster</w:t>
            </w:r>
            <w:r w:rsidR="00B6400D">
              <w:rPr>
                <w:color w:val="auto"/>
                <w:sz w:val="16"/>
                <w:szCs w:val="24"/>
                <w:lang w:val="ru-RU"/>
              </w:rPr>
              <w:t xml:space="preserve"> (требует одобрения со стороны </w:t>
            </w:r>
            <w:r w:rsidR="00B6400D">
              <w:rPr>
                <w:color w:val="auto"/>
                <w:sz w:val="16"/>
                <w:szCs w:val="24"/>
              </w:rPr>
              <w:t>MI</w:t>
            </w:r>
            <w:r w:rsidR="00B6400D" w:rsidRPr="00B6400D">
              <w:rPr>
                <w:color w:val="auto"/>
                <w:sz w:val="16"/>
                <w:szCs w:val="24"/>
                <w:lang w:val="ru-RU"/>
              </w:rPr>
              <w:t xml:space="preserve"> </w:t>
            </w:r>
            <w:r w:rsidR="00B6400D">
              <w:rPr>
                <w:color w:val="auto"/>
                <w:sz w:val="16"/>
                <w:szCs w:val="24"/>
                <w:lang w:val="ru-RU"/>
              </w:rPr>
              <w:t xml:space="preserve">и использования насадок из </w:t>
            </w:r>
            <w:r w:rsidR="00B6400D">
              <w:rPr>
                <w:color w:val="auto"/>
                <w:sz w:val="16"/>
                <w:szCs w:val="24"/>
              </w:rPr>
              <w:t>SS</w:t>
            </w:r>
            <w:r w:rsidR="00B6400D" w:rsidRPr="00C40F17">
              <w:rPr>
                <w:color w:val="auto"/>
                <w:sz w:val="16"/>
                <w:szCs w:val="24"/>
                <w:lang w:val="ru-RU"/>
              </w:rPr>
              <w:t>)</w:t>
            </w:r>
          </w:p>
          <w:p w14:paraId="34B604BD" w14:textId="05BF8A0E" w:rsidR="00593963" w:rsidRPr="00E6562C" w:rsidRDefault="00E57E46" w:rsidP="00E57E46">
            <w:pPr>
              <w:autoSpaceDE/>
              <w:autoSpaceDN/>
              <w:adjustRightInd/>
              <w:spacing w:before="0" w:line="240" w:lineRule="auto"/>
              <w:ind w:left="-72"/>
              <w:rPr>
                <w:color w:val="auto"/>
                <w:sz w:val="16"/>
                <w:szCs w:val="16"/>
                <w:lang w:val="ru-RU"/>
              </w:rPr>
            </w:pPr>
            <w:r>
              <w:rPr>
                <w:color w:val="auto"/>
                <w:sz w:val="16"/>
                <w:szCs w:val="24"/>
                <w:lang w:val="ru-RU"/>
              </w:rPr>
              <w:t>2</w:t>
            </w:r>
            <w:r w:rsidRPr="008E1738">
              <w:rPr>
                <w:color w:val="auto"/>
                <w:sz w:val="16"/>
                <w:szCs w:val="24"/>
                <w:lang w:val="ru-RU"/>
              </w:rPr>
              <w:t xml:space="preserve">. </w:t>
            </w:r>
            <w:r>
              <w:rPr>
                <w:color w:val="auto"/>
                <w:sz w:val="16"/>
                <w:szCs w:val="24"/>
                <w:lang w:val="ru-RU"/>
              </w:rPr>
              <w:t xml:space="preserve">Для полевых стыков при нанесении покрытий </w:t>
            </w:r>
            <w:r w:rsidR="00AE0C90">
              <w:rPr>
                <w:color w:val="auto"/>
                <w:sz w:val="16"/>
                <w:szCs w:val="24"/>
                <w:lang w:val="ru-RU"/>
              </w:rPr>
              <w:t xml:space="preserve">системы 12.4 </w:t>
            </w:r>
            <w:r>
              <w:rPr>
                <w:color w:val="auto"/>
                <w:sz w:val="16"/>
                <w:szCs w:val="24"/>
                <w:lang w:val="ru-RU"/>
              </w:rPr>
              <w:t>кистью рекомендуемая толщина 350-400 мкр</w:t>
            </w:r>
            <w:r w:rsidR="00E6562C" w:rsidRPr="00E6562C">
              <w:rPr>
                <w:color w:val="auto"/>
                <w:sz w:val="16"/>
                <w:szCs w:val="24"/>
                <w:lang w:val="ru-RU"/>
              </w:rPr>
              <w:t xml:space="preserve"> </w:t>
            </w:r>
            <w:r w:rsidR="00022007">
              <w:rPr>
                <w:color w:val="auto"/>
                <w:sz w:val="16"/>
                <w:szCs w:val="24"/>
                <w:lang w:val="ru-RU"/>
              </w:rPr>
              <w:t xml:space="preserve">нанесенная в несколько слоев, </w:t>
            </w:r>
            <w:r w:rsidR="00E6562C">
              <w:rPr>
                <w:color w:val="auto"/>
                <w:sz w:val="16"/>
                <w:szCs w:val="24"/>
                <w:lang w:val="ru-RU"/>
              </w:rPr>
              <w:t>если это не противоречит рекомендациям производителя.</w:t>
            </w:r>
          </w:p>
        </w:tc>
      </w:tr>
      <w:tr w:rsidR="00C5496A" w:rsidRPr="00B10823" w14:paraId="21BF17F3" w14:textId="77777777" w:rsidTr="00F029EB">
        <w:trPr>
          <w:gridAfter w:val="1"/>
          <w:wAfter w:w="7" w:type="dxa"/>
          <w:cantSplit/>
          <w:trHeight w:val="288"/>
          <w:jc w:val="center"/>
        </w:trPr>
        <w:tc>
          <w:tcPr>
            <w:tcW w:w="1520" w:type="dxa"/>
            <w:gridSpan w:val="2"/>
          </w:tcPr>
          <w:p w14:paraId="5210477C"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23" w:type="dxa"/>
            <w:gridSpan w:val="2"/>
          </w:tcPr>
          <w:p w14:paraId="5593529C" w14:textId="77777777" w:rsidR="00C5496A" w:rsidRPr="00037A5B" w:rsidRDefault="00224632"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Pr>
          <w:p w14:paraId="0FD52076"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3745" w:type="dxa"/>
            <w:gridSpan w:val="3"/>
            <w:vMerge/>
            <w:vAlign w:val="center"/>
          </w:tcPr>
          <w:p w14:paraId="7E4B1705" w14:textId="77777777" w:rsidR="00C5496A" w:rsidRPr="00D750DA" w:rsidRDefault="00C5496A" w:rsidP="00C5496A">
            <w:pPr>
              <w:rPr>
                <w:color w:val="auto"/>
                <w:lang w:val="ru-RU"/>
              </w:rPr>
            </w:pPr>
          </w:p>
        </w:tc>
      </w:tr>
      <w:tr w:rsidR="00C5496A" w:rsidRPr="0032742D" w14:paraId="0A669C36" w14:textId="77777777" w:rsidTr="00F029EB">
        <w:trPr>
          <w:gridAfter w:val="1"/>
          <w:wAfter w:w="7" w:type="dxa"/>
          <w:cantSplit/>
          <w:trHeight w:val="288"/>
          <w:jc w:val="center"/>
        </w:trPr>
        <w:tc>
          <w:tcPr>
            <w:tcW w:w="1520" w:type="dxa"/>
            <w:gridSpan w:val="2"/>
            <w:tcBorders>
              <w:bottom w:val="single" w:sz="12" w:space="0" w:color="auto"/>
            </w:tcBorders>
          </w:tcPr>
          <w:p w14:paraId="3B0685F1"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23" w:type="dxa"/>
            <w:gridSpan w:val="2"/>
            <w:tcBorders>
              <w:bottom w:val="single" w:sz="12" w:space="0" w:color="auto"/>
            </w:tcBorders>
          </w:tcPr>
          <w:p w14:paraId="044D3F07" w14:textId="77777777" w:rsidR="00C5496A" w:rsidRPr="00037A5B" w:rsidRDefault="00FD42F7"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tcBorders>
              <w:bottom w:val="single" w:sz="12" w:space="0" w:color="auto"/>
            </w:tcBorders>
          </w:tcPr>
          <w:p w14:paraId="2277A62B" w14:textId="77777777" w:rsidR="00C5496A" w:rsidRPr="00F029EB" w:rsidRDefault="00C5496A" w:rsidP="00F029EB">
            <w:pPr>
              <w:autoSpaceDE/>
              <w:autoSpaceDN/>
              <w:adjustRightInd/>
              <w:spacing w:before="0" w:line="240" w:lineRule="auto"/>
              <w:ind w:left="-72"/>
              <w:rPr>
                <w:color w:val="auto"/>
                <w:sz w:val="16"/>
                <w:szCs w:val="24"/>
                <w:lang w:val="ru-RU"/>
              </w:rPr>
            </w:pPr>
          </w:p>
        </w:tc>
        <w:tc>
          <w:tcPr>
            <w:tcW w:w="3745" w:type="dxa"/>
            <w:gridSpan w:val="3"/>
            <w:vMerge/>
            <w:tcBorders>
              <w:bottom w:val="single" w:sz="12" w:space="0" w:color="auto"/>
            </w:tcBorders>
            <w:vAlign w:val="center"/>
          </w:tcPr>
          <w:p w14:paraId="632E830E" w14:textId="77777777" w:rsidR="00C5496A" w:rsidRPr="00D750DA" w:rsidRDefault="00C5496A" w:rsidP="00C5496A">
            <w:pPr>
              <w:rPr>
                <w:color w:val="auto"/>
                <w:lang w:val="ru-RU"/>
              </w:rPr>
            </w:pPr>
          </w:p>
        </w:tc>
      </w:tr>
      <w:tr w:rsidR="00C5496A" w:rsidRPr="0005732F" w14:paraId="53CF3614" w14:textId="77777777" w:rsidTr="00F029EB">
        <w:trPr>
          <w:trHeight w:val="360"/>
          <w:jc w:val="center"/>
        </w:trPr>
        <w:tc>
          <w:tcPr>
            <w:tcW w:w="2368" w:type="dxa"/>
            <w:gridSpan w:val="3"/>
            <w:tcBorders>
              <w:top w:val="single" w:sz="12" w:space="0" w:color="auto"/>
              <w:left w:val="single" w:sz="12" w:space="0" w:color="auto"/>
              <w:bottom w:val="single" w:sz="12" w:space="0" w:color="auto"/>
            </w:tcBorders>
            <w:shd w:val="clear" w:color="auto" w:fill="000000"/>
            <w:vAlign w:val="center"/>
          </w:tcPr>
          <w:p w14:paraId="1D837B37"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875" w:type="dxa"/>
            <w:tcBorders>
              <w:top w:val="single" w:sz="12" w:space="0" w:color="auto"/>
              <w:bottom w:val="single" w:sz="12" w:space="0" w:color="auto"/>
            </w:tcBorders>
            <w:shd w:val="clear" w:color="auto" w:fill="000000"/>
            <w:vAlign w:val="center"/>
          </w:tcPr>
          <w:p w14:paraId="581ABE47"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602" w:type="dxa"/>
            <w:gridSpan w:val="2"/>
            <w:tcBorders>
              <w:top w:val="single" w:sz="12" w:space="0" w:color="auto"/>
              <w:bottom w:val="single" w:sz="12" w:space="0" w:color="auto"/>
            </w:tcBorders>
            <w:shd w:val="clear" w:color="auto" w:fill="000000"/>
            <w:vAlign w:val="center"/>
          </w:tcPr>
          <w:p w14:paraId="150286B5"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1CF68A39"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169" w:type="dxa"/>
            <w:gridSpan w:val="2"/>
            <w:tcBorders>
              <w:top w:val="single" w:sz="12" w:space="0" w:color="auto"/>
              <w:bottom w:val="single" w:sz="12" w:space="0" w:color="auto"/>
              <w:right w:val="single" w:sz="12" w:space="0" w:color="auto"/>
            </w:tcBorders>
            <w:shd w:val="clear" w:color="auto" w:fill="000000"/>
            <w:vAlign w:val="center"/>
          </w:tcPr>
          <w:p w14:paraId="39217696" w14:textId="77777777" w:rsidR="00C5496A" w:rsidRPr="008E5938" w:rsidRDefault="00C5496A"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C5496A" w:rsidRPr="0005732F" w14:paraId="202D6A24" w14:textId="77777777" w:rsidTr="00F029EB">
        <w:trPr>
          <w:trHeight w:val="288"/>
          <w:jc w:val="center"/>
        </w:trPr>
        <w:tc>
          <w:tcPr>
            <w:tcW w:w="2368" w:type="dxa"/>
            <w:gridSpan w:val="3"/>
            <w:vAlign w:val="center"/>
          </w:tcPr>
          <w:p w14:paraId="4F5A7215" w14:textId="77777777" w:rsidR="00C5496A" w:rsidRPr="00A97766" w:rsidRDefault="00C5496A"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ГРУНТ</w:t>
            </w:r>
          </w:p>
        </w:tc>
        <w:tc>
          <w:tcPr>
            <w:tcW w:w="2875" w:type="dxa"/>
            <w:vAlign w:val="center"/>
          </w:tcPr>
          <w:p w14:paraId="5BD78125"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Carboline</w:t>
            </w:r>
          </w:p>
        </w:tc>
        <w:tc>
          <w:tcPr>
            <w:tcW w:w="2602" w:type="dxa"/>
            <w:gridSpan w:val="2"/>
            <w:vAlign w:val="center"/>
          </w:tcPr>
          <w:p w14:paraId="75824965" w14:textId="77777777" w:rsidR="00C5496A" w:rsidRPr="000037AA" w:rsidRDefault="00C5496A" w:rsidP="00C5496A">
            <w:pPr>
              <w:autoSpaceDE/>
              <w:autoSpaceDN/>
              <w:adjustRightInd/>
              <w:spacing w:before="0" w:line="240" w:lineRule="auto"/>
              <w:ind w:left="0"/>
              <w:rPr>
                <w:sz w:val="16"/>
                <w:szCs w:val="16"/>
              </w:rPr>
            </w:pPr>
            <w:r w:rsidRPr="000037AA">
              <w:rPr>
                <w:sz w:val="16"/>
                <w:szCs w:val="16"/>
              </w:rPr>
              <w:t>Phenoline</w:t>
            </w:r>
            <w:r w:rsidR="00A84BEB" w:rsidRPr="000037AA">
              <w:rPr>
                <w:sz w:val="16"/>
                <w:szCs w:val="16"/>
                <w:lang w:val="ru-RU"/>
              </w:rPr>
              <w:t xml:space="preserve"> </w:t>
            </w:r>
            <w:r w:rsidRPr="000037AA">
              <w:rPr>
                <w:sz w:val="16"/>
                <w:szCs w:val="16"/>
              </w:rPr>
              <w:t>187</w:t>
            </w:r>
            <w:r w:rsidRPr="000037AA">
              <w:rPr>
                <w:spacing w:val="2"/>
                <w:sz w:val="16"/>
                <w:szCs w:val="16"/>
              </w:rPr>
              <w:t>V</w:t>
            </w:r>
            <w:r w:rsidRPr="000037AA">
              <w:rPr>
                <w:spacing w:val="-1"/>
                <w:sz w:val="16"/>
                <w:szCs w:val="16"/>
              </w:rPr>
              <w:t>O</w:t>
            </w:r>
            <w:r w:rsidRPr="000037AA">
              <w:rPr>
                <w:sz w:val="16"/>
                <w:szCs w:val="16"/>
              </w:rPr>
              <w:t>C</w:t>
            </w:r>
          </w:p>
        </w:tc>
        <w:tc>
          <w:tcPr>
            <w:tcW w:w="971" w:type="dxa"/>
            <w:vAlign w:val="center"/>
          </w:tcPr>
          <w:p w14:paraId="2246A98B"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119</w:t>
            </w:r>
          </w:p>
        </w:tc>
        <w:tc>
          <w:tcPr>
            <w:tcW w:w="1169" w:type="dxa"/>
            <w:gridSpan w:val="2"/>
            <w:vAlign w:val="center"/>
          </w:tcPr>
          <w:p w14:paraId="0BE30B19"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204°C (400°F)</w:t>
            </w:r>
          </w:p>
        </w:tc>
      </w:tr>
      <w:tr w:rsidR="00C5496A" w:rsidRPr="0005732F" w14:paraId="16CBFFFF" w14:textId="77777777" w:rsidTr="00F029EB">
        <w:trPr>
          <w:trHeight w:val="288"/>
          <w:jc w:val="center"/>
        </w:trPr>
        <w:tc>
          <w:tcPr>
            <w:tcW w:w="2368" w:type="dxa"/>
            <w:gridSpan w:val="3"/>
            <w:vAlign w:val="center"/>
          </w:tcPr>
          <w:p w14:paraId="094DB96E" w14:textId="77777777" w:rsidR="00C5496A" w:rsidRPr="00AC483C" w:rsidRDefault="00C5496A" w:rsidP="00C5496A">
            <w:pPr>
              <w:autoSpaceDE/>
              <w:autoSpaceDN/>
              <w:adjustRightInd/>
              <w:spacing w:before="0" w:line="240" w:lineRule="auto"/>
              <w:ind w:left="0"/>
              <w:rPr>
                <w:b/>
                <w:color w:val="auto"/>
                <w:sz w:val="16"/>
                <w:szCs w:val="24"/>
                <w:lang w:val="ru-RU"/>
              </w:rPr>
            </w:pPr>
            <w:r w:rsidRPr="00AC483C">
              <w:rPr>
                <w:b/>
                <w:color w:val="auto"/>
                <w:sz w:val="16"/>
                <w:szCs w:val="24"/>
                <w:lang w:val="ru-RU"/>
              </w:rPr>
              <w:t>Эпоксиднофенольное</w:t>
            </w:r>
          </w:p>
        </w:tc>
        <w:tc>
          <w:tcPr>
            <w:tcW w:w="2875" w:type="dxa"/>
            <w:vAlign w:val="center"/>
          </w:tcPr>
          <w:p w14:paraId="05CF55FB"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Carboline</w:t>
            </w:r>
          </w:p>
        </w:tc>
        <w:tc>
          <w:tcPr>
            <w:tcW w:w="2602" w:type="dxa"/>
            <w:gridSpan w:val="2"/>
            <w:vAlign w:val="center"/>
          </w:tcPr>
          <w:p w14:paraId="7E222751" w14:textId="77777777" w:rsidR="00C5496A" w:rsidRPr="000037AA" w:rsidRDefault="00C5496A" w:rsidP="00C5496A">
            <w:pPr>
              <w:autoSpaceDE/>
              <w:autoSpaceDN/>
              <w:adjustRightInd/>
              <w:spacing w:before="0" w:line="240" w:lineRule="auto"/>
              <w:ind w:left="0"/>
              <w:rPr>
                <w:sz w:val="16"/>
                <w:szCs w:val="16"/>
              </w:rPr>
            </w:pPr>
            <w:proofErr w:type="spellStart"/>
            <w:r w:rsidRPr="000037AA">
              <w:rPr>
                <w:sz w:val="16"/>
                <w:szCs w:val="16"/>
              </w:rPr>
              <w:t>Thermaline</w:t>
            </w:r>
            <w:proofErr w:type="spellEnd"/>
            <w:r w:rsidR="00A84BEB" w:rsidRPr="000037AA">
              <w:rPr>
                <w:sz w:val="16"/>
                <w:szCs w:val="16"/>
                <w:lang w:val="ru-RU"/>
              </w:rPr>
              <w:t xml:space="preserve"> </w:t>
            </w:r>
            <w:r w:rsidRPr="000037AA">
              <w:rPr>
                <w:sz w:val="16"/>
                <w:szCs w:val="16"/>
              </w:rPr>
              <w:t>40</w:t>
            </w:r>
            <w:r w:rsidRPr="000037AA">
              <w:rPr>
                <w:spacing w:val="1"/>
                <w:sz w:val="16"/>
                <w:szCs w:val="16"/>
              </w:rPr>
              <w:t>0–</w:t>
            </w:r>
            <w:r w:rsidRPr="000037AA">
              <w:rPr>
                <w:sz w:val="16"/>
                <w:szCs w:val="16"/>
              </w:rPr>
              <w:t>450</w:t>
            </w:r>
            <w:r w:rsidR="00A84BEB" w:rsidRPr="000037AA">
              <w:rPr>
                <w:sz w:val="16"/>
                <w:szCs w:val="16"/>
                <w:lang w:val="ru-RU"/>
              </w:rPr>
              <w:t xml:space="preserve"> </w:t>
            </w:r>
            <w:r w:rsidRPr="000037AA">
              <w:rPr>
                <w:sz w:val="16"/>
                <w:szCs w:val="16"/>
              </w:rPr>
              <w:t>Series</w:t>
            </w:r>
          </w:p>
        </w:tc>
        <w:tc>
          <w:tcPr>
            <w:tcW w:w="971" w:type="dxa"/>
            <w:vAlign w:val="center"/>
          </w:tcPr>
          <w:p w14:paraId="7F4B43E9"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250–312</w:t>
            </w:r>
          </w:p>
        </w:tc>
        <w:tc>
          <w:tcPr>
            <w:tcW w:w="1169" w:type="dxa"/>
            <w:gridSpan w:val="2"/>
            <w:vAlign w:val="center"/>
          </w:tcPr>
          <w:p w14:paraId="05793AA8"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218°C (425°F)</w:t>
            </w:r>
          </w:p>
        </w:tc>
      </w:tr>
      <w:tr w:rsidR="003971B2" w:rsidRPr="0005732F" w14:paraId="4B991D9E" w14:textId="77777777" w:rsidTr="00F029EB">
        <w:trPr>
          <w:trHeight w:val="288"/>
          <w:jc w:val="center"/>
        </w:trPr>
        <w:tc>
          <w:tcPr>
            <w:tcW w:w="2368" w:type="dxa"/>
            <w:gridSpan w:val="3"/>
            <w:vAlign w:val="center"/>
          </w:tcPr>
          <w:p w14:paraId="2B289F9F" w14:textId="77777777" w:rsidR="003971B2" w:rsidRPr="00AC483C" w:rsidRDefault="003971B2" w:rsidP="00FD42F7">
            <w:pPr>
              <w:autoSpaceDE/>
              <w:autoSpaceDN/>
              <w:adjustRightInd/>
              <w:spacing w:before="0" w:line="240" w:lineRule="auto"/>
              <w:ind w:left="0"/>
              <w:rPr>
                <w:b/>
                <w:color w:val="auto"/>
                <w:sz w:val="16"/>
                <w:szCs w:val="24"/>
                <w:lang w:val="ru-RU"/>
              </w:rPr>
            </w:pPr>
            <w:r>
              <w:rPr>
                <w:b/>
                <w:color w:val="auto"/>
                <w:sz w:val="16"/>
                <w:szCs w:val="24"/>
                <w:lang w:val="ru-RU"/>
              </w:rPr>
              <w:t>Т</w:t>
            </w:r>
            <w:r w:rsidRPr="00AC483C">
              <w:rPr>
                <w:b/>
                <w:color w:val="auto"/>
                <w:sz w:val="16"/>
                <w:szCs w:val="24"/>
                <w:lang w:val="ru-RU"/>
              </w:rPr>
              <w:t>онкопленочное</w:t>
            </w:r>
          </w:p>
        </w:tc>
        <w:tc>
          <w:tcPr>
            <w:tcW w:w="2875" w:type="dxa"/>
            <w:vAlign w:val="center"/>
          </w:tcPr>
          <w:p w14:paraId="50806343" w14:textId="77777777" w:rsidR="003971B2" w:rsidRPr="00D76A3E" w:rsidRDefault="003971B2" w:rsidP="00C5496A">
            <w:pPr>
              <w:autoSpaceDE/>
              <w:autoSpaceDN/>
              <w:adjustRightInd/>
              <w:spacing w:before="0" w:line="240" w:lineRule="auto"/>
              <w:ind w:left="0"/>
              <w:rPr>
                <w:sz w:val="16"/>
                <w:szCs w:val="16"/>
              </w:rPr>
            </w:pPr>
            <w:proofErr w:type="spellStart"/>
            <w:r w:rsidRPr="00D76A3E">
              <w:rPr>
                <w:sz w:val="16"/>
                <w:szCs w:val="16"/>
              </w:rPr>
              <w:t>Dampney</w:t>
            </w:r>
            <w:proofErr w:type="spellEnd"/>
            <w:r w:rsidRPr="00D76A3E">
              <w:rPr>
                <w:sz w:val="16"/>
                <w:szCs w:val="16"/>
              </w:rPr>
              <w:t xml:space="preserve"> Company, Inc.</w:t>
            </w:r>
          </w:p>
        </w:tc>
        <w:tc>
          <w:tcPr>
            <w:tcW w:w="2602" w:type="dxa"/>
            <w:gridSpan w:val="2"/>
            <w:vAlign w:val="center"/>
          </w:tcPr>
          <w:p w14:paraId="686CECA3" w14:textId="77777777" w:rsidR="003971B2" w:rsidRPr="000037AA" w:rsidRDefault="003971B2" w:rsidP="003971B2">
            <w:pPr>
              <w:autoSpaceDE/>
              <w:autoSpaceDN/>
              <w:adjustRightInd/>
              <w:spacing w:before="0" w:line="240" w:lineRule="auto"/>
              <w:ind w:left="0"/>
              <w:rPr>
                <w:sz w:val="16"/>
                <w:szCs w:val="16"/>
              </w:rPr>
            </w:pPr>
            <w:proofErr w:type="spellStart"/>
            <w:r w:rsidRPr="000037AA">
              <w:rPr>
                <w:sz w:val="16"/>
                <w:szCs w:val="16"/>
              </w:rPr>
              <w:t>Thurmal</w:t>
            </w:r>
            <w:r w:rsidRPr="000037AA">
              <w:rPr>
                <w:spacing w:val="1"/>
                <w:sz w:val="16"/>
                <w:szCs w:val="16"/>
              </w:rPr>
              <w:t>o</w:t>
            </w:r>
            <w:r w:rsidRPr="000037AA">
              <w:rPr>
                <w:sz w:val="16"/>
                <w:szCs w:val="16"/>
              </w:rPr>
              <w:t>x</w:t>
            </w:r>
            <w:proofErr w:type="spellEnd"/>
            <w:r w:rsidR="00A84BEB" w:rsidRPr="000037AA">
              <w:rPr>
                <w:sz w:val="16"/>
                <w:szCs w:val="16"/>
                <w:lang w:val="ru-RU"/>
              </w:rPr>
              <w:t xml:space="preserve"> </w:t>
            </w:r>
            <w:r w:rsidRPr="000037AA">
              <w:rPr>
                <w:sz w:val="16"/>
                <w:szCs w:val="16"/>
              </w:rPr>
              <w:t>218*</w:t>
            </w:r>
          </w:p>
          <w:p w14:paraId="35BF0740" w14:textId="77777777" w:rsidR="003971B2" w:rsidRPr="000037AA" w:rsidRDefault="003971B2" w:rsidP="00C5496A">
            <w:pPr>
              <w:autoSpaceDE/>
              <w:autoSpaceDN/>
              <w:adjustRightInd/>
              <w:spacing w:before="0" w:line="240" w:lineRule="auto"/>
              <w:ind w:left="0"/>
              <w:rPr>
                <w:sz w:val="16"/>
                <w:szCs w:val="16"/>
              </w:rPr>
            </w:pPr>
            <w:proofErr w:type="spellStart"/>
            <w:r w:rsidRPr="000037AA">
              <w:rPr>
                <w:sz w:val="16"/>
                <w:szCs w:val="16"/>
              </w:rPr>
              <w:t>Protexior</w:t>
            </w:r>
            <w:proofErr w:type="spellEnd"/>
            <w:r w:rsidRPr="000037AA">
              <w:rPr>
                <w:sz w:val="16"/>
                <w:szCs w:val="16"/>
              </w:rPr>
              <w:t xml:space="preserve"> 795**</w:t>
            </w:r>
          </w:p>
        </w:tc>
        <w:tc>
          <w:tcPr>
            <w:tcW w:w="971" w:type="dxa"/>
            <w:vAlign w:val="center"/>
          </w:tcPr>
          <w:p w14:paraId="7C85FA83" w14:textId="77777777" w:rsidR="003971B2" w:rsidRPr="000037AA" w:rsidRDefault="003971B2" w:rsidP="003971B2">
            <w:pPr>
              <w:autoSpaceDE/>
              <w:autoSpaceDN/>
              <w:adjustRightInd/>
              <w:spacing w:before="0" w:line="240" w:lineRule="auto"/>
              <w:ind w:left="-89" w:hanging="89"/>
              <w:jc w:val="center"/>
              <w:rPr>
                <w:sz w:val="16"/>
                <w:szCs w:val="16"/>
              </w:rPr>
            </w:pPr>
            <w:r w:rsidRPr="000037AA">
              <w:rPr>
                <w:sz w:val="16"/>
                <w:szCs w:val="16"/>
              </w:rPr>
              <w:t>263</w:t>
            </w:r>
          </w:p>
          <w:p w14:paraId="3AE872BE" w14:textId="77777777" w:rsidR="003971B2" w:rsidRPr="000037AA" w:rsidRDefault="003971B2" w:rsidP="00C5496A">
            <w:pPr>
              <w:autoSpaceDE/>
              <w:autoSpaceDN/>
              <w:adjustRightInd/>
              <w:spacing w:before="0" w:line="240" w:lineRule="auto"/>
              <w:ind w:left="-89" w:hanging="89"/>
              <w:jc w:val="center"/>
              <w:rPr>
                <w:sz w:val="16"/>
                <w:szCs w:val="16"/>
              </w:rPr>
            </w:pPr>
            <w:r w:rsidRPr="000037AA">
              <w:rPr>
                <w:sz w:val="16"/>
                <w:szCs w:val="16"/>
              </w:rPr>
              <w:t>125</w:t>
            </w:r>
          </w:p>
        </w:tc>
        <w:tc>
          <w:tcPr>
            <w:tcW w:w="1169" w:type="dxa"/>
            <w:gridSpan w:val="2"/>
            <w:vAlign w:val="center"/>
          </w:tcPr>
          <w:p w14:paraId="0286C64F" w14:textId="77777777" w:rsidR="003971B2" w:rsidRPr="000037AA" w:rsidRDefault="003971B2" w:rsidP="003971B2">
            <w:pPr>
              <w:autoSpaceDE/>
              <w:autoSpaceDN/>
              <w:adjustRightInd/>
              <w:spacing w:before="0" w:line="240" w:lineRule="auto"/>
              <w:ind w:left="-49" w:right="-46" w:hanging="89"/>
              <w:jc w:val="center"/>
              <w:rPr>
                <w:sz w:val="16"/>
                <w:szCs w:val="16"/>
              </w:rPr>
            </w:pPr>
            <w:r w:rsidRPr="000037AA">
              <w:rPr>
                <w:sz w:val="16"/>
                <w:szCs w:val="16"/>
              </w:rPr>
              <w:t>232°C (450°F)</w:t>
            </w:r>
          </w:p>
          <w:p w14:paraId="07726BAA" w14:textId="77777777" w:rsidR="003971B2" w:rsidRPr="000037AA" w:rsidRDefault="003971B2" w:rsidP="00C5496A">
            <w:pPr>
              <w:autoSpaceDE/>
              <w:autoSpaceDN/>
              <w:adjustRightInd/>
              <w:spacing w:before="0" w:line="240" w:lineRule="auto"/>
              <w:ind w:left="-49" w:right="-46" w:hanging="89"/>
              <w:jc w:val="center"/>
              <w:rPr>
                <w:sz w:val="16"/>
                <w:szCs w:val="16"/>
              </w:rPr>
            </w:pPr>
            <w:r w:rsidRPr="000037AA">
              <w:rPr>
                <w:sz w:val="16"/>
                <w:szCs w:val="16"/>
              </w:rPr>
              <w:t>232°C (450°F)</w:t>
            </w:r>
          </w:p>
        </w:tc>
      </w:tr>
      <w:tr w:rsidR="00C5496A" w:rsidRPr="0005732F" w14:paraId="13128ADB" w14:textId="77777777" w:rsidTr="00F029EB">
        <w:trPr>
          <w:trHeight w:val="288"/>
          <w:jc w:val="center"/>
        </w:trPr>
        <w:tc>
          <w:tcPr>
            <w:tcW w:w="2368" w:type="dxa"/>
            <w:gridSpan w:val="3"/>
            <w:vAlign w:val="center"/>
          </w:tcPr>
          <w:p w14:paraId="4C122475" w14:textId="77777777" w:rsidR="00C5496A" w:rsidRPr="00AC483C" w:rsidRDefault="00C5496A"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75" w:type="dxa"/>
            <w:vAlign w:val="center"/>
          </w:tcPr>
          <w:p w14:paraId="6F0D86E6"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Hempel Coatings (USA), Inc.</w:t>
            </w:r>
          </w:p>
        </w:tc>
        <w:tc>
          <w:tcPr>
            <w:tcW w:w="2602" w:type="dxa"/>
            <w:gridSpan w:val="2"/>
            <w:vAlign w:val="center"/>
          </w:tcPr>
          <w:p w14:paraId="74FD230F" w14:textId="4A6AF032" w:rsidR="00C5496A" w:rsidRPr="000037AA" w:rsidRDefault="00E57E46" w:rsidP="00C5496A">
            <w:pPr>
              <w:autoSpaceDE/>
              <w:autoSpaceDN/>
              <w:adjustRightInd/>
              <w:spacing w:before="0" w:line="240" w:lineRule="auto"/>
              <w:ind w:left="0"/>
              <w:rPr>
                <w:sz w:val="16"/>
                <w:szCs w:val="16"/>
              </w:rPr>
            </w:pPr>
            <w:proofErr w:type="spellStart"/>
            <w:r w:rsidRPr="000037AA">
              <w:rPr>
                <w:sz w:val="16"/>
                <w:szCs w:val="16"/>
              </w:rPr>
              <w:t>Hempadur</w:t>
            </w:r>
            <w:proofErr w:type="spellEnd"/>
            <w:r w:rsidRPr="000037AA">
              <w:rPr>
                <w:sz w:val="16"/>
                <w:szCs w:val="16"/>
              </w:rPr>
              <w:t xml:space="preserve"> 45703</w:t>
            </w:r>
          </w:p>
        </w:tc>
        <w:tc>
          <w:tcPr>
            <w:tcW w:w="971" w:type="dxa"/>
            <w:vAlign w:val="center"/>
          </w:tcPr>
          <w:p w14:paraId="2E36D9E1" w14:textId="0DE3CDB3" w:rsidR="00C5496A" w:rsidRPr="000037AA" w:rsidRDefault="00E57E46" w:rsidP="00C5496A">
            <w:pPr>
              <w:autoSpaceDE/>
              <w:autoSpaceDN/>
              <w:adjustRightInd/>
              <w:spacing w:before="0" w:line="240" w:lineRule="auto"/>
              <w:ind w:left="-89" w:hanging="89"/>
              <w:jc w:val="center"/>
              <w:rPr>
                <w:sz w:val="16"/>
                <w:szCs w:val="16"/>
                <w:lang w:val="ru-RU"/>
              </w:rPr>
            </w:pPr>
            <w:r w:rsidRPr="000037AA">
              <w:rPr>
                <w:sz w:val="16"/>
                <w:szCs w:val="16"/>
                <w:lang w:val="ru-RU"/>
              </w:rPr>
              <w:t>253</w:t>
            </w:r>
          </w:p>
        </w:tc>
        <w:tc>
          <w:tcPr>
            <w:tcW w:w="1169" w:type="dxa"/>
            <w:gridSpan w:val="2"/>
            <w:vAlign w:val="center"/>
          </w:tcPr>
          <w:p w14:paraId="09516814" w14:textId="4D367BCE" w:rsidR="00C5496A" w:rsidRPr="000037AA" w:rsidRDefault="00E57E46" w:rsidP="00C5496A">
            <w:pPr>
              <w:autoSpaceDE/>
              <w:autoSpaceDN/>
              <w:adjustRightInd/>
              <w:spacing w:before="0" w:line="240" w:lineRule="auto"/>
              <w:ind w:left="-49" w:right="-46" w:hanging="89"/>
              <w:jc w:val="center"/>
              <w:rPr>
                <w:sz w:val="16"/>
                <w:szCs w:val="16"/>
              </w:rPr>
            </w:pPr>
            <w:r w:rsidRPr="000037AA">
              <w:rPr>
                <w:sz w:val="16"/>
                <w:szCs w:val="16"/>
              </w:rPr>
              <w:t>204</w:t>
            </w:r>
            <w:del w:id="640" w:author="Issayevskiy, Konstantin [STAMGazStroy LLP]" w:date="2025-12-10T16:19:00Z" w16du:dateUtc="2025-12-10T11:19:00Z">
              <w:r w:rsidRPr="000037AA" w:rsidDel="007F33A5">
                <w:rPr>
                  <w:sz w:val="16"/>
                  <w:szCs w:val="16"/>
                </w:rPr>
                <w:delText>.4</w:delText>
              </w:r>
            </w:del>
            <w:r w:rsidRPr="000037AA">
              <w:rPr>
                <w:sz w:val="16"/>
                <w:szCs w:val="16"/>
              </w:rPr>
              <w:t>°C (400°F)</w:t>
            </w:r>
          </w:p>
        </w:tc>
      </w:tr>
      <w:tr w:rsidR="003971B2" w:rsidRPr="0005732F" w14:paraId="5D89E07B" w14:textId="77777777" w:rsidTr="00F029EB">
        <w:trPr>
          <w:trHeight w:val="288"/>
          <w:jc w:val="center"/>
        </w:trPr>
        <w:tc>
          <w:tcPr>
            <w:tcW w:w="2368" w:type="dxa"/>
            <w:gridSpan w:val="3"/>
            <w:vAlign w:val="center"/>
          </w:tcPr>
          <w:p w14:paraId="520BEF3D" w14:textId="77777777" w:rsidR="003971B2" w:rsidRPr="0005732F" w:rsidRDefault="003971B2" w:rsidP="00C5496A">
            <w:pPr>
              <w:jc w:val="center"/>
              <w:rPr>
                <w:b/>
                <w:color w:val="auto"/>
                <w:sz w:val="16"/>
                <w:szCs w:val="16"/>
              </w:rPr>
            </w:pPr>
          </w:p>
        </w:tc>
        <w:tc>
          <w:tcPr>
            <w:tcW w:w="2875" w:type="dxa"/>
            <w:vAlign w:val="center"/>
          </w:tcPr>
          <w:p w14:paraId="2EE5E4DB" w14:textId="77777777" w:rsidR="003971B2" w:rsidRPr="00D76A3E" w:rsidRDefault="003971B2" w:rsidP="003971B2">
            <w:pPr>
              <w:autoSpaceDE/>
              <w:autoSpaceDN/>
              <w:adjustRightInd/>
              <w:spacing w:before="0" w:line="240" w:lineRule="auto"/>
              <w:ind w:left="0"/>
              <w:rPr>
                <w:sz w:val="16"/>
                <w:szCs w:val="16"/>
              </w:rPr>
            </w:pPr>
            <w:r w:rsidRPr="00D76A3E">
              <w:rPr>
                <w:sz w:val="16"/>
                <w:szCs w:val="16"/>
              </w:rPr>
              <w:t xml:space="preserve">International </w:t>
            </w:r>
          </w:p>
        </w:tc>
        <w:tc>
          <w:tcPr>
            <w:tcW w:w="2602" w:type="dxa"/>
            <w:gridSpan w:val="2"/>
            <w:vAlign w:val="center"/>
          </w:tcPr>
          <w:p w14:paraId="44897C67" w14:textId="77777777" w:rsidR="003971B2" w:rsidRPr="000037AA" w:rsidRDefault="003971B2" w:rsidP="00C5496A">
            <w:pPr>
              <w:autoSpaceDE/>
              <w:autoSpaceDN/>
              <w:adjustRightInd/>
              <w:spacing w:before="0" w:line="240" w:lineRule="auto"/>
              <w:ind w:left="0"/>
              <w:rPr>
                <w:sz w:val="16"/>
                <w:szCs w:val="16"/>
              </w:rPr>
            </w:pPr>
            <w:r w:rsidRPr="000037AA">
              <w:rPr>
                <w:spacing w:val="1"/>
                <w:sz w:val="16"/>
                <w:szCs w:val="16"/>
              </w:rPr>
              <w:t>Interbond 2340UPC***</w:t>
            </w:r>
          </w:p>
        </w:tc>
        <w:tc>
          <w:tcPr>
            <w:tcW w:w="971" w:type="dxa"/>
            <w:vAlign w:val="center"/>
          </w:tcPr>
          <w:p w14:paraId="697642E6" w14:textId="77777777" w:rsidR="003971B2" w:rsidRPr="000037AA" w:rsidRDefault="003971B2" w:rsidP="00C5496A">
            <w:pPr>
              <w:autoSpaceDE/>
              <w:autoSpaceDN/>
              <w:adjustRightInd/>
              <w:spacing w:before="0" w:line="240" w:lineRule="auto"/>
              <w:ind w:left="-89" w:hanging="89"/>
              <w:jc w:val="center"/>
              <w:rPr>
                <w:sz w:val="16"/>
                <w:szCs w:val="16"/>
              </w:rPr>
            </w:pPr>
            <w:r w:rsidRPr="000037AA">
              <w:rPr>
                <w:sz w:val="16"/>
                <w:szCs w:val="16"/>
              </w:rPr>
              <w:t>390</w:t>
            </w:r>
          </w:p>
        </w:tc>
        <w:tc>
          <w:tcPr>
            <w:tcW w:w="1169" w:type="dxa"/>
            <w:gridSpan w:val="2"/>
            <w:vAlign w:val="center"/>
          </w:tcPr>
          <w:p w14:paraId="78F15655" w14:textId="77777777" w:rsidR="003971B2" w:rsidRPr="000037AA" w:rsidRDefault="003971B2" w:rsidP="00C5496A">
            <w:pPr>
              <w:autoSpaceDE/>
              <w:autoSpaceDN/>
              <w:adjustRightInd/>
              <w:spacing w:before="0" w:line="240" w:lineRule="auto"/>
              <w:ind w:left="-49" w:right="-46" w:hanging="89"/>
              <w:jc w:val="center"/>
              <w:rPr>
                <w:sz w:val="16"/>
                <w:szCs w:val="16"/>
              </w:rPr>
            </w:pPr>
            <w:r w:rsidRPr="000037AA">
              <w:rPr>
                <w:sz w:val="16"/>
                <w:szCs w:val="16"/>
              </w:rPr>
              <w:t>204°C (400°F)</w:t>
            </w:r>
          </w:p>
        </w:tc>
      </w:tr>
      <w:tr w:rsidR="00C5496A" w:rsidRPr="0005732F" w14:paraId="58B6905B" w14:textId="77777777" w:rsidTr="00F029EB">
        <w:trPr>
          <w:trHeight w:val="288"/>
          <w:jc w:val="center"/>
        </w:trPr>
        <w:tc>
          <w:tcPr>
            <w:tcW w:w="2368" w:type="dxa"/>
            <w:gridSpan w:val="3"/>
            <w:vAlign w:val="center"/>
          </w:tcPr>
          <w:p w14:paraId="0D75B437" w14:textId="77777777" w:rsidR="00C5496A" w:rsidRPr="0005732F" w:rsidRDefault="00C5496A" w:rsidP="00C5496A">
            <w:pPr>
              <w:jc w:val="center"/>
              <w:rPr>
                <w:b/>
                <w:color w:val="auto"/>
                <w:sz w:val="16"/>
                <w:szCs w:val="16"/>
              </w:rPr>
            </w:pPr>
          </w:p>
        </w:tc>
        <w:tc>
          <w:tcPr>
            <w:tcW w:w="2875" w:type="dxa"/>
            <w:vAlign w:val="center"/>
          </w:tcPr>
          <w:p w14:paraId="778F5A2C"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Jotun</w:t>
            </w:r>
          </w:p>
        </w:tc>
        <w:tc>
          <w:tcPr>
            <w:tcW w:w="2602" w:type="dxa"/>
            <w:gridSpan w:val="2"/>
            <w:vAlign w:val="center"/>
          </w:tcPr>
          <w:p w14:paraId="51835307" w14:textId="4A87361B" w:rsidR="00C5496A" w:rsidRPr="000037AA" w:rsidRDefault="009B4015" w:rsidP="00C5496A">
            <w:pPr>
              <w:autoSpaceDE/>
              <w:autoSpaceDN/>
              <w:adjustRightInd/>
              <w:spacing w:before="0" w:line="240" w:lineRule="auto"/>
              <w:ind w:left="0"/>
              <w:rPr>
                <w:sz w:val="16"/>
                <w:szCs w:val="16"/>
              </w:rPr>
            </w:pPr>
            <w:proofErr w:type="spellStart"/>
            <w:r w:rsidRPr="000037AA">
              <w:rPr>
                <w:sz w:val="16"/>
                <w:szCs w:val="16"/>
              </w:rPr>
              <w:t>Jotatemp</w:t>
            </w:r>
            <w:proofErr w:type="spellEnd"/>
            <w:r w:rsidRPr="000037AA">
              <w:rPr>
                <w:sz w:val="16"/>
                <w:szCs w:val="16"/>
              </w:rPr>
              <w:t xml:space="preserve"> 250</w:t>
            </w:r>
          </w:p>
        </w:tc>
        <w:tc>
          <w:tcPr>
            <w:tcW w:w="971" w:type="dxa"/>
            <w:vAlign w:val="center"/>
          </w:tcPr>
          <w:p w14:paraId="361515ED" w14:textId="775713E1" w:rsidR="00C5496A" w:rsidRPr="000037AA" w:rsidRDefault="009B4015" w:rsidP="00C5496A">
            <w:pPr>
              <w:autoSpaceDE/>
              <w:autoSpaceDN/>
              <w:adjustRightInd/>
              <w:spacing w:before="0" w:line="240" w:lineRule="auto"/>
              <w:ind w:left="-89" w:hanging="89"/>
              <w:jc w:val="center"/>
              <w:rPr>
                <w:sz w:val="16"/>
                <w:szCs w:val="16"/>
              </w:rPr>
            </w:pPr>
            <w:r w:rsidRPr="000037AA">
              <w:rPr>
                <w:sz w:val="16"/>
                <w:szCs w:val="16"/>
              </w:rPr>
              <w:t>270</w:t>
            </w:r>
          </w:p>
        </w:tc>
        <w:tc>
          <w:tcPr>
            <w:tcW w:w="1169" w:type="dxa"/>
            <w:gridSpan w:val="2"/>
            <w:vAlign w:val="center"/>
          </w:tcPr>
          <w:p w14:paraId="61F6EB87"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210°C (410°F)</w:t>
            </w:r>
          </w:p>
        </w:tc>
      </w:tr>
      <w:tr w:rsidR="00C5496A" w:rsidRPr="0005732F" w14:paraId="794EDF4A" w14:textId="77777777" w:rsidTr="00F029EB">
        <w:trPr>
          <w:trHeight w:val="288"/>
          <w:jc w:val="center"/>
        </w:trPr>
        <w:tc>
          <w:tcPr>
            <w:tcW w:w="2368" w:type="dxa"/>
            <w:gridSpan w:val="3"/>
            <w:vAlign w:val="center"/>
          </w:tcPr>
          <w:p w14:paraId="038FF319" w14:textId="77777777" w:rsidR="00C5496A" w:rsidRPr="0005732F" w:rsidRDefault="00C5496A" w:rsidP="00C5496A">
            <w:pPr>
              <w:jc w:val="center"/>
              <w:rPr>
                <w:b/>
                <w:color w:val="auto"/>
                <w:sz w:val="16"/>
                <w:szCs w:val="16"/>
              </w:rPr>
            </w:pPr>
          </w:p>
        </w:tc>
        <w:tc>
          <w:tcPr>
            <w:tcW w:w="2875" w:type="dxa"/>
            <w:vAlign w:val="center"/>
          </w:tcPr>
          <w:p w14:paraId="446DB3A3"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 xml:space="preserve">PPG  </w:t>
            </w:r>
          </w:p>
        </w:tc>
        <w:tc>
          <w:tcPr>
            <w:tcW w:w="2602" w:type="dxa"/>
            <w:gridSpan w:val="2"/>
            <w:vAlign w:val="center"/>
          </w:tcPr>
          <w:p w14:paraId="31C38625" w14:textId="77777777" w:rsidR="00593963" w:rsidRPr="000037AA" w:rsidRDefault="00593963" w:rsidP="00593963">
            <w:pPr>
              <w:autoSpaceDE/>
              <w:autoSpaceDN/>
              <w:adjustRightInd/>
              <w:spacing w:before="0" w:line="240" w:lineRule="auto"/>
              <w:ind w:left="0"/>
              <w:rPr>
                <w:sz w:val="16"/>
                <w:szCs w:val="16"/>
              </w:rPr>
            </w:pPr>
            <w:proofErr w:type="spellStart"/>
            <w:r w:rsidRPr="000037AA">
              <w:rPr>
                <w:sz w:val="16"/>
                <w:szCs w:val="16"/>
              </w:rPr>
              <w:t>Amerlock</w:t>
            </w:r>
            <w:proofErr w:type="spellEnd"/>
            <w:r w:rsidRPr="000037AA">
              <w:rPr>
                <w:sz w:val="16"/>
                <w:szCs w:val="16"/>
              </w:rPr>
              <w:t xml:space="preserve"> 2 GF</w:t>
            </w:r>
          </w:p>
          <w:p w14:paraId="3F915ED7" w14:textId="1EF39D48" w:rsidR="00C5496A" w:rsidRPr="000037AA" w:rsidRDefault="00593963" w:rsidP="000037AA">
            <w:pPr>
              <w:autoSpaceDE/>
              <w:autoSpaceDN/>
              <w:adjustRightInd/>
              <w:spacing w:before="0" w:line="240" w:lineRule="auto"/>
              <w:ind w:left="0"/>
              <w:rPr>
                <w:sz w:val="16"/>
                <w:szCs w:val="16"/>
              </w:rPr>
            </w:pPr>
            <w:proofErr w:type="spellStart"/>
            <w:r w:rsidRPr="000037AA">
              <w:rPr>
                <w:sz w:val="16"/>
                <w:szCs w:val="16"/>
              </w:rPr>
              <w:t>Amerlock</w:t>
            </w:r>
            <w:proofErr w:type="spellEnd"/>
            <w:r w:rsidRPr="000037AA">
              <w:rPr>
                <w:sz w:val="16"/>
                <w:szCs w:val="16"/>
              </w:rPr>
              <w:t xml:space="preserve"> 400 GF</w:t>
            </w:r>
          </w:p>
        </w:tc>
        <w:tc>
          <w:tcPr>
            <w:tcW w:w="971" w:type="dxa"/>
            <w:vAlign w:val="center"/>
          </w:tcPr>
          <w:p w14:paraId="46F023CA" w14:textId="53CC873B" w:rsidR="00C5496A" w:rsidRPr="000037AA" w:rsidRDefault="00593963" w:rsidP="000037AA">
            <w:pPr>
              <w:autoSpaceDE/>
              <w:autoSpaceDN/>
              <w:adjustRightInd/>
              <w:spacing w:before="0" w:line="240" w:lineRule="auto"/>
              <w:ind w:left="-89" w:hanging="89"/>
              <w:jc w:val="center"/>
              <w:rPr>
                <w:sz w:val="16"/>
                <w:szCs w:val="16"/>
              </w:rPr>
            </w:pPr>
            <w:r w:rsidRPr="000037AA">
              <w:rPr>
                <w:sz w:val="16"/>
                <w:szCs w:val="16"/>
              </w:rPr>
              <w:t>84-329</w:t>
            </w:r>
          </w:p>
        </w:tc>
        <w:tc>
          <w:tcPr>
            <w:tcW w:w="1169" w:type="dxa"/>
            <w:gridSpan w:val="2"/>
            <w:vAlign w:val="center"/>
          </w:tcPr>
          <w:p w14:paraId="6E971C72" w14:textId="6804DC3A" w:rsidR="00593963" w:rsidRPr="000037AA" w:rsidRDefault="00593963" w:rsidP="00C5496A">
            <w:pPr>
              <w:autoSpaceDE/>
              <w:autoSpaceDN/>
              <w:adjustRightInd/>
              <w:spacing w:before="0" w:line="240" w:lineRule="auto"/>
              <w:ind w:left="-49" w:right="-46" w:hanging="89"/>
              <w:jc w:val="center"/>
              <w:rPr>
                <w:sz w:val="16"/>
                <w:szCs w:val="16"/>
              </w:rPr>
            </w:pPr>
            <w:r w:rsidRPr="000037AA">
              <w:rPr>
                <w:sz w:val="16"/>
                <w:szCs w:val="16"/>
              </w:rPr>
              <w:t>218</w:t>
            </w:r>
            <w:del w:id="641" w:author="Issayevskiy, Konstantin [STAMGazStroy LLP]" w:date="2025-12-11T14:14:00Z" w16du:dateUtc="2025-12-11T09:14:00Z">
              <w:r w:rsidRPr="000037AA" w:rsidDel="00AF4D96">
                <w:rPr>
                  <w:sz w:val="16"/>
                  <w:szCs w:val="16"/>
                </w:rPr>
                <w:delText>.3</w:delText>
              </w:r>
            </w:del>
            <w:r w:rsidRPr="000037AA">
              <w:rPr>
                <w:sz w:val="16"/>
                <w:szCs w:val="16"/>
              </w:rPr>
              <w:t>°C (425°F)</w:t>
            </w:r>
          </w:p>
          <w:p w14:paraId="0599D361" w14:textId="1C4DC54F"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204°C (400°F)</w:t>
            </w:r>
          </w:p>
        </w:tc>
      </w:tr>
      <w:tr w:rsidR="00C5496A" w:rsidRPr="0005732F" w14:paraId="6877835F" w14:textId="77777777" w:rsidTr="00F029EB">
        <w:trPr>
          <w:trHeight w:val="288"/>
          <w:jc w:val="center"/>
        </w:trPr>
        <w:tc>
          <w:tcPr>
            <w:tcW w:w="2368" w:type="dxa"/>
            <w:gridSpan w:val="3"/>
            <w:vAlign w:val="center"/>
          </w:tcPr>
          <w:p w14:paraId="61D91CC8" w14:textId="77777777" w:rsidR="00C5496A" w:rsidRPr="0005732F" w:rsidRDefault="00C5496A" w:rsidP="00C5496A">
            <w:pPr>
              <w:jc w:val="center"/>
              <w:rPr>
                <w:b/>
                <w:color w:val="auto"/>
                <w:sz w:val="16"/>
                <w:szCs w:val="16"/>
              </w:rPr>
            </w:pPr>
          </w:p>
        </w:tc>
        <w:tc>
          <w:tcPr>
            <w:tcW w:w="2875" w:type="dxa"/>
            <w:vAlign w:val="center"/>
          </w:tcPr>
          <w:p w14:paraId="61320B15"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 xml:space="preserve">PPG  </w:t>
            </w:r>
          </w:p>
        </w:tc>
        <w:tc>
          <w:tcPr>
            <w:tcW w:w="2602" w:type="dxa"/>
            <w:gridSpan w:val="2"/>
            <w:vAlign w:val="center"/>
          </w:tcPr>
          <w:p w14:paraId="57E00A15" w14:textId="77777777" w:rsidR="00C5496A" w:rsidRPr="000037AA" w:rsidRDefault="00C5496A" w:rsidP="00C5496A">
            <w:pPr>
              <w:autoSpaceDE/>
              <w:autoSpaceDN/>
              <w:adjustRightInd/>
              <w:spacing w:before="0" w:line="240" w:lineRule="auto"/>
              <w:ind w:left="0"/>
              <w:rPr>
                <w:sz w:val="16"/>
                <w:szCs w:val="16"/>
              </w:rPr>
            </w:pPr>
            <w:proofErr w:type="spellStart"/>
            <w:r w:rsidRPr="000037AA">
              <w:rPr>
                <w:sz w:val="16"/>
                <w:szCs w:val="16"/>
              </w:rPr>
              <w:t>SigmaTherm</w:t>
            </w:r>
            <w:proofErr w:type="spellEnd"/>
            <w:r w:rsidR="00A84BEB" w:rsidRPr="000037AA">
              <w:rPr>
                <w:sz w:val="16"/>
                <w:szCs w:val="16"/>
                <w:lang w:val="ru-RU"/>
              </w:rPr>
              <w:t xml:space="preserve"> </w:t>
            </w:r>
            <w:r w:rsidRPr="000037AA">
              <w:rPr>
                <w:sz w:val="16"/>
                <w:szCs w:val="16"/>
              </w:rPr>
              <w:t>2</w:t>
            </w:r>
            <w:r w:rsidRPr="000037AA">
              <w:rPr>
                <w:spacing w:val="1"/>
                <w:sz w:val="16"/>
                <w:szCs w:val="16"/>
              </w:rPr>
              <w:t>3</w:t>
            </w:r>
            <w:r w:rsidRPr="000037AA">
              <w:rPr>
                <w:sz w:val="16"/>
                <w:szCs w:val="16"/>
              </w:rPr>
              <w:t>0</w:t>
            </w:r>
          </w:p>
        </w:tc>
        <w:tc>
          <w:tcPr>
            <w:tcW w:w="971" w:type="dxa"/>
            <w:vAlign w:val="center"/>
          </w:tcPr>
          <w:p w14:paraId="48EF9F38"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329</w:t>
            </w:r>
          </w:p>
        </w:tc>
        <w:tc>
          <w:tcPr>
            <w:tcW w:w="1169" w:type="dxa"/>
            <w:gridSpan w:val="2"/>
            <w:vAlign w:val="center"/>
          </w:tcPr>
          <w:p w14:paraId="2BBC0E26"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230°C (446°F)</w:t>
            </w:r>
          </w:p>
        </w:tc>
      </w:tr>
      <w:tr w:rsidR="00C5496A" w:rsidRPr="0005732F" w14:paraId="4CD1A2F5" w14:textId="77777777" w:rsidTr="00F029EB">
        <w:trPr>
          <w:trHeight w:val="288"/>
          <w:jc w:val="center"/>
        </w:trPr>
        <w:tc>
          <w:tcPr>
            <w:tcW w:w="2368" w:type="dxa"/>
            <w:gridSpan w:val="3"/>
            <w:vAlign w:val="center"/>
          </w:tcPr>
          <w:p w14:paraId="4BF7BCDC" w14:textId="77777777" w:rsidR="00C5496A" w:rsidRPr="0005732F" w:rsidRDefault="00C5496A" w:rsidP="00C5496A">
            <w:pPr>
              <w:jc w:val="center"/>
              <w:rPr>
                <w:b/>
                <w:color w:val="auto"/>
                <w:sz w:val="16"/>
                <w:szCs w:val="16"/>
              </w:rPr>
            </w:pPr>
          </w:p>
        </w:tc>
        <w:tc>
          <w:tcPr>
            <w:tcW w:w="2875" w:type="dxa"/>
            <w:vAlign w:val="center"/>
          </w:tcPr>
          <w:p w14:paraId="7A152C98"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Sherwin Williams</w:t>
            </w:r>
          </w:p>
        </w:tc>
        <w:tc>
          <w:tcPr>
            <w:tcW w:w="2602" w:type="dxa"/>
            <w:gridSpan w:val="2"/>
            <w:vAlign w:val="center"/>
          </w:tcPr>
          <w:p w14:paraId="195CB9E8" w14:textId="77777777" w:rsidR="00C5496A" w:rsidRPr="000037AA" w:rsidRDefault="00C5496A" w:rsidP="00C5496A">
            <w:pPr>
              <w:autoSpaceDE/>
              <w:autoSpaceDN/>
              <w:adjustRightInd/>
              <w:spacing w:before="0" w:line="240" w:lineRule="auto"/>
              <w:ind w:left="0"/>
              <w:rPr>
                <w:sz w:val="16"/>
                <w:szCs w:val="16"/>
              </w:rPr>
            </w:pPr>
            <w:proofErr w:type="spellStart"/>
            <w:r w:rsidRPr="000037AA">
              <w:rPr>
                <w:sz w:val="16"/>
                <w:szCs w:val="16"/>
              </w:rPr>
              <w:t>Epo</w:t>
            </w:r>
            <w:proofErr w:type="spellEnd"/>
            <w:r w:rsidRPr="000037AA">
              <w:rPr>
                <w:sz w:val="16"/>
                <w:szCs w:val="16"/>
              </w:rPr>
              <w:t>-Phen</w:t>
            </w:r>
            <w:r w:rsidR="00A84BEB" w:rsidRPr="000037AA">
              <w:rPr>
                <w:sz w:val="16"/>
                <w:szCs w:val="16"/>
                <w:lang w:val="ru-RU"/>
              </w:rPr>
              <w:t xml:space="preserve"> </w:t>
            </w:r>
            <w:r w:rsidRPr="000037AA">
              <w:rPr>
                <w:sz w:val="16"/>
                <w:szCs w:val="16"/>
              </w:rPr>
              <w:t>FF</w:t>
            </w:r>
          </w:p>
        </w:tc>
        <w:tc>
          <w:tcPr>
            <w:tcW w:w="971" w:type="dxa"/>
            <w:vAlign w:val="center"/>
          </w:tcPr>
          <w:p w14:paraId="1554C855"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&lt;250</w:t>
            </w:r>
          </w:p>
        </w:tc>
        <w:tc>
          <w:tcPr>
            <w:tcW w:w="1169" w:type="dxa"/>
            <w:gridSpan w:val="2"/>
            <w:vAlign w:val="center"/>
          </w:tcPr>
          <w:p w14:paraId="7096308E"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232°C (450°F)</w:t>
            </w:r>
          </w:p>
        </w:tc>
      </w:tr>
      <w:tr w:rsidR="00296404" w:rsidRPr="0005732F" w14:paraId="5A6082D9" w14:textId="77777777" w:rsidTr="00F029EB">
        <w:trPr>
          <w:trHeight w:val="288"/>
          <w:jc w:val="center"/>
        </w:trPr>
        <w:tc>
          <w:tcPr>
            <w:tcW w:w="2368" w:type="dxa"/>
            <w:gridSpan w:val="3"/>
            <w:vAlign w:val="center"/>
          </w:tcPr>
          <w:p w14:paraId="0CA4FFE8" w14:textId="77777777" w:rsidR="00296404" w:rsidRPr="0005732F" w:rsidRDefault="00296404" w:rsidP="00296404">
            <w:pPr>
              <w:jc w:val="center"/>
              <w:rPr>
                <w:b/>
                <w:color w:val="auto"/>
                <w:sz w:val="16"/>
                <w:szCs w:val="16"/>
              </w:rPr>
            </w:pPr>
          </w:p>
        </w:tc>
        <w:tc>
          <w:tcPr>
            <w:tcW w:w="2875" w:type="dxa"/>
            <w:vAlign w:val="center"/>
          </w:tcPr>
          <w:p w14:paraId="30FA2579" w14:textId="6D9C64B8" w:rsidR="00296404" w:rsidRPr="00D76A3E" w:rsidRDefault="00296404" w:rsidP="00296404">
            <w:pPr>
              <w:autoSpaceDE/>
              <w:autoSpaceDN/>
              <w:adjustRightInd/>
              <w:spacing w:before="0" w:line="240" w:lineRule="auto"/>
              <w:ind w:left="0"/>
              <w:rPr>
                <w:sz w:val="16"/>
                <w:szCs w:val="16"/>
              </w:rPr>
            </w:pPr>
            <w:r>
              <w:rPr>
                <w:sz w:val="16"/>
                <w:szCs w:val="16"/>
              </w:rPr>
              <w:t>VMP</w:t>
            </w:r>
          </w:p>
        </w:tc>
        <w:tc>
          <w:tcPr>
            <w:tcW w:w="2602" w:type="dxa"/>
            <w:gridSpan w:val="2"/>
            <w:vAlign w:val="center"/>
          </w:tcPr>
          <w:p w14:paraId="077C63A9" w14:textId="23D0D597" w:rsidR="00296404" w:rsidRPr="000037AA" w:rsidRDefault="00296404" w:rsidP="00296404">
            <w:pPr>
              <w:autoSpaceDE/>
              <w:autoSpaceDN/>
              <w:adjustRightInd/>
              <w:spacing w:before="0" w:line="240" w:lineRule="auto"/>
              <w:ind w:left="0"/>
              <w:rPr>
                <w:sz w:val="16"/>
                <w:szCs w:val="16"/>
              </w:rPr>
            </w:pPr>
            <w:proofErr w:type="spellStart"/>
            <w:r w:rsidRPr="00C82704">
              <w:rPr>
                <w:sz w:val="16"/>
                <w:szCs w:val="16"/>
              </w:rPr>
              <w:t>Isolep-Thermo</w:t>
            </w:r>
            <w:proofErr w:type="spellEnd"/>
          </w:p>
        </w:tc>
        <w:tc>
          <w:tcPr>
            <w:tcW w:w="971" w:type="dxa"/>
            <w:vAlign w:val="center"/>
          </w:tcPr>
          <w:p w14:paraId="4A07EF8F" w14:textId="77777777" w:rsidR="00296404" w:rsidRPr="000037AA" w:rsidRDefault="00296404" w:rsidP="00296404">
            <w:pPr>
              <w:autoSpaceDE/>
              <w:autoSpaceDN/>
              <w:adjustRightInd/>
              <w:spacing w:before="0" w:line="240" w:lineRule="auto"/>
              <w:ind w:left="-89" w:hanging="89"/>
              <w:jc w:val="center"/>
              <w:rPr>
                <w:sz w:val="16"/>
                <w:szCs w:val="16"/>
              </w:rPr>
            </w:pPr>
          </w:p>
        </w:tc>
        <w:tc>
          <w:tcPr>
            <w:tcW w:w="1169" w:type="dxa"/>
            <w:gridSpan w:val="2"/>
            <w:vAlign w:val="center"/>
          </w:tcPr>
          <w:p w14:paraId="2D7E1E63" w14:textId="1D9EC751" w:rsidR="00296404" w:rsidRPr="000037AA" w:rsidRDefault="00296404" w:rsidP="00296404">
            <w:pPr>
              <w:autoSpaceDE/>
              <w:autoSpaceDN/>
              <w:adjustRightInd/>
              <w:spacing w:before="0" w:line="240" w:lineRule="auto"/>
              <w:ind w:left="-49" w:right="-46" w:hanging="89"/>
              <w:jc w:val="center"/>
              <w:rPr>
                <w:sz w:val="16"/>
                <w:szCs w:val="16"/>
              </w:rPr>
            </w:pPr>
            <w:r>
              <w:rPr>
                <w:sz w:val="16"/>
                <w:szCs w:val="16"/>
              </w:rPr>
              <w:t>172</w:t>
            </w:r>
            <w:r w:rsidRPr="0082198B">
              <w:rPr>
                <w:sz w:val="16"/>
                <w:szCs w:val="16"/>
              </w:rPr>
              <w:t>°C</w:t>
            </w:r>
            <w:r>
              <w:rPr>
                <w:sz w:val="16"/>
                <w:szCs w:val="16"/>
              </w:rPr>
              <w:t xml:space="preserve"> (341.6</w:t>
            </w:r>
            <w:r w:rsidRPr="0082198B">
              <w:rPr>
                <w:sz w:val="16"/>
                <w:szCs w:val="16"/>
              </w:rPr>
              <w:t>°F)</w:t>
            </w:r>
          </w:p>
        </w:tc>
      </w:tr>
      <w:tr w:rsidR="00C5496A" w:rsidRPr="0032742D" w14:paraId="7AC0F410" w14:textId="77777777" w:rsidTr="00F029EB">
        <w:trPr>
          <w:trHeight w:val="288"/>
          <w:jc w:val="center"/>
        </w:trPr>
        <w:tc>
          <w:tcPr>
            <w:tcW w:w="2368" w:type="dxa"/>
            <w:gridSpan w:val="3"/>
            <w:tcBorders>
              <w:bottom w:val="single" w:sz="12" w:space="0" w:color="auto"/>
            </w:tcBorders>
            <w:vAlign w:val="center"/>
          </w:tcPr>
          <w:p w14:paraId="21657616" w14:textId="77777777" w:rsidR="00C5496A" w:rsidRPr="00F029EB" w:rsidRDefault="00C5496A" w:rsidP="00F029EB">
            <w:pPr>
              <w:autoSpaceDE/>
              <w:autoSpaceDN/>
              <w:adjustRightInd/>
              <w:spacing w:before="0" w:line="240" w:lineRule="auto"/>
              <w:ind w:left="0"/>
              <w:rPr>
                <w:i/>
                <w:color w:val="auto"/>
                <w:sz w:val="14"/>
                <w:szCs w:val="24"/>
                <w:lang w:val="ru-RU"/>
              </w:rPr>
            </w:pPr>
          </w:p>
        </w:tc>
        <w:tc>
          <w:tcPr>
            <w:tcW w:w="7617" w:type="dxa"/>
            <w:gridSpan w:val="6"/>
            <w:tcBorders>
              <w:bottom w:val="single" w:sz="12" w:space="0" w:color="auto"/>
            </w:tcBorders>
            <w:vAlign w:val="center"/>
          </w:tcPr>
          <w:p w14:paraId="4C6FDEBE" w14:textId="77777777" w:rsidR="00C5496A" w:rsidRPr="000037AA" w:rsidRDefault="00C5496A" w:rsidP="00C5496A">
            <w:pPr>
              <w:autoSpaceDE/>
              <w:autoSpaceDN/>
              <w:adjustRightInd/>
              <w:spacing w:before="0" w:line="240" w:lineRule="auto"/>
              <w:ind w:left="0"/>
              <w:rPr>
                <w:i/>
                <w:color w:val="auto"/>
                <w:sz w:val="14"/>
                <w:szCs w:val="14"/>
                <w:lang w:val="ru-RU"/>
              </w:rPr>
            </w:pPr>
            <w:r w:rsidRPr="000037AA">
              <w:rPr>
                <w:i/>
                <w:color w:val="auto"/>
                <w:sz w:val="14"/>
                <w:szCs w:val="24"/>
                <w:lang w:val="ru-RU"/>
              </w:rPr>
              <w:t>Данные покрытия содержат эпоксидные и эпоксиднофенольные смолистые вещества.</w:t>
            </w:r>
          </w:p>
        </w:tc>
      </w:tr>
      <w:tr w:rsidR="00C5496A" w:rsidRPr="0005732F" w14:paraId="21C18AAF" w14:textId="77777777" w:rsidTr="00F029EB">
        <w:trPr>
          <w:trHeight w:val="288"/>
          <w:jc w:val="center"/>
        </w:trPr>
        <w:tc>
          <w:tcPr>
            <w:tcW w:w="2368" w:type="dxa"/>
            <w:gridSpan w:val="3"/>
            <w:tcBorders>
              <w:top w:val="single" w:sz="12" w:space="0" w:color="auto"/>
            </w:tcBorders>
            <w:vAlign w:val="center"/>
          </w:tcPr>
          <w:p w14:paraId="5760103C" w14:textId="77777777" w:rsidR="00C5496A" w:rsidRPr="00AC483C" w:rsidRDefault="00C5496A"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ПОВЕРХНОСТНЫЙ СЛОЙ</w:t>
            </w:r>
          </w:p>
        </w:tc>
        <w:tc>
          <w:tcPr>
            <w:tcW w:w="2875" w:type="dxa"/>
            <w:tcBorders>
              <w:top w:val="single" w:sz="12" w:space="0" w:color="auto"/>
            </w:tcBorders>
            <w:vAlign w:val="center"/>
          </w:tcPr>
          <w:p w14:paraId="1B5BA28B"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Carboline</w:t>
            </w:r>
          </w:p>
        </w:tc>
        <w:tc>
          <w:tcPr>
            <w:tcW w:w="2602" w:type="dxa"/>
            <w:gridSpan w:val="2"/>
            <w:tcBorders>
              <w:top w:val="single" w:sz="12" w:space="0" w:color="auto"/>
            </w:tcBorders>
            <w:vAlign w:val="center"/>
          </w:tcPr>
          <w:p w14:paraId="257772AF" w14:textId="77777777" w:rsidR="00C5496A" w:rsidRPr="000037AA" w:rsidRDefault="00C5496A" w:rsidP="00C5496A">
            <w:pPr>
              <w:autoSpaceDE/>
              <w:autoSpaceDN/>
              <w:adjustRightInd/>
              <w:spacing w:before="0" w:line="240" w:lineRule="auto"/>
              <w:ind w:left="0"/>
              <w:rPr>
                <w:sz w:val="16"/>
                <w:szCs w:val="16"/>
              </w:rPr>
            </w:pPr>
            <w:r w:rsidRPr="000037AA">
              <w:rPr>
                <w:sz w:val="16"/>
                <w:szCs w:val="16"/>
              </w:rPr>
              <w:t>Phenoline</w:t>
            </w:r>
            <w:r w:rsidR="00A84BEB" w:rsidRPr="000037AA">
              <w:rPr>
                <w:sz w:val="16"/>
                <w:szCs w:val="16"/>
                <w:lang w:val="ru-RU"/>
              </w:rPr>
              <w:t xml:space="preserve"> </w:t>
            </w:r>
            <w:r w:rsidRPr="000037AA">
              <w:rPr>
                <w:sz w:val="16"/>
                <w:szCs w:val="16"/>
              </w:rPr>
              <w:t>187</w:t>
            </w:r>
            <w:r w:rsidRPr="000037AA">
              <w:rPr>
                <w:spacing w:val="2"/>
                <w:sz w:val="16"/>
                <w:szCs w:val="16"/>
              </w:rPr>
              <w:t>V</w:t>
            </w:r>
            <w:r w:rsidRPr="000037AA">
              <w:rPr>
                <w:spacing w:val="-1"/>
                <w:sz w:val="16"/>
                <w:szCs w:val="16"/>
              </w:rPr>
              <w:t>O</w:t>
            </w:r>
            <w:r w:rsidRPr="000037AA">
              <w:rPr>
                <w:sz w:val="16"/>
                <w:szCs w:val="16"/>
              </w:rPr>
              <w:t>C</w:t>
            </w:r>
          </w:p>
        </w:tc>
        <w:tc>
          <w:tcPr>
            <w:tcW w:w="971" w:type="dxa"/>
            <w:tcBorders>
              <w:top w:val="single" w:sz="12" w:space="0" w:color="auto"/>
            </w:tcBorders>
            <w:vAlign w:val="center"/>
          </w:tcPr>
          <w:p w14:paraId="72776249"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119</w:t>
            </w:r>
          </w:p>
        </w:tc>
        <w:tc>
          <w:tcPr>
            <w:tcW w:w="1169" w:type="dxa"/>
            <w:gridSpan w:val="2"/>
            <w:tcBorders>
              <w:top w:val="single" w:sz="12" w:space="0" w:color="auto"/>
            </w:tcBorders>
            <w:vAlign w:val="center"/>
          </w:tcPr>
          <w:p w14:paraId="69028BFE"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204°C (400°F)</w:t>
            </w:r>
          </w:p>
        </w:tc>
      </w:tr>
      <w:tr w:rsidR="00C5496A" w:rsidRPr="0005732F" w14:paraId="397F2146" w14:textId="77777777" w:rsidTr="00F029EB">
        <w:trPr>
          <w:trHeight w:val="288"/>
          <w:jc w:val="center"/>
        </w:trPr>
        <w:tc>
          <w:tcPr>
            <w:tcW w:w="2368" w:type="dxa"/>
            <w:gridSpan w:val="3"/>
            <w:vAlign w:val="center"/>
          </w:tcPr>
          <w:p w14:paraId="18F21546" w14:textId="77777777" w:rsidR="00C5496A" w:rsidRPr="00AC483C" w:rsidRDefault="00C5496A" w:rsidP="00FD42F7">
            <w:pPr>
              <w:autoSpaceDE/>
              <w:autoSpaceDN/>
              <w:adjustRightInd/>
              <w:spacing w:before="0" w:line="240" w:lineRule="auto"/>
              <w:ind w:left="0"/>
              <w:rPr>
                <w:b/>
                <w:color w:val="auto"/>
                <w:sz w:val="16"/>
                <w:szCs w:val="24"/>
                <w:lang w:val="ru-RU"/>
              </w:rPr>
            </w:pPr>
            <w:r w:rsidRPr="00AC483C">
              <w:rPr>
                <w:b/>
                <w:color w:val="auto"/>
                <w:sz w:val="16"/>
                <w:szCs w:val="24"/>
                <w:lang w:val="ru-RU"/>
              </w:rPr>
              <w:t>Эпоксидное</w:t>
            </w:r>
          </w:p>
        </w:tc>
        <w:tc>
          <w:tcPr>
            <w:tcW w:w="2875" w:type="dxa"/>
            <w:vAlign w:val="center"/>
          </w:tcPr>
          <w:p w14:paraId="1A26CCAA"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Carboline</w:t>
            </w:r>
          </w:p>
        </w:tc>
        <w:tc>
          <w:tcPr>
            <w:tcW w:w="2602" w:type="dxa"/>
            <w:gridSpan w:val="2"/>
            <w:vAlign w:val="center"/>
          </w:tcPr>
          <w:p w14:paraId="5D864C01" w14:textId="77777777" w:rsidR="00C5496A" w:rsidRPr="000037AA" w:rsidRDefault="00C5496A" w:rsidP="00C5496A">
            <w:pPr>
              <w:autoSpaceDE/>
              <w:autoSpaceDN/>
              <w:adjustRightInd/>
              <w:spacing w:before="0" w:line="240" w:lineRule="auto"/>
              <w:ind w:left="0"/>
              <w:rPr>
                <w:sz w:val="16"/>
                <w:szCs w:val="16"/>
              </w:rPr>
            </w:pPr>
            <w:proofErr w:type="spellStart"/>
            <w:r w:rsidRPr="000037AA">
              <w:rPr>
                <w:sz w:val="16"/>
                <w:szCs w:val="16"/>
              </w:rPr>
              <w:t>Thermaline</w:t>
            </w:r>
            <w:proofErr w:type="spellEnd"/>
            <w:r w:rsidR="00A84BEB" w:rsidRPr="000037AA">
              <w:rPr>
                <w:sz w:val="16"/>
                <w:szCs w:val="16"/>
                <w:lang w:val="ru-RU"/>
              </w:rPr>
              <w:t xml:space="preserve"> </w:t>
            </w:r>
            <w:r w:rsidRPr="000037AA">
              <w:rPr>
                <w:sz w:val="16"/>
                <w:szCs w:val="16"/>
              </w:rPr>
              <w:t>40</w:t>
            </w:r>
            <w:r w:rsidRPr="000037AA">
              <w:rPr>
                <w:spacing w:val="1"/>
                <w:sz w:val="16"/>
                <w:szCs w:val="16"/>
              </w:rPr>
              <w:t>0–</w:t>
            </w:r>
            <w:r w:rsidRPr="000037AA">
              <w:rPr>
                <w:sz w:val="16"/>
                <w:szCs w:val="16"/>
              </w:rPr>
              <w:t>450</w:t>
            </w:r>
            <w:r w:rsidR="00A84BEB" w:rsidRPr="000037AA">
              <w:rPr>
                <w:sz w:val="16"/>
                <w:szCs w:val="16"/>
                <w:lang w:val="ru-RU"/>
              </w:rPr>
              <w:t xml:space="preserve"> </w:t>
            </w:r>
            <w:r w:rsidRPr="000037AA">
              <w:rPr>
                <w:sz w:val="16"/>
                <w:szCs w:val="16"/>
              </w:rPr>
              <w:t>Series</w:t>
            </w:r>
          </w:p>
        </w:tc>
        <w:tc>
          <w:tcPr>
            <w:tcW w:w="971" w:type="dxa"/>
            <w:vAlign w:val="center"/>
          </w:tcPr>
          <w:p w14:paraId="041EAFB0"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250–312</w:t>
            </w:r>
          </w:p>
        </w:tc>
        <w:tc>
          <w:tcPr>
            <w:tcW w:w="1169" w:type="dxa"/>
            <w:gridSpan w:val="2"/>
            <w:vAlign w:val="center"/>
          </w:tcPr>
          <w:p w14:paraId="2846A6F1"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218°C (425°F)</w:t>
            </w:r>
          </w:p>
        </w:tc>
      </w:tr>
      <w:tr w:rsidR="003971B2" w:rsidRPr="0005732F" w14:paraId="18EB995C" w14:textId="77777777" w:rsidTr="00F029EB">
        <w:trPr>
          <w:trHeight w:val="288"/>
          <w:jc w:val="center"/>
        </w:trPr>
        <w:tc>
          <w:tcPr>
            <w:tcW w:w="2368" w:type="dxa"/>
            <w:gridSpan w:val="3"/>
            <w:vAlign w:val="center"/>
          </w:tcPr>
          <w:p w14:paraId="5D2C5D55" w14:textId="77777777" w:rsidR="003971B2" w:rsidRPr="00AC483C" w:rsidRDefault="003971B2" w:rsidP="00FD42F7">
            <w:pPr>
              <w:autoSpaceDE/>
              <w:autoSpaceDN/>
              <w:adjustRightInd/>
              <w:spacing w:before="0" w:line="240" w:lineRule="auto"/>
              <w:ind w:left="0"/>
              <w:rPr>
                <w:b/>
                <w:color w:val="auto"/>
                <w:sz w:val="16"/>
                <w:szCs w:val="24"/>
                <w:lang w:val="ru-RU"/>
              </w:rPr>
            </w:pPr>
            <w:r>
              <w:rPr>
                <w:b/>
                <w:color w:val="auto"/>
                <w:sz w:val="16"/>
                <w:szCs w:val="24"/>
                <w:lang w:val="ru-RU"/>
              </w:rPr>
              <w:t>Т</w:t>
            </w:r>
            <w:r w:rsidRPr="00AC483C">
              <w:rPr>
                <w:b/>
                <w:color w:val="auto"/>
                <w:sz w:val="16"/>
                <w:szCs w:val="24"/>
                <w:lang w:val="ru-RU"/>
              </w:rPr>
              <w:t>онкопленочное</w:t>
            </w:r>
          </w:p>
        </w:tc>
        <w:tc>
          <w:tcPr>
            <w:tcW w:w="2875" w:type="dxa"/>
            <w:vAlign w:val="center"/>
          </w:tcPr>
          <w:p w14:paraId="0A057D18" w14:textId="77777777" w:rsidR="003971B2" w:rsidRPr="00D76A3E" w:rsidRDefault="003971B2" w:rsidP="00C5496A">
            <w:pPr>
              <w:autoSpaceDE/>
              <w:autoSpaceDN/>
              <w:adjustRightInd/>
              <w:spacing w:before="0" w:line="240" w:lineRule="auto"/>
              <w:ind w:left="0"/>
              <w:rPr>
                <w:sz w:val="16"/>
                <w:szCs w:val="16"/>
              </w:rPr>
            </w:pPr>
            <w:proofErr w:type="spellStart"/>
            <w:r w:rsidRPr="00D76A3E">
              <w:rPr>
                <w:sz w:val="16"/>
                <w:szCs w:val="16"/>
              </w:rPr>
              <w:t>Dampney</w:t>
            </w:r>
            <w:proofErr w:type="spellEnd"/>
            <w:r w:rsidRPr="00D76A3E">
              <w:rPr>
                <w:sz w:val="16"/>
                <w:szCs w:val="16"/>
              </w:rPr>
              <w:t xml:space="preserve"> Company, Inc.</w:t>
            </w:r>
          </w:p>
        </w:tc>
        <w:tc>
          <w:tcPr>
            <w:tcW w:w="2602" w:type="dxa"/>
            <w:gridSpan w:val="2"/>
            <w:vAlign w:val="center"/>
          </w:tcPr>
          <w:p w14:paraId="0F9CB4D3" w14:textId="77777777" w:rsidR="003971B2" w:rsidRPr="000037AA" w:rsidRDefault="003971B2" w:rsidP="003971B2">
            <w:pPr>
              <w:autoSpaceDE/>
              <w:autoSpaceDN/>
              <w:adjustRightInd/>
              <w:spacing w:before="0" w:line="240" w:lineRule="auto"/>
              <w:ind w:left="0"/>
              <w:rPr>
                <w:sz w:val="16"/>
                <w:szCs w:val="16"/>
              </w:rPr>
            </w:pPr>
            <w:proofErr w:type="spellStart"/>
            <w:r w:rsidRPr="000037AA">
              <w:rPr>
                <w:sz w:val="16"/>
                <w:szCs w:val="16"/>
              </w:rPr>
              <w:t>Thurmal</w:t>
            </w:r>
            <w:r w:rsidRPr="000037AA">
              <w:rPr>
                <w:spacing w:val="1"/>
                <w:sz w:val="16"/>
                <w:szCs w:val="16"/>
              </w:rPr>
              <w:t>o</w:t>
            </w:r>
            <w:r w:rsidRPr="000037AA">
              <w:rPr>
                <w:sz w:val="16"/>
                <w:szCs w:val="16"/>
              </w:rPr>
              <w:t>x</w:t>
            </w:r>
            <w:proofErr w:type="spellEnd"/>
            <w:r w:rsidR="00A84BEB" w:rsidRPr="000037AA">
              <w:rPr>
                <w:sz w:val="16"/>
                <w:szCs w:val="16"/>
                <w:lang w:val="ru-RU"/>
              </w:rPr>
              <w:t xml:space="preserve"> </w:t>
            </w:r>
            <w:r w:rsidRPr="000037AA">
              <w:rPr>
                <w:sz w:val="16"/>
                <w:szCs w:val="16"/>
              </w:rPr>
              <w:t>219</w:t>
            </w:r>
          </w:p>
          <w:p w14:paraId="09D1B17C" w14:textId="77777777" w:rsidR="003971B2" w:rsidRPr="000037AA" w:rsidRDefault="003971B2" w:rsidP="00C5496A">
            <w:pPr>
              <w:autoSpaceDE/>
              <w:autoSpaceDN/>
              <w:adjustRightInd/>
              <w:spacing w:before="0" w:line="240" w:lineRule="auto"/>
              <w:ind w:left="0"/>
              <w:rPr>
                <w:sz w:val="16"/>
                <w:szCs w:val="16"/>
              </w:rPr>
            </w:pPr>
            <w:proofErr w:type="spellStart"/>
            <w:r w:rsidRPr="000037AA">
              <w:rPr>
                <w:sz w:val="16"/>
                <w:szCs w:val="16"/>
              </w:rPr>
              <w:t>Protexior</w:t>
            </w:r>
            <w:proofErr w:type="spellEnd"/>
            <w:r w:rsidRPr="000037AA">
              <w:rPr>
                <w:sz w:val="16"/>
                <w:szCs w:val="16"/>
              </w:rPr>
              <w:t xml:space="preserve"> 794</w:t>
            </w:r>
          </w:p>
        </w:tc>
        <w:tc>
          <w:tcPr>
            <w:tcW w:w="971" w:type="dxa"/>
            <w:vAlign w:val="center"/>
          </w:tcPr>
          <w:p w14:paraId="4C92A9AE" w14:textId="77777777" w:rsidR="003971B2" w:rsidRPr="000037AA" w:rsidRDefault="003971B2" w:rsidP="003971B2">
            <w:pPr>
              <w:autoSpaceDE/>
              <w:autoSpaceDN/>
              <w:adjustRightInd/>
              <w:spacing w:before="0" w:line="240" w:lineRule="auto"/>
              <w:ind w:left="-89" w:hanging="89"/>
              <w:jc w:val="center"/>
              <w:rPr>
                <w:sz w:val="16"/>
                <w:szCs w:val="16"/>
              </w:rPr>
            </w:pPr>
            <w:r w:rsidRPr="000037AA">
              <w:rPr>
                <w:sz w:val="16"/>
                <w:szCs w:val="16"/>
              </w:rPr>
              <w:t>312</w:t>
            </w:r>
          </w:p>
          <w:p w14:paraId="31844490" w14:textId="77777777" w:rsidR="003971B2" w:rsidRPr="000037AA" w:rsidRDefault="003971B2" w:rsidP="00C5496A">
            <w:pPr>
              <w:autoSpaceDE/>
              <w:autoSpaceDN/>
              <w:adjustRightInd/>
              <w:spacing w:before="0" w:line="240" w:lineRule="auto"/>
              <w:ind w:left="-89" w:hanging="89"/>
              <w:jc w:val="center"/>
              <w:rPr>
                <w:sz w:val="16"/>
                <w:szCs w:val="16"/>
              </w:rPr>
            </w:pPr>
            <w:r w:rsidRPr="000037AA">
              <w:rPr>
                <w:sz w:val="16"/>
                <w:szCs w:val="16"/>
              </w:rPr>
              <w:t>90</w:t>
            </w:r>
          </w:p>
        </w:tc>
        <w:tc>
          <w:tcPr>
            <w:tcW w:w="1169" w:type="dxa"/>
            <w:gridSpan w:val="2"/>
            <w:vAlign w:val="center"/>
          </w:tcPr>
          <w:p w14:paraId="3A4725AC" w14:textId="77777777" w:rsidR="003971B2" w:rsidRPr="000037AA" w:rsidRDefault="003971B2" w:rsidP="003971B2">
            <w:pPr>
              <w:autoSpaceDE/>
              <w:autoSpaceDN/>
              <w:adjustRightInd/>
              <w:spacing w:before="0" w:line="240" w:lineRule="auto"/>
              <w:ind w:left="-49" w:right="-46" w:hanging="89"/>
              <w:jc w:val="center"/>
              <w:rPr>
                <w:sz w:val="16"/>
                <w:szCs w:val="16"/>
              </w:rPr>
            </w:pPr>
            <w:r w:rsidRPr="000037AA">
              <w:rPr>
                <w:sz w:val="16"/>
                <w:szCs w:val="16"/>
              </w:rPr>
              <w:t>232°C (450°F)</w:t>
            </w:r>
          </w:p>
          <w:p w14:paraId="567D1DC3" w14:textId="77777777" w:rsidR="003971B2" w:rsidRPr="000037AA" w:rsidRDefault="003971B2" w:rsidP="00C5496A">
            <w:pPr>
              <w:autoSpaceDE/>
              <w:autoSpaceDN/>
              <w:adjustRightInd/>
              <w:spacing w:before="0" w:line="240" w:lineRule="auto"/>
              <w:ind w:left="-49" w:right="-46" w:hanging="89"/>
              <w:jc w:val="center"/>
              <w:rPr>
                <w:sz w:val="16"/>
                <w:szCs w:val="16"/>
              </w:rPr>
            </w:pPr>
            <w:r w:rsidRPr="000037AA">
              <w:rPr>
                <w:sz w:val="16"/>
                <w:szCs w:val="16"/>
              </w:rPr>
              <w:t>232°C (450°F)</w:t>
            </w:r>
          </w:p>
        </w:tc>
      </w:tr>
      <w:tr w:rsidR="00C5496A" w:rsidRPr="0005732F" w14:paraId="2B355774" w14:textId="77777777" w:rsidTr="00F029EB">
        <w:trPr>
          <w:trHeight w:val="288"/>
          <w:jc w:val="center"/>
        </w:trPr>
        <w:tc>
          <w:tcPr>
            <w:tcW w:w="2368" w:type="dxa"/>
            <w:gridSpan w:val="3"/>
            <w:vAlign w:val="center"/>
          </w:tcPr>
          <w:p w14:paraId="216717E5" w14:textId="77777777" w:rsidR="00C5496A" w:rsidRPr="00AC483C" w:rsidRDefault="00C5496A"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875" w:type="dxa"/>
            <w:vAlign w:val="center"/>
          </w:tcPr>
          <w:p w14:paraId="0B0C6BE2"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Hempel Coatings (USA), Inc.</w:t>
            </w:r>
          </w:p>
        </w:tc>
        <w:tc>
          <w:tcPr>
            <w:tcW w:w="2602" w:type="dxa"/>
            <w:gridSpan w:val="2"/>
            <w:vAlign w:val="center"/>
          </w:tcPr>
          <w:p w14:paraId="76937FB6" w14:textId="02B13CD4" w:rsidR="00C5496A" w:rsidRPr="000037AA" w:rsidRDefault="00E57E46" w:rsidP="00C5496A">
            <w:pPr>
              <w:autoSpaceDE/>
              <w:autoSpaceDN/>
              <w:adjustRightInd/>
              <w:spacing w:before="0" w:line="240" w:lineRule="auto"/>
              <w:ind w:left="0"/>
              <w:rPr>
                <w:sz w:val="16"/>
                <w:szCs w:val="16"/>
              </w:rPr>
            </w:pPr>
            <w:proofErr w:type="spellStart"/>
            <w:r w:rsidRPr="000037AA">
              <w:rPr>
                <w:sz w:val="16"/>
                <w:szCs w:val="16"/>
              </w:rPr>
              <w:t>Hempadur</w:t>
            </w:r>
            <w:proofErr w:type="spellEnd"/>
            <w:r w:rsidRPr="000037AA">
              <w:rPr>
                <w:sz w:val="16"/>
                <w:szCs w:val="16"/>
              </w:rPr>
              <w:t xml:space="preserve"> 45703</w:t>
            </w:r>
          </w:p>
        </w:tc>
        <w:tc>
          <w:tcPr>
            <w:tcW w:w="971" w:type="dxa"/>
            <w:vAlign w:val="center"/>
          </w:tcPr>
          <w:p w14:paraId="13975551" w14:textId="1F2EFD7F" w:rsidR="00C5496A" w:rsidRPr="000037AA" w:rsidRDefault="00E57E46" w:rsidP="00C5496A">
            <w:pPr>
              <w:autoSpaceDE/>
              <w:autoSpaceDN/>
              <w:adjustRightInd/>
              <w:spacing w:before="0" w:line="240" w:lineRule="auto"/>
              <w:ind w:left="-89" w:hanging="89"/>
              <w:jc w:val="center"/>
              <w:rPr>
                <w:sz w:val="16"/>
                <w:szCs w:val="16"/>
                <w:lang w:val="ru-RU"/>
              </w:rPr>
            </w:pPr>
            <w:r w:rsidRPr="000037AA">
              <w:rPr>
                <w:sz w:val="16"/>
                <w:szCs w:val="16"/>
                <w:lang w:val="ru-RU"/>
              </w:rPr>
              <w:t>253</w:t>
            </w:r>
          </w:p>
        </w:tc>
        <w:tc>
          <w:tcPr>
            <w:tcW w:w="1169" w:type="dxa"/>
            <w:gridSpan w:val="2"/>
            <w:vAlign w:val="center"/>
          </w:tcPr>
          <w:p w14:paraId="2FB0C2FE" w14:textId="625A5EA2" w:rsidR="00C5496A" w:rsidRPr="000037AA" w:rsidRDefault="00E57E46" w:rsidP="00C5496A">
            <w:pPr>
              <w:autoSpaceDE/>
              <w:autoSpaceDN/>
              <w:adjustRightInd/>
              <w:spacing w:before="0" w:line="240" w:lineRule="auto"/>
              <w:ind w:left="-49" w:right="-46" w:hanging="89"/>
              <w:jc w:val="center"/>
              <w:rPr>
                <w:sz w:val="16"/>
                <w:szCs w:val="16"/>
              </w:rPr>
            </w:pPr>
            <w:r w:rsidRPr="000037AA">
              <w:rPr>
                <w:sz w:val="16"/>
                <w:szCs w:val="16"/>
              </w:rPr>
              <w:t>204.4°C (400°F)</w:t>
            </w:r>
          </w:p>
        </w:tc>
      </w:tr>
      <w:tr w:rsidR="00C5496A" w:rsidRPr="0005732F" w14:paraId="525A50C8" w14:textId="77777777" w:rsidTr="00F029EB">
        <w:trPr>
          <w:trHeight w:val="288"/>
          <w:jc w:val="center"/>
        </w:trPr>
        <w:tc>
          <w:tcPr>
            <w:tcW w:w="2368" w:type="dxa"/>
            <w:gridSpan w:val="3"/>
            <w:vAlign w:val="center"/>
          </w:tcPr>
          <w:p w14:paraId="055D2EC9" w14:textId="77777777" w:rsidR="00C5496A" w:rsidRPr="0005732F" w:rsidRDefault="00C5496A" w:rsidP="00C5496A">
            <w:pPr>
              <w:jc w:val="center"/>
              <w:rPr>
                <w:b/>
                <w:color w:val="auto"/>
                <w:sz w:val="16"/>
                <w:szCs w:val="16"/>
              </w:rPr>
            </w:pPr>
          </w:p>
        </w:tc>
        <w:tc>
          <w:tcPr>
            <w:tcW w:w="2875" w:type="dxa"/>
            <w:vAlign w:val="center"/>
          </w:tcPr>
          <w:p w14:paraId="62D87ED4" w14:textId="77777777" w:rsidR="00C5496A" w:rsidRPr="00D76A3E" w:rsidRDefault="00C5496A" w:rsidP="003971B2">
            <w:pPr>
              <w:autoSpaceDE/>
              <w:autoSpaceDN/>
              <w:adjustRightInd/>
              <w:spacing w:before="0" w:line="240" w:lineRule="auto"/>
              <w:ind w:left="0"/>
              <w:rPr>
                <w:sz w:val="16"/>
                <w:szCs w:val="16"/>
              </w:rPr>
            </w:pPr>
            <w:r w:rsidRPr="00D76A3E">
              <w:rPr>
                <w:sz w:val="16"/>
                <w:szCs w:val="16"/>
              </w:rPr>
              <w:t xml:space="preserve">International </w:t>
            </w:r>
          </w:p>
        </w:tc>
        <w:tc>
          <w:tcPr>
            <w:tcW w:w="2602" w:type="dxa"/>
            <w:gridSpan w:val="2"/>
            <w:vAlign w:val="center"/>
          </w:tcPr>
          <w:p w14:paraId="2686727E" w14:textId="77777777" w:rsidR="00C5496A" w:rsidRPr="000037AA" w:rsidRDefault="003971B2" w:rsidP="00C5496A">
            <w:pPr>
              <w:autoSpaceDE/>
              <w:autoSpaceDN/>
              <w:adjustRightInd/>
              <w:spacing w:before="0" w:line="240" w:lineRule="auto"/>
              <w:ind w:left="0"/>
              <w:rPr>
                <w:sz w:val="16"/>
                <w:szCs w:val="16"/>
              </w:rPr>
            </w:pPr>
            <w:r w:rsidRPr="000037AA">
              <w:rPr>
                <w:spacing w:val="1"/>
                <w:sz w:val="16"/>
                <w:szCs w:val="16"/>
              </w:rPr>
              <w:t>Interbond 2340UPC</w:t>
            </w:r>
          </w:p>
        </w:tc>
        <w:tc>
          <w:tcPr>
            <w:tcW w:w="971" w:type="dxa"/>
            <w:vAlign w:val="center"/>
          </w:tcPr>
          <w:p w14:paraId="0EE31FB2"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217</w:t>
            </w:r>
          </w:p>
        </w:tc>
        <w:tc>
          <w:tcPr>
            <w:tcW w:w="1169" w:type="dxa"/>
            <w:gridSpan w:val="2"/>
            <w:vAlign w:val="center"/>
          </w:tcPr>
          <w:p w14:paraId="3A43B3ED"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204°C (400°F)</w:t>
            </w:r>
          </w:p>
        </w:tc>
      </w:tr>
      <w:tr w:rsidR="00C5496A" w:rsidRPr="0005732F" w14:paraId="048BFA23" w14:textId="77777777" w:rsidTr="00F029EB">
        <w:trPr>
          <w:trHeight w:val="288"/>
          <w:jc w:val="center"/>
        </w:trPr>
        <w:tc>
          <w:tcPr>
            <w:tcW w:w="2368" w:type="dxa"/>
            <w:gridSpan w:val="3"/>
            <w:vAlign w:val="center"/>
          </w:tcPr>
          <w:p w14:paraId="6DD9DFA5" w14:textId="77777777" w:rsidR="00C5496A" w:rsidRPr="0005732F" w:rsidRDefault="00C5496A" w:rsidP="00C5496A">
            <w:pPr>
              <w:jc w:val="center"/>
              <w:rPr>
                <w:b/>
                <w:color w:val="auto"/>
                <w:sz w:val="16"/>
                <w:szCs w:val="16"/>
              </w:rPr>
            </w:pPr>
          </w:p>
        </w:tc>
        <w:tc>
          <w:tcPr>
            <w:tcW w:w="2875" w:type="dxa"/>
            <w:vAlign w:val="center"/>
          </w:tcPr>
          <w:p w14:paraId="5A65B8B9"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Jotun</w:t>
            </w:r>
          </w:p>
        </w:tc>
        <w:tc>
          <w:tcPr>
            <w:tcW w:w="2602" w:type="dxa"/>
            <w:gridSpan w:val="2"/>
            <w:vAlign w:val="center"/>
          </w:tcPr>
          <w:p w14:paraId="0B6C6DBF" w14:textId="5F45A23B" w:rsidR="00C5496A" w:rsidRPr="000037AA" w:rsidRDefault="009B4015" w:rsidP="00C5496A">
            <w:pPr>
              <w:autoSpaceDE/>
              <w:autoSpaceDN/>
              <w:adjustRightInd/>
              <w:spacing w:before="0" w:line="240" w:lineRule="auto"/>
              <w:ind w:left="0"/>
              <w:rPr>
                <w:sz w:val="16"/>
                <w:szCs w:val="16"/>
              </w:rPr>
            </w:pPr>
            <w:proofErr w:type="spellStart"/>
            <w:r w:rsidRPr="000037AA">
              <w:rPr>
                <w:sz w:val="16"/>
                <w:szCs w:val="16"/>
              </w:rPr>
              <w:t>Jotatemp</w:t>
            </w:r>
            <w:proofErr w:type="spellEnd"/>
            <w:r w:rsidRPr="000037AA">
              <w:rPr>
                <w:sz w:val="16"/>
                <w:szCs w:val="16"/>
              </w:rPr>
              <w:t xml:space="preserve"> 250</w:t>
            </w:r>
          </w:p>
        </w:tc>
        <w:tc>
          <w:tcPr>
            <w:tcW w:w="971" w:type="dxa"/>
            <w:vAlign w:val="center"/>
          </w:tcPr>
          <w:p w14:paraId="59BAF860" w14:textId="0D6D91DF" w:rsidR="00C5496A" w:rsidRPr="000037AA" w:rsidRDefault="009B4015" w:rsidP="00C5496A">
            <w:pPr>
              <w:autoSpaceDE/>
              <w:autoSpaceDN/>
              <w:adjustRightInd/>
              <w:spacing w:before="0" w:line="240" w:lineRule="auto"/>
              <w:ind w:left="-89" w:hanging="89"/>
              <w:jc w:val="center"/>
              <w:rPr>
                <w:sz w:val="16"/>
                <w:szCs w:val="16"/>
              </w:rPr>
            </w:pPr>
            <w:r w:rsidRPr="000037AA">
              <w:rPr>
                <w:sz w:val="16"/>
                <w:szCs w:val="16"/>
              </w:rPr>
              <w:t>270</w:t>
            </w:r>
          </w:p>
        </w:tc>
        <w:tc>
          <w:tcPr>
            <w:tcW w:w="1169" w:type="dxa"/>
            <w:gridSpan w:val="2"/>
            <w:vAlign w:val="center"/>
          </w:tcPr>
          <w:p w14:paraId="74D7595B"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210°C (410°F)</w:t>
            </w:r>
          </w:p>
        </w:tc>
      </w:tr>
      <w:tr w:rsidR="00C5496A" w:rsidRPr="0005732F" w14:paraId="46601EBC" w14:textId="77777777" w:rsidTr="00F029EB">
        <w:trPr>
          <w:trHeight w:val="288"/>
          <w:jc w:val="center"/>
        </w:trPr>
        <w:tc>
          <w:tcPr>
            <w:tcW w:w="2368" w:type="dxa"/>
            <w:gridSpan w:val="3"/>
            <w:vAlign w:val="center"/>
          </w:tcPr>
          <w:p w14:paraId="1C101AFB" w14:textId="77777777" w:rsidR="00C5496A" w:rsidRPr="0005732F" w:rsidRDefault="00C5496A" w:rsidP="00C5496A">
            <w:pPr>
              <w:jc w:val="center"/>
              <w:rPr>
                <w:b/>
                <w:color w:val="auto"/>
                <w:sz w:val="16"/>
                <w:szCs w:val="16"/>
              </w:rPr>
            </w:pPr>
          </w:p>
        </w:tc>
        <w:tc>
          <w:tcPr>
            <w:tcW w:w="2875" w:type="dxa"/>
            <w:vAlign w:val="center"/>
          </w:tcPr>
          <w:p w14:paraId="30E7DF82"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 xml:space="preserve">PPG  </w:t>
            </w:r>
          </w:p>
        </w:tc>
        <w:tc>
          <w:tcPr>
            <w:tcW w:w="2602" w:type="dxa"/>
            <w:gridSpan w:val="2"/>
            <w:vAlign w:val="center"/>
          </w:tcPr>
          <w:p w14:paraId="43C94A44" w14:textId="77777777" w:rsidR="00593963" w:rsidRPr="000037AA" w:rsidRDefault="00593963" w:rsidP="00593963">
            <w:pPr>
              <w:autoSpaceDE/>
              <w:autoSpaceDN/>
              <w:adjustRightInd/>
              <w:spacing w:before="0" w:line="240" w:lineRule="auto"/>
              <w:ind w:left="0"/>
              <w:rPr>
                <w:sz w:val="16"/>
                <w:szCs w:val="16"/>
              </w:rPr>
            </w:pPr>
            <w:proofErr w:type="spellStart"/>
            <w:r w:rsidRPr="000037AA">
              <w:rPr>
                <w:sz w:val="16"/>
                <w:szCs w:val="16"/>
              </w:rPr>
              <w:t>Amerlock</w:t>
            </w:r>
            <w:proofErr w:type="spellEnd"/>
            <w:r w:rsidRPr="000037AA">
              <w:rPr>
                <w:sz w:val="16"/>
                <w:szCs w:val="16"/>
              </w:rPr>
              <w:t xml:space="preserve"> 2 GF</w:t>
            </w:r>
          </w:p>
          <w:p w14:paraId="4A764D47" w14:textId="7E65A778" w:rsidR="00C5496A" w:rsidRPr="000037AA" w:rsidRDefault="00593963" w:rsidP="000037AA">
            <w:pPr>
              <w:autoSpaceDE/>
              <w:autoSpaceDN/>
              <w:adjustRightInd/>
              <w:spacing w:before="0" w:line="240" w:lineRule="auto"/>
              <w:ind w:left="0"/>
              <w:rPr>
                <w:sz w:val="16"/>
                <w:szCs w:val="16"/>
              </w:rPr>
            </w:pPr>
            <w:proofErr w:type="spellStart"/>
            <w:r w:rsidRPr="000037AA">
              <w:rPr>
                <w:sz w:val="16"/>
                <w:szCs w:val="16"/>
              </w:rPr>
              <w:t>Amerlock</w:t>
            </w:r>
            <w:proofErr w:type="spellEnd"/>
            <w:r w:rsidRPr="000037AA">
              <w:rPr>
                <w:sz w:val="16"/>
                <w:szCs w:val="16"/>
              </w:rPr>
              <w:t xml:space="preserve"> 400 GF</w:t>
            </w:r>
          </w:p>
        </w:tc>
        <w:tc>
          <w:tcPr>
            <w:tcW w:w="971" w:type="dxa"/>
            <w:vAlign w:val="center"/>
          </w:tcPr>
          <w:p w14:paraId="377F6879" w14:textId="7A7AE636" w:rsidR="00C5496A" w:rsidRPr="000037AA" w:rsidRDefault="00593963" w:rsidP="00C5496A">
            <w:pPr>
              <w:autoSpaceDE/>
              <w:autoSpaceDN/>
              <w:adjustRightInd/>
              <w:spacing w:before="0" w:line="240" w:lineRule="auto"/>
              <w:ind w:left="-89" w:hanging="89"/>
              <w:jc w:val="center"/>
              <w:rPr>
                <w:sz w:val="16"/>
                <w:szCs w:val="16"/>
              </w:rPr>
            </w:pPr>
            <w:r w:rsidRPr="000037AA">
              <w:rPr>
                <w:sz w:val="16"/>
                <w:szCs w:val="16"/>
              </w:rPr>
              <w:t>84-329</w:t>
            </w:r>
          </w:p>
        </w:tc>
        <w:tc>
          <w:tcPr>
            <w:tcW w:w="1169" w:type="dxa"/>
            <w:gridSpan w:val="2"/>
            <w:vAlign w:val="center"/>
          </w:tcPr>
          <w:p w14:paraId="04197841" w14:textId="066C6FEA" w:rsidR="00593963" w:rsidRPr="000037AA" w:rsidRDefault="00593963" w:rsidP="00C5496A">
            <w:pPr>
              <w:autoSpaceDE/>
              <w:autoSpaceDN/>
              <w:adjustRightInd/>
              <w:spacing w:before="0" w:line="240" w:lineRule="auto"/>
              <w:ind w:left="-49" w:right="-46" w:hanging="89"/>
              <w:jc w:val="center"/>
              <w:rPr>
                <w:sz w:val="16"/>
                <w:szCs w:val="16"/>
              </w:rPr>
            </w:pPr>
            <w:r w:rsidRPr="000037AA">
              <w:rPr>
                <w:sz w:val="16"/>
                <w:szCs w:val="16"/>
              </w:rPr>
              <w:t>218</w:t>
            </w:r>
            <w:del w:id="642" w:author="Issayevskiy, Konstantin [STAMGazStroy LLP]" w:date="2025-12-11T14:14:00Z" w16du:dateUtc="2025-12-11T09:14:00Z">
              <w:r w:rsidRPr="000037AA" w:rsidDel="0047341D">
                <w:rPr>
                  <w:sz w:val="16"/>
                  <w:szCs w:val="16"/>
                </w:rPr>
                <w:delText>.3</w:delText>
              </w:r>
            </w:del>
            <w:r w:rsidRPr="000037AA">
              <w:rPr>
                <w:sz w:val="16"/>
                <w:szCs w:val="16"/>
              </w:rPr>
              <w:t>°C (425°F)</w:t>
            </w:r>
          </w:p>
          <w:p w14:paraId="2DD7AEF8" w14:textId="0FF34E8F"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204°C (400°F)</w:t>
            </w:r>
          </w:p>
        </w:tc>
      </w:tr>
      <w:tr w:rsidR="00C5496A" w:rsidRPr="0005732F" w14:paraId="47A208EC" w14:textId="77777777" w:rsidTr="00F029EB">
        <w:trPr>
          <w:trHeight w:val="288"/>
          <w:jc w:val="center"/>
        </w:trPr>
        <w:tc>
          <w:tcPr>
            <w:tcW w:w="2368" w:type="dxa"/>
            <w:gridSpan w:val="3"/>
            <w:vAlign w:val="center"/>
          </w:tcPr>
          <w:p w14:paraId="7087E670" w14:textId="77777777" w:rsidR="00C5496A" w:rsidRPr="0005732F" w:rsidRDefault="00C5496A" w:rsidP="00C5496A">
            <w:pPr>
              <w:jc w:val="center"/>
              <w:rPr>
                <w:b/>
                <w:color w:val="auto"/>
                <w:sz w:val="16"/>
                <w:szCs w:val="16"/>
              </w:rPr>
            </w:pPr>
          </w:p>
        </w:tc>
        <w:tc>
          <w:tcPr>
            <w:tcW w:w="2875" w:type="dxa"/>
            <w:vAlign w:val="center"/>
          </w:tcPr>
          <w:p w14:paraId="28A05638"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 xml:space="preserve">PPG  </w:t>
            </w:r>
          </w:p>
        </w:tc>
        <w:tc>
          <w:tcPr>
            <w:tcW w:w="2602" w:type="dxa"/>
            <w:gridSpan w:val="2"/>
            <w:vAlign w:val="center"/>
          </w:tcPr>
          <w:p w14:paraId="2A185BD1" w14:textId="77777777" w:rsidR="00C5496A" w:rsidRPr="000037AA" w:rsidRDefault="00C5496A" w:rsidP="00C5496A">
            <w:pPr>
              <w:autoSpaceDE/>
              <w:autoSpaceDN/>
              <w:adjustRightInd/>
              <w:spacing w:before="0" w:line="240" w:lineRule="auto"/>
              <w:ind w:left="0"/>
              <w:rPr>
                <w:sz w:val="16"/>
                <w:szCs w:val="16"/>
              </w:rPr>
            </w:pPr>
            <w:proofErr w:type="spellStart"/>
            <w:r w:rsidRPr="000037AA">
              <w:rPr>
                <w:sz w:val="16"/>
                <w:szCs w:val="16"/>
              </w:rPr>
              <w:t>SigmaTherm</w:t>
            </w:r>
            <w:proofErr w:type="spellEnd"/>
            <w:r w:rsidR="00A84BEB" w:rsidRPr="000037AA">
              <w:rPr>
                <w:sz w:val="16"/>
                <w:szCs w:val="16"/>
                <w:lang w:val="ru-RU"/>
              </w:rPr>
              <w:t xml:space="preserve"> </w:t>
            </w:r>
            <w:r w:rsidRPr="000037AA">
              <w:rPr>
                <w:sz w:val="16"/>
                <w:szCs w:val="16"/>
              </w:rPr>
              <w:t>2</w:t>
            </w:r>
            <w:r w:rsidRPr="000037AA">
              <w:rPr>
                <w:spacing w:val="1"/>
                <w:sz w:val="16"/>
                <w:szCs w:val="16"/>
              </w:rPr>
              <w:t>3</w:t>
            </w:r>
            <w:r w:rsidRPr="000037AA">
              <w:rPr>
                <w:sz w:val="16"/>
                <w:szCs w:val="16"/>
              </w:rPr>
              <w:t>0</w:t>
            </w:r>
          </w:p>
        </w:tc>
        <w:tc>
          <w:tcPr>
            <w:tcW w:w="971" w:type="dxa"/>
            <w:vAlign w:val="center"/>
          </w:tcPr>
          <w:p w14:paraId="0387209E"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329</w:t>
            </w:r>
          </w:p>
        </w:tc>
        <w:tc>
          <w:tcPr>
            <w:tcW w:w="1169" w:type="dxa"/>
            <w:gridSpan w:val="2"/>
            <w:vAlign w:val="center"/>
          </w:tcPr>
          <w:p w14:paraId="71FB1002"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230°C (446°F)</w:t>
            </w:r>
          </w:p>
        </w:tc>
      </w:tr>
      <w:tr w:rsidR="00C5496A" w:rsidRPr="0005732F" w14:paraId="21741C03" w14:textId="77777777" w:rsidTr="00F029EB">
        <w:trPr>
          <w:trHeight w:val="288"/>
          <w:jc w:val="center"/>
        </w:trPr>
        <w:tc>
          <w:tcPr>
            <w:tcW w:w="2368" w:type="dxa"/>
            <w:gridSpan w:val="3"/>
            <w:vAlign w:val="center"/>
          </w:tcPr>
          <w:p w14:paraId="2E3D2AAA" w14:textId="77777777" w:rsidR="00C5496A" w:rsidRPr="0005732F" w:rsidRDefault="00C5496A" w:rsidP="00C5496A">
            <w:pPr>
              <w:jc w:val="center"/>
              <w:rPr>
                <w:b/>
                <w:color w:val="auto"/>
                <w:sz w:val="16"/>
                <w:szCs w:val="16"/>
              </w:rPr>
            </w:pPr>
          </w:p>
        </w:tc>
        <w:tc>
          <w:tcPr>
            <w:tcW w:w="2875" w:type="dxa"/>
            <w:vAlign w:val="center"/>
          </w:tcPr>
          <w:p w14:paraId="7B9A88EE" w14:textId="77777777" w:rsidR="00C5496A" w:rsidRPr="00D76A3E" w:rsidRDefault="00C5496A" w:rsidP="00C5496A">
            <w:pPr>
              <w:autoSpaceDE/>
              <w:autoSpaceDN/>
              <w:adjustRightInd/>
              <w:spacing w:before="0" w:line="240" w:lineRule="auto"/>
              <w:ind w:left="0"/>
              <w:rPr>
                <w:sz w:val="16"/>
                <w:szCs w:val="16"/>
              </w:rPr>
            </w:pPr>
            <w:r w:rsidRPr="00D76A3E">
              <w:rPr>
                <w:sz w:val="16"/>
                <w:szCs w:val="16"/>
              </w:rPr>
              <w:t>Sherwin Williams</w:t>
            </w:r>
          </w:p>
        </w:tc>
        <w:tc>
          <w:tcPr>
            <w:tcW w:w="2602" w:type="dxa"/>
            <w:gridSpan w:val="2"/>
            <w:vAlign w:val="center"/>
          </w:tcPr>
          <w:p w14:paraId="7284161B" w14:textId="77777777" w:rsidR="00C5496A" w:rsidRPr="000037AA" w:rsidRDefault="00C5496A" w:rsidP="00C5496A">
            <w:pPr>
              <w:autoSpaceDE/>
              <w:autoSpaceDN/>
              <w:adjustRightInd/>
              <w:spacing w:before="0" w:line="240" w:lineRule="auto"/>
              <w:ind w:left="0"/>
              <w:rPr>
                <w:sz w:val="16"/>
                <w:szCs w:val="16"/>
              </w:rPr>
            </w:pPr>
            <w:proofErr w:type="spellStart"/>
            <w:r w:rsidRPr="000037AA">
              <w:rPr>
                <w:sz w:val="16"/>
                <w:szCs w:val="16"/>
              </w:rPr>
              <w:t>Epo</w:t>
            </w:r>
            <w:proofErr w:type="spellEnd"/>
            <w:r w:rsidRPr="000037AA">
              <w:rPr>
                <w:sz w:val="16"/>
                <w:szCs w:val="16"/>
              </w:rPr>
              <w:t>-Phen</w:t>
            </w:r>
            <w:r w:rsidR="00A84BEB" w:rsidRPr="000037AA">
              <w:rPr>
                <w:sz w:val="16"/>
                <w:szCs w:val="16"/>
                <w:lang w:val="ru-RU"/>
              </w:rPr>
              <w:t xml:space="preserve"> </w:t>
            </w:r>
            <w:r w:rsidRPr="000037AA">
              <w:rPr>
                <w:sz w:val="16"/>
                <w:szCs w:val="16"/>
              </w:rPr>
              <w:t>FF</w:t>
            </w:r>
          </w:p>
        </w:tc>
        <w:tc>
          <w:tcPr>
            <w:tcW w:w="971" w:type="dxa"/>
            <w:vAlign w:val="center"/>
          </w:tcPr>
          <w:p w14:paraId="50510F8E" w14:textId="77777777" w:rsidR="00C5496A" w:rsidRPr="000037AA" w:rsidRDefault="00C5496A" w:rsidP="00C5496A">
            <w:pPr>
              <w:autoSpaceDE/>
              <w:autoSpaceDN/>
              <w:adjustRightInd/>
              <w:spacing w:before="0" w:line="240" w:lineRule="auto"/>
              <w:ind w:left="-89" w:hanging="89"/>
              <w:jc w:val="center"/>
              <w:rPr>
                <w:sz w:val="16"/>
                <w:szCs w:val="16"/>
              </w:rPr>
            </w:pPr>
            <w:r w:rsidRPr="000037AA">
              <w:rPr>
                <w:sz w:val="16"/>
                <w:szCs w:val="16"/>
              </w:rPr>
              <w:t>250</w:t>
            </w:r>
          </w:p>
        </w:tc>
        <w:tc>
          <w:tcPr>
            <w:tcW w:w="1169" w:type="dxa"/>
            <w:gridSpan w:val="2"/>
            <w:vAlign w:val="center"/>
          </w:tcPr>
          <w:p w14:paraId="50CE9D44" w14:textId="77777777" w:rsidR="00C5496A" w:rsidRPr="000037AA" w:rsidRDefault="00C5496A" w:rsidP="00C5496A">
            <w:pPr>
              <w:autoSpaceDE/>
              <w:autoSpaceDN/>
              <w:adjustRightInd/>
              <w:spacing w:before="0" w:line="240" w:lineRule="auto"/>
              <w:ind w:left="-49" w:right="-46" w:hanging="89"/>
              <w:jc w:val="center"/>
              <w:rPr>
                <w:sz w:val="16"/>
                <w:szCs w:val="16"/>
              </w:rPr>
            </w:pPr>
            <w:r w:rsidRPr="000037AA">
              <w:rPr>
                <w:sz w:val="16"/>
                <w:szCs w:val="16"/>
              </w:rPr>
              <w:t>232°C (450°F)</w:t>
            </w:r>
          </w:p>
        </w:tc>
      </w:tr>
      <w:tr w:rsidR="00296404" w:rsidRPr="0005732F" w14:paraId="4CA20915" w14:textId="77777777" w:rsidTr="00F029EB">
        <w:trPr>
          <w:trHeight w:val="288"/>
          <w:jc w:val="center"/>
        </w:trPr>
        <w:tc>
          <w:tcPr>
            <w:tcW w:w="2368" w:type="dxa"/>
            <w:gridSpan w:val="3"/>
            <w:vAlign w:val="center"/>
          </w:tcPr>
          <w:p w14:paraId="176AC3F7" w14:textId="77777777" w:rsidR="00296404" w:rsidRPr="0005732F" w:rsidRDefault="00296404" w:rsidP="00296404">
            <w:pPr>
              <w:jc w:val="center"/>
              <w:rPr>
                <w:b/>
                <w:color w:val="auto"/>
                <w:sz w:val="16"/>
                <w:szCs w:val="16"/>
              </w:rPr>
            </w:pPr>
          </w:p>
        </w:tc>
        <w:tc>
          <w:tcPr>
            <w:tcW w:w="2875" w:type="dxa"/>
            <w:vAlign w:val="center"/>
          </w:tcPr>
          <w:p w14:paraId="75EC982B" w14:textId="1CF7A269" w:rsidR="00296404" w:rsidRPr="00D76A3E" w:rsidRDefault="00296404" w:rsidP="00296404">
            <w:pPr>
              <w:autoSpaceDE/>
              <w:autoSpaceDN/>
              <w:adjustRightInd/>
              <w:spacing w:before="0" w:line="240" w:lineRule="auto"/>
              <w:ind w:left="0"/>
              <w:rPr>
                <w:sz w:val="16"/>
                <w:szCs w:val="16"/>
              </w:rPr>
            </w:pPr>
            <w:r>
              <w:rPr>
                <w:sz w:val="16"/>
                <w:szCs w:val="16"/>
              </w:rPr>
              <w:t>VMP</w:t>
            </w:r>
          </w:p>
        </w:tc>
        <w:tc>
          <w:tcPr>
            <w:tcW w:w="2602" w:type="dxa"/>
            <w:gridSpan w:val="2"/>
            <w:vAlign w:val="center"/>
          </w:tcPr>
          <w:p w14:paraId="1096A7BB" w14:textId="631E5070" w:rsidR="00296404" w:rsidRPr="000037AA" w:rsidRDefault="00296404" w:rsidP="00296404">
            <w:pPr>
              <w:autoSpaceDE/>
              <w:autoSpaceDN/>
              <w:adjustRightInd/>
              <w:spacing w:before="0" w:line="240" w:lineRule="auto"/>
              <w:ind w:left="0"/>
              <w:rPr>
                <w:sz w:val="16"/>
                <w:szCs w:val="16"/>
              </w:rPr>
            </w:pPr>
            <w:proofErr w:type="spellStart"/>
            <w:r w:rsidRPr="00C82704">
              <w:rPr>
                <w:sz w:val="16"/>
                <w:szCs w:val="16"/>
              </w:rPr>
              <w:t>Isolep-Thermo</w:t>
            </w:r>
            <w:proofErr w:type="spellEnd"/>
          </w:p>
        </w:tc>
        <w:tc>
          <w:tcPr>
            <w:tcW w:w="971" w:type="dxa"/>
            <w:vAlign w:val="center"/>
          </w:tcPr>
          <w:p w14:paraId="7EAD5904" w14:textId="77777777" w:rsidR="00296404" w:rsidRPr="000037AA" w:rsidRDefault="00296404" w:rsidP="00296404">
            <w:pPr>
              <w:autoSpaceDE/>
              <w:autoSpaceDN/>
              <w:adjustRightInd/>
              <w:spacing w:before="0" w:line="240" w:lineRule="auto"/>
              <w:ind w:left="-89" w:hanging="89"/>
              <w:jc w:val="center"/>
              <w:rPr>
                <w:sz w:val="16"/>
                <w:szCs w:val="16"/>
              </w:rPr>
            </w:pPr>
          </w:p>
        </w:tc>
        <w:tc>
          <w:tcPr>
            <w:tcW w:w="1169" w:type="dxa"/>
            <w:gridSpan w:val="2"/>
            <w:vAlign w:val="center"/>
          </w:tcPr>
          <w:p w14:paraId="5B3CF579" w14:textId="1D00BEAB" w:rsidR="00296404" w:rsidRPr="000037AA" w:rsidRDefault="00296404" w:rsidP="00296404">
            <w:pPr>
              <w:autoSpaceDE/>
              <w:autoSpaceDN/>
              <w:adjustRightInd/>
              <w:spacing w:before="0" w:line="240" w:lineRule="auto"/>
              <w:ind w:left="-49" w:right="-46" w:hanging="89"/>
              <w:jc w:val="center"/>
              <w:rPr>
                <w:sz w:val="16"/>
                <w:szCs w:val="16"/>
              </w:rPr>
            </w:pPr>
            <w:r>
              <w:rPr>
                <w:sz w:val="16"/>
                <w:szCs w:val="16"/>
              </w:rPr>
              <w:t>172</w:t>
            </w:r>
            <w:r w:rsidRPr="0082198B">
              <w:rPr>
                <w:sz w:val="16"/>
                <w:szCs w:val="16"/>
              </w:rPr>
              <w:t>°C</w:t>
            </w:r>
            <w:r>
              <w:rPr>
                <w:sz w:val="16"/>
                <w:szCs w:val="16"/>
              </w:rPr>
              <w:t xml:space="preserve"> (341.6</w:t>
            </w:r>
            <w:r w:rsidRPr="0082198B">
              <w:rPr>
                <w:sz w:val="16"/>
                <w:szCs w:val="16"/>
              </w:rPr>
              <w:t>°F)</w:t>
            </w:r>
          </w:p>
        </w:tc>
      </w:tr>
      <w:tr w:rsidR="00C5496A" w:rsidRPr="0032742D" w14:paraId="40F69C61" w14:textId="77777777" w:rsidTr="00F029EB">
        <w:trPr>
          <w:trHeight w:val="288"/>
          <w:jc w:val="center"/>
        </w:trPr>
        <w:tc>
          <w:tcPr>
            <w:tcW w:w="2368" w:type="dxa"/>
            <w:gridSpan w:val="3"/>
            <w:tcBorders>
              <w:bottom w:val="single" w:sz="12" w:space="0" w:color="auto"/>
            </w:tcBorders>
            <w:vAlign w:val="center"/>
          </w:tcPr>
          <w:p w14:paraId="7E635E8D" w14:textId="77777777" w:rsidR="00C5496A" w:rsidRPr="00F029EB" w:rsidRDefault="00C5496A" w:rsidP="00F029EB">
            <w:pPr>
              <w:autoSpaceDE/>
              <w:autoSpaceDN/>
              <w:adjustRightInd/>
              <w:spacing w:before="0" w:line="240" w:lineRule="auto"/>
              <w:ind w:left="0"/>
              <w:rPr>
                <w:i/>
                <w:color w:val="auto"/>
                <w:sz w:val="14"/>
                <w:szCs w:val="24"/>
                <w:lang w:val="ru-RU"/>
              </w:rPr>
            </w:pPr>
          </w:p>
        </w:tc>
        <w:tc>
          <w:tcPr>
            <w:tcW w:w="7617" w:type="dxa"/>
            <w:gridSpan w:val="6"/>
            <w:tcBorders>
              <w:bottom w:val="single" w:sz="12" w:space="0" w:color="auto"/>
            </w:tcBorders>
            <w:vAlign w:val="center"/>
          </w:tcPr>
          <w:p w14:paraId="452F41A8" w14:textId="77777777" w:rsidR="00C5496A" w:rsidRPr="006952A6" w:rsidRDefault="00C5496A" w:rsidP="00C5496A">
            <w:pPr>
              <w:autoSpaceDE/>
              <w:autoSpaceDN/>
              <w:adjustRightInd/>
              <w:spacing w:before="0" w:line="240" w:lineRule="auto"/>
              <w:ind w:left="0"/>
              <w:rPr>
                <w:i/>
                <w:color w:val="auto"/>
                <w:sz w:val="14"/>
                <w:szCs w:val="14"/>
                <w:lang w:val="ru-RU"/>
              </w:rPr>
            </w:pPr>
            <w:r w:rsidRPr="00015BD6">
              <w:rPr>
                <w:i/>
                <w:color w:val="auto"/>
                <w:sz w:val="14"/>
                <w:szCs w:val="24"/>
                <w:lang w:val="ru-RU"/>
              </w:rPr>
              <w:t>Данные покрытия содержат эпоксидные и эпоксиднофенольные смолистые вещества.</w:t>
            </w:r>
          </w:p>
        </w:tc>
      </w:tr>
      <w:tr w:rsidR="00C5496A" w:rsidRPr="0005732F" w14:paraId="2BCE2994" w14:textId="77777777" w:rsidTr="00F029EB">
        <w:trPr>
          <w:trHeight w:val="288"/>
          <w:jc w:val="center"/>
        </w:trPr>
        <w:tc>
          <w:tcPr>
            <w:tcW w:w="1250" w:type="dxa"/>
            <w:vAlign w:val="center"/>
          </w:tcPr>
          <w:p w14:paraId="4FDA009E" w14:textId="77777777" w:rsidR="00C5496A" w:rsidRPr="0005732F" w:rsidRDefault="00C5496A" w:rsidP="00C5496A">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993" w:type="dxa"/>
            <w:gridSpan w:val="3"/>
            <w:vAlign w:val="center"/>
          </w:tcPr>
          <w:p w14:paraId="79567CE5" w14:textId="09C6AAB0" w:rsidR="00C5496A" w:rsidRPr="00E26578" w:rsidRDefault="00E6562C" w:rsidP="00C5496A">
            <w:pPr>
              <w:ind w:left="-72"/>
              <w:rPr>
                <w:b/>
                <w:color w:val="auto"/>
                <w:sz w:val="16"/>
                <w:szCs w:val="16"/>
                <w:lang w:val="ru-RU"/>
              </w:rPr>
            </w:pPr>
            <w:r>
              <w:rPr>
                <w:color w:val="auto"/>
                <w:sz w:val="16"/>
                <w:szCs w:val="24"/>
                <w:lang w:val="ru-RU"/>
              </w:rPr>
              <w:t>Ноябрь</w:t>
            </w:r>
            <w:r w:rsidR="00ED5A6C">
              <w:rPr>
                <w:color w:val="auto"/>
                <w:sz w:val="16"/>
                <w:szCs w:val="24"/>
                <w:lang w:val="ru-RU"/>
              </w:rPr>
              <w:t xml:space="preserve"> 2025</w:t>
            </w:r>
          </w:p>
        </w:tc>
        <w:tc>
          <w:tcPr>
            <w:tcW w:w="2602" w:type="dxa"/>
            <w:gridSpan w:val="2"/>
            <w:vAlign w:val="center"/>
          </w:tcPr>
          <w:p w14:paraId="060252AF" w14:textId="77777777" w:rsidR="00C5496A" w:rsidRPr="0005732F" w:rsidRDefault="00C5496A" w:rsidP="00C5496A">
            <w:pPr>
              <w:rPr>
                <w:b/>
                <w:color w:val="auto"/>
                <w:sz w:val="16"/>
                <w:szCs w:val="16"/>
              </w:rPr>
            </w:pPr>
          </w:p>
        </w:tc>
        <w:tc>
          <w:tcPr>
            <w:tcW w:w="971" w:type="dxa"/>
            <w:vAlign w:val="center"/>
          </w:tcPr>
          <w:p w14:paraId="222AAFDC" w14:textId="77777777" w:rsidR="00C5496A" w:rsidRPr="0005732F" w:rsidRDefault="00C5496A" w:rsidP="00C5496A">
            <w:pPr>
              <w:jc w:val="center"/>
              <w:rPr>
                <w:b/>
                <w:color w:val="auto"/>
                <w:sz w:val="16"/>
                <w:szCs w:val="16"/>
              </w:rPr>
            </w:pPr>
          </w:p>
        </w:tc>
        <w:tc>
          <w:tcPr>
            <w:tcW w:w="1169" w:type="dxa"/>
            <w:gridSpan w:val="2"/>
            <w:vAlign w:val="center"/>
          </w:tcPr>
          <w:p w14:paraId="5AA94BCF" w14:textId="77777777" w:rsidR="00C5496A" w:rsidRPr="0005732F" w:rsidRDefault="00C5496A" w:rsidP="00C5496A">
            <w:pPr>
              <w:jc w:val="center"/>
              <w:rPr>
                <w:b/>
                <w:color w:val="auto"/>
                <w:sz w:val="16"/>
                <w:szCs w:val="16"/>
              </w:rPr>
            </w:pPr>
          </w:p>
        </w:tc>
      </w:tr>
    </w:tbl>
    <w:p w14:paraId="34E0F3E8" w14:textId="77777777" w:rsidR="0070565A" w:rsidRDefault="0070565A" w:rsidP="0070565A">
      <w:pPr>
        <w:widowControl w:val="0"/>
        <w:spacing w:line="240" w:lineRule="auto"/>
        <w:ind w:left="1350" w:right="151" w:hanging="1260"/>
        <w:contextualSpacing/>
        <w:rPr>
          <w:sz w:val="16"/>
          <w:szCs w:val="16"/>
          <w:lang w:val="ru-RU"/>
        </w:rPr>
      </w:pPr>
    </w:p>
    <w:p w14:paraId="31E80B66" w14:textId="580437E3" w:rsidR="00ED5A6C" w:rsidRPr="00837732" w:rsidRDefault="00ED5A6C" w:rsidP="0070565A">
      <w:pPr>
        <w:widowControl w:val="0"/>
        <w:spacing w:line="240" w:lineRule="auto"/>
        <w:ind w:left="1350" w:right="151" w:hanging="1260"/>
        <w:contextualSpacing/>
        <w:rPr>
          <w:sz w:val="16"/>
          <w:szCs w:val="16"/>
          <w:lang w:val="ru-RU"/>
        </w:rPr>
      </w:pPr>
      <w:r>
        <w:rPr>
          <w:sz w:val="16"/>
          <w:szCs w:val="16"/>
          <w:lang w:val="ru-RU"/>
        </w:rPr>
        <w:t xml:space="preserve">Примечание 1: </w:t>
      </w:r>
      <w:r w:rsidR="0070565A">
        <w:rPr>
          <w:sz w:val="16"/>
          <w:szCs w:val="16"/>
          <w:lang w:val="ru-RU"/>
        </w:rPr>
        <w:tab/>
      </w:r>
      <w:r w:rsidRPr="00837732">
        <w:rPr>
          <w:sz w:val="16"/>
          <w:szCs w:val="16"/>
          <w:lang w:val="ru-RU"/>
        </w:rPr>
        <w:t>*</w:t>
      </w:r>
      <w:r>
        <w:rPr>
          <w:sz w:val="16"/>
          <w:szCs w:val="16"/>
          <w:lang w:val="ru-RU"/>
        </w:rPr>
        <w:t xml:space="preserve">Поверх </w:t>
      </w:r>
      <w:r w:rsidRPr="00EF2623">
        <w:rPr>
          <w:sz w:val="16"/>
          <w:szCs w:val="16"/>
          <w:lang w:val="ru-RU"/>
        </w:rPr>
        <w:t>Thurmalox</w:t>
      </w:r>
      <w:r w:rsidRPr="00837732">
        <w:rPr>
          <w:sz w:val="16"/>
          <w:szCs w:val="16"/>
          <w:lang w:val="ru-RU"/>
        </w:rPr>
        <w:t xml:space="preserve"> 218 </w:t>
      </w:r>
      <w:r>
        <w:rPr>
          <w:sz w:val="16"/>
          <w:szCs w:val="16"/>
          <w:lang w:val="ru-RU"/>
        </w:rPr>
        <w:t xml:space="preserve">должен наноситься только </w:t>
      </w:r>
      <w:r w:rsidRPr="00EF2623">
        <w:rPr>
          <w:sz w:val="16"/>
          <w:szCs w:val="16"/>
          <w:lang w:val="ru-RU"/>
        </w:rPr>
        <w:t>Thurmalox</w:t>
      </w:r>
      <w:r w:rsidRPr="00837732">
        <w:rPr>
          <w:sz w:val="16"/>
          <w:szCs w:val="16"/>
          <w:lang w:val="ru-RU"/>
        </w:rPr>
        <w:t xml:space="preserve"> 219.</w:t>
      </w:r>
    </w:p>
    <w:p w14:paraId="2E0A0340" w14:textId="48298FC0" w:rsidR="007E0704" w:rsidRDefault="00ED5A6C" w:rsidP="007E0704">
      <w:pPr>
        <w:widowControl w:val="0"/>
        <w:spacing w:line="240" w:lineRule="auto"/>
        <w:ind w:left="1350" w:right="151" w:hanging="1260"/>
        <w:contextualSpacing/>
        <w:rPr>
          <w:ins w:id="643" w:author="Kurmanov, Aidyn [STAMGazStroy LLP]" w:date="2025-12-11T15:21:00Z" w16du:dateUtc="2025-12-11T10:21:00Z"/>
          <w:sz w:val="16"/>
          <w:szCs w:val="16"/>
          <w:lang w:val="ru-RU"/>
        </w:rPr>
      </w:pPr>
      <w:r>
        <w:rPr>
          <w:sz w:val="16"/>
          <w:szCs w:val="16"/>
          <w:lang w:val="ru-RU"/>
        </w:rPr>
        <w:t xml:space="preserve">Примечание 2: </w:t>
      </w:r>
      <w:r w:rsidR="0070565A">
        <w:rPr>
          <w:sz w:val="16"/>
          <w:szCs w:val="16"/>
          <w:lang w:val="ru-RU"/>
        </w:rPr>
        <w:tab/>
      </w:r>
      <w:r w:rsidRPr="00837732">
        <w:rPr>
          <w:sz w:val="16"/>
          <w:szCs w:val="16"/>
          <w:lang w:val="ru-RU"/>
        </w:rPr>
        <w:t>**</w:t>
      </w:r>
      <w:r>
        <w:rPr>
          <w:sz w:val="16"/>
          <w:szCs w:val="16"/>
          <w:lang w:val="ru-RU"/>
        </w:rPr>
        <w:t xml:space="preserve">Поверх </w:t>
      </w:r>
      <w:r w:rsidRPr="00EF2623">
        <w:rPr>
          <w:sz w:val="16"/>
          <w:szCs w:val="16"/>
          <w:lang w:val="ru-RU"/>
        </w:rPr>
        <w:t>Protexior</w:t>
      </w:r>
      <w:r w:rsidRPr="00837732">
        <w:rPr>
          <w:sz w:val="16"/>
          <w:szCs w:val="16"/>
          <w:lang w:val="ru-RU"/>
        </w:rPr>
        <w:t xml:space="preserve"> 795 </w:t>
      </w:r>
      <w:r>
        <w:rPr>
          <w:sz w:val="16"/>
          <w:szCs w:val="16"/>
          <w:lang w:val="ru-RU"/>
        </w:rPr>
        <w:t xml:space="preserve">должен наноситься только </w:t>
      </w:r>
      <w:r w:rsidRPr="00EF2623">
        <w:rPr>
          <w:sz w:val="16"/>
          <w:szCs w:val="16"/>
          <w:lang w:val="ru-RU"/>
        </w:rPr>
        <w:t>Protexior</w:t>
      </w:r>
      <w:r w:rsidRPr="00837732">
        <w:rPr>
          <w:sz w:val="16"/>
          <w:szCs w:val="16"/>
          <w:lang w:val="ru-RU"/>
        </w:rPr>
        <w:t xml:space="preserve"> 794.</w:t>
      </w:r>
    </w:p>
    <w:p w14:paraId="4A486AC5" w14:textId="184DD321" w:rsidR="007A1704" w:rsidRPr="00473966" w:rsidRDefault="007E0704" w:rsidP="00473966">
      <w:pPr>
        <w:widowControl w:val="0"/>
        <w:spacing w:line="240" w:lineRule="auto"/>
        <w:ind w:left="1350" w:right="151" w:hanging="1260"/>
        <w:contextualSpacing/>
        <w:rPr>
          <w:spacing w:val="1"/>
          <w:sz w:val="16"/>
          <w:szCs w:val="16"/>
          <w:lang w:val="ru-RU"/>
        </w:rPr>
      </w:pPr>
      <w:ins w:id="644" w:author="Kurmanov, Aidyn [STAMGazStroy LLP]" w:date="2025-12-11T15:21:00Z" w16du:dateUtc="2025-12-11T10:21:00Z">
        <w:r>
          <w:rPr>
            <w:sz w:val="16"/>
            <w:szCs w:val="16"/>
            <w:lang w:val="ru-RU"/>
          </w:rPr>
          <w:t xml:space="preserve">Примечание 3:       </w:t>
        </w:r>
      </w:ins>
      <w:ins w:id="645" w:author="Kurmanov, Aidyn [STAMGazStroy LLP]" w:date="2025-12-11T15:22:00Z" w16du:dateUtc="2025-12-11T10:22:00Z">
        <w:r w:rsidR="004D318C" w:rsidRPr="00473966">
          <w:rPr>
            <w:spacing w:val="1"/>
            <w:sz w:val="16"/>
            <w:szCs w:val="16"/>
            <w:lang w:val="ru-RU"/>
          </w:rPr>
          <w:t>***</w:t>
        </w:r>
      </w:ins>
      <w:ins w:id="646" w:author="Kurmanov, Aidyn [STAMGazStroy LLP]" w:date="2025-12-11T15:23:00Z">
        <w:r w:rsidR="00473966" w:rsidRPr="00473966">
          <w:rPr>
            <w:spacing w:val="1"/>
            <w:sz w:val="16"/>
            <w:szCs w:val="16"/>
            <w:lang w:val="ru-RU"/>
          </w:rPr>
          <w:t xml:space="preserve">Допускается применение </w:t>
        </w:r>
        <w:r w:rsidR="00473966" w:rsidRPr="00473966">
          <w:rPr>
            <w:spacing w:val="1"/>
            <w:sz w:val="16"/>
            <w:szCs w:val="16"/>
          </w:rPr>
          <w:t>Devoe</w:t>
        </w:r>
        <w:r w:rsidR="00473966" w:rsidRPr="00473966">
          <w:rPr>
            <w:spacing w:val="1"/>
            <w:sz w:val="16"/>
            <w:szCs w:val="16"/>
            <w:lang w:val="ru-RU"/>
          </w:rPr>
          <w:t xml:space="preserve"> </w:t>
        </w:r>
        <w:r w:rsidR="00473966" w:rsidRPr="00473966">
          <w:rPr>
            <w:spacing w:val="1"/>
            <w:sz w:val="16"/>
            <w:szCs w:val="16"/>
          </w:rPr>
          <w:t>HT</w:t>
        </w:r>
        <w:r w:rsidR="00473966" w:rsidRPr="00473966">
          <w:rPr>
            <w:spacing w:val="1"/>
            <w:sz w:val="16"/>
            <w:szCs w:val="16"/>
            <w:lang w:val="ru-RU"/>
          </w:rPr>
          <w:t>-403</w:t>
        </w:r>
      </w:ins>
    </w:p>
    <w:p w14:paraId="0B2B0D66" w14:textId="7D7C8818" w:rsidR="00ED5A6C" w:rsidRDefault="00ED5A6C" w:rsidP="0070565A">
      <w:pPr>
        <w:widowControl w:val="0"/>
        <w:spacing w:line="240" w:lineRule="auto"/>
        <w:ind w:left="1350" w:right="151" w:hanging="1260"/>
        <w:contextualSpacing/>
        <w:rPr>
          <w:sz w:val="16"/>
          <w:szCs w:val="16"/>
          <w:lang w:val="ru-RU"/>
        </w:rPr>
      </w:pPr>
      <w:r>
        <w:rPr>
          <w:sz w:val="16"/>
          <w:szCs w:val="16"/>
          <w:lang w:val="ru-RU"/>
        </w:rPr>
        <w:t>Примечание 3</w:t>
      </w:r>
      <w:r w:rsidRPr="00837732">
        <w:rPr>
          <w:sz w:val="16"/>
          <w:szCs w:val="16"/>
          <w:lang w:val="ru-RU"/>
        </w:rPr>
        <w:t xml:space="preserve">: </w:t>
      </w:r>
      <w:r w:rsidR="0070565A">
        <w:rPr>
          <w:sz w:val="16"/>
          <w:szCs w:val="16"/>
          <w:lang w:val="ru-RU"/>
        </w:rPr>
        <w:tab/>
      </w:r>
      <w:r>
        <w:rPr>
          <w:sz w:val="16"/>
          <w:szCs w:val="16"/>
          <w:lang w:val="ru-RU"/>
        </w:rPr>
        <w:t>Продукты</w:t>
      </w:r>
      <w:r w:rsidRPr="00FD42F7">
        <w:rPr>
          <w:sz w:val="16"/>
          <w:szCs w:val="16"/>
          <w:lang w:val="ru-RU"/>
        </w:rPr>
        <w:t xml:space="preserve">, </w:t>
      </w:r>
      <w:r>
        <w:rPr>
          <w:sz w:val="16"/>
          <w:szCs w:val="16"/>
          <w:lang w:val="ru-RU"/>
        </w:rPr>
        <w:t xml:space="preserve">которые содержат </w:t>
      </w:r>
      <w:r w:rsidRPr="00837732">
        <w:rPr>
          <w:sz w:val="16"/>
          <w:szCs w:val="16"/>
          <w:lang w:val="ru-RU"/>
        </w:rPr>
        <w:t xml:space="preserve">&gt;10% </w:t>
      </w:r>
      <w:r>
        <w:rPr>
          <w:sz w:val="16"/>
          <w:szCs w:val="16"/>
          <w:lang w:val="ru-RU"/>
        </w:rPr>
        <w:t>добавки алюминия не должны проверяться методом «</w:t>
      </w:r>
      <w:r w:rsidRPr="00EF2623">
        <w:rPr>
          <w:sz w:val="16"/>
          <w:szCs w:val="16"/>
          <w:lang w:val="ru-RU"/>
        </w:rPr>
        <w:t>holiday</w:t>
      </w:r>
      <w:r>
        <w:rPr>
          <w:sz w:val="16"/>
          <w:szCs w:val="16"/>
          <w:lang w:val="ru-RU"/>
        </w:rPr>
        <w:t xml:space="preserve"> </w:t>
      </w:r>
      <w:r w:rsidRPr="00EF2623">
        <w:rPr>
          <w:sz w:val="16"/>
          <w:szCs w:val="16"/>
          <w:lang w:val="ru-RU"/>
        </w:rPr>
        <w:t>test</w:t>
      </w:r>
      <w:r>
        <w:rPr>
          <w:sz w:val="16"/>
          <w:szCs w:val="16"/>
          <w:lang w:val="ru-RU"/>
        </w:rPr>
        <w:t>», исходя из проводимости алюминия</w:t>
      </w:r>
      <w:r w:rsidRPr="00837732">
        <w:rPr>
          <w:sz w:val="16"/>
          <w:szCs w:val="16"/>
          <w:lang w:val="ru-RU"/>
        </w:rPr>
        <w:t>.</w:t>
      </w:r>
    </w:p>
    <w:p w14:paraId="4AC3E68A" w14:textId="2D7E0EA2" w:rsidR="00EF2623" w:rsidRPr="00A27633" w:rsidRDefault="00EF2623" w:rsidP="0070565A">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4</w:t>
      </w:r>
      <w:r w:rsidRPr="00043B9C">
        <w:rPr>
          <w:sz w:val="16"/>
          <w:szCs w:val="16"/>
          <w:lang w:val="ru-RU"/>
        </w:rPr>
        <w:t xml:space="preserve">: </w:t>
      </w:r>
      <w:r w:rsidR="0070565A">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A27633">
        <w:rPr>
          <w:sz w:val="16"/>
          <w:szCs w:val="16"/>
          <w:lang w:val="ru-RU"/>
        </w:rPr>
        <w:t xml:space="preserve"> </w:t>
      </w:r>
      <w:r>
        <w:rPr>
          <w:sz w:val="16"/>
          <w:szCs w:val="16"/>
          <w:lang w:val="ru-RU"/>
        </w:rPr>
        <w:t xml:space="preserve">Отклонение допускается если покрытие выпускается в одном цвете. </w:t>
      </w:r>
    </w:p>
    <w:p w14:paraId="090C8EE2" w14:textId="77777777" w:rsidR="002B5E17" w:rsidRPr="007E5877" w:rsidRDefault="002B5E17" w:rsidP="007E5877">
      <w:pPr>
        <w:widowControl w:val="0"/>
        <w:spacing w:line="240" w:lineRule="auto"/>
        <w:ind w:left="1080" w:right="-20" w:hanging="1083"/>
        <w:contextualSpacing/>
        <w:rPr>
          <w:sz w:val="16"/>
          <w:szCs w:val="16"/>
          <w:lang w:val="ru-RU"/>
        </w:rPr>
      </w:pPr>
      <w:r w:rsidRPr="007E5877">
        <w:rPr>
          <w:sz w:val="16"/>
          <w:szCs w:val="16"/>
          <w:lang w:val="ru-RU"/>
        </w:rPr>
        <w:br w:type="page"/>
      </w:r>
    </w:p>
    <w:tbl>
      <w:tblPr>
        <w:tblW w:w="10005" w:type="dxa"/>
        <w:jc w:val="center"/>
        <w:tblLayout w:type="fixed"/>
        <w:tblLook w:val="01E0" w:firstRow="1" w:lastRow="1" w:firstColumn="1" w:lastColumn="1" w:noHBand="0" w:noVBand="0"/>
      </w:tblPr>
      <w:tblGrid>
        <w:gridCol w:w="1349"/>
        <w:gridCol w:w="270"/>
        <w:gridCol w:w="848"/>
        <w:gridCol w:w="2753"/>
        <w:gridCol w:w="180"/>
        <w:gridCol w:w="841"/>
        <w:gridCol w:w="1319"/>
        <w:gridCol w:w="990"/>
        <w:gridCol w:w="1411"/>
        <w:gridCol w:w="23"/>
        <w:gridCol w:w="7"/>
        <w:gridCol w:w="14"/>
      </w:tblGrid>
      <w:tr w:rsidR="00C5496A" w:rsidRPr="0005732F" w14:paraId="36ACA5C8" w14:textId="77777777" w:rsidTr="00F029EB">
        <w:trPr>
          <w:gridAfter w:val="1"/>
          <w:wAfter w:w="14" w:type="dxa"/>
          <w:trHeight w:val="360"/>
          <w:jc w:val="center"/>
        </w:trPr>
        <w:tc>
          <w:tcPr>
            <w:tcW w:w="9991" w:type="dxa"/>
            <w:gridSpan w:val="11"/>
            <w:tcBorders>
              <w:top w:val="single" w:sz="6" w:space="0" w:color="auto"/>
              <w:bottom w:val="single" w:sz="12" w:space="0" w:color="auto"/>
            </w:tcBorders>
            <w:shd w:val="clear" w:color="auto" w:fill="FFFFFF"/>
            <w:vAlign w:val="center"/>
          </w:tcPr>
          <w:p w14:paraId="41D22A46" w14:textId="77777777" w:rsidR="00C5496A" w:rsidRPr="0005732F" w:rsidRDefault="00C5496A" w:rsidP="00C5496A">
            <w:pPr>
              <w:ind w:right="-72"/>
              <w:jc w:val="right"/>
              <w:rPr>
                <w:b/>
                <w:i/>
                <w:color w:val="auto"/>
              </w:rPr>
            </w:pPr>
            <w:r w:rsidRPr="0005732F">
              <w:rPr>
                <w:b/>
                <w:i/>
                <w:color w:val="auto"/>
              </w:rPr>
              <w:lastRenderedPageBreak/>
              <w:t xml:space="preserve">Покрытия </w:t>
            </w:r>
            <w:proofErr w:type="spellStart"/>
            <w:r w:rsidRPr="0005732F">
              <w:rPr>
                <w:b/>
                <w:i/>
                <w:color w:val="auto"/>
              </w:rPr>
              <w:t>под</w:t>
            </w:r>
            <w:proofErr w:type="spellEnd"/>
            <w:r w:rsidRPr="0005732F">
              <w:rPr>
                <w:b/>
                <w:i/>
                <w:color w:val="auto"/>
              </w:rPr>
              <w:t xml:space="preserve"> </w:t>
            </w:r>
            <w:proofErr w:type="spellStart"/>
            <w:r w:rsidRPr="0005732F">
              <w:rPr>
                <w:b/>
                <w:i/>
                <w:color w:val="auto"/>
              </w:rPr>
              <w:t>изоляцию</w:t>
            </w:r>
            <w:proofErr w:type="spellEnd"/>
          </w:p>
        </w:tc>
      </w:tr>
      <w:tr w:rsidR="00C5496A" w:rsidRPr="0005732F" w14:paraId="75F173CF" w14:textId="77777777" w:rsidTr="000311C5">
        <w:trPr>
          <w:gridAfter w:val="1"/>
          <w:wAfter w:w="14" w:type="dxa"/>
          <w:trHeight w:val="360"/>
          <w:jc w:val="center"/>
        </w:trPr>
        <w:tc>
          <w:tcPr>
            <w:tcW w:w="7560" w:type="dxa"/>
            <w:gridSpan w:val="7"/>
            <w:tcBorders>
              <w:top w:val="single" w:sz="12" w:space="0" w:color="auto"/>
              <w:left w:val="single" w:sz="12" w:space="0" w:color="auto"/>
              <w:bottom w:val="single" w:sz="12" w:space="0" w:color="auto"/>
            </w:tcBorders>
            <w:vAlign w:val="center"/>
          </w:tcPr>
          <w:p w14:paraId="1860C825" w14:textId="77777777" w:rsidR="00C5496A" w:rsidRPr="00ED1073" w:rsidRDefault="0020250E" w:rsidP="0020250E">
            <w:pPr>
              <w:autoSpaceDE/>
              <w:autoSpaceDN/>
              <w:adjustRightInd/>
              <w:spacing w:before="0" w:line="240" w:lineRule="auto"/>
              <w:ind w:left="0"/>
              <w:rPr>
                <w:b/>
                <w:color w:val="auto"/>
                <w:sz w:val="20"/>
                <w:szCs w:val="20"/>
                <w:lang w:val="ru-RU"/>
              </w:rPr>
            </w:pPr>
            <w:r>
              <w:rPr>
                <w:b/>
                <w:color w:val="auto"/>
                <w:sz w:val="20"/>
                <w:szCs w:val="24"/>
                <w:lang w:val="ru-RU"/>
              </w:rPr>
              <w:t>Т</w:t>
            </w:r>
            <w:r w:rsidR="00C5496A" w:rsidRPr="00AD544E">
              <w:rPr>
                <w:b/>
                <w:color w:val="auto"/>
                <w:sz w:val="20"/>
                <w:szCs w:val="24"/>
                <w:lang w:val="ru-RU"/>
              </w:rPr>
              <w:t>онкопле</w:t>
            </w:r>
            <w:r w:rsidR="00C5496A">
              <w:rPr>
                <w:b/>
                <w:color w:val="auto"/>
                <w:sz w:val="20"/>
                <w:szCs w:val="24"/>
                <w:lang w:val="ru-RU"/>
              </w:rPr>
              <w:t xml:space="preserve">ночные неорганические покрытия </w:t>
            </w:r>
            <w:r w:rsidR="00C5496A" w:rsidRPr="00AD544E">
              <w:rPr>
                <w:b/>
                <w:color w:val="auto"/>
                <w:sz w:val="20"/>
                <w:szCs w:val="24"/>
                <w:lang w:val="ru-RU"/>
              </w:rPr>
              <w:t xml:space="preserve">для температур углеродистой стали или нержавеющей стали свыше </w:t>
            </w:r>
            <w:r>
              <w:rPr>
                <w:b/>
                <w:color w:val="auto"/>
                <w:sz w:val="20"/>
                <w:szCs w:val="24"/>
                <w:lang w:val="ru-RU"/>
              </w:rPr>
              <w:t>204</w:t>
            </w:r>
            <w:r w:rsidR="00C5496A" w:rsidRPr="00AD544E">
              <w:rPr>
                <w:b/>
                <w:color w:val="auto"/>
                <w:sz w:val="20"/>
                <w:szCs w:val="24"/>
                <w:lang w:val="ru-RU"/>
              </w:rPr>
              <w:t>°</w:t>
            </w:r>
            <w:r w:rsidR="00C5496A">
              <w:rPr>
                <w:b/>
                <w:color w:val="auto"/>
                <w:sz w:val="20"/>
                <w:szCs w:val="24"/>
              </w:rPr>
              <w:t>C</w:t>
            </w:r>
            <w:r w:rsidR="00C5496A" w:rsidRPr="00ED1073">
              <w:rPr>
                <w:b/>
                <w:color w:val="auto"/>
                <w:sz w:val="20"/>
                <w:szCs w:val="24"/>
                <w:lang w:val="ru-RU"/>
              </w:rPr>
              <w:t xml:space="preserve"> (</w:t>
            </w:r>
            <w:r>
              <w:rPr>
                <w:b/>
                <w:color w:val="auto"/>
                <w:sz w:val="20"/>
                <w:szCs w:val="24"/>
                <w:lang w:val="ru-RU"/>
              </w:rPr>
              <w:t>400</w:t>
            </w:r>
            <w:r w:rsidR="00C5496A" w:rsidRPr="00AD544E">
              <w:rPr>
                <w:b/>
                <w:color w:val="auto"/>
                <w:sz w:val="20"/>
                <w:szCs w:val="24"/>
                <w:lang w:val="ru-RU"/>
              </w:rPr>
              <w:t>°F</w:t>
            </w:r>
            <w:r w:rsidR="00C5496A" w:rsidRPr="00ED1073">
              <w:rPr>
                <w:b/>
                <w:color w:val="auto"/>
                <w:sz w:val="20"/>
                <w:szCs w:val="24"/>
                <w:lang w:val="ru-RU"/>
              </w:rPr>
              <w:t>)</w:t>
            </w:r>
          </w:p>
        </w:tc>
        <w:tc>
          <w:tcPr>
            <w:tcW w:w="2431" w:type="dxa"/>
            <w:gridSpan w:val="4"/>
            <w:tcBorders>
              <w:top w:val="single" w:sz="12" w:space="0" w:color="auto"/>
              <w:bottom w:val="single" w:sz="12" w:space="0" w:color="auto"/>
              <w:right w:val="single" w:sz="12" w:space="0" w:color="auto"/>
            </w:tcBorders>
            <w:shd w:val="clear" w:color="auto" w:fill="000000"/>
            <w:vAlign w:val="center"/>
          </w:tcPr>
          <w:p w14:paraId="53EAE8CA" w14:textId="77777777" w:rsidR="00C5496A" w:rsidRPr="0005732F" w:rsidRDefault="00C5496A" w:rsidP="00C5496A">
            <w:pPr>
              <w:autoSpaceDE/>
              <w:autoSpaceDN/>
              <w:adjustRightInd/>
              <w:spacing w:before="0" w:line="240" w:lineRule="auto"/>
              <w:ind w:left="0"/>
              <w:jc w:val="center"/>
              <w:rPr>
                <w:b/>
                <w:color w:val="auto"/>
                <w:sz w:val="36"/>
                <w:szCs w:val="40"/>
              </w:rPr>
            </w:pPr>
            <w:r w:rsidRPr="00B76D32">
              <w:rPr>
                <w:b/>
                <w:color w:val="auto"/>
                <w:sz w:val="36"/>
                <w:szCs w:val="24"/>
                <w:lang w:val="ru-RU"/>
              </w:rPr>
              <w:t>12.7</w:t>
            </w:r>
          </w:p>
        </w:tc>
      </w:tr>
      <w:tr w:rsidR="00C5496A" w:rsidRPr="0005732F" w14:paraId="33C13580" w14:textId="77777777" w:rsidTr="002A3C58">
        <w:trPr>
          <w:gridAfter w:val="2"/>
          <w:wAfter w:w="21" w:type="dxa"/>
          <w:cantSplit/>
          <w:trHeight w:val="288"/>
          <w:jc w:val="center"/>
        </w:trPr>
        <w:tc>
          <w:tcPr>
            <w:tcW w:w="1619" w:type="dxa"/>
            <w:gridSpan w:val="2"/>
            <w:tcBorders>
              <w:top w:val="single" w:sz="12" w:space="0" w:color="auto"/>
            </w:tcBorders>
          </w:tcPr>
          <w:p w14:paraId="4AF4B1A7"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81" w:type="dxa"/>
            <w:gridSpan w:val="3"/>
            <w:tcBorders>
              <w:top w:val="single" w:sz="12" w:space="0" w:color="auto"/>
            </w:tcBorders>
          </w:tcPr>
          <w:p w14:paraId="7DB31860" w14:textId="77777777" w:rsidR="0005225B" w:rsidRDefault="00C5496A" w:rsidP="00C5496A">
            <w:pPr>
              <w:autoSpaceDE/>
              <w:autoSpaceDN/>
              <w:adjustRightInd/>
              <w:spacing w:before="0" w:line="240" w:lineRule="auto"/>
              <w:ind w:left="-72"/>
              <w:rPr>
                <w:color w:val="auto"/>
                <w:sz w:val="16"/>
                <w:szCs w:val="24"/>
                <w:lang w:val="ru-RU"/>
              </w:rPr>
            </w:pPr>
            <w:r w:rsidRPr="007C3D0C">
              <w:rPr>
                <w:b/>
                <w:bCs/>
                <w:color w:val="auto"/>
                <w:sz w:val="16"/>
                <w:szCs w:val="24"/>
                <w:lang w:val="ru-RU"/>
              </w:rPr>
              <w:t>Нержавеющая сталь</w:t>
            </w:r>
            <w:r w:rsidR="007C3D0C" w:rsidRPr="007C3D0C">
              <w:rPr>
                <w:b/>
                <w:bCs/>
                <w:color w:val="auto"/>
                <w:sz w:val="16"/>
                <w:szCs w:val="24"/>
                <w:lang w:val="ru-RU"/>
              </w:rPr>
              <w:t>:</w:t>
            </w:r>
            <w:r w:rsidRPr="00037A5B">
              <w:rPr>
                <w:color w:val="auto"/>
                <w:sz w:val="16"/>
                <w:szCs w:val="24"/>
                <w:lang w:val="ru-RU"/>
              </w:rPr>
              <w:t xml:space="preserve"> </w:t>
            </w:r>
          </w:p>
          <w:p w14:paraId="0DB5DF86" w14:textId="47C1036F" w:rsidR="004C379C" w:rsidRDefault="00C5496A" w:rsidP="00C5496A">
            <w:pPr>
              <w:autoSpaceDE/>
              <w:autoSpaceDN/>
              <w:adjustRightInd/>
              <w:spacing w:before="0" w:line="240" w:lineRule="auto"/>
              <w:ind w:left="-72"/>
              <w:rPr>
                <w:color w:val="auto"/>
                <w:sz w:val="16"/>
                <w:szCs w:val="24"/>
                <w:lang w:val="ru-RU"/>
              </w:rPr>
            </w:pPr>
            <w:r w:rsidRPr="00037A5B">
              <w:rPr>
                <w:color w:val="auto"/>
                <w:sz w:val="16"/>
                <w:szCs w:val="24"/>
                <w:lang w:val="ru-RU"/>
              </w:rPr>
              <w:t>SSPC-</w:t>
            </w:r>
            <w:del w:id="647" w:author="Kurmanov, Aidyn [STAMGazStroy LLP]" w:date="2025-12-10T13:24:00Z" w16du:dateUtc="2025-12-10T08:24:00Z">
              <w:r w:rsidRPr="00037A5B">
                <w:rPr>
                  <w:color w:val="auto"/>
                  <w:sz w:val="16"/>
                  <w:szCs w:val="24"/>
                  <w:lang w:val="ru-RU"/>
                </w:rPr>
                <w:delText xml:space="preserve">SP7 </w:delText>
              </w:r>
            </w:del>
            <w:ins w:id="648" w:author="Kurmanov, Aidyn [STAMGazStroy LLP]" w:date="2025-12-10T13:24:00Z" w16du:dateUtc="2025-12-10T08:24:00Z">
              <w:r w:rsidR="00C04945" w:rsidRPr="00037A5B">
                <w:rPr>
                  <w:color w:val="auto"/>
                  <w:sz w:val="16"/>
                  <w:szCs w:val="24"/>
                  <w:lang w:val="ru-RU"/>
                </w:rPr>
                <w:t>SP</w:t>
              </w:r>
              <w:r w:rsidR="00C04945">
                <w:rPr>
                  <w:color w:val="auto"/>
                  <w:sz w:val="16"/>
                  <w:szCs w:val="24"/>
                  <w:lang w:val="ru-RU"/>
                </w:rPr>
                <w:t>1/</w:t>
              </w:r>
              <w:r w:rsidR="00C04945">
                <w:rPr>
                  <w:color w:val="auto"/>
                  <w:sz w:val="16"/>
                  <w:szCs w:val="24"/>
                </w:rPr>
                <w:t>SP</w:t>
              </w:r>
              <w:r w:rsidR="00C04945" w:rsidRPr="00C04945">
                <w:rPr>
                  <w:color w:val="auto"/>
                  <w:sz w:val="16"/>
                  <w:szCs w:val="24"/>
                  <w:lang w:val="ru-RU"/>
                </w:rPr>
                <w:t>16</w:t>
              </w:r>
              <w:r w:rsidR="00C04945" w:rsidRPr="00037A5B">
                <w:rPr>
                  <w:color w:val="auto"/>
                  <w:sz w:val="16"/>
                  <w:szCs w:val="24"/>
                  <w:lang w:val="ru-RU"/>
                </w:rPr>
                <w:t xml:space="preserve"> </w:t>
              </w:r>
            </w:ins>
            <w:del w:id="649" w:author="Kurmanov, Aidyn [STAMGazStroy LLP]" w:date="2025-12-10T13:25:00Z" w16du:dateUtc="2025-12-10T08:25:00Z">
              <w:r w:rsidRPr="00037A5B">
                <w:rPr>
                  <w:color w:val="auto"/>
                  <w:sz w:val="16"/>
                  <w:szCs w:val="24"/>
                  <w:lang w:val="ru-RU"/>
                </w:rPr>
                <w:delText>(NACE No. 4) Протирка растворителем и</w:delText>
              </w:r>
              <w:r w:rsidR="000C762B">
                <w:rPr>
                  <w:color w:val="auto"/>
                  <w:sz w:val="16"/>
                  <w:szCs w:val="24"/>
                  <w:lang w:val="ru-RU"/>
                </w:rPr>
                <w:delText xml:space="preserve"> </w:delText>
              </w:r>
              <w:r w:rsidRPr="00037A5B">
                <w:rPr>
                  <w:color w:val="auto"/>
                  <w:sz w:val="16"/>
                  <w:szCs w:val="24"/>
                  <w:lang w:val="ru-RU"/>
                </w:rPr>
                <w:delText>поверхностная</w:delText>
              </w:r>
            </w:del>
            <w:ins w:id="650" w:author="Kurmanov, Aidyn [STAMGazStroy LLP]" w:date="2025-12-10T13:25:00Z" w16du:dateUtc="2025-12-10T08:25:00Z">
              <w:r w:rsidR="00C04945">
                <w:rPr>
                  <w:color w:val="auto"/>
                  <w:sz w:val="16"/>
                  <w:szCs w:val="24"/>
                  <w:lang w:val="ru-RU"/>
                </w:rPr>
                <w:t>Поверхностная</w:t>
              </w:r>
            </w:ins>
            <w:r w:rsidRPr="00037A5B">
              <w:rPr>
                <w:color w:val="auto"/>
                <w:sz w:val="16"/>
                <w:szCs w:val="24"/>
                <w:lang w:val="ru-RU"/>
              </w:rPr>
              <w:t xml:space="preserve"> </w:t>
            </w:r>
            <w:r w:rsidR="0061372D">
              <w:rPr>
                <w:color w:val="auto"/>
                <w:sz w:val="16"/>
                <w:szCs w:val="24"/>
                <w:lang w:val="ru-RU"/>
              </w:rPr>
              <w:t xml:space="preserve">абразивоструйная </w:t>
            </w:r>
            <w:r w:rsidRPr="00037A5B">
              <w:rPr>
                <w:color w:val="auto"/>
                <w:sz w:val="16"/>
                <w:szCs w:val="24"/>
                <w:lang w:val="ru-RU"/>
              </w:rPr>
              <w:t>очистка</w:t>
            </w:r>
            <w:ins w:id="651" w:author="Kurmanov, Aidyn [STAMGazStroy LLP]" w:date="2025-12-10T13:25:00Z" w16du:dateUtc="2025-12-10T08:25:00Z">
              <w:r w:rsidR="00C04945">
                <w:rPr>
                  <w:color w:val="auto"/>
                  <w:sz w:val="16"/>
                  <w:szCs w:val="24"/>
                  <w:lang w:val="ru-RU"/>
                </w:rPr>
                <w:t xml:space="preserve"> нержавеющей стали</w:t>
              </w:r>
            </w:ins>
            <w:r w:rsidRPr="00037A5B">
              <w:rPr>
                <w:color w:val="auto"/>
                <w:sz w:val="16"/>
                <w:szCs w:val="24"/>
                <w:lang w:val="ru-RU"/>
              </w:rPr>
              <w:t xml:space="preserve">. </w:t>
            </w:r>
          </w:p>
          <w:p w14:paraId="40AB66F9" w14:textId="77777777" w:rsidR="00964CD4" w:rsidRDefault="00964CD4" w:rsidP="004C379C">
            <w:pPr>
              <w:autoSpaceDE/>
              <w:autoSpaceDN/>
              <w:adjustRightInd/>
              <w:spacing w:before="0" w:line="240" w:lineRule="auto"/>
              <w:ind w:left="-72"/>
              <w:rPr>
                <w:color w:val="auto"/>
                <w:sz w:val="16"/>
                <w:szCs w:val="24"/>
                <w:lang w:val="ru-RU"/>
              </w:rPr>
            </w:pPr>
          </w:p>
          <w:p w14:paraId="02625AA7" w14:textId="77777777" w:rsidR="0005225B" w:rsidRDefault="00152347" w:rsidP="000C762B">
            <w:pPr>
              <w:autoSpaceDE/>
              <w:autoSpaceDN/>
              <w:adjustRightInd/>
              <w:spacing w:before="0" w:line="240" w:lineRule="auto"/>
              <w:ind w:left="-72"/>
              <w:rPr>
                <w:color w:val="auto"/>
                <w:sz w:val="16"/>
                <w:szCs w:val="24"/>
                <w:lang w:val="ru-RU"/>
              </w:rPr>
            </w:pPr>
            <w:r w:rsidRPr="007C3D0C">
              <w:rPr>
                <w:b/>
                <w:bCs/>
                <w:color w:val="auto"/>
                <w:sz w:val="16"/>
                <w:szCs w:val="24"/>
                <w:lang w:val="ru-RU"/>
              </w:rPr>
              <w:t>Углеродистая сталь:</w:t>
            </w:r>
            <w:r>
              <w:rPr>
                <w:color w:val="auto"/>
                <w:sz w:val="16"/>
                <w:szCs w:val="24"/>
                <w:lang w:val="ru-RU"/>
              </w:rPr>
              <w:t xml:space="preserve"> </w:t>
            </w:r>
          </w:p>
          <w:p w14:paraId="1B822E54" w14:textId="3DB98F59" w:rsidR="0005225B" w:rsidRPr="002A3C58" w:rsidRDefault="000C762B" w:rsidP="000C762B">
            <w:pPr>
              <w:autoSpaceDE/>
              <w:autoSpaceDN/>
              <w:adjustRightInd/>
              <w:spacing w:before="0" w:line="240" w:lineRule="auto"/>
              <w:ind w:left="-72"/>
              <w:rPr>
                <w:color w:val="auto"/>
                <w:sz w:val="16"/>
                <w:szCs w:val="24"/>
                <w:lang w:val="ru-RU"/>
              </w:rPr>
            </w:pPr>
            <w:r w:rsidRPr="000C762B">
              <w:rPr>
                <w:color w:val="auto"/>
                <w:sz w:val="16"/>
                <w:szCs w:val="24"/>
              </w:rPr>
              <w:t>SSPC</w:t>
            </w:r>
            <w:r w:rsidRPr="002A3C58">
              <w:rPr>
                <w:color w:val="auto"/>
                <w:sz w:val="16"/>
                <w:szCs w:val="24"/>
                <w:lang w:val="ru-RU"/>
              </w:rPr>
              <w:t>-</w:t>
            </w:r>
            <w:r w:rsidRPr="000C762B">
              <w:rPr>
                <w:color w:val="auto"/>
                <w:sz w:val="16"/>
                <w:szCs w:val="24"/>
              </w:rPr>
              <w:t>SP</w:t>
            </w:r>
            <w:r w:rsidRPr="002A3C58">
              <w:rPr>
                <w:color w:val="auto"/>
                <w:sz w:val="16"/>
                <w:szCs w:val="24"/>
                <w:lang w:val="ru-RU"/>
              </w:rPr>
              <w:t>1/</w:t>
            </w:r>
            <w:r w:rsidRPr="000C762B">
              <w:rPr>
                <w:color w:val="auto"/>
                <w:sz w:val="16"/>
                <w:szCs w:val="24"/>
              </w:rPr>
              <w:t>SP</w:t>
            </w:r>
            <w:r w:rsidRPr="002A3C58">
              <w:rPr>
                <w:color w:val="auto"/>
                <w:sz w:val="16"/>
                <w:szCs w:val="24"/>
                <w:lang w:val="ru-RU"/>
              </w:rPr>
              <w:t>10(</w:t>
            </w:r>
            <w:proofErr w:type="spellStart"/>
            <w:r w:rsidRPr="000C762B">
              <w:rPr>
                <w:color w:val="auto"/>
                <w:sz w:val="16"/>
                <w:szCs w:val="24"/>
              </w:rPr>
              <w:t>NACENo</w:t>
            </w:r>
            <w:proofErr w:type="spellEnd"/>
            <w:r w:rsidRPr="002A3C58">
              <w:rPr>
                <w:color w:val="auto"/>
                <w:sz w:val="16"/>
                <w:szCs w:val="24"/>
                <w:lang w:val="ru-RU"/>
              </w:rPr>
              <w:t>.2)</w:t>
            </w:r>
            <w:r w:rsidR="0005225B" w:rsidRPr="002A3C58">
              <w:rPr>
                <w:color w:val="auto"/>
                <w:sz w:val="16"/>
                <w:szCs w:val="24"/>
                <w:lang w:val="ru-RU"/>
              </w:rPr>
              <w:t xml:space="preserve"> </w:t>
            </w:r>
            <w:r w:rsidRPr="002A3C58">
              <w:rPr>
                <w:color w:val="auto"/>
                <w:sz w:val="16"/>
                <w:szCs w:val="24"/>
                <w:lang w:val="ru-RU"/>
              </w:rPr>
              <w:t>(</w:t>
            </w:r>
            <w:r w:rsidRPr="000C762B">
              <w:rPr>
                <w:color w:val="auto"/>
                <w:sz w:val="16"/>
                <w:szCs w:val="24"/>
              </w:rPr>
              <w:t>SA</w:t>
            </w:r>
            <w:r w:rsidRPr="002A3C58">
              <w:rPr>
                <w:color w:val="auto"/>
                <w:sz w:val="16"/>
                <w:szCs w:val="24"/>
                <w:lang w:val="ru-RU"/>
              </w:rPr>
              <w:t>2.5)</w:t>
            </w:r>
          </w:p>
          <w:p w14:paraId="269E2985" w14:textId="6C380B74" w:rsidR="00152347" w:rsidRPr="00037A5B" w:rsidRDefault="004B5C7C" w:rsidP="000C762B">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152347" w:rsidRPr="00BB11F9">
              <w:rPr>
                <w:color w:val="auto"/>
                <w:sz w:val="16"/>
                <w:szCs w:val="24"/>
                <w:lang w:val="ru-RU"/>
              </w:rPr>
              <w:t xml:space="preserve"> </w:t>
            </w:r>
            <w:r w:rsidR="00152347" w:rsidRPr="00037A5B">
              <w:rPr>
                <w:color w:val="auto"/>
                <w:sz w:val="16"/>
                <w:szCs w:val="24"/>
                <w:lang w:val="ru-RU"/>
              </w:rPr>
              <w:t>очистка до почти белого металла.</w:t>
            </w:r>
          </w:p>
        </w:tc>
        <w:tc>
          <w:tcPr>
            <w:tcW w:w="841" w:type="dxa"/>
            <w:tcBorders>
              <w:top w:val="single" w:sz="12" w:space="0" w:color="auto"/>
            </w:tcBorders>
          </w:tcPr>
          <w:p w14:paraId="1CABAD02" w14:textId="77777777" w:rsidR="00C5496A" w:rsidRPr="004E6B3B" w:rsidRDefault="00C5496A" w:rsidP="00C5496A">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43" w:type="dxa"/>
            <w:gridSpan w:val="4"/>
            <w:vMerge w:val="restart"/>
            <w:tcBorders>
              <w:top w:val="single" w:sz="12" w:space="0" w:color="auto"/>
            </w:tcBorders>
          </w:tcPr>
          <w:p w14:paraId="0118E977" w14:textId="77777777" w:rsidR="00C5496A" w:rsidRPr="0005732F" w:rsidRDefault="00C5496A" w:rsidP="00C5496A">
            <w:pPr>
              <w:autoSpaceDE/>
              <w:autoSpaceDN/>
              <w:adjustRightInd/>
              <w:spacing w:before="0" w:line="240" w:lineRule="auto"/>
              <w:ind w:left="-72"/>
              <w:rPr>
                <w:color w:val="auto"/>
                <w:sz w:val="16"/>
                <w:szCs w:val="16"/>
              </w:rPr>
            </w:pPr>
            <w:r w:rsidRPr="00037A5B">
              <w:rPr>
                <w:color w:val="auto"/>
                <w:sz w:val="16"/>
                <w:szCs w:val="24"/>
                <w:lang w:val="ru-RU"/>
              </w:rPr>
              <w:t>Используется материал изготовителя</w:t>
            </w:r>
          </w:p>
        </w:tc>
      </w:tr>
      <w:tr w:rsidR="00C5496A" w:rsidRPr="0032742D" w14:paraId="4E977701" w14:textId="77777777" w:rsidTr="002A3C58">
        <w:trPr>
          <w:gridAfter w:val="2"/>
          <w:wAfter w:w="21" w:type="dxa"/>
          <w:cantSplit/>
          <w:trHeight w:val="288"/>
          <w:jc w:val="center"/>
        </w:trPr>
        <w:tc>
          <w:tcPr>
            <w:tcW w:w="1619" w:type="dxa"/>
            <w:gridSpan w:val="2"/>
          </w:tcPr>
          <w:p w14:paraId="162E3CFB"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601" w:type="dxa"/>
            <w:gridSpan w:val="2"/>
          </w:tcPr>
          <w:p w14:paraId="06E6211F" w14:textId="77777777" w:rsidR="00C5496A" w:rsidRPr="00037A5B" w:rsidRDefault="00224632"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021" w:type="dxa"/>
            <w:gridSpan w:val="2"/>
          </w:tcPr>
          <w:p w14:paraId="4591595F" w14:textId="77777777" w:rsidR="00C5496A" w:rsidRPr="00D750DA" w:rsidRDefault="00C5496A" w:rsidP="00C5496A">
            <w:pPr>
              <w:jc w:val="right"/>
              <w:rPr>
                <w:b/>
                <w:color w:val="auto"/>
                <w:sz w:val="16"/>
                <w:szCs w:val="16"/>
                <w:lang w:val="ru-RU"/>
              </w:rPr>
            </w:pPr>
          </w:p>
        </w:tc>
        <w:tc>
          <w:tcPr>
            <w:tcW w:w="3743" w:type="dxa"/>
            <w:gridSpan w:val="4"/>
            <w:vMerge/>
            <w:vAlign w:val="center"/>
          </w:tcPr>
          <w:p w14:paraId="741E6F0F" w14:textId="77777777" w:rsidR="00C5496A" w:rsidRPr="00D750DA" w:rsidRDefault="00C5496A" w:rsidP="00C5496A">
            <w:pPr>
              <w:rPr>
                <w:color w:val="auto"/>
                <w:lang w:val="ru-RU"/>
              </w:rPr>
            </w:pPr>
          </w:p>
        </w:tc>
      </w:tr>
      <w:tr w:rsidR="00C5496A" w:rsidRPr="0032742D" w14:paraId="35BE9BDF" w14:textId="77777777" w:rsidTr="002A3C58">
        <w:trPr>
          <w:gridAfter w:val="2"/>
          <w:wAfter w:w="21" w:type="dxa"/>
          <w:cantSplit/>
          <w:trHeight w:val="288"/>
          <w:jc w:val="center"/>
        </w:trPr>
        <w:tc>
          <w:tcPr>
            <w:tcW w:w="1619" w:type="dxa"/>
            <w:gridSpan w:val="2"/>
            <w:tcBorders>
              <w:bottom w:val="single" w:sz="12" w:space="0" w:color="auto"/>
            </w:tcBorders>
          </w:tcPr>
          <w:p w14:paraId="23BD3237" w14:textId="77777777" w:rsidR="00C5496A" w:rsidRPr="004E6B3B" w:rsidRDefault="00C5496A" w:rsidP="00C5496A">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601" w:type="dxa"/>
            <w:gridSpan w:val="2"/>
            <w:tcBorders>
              <w:bottom w:val="single" w:sz="12" w:space="0" w:color="auto"/>
            </w:tcBorders>
          </w:tcPr>
          <w:p w14:paraId="2C3C1B15" w14:textId="77777777" w:rsidR="00C5496A" w:rsidRPr="00037A5B" w:rsidRDefault="0020250E" w:rsidP="00C5496A">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021" w:type="dxa"/>
            <w:gridSpan w:val="2"/>
            <w:tcBorders>
              <w:bottom w:val="single" w:sz="12" w:space="0" w:color="auto"/>
            </w:tcBorders>
          </w:tcPr>
          <w:p w14:paraId="18E7C9D3" w14:textId="77777777" w:rsidR="00C5496A" w:rsidRPr="00D750DA" w:rsidRDefault="00C5496A" w:rsidP="00C5496A">
            <w:pPr>
              <w:jc w:val="right"/>
              <w:rPr>
                <w:b/>
                <w:color w:val="auto"/>
                <w:sz w:val="16"/>
                <w:szCs w:val="16"/>
                <w:lang w:val="ru-RU"/>
              </w:rPr>
            </w:pPr>
          </w:p>
        </w:tc>
        <w:tc>
          <w:tcPr>
            <w:tcW w:w="3743" w:type="dxa"/>
            <w:gridSpan w:val="4"/>
            <w:vMerge/>
            <w:tcBorders>
              <w:bottom w:val="single" w:sz="12" w:space="0" w:color="auto"/>
            </w:tcBorders>
            <w:vAlign w:val="center"/>
          </w:tcPr>
          <w:p w14:paraId="0F366B49" w14:textId="77777777" w:rsidR="00C5496A" w:rsidRPr="00D750DA" w:rsidRDefault="00C5496A" w:rsidP="00C5496A">
            <w:pPr>
              <w:rPr>
                <w:color w:val="auto"/>
                <w:lang w:val="ru-RU"/>
              </w:rPr>
            </w:pPr>
          </w:p>
        </w:tc>
      </w:tr>
      <w:tr w:rsidR="00C5496A" w:rsidRPr="0005732F" w14:paraId="1A8D86A2" w14:textId="77777777" w:rsidTr="002A3C58">
        <w:trPr>
          <w:gridAfter w:val="1"/>
          <w:wAfter w:w="14" w:type="dxa"/>
          <w:trHeight w:val="360"/>
          <w:jc w:val="center"/>
        </w:trPr>
        <w:tc>
          <w:tcPr>
            <w:tcW w:w="2467" w:type="dxa"/>
            <w:gridSpan w:val="3"/>
            <w:tcBorders>
              <w:top w:val="single" w:sz="12" w:space="0" w:color="auto"/>
              <w:left w:val="single" w:sz="12" w:space="0" w:color="auto"/>
              <w:bottom w:val="single" w:sz="12" w:space="0" w:color="auto"/>
            </w:tcBorders>
            <w:shd w:val="clear" w:color="auto" w:fill="000000"/>
            <w:vAlign w:val="center"/>
          </w:tcPr>
          <w:p w14:paraId="6C6E975F"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753" w:type="dxa"/>
            <w:tcBorders>
              <w:top w:val="single" w:sz="12" w:space="0" w:color="auto"/>
              <w:bottom w:val="single" w:sz="12" w:space="0" w:color="auto"/>
            </w:tcBorders>
            <w:shd w:val="clear" w:color="auto" w:fill="000000"/>
            <w:vAlign w:val="center"/>
          </w:tcPr>
          <w:p w14:paraId="69B1FDC9"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340" w:type="dxa"/>
            <w:gridSpan w:val="3"/>
            <w:tcBorders>
              <w:top w:val="single" w:sz="12" w:space="0" w:color="auto"/>
              <w:bottom w:val="single" w:sz="12" w:space="0" w:color="auto"/>
            </w:tcBorders>
            <w:shd w:val="clear" w:color="auto" w:fill="000000"/>
            <w:vAlign w:val="center"/>
          </w:tcPr>
          <w:p w14:paraId="6C6205F9"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990" w:type="dxa"/>
            <w:tcBorders>
              <w:top w:val="single" w:sz="12" w:space="0" w:color="auto"/>
              <w:bottom w:val="single" w:sz="12" w:space="0" w:color="auto"/>
            </w:tcBorders>
            <w:shd w:val="clear" w:color="auto" w:fill="000000"/>
            <w:vAlign w:val="center"/>
          </w:tcPr>
          <w:p w14:paraId="078C0843" w14:textId="77777777" w:rsidR="00C5496A" w:rsidRPr="008E5938" w:rsidRDefault="00C5496A" w:rsidP="00C5496A">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441" w:type="dxa"/>
            <w:gridSpan w:val="3"/>
            <w:tcBorders>
              <w:top w:val="single" w:sz="12" w:space="0" w:color="auto"/>
              <w:bottom w:val="single" w:sz="12" w:space="0" w:color="auto"/>
              <w:right w:val="single" w:sz="12" w:space="0" w:color="auto"/>
            </w:tcBorders>
            <w:shd w:val="clear" w:color="auto" w:fill="000000"/>
            <w:vAlign w:val="center"/>
          </w:tcPr>
          <w:p w14:paraId="2225ADE9" w14:textId="77777777" w:rsidR="00C5496A" w:rsidRPr="008E5938" w:rsidRDefault="00C5496A"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20250E" w:rsidRPr="0005732F" w14:paraId="514F3A52" w14:textId="77777777" w:rsidTr="002A3C58">
        <w:trPr>
          <w:trHeight w:val="288"/>
          <w:jc w:val="center"/>
        </w:trPr>
        <w:tc>
          <w:tcPr>
            <w:tcW w:w="2467" w:type="dxa"/>
            <w:gridSpan w:val="3"/>
            <w:vAlign w:val="center"/>
          </w:tcPr>
          <w:p w14:paraId="4272B72A" w14:textId="77777777" w:rsidR="0020250E" w:rsidRPr="0005732F" w:rsidRDefault="0020250E" w:rsidP="00C5496A">
            <w:pPr>
              <w:autoSpaceDE/>
              <w:autoSpaceDN/>
              <w:adjustRightInd/>
              <w:spacing w:before="0" w:line="240" w:lineRule="auto"/>
              <w:ind w:left="0"/>
              <w:rPr>
                <w:b/>
                <w:color w:val="auto"/>
                <w:sz w:val="16"/>
                <w:szCs w:val="16"/>
              </w:rPr>
            </w:pPr>
            <w:r w:rsidRPr="00AC483C">
              <w:rPr>
                <w:b/>
                <w:color w:val="auto"/>
                <w:sz w:val="16"/>
                <w:szCs w:val="24"/>
                <w:lang w:val="ru-RU"/>
              </w:rPr>
              <w:t>ГРУНТ</w:t>
            </w:r>
          </w:p>
        </w:tc>
        <w:tc>
          <w:tcPr>
            <w:tcW w:w="2753" w:type="dxa"/>
            <w:vAlign w:val="center"/>
          </w:tcPr>
          <w:p w14:paraId="45E99695" w14:textId="77777777" w:rsidR="0020250E" w:rsidRPr="001D3869" w:rsidRDefault="0020250E" w:rsidP="00C5496A">
            <w:pPr>
              <w:autoSpaceDE/>
              <w:autoSpaceDN/>
              <w:adjustRightInd/>
              <w:spacing w:before="0" w:line="240" w:lineRule="auto"/>
              <w:ind w:left="0"/>
              <w:rPr>
                <w:sz w:val="16"/>
                <w:szCs w:val="16"/>
              </w:rPr>
            </w:pPr>
            <w:r w:rsidRPr="00B050E3">
              <w:rPr>
                <w:sz w:val="16"/>
                <w:szCs w:val="16"/>
              </w:rPr>
              <w:t>Carboline</w:t>
            </w:r>
          </w:p>
        </w:tc>
        <w:tc>
          <w:tcPr>
            <w:tcW w:w="2340" w:type="dxa"/>
            <w:gridSpan w:val="3"/>
            <w:vAlign w:val="center"/>
          </w:tcPr>
          <w:p w14:paraId="2D42A12E" w14:textId="44EA99B5" w:rsidR="0020250E" w:rsidRPr="000311C5" w:rsidRDefault="00EF2623" w:rsidP="00C5496A">
            <w:pPr>
              <w:autoSpaceDE/>
              <w:autoSpaceDN/>
              <w:adjustRightInd/>
              <w:spacing w:before="0" w:line="240" w:lineRule="auto"/>
              <w:ind w:left="0"/>
              <w:rPr>
                <w:sz w:val="16"/>
                <w:szCs w:val="16"/>
              </w:rPr>
            </w:pPr>
            <w:proofErr w:type="spellStart"/>
            <w:r w:rsidRPr="000311C5">
              <w:rPr>
                <w:sz w:val="16"/>
                <w:szCs w:val="16"/>
              </w:rPr>
              <w:t>Thermaline</w:t>
            </w:r>
            <w:proofErr w:type="spellEnd"/>
            <w:r w:rsidRPr="000311C5">
              <w:rPr>
                <w:sz w:val="16"/>
                <w:szCs w:val="16"/>
              </w:rPr>
              <w:t xml:space="preserve"> Heat Shield</w:t>
            </w:r>
          </w:p>
        </w:tc>
        <w:tc>
          <w:tcPr>
            <w:tcW w:w="990" w:type="dxa"/>
            <w:vAlign w:val="center"/>
          </w:tcPr>
          <w:p w14:paraId="702E2D63" w14:textId="7FB96970" w:rsidR="0020250E" w:rsidRPr="000311C5" w:rsidRDefault="00EF2623" w:rsidP="00C5496A">
            <w:pPr>
              <w:autoSpaceDE/>
              <w:autoSpaceDN/>
              <w:adjustRightInd/>
              <w:spacing w:before="0" w:line="240" w:lineRule="auto"/>
              <w:ind w:left="-144"/>
              <w:jc w:val="center"/>
              <w:rPr>
                <w:sz w:val="16"/>
                <w:szCs w:val="16"/>
                <w:lang w:val="ru-RU"/>
              </w:rPr>
            </w:pPr>
            <w:r w:rsidRPr="000311C5">
              <w:rPr>
                <w:sz w:val="16"/>
                <w:szCs w:val="16"/>
                <w:lang w:val="ru-RU"/>
              </w:rPr>
              <w:t>420</w:t>
            </w:r>
          </w:p>
        </w:tc>
        <w:tc>
          <w:tcPr>
            <w:tcW w:w="1455" w:type="dxa"/>
            <w:gridSpan w:val="4"/>
            <w:vAlign w:val="center"/>
          </w:tcPr>
          <w:p w14:paraId="36901A57" w14:textId="77777777" w:rsidR="0020250E" w:rsidRPr="000311C5" w:rsidRDefault="0020250E" w:rsidP="00C5496A">
            <w:pPr>
              <w:tabs>
                <w:tab w:val="left" w:pos="1029"/>
              </w:tabs>
              <w:autoSpaceDE/>
              <w:autoSpaceDN/>
              <w:adjustRightInd/>
              <w:spacing w:before="0" w:line="240" w:lineRule="auto"/>
              <w:ind w:left="-105" w:right="39"/>
              <w:jc w:val="center"/>
              <w:rPr>
                <w:sz w:val="16"/>
                <w:szCs w:val="16"/>
              </w:rPr>
            </w:pPr>
            <w:r w:rsidRPr="000311C5">
              <w:rPr>
                <w:sz w:val="16"/>
                <w:szCs w:val="16"/>
              </w:rPr>
              <w:t>649°C (1200°F)</w:t>
            </w:r>
          </w:p>
        </w:tc>
      </w:tr>
      <w:tr w:rsidR="00C5496A" w:rsidRPr="0005732F" w14:paraId="42E15F78" w14:textId="77777777" w:rsidTr="002A3C58">
        <w:trPr>
          <w:trHeight w:val="288"/>
          <w:jc w:val="center"/>
        </w:trPr>
        <w:tc>
          <w:tcPr>
            <w:tcW w:w="2467" w:type="dxa"/>
            <w:gridSpan w:val="3"/>
            <w:vAlign w:val="center"/>
          </w:tcPr>
          <w:p w14:paraId="677D36E6" w14:textId="77777777" w:rsidR="00C5496A" w:rsidRPr="00AC483C" w:rsidRDefault="00C5496A" w:rsidP="00C5496A">
            <w:pPr>
              <w:autoSpaceDE/>
              <w:autoSpaceDN/>
              <w:adjustRightInd/>
              <w:spacing w:before="0" w:line="240" w:lineRule="auto"/>
              <w:ind w:left="0"/>
              <w:rPr>
                <w:b/>
                <w:color w:val="auto"/>
                <w:sz w:val="16"/>
                <w:szCs w:val="24"/>
                <w:lang w:val="ru-RU"/>
              </w:rPr>
            </w:pPr>
          </w:p>
        </w:tc>
        <w:tc>
          <w:tcPr>
            <w:tcW w:w="2753" w:type="dxa"/>
            <w:vAlign w:val="center"/>
          </w:tcPr>
          <w:p w14:paraId="49B010F6" w14:textId="77777777" w:rsidR="00C5496A" w:rsidRPr="001D3869" w:rsidRDefault="00C5496A" w:rsidP="00C5496A">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340" w:type="dxa"/>
            <w:gridSpan w:val="3"/>
            <w:vAlign w:val="center"/>
          </w:tcPr>
          <w:p w14:paraId="02878D6E" w14:textId="77777777" w:rsidR="00C5496A" w:rsidRPr="000311C5" w:rsidRDefault="00C5496A" w:rsidP="00C5496A">
            <w:pPr>
              <w:autoSpaceDE/>
              <w:autoSpaceDN/>
              <w:adjustRightInd/>
              <w:spacing w:before="0" w:line="240" w:lineRule="auto"/>
              <w:ind w:left="0"/>
              <w:rPr>
                <w:sz w:val="16"/>
                <w:szCs w:val="16"/>
              </w:rPr>
            </w:pPr>
            <w:proofErr w:type="spellStart"/>
            <w:r w:rsidRPr="000311C5">
              <w:rPr>
                <w:sz w:val="16"/>
                <w:szCs w:val="16"/>
              </w:rPr>
              <w:t>Thurmalox</w:t>
            </w:r>
            <w:proofErr w:type="spellEnd"/>
            <w:r w:rsidRPr="000311C5">
              <w:rPr>
                <w:sz w:val="16"/>
                <w:szCs w:val="16"/>
              </w:rPr>
              <w:t xml:space="preserve"> 225HD</w:t>
            </w:r>
          </w:p>
        </w:tc>
        <w:tc>
          <w:tcPr>
            <w:tcW w:w="990" w:type="dxa"/>
            <w:vAlign w:val="center"/>
          </w:tcPr>
          <w:p w14:paraId="25496332" w14:textId="77777777" w:rsidR="00C5496A" w:rsidRPr="000311C5" w:rsidRDefault="00C5496A" w:rsidP="00C5496A">
            <w:pPr>
              <w:autoSpaceDE/>
              <w:autoSpaceDN/>
              <w:adjustRightInd/>
              <w:spacing w:before="0" w:line="240" w:lineRule="auto"/>
              <w:ind w:left="-144"/>
              <w:jc w:val="center"/>
              <w:rPr>
                <w:sz w:val="16"/>
                <w:szCs w:val="16"/>
              </w:rPr>
            </w:pPr>
            <w:r w:rsidRPr="000311C5">
              <w:rPr>
                <w:sz w:val="16"/>
                <w:szCs w:val="16"/>
              </w:rPr>
              <w:t>292</w:t>
            </w:r>
          </w:p>
        </w:tc>
        <w:tc>
          <w:tcPr>
            <w:tcW w:w="1455" w:type="dxa"/>
            <w:gridSpan w:val="4"/>
            <w:vAlign w:val="center"/>
          </w:tcPr>
          <w:p w14:paraId="0B6F2B6B" w14:textId="77777777" w:rsidR="00C5496A" w:rsidRPr="000311C5" w:rsidRDefault="00C5496A" w:rsidP="00C5496A">
            <w:pPr>
              <w:tabs>
                <w:tab w:val="left" w:pos="1029"/>
              </w:tabs>
              <w:autoSpaceDE/>
              <w:autoSpaceDN/>
              <w:adjustRightInd/>
              <w:spacing w:before="0" w:line="240" w:lineRule="auto"/>
              <w:ind w:left="-105" w:right="39"/>
              <w:jc w:val="center"/>
              <w:rPr>
                <w:sz w:val="16"/>
                <w:szCs w:val="16"/>
              </w:rPr>
            </w:pPr>
            <w:r w:rsidRPr="000311C5">
              <w:rPr>
                <w:sz w:val="16"/>
                <w:szCs w:val="16"/>
              </w:rPr>
              <w:t>538°C (1000°F)</w:t>
            </w:r>
          </w:p>
        </w:tc>
      </w:tr>
      <w:tr w:rsidR="0020250E" w:rsidRPr="0005732F" w14:paraId="20BF8C6F" w14:textId="77777777" w:rsidTr="002A3C58">
        <w:trPr>
          <w:trHeight w:val="288"/>
          <w:jc w:val="center"/>
        </w:trPr>
        <w:tc>
          <w:tcPr>
            <w:tcW w:w="2467" w:type="dxa"/>
            <w:gridSpan w:val="3"/>
            <w:vAlign w:val="center"/>
          </w:tcPr>
          <w:p w14:paraId="5B184FE4" w14:textId="77777777" w:rsidR="0020250E" w:rsidRPr="00AC483C" w:rsidRDefault="0020250E"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Неорганическое покрытие</w:t>
            </w:r>
          </w:p>
        </w:tc>
        <w:tc>
          <w:tcPr>
            <w:tcW w:w="2753" w:type="dxa"/>
            <w:vAlign w:val="center"/>
          </w:tcPr>
          <w:p w14:paraId="4EBDBABD" w14:textId="77777777" w:rsidR="0020250E" w:rsidRPr="001D3869" w:rsidRDefault="0020250E" w:rsidP="00C5496A">
            <w:pPr>
              <w:autoSpaceDE/>
              <w:autoSpaceDN/>
              <w:adjustRightInd/>
              <w:spacing w:before="0" w:line="240" w:lineRule="auto"/>
              <w:ind w:left="0"/>
              <w:rPr>
                <w:sz w:val="16"/>
                <w:szCs w:val="16"/>
              </w:rPr>
            </w:pPr>
            <w:r w:rsidRPr="00B050E3">
              <w:rPr>
                <w:sz w:val="16"/>
                <w:szCs w:val="16"/>
              </w:rPr>
              <w:t>Hempel Coatings (USA), Inc</w:t>
            </w:r>
          </w:p>
        </w:tc>
        <w:tc>
          <w:tcPr>
            <w:tcW w:w="2340" w:type="dxa"/>
            <w:gridSpan w:val="3"/>
            <w:vAlign w:val="center"/>
          </w:tcPr>
          <w:p w14:paraId="5FB1C77D" w14:textId="77777777" w:rsidR="0020250E" w:rsidRPr="000311C5" w:rsidRDefault="0020250E" w:rsidP="00C5496A">
            <w:pPr>
              <w:autoSpaceDE/>
              <w:autoSpaceDN/>
              <w:adjustRightInd/>
              <w:spacing w:before="0" w:line="240" w:lineRule="auto"/>
              <w:ind w:left="0"/>
              <w:rPr>
                <w:sz w:val="16"/>
                <w:szCs w:val="16"/>
              </w:rPr>
            </w:pPr>
            <w:proofErr w:type="spellStart"/>
            <w:r w:rsidRPr="000311C5">
              <w:rPr>
                <w:sz w:val="16"/>
                <w:szCs w:val="16"/>
              </w:rPr>
              <w:t>Versiline</w:t>
            </w:r>
            <w:proofErr w:type="spellEnd"/>
            <w:r w:rsidRPr="000311C5">
              <w:rPr>
                <w:sz w:val="16"/>
                <w:szCs w:val="16"/>
              </w:rPr>
              <w:t xml:space="preserve"> CUI 56990</w:t>
            </w:r>
          </w:p>
        </w:tc>
        <w:tc>
          <w:tcPr>
            <w:tcW w:w="990" w:type="dxa"/>
            <w:vAlign w:val="center"/>
          </w:tcPr>
          <w:p w14:paraId="423EF6A7" w14:textId="77777777" w:rsidR="0020250E" w:rsidRPr="000311C5" w:rsidRDefault="0020250E" w:rsidP="00C5496A">
            <w:pPr>
              <w:autoSpaceDE/>
              <w:autoSpaceDN/>
              <w:adjustRightInd/>
              <w:spacing w:before="0" w:line="240" w:lineRule="auto"/>
              <w:ind w:left="-144"/>
              <w:jc w:val="center"/>
              <w:rPr>
                <w:sz w:val="16"/>
                <w:szCs w:val="16"/>
              </w:rPr>
            </w:pPr>
            <w:r w:rsidRPr="000311C5">
              <w:rPr>
                <w:sz w:val="16"/>
                <w:szCs w:val="16"/>
              </w:rPr>
              <w:t>391</w:t>
            </w:r>
          </w:p>
        </w:tc>
        <w:tc>
          <w:tcPr>
            <w:tcW w:w="1455" w:type="dxa"/>
            <w:gridSpan w:val="4"/>
            <w:vAlign w:val="center"/>
          </w:tcPr>
          <w:p w14:paraId="04894242" w14:textId="77777777" w:rsidR="0020250E" w:rsidRPr="000311C5" w:rsidRDefault="0020250E" w:rsidP="00C5496A">
            <w:pPr>
              <w:tabs>
                <w:tab w:val="left" w:pos="1029"/>
              </w:tabs>
              <w:autoSpaceDE/>
              <w:autoSpaceDN/>
              <w:adjustRightInd/>
              <w:spacing w:before="0" w:line="240" w:lineRule="auto"/>
              <w:ind w:left="-105" w:right="39"/>
              <w:jc w:val="center"/>
              <w:rPr>
                <w:sz w:val="16"/>
                <w:szCs w:val="16"/>
              </w:rPr>
            </w:pPr>
            <w:r w:rsidRPr="000311C5">
              <w:rPr>
                <w:sz w:val="16"/>
                <w:szCs w:val="16"/>
              </w:rPr>
              <w:t>649°C (1200°F)</w:t>
            </w:r>
          </w:p>
        </w:tc>
      </w:tr>
      <w:tr w:rsidR="00C5496A" w:rsidRPr="0005732F" w14:paraId="5624D2B4" w14:textId="77777777" w:rsidTr="002A3C58">
        <w:trPr>
          <w:trHeight w:val="288"/>
          <w:jc w:val="center"/>
        </w:trPr>
        <w:tc>
          <w:tcPr>
            <w:tcW w:w="2467" w:type="dxa"/>
            <w:gridSpan w:val="3"/>
            <w:vAlign w:val="center"/>
          </w:tcPr>
          <w:p w14:paraId="6F7B497A" w14:textId="77777777" w:rsidR="00C5496A" w:rsidRPr="00AC483C" w:rsidRDefault="0020250E" w:rsidP="00C5496A">
            <w:pPr>
              <w:autoSpaceDE/>
              <w:autoSpaceDN/>
              <w:adjustRightInd/>
              <w:spacing w:before="0" w:line="240" w:lineRule="auto"/>
              <w:ind w:left="0"/>
              <w:rPr>
                <w:b/>
                <w:color w:val="auto"/>
                <w:sz w:val="16"/>
                <w:szCs w:val="24"/>
                <w:lang w:val="ru-RU"/>
              </w:rPr>
            </w:pPr>
            <w:r>
              <w:rPr>
                <w:b/>
                <w:color w:val="auto"/>
                <w:sz w:val="16"/>
                <w:szCs w:val="24"/>
                <w:lang w:val="ru-RU"/>
              </w:rPr>
              <w:t>Т</w:t>
            </w:r>
            <w:r w:rsidR="00C5496A" w:rsidRPr="00AC483C">
              <w:rPr>
                <w:b/>
                <w:color w:val="auto"/>
                <w:sz w:val="16"/>
                <w:szCs w:val="24"/>
                <w:lang w:val="ru-RU"/>
              </w:rPr>
              <w:t>онкопленочное</w:t>
            </w:r>
          </w:p>
        </w:tc>
        <w:tc>
          <w:tcPr>
            <w:tcW w:w="2753" w:type="dxa"/>
            <w:vAlign w:val="center"/>
          </w:tcPr>
          <w:p w14:paraId="67BEAE47" w14:textId="77777777" w:rsidR="00C5496A" w:rsidRPr="001D3869" w:rsidRDefault="00C5496A" w:rsidP="00C5496A">
            <w:pPr>
              <w:autoSpaceDE/>
              <w:autoSpaceDN/>
              <w:adjustRightInd/>
              <w:spacing w:before="0" w:line="240" w:lineRule="auto"/>
              <w:ind w:left="0"/>
              <w:rPr>
                <w:sz w:val="16"/>
                <w:szCs w:val="16"/>
              </w:rPr>
            </w:pPr>
            <w:r w:rsidRPr="00B050E3">
              <w:rPr>
                <w:sz w:val="16"/>
                <w:szCs w:val="16"/>
              </w:rPr>
              <w:t>International</w:t>
            </w:r>
          </w:p>
        </w:tc>
        <w:tc>
          <w:tcPr>
            <w:tcW w:w="2340" w:type="dxa"/>
            <w:gridSpan w:val="3"/>
            <w:vAlign w:val="center"/>
          </w:tcPr>
          <w:p w14:paraId="1930B56F" w14:textId="77777777" w:rsidR="00C5496A" w:rsidRPr="000311C5" w:rsidRDefault="00C5496A" w:rsidP="00C5496A">
            <w:pPr>
              <w:autoSpaceDE/>
              <w:autoSpaceDN/>
              <w:adjustRightInd/>
              <w:spacing w:before="0" w:line="240" w:lineRule="auto"/>
              <w:ind w:left="0"/>
              <w:rPr>
                <w:sz w:val="16"/>
                <w:szCs w:val="16"/>
              </w:rPr>
            </w:pPr>
            <w:r w:rsidRPr="000311C5">
              <w:rPr>
                <w:sz w:val="16"/>
                <w:szCs w:val="16"/>
              </w:rPr>
              <w:t>Intertherm 751 CSA</w:t>
            </w:r>
          </w:p>
        </w:tc>
        <w:tc>
          <w:tcPr>
            <w:tcW w:w="990" w:type="dxa"/>
            <w:vAlign w:val="center"/>
          </w:tcPr>
          <w:p w14:paraId="7CAD1C6B" w14:textId="77777777" w:rsidR="00C5496A" w:rsidRPr="000311C5" w:rsidRDefault="00C5496A" w:rsidP="00C5496A">
            <w:pPr>
              <w:autoSpaceDE/>
              <w:autoSpaceDN/>
              <w:adjustRightInd/>
              <w:spacing w:before="0" w:line="240" w:lineRule="auto"/>
              <w:ind w:left="-144"/>
              <w:jc w:val="center"/>
              <w:rPr>
                <w:sz w:val="16"/>
                <w:szCs w:val="16"/>
              </w:rPr>
            </w:pPr>
            <w:r w:rsidRPr="000311C5">
              <w:rPr>
                <w:sz w:val="16"/>
                <w:szCs w:val="16"/>
              </w:rPr>
              <w:t>420</w:t>
            </w:r>
          </w:p>
        </w:tc>
        <w:tc>
          <w:tcPr>
            <w:tcW w:w="1455" w:type="dxa"/>
            <w:gridSpan w:val="4"/>
            <w:vAlign w:val="center"/>
          </w:tcPr>
          <w:p w14:paraId="18281E73" w14:textId="77777777" w:rsidR="00C5496A" w:rsidRPr="000311C5" w:rsidRDefault="00C5496A" w:rsidP="00C5496A">
            <w:pPr>
              <w:tabs>
                <w:tab w:val="left" w:pos="1029"/>
              </w:tabs>
              <w:autoSpaceDE/>
              <w:autoSpaceDN/>
              <w:adjustRightInd/>
              <w:spacing w:before="0" w:line="240" w:lineRule="auto"/>
              <w:ind w:left="-105" w:right="39"/>
              <w:jc w:val="center"/>
              <w:rPr>
                <w:sz w:val="16"/>
                <w:szCs w:val="16"/>
              </w:rPr>
            </w:pPr>
            <w:r w:rsidRPr="000311C5">
              <w:rPr>
                <w:sz w:val="16"/>
                <w:szCs w:val="16"/>
              </w:rPr>
              <w:t>399°C (750°F)</w:t>
            </w:r>
          </w:p>
        </w:tc>
      </w:tr>
      <w:tr w:rsidR="00546ED6" w:rsidRPr="00714F32" w14:paraId="5A2FC36D" w14:textId="77777777" w:rsidTr="002A3C58">
        <w:trPr>
          <w:trHeight w:val="288"/>
          <w:jc w:val="center"/>
        </w:trPr>
        <w:tc>
          <w:tcPr>
            <w:tcW w:w="2467" w:type="dxa"/>
            <w:gridSpan w:val="3"/>
            <w:vMerge w:val="restart"/>
            <w:vAlign w:val="center"/>
          </w:tcPr>
          <w:p w14:paraId="5DB434AE" w14:textId="77777777" w:rsidR="00546ED6" w:rsidRPr="00AC483C" w:rsidRDefault="00546ED6"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53" w:type="dxa"/>
            <w:vAlign w:val="center"/>
          </w:tcPr>
          <w:p w14:paraId="6555E9A0" w14:textId="77777777" w:rsidR="00546ED6" w:rsidRPr="001D3869" w:rsidRDefault="00546ED6" w:rsidP="00C5496A">
            <w:pPr>
              <w:autoSpaceDE/>
              <w:autoSpaceDN/>
              <w:adjustRightInd/>
              <w:spacing w:before="0" w:line="240" w:lineRule="auto"/>
              <w:ind w:left="0"/>
              <w:rPr>
                <w:sz w:val="16"/>
                <w:szCs w:val="16"/>
              </w:rPr>
            </w:pPr>
            <w:r w:rsidRPr="00B050E3">
              <w:rPr>
                <w:sz w:val="16"/>
                <w:szCs w:val="16"/>
              </w:rPr>
              <w:t>International</w:t>
            </w:r>
          </w:p>
        </w:tc>
        <w:tc>
          <w:tcPr>
            <w:tcW w:w="2340" w:type="dxa"/>
            <w:gridSpan w:val="3"/>
            <w:vAlign w:val="center"/>
          </w:tcPr>
          <w:p w14:paraId="2BF086FA" w14:textId="77777777" w:rsidR="00546ED6" w:rsidRPr="000311C5" w:rsidRDefault="00546ED6" w:rsidP="00C5496A">
            <w:pPr>
              <w:autoSpaceDE/>
              <w:autoSpaceDN/>
              <w:adjustRightInd/>
              <w:spacing w:before="0" w:line="240" w:lineRule="auto"/>
              <w:ind w:left="0"/>
              <w:rPr>
                <w:sz w:val="16"/>
                <w:szCs w:val="16"/>
              </w:rPr>
            </w:pPr>
            <w:r w:rsidRPr="000311C5">
              <w:rPr>
                <w:sz w:val="16"/>
                <w:szCs w:val="16"/>
              </w:rPr>
              <w:t>Interbond 1202UPC</w:t>
            </w:r>
          </w:p>
        </w:tc>
        <w:tc>
          <w:tcPr>
            <w:tcW w:w="990" w:type="dxa"/>
            <w:vAlign w:val="center"/>
          </w:tcPr>
          <w:p w14:paraId="4576F538" w14:textId="77777777" w:rsidR="00546ED6" w:rsidRPr="000311C5" w:rsidRDefault="00546ED6" w:rsidP="00C5496A">
            <w:pPr>
              <w:autoSpaceDE/>
              <w:autoSpaceDN/>
              <w:adjustRightInd/>
              <w:spacing w:before="0" w:line="240" w:lineRule="auto"/>
              <w:ind w:left="-144"/>
              <w:jc w:val="center"/>
              <w:rPr>
                <w:sz w:val="16"/>
                <w:szCs w:val="16"/>
              </w:rPr>
            </w:pPr>
            <w:r w:rsidRPr="000311C5">
              <w:rPr>
                <w:sz w:val="16"/>
                <w:szCs w:val="16"/>
              </w:rPr>
              <w:t>420</w:t>
            </w:r>
          </w:p>
        </w:tc>
        <w:tc>
          <w:tcPr>
            <w:tcW w:w="1455" w:type="dxa"/>
            <w:gridSpan w:val="4"/>
            <w:vAlign w:val="center"/>
          </w:tcPr>
          <w:p w14:paraId="40B42658" w14:textId="4BC89CCE" w:rsidR="00546ED6" w:rsidRPr="000311C5" w:rsidRDefault="00546ED6" w:rsidP="00C5496A">
            <w:pPr>
              <w:tabs>
                <w:tab w:val="left" w:pos="1029"/>
              </w:tabs>
              <w:autoSpaceDE/>
              <w:autoSpaceDN/>
              <w:adjustRightInd/>
              <w:spacing w:before="0" w:line="240" w:lineRule="auto"/>
              <w:ind w:left="-105" w:right="39"/>
              <w:jc w:val="center"/>
              <w:rPr>
                <w:sz w:val="16"/>
                <w:szCs w:val="16"/>
              </w:rPr>
            </w:pPr>
            <w:r w:rsidRPr="000311C5">
              <w:rPr>
                <w:sz w:val="16"/>
                <w:szCs w:val="16"/>
              </w:rPr>
              <w:t>650°C (1202°F)</w:t>
            </w:r>
          </w:p>
        </w:tc>
      </w:tr>
      <w:tr w:rsidR="00546ED6" w:rsidRPr="00714F32" w14:paraId="29A271A7" w14:textId="77777777" w:rsidTr="002A3C58">
        <w:trPr>
          <w:trHeight w:val="288"/>
          <w:jc w:val="center"/>
        </w:trPr>
        <w:tc>
          <w:tcPr>
            <w:tcW w:w="2467" w:type="dxa"/>
            <w:gridSpan w:val="3"/>
            <w:vMerge/>
            <w:vAlign w:val="center"/>
          </w:tcPr>
          <w:p w14:paraId="7569150B" w14:textId="77777777" w:rsidR="00546ED6" w:rsidRDefault="00546ED6" w:rsidP="00C5496A">
            <w:pPr>
              <w:autoSpaceDE/>
              <w:autoSpaceDN/>
              <w:adjustRightInd/>
              <w:spacing w:before="0" w:line="240" w:lineRule="auto"/>
              <w:ind w:left="0"/>
              <w:rPr>
                <w:b/>
                <w:color w:val="auto"/>
                <w:sz w:val="16"/>
                <w:szCs w:val="24"/>
                <w:lang w:val="ru-RU"/>
              </w:rPr>
            </w:pPr>
          </w:p>
        </w:tc>
        <w:tc>
          <w:tcPr>
            <w:tcW w:w="2753" w:type="dxa"/>
            <w:vAlign w:val="center"/>
          </w:tcPr>
          <w:p w14:paraId="5B594F24" w14:textId="77777777" w:rsidR="00546ED6" w:rsidRPr="00B050E3" w:rsidRDefault="00546ED6" w:rsidP="00C5496A">
            <w:pPr>
              <w:autoSpaceDE/>
              <w:autoSpaceDN/>
              <w:adjustRightInd/>
              <w:spacing w:before="0" w:line="240" w:lineRule="auto"/>
              <w:ind w:left="0"/>
              <w:rPr>
                <w:sz w:val="16"/>
                <w:szCs w:val="16"/>
              </w:rPr>
            </w:pPr>
            <w:r w:rsidRPr="00B050E3">
              <w:rPr>
                <w:sz w:val="16"/>
                <w:szCs w:val="16"/>
              </w:rPr>
              <w:t>Jotun</w:t>
            </w:r>
          </w:p>
        </w:tc>
        <w:tc>
          <w:tcPr>
            <w:tcW w:w="2340" w:type="dxa"/>
            <w:gridSpan w:val="3"/>
            <w:vAlign w:val="center"/>
          </w:tcPr>
          <w:p w14:paraId="0C3DF392" w14:textId="0800A3A3" w:rsidR="00546ED6" w:rsidRPr="000311C5" w:rsidRDefault="00546ED6" w:rsidP="00C5496A">
            <w:pPr>
              <w:autoSpaceDE/>
              <w:autoSpaceDN/>
              <w:adjustRightInd/>
              <w:spacing w:before="0" w:line="240" w:lineRule="auto"/>
              <w:ind w:left="0"/>
              <w:rPr>
                <w:sz w:val="16"/>
                <w:szCs w:val="16"/>
              </w:rPr>
            </w:pPr>
            <w:proofErr w:type="spellStart"/>
            <w:r w:rsidRPr="000311C5">
              <w:rPr>
                <w:sz w:val="16"/>
                <w:szCs w:val="16"/>
              </w:rPr>
              <w:t>Jotatemp</w:t>
            </w:r>
            <w:proofErr w:type="spellEnd"/>
            <w:r w:rsidRPr="000311C5">
              <w:rPr>
                <w:sz w:val="16"/>
                <w:szCs w:val="16"/>
              </w:rPr>
              <w:t xml:space="preserve"> 1000</w:t>
            </w:r>
          </w:p>
        </w:tc>
        <w:tc>
          <w:tcPr>
            <w:tcW w:w="990" w:type="dxa"/>
            <w:vAlign w:val="center"/>
          </w:tcPr>
          <w:p w14:paraId="3FB5D333" w14:textId="4E79E5E8" w:rsidR="00546ED6" w:rsidRPr="000311C5" w:rsidRDefault="00546ED6" w:rsidP="00C5496A">
            <w:pPr>
              <w:autoSpaceDE/>
              <w:autoSpaceDN/>
              <w:adjustRightInd/>
              <w:spacing w:before="0" w:line="240" w:lineRule="auto"/>
              <w:ind w:left="-144"/>
              <w:jc w:val="center"/>
              <w:rPr>
                <w:sz w:val="16"/>
                <w:szCs w:val="16"/>
                <w:lang w:val="ru-RU"/>
              </w:rPr>
            </w:pPr>
            <w:r w:rsidRPr="000311C5">
              <w:rPr>
                <w:sz w:val="16"/>
                <w:szCs w:val="16"/>
                <w:lang w:val="ru-RU"/>
              </w:rPr>
              <w:t>383</w:t>
            </w:r>
          </w:p>
        </w:tc>
        <w:tc>
          <w:tcPr>
            <w:tcW w:w="1455" w:type="dxa"/>
            <w:gridSpan w:val="4"/>
            <w:vAlign w:val="center"/>
          </w:tcPr>
          <w:p w14:paraId="3D7416FB" w14:textId="5C55727B" w:rsidR="00546ED6" w:rsidRPr="000311C5" w:rsidRDefault="00546ED6" w:rsidP="00C5496A">
            <w:pPr>
              <w:tabs>
                <w:tab w:val="left" w:pos="1029"/>
              </w:tabs>
              <w:autoSpaceDE/>
              <w:autoSpaceDN/>
              <w:adjustRightInd/>
              <w:spacing w:before="0" w:line="240" w:lineRule="auto"/>
              <w:ind w:left="-105" w:right="39"/>
              <w:jc w:val="center"/>
              <w:rPr>
                <w:sz w:val="16"/>
                <w:szCs w:val="16"/>
              </w:rPr>
            </w:pPr>
            <w:r w:rsidRPr="000311C5">
              <w:rPr>
                <w:sz w:val="16"/>
                <w:szCs w:val="16"/>
              </w:rPr>
              <w:t>64</w:t>
            </w:r>
            <w:del w:id="652" w:author="Issayevskiy, Konstantin [STAMGazStroy LLP]" w:date="2025-12-11T15:00:00Z" w16du:dateUtc="2025-12-11T10:00:00Z">
              <w:r w:rsidRPr="000311C5">
                <w:rPr>
                  <w:sz w:val="16"/>
                  <w:szCs w:val="16"/>
                </w:rPr>
                <w:delText>8.</w:delText>
              </w:r>
            </w:del>
            <w:r w:rsidRPr="000311C5">
              <w:rPr>
                <w:sz w:val="16"/>
                <w:szCs w:val="16"/>
              </w:rPr>
              <w:t>9°C (1200°F)</w:t>
            </w:r>
          </w:p>
        </w:tc>
      </w:tr>
      <w:tr w:rsidR="00C5496A" w:rsidRPr="00714F32" w14:paraId="30B0072E" w14:textId="77777777" w:rsidTr="002A3C58">
        <w:trPr>
          <w:trHeight w:val="288"/>
          <w:jc w:val="center"/>
        </w:trPr>
        <w:tc>
          <w:tcPr>
            <w:tcW w:w="2467" w:type="dxa"/>
            <w:gridSpan w:val="3"/>
            <w:vAlign w:val="center"/>
          </w:tcPr>
          <w:p w14:paraId="57EEDEAC" w14:textId="77777777" w:rsidR="00C5496A" w:rsidRDefault="00C5496A" w:rsidP="00C5496A">
            <w:pPr>
              <w:autoSpaceDE/>
              <w:autoSpaceDN/>
              <w:adjustRightInd/>
              <w:spacing w:before="0" w:line="240" w:lineRule="auto"/>
              <w:ind w:left="0"/>
              <w:rPr>
                <w:b/>
                <w:color w:val="auto"/>
                <w:sz w:val="16"/>
                <w:szCs w:val="24"/>
                <w:lang w:val="ru-RU"/>
              </w:rPr>
            </w:pPr>
          </w:p>
        </w:tc>
        <w:tc>
          <w:tcPr>
            <w:tcW w:w="2753" w:type="dxa"/>
            <w:vAlign w:val="center"/>
          </w:tcPr>
          <w:p w14:paraId="01E13F82" w14:textId="77777777" w:rsidR="00C5496A" w:rsidRPr="00B050E3" w:rsidRDefault="00C5496A" w:rsidP="0020250E">
            <w:pPr>
              <w:autoSpaceDE/>
              <w:autoSpaceDN/>
              <w:adjustRightInd/>
              <w:spacing w:before="0" w:line="240" w:lineRule="auto"/>
              <w:ind w:left="0"/>
              <w:rPr>
                <w:sz w:val="16"/>
                <w:szCs w:val="16"/>
              </w:rPr>
            </w:pPr>
            <w:r w:rsidRPr="00B050E3">
              <w:rPr>
                <w:sz w:val="16"/>
                <w:szCs w:val="16"/>
              </w:rPr>
              <w:t>PPG</w:t>
            </w:r>
          </w:p>
        </w:tc>
        <w:tc>
          <w:tcPr>
            <w:tcW w:w="2340" w:type="dxa"/>
            <w:gridSpan w:val="3"/>
            <w:vAlign w:val="center"/>
          </w:tcPr>
          <w:p w14:paraId="0B75DD37" w14:textId="77777777" w:rsidR="00C5496A" w:rsidRPr="000311C5" w:rsidRDefault="00C5496A" w:rsidP="00C5496A">
            <w:pPr>
              <w:autoSpaceDE/>
              <w:autoSpaceDN/>
              <w:adjustRightInd/>
              <w:spacing w:before="0" w:line="240" w:lineRule="auto"/>
              <w:ind w:left="0"/>
              <w:rPr>
                <w:sz w:val="16"/>
                <w:szCs w:val="16"/>
                <w:lang w:val="ru-RU"/>
              </w:rPr>
            </w:pPr>
            <w:r w:rsidRPr="000311C5">
              <w:rPr>
                <w:sz w:val="16"/>
                <w:szCs w:val="16"/>
              </w:rPr>
              <w:t>Hi-Temp 1027</w:t>
            </w:r>
          </w:p>
          <w:p w14:paraId="394E1B98" w14:textId="5C450FE5" w:rsidR="005634FC" w:rsidRPr="000311C5" w:rsidRDefault="005634FC" w:rsidP="00C5496A">
            <w:pPr>
              <w:autoSpaceDE/>
              <w:autoSpaceDN/>
              <w:adjustRightInd/>
              <w:spacing w:before="0" w:line="240" w:lineRule="auto"/>
              <w:ind w:left="0"/>
              <w:rPr>
                <w:sz w:val="16"/>
                <w:szCs w:val="16"/>
                <w:lang w:val="ru-RU"/>
              </w:rPr>
            </w:pPr>
            <w:r w:rsidRPr="000311C5">
              <w:rPr>
                <w:sz w:val="16"/>
                <w:szCs w:val="16"/>
              </w:rPr>
              <w:t>Hi-Temp 900</w:t>
            </w:r>
          </w:p>
        </w:tc>
        <w:tc>
          <w:tcPr>
            <w:tcW w:w="990" w:type="dxa"/>
            <w:vAlign w:val="center"/>
          </w:tcPr>
          <w:p w14:paraId="048566FF" w14:textId="77777777" w:rsidR="00C5496A" w:rsidRPr="000311C5" w:rsidRDefault="00C5496A" w:rsidP="00C5496A">
            <w:pPr>
              <w:autoSpaceDE/>
              <w:autoSpaceDN/>
              <w:adjustRightInd/>
              <w:spacing w:before="0" w:line="240" w:lineRule="auto"/>
              <w:ind w:left="-144"/>
              <w:jc w:val="center"/>
              <w:rPr>
                <w:sz w:val="16"/>
                <w:szCs w:val="16"/>
              </w:rPr>
            </w:pPr>
            <w:r w:rsidRPr="000311C5">
              <w:rPr>
                <w:sz w:val="16"/>
                <w:szCs w:val="16"/>
              </w:rPr>
              <w:t>420</w:t>
            </w:r>
          </w:p>
        </w:tc>
        <w:tc>
          <w:tcPr>
            <w:tcW w:w="1455" w:type="dxa"/>
            <w:gridSpan w:val="4"/>
            <w:vAlign w:val="center"/>
          </w:tcPr>
          <w:p w14:paraId="0CCD07C7" w14:textId="3B96F9BE" w:rsidR="00C5496A" w:rsidRPr="000311C5" w:rsidRDefault="000C1389" w:rsidP="00C5496A">
            <w:pPr>
              <w:tabs>
                <w:tab w:val="left" w:pos="1029"/>
              </w:tabs>
              <w:autoSpaceDE/>
              <w:autoSpaceDN/>
              <w:adjustRightInd/>
              <w:spacing w:before="0" w:line="240" w:lineRule="auto"/>
              <w:ind w:left="-105" w:right="39"/>
              <w:jc w:val="center"/>
              <w:rPr>
                <w:sz w:val="16"/>
                <w:szCs w:val="16"/>
              </w:rPr>
            </w:pPr>
            <w:r w:rsidRPr="000311C5">
              <w:rPr>
                <w:sz w:val="16"/>
                <w:szCs w:val="16"/>
              </w:rPr>
              <w:t>64</w:t>
            </w:r>
            <w:del w:id="653" w:author="Issayevskiy, Konstantin [STAMGazStroy LLP]" w:date="2025-12-11T15:00:00Z" w16du:dateUtc="2025-12-11T10:00:00Z">
              <w:r w:rsidRPr="000311C5">
                <w:rPr>
                  <w:sz w:val="16"/>
                  <w:szCs w:val="16"/>
                </w:rPr>
                <w:delText>8.</w:delText>
              </w:r>
            </w:del>
            <w:r w:rsidRPr="000311C5">
              <w:rPr>
                <w:sz w:val="16"/>
                <w:szCs w:val="16"/>
              </w:rPr>
              <w:t>9°C (1200°F)</w:t>
            </w:r>
          </w:p>
        </w:tc>
      </w:tr>
      <w:tr w:rsidR="00C5496A" w:rsidRPr="00714F32" w14:paraId="25E9F7EB" w14:textId="77777777" w:rsidTr="002A3C58">
        <w:trPr>
          <w:trHeight w:val="288"/>
          <w:jc w:val="center"/>
        </w:trPr>
        <w:tc>
          <w:tcPr>
            <w:tcW w:w="2467" w:type="dxa"/>
            <w:gridSpan w:val="3"/>
            <w:vAlign w:val="center"/>
          </w:tcPr>
          <w:p w14:paraId="6C1037CA" w14:textId="77777777" w:rsidR="00C5496A" w:rsidRDefault="00C5496A" w:rsidP="00C5496A">
            <w:pPr>
              <w:autoSpaceDE/>
              <w:autoSpaceDN/>
              <w:adjustRightInd/>
              <w:spacing w:before="0" w:line="240" w:lineRule="auto"/>
              <w:ind w:left="0"/>
              <w:rPr>
                <w:b/>
                <w:color w:val="auto"/>
                <w:sz w:val="16"/>
                <w:szCs w:val="24"/>
                <w:lang w:val="ru-RU"/>
              </w:rPr>
            </w:pPr>
          </w:p>
        </w:tc>
        <w:tc>
          <w:tcPr>
            <w:tcW w:w="2753" w:type="dxa"/>
            <w:vAlign w:val="center"/>
          </w:tcPr>
          <w:p w14:paraId="4539368B" w14:textId="77777777" w:rsidR="00C5496A" w:rsidRPr="00B050E3" w:rsidRDefault="00C5496A" w:rsidP="00C5496A">
            <w:pPr>
              <w:autoSpaceDE/>
              <w:autoSpaceDN/>
              <w:adjustRightInd/>
              <w:spacing w:before="0" w:line="240" w:lineRule="auto"/>
              <w:ind w:left="0"/>
              <w:rPr>
                <w:sz w:val="16"/>
                <w:szCs w:val="16"/>
              </w:rPr>
            </w:pPr>
            <w:r w:rsidRPr="00B050E3">
              <w:rPr>
                <w:sz w:val="16"/>
                <w:szCs w:val="16"/>
              </w:rPr>
              <w:t>Sherwin-Williams</w:t>
            </w:r>
          </w:p>
        </w:tc>
        <w:tc>
          <w:tcPr>
            <w:tcW w:w="2340" w:type="dxa"/>
            <w:gridSpan w:val="3"/>
            <w:vAlign w:val="center"/>
          </w:tcPr>
          <w:p w14:paraId="3EEE5D92" w14:textId="77777777" w:rsidR="00C5496A" w:rsidRPr="000311C5" w:rsidRDefault="00C5496A" w:rsidP="0020250E">
            <w:pPr>
              <w:autoSpaceDE/>
              <w:autoSpaceDN/>
              <w:adjustRightInd/>
              <w:spacing w:before="0" w:line="240" w:lineRule="auto"/>
              <w:ind w:left="0"/>
              <w:rPr>
                <w:sz w:val="16"/>
                <w:szCs w:val="16"/>
              </w:rPr>
            </w:pPr>
            <w:r w:rsidRPr="000311C5">
              <w:rPr>
                <w:sz w:val="16"/>
                <w:szCs w:val="16"/>
              </w:rPr>
              <w:t>Heat-Flex 1200</w:t>
            </w:r>
          </w:p>
        </w:tc>
        <w:tc>
          <w:tcPr>
            <w:tcW w:w="990" w:type="dxa"/>
            <w:vAlign w:val="center"/>
          </w:tcPr>
          <w:p w14:paraId="5988732B" w14:textId="77777777" w:rsidR="00C5496A" w:rsidRPr="000311C5" w:rsidRDefault="00C5496A" w:rsidP="00C5496A">
            <w:pPr>
              <w:autoSpaceDE/>
              <w:autoSpaceDN/>
              <w:adjustRightInd/>
              <w:spacing w:before="0" w:line="240" w:lineRule="auto"/>
              <w:ind w:left="-144"/>
              <w:jc w:val="center"/>
              <w:rPr>
                <w:sz w:val="16"/>
                <w:szCs w:val="16"/>
              </w:rPr>
            </w:pPr>
            <w:r w:rsidRPr="000311C5">
              <w:rPr>
                <w:sz w:val="16"/>
                <w:szCs w:val="16"/>
              </w:rPr>
              <w:t>375</w:t>
            </w:r>
          </w:p>
        </w:tc>
        <w:tc>
          <w:tcPr>
            <w:tcW w:w="1455" w:type="dxa"/>
            <w:gridSpan w:val="4"/>
            <w:vAlign w:val="center"/>
          </w:tcPr>
          <w:p w14:paraId="62B71D3F" w14:textId="77777777" w:rsidR="00C5496A" w:rsidRPr="000311C5" w:rsidRDefault="00C5496A" w:rsidP="00C5496A">
            <w:pPr>
              <w:tabs>
                <w:tab w:val="left" w:pos="1029"/>
              </w:tabs>
              <w:autoSpaceDE/>
              <w:autoSpaceDN/>
              <w:adjustRightInd/>
              <w:spacing w:before="0" w:line="240" w:lineRule="auto"/>
              <w:ind w:left="-105" w:right="39"/>
              <w:jc w:val="center"/>
              <w:rPr>
                <w:sz w:val="16"/>
                <w:szCs w:val="16"/>
              </w:rPr>
            </w:pPr>
            <w:r w:rsidRPr="000311C5">
              <w:rPr>
                <w:sz w:val="16"/>
                <w:szCs w:val="16"/>
              </w:rPr>
              <w:t>649°C (1200°F)</w:t>
            </w:r>
          </w:p>
        </w:tc>
      </w:tr>
      <w:tr w:rsidR="00A27633" w:rsidRPr="00714F32" w14:paraId="2AA34048" w14:textId="77777777" w:rsidTr="002A3C58">
        <w:trPr>
          <w:trHeight w:val="288"/>
          <w:jc w:val="center"/>
        </w:trPr>
        <w:tc>
          <w:tcPr>
            <w:tcW w:w="2467" w:type="dxa"/>
            <w:gridSpan w:val="3"/>
            <w:vAlign w:val="center"/>
          </w:tcPr>
          <w:p w14:paraId="0770E8D2" w14:textId="77777777" w:rsidR="00A27633" w:rsidRDefault="00A27633" w:rsidP="00C5496A">
            <w:pPr>
              <w:autoSpaceDE/>
              <w:autoSpaceDN/>
              <w:adjustRightInd/>
              <w:spacing w:before="0" w:line="240" w:lineRule="auto"/>
              <w:ind w:left="0"/>
              <w:rPr>
                <w:b/>
                <w:color w:val="auto"/>
                <w:sz w:val="16"/>
                <w:szCs w:val="24"/>
                <w:lang w:val="ru-RU"/>
              </w:rPr>
            </w:pPr>
          </w:p>
        </w:tc>
        <w:tc>
          <w:tcPr>
            <w:tcW w:w="2753" w:type="dxa"/>
            <w:vAlign w:val="center"/>
          </w:tcPr>
          <w:p w14:paraId="11A0792A" w14:textId="0845E461" w:rsidR="00A27633" w:rsidRPr="00A27633" w:rsidRDefault="00A27633" w:rsidP="00C5496A">
            <w:pPr>
              <w:autoSpaceDE/>
              <w:autoSpaceDN/>
              <w:adjustRightInd/>
              <w:spacing w:before="0" w:line="240" w:lineRule="auto"/>
              <w:ind w:left="0"/>
              <w:rPr>
                <w:sz w:val="16"/>
                <w:szCs w:val="16"/>
              </w:rPr>
            </w:pPr>
            <w:r>
              <w:rPr>
                <w:sz w:val="16"/>
                <w:szCs w:val="16"/>
              </w:rPr>
              <w:t>Tnemec</w:t>
            </w:r>
          </w:p>
        </w:tc>
        <w:tc>
          <w:tcPr>
            <w:tcW w:w="2340" w:type="dxa"/>
            <w:gridSpan w:val="3"/>
            <w:vAlign w:val="center"/>
          </w:tcPr>
          <w:p w14:paraId="5454EE90" w14:textId="3BA88D19" w:rsidR="00A27633" w:rsidRPr="000311C5" w:rsidRDefault="00A27633" w:rsidP="0020250E">
            <w:pPr>
              <w:autoSpaceDE/>
              <w:autoSpaceDN/>
              <w:adjustRightInd/>
              <w:spacing w:before="0" w:line="240" w:lineRule="auto"/>
              <w:ind w:left="0"/>
              <w:rPr>
                <w:sz w:val="16"/>
                <w:szCs w:val="16"/>
              </w:rPr>
            </w:pPr>
            <w:r w:rsidRPr="000311C5">
              <w:rPr>
                <w:sz w:val="16"/>
                <w:szCs w:val="16"/>
              </w:rPr>
              <w:t>Series 1528 Endura-Heat DTM</w:t>
            </w:r>
          </w:p>
        </w:tc>
        <w:tc>
          <w:tcPr>
            <w:tcW w:w="990" w:type="dxa"/>
            <w:vAlign w:val="center"/>
          </w:tcPr>
          <w:p w14:paraId="5950EDE4" w14:textId="2FC2E134" w:rsidR="00A27633" w:rsidRPr="000311C5" w:rsidRDefault="00A27633" w:rsidP="00C5496A">
            <w:pPr>
              <w:autoSpaceDE/>
              <w:autoSpaceDN/>
              <w:adjustRightInd/>
              <w:spacing w:before="0" w:line="240" w:lineRule="auto"/>
              <w:ind w:left="-144"/>
              <w:jc w:val="center"/>
              <w:rPr>
                <w:sz w:val="16"/>
                <w:szCs w:val="16"/>
              </w:rPr>
            </w:pPr>
            <w:r w:rsidRPr="000311C5">
              <w:rPr>
                <w:sz w:val="16"/>
                <w:szCs w:val="16"/>
              </w:rPr>
              <w:t>416</w:t>
            </w:r>
          </w:p>
        </w:tc>
        <w:tc>
          <w:tcPr>
            <w:tcW w:w="1455" w:type="dxa"/>
            <w:gridSpan w:val="4"/>
            <w:vAlign w:val="center"/>
          </w:tcPr>
          <w:p w14:paraId="10C32D08" w14:textId="7E9AE8EB" w:rsidR="00A27633" w:rsidRPr="000311C5" w:rsidRDefault="00A27633" w:rsidP="00C5496A">
            <w:pPr>
              <w:tabs>
                <w:tab w:val="left" w:pos="1029"/>
              </w:tabs>
              <w:autoSpaceDE/>
              <w:autoSpaceDN/>
              <w:adjustRightInd/>
              <w:spacing w:before="0" w:line="240" w:lineRule="auto"/>
              <w:ind w:left="-105" w:right="39"/>
              <w:jc w:val="center"/>
              <w:rPr>
                <w:sz w:val="16"/>
                <w:szCs w:val="16"/>
              </w:rPr>
            </w:pPr>
            <w:r w:rsidRPr="000311C5">
              <w:rPr>
                <w:sz w:val="16"/>
                <w:szCs w:val="16"/>
              </w:rPr>
              <w:t>64</w:t>
            </w:r>
            <w:del w:id="654" w:author="Issayevskiy, Konstantin [STAMGazStroy LLP]" w:date="2025-12-11T15:00:00Z" w16du:dateUtc="2025-12-11T10:00:00Z">
              <w:r w:rsidRPr="000311C5">
                <w:rPr>
                  <w:sz w:val="16"/>
                  <w:szCs w:val="16"/>
                </w:rPr>
                <w:delText>8.</w:delText>
              </w:r>
            </w:del>
            <w:r w:rsidRPr="000311C5">
              <w:rPr>
                <w:sz w:val="16"/>
                <w:szCs w:val="16"/>
              </w:rPr>
              <w:t>9°C (1200°F)</w:t>
            </w:r>
          </w:p>
        </w:tc>
      </w:tr>
      <w:tr w:rsidR="0020250E" w:rsidRPr="000311C5" w14:paraId="4B786016" w14:textId="77777777" w:rsidTr="002A3C58">
        <w:trPr>
          <w:gridAfter w:val="3"/>
          <w:wAfter w:w="44" w:type="dxa"/>
          <w:trHeight w:val="288"/>
          <w:jc w:val="center"/>
        </w:trPr>
        <w:tc>
          <w:tcPr>
            <w:tcW w:w="2467" w:type="dxa"/>
            <w:gridSpan w:val="3"/>
            <w:tcBorders>
              <w:top w:val="single" w:sz="12" w:space="0" w:color="auto"/>
            </w:tcBorders>
            <w:vAlign w:val="center"/>
          </w:tcPr>
          <w:p w14:paraId="1BD8B9C8" w14:textId="77777777" w:rsidR="0020250E" w:rsidRPr="00AC483C" w:rsidRDefault="0020250E"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ПОВЕРХНОСТНЫЙ СЛОЙ</w:t>
            </w:r>
          </w:p>
        </w:tc>
        <w:tc>
          <w:tcPr>
            <w:tcW w:w="2753" w:type="dxa"/>
            <w:tcBorders>
              <w:top w:val="single" w:sz="12" w:space="0" w:color="auto"/>
            </w:tcBorders>
            <w:vAlign w:val="center"/>
          </w:tcPr>
          <w:p w14:paraId="645BE51A" w14:textId="77777777" w:rsidR="0020250E" w:rsidRPr="001D3869" w:rsidRDefault="0020250E" w:rsidP="00C5496A">
            <w:pPr>
              <w:autoSpaceDE/>
              <w:autoSpaceDN/>
              <w:adjustRightInd/>
              <w:spacing w:before="0" w:line="240" w:lineRule="auto"/>
              <w:ind w:left="0"/>
              <w:rPr>
                <w:sz w:val="16"/>
                <w:szCs w:val="16"/>
              </w:rPr>
            </w:pPr>
            <w:r w:rsidRPr="00B050E3">
              <w:rPr>
                <w:sz w:val="16"/>
                <w:szCs w:val="16"/>
              </w:rPr>
              <w:t>Carboline</w:t>
            </w:r>
          </w:p>
        </w:tc>
        <w:tc>
          <w:tcPr>
            <w:tcW w:w="2340" w:type="dxa"/>
            <w:gridSpan w:val="3"/>
            <w:tcBorders>
              <w:top w:val="single" w:sz="12" w:space="0" w:color="auto"/>
            </w:tcBorders>
            <w:vAlign w:val="center"/>
          </w:tcPr>
          <w:p w14:paraId="3471002C" w14:textId="0C82BCCF" w:rsidR="0020250E" w:rsidRPr="000311C5" w:rsidRDefault="00EF2623" w:rsidP="00C5496A">
            <w:pPr>
              <w:autoSpaceDE/>
              <w:autoSpaceDN/>
              <w:adjustRightInd/>
              <w:spacing w:before="0" w:line="240" w:lineRule="auto"/>
              <w:ind w:left="0"/>
              <w:rPr>
                <w:sz w:val="16"/>
                <w:szCs w:val="16"/>
              </w:rPr>
            </w:pPr>
            <w:proofErr w:type="spellStart"/>
            <w:r w:rsidRPr="000311C5">
              <w:rPr>
                <w:sz w:val="16"/>
                <w:szCs w:val="16"/>
              </w:rPr>
              <w:t>Thermaline</w:t>
            </w:r>
            <w:proofErr w:type="spellEnd"/>
            <w:r w:rsidRPr="000311C5">
              <w:rPr>
                <w:sz w:val="16"/>
                <w:szCs w:val="16"/>
              </w:rPr>
              <w:t xml:space="preserve"> Heat Shield</w:t>
            </w:r>
          </w:p>
        </w:tc>
        <w:tc>
          <w:tcPr>
            <w:tcW w:w="990" w:type="dxa"/>
            <w:tcBorders>
              <w:top w:val="single" w:sz="12" w:space="0" w:color="auto"/>
            </w:tcBorders>
            <w:vAlign w:val="center"/>
          </w:tcPr>
          <w:p w14:paraId="6E2056C6" w14:textId="6161FAC3" w:rsidR="0020250E" w:rsidRPr="000311C5" w:rsidRDefault="00EF2623" w:rsidP="00C5496A">
            <w:pPr>
              <w:autoSpaceDE/>
              <w:autoSpaceDN/>
              <w:adjustRightInd/>
              <w:spacing w:before="0" w:line="240" w:lineRule="auto"/>
              <w:ind w:left="-144"/>
              <w:jc w:val="center"/>
              <w:rPr>
                <w:sz w:val="16"/>
                <w:szCs w:val="16"/>
                <w:lang w:val="ru-RU"/>
              </w:rPr>
            </w:pPr>
            <w:r w:rsidRPr="000311C5">
              <w:rPr>
                <w:sz w:val="16"/>
                <w:szCs w:val="16"/>
                <w:lang w:val="ru-RU"/>
              </w:rPr>
              <w:t>420</w:t>
            </w:r>
          </w:p>
        </w:tc>
        <w:tc>
          <w:tcPr>
            <w:tcW w:w="1411" w:type="dxa"/>
            <w:tcBorders>
              <w:top w:val="single" w:sz="12" w:space="0" w:color="auto"/>
            </w:tcBorders>
            <w:vAlign w:val="center"/>
          </w:tcPr>
          <w:p w14:paraId="69ADCC02" w14:textId="77777777" w:rsidR="0020250E" w:rsidRPr="000311C5" w:rsidRDefault="0020250E" w:rsidP="00C5496A">
            <w:pPr>
              <w:autoSpaceDE/>
              <w:autoSpaceDN/>
              <w:adjustRightInd/>
              <w:spacing w:before="0" w:line="240" w:lineRule="auto"/>
              <w:ind w:left="-49" w:right="-46" w:hanging="59"/>
              <w:jc w:val="center"/>
              <w:rPr>
                <w:sz w:val="16"/>
                <w:szCs w:val="16"/>
              </w:rPr>
            </w:pPr>
            <w:r w:rsidRPr="000311C5">
              <w:rPr>
                <w:sz w:val="16"/>
                <w:szCs w:val="16"/>
              </w:rPr>
              <w:t>649°C (1200°F)</w:t>
            </w:r>
          </w:p>
        </w:tc>
      </w:tr>
      <w:tr w:rsidR="00C5496A" w:rsidRPr="000311C5" w14:paraId="4FEC20C2" w14:textId="77777777" w:rsidTr="002A3C58">
        <w:trPr>
          <w:gridAfter w:val="3"/>
          <w:wAfter w:w="44" w:type="dxa"/>
          <w:trHeight w:val="288"/>
          <w:jc w:val="center"/>
        </w:trPr>
        <w:tc>
          <w:tcPr>
            <w:tcW w:w="2467" w:type="dxa"/>
            <w:gridSpan w:val="3"/>
            <w:vAlign w:val="center"/>
          </w:tcPr>
          <w:p w14:paraId="640B1364" w14:textId="77777777" w:rsidR="00C5496A" w:rsidRPr="00AC483C" w:rsidRDefault="00C5496A" w:rsidP="00C5496A">
            <w:pPr>
              <w:autoSpaceDE/>
              <w:autoSpaceDN/>
              <w:adjustRightInd/>
              <w:spacing w:before="0" w:line="240" w:lineRule="auto"/>
              <w:ind w:left="0"/>
              <w:rPr>
                <w:b/>
                <w:color w:val="auto"/>
                <w:sz w:val="16"/>
                <w:szCs w:val="24"/>
                <w:lang w:val="ru-RU"/>
              </w:rPr>
            </w:pPr>
          </w:p>
        </w:tc>
        <w:tc>
          <w:tcPr>
            <w:tcW w:w="2753" w:type="dxa"/>
            <w:vAlign w:val="center"/>
          </w:tcPr>
          <w:p w14:paraId="17F3D6A5" w14:textId="77777777" w:rsidR="00C5496A" w:rsidRPr="001D3869" w:rsidRDefault="00C5496A" w:rsidP="00C5496A">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340" w:type="dxa"/>
            <w:gridSpan w:val="3"/>
            <w:vAlign w:val="center"/>
          </w:tcPr>
          <w:p w14:paraId="007E4054" w14:textId="77777777" w:rsidR="00C5496A" w:rsidRPr="000311C5" w:rsidRDefault="00C5496A" w:rsidP="00C5496A">
            <w:pPr>
              <w:autoSpaceDE/>
              <w:autoSpaceDN/>
              <w:adjustRightInd/>
              <w:spacing w:before="0" w:line="240" w:lineRule="auto"/>
              <w:ind w:left="0"/>
              <w:rPr>
                <w:sz w:val="16"/>
                <w:szCs w:val="16"/>
              </w:rPr>
            </w:pPr>
            <w:proofErr w:type="spellStart"/>
            <w:r w:rsidRPr="000311C5">
              <w:rPr>
                <w:sz w:val="16"/>
                <w:szCs w:val="16"/>
              </w:rPr>
              <w:t>Thurmalox</w:t>
            </w:r>
            <w:proofErr w:type="spellEnd"/>
            <w:r w:rsidRPr="000311C5">
              <w:rPr>
                <w:sz w:val="16"/>
                <w:szCs w:val="16"/>
              </w:rPr>
              <w:t xml:space="preserve"> 225HD</w:t>
            </w:r>
          </w:p>
        </w:tc>
        <w:tc>
          <w:tcPr>
            <w:tcW w:w="990" w:type="dxa"/>
            <w:vAlign w:val="center"/>
          </w:tcPr>
          <w:p w14:paraId="06767577" w14:textId="77777777" w:rsidR="00C5496A" w:rsidRPr="000311C5" w:rsidRDefault="00C5496A" w:rsidP="00C5496A">
            <w:pPr>
              <w:autoSpaceDE/>
              <w:autoSpaceDN/>
              <w:adjustRightInd/>
              <w:spacing w:before="0" w:line="240" w:lineRule="auto"/>
              <w:ind w:left="-144"/>
              <w:jc w:val="center"/>
              <w:rPr>
                <w:sz w:val="16"/>
                <w:szCs w:val="16"/>
              </w:rPr>
            </w:pPr>
            <w:r w:rsidRPr="000311C5">
              <w:rPr>
                <w:sz w:val="16"/>
                <w:szCs w:val="16"/>
              </w:rPr>
              <w:t>292</w:t>
            </w:r>
          </w:p>
        </w:tc>
        <w:tc>
          <w:tcPr>
            <w:tcW w:w="1411" w:type="dxa"/>
            <w:vAlign w:val="center"/>
          </w:tcPr>
          <w:p w14:paraId="09850A63" w14:textId="77777777" w:rsidR="00C5496A" w:rsidRPr="000311C5" w:rsidRDefault="00C5496A" w:rsidP="00C5496A">
            <w:pPr>
              <w:autoSpaceDE/>
              <w:autoSpaceDN/>
              <w:adjustRightInd/>
              <w:spacing w:before="0" w:line="240" w:lineRule="auto"/>
              <w:ind w:left="-49" w:right="-46" w:hanging="59"/>
              <w:jc w:val="center"/>
              <w:rPr>
                <w:sz w:val="16"/>
                <w:szCs w:val="16"/>
              </w:rPr>
            </w:pPr>
            <w:r w:rsidRPr="000311C5">
              <w:rPr>
                <w:sz w:val="16"/>
                <w:szCs w:val="16"/>
              </w:rPr>
              <w:t>538°C (1000°F)</w:t>
            </w:r>
          </w:p>
        </w:tc>
      </w:tr>
      <w:tr w:rsidR="0020250E" w:rsidRPr="000311C5" w14:paraId="66546E48" w14:textId="77777777" w:rsidTr="002A3C58">
        <w:trPr>
          <w:gridAfter w:val="3"/>
          <w:wAfter w:w="44" w:type="dxa"/>
          <w:trHeight w:val="288"/>
          <w:jc w:val="center"/>
        </w:trPr>
        <w:tc>
          <w:tcPr>
            <w:tcW w:w="2467" w:type="dxa"/>
            <w:gridSpan w:val="3"/>
            <w:vAlign w:val="center"/>
          </w:tcPr>
          <w:p w14:paraId="30B1942A" w14:textId="77777777" w:rsidR="0020250E" w:rsidRPr="00AC483C" w:rsidRDefault="0020250E" w:rsidP="00C5496A">
            <w:pPr>
              <w:autoSpaceDE/>
              <w:autoSpaceDN/>
              <w:adjustRightInd/>
              <w:spacing w:before="0" w:line="240" w:lineRule="auto"/>
              <w:ind w:left="0"/>
              <w:rPr>
                <w:b/>
                <w:color w:val="auto"/>
                <w:sz w:val="16"/>
                <w:szCs w:val="24"/>
                <w:lang w:val="ru-RU"/>
              </w:rPr>
            </w:pPr>
            <w:r w:rsidRPr="00AC483C">
              <w:rPr>
                <w:b/>
                <w:color w:val="auto"/>
                <w:sz w:val="16"/>
                <w:szCs w:val="24"/>
                <w:lang w:val="ru-RU"/>
              </w:rPr>
              <w:t>Неорганическое покрытие</w:t>
            </w:r>
          </w:p>
        </w:tc>
        <w:tc>
          <w:tcPr>
            <w:tcW w:w="2753" w:type="dxa"/>
            <w:vAlign w:val="center"/>
          </w:tcPr>
          <w:p w14:paraId="278DEB92" w14:textId="77777777" w:rsidR="0020250E" w:rsidRPr="001D3869" w:rsidRDefault="0020250E" w:rsidP="00C5496A">
            <w:pPr>
              <w:autoSpaceDE/>
              <w:autoSpaceDN/>
              <w:adjustRightInd/>
              <w:spacing w:before="0" w:line="240" w:lineRule="auto"/>
              <w:ind w:left="0"/>
              <w:rPr>
                <w:sz w:val="16"/>
                <w:szCs w:val="16"/>
              </w:rPr>
            </w:pPr>
            <w:r w:rsidRPr="00B050E3">
              <w:rPr>
                <w:sz w:val="16"/>
                <w:szCs w:val="16"/>
              </w:rPr>
              <w:t>Hempel Coatings (USA), Inc</w:t>
            </w:r>
          </w:p>
        </w:tc>
        <w:tc>
          <w:tcPr>
            <w:tcW w:w="2340" w:type="dxa"/>
            <w:gridSpan w:val="3"/>
            <w:vAlign w:val="center"/>
          </w:tcPr>
          <w:p w14:paraId="0A93117D" w14:textId="77777777" w:rsidR="0020250E" w:rsidRPr="000311C5" w:rsidRDefault="0020250E" w:rsidP="00C5496A">
            <w:pPr>
              <w:autoSpaceDE/>
              <w:autoSpaceDN/>
              <w:adjustRightInd/>
              <w:spacing w:before="0" w:line="240" w:lineRule="auto"/>
              <w:ind w:left="0"/>
              <w:rPr>
                <w:sz w:val="16"/>
                <w:szCs w:val="16"/>
              </w:rPr>
            </w:pPr>
            <w:proofErr w:type="spellStart"/>
            <w:r w:rsidRPr="000311C5">
              <w:rPr>
                <w:sz w:val="16"/>
                <w:szCs w:val="16"/>
              </w:rPr>
              <w:t>Versiline</w:t>
            </w:r>
            <w:proofErr w:type="spellEnd"/>
            <w:r w:rsidRPr="000311C5">
              <w:rPr>
                <w:sz w:val="16"/>
                <w:szCs w:val="16"/>
              </w:rPr>
              <w:t xml:space="preserve"> CUI 56990</w:t>
            </w:r>
          </w:p>
        </w:tc>
        <w:tc>
          <w:tcPr>
            <w:tcW w:w="990" w:type="dxa"/>
            <w:vAlign w:val="center"/>
          </w:tcPr>
          <w:p w14:paraId="4712ACE5" w14:textId="77777777" w:rsidR="0020250E" w:rsidRPr="000311C5" w:rsidRDefault="0020250E" w:rsidP="00C5496A">
            <w:pPr>
              <w:autoSpaceDE/>
              <w:autoSpaceDN/>
              <w:adjustRightInd/>
              <w:spacing w:before="0" w:line="240" w:lineRule="auto"/>
              <w:ind w:left="-144"/>
              <w:jc w:val="center"/>
              <w:rPr>
                <w:sz w:val="16"/>
                <w:szCs w:val="16"/>
              </w:rPr>
            </w:pPr>
            <w:r w:rsidRPr="000311C5">
              <w:rPr>
                <w:sz w:val="16"/>
                <w:szCs w:val="16"/>
              </w:rPr>
              <w:t>391</w:t>
            </w:r>
          </w:p>
        </w:tc>
        <w:tc>
          <w:tcPr>
            <w:tcW w:w="1411" w:type="dxa"/>
            <w:vAlign w:val="center"/>
          </w:tcPr>
          <w:p w14:paraId="327FA7C8" w14:textId="77777777" w:rsidR="0020250E" w:rsidRPr="000311C5" w:rsidRDefault="0020250E" w:rsidP="00C5496A">
            <w:pPr>
              <w:autoSpaceDE/>
              <w:autoSpaceDN/>
              <w:adjustRightInd/>
              <w:spacing w:before="0" w:line="240" w:lineRule="auto"/>
              <w:ind w:left="-49" w:right="-46" w:hanging="59"/>
              <w:jc w:val="center"/>
              <w:rPr>
                <w:sz w:val="16"/>
                <w:szCs w:val="16"/>
              </w:rPr>
            </w:pPr>
            <w:r w:rsidRPr="000311C5">
              <w:rPr>
                <w:sz w:val="16"/>
                <w:szCs w:val="16"/>
              </w:rPr>
              <w:t>649°C (1200°F)</w:t>
            </w:r>
          </w:p>
        </w:tc>
      </w:tr>
      <w:tr w:rsidR="00C5496A" w:rsidRPr="0005732F" w14:paraId="1D911A4C" w14:textId="77777777" w:rsidTr="002A3C58">
        <w:trPr>
          <w:gridAfter w:val="1"/>
          <w:wAfter w:w="14" w:type="dxa"/>
          <w:trHeight w:val="288"/>
          <w:jc w:val="center"/>
        </w:trPr>
        <w:tc>
          <w:tcPr>
            <w:tcW w:w="2467" w:type="dxa"/>
            <w:gridSpan w:val="3"/>
            <w:vAlign w:val="center"/>
          </w:tcPr>
          <w:p w14:paraId="5017BD10" w14:textId="77777777" w:rsidR="00C5496A" w:rsidRPr="00AC483C" w:rsidRDefault="0020250E" w:rsidP="00C5496A">
            <w:pPr>
              <w:autoSpaceDE/>
              <w:autoSpaceDN/>
              <w:adjustRightInd/>
              <w:spacing w:before="0" w:line="240" w:lineRule="auto"/>
              <w:ind w:left="0"/>
              <w:rPr>
                <w:b/>
                <w:color w:val="auto"/>
                <w:sz w:val="16"/>
                <w:szCs w:val="24"/>
                <w:lang w:val="ru-RU"/>
              </w:rPr>
            </w:pPr>
            <w:r>
              <w:rPr>
                <w:b/>
                <w:color w:val="auto"/>
                <w:sz w:val="16"/>
                <w:szCs w:val="24"/>
                <w:lang w:val="ru-RU"/>
              </w:rPr>
              <w:t>Т</w:t>
            </w:r>
            <w:r w:rsidR="00C5496A" w:rsidRPr="00AC483C">
              <w:rPr>
                <w:b/>
                <w:color w:val="auto"/>
                <w:sz w:val="16"/>
                <w:szCs w:val="24"/>
                <w:lang w:val="ru-RU"/>
              </w:rPr>
              <w:t>онкопленочное</w:t>
            </w:r>
          </w:p>
        </w:tc>
        <w:tc>
          <w:tcPr>
            <w:tcW w:w="2753" w:type="dxa"/>
            <w:vAlign w:val="center"/>
          </w:tcPr>
          <w:p w14:paraId="39BCE0C9" w14:textId="77777777" w:rsidR="00C5496A" w:rsidRPr="001D3869" w:rsidRDefault="00C5496A" w:rsidP="00C5496A">
            <w:pPr>
              <w:autoSpaceDE/>
              <w:autoSpaceDN/>
              <w:adjustRightInd/>
              <w:spacing w:before="0" w:line="240" w:lineRule="auto"/>
              <w:ind w:left="0"/>
              <w:rPr>
                <w:sz w:val="16"/>
                <w:szCs w:val="16"/>
              </w:rPr>
            </w:pPr>
            <w:r w:rsidRPr="00B050E3">
              <w:rPr>
                <w:sz w:val="16"/>
                <w:szCs w:val="16"/>
              </w:rPr>
              <w:t>International</w:t>
            </w:r>
          </w:p>
        </w:tc>
        <w:tc>
          <w:tcPr>
            <w:tcW w:w="2340" w:type="dxa"/>
            <w:gridSpan w:val="3"/>
            <w:vAlign w:val="center"/>
          </w:tcPr>
          <w:p w14:paraId="1E084DEC" w14:textId="77777777" w:rsidR="00C5496A" w:rsidRPr="000311C5" w:rsidRDefault="00C5496A" w:rsidP="00C5496A">
            <w:pPr>
              <w:autoSpaceDE/>
              <w:autoSpaceDN/>
              <w:adjustRightInd/>
              <w:spacing w:before="0" w:line="240" w:lineRule="auto"/>
              <w:ind w:left="0"/>
              <w:rPr>
                <w:sz w:val="16"/>
                <w:szCs w:val="16"/>
              </w:rPr>
            </w:pPr>
            <w:r w:rsidRPr="000311C5">
              <w:rPr>
                <w:sz w:val="16"/>
                <w:szCs w:val="16"/>
              </w:rPr>
              <w:t>Intertherm 751 CSA</w:t>
            </w:r>
          </w:p>
        </w:tc>
        <w:tc>
          <w:tcPr>
            <w:tcW w:w="990" w:type="dxa"/>
            <w:vAlign w:val="center"/>
          </w:tcPr>
          <w:p w14:paraId="3FA2147A" w14:textId="77777777" w:rsidR="00C5496A" w:rsidRPr="000311C5" w:rsidRDefault="00C5496A" w:rsidP="00C5496A">
            <w:pPr>
              <w:autoSpaceDE/>
              <w:autoSpaceDN/>
              <w:adjustRightInd/>
              <w:spacing w:before="0" w:line="240" w:lineRule="auto"/>
              <w:ind w:left="-144"/>
              <w:jc w:val="center"/>
              <w:rPr>
                <w:sz w:val="16"/>
                <w:szCs w:val="16"/>
              </w:rPr>
            </w:pPr>
            <w:r w:rsidRPr="000311C5">
              <w:rPr>
                <w:sz w:val="16"/>
                <w:szCs w:val="16"/>
              </w:rPr>
              <w:t>420</w:t>
            </w:r>
          </w:p>
        </w:tc>
        <w:tc>
          <w:tcPr>
            <w:tcW w:w="1441" w:type="dxa"/>
            <w:gridSpan w:val="3"/>
            <w:vAlign w:val="center"/>
          </w:tcPr>
          <w:p w14:paraId="47F85992" w14:textId="77777777" w:rsidR="00C5496A" w:rsidRPr="000311C5" w:rsidRDefault="00C5496A" w:rsidP="00C5496A">
            <w:pPr>
              <w:autoSpaceDE/>
              <w:autoSpaceDN/>
              <w:adjustRightInd/>
              <w:spacing w:before="0" w:line="240" w:lineRule="auto"/>
              <w:ind w:left="-49" w:right="-46" w:hanging="59"/>
              <w:jc w:val="center"/>
              <w:rPr>
                <w:sz w:val="16"/>
                <w:szCs w:val="16"/>
              </w:rPr>
            </w:pPr>
            <w:r w:rsidRPr="000311C5">
              <w:rPr>
                <w:sz w:val="16"/>
                <w:szCs w:val="16"/>
              </w:rPr>
              <w:t>399°C (750°F)</w:t>
            </w:r>
          </w:p>
        </w:tc>
      </w:tr>
      <w:tr w:rsidR="00546ED6" w:rsidRPr="00714F32" w14:paraId="4C0DBAB0" w14:textId="77777777" w:rsidTr="002A3C58">
        <w:trPr>
          <w:gridAfter w:val="1"/>
          <w:wAfter w:w="14" w:type="dxa"/>
          <w:trHeight w:val="288"/>
          <w:jc w:val="center"/>
        </w:trPr>
        <w:tc>
          <w:tcPr>
            <w:tcW w:w="2467" w:type="dxa"/>
            <w:gridSpan w:val="3"/>
            <w:vMerge w:val="restart"/>
            <w:vAlign w:val="center"/>
          </w:tcPr>
          <w:p w14:paraId="62AA8A6F" w14:textId="77777777" w:rsidR="00546ED6" w:rsidRPr="00AC483C" w:rsidRDefault="00546ED6" w:rsidP="00C5496A">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753" w:type="dxa"/>
            <w:vAlign w:val="center"/>
          </w:tcPr>
          <w:p w14:paraId="438DA056" w14:textId="77777777" w:rsidR="00546ED6" w:rsidRPr="001D3869" w:rsidRDefault="00546ED6" w:rsidP="00C5496A">
            <w:pPr>
              <w:autoSpaceDE/>
              <w:autoSpaceDN/>
              <w:adjustRightInd/>
              <w:spacing w:before="0" w:line="240" w:lineRule="auto"/>
              <w:ind w:left="0"/>
              <w:rPr>
                <w:sz w:val="16"/>
                <w:szCs w:val="16"/>
              </w:rPr>
            </w:pPr>
            <w:r w:rsidRPr="00B050E3">
              <w:rPr>
                <w:sz w:val="16"/>
                <w:szCs w:val="16"/>
              </w:rPr>
              <w:t>International</w:t>
            </w:r>
          </w:p>
        </w:tc>
        <w:tc>
          <w:tcPr>
            <w:tcW w:w="2340" w:type="dxa"/>
            <w:gridSpan w:val="3"/>
            <w:vAlign w:val="center"/>
          </w:tcPr>
          <w:p w14:paraId="2B4CDF2E" w14:textId="77777777" w:rsidR="00546ED6" w:rsidRPr="000311C5" w:rsidRDefault="00546ED6" w:rsidP="00C5496A">
            <w:pPr>
              <w:autoSpaceDE/>
              <w:autoSpaceDN/>
              <w:adjustRightInd/>
              <w:spacing w:before="0" w:line="240" w:lineRule="auto"/>
              <w:ind w:left="0"/>
              <w:rPr>
                <w:sz w:val="16"/>
                <w:szCs w:val="16"/>
              </w:rPr>
            </w:pPr>
            <w:r w:rsidRPr="000311C5">
              <w:rPr>
                <w:sz w:val="16"/>
                <w:szCs w:val="16"/>
              </w:rPr>
              <w:t>Interbond 1202UPC</w:t>
            </w:r>
          </w:p>
        </w:tc>
        <w:tc>
          <w:tcPr>
            <w:tcW w:w="990" w:type="dxa"/>
            <w:vAlign w:val="center"/>
          </w:tcPr>
          <w:p w14:paraId="3F1ABCAE" w14:textId="77777777" w:rsidR="00546ED6" w:rsidRPr="000311C5" w:rsidRDefault="00546ED6" w:rsidP="00C5496A">
            <w:pPr>
              <w:autoSpaceDE/>
              <w:autoSpaceDN/>
              <w:adjustRightInd/>
              <w:spacing w:before="0" w:line="240" w:lineRule="auto"/>
              <w:ind w:left="-144"/>
              <w:jc w:val="center"/>
              <w:rPr>
                <w:sz w:val="16"/>
                <w:szCs w:val="16"/>
              </w:rPr>
            </w:pPr>
            <w:r w:rsidRPr="000311C5">
              <w:rPr>
                <w:sz w:val="16"/>
                <w:szCs w:val="16"/>
              </w:rPr>
              <w:t>420</w:t>
            </w:r>
          </w:p>
        </w:tc>
        <w:tc>
          <w:tcPr>
            <w:tcW w:w="1441" w:type="dxa"/>
            <w:gridSpan w:val="3"/>
            <w:vAlign w:val="center"/>
          </w:tcPr>
          <w:p w14:paraId="7FC5384C" w14:textId="77777777" w:rsidR="00546ED6" w:rsidRPr="000311C5" w:rsidRDefault="00546ED6" w:rsidP="00C5496A">
            <w:pPr>
              <w:autoSpaceDE/>
              <w:autoSpaceDN/>
              <w:adjustRightInd/>
              <w:spacing w:before="0" w:line="240" w:lineRule="auto"/>
              <w:ind w:left="-49" w:right="-46" w:hanging="59"/>
              <w:jc w:val="center"/>
              <w:rPr>
                <w:sz w:val="16"/>
                <w:szCs w:val="16"/>
              </w:rPr>
            </w:pPr>
            <w:r w:rsidRPr="000311C5">
              <w:rPr>
                <w:sz w:val="16"/>
                <w:szCs w:val="16"/>
              </w:rPr>
              <w:t>650°C (1202°F)</w:t>
            </w:r>
          </w:p>
        </w:tc>
      </w:tr>
      <w:tr w:rsidR="00546ED6" w:rsidRPr="00714F32" w14:paraId="5E9C1D3D" w14:textId="77777777" w:rsidTr="002A3C58">
        <w:trPr>
          <w:gridAfter w:val="1"/>
          <w:wAfter w:w="14" w:type="dxa"/>
          <w:trHeight w:val="288"/>
          <w:jc w:val="center"/>
        </w:trPr>
        <w:tc>
          <w:tcPr>
            <w:tcW w:w="2467" w:type="dxa"/>
            <w:gridSpan w:val="3"/>
            <w:vMerge/>
            <w:vAlign w:val="center"/>
          </w:tcPr>
          <w:p w14:paraId="45BFCE2D" w14:textId="77777777" w:rsidR="00546ED6" w:rsidRDefault="00546ED6" w:rsidP="00C5496A">
            <w:pPr>
              <w:autoSpaceDE/>
              <w:autoSpaceDN/>
              <w:adjustRightInd/>
              <w:spacing w:before="0" w:line="240" w:lineRule="auto"/>
              <w:ind w:left="0"/>
              <w:rPr>
                <w:b/>
                <w:color w:val="auto"/>
                <w:sz w:val="16"/>
                <w:szCs w:val="24"/>
                <w:lang w:val="ru-RU"/>
              </w:rPr>
            </w:pPr>
          </w:p>
        </w:tc>
        <w:tc>
          <w:tcPr>
            <w:tcW w:w="2753" w:type="dxa"/>
            <w:vAlign w:val="center"/>
          </w:tcPr>
          <w:p w14:paraId="6A555ED3" w14:textId="77777777" w:rsidR="00546ED6" w:rsidRPr="00B050E3" w:rsidRDefault="00546ED6" w:rsidP="00C5496A">
            <w:pPr>
              <w:autoSpaceDE/>
              <w:autoSpaceDN/>
              <w:adjustRightInd/>
              <w:spacing w:before="0" w:line="240" w:lineRule="auto"/>
              <w:ind w:left="0"/>
              <w:rPr>
                <w:sz w:val="16"/>
                <w:szCs w:val="16"/>
              </w:rPr>
            </w:pPr>
            <w:r w:rsidRPr="00B050E3">
              <w:rPr>
                <w:sz w:val="16"/>
                <w:szCs w:val="16"/>
              </w:rPr>
              <w:t>Jotun</w:t>
            </w:r>
          </w:p>
        </w:tc>
        <w:tc>
          <w:tcPr>
            <w:tcW w:w="2340" w:type="dxa"/>
            <w:gridSpan w:val="3"/>
            <w:vAlign w:val="center"/>
          </w:tcPr>
          <w:p w14:paraId="6823B39E" w14:textId="02DB6D30" w:rsidR="00546ED6" w:rsidRPr="000311C5" w:rsidRDefault="00546ED6" w:rsidP="00C5496A">
            <w:pPr>
              <w:autoSpaceDE/>
              <w:autoSpaceDN/>
              <w:adjustRightInd/>
              <w:spacing w:before="0" w:line="240" w:lineRule="auto"/>
              <w:ind w:left="0"/>
              <w:rPr>
                <w:sz w:val="16"/>
                <w:szCs w:val="16"/>
              </w:rPr>
            </w:pPr>
            <w:proofErr w:type="spellStart"/>
            <w:r w:rsidRPr="000311C5">
              <w:rPr>
                <w:sz w:val="16"/>
                <w:szCs w:val="16"/>
              </w:rPr>
              <w:t>Jotatemp</w:t>
            </w:r>
            <w:proofErr w:type="spellEnd"/>
            <w:r w:rsidRPr="000311C5">
              <w:rPr>
                <w:sz w:val="16"/>
                <w:szCs w:val="16"/>
              </w:rPr>
              <w:t xml:space="preserve"> 1000</w:t>
            </w:r>
          </w:p>
        </w:tc>
        <w:tc>
          <w:tcPr>
            <w:tcW w:w="990" w:type="dxa"/>
            <w:vAlign w:val="center"/>
          </w:tcPr>
          <w:p w14:paraId="3CAEB4FA" w14:textId="2EB1F56D" w:rsidR="00546ED6" w:rsidRPr="000311C5" w:rsidRDefault="00546ED6" w:rsidP="00C5496A">
            <w:pPr>
              <w:autoSpaceDE/>
              <w:autoSpaceDN/>
              <w:adjustRightInd/>
              <w:spacing w:before="0" w:line="240" w:lineRule="auto"/>
              <w:ind w:left="-144"/>
              <w:jc w:val="center"/>
              <w:rPr>
                <w:sz w:val="16"/>
                <w:szCs w:val="16"/>
                <w:lang w:val="ru-RU"/>
              </w:rPr>
            </w:pPr>
            <w:r w:rsidRPr="000311C5">
              <w:rPr>
                <w:sz w:val="16"/>
                <w:szCs w:val="16"/>
                <w:lang w:val="ru-RU"/>
              </w:rPr>
              <w:t>383</w:t>
            </w:r>
          </w:p>
        </w:tc>
        <w:tc>
          <w:tcPr>
            <w:tcW w:w="1441" w:type="dxa"/>
            <w:gridSpan w:val="3"/>
            <w:vAlign w:val="center"/>
          </w:tcPr>
          <w:p w14:paraId="1561A8F9" w14:textId="59FBE7C0" w:rsidR="00546ED6" w:rsidRPr="000311C5" w:rsidRDefault="00546ED6" w:rsidP="00C5496A">
            <w:pPr>
              <w:autoSpaceDE/>
              <w:autoSpaceDN/>
              <w:adjustRightInd/>
              <w:spacing w:before="0" w:line="240" w:lineRule="auto"/>
              <w:ind w:left="-49" w:right="-46" w:hanging="59"/>
              <w:jc w:val="center"/>
              <w:rPr>
                <w:sz w:val="16"/>
                <w:szCs w:val="16"/>
              </w:rPr>
            </w:pPr>
            <w:r w:rsidRPr="000311C5">
              <w:rPr>
                <w:sz w:val="16"/>
                <w:szCs w:val="16"/>
              </w:rPr>
              <w:t>648</w:t>
            </w:r>
            <w:del w:id="655" w:author="Issayevskiy, Konstantin [STAMGazStroy LLP]" w:date="2025-12-11T15:00:00Z" w16du:dateUtc="2025-12-11T10:00:00Z">
              <w:r w:rsidRPr="000311C5">
                <w:rPr>
                  <w:sz w:val="16"/>
                  <w:szCs w:val="16"/>
                </w:rPr>
                <w:delText>.9</w:delText>
              </w:r>
            </w:del>
            <w:r w:rsidRPr="000311C5">
              <w:rPr>
                <w:sz w:val="16"/>
                <w:szCs w:val="16"/>
              </w:rPr>
              <w:t>°C (1200°F)</w:t>
            </w:r>
          </w:p>
        </w:tc>
      </w:tr>
      <w:tr w:rsidR="00C5496A" w:rsidRPr="00714F32" w14:paraId="69A6C656" w14:textId="77777777" w:rsidTr="002A3C58">
        <w:trPr>
          <w:gridAfter w:val="1"/>
          <w:wAfter w:w="14" w:type="dxa"/>
          <w:trHeight w:val="288"/>
          <w:jc w:val="center"/>
        </w:trPr>
        <w:tc>
          <w:tcPr>
            <w:tcW w:w="2467" w:type="dxa"/>
            <w:gridSpan w:val="3"/>
            <w:vAlign w:val="center"/>
          </w:tcPr>
          <w:p w14:paraId="261AA3A0" w14:textId="77777777" w:rsidR="00C5496A" w:rsidRDefault="00C5496A" w:rsidP="00C5496A">
            <w:pPr>
              <w:autoSpaceDE/>
              <w:autoSpaceDN/>
              <w:adjustRightInd/>
              <w:spacing w:before="0" w:line="240" w:lineRule="auto"/>
              <w:ind w:left="0"/>
              <w:rPr>
                <w:b/>
                <w:color w:val="auto"/>
                <w:sz w:val="16"/>
                <w:szCs w:val="24"/>
                <w:lang w:val="ru-RU"/>
              </w:rPr>
            </w:pPr>
          </w:p>
        </w:tc>
        <w:tc>
          <w:tcPr>
            <w:tcW w:w="2753" w:type="dxa"/>
            <w:vAlign w:val="center"/>
          </w:tcPr>
          <w:p w14:paraId="6703EB44" w14:textId="77777777" w:rsidR="00C5496A" w:rsidRPr="00B050E3" w:rsidRDefault="00C5496A" w:rsidP="0020250E">
            <w:pPr>
              <w:autoSpaceDE/>
              <w:autoSpaceDN/>
              <w:adjustRightInd/>
              <w:spacing w:before="0" w:line="240" w:lineRule="auto"/>
              <w:ind w:left="0"/>
              <w:rPr>
                <w:sz w:val="16"/>
                <w:szCs w:val="16"/>
              </w:rPr>
            </w:pPr>
            <w:r w:rsidRPr="00B050E3">
              <w:rPr>
                <w:sz w:val="16"/>
                <w:szCs w:val="16"/>
              </w:rPr>
              <w:t xml:space="preserve">PPG </w:t>
            </w:r>
          </w:p>
        </w:tc>
        <w:tc>
          <w:tcPr>
            <w:tcW w:w="2340" w:type="dxa"/>
            <w:gridSpan w:val="3"/>
            <w:vAlign w:val="center"/>
          </w:tcPr>
          <w:p w14:paraId="107D4F6F" w14:textId="77777777" w:rsidR="00C5496A" w:rsidRPr="000311C5" w:rsidRDefault="00C5496A" w:rsidP="00C5496A">
            <w:pPr>
              <w:autoSpaceDE/>
              <w:autoSpaceDN/>
              <w:adjustRightInd/>
              <w:spacing w:before="0" w:line="240" w:lineRule="auto"/>
              <w:ind w:left="0"/>
              <w:rPr>
                <w:sz w:val="16"/>
                <w:szCs w:val="16"/>
                <w:lang w:val="ru-RU"/>
              </w:rPr>
            </w:pPr>
            <w:r w:rsidRPr="000311C5">
              <w:rPr>
                <w:sz w:val="16"/>
                <w:szCs w:val="16"/>
              </w:rPr>
              <w:t>Hi-Temp 1027</w:t>
            </w:r>
          </w:p>
          <w:p w14:paraId="1C658E1C" w14:textId="02518D77" w:rsidR="005634FC" w:rsidRPr="000311C5" w:rsidRDefault="005634FC" w:rsidP="00C5496A">
            <w:pPr>
              <w:autoSpaceDE/>
              <w:autoSpaceDN/>
              <w:adjustRightInd/>
              <w:spacing w:before="0" w:line="240" w:lineRule="auto"/>
              <w:ind w:left="0"/>
              <w:rPr>
                <w:sz w:val="16"/>
                <w:szCs w:val="16"/>
                <w:lang w:val="ru-RU"/>
              </w:rPr>
            </w:pPr>
            <w:r w:rsidRPr="000311C5">
              <w:rPr>
                <w:sz w:val="16"/>
                <w:szCs w:val="16"/>
              </w:rPr>
              <w:t>Hi-Temp 900</w:t>
            </w:r>
          </w:p>
        </w:tc>
        <w:tc>
          <w:tcPr>
            <w:tcW w:w="990" w:type="dxa"/>
            <w:vAlign w:val="center"/>
          </w:tcPr>
          <w:p w14:paraId="7F098C0E" w14:textId="77777777" w:rsidR="00C5496A" w:rsidRPr="000311C5" w:rsidRDefault="00C5496A" w:rsidP="00C5496A">
            <w:pPr>
              <w:autoSpaceDE/>
              <w:autoSpaceDN/>
              <w:adjustRightInd/>
              <w:spacing w:before="0" w:line="240" w:lineRule="auto"/>
              <w:ind w:left="-144"/>
              <w:jc w:val="center"/>
              <w:rPr>
                <w:sz w:val="16"/>
                <w:szCs w:val="16"/>
              </w:rPr>
            </w:pPr>
            <w:r w:rsidRPr="000311C5">
              <w:rPr>
                <w:sz w:val="16"/>
                <w:szCs w:val="16"/>
              </w:rPr>
              <w:t>420</w:t>
            </w:r>
          </w:p>
        </w:tc>
        <w:tc>
          <w:tcPr>
            <w:tcW w:w="1441" w:type="dxa"/>
            <w:gridSpan w:val="3"/>
            <w:vAlign w:val="center"/>
          </w:tcPr>
          <w:p w14:paraId="2C4EE4A8" w14:textId="09281D9F" w:rsidR="00C5496A" w:rsidRPr="000311C5" w:rsidRDefault="000C1389" w:rsidP="00C5496A">
            <w:pPr>
              <w:autoSpaceDE/>
              <w:autoSpaceDN/>
              <w:adjustRightInd/>
              <w:spacing w:before="0" w:line="240" w:lineRule="auto"/>
              <w:ind w:left="-49" w:right="-46" w:hanging="59"/>
              <w:jc w:val="center"/>
              <w:rPr>
                <w:sz w:val="16"/>
                <w:szCs w:val="16"/>
              </w:rPr>
            </w:pPr>
            <w:r w:rsidRPr="000311C5">
              <w:rPr>
                <w:sz w:val="16"/>
                <w:szCs w:val="16"/>
              </w:rPr>
              <w:t>648</w:t>
            </w:r>
            <w:del w:id="656" w:author="Issayevskiy, Konstantin [STAMGazStroy LLP]" w:date="2025-12-11T15:00:00Z" w16du:dateUtc="2025-12-11T10:00:00Z">
              <w:r w:rsidRPr="000311C5">
                <w:rPr>
                  <w:sz w:val="16"/>
                  <w:szCs w:val="16"/>
                </w:rPr>
                <w:delText>.9</w:delText>
              </w:r>
            </w:del>
            <w:r w:rsidRPr="000311C5">
              <w:rPr>
                <w:sz w:val="16"/>
                <w:szCs w:val="16"/>
              </w:rPr>
              <w:t>°C (1200°F)</w:t>
            </w:r>
          </w:p>
        </w:tc>
      </w:tr>
      <w:tr w:rsidR="00C5496A" w:rsidRPr="00714F32" w14:paraId="3C98EDB4" w14:textId="77777777" w:rsidTr="002A3C58">
        <w:trPr>
          <w:gridAfter w:val="1"/>
          <w:wAfter w:w="14" w:type="dxa"/>
          <w:trHeight w:val="288"/>
          <w:jc w:val="center"/>
        </w:trPr>
        <w:tc>
          <w:tcPr>
            <w:tcW w:w="2467" w:type="dxa"/>
            <w:gridSpan w:val="3"/>
            <w:vAlign w:val="center"/>
          </w:tcPr>
          <w:p w14:paraId="3E13D21F" w14:textId="77777777" w:rsidR="00C5496A" w:rsidRDefault="00C5496A" w:rsidP="00C5496A">
            <w:pPr>
              <w:autoSpaceDE/>
              <w:autoSpaceDN/>
              <w:adjustRightInd/>
              <w:spacing w:before="0" w:line="240" w:lineRule="auto"/>
              <w:ind w:left="0"/>
              <w:rPr>
                <w:b/>
                <w:color w:val="auto"/>
                <w:sz w:val="16"/>
                <w:szCs w:val="24"/>
                <w:lang w:val="ru-RU"/>
              </w:rPr>
            </w:pPr>
          </w:p>
        </w:tc>
        <w:tc>
          <w:tcPr>
            <w:tcW w:w="2753" w:type="dxa"/>
            <w:vAlign w:val="center"/>
          </w:tcPr>
          <w:p w14:paraId="1970B2ED" w14:textId="77777777" w:rsidR="00C5496A" w:rsidRPr="00B050E3" w:rsidRDefault="00C5496A" w:rsidP="00C5496A">
            <w:pPr>
              <w:autoSpaceDE/>
              <w:autoSpaceDN/>
              <w:adjustRightInd/>
              <w:spacing w:before="0" w:line="240" w:lineRule="auto"/>
              <w:ind w:left="0"/>
              <w:rPr>
                <w:sz w:val="16"/>
                <w:szCs w:val="16"/>
              </w:rPr>
            </w:pPr>
            <w:r w:rsidRPr="00B050E3">
              <w:rPr>
                <w:sz w:val="16"/>
                <w:szCs w:val="16"/>
              </w:rPr>
              <w:t>Sherwin-Williams</w:t>
            </w:r>
          </w:p>
        </w:tc>
        <w:tc>
          <w:tcPr>
            <w:tcW w:w="2340" w:type="dxa"/>
            <w:gridSpan w:val="3"/>
            <w:vAlign w:val="center"/>
          </w:tcPr>
          <w:p w14:paraId="138CE267" w14:textId="77777777" w:rsidR="00C5496A" w:rsidRPr="000311C5" w:rsidRDefault="00C5496A" w:rsidP="0020250E">
            <w:pPr>
              <w:autoSpaceDE/>
              <w:autoSpaceDN/>
              <w:adjustRightInd/>
              <w:spacing w:before="0" w:line="240" w:lineRule="auto"/>
              <w:ind w:left="0"/>
              <w:rPr>
                <w:sz w:val="16"/>
                <w:szCs w:val="16"/>
              </w:rPr>
            </w:pPr>
            <w:r w:rsidRPr="000311C5">
              <w:rPr>
                <w:sz w:val="16"/>
                <w:szCs w:val="16"/>
              </w:rPr>
              <w:t>Heat-Flex 1200</w:t>
            </w:r>
          </w:p>
        </w:tc>
        <w:tc>
          <w:tcPr>
            <w:tcW w:w="990" w:type="dxa"/>
            <w:vAlign w:val="center"/>
          </w:tcPr>
          <w:p w14:paraId="1ED634A7" w14:textId="77777777" w:rsidR="00C5496A" w:rsidRPr="000311C5" w:rsidRDefault="00C5496A" w:rsidP="00C5496A">
            <w:pPr>
              <w:autoSpaceDE/>
              <w:autoSpaceDN/>
              <w:adjustRightInd/>
              <w:spacing w:before="0" w:line="240" w:lineRule="auto"/>
              <w:ind w:left="-144"/>
              <w:jc w:val="center"/>
              <w:rPr>
                <w:sz w:val="16"/>
                <w:szCs w:val="16"/>
              </w:rPr>
            </w:pPr>
            <w:r w:rsidRPr="000311C5">
              <w:rPr>
                <w:sz w:val="16"/>
                <w:szCs w:val="16"/>
              </w:rPr>
              <w:t>375</w:t>
            </w:r>
          </w:p>
        </w:tc>
        <w:tc>
          <w:tcPr>
            <w:tcW w:w="1441" w:type="dxa"/>
            <w:gridSpan w:val="3"/>
            <w:vAlign w:val="center"/>
          </w:tcPr>
          <w:p w14:paraId="1AAEBD17" w14:textId="77777777" w:rsidR="00C5496A" w:rsidRPr="000311C5" w:rsidRDefault="00C5496A" w:rsidP="00C5496A">
            <w:pPr>
              <w:autoSpaceDE/>
              <w:autoSpaceDN/>
              <w:adjustRightInd/>
              <w:spacing w:before="0" w:line="240" w:lineRule="auto"/>
              <w:ind w:left="-49" w:right="-46" w:hanging="59"/>
              <w:jc w:val="center"/>
              <w:rPr>
                <w:sz w:val="16"/>
                <w:szCs w:val="16"/>
              </w:rPr>
            </w:pPr>
            <w:r w:rsidRPr="000311C5">
              <w:rPr>
                <w:sz w:val="16"/>
                <w:szCs w:val="16"/>
              </w:rPr>
              <w:t>649°C (1200°F)</w:t>
            </w:r>
          </w:p>
        </w:tc>
      </w:tr>
      <w:tr w:rsidR="00A27633" w:rsidRPr="00714F32" w14:paraId="61026AFB" w14:textId="77777777" w:rsidTr="002A3C58">
        <w:trPr>
          <w:gridAfter w:val="1"/>
          <w:wAfter w:w="14" w:type="dxa"/>
          <w:trHeight w:val="288"/>
          <w:jc w:val="center"/>
        </w:trPr>
        <w:tc>
          <w:tcPr>
            <w:tcW w:w="2467" w:type="dxa"/>
            <w:gridSpan w:val="3"/>
            <w:tcBorders>
              <w:bottom w:val="single" w:sz="12" w:space="0" w:color="auto"/>
            </w:tcBorders>
            <w:vAlign w:val="center"/>
          </w:tcPr>
          <w:p w14:paraId="3D98AA3B" w14:textId="77777777" w:rsidR="00A27633" w:rsidRDefault="00A27633" w:rsidP="00A27633">
            <w:pPr>
              <w:autoSpaceDE/>
              <w:autoSpaceDN/>
              <w:adjustRightInd/>
              <w:spacing w:before="0" w:line="240" w:lineRule="auto"/>
              <w:ind w:left="0"/>
              <w:rPr>
                <w:b/>
                <w:color w:val="auto"/>
                <w:sz w:val="16"/>
                <w:szCs w:val="24"/>
                <w:lang w:val="ru-RU"/>
              </w:rPr>
            </w:pPr>
          </w:p>
        </w:tc>
        <w:tc>
          <w:tcPr>
            <w:tcW w:w="2753" w:type="dxa"/>
            <w:tcBorders>
              <w:bottom w:val="single" w:sz="12" w:space="0" w:color="auto"/>
            </w:tcBorders>
            <w:vAlign w:val="center"/>
          </w:tcPr>
          <w:p w14:paraId="24C75BBF" w14:textId="0D32454B" w:rsidR="00A27633" w:rsidRPr="00B050E3" w:rsidRDefault="00A27633" w:rsidP="00A27633">
            <w:pPr>
              <w:autoSpaceDE/>
              <w:autoSpaceDN/>
              <w:adjustRightInd/>
              <w:spacing w:before="0" w:line="240" w:lineRule="auto"/>
              <w:ind w:left="0"/>
              <w:rPr>
                <w:sz w:val="16"/>
                <w:szCs w:val="16"/>
              </w:rPr>
            </w:pPr>
            <w:r>
              <w:rPr>
                <w:sz w:val="16"/>
                <w:szCs w:val="16"/>
              </w:rPr>
              <w:t>Tnemec</w:t>
            </w:r>
          </w:p>
        </w:tc>
        <w:tc>
          <w:tcPr>
            <w:tcW w:w="2340" w:type="dxa"/>
            <w:gridSpan w:val="3"/>
            <w:tcBorders>
              <w:bottom w:val="single" w:sz="12" w:space="0" w:color="auto"/>
            </w:tcBorders>
            <w:vAlign w:val="center"/>
          </w:tcPr>
          <w:p w14:paraId="0F177EB7" w14:textId="5C98F821" w:rsidR="00A27633" w:rsidRPr="000311C5" w:rsidRDefault="00A27633" w:rsidP="00A27633">
            <w:pPr>
              <w:autoSpaceDE/>
              <w:autoSpaceDN/>
              <w:adjustRightInd/>
              <w:spacing w:before="0" w:line="240" w:lineRule="auto"/>
              <w:ind w:left="0"/>
              <w:rPr>
                <w:sz w:val="16"/>
                <w:szCs w:val="16"/>
              </w:rPr>
            </w:pPr>
            <w:r w:rsidRPr="000311C5">
              <w:rPr>
                <w:sz w:val="16"/>
                <w:szCs w:val="16"/>
              </w:rPr>
              <w:t>Series 1528 Endura-Heat DTM</w:t>
            </w:r>
          </w:p>
        </w:tc>
        <w:tc>
          <w:tcPr>
            <w:tcW w:w="990" w:type="dxa"/>
            <w:tcBorders>
              <w:bottom w:val="single" w:sz="12" w:space="0" w:color="auto"/>
            </w:tcBorders>
            <w:vAlign w:val="center"/>
          </w:tcPr>
          <w:p w14:paraId="1364DB2B" w14:textId="7373F86E" w:rsidR="00A27633" w:rsidRPr="000311C5" w:rsidRDefault="00A27633" w:rsidP="00A27633">
            <w:pPr>
              <w:autoSpaceDE/>
              <w:autoSpaceDN/>
              <w:adjustRightInd/>
              <w:spacing w:before="0" w:line="240" w:lineRule="auto"/>
              <w:ind w:left="-144"/>
              <w:jc w:val="center"/>
              <w:rPr>
                <w:sz w:val="16"/>
                <w:szCs w:val="16"/>
              </w:rPr>
            </w:pPr>
            <w:r w:rsidRPr="000311C5">
              <w:rPr>
                <w:sz w:val="16"/>
                <w:szCs w:val="16"/>
              </w:rPr>
              <w:t>416</w:t>
            </w:r>
          </w:p>
        </w:tc>
        <w:tc>
          <w:tcPr>
            <w:tcW w:w="1441" w:type="dxa"/>
            <w:gridSpan w:val="3"/>
            <w:tcBorders>
              <w:bottom w:val="single" w:sz="12" w:space="0" w:color="auto"/>
            </w:tcBorders>
            <w:vAlign w:val="center"/>
          </w:tcPr>
          <w:p w14:paraId="1F38CC4D" w14:textId="430E8A1F" w:rsidR="00A27633" w:rsidRPr="000311C5" w:rsidRDefault="00A27633" w:rsidP="00A27633">
            <w:pPr>
              <w:autoSpaceDE/>
              <w:autoSpaceDN/>
              <w:adjustRightInd/>
              <w:spacing w:before="0" w:line="240" w:lineRule="auto"/>
              <w:ind w:left="-49" w:right="-46" w:hanging="59"/>
              <w:jc w:val="center"/>
              <w:rPr>
                <w:sz w:val="16"/>
                <w:szCs w:val="16"/>
              </w:rPr>
            </w:pPr>
            <w:r w:rsidRPr="000311C5">
              <w:rPr>
                <w:sz w:val="16"/>
                <w:szCs w:val="16"/>
              </w:rPr>
              <w:t>64</w:t>
            </w:r>
            <w:del w:id="657" w:author="Issayevskiy, Konstantin [STAMGazStroy LLP]" w:date="2025-12-11T15:01:00Z" w16du:dateUtc="2025-12-11T10:01:00Z">
              <w:r w:rsidRPr="000311C5">
                <w:rPr>
                  <w:sz w:val="16"/>
                  <w:szCs w:val="16"/>
                </w:rPr>
                <w:delText>8</w:delText>
              </w:r>
            </w:del>
            <w:del w:id="658" w:author="Issayevskiy, Konstantin [STAMGazStroy LLP]" w:date="2025-12-11T15:00:00Z" w16du:dateUtc="2025-12-11T10:00:00Z">
              <w:r w:rsidRPr="000311C5">
                <w:rPr>
                  <w:sz w:val="16"/>
                  <w:szCs w:val="16"/>
                </w:rPr>
                <w:delText>.</w:delText>
              </w:r>
            </w:del>
            <w:r w:rsidRPr="000311C5">
              <w:rPr>
                <w:sz w:val="16"/>
                <w:szCs w:val="16"/>
              </w:rPr>
              <w:t>9°C (1200°F)</w:t>
            </w:r>
          </w:p>
        </w:tc>
      </w:tr>
      <w:tr w:rsidR="00A27633" w:rsidRPr="0005732F" w14:paraId="04DA8AD6" w14:textId="77777777" w:rsidTr="002A3C58">
        <w:trPr>
          <w:gridAfter w:val="1"/>
          <w:wAfter w:w="14" w:type="dxa"/>
          <w:trHeight w:val="288"/>
          <w:jc w:val="center"/>
        </w:trPr>
        <w:tc>
          <w:tcPr>
            <w:tcW w:w="1349" w:type="dxa"/>
            <w:tcBorders>
              <w:top w:val="single" w:sz="12" w:space="0" w:color="auto"/>
            </w:tcBorders>
            <w:vAlign w:val="center"/>
          </w:tcPr>
          <w:p w14:paraId="51E3DDC5" w14:textId="77777777" w:rsidR="00A27633" w:rsidRPr="0005732F" w:rsidRDefault="00A27633" w:rsidP="00A27633">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871" w:type="dxa"/>
            <w:gridSpan w:val="3"/>
            <w:tcBorders>
              <w:top w:val="single" w:sz="12" w:space="0" w:color="auto"/>
            </w:tcBorders>
            <w:vAlign w:val="center"/>
          </w:tcPr>
          <w:p w14:paraId="2DBF9E11" w14:textId="7BE2156A" w:rsidR="00A27633" w:rsidRPr="00E26578" w:rsidRDefault="00CF6FF2" w:rsidP="00A27633">
            <w:pPr>
              <w:ind w:left="-72"/>
              <w:rPr>
                <w:b/>
                <w:color w:val="auto"/>
                <w:sz w:val="16"/>
                <w:szCs w:val="16"/>
                <w:lang w:val="ru-RU"/>
              </w:rPr>
            </w:pPr>
            <w:r>
              <w:rPr>
                <w:color w:val="auto"/>
                <w:sz w:val="16"/>
                <w:szCs w:val="24"/>
                <w:lang w:val="ru-RU"/>
              </w:rPr>
              <w:t>Ноябрь</w:t>
            </w:r>
            <w:r w:rsidR="00546ED6">
              <w:rPr>
                <w:color w:val="auto"/>
                <w:sz w:val="16"/>
                <w:szCs w:val="24"/>
                <w:lang w:val="ru-RU"/>
              </w:rPr>
              <w:t xml:space="preserve"> 2025</w:t>
            </w:r>
          </w:p>
        </w:tc>
        <w:tc>
          <w:tcPr>
            <w:tcW w:w="2340" w:type="dxa"/>
            <w:gridSpan w:val="3"/>
            <w:tcBorders>
              <w:top w:val="single" w:sz="12" w:space="0" w:color="auto"/>
            </w:tcBorders>
            <w:vAlign w:val="center"/>
          </w:tcPr>
          <w:p w14:paraId="2B1FC14D" w14:textId="77777777" w:rsidR="00A27633" w:rsidRPr="0005732F" w:rsidRDefault="00A27633" w:rsidP="00A27633">
            <w:pPr>
              <w:rPr>
                <w:b/>
                <w:color w:val="auto"/>
                <w:sz w:val="16"/>
                <w:szCs w:val="16"/>
              </w:rPr>
            </w:pPr>
          </w:p>
        </w:tc>
        <w:tc>
          <w:tcPr>
            <w:tcW w:w="990" w:type="dxa"/>
            <w:tcBorders>
              <w:top w:val="single" w:sz="12" w:space="0" w:color="auto"/>
            </w:tcBorders>
            <w:vAlign w:val="center"/>
          </w:tcPr>
          <w:p w14:paraId="7C47799D" w14:textId="77777777" w:rsidR="00A27633" w:rsidRPr="0005732F" w:rsidRDefault="00A27633" w:rsidP="00A27633">
            <w:pPr>
              <w:jc w:val="center"/>
              <w:rPr>
                <w:b/>
                <w:color w:val="auto"/>
                <w:sz w:val="16"/>
                <w:szCs w:val="16"/>
              </w:rPr>
            </w:pPr>
          </w:p>
        </w:tc>
        <w:tc>
          <w:tcPr>
            <w:tcW w:w="1441" w:type="dxa"/>
            <w:gridSpan w:val="3"/>
            <w:tcBorders>
              <w:top w:val="single" w:sz="12" w:space="0" w:color="auto"/>
            </w:tcBorders>
            <w:vAlign w:val="center"/>
          </w:tcPr>
          <w:p w14:paraId="5D1189A6" w14:textId="77777777" w:rsidR="00A27633" w:rsidRPr="0005732F" w:rsidRDefault="00A27633" w:rsidP="00A27633">
            <w:pPr>
              <w:jc w:val="center"/>
              <w:rPr>
                <w:b/>
                <w:color w:val="auto"/>
                <w:sz w:val="16"/>
                <w:szCs w:val="16"/>
              </w:rPr>
            </w:pPr>
          </w:p>
        </w:tc>
      </w:tr>
    </w:tbl>
    <w:p w14:paraId="0BA217C0" w14:textId="77777777" w:rsidR="0070565A" w:rsidRDefault="0070565A" w:rsidP="0070565A">
      <w:pPr>
        <w:widowControl w:val="0"/>
        <w:spacing w:line="240" w:lineRule="auto"/>
        <w:ind w:left="1350" w:right="151" w:hanging="1260"/>
        <w:contextualSpacing/>
        <w:rPr>
          <w:sz w:val="16"/>
          <w:szCs w:val="16"/>
          <w:lang w:val="ru-RU"/>
        </w:rPr>
      </w:pPr>
    </w:p>
    <w:p w14:paraId="3DC438DE" w14:textId="6E311A5C" w:rsidR="0020250E" w:rsidRPr="00A27633" w:rsidRDefault="0020250E" w:rsidP="0070565A">
      <w:pPr>
        <w:widowControl w:val="0"/>
        <w:spacing w:line="240" w:lineRule="auto"/>
        <w:ind w:left="1350" w:right="151" w:hanging="1260"/>
        <w:contextualSpacing/>
        <w:rPr>
          <w:sz w:val="16"/>
          <w:szCs w:val="16"/>
          <w:lang w:val="ru-RU"/>
        </w:rPr>
      </w:pPr>
      <w:r>
        <w:rPr>
          <w:sz w:val="16"/>
          <w:szCs w:val="16"/>
          <w:lang w:val="ru-RU"/>
        </w:rPr>
        <w:t>Примечание</w:t>
      </w:r>
      <w:r w:rsidR="00A27633" w:rsidRPr="00A27633">
        <w:rPr>
          <w:sz w:val="16"/>
          <w:szCs w:val="16"/>
          <w:lang w:val="ru-RU"/>
        </w:rPr>
        <w:t xml:space="preserve"> 1</w:t>
      </w:r>
      <w:r w:rsidRPr="00837732">
        <w:rPr>
          <w:sz w:val="16"/>
          <w:szCs w:val="16"/>
          <w:lang w:val="ru-RU"/>
        </w:rPr>
        <w:t xml:space="preserve">:  </w:t>
      </w:r>
      <w:r w:rsidR="00B45130">
        <w:rPr>
          <w:sz w:val="16"/>
          <w:szCs w:val="16"/>
          <w:lang w:val="ru-RU"/>
        </w:rPr>
        <w:tab/>
      </w:r>
      <w:r>
        <w:rPr>
          <w:sz w:val="16"/>
          <w:szCs w:val="16"/>
          <w:lang w:val="ru-RU"/>
        </w:rPr>
        <w:t>Продукты</w:t>
      </w:r>
      <w:r w:rsidRPr="00FD42F7">
        <w:rPr>
          <w:sz w:val="16"/>
          <w:szCs w:val="16"/>
          <w:lang w:val="ru-RU"/>
        </w:rPr>
        <w:t xml:space="preserve">, </w:t>
      </w:r>
      <w:r>
        <w:rPr>
          <w:sz w:val="16"/>
          <w:szCs w:val="16"/>
          <w:lang w:val="ru-RU"/>
        </w:rPr>
        <w:t>которые</w:t>
      </w:r>
      <w:r w:rsidR="006F2331">
        <w:rPr>
          <w:sz w:val="16"/>
          <w:szCs w:val="16"/>
          <w:lang w:val="ru-RU"/>
        </w:rPr>
        <w:t xml:space="preserve"> </w:t>
      </w:r>
      <w:r>
        <w:rPr>
          <w:sz w:val="16"/>
          <w:szCs w:val="16"/>
          <w:lang w:val="ru-RU"/>
        </w:rPr>
        <w:t>содержат</w:t>
      </w:r>
      <w:r w:rsidR="006F2331">
        <w:rPr>
          <w:sz w:val="16"/>
          <w:szCs w:val="16"/>
          <w:lang w:val="ru-RU"/>
        </w:rPr>
        <w:t xml:space="preserve"> </w:t>
      </w:r>
      <w:r w:rsidRPr="00837732">
        <w:rPr>
          <w:sz w:val="16"/>
          <w:szCs w:val="16"/>
          <w:lang w:val="ru-RU"/>
        </w:rPr>
        <w:t xml:space="preserve">&gt;10% </w:t>
      </w:r>
      <w:r>
        <w:rPr>
          <w:sz w:val="16"/>
          <w:szCs w:val="16"/>
          <w:lang w:val="ru-RU"/>
        </w:rPr>
        <w:t xml:space="preserve">добавки алюминия не должны проверяться </w:t>
      </w:r>
      <w:r w:rsidR="00EF2623">
        <w:rPr>
          <w:sz w:val="16"/>
          <w:szCs w:val="16"/>
          <w:lang w:val="ru-RU"/>
        </w:rPr>
        <w:t>на сплошность</w:t>
      </w:r>
      <w:r w:rsidR="006F2331">
        <w:rPr>
          <w:sz w:val="16"/>
          <w:szCs w:val="16"/>
          <w:lang w:val="ru-RU"/>
        </w:rPr>
        <w:t xml:space="preserve"> </w:t>
      </w:r>
      <w:r>
        <w:rPr>
          <w:sz w:val="16"/>
          <w:szCs w:val="16"/>
          <w:lang w:val="ru-RU"/>
        </w:rPr>
        <w:t>исходя из проводимости алюминия</w:t>
      </w:r>
      <w:r w:rsidRPr="00837732">
        <w:rPr>
          <w:sz w:val="16"/>
          <w:szCs w:val="16"/>
          <w:lang w:val="ru-RU"/>
        </w:rPr>
        <w:t>.</w:t>
      </w:r>
    </w:p>
    <w:p w14:paraId="3308BA5F" w14:textId="6CCD2E6F" w:rsidR="00EF2623" w:rsidRPr="00A27633" w:rsidRDefault="00EF2623" w:rsidP="0070565A">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2</w:t>
      </w:r>
      <w:r w:rsidRPr="00043B9C">
        <w:rPr>
          <w:sz w:val="16"/>
          <w:szCs w:val="16"/>
          <w:lang w:val="ru-RU"/>
        </w:rPr>
        <w:t xml:space="preserve">: </w:t>
      </w:r>
      <w:r w:rsidR="00B45130">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A27633">
        <w:rPr>
          <w:sz w:val="16"/>
          <w:szCs w:val="16"/>
          <w:lang w:val="ru-RU"/>
        </w:rPr>
        <w:t xml:space="preserve"> </w:t>
      </w:r>
      <w:r>
        <w:rPr>
          <w:sz w:val="16"/>
          <w:szCs w:val="16"/>
          <w:lang w:val="ru-RU"/>
        </w:rPr>
        <w:t xml:space="preserve">Отклонение допускается если покрытие выпускается в одном цвете. </w:t>
      </w:r>
    </w:p>
    <w:p w14:paraId="6BF840BD" w14:textId="77777777" w:rsidR="00A27633" w:rsidRPr="00A27633" w:rsidRDefault="00A27633" w:rsidP="0020250E">
      <w:pPr>
        <w:autoSpaceDE/>
        <w:autoSpaceDN/>
        <w:adjustRightInd/>
        <w:spacing w:before="0" w:line="240" w:lineRule="auto"/>
        <w:ind w:left="0"/>
        <w:rPr>
          <w:sz w:val="16"/>
          <w:szCs w:val="16"/>
          <w:lang w:val="ru-RU"/>
        </w:rPr>
      </w:pPr>
    </w:p>
    <w:p w14:paraId="2BC67EF5" w14:textId="77777777" w:rsidR="002B5E17" w:rsidRPr="00D750DA" w:rsidRDefault="002B5E17" w:rsidP="002B5E17">
      <w:pPr>
        <w:tabs>
          <w:tab w:val="left" w:pos="3225"/>
        </w:tabs>
        <w:rPr>
          <w:color w:val="auto"/>
          <w:lang w:val="ru-RU"/>
        </w:rPr>
      </w:pPr>
      <w:r w:rsidRPr="00D750DA">
        <w:rPr>
          <w:color w:val="auto"/>
          <w:lang w:val="ru-RU"/>
        </w:rPr>
        <w:br w:type="page"/>
      </w:r>
    </w:p>
    <w:tbl>
      <w:tblPr>
        <w:tblW w:w="10005" w:type="dxa"/>
        <w:jc w:val="center"/>
        <w:tblLayout w:type="fixed"/>
        <w:tblLook w:val="01E0" w:firstRow="1" w:lastRow="1" w:firstColumn="1" w:lastColumn="1" w:noHBand="0" w:noVBand="0"/>
      </w:tblPr>
      <w:tblGrid>
        <w:gridCol w:w="1345"/>
        <w:gridCol w:w="270"/>
        <w:gridCol w:w="848"/>
        <w:gridCol w:w="2610"/>
        <w:gridCol w:w="507"/>
        <w:gridCol w:w="990"/>
        <w:gridCol w:w="1195"/>
        <w:gridCol w:w="971"/>
        <w:gridCol w:w="1230"/>
        <w:gridCol w:w="39"/>
      </w:tblGrid>
      <w:tr w:rsidR="005C55D5" w:rsidRPr="0005732F" w14:paraId="3F799BAA" w14:textId="77777777" w:rsidTr="00F029EB">
        <w:trPr>
          <w:trHeight w:val="360"/>
          <w:jc w:val="center"/>
        </w:trPr>
        <w:tc>
          <w:tcPr>
            <w:tcW w:w="10005" w:type="dxa"/>
            <w:gridSpan w:val="10"/>
            <w:tcBorders>
              <w:top w:val="single" w:sz="6" w:space="0" w:color="auto"/>
              <w:bottom w:val="single" w:sz="12" w:space="0" w:color="auto"/>
            </w:tcBorders>
            <w:shd w:val="clear" w:color="auto" w:fill="FFFFFF"/>
            <w:vAlign w:val="center"/>
          </w:tcPr>
          <w:p w14:paraId="79013C77" w14:textId="77777777" w:rsidR="005C55D5" w:rsidRPr="0005732F" w:rsidRDefault="005C55D5" w:rsidP="005C55D5">
            <w:pPr>
              <w:ind w:right="-72"/>
              <w:jc w:val="right"/>
              <w:rPr>
                <w:b/>
                <w:i/>
                <w:color w:val="auto"/>
              </w:rPr>
            </w:pPr>
            <w:r w:rsidRPr="0005732F">
              <w:rPr>
                <w:b/>
                <w:i/>
                <w:color w:val="auto"/>
              </w:rPr>
              <w:lastRenderedPageBreak/>
              <w:t xml:space="preserve">Покрытия </w:t>
            </w:r>
            <w:proofErr w:type="spellStart"/>
            <w:r w:rsidRPr="0005732F">
              <w:rPr>
                <w:b/>
                <w:i/>
                <w:color w:val="auto"/>
              </w:rPr>
              <w:t>под</w:t>
            </w:r>
            <w:proofErr w:type="spellEnd"/>
            <w:r w:rsidRPr="0005732F">
              <w:rPr>
                <w:b/>
                <w:i/>
                <w:color w:val="auto"/>
              </w:rPr>
              <w:t xml:space="preserve"> </w:t>
            </w:r>
            <w:proofErr w:type="spellStart"/>
            <w:r w:rsidRPr="0005732F">
              <w:rPr>
                <w:b/>
                <w:i/>
                <w:color w:val="auto"/>
              </w:rPr>
              <w:t>изоляцию</w:t>
            </w:r>
            <w:proofErr w:type="spellEnd"/>
          </w:p>
        </w:tc>
      </w:tr>
      <w:tr w:rsidR="005C55D5" w:rsidRPr="0005732F" w14:paraId="3AC1CEF0" w14:textId="77777777" w:rsidTr="00F029EB">
        <w:trPr>
          <w:trHeight w:val="360"/>
          <w:jc w:val="center"/>
        </w:trPr>
        <w:tc>
          <w:tcPr>
            <w:tcW w:w="7765" w:type="dxa"/>
            <w:gridSpan w:val="7"/>
            <w:tcBorders>
              <w:top w:val="single" w:sz="12" w:space="0" w:color="auto"/>
              <w:left w:val="single" w:sz="12" w:space="0" w:color="auto"/>
              <w:bottom w:val="single" w:sz="12" w:space="0" w:color="auto"/>
            </w:tcBorders>
            <w:vAlign w:val="center"/>
          </w:tcPr>
          <w:p w14:paraId="37559B1B" w14:textId="77777777" w:rsidR="005C55D5" w:rsidRPr="00ED1073" w:rsidRDefault="0020250E" w:rsidP="0020250E">
            <w:pPr>
              <w:autoSpaceDE/>
              <w:autoSpaceDN/>
              <w:adjustRightInd/>
              <w:spacing w:before="0" w:line="240" w:lineRule="auto"/>
              <w:ind w:left="0"/>
              <w:rPr>
                <w:b/>
                <w:color w:val="auto"/>
                <w:sz w:val="20"/>
                <w:szCs w:val="20"/>
                <w:lang w:val="ru-RU"/>
              </w:rPr>
            </w:pPr>
            <w:r>
              <w:rPr>
                <w:b/>
                <w:color w:val="auto"/>
                <w:sz w:val="20"/>
                <w:szCs w:val="24"/>
                <w:lang w:val="ru-RU"/>
              </w:rPr>
              <w:t>Т</w:t>
            </w:r>
            <w:r w:rsidR="005C55D5" w:rsidRPr="00172209">
              <w:rPr>
                <w:b/>
                <w:color w:val="auto"/>
                <w:sz w:val="20"/>
                <w:szCs w:val="24"/>
                <w:lang w:val="ru-RU"/>
              </w:rPr>
              <w:t xml:space="preserve">онкопленочные неорганические покрытия для температур  нержавеющей стали от криогенных  </w:t>
            </w:r>
            <w:r w:rsidR="00B124EF">
              <w:rPr>
                <w:b/>
                <w:color w:val="auto"/>
                <w:sz w:val="20"/>
                <w:szCs w:val="24"/>
                <w:lang w:val="ru-RU"/>
              </w:rPr>
              <w:t>от</w:t>
            </w:r>
            <w:r w:rsidR="005C55D5" w:rsidRPr="00172209">
              <w:rPr>
                <w:b/>
                <w:color w:val="auto"/>
                <w:sz w:val="20"/>
                <w:szCs w:val="24"/>
                <w:lang w:val="ru-RU"/>
              </w:rPr>
              <w:t>-</w:t>
            </w:r>
            <w:r w:rsidR="007305A2">
              <w:rPr>
                <w:b/>
                <w:color w:val="auto"/>
                <w:sz w:val="20"/>
                <w:szCs w:val="24"/>
                <w:lang w:val="ru-RU"/>
              </w:rPr>
              <w:t xml:space="preserve"> </w:t>
            </w:r>
            <w:r w:rsidR="005C55D5" w:rsidRPr="00172209">
              <w:rPr>
                <w:b/>
                <w:color w:val="auto"/>
                <w:sz w:val="20"/>
                <w:szCs w:val="24"/>
                <w:lang w:val="ru-RU"/>
              </w:rPr>
              <w:t>183°C до 399°C (</w:t>
            </w:r>
            <w:r w:rsidR="00B124EF">
              <w:rPr>
                <w:b/>
                <w:color w:val="auto"/>
                <w:sz w:val="20"/>
                <w:szCs w:val="24"/>
                <w:lang w:val="ru-RU"/>
              </w:rPr>
              <w:t xml:space="preserve">от </w:t>
            </w:r>
            <w:r w:rsidR="005C55D5" w:rsidRPr="00172209">
              <w:rPr>
                <w:b/>
                <w:color w:val="auto"/>
                <w:sz w:val="20"/>
                <w:szCs w:val="24"/>
                <w:lang w:val="ru-RU"/>
              </w:rPr>
              <w:t>-</w:t>
            </w:r>
            <w:r w:rsidR="00B124EF" w:rsidRPr="00B124EF">
              <w:rPr>
                <w:b/>
                <w:color w:val="auto"/>
                <w:sz w:val="20"/>
                <w:szCs w:val="24"/>
                <w:lang w:val="ru-RU"/>
              </w:rPr>
              <w:t>298</w:t>
            </w:r>
            <w:r w:rsidR="005C55D5" w:rsidRPr="00172209">
              <w:rPr>
                <w:b/>
                <w:color w:val="auto"/>
                <w:sz w:val="20"/>
                <w:szCs w:val="24"/>
                <w:lang w:val="ru-RU"/>
              </w:rPr>
              <w:t xml:space="preserve">°F </w:t>
            </w:r>
            <w:r w:rsidR="00B124EF">
              <w:rPr>
                <w:b/>
                <w:color w:val="auto"/>
                <w:sz w:val="20"/>
                <w:szCs w:val="24"/>
                <w:lang w:val="ru-RU"/>
              </w:rPr>
              <w:t>до</w:t>
            </w:r>
            <w:r w:rsidR="00B124EF" w:rsidRPr="00B124EF">
              <w:rPr>
                <w:b/>
                <w:color w:val="auto"/>
                <w:sz w:val="20"/>
                <w:szCs w:val="24"/>
                <w:lang w:val="ru-RU"/>
              </w:rPr>
              <w:t>750</w:t>
            </w:r>
            <w:r w:rsidR="005C55D5" w:rsidRPr="00172209">
              <w:rPr>
                <w:b/>
                <w:color w:val="auto"/>
                <w:sz w:val="20"/>
                <w:szCs w:val="24"/>
                <w:lang w:val="ru-RU"/>
              </w:rPr>
              <w:t>°F)</w:t>
            </w:r>
          </w:p>
        </w:tc>
        <w:tc>
          <w:tcPr>
            <w:tcW w:w="2240" w:type="dxa"/>
            <w:gridSpan w:val="3"/>
            <w:tcBorders>
              <w:top w:val="single" w:sz="12" w:space="0" w:color="auto"/>
              <w:bottom w:val="single" w:sz="12" w:space="0" w:color="auto"/>
              <w:right w:val="single" w:sz="12" w:space="0" w:color="auto"/>
            </w:tcBorders>
            <w:shd w:val="clear" w:color="auto" w:fill="000000"/>
            <w:vAlign w:val="center"/>
          </w:tcPr>
          <w:p w14:paraId="6A2C262F" w14:textId="77777777" w:rsidR="005C55D5" w:rsidRPr="00172209" w:rsidRDefault="005C55D5" w:rsidP="005C55D5">
            <w:pPr>
              <w:autoSpaceDE/>
              <w:autoSpaceDN/>
              <w:adjustRightInd/>
              <w:spacing w:before="0" w:line="240" w:lineRule="auto"/>
              <w:ind w:left="0"/>
              <w:jc w:val="center"/>
              <w:rPr>
                <w:b/>
                <w:color w:val="auto"/>
                <w:sz w:val="36"/>
                <w:szCs w:val="40"/>
              </w:rPr>
            </w:pPr>
            <w:r w:rsidRPr="00B76D32">
              <w:rPr>
                <w:b/>
                <w:color w:val="auto"/>
                <w:sz w:val="36"/>
                <w:szCs w:val="24"/>
                <w:lang w:val="ru-RU"/>
              </w:rPr>
              <w:t>12.</w:t>
            </w:r>
            <w:r>
              <w:rPr>
                <w:b/>
                <w:color w:val="auto"/>
                <w:sz w:val="36"/>
                <w:szCs w:val="24"/>
              </w:rPr>
              <w:t>8</w:t>
            </w:r>
          </w:p>
        </w:tc>
      </w:tr>
      <w:tr w:rsidR="005C55D5" w:rsidRPr="0005732F" w14:paraId="05FE5ADE" w14:textId="77777777" w:rsidTr="00EB1C0F">
        <w:trPr>
          <w:cantSplit/>
          <w:trHeight w:val="288"/>
          <w:jc w:val="center"/>
        </w:trPr>
        <w:tc>
          <w:tcPr>
            <w:tcW w:w="1615" w:type="dxa"/>
            <w:gridSpan w:val="2"/>
            <w:tcBorders>
              <w:top w:val="single" w:sz="12" w:space="0" w:color="auto"/>
            </w:tcBorders>
          </w:tcPr>
          <w:p w14:paraId="382C9C50"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965" w:type="dxa"/>
            <w:gridSpan w:val="3"/>
            <w:tcBorders>
              <w:top w:val="single" w:sz="12" w:space="0" w:color="auto"/>
            </w:tcBorders>
          </w:tcPr>
          <w:p w14:paraId="28B9A531" w14:textId="77777777" w:rsidR="00236209" w:rsidRPr="00236209" w:rsidRDefault="005C55D5" w:rsidP="00215774">
            <w:pPr>
              <w:autoSpaceDE/>
              <w:autoSpaceDN/>
              <w:adjustRightInd/>
              <w:spacing w:before="0" w:line="240" w:lineRule="auto"/>
              <w:ind w:left="-72"/>
              <w:rPr>
                <w:b/>
                <w:bCs/>
                <w:color w:val="auto"/>
                <w:sz w:val="16"/>
                <w:szCs w:val="24"/>
                <w:lang w:val="ru-RU"/>
              </w:rPr>
            </w:pPr>
            <w:r w:rsidRPr="00236209">
              <w:rPr>
                <w:b/>
                <w:bCs/>
                <w:color w:val="auto"/>
                <w:sz w:val="16"/>
                <w:szCs w:val="24"/>
                <w:lang w:val="ru-RU"/>
              </w:rPr>
              <w:t>Нержавеющая сталь</w:t>
            </w:r>
            <w:r w:rsidR="00236209" w:rsidRPr="00236209">
              <w:rPr>
                <w:b/>
                <w:bCs/>
                <w:color w:val="auto"/>
                <w:sz w:val="16"/>
                <w:szCs w:val="24"/>
                <w:lang w:val="ru-RU"/>
              </w:rPr>
              <w:t>:</w:t>
            </w:r>
            <w:r w:rsidRPr="00236209">
              <w:rPr>
                <w:b/>
                <w:bCs/>
                <w:color w:val="auto"/>
                <w:sz w:val="16"/>
                <w:szCs w:val="24"/>
                <w:lang w:val="ru-RU"/>
              </w:rPr>
              <w:t xml:space="preserve"> </w:t>
            </w:r>
          </w:p>
          <w:p w14:paraId="76BAF3C2" w14:textId="69FC1B67" w:rsidR="00236209" w:rsidRDefault="005C55D5" w:rsidP="00215774">
            <w:pPr>
              <w:autoSpaceDE/>
              <w:autoSpaceDN/>
              <w:adjustRightInd/>
              <w:spacing w:before="0" w:line="240" w:lineRule="auto"/>
              <w:ind w:left="-72"/>
              <w:rPr>
                <w:color w:val="auto"/>
                <w:sz w:val="16"/>
                <w:szCs w:val="24"/>
                <w:lang w:val="ru-RU"/>
              </w:rPr>
            </w:pPr>
            <w:r w:rsidRPr="00037A5B">
              <w:rPr>
                <w:color w:val="auto"/>
                <w:sz w:val="16"/>
                <w:szCs w:val="24"/>
                <w:lang w:val="ru-RU"/>
              </w:rPr>
              <w:t>SSPC-SP</w:t>
            </w:r>
            <w:del w:id="659" w:author="Kurmanov, Aidyn [STAMGazStroy LLP]" w:date="2025-12-10T13:26:00Z" w16du:dateUtc="2025-12-10T08:26:00Z">
              <w:r w:rsidRPr="00037A5B">
                <w:rPr>
                  <w:color w:val="auto"/>
                  <w:sz w:val="16"/>
                  <w:szCs w:val="24"/>
                  <w:lang w:val="ru-RU"/>
                </w:rPr>
                <w:delText>7 (NACE No. 4)</w:delText>
              </w:r>
            </w:del>
            <w:ins w:id="660" w:author="Kurmanov, Aidyn [STAMGazStroy LLP]" w:date="2025-12-10T13:26:00Z" w16du:dateUtc="2025-12-10T08:26:00Z">
              <w:r w:rsidR="003D4CAD">
                <w:rPr>
                  <w:color w:val="auto"/>
                  <w:sz w:val="16"/>
                  <w:szCs w:val="24"/>
                  <w:lang w:val="ru-RU"/>
                </w:rPr>
                <w:t>1/</w:t>
              </w:r>
              <w:r w:rsidR="003D4CAD">
                <w:rPr>
                  <w:color w:val="auto"/>
                  <w:sz w:val="16"/>
                  <w:szCs w:val="24"/>
                </w:rPr>
                <w:t>SP</w:t>
              </w:r>
              <w:r w:rsidR="003D4CAD" w:rsidRPr="003D4CAD">
                <w:rPr>
                  <w:color w:val="auto"/>
                  <w:sz w:val="16"/>
                  <w:szCs w:val="24"/>
                  <w:lang w:val="ru-RU"/>
                </w:rPr>
                <w:t>16</w:t>
              </w:r>
            </w:ins>
            <w:r w:rsidRPr="00037A5B">
              <w:rPr>
                <w:color w:val="auto"/>
                <w:sz w:val="16"/>
                <w:szCs w:val="24"/>
                <w:lang w:val="ru-RU"/>
              </w:rPr>
              <w:t xml:space="preserve"> </w:t>
            </w:r>
          </w:p>
          <w:p w14:paraId="22757BB6" w14:textId="36E99240" w:rsidR="005C55D5" w:rsidRPr="003F5E1C" w:rsidRDefault="005C55D5" w:rsidP="00215774">
            <w:pPr>
              <w:autoSpaceDE/>
              <w:autoSpaceDN/>
              <w:adjustRightInd/>
              <w:spacing w:before="0" w:line="240" w:lineRule="auto"/>
              <w:ind w:left="-72"/>
              <w:rPr>
                <w:color w:val="auto"/>
                <w:sz w:val="16"/>
                <w:szCs w:val="24"/>
                <w:lang w:val="ru-RU"/>
              </w:rPr>
            </w:pPr>
            <w:del w:id="661" w:author="Kurmanov, Aidyn [STAMGazStroy LLP]" w:date="2025-12-10T13:27:00Z" w16du:dateUtc="2025-12-10T08:27:00Z">
              <w:r w:rsidRPr="00037A5B">
                <w:rPr>
                  <w:color w:val="auto"/>
                  <w:sz w:val="16"/>
                  <w:szCs w:val="24"/>
                  <w:lang w:val="ru-RU"/>
                </w:rPr>
                <w:delText>Протирка растворителем и</w:delText>
              </w:r>
              <w:r w:rsidR="007C6AC6">
                <w:rPr>
                  <w:color w:val="auto"/>
                  <w:sz w:val="16"/>
                  <w:szCs w:val="24"/>
                  <w:lang w:val="ru-RU"/>
                </w:rPr>
                <w:delText xml:space="preserve"> </w:delText>
              </w:r>
              <w:r w:rsidRPr="00037A5B">
                <w:rPr>
                  <w:color w:val="auto"/>
                  <w:sz w:val="16"/>
                  <w:szCs w:val="24"/>
                  <w:lang w:val="ru-RU"/>
                </w:rPr>
                <w:delText>поверхностная</w:delText>
              </w:r>
            </w:del>
            <w:ins w:id="662" w:author="Kurmanov, Aidyn [STAMGazStroy LLP]" w:date="2025-12-10T13:27:00Z" w16du:dateUtc="2025-12-10T08:27:00Z">
              <w:r w:rsidR="003D4CAD">
                <w:rPr>
                  <w:color w:val="auto"/>
                  <w:sz w:val="16"/>
                  <w:szCs w:val="24"/>
                  <w:lang w:val="ru-RU"/>
                </w:rPr>
                <w:t>Поверхностная</w:t>
              </w:r>
            </w:ins>
            <w:r w:rsidRPr="00037A5B">
              <w:rPr>
                <w:color w:val="auto"/>
                <w:sz w:val="16"/>
                <w:szCs w:val="24"/>
                <w:lang w:val="ru-RU"/>
              </w:rPr>
              <w:t xml:space="preserve"> </w:t>
            </w:r>
          </w:p>
          <w:p w14:paraId="7EFD0DD2" w14:textId="626B350F" w:rsidR="00CA64F3" w:rsidRDefault="0061372D" w:rsidP="00215774">
            <w:pPr>
              <w:autoSpaceDE/>
              <w:autoSpaceDN/>
              <w:adjustRightInd/>
              <w:spacing w:before="0" w:line="240" w:lineRule="auto"/>
              <w:ind w:left="-72"/>
              <w:rPr>
                <w:color w:val="auto"/>
                <w:sz w:val="16"/>
                <w:szCs w:val="24"/>
                <w:lang w:val="ru-RU"/>
              </w:rPr>
            </w:pPr>
            <w:r>
              <w:rPr>
                <w:color w:val="auto"/>
                <w:sz w:val="16"/>
                <w:szCs w:val="24"/>
                <w:lang w:val="ru-RU"/>
              </w:rPr>
              <w:t xml:space="preserve">абразивоструйная </w:t>
            </w:r>
            <w:r w:rsidR="005C55D5" w:rsidRPr="00037A5B">
              <w:rPr>
                <w:color w:val="auto"/>
                <w:sz w:val="16"/>
                <w:szCs w:val="24"/>
                <w:lang w:val="ru-RU"/>
              </w:rPr>
              <w:t>очистка</w:t>
            </w:r>
            <w:ins w:id="663" w:author="Kurmanov, Aidyn [STAMGazStroy LLP]" w:date="2025-12-10T13:27:00Z" w16du:dateUtc="2025-12-10T08:27:00Z">
              <w:r w:rsidR="003D4CAD">
                <w:rPr>
                  <w:color w:val="auto"/>
                  <w:sz w:val="16"/>
                  <w:szCs w:val="24"/>
                  <w:lang w:val="ru-RU"/>
                </w:rPr>
                <w:t xml:space="preserve"> нержавеющей стали</w:t>
              </w:r>
            </w:ins>
            <w:r w:rsidR="005C55D5" w:rsidRPr="00037A5B">
              <w:rPr>
                <w:color w:val="auto"/>
                <w:sz w:val="16"/>
                <w:szCs w:val="24"/>
                <w:lang w:val="ru-RU"/>
              </w:rPr>
              <w:t xml:space="preserve">. </w:t>
            </w:r>
          </w:p>
          <w:p w14:paraId="4BAD9F8F" w14:textId="77777777" w:rsidR="00CA64F3" w:rsidRDefault="00CA64F3" w:rsidP="00215774">
            <w:pPr>
              <w:autoSpaceDE/>
              <w:autoSpaceDN/>
              <w:adjustRightInd/>
              <w:spacing w:before="0" w:line="240" w:lineRule="auto"/>
              <w:ind w:left="-72"/>
              <w:rPr>
                <w:color w:val="auto"/>
                <w:sz w:val="16"/>
                <w:szCs w:val="24"/>
                <w:lang w:val="ru-RU"/>
              </w:rPr>
            </w:pPr>
          </w:p>
          <w:p w14:paraId="12A2B2C8" w14:textId="77777777" w:rsidR="00236209" w:rsidRDefault="005C55D5" w:rsidP="00215774">
            <w:pPr>
              <w:autoSpaceDE/>
              <w:autoSpaceDN/>
              <w:adjustRightInd/>
              <w:spacing w:before="0" w:line="240" w:lineRule="auto"/>
              <w:ind w:left="-72"/>
              <w:rPr>
                <w:color w:val="auto"/>
                <w:sz w:val="16"/>
                <w:szCs w:val="24"/>
                <w:lang w:val="ru-RU"/>
              </w:rPr>
            </w:pPr>
            <w:r w:rsidRPr="00236209">
              <w:rPr>
                <w:b/>
                <w:bCs/>
                <w:color w:val="auto"/>
                <w:sz w:val="16"/>
                <w:szCs w:val="24"/>
                <w:lang w:val="ru-RU"/>
              </w:rPr>
              <w:t>Углеродистая сталь</w:t>
            </w:r>
            <w:r w:rsidR="00152347" w:rsidRPr="00236209">
              <w:rPr>
                <w:b/>
                <w:bCs/>
                <w:color w:val="auto"/>
                <w:sz w:val="16"/>
                <w:szCs w:val="24"/>
                <w:lang w:val="ru-RU"/>
              </w:rPr>
              <w:t>:</w:t>
            </w:r>
          </w:p>
          <w:p w14:paraId="42614272" w14:textId="77777777" w:rsidR="007C6AC6" w:rsidRPr="0032742D" w:rsidRDefault="00EB1C0F" w:rsidP="00215774">
            <w:pPr>
              <w:autoSpaceDE/>
              <w:autoSpaceDN/>
              <w:adjustRightInd/>
              <w:spacing w:before="0" w:line="240" w:lineRule="auto"/>
              <w:ind w:left="-72"/>
              <w:rPr>
                <w:color w:val="auto"/>
                <w:sz w:val="16"/>
                <w:szCs w:val="24"/>
              </w:rPr>
            </w:pPr>
            <w:r w:rsidRPr="0032742D">
              <w:rPr>
                <w:color w:val="auto"/>
                <w:sz w:val="16"/>
                <w:szCs w:val="24"/>
              </w:rPr>
              <w:t>SSPC-SP1/SP10(NACENo.2) (SA2.5)</w:t>
            </w:r>
            <w:r w:rsidR="00BB11F9" w:rsidRPr="0032742D">
              <w:rPr>
                <w:color w:val="auto"/>
                <w:sz w:val="16"/>
                <w:szCs w:val="24"/>
              </w:rPr>
              <w:t xml:space="preserve"> </w:t>
            </w:r>
          </w:p>
          <w:p w14:paraId="1017B602" w14:textId="71256359" w:rsidR="005C55D5" w:rsidRPr="00037A5B" w:rsidRDefault="004B5C7C" w:rsidP="00215774">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BB11F9" w:rsidRPr="00BB11F9">
              <w:rPr>
                <w:color w:val="auto"/>
                <w:sz w:val="16"/>
                <w:szCs w:val="24"/>
                <w:lang w:val="ru-RU"/>
              </w:rPr>
              <w:t xml:space="preserve"> </w:t>
            </w:r>
            <w:r w:rsidR="005C55D5" w:rsidRPr="00037A5B">
              <w:rPr>
                <w:color w:val="auto"/>
                <w:sz w:val="16"/>
                <w:szCs w:val="24"/>
                <w:lang w:val="ru-RU"/>
              </w:rPr>
              <w:t>очистка до почти белого металла.</w:t>
            </w:r>
          </w:p>
        </w:tc>
        <w:tc>
          <w:tcPr>
            <w:tcW w:w="990" w:type="dxa"/>
            <w:tcBorders>
              <w:top w:val="single" w:sz="12" w:space="0" w:color="auto"/>
            </w:tcBorders>
          </w:tcPr>
          <w:p w14:paraId="78AE29BD" w14:textId="77777777" w:rsidR="005C55D5" w:rsidRPr="004E6B3B" w:rsidRDefault="005C55D5" w:rsidP="005C55D5">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435" w:type="dxa"/>
            <w:gridSpan w:val="4"/>
            <w:vMerge w:val="restart"/>
            <w:tcBorders>
              <w:top w:val="single" w:sz="12" w:space="0" w:color="auto"/>
            </w:tcBorders>
          </w:tcPr>
          <w:p w14:paraId="4C842EA5" w14:textId="77777777" w:rsidR="005C55D5" w:rsidRPr="0005732F" w:rsidRDefault="005C55D5" w:rsidP="005C55D5">
            <w:pPr>
              <w:autoSpaceDE/>
              <w:autoSpaceDN/>
              <w:adjustRightInd/>
              <w:spacing w:before="0" w:line="240" w:lineRule="auto"/>
              <w:ind w:left="-72"/>
              <w:rPr>
                <w:color w:val="auto"/>
                <w:sz w:val="16"/>
                <w:szCs w:val="16"/>
              </w:rPr>
            </w:pPr>
            <w:r w:rsidRPr="00037A5B">
              <w:rPr>
                <w:color w:val="auto"/>
                <w:sz w:val="16"/>
                <w:szCs w:val="24"/>
                <w:lang w:val="ru-RU"/>
              </w:rPr>
              <w:t>Используется материал изготовителя</w:t>
            </w:r>
          </w:p>
        </w:tc>
      </w:tr>
      <w:tr w:rsidR="005C55D5" w:rsidRPr="0032742D" w14:paraId="10F8B9D5" w14:textId="77777777" w:rsidTr="00EB1C0F">
        <w:trPr>
          <w:cantSplit/>
          <w:trHeight w:val="288"/>
          <w:jc w:val="center"/>
        </w:trPr>
        <w:tc>
          <w:tcPr>
            <w:tcW w:w="1615" w:type="dxa"/>
            <w:gridSpan w:val="2"/>
          </w:tcPr>
          <w:p w14:paraId="09F0B1D8"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458" w:type="dxa"/>
            <w:gridSpan w:val="2"/>
          </w:tcPr>
          <w:p w14:paraId="71E371F9" w14:textId="77777777" w:rsidR="005C55D5" w:rsidRPr="00037A5B" w:rsidRDefault="00224632" w:rsidP="005C55D5">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497" w:type="dxa"/>
            <w:gridSpan w:val="2"/>
          </w:tcPr>
          <w:p w14:paraId="3D985ABD" w14:textId="77777777" w:rsidR="005C55D5" w:rsidRPr="008A7B52" w:rsidRDefault="005C55D5" w:rsidP="008A7B52">
            <w:pPr>
              <w:autoSpaceDE/>
              <w:autoSpaceDN/>
              <w:adjustRightInd/>
              <w:spacing w:before="0" w:line="240" w:lineRule="auto"/>
              <w:ind w:left="-72"/>
              <w:rPr>
                <w:color w:val="auto"/>
                <w:sz w:val="16"/>
                <w:szCs w:val="24"/>
                <w:lang w:val="ru-RU"/>
              </w:rPr>
            </w:pPr>
          </w:p>
        </w:tc>
        <w:tc>
          <w:tcPr>
            <w:tcW w:w="3435" w:type="dxa"/>
            <w:gridSpan w:val="4"/>
            <w:vMerge/>
            <w:vAlign w:val="center"/>
          </w:tcPr>
          <w:p w14:paraId="18DDD31D" w14:textId="77777777" w:rsidR="005C55D5" w:rsidRPr="00D750DA" w:rsidRDefault="005C55D5" w:rsidP="005C55D5">
            <w:pPr>
              <w:rPr>
                <w:color w:val="auto"/>
                <w:lang w:val="ru-RU"/>
              </w:rPr>
            </w:pPr>
          </w:p>
        </w:tc>
      </w:tr>
      <w:tr w:rsidR="005C55D5" w:rsidRPr="0032742D" w14:paraId="6273AB44" w14:textId="77777777" w:rsidTr="00EB1C0F">
        <w:trPr>
          <w:cantSplit/>
          <w:trHeight w:val="288"/>
          <w:jc w:val="center"/>
        </w:trPr>
        <w:tc>
          <w:tcPr>
            <w:tcW w:w="1615" w:type="dxa"/>
            <w:gridSpan w:val="2"/>
            <w:tcBorders>
              <w:bottom w:val="single" w:sz="12" w:space="0" w:color="auto"/>
            </w:tcBorders>
          </w:tcPr>
          <w:p w14:paraId="30FDDFFF"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458" w:type="dxa"/>
            <w:gridSpan w:val="2"/>
            <w:tcBorders>
              <w:bottom w:val="single" w:sz="12" w:space="0" w:color="auto"/>
            </w:tcBorders>
          </w:tcPr>
          <w:p w14:paraId="1686F548" w14:textId="77777777" w:rsidR="005C55D5" w:rsidRPr="00037A5B" w:rsidRDefault="0020250E" w:rsidP="005C55D5">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1497" w:type="dxa"/>
            <w:gridSpan w:val="2"/>
            <w:tcBorders>
              <w:bottom w:val="single" w:sz="12" w:space="0" w:color="auto"/>
            </w:tcBorders>
          </w:tcPr>
          <w:p w14:paraId="527C951C" w14:textId="77777777" w:rsidR="005C55D5" w:rsidRPr="008A7B52" w:rsidRDefault="005C55D5" w:rsidP="008A7B52">
            <w:pPr>
              <w:autoSpaceDE/>
              <w:autoSpaceDN/>
              <w:adjustRightInd/>
              <w:spacing w:before="0" w:line="240" w:lineRule="auto"/>
              <w:ind w:left="-72"/>
              <w:rPr>
                <w:color w:val="auto"/>
                <w:sz w:val="16"/>
                <w:szCs w:val="24"/>
                <w:lang w:val="ru-RU"/>
              </w:rPr>
            </w:pPr>
          </w:p>
        </w:tc>
        <w:tc>
          <w:tcPr>
            <w:tcW w:w="3435" w:type="dxa"/>
            <w:gridSpan w:val="4"/>
            <w:vMerge/>
            <w:tcBorders>
              <w:bottom w:val="single" w:sz="12" w:space="0" w:color="auto"/>
            </w:tcBorders>
            <w:vAlign w:val="center"/>
          </w:tcPr>
          <w:p w14:paraId="107137BB" w14:textId="77777777" w:rsidR="005C55D5" w:rsidRPr="00D750DA" w:rsidRDefault="005C55D5" w:rsidP="005C55D5">
            <w:pPr>
              <w:rPr>
                <w:color w:val="auto"/>
                <w:lang w:val="ru-RU"/>
              </w:rPr>
            </w:pPr>
          </w:p>
        </w:tc>
      </w:tr>
      <w:tr w:rsidR="005C55D5" w:rsidRPr="0005732F" w14:paraId="0A5E63A9" w14:textId="77777777" w:rsidTr="00F029EB">
        <w:trPr>
          <w:trHeight w:val="360"/>
          <w:jc w:val="center"/>
        </w:trPr>
        <w:tc>
          <w:tcPr>
            <w:tcW w:w="2463" w:type="dxa"/>
            <w:gridSpan w:val="3"/>
            <w:tcBorders>
              <w:top w:val="single" w:sz="12" w:space="0" w:color="auto"/>
              <w:left w:val="single" w:sz="12" w:space="0" w:color="auto"/>
              <w:bottom w:val="single" w:sz="12" w:space="0" w:color="auto"/>
            </w:tcBorders>
            <w:shd w:val="clear" w:color="auto" w:fill="000000"/>
            <w:vAlign w:val="center"/>
          </w:tcPr>
          <w:p w14:paraId="0A7E4199"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610" w:type="dxa"/>
            <w:tcBorders>
              <w:top w:val="single" w:sz="12" w:space="0" w:color="auto"/>
              <w:bottom w:val="single" w:sz="12" w:space="0" w:color="auto"/>
            </w:tcBorders>
            <w:shd w:val="clear" w:color="auto" w:fill="000000"/>
            <w:vAlign w:val="center"/>
          </w:tcPr>
          <w:p w14:paraId="28A741A8"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692" w:type="dxa"/>
            <w:gridSpan w:val="3"/>
            <w:tcBorders>
              <w:top w:val="single" w:sz="12" w:space="0" w:color="auto"/>
              <w:bottom w:val="single" w:sz="12" w:space="0" w:color="auto"/>
            </w:tcBorders>
            <w:shd w:val="clear" w:color="auto" w:fill="000000"/>
            <w:vAlign w:val="center"/>
          </w:tcPr>
          <w:p w14:paraId="338E90EA"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7F5A3466"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269" w:type="dxa"/>
            <w:gridSpan w:val="2"/>
            <w:tcBorders>
              <w:top w:val="single" w:sz="12" w:space="0" w:color="auto"/>
              <w:bottom w:val="single" w:sz="12" w:space="0" w:color="auto"/>
              <w:right w:val="single" w:sz="12" w:space="0" w:color="auto"/>
            </w:tcBorders>
            <w:shd w:val="clear" w:color="auto" w:fill="000000"/>
            <w:vAlign w:val="center"/>
          </w:tcPr>
          <w:p w14:paraId="429933A0" w14:textId="77777777" w:rsidR="005C55D5" w:rsidRPr="008E5938" w:rsidRDefault="005C55D5" w:rsidP="00F029EB">
            <w:pPr>
              <w:autoSpaceDE/>
              <w:autoSpaceDN/>
              <w:adjustRightInd/>
              <w:spacing w:before="0" w:line="240" w:lineRule="auto"/>
              <w:ind w:left="0"/>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20250E" w:rsidRPr="0005732F" w14:paraId="34ACAC49" w14:textId="77777777" w:rsidTr="00F029EB">
        <w:trPr>
          <w:trHeight w:val="288"/>
          <w:jc w:val="center"/>
        </w:trPr>
        <w:tc>
          <w:tcPr>
            <w:tcW w:w="2463" w:type="dxa"/>
            <w:gridSpan w:val="3"/>
            <w:vAlign w:val="center"/>
          </w:tcPr>
          <w:p w14:paraId="6221F866" w14:textId="77777777" w:rsidR="0020250E" w:rsidRPr="0005732F" w:rsidRDefault="0020250E" w:rsidP="005C55D5">
            <w:pPr>
              <w:autoSpaceDE/>
              <w:autoSpaceDN/>
              <w:adjustRightInd/>
              <w:spacing w:before="0" w:line="240" w:lineRule="auto"/>
              <w:ind w:left="0"/>
              <w:rPr>
                <w:b/>
                <w:color w:val="auto"/>
                <w:sz w:val="16"/>
                <w:szCs w:val="16"/>
              </w:rPr>
            </w:pPr>
            <w:r w:rsidRPr="00AC483C">
              <w:rPr>
                <w:b/>
                <w:color w:val="auto"/>
                <w:sz w:val="16"/>
                <w:szCs w:val="24"/>
                <w:lang w:val="ru-RU"/>
              </w:rPr>
              <w:t>ГРУНТ</w:t>
            </w:r>
          </w:p>
        </w:tc>
        <w:tc>
          <w:tcPr>
            <w:tcW w:w="2610" w:type="dxa"/>
            <w:vAlign w:val="center"/>
          </w:tcPr>
          <w:p w14:paraId="4C434F20" w14:textId="77777777" w:rsidR="0020250E" w:rsidRPr="001D3869" w:rsidRDefault="0020250E" w:rsidP="005C55D5">
            <w:pPr>
              <w:autoSpaceDE/>
              <w:autoSpaceDN/>
              <w:adjustRightInd/>
              <w:spacing w:before="0" w:line="240" w:lineRule="auto"/>
              <w:ind w:left="0"/>
              <w:rPr>
                <w:sz w:val="16"/>
                <w:szCs w:val="16"/>
              </w:rPr>
            </w:pPr>
            <w:r w:rsidRPr="00B050E3">
              <w:rPr>
                <w:sz w:val="16"/>
                <w:szCs w:val="16"/>
              </w:rPr>
              <w:t>Carboline</w:t>
            </w:r>
          </w:p>
        </w:tc>
        <w:tc>
          <w:tcPr>
            <w:tcW w:w="2692" w:type="dxa"/>
            <w:gridSpan w:val="3"/>
            <w:vAlign w:val="center"/>
          </w:tcPr>
          <w:p w14:paraId="4D3F51F2" w14:textId="1E358404" w:rsidR="0020250E" w:rsidRPr="00C90BAA" w:rsidRDefault="00451F76" w:rsidP="005C55D5">
            <w:pPr>
              <w:autoSpaceDE/>
              <w:autoSpaceDN/>
              <w:adjustRightInd/>
              <w:spacing w:before="0" w:line="240" w:lineRule="auto"/>
              <w:ind w:left="0"/>
              <w:rPr>
                <w:sz w:val="16"/>
                <w:szCs w:val="16"/>
              </w:rPr>
            </w:pPr>
            <w:proofErr w:type="spellStart"/>
            <w:r w:rsidRPr="00C90BAA">
              <w:rPr>
                <w:sz w:val="16"/>
                <w:szCs w:val="16"/>
              </w:rPr>
              <w:t>Thermaline</w:t>
            </w:r>
            <w:proofErr w:type="spellEnd"/>
            <w:r w:rsidRPr="00C90BAA">
              <w:rPr>
                <w:sz w:val="16"/>
                <w:szCs w:val="16"/>
              </w:rPr>
              <w:t xml:space="preserve"> Heat Shield</w:t>
            </w:r>
          </w:p>
        </w:tc>
        <w:tc>
          <w:tcPr>
            <w:tcW w:w="971" w:type="dxa"/>
            <w:vAlign w:val="center"/>
          </w:tcPr>
          <w:p w14:paraId="11378A28" w14:textId="7E78F90E" w:rsidR="0020250E" w:rsidRPr="00C90BAA" w:rsidRDefault="00B14595" w:rsidP="005C55D5">
            <w:pPr>
              <w:autoSpaceDE/>
              <w:autoSpaceDN/>
              <w:adjustRightInd/>
              <w:spacing w:before="0" w:line="240" w:lineRule="auto"/>
              <w:ind w:left="-144"/>
              <w:jc w:val="center"/>
              <w:rPr>
                <w:sz w:val="16"/>
                <w:szCs w:val="16"/>
                <w:lang w:val="ru-RU"/>
              </w:rPr>
            </w:pPr>
            <w:r w:rsidRPr="00C90BAA">
              <w:rPr>
                <w:sz w:val="16"/>
                <w:szCs w:val="16"/>
                <w:lang w:val="ru-RU"/>
              </w:rPr>
              <w:t>420</w:t>
            </w:r>
          </w:p>
        </w:tc>
        <w:tc>
          <w:tcPr>
            <w:tcW w:w="1269" w:type="dxa"/>
            <w:gridSpan w:val="2"/>
            <w:vAlign w:val="center"/>
          </w:tcPr>
          <w:p w14:paraId="1ABBE0D3" w14:textId="77777777" w:rsidR="0020250E" w:rsidRPr="00C90BAA" w:rsidRDefault="0020250E"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422D43" w:rsidRPr="0005732F" w14:paraId="783DB16B" w14:textId="77777777" w:rsidTr="00F029EB">
        <w:trPr>
          <w:trHeight w:val="288"/>
          <w:jc w:val="center"/>
        </w:trPr>
        <w:tc>
          <w:tcPr>
            <w:tcW w:w="2463" w:type="dxa"/>
            <w:gridSpan w:val="3"/>
            <w:vMerge w:val="restart"/>
            <w:vAlign w:val="center"/>
          </w:tcPr>
          <w:p w14:paraId="5F5A37BF" w14:textId="4EEC22FE" w:rsidR="00422D43" w:rsidRPr="00AC483C" w:rsidRDefault="00422D43" w:rsidP="005C55D5">
            <w:pPr>
              <w:spacing w:before="0" w:line="240" w:lineRule="auto"/>
              <w:ind w:left="0"/>
              <w:rPr>
                <w:b/>
                <w:color w:val="auto"/>
                <w:sz w:val="16"/>
                <w:szCs w:val="24"/>
                <w:lang w:val="ru-RU"/>
              </w:rPr>
            </w:pPr>
            <w:r>
              <w:rPr>
                <w:b/>
                <w:color w:val="auto"/>
                <w:sz w:val="16"/>
                <w:szCs w:val="24"/>
                <w:lang w:val="ru-RU"/>
              </w:rPr>
              <w:t>Органическое\</w:t>
            </w:r>
            <w:r w:rsidRPr="00AC483C">
              <w:rPr>
                <w:b/>
                <w:color w:val="auto"/>
                <w:sz w:val="16"/>
                <w:szCs w:val="24"/>
                <w:lang w:val="ru-RU"/>
              </w:rPr>
              <w:t>Неорганическое покрытие</w:t>
            </w:r>
          </w:p>
        </w:tc>
        <w:tc>
          <w:tcPr>
            <w:tcW w:w="2610" w:type="dxa"/>
            <w:vAlign w:val="center"/>
          </w:tcPr>
          <w:p w14:paraId="23198250" w14:textId="77777777" w:rsidR="00422D43" w:rsidRPr="001D3869" w:rsidRDefault="00422D43" w:rsidP="005C55D5">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692" w:type="dxa"/>
            <w:gridSpan w:val="3"/>
            <w:vAlign w:val="center"/>
          </w:tcPr>
          <w:p w14:paraId="24A90E6E" w14:textId="77777777" w:rsidR="00422D43" w:rsidRPr="00C90BAA" w:rsidRDefault="00422D43" w:rsidP="005C55D5">
            <w:pPr>
              <w:autoSpaceDE/>
              <w:autoSpaceDN/>
              <w:adjustRightInd/>
              <w:spacing w:before="0" w:line="240" w:lineRule="auto"/>
              <w:ind w:left="0"/>
              <w:rPr>
                <w:sz w:val="16"/>
                <w:szCs w:val="16"/>
              </w:rPr>
            </w:pPr>
            <w:proofErr w:type="spellStart"/>
            <w:r w:rsidRPr="00C90BAA">
              <w:rPr>
                <w:sz w:val="16"/>
                <w:szCs w:val="16"/>
              </w:rPr>
              <w:t>Thurmalox</w:t>
            </w:r>
            <w:proofErr w:type="spellEnd"/>
            <w:r w:rsidRPr="00C90BAA">
              <w:rPr>
                <w:sz w:val="16"/>
                <w:szCs w:val="16"/>
              </w:rPr>
              <w:t xml:space="preserve"> 225HD</w:t>
            </w:r>
          </w:p>
        </w:tc>
        <w:tc>
          <w:tcPr>
            <w:tcW w:w="971" w:type="dxa"/>
            <w:vAlign w:val="center"/>
          </w:tcPr>
          <w:p w14:paraId="049B63DD" w14:textId="77777777" w:rsidR="00422D43" w:rsidRPr="00C90BAA" w:rsidRDefault="00422D43" w:rsidP="005C55D5">
            <w:pPr>
              <w:autoSpaceDE/>
              <w:autoSpaceDN/>
              <w:adjustRightInd/>
              <w:spacing w:before="0" w:line="240" w:lineRule="auto"/>
              <w:ind w:left="-144"/>
              <w:jc w:val="center"/>
              <w:rPr>
                <w:sz w:val="16"/>
                <w:szCs w:val="16"/>
              </w:rPr>
            </w:pPr>
            <w:r w:rsidRPr="00C90BAA">
              <w:rPr>
                <w:sz w:val="16"/>
                <w:szCs w:val="16"/>
              </w:rPr>
              <w:t>292</w:t>
            </w:r>
          </w:p>
        </w:tc>
        <w:tc>
          <w:tcPr>
            <w:tcW w:w="1269" w:type="dxa"/>
            <w:gridSpan w:val="2"/>
            <w:vAlign w:val="center"/>
          </w:tcPr>
          <w:p w14:paraId="5852B6DA" w14:textId="77777777" w:rsidR="00422D43" w:rsidRPr="00C90BAA" w:rsidRDefault="00422D43" w:rsidP="005C55D5">
            <w:pPr>
              <w:autoSpaceDE/>
              <w:autoSpaceDN/>
              <w:adjustRightInd/>
              <w:spacing w:before="0" w:line="240" w:lineRule="auto"/>
              <w:ind w:left="-49" w:right="-46" w:hanging="59"/>
              <w:jc w:val="center"/>
              <w:rPr>
                <w:sz w:val="16"/>
                <w:szCs w:val="16"/>
              </w:rPr>
            </w:pPr>
            <w:r w:rsidRPr="00C90BAA">
              <w:rPr>
                <w:sz w:val="16"/>
                <w:szCs w:val="16"/>
              </w:rPr>
              <w:t>538°C (1000°F)</w:t>
            </w:r>
          </w:p>
        </w:tc>
      </w:tr>
      <w:tr w:rsidR="00422D43" w:rsidRPr="0005732F" w14:paraId="3E1A60B9" w14:textId="77777777" w:rsidTr="00F029EB">
        <w:trPr>
          <w:trHeight w:val="288"/>
          <w:jc w:val="center"/>
        </w:trPr>
        <w:tc>
          <w:tcPr>
            <w:tcW w:w="2463" w:type="dxa"/>
            <w:gridSpan w:val="3"/>
            <w:vMerge/>
            <w:vAlign w:val="center"/>
          </w:tcPr>
          <w:p w14:paraId="71CC491C" w14:textId="5527C219" w:rsidR="00422D43" w:rsidRPr="00AC483C" w:rsidRDefault="00422D43" w:rsidP="005C55D5">
            <w:pPr>
              <w:autoSpaceDE/>
              <w:autoSpaceDN/>
              <w:adjustRightInd/>
              <w:spacing w:before="0" w:line="240" w:lineRule="auto"/>
              <w:ind w:left="0"/>
              <w:rPr>
                <w:b/>
                <w:color w:val="auto"/>
                <w:sz w:val="16"/>
                <w:szCs w:val="24"/>
                <w:lang w:val="ru-RU"/>
              </w:rPr>
            </w:pPr>
          </w:p>
        </w:tc>
        <w:tc>
          <w:tcPr>
            <w:tcW w:w="2610" w:type="dxa"/>
            <w:vAlign w:val="center"/>
          </w:tcPr>
          <w:p w14:paraId="451D9F19" w14:textId="77777777" w:rsidR="00422D43" w:rsidRPr="001D3869" w:rsidRDefault="00422D43" w:rsidP="005C55D5">
            <w:pPr>
              <w:autoSpaceDE/>
              <w:autoSpaceDN/>
              <w:adjustRightInd/>
              <w:spacing w:before="0" w:line="240" w:lineRule="auto"/>
              <w:ind w:left="0"/>
              <w:rPr>
                <w:sz w:val="16"/>
                <w:szCs w:val="16"/>
              </w:rPr>
            </w:pPr>
            <w:r w:rsidRPr="00B050E3">
              <w:rPr>
                <w:sz w:val="16"/>
                <w:szCs w:val="16"/>
              </w:rPr>
              <w:t>Hempel Coatings (USA), Inc</w:t>
            </w:r>
          </w:p>
        </w:tc>
        <w:tc>
          <w:tcPr>
            <w:tcW w:w="2692" w:type="dxa"/>
            <w:gridSpan w:val="3"/>
            <w:vAlign w:val="center"/>
          </w:tcPr>
          <w:p w14:paraId="1C6D5987" w14:textId="77777777" w:rsidR="00422D43" w:rsidRPr="00C90BAA" w:rsidRDefault="00422D43" w:rsidP="005C55D5">
            <w:pPr>
              <w:autoSpaceDE/>
              <w:autoSpaceDN/>
              <w:adjustRightInd/>
              <w:spacing w:before="0" w:line="240" w:lineRule="auto"/>
              <w:ind w:left="0"/>
              <w:rPr>
                <w:sz w:val="16"/>
                <w:szCs w:val="16"/>
              </w:rPr>
            </w:pPr>
            <w:proofErr w:type="spellStart"/>
            <w:r w:rsidRPr="00C90BAA">
              <w:rPr>
                <w:sz w:val="16"/>
                <w:szCs w:val="16"/>
              </w:rPr>
              <w:t>Versiline</w:t>
            </w:r>
            <w:proofErr w:type="spellEnd"/>
            <w:r w:rsidRPr="00C90BAA">
              <w:rPr>
                <w:sz w:val="16"/>
                <w:szCs w:val="16"/>
              </w:rPr>
              <w:t xml:space="preserve"> CUI 56990</w:t>
            </w:r>
          </w:p>
        </w:tc>
        <w:tc>
          <w:tcPr>
            <w:tcW w:w="971" w:type="dxa"/>
            <w:vAlign w:val="center"/>
          </w:tcPr>
          <w:p w14:paraId="2A10428C" w14:textId="77777777" w:rsidR="00422D43" w:rsidRPr="00C90BAA" w:rsidRDefault="00422D43" w:rsidP="005C55D5">
            <w:pPr>
              <w:autoSpaceDE/>
              <w:autoSpaceDN/>
              <w:adjustRightInd/>
              <w:spacing w:before="0" w:line="240" w:lineRule="auto"/>
              <w:ind w:left="-144"/>
              <w:jc w:val="center"/>
              <w:rPr>
                <w:sz w:val="16"/>
                <w:szCs w:val="16"/>
              </w:rPr>
            </w:pPr>
            <w:r w:rsidRPr="00C90BAA">
              <w:rPr>
                <w:sz w:val="16"/>
                <w:szCs w:val="16"/>
              </w:rPr>
              <w:t>391</w:t>
            </w:r>
          </w:p>
        </w:tc>
        <w:tc>
          <w:tcPr>
            <w:tcW w:w="1269" w:type="dxa"/>
            <w:gridSpan w:val="2"/>
            <w:vAlign w:val="center"/>
          </w:tcPr>
          <w:p w14:paraId="4CD5B8AB" w14:textId="77777777" w:rsidR="00422D43" w:rsidRPr="00C90BAA" w:rsidRDefault="00422D43"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5C55D5" w:rsidRPr="0005732F" w14:paraId="72C2C7B2" w14:textId="77777777" w:rsidTr="00F029EB">
        <w:trPr>
          <w:trHeight w:val="288"/>
          <w:jc w:val="center"/>
        </w:trPr>
        <w:tc>
          <w:tcPr>
            <w:tcW w:w="2463" w:type="dxa"/>
            <w:gridSpan w:val="3"/>
            <w:vAlign w:val="center"/>
          </w:tcPr>
          <w:p w14:paraId="14FD6291" w14:textId="77777777" w:rsidR="005C55D5" w:rsidRPr="00AC483C" w:rsidRDefault="005C55D5" w:rsidP="005C55D5">
            <w:pPr>
              <w:autoSpaceDE/>
              <w:autoSpaceDN/>
              <w:adjustRightInd/>
              <w:spacing w:before="0" w:line="240" w:lineRule="auto"/>
              <w:ind w:left="0"/>
              <w:rPr>
                <w:b/>
                <w:color w:val="auto"/>
                <w:sz w:val="16"/>
                <w:szCs w:val="24"/>
                <w:lang w:val="ru-RU"/>
              </w:rPr>
            </w:pPr>
            <w:r w:rsidRPr="00AC483C">
              <w:rPr>
                <w:b/>
                <w:color w:val="auto"/>
                <w:sz w:val="16"/>
                <w:szCs w:val="24"/>
                <w:lang w:val="ru-RU"/>
              </w:rPr>
              <w:t>Не усиленное тонкопленочное</w:t>
            </w:r>
          </w:p>
        </w:tc>
        <w:tc>
          <w:tcPr>
            <w:tcW w:w="2610" w:type="dxa"/>
            <w:vAlign w:val="center"/>
          </w:tcPr>
          <w:p w14:paraId="57BB017B" w14:textId="77777777" w:rsidR="005C55D5" w:rsidRPr="001D3869" w:rsidRDefault="005C55D5" w:rsidP="005C55D5">
            <w:pPr>
              <w:autoSpaceDE/>
              <w:autoSpaceDN/>
              <w:adjustRightInd/>
              <w:spacing w:before="0" w:line="240" w:lineRule="auto"/>
              <w:ind w:left="0"/>
              <w:rPr>
                <w:sz w:val="16"/>
                <w:szCs w:val="16"/>
              </w:rPr>
            </w:pPr>
            <w:r w:rsidRPr="00B050E3">
              <w:rPr>
                <w:sz w:val="16"/>
                <w:szCs w:val="16"/>
              </w:rPr>
              <w:t>International</w:t>
            </w:r>
          </w:p>
        </w:tc>
        <w:tc>
          <w:tcPr>
            <w:tcW w:w="2692" w:type="dxa"/>
            <w:gridSpan w:val="3"/>
            <w:vAlign w:val="center"/>
          </w:tcPr>
          <w:p w14:paraId="3C34BD5A" w14:textId="77777777" w:rsidR="005C55D5" w:rsidRPr="00C90BAA" w:rsidRDefault="005C55D5" w:rsidP="005C55D5">
            <w:pPr>
              <w:autoSpaceDE/>
              <w:autoSpaceDN/>
              <w:adjustRightInd/>
              <w:spacing w:before="0" w:line="240" w:lineRule="auto"/>
              <w:ind w:left="0"/>
              <w:rPr>
                <w:sz w:val="16"/>
                <w:szCs w:val="16"/>
              </w:rPr>
            </w:pPr>
            <w:r w:rsidRPr="00C90BAA">
              <w:rPr>
                <w:sz w:val="16"/>
                <w:szCs w:val="16"/>
              </w:rPr>
              <w:t>Intertherm 751 CSA</w:t>
            </w:r>
          </w:p>
        </w:tc>
        <w:tc>
          <w:tcPr>
            <w:tcW w:w="971" w:type="dxa"/>
            <w:vAlign w:val="center"/>
          </w:tcPr>
          <w:p w14:paraId="4E50EE3A" w14:textId="77777777" w:rsidR="005C55D5" w:rsidRPr="00C90BAA" w:rsidRDefault="005C55D5" w:rsidP="005C55D5">
            <w:pPr>
              <w:autoSpaceDE/>
              <w:autoSpaceDN/>
              <w:adjustRightInd/>
              <w:spacing w:before="0" w:line="240" w:lineRule="auto"/>
              <w:ind w:left="-144"/>
              <w:jc w:val="center"/>
              <w:rPr>
                <w:sz w:val="16"/>
                <w:szCs w:val="16"/>
              </w:rPr>
            </w:pPr>
            <w:r w:rsidRPr="00C90BAA">
              <w:rPr>
                <w:sz w:val="16"/>
                <w:szCs w:val="16"/>
              </w:rPr>
              <w:t>420</w:t>
            </w:r>
          </w:p>
        </w:tc>
        <w:tc>
          <w:tcPr>
            <w:tcW w:w="1269" w:type="dxa"/>
            <w:gridSpan w:val="2"/>
            <w:vAlign w:val="center"/>
          </w:tcPr>
          <w:p w14:paraId="11CFFA52" w14:textId="77777777" w:rsidR="005C55D5" w:rsidRPr="00C90BAA" w:rsidRDefault="005C55D5" w:rsidP="005C55D5">
            <w:pPr>
              <w:autoSpaceDE/>
              <w:autoSpaceDN/>
              <w:adjustRightInd/>
              <w:spacing w:before="0" w:line="240" w:lineRule="auto"/>
              <w:ind w:left="-49" w:right="-46" w:hanging="59"/>
              <w:jc w:val="center"/>
              <w:rPr>
                <w:sz w:val="16"/>
                <w:szCs w:val="16"/>
              </w:rPr>
            </w:pPr>
            <w:r w:rsidRPr="00C90BAA">
              <w:rPr>
                <w:sz w:val="16"/>
                <w:szCs w:val="16"/>
              </w:rPr>
              <w:t>399°C (750°F)</w:t>
            </w:r>
          </w:p>
        </w:tc>
      </w:tr>
      <w:tr w:rsidR="00422D43" w:rsidRPr="00DD0FB9" w14:paraId="7F086D99" w14:textId="77777777" w:rsidTr="00F029EB">
        <w:trPr>
          <w:trHeight w:val="288"/>
          <w:jc w:val="center"/>
        </w:trPr>
        <w:tc>
          <w:tcPr>
            <w:tcW w:w="2463" w:type="dxa"/>
            <w:gridSpan w:val="3"/>
            <w:vMerge w:val="restart"/>
            <w:vAlign w:val="center"/>
          </w:tcPr>
          <w:p w14:paraId="3573E270" w14:textId="77777777" w:rsidR="00422D43" w:rsidRPr="00DD0FB9" w:rsidRDefault="00422D43" w:rsidP="005C55D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610" w:type="dxa"/>
            <w:vAlign w:val="center"/>
          </w:tcPr>
          <w:p w14:paraId="39C2B662" w14:textId="77777777" w:rsidR="00422D43" w:rsidRPr="001D3869" w:rsidRDefault="00422D43" w:rsidP="005C55D5">
            <w:pPr>
              <w:autoSpaceDE/>
              <w:autoSpaceDN/>
              <w:adjustRightInd/>
              <w:spacing w:before="0" w:line="240" w:lineRule="auto"/>
              <w:ind w:left="0"/>
              <w:rPr>
                <w:sz w:val="16"/>
                <w:szCs w:val="16"/>
              </w:rPr>
            </w:pPr>
            <w:r w:rsidRPr="00B050E3">
              <w:rPr>
                <w:sz w:val="16"/>
                <w:szCs w:val="16"/>
              </w:rPr>
              <w:t>International</w:t>
            </w:r>
          </w:p>
        </w:tc>
        <w:tc>
          <w:tcPr>
            <w:tcW w:w="2692" w:type="dxa"/>
            <w:gridSpan w:val="3"/>
            <w:vAlign w:val="center"/>
          </w:tcPr>
          <w:p w14:paraId="7DDBA351" w14:textId="77777777" w:rsidR="00422D43" w:rsidRPr="00C90BAA" w:rsidRDefault="00422D43" w:rsidP="005C55D5">
            <w:pPr>
              <w:autoSpaceDE/>
              <w:autoSpaceDN/>
              <w:adjustRightInd/>
              <w:spacing w:before="0" w:line="240" w:lineRule="auto"/>
              <w:ind w:left="0"/>
              <w:rPr>
                <w:sz w:val="16"/>
                <w:szCs w:val="16"/>
              </w:rPr>
            </w:pPr>
            <w:r w:rsidRPr="00C90BAA">
              <w:rPr>
                <w:sz w:val="16"/>
                <w:szCs w:val="16"/>
              </w:rPr>
              <w:t>Interbond 1202UPC</w:t>
            </w:r>
          </w:p>
        </w:tc>
        <w:tc>
          <w:tcPr>
            <w:tcW w:w="971" w:type="dxa"/>
            <w:vAlign w:val="center"/>
          </w:tcPr>
          <w:p w14:paraId="6E1552D5" w14:textId="77777777" w:rsidR="00422D43" w:rsidRPr="00C90BAA" w:rsidRDefault="00422D43" w:rsidP="005C55D5">
            <w:pPr>
              <w:autoSpaceDE/>
              <w:autoSpaceDN/>
              <w:adjustRightInd/>
              <w:spacing w:before="0" w:line="240" w:lineRule="auto"/>
              <w:ind w:left="-144"/>
              <w:jc w:val="center"/>
              <w:rPr>
                <w:sz w:val="16"/>
                <w:szCs w:val="16"/>
              </w:rPr>
            </w:pPr>
            <w:r w:rsidRPr="00C90BAA">
              <w:rPr>
                <w:sz w:val="16"/>
                <w:szCs w:val="16"/>
              </w:rPr>
              <w:t>420</w:t>
            </w:r>
          </w:p>
        </w:tc>
        <w:tc>
          <w:tcPr>
            <w:tcW w:w="1269" w:type="dxa"/>
            <w:gridSpan w:val="2"/>
            <w:vAlign w:val="center"/>
          </w:tcPr>
          <w:p w14:paraId="4317B1AF" w14:textId="77777777" w:rsidR="00422D43" w:rsidRPr="00C90BAA" w:rsidRDefault="00422D43" w:rsidP="005C55D5">
            <w:pPr>
              <w:autoSpaceDE/>
              <w:autoSpaceDN/>
              <w:adjustRightInd/>
              <w:spacing w:before="0" w:line="240" w:lineRule="auto"/>
              <w:ind w:left="-49" w:right="-46" w:hanging="59"/>
              <w:jc w:val="center"/>
              <w:rPr>
                <w:sz w:val="16"/>
                <w:szCs w:val="16"/>
              </w:rPr>
            </w:pPr>
            <w:r w:rsidRPr="00C90BAA">
              <w:rPr>
                <w:sz w:val="16"/>
                <w:szCs w:val="16"/>
              </w:rPr>
              <w:t>650°C (1202°F)</w:t>
            </w:r>
          </w:p>
        </w:tc>
      </w:tr>
      <w:tr w:rsidR="00422D43" w:rsidRPr="00DD0FB9" w14:paraId="3BCADAB3" w14:textId="77777777" w:rsidTr="00F029EB">
        <w:trPr>
          <w:trHeight w:val="288"/>
          <w:jc w:val="center"/>
        </w:trPr>
        <w:tc>
          <w:tcPr>
            <w:tcW w:w="2463" w:type="dxa"/>
            <w:gridSpan w:val="3"/>
            <w:vMerge/>
            <w:vAlign w:val="center"/>
          </w:tcPr>
          <w:p w14:paraId="01617D6C" w14:textId="77777777" w:rsidR="00422D43" w:rsidRDefault="00422D43" w:rsidP="005C55D5">
            <w:pPr>
              <w:autoSpaceDE/>
              <w:autoSpaceDN/>
              <w:adjustRightInd/>
              <w:spacing w:before="0" w:line="240" w:lineRule="auto"/>
              <w:ind w:left="0"/>
              <w:rPr>
                <w:b/>
                <w:color w:val="auto"/>
                <w:sz w:val="16"/>
                <w:szCs w:val="24"/>
                <w:lang w:val="ru-RU"/>
              </w:rPr>
            </w:pPr>
          </w:p>
        </w:tc>
        <w:tc>
          <w:tcPr>
            <w:tcW w:w="2610" w:type="dxa"/>
            <w:vAlign w:val="center"/>
          </w:tcPr>
          <w:p w14:paraId="14154F03" w14:textId="77777777" w:rsidR="00422D43" w:rsidRPr="00B050E3" w:rsidRDefault="00422D43" w:rsidP="005C55D5">
            <w:pPr>
              <w:autoSpaceDE/>
              <w:autoSpaceDN/>
              <w:adjustRightInd/>
              <w:spacing w:before="0" w:line="240" w:lineRule="auto"/>
              <w:ind w:left="0"/>
              <w:rPr>
                <w:sz w:val="16"/>
                <w:szCs w:val="16"/>
              </w:rPr>
            </w:pPr>
            <w:r w:rsidRPr="00B050E3">
              <w:rPr>
                <w:sz w:val="16"/>
                <w:szCs w:val="16"/>
              </w:rPr>
              <w:t>Jotun</w:t>
            </w:r>
          </w:p>
        </w:tc>
        <w:tc>
          <w:tcPr>
            <w:tcW w:w="2692" w:type="dxa"/>
            <w:gridSpan w:val="3"/>
            <w:vAlign w:val="center"/>
          </w:tcPr>
          <w:p w14:paraId="1084D11A" w14:textId="23E7EB96" w:rsidR="00422D43" w:rsidRPr="00C90BAA" w:rsidRDefault="0055428A" w:rsidP="005C55D5">
            <w:pPr>
              <w:autoSpaceDE/>
              <w:autoSpaceDN/>
              <w:adjustRightInd/>
              <w:spacing w:before="0" w:line="240" w:lineRule="auto"/>
              <w:ind w:left="0"/>
              <w:rPr>
                <w:sz w:val="16"/>
                <w:szCs w:val="16"/>
              </w:rPr>
            </w:pPr>
            <w:proofErr w:type="spellStart"/>
            <w:r w:rsidRPr="00C90BAA">
              <w:rPr>
                <w:sz w:val="16"/>
                <w:szCs w:val="16"/>
              </w:rPr>
              <w:t>Jotatemp</w:t>
            </w:r>
            <w:proofErr w:type="spellEnd"/>
            <w:r w:rsidRPr="00C90BAA">
              <w:rPr>
                <w:sz w:val="16"/>
                <w:szCs w:val="16"/>
              </w:rPr>
              <w:t xml:space="preserve"> 1000</w:t>
            </w:r>
          </w:p>
        </w:tc>
        <w:tc>
          <w:tcPr>
            <w:tcW w:w="971" w:type="dxa"/>
            <w:vAlign w:val="center"/>
          </w:tcPr>
          <w:p w14:paraId="52569B76" w14:textId="69310674" w:rsidR="00422D43" w:rsidRPr="00C90BAA" w:rsidRDefault="0055428A" w:rsidP="005C55D5">
            <w:pPr>
              <w:autoSpaceDE/>
              <w:autoSpaceDN/>
              <w:adjustRightInd/>
              <w:spacing w:before="0" w:line="240" w:lineRule="auto"/>
              <w:ind w:left="-144"/>
              <w:jc w:val="center"/>
              <w:rPr>
                <w:sz w:val="16"/>
                <w:szCs w:val="16"/>
                <w:lang w:val="ru-RU"/>
              </w:rPr>
            </w:pPr>
            <w:r w:rsidRPr="00C90BAA">
              <w:rPr>
                <w:sz w:val="16"/>
                <w:szCs w:val="16"/>
                <w:lang w:val="ru-RU"/>
              </w:rPr>
              <w:t>383</w:t>
            </w:r>
          </w:p>
        </w:tc>
        <w:tc>
          <w:tcPr>
            <w:tcW w:w="1269" w:type="dxa"/>
            <w:gridSpan w:val="2"/>
            <w:vAlign w:val="center"/>
          </w:tcPr>
          <w:p w14:paraId="5F96EB39" w14:textId="3C6F2915" w:rsidR="00422D43" w:rsidRPr="00C90BAA" w:rsidRDefault="00422D43" w:rsidP="00A4622C">
            <w:pPr>
              <w:autoSpaceDE/>
              <w:autoSpaceDN/>
              <w:adjustRightInd/>
              <w:spacing w:before="0" w:line="240" w:lineRule="auto"/>
              <w:ind w:left="-49" w:right="-46" w:hanging="59"/>
              <w:jc w:val="center"/>
              <w:rPr>
                <w:sz w:val="16"/>
                <w:szCs w:val="16"/>
              </w:rPr>
            </w:pPr>
            <w:r w:rsidRPr="00C90BAA">
              <w:rPr>
                <w:sz w:val="16"/>
                <w:szCs w:val="16"/>
              </w:rPr>
              <w:t>649°C (1200°F)</w:t>
            </w:r>
          </w:p>
        </w:tc>
      </w:tr>
      <w:tr w:rsidR="006175FC" w:rsidRPr="00DD0FB9" w14:paraId="7FE2710C" w14:textId="77777777" w:rsidTr="00F029EB">
        <w:trPr>
          <w:trHeight w:val="288"/>
          <w:jc w:val="center"/>
        </w:trPr>
        <w:tc>
          <w:tcPr>
            <w:tcW w:w="2463" w:type="dxa"/>
            <w:gridSpan w:val="3"/>
            <w:vAlign w:val="center"/>
          </w:tcPr>
          <w:p w14:paraId="7034DB91" w14:textId="77777777" w:rsidR="006175FC" w:rsidRDefault="006175FC" w:rsidP="005C55D5">
            <w:pPr>
              <w:autoSpaceDE/>
              <w:autoSpaceDN/>
              <w:adjustRightInd/>
              <w:spacing w:before="0" w:line="240" w:lineRule="auto"/>
              <w:ind w:left="0"/>
              <w:rPr>
                <w:b/>
                <w:color w:val="auto"/>
                <w:sz w:val="16"/>
                <w:szCs w:val="24"/>
                <w:lang w:val="ru-RU"/>
              </w:rPr>
            </w:pPr>
          </w:p>
        </w:tc>
        <w:tc>
          <w:tcPr>
            <w:tcW w:w="2610" w:type="dxa"/>
            <w:vAlign w:val="center"/>
          </w:tcPr>
          <w:p w14:paraId="36D84203" w14:textId="77777777" w:rsidR="006175FC" w:rsidRPr="00B050E3" w:rsidRDefault="006175FC" w:rsidP="0020250E">
            <w:pPr>
              <w:autoSpaceDE/>
              <w:autoSpaceDN/>
              <w:adjustRightInd/>
              <w:spacing w:before="0" w:line="240" w:lineRule="auto"/>
              <w:ind w:left="0"/>
              <w:rPr>
                <w:sz w:val="16"/>
                <w:szCs w:val="16"/>
              </w:rPr>
            </w:pPr>
            <w:r w:rsidRPr="00B050E3">
              <w:rPr>
                <w:sz w:val="16"/>
                <w:szCs w:val="16"/>
              </w:rPr>
              <w:t>PPG</w:t>
            </w:r>
          </w:p>
        </w:tc>
        <w:tc>
          <w:tcPr>
            <w:tcW w:w="2692" w:type="dxa"/>
            <w:gridSpan w:val="3"/>
            <w:vAlign w:val="center"/>
          </w:tcPr>
          <w:p w14:paraId="336E956A" w14:textId="77777777" w:rsidR="006175FC" w:rsidRPr="00C90BAA" w:rsidRDefault="006175FC" w:rsidP="005C55D5">
            <w:pPr>
              <w:autoSpaceDE/>
              <w:autoSpaceDN/>
              <w:adjustRightInd/>
              <w:spacing w:before="0" w:line="240" w:lineRule="auto"/>
              <w:ind w:left="0"/>
              <w:rPr>
                <w:sz w:val="16"/>
                <w:szCs w:val="16"/>
                <w:lang w:val="ru-RU"/>
              </w:rPr>
            </w:pPr>
            <w:r w:rsidRPr="00C90BAA">
              <w:rPr>
                <w:sz w:val="16"/>
                <w:szCs w:val="16"/>
              </w:rPr>
              <w:t>Hi-Temp 1027</w:t>
            </w:r>
          </w:p>
          <w:p w14:paraId="21693C24" w14:textId="3B06833E" w:rsidR="00020B13" w:rsidRPr="00C90BAA" w:rsidRDefault="00BF21F1" w:rsidP="005C55D5">
            <w:pPr>
              <w:autoSpaceDE/>
              <w:autoSpaceDN/>
              <w:adjustRightInd/>
              <w:spacing w:before="0" w:line="240" w:lineRule="auto"/>
              <w:ind w:left="0"/>
              <w:rPr>
                <w:sz w:val="16"/>
                <w:szCs w:val="16"/>
                <w:lang w:val="ru-RU"/>
              </w:rPr>
            </w:pPr>
            <w:r w:rsidRPr="00C90BAA">
              <w:rPr>
                <w:sz w:val="16"/>
                <w:szCs w:val="16"/>
              </w:rPr>
              <w:t xml:space="preserve">Hi-Temp </w:t>
            </w:r>
            <w:r w:rsidR="00020B13" w:rsidRPr="00C90BAA">
              <w:rPr>
                <w:sz w:val="16"/>
                <w:szCs w:val="16"/>
                <w:lang w:val="ru-RU"/>
              </w:rPr>
              <w:t>900</w:t>
            </w:r>
          </w:p>
        </w:tc>
        <w:tc>
          <w:tcPr>
            <w:tcW w:w="971" w:type="dxa"/>
            <w:vAlign w:val="center"/>
          </w:tcPr>
          <w:p w14:paraId="5D34FCC1" w14:textId="2C4B0C07" w:rsidR="006175FC" w:rsidRPr="00C90BAA" w:rsidRDefault="006175FC" w:rsidP="005C55D5">
            <w:pPr>
              <w:autoSpaceDE/>
              <w:autoSpaceDN/>
              <w:adjustRightInd/>
              <w:spacing w:before="0" w:line="240" w:lineRule="auto"/>
              <w:ind w:left="-144"/>
              <w:jc w:val="center"/>
              <w:rPr>
                <w:sz w:val="16"/>
                <w:szCs w:val="16"/>
              </w:rPr>
            </w:pPr>
            <w:r w:rsidRPr="00C90BAA">
              <w:rPr>
                <w:sz w:val="16"/>
                <w:szCs w:val="16"/>
              </w:rPr>
              <w:t>420</w:t>
            </w:r>
          </w:p>
        </w:tc>
        <w:tc>
          <w:tcPr>
            <w:tcW w:w="1269" w:type="dxa"/>
            <w:gridSpan w:val="2"/>
            <w:vAlign w:val="center"/>
          </w:tcPr>
          <w:p w14:paraId="54D1637C" w14:textId="2F340264" w:rsidR="006175FC" w:rsidRPr="00C90BAA" w:rsidRDefault="006175FC"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20250E" w:rsidRPr="00DD0FB9" w14:paraId="185B19CD" w14:textId="77777777" w:rsidTr="00F029EB">
        <w:trPr>
          <w:trHeight w:val="288"/>
          <w:jc w:val="center"/>
        </w:trPr>
        <w:tc>
          <w:tcPr>
            <w:tcW w:w="2463" w:type="dxa"/>
            <w:gridSpan w:val="3"/>
            <w:vAlign w:val="center"/>
          </w:tcPr>
          <w:p w14:paraId="2D17D3DE" w14:textId="77777777" w:rsidR="0020250E" w:rsidRDefault="0020250E" w:rsidP="005C55D5">
            <w:pPr>
              <w:autoSpaceDE/>
              <w:autoSpaceDN/>
              <w:adjustRightInd/>
              <w:spacing w:before="0" w:line="240" w:lineRule="auto"/>
              <w:ind w:left="0"/>
              <w:rPr>
                <w:b/>
                <w:color w:val="auto"/>
                <w:sz w:val="16"/>
                <w:szCs w:val="24"/>
                <w:lang w:val="ru-RU"/>
              </w:rPr>
            </w:pPr>
          </w:p>
        </w:tc>
        <w:tc>
          <w:tcPr>
            <w:tcW w:w="2610" w:type="dxa"/>
            <w:vAlign w:val="center"/>
          </w:tcPr>
          <w:p w14:paraId="0627C4E4" w14:textId="77777777" w:rsidR="0020250E" w:rsidRPr="00B050E3" w:rsidRDefault="0020250E" w:rsidP="005C55D5">
            <w:pPr>
              <w:autoSpaceDE/>
              <w:autoSpaceDN/>
              <w:adjustRightInd/>
              <w:spacing w:before="0" w:line="240" w:lineRule="auto"/>
              <w:ind w:left="0"/>
              <w:rPr>
                <w:sz w:val="16"/>
                <w:szCs w:val="16"/>
              </w:rPr>
            </w:pPr>
            <w:r w:rsidRPr="00B050E3">
              <w:rPr>
                <w:sz w:val="16"/>
                <w:szCs w:val="16"/>
              </w:rPr>
              <w:t>Sherwin-Williams</w:t>
            </w:r>
          </w:p>
        </w:tc>
        <w:tc>
          <w:tcPr>
            <w:tcW w:w="2692" w:type="dxa"/>
            <w:gridSpan w:val="3"/>
            <w:vAlign w:val="center"/>
          </w:tcPr>
          <w:p w14:paraId="3EB91F1E" w14:textId="77777777" w:rsidR="0020250E" w:rsidRPr="00C90BAA" w:rsidRDefault="0020250E" w:rsidP="0020250E">
            <w:pPr>
              <w:autoSpaceDE/>
              <w:autoSpaceDN/>
              <w:adjustRightInd/>
              <w:spacing w:before="0" w:line="240" w:lineRule="auto"/>
              <w:ind w:left="0"/>
              <w:rPr>
                <w:sz w:val="16"/>
                <w:szCs w:val="16"/>
              </w:rPr>
            </w:pPr>
            <w:r w:rsidRPr="00C90BAA">
              <w:rPr>
                <w:sz w:val="16"/>
                <w:szCs w:val="16"/>
              </w:rPr>
              <w:t>Heat-Flex 1200</w:t>
            </w:r>
          </w:p>
        </w:tc>
        <w:tc>
          <w:tcPr>
            <w:tcW w:w="971" w:type="dxa"/>
            <w:vAlign w:val="center"/>
          </w:tcPr>
          <w:p w14:paraId="5EEB95E4" w14:textId="77777777" w:rsidR="0020250E" w:rsidRPr="00C90BAA" w:rsidRDefault="0020250E" w:rsidP="005C55D5">
            <w:pPr>
              <w:autoSpaceDE/>
              <w:autoSpaceDN/>
              <w:adjustRightInd/>
              <w:spacing w:before="0" w:line="240" w:lineRule="auto"/>
              <w:ind w:left="-144"/>
              <w:jc w:val="center"/>
              <w:rPr>
                <w:sz w:val="16"/>
                <w:szCs w:val="16"/>
              </w:rPr>
            </w:pPr>
            <w:r w:rsidRPr="00C90BAA">
              <w:rPr>
                <w:sz w:val="16"/>
                <w:szCs w:val="16"/>
              </w:rPr>
              <w:t>375</w:t>
            </w:r>
          </w:p>
        </w:tc>
        <w:tc>
          <w:tcPr>
            <w:tcW w:w="1269" w:type="dxa"/>
            <w:gridSpan w:val="2"/>
            <w:vAlign w:val="center"/>
          </w:tcPr>
          <w:p w14:paraId="0EE23D6C" w14:textId="77777777" w:rsidR="0020250E" w:rsidRPr="00C90BAA" w:rsidRDefault="0020250E"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20250E" w:rsidRPr="00C90BAA" w14:paraId="7898E426" w14:textId="77777777" w:rsidTr="00F029EB">
        <w:trPr>
          <w:gridAfter w:val="1"/>
          <w:wAfter w:w="39" w:type="dxa"/>
          <w:trHeight w:val="288"/>
          <w:jc w:val="center"/>
        </w:trPr>
        <w:tc>
          <w:tcPr>
            <w:tcW w:w="2463" w:type="dxa"/>
            <w:gridSpan w:val="3"/>
            <w:tcBorders>
              <w:top w:val="single" w:sz="12" w:space="0" w:color="auto"/>
            </w:tcBorders>
            <w:vAlign w:val="center"/>
          </w:tcPr>
          <w:p w14:paraId="79F97E79" w14:textId="77777777" w:rsidR="0020250E" w:rsidRPr="00AC483C" w:rsidRDefault="0020250E" w:rsidP="005C55D5">
            <w:pPr>
              <w:autoSpaceDE/>
              <w:autoSpaceDN/>
              <w:adjustRightInd/>
              <w:spacing w:before="0" w:line="240" w:lineRule="auto"/>
              <w:ind w:left="0"/>
              <w:rPr>
                <w:b/>
                <w:color w:val="auto"/>
                <w:sz w:val="16"/>
                <w:szCs w:val="24"/>
                <w:lang w:val="ru-RU"/>
              </w:rPr>
            </w:pPr>
            <w:r w:rsidRPr="00AC483C">
              <w:rPr>
                <w:b/>
                <w:color w:val="auto"/>
                <w:sz w:val="16"/>
                <w:szCs w:val="24"/>
                <w:lang w:val="ru-RU"/>
              </w:rPr>
              <w:t>ПОВЕРХНОСТНЫЙ СЛОЙ</w:t>
            </w:r>
          </w:p>
        </w:tc>
        <w:tc>
          <w:tcPr>
            <w:tcW w:w="2610" w:type="dxa"/>
            <w:tcBorders>
              <w:top w:val="single" w:sz="12" w:space="0" w:color="auto"/>
            </w:tcBorders>
            <w:vAlign w:val="center"/>
          </w:tcPr>
          <w:p w14:paraId="7375E037" w14:textId="77777777" w:rsidR="0020250E" w:rsidRPr="001D3869" w:rsidRDefault="0020250E" w:rsidP="005C55D5">
            <w:pPr>
              <w:autoSpaceDE/>
              <w:autoSpaceDN/>
              <w:adjustRightInd/>
              <w:spacing w:before="0" w:line="240" w:lineRule="auto"/>
              <w:ind w:left="0"/>
              <w:rPr>
                <w:sz w:val="16"/>
                <w:szCs w:val="16"/>
              </w:rPr>
            </w:pPr>
            <w:r w:rsidRPr="00B050E3">
              <w:rPr>
                <w:sz w:val="16"/>
                <w:szCs w:val="16"/>
              </w:rPr>
              <w:t>Carboline</w:t>
            </w:r>
          </w:p>
        </w:tc>
        <w:tc>
          <w:tcPr>
            <w:tcW w:w="2692" w:type="dxa"/>
            <w:gridSpan w:val="3"/>
            <w:tcBorders>
              <w:top w:val="single" w:sz="12" w:space="0" w:color="auto"/>
            </w:tcBorders>
            <w:vAlign w:val="center"/>
          </w:tcPr>
          <w:p w14:paraId="0C278C5A" w14:textId="03E8B1CA" w:rsidR="0020250E" w:rsidRPr="00C90BAA" w:rsidRDefault="00B14595" w:rsidP="005C55D5">
            <w:pPr>
              <w:autoSpaceDE/>
              <w:autoSpaceDN/>
              <w:adjustRightInd/>
              <w:spacing w:before="0" w:line="240" w:lineRule="auto"/>
              <w:ind w:left="0"/>
              <w:rPr>
                <w:sz w:val="16"/>
                <w:szCs w:val="16"/>
              </w:rPr>
            </w:pPr>
            <w:proofErr w:type="spellStart"/>
            <w:r w:rsidRPr="00C90BAA">
              <w:rPr>
                <w:sz w:val="16"/>
                <w:szCs w:val="16"/>
              </w:rPr>
              <w:t>Thermaline</w:t>
            </w:r>
            <w:proofErr w:type="spellEnd"/>
            <w:r w:rsidRPr="00C90BAA">
              <w:rPr>
                <w:sz w:val="16"/>
                <w:szCs w:val="16"/>
              </w:rPr>
              <w:t xml:space="preserve"> Heat Shield</w:t>
            </w:r>
          </w:p>
        </w:tc>
        <w:tc>
          <w:tcPr>
            <w:tcW w:w="971" w:type="dxa"/>
            <w:tcBorders>
              <w:top w:val="single" w:sz="12" w:space="0" w:color="auto"/>
            </w:tcBorders>
            <w:vAlign w:val="center"/>
          </w:tcPr>
          <w:p w14:paraId="64402199" w14:textId="636687DD" w:rsidR="0020250E" w:rsidRPr="00C90BAA" w:rsidRDefault="00B14595" w:rsidP="005C55D5">
            <w:pPr>
              <w:autoSpaceDE/>
              <w:autoSpaceDN/>
              <w:adjustRightInd/>
              <w:spacing w:before="0" w:line="240" w:lineRule="auto"/>
              <w:ind w:left="-144"/>
              <w:jc w:val="center"/>
              <w:rPr>
                <w:sz w:val="16"/>
                <w:szCs w:val="16"/>
                <w:lang w:val="ru-RU"/>
              </w:rPr>
            </w:pPr>
            <w:r w:rsidRPr="00C90BAA">
              <w:rPr>
                <w:sz w:val="16"/>
                <w:szCs w:val="16"/>
                <w:lang w:val="ru-RU"/>
              </w:rPr>
              <w:t>420</w:t>
            </w:r>
          </w:p>
        </w:tc>
        <w:tc>
          <w:tcPr>
            <w:tcW w:w="1230" w:type="dxa"/>
            <w:tcBorders>
              <w:top w:val="single" w:sz="12" w:space="0" w:color="auto"/>
            </w:tcBorders>
            <w:vAlign w:val="center"/>
          </w:tcPr>
          <w:p w14:paraId="0B55E0AC" w14:textId="77777777" w:rsidR="0020250E" w:rsidRPr="00C90BAA" w:rsidRDefault="0020250E"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422D43" w:rsidRPr="00C90BAA" w14:paraId="58EDF503" w14:textId="77777777" w:rsidTr="00F029EB">
        <w:trPr>
          <w:gridAfter w:val="1"/>
          <w:wAfter w:w="39" w:type="dxa"/>
          <w:trHeight w:val="288"/>
          <w:jc w:val="center"/>
        </w:trPr>
        <w:tc>
          <w:tcPr>
            <w:tcW w:w="2463" w:type="dxa"/>
            <w:gridSpan w:val="3"/>
            <w:vMerge w:val="restart"/>
            <w:vAlign w:val="center"/>
          </w:tcPr>
          <w:p w14:paraId="1C757274" w14:textId="4EC78A3E" w:rsidR="00422D43" w:rsidRPr="00AC483C" w:rsidRDefault="00422D43" w:rsidP="005C55D5">
            <w:pPr>
              <w:spacing w:before="0" w:line="240" w:lineRule="auto"/>
              <w:ind w:left="0"/>
              <w:rPr>
                <w:b/>
                <w:color w:val="auto"/>
                <w:sz w:val="16"/>
                <w:szCs w:val="24"/>
                <w:lang w:val="ru-RU"/>
              </w:rPr>
            </w:pPr>
            <w:r>
              <w:rPr>
                <w:b/>
                <w:color w:val="auto"/>
                <w:sz w:val="16"/>
                <w:szCs w:val="24"/>
                <w:lang w:val="ru-RU"/>
              </w:rPr>
              <w:t>Органическое\</w:t>
            </w:r>
            <w:r w:rsidRPr="00AC483C">
              <w:rPr>
                <w:b/>
                <w:color w:val="auto"/>
                <w:sz w:val="16"/>
                <w:szCs w:val="24"/>
                <w:lang w:val="ru-RU"/>
              </w:rPr>
              <w:t>Неорганическое покрытие</w:t>
            </w:r>
          </w:p>
        </w:tc>
        <w:tc>
          <w:tcPr>
            <w:tcW w:w="2610" w:type="dxa"/>
            <w:vAlign w:val="center"/>
          </w:tcPr>
          <w:p w14:paraId="60B48E4D" w14:textId="77777777" w:rsidR="00422D43" w:rsidRPr="001D3869" w:rsidRDefault="00422D43" w:rsidP="005C55D5">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692" w:type="dxa"/>
            <w:gridSpan w:val="3"/>
            <w:vAlign w:val="center"/>
          </w:tcPr>
          <w:p w14:paraId="09C408BA" w14:textId="77777777" w:rsidR="00422D43" w:rsidRPr="00C90BAA" w:rsidRDefault="00422D43" w:rsidP="005C55D5">
            <w:pPr>
              <w:autoSpaceDE/>
              <w:autoSpaceDN/>
              <w:adjustRightInd/>
              <w:spacing w:before="0" w:line="240" w:lineRule="auto"/>
              <w:ind w:left="0"/>
              <w:rPr>
                <w:sz w:val="16"/>
                <w:szCs w:val="16"/>
              </w:rPr>
            </w:pPr>
            <w:proofErr w:type="spellStart"/>
            <w:r w:rsidRPr="00C90BAA">
              <w:rPr>
                <w:sz w:val="16"/>
                <w:szCs w:val="16"/>
              </w:rPr>
              <w:t>Thurmalox</w:t>
            </w:r>
            <w:proofErr w:type="spellEnd"/>
            <w:r w:rsidRPr="00C90BAA">
              <w:rPr>
                <w:sz w:val="16"/>
                <w:szCs w:val="16"/>
              </w:rPr>
              <w:t xml:space="preserve"> 225HD</w:t>
            </w:r>
          </w:p>
        </w:tc>
        <w:tc>
          <w:tcPr>
            <w:tcW w:w="971" w:type="dxa"/>
            <w:vAlign w:val="center"/>
          </w:tcPr>
          <w:p w14:paraId="408F7880" w14:textId="77777777" w:rsidR="00422D43" w:rsidRPr="00C90BAA" w:rsidRDefault="00422D43" w:rsidP="005C55D5">
            <w:pPr>
              <w:autoSpaceDE/>
              <w:autoSpaceDN/>
              <w:adjustRightInd/>
              <w:spacing w:before="0" w:line="240" w:lineRule="auto"/>
              <w:ind w:left="-144"/>
              <w:jc w:val="center"/>
              <w:rPr>
                <w:sz w:val="16"/>
                <w:szCs w:val="16"/>
              </w:rPr>
            </w:pPr>
            <w:r w:rsidRPr="00C90BAA">
              <w:rPr>
                <w:sz w:val="16"/>
                <w:szCs w:val="16"/>
              </w:rPr>
              <w:t>292</w:t>
            </w:r>
          </w:p>
        </w:tc>
        <w:tc>
          <w:tcPr>
            <w:tcW w:w="1230" w:type="dxa"/>
            <w:vAlign w:val="center"/>
          </w:tcPr>
          <w:p w14:paraId="5B0E916D" w14:textId="77777777" w:rsidR="00422D43" w:rsidRPr="00C90BAA" w:rsidRDefault="00422D43" w:rsidP="005C55D5">
            <w:pPr>
              <w:autoSpaceDE/>
              <w:autoSpaceDN/>
              <w:adjustRightInd/>
              <w:spacing w:before="0" w:line="240" w:lineRule="auto"/>
              <w:ind w:left="-49" w:right="-46" w:hanging="59"/>
              <w:jc w:val="center"/>
              <w:rPr>
                <w:sz w:val="16"/>
                <w:szCs w:val="16"/>
              </w:rPr>
            </w:pPr>
            <w:r w:rsidRPr="00C90BAA">
              <w:rPr>
                <w:sz w:val="16"/>
                <w:szCs w:val="16"/>
              </w:rPr>
              <w:t>538°C (1000°F)</w:t>
            </w:r>
          </w:p>
        </w:tc>
      </w:tr>
      <w:tr w:rsidR="00422D43" w:rsidRPr="00C90BAA" w14:paraId="16EEC1D9" w14:textId="77777777" w:rsidTr="00F029EB">
        <w:trPr>
          <w:gridAfter w:val="1"/>
          <w:wAfter w:w="39" w:type="dxa"/>
          <w:trHeight w:val="288"/>
          <w:jc w:val="center"/>
        </w:trPr>
        <w:tc>
          <w:tcPr>
            <w:tcW w:w="2463" w:type="dxa"/>
            <w:gridSpan w:val="3"/>
            <w:vMerge/>
            <w:vAlign w:val="center"/>
          </w:tcPr>
          <w:p w14:paraId="3BDD5BF1" w14:textId="73B8DAD5" w:rsidR="00422D43" w:rsidRPr="00AC483C" w:rsidRDefault="00422D43" w:rsidP="005C55D5">
            <w:pPr>
              <w:autoSpaceDE/>
              <w:autoSpaceDN/>
              <w:adjustRightInd/>
              <w:spacing w:before="0" w:line="240" w:lineRule="auto"/>
              <w:ind w:left="0"/>
              <w:rPr>
                <w:b/>
                <w:color w:val="auto"/>
                <w:sz w:val="16"/>
                <w:szCs w:val="24"/>
                <w:lang w:val="ru-RU"/>
              </w:rPr>
            </w:pPr>
          </w:p>
        </w:tc>
        <w:tc>
          <w:tcPr>
            <w:tcW w:w="2610" w:type="dxa"/>
            <w:vAlign w:val="center"/>
          </w:tcPr>
          <w:p w14:paraId="361CFCF3" w14:textId="77777777" w:rsidR="00422D43" w:rsidRPr="001D3869" w:rsidRDefault="00422D43" w:rsidP="005C55D5">
            <w:pPr>
              <w:autoSpaceDE/>
              <w:autoSpaceDN/>
              <w:adjustRightInd/>
              <w:spacing w:before="0" w:line="240" w:lineRule="auto"/>
              <w:ind w:left="0"/>
              <w:rPr>
                <w:sz w:val="16"/>
                <w:szCs w:val="16"/>
              </w:rPr>
            </w:pPr>
            <w:r w:rsidRPr="00B050E3">
              <w:rPr>
                <w:sz w:val="16"/>
                <w:szCs w:val="16"/>
              </w:rPr>
              <w:t>Hempel Coatings (USA), Inc</w:t>
            </w:r>
          </w:p>
        </w:tc>
        <w:tc>
          <w:tcPr>
            <w:tcW w:w="2692" w:type="dxa"/>
            <w:gridSpan w:val="3"/>
            <w:vAlign w:val="center"/>
          </w:tcPr>
          <w:p w14:paraId="1120CC4C" w14:textId="77777777" w:rsidR="00422D43" w:rsidRPr="00C90BAA" w:rsidRDefault="00422D43" w:rsidP="005C55D5">
            <w:pPr>
              <w:autoSpaceDE/>
              <w:autoSpaceDN/>
              <w:adjustRightInd/>
              <w:spacing w:before="0" w:line="240" w:lineRule="auto"/>
              <w:ind w:left="0"/>
              <w:rPr>
                <w:sz w:val="16"/>
                <w:szCs w:val="16"/>
              </w:rPr>
            </w:pPr>
            <w:proofErr w:type="spellStart"/>
            <w:r w:rsidRPr="00C90BAA">
              <w:rPr>
                <w:sz w:val="16"/>
                <w:szCs w:val="16"/>
              </w:rPr>
              <w:t>Versiline</w:t>
            </w:r>
            <w:proofErr w:type="spellEnd"/>
            <w:r w:rsidRPr="00C90BAA">
              <w:rPr>
                <w:sz w:val="16"/>
                <w:szCs w:val="16"/>
              </w:rPr>
              <w:t xml:space="preserve"> CUI 56990</w:t>
            </w:r>
          </w:p>
        </w:tc>
        <w:tc>
          <w:tcPr>
            <w:tcW w:w="971" w:type="dxa"/>
            <w:vAlign w:val="center"/>
          </w:tcPr>
          <w:p w14:paraId="324A472B" w14:textId="77777777" w:rsidR="00422D43" w:rsidRPr="00C90BAA" w:rsidRDefault="00422D43" w:rsidP="005C55D5">
            <w:pPr>
              <w:autoSpaceDE/>
              <w:autoSpaceDN/>
              <w:adjustRightInd/>
              <w:spacing w:before="0" w:line="240" w:lineRule="auto"/>
              <w:ind w:left="-144"/>
              <w:jc w:val="center"/>
              <w:rPr>
                <w:sz w:val="16"/>
                <w:szCs w:val="16"/>
              </w:rPr>
            </w:pPr>
            <w:r w:rsidRPr="00C90BAA">
              <w:rPr>
                <w:sz w:val="16"/>
                <w:szCs w:val="16"/>
              </w:rPr>
              <w:t>391</w:t>
            </w:r>
          </w:p>
        </w:tc>
        <w:tc>
          <w:tcPr>
            <w:tcW w:w="1230" w:type="dxa"/>
            <w:vAlign w:val="center"/>
          </w:tcPr>
          <w:p w14:paraId="66990201" w14:textId="77777777" w:rsidR="00422D43" w:rsidRPr="00C90BAA" w:rsidRDefault="00422D43"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20250E" w:rsidRPr="0005732F" w14:paraId="7442DADB" w14:textId="77777777" w:rsidTr="00F029EB">
        <w:trPr>
          <w:trHeight w:val="288"/>
          <w:jc w:val="center"/>
        </w:trPr>
        <w:tc>
          <w:tcPr>
            <w:tcW w:w="2463" w:type="dxa"/>
            <w:gridSpan w:val="3"/>
            <w:vAlign w:val="center"/>
          </w:tcPr>
          <w:p w14:paraId="608F615F" w14:textId="77777777" w:rsidR="0020250E" w:rsidRPr="00AC483C" w:rsidRDefault="0020250E" w:rsidP="005C55D5">
            <w:pPr>
              <w:autoSpaceDE/>
              <w:autoSpaceDN/>
              <w:adjustRightInd/>
              <w:spacing w:before="0" w:line="240" w:lineRule="auto"/>
              <w:ind w:left="0"/>
              <w:rPr>
                <w:b/>
                <w:color w:val="auto"/>
                <w:sz w:val="16"/>
                <w:szCs w:val="24"/>
                <w:lang w:val="ru-RU"/>
              </w:rPr>
            </w:pPr>
            <w:r>
              <w:rPr>
                <w:b/>
                <w:color w:val="auto"/>
                <w:sz w:val="16"/>
                <w:szCs w:val="24"/>
                <w:lang w:val="ru-RU"/>
              </w:rPr>
              <w:t>Т</w:t>
            </w:r>
            <w:r w:rsidRPr="00AC483C">
              <w:rPr>
                <w:b/>
                <w:color w:val="auto"/>
                <w:sz w:val="16"/>
                <w:szCs w:val="24"/>
                <w:lang w:val="ru-RU"/>
              </w:rPr>
              <w:t>онкопленочное</w:t>
            </w:r>
          </w:p>
        </w:tc>
        <w:tc>
          <w:tcPr>
            <w:tcW w:w="2610" w:type="dxa"/>
            <w:vAlign w:val="center"/>
          </w:tcPr>
          <w:p w14:paraId="7797548C" w14:textId="77777777" w:rsidR="0020250E" w:rsidRPr="001D3869" w:rsidRDefault="0020250E" w:rsidP="005C55D5">
            <w:pPr>
              <w:autoSpaceDE/>
              <w:autoSpaceDN/>
              <w:adjustRightInd/>
              <w:spacing w:before="0" w:line="240" w:lineRule="auto"/>
              <w:ind w:left="0"/>
              <w:rPr>
                <w:sz w:val="16"/>
                <w:szCs w:val="16"/>
              </w:rPr>
            </w:pPr>
            <w:r w:rsidRPr="00B050E3">
              <w:rPr>
                <w:sz w:val="16"/>
                <w:szCs w:val="16"/>
              </w:rPr>
              <w:t>International</w:t>
            </w:r>
          </w:p>
        </w:tc>
        <w:tc>
          <w:tcPr>
            <w:tcW w:w="2692" w:type="dxa"/>
            <w:gridSpan w:val="3"/>
            <w:vAlign w:val="center"/>
          </w:tcPr>
          <w:p w14:paraId="0393734D" w14:textId="77777777" w:rsidR="0020250E" w:rsidRPr="00C90BAA" w:rsidRDefault="0020250E" w:rsidP="005C55D5">
            <w:pPr>
              <w:autoSpaceDE/>
              <w:autoSpaceDN/>
              <w:adjustRightInd/>
              <w:spacing w:before="0" w:line="240" w:lineRule="auto"/>
              <w:ind w:left="0"/>
              <w:rPr>
                <w:sz w:val="16"/>
                <w:szCs w:val="16"/>
              </w:rPr>
            </w:pPr>
            <w:r w:rsidRPr="00C90BAA">
              <w:rPr>
                <w:sz w:val="16"/>
                <w:szCs w:val="16"/>
              </w:rPr>
              <w:t>Intertherm 751 CSA</w:t>
            </w:r>
          </w:p>
        </w:tc>
        <w:tc>
          <w:tcPr>
            <w:tcW w:w="971" w:type="dxa"/>
            <w:vAlign w:val="center"/>
          </w:tcPr>
          <w:p w14:paraId="4ABB0EF0" w14:textId="77777777" w:rsidR="0020250E" w:rsidRPr="00C90BAA" w:rsidRDefault="0020250E" w:rsidP="005C55D5">
            <w:pPr>
              <w:autoSpaceDE/>
              <w:autoSpaceDN/>
              <w:adjustRightInd/>
              <w:spacing w:before="0" w:line="240" w:lineRule="auto"/>
              <w:ind w:left="-144"/>
              <w:jc w:val="center"/>
              <w:rPr>
                <w:sz w:val="16"/>
                <w:szCs w:val="16"/>
              </w:rPr>
            </w:pPr>
            <w:r w:rsidRPr="00C90BAA">
              <w:rPr>
                <w:sz w:val="16"/>
                <w:szCs w:val="16"/>
              </w:rPr>
              <w:t>420</w:t>
            </w:r>
          </w:p>
        </w:tc>
        <w:tc>
          <w:tcPr>
            <w:tcW w:w="1269" w:type="dxa"/>
            <w:gridSpan w:val="2"/>
            <w:vAlign w:val="center"/>
          </w:tcPr>
          <w:p w14:paraId="0538EF59" w14:textId="77777777" w:rsidR="0020250E" w:rsidRPr="00C90BAA" w:rsidRDefault="0020250E" w:rsidP="005C55D5">
            <w:pPr>
              <w:autoSpaceDE/>
              <w:autoSpaceDN/>
              <w:adjustRightInd/>
              <w:spacing w:before="0" w:line="240" w:lineRule="auto"/>
              <w:ind w:left="-49" w:right="-46" w:hanging="59"/>
              <w:jc w:val="center"/>
              <w:rPr>
                <w:sz w:val="16"/>
                <w:szCs w:val="16"/>
              </w:rPr>
            </w:pPr>
            <w:r w:rsidRPr="00C90BAA">
              <w:rPr>
                <w:sz w:val="16"/>
                <w:szCs w:val="16"/>
              </w:rPr>
              <w:t>399°C (750°F)</w:t>
            </w:r>
          </w:p>
        </w:tc>
      </w:tr>
      <w:tr w:rsidR="00422D43" w:rsidRPr="00DD0FB9" w14:paraId="05324473" w14:textId="77777777" w:rsidTr="00F029EB">
        <w:trPr>
          <w:trHeight w:val="321"/>
          <w:jc w:val="center"/>
        </w:trPr>
        <w:tc>
          <w:tcPr>
            <w:tcW w:w="2463" w:type="dxa"/>
            <w:gridSpan w:val="3"/>
            <w:vMerge w:val="restart"/>
            <w:vAlign w:val="center"/>
          </w:tcPr>
          <w:p w14:paraId="43D3063C" w14:textId="77777777" w:rsidR="00422D43" w:rsidRPr="00AC483C" w:rsidRDefault="00422D43" w:rsidP="005C55D5">
            <w:pPr>
              <w:autoSpaceDE/>
              <w:autoSpaceDN/>
              <w:adjustRightInd/>
              <w:spacing w:before="0" w:line="240" w:lineRule="auto"/>
              <w:ind w:left="0"/>
              <w:rPr>
                <w:b/>
                <w:color w:val="auto"/>
                <w:sz w:val="16"/>
                <w:szCs w:val="24"/>
                <w:lang w:val="ru-RU"/>
              </w:rPr>
            </w:pPr>
            <w:r>
              <w:rPr>
                <w:b/>
                <w:color w:val="auto"/>
                <w:sz w:val="16"/>
                <w:szCs w:val="24"/>
                <w:lang w:val="ru-RU"/>
              </w:rPr>
              <w:t>ТСП в соответствии с листом продукции производителя</w:t>
            </w:r>
          </w:p>
        </w:tc>
        <w:tc>
          <w:tcPr>
            <w:tcW w:w="2610" w:type="dxa"/>
            <w:vAlign w:val="center"/>
          </w:tcPr>
          <w:p w14:paraId="11A2FD3F" w14:textId="77777777" w:rsidR="00422D43" w:rsidRPr="001D3869" w:rsidRDefault="00422D43" w:rsidP="005C55D5">
            <w:pPr>
              <w:autoSpaceDE/>
              <w:autoSpaceDN/>
              <w:adjustRightInd/>
              <w:spacing w:before="0" w:line="240" w:lineRule="auto"/>
              <w:ind w:left="0"/>
              <w:rPr>
                <w:sz w:val="16"/>
                <w:szCs w:val="16"/>
              </w:rPr>
            </w:pPr>
            <w:r w:rsidRPr="00B050E3">
              <w:rPr>
                <w:sz w:val="16"/>
                <w:szCs w:val="16"/>
              </w:rPr>
              <w:t>International</w:t>
            </w:r>
          </w:p>
        </w:tc>
        <w:tc>
          <w:tcPr>
            <w:tcW w:w="2692" w:type="dxa"/>
            <w:gridSpan w:val="3"/>
            <w:vAlign w:val="center"/>
          </w:tcPr>
          <w:p w14:paraId="34DA1E5F" w14:textId="77777777" w:rsidR="00422D43" w:rsidRPr="00C90BAA" w:rsidRDefault="00422D43" w:rsidP="005C55D5">
            <w:pPr>
              <w:autoSpaceDE/>
              <w:autoSpaceDN/>
              <w:adjustRightInd/>
              <w:spacing w:before="0" w:line="240" w:lineRule="auto"/>
              <w:ind w:left="0"/>
              <w:rPr>
                <w:sz w:val="16"/>
                <w:szCs w:val="16"/>
              </w:rPr>
            </w:pPr>
            <w:r w:rsidRPr="00C90BAA">
              <w:rPr>
                <w:sz w:val="16"/>
                <w:szCs w:val="16"/>
              </w:rPr>
              <w:t>Interbond 1202UPC</w:t>
            </w:r>
          </w:p>
        </w:tc>
        <w:tc>
          <w:tcPr>
            <w:tcW w:w="971" w:type="dxa"/>
            <w:vAlign w:val="center"/>
          </w:tcPr>
          <w:p w14:paraId="2ECBFD1A" w14:textId="77777777" w:rsidR="00422D43" w:rsidRPr="00C90BAA" w:rsidRDefault="00422D43" w:rsidP="005C55D5">
            <w:pPr>
              <w:autoSpaceDE/>
              <w:autoSpaceDN/>
              <w:adjustRightInd/>
              <w:spacing w:before="0" w:line="240" w:lineRule="auto"/>
              <w:ind w:left="-144"/>
              <w:jc w:val="center"/>
              <w:rPr>
                <w:sz w:val="16"/>
                <w:szCs w:val="16"/>
              </w:rPr>
            </w:pPr>
            <w:r w:rsidRPr="00C90BAA">
              <w:rPr>
                <w:sz w:val="16"/>
                <w:szCs w:val="16"/>
              </w:rPr>
              <w:t>420</w:t>
            </w:r>
          </w:p>
        </w:tc>
        <w:tc>
          <w:tcPr>
            <w:tcW w:w="1269" w:type="dxa"/>
            <w:gridSpan w:val="2"/>
            <w:vAlign w:val="center"/>
          </w:tcPr>
          <w:p w14:paraId="62B99912" w14:textId="77777777" w:rsidR="00422D43" w:rsidRPr="00C90BAA" w:rsidRDefault="00422D43" w:rsidP="005C55D5">
            <w:pPr>
              <w:autoSpaceDE/>
              <w:autoSpaceDN/>
              <w:adjustRightInd/>
              <w:spacing w:before="0" w:line="240" w:lineRule="auto"/>
              <w:ind w:left="-49" w:right="-46" w:hanging="59"/>
              <w:jc w:val="center"/>
              <w:rPr>
                <w:sz w:val="16"/>
                <w:szCs w:val="16"/>
              </w:rPr>
            </w:pPr>
            <w:r w:rsidRPr="00C90BAA">
              <w:rPr>
                <w:sz w:val="16"/>
                <w:szCs w:val="16"/>
              </w:rPr>
              <w:t>650°C (1202°F)</w:t>
            </w:r>
          </w:p>
        </w:tc>
      </w:tr>
      <w:tr w:rsidR="00422D43" w:rsidRPr="00DD0FB9" w14:paraId="1177B336" w14:textId="77777777" w:rsidTr="00F029EB">
        <w:trPr>
          <w:trHeight w:val="321"/>
          <w:jc w:val="center"/>
        </w:trPr>
        <w:tc>
          <w:tcPr>
            <w:tcW w:w="2463" w:type="dxa"/>
            <w:gridSpan w:val="3"/>
            <w:vMerge/>
            <w:vAlign w:val="center"/>
          </w:tcPr>
          <w:p w14:paraId="74789B62" w14:textId="77777777" w:rsidR="00422D43" w:rsidRDefault="00422D43" w:rsidP="005C55D5">
            <w:pPr>
              <w:autoSpaceDE/>
              <w:autoSpaceDN/>
              <w:adjustRightInd/>
              <w:spacing w:before="0" w:line="240" w:lineRule="auto"/>
              <w:ind w:left="0"/>
              <w:rPr>
                <w:b/>
                <w:color w:val="auto"/>
                <w:sz w:val="16"/>
                <w:szCs w:val="24"/>
                <w:lang w:val="ru-RU"/>
              </w:rPr>
            </w:pPr>
          </w:p>
        </w:tc>
        <w:tc>
          <w:tcPr>
            <w:tcW w:w="2610" w:type="dxa"/>
            <w:vAlign w:val="center"/>
          </w:tcPr>
          <w:p w14:paraId="51EDF3DD" w14:textId="77777777" w:rsidR="00422D43" w:rsidRPr="00B050E3" w:rsidRDefault="00422D43" w:rsidP="005C55D5">
            <w:pPr>
              <w:autoSpaceDE/>
              <w:autoSpaceDN/>
              <w:adjustRightInd/>
              <w:spacing w:before="0" w:line="240" w:lineRule="auto"/>
              <w:ind w:left="0"/>
              <w:rPr>
                <w:sz w:val="16"/>
                <w:szCs w:val="16"/>
              </w:rPr>
            </w:pPr>
            <w:r w:rsidRPr="00B050E3">
              <w:rPr>
                <w:sz w:val="16"/>
                <w:szCs w:val="16"/>
              </w:rPr>
              <w:t>Jotun</w:t>
            </w:r>
          </w:p>
        </w:tc>
        <w:tc>
          <w:tcPr>
            <w:tcW w:w="2692" w:type="dxa"/>
            <w:gridSpan w:val="3"/>
            <w:vAlign w:val="center"/>
          </w:tcPr>
          <w:p w14:paraId="30B14977" w14:textId="1D9AE792" w:rsidR="00422D43" w:rsidRPr="00C90BAA" w:rsidRDefault="0055428A" w:rsidP="005C55D5">
            <w:pPr>
              <w:autoSpaceDE/>
              <w:autoSpaceDN/>
              <w:adjustRightInd/>
              <w:spacing w:before="0" w:line="240" w:lineRule="auto"/>
              <w:ind w:left="0"/>
              <w:rPr>
                <w:sz w:val="16"/>
                <w:szCs w:val="16"/>
              </w:rPr>
            </w:pPr>
            <w:proofErr w:type="spellStart"/>
            <w:r w:rsidRPr="00C90BAA">
              <w:rPr>
                <w:sz w:val="16"/>
                <w:szCs w:val="16"/>
              </w:rPr>
              <w:t>Jotatemp</w:t>
            </w:r>
            <w:proofErr w:type="spellEnd"/>
            <w:r w:rsidRPr="00C90BAA">
              <w:rPr>
                <w:sz w:val="16"/>
                <w:szCs w:val="16"/>
              </w:rPr>
              <w:t xml:space="preserve"> 1000</w:t>
            </w:r>
          </w:p>
        </w:tc>
        <w:tc>
          <w:tcPr>
            <w:tcW w:w="971" w:type="dxa"/>
            <w:vAlign w:val="center"/>
          </w:tcPr>
          <w:p w14:paraId="1C5C2E74" w14:textId="55DDD1A2" w:rsidR="00422D43" w:rsidRPr="00C90BAA" w:rsidRDefault="0055428A" w:rsidP="005C55D5">
            <w:pPr>
              <w:autoSpaceDE/>
              <w:autoSpaceDN/>
              <w:adjustRightInd/>
              <w:spacing w:before="0" w:line="240" w:lineRule="auto"/>
              <w:ind w:left="-144"/>
              <w:jc w:val="center"/>
              <w:rPr>
                <w:sz w:val="16"/>
                <w:szCs w:val="16"/>
                <w:lang w:val="ru-RU"/>
              </w:rPr>
            </w:pPr>
            <w:r w:rsidRPr="00C90BAA">
              <w:rPr>
                <w:sz w:val="16"/>
                <w:szCs w:val="16"/>
                <w:lang w:val="ru-RU"/>
              </w:rPr>
              <w:t>383</w:t>
            </w:r>
          </w:p>
        </w:tc>
        <w:tc>
          <w:tcPr>
            <w:tcW w:w="1269" w:type="dxa"/>
            <w:gridSpan w:val="2"/>
            <w:vAlign w:val="center"/>
          </w:tcPr>
          <w:p w14:paraId="176ED1EA" w14:textId="0926A1D8" w:rsidR="00422D43" w:rsidRPr="00C90BAA" w:rsidRDefault="00422D43"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216374" w:rsidRPr="00DD0FB9" w14:paraId="350160E9" w14:textId="77777777" w:rsidTr="00F029EB">
        <w:trPr>
          <w:trHeight w:val="288"/>
          <w:jc w:val="center"/>
        </w:trPr>
        <w:tc>
          <w:tcPr>
            <w:tcW w:w="2463" w:type="dxa"/>
            <w:gridSpan w:val="3"/>
            <w:vAlign w:val="center"/>
          </w:tcPr>
          <w:p w14:paraId="3822D0BF" w14:textId="77777777" w:rsidR="00216374" w:rsidRPr="00AC483C" w:rsidRDefault="00216374" w:rsidP="005C55D5">
            <w:pPr>
              <w:autoSpaceDE/>
              <w:autoSpaceDN/>
              <w:adjustRightInd/>
              <w:spacing w:before="0" w:line="240" w:lineRule="auto"/>
              <w:ind w:left="0"/>
              <w:rPr>
                <w:b/>
                <w:color w:val="auto"/>
                <w:sz w:val="16"/>
                <w:szCs w:val="24"/>
                <w:lang w:val="ru-RU"/>
              </w:rPr>
            </w:pPr>
          </w:p>
        </w:tc>
        <w:tc>
          <w:tcPr>
            <w:tcW w:w="2610" w:type="dxa"/>
            <w:vAlign w:val="center"/>
          </w:tcPr>
          <w:p w14:paraId="2AAEF6B8" w14:textId="77777777" w:rsidR="00216374" w:rsidRPr="00B050E3" w:rsidRDefault="00216374" w:rsidP="0020250E">
            <w:pPr>
              <w:autoSpaceDE/>
              <w:autoSpaceDN/>
              <w:adjustRightInd/>
              <w:spacing w:before="0" w:line="240" w:lineRule="auto"/>
              <w:ind w:left="0"/>
              <w:rPr>
                <w:sz w:val="16"/>
                <w:szCs w:val="16"/>
              </w:rPr>
            </w:pPr>
            <w:r w:rsidRPr="00B050E3">
              <w:rPr>
                <w:sz w:val="16"/>
                <w:szCs w:val="16"/>
              </w:rPr>
              <w:t>PPG</w:t>
            </w:r>
          </w:p>
        </w:tc>
        <w:tc>
          <w:tcPr>
            <w:tcW w:w="2692" w:type="dxa"/>
            <w:gridSpan w:val="3"/>
            <w:vAlign w:val="center"/>
          </w:tcPr>
          <w:p w14:paraId="15BD6D67" w14:textId="77777777" w:rsidR="00216374" w:rsidRPr="00C90BAA" w:rsidRDefault="00216374" w:rsidP="005C55D5">
            <w:pPr>
              <w:autoSpaceDE/>
              <w:autoSpaceDN/>
              <w:adjustRightInd/>
              <w:spacing w:before="0" w:line="240" w:lineRule="auto"/>
              <w:ind w:left="0"/>
              <w:rPr>
                <w:sz w:val="16"/>
                <w:szCs w:val="16"/>
                <w:lang w:val="ru-RU"/>
              </w:rPr>
            </w:pPr>
            <w:r w:rsidRPr="00C90BAA">
              <w:rPr>
                <w:sz w:val="16"/>
                <w:szCs w:val="16"/>
              </w:rPr>
              <w:t>Hi-Temp 1027</w:t>
            </w:r>
          </w:p>
          <w:p w14:paraId="153BC7B0" w14:textId="4E39174A" w:rsidR="00BF21F1" w:rsidRPr="00C90BAA" w:rsidRDefault="00BF21F1" w:rsidP="005C55D5">
            <w:pPr>
              <w:autoSpaceDE/>
              <w:autoSpaceDN/>
              <w:adjustRightInd/>
              <w:spacing w:before="0" w:line="240" w:lineRule="auto"/>
              <w:ind w:left="0"/>
              <w:rPr>
                <w:sz w:val="16"/>
                <w:szCs w:val="16"/>
                <w:lang w:val="ru-RU"/>
              </w:rPr>
            </w:pPr>
            <w:r w:rsidRPr="00C90BAA">
              <w:rPr>
                <w:sz w:val="16"/>
                <w:szCs w:val="16"/>
              </w:rPr>
              <w:t xml:space="preserve">Hi-Temp </w:t>
            </w:r>
            <w:r w:rsidRPr="00C90BAA">
              <w:rPr>
                <w:sz w:val="16"/>
                <w:szCs w:val="16"/>
                <w:lang w:val="ru-RU"/>
              </w:rPr>
              <w:t>900</w:t>
            </w:r>
          </w:p>
        </w:tc>
        <w:tc>
          <w:tcPr>
            <w:tcW w:w="971" w:type="dxa"/>
            <w:vAlign w:val="center"/>
          </w:tcPr>
          <w:p w14:paraId="3168726C" w14:textId="794C8407" w:rsidR="00216374" w:rsidRPr="00C90BAA" w:rsidRDefault="00216374" w:rsidP="005C55D5">
            <w:pPr>
              <w:autoSpaceDE/>
              <w:autoSpaceDN/>
              <w:adjustRightInd/>
              <w:spacing w:before="0" w:line="240" w:lineRule="auto"/>
              <w:ind w:left="-144"/>
              <w:jc w:val="center"/>
              <w:rPr>
                <w:sz w:val="16"/>
                <w:szCs w:val="16"/>
              </w:rPr>
            </w:pPr>
            <w:r w:rsidRPr="00C90BAA">
              <w:rPr>
                <w:sz w:val="16"/>
                <w:szCs w:val="16"/>
              </w:rPr>
              <w:t>420</w:t>
            </w:r>
          </w:p>
        </w:tc>
        <w:tc>
          <w:tcPr>
            <w:tcW w:w="1269" w:type="dxa"/>
            <w:gridSpan w:val="2"/>
            <w:vAlign w:val="center"/>
          </w:tcPr>
          <w:p w14:paraId="0EFA57A7" w14:textId="66EF0506" w:rsidR="00216374" w:rsidRPr="00C90BAA" w:rsidRDefault="00216374"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20250E" w:rsidRPr="00DD0FB9" w14:paraId="2215411C" w14:textId="77777777" w:rsidTr="00F029EB">
        <w:trPr>
          <w:trHeight w:val="288"/>
          <w:jc w:val="center"/>
        </w:trPr>
        <w:tc>
          <w:tcPr>
            <w:tcW w:w="2463" w:type="dxa"/>
            <w:gridSpan w:val="3"/>
            <w:tcBorders>
              <w:bottom w:val="single" w:sz="12" w:space="0" w:color="auto"/>
            </w:tcBorders>
            <w:vAlign w:val="center"/>
          </w:tcPr>
          <w:p w14:paraId="10EF89D0" w14:textId="77777777" w:rsidR="0020250E" w:rsidRPr="00AC483C" w:rsidRDefault="0020250E" w:rsidP="005C55D5">
            <w:pPr>
              <w:autoSpaceDE/>
              <w:autoSpaceDN/>
              <w:adjustRightInd/>
              <w:spacing w:before="0" w:line="240" w:lineRule="auto"/>
              <w:ind w:left="0"/>
              <w:rPr>
                <w:b/>
                <w:color w:val="auto"/>
                <w:sz w:val="16"/>
                <w:szCs w:val="24"/>
                <w:lang w:val="ru-RU"/>
              </w:rPr>
            </w:pPr>
          </w:p>
        </w:tc>
        <w:tc>
          <w:tcPr>
            <w:tcW w:w="2610" w:type="dxa"/>
            <w:tcBorders>
              <w:bottom w:val="single" w:sz="12" w:space="0" w:color="auto"/>
            </w:tcBorders>
            <w:vAlign w:val="center"/>
          </w:tcPr>
          <w:p w14:paraId="5086A8C2" w14:textId="77777777" w:rsidR="0020250E" w:rsidRPr="00B050E3" w:rsidRDefault="0020250E" w:rsidP="005C55D5">
            <w:pPr>
              <w:autoSpaceDE/>
              <w:autoSpaceDN/>
              <w:adjustRightInd/>
              <w:spacing w:before="0" w:line="240" w:lineRule="auto"/>
              <w:ind w:left="0"/>
              <w:rPr>
                <w:sz w:val="16"/>
                <w:szCs w:val="16"/>
              </w:rPr>
            </w:pPr>
            <w:r w:rsidRPr="00B050E3">
              <w:rPr>
                <w:sz w:val="16"/>
                <w:szCs w:val="16"/>
              </w:rPr>
              <w:t>Sherwin-Williams</w:t>
            </w:r>
          </w:p>
        </w:tc>
        <w:tc>
          <w:tcPr>
            <w:tcW w:w="2692" w:type="dxa"/>
            <w:gridSpan w:val="3"/>
            <w:tcBorders>
              <w:bottom w:val="single" w:sz="12" w:space="0" w:color="auto"/>
            </w:tcBorders>
            <w:vAlign w:val="center"/>
          </w:tcPr>
          <w:p w14:paraId="5904FD28" w14:textId="77777777" w:rsidR="0020250E" w:rsidRPr="00C90BAA" w:rsidRDefault="0020250E" w:rsidP="0020250E">
            <w:pPr>
              <w:autoSpaceDE/>
              <w:autoSpaceDN/>
              <w:adjustRightInd/>
              <w:spacing w:before="0" w:line="240" w:lineRule="auto"/>
              <w:ind w:left="0"/>
              <w:rPr>
                <w:sz w:val="16"/>
                <w:szCs w:val="16"/>
              </w:rPr>
            </w:pPr>
            <w:r w:rsidRPr="00C90BAA">
              <w:rPr>
                <w:sz w:val="16"/>
                <w:szCs w:val="16"/>
              </w:rPr>
              <w:t>Heat-Flex 1200</w:t>
            </w:r>
          </w:p>
        </w:tc>
        <w:tc>
          <w:tcPr>
            <w:tcW w:w="971" w:type="dxa"/>
            <w:tcBorders>
              <w:bottom w:val="single" w:sz="12" w:space="0" w:color="auto"/>
            </w:tcBorders>
            <w:vAlign w:val="center"/>
          </w:tcPr>
          <w:p w14:paraId="2F70C9D7" w14:textId="77777777" w:rsidR="0020250E" w:rsidRPr="00C90BAA" w:rsidRDefault="0020250E" w:rsidP="005C55D5">
            <w:pPr>
              <w:autoSpaceDE/>
              <w:autoSpaceDN/>
              <w:adjustRightInd/>
              <w:spacing w:before="0" w:line="240" w:lineRule="auto"/>
              <w:ind w:left="-144"/>
              <w:jc w:val="center"/>
              <w:rPr>
                <w:sz w:val="16"/>
                <w:szCs w:val="16"/>
              </w:rPr>
            </w:pPr>
            <w:r w:rsidRPr="00C90BAA">
              <w:rPr>
                <w:sz w:val="16"/>
                <w:szCs w:val="16"/>
              </w:rPr>
              <w:t>375</w:t>
            </w:r>
          </w:p>
        </w:tc>
        <w:tc>
          <w:tcPr>
            <w:tcW w:w="1269" w:type="dxa"/>
            <w:gridSpan w:val="2"/>
            <w:tcBorders>
              <w:bottom w:val="single" w:sz="12" w:space="0" w:color="auto"/>
            </w:tcBorders>
            <w:vAlign w:val="center"/>
          </w:tcPr>
          <w:p w14:paraId="14FBFC93" w14:textId="77777777" w:rsidR="0020250E" w:rsidRPr="00C90BAA" w:rsidRDefault="0020250E" w:rsidP="005C55D5">
            <w:pPr>
              <w:autoSpaceDE/>
              <w:autoSpaceDN/>
              <w:adjustRightInd/>
              <w:spacing w:before="0" w:line="240" w:lineRule="auto"/>
              <w:ind w:left="-49" w:right="-46" w:hanging="59"/>
              <w:jc w:val="center"/>
              <w:rPr>
                <w:sz w:val="16"/>
                <w:szCs w:val="16"/>
              </w:rPr>
            </w:pPr>
            <w:r w:rsidRPr="00C90BAA">
              <w:rPr>
                <w:sz w:val="16"/>
                <w:szCs w:val="16"/>
              </w:rPr>
              <w:t>649°C (1200°F)</w:t>
            </w:r>
          </w:p>
        </w:tc>
      </w:tr>
      <w:tr w:rsidR="0020250E" w:rsidRPr="0005732F" w14:paraId="6324F853" w14:textId="77777777" w:rsidTr="00D750DA">
        <w:trPr>
          <w:trHeight w:val="481"/>
          <w:jc w:val="center"/>
        </w:trPr>
        <w:tc>
          <w:tcPr>
            <w:tcW w:w="1345" w:type="dxa"/>
            <w:tcBorders>
              <w:top w:val="single" w:sz="12" w:space="0" w:color="auto"/>
            </w:tcBorders>
            <w:vAlign w:val="center"/>
          </w:tcPr>
          <w:p w14:paraId="246FA15F" w14:textId="77777777" w:rsidR="0020250E" w:rsidRPr="0005732F" w:rsidRDefault="0020250E" w:rsidP="005C55D5">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728" w:type="dxa"/>
            <w:gridSpan w:val="3"/>
            <w:tcBorders>
              <w:top w:val="single" w:sz="12" w:space="0" w:color="auto"/>
            </w:tcBorders>
            <w:vAlign w:val="center"/>
          </w:tcPr>
          <w:p w14:paraId="698E76F3" w14:textId="55BDBAF5" w:rsidR="0020250E" w:rsidRPr="00E26578" w:rsidRDefault="00F81121" w:rsidP="005C55D5">
            <w:pPr>
              <w:ind w:left="-72"/>
              <w:rPr>
                <w:b/>
                <w:color w:val="auto"/>
                <w:sz w:val="16"/>
                <w:szCs w:val="16"/>
                <w:lang w:val="ru-RU"/>
              </w:rPr>
            </w:pPr>
            <w:r>
              <w:rPr>
                <w:color w:val="auto"/>
                <w:sz w:val="16"/>
                <w:szCs w:val="24"/>
                <w:lang w:val="ru-RU"/>
              </w:rPr>
              <w:t>Ноябрь</w:t>
            </w:r>
            <w:r w:rsidR="00341231">
              <w:rPr>
                <w:color w:val="auto"/>
                <w:sz w:val="16"/>
                <w:szCs w:val="24"/>
                <w:lang w:val="ru-RU"/>
              </w:rPr>
              <w:t xml:space="preserve"> 2025</w:t>
            </w:r>
          </w:p>
        </w:tc>
        <w:tc>
          <w:tcPr>
            <w:tcW w:w="2692" w:type="dxa"/>
            <w:gridSpan w:val="3"/>
            <w:tcBorders>
              <w:top w:val="single" w:sz="12" w:space="0" w:color="auto"/>
            </w:tcBorders>
            <w:vAlign w:val="center"/>
          </w:tcPr>
          <w:p w14:paraId="19764662" w14:textId="77777777" w:rsidR="0020250E" w:rsidRPr="0005732F" w:rsidRDefault="0020250E" w:rsidP="005C55D5">
            <w:pPr>
              <w:rPr>
                <w:b/>
                <w:color w:val="auto"/>
                <w:sz w:val="16"/>
                <w:szCs w:val="16"/>
              </w:rPr>
            </w:pPr>
          </w:p>
        </w:tc>
        <w:tc>
          <w:tcPr>
            <w:tcW w:w="971" w:type="dxa"/>
            <w:tcBorders>
              <w:top w:val="single" w:sz="12" w:space="0" w:color="auto"/>
            </w:tcBorders>
            <w:vAlign w:val="center"/>
          </w:tcPr>
          <w:p w14:paraId="6976EBF9" w14:textId="77777777" w:rsidR="0020250E" w:rsidRPr="0005732F" w:rsidRDefault="0020250E" w:rsidP="005C55D5">
            <w:pPr>
              <w:jc w:val="center"/>
              <w:rPr>
                <w:b/>
                <w:color w:val="auto"/>
                <w:sz w:val="16"/>
                <w:szCs w:val="16"/>
              </w:rPr>
            </w:pPr>
          </w:p>
        </w:tc>
        <w:tc>
          <w:tcPr>
            <w:tcW w:w="1269" w:type="dxa"/>
            <w:gridSpan w:val="2"/>
            <w:tcBorders>
              <w:top w:val="single" w:sz="12" w:space="0" w:color="auto"/>
            </w:tcBorders>
            <w:vAlign w:val="center"/>
          </w:tcPr>
          <w:p w14:paraId="1247AF83" w14:textId="77777777" w:rsidR="0020250E" w:rsidRPr="0005732F" w:rsidRDefault="0020250E" w:rsidP="005C55D5">
            <w:pPr>
              <w:jc w:val="center"/>
              <w:rPr>
                <w:b/>
                <w:color w:val="auto"/>
                <w:sz w:val="16"/>
                <w:szCs w:val="16"/>
              </w:rPr>
            </w:pPr>
          </w:p>
        </w:tc>
      </w:tr>
    </w:tbl>
    <w:p w14:paraId="3B4AD518" w14:textId="77777777" w:rsidR="00B45130" w:rsidRDefault="00B45130" w:rsidP="00B45130">
      <w:pPr>
        <w:widowControl w:val="0"/>
        <w:spacing w:line="240" w:lineRule="auto"/>
        <w:ind w:left="1350" w:right="151" w:hanging="1260"/>
        <w:contextualSpacing/>
        <w:rPr>
          <w:sz w:val="16"/>
          <w:szCs w:val="16"/>
          <w:lang w:val="ru-RU"/>
        </w:rPr>
      </w:pPr>
    </w:p>
    <w:p w14:paraId="2AD8BFA1" w14:textId="690D38D9" w:rsidR="00EF2623" w:rsidRDefault="0020250E" w:rsidP="00B45130">
      <w:pPr>
        <w:widowControl w:val="0"/>
        <w:spacing w:line="240" w:lineRule="auto"/>
        <w:ind w:left="1350" w:right="151" w:hanging="1260"/>
        <w:contextualSpacing/>
        <w:rPr>
          <w:sz w:val="16"/>
          <w:szCs w:val="16"/>
          <w:lang w:val="ru-RU"/>
        </w:rPr>
      </w:pPr>
      <w:r>
        <w:rPr>
          <w:sz w:val="16"/>
          <w:szCs w:val="16"/>
          <w:lang w:val="ru-RU"/>
        </w:rPr>
        <w:t>Примечание</w:t>
      </w:r>
      <w:r w:rsidR="00EF2623">
        <w:rPr>
          <w:sz w:val="16"/>
          <w:szCs w:val="16"/>
          <w:lang w:val="ru-RU"/>
        </w:rPr>
        <w:t xml:space="preserve"> 1</w:t>
      </w:r>
      <w:r w:rsidRPr="00837732">
        <w:rPr>
          <w:sz w:val="16"/>
          <w:szCs w:val="16"/>
          <w:lang w:val="ru-RU"/>
        </w:rPr>
        <w:t>:</w:t>
      </w:r>
      <w:r w:rsidR="00B45130">
        <w:rPr>
          <w:sz w:val="16"/>
          <w:szCs w:val="16"/>
          <w:lang w:val="ru-RU"/>
        </w:rPr>
        <w:tab/>
      </w:r>
      <w:r>
        <w:rPr>
          <w:sz w:val="16"/>
          <w:szCs w:val="16"/>
          <w:lang w:val="ru-RU"/>
        </w:rPr>
        <w:t>Продукты</w:t>
      </w:r>
      <w:r w:rsidRPr="00FD42F7">
        <w:rPr>
          <w:sz w:val="16"/>
          <w:szCs w:val="16"/>
          <w:lang w:val="ru-RU"/>
        </w:rPr>
        <w:t xml:space="preserve">, </w:t>
      </w:r>
      <w:r>
        <w:rPr>
          <w:sz w:val="16"/>
          <w:szCs w:val="16"/>
          <w:lang w:val="ru-RU"/>
        </w:rPr>
        <w:t>которые</w:t>
      </w:r>
      <w:r w:rsidR="006F2331">
        <w:rPr>
          <w:sz w:val="16"/>
          <w:szCs w:val="16"/>
          <w:lang w:val="ru-RU"/>
        </w:rPr>
        <w:t xml:space="preserve"> </w:t>
      </w:r>
      <w:r>
        <w:rPr>
          <w:sz w:val="16"/>
          <w:szCs w:val="16"/>
          <w:lang w:val="ru-RU"/>
        </w:rPr>
        <w:t>содержат</w:t>
      </w:r>
      <w:r w:rsidR="006F2331">
        <w:rPr>
          <w:sz w:val="16"/>
          <w:szCs w:val="16"/>
          <w:lang w:val="ru-RU"/>
        </w:rPr>
        <w:t xml:space="preserve"> </w:t>
      </w:r>
      <w:r w:rsidRPr="00837732">
        <w:rPr>
          <w:sz w:val="16"/>
          <w:szCs w:val="16"/>
          <w:lang w:val="ru-RU"/>
        </w:rPr>
        <w:t xml:space="preserve">&gt;10% </w:t>
      </w:r>
      <w:r>
        <w:rPr>
          <w:sz w:val="16"/>
          <w:szCs w:val="16"/>
          <w:lang w:val="ru-RU"/>
        </w:rPr>
        <w:t>добавки алюминия не должны проверяться методом «</w:t>
      </w:r>
      <w:r w:rsidRPr="007E5877">
        <w:rPr>
          <w:sz w:val="16"/>
          <w:szCs w:val="16"/>
          <w:lang w:val="ru-RU"/>
        </w:rPr>
        <w:t>holiday</w:t>
      </w:r>
      <w:r w:rsidR="006F2331">
        <w:rPr>
          <w:sz w:val="16"/>
          <w:szCs w:val="16"/>
          <w:lang w:val="ru-RU"/>
        </w:rPr>
        <w:t xml:space="preserve"> </w:t>
      </w:r>
      <w:r w:rsidRPr="007E5877">
        <w:rPr>
          <w:sz w:val="16"/>
          <w:szCs w:val="16"/>
          <w:lang w:val="ru-RU"/>
        </w:rPr>
        <w:t>test</w:t>
      </w:r>
      <w:r>
        <w:rPr>
          <w:sz w:val="16"/>
          <w:szCs w:val="16"/>
          <w:lang w:val="ru-RU"/>
        </w:rPr>
        <w:t>»исходя из проводимости алюминия</w:t>
      </w:r>
    </w:p>
    <w:p w14:paraId="74EC5938" w14:textId="5C8157AC" w:rsidR="00EF2623" w:rsidRPr="00A27633" w:rsidRDefault="00EF2623" w:rsidP="00B45130">
      <w:pPr>
        <w:widowControl w:val="0"/>
        <w:spacing w:line="240" w:lineRule="auto"/>
        <w:ind w:left="1350" w:right="151" w:hanging="1260"/>
        <w:contextualSpacing/>
        <w:rPr>
          <w:sz w:val="16"/>
          <w:szCs w:val="16"/>
          <w:lang w:val="ru-RU"/>
        </w:rPr>
      </w:pPr>
      <w:r w:rsidRPr="00043B9C">
        <w:rPr>
          <w:sz w:val="16"/>
          <w:szCs w:val="16"/>
          <w:lang w:val="ru-RU"/>
        </w:rPr>
        <w:t>Примечание</w:t>
      </w:r>
      <w:r>
        <w:rPr>
          <w:sz w:val="16"/>
          <w:szCs w:val="16"/>
          <w:lang w:val="ru-RU"/>
        </w:rPr>
        <w:t xml:space="preserve"> 2</w:t>
      </w:r>
      <w:r w:rsidRPr="00043B9C">
        <w:rPr>
          <w:sz w:val="16"/>
          <w:szCs w:val="16"/>
          <w:lang w:val="ru-RU"/>
        </w:rPr>
        <w:t xml:space="preserve">: </w:t>
      </w:r>
      <w:r w:rsidR="00B45130">
        <w:rPr>
          <w:sz w:val="16"/>
          <w:szCs w:val="16"/>
          <w:lang w:val="ru-RU"/>
        </w:rPr>
        <w:tab/>
      </w:r>
      <w:r w:rsidRPr="00043B9C">
        <w:rPr>
          <w:sz w:val="16"/>
          <w:szCs w:val="16"/>
          <w:lang w:val="ru-RU"/>
        </w:rPr>
        <w:t xml:space="preserve">Обязательно использование различных цветов для первого и второго слоёв. </w:t>
      </w:r>
      <w:r w:rsidRPr="00680C7F">
        <w:rPr>
          <w:sz w:val="16"/>
          <w:szCs w:val="16"/>
          <w:lang w:val="ru-RU"/>
        </w:rPr>
        <w:t>Цвет финишного слоя выбирается согласно Таблице 1 ТУ COM-SU-4743-TCO.</w:t>
      </w:r>
      <w:r w:rsidRPr="00A27633">
        <w:rPr>
          <w:sz w:val="16"/>
          <w:szCs w:val="16"/>
          <w:lang w:val="ru-RU"/>
        </w:rPr>
        <w:t xml:space="preserve"> </w:t>
      </w:r>
      <w:r>
        <w:rPr>
          <w:sz w:val="16"/>
          <w:szCs w:val="16"/>
          <w:lang w:val="ru-RU"/>
        </w:rPr>
        <w:t xml:space="preserve">Отклонение допускается если покрытие выпускается в одном цвете. </w:t>
      </w:r>
    </w:p>
    <w:p w14:paraId="4B02D3D8" w14:textId="77777777" w:rsidR="00EF2623" w:rsidRDefault="00EF2623" w:rsidP="00D750DA">
      <w:pPr>
        <w:tabs>
          <w:tab w:val="left" w:pos="3225"/>
        </w:tabs>
        <w:ind w:left="0"/>
        <w:rPr>
          <w:sz w:val="16"/>
          <w:szCs w:val="16"/>
          <w:lang w:val="ru-RU"/>
        </w:rPr>
      </w:pPr>
    </w:p>
    <w:p w14:paraId="1645A04B" w14:textId="77777777" w:rsidR="00EF2623" w:rsidRDefault="00EF2623" w:rsidP="00D750DA">
      <w:pPr>
        <w:tabs>
          <w:tab w:val="left" w:pos="3225"/>
        </w:tabs>
        <w:ind w:left="0"/>
        <w:rPr>
          <w:sz w:val="16"/>
          <w:szCs w:val="16"/>
          <w:lang w:val="ru-RU"/>
        </w:rPr>
      </w:pPr>
    </w:p>
    <w:p w14:paraId="1C5769C9" w14:textId="2D2241DE" w:rsidR="005C55D5" w:rsidRPr="00D750DA" w:rsidRDefault="005C55D5" w:rsidP="00D750DA">
      <w:pPr>
        <w:tabs>
          <w:tab w:val="left" w:pos="3225"/>
        </w:tabs>
        <w:ind w:left="0"/>
        <w:rPr>
          <w:color w:val="auto"/>
          <w:lang w:val="ru-RU"/>
        </w:rPr>
      </w:pPr>
      <w:r w:rsidRPr="00D750DA">
        <w:rPr>
          <w:color w:val="auto"/>
          <w:lang w:val="ru-RU"/>
        </w:rPr>
        <w:br w:type="page"/>
      </w:r>
    </w:p>
    <w:p w14:paraId="6082117E" w14:textId="77777777" w:rsidR="005C55D5" w:rsidRPr="00D750DA" w:rsidRDefault="005C55D5" w:rsidP="002B5E17">
      <w:pPr>
        <w:tabs>
          <w:tab w:val="left" w:pos="3225"/>
        </w:tabs>
        <w:rPr>
          <w:color w:val="auto"/>
          <w:lang w:val="ru-RU"/>
        </w:rPr>
      </w:pPr>
    </w:p>
    <w:tbl>
      <w:tblPr>
        <w:tblpPr w:leftFromText="180" w:rightFromText="180" w:vertAnchor="text" w:tblpXSpec="right" w:tblpY="1"/>
        <w:tblOverlap w:val="never"/>
        <w:tblW w:w="10155" w:type="dxa"/>
        <w:tblLayout w:type="fixed"/>
        <w:tblLook w:val="01E0" w:firstRow="1" w:lastRow="1" w:firstColumn="1" w:lastColumn="1" w:noHBand="0" w:noVBand="0"/>
      </w:tblPr>
      <w:tblGrid>
        <w:gridCol w:w="1274"/>
        <w:gridCol w:w="270"/>
        <w:gridCol w:w="848"/>
        <w:gridCol w:w="2771"/>
        <w:gridCol w:w="417"/>
        <w:gridCol w:w="1170"/>
        <w:gridCol w:w="1268"/>
        <w:gridCol w:w="971"/>
        <w:gridCol w:w="1166"/>
      </w:tblGrid>
      <w:tr w:rsidR="005C55D5" w:rsidRPr="0032742D" w14:paraId="2BCB2AA6" w14:textId="77777777" w:rsidTr="004A744C">
        <w:trPr>
          <w:trHeight w:val="360"/>
        </w:trPr>
        <w:tc>
          <w:tcPr>
            <w:tcW w:w="10155" w:type="dxa"/>
            <w:gridSpan w:val="9"/>
            <w:tcBorders>
              <w:top w:val="single" w:sz="6" w:space="0" w:color="auto"/>
              <w:bottom w:val="single" w:sz="12" w:space="0" w:color="auto"/>
            </w:tcBorders>
            <w:shd w:val="clear" w:color="auto" w:fill="FFFFFF"/>
            <w:vAlign w:val="center"/>
          </w:tcPr>
          <w:p w14:paraId="78E607EE" w14:textId="77777777" w:rsidR="005C55D5" w:rsidRPr="006952A6" w:rsidRDefault="005C55D5" w:rsidP="004A744C">
            <w:pPr>
              <w:ind w:right="-72"/>
              <w:jc w:val="right"/>
              <w:rPr>
                <w:b/>
                <w:i/>
                <w:color w:val="auto"/>
                <w:lang w:val="ru-RU"/>
              </w:rPr>
            </w:pPr>
            <w:r w:rsidRPr="006952A6">
              <w:rPr>
                <w:b/>
                <w:i/>
                <w:color w:val="auto"/>
                <w:lang w:val="ru-RU"/>
              </w:rPr>
              <w:t>Заполнители для швов и уплотняющие составы</w:t>
            </w:r>
          </w:p>
        </w:tc>
      </w:tr>
      <w:tr w:rsidR="005C55D5" w:rsidRPr="0005732F" w14:paraId="415E0A1D" w14:textId="77777777" w:rsidTr="004A744C">
        <w:trPr>
          <w:trHeight w:val="360"/>
        </w:trPr>
        <w:tc>
          <w:tcPr>
            <w:tcW w:w="8018" w:type="dxa"/>
            <w:gridSpan w:val="7"/>
            <w:tcBorders>
              <w:top w:val="single" w:sz="12" w:space="0" w:color="auto"/>
              <w:left w:val="single" w:sz="12" w:space="0" w:color="auto"/>
              <w:bottom w:val="single" w:sz="12" w:space="0" w:color="auto"/>
            </w:tcBorders>
            <w:vAlign w:val="center"/>
          </w:tcPr>
          <w:p w14:paraId="2C2FFF71" w14:textId="77777777" w:rsidR="005C55D5" w:rsidRPr="006952A6" w:rsidRDefault="005C55D5" w:rsidP="004A744C">
            <w:pPr>
              <w:autoSpaceDE/>
              <w:autoSpaceDN/>
              <w:adjustRightInd/>
              <w:spacing w:before="0" w:line="240" w:lineRule="auto"/>
              <w:ind w:left="0"/>
              <w:rPr>
                <w:b/>
                <w:color w:val="auto"/>
                <w:sz w:val="20"/>
                <w:szCs w:val="20"/>
                <w:lang w:val="ru-RU"/>
              </w:rPr>
            </w:pPr>
            <w:r w:rsidRPr="008E5938">
              <w:rPr>
                <w:b/>
                <w:color w:val="auto"/>
                <w:sz w:val="20"/>
                <w:szCs w:val="24"/>
                <w:lang w:val="ru-RU"/>
              </w:rPr>
              <w:t>Заполнитель для клепаных соединений и швов - Эпоксидный (Распыляется)</w:t>
            </w:r>
          </w:p>
        </w:tc>
        <w:tc>
          <w:tcPr>
            <w:tcW w:w="2137" w:type="dxa"/>
            <w:gridSpan w:val="2"/>
            <w:tcBorders>
              <w:top w:val="single" w:sz="12" w:space="0" w:color="auto"/>
              <w:bottom w:val="single" w:sz="12" w:space="0" w:color="auto"/>
              <w:right w:val="single" w:sz="12" w:space="0" w:color="auto"/>
            </w:tcBorders>
            <w:shd w:val="clear" w:color="auto" w:fill="000000"/>
            <w:vAlign w:val="center"/>
          </w:tcPr>
          <w:p w14:paraId="4867636C" w14:textId="77777777" w:rsidR="005C55D5" w:rsidRPr="0005732F" w:rsidRDefault="005C55D5" w:rsidP="004A744C">
            <w:pPr>
              <w:autoSpaceDE/>
              <w:autoSpaceDN/>
              <w:adjustRightInd/>
              <w:spacing w:before="0" w:line="240" w:lineRule="auto"/>
              <w:ind w:left="0"/>
              <w:jc w:val="center"/>
              <w:rPr>
                <w:b/>
                <w:color w:val="auto"/>
                <w:sz w:val="36"/>
                <w:szCs w:val="40"/>
              </w:rPr>
            </w:pPr>
            <w:r w:rsidRPr="00B76D32">
              <w:rPr>
                <w:b/>
                <w:color w:val="auto"/>
                <w:sz w:val="36"/>
                <w:szCs w:val="24"/>
                <w:lang w:val="ru-RU"/>
              </w:rPr>
              <w:t>13.1</w:t>
            </w:r>
          </w:p>
        </w:tc>
      </w:tr>
      <w:tr w:rsidR="005C55D5" w:rsidRPr="0005732F" w14:paraId="08CC0ECD" w14:textId="77777777" w:rsidTr="007B7284">
        <w:trPr>
          <w:cantSplit/>
          <w:trHeight w:val="288"/>
        </w:trPr>
        <w:tc>
          <w:tcPr>
            <w:tcW w:w="1544" w:type="dxa"/>
            <w:gridSpan w:val="2"/>
            <w:tcBorders>
              <w:top w:val="single" w:sz="12" w:space="0" w:color="auto"/>
            </w:tcBorders>
          </w:tcPr>
          <w:p w14:paraId="4FB6D93E" w14:textId="77777777" w:rsidR="005C55D5" w:rsidRPr="004E6B3B" w:rsidRDefault="005C55D5" w:rsidP="004A744C">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4036" w:type="dxa"/>
            <w:gridSpan w:val="3"/>
            <w:tcBorders>
              <w:top w:val="single" w:sz="12" w:space="0" w:color="auto"/>
            </w:tcBorders>
          </w:tcPr>
          <w:p w14:paraId="34B91024" w14:textId="207A5013" w:rsidR="005C55D5" w:rsidRPr="007B7284" w:rsidRDefault="007B7284" w:rsidP="004A744C">
            <w:pPr>
              <w:autoSpaceDE/>
              <w:autoSpaceDN/>
              <w:adjustRightInd/>
              <w:spacing w:before="0" w:line="240" w:lineRule="auto"/>
              <w:ind w:left="-72"/>
              <w:rPr>
                <w:color w:val="auto"/>
                <w:sz w:val="16"/>
                <w:szCs w:val="24"/>
              </w:rPr>
            </w:pPr>
            <w:r w:rsidRPr="007B7284">
              <w:rPr>
                <w:color w:val="auto"/>
                <w:sz w:val="16"/>
                <w:szCs w:val="24"/>
              </w:rPr>
              <w:t>SSPC-SP1/SP10(NACENo.</w:t>
            </w:r>
            <w:proofErr w:type="gramStart"/>
            <w:r w:rsidRPr="007B7284">
              <w:rPr>
                <w:color w:val="auto"/>
                <w:sz w:val="16"/>
                <w:szCs w:val="24"/>
              </w:rPr>
              <w:t>2)(</w:t>
            </w:r>
            <w:proofErr w:type="gramEnd"/>
            <w:r w:rsidRPr="007B7284">
              <w:rPr>
                <w:color w:val="auto"/>
                <w:sz w:val="16"/>
                <w:szCs w:val="24"/>
              </w:rPr>
              <w:t>SA2.5)</w:t>
            </w:r>
          </w:p>
          <w:p w14:paraId="3AAD0F25" w14:textId="41AF6774" w:rsidR="005C55D5" w:rsidRPr="00037A5B" w:rsidRDefault="004B5C7C" w:rsidP="004A744C">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046313" w:rsidRPr="00046313">
              <w:rPr>
                <w:color w:val="auto"/>
                <w:sz w:val="16"/>
                <w:szCs w:val="24"/>
                <w:lang w:val="ru-RU"/>
              </w:rPr>
              <w:t xml:space="preserve"> </w:t>
            </w:r>
            <w:r w:rsidR="005C55D5" w:rsidRPr="00037A5B">
              <w:rPr>
                <w:color w:val="auto"/>
                <w:sz w:val="16"/>
                <w:szCs w:val="24"/>
                <w:lang w:val="ru-RU"/>
              </w:rPr>
              <w:t>очистка до почти белого металла.</w:t>
            </w:r>
          </w:p>
        </w:tc>
        <w:tc>
          <w:tcPr>
            <w:tcW w:w="1170" w:type="dxa"/>
            <w:tcBorders>
              <w:top w:val="single" w:sz="12" w:space="0" w:color="auto"/>
            </w:tcBorders>
          </w:tcPr>
          <w:p w14:paraId="1C2ABEA8" w14:textId="77777777" w:rsidR="005C55D5" w:rsidRPr="004E6B3B" w:rsidRDefault="005C55D5" w:rsidP="004A744C">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405" w:type="dxa"/>
            <w:gridSpan w:val="3"/>
            <w:vMerge w:val="restart"/>
            <w:tcBorders>
              <w:top w:val="single" w:sz="12" w:space="0" w:color="auto"/>
            </w:tcBorders>
          </w:tcPr>
          <w:p w14:paraId="2EE1000F" w14:textId="77777777" w:rsidR="005C55D5" w:rsidRPr="008A7B52" w:rsidRDefault="005C55D5" w:rsidP="004A744C">
            <w:pPr>
              <w:autoSpaceDE/>
              <w:autoSpaceDN/>
              <w:adjustRightInd/>
              <w:spacing w:before="0" w:line="240" w:lineRule="auto"/>
              <w:ind w:left="-72"/>
              <w:rPr>
                <w:color w:val="auto"/>
                <w:sz w:val="16"/>
                <w:szCs w:val="24"/>
                <w:lang w:val="ru-RU"/>
              </w:rPr>
            </w:pPr>
          </w:p>
        </w:tc>
      </w:tr>
      <w:tr w:rsidR="005C55D5" w:rsidRPr="007A0FAD" w14:paraId="47411FB0" w14:textId="77777777" w:rsidTr="007B7284">
        <w:trPr>
          <w:cantSplit/>
          <w:trHeight w:val="288"/>
        </w:trPr>
        <w:tc>
          <w:tcPr>
            <w:tcW w:w="1544" w:type="dxa"/>
            <w:gridSpan w:val="2"/>
          </w:tcPr>
          <w:p w14:paraId="17608FAA" w14:textId="77777777" w:rsidR="005C55D5" w:rsidRPr="004E6B3B" w:rsidRDefault="005C55D5" w:rsidP="004A744C">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4036" w:type="dxa"/>
            <w:gridSpan w:val="3"/>
          </w:tcPr>
          <w:p w14:paraId="6E742148" w14:textId="57D1C068" w:rsidR="005C55D5" w:rsidRPr="00037A5B" w:rsidRDefault="005C55D5" w:rsidP="004A744C">
            <w:pPr>
              <w:autoSpaceDE/>
              <w:autoSpaceDN/>
              <w:adjustRightInd/>
              <w:spacing w:before="0" w:line="240" w:lineRule="auto"/>
              <w:ind w:left="-72"/>
              <w:rPr>
                <w:color w:val="auto"/>
                <w:sz w:val="16"/>
                <w:szCs w:val="24"/>
                <w:lang w:val="ru-RU"/>
              </w:rPr>
            </w:pPr>
            <w:r>
              <w:rPr>
                <w:color w:val="auto"/>
                <w:sz w:val="16"/>
                <w:szCs w:val="24"/>
                <w:lang w:val="ru-RU"/>
              </w:rPr>
              <w:t>0,051 – 0,076 м</w:t>
            </w:r>
            <w:r w:rsidRPr="00037A5B">
              <w:rPr>
                <w:color w:val="auto"/>
                <w:sz w:val="16"/>
                <w:szCs w:val="24"/>
                <w:lang w:val="ru-RU"/>
              </w:rPr>
              <w:t>м. (2,0 - 3,0 мил</w:t>
            </w:r>
            <w:r>
              <w:rPr>
                <w:color w:val="auto"/>
                <w:sz w:val="16"/>
                <w:szCs w:val="24"/>
                <w:lang w:val="ru-RU"/>
              </w:rPr>
              <w:t>о</w:t>
            </w:r>
            <w:r w:rsidRPr="00037A5B">
              <w:rPr>
                <w:color w:val="auto"/>
                <w:sz w:val="16"/>
                <w:szCs w:val="24"/>
                <w:lang w:val="ru-RU"/>
              </w:rPr>
              <w:t>в)</w:t>
            </w:r>
          </w:p>
        </w:tc>
        <w:tc>
          <w:tcPr>
            <w:tcW w:w="1170" w:type="dxa"/>
          </w:tcPr>
          <w:p w14:paraId="782DADA8" w14:textId="77777777" w:rsidR="005C55D5" w:rsidRPr="008A7B52" w:rsidRDefault="005C55D5" w:rsidP="004A744C">
            <w:pPr>
              <w:autoSpaceDE/>
              <w:autoSpaceDN/>
              <w:adjustRightInd/>
              <w:spacing w:before="0" w:line="240" w:lineRule="auto"/>
              <w:ind w:left="-72"/>
              <w:rPr>
                <w:color w:val="auto"/>
                <w:sz w:val="16"/>
                <w:szCs w:val="24"/>
                <w:lang w:val="ru-RU"/>
              </w:rPr>
            </w:pPr>
          </w:p>
        </w:tc>
        <w:tc>
          <w:tcPr>
            <w:tcW w:w="3405" w:type="dxa"/>
            <w:gridSpan w:val="3"/>
            <w:vMerge/>
            <w:vAlign w:val="center"/>
          </w:tcPr>
          <w:p w14:paraId="0B6BF275" w14:textId="77777777" w:rsidR="005C55D5" w:rsidRPr="00D750DA" w:rsidRDefault="005C55D5" w:rsidP="004A744C">
            <w:pPr>
              <w:rPr>
                <w:color w:val="auto"/>
                <w:lang w:val="ru-RU"/>
              </w:rPr>
            </w:pPr>
          </w:p>
        </w:tc>
      </w:tr>
      <w:tr w:rsidR="005C55D5" w:rsidRPr="0005732F" w14:paraId="769C7E3B" w14:textId="77777777" w:rsidTr="007B7284">
        <w:trPr>
          <w:cantSplit/>
          <w:trHeight w:val="288"/>
        </w:trPr>
        <w:tc>
          <w:tcPr>
            <w:tcW w:w="1544" w:type="dxa"/>
            <w:gridSpan w:val="2"/>
            <w:tcBorders>
              <w:bottom w:val="single" w:sz="12" w:space="0" w:color="auto"/>
            </w:tcBorders>
          </w:tcPr>
          <w:p w14:paraId="28696AB8" w14:textId="77777777" w:rsidR="005C55D5" w:rsidRPr="004E6B3B" w:rsidRDefault="005C55D5" w:rsidP="004A744C">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4036" w:type="dxa"/>
            <w:gridSpan w:val="3"/>
            <w:tcBorders>
              <w:bottom w:val="single" w:sz="12" w:space="0" w:color="auto"/>
            </w:tcBorders>
          </w:tcPr>
          <w:p w14:paraId="6F2FEF21" w14:textId="77777777" w:rsidR="005C55D5" w:rsidRPr="00170FA6" w:rsidRDefault="005C55D5" w:rsidP="004A744C">
            <w:pPr>
              <w:autoSpaceDE/>
              <w:autoSpaceDN/>
              <w:adjustRightInd/>
              <w:spacing w:before="0" w:line="240" w:lineRule="auto"/>
              <w:ind w:left="-72"/>
              <w:rPr>
                <w:color w:val="auto"/>
                <w:sz w:val="16"/>
                <w:szCs w:val="24"/>
                <w:lang w:val="ru-RU"/>
              </w:rPr>
            </w:pPr>
            <w:r w:rsidRPr="00170FA6">
              <w:rPr>
                <w:color w:val="auto"/>
                <w:sz w:val="16"/>
                <w:szCs w:val="24"/>
                <w:lang w:val="ru-RU"/>
              </w:rPr>
              <w:t>См. паспорт технических данных</w:t>
            </w:r>
          </w:p>
        </w:tc>
        <w:tc>
          <w:tcPr>
            <w:tcW w:w="1170" w:type="dxa"/>
            <w:tcBorders>
              <w:bottom w:val="single" w:sz="12" w:space="0" w:color="auto"/>
            </w:tcBorders>
          </w:tcPr>
          <w:p w14:paraId="1CF5C079" w14:textId="77777777" w:rsidR="005C55D5" w:rsidRPr="008A7B52" w:rsidRDefault="005C55D5" w:rsidP="004A744C">
            <w:pPr>
              <w:autoSpaceDE/>
              <w:autoSpaceDN/>
              <w:adjustRightInd/>
              <w:spacing w:before="0" w:line="240" w:lineRule="auto"/>
              <w:ind w:left="-72"/>
              <w:rPr>
                <w:color w:val="auto"/>
                <w:sz w:val="16"/>
                <w:szCs w:val="24"/>
                <w:lang w:val="ru-RU"/>
              </w:rPr>
            </w:pPr>
          </w:p>
        </w:tc>
        <w:tc>
          <w:tcPr>
            <w:tcW w:w="3405" w:type="dxa"/>
            <w:gridSpan w:val="3"/>
            <w:vMerge/>
            <w:tcBorders>
              <w:bottom w:val="single" w:sz="12" w:space="0" w:color="auto"/>
            </w:tcBorders>
            <w:vAlign w:val="center"/>
          </w:tcPr>
          <w:p w14:paraId="1AE5A29F" w14:textId="77777777" w:rsidR="005C55D5" w:rsidRPr="0005732F" w:rsidRDefault="005C55D5" w:rsidP="004A744C">
            <w:pPr>
              <w:rPr>
                <w:color w:val="auto"/>
              </w:rPr>
            </w:pPr>
          </w:p>
        </w:tc>
      </w:tr>
      <w:tr w:rsidR="005C55D5" w:rsidRPr="0005732F" w14:paraId="0B16BA8E" w14:textId="77777777" w:rsidTr="004A744C">
        <w:trPr>
          <w:trHeight w:val="360"/>
        </w:trPr>
        <w:tc>
          <w:tcPr>
            <w:tcW w:w="2392" w:type="dxa"/>
            <w:gridSpan w:val="3"/>
            <w:tcBorders>
              <w:top w:val="single" w:sz="12" w:space="0" w:color="auto"/>
              <w:left w:val="single" w:sz="12" w:space="0" w:color="auto"/>
              <w:bottom w:val="single" w:sz="12" w:space="0" w:color="auto"/>
            </w:tcBorders>
            <w:shd w:val="clear" w:color="auto" w:fill="000000"/>
            <w:vAlign w:val="center"/>
          </w:tcPr>
          <w:p w14:paraId="6CA3A0C8" w14:textId="77777777" w:rsidR="005C55D5" w:rsidRPr="008E5938" w:rsidRDefault="005C55D5" w:rsidP="004A744C">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771" w:type="dxa"/>
            <w:tcBorders>
              <w:top w:val="single" w:sz="12" w:space="0" w:color="auto"/>
              <w:bottom w:val="single" w:sz="12" w:space="0" w:color="auto"/>
            </w:tcBorders>
            <w:shd w:val="clear" w:color="auto" w:fill="000000"/>
            <w:vAlign w:val="center"/>
          </w:tcPr>
          <w:p w14:paraId="5C5C0287" w14:textId="77777777" w:rsidR="005C55D5" w:rsidRPr="008E5938" w:rsidRDefault="005C55D5" w:rsidP="004A744C">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855" w:type="dxa"/>
            <w:gridSpan w:val="3"/>
            <w:tcBorders>
              <w:top w:val="single" w:sz="12" w:space="0" w:color="auto"/>
              <w:bottom w:val="single" w:sz="12" w:space="0" w:color="auto"/>
            </w:tcBorders>
            <w:shd w:val="clear" w:color="auto" w:fill="000000"/>
            <w:vAlign w:val="center"/>
          </w:tcPr>
          <w:p w14:paraId="50D9E835" w14:textId="77777777" w:rsidR="005C55D5" w:rsidRPr="008E5938" w:rsidRDefault="005C55D5" w:rsidP="004A744C">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52AE1A0F" w14:textId="77777777" w:rsidR="005C55D5" w:rsidRPr="008E5938" w:rsidRDefault="005C55D5" w:rsidP="004A744C">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166" w:type="dxa"/>
            <w:tcBorders>
              <w:top w:val="single" w:sz="12" w:space="0" w:color="auto"/>
              <w:bottom w:val="single" w:sz="12" w:space="0" w:color="auto"/>
              <w:right w:val="single" w:sz="12" w:space="0" w:color="auto"/>
            </w:tcBorders>
            <w:shd w:val="clear" w:color="auto" w:fill="000000"/>
            <w:vAlign w:val="center"/>
          </w:tcPr>
          <w:p w14:paraId="7C2AA55C" w14:textId="77777777" w:rsidR="005C55D5" w:rsidRPr="008E5938" w:rsidRDefault="005C55D5" w:rsidP="004A744C">
            <w:pPr>
              <w:autoSpaceDE/>
              <w:autoSpaceDN/>
              <w:adjustRightInd/>
              <w:spacing w:before="0" w:line="240" w:lineRule="auto"/>
              <w:ind w:left="0" w:right="-5"/>
              <w:rPr>
                <w:b/>
                <w:color w:val="auto"/>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383D2A" w:rsidRPr="0005732F" w14:paraId="444C27ED" w14:textId="77777777" w:rsidTr="000378FB">
        <w:trPr>
          <w:trHeight w:val="288"/>
        </w:trPr>
        <w:tc>
          <w:tcPr>
            <w:tcW w:w="2392" w:type="dxa"/>
            <w:gridSpan w:val="3"/>
            <w:vAlign w:val="center"/>
          </w:tcPr>
          <w:p w14:paraId="01FF7E15" w14:textId="77777777" w:rsidR="00383D2A" w:rsidRPr="00AC483C" w:rsidRDefault="00383D2A" w:rsidP="004A744C">
            <w:pPr>
              <w:autoSpaceDE/>
              <w:autoSpaceDN/>
              <w:adjustRightInd/>
              <w:spacing w:before="0" w:line="240" w:lineRule="auto"/>
              <w:ind w:left="0"/>
              <w:rPr>
                <w:b/>
                <w:color w:val="auto"/>
                <w:sz w:val="16"/>
                <w:szCs w:val="24"/>
                <w:lang w:val="ru-RU"/>
              </w:rPr>
            </w:pPr>
            <w:r w:rsidRPr="00AC483C">
              <w:rPr>
                <w:b/>
                <w:color w:val="auto"/>
                <w:sz w:val="16"/>
                <w:szCs w:val="24"/>
                <w:lang w:val="ru-RU"/>
              </w:rPr>
              <w:t>Эпоксидное</w:t>
            </w:r>
          </w:p>
        </w:tc>
        <w:tc>
          <w:tcPr>
            <w:tcW w:w="2771" w:type="dxa"/>
            <w:vAlign w:val="center"/>
          </w:tcPr>
          <w:p w14:paraId="41948A5A" w14:textId="77777777" w:rsidR="00383D2A" w:rsidRPr="00561095" w:rsidRDefault="00383D2A" w:rsidP="004A744C">
            <w:pPr>
              <w:autoSpaceDE/>
              <w:autoSpaceDN/>
              <w:adjustRightInd/>
              <w:spacing w:before="0" w:line="240" w:lineRule="auto"/>
              <w:ind w:left="0"/>
              <w:rPr>
                <w:sz w:val="16"/>
                <w:szCs w:val="16"/>
              </w:rPr>
            </w:pPr>
            <w:r w:rsidRPr="00837732">
              <w:rPr>
                <w:sz w:val="16"/>
                <w:szCs w:val="16"/>
              </w:rPr>
              <w:t>Belzona</w:t>
            </w:r>
          </w:p>
        </w:tc>
        <w:tc>
          <w:tcPr>
            <w:tcW w:w="2855" w:type="dxa"/>
            <w:gridSpan w:val="3"/>
            <w:vAlign w:val="center"/>
          </w:tcPr>
          <w:p w14:paraId="76F0EB5C" w14:textId="6520E6B2" w:rsidR="00383D2A" w:rsidRPr="004072C9" w:rsidRDefault="00383D2A" w:rsidP="004A744C">
            <w:pPr>
              <w:autoSpaceDE/>
              <w:autoSpaceDN/>
              <w:adjustRightInd/>
              <w:spacing w:before="0" w:line="240" w:lineRule="auto"/>
              <w:ind w:left="0"/>
              <w:rPr>
                <w:sz w:val="16"/>
                <w:szCs w:val="16"/>
              </w:rPr>
            </w:pPr>
            <w:r w:rsidRPr="004072C9">
              <w:rPr>
                <w:sz w:val="16"/>
                <w:szCs w:val="16"/>
              </w:rPr>
              <w:t>1391S (Spray)</w:t>
            </w:r>
          </w:p>
        </w:tc>
        <w:tc>
          <w:tcPr>
            <w:tcW w:w="971" w:type="dxa"/>
            <w:vAlign w:val="center"/>
          </w:tcPr>
          <w:p w14:paraId="13821F56" w14:textId="77777777" w:rsidR="00383D2A" w:rsidRPr="00561095" w:rsidRDefault="00383D2A" w:rsidP="004A744C">
            <w:pPr>
              <w:autoSpaceDE/>
              <w:autoSpaceDN/>
              <w:adjustRightInd/>
              <w:spacing w:before="0" w:line="240" w:lineRule="auto"/>
              <w:ind w:left="-71"/>
              <w:jc w:val="center"/>
              <w:rPr>
                <w:sz w:val="16"/>
                <w:szCs w:val="16"/>
              </w:rPr>
            </w:pPr>
            <w:r>
              <w:rPr>
                <w:sz w:val="16"/>
                <w:szCs w:val="16"/>
              </w:rPr>
              <w:t>20</w:t>
            </w:r>
          </w:p>
        </w:tc>
        <w:tc>
          <w:tcPr>
            <w:tcW w:w="1166" w:type="dxa"/>
            <w:vAlign w:val="center"/>
          </w:tcPr>
          <w:p w14:paraId="01F8E3EA" w14:textId="18403CF2" w:rsidR="00383D2A" w:rsidRPr="00561095" w:rsidRDefault="00383D2A" w:rsidP="00832EEC">
            <w:pPr>
              <w:autoSpaceDE/>
              <w:autoSpaceDN/>
              <w:adjustRightInd/>
              <w:spacing w:before="0" w:line="240" w:lineRule="auto"/>
              <w:ind w:left="-71"/>
              <w:jc w:val="center"/>
              <w:rPr>
                <w:sz w:val="16"/>
                <w:szCs w:val="16"/>
              </w:rPr>
            </w:pPr>
            <w:del w:id="664" w:author="Kurmanov, Aidyn [STAMGazStroy LLP]" w:date="2025-12-09T16:55:00Z" w16du:dateUtc="2025-12-09T11:55:00Z">
              <w:r>
                <w:rPr>
                  <w:sz w:val="16"/>
                  <w:szCs w:val="16"/>
                </w:rPr>
                <w:delText>93</w:delText>
              </w:r>
            </w:del>
            <w:ins w:id="665" w:author="Kurmanov, Aidyn [STAMGazStroy LLP]" w:date="2025-12-09T16:55:00Z" w16du:dateUtc="2025-12-09T11:55:00Z">
              <w:r w:rsidR="0011203E">
                <w:rPr>
                  <w:sz w:val="16"/>
                  <w:szCs w:val="16"/>
                </w:rPr>
                <w:t>110</w:t>
              </w:r>
            </w:ins>
            <w:r>
              <w:rPr>
                <w:sz w:val="16"/>
                <w:szCs w:val="16"/>
              </w:rPr>
              <w:t>°C</w:t>
            </w:r>
            <w:r w:rsidRPr="00561095">
              <w:rPr>
                <w:sz w:val="16"/>
                <w:szCs w:val="16"/>
              </w:rPr>
              <w:t>(</w:t>
            </w:r>
            <w:del w:id="666" w:author="Kurmanov, Aidyn [STAMGazStroy LLP]" w:date="2025-12-09T16:55:00Z" w16du:dateUtc="2025-12-09T11:55:00Z">
              <w:r w:rsidRPr="00561095">
                <w:rPr>
                  <w:sz w:val="16"/>
                  <w:szCs w:val="16"/>
                </w:rPr>
                <w:delText>200</w:delText>
              </w:r>
            </w:del>
            <w:ins w:id="667" w:author="Kurmanov, Aidyn [STAMGazStroy LLP]" w:date="2025-12-09T16:55:00Z" w16du:dateUtc="2025-12-09T11:55:00Z">
              <w:r w:rsidR="0011203E">
                <w:rPr>
                  <w:sz w:val="16"/>
                  <w:szCs w:val="16"/>
                </w:rPr>
                <w:t>230</w:t>
              </w:r>
            </w:ins>
            <w:r w:rsidRPr="00561095">
              <w:rPr>
                <w:sz w:val="16"/>
                <w:szCs w:val="16"/>
              </w:rPr>
              <w:t>°F)</w:t>
            </w:r>
          </w:p>
        </w:tc>
      </w:tr>
      <w:tr w:rsidR="005C55D5" w:rsidRPr="0005732F" w14:paraId="06B7A747" w14:textId="77777777" w:rsidTr="000378FB">
        <w:trPr>
          <w:trHeight w:val="288"/>
        </w:trPr>
        <w:tc>
          <w:tcPr>
            <w:tcW w:w="2392" w:type="dxa"/>
            <w:gridSpan w:val="3"/>
            <w:vAlign w:val="center"/>
          </w:tcPr>
          <w:p w14:paraId="38A4977A" w14:textId="77777777" w:rsidR="005C55D5" w:rsidRPr="00AC483C" w:rsidRDefault="005C55D5" w:rsidP="004A744C">
            <w:pPr>
              <w:autoSpaceDE/>
              <w:autoSpaceDN/>
              <w:adjustRightInd/>
              <w:spacing w:before="0" w:line="240" w:lineRule="auto"/>
              <w:ind w:left="0"/>
              <w:rPr>
                <w:b/>
                <w:color w:val="auto"/>
                <w:sz w:val="16"/>
                <w:szCs w:val="24"/>
                <w:lang w:val="ru-RU"/>
              </w:rPr>
            </w:pPr>
            <w:r w:rsidRPr="00AC483C">
              <w:rPr>
                <w:b/>
                <w:color w:val="auto"/>
                <w:sz w:val="16"/>
                <w:szCs w:val="24"/>
                <w:lang w:val="ru-RU"/>
              </w:rPr>
              <w:t>Клепаные соединения и швы</w:t>
            </w:r>
          </w:p>
        </w:tc>
        <w:tc>
          <w:tcPr>
            <w:tcW w:w="2771" w:type="dxa"/>
            <w:vAlign w:val="center"/>
          </w:tcPr>
          <w:p w14:paraId="1D53EEC7" w14:textId="77777777" w:rsidR="005C55D5" w:rsidRPr="00561095" w:rsidRDefault="005C55D5" w:rsidP="004A744C">
            <w:pPr>
              <w:autoSpaceDE/>
              <w:autoSpaceDN/>
              <w:adjustRightInd/>
              <w:spacing w:before="0" w:line="240" w:lineRule="auto"/>
              <w:ind w:left="0"/>
              <w:rPr>
                <w:sz w:val="16"/>
                <w:szCs w:val="16"/>
              </w:rPr>
            </w:pPr>
            <w:r w:rsidRPr="00561095">
              <w:rPr>
                <w:sz w:val="16"/>
                <w:szCs w:val="16"/>
              </w:rPr>
              <w:t>PPG</w:t>
            </w:r>
          </w:p>
        </w:tc>
        <w:tc>
          <w:tcPr>
            <w:tcW w:w="2855" w:type="dxa"/>
            <w:gridSpan w:val="3"/>
            <w:vAlign w:val="center"/>
          </w:tcPr>
          <w:p w14:paraId="37FBF866" w14:textId="77777777" w:rsidR="00383D2A" w:rsidRPr="004072C9" w:rsidRDefault="00383D2A" w:rsidP="004A744C">
            <w:pPr>
              <w:autoSpaceDE/>
              <w:autoSpaceDN/>
              <w:adjustRightInd/>
              <w:spacing w:before="0" w:line="240" w:lineRule="auto"/>
              <w:ind w:left="0"/>
              <w:rPr>
                <w:sz w:val="16"/>
                <w:szCs w:val="16"/>
              </w:rPr>
            </w:pPr>
            <w:proofErr w:type="spellStart"/>
            <w:r w:rsidRPr="004072C9">
              <w:rPr>
                <w:sz w:val="16"/>
                <w:szCs w:val="16"/>
              </w:rPr>
              <w:t>Sigmaguard</w:t>
            </w:r>
            <w:proofErr w:type="spellEnd"/>
            <w:r w:rsidRPr="004072C9">
              <w:rPr>
                <w:sz w:val="16"/>
                <w:szCs w:val="16"/>
              </w:rPr>
              <w:t xml:space="preserve"> CSF 650</w:t>
            </w:r>
          </w:p>
          <w:p w14:paraId="58752C0F" w14:textId="77777777" w:rsidR="005C55D5" w:rsidRPr="004072C9" w:rsidRDefault="00383D2A" w:rsidP="004A744C">
            <w:pPr>
              <w:autoSpaceDE/>
              <w:autoSpaceDN/>
              <w:adjustRightInd/>
              <w:spacing w:before="0" w:line="240" w:lineRule="auto"/>
              <w:ind w:left="0"/>
              <w:rPr>
                <w:sz w:val="16"/>
                <w:szCs w:val="16"/>
              </w:rPr>
            </w:pPr>
            <w:proofErr w:type="spellStart"/>
            <w:r w:rsidRPr="004072C9">
              <w:rPr>
                <w:sz w:val="16"/>
                <w:szCs w:val="16"/>
              </w:rPr>
              <w:t>Amercoat</w:t>
            </w:r>
            <w:proofErr w:type="spellEnd"/>
            <w:r w:rsidRPr="004072C9">
              <w:rPr>
                <w:sz w:val="16"/>
                <w:szCs w:val="16"/>
              </w:rPr>
              <w:t xml:space="preserve"> 114A</w:t>
            </w:r>
          </w:p>
        </w:tc>
        <w:tc>
          <w:tcPr>
            <w:tcW w:w="971" w:type="dxa"/>
            <w:vAlign w:val="center"/>
          </w:tcPr>
          <w:p w14:paraId="22280E79" w14:textId="74B71058" w:rsidR="00383D2A" w:rsidRDefault="00383D2A" w:rsidP="004A744C">
            <w:pPr>
              <w:autoSpaceDE/>
              <w:autoSpaceDN/>
              <w:adjustRightInd/>
              <w:spacing w:before="0" w:line="240" w:lineRule="auto"/>
              <w:ind w:left="-71"/>
              <w:jc w:val="center"/>
              <w:rPr>
                <w:sz w:val="16"/>
                <w:szCs w:val="16"/>
              </w:rPr>
            </w:pPr>
            <w:del w:id="668" w:author="Kurmanov, Aidyn [STAMGazStroy LLP]" w:date="2025-12-09T16:55:00Z" w16du:dateUtc="2025-12-09T11:55:00Z">
              <w:r w:rsidRPr="00561095">
                <w:rPr>
                  <w:sz w:val="16"/>
                  <w:szCs w:val="16"/>
                </w:rPr>
                <w:delText>0</w:delText>
              </w:r>
            </w:del>
            <w:ins w:id="669" w:author="Kurmanov, Aidyn [STAMGazStroy LLP]" w:date="2025-12-09T16:55:00Z" w16du:dateUtc="2025-12-09T11:55:00Z">
              <w:r w:rsidR="0011203E">
                <w:rPr>
                  <w:sz w:val="16"/>
                  <w:szCs w:val="16"/>
                </w:rPr>
                <w:t>120</w:t>
              </w:r>
            </w:ins>
          </w:p>
          <w:p w14:paraId="75BFF552" w14:textId="0C3682CE" w:rsidR="005C55D5" w:rsidRPr="00561095" w:rsidRDefault="00383D2A" w:rsidP="004A744C">
            <w:pPr>
              <w:autoSpaceDE/>
              <w:autoSpaceDN/>
              <w:adjustRightInd/>
              <w:spacing w:before="0" w:line="240" w:lineRule="auto"/>
              <w:ind w:left="-71"/>
              <w:jc w:val="center"/>
              <w:rPr>
                <w:sz w:val="16"/>
                <w:szCs w:val="16"/>
              </w:rPr>
            </w:pPr>
            <w:del w:id="670" w:author="Kurmanov, Aidyn [STAMGazStroy LLP]" w:date="2025-12-09T16:55:00Z" w16du:dateUtc="2025-12-09T11:55:00Z">
              <w:r>
                <w:rPr>
                  <w:sz w:val="16"/>
                  <w:szCs w:val="16"/>
                </w:rPr>
                <w:delText>4</w:delText>
              </w:r>
            </w:del>
            <w:ins w:id="671" w:author="Kurmanov, Aidyn [STAMGazStroy LLP]" w:date="2025-12-09T16:55:00Z" w16du:dateUtc="2025-12-09T11:55:00Z">
              <w:r w:rsidR="0011203E">
                <w:rPr>
                  <w:sz w:val="16"/>
                  <w:szCs w:val="16"/>
                </w:rPr>
                <w:t>120</w:t>
              </w:r>
            </w:ins>
          </w:p>
        </w:tc>
        <w:tc>
          <w:tcPr>
            <w:tcW w:w="1166" w:type="dxa"/>
            <w:vAlign w:val="center"/>
          </w:tcPr>
          <w:p w14:paraId="603341EC" w14:textId="277CF210" w:rsidR="00383D2A" w:rsidRDefault="00383D2A" w:rsidP="00832EEC">
            <w:pPr>
              <w:autoSpaceDE/>
              <w:autoSpaceDN/>
              <w:adjustRightInd/>
              <w:spacing w:before="0" w:line="240" w:lineRule="auto"/>
              <w:ind w:left="-71"/>
              <w:jc w:val="center"/>
              <w:rPr>
                <w:sz w:val="16"/>
                <w:szCs w:val="16"/>
              </w:rPr>
            </w:pPr>
            <w:del w:id="672" w:author="Kurmanov, Aidyn [STAMGazStroy LLP]" w:date="2025-12-09T16:55:00Z" w16du:dateUtc="2025-12-09T11:55:00Z">
              <w:r w:rsidRPr="00561095">
                <w:rPr>
                  <w:sz w:val="16"/>
                  <w:szCs w:val="16"/>
                </w:rPr>
                <w:delText>9</w:delText>
              </w:r>
              <w:r>
                <w:rPr>
                  <w:sz w:val="16"/>
                  <w:szCs w:val="16"/>
                </w:rPr>
                <w:delText>5</w:delText>
              </w:r>
            </w:del>
            <w:ins w:id="673" w:author="Kurmanov, Aidyn [STAMGazStroy LLP]" w:date="2025-12-09T16:55:00Z" w16du:dateUtc="2025-12-09T11:55:00Z">
              <w:r w:rsidR="0011203E">
                <w:rPr>
                  <w:sz w:val="16"/>
                  <w:szCs w:val="16"/>
                </w:rPr>
                <w:t>82</w:t>
              </w:r>
              <w:del w:id="674" w:author="Issayevskiy, Konstantin [STAMGazStroy LLP]" w:date="2025-12-11T14:11:00Z" w16du:dateUtc="2025-12-11T09:11:00Z">
                <w:r w:rsidR="0011203E" w:rsidDel="00AB75D8">
                  <w:rPr>
                    <w:sz w:val="16"/>
                    <w:szCs w:val="16"/>
                  </w:rPr>
                  <w:delText>.2</w:delText>
                </w:r>
              </w:del>
            </w:ins>
            <w:r w:rsidRPr="00561095">
              <w:rPr>
                <w:sz w:val="16"/>
                <w:szCs w:val="16"/>
              </w:rPr>
              <w:t>°C (</w:t>
            </w:r>
            <w:del w:id="675" w:author="Kurmanov, Aidyn [STAMGazStroy LLP]" w:date="2025-12-09T16:55:00Z" w16du:dateUtc="2025-12-09T11:55:00Z">
              <w:r w:rsidRPr="00561095">
                <w:rPr>
                  <w:sz w:val="16"/>
                  <w:szCs w:val="16"/>
                </w:rPr>
                <w:delText>20</w:delText>
              </w:r>
              <w:r>
                <w:rPr>
                  <w:sz w:val="16"/>
                  <w:szCs w:val="16"/>
                </w:rPr>
                <w:delText>3</w:delText>
              </w:r>
            </w:del>
            <w:ins w:id="676" w:author="Kurmanov, Aidyn [STAMGazStroy LLP]" w:date="2025-12-09T16:55:00Z" w16du:dateUtc="2025-12-09T11:55:00Z">
              <w:r w:rsidR="0011203E">
                <w:rPr>
                  <w:sz w:val="16"/>
                  <w:szCs w:val="16"/>
                </w:rPr>
                <w:t>180</w:t>
              </w:r>
            </w:ins>
            <w:r w:rsidRPr="00561095">
              <w:rPr>
                <w:sz w:val="16"/>
                <w:szCs w:val="16"/>
              </w:rPr>
              <w:t xml:space="preserve">°F) </w:t>
            </w:r>
          </w:p>
          <w:p w14:paraId="2974F3BF" w14:textId="0E06EB60" w:rsidR="005C55D5" w:rsidRPr="00561095" w:rsidRDefault="00383D2A" w:rsidP="00832EEC">
            <w:pPr>
              <w:autoSpaceDE/>
              <w:autoSpaceDN/>
              <w:adjustRightInd/>
              <w:spacing w:before="0" w:line="240" w:lineRule="auto"/>
              <w:ind w:left="-71"/>
              <w:jc w:val="center"/>
              <w:rPr>
                <w:sz w:val="16"/>
                <w:szCs w:val="16"/>
              </w:rPr>
            </w:pPr>
            <w:del w:id="677" w:author="Kurmanov, Aidyn [STAMGazStroy LLP]" w:date="2025-12-09T16:55:00Z" w16du:dateUtc="2025-12-09T11:55:00Z">
              <w:r w:rsidRPr="00561095">
                <w:rPr>
                  <w:sz w:val="16"/>
                  <w:szCs w:val="16"/>
                </w:rPr>
                <w:delText>9</w:delText>
              </w:r>
              <w:r>
                <w:rPr>
                  <w:sz w:val="16"/>
                  <w:szCs w:val="16"/>
                </w:rPr>
                <w:delText>5</w:delText>
              </w:r>
            </w:del>
            <w:ins w:id="678" w:author="Kurmanov, Aidyn [STAMGazStroy LLP]" w:date="2025-12-09T16:55:00Z" w16du:dateUtc="2025-12-09T11:55:00Z">
              <w:r w:rsidR="0011203E">
                <w:rPr>
                  <w:sz w:val="16"/>
                  <w:szCs w:val="16"/>
                </w:rPr>
                <w:t>82</w:t>
              </w:r>
              <w:del w:id="679" w:author="Issayevskiy, Konstantin [STAMGazStroy LLP]" w:date="2025-12-11T15:02:00Z" w16du:dateUtc="2025-12-11T10:02:00Z">
                <w:r w:rsidR="0011203E">
                  <w:rPr>
                    <w:sz w:val="16"/>
                    <w:szCs w:val="16"/>
                  </w:rPr>
                  <w:delText>.2</w:delText>
                </w:r>
              </w:del>
            </w:ins>
            <w:r w:rsidRPr="00561095">
              <w:rPr>
                <w:sz w:val="16"/>
                <w:szCs w:val="16"/>
              </w:rPr>
              <w:t>°C (</w:t>
            </w:r>
            <w:del w:id="680" w:author="Kurmanov, Aidyn [STAMGazStroy LLP]" w:date="2025-12-09T16:55:00Z" w16du:dateUtc="2025-12-09T11:55:00Z">
              <w:r w:rsidRPr="00561095">
                <w:rPr>
                  <w:sz w:val="16"/>
                  <w:szCs w:val="16"/>
                </w:rPr>
                <w:delText>20</w:delText>
              </w:r>
              <w:r>
                <w:rPr>
                  <w:sz w:val="16"/>
                  <w:szCs w:val="16"/>
                </w:rPr>
                <w:delText>3</w:delText>
              </w:r>
            </w:del>
            <w:ins w:id="681" w:author="Kurmanov, Aidyn [STAMGazStroy LLP]" w:date="2025-12-09T16:55:00Z" w16du:dateUtc="2025-12-09T11:55:00Z">
              <w:r w:rsidR="0011203E">
                <w:rPr>
                  <w:sz w:val="16"/>
                  <w:szCs w:val="16"/>
                </w:rPr>
                <w:t>180</w:t>
              </w:r>
            </w:ins>
            <w:r w:rsidRPr="00561095">
              <w:rPr>
                <w:sz w:val="16"/>
                <w:szCs w:val="16"/>
              </w:rPr>
              <w:t>°F)</w:t>
            </w:r>
          </w:p>
        </w:tc>
      </w:tr>
      <w:tr w:rsidR="005C55D5" w:rsidRPr="0005732F" w14:paraId="4965181D" w14:textId="77777777" w:rsidTr="000378FB">
        <w:trPr>
          <w:trHeight w:val="288"/>
        </w:trPr>
        <w:tc>
          <w:tcPr>
            <w:tcW w:w="2392" w:type="dxa"/>
            <w:gridSpan w:val="3"/>
            <w:vAlign w:val="center"/>
          </w:tcPr>
          <w:p w14:paraId="4E990DCF" w14:textId="77777777" w:rsidR="005C55D5" w:rsidRPr="00AD544E" w:rsidRDefault="005C55D5" w:rsidP="004A744C">
            <w:pPr>
              <w:autoSpaceDE/>
              <w:autoSpaceDN/>
              <w:adjustRightInd/>
              <w:spacing w:before="0" w:line="240" w:lineRule="auto"/>
              <w:ind w:left="0"/>
              <w:rPr>
                <w:b/>
                <w:color w:val="auto"/>
                <w:sz w:val="16"/>
                <w:szCs w:val="24"/>
                <w:lang w:val="ru-RU"/>
              </w:rPr>
            </w:pPr>
            <w:r w:rsidRPr="00AC483C">
              <w:rPr>
                <w:b/>
                <w:color w:val="auto"/>
                <w:sz w:val="16"/>
                <w:szCs w:val="24"/>
                <w:lang w:val="ru-RU"/>
              </w:rPr>
              <w:t>Заполнитель (Распыляется)</w:t>
            </w:r>
          </w:p>
        </w:tc>
        <w:tc>
          <w:tcPr>
            <w:tcW w:w="2771" w:type="dxa"/>
            <w:vAlign w:val="center"/>
          </w:tcPr>
          <w:p w14:paraId="60B38ED2" w14:textId="77777777" w:rsidR="005C55D5" w:rsidRPr="00561095" w:rsidRDefault="005C55D5" w:rsidP="004A744C">
            <w:pPr>
              <w:autoSpaceDE/>
              <w:autoSpaceDN/>
              <w:adjustRightInd/>
              <w:spacing w:before="0" w:line="240" w:lineRule="auto"/>
              <w:ind w:left="0"/>
              <w:rPr>
                <w:sz w:val="16"/>
                <w:szCs w:val="16"/>
              </w:rPr>
            </w:pPr>
            <w:r w:rsidRPr="00561095">
              <w:rPr>
                <w:sz w:val="16"/>
                <w:szCs w:val="16"/>
              </w:rPr>
              <w:t>Carboline</w:t>
            </w:r>
          </w:p>
        </w:tc>
        <w:tc>
          <w:tcPr>
            <w:tcW w:w="2855" w:type="dxa"/>
            <w:gridSpan w:val="3"/>
            <w:vAlign w:val="center"/>
          </w:tcPr>
          <w:p w14:paraId="637AF936" w14:textId="77777777" w:rsidR="005C55D5" w:rsidRPr="004072C9" w:rsidRDefault="00383D2A" w:rsidP="004A744C">
            <w:pPr>
              <w:autoSpaceDE/>
              <w:autoSpaceDN/>
              <w:adjustRightInd/>
              <w:spacing w:before="0" w:line="240" w:lineRule="auto"/>
              <w:ind w:left="0"/>
              <w:rPr>
                <w:sz w:val="16"/>
                <w:szCs w:val="16"/>
              </w:rPr>
            </w:pPr>
            <w:r w:rsidRPr="004072C9">
              <w:rPr>
                <w:sz w:val="16"/>
                <w:szCs w:val="16"/>
              </w:rPr>
              <w:t>Phenoline 1205</w:t>
            </w:r>
          </w:p>
        </w:tc>
        <w:tc>
          <w:tcPr>
            <w:tcW w:w="971" w:type="dxa"/>
            <w:vAlign w:val="center"/>
          </w:tcPr>
          <w:p w14:paraId="7FB76E2C" w14:textId="77777777" w:rsidR="005C55D5" w:rsidRPr="00561095" w:rsidRDefault="00383D2A" w:rsidP="004A744C">
            <w:pPr>
              <w:autoSpaceDE/>
              <w:autoSpaceDN/>
              <w:adjustRightInd/>
              <w:spacing w:before="0" w:line="240" w:lineRule="auto"/>
              <w:ind w:left="-71"/>
              <w:jc w:val="center"/>
              <w:rPr>
                <w:sz w:val="16"/>
                <w:szCs w:val="16"/>
              </w:rPr>
            </w:pPr>
            <w:r>
              <w:rPr>
                <w:sz w:val="16"/>
                <w:szCs w:val="16"/>
              </w:rPr>
              <w:t>255</w:t>
            </w:r>
          </w:p>
        </w:tc>
        <w:tc>
          <w:tcPr>
            <w:tcW w:w="1166" w:type="dxa"/>
            <w:vAlign w:val="center"/>
          </w:tcPr>
          <w:p w14:paraId="5EF3C8A4" w14:textId="351F8F54" w:rsidR="005C55D5" w:rsidRPr="000378FB" w:rsidRDefault="000378FB" w:rsidP="00832EEC">
            <w:pPr>
              <w:autoSpaceDE/>
              <w:autoSpaceDN/>
              <w:adjustRightInd/>
              <w:spacing w:before="0" w:line="240" w:lineRule="auto"/>
              <w:ind w:left="-71"/>
              <w:jc w:val="center"/>
              <w:rPr>
                <w:sz w:val="16"/>
                <w:szCs w:val="16"/>
              </w:rPr>
            </w:pPr>
            <w:r w:rsidRPr="000378FB">
              <w:rPr>
                <w:sz w:val="16"/>
                <w:szCs w:val="16"/>
              </w:rPr>
              <w:t>82</w:t>
            </w:r>
            <w:ins w:id="682" w:author="Kurmanov, Aidyn [STAMGazStroy LLP]" w:date="2025-12-09T16:55:00Z" w16du:dateUtc="2025-12-09T11:55:00Z">
              <w:del w:id="683" w:author="Issayevskiy, Konstantin [STAMGazStroy LLP]" w:date="2025-12-11T15:02:00Z" w16du:dateUtc="2025-12-11T10:02:00Z">
                <w:r w:rsidR="0011203E">
                  <w:rPr>
                    <w:sz w:val="16"/>
                    <w:szCs w:val="16"/>
                  </w:rPr>
                  <w:delText>.2</w:delText>
                </w:r>
              </w:del>
            </w:ins>
            <w:r w:rsidRPr="000378FB">
              <w:rPr>
                <w:sz w:val="16"/>
                <w:szCs w:val="16"/>
              </w:rPr>
              <w:t>°C (180°F)</w:t>
            </w:r>
          </w:p>
        </w:tc>
      </w:tr>
      <w:tr w:rsidR="005C55D5" w:rsidRPr="0005732F" w14:paraId="6686739B" w14:textId="77777777" w:rsidTr="000378FB">
        <w:trPr>
          <w:trHeight w:val="288"/>
        </w:trPr>
        <w:tc>
          <w:tcPr>
            <w:tcW w:w="2392" w:type="dxa"/>
            <w:gridSpan w:val="3"/>
            <w:vAlign w:val="center"/>
          </w:tcPr>
          <w:p w14:paraId="465AF6E3" w14:textId="77777777" w:rsidR="005C55D5" w:rsidRPr="0005732F" w:rsidRDefault="005C55D5" w:rsidP="004A744C">
            <w:pPr>
              <w:jc w:val="center"/>
              <w:rPr>
                <w:b/>
                <w:color w:val="auto"/>
                <w:sz w:val="16"/>
                <w:szCs w:val="16"/>
              </w:rPr>
            </w:pPr>
          </w:p>
        </w:tc>
        <w:tc>
          <w:tcPr>
            <w:tcW w:w="2771" w:type="dxa"/>
            <w:vAlign w:val="center"/>
          </w:tcPr>
          <w:p w14:paraId="2ABE40F3" w14:textId="77777777" w:rsidR="005C55D5" w:rsidRPr="00561095" w:rsidRDefault="005C55D5" w:rsidP="004A744C">
            <w:pPr>
              <w:autoSpaceDE/>
              <w:autoSpaceDN/>
              <w:adjustRightInd/>
              <w:spacing w:before="0" w:line="240" w:lineRule="auto"/>
              <w:ind w:left="0"/>
              <w:rPr>
                <w:sz w:val="16"/>
                <w:szCs w:val="16"/>
              </w:rPr>
            </w:pPr>
            <w:proofErr w:type="spellStart"/>
            <w:proofErr w:type="gramStart"/>
            <w:r w:rsidRPr="00561095">
              <w:rPr>
                <w:sz w:val="16"/>
                <w:szCs w:val="16"/>
              </w:rPr>
              <w:t>HempelCoatings</w:t>
            </w:r>
            <w:proofErr w:type="spellEnd"/>
            <w:r w:rsidRPr="00561095">
              <w:rPr>
                <w:sz w:val="16"/>
                <w:szCs w:val="16"/>
              </w:rPr>
              <w:t>(</w:t>
            </w:r>
            <w:proofErr w:type="gramEnd"/>
            <w:r w:rsidRPr="00561095">
              <w:rPr>
                <w:sz w:val="16"/>
                <w:szCs w:val="16"/>
              </w:rPr>
              <w:t>USA</w:t>
            </w:r>
            <w:proofErr w:type="gramStart"/>
            <w:r w:rsidRPr="00561095">
              <w:rPr>
                <w:sz w:val="16"/>
                <w:szCs w:val="16"/>
              </w:rPr>
              <w:t>),Inc.</w:t>
            </w:r>
            <w:proofErr w:type="gramEnd"/>
          </w:p>
        </w:tc>
        <w:tc>
          <w:tcPr>
            <w:tcW w:w="2855" w:type="dxa"/>
            <w:gridSpan w:val="3"/>
            <w:vAlign w:val="center"/>
          </w:tcPr>
          <w:p w14:paraId="10F72157" w14:textId="613B61E3" w:rsidR="005C55D5" w:rsidRPr="004072C9" w:rsidRDefault="00383D2A" w:rsidP="004A744C">
            <w:pPr>
              <w:autoSpaceDE/>
              <w:autoSpaceDN/>
              <w:adjustRightInd/>
              <w:spacing w:before="0" w:line="240" w:lineRule="auto"/>
              <w:ind w:left="0"/>
              <w:rPr>
                <w:sz w:val="16"/>
                <w:szCs w:val="16"/>
              </w:rPr>
            </w:pPr>
            <w:proofErr w:type="spellStart"/>
            <w:r w:rsidRPr="004072C9">
              <w:rPr>
                <w:sz w:val="16"/>
                <w:szCs w:val="16"/>
              </w:rPr>
              <w:t>Hempadur</w:t>
            </w:r>
            <w:proofErr w:type="spellEnd"/>
            <w:r w:rsidRPr="004072C9">
              <w:rPr>
                <w:sz w:val="16"/>
                <w:szCs w:val="16"/>
              </w:rPr>
              <w:t xml:space="preserve"> 85671</w:t>
            </w:r>
          </w:p>
        </w:tc>
        <w:tc>
          <w:tcPr>
            <w:tcW w:w="971" w:type="dxa"/>
            <w:vAlign w:val="center"/>
          </w:tcPr>
          <w:p w14:paraId="2B9B1542" w14:textId="6F958942" w:rsidR="005C55D5" w:rsidRPr="00964038" w:rsidRDefault="00964038" w:rsidP="004A744C">
            <w:pPr>
              <w:autoSpaceDE/>
              <w:autoSpaceDN/>
              <w:adjustRightInd/>
              <w:spacing w:before="0" w:line="240" w:lineRule="auto"/>
              <w:ind w:left="-71"/>
              <w:jc w:val="center"/>
              <w:rPr>
                <w:sz w:val="16"/>
                <w:szCs w:val="16"/>
                <w:lang w:val="ru-RU"/>
              </w:rPr>
            </w:pPr>
            <w:r>
              <w:rPr>
                <w:sz w:val="16"/>
                <w:szCs w:val="16"/>
                <w:lang w:val="ru-RU"/>
              </w:rPr>
              <w:t>320</w:t>
            </w:r>
          </w:p>
        </w:tc>
        <w:tc>
          <w:tcPr>
            <w:tcW w:w="1166" w:type="dxa"/>
            <w:vAlign w:val="center"/>
          </w:tcPr>
          <w:p w14:paraId="257A7926" w14:textId="7636620D" w:rsidR="005C55D5" w:rsidRPr="00561095" w:rsidRDefault="00E9680A" w:rsidP="00832EEC">
            <w:pPr>
              <w:autoSpaceDE/>
              <w:autoSpaceDN/>
              <w:adjustRightInd/>
              <w:spacing w:before="0" w:line="240" w:lineRule="auto"/>
              <w:ind w:left="-71"/>
              <w:jc w:val="center"/>
              <w:rPr>
                <w:sz w:val="16"/>
                <w:szCs w:val="16"/>
              </w:rPr>
            </w:pPr>
            <w:r w:rsidRPr="00832EEC">
              <w:rPr>
                <w:sz w:val="16"/>
                <w:szCs w:val="16"/>
              </w:rPr>
              <w:t>90°C (194°F)</w:t>
            </w:r>
          </w:p>
        </w:tc>
      </w:tr>
      <w:tr w:rsidR="005C55D5" w:rsidRPr="0005732F" w14:paraId="211CED5B" w14:textId="77777777" w:rsidTr="000378FB">
        <w:trPr>
          <w:trHeight w:val="288"/>
        </w:trPr>
        <w:tc>
          <w:tcPr>
            <w:tcW w:w="2392" w:type="dxa"/>
            <w:gridSpan w:val="3"/>
            <w:vAlign w:val="center"/>
          </w:tcPr>
          <w:p w14:paraId="4F0DE21E" w14:textId="77777777" w:rsidR="005C55D5" w:rsidRPr="0005732F" w:rsidRDefault="005C55D5" w:rsidP="004A744C">
            <w:pPr>
              <w:jc w:val="center"/>
              <w:rPr>
                <w:b/>
                <w:color w:val="auto"/>
                <w:sz w:val="16"/>
                <w:szCs w:val="16"/>
              </w:rPr>
            </w:pPr>
          </w:p>
        </w:tc>
        <w:tc>
          <w:tcPr>
            <w:tcW w:w="2771" w:type="dxa"/>
            <w:vAlign w:val="center"/>
          </w:tcPr>
          <w:p w14:paraId="62A86673" w14:textId="77777777" w:rsidR="005C55D5" w:rsidRPr="00561095" w:rsidRDefault="005C55D5" w:rsidP="004A744C">
            <w:pPr>
              <w:autoSpaceDE/>
              <w:autoSpaceDN/>
              <w:adjustRightInd/>
              <w:spacing w:before="0" w:line="240" w:lineRule="auto"/>
              <w:ind w:left="0"/>
              <w:rPr>
                <w:sz w:val="16"/>
                <w:szCs w:val="16"/>
              </w:rPr>
            </w:pPr>
            <w:r w:rsidRPr="00561095">
              <w:rPr>
                <w:sz w:val="16"/>
                <w:szCs w:val="16"/>
              </w:rPr>
              <w:t>International</w:t>
            </w:r>
          </w:p>
        </w:tc>
        <w:tc>
          <w:tcPr>
            <w:tcW w:w="2855" w:type="dxa"/>
            <w:gridSpan w:val="3"/>
            <w:vAlign w:val="center"/>
          </w:tcPr>
          <w:p w14:paraId="716F238A" w14:textId="77777777" w:rsidR="005C55D5" w:rsidRPr="004072C9" w:rsidRDefault="00383D2A" w:rsidP="004A744C">
            <w:pPr>
              <w:autoSpaceDE/>
              <w:autoSpaceDN/>
              <w:adjustRightInd/>
              <w:spacing w:before="0" w:line="240" w:lineRule="auto"/>
              <w:ind w:left="0"/>
              <w:rPr>
                <w:sz w:val="16"/>
                <w:szCs w:val="16"/>
              </w:rPr>
            </w:pPr>
            <w:r w:rsidRPr="004072C9">
              <w:rPr>
                <w:sz w:val="16"/>
                <w:szCs w:val="16"/>
              </w:rPr>
              <w:t>Interline 399</w:t>
            </w:r>
          </w:p>
        </w:tc>
        <w:tc>
          <w:tcPr>
            <w:tcW w:w="971" w:type="dxa"/>
            <w:vAlign w:val="center"/>
          </w:tcPr>
          <w:p w14:paraId="4FB35633" w14:textId="77777777" w:rsidR="005C55D5" w:rsidRPr="00561095" w:rsidRDefault="00383D2A" w:rsidP="004A744C">
            <w:pPr>
              <w:autoSpaceDE/>
              <w:autoSpaceDN/>
              <w:adjustRightInd/>
              <w:spacing w:before="0" w:line="240" w:lineRule="auto"/>
              <w:ind w:left="-71"/>
              <w:jc w:val="center"/>
              <w:rPr>
                <w:sz w:val="16"/>
                <w:szCs w:val="16"/>
              </w:rPr>
            </w:pPr>
            <w:r>
              <w:rPr>
                <w:sz w:val="16"/>
                <w:szCs w:val="16"/>
              </w:rPr>
              <w:t>340</w:t>
            </w:r>
          </w:p>
        </w:tc>
        <w:tc>
          <w:tcPr>
            <w:tcW w:w="1166" w:type="dxa"/>
            <w:vAlign w:val="center"/>
          </w:tcPr>
          <w:p w14:paraId="2DFEC01D" w14:textId="77777777" w:rsidR="005C55D5" w:rsidRPr="00561095" w:rsidRDefault="00383D2A" w:rsidP="00832EEC">
            <w:pPr>
              <w:autoSpaceDE/>
              <w:autoSpaceDN/>
              <w:adjustRightInd/>
              <w:spacing w:before="0" w:line="240" w:lineRule="auto"/>
              <w:ind w:left="-71"/>
              <w:jc w:val="center"/>
              <w:rPr>
                <w:sz w:val="16"/>
                <w:szCs w:val="16"/>
              </w:rPr>
            </w:pPr>
            <w:r w:rsidRPr="00561095">
              <w:rPr>
                <w:sz w:val="16"/>
                <w:szCs w:val="16"/>
              </w:rPr>
              <w:t>9</w:t>
            </w:r>
            <w:r>
              <w:rPr>
                <w:sz w:val="16"/>
                <w:szCs w:val="16"/>
              </w:rPr>
              <w:t>5</w:t>
            </w:r>
            <w:r w:rsidRPr="00561095">
              <w:rPr>
                <w:sz w:val="16"/>
                <w:szCs w:val="16"/>
              </w:rPr>
              <w:t>°C (20</w:t>
            </w:r>
            <w:r>
              <w:rPr>
                <w:sz w:val="16"/>
                <w:szCs w:val="16"/>
              </w:rPr>
              <w:t>3</w:t>
            </w:r>
            <w:r w:rsidRPr="00561095">
              <w:rPr>
                <w:sz w:val="16"/>
                <w:szCs w:val="16"/>
              </w:rPr>
              <w:t>°F)</w:t>
            </w:r>
          </w:p>
        </w:tc>
      </w:tr>
      <w:tr w:rsidR="005C55D5" w:rsidRPr="0005732F" w14:paraId="289F152E" w14:textId="77777777" w:rsidTr="000378FB">
        <w:trPr>
          <w:trHeight w:val="288"/>
        </w:trPr>
        <w:tc>
          <w:tcPr>
            <w:tcW w:w="2392" w:type="dxa"/>
            <w:gridSpan w:val="3"/>
            <w:vAlign w:val="center"/>
          </w:tcPr>
          <w:p w14:paraId="6DCA8736" w14:textId="77777777" w:rsidR="005C55D5" w:rsidRPr="0005732F" w:rsidRDefault="005C55D5" w:rsidP="004A744C">
            <w:pPr>
              <w:jc w:val="center"/>
              <w:rPr>
                <w:b/>
                <w:color w:val="auto"/>
                <w:sz w:val="16"/>
                <w:szCs w:val="16"/>
              </w:rPr>
            </w:pPr>
          </w:p>
        </w:tc>
        <w:tc>
          <w:tcPr>
            <w:tcW w:w="2771" w:type="dxa"/>
            <w:vAlign w:val="center"/>
          </w:tcPr>
          <w:p w14:paraId="0DB20394" w14:textId="77777777" w:rsidR="005C55D5" w:rsidRPr="00383D2A" w:rsidRDefault="005C55D5" w:rsidP="004A744C">
            <w:pPr>
              <w:autoSpaceDE/>
              <w:autoSpaceDN/>
              <w:adjustRightInd/>
              <w:spacing w:before="0" w:line="240" w:lineRule="auto"/>
              <w:ind w:left="0"/>
              <w:rPr>
                <w:sz w:val="16"/>
                <w:szCs w:val="16"/>
              </w:rPr>
            </w:pPr>
            <w:proofErr w:type="spellStart"/>
            <w:r w:rsidRPr="00561095">
              <w:rPr>
                <w:sz w:val="16"/>
                <w:szCs w:val="16"/>
              </w:rPr>
              <w:t>International</w:t>
            </w:r>
            <w:r w:rsidR="00383D2A">
              <w:rPr>
                <w:sz w:val="16"/>
                <w:szCs w:val="16"/>
              </w:rPr>
              <w:t>Devoe</w:t>
            </w:r>
            <w:proofErr w:type="spellEnd"/>
          </w:p>
        </w:tc>
        <w:tc>
          <w:tcPr>
            <w:tcW w:w="2855" w:type="dxa"/>
            <w:gridSpan w:val="3"/>
            <w:vAlign w:val="center"/>
          </w:tcPr>
          <w:p w14:paraId="013FFA0B" w14:textId="77777777" w:rsidR="005C55D5" w:rsidRPr="004072C9" w:rsidRDefault="00383D2A" w:rsidP="004A744C">
            <w:pPr>
              <w:autoSpaceDE/>
              <w:autoSpaceDN/>
              <w:adjustRightInd/>
              <w:spacing w:before="0" w:line="240" w:lineRule="auto"/>
              <w:ind w:left="0"/>
              <w:rPr>
                <w:sz w:val="16"/>
                <w:szCs w:val="16"/>
              </w:rPr>
            </w:pPr>
            <w:proofErr w:type="spellStart"/>
            <w:r w:rsidRPr="004072C9">
              <w:rPr>
                <w:sz w:val="16"/>
                <w:szCs w:val="16"/>
              </w:rPr>
              <w:t>Devchem</w:t>
            </w:r>
            <w:proofErr w:type="spellEnd"/>
            <w:r w:rsidRPr="004072C9">
              <w:rPr>
                <w:sz w:val="16"/>
                <w:szCs w:val="16"/>
              </w:rPr>
              <w:t xml:space="preserve"> 253</w:t>
            </w:r>
          </w:p>
        </w:tc>
        <w:tc>
          <w:tcPr>
            <w:tcW w:w="971" w:type="dxa"/>
            <w:vAlign w:val="center"/>
          </w:tcPr>
          <w:p w14:paraId="0E683118" w14:textId="77777777" w:rsidR="005C55D5" w:rsidRPr="00561095" w:rsidRDefault="00383D2A" w:rsidP="004A744C">
            <w:pPr>
              <w:autoSpaceDE/>
              <w:autoSpaceDN/>
              <w:adjustRightInd/>
              <w:spacing w:before="0" w:line="240" w:lineRule="auto"/>
              <w:ind w:left="-71"/>
              <w:jc w:val="center"/>
              <w:rPr>
                <w:sz w:val="16"/>
                <w:szCs w:val="16"/>
              </w:rPr>
            </w:pPr>
            <w:r>
              <w:rPr>
                <w:sz w:val="16"/>
                <w:szCs w:val="16"/>
              </w:rPr>
              <w:t>213</w:t>
            </w:r>
          </w:p>
        </w:tc>
        <w:tc>
          <w:tcPr>
            <w:tcW w:w="1166" w:type="dxa"/>
            <w:vAlign w:val="center"/>
          </w:tcPr>
          <w:p w14:paraId="4E3028EE" w14:textId="77777777" w:rsidR="005C55D5" w:rsidRPr="00561095" w:rsidRDefault="00383D2A" w:rsidP="00832EEC">
            <w:pPr>
              <w:autoSpaceDE/>
              <w:autoSpaceDN/>
              <w:adjustRightInd/>
              <w:spacing w:before="0" w:line="240" w:lineRule="auto"/>
              <w:ind w:left="-71"/>
              <w:jc w:val="center"/>
              <w:rPr>
                <w:sz w:val="16"/>
                <w:szCs w:val="16"/>
              </w:rPr>
            </w:pPr>
            <w:r w:rsidRPr="00531702">
              <w:rPr>
                <w:sz w:val="16"/>
                <w:szCs w:val="16"/>
              </w:rPr>
              <w:t>95°C (203°F)</w:t>
            </w:r>
          </w:p>
        </w:tc>
      </w:tr>
      <w:tr w:rsidR="005C55D5" w:rsidRPr="0005732F" w14:paraId="758EECD1" w14:textId="77777777" w:rsidTr="000378FB">
        <w:trPr>
          <w:trHeight w:val="288"/>
        </w:trPr>
        <w:tc>
          <w:tcPr>
            <w:tcW w:w="2392" w:type="dxa"/>
            <w:gridSpan w:val="3"/>
            <w:vAlign w:val="center"/>
          </w:tcPr>
          <w:p w14:paraId="79FC5847" w14:textId="77777777" w:rsidR="005C55D5" w:rsidRPr="0005732F" w:rsidRDefault="005C55D5" w:rsidP="004A744C">
            <w:pPr>
              <w:jc w:val="center"/>
              <w:rPr>
                <w:b/>
                <w:color w:val="auto"/>
                <w:sz w:val="16"/>
                <w:szCs w:val="16"/>
              </w:rPr>
            </w:pPr>
          </w:p>
        </w:tc>
        <w:tc>
          <w:tcPr>
            <w:tcW w:w="2771" w:type="dxa"/>
            <w:vAlign w:val="center"/>
          </w:tcPr>
          <w:p w14:paraId="60D3A270" w14:textId="77777777" w:rsidR="005C55D5" w:rsidRPr="00561095" w:rsidRDefault="005C55D5" w:rsidP="004A744C">
            <w:pPr>
              <w:autoSpaceDE/>
              <w:autoSpaceDN/>
              <w:adjustRightInd/>
              <w:spacing w:before="0" w:line="240" w:lineRule="auto"/>
              <w:ind w:left="0"/>
              <w:rPr>
                <w:sz w:val="16"/>
                <w:szCs w:val="16"/>
              </w:rPr>
            </w:pPr>
            <w:r w:rsidRPr="00561095">
              <w:rPr>
                <w:sz w:val="16"/>
                <w:szCs w:val="16"/>
              </w:rPr>
              <w:t>Jotun</w:t>
            </w:r>
          </w:p>
        </w:tc>
        <w:tc>
          <w:tcPr>
            <w:tcW w:w="2855" w:type="dxa"/>
            <w:gridSpan w:val="3"/>
            <w:vAlign w:val="center"/>
          </w:tcPr>
          <w:p w14:paraId="320B8C43" w14:textId="77777777" w:rsidR="005C55D5" w:rsidRPr="004072C9" w:rsidRDefault="00383D2A" w:rsidP="004A744C">
            <w:pPr>
              <w:autoSpaceDE/>
              <w:autoSpaceDN/>
              <w:adjustRightInd/>
              <w:spacing w:before="0" w:line="240" w:lineRule="auto"/>
              <w:ind w:left="0"/>
              <w:rPr>
                <w:sz w:val="16"/>
                <w:szCs w:val="16"/>
              </w:rPr>
            </w:pPr>
            <w:proofErr w:type="spellStart"/>
            <w:r w:rsidRPr="004072C9">
              <w:rPr>
                <w:sz w:val="16"/>
                <w:szCs w:val="16"/>
              </w:rPr>
              <w:t>Tankguard</w:t>
            </w:r>
            <w:proofErr w:type="spellEnd"/>
            <w:r w:rsidRPr="004072C9">
              <w:rPr>
                <w:sz w:val="16"/>
                <w:szCs w:val="16"/>
              </w:rPr>
              <w:t xml:space="preserve"> Storage</w:t>
            </w:r>
          </w:p>
        </w:tc>
        <w:tc>
          <w:tcPr>
            <w:tcW w:w="971" w:type="dxa"/>
            <w:vAlign w:val="center"/>
          </w:tcPr>
          <w:p w14:paraId="0010BD90" w14:textId="67F50E46" w:rsidR="005C55D5" w:rsidRPr="00561095" w:rsidRDefault="00383D2A" w:rsidP="004A744C">
            <w:pPr>
              <w:autoSpaceDE/>
              <w:autoSpaceDN/>
              <w:adjustRightInd/>
              <w:spacing w:before="0" w:line="240" w:lineRule="auto"/>
              <w:ind w:left="-71"/>
              <w:jc w:val="center"/>
              <w:rPr>
                <w:sz w:val="16"/>
                <w:szCs w:val="16"/>
              </w:rPr>
            </w:pPr>
            <w:del w:id="684" w:author="Kurmanov, Aidyn [STAMGazStroy LLP]" w:date="2025-12-09T16:56:00Z" w16du:dateUtc="2025-12-09T11:56:00Z">
              <w:r>
                <w:rPr>
                  <w:sz w:val="16"/>
                  <w:szCs w:val="16"/>
                </w:rPr>
                <w:delText>310</w:delText>
              </w:r>
            </w:del>
            <w:ins w:id="685" w:author="Kurmanov, Aidyn [STAMGazStroy LLP]" w:date="2025-12-09T16:56:00Z" w16du:dateUtc="2025-12-09T11:56:00Z">
              <w:r w:rsidR="0011203E">
                <w:rPr>
                  <w:sz w:val="16"/>
                  <w:szCs w:val="16"/>
                </w:rPr>
                <w:t>335</w:t>
              </w:r>
            </w:ins>
          </w:p>
        </w:tc>
        <w:tc>
          <w:tcPr>
            <w:tcW w:w="1166" w:type="dxa"/>
            <w:vAlign w:val="center"/>
          </w:tcPr>
          <w:p w14:paraId="1D44DAE9" w14:textId="77777777" w:rsidR="005C55D5" w:rsidRPr="00561095" w:rsidRDefault="00383D2A" w:rsidP="00832EEC">
            <w:pPr>
              <w:autoSpaceDE/>
              <w:autoSpaceDN/>
              <w:adjustRightInd/>
              <w:spacing w:before="0" w:line="240" w:lineRule="auto"/>
              <w:ind w:left="-71"/>
              <w:jc w:val="center"/>
              <w:rPr>
                <w:sz w:val="16"/>
                <w:szCs w:val="16"/>
              </w:rPr>
            </w:pPr>
            <w:r w:rsidRPr="00561095">
              <w:rPr>
                <w:sz w:val="16"/>
                <w:szCs w:val="16"/>
              </w:rPr>
              <w:t>9</w:t>
            </w:r>
            <w:r>
              <w:rPr>
                <w:sz w:val="16"/>
                <w:szCs w:val="16"/>
              </w:rPr>
              <w:t>5</w:t>
            </w:r>
            <w:r w:rsidRPr="00561095">
              <w:rPr>
                <w:sz w:val="16"/>
                <w:szCs w:val="16"/>
              </w:rPr>
              <w:t>°C (20</w:t>
            </w:r>
            <w:r>
              <w:rPr>
                <w:sz w:val="16"/>
                <w:szCs w:val="16"/>
              </w:rPr>
              <w:t>3</w:t>
            </w:r>
            <w:r w:rsidRPr="00561095">
              <w:rPr>
                <w:sz w:val="16"/>
                <w:szCs w:val="16"/>
              </w:rPr>
              <w:t>°F)</w:t>
            </w:r>
          </w:p>
        </w:tc>
      </w:tr>
      <w:tr w:rsidR="005C55D5" w:rsidRPr="0005732F" w14:paraId="03E6428E" w14:textId="77777777" w:rsidTr="000378FB">
        <w:trPr>
          <w:trHeight w:val="288"/>
        </w:trPr>
        <w:tc>
          <w:tcPr>
            <w:tcW w:w="2392" w:type="dxa"/>
            <w:gridSpan w:val="3"/>
            <w:vAlign w:val="center"/>
          </w:tcPr>
          <w:p w14:paraId="0720030B" w14:textId="77777777" w:rsidR="005C55D5" w:rsidRPr="0005732F" w:rsidRDefault="005C55D5" w:rsidP="004A744C">
            <w:pPr>
              <w:jc w:val="center"/>
              <w:rPr>
                <w:b/>
                <w:color w:val="auto"/>
                <w:sz w:val="16"/>
                <w:szCs w:val="16"/>
              </w:rPr>
            </w:pPr>
          </w:p>
        </w:tc>
        <w:tc>
          <w:tcPr>
            <w:tcW w:w="2771" w:type="dxa"/>
            <w:vAlign w:val="center"/>
          </w:tcPr>
          <w:p w14:paraId="72216CDF" w14:textId="77777777" w:rsidR="005C55D5" w:rsidRPr="00561095" w:rsidRDefault="005C55D5" w:rsidP="004A744C">
            <w:pPr>
              <w:autoSpaceDE/>
              <w:autoSpaceDN/>
              <w:adjustRightInd/>
              <w:spacing w:before="0" w:line="240" w:lineRule="auto"/>
              <w:ind w:left="0"/>
              <w:rPr>
                <w:sz w:val="16"/>
                <w:szCs w:val="16"/>
              </w:rPr>
            </w:pPr>
            <w:proofErr w:type="spellStart"/>
            <w:r w:rsidRPr="00561095">
              <w:rPr>
                <w:sz w:val="16"/>
                <w:szCs w:val="16"/>
              </w:rPr>
              <w:t>Sher</w:t>
            </w:r>
            <w:r w:rsidRPr="00561095">
              <w:rPr>
                <w:spacing w:val="-1"/>
                <w:sz w:val="16"/>
                <w:szCs w:val="16"/>
              </w:rPr>
              <w:t>w</w:t>
            </w:r>
            <w:r w:rsidRPr="00561095">
              <w:rPr>
                <w:spacing w:val="1"/>
                <w:sz w:val="16"/>
                <w:szCs w:val="16"/>
              </w:rPr>
              <w:t>i</w:t>
            </w:r>
            <w:r w:rsidRPr="00561095">
              <w:rPr>
                <w:sz w:val="16"/>
                <w:szCs w:val="16"/>
              </w:rPr>
              <w:t>nWilliams</w:t>
            </w:r>
            <w:proofErr w:type="spellEnd"/>
          </w:p>
        </w:tc>
        <w:tc>
          <w:tcPr>
            <w:tcW w:w="2855" w:type="dxa"/>
            <w:gridSpan w:val="3"/>
            <w:vAlign w:val="center"/>
          </w:tcPr>
          <w:p w14:paraId="075AA9D7" w14:textId="77777777" w:rsidR="005C55D5" w:rsidRPr="004072C9" w:rsidRDefault="00383D2A" w:rsidP="004A744C">
            <w:pPr>
              <w:autoSpaceDE/>
              <w:autoSpaceDN/>
              <w:adjustRightInd/>
              <w:spacing w:before="0" w:line="240" w:lineRule="auto"/>
              <w:ind w:left="0"/>
              <w:rPr>
                <w:sz w:val="16"/>
                <w:szCs w:val="16"/>
              </w:rPr>
            </w:pPr>
            <w:proofErr w:type="spellStart"/>
            <w:r w:rsidRPr="004072C9">
              <w:rPr>
                <w:sz w:val="16"/>
                <w:szCs w:val="16"/>
              </w:rPr>
              <w:t>Epo</w:t>
            </w:r>
            <w:proofErr w:type="spellEnd"/>
            <w:r w:rsidRPr="004072C9">
              <w:rPr>
                <w:sz w:val="16"/>
                <w:szCs w:val="16"/>
              </w:rPr>
              <w:t>-Phen FF</w:t>
            </w:r>
          </w:p>
        </w:tc>
        <w:tc>
          <w:tcPr>
            <w:tcW w:w="971" w:type="dxa"/>
            <w:vAlign w:val="center"/>
          </w:tcPr>
          <w:p w14:paraId="3C325647" w14:textId="77777777" w:rsidR="005C55D5" w:rsidRPr="00561095" w:rsidRDefault="00383D2A" w:rsidP="004A744C">
            <w:pPr>
              <w:autoSpaceDE/>
              <w:autoSpaceDN/>
              <w:adjustRightInd/>
              <w:spacing w:before="0" w:line="240" w:lineRule="auto"/>
              <w:ind w:left="-71"/>
              <w:jc w:val="center"/>
              <w:rPr>
                <w:sz w:val="16"/>
                <w:szCs w:val="16"/>
              </w:rPr>
            </w:pPr>
            <w:del w:id="686" w:author="Kurmanov, Aidyn [STAMGazStroy LLP]" w:date="2025-12-09T16:56:00Z" w16du:dateUtc="2025-12-09T11:56:00Z">
              <w:r w:rsidRPr="00837732">
                <w:rPr>
                  <w:sz w:val="16"/>
                  <w:szCs w:val="16"/>
                </w:rPr>
                <w:delText>100–</w:delText>
              </w:r>
            </w:del>
            <w:r w:rsidRPr="00837732">
              <w:rPr>
                <w:sz w:val="16"/>
                <w:szCs w:val="16"/>
              </w:rPr>
              <w:t>250</w:t>
            </w:r>
          </w:p>
        </w:tc>
        <w:tc>
          <w:tcPr>
            <w:tcW w:w="1166" w:type="dxa"/>
            <w:vAlign w:val="center"/>
          </w:tcPr>
          <w:p w14:paraId="7224ABF8" w14:textId="77777777" w:rsidR="005C55D5" w:rsidRPr="00561095" w:rsidRDefault="00383D2A" w:rsidP="00832EEC">
            <w:pPr>
              <w:autoSpaceDE/>
              <w:autoSpaceDN/>
              <w:adjustRightInd/>
              <w:spacing w:before="0" w:line="240" w:lineRule="auto"/>
              <w:ind w:left="-71"/>
              <w:jc w:val="center"/>
              <w:rPr>
                <w:sz w:val="16"/>
                <w:szCs w:val="16"/>
              </w:rPr>
            </w:pPr>
            <w:r>
              <w:rPr>
                <w:sz w:val="16"/>
                <w:szCs w:val="16"/>
              </w:rPr>
              <w:t>99</w:t>
            </w:r>
            <w:r w:rsidRPr="00561095">
              <w:rPr>
                <w:sz w:val="16"/>
                <w:szCs w:val="16"/>
              </w:rPr>
              <w:t>°C (</w:t>
            </w:r>
            <w:r>
              <w:rPr>
                <w:sz w:val="16"/>
                <w:szCs w:val="16"/>
              </w:rPr>
              <w:t>210</w:t>
            </w:r>
            <w:r w:rsidRPr="00561095">
              <w:rPr>
                <w:sz w:val="16"/>
                <w:szCs w:val="16"/>
              </w:rPr>
              <w:t>°F)</w:t>
            </w:r>
          </w:p>
        </w:tc>
      </w:tr>
      <w:tr w:rsidR="005C55D5" w:rsidRPr="0005732F" w14:paraId="5074A5AC" w14:textId="77777777" w:rsidTr="004A744C">
        <w:trPr>
          <w:trHeight w:val="288"/>
        </w:trPr>
        <w:tc>
          <w:tcPr>
            <w:tcW w:w="1274" w:type="dxa"/>
            <w:tcBorders>
              <w:top w:val="single" w:sz="12" w:space="0" w:color="auto"/>
            </w:tcBorders>
            <w:vAlign w:val="center"/>
          </w:tcPr>
          <w:p w14:paraId="339405FF" w14:textId="77777777" w:rsidR="005C55D5" w:rsidRPr="0005732F" w:rsidRDefault="005C55D5" w:rsidP="004A744C">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889" w:type="dxa"/>
            <w:gridSpan w:val="3"/>
            <w:tcBorders>
              <w:top w:val="single" w:sz="12" w:space="0" w:color="auto"/>
            </w:tcBorders>
            <w:vAlign w:val="center"/>
          </w:tcPr>
          <w:p w14:paraId="50B6DB42" w14:textId="30A69831" w:rsidR="005C55D5" w:rsidRPr="00E26578" w:rsidRDefault="00C3110B" w:rsidP="004A744C">
            <w:pPr>
              <w:ind w:left="-72"/>
              <w:rPr>
                <w:b/>
                <w:color w:val="auto"/>
                <w:sz w:val="16"/>
                <w:szCs w:val="16"/>
                <w:lang w:val="ru-RU"/>
              </w:rPr>
            </w:pPr>
            <w:r>
              <w:rPr>
                <w:color w:val="auto"/>
                <w:sz w:val="16"/>
                <w:szCs w:val="24"/>
                <w:lang w:val="ru-RU"/>
              </w:rPr>
              <w:t>Ноябрь</w:t>
            </w:r>
            <w:r w:rsidR="00B970BF">
              <w:rPr>
                <w:color w:val="auto"/>
                <w:sz w:val="16"/>
                <w:szCs w:val="24"/>
                <w:lang w:val="ru-RU"/>
              </w:rPr>
              <w:t xml:space="preserve"> 2025</w:t>
            </w:r>
          </w:p>
        </w:tc>
        <w:tc>
          <w:tcPr>
            <w:tcW w:w="2855" w:type="dxa"/>
            <w:gridSpan w:val="3"/>
            <w:tcBorders>
              <w:top w:val="single" w:sz="12" w:space="0" w:color="auto"/>
            </w:tcBorders>
            <w:vAlign w:val="center"/>
          </w:tcPr>
          <w:p w14:paraId="120641BB" w14:textId="77777777" w:rsidR="005C55D5" w:rsidRPr="0005732F" w:rsidRDefault="005C55D5" w:rsidP="004A744C">
            <w:pPr>
              <w:rPr>
                <w:b/>
                <w:color w:val="auto"/>
                <w:sz w:val="16"/>
                <w:szCs w:val="16"/>
              </w:rPr>
            </w:pPr>
          </w:p>
        </w:tc>
        <w:tc>
          <w:tcPr>
            <w:tcW w:w="971" w:type="dxa"/>
            <w:tcBorders>
              <w:top w:val="single" w:sz="12" w:space="0" w:color="auto"/>
            </w:tcBorders>
            <w:vAlign w:val="center"/>
          </w:tcPr>
          <w:p w14:paraId="151452BE" w14:textId="77777777" w:rsidR="005C55D5" w:rsidRPr="0005732F" w:rsidRDefault="005C55D5" w:rsidP="004A744C">
            <w:pPr>
              <w:jc w:val="center"/>
              <w:rPr>
                <w:b/>
                <w:color w:val="auto"/>
                <w:sz w:val="16"/>
                <w:szCs w:val="16"/>
              </w:rPr>
            </w:pPr>
          </w:p>
        </w:tc>
        <w:tc>
          <w:tcPr>
            <w:tcW w:w="1166" w:type="dxa"/>
            <w:tcBorders>
              <w:top w:val="single" w:sz="12" w:space="0" w:color="auto"/>
            </w:tcBorders>
            <w:vAlign w:val="center"/>
          </w:tcPr>
          <w:p w14:paraId="47B6F227" w14:textId="77777777" w:rsidR="005C55D5" w:rsidRPr="0005732F" w:rsidRDefault="005C55D5" w:rsidP="004A744C">
            <w:pPr>
              <w:jc w:val="center"/>
              <w:rPr>
                <w:b/>
                <w:color w:val="auto"/>
                <w:sz w:val="16"/>
                <w:szCs w:val="16"/>
              </w:rPr>
            </w:pPr>
          </w:p>
        </w:tc>
      </w:tr>
    </w:tbl>
    <w:p w14:paraId="7344954F" w14:textId="77777777" w:rsidR="004072C9" w:rsidRDefault="004072C9" w:rsidP="002B5E17">
      <w:pPr>
        <w:tabs>
          <w:tab w:val="left" w:pos="3225"/>
        </w:tabs>
        <w:rPr>
          <w:color w:val="auto"/>
          <w:lang w:val="ru-RU"/>
        </w:rPr>
      </w:pPr>
    </w:p>
    <w:p w14:paraId="260499B8" w14:textId="1F67FC3E" w:rsidR="002B5E17" w:rsidRPr="0005732F" w:rsidRDefault="002B5E17" w:rsidP="002B5E17">
      <w:pPr>
        <w:tabs>
          <w:tab w:val="left" w:pos="3225"/>
        </w:tabs>
        <w:rPr>
          <w:color w:val="auto"/>
        </w:rPr>
      </w:pPr>
      <w:r w:rsidRPr="0005732F">
        <w:rPr>
          <w:color w:val="auto"/>
        </w:rPr>
        <w:br w:type="page"/>
      </w:r>
    </w:p>
    <w:tbl>
      <w:tblPr>
        <w:tblW w:w="9996" w:type="dxa"/>
        <w:jc w:val="center"/>
        <w:tblLayout w:type="fixed"/>
        <w:tblLook w:val="01E0" w:firstRow="1" w:lastRow="1" w:firstColumn="1" w:lastColumn="1" w:noHBand="0" w:noVBand="0"/>
      </w:tblPr>
      <w:tblGrid>
        <w:gridCol w:w="1376"/>
        <w:gridCol w:w="270"/>
        <w:gridCol w:w="848"/>
        <w:gridCol w:w="2752"/>
        <w:gridCol w:w="154"/>
        <w:gridCol w:w="836"/>
        <w:gridCol w:w="1703"/>
        <w:gridCol w:w="881"/>
        <w:gridCol w:w="1176"/>
      </w:tblGrid>
      <w:tr w:rsidR="005C55D5" w:rsidRPr="00B10823" w14:paraId="597041CB" w14:textId="77777777" w:rsidTr="00F029EB">
        <w:trPr>
          <w:trHeight w:val="360"/>
          <w:jc w:val="center"/>
        </w:trPr>
        <w:tc>
          <w:tcPr>
            <w:tcW w:w="9996" w:type="dxa"/>
            <w:gridSpan w:val="9"/>
            <w:tcBorders>
              <w:top w:val="single" w:sz="6" w:space="0" w:color="auto"/>
              <w:bottom w:val="single" w:sz="12" w:space="0" w:color="auto"/>
            </w:tcBorders>
            <w:shd w:val="clear" w:color="auto" w:fill="FFFFFF"/>
            <w:vAlign w:val="center"/>
          </w:tcPr>
          <w:p w14:paraId="1989E058" w14:textId="77777777" w:rsidR="005C55D5" w:rsidRPr="006952A6" w:rsidRDefault="005C55D5" w:rsidP="005C55D5">
            <w:pPr>
              <w:ind w:right="-72"/>
              <w:jc w:val="right"/>
              <w:rPr>
                <w:b/>
                <w:i/>
                <w:color w:val="auto"/>
                <w:lang w:val="ru-RU"/>
              </w:rPr>
            </w:pPr>
            <w:r w:rsidRPr="006952A6">
              <w:rPr>
                <w:b/>
                <w:i/>
                <w:color w:val="auto"/>
                <w:lang w:val="ru-RU"/>
              </w:rPr>
              <w:lastRenderedPageBreak/>
              <w:t>Заполнители для швов и уплотняющие составы</w:t>
            </w:r>
          </w:p>
        </w:tc>
      </w:tr>
      <w:tr w:rsidR="005C55D5" w:rsidRPr="0005732F" w14:paraId="7076B85D" w14:textId="77777777" w:rsidTr="00F029EB">
        <w:trPr>
          <w:trHeight w:val="360"/>
          <w:jc w:val="center"/>
        </w:trPr>
        <w:tc>
          <w:tcPr>
            <w:tcW w:w="7939" w:type="dxa"/>
            <w:gridSpan w:val="7"/>
            <w:tcBorders>
              <w:top w:val="single" w:sz="12" w:space="0" w:color="auto"/>
              <w:left w:val="single" w:sz="12" w:space="0" w:color="auto"/>
              <w:bottom w:val="single" w:sz="12" w:space="0" w:color="auto"/>
            </w:tcBorders>
            <w:vAlign w:val="center"/>
          </w:tcPr>
          <w:p w14:paraId="429900EE" w14:textId="77777777" w:rsidR="005C55D5" w:rsidRPr="006952A6" w:rsidRDefault="005C55D5" w:rsidP="005C55D5">
            <w:pPr>
              <w:autoSpaceDE/>
              <w:autoSpaceDN/>
              <w:adjustRightInd/>
              <w:spacing w:before="0" w:line="240" w:lineRule="auto"/>
              <w:ind w:left="0"/>
              <w:rPr>
                <w:b/>
                <w:color w:val="auto"/>
                <w:sz w:val="20"/>
                <w:szCs w:val="20"/>
                <w:lang w:val="ru-RU"/>
              </w:rPr>
            </w:pPr>
            <w:r w:rsidRPr="008E5938">
              <w:rPr>
                <w:b/>
                <w:color w:val="auto"/>
                <w:sz w:val="20"/>
                <w:szCs w:val="24"/>
                <w:lang w:val="ru-RU"/>
              </w:rPr>
              <w:t>Заполнитель для клепаных соединений и швов - Эпоксидный (Шпатель)</w:t>
            </w:r>
          </w:p>
        </w:tc>
        <w:tc>
          <w:tcPr>
            <w:tcW w:w="2057" w:type="dxa"/>
            <w:gridSpan w:val="2"/>
            <w:tcBorders>
              <w:top w:val="single" w:sz="12" w:space="0" w:color="auto"/>
              <w:bottom w:val="single" w:sz="12" w:space="0" w:color="auto"/>
              <w:right w:val="single" w:sz="12" w:space="0" w:color="auto"/>
            </w:tcBorders>
            <w:shd w:val="clear" w:color="auto" w:fill="000000"/>
            <w:vAlign w:val="center"/>
          </w:tcPr>
          <w:p w14:paraId="02C591CB" w14:textId="77777777" w:rsidR="005C55D5" w:rsidRPr="0005732F" w:rsidRDefault="005C55D5" w:rsidP="005C55D5">
            <w:pPr>
              <w:autoSpaceDE/>
              <w:autoSpaceDN/>
              <w:adjustRightInd/>
              <w:spacing w:before="0" w:line="240" w:lineRule="auto"/>
              <w:ind w:left="0"/>
              <w:jc w:val="center"/>
              <w:rPr>
                <w:b/>
                <w:color w:val="auto"/>
                <w:sz w:val="36"/>
                <w:szCs w:val="40"/>
              </w:rPr>
            </w:pPr>
            <w:r w:rsidRPr="00B76D32">
              <w:rPr>
                <w:b/>
                <w:color w:val="auto"/>
                <w:sz w:val="36"/>
                <w:szCs w:val="24"/>
                <w:lang w:val="ru-RU"/>
              </w:rPr>
              <w:t>13.2</w:t>
            </w:r>
          </w:p>
        </w:tc>
      </w:tr>
      <w:tr w:rsidR="005C55D5" w:rsidRPr="0005732F" w14:paraId="3D628709" w14:textId="77777777" w:rsidTr="00BE7A3F">
        <w:trPr>
          <w:cantSplit/>
          <w:trHeight w:val="288"/>
          <w:jc w:val="center"/>
        </w:trPr>
        <w:tc>
          <w:tcPr>
            <w:tcW w:w="1646" w:type="dxa"/>
            <w:gridSpan w:val="2"/>
            <w:tcBorders>
              <w:top w:val="single" w:sz="12" w:space="0" w:color="auto"/>
            </w:tcBorders>
          </w:tcPr>
          <w:p w14:paraId="158BBAA8"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54" w:type="dxa"/>
            <w:gridSpan w:val="3"/>
            <w:tcBorders>
              <w:top w:val="single" w:sz="12" w:space="0" w:color="auto"/>
            </w:tcBorders>
          </w:tcPr>
          <w:p w14:paraId="2C84749B" w14:textId="2436B85D" w:rsidR="005C55D5" w:rsidRPr="00BE7A3F" w:rsidRDefault="00BE7A3F" w:rsidP="005C55D5">
            <w:pPr>
              <w:autoSpaceDE/>
              <w:autoSpaceDN/>
              <w:adjustRightInd/>
              <w:spacing w:before="0" w:line="240" w:lineRule="auto"/>
              <w:ind w:left="-72"/>
              <w:rPr>
                <w:color w:val="auto"/>
                <w:sz w:val="16"/>
                <w:szCs w:val="24"/>
              </w:rPr>
            </w:pPr>
            <w:r w:rsidRPr="00BE7A3F">
              <w:rPr>
                <w:color w:val="auto"/>
                <w:sz w:val="16"/>
                <w:szCs w:val="24"/>
              </w:rPr>
              <w:t>SSPC-SP1/SP10(NACENo.</w:t>
            </w:r>
            <w:proofErr w:type="gramStart"/>
            <w:r w:rsidRPr="00BE7A3F">
              <w:rPr>
                <w:color w:val="auto"/>
                <w:sz w:val="16"/>
                <w:szCs w:val="24"/>
              </w:rPr>
              <w:t>2)(</w:t>
            </w:r>
            <w:proofErr w:type="gramEnd"/>
            <w:r w:rsidRPr="00BE7A3F">
              <w:rPr>
                <w:color w:val="auto"/>
                <w:sz w:val="16"/>
                <w:szCs w:val="24"/>
              </w:rPr>
              <w:t>SA2.5)</w:t>
            </w:r>
          </w:p>
          <w:p w14:paraId="707A3346" w14:textId="5E818808" w:rsidR="005C55D5" w:rsidRPr="00037A5B" w:rsidRDefault="004B5C7C" w:rsidP="005C55D5">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046313" w:rsidRPr="00046313">
              <w:rPr>
                <w:color w:val="auto"/>
                <w:sz w:val="16"/>
                <w:szCs w:val="24"/>
                <w:lang w:val="ru-RU"/>
              </w:rPr>
              <w:t xml:space="preserve"> </w:t>
            </w:r>
            <w:r w:rsidR="005C55D5" w:rsidRPr="00037A5B">
              <w:rPr>
                <w:color w:val="auto"/>
                <w:sz w:val="16"/>
                <w:szCs w:val="24"/>
                <w:lang w:val="ru-RU"/>
              </w:rPr>
              <w:t>очистка до почти белого металла.</w:t>
            </w:r>
          </w:p>
        </w:tc>
        <w:tc>
          <w:tcPr>
            <w:tcW w:w="836" w:type="dxa"/>
            <w:tcBorders>
              <w:top w:val="single" w:sz="12" w:space="0" w:color="auto"/>
            </w:tcBorders>
          </w:tcPr>
          <w:p w14:paraId="1B0E03E3" w14:textId="77777777" w:rsidR="005C55D5" w:rsidRPr="004E6B3B" w:rsidRDefault="005C55D5" w:rsidP="005C55D5">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60" w:type="dxa"/>
            <w:gridSpan w:val="3"/>
            <w:vMerge w:val="restart"/>
            <w:tcBorders>
              <w:top w:val="single" w:sz="12" w:space="0" w:color="auto"/>
            </w:tcBorders>
          </w:tcPr>
          <w:p w14:paraId="03B7CDE5" w14:textId="77777777" w:rsidR="005C55D5" w:rsidRPr="008A7B52" w:rsidRDefault="005C55D5" w:rsidP="008A7B52">
            <w:pPr>
              <w:autoSpaceDE/>
              <w:autoSpaceDN/>
              <w:adjustRightInd/>
              <w:spacing w:before="0" w:line="240" w:lineRule="auto"/>
              <w:ind w:left="-72"/>
              <w:rPr>
                <w:color w:val="auto"/>
                <w:sz w:val="16"/>
                <w:szCs w:val="24"/>
                <w:lang w:val="ru-RU"/>
              </w:rPr>
            </w:pPr>
          </w:p>
        </w:tc>
      </w:tr>
      <w:tr w:rsidR="005C55D5" w:rsidRPr="007A0FAD" w14:paraId="34FC8B9F" w14:textId="77777777" w:rsidTr="00F029EB">
        <w:trPr>
          <w:cantSplit/>
          <w:trHeight w:val="288"/>
          <w:jc w:val="center"/>
        </w:trPr>
        <w:tc>
          <w:tcPr>
            <w:tcW w:w="1646" w:type="dxa"/>
            <w:gridSpan w:val="2"/>
          </w:tcPr>
          <w:p w14:paraId="07E32AA2"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600" w:type="dxa"/>
            <w:gridSpan w:val="2"/>
          </w:tcPr>
          <w:p w14:paraId="30E72B78" w14:textId="77777777" w:rsidR="005C55D5" w:rsidRPr="00037A5B" w:rsidRDefault="005C55D5" w:rsidP="005C55D5">
            <w:pPr>
              <w:autoSpaceDE/>
              <w:autoSpaceDN/>
              <w:adjustRightInd/>
              <w:spacing w:before="0" w:line="240" w:lineRule="auto"/>
              <w:ind w:left="-72"/>
              <w:rPr>
                <w:color w:val="auto"/>
                <w:sz w:val="16"/>
                <w:szCs w:val="24"/>
                <w:lang w:val="ru-RU"/>
              </w:rPr>
            </w:pPr>
            <w:r>
              <w:rPr>
                <w:color w:val="auto"/>
                <w:sz w:val="16"/>
                <w:szCs w:val="24"/>
                <w:lang w:val="ru-RU"/>
              </w:rPr>
              <w:t>0,051 – 0,076 м</w:t>
            </w:r>
            <w:r w:rsidRPr="00037A5B">
              <w:rPr>
                <w:color w:val="auto"/>
                <w:sz w:val="16"/>
                <w:szCs w:val="24"/>
                <w:lang w:val="ru-RU"/>
              </w:rPr>
              <w:t>м. (2,0 - 3,0 мил</w:t>
            </w:r>
            <w:r>
              <w:rPr>
                <w:color w:val="auto"/>
                <w:sz w:val="16"/>
                <w:szCs w:val="24"/>
                <w:lang w:val="ru-RU"/>
              </w:rPr>
              <w:t>о</w:t>
            </w:r>
            <w:r w:rsidRPr="00037A5B">
              <w:rPr>
                <w:color w:val="auto"/>
                <w:sz w:val="16"/>
                <w:szCs w:val="24"/>
                <w:lang w:val="ru-RU"/>
              </w:rPr>
              <w:t>в)</w:t>
            </w:r>
          </w:p>
        </w:tc>
        <w:tc>
          <w:tcPr>
            <w:tcW w:w="990" w:type="dxa"/>
            <w:gridSpan w:val="2"/>
          </w:tcPr>
          <w:p w14:paraId="2F7B714A" w14:textId="77777777" w:rsidR="005C55D5" w:rsidRPr="008A7B52" w:rsidRDefault="005C55D5" w:rsidP="008A7B52">
            <w:pPr>
              <w:autoSpaceDE/>
              <w:autoSpaceDN/>
              <w:adjustRightInd/>
              <w:spacing w:before="0" w:line="240" w:lineRule="auto"/>
              <w:ind w:left="-72"/>
              <w:rPr>
                <w:color w:val="auto"/>
                <w:sz w:val="16"/>
                <w:szCs w:val="24"/>
                <w:lang w:val="ru-RU"/>
              </w:rPr>
            </w:pPr>
          </w:p>
        </w:tc>
        <w:tc>
          <w:tcPr>
            <w:tcW w:w="3760" w:type="dxa"/>
            <w:gridSpan w:val="3"/>
            <w:vMerge/>
            <w:vAlign w:val="center"/>
          </w:tcPr>
          <w:p w14:paraId="2DB5DD6E" w14:textId="77777777" w:rsidR="005C55D5" w:rsidRPr="00D750DA" w:rsidRDefault="005C55D5" w:rsidP="005C55D5">
            <w:pPr>
              <w:rPr>
                <w:color w:val="auto"/>
                <w:lang w:val="ru-RU"/>
              </w:rPr>
            </w:pPr>
          </w:p>
        </w:tc>
      </w:tr>
      <w:tr w:rsidR="005C55D5" w:rsidRPr="00B10823" w14:paraId="05EC9CD2" w14:textId="77777777" w:rsidTr="00F029EB">
        <w:trPr>
          <w:cantSplit/>
          <w:trHeight w:val="466"/>
          <w:jc w:val="center"/>
        </w:trPr>
        <w:tc>
          <w:tcPr>
            <w:tcW w:w="1646" w:type="dxa"/>
            <w:gridSpan w:val="2"/>
            <w:tcBorders>
              <w:bottom w:val="single" w:sz="12" w:space="0" w:color="auto"/>
            </w:tcBorders>
          </w:tcPr>
          <w:p w14:paraId="57851140"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600" w:type="dxa"/>
            <w:gridSpan w:val="2"/>
            <w:tcBorders>
              <w:bottom w:val="single" w:sz="12" w:space="0" w:color="auto"/>
            </w:tcBorders>
          </w:tcPr>
          <w:p w14:paraId="26F3B0D3" w14:textId="77777777" w:rsidR="005C55D5" w:rsidRPr="00D750DA" w:rsidRDefault="00383D2A" w:rsidP="005C55D5">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90" w:type="dxa"/>
            <w:gridSpan w:val="2"/>
            <w:tcBorders>
              <w:bottom w:val="single" w:sz="12" w:space="0" w:color="auto"/>
            </w:tcBorders>
          </w:tcPr>
          <w:p w14:paraId="6DD349B2" w14:textId="77777777" w:rsidR="005C55D5" w:rsidRPr="008A7B52" w:rsidRDefault="005C55D5" w:rsidP="008A7B52">
            <w:pPr>
              <w:autoSpaceDE/>
              <w:autoSpaceDN/>
              <w:adjustRightInd/>
              <w:spacing w:before="0" w:line="240" w:lineRule="auto"/>
              <w:ind w:left="-72"/>
              <w:rPr>
                <w:color w:val="auto"/>
                <w:sz w:val="16"/>
                <w:szCs w:val="24"/>
                <w:lang w:val="ru-RU"/>
              </w:rPr>
            </w:pPr>
          </w:p>
        </w:tc>
        <w:tc>
          <w:tcPr>
            <w:tcW w:w="3760" w:type="dxa"/>
            <w:gridSpan w:val="3"/>
            <w:vMerge/>
            <w:tcBorders>
              <w:bottom w:val="single" w:sz="12" w:space="0" w:color="auto"/>
            </w:tcBorders>
            <w:vAlign w:val="center"/>
          </w:tcPr>
          <w:p w14:paraId="5DBF1099" w14:textId="77777777" w:rsidR="005C55D5" w:rsidRPr="00D750DA" w:rsidRDefault="005C55D5" w:rsidP="005C55D5">
            <w:pPr>
              <w:rPr>
                <w:color w:val="auto"/>
                <w:lang w:val="ru-RU"/>
              </w:rPr>
            </w:pPr>
          </w:p>
        </w:tc>
      </w:tr>
      <w:tr w:rsidR="005C55D5" w:rsidRPr="0005732F" w14:paraId="53E79CEA" w14:textId="77777777" w:rsidTr="00E17B5D">
        <w:trPr>
          <w:trHeight w:val="360"/>
          <w:jc w:val="center"/>
        </w:trPr>
        <w:tc>
          <w:tcPr>
            <w:tcW w:w="2494" w:type="dxa"/>
            <w:gridSpan w:val="3"/>
            <w:tcBorders>
              <w:top w:val="single" w:sz="12" w:space="0" w:color="auto"/>
              <w:left w:val="single" w:sz="12" w:space="0" w:color="auto"/>
              <w:bottom w:val="single" w:sz="12" w:space="0" w:color="auto"/>
            </w:tcBorders>
            <w:shd w:val="clear" w:color="auto" w:fill="000000"/>
            <w:vAlign w:val="center"/>
          </w:tcPr>
          <w:p w14:paraId="6148D298"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752" w:type="dxa"/>
            <w:tcBorders>
              <w:top w:val="single" w:sz="12" w:space="0" w:color="auto"/>
              <w:bottom w:val="single" w:sz="12" w:space="0" w:color="auto"/>
            </w:tcBorders>
            <w:shd w:val="clear" w:color="auto" w:fill="000000"/>
            <w:vAlign w:val="center"/>
          </w:tcPr>
          <w:p w14:paraId="41C3F4CC"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693" w:type="dxa"/>
            <w:gridSpan w:val="3"/>
            <w:tcBorders>
              <w:top w:val="single" w:sz="12" w:space="0" w:color="auto"/>
              <w:bottom w:val="single" w:sz="12" w:space="0" w:color="auto"/>
            </w:tcBorders>
            <w:shd w:val="clear" w:color="auto" w:fill="000000"/>
            <w:vAlign w:val="center"/>
          </w:tcPr>
          <w:p w14:paraId="15931F50"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881" w:type="dxa"/>
            <w:tcBorders>
              <w:top w:val="single" w:sz="12" w:space="0" w:color="auto"/>
              <w:bottom w:val="single" w:sz="12" w:space="0" w:color="auto"/>
            </w:tcBorders>
            <w:shd w:val="clear" w:color="auto" w:fill="000000"/>
            <w:vAlign w:val="center"/>
          </w:tcPr>
          <w:p w14:paraId="4824F470"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176" w:type="dxa"/>
            <w:tcBorders>
              <w:top w:val="single" w:sz="12" w:space="0" w:color="auto"/>
              <w:bottom w:val="single" w:sz="12" w:space="0" w:color="auto"/>
              <w:right w:val="single" w:sz="12" w:space="0" w:color="auto"/>
            </w:tcBorders>
            <w:shd w:val="clear" w:color="auto" w:fill="000000"/>
            <w:vAlign w:val="center"/>
          </w:tcPr>
          <w:p w14:paraId="4CC24541" w14:textId="77777777" w:rsidR="005C55D5" w:rsidRPr="008E5938" w:rsidRDefault="005C55D5" w:rsidP="00F029EB">
            <w:pPr>
              <w:autoSpaceDE/>
              <w:autoSpaceDN/>
              <w:adjustRightInd/>
              <w:spacing w:before="0" w:line="240" w:lineRule="auto"/>
              <w:ind w:left="0" w:right="-95"/>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5C55D5" w:rsidRPr="0005732F" w14:paraId="036573FF" w14:textId="77777777" w:rsidTr="00955220">
        <w:trPr>
          <w:trHeight w:val="288"/>
          <w:jc w:val="center"/>
        </w:trPr>
        <w:tc>
          <w:tcPr>
            <w:tcW w:w="2494" w:type="dxa"/>
            <w:gridSpan w:val="3"/>
            <w:vAlign w:val="center"/>
          </w:tcPr>
          <w:p w14:paraId="777B8FBA" w14:textId="77777777" w:rsidR="005C55D5" w:rsidRPr="00AC483C" w:rsidRDefault="005C55D5" w:rsidP="005C55D5">
            <w:pPr>
              <w:autoSpaceDE/>
              <w:autoSpaceDN/>
              <w:adjustRightInd/>
              <w:spacing w:before="0" w:line="240" w:lineRule="auto"/>
              <w:ind w:left="0"/>
              <w:rPr>
                <w:b/>
                <w:color w:val="auto"/>
                <w:sz w:val="16"/>
                <w:szCs w:val="24"/>
                <w:lang w:val="ru-RU"/>
              </w:rPr>
            </w:pPr>
          </w:p>
        </w:tc>
        <w:tc>
          <w:tcPr>
            <w:tcW w:w="2752" w:type="dxa"/>
            <w:vAlign w:val="center"/>
          </w:tcPr>
          <w:p w14:paraId="5A45C0CA" w14:textId="77777777" w:rsidR="005C55D5" w:rsidRPr="00582F06" w:rsidRDefault="005C55D5" w:rsidP="005C55D5">
            <w:pPr>
              <w:autoSpaceDE/>
              <w:autoSpaceDN/>
              <w:adjustRightInd/>
              <w:spacing w:before="0" w:line="240" w:lineRule="auto"/>
              <w:ind w:left="0"/>
              <w:rPr>
                <w:sz w:val="16"/>
                <w:szCs w:val="16"/>
              </w:rPr>
            </w:pPr>
            <w:r w:rsidRPr="00582F06">
              <w:rPr>
                <w:sz w:val="16"/>
                <w:szCs w:val="16"/>
              </w:rPr>
              <w:t>PPG</w:t>
            </w:r>
          </w:p>
        </w:tc>
        <w:tc>
          <w:tcPr>
            <w:tcW w:w="2693" w:type="dxa"/>
            <w:gridSpan w:val="3"/>
            <w:vAlign w:val="center"/>
          </w:tcPr>
          <w:p w14:paraId="4101E6B7" w14:textId="287A11B1" w:rsidR="007D7147" w:rsidRPr="00C90BAA" w:rsidRDefault="00383D2A" w:rsidP="005C55D5">
            <w:pPr>
              <w:autoSpaceDE/>
              <w:autoSpaceDN/>
              <w:adjustRightInd/>
              <w:spacing w:before="0" w:line="240" w:lineRule="auto"/>
              <w:ind w:left="0"/>
              <w:rPr>
                <w:sz w:val="16"/>
                <w:szCs w:val="16"/>
              </w:rPr>
            </w:pPr>
            <w:proofErr w:type="spellStart"/>
            <w:r w:rsidRPr="00C90BAA">
              <w:rPr>
                <w:sz w:val="16"/>
                <w:szCs w:val="16"/>
              </w:rPr>
              <w:t>Amercoat</w:t>
            </w:r>
            <w:proofErr w:type="spellEnd"/>
            <w:r w:rsidRPr="00C90BAA">
              <w:rPr>
                <w:sz w:val="16"/>
                <w:szCs w:val="16"/>
              </w:rPr>
              <w:t xml:space="preserve"> 114A</w:t>
            </w:r>
          </w:p>
        </w:tc>
        <w:tc>
          <w:tcPr>
            <w:tcW w:w="881" w:type="dxa"/>
            <w:vAlign w:val="center"/>
          </w:tcPr>
          <w:p w14:paraId="00FCD273" w14:textId="74F5097B" w:rsidR="005C55D5" w:rsidRPr="00C90BAA" w:rsidRDefault="005C55D5" w:rsidP="005C55D5">
            <w:pPr>
              <w:autoSpaceDE/>
              <w:autoSpaceDN/>
              <w:adjustRightInd/>
              <w:spacing w:before="0" w:line="240" w:lineRule="auto"/>
              <w:ind w:left="0"/>
              <w:jc w:val="center"/>
              <w:rPr>
                <w:sz w:val="16"/>
                <w:szCs w:val="16"/>
              </w:rPr>
            </w:pPr>
            <w:del w:id="687" w:author="Kurmanov, Aidyn [STAMGazStroy LLP]" w:date="2025-12-09T16:57:00Z" w16du:dateUtc="2025-12-09T11:57:00Z">
              <w:r w:rsidRPr="00C90BAA">
                <w:rPr>
                  <w:sz w:val="16"/>
                  <w:szCs w:val="16"/>
                </w:rPr>
                <w:delText>0</w:delText>
              </w:r>
            </w:del>
            <w:ins w:id="688" w:author="Kurmanov, Aidyn [STAMGazStroy LLP]" w:date="2025-12-09T16:57:00Z" w16du:dateUtc="2025-12-09T11:57:00Z">
              <w:r w:rsidR="00100D62">
                <w:rPr>
                  <w:sz w:val="16"/>
                  <w:szCs w:val="16"/>
                </w:rPr>
                <w:t>120</w:t>
              </w:r>
            </w:ins>
          </w:p>
        </w:tc>
        <w:tc>
          <w:tcPr>
            <w:tcW w:w="1176" w:type="dxa"/>
            <w:vAlign w:val="center"/>
          </w:tcPr>
          <w:p w14:paraId="7E2242B1" w14:textId="6EC467EF" w:rsidR="005C55D5" w:rsidRPr="00C90BAA" w:rsidRDefault="00383D2A" w:rsidP="00955220">
            <w:pPr>
              <w:ind w:left="0"/>
              <w:jc w:val="center"/>
              <w:rPr>
                <w:sz w:val="16"/>
                <w:szCs w:val="16"/>
              </w:rPr>
            </w:pPr>
            <w:r w:rsidRPr="00C90BAA">
              <w:rPr>
                <w:sz w:val="16"/>
                <w:szCs w:val="16"/>
              </w:rPr>
              <w:t>82</w:t>
            </w:r>
            <w:ins w:id="689" w:author="Kurmanov, Aidyn [STAMGazStroy LLP]" w:date="2025-12-09T16:57:00Z" w16du:dateUtc="2025-12-09T11:57:00Z">
              <w:del w:id="690" w:author="Issayevskiy, Konstantin [STAMGazStroy LLP]" w:date="2025-12-11T15:03:00Z" w16du:dateUtc="2025-12-11T10:03:00Z">
                <w:r w:rsidR="00100D62">
                  <w:rPr>
                    <w:sz w:val="16"/>
                    <w:szCs w:val="16"/>
                  </w:rPr>
                  <w:delText>.2</w:delText>
                </w:r>
              </w:del>
            </w:ins>
            <w:r w:rsidRPr="00C90BAA">
              <w:rPr>
                <w:sz w:val="16"/>
                <w:szCs w:val="16"/>
              </w:rPr>
              <w:t>°C(180°F)</w:t>
            </w:r>
          </w:p>
        </w:tc>
      </w:tr>
      <w:tr w:rsidR="005C55D5" w:rsidRPr="0005732F" w14:paraId="4B254AA4" w14:textId="77777777" w:rsidTr="00955220">
        <w:trPr>
          <w:trHeight w:val="288"/>
          <w:jc w:val="center"/>
        </w:trPr>
        <w:tc>
          <w:tcPr>
            <w:tcW w:w="2494" w:type="dxa"/>
            <w:gridSpan w:val="3"/>
            <w:vAlign w:val="center"/>
          </w:tcPr>
          <w:p w14:paraId="661FA7AB" w14:textId="77777777" w:rsidR="005C55D5" w:rsidRPr="00AC483C" w:rsidRDefault="005C55D5" w:rsidP="005C55D5">
            <w:pPr>
              <w:autoSpaceDE/>
              <w:autoSpaceDN/>
              <w:adjustRightInd/>
              <w:spacing w:before="0" w:line="240" w:lineRule="auto"/>
              <w:ind w:left="0"/>
              <w:rPr>
                <w:b/>
                <w:color w:val="auto"/>
                <w:sz w:val="16"/>
                <w:szCs w:val="24"/>
                <w:lang w:val="ru-RU"/>
              </w:rPr>
            </w:pPr>
            <w:r w:rsidRPr="00AC483C">
              <w:rPr>
                <w:b/>
                <w:color w:val="auto"/>
                <w:sz w:val="16"/>
                <w:szCs w:val="24"/>
                <w:lang w:val="ru-RU"/>
              </w:rPr>
              <w:t>Клепаные соединения и швы</w:t>
            </w:r>
          </w:p>
        </w:tc>
        <w:tc>
          <w:tcPr>
            <w:tcW w:w="2752" w:type="dxa"/>
            <w:vAlign w:val="center"/>
          </w:tcPr>
          <w:p w14:paraId="67704780" w14:textId="77777777" w:rsidR="005C55D5" w:rsidRPr="00582F06" w:rsidRDefault="005C55D5" w:rsidP="005C55D5">
            <w:pPr>
              <w:autoSpaceDE/>
              <w:autoSpaceDN/>
              <w:adjustRightInd/>
              <w:spacing w:before="0" w:line="240" w:lineRule="auto"/>
              <w:ind w:left="0"/>
              <w:rPr>
                <w:sz w:val="16"/>
                <w:szCs w:val="16"/>
              </w:rPr>
            </w:pPr>
            <w:r w:rsidRPr="00582F06">
              <w:rPr>
                <w:sz w:val="16"/>
                <w:szCs w:val="16"/>
              </w:rPr>
              <w:t>PPG</w:t>
            </w:r>
          </w:p>
        </w:tc>
        <w:tc>
          <w:tcPr>
            <w:tcW w:w="2693" w:type="dxa"/>
            <w:gridSpan w:val="3"/>
            <w:vAlign w:val="center"/>
          </w:tcPr>
          <w:p w14:paraId="5973E76B" w14:textId="47BA36AA" w:rsidR="003E3DFB" w:rsidRPr="00C90BAA" w:rsidRDefault="003E3DFB" w:rsidP="005C55D5">
            <w:pPr>
              <w:autoSpaceDE/>
              <w:autoSpaceDN/>
              <w:adjustRightInd/>
              <w:spacing w:before="0" w:line="240" w:lineRule="auto"/>
              <w:ind w:left="0"/>
              <w:rPr>
                <w:sz w:val="16"/>
                <w:szCs w:val="16"/>
              </w:rPr>
            </w:pPr>
            <w:proofErr w:type="spellStart"/>
            <w:r w:rsidRPr="00C90BAA">
              <w:rPr>
                <w:sz w:val="16"/>
                <w:szCs w:val="16"/>
              </w:rPr>
              <w:t>Sigmaguard</w:t>
            </w:r>
            <w:proofErr w:type="spellEnd"/>
            <w:r w:rsidRPr="00C90BAA">
              <w:rPr>
                <w:sz w:val="16"/>
                <w:szCs w:val="16"/>
              </w:rPr>
              <w:t xml:space="preserve"> CSF 650</w:t>
            </w:r>
          </w:p>
        </w:tc>
        <w:tc>
          <w:tcPr>
            <w:tcW w:w="881" w:type="dxa"/>
            <w:vAlign w:val="center"/>
          </w:tcPr>
          <w:p w14:paraId="4E81DF9E" w14:textId="741A2A08" w:rsidR="005C55D5" w:rsidRPr="00C90BAA" w:rsidRDefault="005C55D5" w:rsidP="005C55D5">
            <w:pPr>
              <w:autoSpaceDE/>
              <w:autoSpaceDN/>
              <w:adjustRightInd/>
              <w:spacing w:before="0" w:line="240" w:lineRule="auto"/>
              <w:ind w:left="0"/>
              <w:jc w:val="center"/>
              <w:rPr>
                <w:sz w:val="16"/>
                <w:szCs w:val="16"/>
              </w:rPr>
            </w:pPr>
            <w:del w:id="691" w:author="Kurmanov, Aidyn [STAMGazStroy LLP]" w:date="2025-12-09T16:57:00Z" w16du:dateUtc="2025-12-09T11:57:00Z">
              <w:r w:rsidRPr="00C90BAA">
                <w:rPr>
                  <w:sz w:val="16"/>
                  <w:szCs w:val="16"/>
                </w:rPr>
                <w:delText>0</w:delText>
              </w:r>
            </w:del>
            <w:ins w:id="692" w:author="Kurmanov, Aidyn [STAMGazStroy LLP]" w:date="2025-12-09T16:57:00Z" w16du:dateUtc="2025-12-09T11:57:00Z">
              <w:r w:rsidR="00100D62">
                <w:rPr>
                  <w:sz w:val="16"/>
                  <w:szCs w:val="16"/>
                </w:rPr>
                <w:t>120</w:t>
              </w:r>
            </w:ins>
          </w:p>
        </w:tc>
        <w:tc>
          <w:tcPr>
            <w:tcW w:w="1176" w:type="dxa"/>
            <w:vAlign w:val="center"/>
          </w:tcPr>
          <w:p w14:paraId="676C91E1" w14:textId="30DF306B" w:rsidR="005C55D5" w:rsidRPr="00C90BAA" w:rsidRDefault="00AA5477" w:rsidP="00955220">
            <w:pPr>
              <w:ind w:left="0"/>
              <w:jc w:val="center"/>
              <w:rPr>
                <w:sz w:val="16"/>
                <w:szCs w:val="16"/>
              </w:rPr>
            </w:pPr>
            <w:r w:rsidRPr="00C90BAA">
              <w:rPr>
                <w:sz w:val="16"/>
                <w:szCs w:val="16"/>
              </w:rPr>
              <w:t>82</w:t>
            </w:r>
            <w:ins w:id="693" w:author="Kurmanov, Aidyn [STAMGazStroy LLP]" w:date="2025-12-09T16:57:00Z" w16du:dateUtc="2025-12-09T11:57:00Z">
              <w:del w:id="694" w:author="Issayevskiy, Konstantin [STAMGazStroy LLP]" w:date="2025-12-11T15:03:00Z" w16du:dateUtc="2025-12-11T10:03:00Z">
                <w:r w:rsidR="00100D62">
                  <w:rPr>
                    <w:sz w:val="16"/>
                    <w:szCs w:val="16"/>
                  </w:rPr>
                  <w:delText>.2</w:delText>
                </w:r>
              </w:del>
            </w:ins>
            <w:r w:rsidRPr="00C90BAA">
              <w:rPr>
                <w:sz w:val="16"/>
                <w:szCs w:val="16"/>
              </w:rPr>
              <w:t>°C(180°F)</w:t>
            </w:r>
          </w:p>
        </w:tc>
      </w:tr>
      <w:tr w:rsidR="005C55D5" w:rsidRPr="0005732F" w14:paraId="3489AB2C" w14:textId="77777777" w:rsidTr="00955220">
        <w:trPr>
          <w:trHeight w:val="288"/>
          <w:jc w:val="center"/>
        </w:trPr>
        <w:tc>
          <w:tcPr>
            <w:tcW w:w="2494" w:type="dxa"/>
            <w:gridSpan w:val="3"/>
            <w:vAlign w:val="center"/>
          </w:tcPr>
          <w:p w14:paraId="70AD509D" w14:textId="77777777" w:rsidR="005C55D5" w:rsidRPr="00AC483C" w:rsidRDefault="005C55D5" w:rsidP="005C55D5">
            <w:pPr>
              <w:autoSpaceDE/>
              <w:autoSpaceDN/>
              <w:adjustRightInd/>
              <w:spacing w:before="0" w:line="240" w:lineRule="auto"/>
              <w:ind w:left="0"/>
              <w:rPr>
                <w:b/>
                <w:color w:val="auto"/>
                <w:sz w:val="16"/>
                <w:szCs w:val="24"/>
                <w:lang w:val="ru-RU"/>
              </w:rPr>
            </w:pPr>
            <w:r w:rsidRPr="00AC483C">
              <w:rPr>
                <w:b/>
                <w:color w:val="auto"/>
                <w:sz w:val="16"/>
                <w:szCs w:val="24"/>
                <w:lang w:val="ru-RU"/>
              </w:rPr>
              <w:t>Заполнитель (наносится шпателем)</w:t>
            </w:r>
          </w:p>
        </w:tc>
        <w:tc>
          <w:tcPr>
            <w:tcW w:w="2752" w:type="dxa"/>
            <w:vAlign w:val="center"/>
          </w:tcPr>
          <w:p w14:paraId="43FA8B79" w14:textId="77777777" w:rsidR="005C55D5" w:rsidRPr="00582F06" w:rsidRDefault="005C55D5" w:rsidP="005C55D5">
            <w:pPr>
              <w:autoSpaceDE/>
              <w:autoSpaceDN/>
              <w:adjustRightInd/>
              <w:spacing w:before="0" w:line="240" w:lineRule="auto"/>
              <w:ind w:left="0"/>
              <w:rPr>
                <w:sz w:val="16"/>
                <w:szCs w:val="16"/>
              </w:rPr>
            </w:pPr>
            <w:r w:rsidRPr="00582F06">
              <w:rPr>
                <w:sz w:val="16"/>
                <w:szCs w:val="16"/>
              </w:rPr>
              <w:t>Carboline</w:t>
            </w:r>
          </w:p>
        </w:tc>
        <w:tc>
          <w:tcPr>
            <w:tcW w:w="2693" w:type="dxa"/>
            <w:gridSpan w:val="3"/>
            <w:vAlign w:val="center"/>
          </w:tcPr>
          <w:p w14:paraId="7DC58548" w14:textId="77777777" w:rsidR="005C55D5" w:rsidRPr="00C90BAA" w:rsidRDefault="005C55D5" w:rsidP="005C55D5">
            <w:pPr>
              <w:autoSpaceDE/>
              <w:autoSpaceDN/>
              <w:adjustRightInd/>
              <w:spacing w:before="0" w:line="240" w:lineRule="auto"/>
              <w:ind w:left="0"/>
              <w:rPr>
                <w:sz w:val="16"/>
                <w:szCs w:val="16"/>
              </w:rPr>
            </w:pPr>
            <w:proofErr w:type="spellStart"/>
            <w:r w:rsidRPr="00C90BAA">
              <w:rPr>
                <w:sz w:val="16"/>
                <w:szCs w:val="16"/>
              </w:rPr>
              <w:t>Carbog</w:t>
            </w:r>
            <w:r w:rsidRPr="00C90BAA">
              <w:rPr>
                <w:spacing w:val="1"/>
                <w:sz w:val="16"/>
                <w:szCs w:val="16"/>
              </w:rPr>
              <w:t>u</w:t>
            </w:r>
            <w:r w:rsidRPr="00C90BAA">
              <w:rPr>
                <w:sz w:val="16"/>
                <w:szCs w:val="16"/>
              </w:rPr>
              <w:t>ard</w:t>
            </w:r>
            <w:proofErr w:type="spellEnd"/>
            <w:r w:rsidR="00DA02D7" w:rsidRPr="00C90BAA">
              <w:rPr>
                <w:sz w:val="16"/>
                <w:szCs w:val="16"/>
                <w:lang w:val="ru-RU"/>
              </w:rPr>
              <w:t xml:space="preserve"> </w:t>
            </w:r>
            <w:r w:rsidRPr="00C90BAA">
              <w:rPr>
                <w:sz w:val="16"/>
                <w:szCs w:val="16"/>
              </w:rPr>
              <w:t>5</w:t>
            </w:r>
            <w:r w:rsidRPr="00C90BAA">
              <w:rPr>
                <w:spacing w:val="1"/>
                <w:sz w:val="16"/>
                <w:szCs w:val="16"/>
              </w:rPr>
              <w:t>0</w:t>
            </w:r>
            <w:r w:rsidRPr="00C90BAA">
              <w:rPr>
                <w:sz w:val="16"/>
                <w:szCs w:val="16"/>
              </w:rPr>
              <w:t>1</w:t>
            </w:r>
          </w:p>
        </w:tc>
        <w:tc>
          <w:tcPr>
            <w:tcW w:w="881" w:type="dxa"/>
            <w:vAlign w:val="center"/>
          </w:tcPr>
          <w:p w14:paraId="1D9723AE" w14:textId="77777777" w:rsidR="005C55D5" w:rsidRPr="00C90BAA" w:rsidRDefault="005C55D5" w:rsidP="005C55D5">
            <w:pPr>
              <w:autoSpaceDE/>
              <w:autoSpaceDN/>
              <w:adjustRightInd/>
              <w:spacing w:before="0" w:line="240" w:lineRule="auto"/>
              <w:ind w:left="0"/>
              <w:jc w:val="center"/>
              <w:rPr>
                <w:sz w:val="16"/>
                <w:szCs w:val="16"/>
              </w:rPr>
            </w:pPr>
            <w:r w:rsidRPr="00C90BAA">
              <w:rPr>
                <w:sz w:val="16"/>
                <w:szCs w:val="16"/>
              </w:rPr>
              <w:t>0</w:t>
            </w:r>
          </w:p>
        </w:tc>
        <w:tc>
          <w:tcPr>
            <w:tcW w:w="1176" w:type="dxa"/>
            <w:vAlign w:val="center"/>
          </w:tcPr>
          <w:p w14:paraId="1EF83EB0" w14:textId="55149A0B" w:rsidR="005C55D5" w:rsidRPr="00C90BAA" w:rsidRDefault="00D032DD" w:rsidP="00955220">
            <w:pPr>
              <w:ind w:left="0"/>
              <w:jc w:val="center"/>
              <w:rPr>
                <w:sz w:val="16"/>
                <w:szCs w:val="16"/>
              </w:rPr>
            </w:pPr>
            <w:r w:rsidRPr="00C90BAA">
              <w:rPr>
                <w:sz w:val="16"/>
                <w:szCs w:val="16"/>
              </w:rPr>
              <w:t>93°C (200°F)</w:t>
            </w:r>
          </w:p>
        </w:tc>
      </w:tr>
      <w:tr w:rsidR="005C55D5" w:rsidRPr="0005732F" w14:paraId="4BE06E2C" w14:textId="77777777" w:rsidTr="00955220">
        <w:trPr>
          <w:trHeight w:val="288"/>
          <w:jc w:val="center"/>
        </w:trPr>
        <w:tc>
          <w:tcPr>
            <w:tcW w:w="2494" w:type="dxa"/>
            <w:gridSpan w:val="3"/>
            <w:vAlign w:val="center"/>
          </w:tcPr>
          <w:p w14:paraId="20788A88" w14:textId="77777777" w:rsidR="005C55D5" w:rsidRPr="0005732F" w:rsidRDefault="005C55D5" w:rsidP="005C55D5">
            <w:pPr>
              <w:jc w:val="center"/>
              <w:rPr>
                <w:b/>
                <w:color w:val="auto"/>
                <w:sz w:val="16"/>
                <w:szCs w:val="16"/>
              </w:rPr>
            </w:pPr>
          </w:p>
        </w:tc>
        <w:tc>
          <w:tcPr>
            <w:tcW w:w="2752" w:type="dxa"/>
            <w:vAlign w:val="center"/>
          </w:tcPr>
          <w:p w14:paraId="4B674B30" w14:textId="77777777" w:rsidR="005C55D5" w:rsidRPr="00582F06" w:rsidRDefault="005C55D5" w:rsidP="005C55D5">
            <w:pPr>
              <w:autoSpaceDE/>
              <w:autoSpaceDN/>
              <w:adjustRightInd/>
              <w:spacing w:before="0" w:line="240" w:lineRule="auto"/>
              <w:ind w:left="0"/>
              <w:rPr>
                <w:sz w:val="16"/>
                <w:szCs w:val="16"/>
              </w:rPr>
            </w:pPr>
            <w:proofErr w:type="spellStart"/>
            <w:proofErr w:type="gramStart"/>
            <w:r w:rsidRPr="00582F06">
              <w:rPr>
                <w:sz w:val="16"/>
                <w:szCs w:val="16"/>
              </w:rPr>
              <w:t>HempelCoatings</w:t>
            </w:r>
            <w:proofErr w:type="spellEnd"/>
            <w:r w:rsidRPr="00582F06">
              <w:rPr>
                <w:sz w:val="16"/>
                <w:szCs w:val="16"/>
              </w:rPr>
              <w:t>(</w:t>
            </w:r>
            <w:proofErr w:type="gramEnd"/>
            <w:r w:rsidRPr="00582F06">
              <w:rPr>
                <w:sz w:val="16"/>
                <w:szCs w:val="16"/>
              </w:rPr>
              <w:t>USA</w:t>
            </w:r>
            <w:proofErr w:type="gramStart"/>
            <w:r w:rsidRPr="00582F06">
              <w:rPr>
                <w:sz w:val="16"/>
                <w:szCs w:val="16"/>
              </w:rPr>
              <w:t>),Inc.</w:t>
            </w:r>
            <w:proofErr w:type="gramEnd"/>
          </w:p>
        </w:tc>
        <w:tc>
          <w:tcPr>
            <w:tcW w:w="2693" w:type="dxa"/>
            <w:gridSpan w:val="3"/>
            <w:vAlign w:val="center"/>
          </w:tcPr>
          <w:p w14:paraId="54BC4ABA" w14:textId="77777777" w:rsidR="005C55D5" w:rsidRPr="00C90BAA" w:rsidRDefault="00383D2A" w:rsidP="005C55D5">
            <w:pPr>
              <w:autoSpaceDE/>
              <w:autoSpaceDN/>
              <w:adjustRightInd/>
              <w:spacing w:before="0" w:line="240" w:lineRule="auto"/>
              <w:ind w:left="0"/>
              <w:rPr>
                <w:sz w:val="16"/>
                <w:szCs w:val="16"/>
              </w:rPr>
            </w:pPr>
            <w:proofErr w:type="spellStart"/>
            <w:r w:rsidRPr="00C90BAA">
              <w:rPr>
                <w:sz w:val="16"/>
                <w:szCs w:val="16"/>
              </w:rPr>
              <w:t>EpoxyFiller</w:t>
            </w:r>
            <w:proofErr w:type="spellEnd"/>
            <w:r w:rsidR="00DA02D7" w:rsidRPr="00C90BAA">
              <w:rPr>
                <w:sz w:val="16"/>
                <w:szCs w:val="16"/>
                <w:lang w:val="ru-RU"/>
              </w:rPr>
              <w:t xml:space="preserve"> </w:t>
            </w:r>
            <w:r w:rsidRPr="00C90BAA">
              <w:rPr>
                <w:sz w:val="16"/>
                <w:szCs w:val="16"/>
              </w:rPr>
              <w:t>35250</w:t>
            </w:r>
          </w:p>
        </w:tc>
        <w:tc>
          <w:tcPr>
            <w:tcW w:w="881" w:type="dxa"/>
            <w:vAlign w:val="center"/>
          </w:tcPr>
          <w:p w14:paraId="568B96B0" w14:textId="77777777" w:rsidR="005C55D5" w:rsidRPr="00C90BAA" w:rsidRDefault="005C55D5" w:rsidP="005C55D5">
            <w:pPr>
              <w:autoSpaceDE/>
              <w:autoSpaceDN/>
              <w:adjustRightInd/>
              <w:spacing w:before="0" w:line="240" w:lineRule="auto"/>
              <w:ind w:left="0"/>
              <w:jc w:val="center"/>
              <w:rPr>
                <w:sz w:val="16"/>
                <w:szCs w:val="16"/>
              </w:rPr>
            </w:pPr>
            <w:r w:rsidRPr="00C90BAA">
              <w:rPr>
                <w:sz w:val="16"/>
                <w:szCs w:val="16"/>
              </w:rPr>
              <w:t>10</w:t>
            </w:r>
          </w:p>
        </w:tc>
        <w:tc>
          <w:tcPr>
            <w:tcW w:w="1176" w:type="dxa"/>
            <w:vAlign w:val="center"/>
          </w:tcPr>
          <w:p w14:paraId="4C148FE0" w14:textId="430C3A58" w:rsidR="005C55D5" w:rsidRPr="00C90BAA" w:rsidRDefault="00DC4ECF" w:rsidP="00955220">
            <w:pPr>
              <w:ind w:left="0"/>
              <w:jc w:val="center"/>
              <w:rPr>
                <w:sz w:val="16"/>
                <w:szCs w:val="16"/>
              </w:rPr>
            </w:pPr>
            <w:r w:rsidRPr="00C90BAA">
              <w:rPr>
                <w:sz w:val="16"/>
                <w:szCs w:val="16"/>
              </w:rPr>
              <w:t>140°C (284°F)</w:t>
            </w:r>
          </w:p>
        </w:tc>
      </w:tr>
      <w:tr w:rsidR="005C55D5" w:rsidRPr="0005732F" w14:paraId="16B86CED" w14:textId="77777777" w:rsidTr="00955220">
        <w:trPr>
          <w:trHeight w:val="288"/>
          <w:jc w:val="center"/>
        </w:trPr>
        <w:tc>
          <w:tcPr>
            <w:tcW w:w="2494" w:type="dxa"/>
            <w:gridSpan w:val="3"/>
            <w:vAlign w:val="center"/>
          </w:tcPr>
          <w:p w14:paraId="7BEF7A1A" w14:textId="77777777" w:rsidR="005C55D5" w:rsidRPr="0005732F" w:rsidRDefault="005C55D5" w:rsidP="005C55D5">
            <w:pPr>
              <w:jc w:val="center"/>
              <w:rPr>
                <w:b/>
                <w:color w:val="auto"/>
                <w:sz w:val="16"/>
                <w:szCs w:val="16"/>
              </w:rPr>
            </w:pPr>
          </w:p>
        </w:tc>
        <w:tc>
          <w:tcPr>
            <w:tcW w:w="2752" w:type="dxa"/>
            <w:vAlign w:val="center"/>
          </w:tcPr>
          <w:p w14:paraId="2D2C3BC5" w14:textId="77777777" w:rsidR="005C55D5" w:rsidRPr="00582F06" w:rsidRDefault="005C55D5" w:rsidP="005C55D5">
            <w:pPr>
              <w:autoSpaceDE/>
              <w:autoSpaceDN/>
              <w:adjustRightInd/>
              <w:spacing w:before="0" w:line="240" w:lineRule="auto"/>
              <w:ind w:left="0"/>
              <w:rPr>
                <w:sz w:val="16"/>
                <w:szCs w:val="16"/>
              </w:rPr>
            </w:pPr>
            <w:r w:rsidRPr="00582F06">
              <w:rPr>
                <w:sz w:val="16"/>
                <w:szCs w:val="16"/>
              </w:rPr>
              <w:t>International</w:t>
            </w:r>
          </w:p>
        </w:tc>
        <w:tc>
          <w:tcPr>
            <w:tcW w:w="2693" w:type="dxa"/>
            <w:gridSpan w:val="3"/>
            <w:vAlign w:val="center"/>
          </w:tcPr>
          <w:p w14:paraId="14FDC604" w14:textId="77777777" w:rsidR="005C55D5" w:rsidRPr="00C90BAA" w:rsidRDefault="005C55D5" w:rsidP="005C55D5">
            <w:pPr>
              <w:autoSpaceDE/>
              <w:autoSpaceDN/>
              <w:adjustRightInd/>
              <w:spacing w:before="0" w:line="240" w:lineRule="auto"/>
              <w:ind w:left="0"/>
              <w:rPr>
                <w:sz w:val="16"/>
                <w:szCs w:val="16"/>
              </w:rPr>
            </w:pPr>
            <w:r w:rsidRPr="00C90BAA">
              <w:rPr>
                <w:sz w:val="16"/>
                <w:szCs w:val="16"/>
              </w:rPr>
              <w:t>Enviroline</w:t>
            </w:r>
            <w:r w:rsidR="00DA02D7" w:rsidRPr="00C90BAA">
              <w:rPr>
                <w:sz w:val="16"/>
                <w:szCs w:val="16"/>
                <w:lang w:val="ru-RU"/>
              </w:rPr>
              <w:t xml:space="preserve"> </w:t>
            </w:r>
            <w:r w:rsidRPr="00C90BAA">
              <w:rPr>
                <w:sz w:val="16"/>
                <w:szCs w:val="16"/>
              </w:rPr>
              <w:t>B</w:t>
            </w:r>
            <w:r w:rsidR="00DA02D7" w:rsidRPr="00C90BAA">
              <w:rPr>
                <w:sz w:val="16"/>
                <w:szCs w:val="16"/>
                <w:lang w:val="ru-RU"/>
              </w:rPr>
              <w:t xml:space="preserve"> </w:t>
            </w:r>
            <w:r w:rsidRPr="00C90BAA">
              <w:rPr>
                <w:sz w:val="16"/>
                <w:szCs w:val="16"/>
              </w:rPr>
              <w:t>Flex</w:t>
            </w:r>
            <w:r w:rsidR="007305A2" w:rsidRPr="00C90BAA">
              <w:rPr>
                <w:sz w:val="16"/>
                <w:szCs w:val="16"/>
                <w:lang w:val="ru-RU"/>
              </w:rPr>
              <w:t xml:space="preserve"> </w:t>
            </w:r>
            <w:r w:rsidRPr="00C90BAA">
              <w:rPr>
                <w:sz w:val="16"/>
                <w:szCs w:val="16"/>
              </w:rPr>
              <w:t>9400</w:t>
            </w:r>
            <w:r w:rsidR="007305A2" w:rsidRPr="00C90BAA">
              <w:rPr>
                <w:sz w:val="16"/>
                <w:szCs w:val="16"/>
                <w:lang w:val="ru-RU"/>
              </w:rPr>
              <w:t xml:space="preserve"> </w:t>
            </w:r>
            <w:r w:rsidRPr="00C90BAA">
              <w:rPr>
                <w:sz w:val="16"/>
                <w:szCs w:val="16"/>
              </w:rPr>
              <w:t>series</w:t>
            </w:r>
          </w:p>
        </w:tc>
        <w:tc>
          <w:tcPr>
            <w:tcW w:w="881" w:type="dxa"/>
            <w:vAlign w:val="center"/>
          </w:tcPr>
          <w:p w14:paraId="66A24BF0" w14:textId="77777777" w:rsidR="005C55D5" w:rsidRPr="00C90BAA" w:rsidRDefault="005C55D5" w:rsidP="005C55D5">
            <w:pPr>
              <w:autoSpaceDE/>
              <w:autoSpaceDN/>
              <w:adjustRightInd/>
              <w:spacing w:before="0" w:line="240" w:lineRule="auto"/>
              <w:ind w:left="0"/>
              <w:jc w:val="center"/>
              <w:rPr>
                <w:sz w:val="16"/>
                <w:szCs w:val="16"/>
              </w:rPr>
            </w:pPr>
            <w:r w:rsidRPr="00C90BAA">
              <w:rPr>
                <w:sz w:val="16"/>
                <w:szCs w:val="16"/>
              </w:rPr>
              <w:t>32</w:t>
            </w:r>
          </w:p>
        </w:tc>
        <w:tc>
          <w:tcPr>
            <w:tcW w:w="1176" w:type="dxa"/>
            <w:vAlign w:val="center"/>
          </w:tcPr>
          <w:p w14:paraId="7B4810C6" w14:textId="3C8A4232" w:rsidR="005C55D5" w:rsidRPr="00C90BAA" w:rsidRDefault="005C55D5" w:rsidP="00955220">
            <w:pPr>
              <w:ind w:left="0"/>
              <w:jc w:val="center"/>
              <w:rPr>
                <w:sz w:val="16"/>
                <w:szCs w:val="16"/>
              </w:rPr>
            </w:pPr>
            <w:del w:id="695" w:author="Kurmanov, Aidyn [STAMGazStroy LLP]" w:date="2025-12-09T16:58:00Z" w16du:dateUtc="2025-12-09T11:58:00Z">
              <w:r w:rsidRPr="00C90BAA">
                <w:rPr>
                  <w:sz w:val="16"/>
                  <w:szCs w:val="16"/>
                </w:rPr>
                <w:delText>82</w:delText>
              </w:r>
            </w:del>
            <w:ins w:id="696" w:author="Kurmanov, Aidyn [STAMGazStroy LLP]" w:date="2025-12-09T16:58:00Z" w16du:dateUtc="2025-12-09T11:58:00Z">
              <w:r w:rsidR="00100D62">
                <w:rPr>
                  <w:sz w:val="16"/>
                  <w:szCs w:val="16"/>
                </w:rPr>
                <w:t>71</w:t>
              </w:r>
              <w:del w:id="697" w:author="Issayevskiy, Konstantin [STAMGazStroy LLP]" w:date="2025-12-11T15:03:00Z" w16du:dateUtc="2025-12-11T10:03:00Z">
                <w:r w:rsidR="00100D62">
                  <w:rPr>
                    <w:sz w:val="16"/>
                    <w:szCs w:val="16"/>
                  </w:rPr>
                  <w:delText>.1</w:delText>
                </w:r>
              </w:del>
            </w:ins>
            <w:r w:rsidRPr="00C90BAA">
              <w:rPr>
                <w:sz w:val="16"/>
                <w:szCs w:val="16"/>
              </w:rPr>
              <w:t>°C (</w:t>
            </w:r>
            <w:del w:id="698" w:author="Kurmanov, Aidyn [STAMGazStroy LLP]" w:date="2025-12-09T16:58:00Z" w16du:dateUtc="2025-12-09T11:58:00Z">
              <w:r w:rsidRPr="00C90BAA">
                <w:rPr>
                  <w:sz w:val="16"/>
                  <w:szCs w:val="16"/>
                </w:rPr>
                <w:delText>180</w:delText>
              </w:r>
            </w:del>
            <w:ins w:id="699" w:author="Kurmanov, Aidyn [STAMGazStroy LLP]" w:date="2025-12-09T16:58:00Z" w16du:dateUtc="2025-12-09T11:58:00Z">
              <w:r w:rsidR="00100D62">
                <w:rPr>
                  <w:sz w:val="16"/>
                  <w:szCs w:val="16"/>
                </w:rPr>
                <w:t>160</w:t>
              </w:r>
            </w:ins>
            <w:r w:rsidRPr="00C90BAA">
              <w:rPr>
                <w:sz w:val="16"/>
                <w:szCs w:val="16"/>
              </w:rPr>
              <w:t>°F)</w:t>
            </w:r>
          </w:p>
        </w:tc>
      </w:tr>
      <w:tr w:rsidR="005C55D5" w:rsidRPr="0005732F" w14:paraId="62C6CC73" w14:textId="77777777" w:rsidTr="00955220">
        <w:trPr>
          <w:trHeight w:val="288"/>
          <w:jc w:val="center"/>
        </w:trPr>
        <w:tc>
          <w:tcPr>
            <w:tcW w:w="2494" w:type="dxa"/>
            <w:gridSpan w:val="3"/>
            <w:vAlign w:val="center"/>
          </w:tcPr>
          <w:p w14:paraId="22F2BAF5" w14:textId="77777777" w:rsidR="005C55D5" w:rsidRPr="0005732F" w:rsidRDefault="005C55D5" w:rsidP="005C55D5">
            <w:pPr>
              <w:jc w:val="center"/>
              <w:rPr>
                <w:b/>
                <w:color w:val="auto"/>
                <w:sz w:val="16"/>
                <w:szCs w:val="16"/>
              </w:rPr>
            </w:pPr>
          </w:p>
        </w:tc>
        <w:tc>
          <w:tcPr>
            <w:tcW w:w="2752" w:type="dxa"/>
            <w:vAlign w:val="center"/>
          </w:tcPr>
          <w:p w14:paraId="54FB0C97" w14:textId="77777777" w:rsidR="005C55D5" w:rsidRPr="00582F06" w:rsidRDefault="005C55D5" w:rsidP="005C55D5">
            <w:pPr>
              <w:autoSpaceDE/>
              <w:autoSpaceDN/>
              <w:adjustRightInd/>
              <w:spacing w:before="0" w:line="240" w:lineRule="auto"/>
              <w:ind w:left="0"/>
              <w:rPr>
                <w:sz w:val="16"/>
                <w:szCs w:val="16"/>
              </w:rPr>
            </w:pPr>
            <w:r w:rsidRPr="00582F06">
              <w:rPr>
                <w:sz w:val="16"/>
                <w:szCs w:val="16"/>
              </w:rPr>
              <w:t>Jotun</w:t>
            </w:r>
          </w:p>
        </w:tc>
        <w:tc>
          <w:tcPr>
            <w:tcW w:w="2693" w:type="dxa"/>
            <w:gridSpan w:val="3"/>
            <w:vAlign w:val="center"/>
          </w:tcPr>
          <w:p w14:paraId="3E1ED08D" w14:textId="77777777" w:rsidR="005C55D5" w:rsidRPr="00C90BAA" w:rsidRDefault="005C55D5" w:rsidP="005C55D5">
            <w:pPr>
              <w:autoSpaceDE/>
              <w:autoSpaceDN/>
              <w:adjustRightInd/>
              <w:spacing w:before="0" w:line="240" w:lineRule="auto"/>
              <w:ind w:left="0"/>
              <w:rPr>
                <w:sz w:val="16"/>
                <w:szCs w:val="16"/>
              </w:rPr>
            </w:pPr>
            <w:proofErr w:type="spellStart"/>
            <w:r w:rsidRPr="00C90BAA">
              <w:rPr>
                <w:sz w:val="16"/>
                <w:szCs w:val="16"/>
              </w:rPr>
              <w:t>EpoxyFiller</w:t>
            </w:r>
            <w:proofErr w:type="spellEnd"/>
          </w:p>
        </w:tc>
        <w:tc>
          <w:tcPr>
            <w:tcW w:w="881" w:type="dxa"/>
            <w:vAlign w:val="center"/>
          </w:tcPr>
          <w:p w14:paraId="3F3386F1" w14:textId="77777777" w:rsidR="005C55D5" w:rsidRPr="00C90BAA" w:rsidRDefault="005C55D5" w:rsidP="005C55D5">
            <w:pPr>
              <w:autoSpaceDE/>
              <w:autoSpaceDN/>
              <w:adjustRightInd/>
              <w:spacing w:before="0" w:line="240" w:lineRule="auto"/>
              <w:ind w:left="0"/>
              <w:jc w:val="center"/>
              <w:rPr>
                <w:sz w:val="16"/>
                <w:szCs w:val="16"/>
              </w:rPr>
            </w:pPr>
            <w:r w:rsidRPr="00C90BAA">
              <w:rPr>
                <w:sz w:val="16"/>
                <w:szCs w:val="16"/>
              </w:rPr>
              <w:t>0</w:t>
            </w:r>
          </w:p>
        </w:tc>
        <w:tc>
          <w:tcPr>
            <w:tcW w:w="1176" w:type="dxa"/>
            <w:vAlign w:val="center"/>
          </w:tcPr>
          <w:p w14:paraId="36CC9D99" w14:textId="2D1E19D4" w:rsidR="005C55D5" w:rsidRPr="00C90BAA" w:rsidRDefault="00100D62" w:rsidP="00955220">
            <w:pPr>
              <w:ind w:left="0"/>
              <w:jc w:val="center"/>
              <w:rPr>
                <w:sz w:val="16"/>
                <w:szCs w:val="16"/>
              </w:rPr>
            </w:pPr>
            <w:ins w:id="700" w:author="Kurmanov, Aidyn [STAMGazStroy LLP]" w:date="2025-12-09T16:59:00Z">
              <w:r w:rsidRPr="00100D62">
                <w:rPr>
                  <w:sz w:val="16"/>
                  <w:szCs w:val="16"/>
                </w:rPr>
                <w:t>82</w:t>
              </w:r>
              <w:del w:id="701" w:author="Issayevskiy, Konstantin [STAMGazStroy LLP]" w:date="2025-12-11T15:04:00Z" w16du:dateUtc="2025-12-11T10:04:00Z">
                <w:r w:rsidRPr="00100D62">
                  <w:rPr>
                    <w:sz w:val="16"/>
                    <w:szCs w:val="16"/>
                  </w:rPr>
                  <w:delText>.2</w:delText>
                </w:r>
              </w:del>
              <w:r w:rsidRPr="00100D62">
                <w:rPr>
                  <w:sz w:val="16"/>
                  <w:szCs w:val="16"/>
                </w:rPr>
                <w:t>°C (180°F)</w:t>
              </w:r>
            </w:ins>
          </w:p>
        </w:tc>
      </w:tr>
      <w:tr w:rsidR="005C55D5" w:rsidRPr="0005732F" w14:paraId="25ABC480" w14:textId="77777777" w:rsidTr="00955220">
        <w:trPr>
          <w:trHeight w:val="288"/>
          <w:jc w:val="center"/>
        </w:trPr>
        <w:tc>
          <w:tcPr>
            <w:tcW w:w="2494" w:type="dxa"/>
            <w:gridSpan w:val="3"/>
            <w:vAlign w:val="center"/>
          </w:tcPr>
          <w:p w14:paraId="7F9E37C2" w14:textId="77777777" w:rsidR="005C55D5" w:rsidRPr="0005732F" w:rsidRDefault="005C55D5" w:rsidP="005C55D5">
            <w:pPr>
              <w:jc w:val="center"/>
              <w:rPr>
                <w:b/>
                <w:color w:val="auto"/>
                <w:sz w:val="16"/>
                <w:szCs w:val="16"/>
              </w:rPr>
            </w:pPr>
          </w:p>
        </w:tc>
        <w:tc>
          <w:tcPr>
            <w:tcW w:w="2752" w:type="dxa"/>
            <w:vAlign w:val="center"/>
          </w:tcPr>
          <w:p w14:paraId="73CE0176" w14:textId="77777777" w:rsidR="005C55D5" w:rsidRPr="00582F06" w:rsidRDefault="005C55D5" w:rsidP="005C55D5">
            <w:pPr>
              <w:autoSpaceDE/>
              <w:autoSpaceDN/>
              <w:adjustRightInd/>
              <w:spacing w:before="0" w:line="240" w:lineRule="auto"/>
              <w:ind w:left="0"/>
              <w:rPr>
                <w:sz w:val="16"/>
                <w:szCs w:val="16"/>
              </w:rPr>
            </w:pPr>
            <w:proofErr w:type="spellStart"/>
            <w:r w:rsidRPr="00582F06">
              <w:rPr>
                <w:sz w:val="16"/>
                <w:szCs w:val="16"/>
              </w:rPr>
              <w:t>Sher</w:t>
            </w:r>
            <w:r w:rsidRPr="00582F06">
              <w:rPr>
                <w:spacing w:val="-1"/>
                <w:sz w:val="16"/>
                <w:szCs w:val="16"/>
              </w:rPr>
              <w:t>w</w:t>
            </w:r>
            <w:r w:rsidRPr="00582F06">
              <w:rPr>
                <w:spacing w:val="1"/>
                <w:sz w:val="16"/>
                <w:szCs w:val="16"/>
              </w:rPr>
              <w:t>i</w:t>
            </w:r>
            <w:r w:rsidRPr="00582F06">
              <w:rPr>
                <w:sz w:val="16"/>
                <w:szCs w:val="16"/>
              </w:rPr>
              <w:t>nWilliams</w:t>
            </w:r>
            <w:proofErr w:type="spellEnd"/>
          </w:p>
        </w:tc>
        <w:tc>
          <w:tcPr>
            <w:tcW w:w="2693" w:type="dxa"/>
            <w:gridSpan w:val="3"/>
            <w:vAlign w:val="center"/>
          </w:tcPr>
          <w:p w14:paraId="411B12F7" w14:textId="77777777" w:rsidR="005C55D5" w:rsidRPr="00C90BAA" w:rsidRDefault="005C55D5" w:rsidP="005C55D5">
            <w:pPr>
              <w:autoSpaceDE/>
              <w:autoSpaceDN/>
              <w:adjustRightInd/>
              <w:spacing w:before="0" w:line="240" w:lineRule="auto"/>
              <w:ind w:left="0"/>
              <w:rPr>
                <w:sz w:val="16"/>
                <w:szCs w:val="16"/>
              </w:rPr>
            </w:pPr>
            <w:r w:rsidRPr="00C90BAA">
              <w:rPr>
                <w:sz w:val="16"/>
                <w:szCs w:val="16"/>
              </w:rPr>
              <w:t>Steel</w:t>
            </w:r>
            <w:r w:rsidR="00DA02D7" w:rsidRPr="00C90BAA">
              <w:rPr>
                <w:sz w:val="16"/>
                <w:szCs w:val="16"/>
                <w:lang w:val="ru-RU"/>
              </w:rPr>
              <w:t xml:space="preserve"> </w:t>
            </w:r>
            <w:r w:rsidRPr="00C90BAA">
              <w:rPr>
                <w:sz w:val="16"/>
                <w:szCs w:val="16"/>
              </w:rPr>
              <w:t>Seam</w:t>
            </w:r>
            <w:r w:rsidR="00DA02D7" w:rsidRPr="00C90BAA">
              <w:rPr>
                <w:sz w:val="16"/>
                <w:szCs w:val="16"/>
                <w:lang w:val="ru-RU"/>
              </w:rPr>
              <w:t xml:space="preserve"> </w:t>
            </w:r>
            <w:r w:rsidRPr="00C90BAA">
              <w:rPr>
                <w:sz w:val="16"/>
                <w:szCs w:val="16"/>
              </w:rPr>
              <w:t>FT-</w:t>
            </w:r>
            <w:r w:rsidRPr="00C90BAA">
              <w:rPr>
                <w:spacing w:val="1"/>
                <w:sz w:val="16"/>
                <w:szCs w:val="16"/>
              </w:rPr>
              <w:t>9</w:t>
            </w:r>
            <w:r w:rsidRPr="00C90BAA">
              <w:rPr>
                <w:sz w:val="16"/>
                <w:szCs w:val="16"/>
              </w:rPr>
              <w:t>10</w:t>
            </w:r>
          </w:p>
        </w:tc>
        <w:tc>
          <w:tcPr>
            <w:tcW w:w="881" w:type="dxa"/>
            <w:vAlign w:val="center"/>
          </w:tcPr>
          <w:p w14:paraId="46B35463" w14:textId="77777777" w:rsidR="005C55D5" w:rsidRPr="00C90BAA" w:rsidRDefault="005C55D5" w:rsidP="005C55D5">
            <w:pPr>
              <w:autoSpaceDE/>
              <w:autoSpaceDN/>
              <w:adjustRightInd/>
              <w:spacing w:before="0" w:line="240" w:lineRule="auto"/>
              <w:ind w:left="0"/>
              <w:jc w:val="center"/>
              <w:rPr>
                <w:sz w:val="16"/>
                <w:szCs w:val="16"/>
              </w:rPr>
            </w:pPr>
            <w:del w:id="702" w:author="Kurmanov, Aidyn [STAMGazStroy LLP]" w:date="2025-12-09T16:59:00Z" w16du:dateUtc="2025-12-09T11:59:00Z">
              <w:r w:rsidRPr="00955220">
                <w:rPr>
                  <w:sz w:val="16"/>
                  <w:szCs w:val="16"/>
                </w:rPr>
                <w:delText>&lt;</w:delText>
              </w:r>
            </w:del>
            <w:r w:rsidRPr="00955220">
              <w:rPr>
                <w:sz w:val="16"/>
                <w:szCs w:val="16"/>
              </w:rPr>
              <w:t>100</w:t>
            </w:r>
          </w:p>
        </w:tc>
        <w:tc>
          <w:tcPr>
            <w:tcW w:w="1176" w:type="dxa"/>
            <w:vAlign w:val="center"/>
          </w:tcPr>
          <w:p w14:paraId="68B93ED1" w14:textId="77777777" w:rsidR="005C55D5" w:rsidRPr="00C90BAA" w:rsidRDefault="005C55D5" w:rsidP="00955220">
            <w:pPr>
              <w:ind w:left="0"/>
              <w:jc w:val="center"/>
              <w:rPr>
                <w:sz w:val="16"/>
                <w:szCs w:val="16"/>
              </w:rPr>
            </w:pPr>
            <w:r w:rsidRPr="00C90BAA">
              <w:rPr>
                <w:sz w:val="16"/>
                <w:szCs w:val="16"/>
              </w:rPr>
              <w:t>66°C (150°F)</w:t>
            </w:r>
          </w:p>
        </w:tc>
      </w:tr>
      <w:tr w:rsidR="005C55D5" w:rsidRPr="0005732F" w14:paraId="171E4B01" w14:textId="77777777" w:rsidTr="00955220">
        <w:trPr>
          <w:trHeight w:val="288"/>
          <w:jc w:val="center"/>
        </w:trPr>
        <w:tc>
          <w:tcPr>
            <w:tcW w:w="2494" w:type="dxa"/>
            <w:gridSpan w:val="3"/>
            <w:tcBorders>
              <w:bottom w:val="single" w:sz="12" w:space="0" w:color="auto"/>
            </w:tcBorders>
            <w:vAlign w:val="center"/>
          </w:tcPr>
          <w:p w14:paraId="499E1D8B" w14:textId="77777777" w:rsidR="005C55D5" w:rsidRPr="0005732F" w:rsidRDefault="005C55D5" w:rsidP="005C55D5">
            <w:pPr>
              <w:jc w:val="center"/>
              <w:rPr>
                <w:b/>
                <w:color w:val="auto"/>
                <w:sz w:val="16"/>
                <w:szCs w:val="16"/>
              </w:rPr>
            </w:pPr>
          </w:p>
        </w:tc>
        <w:tc>
          <w:tcPr>
            <w:tcW w:w="2752" w:type="dxa"/>
            <w:tcBorders>
              <w:bottom w:val="single" w:sz="12" w:space="0" w:color="auto"/>
            </w:tcBorders>
            <w:vAlign w:val="center"/>
          </w:tcPr>
          <w:p w14:paraId="51E03C6E" w14:textId="77777777" w:rsidR="005C55D5" w:rsidRPr="00582F06" w:rsidRDefault="005C55D5" w:rsidP="005C55D5">
            <w:pPr>
              <w:autoSpaceDE/>
              <w:autoSpaceDN/>
              <w:adjustRightInd/>
              <w:spacing w:before="0" w:line="240" w:lineRule="auto"/>
              <w:ind w:left="0"/>
              <w:rPr>
                <w:sz w:val="16"/>
                <w:szCs w:val="16"/>
              </w:rPr>
            </w:pPr>
            <w:r w:rsidRPr="00582F06">
              <w:rPr>
                <w:sz w:val="16"/>
                <w:szCs w:val="16"/>
              </w:rPr>
              <w:t>Tnemec</w:t>
            </w:r>
          </w:p>
        </w:tc>
        <w:tc>
          <w:tcPr>
            <w:tcW w:w="2693" w:type="dxa"/>
            <w:gridSpan w:val="3"/>
            <w:tcBorders>
              <w:bottom w:val="single" w:sz="12" w:space="0" w:color="auto"/>
            </w:tcBorders>
            <w:vAlign w:val="center"/>
          </w:tcPr>
          <w:p w14:paraId="227B271F" w14:textId="797CE90B" w:rsidR="005C55D5" w:rsidRPr="00C90BAA" w:rsidRDefault="005C55D5" w:rsidP="005C55D5">
            <w:pPr>
              <w:autoSpaceDE/>
              <w:autoSpaceDN/>
              <w:adjustRightInd/>
              <w:spacing w:before="0" w:line="240" w:lineRule="auto"/>
              <w:ind w:left="0"/>
              <w:rPr>
                <w:sz w:val="16"/>
                <w:szCs w:val="16"/>
              </w:rPr>
            </w:pPr>
            <w:r w:rsidRPr="00C90BAA">
              <w:rPr>
                <w:sz w:val="16"/>
                <w:szCs w:val="16"/>
              </w:rPr>
              <w:t>Series</w:t>
            </w:r>
            <w:r w:rsidR="007305A2" w:rsidRPr="00C90BAA">
              <w:rPr>
                <w:sz w:val="16"/>
                <w:szCs w:val="16"/>
                <w:lang w:val="ru-RU"/>
              </w:rPr>
              <w:t xml:space="preserve"> </w:t>
            </w:r>
            <w:r w:rsidRPr="00C90BAA">
              <w:rPr>
                <w:sz w:val="16"/>
                <w:szCs w:val="16"/>
              </w:rPr>
              <w:t>351</w:t>
            </w:r>
            <w:r w:rsidR="007305A2" w:rsidRPr="00C90BAA">
              <w:rPr>
                <w:sz w:val="16"/>
                <w:szCs w:val="16"/>
                <w:lang w:val="ru-RU"/>
              </w:rPr>
              <w:t xml:space="preserve"> </w:t>
            </w:r>
            <w:r w:rsidRPr="00C90BAA">
              <w:rPr>
                <w:sz w:val="16"/>
                <w:szCs w:val="16"/>
              </w:rPr>
              <w:t>Tank</w:t>
            </w:r>
            <w:r w:rsidR="007305A2" w:rsidRPr="00C90BAA">
              <w:rPr>
                <w:sz w:val="16"/>
                <w:szCs w:val="16"/>
                <w:lang w:val="ru-RU"/>
              </w:rPr>
              <w:t xml:space="preserve"> </w:t>
            </w:r>
            <w:r w:rsidRPr="00C90BAA">
              <w:rPr>
                <w:sz w:val="16"/>
                <w:szCs w:val="16"/>
              </w:rPr>
              <w:t>A</w:t>
            </w:r>
            <w:r w:rsidR="002D196C" w:rsidRPr="00C90BAA">
              <w:rPr>
                <w:sz w:val="16"/>
                <w:szCs w:val="16"/>
              </w:rPr>
              <w:t>r</w:t>
            </w:r>
            <w:r w:rsidRPr="00C90BAA">
              <w:rPr>
                <w:sz w:val="16"/>
                <w:szCs w:val="16"/>
              </w:rPr>
              <w:t>mor</w:t>
            </w:r>
          </w:p>
        </w:tc>
        <w:tc>
          <w:tcPr>
            <w:tcW w:w="881" w:type="dxa"/>
            <w:tcBorders>
              <w:bottom w:val="single" w:sz="12" w:space="0" w:color="auto"/>
            </w:tcBorders>
            <w:vAlign w:val="center"/>
          </w:tcPr>
          <w:p w14:paraId="69989DF6" w14:textId="77777777" w:rsidR="005C55D5" w:rsidRPr="00C90BAA" w:rsidRDefault="005C55D5" w:rsidP="005C55D5">
            <w:pPr>
              <w:autoSpaceDE/>
              <w:autoSpaceDN/>
              <w:adjustRightInd/>
              <w:spacing w:before="0" w:line="240" w:lineRule="auto"/>
              <w:ind w:left="0"/>
              <w:jc w:val="center"/>
              <w:rPr>
                <w:sz w:val="16"/>
                <w:szCs w:val="16"/>
              </w:rPr>
            </w:pPr>
            <w:r w:rsidRPr="00C90BAA">
              <w:rPr>
                <w:sz w:val="16"/>
                <w:szCs w:val="16"/>
              </w:rPr>
              <w:t>32</w:t>
            </w:r>
          </w:p>
        </w:tc>
        <w:tc>
          <w:tcPr>
            <w:tcW w:w="1176" w:type="dxa"/>
            <w:tcBorders>
              <w:bottom w:val="single" w:sz="12" w:space="0" w:color="auto"/>
            </w:tcBorders>
            <w:vAlign w:val="center"/>
          </w:tcPr>
          <w:p w14:paraId="1EF0CE12" w14:textId="50FD54FE" w:rsidR="005C55D5" w:rsidRPr="00C90BAA" w:rsidRDefault="00A31A14" w:rsidP="00955220">
            <w:pPr>
              <w:ind w:left="0"/>
              <w:jc w:val="center"/>
              <w:rPr>
                <w:sz w:val="16"/>
                <w:szCs w:val="16"/>
              </w:rPr>
            </w:pPr>
            <w:r w:rsidRPr="00C90BAA">
              <w:rPr>
                <w:sz w:val="16"/>
                <w:szCs w:val="16"/>
              </w:rPr>
              <w:t>82</w:t>
            </w:r>
            <w:ins w:id="703" w:author="Kurmanov, Aidyn [STAMGazStroy LLP]" w:date="2025-12-09T16:59:00Z" w16du:dateUtc="2025-12-09T11:59:00Z">
              <w:del w:id="704" w:author="Issayevskiy, Konstantin [STAMGazStroy LLP]" w:date="2025-12-11T15:03:00Z" w16du:dateUtc="2025-12-11T10:03:00Z">
                <w:r w:rsidR="00100D62">
                  <w:rPr>
                    <w:sz w:val="16"/>
                    <w:szCs w:val="16"/>
                  </w:rPr>
                  <w:delText>.2</w:delText>
                </w:r>
              </w:del>
            </w:ins>
            <w:r w:rsidRPr="00C90BAA">
              <w:rPr>
                <w:sz w:val="16"/>
                <w:szCs w:val="16"/>
              </w:rPr>
              <w:t>°C (180°F)</w:t>
            </w:r>
          </w:p>
        </w:tc>
      </w:tr>
      <w:tr w:rsidR="005C55D5" w:rsidRPr="0005732F" w14:paraId="39A3AE89" w14:textId="77777777" w:rsidTr="00E17B5D">
        <w:trPr>
          <w:trHeight w:val="288"/>
          <w:jc w:val="center"/>
        </w:trPr>
        <w:tc>
          <w:tcPr>
            <w:tcW w:w="1376" w:type="dxa"/>
            <w:tcBorders>
              <w:top w:val="single" w:sz="12" w:space="0" w:color="auto"/>
            </w:tcBorders>
            <w:vAlign w:val="center"/>
          </w:tcPr>
          <w:p w14:paraId="00301D44" w14:textId="77777777" w:rsidR="005C55D5" w:rsidRPr="0005732F" w:rsidRDefault="005C55D5" w:rsidP="005C55D5">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870" w:type="dxa"/>
            <w:gridSpan w:val="3"/>
            <w:tcBorders>
              <w:top w:val="single" w:sz="12" w:space="0" w:color="auto"/>
            </w:tcBorders>
            <w:vAlign w:val="center"/>
          </w:tcPr>
          <w:p w14:paraId="50DF5A25" w14:textId="0F6A720D" w:rsidR="005C55D5" w:rsidRPr="000130FD" w:rsidRDefault="00B45130" w:rsidP="005C55D5">
            <w:pPr>
              <w:ind w:left="-72"/>
              <w:rPr>
                <w:b/>
                <w:color w:val="auto"/>
                <w:sz w:val="16"/>
                <w:szCs w:val="16"/>
                <w:lang w:val="ru-RU"/>
              </w:rPr>
            </w:pPr>
            <w:r>
              <w:rPr>
                <w:color w:val="auto"/>
                <w:sz w:val="16"/>
                <w:szCs w:val="24"/>
                <w:lang w:val="ru-RU"/>
              </w:rPr>
              <w:t>Ноябрь</w:t>
            </w:r>
            <w:r w:rsidR="000130FD">
              <w:rPr>
                <w:color w:val="auto"/>
                <w:sz w:val="16"/>
                <w:szCs w:val="24"/>
                <w:lang w:val="ru-RU"/>
              </w:rPr>
              <w:t xml:space="preserve"> 2025</w:t>
            </w:r>
          </w:p>
        </w:tc>
        <w:tc>
          <w:tcPr>
            <w:tcW w:w="2693" w:type="dxa"/>
            <w:gridSpan w:val="3"/>
            <w:tcBorders>
              <w:top w:val="single" w:sz="12" w:space="0" w:color="auto"/>
            </w:tcBorders>
            <w:vAlign w:val="center"/>
          </w:tcPr>
          <w:p w14:paraId="2392303C" w14:textId="77777777" w:rsidR="005C55D5" w:rsidRPr="0005732F" w:rsidRDefault="005C55D5" w:rsidP="005C55D5">
            <w:pPr>
              <w:rPr>
                <w:b/>
                <w:color w:val="auto"/>
                <w:sz w:val="16"/>
                <w:szCs w:val="16"/>
              </w:rPr>
            </w:pPr>
          </w:p>
        </w:tc>
        <w:tc>
          <w:tcPr>
            <w:tcW w:w="881" w:type="dxa"/>
            <w:tcBorders>
              <w:top w:val="single" w:sz="12" w:space="0" w:color="auto"/>
            </w:tcBorders>
            <w:vAlign w:val="center"/>
          </w:tcPr>
          <w:p w14:paraId="3A513A26" w14:textId="77777777" w:rsidR="005C55D5" w:rsidRPr="0005732F" w:rsidRDefault="005C55D5" w:rsidP="005C55D5">
            <w:pPr>
              <w:jc w:val="center"/>
              <w:rPr>
                <w:b/>
                <w:color w:val="auto"/>
                <w:sz w:val="16"/>
                <w:szCs w:val="16"/>
              </w:rPr>
            </w:pPr>
          </w:p>
        </w:tc>
        <w:tc>
          <w:tcPr>
            <w:tcW w:w="1176" w:type="dxa"/>
            <w:tcBorders>
              <w:top w:val="single" w:sz="12" w:space="0" w:color="auto"/>
            </w:tcBorders>
            <w:vAlign w:val="center"/>
          </w:tcPr>
          <w:p w14:paraId="5930A12A" w14:textId="77777777" w:rsidR="005C55D5" w:rsidRPr="0005732F" w:rsidRDefault="005C55D5" w:rsidP="005C55D5">
            <w:pPr>
              <w:jc w:val="center"/>
              <w:rPr>
                <w:b/>
                <w:color w:val="auto"/>
                <w:sz w:val="16"/>
                <w:szCs w:val="16"/>
              </w:rPr>
            </w:pPr>
          </w:p>
        </w:tc>
      </w:tr>
    </w:tbl>
    <w:p w14:paraId="576B9549" w14:textId="77777777" w:rsidR="002B5E17" w:rsidRPr="0005732F" w:rsidRDefault="002B5E17" w:rsidP="002B5E17">
      <w:pPr>
        <w:tabs>
          <w:tab w:val="left" w:pos="3225"/>
        </w:tabs>
        <w:rPr>
          <w:color w:val="auto"/>
        </w:rPr>
      </w:pPr>
      <w:r w:rsidRPr="0005732F">
        <w:rPr>
          <w:color w:val="auto"/>
        </w:rPr>
        <w:br w:type="page"/>
      </w:r>
    </w:p>
    <w:tbl>
      <w:tblPr>
        <w:tblW w:w="10011" w:type="dxa"/>
        <w:jc w:val="center"/>
        <w:tblLayout w:type="fixed"/>
        <w:tblLook w:val="01E0" w:firstRow="1" w:lastRow="1" w:firstColumn="1" w:lastColumn="1" w:noHBand="0" w:noVBand="0"/>
      </w:tblPr>
      <w:tblGrid>
        <w:gridCol w:w="1331"/>
        <w:gridCol w:w="270"/>
        <w:gridCol w:w="848"/>
        <w:gridCol w:w="2996"/>
        <w:gridCol w:w="713"/>
        <w:gridCol w:w="1482"/>
        <w:gridCol w:w="971"/>
        <w:gridCol w:w="1400"/>
      </w:tblGrid>
      <w:tr w:rsidR="005C55D5" w:rsidRPr="00B10823" w14:paraId="3719EFC0" w14:textId="77777777" w:rsidTr="00F029EB">
        <w:trPr>
          <w:trHeight w:val="360"/>
          <w:jc w:val="center"/>
        </w:trPr>
        <w:tc>
          <w:tcPr>
            <w:tcW w:w="10011" w:type="dxa"/>
            <w:gridSpan w:val="8"/>
            <w:tcBorders>
              <w:top w:val="single" w:sz="6" w:space="0" w:color="auto"/>
              <w:bottom w:val="single" w:sz="12" w:space="0" w:color="auto"/>
            </w:tcBorders>
            <w:shd w:val="clear" w:color="auto" w:fill="FFFFFF"/>
            <w:vAlign w:val="center"/>
          </w:tcPr>
          <w:p w14:paraId="554AF15A" w14:textId="77777777" w:rsidR="005C55D5" w:rsidRPr="006952A6" w:rsidRDefault="005C55D5" w:rsidP="005C55D5">
            <w:pPr>
              <w:ind w:right="-72"/>
              <w:jc w:val="right"/>
              <w:rPr>
                <w:b/>
                <w:i/>
                <w:color w:val="auto"/>
                <w:lang w:val="ru-RU"/>
              </w:rPr>
            </w:pPr>
            <w:r w:rsidRPr="006952A6">
              <w:rPr>
                <w:b/>
                <w:i/>
                <w:color w:val="auto"/>
                <w:lang w:val="ru-RU"/>
              </w:rPr>
              <w:lastRenderedPageBreak/>
              <w:t>Заполнители для швов и уплотняющие составы</w:t>
            </w:r>
          </w:p>
        </w:tc>
      </w:tr>
      <w:tr w:rsidR="005C55D5" w:rsidRPr="0005732F" w14:paraId="32F3C654" w14:textId="77777777" w:rsidTr="00F029EB">
        <w:trPr>
          <w:trHeight w:val="360"/>
          <w:jc w:val="center"/>
        </w:trPr>
        <w:tc>
          <w:tcPr>
            <w:tcW w:w="7640" w:type="dxa"/>
            <w:gridSpan w:val="6"/>
            <w:tcBorders>
              <w:top w:val="single" w:sz="12" w:space="0" w:color="auto"/>
              <w:left w:val="single" w:sz="12" w:space="0" w:color="auto"/>
              <w:bottom w:val="single" w:sz="12" w:space="0" w:color="auto"/>
            </w:tcBorders>
            <w:vAlign w:val="center"/>
          </w:tcPr>
          <w:p w14:paraId="790F5B5C" w14:textId="77777777" w:rsidR="005C55D5" w:rsidRPr="006952A6" w:rsidRDefault="005C55D5" w:rsidP="005C55D5">
            <w:pPr>
              <w:autoSpaceDE/>
              <w:autoSpaceDN/>
              <w:adjustRightInd/>
              <w:spacing w:before="0" w:line="240" w:lineRule="auto"/>
              <w:ind w:left="0"/>
              <w:rPr>
                <w:b/>
                <w:color w:val="auto"/>
                <w:sz w:val="20"/>
                <w:szCs w:val="20"/>
                <w:lang w:val="ru-RU"/>
              </w:rPr>
            </w:pPr>
            <w:r w:rsidRPr="008E5938">
              <w:rPr>
                <w:b/>
                <w:color w:val="auto"/>
                <w:sz w:val="20"/>
                <w:szCs w:val="24"/>
                <w:lang w:val="ru-RU"/>
              </w:rPr>
              <w:t xml:space="preserve">Заполнитель для клепаных соединений и швов - </w:t>
            </w:r>
            <w:r w:rsidR="00383D2A" w:rsidRPr="00D750DA">
              <w:rPr>
                <w:b/>
                <w:color w:val="auto"/>
                <w:sz w:val="20"/>
                <w:szCs w:val="24"/>
                <w:lang w:val="ru-RU"/>
              </w:rPr>
              <w:t>Полиэстер/Виниловый</w:t>
            </w:r>
            <w:r w:rsidR="00A84BEB">
              <w:rPr>
                <w:b/>
                <w:color w:val="auto"/>
                <w:sz w:val="20"/>
                <w:szCs w:val="24"/>
                <w:lang w:val="ru-RU"/>
              </w:rPr>
              <w:t xml:space="preserve"> </w:t>
            </w:r>
            <w:r w:rsidR="00383D2A" w:rsidRPr="00D750DA">
              <w:rPr>
                <w:b/>
                <w:color w:val="auto"/>
                <w:sz w:val="20"/>
                <w:szCs w:val="24"/>
                <w:lang w:val="ru-RU"/>
              </w:rPr>
              <w:t>эфир</w:t>
            </w:r>
          </w:p>
        </w:tc>
        <w:tc>
          <w:tcPr>
            <w:tcW w:w="2371" w:type="dxa"/>
            <w:gridSpan w:val="2"/>
            <w:tcBorders>
              <w:top w:val="single" w:sz="12" w:space="0" w:color="auto"/>
              <w:bottom w:val="single" w:sz="12" w:space="0" w:color="auto"/>
              <w:right w:val="single" w:sz="12" w:space="0" w:color="auto"/>
            </w:tcBorders>
            <w:shd w:val="clear" w:color="auto" w:fill="000000"/>
            <w:vAlign w:val="center"/>
          </w:tcPr>
          <w:p w14:paraId="5D30C49E" w14:textId="77777777" w:rsidR="005C55D5" w:rsidRPr="0005732F" w:rsidRDefault="005C55D5" w:rsidP="005C55D5">
            <w:pPr>
              <w:autoSpaceDE/>
              <w:autoSpaceDN/>
              <w:adjustRightInd/>
              <w:spacing w:before="0" w:line="240" w:lineRule="auto"/>
              <w:ind w:left="0"/>
              <w:jc w:val="center"/>
              <w:rPr>
                <w:b/>
                <w:color w:val="auto"/>
                <w:sz w:val="36"/>
                <w:szCs w:val="40"/>
              </w:rPr>
            </w:pPr>
            <w:r w:rsidRPr="00B76D32">
              <w:rPr>
                <w:b/>
                <w:color w:val="auto"/>
                <w:sz w:val="36"/>
                <w:szCs w:val="24"/>
                <w:lang w:val="ru-RU"/>
              </w:rPr>
              <w:t>13.3</w:t>
            </w:r>
          </w:p>
        </w:tc>
      </w:tr>
      <w:tr w:rsidR="005C55D5" w:rsidRPr="0005732F" w14:paraId="3871F810" w14:textId="77777777" w:rsidTr="003C00CB">
        <w:trPr>
          <w:cantSplit/>
          <w:trHeight w:val="288"/>
          <w:jc w:val="center"/>
        </w:trPr>
        <w:tc>
          <w:tcPr>
            <w:tcW w:w="1601" w:type="dxa"/>
            <w:gridSpan w:val="2"/>
            <w:tcBorders>
              <w:top w:val="single" w:sz="12" w:space="0" w:color="auto"/>
            </w:tcBorders>
          </w:tcPr>
          <w:p w14:paraId="4D0C51B1"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844" w:type="dxa"/>
            <w:gridSpan w:val="2"/>
            <w:tcBorders>
              <w:top w:val="single" w:sz="12" w:space="0" w:color="auto"/>
            </w:tcBorders>
          </w:tcPr>
          <w:p w14:paraId="6CA6D096" w14:textId="34310242" w:rsidR="005C55D5" w:rsidRPr="006F6D79" w:rsidRDefault="006F6D79" w:rsidP="005C55D5">
            <w:pPr>
              <w:autoSpaceDE/>
              <w:autoSpaceDN/>
              <w:adjustRightInd/>
              <w:spacing w:before="0" w:line="240" w:lineRule="auto"/>
              <w:ind w:left="-72"/>
              <w:rPr>
                <w:color w:val="auto"/>
                <w:sz w:val="16"/>
                <w:szCs w:val="24"/>
              </w:rPr>
            </w:pPr>
            <w:r w:rsidRPr="006F6D79">
              <w:rPr>
                <w:color w:val="auto"/>
                <w:sz w:val="16"/>
                <w:szCs w:val="24"/>
              </w:rPr>
              <w:t>SSPC-SP1/SP10(NACENo.</w:t>
            </w:r>
            <w:proofErr w:type="gramStart"/>
            <w:r w:rsidRPr="006F6D79">
              <w:rPr>
                <w:color w:val="auto"/>
                <w:sz w:val="16"/>
                <w:szCs w:val="24"/>
              </w:rPr>
              <w:t>2)(</w:t>
            </w:r>
            <w:proofErr w:type="gramEnd"/>
            <w:r w:rsidRPr="006F6D79">
              <w:rPr>
                <w:color w:val="auto"/>
                <w:sz w:val="16"/>
                <w:szCs w:val="24"/>
              </w:rPr>
              <w:t>SA2.5)</w:t>
            </w:r>
          </w:p>
          <w:p w14:paraId="569CE9CD" w14:textId="5624129C" w:rsidR="005C55D5" w:rsidRPr="00037A5B" w:rsidRDefault="004B5C7C" w:rsidP="005C55D5">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2012C0" w:rsidRPr="002012C0">
              <w:rPr>
                <w:color w:val="auto"/>
                <w:sz w:val="16"/>
                <w:szCs w:val="24"/>
                <w:lang w:val="ru-RU"/>
              </w:rPr>
              <w:t xml:space="preserve"> </w:t>
            </w:r>
            <w:r w:rsidR="005C55D5" w:rsidRPr="00037A5B">
              <w:rPr>
                <w:color w:val="auto"/>
                <w:sz w:val="16"/>
                <w:szCs w:val="24"/>
                <w:lang w:val="ru-RU"/>
              </w:rPr>
              <w:t>очистка до почти белого металла.</w:t>
            </w:r>
          </w:p>
        </w:tc>
        <w:tc>
          <w:tcPr>
            <w:tcW w:w="713" w:type="dxa"/>
            <w:tcBorders>
              <w:top w:val="single" w:sz="12" w:space="0" w:color="auto"/>
            </w:tcBorders>
          </w:tcPr>
          <w:p w14:paraId="5CC2391C" w14:textId="77777777" w:rsidR="005C55D5" w:rsidRPr="004E6B3B" w:rsidRDefault="005C55D5" w:rsidP="005C55D5">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853" w:type="dxa"/>
            <w:gridSpan w:val="3"/>
            <w:vMerge w:val="restart"/>
            <w:tcBorders>
              <w:top w:val="single" w:sz="12" w:space="0" w:color="auto"/>
            </w:tcBorders>
          </w:tcPr>
          <w:p w14:paraId="2215C6A2" w14:textId="77777777" w:rsidR="005C55D5" w:rsidRPr="008A7B52" w:rsidRDefault="005C55D5" w:rsidP="008A7B52">
            <w:pPr>
              <w:autoSpaceDE/>
              <w:autoSpaceDN/>
              <w:adjustRightInd/>
              <w:spacing w:before="0" w:line="240" w:lineRule="auto"/>
              <w:ind w:left="-72"/>
              <w:rPr>
                <w:color w:val="auto"/>
                <w:sz w:val="16"/>
                <w:szCs w:val="24"/>
                <w:lang w:val="ru-RU"/>
              </w:rPr>
            </w:pPr>
          </w:p>
        </w:tc>
      </w:tr>
      <w:tr w:rsidR="005C55D5" w:rsidRPr="00C76656" w14:paraId="66689D1F" w14:textId="77777777" w:rsidTr="003C00CB">
        <w:trPr>
          <w:cantSplit/>
          <w:trHeight w:val="288"/>
          <w:jc w:val="center"/>
        </w:trPr>
        <w:tc>
          <w:tcPr>
            <w:tcW w:w="1601" w:type="dxa"/>
            <w:gridSpan w:val="2"/>
          </w:tcPr>
          <w:p w14:paraId="07465508"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844" w:type="dxa"/>
            <w:gridSpan w:val="2"/>
          </w:tcPr>
          <w:p w14:paraId="3038D7DE" w14:textId="77777777" w:rsidR="005C55D5" w:rsidRPr="00037A5B" w:rsidRDefault="00224632" w:rsidP="005C55D5">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713" w:type="dxa"/>
          </w:tcPr>
          <w:p w14:paraId="0FBE2FD3" w14:textId="77777777" w:rsidR="005C55D5" w:rsidRPr="008A7B52" w:rsidRDefault="005C55D5" w:rsidP="008A7B52">
            <w:pPr>
              <w:autoSpaceDE/>
              <w:autoSpaceDN/>
              <w:adjustRightInd/>
              <w:spacing w:before="0" w:line="240" w:lineRule="auto"/>
              <w:ind w:left="-72"/>
              <w:rPr>
                <w:color w:val="auto"/>
                <w:sz w:val="16"/>
                <w:szCs w:val="24"/>
                <w:lang w:val="ru-RU"/>
              </w:rPr>
            </w:pPr>
          </w:p>
        </w:tc>
        <w:tc>
          <w:tcPr>
            <w:tcW w:w="3853" w:type="dxa"/>
            <w:gridSpan w:val="3"/>
            <w:vMerge/>
            <w:vAlign w:val="center"/>
          </w:tcPr>
          <w:p w14:paraId="0E3D72C5" w14:textId="77777777" w:rsidR="005C55D5" w:rsidRPr="00D750DA" w:rsidRDefault="005C55D5" w:rsidP="005C55D5">
            <w:pPr>
              <w:rPr>
                <w:color w:val="auto"/>
                <w:lang w:val="ru-RU"/>
              </w:rPr>
            </w:pPr>
          </w:p>
        </w:tc>
      </w:tr>
      <w:tr w:rsidR="005C55D5" w:rsidRPr="00C76656" w14:paraId="48E25494" w14:textId="77777777" w:rsidTr="003C00CB">
        <w:trPr>
          <w:cantSplit/>
          <w:trHeight w:val="288"/>
          <w:jc w:val="center"/>
        </w:trPr>
        <w:tc>
          <w:tcPr>
            <w:tcW w:w="1601" w:type="dxa"/>
            <w:gridSpan w:val="2"/>
            <w:tcBorders>
              <w:bottom w:val="single" w:sz="12" w:space="0" w:color="auto"/>
            </w:tcBorders>
          </w:tcPr>
          <w:p w14:paraId="566098E2" w14:textId="77777777" w:rsidR="005C55D5" w:rsidRPr="004E6B3B" w:rsidRDefault="005C55D5"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844" w:type="dxa"/>
            <w:gridSpan w:val="2"/>
            <w:tcBorders>
              <w:bottom w:val="single" w:sz="12" w:space="0" w:color="auto"/>
            </w:tcBorders>
          </w:tcPr>
          <w:p w14:paraId="52D60226" w14:textId="77777777" w:rsidR="005C55D5" w:rsidRPr="00D750DA" w:rsidRDefault="00383D2A" w:rsidP="005C55D5">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713" w:type="dxa"/>
            <w:tcBorders>
              <w:bottom w:val="single" w:sz="12" w:space="0" w:color="auto"/>
            </w:tcBorders>
          </w:tcPr>
          <w:p w14:paraId="771D42CB" w14:textId="77777777" w:rsidR="005C55D5" w:rsidRPr="008A7B52" w:rsidRDefault="005C55D5" w:rsidP="008A7B52">
            <w:pPr>
              <w:autoSpaceDE/>
              <w:autoSpaceDN/>
              <w:adjustRightInd/>
              <w:spacing w:before="0" w:line="240" w:lineRule="auto"/>
              <w:ind w:left="-72"/>
              <w:rPr>
                <w:color w:val="auto"/>
                <w:sz w:val="16"/>
                <w:szCs w:val="24"/>
                <w:lang w:val="ru-RU"/>
              </w:rPr>
            </w:pPr>
          </w:p>
        </w:tc>
        <w:tc>
          <w:tcPr>
            <w:tcW w:w="3853" w:type="dxa"/>
            <w:gridSpan w:val="3"/>
            <w:vMerge/>
            <w:tcBorders>
              <w:bottom w:val="single" w:sz="12" w:space="0" w:color="auto"/>
            </w:tcBorders>
            <w:vAlign w:val="center"/>
          </w:tcPr>
          <w:p w14:paraId="38986187" w14:textId="77777777" w:rsidR="005C55D5" w:rsidRPr="00D750DA" w:rsidRDefault="005C55D5" w:rsidP="005C55D5">
            <w:pPr>
              <w:rPr>
                <w:color w:val="auto"/>
                <w:lang w:val="ru-RU"/>
              </w:rPr>
            </w:pPr>
          </w:p>
        </w:tc>
      </w:tr>
      <w:tr w:rsidR="005C55D5" w:rsidRPr="0005732F" w14:paraId="1DC9AD07" w14:textId="77777777" w:rsidTr="003C00CB">
        <w:trPr>
          <w:trHeight w:val="360"/>
          <w:jc w:val="center"/>
        </w:trPr>
        <w:tc>
          <w:tcPr>
            <w:tcW w:w="2449" w:type="dxa"/>
            <w:gridSpan w:val="3"/>
            <w:tcBorders>
              <w:top w:val="single" w:sz="12" w:space="0" w:color="auto"/>
              <w:left w:val="single" w:sz="12" w:space="0" w:color="auto"/>
              <w:bottom w:val="single" w:sz="12" w:space="0" w:color="auto"/>
            </w:tcBorders>
            <w:shd w:val="clear" w:color="auto" w:fill="000000"/>
            <w:vAlign w:val="center"/>
          </w:tcPr>
          <w:p w14:paraId="2DD3981E"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996" w:type="dxa"/>
            <w:tcBorders>
              <w:top w:val="single" w:sz="12" w:space="0" w:color="auto"/>
              <w:bottom w:val="single" w:sz="12" w:space="0" w:color="auto"/>
            </w:tcBorders>
            <w:shd w:val="clear" w:color="auto" w:fill="000000"/>
            <w:vAlign w:val="center"/>
          </w:tcPr>
          <w:p w14:paraId="297F9562"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195" w:type="dxa"/>
            <w:gridSpan w:val="2"/>
            <w:tcBorders>
              <w:top w:val="single" w:sz="12" w:space="0" w:color="auto"/>
              <w:bottom w:val="single" w:sz="12" w:space="0" w:color="auto"/>
            </w:tcBorders>
            <w:shd w:val="clear" w:color="auto" w:fill="000000"/>
            <w:vAlign w:val="center"/>
          </w:tcPr>
          <w:p w14:paraId="1E92AC51"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7BE95F7C" w14:textId="77777777" w:rsidR="005C55D5" w:rsidRPr="008E5938" w:rsidRDefault="005C55D5"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1400" w:type="dxa"/>
            <w:tcBorders>
              <w:top w:val="single" w:sz="12" w:space="0" w:color="auto"/>
              <w:bottom w:val="single" w:sz="12" w:space="0" w:color="auto"/>
              <w:right w:val="single" w:sz="12" w:space="0" w:color="auto"/>
            </w:tcBorders>
            <w:shd w:val="clear" w:color="auto" w:fill="000000"/>
            <w:vAlign w:val="center"/>
          </w:tcPr>
          <w:p w14:paraId="430123DD" w14:textId="77777777" w:rsidR="005C55D5" w:rsidRPr="008E5938" w:rsidRDefault="005C55D5" w:rsidP="00F029EB">
            <w:pPr>
              <w:tabs>
                <w:tab w:val="left" w:pos="850"/>
              </w:tabs>
              <w:autoSpaceDE/>
              <w:autoSpaceDN/>
              <w:adjustRightInd/>
              <w:spacing w:before="0" w:line="240" w:lineRule="auto"/>
              <w:ind w:left="0" w:right="-95"/>
              <w:jc w:val="center"/>
              <w:rPr>
                <w:b/>
                <w:color w:val="auto"/>
                <w:w w:val="0"/>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5C55D5" w:rsidRPr="0005732F" w14:paraId="50AB075C" w14:textId="77777777" w:rsidTr="003C00CB">
        <w:trPr>
          <w:trHeight w:val="288"/>
          <w:jc w:val="center"/>
        </w:trPr>
        <w:tc>
          <w:tcPr>
            <w:tcW w:w="2449" w:type="dxa"/>
            <w:gridSpan w:val="3"/>
            <w:vAlign w:val="center"/>
          </w:tcPr>
          <w:p w14:paraId="7115EB12" w14:textId="1A27EF23" w:rsidR="005C55D5" w:rsidRPr="00AC483C" w:rsidRDefault="005F0875" w:rsidP="005C55D5">
            <w:pPr>
              <w:autoSpaceDE/>
              <w:autoSpaceDN/>
              <w:adjustRightInd/>
              <w:spacing w:before="0" w:line="240" w:lineRule="auto"/>
              <w:ind w:left="0"/>
              <w:rPr>
                <w:b/>
                <w:color w:val="auto"/>
                <w:sz w:val="16"/>
                <w:szCs w:val="24"/>
                <w:lang w:val="ru-RU"/>
              </w:rPr>
            </w:pPr>
            <w:r w:rsidRPr="00AC483C">
              <w:rPr>
                <w:b/>
                <w:color w:val="auto"/>
                <w:sz w:val="16"/>
                <w:szCs w:val="24"/>
                <w:lang w:val="ru-RU"/>
              </w:rPr>
              <w:t xml:space="preserve">Полиэфирное изофталевое </w:t>
            </w:r>
            <w:r w:rsidR="005C55D5" w:rsidRPr="00AC483C">
              <w:rPr>
                <w:b/>
                <w:color w:val="auto"/>
                <w:sz w:val="16"/>
                <w:szCs w:val="24"/>
                <w:lang w:val="ru-RU"/>
              </w:rPr>
              <w:t>Клепаные соединения и швы</w:t>
            </w:r>
            <w:r w:rsidRPr="00AC483C">
              <w:rPr>
                <w:b/>
                <w:color w:val="auto"/>
                <w:sz w:val="16"/>
                <w:szCs w:val="24"/>
                <w:lang w:val="ru-RU"/>
              </w:rPr>
              <w:t xml:space="preserve"> Заполнитель (Распыляется)</w:t>
            </w:r>
          </w:p>
        </w:tc>
        <w:tc>
          <w:tcPr>
            <w:tcW w:w="2996" w:type="dxa"/>
            <w:vAlign w:val="center"/>
          </w:tcPr>
          <w:p w14:paraId="70E8157C" w14:textId="77777777" w:rsidR="005C55D5" w:rsidRPr="00582F06" w:rsidRDefault="005C55D5" w:rsidP="005C55D5">
            <w:pPr>
              <w:autoSpaceDE/>
              <w:autoSpaceDN/>
              <w:adjustRightInd/>
              <w:spacing w:before="0" w:line="240" w:lineRule="auto"/>
              <w:ind w:left="0"/>
              <w:rPr>
                <w:sz w:val="16"/>
                <w:szCs w:val="16"/>
              </w:rPr>
            </w:pPr>
            <w:r w:rsidRPr="00582F06">
              <w:rPr>
                <w:sz w:val="16"/>
                <w:szCs w:val="16"/>
              </w:rPr>
              <w:t>Sherwin Williams</w:t>
            </w:r>
          </w:p>
        </w:tc>
        <w:tc>
          <w:tcPr>
            <w:tcW w:w="2195" w:type="dxa"/>
            <w:gridSpan w:val="2"/>
            <w:vAlign w:val="center"/>
          </w:tcPr>
          <w:p w14:paraId="128D314F" w14:textId="77777777" w:rsidR="005C55D5" w:rsidRPr="00C90BAA" w:rsidRDefault="005C55D5" w:rsidP="00C90BAA">
            <w:pPr>
              <w:autoSpaceDE/>
              <w:autoSpaceDN/>
              <w:adjustRightInd/>
              <w:spacing w:before="0" w:line="240" w:lineRule="auto"/>
              <w:ind w:left="0"/>
              <w:rPr>
                <w:sz w:val="16"/>
                <w:szCs w:val="16"/>
              </w:rPr>
            </w:pPr>
            <w:proofErr w:type="spellStart"/>
            <w:r w:rsidRPr="00C90BAA">
              <w:rPr>
                <w:sz w:val="16"/>
                <w:szCs w:val="16"/>
              </w:rPr>
              <w:t>Pol</w:t>
            </w:r>
            <w:r w:rsidRPr="00C90BAA">
              <w:rPr>
                <w:spacing w:val="-1"/>
                <w:sz w:val="16"/>
                <w:szCs w:val="16"/>
              </w:rPr>
              <w:t>y</w:t>
            </w:r>
            <w:r w:rsidRPr="00C90BAA">
              <w:rPr>
                <w:sz w:val="16"/>
                <w:szCs w:val="16"/>
              </w:rPr>
              <w:t>glass</w:t>
            </w:r>
            <w:proofErr w:type="spellEnd"/>
            <w:r w:rsidR="00DA02D7" w:rsidRPr="00C90BAA">
              <w:rPr>
                <w:sz w:val="16"/>
                <w:szCs w:val="16"/>
                <w:lang w:val="ru-RU"/>
              </w:rPr>
              <w:t xml:space="preserve"> </w:t>
            </w:r>
            <w:r w:rsidRPr="00C90BAA">
              <w:rPr>
                <w:sz w:val="16"/>
                <w:szCs w:val="16"/>
              </w:rPr>
              <w:t>Putty</w:t>
            </w:r>
          </w:p>
        </w:tc>
        <w:tc>
          <w:tcPr>
            <w:tcW w:w="971" w:type="dxa"/>
            <w:vAlign w:val="center"/>
          </w:tcPr>
          <w:p w14:paraId="4DA94F88" w14:textId="77777777" w:rsidR="005C55D5" w:rsidRPr="00582F06" w:rsidRDefault="005C55D5" w:rsidP="00C90BAA">
            <w:pPr>
              <w:spacing w:before="0" w:line="240" w:lineRule="auto"/>
              <w:ind w:left="0"/>
              <w:rPr>
                <w:sz w:val="16"/>
                <w:szCs w:val="16"/>
              </w:rPr>
            </w:pPr>
            <w:r w:rsidRPr="00582F06">
              <w:rPr>
                <w:sz w:val="16"/>
                <w:szCs w:val="16"/>
              </w:rPr>
              <w:t>0</w:t>
            </w:r>
          </w:p>
        </w:tc>
        <w:tc>
          <w:tcPr>
            <w:tcW w:w="1400" w:type="dxa"/>
            <w:vAlign w:val="center"/>
          </w:tcPr>
          <w:p w14:paraId="735CF835" w14:textId="77777777" w:rsidR="005C55D5" w:rsidRPr="00582F06" w:rsidRDefault="005C55D5" w:rsidP="00C90BAA">
            <w:pPr>
              <w:spacing w:before="0" w:line="240" w:lineRule="auto"/>
              <w:ind w:left="-49" w:right="-46" w:hanging="59"/>
              <w:jc w:val="center"/>
              <w:rPr>
                <w:sz w:val="16"/>
                <w:szCs w:val="16"/>
              </w:rPr>
            </w:pPr>
            <w:r w:rsidRPr="00C90BAA">
              <w:rPr>
                <w:sz w:val="16"/>
                <w:szCs w:val="16"/>
              </w:rPr>
              <w:t>66</w:t>
            </w:r>
            <w:r w:rsidRPr="000C5718">
              <w:rPr>
                <w:sz w:val="16"/>
                <w:szCs w:val="16"/>
              </w:rPr>
              <w:t>°C (1</w:t>
            </w:r>
            <w:r w:rsidRPr="00C90BAA">
              <w:rPr>
                <w:sz w:val="16"/>
                <w:szCs w:val="16"/>
              </w:rPr>
              <w:t>5</w:t>
            </w:r>
            <w:r w:rsidRPr="000C5718">
              <w:rPr>
                <w:sz w:val="16"/>
                <w:szCs w:val="16"/>
              </w:rPr>
              <w:t>0°F)</w:t>
            </w:r>
          </w:p>
        </w:tc>
      </w:tr>
      <w:tr w:rsidR="005C55D5" w:rsidRPr="0005732F" w14:paraId="7C204353" w14:textId="272859A4" w:rsidTr="003C00CB">
        <w:trPr>
          <w:trHeight w:val="288"/>
          <w:jc w:val="center"/>
        </w:trPr>
        <w:tc>
          <w:tcPr>
            <w:tcW w:w="2449" w:type="dxa"/>
            <w:gridSpan w:val="3"/>
            <w:tcBorders>
              <w:bottom w:val="single" w:sz="12" w:space="0" w:color="auto"/>
            </w:tcBorders>
            <w:vAlign w:val="center"/>
          </w:tcPr>
          <w:p w14:paraId="4C4622DF" w14:textId="129E9E0E" w:rsidR="005C55D5" w:rsidRPr="00AC483C" w:rsidRDefault="005C55D5" w:rsidP="005C55D5">
            <w:pPr>
              <w:autoSpaceDE/>
              <w:autoSpaceDN/>
              <w:adjustRightInd/>
              <w:spacing w:before="0" w:line="240" w:lineRule="auto"/>
              <w:ind w:left="0"/>
              <w:rPr>
                <w:b/>
                <w:color w:val="auto"/>
                <w:sz w:val="16"/>
                <w:szCs w:val="24"/>
                <w:lang w:val="ru-RU"/>
              </w:rPr>
            </w:pPr>
          </w:p>
        </w:tc>
        <w:tc>
          <w:tcPr>
            <w:tcW w:w="2996" w:type="dxa"/>
            <w:tcBorders>
              <w:bottom w:val="single" w:sz="12" w:space="0" w:color="auto"/>
            </w:tcBorders>
            <w:vAlign w:val="center"/>
          </w:tcPr>
          <w:p w14:paraId="39B4A5AC" w14:textId="6A22340F" w:rsidR="005C55D5" w:rsidRPr="00582F06" w:rsidRDefault="005C55D5" w:rsidP="005C55D5">
            <w:pPr>
              <w:rPr>
                <w:sz w:val="16"/>
                <w:szCs w:val="16"/>
              </w:rPr>
            </w:pPr>
          </w:p>
        </w:tc>
        <w:tc>
          <w:tcPr>
            <w:tcW w:w="2195" w:type="dxa"/>
            <w:gridSpan w:val="2"/>
            <w:tcBorders>
              <w:bottom w:val="single" w:sz="12" w:space="0" w:color="auto"/>
            </w:tcBorders>
            <w:vAlign w:val="center"/>
          </w:tcPr>
          <w:p w14:paraId="62447719" w14:textId="3D340D66" w:rsidR="005C55D5" w:rsidRPr="00C90BAA" w:rsidRDefault="005C55D5" w:rsidP="00C90BAA">
            <w:pPr>
              <w:ind w:left="0"/>
              <w:rPr>
                <w:sz w:val="16"/>
                <w:szCs w:val="16"/>
              </w:rPr>
            </w:pPr>
          </w:p>
        </w:tc>
        <w:tc>
          <w:tcPr>
            <w:tcW w:w="971" w:type="dxa"/>
            <w:tcBorders>
              <w:bottom w:val="single" w:sz="12" w:space="0" w:color="auto"/>
            </w:tcBorders>
            <w:vAlign w:val="center"/>
          </w:tcPr>
          <w:p w14:paraId="7799DC16" w14:textId="10F2D5C1" w:rsidR="005C55D5" w:rsidRPr="00582F06" w:rsidRDefault="005C55D5" w:rsidP="005C55D5">
            <w:pPr>
              <w:jc w:val="center"/>
              <w:rPr>
                <w:sz w:val="16"/>
                <w:szCs w:val="16"/>
              </w:rPr>
            </w:pPr>
          </w:p>
        </w:tc>
        <w:tc>
          <w:tcPr>
            <w:tcW w:w="1400" w:type="dxa"/>
            <w:tcBorders>
              <w:bottom w:val="single" w:sz="12" w:space="0" w:color="auto"/>
            </w:tcBorders>
            <w:vAlign w:val="center"/>
          </w:tcPr>
          <w:p w14:paraId="649D284F" w14:textId="4EFEFC78" w:rsidR="005C55D5" w:rsidRPr="00582F06" w:rsidRDefault="005C55D5" w:rsidP="00C90BAA">
            <w:pPr>
              <w:jc w:val="center"/>
              <w:rPr>
                <w:sz w:val="16"/>
                <w:szCs w:val="16"/>
              </w:rPr>
            </w:pPr>
          </w:p>
        </w:tc>
      </w:tr>
      <w:tr w:rsidR="005A2329" w:rsidRPr="0005732F" w14:paraId="16374547" w14:textId="77777777" w:rsidTr="003C00CB">
        <w:trPr>
          <w:trHeight w:val="615"/>
          <w:jc w:val="center"/>
        </w:trPr>
        <w:tc>
          <w:tcPr>
            <w:tcW w:w="2449" w:type="dxa"/>
            <w:gridSpan w:val="3"/>
            <w:tcBorders>
              <w:top w:val="single" w:sz="4" w:space="0" w:color="auto"/>
              <w:bottom w:val="single" w:sz="12" w:space="0" w:color="auto"/>
            </w:tcBorders>
            <w:vAlign w:val="center"/>
          </w:tcPr>
          <w:p w14:paraId="25AC1FB6" w14:textId="67DA0DDE" w:rsidR="005A2329" w:rsidRDefault="005A2329" w:rsidP="005C55D5">
            <w:pPr>
              <w:spacing w:before="0" w:line="240" w:lineRule="auto"/>
              <w:ind w:left="0"/>
              <w:rPr>
                <w:b/>
                <w:color w:val="auto"/>
                <w:sz w:val="16"/>
                <w:szCs w:val="24"/>
                <w:lang w:val="ru-RU"/>
              </w:rPr>
            </w:pPr>
            <w:r>
              <w:rPr>
                <w:b/>
                <w:color w:val="auto"/>
                <w:sz w:val="16"/>
                <w:szCs w:val="24"/>
                <w:lang w:val="ru-RU"/>
              </w:rPr>
              <w:t>Наносится шпатылем</w:t>
            </w:r>
          </w:p>
        </w:tc>
        <w:tc>
          <w:tcPr>
            <w:tcW w:w="2996" w:type="dxa"/>
            <w:tcBorders>
              <w:top w:val="single" w:sz="4" w:space="0" w:color="auto"/>
              <w:bottom w:val="single" w:sz="12" w:space="0" w:color="auto"/>
            </w:tcBorders>
            <w:vAlign w:val="center"/>
          </w:tcPr>
          <w:p w14:paraId="5749529F" w14:textId="7C809D10" w:rsidR="005A2329" w:rsidRPr="000F6748" w:rsidRDefault="005A2329" w:rsidP="00D750DA">
            <w:pPr>
              <w:spacing w:before="0" w:line="240" w:lineRule="auto"/>
              <w:ind w:left="0"/>
              <w:rPr>
                <w:sz w:val="16"/>
                <w:szCs w:val="16"/>
              </w:rPr>
            </w:pPr>
            <w:r w:rsidRPr="00525409">
              <w:rPr>
                <w:sz w:val="16"/>
                <w:szCs w:val="16"/>
              </w:rPr>
              <w:t xml:space="preserve"> Sherwin Williams</w:t>
            </w:r>
          </w:p>
        </w:tc>
        <w:tc>
          <w:tcPr>
            <w:tcW w:w="2195" w:type="dxa"/>
            <w:gridSpan w:val="2"/>
            <w:tcBorders>
              <w:top w:val="single" w:sz="4" w:space="0" w:color="auto"/>
              <w:bottom w:val="single" w:sz="12" w:space="0" w:color="auto"/>
            </w:tcBorders>
            <w:vAlign w:val="center"/>
          </w:tcPr>
          <w:p w14:paraId="32F37EDF" w14:textId="72CE7A36" w:rsidR="005A2329" w:rsidRPr="00C90BAA" w:rsidRDefault="005A2329" w:rsidP="00C90BAA">
            <w:pPr>
              <w:spacing w:before="0" w:line="240" w:lineRule="auto"/>
              <w:ind w:left="0"/>
              <w:rPr>
                <w:sz w:val="16"/>
                <w:szCs w:val="16"/>
              </w:rPr>
            </w:pPr>
            <w:proofErr w:type="spellStart"/>
            <w:r w:rsidRPr="00C90BAA">
              <w:rPr>
                <w:sz w:val="16"/>
                <w:szCs w:val="16"/>
              </w:rPr>
              <w:t>Polyglass</w:t>
            </w:r>
            <w:proofErr w:type="spellEnd"/>
            <w:r w:rsidRPr="00C90BAA">
              <w:rPr>
                <w:sz w:val="16"/>
                <w:szCs w:val="16"/>
              </w:rPr>
              <w:t xml:space="preserve"> Putty</w:t>
            </w:r>
          </w:p>
        </w:tc>
        <w:tc>
          <w:tcPr>
            <w:tcW w:w="971" w:type="dxa"/>
            <w:tcBorders>
              <w:top w:val="single" w:sz="4" w:space="0" w:color="auto"/>
              <w:bottom w:val="single" w:sz="12" w:space="0" w:color="auto"/>
            </w:tcBorders>
            <w:vAlign w:val="center"/>
          </w:tcPr>
          <w:p w14:paraId="4256F413" w14:textId="0A2E56AB" w:rsidR="005A2329" w:rsidRPr="00837732" w:rsidRDefault="005A2329" w:rsidP="00C90BAA">
            <w:pPr>
              <w:spacing w:before="0" w:line="240" w:lineRule="auto"/>
              <w:ind w:left="0"/>
              <w:rPr>
                <w:sz w:val="16"/>
                <w:szCs w:val="16"/>
              </w:rPr>
            </w:pPr>
            <w:r w:rsidRPr="00837732">
              <w:rPr>
                <w:sz w:val="16"/>
                <w:szCs w:val="16"/>
              </w:rPr>
              <w:t>0</w:t>
            </w:r>
          </w:p>
        </w:tc>
        <w:tc>
          <w:tcPr>
            <w:tcW w:w="1400" w:type="dxa"/>
            <w:tcBorders>
              <w:top w:val="single" w:sz="4" w:space="0" w:color="auto"/>
              <w:bottom w:val="single" w:sz="12" w:space="0" w:color="auto"/>
            </w:tcBorders>
            <w:vAlign w:val="center"/>
          </w:tcPr>
          <w:p w14:paraId="1CDE462F" w14:textId="5E9E32F6" w:rsidR="005A2329" w:rsidRPr="00A6682B" w:rsidRDefault="005A2329" w:rsidP="00C90BAA">
            <w:pPr>
              <w:spacing w:before="0" w:line="240" w:lineRule="auto"/>
              <w:ind w:left="0"/>
              <w:jc w:val="center"/>
              <w:rPr>
                <w:sz w:val="16"/>
                <w:szCs w:val="16"/>
              </w:rPr>
            </w:pPr>
            <w:r w:rsidRPr="00A6682B">
              <w:rPr>
                <w:sz w:val="16"/>
                <w:szCs w:val="16"/>
              </w:rPr>
              <w:t>66°C</w:t>
            </w:r>
            <w:r w:rsidRPr="00837732">
              <w:rPr>
                <w:sz w:val="16"/>
                <w:szCs w:val="16"/>
              </w:rPr>
              <w:t>(</w:t>
            </w:r>
            <w:r w:rsidRPr="0034143B">
              <w:rPr>
                <w:sz w:val="16"/>
                <w:szCs w:val="16"/>
              </w:rPr>
              <w:t>150°F</w:t>
            </w:r>
            <w:r w:rsidRPr="00837732">
              <w:rPr>
                <w:sz w:val="16"/>
                <w:szCs w:val="16"/>
              </w:rPr>
              <w:t>)</w:t>
            </w:r>
          </w:p>
        </w:tc>
      </w:tr>
      <w:tr w:rsidR="00317741" w:rsidRPr="0005732F" w14:paraId="29CE9A49" w14:textId="77777777" w:rsidTr="003C00CB">
        <w:trPr>
          <w:trHeight w:val="288"/>
          <w:jc w:val="center"/>
        </w:trPr>
        <w:tc>
          <w:tcPr>
            <w:tcW w:w="1331" w:type="dxa"/>
            <w:tcBorders>
              <w:top w:val="single" w:sz="12" w:space="0" w:color="auto"/>
            </w:tcBorders>
            <w:vAlign w:val="center"/>
          </w:tcPr>
          <w:p w14:paraId="130255FE" w14:textId="77777777" w:rsidR="00317741" w:rsidRPr="0005732F" w:rsidRDefault="00317741" w:rsidP="005C55D5">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14" w:type="dxa"/>
            <w:gridSpan w:val="3"/>
            <w:tcBorders>
              <w:top w:val="single" w:sz="12" w:space="0" w:color="auto"/>
            </w:tcBorders>
            <w:vAlign w:val="center"/>
          </w:tcPr>
          <w:p w14:paraId="5BA9B1B6" w14:textId="487EAB6B" w:rsidR="00317741" w:rsidRPr="00317741" w:rsidRDefault="006F6D79" w:rsidP="005C55D5">
            <w:pPr>
              <w:ind w:left="-72"/>
              <w:rPr>
                <w:b/>
                <w:color w:val="auto"/>
                <w:sz w:val="16"/>
                <w:szCs w:val="16"/>
                <w:lang w:val="ru-RU"/>
              </w:rPr>
            </w:pPr>
            <w:r>
              <w:rPr>
                <w:color w:val="auto"/>
                <w:sz w:val="16"/>
                <w:lang w:val="ru-RU"/>
              </w:rPr>
              <w:t>Ноябрь</w:t>
            </w:r>
            <w:r w:rsidR="00C90BAA">
              <w:rPr>
                <w:color w:val="auto"/>
                <w:sz w:val="16"/>
                <w:lang w:val="ru-RU"/>
              </w:rPr>
              <w:t xml:space="preserve"> 2025</w:t>
            </w:r>
          </w:p>
        </w:tc>
        <w:tc>
          <w:tcPr>
            <w:tcW w:w="2195" w:type="dxa"/>
            <w:gridSpan w:val="2"/>
            <w:tcBorders>
              <w:top w:val="single" w:sz="12" w:space="0" w:color="auto"/>
            </w:tcBorders>
            <w:vAlign w:val="center"/>
          </w:tcPr>
          <w:p w14:paraId="1813750D" w14:textId="77777777" w:rsidR="00317741" w:rsidRPr="0005732F" w:rsidRDefault="00317741" w:rsidP="005C55D5">
            <w:pPr>
              <w:rPr>
                <w:b/>
                <w:color w:val="auto"/>
                <w:sz w:val="16"/>
                <w:szCs w:val="16"/>
              </w:rPr>
            </w:pPr>
          </w:p>
        </w:tc>
        <w:tc>
          <w:tcPr>
            <w:tcW w:w="971" w:type="dxa"/>
            <w:tcBorders>
              <w:top w:val="single" w:sz="12" w:space="0" w:color="auto"/>
            </w:tcBorders>
            <w:vAlign w:val="center"/>
          </w:tcPr>
          <w:p w14:paraId="3D7E36B6" w14:textId="77777777" w:rsidR="00317741" w:rsidRPr="0005732F" w:rsidRDefault="00317741" w:rsidP="005C55D5">
            <w:pPr>
              <w:jc w:val="center"/>
              <w:rPr>
                <w:b/>
                <w:color w:val="auto"/>
                <w:sz w:val="16"/>
                <w:szCs w:val="16"/>
              </w:rPr>
            </w:pPr>
          </w:p>
        </w:tc>
        <w:tc>
          <w:tcPr>
            <w:tcW w:w="1400" w:type="dxa"/>
            <w:tcBorders>
              <w:top w:val="single" w:sz="12" w:space="0" w:color="auto"/>
            </w:tcBorders>
            <w:vAlign w:val="center"/>
          </w:tcPr>
          <w:p w14:paraId="2E05A66E" w14:textId="77777777" w:rsidR="00317741" w:rsidRPr="0005732F" w:rsidRDefault="00317741" w:rsidP="005C55D5">
            <w:pPr>
              <w:jc w:val="center"/>
              <w:rPr>
                <w:b/>
                <w:color w:val="auto"/>
                <w:sz w:val="16"/>
                <w:szCs w:val="16"/>
              </w:rPr>
            </w:pPr>
          </w:p>
        </w:tc>
      </w:tr>
    </w:tbl>
    <w:p w14:paraId="7601B191" w14:textId="77777777" w:rsidR="002B5E17" w:rsidRPr="00F029EB" w:rsidRDefault="002B5E17" w:rsidP="002B5E17">
      <w:pPr>
        <w:tabs>
          <w:tab w:val="left" w:pos="3225"/>
        </w:tabs>
        <w:rPr>
          <w:color w:val="auto"/>
          <w:lang w:val="ru-RU"/>
        </w:rPr>
      </w:pPr>
      <w:r w:rsidRPr="00F029EB">
        <w:rPr>
          <w:color w:val="auto"/>
          <w:lang w:val="ru-RU"/>
        </w:rPr>
        <w:br w:type="page"/>
      </w:r>
    </w:p>
    <w:tbl>
      <w:tblPr>
        <w:tblW w:w="10006" w:type="dxa"/>
        <w:jc w:val="center"/>
        <w:tblLayout w:type="fixed"/>
        <w:tblLook w:val="01E0" w:firstRow="1" w:lastRow="1" w:firstColumn="1" w:lastColumn="1" w:noHBand="0" w:noVBand="0"/>
      </w:tblPr>
      <w:tblGrid>
        <w:gridCol w:w="1355"/>
        <w:gridCol w:w="258"/>
        <w:gridCol w:w="904"/>
        <w:gridCol w:w="2883"/>
        <w:gridCol w:w="921"/>
        <w:gridCol w:w="12"/>
        <w:gridCol w:w="1767"/>
        <w:gridCol w:w="630"/>
        <w:gridCol w:w="1256"/>
        <w:gridCol w:w="12"/>
        <w:gridCol w:w="8"/>
      </w:tblGrid>
      <w:tr w:rsidR="00E1620D" w:rsidRPr="00B10823" w14:paraId="344A6BF1" w14:textId="77777777" w:rsidTr="00F029EB">
        <w:trPr>
          <w:trHeight w:val="360"/>
          <w:jc w:val="center"/>
        </w:trPr>
        <w:tc>
          <w:tcPr>
            <w:tcW w:w="10006" w:type="dxa"/>
            <w:gridSpan w:val="11"/>
            <w:tcBorders>
              <w:top w:val="single" w:sz="6" w:space="0" w:color="auto"/>
              <w:bottom w:val="single" w:sz="12" w:space="0" w:color="auto"/>
            </w:tcBorders>
            <w:shd w:val="clear" w:color="auto" w:fill="FFFFFF"/>
            <w:vAlign w:val="center"/>
          </w:tcPr>
          <w:p w14:paraId="1249CD01" w14:textId="77777777" w:rsidR="00E1620D" w:rsidRPr="006952A6" w:rsidRDefault="00E1620D" w:rsidP="005C55D5">
            <w:pPr>
              <w:ind w:right="-72"/>
              <w:jc w:val="right"/>
              <w:rPr>
                <w:b/>
                <w:i/>
                <w:color w:val="auto"/>
                <w:lang w:val="ru-RU"/>
              </w:rPr>
            </w:pPr>
            <w:r w:rsidRPr="006952A6">
              <w:rPr>
                <w:b/>
                <w:i/>
                <w:color w:val="auto"/>
                <w:lang w:val="ru-RU"/>
              </w:rPr>
              <w:lastRenderedPageBreak/>
              <w:t>Заполнители для швов и уплотняющие составы</w:t>
            </w:r>
          </w:p>
        </w:tc>
      </w:tr>
      <w:tr w:rsidR="00E1620D" w:rsidRPr="0005732F" w14:paraId="186AC5BB" w14:textId="77777777" w:rsidTr="006F6888">
        <w:trPr>
          <w:trHeight w:val="360"/>
          <w:jc w:val="center"/>
        </w:trPr>
        <w:tc>
          <w:tcPr>
            <w:tcW w:w="8100" w:type="dxa"/>
            <w:gridSpan w:val="7"/>
            <w:tcBorders>
              <w:top w:val="single" w:sz="12" w:space="0" w:color="auto"/>
              <w:left w:val="single" w:sz="12" w:space="0" w:color="auto"/>
              <w:bottom w:val="single" w:sz="12" w:space="0" w:color="auto"/>
            </w:tcBorders>
            <w:vAlign w:val="center"/>
          </w:tcPr>
          <w:p w14:paraId="261BC874" w14:textId="77777777" w:rsidR="00E1620D" w:rsidRPr="0005732F" w:rsidRDefault="00E1620D" w:rsidP="00317741">
            <w:pPr>
              <w:autoSpaceDE/>
              <w:autoSpaceDN/>
              <w:adjustRightInd/>
              <w:spacing w:before="0" w:line="240" w:lineRule="auto"/>
              <w:ind w:left="0"/>
              <w:rPr>
                <w:b/>
                <w:color w:val="auto"/>
                <w:sz w:val="20"/>
                <w:szCs w:val="20"/>
              </w:rPr>
            </w:pPr>
            <w:r w:rsidRPr="008E5938">
              <w:rPr>
                <w:b/>
                <w:color w:val="auto"/>
                <w:sz w:val="20"/>
                <w:szCs w:val="24"/>
                <w:lang w:val="ru-RU"/>
              </w:rPr>
              <w:t xml:space="preserve">Уплотняющий состав пластичный </w:t>
            </w:r>
          </w:p>
        </w:tc>
        <w:tc>
          <w:tcPr>
            <w:tcW w:w="1906" w:type="dxa"/>
            <w:gridSpan w:val="4"/>
            <w:tcBorders>
              <w:top w:val="single" w:sz="12" w:space="0" w:color="auto"/>
              <w:bottom w:val="single" w:sz="12" w:space="0" w:color="auto"/>
              <w:right w:val="single" w:sz="12" w:space="0" w:color="auto"/>
            </w:tcBorders>
            <w:shd w:val="clear" w:color="auto" w:fill="000000"/>
            <w:vAlign w:val="center"/>
          </w:tcPr>
          <w:p w14:paraId="12E5E40F" w14:textId="77777777" w:rsidR="00E1620D" w:rsidRPr="0005732F" w:rsidRDefault="00E1620D" w:rsidP="005C55D5">
            <w:pPr>
              <w:autoSpaceDE/>
              <w:autoSpaceDN/>
              <w:adjustRightInd/>
              <w:spacing w:before="0" w:line="240" w:lineRule="auto"/>
              <w:ind w:left="0"/>
              <w:jc w:val="center"/>
              <w:rPr>
                <w:b/>
                <w:color w:val="auto"/>
                <w:sz w:val="36"/>
                <w:szCs w:val="40"/>
              </w:rPr>
            </w:pPr>
            <w:r w:rsidRPr="00B76D32">
              <w:rPr>
                <w:b/>
                <w:color w:val="auto"/>
                <w:sz w:val="36"/>
                <w:szCs w:val="24"/>
                <w:lang w:val="ru-RU"/>
              </w:rPr>
              <w:t>13.5</w:t>
            </w:r>
          </w:p>
        </w:tc>
      </w:tr>
      <w:tr w:rsidR="00E1620D" w:rsidRPr="0005732F" w14:paraId="53B602EB" w14:textId="77777777" w:rsidTr="001E51F7">
        <w:trPr>
          <w:gridAfter w:val="1"/>
          <w:wAfter w:w="8" w:type="dxa"/>
          <w:cantSplit/>
          <w:trHeight w:val="288"/>
          <w:jc w:val="center"/>
        </w:trPr>
        <w:tc>
          <w:tcPr>
            <w:tcW w:w="1613" w:type="dxa"/>
            <w:gridSpan w:val="2"/>
            <w:tcBorders>
              <w:top w:val="single" w:sz="12" w:space="0" w:color="auto"/>
            </w:tcBorders>
          </w:tcPr>
          <w:p w14:paraId="533045D6" w14:textId="77777777" w:rsidR="00E1620D" w:rsidRPr="004E6B3B" w:rsidRDefault="00E1620D"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87" w:type="dxa"/>
            <w:gridSpan w:val="2"/>
            <w:tcBorders>
              <w:top w:val="single" w:sz="12" w:space="0" w:color="auto"/>
            </w:tcBorders>
          </w:tcPr>
          <w:p w14:paraId="7DF417B4" w14:textId="0DC17FB1" w:rsidR="00E1620D" w:rsidRPr="001E51F7" w:rsidRDefault="001E51F7" w:rsidP="005C55D5">
            <w:pPr>
              <w:autoSpaceDE/>
              <w:autoSpaceDN/>
              <w:adjustRightInd/>
              <w:spacing w:before="0" w:line="240" w:lineRule="auto"/>
              <w:ind w:left="-72"/>
              <w:rPr>
                <w:color w:val="auto"/>
                <w:sz w:val="16"/>
                <w:szCs w:val="24"/>
              </w:rPr>
            </w:pPr>
            <w:r w:rsidRPr="001E51F7">
              <w:rPr>
                <w:color w:val="auto"/>
                <w:sz w:val="16"/>
                <w:szCs w:val="24"/>
              </w:rPr>
              <w:t>SSPC-SP1/SP10(NACENo.</w:t>
            </w:r>
            <w:proofErr w:type="gramStart"/>
            <w:r w:rsidRPr="001E51F7">
              <w:rPr>
                <w:color w:val="auto"/>
                <w:sz w:val="16"/>
                <w:szCs w:val="24"/>
              </w:rPr>
              <w:t>2)(</w:t>
            </w:r>
            <w:proofErr w:type="gramEnd"/>
            <w:r w:rsidRPr="001E51F7">
              <w:rPr>
                <w:color w:val="auto"/>
                <w:sz w:val="16"/>
                <w:szCs w:val="24"/>
              </w:rPr>
              <w:t>SA2.5)</w:t>
            </w:r>
          </w:p>
          <w:p w14:paraId="183E42FD" w14:textId="008D3EE7" w:rsidR="00E1620D" w:rsidRPr="00037A5B" w:rsidRDefault="004B5C7C" w:rsidP="005C55D5">
            <w:pPr>
              <w:autoSpaceDE/>
              <w:autoSpaceDN/>
              <w:adjustRightInd/>
              <w:spacing w:before="0" w:line="240" w:lineRule="auto"/>
              <w:ind w:left="-72"/>
              <w:rPr>
                <w:color w:val="auto"/>
                <w:sz w:val="16"/>
                <w:szCs w:val="24"/>
                <w:lang w:val="ru-RU"/>
              </w:rPr>
            </w:pPr>
            <w:r>
              <w:rPr>
                <w:color w:val="auto"/>
                <w:sz w:val="16"/>
                <w:szCs w:val="24"/>
                <w:lang w:val="ru-RU"/>
              </w:rPr>
              <w:t>Абразивоструйная</w:t>
            </w:r>
            <w:r w:rsidR="002012C0" w:rsidRPr="002012C0">
              <w:rPr>
                <w:color w:val="auto"/>
                <w:sz w:val="16"/>
                <w:szCs w:val="24"/>
                <w:lang w:val="ru-RU"/>
              </w:rPr>
              <w:t xml:space="preserve"> </w:t>
            </w:r>
            <w:r w:rsidR="00E1620D" w:rsidRPr="00037A5B">
              <w:rPr>
                <w:color w:val="auto"/>
                <w:sz w:val="16"/>
                <w:szCs w:val="24"/>
                <w:lang w:val="ru-RU"/>
              </w:rPr>
              <w:t xml:space="preserve">очистка до почти белого </w:t>
            </w:r>
            <w:r w:rsidR="001E51F7">
              <w:rPr>
                <w:color w:val="auto"/>
                <w:sz w:val="16"/>
                <w:szCs w:val="24"/>
                <w:lang w:val="ru-RU"/>
              </w:rPr>
              <w:t>м</w:t>
            </w:r>
            <w:r w:rsidR="00E1620D" w:rsidRPr="00037A5B">
              <w:rPr>
                <w:color w:val="auto"/>
                <w:sz w:val="16"/>
                <w:szCs w:val="24"/>
                <w:lang w:val="ru-RU"/>
              </w:rPr>
              <w:t>еталла.</w:t>
            </w:r>
          </w:p>
        </w:tc>
        <w:tc>
          <w:tcPr>
            <w:tcW w:w="933" w:type="dxa"/>
            <w:gridSpan w:val="2"/>
            <w:tcBorders>
              <w:top w:val="single" w:sz="12" w:space="0" w:color="auto"/>
            </w:tcBorders>
          </w:tcPr>
          <w:p w14:paraId="279C9B49" w14:textId="77777777" w:rsidR="00E1620D" w:rsidRPr="004E6B3B" w:rsidRDefault="00E1620D" w:rsidP="005C55D5">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665" w:type="dxa"/>
            <w:gridSpan w:val="4"/>
            <w:tcBorders>
              <w:top w:val="single" w:sz="12" w:space="0" w:color="auto"/>
            </w:tcBorders>
          </w:tcPr>
          <w:p w14:paraId="3DFDFBEA" w14:textId="77777777" w:rsidR="00E1620D" w:rsidRPr="008A7B52" w:rsidRDefault="00E1620D" w:rsidP="008A7B52">
            <w:pPr>
              <w:autoSpaceDE/>
              <w:autoSpaceDN/>
              <w:adjustRightInd/>
              <w:spacing w:before="0" w:line="240" w:lineRule="auto"/>
              <w:ind w:left="-72"/>
              <w:rPr>
                <w:color w:val="auto"/>
                <w:sz w:val="16"/>
                <w:szCs w:val="24"/>
                <w:lang w:val="ru-RU"/>
              </w:rPr>
            </w:pPr>
          </w:p>
        </w:tc>
      </w:tr>
      <w:tr w:rsidR="00E1620D" w:rsidRPr="00EC713B" w14:paraId="382F4587" w14:textId="77777777" w:rsidTr="001E51F7">
        <w:trPr>
          <w:gridAfter w:val="2"/>
          <w:wAfter w:w="20" w:type="dxa"/>
          <w:cantSplit/>
          <w:trHeight w:val="288"/>
          <w:jc w:val="center"/>
        </w:trPr>
        <w:tc>
          <w:tcPr>
            <w:tcW w:w="1613" w:type="dxa"/>
            <w:gridSpan w:val="2"/>
          </w:tcPr>
          <w:p w14:paraId="089AD315" w14:textId="77777777" w:rsidR="00E1620D" w:rsidRPr="004E6B3B" w:rsidRDefault="00E1620D"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87" w:type="dxa"/>
            <w:gridSpan w:val="2"/>
          </w:tcPr>
          <w:p w14:paraId="36A07AB6" w14:textId="7D3A794F" w:rsidR="00E1620D" w:rsidRPr="00037A5B" w:rsidRDefault="00EC713B" w:rsidP="005C55D5">
            <w:pPr>
              <w:autoSpaceDE/>
              <w:autoSpaceDN/>
              <w:adjustRightInd/>
              <w:spacing w:before="0" w:line="240" w:lineRule="auto"/>
              <w:ind w:left="-72"/>
              <w:rPr>
                <w:color w:val="auto"/>
                <w:sz w:val="16"/>
                <w:szCs w:val="24"/>
                <w:lang w:val="ru-RU"/>
              </w:rPr>
            </w:pPr>
            <w:ins w:id="705" w:author="Kurmanov, Aidyn [STAMGazStroy LLP]" w:date="2025-12-11T15:28:00Z" w16du:dateUtc="2025-12-11T10:28:00Z">
              <w:r>
                <w:rPr>
                  <w:color w:val="auto"/>
                  <w:sz w:val="16"/>
                  <w:szCs w:val="24"/>
                  <w:lang w:val="ru-RU"/>
                </w:rPr>
                <w:t>С</w:t>
              </w:r>
              <w:r w:rsidRPr="00037A5B">
                <w:rPr>
                  <w:color w:val="auto"/>
                  <w:sz w:val="16"/>
                  <w:szCs w:val="24"/>
                  <w:lang w:val="ru-RU"/>
                </w:rPr>
                <w:t>м. листы технических данных изготовителя</w:t>
              </w:r>
            </w:ins>
            <w:del w:id="706" w:author="Kurmanov, Aidyn [STAMGazStroy LLP]" w:date="2025-12-11T15:28:00Z" w16du:dateUtc="2025-12-11T10:28:00Z">
              <w:r w:rsidR="00E1620D" w:rsidRPr="00A96528" w:rsidDel="00EC713B">
                <w:rPr>
                  <w:color w:val="auto"/>
                  <w:sz w:val="16"/>
                  <w:szCs w:val="24"/>
                  <w:highlight w:val="yellow"/>
                  <w:lang w:val="ru-RU"/>
                </w:rPr>
                <w:delText>0,051 – 0,076 мм. (2,0 - 3,0 милов)</w:delText>
              </w:r>
            </w:del>
          </w:p>
        </w:tc>
        <w:tc>
          <w:tcPr>
            <w:tcW w:w="921" w:type="dxa"/>
          </w:tcPr>
          <w:p w14:paraId="459066CB" w14:textId="77777777" w:rsidR="00E1620D" w:rsidRPr="008A7B52" w:rsidRDefault="00E1620D" w:rsidP="008A7B52">
            <w:pPr>
              <w:autoSpaceDE/>
              <w:autoSpaceDN/>
              <w:adjustRightInd/>
              <w:spacing w:before="0" w:line="240" w:lineRule="auto"/>
              <w:ind w:left="-72"/>
              <w:rPr>
                <w:color w:val="auto"/>
                <w:sz w:val="16"/>
                <w:szCs w:val="24"/>
                <w:lang w:val="ru-RU"/>
              </w:rPr>
            </w:pPr>
          </w:p>
        </w:tc>
        <w:tc>
          <w:tcPr>
            <w:tcW w:w="3665" w:type="dxa"/>
            <w:gridSpan w:val="4"/>
            <w:vAlign w:val="center"/>
          </w:tcPr>
          <w:p w14:paraId="4FC448F2" w14:textId="77777777" w:rsidR="00E1620D" w:rsidRPr="008A7B52" w:rsidRDefault="00E1620D" w:rsidP="008A7B52">
            <w:pPr>
              <w:autoSpaceDE/>
              <w:autoSpaceDN/>
              <w:adjustRightInd/>
              <w:spacing w:before="0" w:line="240" w:lineRule="auto"/>
              <w:ind w:left="-72"/>
              <w:rPr>
                <w:color w:val="auto"/>
                <w:sz w:val="16"/>
                <w:szCs w:val="24"/>
                <w:lang w:val="ru-RU"/>
              </w:rPr>
            </w:pPr>
          </w:p>
        </w:tc>
      </w:tr>
      <w:tr w:rsidR="00E1620D" w:rsidRPr="00B10823" w14:paraId="29547BF6" w14:textId="77777777" w:rsidTr="001E51F7">
        <w:trPr>
          <w:gridAfter w:val="2"/>
          <w:wAfter w:w="20" w:type="dxa"/>
          <w:cantSplit/>
          <w:trHeight w:val="288"/>
          <w:jc w:val="center"/>
        </w:trPr>
        <w:tc>
          <w:tcPr>
            <w:tcW w:w="1613" w:type="dxa"/>
            <w:gridSpan w:val="2"/>
            <w:tcBorders>
              <w:bottom w:val="single" w:sz="12" w:space="0" w:color="auto"/>
            </w:tcBorders>
          </w:tcPr>
          <w:p w14:paraId="088B2F2D" w14:textId="77777777" w:rsidR="00E1620D" w:rsidRPr="004E6B3B" w:rsidRDefault="00E1620D"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87" w:type="dxa"/>
            <w:gridSpan w:val="2"/>
            <w:tcBorders>
              <w:bottom w:val="single" w:sz="12" w:space="0" w:color="auto"/>
            </w:tcBorders>
          </w:tcPr>
          <w:p w14:paraId="5E9D90BC" w14:textId="77777777" w:rsidR="00E1620D" w:rsidRPr="00701B22" w:rsidRDefault="00317741" w:rsidP="005C55D5">
            <w:pPr>
              <w:autoSpaceDE/>
              <w:autoSpaceDN/>
              <w:adjustRightInd/>
              <w:spacing w:before="0" w:line="240" w:lineRule="auto"/>
              <w:ind w:left="-72"/>
              <w:rPr>
                <w:color w:val="auto"/>
                <w:sz w:val="16"/>
                <w:szCs w:val="24"/>
                <w:lang w:val="ru-RU"/>
              </w:rPr>
            </w:pPr>
            <w:r>
              <w:rPr>
                <w:color w:val="auto"/>
                <w:sz w:val="16"/>
                <w:szCs w:val="24"/>
                <w:lang w:val="ru-RU"/>
              </w:rPr>
              <w:t>С</w:t>
            </w:r>
            <w:r w:rsidRPr="00037A5B">
              <w:rPr>
                <w:color w:val="auto"/>
                <w:sz w:val="16"/>
                <w:szCs w:val="24"/>
                <w:lang w:val="ru-RU"/>
              </w:rPr>
              <w:t>м. листы технических данных изготовителя</w:t>
            </w:r>
          </w:p>
        </w:tc>
        <w:tc>
          <w:tcPr>
            <w:tcW w:w="921" w:type="dxa"/>
            <w:tcBorders>
              <w:bottom w:val="single" w:sz="12" w:space="0" w:color="auto"/>
            </w:tcBorders>
          </w:tcPr>
          <w:p w14:paraId="5DC66FC3" w14:textId="77777777" w:rsidR="00E1620D" w:rsidRPr="008A7B52" w:rsidRDefault="00E1620D" w:rsidP="008A7B52">
            <w:pPr>
              <w:autoSpaceDE/>
              <w:autoSpaceDN/>
              <w:adjustRightInd/>
              <w:spacing w:before="0" w:line="240" w:lineRule="auto"/>
              <w:ind w:left="-72"/>
              <w:rPr>
                <w:color w:val="auto"/>
                <w:sz w:val="16"/>
                <w:szCs w:val="24"/>
                <w:lang w:val="ru-RU"/>
              </w:rPr>
            </w:pPr>
          </w:p>
        </w:tc>
        <w:tc>
          <w:tcPr>
            <w:tcW w:w="3665" w:type="dxa"/>
            <w:gridSpan w:val="4"/>
            <w:tcBorders>
              <w:bottom w:val="single" w:sz="12" w:space="0" w:color="auto"/>
            </w:tcBorders>
            <w:vAlign w:val="center"/>
          </w:tcPr>
          <w:p w14:paraId="20BA6229" w14:textId="77777777" w:rsidR="00E1620D" w:rsidRPr="008A7B52" w:rsidRDefault="00E1620D" w:rsidP="008A7B52">
            <w:pPr>
              <w:autoSpaceDE/>
              <w:autoSpaceDN/>
              <w:adjustRightInd/>
              <w:spacing w:before="0" w:line="240" w:lineRule="auto"/>
              <w:ind w:left="-72"/>
              <w:rPr>
                <w:color w:val="auto"/>
                <w:sz w:val="16"/>
                <w:szCs w:val="24"/>
                <w:lang w:val="ru-RU"/>
              </w:rPr>
            </w:pPr>
          </w:p>
        </w:tc>
      </w:tr>
      <w:tr w:rsidR="00E1620D" w:rsidRPr="00701B22" w14:paraId="7BBD5729" w14:textId="77777777" w:rsidTr="001E51F7">
        <w:trPr>
          <w:trHeight w:val="360"/>
          <w:jc w:val="center"/>
        </w:trPr>
        <w:tc>
          <w:tcPr>
            <w:tcW w:w="2517" w:type="dxa"/>
            <w:gridSpan w:val="3"/>
            <w:tcBorders>
              <w:top w:val="single" w:sz="12" w:space="0" w:color="auto"/>
              <w:left w:val="single" w:sz="12" w:space="0" w:color="auto"/>
              <w:bottom w:val="single" w:sz="12" w:space="0" w:color="auto"/>
            </w:tcBorders>
            <w:shd w:val="clear" w:color="auto" w:fill="000000"/>
            <w:vAlign w:val="center"/>
          </w:tcPr>
          <w:p w14:paraId="292467A2" w14:textId="77777777" w:rsidR="00E1620D" w:rsidRPr="008E5938" w:rsidRDefault="00E1620D"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883" w:type="dxa"/>
            <w:tcBorders>
              <w:top w:val="single" w:sz="12" w:space="0" w:color="auto"/>
              <w:bottom w:val="single" w:sz="12" w:space="0" w:color="auto"/>
            </w:tcBorders>
            <w:shd w:val="clear" w:color="auto" w:fill="000000"/>
            <w:vAlign w:val="center"/>
          </w:tcPr>
          <w:p w14:paraId="74A86E77" w14:textId="77777777" w:rsidR="00E1620D" w:rsidRPr="008E5938" w:rsidRDefault="00E1620D"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700" w:type="dxa"/>
            <w:gridSpan w:val="3"/>
            <w:tcBorders>
              <w:top w:val="single" w:sz="12" w:space="0" w:color="auto"/>
              <w:bottom w:val="single" w:sz="12" w:space="0" w:color="auto"/>
            </w:tcBorders>
            <w:shd w:val="clear" w:color="auto" w:fill="000000"/>
            <w:vAlign w:val="center"/>
          </w:tcPr>
          <w:p w14:paraId="7CA2C968" w14:textId="77777777" w:rsidR="00E1620D" w:rsidRPr="008E5938" w:rsidRDefault="00E1620D"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630" w:type="dxa"/>
            <w:tcBorders>
              <w:top w:val="single" w:sz="12" w:space="0" w:color="auto"/>
              <w:bottom w:val="single" w:sz="12" w:space="0" w:color="auto"/>
            </w:tcBorders>
            <w:shd w:val="clear" w:color="auto" w:fill="000000"/>
            <w:vAlign w:val="center"/>
          </w:tcPr>
          <w:p w14:paraId="0C15967E" w14:textId="77777777" w:rsidR="00E1620D" w:rsidRPr="008E5938" w:rsidRDefault="00E1620D" w:rsidP="005C55D5">
            <w:pPr>
              <w:autoSpaceDE/>
              <w:autoSpaceDN/>
              <w:adjustRightInd/>
              <w:spacing w:before="0" w:line="240" w:lineRule="auto"/>
              <w:ind w:left="0"/>
              <w:jc w:val="center"/>
              <w:rPr>
                <w:b/>
                <w:color w:val="auto"/>
                <w:sz w:val="16"/>
                <w:szCs w:val="24"/>
                <w:lang w:val="ru-RU"/>
              </w:rPr>
            </w:pPr>
            <w:r w:rsidRPr="008E5938">
              <w:rPr>
                <w:b/>
                <w:color w:val="auto"/>
                <w:sz w:val="16"/>
                <w:szCs w:val="24"/>
                <w:lang w:val="ru-RU"/>
              </w:rPr>
              <w:t>ЛОС (г/л)</w:t>
            </w:r>
          </w:p>
        </w:tc>
        <w:tc>
          <w:tcPr>
            <w:tcW w:w="1276" w:type="dxa"/>
            <w:gridSpan w:val="3"/>
            <w:tcBorders>
              <w:top w:val="single" w:sz="12" w:space="0" w:color="auto"/>
              <w:bottom w:val="single" w:sz="12" w:space="0" w:color="auto"/>
              <w:right w:val="single" w:sz="12" w:space="0" w:color="auto"/>
            </w:tcBorders>
            <w:shd w:val="clear" w:color="auto" w:fill="000000"/>
            <w:vAlign w:val="center"/>
          </w:tcPr>
          <w:p w14:paraId="333B0F0E" w14:textId="77777777" w:rsidR="00E1620D" w:rsidRPr="008E5938" w:rsidRDefault="00E1620D" w:rsidP="005C55D5">
            <w:pPr>
              <w:autoSpaceDE/>
              <w:autoSpaceDN/>
              <w:adjustRightInd/>
              <w:spacing w:before="0" w:line="240" w:lineRule="auto"/>
              <w:ind w:left="0" w:right="-95"/>
              <w:rPr>
                <w:b/>
                <w:color w:val="auto"/>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E1620D" w:rsidRPr="0005732F" w14:paraId="43EC8555" w14:textId="77777777" w:rsidTr="001E51F7">
        <w:trPr>
          <w:trHeight w:val="288"/>
          <w:jc w:val="center"/>
        </w:trPr>
        <w:tc>
          <w:tcPr>
            <w:tcW w:w="2517" w:type="dxa"/>
            <w:gridSpan w:val="3"/>
            <w:vAlign w:val="center"/>
          </w:tcPr>
          <w:p w14:paraId="29C5C040" w14:textId="77777777" w:rsidR="00E1620D" w:rsidRPr="00A97766" w:rsidRDefault="00E1620D" w:rsidP="005C55D5">
            <w:pPr>
              <w:autoSpaceDE/>
              <w:autoSpaceDN/>
              <w:adjustRightInd/>
              <w:spacing w:before="0" w:line="240" w:lineRule="auto"/>
              <w:ind w:left="0"/>
              <w:rPr>
                <w:b/>
                <w:color w:val="auto"/>
                <w:sz w:val="16"/>
                <w:szCs w:val="24"/>
                <w:lang w:val="ru-RU"/>
              </w:rPr>
            </w:pPr>
            <w:r>
              <w:rPr>
                <w:b/>
                <w:color w:val="auto"/>
                <w:sz w:val="16"/>
                <w:szCs w:val="24"/>
                <w:lang w:val="ru-RU"/>
              </w:rPr>
              <w:t>П</w:t>
            </w:r>
            <w:r w:rsidRPr="00A97766">
              <w:rPr>
                <w:b/>
                <w:color w:val="auto"/>
                <w:sz w:val="16"/>
                <w:szCs w:val="24"/>
                <w:lang w:val="ru-RU"/>
              </w:rPr>
              <w:t>ластичный</w:t>
            </w:r>
          </w:p>
        </w:tc>
        <w:tc>
          <w:tcPr>
            <w:tcW w:w="2883" w:type="dxa"/>
            <w:vAlign w:val="center"/>
          </w:tcPr>
          <w:p w14:paraId="226D1093" w14:textId="70F4F3CB" w:rsidR="00E1620D" w:rsidRPr="00BE0456" w:rsidRDefault="00E1620D" w:rsidP="005C55D5">
            <w:pPr>
              <w:autoSpaceDE/>
              <w:autoSpaceDN/>
              <w:adjustRightInd/>
              <w:spacing w:before="0" w:line="240" w:lineRule="auto"/>
              <w:ind w:left="0"/>
              <w:rPr>
                <w:sz w:val="16"/>
                <w:szCs w:val="16"/>
              </w:rPr>
            </w:pPr>
            <w:r w:rsidRPr="00BE0456">
              <w:rPr>
                <w:sz w:val="16"/>
                <w:szCs w:val="16"/>
              </w:rPr>
              <w:t>PPG</w:t>
            </w:r>
          </w:p>
        </w:tc>
        <w:tc>
          <w:tcPr>
            <w:tcW w:w="2700" w:type="dxa"/>
            <w:gridSpan w:val="3"/>
            <w:vAlign w:val="center"/>
          </w:tcPr>
          <w:p w14:paraId="4D218927" w14:textId="5CA0C327" w:rsidR="00E1620D" w:rsidRPr="00F46342" w:rsidRDefault="00E1620D" w:rsidP="005C55D5">
            <w:pPr>
              <w:autoSpaceDE/>
              <w:autoSpaceDN/>
              <w:adjustRightInd/>
              <w:spacing w:before="0" w:line="240" w:lineRule="auto"/>
              <w:ind w:left="0"/>
              <w:rPr>
                <w:sz w:val="16"/>
                <w:szCs w:val="16"/>
                <w:lang w:val="ru-RU"/>
              </w:rPr>
            </w:pPr>
            <w:r w:rsidRPr="00F46342">
              <w:rPr>
                <w:sz w:val="16"/>
                <w:szCs w:val="16"/>
              </w:rPr>
              <w:t>Rapid</w:t>
            </w:r>
            <w:r w:rsidR="00DA02D7" w:rsidRPr="00F46342">
              <w:rPr>
                <w:sz w:val="16"/>
                <w:szCs w:val="16"/>
                <w:lang w:val="ru-RU"/>
              </w:rPr>
              <w:t xml:space="preserve"> </w:t>
            </w:r>
            <w:r w:rsidRPr="00F46342">
              <w:rPr>
                <w:sz w:val="16"/>
                <w:szCs w:val="16"/>
              </w:rPr>
              <w:t>Seal</w:t>
            </w:r>
            <w:r w:rsidR="00DA02D7" w:rsidRPr="00F46342">
              <w:rPr>
                <w:sz w:val="16"/>
                <w:szCs w:val="16"/>
                <w:lang w:val="ru-RU"/>
              </w:rPr>
              <w:t xml:space="preserve"> </w:t>
            </w:r>
            <w:r w:rsidRPr="00F46342">
              <w:rPr>
                <w:sz w:val="16"/>
                <w:szCs w:val="16"/>
              </w:rPr>
              <w:t>650</w:t>
            </w:r>
            <w:r w:rsidR="00DA02D7" w:rsidRPr="00F46342">
              <w:rPr>
                <w:sz w:val="16"/>
                <w:szCs w:val="16"/>
                <w:lang w:val="ru-RU"/>
              </w:rPr>
              <w:t xml:space="preserve"> </w:t>
            </w:r>
          </w:p>
        </w:tc>
        <w:tc>
          <w:tcPr>
            <w:tcW w:w="630" w:type="dxa"/>
            <w:vAlign w:val="center"/>
          </w:tcPr>
          <w:p w14:paraId="1A978E63" w14:textId="77777777" w:rsidR="00E1620D" w:rsidRPr="00BE0456" w:rsidRDefault="00E1620D" w:rsidP="005C55D5">
            <w:pPr>
              <w:autoSpaceDE/>
              <w:autoSpaceDN/>
              <w:adjustRightInd/>
              <w:spacing w:before="0" w:line="240" w:lineRule="auto"/>
              <w:ind w:left="0"/>
              <w:jc w:val="center"/>
              <w:rPr>
                <w:sz w:val="16"/>
                <w:szCs w:val="16"/>
              </w:rPr>
            </w:pPr>
            <w:r w:rsidRPr="00BE0456">
              <w:rPr>
                <w:sz w:val="16"/>
                <w:szCs w:val="16"/>
              </w:rPr>
              <w:t>0</w:t>
            </w:r>
          </w:p>
        </w:tc>
        <w:tc>
          <w:tcPr>
            <w:tcW w:w="1276" w:type="dxa"/>
            <w:gridSpan w:val="3"/>
            <w:vAlign w:val="center"/>
          </w:tcPr>
          <w:p w14:paraId="433E310D" w14:textId="53FE5B30" w:rsidR="00E1620D" w:rsidRPr="001D3869" w:rsidRDefault="00153CA5" w:rsidP="006F6888">
            <w:pPr>
              <w:autoSpaceDE/>
              <w:autoSpaceDN/>
              <w:adjustRightInd/>
              <w:spacing w:before="0" w:line="240" w:lineRule="auto"/>
              <w:ind w:left="0"/>
              <w:rPr>
                <w:sz w:val="16"/>
                <w:szCs w:val="16"/>
              </w:rPr>
            </w:pPr>
            <w:r w:rsidRPr="00153CA5">
              <w:rPr>
                <w:sz w:val="16"/>
                <w:szCs w:val="16"/>
              </w:rPr>
              <w:t>71</w:t>
            </w:r>
            <w:del w:id="707" w:author="Issayevskiy, Konstantin [STAMGazStroy LLP]" w:date="2025-12-11T15:06:00Z" w16du:dateUtc="2025-12-11T10:06:00Z">
              <w:r w:rsidRPr="00153CA5">
                <w:rPr>
                  <w:sz w:val="16"/>
                  <w:szCs w:val="16"/>
                </w:rPr>
                <w:delText>.1</w:delText>
              </w:r>
            </w:del>
            <w:r w:rsidRPr="00153CA5">
              <w:rPr>
                <w:sz w:val="16"/>
                <w:szCs w:val="16"/>
              </w:rPr>
              <w:t>°C (160°F)</w:t>
            </w:r>
          </w:p>
        </w:tc>
      </w:tr>
      <w:tr w:rsidR="00960519" w:rsidRPr="0005732F" w14:paraId="32804194" w14:textId="77777777" w:rsidTr="001E51F7">
        <w:trPr>
          <w:trHeight w:val="288"/>
          <w:jc w:val="center"/>
        </w:trPr>
        <w:tc>
          <w:tcPr>
            <w:tcW w:w="2517" w:type="dxa"/>
            <w:gridSpan w:val="3"/>
            <w:vAlign w:val="center"/>
          </w:tcPr>
          <w:p w14:paraId="5E4D847D" w14:textId="42FFE24D" w:rsidR="00960519" w:rsidRDefault="00960519" w:rsidP="005C55D5">
            <w:pPr>
              <w:autoSpaceDE/>
              <w:autoSpaceDN/>
              <w:adjustRightInd/>
              <w:spacing w:before="0" w:line="240" w:lineRule="auto"/>
              <w:ind w:left="0"/>
              <w:rPr>
                <w:b/>
                <w:color w:val="auto"/>
                <w:sz w:val="16"/>
                <w:szCs w:val="24"/>
                <w:lang w:val="ru-RU"/>
              </w:rPr>
            </w:pPr>
            <w:r w:rsidRPr="00A97766">
              <w:rPr>
                <w:b/>
                <w:color w:val="auto"/>
                <w:sz w:val="16"/>
                <w:szCs w:val="24"/>
                <w:lang w:val="ru-RU"/>
              </w:rPr>
              <w:t>Уплотняющий состав</w:t>
            </w:r>
          </w:p>
        </w:tc>
        <w:tc>
          <w:tcPr>
            <w:tcW w:w="2883" w:type="dxa"/>
            <w:vAlign w:val="center"/>
          </w:tcPr>
          <w:p w14:paraId="5EE09D7A" w14:textId="64079AA8" w:rsidR="00960519" w:rsidRPr="00BE0456" w:rsidRDefault="00960519" w:rsidP="005C55D5">
            <w:pPr>
              <w:autoSpaceDE/>
              <w:autoSpaceDN/>
              <w:adjustRightInd/>
              <w:spacing w:before="0" w:line="240" w:lineRule="auto"/>
              <w:ind w:left="0"/>
              <w:rPr>
                <w:sz w:val="16"/>
                <w:szCs w:val="16"/>
              </w:rPr>
            </w:pPr>
            <w:r>
              <w:rPr>
                <w:sz w:val="16"/>
                <w:szCs w:val="16"/>
              </w:rPr>
              <w:t>Poly Spec</w:t>
            </w:r>
          </w:p>
        </w:tc>
        <w:tc>
          <w:tcPr>
            <w:tcW w:w="2700" w:type="dxa"/>
            <w:gridSpan w:val="3"/>
            <w:vAlign w:val="center"/>
          </w:tcPr>
          <w:p w14:paraId="6A064B00" w14:textId="269FB3E1" w:rsidR="00960519" w:rsidRPr="00F46342" w:rsidRDefault="00960519" w:rsidP="005C55D5">
            <w:pPr>
              <w:autoSpaceDE/>
              <w:autoSpaceDN/>
              <w:adjustRightInd/>
              <w:spacing w:before="0" w:line="240" w:lineRule="auto"/>
              <w:ind w:left="0"/>
              <w:rPr>
                <w:sz w:val="16"/>
                <w:szCs w:val="16"/>
              </w:rPr>
            </w:pPr>
            <w:r w:rsidRPr="00F46342">
              <w:rPr>
                <w:sz w:val="16"/>
                <w:szCs w:val="16"/>
              </w:rPr>
              <w:t>Thiokol 2282</w:t>
            </w:r>
          </w:p>
        </w:tc>
        <w:tc>
          <w:tcPr>
            <w:tcW w:w="630" w:type="dxa"/>
            <w:vAlign w:val="center"/>
          </w:tcPr>
          <w:p w14:paraId="0E783E9B" w14:textId="09F3D37C" w:rsidR="00960519" w:rsidRPr="00BE0456" w:rsidRDefault="00960519" w:rsidP="005C55D5">
            <w:pPr>
              <w:autoSpaceDE/>
              <w:autoSpaceDN/>
              <w:adjustRightInd/>
              <w:spacing w:before="0" w:line="240" w:lineRule="auto"/>
              <w:ind w:left="0"/>
              <w:jc w:val="center"/>
              <w:rPr>
                <w:sz w:val="16"/>
                <w:szCs w:val="16"/>
              </w:rPr>
            </w:pPr>
            <w:r>
              <w:rPr>
                <w:sz w:val="16"/>
                <w:szCs w:val="16"/>
              </w:rPr>
              <w:t>0</w:t>
            </w:r>
          </w:p>
        </w:tc>
        <w:tc>
          <w:tcPr>
            <w:tcW w:w="1276" w:type="dxa"/>
            <w:gridSpan w:val="3"/>
            <w:vAlign w:val="center"/>
          </w:tcPr>
          <w:p w14:paraId="36068099" w14:textId="411F61AA" w:rsidR="00960519" w:rsidRPr="001D3869" w:rsidRDefault="00761C75" w:rsidP="006F6888">
            <w:pPr>
              <w:autoSpaceDE/>
              <w:autoSpaceDN/>
              <w:adjustRightInd/>
              <w:spacing w:before="0" w:line="240" w:lineRule="auto"/>
              <w:ind w:left="0"/>
              <w:rPr>
                <w:sz w:val="16"/>
                <w:szCs w:val="16"/>
              </w:rPr>
            </w:pPr>
            <w:r w:rsidRPr="00761C75">
              <w:rPr>
                <w:sz w:val="16"/>
                <w:szCs w:val="16"/>
              </w:rPr>
              <w:t>82</w:t>
            </w:r>
            <w:del w:id="708" w:author="Issayevskiy, Konstantin [STAMGazStroy LLP]" w:date="2025-12-11T15:06:00Z" w16du:dateUtc="2025-12-11T10:06:00Z">
              <w:r w:rsidRPr="00761C75">
                <w:rPr>
                  <w:sz w:val="16"/>
                  <w:szCs w:val="16"/>
                </w:rPr>
                <w:delText>.2</w:delText>
              </w:r>
            </w:del>
            <w:r w:rsidRPr="00761C75">
              <w:rPr>
                <w:sz w:val="16"/>
                <w:szCs w:val="16"/>
              </w:rPr>
              <w:t>°C (180°F)</w:t>
            </w:r>
          </w:p>
        </w:tc>
      </w:tr>
      <w:tr w:rsidR="00E1620D" w:rsidRPr="0005732F" w14:paraId="1F2D3163" w14:textId="77777777" w:rsidTr="001E51F7">
        <w:trPr>
          <w:trHeight w:val="288"/>
          <w:jc w:val="center"/>
        </w:trPr>
        <w:tc>
          <w:tcPr>
            <w:tcW w:w="2517" w:type="dxa"/>
            <w:gridSpan w:val="3"/>
            <w:vAlign w:val="center"/>
          </w:tcPr>
          <w:p w14:paraId="63C3DDE7" w14:textId="019BD072" w:rsidR="00E1620D" w:rsidRPr="00A97766" w:rsidRDefault="00E1620D" w:rsidP="005C55D5">
            <w:pPr>
              <w:autoSpaceDE/>
              <w:autoSpaceDN/>
              <w:adjustRightInd/>
              <w:spacing w:before="0" w:line="240" w:lineRule="auto"/>
              <w:ind w:left="0"/>
              <w:rPr>
                <w:b/>
                <w:color w:val="auto"/>
                <w:sz w:val="16"/>
                <w:szCs w:val="24"/>
                <w:lang w:val="ru-RU"/>
              </w:rPr>
            </w:pPr>
          </w:p>
        </w:tc>
        <w:tc>
          <w:tcPr>
            <w:tcW w:w="2883" w:type="dxa"/>
            <w:vAlign w:val="center"/>
          </w:tcPr>
          <w:p w14:paraId="6C24C074" w14:textId="77777777" w:rsidR="00E1620D" w:rsidRPr="00BE0456" w:rsidRDefault="00E1620D" w:rsidP="005C55D5">
            <w:pPr>
              <w:autoSpaceDE/>
              <w:autoSpaceDN/>
              <w:adjustRightInd/>
              <w:spacing w:before="0" w:line="240" w:lineRule="auto"/>
              <w:ind w:left="0"/>
              <w:rPr>
                <w:sz w:val="16"/>
                <w:szCs w:val="16"/>
              </w:rPr>
            </w:pPr>
            <w:r w:rsidRPr="00BE0456">
              <w:rPr>
                <w:sz w:val="16"/>
                <w:szCs w:val="16"/>
              </w:rPr>
              <w:t>Carboline</w:t>
            </w:r>
          </w:p>
        </w:tc>
        <w:tc>
          <w:tcPr>
            <w:tcW w:w="2700" w:type="dxa"/>
            <w:gridSpan w:val="3"/>
            <w:vAlign w:val="center"/>
          </w:tcPr>
          <w:p w14:paraId="58F824AA" w14:textId="77777777" w:rsidR="00E1620D" w:rsidRPr="00F46342" w:rsidRDefault="00317741" w:rsidP="005C55D5">
            <w:pPr>
              <w:autoSpaceDE/>
              <w:autoSpaceDN/>
              <w:adjustRightInd/>
              <w:spacing w:before="0" w:line="240" w:lineRule="auto"/>
              <w:ind w:left="0"/>
              <w:rPr>
                <w:sz w:val="16"/>
                <w:szCs w:val="16"/>
              </w:rPr>
            </w:pPr>
            <w:proofErr w:type="spellStart"/>
            <w:r w:rsidRPr="00F46342">
              <w:rPr>
                <w:sz w:val="16"/>
                <w:szCs w:val="16"/>
              </w:rPr>
              <w:t>Carboguard</w:t>
            </w:r>
            <w:proofErr w:type="spellEnd"/>
            <w:r w:rsidRPr="00F46342">
              <w:rPr>
                <w:sz w:val="16"/>
                <w:szCs w:val="16"/>
              </w:rPr>
              <w:t xml:space="preserve"> 163</w:t>
            </w:r>
          </w:p>
        </w:tc>
        <w:tc>
          <w:tcPr>
            <w:tcW w:w="630" w:type="dxa"/>
            <w:vAlign w:val="center"/>
          </w:tcPr>
          <w:p w14:paraId="42A377C8" w14:textId="77777777" w:rsidR="00E1620D" w:rsidRPr="00BE0456" w:rsidRDefault="00E1620D" w:rsidP="005C55D5">
            <w:pPr>
              <w:autoSpaceDE/>
              <w:autoSpaceDN/>
              <w:adjustRightInd/>
              <w:spacing w:before="0" w:line="240" w:lineRule="auto"/>
              <w:ind w:left="0"/>
              <w:jc w:val="center"/>
              <w:rPr>
                <w:sz w:val="16"/>
                <w:szCs w:val="16"/>
              </w:rPr>
            </w:pPr>
            <w:r w:rsidRPr="00BE0456">
              <w:rPr>
                <w:sz w:val="16"/>
                <w:szCs w:val="16"/>
              </w:rPr>
              <w:t>0</w:t>
            </w:r>
          </w:p>
        </w:tc>
        <w:tc>
          <w:tcPr>
            <w:tcW w:w="1276" w:type="dxa"/>
            <w:gridSpan w:val="3"/>
            <w:vAlign w:val="center"/>
          </w:tcPr>
          <w:p w14:paraId="14370E53" w14:textId="20ACB714" w:rsidR="00E1620D" w:rsidRPr="001D3869" w:rsidRDefault="006F6888" w:rsidP="006F6888">
            <w:pPr>
              <w:autoSpaceDE/>
              <w:autoSpaceDN/>
              <w:adjustRightInd/>
              <w:spacing w:before="0" w:line="240" w:lineRule="auto"/>
              <w:ind w:left="0"/>
              <w:rPr>
                <w:sz w:val="16"/>
                <w:szCs w:val="16"/>
              </w:rPr>
            </w:pPr>
            <w:r w:rsidRPr="006F6888">
              <w:rPr>
                <w:sz w:val="16"/>
                <w:szCs w:val="16"/>
              </w:rPr>
              <w:t>71</w:t>
            </w:r>
            <w:del w:id="709" w:author="Issayevskiy, Konstantin [STAMGazStroy LLP]" w:date="2025-12-11T15:06:00Z" w16du:dateUtc="2025-12-11T10:06:00Z">
              <w:r w:rsidRPr="006F6888">
                <w:rPr>
                  <w:sz w:val="16"/>
                  <w:szCs w:val="16"/>
                </w:rPr>
                <w:delText>.1</w:delText>
              </w:r>
            </w:del>
            <w:r w:rsidRPr="006F6888">
              <w:rPr>
                <w:sz w:val="16"/>
                <w:szCs w:val="16"/>
              </w:rPr>
              <w:t>°C (160°F)</w:t>
            </w:r>
          </w:p>
        </w:tc>
      </w:tr>
      <w:tr w:rsidR="00E1620D" w:rsidRPr="0005732F" w14:paraId="2C57BBC3" w14:textId="77777777" w:rsidTr="001E51F7">
        <w:trPr>
          <w:trHeight w:val="288"/>
          <w:jc w:val="center"/>
        </w:trPr>
        <w:tc>
          <w:tcPr>
            <w:tcW w:w="2517" w:type="dxa"/>
            <w:gridSpan w:val="3"/>
            <w:vAlign w:val="center"/>
          </w:tcPr>
          <w:p w14:paraId="23CC7563" w14:textId="77777777" w:rsidR="00E1620D" w:rsidRPr="0005732F" w:rsidRDefault="00E1620D" w:rsidP="005C55D5">
            <w:pPr>
              <w:rPr>
                <w:b/>
                <w:color w:val="auto"/>
                <w:sz w:val="16"/>
                <w:szCs w:val="16"/>
              </w:rPr>
            </w:pPr>
          </w:p>
        </w:tc>
        <w:tc>
          <w:tcPr>
            <w:tcW w:w="2883" w:type="dxa"/>
            <w:vAlign w:val="center"/>
          </w:tcPr>
          <w:p w14:paraId="75C0294F" w14:textId="77777777" w:rsidR="00E1620D" w:rsidRPr="00BE0456" w:rsidRDefault="00E1620D" w:rsidP="005C55D5">
            <w:pPr>
              <w:autoSpaceDE/>
              <w:autoSpaceDN/>
              <w:adjustRightInd/>
              <w:spacing w:before="0" w:line="240" w:lineRule="auto"/>
              <w:ind w:left="0"/>
              <w:rPr>
                <w:sz w:val="16"/>
                <w:szCs w:val="16"/>
              </w:rPr>
            </w:pPr>
            <w:r w:rsidRPr="00BE0456">
              <w:rPr>
                <w:sz w:val="16"/>
                <w:szCs w:val="16"/>
              </w:rPr>
              <w:t>International</w:t>
            </w:r>
          </w:p>
        </w:tc>
        <w:tc>
          <w:tcPr>
            <w:tcW w:w="2700" w:type="dxa"/>
            <w:gridSpan w:val="3"/>
            <w:vAlign w:val="center"/>
          </w:tcPr>
          <w:p w14:paraId="67FDAD70" w14:textId="77777777" w:rsidR="00E1620D" w:rsidRPr="00F46342" w:rsidRDefault="00E1620D" w:rsidP="005C55D5">
            <w:pPr>
              <w:autoSpaceDE/>
              <w:autoSpaceDN/>
              <w:adjustRightInd/>
              <w:spacing w:before="0" w:line="240" w:lineRule="auto"/>
              <w:ind w:left="0"/>
              <w:rPr>
                <w:sz w:val="16"/>
                <w:szCs w:val="16"/>
              </w:rPr>
            </w:pPr>
            <w:r w:rsidRPr="00F46342">
              <w:rPr>
                <w:sz w:val="16"/>
                <w:szCs w:val="16"/>
              </w:rPr>
              <w:t>Enviroline</w:t>
            </w:r>
            <w:r w:rsidR="00DA02D7" w:rsidRPr="00F46342">
              <w:rPr>
                <w:sz w:val="16"/>
                <w:szCs w:val="16"/>
                <w:lang w:val="ru-RU"/>
              </w:rPr>
              <w:t xml:space="preserve"> </w:t>
            </w:r>
            <w:r w:rsidRPr="00F46342">
              <w:rPr>
                <w:sz w:val="16"/>
                <w:szCs w:val="16"/>
              </w:rPr>
              <w:t>B</w:t>
            </w:r>
            <w:r w:rsidR="00DA02D7" w:rsidRPr="00F46342">
              <w:rPr>
                <w:sz w:val="16"/>
                <w:szCs w:val="16"/>
                <w:lang w:val="ru-RU"/>
              </w:rPr>
              <w:t xml:space="preserve"> </w:t>
            </w:r>
            <w:r w:rsidRPr="00F46342">
              <w:rPr>
                <w:sz w:val="16"/>
                <w:szCs w:val="16"/>
              </w:rPr>
              <w:t>Flex</w:t>
            </w:r>
            <w:r w:rsidR="00DA02D7" w:rsidRPr="00F46342">
              <w:rPr>
                <w:sz w:val="16"/>
                <w:szCs w:val="16"/>
                <w:lang w:val="ru-RU"/>
              </w:rPr>
              <w:t xml:space="preserve"> </w:t>
            </w:r>
            <w:r w:rsidRPr="00F46342">
              <w:rPr>
                <w:sz w:val="16"/>
                <w:szCs w:val="16"/>
              </w:rPr>
              <w:t>9400</w:t>
            </w:r>
            <w:r w:rsidR="00DA02D7" w:rsidRPr="00F46342">
              <w:rPr>
                <w:sz w:val="16"/>
                <w:szCs w:val="16"/>
                <w:lang w:val="ru-RU"/>
              </w:rPr>
              <w:t xml:space="preserve"> </w:t>
            </w:r>
            <w:r w:rsidRPr="00F46342">
              <w:rPr>
                <w:sz w:val="16"/>
                <w:szCs w:val="16"/>
              </w:rPr>
              <w:t>series</w:t>
            </w:r>
            <w:del w:id="710" w:author="Zhumadilov, Daniyar [Bolashak Atyrau Limited]" w:date="2025-09-22T17:27:00Z" w16du:dateUtc="2025-09-22T12:27:00Z">
              <w:r w:rsidR="00317741" w:rsidRPr="00F46342" w:rsidDel="003066A5">
                <w:rPr>
                  <w:sz w:val="16"/>
                  <w:szCs w:val="16"/>
                </w:rPr>
                <w:delText>*</w:delText>
              </w:r>
            </w:del>
          </w:p>
        </w:tc>
        <w:tc>
          <w:tcPr>
            <w:tcW w:w="630" w:type="dxa"/>
            <w:vAlign w:val="center"/>
          </w:tcPr>
          <w:p w14:paraId="09F397B4" w14:textId="77777777" w:rsidR="00E1620D" w:rsidRPr="00BE0456" w:rsidRDefault="00E1620D" w:rsidP="005C55D5">
            <w:pPr>
              <w:autoSpaceDE/>
              <w:autoSpaceDN/>
              <w:adjustRightInd/>
              <w:spacing w:before="0" w:line="240" w:lineRule="auto"/>
              <w:ind w:left="0"/>
              <w:jc w:val="center"/>
              <w:rPr>
                <w:sz w:val="16"/>
                <w:szCs w:val="16"/>
              </w:rPr>
            </w:pPr>
            <w:r w:rsidRPr="00BE0456">
              <w:rPr>
                <w:sz w:val="16"/>
                <w:szCs w:val="16"/>
              </w:rPr>
              <w:t>32</w:t>
            </w:r>
          </w:p>
        </w:tc>
        <w:tc>
          <w:tcPr>
            <w:tcW w:w="1276" w:type="dxa"/>
            <w:gridSpan w:val="3"/>
            <w:vAlign w:val="center"/>
          </w:tcPr>
          <w:p w14:paraId="610F8B16" w14:textId="05424ECA" w:rsidR="00E1620D" w:rsidRPr="00BE0456" w:rsidRDefault="00152C59" w:rsidP="006F6888">
            <w:pPr>
              <w:autoSpaceDE/>
              <w:autoSpaceDN/>
              <w:adjustRightInd/>
              <w:spacing w:before="0" w:line="240" w:lineRule="auto"/>
              <w:ind w:left="0"/>
              <w:rPr>
                <w:sz w:val="16"/>
                <w:szCs w:val="16"/>
              </w:rPr>
            </w:pPr>
            <w:r w:rsidRPr="00152C59">
              <w:rPr>
                <w:sz w:val="16"/>
                <w:szCs w:val="16"/>
              </w:rPr>
              <w:t>71</w:t>
            </w:r>
            <w:del w:id="711" w:author="Issayevskiy, Konstantin [STAMGazStroy LLP]" w:date="2025-12-11T15:06:00Z" w16du:dateUtc="2025-12-11T10:06:00Z">
              <w:r w:rsidRPr="00152C59">
                <w:rPr>
                  <w:sz w:val="16"/>
                  <w:szCs w:val="16"/>
                </w:rPr>
                <w:delText>.1</w:delText>
              </w:r>
            </w:del>
            <w:r w:rsidRPr="00152C59">
              <w:rPr>
                <w:sz w:val="16"/>
                <w:szCs w:val="16"/>
              </w:rPr>
              <w:t>°C (160°F)</w:t>
            </w:r>
          </w:p>
        </w:tc>
      </w:tr>
      <w:tr w:rsidR="00E1620D" w:rsidRPr="0005732F" w14:paraId="57907AE6" w14:textId="77777777" w:rsidTr="001E51F7">
        <w:trPr>
          <w:trHeight w:val="288"/>
          <w:jc w:val="center"/>
        </w:trPr>
        <w:tc>
          <w:tcPr>
            <w:tcW w:w="2517" w:type="dxa"/>
            <w:gridSpan w:val="3"/>
            <w:tcBorders>
              <w:bottom w:val="single" w:sz="12" w:space="0" w:color="auto"/>
            </w:tcBorders>
            <w:vAlign w:val="center"/>
          </w:tcPr>
          <w:p w14:paraId="378195C7" w14:textId="77777777" w:rsidR="00E1620D" w:rsidRPr="0005732F" w:rsidRDefault="00E1620D" w:rsidP="005C55D5">
            <w:pPr>
              <w:rPr>
                <w:b/>
                <w:color w:val="auto"/>
                <w:sz w:val="16"/>
                <w:szCs w:val="16"/>
              </w:rPr>
            </w:pPr>
          </w:p>
        </w:tc>
        <w:tc>
          <w:tcPr>
            <w:tcW w:w="2883" w:type="dxa"/>
            <w:tcBorders>
              <w:bottom w:val="single" w:sz="12" w:space="0" w:color="auto"/>
            </w:tcBorders>
            <w:vAlign w:val="center"/>
          </w:tcPr>
          <w:p w14:paraId="015BD0CF" w14:textId="77777777" w:rsidR="00E1620D" w:rsidRPr="00BE0456" w:rsidRDefault="00E1620D" w:rsidP="005C55D5">
            <w:pPr>
              <w:autoSpaceDE/>
              <w:autoSpaceDN/>
              <w:adjustRightInd/>
              <w:spacing w:before="0" w:line="240" w:lineRule="auto"/>
              <w:ind w:left="0"/>
              <w:rPr>
                <w:sz w:val="16"/>
                <w:szCs w:val="16"/>
              </w:rPr>
            </w:pPr>
            <w:proofErr w:type="spellStart"/>
            <w:r w:rsidRPr="00BE0456">
              <w:rPr>
                <w:sz w:val="16"/>
                <w:szCs w:val="16"/>
              </w:rPr>
              <w:t>ViscoTaq</w:t>
            </w:r>
            <w:proofErr w:type="spellEnd"/>
          </w:p>
        </w:tc>
        <w:tc>
          <w:tcPr>
            <w:tcW w:w="2700" w:type="dxa"/>
            <w:gridSpan w:val="3"/>
            <w:tcBorders>
              <w:bottom w:val="single" w:sz="12" w:space="0" w:color="auto"/>
            </w:tcBorders>
            <w:vAlign w:val="center"/>
          </w:tcPr>
          <w:p w14:paraId="3A663CB0" w14:textId="77777777" w:rsidR="00E1620D" w:rsidRPr="00F46342" w:rsidRDefault="00E1620D" w:rsidP="005C55D5">
            <w:pPr>
              <w:autoSpaceDE/>
              <w:autoSpaceDN/>
              <w:adjustRightInd/>
              <w:spacing w:before="0" w:line="240" w:lineRule="auto"/>
              <w:ind w:left="0"/>
              <w:rPr>
                <w:sz w:val="16"/>
                <w:szCs w:val="16"/>
              </w:rPr>
            </w:pPr>
            <w:r w:rsidRPr="00F46342">
              <w:rPr>
                <w:sz w:val="16"/>
                <w:szCs w:val="16"/>
              </w:rPr>
              <w:t>Visco</w:t>
            </w:r>
            <w:r w:rsidR="00DA02D7" w:rsidRPr="00F46342">
              <w:rPr>
                <w:sz w:val="16"/>
                <w:szCs w:val="16"/>
                <w:lang w:val="ru-RU"/>
              </w:rPr>
              <w:t xml:space="preserve"> </w:t>
            </w:r>
            <w:r w:rsidRPr="00F46342">
              <w:rPr>
                <w:sz w:val="16"/>
                <w:szCs w:val="16"/>
              </w:rPr>
              <w:t>Paste</w:t>
            </w:r>
          </w:p>
        </w:tc>
        <w:tc>
          <w:tcPr>
            <w:tcW w:w="630" w:type="dxa"/>
            <w:tcBorders>
              <w:bottom w:val="single" w:sz="12" w:space="0" w:color="auto"/>
            </w:tcBorders>
            <w:vAlign w:val="center"/>
          </w:tcPr>
          <w:p w14:paraId="7F32FB36" w14:textId="77777777" w:rsidR="00E1620D" w:rsidRPr="00BE0456" w:rsidRDefault="00E1620D" w:rsidP="005C55D5">
            <w:pPr>
              <w:autoSpaceDE/>
              <w:autoSpaceDN/>
              <w:adjustRightInd/>
              <w:spacing w:before="0" w:line="240" w:lineRule="auto"/>
              <w:ind w:left="0"/>
              <w:jc w:val="center"/>
              <w:rPr>
                <w:sz w:val="16"/>
                <w:szCs w:val="16"/>
              </w:rPr>
            </w:pPr>
            <w:r w:rsidRPr="00BE0456">
              <w:rPr>
                <w:sz w:val="16"/>
                <w:szCs w:val="16"/>
              </w:rPr>
              <w:t>0</w:t>
            </w:r>
          </w:p>
        </w:tc>
        <w:tc>
          <w:tcPr>
            <w:tcW w:w="1276" w:type="dxa"/>
            <w:gridSpan w:val="3"/>
            <w:tcBorders>
              <w:bottom w:val="single" w:sz="12" w:space="0" w:color="auto"/>
            </w:tcBorders>
            <w:vAlign w:val="center"/>
          </w:tcPr>
          <w:p w14:paraId="61DC32A9" w14:textId="4204E288" w:rsidR="00E1620D" w:rsidRPr="001D3869" w:rsidRDefault="00761C75" w:rsidP="006F6888">
            <w:pPr>
              <w:autoSpaceDE/>
              <w:autoSpaceDN/>
              <w:adjustRightInd/>
              <w:spacing w:before="0" w:line="240" w:lineRule="auto"/>
              <w:ind w:left="0"/>
              <w:rPr>
                <w:sz w:val="16"/>
                <w:szCs w:val="16"/>
              </w:rPr>
            </w:pPr>
            <w:r w:rsidRPr="00761C75">
              <w:rPr>
                <w:sz w:val="16"/>
                <w:szCs w:val="16"/>
              </w:rPr>
              <w:t>71</w:t>
            </w:r>
            <w:del w:id="712" w:author="Issayevskiy, Konstantin [STAMGazStroy LLP]" w:date="2025-12-11T15:06:00Z" w16du:dateUtc="2025-12-11T10:06:00Z">
              <w:r w:rsidRPr="00761C75">
                <w:rPr>
                  <w:sz w:val="16"/>
                  <w:szCs w:val="16"/>
                </w:rPr>
                <w:delText>.1</w:delText>
              </w:r>
            </w:del>
            <w:r w:rsidRPr="00761C75">
              <w:rPr>
                <w:sz w:val="16"/>
                <w:szCs w:val="16"/>
              </w:rPr>
              <w:t>°C (160°F)</w:t>
            </w:r>
          </w:p>
        </w:tc>
      </w:tr>
      <w:tr w:rsidR="00E1620D" w:rsidRPr="0005732F" w14:paraId="7C8D96A0" w14:textId="77777777" w:rsidTr="001E51F7">
        <w:trPr>
          <w:trHeight w:val="288"/>
          <w:jc w:val="center"/>
        </w:trPr>
        <w:tc>
          <w:tcPr>
            <w:tcW w:w="1355" w:type="dxa"/>
            <w:tcBorders>
              <w:top w:val="single" w:sz="12" w:space="0" w:color="auto"/>
            </w:tcBorders>
            <w:vAlign w:val="center"/>
          </w:tcPr>
          <w:p w14:paraId="5CC7ACE8" w14:textId="77777777" w:rsidR="00E1620D" w:rsidRPr="0005732F" w:rsidRDefault="00E1620D" w:rsidP="005C55D5">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045" w:type="dxa"/>
            <w:gridSpan w:val="3"/>
            <w:tcBorders>
              <w:top w:val="single" w:sz="12" w:space="0" w:color="auto"/>
            </w:tcBorders>
            <w:vAlign w:val="center"/>
          </w:tcPr>
          <w:p w14:paraId="73413AF0" w14:textId="7DFAA779" w:rsidR="00E1620D" w:rsidRPr="00E26578" w:rsidRDefault="00740FB4" w:rsidP="005C55D5">
            <w:pPr>
              <w:ind w:left="-72"/>
              <w:rPr>
                <w:b/>
                <w:color w:val="auto"/>
                <w:sz w:val="16"/>
                <w:szCs w:val="16"/>
                <w:lang w:val="ru-RU"/>
              </w:rPr>
            </w:pPr>
            <w:r>
              <w:rPr>
                <w:color w:val="auto"/>
                <w:sz w:val="16"/>
                <w:szCs w:val="24"/>
                <w:lang w:val="ru-RU"/>
              </w:rPr>
              <w:t>Ноябрь</w:t>
            </w:r>
            <w:r w:rsidR="00A014A1">
              <w:rPr>
                <w:color w:val="auto"/>
                <w:sz w:val="16"/>
                <w:szCs w:val="24"/>
                <w:lang w:val="ru-RU"/>
              </w:rPr>
              <w:t xml:space="preserve"> 20</w:t>
            </w:r>
            <w:r>
              <w:rPr>
                <w:color w:val="auto"/>
                <w:sz w:val="16"/>
                <w:szCs w:val="24"/>
                <w:lang w:val="ru-RU"/>
              </w:rPr>
              <w:t>25</w:t>
            </w:r>
          </w:p>
        </w:tc>
        <w:tc>
          <w:tcPr>
            <w:tcW w:w="2700" w:type="dxa"/>
            <w:gridSpan w:val="3"/>
            <w:tcBorders>
              <w:top w:val="single" w:sz="12" w:space="0" w:color="auto"/>
            </w:tcBorders>
            <w:vAlign w:val="center"/>
          </w:tcPr>
          <w:p w14:paraId="287EF04A" w14:textId="77777777" w:rsidR="00E1620D" w:rsidRPr="0005732F" w:rsidRDefault="00E1620D" w:rsidP="005C55D5">
            <w:pPr>
              <w:rPr>
                <w:b/>
                <w:color w:val="auto"/>
                <w:sz w:val="16"/>
                <w:szCs w:val="16"/>
              </w:rPr>
            </w:pPr>
          </w:p>
        </w:tc>
        <w:tc>
          <w:tcPr>
            <w:tcW w:w="630" w:type="dxa"/>
            <w:tcBorders>
              <w:top w:val="single" w:sz="12" w:space="0" w:color="auto"/>
            </w:tcBorders>
            <w:vAlign w:val="center"/>
          </w:tcPr>
          <w:p w14:paraId="28D51E53" w14:textId="77777777" w:rsidR="00E1620D" w:rsidRPr="0005732F" w:rsidRDefault="00E1620D" w:rsidP="005C55D5">
            <w:pPr>
              <w:jc w:val="center"/>
              <w:rPr>
                <w:b/>
                <w:color w:val="auto"/>
                <w:sz w:val="16"/>
                <w:szCs w:val="16"/>
              </w:rPr>
            </w:pPr>
          </w:p>
        </w:tc>
        <w:tc>
          <w:tcPr>
            <w:tcW w:w="1276" w:type="dxa"/>
            <w:gridSpan w:val="3"/>
            <w:tcBorders>
              <w:top w:val="single" w:sz="12" w:space="0" w:color="auto"/>
            </w:tcBorders>
            <w:vAlign w:val="center"/>
          </w:tcPr>
          <w:p w14:paraId="12F92F05" w14:textId="77777777" w:rsidR="00E1620D" w:rsidRPr="0005732F" w:rsidRDefault="00E1620D" w:rsidP="005C55D5">
            <w:pPr>
              <w:jc w:val="center"/>
              <w:rPr>
                <w:b/>
                <w:color w:val="auto"/>
                <w:sz w:val="16"/>
                <w:szCs w:val="16"/>
              </w:rPr>
            </w:pPr>
          </w:p>
        </w:tc>
      </w:tr>
    </w:tbl>
    <w:p w14:paraId="2E0388ED" w14:textId="77777777" w:rsidR="002B5E17" w:rsidRPr="00D750DA" w:rsidRDefault="002B5E17" w:rsidP="002B5E17">
      <w:pPr>
        <w:tabs>
          <w:tab w:val="left" w:pos="3225"/>
        </w:tabs>
        <w:rPr>
          <w:color w:val="auto"/>
          <w:lang w:val="ru-RU"/>
        </w:rPr>
      </w:pPr>
      <w:r w:rsidRPr="00D750DA">
        <w:rPr>
          <w:color w:val="auto"/>
          <w:lang w:val="ru-RU"/>
        </w:rPr>
        <w:br w:type="page"/>
      </w:r>
    </w:p>
    <w:tbl>
      <w:tblPr>
        <w:tblW w:w="9963" w:type="dxa"/>
        <w:jc w:val="center"/>
        <w:tblLayout w:type="fixed"/>
        <w:tblLook w:val="01E0" w:firstRow="1" w:lastRow="1" w:firstColumn="1" w:lastColumn="1" w:noHBand="0" w:noVBand="0"/>
      </w:tblPr>
      <w:tblGrid>
        <w:gridCol w:w="1272"/>
        <w:gridCol w:w="270"/>
        <w:gridCol w:w="848"/>
        <w:gridCol w:w="2712"/>
        <w:gridCol w:w="303"/>
        <w:gridCol w:w="687"/>
        <w:gridCol w:w="1835"/>
        <w:gridCol w:w="190"/>
        <w:gridCol w:w="781"/>
        <w:gridCol w:w="964"/>
        <w:gridCol w:w="7"/>
        <w:gridCol w:w="94"/>
      </w:tblGrid>
      <w:tr w:rsidR="00BA3F08" w:rsidRPr="0005732F" w14:paraId="5CBE855E" w14:textId="77777777" w:rsidTr="00F029EB">
        <w:trPr>
          <w:gridAfter w:val="1"/>
          <w:wAfter w:w="94" w:type="dxa"/>
          <w:trHeight w:val="360"/>
          <w:jc w:val="center"/>
        </w:trPr>
        <w:tc>
          <w:tcPr>
            <w:tcW w:w="9869" w:type="dxa"/>
            <w:gridSpan w:val="11"/>
            <w:tcBorders>
              <w:top w:val="single" w:sz="6" w:space="0" w:color="auto"/>
              <w:bottom w:val="single" w:sz="12" w:space="0" w:color="auto"/>
            </w:tcBorders>
            <w:shd w:val="clear" w:color="auto" w:fill="FFFFFF"/>
            <w:vAlign w:val="center"/>
          </w:tcPr>
          <w:p w14:paraId="58A8BF44" w14:textId="77777777" w:rsidR="00BA3F08" w:rsidRPr="0005732F" w:rsidRDefault="00A84BEB" w:rsidP="005C55D5">
            <w:pPr>
              <w:ind w:right="-72"/>
              <w:jc w:val="right"/>
              <w:rPr>
                <w:b/>
                <w:i/>
                <w:color w:val="auto"/>
              </w:rPr>
            </w:pPr>
            <w:r>
              <w:rPr>
                <w:b/>
                <w:i/>
                <w:color w:val="auto"/>
                <w:lang w:val="ru-RU"/>
              </w:rPr>
              <w:lastRenderedPageBreak/>
              <w:t>Покрытия</w:t>
            </w:r>
            <w:r w:rsidRPr="0005732F">
              <w:rPr>
                <w:b/>
                <w:i/>
                <w:color w:val="auto"/>
              </w:rPr>
              <w:t xml:space="preserve"> </w:t>
            </w:r>
            <w:proofErr w:type="spellStart"/>
            <w:r w:rsidR="00BA3F08" w:rsidRPr="0005732F">
              <w:rPr>
                <w:b/>
                <w:i/>
                <w:color w:val="auto"/>
              </w:rPr>
              <w:t>для</w:t>
            </w:r>
            <w:proofErr w:type="spellEnd"/>
            <w:r w:rsidR="00BA3F08" w:rsidRPr="0005732F">
              <w:rPr>
                <w:b/>
                <w:i/>
                <w:color w:val="auto"/>
              </w:rPr>
              <w:t xml:space="preserve"> </w:t>
            </w:r>
            <w:proofErr w:type="spellStart"/>
            <w:r w:rsidR="00BA3F08" w:rsidRPr="0005732F">
              <w:rPr>
                <w:b/>
                <w:i/>
                <w:color w:val="auto"/>
              </w:rPr>
              <w:t>бетона</w:t>
            </w:r>
            <w:proofErr w:type="spellEnd"/>
          </w:p>
        </w:tc>
      </w:tr>
      <w:tr w:rsidR="00BA3F08" w:rsidRPr="0005732F" w14:paraId="308A3185" w14:textId="77777777" w:rsidTr="00F029EB">
        <w:trPr>
          <w:gridAfter w:val="1"/>
          <w:wAfter w:w="94" w:type="dxa"/>
          <w:trHeight w:val="360"/>
          <w:jc w:val="center"/>
        </w:trPr>
        <w:tc>
          <w:tcPr>
            <w:tcW w:w="7927" w:type="dxa"/>
            <w:gridSpan w:val="7"/>
            <w:tcBorders>
              <w:top w:val="single" w:sz="12" w:space="0" w:color="auto"/>
              <w:left w:val="single" w:sz="12" w:space="0" w:color="auto"/>
              <w:bottom w:val="single" w:sz="12" w:space="0" w:color="auto"/>
            </w:tcBorders>
            <w:vAlign w:val="center"/>
          </w:tcPr>
          <w:p w14:paraId="140F560C" w14:textId="77777777" w:rsidR="00EB76A0" w:rsidRDefault="00EB76A0" w:rsidP="005C55D5">
            <w:pPr>
              <w:autoSpaceDE/>
              <w:autoSpaceDN/>
              <w:adjustRightInd/>
              <w:spacing w:before="0" w:line="240" w:lineRule="auto"/>
              <w:ind w:left="0"/>
              <w:rPr>
                <w:b/>
                <w:color w:val="auto"/>
                <w:sz w:val="20"/>
                <w:szCs w:val="24"/>
                <w:lang w:val="ru-RU"/>
              </w:rPr>
            </w:pPr>
            <w:r w:rsidRPr="006F2331">
              <w:rPr>
                <w:b/>
                <w:color w:val="auto"/>
                <w:sz w:val="20"/>
                <w:szCs w:val="24"/>
                <w:lang w:val="ru-RU"/>
              </w:rPr>
              <w:t xml:space="preserve">Покрытия для </w:t>
            </w:r>
            <w:r>
              <w:rPr>
                <w:b/>
                <w:color w:val="auto"/>
                <w:sz w:val="20"/>
                <w:szCs w:val="24"/>
                <w:lang w:val="ru-RU"/>
              </w:rPr>
              <w:t>бетона т</w:t>
            </w:r>
            <w:r w:rsidR="00BA3F08" w:rsidRPr="008E5938">
              <w:rPr>
                <w:b/>
                <w:color w:val="auto"/>
                <w:sz w:val="20"/>
                <w:szCs w:val="24"/>
                <w:lang w:val="ru-RU"/>
              </w:rPr>
              <w:t>емператур</w:t>
            </w:r>
            <w:r>
              <w:rPr>
                <w:b/>
                <w:color w:val="auto"/>
                <w:sz w:val="20"/>
                <w:szCs w:val="24"/>
                <w:lang w:val="ru-RU"/>
              </w:rPr>
              <w:t>ы эксплуатации  &lt;60°С (140°F).</w:t>
            </w:r>
          </w:p>
          <w:p w14:paraId="2B64B73E" w14:textId="77777777" w:rsidR="00BA3F08" w:rsidRPr="006952A6" w:rsidRDefault="00BA3F08" w:rsidP="00EB76A0">
            <w:pPr>
              <w:autoSpaceDE/>
              <w:autoSpaceDN/>
              <w:adjustRightInd/>
              <w:spacing w:before="0" w:line="240" w:lineRule="auto"/>
              <w:ind w:left="0"/>
              <w:rPr>
                <w:b/>
                <w:color w:val="auto"/>
                <w:sz w:val="20"/>
                <w:szCs w:val="20"/>
                <w:lang w:val="ru-RU"/>
              </w:rPr>
            </w:pPr>
            <w:r w:rsidRPr="008E5938">
              <w:rPr>
                <w:b/>
                <w:color w:val="auto"/>
                <w:sz w:val="20"/>
                <w:szCs w:val="24"/>
                <w:lang w:val="ru-RU"/>
              </w:rPr>
              <w:t>Средняя</w:t>
            </w:r>
            <w:r w:rsidR="00EB76A0">
              <w:rPr>
                <w:b/>
                <w:color w:val="auto"/>
                <w:sz w:val="20"/>
                <w:szCs w:val="24"/>
                <w:lang w:val="ru-RU"/>
              </w:rPr>
              <w:t xml:space="preserve"> </w:t>
            </w:r>
            <w:r w:rsidRPr="008E5938">
              <w:rPr>
                <w:b/>
                <w:color w:val="auto"/>
                <w:sz w:val="20"/>
                <w:szCs w:val="24"/>
                <w:lang w:val="ru-RU"/>
              </w:rPr>
              <w:t>механическая нагрузка, Временное и постоянное воздействие</w:t>
            </w:r>
            <w:r w:rsidR="00EB76A0">
              <w:rPr>
                <w:b/>
                <w:color w:val="auto"/>
                <w:sz w:val="20"/>
                <w:szCs w:val="24"/>
                <w:lang w:val="ru-RU"/>
              </w:rPr>
              <w:t>.</w:t>
            </w:r>
          </w:p>
        </w:tc>
        <w:tc>
          <w:tcPr>
            <w:tcW w:w="1942" w:type="dxa"/>
            <w:gridSpan w:val="4"/>
            <w:tcBorders>
              <w:top w:val="single" w:sz="12" w:space="0" w:color="auto"/>
              <w:bottom w:val="single" w:sz="12" w:space="0" w:color="auto"/>
              <w:right w:val="single" w:sz="12" w:space="0" w:color="auto"/>
            </w:tcBorders>
            <w:shd w:val="clear" w:color="auto" w:fill="000000"/>
            <w:vAlign w:val="center"/>
          </w:tcPr>
          <w:p w14:paraId="51D697CB" w14:textId="77777777" w:rsidR="00BA3F08" w:rsidRPr="0005732F" w:rsidRDefault="00BA3F08" w:rsidP="005C55D5">
            <w:pPr>
              <w:autoSpaceDE/>
              <w:autoSpaceDN/>
              <w:adjustRightInd/>
              <w:spacing w:before="0" w:line="240" w:lineRule="auto"/>
              <w:ind w:left="0"/>
              <w:jc w:val="center"/>
              <w:rPr>
                <w:b/>
                <w:color w:val="auto"/>
                <w:sz w:val="36"/>
                <w:szCs w:val="40"/>
              </w:rPr>
            </w:pPr>
            <w:r w:rsidRPr="00B76D32">
              <w:rPr>
                <w:b/>
                <w:color w:val="auto"/>
                <w:sz w:val="36"/>
                <w:szCs w:val="24"/>
                <w:lang w:val="ru-RU"/>
              </w:rPr>
              <w:t>20.1</w:t>
            </w:r>
          </w:p>
        </w:tc>
      </w:tr>
      <w:tr w:rsidR="00BA3F08" w:rsidRPr="0005732F" w14:paraId="636558CD" w14:textId="77777777" w:rsidTr="00F029EB">
        <w:trPr>
          <w:gridAfter w:val="2"/>
          <w:wAfter w:w="101" w:type="dxa"/>
          <w:cantSplit/>
          <w:trHeight w:val="288"/>
          <w:jc w:val="center"/>
        </w:trPr>
        <w:tc>
          <w:tcPr>
            <w:tcW w:w="1542" w:type="dxa"/>
            <w:gridSpan w:val="2"/>
            <w:tcBorders>
              <w:top w:val="single" w:sz="12" w:space="0" w:color="auto"/>
            </w:tcBorders>
          </w:tcPr>
          <w:p w14:paraId="409A8EF0" w14:textId="77777777" w:rsidR="00BA3F08" w:rsidRPr="004E6B3B" w:rsidRDefault="00BA3F08"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560" w:type="dxa"/>
            <w:gridSpan w:val="2"/>
            <w:tcBorders>
              <w:top w:val="single" w:sz="12" w:space="0" w:color="auto"/>
            </w:tcBorders>
          </w:tcPr>
          <w:p w14:paraId="046A5BF1" w14:textId="77777777" w:rsidR="00BA3F08" w:rsidRPr="00037A5B" w:rsidRDefault="00BA3F08" w:rsidP="005C55D5">
            <w:pPr>
              <w:autoSpaceDE/>
              <w:autoSpaceDN/>
              <w:adjustRightInd/>
              <w:spacing w:before="0" w:line="240" w:lineRule="auto"/>
              <w:ind w:left="-72"/>
              <w:rPr>
                <w:color w:val="auto"/>
                <w:sz w:val="16"/>
                <w:szCs w:val="24"/>
                <w:lang w:val="ru-RU"/>
              </w:rPr>
            </w:pPr>
            <w:r w:rsidRPr="00037A5B">
              <w:rPr>
                <w:color w:val="auto"/>
                <w:sz w:val="16"/>
                <w:szCs w:val="24"/>
                <w:lang w:val="ru-RU"/>
              </w:rPr>
              <w:t>В соответствии с рекомендациями изготовителя</w:t>
            </w:r>
          </w:p>
        </w:tc>
        <w:tc>
          <w:tcPr>
            <w:tcW w:w="990" w:type="dxa"/>
            <w:gridSpan w:val="2"/>
            <w:tcBorders>
              <w:top w:val="single" w:sz="12" w:space="0" w:color="auto"/>
            </w:tcBorders>
          </w:tcPr>
          <w:p w14:paraId="7F55DC5A" w14:textId="77777777" w:rsidR="00BA3F08" w:rsidRPr="004E6B3B" w:rsidRDefault="00BA3F08" w:rsidP="005C55D5">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70" w:type="dxa"/>
            <w:gridSpan w:val="4"/>
            <w:vMerge w:val="restart"/>
            <w:tcBorders>
              <w:top w:val="single" w:sz="12" w:space="0" w:color="auto"/>
            </w:tcBorders>
          </w:tcPr>
          <w:p w14:paraId="1BF3648E" w14:textId="77777777" w:rsidR="00BA3F08" w:rsidRPr="00E16847" w:rsidRDefault="00BA3F08" w:rsidP="005C55D5">
            <w:pPr>
              <w:autoSpaceDE/>
              <w:autoSpaceDN/>
              <w:adjustRightInd/>
              <w:spacing w:before="0" w:line="240" w:lineRule="auto"/>
              <w:ind w:left="-72"/>
              <w:rPr>
                <w:color w:val="auto"/>
                <w:sz w:val="16"/>
                <w:szCs w:val="24"/>
                <w:lang w:val="ru-RU"/>
              </w:rPr>
            </w:pPr>
            <w:r w:rsidRPr="00037A5B">
              <w:rPr>
                <w:color w:val="auto"/>
                <w:sz w:val="16"/>
                <w:szCs w:val="24"/>
                <w:lang w:val="ru-RU"/>
              </w:rPr>
              <w:t>Рекомендация изготовителя.</w:t>
            </w:r>
          </w:p>
        </w:tc>
      </w:tr>
      <w:tr w:rsidR="00BA3F08" w:rsidRPr="00B10823" w14:paraId="5909A065" w14:textId="77777777" w:rsidTr="00F029EB">
        <w:trPr>
          <w:gridAfter w:val="2"/>
          <w:wAfter w:w="101" w:type="dxa"/>
          <w:cantSplit/>
          <w:trHeight w:val="288"/>
          <w:jc w:val="center"/>
        </w:trPr>
        <w:tc>
          <w:tcPr>
            <w:tcW w:w="1542" w:type="dxa"/>
            <w:gridSpan w:val="2"/>
          </w:tcPr>
          <w:p w14:paraId="420C99AC" w14:textId="77777777" w:rsidR="00BA3F08" w:rsidRPr="004E6B3B" w:rsidRDefault="00BA3F08"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560" w:type="dxa"/>
            <w:gridSpan w:val="2"/>
          </w:tcPr>
          <w:p w14:paraId="78703638" w14:textId="59927C89" w:rsidR="00BA3F08" w:rsidRPr="00037A5B" w:rsidRDefault="006A56C8" w:rsidP="005C55D5">
            <w:pPr>
              <w:autoSpaceDE/>
              <w:autoSpaceDN/>
              <w:adjustRightInd/>
              <w:spacing w:before="0" w:line="240" w:lineRule="auto"/>
              <w:ind w:left="-72"/>
              <w:rPr>
                <w:color w:val="auto"/>
                <w:sz w:val="16"/>
                <w:szCs w:val="24"/>
                <w:lang w:val="ru-RU"/>
              </w:rPr>
            </w:pPr>
            <w:r w:rsidRPr="006A56C8">
              <w:rPr>
                <w:color w:val="auto"/>
                <w:sz w:val="16"/>
                <w:szCs w:val="24"/>
                <w:lang w:val="ru-RU"/>
              </w:rPr>
              <w:t>В соответствии с рекомендациями изготовителя</w:t>
            </w:r>
          </w:p>
        </w:tc>
        <w:tc>
          <w:tcPr>
            <w:tcW w:w="990" w:type="dxa"/>
            <w:gridSpan w:val="2"/>
          </w:tcPr>
          <w:p w14:paraId="03DD0147" w14:textId="77777777" w:rsidR="00BA3F08" w:rsidRPr="00F029EB" w:rsidRDefault="00BA3F08" w:rsidP="00F029EB">
            <w:pPr>
              <w:autoSpaceDE/>
              <w:autoSpaceDN/>
              <w:adjustRightInd/>
              <w:spacing w:before="0" w:line="240" w:lineRule="auto"/>
              <w:ind w:left="-72"/>
              <w:rPr>
                <w:color w:val="auto"/>
                <w:sz w:val="16"/>
                <w:szCs w:val="24"/>
                <w:lang w:val="ru-RU"/>
              </w:rPr>
            </w:pPr>
          </w:p>
        </w:tc>
        <w:tc>
          <w:tcPr>
            <w:tcW w:w="3770" w:type="dxa"/>
            <w:gridSpan w:val="4"/>
            <w:vMerge/>
            <w:vAlign w:val="center"/>
          </w:tcPr>
          <w:p w14:paraId="5086A8E1" w14:textId="77777777" w:rsidR="00BA3F08" w:rsidRPr="006A56C8" w:rsidRDefault="00BA3F08" w:rsidP="005C55D5">
            <w:pPr>
              <w:rPr>
                <w:color w:val="auto"/>
                <w:lang w:val="ru-RU"/>
              </w:rPr>
            </w:pPr>
          </w:p>
        </w:tc>
      </w:tr>
      <w:tr w:rsidR="00BA3F08" w:rsidRPr="00B10823" w14:paraId="0AF9A6F9" w14:textId="77777777" w:rsidTr="00F029EB">
        <w:trPr>
          <w:gridAfter w:val="2"/>
          <w:wAfter w:w="101" w:type="dxa"/>
          <w:cantSplit/>
          <w:trHeight w:val="288"/>
          <w:jc w:val="center"/>
        </w:trPr>
        <w:tc>
          <w:tcPr>
            <w:tcW w:w="1542" w:type="dxa"/>
            <w:gridSpan w:val="2"/>
            <w:tcBorders>
              <w:bottom w:val="single" w:sz="12" w:space="0" w:color="auto"/>
            </w:tcBorders>
          </w:tcPr>
          <w:p w14:paraId="615B28AB" w14:textId="77777777" w:rsidR="00BA3F08" w:rsidRPr="004E6B3B" w:rsidRDefault="00BA3F08"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560" w:type="dxa"/>
            <w:gridSpan w:val="2"/>
            <w:tcBorders>
              <w:bottom w:val="single" w:sz="12" w:space="0" w:color="auto"/>
            </w:tcBorders>
          </w:tcPr>
          <w:p w14:paraId="01340A22" w14:textId="77777777" w:rsidR="00BA3F08" w:rsidRPr="00037A5B" w:rsidRDefault="00BA3F08" w:rsidP="005C55D5">
            <w:pPr>
              <w:autoSpaceDE/>
              <w:autoSpaceDN/>
              <w:adjustRightInd/>
              <w:spacing w:before="0" w:line="240" w:lineRule="auto"/>
              <w:ind w:left="-72"/>
              <w:rPr>
                <w:color w:val="auto"/>
                <w:sz w:val="16"/>
                <w:szCs w:val="24"/>
                <w:lang w:val="ru-RU"/>
              </w:rPr>
            </w:pPr>
            <w:r w:rsidRPr="00037A5B">
              <w:rPr>
                <w:color w:val="auto"/>
                <w:sz w:val="16"/>
                <w:szCs w:val="24"/>
                <w:lang w:val="ru-RU"/>
              </w:rPr>
              <w:t>Разная в зависимости от изготовителя</w:t>
            </w:r>
          </w:p>
        </w:tc>
        <w:tc>
          <w:tcPr>
            <w:tcW w:w="990" w:type="dxa"/>
            <w:gridSpan w:val="2"/>
            <w:tcBorders>
              <w:bottom w:val="single" w:sz="12" w:space="0" w:color="auto"/>
            </w:tcBorders>
          </w:tcPr>
          <w:p w14:paraId="44755DF1" w14:textId="77777777" w:rsidR="00BA3F08" w:rsidRPr="00F029EB" w:rsidRDefault="00BA3F08" w:rsidP="00F029EB">
            <w:pPr>
              <w:autoSpaceDE/>
              <w:autoSpaceDN/>
              <w:adjustRightInd/>
              <w:spacing w:before="0" w:line="240" w:lineRule="auto"/>
              <w:ind w:left="-72"/>
              <w:rPr>
                <w:color w:val="auto"/>
                <w:sz w:val="16"/>
                <w:szCs w:val="24"/>
                <w:lang w:val="ru-RU"/>
              </w:rPr>
            </w:pPr>
          </w:p>
        </w:tc>
        <w:tc>
          <w:tcPr>
            <w:tcW w:w="3770" w:type="dxa"/>
            <w:gridSpan w:val="4"/>
            <w:vMerge/>
            <w:tcBorders>
              <w:bottom w:val="single" w:sz="12" w:space="0" w:color="auto"/>
            </w:tcBorders>
            <w:vAlign w:val="center"/>
          </w:tcPr>
          <w:p w14:paraId="65A1CB1B" w14:textId="77777777" w:rsidR="00BA3F08" w:rsidRPr="006952A6" w:rsidRDefault="00BA3F08" w:rsidP="005C55D5">
            <w:pPr>
              <w:rPr>
                <w:color w:val="auto"/>
                <w:lang w:val="ru-RU"/>
              </w:rPr>
            </w:pPr>
          </w:p>
        </w:tc>
      </w:tr>
      <w:tr w:rsidR="00BA3F08" w:rsidRPr="0005732F" w14:paraId="4DC200FC" w14:textId="77777777" w:rsidTr="00F029EB">
        <w:trPr>
          <w:gridAfter w:val="1"/>
          <w:wAfter w:w="94" w:type="dxa"/>
          <w:trHeight w:val="360"/>
          <w:jc w:val="center"/>
        </w:trPr>
        <w:tc>
          <w:tcPr>
            <w:tcW w:w="2390" w:type="dxa"/>
            <w:gridSpan w:val="3"/>
            <w:tcBorders>
              <w:top w:val="single" w:sz="12" w:space="0" w:color="auto"/>
              <w:left w:val="single" w:sz="12" w:space="0" w:color="auto"/>
              <w:bottom w:val="single" w:sz="12" w:space="0" w:color="auto"/>
            </w:tcBorders>
            <w:shd w:val="clear" w:color="auto" w:fill="000000"/>
            <w:vAlign w:val="center"/>
          </w:tcPr>
          <w:p w14:paraId="268761F8" w14:textId="77777777" w:rsidR="00BA3F08" w:rsidRPr="008E5938" w:rsidRDefault="00BA3F08"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712" w:type="dxa"/>
            <w:tcBorders>
              <w:top w:val="single" w:sz="12" w:space="0" w:color="auto"/>
              <w:bottom w:val="single" w:sz="12" w:space="0" w:color="auto"/>
            </w:tcBorders>
            <w:shd w:val="clear" w:color="auto" w:fill="000000"/>
            <w:vAlign w:val="center"/>
          </w:tcPr>
          <w:p w14:paraId="32C633D2" w14:textId="77777777" w:rsidR="00BA3F08" w:rsidRPr="008E5938" w:rsidRDefault="00BA3F08"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825" w:type="dxa"/>
            <w:gridSpan w:val="3"/>
            <w:tcBorders>
              <w:top w:val="single" w:sz="12" w:space="0" w:color="auto"/>
              <w:bottom w:val="single" w:sz="12" w:space="0" w:color="auto"/>
            </w:tcBorders>
            <w:shd w:val="clear" w:color="auto" w:fill="000000"/>
            <w:vAlign w:val="center"/>
          </w:tcPr>
          <w:p w14:paraId="78BED920" w14:textId="77777777" w:rsidR="00BA3F08" w:rsidRPr="008E5938" w:rsidRDefault="00BA3F08"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971" w:type="dxa"/>
            <w:gridSpan w:val="2"/>
            <w:tcBorders>
              <w:top w:val="single" w:sz="12" w:space="0" w:color="auto"/>
              <w:bottom w:val="single" w:sz="12" w:space="0" w:color="auto"/>
            </w:tcBorders>
            <w:shd w:val="clear" w:color="auto" w:fill="000000"/>
            <w:vAlign w:val="center"/>
          </w:tcPr>
          <w:p w14:paraId="4C9C98A9" w14:textId="77777777" w:rsidR="00BA3F08" w:rsidRPr="008E5938" w:rsidRDefault="00BA3F08"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971" w:type="dxa"/>
            <w:gridSpan w:val="2"/>
            <w:tcBorders>
              <w:top w:val="single" w:sz="12" w:space="0" w:color="auto"/>
              <w:bottom w:val="single" w:sz="12" w:space="0" w:color="auto"/>
              <w:right w:val="single" w:sz="12" w:space="0" w:color="auto"/>
            </w:tcBorders>
            <w:shd w:val="clear" w:color="auto" w:fill="000000"/>
            <w:vAlign w:val="center"/>
          </w:tcPr>
          <w:p w14:paraId="2E9964EF" w14:textId="77777777" w:rsidR="00BA3F08" w:rsidRPr="008E5938" w:rsidRDefault="00BA3F08" w:rsidP="005C55D5">
            <w:pPr>
              <w:autoSpaceDE/>
              <w:autoSpaceDN/>
              <w:adjustRightInd/>
              <w:spacing w:before="0" w:line="240" w:lineRule="auto"/>
              <w:ind w:left="0" w:right="-95"/>
              <w:rPr>
                <w:b/>
                <w:color w:val="auto"/>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BA3F08" w:rsidRPr="0005732F" w14:paraId="10844BA3" w14:textId="77777777" w:rsidTr="00F029EB">
        <w:trPr>
          <w:gridAfter w:val="1"/>
          <w:wAfter w:w="94" w:type="dxa"/>
          <w:trHeight w:val="288"/>
          <w:jc w:val="center"/>
        </w:trPr>
        <w:tc>
          <w:tcPr>
            <w:tcW w:w="2390" w:type="dxa"/>
            <w:gridSpan w:val="3"/>
            <w:vAlign w:val="center"/>
          </w:tcPr>
          <w:p w14:paraId="26ACAD6C" w14:textId="77777777" w:rsidR="00BA3F08" w:rsidRPr="00AD544E" w:rsidRDefault="00BA3F08" w:rsidP="005C55D5">
            <w:pPr>
              <w:autoSpaceDE/>
              <w:autoSpaceDN/>
              <w:adjustRightInd/>
              <w:spacing w:before="0" w:line="240" w:lineRule="auto"/>
              <w:ind w:left="0"/>
              <w:rPr>
                <w:b/>
                <w:color w:val="auto"/>
                <w:sz w:val="16"/>
                <w:szCs w:val="24"/>
                <w:lang w:val="ru-RU"/>
              </w:rPr>
            </w:pPr>
            <w:r w:rsidRPr="00AD544E">
              <w:rPr>
                <w:b/>
                <w:color w:val="auto"/>
                <w:sz w:val="16"/>
                <w:szCs w:val="24"/>
                <w:lang w:val="ru-RU"/>
              </w:rPr>
              <w:t>ГРУНТ</w:t>
            </w:r>
          </w:p>
        </w:tc>
        <w:tc>
          <w:tcPr>
            <w:tcW w:w="2712" w:type="dxa"/>
            <w:vAlign w:val="center"/>
          </w:tcPr>
          <w:p w14:paraId="4985D4F6" w14:textId="77777777" w:rsidR="00BA3F08" w:rsidRPr="00AD544E"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25" w:type="dxa"/>
            <w:gridSpan w:val="3"/>
            <w:vAlign w:val="center"/>
          </w:tcPr>
          <w:p w14:paraId="2E47BB35" w14:textId="77777777" w:rsidR="00BA3F08" w:rsidRPr="004065AD" w:rsidRDefault="00BA3F08" w:rsidP="005C55D5">
            <w:pPr>
              <w:autoSpaceDE/>
              <w:autoSpaceDN/>
              <w:adjustRightInd/>
              <w:spacing w:before="0" w:line="240" w:lineRule="auto"/>
              <w:ind w:left="0"/>
              <w:rPr>
                <w:color w:val="auto"/>
                <w:sz w:val="16"/>
                <w:szCs w:val="24"/>
                <w:lang w:val="ru-RU"/>
              </w:rPr>
            </w:pPr>
            <w:r w:rsidRPr="004065AD">
              <w:rPr>
                <w:color w:val="auto"/>
                <w:sz w:val="16"/>
                <w:szCs w:val="24"/>
                <w:lang w:val="ru-RU"/>
              </w:rPr>
              <w:t>Semstone 110</w:t>
            </w:r>
          </w:p>
        </w:tc>
        <w:tc>
          <w:tcPr>
            <w:tcW w:w="971" w:type="dxa"/>
            <w:gridSpan w:val="2"/>
            <w:vAlign w:val="center"/>
          </w:tcPr>
          <w:p w14:paraId="10E5B1EE" w14:textId="77777777" w:rsidR="00BA3F08" w:rsidRPr="00AD544E" w:rsidRDefault="00BA3F08" w:rsidP="005C55D5">
            <w:pPr>
              <w:autoSpaceDE/>
              <w:autoSpaceDN/>
              <w:adjustRightInd/>
              <w:spacing w:before="0" w:line="240" w:lineRule="auto"/>
              <w:ind w:left="0"/>
              <w:jc w:val="center"/>
              <w:rPr>
                <w:color w:val="auto"/>
                <w:sz w:val="16"/>
                <w:szCs w:val="24"/>
                <w:lang w:val="ru-RU"/>
              </w:rPr>
            </w:pPr>
            <w:r w:rsidRPr="00AD544E">
              <w:rPr>
                <w:color w:val="auto"/>
                <w:sz w:val="16"/>
                <w:szCs w:val="24"/>
                <w:lang w:val="ru-RU"/>
              </w:rPr>
              <w:t>0</w:t>
            </w:r>
          </w:p>
        </w:tc>
        <w:tc>
          <w:tcPr>
            <w:tcW w:w="971" w:type="dxa"/>
            <w:gridSpan w:val="2"/>
            <w:vAlign w:val="center"/>
          </w:tcPr>
          <w:p w14:paraId="56E7AA7C" w14:textId="77777777" w:rsidR="00BA3F08" w:rsidRPr="008A7B52" w:rsidRDefault="00BA3F08" w:rsidP="008A7B52">
            <w:pPr>
              <w:autoSpaceDE/>
              <w:autoSpaceDN/>
              <w:adjustRightInd/>
              <w:spacing w:before="0" w:line="240" w:lineRule="auto"/>
              <w:ind w:left="0"/>
              <w:rPr>
                <w:color w:val="auto"/>
                <w:sz w:val="16"/>
                <w:szCs w:val="24"/>
                <w:lang w:val="ru-RU"/>
              </w:rPr>
            </w:pPr>
          </w:p>
        </w:tc>
      </w:tr>
      <w:tr w:rsidR="004A5B9F" w:rsidRPr="0005732F" w14:paraId="1FC89A56" w14:textId="77777777" w:rsidTr="00F029EB">
        <w:trPr>
          <w:gridAfter w:val="1"/>
          <w:wAfter w:w="94" w:type="dxa"/>
          <w:trHeight w:val="288"/>
          <w:jc w:val="center"/>
        </w:trPr>
        <w:tc>
          <w:tcPr>
            <w:tcW w:w="2390" w:type="dxa"/>
            <w:gridSpan w:val="3"/>
            <w:vAlign w:val="center"/>
          </w:tcPr>
          <w:p w14:paraId="3476C577" w14:textId="77777777" w:rsidR="004A5B9F" w:rsidRPr="00AD544E" w:rsidRDefault="004A5B9F" w:rsidP="005C55D5">
            <w:pPr>
              <w:autoSpaceDE/>
              <w:autoSpaceDN/>
              <w:adjustRightInd/>
              <w:spacing w:before="0" w:line="240" w:lineRule="auto"/>
              <w:ind w:left="0"/>
              <w:rPr>
                <w:b/>
                <w:color w:val="auto"/>
                <w:sz w:val="16"/>
                <w:szCs w:val="24"/>
                <w:lang w:val="ru-RU"/>
              </w:rPr>
            </w:pPr>
          </w:p>
        </w:tc>
        <w:tc>
          <w:tcPr>
            <w:tcW w:w="2712" w:type="dxa"/>
            <w:vAlign w:val="center"/>
          </w:tcPr>
          <w:p w14:paraId="4B823F3F" w14:textId="7592EA57" w:rsidR="004A5B9F" w:rsidRPr="00E26578" w:rsidRDefault="004A5B9F" w:rsidP="005C55D5">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25" w:type="dxa"/>
            <w:gridSpan w:val="3"/>
            <w:vAlign w:val="center"/>
          </w:tcPr>
          <w:p w14:paraId="5EC125A2" w14:textId="2034EFF0" w:rsidR="004A5B9F" w:rsidRPr="004065AD" w:rsidRDefault="004A5B9F" w:rsidP="005C55D5">
            <w:pPr>
              <w:autoSpaceDE/>
              <w:autoSpaceDN/>
              <w:adjustRightInd/>
              <w:spacing w:before="0" w:line="240" w:lineRule="auto"/>
              <w:ind w:left="0"/>
              <w:rPr>
                <w:color w:val="auto"/>
                <w:sz w:val="16"/>
                <w:szCs w:val="24"/>
                <w:lang w:val="ru-RU"/>
              </w:rPr>
            </w:pPr>
            <w:proofErr w:type="spellStart"/>
            <w:r w:rsidRPr="004065AD">
              <w:rPr>
                <w:color w:val="auto"/>
                <w:sz w:val="16"/>
                <w:szCs w:val="24"/>
              </w:rPr>
              <w:t>Polyglass</w:t>
            </w:r>
            <w:proofErr w:type="spellEnd"/>
            <w:r w:rsidRPr="004065AD">
              <w:rPr>
                <w:color w:val="auto"/>
                <w:sz w:val="16"/>
                <w:szCs w:val="24"/>
              </w:rPr>
              <w:t xml:space="preserve"> WCP</w:t>
            </w:r>
          </w:p>
        </w:tc>
        <w:tc>
          <w:tcPr>
            <w:tcW w:w="971" w:type="dxa"/>
            <w:gridSpan w:val="2"/>
            <w:vAlign w:val="center"/>
          </w:tcPr>
          <w:p w14:paraId="32CD9836" w14:textId="29E5860F"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rPr>
              <w:t>181</w:t>
            </w:r>
          </w:p>
        </w:tc>
        <w:tc>
          <w:tcPr>
            <w:tcW w:w="971" w:type="dxa"/>
            <w:gridSpan w:val="2"/>
            <w:vAlign w:val="center"/>
          </w:tcPr>
          <w:p w14:paraId="145519B9"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1E53358F" w14:textId="77777777" w:rsidTr="00F029EB">
        <w:trPr>
          <w:gridAfter w:val="1"/>
          <w:wAfter w:w="94" w:type="dxa"/>
          <w:trHeight w:val="288"/>
          <w:jc w:val="center"/>
        </w:trPr>
        <w:tc>
          <w:tcPr>
            <w:tcW w:w="2390" w:type="dxa"/>
            <w:gridSpan w:val="3"/>
            <w:vAlign w:val="center"/>
          </w:tcPr>
          <w:p w14:paraId="3E5677F8" w14:textId="77777777" w:rsidR="004A5B9F" w:rsidRPr="00AD544E" w:rsidRDefault="004A5B9F" w:rsidP="005C55D5">
            <w:pPr>
              <w:autoSpaceDE/>
              <w:autoSpaceDN/>
              <w:adjustRightInd/>
              <w:spacing w:before="0" w:line="240" w:lineRule="auto"/>
              <w:ind w:left="0"/>
              <w:rPr>
                <w:b/>
                <w:color w:val="auto"/>
                <w:sz w:val="16"/>
                <w:szCs w:val="24"/>
                <w:lang w:val="ru-RU"/>
              </w:rPr>
            </w:pPr>
            <w:r>
              <w:rPr>
                <w:b/>
                <w:color w:val="auto"/>
                <w:sz w:val="16"/>
                <w:szCs w:val="24"/>
                <w:lang w:val="ru-RU"/>
              </w:rPr>
              <w:t>Эпоксидная смола</w:t>
            </w:r>
          </w:p>
        </w:tc>
        <w:tc>
          <w:tcPr>
            <w:tcW w:w="2712" w:type="dxa"/>
            <w:vAlign w:val="center"/>
          </w:tcPr>
          <w:p w14:paraId="16453113" w14:textId="77777777" w:rsidR="004A5B9F" w:rsidRPr="00AD544E"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5" w:type="dxa"/>
            <w:gridSpan w:val="3"/>
            <w:vAlign w:val="center"/>
          </w:tcPr>
          <w:p w14:paraId="7778606B" w14:textId="7E312DC4"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lang w:val="ru-RU"/>
              </w:rPr>
              <w:t>*Hempadur 45751</w:t>
            </w:r>
            <w:r w:rsidR="00C2676D" w:rsidRPr="004065AD">
              <w:rPr>
                <w:color w:val="auto"/>
                <w:sz w:val="16"/>
                <w:szCs w:val="24"/>
              </w:rPr>
              <w:t>/</w:t>
            </w:r>
            <w:r w:rsidR="00C2676D" w:rsidRPr="004065AD">
              <w:rPr>
                <w:color w:val="auto"/>
                <w:sz w:val="16"/>
                <w:szCs w:val="24"/>
                <w:lang w:val="ru-RU"/>
              </w:rPr>
              <w:t xml:space="preserve"> Hempadur </w:t>
            </w:r>
            <w:r w:rsidR="00C2676D" w:rsidRPr="004065AD">
              <w:rPr>
                <w:color w:val="auto"/>
                <w:sz w:val="16"/>
                <w:szCs w:val="24"/>
              </w:rPr>
              <w:t>4575</w:t>
            </w:r>
            <w:r w:rsidRPr="004065AD">
              <w:rPr>
                <w:color w:val="auto"/>
                <w:sz w:val="16"/>
                <w:szCs w:val="24"/>
                <w:lang w:val="ru-RU"/>
              </w:rPr>
              <w:t>3</w:t>
            </w:r>
          </w:p>
        </w:tc>
        <w:tc>
          <w:tcPr>
            <w:tcW w:w="971" w:type="dxa"/>
            <w:gridSpan w:val="2"/>
            <w:vAlign w:val="center"/>
          </w:tcPr>
          <w:p w14:paraId="6017E3C0" w14:textId="77777777"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lang w:val="ru-RU"/>
              </w:rPr>
              <w:t>245-255</w:t>
            </w:r>
          </w:p>
        </w:tc>
        <w:tc>
          <w:tcPr>
            <w:tcW w:w="971" w:type="dxa"/>
            <w:gridSpan w:val="2"/>
            <w:vAlign w:val="center"/>
          </w:tcPr>
          <w:p w14:paraId="0F8938C2"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1C93A5BB" w14:textId="77777777" w:rsidTr="00F029EB">
        <w:trPr>
          <w:gridAfter w:val="1"/>
          <w:wAfter w:w="94" w:type="dxa"/>
          <w:trHeight w:val="288"/>
          <w:jc w:val="center"/>
        </w:trPr>
        <w:tc>
          <w:tcPr>
            <w:tcW w:w="2390" w:type="dxa"/>
            <w:gridSpan w:val="3"/>
            <w:vMerge w:val="restart"/>
            <w:vAlign w:val="center"/>
          </w:tcPr>
          <w:p w14:paraId="793A6292" w14:textId="77777777" w:rsidR="004A5B9F" w:rsidRPr="00AD544E" w:rsidRDefault="004A5B9F" w:rsidP="005C55D5">
            <w:pPr>
              <w:autoSpaceDE/>
              <w:autoSpaceDN/>
              <w:adjustRightInd/>
              <w:spacing w:before="0" w:line="240" w:lineRule="auto"/>
              <w:ind w:left="0"/>
              <w:rPr>
                <w:b/>
                <w:color w:val="auto"/>
                <w:sz w:val="16"/>
                <w:szCs w:val="24"/>
                <w:lang w:val="ru-RU"/>
              </w:rPr>
            </w:pPr>
            <w:r w:rsidRPr="00AD544E">
              <w:rPr>
                <w:b/>
                <w:color w:val="auto"/>
                <w:sz w:val="16"/>
                <w:szCs w:val="24"/>
                <w:lang w:val="ru-RU"/>
              </w:rPr>
              <w:t>Толщина изменяется в зависимости от</w:t>
            </w:r>
            <w:r>
              <w:rPr>
                <w:b/>
                <w:color w:val="auto"/>
                <w:sz w:val="16"/>
                <w:szCs w:val="24"/>
                <w:lang w:val="ru-RU"/>
              </w:rPr>
              <w:t>и</w:t>
            </w:r>
            <w:r w:rsidRPr="00AD544E">
              <w:rPr>
                <w:b/>
                <w:color w:val="auto"/>
                <w:sz w:val="16"/>
                <w:szCs w:val="24"/>
                <w:lang w:val="ru-RU"/>
              </w:rPr>
              <w:t>зготовителя</w:t>
            </w:r>
          </w:p>
        </w:tc>
        <w:tc>
          <w:tcPr>
            <w:tcW w:w="2712" w:type="dxa"/>
            <w:vAlign w:val="center"/>
          </w:tcPr>
          <w:p w14:paraId="4FE48103" w14:textId="77777777" w:rsidR="004A5B9F" w:rsidRPr="00AD544E"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5" w:type="dxa"/>
            <w:gridSpan w:val="3"/>
            <w:vAlign w:val="center"/>
          </w:tcPr>
          <w:p w14:paraId="0C36213E" w14:textId="3AA05070"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rPr>
              <w:t>*</w:t>
            </w:r>
            <w:r w:rsidRPr="004065AD">
              <w:rPr>
                <w:color w:val="auto"/>
                <w:sz w:val="16"/>
                <w:szCs w:val="24"/>
                <w:lang w:val="ru-RU"/>
              </w:rPr>
              <w:t>Hempadur 35530</w:t>
            </w:r>
            <w:r w:rsidR="00DF39F3" w:rsidRPr="004065AD">
              <w:rPr>
                <w:color w:val="auto"/>
                <w:sz w:val="16"/>
                <w:szCs w:val="24"/>
                <w:lang w:val="ru-RU"/>
              </w:rPr>
              <w:t>/ Hempadur 355</w:t>
            </w:r>
            <w:r w:rsidRPr="004065AD">
              <w:rPr>
                <w:color w:val="auto"/>
                <w:sz w:val="16"/>
                <w:szCs w:val="24"/>
                <w:lang w:val="ru-RU"/>
              </w:rPr>
              <w:t>60</w:t>
            </w:r>
          </w:p>
        </w:tc>
        <w:tc>
          <w:tcPr>
            <w:tcW w:w="971" w:type="dxa"/>
            <w:gridSpan w:val="2"/>
            <w:vAlign w:val="center"/>
          </w:tcPr>
          <w:p w14:paraId="13A5F023" w14:textId="77777777"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lang w:val="ru-RU"/>
              </w:rPr>
              <w:t>9-154</w:t>
            </w:r>
          </w:p>
        </w:tc>
        <w:tc>
          <w:tcPr>
            <w:tcW w:w="971" w:type="dxa"/>
            <w:gridSpan w:val="2"/>
            <w:vAlign w:val="center"/>
          </w:tcPr>
          <w:p w14:paraId="5FFA336C"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4B9776BD" w14:textId="77777777" w:rsidTr="00F029EB">
        <w:trPr>
          <w:gridAfter w:val="1"/>
          <w:wAfter w:w="94" w:type="dxa"/>
          <w:trHeight w:val="288"/>
          <w:jc w:val="center"/>
        </w:trPr>
        <w:tc>
          <w:tcPr>
            <w:tcW w:w="2390" w:type="dxa"/>
            <w:gridSpan w:val="3"/>
            <w:vMerge/>
            <w:vAlign w:val="center"/>
          </w:tcPr>
          <w:p w14:paraId="6749B532" w14:textId="77777777" w:rsidR="004A5B9F" w:rsidRPr="00AD544E" w:rsidRDefault="004A5B9F" w:rsidP="005C55D5">
            <w:pPr>
              <w:autoSpaceDE/>
              <w:autoSpaceDN/>
              <w:adjustRightInd/>
              <w:spacing w:before="0" w:line="240" w:lineRule="auto"/>
              <w:ind w:left="0"/>
              <w:rPr>
                <w:b/>
                <w:color w:val="auto"/>
                <w:sz w:val="16"/>
                <w:szCs w:val="24"/>
                <w:lang w:val="ru-RU"/>
              </w:rPr>
            </w:pPr>
          </w:p>
        </w:tc>
        <w:tc>
          <w:tcPr>
            <w:tcW w:w="2712" w:type="dxa"/>
            <w:vAlign w:val="center"/>
          </w:tcPr>
          <w:p w14:paraId="11B93D32" w14:textId="77777777" w:rsidR="004A5B9F" w:rsidRPr="00AD544E"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25" w:type="dxa"/>
            <w:gridSpan w:val="3"/>
            <w:vAlign w:val="center"/>
          </w:tcPr>
          <w:p w14:paraId="0A6D6E93" w14:textId="77777777"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lang w:val="ru-RU"/>
              </w:rPr>
              <w:t>Ceilcote 680M</w:t>
            </w:r>
          </w:p>
        </w:tc>
        <w:tc>
          <w:tcPr>
            <w:tcW w:w="971" w:type="dxa"/>
            <w:gridSpan w:val="2"/>
            <w:vAlign w:val="center"/>
          </w:tcPr>
          <w:p w14:paraId="2337B4DA" w14:textId="77777777"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lang w:val="ru-RU"/>
              </w:rPr>
              <w:t>180</w:t>
            </w:r>
          </w:p>
        </w:tc>
        <w:tc>
          <w:tcPr>
            <w:tcW w:w="971" w:type="dxa"/>
            <w:gridSpan w:val="2"/>
            <w:vAlign w:val="center"/>
          </w:tcPr>
          <w:p w14:paraId="2B21D28F"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59C36D36" w14:textId="77777777" w:rsidTr="00F029EB">
        <w:trPr>
          <w:gridAfter w:val="1"/>
          <w:wAfter w:w="94" w:type="dxa"/>
          <w:trHeight w:val="288"/>
          <w:jc w:val="center"/>
        </w:trPr>
        <w:tc>
          <w:tcPr>
            <w:tcW w:w="2390" w:type="dxa"/>
            <w:gridSpan w:val="3"/>
            <w:vAlign w:val="center"/>
          </w:tcPr>
          <w:p w14:paraId="0CB312BF" w14:textId="77777777" w:rsidR="004A5B9F" w:rsidRPr="008A7B52" w:rsidRDefault="004A5B9F" w:rsidP="008A7B52">
            <w:pPr>
              <w:autoSpaceDE/>
              <w:autoSpaceDN/>
              <w:adjustRightInd/>
              <w:spacing w:before="0" w:line="240" w:lineRule="auto"/>
              <w:ind w:left="0"/>
              <w:rPr>
                <w:color w:val="auto"/>
                <w:sz w:val="16"/>
                <w:szCs w:val="24"/>
                <w:lang w:val="ru-RU"/>
              </w:rPr>
            </w:pPr>
          </w:p>
        </w:tc>
        <w:tc>
          <w:tcPr>
            <w:tcW w:w="2712" w:type="dxa"/>
            <w:vAlign w:val="center"/>
          </w:tcPr>
          <w:p w14:paraId="4CE2D3F2" w14:textId="77777777" w:rsidR="004A5B9F" w:rsidRPr="00AD544E"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25" w:type="dxa"/>
            <w:gridSpan w:val="3"/>
            <w:vAlign w:val="center"/>
          </w:tcPr>
          <w:p w14:paraId="34E9CB59" w14:textId="77777777"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lang w:val="ru-RU"/>
              </w:rPr>
              <w:t>Tankguard Storage</w:t>
            </w:r>
          </w:p>
        </w:tc>
        <w:tc>
          <w:tcPr>
            <w:tcW w:w="971" w:type="dxa"/>
            <w:gridSpan w:val="2"/>
            <w:vAlign w:val="center"/>
          </w:tcPr>
          <w:p w14:paraId="082AE668" w14:textId="77777777"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lang w:val="ru-RU"/>
              </w:rPr>
              <w:t>310</w:t>
            </w:r>
          </w:p>
        </w:tc>
        <w:tc>
          <w:tcPr>
            <w:tcW w:w="971" w:type="dxa"/>
            <w:gridSpan w:val="2"/>
            <w:vAlign w:val="center"/>
          </w:tcPr>
          <w:p w14:paraId="70D5EBC9"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6ECF2B84" w14:textId="77777777" w:rsidTr="00F029EB">
        <w:trPr>
          <w:gridAfter w:val="1"/>
          <w:wAfter w:w="94" w:type="dxa"/>
          <w:trHeight w:val="288"/>
          <w:jc w:val="center"/>
        </w:trPr>
        <w:tc>
          <w:tcPr>
            <w:tcW w:w="2390" w:type="dxa"/>
            <w:gridSpan w:val="3"/>
            <w:vAlign w:val="center"/>
          </w:tcPr>
          <w:p w14:paraId="3989A969" w14:textId="77777777" w:rsidR="004A5B9F" w:rsidRPr="008A7B52" w:rsidRDefault="004A5B9F" w:rsidP="008A7B52">
            <w:pPr>
              <w:autoSpaceDE/>
              <w:autoSpaceDN/>
              <w:adjustRightInd/>
              <w:spacing w:before="0" w:line="240" w:lineRule="auto"/>
              <w:ind w:left="0"/>
              <w:rPr>
                <w:color w:val="auto"/>
                <w:sz w:val="16"/>
                <w:szCs w:val="24"/>
                <w:lang w:val="ru-RU"/>
              </w:rPr>
            </w:pPr>
          </w:p>
        </w:tc>
        <w:tc>
          <w:tcPr>
            <w:tcW w:w="2712" w:type="dxa"/>
            <w:vAlign w:val="center"/>
          </w:tcPr>
          <w:p w14:paraId="7134E40E" w14:textId="77777777" w:rsidR="004A5B9F" w:rsidRPr="00AD544E"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25" w:type="dxa"/>
            <w:gridSpan w:val="3"/>
            <w:vAlign w:val="center"/>
          </w:tcPr>
          <w:p w14:paraId="151DCECC" w14:textId="77777777"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lang w:val="ru-RU"/>
              </w:rPr>
              <w:t>Amerlock Sealer or Sigmacover 522</w:t>
            </w:r>
          </w:p>
        </w:tc>
        <w:tc>
          <w:tcPr>
            <w:tcW w:w="971" w:type="dxa"/>
            <w:gridSpan w:val="2"/>
            <w:vAlign w:val="center"/>
          </w:tcPr>
          <w:p w14:paraId="33931631" w14:textId="77777777"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971" w:type="dxa"/>
            <w:gridSpan w:val="2"/>
            <w:vAlign w:val="center"/>
          </w:tcPr>
          <w:p w14:paraId="2CC7247A"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63DB0C51" w14:textId="77777777" w:rsidTr="00F029EB">
        <w:trPr>
          <w:gridAfter w:val="1"/>
          <w:wAfter w:w="94" w:type="dxa"/>
          <w:trHeight w:val="288"/>
          <w:jc w:val="center"/>
        </w:trPr>
        <w:tc>
          <w:tcPr>
            <w:tcW w:w="2390" w:type="dxa"/>
            <w:gridSpan w:val="3"/>
            <w:vAlign w:val="center"/>
          </w:tcPr>
          <w:p w14:paraId="1CC566EF" w14:textId="77777777" w:rsidR="004A5B9F" w:rsidRPr="008A7B52" w:rsidRDefault="004A5B9F" w:rsidP="008A7B52">
            <w:pPr>
              <w:autoSpaceDE/>
              <w:autoSpaceDN/>
              <w:adjustRightInd/>
              <w:spacing w:before="0" w:line="240" w:lineRule="auto"/>
              <w:ind w:left="0"/>
              <w:rPr>
                <w:color w:val="auto"/>
                <w:sz w:val="16"/>
                <w:szCs w:val="24"/>
                <w:lang w:val="ru-RU"/>
              </w:rPr>
            </w:pPr>
          </w:p>
        </w:tc>
        <w:tc>
          <w:tcPr>
            <w:tcW w:w="2712" w:type="dxa"/>
            <w:vAlign w:val="center"/>
          </w:tcPr>
          <w:p w14:paraId="5C0A9B97" w14:textId="77777777" w:rsidR="004A5B9F" w:rsidRPr="00E26578"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25" w:type="dxa"/>
            <w:gridSpan w:val="3"/>
            <w:vAlign w:val="center"/>
          </w:tcPr>
          <w:p w14:paraId="1DFFD59C" w14:textId="77777777"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lang w:val="ru-RU"/>
              </w:rPr>
              <w:t>Corobond 100 Epoxy Primer</w:t>
            </w:r>
          </w:p>
        </w:tc>
        <w:tc>
          <w:tcPr>
            <w:tcW w:w="971" w:type="dxa"/>
            <w:gridSpan w:val="2"/>
            <w:vAlign w:val="center"/>
          </w:tcPr>
          <w:p w14:paraId="7AB28EC5" w14:textId="77777777"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lang w:val="ru-RU"/>
              </w:rPr>
              <w:t>100</w:t>
            </w:r>
          </w:p>
        </w:tc>
        <w:tc>
          <w:tcPr>
            <w:tcW w:w="971" w:type="dxa"/>
            <w:gridSpan w:val="2"/>
            <w:vAlign w:val="center"/>
          </w:tcPr>
          <w:p w14:paraId="2F1C1840"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0B6F8BA6" w14:textId="77777777" w:rsidTr="00F029EB">
        <w:trPr>
          <w:gridAfter w:val="1"/>
          <w:wAfter w:w="94" w:type="dxa"/>
          <w:trHeight w:val="288"/>
          <w:jc w:val="center"/>
        </w:trPr>
        <w:tc>
          <w:tcPr>
            <w:tcW w:w="2390" w:type="dxa"/>
            <w:gridSpan w:val="3"/>
            <w:vAlign w:val="center"/>
          </w:tcPr>
          <w:p w14:paraId="65745AB0" w14:textId="77777777" w:rsidR="004A5B9F" w:rsidRPr="008A7B52" w:rsidRDefault="004A5B9F" w:rsidP="008A7B52">
            <w:pPr>
              <w:autoSpaceDE/>
              <w:autoSpaceDN/>
              <w:adjustRightInd/>
              <w:spacing w:before="0" w:line="240" w:lineRule="auto"/>
              <w:ind w:left="0"/>
              <w:rPr>
                <w:color w:val="auto"/>
                <w:sz w:val="16"/>
                <w:szCs w:val="24"/>
                <w:lang w:val="ru-RU"/>
              </w:rPr>
            </w:pPr>
          </w:p>
        </w:tc>
        <w:tc>
          <w:tcPr>
            <w:tcW w:w="2712" w:type="dxa"/>
            <w:vAlign w:val="center"/>
          </w:tcPr>
          <w:p w14:paraId="3BC7F4EB" w14:textId="77777777" w:rsidR="004A5B9F" w:rsidRPr="00E26578"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25" w:type="dxa"/>
            <w:gridSpan w:val="3"/>
            <w:vAlign w:val="center"/>
          </w:tcPr>
          <w:p w14:paraId="010BB331" w14:textId="77777777"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lang w:val="ru-RU"/>
              </w:rPr>
              <w:t>Stonchem 502</w:t>
            </w:r>
          </w:p>
        </w:tc>
        <w:tc>
          <w:tcPr>
            <w:tcW w:w="971" w:type="dxa"/>
            <w:gridSpan w:val="2"/>
            <w:vAlign w:val="center"/>
          </w:tcPr>
          <w:p w14:paraId="38E60DC8" w14:textId="77777777"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971" w:type="dxa"/>
            <w:gridSpan w:val="2"/>
            <w:vAlign w:val="center"/>
          </w:tcPr>
          <w:p w14:paraId="6CAB8739"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3444ACA7" w14:textId="77777777" w:rsidTr="00F029EB">
        <w:trPr>
          <w:gridAfter w:val="1"/>
          <w:wAfter w:w="94" w:type="dxa"/>
          <w:trHeight w:val="288"/>
          <w:jc w:val="center"/>
        </w:trPr>
        <w:tc>
          <w:tcPr>
            <w:tcW w:w="2390" w:type="dxa"/>
            <w:gridSpan w:val="3"/>
            <w:vAlign w:val="center"/>
          </w:tcPr>
          <w:p w14:paraId="514D0F2F" w14:textId="77777777" w:rsidR="004A5B9F" w:rsidRPr="008A7B52" w:rsidRDefault="004A5B9F" w:rsidP="008A7B52">
            <w:pPr>
              <w:autoSpaceDE/>
              <w:autoSpaceDN/>
              <w:adjustRightInd/>
              <w:spacing w:before="0" w:line="240" w:lineRule="auto"/>
              <w:ind w:left="0"/>
              <w:rPr>
                <w:color w:val="auto"/>
                <w:sz w:val="16"/>
                <w:szCs w:val="24"/>
                <w:lang w:val="ru-RU"/>
              </w:rPr>
            </w:pPr>
          </w:p>
        </w:tc>
        <w:tc>
          <w:tcPr>
            <w:tcW w:w="2712" w:type="dxa"/>
            <w:vAlign w:val="center"/>
          </w:tcPr>
          <w:p w14:paraId="144C5A8A" w14:textId="77777777" w:rsidR="004A5B9F" w:rsidRPr="00AD544E"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25" w:type="dxa"/>
            <w:gridSpan w:val="3"/>
            <w:vAlign w:val="center"/>
          </w:tcPr>
          <w:p w14:paraId="503A1927" w14:textId="77777777"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lang w:val="ru-RU"/>
              </w:rPr>
              <w:t>Series 61 Tneme-Liner</w:t>
            </w:r>
          </w:p>
        </w:tc>
        <w:tc>
          <w:tcPr>
            <w:tcW w:w="971" w:type="dxa"/>
            <w:gridSpan w:val="2"/>
            <w:vAlign w:val="center"/>
          </w:tcPr>
          <w:p w14:paraId="5FE3CFC6" w14:textId="77777777"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lang w:val="ru-RU"/>
              </w:rPr>
              <w:t>45</w:t>
            </w:r>
          </w:p>
        </w:tc>
        <w:tc>
          <w:tcPr>
            <w:tcW w:w="971" w:type="dxa"/>
            <w:gridSpan w:val="2"/>
            <w:vAlign w:val="center"/>
          </w:tcPr>
          <w:p w14:paraId="41A6BA44"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7C5BA306" w14:textId="77777777" w:rsidTr="00F029EB">
        <w:trPr>
          <w:gridAfter w:val="1"/>
          <w:wAfter w:w="94" w:type="dxa"/>
          <w:trHeight w:val="288"/>
          <w:jc w:val="center"/>
        </w:trPr>
        <w:tc>
          <w:tcPr>
            <w:tcW w:w="2390" w:type="dxa"/>
            <w:gridSpan w:val="3"/>
            <w:tcBorders>
              <w:top w:val="single" w:sz="12" w:space="0" w:color="auto"/>
            </w:tcBorders>
            <w:vAlign w:val="center"/>
          </w:tcPr>
          <w:p w14:paraId="49A0565D" w14:textId="77777777" w:rsidR="004A5B9F" w:rsidRPr="00AD544E" w:rsidRDefault="004A5B9F" w:rsidP="005C55D5">
            <w:pPr>
              <w:autoSpaceDE/>
              <w:autoSpaceDN/>
              <w:adjustRightInd/>
              <w:spacing w:before="0" w:line="240" w:lineRule="auto"/>
              <w:ind w:left="0"/>
              <w:rPr>
                <w:b/>
                <w:color w:val="auto"/>
                <w:sz w:val="16"/>
                <w:szCs w:val="24"/>
                <w:lang w:val="ru-RU"/>
              </w:rPr>
            </w:pPr>
            <w:r w:rsidRPr="00AD544E">
              <w:rPr>
                <w:b/>
                <w:color w:val="auto"/>
                <w:sz w:val="16"/>
                <w:szCs w:val="24"/>
                <w:lang w:val="ru-RU"/>
              </w:rPr>
              <w:t>ПОВЕРХНОСТНЫЙ СЛОЙ</w:t>
            </w:r>
          </w:p>
        </w:tc>
        <w:tc>
          <w:tcPr>
            <w:tcW w:w="2712" w:type="dxa"/>
            <w:tcBorders>
              <w:top w:val="single" w:sz="12" w:space="0" w:color="auto"/>
            </w:tcBorders>
            <w:vAlign w:val="center"/>
          </w:tcPr>
          <w:p w14:paraId="271E0381" w14:textId="77777777" w:rsidR="004A5B9F" w:rsidRPr="00AD544E" w:rsidRDefault="004A5B9F" w:rsidP="005C55D5">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25" w:type="dxa"/>
            <w:gridSpan w:val="3"/>
            <w:tcBorders>
              <w:top w:val="single" w:sz="12" w:space="0" w:color="auto"/>
            </w:tcBorders>
            <w:vAlign w:val="center"/>
          </w:tcPr>
          <w:p w14:paraId="45793DE9" w14:textId="77777777" w:rsidR="004A5B9F" w:rsidRPr="004065AD" w:rsidRDefault="004A5B9F" w:rsidP="005C55D5">
            <w:pPr>
              <w:autoSpaceDE/>
              <w:autoSpaceDN/>
              <w:adjustRightInd/>
              <w:spacing w:before="0" w:line="240" w:lineRule="auto"/>
              <w:ind w:left="0"/>
              <w:rPr>
                <w:color w:val="auto"/>
                <w:sz w:val="16"/>
                <w:szCs w:val="24"/>
                <w:lang w:val="ru-RU"/>
              </w:rPr>
            </w:pPr>
            <w:r w:rsidRPr="004065AD">
              <w:rPr>
                <w:color w:val="auto"/>
                <w:sz w:val="16"/>
                <w:szCs w:val="24"/>
                <w:lang w:val="ru-RU"/>
              </w:rPr>
              <w:t>Semstone 140 Series</w:t>
            </w:r>
          </w:p>
        </w:tc>
        <w:tc>
          <w:tcPr>
            <w:tcW w:w="971" w:type="dxa"/>
            <w:gridSpan w:val="2"/>
            <w:tcBorders>
              <w:top w:val="single" w:sz="12" w:space="0" w:color="auto"/>
            </w:tcBorders>
            <w:vAlign w:val="center"/>
          </w:tcPr>
          <w:p w14:paraId="5748E983" w14:textId="77777777" w:rsidR="004A5B9F" w:rsidRPr="00AD544E" w:rsidRDefault="004A5B9F" w:rsidP="005C55D5">
            <w:pPr>
              <w:autoSpaceDE/>
              <w:autoSpaceDN/>
              <w:adjustRightInd/>
              <w:spacing w:before="0" w:line="240" w:lineRule="auto"/>
              <w:ind w:left="0"/>
              <w:jc w:val="center"/>
              <w:rPr>
                <w:color w:val="auto"/>
                <w:sz w:val="16"/>
                <w:szCs w:val="24"/>
                <w:lang w:val="ru-RU"/>
              </w:rPr>
            </w:pPr>
            <w:r w:rsidRPr="00AD544E">
              <w:rPr>
                <w:color w:val="auto"/>
                <w:sz w:val="16"/>
                <w:szCs w:val="24"/>
                <w:lang w:val="ru-RU"/>
              </w:rPr>
              <w:t>0</w:t>
            </w:r>
          </w:p>
        </w:tc>
        <w:tc>
          <w:tcPr>
            <w:tcW w:w="971" w:type="dxa"/>
            <w:gridSpan w:val="2"/>
            <w:tcBorders>
              <w:top w:val="single" w:sz="12" w:space="0" w:color="auto"/>
            </w:tcBorders>
            <w:vAlign w:val="center"/>
          </w:tcPr>
          <w:p w14:paraId="23332693"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4A5B9F" w:rsidRPr="0005732F" w14:paraId="6ACA037E" w14:textId="77777777" w:rsidTr="00F029EB">
        <w:trPr>
          <w:gridAfter w:val="1"/>
          <w:wAfter w:w="94" w:type="dxa"/>
          <w:trHeight w:val="288"/>
          <w:jc w:val="center"/>
        </w:trPr>
        <w:tc>
          <w:tcPr>
            <w:tcW w:w="2390" w:type="dxa"/>
            <w:gridSpan w:val="3"/>
            <w:vAlign w:val="center"/>
          </w:tcPr>
          <w:p w14:paraId="628A2446" w14:textId="159D508E" w:rsidR="004A5B9F" w:rsidRPr="00AD544E" w:rsidRDefault="004A5B9F" w:rsidP="005C55D5">
            <w:pPr>
              <w:autoSpaceDE/>
              <w:autoSpaceDN/>
              <w:adjustRightInd/>
              <w:spacing w:before="0" w:line="240" w:lineRule="auto"/>
              <w:ind w:left="0"/>
              <w:rPr>
                <w:b/>
                <w:color w:val="auto"/>
                <w:sz w:val="16"/>
                <w:szCs w:val="24"/>
                <w:lang w:val="ru-RU"/>
              </w:rPr>
            </w:pPr>
          </w:p>
        </w:tc>
        <w:tc>
          <w:tcPr>
            <w:tcW w:w="2712" w:type="dxa"/>
            <w:vAlign w:val="center"/>
          </w:tcPr>
          <w:p w14:paraId="689E7E73" w14:textId="0A859456" w:rsidR="004A5B9F" w:rsidRPr="00AD544E" w:rsidRDefault="004A5B9F" w:rsidP="005C55D5">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25" w:type="dxa"/>
            <w:gridSpan w:val="3"/>
            <w:vAlign w:val="center"/>
          </w:tcPr>
          <w:p w14:paraId="2365E6A2" w14:textId="44F4CB75" w:rsidR="004A5B9F" w:rsidRPr="004065AD" w:rsidRDefault="004A5B9F" w:rsidP="005C55D5">
            <w:pPr>
              <w:autoSpaceDE/>
              <w:autoSpaceDN/>
              <w:adjustRightInd/>
              <w:spacing w:before="0" w:line="240" w:lineRule="auto"/>
              <w:ind w:left="0"/>
              <w:rPr>
                <w:color w:val="auto"/>
                <w:sz w:val="16"/>
                <w:szCs w:val="24"/>
                <w:lang w:val="ru-RU"/>
              </w:rPr>
            </w:pPr>
            <w:proofErr w:type="spellStart"/>
            <w:r w:rsidRPr="004065AD">
              <w:rPr>
                <w:color w:val="auto"/>
                <w:sz w:val="16"/>
                <w:szCs w:val="24"/>
              </w:rPr>
              <w:t>Polyglass</w:t>
            </w:r>
            <w:proofErr w:type="spellEnd"/>
            <w:r w:rsidRPr="004065AD">
              <w:rPr>
                <w:color w:val="auto"/>
                <w:sz w:val="16"/>
                <w:szCs w:val="24"/>
              </w:rPr>
              <w:t xml:space="preserve"> VEF</w:t>
            </w:r>
          </w:p>
        </w:tc>
        <w:tc>
          <w:tcPr>
            <w:tcW w:w="971" w:type="dxa"/>
            <w:gridSpan w:val="2"/>
            <w:vAlign w:val="center"/>
          </w:tcPr>
          <w:p w14:paraId="174D9B10" w14:textId="27CE2010" w:rsidR="004A5B9F" w:rsidRPr="00AD544E" w:rsidRDefault="004A5B9F" w:rsidP="005C55D5">
            <w:pPr>
              <w:autoSpaceDE/>
              <w:autoSpaceDN/>
              <w:adjustRightInd/>
              <w:spacing w:before="0" w:line="240" w:lineRule="auto"/>
              <w:ind w:left="0"/>
              <w:jc w:val="center"/>
              <w:rPr>
                <w:color w:val="auto"/>
                <w:sz w:val="16"/>
                <w:szCs w:val="24"/>
                <w:lang w:val="ru-RU"/>
              </w:rPr>
            </w:pPr>
            <w:r>
              <w:rPr>
                <w:color w:val="auto"/>
                <w:sz w:val="16"/>
                <w:szCs w:val="24"/>
              </w:rPr>
              <w:t>31</w:t>
            </w:r>
          </w:p>
        </w:tc>
        <w:tc>
          <w:tcPr>
            <w:tcW w:w="971" w:type="dxa"/>
            <w:gridSpan w:val="2"/>
            <w:vAlign w:val="center"/>
          </w:tcPr>
          <w:p w14:paraId="17426FDC" w14:textId="77777777" w:rsidR="004A5B9F" w:rsidRPr="008A7B52" w:rsidRDefault="004A5B9F" w:rsidP="008A7B52">
            <w:pPr>
              <w:autoSpaceDE/>
              <w:autoSpaceDN/>
              <w:adjustRightInd/>
              <w:spacing w:before="0" w:line="240" w:lineRule="auto"/>
              <w:ind w:left="0"/>
              <w:rPr>
                <w:color w:val="auto"/>
                <w:sz w:val="16"/>
                <w:szCs w:val="24"/>
                <w:lang w:val="ru-RU"/>
              </w:rPr>
            </w:pPr>
          </w:p>
        </w:tc>
      </w:tr>
      <w:tr w:rsidR="00CF5573" w:rsidRPr="0005732F" w14:paraId="64E4AE83" w14:textId="77777777" w:rsidTr="00F029EB">
        <w:trPr>
          <w:gridAfter w:val="1"/>
          <w:wAfter w:w="94" w:type="dxa"/>
          <w:trHeight w:val="288"/>
          <w:jc w:val="center"/>
        </w:trPr>
        <w:tc>
          <w:tcPr>
            <w:tcW w:w="2390" w:type="dxa"/>
            <w:gridSpan w:val="3"/>
            <w:vAlign w:val="center"/>
          </w:tcPr>
          <w:p w14:paraId="66E575BD" w14:textId="1C24CA82" w:rsidR="00CF5573" w:rsidRDefault="00CF5573" w:rsidP="00CF5573">
            <w:pPr>
              <w:autoSpaceDE/>
              <w:autoSpaceDN/>
              <w:adjustRightInd/>
              <w:spacing w:before="0" w:line="240" w:lineRule="auto"/>
              <w:ind w:left="0"/>
              <w:rPr>
                <w:b/>
                <w:color w:val="auto"/>
                <w:sz w:val="16"/>
                <w:szCs w:val="24"/>
                <w:lang w:val="ru-RU"/>
              </w:rPr>
            </w:pPr>
            <w:r>
              <w:rPr>
                <w:b/>
                <w:color w:val="auto"/>
                <w:sz w:val="16"/>
                <w:szCs w:val="24"/>
                <w:lang w:val="ru-RU"/>
              </w:rPr>
              <w:t>Эпоксидная смола</w:t>
            </w:r>
          </w:p>
        </w:tc>
        <w:tc>
          <w:tcPr>
            <w:tcW w:w="2712" w:type="dxa"/>
            <w:vAlign w:val="center"/>
          </w:tcPr>
          <w:p w14:paraId="0BE2C8C7" w14:textId="4A79A635" w:rsidR="00CF5573" w:rsidRPr="00E26578" w:rsidRDefault="00CF5573" w:rsidP="00CF5573">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5" w:type="dxa"/>
            <w:gridSpan w:val="3"/>
            <w:vAlign w:val="center"/>
          </w:tcPr>
          <w:p w14:paraId="163D2A1A" w14:textId="4DDCBF26" w:rsidR="00CF5573" w:rsidRPr="004065AD" w:rsidRDefault="00CF5573" w:rsidP="00CF5573">
            <w:pPr>
              <w:autoSpaceDE/>
              <w:autoSpaceDN/>
              <w:adjustRightInd/>
              <w:spacing w:before="0" w:line="240" w:lineRule="auto"/>
              <w:ind w:left="0"/>
              <w:rPr>
                <w:color w:val="auto"/>
                <w:sz w:val="16"/>
                <w:szCs w:val="24"/>
                <w:lang w:val="ru-RU"/>
              </w:rPr>
            </w:pPr>
            <w:r w:rsidRPr="004065AD">
              <w:rPr>
                <w:color w:val="auto"/>
                <w:sz w:val="16"/>
                <w:szCs w:val="24"/>
                <w:lang w:val="ru-RU"/>
              </w:rPr>
              <w:t>*Hempadur 45751</w:t>
            </w:r>
            <w:r w:rsidRPr="004065AD">
              <w:rPr>
                <w:color w:val="auto"/>
                <w:sz w:val="16"/>
                <w:szCs w:val="24"/>
              </w:rPr>
              <w:t>/</w:t>
            </w:r>
            <w:r w:rsidRPr="004065AD">
              <w:rPr>
                <w:color w:val="auto"/>
                <w:sz w:val="16"/>
                <w:szCs w:val="24"/>
                <w:lang w:val="ru-RU"/>
              </w:rPr>
              <w:t xml:space="preserve"> Hempadur </w:t>
            </w:r>
            <w:r w:rsidRPr="004065AD">
              <w:rPr>
                <w:color w:val="auto"/>
                <w:sz w:val="16"/>
                <w:szCs w:val="24"/>
              </w:rPr>
              <w:t>4575</w:t>
            </w:r>
            <w:r w:rsidRPr="004065AD">
              <w:rPr>
                <w:color w:val="auto"/>
                <w:sz w:val="16"/>
                <w:szCs w:val="24"/>
                <w:lang w:val="ru-RU"/>
              </w:rPr>
              <w:t>3</w:t>
            </w:r>
          </w:p>
        </w:tc>
        <w:tc>
          <w:tcPr>
            <w:tcW w:w="971" w:type="dxa"/>
            <w:gridSpan w:val="2"/>
            <w:vAlign w:val="center"/>
          </w:tcPr>
          <w:p w14:paraId="4384D693" w14:textId="2A58C4D3" w:rsidR="00CF5573" w:rsidRDefault="00CF5573" w:rsidP="00CF5573">
            <w:pPr>
              <w:autoSpaceDE/>
              <w:autoSpaceDN/>
              <w:adjustRightInd/>
              <w:spacing w:before="0" w:line="240" w:lineRule="auto"/>
              <w:ind w:left="0"/>
              <w:jc w:val="center"/>
              <w:rPr>
                <w:color w:val="auto"/>
                <w:sz w:val="16"/>
                <w:szCs w:val="24"/>
                <w:lang w:val="ru-RU"/>
              </w:rPr>
            </w:pPr>
            <w:r>
              <w:rPr>
                <w:color w:val="auto"/>
                <w:sz w:val="16"/>
                <w:szCs w:val="24"/>
                <w:lang w:val="ru-RU"/>
              </w:rPr>
              <w:t>245-255</w:t>
            </w:r>
          </w:p>
        </w:tc>
        <w:tc>
          <w:tcPr>
            <w:tcW w:w="971" w:type="dxa"/>
            <w:gridSpan w:val="2"/>
            <w:vAlign w:val="center"/>
          </w:tcPr>
          <w:p w14:paraId="5A28A8E8" w14:textId="77777777" w:rsidR="00CF5573" w:rsidRPr="008A7B52" w:rsidRDefault="00CF5573" w:rsidP="00CF5573">
            <w:pPr>
              <w:autoSpaceDE/>
              <w:autoSpaceDN/>
              <w:adjustRightInd/>
              <w:spacing w:before="0" w:line="240" w:lineRule="auto"/>
              <w:ind w:left="0"/>
              <w:rPr>
                <w:color w:val="auto"/>
                <w:sz w:val="16"/>
                <w:szCs w:val="24"/>
                <w:lang w:val="ru-RU"/>
              </w:rPr>
            </w:pPr>
          </w:p>
        </w:tc>
      </w:tr>
      <w:tr w:rsidR="00CF5573" w:rsidRPr="0005732F" w14:paraId="6A027972" w14:textId="77777777" w:rsidTr="00F029EB">
        <w:trPr>
          <w:gridAfter w:val="1"/>
          <w:wAfter w:w="94" w:type="dxa"/>
          <w:trHeight w:val="288"/>
          <w:jc w:val="center"/>
        </w:trPr>
        <w:tc>
          <w:tcPr>
            <w:tcW w:w="2390" w:type="dxa"/>
            <w:gridSpan w:val="3"/>
            <w:vMerge w:val="restart"/>
            <w:vAlign w:val="center"/>
          </w:tcPr>
          <w:p w14:paraId="62F4D7EE" w14:textId="77777777" w:rsidR="00CF5573" w:rsidRPr="00AD544E" w:rsidRDefault="00CF5573" w:rsidP="00CF5573">
            <w:pPr>
              <w:autoSpaceDE/>
              <w:autoSpaceDN/>
              <w:adjustRightInd/>
              <w:spacing w:before="0" w:line="240" w:lineRule="auto"/>
              <w:ind w:left="0"/>
              <w:rPr>
                <w:b/>
                <w:color w:val="auto"/>
                <w:sz w:val="16"/>
                <w:szCs w:val="24"/>
                <w:lang w:val="ru-RU"/>
              </w:rPr>
            </w:pPr>
            <w:r w:rsidRPr="00AD544E">
              <w:rPr>
                <w:b/>
                <w:color w:val="auto"/>
                <w:sz w:val="16"/>
                <w:szCs w:val="24"/>
                <w:lang w:val="ru-RU"/>
              </w:rPr>
              <w:t>Толщина изменяется в зависимости от</w:t>
            </w:r>
            <w:r>
              <w:rPr>
                <w:b/>
                <w:color w:val="auto"/>
                <w:sz w:val="16"/>
                <w:szCs w:val="24"/>
                <w:lang w:val="ru-RU"/>
              </w:rPr>
              <w:t>и</w:t>
            </w:r>
            <w:r w:rsidRPr="00AD544E">
              <w:rPr>
                <w:b/>
                <w:color w:val="auto"/>
                <w:sz w:val="16"/>
                <w:szCs w:val="24"/>
                <w:lang w:val="ru-RU"/>
              </w:rPr>
              <w:t>зготовителя</w:t>
            </w:r>
          </w:p>
        </w:tc>
        <w:tc>
          <w:tcPr>
            <w:tcW w:w="2712" w:type="dxa"/>
            <w:vAlign w:val="center"/>
          </w:tcPr>
          <w:p w14:paraId="660CB9AC" w14:textId="77777777" w:rsidR="00CF5573" w:rsidRPr="00AD544E" w:rsidRDefault="00CF5573" w:rsidP="00CF5573">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5" w:type="dxa"/>
            <w:gridSpan w:val="3"/>
            <w:vAlign w:val="center"/>
          </w:tcPr>
          <w:p w14:paraId="113BF120" w14:textId="7A87AB0D" w:rsidR="00CF5573" w:rsidRPr="004065AD" w:rsidRDefault="00A30B8E" w:rsidP="00CF5573">
            <w:pPr>
              <w:autoSpaceDE/>
              <w:autoSpaceDN/>
              <w:adjustRightInd/>
              <w:spacing w:before="0" w:line="240" w:lineRule="auto"/>
              <w:ind w:left="0"/>
              <w:rPr>
                <w:color w:val="auto"/>
                <w:sz w:val="16"/>
                <w:szCs w:val="24"/>
                <w:lang w:val="ru-RU"/>
              </w:rPr>
            </w:pPr>
            <w:r w:rsidRPr="004065AD">
              <w:rPr>
                <w:color w:val="auto"/>
                <w:sz w:val="16"/>
                <w:szCs w:val="24"/>
              </w:rPr>
              <w:t>*</w:t>
            </w:r>
            <w:r w:rsidRPr="004065AD">
              <w:rPr>
                <w:color w:val="auto"/>
                <w:sz w:val="16"/>
                <w:szCs w:val="24"/>
                <w:lang w:val="ru-RU"/>
              </w:rPr>
              <w:t>Hempadur 35530/ Hempadur 35560</w:t>
            </w:r>
          </w:p>
        </w:tc>
        <w:tc>
          <w:tcPr>
            <w:tcW w:w="971" w:type="dxa"/>
            <w:gridSpan w:val="2"/>
            <w:vAlign w:val="center"/>
          </w:tcPr>
          <w:p w14:paraId="439E12D8" w14:textId="77777777" w:rsidR="00CF5573" w:rsidRPr="00AD544E" w:rsidRDefault="00CF5573" w:rsidP="00CF5573">
            <w:pPr>
              <w:autoSpaceDE/>
              <w:autoSpaceDN/>
              <w:adjustRightInd/>
              <w:spacing w:before="0" w:line="240" w:lineRule="auto"/>
              <w:ind w:left="0"/>
              <w:jc w:val="center"/>
              <w:rPr>
                <w:color w:val="auto"/>
                <w:sz w:val="16"/>
                <w:szCs w:val="24"/>
                <w:lang w:val="ru-RU"/>
              </w:rPr>
            </w:pPr>
            <w:r>
              <w:rPr>
                <w:color w:val="auto"/>
                <w:sz w:val="16"/>
                <w:szCs w:val="24"/>
                <w:lang w:val="ru-RU"/>
              </w:rPr>
              <w:t>9-154</w:t>
            </w:r>
          </w:p>
        </w:tc>
        <w:tc>
          <w:tcPr>
            <w:tcW w:w="971" w:type="dxa"/>
            <w:gridSpan w:val="2"/>
            <w:vAlign w:val="center"/>
          </w:tcPr>
          <w:p w14:paraId="2245C77B" w14:textId="77777777" w:rsidR="00CF5573" w:rsidRPr="008A7B52" w:rsidRDefault="00CF5573" w:rsidP="00CF5573">
            <w:pPr>
              <w:autoSpaceDE/>
              <w:autoSpaceDN/>
              <w:adjustRightInd/>
              <w:spacing w:before="0" w:line="240" w:lineRule="auto"/>
              <w:ind w:left="0"/>
              <w:rPr>
                <w:color w:val="auto"/>
                <w:sz w:val="16"/>
                <w:szCs w:val="24"/>
                <w:lang w:val="ru-RU"/>
              </w:rPr>
            </w:pPr>
          </w:p>
        </w:tc>
      </w:tr>
      <w:tr w:rsidR="00CF5573" w:rsidRPr="0005732F" w14:paraId="3DA56ADC" w14:textId="77777777" w:rsidTr="00F029EB">
        <w:trPr>
          <w:gridAfter w:val="1"/>
          <w:wAfter w:w="94" w:type="dxa"/>
          <w:trHeight w:val="288"/>
          <w:jc w:val="center"/>
        </w:trPr>
        <w:tc>
          <w:tcPr>
            <w:tcW w:w="2390" w:type="dxa"/>
            <w:gridSpan w:val="3"/>
            <w:vMerge/>
            <w:vAlign w:val="center"/>
          </w:tcPr>
          <w:p w14:paraId="7BF9FA5B" w14:textId="77777777" w:rsidR="00CF5573" w:rsidRPr="00AD544E" w:rsidRDefault="00CF5573" w:rsidP="00CF5573">
            <w:pPr>
              <w:autoSpaceDE/>
              <w:autoSpaceDN/>
              <w:adjustRightInd/>
              <w:spacing w:before="0" w:line="240" w:lineRule="auto"/>
              <w:ind w:left="0"/>
              <w:rPr>
                <w:b/>
                <w:color w:val="auto"/>
                <w:sz w:val="16"/>
                <w:szCs w:val="24"/>
                <w:lang w:val="ru-RU"/>
              </w:rPr>
            </w:pPr>
          </w:p>
        </w:tc>
        <w:tc>
          <w:tcPr>
            <w:tcW w:w="2712" w:type="dxa"/>
            <w:vAlign w:val="center"/>
          </w:tcPr>
          <w:p w14:paraId="40065D22" w14:textId="77777777" w:rsidR="00CF5573" w:rsidRPr="00AD544E" w:rsidRDefault="00CF5573" w:rsidP="00CF5573">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25" w:type="dxa"/>
            <w:gridSpan w:val="3"/>
            <w:vAlign w:val="center"/>
          </w:tcPr>
          <w:p w14:paraId="4F2FC6BB" w14:textId="77777777" w:rsidR="00CF5573" w:rsidRPr="004065AD" w:rsidRDefault="00CF5573" w:rsidP="00CF5573">
            <w:pPr>
              <w:autoSpaceDE/>
              <w:autoSpaceDN/>
              <w:adjustRightInd/>
              <w:spacing w:before="0" w:line="240" w:lineRule="auto"/>
              <w:ind w:left="0"/>
              <w:rPr>
                <w:color w:val="auto"/>
                <w:sz w:val="16"/>
                <w:szCs w:val="24"/>
                <w:lang w:val="ru-RU"/>
              </w:rPr>
            </w:pPr>
            <w:r w:rsidRPr="004065AD">
              <w:rPr>
                <w:color w:val="auto"/>
                <w:sz w:val="16"/>
                <w:szCs w:val="24"/>
                <w:lang w:val="ru-RU"/>
              </w:rPr>
              <w:t>Interline 984</w:t>
            </w:r>
          </w:p>
        </w:tc>
        <w:tc>
          <w:tcPr>
            <w:tcW w:w="971" w:type="dxa"/>
            <w:gridSpan w:val="2"/>
            <w:vAlign w:val="center"/>
          </w:tcPr>
          <w:p w14:paraId="76E7C48E" w14:textId="77777777" w:rsidR="00CF5573" w:rsidRPr="00AD544E" w:rsidRDefault="00CF5573" w:rsidP="00CF5573">
            <w:pPr>
              <w:autoSpaceDE/>
              <w:autoSpaceDN/>
              <w:adjustRightInd/>
              <w:spacing w:before="0" w:line="240" w:lineRule="auto"/>
              <w:ind w:left="0"/>
              <w:jc w:val="center"/>
              <w:rPr>
                <w:color w:val="auto"/>
                <w:sz w:val="16"/>
                <w:szCs w:val="24"/>
                <w:lang w:val="ru-RU"/>
              </w:rPr>
            </w:pPr>
            <w:r>
              <w:rPr>
                <w:color w:val="auto"/>
                <w:sz w:val="16"/>
                <w:szCs w:val="24"/>
              </w:rPr>
              <w:t>105</w:t>
            </w:r>
          </w:p>
        </w:tc>
        <w:tc>
          <w:tcPr>
            <w:tcW w:w="971" w:type="dxa"/>
            <w:gridSpan w:val="2"/>
            <w:vAlign w:val="center"/>
          </w:tcPr>
          <w:p w14:paraId="346C6682" w14:textId="77777777" w:rsidR="00CF5573" w:rsidRPr="008A7B52" w:rsidRDefault="00CF5573" w:rsidP="00CF5573">
            <w:pPr>
              <w:autoSpaceDE/>
              <w:autoSpaceDN/>
              <w:adjustRightInd/>
              <w:spacing w:before="0" w:line="240" w:lineRule="auto"/>
              <w:ind w:left="0"/>
              <w:rPr>
                <w:color w:val="auto"/>
                <w:sz w:val="16"/>
                <w:szCs w:val="24"/>
                <w:lang w:val="ru-RU"/>
              </w:rPr>
            </w:pPr>
          </w:p>
        </w:tc>
      </w:tr>
      <w:tr w:rsidR="00CF5573" w:rsidRPr="0005732F" w14:paraId="15BA94F9" w14:textId="77777777" w:rsidTr="00F029EB">
        <w:trPr>
          <w:gridAfter w:val="1"/>
          <w:wAfter w:w="94" w:type="dxa"/>
          <w:trHeight w:val="288"/>
          <w:jc w:val="center"/>
        </w:trPr>
        <w:tc>
          <w:tcPr>
            <w:tcW w:w="2390" w:type="dxa"/>
            <w:gridSpan w:val="3"/>
            <w:vAlign w:val="center"/>
          </w:tcPr>
          <w:p w14:paraId="0E014767" w14:textId="77777777" w:rsidR="00CF5573" w:rsidRPr="008A7B52" w:rsidRDefault="00CF5573" w:rsidP="00CF5573">
            <w:pPr>
              <w:autoSpaceDE/>
              <w:autoSpaceDN/>
              <w:adjustRightInd/>
              <w:spacing w:before="0" w:line="240" w:lineRule="auto"/>
              <w:ind w:left="0"/>
              <w:rPr>
                <w:color w:val="auto"/>
                <w:sz w:val="16"/>
                <w:szCs w:val="24"/>
                <w:lang w:val="ru-RU"/>
              </w:rPr>
            </w:pPr>
          </w:p>
        </w:tc>
        <w:tc>
          <w:tcPr>
            <w:tcW w:w="2712" w:type="dxa"/>
            <w:vAlign w:val="center"/>
          </w:tcPr>
          <w:p w14:paraId="621CE6D9" w14:textId="77777777" w:rsidR="00CF5573" w:rsidRPr="00AD544E" w:rsidRDefault="00CF5573" w:rsidP="00CF5573">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25" w:type="dxa"/>
            <w:gridSpan w:val="3"/>
            <w:vAlign w:val="center"/>
          </w:tcPr>
          <w:p w14:paraId="09D10806" w14:textId="77777777" w:rsidR="00CF5573" w:rsidRPr="004065AD" w:rsidRDefault="00CF5573" w:rsidP="00CF5573">
            <w:pPr>
              <w:autoSpaceDE/>
              <w:autoSpaceDN/>
              <w:adjustRightInd/>
              <w:spacing w:before="0" w:line="240" w:lineRule="auto"/>
              <w:ind w:left="0"/>
              <w:rPr>
                <w:color w:val="auto"/>
                <w:sz w:val="16"/>
                <w:szCs w:val="24"/>
                <w:lang w:val="ru-RU"/>
              </w:rPr>
            </w:pPr>
            <w:r w:rsidRPr="004065AD">
              <w:rPr>
                <w:color w:val="auto"/>
                <w:sz w:val="16"/>
                <w:szCs w:val="24"/>
                <w:lang w:val="ru-RU"/>
              </w:rPr>
              <w:t>Tankguard Storage</w:t>
            </w:r>
          </w:p>
        </w:tc>
        <w:tc>
          <w:tcPr>
            <w:tcW w:w="971" w:type="dxa"/>
            <w:gridSpan w:val="2"/>
            <w:vAlign w:val="center"/>
          </w:tcPr>
          <w:p w14:paraId="332D84F4" w14:textId="77777777" w:rsidR="00CF5573" w:rsidRPr="00AD544E" w:rsidRDefault="00CF5573" w:rsidP="00CF5573">
            <w:pPr>
              <w:autoSpaceDE/>
              <w:autoSpaceDN/>
              <w:adjustRightInd/>
              <w:spacing w:before="0" w:line="240" w:lineRule="auto"/>
              <w:ind w:left="0"/>
              <w:jc w:val="center"/>
              <w:rPr>
                <w:color w:val="auto"/>
                <w:sz w:val="16"/>
                <w:szCs w:val="24"/>
                <w:lang w:val="ru-RU"/>
              </w:rPr>
            </w:pPr>
            <w:r>
              <w:rPr>
                <w:color w:val="auto"/>
                <w:sz w:val="16"/>
                <w:szCs w:val="24"/>
                <w:lang w:val="ru-RU"/>
              </w:rPr>
              <w:t>310</w:t>
            </w:r>
          </w:p>
        </w:tc>
        <w:tc>
          <w:tcPr>
            <w:tcW w:w="971" w:type="dxa"/>
            <w:gridSpan w:val="2"/>
            <w:vAlign w:val="center"/>
          </w:tcPr>
          <w:p w14:paraId="74525603" w14:textId="77777777" w:rsidR="00CF5573" w:rsidRPr="008A7B52" w:rsidRDefault="00CF5573" w:rsidP="00CF5573">
            <w:pPr>
              <w:autoSpaceDE/>
              <w:autoSpaceDN/>
              <w:adjustRightInd/>
              <w:spacing w:before="0" w:line="240" w:lineRule="auto"/>
              <w:ind w:left="0"/>
              <w:rPr>
                <w:color w:val="auto"/>
                <w:sz w:val="16"/>
                <w:szCs w:val="24"/>
                <w:lang w:val="ru-RU"/>
              </w:rPr>
            </w:pPr>
          </w:p>
        </w:tc>
      </w:tr>
      <w:tr w:rsidR="00CF5573" w:rsidRPr="0005732F" w14:paraId="3C11FCD5" w14:textId="77777777" w:rsidTr="00F029EB">
        <w:trPr>
          <w:gridAfter w:val="1"/>
          <w:wAfter w:w="94" w:type="dxa"/>
          <w:trHeight w:val="288"/>
          <w:jc w:val="center"/>
        </w:trPr>
        <w:tc>
          <w:tcPr>
            <w:tcW w:w="2390" w:type="dxa"/>
            <w:gridSpan w:val="3"/>
            <w:vAlign w:val="center"/>
          </w:tcPr>
          <w:p w14:paraId="0D6648C8" w14:textId="77777777" w:rsidR="00CF5573" w:rsidRPr="008A7B52" w:rsidRDefault="00CF5573" w:rsidP="00CF5573">
            <w:pPr>
              <w:autoSpaceDE/>
              <w:autoSpaceDN/>
              <w:adjustRightInd/>
              <w:spacing w:before="0" w:line="240" w:lineRule="auto"/>
              <w:ind w:left="0"/>
              <w:rPr>
                <w:color w:val="auto"/>
                <w:sz w:val="16"/>
                <w:szCs w:val="24"/>
                <w:lang w:val="ru-RU"/>
              </w:rPr>
            </w:pPr>
          </w:p>
        </w:tc>
        <w:tc>
          <w:tcPr>
            <w:tcW w:w="2712" w:type="dxa"/>
            <w:vAlign w:val="center"/>
          </w:tcPr>
          <w:p w14:paraId="2802E9F0" w14:textId="77777777" w:rsidR="00CF5573" w:rsidRPr="00AD544E" w:rsidRDefault="00CF5573" w:rsidP="00CF5573">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25" w:type="dxa"/>
            <w:gridSpan w:val="3"/>
            <w:vAlign w:val="center"/>
          </w:tcPr>
          <w:p w14:paraId="12D56865" w14:textId="77777777" w:rsidR="00CF5573" w:rsidRPr="004065AD" w:rsidRDefault="00CF5573" w:rsidP="00CF5573">
            <w:pPr>
              <w:autoSpaceDE/>
              <w:autoSpaceDN/>
              <w:adjustRightInd/>
              <w:spacing w:before="0" w:line="240" w:lineRule="auto"/>
              <w:ind w:left="0"/>
              <w:rPr>
                <w:color w:val="auto"/>
                <w:sz w:val="16"/>
                <w:szCs w:val="24"/>
                <w:lang w:val="ru-RU"/>
              </w:rPr>
            </w:pPr>
            <w:r w:rsidRPr="004065AD">
              <w:rPr>
                <w:color w:val="auto"/>
                <w:sz w:val="16"/>
                <w:szCs w:val="24"/>
                <w:lang w:val="ru-RU"/>
              </w:rPr>
              <w:t xml:space="preserve">Amercoat </w:t>
            </w:r>
            <w:r w:rsidRPr="004065AD">
              <w:rPr>
                <w:color w:val="auto"/>
                <w:sz w:val="16"/>
                <w:szCs w:val="24"/>
              </w:rPr>
              <w:t xml:space="preserve">242HB or </w:t>
            </w:r>
            <w:proofErr w:type="spellStart"/>
            <w:r w:rsidRPr="004065AD">
              <w:rPr>
                <w:color w:val="auto"/>
                <w:sz w:val="16"/>
                <w:szCs w:val="24"/>
              </w:rPr>
              <w:t>Sigmashiled</w:t>
            </w:r>
            <w:proofErr w:type="spellEnd"/>
            <w:r w:rsidRPr="004065AD">
              <w:rPr>
                <w:color w:val="auto"/>
                <w:sz w:val="16"/>
                <w:szCs w:val="24"/>
              </w:rPr>
              <w:t xml:space="preserve"> 905</w:t>
            </w:r>
          </w:p>
        </w:tc>
        <w:tc>
          <w:tcPr>
            <w:tcW w:w="971" w:type="dxa"/>
            <w:gridSpan w:val="2"/>
            <w:vAlign w:val="center"/>
          </w:tcPr>
          <w:p w14:paraId="201293C1" w14:textId="77777777" w:rsidR="00CF5573" w:rsidRPr="00AD544E" w:rsidRDefault="00CF5573" w:rsidP="00CF5573">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971" w:type="dxa"/>
            <w:gridSpan w:val="2"/>
            <w:vAlign w:val="center"/>
          </w:tcPr>
          <w:p w14:paraId="03BB1B46" w14:textId="77777777" w:rsidR="00CF5573" w:rsidRPr="008A7B52" w:rsidRDefault="00CF5573" w:rsidP="00CF5573">
            <w:pPr>
              <w:autoSpaceDE/>
              <w:autoSpaceDN/>
              <w:adjustRightInd/>
              <w:spacing w:before="0" w:line="240" w:lineRule="auto"/>
              <w:ind w:left="0"/>
              <w:rPr>
                <w:color w:val="auto"/>
                <w:sz w:val="16"/>
                <w:szCs w:val="24"/>
                <w:lang w:val="ru-RU"/>
              </w:rPr>
            </w:pPr>
          </w:p>
        </w:tc>
      </w:tr>
      <w:tr w:rsidR="00CF5573" w:rsidRPr="0005732F" w14:paraId="46B6BF92" w14:textId="77777777" w:rsidTr="00F029EB">
        <w:trPr>
          <w:gridAfter w:val="1"/>
          <w:wAfter w:w="94" w:type="dxa"/>
          <w:trHeight w:val="288"/>
          <w:jc w:val="center"/>
        </w:trPr>
        <w:tc>
          <w:tcPr>
            <w:tcW w:w="2390" w:type="dxa"/>
            <w:gridSpan w:val="3"/>
            <w:vAlign w:val="center"/>
          </w:tcPr>
          <w:p w14:paraId="191D5E42" w14:textId="77777777" w:rsidR="00CF5573" w:rsidRPr="008A7B52" w:rsidRDefault="00CF5573" w:rsidP="00CF5573">
            <w:pPr>
              <w:autoSpaceDE/>
              <w:autoSpaceDN/>
              <w:adjustRightInd/>
              <w:spacing w:before="0" w:line="240" w:lineRule="auto"/>
              <w:ind w:left="0"/>
              <w:rPr>
                <w:color w:val="auto"/>
                <w:sz w:val="16"/>
                <w:szCs w:val="24"/>
                <w:lang w:val="ru-RU"/>
              </w:rPr>
            </w:pPr>
          </w:p>
        </w:tc>
        <w:tc>
          <w:tcPr>
            <w:tcW w:w="2712" w:type="dxa"/>
            <w:vAlign w:val="center"/>
          </w:tcPr>
          <w:p w14:paraId="16B5CC84" w14:textId="77777777" w:rsidR="00CF5573" w:rsidRPr="00E26578" w:rsidRDefault="00CF5573" w:rsidP="00CF5573">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25" w:type="dxa"/>
            <w:gridSpan w:val="3"/>
            <w:vAlign w:val="center"/>
          </w:tcPr>
          <w:p w14:paraId="5773A2D1" w14:textId="77777777" w:rsidR="00CF5573" w:rsidRPr="004065AD" w:rsidRDefault="00CF5573" w:rsidP="00CF5573">
            <w:pPr>
              <w:autoSpaceDE/>
              <w:autoSpaceDN/>
              <w:adjustRightInd/>
              <w:spacing w:before="0" w:line="240" w:lineRule="auto"/>
              <w:ind w:left="0"/>
              <w:rPr>
                <w:color w:val="auto"/>
                <w:sz w:val="16"/>
                <w:szCs w:val="24"/>
                <w:lang w:val="ru-RU"/>
              </w:rPr>
            </w:pPr>
            <w:r w:rsidRPr="004065AD">
              <w:rPr>
                <w:color w:val="auto"/>
                <w:sz w:val="16"/>
                <w:szCs w:val="24"/>
                <w:lang w:val="ru-RU"/>
              </w:rPr>
              <w:t>Cor-Cote HCR FF</w:t>
            </w:r>
          </w:p>
        </w:tc>
        <w:tc>
          <w:tcPr>
            <w:tcW w:w="971" w:type="dxa"/>
            <w:gridSpan w:val="2"/>
            <w:vAlign w:val="center"/>
          </w:tcPr>
          <w:p w14:paraId="0A3A14FB" w14:textId="77777777" w:rsidR="00CF5573" w:rsidRPr="00AD544E" w:rsidRDefault="00CF5573" w:rsidP="00CF5573">
            <w:pPr>
              <w:autoSpaceDE/>
              <w:autoSpaceDN/>
              <w:adjustRightInd/>
              <w:spacing w:before="0" w:line="240" w:lineRule="auto"/>
              <w:ind w:left="0"/>
              <w:jc w:val="center"/>
              <w:rPr>
                <w:color w:val="auto"/>
                <w:sz w:val="16"/>
                <w:szCs w:val="24"/>
                <w:lang w:val="ru-RU"/>
              </w:rPr>
            </w:pPr>
            <w:r>
              <w:rPr>
                <w:color w:val="auto"/>
                <w:sz w:val="16"/>
                <w:szCs w:val="24"/>
                <w:lang w:val="ru-RU"/>
              </w:rPr>
              <w:t>100</w:t>
            </w:r>
          </w:p>
        </w:tc>
        <w:tc>
          <w:tcPr>
            <w:tcW w:w="971" w:type="dxa"/>
            <w:gridSpan w:val="2"/>
            <w:vAlign w:val="center"/>
          </w:tcPr>
          <w:p w14:paraId="7143879E" w14:textId="77777777" w:rsidR="00CF5573" w:rsidRPr="008A7B52" w:rsidRDefault="00CF5573" w:rsidP="00CF5573">
            <w:pPr>
              <w:autoSpaceDE/>
              <w:autoSpaceDN/>
              <w:adjustRightInd/>
              <w:spacing w:before="0" w:line="240" w:lineRule="auto"/>
              <w:ind w:left="0"/>
              <w:rPr>
                <w:color w:val="auto"/>
                <w:sz w:val="16"/>
                <w:szCs w:val="24"/>
                <w:lang w:val="ru-RU"/>
              </w:rPr>
            </w:pPr>
          </w:p>
        </w:tc>
      </w:tr>
      <w:tr w:rsidR="00CF5573" w:rsidRPr="0005732F" w14:paraId="66CC9E0D" w14:textId="77777777" w:rsidTr="00F029EB">
        <w:trPr>
          <w:gridAfter w:val="1"/>
          <w:wAfter w:w="94" w:type="dxa"/>
          <w:trHeight w:val="288"/>
          <w:jc w:val="center"/>
        </w:trPr>
        <w:tc>
          <w:tcPr>
            <w:tcW w:w="2390" w:type="dxa"/>
            <w:gridSpan w:val="3"/>
            <w:vAlign w:val="center"/>
          </w:tcPr>
          <w:p w14:paraId="6BE01196" w14:textId="77777777" w:rsidR="00CF5573" w:rsidRPr="008A7B52" w:rsidRDefault="00CF5573" w:rsidP="00CF5573">
            <w:pPr>
              <w:autoSpaceDE/>
              <w:autoSpaceDN/>
              <w:adjustRightInd/>
              <w:spacing w:before="0" w:line="240" w:lineRule="auto"/>
              <w:ind w:left="0"/>
              <w:rPr>
                <w:color w:val="auto"/>
                <w:sz w:val="16"/>
                <w:szCs w:val="24"/>
                <w:lang w:val="ru-RU"/>
              </w:rPr>
            </w:pPr>
          </w:p>
        </w:tc>
        <w:tc>
          <w:tcPr>
            <w:tcW w:w="2712" w:type="dxa"/>
            <w:vAlign w:val="center"/>
          </w:tcPr>
          <w:p w14:paraId="0E0FA79F" w14:textId="77777777" w:rsidR="00CF5573" w:rsidRPr="00E26578" w:rsidRDefault="00CF5573" w:rsidP="00CF5573">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25" w:type="dxa"/>
            <w:gridSpan w:val="3"/>
            <w:vAlign w:val="center"/>
          </w:tcPr>
          <w:p w14:paraId="099E499E" w14:textId="77777777" w:rsidR="00CF5573" w:rsidRPr="004065AD" w:rsidRDefault="00CF5573" w:rsidP="00CF5573">
            <w:pPr>
              <w:autoSpaceDE/>
              <w:autoSpaceDN/>
              <w:adjustRightInd/>
              <w:spacing w:before="0" w:line="240" w:lineRule="auto"/>
              <w:ind w:left="0"/>
              <w:rPr>
                <w:color w:val="auto"/>
                <w:sz w:val="16"/>
                <w:szCs w:val="24"/>
                <w:lang w:val="ru-RU"/>
              </w:rPr>
            </w:pPr>
            <w:r w:rsidRPr="004065AD">
              <w:rPr>
                <w:color w:val="auto"/>
                <w:sz w:val="16"/>
                <w:szCs w:val="24"/>
                <w:lang w:val="ru-RU"/>
              </w:rPr>
              <w:t>Stonchem 502</w:t>
            </w:r>
          </w:p>
        </w:tc>
        <w:tc>
          <w:tcPr>
            <w:tcW w:w="971" w:type="dxa"/>
            <w:gridSpan w:val="2"/>
            <w:vAlign w:val="center"/>
          </w:tcPr>
          <w:p w14:paraId="187AF77C" w14:textId="77777777" w:rsidR="00CF5573" w:rsidRPr="00AD544E" w:rsidRDefault="00CF5573" w:rsidP="00CF5573">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971" w:type="dxa"/>
            <w:gridSpan w:val="2"/>
            <w:vAlign w:val="center"/>
          </w:tcPr>
          <w:p w14:paraId="407515A8" w14:textId="77777777" w:rsidR="00CF5573" w:rsidRPr="008A7B52" w:rsidRDefault="00CF5573" w:rsidP="00CF5573">
            <w:pPr>
              <w:autoSpaceDE/>
              <w:autoSpaceDN/>
              <w:adjustRightInd/>
              <w:spacing w:before="0" w:line="240" w:lineRule="auto"/>
              <w:ind w:left="0"/>
              <w:rPr>
                <w:color w:val="auto"/>
                <w:sz w:val="16"/>
                <w:szCs w:val="24"/>
                <w:lang w:val="ru-RU"/>
              </w:rPr>
            </w:pPr>
          </w:p>
        </w:tc>
      </w:tr>
      <w:tr w:rsidR="00CF5573" w:rsidRPr="0005732F" w14:paraId="6D7148C9" w14:textId="77777777" w:rsidTr="00F029EB">
        <w:trPr>
          <w:gridAfter w:val="1"/>
          <w:wAfter w:w="94" w:type="dxa"/>
          <w:trHeight w:val="288"/>
          <w:jc w:val="center"/>
        </w:trPr>
        <w:tc>
          <w:tcPr>
            <w:tcW w:w="2390" w:type="dxa"/>
            <w:gridSpan w:val="3"/>
            <w:vAlign w:val="center"/>
          </w:tcPr>
          <w:p w14:paraId="52D858A0" w14:textId="77777777" w:rsidR="00CF5573" w:rsidRPr="008A7B52" w:rsidRDefault="00CF5573" w:rsidP="00CF5573">
            <w:pPr>
              <w:autoSpaceDE/>
              <w:autoSpaceDN/>
              <w:adjustRightInd/>
              <w:spacing w:before="0" w:line="240" w:lineRule="auto"/>
              <w:ind w:left="0"/>
              <w:rPr>
                <w:color w:val="auto"/>
                <w:sz w:val="16"/>
                <w:szCs w:val="24"/>
                <w:lang w:val="ru-RU"/>
              </w:rPr>
            </w:pPr>
          </w:p>
        </w:tc>
        <w:tc>
          <w:tcPr>
            <w:tcW w:w="2712" w:type="dxa"/>
            <w:vAlign w:val="center"/>
          </w:tcPr>
          <w:p w14:paraId="50CCCE49" w14:textId="77777777" w:rsidR="00CF5573" w:rsidRPr="00AD544E" w:rsidRDefault="00CF5573" w:rsidP="00CF5573">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25" w:type="dxa"/>
            <w:gridSpan w:val="3"/>
            <w:vAlign w:val="center"/>
          </w:tcPr>
          <w:p w14:paraId="5C12B064" w14:textId="77777777" w:rsidR="00CF5573" w:rsidRPr="004065AD" w:rsidRDefault="00CF5573" w:rsidP="00CF5573">
            <w:pPr>
              <w:autoSpaceDE/>
              <w:autoSpaceDN/>
              <w:adjustRightInd/>
              <w:spacing w:before="0" w:line="240" w:lineRule="auto"/>
              <w:ind w:left="0"/>
              <w:rPr>
                <w:color w:val="auto"/>
                <w:sz w:val="16"/>
                <w:szCs w:val="24"/>
                <w:lang w:val="ru-RU"/>
              </w:rPr>
            </w:pPr>
            <w:r w:rsidRPr="004065AD">
              <w:rPr>
                <w:color w:val="auto"/>
                <w:sz w:val="16"/>
                <w:szCs w:val="24"/>
                <w:lang w:val="ru-RU"/>
              </w:rPr>
              <w:t>Series 61 Tneme-Liner</w:t>
            </w:r>
          </w:p>
        </w:tc>
        <w:tc>
          <w:tcPr>
            <w:tcW w:w="971" w:type="dxa"/>
            <w:gridSpan w:val="2"/>
            <w:vAlign w:val="center"/>
          </w:tcPr>
          <w:p w14:paraId="5405DF6B" w14:textId="77777777" w:rsidR="00CF5573" w:rsidRPr="00AD544E" w:rsidRDefault="00CF5573" w:rsidP="00CF5573">
            <w:pPr>
              <w:autoSpaceDE/>
              <w:autoSpaceDN/>
              <w:adjustRightInd/>
              <w:spacing w:before="0" w:line="240" w:lineRule="auto"/>
              <w:ind w:left="0"/>
              <w:jc w:val="center"/>
              <w:rPr>
                <w:color w:val="auto"/>
                <w:sz w:val="16"/>
                <w:szCs w:val="24"/>
                <w:lang w:val="ru-RU"/>
              </w:rPr>
            </w:pPr>
            <w:r>
              <w:rPr>
                <w:color w:val="auto"/>
                <w:sz w:val="16"/>
                <w:szCs w:val="24"/>
                <w:lang w:val="ru-RU"/>
              </w:rPr>
              <w:t>45</w:t>
            </w:r>
          </w:p>
        </w:tc>
        <w:tc>
          <w:tcPr>
            <w:tcW w:w="971" w:type="dxa"/>
            <w:gridSpan w:val="2"/>
            <w:vAlign w:val="center"/>
          </w:tcPr>
          <w:p w14:paraId="0058E5B7" w14:textId="77777777" w:rsidR="00CF5573" w:rsidRPr="008A7B52" w:rsidRDefault="00CF5573" w:rsidP="00CF5573">
            <w:pPr>
              <w:autoSpaceDE/>
              <w:autoSpaceDN/>
              <w:adjustRightInd/>
              <w:spacing w:before="0" w:line="240" w:lineRule="auto"/>
              <w:ind w:left="0"/>
              <w:rPr>
                <w:color w:val="auto"/>
                <w:sz w:val="16"/>
                <w:szCs w:val="24"/>
                <w:lang w:val="ru-RU"/>
              </w:rPr>
            </w:pPr>
          </w:p>
        </w:tc>
      </w:tr>
      <w:tr w:rsidR="00CF5573" w:rsidRPr="00B10823" w14:paraId="2861F69E" w14:textId="77777777" w:rsidTr="00F029EB">
        <w:trPr>
          <w:gridAfter w:val="1"/>
          <w:wAfter w:w="94" w:type="dxa"/>
          <w:trHeight w:val="288"/>
          <w:jc w:val="center"/>
        </w:trPr>
        <w:tc>
          <w:tcPr>
            <w:tcW w:w="9869" w:type="dxa"/>
            <w:gridSpan w:val="11"/>
            <w:tcBorders>
              <w:top w:val="single" w:sz="12" w:space="0" w:color="auto"/>
            </w:tcBorders>
            <w:vAlign w:val="center"/>
          </w:tcPr>
          <w:p w14:paraId="2E0246C6" w14:textId="77777777" w:rsidR="00CF5573" w:rsidRPr="006952A6" w:rsidRDefault="00CF5573" w:rsidP="00CF5573">
            <w:pPr>
              <w:autoSpaceDE/>
              <w:autoSpaceDN/>
              <w:adjustRightInd/>
              <w:spacing w:before="0" w:line="240" w:lineRule="auto"/>
              <w:ind w:left="0"/>
              <w:rPr>
                <w:i/>
                <w:color w:val="auto"/>
                <w:sz w:val="14"/>
                <w:szCs w:val="14"/>
                <w:lang w:val="ru-RU"/>
              </w:rPr>
            </w:pPr>
            <w:r w:rsidRPr="0055637C">
              <w:rPr>
                <w:i/>
                <w:color w:val="auto"/>
                <w:sz w:val="14"/>
                <w:szCs w:val="24"/>
                <w:lang w:val="ru-RU"/>
              </w:rPr>
              <w:t>Данное покрытие НЕ является заменой рекомендованного изготовителем. УСИЛЕНИЕ: Постоянное воздействие (Используется система усиления хлопьями или текстилем для сопротивления механической нагрузке. Экспертиза выбора смолистого вещества (возможно полиэфирное, эпоксидное, либо модифицированный уретан) проводится при участии изготовителя покрытия для того, чтобы убедиться в сопротивляемости коррозийным средам.); Временное воздействие (Используется тонкопленочная или эластомерная система. Экспертиза выбора смолистого вещества (возможно, эпоксидные, смолы, либо смолы модифицированного уретана) проводится при участии изготовителя покрытия для того, чтобы убедиться в сопротивляемости коррозийным средам.); Общее (Направляется запрос в адрес изготовителя покрытия с просьбой предоставить рекомендацию по материалу усиления (наполнитель, отделка поверхности цементным раствором или материал из стекловолокна) не только для сопротивления среднему механическому износу, но также при необходимости, снизить вероятность образования трещин на покрытии и возможности течи продукта.) В некоторых случаях, могут потребоваться дополнительные слои материала для подготовки бетонной поверхности для системы покрытия.</w:t>
            </w:r>
          </w:p>
        </w:tc>
      </w:tr>
      <w:tr w:rsidR="00CF5573" w:rsidRPr="0005732F" w14:paraId="766E4022" w14:textId="77777777" w:rsidTr="00F029EB">
        <w:trPr>
          <w:trHeight w:val="288"/>
          <w:jc w:val="center"/>
        </w:trPr>
        <w:tc>
          <w:tcPr>
            <w:tcW w:w="1272" w:type="dxa"/>
            <w:vAlign w:val="center"/>
          </w:tcPr>
          <w:p w14:paraId="513ED953" w14:textId="77777777" w:rsidR="00CF5573" w:rsidRPr="0005732F" w:rsidRDefault="00CF5573" w:rsidP="00CF5573">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133" w:type="dxa"/>
            <w:gridSpan w:val="4"/>
            <w:vAlign w:val="center"/>
          </w:tcPr>
          <w:p w14:paraId="73241B64" w14:textId="1D4FE964" w:rsidR="00CF5573" w:rsidRPr="00E26578" w:rsidRDefault="00740FB4" w:rsidP="00CF5573">
            <w:pPr>
              <w:ind w:left="-72"/>
              <w:rPr>
                <w:b/>
                <w:color w:val="auto"/>
                <w:sz w:val="16"/>
                <w:szCs w:val="16"/>
                <w:lang w:val="ru-RU"/>
              </w:rPr>
            </w:pPr>
            <w:r>
              <w:rPr>
                <w:color w:val="auto"/>
                <w:sz w:val="16"/>
                <w:szCs w:val="24"/>
                <w:lang w:val="ru-RU"/>
              </w:rPr>
              <w:t>Ноябрь</w:t>
            </w:r>
            <w:r w:rsidR="00665D40">
              <w:rPr>
                <w:color w:val="auto"/>
                <w:sz w:val="16"/>
                <w:szCs w:val="24"/>
                <w:lang w:val="ru-RU"/>
              </w:rPr>
              <w:t xml:space="preserve"> 2025</w:t>
            </w:r>
          </w:p>
        </w:tc>
        <w:tc>
          <w:tcPr>
            <w:tcW w:w="2712" w:type="dxa"/>
            <w:gridSpan w:val="3"/>
            <w:vAlign w:val="center"/>
          </w:tcPr>
          <w:p w14:paraId="4B3BCE27" w14:textId="77777777" w:rsidR="00CF5573" w:rsidRPr="0005732F" w:rsidRDefault="00CF5573" w:rsidP="00CF5573">
            <w:pPr>
              <w:rPr>
                <w:b/>
                <w:color w:val="auto"/>
                <w:sz w:val="16"/>
                <w:szCs w:val="16"/>
              </w:rPr>
            </w:pPr>
          </w:p>
        </w:tc>
        <w:tc>
          <w:tcPr>
            <w:tcW w:w="781" w:type="dxa"/>
            <w:vAlign w:val="center"/>
          </w:tcPr>
          <w:p w14:paraId="50608DB3" w14:textId="77777777" w:rsidR="00CF5573" w:rsidRPr="0005732F" w:rsidRDefault="00CF5573" w:rsidP="00CF5573">
            <w:pPr>
              <w:jc w:val="center"/>
              <w:rPr>
                <w:b/>
                <w:color w:val="auto"/>
                <w:sz w:val="16"/>
                <w:szCs w:val="16"/>
              </w:rPr>
            </w:pPr>
          </w:p>
        </w:tc>
        <w:tc>
          <w:tcPr>
            <w:tcW w:w="1065" w:type="dxa"/>
            <w:gridSpan w:val="3"/>
            <w:vAlign w:val="center"/>
          </w:tcPr>
          <w:p w14:paraId="2328FC92" w14:textId="77777777" w:rsidR="00CF5573" w:rsidRPr="0005732F" w:rsidRDefault="00CF5573" w:rsidP="00CF5573">
            <w:pPr>
              <w:jc w:val="center"/>
              <w:rPr>
                <w:b/>
                <w:color w:val="auto"/>
                <w:sz w:val="16"/>
                <w:szCs w:val="16"/>
              </w:rPr>
            </w:pPr>
          </w:p>
        </w:tc>
      </w:tr>
    </w:tbl>
    <w:p w14:paraId="59471787" w14:textId="77777777" w:rsidR="00B45130" w:rsidRDefault="00B45130" w:rsidP="00B45130">
      <w:pPr>
        <w:widowControl w:val="0"/>
        <w:spacing w:line="240" w:lineRule="auto"/>
        <w:ind w:left="1350" w:right="151" w:hanging="1260"/>
        <w:contextualSpacing/>
        <w:rPr>
          <w:sz w:val="16"/>
          <w:szCs w:val="16"/>
          <w:lang w:val="ru-RU"/>
        </w:rPr>
      </w:pPr>
    </w:p>
    <w:p w14:paraId="68C62551" w14:textId="01A6062A" w:rsidR="00D755F9" w:rsidRDefault="002D52BF" w:rsidP="00B45130">
      <w:pPr>
        <w:widowControl w:val="0"/>
        <w:spacing w:line="240" w:lineRule="auto"/>
        <w:ind w:left="1350" w:right="151" w:hanging="1260"/>
        <w:contextualSpacing/>
        <w:rPr>
          <w:sz w:val="16"/>
          <w:szCs w:val="16"/>
          <w:lang w:val="ru-RU"/>
        </w:rPr>
      </w:pPr>
      <w:r>
        <w:rPr>
          <w:sz w:val="16"/>
          <w:szCs w:val="16"/>
          <w:lang w:val="ru-RU"/>
        </w:rPr>
        <w:t xml:space="preserve">Примечание 1: </w:t>
      </w:r>
      <w:r w:rsidR="00B45130">
        <w:rPr>
          <w:sz w:val="16"/>
          <w:szCs w:val="16"/>
          <w:lang w:val="ru-RU"/>
        </w:rPr>
        <w:tab/>
      </w:r>
      <w:r w:rsidR="00BA3F08" w:rsidRPr="002D52BF">
        <w:rPr>
          <w:sz w:val="16"/>
          <w:szCs w:val="16"/>
          <w:lang w:val="ru-RU"/>
        </w:rPr>
        <w:t>*</w:t>
      </w:r>
      <w:r w:rsidR="00BA3F08" w:rsidRPr="00A05164">
        <w:rPr>
          <w:sz w:val="16"/>
          <w:szCs w:val="16"/>
          <w:lang w:val="ru-RU"/>
        </w:rPr>
        <w:t>Hempel</w:t>
      </w:r>
      <w:r w:rsidR="00BA3F08" w:rsidRPr="002D52BF">
        <w:rPr>
          <w:sz w:val="16"/>
          <w:szCs w:val="16"/>
          <w:lang w:val="ru-RU"/>
        </w:rPr>
        <w:t xml:space="preserve"> </w:t>
      </w:r>
      <w:r w:rsidR="00BA3F08" w:rsidRPr="0005645C">
        <w:rPr>
          <w:sz w:val="16"/>
          <w:szCs w:val="16"/>
          <w:lang w:val="ru-RU"/>
        </w:rPr>
        <w:t>включает</w:t>
      </w:r>
      <w:r w:rsidR="00BA3F08" w:rsidRPr="002D52BF">
        <w:rPr>
          <w:sz w:val="16"/>
          <w:szCs w:val="16"/>
          <w:lang w:val="ru-RU"/>
        </w:rPr>
        <w:t xml:space="preserve"> </w:t>
      </w:r>
      <w:r w:rsidR="00BA3F08" w:rsidRPr="0005645C">
        <w:rPr>
          <w:sz w:val="16"/>
          <w:szCs w:val="16"/>
          <w:lang w:val="ru-RU"/>
        </w:rPr>
        <w:t>в</w:t>
      </w:r>
      <w:r w:rsidR="00BA3F08" w:rsidRPr="002D52BF">
        <w:rPr>
          <w:sz w:val="16"/>
          <w:szCs w:val="16"/>
          <w:lang w:val="ru-RU"/>
        </w:rPr>
        <w:t xml:space="preserve"> </w:t>
      </w:r>
      <w:r w:rsidR="00BA3F08" w:rsidRPr="0005645C">
        <w:rPr>
          <w:sz w:val="16"/>
          <w:szCs w:val="16"/>
          <w:lang w:val="ru-RU"/>
        </w:rPr>
        <w:t>себя</w:t>
      </w:r>
      <w:r w:rsidR="00BA3F08" w:rsidRPr="002D52BF">
        <w:rPr>
          <w:sz w:val="16"/>
          <w:szCs w:val="16"/>
          <w:lang w:val="ru-RU"/>
        </w:rPr>
        <w:t xml:space="preserve"> </w:t>
      </w:r>
      <w:r w:rsidR="00BA3F08" w:rsidRPr="0005645C">
        <w:rPr>
          <w:sz w:val="16"/>
          <w:szCs w:val="16"/>
          <w:lang w:val="ru-RU"/>
        </w:rPr>
        <w:t>герметик</w:t>
      </w:r>
      <w:r w:rsidR="00BA3F08" w:rsidRPr="002D52BF">
        <w:rPr>
          <w:sz w:val="16"/>
          <w:szCs w:val="16"/>
          <w:lang w:val="ru-RU"/>
        </w:rPr>
        <w:t xml:space="preserve"> </w:t>
      </w:r>
      <w:r w:rsidR="00BA3F08" w:rsidRPr="00A05164">
        <w:rPr>
          <w:sz w:val="16"/>
          <w:szCs w:val="16"/>
          <w:lang w:val="ru-RU"/>
        </w:rPr>
        <w:t>Hempadur</w:t>
      </w:r>
      <w:r w:rsidR="00BA3F08" w:rsidRPr="002D52BF">
        <w:rPr>
          <w:sz w:val="16"/>
          <w:szCs w:val="16"/>
          <w:lang w:val="ru-RU"/>
        </w:rPr>
        <w:t xml:space="preserve"> </w:t>
      </w:r>
      <w:r w:rsidR="00BA3F08" w:rsidRPr="00A05164">
        <w:rPr>
          <w:sz w:val="16"/>
          <w:szCs w:val="16"/>
          <w:lang w:val="ru-RU"/>
        </w:rPr>
        <w:t>Sealer</w:t>
      </w:r>
      <w:r w:rsidR="00BA3F08" w:rsidRPr="002D52BF">
        <w:rPr>
          <w:sz w:val="16"/>
          <w:szCs w:val="16"/>
          <w:lang w:val="ru-RU"/>
        </w:rPr>
        <w:t xml:space="preserve"> 05990</w:t>
      </w:r>
      <w:r w:rsidR="008A7B52" w:rsidRPr="002D52BF">
        <w:rPr>
          <w:sz w:val="16"/>
          <w:szCs w:val="16"/>
          <w:lang w:val="ru-RU"/>
        </w:rPr>
        <w:t>.</w:t>
      </w:r>
    </w:p>
    <w:p w14:paraId="7E9F430C" w14:textId="6AFF8CB6" w:rsidR="00BA3F08" w:rsidRPr="002D52BF" w:rsidRDefault="00BA3F08" w:rsidP="00F029EB">
      <w:pPr>
        <w:tabs>
          <w:tab w:val="left" w:pos="3225"/>
        </w:tabs>
        <w:ind w:left="-142"/>
        <w:rPr>
          <w:color w:val="auto"/>
          <w:sz w:val="20"/>
          <w:szCs w:val="20"/>
          <w:lang w:val="ru-RU"/>
        </w:rPr>
      </w:pPr>
      <w:r w:rsidRPr="002D52BF">
        <w:rPr>
          <w:color w:val="auto"/>
          <w:lang w:val="ru-RU"/>
        </w:rPr>
        <w:br w:type="page"/>
      </w:r>
    </w:p>
    <w:tbl>
      <w:tblPr>
        <w:tblW w:w="10041" w:type="dxa"/>
        <w:jc w:val="center"/>
        <w:tblLayout w:type="fixed"/>
        <w:tblLook w:val="01E0" w:firstRow="1" w:lastRow="1" w:firstColumn="1" w:lastColumn="1" w:noHBand="0" w:noVBand="0"/>
      </w:tblPr>
      <w:tblGrid>
        <w:gridCol w:w="1218"/>
        <w:gridCol w:w="270"/>
        <w:gridCol w:w="1039"/>
        <w:gridCol w:w="2712"/>
        <w:gridCol w:w="990"/>
        <w:gridCol w:w="1845"/>
        <w:gridCol w:w="971"/>
        <w:gridCol w:w="964"/>
        <w:gridCol w:w="7"/>
        <w:gridCol w:w="25"/>
      </w:tblGrid>
      <w:tr w:rsidR="00BA3F08" w:rsidRPr="0005732F" w14:paraId="1C5333D3" w14:textId="77777777" w:rsidTr="00F029EB">
        <w:trPr>
          <w:gridAfter w:val="1"/>
          <w:wAfter w:w="25" w:type="dxa"/>
          <w:trHeight w:val="360"/>
          <w:jc w:val="center"/>
        </w:trPr>
        <w:tc>
          <w:tcPr>
            <w:tcW w:w="10016" w:type="dxa"/>
            <w:gridSpan w:val="9"/>
            <w:tcBorders>
              <w:top w:val="single" w:sz="6" w:space="0" w:color="auto"/>
              <w:bottom w:val="single" w:sz="12" w:space="0" w:color="auto"/>
            </w:tcBorders>
            <w:shd w:val="clear" w:color="auto" w:fill="FFFFFF"/>
            <w:vAlign w:val="center"/>
          </w:tcPr>
          <w:p w14:paraId="3EDC1660" w14:textId="77777777" w:rsidR="00BA3F08" w:rsidRPr="0005732F" w:rsidRDefault="00A84BEB" w:rsidP="005C55D5">
            <w:pPr>
              <w:ind w:right="-72"/>
              <w:jc w:val="right"/>
              <w:rPr>
                <w:b/>
                <w:i/>
                <w:color w:val="auto"/>
              </w:rPr>
            </w:pPr>
            <w:r>
              <w:rPr>
                <w:b/>
                <w:i/>
                <w:color w:val="auto"/>
                <w:lang w:val="ru-RU"/>
              </w:rPr>
              <w:lastRenderedPageBreak/>
              <w:t xml:space="preserve">Покрытия </w:t>
            </w:r>
            <w:proofErr w:type="spellStart"/>
            <w:r w:rsidR="00BA3F08" w:rsidRPr="0005732F">
              <w:rPr>
                <w:b/>
                <w:i/>
                <w:color w:val="auto"/>
              </w:rPr>
              <w:t>для</w:t>
            </w:r>
            <w:proofErr w:type="spellEnd"/>
            <w:r w:rsidR="00BA3F08" w:rsidRPr="0005732F">
              <w:rPr>
                <w:b/>
                <w:i/>
                <w:color w:val="auto"/>
              </w:rPr>
              <w:t xml:space="preserve"> </w:t>
            </w:r>
            <w:proofErr w:type="spellStart"/>
            <w:r w:rsidR="00BA3F08" w:rsidRPr="0005732F">
              <w:rPr>
                <w:b/>
                <w:i/>
                <w:color w:val="auto"/>
              </w:rPr>
              <w:t>бетона</w:t>
            </w:r>
            <w:proofErr w:type="spellEnd"/>
          </w:p>
        </w:tc>
      </w:tr>
      <w:tr w:rsidR="00BA3F08" w:rsidRPr="0005732F" w14:paraId="33148685" w14:textId="77777777" w:rsidTr="00F029EB">
        <w:trPr>
          <w:gridAfter w:val="1"/>
          <w:wAfter w:w="25" w:type="dxa"/>
          <w:trHeight w:val="360"/>
          <w:jc w:val="center"/>
        </w:trPr>
        <w:tc>
          <w:tcPr>
            <w:tcW w:w="8074" w:type="dxa"/>
            <w:gridSpan w:val="6"/>
            <w:tcBorders>
              <w:top w:val="single" w:sz="12" w:space="0" w:color="auto"/>
              <w:left w:val="single" w:sz="12" w:space="0" w:color="auto"/>
              <w:bottom w:val="single" w:sz="12" w:space="0" w:color="auto"/>
            </w:tcBorders>
            <w:vAlign w:val="center"/>
          </w:tcPr>
          <w:p w14:paraId="3EF7DC0D" w14:textId="77777777" w:rsidR="00BA3F08" w:rsidRPr="006952A6" w:rsidRDefault="00A66C23" w:rsidP="005C55D5">
            <w:pPr>
              <w:autoSpaceDE/>
              <w:autoSpaceDN/>
              <w:adjustRightInd/>
              <w:spacing w:before="0" w:line="240" w:lineRule="auto"/>
              <w:ind w:left="0"/>
              <w:rPr>
                <w:b/>
                <w:color w:val="auto"/>
                <w:sz w:val="20"/>
                <w:szCs w:val="20"/>
                <w:lang w:val="ru-RU"/>
              </w:rPr>
            </w:pPr>
            <w:r w:rsidRPr="005C6B84">
              <w:rPr>
                <w:b/>
                <w:color w:val="auto"/>
                <w:sz w:val="20"/>
                <w:szCs w:val="24"/>
                <w:lang w:val="ru-RU"/>
              </w:rPr>
              <w:t xml:space="preserve">Покрытия </w:t>
            </w:r>
            <w:r w:rsidR="00BA3F08" w:rsidRPr="005C6B84">
              <w:rPr>
                <w:b/>
                <w:color w:val="auto"/>
                <w:sz w:val="20"/>
                <w:szCs w:val="24"/>
                <w:lang w:val="ru-RU"/>
              </w:rPr>
              <w:t>для</w:t>
            </w:r>
            <w:r w:rsidR="00BA3F08" w:rsidRPr="008E5938">
              <w:rPr>
                <w:b/>
                <w:color w:val="auto"/>
                <w:sz w:val="20"/>
                <w:szCs w:val="24"/>
                <w:lang w:val="ru-RU"/>
              </w:rPr>
              <w:t xml:space="preserve"> бетона Температуры эксплуатации  &lt;60°С (140°F),</w:t>
            </w:r>
            <w:r w:rsidR="00BA3F08" w:rsidRPr="008E5938">
              <w:rPr>
                <w:b/>
                <w:color w:val="auto"/>
                <w:sz w:val="20"/>
                <w:szCs w:val="24"/>
                <w:lang w:val="ru-RU"/>
              </w:rPr>
              <w:br/>
              <w:t>Умеренная механическая нагрузка, Временное и постоянное воздействие</w:t>
            </w:r>
            <w:r w:rsidR="00BA3F08" w:rsidRPr="006952A6">
              <w:rPr>
                <w:b/>
                <w:color w:val="auto"/>
                <w:sz w:val="20"/>
                <w:lang w:val="ru-RU"/>
              </w:rPr>
              <w:tab/>
            </w:r>
          </w:p>
        </w:tc>
        <w:tc>
          <w:tcPr>
            <w:tcW w:w="1942" w:type="dxa"/>
            <w:gridSpan w:val="3"/>
            <w:tcBorders>
              <w:top w:val="single" w:sz="12" w:space="0" w:color="auto"/>
              <w:bottom w:val="single" w:sz="12" w:space="0" w:color="auto"/>
              <w:right w:val="single" w:sz="12" w:space="0" w:color="auto"/>
            </w:tcBorders>
            <w:shd w:val="clear" w:color="auto" w:fill="000000"/>
            <w:vAlign w:val="center"/>
          </w:tcPr>
          <w:p w14:paraId="45C1B39E" w14:textId="77777777" w:rsidR="00BA3F08" w:rsidRPr="0005732F" w:rsidRDefault="00BA3F08" w:rsidP="005C55D5">
            <w:pPr>
              <w:autoSpaceDE/>
              <w:autoSpaceDN/>
              <w:adjustRightInd/>
              <w:spacing w:before="0" w:line="240" w:lineRule="auto"/>
              <w:ind w:left="0"/>
              <w:jc w:val="center"/>
              <w:rPr>
                <w:b/>
                <w:color w:val="auto"/>
                <w:sz w:val="36"/>
                <w:szCs w:val="40"/>
              </w:rPr>
            </w:pPr>
            <w:r w:rsidRPr="00B76D32">
              <w:rPr>
                <w:b/>
                <w:color w:val="auto"/>
                <w:sz w:val="36"/>
                <w:szCs w:val="24"/>
                <w:lang w:val="ru-RU"/>
              </w:rPr>
              <w:t>20.2</w:t>
            </w:r>
          </w:p>
        </w:tc>
      </w:tr>
      <w:tr w:rsidR="00BA3F08" w:rsidRPr="0005732F" w14:paraId="4929841D" w14:textId="77777777" w:rsidTr="00F029EB">
        <w:trPr>
          <w:gridAfter w:val="2"/>
          <w:wAfter w:w="32" w:type="dxa"/>
          <w:cantSplit/>
          <w:trHeight w:val="288"/>
          <w:jc w:val="center"/>
        </w:trPr>
        <w:tc>
          <w:tcPr>
            <w:tcW w:w="1488" w:type="dxa"/>
            <w:gridSpan w:val="2"/>
            <w:tcBorders>
              <w:top w:val="single" w:sz="12" w:space="0" w:color="auto"/>
            </w:tcBorders>
          </w:tcPr>
          <w:p w14:paraId="35797927" w14:textId="77777777" w:rsidR="00BA3F08" w:rsidRPr="004E6B3B" w:rsidRDefault="00BA3F08"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751" w:type="dxa"/>
            <w:gridSpan w:val="2"/>
            <w:tcBorders>
              <w:top w:val="single" w:sz="12" w:space="0" w:color="auto"/>
            </w:tcBorders>
          </w:tcPr>
          <w:p w14:paraId="1029A909" w14:textId="77777777" w:rsidR="00BA3F08" w:rsidRPr="00037A5B" w:rsidRDefault="00BA3F08" w:rsidP="005C55D5">
            <w:pPr>
              <w:autoSpaceDE/>
              <w:autoSpaceDN/>
              <w:adjustRightInd/>
              <w:spacing w:before="0" w:line="240" w:lineRule="auto"/>
              <w:ind w:left="-72"/>
              <w:rPr>
                <w:color w:val="auto"/>
                <w:sz w:val="16"/>
                <w:szCs w:val="24"/>
                <w:lang w:val="ru-RU"/>
              </w:rPr>
            </w:pPr>
            <w:r w:rsidRPr="00037A5B">
              <w:rPr>
                <w:color w:val="auto"/>
                <w:sz w:val="16"/>
                <w:szCs w:val="24"/>
                <w:lang w:val="ru-RU"/>
              </w:rPr>
              <w:t>В соответствии с рекомендациями изготовителя</w:t>
            </w:r>
          </w:p>
        </w:tc>
        <w:tc>
          <w:tcPr>
            <w:tcW w:w="990" w:type="dxa"/>
            <w:tcBorders>
              <w:top w:val="single" w:sz="12" w:space="0" w:color="auto"/>
            </w:tcBorders>
          </w:tcPr>
          <w:p w14:paraId="294665E9" w14:textId="77777777" w:rsidR="00BA3F08" w:rsidRPr="004E6B3B" w:rsidRDefault="00BA3F08" w:rsidP="005C55D5">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780" w:type="dxa"/>
            <w:gridSpan w:val="3"/>
            <w:vMerge w:val="restart"/>
            <w:tcBorders>
              <w:top w:val="single" w:sz="12" w:space="0" w:color="auto"/>
            </w:tcBorders>
          </w:tcPr>
          <w:p w14:paraId="0CC0527F" w14:textId="77777777" w:rsidR="00BA3F08" w:rsidRPr="0005645C" w:rsidRDefault="00BA3F08" w:rsidP="005C55D5">
            <w:pPr>
              <w:autoSpaceDE/>
              <w:autoSpaceDN/>
              <w:adjustRightInd/>
              <w:spacing w:before="0" w:line="240" w:lineRule="auto"/>
              <w:ind w:left="-72"/>
              <w:rPr>
                <w:color w:val="auto"/>
                <w:sz w:val="16"/>
                <w:szCs w:val="24"/>
                <w:lang w:val="ru-RU"/>
              </w:rPr>
            </w:pPr>
            <w:r w:rsidRPr="00037A5B">
              <w:rPr>
                <w:color w:val="auto"/>
                <w:sz w:val="16"/>
                <w:szCs w:val="24"/>
                <w:lang w:val="ru-RU"/>
              </w:rPr>
              <w:t>Рекомендация изготовителя.</w:t>
            </w:r>
          </w:p>
        </w:tc>
      </w:tr>
      <w:tr w:rsidR="00BA3F08" w:rsidRPr="0005732F" w14:paraId="1CA4B94D" w14:textId="77777777" w:rsidTr="00F029EB">
        <w:trPr>
          <w:gridAfter w:val="2"/>
          <w:wAfter w:w="32" w:type="dxa"/>
          <w:cantSplit/>
          <w:trHeight w:val="288"/>
          <w:jc w:val="center"/>
        </w:trPr>
        <w:tc>
          <w:tcPr>
            <w:tcW w:w="1488" w:type="dxa"/>
            <w:gridSpan w:val="2"/>
          </w:tcPr>
          <w:p w14:paraId="58BE2C4B" w14:textId="77777777" w:rsidR="00BA3F08" w:rsidRPr="004E6B3B" w:rsidRDefault="00BA3F08"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751" w:type="dxa"/>
            <w:gridSpan w:val="2"/>
          </w:tcPr>
          <w:p w14:paraId="12B61855" w14:textId="77777777" w:rsidR="00BA3F08" w:rsidRPr="00037A5B" w:rsidRDefault="00BA3F08" w:rsidP="005C55D5">
            <w:pPr>
              <w:autoSpaceDE/>
              <w:autoSpaceDN/>
              <w:adjustRightInd/>
              <w:spacing w:before="0" w:line="240" w:lineRule="auto"/>
              <w:ind w:left="-72"/>
              <w:rPr>
                <w:color w:val="auto"/>
                <w:sz w:val="16"/>
                <w:szCs w:val="24"/>
                <w:lang w:val="ru-RU"/>
              </w:rPr>
            </w:pPr>
            <w:r w:rsidRPr="00037A5B">
              <w:rPr>
                <w:color w:val="auto"/>
                <w:sz w:val="16"/>
                <w:szCs w:val="24"/>
                <w:lang w:val="ru-RU"/>
              </w:rPr>
              <w:t>Неприменимо.</w:t>
            </w:r>
          </w:p>
        </w:tc>
        <w:tc>
          <w:tcPr>
            <w:tcW w:w="990" w:type="dxa"/>
          </w:tcPr>
          <w:p w14:paraId="6ED03B9C" w14:textId="77777777" w:rsidR="00BA3F08" w:rsidRPr="00F029EB" w:rsidRDefault="00BA3F08" w:rsidP="00F029EB">
            <w:pPr>
              <w:autoSpaceDE/>
              <w:autoSpaceDN/>
              <w:adjustRightInd/>
              <w:spacing w:before="0" w:line="240" w:lineRule="auto"/>
              <w:ind w:left="-72"/>
              <w:rPr>
                <w:color w:val="auto"/>
                <w:sz w:val="16"/>
                <w:szCs w:val="24"/>
                <w:lang w:val="ru-RU"/>
              </w:rPr>
            </w:pPr>
          </w:p>
        </w:tc>
        <w:tc>
          <w:tcPr>
            <w:tcW w:w="3780" w:type="dxa"/>
            <w:gridSpan w:val="3"/>
            <w:vMerge/>
            <w:vAlign w:val="center"/>
          </w:tcPr>
          <w:p w14:paraId="458BBB7E" w14:textId="77777777" w:rsidR="00BA3F08" w:rsidRPr="0005732F" w:rsidRDefault="00BA3F08" w:rsidP="005C55D5">
            <w:pPr>
              <w:rPr>
                <w:color w:val="auto"/>
              </w:rPr>
            </w:pPr>
          </w:p>
        </w:tc>
      </w:tr>
      <w:tr w:rsidR="00BA3F08" w:rsidRPr="00B10823" w14:paraId="7F60D7E7" w14:textId="77777777" w:rsidTr="00F029EB">
        <w:trPr>
          <w:gridAfter w:val="2"/>
          <w:wAfter w:w="32" w:type="dxa"/>
          <w:cantSplit/>
          <w:trHeight w:val="288"/>
          <w:jc w:val="center"/>
        </w:trPr>
        <w:tc>
          <w:tcPr>
            <w:tcW w:w="1488" w:type="dxa"/>
            <w:gridSpan w:val="2"/>
            <w:tcBorders>
              <w:bottom w:val="single" w:sz="12" w:space="0" w:color="auto"/>
            </w:tcBorders>
          </w:tcPr>
          <w:p w14:paraId="7665815B" w14:textId="77777777" w:rsidR="00BA3F08" w:rsidRPr="004E6B3B" w:rsidRDefault="00BA3F08" w:rsidP="005C55D5">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751" w:type="dxa"/>
            <w:gridSpan w:val="2"/>
            <w:tcBorders>
              <w:bottom w:val="single" w:sz="12" w:space="0" w:color="auto"/>
            </w:tcBorders>
          </w:tcPr>
          <w:p w14:paraId="2F207DB7" w14:textId="77777777" w:rsidR="00BA3F08" w:rsidRPr="00037A5B" w:rsidRDefault="00BA3F08" w:rsidP="005C55D5">
            <w:pPr>
              <w:autoSpaceDE/>
              <w:autoSpaceDN/>
              <w:adjustRightInd/>
              <w:spacing w:before="0" w:line="240" w:lineRule="auto"/>
              <w:ind w:left="-72"/>
              <w:rPr>
                <w:color w:val="auto"/>
                <w:sz w:val="16"/>
                <w:szCs w:val="24"/>
                <w:lang w:val="ru-RU"/>
              </w:rPr>
            </w:pPr>
            <w:r w:rsidRPr="00037A5B">
              <w:rPr>
                <w:color w:val="auto"/>
                <w:sz w:val="16"/>
                <w:szCs w:val="24"/>
                <w:lang w:val="ru-RU"/>
              </w:rPr>
              <w:t>Изменяется в зависимости от изготовителя.</w:t>
            </w:r>
          </w:p>
        </w:tc>
        <w:tc>
          <w:tcPr>
            <w:tcW w:w="990" w:type="dxa"/>
            <w:tcBorders>
              <w:bottom w:val="single" w:sz="12" w:space="0" w:color="auto"/>
            </w:tcBorders>
          </w:tcPr>
          <w:p w14:paraId="0C83A07D" w14:textId="77777777" w:rsidR="00BA3F08" w:rsidRPr="00F029EB" w:rsidRDefault="00BA3F08" w:rsidP="00F029EB">
            <w:pPr>
              <w:autoSpaceDE/>
              <w:autoSpaceDN/>
              <w:adjustRightInd/>
              <w:spacing w:before="0" w:line="240" w:lineRule="auto"/>
              <w:ind w:left="-72"/>
              <w:rPr>
                <w:color w:val="auto"/>
                <w:sz w:val="16"/>
                <w:szCs w:val="24"/>
                <w:lang w:val="ru-RU"/>
              </w:rPr>
            </w:pPr>
          </w:p>
        </w:tc>
        <w:tc>
          <w:tcPr>
            <w:tcW w:w="3780" w:type="dxa"/>
            <w:gridSpan w:val="3"/>
            <w:vMerge/>
            <w:tcBorders>
              <w:bottom w:val="single" w:sz="12" w:space="0" w:color="auto"/>
            </w:tcBorders>
            <w:vAlign w:val="center"/>
          </w:tcPr>
          <w:p w14:paraId="30B08812" w14:textId="77777777" w:rsidR="00BA3F08" w:rsidRPr="006952A6" w:rsidRDefault="00BA3F08" w:rsidP="005C55D5">
            <w:pPr>
              <w:rPr>
                <w:color w:val="auto"/>
                <w:lang w:val="ru-RU"/>
              </w:rPr>
            </w:pPr>
          </w:p>
        </w:tc>
      </w:tr>
      <w:tr w:rsidR="00BA3F08" w:rsidRPr="0005732F" w14:paraId="5C3FFDB1" w14:textId="77777777" w:rsidTr="00F029EB">
        <w:trPr>
          <w:gridAfter w:val="1"/>
          <w:wAfter w:w="25" w:type="dxa"/>
          <w:trHeight w:val="360"/>
          <w:jc w:val="center"/>
        </w:trPr>
        <w:tc>
          <w:tcPr>
            <w:tcW w:w="2527" w:type="dxa"/>
            <w:gridSpan w:val="3"/>
            <w:tcBorders>
              <w:top w:val="single" w:sz="12" w:space="0" w:color="auto"/>
              <w:left w:val="single" w:sz="12" w:space="0" w:color="auto"/>
              <w:bottom w:val="single" w:sz="12" w:space="0" w:color="auto"/>
            </w:tcBorders>
            <w:shd w:val="clear" w:color="auto" w:fill="000000"/>
            <w:vAlign w:val="center"/>
          </w:tcPr>
          <w:p w14:paraId="4147B00E" w14:textId="77777777" w:rsidR="00BA3F08" w:rsidRPr="008E5938" w:rsidRDefault="00BA3F08"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Покрытие, Видовая классификация, ТСП</w:t>
            </w:r>
          </w:p>
        </w:tc>
        <w:tc>
          <w:tcPr>
            <w:tcW w:w="2712" w:type="dxa"/>
            <w:tcBorders>
              <w:top w:val="single" w:sz="12" w:space="0" w:color="auto"/>
              <w:bottom w:val="single" w:sz="12" w:space="0" w:color="auto"/>
            </w:tcBorders>
            <w:shd w:val="clear" w:color="auto" w:fill="000000"/>
            <w:vAlign w:val="center"/>
          </w:tcPr>
          <w:p w14:paraId="7639DBBB" w14:textId="77777777" w:rsidR="00BA3F08" w:rsidRPr="008E5938" w:rsidRDefault="00BA3F08"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Изготовитель</w:t>
            </w:r>
          </w:p>
        </w:tc>
        <w:tc>
          <w:tcPr>
            <w:tcW w:w="2835" w:type="dxa"/>
            <w:gridSpan w:val="2"/>
            <w:tcBorders>
              <w:top w:val="single" w:sz="12" w:space="0" w:color="auto"/>
              <w:bottom w:val="single" w:sz="12" w:space="0" w:color="auto"/>
            </w:tcBorders>
            <w:shd w:val="clear" w:color="auto" w:fill="000000"/>
            <w:vAlign w:val="center"/>
          </w:tcPr>
          <w:p w14:paraId="24AF7C30" w14:textId="77777777" w:rsidR="00BA3F08" w:rsidRPr="008E5938" w:rsidRDefault="00BA3F08"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7B3BFC99" w14:textId="77777777" w:rsidR="00BA3F08" w:rsidRPr="008E5938" w:rsidRDefault="00BA3F08" w:rsidP="005C55D5">
            <w:pPr>
              <w:autoSpaceDE/>
              <w:autoSpaceDN/>
              <w:adjustRightInd/>
              <w:spacing w:before="0" w:line="240" w:lineRule="auto"/>
              <w:ind w:left="0"/>
              <w:rPr>
                <w:b/>
                <w:color w:val="auto"/>
                <w:sz w:val="16"/>
                <w:szCs w:val="24"/>
                <w:lang w:val="ru-RU"/>
              </w:rPr>
            </w:pPr>
            <w:r w:rsidRPr="008E5938">
              <w:rPr>
                <w:b/>
                <w:color w:val="auto"/>
                <w:sz w:val="16"/>
                <w:szCs w:val="24"/>
                <w:lang w:val="ru-RU"/>
              </w:rPr>
              <w:t>ЛОС (г/л)</w:t>
            </w:r>
          </w:p>
        </w:tc>
        <w:tc>
          <w:tcPr>
            <w:tcW w:w="971" w:type="dxa"/>
            <w:gridSpan w:val="2"/>
            <w:tcBorders>
              <w:top w:val="single" w:sz="12" w:space="0" w:color="auto"/>
              <w:bottom w:val="single" w:sz="12" w:space="0" w:color="auto"/>
              <w:right w:val="single" w:sz="12" w:space="0" w:color="auto"/>
            </w:tcBorders>
            <w:shd w:val="clear" w:color="auto" w:fill="000000"/>
            <w:vAlign w:val="center"/>
          </w:tcPr>
          <w:p w14:paraId="47567E81" w14:textId="77777777" w:rsidR="00BA3F08" w:rsidRPr="008E5938" w:rsidRDefault="00BA3F08" w:rsidP="005C55D5">
            <w:pPr>
              <w:autoSpaceDE/>
              <w:autoSpaceDN/>
              <w:adjustRightInd/>
              <w:spacing w:before="0" w:line="240" w:lineRule="auto"/>
              <w:ind w:left="0" w:right="-95"/>
              <w:rPr>
                <w:b/>
                <w:color w:val="auto"/>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BA3F08" w:rsidRPr="0005732F" w14:paraId="6822405B" w14:textId="77777777" w:rsidTr="00F029EB">
        <w:trPr>
          <w:gridAfter w:val="1"/>
          <w:wAfter w:w="25" w:type="dxa"/>
          <w:trHeight w:val="288"/>
          <w:jc w:val="center"/>
        </w:trPr>
        <w:tc>
          <w:tcPr>
            <w:tcW w:w="2527" w:type="dxa"/>
            <w:gridSpan w:val="3"/>
            <w:vAlign w:val="center"/>
          </w:tcPr>
          <w:p w14:paraId="1DF45F8C" w14:textId="77777777" w:rsidR="00BA3F08" w:rsidRPr="00AD544E" w:rsidRDefault="00BA3F08" w:rsidP="005C55D5">
            <w:pPr>
              <w:autoSpaceDE/>
              <w:autoSpaceDN/>
              <w:adjustRightInd/>
              <w:spacing w:before="0" w:line="240" w:lineRule="auto"/>
              <w:ind w:left="0"/>
              <w:rPr>
                <w:b/>
                <w:color w:val="auto"/>
                <w:sz w:val="16"/>
                <w:szCs w:val="24"/>
                <w:lang w:val="ru-RU"/>
              </w:rPr>
            </w:pPr>
            <w:r w:rsidRPr="00AD544E">
              <w:rPr>
                <w:b/>
                <w:color w:val="auto"/>
                <w:sz w:val="16"/>
                <w:szCs w:val="24"/>
                <w:lang w:val="ru-RU"/>
              </w:rPr>
              <w:t>ГРУНТ</w:t>
            </w:r>
          </w:p>
        </w:tc>
        <w:tc>
          <w:tcPr>
            <w:tcW w:w="2712" w:type="dxa"/>
            <w:vAlign w:val="center"/>
          </w:tcPr>
          <w:p w14:paraId="43023515" w14:textId="77777777" w:rsidR="00BA3F08" w:rsidRPr="00AD544E"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35" w:type="dxa"/>
            <w:gridSpan w:val="2"/>
            <w:vAlign w:val="center"/>
          </w:tcPr>
          <w:p w14:paraId="46BB3B73" w14:textId="77777777" w:rsidR="00BA3F08" w:rsidRPr="004065AD" w:rsidRDefault="00BA3F08" w:rsidP="005C55D5">
            <w:pPr>
              <w:autoSpaceDE/>
              <w:autoSpaceDN/>
              <w:adjustRightInd/>
              <w:spacing w:before="0" w:line="240" w:lineRule="auto"/>
              <w:ind w:left="0"/>
              <w:rPr>
                <w:color w:val="auto"/>
                <w:sz w:val="16"/>
                <w:szCs w:val="24"/>
                <w:lang w:val="ru-RU"/>
              </w:rPr>
            </w:pPr>
            <w:r w:rsidRPr="004065AD">
              <w:rPr>
                <w:color w:val="auto"/>
                <w:sz w:val="16"/>
                <w:szCs w:val="24"/>
                <w:lang w:val="ru-RU"/>
              </w:rPr>
              <w:t>Semstone 110</w:t>
            </w:r>
          </w:p>
        </w:tc>
        <w:tc>
          <w:tcPr>
            <w:tcW w:w="971" w:type="dxa"/>
            <w:vAlign w:val="center"/>
          </w:tcPr>
          <w:p w14:paraId="17E475EF"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0</w:t>
            </w:r>
          </w:p>
        </w:tc>
        <w:tc>
          <w:tcPr>
            <w:tcW w:w="971" w:type="dxa"/>
            <w:gridSpan w:val="2"/>
            <w:vAlign w:val="center"/>
          </w:tcPr>
          <w:p w14:paraId="328D0C6B"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F530A0" w:rsidRPr="0005732F" w14:paraId="63A3E735" w14:textId="77777777" w:rsidTr="00F029EB">
        <w:trPr>
          <w:gridAfter w:val="1"/>
          <w:wAfter w:w="25" w:type="dxa"/>
          <w:trHeight w:val="288"/>
          <w:jc w:val="center"/>
        </w:trPr>
        <w:tc>
          <w:tcPr>
            <w:tcW w:w="2527" w:type="dxa"/>
            <w:gridSpan w:val="3"/>
            <w:vAlign w:val="center"/>
          </w:tcPr>
          <w:p w14:paraId="436F2313" w14:textId="77777777" w:rsidR="00F530A0" w:rsidRPr="00AD544E" w:rsidRDefault="00F530A0" w:rsidP="005C55D5">
            <w:pPr>
              <w:autoSpaceDE/>
              <w:autoSpaceDN/>
              <w:adjustRightInd/>
              <w:spacing w:before="0" w:line="240" w:lineRule="auto"/>
              <w:ind w:left="0"/>
              <w:rPr>
                <w:b/>
                <w:color w:val="auto"/>
                <w:sz w:val="16"/>
                <w:szCs w:val="24"/>
                <w:lang w:val="ru-RU"/>
              </w:rPr>
            </w:pPr>
          </w:p>
        </w:tc>
        <w:tc>
          <w:tcPr>
            <w:tcW w:w="2712" w:type="dxa"/>
            <w:vAlign w:val="center"/>
          </w:tcPr>
          <w:p w14:paraId="19A1585C" w14:textId="6D5000F5" w:rsidR="00F530A0" w:rsidRPr="00E26578" w:rsidRDefault="00F530A0" w:rsidP="005C55D5">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35" w:type="dxa"/>
            <w:gridSpan w:val="2"/>
            <w:vAlign w:val="center"/>
          </w:tcPr>
          <w:p w14:paraId="5DC78DB3" w14:textId="3141B2CA" w:rsidR="00F530A0" w:rsidRPr="004065AD" w:rsidRDefault="00F530A0" w:rsidP="005C55D5">
            <w:pPr>
              <w:autoSpaceDE/>
              <w:autoSpaceDN/>
              <w:adjustRightInd/>
              <w:spacing w:before="0" w:line="240" w:lineRule="auto"/>
              <w:ind w:left="0"/>
              <w:rPr>
                <w:color w:val="auto"/>
                <w:sz w:val="16"/>
                <w:szCs w:val="24"/>
                <w:lang w:val="ru-RU"/>
              </w:rPr>
            </w:pPr>
            <w:proofErr w:type="spellStart"/>
            <w:r w:rsidRPr="004065AD">
              <w:rPr>
                <w:color w:val="auto"/>
                <w:sz w:val="16"/>
                <w:szCs w:val="24"/>
              </w:rPr>
              <w:t>Polyglass</w:t>
            </w:r>
            <w:proofErr w:type="spellEnd"/>
            <w:r w:rsidRPr="004065AD">
              <w:rPr>
                <w:color w:val="auto"/>
                <w:sz w:val="16"/>
                <w:szCs w:val="24"/>
              </w:rPr>
              <w:t xml:space="preserve"> WCP</w:t>
            </w:r>
          </w:p>
        </w:tc>
        <w:tc>
          <w:tcPr>
            <w:tcW w:w="971" w:type="dxa"/>
            <w:vAlign w:val="center"/>
          </w:tcPr>
          <w:p w14:paraId="4B93E26B" w14:textId="4074B118" w:rsidR="00F530A0" w:rsidRPr="004065AD" w:rsidRDefault="00F530A0" w:rsidP="005C55D5">
            <w:pPr>
              <w:autoSpaceDE/>
              <w:autoSpaceDN/>
              <w:adjustRightInd/>
              <w:spacing w:before="0" w:line="240" w:lineRule="auto"/>
              <w:ind w:left="0"/>
              <w:jc w:val="center"/>
              <w:rPr>
                <w:color w:val="auto"/>
                <w:sz w:val="16"/>
                <w:szCs w:val="24"/>
                <w:lang w:val="ru-RU"/>
              </w:rPr>
            </w:pPr>
            <w:r w:rsidRPr="004065AD">
              <w:rPr>
                <w:color w:val="auto"/>
                <w:sz w:val="16"/>
                <w:szCs w:val="24"/>
              </w:rPr>
              <w:t>181</w:t>
            </w:r>
          </w:p>
        </w:tc>
        <w:tc>
          <w:tcPr>
            <w:tcW w:w="971" w:type="dxa"/>
            <w:gridSpan w:val="2"/>
            <w:vAlign w:val="center"/>
          </w:tcPr>
          <w:p w14:paraId="03620D46"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BA3F08" w:rsidRPr="0005732F" w14:paraId="5A758B6A" w14:textId="77777777" w:rsidTr="00F029EB">
        <w:trPr>
          <w:gridAfter w:val="1"/>
          <w:wAfter w:w="25" w:type="dxa"/>
          <w:trHeight w:val="288"/>
          <w:jc w:val="center"/>
        </w:trPr>
        <w:tc>
          <w:tcPr>
            <w:tcW w:w="2527" w:type="dxa"/>
            <w:gridSpan w:val="3"/>
            <w:vAlign w:val="center"/>
          </w:tcPr>
          <w:p w14:paraId="050BDAF3" w14:textId="77777777" w:rsidR="00BA3F08" w:rsidRPr="00AD544E" w:rsidRDefault="00A92687" w:rsidP="005C55D5">
            <w:pPr>
              <w:autoSpaceDE/>
              <w:autoSpaceDN/>
              <w:adjustRightInd/>
              <w:spacing w:before="0" w:line="240" w:lineRule="auto"/>
              <w:ind w:left="0"/>
              <w:rPr>
                <w:b/>
                <w:color w:val="auto"/>
                <w:sz w:val="16"/>
                <w:szCs w:val="24"/>
                <w:lang w:val="ru-RU"/>
              </w:rPr>
            </w:pPr>
            <w:r>
              <w:rPr>
                <w:b/>
                <w:color w:val="auto"/>
                <w:sz w:val="16"/>
                <w:szCs w:val="24"/>
                <w:lang w:val="ru-RU"/>
              </w:rPr>
              <w:t>Эпоксидная смола</w:t>
            </w:r>
          </w:p>
        </w:tc>
        <w:tc>
          <w:tcPr>
            <w:tcW w:w="2712" w:type="dxa"/>
            <w:vAlign w:val="center"/>
          </w:tcPr>
          <w:p w14:paraId="32DB415E" w14:textId="77777777" w:rsidR="00BA3F08" w:rsidRPr="00AD544E"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35" w:type="dxa"/>
            <w:gridSpan w:val="2"/>
            <w:vAlign w:val="center"/>
          </w:tcPr>
          <w:p w14:paraId="2067899E" w14:textId="41F99A00" w:rsidR="00BA3F08" w:rsidRPr="004065AD" w:rsidRDefault="00760AB2" w:rsidP="005C55D5">
            <w:pPr>
              <w:autoSpaceDE/>
              <w:autoSpaceDN/>
              <w:adjustRightInd/>
              <w:spacing w:before="0" w:line="240" w:lineRule="auto"/>
              <w:ind w:left="0"/>
              <w:rPr>
                <w:color w:val="auto"/>
                <w:sz w:val="16"/>
                <w:szCs w:val="24"/>
                <w:lang w:val="ru-RU"/>
              </w:rPr>
            </w:pPr>
            <w:r w:rsidRPr="004065AD">
              <w:rPr>
                <w:color w:val="auto"/>
                <w:sz w:val="16"/>
                <w:szCs w:val="24"/>
                <w:lang w:val="ru-RU"/>
              </w:rPr>
              <w:t>*Hempadur 45751</w:t>
            </w:r>
            <w:r w:rsidRPr="004065AD">
              <w:rPr>
                <w:color w:val="auto"/>
                <w:sz w:val="16"/>
                <w:szCs w:val="24"/>
              </w:rPr>
              <w:t>/</w:t>
            </w:r>
            <w:r w:rsidRPr="004065AD">
              <w:rPr>
                <w:color w:val="auto"/>
                <w:sz w:val="16"/>
                <w:szCs w:val="24"/>
                <w:lang w:val="ru-RU"/>
              </w:rPr>
              <w:t xml:space="preserve"> Hempadur </w:t>
            </w:r>
            <w:r w:rsidRPr="004065AD">
              <w:rPr>
                <w:color w:val="auto"/>
                <w:sz w:val="16"/>
                <w:szCs w:val="24"/>
              </w:rPr>
              <w:t>4575</w:t>
            </w:r>
            <w:r w:rsidRPr="004065AD">
              <w:rPr>
                <w:color w:val="auto"/>
                <w:sz w:val="16"/>
                <w:szCs w:val="24"/>
                <w:lang w:val="ru-RU"/>
              </w:rPr>
              <w:t>3</w:t>
            </w:r>
          </w:p>
        </w:tc>
        <w:tc>
          <w:tcPr>
            <w:tcW w:w="971" w:type="dxa"/>
            <w:vAlign w:val="center"/>
          </w:tcPr>
          <w:p w14:paraId="3F173D67"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245-255</w:t>
            </w:r>
          </w:p>
        </w:tc>
        <w:tc>
          <w:tcPr>
            <w:tcW w:w="971" w:type="dxa"/>
            <w:gridSpan w:val="2"/>
            <w:vAlign w:val="center"/>
          </w:tcPr>
          <w:p w14:paraId="799B6B6F"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BA3F08" w:rsidRPr="0005732F" w14:paraId="18C6B5BA" w14:textId="77777777" w:rsidTr="00F029EB">
        <w:trPr>
          <w:gridAfter w:val="1"/>
          <w:wAfter w:w="25" w:type="dxa"/>
          <w:trHeight w:val="288"/>
          <w:jc w:val="center"/>
        </w:trPr>
        <w:tc>
          <w:tcPr>
            <w:tcW w:w="2527" w:type="dxa"/>
            <w:gridSpan w:val="3"/>
            <w:vAlign w:val="center"/>
          </w:tcPr>
          <w:p w14:paraId="6A7258B7" w14:textId="77777777" w:rsidR="00BA3F08" w:rsidRPr="00AD544E" w:rsidRDefault="00BA3F08" w:rsidP="005C55D5">
            <w:pPr>
              <w:autoSpaceDE/>
              <w:autoSpaceDN/>
              <w:adjustRightInd/>
              <w:spacing w:before="0" w:line="240" w:lineRule="auto"/>
              <w:ind w:left="0"/>
              <w:rPr>
                <w:b/>
                <w:color w:val="auto"/>
                <w:sz w:val="16"/>
                <w:szCs w:val="24"/>
                <w:lang w:val="ru-RU"/>
              </w:rPr>
            </w:pPr>
            <w:r w:rsidRPr="00AD544E">
              <w:rPr>
                <w:b/>
                <w:color w:val="auto"/>
                <w:sz w:val="16"/>
                <w:szCs w:val="24"/>
                <w:lang w:val="ru-RU"/>
              </w:rPr>
              <w:t>Толщина изменяется в зависимости от</w:t>
            </w:r>
            <w:r>
              <w:rPr>
                <w:b/>
                <w:color w:val="auto"/>
                <w:sz w:val="16"/>
                <w:szCs w:val="24"/>
                <w:lang w:val="ru-RU"/>
              </w:rPr>
              <w:t>и</w:t>
            </w:r>
            <w:r w:rsidRPr="00AD544E">
              <w:rPr>
                <w:b/>
                <w:color w:val="auto"/>
                <w:sz w:val="16"/>
                <w:szCs w:val="24"/>
                <w:lang w:val="ru-RU"/>
              </w:rPr>
              <w:t>зготовителя</w:t>
            </w:r>
          </w:p>
        </w:tc>
        <w:tc>
          <w:tcPr>
            <w:tcW w:w="2712" w:type="dxa"/>
            <w:vAlign w:val="center"/>
          </w:tcPr>
          <w:p w14:paraId="3FC2644F" w14:textId="77777777" w:rsidR="00BA3F08" w:rsidRPr="00AD544E"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35" w:type="dxa"/>
            <w:gridSpan w:val="2"/>
            <w:vAlign w:val="center"/>
          </w:tcPr>
          <w:p w14:paraId="1F8EFFE5" w14:textId="6D14FE1B" w:rsidR="00BA3F08" w:rsidRPr="004065AD" w:rsidRDefault="004C0A61" w:rsidP="005C55D5">
            <w:pPr>
              <w:autoSpaceDE/>
              <w:autoSpaceDN/>
              <w:adjustRightInd/>
              <w:spacing w:before="0" w:line="240" w:lineRule="auto"/>
              <w:ind w:left="0"/>
              <w:rPr>
                <w:color w:val="auto"/>
                <w:sz w:val="16"/>
                <w:szCs w:val="24"/>
                <w:lang w:val="ru-RU"/>
              </w:rPr>
            </w:pPr>
            <w:r w:rsidRPr="004065AD">
              <w:rPr>
                <w:color w:val="auto"/>
                <w:sz w:val="16"/>
                <w:szCs w:val="24"/>
              </w:rPr>
              <w:t>*</w:t>
            </w:r>
            <w:r w:rsidRPr="004065AD">
              <w:rPr>
                <w:color w:val="auto"/>
                <w:sz w:val="16"/>
                <w:szCs w:val="24"/>
                <w:lang w:val="ru-RU"/>
              </w:rPr>
              <w:t>Hempadur 35530/ Hempadur 35560</w:t>
            </w:r>
          </w:p>
        </w:tc>
        <w:tc>
          <w:tcPr>
            <w:tcW w:w="971" w:type="dxa"/>
            <w:vAlign w:val="center"/>
          </w:tcPr>
          <w:p w14:paraId="4BFBBBD3"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9-154</w:t>
            </w:r>
          </w:p>
        </w:tc>
        <w:tc>
          <w:tcPr>
            <w:tcW w:w="971" w:type="dxa"/>
            <w:gridSpan w:val="2"/>
            <w:vAlign w:val="center"/>
          </w:tcPr>
          <w:p w14:paraId="13615A02"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BA3F08" w:rsidRPr="0005732F" w14:paraId="25DDB654" w14:textId="77777777" w:rsidTr="00F029EB">
        <w:trPr>
          <w:gridAfter w:val="1"/>
          <w:wAfter w:w="25" w:type="dxa"/>
          <w:trHeight w:val="288"/>
          <w:jc w:val="center"/>
        </w:trPr>
        <w:tc>
          <w:tcPr>
            <w:tcW w:w="2527" w:type="dxa"/>
            <w:gridSpan w:val="3"/>
            <w:vAlign w:val="center"/>
          </w:tcPr>
          <w:p w14:paraId="1A36607D"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c>
          <w:tcPr>
            <w:tcW w:w="2712" w:type="dxa"/>
            <w:vAlign w:val="center"/>
          </w:tcPr>
          <w:p w14:paraId="33204C90" w14:textId="77777777" w:rsidR="00BA3F08" w:rsidRPr="00AD544E"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35" w:type="dxa"/>
            <w:gridSpan w:val="2"/>
            <w:vAlign w:val="center"/>
          </w:tcPr>
          <w:p w14:paraId="79261025" w14:textId="77777777" w:rsidR="00BA3F08" w:rsidRPr="004065AD" w:rsidRDefault="00BA3F08" w:rsidP="005C55D5">
            <w:pPr>
              <w:autoSpaceDE/>
              <w:autoSpaceDN/>
              <w:adjustRightInd/>
              <w:spacing w:before="0" w:line="240" w:lineRule="auto"/>
              <w:ind w:left="0"/>
              <w:rPr>
                <w:color w:val="auto"/>
                <w:sz w:val="16"/>
                <w:szCs w:val="24"/>
                <w:lang w:val="ru-RU"/>
              </w:rPr>
            </w:pPr>
            <w:r w:rsidRPr="004065AD">
              <w:rPr>
                <w:color w:val="auto"/>
                <w:sz w:val="16"/>
                <w:szCs w:val="24"/>
                <w:lang w:val="ru-RU"/>
              </w:rPr>
              <w:t>Ceilcote 680M</w:t>
            </w:r>
          </w:p>
        </w:tc>
        <w:tc>
          <w:tcPr>
            <w:tcW w:w="971" w:type="dxa"/>
            <w:vAlign w:val="center"/>
          </w:tcPr>
          <w:p w14:paraId="4446417E"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180</w:t>
            </w:r>
          </w:p>
        </w:tc>
        <w:tc>
          <w:tcPr>
            <w:tcW w:w="971" w:type="dxa"/>
            <w:gridSpan w:val="2"/>
            <w:vAlign w:val="center"/>
          </w:tcPr>
          <w:p w14:paraId="564B67E6"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BA3F08" w:rsidRPr="0005732F" w14:paraId="7274B198" w14:textId="77777777" w:rsidTr="00F029EB">
        <w:trPr>
          <w:gridAfter w:val="1"/>
          <w:wAfter w:w="25" w:type="dxa"/>
          <w:trHeight w:val="288"/>
          <w:jc w:val="center"/>
        </w:trPr>
        <w:tc>
          <w:tcPr>
            <w:tcW w:w="2527" w:type="dxa"/>
            <w:gridSpan w:val="3"/>
            <w:vAlign w:val="center"/>
          </w:tcPr>
          <w:p w14:paraId="45A86AD7"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c>
          <w:tcPr>
            <w:tcW w:w="2712" w:type="dxa"/>
            <w:vAlign w:val="center"/>
          </w:tcPr>
          <w:p w14:paraId="69178807" w14:textId="77777777" w:rsidR="00BA3F08" w:rsidRPr="00AD544E"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35" w:type="dxa"/>
            <w:gridSpan w:val="2"/>
            <w:vAlign w:val="center"/>
          </w:tcPr>
          <w:p w14:paraId="46CA7126" w14:textId="77777777" w:rsidR="00BA3F08" w:rsidRPr="004065AD" w:rsidRDefault="00BA3F08" w:rsidP="005C55D5">
            <w:pPr>
              <w:autoSpaceDE/>
              <w:autoSpaceDN/>
              <w:adjustRightInd/>
              <w:spacing w:before="0" w:line="240" w:lineRule="auto"/>
              <w:ind w:left="0"/>
              <w:rPr>
                <w:color w:val="auto"/>
                <w:sz w:val="16"/>
                <w:szCs w:val="24"/>
                <w:lang w:val="ru-RU"/>
              </w:rPr>
            </w:pPr>
            <w:r w:rsidRPr="004065AD">
              <w:rPr>
                <w:color w:val="auto"/>
                <w:sz w:val="16"/>
                <w:szCs w:val="24"/>
                <w:lang w:val="ru-RU"/>
              </w:rPr>
              <w:t>Tankguard Storage</w:t>
            </w:r>
          </w:p>
        </w:tc>
        <w:tc>
          <w:tcPr>
            <w:tcW w:w="971" w:type="dxa"/>
            <w:vAlign w:val="center"/>
          </w:tcPr>
          <w:p w14:paraId="5F639B44"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310</w:t>
            </w:r>
          </w:p>
        </w:tc>
        <w:tc>
          <w:tcPr>
            <w:tcW w:w="971" w:type="dxa"/>
            <w:gridSpan w:val="2"/>
            <w:vAlign w:val="center"/>
          </w:tcPr>
          <w:p w14:paraId="0B485F17"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A92687" w:rsidRPr="0005732F" w14:paraId="4AFE554E" w14:textId="77777777" w:rsidTr="00F029EB">
        <w:trPr>
          <w:gridAfter w:val="1"/>
          <w:wAfter w:w="25" w:type="dxa"/>
          <w:trHeight w:val="288"/>
          <w:jc w:val="center"/>
        </w:trPr>
        <w:tc>
          <w:tcPr>
            <w:tcW w:w="2527" w:type="dxa"/>
            <w:gridSpan w:val="3"/>
            <w:vAlign w:val="center"/>
          </w:tcPr>
          <w:p w14:paraId="50331AFB" w14:textId="77777777" w:rsidR="00A92687" w:rsidRPr="008A7B52" w:rsidRDefault="00A92687" w:rsidP="008A7B52">
            <w:pPr>
              <w:autoSpaceDE/>
              <w:autoSpaceDN/>
              <w:adjustRightInd/>
              <w:spacing w:before="0" w:line="240" w:lineRule="auto"/>
              <w:ind w:left="0"/>
              <w:jc w:val="center"/>
              <w:rPr>
                <w:color w:val="auto"/>
                <w:sz w:val="16"/>
                <w:szCs w:val="24"/>
                <w:lang w:val="ru-RU"/>
              </w:rPr>
            </w:pPr>
          </w:p>
        </w:tc>
        <w:tc>
          <w:tcPr>
            <w:tcW w:w="2712" w:type="dxa"/>
            <w:vAlign w:val="center"/>
          </w:tcPr>
          <w:p w14:paraId="539F00ED" w14:textId="77777777" w:rsidR="00A92687" w:rsidRPr="00AD544E" w:rsidRDefault="00A92687" w:rsidP="005C55D5">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35" w:type="dxa"/>
            <w:gridSpan w:val="2"/>
            <w:vAlign w:val="center"/>
          </w:tcPr>
          <w:p w14:paraId="15F35399" w14:textId="4C6405FF" w:rsidR="00A92687" w:rsidRPr="004065AD" w:rsidRDefault="00563FD5" w:rsidP="00876E19">
            <w:pPr>
              <w:autoSpaceDE/>
              <w:autoSpaceDN/>
              <w:adjustRightInd/>
              <w:spacing w:before="0" w:line="240" w:lineRule="auto"/>
              <w:ind w:left="0"/>
              <w:rPr>
                <w:color w:val="auto"/>
                <w:sz w:val="16"/>
                <w:szCs w:val="24"/>
                <w:lang w:val="ru-RU"/>
              </w:rPr>
            </w:pPr>
            <w:proofErr w:type="spellStart"/>
            <w:r w:rsidRPr="004065AD">
              <w:rPr>
                <w:color w:val="auto"/>
                <w:sz w:val="16"/>
                <w:szCs w:val="24"/>
              </w:rPr>
              <w:t>Amercoat</w:t>
            </w:r>
            <w:proofErr w:type="spellEnd"/>
            <w:r w:rsidRPr="004065AD">
              <w:rPr>
                <w:color w:val="auto"/>
                <w:sz w:val="16"/>
                <w:szCs w:val="24"/>
              </w:rPr>
              <w:t xml:space="preserve"> 240 / </w:t>
            </w:r>
            <w:proofErr w:type="spellStart"/>
            <w:r w:rsidRPr="004065AD">
              <w:rPr>
                <w:color w:val="auto"/>
                <w:sz w:val="16"/>
                <w:szCs w:val="24"/>
              </w:rPr>
              <w:t>Sigmacover</w:t>
            </w:r>
            <w:proofErr w:type="spellEnd"/>
            <w:r w:rsidRPr="004065AD">
              <w:rPr>
                <w:color w:val="auto"/>
                <w:sz w:val="16"/>
                <w:szCs w:val="24"/>
              </w:rPr>
              <w:t xml:space="preserve"> 240</w:t>
            </w:r>
          </w:p>
        </w:tc>
        <w:tc>
          <w:tcPr>
            <w:tcW w:w="971" w:type="dxa"/>
            <w:vAlign w:val="center"/>
          </w:tcPr>
          <w:p w14:paraId="32DAE3B5" w14:textId="28C27010" w:rsidR="00A92687" w:rsidRPr="004065AD" w:rsidRDefault="00563FD5"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146-180</w:t>
            </w:r>
          </w:p>
        </w:tc>
        <w:tc>
          <w:tcPr>
            <w:tcW w:w="971" w:type="dxa"/>
            <w:gridSpan w:val="2"/>
            <w:vAlign w:val="center"/>
          </w:tcPr>
          <w:p w14:paraId="125E6967" w14:textId="77777777" w:rsidR="00A92687" w:rsidRPr="008A7B52" w:rsidRDefault="00A92687" w:rsidP="008A7B52">
            <w:pPr>
              <w:autoSpaceDE/>
              <w:autoSpaceDN/>
              <w:adjustRightInd/>
              <w:spacing w:before="0" w:line="240" w:lineRule="auto"/>
              <w:ind w:left="0"/>
              <w:jc w:val="center"/>
              <w:rPr>
                <w:color w:val="auto"/>
                <w:sz w:val="16"/>
                <w:szCs w:val="24"/>
                <w:lang w:val="ru-RU"/>
              </w:rPr>
            </w:pPr>
          </w:p>
        </w:tc>
      </w:tr>
      <w:tr w:rsidR="00BA3F08" w:rsidRPr="0005732F" w14:paraId="6EE71A15" w14:textId="77777777" w:rsidTr="00F029EB">
        <w:trPr>
          <w:gridAfter w:val="1"/>
          <w:wAfter w:w="25" w:type="dxa"/>
          <w:trHeight w:val="288"/>
          <w:jc w:val="center"/>
        </w:trPr>
        <w:tc>
          <w:tcPr>
            <w:tcW w:w="2527" w:type="dxa"/>
            <w:gridSpan w:val="3"/>
            <w:vAlign w:val="center"/>
          </w:tcPr>
          <w:p w14:paraId="1471A76E"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c>
          <w:tcPr>
            <w:tcW w:w="2712" w:type="dxa"/>
            <w:vAlign w:val="center"/>
          </w:tcPr>
          <w:p w14:paraId="6730E154" w14:textId="77777777" w:rsidR="00BA3F08" w:rsidRPr="00E26578"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35" w:type="dxa"/>
            <w:gridSpan w:val="2"/>
            <w:vAlign w:val="center"/>
          </w:tcPr>
          <w:p w14:paraId="59414076" w14:textId="5B24DECB" w:rsidR="00BA3F08" w:rsidRPr="004065AD" w:rsidRDefault="00BA7698" w:rsidP="005C55D5">
            <w:pPr>
              <w:autoSpaceDE/>
              <w:autoSpaceDN/>
              <w:adjustRightInd/>
              <w:spacing w:before="0" w:line="240" w:lineRule="auto"/>
              <w:ind w:left="0"/>
              <w:rPr>
                <w:color w:val="auto"/>
                <w:sz w:val="16"/>
                <w:szCs w:val="24"/>
                <w:lang w:val="ru-RU"/>
              </w:rPr>
            </w:pPr>
            <w:proofErr w:type="spellStart"/>
            <w:r w:rsidRPr="004065AD">
              <w:rPr>
                <w:color w:val="auto"/>
                <w:sz w:val="16"/>
                <w:szCs w:val="24"/>
              </w:rPr>
              <w:t>Corobond</w:t>
            </w:r>
            <w:proofErr w:type="spellEnd"/>
            <w:r w:rsidRPr="004065AD">
              <w:rPr>
                <w:color w:val="auto"/>
                <w:sz w:val="16"/>
                <w:szCs w:val="24"/>
              </w:rPr>
              <w:t xml:space="preserve"> 100 Epoxy Primer</w:t>
            </w:r>
          </w:p>
        </w:tc>
        <w:tc>
          <w:tcPr>
            <w:tcW w:w="971" w:type="dxa"/>
            <w:vAlign w:val="center"/>
          </w:tcPr>
          <w:p w14:paraId="3752CCC1"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100</w:t>
            </w:r>
          </w:p>
        </w:tc>
        <w:tc>
          <w:tcPr>
            <w:tcW w:w="971" w:type="dxa"/>
            <w:gridSpan w:val="2"/>
            <w:vAlign w:val="center"/>
          </w:tcPr>
          <w:p w14:paraId="7E85D270"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BA3F08" w:rsidRPr="0005732F" w14:paraId="3703297C" w14:textId="77777777" w:rsidTr="00F029EB">
        <w:trPr>
          <w:gridAfter w:val="1"/>
          <w:wAfter w:w="25" w:type="dxa"/>
          <w:trHeight w:val="288"/>
          <w:jc w:val="center"/>
        </w:trPr>
        <w:tc>
          <w:tcPr>
            <w:tcW w:w="2527" w:type="dxa"/>
            <w:gridSpan w:val="3"/>
            <w:vAlign w:val="center"/>
          </w:tcPr>
          <w:p w14:paraId="32E07A29"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c>
          <w:tcPr>
            <w:tcW w:w="2712" w:type="dxa"/>
            <w:vAlign w:val="center"/>
          </w:tcPr>
          <w:p w14:paraId="68BB4B56" w14:textId="77777777" w:rsidR="00BA3F08" w:rsidRPr="00E26578"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35" w:type="dxa"/>
            <w:gridSpan w:val="2"/>
            <w:vAlign w:val="center"/>
          </w:tcPr>
          <w:p w14:paraId="74461747" w14:textId="77777777" w:rsidR="00BA3F08" w:rsidRPr="004065AD" w:rsidRDefault="00BA3F08" w:rsidP="005C55D5">
            <w:pPr>
              <w:autoSpaceDE/>
              <w:autoSpaceDN/>
              <w:adjustRightInd/>
              <w:spacing w:before="0" w:line="240" w:lineRule="auto"/>
              <w:ind w:left="0"/>
              <w:rPr>
                <w:color w:val="auto"/>
                <w:sz w:val="16"/>
                <w:szCs w:val="24"/>
                <w:lang w:val="ru-RU"/>
              </w:rPr>
            </w:pPr>
            <w:r w:rsidRPr="004065AD">
              <w:rPr>
                <w:color w:val="auto"/>
                <w:sz w:val="16"/>
                <w:szCs w:val="24"/>
                <w:lang w:val="ru-RU"/>
              </w:rPr>
              <w:t>Stonchem 501</w:t>
            </w:r>
          </w:p>
        </w:tc>
        <w:tc>
          <w:tcPr>
            <w:tcW w:w="971" w:type="dxa"/>
            <w:vAlign w:val="center"/>
          </w:tcPr>
          <w:p w14:paraId="3FF7F45B"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0</w:t>
            </w:r>
          </w:p>
        </w:tc>
        <w:tc>
          <w:tcPr>
            <w:tcW w:w="971" w:type="dxa"/>
            <w:gridSpan w:val="2"/>
            <w:vAlign w:val="center"/>
          </w:tcPr>
          <w:p w14:paraId="266620C0"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BA3F08" w:rsidRPr="0005732F" w14:paraId="3758806D" w14:textId="77777777" w:rsidTr="00F029EB">
        <w:trPr>
          <w:gridAfter w:val="1"/>
          <w:wAfter w:w="25" w:type="dxa"/>
          <w:trHeight w:val="288"/>
          <w:jc w:val="center"/>
        </w:trPr>
        <w:tc>
          <w:tcPr>
            <w:tcW w:w="2527" w:type="dxa"/>
            <w:gridSpan w:val="3"/>
            <w:vAlign w:val="center"/>
          </w:tcPr>
          <w:p w14:paraId="0F5B5BAF"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c>
          <w:tcPr>
            <w:tcW w:w="2712" w:type="dxa"/>
            <w:vAlign w:val="center"/>
          </w:tcPr>
          <w:p w14:paraId="3ED8EFB0" w14:textId="77777777" w:rsidR="00BA3F08" w:rsidRPr="00AD544E"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35" w:type="dxa"/>
            <w:gridSpan w:val="2"/>
            <w:vAlign w:val="center"/>
          </w:tcPr>
          <w:p w14:paraId="237005BC" w14:textId="77777777" w:rsidR="00BA3F08" w:rsidRPr="004065AD" w:rsidRDefault="00BA3F08" w:rsidP="005C55D5">
            <w:pPr>
              <w:autoSpaceDE/>
              <w:autoSpaceDN/>
              <w:adjustRightInd/>
              <w:spacing w:before="0" w:line="240" w:lineRule="auto"/>
              <w:ind w:left="0"/>
              <w:rPr>
                <w:color w:val="auto"/>
                <w:sz w:val="16"/>
                <w:szCs w:val="24"/>
                <w:lang w:val="ru-RU"/>
              </w:rPr>
            </w:pPr>
            <w:r w:rsidRPr="004065AD">
              <w:rPr>
                <w:color w:val="auto"/>
                <w:sz w:val="16"/>
                <w:szCs w:val="24"/>
                <w:lang w:val="ru-RU"/>
              </w:rPr>
              <w:t>Series 61 Tneme-Liner</w:t>
            </w:r>
          </w:p>
        </w:tc>
        <w:tc>
          <w:tcPr>
            <w:tcW w:w="971" w:type="dxa"/>
            <w:vAlign w:val="center"/>
          </w:tcPr>
          <w:p w14:paraId="1B98CC20"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45</w:t>
            </w:r>
          </w:p>
        </w:tc>
        <w:tc>
          <w:tcPr>
            <w:tcW w:w="971" w:type="dxa"/>
            <w:gridSpan w:val="2"/>
            <w:vAlign w:val="center"/>
          </w:tcPr>
          <w:p w14:paraId="4FDB9E66"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BA3F08" w:rsidRPr="0005732F" w14:paraId="4982A528" w14:textId="77777777" w:rsidTr="00F029EB">
        <w:trPr>
          <w:gridAfter w:val="1"/>
          <w:wAfter w:w="25" w:type="dxa"/>
          <w:trHeight w:val="288"/>
          <w:jc w:val="center"/>
        </w:trPr>
        <w:tc>
          <w:tcPr>
            <w:tcW w:w="2527" w:type="dxa"/>
            <w:gridSpan w:val="3"/>
            <w:tcBorders>
              <w:top w:val="single" w:sz="12" w:space="0" w:color="auto"/>
            </w:tcBorders>
            <w:vAlign w:val="center"/>
          </w:tcPr>
          <w:p w14:paraId="5943B97A" w14:textId="77777777" w:rsidR="00BA3F08" w:rsidRPr="00AD544E" w:rsidRDefault="00BA3F08" w:rsidP="005C55D5">
            <w:pPr>
              <w:autoSpaceDE/>
              <w:autoSpaceDN/>
              <w:adjustRightInd/>
              <w:spacing w:before="0" w:line="240" w:lineRule="auto"/>
              <w:ind w:left="0"/>
              <w:rPr>
                <w:b/>
                <w:color w:val="auto"/>
                <w:sz w:val="16"/>
                <w:szCs w:val="24"/>
                <w:lang w:val="ru-RU"/>
              </w:rPr>
            </w:pPr>
            <w:r w:rsidRPr="00AD544E">
              <w:rPr>
                <w:b/>
                <w:color w:val="auto"/>
                <w:sz w:val="16"/>
                <w:szCs w:val="24"/>
                <w:lang w:val="ru-RU"/>
              </w:rPr>
              <w:t>ВТОРОЙ СЛОЙ</w:t>
            </w:r>
          </w:p>
        </w:tc>
        <w:tc>
          <w:tcPr>
            <w:tcW w:w="2712" w:type="dxa"/>
            <w:tcBorders>
              <w:top w:val="single" w:sz="12" w:space="0" w:color="auto"/>
            </w:tcBorders>
            <w:vAlign w:val="center"/>
          </w:tcPr>
          <w:p w14:paraId="162F5C08" w14:textId="77777777" w:rsidR="00BA3F08" w:rsidRPr="00AD544E" w:rsidRDefault="00BA3F08" w:rsidP="005C55D5">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35" w:type="dxa"/>
            <w:gridSpan w:val="2"/>
            <w:tcBorders>
              <w:top w:val="single" w:sz="12" w:space="0" w:color="auto"/>
            </w:tcBorders>
            <w:vAlign w:val="center"/>
          </w:tcPr>
          <w:p w14:paraId="31EA6929" w14:textId="77777777" w:rsidR="00BA3F08" w:rsidRPr="004065AD" w:rsidRDefault="00BA3F08" w:rsidP="005C55D5">
            <w:pPr>
              <w:autoSpaceDE/>
              <w:autoSpaceDN/>
              <w:adjustRightInd/>
              <w:spacing w:before="0" w:line="240" w:lineRule="auto"/>
              <w:ind w:left="0"/>
              <w:rPr>
                <w:color w:val="auto"/>
                <w:sz w:val="16"/>
                <w:szCs w:val="24"/>
                <w:lang w:val="ru-RU"/>
              </w:rPr>
            </w:pPr>
            <w:r w:rsidRPr="004065AD">
              <w:rPr>
                <w:color w:val="auto"/>
                <w:sz w:val="16"/>
                <w:szCs w:val="24"/>
                <w:lang w:val="ru-RU"/>
              </w:rPr>
              <w:t>Semstone 140 Series</w:t>
            </w:r>
          </w:p>
        </w:tc>
        <w:tc>
          <w:tcPr>
            <w:tcW w:w="971" w:type="dxa"/>
            <w:tcBorders>
              <w:top w:val="single" w:sz="12" w:space="0" w:color="auto"/>
            </w:tcBorders>
            <w:vAlign w:val="center"/>
          </w:tcPr>
          <w:p w14:paraId="08D123F6" w14:textId="77777777" w:rsidR="00BA3F08" w:rsidRPr="004065AD" w:rsidRDefault="00BA3F08"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0</w:t>
            </w:r>
          </w:p>
        </w:tc>
        <w:tc>
          <w:tcPr>
            <w:tcW w:w="971" w:type="dxa"/>
            <w:gridSpan w:val="2"/>
            <w:tcBorders>
              <w:top w:val="single" w:sz="12" w:space="0" w:color="auto"/>
            </w:tcBorders>
            <w:vAlign w:val="center"/>
          </w:tcPr>
          <w:p w14:paraId="5A5D5494" w14:textId="77777777" w:rsidR="00BA3F08" w:rsidRPr="008A7B52" w:rsidRDefault="00BA3F08" w:rsidP="008A7B52">
            <w:pPr>
              <w:autoSpaceDE/>
              <w:autoSpaceDN/>
              <w:adjustRightInd/>
              <w:spacing w:before="0" w:line="240" w:lineRule="auto"/>
              <w:ind w:left="0"/>
              <w:jc w:val="center"/>
              <w:rPr>
                <w:color w:val="auto"/>
                <w:sz w:val="16"/>
                <w:szCs w:val="24"/>
                <w:lang w:val="ru-RU"/>
              </w:rPr>
            </w:pPr>
          </w:p>
        </w:tc>
      </w:tr>
      <w:tr w:rsidR="00F530A0" w:rsidRPr="0005732F" w14:paraId="6CA0E738" w14:textId="77777777" w:rsidTr="00F029EB">
        <w:trPr>
          <w:gridAfter w:val="1"/>
          <w:wAfter w:w="25" w:type="dxa"/>
          <w:trHeight w:val="288"/>
          <w:jc w:val="center"/>
        </w:trPr>
        <w:tc>
          <w:tcPr>
            <w:tcW w:w="2527" w:type="dxa"/>
            <w:gridSpan w:val="3"/>
            <w:vAlign w:val="center"/>
          </w:tcPr>
          <w:p w14:paraId="3406BEE2" w14:textId="22CE20FF" w:rsidR="00F530A0" w:rsidRPr="00AD544E" w:rsidRDefault="00F530A0" w:rsidP="005C55D5">
            <w:pPr>
              <w:autoSpaceDE/>
              <w:autoSpaceDN/>
              <w:adjustRightInd/>
              <w:spacing w:before="0" w:line="240" w:lineRule="auto"/>
              <w:ind w:left="0"/>
              <w:rPr>
                <w:b/>
                <w:color w:val="auto"/>
                <w:sz w:val="16"/>
                <w:szCs w:val="24"/>
                <w:lang w:val="ru-RU"/>
              </w:rPr>
            </w:pPr>
          </w:p>
        </w:tc>
        <w:tc>
          <w:tcPr>
            <w:tcW w:w="2712" w:type="dxa"/>
            <w:vAlign w:val="center"/>
          </w:tcPr>
          <w:p w14:paraId="01D5A54B" w14:textId="07C86241" w:rsidR="00F530A0" w:rsidRPr="00AD544E" w:rsidRDefault="00F530A0" w:rsidP="005C55D5">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35" w:type="dxa"/>
            <w:gridSpan w:val="2"/>
            <w:vAlign w:val="center"/>
          </w:tcPr>
          <w:p w14:paraId="7C32E2C4" w14:textId="5A753778" w:rsidR="00F530A0" w:rsidRPr="004065AD" w:rsidRDefault="00F530A0" w:rsidP="005C55D5">
            <w:pPr>
              <w:autoSpaceDE/>
              <w:autoSpaceDN/>
              <w:adjustRightInd/>
              <w:spacing w:before="0" w:line="240" w:lineRule="auto"/>
              <w:ind w:left="0"/>
              <w:rPr>
                <w:color w:val="auto"/>
                <w:sz w:val="16"/>
                <w:szCs w:val="24"/>
                <w:lang w:val="ru-RU"/>
              </w:rPr>
            </w:pPr>
            <w:proofErr w:type="spellStart"/>
            <w:r w:rsidRPr="004065AD">
              <w:rPr>
                <w:color w:val="auto"/>
                <w:sz w:val="16"/>
                <w:szCs w:val="24"/>
              </w:rPr>
              <w:t>Polyglass</w:t>
            </w:r>
            <w:proofErr w:type="spellEnd"/>
            <w:r w:rsidRPr="004065AD">
              <w:rPr>
                <w:color w:val="auto"/>
                <w:sz w:val="16"/>
                <w:szCs w:val="24"/>
              </w:rPr>
              <w:t xml:space="preserve"> VEF</w:t>
            </w:r>
          </w:p>
        </w:tc>
        <w:tc>
          <w:tcPr>
            <w:tcW w:w="971" w:type="dxa"/>
            <w:vAlign w:val="center"/>
          </w:tcPr>
          <w:p w14:paraId="47328612" w14:textId="25F5AA3D" w:rsidR="00F530A0" w:rsidRPr="004065AD" w:rsidRDefault="00F530A0" w:rsidP="005C55D5">
            <w:pPr>
              <w:autoSpaceDE/>
              <w:autoSpaceDN/>
              <w:adjustRightInd/>
              <w:spacing w:before="0" w:line="240" w:lineRule="auto"/>
              <w:ind w:left="0"/>
              <w:jc w:val="center"/>
              <w:rPr>
                <w:color w:val="auto"/>
                <w:sz w:val="16"/>
                <w:szCs w:val="24"/>
                <w:lang w:val="ru-RU"/>
              </w:rPr>
            </w:pPr>
            <w:r w:rsidRPr="004065AD">
              <w:rPr>
                <w:color w:val="auto"/>
                <w:sz w:val="16"/>
                <w:szCs w:val="24"/>
              </w:rPr>
              <w:t>31</w:t>
            </w:r>
          </w:p>
        </w:tc>
        <w:tc>
          <w:tcPr>
            <w:tcW w:w="971" w:type="dxa"/>
            <w:gridSpan w:val="2"/>
            <w:vAlign w:val="center"/>
          </w:tcPr>
          <w:p w14:paraId="784E3DAC"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05732F" w14:paraId="5610EA76" w14:textId="77777777" w:rsidTr="00F029EB">
        <w:trPr>
          <w:gridAfter w:val="1"/>
          <w:wAfter w:w="25" w:type="dxa"/>
          <w:trHeight w:val="288"/>
          <w:jc w:val="center"/>
        </w:trPr>
        <w:tc>
          <w:tcPr>
            <w:tcW w:w="2527" w:type="dxa"/>
            <w:gridSpan w:val="3"/>
            <w:vAlign w:val="center"/>
          </w:tcPr>
          <w:p w14:paraId="2B7E5A58" w14:textId="63EE6588" w:rsidR="00F530A0" w:rsidRDefault="00F530A0" w:rsidP="005C55D5">
            <w:pPr>
              <w:autoSpaceDE/>
              <w:autoSpaceDN/>
              <w:adjustRightInd/>
              <w:spacing w:before="0" w:line="240" w:lineRule="auto"/>
              <w:ind w:left="0"/>
              <w:rPr>
                <w:b/>
                <w:color w:val="auto"/>
                <w:sz w:val="16"/>
                <w:szCs w:val="24"/>
                <w:lang w:val="ru-RU"/>
              </w:rPr>
            </w:pPr>
            <w:r>
              <w:rPr>
                <w:b/>
                <w:color w:val="auto"/>
                <w:sz w:val="16"/>
                <w:szCs w:val="24"/>
                <w:lang w:val="ru-RU"/>
              </w:rPr>
              <w:t>Эпоксидная смола</w:t>
            </w:r>
          </w:p>
        </w:tc>
        <w:tc>
          <w:tcPr>
            <w:tcW w:w="2712" w:type="dxa"/>
            <w:vAlign w:val="center"/>
          </w:tcPr>
          <w:p w14:paraId="295CA435" w14:textId="4BBA0A97" w:rsidR="00F530A0" w:rsidRPr="00E26578" w:rsidRDefault="00F530A0" w:rsidP="005C55D5">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35" w:type="dxa"/>
            <w:gridSpan w:val="2"/>
            <w:vAlign w:val="center"/>
          </w:tcPr>
          <w:p w14:paraId="62144E9B" w14:textId="2BCFEAA3" w:rsidR="00F530A0" w:rsidRPr="004065AD" w:rsidRDefault="00760AB2" w:rsidP="005C55D5">
            <w:pPr>
              <w:autoSpaceDE/>
              <w:autoSpaceDN/>
              <w:adjustRightInd/>
              <w:spacing w:before="0" w:line="240" w:lineRule="auto"/>
              <w:ind w:left="0"/>
              <w:rPr>
                <w:color w:val="auto"/>
                <w:sz w:val="16"/>
                <w:szCs w:val="24"/>
                <w:lang w:val="ru-RU"/>
              </w:rPr>
            </w:pPr>
            <w:r w:rsidRPr="004065AD">
              <w:rPr>
                <w:color w:val="auto"/>
                <w:sz w:val="16"/>
                <w:szCs w:val="24"/>
                <w:lang w:val="ru-RU"/>
              </w:rPr>
              <w:t>*Hempadur 45751</w:t>
            </w:r>
            <w:r w:rsidRPr="004065AD">
              <w:rPr>
                <w:color w:val="auto"/>
                <w:sz w:val="16"/>
                <w:szCs w:val="24"/>
              </w:rPr>
              <w:t>/</w:t>
            </w:r>
            <w:r w:rsidRPr="004065AD">
              <w:rPr>
                <w:color w:val="auto"/>
                <w:sz w:val="16"/>
                <w:szCs w:val="24"/>
                <w:lang w:val="ru-RU"/>
              </w:rPr>
              <w:t xml:space="preserve"> Hempadur </w:t>
            </w:r>
            <w:r w:rsidRPr="004065AD">
              <w:rPr>
                <w:color w:val="auto"/>
                <w:sz w:val="16"/>
                <w:szCs w:val="24"/>
              </w:rPr>
              <w:t>4575</w:t>
            </w:r>
            <w:r w:rsidRPr="004065AD">
              <w:rPr>
                <w:color w:val="auto"/>
                <w:sz w:val="16"/>
                <w:szCs w:val="24"/>
                <w:lang w:val="ru-RU"/>
              </w:rPr>
              <w:t>3</w:t>
            </w:r>
          </w:p>
        </w:tc>
        <w:tc>
          <w:tcPr>
            <w:tcW w:w="971" w:type="dxa"/>
            <w:vAlign w:val="center"/>
          </w:tcPr>
          <w:p w14:paraId="401889D8" w14:textId="01A01310" w:rsidR="00F530A0" w:rsidRPr="004065AD" w:rsidRDefault="00F530A0"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245-255</w:t>
            </w:r>
          </w:p>
        </w:tc>
        <w:tc>
          <w:tcPr>
            <w:tcW w:w="971" w:type="dxa"/>
            <w:gridSpan w:val="2"/>
            <w:vAlign w:val="center"/>
          </w:tcPr>
          <w:p w14:paraId="086CEEC7"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05732F" w14:paraId="174A4C5E" w14:textId="77777777" w:rsidTr="00F029EB">
        <w:trPr>
          <w:gridAfter w:val="1"/>
          <w:wAfter w:w="25" w:type="dxa"/>
          <w:trHeight w:val="288"/>
          <w:jc w:val="center"/>
        </w:trPr>
        <w:tc>
          <w:tcPr>
            <w:tcW w:w="2527" w:type="dxa"/>
            <w:gridSpan w:val="3"/>
            <w:vAlign w:val="center"/>
          </w:tcPr>
          <w:p w14:paraId="73D3335F" w14:textId="77777777" w:rsidR="00F530A0" w:rsidRPr="00AD544E" w:rsidRDefault="00F530A0" w:rsidP="005C55D5">
            <w:pPr>
              <w:autoSpaceDE/>
              <w:autoSpaceDN/>
              <w:adjustRightInd/>
              <w:spacing w:before="0" w:line="240" w:lineRule="auto"/>
              <w:ind w:left="0"/>
              <w:rPr>
                <w:b/>
                <w:color w:val="auto"/>
                <w:sz w:val="16"/>
                <w:szCs w:val="24"/>
                <w:lang w:val="ru-RU"/>
              </w:rPr>
            </w:pPr>
            <w:r w:rsidRPr="00AD544E">
              <w:rPr>
                <w:b/>
                <w:color w:val="auto"/>
                <w:sz w:val="16"/>
                <w:szCs w:val="24"/>
                <w:lang w:val="ru-RU"/>
              </w:rPr>
              <w:t>Толщина изменяется в зависимости от</w:t>
            </w:r>
            <w:r>
              <w:rPr>
                <w:b/>
                <w:color w:val="auto"/>
                <w:sz w:val="16"/>
                <w:szCs w:val="24"/>
                <w:lang w:val="ru-RU"/>
              </w:rPr>
              <w:t>и</w:t>
            </w:r>
            <w:r w:rsidRPr="00AD544E">
              <w:rPr>
                <w:b/>
                <w:color w:val="auto"/>
                <w:sz w:val="16"/>
                <w:szCs w:val="24"/>
                <w:lang w:val="ru-RU"/>
              </w:rPr>
              <w:t>зготовителя</w:t>
            </w:r>
          </w:p>
        </w:tc>
        <w:tc>
          <w:tcPr>
            <w:tcW w:w="2712" w:type="dxa"/>
            <w:vAlign w:val="center"/>
          </w:tcPr>
          <w:p w14:paraId="0866B03D" w14:textId="77777777" w:rsidR="00F530A0" w:rsidRPr="00AD544E" w:rsidRDefault="00F530A0" w:rsidP="005C55D5">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35" w:type="dxa"/>
            <w:gridSpan w:val="2"/>
            <w:vAlign w:val="center"/>
          </w:tcPr>
          <w:p w14:paraId="6683B6DA" w14:textId="7ACBA4D1" w:rsidR="00F530A0" w:rsidRPr="004065AD" w:rsidRDefault="004C0A61" w:rsidP="005C55D5">
            <w:pPr>
              <w:autoSpaceDE/>
              <w:autoSpaceDN/>
              <w:adjustRightInd/>
              <w:spacing w:before="0" w:line="240" w:lineRule="auto"/>
              <w:ind w:left="0"/>
              <w:rPr>
                <w:color w:val="auto"/>
                <w:sz w:val="16"/>
                <w:szCs w:val="24"/>
                <w:lang w:val="ru-RU"/>
              </w:rPr>
            </w:pPr>
            <w:r w:rsidRPr="004065AD">
              <w:rPr>
                <w:color w:val="auto"/>
                <w:sz w:val="16"/>
                <w:szCs w:val="24"/>
              </w:rPr>
              <w:t>*</w:t>
            </w:r>
            <w:r w:rsidRPr="004065AD">
              <w:rPr>
                <w:color w:val="auto"/>
                <w:sz w:val="16"/>
                <w:szCs w:val="24"/>
                <w:lang w:val="ru-RU"/>
              </w:rPr>
              <w:t>Hempadur 35530/ Hempadur 35560</w:t>
            </w:r>
          </w:p>
        </w:tc>
        <w:tc>
          <w:tcPr>
            <w:tcW w:w="971" w:type="dxa"/>
            <w:vAlign w:val="center"/>
          </w:tcPr>
          <w:p w14:paraId="660AA6DB" w14:textId="77777777" w:rsidR="00F530A0" w:rsidRPr="004065AD" w:rsidRDefault="00F530A0"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9-154</w:t>
            </w:r>
          </w:p>
        </w:tc>
        <w:tc>
          <w:tcPr>
            <w:tcW w:w="971" w:type="dxa"/>
            <w:gridSpan w:val="2"/>
            <w:vAlign w:val="center"/>
          </w:tcPr>
          <w:p w14:paraId="41AFFB59"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05732F" w14:paraId="33EDACC6" w14:textId="77777777" w:rsidTr="00F029EB">
        <w:trPr>
          <w:gridAfter w:val="1"/>
          <w:wAfter w:w="25" w:type="dxa"/>
          <w:trHeight w:val="288"/>
          <w:jc w:val="center"/>
        </w:trPr>
        <w:tc>
          <w:tcPr>
            <w:tcW w:w="2527" w:type="dxa"/>
            <w:gridSpan w:val="3"/>
            <w:vAlign w:val="center"/>
          </w:tcPr>
          <w:p w14:paraId="18606D1F"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712" w:type="dxa"/>
            <w:vAlign w:val="center"/>
          </w:tcPr>
          <w:p w14:paraId="4646EFDD" w14:textId="77777777" w:rsidR="00F530A0" w:rsidRPr="00AD544E" w:rsidRDefault="00F530A0" w:rsidP="005C55D5">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35" w:type="dxa"/>
            <w:gridSpan w:val="2"/>
            <w:vAlign w:val="center"/>
          </w:tcPr>
          <w:p w14:paraId="2A6CD491" w14:textId="27DF5578" w:rsidR="00F530A0" w:rsidRPr="004065AD" w:rsidRDefault="008D2FE4" w:rsidP="005C55D5">
            <w:pPr>
              <w:autoSpaceDE/>
              <w:autoSpaceDN/>
              <w:adjustRightInd/>
              <w:spacing w:before="0" w:line="240" w:lineRule="auto"/>
              <w:ind w:left="0"/>
              <w:rPr>
                <w:color w:val="auto"/>
                <w:sz w:val="16"/>
                <w:szCs w:val="24"/>
                <w:lang w:val="ru-RU"/>
              </w:rPr>
            </w:pPr>
            <w:r w:rsidRPr="004065AD">
              <w:rPr>
                <w:color w:val="auto"/>
                <w:sz w:val="16"/>
                <w:szCs w:val="24"/>
              </w:rPr>
              <w:t>Interline 984</w:t>
            </w:r>
          </w:p>
        </w:tc>
        <w:tc>
          <w:tcPr>
            <w:tcW w:w="971" w:type="dxa"/>
            <w:vAlign w:val="center"/>
          </w:tcPr>
          <w:p w14:paraId="2C238C01" w14:textId="6B551DC1" w:rsidR="00F530A0" w:rsidRPr="004065AD" w:rsidRDefault="000D3F41"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105</w:t>
            </w:r>
          </w:p>
        </w:tc>
        <w:tc>
          <w:tcPr>
            <w:tcW w:w="971" w:type="dxa"/>
            <w:gridSpan w:val="2"/>
            <w:vAlign w:val="center"/>
          </w:tcPr>
          <w:p w14:paraId="6ABEC738"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05732F" w14:paraId="56672734" w14:textId="77777777" w:rsidTr="00F029EB">
        <w:trPr>
          <w:gridAfter w:val="1"/>
          <w:wAfter w:w="25" w:type="dxa"/>
          <w:trHeight w:val="288"/>
          <w:jc w:val="center"/>
        </w:trPr>
        <w:tc>
          <w:tcPr>
            <w:tcW w:w="2527" w:type="dxa"/>
            <w:gridSpan w:val="3"/>
            <w:vAlign w:val="center"/>
          </w:tcPr>
          <w:p w14:paraId="400A0451"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712" w:type="dxa"/>
            <w:vAlign w:val="center"/>
          </w:tcPr>
          <w:p w14:paraId="5B546FD7" w14:textId="77777777" w:rsidR="00F530A0" w:rsidRPr="00AD544E" w:rsidRDefault="00F530A0" w:rsidP="005C55D5">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35" w:type="dxa"/>
            <w:gridSpan w:val="2"/>
            <w:vAlign w:val="center"/>
          </w:tcPr>
          <w:p w14:paraId="515371D5" w14:textId="77777777" w:rsidR="00F530A0" w:rsidRPr="004065AD" w:rsidRDefault="00F530A0" w:rsidP="005C55D5">
            <w:pPr>
              <w:autoSpaceDE/>
              <w:autoSpaceDN/>
              <w:adjustRightInd/>
              <w:spacing w:before="0" w:line="240" w:lineRule="auto"/>
              <w:ind w:left="0"/>
              <w:rPr>
                <w:color w:val="auto"/>
                <w:sz w:val="16"/>
                <w:szCs w:val="24"/>
                <w:lang w:val="ru-RU"/>
              </w:rPr>
            </w:pPr>
            <w:r w:rsidRPr="004065AD">
              <w:rPr>
                <w:color w:val="auto"/>
                <w:sz w:val="16"/>
                <w:szCs w:val="24"/>
                <w:lang w:val="ru-RU"/>
              </w:rPr>
              <w:t>Tankguard Storage</w:t>
            </w:r>
          </w:p>
        </w:tc>
        <w:tc>
          <w:tcPr>
            <w:tcW w:w="971" w:type="dxa"/>
            <w:vAlign w:val="center"/>
          </w:tcPr>
          <w:p w14:paraId="0942D358" w14:textId="77777777" w:rsidR="00F530A0" w:rsidRPr="004065AD" w:rsidRDefault="00F530A0"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310</w:t>
            </w:r>
          </w:p>
        </w:tc>
        <w:tc>
          <w:tcPr>
            <w:tcW w:w="971" w:type="dxa"/>
            <w:gridSpan w:val="2"/>
            <w:vAlign w:val="center"/>
          </w:tcPr>
          <w:p w14:paraId="63B29E13"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05732F" w14:paraId="4EBA0FE3" w14:textId="77777777" w:rsidTr="00F029EB">
        <w:trPr>
          <w:gridAfter w:val="1"/>
          <w:wAfter w:w="25" w:type="dxa"/>
          <w:trHeight w:val="288"/>
          <w:jc w:val="center"/>
        </w:trPr>
        <w:tc>
          <w:tcPr>
            <w:tcW w:w="2527" w:type="dxa"/>
            <w:gridSpan w:val="3"/>
            <w:vAlign w:val="center"/>
          </w:tcPr>
          <w:p w14:paraId="24DC1506"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712" w:type="dxa"/>
            <w:vAlign w:val="center"/>
          </w:tcPr>
          <w:p w14:paraId="2A1F4CF1" w14:textId="77777777" w:rsidR="00F530A0" w:rsidRPr="00AD544E" w:rsidRDefault="00F530A0" w:rsidP="005C55D5">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35" w:type="dxa"/>
            <w:gridSpan w:val="2"/>
            <w:vAlign w:val="center"/>
          </w:tcPr>
          <w:p w14:paraId="0DD77127" w14:textId="695B9A8C" w:rsidR="00F530A0" w:rsidRPr="004065AD" w:rsidRDefault="00563FD5" w:rsidP="00A92687">
            <w:pPr>
              <w:autoSpaceDE/>
              <w:autoSpaceDN/>
              <w:adjustRightInd/>
              <w:spacing w:before="0" w:line="240" w:lineRule="auto"/>
              <w:ind w:left="0"/>
              <w:rPr>
                <w:color w:val="auto"/>
                <w:sz w:val="16"/>
                <w:szCs w:val="24"/>
              </w:rPr>
            </w:pPr>
            <w:proofErr w:type="spellStart"/>
            <w:r w:rsidRPr="004065AD">
              <w:rPr>
                <w:color w:val="auto"/>
                <w:sz w:val="16"/>
                <w:szCs w:val="24"/>
              </w:rPr>
              <w:t>Amercoat</w:t>
            </w:r>
            <w:proofErr w:type="spellEnd"/>
            <w:r w:rsidRPr="004065AD">
              <w:rPr>
                <w:color w:val="auto"/>
                <w:sz w:val="16"/>
                <w:szCs w:val="24"/>
              </w:rPr>
              <w:t xml:space="preserve"> 240 / </w:t>
            </w:r>
            <w:proofErr w:type="spellStart"/>
            <w:r w:rsidRPr="004065AD">
              <w:rPr>
                <w:color w:val="auto"/>
                <w:sz w:val="16"/>
                <w:szCs w:val="24"/>
              </w:rPr>
              <w:t>Sigmacover</w:t>
            </w:r>
            <w:proofErr w:type="spellEnd"/>
            <w:r w:rsidRPr="004065AD">
              <w:rPr>
                <w:color w:val="auto"/>
                <w:sz w:val="16"/>
                <w:szCs w:val="24"/>
              </w:rPr>
              <w:t xml:space="preserve"> 240</w:t>
            </w:r>
          </w:p>
        </w:tc>
        <w:tc>
          <w:tcPr>
            <w:tcW w:w="971" w:type="dxa"/>
            <w:vAlign w:val="center"/>
          </w:tcPr>
          <w:p w14:paraId="1D1C901B" w14:textId="52721751" w:rsidR="00F530A0" w:rsidRPr="004065AD" w:rsidRDefault="00563FD5"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146-180</w:t>
            </w:r>
          </w:p>
        </w:tc>
        <w:tc>
          <w:tcPr>
            <w:tcW w:w="971" w:type="dxa"/>
            <w:gridSpan w:val="2"/>
            <w:vAlign w:val="center"/>
          </w:tcPr>
          <w:p w14:paraId="6BD1125B"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05732F" w14:paraId="6F5CC8CD" w14:textId="77777777" w:rsidTr="00F029EB">
        <w:trPr>
          <w:gridAfter w:val="1"/>
          <w:wAfter w:w="25" w:type="dxa"/>
          <w:trHeight w:val="288"/>
          <w:jc w:val="center"/>
        </w:trPr>
        <w:tc>
          <w:tcPr>
            <w:tcW w:w="2527" w:type="dxa"/>
            <w:gridSpan w:val="3"/>
            <w:vAlign w:val="center"/>
          </w:tcPr>
          <w:p w14:paraId="2AC18734"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712" w:type="dxa"/>
            <w:vAlign w:val="center"/>
          </w:tcPr>
          <w:p w14:paraId="5D6C8FBC" w14:textId="77777777" w:rsidR="00F530A0" w:rsidRPr="00E26578" w:rsidRDefault="00F530A0" w:rsidP="005C55D5">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35" w:type="dxa"/>
            <w:gridSpan w:val="2"/>
            <w:vAlign w:val="center"/>
          </w:tcPr>
          <w:p w14:paraId="28D301D4" w14:textId="715C7878" w:rsidR="00F530A0" w:rsidRPr="004065AD" w:rsidRDefault="00833F56" w:rsidP="005C55D5">
            <w:pPr>
              <w:autoSpaceDE/>
              <w:autoSpaceDN/>
              <w:adjustRightInd/>
              <w:spacing w:before="0" w:line="240" w:lineRule="auto"/>
              <w:ind w:left="0"/>
              <w:rPr>
                <w:color w:val="auto"/>
                <w:sz w:val="16"/>
                <w:szCs w:val="24"/>
                <w:lang w:val="ru-RU"/>
              </w:rPr>
            </w:pPr>
            <w:r w:rsidRPr="004065AD">
              <w:rPr>
                <w:color w:val="auto"/>
                <w:sz w:val="16"/>
                <w:szCs w:val="24"/>
              </w:rPr>
              <w:t>Cor-Cote HCR FF</w:t>
            </w:r>
          </w:p>
        </w:tc>
        <w:tc>
          <w:tcPr>
            <w:tcW w:w="971" w:type="dxa"/>
            <w:vAlign w:val="center"/>
          </w:tcPr>
          <w:p w14:paraId="41F9F663" w14:textId="77777777" w:rsidR="00F530A0" w:rsidRPr="004065AD" w:rsidRDefault="00F530A0"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100</w:t>
            </w:r>
          </w:p>
        </w:tc>
        <w:tc>
          <w:tcPr>
            <w:tcW w:w="971" w:type="dxa"/>
            <w:gridSpan w:val="2"/>
            <w:vAlign w:val="center"/>
          </w:tcPr>
          <w:p w14:paraId="2D6DFBAC"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05732F" w14:paraId="01094149" w14:textId="77777777" w:rsidTr="00F029EB">
        <w:trPr>
          <w:gridAfter w:val="1"/>
          <w:wAfter w:w="25" w:type="dxa"/>
          <w:trHeight w:val="288"/>
          <w:jc w:val="center"/>
        </w:trPr>
        <w:tc>
          <w:tcPr>
            <w:tcW w:w="2527" w:type="dxa"/>
            <w:gridSpan w:val="3"/>
            <w:vAlign w:val="center"/>
          </w:tcPr>
          <w:p w14:paraId="55906013"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712" w:type="dxa"/>
            <w:vAlign w:val="center"/>
          </w:tcPr>
          <w:p w14:paraId="1EC29FA2" w14:textId="77777777" w:rsidR="00F530A0" w:rsidRPr="00E26578" w:rsidRDefault="00F530A0" w:rsidP="005C55D5">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35" w:type="dxa"/>
            <w:gridSpan w:val="2"/>
            <w:vAlign w:val="center"/>
          </w:tcPr>
          <w:p w14:paraId="2B72BE74" w14:textId="77777777" w:rsidR="00F530A0" w:rsidRPr="004065AD" w:rsidRDefault="00F530A0" w:rsidP="005C55D5">
            <w:pPr>
              <w:autoSpaceDE/>
              <w:autoSpaceDN/>
              <w:adjustRightInd/>
              <w:spacing w:before="0" w:line="240" w:lineRule="auto"/>
              <w:ind w:left="0"/>
              <w:rPr>
                <w:color w:val="auto"/>
                <w:sz w:val="16"/>
                <w:szCs w:val="24"/>
                <w:lang w:val="ru-RU"/>
              </w:rPr>
            </w:pPr>
            <w:r w:rsidRPr="004065AD">
              <w:rPr>
                <w:color w:val="auto"/>
                <w:sz w:val="16"/>
                <w:szCs w:val="24"/>
                <w:lang w:val="ru-RU"/>
              </w:rPr>
              <w:t>Stonchem 501</w:t>
            </w:r>
          </w:p>
        </w:tc>
        <w:tc>
          <w:tcPr>
            <w:tcW w:w="971" w:type="dxa"/>
            <w:vAlign w:val="center"/>
          </w:tcPr>
          <w:p w14:paraId="6C012F3F" w14:textId="77777777" w:rsidR="00F530A0" w:rsidRPr="004065AD" w:rsidRDefault="00F530A0"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0</w:t>
            </w:r>
          </w:p>
        </w:tc>
        <w:tc>
          <w:tcPr>
            <w:tcW w:w="971" w:type="dxa"/>
            <w:gridSpan w:val="2"/>
            <w:vAlign w:val="center"/>
          </w:tcPr>
          <w:p w14:paraId="047E6C31"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05732F" w14:paraId="6DA790D8" w14:textId="77777777" w:rsidTr="00F029EB">
        <w:trPr>
          <w:gridAfter w:val="1"/>
          <w:wAfter w:w="25" w:type="dxa"/>
          <w:trHeight w:val="288"/>
          <w:jc w:val="center"/>
        </w:trPr>
        <w:tc>
          <w:tcPr>
            <w:tcW w:w="2527" w:type="dxa"/>
            <w:gridSpan w:val="3"/>
            <w:vAlign w:val="center"/>
          </w:tcPr>
          <w:p w14:paraId="5B1A4ACF"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712" w:type="dxa"/>
            <w:vAlign w:val="center"/>
          </w:tcPr>
          <w:p w14:paraId="1AB4D75F" w14:textId="77777777" w:rsidR="00F530A0" w:rsidRPr="00AD544E" w:rsidRDefault="00F530A0" w:rsidP="005C55D5">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35" w:type="dxa"/>
            <w:gridSpan w:val="2"/>
            <w:vAlign w:val="center"/>
          </w:tcPr>
          <w:p w14:paraId="26B7133B" w14:textId="77777777" w:rsidR="00F530A0" w:rsidRPr="004065AD" w:rsidRDefault="00F530A0" w:rsidP="005C55D5">
            <w:pPr>
              <w:autoSpaceDE/>
              <w:autoSpaceDN/>
              <w:adjustRightInd/>
              <w:spacing w:before="0" w:line="240" w:lineRule="auto"/>
              <w:ind w:left="0"/>
              <w:rPr>
                <w:color w:val="auto"/>
                <w:sz w:val="16"/>
                <w:szCs w:val="24"/>
                <w:lang w:val="ru-RU"/>
              </w:rPr>
            </w:pPr>
            <w:r w:rsidRPr="004065AD">
              <w:rPr>
                <w:color w:val="auto"/>
                <w:sz w:val="16"/>
                <w:szCs w:val="24"/>
                <w:lang w:val="ru-RU"/>
              </w:rPr>
              <w:t>Series 61 Tneme-Liner</w:t>
            </w:r>
          </w:p>
        </w:tc>
        <w:tc>
          <w:tcPr>
            <w:tcW w:w="971" w:type="dxa"/>
            <w:vAlign w:val="center"/>
          </w:tcPr>
          <w:p w14:paraId="58698F5B" w14:textId="77777777" w:rsidR="00F530A0" w:rsidRPr="004065AD" w:rsidRDefault="00F530A0" w:rsidP="005C55D5">
            <w:pPr>
              <w:autoSpaceDE/>
              <w:autoSpaceDN/>
              <w:adjustRightInd/>
              <w:spacing w:before="0" w:line="240" w:lineRule="auto"/>
              <w:ind w:left="0"/>
              <w:jc w:val="center"/>
              <w:rPr>
                <w:color w:val="auto"/>
                <w:sz w:val="16"/>
                <w:szCs w:val="24"/>
                <w:lang w:val="ru-RU"/>
              </w:rPr>
            </w:pPr>
            <w:r w:rsidRPr="004065AD">
              <w:rPr>
                <w:color w:val="auto"/>
                <w:sz w:val="16"/>
                <w:szCs w:val="24"/>
                <w:lang w:val="ru-RU"/>
              </w:rPr>
              <w:t>45</w:t>
            </w:r>
          </w:p>
        </w:tc>
        <w:tc>
          <w:tcPr>
            <w:tcW w:w="971" w:type="dxa"/>
            <w:gridSpan w:val="2"/>
            <w:vAlign w:val="center"/>
          </w:tcPr>
          <w:p w14:paraId="64AD767D"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r>
      <w:tr w:rsidR="00F530A0" w:rsidRPr="00B10823" w14:paraId="71C9AD02" w14:textId="77777777" w:rsidTr="00F029EB">
        <w:trPr>
          <w:gridAfter w:val="1"/>
          <w:wAfter w:w="25" w:type="dxa"/>
          <w:trHeight w:val="288"/>
          <w:jc w:val="center"/>
        </w:trPr>
        <w:tc>
          <w:tcPr>
            <w:tcW w:w="10016" w:type="dxa"/>
            <w:gridSpan w:val="9"/>
            <w:tcBorders>
              <w:top w:val="single" w:sz="12" w:space="0" w:color="auto"/>
            </w:tcBorders>
            <w:vAlign w:val="center"/>
          </w:tcPr>
          <w:p w14:paraId="506C9CD6" w14:textId="77777777" w:rsidR="00F530A0" w:rsidRPr="006952A6" w:rsidRDefault="00F530A0" w:rsidP="005C55D5">
            <w:pPr>
              <w:autoSpaceDE/>
              <w:autoSpaceDN/>
              <w:adjustRightInd/>
              <w:spacing w:before="0" w:line="240" w:lineRule="auto"/>
              <w:ind w:left="0"/>
              <w:rPr>
                <w:i/>
                <w:color w:val="auto"/>
                <w:sz w:val="14"/>
                <w:szCs w:val="14"/>
                <w:lang w:val="ru-RU"/>
              </w:rPr>
            </w:pPr>
            <w:r w:rsidRPr="0055637C">
              <w:rPr>
                <w:i/>
                <w:color w:val="auto"/>
                <w:sz w:val="14"/>
                <w:szCs w:val="24"/>
                <w:lang w:val="ru-RU"/>
              </w:rPr>
              <w:t>Данная система покрытия НЕ является заменой рекомендованного изготовителем покрытия. УСИЛЕНИЕ: Постоянное воздействие (Используется система усиленная хлопьями или текстилем для сопротивления механической нагрузке и для погруженной эксплуатации. Экспертиза выбора смолистого вещества (возможно полиэфирное, эпоксидное, либо модифицированный уретан) проводится при участии изготовителя покрытия для того, чтобы убедиться в сопротивляемости коррозийным средам.); Временное воздействие (Используется тонкопленочная или эластомерная система. Экспертиза выбора смолистого вещества (возможно, эпоксидные смолы либо смолы модифицированного уретана) проводится при участии изготовителя покрытия для того, чтобы убедиться в сопротивляемости коррозийным средам.); Общее (Направляется запрос в адрес изготовителя покрытия с просьбой предоставить рекомендацию по материалу усиления (наполнитель, отделка поверхности цементным раствором или материал из стекловолокна) не только для сопротивления средней механической нагрузке, но также, при необходимости, снизить вероятность образования трещин на покрытии и возможность течи продукта.) При любом растрескивании бетонной герметичной конструкции, происходит ее малое смещение создавая напряжения на покрытии, что в большинстве случаев приводит к образованию трещин.) В некоторых случаях, могут потребоваться дополнительные слои материала для подготовки бетонной поверхности для системы покрытия.</w:t>
            </w:r>
          </w:p>
        </w:tc>
      </w:tr>
      <w:tr w:rsidR="00F530A0" w:rsidRPr="0005732F" w14:paraId="114391F9" w14:textId="77777777" w:rsidTr="00F029EB">
        <w:trPr>
          <w:trHeight w:val="288"/>
          <w:jc w:val="center"/>
        </w:trPr>
        <w:tc>
          <w:tcPr>
            <w:tcW w:w="1218" w:type="dxa"/>
            <w:vAlign w:val="center"/>
          </w:tcPr>
          <w:p w14:paraId="60FF1BD0" w14:textId="77777777" w:rsidR="00F530A0" w:rsidRPr="0005732F" w:rsidRDefault="00F530A0" w:rsidP="005C55D5">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4021" w:type="dxa"/>
            <w:gridSpan w:val="3"/>
            <w:vAlign w:val="center"/>
          </w:tcPr>
          <w:p w14:paraId="35DADE98" w14:textId="07AFFCE6" w:rsidR="00F530A0" w:rsidRPr="00E26578" w:rsidRDefault="00740FB4" w:rsidP="005C55D5">
            <w:pPr>
              <w:ind w:left="-72"/>
              <w:rPr>
                <w:b/>
                <w:color w:val="auto"/>
                <w:sz w:val="16"/>
                <w:szCs w:val="16"/>
                <w:lang w:val="ru-RU"/>
              </w:rPr>
            </w:pPr>
            <w:r>
              <w:rPr>
                <w:color w:val="auto"/>
                <w:sz w:val="16"/>
                <w:szCs w:val="24"/>
                <w:lang w:val="ru-RU"/>
              </w:rPr>
              <w:t>Ноябрь</w:t>
            </w:r>
            <w:r w:rsidR="004065AD">
              <w:rPr>
                <w:color w:val="auto"/>
                <w:sz w:val="16"/>
                <w:szCs w:val="24"/>
                <w:lang w:val="ru-RU"/>
              </w:rPr>
              <w:t xml:space="preserve"> 2025</w:t>
            </w:r>
          </w:p>
        </w:tc>
        <w:tc>
          <w:tcPr>
            <w:tcW w:w="2835" w:type="dxa"/>
            <w:gridSpan w:val="2"/>
            <w:vAlign w:val="center"/>
          </w:tcPr>
          <w:p w14:paraId="289A3381" w14:textId="77777777" w:rsidR="00F530A0" w:rsidRPr="0005732F" w:rsidRDefault="00F530A0" w:rsidP="005C55D5">
            <w:pPr>
              <w:rPr>
                <w:b/>
                <w:color w:val="auto"/>
                <w:sz w:val="16"/>
                <w:szCs w:val="16"/>
              </w:rPr>
            </w:pPr>
          </w:p>
        </w:tc>
        <w:tc>
          <w:tcPr>
            <w:tcW w:w="971" w:type="dxa"/>
            <w:vAlign w:val="center"/>
          </w:tcPr>
          <w:p w14:paraId="3EB69DE0" w14:textId="77777777" w:rsidR="00F530A0" w:rsidRPr="0005732F" w:rsidRDefault="00F530A0" w:rsidP="005C55D5">
            <w:pPr>
              <w:jc w:val="center"/>
              <w:rPr>
                <w:b/>
                <w:color w:val="auto"/>
                <w:sz w:val="16"/>
                <w:szCs w:val="16"/>
              </w:rPr>
            </w:pPr>
          </w:p>
        </w:tc>
        <w:tc>
          <w:tcPr>
            <w:tcW w:w="996" w:type="dxa"/>
            <w:gridSpan w:val="3"/>
            <w:vAlign w:val="center"/>
          </w:tcPr>
          <w:p w14:paraId="7ED3752F" w14:textId="77777777" w:rsidR="00F530A0" w:rsidRPr="0005732F" w:rsidRDefault="00F530A0" w:rsidP="005C55D5">
            <w:pPr>
              <w:jc w:val="center"/>
              <w:rPr>
                <w:b/>
                <w:color w:val="auto"/>
                <w:sz w:val="16"/>
                <w:szCs w:val="16"/>
              </w:rPr>
            </w:pPr>
          </w:p>
        </w:tc>
      </w:tr>
    </w:tbl>
    <w:p w14:paraId="4BC28E6A" w14:textId="77777777" w:rsidR="00B45130" w:rsidRDefault="00B45130" w:rsidP="00B45130">
      <w:pPr>
        <w:widowControl w:val="0"/>
        <w:spacing w:line="240" w:lineRule="auto"/>
        <w:ind w:left="1350" w:right="151" w:hanging="1260"/>
        <w:contextualSpacing/>
        <w:rPr>
          <w:sz w:val="16"/>
          <w:szCs w:val="16"/>
          <w:lang w:val="ru-RU"/>
        </w:rPr>
      </w:pPr>
    </w:p>
    <w:p w14:paraId="1FC9B941" w14:textId="01DE62C3" w:rsidR="00665D40" w:rsidRDefault="00A05164" w:rsidP="00B45130">
      <w:pPr>
        <w:widowControl w:val="0"/>
        <w:spacing w:line="240" w:lineRule="auto"/>
        <w:ind w:left="1350" w:right="151" w:hanging="1260"/>
        <w:contextualSpacing/>
        <w:rPr>
          <w:sz w:val="16"/>
          <w:szCs w:val="16"/>
          <w:lang w:val="ru-RU"/>
        </w:rPr>
      </w:pPr>
      <w:r>
        <w:rPr>
          <w:sz w:val="16"/>
          <w:szCs w:val="16"/>
          <w:lang w:val="ru-RU"/>
        </w:rPr>
        <w:t xml:space="preserve">Примечание 1: </w:t>
      </w:r>
      <w:r w:rsidR="00B45130">
        <w:rPr>
          <w:sz w:val="16"/>
          <w:szCs w:val="16"/>
          <w:lang w:val="ru-RU"/>
        </w:rPr>
        <w:tab/>
      </w:r>
      <w:r w:rsidR="00BA3F08" w:rsidRPr="0005645C">
        <w:rPr>
          <w:sz w:val="16"/>
          <w:szCs w:val="16"/>
          <w:lang w:val="ru-RU"/>
        </w:rPr>
        <w:t>*</w:t>
      </w:r>
      <w:r w:rsidR="00BA3F08" w:rsidRPr="00A05164">
        <w:rPr>
          <w:sz w:val="16"/>
          <w:szCs w:val="16"/>
          <w:lang w:val="ru-RU"/>
        </w:rPr>
        <w:t>Hempel</w:t>
      </w:r>
      <w:r w:rsidR="00BA3F08" w:rsidRPr="0005645C">
        <w:rPr>
          <w:sz w:val="16"/>
          <w:szCs w:val="16"/>
          <w:lang w:val="ru-RU"/>
        </w:rPr>
        <w:t xml:space="preserve"> включает в себя герметик Hempadur Sealer 05990</w:t>
      </w:r>
      <w:r w:rsidR="008A7B52">
        <w:rPr>
          <w:sz w:val="16"/>
          <w:szCs w:val="16"/>
          <w:lang w:val="ru-RU"/>
        </w:rPr>
        <w:t>.</w:t>
      </w:r>
    </w:p>
    <w:p w14:paraId="6843C7B5" w14:textId="37D5CA96" w:rsidR="00BA3F08" w:rsidRPr="00521355" w:rsidRDefault="00BA3F08" w:rsidP="00F029EB">
      <w:pPr>
        <w:tabs>
          <w:tab w:val="left" w:pos="3225"/>
        </w:tabs>
        <w:spacing w:line="240" w:lineRule="auto"/>
        <w:ind w:left="-142"/>
        <w:contextualSpacing/>
        <w:rPr>
          <w:color w:val="auto"/>
          <w:sz w:val="20"/>
          <w:szCs w:val="20"/>
          <w:lang w:val="ru-RU"/>
        </w:rPr>
      </w:pPr>
      <w:r w:rsidRPr="00521355">
        <w:rPr>
          <w:color w:val="auto"/>
          <w:lang w:val="ru-RU"/>
        </w:rPr>
        <w:br w:type="page"/>
      </w:r>
    </w:p>
    <w:tbl>
      <w:tblPr>
        <w:tblW w:w="9994" w:type="dxa"/>
        <w:jc w:val="center"/>
        <w:tblLayout w:type="fixed"/>
        <w:tblLook w:val="01E0" w:firstRow="1" w:lastRow="1" w:firstColumn="1" w:lastColumn="1" w:noHBand="0" w:noVBand="0"/>
      </w:tblPr>
      <w:tblGrid>
        <w:gridCol w:w="1382"/>
        <w:gridCol w:w="270"/>
        <w:gridCol w:w="848"/>
        <w:gridCol w:w="2630"/>
        <w:gridCol w:w="1382"/>
        <w:gridCol w:w="1442"/>
        <w:gridCol w:w="971"/>
        <w:gridCol w:w="1069"/>
      </w:tblGrid>
      <w:tr w:rsidR="00B64CDD" w:rsidRPr="0005732F" w14:paraId="4D89AA4A" w14:textId="77777777" w:rsidTr="00F029EB">
        <w:trPr>
          <w:trHeight w:val="360"/>
          <w:jc w:val="center"/>
        </w:trPr>
        <w:tc>
          <w:tcPr>
            <w:tcW w:w="9994" w:type="dxa"/>
            <w:gridSpan w:val="8"/>
            <w:tcBorders>
              <w:top w:val="single" w:sz="6" w:space="0" w:color="auto"/>
              <w:bottom w:val="single" w:sz="12" w:space="0" w:color="auto"/>
            </w:tcBorders>
            <w:shd w:val="clear" w:color="auto" w:fill="FFFFFF"/>
            <w:vAlign w:val="center"/>
          </w:tcPr>
          <w:p w14:paraId="0B516B2F" w14:textId="77777777" w:rsidR="00B64CDD" w:rsidRPr="0005732F" w:rsidRDefault="00A84BEB" w:rsidP="00B64CDD">
            <w:pPr>
              <w:ind w:right="-72"/>
              <w:jc w:val="right"/>
              <w:rPr>
                <w:b/>
                <w:i/>
                <w:color w:val="auto"/>
              </w:rPr>
            </w:pPr>
            <w:r>
              <w:rPr>
                <w:b/>
                <w:i/>
                <w:color w:val="auto"/>
                <w:lang w:val="ru-RU"/>
              </w:rPr>
              <w:lastRenderedPageBreak/>
              <w:t>Покрытия</w:t>
            </w:r>
            <w:r w:rsidRPr="0005732F">
              <w:rPr>
                <w:b/>
                <w:i/>
                <w:color w:val="auto"/>
              </w:rPr>
              <w:t xml:space="preserve"> </w:t>
            </w:r>
            <w:proofErr w:type="spellStart"/>
            <w:r w:rsidR="00B64CDD" w:rsidRPr="0005732F">
              <w:rPr>
                <w:b/>
                <w:i/>
                <w:color w:val="auto"/>
              </w:rPr>
              <w:t>для</w:t>
            </w:r>
            <w:proofErr w:type="spellEnd"/>
            <w:r w:rsidR="00B64CDD" w:rsidRPr="0005732F">
              <w:rPr>
                <w:b/>
                <w:i/>
                <w:color w:val="auto"/>
              </w:rPr>
              <w:t xml:space="preserve"> </w:t>
            </w:r>
            <w:proofErr w:type="spellStart"/>
            <w:r w:rsidR="00B64CDD" w:rsidRPr="0005732F">
              <w:rPr>
                <w:b/>
                <w:i/>
                <w:color w:val="auto"/>
              </w:rPr>
              <w:t>бетона</w:t>
            </w:r>
            <w:proofErr w:type="spellEnd"/>
          </w:p>
        </w:tc>
      </w:tr>
      <w:tr w:rsidR="00B64CDD" w:rsidRPr="0005732F" w14:paraId="04D7B9D4" w14:textId="77777777" w:rsidTr="00F029EB">
        <w:trPr>
          <w:trHeight w:val="360"/>
          <w:jc w:val="center"/>
        </w:trPr>
        <w:tc>
          <w:tcPr>
            <w:tcW w:w="7954" w:type="dxa"/>
            <w:gridSpan w:val="6"/>
            <w:tcBorders>
              <w:top w:val="single" w:sz="12" w:space="0" w:color="auto"/>
              <w:left w:val="single" w:sz="12" w:space="0" w:color="auto"/>
              <w:bottom w:val="single" w:sz="12" w:space="0" w:color="auto"/>
            </w:tcBorders>
            <w:vAlign w:val="center"/>
          </w:tcPr>
          <w:p w14:paraId="3556A5E9" w14:textId="77777777" w:rsidR="00B64CDD" w:rsidRPr="006952A6" w:rsidRDefault="00A66C23" w:rsidP="00B64CDD">
            <w:pPr>
              <w:autoSpaceDE/>
              <w:autoSpaceDN/>
              <w:adjustRightInd/>
              <w:spacing w:before="0" w:line="240" w:lineRule="auto"/>
              <w:ind w:left="0"/>
              <w:rPr>
                <w:b/>
                <w:color w:val="auto"/>
                <w:sz w:val="20"/>
                <w:szCs w:val="20"/>
                <w:lang w:val="ru-RU"/>
              </w:rPr>
            </w:pPr>
            <w:r w:rsidRPr="005C6B84">
              <w:rPr>
                <w:b/>
                <w:color w:val="auto"/>
                <w:sz w:val="20"/>
                <w:szCs w:val="24"/>
                <w:lang w:val="ru-RU"/>
              </w:rPr>
              <w:t xml:space="preserve">Покрытия </w:t>
            </w:r>
            <w:r w:rsidR="00B64CDD" w:rsidRPr="005C6B84">
              <w:rPr>
                <w:b/>
                <w:color w:val="auto"/>
                <w:sz w:val="20"/>
                <w:szCs w:val="24"/>
                <w:lang w:val="ru-RU"/>
              </w:rPr>
              <w:t>для</w:t>
            </w:r>
            <w:r w:rsidR="00B64CDD" w:rsidRPr="008E5938">
              <w:rPr>
                <w:b/>
                <w:color w:val="auto"/>
                <w:sz w:val="20"/>
                <w:szCs w:val="24"/>
                <w:lang w:val="ru-RU"/>
              </w:rPr>
              <w:t xml:space="preserve"> бетона Температуры эксплуатации &lt;60°С (140°F),</w:t>
            </w:r>
            <w:r w:rsidR="00B64CDD" w:rsidRPr="008E5938">
              <w:rPr>
                <w:b/>
                <w:color w:val="auto"/>
                <w:sz w:val="20"/>
                <w:szCs w:val="24"/>
                <w:lang w:val="ru-RU"/>
              </w:rPr>
              <w:br/>
              <w:t>Агрессивная механическая нагрузка , Временное и постоянное воздействие</w:t>
            </w:r>
            <w:r w:rsidR="00B64CDD" w:rsidRPr="008E5938">
              <w:rPr>
                <w:b/>
                <w:color w:val="auto"/>
                <w:sz w:val="20"/>
                <w:szCs w:val="24"/>
                <w:lang w:val="ru-RU"/>
              </w:rPr>
              <w:tab/>
            </w:r>
          </w:p>
        </w:tc>
        <w:tc>
          <w:tcPr>
            <w:tcW w:w="2040" w:type="dxa"/>
            <w:gridSpan w:val="2"/>
            <w:tcBorders>
              <w:top w:val="single" w:sz="12" w:space="0" w:color="auto"/>
              <w:bottom w:val="single" w:sz="12" w:space="0" w:color="auto"/>
              <w:right w:val="single" w:sz="12" w:space="0" w:color="auto"/>
            </w:tcBorders>
            <w:shd w:val="clear" w:color="auto" w:fill="000000"/>
            <w:vAlign w:val="center"/>
          </w:tcPr>
          <w:p w14:paraId="5827AAFE" w14:textId="77777777" w:rsidR="00B64CDD" w:rsidRPr="0005732F" w:rsidRDefault="00B64CDD" w:rsidP="00B64CDD">
            <w:pPr>
              <w:autoSpaceDE/>
              <w:autoSpaceDN/>
              <w:adjustRightInd/>
              <w:spacing w:before="0" w:line="240" w:lineRule="auto"/>
              <w:ind w:left="0"/>
              <w:jc w:val="center"/>
              <w:rPr>
                <w:b/>
                <w:color w:val="auto"/>
                <w:sz w:val="36"/>
                <w:szCs w:val="40"/>
              </w:rPr>
            </w:pPr>
            <w:r w:rsidRPr="00B76D32">
              <w:rPr>
                <w:b/>
                <w:color w:val="auto"/>
                <w:sz w:val="36"/>
                <w:szCs w:val="24"/>
                <w:lang w:val="ru-RU"/>
              </w:rPr>
              <w:t>20.3</w:t>
            </w:r>
          </w:p>
        </w:tc>
      </w:tr>
      <w:tr w:rsidR="00B64CDD" w:rsidRPr="0005732F" w14:paraId="553B6BBB" w14:textId="77777777" w:rsidTr="007A0C1D">
        <w:trPr>
          <w:cantSplit/>
          <w:trHeight w:val="288"/>
          <w:jc w:val="center"/>
        </w:trPr>
        <w:tc>
          <w:tcPr>
            <w:tcW w:w="1652" w:type="dxa"/>
            <w:gridSpan w:val="2"/>
            <w:tcBorders>
              <w:top w:val="single" w:sz="12" w:space="0" w:color="auto"/>
            </w:tcBorders>
          </w:tcPr>
          <w:p w14:paraId="6300AE8A" w14:textId="77777777" w:rsidR="00B64CDD" w:rsidRPr="004E6B3B" w:rsidRDefault="00B64CDD" w:rsidP="00B64CDD">
            <w:pPr>
              <w:autoSpaceDE/>
              <w:autoSpaceDN/>
              <w:adjustRightInd/>
              <w:spacing w:before="0" w:line="240" w:lineRule="auto"/>
              <w:ind w:left="-72"/>
              <w:rPr>
                <w:b/>
                <w:color w:val="auto"/>
                <w:sz w:val="16"/>
                <w:szCs w:val="24"/>
                <w:lang w:val="ru-RU"/>
              </w:rPr>
            </w:pPr>
            <w:r w:rsidRPr="004E6B3B">
              <w:rPr>
                <w:b/>
                <w:color w:val="auto"/>
                <w:sz w:val="16"/>
                <w:szCs w:val="24"/>
                <w:lang w:val="ru-RU"/>
              </w:rPr>
              <w:t>Подготовка поверхности:</w:t>
            </w:r>
          </w:p>
        </w:tc>
        <w:tc>
          <w:tcPr>
            <w:tcW w:w="3478" w:type="dxa"/>
            <w:gridSpan w:val="2"/>
            <w:tcBorders>
              <w:top w:val="single" w:sz="12" w:space="0" w:color="auto"/>
            </w:tcBorders>
          </w:tcPr>
          <w:p w14:paraId="2C34CAA3" w14:textId="77777777" w:rsidR="00B64CDD" w:rsidRPr="00037A5B" w:rsidRDefault="00B64CDD" w:rsidP="00B64CDD">
            <w:pPr>
              <w:autoSpaceDE/>
              <w:autoSpaceDN/>
              <w:adjustRightInd/>
              <w:spacing w:before="0" w:line="240" w:lineRule="auto"/>
              <w:ind w:left="-72"/>
              <w:rPr>
                <w:color w:val="auto"/>
                <w:sz w:val="16"/>
                <w:szCs w:val="24"/>
                <w:lang w:val="ru-RU"/>
              </w:rPr>
            </w:pPr>
            <w:r w:rsidRPr="00037A5B">
              <w:rPr>
                <w:color w:val="auto"/>
                <w:sz w:val="16"/>
                <w:szCs w:val="24"/>
                <w:lang w:val="ru-RU"/>
              </w:rPr>
              <w:t>В соответствии с рекомендациями изготовителя</w:t>
            </w:r>
          </w:p>
        </w:tc>
        <w:tc>
          <w:tcPr>
            <w:tcW w:w="1382" w:type="dxa"/>
            <w:tcBorders>
              <w:top w:val="single" w:sz="12" w:space="0" w:color="auto"/>
            </w:tcBorders>
          </w:tcPr>
          <w:p w14:paraId="004E9547" w14:textId="77777777" w:rsidR="00B64CDD" w:rsidRPr="004E6B3B" w:rsidRDefault="00B64CDD" w:rsidP="00B64CDD">
            <w:pPr>
              <w:autoSpaceDE/>
              <w:autoSpaceDN/>
              <w:adjustRightInd/>
              <w:spacing w:before="0" w:line="240" w:lineRule="auto"/>
              <w:ind w:left="0" w:right="-72"/>
              <w:jc w:val="right"/>
              <w:rPr>
                <w:b/>
                <w:color w:val="auto"/>
                <w:sz w:val="16"/>
                <w:szCs w:val="24"/>
                <w:lang w:val="ru-RU"/>
              </w:rPr>
            </w:pPr>
            <w:r w:rsidRPr="004E6B3B">
              <w:rPr>
                <w:b/>
                <w:color w:val="auto"/>
                <w:sz w:val="16"/>
                <w:szCs w:val="24"/>
                <w:lang w:val="ru-RU"/>
              </w:rPr>
              <w:t>Ремонт:</w:t>
            </w:r>
          </w:p>
        </w:tc>
        <w:tc>
          <w:tcPr>
            <w:tcW w:w="3482" w:type="dxa"/>
            <w:gridSpan w:val="3"/>
            <w:vMerge w:val="restart"/>
            <w:tcBorders>
              <w:top w:val="single" w:sz="12" w:space="0" w:color="auto"/>
            </w:tcBorders>
          </w:tcPr>
          <w:p w14:paraId="61C171E6" w14:textId="77777777" w:rsidR="00B64CDD" w:rsidRPr="0005732F" w:rsidRDefault="00B64CDD" w:rsidP="00B64CDD">
            <w:pPr>
              <w:autoSpaceDE/>
              <w:autoSpaceDN/>
              <w:adjustRightInd/>
              <w:spacing w:before="0" w:line="240" w:lineRule="auto"/>
              <w:ind w:left="-72"/>
              <w:rPr>
                <w:color w:val="auto"/>
                <w:sz w:val="16"/>
                <w:szCs w:val="16"/>
              </w:rPr>
            </w:pPr>
            <w:r w:rsidRPr="00037A5B">
              <w:rPr>
                <w:color w:val="auto"/>
                <w:sz w:val="16"/>
                <w:szCs w:val="24"/>
                <w:lang w:val="ru-RU"/>
              </w:rPr>
              <w:t>Рекомендация изготовителя.</w:t>
            </w:r>
          </w:p>
        </w:tc>
      </w:tr>
      <w:tr w:rsidR="00B64CDD" w:rsidRPr="0005732F" w14:paraId="7C0690C6" w14:textId="77777777" w:rsidTr="007A0C1D">
        <w:trPr>
          <w:cantSplit/>
          <w:trHeight w:val="288"/>
          <w:jc w:val="center"/>
        </w:trPr>
        <w:tc>
          <w:tcPr>
            <w:tcW w:w="1652" w:type="dxa"/>
            <w:gridSpan w:val="2"/>
          </w:tcPr>
          <w:p w14:paraId="63A0D1BA" w14:textId="77777777" w:rsidR="00B64CDD" w:rsidRPr="004E6B3B" w:rsidRDefault="00B64CDD" w:rsidP="00B64CDD">
            <w:pPr>
              <w:autoSpaceDE/>
              <w:autoSpaceDN/>
              <w:adjustRightInd/>
              <w:spacing w:before="0" w:line="240" w:lineRule="auto"/>
              <w:ind w:left="-72"/>
              <w:rPr>
                <w:b/>
                <w:color w:val="auto"/>
                <w:sz w:val="16"/>
                <w:szCs w:val="24"/>
                <w:lang w:val="ru-RU"/>
              </w:rPr>
            </w:pPr>
            <w:r w:rsidRPr="004E6B3B">
              <w:rPr>
                <w:b/>
                <w:color w:val="auto"/>
                <w:sz w:val="16"/>
                <w:szCs w:val="24"/>
                <w:lang w:val="ru-RU"/>
              </w:rPr>
              <w:t>Профиль:</w:t>
            </w:r>
          </w:p>
        </w:tc>
        <w:tc>
          <w:tcPr>
            <w:tcW w:w="3478" w:type="dxa"/>
            <w:gridSpan w:val="2"/>
          </w:tcPr>
          <w:p w14:paraId="2B9AC2E2" w14:textId="77777777" w:rsidR="00B64CDD" w:rsidRPr="00037A5B" w:rsidRDefault="00B64CDD" w:rsidP="00B64CDD">
            <w:pPr>
              <w:autoSpaceDE/>
              <w:autoSpaceDN/>
              <w:adjustRightInd/>
              <w:spacing w:before="0" w:line="240" w:lineRule="auto"/>
              <w:ind w:left="-72"/>
              <w:rPr>
                <w:color w:val="auto"/>
                <w:sz w:val="16"/>
                <w:szCs w:val="24"/>
                <w:lang w:val="ru-RU"/>
              </w:rPr>
            </w:pPr>
            <w:r w:rsidRPr="00037A5B">
              <w:rPr>
                <w:color w:val="auto"/>
                <w:sz w:val="16"/>
                <w:szCs w:val="24"/>
                <w:lang w:val="ru-RU"/>
              </w:rPr>
              <w:t>Неприменимо.</w:t>
            </w:r>
          </w:p>
        </w:tc>
        <w:tc>
          <w:tcPr>
            <w:tcW w:w="1382" w:type="dxa"/>
          </w:tcPr>
          <w:p w14:paraId="6B332AAC" w14:textId="77777777" w:rsidR="00B64CDD" w:rsidRPr="0005732F" w:rsidRDefault="00B64CDD" w:rsidP="00B64CDD">
            <w:pPr>
              <w:jc w:val="right"/>
              <w:rPr>
                <w:b/>
                <w:color w:val="auto"/>
                <w:sz w:val="16"/>
                <w:szCs w:val="16"/>
              </w:rPr>
            </w:pPr>
          </w:p>
        </w:tc>
        <w:tc>
          <w:tcPr>
            <w:tcW w:w="3482" w:type="dxa"/>
            <w:gridSpan w:val="3"/>
            <w:vMerge/>
            <w:vAlign w:val="center"/>
          </w:tcPr>
          <w:p w14:paraId="24F8E8C5" w14:textId="77777777" w:rsidR="00B64CDD" w:rsidRPr="0005732F" w:rsidRDefault="00B64CDD" w:rsidP="00B64CDD">
            <w:pPr>
              <w:rPr>
                <w:color w:val="auto"/>
              </w:rPr>
            </w:pPr>
          </w:p>
        </w:tc>
      </w:tr>
      <w:tr w:rsidR="00B64CDD" w:rsidRPr="00B10823" w14:paraId="5A88225B" w14:textId="77777777" w:rsidTr="007A0C1D">
        <w:trPr>
          <w:cantSplit/>
          <w:trHeight w:val="288"/>
          <w:jc w:val="center"/>
        </w:trPr>
        <w:tc>
          <w:tcPr>
            <w:tcW w:w="1652" w:type="dxa"/>
            <w:gridSpan w:val="2"/>
            <w:tcBorders>
              <w:bottom w:val="single" w:sz="12" w:space="0" w:color="auto"/>
            </w:tcBorders>
          </w:tcPr>
          <w:p w14:paraId="22ECF983" w14:textId="77777777" w:rsidR="00B64CDD" w:rsidRPr="004E6B3B" w:rsidRDefault="00B64CDD" w:rsidP="00B64CDD">
            <w:pPr>
              <w:autoSpaceDE/>
              <w:autoSpaceDN/>
              <w:adjustRightInd/>
              <w:spacing w:before="0" w:line="240" w:lineRule="auto"/>
              <w:ind w:left="-72"/>
              <w:rPr>
                <w:b/>
                <w:color w:val="auto"/>
                <w:sz w:val="16"/>
                <w:szCs w:val="24"/>
                <w:lang w:val="ru-RU"/>
              </w:rPr>
            </w:pPr>
            <w:r w:rsidRPr="004E6B3B">
              <w:rPr>
                <w:b/>
                <w:color w:val="auto"/>
                <w:sz w:val="16"/>
                <w:szCs w:val="24"/>
                <w:lang w:val="ru-RU"/>
              </w:rPr>
              <w:t>Общая ТСП:</w:t>
            </w:r>
          </w:p>
        </w:tc>
        <w:tc>
          <w:tcPr>
            <w:tcW w:w="3478" w:type="dxa"/>
            <w:gridSpan w:val="2"/>
            <w:tcBorders>
              <w:bottom w:val="single" w:sz="12" w:space="0" w:color="auto"/>
            </w:tcBorders>
          </w:tcPr>
          <w:p w14:paraId="782CDA8C" w14:textId="77777777" w:rsidR="00B64CDD" w:rsidRPr="00037A5B" w:rsidRDefault="00B64CDD" w:rsidP="00B64CDD">
            <w:pPr>
              <w:autoSpaceDE/>
              <w:autoSpaceDN/>
              <w:adjustRightInd/>
              <w:spacing w:before="0" w:line="240" w:lineRule="auto"/>
              <w:ind w:left="-72"/>
              <w:rPr>
                <w:color w:val="auto"/>
                <w:sz w:val="16"/>
                <w:szCs w:val="24"/>
                <w:lang w:val="ru-RU"/>
              </w:rPr>
            </w:pPr>
            <w:r w:rsidRPr="00037A5B">
              <w:rPr>
                <w:color w:val="auto"/>
                <w:sz w:val="16"/>
                <w:szCs w:val="24"/>
                <w:lang w:val="ru-RU"/>
              </w:rPr>
              <w:t>Изменяется в зависимости от изготовителя.</w:t>
            </w:r>
          </w:p>
        </w:tc>
        <w:tc>
          <w:tcPr>
            <w:tcW w:w="1382" w:type="dxa"/>
            <w:tcBorders>
              <w:bottom w:val="single" w:sz="12" w:space="0" w:color="auto"/>
            </w:tcBorders>
          </w:tcPr>
          <w:p w14:paraId="6BC92365" w14:textId="77777777" w:rsidR="00B64CDD" w:rsidRPr="006952A6" w:rsidRDefault="00B64CDD" w:rsidP="00B64CDD">
            <w:pPr>
              <w:jc w:val="right"/>
              <w:rPr>
                <w:b/>
                <w:color w:val="auto"/>
                <w:sz w:val="16"/>
                <w:szCs w:val="16"/>
                <w:lang w:val="ru-RU"/>
              </w:rPr>
            </w:pPr>
          </w:p>
        </w:tc>
        <w:tc>
          <w:tcPr>
            <w:tcW w:w="3482" w:type="dxa"/>
            <w:gridSpan w:val="3"/>
            <w:vMerge/>
            <w:tcBorders>
              <w:bottom w:val="single" w:sz="12" w:space="0" w:color="auto"/>
            </w:tcBorders>
            <w:vAlign w:val="center"/>
          </w:tcPr>
          <w:p w14:paraId="1E5FC152" w14:textId="77777777" w:rsidR="00B64CDD" w:rsidRPr="006952A6" w:rsidRDefault="00B64CDD" w:rsidP="00B64CDD">
            <w:pPr>
              <w:rPr>
                <w:color w:val="auto"/>
                <w:lang w:val="ru-RU"/>
              </w:rPr>
            </w:pPr>
          </w:p>
        </w:tc>
      </w:tr>
      <w:tr w:rsidR="00B64CDD" w:rsidRPr="0005732F" w14:paraId="5A89E991" w14:textId="77777777" w:rsidTr="007A0C1D">
        <w:trPr>
          <w:trHeight w:val="360"/>
          <w:jc w:val="center"/>
        </w:trPr>
        <w:tc>
          <w:tcPr>
            <w:tcW w:w="2500" w:type="dxa"/>
            <w:gridSpan w:val="3"/>
            <w:tcBorders>
              <w:top w:val="single" w:sz="12" w:space="0" w:color="auto"/>
              <w:left w:val="single" w:sz="12" w:space="0" w:color="auto"/>
              <w:bottom w:val="single" w:sz="12" w:space="0" w:color="auto"/>
            </w:tcBorders>
            <w:shd w:val="clear" w:color="auto" w:fill="000000"/>
            <w:vAlign w:val="center"/>
          </w:tcPr>
          <w:p w14:paraId="339AE669" w14:textId="77777777" w:rsidR="00B64CDD" w:rsidRPr="008E5938" w:rsidRDefault="00B64CDD" w:rsidP="00B64CDD">
            <w:pPr>
              <w:autoSpaceDE/>
              <w:autoSpaceDN/>
              <w:adjustRightInd/>
              <w:spacing w:before="0" w:line="240" w:lineRule="auto"/>
              <w:ind w:left="0"/>
              <w:jc w:val="center"/>
              <w:rPr>
                <w:b/>
                <w:color w:val="auto"/>
                <w:sz w:val="16"/>
                <w:szCs w:val="24"/>
                <w:lang w:val="ru-RU"/>
              </w:rPr>
            </w:pPr>
            <w:r w:rsidRPr="008E5938">
              <w:rPr>
                <w:b/>
                <w:color w:val="auto"/>
                <w:sz w:val="16"/>
                <w:szCs w:val="24"/>
                <w:lang w:val="ru-RU"/>
              </w:rPr>
              <w:t>Покрытие, Видовая классификация, ТСП</w:t>
            </w:r>
          </w:p>
        </w:tc>
        <w:tc>
          <w:tcPr>
            <w:tcW w:w="2630" w:type="dxa"/>
            <w:tcBorders>
              <w:top w:val="single" w:sz="12" w:space="0" w:color="auto"/>
              <w:bottom w:val="single" w:sz="12" w:space="0" w:color="auto"/>
            </w:tcBorders>
            <w:shd w:val="clear" w:color="auto" w:fill="000000"/>
            <w:vAlign w:val="center"/>
          </w:tcPr>
          <w:p w14:paraId="58860C74" w14:textId="77777777" w:rsidR="00B64CDD" w:rsidRPr="008E5938" w:rsidRDefault="00B64CDD" w:rsidP="00B64CDD">
            <w:pPr>
              <w:autoSpaceDE/>
              <w:autoSpaceDN/>
              <w:adjustRightInd/>
              <w:spacing w:before="0" w:line="240" w:lineRule="auto"/>
              <w:ind w:left="0"/>
              <w:jc w:val="center"/>
              <w:rPr>
                <w:b/>
                <w:color w:val="auto"/>
                <w:sz w:val="16"/>
                <w:szCs w:val="24"/>
                <w:lang w:val="ru-RU"/>
              </w:rPr>
            </w:pPr>
            <w:r w:rsidRPr="008E5938">
              <w:rPr>
                <w:b/>
                <w:color w:val="auto"/>
                <w:sz w:val="16"/>
                <w:szCs w:val="24"/>
                <w:lang w:val="ru-RU"/>
              </w:rPr>
              <w:t>Изготовитель</w:t>
            </w:r>
          </w:p>
        </w:tc>
        <w:tc>
          <w:tcPr>
            <w:tcW w:w="2824" w:type="dxa"/>
            <w:gridSpan w:val="2"/>
            <w:tcBorders>
              <w:top w:val="single" w:sz="12" w:space="0" w:color="auto"/>
              <w:bottom w:val="single" w:sz="12" w:space="0" w:color="auto"/>
            </w:tcBorders>
            <w:shd w:val="clear" w:color="auto" w:fill="000000"/>
            <w:vAlign w:val="center"/>
          </w:tcPr>
          <w:p w14:paraId="2998B4D4" w14:textId="77777777" w:rsidR="00B64CDD" w:rsidRPr="008E5938" w:rsidRDefault="00B64CDD" w:rsidP="00B64CDD">
            <w:pPr>
              <w:autoSpaceDE/>
              <w:autoSpaceDN/>
              <w:adjustRightInd/>
              <w:spacing w:before="0" w:line="240" w:lineRule="auto"/>
              <w:ind w:left="0"/>
              <w:jc w:val="center"/>
              <w:rPr>
                <w:b/>
                <w:color w:val="auto"/>
                <w:sz w:val="16"/>
                <w:szCs w:val="24"/>
                <w:lang w:val="ru-RU"/>
              </w:rPr>
            </w:pPr>
            <w:r w:rsidRPr="008E5938">
              <w:rPr>
                <w:b/>
                <w:color w:val="auto"/>
                <w:sz w:val="16"/>
                <w:szCs w:val="24"/>
                <w:lang w:val="ru-RU"/>
              </w:rPr>
              <w:t>Наименование материала</w:t>
            </w:r>
          </w:p>
        </w:tc>
        <w:tc>
          <w:tcPr>
            <w:tcW w:w="971" w:type="dxa"/>
            <w:tcBorders>
              <w:top w:val="single" w:sz="12" w:space="0" w:color="auto"/>
              <w:bottom w:val="single" w:sz="12" w:space="0" w:color="auto"/>
            </w:tcBorders>
            <w:shd w:val="clear" w:color="auto" w:fill="000000"/>
            <w:vAlign w:val="center"/>
          </w:tcPr>
          <w:p w14:paraId="625DF810" w14:textId="77777777" w:rsidR="00B64CDD" w:rsidRPr="008E5938" w:rsidRDefault="00B64CDD" w:rsidP="00B64CDD">
            <w:pPr>
              <w:autoSpaceDE/>
              <w:autoSpaceDN/>
              <w:adjustRightInd/>
              <w:spacing w:before="0" w:line="240" w:lineRule="auto"/>
              <w:ind w:left="0"/>
              <w:jc w:val="center"/>
              <w:rPr>
                <w:b/>
                <w:color w:val="auto"/>
                <w:sz w:val="16"/>
                <w:szCs w:val="24"/>
                <w:lang w:val="ru-RU"/>
              </w:rPr>
            </w:pPr>
            <w:r w:rsidRPr="008E5938">
              <w:rPr>
                <w:b/>
                <w:color w:val="auto"/>
                <w:sz w:val="16"/>
                <w:szCs w:val="24"/>
                <w:lang w:val="ru-RU"/>
              </w:rPr>
              <w:t>ЛОС (г/л)</w:t>
            </w:r>
          </w:p>
        </w:tc>
        <w:tc>
          <w:tcPr>
            <w:tcW w:w="1069" w:type="dxa"/>
            <w:tcBorders>
              <w:top w:val="single" w:sz="12" w:space="0" w:color="auto"/>
              <w:bottom w:val="single" w:sz="12" w:space="0" w:color="auto"/>
              <w:right w:val="single" w:sz="12" w:space="0" w:color="auto"/>
            </w:tcBorders>
            <w:shd w:val="clear" w:color="auto" w:fill="000000"/>
            <w:vAlign w:val="center"/>
          </w:tcPr>
          <w:p w14:paraId="4A026FDA" w14:textId="77777777" w:rsidR="00B64CDD" w:rsidRPr="008E5938" w:rsidRDefault="00B64CDD" w:rsidP="00B64CDD">
            <w:pPr>
              <w:autoSpaceDE/>
              <w:autoSpaceDN/>
              <w:adjustRightInd/>
              <w:spacing w:before="0" w:line="240" w:lineRule="auto"/>
              <w:ind w:left="0"/>
              <w:jc w:val="center"/>
              <w:rPr>
                <w:b/>
                <w:color w:val="auto"/>
                <w:sz w:val="16"/>
                <w:szCs w:val="24"/>
                <w:lang w:val="ru-RU"/>
              </w:rPr>
            </w:pPr>
            <w:r w:rsidRPr="008E5938">
              <w:rPr>
                <w:b/>
                <w:color w:val="auto"/>
                <w:sz w:val="16"/>
                <w:szCs w:val="24"/>
                <w:lang w:val="ru-RU"/>
              </w:rPr>
              <w:t>По макс.</w:t>
            </w:r>
            <w:r w:rsidRPr="008E5938">
              <w:rPr>
                <w:b/>
                <w:color w:val="auto"/>
                <w:sz w:val="16"/>
                <w:szCs w:val="24"/>
                <w:lang w:val="ru-RU"/>
              </w:rPr>
              <w:br/>
              <w:t>эксп.темп.</w:t>
            </w:r>
          </w:p>
        </w:tc>
      </w:tr>
      <w:tr w:rsidR="00B64CDD" w:rsidRPr="0005732F" w14:paraId="6FC1658B" w14:textId="77777777" w:rsidTr="007A0C1D">
        <w:trPr>
          <w:trHeight w:val="288"/>
          <w:jc w:val="center"/>
        </w:trPr>
        <w:tc>
          <w:tcPr>
            <w:tcW w:w="2500" w:type="dxa"/>
            <w:gridSpan w:val="3"/>
            <w:vAlign w:val="center"/>
          </w:tcPr>
          <w:p w14:paraId="77D244AD" w14:textId="77777777" w:rsidR="00B64CDD" w:rsidRPr="00AD544E" w:rsidRDefault="00B64CDD" w:rsidP="00B64CDD">
            <w:pPr>
              <w:autoSpaceDE/>
              <w:autoSpaceDN/>
              <w:adjustRightInd/>
              <w:spacing w:before="0" w:line="240" w:lineRule="auto"/>
              <w:ind w:left="0"/>
              <w:rPr>
                <w:b/>
                <w:color w:val="auto"/>
                <w:sz w:val="16"/>
                <w:szCs w:val="24"/>
                <w:lang w:val="ru-RU"/>
              </w:rPr>
            </w:pPr>
            <w:r w:rsidRPr="00AD544E">
              <w:rPr>
                <w:b/>
                <w:color w:val="auto"/>
                <w:sz w:val="16"/>
                <w:szCs w:val="24"/>
                <w:lang w:val="ru-RU"/>
              </w:rPr>
              <w:t>ГРУНТ</w:t>
            </w:r>
          </w:p>
        </w:tc>
        <w:tc>
          <w:tcPr>
            <w:tcW w:w="2630" w:type="dxa"/>
            <w:vAlign w:val="center"/>
          </w:tcPr>
          <w:p w14:paraId="58A19B5B" w14:textId="77777777" w:rsidR="00B64CDD" w:rsidRPr="00AD544E" w:rsidRDefault="00B64CDD" w:rsidP="00B64CDD">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24" w:type="dxa"/>
            <w:gridSpan w:val="2"/>
            <w:vAlign w:val="center"/>
          </w:tcPr>
          <w:p w14:paraId="4AD1CB4C" w14:textId="77777777" w:rsidR="00B64CDD" w:rsidRPr="00A41548" w:rsidRDefault="00B64CDD" w:rsidP="00B64CDD">
            <w:pPr>
              <w:autoSpaceDE/>
              <w:autoSpaceDN/>
              <w:adjustRightInd/>
              <w:spacing w:before="0" w:line="240" w:lineRule="auto"/>
              <w:ind w:left="0"/>
              <w:rPr>
                <w:color w:val="auto"/>
                <w:sz w:val="16"/>
                <w:szCs w:val="24"/>
                <w:lang w:val="ru-RU"/>
              </w:rPr>
            </w:pPr>
            <w:r w:rsidRPr="00A41548">
              <w:rPr>
                <w:color w:val="auto"/>
                <w:sz w:val="16"/>
                <w:szCs w:val="24"/>
                <w:lang w:val="ru-RU"/>
              </w:rPr>
              <w:t>Semstone 110</w:t>
            </w:r>
          </w:p>
        </w:tc>
        <w:tc>
          <w:tcPr>
            <w:tcW w:w="971" w:type="dxa"/>
            <w:vAlign w:val="center"/>
          </w:tcPr>
          <w:p w14:paraId="6D710942" w14:textId="77777777" w:rsidR="00B64CDD" w:rsidRPr="00A41548" w:rsidRDefault="00B64CDD"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0</w:t>
            </w:r>
          </w:p>
        </w:tc>
        <w:tc>
          <w:tcPr>
            <w:tcW w:w="1069" w:type="dxa"/>
            <w:vAlign w:val="center"/>
          </w:tcPr>
          <w:p w14:paraId="247D2356" w14:textId="77777777" w:rsidR="00B64CDD" w:rsidRPr="00A41548" w:rsidRDefault="00B64CDD" w:rsidP="008A7B52">
            <w:pPr>
              <w:autoSpaceDE/>
              <w:autoSpaceDN/>
              <w:adjustRightInd/>
              <w:spacing w:before="0" w:line="240" w:lineRule="auto"/>
              <w:ind w:left="0"/>
              <w:jc w:val="center"/>
              <w:rPr>
                <w:color w:val="auto"/>
                <w:sz w:val="16"/>
                <w:szCs w:val="24"/>
                <w:lang w:val="ru-RU"/>
              </w:rPr>
            </w:pPr>
          </w:p>
        </w:tc>
      </w:tr>
      <w:tr w:rsidR="00F530A0" w:rsidRPr="0005732F" w14:paraId="40C58A33" w14:textId="77777777" w:rsidTr="007A0C1D">
        <w:trPr>
          <w:trHeight w:val="288"/>
          <w:jc w:val="center"/>
        </w:trPr>
        <w:tc>
          <w:tcPr>
            <w:tcW w:w="2500" w:type="dxa"/>
            <w:gridSpan w:val="3"/>
            <w:vAlign w:val="center"/>
          </w:tcPr>
          <w:p w14:paraId="5EE26AE3" w14:textId="77777777" w:rsidR="00F530A0" w:rsidRPr="00AD544E" w:rsidRDefault="00F530A0" w:rsidP="00B64CDD">
            <w:pPr>
              <w:autoSpaceDE/>
              <w:autoSpaceDN/>
              <w:adjustRightInd/>
              <w:spacing w:before="0" w:line="240" w:lineRule="auto"/>
              <w:ind w:left="0"/>
              <w:rPr>
                <w:b/>
                <w:color w:val="auto"/>
                <w:sz w:val="16"/>
                <w:szCs w:val="24"/>
                <w:lang w:val="ru-RU"/>
              </w:rPr>
            </w:pPr>
          </w:p>
        </w:tc>
        <w:tc>
          <w:tcPr>
            <w:tcW w:w="2630" w:type="dxa"/>
            <w:vAlign w:val="center"/>
          </w:tcPr>
          <w:p w14:paraId="2F2B7223" w14:textId="446E7E3F" w:rsidR="00F530A0" w:rsidRPr="00E26578" w:rsidRDefault="00F530A0" w:rsidP="00B64CDD">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24" w:type="dxa"/>
            <w:gridSpan w:val="2"/>
            <w:vAlign w:val="center"/>
          </w:tcPr>
          <w:p w14:paraId="30C6833B" w14:textId="5DEE04D0" w:rsidR="00F530A0" w:rsidRPr="00A41548" w:rsidRDefault="00F530A0" w:rsidP="00B64CDD">
            <w:pPr>
              <w:autoSpaceDE/>
              <w:autoSpaceDN/>
              <w:adjustRightInd/>
              <w:spacing w:before="0" w:line="240" w:lineRule="auto"/>
              <w:ind w:left="0"/>
              <w:rPr>
                <w:color w:val="auto"/>
                <w:sz w:val="16"/>
                <w:szCs w:val="24"/>
                <w:lang w:val="ru-RU"/>
              </w:rPr>
            </w:pPr>
            <w:proofErr w:type="spellStart"/>
            <w:r w:rsidRPr="00A41548">
              <w:rPr>
                <w:color w:val="auto"/>
                <w:sz w:val="16"/>
                <w:szCs w:val="24"/>
              </w:rPr>
              <w:t>Polyglass</w:t>
            </w:r>
            <w:proofErr w:type="spellEnd"/>
            <w:r w:rsidRPr="00A41548">
              <w:rPr>
                <w:color w:val="auto"/>
                <w:sz w:val="16"/>
                <w:szCs w:val="24"/>
              </w:rPr>
              <w:t xml:space="preserve"> WCP</w:t>
            </w:r>
          </w:p>
        </w:tc>
        <w:tc>
          <w:tcPr>
            <w:tcW w:w="971" w:type="dxa"/>
            <w:vAlign w:val="center"/>
          </w:tcPr>
          <w:p w14:paraId="4AA53218" w14:textId="0F3B75CF"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rPr>
              <w:t>181</w:t>
            </w:r>
          </w:p>
        </w:tc>
        <w:tc>
          <w:tcPr>
            <w:tcW w:w="1069" w:type="dxa"/>
            <w:vAlign w:val="center"/>
          </w:tcPr>
          <w:p w14:paraId="3E7F9D62"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A92687" w:rsidRPr="0005732F" w14:paraId="0937D056" w14:textId="77777777" w:rsidTr="007A0C1D">
        <w:trPr>
          <w:trHeight w:val="288"/>
          <w:jc w:val="center"/>
        </w:trPr>
        <w:tc>
          <w:tcPr>
            <w:tcW w:w="2500" w:type="dxa"/>
            <w:gridSpan w:val="3"/>
            <w:vAlign w:val="center"/>
          </w:tcPr>
          <w:p w14:paraId="69617463" w14:textId="77777777" w:rsidR="00A92687" w:rsidRPr="00AD544E" w:rsidRDefault="00A92687" w:rsidP="00B64CDD">
            <w:pPr>
              <w:autoSpaceDE/>
              <w:autoSpaceDN/>
              <w:adjustRightInd/>
              <w:spacing w:before="0" w:line="240" w:lineRule="auto"/>
              <w:ind w:left="0"/>
              <w:rPr>
                <w:b/>
                <w:color w:val="auto"/>
                <w:sz w:val="16"/>
                <w:szCs w:val="24"/>
                <w:lang w:val="ru-RU"/>
              </w:rPr>
            </w:pPr>
            <w:r>
              <w:rPr>
                <w:b/>
                <w:color w:val="auto"/>
                <w:sz w:val="16"/>
                <w:szCs w:val="24"/>
                <w:lang w:val="ru-RU"/>
              </w:rPr>
              <w:t>Эпоксидная смола</w:t>
            </w:r>
          </w:p>
        </w:tc>
        <w:tc>
          <w:tcPr>
            <w:tcW w:w="2630" w:type="dxa"/>
            <w:vAlign w:val="center"/>
          </w:tcPr>
          <w:p w14:paraId="5ABAF392" w14:textId="77777777" w:rsidR="00A92687" w:rsidRPr="00AD544E"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4" w:type="dxa"/>
            <w:gridSpan w:val="2"/>
            <w:vAlign w:val="center"/>
          </w:tcPr>
          <w:p w14:paraId="511F20AC" w14:textId="78DB4A2C" w:rsidR="00A92687" w:rsidRPr="00A41548" w:rsidRDefault="007A0C1D" w:rsidP="00B64CDD">
            <w:pPr>
              <w:autoSpaceDE/>
              <w:autoSpaceDN/>
              <w:adjustRightInd/>
              <w:spacing w:before="0" w:line="240" w:lineRule="auto"/>
              <w:ind w:left="0"/>
              <w:rPr>
                <w:color w:val="auto"/>
                <w:sz w:val="16"/>
                <w:szCs w:val="24"/>
                <w:lang w:val="ru-RU"/>
              </w:rPr>
            </w:pPr>
            <w:r w:rsidRPr="00A41548">
              <w:rPr>
                <w:color w:val="auto"/>
                <w:sz w:val="16"/>
                <w:szCs w:val="24"/>
                <w:lang w:val="ru-RU"/>
              </w:rPr>
              <w:t>*Hempadur 45751</w:t>
            </w:r>
            <w:r w:rsidRPr="00A41548">
              <w:rPr>
                <w:color w:val="auto"/>
                <w:sz w:val="16"/>
                <w:szCs w:val="24"/>
              </w:rPr>
              <w:t>/</w:t>
            </w:r>
            <w:r w:rsidRPr="00A41548">
              <w:rPr>
                <w:color w:val="auto"/>
                <w:sz w:val="16"/>
                <w:szCs w:val="24"/>
                <w:lang w:val="ru-RU"/>
              </w:rPr>
              <w:t xml:space="preserve"> Hempadur </w:t>
            </w:r>
            <w:r w:rsidRPr="00A41548">
              <w:rPr>
                <w:color w:val="auto"/>
                <w:sz w:val="16"/>
                <w:szCs w:val="24"/>
              </w:rPr>
              <w:t>4575</w:t>
            </w:r>
            <w:r w:rsidRPr="00A41548">
              <w:rPr>
                <w:color w:val="auto"/>
                <w:sz w:val="16"/>
                <w:szCs w:val="24"/>
                <w:lang w:val="ru-RU"/>
              </w:rPr>
              <w:t>3</w:t>
            </w:r>
          </w:p>
        </w:tc>
        <w:tc>
          <w:tcPr>
            <w:tcW w:w="971" w:type="dxa"/>
            <w:vAlign w:val="center"/>
          </w:tcPr>
          <w:p w14:paraId="32355142"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245-255</w:t>
            </w:r>
          </w:p>
        </w:tc>
        <w:tc>
          <w:tcPr>
            <w:tcW w:w="1069" w:type="dxa"/>
            <w:vAlign w:val="center"/>
          </w:tcPr>
          <w:p w14:paraId="427B2499"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A92687" w:rsidRPr="0005732F" w14:paraId="5BAC1EEE" w14:textId="77777777" w:rsidTr="007A0C1D">
        <w:trPr>
          <w:trHeight w:val="288"/>
          <w:jc w:val="center"/>
        </w:trPr>
        <w:tc>
          <w:tcPr>
            <w:tcW w:w="2500" w:type="dxa"/>
            <w:gridSpan w:val="3"/>
            <w:vAlign w:val="center"/>
          </w:tcPr>
          <w:p w14:paraId="3D40230C" w14:textId="77777777" w:rsidR="00A92687" w:rsidRPr="00E26578" w:rsidRDefault="00A92687" w:rsidP="00B64CDD">
            <w:pPr>
              <w:autoSpaceDE/>
              <w:autoSpaceDN/>
              <w:adjustRightInd/>
              <w:spacing w:before="0" w:line="240" w:lineRule="auto"/>
              <w:ind w:left="0"/>
              <w:rPr>
                <w:b/>
                <w:color w:val="auto"/>
                <w:sz w:val="16"/>
                <w:szCs w:val="24"/>
                <w:lang w:val="ru-RU"/>
              </w:rPr>
            </w:pPr>
            <w:r w:rsidRPr="00AD544E">
              <w:rPr>
                <w:b/>
                <w:color w:val="auto"/>
                <w:sz w:val="16"/>
                <w:szCs w:val="24"/>
                <w:lang w:val="ru-RU"/>
              </w:rPr>
              <w:t>Толщина изменяется в зависимости от</w:t>
            </w:r>
            <w:r>
              <w:rPr>
                <w:b/>
                <w:color w:val="auto"/>
                <w:sz w:val="16"/>
                <w:szCs w:val="24"/>
                <w:lang w:val="ru-RU"/>
              </w:rPr>
              <w:t>и</w:t>
            </w:r>
            <w:r w:rsidRPr="00AD544E">
              <w:rPr>
                <w:b/>
                <w:color w:val="auto"/>
                <w:sz w:val="16"/>
                <w:szCs w:val="24"/>
                <w:lang w:val="ru-RU"/>
              </w:rPr>
              <w:t>зготовителя</w:t>
            </w:r>
          </w:p>
        </w:tc>
        <w:tc>
          <w:tcPr>
            <w:tcW w:w="2630" w:type="dxa"/>
            <w:vAlign w:val="center"/>
          </w:tcPr>
          <w:p w14:paraId="608D58DA" w14:textId="77777777" w:rsidR="00A92687" w:rsidRPr="00AD544E"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4" w:type="dxa"/>
            <w:gridSpan w:val="2"/>
            <w:vAlign w:val="center"/>
          </w:tcPr>
          <w:p w14:paraId="299686B4" w14:textId="04A72142" w:rsidR="00A92687" w:rsidRPr="00A41548" w:rsidRDefault="0096547F" w:rsidP="00B64CDD">
            <w:pPr>
              <w:autoSpaceDE/>
              <w:autoSpaceDN/>
              <w:adjustRightInd/>
              <w:spacing w:before="0" w:line="240" w:lineRule="auto"/>
              <w:ind w:left="0"/>
              <w:rPr>
                <w:color w:val="auto"/>
                <w:sz w:val="16"/>
                <w:szCs w:val="24"/>
                <w:lang w:val="ru-RU"/>
              </w:rPr>
            </w:pPr>
            <w:r w:rsidRPr="00A41548">
              <w:rPr>
                <w:color w:val="auto"/>
                <w:sz w:val="16"/>
                <w:szCs w:val="24"/>
              </w:rPr>
              <w:t>*</w:t>
            </w:r>
            <w:r w:rsidRPr="00A41548">
              <w:rPr>
                <w:color w:val="auto"/>
                <w:sz w:val="16"/>
                <w:szCs w:val="24"/>
                <w:lang w:val="ru-RU"/>
              </w:rPr>
              <w:t>Hempadur 35530/ Hempadur 35560</w:t>
            </w:r>
          </w:p>
        </w:tc>
        <w:tc>
          <w:tcPr>
            <w:tcW w:w="971" w:type="dxa"/>
            <w:vAlign w:val="center"/>
          </w:tcPr>
          <w:p w14:paraId="0EBA6343"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9-154</w:t>
            </w:r>
          </w:p>
        </w:tc>
        <w:tc>
          <w:tcPr>
            <w:tcW w:w="1069" w:type="dxa"/>
            <w:vAlign w:val="center"/>
          </w:tcPr>
          <w:p w14:paraId="1F7EB9D7"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A92687" w:rsidRPr="0005732F" w14:paraId="130813AE" w14:textId="77777777" w:rsidTr="007A0C1D">
        <w:trPr>
          <w:trHeight w:val="288"/>
          <w:jc w:val="center"/>
        </w:trPr>
        <w:tc>
          <w:tcPr>
            <w:tcW w:w="2500" w:type="dxa"/>
            <w:gridSpan w:val="3"/>
            <w:vAlign w:val="center"/>
          </w:tcPr>
          <w:p w14:paraId="752B88A5" w14:textId="77777777" w:rsidR="00A92687" w:rsidRPr="008A7B52" w:rsidRDefault="00A92687" w:rsidP="008A7B52">
            <w:pPr>
              <w:autoSpaceDE/>
              <w:autoSpaceDN/>
              <w:adjustRightInd/>
              <w:spacing w:before="0" w:line="240" w:lineRule="auto"/>
              <w:ind w:left="0"/>
              <w:jc w:val="center"/>
              <w:rPr>
                <w:color w:val="auto"/>
                <w:sz w:val="16"/>
                <w:szCs w:val="24"/>
                <w:lang w:val="ru-RU"/>
              </w:rPr>
            </w:pPr>
          </w:p>
        </w:tc>
        <w:tc>
          <w:tcPr>
            <w:tcW w:w="2630" w:type="dxa"/>
            <w:vAlign w:val="center"/>
          </w:tcPr>
          <w:p w14:paraId="22260945" w14:textId="77777777" w:rsidR="00A92687" w:rsidRPr="00AD544E"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24" w:type="dxa"/>
            <w:gridSpan w:val="2"/>
            <w:vAlign w:val="center"/>
          </w:tcPr>
          <w:p w14:paraId="283E6220" w14:textId="77777777" w:rsidR="00A92687" w:rsidRPr="00A41548" w:rsidRDefault="00A92687" w:rsidP="00B64CDD">
            <w:pPr>
              <w:autoSpaceDE/>
              <w:autoSpaceDN/>
              <w:adjustRightInd/>
              <w:spacing w:before="0" w:line="240" w:lineRule="auto"/>
              <w:ind w:left="0"/>
              <w:rPr>
                <w:color w:val="auto"/>
                <w:sz w:val="16"/>
                <w:szCs w:val="24"/>
                <w:lang w:val="ru-RU"/>
              </w:rPr>
            </w:pPr>
            <w:r w:rsidRPr="00A41548">
              <w:rPr>
                <w:color w:val="auto"/>
                <w:sz w:val="16"/>
                <w:szCs w:val="24"/>
                <w:lang w:val="ru-RU"/>
              </w:rPr>
              <w:t>Ceilcote 380</w:t>
            </w:r>
          </w:p>
        </w:tc>
        <w:tc>
          <w:tcPr>
            <w:tcW w:w="971" w:type="dxa"/>
            <w:vAlign w:val="center"/>
          </w:tcPr>
          <w:p w14:paraId="7C473917"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rPr>
              <w:t>361</w:t>
            </w:r>
          </w:p>
        </w:tc>
        <w:tc>
          <w:tcPr>
            <w:tcW w:w="1069" w:type="dxa"/>
            <w:vAlign w:val="center"/>
          </w:tcPr>
          <w:p w14:paraId="536634E5"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A92687" w:rsidRPr="0005732F" w14:paraId="1201899B" w14:textId="77777777" w:rsidTr="007A0C1D">
        <w:trPr>
          <w:trHeight w:val="288"/>
          <w:jc w:val="center"/>
        </w:trPr>
        <w:tc>
          <w:tcPr>
            <w:tcW w:w="2500" w:type="dxa"/>
            <w:gridSpan w:val="3"/>
            <w:vAlign w:val="center"/>
          </w:tcPr>
          <w:p w14:paraId="37E7AF90" w14:textId="77777777" w:rsidR="00A92687" w:rsidRPr="008A7B52" w:rsidRDefault="00A92687" w:rsidP="008A7B52">
            <w:pPr>
              <w:autoSpaceDE/>
              <w:autoSpaceDN/>
              <w:adjustRightInd/>
              <w:spacing w:before="0" w:line="240" w:lineRule="auto"/>
              <w:ind w:left="0"/>
              <w:jc w:val="center"/>
              <w:rPr>
                <w:color w:val="auto"/>
                <w:sz w:val="16"/>
                <w:szCs w:val="24"/>
                <w:lang w:val="ru-RU"/>
              </w:rPr>
            </w:pPr>
          </w:p>
        </w:tc>
        <w:tc>
          <w:tcPr>
            <w:tcW w:w="2630" w:type="dxa"/>
            <w:vAlign w:val="center"/>
          </w:tcPr>
          <w:p w14:paraId="4E46E760" w14:textId="77777777" w:rsidR="00A92687" w:rsidRPr="00AD544E"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24" w:type="dxa"/>
            <w:gridSpan w:val="2"/>
            <w:vAlign w:val="center"/>
          </w:tcPr>
          <w:p w14:paraId="11273355" w14:textId="77777777" w:rsidR="00A92687" w:rsidRPr="00A41548" w:rsidRDefault="00A92687" w:rsidP="00B64CDD">
            <w:pPr>
              <w:autoSpaceDE/>
              <w:autoSpaceDN/>
              <w:adjustRightInd/>
              <w:spacing w:before="0" w:line="240" w:lineRule="auto"/>
              <w:ind w:left="0"/>
              <w:rPr>
                <w:color w:val="auto"/>
                <w:sz w:val="16"/>
                <w:szCs w:val="24"/>
                <w:lang w:val="ru-RU"/>
              </w:rPr>
            </w:pPr>
            <w:r w:rsidRPr="00A41548">
              <w:rPr>
                <w:color w:val="auto"/>
                <w:sz w:val="16"/>
                <w:szCs w:val="24"/>
                <w:lang w:val="ru-RU"/>
              </w:rPr>
              <w:t>Tankguard Storage</w:t>
            </w:r>
          </w:p>
        </w:tc>
        <w:tc>
          <w:tcPr>
            <w:tcW w:w="971" w:type="dxa"/>
            <w:vAlign w:val="center"/>
          </w:tcPr>
          <w:p w14:paraId="27E8F51C"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310</w:t>
            </w:r>
          </w:p>
        </w:tc>
        <w:tc>
          <w:tcPr>
            <w:tcW w:w="1069" w:type="dxa"/>
            <w:vAlign w:val="center"/>
          </w:tcPr>
          <w:p w14:paraId="2F0FF39D"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A92687" w:rsidRPr="0005732F" w14:paraId="364F494B" w14:textId="77777777" w:rsidTr="007A0C1D">
        <w:trPr>
          <w:trHeight w:val="288"/>
          <w:jc w:val="center"/>
        </w:trPr>
        <w:tc>
          <w:tcPr>
            <w:tcW w:w="2500" w:type="dxa"/>
            <w:gridSpan w:val="3"/>
            <w:vAlign w:val="center"/>
          </w:tcPr>
          <w:p w14:paraId="3229EDAA" w14:textId="77777777" w:rsidR="00A92687" w:rsidRPr="008A7B52" w:rsidRDefault="00A92687" w:rsidP="008A7B52">
            <w:pPr>
              <w:autoSpaceDE/>
              <w:autoSpaceDN/>
              <w:adjustRightInd/>
              <w:spacing w:before="0" w:line="240" w:lineRule="auto"/>
              <w:ind w:left="0"/>
              <w:jc w:val="center"/>
              <w:rPr>
                <w:color w:val="auto"/>
                <w:sz w:val="16"/>
                <w:szCs w:val="24"/>
                <w:lang w:val="ru-RU"/>
              </w:rPr>
            </w:pPr>
          </w:p>
        </w:tc>
        <w:tc>
          <w:tcPr>
            <w:tcW w:w="2630" w:type="dxa"/>
            <w:vAlign w:val="center"/>
          </w:tcPr>
          <w:p w14:paraId="0D8F65A2" w14:textId="77777777" w:rsidR="00A92687" w:rsidRPr="00AD544E"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24" w:type="dxa"/>
            <w:gridSpan w:val="2"/>
            <w:vAlign w:val="center"/>
          </w:tcPr>
          <w:p w14:paraId="513AA748" w14:textId="77777777" w:rsidR="00A92687" w:rsidRPr="00A41548" w:rsidRDefault="00A92687" w:rsidP="00B64CDD">
            <w:pPr>
              <w:autoSpaceDE/>
              <w:autoSpaceDN/>
              <w:adjustRightInd/>
              <w:spacing w:before="0" w:line="240" w:lineRule="auto"/>
              <w:ind w:left="0"/>
              <w:rPr>
                <w:color w:val="auto"/>
                <w:sz w:val="16"/>
                <w:szCs w:val="24"/>
              </w:rPr>
            </w:pPr>
            <w:proofErr w:type="spellStart"/>
            <w:r w:rsidRPr="00A41548">
              <w:rPr>
                <w:color w:val="auto"/>
                <w:sz w:val="16"/>
                <w:szCs w:val="24"/>
              </w:rPr>
              <w:t>Amerlock</w:t>
            </w:r>
            <w:proofErr w:type="spellEnd"/>
            <w:r w:rsidRPr="00A41548">
              <w:rPr>
                <w:color w:val="auto"/>
                <w:sz w:val="16"/>
                <w:szCs w:val="24"/>
              </w:rPr>
              <w:t xml:space="preserve"> Sealer or Sigma Cover 280</w:t>
            </w:r>
          </w:p>
        </w:tc>
        <w:tc>
          <w:tcPr>
            <w:tcW w:w="971" w:type="dxa"/>
            <w:vAlign w:val="center"/>
          </w:tcPr>
          <w:p w14:paraId="52304E2C"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0</w:t>
            </w:r>
            <w:r w:rsidRPr="00A41548">
              <w:rPr>
                <w:color w:val="auto"/>
                <w:sz w:val="16"/>
                <w:szCs w:val="24"/>
              </w:rPr>
              <w:t>-327</w:t>
            </w:r>
          </w:p>
        </w:tc>
        <w:tc>
          <w:tcPr>
            <w:tcW w:w="1069" w:type="dxa"/>
            <w:vAlign w:val="center"/>
          </w:tcPr>
          <w:p w14:paraId="2233BFBC"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A92687" w:rsidRPr="0005732F" w14:paraId="2CBCBB05" w14:textId="77777777" w:rsidTr="007A0C1D">
        <w:trPr>
          <w:trHeight w:val="288"/>
          <w:jc w:val="center"/>
        </w:trPr>
        <w:tc>
          <w:tcPr>
            <w:tcW w:w="2500" w:type="dxa"/>
            <w:gridSpan w:val="3"/>
            <w:vAlign w:val="center"/>
          </w:tcPr>
          <w:p w14:paraId="1ABB8C5A" w14:textId="77777777" w:rsidR="00A92687" w:rsidRPr="008A7B52" w:rsidRDefault="00A92687" w:rsidP="008A7B52">
            <w:pPr>
              <w:autoSpaceDE/>
              <w:autoSpaceDN/>
              <w:adjustRightInd/>
              <w:spacing w:before="0" w:line="240" w:lineRule="auto"/>
              <w:ind w:left="0"/>
              <w:jc w:val="center"/>
              <w:rPr>
                <w:color w:val="auto"/>
                <w:sz w:val="16"/>
                <w:szCs w:val="24"/>
                <w:lang w:val="ru-RU"/>
              </w:rPr>
            </w:pPr>
          </w:p>
        </w:tc>
        <w:tc>
          <w:tcPr>
            <w:tcW w:w="2630" w:type="dxa"/>
            <w:vAlign w:val="center"/>
          </w:tcPr>
          <w:p w14:paraId="280424D3" w14:textId="77777777" w:rsidR="00A92687" w:rsidRPr="00E26578"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24" w:type="dxa"/>
            <w:gridSpan w:val="2"/>
            <w:vAlign w:val="center"/>
          </w:tcPr>
          <w:p w14:paraId="42057B1C" w14:textId="77777777" w:rsidR="00A92687" w:rsidRPr="00A41548" w:rsidRDefault="00A92687" w:rsidP="00B64CDD">
            <w:pPr>
              <w:autoSpaceDE/>
              <w:autoSpaceDN/>
              <w:adjustRightInd/>
              <w:spacing w:before="0" w:line="240" w:lineRule="auto"/>
              <w:ind w:left="0"/>
              <w:rPr>
                <w:color w:val="auto"/>
                <w:sz w:val="16"/>
                <w:szCs w:val="24"/>
                <w:lang w:val="ru-RU"/>
              </w:rPr>
            </w:pPr>
            <w:r w:rsidRPr="00A41548">
              <w:rPr>
                <w:color w:val="auto"/>
                <w:sz w:val="16"/>
                <w:szCs w:val="24"/>
                <w:lang w:val="ru-RU"/>
              </w:rPr>
              <w:t>Corobond 100 Epoxy Primer</w:t>
            </w:r>
          </w:p>
        </w:tc>
        <w:tc>
          <w:tcPr>
            <w:tcW w:w="971" w:type="dxa"/>
            <w:vAlign w:val="center"/>
          </w:tcPr>
          <w:p w14:paraId="6750AD72"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0</w:t>
            </w:r>
          </w:p>
        </w:tc>
        <w:tc>
          <w:tcPr>
            <w:tcW w:w="1069" w:type="dxa"/>
            <w:vAlign w:val="center"/>
          </w:tcPr>
          <w:p w14:paraId="1D1AEB2C"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A92687" w:rsidRPr="0005732F" w14:paraId="1B40B9AB" w14:textId="77777777" w:rsidTr="007A0C1D">
        <w:trPr>
          <w:trHeight w:val="288"/>
          <w:jc w:val="center"/>
        </w:trPr>
        <w:tc>
          <w:tcPr>
            <w:tcW w:w="2500" w:type="dxa"/>
            <w:gridSpan w:val="3"/>
            <w:vAlign w:val="center"/>
          </w:tcPr>
          <w:p w14:paraId="5F5F85F5" w14:textId="77777777" w:rsidR="00A92687" w:rsidRPr="008A7B52" w:rsidRDefault="00A92687" w:rsidP="008A7B52">
            <w:pPr>
              <w:autoSpaceDE/>
              <w:autoSpaceDN/>
              <w:adjustRightInd/>
              <w:spacing w:before="0" w:line="240" w:lineRule="auto"/>
              <w:ind w:left="0"/>
              <w:jc w:val="center"/>
              <w:rPr>
                <w:color w:val="auto"/>
                <w:sz w:val="16"/>
                <w:szCs w:val="24"/>
                <w:lang w:val="ru-RU"/>
              </w:rPr>
            </w:pPr>
          </w:p>
        </w:tc>
        <w:tc>
          <w:tcPr>
            <w:tcW w:w="2630" w:type="dxa"/>
            <w:vAlign w:val="center"/>
          </w:tcPr>
          <w:p w14:paraId="6EA2EB5B" w14:textId="77777777" w:rsidR="00A92687" w:rsidRPr="00E26578"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24" w:type="dxa"/>
            <w:gridSpan w:val="2"/>
            <w:vAlign w:val="center"/>
          </w:tcPr>
          <w:p w14:paraId="7B2BFCB7" w14:textId="77777777" w:rsidR="00A92687" w:rsidRPr="00A41548" w:rsidRDefault="00A92687" w:rsidP="00B64CDD">
            <w:pPr>
              <w:autoSpaceDE/>
              <w:autoSpaceDN/>
              <w:adjustRightInd/>
              <w:spacing w:before="0" w:line="240" w:lineRule="auto"/>
              <w:ind w:left="0"/>
              <w:rPr>
                <w:color w:val="auto"/>
                <w:sz w:val="16"/>
                <w:szCs w:val="24"/>
                <w:lang w:val="ru-RU"/>
              </w:rPr>
            </w:pPr>
            <w:r w:rsidRPr="00A41548">
              <w:rPr>
                <w:color w:val="auto"/>
                <w:sz w:val="16"/>
                <w:szCs w:val="24"/>
                <w:lang w:val="ru-RU"/>
              </w:rPr>
              <w:t>Stonchem 577</w:t>
            </w:r>
          </w:p>
        </w:tc>
        <w:tc>
          <w:tcPr>
            <w:tcW w:w="971" w:type="dxa"/>
            <w:vAlign w:val="center"/>
          </w:tcPr>
          <w:p w14:paraId="618ADFA8"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0</w:t>
            </w:r>
          </w:p>
        </w:tc>
        <w:tc>
          <w:tcPr>
            <w:tcW w:w="1069" w:type="dxa"/>
            <w:vAlign w:val="center"/>
          </w:tcPr>
          <w:p w14:paraId="27B30E85"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A92687" w:rsidRPr="0005732F" w14:paraId="2FF7AF02" w14:textId="77777777" w:rsidTr="007A0C1D">
        <w:trPr>
          <w:trHeight w:val="288"/>
          <w:jc w:val="center"/>
        </w:trPr>
        <w:tc>
          <w:tcPr>
            <w:tcW w:w="2500" w:type="dxa"/>
            <w:gridSpan w:val="3"/>
            <w:vAlign w:val="center"/>
          </w:tcPr>
          <w:p w14:paraId="1D1F9530" w14:textId="77777777" w:rsidR="00A92687" w:rsidRPr="008A7B52" w:rsidRDefault="00A92687" w:rsidP="008A7B52">
            <w:pPr>
              <w:autoSpaceDE/>
              <w:autoSpaceDN/>
              <w:adjustRightInd/>
              <w:spacing w:before="0" w:line="240" w:lineRule="auto"/>
              <w:ind w:left="0"/>
              <w:jc w:val="center"/>
              <w:rPr>
                <w:color w:val="auto"/>
                <w:sz w:val="16"/>
                <w:szCs w:val="24"/>
                <w:lang w:val="ru-RU"/>
              </w:rPr>
            </w:pPr>
          </w:p>
        </w:tc>
        <w:tc>
          <w:tcPr>
            <w:tcW w:w="2630" w:type="dxa"/>
            <w:vAlign w:val="center"/>
          </w:tcPr>
          <w:p w14:paraId="5FAB1187" w14:textId="77777777" w:rsidR="00A92687" w:rsidRPr="00AD544E"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24" w:type="dxa"/>
            <w:gridSpan w:val="2"/>
            <w:vAlign w:val="center"/>
          </w:tcPr>
          <w:p w14:paraId="40CC3FA2" w14:textId="77777777" w:rsidR="00A92687" w:rsidRPr="00A41548" w:rsidRDefault="00A92687" w:rsidP="00B64CDD">
            <w:pPr>
              <w:autoSpaceDE/>
              <w:autoSpaceDN/>
              <w:adjustRightInd/>
              <w:spacing w:before="0" w:line="240" w:lineRule="auto"/>
              <w:ind w:left="0"/>
              <w:rPr>
                <w:color w:val="auto"/>
                <w:sz w:val="16"/>
                <w:szCs w:val="24"/>
                <w:lang w:val="ru-RU"/>
              </w:rPr>
            </w:pPr>
            <w:r w:rsidRPr="00A41548">
              <w:rPr>
                <w:color w:val="auto"/>
                <w:sz w:val="16"/>
                <w:szCs w:val="24"/>
                <w:lang w:val="ru-RU"/>
              </w:rPr>
              <w:t>Series 61 Tneme-Liner</w:t>
            </w:r>
          </w:p>
        </w:tc>
        <w:tc>
          <w:tcPr>
            <w:tcW w:w="971" w:type="dxa"/>
            <w:vAlign w:val="center"/>
          </w:tcPr>
          <w:p w14:paraId="76B210A6"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45</w:t>
            </w:r>
          </w:p>
        </w:tc>
        <w:tc>
          <w:tcPr>
            <w:tcW w:w="1069" w:type="dxa"/>
            <w:vAlign w:val="center"/>
          </w:tcPr>
          <w:p w14:paraId="2835B89A"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A92687" w:rsidRPr="0005732F" w14:paraId="708179EB" w14:textId="77777777" w:rsidTr="007A0C1D">
        <w:trPr>
          <w:trHeight w:val="288"/>
          <w:jc w:val="center"/>
        </w:trPr>
        <w:tc>
          <w:tcPr>
            <w:tcW w:w="2500" w:type="dxa"/>
            <w:gridSpan w:val="3"/>
            <w:tcBorders>
              <w:top w:val="single" w:sz="12" w:space="0" w:color="auto"/>
            </w:tcBorders>
            <w:vAlign w:val="center"/>
          </w:tcPr>
          <w:p w14:paraId="4C01A902" w14:textId="77777777" w:rsidR="00A92687" w:rsidRPr="00AD544E" w:rsidRDefault="00A92687" w:rsidP="00B64CDD">
            <w:pPr>
              <w:autoSpaceDE/>
              <w:autoSpaceDN/>
              <w:adjustRightInd/>
              <w:spacing w:before="0" w:line="240" w:lineRule="auto"/>
              <w:ind w:left="0"/>
              <w:rPr>
                <w:b/>
                <w:color w:val="auto"/>
                <w:sz w:val="16"/>
                <w:szCs w:val="24"/>
                <w:lang w:val="ru-RU"/>
              </w:rPr>
            </w:pPr>
            <w:r w:rsidRPr="00AD544E">
              <w:rPr>
                <w:b/>
                <w:color w:val="auto"/>
                <w:sz w:val="16"/>
                <w:szCs w:val="24"/>
                <w:lang w:val="ru-RU"/>
              </w:rPr>
              <w:t>ВТОРОЙ СЛОЙ</w:t>
            </w:r>
          </w:p>
        </w:tc>
        <w:tc>
          <w:tcPr>
            <w:tcW w:w="2630" w:type="dxa"/>
            <w:tcBorders>
              <w:top w:val="single" w:sz="12" w:space="0" w:color="auto"/>
            </w:tcBorders>
            <w:vAlign w:val="center"/>
          </w:tcPr>
          <w:p w14:paraId="76BD7DED" w14:textId="77777777" w:rsidR="00A92687" w:rsidRPr="00AD544E" w:rsidRDefault="00A92687" w:rsidP="00B64CDD">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24" w:type="dxa"/>
            <w:gridSpan w:val="2"/>
            <w:tcBorders>
              <w:top w:val="single" w:sz="12" w:space="0" w:color="auto"/>
            </w:tcBorders>
            <w:vAlign w:val="center"/>
          </w:tcPr>
          <w:p w14:paraId="5E94E2E2" w14:textId="77777777" w:rsidR="00A92687" w:rsidRPr="00A41548" w:rsidRDefault="00A92687" w:rsidP="00B64CDD">
            <w:pPr>
              <w:autoSpaceDE/>
              <w:autoSpaceDN/>
              <w:adjustRightInd/>
              <w:spacing w:before="0" w:line="240" w:lineRule="auto"/>
              <w:ind w:left="0"/>
              <w:rPr>
                <w:color w:val="auto"/>
                <w:sz w:val="16"/>
                <w:szCs w:val="24"/>
                <w:lang w:val="ru-RU"/>
              </w:rPr>
            </w:pPr>
            <w:r w:rsidRPr="00A41548">
              <w:rPr>
                <w:color w:val="auto"/>
                <w:sz w:val="16"/>
                <w:szCs w:val="24"/>
                <w:lang w:val="ru-RU"/>
              </w:rPr>
              <w:t>Semstone 140 Series</w:t>
            </w:r>
          </w:p>
        </w:tc>
        <w:tc>
          <w:tcPr>
            <w:tcW w:w="971" w:type="dxa"/>
            <w:tcBorders>
              <w:top w:val="single" w:sz="12" w:space="0" w:color="auto"/>
            </w:tcBorders>
            <w:vAlign w:val="center"/>
          </w:tcPr>
          <w:p w14:paraId="10D0E6A0" w14:textId="77777777" w:rsidR="00A92687" w:rsidRPr="00A41548" w:rsidRDefault="00A92687"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0</w:t>
            </w:r>
          </w:p>
        </w:tc>
        <w:tc>
          <w:tcPr>
            <w:tcW w:w="1069" w:type="dxa"/>
            <w:tcBorders>
              <w:top w:val="single" w:sz="12" w:space="0" w:color="auto"/>
            </w:tcBorders>
            <w:vAlign w:val="center"/>
          </w:tcPr>
          <w:p w14:paraId="392C3888" w14:textId="77777777" w:rsidR="00A92687" w:rsidRPr="00A41548" w:rsidRDefault="00A92687" w:rsidP="008A7B52">
            <w:pPr>
              <w:autoSpaceDE/>
              <w:autoSpaceDN/>
              <w:adjustRightInd/>
              <w:spacing w:before="0" w:line="240" w:lineRule="auto"/>
              <w:ind w:left="0"/>
              <w:jc w:val="center"/>
              <w:rPr>
                <w:color w:val="auto"/>
                <w:sz w:val="16"/>
                <w:szCs w:val="24"/>
                <w:lang w:val="ru-RU"/>
              </w:rPr>
            </w:pPr>
          </w:p>
        </w:tc>
      </w:tr>
      <w:tr w:rsidR="00F530A0" w:rsidRPr="0005732F" w14:paraId="2272E532" w14:textId="77777777" w:rsidTr="007A0C1D">
        <w:trPr>
          <w:trHeight w:val="288"/>
          <w:jc w:val="center"/>
        </w:trPr>
        <w:tc>
          <w:tcPr>
            <w:tcW w:w="2500" w:type="dxa"/>
            <w:gridSpan w:val="3"/>
            <w:vAlign w:val="center"/>
          </w:tcPr>
          <w:p w14:paraId="322F1546" w14:textId="7579D7AF" w:rsidR="00F530A0" w:rsidRPr="00AD544E" w:rsidRDefault="00F530A0" w:rsidP="00B64CDD">
            <w:pPr>
              <w:autoSpaceDE/>
              <w:autoSpaceDN/>
              <w:adjustRightInd/>
              <w:spacing w:before="0" w:line="240" w:lineRule="auto"/>
              <w:ind w:left="0"/>
              <w:rPr>
                <w:b/>
                <w:color w:val="auto"/>
                <w:sz w:val="16"/>
                <w:szCs w:val="24"/>
                <w:lang w:val="ru-RU"/>
              </w:rPr>
            </w:pPr>
          </w:p>
        </w:tc>
        <w:tc>
          <w:tcPr>
            <w:tcW w:w="2630" w:type="dxa"/>
            <w:vAlign w:val="center"/>
          </w:tcPr>
          <w:p w14:paraId="534FDD4B" w14:textId="18335104" w:rsidR="00F530A0" w:rsidRPr="00AD544E" w:rsidRDefault="00F530A0" w:rsidP="00B64CDD">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24" w:type="dxa"/>
            <w:gridSpan w:val="2"/>
            <w:vAlign w:val="center"/>
          </w:tcPr>
          <w:p w14:paraId="39E96F4C" w14:textId="77AAB203" w:rsidR="00F530A0" w:rsidRPr="00A41548" w:rsidRDefault="00F530A0" w:rsidP="00B64CDD">
            <w:pPr>
              <w:autoSpaceDE/>
              <w:autoSpaceDN/>
              <w:adjustRightInd/>
              <w:spacing w:before="0" w:line="240" w:lineRule="auto"/>
              <w:ind w:left="0"/>
              <w:rPr>
                <w:color w:val="auto"/>
                <w:sz w:val="16"/>
                <w:szCs w:val="24"/>
                <w:lang w:val="ru-RU"/>
              </w:rPr>
            </w:pPr>
            <w:proofErr w:type="spellStart"/>
            <w:r w:rsidRPr="00A41548">
              <w:rPr>
                <w:color w:val="auto"/>
                <w:sz w:val="16"/>
                <w:szCs w:val="24"/>
              </w:rPr>
              <w:t>Polyglass</w:t>
            </w:r>
            <w:proofErr w:type="spellEnd"/>
            <w:r w:rsidRPr="00A41548">
              <w:rPr>
                <w:color w:val="auto"/>
                <w:sz w:val="16"/>
                <w:szCs w:val="24"/>
              </w:rPr>
              <w:t xml:space="preserve"> VEF</w:t>
            </w:r>
          </w:p>
        </w:tc>
        <w:tc>
          <w:tcPr>
            <w:tcW w:w="971" w:type="dxa"/>
            <w:vAlign w:val="center"/>
          </w:tcPr>
          <w:p w14:paraId="4B5F8369" w14:textId="4678D1E2"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rPr>
              <w:t>31</w:t>
            </w:r>
          </w:p>
        </w:tc>
        <w:tc>
          <w:tcPr>
            <w:tcW w:w="1069" w:type="dxa"/>
            <w:vAlign w:val="center"/>
          </w:tcPr>
          <w:p w14:paraId="2A4133F4"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367AC595" w14:textId="77777777" w:rsidTr="007A0C1D">
        <w:trPr>
          <w:trHeight w:val="288"/>
          <w:jc w:val="center"/>
        </w:trPr>
        <w:tc>
          <w:tcPr>
            <w:tcW w:w="2500" w:type="dxa"/>
            <w:gridSpan w:val="3"/>
            <w:vAlign w:val="center"/>
          </w:tcPr>
          <w:p w14:paraId="4730E47E" w14:textId="68F77FFA" w:rsidR="00F530A0" w:rsidRDefault="00F530A0" w:rsidP="00B64CDD">
            <w:pPr>
              <w:autoSpaceDE/>
              <w:autoSpaceDN/>
              <w:adjustRightInd/>
              <w:spacing w:before="0" w:line="240" w:lineRule="auto"/>
              <w:ind w:left="0"/>
              <w:rPr>
                <w:b/>
                <w:color w:val="auto"/>
                <w:sz w:val="16"/>
                <w:szCs w:val="24"/>
                <w:lang w:val="ru-RU"/>
              </w:rPr>
            </w:pPr>
            <w:r>
              <w:rPr>
                <w:b/>
                <w:color w:val="auto"/>
                <w:sz w:val="16"/>
                <w:szCs w:val="24"/>
                <w:lang w:val="ru-RU"/>
              </w:rPr>
              <w:t>Эпоксидная смола</w:t>
            </w:r>
          </w:p>
        </w:tc>
        <w:tc>
          <w:tcPr>
            <w:tcW w:w="2630" w:type="dxa"/>
            <w:vAlign w:val="center"/>
          </w:tcPr>
          <w:p w14:paraId="39BA9981" w14:textId="79F582CB" w:rsidR="00F530A0" w:rsidRPr="00E26578"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4" w:type="dxa"/>
            <w:gridSpan w:val="2"/>
            <w:vAlign w:val="center"/>
          </w:tcPr>
          <w:p w14:paraId="469FBAA3" w14:textId="1FBDB85B" w:rsidR="00F530A0" w:rsidRPr="00A41548" w:rsidRDefault="00F40BD7" w:rsidP="00B64CDD">
            <w:pPr>
              <w:autoSpaceDE/>
              <w:autoSpaceDN/>
              <w:adjustRightInd/>
              <w:spacing w:before="0" w:line="240" w:lineRule="auto"/>
              <w:ind w:left="0"/>
              <w:rPr>
                <w:color w:val="auto"/>
                <w:sz w:val="16"/>
                <w:szCs w:val="24"/>
                <w:lang w:val="ru-RU"/>
              </w:rPr>
            </w:pPr>
            <w:r w:rsidRPr="00A41548">
              <w:rPr>
                <w:color w:val="auto"/>
                <w:sz w:val="16"/>
                <w:szCs w:val="24"/>
                <w:lang w:val="ru-RU"/>
              </w:rPr>
              <w:t>*Hempadur 45751</w:t>
            </w:r>
            <w:r w:rsidRPr="00A41548">
              <w:rPr>
                <w:color w:val="auto"/>
                <w:sz w:val="16"/>
                <w:szCs w:val="24"/>
              </w:rPr>
              <w:t>/</w:t>
            </w:r>
            <w:r w:rsidRPr="00A41548">
              <w:rPr>
                <w:color w:val="auto"/>
                <w:sz w:val="16"/>
                <w:szCs w:val="24"/>
                <w:lang w:val="ru-RU"/>
              </w:rPr>
              <w:t xml:space="preserve"> Hempadur </w:t>
            </w:r>
            <w:r w:rsidRPr="00A41548">
              <w:rPr>
                <w:color w:val="auto"/>
                <w:sz w:val="16"/>
                <w:szCs w:val="24"/>
              </w:rPr>
              <w:t>4575</w:t>
            </w:r>
            <w:r w:rsidRPr="00A41548">
              <w:rPr>
                <w:color w:val="auto"/>
                <w:sz w:val="16"/>
                <w:szCs w:val="24"/>
                <w:lang w:val="ru-RU"/>
              </w:rPr>
              <w:t>3</w:t>
            </w:r>
          </w:p>
        </w:tc>
        <w:tc>
          <w:tcPr>
            <w:tcW w:w="971" w:type="dxa"/>
            <w:vAlign w:val="center"/>
          </w:tcPr>
          <w:p w14:paraId="78C7D1B5" w14:textId="6996AF7A"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245-255</w:t>
            </w:r>
          </w:p>
        </w:tc>
        <w:tc>
          <w:tcPr>
            <w:tcW w:w="1069" w:type="dxa"/>
            <w:vAlign w:val="center"/>
          </w:tcPr>
          <w:p w14:paraId="24C50C6F"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0CDF53CD" w14:textId="77777777" w:rsidTr="007A0C1D">
        <w:trPr>
          <w:trHeight w:val="288"/>
          <w:jc w:val="center"/>
        </w:trPr>
        <w:tc>
          <w:tcPr>
            <w:tcW w:w="2500" w:type="dxa"/>
            <w:gridSpan w:val="3"/>
            <w:vAlign w:val="center"/>
          </w:tcPr>
          <w:p w14:paraId="2CCF6291" w14:textId="77777777" w:rsidR="00F530A0" w:rsidRPr="00AD544E" w:rsidRDefault="00F530A0" w:rsidP="00B64CDD">
            <w:pPr>
              <w:autoSpaceDE/>
              <w:autoSpaceDN/>
              <w:adjustRightInd/>
              <w:spacing w:before="0" w:line="240" w:lineRule="auto"/>
              <w:ind w:left="0"/>
              <w:rPr>
                <w:b/>
                <w:color w:val="auto"/>
                <w:sz w:val="16"/>
                <w:szCs w:val="24"/>
                <w:lang w:val="ru-RU"/>
              </w:rPr>
            </w:pPr>
            <w:r w:rsidRPr="00AD544E">
              <w:rPr>
                <w:b/>
                <w:color w:val="auto"/>
                <w:sz w:val="16"/>
                <w:szCs w:val="24"/>
                <w:lang w:val="ru-RU"/>
              </w:rPr>
              <w:t>Толщина изменяется в зависимости от</w:t>
            </w:r>
          </w:p>
        </w:tc>
        <w:tc>
          <w:tcPr>
            <w:tcW w:w="2630" w:type="dxa"/>
            <w:vAlign w:val="center"/>
          </w:tcPr>
          <w:p w14:paraId="2B051F62" w14:textId="77777777" w:rsidR="00F530A0" w:rsidRPr="00AD544E"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4" w:type="dxa"/>
            <w:gridSpan w:val="2"/>
            <w:vAlign w:val="center"/>
          </w:tcPr>
          <w:p w14:paraId="7E91A9BF" w14:textId="4E0E65DE" w:rsidR="00F530A0" w:rsidRPr="00A41548" w:rsidRDefault="0096547F" w:rsidP="00B64CDD">
            <w:pPr>
              <w:autoSpaceDE/>
              <w:autoSpaceDN/>
              <w:adjustRightInd/>
              <w:spacing w:before="0" w:line="240" w:lineRule="auto"/>
              <w:ind w:left="0"/>
              <w:rPr>
                <w:color w:val="auto"/>
                <w:sz w:val="16"/>
                <w:szCs w:val="24"/>
                <w:lang w:val="ru-RU"/>
              </w:rPr>
            </w:pPr>
            <w:r w:rsidRPr="00A41548">
              <w:rPr>
                <w:color w:val="auto"/>
                <w:sz w:val="16"/>
                <w:szCs w:val="24"/>
              </w:rPr>
              <w:t>*</w:t>
            </w:r>
            <w:r w:rsidRPr="00A41548">
              <w:rPr>
                <w:color w:val="auto"/>
                <w:sz w:val="16"/>
                <w:szCs w:val="24"/>
                <w:lang w:val="ru-RU"/>
              </w:rPr>
              <w:t>Hempadur 35530/ Hempadur 35560</w:t>
            </w:r>
          </w:p>
        </w:tc>
        <w:tc>
          <w:tcPr>
            <w:tcW w:w="971" w:type="dxa"/>
            <w:vAlign w:val="center"/>
          </w:tcPr>
          <w:p w14:paraId="3529F89A" w14:textId="77777777"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9-154</w:t>
            </w:r>
          </w:p>
        </w:tc>
        <w:tc>
          <w:tcPr>
            <w:tcW w:w="1069" w:type="dxa"/>
            <w:vAlign w:val="center"/>
          </w:tcPr>
          <w:p w14:paraId="2632FB4C"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43D61CA9" w14:textId="77777777" w:rsidTr="007A0C1D">
        <w:trPr>
          <w:trHeight w:val="288"/>
          <w:jc w:val="center"/>
        </w:trPr>
        <w:tc>
          <w:tcPr>
            <w:tcW w:w="2500" w:type="dxa"/>
            <w:gridSpan w:val="3"/>
            <w:vAlign w:val="center"/>
          </w:tcPr>
          <w:p w14:paraId="6E9E93FF" w14:textId="77777777" w:rsidR="00F530A0" w:rsidRPr="0005732F" w:rsidRDefault="00F530A0" w:rsidP="00B64CDD">
            <w:pPr>
              <w:autoSpaceDE/>
              <w:autoSpaceDN/>
              <w:adjustRightInd/>
              <w:spacing w:before="0" w:line="240" w:lineRule="auto"/>
              <w:ind w:left="0"/>
              <w:rPr>
                <w:b/>
                <w:color w:val="auto"/>
                <w:sz w:val="16"/>
                <w:szCs w:val="16"/>
              </w:rPr>
            </w:pPr>
            <w:r w:rsidRPr="00AD544E">
              <w:rPr>
                <w:b/>
                <w:color w:val="auto"/>
                <w:sz w:val="16"/>
                <w:szCs w:val="24"/>
                <w:lang w:val="ru-RU"/>
              </w:rPr>
              <w:t>Изготовителя.</w:t>
            </w:r>
          </w:p>
        </w:tc>
        <w:tc>
          <w:tcPr>
            <w:tcW w:w="2630" w:type="dxa"/>
            <w:vAlign w:val="center"/>
          </w:tcPr>
          <w:p w14:paraId="54A08423" w14:textId="77777777" w:rsidR="00F530A0" w:rsidRPr="00AD544E"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24" w:type="dxa"/>
            <w:gridSpan w:val="2"/>
            <w:vAlign w:val="center"/>
          </w:tcPr>
          <w:p w14:paraId="2CFA1F23" w14:textId="77777777" w:rsidR="00F530A0" w:rsidRPr="00A41548" w:rsidRDefault="00F530A0" w:rsidP="00B64CDD">
            <w:pPr>
              <w:autoSpaceDE/>
              <w:autoSpaceDN/>
              <w:adjustRightInd/>
              <w:spacing w:before="0" w:line="240" w:lineRule="auto"/>
              <w:ind w:left="0"/>
              <w:rPr>
                <w:color w:val="auto"/>
                <w:sz w:val="16"/>
                <w:szCs w:val="24"/>
                <w:lang w:val="ru-RU"/>
              </w:rPr>
            </w:pPr>
            <w:r w:rsidRPr="00A41548">
              <w:rPr>
                <w:color w:val="auto"/>
                <w:sz w:val="16"/>
                <w:szCs w:val="24"/>
                <w:lang w:val="ru-RU"/>
              </w:rPr>
              <w:t>Ceilcote 6640 (Ceilcrete)</w:t>
            </w:r>
          </w:p>
        </w:tc>
        <w:tc>
          <w:tcPr>
            <w:tcW w:w="971" w:type="dxa"/>
            <w:vAlign w:val="center"/>
          </w:tcPr>
          <w:p w14:paraId="12895530" w14:textId="77777777"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rPr>
              <w:t>212</w:t>
            </w:r>
          </w:p>
        </w:tc>
        <w:tc>
          <w:tcPr>
            <w:tcW w:w="1069" w:type="dxa"/>
            <w:vAlign w:val="center"/>
          </w:tcPr>
          <w:p w14:paraId="3995D340"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6B32DBFC" w14:textId="77777777" w:rsidTr="007A0C1D">
        <w:trPr>
          <w:trHeight w:val="288"/>
          <w:jc w:val="center"/>
        </w:trPr>
        <w:tc>
          <w:tcPr>
            <w:tcW w:w="2500" w:type="dxa"/>
            <w:gridSpan w:val="3"/>
            <w:vAlign w:val="center"/>
          </w:tcPr>
          <w:p w14:paraId="08165424"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630" w:type="dxa"/>
            <w:vAlign w:val="center"/>
          </w:tcPr>
          <w:p w14:paraId="5BA6AD43" w14:textId="77777777" w:rsidR="00F530A0" w:rsidRPr="00AD544E"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24" w:type="dxa"/>
            <w:gridSpan w:val="2"/>
            <w:vAlign w:val="center"/>
          </w:tcPr>
          <w:p w14:paraId="2451C86C" w14:textId="77777777" w:rsidR="00F530A0" w:rsidRPr="00A41548" w:rsidRDefault="00F530A0" w:rsidP="00B64CDD">
            <w:pPr>
              <w:autoSpaceDE/>
              <w:autoSpaceDN/>
              <w:adjustRightInd/>
              <w:spacing w:before="0" w:line="240" w:lineRule="auto"/>
              <w:ind w:left="0"/>
              <w:rPr>
                <w:color w:val="auto"/>
                <w:sz w:val="16"/>
                <w:szCs w:val="24"/>
                <w:lang w:val="ru-RU"/>
              </w:rPr>
            </w:pPr>
            <w:r w:rsidRPr="00A41548">
              <w:rPr>
                <w:color w:val="auto"/>
                <w:sz w:val="16"/>
                <w:szCs w:val="24"/>
                <w:lang w:val="ru-RU"/>
              </w:rPr>
              <w:t>Tankguard Storage</w:t>
            </w:r>
          </w:p>
        </w:tc>
        <w:tc>
          <w:tcPr>
            <w:tcW w:w="971" w:type="dxa"/>
            <w:vAlign w:val="center"/>
          </w:tcPr>
          <w:p w14:paraId="70828BFB" w14:textId="77777777"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310</w:t>
            </w:r>
          </w:p>
        </w:tc>
        <w:tc>
          <w:tcPr>
            <w:tcW w:w="1069" w:type="dxa"/>
            <w:vAlign w:val="center"/>
          </w:tcPr>
          <w:p w14:paraId="5B411797"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5DF3C969" w14:textId="77777777" w:rsidTr="007A0C1D">
        <w:trPr>
          <w:trHeight w:val="288"/>
          <w:jc w:val="center"/>
        </w:trPr>
        <w:tc>
          <w:tcPr>
            <w:tcW w:w="2500" w:type="dxa"/>
            <w:gridSpan w:val="3"/>
            <w:vAlign w:val="center"/>
          </w:tcPr>
          <w:p w14:paraId="61FEE65C"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630" w:type="dxa"/>
            <w:vAlign w:val="center"/>
          </w:tcPr>
          <w:p w14:paraId="0AD840B3" w14:textId="77777777" w:rsidR="00F530A0" w:rsidRPr="00AD544E"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24" w:type="dxa"/>
            <w:gridSpan w:val="2"/>
            <w:vAlign w:val="center"/>
          </w:tcPr>
          <w:p w14:paraId="2536CE5F" w14:textId="3644533B" w:rsidR="00F530A0" w:rsidRPr="00A41548" w:rsidRDefault="00D8004B" w:rsidP="00B64CDD">
            <w:pPr>
              <w:autoSpaceDE/>
              <w:autoSpaceDN/>
              <w:adjustRightInd/>
              <w:spacing w:before="0" w:line="240" w:lineRule="auto"/>
              <w:ind w:left="0"/>
              <w:rPr>
                <w:color w:val="auto"/>
                <w:sz w:val="16"/>
                <w:szCs w:val="24"/>
                <w:lang w:val="ru-RU"/>
              </w:rPr>
            </w:pPr>
            <w:proofErr w:type="spellStart"/>
            <w:r w:rsidRPr="00A41548">
              <w:rPr>
                <w:color w:val="auto"/>
                <w:sz w:val="16"/>
                <w:szCs w:val="24"/>
              </w:rPr>
              <w:t>Sigmashield</w:t>
            </w:r>
            <w:proofErr w:type="spellEnd"/>
            <w:r w:rsidRPr="00A41548">
              <w:rPr>
                <w:color w:val="auto"/>
                <w:sz w:val="16"/>
                <w:szCs w:val="24"/>
              </w:rPr>
              <w:t xml:space="preserve"> 880</w:t>
            </w:r>
          </w:p>
        </w:tc>
        <w:tc>
          <w:tcPr>
            <w:tcW w:w="971" w:type="dxa"/>
            <w:vAlign w:val="center"/>
          </w:tcPr>
          <w:p w14:paraId="4297E6F5" w14:textId="6F9FFF15" w:rsidR="00F530A0" w:rsidRPr="00A41548" w:rsidRDefault="00D8004B"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200</w:t>
            </w:r>
          </w:p>
        </w:tc>
        <w:tc>
          <w:tcPr>
            <w:tcW w:w="1069" w:type="dxa"/>
            <w:vAlign w:val="center"/>
          </w:tcPr>
          <w:p w14:paraId="588413AD"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397807C9" w14:textId="77777777" w:rsidTr="007A0C1D">
        <w:trPr>
          <w:trHeight w:val="288"/>
          <w:jc w:val="center"/>
        </w:trPr>
        <w:tc>
          <w:tcPr>
            <w:tcW w:w="2500" w:type="dxa"/>
            <w:gridSpan w:val="3"/>
            <w:vAlign w:val="center"/>
          </w:tcPr>
          <w:p w14:paraId="6C829AC2"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630" w:type="dxa"/>
            <w:vAlign w:val="center"/>
          </w:tcPr>
          <w:p w14:paraId="6977E79B" w14:textId="77777777" w:rsidR="00F530A0" w:rsidRPr="00AD544E"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24" w:type="dxa"/>
            <w:gridSpan w:val="2"/>
            <w:vAlign w:val="center"/>
          </w:tcPr>
          <w:p w14:paraId="37FD0B23" w14:textId="77777777" w:rsidR="00F530A0" w:rsidRPr="00A41548" w:rsidRDefault="00F530A0" w:rsidP="00B64CDD">
            <w:pPr>
              <w:autoSpaceDE/>
              <w:autoSpaceDN/>
              <w:adjustRightInd/>
              <w:spacing w:before="0" w:line="240" w:lineRule="auto"/>
              <w:ind w:left="0"/>
              <w:rPr>
                <w:color w:val="auto"/>
                <w:sz w:val="16"/>
                <w:szCs w:val="24"/>
                <w:lang w:val="ru-RU"/>
              </w:rPr>
            </w:pPr>
            <w:r w:rsidRPr="00A41548">
              <w:rPr>
                <w:color w:val="auto"/>
                <w:sz w:val="16"/>
                <w:szCs w:val="24"/>
                <w:lang w:val="ru-RU"/>
              </w:rPr>
              <w:t>SigmaShield 880</w:t>
            </w:r>
          </w:p>
        </w:tc>
        <w:tc>
          <w:tcPr>
            <w:tcW w:w="971" w:type="dxa"/>
            <w:vAlign w:val="center"/>
          </w:tcPr>
          <w:p w14:paraId="01A111CA" w14:textId="77777777"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rPr>
              <w:t>207</w:t>
            </w:r>
          </w:p>
        </w:tc>
        <w:tc>
          <w:tcPr>
            <w:tcW w:w="1069" w:type="dxa"/>
            <w:vAlign w:val="center"/>
          </w:tcPr>
          <w:p w14:paraId="1B341E38"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5B48D01E" w14:textId="77777777" w:rsidTr="007A0C1D">
        <w:trPr>
          <w:trHeight w:val="288"/>
          <w:jc w:val="center"/>
        </w:trPr>
        <w:tc>
          <w:tcPr>
            <w:tcW w:w="2500" w:type="dxa"/>
            <w:gridSpan w:val="3"/>
            <w:vAlign w:val="center"/>
          </w:tcPr>
          <w:p w14:paraId="4CCF8D43"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630" w:type="dxa"/>
            <w:vAlign w:val="center"/>
          </w:tcPr>
          <w:p w14:paraId="516B2066" w14:textId="77777777" w:rsidR="00F530A0" w:rsidRPr="00E26578"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24" w:type="dxa"/>
            <w:gridSpan w:val="2"/>
            <w:vAlign w:val="center"/>
          </w:tcPr>
          <w:p w14:paraId="15C6D9D3" w14:textId="77777777" w:rsidR="00F530A0" w:rsidRPr="00A41548" w:rsidRDefault="00F530A0" w:rsidP="00B64CDD">
            <w:pPr>
              <w:autoSpaceDE/>
              <w:autoSpaceDN/>
              <w:adjustRightInd/>
              <w:spacing w:before="0" w:line="240" w:lineRule="auto"/>
              <w:ind w:left="0"/>
              <w:rPr>
                <w:color w:val="auto"/>
                <w:sz w:val="16"/>
                <w:szCs w:val="24"/>
                <w:lang w:val="ru-RU"/>
              </w:rPr>
            </w:pPr>
            <w:r w:rsidRPr="00A41548">
              <w:rPr>
                <w:color w:val="auto"/>
                <w:sz w:val="16"/>
                <w:szCs w:val="24"/>
                <w:lang w:val="ru-RU"/>
              </w:rPr>
              <w:t>Cor-Cote HCR FF</w:t>
            </w:r>
          </w:p>
        </w:tc>
        <w:tc>
          <w:tcPr>
            <w:tcW w:w="971" w:type="dxa"/>
            <w:vAlign w:val="center"/>
          </w:tcPr>
          <w:p w14:paraId="089F354B" w14:textId="77777777"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100</w:t>
            </w:r>
          </w:p>
        </w:tc>
        <w:tc>
          <w:tcPr>
            <w:tcW w:w="1069" w:type="dxa"/>
            <w:vAlign w:val="center"/>
          </w:tcPr>
          <w:p w14:paraId="5ECC3637"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3934DFF8" w14:textId="77777777" w:rsidTr="007A0C1D">
        <w:trPr>
          <w:trHeight w:val="288"/>
          <w:jc w:val="center"/>
        </w:trPr>
        <w:tc>
          <w:tcPr>
            <w:tcW w:w="2500" w:type="dxa"/>
            <w:gridSpan w:val="3"/>
            <w:vAlign w:val="center"/>
          </w:tcPr>
          <w:p w14:paraId="1364FD92"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630" w:type="dxa"/>
            <w:vAlign w:val="center"/>
          </w:tcPr>
          <w:p w14:paraId="24608862" w14:textId="77777777" w:rsidR="00F530A0" w:rsidRPr="00E26578"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24" w:type="dxa"/>
            <w:gridSpan w:val="2"/>
            <w:vAlign w:val="center"/>
          </w:tcPr>
          <w:p w14:paraId="265CCFE0" w14:textId="77777777" w:rsidR="00F530A0" w:rsidRPr="00A41548" w:rsidRDefault="00F530A0" w:rsidP="00B64CDD">
            <w:pPr>
              <w:autoSpaceDE/>
              <w:autoSpaceDN/>
              <w:adjustRightInd/>
              <w:spacing w:before="0" w:line="240" w:lineRule="auto"/>
              <w:ind w:left="0"/>
              <w:rPr>
                <w:color w:val="auto"/>
                <w:sz w:val="16"/>
                <w:szCs w:val="24"/>
                <w:lang w:val="ru-RU"/>
              </w:rPr>
            </w:pPr>
            <w:r w:rsidRPr="00A41548">
              <w:rPr>
                <w:color w:val="auto"/>
                <w:sz w:val="16"/>
                <w:szCs w:val="24"/>
                <w:lang w:val="ru-RU"/>
              </w:rPr>
              <w:t>Stonchem 577</w:t>
            </w:r>
          </w:p>
        </w:tc>
        <w:tc>
          <w:tcPr>
            <w:tcW w:w="971" w:type="dxa"/>
            <w:vAlign w:val="center"/>
          </w:tcPr>
          <w:p w14:paraId="519F87A9" w14:textId="77777777"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0</w:t>
            </w:r>
          </w:p>
        </w:tc>
        <w:tc>
          <w:tcPr>
            <w:tcW w:w="1069" w:type="dxa"/>
            <w:vAlign w:val="center"/>
          </w:tcPr>
          <w:p w14:paraId="70243C94"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05732F" w14:paraId="75D07BDD" w14:textId="77777777" w:rsidTr="007A0C1D">
        <w:trPr>
          <w:trHeight w:val="288"/>
          <w:jc w:val="center"/>
        </w:trPr>
        <w:tc>
          <w:tcPr>
            <w:tcW w:w="2500" w:type="dxa"/>
            <w:gridSpan w:val="3"/>
            <w:vAlign w:val="center"/>
          </w:tcPr>
          <w:p w14:paraId="3C80FDA4" w14:textId="77777777" w:rsidR="00F530A0" w:rsidRPr="008A7B52" w:rsidRDefault="00F530A0" w:rsidP="008A7B52">
            <w:pPr>
              <w:autoSpaceDE/>
              <w:autoSpaceDN/>
              <w:adjustRightInd/>
              <w:spacing w:before="0" w:line="240" w:lineRule="auto"/>
              <w:ind w:left="0"/>
              <w:jc w:val="center"/>
              <w:rPr>
                <w:color w:val="auto"/>
                <w:sz w:val="16"/>
                <w:szCs w:val="24"/>
                <w:lang w:val="ru-RU"/>
              </w:rPr>
            </w:pPr>
          </w:p>
        </w:tc>
        <w:tc>
          <w:tcPr>
            <w:tcW w:w="2630" w:type="dxa"/>
            <w:vAlign w:val="center"/>
          </w:tcPr>
          <w:p w14:paraId="3B8F6088" w14:textId="77777777" w:rsidR="00F530A0" w:rsidRPr="00AD544E" w:rsidRDefault="00F530A0" w:rsidP="00B64CDD">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24" w:type="dxa"/>
            <w:gridSpan w:val="2"/>
            <w:vAlign w:val="center"/>
          </w:tcPr>
          <w:p w14:paraId="06772716" w14:textId="77777777" w:rsidR="00F530A0" w:rsidRPr="00A41548" w:rsidRDefault="00F530A0" w:rsidP="00B64CDD">
            <w:pPr>
              <w:autoSpaceDE/>
              <w:autoSpaceDN/>
              <w:adjustRightInd/>
              <w:spacing w:before="0" w:line="240" w:lineRule="auto"/>
              <w:ind w:left="0"/>
              <w:rPr>
                <w:color w:val="auto"/>
                <w:sz w:val="16"/>
                <w:szCs w:val="24"/>
                <w:lang w:val="ru-RU"/>
              </w:rPr>
            </w:pPr>
            <w:r w:rsidRPr="00A41548">
              <w:rPr>
                <w:color w:val="auto"/>
                <w:sz w:val="16"/>
                <w:szCs w:val="24"/>
                <w:lang w:val="ru-RU"/>
              </w:rPr>
              <w:t>Series 61 Tneme-Liner</w:t>
            </w:r>
          </w:p>
        </w:tc>
        <w:tc>
          <w:tcPr>
            <w:tcW w:w="971" w:type="dxa"/>
            <w:vAlign w:val="center"/>
          </w:tcPr>
          <w:p w14:paraId="24233D21" w14:textId="77777777" w:rsidR="00F530A0" w:rsidRPr="00A41548" w:rsidRDefault="00F530A0" w:rsidP="00B64CDD">
            <w:pPr>
              <w:autoSpaceDE/>
              <w:autoSpaceDN/>
              <w:adjustRightInd/>
              <w:spacing w:before="0" w:line="240" w:lineRule="auto"/>
              <w:ind w:left="0"/>
              <w:jc w:val="center"/>
              <w:rPr>
                <w:color w:val="auto"/>
                <w:sz w:val="16"/>
                <w:szCs w:val="24"/>
                <w:lang w:val="ru-RU"/>
              </w:rPr>
            </w:pPr>
            <w:r w:rsidRPr="00A41548">
              <w:rPr>
                <w:color w:val="auto"/>
                <w:sz w:val="16"/>
                <w:szCs w:val="24"/>
                <w:lang w:val="ru-RU"/>
              </w:rPr>
              <w:t>45</w:t>
            </w:r>
          </w:p>
        </w:tc>
        <w:tc>
          <w:tcPr>
            <w:tcW w:w="1069" w:type="dxa"/>
            <w:vAlign w:val="center"/>
          </w:tcPr>
          <w:p w14:paraId="76ECCF0F" w14:textId="77777777" w:rsidR="00F530A0" w:rsidRPr="00A41548" w:rsidRDefault="00F530A0" w:rsidP="008A7B52">
            <w:pPr>
              <w:autoSpaceDE/>
              <w:autoSpaceDN/>
              <w:adjustRightInd/>
              <w:spacing w:before="0" w:line="240" w:lineRule="auto"/>
              <w:ind w:left="0"/>
              <w:jc w:val="center"/>
              <w:rPr>
                <w:color w:val="auto"/>
                <w:sz w:val="16"/>
                <w:szCs w:val="24"/>
                <w:lang w:val="ru-RU"/>
              </w:rPr>
            </w:pPr>
          </w:p>
        </w:tc>
      </w:tr>
      <w:tr w:rsidR="00F530A0" w:rsidRPr="00B10823" w14:paraId="04977D5E" w14:textId="77777777" w:rsidTr="00F029EB">
        <w:trPr>
          <w:trHeight w:val="288"/>
          <w:jc w:val="center"/>
        </w:trPr>
        <w:tc>
          <w:tcPr>
            <w:tcW w:w="9994" w:type="dxa"/>
            <w:gridSpan w:val="8"/>
            <w:tcBorders>
              <w:top w:val="single" w:sz="12" w:space="0" w:color="auto"/>
            </w:tcBorders>
            <w:vAlign w:val="center"/>
          </w:tcPr>
          <w:p w14:paraId="5A2CD295" w14:textId="77777777" w:rsidR="00F530A0" w:rsidRPr="006952A6" w:rsidRDefault="00F530A0" w:rsidP="00B64CDD">
            <w:pPr>
              <w:autoSpaceDE/>
              <w:autoSpaceDN/>
              <w:adjustRightInd/>
              <w:spacing w:before="0" w:line="240" w:lineRule="auto"/>
              <w:ind w:left="0"/>
              <w:rPr>
                <w:i/>
                <w:color w:val="auto"/>
                <w:sz w:val="14"/>
                <w:szCs w:val="14"/>
                <w:lang w:val="ru-RU"/>
              </w:rPr>
            </w:pPr>
            <w:r w:rsidRPr="0055637C">
              <w:rPr>
                <w:i/>
                <w:color w:val="auto"/>
                <w:sz w:val="14"/>
                <w:szCs w:val="24"/>
                <w:lang w:val="ru-RU"/>
              </w:rPr>
              <w:t>Данная система покрытия НЕ является заменой рекомендованного изготовителем покрытия. УСИЛЕНИЕ: Постоянное воздействие (Используется многослойная усиленная система или система усиленная текстилем для сопротивления механической нагрузке и погруженной эксплуатации. Проводится экспертиза выбора смолистого вещества (возможно полиэфирное, эпоксидное, либо модифицированный уретан) с участием изготовителя покрытия для того, чтобы убедиться в способности сопротивления коррозийным средам.); Временное воздействие (Используется многослойная усиленная система или система усиленная текстилем. Проводится экспертиза выбора смолистого вещества (возможно полиэфирное, эпоксидное, либо модифицированный уретан) с участием изготовителя покрытия для того, чтобы убедиться в сопротивляемости коррозийным средам. В зависимости от механического износа, система усиленная хлопьями может быть использована в соответствии с консультацией специалиста по покрытию или изготовителя.); Общее (Направляется запрос в адрес изготовителя покрытия с просьбой предоставить рекомендацию по материалу усиления (наполнитель, отделка поверхности цементным раствором, стеклохлопья или материал из стекловолокна) не только для сопротивления среднему механическому износу, но также, при необходимости, снизить вероятность образования трещин на покрытии и течи продукта.) При любом растрескивании бетонной герметичной конструкции, происходит ее малое смещение, создавая напряжения на покрытии, что в большинстве случаев приводит к образованию трещин.) В некоторых случаях, могут потребоваться дополнительные слои материала для подготовки бетонной поверхности для системы покрытия.</w:t>
            </w:r>
          </w:p>
        </w:tc>
      </w:tr>
      <w:tr w:rsidR="00F530A0" w:rsidRPr="0005732F" w14:paraId="41C54A96" w14:textId="77777777" w:rsidTr="007A0C1D">
        <w:trPr>
          <w:trHeight w:val="288"/>
          <w:jc w:val="center"/>
        </w:trPr>
        <w:tc>
          <w:tcPr>
            <w:tcW w:w="1382" w:type="dxa"/>
            <w:vAlign w:val="center"/>
          </w:tcPr>
          <w:p w14:paraId="42B12D74" w14:textId="77777777" w:rsidR="00F530A0" w:rsidRPr="0005732F" w:rsidRDefault="00F530A0" w:rsidP="00B64CDD">
            <w:pPr>
              <w:autoSpaceDE/>
              <w:autoSpaceDN/>
              <w:adjustRightInd/>
              <w:spacing w:before="0" w:line="240" w:lineRule="auto"/>
              <w:ind w:left="-72"/>
              <w:rPr>
                <w:b/>
                <w:color w:val="auto"/>
                <w:sz w:val="16"/>
                <w:szCs w:val="16"/>
              </w:rPr>
            </w:pPr>
            <w:r w:rsidRPr="009C75F6">
              <w:rPr>
                <w:b/>
                <w:color w:val="auto"/>
                <w:sz w:val="16"/>
                <w:szCs w:val="24"/>
                <w:lang w:val="ru-RU"/>
              </w:rPr>
              <w:t>Последнее обновление:</w:t>
            </w:r>
          </w:p>
        </w:tc>
        <w:tc>
          <w:tcPr>
            <w:tcW w:w="3748" w:type="dxa"/>
            <w:gridSpan w:val="3"/>
            <w:vAlign w:val="center"/>
          </w:tcPr>
          <w:p w14:paraId="22299EB9" w14:textId="41E94CED" w:rsidR="00F530A0" w:rsidRPr="00E26578" w:rsidRDefault="00740FB4" w:rsidP="00B64CDD">
            <w:pPr>
              <w:ind w:left="-72"/>
              <w:rPr>
                <w:b/>
                <w:color w:val="auto"/>
                <w:sz w:val="16"/>
                <w:szCs w:val="16"/>
                <w:lang w:val="ru-RU"/>
              </w:rPr>
            </w:pPr>
            <w:r>
              <w:rPr>
                <w:color w:val="auto"/>
                <w:sz w:val="16"/>
                <w:szCs w:val="24"/>
                <w:lang w:val="ru-RU"/>
              </w:rPr>
              <w:t>Ноябрь</w:t>
            </w:r>
            <w:r w:rsidR="00A41548">
              <w:rPr>
                <w:color w:val="auto"/>
                <w:sz w:val="16"/>
                <w:szCs w:val="24"/>
                <w:lang w:val="ru-RU"/>
              </w:rPr>
              <w:t xml:space="preserve"> 2025</w:t>
            </w:r>
          </w:p>
        </w:tc>
        <w:tc>
          <w:tcPr>
            <w:tcW w:w="2824" w:type="dxa"/>
            <w:gridSpan w:val="2"/>
            <w:vAlign w:val="center"/>
          </w:tcPr>
          <w:p w14:paraId="31BAE20B" w14:textId="77777777" w:rsidR="00F530A0" w:rsidRPr="0005732F" w:rsidRDefault="00F530A0" w:rsidP="00B64CDD">
            <w:pPr>
              <w:rPr>
                <w:b/>
                <w:color w:val="auto"/>
                <w:sz w:val="16"/>
                <w:szCs w:val="16"/>
              </w:rPr>
            </w:pPr>
          </w:p>
        </w:tc>
        <w:tc>
          <w:tcPr>
            <w:tcW w:w="971" w:type="dxa"/>
            <w:vAlign w:val="center"/>
          </w:tcPr>
          <w:p w14:paraId="697E9ABB" w14:textId="77777777" w:rsidR="00F530A0" w:rsidRPr="0005732F" w:rsidRDefault="00F530A0" w:rsidP="00B64CDD">
            <w:pPr>
              <w:jc w:val="center"/>
              <w:rPr>
                <w:b/>
                <w:color w:val="auto"/>
                <w:sz w:val="16"/>
                <w:szCs w:val="16"/>
              </w:rPr>
            </w:pPr>
          </w:p>
        </w:tc>
        <w:tc>
          <w:tcPr>
            <w:tcW w:w="1069" w:type="dxa"/>
            <w:vAlign w:val="center"/>
          </w:tcPr>
          <w:p w14:paraId="3902F6DD" w14:textId="77777777" w:rsidR="00F530A0" w:rsidRPr="0005732F" w:rsidRDefault="00F530A0" w:rsidP="00B64CDD">
            <w:pPr>
              <w:jc w:val="center"/>
              <w:rPr>
                <w:b/>
                <w:color w:val="auto"/>
                <w:sz w:val="16"/>
                <w:szCs w:val="16"/>
              </w:rPr>
            </w:pPr>
          </w:p>
        </w:tc>
      </w:tr>
    </w:tbl>
    <w:p w14:paraId="39949E00" w14:textId="77777777" w:rsidR="00B45130" w:rsidRDefault="00B45130" w:rsidP="00B45130">
      <w:pPr>
        <w:widowControl w:val="0"/>
        <w:spacing w:line="240" w:lineRule="auto"/>
        <w:ind w:left="1350" w:right="151" w:hanging="1260"/>
        <w:contextualSpacing/>
        <w:rPr>
          <w:sz w:val="16"/>
          <w:szCs w:val="16"/>
          <w:lang w:val="ru-RU"/>
        </w:rPr>
      </w:pPr>
    </w:p>
    <w:p w14:paraId="0A595D8A" w14:textId="6D6DF113" w:rsidR="00A05164" w:rsidRDefault="00A05164" w:rsidP="00B45130">
      <w:pPr>
        <w:widowControl w:val="0"/>
        <w:spacing w:line="240" w:lineRule="auto"/>
        <w:ind w:left="1350" w:right="151" w:hanging="1260"/>
        <w:contextualSpacing/>
        <w:rPr>
          <w:sz w:val="16"/>
          <w:szCs w:val="16"/>
          <w:lang w:val="ru-RU"/>
        </w:rPr>
      </w:pPr>
      <w:r>
        <w:rPr>
          <w:sz w:val="16"/>
          <w:szCs w:val="16"/>
          <w:lang w:val="ru-RU"/>
        </w:rPr>
        <w:t xml:space="preserve">Примечание 1: </w:t>
      </w:r>
      <w:r w:rsidR="00B45130">
        <w:rPr>
          <w:sz w:val="16"/>
          <w:szCs w:val="16"/>
          <w:lang w:val="ru-RU"/>
        </w:rPr>
        <w:tab/>
      </w:r>
      <w:r w:rsidR="00BA3F08" w:rsidRPr="0005645C">
        <w:rPr>
          <w:sz w:val="16"/>
          <w:szCs w:val="16"/>
          <w:lang w:val="ru-RU"/>
        </w:rPr>
        <w:t>*</w:t>
      </w:r>
      <w:r w:rsidR="00BA3F08" w:rsidRPr="00A05164">
        <w:rPr>
          <w:sz w:val="16"/>
          <w:szCs w:val="16"/>
          <w:lang w:val="ru-RU"/>
        </w:rPr>
        <w:t>Hempel</w:t>
      </w:r>
      <w:r w:rsidR="00BA3F08" w:rsidRPr="0005645C">
        <w:rPr>
          <w:sz w:val="16"/>
          <w:szCs w:val="16"/>
          <w:lang w:val="ru-RU"/>
        </w:rPr>
        <w:t xml:space="preserve"> включает в себя герметик Hempadur Sealer 05990</w:t>
      </w:r>
    </w:p>
    <w:p w14:paraId="48CB2F36" w14:textId="62A90CB5" w:rsidR="007E63BC" w:rsidRPr="008E4BF9" w:rsidRDefault="00BA3F08" w:rsidP="00A05164">
      <w:pPr>
        <w:widowControl w:val="0"/>
        <w:spacing w:line="240" w:lineRule="auto"/>
        <w:ind w:left="1080" w:right="-20" w:hanging="1083"/>
        <w:contextualSpacing/>
        <w:rPr>
          <w:lang w:val="ru-RU"/>
        </w:rPr>
      </w:pPr>
      <w:r w:rsidRPr="00521355">
        <w:rPr>
          <w:color w:val="auto"/>
          <w:lang w:val="ru-RU"/>
        </w:rPr>
        <w:br w:type="page"/>
      </w:r>
      <w:bookmarkStart w:id="713" w:name="_Toc337129949"/>
    </w:p>
    <w:p w14:paraId="35DF18D6" w14:textId="77777777" w:rsidR="00D17BB5" w:rsidRPr="00D57179" w:rsidRDefault="00D17BB5" w:rsidP="008E4BF9">
      <w:pPr>
        <w:pStyle w:val="Heading1"/>
        <w:numPr>
          <w:ilvl w:val="0"/>
          <w:numId w:val="11"/>
        </w:numPr>
        <w:ind w:left="720" w:hanging="720"/>
        <w:rPr>
          <w:lang w:val="en-GB"/>
        </w:rPr>
      </w:pPr>
      <w:bookmarkStart w:id="714" w:name="_Ref477681430"/>
      <w:bookmarkStart w:id="715" w:name="_Toc527016015"/>
      <w:r w:rsidRPr="00D57179">
        <w:rPr>
          <w:lang w:val="en-GB"/>
        </w:rPr>
        <w:lastRenderedPageBreak/>
        <w:t>SCOPE</w:t>
      </w:r>
      <w:bookmarkEnd w:id="714"/>
      <w:bookmarkEnd w:id="715"/>
    </w:p>
    <w:p w14:paraId="4AC8AB00" w14:textId="77777777" w:rsidR="00D17BB5" w:rsidRPr="00D57179" w:rsidRDefault="00D17BB5" w:rsidP="00D17BB5">
      <w:pPr>
        <w:pStyle w:val="Text1"/>
        <w:rPr>
          <w:color w:val="auto"/>
          <w:lang w:val="en-GB"/>
        </w:rPr>
      </w:pPr>
      <w:r w:rsidRPr="00D57179">
        <w:rPr>
          <w:color w:val="auto"/>
          <w:lang w:val="en-GB"/>
        </w:rPr>
        <w:t>This specification defines coating systems, coating system selection, manufacturers, and brands of coatings for:</w:t>
      </w:r>
    </w:p>
    <w:p w14:paraId="0F54F000" w14:textId="77777777" w:rsidR="00D17BB5" w:rsidRPr="00D57179" w:rsidRDefault="00D17BB5" w:rsidP="000C60FA">
      <w:pPr>
        <w:pStyle w:val="List1"/>
        <w:numPr>
          <w:ilvl w:val="0"/>
          <w:numId w:val="12"/>
        </w:numPr>
        <w:tabs>
          <w:tab w:val="clear" w:pos="1080"/>
        </w:tabs>
        <w:ind w:left="1134" w:hanging="425"/>
        <w:rPr>
          <w:color w:val="auto"/>
          <w:lang w:val="en-GB"/>
        </w:rPr>
      </w:pPr>
      <w:r w:rsidRPr="00D57179">
        <w:rPr>
          <w:color w:val="auto"/>
          <w:lang w:val="en-GB"/>
        </w:rPr>
        <w:t>Atmospheric coatings for onshore and offshore equipment and structures.</w:t>
      </w:r>
    </w:p>
    <w:p w14:paraId="4887F10A" w14:textId="77777777" w:rsidR="00D17BB5" w:rsidRPr="00D57179" w:rsidRDefault="00D17BB5" w:rsidP="000C60FA">
      <w:pPr>
        <w:pStyle w:val="List1"/>
        <w:tabs>
          <w:tab w:val="clear" w:pos="1080"/>
        </w:tabs>
        <w:ind w:left="1134" w:hanging="425"/>
        <w:rPr>
          <w:color w:val="auto"/>
          <w:lang w:val="en-GB"/>
        </w:rPr>
      </w:pPr>
      <w:r>
        <w:rPr>
          <w:color w:val="auto"/>
        </w:rPr>
        <w:t>Linings</w:t>
      </w:r>
      <w:r w:rsidRPr="00D57179">
        <w:rPr>
          <w:color w:val="auto"/>
          <w:lang w:val="en-GB"/>
        </w:rPr>
        <w:t xml:space="preserve"> for concrete.</w:t>
      </w:r>
    </w:p>
    <w:p w14:paraId="2236D996" w14:textId="77777777" w:rsidR="00D17BB5" w:rsidRPr="00D57179" w:rsidRDefault="00D17BB5" w:rsidP="000C60FA">
      <w:pPr>
        <w:pStyle w:val="List1"/>
        <w:tabs>
          <w:tab w:val="clear" w:pos="1080"/>
        </w:tabs>
        <w:ind w:left="1134" w:hanging="425"/>
        <w:rPr>
          <w:color w:val="auto"/>
          <w:lang w:val="en-GB"/>
        </w:rPr>
      </w:pPr>
      <w:r w:rsidRPr="00D57179">
        <w:rPr>
          <w:color w:val="auto"/>
          <w:lang w:val="en-GB"/>
        </w:rPr>
        <w:t>Coatings under insulation.</w:t>
      </w:r>
    </w:p>
    <w:p w14:paraId="2D4617E0" w14:textId="77777777" w:rsidR="00D17BB5" w:rsidRPr="00D57179" w:rsidRDefault="00D17BB5" w:rsidP="000C60FA">
      <w:pPr>
        <w:pStyle w:val="List1"/>
        <w:tabs>
          <w:tab w:val="clear" w:pos="1080"/>
        </w:tabs>
        <w:ind w:left="1134" w:hanging="425"/>
        <w:rPr>
          <w:color w:val="auto"/>
          <w:lang w:val="en-GB"/>
        </w:rPr>
      </w:pPr>
      <w:r w:rsidRPr="00D57179">
        <w:rPr>
          <w:color w:val="auto"/>
          <w:lang w:val="en-GB"/>
        </w:rPr>
        <w:t xml:space="preserve">Internal vessel </w:t>
      </w:r>
      <w:r>
        <w:rPr>
          <w:color w:val="auto"/>
          <w:lang w:val="en-GB"/>
        </w:rPr>
        <w:t>linings</w:t>
      </w:r>
      <w:r w:rsidRPr="00D57179">
        <w:rPr>
          <w:color w:val="auto"/>
          <w:lang w:val="en-GB"/>
        </w:rPr>
        <w:t>.</w:t>
      </w:r>
    </w:p>
    <w:p w14:paraId="750EB1AE" w14:textId="4D2CFFF5" w:rsidR="00D17BB5" w:rsidRPr="00D57179" w:rsidRDefault="00D17BB5" w:rsidP="00C42911">
      <w:pPr>
        <w:pStyle w:val="Heading1"/>
        <w:numPr>
          <w:ilvl w:val="0"/>
          <w:numId w:val="11"/>
        </w:numPr>
        <w:ind w:left="720" w:hanging="720"/>
      </w:pPr>
      <w:bookmarkStart w:id="716" w:name="_Ref477681640"/>
      <w:bookmarkStart w:id="717" w:name="_Toc527016016"/>
      <w:r w:rsidRPr="00C42911">
        <w:rPr>
          <w:lang w:val="en-GB"/>
        </w:rPr>
        <w:t>REFERENCES</w:t>
      </w:r>
      <w:bookmarkEnd w:id="716"/>
      <w:bookmarkEnd w:id="717"/>
    </w:p>
    <w:p w14:paraId="4FC36116" w14:textId="77777777" w:rsidR="00D17BB5" w:rsidRPr="00D57179" w:rsidRDefault="00D17BB5" w:rsidP="009F02C6">
      <w:pPr>
        <w:pStyle w:val="List1"/>
        <w:numPr>
          <w:ilvl w:val="0"/>
          <w:numId w:val="23"/>
        </w:numPr>
        <w:tabs>
          <w:tab w:val="clear" w:pos="1080"/>
        </w:tabs>
        <w:ind w:left="1134" w:hanging="425"/>
        <w:rPr>
          <w:color w:val="auto"/>
        </w:rPr>
      </w:pPr>
      <w:r w:rsidRPr="00D57179">
        <w:rPr>
          <w:color w:val="auto"/>
        </w:rPr>
        <w:t xml:space="preserve">All works and materials shall conform to the requirements of the </w:t>
      </w:r>
      <w:r w:rsidR="006502B8">
        <w:rPr>
          <w:color w:val="auto"/>
        </w:rPr>
        <w:t xml:space="preserve">Industry </w:t>
      </w:r>
      <w:r w:rsidRPr="00D57179">
        <w:rPr>
          <w:color w:val="auto"/>
        </w:rPr>
        <w:t xml:space="preserve">Standards and Specifications, National and International Codes and Standards as listed in this specification. </w:t>
      </w:r>
    </w:p>
    <w:p w14:paraId="15707305" w14:textId="77777777" w:rsidR="00D17BB5" w:rsidRPr="00D57179" w:rsidRDefault="00D17BB5" w:rsidP="009F02C6">
      <w:pPr>
        <w:pStyle w:val="List1"/>
        <w:numPr>
          <w:ilvl w:val="0"/>
          <w:numId w:val="10"/>
        </w:numPr>
        <w:tabs>
          <w:tab w:val="clear" w:pos="1080"/>
        </w:tabs>
        <w:ind w:left="1134" w:hanging="425"/>
        <w:rPr>
          <w:color w:val="auto"/>
        </w:rPr>
      </w:pPr>
      <w:r w:rsidRPr="00D57179">
        <w:rPr>
          <w:color w:val="auto"/>
        </w:rPr>
        <w:t xml:space="preserve">Where no acceptable </w:t>
      </w:r>
      <w:r w:rsidR="006502B8">
        <w:rPr>
          <w:color w:val="auto"/>
        </w:rPr>
        <w:t>Industry</w:t>
      </w:r>
      <w:r w:rsidRPr="00D57179">
        <w:rPr>
          <w:color w:val="auto"/>
        </w:rPr>
        <w:t xml:space="preserve"> Standards are available equivalent internationally recognized codes and standards may be proposed by Contractor / Supplier for Purchaser acceptance. </w:t>
      </w:r>
    </w:p>
    <w:p w14:paraId="15F93B1F" w14:textId="15A0236C" w:rsidR="00D17BB5" w:rsidRPr="009000E5" w:rsidRDefault="00A36057" w:rsidP="00F62FBB">
      <w:pPr>
        <w:pStyle w:val="Heading2"/>
        <w:numPr>
          <w:ilvl w:val="1"/>
          <w:numId w:val="11"/>
        </w:numPr>
        <w:ind w:left="851" w:hanging="709"/>
        <w:rPr>
          <w:lang w:val="en-GB"/>
        </w:rPr>
      </w:pPr>
      <w:bookmarkStart w:id="718" w:name="_Ref477682695"/>
      <w:bookmarkStart w:id="719" w:name="_Toc527016017"/>
      <w:r>
        <w:t>Purchaser</w:t>
      </w:r>
      <w:r w:rsidR="00D17BB5" w:rsidRPr="009000E5">
        <w:rPr>
          <w:lang w:val="en-GB"/>
        </w:rPr>
        <w:t xml:space="preserve"> Documents</w:t>
      </w:r>
      <w:bookmarkEnd w:id="718"/>
      <w:bookmarkEnd w:id="719"/>
    </w:p>
    <w:p w14:paraId="155DBF80" w14:textId="77777777" w:rsidR="00D17BB5" w:rsidRPr="002514FB" w:rsidRDefault="00D17BB5" w:rsidP="00C25E68">
      <w:pPr>
        <w:pStyle w:val="Reference"/>
        <w:tabs>
          <w:tab w:val="clear" w:pos="2680"/>
        </w:tabs>
        <w:ind w:left="3119" w:hanging="2399"/>
        <w:rPr>
          <w:color w:val="auto"/>
          <w:lang w:eastAsia="ru-RU"/>
        </w:rPr>
      </w:pPr>
      <w:r w:rsidRPr="002514FB">
        <w:rPr>
          <w:color w:val="auto"/>
          <w:lang w:eastAsia="ru-RU"/>
        </w:rPr>
        <w:t>COM-SU-5014</w:t>
      </w:r>
      <w:r>
        <w:rPr>
          <w:color w:val="auto"/>
          <w:lang w:eastAsia="ru-RU"/>
        </w:rPr>
        <w:t xml:space="preserve">-TCO </w:t>
      </w:r>
      <w:r w:rsidRPr="002514FB">
        <w:rPr>
          <w:color w:val="auto"/>
          <w:lang w:eastAsia="ru-RU"/>
        </w:rPr>
        <w:tab/>
        <w:t>Internal Linings for Vessels in Wet H2S Service</w:t>
      </w:r>
    </w:p>
    <w:p w14:paraId="48883D8F" w14:textId="77777777" w:rsidR="00D17BB5" w:rsidRDefault="00D17BB5" w:rsidP="00C25E68">
      <w:pPr>
        <w:pStyle w:val="Reference"/>
        <w:tabs>
          <w:tab w:val="clear" w:pos="2680"/>
        </w:tabs>
        <w:ind w:left="3119" w:hanging="2399"/>
        <w:rPr>
          <w:color w:val="auto"/>
          <w:lang w:eastAsia="ru-RU"/>
        </w:rPr>
      </w:pPr>
      <w:r w:rsidRPr="002514FB">
        <w:rPr>
          <w:color w:val="auto"/>
          <w:lang w:eastAsia="ru-RU"/>
        </w:rPr>
        <w:t>FPM-DU-5091</w:t>
      </w:r>
      <w:r>
        <w:rPr>
          <w:color w:val="auto"/>
          <w:lang w:eastAsia="ru-RU"/>
        </w:rPr>
        <w:t>-TCO</w:t>
      </w:r>
      <w:r w:rsidRPr="002514FB">
        <w:rPr>
          <w:color w:val="auto"/>
          <w:lang w:eastAsia="ru-RU"/>
        </w:rPr>
        <w:tab/>
        <w:t>Passive Fire Protection Materials and Their Application</w:t>
      </w:r>
    </w:p>
    <w:p w14:paraId="2DAE694C" w14:textId="7CA9D12F" w:rsidR="00D17BB5" w:rsidRPr="002514FB" w:rsidRDefault="00D17BB5" w:rsidP="00C25E68">
      <w:pPr>
        <w:pStyle w:val="Reference"/>
        <w:tabs>
          <w:tab w:val="clear" w:pos="2680"/>
        </w:tabs>
        <w:ind w:left="3119" w:hanging="2399"/>
        <w:outlineLvl w:val="0"/>
        <w:rPr>
          <w:color w:val="auto"/>
          <w:lang w:eastAsia="ru-RU"/>
        </w:rPr>
      </w:pPr>
      <w:r w:rsidRPr="002514FB">
        <w:rPr>
          <w:color w:val="auto"/>
          <w:lang w:eastAsia="ru-RU"/>
        </w:rPr>
        <w:t>COM-SU-4743-TCO</w:t>
      </w:r>
      <w:r>
        <w:rPr>
          <w:color w:val="auto"/>
          <w:lang w:eastAsia="ru-RU"/>
        </w:rPr>
        <w:t xml:space="preserve"> </w:t>
      </w:r>
      <w:r w:rsidR="00C25E68">
        <w:rPr>
          <w:color w:val="auto"/>
          <w:lang w:eastAsia="ru-RU"/>
        </w:rPr>
        <w:tab/>
      </w:r>
      <w:r>
        <w:rPr>
          <w:color w:val="auto"/>
          <w:lang w:eastAsia="ru-RU"/>
        </w:rPr>
        <w:t>External Coatings</w:t>
      </w:r>
    </w:p>
    <w:p w14:paraId="170A53FD" w14:textId="19CAEDF0" w:rsidR="00D17BB5" w:rsidRDefault="00D17BB5" w:rsidP="00C25E68">
      <w:pPr>
        <w:pStyle w:val="Reference"/>
        <w:tabs>
          <w:tab w:val="clear" w:pos="2680"/>
        </w:tabs>
        <w:ind w:left="3119" w:hanging="2399"/>
        <w:outlineLvl w:val="0"/>
        <w:rPr>
          <w:color w:val="auto"/>
          <w:lang w:eastAsia="ru-RU"/>
        </w:rPr>
      </w:pPr>
      <w:r w:rsidRPr="002514FB">
        <w:rPr>
          <w:color w:val="auto"/>
          <w:lang w:eastAsia="ru-RU"/>
        </w:rPr>
        <w:t>COM -SU- 4738-TCO</w:t>
      </w:r>
      <w:r>
        <w:rPr>
          <w:color w:val="auto"/>
          <w:lang w:eastAsia="ru-RU"/>
        </w:rPr>
        <w:t xml:space="preserve"> </w:t>
      </w:r>
      <w:r w:rsidR="00C25E68">
        <w:rPr>
          <w:color w:val="auto"/>
          <w:lang w:eastAsia="ru-RU"/>
        </w:rPr>
        <w:tab/>
      </w:r>
      <w:r>
        <w:rPr>
          <w:color w:val="auto"/>
          <w:lang w:eastAsia="ru-RU"/>
        </w:rPr>
        <w:t>Internal Coatings</w:t>
      </w:r>
    </w:p>
    <w:p w14:paraId="4962B205" w14:textId="1916DF64" w:rsidR="00E25F5D" w:rsidRPr="00761C70" w:rsidRDefault="00E25F5D" w:rsidP="00C25E68">
      <w:pPr>
        <w:pStyle w:val="Text1"/>
        <w:ind w:left="3119" w:hanging="2399"/>
        <w:rPr>
          <w:lang w:eastAsia="ru-RU"/>
        </w:rPr>
      </w:pPr>
      <w:r w:rsidRPr="00E25F5D">
        <w:rPr>
          <w:lang w:eastAsia="ru-RU"/>
        </w:rPr>
        <w:t xml:space="preserve">COM-SU-4042-TCO </w:t>
      </w:r>
      <w:r w:rsidR="00C25E68">
        <w:rPr>
          <w:lang w:eastAsia="ru-RU"/>
        </w:rPr>
        <w:tab/>
      </w:r>
      <w:r w:rsidRPr="00E25F5D">
        <w:rPr>
          <w:lang w:eastAsia="ru-RU"/>
        </w:rPr>
        <w:t>Single and Dual Layer FBE for External Pipeline Coatings</w:t>
      </w:r>
    </w:p>
    <w:p w14:paraId="0244E06A" w14:textId="77777777" w:rsidR="00D17BB5" w:rsidRPr="009C6043" w:rsidRDefault="00D17BB5" w:rsidP="00C25E68">
      <w:pPr>
        <w:pStyle w:val="Heading2"/>
        <w:numPr>
          <w:ilvl w:val="1"/>
          <w:numId w:val="11"/>
        </w:numPr>
        <w:ind w:left="851" w:hanging="709"/>
        <w:rPr>
          <w:lang w:val="en-GB"/>
        </w:rPr>
      </w:pPr>
      <w:bookmarkStart w:id="720" w:name="_Ref477682702"/>
      <w:bookmarkStart w:id="721" w:name="_Toc527016018"/>
      <w:r w:rsidRPr="009C6043">
        <w:rPr>
          <w:lang w:val="en-GB"/>
        </w:rPr>
        <w:t>Industry Codes and Standards</w:t>
      </w:r>
      <w:bookmarkEnd w:id="720"/>
      <w:bookmarkEnd w:id="721"/>
    </w:p>
    <w:p w14:paraId="3143E1CF" w14:textId="77777777" w:rsidR="00936FCA" w:rsidRPr="0005023B" w:rsidRDefault="00936FCA" w:rsidP="00936FCA">
      <w:pPr>
        <w:pStyle w:val="Text1Bold"/>
        <w:outlineLvl w:val="0"/>
        <w:rPr>
          <w:color w:val="auto"/>
          <w:lang w:eastAsia="ru-RU"/>
        </w:rPr>
      </w:pPr>
      <w:r w:rsidRPr="0005023B">
        <w:rPr>
          <w:color w:val="auto"/>
          <w:lang w:eastAsia="ru-RU"/>
        </w:rPr>
        <w:t>Republic of Kazakhstan Codes and Standards</w:t>
      </w:r>
    </w:p>
    <w:p w14:paraId="143AA0B0" w14:textId="77777777" w:rsidR="00936FCA" w:rsidRPr="0005023B" w:rsidRDefault="00936FCA" w:rsidP="00936FCA">
      <w:pPr>
        <w:pStyle w:val="Reference"/>
        <w:rPr>
          <w:color w:val="auto"/>
          <w:lang w:eastAsia="ru-RU"/>
        </w:rPr>
      </w:pPr>
      <w:r w:rsidRPr="0005023B">
        <w:rPr>
          <w:color w:val="auto"/>
          <w:lang w:eastAsia="ru-RU"/>
        </w:rPr>
        <w:t xml:space="preserve">GOST 28246-2006 </w:t>
      </w:r>
      <w:r w:rsidRPr="0005023B">
        <w:rPr>
          <w:color w:val="auto"/>
          <w:lang w:eastAsia="ru-RU"/>
        </w:rPr>
        <w:tab/>
        <w:t>Coating materials. Terms and definitions</w:t>
      </w:r>
    </w:p>
    <w:p w14:paraId="2833354A" w14:textId="77777777" w:rsidR="00936FCA" w:rsidRPr="0005023B" w:rsidRDefault="00936FCA" w:rsidP="00936FCA">
      <w:pPr>
        <w:pStyle w:val="Reference"/>
        <w:rPr>
          <w:color w:val="auto"/>
          <w:lang w:eastAsia="ru-RU"/>
        </w:rPr>
      </w:pPr>
      <w:r w:rsidRPr="0005023B">
        <w:rPr>
          <w:color w:val="auto"/>
          <w:lang w:eastAsia="ru-RU"/>
        </w:rPr>
        <w:t xml:space="preserve">GOST 9.072-77 </w:t>
      </w:r>
      <w:r w:rsidRPr="0005023B">
        <w:rPr>
          <w:color w:val="auto"/>
          <w:lang w:eastAsia="ru-RU"/>
        </w:rPr>
        <w:tab/>
        <w:t>Paint coating. Terms and definitions</w:t>
      </w:r>
    </w:p>
    <w:p w14:paraId="46F4F683" w14:textId="77777777" w:rsidR="00BD37EB" w:rsidRPr="0005023B" w:rsidRDefault="00BD37EB" w:rsidP="00BD37EB">
      <w:pPr>
        <w:pStyle w:val="Text1Bold"/>
        <w:outlineLvl w:val="0"/>
        <w:rPr>
          <w:color w:val="auto"/>
          <w:lang w:eastAsia="ru-RU"/>
        </w:rPr>
      </w:pPr>
      <w:r w:rsidRPr="0005023B">
        <w:rPr>
          <w:color w:val="auto"/>
          <w:lang w:eastAsia="ru-RU"/>
        </w:rPr>
        <w:t>International Association of Oil &amp; Gas Producers (IOGP)</w:t>
      </w:r>
    </w:p>
    <w:p w14:paraId="3EA1DA41" w14:textId="3D5AD8D2" w:rsidR="00BD37EB" w:rsidRPr="0005023B" w:rsidRDefault="00BD37EB" w:rsidP="00BD37EB">
      <w:pPr>
        <w:pStyle w:val="Reference"/>
        <w:jc w:val="both"/>
        <w:rPr>
          <w:color w:val="auto"/>
        </w:rPr>
      </w:pPr>
      <w:r w:rsidRPr="0005023B">
        <w:rPr>
          <w:color w:val="auto"/>
        </w:rPr>
        <w:t>I</w:t>
      </w:r>
      <w:ins w:id="722" w:author="Issayevskiy, Konstantin [STAMGazStroy LLP]" w:date="2025-12-04T16:36:00Z" w16du:dateUtc="2025-12-04T11:36:00Z">
        <w:r w:rsidR="00235F2F">
          <w:rPr>
            <w:color w:val="auto"/>
          </w:rPr>
          <w:t>O</w:t>
        </w:r>
      </w:ins>
      <w:del w:id="723" w:author="Issayevskiy, Konstantin [STAMGazStroy LLP]" w:date="2025-12-04T16:36:00Z" w16du:dateUtc="2025-12-04T11:36:00Z">
        <w:r w:rsidRPr="0005023B" w:rsidDel="00235F2F">
          <w:rPr>
            <w:color w:val="auto"/>
          </w:rPr>
          <w:delText>O</w:delText>
        </w:r>
      </w:del>
      <w:r w:rsidRPr="0005023B">
        <w:rPr>
          <w:color w:val="auto"/>
        </w:rPr>
        <w:t xml:space="preserve">GP S-715 </w:t>
      </w:r>
      <w:r w:rsidRPr="0005023B">
        <w:rPr>
          <w:color w:val="auto"/>
        </w:rPr>
        <w:tab/>
        <w:t xml:space="preserve">Coating &amp; Painting for Offshore, Marine Coastal &amp; Subsea Environments </w:t>
      </w:r>
    </w:p>
    <w:p w14:paraId="623EC135" w14:textId="0D6FB344" w:rsidR="00BD37EB" w:rsidRPr="0005023B" w:rsidRDefault="00BD37EB" w:rsidP="00BD37EB">
      <w:pPr>
        <w:pStyle w:val="Reference"/>
        <w:jc w:val="both"/>
        <w:rPr>
          <w:color w:val="auto"/>
        </w:rPr>
      </w:pPr>
      <w:r w:rsidRPr="0005023B">
        <w:rPr>
          <w:color w:val="auto"/>
        </w:rPr>
        <w:t>I</w:t>
      </w:r>
      <w:ins w:id="724" w:author="Issayevskiy, Konstantin [STAMGazStroy LLP]" w:date="2025-12-04T16:36:00Z" w16du:dateUtc="2025-12-04T11:36:00Z">
        <w:r w:rsidR="00235F2F">
          <w:rPr>
            <w:color w:val="auto"/>
          </w:rPr>
          <w:t>O</w:t>
        </w:r>
      </w:ins>
      <w:del w:id="725" w:author="Issayevskiy, Konstantin [STAMGazStroy LLP]" w:date="2025-12-04T16:36:00Z" w16du:dateUtc="2025-12-04T11:36:00Z">
        <w:r w:rsidRPr="0005023B" w:rsidDel="00235F2F">
          <w:rPr>
            <w:color w:val="auto"/>
          </w:rPr>
          <w:delText>O</w:delText>
        </w:r>
      </w:del>
      <w:r w:rsidRPr="0005023B">
        <w:rPr>
          <w:color w:val="auto"/>
        </w:rPr>
        <w:t>GP S-715</w:t>
      </w:r>
      <w:r w:rsidRPr="0005023B">
        <w:rPr>
          <w:color w:val="auto"/>
        </w:rPr>
        <w:tab/>
        <w:t xml:space="preserve">Supplementary Specification to NORSOK M-501 Coating and Painting for Offshore, Marine Coastal and Subsea Environments </w:t>
      </w:r>
    </w:p>
    <w:p w14:paraId="1C87070A" w14:textId="1EF3D27A" w:rsidR="00BD37EB" w:rsidRPr="0005023B" w:rsidRDefault="00BD37EB" w:rsidP="00BD37EB">
      <w:pPr>
        <w:pStyle w:val="Reference"/>
        <w:jc w:val="both"/>
        <w:rPr>
          <w:color w:val="auto"/>
        </w:rPr>
      </w:pPr>
      <w:r w:rsidRPr="0005023B">
        <w:rPr>
          <w:color w:val="auto"/>
        </w:rPr>
        <w:t>I</w:t>
      </w:r>
      <w:ins w:id="726" w:author="Issayevskiy, Konstantin [STAMGazStroy LLP]" w:date="2025-12-04T16:36:00Z" w16du:dateUtc="2025-12-04T11:36:00Z">
        <w:r w:rsidR="00235F2F">
          <w:rPr>
            <w:color w:val="auto"/>
          </w:rPr>
          <w:t>O</w:t>
        </w:r>
      </w:ins>
      <w:del w:id="727" w:author="Issayevskiy, Konstantin [STAMGazStroy LLP]" w:date="2025-12-04T16:36:00Z" w16du:dateUtc="2025-12-04T11:36:00Z">
        <w:r w:rsidRPr="0005023B" w:rsidDel="00235F2F">
          <w:rPr>
            <w:color w:val="auto"/>
          </w:rPr>
          <w:delText>O</w:delText>
        </w:r>
      </w:del>
      <w:r w:rsidRPr="0005023B">
        <w:rPr>
          <w:color w:val="auto"/>
        </w:rPr>
        <w:t>GP S-715D</w:t>
      </w:r>
      <w:r w:rsidRPr="0005023B">
        <w:rPr>
          <w:color w:val="auto"/>
        </w:rPr>
        <w:tab/>
        <w:t xml:space="preserve">Data Sheet for Coating and Painting for Offshore, Marine Coastal and Subsea Environments </w:t>
      </w:r>
    </w:p>
    <w:p w14:paraId="0325DCFC" w14:textId="4829529C" w:rsidR="00BD37EB" w:rsidRPr="0005023B" w:rsidRDefault="00BD37EB" w:rsidP="00BD37EB">
      <w:pPr>
        <w:pStyle w:val="Reference"/>
        <w:jc w:val="both"/>
        <w:rPr>
          <w:color w:val="auto"/>
        </w:rPr>
      </w:pPr>
      <w:r w:rsidRPr="0005023B">
        <w:rPr>
          <w:color w:val="auto"/>
        </w:rPr>
        <w:t>I</w:t>
      </w:r>
      <w:ins w:id="728" w:author="Issayevskiy, Konstantin [STAMGazStroy LLP]" w:date="2025-12-04T16:36:00Z" w16du:dateUtc="2025-12-04T11:36:00Z">
        <w:r w:rsidR="00235F2F">
          <w:rPr>
            <w:color w:val="auto"/>
          </w:rPr>
          <w:t>O</w:t>
        </w:r>
      </w:ins>
      <w:del w:id="729" w:author="Issayevskiy, Konstantin [STAMGazStroy LLP]" w:date="2025-12-04T16:36:00Z" w16du:dateUtc="2025-12-04T11:36:00Z">
        <w:r w:rsidRPr="0005023B" w:rsidDel="00235F2F">
          <w:rPr>
            <w:color w:val="auto"/>
          </w:rPr>
          <w:delText>O</w:delText>
        </w:r>
      </w:del>
      <w:r w:rsidRPr="0005023B">
        <w:rPr>
          <w:color w:val="auto"/>
        </w:rPr>
        <w:t>GP S-715L</w:t>
      </w:r>
      <w:r w:rsidRPr="0005023B">
        <w:rPr>
          <w:color w:val="auto"/>
        </w:rPr>
        <w:tab/>
        <w:t xml:space="preserve">Information Requirements for Coating and Painting for Offshore, Marine Coastal and Subsea Environments </w:t>
      </w:r>
    </w:p>
    <w:p w14:paraId="5E9B548F" w14:textId="3BAD844C" w:rsidR="00BD37EB" w:rsidRPr="0005023B" w:rsidRDefault="00BD37EB" w:rsidP="00BD37EB">
      <w:pPr>
        <w:pStyle w:val="Reference"/>
        <w:jc w:val="both"/>
        <w:rPr>
          <w:color w:val="auto"/>
        </w:rPr>
      </w:pPr>
      <w:r w:rsidRPr="0005023B">
        <w:rPr>
          <w:color w:val="auto"/>
        </w:rPr>
        <w:t>I</w:t>
      </w:r>
      <w:ins w:id="730" w:author="Issayevskiy, Konstantin [STAMGazStroy LLP]" w:date="2025-12-04T16:36:00Z" w16du:dateUtc="2025-12-04T11:36:00Z">
        <w:r w:rsidR="00235F2F">
          <w:rPr>
            <w:color w:val="auto"/>
          </w:rPr>
          <w:t>O</w:t>
        </w:r>
      </w:ins>
      <w:del w:id="731" w:author="Issayevskiy, Konstantin [STAMGazStroy LLP]" w:date="2025-12-04T16:36:00Z" w16du:dateUtc="2025-12-04T11:36:00Z">
        <w:r w:rsidRPr="0005023B" w:rsidDel="00235F2F">
          <w:rPr>
            <w:color w:val="auto"/>
          </w:rPr>
          <w:delText>O</w:delText>
        </w:r>
      </w:del>
      <w:r w:rsidRPr="0005023B">
        <w:rPr>
          <w:color w:val="auto"/>
        </w:rPr>
        <w:t>GP S-715Q</w:t>
      </w:r>
      <w:r w:rsidRPr="0005023B">
        <w:rPr>
          <w:color w:val="auto"/>
        </w:rPr>
        <w:tab/>
        <w:t xml:space="preserve">Quality Requirements for Coating and Painting for Offshore, Marine Coastal and Subsea Environments </w:t>
      </w:r>
    </w:p>
    <w:p w14:paraId="0807E7D1" w14:textId="77777777" w:rsidR="00BD37EB" w:rsidRPr="0005023B" w:rsidRDefault="00BD37EB" w:rsidP="00BD37EB">
      <w:pPr>
        <w:pStyle w:val="Text1Bold"/>
        <w:outlineLvl w:val="0"/>
        <w:rPr>
          <w:color w:val="auto"/>
          <w:lang w:eastAsia="ru-RU"/>
        </w:rPr>
      </w:pPr>
      <w:r w:rsidRPr="0005023B">
        <w:rPr>
          <w:color w:val="auto"/>
          <w:lang w:eastAsia="ru-RU"/>
        </w:rPr>
        <w:t xml:space="preserve">International Organization for Standardization (ISO) </w:t>
      </w:r>
    </w:p>
    <w:p w14:paraId="3254FCB1" w14:textId="77777777" w:rsidR="00BD37EB" w:rsidRPr="0005023B" w:rsidRDefault="00BD37EB" w:rsidP="00BD37EB">
      <w:pPr>
        <w:pStyle w:val="Reference"/>
        <w:jc w:val="both"/>
        <w:rPr>
          <w:color w:val="auto"/>
        </w:rPr>
      </w:pPr>
      <w:r w:rsidRPr="0005023B">
        <w:rPr>
          <w:color w:val="auto"/>
        </w:rPr>
        <w:t xml:space="preserve">ISO 12944-9 </w:t>
      </w:r>
      <w:r w:rsidRPr="0005023B">
        <w:rPr>
          <w:color w:val="auto"/>
        </w:rPr>
        <w:tab/>
        <w:t xml:space="preserve">Paints and Varnishes – Corrosion Protection of Steel Structures by Protective Paint Systems; Part 9—Protective Paint Systems and Laboratory Performance Test Methods for Offshore and Related Structures </w:t>
      </w:r>
    </w:p>
    <w:p w14:paraId="016EDBE2" w14:textId="77777777" w:rsidR="00BD37EB" w:rsidRPr="0005023B" w:rsidRDefault="00BD37EB" w:rsidP="00BD37EB">
      <w:pPr>
        <w:pStyle w:val="Text1Bold"/>
        <w:outlineLvl w:val="0"/>
        <w:rPr>
          <w:color w:val="auto"/>
        </w:rPr>
      </w:pPr>
      <w:r w:rsidRPr="0005023B">
        <w:rPr>
          <w:color w:val="auto"/>
          <w:lang w:eastAsia="ru-RU"/>
        </w:rPr>
        <w:t xml:space="preserve">Norsk </w:t>
      </w:r>
      <w:proofErr w:type="spellStart"/>
      <w:r w:rsidRPr="0005023B">
        <w:rPr>
          <w:color w:val="auto"/>
          <w:lang w:eastAsia="ru-RU"/>
        </w:rPr>
        <w:t>Sokkels</w:t>
      </w:r>
      <w:proofErr w:type="spellEnd"/>
      <w:r w:rsidRPr="0005023B">
        <w:rPr>
          <w:color w:val="auto"/>
          <w:lang w:eastAsia="ru-RU"/>
        </w:rPr>
        <w:t xml:space="preserve"> </w:t>
      </w:r>
      <w:proofErr w:type="spellStart"/>
      <w:r w:rsidRPr="0005023B">
        <w:rPr>
          <w:color w:val="auto"/>
          <w:lang w:eastAsia="ru-RU"/>
        </w:rPr>
        <w:t>Konkurranseposisjon</w:t>
      </w:r>
      <w:proofErr w:type="spellEnd"/>
      <w:r w:rsidRPr="0005023B">
        <w:rPr>
          <w:color w:val="auto"/>
          <w:lang w:eastAsia="ru-RU"/>
        </w:rPr>
        <w:t xml:space="preserve">, Norwegian Standards Organization (NORSOK) </w:t>
      </w:r>
    </w:p>
    <w:p w14:paraId="14F62ED1" w14:textId="77777777" w:rsidR="00BD37EB" w:rsidRPr="0005023B" w:rsidRDefault="00BD37EB" w:rsidP="00BD37EB">
      <w:pPr>
        <w:pStyle w:val="Reference"/>
        <w:jc w:val="both"/>
        <w:rPr>
          <w:color w:val="auto"/>
        </w:rPr>
      </w:pPr>
      <w:r w:rsidRPr="0005023B">
        <w:rPr>
          <w:color w:val="auto"/>
        </w:rPr>
        <w:t>NORSOK M-501 Surface preparation and protective coating</w:t>
      </w:r>
    </w:p>
    <w:p w14:paraId="793C72E7" w14:textId="28C99A4B" w:rsidR="00BD37EB" w:rsidRPr="00771695" w:rsidRDefault="00BD37EB" w:rsidP="00AD0EC0">
      <w:pPr>
        <w:ind w:firstLine="720"/>
        <w:jc w:val="both"/>
        <w:rPr>
          <w:lang w:eastAsia="ru-RU"/>
        </w:rPr>
      </w:pPr>
    </w:p>
    <w:p w14:paraId="7CC151B0" w14:textId="77777777" w:rsidR="00272AE3" w:rsidRPr="00272AE3" w:rsidRDefault="00272AE3" w:rsidP="00272AE3">
      <w:pPr>
        <w:pStyle w:val="Text1"/>
        <w:rPr>
          <w:lang w:eastAsia="ru-RU"/>
        </w:rPr>
      </w:pPr>
    </w:p>
    <w:p w14:paraId="5DC994E6" w14:textId="77777777" w:rsidR="00D17BB5" w:rsidRPr="00D907FA" w:rsidRDefault="00D17BB5" w:rsidP="00152B49">
      <w:pPr>
        <w:pStyle w:val="Heading2"/>
        <w:numPr>
          <w:ilvl w:val="1"/>
          <w:numId w:val="11"/>
        </w:numPr>
        <w:ind w:left="851" w:hanging="709"/>
        <w:rPr>
          <w:lang w:val="en-GB"/>
        </w:rPr>
      </w:pPr>
      <w:bookmarkStart w:id="732" w:name="_Ref477682708"/>
      <w:bookmarkStart w:id="733" w:name="_Toc527016019"/>
      <w:r w:rsidRPr="00D907FA">
        <w:rPr>
          <w:lang w:val="en-GB"/>
        </w:rPr>
        <w:lastRenderedPageBreak/>
        <w:t>Conflict Resolution</w:t>
      </w:r>
      <w:bookmarkEnd w:id="732"/>
      <w:bookmarkEnd w:id="733"/>
    </w:p>
    <w:p w14:paraId="1962140C" w14:textId="77777777" w:rsidR="00D17BB5" w:rsidRPr="00D57179" w:rsidRDefault="00D17BB5" w:rsidP="00D17BB5">
      <w:pPr>
        <w:pStyle w:val="Text1"/>
        <w:rPr>
          <w:color w:val="auto"/>
        </w:rPr>
      </w:pPr>
      <w:r w:rsidRPr="00D57179">
        <w:rPr>
          <w:color w:val="auto"/>
        </w:rPr>
        <w:t xml:space="preserve">In the event of any inconsistency between the requirements stated in the various technical and reference documents, the following order of precedence shall apply: </w:t>
      </w:r>
    </w:p>
    <w:p w14:paraId="62A7D7B0" w14:textId="77777777" w:rsidR="00D17BB5" w:rsidRPr="00D57179" w:rsidRDefault="00D17BB5" w:rsidP="002218DD">
      <w:pPr>
        <w:pStyle w:val="List1"/>
        <w:numPr>
          <w:ilvl w:val="0"/>
          <w:numId w:val="24"/>
        </w:numPr>
        <w:tabs>
          <w:tab w:val="clear" w:pos="1080"/>
        </w:tabs>
        <w:ind w:left="1134" w:hanging="425"/>
        <w:rPr>
          <w:color w:val="auto"/>
        </w:rPr>
      </w:pPr>
      <w:r w:rsidRPr="00D57179">
        <w:rPr>
          <w:color w:val="auto"/>
        </w:rPr>
        <w:t xml:space="preserve">Local country statutes, regulations, and directives </w:t>
      </w:r>
    </w:p>
    <w:p w14:paraId="5C0A7824" w14:textId="77777777" w:rsidR="00D17BB5" w:rsidRPr="00D57179" w:rsidRDefault="00D17BB5" w:rsidP="002218DD">
      <w:pPr>
        <w:pStyle w:val="List1"/>
        <w:numPr>
          <w:ilvl w:val="0"/>
          <w:numId w:val="10"/>
        </w:numPr>
        <w:tabs>
          <w:tab w:val="clear" w:pos="1080"/>
        </w:tabs>
        <w:ind w:left="1134" w:hanging="425"/>
        <w:rPr>
          <w:color w:val="auto"/>
        </w:rPr>
      </w:pPr>
      <w:r w:rsidRPr="00D57179">
        <w:rPr>
          <w:color w:val="auto"/>
        </w:rPr>
        <w:t xml:space="preserve">Local country codes and standards </w:t>
      </w:r>
    </w:p>
    <w:p w14:paraId="18AFEAED" w14:textId="77777777" w:rsidR="00D17BB5" w:rsidRPr="00D57179" w:rsidRDefault="00D17BB5" w:rsidP="002218DD">
      <w:pPr>
        <w:pStyle w:val="List1"/>
        <w:numPr>
          <w:ilvl w:val="0"/>
          <w:numId w:val="10"/>
        </w:numPr>
        <w:tabs>
          <w:tab w:val="clear" w:pos="1080"/>
        </w:tabs>
        <w:ind w:left="1134" w:hanging="425"/>
        <w:rPr>
          <w:color w:val="auto"/>
        </w:rPr>
      </w:pPr>
      <w:r w:rsidRPr="00D57179">
        <w:rPr>
          <w:color w:val="auto"/>
        </w:rPr>
        <w:t xml:space="preserve">The project requisition </w:t>
      </w:r>
    </w:p>
    <w:p w14:paraId="2FD44484" w14:textId="77777777" w:rsidR="00D17BB5" w:rsidRPr="00D57179" w:rsidRDefault="00D17BB5" w:rsidP="002218DD">
      <w:pPr>
        <w:pStyle w:val="List1"/>
        <w:numPr>
          <w:ilvl w:val="0"/>
          <w:numId w:val="10"/>
        </w:numPr>
        <w:tabs>
          <w:tab w:val="clear" w:pos="1080"/>
        </w:tabs>
        <w:ind w:left="1134" w:hanging="425"/>
        <w:rPr>
          <w:color w:val="auto"/>
        </w:rPr>
      </w:pPr>
      <w:r w:rsidRPr="00D57179">
        <w:rPr>
          <w:color w:val="auto"/>
        </w:rPr>
        <w:t xml:space="preserve">Data sheets </w:t>
      </w:r>
    </w:p>
    <w:p w14:paraId="7D553B30" w14:textId="77777777" w:rsidR="00D17BB5" w:rsidRPr="00D57179" w:rsidRDefault="00D17BB5" w:rsidP="002218DD">
      <w:pPr>
        <w:pStyle w:val="List1"/>
        <w:numPr>
          <w:ilvl w:val="0"/>
          <w:numId w:val="10"/>
        </w:numPr>
        <w:tabs>
          <w:tab w:val="clear" w:pos="1080"/>
        </w:tabs>
        <w:ind w:left="1134" w:hanging="425"/>
        <w:rPr>
          <w:color w:val="auto"/>
        </w:rPr>
      </w:pPr>
      <w:r w:rsidRPr="00D57179">
        <w:rPr>
          <w:color w:val="auto"/>
        </w:rPr>
        <w:t>This specification</w:t>
      </w:r>
    </w:p>
    <w:p w14:paraId="49CCAC54" w14:textId="77777777" w:rsidR="00D17BB5" w:rsidRPr="00D57179" w:rsidRDefault="00D17BB5" w:rsidP="002218DD">
      <w:pPr>
        <w:pStyle w:val="List1"/>
        <w:numPr>
          <w:ilvl w:val="0"/>
          <w:numId w:val="10"/>
        </w:numPr>
        <w:tabs>
          <w:tab w:val="clear" w:pos="1080"/>
        </w:tabs>
        <w:ind w:left="1134" w:hanging="425"/>
        <w:rPr>
          <w:color w:val="auto"/>
        </w:rPr>
      </w:pPr>
      <w:r w:rsidRPr="00D57179">
        <w:rPr>
          <w:color w:val="auto"/>
        </w:rPr>
        <w:t xml:space="preserve">Client specific standards </w:t>
      </w:r>
    </w:p>
    <w:p w14:paraId="4BFBF126" w14:textId="77777777" w:rsidR="00D17BB5" w:rsidRPr="00D57179" w:rsidRDefault="00D17BB5" w:rsidP="002218DD">
      <w:pPr>
        <w:pStyle w:val="List1"/>
        <w:numPr>
          <w:ilvl w:val="0"/>
          <w:numId w:val="10"/>
        </w:numPr>
        <w:tabs>
          <w:tab w:val="clear" w:pos="1080"/>
        </w:tabs>
        <w:ind w:left="1134" w:hanging="425"/>
        <w:rPr>
          <w:color w:val="auto"/>
        </w:rPr>
      </w:pPr>
      <w:r w:rsidRPr="00D57179">
        <w:rPr>
          <w:color w:val="auto"/>
        </w:rPr>
        <w:t xml:space="preserve">Other international codes and standards </w:t>
      </w:r>
    </w:p>
    <w:p w14:paraId="1B5F2875" w14:textId="77777777" w:rsidR="00D17BB5" w:rsidRPr="00D57179" w:rsidRDefault="00D17BB5" w:rsidP="002218DD">
      <w:pPr>
        <w:pStyle w:val="List1"/>
        <w:numPr>
          <w:ilvl w:val="0"/>
          <w:numId w:val="10"/>
        </w:numPr>
        <w:tabs>
          <w:tab w:val="clear" w:pos="1080"/>
        </w:tabs>
        <w:ind w:left="1134" w:hanging="425"/>
        <w:rPr>
          <w:color w:val="auto"/>
        </w:rPr>
      </w:pPr>
      <w:r w:rsidRPr="00D57179">
        <w:rPr>
          <w:color w:val="auto"/>
        </w:rPr>
        <w:t xml:space="preserve">Good International Industry Practice </w:t>
      </w:r>
    </w:p>
    <w:p w14:paraId="2C9FC854" w14:textId="77777777" w:rsidR="00D17BB5" w:rsidRPr="00D57179" w:rsidRDefault="00D17BB5" w:rsidP="00D17BB5">
      <w:pPr>
        <w:pStyle w:val="Text1"/>
        <w:rPr>
          <w:color w:val="auto"/>
        </w:rPr>
      </w:pPr>
      <w:proofErr w:type="spellStart"/>
      <w:r w:rsidRPr="00D57179">
        <w:rPr>
          <w:color w:val="auto"/>
        </w:rPr>
        <w:t>Not</w:t>
      </w:r>
      <w:r w:rsidR="00375820" w:rsidRPr="00375820">
        <w:rPr>
          <w:color w:val="auto"/>
        </w:rPr>
        <w:t xml:space="preserve"> </w:t>
      </w:r>
      <w:r w:rsidRPr="00D57179">
        <w:rPr>
          <w:color w:val="auto"/>
        </w:rPr>
        <w:t>withstanding</w:t>
      </w:r>
      <w:proofErr w:type="spellEnd"/>
      <w:r w:rsidRPr="00D57179">
        <w:rPr>
          <w:color w:val="auto"/>
        </w:rPr>
        <w:t xml:space="preserve"> the stated hierarchy, any discrepancies between the requirements of the above documents shall be forwarded in writing to the Purchaser for resolution. </w:t>
      </w:r>
    </w:p>
    <w:p w14:paraId="08D4FE5C" w14:textId="77777777" w:rsidR="00D17BB5" w:rsidRPr="00D57179" w:rsidRDefault="00D17BB5" w:rsidP="0032416D">
      <w:pPr>
        <w:pStyle w:val="Heading1"/>
        <w:numPr>
          <w:ilvl w:val="0"/>
          <w:numId w:val="11"/>
        </w:numPr>
        <w:ind w:left="720" w:hanging="720"/>
      </w:pPr>
      <w:bookmarkStart w:id="734" w:name="_Ref477682065"/>
      <w:bookmarkStart w:id="735" w:name="_Toc527016020"/>
      <w:r w:rsidRPr="0032416D">
        <w:rPr>
          <w:lang w:val="en-GB"/>
        </w:rPr>
        <w:t>TERMINOLOGY</w:t>
      </w:r>
      <w:bookmarkEnd w:id="734"/>
      <w:bookmarkEnd w:id="735"/>
    </w:p>
    <w:p w14:paraId="6E2EB99B" w14:textId="77777777" w:rsidR="00D17BB5" w:rsidRPr="00D57179" w:rsidRDefault="00D17BB5" w:rsidP="002218DD">
      <w:pPr>
        <w:pStyle w:val="Heading2"/>
        <w:numPr>
          <w:ilvl w:val="1"/>
          <w:numId w:val="11"/>
        </w:numPr>
        <w:ind w:left="851" w:hanging="709"/>
        <w:rPr>
          <w:color w:val="auto"/>
        </w:rPr>
      </w:pPr>
      <w:bookmarkStart w:id="736" w:name="_Toc527016021"/>
      <w:r w:rsidRPr="0032416D">
        <w:rPr>
          <w:lang w:val="en-GB"/>
        </w:rPr>
        <w:t>Acronyms</w:t>
      </w:r>
      <w:bookmarkEnd w:id="736"/>
      <w:r w:rsidRPr="00D57179">
        <w:rPr>
          <w:color w:val="auto"/>
        </w:rPr>
        <w:t xml:space="preserve">  </w:t>
      </w:r>
    </w:p>
    <w:p w14:paraId="11935344" w14:textId="684898F1" w:rsidR="00D17BB5" w:rsidRDefault="00D17BB5" w:rsidP="008E4BF9">
      <w:pPr>
        <w:pStyle w:val="Text1"/>
        <w:ind w:left="1800" w:hanging="1080"/>
        <w:outlineLvl w:val="0"/>
        <w:rPr>
          <w:color w:val="auto"/>
        </w:rPr>
      </w:pPr>
      <w:r w:rsidRPr="009C7AC0">
        <w:rPr>
          <w:color w:val="auto"/>
        </w:rPr>
        <w:t>DFT</w:t>
      </w:r>
      <w:r w:rsidR="00F06528">
        <w:rPr>
          <w:color w:val="auto"/>
          <w:lang w:val="ru-RU"/>
        </w:rPr>
        <w:tab/>
      </w:r>
      <w:r w:rsidRPr="009C7AC0">
        <w:rPr>
          <w:color w:val="auto"/>
        </w:rPr>
        <w:t>Dry Film Thickness</w:t>
      </w:r>
    </w:p>
    <w:p w14:paraId="1361FFF4" w14:textId="6EEA6D86" w:rsidR="005D4887" w:rsidRPr="00761C70" w:rsidRDefault="005D4887" w:rsidP="005D4887">
      <w:pPr>
        <w:pStyle w:val="Text1"/>
        <w:ind w:left="1800" w:hanging="1080"/>
        <w:rPr>
          <w:color w:val="auto"/>
        </w:rPr>
      </w:pPr>
      <w:r w:rsidRPr="005D4887">
        <w:rPr>
          <w:color w:val="auto"/>
        </w:rPr>
        <w:t>FBE</w:t>
      </w:r>
      <w:r w:rsidR="00F06528">
        <w:rPr>
          <w:color w:val="auto"/>
          <w:lang w:val="ru-RU"/>
        </w:rPr>
        <w:tab/>
      </w:r>
      <w:r w:rsidRPr="00761C70">
        <w:rPr>
          <w:color w:val="auto"/>
        </w:rPr>
        <w:t>Fusion Bonded Epoxy</w:t>
      </w:r>
    </w:p>
    <w:p w14:paraId="31A4DD9A" w14:textId="77777777" w:rsidR="005D4887" w:rsidRPr="00761C70" w:rsidRDefault="005D4887" w:rsidP="005D4887">
      <w:pPr>
        <w:suppressAutoHyphens/>
        <w:ind w:left="1800" w:hanging="1080"/>
      </w:pPr>
      <w:r w:rsidRPr="005D4887">
        <w:t>FDA</w:t>
      </w:r>
      <w:r w:rsidRPr="00761C70">
        <w:tab/>
        <w:t>Food and Drug Administration</w:t>
      </w:r>
    </w:p>
    <w:p w14:paraId="5BEE172A" w14:textId="77777777" w:rsidR="00D17BB5" w:rsidRDefault="00D17BB5" w:rsidP="00D17BB5">
      <w:pPr>
        <w:pStyle w:val="Text1"/>
        <w:ind w:left="1800" w:hanging="1080"/>
        <w:rPr>
          <w:color w:val="auto"/>
        </w:rPr>
      </w:pPr>
      <w:r>
        <w:rPr>
          <w:color w:val="auto"/>
        </w:rPr>
        <w:t xml:space="preserve">NACE </w:t>
      </w:r>
      <w:r>
        <w:rPr>
          <w:color w:val="auto"/>
        </w:rPr>
        <w:tab/>
        <w:t>National Association of Corrosion Engineers</w:t>
      </w:r>
    </w:p>
    <w:p w14:paraId="068A49B9" w14:textId="4135D465" w:rsidR="00344720" w:rsidRPr="00C74F16" w:rsidRDefault="00344720" w:rsidP="00D17BB5">
      <w:pPr>
        <w:pStyle w:val="Text1"/>
        <w:ind w:left="1800" w:hanging="1080"/>
        <w:rPr>
          <w:color w:val="000000" w:themeColor="text1"/>
          <w:lang w:val="kk-KZ"/>
        </w:rPr>
      </w:pPr>
      <w:r w:rsidRPr="00C74F16">
        <w:rPr>
          <w:color w:val="000000" w:themeColor="text1"/>
        </w:rPr>
        <w:t>NSF</w:t>
      </w:r>
      <w:r w:rsidR="00C52354" w:rsidRPr="00C74F16">
        <w:rPr>
          <w:color w:val="000000" w:themeColor="text1"/>
        </w:rPr>
        <w:tab/>
      </w:r>
      <w:r w:rsidR="00C74F16" w:rsidRPr="00C74F16">
        <w:rPr>
          <w:color w:val="000000" w:themeColor="text1"/>
        </w:rPr>
        <w:t xml:space="preserve">The </w:t>
      </w:r>
      <w:del w:id="737" w:author="Issayevskiy, Konstantin [STAMGazStroy LLP]" w:date="2025-12-04T16:24:00Z" w16du:dateUtc="2025-12-04T11:24:00Z">
        <w:r w:rsidR="00C74F16" w:rsidRPr="00C74F16" w:rsidDel="00C74F16">
          <w:rPr>
            <w:color w:val="000000" w:themeColor="text1"/>
          </w:rPr>
          <w:delText>P</w:delText>
        </w:r>
      </w:del>
      <w:ins w:id="738" w:author="Issayevskiy, Konstantin [STAMGazStroy LLP]" w:date="2025-12-04T16:24:00Z" w16du:dateUtc="2025-12-04T11:24:00Z">
        <w:r w:rsidR="00C74F16">
          <w:rPr>
            <w:color w:val="000000" w:themeColor="text1"/>
          </w:rPr>
          <w:t>P</w:t>
        </w:r>
      </w:ins>
      <w:r w:rsidR="00C74F16" w:rsidRPr="00C74F16">
        <w:rPr>
          <w:color w:val="000000" w:themeColor="text1"/>
        </w:rPr>
        <w:t>ublic Health and Safety Organization</w:t>
      </w:r>
    </w:p>
    <w:p w14:paraId="75336300" w14:textId="77777777" w:rsidR="005D4887" w:rsidRPr="005D4887" w:rsidRDefault="005D4887" w:rsidP="005D4887">
      <w:pPr>
        <w:pStyle w:val="Text1"/>
        <w:ind w:left="1800" w:hanging="1080"/>
        <w:rPr>
          <w:color w:val="auto"/>
        </w:rPr>
      </w:pPr>
      <w:r w:rsidRPr="005D4887">
        <w:rPr>
          <w:color w:val="auto"/>
        </w:rPr>
        <w:t>PDS</w:t>
      </w:r>
      <w:r w:rsidRPr="005D4887">
        <w:rPr>
          <w:color w:val="auto"/>
        </w:rPr>
        <w:tab/>
        <w:t>Product Data Sheets</w:t>
      </w:r>
    </w:p>
    <w:p w14:paraId="5F62A150" w14:textId="4F69F88D" w:rsidR="005D4887" w:rsidRDefault="005D4887" w:rsidP="005D4887">
      <w:pPr>
        <w:pStyle w:val="Text1"/>
        <w:ind w:left="1800" w:hanging="1080"/>
        <w:rPr>
          <w:color w:val="auto"/>
        </w:rPr>
      </w:pPr>
      <w:r w:rsidRPr="005D4887">
        <w:rPr>
          <w:color w:val="auto"/>
        </w:rPr>
        <w:t>SME</w:t>
      </w:r>
      <w:r w:rsidRPr="005D4887">
        <w:rPr>
          <w:color w:val="auto"/>
        </w:rPr>
        <w:tab/>
        <w:t>Subject Matter Expert</w:t>
      </w:r>
    </w:p>
    <w:p w14:paraId="57FBA0B1" w14:textId="77777777" w:rsidR="00D17BB5" w:rsidRDefault="00D17BB5" w:rsidP="00D17BB5">
      <w:pPr>
        <w:pStyle w:val="Text1"/>
        <w:ind w:left="1800" w:hanging="1080"/>
        <w:rPr>
          <w:color w:val="auto"/>
        </w:rPr>
      </w:pPr>
      <w:r>
        <w:rPr>
          <w:color w:val="auto"/>
        </w:rPr>
        <w:t>SSPC</w:t>
      </w:r>
      <w:r>
        <w:rPr>
          <w:color w:val="auto"/>
        </w:rPr>
        <w:tab/>
        <w:t>Society for Protective Coatings</w:t>
      </w:r>
    </w:p>
    <w:p w14:paraId="6B50787F" w14:textId="77777777" w:rsidR="00D17BB5" w:rsidRDefault="00D17BB5" w:rsidP="00D17BB5">
      <w:pPr>
        <w:pStyle w:val="Text1"/>
        <w:ind w:left="1800" w:hanging="1080"/>
        <w:rPr>
          <w:color w:val="auto"/>
        </w:rPr>
      </w:pPr>
      <w:r>
        <w:rPr>
          <w:color w:val="auto"/>
        </w:rPr>
        <w:t>VOC</w:t>
      </w:r>
      <w:r>
        <w:rPr>
          <w:color w:val="auto"/>
        </w:rPr>
        <w:tab/>
        <w:t>Volatile Organic Compounds</w:t>
      </w:r>
    </w:p>
    <w:p w14:paraId="092B83F2" w14:textId="77777777" w:rsidR="00D17BB5" w:rsidRPr="002514FB" w:rsidRDefault="00D17BB5" w:rsidP="00D17BB5">
      <w:pPr>
        <w:pStyle w:val="Text1"/>
        <w:ind w:left="1800" w:hanging="1080"/>
        <w:rPr>
          <w:color w:val="auto"/>
        </w:rPr>
      </w:pPr>
      <w:r w:rsidRPr="002514FB">
        <w:rPr>
          <w:color w:val="auto"/>
        </w:rPr>
        <w:t>N/A</w:t>
      </w:r>
      <w:r w:rsidRPr="002514FB">
        <w:rPr>
          <w:color w:val="auto"/>
        </w:rPr>
        <w:tab/>
        <w:t xml:space="preserve">Not Applicable </w:t>
      </w:r>
    </w:p>
    <w:p w14:paraId="65718C4A" w14:textId="77777777" w:rsidR="00D17BB5" w:rsidRDefault="00D17BB5" w:rsidP="00D17BB5">
      <w:pPr>
        <w:pStyle w:val="Text1"/>
        <w:ind w:left="1800" w:hanging="1080"/>
        <w:rPr>
          <w:color w:val="auto"/>
        </w:rPr>
      </w:pPr>
      <w:r w:rsidRPr="002514FB">
        <w:rPr>
          <w:color w:val="auto"/>
        </w:rPr>
        <w:t>N/R</w:t>
      </w:r>
      <w:r w:rsidRPr="002514FB">
        <w:rPr>
          <w:color w:val="auto"/>
        </w:rPr>
        <w:tab/>
        <w:t>Not Required</w:t>
      </w:r>
    </w:p>
    <w:p w14:paraId="73059873" w14:textId="77777777" w:rsidR="00D17BB5" w:rsidRPr="00D57179" w:rsidRDefault="00D17BB5" w:rsidP="00C74F16">
      <w:pPr>
        <w:pStyle w:val="Heading2"/>
        <w:numPr>
          <w:ilvl w:val="1"/>
          <w:numId w:val="11"/>
        </w:numPr>
        <w:ind w:left="851" w:hanging="709"/>
        <w:rPr>
          <w:color w:val="auto"/>
        </w:rPr>
      </w:pPr>
      <w:bookmarkStart w:id="739" w:name="_Toc527016022"/>
      <w:r w:rsidRPr="00CD524D">
        <w:rPr>
          <w:lang w:val="en-GB"/>
        </w:rPr>
        <w:t>Definitions</w:t>
      </w:r>
      <w:bookmarkEnd w:id="739"/>
      <w:r w:rsidRPr="00D57179">
        <w:rPr>
          <w:color w:val="auto"/>
        </w:rPr>
        <w:t xml:space="preserve">  </w:t>
      </w:r>
    </w:p>
    <w:p w14:paraId="38B65DE0" w14:textId="77777777" w:rsidR="00D17BB5" w:rsidRPr="00D57179" w:rsidRDefault="00D17BB5" w:rsidP="008E4BF9">
      <w:pPr>
        <w:pStyle w:val="Text1"/>
        <w:outlineLvl w:val="0"/>
        <w:rPr>
          <w:color w:val="auto"/>
        </w:rPr>
      </w:pPr>
      <w:r w:rsidRPr="00D57179">
        <w:rPr>
          <w:color w:val="auto"/>
        </w:rPr>
        <w:t xml:space="preserve">The following standard definitions are used within this document: </w:t>
      </w:r>
    </w:p>
    <w:p w14:paraId="473C3C02" w14:textId="77777777" w:rsidR="00D17BB5" w:rsidRPr="00D57179" w:rsidRDefault="00D17BB5" w:rsidP="00D17BB5">
      <w:pPr>
        <w:pStyle w:val="Text1"/>
        <w:rPr>
          <w:color w:val="auto"/>
        </w:rPr>
      </w:pPr>
      <w:r w:rsidRPr="008D14F1">
        <w:rPr>
          <w:b/>
          <w:bCs/>
          <w:color w:val="auto"/>
        </w:rPr>
        <w:t>Company</w:t>
      </w:r>
      <w:r w:rsidRPr="00D57179">
        <w:rPr>
          <w:color w:val="auto"/>
        </w:rPr>
        <w:tab/>
        <w:t xml:space="preserve">Tengizchevroil (TCO). </w:t>
      </w:r>
    </w:p>
    <w:p w14:paraId="6CD6E633" w14:textId="77777777" w:rsidR="00D17BB5" w:rsidRPr="00D57179" w:rsidRDefault="00D17BB5" w:rsidP="00D17BB5">
      <w:pPr>
        <w:pStyle w:val="Text1"/>
        <w:ind w:left="2160" w:hanging="1440"/>
        <w:rPr>
          <w:color w:val="auto"/>
        </w:rPr>
      </w:pPr>
      <w:r w:rsidRPr="008D14F1">
        <w:rPr>
          <w:b/>
          <w:bCs/>
          <w:color w:val="auto"/>
        </w:rPr>
        <w:t>Purchaser</w:t>
      </w:r>
      <w:r w:rsidRPr="00D57179">
        <w:rPr>
          <w:color w:val="auto"/>
        </w:rPr>
        <w:tab/>
        <w:t xml:space="preserve">The party who awards the purchase order or contract. The Purchaser may be Company or Company's </w:t>
      </w:r>
      <w:proofErr w:type="spellStart"/>
      <w:r w:rsidRPr="00D57179">
        <w:rPr>
          <w:color w:val="auto"/>
        </w:rPr>
        <w:t>authorised</w:t>
      </w:r>
      <w:proofErr w:type="spellEnd"/>
      <w:r w:rsidRPr="00D57179">
        <w:rPr>
          <w:color w:val="auto"/>
        </w:rPr>
        <w:t xml:space="preserve"> agent. </w:t>
      </w:r>
    </w:p>
    <w:p w14:paraId="0B4A2BB1" w14:textId="77777777" w:rsidR="00D17BB5" w:rsidRPr="00D57179" w:rsidRDefault="00D17BB5" w:rsidP="00D17BB5">
      <w:pPr>
        <w:pStyle w:val="Text1"/>
        <w:rPr>
          <w:color w:val="auto"/>
        </w:rPr>
      </w:pPr>
      <w:r w:rsidRPr="008D14F1">
        <w:rPr>
          <w:b/>
          <w:bCs/>
          <w:color w:val="auto"/>
        </w:rPr>
        <w:t>Contractor</w:t>
      </w:r>
      <w:r w:rsidRPr="00D57179">
        <w:rPr>
          <w:color w:val="auto"/>
        </w:rPr>
        <w:tab/>
        <w:t xml:space="preserve">Any provider of services to Company, including Consultants. </w:t>
      </w:r>
    </w:p>
    <w:p w14:paraId="377ACDD6" w14:textId="77777777" w:rsidR="00B52749" w:rsidRDefault="00D17BB5" w:rsidP="00D750DA">
      <w:pPr>
        <w:pStyle w:val="Text1"/>
        <w:rPr>
          <w:color w:val="auto"/>
        </w:rPr>
      </w:pPr>
      <w:r w:rsidRPr="008D14F1">
        <w:rPr>
          <w:b/>
          <w:bCs/>
          <w:color w:val="auto"/>
        </w:rPr>
        <w:t>Supplier</w:t>
      </w:r>
      <w:r w:rsidRPr="00D57179">
        <w:rPr>
          <w:color w:val="auto"/>
        </w:rPr>
        <w:tab/>
        <w:t xml:space="preserve">Any vendor, seller, provider or supplier of goods to Company. </w:t>
      </w:r>
      <w:bookmarkEnd w:id="713"/>
    </w:p>
    <w:p w14:paraId="7D376ED8" w14:textId="4B509DA3" w:rsidR="00D17BB5" w:rsidRPr="008E3CD7" w:rsidRDefault="008D14F1" w:rsidP="00C74F16">
      <w:pPr>
        <w:pStyle w:val="Text1"/>
        <w:rPr>
          <w:color w:val="auto"/>
        </w:rPr>
      </w:pPr>
      <w:r w:rsidRPr="008D14F1">
        <w:rPr>
          <w:b/>
          <w:color w:val="auto"/>
        </w:rPr>
        <w:t>Small area</w:t>
      </w:r>
      <w:r w:rsidR="001B46E7" w:rsidRPr="001B46E7">
        <w:rPr>
          <w:bCs/>
          <w:color w:val="auto"/>
        </w:rPr>
        <w:tab/>
      </w:r>
      <w:proofErr w:type="gramStart"/>
      <w:r w:rsidRPr="008D14F1">
        <w:rPr>
          <w:bCs/>
          <w:color w:val="auto"/>
        </w:rPr>
        <w:t>The</w:t>
      </w:r>
      <w:proofErr w:type="gramEnd"/>
      <w:r w:rsidRPr="008D14F1">
        <w:rPr>
          <w:bCs/>
          <w:color w:val="auto"/>
        </w:rPr>
        <w:t xml:space="preserve"> surface area is 0.09 m² (1 sq ft).</w:t>
      </w:r>
    </w:p>
    <w:p w14:paraId="52A44815" w14:textId="77777777" w:rsidR="00D17BB5" w:rsidRPr="00D57179" w:rsidRDefault="00D17BB5" w:rsidP="00D169C3">
      <w:pPr>
        <w:pStyle w:val="Heading1"/>
        <w:numPr>
          <w:ilvl w:val="0"/>
          <w:numId w:val="11"/>
        </w:numPr>
        <w:ind w:left="720" w:hanging="720"/>
        <w:rPr>
          <w:lang w:val="en-GB"/>
        </w:rPr>
      </w:pPr>
      <w:bookmarkStart w:id="740" w:name="_Ref477682144"/>
      <w:bookmarkStart w:id="741" w:name="_Toc527016023"/>
      <w:r w:rsidRPr="00D57179">
        <w:rPr>
          <w:lang w:val="en-GB"/>
        </w:rPr>
        <w:t>SYSTEM SELECTION</w:t>
      </w:r>
      <w:bookmarkEnd w:id="740"/>
      <w:bookmarkEnd w:id="741"/>
    </w:p>
    <w:p w14:paraId="036E31F6" w14:textId="77777777" w:rsidR="00D17BB5" w:rsidRPr="00D57179" w:rsidRDefault="00D17BB5" w:rsidP="00105D5F">
      <w:pPr>
        <w:pStyle w:val="List1"/>
        <w:numPr>
          <w:ilvl w:val="0"/>
          <w:numId w:val="13"/>
        </w:numPr>
        <w:tabs>
          <w:tab w:val="clear" w:pos="1080"/>
        </w:tabs>
        <w:ind w:left="1134" w:hanging="425"/>
        <w:rPr>
          <w:color w:val="auto"/>
          <w:lang w:val="en-GB"/>
        </w:rPr>
      </w:pPr>
      <w:r w:rsidRPr="00D57179">
        <w:rPr>
          <w:color w:val="auto"/>
          <w:lang w:val="en-GB"/>
        </w:rPr>
        <w:t>Coating system number shall be selected from the following tables:</w:t>
      </w:r>
    </w:p>
    <w:p w14:paraId="357F6629" w14:textId="77777777" w:rsidR="00D17BB5" w:rsidRPr="00D57179" w:rsidRDefault="00D17BB5" w:rsidP="00E07EEC">
      <w:pPr>
        <w:pStyle w:val="ListAlpha1"/>
        <w:tabs>
          <w:tab w:val="clear" w:pos="1080"/>
        </w:tabs>
        <w:ind w:left="1418" w:hanging="284"/>
        <w:rPr>
          <w:color w:val="auto"/>
          <w:lang w:val="en-GB"/>
        </w:rPr>
      </w:pPr>
      <w:r w:rsidRPr="00D57179">
        <w:rPr>
          <w:color w:val="auto"/>
          <w:lang w:val="en-GB"/>
        </w:rPr>
        <w:t xml:space="preserve">Atmosphere coatings for </w:t>
      </w:r>
      <w:r>
        <w:rPr>
          <w:color w:val="auto"/>
          <w:lang w:val="en-GB"/>
        </w:rPr>
        <w:t>carbon steel and stainless steel</w:t>
      </w:r>
      <w:r w:rsidRPr="00D57179">
        <w:rPr>
          <w:color w:val="auto"/>
          <w:lang w:val="en-GB"/>
        </w:rPr>
        <w:t xml:space="preserve"> - Table 1.</w:t>
      </w:r>
    </w:p>
    <w:p w14:paraId="737F0AC8" w14:textId="77777777" w:rsidR="00D17BB5" w:rsidRPr="00D57179" w:rsidRDefault="00D17BB5" w:rsidP="00E07EEC">
      <w:pPr>
        <w:pStyle w:val="ListAlpha1"/>
        <w:tabs>
          <w:tab w:val="clear" w:pos="1080"/>
        </w:tabs>
        <w:ind w:left="1418" w:hanging="284"/>
        <w:rPr>
          <w:color w:val="auto"/>
          <w:lang w:val="en-GB"/>
        </w:rPr>
      </w:pPr>
      <w:r>
        <w:rPr>
          <w:color w:val="auto"/>
          <w:lang w:val="en-GB"/>
        </w:rPr>
        <w:t xml:space="preserve">Linings </w:t>
      </w:r>
      <w:r w:rsidRPr="00D57179">
        <w:rPr>
          <w:color w:val="auto"/>
          <w:lang w:val="en-GB"/>
        </w:rPr>
        <w:t>for concrete - Table 2.</w:t>
      </w:r>
    </w:p>
    <w:p w14:paraId="6BCD9D54" w14:textId="77777777" w:rsidR="00D17BB5" w:rsidRPr="00D57179" w:rsidRDefault="00D17BB5" w:rsidP="00E07EEC">
      <w:pPr>
        <w:pStyle w:val="ListAlpha1"/>
        <w:tabs>
          <w:tab w:val="clear" w:pos="1080"/>
        </w:tabs>
        <w:ind w:left="1418" w:hanging="284"/>
        <w:rPr>
          <w:color w:val="auto"/>
          <w:lang w:val="en-GB"/>
        </w:rPr>
      </w:pPr>
      <w:r w:rsidRPr="00D57179">
        <w:rPr>
          <w:color w:val="auto"/>
          <w:lang w:val="en-GB"/>
        </w:rPr>
        <w:lastRenderedPageBreak/>
        <w:t>Coatings under insulation - Table 3.</w:t>
      </w:r>
    </w:p>
    <w:p w14:paraId="4A199753" w14:textId="77777777" w:rsidR="00D17BB5" w:rsidRPr="00D57179" w:rsidRDefault="00D17BB5" w:rsidP="00E07EEC">
      <w:pPr>
        <w:pStyle w:val="ListAlpha1"/>
        <w:tabs>
          <w:tab w:val="clear" w:pos="1080"/>
        </w:tabs>
        <w:ind w:left="1418" w:hanging="284"/>
        <w:rPr>
          <w:color w:val="auto"/>
          <w:lang w:val="en-GB"/>
        </w:rPr>
      </w:pPr>
      <w:r w:rsidRPr="00D57179">
        <w:rPr>
          <w:color w:val="auto"/>
          <w:lang w:val="en-GB"/>
        </w:rPr>
        <w:t xml:space="preserve">Internal vessel </w:t>
      </w:r>
      <w:r>
        <w:rPr>
          <w:color w:val="auto"/>
          <w:lang w:val="en-GB"/>
        </w:rPr>
        <w:t>linings</w:t>
      </w:r>
      <w:r w:rsidRPr="00D57179">
        <w:rPr>
          <w:color w:val="auto"/>
          <w:lang w:val="en-GB"/>
        </w:rPr>
        <w:t xml:space="preserve"> - Table 4.</w:t>
      </w:r>
    </w:p>
    <w:p w14:paraId="52CF3613" w14:textId="77777777" w:rsidR="00D17BB5" w:rsidRPr="00D57179" w:rsidRDefault="00D17BB5" w:rsidP="00E07EEC">
      <w:pPr>
        <w:pStyle w:val="List1"/>
        <w:tabs>
          <w:tab w:val="clear" w:pos="1080"/>
        </w:tabs>
        <w:ind w:left="1134" w:hanging="425"/>
        <w:rPr>
          <w:color w:val="auto"/>
          <w:lang w:val="en-GB"/>
        </w:rPr>
      </w:pPr>
      <w:r w:rsidRPr="00D57179">
        <w:rPr>
          <w:color w:val="auto"/>
          <w:lang w:val="en-GB"/>
        </w:rPr>
        <w:t>Coating system number shall be used to determine coating brand from the coating system data sheets.</w:t>
      </w:r>
    </w:p>
    <w:p w14:paraId="2BB0B617" w14:textId="19B3581F" w:rsidR="001341B4" w:rsidRPr="005135ED" w:rsidRDefault="001341B4" w:rsidP="00A60011">
      <w:pPr>
        <w:autoSpaceDE/>
        <w:autoSpaceDN/>
        <w:adjustRightInd/>
        <w:spacing w:before="0" w:line="240" w:lineRule="auto"/>
        <w:ind w:left="1701" w:hanging="992"/>
        <w:rPr>
          <w:b/>
          <w:bCs/>
          <w:color w:val="auto"/>
          <w:lang w:val="en-GB"/>
        </w:rPr>
      </w:pPr>
      <w:r w:rsidRPr="005135ED">
        <w:rPr>
          <w:b/>
          <w:bCs/>
          <w:color w:val="auto"/>
        </w:rPr>
        <w:t xml:space="preserve">Table 1. </w:t>
      </w:r>
      <w:r w:rsidR="00A60011">
        <w:rPr>
          <w:b/>
          <w:bCs/>
          <w:color w:val="auto"/>
        </w:rPr>
        <w:tab/>
      </w:r>
      <w:r w:rsidRPr="005135ED">
        <w:rPr>
          <w:b/>
          <w:bCs/>
          <w:color w:val="auto"/>
        </w:rPr>
        <w:t>Atmospheric Coatings for Carbon steel and Stainless steel</w:t>
      </w:r>
    </w:p>
    <w:tbl>
      <w:tblPr>
        <w:tblW w:w="0" w:type="auto"/>
        <w:jc w:val="center"/>
        <w:tblLayout w:type="fixed"/>
        <w:tblCellMar>
          <w:top w:w="80" w:type="dxa"/>
          <w:left w:w="40" w:type="dxa"/>
          <w:bottom w:w="40" w:type="dxa"/>
          <w:right w:w="40" w:type="dxa"/>
        </w:tblCellMar>
        <w:tblLook w:val="0000" w:firstRow="0" w:lastRow="0" w:firstColumn="0" w:lastColumn="0" w:noHBand="0" w:noVBand="0"/>
      </w:tblPr>
      <w:tblGrid>
        <w:gridCol w:w="3960"/>
        <w:gridCol w:w="1255"/>
        <w:gridCol w:w="1260"/>
        <w:gridCol w:w="1620"/>
      </w:tblGrid>
      <w:tr w:rsidR="0003475B" w:rsidRPr="00D57179" w14:paraId="1EEF7215" w14:textId="54678E7D"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vAlign w:val="bottom"/>
          </w:tcPr>
          <w:p w14:paraId="69566411" w14:textId="77777777" w:rsidR="0003475B" w:rsidRPr="00D57179" w:rsidRDefault="0003475B" w:rsidP="0003475B">
            <w:pPr>
              <w:pStyle w:val="CellHeadingCentered"/>
              <w:rPr>
                <w:color w:val="auto"/>
                <w:lang w:val="en-GB"/>
              </w:rPr>
            </w:pPr>
            <w:r w:rsidRPr="00D57179">
              <w:rPr>
                <w:color w:val="auto"/>
                <w:lang w:val="en-GB"/>
              </w:rPr>
              <w:t>Type of Equipment</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vAlign w:val="bottom"/>
          </w:tcPr>
          <w:p w14:paraId="3249BCB7" w14:textId="77777777" w:rsidR="0003475B" w:rsidRPr="00D57179" w:rsidRDefault="0003475B" w:rsidP="0003475B">
            <w:pPr>
              <w:pStyle w:val="CellHeadingCentered"/>
              <w:rPr>
                <w:color w:val="auto"/>
                <w:lang w:val="en-GB"/>
              </w:rPr>
            </w:pPr>
            <w:r w:rsidRPr="00D57179">
              <w:rPr>
                <w:color w:val="auto"/>
                <w:lang w:val="en-GB"/>
              </w:rPr>
              <w:t>Carbon Steel</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vAlign w:val="bottom"/>
          </w:tcPr>
          <w:p w14:paraId="51D97878" w14:textId="77777777" w:rsidR="0003475B" w:rsidRPr="00D57179" w:rsidRDefault="0003475B" w:rsidP="0003475B">
            <w:pPr>
              <w:pStyle w:val="CellHeadingCentered"/>
              <w:rPr>
                <w:color w:val="auto"/>
                <w:lang w:val="en-GB"/>
              </w:rPr>
            </w:pPr>
            <w:r w:rsidRPr="00D57179">
              <w:rPr>
                <w:color w:val="auto"/>
                <w:lang w:val="en-GB"/>
              </w:rPr>
              <w:t>Stainless Steel</w:t>
            </w:r>
          </w:p>
        </w:tc>
        <w:tc>
          <w:tcPr>
            <w:tcW w:w="1620" w:type="dxa"/>
            <w:tcBorders>
              <w:top w:val="single" w:sz="4" w:space="0" w:color="auto"/>
              <w:left w:val="single" w:sz="4" w:space="0" w:color="auto"/>
              <w:bottom w:val="single" w:sz="4" w:space="0" w:color="auto"/>
              <w:right w:val="single" w:sz="4" w:space="0" w:color="auto"/>
            </w:tcBorders>
            <w:vAlign w:val="center"/>
          </w:tcPr>
          <w:p w14:paraId="23D23E0F" w14:textId="0164710B" w:rsidR="0003475B" w:rsidRPr="00D57179" w:rsidRDefault="0003475B" w:rsidP="0003475B">
            <w:pPr>
              <w:pStyle w:val="CellHeadingCentered"/>
              <w:rPr>
                <w:color w:val="auto"/>
                <w:lang w:val="en-GB"/>
              </w:rPr>
            </w:pPr>
            <w:r w:rsidRPr="00723F86">
              <w:rPr>
                <w:color w:val="auto"/>
                <w:lang w:val="en-GB"/>
              </w:rPr>
              <w:t>IOGP S-715</w:t>
            </w:r>
          </w:p>
        </w:tc>
      </w:tr>
      <w:tr w:rsidR="00723F86" w:rsidRPr="00D57179" w14:paraId="697B113F" w14:textId="1CA4B6BF"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76038790" w14:textId="1BD4B6A9" w:rsidR="00723F86" w:rsidRPr="00D57179" w:rsidRDefault="00723F86" w:rsidP="0003475B">
            <w:pPr>
              <w:pStyle w:val="CellHeadingCentered"/>
              <w:rPr>
                <w:color w:val="auto"/>
                <w:lang w:val="en-GB"/>
              </w:rPr>
            </w:pPr>
            <w:r w:rsidRPr="00D57179">
              <w:rPr>
                <w:color w:val="auto"/>
                <w:lang w:val="en-GB"/>
              </w:rPr>
              <w:t>Code C/E: Vessels &amp; Heat Exchangers</w:t>
            </w:r>
          </w:p>
        </w:tc>
      </w:tr>
      <w:tr w:rsidR="00846FE1" w:rsidRPr="00D57179" w14:paraId="57D071A9" w14:textId="1DE7E53B"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1518357" w14:textId="58A190D3" w:rsidR="00846FE1" w:rsidRPr="00D57179" w:rsidRDefault="00846FE1" w:rsidP="00846FE1">
            <w:pPr>
              <w:pStyle w:val="CellBodyCentered"/>
              <w:rPr>
                <w:color w:val="auto"/>
              </w:rPr>
            </w:pPr>
            <w:r w:rsidRPr="00D57179">
              <w:rPr>
                <w:color w:val="auto"/>
              </w:rPr>
              <w:t>Uninsulated below 93</w:t>
            </w:r>
            <w:r w:rsidRPr="00D57179">
              <w:rPr>
                <w:rFonts w:ascii="Calibri" w:hAnsi="Calibri"/>
                <w:color w:val="auto"/>
              </w:rPr>
              <w:t>°</w:t>
            </w:r>
            <w:r w:rsidRPr="008E3CD7">
              <w:rPr>
                <w:color w:val="auto"/>
              </w:rPr>
              <w:t>C</w:t>
            </w:r>
            <w:r w:rsidRPr="00D57179">
              <w:rPr>
                <w:color w:val="auto"/>
              </w:rPr>
              <w:t xml:space="preserve"> (200</w:t>
            </w:r>
            <w:r w:rsidRPr="00D57179">
              <w:rPr>
                <w:rFonts w:ascii="Calibri" w:hAnsi="Calibri"/>
                <w:color w:val="auto"/>
              </w:rPr>
              <w:t>°</w:t>
            </w:r>
            <w:r w:rsidRPr="00D57179">
              <w:rPr>
                <w:color w:val="auto"/>
              </w:rPr>
              <w:t>F)</w:t>
            </w:r>
            <w:r>
              <w:rPr>
                <w:color w:val="auto"/>
              </w:rPr>
              <w:t xml:space="preserve"> </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F287833" w14:textId="3D8CEAC5" w:rsidR="00846FE1" w:rsidRPr="00B662CF" w:rsidRDefault="00846FE1" w:rsidP="00846FE1">
            <w:pPr>
              <w:pStyle w:val="CellBodyCentered"/>
              <w:rPr>
                <w:color w:val="auto"/>
              </w:rPr>
            </w:pPr>
            <w:r w:rsidRPr="00B662CF">
              <w:rPr>
                <w:color w:val="auto"/>
              </w:rPr>
              <w:t>3.1, 3.2</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6E97FCF7" w14:textId="370BF86D" w:rsidR="00846FE1" w:rsidRPr="00B662CF" w:rsidRDefault="00846FE1" w:rsidP="00846FE1">
            <w:pPr>
              <w:pStyle w:val="CellBodyCentered"/>
              <w:rPr>
                <w:color w:val="auto"/>
              </w:rPr>
            </w:pPr>
            <w:r w:rsidRPr="00B662CF">
              <w:rPr>
                <w:color w:val="auto"/>
              </w:rPr>
              <w:t>2.15</w:t>
            </w:r>
          </w:p>
        </w:tc>
        <w:tc>
          <w:tcPr>
            <w:tcW w:w="1620" w:type="dxa"/>
            <w:tcBorders>
              <w:top w:val="single" w:sz="4" w:space="0" w:color="auto"/>
              <w:left w:val="single" w:sz="4" w:space="0" w:color="auto"/>
              <w:bottom w:val="single" w:sz="4" w:space="0" w:color="auto"/>
              <w:right w:val="single" w:sz="4" w:space="0" w:color="auto"/>
            </w:tcBorders>
          </w:tcPr>
          <w:p w14:paraId="6451BC52" w14:textId="5BD36718" w:rsidR="00846FE1" w:rsidRPr="00B662CF" w:rsidRDefault="00247A4B" w:rsidP="00846FE1">
            <w:pPr>
              <w:pStyle w:val="CellBodyCentered"/>
              <w:rPr>
                <w:color w:val="auto"/>
              </w:rPr>
            </w:pPr>
            <w:ins w:id="742" w:author="Issayevskiy, Konstantin [STAMGazStroy LLP]" w:date="2025-12-04T16:39:00Z" w16du:dateUtc="2025-12-04T11:39:00Z">
              <w:r>
                <w:rPr>
                  <w:color w:val="auto"/>
                  <w:lang w:val="ru-RU"/>
                </w:rPr>
                <w:t>1</w:t>
              </w:r>
            </w:ins>
            <w:del w:id="743" w:author="Issayevskiy, Konstantin [STAMGazStroy LLP]" w:date="2025-12-04T16:39:00Z" w16du:dateUtc="2025-12-04T11:39:00Z">
              <w:r w:rsidR="00846FE1" w:rsidRPr="00B662CF" w:rsidDel="00247A4B">
                <w:rPr>
                  <w:color w:val="auto"/>
                </w:rPr>
                <w:delText>1</w:delText>
              </w:r>
            </w:del>
            <w:r w:rsidR="00846FE1" w:rsidRPr="00B662CF">
              <w:rPr>
                <w:color w:val="auto"/>
              </w:rPr>
              <w:t>A, 1G, 6A</w:t>
            </w:r>
            <w:r w:rsidR="00846FE1" w:rsidRPr="00B662CF">
              <w:rPr>
                <w:color w:val="auto"/>
                <w:vertAlign w:val="superscript"/>
              </w:rPr>
              <w:t>[4]</w:t>
            </w:r>
          </w:p>
        </w:tc>
      </w:tr>
      <w:tr w:rsidR="00846FE1" w:rsidRPr="00D57179" w14:paraId="05FF7E27" w14:textId="4BC4944B"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7862CE36" w14:textId="77777777" w:rsidR="00846FE1" w:rsidRPr="00D57179" w:rsidRDefault="00846FE1" w:rsidP="00846FE1">
            <w:pPr>
              <w:pStyle w:val="CellBodyCentered"/>
              <w:rPr>
                <w:color w:val="auto"/>
              </w:rPr>
            </w:pPr>
            <w:r w:rsidRPr="00D57179">
              <w:rPr>
                <w:color w:val="auto"/>
              </w:rPr>
              <w:t>Uninsulated 93–</w:t>
            </w:r>
            <w:r>
              <w:rPr>
                <w:color w:val="auto"/>
              </w:rPr>
              <w:t>205</w:t>
            </w:r>
            <w:r w:rsidRPr="00D57179">
              <w:rPr>
                <w:rFonts w:ascii="Calibri" w:hAnsi="Calibri"/>
                <w:color w:val="auto"/>
              </w:rPr>
              <w:t>°</w:t>
            </w:r>
            <w:r w:rsidRPr="00D57179">
              <w:rPr>
                <w:color w:val="auto"/>
              </w:rPr>
              <w:t>C (200–</w:t>
            </w:r>
            <w:r>
              <w:rPr>
                <w:color w:val="auto"/>
              </w:rPr>
              <w:t>400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018DEB80" w14:textId="425FD096" w:rsidR="00846FE1" w:rsidRPr="00B662CF" w:rsidRDefault="00846FE1" w:rsidP="00846FE1">
            <w:pPr>
              <w:pStyle w:val="CellBodyCentered"/>
              <w:rPr>
                <w:color w:val="auto"/>
              </w:rPr>
            </w:pPr>
            <w:r w:rsidRPr="00B662CF">
              <w:rPr>
                <w:color w:val="auto"/>
              </w:rPr>
              <w:t>2.5</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3C9046F8" w14:textId="3D9C14C9" w:rsidR="00846FE1" w:rsidRPr="00B662CF" w:rsidRDefault="00846FE1" w:rsidP="00846FE1">
            <w:pPr>
              <w:pStyle w:val="CellBodyCentered"/>
              <w:rPr>
                <w:color w:val="auto"/>
              </w:rPr>
            </w:pPr>
            <w:r w:rsidRPr="00B662CF">
              <w:rPr>
                <w:color w:val="auto"/>
                <w:lang w:val="ru-RU"/>
              </w:rPr>
              <w:t>2.3</w:t>
            </w:r>
          </w:p>
        </w:tc>
        <w:tc>
          <w:tcPr>
            <w:tcW w:w="1620" w:type="dxa"/>
            <w:tcBorders>
              <w:top w:val="single" w:sz="4" w:space="0" w:color="auto"/>
              <w:left w:val="single" w:sz="4" w:space="0" w:color="auto"/>
              <w:bottom w:val="single" w:sz="4" w:space="0" w:color="auto"/>
              <w:right w:val="single" w:sz="4" w:space="0" w:color="auto"/>
            </w:tcBorders>
          </w:tcPr>
          <w:p w14:paraId="4F79D983" w14:textId="20AFD651" w:rsidR="00846FE1" w:rsidRPr="00B662CF" w:rsidRDefault="00846FE1" w:rsidP="00846FE1">
            <w:pPr>
              <w:pStyle w:val="CellBodyCentered"/>
              <w:rPr>
                <w:color w:val="auto"/>
              </w:rPr>
            </w:pPr>
            <w:del w:id="744" w:author="Issayevskiy, Konstantin [STAMGazStroy LLP]" w:date="2025-12-04T16:39:00Z" w16du:dateUtc="2025-12-04T11:39:00Z">
              <w:r w:rsidRPr="00B662CF" w:rsidDel="00247A4B">
                <w:rPr>
                  <w:color w:val="auto"/>
                </w:rPr>
                <w:delText>6</w:delText>
              </w:r>
            </w:del>
            <w:ins w:id="745" w:author="Issayevskiy, Konstantin [STAMGazStroy LLP]" w:date="2025-12-04T16:39:00Z" w16du:dateUtc="2025-12-04T11:39:00Z">
              <w:r w:rsidR="00247A4B">
                <w:rPr>
                  <w:color w:val="auto"/>
                  <w:lang w:val="ru-RU"/>
                </w:rPr>
                <w:t>6</w:t>
              </w:r>
            </w:ins>
            <w:r w:rsidRPr="00B662CF">
              <w:rPr>
                <w:color w:val="auto"/>
              </w:rPr>
              <w:t>C</w:t>
            </w:r>
            <w:r w:rsidRPr="00B662CF">
              <w:rPr>
                <w:color w:val="auto"/>
                <w:vertAlign w:val="superscript"/>
              </w:rPr>
              <w:t>[5]</w:t>
            </w:r>
          </w:p>
        </w:tc>
      </w:tr>
      <w:tr w:rsidR="00846FE1" w:rsidRPr="00D57179" w14:paraId="1B1C8BFE" w14:textId="6C971EC5"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59745E2" w14:textId="77777777" w:rsidR="00846FE1" w:rsidRPr="00D57179" w:rsidRDefault="00846FE1" w:rsidP="00846FE1">
            <w:pPr>
              <w:pStyle w:val="CellBodyCentered"/>
              <w:rPr>
                <w:color w:val="auto"/>
              </w:rPr>
            </w:pPr>
            <w:r w:rsidRPr="00D57179">
              <w:rPr>
                <w:color w:val="auto"/>
              </w:rPr>
              <w:t xml:space="preserve">Uninsulated </w:t>
            </w:r>
            <w:r>
              <w:rPr>
                <w:color w:val="auto"/>
              </w:rPr>
              <w:t>205-650</w:t>
            </w:r>
            <w:r w:rsidRPr="00D57179">
              <w:rPr>
                <w:rFonts w:ascii="Calibri" w:hAnsi="Calibri"/>
                <w:color w:val="auto"/>
              </w:rPr>
              <w:t>°</w:t>
            </w:r>
            <w:r w:rsidRPr="00D57179">
              <w:rPr>
                <w:color w:val="auto"/>
              </w:rPr>
              <w:t>C (</w:t>
            </w:r>
            <w:r>
              <w:rPr>
                <w:color w:val="auto"/>
              </w:rPr>
              <w:t>400</w:t>
            </w:r>
            <w:r w:rsidRPr="00D57179">
              <w:rPr>
                <w:color w:val="auto"/>
              </w:rPr>
              <w:t>–1200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0760ACEC" w14:textId="5D1A3A17" w:rsidR="00846FE1" w:rsidRPr="00B662CF" w:rsidRDefault="00846FE1" w:rsidP="00846FE1">
            <w:pPr>
              <w:pStyle w:val="CellBodyCentered"/>
              <w:rPr>
                <w:color w:val="auto"/>
              </w:rPr>
            </w:pPr>
            <w:r w:rsidRPr="00B662CF">
              <w:rPr>
                <w:color w:val="auto"/>
              </w:rPr>
              <w:t>2.4</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22D68798" w14:textId="18E22821" w:rsidR="00846FE1" w:rsidRPr="00B662CF" w:rsidRDefault="00846FE1" w:rsidP="00846FE1">
            <w:pPr>
              <w:pStyle w:val="CellBodyCentered"/>
              <w:rPr>
                <w:color w:val="auto"/>
              </w:rPr>
            </w:pPr>
            <w:r w:rsidRPr="00B662CF">
              <w:rPr>
                <w:color w:val="auto"/>
              </w:rPr>
              <w:t>2.7</w:t>
            </w:r>
          </w:p>
        </w:tc>
        <w:tc>
          <w:tcPr>
            <w:tcW w:w="1620" w:type="dxa"/>
            <w:tcBorders>
              <w:top w:val="single" w:sz="4" w:space="0" w:color="auto"/>
              <w:left w:val="single" w:sz="4" w:space="0" w:color="auto"/>
              <w:bottom w:val="single" w:sz="4" w:space="0" w:color="auto"/>
              <w:right w:val="single" w:sz="4" w:space="0" w:color="auto"/>
            </w:tcBorders>
          </w:tcPr>
          <w:p w14:paraId="7C845AE8" w14:textId="69F11945" w:rsidR="00846FE1" w:rsidRPr="00B662CF" w:rsidRDefault="00247A4B" w:rsidP="00846FE1">
            <w:pPr>
              <w:pStyle w:val="CellBodyCentered"/>
              <w:rPr>
                <w:color w:val="auto"/>
              </w:rPr>
            </w:pPr>
            <w:ins w:id="746" w:author="Issayevskiy, Konstantin [STAMGazStroy LLP]" w:date="2025-12-04T16:39:00Z" w16du:dateUtc="2025-12-04T11:39:00Z">
              <w:r>
                <w:rPr>
                  <w:color w:val="auto"/>
                  <w:lang w:val="ru-RU"/>
                </w:rPr>
                <w:t>1</w:t>
              </w:r>
            </w:ins>
            <w:del w:id="747" w:author="Issayevskiy, Konstantin [STAMGazStroy LLP]" w:date="2025-12-04T16:39:00Z" w16du:dateUtc="2025-12-04T11:39:00Z">
              <w:r w:rsidR="00846FE1" w:rsidRPr="00B662CF" w:rsidDel="00247A4B">
                <w:rPr>
                  <w:color w:val="auto"/>
                </w:rPr>
                <w:delText>1</w:delText>
              </w:r>
            </w:del>
            <w:r w:rsidR="00846FE1" w:rsidRPr="00B662CF">
              <w:rPr>
                <w:color w:val="auto"/>
              </w:rPr>
              <w:t>C</w:t>
            </w:r>
            <w:r w:rsidR="00846FE1" w:rsidRPr="00B662CF">
              <w:rPr>
                <w:color w:val="auto"/>
                <w:vertAlign w:val="superscript"/>
              </w:rPr>
              <w:t>[1]</w:t>
            </w:r>
            <w:r w:rsidR="00846FE1" w:rsidRPr="00B662CF">
              <w:rPr>
                <w:color w:val="auto"/>
              </w:rPr>
              <w:t>, 10</w:t>
            </w:r>
            <w:r w:rsidR="00846FE1" w:rsidRPr="00B662CF">
              <w:rPr>
                <w:color w:val="auto"/>
                <w:vertAlign w:val="superscript"/>
              </w:rPr>
              <w:t>[6]</w:t>
            </w:r>
          </w:p>
        </w:tc>
      </w:tr>
      <w:tr w:rsidR="00723F86" w:rsidRPr="00D57179" w14:paraId="16D6AE73" w14:textId="3ED1748D"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04712DAD" w14:textId="121CABA8" w:rsidR="00723F86" w:rsidRPr="00B662CF" w:rsidRDefault="00723F86" w:rsidP="00F94B75">
            <w:pPr>
              <w:pStyle w:val="CellHeadingCentered"/>
              <w:rPr>
                <w:color w:val="auto"/>
                <w:lang w:val="en-GB"/>
              </w:rPr>
            </w:pPr>
            <w:r w:rsidRPr="00B662CF">
              <w:rPr>
                <w:color w:val="auto"/>
                <w:lang w:val="en-GB"/>
              </w:rPr>
              <w:t>Code D: Tanks</w:t>
            </w:r>
          </w:p>
        </w:tc>
      </w:tr>
      <w:tr w:rsidR="006B683F" w:rsidRPr="00D57179" w14:paraId="5CADD08C" w14:textId="29F86E74"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286EBE04" w14:textId="12C90D46" w:rsidR="006B683F" w:rsidRPr="00D57179" w:rsidRDefault="006B683F" w:rsidP="00F851F3">
            <w:pPr>
              <w:pStyle w:val="CellBodyCentered"/>
              <w:rPr>
                <w:color w:val="auto"/>
              </w:rPr>
            </w:pPr>
            <w:r w:rsidRPr="00D57179">
              <w:rPr>
                <w:color w:val="auto"/>
              </w:rPr>
              <w:t>Uninsulated to 93</w:t>
            </w:r>
            <w:r w:rsidRPr="00D57179">
              <w:rPr>
                <w:rFonts w:ascii="Calibri" w:hAnsi="Calibri"/>
                <w:color w:val="auto"/>
              </w:rPr>
              <w:t>°</w:t>
            </w:r>
            <w:r w:rsidRPr="00D57179">
              <w:rPr>
                <w:color w:val="auto"/>
              </w:rPr>
              <w:t>C (200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B7C66EF" w14:textId="729C44F3" w:rsidR="006B683F" w:rsidRPr="00B662CF" w:rsidRDefault="006B683F" w:rsidP="006B683F">
            <w:pPr>
              <w:pStyle w:val="CellBodyCentered"/>
              <w:rPr>
                <w:color w:val="auto"/>
              </w:rPr>
            </w:pPr>
            <w:r w:rsidRPr="00B662CF">
              <w:rPr>
                <w:color w:val="auto"/>
              </w:rPr>
              <w:t>3.1, 3.2</w:t>
            </w:r>
          </w:p>
        </w:tc>
        <w:tc>
          <w:tcPr>
            <w:tcW w:w="1260" w:type="dxa"/>
            <w:vMerge w:val="restart"/>
            <w:tcBorders>
              <w:top w:val="single" w:sz="4" w:space="0" w:color="000000"/>
              <w:left w:val="single" w:sz="4" w:space="0" w:color="000000"/>
              <w:right w:val="single" w:sz="4" w:space="0" w:color="auto"/>
            </w:tcBorders>
            <w:tcMar>
              <w:top w:w="80" w:type="dxa"/>
              <w:left w:w="40" w:type="dxa"/>
              <w:bottom w:w="40" w:type="dxa"/>
              <w:right w:w="40" w:type="dxa"/>
            </w:tcMar>
            <w:vAlign w:val="center"/>
          </w:tcPr>
          <w:p w14:paraId="2E85C39B" w14:textId="700E0B12" w:rsidR="006B683F" w:rsidRPr="00B662CF" w:rsidRDefault="006B683F" w:rsidP="006B683F">
            <w:pPr>
              <w:pStyle w:val="CellBodyCentered"/>
              <w:rPr>
                <w:color w:val="auto"/>
              </w:rPr>
            </w:pPr>
            <w:r w:rsidRPr="00B662CF">
              <w:rPr>
                <w:color w:val="auto"/>
                <w:lang w:val="ru-RU"/>
              </w:rPr>
              <w:t>2.15</w:t>
            </w:r>
          </w:p>
        </w:tc>
        <w:tc>
          <w:tcPr>
            <w:tcW w:w="1620" w:type="dxa"/>
            <w:tcBorders>
              <w:top w:val="single" w:sz="4" w:space="0" w:color="auto"/>
              <w:left w:val="single" w:sz="4" w:space="0" w:color="auto"/>
              <w:bottom w:val="single" w:sz="4" w:space="0" w:color="auto"/>
              <w:right w:val="single" w:sz="4" w:space="0" w:color="auto"/>
            </w:tcBorders>
          </w:tcPr>
          <w:p w14:paraId="3AB227B7" w14:textId="40D19D3B" w:rsidR="006B683F" w:rsidRPr="00B662CF" w:rsidRDefault="00247A4B" w:rsidP="006B683F">
            <w:pPr>
              <w:pStyle w:val="CellBodyCentered"/>
              <w:rPr>
                <w:color w:val="auto"/>
              </w:rPr>
            </w:pPr>
            <w:ins w:id="748" w:author="Issayevskiy, Konstantin [STAMGazStroy LLP]" w:date="2025-12-04T16:39:00Z" w16du:dateUtc="2025-12-04T11:39:00Z">
              <w:r>
                <w:rPr>
                  <w:color w:val="auto"/>
                  <w:lang w:val="ru-RU"/>
                </w:rPr>
                <w:t>1</w:t>
              </w:r>
            </w:ins>
            <w:del w:id="749" w:author="Issayevskiy, Konstantin [STAMGazStroy LLP]" w:date="2025-12-04T16:39:00Z" w16du:dateUtc="2025-12-04T11:39:00Z">
              <w:r w:rsidR="006B683F" w:rsidRPr="00B662CF" w:rsidDel="00247A4B">
                <w:rPr>
                  <w:color w:val="auto"/>
                </w:rPr>
                <w:delText>1</w:delText>
              </w:r>
            </w:del>
            <w:r w:rsidR="006B683F" w:rsidRPr="00B662CF">
              <w:rPr>
                <w:color w:val="auto"/>
              </w:rPr>
              <w:t>A, 1G</w:t>
            </w:r>
            <w:r w:rsidR="006B683F" w:rsidRPr="00B662CF">
              <w:rPr>
                <w:color w:val="auto"/>
                <w:vertAlign w:val="superscript"/>
              </w:rPr>
              <w:t>[3]</w:t>
            </w:r>
          </w:p>
        </w:tc>
      </w:tr>
      <w:tr w:rsidR="006B683F" w:rsidRPr="00D57179" w14:paraId="1AA2EABB" w14:textId="64BE61B9"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3267064" w14:textId="77777777" w:rsidR="006B683F" w:rsidRPr="00D57179" w:rsidRDefault="006B683F" w:rsidP="006B683F">
            <w:pPr>
              <w:pStyle w:val="CellBodyCentered"/>
              <w:rPr>
                <w:color w:val="auto"/>
              </w:rPr>
            </w:pPr>
            <w:r w:rsidRPr="00D57179">
              <w:rPr>
                <w:color w:val="auto"/>
              </w:rPr>
              <w:t>Wind girders</w:t>
            </w:r>
          </w:p>
        </w:tc>
        <w:tc>
          <w:tcPr>
            <w:tcW w:w="1255" w:type="dxa"/>
            <w:tcBorders>
              <w:top w:val="single" w:sz="4" w:space="0" w:color="000000"/>
              <w:left w:val="single" w:sz="4" w:space="0" w:color="000000"/>
              <w:bottom w:val="single" w:sz="4" w:space="0" w:color="auto"/>
              <w:right w:val="single" w:sz="4" w:space="0" w:color="000000"/>
            </w:tcBorders>
            <w:tcMar>
              <w:top w:w="80" w:type="dxa"/>
              <w:left w:w="40" w:type="dxa"/>
              <w:bottom w:w="40" w:type="dxa"/>
              <w:right w:w="40" w:type="dxa"/>
            </w:tcMar>
            <w:vAlign w:val="center"/>
          </w:tcPr>
          <w:p w14:paraId="44B26486" w14:textId="50F328D7" w:rsidR="006B683F" w:rsidRPr="00B662CF" w:rsidRDefault="006B683F" w:rsidP="006B683F">
            <w:pPr>
              <w:pStyle w:val="CellBodyCentered"/>
              <w:rPr>
                <w:color w:val="auto"/>
              </w:rPr>
            </w:pPr>
            <w:r w:rsidRPr="00B662CF">
              <w:rPr>
                <w:color w:val="auto"/>
              </w:rPr>
              <w:t>3.1, 3.2</w:t>
            </w:r>
          </w:p>
        </w:tc>
        <w:tc>
          <w:tcPr>
            <w:tcW w:w="1260" w:type="dxa"/>
            <w:vMerge/>
            <w:tcBorders>
              <w:left w:val="single" w:sz="4" w:space="0" w:color="000000"/>
              <w:right w:val="single" w:sz="4" w:space="0" w:color="auto"/>
            </w:tcBorders>
            <w:tcMar>
              <w:top w:w="80" w:type="dxa"/>
              <w:left w:w="40" w:type="dxa"/>
              <w:bottom w:w="40" w:type="dxa"/>
              <w:right w:w="40" w:type="dxa"/>
            </w:tcMar>
            <w:vAlign w:val="center"/>
          </w:tcPr>
          <w:p w14:paraId="0AC74B5D" w14:textId="23C0837E" w:rsidR="006B683F" w:rsidRPr="00B662CF" w:rsidRDefault="006B683F" w:rsidP="006B683F">
            <w:pPr>
              <w:pStyle w:val="CellBodyCentered"/>
              <w:rPr>
                <w:color w:val="auto"/>
              </w:rPr>
            </w:pPr>
          </w:p>
        </w:tc>
        <w:tc>
          <w:tcPr>
            <w:tcW w:w="1620" w:type="dxa"/>
            <w:tcBorders>
              <w:top w:val="single" w:sz="4" w:space="0" w:color="auto"/>
              <w:left w:val="single" w:sz="4" w:space="0" w:color="auto"/>
              <w:bottom w:val="single" w:sz="4" w:space="0" w:color="auto"/>
              <w:right w:val="single" w:sz="4" w:space="0" w:color="auto"/>
            </w:tcBorders>
          </w:tcPr>
          <w:p w14:paraId="76B7D80F" w14:textId="145829ED" w:rsidR="006B683F" w:rsidRPr="00B662CF" w:rsidRDefault="00247A4B" w:rsidP="006B683F">
            <w:pPr>
              <w:pStyle w:val="CellBodyCentered"/>
              <w:rPr>
                <w:color w:val="auto"/>
              </w:rPr>
            </w:pPr>
            <w:ins w:id="750" w:author="Issayevskiy, Konstantin [STAMGazStroy LLP]" w:date="2025-12-04T16:39:00Z" w16du:dateUtc="2025-12-04T11:39:00Z">
              <w:r>
                <w:rPr>
                  <w:color w:val="auto"/>
                  <w:lang w:val="ru-RU"/>
                </w:rPr>
                <w:t>1</w:t>
              </w:r>
            </w:ins>
            <w:del w:id="751" w:author="Issayevskiy, Konstantin [STAMGazStroy LLP]" w:date="2025-12-04T16:39:00Z" w16du:dateUtc="2025-12-04T11:39:00Z">
              <w:r w:rsidR="006B683F" w:rsidRPr="00B662CF" w:rsidDel="00247A4B">
                <w:rPr>
                  <w:color w:val="auto"/>
                </w:rPr>
                <w:delText>1</w:delText>
              </w:r>
            </w:del>
            <w:r w:rsidR="006B683F" w:rsidRPr="00B662CF">
              <w:rPr>
                <w:color w:val="auto"/>
              </w:rPr>
              <w:t>A, 1B, 1G</w:t>
            </w:r>
            <w:r w:rsidR="006B683F" w:rsidRPr="00B662CF">
              <w:rPr>
                <w:color w:val="auto"/>
                <w:vertAlign w:val="superscript"/>
              </w:rPr>
              <w:t>[3]</w:t>
            </w:r>
          </w:p>
        </w:tc>
      </w:tr>
      <w:tr w:rsidR="006B683F" w:rsidRPr="00D57179" w14:paraId="073CCCD7" w14:textId="2D1A1167"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7713C765" w14:textId="77777777" w:rsidR="006B683F" w:rsidRPr="00D57179" w:rsidRDefault="006B683F" w:rsidP="006B683F">
            <w:pPr>
              <w:pStyle w:val="CellBodyCentered"/>
              <w:rPr>
                <w:color w:val="auto"/>
              </w:rPr>
            </w:pPr>
            <w:r w:rsidRPr="00D57179">
              <w:rPr>
                <w:color w:val="auto"/>
              </w:rPr>
              <w:t>Floating roofs (Uninsulated)</w:t>
            </w:r>
          </w:p>
        </w:tc>
        <w:tc>
          <w:tcPr>
            <w:tcW w:w="1255" w:type="dxa"/>
            <w:tcBorders>
              <w:top w:val="single" w:sz="4" w:space="0" w:color="auto"/>
              <w:left w:val="single" w:sz="4" w:space="0" w:color="000000"/>
              <w:bottom w:val="single" w:sz="4" w:space="0" w:color="auto"/>
              <w:right w:val="single" w:sz="4" w:space="0" w:color="000000"/>
            </w:tcBorders>
          </w:tcPr>
          <w:p w14:paraId="4CD56820" w14:textId="188B3370" w:rsidR="006B683F" w:rsidRPr="00B662CF" w:rsidRDefault="006B683F" w:rsidP="006B683F">
            <w:pPr>
              <w:pStyle w:val="CellBodyCentered"/>
              <w:rPr>
                <w:color w:val="auto"/>
              </w:rPr>
            </w:pPr>
            <w:r w:rsidRPr="00B662CF">
              <w:rPr>
                <w:color w:val="auto"/>
              </w:rPr>
              <w:t>3.1</w:t>
            </w:r>
          </w:p>
        </w:tc>
        <w:tc>
          <w:tcPr>
            <w:tcW w:w="1260" w:type="dxa"/>
            <w:vMerge/>
            <w:tcBorders>
              <w:left w:val="single" w:sz="4" w:space="0" w:color="000000"/>
              <w:right w:val="single" w:sz="4" w:space="0" w:color="auto"/>
            </w:tcBorders>
          </w:tcPr>
          <w:p w14:paraId="320865F9" w14:textId="77777777" w:rsidR="006B683F" w:rsidRPr="00B662CF" w:rsidRDefault="006B683F" w:rsidP="006B683F">
            <w:pPr>
              <w:pStyle w:val="CellBodyCentered"/>
              <w:rPr>
                <w:color w:val="auto"/>
              </w:rPr>
            </w:pPr>
          </w:p>
        </w:tc>
        <w:tc>
          <w:tcPr>
            <w:tcW w:w="1620" w:type="dxa"/>
            <w:tcBorders>
              <w:top w:val="single" w:sz="4" w:space="0" w:color="auto"/>
              <w:left w:val="single" w:sz="4" w:space="0" w:color="auto"/>
              <w:bottom w:val="single" w:sz="4" w:space="0" w:color="auto"/>
              <w:right w:val="single" w:sz="4" w:space="0" w:color="auto"/>
            </w:tcBorders>
          </w:tcPr>
          <w:p w14:paraId="5C1A6ADE" w14:textId="47BC2622" w:rsidR="006B683F" w:rsidRPr="00B662CF" w:rsidRDefault="006B683F" w:rsidP="006B683F">
            <w:pPr>
              <w:pStyle w:val="CellBodyCentered"/>
              <w:rPr>
                <w:color w:val="auto"/>
              </w:rPr>
            </w:pPr>
            <w:del w:id="752" w:author="Issayevskiy, Konstantin [STAMGazStroy LLP]" w:date="2025-12-04T16:39:00Z" w16du:dateUtc="2025-12-04T11:39:00Z">
              <w:r w:rsidRPr="00B662CF" w:rsidDel="00247A4B">
                <w:rPr>
                  <w:color w:val="auto"/>
                </w:rPr>
                <w:delText>1</w:delText>
              </w:r>
            </w:del>
            <w:ins w:id="753" w:author="Issayevskiy, Konstantin [STAMGazStroy LLP]" w:date="2025-12-04T16:39:00Z" w16du:dateUtc="2025-12-04T11:39:00Z">
              <w:r w:rsidR="00247A4B">
                <w:rPr>
                  <w:color w:val="auto"/>
                  <w:lang w:val="ru-RU"/>
                </w:rPr>
                <w:t>1</w:t>
              </w:r>
            </w:ins>
            <w:r w:rsidRPr="00B662CF">
              <w:rPr>
                <w:color w:val="auto"/>
              </w:rPr>
              <w:t>A, 1G</w:t>
            </w:r>
            <w:r w:rsidRPr="00B662CF">
              <w:rPr>
                <w:color w:val="auto"/>
                <w:vertAlign w:val="superscript"/>
              </w:rPr>
              <w:t>[3]</w:t>
            </w:r>
          </w:p>
        </w:tc>
      </w:tr>
      <w:tr w:rsidR="006B683F" w:rsidRPr="00D57179" w14:paraId="357C8D88" w14:textId="6A2B7C24"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428AFD3E" w14:textId="77777777" w:rsidR="006B683F" w:rsidRPr="00D57179" w:rsidRDefault="006B683F" w:rsidP="006B683F">
            <w:pPr>
              <w:pStyle w:val="CellBodyCentered"/>
              <w:rPr>
                <w:color w:val="auto"/>
              </w:rPr>
            </w:pPr>
            <w:r w:rsidRPr="00D57179">
              <w:rPr>
                <w:color w:val="auto"/>
              </w:rPr>
              <w:t>Stairways &amp; railings</w:t>
            </w:r>
          </w:p>
        </w:tc>
        <w:tc>
          <w:tcPr>
            <w:tcW w:w="1255" w:type="dxa"/>
            <w:tcBorders>
              <w:top w:val="single" w:sz="4" w:space="0" w:color="auto"/>
              <w:left w:val="single" w:sz="4" w:space="0" w:color="000000"/>
              <w:bottom w:val="single" w:sz="4" w:space="0" w:color="000000"/>
              <w:right w:val="single" w:sz="4" w:space="0" w:color="000000"/>
            </w:tcBorders>
          </w:tcPr>
          <w:p w14:paraId="692202A5" w14:textId="7081619F" w:rsidR="006B683F" w:rsidRPr="00B662CF" w:rsidRDefault="006B683F" w:rsidP="006B683F">
            <w:pPr>
              <w:pStyle w:val="CellBodyCentered"/>
              <w:rPr>
                <w:color w:val="auto"/>
              </w:rPr>
            </w:pPr>
            <w:r w:rsidRPr="00B662CF">
              <w:rPr>
                <w:color w:val="auto"/>
              </w:rPr>
              <w:t>3.1, 3.2</w:t>
            </w:r>
          </w:p>
        </w:tc>
        <w:tc>
          <w:tcPr>
            <w:tcW w:w="1260" w:type="dxa"/>
            <w:vMerge/>
            <w:tcBorders>
              <w:left w:val="single" w:sz="4" w:space="0" w:color="000000"/>
              <w:bottom w:val="single" w:sz="4" w:space="0" w:color="000000"/>
              <w:right w:val="single" w:sz="4" w:space="0" w:color="auto"/>
            </w:tcBorders>
          </w:tcPr>
          <w:p w14:paraId="58CC6CF3" w14:textId="77777777" w:rsidR="006B683F" w:rsidRPr="00B662CF" w:rsidRDefault="006B683F" w:rsidP="006B683F">
            <w:pPr>
              <w:pStyle w:val="CellBodyCentered"/>
              <w:rPr>
                <w:color w:val="auto"/>
              </w:rPr>
            </w:pPr>
          </w:p>
        </w:tc>
        <w:tc>
          <w:tcPr>
            <w:tcW w:w="1620" w:type="dxa"/>
            <w:tcBorders>
              <w:top w:val="single" w:sz="4" w:space="0" w:color="auto"/>
              <w:left w:val="single" w:sz="4" w:space="0" w:color="auto"/>
              <w:bottom w:val="single" w:sz="4" w:space="0" w:color="auto"/>
              <w:right w:val="single" w:sz="4" w:space="0" w:color="auto"/>
            </w:tcBorders>
          </w:tcPr>
          <w:p w14:paraId="2146685E" w14:textId="59AE4089" w:rsidR="006B683F" w:rsidRPr="00B662CF" w:rsidRDefault="00247A4B" w:rsidP="006B683F">
            <w:pPr>
              <w:pStyle w:val="CellBodyCentered"/>
              <w:rPr>
                <w:color w:val="auto"/>
              </w:rPr>
            </w:pPr>
            <w:ins w:id="754" w:author="Issayevskiy, Konstantin [STAMGazStroy LLP]" w:date="2025-12-04T16:39:00Z" w16du:dateUtc="2025-12-04T11:39:00Z">
              <w:r>
                <w:rPr>
                  <w:color w:val="auto"/>
                  <w:lang w:val="ru-RU"/>
                </w:rPr>
                <w:t>1</w:t>
              </w:r>
            </w:ins>
            <w:del w:id="755" w:author="Issayevskiy, Konstantin [STAMGazStroy LLP]" w:date="2025-12-04T16:39:00Z" w16du:dateUtc="2025-12-04T11:39:00Z">
              <w:r w:rsidR="006B683F" w:rsidRPr="00B662CF" w:rsidDel="00247A4B">
                <w:rPr>
                  <w:color w:val="auto"/>
                </w:rPr>
                <w:delText>1</w:delText>
              </w:r>
            </w:del>
            <w:r w:rsidR="006B683F" w:rsidRPr="00B662CF">
              <w:rPr>
                <w:color w:val="auto"/>
              </w:rPr>
              <w:t>A, 1B, 1G</w:t>
            </w:r>
            <w:r w:rsidR="006B683F" w:rsidRPr="00B662CF">
              <w:rPr>
                <w:color w:val="auto"/>
                <w:vertAlign w:val="superscript"/>
              </w:rPr>
              <w:t>[3]</w:t>
            </w:r>
          </w:p>
        </w:tc>
      </w:tr>
      <w:tr w:rsidR="00723F86" w:rsidRPr="00D57179" w14:paraId="06C954DC" w14:textId="3AEC69E1"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1AA6A592" w14:textId="6182AD4C" w:rsidR="00723F86" w:rsidRPr="00B662CF" w:rsidRDefault="00723F86" w:rsidP="00F94B75">
            <w:pPr>
              <w:pStyle w:val="CellHeadingCentered"/>
              <w:rPr>
                <w:color w:val="auto"/>
                <w:lang w:val="en-GB"/>
              </w:rPr>
            </w:pPr>
            <w:r w:rsidRPr="00B662CF">
              <w:rPr>
                <w:color w:val="auto"/>
                <w:lang w:val="en-GB"/>
              </w:rPr>
              <w:t>Code F: Furnaces (Fired Heaters and Boilers)</w:t>
            </w:r>
          </w:p>
        </w:tc>
      </w:tr>
      <w:tr w:rsidR="00A57537" w:rsidRPr="00D57179" w14:paraId="5E32AEE2" w14:textId="19634E77"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67BB903D" w14:textId="47503026" w:rsidR="00A57537" w:rsidRPr="00D57179" w:rsidRDefault="00A57537" w:rsidP="00A57537">
            <w:pPr>
              <w:pStyle w:val="CellBodyCentered"/>
              <w:rPr>
                <w:color w:val="auto"/>
              </w:rPr>
            </w:pPr>
            <w:r w:rsidRPr="00D57179">
              <w:rPr>
                <w:color w:val="auto"/>
              </w:rPr>
              <w:t>Structural steel &amp; platforms up to 93</w:t>
            </w:r>
            <w:r w:rsidRPr="00D57179">
              <w:rPr>
                <w:rFonts w:ascii="Calibri" w:hAnsi="Calibri"/>
                <w:color w:val="auto"/>
              </w:rPr>
              <w:t>°</w:t>
            </w:r>
            <w:r w:rsidRPr="00D57179">
              <w:rPr>
                <w:color w:val="auto"/>
              </w:rPr>
              <w:t>C (200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2199612F" w14:textId="668FDA75" w:rsidR="00A57537" w:rsidRPr="00B662CF" w:rsidRDefault="00A57537" w:rsidP="00A57537">
            <w:pPr>
              <w:pStyle w:val="CellBodyCentered"/>
              <w:rPr>
                <w:color w:val="auto"/>
              </w:rPr>
            </w:pPr>
            <w:r w:rsidRPr="00B662CF">
              <w:rPr>
                <w:color w:val="auto"/>
              </w:rPr>
              <w:t>3.1, 3.2</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14320691" w14:textId="37BCB8FC" w:rsidR="00A57537" w:rsidRPr="00B662CF" w:rsidRDefault="00A57537" w:rsidP="00A57537">
            <w:pPr>
              <w:pStyle w:val="CellBodyCentered"/>
              <w:rPr>
                <w:color w:val="auto"/>
              </w:rPr>
            </w:pPr>
            <w:r w:rsidRPr="00B662CF">
              <w:rPr>
                <w:color w:val="auto"/>
              </w:rPr>
              <w:t>2.15</w:t>
            </w:r>
          </w:p>
        </w:tc>
        <w:tc>
          <w:tcPr>
            <w:tcW w:w="1620" w:type="dxa"/>
            <w:tcBorders>
              <w:top w:val="single" w:sz="4" w:space="0" w:color="auto"/>
              <w:left w:val="single" w:sz="4" w:space="0" w:color="auto"/>
              <w:bottom w:val="single" w:sz="4" w:space="0" w:color="auto"/>
              <w:right w:val="single" w:sz="4" w:space="0" w:color="auto"/>
            </w:tcBorders>
          </w:tcPr>
          <w:p w14:paraId="11C5F0C4" w14:textId="00B2D1BA" w:rsidR="00A57537" w:rsidRPr="00B662CF" w:rsidRDefault="00A57537" w:rsidP="00A57537">
            <w:pPr>
              <w:pStyle w:val="CellBodyCentered"/>
              <w:rPr>
                <w:color w:val="auto"/>
              </w:rPr>
            </w:pPr>
            <w:del w:id="756" w:author="Issayevskiy, Konstantin [STAMGazStroy LLP]" w:date="2025-12-04T16:39:00Z" w16du:dateUtc="2025-12-04T11:39:00Z">
              <w:r w:rsidRPr="00B662CF" w:rsidDel="00247A4B">
                <w:rPr>
                  <w:color w:val="auto"/>
                </w:rPr>
                <w:delText>1</w:delText>
              </w:r>
            </w:del>
            <w:ins w:id="757" w:author="Issayevskiy, Konstantin [STAMGazStroy LLP]" w:date="2025-12-04T16:39:00Z" w16du:dateUtc="2025-12-04T11:39:00Z">
              <w:r w:rsidR="00247A4B">
                <w:rPr>
                  <w:color w:val="auto"/>
                  <w:lang w:val="ru-RU"/>
                </w:rPr>
                <w:t>1</w:t>
              </w:r>
            </w:ins>
            <w:r w:rsidRPr="00B662CF">
              <w:rPr>
                <w:color w:val="auto"/>
              </w:rPr>
              <w:t>A, 1G</w:t>
            </w:r>
            <w:r w:rsidRPr="00B662CF">
              <w:rPr>
                <w:color w:val="auto"/>
                <w:vertAlign w:val="superscript"/>
              </w:rPr>
              <w:t>[3]</w:t>
            </w:r>
          </w:p>
        </w:tc>
      </w:tr>
      <w:tr w:rsidR="00A57537" w:rsidRPr="00D57179" w14:paraId="1DEBCDCA" w14:textId="6B0E7E26"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596BF582" w14:textId="77777777" w:rsidR="00A57537" w:rsidRPr="00D57179" w:rsidRDefault="00A57537" w:rsidP="00A57537">
            <w:pPr>
              <w:pStyle w:val="CellBodyCentered"/>
              <w:rPr>
                <w:color w:val="auto"/>
              </w:rPr>
            </w:pPr>
            <w:r w:rsidRPr="00D57179">
              <w:rPr>
                <w:color w:val="auto"/>
              </w:rPr>
              <w:t xml:space="preserve">Stacks, breeching, furnace </w:t>
            </w:r>
            <w:r>
              <w:rPr>
                <w:color w:val="auto"/>
              </w:rPr>
              <w:t>casing</w:t>
            </w:r>
            <w:r w:rsidRPr="00D57179">
              <w:rPr>
                <w:color w:val="auto"/>
              </w:rPr>
              <w:t xml:space="preserve"> 93–</w:t>
            </w:r>
            <w:r>
              <w:rPr>
                <w:color w:val="auto"/>
              </w:rPr>
              <w:t>205</w:t>
            </w:r>
            <w:r w:rsidRPr="00D57179">
              <w:rPr>
                <w:rFonts w:ascii="Calibri" w:hAnsi="Calibri"/>
                <w:color w:val="auto"/>
              </w:rPr>
              <w:t>°</w:t>
            </w:r>
            <w:r w:rsidRPr="00D57179">
              <w:rPr>
                <w:color w:val="auto"/>
              </w:rPr>
              <w:t>C (200–</w:t>
            </w:r>
            <w:r>
              <w:rPr>
                <w:color w:val="auto"/>
              </w:rPr>
              <w:t>400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DB65B2A" w14:textId="5C924280" w:rsidR="00A57537" w:rsidRPr="00B662CF" w:rsidRDefault="00A57537" w:rsidP="00A57537">
            <w:pPr>
              <w:pStyle w:val="CellBodyCentered"/>
              <w:rPr>
                <w:color w:val="auto"/>
              </w:rPr>
            </w:pPr>
            <w:r w:rsidRPr="00B662CF">
              <w:rPr>
                <w:color w:val="auto"/>
              </w:rPr>
              <w:t>2.3, 2.5</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77D4130D" w14:textId="720E1478" w:rsidR="00A57537" w:rsidRPr="00B662CF" w:rsidRDefault="00A57537" w:rsidP="00A57537">
            <w:pPr>
              <w:pStyle w:val="CellBodyCentered"/>
              <w:rPr>
                <w:color w:val="auto"/>
              </w:rPr>
            </w:pPr>
            <w:r w:rsidRPr="00B662CF">
              <w:rPr>
                <w:color w:val="auto"/>
                <w:lang w:val="ru-RU"/>
              </w:rPr>
              <w:t>2.3</w:t>
            </w:r>
          </w:p>
        </w:tc>
        <w:tc>
          <w:tcPr>
            <w:tcW w:w="1620" w:type="dxa"/>
            <w:tcBorders>
              <w:top w:val="single" w:sz="4" w:space="0" w:color="auto"/>
              <w:left w:val="single" w:sz="4" w:space="0" w:color="auto"/>
              <w:bottom w:val="single" w:sz="4" w:space="0" w:color="auto"/>
              <w:right w:val="single" w:sz="4" w:space="0" w:color="auto"/>
            </w:tcBorders>
          </w:tcPr>
          <w:p w14:paraId="260A7323" w14:textId="0D62AFAC" w:rsidR="00A57537" w:rsidRPr="00B662CF" w:rsidRDefault="00A57537" w:rsidP="00A57537">
            <w:pPr>
              <w:pStyle w:val="CellBodyCentered"/>
              <w:rPr>
                <w:color w:val="auto"/>
              </w:rPr>
            </w:pPr>
            <w:del w:id="758" w:author="Issayevskiy, Konstantin [STAMGazStroy LLP]" w:date="2025-12-04T16:39:00Z" w16du:dateUtc="2025-12-04T11:39:00Z">
              <w:r w:rsidRPr="00B662CF" w:rsidDel="00247A4B">
                <w:rPr>
                  <w:color w:val="auto"/>
                </w:rPr>
                <w:delText>1</w:delText>
              </w:r>
            </w:del>
            <w:ins w:id="759" w:author="Issayevskiy, Konstantin [STAMGazStroy LLP]" w:date="2025-12-04T16:39:00Z" w16du:dateUtc="2025-12-04T11:39:00Z">
              <w:r w:rsidR="00247A4B">
                <w:rPr>
                  <w:color w:val="auto"/>
                  <w:lang w:val="ru-RU"/>
                </w:rPr>
                <w:t>1</w:t>
              </w:r>
            </w:ins>
            <w:r w:rsidRPr="00B662CF">
              <w:rPr>
                <w:color w:val="auto"/>
              </w:rPr>
              <w:t>C</w:t>
            </w:r>
            <w:r w:rsidRPr="00B662CF">
              <w:rPr>
                <w:color w:val="auto"/>
                <w:vertAlign w:val="superscript"/>
              </w:rPr>
              <w:t>[1]</w:t>
            </w:r>
            <w:r w:rsidRPr="00B662CF">
              <w:rPr>
                <w:color w:val="auto"/>
              </w:rPr>
              <w:t>, 6C</w:t>
            </w:r>
            <w:r w:rsidRPr="00B662CF">
              <w:rPr>
                <w:color w:val="auto"/>
                <w:vertAlign w:val="superscript"/>
              </w:rPr>
              <w:t>[5]</w:t>
            </w:r>
          </w:p>
        </w:tc>
      </w:tr>
      <w:tr w:rsidR="00A57537" w:rsidRPr="00D57179" w14:paraId="30339A9D" w14:textId="49F59A64"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7A427FCB" w14:textId="5FABBFD4" w:rsidR="00A57537" w:rsidRPr="00D57179" w:rsidRDefault="00A57537" w:rsidP="00A57537">
            <w:pPr>
              <w:pStyle w:val="CellBodyCentered"/>
              <w:rPr>
                <w:color w:val="auto"/>
              </w:rPr>
            </w:pPr>
            <w:r w:rsidRPr="00D57179">
              <w:rPr>
                <w:color w:val="auto"/>
              </w:rPr>
              <w:t xml:space="preserve">Stacks, breeching, furnace </w:t>
            </w:r>
            <w:r>
              <w:rPr>
                <w:color w:val="auto"/>
              </w:rPr>
              <w:t>casing</w:t>
            </w:r>
            <w:ins w:id="760" w:author="Issayevskiy, Konstantin [STAMGazStroy LLP]" w:date="2025-12-17T11:37:00Z" w16du:dateUtc="2025-12-17T06:37:00Z">
              <w:r w:rsidR="00226524">
                <w:rPr>
                  <w:color w:val="auto"/>
                </w:rPr>
                <w:t xml:space="preserve"> </w:t>
              </w:r>
            </w:ins>
            <w:r>
              <w:rPr>
                <w:color w:val="auto"/>
              </w:rPr>
              <w:t>205</w:t>
            </w:r>
            <w:r w:rsidRPr="00D57179">
              <w:rPr>
                <w:color w:val="auto"/>
              </w:rPr>
              <w:t>–</w:t>
            </w:r>
            <w:r>
              <w:rPr>
                <w:color w:val="auto"/>
              </w:rPr>
              <w:t>650</w:t>
            </w:r>
            <w:r w:rsidRPr="00D57179">
              <w:rPr>
                <w:rFonts w:ascii="Calibri" w:hAnsi="Calibri"/>
                <w:color w:val="auto"/>
              </w:rPr>
              <w:t>°</w:t>
            </w:r>
            <w:r w:rsidRPr="00D57179">
              <w:rPr>
                <w:color w:val="auto"/>
              </w:rPr>
              <w:t>C (</w:t>
            </w:r>
            <w:r>
              <w:rPr>
                <w:color w:val="auto"/>
              </w:rPr>
              <w:t>400</w:t>
            </w:r>
            <w:r w:rsidRPr="00D57179">
              <w:rPr>
                <w:color w:val="auto"/>
              </w:rPr>
              <w:t>–1200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642D7E8A" w14:textId="6B07B7B8" w:rsidR="00A57537" w:rsidRPr="0005023B" w:rsidRDefault="00A57537" w:rsidP="00A57537">
            <w:pPr>
              <w:pStyle w:val="CellBodyCentered"/>
              <w:rPr>
                <w:color w:val="auto"/>
              </w:rPr>
            </w:pPr>
            <w:r w:rsidRPr="0005023B">
              <w:rPr>
                <w:color w:val="auto"/>
              </w:rPr>
              <w:t>2.4, 2.7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405C4E46" w14:textId="2220105F" w:rsidR="00A57537" w:rsidRPr="0005023B" w:rsidRDefault="00A57537" w:rsidP="00A57537">
            <w:pPr>
              <w:pStyle w:val="CellBodyCentered"/>
              <w:rPr>
                <w:color w:val="auto"/>
              </w:rPr>
            </w:pPr>
            <w:r w:rsidRPr="0005023B">
              <w:rPr>
                <w:color w:val="auto"/>
              </w:rPr>
              <w:t>2.7</w:t>
            </w:r>
          </w:p>
        </w:tc>
        <w:tc>
          <w:tcPr>
            <w:tcW w:w="1620" w:type="dxa"/>
            <w:tcBorders>
              <w:top w:val="single" w:sz="4" w:space="0" w:color="auto"/>
              <w:left w:val="single" w:sz="4" w:space="0" w:color="auto"/>
              <w:bottom w:val="single" w:sz="4" w:space="0" w:color="auto"/>
              <w:right w:val="single" w:sz="4" w:space="0" w:color="auto"/>
            </w:tcBorders>
          </w:tcPr>
          <w:p w14:paraId="6E30C77E" w14:textId="4C84098A" w:rsidR="00A57537" w:rsidRPr="0005023B" w:rsidRDefault="00A57537" w:rsidP="00A57537">
            <w:pPr>
              <w:pStyle w:val="CellBodyCentered"/>
              <w:rPr>
                <w:color w:val="auto"/>
              </w:rPr>
            </w:pPr>
            <w:del w:id="761" w:author="Issayevskiy, Konstantin [STAMGazStroy LLP]" w:date="2025-12-04T16:39:00Z" w16du:dateUtc="2025-12-04T11:39:00Z">
              <w:r w:rsidRPr="0005023B" w:rsidDel="00247A4B">
                <w:rPr>
                  <w:color w:val="auto"/>
                </w:rPr>
                <w:delText>1</w:delText>
              </w:r>
            </w:del>
            <w:ins w:id="762" w:author="Issayevskiy, Konstantin [STAMGazStroy LLP]" w:date="2025-12-04T16:39:00Z" w16du:dateUtc="2025-12-04T11:39:00Z">
              <w:r w:rsidR="00247A4B">
                <w:rPr>
                  <w:color w:val="auto"/>
                  <w:lang w:val="ru-RU"/>
                </w:rPr>
                <w:t>1</w:t>
              </w:r>
            </w:ins>
            <w:r w:rsidRPr="0005023B">
              <w:rPr>
                <w:color w:val="auto"/>
              </w:rPr>
              <w:t>E</w:t>
            </w:r>
            <w:r w:rsidRPr="0005023B">
              <w:rPr>
                <w:color w:val="auto"/>
                <w:vertAlign w:val="superscript"/>
              </w:rPr>
              <w:t>[2]</w:t>
            </w:r>
            <w:r w:rsidRPr="0005023B">
              <w:rPr>
                <w:color w:val="auto"/>
              </w:rPr>
              <w:t>, 10</w:t>
            </w:r>
            <w:r w:rsidRPr="0005023B">
              <w:rPr>
                <w:color w:val="auto"/>
                <w:vertAlign w:val="superscript"/>
              </w:rPr>
              <w:t>[6]</w:t>
            </w:r>
          </w:p>
        </w:tc>
      </w:tr>
      <w:tr w:rsidR="00AB0079" w:rsidRPr="00D57179" w14:paraId="32518A47" w14:textId="39B5E70D"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126DA2BC" w14:textId="048434EC" w:rsidR="00AB0079" w:rsidRPr="0005023B" w:rsidRDefault="00AB0079" w:rsidP="00F94B75">
            <w:pPr>
              <w:pStyle w:val="CellHeadingCentered"/>
              <w:rPr>
                <w:color w:val="auto"/>
                <w:lang w:val="en-GB"/>
              </w:rPr>
            </w:pPr>
            <w:r w:rsidRPr="0005023B">
              <w:rPr>
                <w:color w:val="auto"/>
                <w:lang w:val="en-GB"/>
              </w:rPr>
              <w:t>Code G/K: Pumps, Turbines &amp; Compressors</w:t>
            </w:r>
          </w:p>
        </w:tc>
      </w:tr>
      <w:tr w:rsidR="00D81932" w:rsidRPr="00D57179" w14:paraId="15EA0C27" w14:textId="608B390B" w:rsidTr="00A90267">
        <w:trPr>
          <w:trHeight w:val="260"/>
          <w:jc w:val="center"/>
        </w:trPr>
        <w:tc>
          <w:tcPr>
            <w:tcW w:w="6475" w:type="dxa"/>
            <w:gridSpan w:val="3"/>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vAlign w:val="bottom"/>
          </w:tcPr>
          <w:p w14:paraId="7D328375" w14:textId="77777777" w:rsidR="00D81932" w:rsidRPr="0005023B" w:rsidRDefault="00D81932" w:rsidP="00F94B75">
            <w:pPr>
              <w:pStyle w:val="CellHeadingCentered"/>
              <w:rPr>
                <w:rFonts w:ascii="Times New Roman" w:hAnsi="Times New Roman"/>
                <w:color w:val="auto"/>
                <w:sz w:val="16"/>
                <w:szCs w:val="16"/>
                <w:lang w:val="en-GB"/>
              </w:rPr>
            </w:pPr>
            <w:r w:rsidRPr="0005023B">
              <w:rPr>
                <w:color w:val="auto"/>
                <w:lang w:val="en-GB"/>
              </w:rPr>
              <w:t>Equipment Not Coated by Manufacturer:</w:t>
            </w:r>
          </w:p>
        </w:tc>
        <w:tc>
          <w:tcPr>
            <w:tcW w:w="1620" w:type="dxa"/>
            <w:tcBorders>
              <w:top w:val="single" w:sz="4" w:space="0" w:color="auto"/>
              <w:left w:val="single" w:sz="4" w:space="0" w:color="auto"/>
              <w:bottom w:val="single" w:sz="4" w:space="0" w:color="auto"/>
              <w:right w:val="single" w:sz="4" w:space="0" w:color="auto"/>
            </w:tcBorders>
          </w:tcPr>
          <w:p w14:paraId="58183AAE" w14:textId="77777777" w:rsidR="00D81932" w:rsidRPr="0005023B" w:rsidRDefault="00D81932" w:rsidP="00F94B75">
            <w:pPr>
              <w:pStyle w:val="CellHeadingCentered"/>
              <w:rPr>
                <w:color w:val="auto"/>
                <w:lang w:val="en-GB"/>
              </w:rPr>
            </w:pPr>
          </w:p>
        </w:tc>
      </w:tr>
      <w:tr w:rsidR="00D56BFD" w:rsidRPr="00D57179" w14:paraId="5569B3BA" w14:textId="0D8FE399"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2756DD44" w14:textId="2FE542F0" w:rsidR="00D56BFD" w:rsidRPr="00D57179" w:rsidRDefault="00D56BFD" w:rsidP="00D56BFD">
            <w:pPr>
              <w:pStyle w:val="CellBodyCentered"/>
              <w:rPr>
                <w:color w:val="auto"/>
              </w:rPr>
            </w:pPr>
            <w:r w:rsidRPr="00D57179">
              <w:rPr>
                <w:color w:val="auto"/>
              </w:rPr>
              <w:t>Uninsulated to 93</w:t>
            </w:r>
            <w:r w:rsidRPr="00D57179">
              <w:rPr>
                <w:rFonts w:ascii="Calibri" w:hAnsi="Calibri"/>
                <w:color w:val="auto"/>
              </w:rPr>
              <w:t>°</w:t>
            </w:r>
            <w:r w:rsidRPr="00D57179">
              <w:rPr>
                <w:color w:val="auto"/>
              </w:rPr>
              <w:t>C (200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4A7350FF" w14:textId="28ED4597" w:rsidR="00D56BFD" w:rsidRPr="0005023B" w:rsidRDefault="00D56BFD" w:rsidP="00D56BFD">
            <w:pPr>
              <w:pStyle w:val="CellBodyCentered"/>
              <w:rPr>
                <w:color w:val="auto"/>
              </w:rPr>
            </w:pPr>
            <w:r w:rsidRPr="0005023B">
              <w:rPr>
                <w:color w:val="auto"/>
              </w:rPr>
              <w:t>3.1, 3.2</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44F71191" w14:textId="02ED4E27" w:rsidR="00D56BFD" w:rsidRPr="0005023B" w:rsidRDefault="00D56BFD" w:rsidP="00D56BFD">
            <w:pPr>
              <w:pStyle w:val="CellBodyCentered"/>
              <w:rPr>
                <w:color w:val="auto"/>
              </w:rPr>
            </w:pPr>
            <w:r w:rsidRPr="0005023B">
              <w:rPr>
                <w:color w:val="auto"/>
              </w:rPr>
              <w:t>2.15</w:t>
            </w:r>
          </w:p>
        </w:tc>
        <w:tc>
          <w:tcPr>
            <w:tcW w:w="1620" w:type="dxa"/>
            <w:tcBorders>
              <w:top w:val="single" w:sz="4" w:space="0" w:color="auto"/>
              <w:left w:val="single" w:sz="4" w:space="0" w:color="auto"/>
              <w:bottom w:val="single" w:sz="4" w:space="0" w:color="auto"/>
              <w:right w:val="single" w:sz="4" w:space="0" w:color="auto"/>
            </w:tcBorders>
          </w:tcPr>
          <w:p w14:paraId="641B2A30" w14:textId="17F6126D" w:rsidR="00D56BFD" w:rsidRPr="0005023B" w:rsidRDefault="00D56BFD" w:rsidP="00D56BFD">
            <w:pPr>
              <w:pStyle w:val="CellBodyCentered"/>
              <w:rPr>
                <w:color w:val="auto"/>
              </w:rPr>
            </w:pPr>
            <w:del w:id="763" w:author="Issayevskiy, Konstantin [STAMGazStroy LLP]" w:date="2025-12-04T16:39:00Z" w16du:dateUtc="2025-12-04T11:39:00Z">
              <w:r w:rsidRPr="0005023B" w:rsidDel="00247A4B">
                <w:rPr>
                  <w:color w:val="auto"/>
                </w:rPr>
                <w:delText>1</w:delText>
              </w:r>
            </w:del>
            <w:ins w:id="764" w:author="Issayevskiy, Konstantin [STAMGazStroy LLP]" w:date="2025-12-04T16:39:00Z" w16du:dateUtc="2025-12-04T11:39:00Z">
              <w:r w:rsidR="00247A4B">
                <w:rPr>
                  <w:color w:val="auto"/>
                  <w:lang w:val="ru-RU"/>
                </w:rPr>
                <w:t>1</w:t>
              </w:r>
            </w:ins>
            <w:r w:rsidRPr="0005023B">
              <w:rPr>
                <w:color w:val="auto"/>
              </w:rPr>
              <w:t>G</w:t>
            </w:r>
            <w:r w:rsidRPr="0005023B">
              <w:rPr>
                <w:color w:val="auto"/>
                <w:vertAlign w:val="superscript"/>
              </w:rPr>
              <w:t>[3]</w:t>
            </w:r>
          </w:p>
        </w:tc>
      </w:tr>
      <w:tr w:rsidR="00D56BFD" w:rsidRPr="00D57179" w14:paraId="776C9B91" w14:textId="1C013CF7"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5320CE6C" w14:textId="77777777" w:rsidR="00D56BFD" w:rsidRPr="00D57179" w:rsidRDefault="00D56BFD" w:rsidP="00D56BFD">
            <w:pPr>
              <w:pStyle w:val="CellBodyCentered"/>
              <w:rPr>
                <w:color w:val="auto"/>
              </w:rPr>
            </w:pPr>
            <w:r w:rsidRPr="00D57179">
              <w:rPr>
                <w:color w:val="auto"/>
              </w:rPr>
              <w:t>Uninsulated 93–</w:t>
            </w:r>
            <w:r>
              <w:rPr>
                <w:color w:val="auto"/>
              </w:rPr>
              <w:t>205</w:t>
            </w:r>
            <w:r w:rsidRPr="00D57179">
              <w:rPr>
                <w:rFonts w:ascii="Calibri" w:hAnsi="Calibri"/>
                <w:color w:val="auto"/>
              </w:rPr>
              <w:t>°</w:t>
            </w:r>
            <w:r w:rsidRPr="00D57179">
              <w:rPr>
                <w:color w:val="auto"/>
              </w:rPr>
              <w:t>C (200–</w:t>
            </w:r>
            <w:r>
              <w:rPr>
                <w:color w:val="auto"/>
              </w:rPr>
              <w:t>400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2C9BD5A2" w14:textId="1890B20E" w:rsidR="00D56BFD" w:rsidRPr="0005023B" w:rsidRDefault="00D56BFD" w:rsidP="00D56BFD">
            <w:pPr>
              <w:pStyle w:val="CellBodyCentered"/>
              <w:rPr>
                <w:color w:val="auto"/>
              </w:rPr>
            </w:pPr>
            <w:r w:rsidRPr="0005023B">
              <w:rPr>
                <w:color w:val="auto"/>
              </w:rPr>
              <w:t>2.3, 2.5</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715F7DDE" w14:textId="0E1DB4FC" w:rsidR="00D56BFD" w:rsidRPr="0005023B" w:rsidRDefault="00D56BFD" w:rsidP="00D56BFD">
            <w:pPr>
              <w:pStyle w:val="CellBodyCentered"/>
              <w:rPr>
                <w:color w:val="auto"/>
              </w:rPr>
            </w:pPr>
            <w:r w:rsidRPr="0005023B">
              <w:rPr>
                <w:color w:val="auto"/>
                <w:lang w:val="ru-RU"/>
              </w:rPr>
              <w:t>2.3</w:t>
            </w:r>
          </w:p>
        </w:tc>
        <w:tc>
          <w:tcPr>
            <w:tcW w:w="1620" w:type="dxa"/>
            <w:tcBorders>
              <w:top w:val="single" w:sz="4" w:space="0" w:color="auto"/>
              <w:left w:val="single" w:sz="4" w:space="0" w:color="auto"/>
              <w:bottom w:val="single" w:sz="4" w:space="0" w:color="auto"/>
              <w:right w:val="single" w:sz="4" w:space="0" w:color="auto"/>
            </w:tcBorders>
          </w:tcPr>
          <w:p w14:paraId="768C9EC7" w14:textId="2393DE8F" w:rsidR="00D56BFD" w:rsidRPr="0005023B" w:rsidRDefault="00D56BFD" w:rsidP="00D56BFD">
            <w:pPr>
              <w:pStyle w:val="CellBodyCentered"/>
              <w:rPr>
                <w:color w:val="auto"/>
              </w:rPr>
            </w:pPr>
            <w:del w:id="765" w:author="Issayevskiy, Konstantin [STAMGazStroy LLP]" w:date="2025-12-04T16:39:00Z" w16du:dateUtc="2025-12-04T11:39:00Z">
              <w:r w:rsidRPr="0005023B" w:rsidDel="00247A4B">
                <w:rPr>
                  <w:color w:val="auto"/>
                </w:rPr>
                <w:delText>1</w:delText>
              </w:r>
            </w:del>
            <w:ins w:id="766" w:author="Issayevskiy, Konstantin [STAMGazStroy LLP]" w:date="2025-12-04T16:39:00Z" w16du:dateUtc="2025-12-04T11:39:00Z">
              <w:r w:rsidR="00247A4B">
                <w:rPr>
                  <w:color w:val="auto"/>
                  <w:lang w:val="ru-RU"/>
                </w:rPr>
                <w:t>1</w:t>
              </w:r>
            </w:ins>
            <w:r w:rsidRPr="0005023B">
              <w:rPr>
                <w:color w:val="auto"/>
              </w:rPr>
              <w:t>C</w:t>
            </w:r>
            <w:r w:rsidRPr="0005023B">
              <w:rPr>
                <w:color w:val="auto"/>
                <w:vertAlign w:val="superscript"/>
              </w:rPr>
              <w:t>[1]</w:t>
            </w:r>
          </w:p>
        </w:tc>
      </w:tr>
      <w:tr w:rsidR="00D56BFD" w:rsidRPr="00D57179" w14:paraId="128667BC" w14:textId="0F98269F"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C98F580" w14:textId="6AD838F0" w:rsidR="00D56BFD" w:rsidRPr="00D57179" w:rsidRDefault="00D56BFD" w:rsidP="00D56BFD">
            <w:pPr>
              <w:pStyle w:val="CellBodyCentered"/>
              <w:rPr>
                <w:color w:val="auto"/>
              </w:rPr>
            </w:pPr>
            <w:r w:rsidRPr="00D57179">
              <w:rPr>
                <w:color w:val="auto"/>
              </w:rPr>
              <w:t xml:space="preserve">Uninsulated </w:t>
            </w:r>
            <w:r>
              <w:rPr>
                <w:color w:val="auto"/>
              </w:rPr>
              <w:t>205</w:t>
            </w:r>
            <w:r w:rsidRPr="00D57179">
              <w:rPr>
                <w:color w:val="auto"/>
              </w:rPr>
              <w:t>–</w:t>
            </w:r>
            <w:r>
              <w:rPr>
                <w:color w:val="auto"/>
              </w:rPr>
              <w:t>540</w:t>
            </w:r>
            <w:r w:rsidRPr="00D57179">
              <w:rPr>
                <w:rFonts w:ascii="Calibri" w:hAnsi="Calibri"/>
                <w:color w:val="auto"/>
              </w:rPr>
              <w:t>°</w:t>
            </w:r>
            <w:r w:rsidRPr="00D57179">
              <w:rPr>
                <w:color w:val="auto"/>
              </w:rPr>
              <w:t>C (</w:t>
            </w:r>
            <w:del w:id="767" w:author="Issayevskiy, Konstantin [STAMGazStroy LLP]" w:date="2025-12-17T11:39:00Z" w16du:dateUtc="2025-12-17T06:39:00Z">
              <w:r w:rsidRPr="00D57179" w:rsidDel="00887125">
                <w:rPr>
                  <w:color w:val="auto"/>
                </w:rPr>
                <w:delText>5</w:delText>
              </w:r>
            </w:del>
            <w:ins w:id="768" w:author="Issayevskiy, Konstantin [STAMGazStroy LLP]" w:date="2025-12-17T11:39:00Z" w16du:dateUtc="2025-12-17T06:39:00Z">
              <w:r w:rsidR="00887125">
                <w:rPr>
                  <w:color w:val="auto"/>
                </w:rPr>
                <w:t>4</w:t>
              </w:r>
            </w:ins>
            <w:r w:rsidRPr="00D57179">
              <w:rPr>
                <w:color w:val="auto"/>
              </w:rPr>
              <w:t>00-1000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30EF1AA" w14:textId="06B8195D" w:rsidR="00D56BFD" w:rsidRPr="0005023B" w:rsidRDefault="00D56BFD" w:rsidP="00D56BFD">
            <w:pPr>
              <w:pStyle w:val="CellBodyCentered"/>
              <w:rPr>
                <w:color w:val="auto"/>
              </w:rPr>
            </w:pPr>
            <w:r w:rsidRPr="0005023B">
              <w:rPr>
                <w:color w:val="auto"/>
              </w:rPr>
              <w:t>2.4, 2.7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5F59C925" w14:textId="4201DC79" w:rsidR="00D56BFD" w:rsidRPr="0005023B" w:rsidRDefault="00D56BFD" w:rsidP="00D56BFD">
            <w:pPr>
              <w:pStyle w:val="CellBodyCentered"/>
              <w:rPr>
                <w:color w:val="auto"/>
              </w:rPr>
            </w:pPr>
            <w:r w:rsidRPr="0005023B">
              <w:rPr>
                <w:color w:val="auto"/>
              </w:rPr>
              <w:t>2.7</w:t>
            </w:r>
          </w:p>
        </w:tc>
        <w:tc>
          <w:tcPr>
            <w:tcW w:w="1620" w:type="dxa"/>
            <w:tcBorders>
              <w:top w:val="single" w:sz="4" w:space="0" w:color="auto"/>
              <w:left w:val="single" w:sz="4" w:space="0" w:color="auto"/>
              <w:bottom w:val="single" w:sz="4" w:space="0" w:color="auto"/>
              <w:right w:val="single" w:sz="4" w:space="0" w:color="auto"/>
            </w:tcBorders>
          </w:tcPr>
          <w:p w14:paraId="5B0E5F80" w14:textId="429710FD" w:rsidR="00D56BFD" w:rsidRPr="0005023B" w:rsidRDefault="00D56BFD" w:rsidP="00D56BFD">
            <w:pPr>
              <w:pStyle w:val="CellBodyCentered"/>
              <w:rPr>
                <w:color w:val="auto"/>
              </w:rPr>
            </w:pPr>
            <w:del w:id="769" w:author="Issayevskiy, Konstantin [STAMGazStroy LLP]" w:date="2025-12-04T16:39:00Z" w16du:dateUtc="2025-12-04T11:39:00Z">
              <w:r w:rsidRPr="0005023B" w:rsidDel="00247A4B">
                <w:rPr>
                  <w:color w:val="auto"/>
                </w:rPr>
                <w:delText>1</w:delText>
              </w:r>
            </w:del>
            <w:ins w:id="770" w:author="Issayevskiy, Konstantin [STAMGazStroy LLP]" w:date="2025-12-04T16:39:00Z" w16du:dateUtc="2025-12-04T11:39:00Z">
              <w:r w:rsidR="00247A4B">
                <w:rPr>
                  <w:color w:val="auto"/>
                  <w:lang w:val="ru-RU"/>
                </w:rPr>
                <w:t>1</w:t>
              </w:r>
            </w:ins>
            <w:r w:rsidRPr="0005023B">
              <w:rPr>
                <w:color w:val="auto"/>
              </w:rPr>
              <w:t>E</w:t>
            </w:r>
            <w:r w:rsidRPr="0005023B">
              <w:rPr>
                <w:color w:val="auto"/>
                <w:vertAlign w:val="superscript"/>
              </w:rPr>
              <w:t>[2]</w:t>
            </w:r>
          </w:p>
        </w:tc>
      </w:tr>
      <w:tr w:rsidR="00B46685" w:rsidRPr="00D57179" w14:paraId="2C331720" w14:textId="312A7992"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vAlign w:val="bottom"/>
          </w:tcPr>
          <w:p w14:paraId="4586B20D" w14:textId="2760193B" w:rsidR="00B46685" w:rsidRPr="0005023B" w:rsidRDefault="00B46685" w:rsidP="00F94B75">
            <w:pPr>
              <w:pStyle w:val="CellHeadingCentered"/>
              <w:rPr>
                <w:color w:val="auto"/>
                <w:lang w:val="en-GB"/>
              </w:rPr>
            </w:pPr>
            <w:r w:rsidRPr="0005023B">
              <w:rPr>
                <w:color w:val="auto"/>
                <w:lang w:val="en-GB"/>
              </w:rPr>
              <w:t>Equipment Supplied with Manufacturer’s Standard Coating</w:t>
            </w:r>
            <w:r w:rsidRPr="0005023B">
              <w:rPr>
                <w:color w:val="auto"/>
                <w:vertAlign w:val="superscript"/>
              </w:rPr>
              <w:t xml:space="preserve"> </w:t>
            </w:r>
            <w:r w:rsidRPr="0005023B">
              <w:rPr>
                <w:b w:val="0"/>
                <w:bCs w:val="0"/>
                <w:color w:val="auto"/>
                <w:vertAlign w:val="superscript"/>
              </w:rPr>
              <w:t>[</w:t>
            </w:r>
            <w:r w:rsidR="00A90267" w:rsidRPr="0005023B">
              <w:rPr>
                <w:b w:val="0"/>
                <w:bCs w:val="0"/>
                <w:color w:val="auto"/>
                <w:vertAlign w:val="superscript"/>
              </w:rPr>
              <w:t>10</w:t>
            </w:r>
            <w:r w:rsidRPr="0005023B">
              <w:rPr>
                <w:b w:val="0"/>
                <w:bCs w:val="0"/>
                <w:color w:val="auto"/>
                <w:vertAlign w:val="superscript"/>
              </w:rPr>
              <w:t>]</w:t>
            </w:r>
          </w:p>
        </w:tc>
      </w:tr>
      <w:tr w:rsidR="007D621F" w:rsidRPr="00D57179" w14:paraId="6FF46406" w14:textId="4D4E88E0"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F0AE81D" w14:textId="77777777" w:rsidR="007D621F" w:rsidRPr="00D57179" w:rsidRDefault="007D621F" w:rsidP="007D621F">
            <w:pPr>
              <w:pStyle w:val="CellBodyCentered"/>
              <w:rPr>
                <w:color w:val="auto"/>
              </w:rPr>
            </w:pPr>
            <w:r w:rsidRPr="00D57179">
              <w:rPr>
                <w:color w:val="auto"/>
              </w:rPr>
              <w:t>Uninsulated to 93</w:t>
            </w:r>
            <w:r w:rsidRPr="00D57179">
              <w:rPr>
                <w:rFonts w:ascii="Calibri" w:hAnsi="Calibri"/>
                <w:color w:val="auto"/>
              </w:rPr>
              <w:t>°</w:t>
            </w:r>
            <w:r w:rsidRPr="00D57179">
              <w:rPr>
                <w:color w:val="auto"/>
              </w:rPr>
              <w:t>C (200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207770EF" w14:textId="2692573B" w:rsidR="007D621F" w:rsidRPr="0005023B" w:rsidRDefault="007D621F" w:rsidP="007D621F">
            <w:pPr>
              <w:pStyle w:val="CellBodyCentered"/>
              <w:rPr>
                <w:color w:val="auto"/>
              </w:rPr>
            </w:pPr>
            <w:r w:rsidRPr="0005023B">
              <w:rPr>
                <w:color w:val="auto"/>
              </w:rPr>
              <w:t>3.7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213456D8" w14:textId="658574EE" w:rsidR="007D621F" w:rsidRPr="0005023B" w:rsidRDefault="007D621F" w:rsidP="007D621F">
            <w:pPr>
              <w:pStyle w:val="CellBodyCentered"/>
              <w:rPr>
                <w:color w:val="auto"/>
              </w:rPr>
            </w:pPr>
            <w:r w:rsidRPr="0005023B">
              <w:rPr>
                <w:color w:val="auto"/>
              </w:rPr>
              <w:t>3.7</w:t>
            </w:r>
          </w:p>
        </w:tc>
        <w:tc>
          <w:tcPr>
            <w:tcW w:w="1620" w:type="dxa"/>
            <w:tcBorders>
              <w:top w:val="single" w:sz="4" w:space="0" w:color="auto"/>
              <w:left w:val="single" w:sz="4" w:space="0" w:color="auto"/>
              <w:bottom w:val="single" w:sz="4" w:space="0" w:color="auto"/>
              <w:right w:val="single" w:sz="4" w:space="0" w:color="auto"/>
            </w:tcBorders>
          </w:tcPr>
          <w:p w14:paraId="58E5D22A" w14:textId="58F02C21" w:rsidR="007D621F" w:rsidRPr="0005023B" w:rsidRDefault="007C7DA9" w:rsidP="007D621F">
            <w:pPr>
              <w:pStyle w:val="CellBodyCentered"/>
              <w:rPr>
                <w:color w:val="auto"/>
              </w:rPr>
            </w:pPr>
            <w:del w:id="771" w:author="Issayevskiy, Konstantin [STAMGazStroy LLP]" w:date="2025-12-04T16:39:00Z" w16du:dateUtc="2025-12-04T11:39:00Z">
              <w:r w:rsidRPr="0005023B" w:rsidDel="00247A4B">
                <w:rPr>
                  <w:color w:val="auto"/>
                </w:rPr>
                <w:delText>N</w:delText>
              </w:r>
            </w:del>
            <w:ins w:id="772" w:author="Issayevskiy, Konstantin [STAMGazStroy LLP]" w:date="2025-12-04T16:39:00Z" w16du:dateUtc="2025-12-04T11:39:00Z">
              <w:r w:rsidR="00247A4B">
                <w:rPr>
                  <w:color w:val="auto"/>
                </w:rPr>
                <w:t>N</w:t>
              </w:r>
            </w:ins>
            <w:r w:rsidRPr="0005023B">
              <w:rPr>
                <w:color w:val="auto"/>
              </w:rPr>
              <w:t>/A</w:t>
            </w:r>
          </w:p>
        </w:tc>
      </w:tr>
      <w:tr w:rsidR="007D621F" w:rsidRPr="00D57179" w14:paraId="47223C17" w14:textId="1BD5F0D7"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0DAE25EE" w14:textId="77777777" w:rsidR="007D621F" w:rsidRPr="00D57179" w:rsidRDefault="007D621F" w:rsidP="007D621F">
            <w:pPr>
              <w:pStyle w:val="CellBodyCentered"/>
              <w:rPr>
                <w:color w:val="auto"/>
              </w:rPr>
            </w:pPr>
            <w:r w:rsidRPr="00D57179">
              <w:rPr>
                <w:color w:val="auto"/>
              </w:rPr>
              <w:t>Uninsulated 93–</w:t>
            </w:r>
            <w:r>
              <w:rPr>
                <w:color w:val="auto"/>
              </w:rPr>
              <w:t>205</w:t>
            </w:r>
            <w:r w:rsidRPr="00D57179">
              <w:rPr>
                <w:rFonts w:ascii="Calibri" w:hAnsi="Calibri"/>
                <w:color w:val="auto"/>
              </w:rPr>
              <w:t>°</w:t>
            </w:r>
            <w:r w:rsidRPr="00D57179">
              <w:rPr>
                <w:color w:val="auto"/>
              </w:rPr>
              <w:t>C (200–</w:t>
            </w:r>
            <w:r>
              <w:rPr>
                <w:color w:val="auto"/>
              </w:rPr>
              <w:t>400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6CF1D6BA" w14:textId="2ABBCDCE" w:rsidR="007D621F" w:rsidRPr="0005023B" w:rsidRDefault="007D621F" w:rsidP="007D621F">
            <w:pPr>
              <w:pStyle w:val="CellBodyCentered"/>
              <w:rPr>
                <w:color w:val="auto"/>
              </w:rPr>
            </w:pPr>
            <w:r w:rsidRPr="0005023B">
              <w:rPr>
                <w:color w:val="auto"/>
                <w:lang w:val="ru-RU"/>
              </w:rPr>
              <w:t>2.3</w:t>
            </w:r>
            <w:r w:rsidRPr="0005023B">
              <w:rPr>
                <w:color w:val="auto"/>
                <w:vertAlign w:val="superscript"/>
                <w:lang w:val="ru-RU"/>
              </w:rPr>
              <w:t xml:space="preserve"> </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14C7916A" w14:textId="1B0C2F37" w:rsidR="007D621F" w:rsidRPr="0005023B" w:rsidRDefault="007D621F" w:rsidP="007D621F">
            <w:pPr>
              <w:pStyle w:val="CellBodyCentered"/>
              <w:rPr>
                <w:color w:val="auto"/>
              </w:rPr>
            </w:pPr>
            <w:r w:rsidRPr="0005023B">
              <w:rPr>
                <w:color w:val="auto"/>
                <w:lang w:val="ru-RU"/>
              </w:rPr>
              <w:t>2.3</w:t>
            </w:r>
          </w:p>
        </w:tc>
        <w:tc>
          <w:tcPr>
            <w:tcW w:w="1620" w:type="dxa"/>
            <w:tcBorders>
              <w:top w:val="single" w:sz="4" w:space="0" w:color="auto"/>
              <w:left w:val="single" w:sz="4" w:space="0" w:color="auto"/>
              <w:bottom w:val="single" w:sz="4" w:space="0" w:color="auto"/>
              <w:right w:val="single" w:sz="4" w:space="0" w:color="auto"/>
            </w:tcBorders>
          </w:tcPr>
          <w:p w14:paraId="79851895" w14:textId="10FC196A" w:rsidR="007D621F" w:rsidRPr="0005023B" w:rsidRDefault="00247A4B" w:rsidP="007D621F">
            <w:pPr>
              <w:pStyle w:val="CellBodyCentered"/>
              <w:rPr>
                <w:color w:val="auto"/>
              </w:rPr>
            </w:pPr>
            <w:ins w:id="773" w:author="Issayevskiy, Konstantin [STAMGazStroy LLP]" w:date="2025-12-04T16:40:00Z" w16du:dateUtc="2025-12-04T11:40:00Z">
              <w:r>
                <w:rPr>
                  <w:color w:val="auto"/>
                </w:rPr>
                <w:t>N</w:t>
              </w:r>
            </w:ins>
            <w:del w:id="774" w:author="Issayevskiy, Konstantin [STAMGazStroy LLP]" w:date="2025-12-04T16:40:00Z" w16du:dateUtc="2025-12-04T11:40:00Z">
              <w:r w:rsidR="007C7DA9" w:rsidRPr="0005023B" w:rsidDel="00247A4B">
                <w:rPr>
                  <w:color w:val="auto"/>
                </w:rPr>
                <w:delText>N</w:delText>
              </w:r>
            </w:del>
            <w:r w:rsidR="007C7DA9" w:rsidRPr="0005023B">
              <w:rPr>
                <w:color w:val="auto"/>
              </w:rPr>
              <w:t>/A</w:t>
            </w:r>
          </w:p>
        </w:tc>
      </w:tr>
      <w:tr w:rsidR="007D621F" w:rsidRPr="00D57179" w14:paraId="17F2FC7D" w14:textId="673B6524"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07681B1F" w14:textId="77777777" w:rsidR="007D621F" w:rsidRPr="00D57179" w:rsidRDefault="007D621F" w:rsidP="007D621F">
            <w:pPr>
              <w:pStyle w:val="CellBodyCentered"/>
              <w:rPr>
                <w:color w:val="auto"/>
              </w:rPr>
            </w:pPr>
            <w:r w:rsidRPr="00D57179">
              <w:rPr>
                <w:color w:val="auto"/>
              </w:rPr>
              <w:t xml:space="preserve">Uninsulated </w:t>
            </w:r>
            <w:r>
              <w:rPr>
                <w:color w:val="auto"/>
              </w:rPr>
              <w:t>205</w:t>
            </w:r>
            <w:r w:rsidRPr="00D57179">
              <w:rPr>
                <w:color w:val="auto"/>
              </w:rPr>
              <w:t>–</w:t>
            </w:r>
            <w:r>
              <w:rPr>
                <w:color w:val="auto"/>
              </w:rPr>
              <w:t>540</w:t>
            </w:r>
            <w:r w:rsidRPr="00D57179">
              <w:rPr>
                <w:rFonts w:ascii="Calibri" w:hAnsi="Calibri"/>
                <w:color w:val="auto"/>
              </w:rPr>
              <w:t>°</w:t>
            </w:r>
            <w:r w:rsidRPr="00D57179">
              <w:rPr>
                <w:color w:val="auto"/>
              </w:rPr>
              <w:t>C (</w:t>
            </w:r>
            <w:r>
              <w:rPr>
                <w:color w:val="auto"/>
              </w:rPr>
              <w:t>400</w:t>
            </w:r>
            <w:r w:rsidRPr="00D57179">
              <w:rPr>
                <w:color w:val="auto"/>
              </w:rPr>
              <w:t>-1000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FE522CB" w14:textId="38E6BE64" w:rsidR="007D621F" w:rsidRPr="0005023B" w:rsidRDefault="007D621F" w:rsidP="007D621F">
            <w:pPr>
              <w:pStyle w:val="CellBodyCentered"/>
              <w:rPr>
                <w:color w:val="auto"/>
              </w:rPr>
            </w:pPr>
            <w:r w:rsidRPr="0005023B">
              <w:rPr>
                <w:color w:val="auto"/>
                <w:lang w:val="ru-RU"/>
              </w:rPr>
              <w:t>2.7</w:t>
            </w:r>
            <w:r w:rsidRPr="0005023B">
              <w:rPr>
                <w:color w:val="auto"/>
                <w:vertAlign w:val="superscript"/>
                <w:lang w:val="ru-RU"/>
              </w:rPr>
              <w:t xml:space="preserve"> </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547497DE" w14:textId="5ED575C2" w:rsidR="007D621F" w:rsidRPr="0005023B" w:rsidRDefault="007D621F" w:rsidP="007D621F">
            <w:pPr>
              <w:pStyle w:val="CellBodyCentered"/>
              <w:rPr>
                <w:color w:val="auto"/>
              </w:rPr>
            </w:pPr>
            <w:r w:rsidRPr="0005023B">
              <w:rPr>
                <w:color w:val="auto"/>
                <w:lang w:val="ru-RU"/>
              </w:rPr>
              <w:t>2.7</w:t>
            </w:r>
          </w:p>
        </w:tc>
        <w:tc>
          <w:tcPr>
            <w:tcW w:w="1620" w:type="dxa"/>
            <w:tcBorders>
              <w:top w:val="single" w:sz="4" w:space="0" w:color="auto"/>
              <w:left w:val="single" w:sz="4" w:space="0" w:color="auto"/>
              <w:bottom w:val="single" w:sz="4" w:space="0" w:color="auto"/>
              <w:right w:val="single" w:sz="4" w:space="0" w:color="auto"/>
            </w:tcBorders>
          </w:tcPr>
          <w:p w14:paraId="6CA40A5D" w14:textId="69B4544B" w:rsidR="007D621F" w:rsidRPr="0005023B" w:rsidRDefault="00247A4B" w:rsidP="007D621F">
            <w:pPr>
              <w:pStyle w:val="CellBodyCentered"/>
              <w:rPr>
                <w:color w:val="auto"/>
              </w:rPr>
            </w:pPr>
            <w:ins w:id="775" w:author="Issayevskiy, Konstantin [STAMGazStroy LLP]" w:date="2025-12-04T16:40:00Z" w16du:dateUtc="2025-12-04T11:40:00Z">
              <w:r>
                <w:rPr>
                  <w:color w:val="auto"/>
                </w:rPr>
                <w:t>1</w:t>
              </w:r>
            </w:ins>
            <w:del w:id="776" w:author="Issayevskiy, Konstantin [STAMGazStroy LLP]" w:date="2025-12-04T16:40:00Z" w16du:dateUtc="2025-12-04T11:40:00Z">
              <w:r w:rsidR="007D621F" w:rsidRPr="0005023B" w:rsidDel="00247A4B">
                <w:rPr>
                  <w:color w:val="auto"/>
                </w:rPr>
                <w:delText>1</w:delText>
              </w:r>
            </w:del>
            <w:r w:rsidR="007D621F" w:rsidRPr="0005023B">
              <w:rPr>
                <w:color w:val="auto"/>
              </w:rPr>
              <w:t xml:space="preserve">E </w:t>
            </w:r>
            <w:r w:rsidR="007D621F" w:rsidRPr="0005023B">
              <w:rPr>
                <w:color w:val="auto"/>
                <w:vertAlign w:val="superscript"/>
              </w:rPr>
              <w:t>[2]</w:t>
            </w:r>
          </w:p>
        </w:tc>
      </w:tr>
      <w:tr w:rsidR="00D81932" w:rsidRPr="00D57179" w14:paraId="560F44A5" w14:textId="57BEFAB6" w:rsidTr="00A90267">
        <w:trPr>
          <w:trHeight w:val="260"/>
          <w:jc w:val="center"/>
        </w:trPr>
        <w:tc>
          <w:tcPr>
            <w:tcW w:w="6475" w:type="dxa"/>
            <w:gridSpan w:val="3"/>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vAlign w:val="bottom"/>
          </w:tcPr>
          <w:p w14:paraId="5FCCFCE8" w14:textId="77777777" w:rsidR="00D81932" w:rsidRPr="0005023B" w:rsidRDefault="00D81932" w:rsidP="00F94B75">
            <w:pPr>
              <w:pStyle w:val="CellHeadingCentered"/>
              <w:rPr>
                <w:rFonts w:ascii="Times New Roman" w:hAnsi="Times New Roman"/>
                <w:color w:val="auto"/>
                <w:sz w:val="16"/>
                <w:szCs w:val="16"/>
                <w:lang w:val="en-GB"/>
              </w:rPr>
            </w:pPr>
            <w:r w:rsidRPr="0005023B">
              <w:rPr>
                <w:color w:val="auto"/>
                <w:lang w:val="en-GB"/>
              </w:rPr>
              <w:t>Exhaust Ducts</w:t>
            </w:r>
          </w:p>
        </w:tc>
        <w:tc>
          <w:tcPr>
            <w:tcW w:w="1620" w:type="dxa"/>
            <w:tcBorders>
              <w:top w:val="single" w:sz="4" w:space="0" w:color="auto"/>
              <w:left w:val="single" w:sz="4" w:space="0" w:color="auto"/>
              <w:bottom w:val="single" w:sz="4" w:space="0" w:color="auto"/>
              <w:right w:val="single" w:sz="4" w:space="0" w:color="auto"/>
            </w:tcBorders>
          </w:tcPr>
          <w:p w14:paraId="54A4FD92" w14:textId="77777777" w:rsidR="00D81932" w:rsidRPr="0005023B" w:rsidRDefault="00D81932" w:rsidP="00F94B75">
            <w:pPr>
              <w:pStyle w:val="CellHeadingCentered"/>
              <w:rPr>
                <w:color w:val="auto"/>
                <w:lang w:val="en-GB"/>
              </w:rPr>
            </w:pPr>
          </w:p>
        </w:tc>
      </w:tr>
      <w:tr w:rsidR="00967581" w:rsidRPr="00D57179" w14:paraId="49CF3C95" w14:textId="4290ECD0"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F54EF83" w14:textId="7B5E88C2" w:rsidR="00967581" w:rsidRPr="00D57179" w:rsidRDefault="00967581" w:rsidP="00967581">
            <w:pPr>
              <w:pStyle w:val="CellBodyCentered"/>
              <w:rPr>
                <w:color w:val="auto"/>
              </w:rPr>
            </w:pPr>
            <w:r w:rsidRPr="00D57179">
              <w:rPr>
                <w:color w:val="auto"/>
              </w:rPr>
              <w:t xml:space="preserve">Externally insulated exhaust ducts to </w:t>
            </w:r>
            <w:r>
              <w:rPr>
                <w:color w:val="auto"/>
              </w:rPr>
              <w:t>205</w:t>
            </w:r>
            <w:r w:rsidRPr="00D57179">
              <w:rPr>
                <w:rFonts w:ascii="Calibri" w:hAnsi="Calibri"/>
                <w:color w:val="auto"/>
              </w:rPr>
              <w:t>°</w:t>
            </w:r>
            <w:r w:rsidRPr="00D57179">
              <w:rPr>
                <w:color w:val="auto"/>
              </w:rPr>
              <w:t>C (</w:t>
            </w:r>
            <w:r>
              <w:rPr>
                <w:color w:val="auto"/>
              </w:rPr>
              <w:t>400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8752DFD" w14:textId="5C0DAE50" w:rsidR="00967581" w:rsidRPr="0005023B" w:rsidRDefault="00967581" w:rsidP="00967581">
            <w:pPr>
              <w:pStyle w:val="CellBodyCentered"/>
              <w:rPr>
                <w:color w:val="auto"/>
              </w:rPr>
            </w:pPr>
            <w:r w:rsidRPr="0005023B">
              <w:rPr>
                <w:color w:val="auto"/>
              </w:rPr>
              <w:t>12.1</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6271FBA1" w14:textId="57A52F23" w:rsidR="00967581" w:rsidRPr="0005023B" w:rsidRDefault="00967581" w:rsidP="00967581">
            <w:pPr>
              <w:pStyle w:val="CellBodyCentered"/>
              <w:rPr>
                <w:color w:val="auto"/>
              </w:rPr>
            </w:pPr>
            <w:r w:rsidRPr="0005023B">
              <w:rPr>
                <w:color w:val="auto"/>
              </w:rPr>
              <w:t>12.4</w:t>
            </w:r>
          </w:p>
        </w:tc>
        <w:tc>
          <w:tcPr>
            <w:tcW w:w="1620" w:type="dxa"/>
            <w:tcBorders>
              <w:top w:val="single" w:sz="4" w:space="0" w:color="auto"/>
              <w:left w:val="single" w:sz="4" w:space="0" w:color="auto"/>
              <w:bottom w:val="single" w:sz="4" w:space="0" w:color="auto"/>
              <w:right w:val="single" w:sz="4" w:space="0" w:color="auto"/>
            </w:tcBorders>
          </w:tcPr>
          <w:p w14:paraId="4CD9D0E9" w14:textId="060D3AD6" w:rsidR="00967581" w:rsidRPr="0005023B" w:rsidRDefault="00967581" w:rsidP="00967581">
            <w:pPr>
              <w:pStyle w:val="CellBodyCentered"/>
              <w:rPr>
                <w:color w:val="auto"/>
              </w:rPr>
            </w:pPr>
            <w:del w:id="777" w:author="Issayevskiy, Konstantin [STAMGazStroy LLP]" w:date="2025-12-04T16:40:00Z" w16du:dateUtc="2025-12-04T11:40:00Z">
              <w:r w:rsidRPr="0005023B" w:rsidDel="00247A4B">
                <w:rPr>
                  <w:color w:val="auto"/>
                </w:rPr>
                <w:delText>1</w:delText>
              </w:r>
            </w:del>
            <w:ins w:id="778" w:author="Issayevskiy, Konstantin [STAMGazStroy LLP]" w:date="2025-12-04T16:40:00Z" w16du:dateUtc="2025-12-04T11:40:00Z">
              <w:r w:rsidR="00247A4B">
                <w:rPr>
                  <w:color w:val="auto"/>
                </w:rPr>
                <w:t>1</w:t>
              </w:r>
            </w:ins>
            <w:r w:rsidRPr="0005023B">
              <w:rPr>
                <w:color w:val="auto"/>
              </w:rPr>
              <w:t>D, 6</w:t>
            </w:r>
            <w:proofErr w:type="gramStart"/>
            <w:r w:rsidRPr="0005023B">
              <w:rPr>
                <w:color w:val="auto"/>
              </w:rPr>
              <w:t>C</w:t>
            </w:r>
            <w:r w:rsidRPr="0005023B">
              <w:rPr>
                <w:color w:val="auto"/>
                <w:vertAlign w:val="superscript"/>
              </w:rPr>
              <w:t>[</w:t>
            </w:r>
            <w:proofErr w:type="gramEnd"/>
            <w:r w:rsidRPr="0005023B">
              <w:rPr>
                <w:color w:val="auto"/>
                <w:vertAlign w:val="superscript"/>
              </w:rPr>
              <w:t>5]</w:t>
            </w:r>
          </w:p>
        </w:tc>
      </w:tr>
      <w:tr w:rsidR="00967581" w:rsidRPr="00D57179" w14:paraId="6E4012B9" w14:textId="5C205495"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695B51BA" w14:textId="03DBD139" w:rsidR="00967581" w:rsidRPr="00D57179" w:rsidRDefault="00967581" w:rsidP="00967581">
            <w:pPr>
              <w:pStyle w:val="CellBodyCentered"/>
              <w:rPr>
                <w:color w:val="auto"/>
              </w:rPr>
            </w:pPr>
            <w:r w:rsidRPr="00D57179">
              <w:rPr>
                <w:color w:val="auto"/>
              </w:rPr>
              <w:t xml:space="preserve">Externally insulated exhaust ducts </w:t>
            </w:r>
            <w:r>
              <w:rPr>
                <w:color w:val="auto"/>
              </w:rPr>
              <w:t>205-540</w:t>
            </w:r>
            <w:r w:rsidRPr="00D57179">
              <w:rPr>
                <w:rFonts w:ascii="Calibri" w:hAnsi="Calibri"/>
                <w:color w:val="auto"/>
              </w:rPr>
              <w:t>°</w:t>
            </w:r>
            <w:r w:rsidRPr="00D57179">
              <w:rPr>
                <w:color w:val="auto"/>
              </w:rPr>
              <w:t>C (</w:t>
            </w:r>
            <w:r>
              <w:rPr>
                <w:color w:val="auto"/>
              </w:rPr>
              <w:t>400</w:t>
            </w:r>
            <w:r w:rsidRPr="00D57179">
              <w:rPr>
                <w:color w:val="auto"/>
              </w:rPr>
              <w:t>-1000</w:t>
            </w:r>
            <w:r w:rsidRPr="00D57179">
              <w:rPr>
                <w:rFonts w:ascii="Calibri" w:hAnsi="Calibri"/>
                <w:color w:val="auto"/>
              </w:rPr>
              <w:t>°</w:t>
            </w:r>
            <w:r w:rsidRPr="00D57179">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6F5B2E59" w14:textId="711DDD77" w:rsidR="00967581" w:rsidRPr="0005023B" w:rsidRDefault="00967581" w:rsidP="00967581">
            <w:pPr>
              <w:pStyle w:val="CellBodyCentered"/>
              <w:rPr>
                <w:color w:val="auto"/>
              </w:rPr>
            </w:pPr>
            <w:r w:rsidRPr="0005023B">
              <w:rPr>
                <w:color w:val="auto"/>
                <w:lang w:val="ru-RU"/>
              </w:rPr>
              <w:t>12.7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180E0E1C" w14:textId="4587FCBB" w:rsidR="00967581" w:rsidRPr="0005023B" w:rsidRDefault="00967581" w:rsidP="00967581">
            <w:pPr>
              <w:pStyle w:val="CellBodyCentered"/>
              <w:rPr>
                <w:color w:val="auto"/>
              </w:rPr>
            </w:pPr>
            <w:r w:rsidRPr="0005023B">
              <w:rPr>
                <w:color w:val="auto"/>
                <w:lang w:val="ru-RU"/>
              </w:rPr>
              <w:t>12.7</w:t>
            </w:r>
          </w:p>
        </w:tc>
        <w:tc>
          <w:tcPr>
            <w:tcW w:w="1620" w:type="dxa"/>
            <w:tcBorders>
              <w:top w:val="single" w:sz="4" w:space="0" w:color="auto"/>
              <w:left w:val="single" w:sz="4" w:space="0" w:color="auto"/>
              <w:bottom w:val="single" w:sz="4" w:space="0" w:color="auto"/>
              <w:right w:val="single" w:sz="4" w:space="0" w:color="auto"/>
            </w:tcBorders>
          </w:tcPr>
          <w:p w14:paraId="5F59CA2B" w14:textId="7B25F757" w:rsidR="00967581" w:rsidRPr="0005023B" w:rsidRDefault="00967581" w:rsidP="00967581">
            <w:pPr>
              <w:pStyle w:val="CellBodyCentered"/>
              <w:rPr>
                <w:color w:val="auto"/>
              </w:rPr>
            </w:pPr>
            <w:del w:id="779" w:author="Issayevskiy, Konstantin [STAMGazStroy LLP]" w:date="2025-12-04T16:40:00Z" w16du:dateUtc="2025-12-04T11:40:00Z">
              <w:r w:rsidRPr="0005023B" w:rsidDel="00247A4B">
                <w:rPr>
                  <w:color w:val="auto"/>
                </w:rPr>
                <w:delText>1</w:delText>
              </w:r>
            </w:del>
            <w:ins w:id="780" w:author="Issayevskiy, Konstantin [STAMGazStroy LLP]" w:date="2025-12-04T16:40:00Z" w16du:dateUtc="2025-12-04T11:40:00Z">
              <w:r w:rsidR="00247A4B">
                <w:rPr>
                  <w:color w:val="auto"/>
                </w:rPr>
                <w:t>1</w:t>
              </w:r>
            </w:ins>
            <w:proofErr w:type="gramStart"/>
            <w:r w:rsidRPr="0005023B">
              <w:rPr>
                <w:color w:val="auto"/>
              </w:rPr>
              <w:t>E</w:t>
            </w:r>
            <w:r w:rsidRPr="0005023B">
              <w:rPr>
                <w:color w:val="auto"/>
                <w:vertAlign w:val="superscript"/>
              </w:rPr>
              <w:t>[</w:t>
            </w:r>
            <w:proofErr w:type="gramEnd"/>
            <w:r w:rsidRPr="0005023B">
              <w:rPr>
                <w:color w:val="auto"/>
                <w:vertAlign w:val="superscript"/>
              </w:rPr>
              <w:t>2]</w:t>
            </w:r>
            <w:r w:rsidRPr="0005023B">
              <w:rPr>
                <w:color w:val="auto"/>
              </w:rPr>
              <w:t xml:space="preserve"> 10</w:t>
            </w:r>
            <w:r w:rsidRPr="0005023B">
              <w:rPr>
                <w:color w:val="auto"/>
                <w:vertAlign w:val="superscript"/>
              </w:rPr>
              <w:t>[6]</w:t>
            </w:r>
          </w:p>
        </w:tc>
      </w:tr>
      <w:tr w:rsidR="00B46685" w:rsidRPr="00D57179" w14:paraId="4E6C16AF" w14:textId="3EA8A6F0"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67191E5A" w14:textId="09BB6627" w:rsidR="00B46685" w:rsidRPr="0005023B" w:rsidRDefault="00B46685" w:rsidP="00F94B75">
            <w:pPr>
              <w:pStyle w:val="CellHeadingCentered"/>
              <w:rPr>
                <w:color w:val="auto"/>
                <w:lang w:val="en-GB"/>
              </w:rPr>
            </w:pPr>
            <w:r w:rsidRPr="0005023B">
              <w:rPr>
                <w:color w:val="auto"/>
                <w:lang w:val="en-GB"/>
              </w:rPr>
              <w:t>Code J: Instruments</w:t>
            </w:r>
          </w:p>
        </w:tc>
      </w:tr>
      <w:tr w:rsidR="00F851F3" w:rsidRPr="00D57179" w14:paraId="6C809E26" w14:textId="42FE7CE9"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0EA07CA8" w14:textId="2E747E58" w:rsidR="00F851F3" w:rsidRPr="00D57179" w:rsidRDefault="00F851F3" w:rsidP="00F851F3">
            <w:pPr>
              <w:pStyle w:val="CellBodyCentered"/>
              <w:rPr>
                <w:color w:val="auto"/>
              </w:rPr>
            </w:pPr>
            <w:r w:rsidRPr="00D57179">
              <w:rPr>
                <w:color w:val="auto"/>
              </w:rPr>
              <w:t>Field instrument panels (steel)</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DDAF546" w14:textId="516D5440" w:rsidR="00F851F3" w:rsidRPr="0005023B" w:rsidRDefault="00F851F3" w:rsidP="00F851F3">
            <w:pPr>
              <w:pStyle w:val="CellBodyCentered"/>
              <w:rPr>
                <w:color w:val="auto"/>
              </w:rPr>
            </w:pPr>
            <w:r w:rsidRPr="0005023B">
              <w:rPr>
                <w:color w:val="auto"/>
              </w:rPr>
              <w:t>3.</w:t>
            </w:r>
            <w:r w:rsidRPr="0005023B">
              <w:rPr>
                <w:color w:val="auto"/>
                <w:lang w:val="ru-RU"/>
              </w:rPr>
              <w:t>1, 3.2</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140059C5" w14:textId="6A45F1B7" w:rsidR="00F851F3" w:rsidRPr="0005023B" w:rsidRDefault="00F851F3" w:rsidP="00F851F3">
            <w:pPr>
              <w:pStyle w:val="CellBodyCentered"/>
              <w:rPr>
                <w:color w:val="auto"/>
              </w:rPr>
            </w:pPr>
            <w:r w:rsidRPr="0005023B">
              <w:rPr>
                <w:color w:val="auto"/>
              </w:rPr>
              <w:t>2.15</w:t>
            </w:r>
          </w:p>
        </w:tc>
        <w:tc>
          <w:tcPr>
            <w:tcW w:w="1620" w:type="dxa"/>
            <w:tcBorders>
              <w:top w:val="single" w:sz="4" w:space="0" w:color="auto"/>
              <w:left w:val="single" w:sz="4" w:space="0" w:color="auto"/>
              <w:bottom w:val="single" w:sz="4" w:space="0" w:color="auto"/>
              <w:right w:val="single" w:sz="4" w:space="0" w:color="auto"/>
            </w:tcBorders>
          </w:tcPr>
          <w:p w14:paraId="380AE218" w14:textId="658DC9DD" w:rsidR="00F851F3" w:rsidRPr="0005023B" w:rsidRDefault="00247A4B" w:rsidP="00F851F3">
            <w:pPr>
              <w:pStyle w:val="CellBodyCentered"/>
              <w:rPr>
                <w:color w:val="auto"/>
              </w:rPr>
            </w:pPr>
            <w:ins w:id="781" w:author="Issayevskiy, Konstantin [STAMGazStroy LLP]" w:date="2025-12-04T16:40:00Z" w16du:dateUtc="2025-12-04T11:40:00Z">
              <w:r>
                <w:rPr>
                  <w:color w:val="auto"/>
                </w:rPr>
                <w:t>1</w:t>
              </w:r>
            </w:ins>
            <w:del w:id="782" w:author="Issayevskiy, Konstantin [STAMGazStroy LLP]" w:date="2025-12-04T16:40:00Z" w16du:dateUtc="2025-12-04T11:40:00Z">
              <w:r w:rsidR="00F851F3" w:rsidRPr="0005023B" w:rsidDel="00247A4B">
                <w:rPr>
                  <w:color w:val="auto"/>
                </w:rPr>
                <w:delText>1</w:delText>
              </w:r>
            </w:del>
            <w:r w:rsidR="00F851F3" w:rsidRPr="0005023B">
              <w:rPr>
                <w:color w:val="auto"/>
              </w:rPr>
              <w:t>A, 1</w:t>
            </w:r>
            <w:proofErr w:type="gramStart"/>
            <w:r w:rsidR="00F851F3" w:rsidRPr="0005023B">
              <w:rPr>
                <w:color w:val="auto"/>
              </w:rPr>
              <w:t>G</w:t>
            </w:r>
            <w:r w:rsidR="00F851F3" w:rsidRPr="0005023B">
              <w:rPr>
                <w:color w:val="auto"/>
                <w:vertAlign w:val="superscript"/>
              </w:rPr>
              <w:t>[</w:t>
            </w:r>
            <w:proofErr w:type="gramEnd"/>
            <w:r w:rsidR="00F851F3" w:rsidRPr="0005023B">
              <w:rPr>
                <w:color w:val="auto"/>
                <w:vertAlign w:val="superscript"/>
              </w:rPr>
              <w:t>3]</w:t>
            </w:r>
            <w:r w:rsidR="00F851F3" w:rsidRPr="0005023B">
              <w:rPr>
                <w:color w:val="auto"/>
              </w:rPr>
              <w:t xml:space="preserve"> 6</w:t>
            </w:r>
            <w:proofErr w:type="gramStart"/>
            <w:r w:rsidR="00F851F3" w:rsidRPr="0005023B">
              <w:rPr>
                <w:color w:val="auto"/>
              </w:rPr>
              <w:t>A</w:t>
            </w:r>
            <w:r w:rsidR="00F851F3" w:rsidRPr="0005023B">
              <w:rPr>
                <w:color w:val="auto"/>
                <w:vertAlign w:val="superscript"/>
              </w:rPr>
              <w:t>[</w:t>
            </w:r>
            <w:proofErr w:type="gramEnd"/>
            <w:r w:rsidR="00F851F3" w:rsidRPr="0005023B">
              <w:rPr>
                <w:color w:val="auto"/>
                <w:vertAlign w:val="superscript"/>
              </w:rPr>
              <w:t>4]</w:t>
            </w:r>
          </w:p>
        </w:tc>
      </w:tr>
      <w:tr w:rsidR="00F851F3" w:rsidRPr="00D57179" w14:paraId="3CA9FCE7" w14:textId="0E85CDAD"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D4011DE" w14:textId="77777777" w:rsidR="00F851F3" w:rsidRPr="00D57179" w:rsidRDefault="00F851F3" w:rsidP="00F851F3">
            <w:pPr>
              <w:pStyle w:val="CellBodyCentered"/>
              <w:rPr>
                <w:color w:val="auto"/>
              </w:rPr>
            </w:pPr>
            <w:r w:rsidRPr="00D57179">
              <w:rPr>
                <w:color w:val="auto"/>
              </w:rPr>
              <w:t>Instrument Panels (Steel) &amp; Weatherproof Housings (Steel)</w:t>
            </w:r>
          </w:p>
        </w:tc>
        <w:tc>
          <w:tcPr>
            <w:tcW w:w="1255" w:type="dxa"/>
            <w:vMerge w:val="restart"/>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vAlign w:val="center"/>
          </w:tcPr>
          <w:p w14:paraId="3DFA2114" w14:textId="597C59DA" w:rsidR="00F851F3" w:rsidRPr="0005023B" w:rsidRDefault="00F851F3" w:rsidP="00F851F3">
            <w:pPr>
              <w:pStyle w:val="CellBodyCentered"/>
              <w:rPr>
                <w:color w:val="auto"/>
              </w:rPr>
            </w:pPr>
            <w:r w:rsidRPr="0005023B">
              <w:rPr>
                <w:color w:val="auto"/>
                <w:lang w:val="ru-RU"/>
              </w:rPr>
              <w:t>3.1, 3.2</w:t>
            </w:r>
          </w:p>
        </w:tc>
        <w:tc>
          <w:tcPr>
            <w:tcW w:w="1260" w:type="dxa"/>
            <w:vMerge w:val="restart"/>
            <w:tcBorders>
              <w:top w:val="single" w:sz="4" w:space="0" w:color="000000"/>
              <w:left w:val="single" w:sz="4" w:space="0" w:color="000000"/>
              <w:right w:val="single" w:sz="4" w:space="0" w:color="auto"/>
            </w:tcBorders>
            <w:tcMar>
              <w:top w:w="80" w:type="dxa"/>
              <w:left w:w="40" w:type="dxa"/>
              <w:bottom w:w="40" w:type="dxa"/>
              <w:right w:w="40" w:type="dxa"/>
            </w:tcMar>
            <w:vAlign w:val="center"/>
          </w:tcPr>
          <w:p w14:paraId="3FD3D548" w14:textId="128FE3EE" w:rsidR="00F851F3" w:rsidRPr="0005023B" w:rsidRDefault="00F851F3" w:rsidP="00F851F3">
            <w:pPr>
              <w:pStyle w:val="CellBodyCentered"/>
              <w:rPr>
                <w:color w:val="auto"/>
              </w:rPr>
            </w:pPr>
            <w:r w:rsidRPr="0005023B">
              <w:rPr>
                <w:color w:val="auto"/>
              </w:rPr>
              <w:t>2.15</w:t>
            </w:r>
          </w:p>
        </w:tc>
        <w:tc>
          <w:tcPr>
            <w:tcW w:w="1620" w:type="dxa"/>
            <w:tcBorders>
              <w:top w:val="single" w:sz="4" w:space="0" w:color="auto"/>
              <w:left w:val="single" w:sz="4" w:space="0" w:color="auto"/>
              <w:bottom w:val="single" w:sz="4" w:space="0" w:color="auto"/>
              <w:right w:val="single" w:sz="4" w:space="0" w:color="auto"/>
            </w:tcBorders>
          </w:tcPr>
          <w:p w14:paraId="3E301BA6" w14:textId="36A40CF0" w:rsidR="00F851F3" w:rsidRPr="0005023B" w:rsidRDefault="00247A4B" w:rsidP="00F851F3">
            <w:pPr>
              <w:pStyle w:val="CellBodyCentered"/>
              <w:rPr>
                <w:color w:val="auto"/>
              </w:rPr>
            </w:pPr>
            <w:ins w:id="783" w:author="Issayevskiy, Konstantin [STAMGazStroy LLP]" w:date="2025-12-04T16:40:00Z" w16du:dateUtc="2025-12-04T11:40:00Z">
              <w:r>
                <w:rPr>
                  <w:color w:val="auto"/>
                </w:rPr>
                <w:t>1</w:t>
              </w:r>
            </w:ins>
            <w:del w:id="784" w:author="Issayevskiy, Konstantin [STAMGazStroy LLP]" w:date="2025-12-04T16:40:00Z" w16du:dateUtc="2025-12-04T11:40:00Z">
              <w:r w:rsidR="00F851F3" w:rsidRPr="0005023B" w:rsidDel="00247A4B">
                <w:rPr>
                  <w:color w:val="auto"/>
                </w:rPr>
                <w:delText>1</w:delText>
              </w:r>
            </w:del>
            <w:r w:rsidR="00F851F3" w:rsidRPr="0005023B">
              <w:rPr>
                <w:color w:val="auto"/>
              </w:rPr>
              <w:t>A, 1</w:t>
            </w:r>
            <w:proofErr w:type="gramStart"/>
            <w:r w:rsidR="00F851F3" w:rsidRPr="0005023B">
              <w:rPr>
                <w:color w:val="auto"/>
              </w:rPr>
              <w:t>G</w:t>
            </w:r>
            <w:r w:rsidR="00F851F3" w:rsidRPr="0005023B">
              <w:rPr>
                <w:color w:val="auto"/>
                <w:vertAlign w:val="superscript"/>
              </w:rPr>
              <w:t>[</w:t>
            </w:r>
            <w:proofErr w:type="gramEnd"/>
            <w:r w:rsidR="00F851F3" w:rsidRPr="0005023B">
              <w:rPr>
                <w:color w:val="auto"/>
                <w:vertAlign w:val="superscript"/>
              </w:rPr>
              <w:t>3]</w:t>
            </w:r>
            <w:r w:rsidR="00F851F3" w:rsidRPr="0005023B">
              <w:rPr>
                <w:color w:val="auto"/>
              </w:rPr>
              <w:t xml:space="preserve"> 6</w:t>
            </w:r>
            <w:proofErr w:type="gramStart"/>
            <w:r w:rsidR="00F851F3" w:rsidRPr="0005023B">
              <w:rPr>
                <w:color w:val="auto"/>
              </w:rPr>
              <w:t>A</w:t>
            </w:r>
            <w:r w:rsidR="00F851F3" w:rsidRPr="0005023B">
              <w:rPr>
                <w:color w:val="auto"/>
                <w:vertAlign w:val="superscript"/>
              </w:rPr>
              <w:t>[</w:t>
            </w:r>
            <w:proofErr w:type="gramEnd"/>
            <w:r w:rsidR="00F851F3" w:rsidRPr="0005023B">
              <w:rPr>
                <w:color w:val="auto"/>
                <w:vertAlign w:val="superscript"/>
              </w:rPr>
              <w:t>4]</w:t>
            </w:r>
          </w:p>
        </w:tc>
      </w:tr>
      <w:tr w:rsidR="00F851F3" w:rsidRPr="00D57179" w14:paraId="4AAA2008" w14:textId="4A8D4882"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60580A46" w14:textId="77777777" w:rsidR="00F851F3" w:rsidRPr="00D57179" w:rsidRDefault="00F851F3" w:rsidP="00F851F3">
            <w:pPr>
              <w:pStyle w:val="CellBodyCentered"/>
              <w:rPr>
                <w:color w:val="auto"/>
              </w:rPr>
            </w:pPr>
            <w:r w:rsidRPr="00D57179">
              <w:rPr>
                <w:color w:val="auto"/>
              </w:rPr>
              <w:lastRenderedPageBreak/>
              <w:t>Instrument tubing (stainless)</w:t>
            </w:r>
          </w:p>
        </w:tc>
        <w:tc>
          <w:tcPr>
            <w:tcW w:w="1255" w:type="dxa"/>
            <w:vMerge/>
            <w:tcBorders>
              <w:top w:val="single" w:sz="4" w:space="0" w:color="000000"/>
              <w:left w:val="single" w:sz="4" w:space="0" w:color="000000"/>
              <w:bottom w:val="single" w:sz="4" w:space="0" w:color="000000"/>
              <w:right w:val="single" w:sz="4" w:space="0" w:color="000000"/>
            </w:tcBorders>
          </w:tcPr>
          <w:p w14:paraId="2C8F0FE6" w14:textId="77777777" w:rsidR="00F851F3" w:rsidRPr="0005023B" w:rsidRDefault="00F851F3" w:rsidP="00F851F3">
            <w:pPr>
              <w:pStyle w:val="CellBodyCentered"/>
              <w:rPr>
                <w:color w:val="auto"/>
              </w:rPr>
            </w:pPr>
          </w:p>
        </w:tc>
        <w:tc>
          <w:tcPr>
            <w:tcW w:w="1260" w:type="dxa"/>
            <w:vMerge/>
            <w:tcBorders>
              <w:left w:val="single" w:sz="4" w:space="0" w:color="000000"/>
              <w:bottom w:val="single" w:sz="4" w:space="0" w:color="000000"/>
              <w:right w:val="single" w:sz="4" w:space="0" w:color="auto"/>
            </w:tcBorders>
          </w:tcPr>
          <w:p w14:paraId="0761B6B0" w14:textId="576FEEDD" w:rsidR="00F851F3" w:rsidRPr="0005023B" w:rsidRDefault="00F851F3" w:rsidP="00F851F3">
            <w:pPr>
              <w:pStyle w:val="CellBodyCentered"/>
              <w:rPr>
                <w:color w:val="auto"/>
              </w:rPr>
            </w:pPr>
          </w:p>
        </w:tc>
        <w:tc>
          <w:tcPr>
            <w:tcW w:w="1620" w:type="dxa"/>
            <w:tcBorders>
              <w:top w:val="single" w:sz="4" w:space="0" w:color="auto"/>
              <w:left w:val="single" w:sz="4" w:space="0" w:color="auto"/>
              <w:bottom w:val="single" w:sz="4" w:space="0" w:color="auto"/>
              <w:right w:val="single" w:sz="4" w:space="0" w:color="auto"/>
            </w:tcBorders>
          </w:tcPr>
          <w:p w14:paraId="292374E6" w14:textId="16318410" w:rsidR="00F851F3" w:rsidRPr="0005023B" w:rsidRDefault="00247A4B" w:rsidP="00F851F3">
            <w:pPr>
              <w:pStyle w:val="CellBodyCentered"/>
              <w:rPr>
                <w:color w:val="auto"/>
              </w:rPr>
            </w:pPr>
            <w:ins w:id="785" w:author="Issayevskiy, Konstantin [STAMGazStroy LLP]" w:date="2025-12-04T16:40:00Z" w16du:dateUtc="2025-12-04T11:40:00Z">
              <w:r>
                <w:rPr>
                  <w:color w:val="auto"/>
                </w:rPr>
                <w:t>1</w:t>
              </w:r>
            </w:ins>
            <w:del w:id="786" w:author="Issayevskiy, Konstantin [STAMGazStroy LLP]" w:date="2025-12-04T16:40:00Z" w16du:dateUtc="2025-12-04T11:40:00Z">
              <w:r w:rsidR="00F851F3" w:rsidRPr="0005023B" w:rsidDel="00247A4B">
                <w:rPr>
                  <w:color w:val="auto"/>
                </w:rPr>
                <w:delText>1</w:delText>
              </w:r>
            </w:del>
            <w:r w:rsidR="00F851F3" w:rsidRPr="0005023B">
              <w:rPr>
                <w:color w:val="auto"/>
              </w:rPr>
              <w:t>A, 1</w:t>
            </w:r>
            <w:proofErr w:type="gramStart"/>
            <w:r w:rsidR="00F851F3" w:rsidRPr="0005023B">
              <w:rPr>
                <w:color w:val="auto"/>
              </w:rPr>
              <w:t>G</w:t>
            </w:r>
            <w:r w:rsidR="00F851F3" w:rsidRPr="0005023B">
              <w:rPr>
                <w:color w:val="auto"/>
                <w:vertAlign w:val="superscript"/>
              </w:rPr>
              <w:t>[</w:t>
            </w:r>
            <w:proofErr w:type="gramEnd"/>
            <w:r w:rsidR="00F851F3" w:rsidRPr="0005023B">
              <w:rPr>
                <w:color w:val="auto"/>
                <w:vertAlign w:val="superscript"/>
              </w:rPr>
              <w:t>3]</w:t>
            </w:r>
            <w:r w:rsidR="00F851F3" w:rsidRPr="0005023B">
              <w:rPr>
                <w:color w:val="auto"/>
              </w:rPr>
              <w:t xml:space="preserve"> 6</w:t>
            </w:r>
            <w:proofErr w:type="gramStart"/>
            <w:r w:rsidR="00F851F3" w:rsidRPr="0005023B">
              <w:rPr>
                <w:color w:val="auto"/>
              </w:rPr>
              <w:t>A</w:t>
            </w:r>
            <w:r w:rsidR="00F851F3" w:rsidRPr="0005023B">
              <w:rPr>
                <w:color w:val="auto"/>
                <w:vertAlign w:val="superscript"/>
              </w:rPr>
              <w:t>[</w:t>
            </w:r>
            <w:proofErr w:type="gramEnd"/>
            <w:r w:rsidR="00F851F3" w:rsidRPr="0005023B">
              <w:rPr>
                <w:color w:val="auto"/>
                <w:vertAlign w:val="superscript"/>
              </w:rPr>
              <w:t>4]</w:t>
            </w:r>
          </w:p>
        </w:tc>
      </w:tr>
      <w:tr w:rsidR="00F851F3" w:rsidRPr="00D57179" w14:paraId="5FA7FE80" w14:textId="5718CED4"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089B9150" w14:textId="77777777" w:rsidR="00F851F3" w:rsidRDefault="00F851F3" w:rsidP="00F851F3">
            <w:pPr>
              <w:pStyle w:val="CellBodyCentered"/>
              <w:rPr>
                <w:color w:val="auto"/>
                <w:lang w:val="ru-RU"/>
              </w:rPr>
            </w:pPr>
            <w:r w:rsidRPr="00D57179">
              <w:rPr>
                <w:color w:val="auto"/>
              </w:rPr>
              <w:t xml:space="preserve">Instruments (galvanized or </w:t>
            </w:r>
            <w:proofErr w:type="spellStart"/>
            <w:r w:rsidRPr="00D57179">
              <w:rPr>
                <w:color w:val="auto"/>
              </w:rPr>
              <w:t>aluminium</w:t>
            </w:r>
            <w:proofErr w:type="spellEnd"/>
            <w:r w:rsidRPr="00D57179">
              <w:rPr>
                <w:color w:val="auto"/>
              </w:rPr>
              <w:t>)</w:t>
            </w:r>
          </w:p>
          <w:p w14:paraId="7B9B9F2E" w14:textId="77777777" w:rsidR="002F49EB" w:rsidRPr="002F49EB" w:rsidRDefault="002F49EB" w:rsidP="00F851F3">
            <w:pPr>
              <w:pStyle w:val="CellBodyCentered"/>
              <w:rPr>
                <w:color w:val="auto"/>
                <w:lang w:val="ru-RU"/>
              </w:rPr>
            </w:pP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C36A478" w14:textId="6A17E08A" w:rsidR="00F851F3" w:rsidRPr="0005023B" w:rsidRDefault="00F851F3" w:rsidP="00F851F3">
            <w:pPr>
              <w:pStyle w:val="CellBodyCentered"/>
              <w:rPr>
                <w:color w:val="auto"/>
              </w:rPr>
            </w:pPr>
            <w:r w:rsidRPr="0005023B">
              <w:rPr>
                <w:color w:val="auto"/>
                <w:lang w:val="ru-RU"/>
              </w:rPr>
              <w:t>3.8</w:t>
            </w:r>
            <w:r w:rsidRPr="0005023B">
              <w:rPr>
                <w:color w:val="auto"/>
                <w:vertAlign w:val="superscript"/>
              </w:rPr>
              <w:t>[7]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775053B3" w14:textId="71139E9B" w:rsidR="00F851F3" w:rsidRPr="0005023B" w:rsidRDefault="007C7DA9" w:rsidP="00F851F3">
            <w:pPr>
              <w:pStyle w:val="CellBodyCentered"/>
              <w:rPr>
                <w:color w:val="auto"/>
              </w:rPr>
            </w:pPr>
            <w:r w:rsidRPr="0005023B">
              <w:rPr>
                <w:color w:val="auto"/>
              </w:rPr>
              <w:t>N/A</w:t>
            </w:r>
          </w:p>
        </w:tc>
        <w:tc>
          <w:tcPr>
            <w:tcW w:w="1620" w:type="dxa"/>
            <w:tcBorders>
              <w:top w:val="single" w:sz="4" w:space="0" w:color="auto"/>
              <w:left w:val="single" w:sz="4" w:space="0" w:color="auto"/>
              <w:bottom w:val="single" w:sz="4" w:space="0" w:color="auto"/>
              <w:right w:val="single" w:sz="4" w:space="0" w:color="auto"/>
            </w:tcBorders>
          </w:tcPr>
          <w:p w14:paraId="6DC38D5B" w14:textId="05A122D4" w:rsidR="00F851F3" w:rsidRPr="0005023B" w:rsidRDefault="00F851F3" w:rsidP="00F851F3">
            <w:pPr>
              <w:pStyle w:val="CellBodyCentered"/>
              <w:rPr>
                <w:color w:val="auto"/>
              </w:rPr>
            </w:pPr>
            <w:del w:id="787" w:author="Issayevskiy, Konstantin [STAMGazStroy LLP]" w:date="2025-12-04T16:40:00Z" w16du:dateUtc="2025-12-04T11:40:00Z">
              <w:r w:rsidRPr="0005023B" w:rsidDel="00247A4B">
                <w:rPr>
                  <w:color w:val="auto"/>
                </w:rPr>
                <w:delText>6</w:delText>
              </w:r>
            </w:del>
            <w:ins w:id="788" w:author="Issayevskiy, Konstantin [STAMGazStroy LLP]" w:date="2025-12-04T16:40:00Z" w16du:dateUtc="2025-12-04T11:40:00Z">
              <w:r w:rsidR="00247A4B">
                <w:rPr>
                  <w:color w:val="auto"/>
                </w:rPr>
                <w:t>6</w:t>
              </w:r>
            </w:ins>
            <w:r w:rsidRPr="0005023B">
              <w:rPr>
                <w:color w:val="auto"/>
              </w:rPr>
              <w:t>B</w:t>
            </w:r>
          </w:p>
        </w:tc>
      </w:tr>
      <w:tr w:rsidR="00B46685" w:rsidRPr="00D57179" w14:paraId="5B2827F7" w14:textId="7947EE0D"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57846D0B" w14:textId="19CBBAA3" w:rsidR="00B46685" w:rsidRPr="00D57179" w:rsidRDefault="00B46685" w:rsidP="00F94B75">
            <w:pPr>
              <w:pStyle w:val="CellHeadingCentered"/>
              <w:rPr>
                <w:color w:val="auto"/>
                <w:lang w:val="en-GB"/>
              </w:rPr>
            </w:pPr>
            <w:r w:rsidRPr="00D57179">
              <w:rPr>
                <w:color w:val="auto"/>
                <w:lang w:val="en-GB"/>
              </w:rPr>
              <w:t>Code L: Piping (including Fittings)</w:t>
            </w:r>
          </w:p>
        </w:tc>
      </w:tr>
      <w:tr w:rsidR="0005023B" w:rsidRPr="0005023B" w14:paraId="4FED6A03" w14:textId="27057F2A"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4D549E6" w14:textId="6FA48289" w:rsidR="00EA438D" w:rsidRPr="0005023B" w:rsidRDefault="00EA438D" w:rsidP="00EA438D">
            <w:pPr>
              <w:pStyle w:val="CellBodyCentered"/>
              <w:rPr>
                <w:color w:val="auto"/>
              </w:rPr>
            </w:pPr>
            <w:r w:rsidRPr="0005023B">
              <w:rPr>
                <w:color w:val="auto"/>
              </w:rPr>
              <w:t>Uninsulated to 93</w:t>
            </w:r>
            <w:r w:rsidRPr="0005023B">
              <w:rPr>
                <w:rFonts w:ascii="Calibri" w:hAnsi="Calibri"/>
                <w:color w:val="auto"/>
              </w:rPr>
              <w:t>°</w:t>
            </w:r>
            <w:r w:rsidRPr="0005023B">
              <w:rPr>
                <w:color w:val="auto"/>
              </w:rPr>
              <w:t>C (200</w:t>
            </w:r>
            <w:r w:rsidRPr="0005023B">
              <w:rPr>
                <w:rFonts w:ascii="Calibri" w:hAnsi="Calibri"/>
                <w:color w:val="auto"/>
              </w:rPr>
              <w:t>°</w:t>
            </w:r>
            <w:r w:rsidRPr="0005023B">
              <w:rPr>
                <w:color w:val="auto"/>
              </w:rPr>
              <w:t xml:space="preserve">F) </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7580D74A" w14:textId="26C76F12" w:rsidR="00EA438D" w:rsidRPr="0005023B" w:rsidRDefault="00EA438D" w:rsidP="00EA438D">
            <w:pPr>
              <w:pStyle w:val="CellBodyCentered"/>
              <w:rPr>
                <w:color w:val="auto"/>
              </w:rPr>
            </w:pPr>
            <w:r w:rsidRPr="0005023B">
              <w:rPr>
                <w:color w:val="auto"/>
              </w:rPr>
              <w:t>3.1, 3.2</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6AD030CF" w14:textId="4BFCDA95" w:rsidR="00EA438D" w:rsidRPr="0005023B" w:rsidRDefault="00EA438D" w:rsidP="00EA438D">
            <w:pPr>
              <w:pStyle w:val="CellBodyCentered"/>
              <w:rPr>
                <w:color w:val="auto"/>
              </w:rPr>
            </w:pPr>
            <w:r w:rsidRPr="0005023B">
              <w:rPr>
                <w:color w:val="auto"/>
              </w:rPr>
              <w:t>2.15</w:t>
            </w:r>
          </w:p>
        </w:tc>
        <w:tc>
          <w:tcPr>
            <w:tcW w:w="1620" w:type="dxa"/>
            <w:tcBorders>
              <w:top w:val="single" w:sz="4" w:space="0" w:color="auto"/>
              <w:left w:val="single" w:sz="4" w:space="0" w:color="auto"/>
              <w:bottom w:val="single" w:sz="4" w:space="0" w:color="auto"/>
              <w:right w:val="single" w:sz="4" w:space="0" w:color="auto"/>
            </w:tcBorders>
          </w:tcPr>
          <w:p w14:paraId="18EC38E4" w14:textId="5874633E" w:rsidR="00EA438D" w:rsidRPr="0005023B" w:rsidRDefault="00247A4B" w:rsidP="00EA438D">
            <w:pPr>
              <w:pStyle w:val="CellBodyCentered"/>
              <w:rPr>
                <w:color w:val="auto"/>
              </w:rPr>
            </w:pPr>
            <w:ins w:id="789" w:author="Issayevskiy, Konstantin [STAMGazStroy LLP]" w:date="2025-12-04T16:40:00Z" w16du:dateUtc="2025-12-04T11:40:00Z">
              <w:r>
                <w:rPr>
                  <w:color w:val="auto"/>
                </w:rPr>
                <w:t>1</w:t>
              </w:r>
            </w:ins>
            <w:del w:id="790" w:author="Issayevskiy, Konstantin [STAMGazStroy LLP]" w:date="2025-12-04T16:40:00Z" w16du:dateUtc="2025-12-04T11:40:00Z">
              <w:r w:rsidR="00EA438D" w:rsidRPr="0005023B" w:rsidDel="00247A4B">
                <w:rPr>
                  <w:color w:val="auto"/>
                </w:rPr>
                <w:delText>1</w:delText>
              </w:r>
            </w:del>
            <w:r w:rsidR="00EA438D" w:rsidRPr="0005023B">
              <w:rPr>
                <w:color w:val="auto"/>
              </w:rPr>
              <w:t xml:space="preserve">A, 1G </w:t>
            </w:r>
            <w:r w:rsidR="00EA438D" w:rsidRPr="0005023B">
              <w:rPr>
                <w:color w:val="auto"/>
                <w:vertAlign w:val="superscript"/>
              </w:rPr>
              <w:t>[3]</w:t>
            </w:r>
            <w:r w:rsidR="00EA438D" w:rsidRPr="0005023B">
              <w:rPr>
                <w:color w:val="auto"/>
              </w:rPr>
              <w:t xml:space="preserve">, 6A </w:t>
            </w:r>
            <w:r w:rsidR="00EA438D" w:rsidRPr="0005023B">
              <w:rPr>
                <w:color w:val="auto"/>
                <w:vertAlign w:val="superscript"/>
              </w:rPr>
              <w:t>[4]</w:t>
            </w:r>
          </w:p>
        </w:tc>
      </w:tr>
      <w:tr w:rsidR="0005023B" w:rsidRPr="0005023B" w14:paraId="084E4D82" w14:textId="57A3AF11"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2FFE5ABC" w14:textId="77777777" w:rsidR="00EA438D" w:rsidRPr="0005023B" w:rsidRDefault="00EA438D" w:rsidP="00EA438D">
            <w:pPr>
              <w:pStyle w:val="CellBodyCentered"/>
              <w:rPr>
                <w:color w:val="auto"/>
              </w:rPr>
            </w:pPr>
            <w:r w:rsidRPr="0005023B">
              <w:rPr>
                <w:color w:val="auto"/>
              </w:rPr>
              <w:t>Uninsulated 93–205</w:t>
            </w:r>
            <w:r w:rsidRPr="0005023B">
              <w:rPr>
                <w:rFonts w:ascii="Calibri" w:hAnsi="Calibri"/>
                <w:color w:val="auto"/>
              </w:rPr>
              <w:t>°</w:t>
            </w:r>
            <w:r w:rsidRPr="0005023B">
              <w:rPr>
                <w:color w:val="auto"/>
              </w:rPr>
              <w:t>C (200–400</w:t>
            </w:r>
            <w:r w:rsidRPr="0005023B">
              <w:rPr>
                <w:rFonts w:ascii="Calibri" w:hAnsi="Calibri"/>
                <w:color w:val="auto"/>
              </w:rPr>
              <w:t>°</w:t>
            </w:r>
            <w:r w:rsidRPr="0005023B">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4BEBABB3" w14:textId="2D0F1408" w:rsidR="00EA438D" w:rsidRPr="0005023B" w:rsidRDefault="00EA438D" w:rsidP="00EA438D">
            <w:pPr>
              <w:pStyle w:val="CellBodyCentered"/>
              <w:rPr>
                <w:color w:val="auto"/>
              </w:rPr>
            </w:pPr>
            <w:r w:rsidRPr="0005023B">
              <w:rPr>
                <w:color w:val="auto"/>
              </w:rPr>
              <w:t xml:space="preserve">2.3, </w:t>
            </w:r>
            <w:r w:rsidRPr="0005023B">
              <w:rPr>
                <w:color w:val="auto"/>
                <w:lang w:val="ru-RU"/>
              </w:rPr>
              <w:t>2.5</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2B26BDDB" w14:textId="36805385" w:rsidR="00EA438D" w:rsidRPr="0005023B" w:rsidRDefault="00EA438D" w:rsidP="00EA438D">
            <w:pPr>
              <w:pStyle w:val="CellBodyCentered"/>
              <w:rPr>
                <w:color w:val="auto"/>
              </w:rPr>
            </w:pPr>
            <w:r w:rsidRPr="0005023B">
              <w:rPr>
                <w:color w:val="auto"/>
                <w:lang w:val="ru-RU"/>
              </w:rPr>
              <w:t>2.3</w:t>
            </w:r>
          </w:p>
        </w:tc>
        <w:tc>
          <w:tcPr>
            <w:tcW w:w="1620" w:type="dxa"/>
            <w:tcBorders>
              <w:top w:val="single" w:sz="4" w:space="0" w:color="auto"/>
              <w:left w:val="single" w:sz="4" w:space="0" w:color="auto"/>
              <w:bottom w:val="single" w:sz="4" w:space="0" w:color="auto"/>
              <w:right w:val="single" w:sz="4" w:space="0" w:color="auto"/>
            </w:tcBorders>
          </w:tcPr>
          <w:p w14:paraId="3D7FFB30" w14:textId="369116D1" w:rsidR="00EA438D" w:rsidRPr="0005023B" w:rsidRDefault="00EA438D" w:rsidP="00EA438D">
            <w:pPr>
              <w:pStyle w:val="CellBodyCentered"/>
              <w:rPr>
                <w:color w:val="auto"/>
              </w:rPr>
            </w:pPr>
            <w:del w:id="791" w:author="Issayevskiy, Konstantin [STAMGazStroy LLP]" w:date="2025-12-04T16:40:00Z" w16du:dateUtc="2025-12-04T11:40:00Z">
              <w:r w:rsidRPr="0005023B" w:rsidDel="00247A4B">
                <w:rPr>
                  <w:color w:val="auto"/>
                </w:rPr>
                <w:delText>1</w:delText>
              </w:r>
            </w:del>
            <w:ins w:id="792" w:author="Issayevskiy, Konstantin [STAMGazStroy LLP]" w:date="2025-12-04T16:40:00Z" w16du:dateUtc="2025-12-04T11:40:00Z">
              <w:r w:rsidR="00247A4B">
                <w:rPr>
                  <w:color w:val="auto"/>
                </w:rPr>
                <w:t>1</w:t>
              </w:r>
            </w:ins>
            <w:r w:rsidRPr="0005023B">
              <w:rPr>
                <w:color w:val="auto"/>
              </w:rPr>
              <w:t xml:space="preserve">C </w:t>
            </w:r>
            <w:r w:rsidRPr="0005023B">
              <w:rPr>
                <w:color w:val="auto"/>
                <w:vertAlign w:val="superscript"/>
              </w:rPr>
              <w:t>[1]</w:t>
            </w:r>
          </w:p>
        </w:tc>
      </w:tr>
      <w:tr w:rsidR="0005023B" w:rsidRPr="0005023B" w14:paraId="5A2EDA06" w14:textId="52294EB5"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3F002AA0" w14:textId="77777777" w:rsidR="00EA438D" w:rsidRPr="0005023B" w:rsidRDefault="00EA438D" w:rsidP="00EA438D">
            <w:pPr>
              <w:pStyle w:val="CellBodyCentered"/>
              <w:rPr>
                <w:color w:val="auto"/>
              </w:rPr>
            </w:pPr>
            <w:r w:rsidRPr="0005023B">
              <w:rPr>
                <w:color w:val="auto"/>
              </w:rPr>
              <w:t>Uninsulated 205–</w:t>
            </w:r>
            <w:r w:rsidRPr="0005023B">
              <w:rPr>
                <w:color w:val="auto"/>
                <w:lang w:val="ru-RU"/>
              </w:rPr>
              <w:t>650</w:t>
            </w:r>
            <w:r w:rsidRPr="0005023B">
              <w:rPr>
                <w:rFonts w:ascii="Calibri" w:hAnsi="Calibri"/>
                <w:color w:val="auto"/>
              </w:rPr>
              <w:t>°</w:t>
            </w:r>
            <w:r w:rsidRPr="0005023B">
              <w:rPr>
                <w:color w:val="auto"/>
              </w:rPr>
              <w:t>C (400–1200</w:t>
            </w:r>
            <w:r w:rsidRPr="0005023B">
              <w:rPr>
                <w:rFonts w:ascii="Calibri" w:hAnsi="Calibri"/>
                <w:color w:val="auto"/>
              </w:rPr>
              <w:t>°</w:t>
            </w:r>
            <w:r w:rsidRPr="0005023B">
              <w:rPr>
                <w:color w:val="auto"/>
              </w:rPr>
              <w:t>F)</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04701106" w14:textId="45DF43CB" w:rsidR="00EA438D" w:rsidRPr="0005023B" w:rsidRDefault="00EA438D" w:rsidP="00EA438D">
            <w:pPr>
              <w:pStyle w:val="CellBodyCentered"/>
              <w:rPr>
                <w:color w:val="auto"/>
              </w:rPr>
            </w:pPr>
            <w:r w:rsidRPr="0005023B">
              <w:rPr>
                <w:color w:val="auto"/>
                <w:lang w:val="ru-RU"/>
              </w:rPr>
              <w:t>2.4</w:t>
            </w:r>
            <w:r w:rsidRPr="0005023B">
              <w:rPr>
                <w:color w:val="auto"/>
              </w:rPr>
              <w:t>, 2.7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5A49BEF0" w14:textId="21389EFC" w:rsidR="00EA438D" w:rsidRPr="0005023B" w:rsidRDefault="00EA438D" w:rsidP="00EA438D">
            <w:pPr>
              <w:pStyle w:val="CellBodyCentered"/>
              <w:rPr>
                <w:color w:val="auto"/>
              </w:rPr>
            </w:pPr>
            <w:r w:rsidRPr="0005023B">
              <w:rPr>
                <w:color w:val="auto"/>
                <w:lang w:val="ru-RU"/>
              </w:rPr>
              <w:t>2.7</w:t>
            </w:r>
          </w:p>
        </w:tc>
        <w:tc>
          <w:tcPr>
            <w:tcW w:w="1620" w:type="dxa"/>
            <w:tcBorders>
              <w:top w:val="single" w:sz="4" w:space="0" w:color="auto"/>
              <w:left w:val="single" w:sz="4" w:space="0" w:color="auto"/>
              <w:bottom w:val="single" w:sz="4" w:space="0" w:color="auto"/>
              <w:right w:val="single" w:sz="4" w:space="0" w:color="auto"/>
            </w:tcBorders>
          </w:tcPr>
          <w:p w14:paraId="15BD5C7C" w14:textId="2D5C809A" w:rsidR="00EA438D" w:rsidRPr="0005023B" w:rsidRDefault="00247A4B" w:rsidP="00EA438D">
            <w:pPr>
              <w:pStyle w:val="CellBodyCentered"/>
              <w:rPr>
                <w:color w:val="auto"/>
              </w:rPr>
            </w:pPr>
            <w:ins w:id="793" w:author="Issayevskiy, Konstantin [STAMGazStroy LLP]" w:date="2025-12-04T16:40:00Z" w16du:dateUtc="2025-12-04T11:40:00Z">
              <w:r>
                <w:rPr>
                  <w:color w:val="auto"/>
                </w:rPr>
                <w:t>1</w:t>
              </w:r>
            </w:ins>
            <w:del w:id="794" w:author="Issayevskiy, Konstantin [STAMGazStroy LLP]" w:date="2025-12-04T16:40:00Z" w16du:dateUtc="2025-12-04T11:40:00Z">
              <w:r w:rsidR="00EA438D" w:rsidRPr="0005023B" w:rsidDel="00247A4B">
                <w:rPr>
                  <w:color w:val="auto"/>
                </w:rPr>
                <w:delText>1</w:delText>
              </w:r>
            </w:del>
            <w:r w:rsidR="00EA438D" w:rsidRPr="0005023B">
              <w:rPr>
                <w:color w:val="auto"/>
              </w:rPr>
              <w:t xml:space="preserve">E </w:t>
            </w:r>
            <w:r w:rsidR="00EA438D" w:rsidRPr="0005023B">
              <w:rPr>
                <w:color w:val="auto"/>
                <w:vertAlign w:val="superscript"/>
              </w:rPr>
              <w:t>[2]</w:t>
            </w:r>
          </w:p>
        </w:tc>
      </w:tr>
      <w:tr w:rsidR="0005023B" w:rsidRPr="0005023B" w14:paraId="7E5E9EBD" w14:textId="1A9C6C73" w:rsidTr="00A90267">
        <w:trPr>
          <w:trHeight w:val="328"/>
          <w:jc w:val="center"/>
        </w:trPr>
        <w:tc>
          <w:tcPr>
            <w:tcW w:w="3960" w:type="dxa"/>
            <w:tcBorders>
              <w:top w:val="single" w:sz="4" w:space="0" w:color="000000"/>
              <w:left w:val="single" w:sz="4" w:space="0" w:color="000000"/>
              <w:bottom w:val="single" w:sz="4" w:space="0" w:color="auto"/>
              <w:right w:val="single" w:sz="4" w:space="0" w:color="000000"/>
            </w:tcBorders>
            <w:tcMar>
              <w:top w:w="80" w:type="dxa"/>
              <w:left w:w="40" w:type="dxa"/>
              <w:bottom w:w="40" w:type="dxa"/>
              <w:right w:w="40" w:type="dxa"/>
            </w:tcMar>
          </w:tcPr>
          <w:p w14:paraId="526EF40A" w14:textId="77777777" w:rsidR="00EA438D" w:rsidRPr="0005023B" w:rsidRDefault="00EA438D" w:rsidP="00EA438D">
            <w:pPr>
              <w:pStyle w:val="CellBodyCentered"/>
              <w:rPr>
                <w:color w:val="auto"/>
              </w:rPr>
            </w:pPr>
            <w:r w:rsidRPr="0005023B">
              <w:rPr>
                <w:color w:val="auto"/>
              </w:rPr>
              <w:t>Uninsulated Galvanized to 93</w:t>
            </w:r>
            <w:r w:rsidRPr="0005023B">
              <w:rPr>
                <w:rFonts w:cs="Arial"/>
                <w:color w:val="auto"/>
              </w:rPr>
              <w:t>°</w:t>
            </w:r>
            <w:r w:rsidRPr="0005023B">
              <w:rPr>
                <w:color w:val="auto"/>
              </w:rPr>
              <w:t>C (200</w:t>
            </w:r>
            <w:r w:rsidRPr="0005023B">
              <w:rPr>
                <w:rFonts w:cs="Arial"/>
                <w:color w:val="auto"/>
              </w:rPr>
              <w:t>°</w:t>
            </w:r>
            <w:r w:rsidRPr="0005023B">
              <w:rPr>
                <w:color w:val="auto"/>
              </w:rPr>
              <w:t>F)</w:t>
            </w:r>
          </w:p>
        </w:tc>
        <w:tc>
          <w:tcPr>
            <w:tcW w:w="1255" w:type="dxa"/>
            <w:tcBorders>
              <w:top w:val="single" w:sz="4" w:space="0" w:color="000000"/>
              <w:left w:val="single" w:sz="4" w:space="0" w:color="000000"/>
              <w:bottom w:val="single" w:sz="4" w:space="0" w:color="auto"/>
              <w:right w:val="single" w:sz="4" w:space="0" w:color="000000"/>
            </w:tcBorders>
            <w:tcMar>
              <w:top w:w="80" w:type="dxa"/>
              <w:left w:w="40" w:type="dxa"/>
              <w:bottom w:w="40" w:type="dxa"/>
              <w:right w:w="40" w:type="dxa"/>
            </w:tcMar>
          </w:tcPr>
          <w:p w14:paraId="05951800" w14:textId="41997926" w:rsidR="00EA438D" w:rsidRPr="0005023B" w:rsidRDefault="00EA438D" w:rsidP="00EA438D">
            <w:pPr>
              <w:pStyle w:val="CellBodyCentered"/>
              <w:rPr>
                <w:color w:val="auto"/>
              </w:rPr>
            </w:pPr>
            <w:r w:rsidRPr="0005023B">
              <w:rPr>
                <w:color w:val="auto"/>
              </w:rPr>
              <w:t xml:space="preserve">3.8 </w:t>
            </w:r>
            <w:r w:rsidRPr="0005023B">
              <w:rPr>
                <w:color w:val="auto"/>
                <w:vertAlign w:val="superscript"/>
              </w:rPr>
              <w:t>[7]</w:t>
            </w:r>
          </w:p>
        </w:tc>
        <w:tc>
          <w:tcPr>
            <w:tcW w:w="1260" w:type="dxa"/>
            <w:tcBorders>
              <w:top w:val="single" w:sz="4" w:space="0" w:color="000000"/>
              <w:left w:val="single" w:sz="4" w:space="0" w:color="000000"/>
              <w:bottom w:val="single" w:sz="4" w:space="0" w:color="auto"/>
              <w:right w:val="single" w:sz="4" w:space="0" w:color="auto"/>
            </w:tcBorders>
            <w:tcMar>
              <w:top w:w="80" w:type="dxa"/>
              <w:left w:w="40" w:type="dxa"/>
              <w:bottom w:w="40" w:type="dxa"/>
              <w:right w:w="40" w:type="dxa"/>
            </w:tcMar>
          </w:tcPr>
          <w:p w14:paraId="2E97532D" w14:textId="7A71BBAF" w:rsidR="00EA438D" w:rsidRPr="0005023B" w:rsidRDefault="007C7DA9" w:rsidP="00EA438D">
            <w:pPr>
              <w:pStyle w:val="CellBodyCentered"/>
              <w:rPr>
                <w:color w:val="auto"/>
              </w:rPr>
            </w:pPr>
            <w:r w:rsidRPr="0005023B">
              <w:rPr>
                <w:color w:val="auto"/>
              </w:rPr>
              <w:t>N/A</w:t>
            </w:r>
          </w:p>
        </w:tc>
        <w:tc>
          <w:tcPr>
            <w:tcW w:w="1620" w:type="dxa"/>
            <w:tcBorders>
              <w:top w:val="single" w:sz="4" w:space="0" w:color="auto"/>
              <w:left w:val="single" w:sz="4" w:space="0" w:color="auto"/>
              <w:bottom w:val="single" w:sz="4" w:space="0" w:color="auto"/>
              <w:right w:val="single" w:sz="4" w:space="0" w:color="auto"/>
            </w:tcBorders>
          </w:tcPr>
          <w:p w14:paraId="7DF92541" w14:textId="7A016887" w:rsidR="00EA438D" w:rsidRPr="0005023B" w:rsidRDefault="00EA438D" w:rsidP="00EA438D">
            <w:pPr>
              <w:pStyle w:val="CellBodyCentered"/>
              <w:rPr>
                <w:color w:val="auto"/>
              </w:rPr>
            </w:pPr>
            <w:del w:id="795" w:author="Issayevskiy, Konstantin [STAMGazStroy LLP]" w:date="2025-12-04T16:40:00Z" w16du:dateUtc="2025-12-04T11:40:00Z">
              <w:r w:rsidRPr="0005023B" w:rsidDel="00247A4B">
                <w:rPr>
                  <w:color w:val="auto"/>
                </w:rPr>
                <w:delText>6</w:delText>
              </w:r>
            </w:del>
            <w:ins w:id="796" w:author="Issayevskiy, Konstantin [STAMGazStroy LLP]" w:date="2025-12-04T16:40:00Z" w16du:dateUtc="2025-12-04T11:40:00Z">
              <w:r w:rsidR="00247A4B">
                <w:rPr>
                  <w:color w:val="auto"/>
                </w:rPr>
                <w:t>6</w:t>
              </w:r>
            </w:ins>
            <w:r w:rsidRPr="0005023B">
              <w:rPr>
                <w:color w:val="auto"/>
              </w:rPr>
              <w:t>B</w:t>
            </w:r>
          </w:p>
        </w:tc>
      </w:tr>
      <w:tr w:rsidR="0005023B" w:rsidRPr="0005023B" w14:paraId="20D4D801" w14:textId="20958B64" w:rsidTr="00A90267">
        <w:trPr>
          <w:trHeight w:val="380"/>
          <w:jc w:val="center"/>
        </w:trPr>
        <w:tc>
          <w:tcPr>
            <w:tcW w:w="3960" w:type="dxa"/>
            <w:tcBorders>
              <w:top w:val="single" w:sz="4" w:space="0" w:color="auto"/>
              <w:left w:val="single" w:sz="4" w:space="0" w:color="000000"/>
              <w:bottom w:val="single" w:sz="4" w:space="0" w:color="auto"/>
              <w:right w:val="single" w:sz="4" w:space="0" w:color="000000"/>
            </w:tcBorders>
            <w:tcMar>
              <w:top w:w="80" w:type="dxa"/>
              <w:left w:w="40" w:type="dxa"/>
              <w:bottom w:w="40" w:type="dxa"/>
              <w:right w:w="40" w:type="dxa"/>
            </w:tcMar>
          </w:tcPr>
          <w:p w14:paraId="0EFCBE1C" w14:textId="56397F83" w:rsidR="00EA438D" w:rsidRPr="0005023B" w:rsidRDefault="00EA438D" w:rsidP="00EA438D">
            <w:pPr>
              <w:pStyle w:val="CellBodyCentered"/>
              <w:rPr>
                <w:color w:val="auto"/>
              </w:rPr>
            </w:pPr>
            <w:r w:rsidRPr="0005023B">
              <w:rPr>
                <w:color w:val="auto"/>
              </w:rPr>
              <w:t xml:space="preserve">Underground </w:t>
            </w:r>
            <w:proofErr w:type="gramStart"/>
            <w:r w:rsidRPr="0005023B">
              <w:rPr>
                <w:color w:val="auto"/>
              </w:rPr>
              <w:t>Non Steam</w:t>
            </w:r>
            <w:proofErr w:type="gramEnd"/>
            <w:r w:rsidRPr="0005023B">
              <w:rPr>
                <w:color w:val="auto"/>
              </w:rPr>
              <w:t xml:space="preserve"> Out Compatible</w:t>
            </w:r>
          </w:p>
        </w:tc>
        <w:tc>
          <w:tcPr>
            <w:tcW w:w="1255" w:type="dxa"/>
            <w:tcBorders>
              <w:top w:val="single" w:sz="4" w:space="0" w:color="auto"/>
              <w:left w:val="single" w:sz="4" w:space="0" w:color="000000"/>
              <w:bottom w:val="single" w:sz="4" w:space="0" w:color="auto"/>
              <w:right w:val="single" w:sz="4" w:space="0" w:color="000000"/>
            </w:tcBorders>
            <w:tcMar>
              <w:top w:w="80" w:type="dxa"/>
              <w:left w:w="40" w:type="dxa"/>
              <w:bottom w:w="40" w:type="dxa"/>
              <w:right w:w="40" w:type="dxa"/>
            </w:tcMar>
          </w:tcPr>
          <w:p w14:paraId="1115FEFB" w14:textId="427F70E1" w:rsidR="00EA438D" w:rsidRPr="0005023B" w:rsidRDefault="00EA438D" w:rsidP="00EA438D">
            <w:pPr>
              <w:pStyle w:val="CellBodyCentered"/>
              <w:rPr>
                <w:color w:val="auto"/>
              </w:rPr>
            </w:pPr>
            <w:r w:rsidRPr="0005023B">
              <w:rPr>
                <w:color w:val="auto"/>
              </w:rPr>
              <w:t>6.1</w:t>
            </w:r>
          </w:p>
        </w:tc>
        <w:tc>
          <w:tcPr>
            <w:tcW w:w="1260" w:type="dxa"/>
            <w:tcBorders>
              <w:top w:val="single" w:sz="4" w:space="0" w:color="auto"/>
              <w:left w:val="single" w:sz="4" w:space="0" w:color="000000"/>
              <w:bottom w:val="single" w:sz="4" w:space="0" w:color="auto"/>
              <w:right w:val="single" w:sz="4" w:space="0" w:color="auto"/>
            </w:tcBorders>
            <w:tcMar>
              <w:top w:w="80" w:type="dxa"/>
              <w:left w:w="40" w:type="dxa"/>
              <w:bottom w:w="40" w:type="dxa"/>
              <w:right w:w="40" w:type="dxa"/>
            </w:tcMar>
          </w:tcPr>
          <w:p w14:paraId="13E3AF9D" w14:textId="75647242" w:rsidR="00EA438D" w:rsidRPr="0005023B" w:rsidRDefault="007C7DA9" w:rsidP="00EA438D">
            <w:pPr>
              <w:pStyle w:val="CellBodyCentered"/>
              <w:rPr>
                <w:color w:val="auto"/>
              </w:rPr>
            </w:pPr>
            <w:r w:rsidRPr="0005023B">
              <w:rPr>
                <w:color w:val="auto"/>
              </w:rPr>
              <w:t>N/A</w:t>
            </w:r>
            <w:r w:rsidR="00EA438D" w:rsidRPr="0005023B">
              <w:rPr>
                <w:color w:val="auto"/>
                <w:vertAlign w:val="superscript"/>
              </w:rPr>
              <w:t xml:space="preserve"> </w:t>
            </w:r>
            <w:r w:rsidR="00A90267" w:rsidRPr="0005023B">
              <w:rPr>
                <w:color w:val="auto"/>
                <w:vertAlign w:val="superscript"/>
              </w:rPr>
              <w:t>[</w:t>
            </w:r>
            <w:r w:rsidR="007427F1" w:rsidRPr="0005023B">
              <w:rPr>
                <w:color w:val="auto"/>
                <w:vertAlign w:val="superscript"/>
                <w:lang w:val="ru-RU"/>
              </w:rPr>
              <w:t>9</w:t>
            </w:r>
            <w:r w:rsidR="00A90267" w:rsidRPr="0005023B">
              <w:rPr>
                <w:color w:val="auto"/>
                <w:vertAlign w:val="superscript"/>
              </w:rPr>
              <w:t>]</w:t>
            </w:r>
          </w:p>
        </w:tc>
        <w:tc>
          <w:tcPr>
            <w:tcW w:w="1620" w:type="dxa"/>
            <w:tcBorders>
              <w:top w:val="single" w:sz="4" w:space="0" w:color="auto"/>
              <w:left w:val="single" w:sz="4" w:space="0" w:color="auto"/>
              <w:bottom w:val="single" w:sz="4" w:space="0" w:color="auto"/>
              <w:right w:val="single" w:sz="4" w:space="0" w:color="auto"/>
            </w:tcBorders>
          </w:tcPr>
          <w:p w14:paraId="24114C07" w14:textId="7B722503" w:rsidR="00EA438D" w:rsidRPr="0005023B" w:rsidRDefault="00247A4B" w:rsidP="00EA438D">
            <w:pPr>
              <w:pStyle w:val="CellBodyCentered"/>
              <w:rPr>
                <w:color w:val="auto"/>
              </w:rPr>
            </w:pPr>
            <w:ins w:id="797" w:author="Issayevskiy, Konstantin [STAMGazStroy LLP]" w:date="2025-12-04T16:40:00Z" w16du:dateUtc="2025-12-04T11:40:00Z">
              <w:r>
                <w:rPr>
                  <w:color w:val="auto"/>
                </w:rPr>
                <w:t>N</w:t>
              </w:r>
            </w:ins>
            <w:del w:id="798" w:author="Issayevskiy, Konstantin [STAMGazStroy LLP]" w:date="2025-12-04T16:40:00Z" w16du:dateUtc="2025-12-04T11:40:00Z">
              <w:r w:rsidR="007C7DA9" w:rsidRPr="0005023B" w:rsidDel="00247A4B">
                <w:rPr>
                  <w:color w:val="auto"/>
                </w:rPr>
                <w:delText>N</w:delText>
              </w:r>
            </w:del>
            <w:r w:rsidR="007C7DA9" w:rsidRPr="0005023B">
              <w:rPr>
                <w:color w:val="auto"/>
              </w:rPr>
              <w:t>/A</w:t>
            </w:r>
          </w:p>
        </w:tc>
      </w:tr>
      <w:tr w:rsidR="0005023B" w:rsidRPr="0005023B" w14:paraId="6695934E" w14:textId="392044B4" w:rsidTr="00A90267">
        <w:trPr>
          <w:trHeight w:val="355"/>
          <w:jc w:val="center"/>
        </w:trPr>
        <w:tc>
          <w:tcPr>
            <w:tcW w:w="3960" w:type="dxa"/>
            <w:tcBorders>
              <w:top w:val="single" w:sz="4" w:space="0" w:color="auto"/>
              <w:left w:val="single" w:sz="4" w:space="0" w:color="000000"/>
              <w:bottom w:val="single" w:sz="4" w:space="0" w:color="000000"/>
              <w:right w:val="single" w:sz="4" w:space="0" w:color="000000"/>
            </w:tcBorders>
            <w:tcMar>
              <w:top w:w="80" w:type="dxa"/>
              <w:left w:w="40" w:type="dxa"/>
              <w:bottom w:w="40" w:type="dxa"/>
              <w:right w:w="40" w:type="dxa"/>
            </w:tcMar>
          </w:tcPr>
          <w:p w14:paraId="206F5A29" w14:textId="49A87D95" w:rsidR="00EA438D" w:rsidRPr="0005023B" w:rsidRDefault="00EA438D" w:rsidP="00EA438D">
            <w:pPr>
              <w:pStyle w:val="CellBodyCentered"/>
              <w:rPr>
                <w:color w:val="auto"/>
              </w:rPr>
            </w:pPr>
            <w:r w:rsidRPr="0005023B">
              <w:rPr>
                <w:color w:val="auto"/>
              </w:rPr>
              <w:t>Underground Steam Out Compatible to 150#</w:t>
            </w:r>
          </w:p>
        </w:tc>
        <w:tc>
          <w:tcPr>
            <w:tcW w:w="1255" w:type="dxa"/>
            <w:tcBorders>
              <w:top w:val="single" w:sz="4" w:space="0" w:color="auto"/>
              <w:left w:val="single" w:sz="4" w:space="0" w:color="000000"/>
              <w:bottom w:val="single" w:sz="4" w:space="0" w:color="000000"/>
              <w:right w:val="single" w:sz="4" w:space="0" w:color="000000"/>
            </w:tcBorders>
            <w:tcMar>
              <w:top w:w="80" w:type="dxa"/>
              <w:left w:w="40" w:type="dxa"/>
              <w:bottom w:w="40" w:type="dxa"/>
              <w:right w:w="40" w:type="dxa"/>
            </w:tcMar>
          </w:tcPr>
          <w:p w14:paraId="6AE2886B" w14:textId="3C86884B" w:rsidR="00EA438D" w:rsidRPr="0005023B" w:rsidRDefault="00EA438D" w:rsidP="00EA438D">
            <w:pPr>
              <w:pStyle w:val="CellBodyCentered"/>
              <w:rPr>
                <w:color w:val="auto"/>
              </w:rPr>
            </w:pPr>
            <w:r w:rsidRPr="0005023B">
              <w:rPr>
                <w:color w:val="auto"/>
              </w:rPr>
              <w:t>6.2</w:t>
            </w:r>
          </w:p>
        </w:tc>
        <w:tc>
          <w:tcPr>
            <w:tcW w:w="1260" w:type="dxa"/>
            <w:tcBorders>
              <w:top w:val="single" w:sz="4" w:space="0" w:color="auto"/>
              <w:left w:val="single" w:sz="4" w:space="0" w:color="000000"/>
              <w:bottom w:val="single" w:sz="4" w:space="0" w:color="000000"/>
              <w:right w:val="single" w:sz="4" w:space="0" w:color="auto"/>
            </w:tcBorders>
            <w:tcMar>
              <w:top w:w="80" w:type="dxa"/>
              <w:left w:w="40" w:type="dxa"/>
              <w:bottom w:w="40" w:type="dxa"/>
              <w:right w:w="40" w:type="dxa"/>
            </w:tcMar>
          </w:tcPr>
          <w:p w14:paraId="0F98738D" w14:textId="366FD8A2" w:rsidR="00EA438D" w:rsidRPr="0005023B" w:rsidRDefault="007C7DA9" w:rsidP="00EA438D">
            <w:pPr>
              <w:pStyle w:val="CellBodyCentered"/>
              <w:rPr>
                <w:color w:val="auto"/>
              </w:rPr>
            </w:pPr>
            <w:r w:rsidRPr="0005023B">
              <w:rPr>
                <w:color w:val="auto"/>
              </w:rPr>
              <w:t>N/A</w:t>
            </w:r>
            <w:r w:rsidR="00EA438D" w:rsidRPr="0005023B">
              <w:rPr>
                <w:color w:val="auto"/>
                <w:vertAlign w:val="superscript"/>
              </w:rPr>
              <w:t xml:space="preserve"> </w:t>
            </w:r>
            <w:r w:rsidR="00A90267" w:rsidRPr="0005023B">
              <w:rPr>
                <w:color w:val="auto"/>
                <w:vertAlign w:val="superscript"/>
              </w:rPr>
              <w:t>[</w:t>
            </w:r>
            <w:r w:rsidR="007427F1" w:rsidRPr="0005023B">
              <w:rPr>
                <w:color w:val="auto"/>
                <w:vertAlign w:val="superscript"/>
                <w:lang w:val="ru-RU"/>
              </w:rPr>
              <w:t>9</w:t>
            </w:r>
            <w:r w:rsidR="00A90267" w:rsidRPr="0005023B">
              <w:rPr>
                <w:color w:val="auto"/>
                <w:vertAlign w:val="superscript"/>
              </w:rPr>
              <w:t>]</w:t>
            </w:r>
          </w:p>
        </w:tc>
        <w:tc>
          <w:tcPr>
            <w:tcW w:w="1620" w:type="dxa"/>
            <w:tcBorders>
              <w:top w:val="single" w:sz="4" w:space="0" w:color="auto"/>
              <w:left w:val="single" w:sz="4" w:space="0" w:color="auto"/>
              <w:bottom w:val="single" w:sz="4" w:space="0" w:color="auto"/>
              <w:right w:val="single" w:sz="4" w:space="0" w:color="auto"/>
            </w:tcBorders>
          </w:tcPr>
          <w:p w14:paraId="25F880CA" w14:textId="5477BEE9" w:rsidR="00EA438D" w:rsidRPr="0005023B" w:rsidRDefault="00247A4B" w:rsidP="00EA438D">
            <w:pPr>
              <w:pStyle w:val="CellBodyCentered"/>
              <w:rPr>
                <w:color w:val="auto"/>
              </w:rPr>
            </w:pPr>
            <w:ins w:id="799" w:author="Issayevskiy, Konstantin [STAMGazStroy LLP]" w:date="2025-12-04T16:40:00Z" w16du:dateUtc="2025-12-04T11:40:00Z">
              <w:r>
                <w:rPr>
                  <w:color w:val="auto"/>
                </w:rPr>
                <w:t>N</w:t>
              </w:r>
            </w:ins>
            <w:del w:id="800" w:author="Issayevskiy, Konstantin [STAMGazStroy LLP]" w:date="2025-12-04T16:40:00Z" w16du:dateUtc="2025-12-04T11:40:00Z">
              <w:r w:rsidR="007C7DA9" w:rsidRPr="0005023B" w:rsidDel="00247A4B">
                <w:rPr>
                  <w:color w:val="auto"/>
                </w:rPr>
                <w:delText>N</w:delText>
              </w:r>
            </w:del>
            <w:r w:rsidR="007C7DA9" w:rsidRPr="0005023B">
              <w:rPr>
                <w:color w:val="auto"/>
              </w:rPr>
              <w:t>/A</w:t>
            </w:r>
          </w:p>
        </w:tc>
      </w:tr>
      <w:tr w:rsidR="0005023B" w:rsidRPr="0005023B" w14:paraId="3FFD9FAA" w14:textId="5BAC0650"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717B1921" w14:textId="23BF024D" w:rsidR="00DF6DBD" w:rsidRPr="0005023B" w:rsidRDefault="00DF6DBD" w:rsidP="00EA438D">
            <w:pPr>
              <w:pStyle w:val="CellHeadingCentered"/>
              <w:rPr>
                <w:color w:val="auto"/>
              </w:rPr>
            </w:pPr>
            <w:r w:rsidRPr="0005023B">
              <w:rPr>
                <w:color w:val="auto"/>
              </w:rPr>
              <w:br w:type="page"/>
            </w:r>
            <w:r w:rsidRPr="0005023B">
              <w:rPr>
                <w:color w:val="auto"/>
                <w:lang w:val="en-GB"/>
              </w:rPr>
              <w:t>Code M: Structural</w:t>
            </w:r>
          </w:p>
        </w:tc>
      </w:tr>
      <w:tr w:rsidR="0005023B" w:rsidRPr="0005023B" w14:paraId="6DDE7B4C" w14:textId="024A62DD"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7FE30762" w14:textId="77777777" w:rsidR="007C7DA9" w:rsidRPr="0005023B" w:rsidRDefault="007C7DA9" w:rsidP="007C7DA9">
            <w:pPr>
              <w:pStyle w:val="CellBodyCentered"/>
              <w:rPr>
                <w:color w:val="auto"/>
              </w:rPr>
            </w:pPr>
            <w:r w:rsidRPr="0005023B">
              <w:rPr>
                <w:color w:val="auto"/>
              </w:rPr>
              <w:t>Concrete</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439F3782" w14:textId="50782D14" w:rsidR="007C7DA9" w:rsidRPr="0005023B" w:rsidRDefault="007C7DA9" w:rsidP="007C7DA9">
            <w:pPr>
              <w:pStyle w:val="CellBodyCentered"/>
              <w:rPr>
                <w:color w:val="auto"/>
              </w:rPr>
            </w:pPr>
            <w:r w:rsidRPr="0005023B">
              <w:rPr>
                <w:color w:val="auto"/>
              </w:rPr>
              <w:t>N/A</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4E214846" w14:textId="45EA787B" w:rsidR="007C7DA9" w:rsidRPr="0005023B" w:rsidRDefault="007C7DA9" w:rsidP="007C7DA9">
            <w:pPr>
              <w:pStyle w:val="CellBodyCentered"/>
              <w:rPr>
                <w:color w:val="auto"/>
              </w:rPr>
            </w:pPr>
            <w:r w:rsidRPr="0005023B">
              <w:rPr>
                <w:color w:val="auto"/>
              </w:rPr>
              <w:t>N/A</w:t>
            </w:r>
          </w:p>
        </w:tc>
        <w:tc>
          <w:tcPr>
            <w:tcW w:w="1620" w:type="dxa"/>
            <w:tcBorders>
              <w:top w:val="single" w:sz="4" w:space="0" w:color="auto"/>
              <w:left w:val="single" w:sz="4" w:space="0" w:color="auto"/>
              <w:bottom w:val="single" w:sz="4" w:space="0" w:color="auto"/>
              <w:right w:val="single" w:sz="4" w:space="0" w:color="auto"/>
            </w:tcBorders>
          </w:tcPr>
          <w:p w14:paraId="7ABF65EA" w14:textId="312308D4" w:rsidR="007C7DA9" w:rsidRPr="0005023B" w:rsidRDefault="00AD222E" w:rsidP="007C7DA9">
            <w:pPr>
              <w:pStyle w:val="CellBodyCentered"/>
              <w:rPr>
                <w:color w:val="auto"/>
              </w:rPr>
            </w:pPr>
            <w:ins w:id="801" w:author="Issayevskiy, Konstantin [STAMGazStroy LLP]" w:date="2025-12-04T16:40:00Z" w16du:dateUtc="2025-12-04T11:40:00Z">
              <w:r>
                <w:rPr>
                  <w:color w:val="auto"/>
                </w:rPr>
                <w:t>N</w:t>
              </w:r>
            </w:ins>
            <w:del w:id="802" w:author="Issayevskiy, Konstantin [STAMGazStroy LLP]" w:date="2025-12-04T16:40:00Z" w16du:dateUtc="2025-12-04T11:40:00Z">
              <w:r w:rsidR="007C7DA9" w:rsidRPr="0005023B" w:rsidDel="00AD222E">
                <w:rPr>
                  <w:color w:val="auto"/>
                </w:rPr>
                <w:delText>N</w:delText>
              </w:r>
            </w:del>
            <w:r w:rsidR="007C7DA9" w:rsidRPr="0005023B">
              <w:rPr>
                <w:color w:val="auto"/>
              </w:rPr>
              <w:t>/A</w:t>
            </w:r>
          </w:p>
        </w:tc>
      </w:tr>
      <w:tr w:rsidR="0005023B" w:rsidRPr="0005023B" w14:paraId="6A48CC5D" w14:textId="400896C3"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0B2CF299" w14:textId="77777777" w:rsidR="00920239" w:rsidRPr="0005023B" w:rsidRDefault="00920239" w:rsidP="00920239">
            <w:pPr>
              <w:pStyle w:val="CellBodyCentered"/>
              <w:rPr>
                <w:color w:val="auto"/>
              </w:rPr>
            </w:pPr>
            <w:r w:rsidRPr="0005023B">
              <w:rPr>
                <w:color w:val="auto"/>
              </w:rPr>
              <w:t>Exposed steel, platforms, ladders, supports</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56637EEB" w14:textId="65A95F74" w:rsidR="00920239" w:rsidRPr="0005023B" w:rsidRDefault="00920239" w:rsidP="00920239">
            <w:pPr>
              <w:pStyle w:val="CellBodyCentered"/>
              <w:rPr>
                <w:color w:val="auto"/>
              </w:rPr>
            </w:pPr>
            <w:r w:rsidRPr="0005023B">
              <w:rPr>
                <w:color w:val="auto"/>
              </w:rPr>
              <w:t>3.</w:t>
            </w:r>
            <w:r w:rsidRPr="0005023B">
              <w:rPr>
                <w:color w:val="auto"/>
                <w:lang w:val="ru-RU"/>
              </w:rPr>
              <w:t>1, 3.2</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4208E512" w14:textId="2DBFBF35" w:rsidR="00920239" w:rsidRPr="0005023B" w:rsidRDefault="00920239" w:rsidP="00920239">
            <w:pPr>
              <w:pStyle w:val="CellBodyCentered"/>
              <w:rPr>
                <w:color w:val="auto"/>
              </w:rPr>
            </w:pPr>
            <w:r w:rsidRPr="0005023B">
              <w:rPr>
                <w:color w:val="auto"/>
              </w:rPr>
              <w:t>2.15</w:t>
            </w:r>
          </w:p>
        </w:tc>
        <w:tc>
          <w:tcPr>
            <w:tcW w:w="1620" w:type="dxa"/>
            <w:tcBorders>
              <w:top w:val="single" w:sz="4" w:space="0" w:color="auto"/>
              <w:left w:val="single" w:sz="4" w:space="0" w:color="auto"/>
              <w:bottom w:val="single" w:sz="4" w:space="0" w:color="auto"/>
              <w:right w:val="single" w:sz="4" w:space="0" w:color="auto"/>
            </w:tcBorders>
          </w:tcPr>
          <w:p w14:paraId="248C8571" w14:textId="017468BD" w:rsidR="00920239" w:rsidRPr="0005023B" w:rsidRDefault="00AD222E" w:rsidP="00920239">
            <w:pPr>
              <w:pStyle w:val="CellBodyCentered"/>
              <w:rPr>
                <w:color w:val="auto"/>
              </w:rPr>
            </w:pPr>
            <w:ins w:id="803" w:author="Issayevskiy, Konstantin [STAMGazStroy LLP]" w:date="2025-12-04T16:40:00Z" w16du:dateUtc="2025-12-04T11:40:00Z">
              <w:r>
                <w:rPr>
                  <w:color w:val="auto"/>
                </w:rPr>
                <w:t>1</w:t>
              </w:r>
            </w:ins>
            <w:del w:id="804" w:author="Issayevskiy, Konstantin [STAMGazStroy LLP]" w:date="2025-12-04T16:40:00Z" w16du:dateUtc="2025-12-04T11:40:00Z">
              <w:r w:rsidR="00920239" w:rsidRPr="0005023B" w:rsidDel="00AD222E">
                <w:rPr>
                  <w:color w:val="auto"/>
                  <w:lang w:val="ru-RU"/>
                </w:rPr>
                <w:delText>1</w:delText>
              </w:r>
            </w:del>
            <w:r w:rsidR="00920239" w:rsidRPr="0005023B">
              <w:rPr>
                <w:color w:val="auto"/>
                <w:lang w:val="ru-RU"/>
              </w:rPr>
              <w:t xml:space="preserve">A, 1G, 6A </w:t>
            </w:r>
            <w:r w:rsidR="00920239" w:rsidRPr="0005023B">
              <w:rPr>
                <w:color w:val="auto"/>
                <w:vertAlign w:val="superscript"/>
              </w:rPr>
              <w:t>[</w:t>
            </w:r>
            <w:r w:rsidR="007427F1" w:rsidRPr="0005023B">
              <w:rPr>
                <w:color w:val="auto"/>
                <w:vertAlign w:val="superscript"/>
                <w:lang w:val="ru-RU"/>
              </w:rPr>
              <w:t>8</w:t>
            </w:r>
            <w:r w:rsidR="00920239" w:rsidRPr="0005023B">
              <w:rPr>
                <w:color w:val="auto"/>
                <w:vertAlign w:val="superscript"/>
              </w:rPr>
              <w:t>]</w:t>
            </w:r>
          </w:p>
        </w:tc>
      </w:tr>
      <w:tr w:rsidR="0005023B" w:rsidRPr="0005023B" w14:paraId="4C3133B0" w14:textId="56A70095"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05D4EA0C" w14:textId="77777777" w:rsidR="00920239" w:rsidRPr="0005023B" w:rsidRDefault="00920239" w:rsidP="00920239">
            <w:pPr>
              <w:pStyle w:val="CellBodyCentered"/>
              <w:rPr>
                <w:color w:val="auto"/>
              </w:rPr>
            </w:pPr>
            <w:r w:rsidRPr="0005023B">
              <w:rPr>
                <w:color w:val="auto"/>
              </w:rPr>
              <w:t>Floor plate (Medium Duty)</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5423952A" w14:textId="00790CA0" w:rsidR="00920239" w:rsidRPr="0005023B" w:rsidRDefault="00920239" w:rsidP="00920239">
            <w:pPr>
              <w:pStyle w:val="CellBodyCentered"/>
              <w:rPr>
                <w:color w:val="auto"/>
              </w:rPr>
            </w:pPr>
            <w:r w:rsidRPr="0005023B">
              <w:rPr>
                <w:color w:val="auto"/>
              </w:rPr>
              <w:t>4.5</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741E5F0C" w14:textId="3EE5FF1C" w:rsidR="00920239" w:rsidRPr="0005023B" w:rsidRDefault="00920239" w:rsidP="00920239">
            <w:pPr>
              <w:pStyle w:val="CellBodyCentered"/>
              <w:rPr>
                <w:color w:val="auto"/>
              </w:rPr>
            </w:pPr>
            <w:r w:rsidRPr="0005023B">
              <w:rPr>
                <w:color w:val="auto"/>
              </w:rPr>
              <w:t>4.5</w:t>
            </w:r>
          </w:p>
        </w:tc>
        <w:tc>
          <w:tcPr>
            <w:tcW w:w="1620" w:type="dxa"/>
            <w:tcBorders>
              <w:top w:val="single" w:sz="4" w:space="0" w:color="auto"/>
              <w:left w:val="single" w:sz="4" w:space="0" w:color="auto"/>
              <w:bottom w:val="single" w:sz="4" w:space="0" w:color="auto"/>
              <w:right w:val="single" w:sz="4" w:space="0" w:color="auto"/>
            </w:tcBorders>
          </w:tcPr>
          <w:p w14:paraId="5FCE3D67" w14:textId="01882CE4" w:rsidR="00920239" w:rsidRPr="0005023B" w:rsidRDefault="00920239" w:rsidP="00920239">
            <w:pPr>
              <w:pStyle w:val="CellBodyCentered"/>
              <w:rPr>
                <w:color w:val="auto"/>
              </w:rPr>
            </w:pPr>
            <w:del w:id="805" w:author="Issayevskiy, Konstantin [STAMGazStroy LLP]" w:date="2025-12-04T16:40:00Z" w16du:dateUtc="2025-12-04T11:40:00Z">
              <w:r w:rsidRPr="0005023B" w:rsidDel="00AD222E">
                <w:rPr>
                  <w:color w:val="auto"/>
                  <w:lang w:val="ru-RU"/>
                </w:rPr>
                <w:delText>4</w:delText>
              </w:r>
            </w:del>
            <w:ins w:id="806" w:author="Issayevskiy, Konstantin [STAMGazStroy LLP]" w:date="2025-12-04T16:40:00Z" w16du:dateUtc="2025-12-04T11:40:00Z">
              <w:r w:rsidR="00AD222E">
                <w:rPr>
                  <w:color w:val="auto"/>
                </w:rPr>
                <w:t>4</w:t>
              </w:r>
            </w:ins>
            <w:r w:rsidRPr="0005023B">
              <w:rPr>
                <w:color w:val="auto"/>
                <w:lang w:val="ru-RU"/>
              </w:rPr>
              <w:t>B</w:t>
            </w:r>
          </w:p>
        </w:tc>
      </w:tr>
      <w:tr w:rsidR="0005023B" w:rsidRPr="0005023B" w14:paraId="472C8E46" w14:textId="73EE6B36"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1698C92C" w14:textId="77777777" w:rsidR="00920239" w:rsidRPr="0005023B" w:rsidRDefault="00920239" w:rsidP="00920239">
            <w:pPr>
              <w:pStyle w:val="CellBodyCentered"/>
              <w:rPr>
                <w:color w:val="auto"/>
              </w:rPr>
            </w:pPr>
            <w:r w:rsidRPr="0005023B">
              <w:rPr>
                <w:color w:val="auto"/>
              </w:rPr>
              <w:t>Floor plate (Light Duty)</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7E6A557A" w14:textId="6AECEB8F" w:rsidR="00920239" w:rsidRPr="0005023B" w:rsidRDefault="00920239" w:rsidP="00920239">
            <w:pPr>
              <w:pStyle w:val="CellBodyCentered"/>
              <w:rPr>
                <w:color w:val="auto"/>
              </w:rPr>
            </w:pPr>
            <w:r w:rsidRPr="0005023B">
              <w:rPr>
                <w:color w:val="auto"/>
              </w:rPr>
              <w:t>4.</w:t>
            </w:r>
            <w:r w:rsidRPr="0005023B">
              <w:rPr>
                <w:color w:val="auto"/>
                <w:lang w:val="ru-RU"/>
              </w:rPr>
              <w:t>6</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505E27E0" w14:textId="1E15AB70" w:rsidR="00920239" w:rsidRPr="0005023B" w:rsidRDefault="00920239" w:rsidP="00920239">
            <w:pPr>
              <w:pStyle w:val="CellBodyCentered"/>
              <w:rPr>
                <w:color w:val="auto"/>
              </w:rPr>
            </w:pPr>
            <w:r w:rsidRPr="0005023B">
              <w:rPr>
                <w:color w:val="auto"/>
              </w:rPr>
              <w:t>4.</w:t>
            </w:r>
            <w:r w:rsidRPr="0005023B">
              <w:rPr>
                <w:color w:val="auto"/>
                <w:lang w:val="ru-RU"/>
              </w:rPr>
              <w:t>6</w:t>
            </w:r>
          </w:p>
        </w:tc>
        <w:tc>
          <w:tcPr>
            <w:tcW w:w="1620" w:type="dxa"/>
            <w:tcBorders>
              <w:top w:val="single" w:sz="4" w:space="0" w:color="auto"/>
              <w:left w:val="single" w:sz="4" w:space="0" w:color="auto"/>
              <w:bottom w:val="single" w:sz="4" w:space="0" w:color="auto"/>
              <w:right w:val="single" w:sz="4" w:space="0" w:color="auto"/>
            </w:tcBorders>
          </w:tcPr>
          <w:p w14:paraId="1C93EC2F" w14:textId="2B525EC2" w:rsidR="00920239" w:rsidRPr="0005023B" w:rsidRDefault="00AD222E" w:rsidP="00920239">
            <w:pPr>
              <w:pStyle w:val="CellBodyCentered"/>
              <w:rPr>
                <w:color w:val="auto"/>
              </w:rPr>
            </w:pPr>
            <w:ins w:id="807" w:author="Issayevskiy, Konstantin [STAMGazStroy LLP]" w:date="2025-12-04T16:40:00Z" w16du:dateUtc="2025-12-04T11:40:00Z">
              <w:r>
                <w:rPr>
                  <w:color w:val="auto"/>
                </w:rPr>
                <w:t>4</w:t>
              </w:r>
            </w:ins>
            <w:del w:id="808" w:author="Issayevskiy, Konstantin [STAMGazStroy LLP]" w:date="2025-12-04T16:40:00Z" w16du:dateUtc="2025-12-04T11:40:00Z">
              <w:r w:rsidR="00920239" w:rsidRPr="0005023B" w:rsidDel="00AD222E">
                <w:rPr>
                  <w:color w:val="auto"/>
                  <w:lang w:val="ru-RU"/>
                </w:rPr>
                <w:delText>4</w:delText>
              </w:r>
            </w:del>
            <w:r w:rsidR="00920239" w:rsidRPr="0005023B">
              <w:rPr>
                <w:color w:val="auto"/>
                <w:lang w:val="ru-RU"/>
              </w:rPr>
              <w:t>B</w:t>
            </w:r>
          </w:p>
        </w:tc>
      </w:tr>
      <w:tr w:rsidR="0005023B" w:rsidRPr="0005023B" w14:paraId="77F1E57C" w14:textId="5EED0ACC"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135ADB5D" w14:textId="77777777" w:rsidR="00920239" w:rsidRPr="0005023B" w:rsidRDefault="00920239" w:rsidP="00920239">
            <w:pPr>
              <w:pStyle w:val="CellBodyCentered"/>
              <w:rPr>
                <w:color w:val="auto"/>
              </w:rPr>
            </w:pPr>
            <w:r w:rsidRPr="0005023B">
              <w:rPr>
                <w:color w:val="auto"/>
              </w:rPr>
              <w:t>Floor plate (Heavy Duty)</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1F9E40A6" w14:textId="08BE2892" w:rsidR="00920239" w:rsidRPr="0005023B" w:rsidRDefault="00920239" w:rsidP="00920239">
            <w:pPr>
              <w:pStyle w:val="CellBodyCentered"/>
              <w:rPr>
                <w:color w:val="auto"/>
              </w:rPr>
            </w:pPr>
            <w:r w:rsidRPr="0005023B">
              <w:rPr>
                <w:color w:val="auto"/>
              </w:rPr>
              <w:t>4.</w:t>
            </w:r>
            <w:r w:rsidRPr="0005023B">
              <w:rPr>
                <w:color w:val="auto"/>
                <w:lang w:val="ru-RU"/>
              </w:rPr>
              <w:t>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1522ED2F" w14:textId="02272403" w:rsidR="00920239" w:rsidRPr="0005023B" w:rsidRDefault="00920239" w:rsidP="00920239">
            <w:pPr>
              <w:pStyle w:val="CellBodyCentered"/>
              <w:rPr>
                <w:color w:val="auto"/>
              </w:rPr>
            </w:pPr>
            <w:r w:rsidRPr="0005023B">
              <w:rPr>
                <w:color w:val="auto"/>
              </w:rPr>
              <w:t>4.</w:t>
            </w:r>
            <w:r w:rsidRPr="0005023B">
              <w:rPr>
                <w:color w:val="auto"/>
                <w:lang w:val="ru-RU"/>
              </w:rPr>
              <w:t>7</w:t>
            </w:r>
          </w:p>
        </w:tc>
        <w:tc>
          <w:tcPr>
            <w:tcW w:w="1620" w:type="dxa"/>
            <w:tcBorders>
              <w:top w:val="single" w:sz="4" w:space="0" w:color="auto"/>
              <w:left w:val="single" w:sz="4" w:space="0" w:color="auto"/>
              <w:bottom w:val="single" w:sz="4" w:space="0" w:color="auto"/>
              <w:right w:val="single" w:sz="4" w:space="0" w:color="auto"/>
            </w:tcBorders>
          </w:tcPr>
          <w:p w14:paraId="46C427F3" w14:textId="650FCD0D" w:rsidR="00920239" w:rsidRPr="0005023B" w:rsidRDefault="00AD222E" w:rsidP="00920239">
            <w:pPr>
              <w:pStyle w:val="CellBodyCentered"/>
              <w:rPr>
                <w:color w:val="auto"/>
              </w:rPr>
            </w:pPr>
            <w:ins w:id="809" w:author="Issayevskiy, Konstantin [STAMGazStroy LLP]" w:date="2025-12-04T16:40:00Z" w16du:dateUtc="2025-12-04T11:40:00Z">
              <w:r>
                <w:rPr>
                  <w:color w:val="auto"/>
                </w:rPr>
                <w:t>4</w:t>
              </w:r>
            </w:ins>
            <w:del w:id="810" w:author="Issayevskiy, Konstantin [STAMGazStroy LLP]" w:date="2025-12-04T16:40:00Z" w16du:dateUtc="2025-12-04T11:40:00Z">
              <w:r w:rsidR="00920239" w:rsidRPr="0005023B" w:rsidDel="00AD222E">
                <w:rPr>
                  <w:color w:val="auto"/>
                  <w:lang w:val="ru-RU"/>
                </w:rPr>
                <w:delText>4</w:delText>
              </w:r>
            </w:del>
            <w:r w:rsidR="00920239" w:rsidRPr="0005023B">
              <w:rPr>
                <w:color w:val="auto"/>
                <w:lang w:val="ru-RU"/>
              </w:rPr>
              <w:t>A</w:t>
            </w:r>
          </w:p>
        </w:tc>
      </w:tr>
      <w:tr w:rsidR="0005023B" w:rsidRPr="0005023B" w14:paraId="1B7B7E72" w14:textId="3EA10FB5"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15FDB5D8" w14:textId="77777777" w:rsidR="007C7DA9" w:rsidRPr="0005023B" w:rsidRDefault="007C7DA9" w:rsidP="007C7DA9">
            <w:pPr>
              <w:pStyle w:val="CellBodyCentered"/>
              <w:rPr>
                <w:color w:val="auto"/>
              </w:rPr>
            </w:pPr>
            <w:r w:rsidRPr="0005023B">
              <w:rPr>
                <w:color w:val="auto"/>
              </w:rPr>
              <w:t>Galvanized floor grating repairs</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4135D33F" w14:textId="5494C195" w:rsidR="007C7DA9" w:rsidRPr="0005023B" w:rsidRDefault="007C7DA9" w:rsidP="007C7DA9">
            <w:pPr>
              <w:pStyle w:val="CellBodyCentered"/>
              <w:rPr>
                <w:color w:val="auto"/>
              </w:rPr>
            </w:pPr>
            <w:r w:rsidRPr="0005023B">
              <w:rPr>
                <w:color w:val="auto"/>
              </w:rPr>
              <w:t>1.6</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48F5DF12" w14:textId="27267A14" w:rsidR="007C7DA9" w:rsidRPr="0005023B" w:rsidRDefault="007C7DA9" w:rsidP="007C7DA9">
            <w:pPr>
              <w:pStyle w:val="CellBodyCentered"/>
              <w:rPr>
                <w:color w:val="auto"/>
              </w:rPr>
            </w:pPr>
            <w:r w:rsidRPr="0005023B">
              <w:rPr>
                <w:color w:val="auto"/>
              </w:rPr>
              <w:t>N/A</w:t>
            </w:r>
          </w:p>
        </w:tc>
        <w:tc>
          <w:tcPr>
            <w:tcW w:w="1620" w:type="dxa"/>
            <w:tcBorders>
              <w:top w:val="single" w:sz="4" w:space="0" w:color="auto"/>
              <w:left w:val="single" w:sz="4" w:space="0" w:color="auto"/>
              <w:bottom w:val="single" w:sz="4" w:space="0" w:color="auto"/>
              <w:right w:val="single" w:sz="4" w:space="0" w:color="auto"/>
            </w:tcBorders>
          </w:tcPr>
          <w:p w14:paraId="43E46420" w14:textId="0431A869" w:rsidR="007C7DA9" w:rsidRPr="0005023B" w:rsidRDefault="00AD222E" w:rsidP="007C7DA9">
            <w:pPr>
              <w:pStyle w:val="CellBodyCentered"/>
              <w:rPr>
                <w:color w:val="auto"/>
              </w:rPr>
            </w:pPr>
            <w:ins w:id="811" w:author="Issayevskiy, Konstantin [STAMGazStroy LLP]" w:date="2025-12-04T16:40:00Z" w16du:dateUtc="2025-12-04T11:40:00Z">
              <w:r>
                <w:rPr>
                  <w:color w:val="auto"/>
                </w:rPr>
                <w:t>N</w:t>
              </w:r>
            </w:ins>
            <w:del w:id="812" w:author="Issayevskiy, Konstantin [STAMGazStroy LLP]" w:date="2025-12-04T16:40:00Z" w16du:dateUtc="2025-12-04T11:40:00Z">
              <w:r w:rsidR="007C7DA9" w:rsidRPr="0005023B" w:rsidDel="00AD222E">
                <w:rPr>
                  <w:color w:val="auto"/>
                </w:rPr>
                <w:delText>N</w:delText>
              </w:r>
            </w:del>
            <w:r w:rsidR="007C7DA9" w:rsidRPr="0005023B">
              <w:rPr>
                <w:color w:val="auto"/>
              </w:rPr>
              <w:t>/A</w:t>
            </w:r>
          </w:p>
        </w:tc>
      </w:tr>
      <w:tr w:rsidR="0005023B" w:rsidRPr="0005023B" w14:paraId="148A2BC1" w14:textId="6B44A990"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17D0B9A4" w14:textId="77777777" w:rsidR="00920239" w:rsidRPr="0005023B" w:rsidRDefault="00920239" w:rsidP="00920239">
            <w:pPr>
              <w:pStyle w:val="CellBodyCentered"/>
              <w:rPr>
                <w:color w:val="auto"/>
              </w:rPr>
            </w:pPr>
            <w:r w:rsidRPr="0005023B">
              <w:rPr>
                <w:color w:val="auto"/>
              </w:rPr>
              <w:t xml:space="preserve">Galvanized stairways and railings </w:t>
            </w:r>
          </w:p>
          <w:p w14:paraId="197FA91D" w14:textId="0864A313" w:rsidR="00920239" w:rsidRPr="0005023B" w:rsidRDefault="00920239" w:rsidP="00920239">
            <w:pPr>
              <w:pStyle w:val="CellBodyCentered"/>
              <w:rPr>
                <w:color w:val="auto"/>
              </w:rPr>
            </w:pPr>
            <w:r w:rsidRPr="0005023B">
              <w:rPr>
                <w:color w:val="auto"/>
              </w:rPr>
              <w:t xml:space="preserve">Galvanized handrails, ladders (except rungs) and other safety equipment. </w:t>
            </w:r>
          </w:p>
          <w:p w14:paraId="24F846D8" w14:textId="023A8151" w:rsidR="00920239" w:rsidRPr="0005023B" w:rsidRDefault="00920239" w:rsidP="00920239">
            <w:pPr>
              <w:pStyle w:val="CellBodyCentered"/>
              <w:rPr>
                <w:color w:val="auto"/>
              </w:rPr>
            </w:pPr>
            <w:r w:rsidRPr="0005023B">
              <w:rPr>
                <w:color w:val="auto"/>
              </w:rPr>
              <w:t>(for safety identification)</w:t>
            </w:r>
          </w:p>
        </w:tc>
        <w:tc>
          <w:tcPr>
            <w:tcW w:w="1255" w:type="dxa"/>
            <w:tcBorders>
              <w:top w:val="single" w:sz="4" w:space="0" w:color="auto"/>
              <w:left w:val="single" w:sz="4" w:space="0" w:color="000000"/>
              <w:bottom w:val="single" w:sz="4" w:space="0" w:color="000000"/>
              <w:right w:val="single" w:sz="4" w:space="0" w:color="000000"/>
            </w:tcBorders>
            <w:vAlign w:val="center"/>
          </w:tcPr>
          <w:p w14:paraId="63C28603" w14:textId="009D6A4A" w:rsidR="00920239" w:rsidRPr="0005023B" w:rsidRDefault="00920239" w:rsidP="00920239">
            <w:pPr>
              <w:pStyle w:val="CellBodyCentered"/>
              <w:rPr>
                <w:color w:val="auto"/>
              </w:rPr>
            </w:pPr>
            <w:r w:rsidRPr="0005023B">
              <w:rPr>
                <w:color w:val="auto"/>
                <w:lang w:val="ru-RU"/>
              </w:rPr>
              <w:t>3.8</w:t>
            </w:r>
            <w:r w:rsidRPr="0005023B">
              <w:rPr>
                <w:color w:val="auto"/>
                <w:vertAlign w:val="superscript"/>
              </w:rPr>
              <w:t>[7]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vAlign w:val="center"/>
          </w:tcPr>
          <w:p w14:paraId="55D62D06" w14:textId="41446AE6" w:rsidR="00920239" w:rsidRPr="0005023B" w:rsidRDefault="007C7DA9" w:rsidP="00920239">
            <w:pPr>
              <w:pStyle w:val="CellBodyCentered"/>
              <w:rPr>
                <w:color w:val="auto"/>
              </w:rPr>
            </w:pPr>
            <w:r w:rsidRPr="0005023B">
              <w:rPr>
                <w:color w:val="auto"/>
              </w:rPr>
              <w:t>N/A</w:t>
            </w:r>
          </w:p>
        </w:tc>
        <w:tc>
          <w:tcPr>
            <w:tcW w:w="1620" w:type="dxa"/>
            <w:tcBorders>
              <w:top w:val="single" w:sz="4" w:space="0" w:color="auto"/>
              <w:left w:val="single" w:sz="4" w:space="0" w:color="auto"/>
              <w:bottom w:val="single" w:sz="4" w:space="0" w:color="auto"/>
              <w:right w:val="single" w:sz="4" w:space="0" w:color="auto"/>
            </w:tcBorders>
            <w:vAlign w:val="center"/>
          </w:tcPr>
          <w:p w14:paraId="4429E0DD" w14:textId="4A12E0D3" w:rsidR="00920239" w:rsidRPr="0005023B" w:rsidRDefault="00AD222E" w:rsidP="00920239">
            <w:pPr>
              <w:pStyle w:val="CellBodyCentered"/>
              <w:rPr>
                <w:color w:val="auto"/>
              </w:rPr>
            </w:pPr>
            <w:ins w:id="813" w:author="Issayevskiy, Konstantin [STAMGazStroy LLP]" w:date="2025-12-04T16:41:00Z" w16du:dateUtc="2025-12-04T11:41:00Z">
              <w:r>
                <w:rPr>
                  <w:color w:val="auto"/>
                </w:rPr>
                <w:t>6</w:t>
              </w:r>
            </w:ins>
            <w:del w:id="814" w:author="Issayevskiy, Konstantin [STAMGazStroy LLP]" w:date="2025-12-04T16:40:00Z" w16du:dateUtc="2025-12-04T11:40:00Z">
              <w:r w:rsidR="00920239" w:rsidRPr="0005023B" w:rsidDel="00AD222E">
                <w:rPr>
                  <w:color w:val="auto"/>
                  <w:lang w:val="ru-RU"/>
                </w:rPr>
                <w:delText>6</w:delText>
              </w:r>
            </w:del>
            <w:r w:rsidR="00920239" w:rsidRPr="0005023B">
              <w:rPr>
                <w:color w:val="auto"/>
                <w:lang w:val="ru-RU"/>
              </w:rPr>
              <w:t>B</w:t>
            </w:r>
          </w:p>
        </w:tc>
      </w:tr>
      <w:tr w:rsidR="0005023B" w:rsidRPr="0005023B" w14:paraId="5F394B77" w14:textId="6D33FC3F"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7E60F777" w14:textId="79A6876D" w:rsidR="00D57D18" w:rsidRPr="0005023B" w:rsidRDefault="00D57D18" w:rsidP="00EA438D">
            <w:pPr>
              <w:pStyle w:val="CellHeadingCentered"/>
              <w:rPr>
                <w:color w:val="auto"/>
                <w:lang w:val="en-GB"/>
              </w:rPr>
            </w:pPr>
            <w:r w:rsidRPr="0005023B">
              <w:rPr>
                <w:color w:val="auto"/>
                <w:lang w:val="en-GB"/>
              </w:rPr>
              <w:t>Code P: Electrical Equipment</w:t>
            </w:r>
          </w:p>
        </w:tc>
      </w:tr>
      <w:tr w:rsidR="0005023B" w:rsidRPr="0005023B" w14:paraId="0F80305A" w14:textId="4A6885B6"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3410F364" w14:textId="77777777" w:rsidR="007C7DA9" w:rsidRPr="0005023B" w:rsidRDefault="007C7DA9" w:rsidP="007C7DA9">
            <w:pPr>
              <w:pStyle w:val="CellBodyCentered"/>
              <w:rPr>
                <w:color w:val="auto"/>
              </w:rPr>
            </w:pPr>
            <w:r w:rsidRPr="0005023B">
              <w:rPr>
                <w:color w:val="auto"/>
              </w:rPr>
              <w:t xml:space="preserve">Galvanized or </w:t>
            </w:r>
            <w:proofErr w:type="spellStart"/>
            <w:r w:rsidRPr="0005023B">
              <w:rPr>
                <w:color w:val="auto"/>
              </w:rPr>
              <w:t>aluminium</w:t>
            </w:r>
            <w:proofErr w:type="spellEnd"/>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09561108" w14:textId="56718A63" w:rsidR="007C7DA9" w:rsidRPr="0005023B" w:rsidRDefault="00362A2F" w:rsidP="007C7DA9">
            <w:pPr>
              <w:pStyle w:val="CellBodyCentered"/>
              <w:rPr>
                <w:color w:val="auto"/>
              </w:rPr>
            </w:pPr>
            <w:r w:rsidRPr="0005023B">
              <w:rPr>
                <w:color w:val="auto"/>
                <w:lang w:val="ru-RU"/>
              </w:rPr>
              <w:t>3.8</w:t>
            </w:r>
            <w:r w:rsidRPr="0005023B">
              <w:rPr>
                <w:color w:val="auto"/>
                <w:vertAlign w:val="superscript"/>
              </w:rPr>
              <w:t>[7]</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45D8213E" w14:textId="4BEC50D8" w:rsidR="007C7DA9" w:rsidRPr="0005023B" w:rsidRDefault="007C7DA9" w:rsidP="007C7DA9">
            <w:pPr>
              <w:pStyle w:val="CellBodyCentered"/>
              <w:rPr>
                <w:color w:val="auto"/>
              </w:rPr>
            </w:pPr>
            <w:r w:rsidRPr="0005023B">
              <w:rPr>
                <w:color w:val="auto"/>
              </w:rPr>
              <w:t>N/A</w:t>
            </w:r>
          </w:p>
        </w:tc>
        <w:tc>
          <w:tcPr>
            <w:tcW w:w="1620" w:type="dxa"/>
            <w:tcBorders>
              <w:top w:val="single" w:sz="4" w:space="0" w:color="auto"/>
              <w:left w:val="single" w:sz="4" w:space="0" w:color="auto"/>
              <w:bottom w:val="single" w:sz="4" w:space="0" w:color="auto"/>
              <w:right w:val="single" w:sz="4" w:space="0" w:color="auto"/>
            </w:tcBorders>
          </w:tcPr>
          <w:p w14:paraId="26DE80B1" w14:textId="400E4B2F" w:rsidR="007C7DA9" w:rsidRPr="0005023B" w:rsidRDefault="00AD222E" w:rsidP="007C7DA9">
            <w:pPr>
              <w:pStyle w:val="CellBodyCentered"/>
              <w:rPr>
                <w:color w:val="auto"/>
              </w:rPr>
            </w:pPr>
            <w:ins w:id="815" w:author="Issayevskiy, Konstantin [STAMGazStroy LLP]" w:date="2025-12-04T16:41:00Z" w16du:dateUtc="2025-12-04T11:41:00Z">
              <w:r>
                <w:rPr>
                  <w:color w:val="auto"/>
                </w:rPr>
                <w:t>N</w:t>
              </w:r>
            </w:ins>
            <w:del w:id="816" w:author="Issayevskiy, Konstantin [STAMGazStroy LLP]" w:date="2025-12-04T16:41:00Z" w16du:dateUtc="2025-12-04T11:41:00Z">
              <w:r w:rsidR="007C7DA9" w:rsidRPr="0005023B" w:rsidDel="00AD222E">
                <w:rPr>
                  <w:color w:val="auto"/>
                </w:rPr>
                <w:delText>N</w:delText>
              </w:r>
            </w:del>
            <w:r w:rsidR="007C7DA9" w:rsidRPr="0005023B">
              <w:rPr>
                <w:color w:val="auto"/>
              </w:rPr>
              <w:t>/A</w:t>
            </w:r>
          </w:p>
        </w:tc>
      </w:tr>
      <w:tr w:rsidR="0005023B" w:rsidRPr="0005023B" w14:paraId="1524386D" w14:textId="2B4DA2F8"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43CBA498" w14:textId="77777777" w:rsidR="00184332" w:rsidRPr="0005023B" w:rsidRDefault="00184332" w:rsidP="00184332">
            <w:pPr>
              <w:pStyle w:val="CellBodyCentered"/>
              <w:rPr>
                <w:color w:val="auto"/>
              </w:rPr>
            </w:pPr>
            <w:r w:rsidRPr="0005023B">
              <w:rPr>
                <w:color w:val="auto"/>
              </w:rPr>
              <w:t>Steel</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76762206" w14:textId="51435132" w:rsidR="00184332" w:rsidRPr="0005023B" w:rsidRDefault="00184332" w:rsidP="00184332">
            <w:pPr>
              <w:pStyle w:val="CellBodyCentered"/>
              <w:rPr>
                <w:color w:val="auto"/>
              </w:rPr>
            </w:pPr>
            <w:r w:rsidRPr="0005023B">
              <w:rPr>
                <w:color w:val="auto"/>
                <w:lang w:val="ru-RU"/>
              </w:rPr>
              <w:t>3.1, 3.2</w:t>
            </w:r>
          </w:p>
        </w:tc>
        <w:tc>
          <w:tcPr>
            <w:tcW w:w="1260" w:type="dxa"/>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tcPr>
          <w:p w14:paraId="2D0432F9" w14:textId="64961B24" w:rsidR="00184332" w:rsidRPr="0005023B" w:rsidRDefault="00184332" w:rsidP="00184332">
            <w:pPr>
              <w:pStyle w:val="CellBodyCentered"/>
              <w:rPr>
                <w:color w:val="auto"/>
              </w:rPr>
            </w:pPr>
            <w:r w:rsidRPr="0005023B">
              <w:rPr>
                <w:color w:val="auto"/>
                <w:lang w:val="ru-RU"/>
              </w:rPr>
              <w:t>2.15</w:t>
            </w:r>
          </w:p>
        </w:tc>
        <w:tc>
          <w:tcPr>
            <w:tcW w:w="1620" w:type="dxa"/>
            <w:tcBorders>
              <w:top w:val="single" w:sz="4" w:space="0" w:color="auto"/>
              <w:left w:val="single" w:sz="4" w:space="0" w:color="auto"/>
              <w:bottom w:val="single" w:sz="4" w:space="0" w:color="auto"/>
              <w:right w:val="single" w:sz="4" w:space="0" w:color="auto"/>
            </w:tcBorders>
          </w:tcPr>
          <w:p w14:paraId="5C71C534" w14:textId="7D15BBF9" w:rsidR="00184332" w:rsidRPr="0005023B" w:rsidRDefault="00AD222E" w:rsidP="00184332">
            <w:pPr>
              <w:pStyle w:val="CellBodyCentered"/>
              <w:rPr>
                <w:color w:val="auto"/>
              </w:rPr>
            </w:pPr>
            <w:ins w:id="817" w:author="Issayevskiy, Konstantin [STAMGazStroy LLP]" w:date="2025-12-04T16:41:00Z" w16du:dateUtc="2025-12-04T11:41:00Z">
              <w:r>
                <w:rPr>
                  <w:color w:val="auto"/>
                </w:rPr>
                <w:t>1</w:t>
              </w:r>
            </w:ins>
            <w:del w:id="818" w:author="Issayevskiy, Konstantin [STAMGazStroy LLP]" w:date="2025-12-04T16:41:00Z" w16du:dateUtc="2025-12-04T11:41:00Z">
              <w:r w:rsidR="00184332" w:rsidRPr="0005023B" w:rsidDel="00AD222E">
                <w:rPr>
                  <w:color w:val="auto"/>
                  <w:lang w:val="ru-RU"/>
                </w:rPr>
                <w:delText>1</w:delText>
              </w:r>
            </w:del>
            <w:r w:rsidR="00184332" w:rsidRPr="0005023B">
              <w:rPr>
                <w:color w:val="auto"/>
                <w:lang w:val="ru-RU"/>
              </w:rPr>
              <w:t>A, 1G</w:t>
            </w:r>
          </w:p>
        </w:tc>
      </w:tr>
      <w:tr w:rsidR="0005023B" w:rsidRPr="0005023B" w14:paraId="63F8F938" w14:textId="7966E65A" w:rsidTr="00A90267">
        <w:trPr>
          <w:trHeight w:val="260"/>
          <w:jc w:val="center"/>
        </w:trPr>
        <w:tc>
          <w:tcPr>
            <w:tcW w:w="8095" w:type="dxa"/>
            <w:gridSpan w:val="4"/>
            <w:tcBorders>
              <w:top w:val="single" w:sz="4" w:space="0" w:color="000000"/>
              <w:left w:val="single" w:sz="4" w:space="0" w:color="000000"/>
              <w:bottom w:val="single" w:sz="4" w:space="0" w:color="000000"/>
              <w:right w:val="single" w:sz="4" w:space="0" w:color="auto"/>
            </w:tcBorders>
            <w:shd w:val="solid" w:color="000000" w:fill="auto"/>
            <w:tcMar>
              <w:top w:w="80" w:type="dxa"/>
              <w:left w:w="40" w:type="dxa"/>
              <w:bottom w:w="40" w:type="dxa"/>
              <w:right w:w="40" w:type="dxa"/>
            </w:tcMar>
            <w:vAlign w:val="bottom"/>
          </w:tcPr>
          <w:p w14:paraId="7BA0080C" w14:textId="523FDC30" w:rsidR="00D57D18" w:rsidRPr="0005023B" w:rsidRDefault="00D57D18" w:rsidP="00EA438D">
            <w:pPr>
              <w:pStyle w:val="CellHeadingCentered"/>
              <w:rPr>
                <w:color w:val="auto"/>
                <w:lang w:val="en-GB"/>
              </w:rPr>
            </w:pPr>
            <w:r w:rsidRPr="0005023B">
              <w:rPr>
                <w:color w:val="auto"/>
                <w:lang w:val="en-GB"/>
              </w:rPr>
              <w:t>Code R: Buildings and Control Houses (Exterior)</w:t>
            </w:r>
          </w:p>
        </w:tc>
      </w:tr>
      <w:tr w:rsidR="0005023B" w:rsidRPr="0005023B" w14:paraId="4231CA36" w14:textId="7D588425"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617DB5A7" w14:textId="77777777" w:rsidR="00C0084E" w:rsidRPr="0005023B" w:rsidRDefault="00C0084E" w:rsidP="00617639">
            <w:pPr>
              <w:pStyle w:val="CellBodyCentered"/>
              <w:rPr>
                <w:color w:val="auto"/>
              </w:rPr>
            </w:pPr>
            <w:r w:rsidRPr="0005023B">
              <w:rPr>
                <w:color w:val="auto"/>
              </w:rPr>
              <w:t>Galvanized steel</w:t>
            </w:r>
          </w:p>
        </w:tc>
        <w:tc>
          <w:tcPr>
            <w:tcW w:w="1255" w:type="dxa"/>
            <w:tcBorders>
              <w:top w:val="single" w:sz="4" w:space="0" w:color="000000"/>
              <w:left w:val="single" w:sz="4" w:space="0" w:color="000000"/>
              <w:bottom w:val="single" w:sz="4" w:space="0" w:color="auto"/>
              <w:right w:val="single" w:sz="4" w:space="0" w:color="000000"/>
            </w:tcBorders>
            <w:tcMar>
              <w:top w:w="80" w:type="dxa"/>
              <w:left w:w="40" w:type="dxa"/>
              <w:bottom w:w="40" w:type="dxa"/>
              <w:right w:w="40" w:type="dxa"/>
            </w:tcMar>
            <w:vAlign w:val="center"/>
          </w:tcPr>
          <w:p w14:paraId="2EAEBF7B" w14:textId="7302288A" w:rsidR="00C0084E" w:rsidRPr="0005023B" w:rsidRDefault="00C0084E" w:rsidP="00617639">
            <w:pPr>
              <w:pStyle w:val="CellBodyCentered"/>
              <w:rPr>
                <w:color w:val="auto"/>
              </w:rPr>
            </w:pPr>
            <w:r w:rsidRPr="0005023B">
              <w:rPr>
                <w:color w:val="auto"/>
                <w:lang w:val="ru-RU"/>
              </w:rPr>
              <w:t>3.8</w:t>
            </w:r>
            <w:r w:rsidRPr="0005023B">
              <w:rPr>
                <w:color w:val="auto"/>
                <w:vertAlign w:val="superscript"/>
              </w:rPr>
              <w:t>[7]</w:t>
            </w:r>
          </w:p>
        </w:tc>
        <w:tc>
          <w:tcPr>
            <w:tcW w:w="1260" w:type="dxa"/>
            <w:vMerge w:val="restart"/>
            <w:tcBorders>
              <w:top w:val="single" w:sz="4" w:space="0" w:color="000000"/>
              <w:left w:val="single" w:sz="4" w:space="0" w:color="000000"/>
              <w:bottom w:val="single" w:sz="4" w:space="0" w:color="000000"/>
              <w:right w:val="single" w:sz="4" w:space="0" w:color="auto"/>
            </w:tcBorders>
            <w:tcMar>
              <w:top w:w="80" w:type="dxa"/>
              <w:left w:w="40" w:type="dxa"/>
              <w:bottom w:w="40" w:type="dxa"/>
              <w:right w:w="40" w:type="dxa"/>
            </w:tcMar>
            <w:vAlign w:val="center"/>
          </w:tcPr>
          <w:p w14:paraId="00F4962C" w14:textId="6CCDB604" w:rsidR="00C0084E" w:rsidRPr="0005023B" w:rsidRDefault="00C0084E" w:rsidP="00617639">
            <w:pPr>
              <w:pStyle w:val="CellBodyCentered"/>
              <w:rPr>
                <w:color w:val="auto"/>
              </w:rPr>
            </w:pPr>
            <w:r w:rsidRPr="0005023B">
              <w:rPr>
                <w:color w:val="auto"/>
              </w:rPr>
              <w:t>N/A</w:t>
            </w:r>
          </w:p>
        </w:tc>
        <w:tc>
          <w:tcPr>
            <w:tcW w:w="1620" w:type="dxa"/>
            <w:vMerge w:val="restart"/>
            <w:tcBorders>
              <w:top w:val="single" w:sz="4" w:space="0" w:color="auto"/>
              <w:left w:val="single" w:sz="4" w:space="0" w:color="auto"/>
              <w:right w:val="single" w:sz="4" w:space="0" w:color="auto"/>
            </w:tcBorders>
            <w:vAlign w:val="center"/>
          </w:tcPr>
          <w:p w14:paraId="47D2808B" w14:textId="4EA9442C" w:rsidR="00C0084E" w:rsidRPr="0005023B" w:rsidRDefault="00C0084E" w:rsidP="00617639">
            <w:pPr>
              <w:pStyle w:val="CellBodyCentered"/>
              <w:rPr>
                <w:color w:val="auto"/>
              </w:rPr>
            </w:pPr>
            <w:del w:id="819" w:author="Issayevskiy, Konstantin [STAMGazStroy LLP]" w:date="2025-12-04T16:41:00Z" w16du:dateUtc="2025-12-04T11:41:00Z">
              <w:r w:rsidRPr="0005023B" w:rsidDel="00AD222E">
                <w:rPr>
                  <w:color w:val="auto"/>
                </w:rPr>
                <w:delText>N</w:delText>
              </w:r>
            </w:del>
            <w:ins w:id="820" w:author="Issayevskiy, Konstantin [STAMGazStroy LLP]" w:date="2025-12-04T16:41:00Z" w16du:dateUtc="2025-12-04T11:41:00Z">
              <w:r w:rsidR="00AD222E">
                <w:rPr>
                  <w:color w:val="auto"/>
                </w:rPr>
                <w:t>N</w:t>
              </w:r>
            </w:ins>
            <w:r w:rsidRPr="0005023B">
              <w:rPr>
                <w:color w:val="auto"/>
              </w:rPr>
              <w:t>/A</w:t>
            </w:r>
          </w:p>
        </w:tc>
      </w:tr>
      <w:tr w:rsidR="0005023B" w:rsidRPr="0005023B" w14:paraId="5725F512" w14:textId="37DBCE4C"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0B274440" w14:textId="77777777" w:rsidR="00C0084E" w:rsidRPr="0005023B" w:rsidRDefault="00C0084E" w:rsidP="00617639">
            <w:pPr>
              <w:pStyle w:val="CellBodyCentered"/>
              <w:rPr>
                <w:color w:val="auto"/>
              </w:rPr>
            </w:pPr>
            <w:r w:rsidRPr="0005023B">
              <w:rPr>
                <w:color w:val="auto"/>
              </w:rPr>
              <w:t>Masonry walls</w:t>
            </w:r>
          </w:p>
        </w:tc>
        <w:tc>
          <w:tcPr>
            <w:tcW w:w="1255" w:type="dxa"/>
            <w:tcBorders>
              <w:top w:val="single" w:sz="4" w:space="0" w:color="auto"/>
              <w:left w:val="single" w:sz="4" w:space="0" w:color="000000"/>
              <w:bottom w:val="single" w:sz="4" w:space="0" w:color="000000"/>
              <w:right w:val="single" w:sz="4" w:space="0" w:color="000000"/>
            </w:tcBorders>
          </w:tcPr>
          <w:p w14:paraId="7C7206E4" w14:textId="53526C65" w:rsidR="00C0084E" w:rsidRPr="0005023B" w:rsidRDefault="00C0084E" w:rsidP="00617639">
            <w:pPr>
              <w:pStyle w:val="CellBodyCentered"/>
              <w:rPr>
                <w:color w:val="auto"/>
              </w:rPr>
            </w:pPr>
            <w:r w:rsidRPr="0005023B">
              <w:rPr>
                <w:color w:val="auto"/>
              </w:rPr>
              <w:t>N/A</w:t>
            </w:r>
          </w:p>
        </w:tc>
        <w:tc>
          <w:tcPr>
            <w:tcW w:w="1260" w:type="dxa"/>
            <w:vMerge/>
            <w:tcBorders>
              <w:top w:val="single" w:sz="4" w:space="0" w:color="000000"/>
              <w:left w:val="single" w:sz="4" w:space="0" w:color="000000"/>
              <w:bottom w:val="single" w:sz="4" w:space="0" w:color="000000"/>
              <w:right w:val="single" w:sz="4" w:space="0" w:color="auto"/>
            </w:tcBorders>
          </w:tcPr>
          <w:p w14:paraId="3D7F4925" w14:textId="77777777" w:rsidR="00C0084E" w:rsidRPr="0005023B" w:rsidRDefault="00C0084E" w:rsidP="00617639">
            <w:pPr>
              <w:pStyle w:val="CellBodyCentered"/>
              <w:rPr>
                <w:color w:val="auto"/>
              </w:rPr>
            </w:pPr>
          </w:p>
        </w:tc>
        <w:tc>
          <w:tcPr>
            <w:tcW w:w="1620" w:type="dxa"/>
            <w:vMerge/>
            <w:tcBorders>
              <w:left w:val="single" w:sz="4" w:space="0" w:color="auto"/>
              <w:right w:val="single" w:sz="4" w:space="0" w:color="auto"/>
            </w:tcBorders>
          </w:tcPr>
          <w:p w14:paraId="06860FC8" w14:textId="77777777" w:rsidR="00C0084E" w:rsidRPr="0005023B" w:rsidRDefault="00C0084E" w:rsidP="00617639">
            <w:pPr>
              <w:pStyle w:val="CellBodyCentered"/>
              <w:rPr>
                <w:color w:val="auto"/>
              </w:rPr>
            </w:pPr>
          </w:p>
        </w:tc>
      </w:tr>
      <w:tr w:rsidR="0005023B" w:rsidRPr="0005023B" w14:paraId="6F04B09D" w14:textId="002B1AEA"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66378B34" w14:textId="77777777" w:rsidR="00C0084E" w:rsidRPr="0005023B" w:rsidRDefault="00C0084E" w:rsidP="00617639">
            <w:pPr>
              <w:pStyle w:val="CellBodyCentered"/>
              <w:rPr>
                <w:color w:val="auto"/>
              </w:rPr>
            </w:pPr>
            <w:r w:rsidRPr="0005023B">
              <w:rPr>
                <w:color w:val="auto"/>
              </w:rPr>
              <w:t>Steel</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7BE437A8" w14:textId="3B7165C3" w:rsidR="00C0084E" w:rsidRPr="0005023B" w:rsidRDefault="00C0084E" w:rsidP="00617639">
            <w:pPr>
              <w:pStyle w:val="CellBodyCentered"/>
              <w:rPr>
                <w:color w:val="auto"/>
              </w:rPr>
            </w:pPr>
            <w:r w:rsidRPr="0005023B">
              <w:rPr>
                <w:color w:val="auto"/>
              </w:rPr>
              <w:t>3.</w:t>
            </w:r>
            <w:r w:rsidRPr="0005023B">
              <w:rPr>
                <w:color w:val="auto"/>
                <w:lang w:val="ru-RU"/>
              </w:rPr>
              <w:t>1, 3.2</w:t>
            </w:r>
          </w:p>
        </w:tc>
        <w:tc>
          <w:tcPr>
            <w:tcW w:w="1260" w:type="dxa"/>
            <w:vMerge/>
            <w:tcBorders>
              <w:top w:val="single" w:sz="4" w:space="0" w:color="000000"/>
              <w:left w:val="single" w:sz="4" w:space="0" w:color="000000"/>
              <w:bottom w:val="single" w:sz="4" w:space="0" w:color="000000"/>
              <w:right w:val="single" w:sz="4" w:space="0" w:color="auto"/>
            </w:tcBorders>
          </w:tcPr>
          <w:p w14:paraId="7D382C34" w14:textId="77777777" w:rsidR="00C0084E" w:rsidRPr="0005023B" w:rsidRDefault="00C0084E" w:rsidP="00617639">
            <w:pPr>
              <w:pStyle w:val="CellBodyCentered"/>
              <w:rPr>
                <w:color w:val="auto"/>
              </w:rPr>
            </w:pPr>
          </w:p>
        </w:tc>
        <w:tc>
          <w:tcPr>
            <w:tcW w:w="1620" w:type="dxa"/>
            <w:vMerge/>
            <w:tcBorders>
              <w:left w:val="single" w:sz="4" w:space="0" w:color="auto"/>
              <w:right w:val="single" w:sz="4" w:space="0" w:color="auto"/>
            </w:tcBorders>
          </w:tcPr>
          <w:p w14:paraId="10B43B82" w14:textId="77777777" w:rsidR="00C0084E" w:rsidRPr="0005023B" w:rsidRDefault="00C0084E" w:rsidP="00617639">
            <w:pPr>
              <w:pStyle w:val="CellBodyCentered"/>
              <w:rPr>
                <w:color w:val="auto"/>
              </w:rPr>
            </w:pPr>
          </w:p>
        </w:tc>
      </w:tr>
      <w:tr w:rsidR="0005023B" w:rsidRPr="0005023B" w14:paraId="0B6BD8B1" w14:textId="0B9758E8" w:rsidTr="00A90267">
        <w:trPr>
          <w:trHeight w:val="260"/>
          <w:jc w:val="center"/>
        </w:trPr>
        <w:tc>
          <w:tcPr>
            <w:tcW w:w="3960" w:type="dxa"/>
            <w:tcBorders>
              <w:top w:val="single" w:sz="4" w:space="0" w:color="000000"/>
              <w:left w:val="single" w:sz="4" w:space="0" w:color="000000"/>
              <w:bottom w:val="single" w:sz="4" w:space="0" w:color="000000"/>
              <w:right w:val="single" w:sz="4" w:space="0" w:color="000000"/>
            </w:tcBorders>
            <w:shd w:val="clear" w:color="000000" w:fill="auto"/>
            <w:tcMar>
              <w:top w:w="80" w:type="dxa"/>
              <w:left w:w="40" w:type="dxa"/>
              <w:bottom w:w="40" w:type="dxa"/>
              <w:right w:w="40" w:type="dxa"/>
            </w:tcMar>
          </w:tcPr>
          <w:p w14:paraId="21F85C44" w14:textId="77777777" w:rsidR="00C0084E" w:rsidRPr="0005023B" w:rsidRDefault="00C0084E" w:rsidP="00617639">
            <w:pPr>
              <w:pStyle w:val="CellBodyCentered"/>
              <w:rPr>
                <w:color w:val="auto"/>
              </w:rPr>
            </w:pPr>
            <w:r w:rsidRPr="0005023B">
              <w:rPr>
                <w:color w:val="auto"/>
              </w:rPr>
              <w:t>Wood</w:t>
            </w:r>
          </w:p>
        </w:tc>
        <w:tc>
          <w:tcPr>
            <w:tcW w:w="1255" w:type="dxa"/>
            <w:tcBorders>
              <w:top w:val="single" w:sz="4" w:space="0" w:color="000000"/>
              <w:left w:val="single" w:sz="4" w:space="0" w:color="000000"/>
              <w:bottom w:val="single" w:sz="4" w:space="0" w:color="000000"/>
              <w:right w:val="single" w:sz="4" w:space="0" w:color="000000"/>
            </w:tcBorders>
            <w:tcMar>
              <w:top w:w="80" w:type="dxa"/>
              <w:left w:w="40" w:type="dxa"/>
              <w:bottom w:w="40" w:type="dxa"/>
              <w:right w:w="40" w:type="dxa"/>
            </w:tcMar>
          </w:tcPr>
          <w:p w14:paraId="4FF85F77" w14:textId="7603E11E" w:rsidR="00C0084E" w:rsidRPr="0005023B" w:rsidRDefault="00C0084E" w:rsidP="00617639">
            <w:pPr>
              <w:pStyle w:val="CellBodyCentered"/>
              <w:rPr>
                <w:color w:val="auto"/>
              </w:rPr>
            </w:pPr>
            <w:r w:rsidRPr="0005023B">
              <w:rPr>
                <w:color w:val="auto"/>
              </w:rPr>
              <w:t>N/A</w:t>
            </w:r>
          </w:p>
        </w:tc>
        <w:tc>
          <w:tcPr>
            <w:tcW w:w="1260" w:type="dxa"/>
            <w:vMerge/>
            <w:tcBorders>
              <w:top w:val="single" w:sz="4" w:space="0" w:color="000000"/>
              <w:left w:val="single" w:sz="4" w:space="0" w:color="000000"/>
              <w:bottom w:val="single" w:sz="4" w:space="0" w:color="000000"/>
              <w:right w:val="single" w:sz="4" w:space="0" w:color="auto"/>
            </w:tcBorders>
          </w:tcPr>
          <w:p w14:paraId="06732C01" w14:textId="77777777" w:rsidR="00C0084E" w:rsidRPr="0005023B" w:rsidRDefault="00C0084E" w:rsidP="00617639">
            <w:pPr>
              <w:pStyle w:val="CellBodyCentered"/>
              <w:rPr>
                <w:color w:val="auto"/>
              </w:rPr>
            </w:pPr>
          </w:p>
        </w:tc>
        <w:tc>
          <w:tcPr>
            <w:tcW w:w="1620" w:type="dxa"/>
            <w:vMerge/>
            <w:tcBorders>
              <w:left w:val="single" w:sz="4" w:space="0" w:color="auto"/>
              <w:bottom w:val="single" w:sz="4" w:space="0" w:color="auto"/>
              <w:right w:val="single" w:sz="4" w:space="0" w:color="auto"/>
            </w:tcBorders>
          </w:tcPr>
          <w:p w14:paraId="483A741A" w14:textId="77777777" w:rsidR="00C0084E" w:rsidRPr="0005023B" w:rsidRDefault="00C0084E" w:rsidP="00617639">
            <w:pPr>
              <w:pStyle w:val="CellBodyCentered"/>
              <w:rPr>
                <w:color w:val="auto"/>
              </w:rPr>
            </w:pPr>
          </w:p>
        </w:tc>
      </w:tr>
    </w:tbl>
    <w:p w14:paraId="6033D188" w14:textId="62987FA1" w:rsidR="0011403F" w:rsidRPr="006C3E49" w:rsidRDefault="0011403F" w:rsidP="00A60011">
      <w:pPr>
        <w:pStyle w:val="Heading1TOC"/>
        <w:spacing w:before="0" w:after="60" w:line="200" w:lineRule="atLeast"/>
        <w:ind w:left="709" w:firstLine="0"/>
        <w:rPr>
          <w:rFonts w:ascii="Times New Roman" w:hAnsi="Times New Roman"/>
          <w:b w:val="0"/>
          <w:color w:val="auto"/>
          <w:sz w:val="18"/>
          <w:szCs w:val="18"/>
        </w:rPr>
      </w:pPr>
      <w:r w:rsidRPr="0005023B">
        <w:rPr>
          <w:rFonts w:ascii="Times New Roman" w:hAnsi="Times New Roman"/>
          <w:b w:val="0"/>
          <w:color w:val="auto"/>
          <w:sz w:val="18"/>
          <w:szCs w:val="18"/>
        </w:rPr>
        <w:t xml:space="preserve">1. System </w:t>
      </w:r>
      <w:ins w:id="821" w:author="Issayevskiy, Konstantin [STAMGazStroy LLP]" w:date="2025-12-04T16:41:00Z" w16du:dateUtc="2025-12-04T11:41:00Z">
        <w:r w:rsidR="00AD222E">
          <w:rPr>
            <w:rFonts w:ascii="Times New Roman" w:hAnsi="Times New Roman"/>
            <w:b w:val="0"/>
            <w:color w:val="auto"/>
            <w:sz w:val="18"/>
            <w:szCs w:val="18"/>
          </w:rPr>
          <w:t>1</w:t>
        </w:r>
      </w:ins>
      <w:del w:id="822" w:author="Issayevskiy, Konstantin [STAMGazStroy LLP]" w:date="2025-12-04T16:41:00Z" w16du:dateUtc="2025-12-04T11:41:00Z">
        <w:r w:rsidRPr="0005023B" w:rsidDel="00AD222E">
          <w:rPr>
            <w:rFonts w:ascii="Times New Roman" w:hAnsi="Times New Roman"/>
            <w:b w:val="0"/>
            <w:color w:val="auto"/>
            <w:sz w:val="18"/>
            <w:szCs w:val="18"/>
          </w:rPr>
          <w:delText>1</w:delText>
        </w:r>
      </w:del>
      <w:r w:rsidRPr="0005023B">
        <w:rPr>
          <w:rFonts w:ascii="Times New Roman" w:hAnsi="Times New Roman"/>
          <w:b w:val="0"/>
          <w:color w:val="auto"/>
          <w:sz w:val="18"/>
          <w:szCs w:val="18"/>
        </w:rPr>
        <w:t>C is for use with carbon steel only.</w:t>
      </w:r>
      <w:r w:rsidRPr="006C3E49">
        <w:rPr>
          <w:rFonts w:ascii="Times New Roman" w:hAnsi="Times New Roman"/>
          <w:b w:val="0"/>
          <w:color w:val="auto"/>
          <w:sz w:val="18"/>
          <w:szCs w:val="18"/>
        </w:rPr>
        <w:t xml:space="preserve"> </w:t>
      </w:r>
    </w:p>
    <w:p w14:paraId="3EFA2972" w14:textId="5F2091E0" w:rsidR="0011403F" w:rsidRPr="006C3E49" w:rsidRDefault="0011403F" w:rsidP="00A60011">
      <w:pPr>
        <w:pStyle w:val="Heading1TOC"/>
        <w:spacing w:before="0" w:after="60" w:line="200" w:lineRule="atLeast"/>
        <w:ind w:left="709" w:firstLine="0"/>
        <w:rPr>
          <w:rFonts w:ascii="Times New Roman" w:hAnsi="Times New Roman"/>
          <w:b w:val="0"/>
          <w:color w:val="auto"/>
          <w:sz w:val="18"/>
          <w:szCs w:val="18"/>
        </w:rPr>
      </w:pPr>
      <w:r w:rsidRPr="006C3E49">
        <w:rPr>
          <w:rFonts w:ascii="Times New Roman" w:hAnsi="Times New Roman"/>
          <w:b w:val="0"/>
          <w:color w:val="auto"/>
          <w:sz w:val="18"/>
          <w:szCs w:val="18"/>
        </w:rPr>
        <w:t xml:space="preserve">2. System </w:t>
      </w:r>
      <w:ins w:id="823" w:author="Issayevskiy, Konstantin [STAMGazStroy LLP]" w:date="2025-12-04T16:41:00Z" w16du:dateUtc="2025-12-04T11:41:00Z">
        <w:r w:rsidR="005E6437">
          <w:rPr>
            <w:rFonts w:ascii="Times New Roman" w:hAnsi="Times New Roman"/>
            <w:b w:val="0"/>
            <w:color w:val="auto"/>
            <w:sz w:val="18"/>
            <w:szCs w:val="18"/>
          </w:rPr>
          <w:t>1</w:t>
        </w:r>
      </w:ins>
      <w:del w:id="824" w:author="Issayevskiy, Konstantin [STAMGazStroy LLP]" w:date="2025-12-04T16:41:00Z" w16du:dateUtc="2025-12-04T11:41:00Z">
        <w:r w:rsidRPr="006C3E49" w:rsidDel="005E6437">
          <w:rPr>
            <w:rFonts w:ascii="Times New Roman" w:hAnsi="Times New Roman"/>
            <w:b w:val="0"/>
            <w:color w:val="auto"/>
            <w:sz w:val="18"/>
            <w:szCs w:val="18"/>
          </w:rPr>
          <w:delText>1</w:delText>
        </w:r>
      </w:del>
      <w:r w:rsidRPr="006C3E49">
        <w:rPr>
          <w:rFonts w:ascii="Times New Roman" w:hAnsi="Times New Roman"/>
          <w:b w:val="0"/>
          <w:color w:val="auto"/>
          <w:sz w:val="18"/>
          <w:szCs w:val="18"/>
        </w:rPr>
        <w:t xml:space="preserve">E is for use with stainless steel and is qualified for carbon steel. 1E is qualified for temperatures to 1112°F (600°C). </w:t>
      </w:r>
    </w:p>
    <w:p w14:paraId="1E14C87E" w14:textId="599DE6D3" w:rsidR="0011403F" w:rsidRPr="004E225E" w:rsidRDefault="0011403F" w:rsidP="00A60011">
      <w:pPr>
        <w:pStyle w:val="Heading1TOC"/>
        <w:spacing w:before="0" w:after="60" w:line="200" w:lineRule="atLeast"/>
        <w:ind w:left="709" w:firstLine="0"/>
        <w:rPr>
          <w:rFonts w:ascii="Times New Roman" w:hAnsi="Times New Roman"/>
          <w:b w:val="0"/>
          <w:color w:val="auto"/>
          <w:sz w:val="18"/>
          <w:szCs w:val="18"/>
        </w:rPr>
      </w:pPr>
      <w:r w:rsidRPr="006C3E49">
        <w:rPr>
          <w:rFonts w:ascii="Times New Roman" w:hAnsi="Times New Roman"/>
          <w:b w:val="0"/>
          <w:color w:val="auto"/>
          <w:sz w:val="18"/>
          <w:szCs w:val="18"/>
        </w:rPr>
        <w:t xml:space="preserve">3. System </w:t>
      </w:r>
      <w:ins w:id="825" w:author="Issayevskiy, Konstantin [STAMGazStroy LLP]" w:date="2025-12-04T16:41:00Z" w16du:dateUtc="2025-12-04T11:41:00Z">
        <w:r w:rsidR="005E6437">
          <w:rPr>
            <w:rFonts w:ascii="Times New Roman" w:hAnsi="Times New Roman"/>
            <w:b w:val="0"/>
            <w:color w:val="auto"/>
            <w:sz w:val="18"/>
            <w:szCs w:val="18"/>
          </w:rPr>
          <w:t>1</w:t>
        </w:r>
      </w:ins>
      <w:del w:id="826" w:author="Issayevskiy, Konstantin [STAMGazStroy LLP]" w:date="2025-12-04T16:41:00Z" w16du:dateUtc="2025-12-04T11:41:00Z">
        <w:r w:rsidRPr="006C3E49" w:rsidDel="005E6437">
          <w:rPr>
            <w:rFonts w:ascii="Times New Roman" w:hAnsi="Times New Roman"/>
            <w:b w:val="0"/>
            <w:color w:val="auto"/>
            <w:sz w:val="18"/>
            <w:szCs w:val="18"/>
          </w:rPr>
          <w:delText>1</w:delText>
        </w:r>
      </w:del>
      <w:r w:rsidRPr="006C3E49">
        <w:rPr>
          <w:rFonts w:ascii="Times New Roman" w:hAnsi="Times New Roman"/>
          <w:b w:val="0"/>
          <w:color w:val="auto"/>
          <w:sz w:val="18"/>
          <w:szCs w:val="18"/>
        </w:rPr>
        <w:t>G is for use with stainless steel only.</w:t>
      </w:r>
      <w:r w:rsidRPr="005675B5">
        <w:rPr>
          <w:rFonts w:ascii="Times New Roman" w:hAnsi="Times New Roman"/>
          <w:b w:val="0"/>
          <w:color w:val="auto"/>
          <w:sz w:val="18"/>
          <w:szCs w:val="18"/>
        </w:rPr>
        <w:t xml:space="preserve"> </w:t>
      </w:r>
    </w:p>
    <w:p w14:paraId="1E5C4797" w14:textId="300C8724" w:rsidR="0011403F" w:rsidRPr="00C754B4" w:rsidRDefault="0011403F" w:rsidP="00A60011">
      <w:pPr>
        <w:pStyle w:val="Heading1TOC"/>
        <w:spacing w:before="0" w:after="60" w:line="200" w:lineRule="atLeast"/>
        <w:ind w:left="709" w:firstLine="0"/>
        <w:rPr>
          <w:rFonts w:ascii="Times New Roman" w:hAnsi="Times New Roman"/>
          <w:b w:val="0"/>
          <w:color w:val="auto"/>
          <w:sz w:val="18"/>
          <w:szCs w:val="18"/>
        </w:rPr>
      </w:pPr>
      <w:r w:rsidRPr="005675B5">
        <w:rPr>
          <w:rFonts w:ascii="Times New Roman" w:hAnsi="Times New Roman"/>
          <w:b w:val="0"/>
          <w:color w:val="auto"/>
          <w:sz w:val="18"/>
          <w:szCs w:val="18"/>
        </w:rPr>
        <w:t xml:space="preserve">4. System </w:t>
      </w:r>
      <w:ins w:id="827" w:author="Issayevskiy, Konstantin [STAMGazStroy LLP]" w:date="2025-12-04T16:41:00Z" w16du:dateUtc="2025-12-04T11:41:00Z">
        <w:r w:rsidR="005E6437">
          <w:rPr>
            <w:rFonts w:ascii="Times New Roman" w:hAnsi="Times New Roman"/>
            <w:b w:val="0"/>
            <w:color w:val="auto"/>
            <w:sz w:val="18"/>
            <w:szCs w:val="18"/>
          </w:rPr>
          <w:t>6</w:t>
        </w:r>
      </w:ins>
      <w:del w:id="828" w:author="Issayevskiy, Konstantin [STAMGazStroy LLP]" w:date="2025-12-04T16:41:00Z" w16du:dateUtc="2025-12-04T11:41:00Z">
        <w:r w:rsidRPr="005675B5" w:rsidDel="005E6437">
          <w:rPr>
            <w:rFonts w:ascii="Times New Roman" w:hAnsi="Times New Roman"/>
            <w:b w:val="0"/>
            <w:color w:val="auto"/>
            <w:sz w:val="18"/>
            <w:szCs w:val="18"/>
          </w:rPr>
          <w:delText>6</w:delText>
        </w:r>
      </w:del>
      <w:r w:rsidRPr="005675B5">
        <w:rPr>
          <w:rFonts w:ascii="Times New Roman" w:hAnsi="Times New Roman"/>
          <w:b w:val="0"/>
          <w:color w:val="auto"/>
          <w:sz w:val="18"/>
          <w:szCs w:val="18"/>
        </w:rPr>
        <w:t xml:space="preserve">A is for use with stainless steel only and is qualified for temperatures to 176°F (80°C). </w:t>
      </w:r>
    </w:p>
    <w:p w14:paraId="55334013" w14:textId="7774A524" w:rsidR="0011403F" w:rsidRPr="004E225E" w:rsidRDefault="0011403F" w:rsidP="00A60011">
      <w:pPr>
        <w:pStyle w:val="Heading1TOC"/>
        <w:spacing w:before="0" w:after="60" w:line="200" w:lineRule="atLeast"/>
        <w:ind w:left="709" w:firstLine="0"/>
        <w:rPr>
          <w:rFonts w:ascii="Times New Roman" w:hAnsi="Times New Roman"/>
          <w:b w:val="0"/>
          <w:color w:val="auto"/>
          <w:sz w:val="18"/>
          <w:szCs w:val="18"/>
        </w:rPr>
      </w:pPr>
      <w:r w:rsidRPr="005675B5">
        <w:rPr>
          <w:rFonts w:ascii="Times New Roman" w:hAnsi="Times New Roman"/>
          <w:b w:val="0"/>
          <w:color w:val="auto"/>
          <w:sz w:val="18"/>
          <w:szCs w:val="18"/>
        </w:rPr>
        <w:t xml:space="preserve">5. System </w:t>
      </w:r>
      <w:ins w:id="829" w:author="Issayevskiy, Konstantin [STAMGazStroy LLP]" w:date="2025-12-04T16:41:00Z" w16du:dateUtc="2025-12-04T11:41:00Z">
        <w:r w:rsidR="005E6437">
          <w:rPr>
            <w:rFonts w:ascii="Times New Roman" w:hAnsi="Times New Roman"/>
            <w:b w:val="0"/>
            <w:color w:val="auto"/>
            <w:sz w:val="18"/>
            <w:szCs w:val="18"/>
          </w:rPr>
          <w:t>6</w:t>
        </w:r>
      </w:ins>
      <w:del w:id="830" w:author="Issayevskiy, Konstantin [STAMGazStroy LLP]" w:date="2025-12-04T16:41:00Z" w16du:dateUtc="2025-12-04T11:41:00Z">
        <w:r w:rsidRPr="005675B5" w:rsidDel="005E6437">
          <w:rPr>
            <w:rFonts w:ascii="Times New Roman" w:hAnsi="Times New Roman"/>
            <w:b w:val="0"/>
            <w:color w:val="auto"/>
            <w:sz w:val="18"/>
            <w:szCs w:val="18"/>
          </w:rPr>
          <w:delText>6</w:delText>
        </w:r>
      </w:del>
      <w:r w:rsidRPr="005675B5">
        <w:rPr>
          <w:rFonts w:ascii="Times New Roman" w:hAnsi="Times New Roman"/>
          <w:b w:val="0"/>
          <w:color w:val="auto"/>
          <w:sz w:val="18"/>
          <w:szCs w:val="18"/>
        </w:rPr>
        <w:t xml:space="preserve">C is for use with stainless steel only and is qualified for temperatures to 392°F (200°C). </w:t>
      </w:r>
    </w:p>
    <w:p w14:paraId="2A2DF909" w14:textId="30447EDA" w:rsidR="0011403F" w:rsidRPr="0005023B" w:rsidRDefault="0011403F" w:rsidP="00A60011">
      <w:pPr>
        <w:pStyle w:val="Heading1TOC"/>
        <w:spacing w:before="0" w:after="60" w:line="200" w:lineRule="atLeast"/>
        <w:ind w:left="709" w:firstLine="0"/>
        <w:rPr>
          <w:rFonts w:ascii="Times New Roman" w:hAnsi="Times New Roman"/>
          <w:b w:val="0"/>
          <w:color w:val="auto"/>
          <w:sz w:val="18"/>
          <w:szCs w:val="18"/>
        </w:rPr>
      </w:pPr>
      <w:r w:rsidRPr="0005023B">
        <w:rPr>
          <w:rFonts w:ascii="Times New Roman" w:hAnsi="Times New Roman"/>
          <w:b w:val="0"/>
          <w:color w:val="auto"/>
          <w:sz w:val="18"/>
          <w:szCs w:val="18"/>
        </w:rPr>
        <w:t xml:space="preserve">6. System </w:t>
      </w:r>
      <w:ins w:id="831" w:author="Issayevskiy, Konstantin [STAMGazStroy LLP]" w:date="2025-12-04T16:41:00Z" w16du:dateUtc="2025-12-04T11:41:00Z">
        <w:r w:rsidR="005E6437">
          <w:rPr>
            <w:rFonts w:ascii="Times New Roman" w:hAnsi="Times New Roman"/>
            <w:b w:val="0"/>
            <w:color w:val="auto"/>
            <w:sz w:val="18"/>
            <w:szCs w:val="18"/>
          </w:rPr>
          <w:t>1</w:t>
        </w:r>
      </w:ins>
      <w:del w:id="832" w:author="Issayevskiy, Konstantin [STAMGazStroy LLP]" w:date="2025-12-04T16:41:00Z" w16du:dateUtc="2025-12-04T11:41:00Z">
        <w:r w:rsidRPr="0005023B" w:rsidDel="005E6437">
          <w:rPr>
            <w:rFonts w:ascii="Times New Roman" w:hAnsi="Times New Roman"/>
            <w:b w:val="0"/>
            <w:color w:val="auto"/>
            <w:sz w:val="18"/>
            <w:szCs w:val="18"/>
          </w:rPr>
          <w:delText>1</w:delText>
        </w:r>
      </w:del>
      <w:r w:rsidRPr="0005023B">
        <w:rPr>
          <w:rFonts w:ascii="Times New Roman" w:hAnsi="Times New Roman"/>
          <w:b w:val="0"/>
          <w:color w:val="auto"/>
          <w:sz w:val="18"/>
          <w:szCs w:val="18"/>
        </w:rPr>
        <w:t xml:space="preserve">0 is qualified for temperatures to 1112°F (600°C). </w:t>
      </w:r>
    </w:p>
    <w:p w14:paraId="40B7A9D5" w14:textId="77777777" w:rsidR="0011403F" w:rsidRPr="0005023B" w:rsidRDefault="0011403F" w:rsidP="00A60011">
      <w:pPr>
        <w:pStyle w:val="Heading1TOC"/>
        <w:spacing w:before="0" w:after="60" w:line="200" w:lineRule="atLeast"/>
        <w:ind w:left="709" w:firstLine="0"/>
        <w:rPr>
          <w:rFonts w:ascii="Times New Roman" w:hAnsi="Times New Roman"/>
          <w:b w:val="0"/>
          <w:color w:val="auto"/>
          <w:sz w:val="18"/>
          <w:szCs w:val="18"/>
        </w:rPr>
      </w:pPr>
      <w:r w:rsidRPr="0005023B">
        <w:rPr>
          <w:rFonts w:ascii="Times New Roman" w:hAnsi="Times New Roman"/>
          <w:b w:val="0"/>
          <w:color w:val="auto"/>
          <w:sz w:val="18"/>
          <w:szCs w:val="18"/>
        </w:rPr>
        <w:t>7. If color designation is required for safety purposes.</w:t>
      </w:r>
    </w:p>
    <w:p w14:paraId="60FB28DE" w14:textId="489B22F5" w:rsidR="0011403F" w:rsidRPr="0005023B" w:rsidRDefault="0011403F" w:rsidP="00A60011">
      <w:pPr>
        <w:pStyle w:val="Heading1TOC"/>
        <w:spacing w:before="0" w:after="60" w:line="200" w:lineRule="atLeast"/>
        <w:ind w:left="709" w:firstLine="0"/>
        <w:rPr>
          <w:rFonts w:ascii="Times New Roman" w:hAnsi="Times New Roman"/>
          <w:b w:val="0"/>
          <w:color w:val="auto"/>
          <w:sz w:val="18"/>
          <w:szCs w:val="18"/>
        </w:rPr>
      </w:pPr>
      <w:r w:rsidRPr="0005023B">
        <w:rPr>
          <w:rFonts w:ascii="Times New Roman" w:hAnsi="Times New Roman"/>
          <w:b w:val="0"/>
          <w:color w:val="auto"/>
          <w:sz w:val="18"/>
          <w:szCs w:val="18"/>
        </w:rPr>
        <w:t xml:space="preserve">8 System </w:t>
      </w:r>
      <w:ins w:id="833" w:author="Issayevskiy, Konstantin [STAMGazStroy LLP]" w:date="2025-12-04T16:42:00Z" w16du:dateUtc="2025-12-04T11:42:00Z">
        <w:r w:rsidR="00436379">
          <w:rPr>
            <w:rFonts w:ascii="Times New Roman" w:hAnsi="Times New Roman"/>
            <w:b w:val="0"/>
            <w:color w:val="auto"/>
            <w:sz w:val="18"/>
            <w:szCs w:val="18"/>
          </w:rPr>
          <w:t>6</w:t>
        </w:r>
      </w:ins>
      <w:del w:id="834" w:author="Issayevskiy, Konstantin [STAMGazStroy LLP]" w:date="2025-12-04T16:42:00Z" w16du:dateUtc="2025-12-04T11:42:00Z">
        <w:r w:rsidRPr="0005023B" w:rsidDel="00436379">
          <w:rPr>
            <w:rFonts w:ascii="Times New Roman" w:hAnsi="Times New Roman"/>
            <w:b w:val="0"/>
            <w:color w:val="auto"/>
            <w:sz w:val="18"/>
            <w:szCs w:val="18"/>
          </w:rPr>
          <w:delText>6</w:delText>
        </w:r>
      </w:del>
      <w:r w:rsidRPr="0005023B">
        <w:rPr>
          <w:rFonts w:ascii="Times New Roman" w:hAnsi="Times New Roman"/>
          <w:b w:val="0"/>
          <w:color w:val="auto"/>
          <w:sz w:val="18"/>
          <w:szCs w:val="18"/>
        </w:rPr>
        <w:t>A is for use with stainless steel only and is qualified for temperatures to 176°F (80°C).</w:t>
      </w:r>
    </w:p>
    <w:p w14:paraId="1E5BBA59" w14:textId="10FD4ECC" w:rsidR="0011403F" w:rsidRPr="001720BB" w:rsidRDefault="0011403F" w:rsidP="00A60011">
      <w:pPr>
        <w:pStyle w:val="Heading1TOC"/>
        <w:spacing w:before="0" w:after="60" w:line="200" w:lineRule="atLeast"/>
        <w:ind w:left="709" w:firstLine="0"/>
        <w:rPr>
          <w:rFonts w:ascii="Times New Roman" w:hAnsi="Times New Roman"/>
          <w:b w:val="0"/>
          <w:color w:val="auto"/>
          <w:sz w:val="18"/>
          <w:szCs w:val="18"/>
        </w:rPr>
      </w:pPr>
      <w:r w:rsidRPr="001720BB">
        <w:rPr>
          <w:rFonts w:ascii="Times New Roman" w:hAnsi="Times New Roman"/>
          <w:b w:val="0"/>
          <w:color w:val="auto"/>
          <w:sz w:val="18"/>
          <w:szCs w:val="18"/>
        </w:rPr>
        <w:t xml:space="preserve">9. </w:t>
      </w:r>
      <w:r w:rsidR="000F7628" w:rsidRPr="001720BB">
        <w:rPr>
          <w:rFonts w:ascii="Times New Roman" w:hAnsi="Times New Roman"/>
          <w:b w:val="0"/>
          <w:color w:val="auto"/>
          <w:sz w:val="18"/>
          <w:szCs w:val="18"/>
        </w:rPr>
        <w:t xml:space="preserve">Consult </w:t>
      </w:r>
      <w:ins w:id="835" w:author="Issayevskiy, Konstantin [STAMGazStroy LLP]" w:date="2025-12-04T16:42:00Z" w16du:dateUtc="2025-12-04T11:42:00Z">
        <w:r w:rsidR="00436379">
          <w:rPr>
            <w:rFonts w:ascii="Times New Roman" w:hAnsi="Times New Roman"/>
            <w:b w:val="0"/>
            <w:color w:val="auto"/>
            <w:sz w:val="18"/>
            <w:szCs w:val="18"/>
          </w:rPr>
          <w:t>C</w:t>
        </w:r>
      </w:ins>
      <w:del w:id="836" w:author="Issayevskiy, Konstantin [STAMGazStroy LLP]" w:date="2025-12-04T16:42:00Z" w16du:dateUtc="2025-12-04T11:42:00Z">
        <w:r w:rsidR="000F7628" w:rsidRPr="001720BB" w:rsidDel="00436379">
          <w:rPr>
            <w:rFonts w:ascii="Times New Roman" w:hAnsi="Times New Roman"/>
            <w:b w:val="0"/>
            <w:color w:val="auto"/>
            <w:sz w:val="18"/>
            <w:szCs w:val="18"/>
          </w:rPr>
          <w:delText>C</w:delText>
        </w:r>
      </w:del>
      <w:r w:rsidR="000F7628" w:rsidRPr="001720BB">
        <w:rPr>
          <w:rFonts w:ascii="Times New Roman" w:hAnsi="Times New Roman"/>
          <w:b w:val="0"/>
          <w:color w:val="auto"/>
          <w:sz w:val="18"/>
          <w:szCs w:val="18"/>
        </w:rPr>
        <w:t xml:space="preserve">ompany coating specialists </w:t>
      </w:r>
    </w:p>
    <w:p w14:paraId="37EB580C" w14:textId="4CCE758A" w:rsidR="007578AF" w:rsidRPr="0005023B" w:rsidRDefault="0011403F" w:rsidP="00A60011">
      <w:pPr>
        <w:pStyle w:val="Heading1TOC"/>
        <w:spacing w:before="0" w:after="60" w:line="200" w:lineRule="atLeast"/>
        <w:ind w:left="709" w:firstLine="0"/>
        <w:rPr>
          <w:rFonts w:ascii="Times New Roman" w:hAnsi="Times New Roman"/>
          <w:b w:val="0"/>
          <w:color w:val="auto"/>
          <w:sz w:val="18"/>
          <w:szCs w:val="18"/>
        </w:rPr>
      </w:pPr>
      <w:r w:rsidRPr="0005023B">
        <w:rPr>
          <w:rFonts w:ascii="Times New Roman" w:hAnsi="Times New Roman"/>
          <w:b w:val="0"/>
          <w:color w:val="auto"/>
          <w:sz w:val="18"/>
          <w:szCs w:val="18"/>
        </w:rPr>
        <w:t xml:space="preserve">10. </w:t>
      </w:r>
      <w:r w:rsidR="007578AF" w:rsidRPr="0005023B">
        <w:rPr>
          <w:rFonts w:ascii="Times New Roman" w:hAnsi="Times New Roman"/>
          <w:b w:val="0"/>
          <w:color w:val="auto"/>
          <w:sz w:val="18"/>
          <w:szCs w:val="18"/>
        </w:rPr>
        <w:t xml:space="preserve">Indicated </w:t>
      </w:r>
      <w:del w:id="837" w:author="Issayevskiy, Konstantin [STAMGazStroy LLP]" w:date="2025-12-04T16:42:00Z" w16du:dateUtc="2025-12-04T11:42:00Z">
        <w:r w:rsidR="007578AF" w:rsidRPr="0005023B" w:rsidDel="00436379">
          <w:rPr>
            <w:rFonts w:ascii="Times New Roman" w:hAnsi="Times New Roman"/>
            <w:b w:val="0"/>
            <w:color w:val="auto"/>
            <w:sz w:val="18"/>
            <w:szCs w:val="18"/>
          </w:rPr>
          <w:delText>s</w:delText>
        </w:r>
      </w:del>
      <w:ins w:id="838" w:author="Issayevskiy, Konstantin [STAMGazStroy LLP]" w:date="2025-12-04T16:42:00Z" w16du:dateUtc="2025-12-04T11:42:00Z">
        <w:r w:rsidR="00436379">
          <w:rPr>
            <w:rFonts w:ascii="Times New Roman" w:hAnsi="Times New Roman"/>
            <w:b w:val="0"/>
            <w:color w:val="auto"/>
            <w:sz w:val="18"/>
            <w:szCs w:val="18"/>
          </w:rPr>
          <w:t>s</w:t>
        </w:r>
      </w:ins>
      <w:r w:rsidR="007578AF" w:rsidRPr="0005023B">
        <w:rPr>
          <w:rFonts w:ascii="Times New Roman" w:hAnsi="Times New Roman"/>
          <w:b w:val="0"/>
          <w:color w:val="auto"/>
          <w:sz w:val="18"/>
          <w:szCs w:val="18"/>
        </w:rPr>
        <w:t>ystem is the recommended option. Manufacture may use another coating system upon agreement with the</w:t>
      </w:r>
    </w:p>
    <w:p w14:paraId="57DFC3FF" w14:textId="129A042D" w:rsidR="00B52749" w:rsidRDefault="007578AF" w:rsidP="00A60011">
      <w:pPr>
        <w:pStyle w:val="Heading1TOC"/>
        <w:spacing w:before="0" w:after="60" w:line="200" w:lineRule="atLeast"/>
        <w:ind w:left="709" w:firstLine="0"/>
        <w:rPr>
          <w:rFonts w:ascii="Times New Roman" w:hAnsi="Times New Roman"/>
          <w:b w:val="0"/>
          <w:color w:val="auto"/>
          <w:sz w:val="18"/>
          <w:szCs w:val="18"/>
          <w:lang w:val="ru-RU"/>
        </w:rPr>
      </w:pPr>
      <w:r w:rsidRPr="0005023B">
        <w:rPr>
          <w:rFonts w:ascii="Times New Roman" w:hAnsi="Times New Roman"/>
          <w:b w:val="0"/>
          <w:color w:val="auto"/>
          <w:sz w:val="18"/>
          <w:szCs w:val="18"/>
          <w:lang w:val="ru-RU"/>
        </w:rPr>
        <w:t>Company.</w:t>
      </w:r>
    </w:p>
    <w:p w14:paraId="3E6EF018" w14:textId="04F8965F" w:rsidR="00B52749" w:rsidRPr="00C44943" w:rsidRDefault="00C44943" w:rsidP="00A60011">
      <w:pPr>
        <w:pStyle w:val="TableTitleFull"/>
        <w:tabs>
          <w:tab w:val="clear" w:pos="1080"/>
        </w:tabs>
        <w:ind w:left="1701" w:hanging="981"/>
        <w:rPr>
          <w:color w:val="auto"/>
          <w:lang w:val="ru-RU"/>
        </w:rPr>
      </w:pPr>
      <w:r w:rsidRPr="00C44943">
        <w:rPr>
          <w:color w:val="auto"/>
          <w:lang w:val="ru-RU"/>
        </w:rPr>
        <w:lastRenderedPageBreak/>
        <w:t>Table 2. Coatings for Concrete</w:t>
      </w:r>
    </w:p>
    <w:tbl>
      <w:tblPr>
        <w:tblW w:w="9990" w:type="dxa"/>
        <w:tblInd w:w="-5" w:type="dxa"/>
        <w:tblLayout w:type="fixed"/>
        <w:tblCellMar>
          <w:top w:w="120" w:type="dxa"/>
          <w:left w:w="40" w:type="dxa"/>
          <w:bottom w:w="40" w:type="dxa"/>
          <w:right w:w="40" w:type="dxa"/>
        </w:tblCellMar>
        <w:tblLook w:val="0000" w:firstRow="0" w:lastRow="0" w:firstColumn="0" w:lastColumn="0" w:noHBand="0" w:noVBand="0"/>
      </w:tblPr>
      <w:tblGrid>
        <w:gridCol w:w="1800"/>
        <w:gridCol w:w="1350"/>
        <w:gridCol w:w="2880"/>
        <w:gridCol w:w="1440"/>
        <w:gridCol w:w="1260"/>
        <w:gridCol w:w="1260"/>
      </w:tblGrid>
      <w:tr w:rsidR="00753093" w:rsidRPr="00D57179" w14:paraId="763E82E6" w14:textId="77777777" w:rsidTr="00C44943">
        <w:trPr>
          <w:trHeight w:val="500"/>
        </w:trPr>
        <w:tc>
          <w:tcPr>
            <w:tcW w:w="1800"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bottom"/>
          </w:tcPr>
          <w:p w14:paraId="3005184D" w14:textId="77777777" w:rsidR="00753093" w:rsidRPr="00D57179" w:rsidRDefault="00753093" w:rsidP="00F94B75">
            <w:pPr>
              <w:pStyle w:val="CellHeadingCentered"/>
              <w:rPr>
                <w:color w:val="auto"/>
                <w:lang w:val="en-GB"/>
              </w:rPr>
            </w:pPr>
            <w:r w:rsidRPr="00D57179">
              <w:rPr>
                <w:color w:val="auto"/>
                <w:lang w:val="en-GB"/>
              </w:rPr>
              <w:t>Item</w:t>
            </w:r>
          </w:p>
        </w:tc>
        <w:tc>
          <w:tcPr>
            <w:tcW w:w="1350"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bottom"/>
          </w:tcPr>
          <w:p w14:paraId="4E821EBC" w14:textId="77777777" w:rsidR="00753093" w:rsidRPr="00D57179" w:rsidRDefault="00753093" w:rsidP="00F94B75">
            <w:pPr>
              <w:pStyle w:val="CellHeadingCentered"/>
              <w:rPr>
                <w:color w:val="auto"/>
                <w:lang w:val="en-GB"/>
              </w:rPr>
            </w:pPr>
            <w:r w:rsidRPr="00D57179">
              <w:rPr>
                <w:color w:val="auto"/>
                <w:lang w:val="en-GB"/>
              </w:rPr>
              <w:t>Temperature</w:t>
            </w:r>
          </w:p>
        </w:tc>
        <w:tc>
          <w:tcPr>
            <w:tcW w:w="2880"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bottom"/>
          </w:tcPr>
          <w:p w14:paraId="70E1E730" w14:textId="77777777" w:rsidR="00753093" w:rsidRPr="00D57179" w:rsidRDefault="00753093" w:rsidP="00F94B75">
            <w:pPr>
              <w:pStyle w:val="CellHeadingCentered"/>
              <w:rPr>
                <w:color w:val="auto"/>
                <w:lang w:val="en-GB"/>
              </w:rPr>
            </w:pPr>
            <w:r w:rsidRPr="00D57179">
              <w:rPr>
                <w:color w:val="auto"/>
                <w:lang w:val="en-GB"/>
              </w:rPr>
              <w:t>Environment</w:t>
            </w:r>
          </w:p>
        </w:tc>
        <w:tc>
          <w:tcPr>
            <w:tcW w:w="1440"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bottom"/>
          </w:tcPr>
          <w:p w14:paraId="256F14ED" w14:textId="77777777" w:rsidR="00753093" w:rsidRPr="00D57179" w:rsidRDefault="00753093" w:rsidP="00F94B75">
            <w:pPr>
              <w:pStyle w:val="CellHeadingCentered"/>
              <w:rPr>
                <w:color w:val="auto"/>
                <w:lang w:val="en-GB"/>
              </w:rPr>
            </w:pPr>
            <w:r w:rsidRPr="00D57179">
              <w:rPr>
                <w:color w:val="auto"/>
                <w:lang w:val="en-GB"/>
              </w:rPr>
              <w:t>Physical Abuse</w:t>
            </w:r>
          </w:p>
        </w:tc>
        <w:tc>
          <w:tcPr>
            <w:tcW w:w="252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bottom"/>
          </w:tcPr>
          <w:p w14:paraId="31827E92" w14:textId="77777777" w:rsidR="00753093" w:rsidRPr="00D57179" w:rsidRDefault="00753093" w:rsidP="00F94B75">
            <w:pPr>
              <w:pStyle w:val="CellHeadingCentered"/>
              <w:rPr>
                <w:color w:val="auto"/>
                <w:lang w:val="en-GB"/>
              </w:rPr>
            </w:pPr>
            <w:r w:rsidRPr="00D57179">
              <w:rPr>
                <w:color w:val="auto"/>
                <w:lang w:val="en-GB"/>
              </w:rPr>
              <w:t xml:space="preserve">Coating System by </w:t>
            </w:r>
            <w:r w:rsidRPr="00D57179">
              <w:rPr>
                <w:color w:val="auto"/>
                <w:lang w:val="en-GB"/>
              </w:rPr>
              <w:br/>
              <w:t>Exposure</w:t>
            </w:r>
          </w:p>
        </w:tc>
      </w:tr>
      <w:tr w:rsidR="00753093" w:rsidRPr="00D57179" w14:paraId="1CA17F40" w14:textId="77777777" w:rsidTr="00C44943">
        <w:trPr>
          <w:trHeight w:val="300"/>
        </w:trPr>
        <w:tc>
          <w:tcPr>
            <w:tcW w:w="1800" w:type="dxa"/>
            <w:vMerge/>
            <w:tcBorders>
              <w:top w:val="single" w:sz="4" w:space="0" w:color="000000"/>
              <w:left w:val="single" w:sz="4" w:space="0" w:color="000000"/>
              <w:bottom w:val="single" w:sz="12" w:space="0" w:color="000000"/>
              <w:right w:val="single" w:sz="4" w:space="0" w:color="000000"/>
            </w:tcBorders>
          </w:tcPr>
          <w:p w14:paraId="5730A5EB" w14:textId="77777777" w:rsidR="00753093" w:rsidRPr="00D57179" w:rsidRDefault="00753093" w:rsidP="00F94B75">
            <w:pPr>
              <w:pStyle w:val="CellHeadingCentered"/>
              <w:rPr>
                <w:color w:val="auto"/>
                <w:lang w:val="en-GB"/>
              </w:rPr>
            </w:pPr>
          </w:p>
        </w:tc>
        <w:tc>
          <w:tcPr>
            <w:tcW w:w="1350" w:type="dxa"/>
            <w:vMerge/>
            <w:tcBorders>
              <w:top w:val="single" w:sz="4" w:space="0" w:color="000000"/>
              <w:left w:val="single" w:sz="4" w:space="0" w:color="000000"/>
              <w:bottom w:val="single" w:sz="12" w:space="0" w:color="000000"/>
              <w:right w:val="single" w:sz="4" w:space="0" w:color="000000"/>
            </w:tcBorders>
          </w:tcPr>
          <w:p w14:paraId="005A05A9" w14:textId="77777777" w:rsidR="00753093" w:rsidRPr="00D57179" w:rsidRDefault="00753093" w:rsidP="00F94B75">
            <w:pPr>
              <w:pStyle w:val="CellHeadingCentered"/>
              <w:rPr>
                <w:color w:val="auto"/>
                <w:lang w:val="en-GB"/>
              </w:rPr>
            </w:pPr>
          </w:p>
        </w:tc>
        <w:tc>
          <w:tcPr>
            <w:tcW w:w="2880" w:type="dxa"/>
            <w:vMerge/>
            <w:tcBorders>
              <w:top w:val="single" w:sz="4" w:space="0" w:color="000000"/>
              <w:left w:val="single" w:sz="4" w:space="0" w:color="000000"/>
              <w:bottom w:val="single" w:sz="12" w:space="0" w:color="000000"/>
              <w:right w:val="single" w:sz="4" w:space="0" w:color="000000"/>
            </w:tcBorders>
          </w:tcPr>
          <w:p w14:paraId="1897DD58" w14:textId="77777777" w:rsidR="00753093" w:rsidRPr="00D57179" w:rsidRDefault="00753093" w:rsidP="00F94B75">
            <w:pPr>
              <w:pStyle w:val="CellHeadingCentered"/>
              <w:rPr>
                <w:color w:val="auto"/>
                <w:lang w:val="en-GB"/>
              </w:rPr>
            </w:pPr>
          </w:p>
        </w:tc>
        <w:tc>
          <w:tcPr>
            <w:tcW w:w="1440" w:type="dxa"/>
            <w:vMerge/>
            <w:tcBorders>
              <w:top w:val="single" w:sz="4" w:space="0" w:color="000000"/>
              <w:left w:val="single" w:sz="4" w:space="0" w:color="000000"/>
              <w:bottom w:val="single" w:sz="12" w:space="0" w:color="000000"/>
              <w:right w:val="single" w:sz="4" w:space="0" w:color="000000"/>
            </w:tcBorders>
          </w:tcPr>
          <w:p w14:paraId="15132E3F" w14:textId="77777777" w:rsidR="00753093" w:rsidRPr="00D57179" w:rsidRDefault="00753093" w:rsidP="00F94B75">
            <w:pPr>
              <w:pStyle w:val="CellHeadingCentered"/>
              <w:rPr>
                <w:color w:val="auto"/>
                <w:lang w:val="en-GB"/>
              </w:rPr>
            </w:pPr>
          </w:p>
        </w:tc>
        <w:tc>
          <w:tcPr>
            <w:tcW w:w="1260" w:type="dxa"/>
            <w:tcBorders>
              <w:top w:val="nil"/>
              <w:left w:val="single" w:sz="4" w:space="0" w:color="000000"/>
              <w:bottom w:val="single" w:sz="12" w:space="0" w:color="000000"/>
              <w:right w:val="single" w:sz="4" w:space="0" w:color="000000"/>
            </w:tcBorders>
            <w:tcMar>
              <w:top w:w="120" w:type="dxa"/>
              <w:left w:w="40" w:type="dxa"/>
              <w:bottom w:w="40" w:type="dxa"/>
              <w:right w:w="40" w:type="dxa"/>
            </w:tcMar>
            <w:vAlign w:val="bottom"/>
          </w:tcPr>
          <w:p w14:paraId="1BE1EE5A" w14:textId="77777777" w:rsidR="00753093" w:rsidRPr="00D57179" w:rsidRDefault="00753093" w:rsidP="00F94B75">
            <w:pPr>
              <w:pStyle w:val="CellHeadingCentered"/>
              <w:rPr>
                <w:color w:val="auto"/>
                <w:lang w:val="en-GB"/>
              </w:rPr>
            </w:pPr>
            <w:r w:rsidRPr="00D57179">
              <w:rPr>
                <w:color w:val="auto"/>
                <w:lang w:val="en-GB"/>
              </w:rPr>
              <w:t>Continuous</w:t>
            </w:r>
          </w:p>
        </w:tc>
        <w:tc>
          <w:tcPr>
            <w:tcW w:w="1260" w:type="dxa"/>
            <w:tcBorders>
              <w:top w:val="nil"/>
              <w:left w:val="single" w:sz="4" w:space="0" w:color="000000"/>
              <w:bottom w:val="single" w:sz="12" w:space="0" w:color="000000"/>
              <w:right w:val="single" w:sz="4" w:space="0" w:color="000000"/>
            </w:tcBorders>
            <w:tcMar>
              <w:top w:w="120" w:type="dxa"/>
              <w:left w:w="40" w:type="dxa"/>
              <w:bottom w:w="40" w:type="dxa"/>
              <w:right w:w="40" w:type="dxa"/>
            </w:tcMar>
            <w:vAlign w:val="bottom"/>
          </w:tcPr>
          <w:p w14:paraId="4581B8F6" w14:textId="77777777" w:rsidR="00753093" w:rsidRPr="00D57179" w:rsidRDefault="00753093" w:rsidP="00F94B75">
            <w:pPr>
              <w:pStyle w:val="CellHeadingCentered"/>
              <w:rPr>
                <w:color w:val="auto"/>
                <w:lang w:val="en-GB"/>
              </w:rPr>
            </w:pPr>
            <w:r w:rsidRPr="00D57179">
              <w:rPr>
                <w:color w:val="auto"/>
                <w:lang w:val="en-GB"/>
              </w:rPr>
              <w:t>Intermittent</w:t>
            </w:r>
          </w:p>
        </w:tc>
      </w:tr>
      <w:tr w:rsidR="00753093" w:rsidRPr="00D57179" w14:paraId="31DA4701" w14:textId="77777777" w:rsidTr="00C44943">
        <w:trPr>
          <w:trHeight w:val="300"/>
        </w:trPr>
        <w:tc>
          <w:tcPr>
            <w:tcW w:w="180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7A9B7178" w14:textId="77777777" w:rsidR="00753093" w:rsidRPr="00D57179" w:rsidRDefault="00753093" w:rsidP="00F94B75">
            <w:pPr>
              <w:pStyle w:val="CellBodyCentered"/>
              <w:rPr>
                <w:color w:val="auto"/>
              </w:rPr>
            </w:pPr>
            <w:r w:rsidRPr="00D57179">
              <w:rPr>
                <w:color w:val="auto"/>
              </w:rPr>
              <w:t>Oil/water Separator</w:t>
            </w:r>
          </w:p>
        </w:tc>
        <w:tc>
          <w:tcPr>
            <w:tcW w:w="135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385D03C7" w14:textId="77777777" w:rsidR="00753093" w:rsidRPr="00D57179" w:rsidRDefault="00753093" w:rsidP="00F94B75">
            <w:pPr>
              <w:pStyle w:val="CellBodyCentered"/>
              <w:rPr>
                <w:color w:val="auto"/>
              </w:rPr>
            </w:pPr>
            <w:r w:rsidRPr="00D57179">
              <w:rPr>
                <w:color w:val="auto"/>
              </w:rPr>
              <w:t>&lt; 60</w:t>
            </w:r>
            <w:r w:rsidRPr="00D57179">
              <w:rPr>
                <w:rFonts w:ascii="Calibri" w:hAnsi="Calibri"/>
                <w:color w:val="auto"/>
              </w:rPr>
              <w:t>°</w:t>
            </w:r>
            <w:r w:rsidRPr="00D57179">
              <w:rPr>
                <w:color w:val="auto"/>
              </w:rPr>
              <w:t>C (140</w:t>
            </w:r>
            <w:r w:rsidRPr="00D57179">
              <w:rPr>
                <w:rFonts w:ascii="Calibri" w:hAnsi="Calibri"/>
                <w:color w:val="auto"/>
              </w:rPr>
              <w:t>°</w:t>
            </w:r>
            <w:r w:rsidRPr="00D57179">
              <w:rPr>
                <w:color w:val="auto"/>
              </w:rPr>
              <w:t>F)</w:t>
            </w:r>
          </w:p>
        </w:tc>
        <w:tc>
          <w:tcPr>
            <w:tcW w:w="288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6366B472" w14:textId="77777777" w:rsidR="00753093" w:rsidRPr="00D57179" w:rsidRDefault="00753093" w:rsidP="00F94B75">
            <w:pPr>
              <w:pStyle w:val="CellBodyCentered"/>
              <w:rPr>
                <w:color w:val="auto"/>
              </w:rPr>
            </w:pPr>
            <w:r w:rsidRPr="00D57179">
              <w:rPr>
                <w:color w:val="auto"/>
              </w:rPr>
              <w:t>Oil/water mixture</w:t>
            </w:r>
          </w:p>
        </w:tc>
        <w:tc>
          <w:tcPr>
            <w:tcW w:w="144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76255A5E" w14:textId="77777777" w:rsidR="00753093" w:rsidRPr="00D57179" w:rsidRDefault="00753093" w:rsidP="00F94B75">
            <w:pPr>
              <w:pStyle w:val="CellBodyCentered"/>
              <w:rPr>
                <w:color w:val="auto"/>
              </w:rPr>
            </w:pPr>
            <w:r w:rsidRPr="00D57179">
              <w:rPr>
                <w:color w:val="auto"/>
              </w:rPr>
              <w:t>Moderate</w:t>
            </w:r>
            <w:r w:rsidRPr="00357A10">
              <w:rPr>
                <w:color w:val="auto"/>
                <w:vertAlign w:val="superscript"/>
              </w:rPr>
              <w:t>1</w:t>
            </w:r>
          </w:p>
        </w:tc>
        <w:tc>
          <w:tcPr>
            <w:tcW w:w="126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1208CA01" w14:textId="77777777" w:rsidR="00753093" w:rsidRPr="00D57179" w:rsidRDefault="00753093" w:rsidP="00F94B75">
            <w:pPr>
              <w:pStyle w:val="CellBodyCentered"/>
              <w:rPr>
                <w:color w:val="auto"/>
              </w:rPr>
            </w:pPr>
            <w:r w:rsidRPr="00D57179">
              <w:rPr>
                <w:color w:val="auto"/>
              </w:rPr>
              <w:t>20.1</w:t>
            </w:r>
          </w:p>
        </w:tc>
        <w:tc>
          <w:tcPr>
            <w:tcW w:w="126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763A3398" w14:textId="77777777" w:rsidR="00753093" w:rsidRPr="00D57179" w:rsidRDefault="00753093" w:rsidP="00F94B75">
            <w:pPr>
              <w:pStyle w:val="CellBodyCentered"/>
              <w:rPr>
                <w:color w:val="auto"/>
              </w:rPr>
            </w:pPr>
            <w:r w:rsidRPr="00D57179">
              <w:rPr>
                <w:color w:val="auto"/>
              </w:rPr>
              <w:t>N/A</w:t>
            </w:r>
          </w:p>
        </w:tc>
      </w:tr>
      <w:tr w:rsidR="00753093" w:rsidRPr="00D57179" w14:paraId="49FC10E1" w14:textId="77777777" w:rsidTr="00C44943">
        <w:trPr>
          <w:trHeight w:val="300"/>
        </w:trPr>
        <w:tc>
          <w:tcPr>
            <w:tcW w:w="1800" w:type="dxa"/>
            <w:vMerge w:val="restart"/>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DE2C3B6" w14:textId="77777777" w:rsidR="00753093" w:rsidRPr="00D57179" w:rsidRDefault="00753093" w:rsidP="00F94B75">
            <w:pPr>
              <w:pStyle w:val="CellBodyCentered"/>
              <w:rPr>
                <w:color w:val="auto"/>
              </w:rPr>
            </w:pPr>
            <w:r w:rsidRPr="00D57179">
              <w:rPr>
                <w:color w:val="auto"/>
              </w:rPr>
              <w:t>Secondary Containment</w:t>
            </w:r>
          </w:p>
        </w:tc>
        <w:tc>
          <w:tcPr>
            <w:tcW w:w="1350" w:type="dxa"/>
            <w:vMerge w:val="restart"/>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F7AE87F" w14:textId="77777777" w:rsidR="00753093" w:rsidRPr="00D57179" w:rsidRDefault="00753093" w:rsidP="00F94B75">
            <w:pPr>
              <w:pStyle w:val="CellBodyCentered"/>
              <w:rPr>
                <w:color w:val="auto"/>
              </w:rPr>
            </w:pPr>
            <w:r w:rsidRPr="00D57179">
              <w:rPr>
                <w:color w:val="auto"/>
              </w:rPr>
              <w:t>&lt; 60</w:t>
            </w:r>
            <w:r w:rsidRPr="00D57179">
              <w:rPr>
                <w:rFonts w:ascii="Calibri" w:hAnsi="Calibri"/>
                <w:color w:val="auto"/>
              </w:rPr>
              <w:t>°</w:t>
            </w:r>
            <w:r w:rsidRPr="00D57179">
              <w:rPr>
                <w:color w:val="auto"/>
              </w:rPr>
              <w:t>C (140</w:t>
            </w:r>
            <w:r w:rsidRPr="00D57179">
              <w:rPr>
                <w:rFonts w:ascii="Calibri" w:hAnsi="Calibri"/>
                <w:color w:val="auto"/>
              </w:rPr>
              <w:t>°</w:t>
            </w:r>
            <w:r w:rsidRPr="00D57179">
              <w:rPr>
                <w:color w:val="auto"/>
              </w:rPr>
              <w:t>F)</w:t>
            </w:r>
          </w:p>
        </w:tc>
        <w:tc>
          <w:tcPr>
            <w:tcW w:w="2880" w:type="dxa"/>
            <w:vMerge w:val="restart"/>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9361FA3" w14:textId="77777777" w:rsidR="00753093" w:rsidRPr="00D57179" w:rsidRDefault="00753093" w:rsidP="00F94B75">
            <w:pPr>
              <w:pStyle w:val="CellBodyCentered"/>
              <w:rPr>
                <w:color w:val="auto"/>
              </w:rPr>
            </w:pPr>
            <w:r w:rsidRPr="00D57179">
              <w:rPr>
                <w:color w:val="auto"/>
              </w:rPr>
              <w:t>Hydrocarbons</w:t>
            </w:r>
            <w:proofErr w:type="gramStart"/>
            <w:r w:rsidRPr="00357A10">
              <w:rPr>
                <w:color w:val="auto"/>
                <w:vertAlign w:val="superscript"/>
              </w:rPr>
              <w:t>2</w:t>
            </w:r>
            <w:r w:rsidRPr="00D57179">
              <w:rPr>
                <w:color w:val="auto"/>
              </w:rPr>
              <w:t>,dilute</w:t>
            </w:r>
            <w:proofErr w:type="gramEnd"/>
            <w:r w:rsidRPr="00D57179">
              <w:rPr>
                <w:color w:val="auto"/>
              </w:rPr>
              <w:t xml:space="preserve"> acids, caustics</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3C687F57" w14:textId="77777777" w:rsidR="00753093" w:rsidRPr="00D57179" w:rsidRDefault="00753093" w:rsidP="00F94B75">
            <w:pPr>
              <w:pStyle w:val="CellBodyCentered"/>
              <w:rPr>
                <w:color w:val="auto"/>
              </w:rPr>
            </w:pPr>
            <w:r w:rsidRPr="00D57179">
              <w:rPr>
                <w:color w:val="auto"/>
              </w:rPr>
              <w:t>Mild</w:t>
            </w:r>
            <w:r w:rsidRPr="00D57179">
              <w:rPr>
                <w:color w:val="auto"/>
                <w:vertAlign w:val="superscript"/>
              </w:rPr>
              <w:t>1</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FE9FF41" w14:textId="77777777" w:rsidR="00753093" w:rsidRPr="00D57179" w:rsidRDefault="00753093" w:rsidP="00F94B75">
            <w:pPr>
              <w:pStyle w:val="CellBodyCentered"/>
              <w:rPr>
                <w:color w:val="auto"/>
              </w:rPr>
            </w:pPr>
            <w:r w:rsidRPr="00D57179">
              <w:rPr>
                <w:color w:val="auto"/>
              </w:rPr>
              <w:t>20.2</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EF22181" w14:textId="77777777" w:rsidR="00753093" w:rsidRPr="00D57179" w:rsidRDefault="00753093" w:rsidP="00F94B75">
            <w:pPr>
              <w:pStyle w:val="CellBodyCentered"/>
              <w:rPr>
                <w:color w:val="auto"/>
              </w:rPr>
            </w:pPr>
            <w:r w:rsidRPr="00D57179">
              <w:rPr>
                <w:color w:val="auto"/>
              </w:rPr>
              <w:t>20.2</w:t>
            </w:r>
          </w:p>
        </w:tc>
      </w:tr>
      <w:tr w:rsidR="00753093" w:rsidRPr="00D57179" w14:paraId="31A17923" w14:textId="77777777" w:rsidTr="00C44943">
        <w:trPr>
          <w:trHeight w:val="300"/>
        </w:trPr>
        <w:tc>
          <w:tcPr>
            <w:tcW w:w="1800" w:type="dxa"/>
            <w:vMerge/>
            <w:tcBorders>
              <w:top w:val="single" w:sz="4" w:space="0" w:color="000000"/>
              <w:left w:val="single" w:sz="4" w:space="0" w:color="000000"/>
              <w:bottom w:val="single" w:sz="4" w:space="0" w:color="000000"/>
              <w:right w:val="single" w:sz="4" w:space="0" w:color="000000"/>
            </w:tcBorders>
          </w:tcPr>
          <w:p w14:paraId="6620585C" w14:textId="77777777" w:rsidR="00753093" w:rsidRPr="00D57179" w:rsidRDefault="00753093" w:rsidP="00F94B75">
            <w:pPr>
              <w:pStyle w:val="CellBodyCentered"/>
              <w:rPr>
                <w:color w:val="auto"/>
              </w:rPr>
            </w:pPr>
          </w:p>
        </w:tc>
        <w:tc>
          <w:tcPr>
            <w:tcW w:w="1350" w:type="dxa"/>
            <w:vMerge/>
            <w:tcBorders>
              <w:top w:val="single" w:sz="4" w:space="0" w:color="000000"/>
              <w:left w:val="single" w:sz="4" w:space="0" w:color="000000"/>
              <w:bottom w:val="single" w:sz="4" w:space="0" w:color="000000"/>
              <w:right w:val="single" w:sz="4" w:space="0" w:color="000000"/>
            </w:tcBorders>
          </w:tcPr>
          <w:p w14:paraId="01EAAC59" w14:textId="77777777" w:rsidR="00753093" w:rsidRPr="00D57179" w:rsidRDefault="00753093" w:rsidP="00F94B75">
            <w:pPr>
              <w:pStyle w:val="CellBodyCentered"/>
              <w:rPr>
                <w:color w:val="auto"/>
              </w:rPr>
            </w:pPr>
          </w:p>
        </w:tc>
        <w:tc>
          <w:tcPr>
            <w:tcW w:w="2880" w:type="dxa"/>
            <w:vMerge/>
            <w:tcBorders>
              <w:top w:val="single" w:sz="4" w:space="0" w:color="000000"/>
              <w:left w:val="single" w:sz="4" w:space="0" w:color="000000"/>
              <w:bottom w:val="single" w:sz="4" w:space="0" w:color="000000"/>
              <w:right w:val="single" w:sz="4" w:space="0" w:color="000000"/>
            </w:tcBorders>
          </w:tcPr>
          <w:p w14:paraId="22E28D87" w14:textId="77777777" w:rsidR="00753093" w:rsidRPr="00D57179" w:rsidRDefault="00753093" w:rsidP="00F94B75">
            <w:pPr>
              <w:pStyle w:val="CellBodyCentered"/>
              <w:rPr>
                <w:color w:val="auto"/>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685C3A8D" w14:textId="77777777" w:rsidR="00753093" w:rsidRPr="00D57179" w:rsidRDefault="00753093" w:rsidP="00F94B75">
            <w:pPr>
              <w:pStyle w:val="CellBodyCentered"/>
              <w:rPr>
                <w:color w:val="auto"/>
              </w:rPr>
            </w:pPr>
            <w:r w:rsidRPr="00D57179">
              <w:rPr>
                <w:color w:val="auto"/>
              </w:rPr>
              <w:t>Moderate</w:t>
            </w:r>
            <w:r w:rsidRPr="00D57179">
              <w:rPr>
                <w:color w:val="auto"/>
                <w:vertAlign w:val="superscript"/>
              </w:rPr>
              <w:t>1</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353F2125" w14:textId="77777777" w:rsidR="00753093" w:rsidRPr="00D57179" w:rsidRDefault="00753093" w:rsidP="00F94B75">
            <w:pPr>
              <w:pStyle w:val="CellBodyCentered"/>
              <w:rPr>
                <w:color w:val="auto"/>
              </w:rPr>
            </w:pPr>
            <w:r w:rsidRPr="00D57179">
              <w:rPr>
                <w:color w:val="auto"/>
              </w:rPr>
              <w:t>20.1</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1E74DD3" w14:textId="77777777" w:rsidR="00753093" w:rsidRPr="00D57179" w:rsidRDefault="00753093" w:rsidP="00F94B75">
            <w:pPr>
              <w:pStyle w:val="CellBodyCentered"/>
              <w:rPr>
                <w:color w:val="auto"/>
              </w:rPr>
            </w:pPr>
            <w:r w:rsidRPr="00D57179">
              <w:rPr>
                <w:color w:val="auto"/>
              </w:rPr>
              <w:t>20.1</w:t>
            </w:r>
          </w:p>
        </w:tc>
      </w:tr>
      <w:tr w:rsidR="00753093" w:rsidRPr="00D57179" w14:paraId="137344E7" w14:textId="77777777" w:rsidTr="00C44943">
        <w:trPr>
          <w:trHeight w:val="300"/>
        </w:trPr>
        <w:tc>
          <w:tcPr>
            <w:tcW w:w="1800" w:type="dxa"/>
            <w:vMerge/>
            <w:tcBorders>
              <w:top w:val="single" w:sz="4" w:space="0" w:color="000000"/>
              <w:left w:val="single" w:sz="4" w:space="0" w:color="000000"/>
              <w:bottom w:val="single" w:sz="4" w:space="0" w:color="000000"/>
              <w:right w:val="single" w:sz="4" w:space="0" w:color="000000"/>
            </w:tcBorders>
          </w:tcPr>
          <w:p w14:paraId="1AB0F342" w14:textId="77777777" w:rsidR="00753093" w:rsidRPr="00D57179" w:rsidRDefault="00753093" w:rsidP="00F94B75">
            <w:pPr>
              <w:pStyle w:val="CellBodyCentered"/>
              <w:rPr>
                <w:color w:val="auto"/>
              </w:rPr>
            </w:pPr>
          </w:p>
        </w:tc>
        <w:tc>
          <w:tcPr>
            <w:tcW w:w="1350" w:type="dxa"/>
            <w:vMerge/>
            <w:tcBorders>
              <w:top w:val="single" w:sz="4" w:space="0" w:color="000000"/>
              <w:left w:val="single" w:sz="4" w:space="0" w:color="000000"/>
              <w:bottom w:val="single" w:sz="4" w:space="0" w:color="000000"/>
              <w:right w:val="single" w:sz="4" w:space="0" w:color="000000"/>
            </w:tcBorders>
          </w:tcPr>
          <w:p w14:paraId="1170DFA8" w14:textId="77777777" w:rsidR="00753093" w:rsidRPr="00D57179" w:rsidRDefault="00753093" w:rsidP="00F94B75">
            <w:pPr>
              <w:pStyle w:val="CellBodyCentered"/>
              <w:rPr>
                <w:color w:val="auto"/>
              </w:rPr>
            </w:pPr>
          </w:p>
        </w:tc>
        <w:tc>
          <w:tcPr>
            <w:tcW w:w="2880" w:type="dxa"/>
            <w:vMerge/>
            <w:tcBorders>
              <w:top w:val="single" w:sz="4" w:space="0" w:color="000000"/>
              <w:left w:val="single" w:sz="4" w:space="0" w:color="000000"/>
              <w:bottom w:val="single" w:sz="4" w:space="0" w:color="000000"/>
              <w:right w:val="single" w:sz="4" w:space="0" w:color="000000"/>
            </w:tcBorders>
          </w:tcPr>
          <w:p w14:paraId="3240D7BF" w14:textId="77777777" w:rsidR="00753093" w:rsidRPr="00D57179" w:rsidRDefault="00753093" w:rsidP="00F94B75">
            <w:pPr>
              <w:pStyle w:val="CellBodyCentered"/>
              <w:rPr>
                <w:color w:val="auto"/>
              </w:rPr>
            </w:pP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CA17833" w14:textId="77777777" w:rsidR="00753093" w:rsidRPr="00D57179" w:rsidRDefault="00753093" w:rsidP="00F94B75">
            <w:pPr>
              <w:pStyle w:val="CellBodyCentered"/>
              <w:rPr>
                <w:color w:val="auto"/>
              </w:rPr>
            </w:pPr>
            <w:r w:rsidRPr="00D57179">
              <w:rPr>
                <w:color w:val="auto"/>
              </w:rPr>
              <w:t>Aggressive</w:t>
            </w:r>
            <w:r w:rsidRPr="00357A10">
              <w:rPr>
                <w:color w:val="auto"/>
                <w:vertAlign w:val="superscript"/>
              </w:rPr>
              <w:t>3</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98D371C" w14:textId="77777777" w:rsidR="00753093" w:rsidRPr="00D57179" w:rsidRDefault="00753093" w:rsidP="00F94B75">
            <w:pPr>
              <w:pStyle w:val="CellBodyCentered"/>
              <w:rPr>
                <w:color w:val="auto"/>
              </w:rPr>
            </w:pPr>
            <w:r w:rsidRPr="00D57179">
              <w:rPr>
                <w:color w:val="auto"/>
              </w:rPr>
              <w:t>20.3</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9880D4F" w14:textId="77777777" w:rsidR="00753093" w:rsidRPr="00D57179" w:rsidRDefault="00753093" w:rsidP="00F94B75">
            <w:pPr>
              <w:pStyle w:val="CellBodyCentered"/>
              <w:rPr>
                <w:color w:val="auto"/>
              </w:rPr>
            </w:pPr>
            <w:r w:rsidRPr="00D57179">
              <w:rPr>
                <w:color w:val="auto"/>
              </w:rPr>
              <w:t>20.3</w:t>
            </w:r>
          </w:p>
        </w:tc>
      </w:tr>
      <w:tr w:rsidR="00753093" w:rsidRPr="00D57179" w14:paraId="0E081C55" w14:textId="77777777" w:rsidTr="00C44943">
        <w:trPr>
          <w:trHeight w:val="300"/>
        </w:trPr>
        <w:tc>
          <w:tcPr>
            <w:tcW w:w="180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827040B" w14:textId="77777777" w:rsidR="00753093" w:rsidRPr="00D57179" w:rsidRDefault="00753093" w:rsidP="00F94B75">
            <w:pPr>
              <w:pStyle w:val="CellBodyCentered"/>
              <w:rPr>
                <w:color w:val="auto"/>
              </w:rPr>
            </w:pPr>
            <w:r w:rsidRPr="00D57179">
              <w:rPr>
                <w:color w:val="auto"/>
              </w:rPr>
              <w:t>Equipment Foundations</w:t>
            </w:r>
          </w:p>
        </w:tc>
        <w:tc>
          <w:tcPr>
            <w:tcW w:w="135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BD307B2" w14:textId="77777777" w:rsidR="00753093" w:rsidRPr="00D57179" w:rsidRDefault="00753093" w:rsidP="00F94B75">
            <w:pPr>
              <w:pStyle w:val="CellBodyCentered"/>
              <w:rPr>
                <w:color w:val="auto"/>
              </w:rPr>
            </w:pPr>
            <w:r w:rsidRPr="00D57179">
              <w:rPr>
                <w:color w:val="auto"/>
              </w:rPr>
              <w:t>&lt; 60</w:t>
            </w:r>
            <w:r w:rsidRPr="00D57179">
              <w:rPr>
                <w:rFonts w:ascii="Calibri" w:hAnsi="Calibri"/>
                <w:color w:val="auto"/>
              </w:rPr>
              <w:t>°</w:t>
            </w:r>
            <w:r w:rsidRPr="00D57179">
              <w:rPr>
                <w:color w:val="auto"/>
              </w:rPr>
              <w:t>C (140</w:t>
            </w:r>
            <w:r w:rsidRPr="00D57179">
              <w:rPr>
                <w:rFonts w:ascii="Calibri" w:hAnsi="Calibri"/>
                <w:color w:val="auto"/>
              </w:rPr>
              <w:t>°</w:t>
            </w:r>
            <w:r w:rsidRPr="00D57179">
              <w:rPr>
                <w:color w:val="auto"/>
              </w:rPr>
              <w:t>F)</w:t>
            </w:r>
          </w:p>
        </w:tc>
        <w:tc>
          <w:tcPr>
            <w:tcW w:w="288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9DAE825" w14:textId="77777777" w:rsidR="00753093" w:rsidRPr="00D57179" w:rsidRDefault="00753093" w:rsidP="00F94B75">
            <w:pPr>
              <w:pStyle w:val="CellBodyCentered"/>
              <w:rPr>
                <w:color w:val="auto"/>
              </w:rPr>
            </w:pPr>
            <w:r w:rsidRPr="00D57179">
              <w:rPr>
                <w:color w:val="auto"/>
              </w:rPr>
              <w:t>Hydrocarbons</w:t>
            </w:r>
            <w:proofErr w:type="gramStart"/>
            <w:r w:rsidRPr="00D57179">
              <w:rPr>
                <w:color w:val="auto"/>
                <w:vertAlign w:val="superscript"/>
              </w:rPr>
              <w:t>2</w:t>
            </w:r>
            <w:r w:rsidRPr="00D57179">
              <w:rPr>
                <w:color w:val="auto"/>
              </w:rPr>
              <w:t xml:space="preserve"> ,</w:t>
            </w:r>
            <w:proofErr w:type="gramEnd"/>
            <w:r w:rsidRPr="00D57179">
              <w:rPr>
                <w:color w:val="auto"/>
              </w:rPr>
              <w:t xml:space="preserve"> dilute acids, caustics</w:t>
            </w:r>
          </w:p>
        </w:tc>
        <w:tc>
          <w:tcPr>
            <w:tcW w:w="144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2E089AED" w14:textId="77777777" w:rsidR="00753093" w:rsidRPr="00D57179" w:rsidRDefault="00753093" w:rsidP="00F94B75">
            <w:pPr>
              <w:pStyle w:val="CellBodyCentered"/>
              <w:rPr>
                <w:color w:val="auto"/>
              </w:rPr>
            </w:pPr>
            <w:r w:rsidRPr="00D57179">
              <w:rPr>
                <w:color w:val="auto"/>
              </w:rPr>
              <w:t>Mild</w:t>
            </w:r>
            <w:r w:rsidRPr="00357A10">
              <w:rPr>
                <w:color w:val="auto"/>
                <w:vertAlign w:val="superscript"/>
              </w:rPr>
              <w:t>4</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B2C3484" w14:textId="77777777" w:rsidR="00753093" w:rsidRPr="00D57179" w:rsidRDefault="00753093" w:rsidP="00F94B75">
            <w:pPr>
              <w:pStyle w:val="CellBodyCentered"/>
              <w:rPr>
                <w:color w:val="auto"/>
              </w:rPr>
            </w:pPr>
            <w:r>
              <w:rPr>
                <w:color w:val="auto"/>
              </w:rPr>
              <w:t>-</w:t>
            </w:r>
            <w:r w:rsidRPr="00357A10">
              <w:rPr>
                <w:color w:val="auto"/>
                <w:vertAlign w:val="superscript"/>
              </w:rPr>
              <w:t>5</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9E76B32" w14:textId="77777777" w:rsidR="00753093" w:rsidRPr="00D57179" w:rsidRDefault="00753093" w:rsidP="00F94B75">
            <w:pPr>
              <w:pStyle w:val="CellBodyCentered"/>
              <w:rPr>
                <w:color w:val="auto"/>
              </w:rPr>
            </w:pPr>
            <w:r w:rsidRPr="00D57179">
              <w:rPr>
                <w:color w:val="auto"/>
              </w:rPr>
              <w:t>20.2</w:t>
            </w:r>
          </w:p>
        </w:tc>
      </w:tr>
      <w:tr w:rsidR="00753093" w:rsidRPr="00D57179" w14:paraId="514986DD" w14:textId="77777777" w:rsidTr="00C44943">
        <w:trPr>
          <w:trHeight w:val="500"/>
        </w:trPr>
        <w:tc>
          <w:tcPr>
            <w:tcW w:w="9990" w:type="dxa"/>
            <w:gridSpan w:val="6"/>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6833A113" w14:textId="77777777" w:rsidR="00753093" w:rsidRDefault="00753093" w:rsidP="00F94B75">
            <w:pPr>
              <w:pStyle w:val="CellBodyCentered"/>
              <w:jc w:val="left"/>
              <w:rPr>
                <w:color w:val="auto"/>
              </w:rPr>
            </w:pPr>
            <w:r w:rsidRPr="00D57179">
              <w:rPr>
                <w:color w:val="auto"/>
              </w:rPr>
              <w:t xml:space="preserve">Note: The systems recommended here are a guide. Exact coating selection will depend upon service conditions. Consult manufacturer or </w:t>
            </w:r>
            <w:r>
              <w:rPr>
                <w:color w:val="auto"/>
              </w:rPr>
              <w:t>Company</w:t>
            </w:r>
            <w:r w:rsidRPr="00D57179">
              <w:rPr>
                <w:color w:val="auto"/>
              </w:rPr>
              <w:t xml:space="preserve"> coatings specialist for exact coatings selection.</w:t>
            </w:r>
          </w:p>
          <w:p w14:paraId="1FB73896" w14:textId="77777777" w:rsidR="00753093" w:rsidRDefault="00753093" w:rsidP="00F94B75">
            <w:pPr>
              <w:pStyle w:val="CESTableNotealpha"/>
              <w:numPr>
                <w:ilvl w:val="0"/>
                <w:numId w:val="0"/>
              </w:numPr>
              <w:tabs>
                <w:tab w:val="clear" w:pos="1422"/>
                <w:tab w:val="left" w:pos="0"/>
              </w:tabs>
            </w:pPr>
            <w:r w:rsidRPr="00357A10">
              <w:rPr>
                <w:vertAlign w:val="superscript"/>
              </w:rPr>
              <w:t>1</w:t>
            </w:r>
            <w:r w:rsidRPr="00954BD5">
              <w:t>Moderate coating loss due to abrasion, light equipment wear. Possibility of impact on coating.</w:t>
            </w:r>
          </w:p>
          <w:p w14:paraId="53028E6F" w14:textId="77777777" w:rsidR="00753093" w:rsidRDefault="00753093" w:rsidP="00F94B75">
            <w:pPr>
              <w:pStyle w:val="CESTableNotealpha"/>
              <w:numPr>
                <w:ilvl w:val="0"/>
                <w:numId w:val="0"/>
              </w:numPr>
              <w:tabs>
                <w:tab w:val="clear" w:pos="1422"/>
                <w:tab w:val="left" w:pos="0"/>
              </w:tabs>
            </w:pPr>
            <w:r w:rsidRPr="00357A10">
              <w:rPr>
                <w:vertAlign w:val="superscript"/>
              </w:rPr>
              <w:t>2</w:t>
            </w:r>
            <w:r w:rsidRPr="00954BD5">
              <w:t>Crude oil, jet fuel, gasoline, etc.</w:t>
            </w:r>
          </w:p>
          <w:p w14:paraId="241F1E27" w14:textId="77777777" w:rsidR="00753093" w:rsidRDefault="00753093" w:rsidP="00F94B75">
            <w:pPr>
              <w:pStyle w:val="CESTableNotealpha"/>
              <w:numPr>
                <w:ilvl w:val="0"/>
                <w:numId w:val="0"/>
              </w:numPr>
              <w:tabs>
                <w:tab w:val="clear" w:pos="1422"/>
                <w:tab w:val="left" w:pos="0"/>
              </w:tabs>
            </w:pPr>
            <w:r w:rsidRPr="00357A10">
              <w:rPr>
                <w:vertAlign w:val="superscript"/>
              </w:rPr>
              <w:t>3</w:t>
            </w:r>
            <w:r w:rsidRPr="00954BD5">
              <w:t>Severe coating loss due to abrasion, heavy equipment wear. Definite potential for impact on coating.</w:t>
            </w:r>
          </w:p>
          <w:p w14:paraId="58D4923C" w14:textId="77777777" w:rsidR="00753093" w:rsidRPr="00954BD5" w:rsidRDefault="00753093" w:rsidP="00F94B75">
            <w:pPr>
              <w:pStyle w:val="CESTableNotealpha"/>
              <w:numPr>
                <w:ilvl w:val="0"/>
                <w:numId w:val="0"/>
              </w:numPr>
              <w:tabs>
                <w:tab w:val="clear" w:pos="1422"/>
                <w:tab w:val="left" w:pos="0"/>
              </w:tabs>
            </w:pPr>
            <w:r w:rsidRPr="00357A10">
              <w:rPr>
                <w:vertAlign w:val="superscript"/>
              </w:rPr>
              <w:t>4</w:t>
            </w:r>
            <w:r w:rsidRPr="00954BD5">
              <w:t>No coating loss due to abrasion, possible light foot traffic. No physical impact on coating.</w:t>
            </w:r>
          </w:p>
          <w:p w14:paraId="6DFB005B" w14:textId="77777777" w:rsidR="00753093" w:rsidRDefault="00753093" w:rsidP="00F94B75">
            <w:pPr>
              <w:pStyle w:val="CESTableNotealpha"/>
              <w:numPr>
                <w:ilvl w:val="0"/>
                <w:numId w:val="0"/>
              </w:numPr>
              <w:tabs>
                <w:tab w:val="clear" w:pos="1422"/>
                <w:tab w:val="left" w:pos="-209"/>
              </w:tabs>
              <w:rPr>
                <w:color w:val="auto"/>
                <w:w w:val="0"/>
              </w:rPr>
            </w:pPr>
            <w:r w:rsidRPr="00357A10">
              <w:rPr>
                <w:vertAlign w:val="superscript"/>
              </w:rPr>
              <w:t>5</w:t>
            </w:r>
            <w:r w:rsidRPr="00954BD5">
              <w:t>Same coating system as for secondary containment conditions.</w:t>
            </w:r>
          </w:p>
        </w:tc>
      </w:tr>
    </w:tbl>
    <w:p w14:paraId="25A17791" w14:textId="77777777" w:rsidR="00CB2710" w:rsidRDefault="00CB2710" w:rsidP="00CB2710">
      <w:pPr>
        <w:rPr>
          <w:rFonts w:ascii="Arial" w:hAnsi="Arial" w:cs="Arial"/>
          <w:b/>
          <w:bCs/>
          <w:color w:val="auto"/>
          <w:w w:val="0"/>
          <w:sz w:val="20"/>
          <w:szCs w:val="20"/>
          <w:lang w:eastAsia="en-GB"/>
        </w:rPr>
      </w:pPr>
      <w:r w:rsidRPr="001720BB">
        <w:rPr>
          <w:color w:val="auto"/>
        </w:rPr>
        <w:t xml:space="preserve"> </w:t>
      </w:r>
      <w:r w:rsidRPr="00B8439C">
        <w:rPr>
          <w:rFonts w:ascii="Arial" w:hAnsi="Arial" w:cs="Arial"/>
          <w:b/>
          <w:bCs/>
          <w:color w:val="auto"/>
          <w:w w:val="0"/>
          <w:sz w:val="20"/>
          <w:szCs w:val="20"/>
          <w:lang w:val="ru-RU" w:eastAsia="en-GB"/>
        </w:rPr>
        <w:t>Table 3. Coatings Under Insulation</w:t>
      </w:r>
    </w:p>
    <w:tbl>
      <w:tblPr>
        <w:tblW w:w="0" w:type="auto"/>
        <w:tblInd w:w="75" w:type="dxa"/>
        <w:tblLayout w:type="fixed"/>
        <w:tblCellMar>
          <w:top w:w="120" w:type="dxa"/>
          <w:left w:w="80" w:type="dxa"/>
          <w:bottom w:w="40" w:type="dxa"/>
          <w:right w:w="80" w:type="dxa"/>
        </w:tblCellMar>
        <w:tblLook w:val="0000" w:firstRow="0" w:lastRow="0" w:firstColumn="0" w:lastColumn="0" w:noHBand="0" w:noVBand="0"/>
      </w:tblPr>
      <w:tblGrid>
        <w:gridCol w:w="1860"/>
        <w:gridCol w:w="2380"/>
        <w:gridCol w:w="1890"/>
        <w:gridCol w:w="1440"/>
        <w:gridCol w:w="1440"/>
      </w:tblGrid>
      <w:tr w:rsidR="00B8439C" w:rsidRPr="00D57179" w14:paraId="12F2DBF1" w14:textId="6E21B6B3" w:rsidTr="009B6CD1">
        <w:trPr>
          <w:trHeight w:val="500"/>
        </w:trPr>
        <w:tc>
          <w:tcPr>
            <w:tcW w:w="1860"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vAlign w:val="bottom"/>
          </w:tcPr>
          <w:p w14:paraId="16CDCFBD" w14:textId="77777777" w:rsidR="00B8439C" w:rsidRPr="00D57179" w:rsidRDefault="00B8439C" w:rsidP="00F94B75">
            <w:pPr>
              <w:pStyle w:val="CellHeadingCentered"/>
              <w:rPr>
                <w:color w:val="auto"/>
                <w:lang w:val="en-GB"/>
              </w:rPr>
            </w:pPr>
            <w:r w:rsidRPr="00D57179">
              <w:rPr>
                <w:color w:val="auto"/>
                <w:lang w:val="en-GB"/>
              </w:rPr>
              <w:t>Substrate</w:t>
            </w:r>
          </w:p>
        </w:tc>
        <w:tc>
          <w:tcPr>
            <w:tcW w:w="2380"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vAlign w:val="bottom"/>
          </w:tcPr>
          <w:p w14:paraId="70A73157" w14:textId="77777777" w:rsidR="00B8439C" w:rsidRPr="00D57179" w:rsidRDefault="00B8439C" w:rsidP="00F94B75">
            <w:pPr>
              <w:pStyle w:val="CellHeadingCentered"/>
              <w:rPr>
                <w:color w:val="auto"/>
                <w:lang w:val="en-GB"/>
              </w:rPr>
            </w:pPr>
            <w:r w:rsidRPr="00D57179">
              <w:rPr>
                <w:color w:val="auto"/>
                <w:lang w:val="en-GB"/>
              </w:rPr>
              <w:t xml:space="preserve">Exposure to </w:t>
            </w:r>
            <w:r w:rsidRPr="00D57179">
              <w:rPr>
                <w:color w:val="auto"/>
                <w:lang w:val="en-GB"/>
              </w:rPr>
              <w:br/>
              <w:t>Temperature</w:t>
            </w:r>
          </w:p>
        </w:tc>
        <w:tc>
          <w:tcPr>
            <w:tcW w:w="1890"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vAlign w:val="bottom"/>
          </w:tcPr>
          <w:p w14:paraId="591CD2D6" w14:textId="77777777" w:rsidR="00B8439C" w:rsidRPr="00D57179" w:rsidRDefault="00B8439C" w:rsidP="00F94B75">
            <w:pPr>
              <w:pStyle w:val="CellHeadingCentered"/>
              <w:rPr>
                <w:color w:val="auto"/>
                <w:lang w:val="en-GB"/>
              </w:rPr>
            </w:pPr>
            <w:r w:rsidRPr="00D57179">
              <w:rPr>
                <w:color w:val="auto"/>
                <w:lang w:val="en-GB"/>
              </w:rPr>
              <w:t>Temperature</w:t>
            </w:r>
            <w:r>
              <w:rPr>
                <w:color w:val="auto"/>
                <w:vertAlign w:val="superscript"/>
                <w:lang w:val="en-GB"/>
              </w:rPr>
              <w:t>*</w:t>
            </w:r>
          </w:p>
        </w:tc>
        <w:tc>
          <w:tcPr>
            <w:tcW w:w="1440" w:type="dxa"/>
            <w:tcBorders>
              <w:top w:val="single" w:sz="4" w:space="0" w:color="000000"/>
              <w:left w:val="single" w:sz="4" w:space="0" w:color="000000"/>
              <w:bottom w:val="single" w:sz="12" w:space="0" w:color="000000"/>
              <w:right w:val="single" w:sz="4" w:space="0" w:color="auto"/>
            </w:tcBorders>
            <w:tcMar>
              <w:top w:w="120" w:type="dxa"/>
              <w:left w:w="80" w:type="dxa"/>
              <w:bottom w:w="40" w:type="dxa"/>
              <w:right w:w="80" w:type="dxa"/>
            </w:tcMar>
            <w:vAlign w:val="bottom"/>
          </w:tcPr>
          <w:p w14:paraId="41D13BE0" w14:textId="77777777" w:rsidR="00B8439C" w:rsidRPr="00D57179" w:rsidRDefault="00B8439C" w:rsidP="00F94B75">
            <w:pPr>
              <w:pStyle w:val="CellHeadingCentered"/>
              <w:rPr>
                <w:color w:val="auto"/>
                <w:lang w:val="en-GB"/>
              </w:rPr>
            </w:pPr>
            <w:r w:rsidRPr="00D57179">
              <w:rPr>
                <w:color w:val="auto"/>
                <w:lang w:val="en-GB"/>
              </w:rPr>
              <w:t>Coating System</w:t>
            </w:r>
          </w:p>
        </w:tc>
        <w:tc>
          <w:tcPr>
            <w:tcW w:w="1440" w:type="dxa"/>
            <w:tcBorders>
              <w:top w:val="single" w:sz="4" w:space="0" w:color="auto"/>
              <w:left w:val="single" w:sz="4" w:space="0" w:color="auto"/>
              <w:bottom w:val="single" w:sz="12" w:space="0" w:color="000000"/>
              <w:right w:val="single" w:sz="4" w:space="0" w:color="auto"/>
            </w:tcBorders>
          </w:tcPr>
          <w:p w14:paraId="1E6AE864" w14:textId="02A24488" w:rsidR="00B8439C" w:rsidRPr="00D57179" w:rsidRDefault="003A61D0" w:rsidP="00F94B75">
            <w:pPr>
              <w:pStyle w:val="CellHeadingCentered"/>
              <w:rPr>
                <w:color w:val="auto"/>
                <w:lang w:val="en-GB"/>
              </w:rPr>
            </w:pPr>
            <w:r w:rsidRPr="003A61D0">
              <w:rPr>
                <w:color w:val="auto"/>
              </w:rPr>
              <w:t>IOGP S-715 System</w:t>
            </w:r>
          </w:p>
        </w:tc>
      </w:tr>
      <w:tr w:rsidR="00B8439C" w:rsidRPr="00D57179" w14:paraId="0A0260C6" w14:textId="7B747BB7" w:rsidTr="004412CF">
        <w:trPr>
          <w:trHeight w:val="300"/>
        </w:trPr>
        <w:tc>
          <w:tcPr>
            <w:tcW w:w="1860" w:type="dxa"/>
            <w:vMerge w:val="restart"/>
            <w:tcBorders>
              <w:top w:val="nil"/>
              <w:left w:val="single" w:sz="4" w:space="0" w:color="000000"/>
              <w:bottom w:val="single" w:sz="12" w:space="0" w:color="000000"/>
              <w:right w:val="single" w:sz="4" w:space="0" w:color="000000"/>
            </w:tcBorders>
            <w:tcMar>
              <w:top w:w="120" w:type="dxa"/>
              <w:left w:w="80" w:type="dxa"/>
              <w:bottom w:w="40" w:type="dxa"/>
              <w:right w:w="80" w:type="dxa"/>
            </w:tcMar>
          </w:tcPr>
          <w:p w14:paraId="09EC5EAE" w14:textId="77777777" w:rsidR="00B8439C" w:rsidRPr="00D57179" w:rsidRDefault="00B8439C" w:rsidP="00F94B75">
            <w:pPr>
              <w:pStyle w:val="CellBodyCentered"/>
              <w:rPr>
                <w:color w:val="auto"/>
              </w:rPr>
            </w:pPr>
            <w:r w:rsidRPr="00D57179">
              <w:rPr>
                <w:color w:val="auto"/>
              </w:rPr>
              <w:t>Carbon Steel</w:t>
            </w:r>
          </w:p>
        </w:tc>
        <w:tc>
          <w:tcPr>
            <w:tcW w:w="2380" w:type="dxa"/>
            <w:tcBorders>
              <w:top w:val="nil"/>
              <w:left w:val="single" w:sz="4" w:space="0" w:color="000000"/>
              <w:bottom w:val="single" w:sz="4" w:space="0" w:color="000000"/>
              <w:right w:val="single" w:sz="4" w:space="0" w:color="000000"/>
            </w:tcBorders>
            <w:tcMar>
              <w:top w:w="120" w:type="dxa"/>
              <w:left w:w="80" w:type="dxa"/>
              <w:bottom w:w="40" w:type="dxa"/>
              <w:right w:w="80" w:type="dxa"/>
            </w:tcMar>
          </w:tcPr>
          <w:p w14:paraId="4BF9008B" w14:textId="77777777" w:rsidR="00B8439C" w:rsidRPr="00D57179" w:rsidRDefault="00B8439C" w:rsidP="00F94B75">
            <w:pPr>
              <w:pStyle w:val="CellBodyCentered"/>
              <w:rPr>
                <w:color w:val="auto"/>
              </w:rPr>
            </w:pPr>
            <w:r w:rsidRPr="00D57179">
              <w:rPr>
                <w:color w:val="auto"/>
              </w:rPr>
              <w:t>Continuous or Cyclic</w:t>
            </w:r>
          </w:p>
        </w:tc>
        <w:tc>
          <w:tcPr>
            <w:tcW w:w="1890" w:type="dxa"/>
            <w:tcBorders>
              <w:top w:val="nil"/>
              <w:left w:val="single" w:sz="4" w:space="0" w:color="000000"/>
              <w:bottom w:val="single" w:sz="4" w:space="0" w:color="000000"/>
              <w:right w:val="single" w:sz="4" w:space="0" w:color="000000"/>
            </w:tcBorders>
            <w:tcMar>
              <w:top w:w="120" w:type="dxa"/>
              <w:left w:w="80" w:type="dxa"/>
              <w:bottom w:w="40" w:type="dxa"/>
              <w:right w:w="80" w:type="dxa"/>
            </w:tcMar>
            <w:vAlign w:val="center"/>
          </w:tcPr>
          <w:p w14:paraId="092AEC46" w14:textId="77777777" w:rsidR="00182F36" w:rsidRDefault="00B8439C" w:rsidP="00F94B75">
            <w:pPr>
              <w:pStyle w:val="CellBodyCentered"/>
              <w:rPr>
                <w:color w:val="auto"/>
              </w:rPr>
            </w:pPr>
            <w:r w:rsidRPr="00D57179">
              <w:rPr>
                <w:color w:val="auto"/>
              </w:rPr>
              <w:t>-</w:t>
            </w:r>
            <w:r>
              <w:rPr>
                <w:color w:val="auto"/>
              </w:rPr>
              <w:t>45</w:t>
            </w:r>
            <w:r w:rsidRPr="00D57179">
              <w:rPr>
                <w:rFonts w:ascii="Calibri" w:hAnsi="Calibri"/>
                <w:color w:val="auto"/>
              </w:rPr>
              <w:t>°</w:t>
            </w:r>
            <w:proofErr w:type="gramStart"/>
            <w:r w:rsidRPr="00D57179">
              <w:rPr>
                <w:color w:val="auto"/>
              </w:rPr>
              <w:t>C  to</w:t>
            </w:r>
            <w:proofErr w:type="gramEnd"/>
            <w:r w:rsidRPr="00D57179">
              <w:rPr>
                <w:color w:val="auto"/>
              </w:rPr>
              <w:t xml:space="preserve"> </w:t>
            </w:r>
            <w:r>
              <w:rPr>
                <w:color w:val="auto"/>
              </w:rPr>
              <w:t>205</w:t>
            </w:r>
            <w:r w:rsidRPr="00D57179">
              <w:rPr>
                <w:rFonts w:ascii="Calibri" w:hAnsi="Calibri"/>
                <w:color w:val="auto"/>
              </w:rPr>
              <w:t>°</w:t>
            </w:r>
            <w:r w:rsidRPr="00D57179">
              <w:rPr>
                <w:color w:val="auto"/>
              </w:rPr>
              <w:t>C</w:t>
            </w:r>
          </w:p>
          <w:p w14:paraId="2A96AB57" w14:textId="4EB6F3CC" w:rsidR="00B8439C" w:rsidRPr="00D57179" w:rsidRDefault="00B8439C" w:rsidP="00F94B75">
            <w:pPr>
              <w:pStyle w:val="CellBodyCentered"/>
              <w:rPr>
                <w:color w:val="auto"/>
              </w:rPr>
            </w:pPr>
            <w:r w:rsidRPr="00D57179">
              <w:rPr>
                <w:color w:val="auto"/>
              </w:rPr>
              <w:t>(-50</w:t>
            </w:r>
            <w:r w:rsidRPr="00D57179">
              <w:rPr>
                <w:rFonts w:ascii="Calibri" w:hAnsi="Calibri"/>
                <w:color w:val="auto"/>
              </w:rPr>
              <w:t>°</w:t>
            </w:r>
            <w:r w:rsidRPr="00D57179">
              <w:rPr>
                <w:color w:val="auto"/>
              </w:rPr>
              <w:t xml:space="preserve">F to </w:t>
            </w:r>
            <w:r>
              <w:rPr>
                <w:color w:val="auto"/>
              </w:rPr>
              <w:t>400</w:t>
            </w:r>
            <w:r w:rsidRPr="00D57179">
              <w:rPr>
                <w:rFonts w:ascii="Calibri" w:hAnsi="Calibri"/>
                <w:color w:val="auto"/>
              </w:rPr>
              <w:t>°</w:t>
            </w:r>
            <w:r w:rsidRPr="00D57179">
              <w:rPr>
                <w:color w:val="auto"/>
              </w:rPr>
              <w:t>F)</w:t>
            </w:r>
          </w:p>
        </w:tc>
        <w:tc>
          <w:tcPr>
            <w:tcW w:w="1440" w:type="dxa"/>
            <w:tcBorders>
              <w:top w:val="nil"/>
              <w:left w:val="single" w:sz="4" w:space="0" w:color="000000"/>
              <w:bottom w:val="single" w:sz="4" w:space="0" w:color="000000"/>
              <w:right w:val="single" w:sz="4" w:space="0" w:color="auto"/>
            </w:tcBorders>
            <w:tcMar>
              <w:top w:w="120" w:type="dxa"/>
              <w:left w:w="80" w:type="dxa"/>
              <w:bottom w:w="40" w:type="dxa"/>
              <w:right w:w="80" w:type="dxa"/>
            </w:tcMar>
            <w:vAlign w:val="center"/>
          </w:tcPr>
          <w:p w14:paraId="7137F016" w14:textId="77777777" w:rsidR="00B8439C" w:rsidRPr="00D57179" w:rsidRDefault="00B8439C" w:rsidP="00F94B75">
            <w:pPr>
              <w:pStyle w:val="CellBodyCentered"/>
              <w:rPr>
                <w:color w:val="auto"/>
              </w:rPr>
            </w:pPr>
            <w:r w:rsidRPr="00D57179">
              <w:rPr>
                <w:color w:val="auto"/>
              </w:rPr>
              <w:t>12.1</w:t>
            </w:r>
          </w:p>
        </w:tc>
        <w:tc>
          <w:tcPr>
            <w:tcW w:w="1440" w:type="dxa"/>
            <w:tcBorders>
              <w:top w:val="single" w:sz="12" w:space="0" w:color="000000"/>
              <w:left w:val="single" w:sz="4" w:space="0" w:color="auto"/>
              <w:bottom w:val="single" w:sz="4" w:space="0" w:color="auto"/>
              <w:right w:val="single" w:sz="4" w:space="0" w:color="auto"/>
            </w:tcBorders>
            <w:vAlign w:val="center"/>
          </w:tcPr>
          <w:p w14:paraId="3EBB079A" w14:textId="0B5EC53D" w:rsidR="00B8439C" w:rsidRPr="00D57179" w:rsidRDefault="00F72F55" w:rsidP="00F94B75">
            <w:pPr>
              <w:pStyle w:val="CellBodyCentered"/>
              <w:rPr>
                <w:color w:val="auto"/>
              </w:rPr>
            </w:pPr>
            <w:ins w:id="839" w:author="Issayevskiy, Konstantin [STAMGazStroy LLP]" w:date="2025-12-04T16:45:00Z" w16du:dateUtc="2025-12-04T11:45:00Z">
              <w:r>
                <w:rPr>
                  <w:color w:val="auto"/>
                  <w:lang w:val="ru-RU"/>
                </w:rPr>
                <w:t>1</w:t>
              </w:r>
            </w:ins>
            <w:del w:id="840" w:author="Issayevskiy, Konstantin [STAMGazStroy LLP]" w:date="2025-12-04T16:45:00Z" w16du:dateUtc="2025-12-04T11:45:00Z">
              <w:r w:rsidR="003A61D0" w:rsidRPr="003A61D0" w:rsidDel="00F72F55">
                <w:rPr>
                  <w:color w:val="auto"/>
                </w:rPr>
                <w:delText>1</w:delText>
              </w:r>
            </w:del>
            <w:r w:rsidR="003A61D0" w:rsidRPr="003A61D0">
              <w:rPr>
                <w:color w:val="auto"/>
              </w:rPr>
              <w:t>D</w:t>
            </w:r>
          </w:p>
        </w:tc>
      </w:tr>
      <w:tr w:rsidR="00B8439C" w:rsidRPr="00D57179" w14:paraId="5D21CBCD" w14:textId="3D14F191" w:rsidTr="004412CF">
        <w:trPr>
          <w:trHeight w:val="300"/>
        </w:trPr>
        <w:tc>
          <w:tcPr>
            <w:tcW w:w="1860" w:type="dxa"/>
            <w:vMerge/>
            <w:tcBorders>
              <w:top w:val="nil"/>
              <w:left w:val="single" w:sz="4" w:space="0" w:color="000000"/>
              <w:bottom w:val="single" w:sz="12" w:space="0" w:color="000000"/>
              <w:right w:val="single" w:sz="4" w:space="0" w:color="000000"/>
            </w:tcBorders>
          </w:tcPr>
          <w:p w14:paraId="18474B3F" w14:textId="77777777" w:rsidR="00B8439C" w:rsidRPr="00D57179" w:rsidRDefault="00B8439C" w:rsidP="00F94B75">
            <w:pPr>
              <w:pStyle w:val="CellBodyCentered"/>
              <w:rPr>
                <w:color w:val="auto"/>
              </w:rPr>
            </w:pPr>
          </w:p>
        </w:tc>
        <w:tc>
          <w:tcPr>
            <w:tcW w:w="238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tcPr>
          <w:p w14:paraId="021E7606" w14:textId="77777777" w:rsidR="00B8439C" w:rsidRPr="00D57179" w:rsidRDefault="00B8439C" w:rsidP="00F94B75">
            <w:pPr>
              <w:pStyle w:val="CellBodyCentered"/>
              <w:rPr>
                <w:color w:val="auto"/>
              </w:rPr>
            </w:pPr>
            <w:r w:rsidRPr="00D57179">
              <w:rPr>
                <w:color w:val="auto"/>
              </w:rPr>
              <w:t>Continuous</w:t>
            </w:r>
          </w:p>
        </w:tc>
        <w:tc>
          <w:tcPr>
            <w:tcW w:w="189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vAlign w:val="center"/>
          </w:tcPr>
          <w:p w14:paraId="65A27841" w14:textId="1AC1E4F9" w:rsidR="00B8439C" w:rsidRPr="00D57179" w:rsidRDefault="00B8439C" w:rsidP="00F94B75">
            <w:pPr>
              <w:pStyle w:val="CellBodyCentered"/>
              <w:rPr>
                <w:color w:val="auto"/>
              </w:rPr>
            </w:pPr>
            <w:r>
              <w:rPr>
                <w:color w:val="auto"/>
              </w:rPr>
              <w:t>175</w:t>
            </w:r>
            <w:r w:rsidRPr="00D57179">
              <w:rPr>
                <w:rFonts w:ascii="Calibri" w:hAnsi="Calibri"/>
                <w:color w:val="auto"/>
              </w:rPr>
              <w:t>°</w:t>
            </w:r>
            <w:r w:rsidRPr="00D57179">
              <w:rPr>
                <w:color w:val="auto"/>
              </w:rPr>
              <w:t xml:space="preserve">C </w:t>
            </w:r>
            <w:r>
              <w:rPr>
                <w:color w:val="auto"/>
              </w:rPr>
              <w:t>to540</w:t>
            </w:r>
            <w:r w:rsidRPr="00D57179">
              <w:rPr>
                <w:rFonts w:ascii="Calibri" w:hAnsi="Calibri"/>
                <w:color w:val="auto"/>
              </w:rPr>
              <w:t>°</w:t>
            </w:r>
            <w:r w:rsidRPr="00D57179">
              <w:rPr>
                <w:color w:val="auto"/>
              </w:rPr>
              <w:t>C</w:t>
            </w:r>
          </w:p>
          <w:p w14:paraId="24EC38AC" w14:textId="77777777" w:rsidR="00B8439C" w:rsidRPr="00D57179" w:rsidRDefault="00B8439C" w:rsidP="00F94B75">
            <w:pPr>
              <w:pStyle w:val="CellBodyCentered"/>
              <w:rPr>
                <w:color w:val="auto"/>
              </w:rPr>
            </w:pPr>
            <w:r w:rsidRPr="00D57179">
              <w:rPr>
                <w:color w:val="auto"/>
              </w:rPr>
              <w:t>(350</w:t>
            </w:r>
            <w:r w:rsidRPr="00D57179">
              <w:rPr>
                <w:rFonts w:ascii="Calibri" w:hAnsi="Calibri"/>
                <w:color w:val="auto"/>
              </w:rPr>
              <w:t>°</w:t>
            </w:r>
            <w:r w:rsidRPr="00D57179">
              <w:rPr>
                <w:color w:val="auto"/>
              </w:rPr>
              <w:t>F to 1000</w:t>
            </w:r>
            <w:r w:rsidRPr="00D57179">
              <w:rPr>
                <w:rFonts w:ascii="Calibri" w:hAnsi="Calibri"/>
                <w:color w:val="auto"/>
              </w:rPr>
              <w:t>°</w:t>
            </w:r>
            <w:r w:rsidRPr="00D57179">
              <w:rPr>
                <w:color w:val="auto"/>
              </w:rPr>
              <w:t>F)</w:t>
            </w:r>
          </w:p>
        </w:tc>
        <w:tc>
          <w:tcPr>
            <w:tcW w:w="1440" w:type="dxa"/>
            <w:tcBorders>
              <w:top w:val="single" w:sz="4" w:space="0" w:color="000000"/>
              <w:left w:val="single" w:sz="4" w:space="0" w:color="000000"/>
              <w:bottom w:val="single" w:sz="4" w:space="0" w:color="000000"/>
              <w:right w:val="single" w:sz="4" w:space="0" w:color="auto"/>
            </w:tcBorders>
            <w:tcMar>
              <w:top w:w="120" w:type="dxa"/>
              <w:left w:w="80" w:type="dxa"/>
              <w:bottom w:w="40" w:type="dxa"/>
              <w:right w:w="80" w:type="dxa"/>
            </w:tcMar>
            <w:vAlign w:val="center"/>
          </w:tcPr>
          <w:p w14:paraId="1546EDE9" w14:textId="62045314" w:rsidR="00B8439C" w:rsidRPr="00D57179" w:rsidRDefault="00B8439C" w:rsidP="00F94B75">
            <w:pPr>
              <w:pStyle w:val="CellBodyCentered"/>
              <w:rPr>
                <w:color w:val="auto"/>
              </w:rPr>
            </w:pPr>
            <w:r w:rsidRPr="005F18A3">
              <w:rPr>
                <w:color w:val="auto"/>
              </w:rPr>
              <w:t>12.7</w:t>
            </w:r>
          </w:p>
        </w:tc>
        <w:tc>
          <w:tcPr>
            <w:tcW w:w="1440" w:type="dxa"/>
            <w:tcBorders>
              <w:top w:val="single" w:sz="4" w:space="0" w:color="auto"/>
              <w:left w:val="single" w:sz="4" w:space="0" w:color="auto"/>
              <w:bottom w:val="single" w:sz="4" w:space="0" w:color="auto"/>
              <w:right w:val="single" w:sz="4" w:space="0" w:color="auto"/>
            </w:tcBorders>
            <w:vAlign w:val="center"/>
          </w:tcPr>
          <w:p w14:paraId="67842AE1" w14:textId="6FAEF812" w:rsidR="00B8439C" w:rsidRPr="005F18A3" w:rsidRDefault="003A61D0" w:rsidP="00F94B75">
            <w:pPr>
              <w:pStyle w:val="CellBodyCentered"/>
              <w:rPr>
                <w:color w:val="auto"/>
              </w:rPr>
            </w:pPr>
            <w:del w:id="841" w:author="Issayevskiy, Konstantin [STAMGazStroy LLP]" w:date="2025-12-04T16:45:00Z" w16du:dateUtc="2025-12-04T11:45:00Z">
              <w:r w:rsidRPr="003A61D0" w:rsidDel="00F72F55">
                <w:rPr>
                  <w:color w:val="auto"/>
                </w:rPr>
                <w:delText>1</w:delText>
              </w:r>
            </w:del>
            <w:ins w:id="842" w:author="Issayevskiy, Konstantin [STAMGazStroy LLP]" w:date="2025-12-04T16:45:00Z" w16du:dateUtc="2025-12-04T11:45:00Z">
              <w:r w:rsidR="00F72F55">
                <w:rPr>
                  <w:color w:val="auto"/>
                  <w:lang w:val="ru-RU"/>
                </w:rPr>
                <w:t>1</w:t>
              </w:r>
            </w:ins>
            <w:r w:rsidRPr="003A61D0">
              <w:rPr>
                <w:color w:val="auto"/>
              </w:rPr>
              <w:t xml:space="preserve">0 </w:t>
            </w:r>
            <w:r w:rsidRPr="00470A61">
              <w:rPr>
                <w:color w:val="auto"/>
                <w:vertAlign w:val="superscript"/>
              </w:rPr>
              <w:t>[2]</w:t>
            </w:r>
          </w:p>
        </w:tc>
      </w:tr>
      <w:tr w:rsidR="00B8439C" w:rsidRPr="00D57179" w14:paraId="23F6DEDF" w14:textId="02002C87" w:rsidTr="004412CF">
        <w:trPr>
          <w:trHeight w:val="500"/>
        </w:trPr>
        <w:tc>
          <w:tcPr>
            <w:tcW w:w="1860" w:type="dxa"/>
            <w:vMerge/>
            <w:tcBorders>
              <w:top w:val="nil"/>
              <w:left w:val="single" w:sz="4" w:space="0" w:color="000000"/>
              <w:bottom w:val="single" w:sz="12" w:space="0" w:color="000000"/>
              <w:right w:val="single" w:sz="4" w:space="0" w:color="000000"/>
            </w:tcBorders>
          </w:tcPr>
          <w:p w14:paraId="74944E3D" w14:textId="77777777" w:rsidR="00B8439C" w:rsidRPr="00D57179" w:rsidRDefault="00B8439C" w:rsidP="00F94B75">
            <w:pPr>
              <w:pStyle w:val="CellBodyCentered"/>
              <w:rPr>
                <w:color w:val="auto"/>
              </w:rPr>
            </w:pPr>
          </w:p>
        </w:tc>
        <w:tc>
          <w:tcPr>
            <w:tcW w:w="2380"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tcPr>
          <w:p w14:paraId="788A6109" w14:textId="77777777" w:rsidR="00B8439C" w:rsidRPr="00D57179" w:rsidRDefault="00B8439C" w:rsidP="00F94B75">
            <w:pPr>
              <w:pStyle w:val="CellBodyCentered"/>
              <w:rPr>
                <w:color w:val="auto"/>
              </w:rPr>
            </w:pPr>
            <w:r w:rsidRPr="00D57179">
              <w:rPr>
                <w:color w:val="auto"/>
              </w:rPr>
              <w:t xml:space="preserve">Cyclic Service with Swings Below </w:t>
            </w:r>
            <w:r>
              <w:rPr>
                <w:color w:val="auto"/>
              </w:rPr>
              <w:t>175</w:t>
            </w:r>
            <w:r w:rsidRPr="00D57179">
              <w:rPr>
                <w:rFonts w:ascii="Calibri" w:hAnsi="Calibri"/>
                <w:color w:val="auto"/>
              </w:rPr>
              <w:t>°</w:t>
            </w:r>
            <w:proofErr w:type="gramStart"/>
            <w:r w:rsidRPr="00D57179">
              <w:rPr>
                <w:color w:val="auto"/>
              </w:rPr>
              <w:t>C  (</w:t>
            </w:r>
            <w:proofErr w:type="gramEnd"/>
            <w:r w:rsidRPr="00D57179">
              <w:rPr>
                <w:color w:val="auto"/>
              </w:rPr>
              <w:t>350</w:t>
            </w:r>
            <w:r w:rsidRPr="00D57179">
              <w:rPr>
                <w:rFonts w:ascii="Calibri" w:hAnsi="Calibri"/>
                <w:color w:val="auto"/>
              </w:rPr>
              <w:t>°</w:t>
            </w:r>
            <w:r w:rsidRPr="00D57179">
              <w:rPr>
                <w:color w:val="auto"/>
              </w:rPr>
              <w:t>F)</w:t>
            </w:r>
          </w:p>
        </w:tc>
        <w:tc>
          <w:tcPr>
            <w:tcW w:w="1890" w:type="dxa"/>
            <w:tcBorders>
              <w:top w:val="single" w:sz="4" w:space="0" w:color="000000"/>
              <w:left w:val="single" w:sz="4" w:space="0" w:color="000000"/>
              <w:bottom w:val="single" w:sz="12" w:space="0" w:color="000000"/>
              <w:right w:val="single" w:sz="4" w:space="0" w:color="000000"/>
            </w:tcBorders>
            <w:tcMar>
              <w:top w:w="120" w:type="dxa"/>
              <w:left w:w="80" w:type="dxa"/>
              <w:bottom w:w="40" w:type="dxa"/>
              <w:right w:w="80" w:type="dxa"/>
            </w:tcMar>
            <w:vAlign w:val="center"/>
          </w:tcPr>
          <w:p w14:paraId="6FB97F3E" w14:textId="77777777" w:rsidR="00B8439C" w:rsidRPr="00D57179" w:rsidRDefault="00B8439C" w:rsidP="00F94B75">
            <w:pPr>
              <w:pStyle w:val="CellBodyCentered"/>
              <w:rPr>
                <w:color w:val="auto"/>
              </w:rPr>
            </w:pPr>
            <w:r>
              <w:rPr>
                <w:color w:val="auto"/>
              </w:rPr>
              <w:t>205</w:t>
            </w:r>
            <w:r w:rsidRPr="00D57179">
              <w:rPr>
                <w:rFonts w:ascii="Calibri" w:hAnsi="Calibri"/>
                <w:color w:val="auto"/>
              </w:rPr>
              <w:t>°</w:t>
            </w:r>
            <w:proofErr w:type="gramStart"/>
            <w:r w:rsidRPr="00D57179">
              <w:rPr>
                <w:color w:val="auto"/>
              </w:rPr>
              <w:t>C  to</w:t>
            </w:r>
            <w:proofErr w:type="gramEnd"/>
            <w:r w:rsidRPr="00D57179">
              <w:rPr>
                <w:color w:val="auto"/>
              </w:rPr>
              <w:t xml:space="preserve"> </w:t>
            </w:r>
            <w:r>
              <w:rPr>
                <w:color w:val="auto"/>
              </w:rPr>
              <w:t>540</w:t>
            </w:r>
            <w:r w:rsidRPr="00D57179">
              <w:rPr>
                <w:rFonts w:ascii="Calibri" w:hAnsi="Calibri"/>
                <w:color w:val="auto"/>
              </w:rPr>
              <w:t>°</w:t>
            </w:r>
            <w:r w:rsidRPr="00D57179">
              <w:rPr>
                <w:color w:val="auto"/>
              </w:rPr>
              <w:t xml:space="preserve">C  </w:t>
            </w:r>
          </w:p>
          <w:p w14:paraId="3A5359CC" w14:textId="77777777" w:rsidR="00B8439C" w:rsidRPr="00D57179" w:rsidRDefault="00B8439C" w:rsidP="00F94B75">
            <w:pPr>
              <w:pStyle w:val="CellBodyCentered"/>
              <w:rPr>
                <w:color w:val="auto"/>
              </w:rPr>
            </w:pPr>
            <w:r w:rsidRPr="00D57179">
              <w:rPr>
                <w:color w:val="auto"/>
              </w:rPr>
              <w:t>(</w:t>
            </w:r>
            <w:r>
              <w:rPr>
                <w:color w:val="auto"/>
              </w:rPr>
              <w:t>400</w:t>
            </w:r>
            <w:r w:rsidRPr="00D57179">
              <w:rPr>
                <w:rFonts w:ascii="Calibri" w:hAnsi="Calibri"/>
                <w:color w:val="auto"/>
              </w:rPr>
              <w:t>°</w:t>
            </w:r>
            <w:r w:rsidRPr="00D57179">
              <w:rPr>
                <w:color w:val="auto"/>
              </w:rPr>
              <w:t>F to 1000</w:t>
            </w:r>
            <w:r w:rsidRPr="00D57179">
              <w:rPr>
                <w:rFonts w:ascii="Calibri" w:hAnsi="Calibri"/>
                <w:color w:val="auto"/>
              </w:rPr>
              <w:t>°</w:t>
            </w:r>
            <w:r w:rsidRPr="00D57179">
              <w:rPr>
                <w:color w:val="auto"/>
              </w:rPr>
              <w:t>F)</w:t>
            </w:r>
          </w:p>
        </w:tc>
        <w:tc>
          <w:tcPr>
            <w:tcW w:w="1440" w:type="dxa"/>
            <w:tcBorders>
              <w:top w:val="single" w:sz="4" w:space="0" w:color="000000"/>
              <w:left w:val="single" w:sz="4" w:space="0" w:color="000000"/>
              <w:bottom w:val="single" w:sz="12" w:space="0" w:color="000000"/>
              <w:right w:val="single" w:sz="4" w:space="0" w:color="auto"/>
            </w:tcBorders>
            <w:tcMar>
              <w:top w:w="120" w:type="dxa"/>
              <w:left w:w="80" w:type="dxa"/>
              <w:bottom w:w="40" w:type="dxa"/>
              <w:right w:w="80" w:type="dxa"/>
            </w:tcMar>
            <w:vAlign w:val="center"/>
          </w:tcPr>
          <w:p w14:paraId="2AA8ACB8" w14:textId="77777777" w:rsidR="00B8439C" w:rsidRPr="00D57179" w:rsidRDefault="00B8439C" w:rsidP="00F94B75">
            <w:pPr>
              <w:pStyle w:val="CellBodyCentered"/>
              <w:rPr>
                <w:color w:val="auto"/>
              </w:rPr>
            </w:pPr>
            <w:r w:rsidRPr="00D57179">
              <w:rPr>
                <w:color w:val="auto"/>
              </w:rPr>
              <w:t>12.7</w:t>
            </w:r>
          </w:p>
        </w:tc>
        <w:tc>
          <w:tcPr>
            <w:tcW w:w="1440" w:type="dxa"/>
            <w:tcBorders>
              <w:top w:val="single" w:sz="4" w:space="0" w:color="auto"/>
              <w:left w:val="single" w:sz="4" w:space="0" w:color="auto"/>
              <w:bottom w:val="single" w:sz="12" w:space="0" w:color="000000"/>
              <w:right w:val="single" w:sz="4" w:space="0" w:color="auto"/>
            </w:tcBorders>
            <w:vAlign w:val="center"/>
          </w:tcPr>
          <w:p w14:paraId="5BB8F096" w14:textId="1E1AAF29" w:rsidR="00B8439C" w:rsidRPr="00D57179" w:rsidRDefault="00F72F55" w:rsidP="00F94B75">
            <w:pPr>
              <w:pStyle w:val="CellBodyCentered"/>
              <w:rPr>
                <w:color w:val="auto"/>
              </w:rPr>
            </w:pPr>
            <w:ins w:id="843" w:author="Issayevskiy, Konstantin [STAMGazStroy LLP]" w:date="2025-12-04T16:45:00Z" w16du:dateUtc="2025-12-04T11:45:00Z">
              <w:r>
                <w:rPr>
                  <w:color w:val="auto"/>
                  <w:lang w:val="ru-RU"/>
                </w:rPr>
                <w:t>1</w:t>
              </w:r>
            </w:ins>
            <w:del w:id="844" w:author="Issayevskiy, Konstantin [STAMGazStroy LLP]" w:date="2025-12-04T16:45:00Z" w16du:dateUtc="2025-12-04T11:45:00Z">
              <w:r w:rsidR="003A61D0" w:rsidRPr="003A61D0" w:rsidDel="00F72F55">
                <w:rPr>
                  <w:color w:val="auto"/>
                </w:rPr>
                <w:delText>1</w:delText>
              </w:r>
            </w:del>
            <w:r w:rsidR="003A61D0" w:rsidRPr="003A61D0">
              <w:rPr>
                <w:color w:val="auto"/>
              </w:rPr>
              <w:t xml:space="preserve">E </w:t>
            </w:r>
            <w:r w:rsidR="003A61D0" w:rsidRPr="00470A61">
              <w:rPr>
                <w:color w:val="auto"/>
                <w:vertAlign w:val="superscript"/>
              </w:rPr>
              <w:t>[1]</w:t>
            </w:r>
            <w:r w:rsidR="003A61D0" w:rsidRPr="003A61D0">
              <w:rPr>
                <w:color w:val="auto"/>
              </w:rPr>
              <w:t xml:space="preserve">,10 </w:t>
            </w:r>
            <w:r w:rsidR="003A61D0" w:rsidRPr="00470A61">
              <w:rPr>
                <w:color w:val="auto"/>
                <w:vertAlign w:val="superscript"/>
              </w:rPr>
              <w:t>[3]</w:t>
            </w:r>
          </w:p>
        </w:tc>
      </w:tr>
      <w:tr w:rsidR="00B8439C" w:rsidRPr="00D57179" w14:paraId="05728626" w14:textId="2E3890EC" w:rsidTr="004412CF">
        <w:trPr>
          <w:trHeight w:val="300"/>
        </w:trPr>
        <w:tc>
          <w:tcPr>
            <w:tcW w:w="1860" w:type="dxa"/>
            <w:vMerge w:val="restart"/>
            <w:tcBorders>
              <w:top w:val="single" w:sz="12" w:space="0" w:color="000000"/>
              <w:left w:val="single" w:sz="4" w:space="0" w:color="000000"/>
              <w:bottom w:val="single" w:sz="2" w:space="0" w:color="auto"/>
              <w:right w:val="single" w:sz="4" w:space="0" w:color="000000"/>
            </w:tcBorders>
            <w:tcMar>
              <w:top w:w="120" w:type="dxa"/>
              <w:left w:w="80" w:type="dxa"/>
              <w:bottom w:w="40" w:type="dxa"/>
              <w:right w:w="80" w:type="dxa"/>
            </w:tcMar>
          </w:tcPr>
          <w:p w14:paraId="50D0C430" w14:textId="77777777" w:rsidR="00B8439C" w:rsidRPr="00D57179" w:rsidRDefault="00B8439C" w:rsidP="00F94B75">
            <w:pPr>
              <w:pStyle w:val="CellBodyCentered"/>
              <w:rPr>
                <w:color w:val="auto"/>
              </w:rPr>
            </w:pPr>
            <w:r w:rsidRPr="00D57179">
              <w:rPr>
                <w:color w:val="auto"/>
              </w:rPr>
              <w:t>Stainless Steel</w:t>
            </w:r>
          </w:p>
        </w:tc>
        <w:tc>
          <w:tcPr>
            <w:tcW w:w="238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tcPr>
          <w:p w14:paraId="74034199" w14:textId="77777777" w:rsidR="00B8439C" w:rsidRPr="00D57179" w:rsidRDefault="00B8439C" w:rsidP="00F94B75">
            <w:pPr>
              <w:pStyle w:val="CellBodyCentered"/>
              <w:rPr>
                <w:color w:val="auto"/>
              </w:rPr>
            </w:pPr>
            <w:r w:rsidRPr="00D57179">
              <w:rPr>
                <w:color w:val="auto"/>
              </w:rPr>
              <w:t>Continuous or Cyclic</w:t>
            </w:r>
          </w:p>
        </w:tc>
        <w:tc>
          <w:tcPr>
            <w:tcW w:w="189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vAlign w:val="center"/>
          </w:tcPr>
          <w:p w14:paraId="051FB32F" w14:textId="77777777" w:rsidR="00182F36" w:rsidRDefault="00B8439C" w:rsidP="00F94B75">
            <w:pPr>
              <w:pStyle w:val="CellBodyCentered"/>
              <w:rPr>
                <w:color w:val="auto"/>
              </w:rPr>
            </w:pPr>
            <w:r>
              <w:rPr>
                <w:color w:val="auto"/>
              </w:rPr>
              <w:t>45</w:t>
            </w:r>
            <w:r w:rsidRPr="00D57179">
              <w:rPr>
                <w:rFonts w:ascii="Calibri" w:hAnsi="Calibri"/>
                <w:color w:val="auto"/>
              </w:rPr>
              <w:t>°</w:t>
            </w:r>
            <w:proofErr w:type="gramStart"/>
            <w:r w:rsidRPr="00D57179">
              <w:rPr>
                <w:color w:val="auto"/>
              </w:rPr>
              <w:t>C  to</w:t>
            </w:r>
            <w:proofErr w:type="gramEnd"/>
            <w:r w:rsidRPr="00D57179">
              <w:rPr>
                <w:color w:val="auto"/>
              </w:rPr>
              <w:t xml:space="preserve"> </w:t>
            </w:r>
            <w:r>
              <w:rPr>
                <w:color w:val="auto"/>
              </w:rPr>
              <w:t>205</w:t>
            </w:r>
            <w:r w:rsidRPr="00D57179">
              <w:rPr>
                <w:rFonts w:ascii="Calibri" w:hAnsi="Calibri"/>
                <w:color w:val="auto"/>
              </w:rPr>
              <w:t>°</w:t>
            </w:r>
            <w:r w:rsidRPr="00D57179">
              <w:rPr>
                <w:color w:val="auto"/>
              </w:rPr>
              <w:t>C</w:t>
            </w:r>
          </w:p>
          <w:p w14:paraId="3BF87475" w14:textId="2C29B91D" w:rsidR="00B8439C" w:rsidRPr="00D57179" w:rsidRDefault="00B8439C" w:rsidP="00F94B75">
            <w:pPr>
              <w:pStyle w:val="CellBodyCentered"/>
              <w:rPr>
                <w:color w:val="auto"/>
              </w:rPr>
            </w:pPr>
            <w:r w:rsidRPr="00D57179">
              <w:rPr>
                <w:color w:val="auto"/>
              </w:rPr>
              <w:t>(-50</w:t>
            </w:r>
            <w:r w:rsidRPr="00D57179">
              <w:rPr>
                <w:rFonts w:ascii="Calibri" w:hAnsi="Calibri"/>
                <w:color w:val="auto"/>
              </w:rPr>
              <w:t>°</w:t>
            </w:r>
            <w:r w:rsidRPr="00D57179">
              <w:rPr>
                <w:color w:val="auto"/>
              </w:rPr>
              <w:t xml:space="preserve">F to </w:t>
            </w:r>
            <w:r>
              <w:rPr>
                <w:color w:val="auto"/>
              </w:rPr>
              <w:t>400</w:t>
            </w:r>
            <w:r w:rsidRPr="00D57179">
              <w:rPr>
                <w:rFonts w:ascii="Calibri" w:hAnsi="Calibri"/>
                <w:color w:val="auto"/>
              </w:rPr>
              <w:t>°</w:t>
            </w:r>
            <w:r w:rsidRPr="00D57179">
              <w:rPr>
                <w:color w:val="auto"/>
              </w:rPr>
              <w:t>F)</w:t>
            </w:r>
          </w:p>
        </w:tc>
        <w:tc>
          <w:tcPr>
            <w:tcW w:w="1440" w:type="dxa"/>
            <w:tcBorders>
              <w:top w:val="single" w:sz="4" w:space="0" w:color="000000"/>
              <w:left w:val="single" w:sz="4" w:space="0" w:color="000000"/>
              <w:bottom w:val="single" w:sz="4" w:space="0" w:color="000000"/>
              <w:right w:val="single" w:sz="4" w:space="0" w:color="auto"/>
            </w:tcBorders>
            <w:tcMar>
              <w:top w:w="120" w:type="dxa"/>
              <w:left w:w="80" w:type="dxa"/>
              <w:bottom w:w="40" w:type="dxa"/>
              <w:right w:w="80" w:type="dxa"/>
            </w:tcMar>
            <w:vAlign w:val="center"/>
          </w:tcPr>
          <w:p w14:paraId="4598794E" w14:textId="77777777" w:rsidR="00B8439C" w:rsidRPr="00D57179" w:rsidRDefault="00B8439C" w:rsidP="00F94B75">
            <w:pPr>
              <w:pStyle w:val="CellBodyCentered"/>
              <w:rPr>
                <w:color w:val="auto"/>
              </w:rPr>
            </w:pPr>
            <w:r w:rsidRPr="00D57179">
              <w:rPr>
                <w:color w:val="auto"/>
              </w:rPr>
              <w:t>12.4</w:t>
            </w:r>
          </w:p>
        </w:tc>
        <w:tc>
          <w:tcPr>
            <w:tcW w:w="1440" w:type="dxa"/>
            <w:tcBorders>
              <w:top w:val="single" w:sz="12" w:space="0" w:color="000000"/>
              <w:left w:val="single" w:sz="4" w:space="0" w:color="auto"/>
              <w:bottom w:val="single" w:sz="4" w:space="0" w:color="auto"/>
              <w:right w:val="single" w:sz="4" w:space="0" w:color="auto"/>
            </w:tcBorders>
            <w:vAlign w:val="center"/>
          </w:tcPr>
          <w:p w14:paraId="4B1C699A" w14:textId="6C014AB5" w:rsidR="00B8439C" w:rsidRPr="00D57179" w:rsidRDefault="00F72F55" w:rsidP="00F94B75">
            <w:pPr>
              <w:pStyle w:val="CellBodyCentered"/>
              <w:rPr>
                <w:color w:val="auto"/>
              </w:rPr>
            </w:pPr>
            <w:ins w:id="845" w:author="Issayevskiy, Konstantin [STAMGazStroy LLP]" w:date="2025-12-04T16:45:00Z" w16du:dateUtc="2025-12-04T11:45:00Z">
              <w:r>
                <w:rPr>
                  <w:color w:val="auto"/>
                  <w:lang w:val="ru-RU"/>
                </w:rPr>
                <w:t>6</w:t>
              </w:r>
            </w:ins>
            <w:del w:id="846" w:author="Issayevskiy, Konstantin [STAMGazStroy LLP]" w:date="2025-12-04T16:45:00Z" w16du:dateUtc="2025-12-04T11:45:00Z">
              <w:r w:rsidR="00182F36" w:rsidRPr="00182F36" w:rsidDel="00F72F55">
                <w:rPr>
                  <w:color w:val="auto"/>
                </w:rPr>
                <w:delText>6</w:delText>
              </w:r>
            </w:del>
            <w:r w:rsidR="00182F36" w:rsidRPr="00182F36">
              <w:rPr>
                <w:color w:val="auto"/>
              </w:rPr>
              <w:t xml:space="preserve">C </w:t>
            </w:r>
            <w:r w:rsidR="00182F36" w:rsidRPr="00470A61">
              <w:rPr>
                <w:color w:val="auto"/>
                <w:vertAlign w:val="superscript"/>
              </w:rPr>
              <w:t>[2]</w:t>
            </w:r>
          </w:p>
        </w:tc>
      </w:tr>
      <w:tr w:rsidR="00B8439C" w:rsidRPr="00D57179" w14:paraId="4E873BE5" w14:textId="1292685E" w:rsidTr="004412CF">
        <w:trPr>
          <w:trHeight w:val="300"/>
        </w:trPr>
        <w:tc>
          <w:tcPr>
            <w:tcW w:w="1860" w:type="dxa"/>
            <w:vMerge/>
            <w:tcBorders>
              <w:left w:val="single" w:sz="4" w:space="0" w:color="000000"/>
              <w:bottom w:val="single" w:sz="2" w:space="0" w:color="auto"/>
              <w:right w:val="single" w:sz="4" w:space="0" w:color="000000"/>
            </w:tcBorders>
          </w:tcPr>
          <w:p w14:paraId="159106FF" w14:textId="77777777" w:rsidR="00B8439C" w:rsidRPr="00D57179" w:rsidRDefault="00B8439C" w:rsidP="00F94B75">
            <w:pPr>
              <w:pStyle w:val="CellBodyCentered"/>
              <w:rPr>
                <w:color w:val="auto"/>
              </w:rPr>
            </w:pPr>
          </w:p>
        </w:tc>
        <w:tc>
          <w:tcPr>
            <w:tcW w:w="238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tcPr>
          <w:p w14:paraId="77C61809" w14:textId="77777777" w:rsidR="00B8439C" w:rsidRPr="00D57179" w:rsidRDefault="00B8439C" w:rsidP="00F94B75">
            <w:pPr>
              <w:pStyle w:val="CellBodyCentered"/>
              <w:rPr>
                <w:color w:val="auto"/>
              </w:rPr>
            </w:pPr>
            <w:r w:rsidRPr="00D57179">
              <w:rPr>
                <w:color w:val="auto"/>
              </w:rPr>
              <w:t>Continuous</w:t>
            </w:r>
          </w:p>
        </w:tc>
        <w:tc>
          <w:tcPr>
            <w:tcW w:w="189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vAlign w:val="center"/>
          </w:tcPr>
          <w:p w14:paraId="05950257" w14:textId="4757E6A7" w:rsidR="00B8439C" w:rsidRPr="00D57179" w:rsidRDefault="00B8439C" w:rsidP="00F94B75">
            <w:pPr>
              <w:pStyle w:val="CellBodyCentered"/>
              <w:rPr>
                <w:color w:val="auto"/>
              </w:rPr>
            </w:pPr>
            <w:r>
              <w:rPr>
                <w:color w:val="auto"/>
              </w:rPr>
              <w:t>175</w:t>
            </w:r>
            <w:r w:rsidRPr="00D57179">
              <w:rPr>
                <w:rFonts w:ascii="Calibri" w:hAnsi="Calibri"/>
                <w:color w:val="auto"/>
              </w:rPr>
              <w:t>°</w:t>
            </w:r>
            <w:r w:rsidRPr="00D57179">
              <w:rPr>
                <w:color w:val="auto"/>
              </w:rPr>
              <w:t xml:space="preserve">C </w:t>
            </w:r>
            <w:r>
              <w:rPr>
                <w:color w:val="auto"/>
              </w:rPr>
              <w:t>to540</w:t>
            </w:r>
            <w:r w:rsidRPr="00D57179">
              <w:rPr>
                <w:rFonts w:ascii="Calibri" w:hAnsi="Calibri"/>
                <w:color w:val="auto"/>
              </w:rPr>
              <w:t>°</w:t>
            </w:r>
            <w:r w:rsidRPr="00D57179">
              <w:rPr>
                <w:color w:val="auto"/>
              </w:rPr>
              <w:t>C</w:t>
            </w:r>
          </w:p>
          <w:p w14:paraId="40877AD4" w14:textId="77777777" w:rsidR="00B8439C" w:rsidRPr="00D57179" w:rsidRDefault="00B8439C" w:rsidP="00F94B75">
            <w:pPr>
              <w:pStyle w:val="CellBodyCentered"/>
              <w:rPr>
                <w:color w:val="auto"/>
              </w:rPr>
            </w:pPr>
            <w:r w:rsidRPr="00D57179">
              <w:rPr>
                <w:color w:val="auto"/>
              </w:rPr>
              <w:t>(350</w:t>
            </w:r>
            <w:r w:rsidRPr="00D57179">
              <w:rPr>
                <w:rFonts w:ascii="Calibri" w:hAnsi="Calibri"/>
                <w:color w:val="auto"/>
              </w:rPr>
              <w:t>°</w:t>
            </w:r>
            <w:r w:rsidRPr="00D57179">
              <w:rPr>
                <w:color w:val="auto"/>
              </w:rPr>
              <w:t>F to 1000</w:t>
            </w:r>
            <w:r w:rsidRPr="00D57179">
              <w:rPr>
                <w:rFonts w:ascii="Calibri" w:hAnsi="Calibri"/>
                <w:color w:val="auto"/>
              </w:rPr>
              <w:t>°</w:t>
            </w:r>
            <w:r w:rsidRPr="00D57179">
              <w:rPr>
                <w:color w:val="auto"/>
              </w:rPr>
              <w:t>F)</w:t>
            </w:r>
          </w:p>
        </w:tc>
        <w:tc>
          <w:tcPr>
            <w:tcW w:w="1440" w:type="dxa"/>
            <w:tcBorders>
              <w:top w:val="single" w:sz="4" w:space="0" w:color="000000"/>
              <w:left w:val="single" w:sz="4" w:space="0" w:color="000000"/>
              <w:bottom w:val="single" w:sz="4" w:space="0" w:color="000000"/>
              <w:right w:val="single" w:sz="4" w:space="0" w:color="auto"/>
            </w:tcBorders>
            <w:tcMar>
              <w:top w:w="120" w:type="dxa"/>
              <w:left w:w="80" w:type="dxa"/>
              <w:bottom w:w="40" w:type="dxa"/>
              <w:right w:w="80" w:type="dxa"/>
            </w:tcMar>
            <w:vAlign w:val="center"/>
          </w:tcPr>
          <w:p w14:paraId="287FEBD6" w14:textId="191118CC" w:rsidR="00B8439C" w:rsidRPr="00D57179" w:rsidRDefault="005A3004" w:rsidP="00F94B75">
            <w:pPr>
              <w:pStyle w:val="CellBodyCentered"/>
              <w:rPr>
                <w:color w:val="auto"/>
              </w:rPr>
            </w:pPr>
            <w:r>
              <w:rPr>
                <w:color w:val="auto"/>
              </w:rPr>
              <w:t>12.7</w:t>
            </w:r>
          </w:p>
        </w:tc>
        <w:tc>
          <w:tcPr>
            <w:tcW w:w="1440" w:type="dxa"/>
            <w:tcBorders>
              <w:top w:val="single" w:sz="4" w:space="0" w:color="auto"/>
              <w:left w:val="single" w:sz="4" w:space="0" w:color="auto"/>
              <w:bottom w:val="single" w:sz="4" w:space="0" w:color="auto"/>
              <w:right w:val="single" w:sz="4" w:space="0" w:color="auto"/>
            </w:tcBorders>
            <w:vAlign w:val="center"/>
          </w:tcPr>
          <w:p w14:paraId="15BA9F1D" w14:textId="073CAB00" w:rsidR="00B8439C" w:rsidRDefault="00F72F55" w:rsidP="00F94B75">
            <w:pPr>
              <w:pStyle w:val="CellBodyCentered"/>
              <w:rPr>
                <w:color w:val="auto"/>
              </w:rPr>
            </w:pPr>
            <w:ins w:id="847" w:author="Issayevskiy, Konstantin [STAMGazStroy LLP]" w:date="2025-12-04T16:45:00Z" w16du:dateUtc="2025-12-04T11:45:00Z">
              <w:r>
                <w:rPr>
                  <w:color w:val="auto"/>
                  <w:lang w:val="ru-RU"/>
                </w:rPr>
                <w:t>1</w:t>
              </w:r>
            </w:ins>
            <w:del w:id="848" w:author="Issayevskiy, Konstantin [STAMGazStroy LLP]" w:date="2025-12-04T16:45:00Z" w16du:dateUtc="2025-12-04T11:45:00Z">
              <w:r w:rsidR="00674295" w:rsidRPr="00674295" w:rsidDel="00F72F55">
                <w:rPr>
                  <w:color w:val="auto"/>
                </w:rPr>
                <w:delText>1</w:delText>
              </w:r>
            </w:del>
            <w:r w:rsidR="00674295" w:rsidRPr="00674295">
              <w:rPr>
                <w:color w:val="auto"/>
              </w:rPr>
              <w:t xml:space="preserve">E </w:t>
            </w:r>
            <w:r w:rsidR="00674295" w:rsidRPr="00470A61">
              <w:rPr>
                <w:color w:val="auto"/>
                <w:vertAlign w:val="superscript"/>
              </w:rPr>
              <w:t>[1]</w:t>
            </w:r>
            <w:r w:rsidR="00674295" w:rsidRPr="00674295">
              <w:rPr>
                <w:color w:val="auto"/>
              </w:rPr>
              <w:t xml:space="preserve">, 10 </w:t>
            </w:r>
            <w:r w:rsidR="00674295" w:rsidRPr="00470A61">
              <w:rPr>
                <w:color w:val="auto"/>
                <w:vertAlign w:val="superscript"/>
              </w:rPr>
              <w:t>[3]</w:t>
            </w:r>
          </w:p>
        </w:tc>
      </w:tr>
      <w:tr w:rsidR="00B8439C" w:rsidRPr="00D57179" w14:paraId="05530991" w14:textId="5D1F7839" w:rsidTr="004412CF">
        <w:trPr>
          <w:trHeight w:val="500"/>
        </w:trPr>
        <w:tc>
          <w:tcPr>
            <w:tcW w:w="1860" w:type="dxa"/>
            <w:vMerge/>
            <w:tcBorders>
              <w:left w:val="single" w:sz="4" w:space="0" w:color="000000"/>
              <w:bottom w:val="single" w:sz="2" w:space="0" w:color="auto"/>
              <w:right w:val="single" w:sz="4" w:space="0" w:color="000000"/>
            </w:tcBorders>
          </w:tcPr>
          <w:p w14:paraId="3511A126" w14:textId="77777777" w:rsidR="00B8439C" w:rsidRPr="00D57179" w:rsidRDefault="00B8439C" w:rsidP="00F94B75">
            <w:pPr>
              <w:pStyle w:val="CellBodyCentered"/>
              <w:rPr>
                <w:color w:val="auto"/>
              </w:rPr>
            </w:pPr>
          </w:p>
        </w:tc>
        <w:tc>
          <w:tcPr>
            <w:tcW w:w="238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tcPr>
          <w:p w14:paraId="00600A4C" w14:textId="77777777" w:rsidR="00B8439C" w:rsidRPr="00D57179" w:rsidRDefault="00B8439C" w:rsidP="00F94B75">
            <w:pPr>
              <w:pStyle w:val="CellBodyCentered"/>
              <w:rPr>
                <w:color w:val="auto"/>
              </w:rPr>
            </w:pPr>
            <w:r w:rsidRPr="00D57179">
              <w:rPr>
                <w:color w:val="auto"/>
              </w:rPr>
              <w:t xml:space="preserve">Cyclic Service with Swings Below </w:t>
            </w:r>
            <w:r>
              <w:rPr>
                <w:color w:val="auto"/>
              </w:rPr>
              <w:t>175</w:t>
            </w:r>
            <w:r w:rsidRPr="00D57179">
              <w:rPr>
                <w:rFonts w:ascii="Calibri" w:hAnsi="Calibri"/>
                <w:color w:val="auto"/>
              </w:rPr>
              <w:t>°</w:t>
            </w:r>
            <w:proofErr w:type="gramStart"/>
            <w:r w:rsidRPr="00D57179">
              <w:rPr>
                <w:color w:val="auto"/>
              </w:rPr>
              <w:t>C  (</w:t>
            </w:r>
            <w:proofErr w:type="gramEnd"/>
            <w:r w:rsidRPr="00D57179">
              <w:rPr>
                <w:color w:val="auto"/>
              </w:rPr>
              <w:t>350</w:t>
            </w:r>
            <w:r w:rsidRPr="00D57179">
              <w:rPr>
                <w:rFonts w:ascii="Calibri" w:hAnsi="Calibri"/>
                <w:color w:val="auto"/>
              </w:rPr>
              <w:t>°</w:t>
            </w:r>
            <w:r w:rsidRPr="00D57179">
              <w:rPr>
                <w:color w:val="auto"/>
              </w:rPr>
              <w:t>F)</w:t>
            </w:r>
          </w:p>
        </w:tc>
        <w:tc>
          <w:tcPr>
            <w:tcW w:w="1890" w:type="dxa"/>
            <w:tcBorders>
              <w:top w:val="single" w:sz="4" w:space="0" w:color="000000"/>
              <w:left w:val="single" w:sz="4" w:space="0" w:color="000000"/>
              <w:bottom w:val="single" w:sz="4" w:space="0" w:color="000000"/>
              <w:right w:val="single" w:sz="4" w:space="0" w:color="000000"/>
            </w:tcBorders>
            <w:tcMar>
              <w:top w:w="120" w:type="dxa"/>
              <w:left w:w="80" w:type="dxa"/>
              <w:bottom w:w="40" w:type="dxa"/>
              <w:right w:w="80" w:type="dxa"/>
            </w:tcMar>
            <w:vAlign w:val="center"/>
          </w:tcPr>
          <w:p w14:paraId="7F77B0C4" w14:textId="175F20A5" w:rsidR="00B8439C" w:rsidRPr="00D57179" w:rsidRDefault="00B8439C" w:rsidP="00F94B75">
            <w:pPr>
              <w:pStyle w:val="CellBodyCentered"/>
              <w:rPr>
                <w:color w:val="auto"/>
              </w:rPr>
            </w:pPr>
            <w:r>
              <w:rPr>
                <w:color w:val="auto"/>
              </w:rPr>
              <w:t>205</w:t>
            </w:r>
            <w:r w:rsidRPr="00D57179">
              <w:rPr>
                <w:rFonts w:ascii="Calibri" w:hAnsi="Calibri"/>
                <w:color w:val="auto"/>
              </w:rPr>
              <w:t>°</w:t>
            </w:r>
            <w:proofErr w:type="gramStart"/>
            <w:r w:rsidRPr="00D57179">
              <w:rPr>
                <w:color w:val="auto"/>
              </w:rPr>
              <w:t>C  to</w:t>
            </w:r>
            <w:proofErr w:type="gramEnd"/>
            <w:r w:rsidRPr="00D57179">
              <w:rPr>
                <w:color w:val="auto"/>
              </w:rPr>
              <w:t xml:space="preserve"> </w:t>
            </w:r>
            <w:r>
              <w:rPr>
                <w:color w:val="auto"/>
              </w:rPr>
              <w:t>540</w:t>
            </w:r>
            <w:r w:rsidRPr="00D57179">
              <w:rPr>
                <w:rFonts w:ascii="Calibri" w:hAnsi="Calibri"/>
                <w:color w:val="auto"/>
              </w:rPr>
              <w:t>°</w:t>
            </w:r>
            <w:r w:rsidRPr="00D57179">
              <w:rPr>
                <w:color w:val="auto"/>
              </w:rPr>
              <w:t>C</w:t>
            </w:r>
          </w:p>
          <w:p w14:paraId="2DC54106" w14:textId="77777777" w:rsidR="00B8439C" w:rsidRPr="00D57179" w:rsidRDefault="00B8439C" w:rsidP="00F94B75">
            <w:pPr>
              <w:pStyle w:val="CellBodyCentered"/>
              <w:rPr>
                <w:color w:val="auto"/>
              </w:rPr>
            </w:pPr>
            <w:r w:rsidRPr="00D57179">
              <w:rPr>
                <w:color w:val="auto"/>
              </w:rPr>
              <w:t>(</w:t>
            </w:r>
            <w:r>
              <w:rPr>
                <w:color w:val="auto"/>
              </w:rPr>
              <w:t>400</w:t>
            </w:r>
            <w:r w:rsidRPr="00D57179">
              <w:rPr>
                <w:rFonts w:ascii="Calibri" w:hAnsi="Calibri"/>
                <w:color w:val="auto"/>
              </w:rPr>
              <w:t>°</w:t>
            </w:r>
            <w:r w:rsidRPr="00D57179">
              <w:rPr>
                <w:color w:val="auto"/>
              </w:rPr>
              <w:t>F to 1000</w:t>
            </w:r>
            <w:r w:rsidRPr="00D57179">
              <w:rPr>
                <w:rFonts w:ascii="Calibri" w:hAnsi="Calibri"/>
                <w:color w:val="auto"/>
              </w:rPr>
              <w:t>°</w:t>
            </w:r>
            <w:r w:rsidRPr="00D57179">
              <w:rPr>
                <w:color w:val="auto"/>
              </w:rPr>
              <w:t>F)</w:t>
            </w:r>
          </w:p>
        </w:tc>
        <w:tc>
          <w:tcPr>
            <w:tcW w:w="1440" w:type="dxa"/>
            <w:tcBorders>
              <w:top w:val="single" w:sz="4" w:space="0" w:color="000000"/>
              <w:left w:val="single" w:sz="4" w:space="0" w:color="000000"/>
              <w:bottom w:val="single" w:sz="4" w:space="0" w:color="000000"/>
              <w:right w:val="single" w:sz="4" w:space="0" w:color="auto"/>
            </w:tcBorders>
            <w:tcMar>
              <w:top w:w="120" w:type="dxa"/>
              <w:left w:w="80" w:type="dxa"/>
              <w:bottom w:w="40" w:type="dxa"/>
              <w:right w:w="80" w:type="dxa"/>
            </w:tcMar>
            <w:vAlign w:val="center"/>
          </w:tcPr>
          <w:p w14:paraId="035C41C0" w14:textId="77777777" w:rsidR="00B8439C" w:rsidRPr="00D57179" w:rsidRDefault="00B8439C" w:rsidP="00F94B75">
            <w:pPr>
              <w:pStyle w:val="CellBodyCentered"/>
              <w:rPr>
                <w:color w:val="auto"/>
              </w:rPr>
            </w:pPr>
            <w:r w:rsidRPr="00D57179">
              <w:rPr>
                <w:color w:val="auto"/>
              </w:rPr>
              <w:t>12.7</w:t>
            </w:r>
          </w:p>
        </w:tc>
        <w:tc>
          <w:tcPr>
            <w:tcW w:w="1440" w:type="dxa"/>
            <w:tcBorders>
              <w:top w:val="single" w:sz="4" w:space="0" w:color="auto"/>
              <w:left w:val="single" w:sz="4" w:space="0" w:color="auto"/>
              <w:bottom w:val="single" w:sz="4" w:space="0" w:color="auto"/>
              <w:right w:val="single" w:sz="4" w:space="0" w:color="auto"/>
            </w:tcBorders>
            <w:vAlign w:val="center"/>
          </w:tcPr>
          <w:p w14:paraId="1B5400BF" w14:textId="121F429E" w:rsidR="00B8439C" w:rsidRPr="00D57179" w:rsidRDefault="00F72F55" w:rsidP="00F94B75">
            <w:pPr>
              <w:pStyle w:val="CellBodyCentered"/>
              <w:rPr>
                <w:color w:val="auto"/>
              </w:rPr>
            </w:pPr>
            <w:ins w:id="849" w:author="Issayevskiy, Konstantin [STAMGazStroy LLP]" w:date="2025-12-04T16:45:00Z" w16du:dateUtc="2025-12-04T11:45:00Z">
              <w:r>
                <w:rPr>
                  <w:color w:val="auto"/>
                  <w:lang w:val="ru-RU"/>
                </w:rPr>
                <w:t>1</w:t>
              </w:r>
            </w:ins>
            <w:del w:id="850" w:author="Issayevskiy, Konstantin [STAMGazStroy LLP]" w:date="2025-12-04T16:45:00Z" w16du:dateUtc="2025-12-04T11:45:00Z">
              <w:r w:rsidR="00674295" w:rsidRPr="00674295" w:rsidDel="00F72F55">
                <w:rPr>
                  <w:color w:val="auto"/>
                </w:rPr>
                <w:delText>1</w:delText>
              </w:r>
            </w:del>
            <w:r w:rsidR="00674295" w:rsidRPr="00674295">
              <w:rPr>
                <w:color w:val="auto"/>
              </w:rPr>
              <w:t xml:space="preserve">E </w:t>
            </w:r>
            <w:r w:rsidR="00674295" w:rsidRPr="00470A61">
              <w:rPr>
                <w:color w:val="auto"/>
                <w:vertAlign w:val="superscript"/>
              </w:rPr>
              <w:t>[1]</w:t>
            </w:r>
            <w:r w:rsidR="00674295" w:rsidRPr="00674295">
              <w:rPr>
                <w:color w:val="auto"/>
              </w:rPr>
              <w:t xml:space="preserve">, 10 </w:t>
            </w:r>
            <w:r w:rsidR="00674295" w:rsidRPr="00470A61">
              <w:rPr>
                <w:color w:val="auto"/>
                <w:vertAlign w:val="superscript"/>
              </w:rPr>
              <w:t>[3]</w:t>
            </w:r>
          </w:p>
        </w:tc>
      </w:tr>
      <w:tr w:rsidR="00B8439C" w:rsidRPr="00D57179" w14:paraId="366E79CF" w14:textId="6C3415B0" w:rsidTr="004412CF">
        <w:trPr>
          <w:trHeight w:val="500"/>
        </w:trPr>
        <w:tc>
          <w:tcPr>
            <w:tcW w:w="1860" w:type="dxa"/>
            <w:vMerge/>
            <w:tcBorders>
              <w:left w:val="single" w:sz="4" w:space="0" w:color="000000"/>
              <w:bottom w:val="single" w:sz="2" w:space="0" w:color="auto"/>
              <w:right w:val="single" w:sz="4" w:space="0" w:color="000000"/>
            </w:tcBorders>
          </w:tcPr>
          <w:p w14:paraId="5DA2B699" w14:textId="77777777" w:rsidR="00B8439C" w:rsidRPr="00D57179" w:rsidRDefault="00B8439C" w:rsidP="00F94B75">
            <w:pPr>
              <w:pStyle w:val="CellBodyCentered"/>
              <w:rPr>
                <w:color w:val="auto"/>
              </w:rPr>
            </w:pPr>
          </w:p>
        </w:tc>
        <w:tc>
          <w:tcPr>
            <w:tcW w:w="2380" w:type="dxa"/>
            <w:tcBorders>
              <w:top w:val="single" w:sz="4" w:space="0" w:color="000000"/>
              <w:left w:val="single" w:sz="4" w:space="0" w:color="000000"/>
              <w:bottom w:val="single" w:sz="2" w:space="0" w:color="auto"/>
              <w:right w:val="single" w:sz="4" w:space="0" w:color="000000"/>
            </w:tcBorders>
            <w:tcMar>
              <w:top w:w="120" w:type="dxa"/>
              <w:left w:w="80" w:type="dxa"/>
              <w:bottom w:w="40" w:type="dxa"/>
              <w:right w:w="80" w:type="dxa"/>
            </w:tcMar>
          </w:tcPr>
          <w:p w14:paraId="4643EAE4" w14:textId="77777777" w:rsidR="00B8439C" w:rsidRPr="00D57179" w:rsidRDefault="00B8439C" w:rsidP="00F94B75">
            <w:pPr>
              <w:pStyle w:val="CellBodyCentered"/>
              <w:rPr>
                <w:color w:val="auto"/>
              </w:rPr>
            </w:pPr>
            <w:r w:rsidRPr="00793356">
              <w:rPr>
                <w:color w:val="auto"/>
              </w:rPr>
              <w:t>Cyc</w:t>
            </w:r>
            <w:r w:rsidRPr="008B59A0">
              <w:rPr>
                <w:color w:val="auto"/>
              </w:rPr>
              <w:t>lic Service including Cryogenic</w:t>
            </w:r>
            <w:r w:rsidRPr="00793356">
              <w:rPr>
                <w:color w:val="auto"/>
              </w:rPr>
              <w:t xml:space="preserve"> Temperatures</w:t>
            </w:r>
          </w:p>
        </w:tc>
        <w:tc>
          <w:tcPr>
            <w:tcW w:w="1890" w:type="dxa"/>
            <w:tcBorders>
              <w:top w:val="single" w:sz="4" w:space="0" w:color="000000"/>
              <w:left w:val="single" w:sz="4" w:space="0" w:color="000000"/>
              <w:bottom w:val="single" w:sz="2" w:space="0" w:color="auto"/>
              <w:right w:val="single" w:sz="4" w:space="0" w:color="000000"/>
            </w:tcBorders>
            <w:tcMar>
              <w:top w:w="120" w:type="dxa"/>
              <w:left w:w="80" w:type="dxa"/>
              <w:bottom w:w="40" w:type="dxa"/>
              <w:right w:w="80" w:type="dxa"/>
            </w:tcMar>
            <w:vAlign w:val="center"/>
          </w:tcPr>
          <w:p w14:paraId="36970877" w14:textId="77777777" w:rsidR="00B8439C" w:rsidRPr="00E82A62" w:rsidRDefault="00B8439C" w:rsidP="00BF68F5">
            <w:pPr>
              <w:pStyle w:val="CellBodyCentered"/>
              <w:rPr>
                <w:color w:val="auto"/>
                <w:w w:val="0"/>
              </w:rPr>
            </w:pPr>
            <w:r w:rsidRPr="00E82A62">
              <w:rPr>
                <w:color w:val="auto"/>
              </w:rPr>
              <w:t>−</w:t>
            </w:r>
            <w:r>
              <w:rPr>
                <w:color w:val="auto"/>
                <w:lang w:val="ru-RU"/>
              </w:rPr>
              <w:t>183</w:t>
            </w:r>
            <w:r w:rsidRPr="00E82A62">
              <w:rPr>
                <w:color w:val="auto"/>
              </w:rPr>
              <w:t>°</w:t>
            </w:r>
            <w:r>
              <w:rPr>
                <w:color w:val="auto"/>
              </w:rPr>
              <w:t>C –399</w:t>
            </w:r>
            <w:r w:rsidRPr="00E82A62">
              <w:rPr>
                <w:color w:val="auto"/>
              </w:rPr>
              <w:t>°</w:t>
            </w:r>
            <w:r>
              <w:rPr>
                <w:color w:val="auto"/>
              </w:rPr>
              <w:t>C</w:t>
            </w:r>
          </w:p>
          <w:p w14:paraId="5B2C9CB0" w14:textId="77777777" w:rsidR="00B8439C" w:rsidRPr="00D57179" w:rsidRDefault="00B8439C" w:rsidP="00F94B75">
            <w:pPr>
              <w:pStyle w:val="CellBodyCentered"/>
              <w:rPr>
                <w:color w:val="auto"/>
              </w:rPr>
            </w:pPr>
            <w:r w:rsidRPr="00423B54">
              <w:rPr>
                <w:color w:val="auto"/>
              </w:rPr>
              <w:t>(−</w:t>
            </w:r>
            <w:r>
              <w:rPr>
                <w:color w:val="auto"/>
                <w:lang w:val="ru-RU"/>
              </w:rPr>
              <w:t>298</w:t>
            </w:r>
            <w:r w:rsidRPr="00423B54">
              <w:rPr>
                <w:color w:val="auto"/>
              </w:rPr>
              <w:t>°</w:t>
            </w:r>
            <w:r>
              <w:rPr>
                <w:color w:val="auto"/>
              </w:rPr>
              <w:t>F</w:t>
            </w:r>
            <w:r w:rsidRPr="00423B54">
              <w:rPr>
                <w:color w:val="auto"/>
              </w:rPr>
              <w:t xml:space="preserve"> – </w:t>
            </w:r>
            <w:r>
              <w:rPr>
                <w:color w:val="auto"/>
              </w:rPr>
              <w:t>750</w:t>
            </w:r>
            <w:r w:rsidRPr="00423B54">
              <w:rPr>
                <w:color w:val="auto"/>
              </w:rPr>
              <w:t>°</w:t>
            </w:r>
            <w:r>
              <w:rPr>
                <w:color w:val="auto"/>
              </w:rPr>
              <w:t>F</w:t>
            </w:r>
            <w:r w:rsidRPr="00423B54">
              <w:rPr>
                <w:color w:val="auto"/>
              </w:rPr>
              <w:t>)</w:t>
            </w:r>
          </w:p>
        </w:tc>
        <w:tc>
          <w:tcPr>
            <w:tcW w:w="1440" w:type="dxa"/>
            <w:tcBorders>
              <w:top w:val="single" w:sz="4" w:space="0" w:color="000000"/>
              <w:left w:val="single" w:sz="4" w:space="0" w:color="000000"/>
              <w:bottom w:val="single" w:sz="2" w:space="0" w:color="auto"/>
              <w:right w:val="single" w:sz="4" w:space="0" w:color="auto"/>
            </w:tcBorders>
            <w:tcMar>
              <w:top w:w="120" w:type="dxa"/>
              <w:left w:w="80" w:type="dxa"/>
              <w:bottom w:w="40" w:type="dxa"/>
              <w:right w:w="80" w:type="dxa"/>
            </w:tcMar>
            <w:vAlign w:val="center"/>
          </w:tcPr>
          <w:p w14:paraId="5983F583" w14:textId="77777777" w:rsidR="00B8439C" w:rsidRPr="00D57179" w:rsidRDefault="00B8439C" w:rsidP="00F94B75">
            <w:pPr>
              <w:pStyle w:val="CellBodyCentered"/>
              <w:rPr>
                <w:color w:val="auto"/>
              </w:rPr>
            </w:pPr>
            <w:r w:rsidRPr="00793356">
              <w:rPr>
                <w:color w:val="auto"/>
              </w:rPr>
              <w:t>12.8</w:t>
            </w:r>
          </w:p>
        </w:tc>
        <w:tc>
          <w:tcPr>
            <w:tcW w:w="1440" w:type="dxa"/>
            <w:tcBorders>
              <w:top w:val="single" w:sz="4" w:space="0" w:color="auto"/>
              <w:left w:val="single" w:sz="4" w:space="0" w:color="auto"/>
              <w:bottom w:val="single" w:sz="2" w:space="0" w:color="auto"/>
              <w:right w:val="single" w:sz="4" w:space="0" w:color="auto"/>
            </w:tcBorders>
            <w:vAlign w:val="center"/>
          </w:tcPr>
          <w:p w14:paraId="2530F929" w14:textId="35A94B02" w:rsidR="00B8439C" w:rsidRPr="00793356" w:rsidRDefault="00F72F55" w:rsidP="00F94B75">
            <w:pPr>
              <w:pStyle w:val="CellBodyCentered"/>
              <w:rPr>
                <w:color w:val="auto"/>
              </w:rPr>
            </w:pPr>
            <w:ins w:id="851" w:author="Issayevskiy, Konstantin [STAMGazStroy LLP]" w:date="2025-12-04T16:45:00Z" w16du:dateUtc="2025-12-04T11:45:00Z">
              <w:r>
                <w:rPr>
                  <w:color w:val="auto"/>
                </w:rPr>
                <w:t>N</w:t>
              </w:r>
            </w:ins>
            <w:del w:id="852" w:author="Issayevskiy, Konstantin [STAMGazStroy LLP]" w:date="2025-12-04T16:45:00Z" w16du:dateUtc="2025-12-04T11:45:00Z">
              <w:r w:rsidR="00182F36" w:rsidRPr="00182F36" w:rsidDel="00F72F55">
                <w:rPr>
                  <w:color w:val="auto"/>
                </w:rPr>
                <w:delText>N</w:delText>
              </w:r>
            </w:del>
            <w:r w:rsidR="00182F36" w:rsidRPr="00182F36">
              <w:rPr>
                <w:color w:val="auto"/>
              </w:rPr>
              <w:t>/A</w:t>
            </w:r>
          </w:p>
        </w:tc>
      </w:tr>
      <w:tr w:rsidR="000B2715" w:rsidRPr="00D57179" w14:paraId="35CBA65C" w14:textId="77777777" w:rsidTr="001408DF">
        <w:trPr>
          <w:trHeight w:val="500"/>
        </w:trPr>
        <w:tc>
          <w:tcPr>
            <w:tcW w:w="9010" w:type="dxa"/>
            <w:gridSpan w:val="5"/>
            <w:tcBorders>
              <w:top w:val="single" w:sz="2" w:space="0" w:color="auto"/>
              <w:left w:val="single" w:sz="2" w:space="0" w:color="auto"/>
              <w:bottom w:val="single" w:sz="2" w:space="0" w:color="auto"/>
              <w:right w:val="single" w:sz="2" w:space="0" w:color="auto"/>
            </w:tcBorders>
          </w:tcPr>
          <w:p w14:paraId="46EAB918" w14:textId="78613DD1" w:rsidR="000B2715" w:rsidRPr="002F4532" w:rsidRDefault="000B2715" w:rsidP="00F94B75">
            <w:pPr>
              <w:pStyle w:val="CESTableNotealpha"/>
              <w:numPr>
                <w:ilvl w:val="0"/>
                <w:numId w:val="0"/>
              </w:numPr>
              <w:tabs>
                <w:tab w:val="clear" w:pos="1422"/>
                <w:tab w:val="left" w:pos="0"/>
              </w:tabs>
            </w:pPr>
            <w:r w:rsidRPr="000B2715">
              <w:t>Notes: 1. System </w:t>
            </w:r>
            <w:ins w:id="853" w:author="Issayevskiy, Konstantin [STAMGazStroy LLP]" w:date="2025-12-04T16:46:00Z" w16du:dateUtc="2025-12-04T11:46:00Z">
              <w:r w:rsidR="00781F0D" w:rsidRPr="00781F0D">
                <w:t>1</w:t>
              </w:r>
            </w:ins>
            <w:del w:id="854" w:author="Issayevskiy, Konstantin [STAMGazStroy LLP]" w:date="2025-12-04T16:46:00Z" w16du:dateUtc="2025-12-04T11:46:00Z">
              <w:r w:rsidRPr="000B2715" w:rsidDel="00781F0D">
                <w:delText>1</w:delText>
              </w:r>
            </w:del>
            <w:r w:rsidRPr="000B2715">
              <w:t>E is for use with stainless steel and is qualified for carbon steel. 1E is qualified for temperatures to 1112°F (600°C). 2. System </w:t>
            </w:r>
            <w:ins w:id="855" w:author="Issayevskiy, Konstantin [STAMGazStroy LLP]" w:date="2025-12-04T16:46:00Z" w16du:dateUtc="2025-12-04T11:46:00Z">
              <w:r w:rsidR="00781F0D" w:rsidRPr="00781F0D">
                <w:t>6</w:t>
              </w:r>
            </w:ins>
            <w:del w:id="856" w:author="Issayevskiy, Konstantin [STAMGazStroy LLP]" w:date="2025-12-04T16:46:00Z" w16du:dateUtc="2025-12-04T11:46:00Z">
              <w:r w:rsidRPr="000B2715" w:rsidDel="00781F0D">
                <w:delText>6</w:delText>
              </w:r>
            </w:del>
            <w:r w:rsidRPr="000B2715">
              <w:t>C is for use with stainless steel only and is qualified for temperatures to 392°F (200°C). 3. System </w:t>
            </w:r>
            <w:ins w:id="857" w:author="Issayevskiy, Konstantin [STAMGazStroy LLP]" w:date="2025-12-04T16:46:00Z" w16du:dateUtc="2025-12-04T11:46:00Z">
              <w:r w:rsidR="00781F0D">
                <w:rPr>
                  <w:lang w:val="ru-RU"/>
                </w:rPr>
                <w:t>1</w:t>
              </w:r>
            </w:ins>
            <w:del w:id="858" w:author="Issayevskiy, Konstantin [STAMGazStroy LLP]" w:date="2025-12-04T16:46:00Z" w16du:dateUtc="2025-12-04T11:46:00Z">
              <w:r w:rsidRPr="000B2715" w:rsidDel="00781F0D">
                <w:delText>1</w:delText>
              </w:r>
            </w:del>
            <w:r w:rsidRPr="000B2715">
              <w:t>0 is qualified for </w:t>
            </w:r>
            <w:proofErr w:type="gramStart"/>
            <w:r w:rsidRPr="000B2715">
              <w:t>temperatures to 1112°</w:t>
            </w:r>
            <w:proofErr w:type="gramEnd"/>
            <w:r w:rsidRPr="000B2715">
              <w:t>F (600°C).</w:t>
            </w:r>
          </w:p>
        </w:tc>
      </w:tr>
    </w:tbl>
    <w:p w14:paraId="315AB497" w14:textId="77777777" w:rsidR="00852C4D" w:rsidRPr="00D750DA" w:rsidRDefault="00852C4D">
      <w:pPr>
        <w:autoSpaceDE/>
        <w:autoSpaceDN/>
        <w:adjustRightInd/>
        <w:spacing w:before="0" w:line="240" w:lineRule="auto"/>
        <w:ind w:left="0"/>
        <w:rPr>
          <w:b/>
          <w:color w:val="auto"/>
          <w:sz w:val="16"/>
          <w:szCs w:val="16"/>
        </w:rPr>
      </w:pPr>
    </w:p>
    <w:p w14:paraId="7FCEC91D" w14:textId="77777777" w:rsidR="00F30B62" w:rsidRPr="00D750DA" w:rsidRDefault="00F30B62">
      <w:pPr>
        <w:autoSpaceDE/>
        <w:autoSpaceDN/>
        <w:adjustRightInd/>
        <w:spacing w:before="0" w:line="240" w:lineRule="auto"/>
        <w:ind w:left="0"/>
        <w:rPr>
          <w:rFonts w:ascii="Arial" w:hAnsi="Arial"/>
          <w:color w:val="auto"/>
          <w:sz w:val="16"/>
          <w:szCs w:val="16"/>
        </w:rPr>
      </w:pPr>
    </w:p>
    <w:p w14:paraId="3B064995" w14:textId="77777777" w:rsidR="00754D68" w:rsidRDefault="00754D68">
      <w:pPr>
        <w:rPr>
          <w:b/>
          <w:lang w:val="ru-RU"/>
        </w:rPr>
      </w:pPr>
      <w:r w:rsidRPr="00D17BB5">
        <w:rPr>
          <w:b/>
        </w:rPr>
        <w:br w:type="page"/>
      </w:r>
    </w:p>
    <w:p w14:paraId="00E9B140" w14:textId="2D50B7A9" w:rsidR="0037490B" w:rsidRPr="0037490B" w:rsidRDefault="0037490B" w:rsidP="0037490B">
      <w:pPr>
        <w:pStyle w:val="TableTitleFull"/>
        <w:tabs>
          <w:tab w:val="clear" w:pos="1080"/>
        </w:tabs>
        <w:ind w:left="720" w:firstLine="0"/>
        <w:rPr>
          <w:color w:val="auto"/>
          <w:lang w:val="ru-RU"/>
        </w:rPr>
      </w:pPr>
      <w:r w:rsidRPr="00D57179">
        <w:rPr>
          <w:color w:val="auto"/>
          <w:lang w:val="ru-RU"/>
        </w:rPr>
        <w:lastRenderedPageBreak/>
        <w:t>Table 4. Internal Vessel Coatings</w:t>
      </w:r>
    </w:p>
    <w:tbl>
      <w:tblPr>
        <w:tblW w:w="9366" w:type="dxa"/>
        <w:tblInd w:w="-5" w:type="dxa"/>
        <w:tblLayout w:type="fixed"/>
        <w:tblCellMar>
          <w:top w:w="120" w:type="dxa"/>
          <w:left w:w="40" w:type="dxa"/>
          <w:bottom w:w="40" w:type="dxa"/>
          <w:right w:w="40" w:type="dxa"/>
        </w:tblCellMar>
        <w:tblLook w:val="0000" w:firstRow="0" w:lastRow="0" w:firstColumn="0" w:lastColumn="0" w:noHBand="0" w:noVBand="0"/>
      </w:tblPr>
      <w:tblGrid>
        <w:gridCol w:w="10"/>
        <w:gridCol w:w="1890"/>
        <w:gridCol w:w="1360"/>
        <w:gridCol w:w="1150"/>
        <w:gridCol w:w="1150"/>
        <w:gridCol w:w="1260"/>
        <w:gridCol w:w="1370"/>
        <w:gridCol w:w="1170"/>
        <w:gridCol w:w="6"/>
      </w:tblGrid>
      <w:tr w:rsidR="00421595" w:rsidRPr="00D57179" w14:paraId="79BF38BC" w14:textId="77777777" w:rsidTr="00937530">
        <w:trPr>
          <w:gridAfter w:val="1"/>
          <w:wAfter w:w="6" w:type="dxa"/>
          <w:trHeight w:val="300"/>
        </w:trPr>
        <w:tc>
          <w:tcPr>
            <w:tcW w:w="1900" w:type="dxa"/>
            <w:gridSpan w:val="2"/>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center"/>
          </w:tcPr>
          <w:p w14:paraId="7AAC45AD" w14:textId="77777777" w:rsidR="00421595" w:rsidRPr="00D57179" w:rsidRDefault="00421595" w:rsidP="00412E56">
            <w:pPr>
              <w:pStyle w:val="CellHeadingCentered"/>
              <w:rPr>
                <w:color w:val="auto"/>
                <w:lang w:val="en-GB"/>
              </w:rPr>
            </w:pPr>
            <w:r w:rsidRPr="00D57179">
              <w:rPr>
                <w:color w:val="auto"/>
                <w:lang w:val="en-GB"/>
              </w:rPr>
              <w:t>Services</w:t>
            </w:r>
          </w:p>
        </w:tc>
        <w:tc>
          <w:tcPr>
            <w:tcW w:w="1360" w:type="dxa"/>
            <w:vMerge w:val="restart"/>
            <w:tcBorders>
              <w:top w:val="single" w:sz="4" w:space="0" w:color="000000"/>
              <w:left w:val="single" w:sz="4" w:space="0" w:color="000000"/>
              <w:bottom w:val="single" w:sz="12" w:space="0" w:color="000000"/>
              <w:right w:val="single" w:sz="2" w:space="0" w:color="000000"/>
            </w:tcBorders>
            <w:tcMar>
              <w:top w:w="120" w:type="dxa"/>
              <w:left w:w="40" w:type="dxa"/>
              <w:bottom w:w="40" w:type="dxa"/>
              <w:right w:w="40" w:type="dxa"/>
            </w:tcMar>
            <w:vAlign w:val="center"/>
          </w:tcPr>
          <w:p w14:paraId="3DF9F2E3" w14:textId="77777777" w:rsidR="00421595" w:rsidRPr="00D57179" w:rsidRDefault="00421595" w:rsidP="00412E56">
            <w:pPr>
              <w:pStyle w:val="CellHeadingCentered"/>
              <w:rPr>
                <w:color w:val="auto"/>
                <w:lang w:val="en-GB"/>
              </w:rPr>
            </w:pPr>
            <w:r w:rsidRPr="00D57179">
              <w:rPr>
                <w:color w:val="auto"/>
                <w:lang w:val="en-GB"/>
              </w:rPr>
              <w:t>Thin Film</w:t>
            </w:r>
          </w:p>
        </w:tc>
        <w:tc>
          <w:tcPr>
            <w:tcW w:w="1150" w:type="dxa"/>
            <w:vMerge w:val="restart"/>
            <w:tcBorders>
              <w:top w:val="single" w:sz="2" w:space="0" w:color="000000"/>
              <w:left w:val="single" w:sz="2" w:space="0" w:color="000000"/>
              <w:bottom w:val="single" w:sz="2" w:space="0" w:color="000000"/>
              <w:right w:val="single" w:sz="2" w:space="0" w:color="000000"/>
            </w:tcBorders>
            <w:vAlign w:val="center"/>
          </w:tcPr>
          <w:p w14:paraId="6BFD0810" w14:textId="40F612A0" w:rsidR="00421595" w:rsidRPr="00D57179" w:rsidRDefault="00B71D38" w:rsidP="00412E56">
            <w:pPr>
              <w:pStyle w:val="CellHeadingCentered"/>
              <w:rPr>
                <w:color w:val="auto"/>
                <w:lang w:val="en-GB"/>
              </w:rPr>
            </w:pPr>
            <w:r w:rsidRPr="00B71D38">
              <w:rPr>
                <w:color w:val="auto"/>
              </w:rPr>
              <w:t>Thin Film I</w:t>
            </w:r>
            <w:ins w:id="859" w:author="Issayevskiy, Konstantin [STAMGazStroy LLP]" w:date="2025-12-04T16:49:00Z" w16du:dateUtc="2025-12-04T11:49:00Z">
              <w:r w:rsidR="00BF7A31">
                <w:rPr>
                  <w:color w:val="auto"/>
                </w:rPr>
                <w:t>O</w:t>
              </w:r>
            </w:ins>
            <w:del w:id="860" w:author="Issayevskiy, Konstantin [STAMGazStroy LLP]" w:date="2025-12-04T16:49:00Z" w16du:dateUtc="2025-12-04T11:49:00Z">
              <w:r w:rsidRPr="00B71D38" w:rsidDel="00BF7A31">
                <w:rPr>
                  <w:color w:val="auto"/>
                </w:rPr>
                <w:delText>O</w:delText>
              </w:r>
            </w:del>
            <w:r w:rsidRPr="00B71D38">
              <w:rPr>
                <w:color w:val="auto"/>
              </w:rPr>
              <w:t>GP S-715 System</w:t>
            </w:r>
          </w:p>
        </w:tc>
        <w:tc>
          <w:tcPr>
            <w:tcW w:w="1150" w:type="dxa"/>
            <w:vMerge w:val="restart"/>
            <w:tcBorders>
              <w:top w:val="single" w:sz="4" w:space="0" w:color="000000"/>
              <w:left w:val="single" w:sz="2" w:space="0" w:color="000000"/>
              <w:bottom w:val="single" w:sz="12" w:space="0" w:color="000000"/>
              <w:right w:val="single" w:sz="4" w:space="0" w:color="000000"/>
            </w:tcBorders>
            <w:tcMar>
              <w:top w:w="120" w:type="dxa"/>
              <w:left w:w="40" w:type="dxa"/>
              <w:bottom w:w="40" w:type="dxa"/>
              <w:right w:w="40" w:type="dxa"/>
            </w:tcMar>
            <w:vAlign w:val="center"/>
          </w:tcPr>
          <w:p w14:paraId="38E7BDD1" w14:textId="5BD7419D" w:rsidR="00421595" w:rsidRPr="00D57179" w:rsidRDefault="00421595" w:rsidP="00412E56">
            <w:pPr>
              <w:pStyle w:val="CellHeadingCentered"/>
              <w:rPr>
                <w:color w:val="auto"/>
                <w:lang w:val="en-GB"/>
              </w:rPr>
            </w:pPr>
            <w:r w:rsidRPr="00D57179">
              <w:rPr>
                <w:color w:val="auto"/>
                <w:lang w:val="en-GB"/>
              </w:rPr>
              <w:t>Thick Film</w:t>
            </w:r>
          </w:p>
        </w:tc>
        <w:tc>
          <w:tcPr>
            <w:tcW w:w="1260" w:type="dxa"/>
            <w:vMerge w:val="restart"/>
            <w:tcBorders>
              <w:top w:val="single" w:sz="4" w:space="0" w:color="000000"/>
              <w:left w:val="single" w:sz="4" w:space="0" w:color="000000"/>
              <w:bottom w:val="single" w:sz="12" w:space="0" w:color="000000"/>
              <w:right w:val="single" w:sz="4" w:space="0" w:color="000000"/>
            </w:tcBorders>
            <w:tcMar>
              <w:top w:w="120" w:type="dxa"/>
              <w:left w:w="40" w:type="dxa"/>
              <w:bottom w:w="40" w:type="dxa"/>
              <w:right w:w="40" w:type="dxa"/>
            </w:tcMar>
            <w:vAlign w:val="center"/>
          </w:tcPr>
          <w:p w14:paraId="2D69BC1D" w14:textId="77777777" w:rsidR="00421595" w:rsidRPr="00D57179" w:rsidRDefault="00421595" w:rsidP="00412E56">
            <w:pPr>
              <w:pStyle w:val="CellHeadingCentered"/>
              <w:rPr>
                <w:color w:val="auto"/>
                <w:lang w:val="en-GB"/>
              </w:rPr>
            </w:pPr>
            <w:r w:rsidRPr="00D57179">
              <w:rPr>
                <w:color w:val="auto"/>
                <w:lang w:val="en-GB"/>
              </w:rPr>
              <w:t>Laminate</w:t>
            </w:r>
          </w:p>
        </w:tc>
        <w:tc>
          <w:tcPr>
            <w:tcW w:w="254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vAlign w:val="center"/>
          </w:tcPr>
          <w:p w14:paraId="4C627F6C" w14:textId="77777777" w:rsidR="00421595" w:rsidRPr="00D57179" w:rsidRDefault="00421595" w:rsidP="00412E56">
            <w:pPr>
              <w:pStyle w:val="CellHeadingCentered"/>
              <w:rPr>
                <w:color w:val="auto"/>
                <w:lang w:val="en-GB"/>
              </w:rPr>
            </w:pPr>
            <w:r w:rsidRPr="00D57179">
              <w:rPr>
                <w:color w:val="auto"/>
                <w:lang w:val="en-GB"/>
              </w:rPr>
              <w:t>High Temperature/Pressure</w:t>
            </w:r>
            <w:r>
              <w:rPr>
                <w:color w:val="auto"/>
                <w:lang w:val="en-GB"/>
              </w:rPr>
              <w:t>**</w:t>
            </w:r>
          </w:p>
        </w:tc>
      </w:tr>
      <w:tr w:rsidR="00421595" w:rsidRPr="00D57179" w14:paraId="2DBE7CC4" w14:textId="77777777" w:rsidTr="00937530">
        <w:trPr>
          <w:gridAfter w:val="1"/>
          <w:wAfter w:w="6" w:type="dxa"/>
          <w:trHeight w:val="500"/>
        </w:trPr>
        <w:tc>
          <w:tcPr>
            <w:tcW w:w="1900" w:type="dxa"/>
            <w:gridSpan w:val="2"/>
            <w:vMerge/>
            <w:tcBorders>
              <w:top w:val="single" w:sz="4" w:space="0" w:color="000000"/>
              <w:left w:val="single" w:sz="4" w:space="0" w:color="000000"/>
              <w:bottom w:val="single" w:sz="12" w:space="0" w:color="000000"/>
              <w:right w:val="single" w:sz="4" w:space="0" w:color="000000"/>
            </w:tcBorders>
            <w:vAlign w:val="center"/>
          </w:tcPr>
          <w:p w14:paraId="37F070B8" w14:textId="77777777" w:rsidR="00421595" w:rsidRPr="00D57179" w:rsidRDefault="00421595" w:rsidP="00412E56">
            <w:pPr>
              <w:pStyle w:val="CellHeadingCentered"/>
              <w:rPr>
                <w:color w:val="auto"/>
                <w:lang w:val="en-GB"/>
              </w:rPr>
            </w:pPr>
          </w:p>
        </w:tc>
        <w:tc>
          <w:tcPr>
            <w:tcW w:w="1360" w:type="dxa"/>
            <w:vMerge/>
            <w:tcBorders>
              <w:top w:val="nil"/>
              <w:left w:val="single" w:sz="4" w:space="0" w:color="000000"/>
              <w:bottom w:val="single" w:sz="12" w:space="0" w:color="000000"/>
              <w:right w:val="single" w:sz="2" w:space="0" w:color="000000"/>
            </w:tcBorders>
            <w:vAlign w:val="center"/>
          </w:tcPr>
          <w:p w14:paraId="1E211664" w14:textId="77777777" w:rsidR="00421595" w:rsidRPr="00D57179" w:rsidRDefault="00421595" w:rsidP="00412E56">
            <w:pPr>
              <w:pStyle w:val="CellHeadingCentered"/>
              <w:rPr>
                <w:color w:val="auto"/>
                <w:lang w:val="en-GB"/>
              </w:rPr>
            </w:pPr>
          </w:p>
        </w:tc>
        <w:tc>
          <w:tcPr>
            <w:tcW w:w="1150" w:type="dxa"/>
            <w:vMerge/>
            <w:tcBorders>
              <w:top w:val="single" w:sz="2" w:space="0" w:color="000000"/>
              <w:left w:val="single" w:sz="2" w:space="0" w:color="000000"/>
              <w:bottom w:val="single" w:sz="12" w:space="0" w:color="000000"/>
              <w:right w:val="single" w:sz="2" w:space="0" w:color="000000"/>
            </w:tcBorders>
            <w:vAlign w:val="center"/>
          </w:tcPr>
          <w:p w14:paraId="2203F08A" w14:textId="77777777" w:rsidR="00421595" w:rsidRPr="00D57179" w:rsidRDefault="00421595" w:rsidP="00412E56">
            <w:pPr>
              <w:pStyle w:val="CellHeadingCentered"/>
              <w:rPr>
                <w:color w:val="auto"/>
                <w:lang w:val="en-GB"/>
              </w:rPr>
            </w:pPr>
          </w:p>
        </w:tc>
        <w:tc>
          <w:tcPr>
            <w:tcW w:w="1150" w:type="dxa"/>
            <w:vMerge/>
            <w:tcBorders>
              <w:top w:val="nil"/>
              <w:left w:val="single" w:sz="2" w:space="0" w:color="000000"/>
              <w:bottom w:val="single" w:sz="12" w:space="0" w:color="000000"/>
              <w:right w:val="single" w:sz="4" w:space="0" w:color="000000"/>
            </w:tcBorders>
            <w:vAlign w:val="center"/>
          </w:tcPr>
          <w:p w14:paraId="7664C21B" w14:textId="18A58C4C" w:rsidR="00421595" w:rsidRPr="00D57179" w:rsidRDefault="00421595" w:rsidP="00412E56">
            <w:pPr>
              <w:pStyle w:val="CellHeadingCentered"/>
              <w:rPr>
                <w:color w:val="auto"/>
                <w:lang w:val="en-GB"/>
              </w:rPr>
            </w:pPr>
          </w:p>
        </w:tc>
        <w:tc>
          <w:tcPr>
            <w:tcW w:w="1260" w:type="dxa"/>
            <w:vMerge/>
            <w:tcBorders>
              <w:top w:val="nil"/>
              <w:left w:val="single" w:sz="4" w:space="0" w:color="000000"/>
              <w:bottom w:val="single" w:sz="12" w:space="0" w:color="000000"/>
              <w:right w:val="single" w:sz="4" w:space="0" w:color="000000"/>
            </w:tcBorders>
            <w:vAlign w:val="center"/>
          </w:tcPr>
          <w:p w14:paraId="12778677" w14:textId="77777777" w:rsidR="00421595" w:rsidRPr="00D57179" w:rsidRDefault="00421595" w:rsidP="00412E56">
            <w:pPr>
              <w:pStyle w:val="CellHeadingCentered"/>
              <w:rPr>
                <w:color w:val="auto"/>
                <w:lang w:val="en-GB"/>
              </w:rPr>
            </w:pPr>
          </w:p>
        </w:tc>
        <w:tc>
          <w:tcPr>
            <w:tcW w:w="1370" w:type="dxa"/>
            <w:tcBorders>
              <w:top w:val="nil"/>
              <w:left w:val="single" w:sz="4" w:space="0" w:color="000000"/>
              <w:bottom w:val="single" w:sz="12" w:space="0" w:color="000000"/>
              <w:right w:val="single" w:sz="4" w:space="0" w:color="000000"/>
            </w:tcBorders>
            <w:tcMar>
              <w:top w:w="120" w:type="dxa"/>
              <w:left w:w="40" w:type="dxa"/>
              <w:bottom w:w="40" w:type="dxa"/>
              <w:right w:w="40" w:type="dxa"/>
            </w:tcMar>
            <w:vAlign w:val="center"/>
          </w:tcPr>
          <w:p w14:paraId="0E6E3210" w14:textId="4C70173A" w:rsidR="00B71D38" w:rsidRPr="00B71D38" w:rsidRDefault="00421595" w:rsidP="00CD4831">
            <w:pPr>
              <w:pStyle w:val="CellHeadingCentered"/>
              <w:rPr>
                <w:color w:val="auto"/>
              </w:rPr>
            </w:pPr>
            <w:r w:rsidRPr="00D57179">
              <w:rPr>
                <w:color w:val="auto"/>
                <w:lang w:val="en-GB"/>
              </w:rPr>
              <w:t>High Temp</w:t>
            </w:r>
            <w:proofErr w:type="spellStart"/>
            <w:r>
              <w:rPr>
                <w:color w:val="auto"/>
              </w:rPr>
              <w:t>erature</w:t>
            </w:r>
            <w:proofErr w:type="spellEnd"/>
          </w:p>
        </w:tc>
        <w:tc>
          <w:tcPr>
            <w:tcW w:w="1170" w:type="dxa"/>
            <w:tcBorders>
              <w:top w:val="nil"/>
              <w:left w:val="single" w:sz="4" w:space="0" w:color="000000"/>
              <w:bottom w:val="single" w:sz="12" w:space="0" w:color="000000"/>
              <w:right w:val="single" w:sz="4" w:space="0" w:color="000000"/>
            </w:tcBorders>
            <w:tcMar>
              <w:top w:w="120" w:type="dxa"/>
              <w:left w:w="40" w:type="dxa"/>
              <w:bottom w:w="40" w:type="dxa"/>
              <w:right w:w="40" w:type="dxa"/>
            </w:tcMar>
            <w:vAlign w:val="center"/>
          </w:tcPr>
          <w:p w14:paraId="34835772" w14:textId="5BF2B620" w:rsidR="00B71D38" w:rsidRPr="00D57179" w:rsidRDefault="00421595" w:rsidP="00CD4831">
            <w:pPr>
              <w:pStyle w:val="CellHeadingCentered"/>
              <w:rPr>
                <w:color w:val="auto"/>
                <w:lang w:val="en-GB"/>
              </w:rPr>
            </w:pPr>
            <w:r w:rsidRPr="00D57179">
              <w:rPr>
                <w:color w:val="auto"/>
                <w:lang w:val="en-GB"/>
              </w:rPr>
              <w:t>High Pressure</w:t>
            </w:r>
          </w:p>
        </w:tc>
      </w:tr>
      <w:tr w:rsidR="00421595" w:rsidRPr="00D57179" w14:paraId="3059B4D2" w14:textId="77777777" w:rsidTr="00937530">
        <w:trPr>
          <w:gridAfter w:val="1"/>
          <w:wAfter w:w="6" w:type="dxa"/>
          <w:trHeight w:val="300"/>
        </w:trPr>
        <w:tc>
          <w:tcPr>
            <w:tcW w:w="1900" w:type="dxa"/>
            <w:gridSpan w:val="2"/>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7FC5488F" w14:textId="77777777" w:rsidR="00421595" w:rsidRPr="00D57179" w:rsidRDefault="00421595" w:rsidP="00412E56">
            <w:pPr>
              <w:pStyle w:val="CellBodyCentered"/>
              <w:rPr>
                <w:color w:val="auto"/>
              </w:rPr>
            </w:pPr>
            <w:r w:rsidRPr="00D57179">
              <w:rPr>
                <w:color w:val="auto"/>
              </w:rPr>
              <w:t>Fresh Water</w:t>
            </w:r>
          </w:p>
        </w:tc>
        <w:tc>
          <w:tcPr>
            <w:tcW w:w="1360" w:type="dxa"/>
            <w:tcBorders>
              <w:top w:val="nil"/>
              <w:left w:val="single" w:sz="4" w:space="0" w:color="000000"/>
              <w:bottom w:val="single" w:sz="4" w:space="0" w:color="000000"/>
              <w:right w:val="single" w:sz="2" w:space="0" w:color="000000"/>
            </w:tcBorders>
            <w:tcMar>
              <w:top w:w="120" w:type="dxa"/>
              <w:left w:w="40" w:type="dxa"/>
              <w:bottom w:w="40" w:type="dxa"/>
              <w:right w:w="40" w:type="dxa"/>
            </w:tcMar>
          </w:tcPr>
          <w:p w14:paraId="4E7DA297" w14:textId="77777777" w:rsidR="00421595" w:rsidRPr="00D57179" w:rsidRDefault="00421595" w:rsidP="00412E56">
            <w:pPr>
              <w:pStyle w:val="CellBodyCentered"/>
              <w:rPr>
                <w:color w:val="auto"/>
              </w:rPr>
            </w:pPr>
            <w:r w:rsidRPr="00D57179">
              <w:rPr>
                <w:color w:val="auto"/>
              </w:rPr>
              <w:t>8.1</w:t>
            </w:r>
          </w:p>
        </w:tc>
        <w:tc>
          <w:tcPr>
            <w:tcW w:w="1150" w:type="dxa"/>
            <w:tcBorders>
              <w:top w:val="single" w:sz="12" w:space="0" w:color="000000"/>
              <w:left w:val="single" w:sz="2" w:space="0" w:color="000000"/>
              <w:bottom w:val="single" w:sz="2" w:space="0" w:color="000000"/>
              <w:right w:val="single" w:sz="2" w:space="0" w:color="000000"/>
            </w:tcBorders>
          </w:tcPr>
          <w:p w14:paraId="18BF031E" w14:textId="77777777" w:rsidR="00421595" w:rsidRPr="00D57179" w:rsidRDefault="00421595" w:rsidP="00412E56">
            <w:pPr>
              <w:pStyle w:val="CellBodyCentered"/>
              <w:rPr>
                <w:color w:val="auto"/>
              </w:rPr>
            </w:pPr>
          </w:p>
        </w:tc>
        <w:tc>
          <w:tcPr>
            <w:tcW w:w="1150" w:type="dxa"/>
            <w:tcBorders>
              <w:top w:val="nil"/>
              <w:left w:val="single" w:sz="2" w:space="0" w:color="000000"/>
              <w:bottom w:val="single" w:sz="4" w:space="0" w:color="000000"/>
              <w:right w:val="single" w:sz="4" w:space="0" w:color="000000"/>
            </w:tcBorders>
            <w:tcMar>
              <w:top w:w="120" w:type="dxa"/>
              <w:left w:w="40" w:type="dxa"/>
              <w:bottom w:w="40" w:type="dxa"/>
              <w:right w:w="40" w:type="dxa"/>
            </w:tcMar>
          </w:tcPr>
          <w:p w14:paraId="44D35272" w14:textId="09298424" w:rsidR="00421595" w:rsidRPr="00D57179" w:rsidRDefault="00421595" w:rsidP="00412E56">
            <w:pPr>
              <w:pStyle w:val="CellBodyCentered"/>
              <w:rPr>
                <w:color w:val="auto"/>
              </w:rPr>
            </w:pPr>
            <w:r w:rsidRPr="00D57179">
              <w:rPr>
                <w:color w:val="auto"/>
              </w:rPr>
              <w:t>9.1</w:t>
            </w:r>
          </w:p>
        </w:tc>
        <w:tc>
          <w:tcPr>
            <w:tcW w:w="126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7A0EC636" w14:textId="77777777" w:rsidR="00421595" w:rsidRPr="00D57179" w:rsidRDefault="00421595" w:rsidP="00412E56">
            <w:pPr>
              <w:pStyle w:val="CellBodyCentered"/>
              <w:rPr>
                <w:color w:val="auto"/>
              </w:rPr>
            </w:pPr>
            <w:r w:rsidRPr="00D57179">
              <w:rPr>
                <w:color w:val="auto"/>
              </w:rPr>
              <w:t>10.1</w:t>
            </w:r>
          </w:p>
        </w:tc>
        <w:tc>
          <w:tcPr>
            <w:tcW w:w="137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23D70DEA" w14:textId="77777777" w:rsidR="00421595" w:rsidRPr="00D57179" w:rsidRDefault="00421595" w:rsidP="00412E56">
            <w:pPr>
              <w:pStyle w:val="CellBodyCentered"/>
              <w:rPr>
                <w:color w:val="auto"/>
              </w:rPr>
            </w:pPr>
          </w:p>
        </w:tc>
        <w:tc>
          <w:tcPr>
            <w:tcW w:w="1170" w:type="dxa"/>
            <w:tcBorders>
              <w:top w:val="nil"/>
              <w:left w:val="single" w:sz="4" w:space="0" w:color="000000"/>
              <w:bottom w:val="single" w:sz="4" w:space="0" w:color="000000"/>
              <w:right w:val="single" w:sz="4" w:space="0" w:color="000000"/>
            </w:tcBorders>
            <w:tcMar>
              <w:top w:w="120" w:type="dxa"/>
              <w:left w:w="40" w:type="dxa"/>
              <w:bottom w:w="40" w:type="dxa"/>
              <w:right w:w="40" w:type="dxa"/>
            </w:tcMar>
          </w:tcPr>
          <w:p w14:paraId="0C3D8D12" w14:textId="77777777" w:rsidR="00421595" w:rsidRPr="00D57179" w:rsidRDefault="00421595" w:rsidP="00412E56">
            <w:pPr>
              <w:pStyle w:val="CellBodyCentered"/>
              <w:rPr>
                <w:color w:val="auto"/>
              </w:rPr>
            </w:pPr>
          </w:p>
        </w:tc>
      </w:tr>
      <w:tr w:rsidR="00421595" w:rsidRPr="00D57179" w14:paraId="7230E53A"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C7AA87D" w14:textId="77777777" w:rsidR="00421595" w:rsidRPr="00D57179" w:rsidRDefault="00421595" w:rsidP="00412E56">
            <w:pPr>
              <w:pStyle w:val="CellBodyCentered"/>
              <w:rPr>
                <w:color w:val="auto"/>
              </w:rPr>
            </w:pPr>
            <w:r w:rsidRPr="00D57179">
              <w:rPr>
                <w:color w:val="auto"/>
              </w:rPr>
              <w:t>Demineralized Water</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089EB933" w14:textId="77777777" w:rsidR="00421595" w:rsidRPr="00D57179" w:rsidRDefault="00421595" w:rsidP="00412E56">
            <w:pPr>
              <w:pStyle w:val="CellBodyCentered"/>
              <w:rPr>
                <w:color w:val="auto"/>
              </w:rPr>
            </w:pPr>
            <w:r w:rsidRPr="00D57179">
              <w:rPr>
                <w:color w:val="auto"/>
              </w:rPr>
              <w:t>8.2</w:t>
            </w:r>
          </w:p>
        </w:tc>
        <w:tc>
          <w:tcPr>
            <w:tcW w:w="1150" w:type="dxa"/>
            <w:tcBorders>
              <w:top w:val="single" w:sz="2" w:space="0" w:color="000000"/>
              <w:left w:val="single" w:sz="2" w:space="0" w:color="000000"/>
              <w:bottom w:val="single" w:sz="2" w:space="0" w:color="000000"/>
              <w:right w:val="single" w:sz="2" w:space="0" w:color="000000"/>
            </w:tcBorders>
          </w:tcPr>
          <w:p w14:paraId="17F39002" w14:textId="77777777" w:rsidR="00421595" w:rsidRPr="00D57179" w:rsidRDefault="00421595" w:rsidP="00412E56">
            <w:pPr>
              <w:pStyle w:val="CellBodyCentered"/>
              <w:rPr>
                <w:color w:val="auto"/>
              </w:rPr>
            </w:pPr>
          </w:p>
        </w:tc>
        <w:tc>
          <w:tcPr>
            <w:tcW w:w="11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tcPr>
          <w:p w14:paraId="4C33A1AF" w14:textId="7531F0E6" w:rsidR="00421595" w:rsidRPr="00D57179" w:rsidRDefault="00421595" w:rsidP="00412E56">
            <w:pPr>
              <w:pStyle w:val="CellBodyCentered"/>
              <w:rPr>
                <w:color w:val="auto"/>
              </w:rPr>
            </w:pPr>
            <w:r w:rsidRPr="00D57179">
              <w:rPr>
                <w:color w:val="auto"/>
              </w:rPr>
              <w:t>9.2</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3CE8D57" w14:textId="77777777" w:rsidR="00421595" w:rsidRPr="00D57179" w:rsidRDefault="00421595" w:rsidP="00412E56">
            <w:pPr>
              <w:pStyle w:val="CellBodyCentered"/>
              <w:rPr>
                <w:color w:val="auto"/>
              </w:rPr>
            </w:pPr>
            <w:r w:rsidRPr="00D57179">
              <w:rPr>
                <w:color w:val="auto"/>
              </w:rPr>
              <w:t>10.2</w:t>
            </w: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611297B" w14:textId="77777777" w:rsidR="00421595" w:rsidRPr="00D57179" w:rsidRDefault="00421595" w:rsidP="00412E56">
            <w:pPr>
              <w:pStyle w:val="CellBodyCentered"/>
              <w:rPr>
                <w:color w:val="auto"/>
              </w:rPr>
            </w:pPr>
            <w:r w:rsidRPr="00D57179">
              <w:rPr>
                <w:color w:val="auto"/>
              </w:rPr>
              <w:t>11.2</w:t>
            </w: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6B713CA8" w14:textId="77777777" w:rsidR="00421595" w:rsidRPr="00D57179" w:rsidRDefault="00421595" w:rsidP="00412E56">
            <w:pPr>
              <w:pStyle w:val="CellBodyCentered"/>
              <w:rPr>
                <w:color w:val="auto"/>
              </w:rPr>
            </w:pPr>
          </w:p>
        </w:tc>
      </w:tr>
      <w:tr w:rsidR="00421595" w:rsidRPr="00D57179" w14:paraId="0DEB0BC5"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8D6C6FF" w14:textId="77777777" w:rsidR="00421595" w:rsidRPr="00D57179" w:rsidRDefault="00421595" w:rsidP="00412E56">
            <w:pPr>
              <w:pStyle w:val="CellBodyCentered"/>
              <w:rPr>
                <w:color w:val="auto"/>
              </w:rPr>
            </w:pPr>
            <w:r w:rsidRPr="00D57179">
              <w:rPr>
                <w:color w:val="auto"/>
              </w:rPr>
              <w:t>Potable Water</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429D1840" w14:textId="77777777" w:rsidR="00421595" w:rsidRPr="00D57179" w:rsidRDefault="00421595" w:rsidP="00412E56">
            <w:pPr>
              <w:pStyle w:val="CellBodyCentered"/>
              <w:rPr>
                <w:color w:val="auto"/>
              </w:rPr>
            </w:pPr>
            <w:r w:rsidRPr="00D57179">
              <w:rPr>
                <w:color w:val="auto"/>
              </w:rPr>
              <w:t>8.3</w:t>
            </w:r>
          </w:p>
        </w:tc>
        <w:tc>
          <w:tcPr>
            <w:tcW w:w="1150" w:type="dxa"/>
            <w:tcBorders>
              <w:top w:val="single" w:sz="2" w:space="0" w:color="000000"/>
              <w:left w:val="single" w:sz="2" w:space="0" w:color="000000"/>
              <w:bottom w:val="single" w:sz="2" w:space="0" w:color="000000"/>
              <w:right w:val="single" w:sz="2" w:space="0" w:color="000000"/>
            </w:tcBorders>
          </w:tcPr>
          <w:p w14:paraId="11730255" w14:textId="6509C8FD" w:rsidR="00421595" w:rsidRPr="00D57179" w:rsidRDefault="001B3601" w:rsidP="00412E56">
            <w:pPr>
              <w:pStyle w:val="CellBodyCentered"/>
              <w:rPr>
                <w:color w:val="auto"/>
              </w:rPr>
            </w:pPr>
            <w:del w:id="861" w:author="Issayevskiy, Konstantin [STAMGazStroy LLP]" w:date="2025-12-04T16:50:00Z" w16du:dateUtc="2025-12-04T11:50:00Z">
              <w:r w:rsidRPr="001B3601" w:rsidDel="00BF7A31">
                <w:rPr>
                  <w:color w:val="auto"/>
                </w:rPr>
                <w:delText>3</w:delText>
              </w:r>
            </w:del>
            <w:ins w:id="862" w:author="Issayevskiy, Konstantin [STAMGazStroy LLP]" w:date="2025-12-04T16:50:00Z" w16du:dateUtc="2025-12-04T11:50:00Z">
              <w:r w:rsidR="00BF7A31">
                <w:rPr>
                  <w:color w:val="auto"/>
                </w:rPr>
                <w:t>3</w:t>
              </w:r>
            </w:ins>
            <w:r w:rsidRPr="001B3601">
              <w:rPr>
                <w:color w:val="auto"/>
              </w:rPr>
              <w:t>A</w:t>
            </w:r>
          </w:p>
        </w:tc>
        <w:tc>
          <w:tcPr>
            <w:tcW w:w="11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tcPr>
          <w:p w14:paraId="1FB83382" w14:textId="4CF2960B" w:rsidR="00421595" w:rsidRPr="00D57179" w:rsidRDefault="00421595" w:rsidP="00412E56">
            <w:pPr>
              <w:pStyle w:val="CellBodyCentered"/>
              <w:rPr>
                <w:color w:val="auto"/>
              </w:rPr>
            </w:pPr>
            <w:r w:rsidRPr="00D57179">
              <w:rPr>
                <w:color w:val="auto"/>
              </w:rPr>
              <w:t>9.3</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89CB70C" w14:textId="358287DF" w:rsidR="00421595" w:rsidRPr="00D57179" w:rsidRDefault="00421595" w:rsidP="00412E56">
            <w:pPr>
              <w:pStyle w:val="CellBodyCentered"/>
              <w:rPr>
                <w:color w:val="auto"/>
              </w:rPr>
            </w:pP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2F2749BC" w14:textId="77777777" w:rsidR="00421595" w:rsidRPr="00D57179" w:rsidRDefault="00421595" w:rsidP="00412E56">
            <w:pPr>
              <w:pStyle w:val="CellBodyCentered"/>
              <w:rPr>
                <w:color w:val="auto"/>
              </w:rPr>
            </w:pP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1448D3D" w14:textId="77777777" w:rsidR="00421595" w:rsidRPr="00D57179" w:rsidRDefault="00421595" w:rsidP="00412E56">
            <w:pPr>
              <w:pStyle w:val="CellBodyCentered"/>
              <w:rPr>
                <w:color w:val="auto"/>
              </w:rPr>
            </w:pPr>
          </w:p>
        </w:tc>
      </w:tr>
      <w:tr w:rsidR="00421595" w:rsidRPr="00D57179" w14:paraId="65DFEFC6"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D2F374C" w14:textId="77777777" w:rsidR="00421595" w:rsidRPr="00D57179" w:rsidRDefault="00421595" w:rsidP="00412E56">
            <w:pPr>
              <w:pStyle w:val="CellBodyCentered"/>
              <w:rPr>
                <w:color w:val="auto"/>
              </w:rPr>
            </w:pPr>
            <w:r w:rsidRPr="00D57179">
              <w:rPr>
                <w:color w:val="auto"/>
              </w:rPr>
              <w:t>Salt Water &amp; Brine</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676910F6" w14:textId="77777777" w:rsidR="00421595" w:rsidRPr="00D57179" w:rsidRDefault="00421595" w:rsidP="00412E56">
            <w:pPr>
              <w:pStyle w:val="CellBodyCentered"/>
              <w:rPr>
                <w:color w:val="auto"/>
              </w:rPr>
            </w:pPr>
            <w:r w:rsidRPr="00D57179">
              <w:rPr>
                <w:color w:val="auto"/>
              </w:rPr>
              <w:t>8.4</w:t>
            </w:r>
          </w:p>
        </w:tc>
        <w:tc>
          <w:tcPr>
            <w:tcW w:w="1150" w:type="dxa"/>
            <w:tcBorders>
              <w:top w:val="single" w:sz="2" w:space="0" w:color="000000"/>
              <w:left w:val="single" w:sz="2" w:space="0" w:color="000000"/>
              <w:bottom w:val="single" w:sz="2" w:space="0" w:color="000000"/>
              <w:right w:val="single" w:sz="2" w:space="0" w:color="000000"/>
            </w:tcBorders>
          </w:tcPr>
          <w:p w14:paraId="66C91E8C" w14:textId="71CA0CE4" w:rsidR="00421595" w:rsidRPr="00D57179" w:rsidRDefault="00BF7A31" w:rsidP="00412E56">
            <w:pPr>
              <w:pStyle w:val="CellBodyCentered"/>
              <w:rPr>
                <w:color w:val="auto"/>
              </w:rPr>
            </w:pPr>
            <w:ins w:id="863" w:author="Issayevskiy, Konstantin [STAMGazStroy LLP]" w:date="2025-12-04T16:50:00Z" w16du:dateUtc="2025-12-04T11:50:00Z">
              <w:r>
                <w:rPr>
                  <w:color w:val="auto"/>
                </w:rPr>
                <w:t>3</w:t>
              </w:r>
            </w:ins>
            <w:del w:id="864" w:author="Issayevskiy, Konstantin [STAMGazStroy LLP]" w:date="2025-12-04T16:50:00Z" w16du:dateUtc="2025-12-04T11:50:00Z">
              <w:r w:rsidR="001B3601" w:rsidDel="00BF7A31">
                <w:rPr>
                  <w:color w:val="auto"/>
                </w:rPr>
                <w:delText>3</w:delText>
              </w:r>
            </w:del>
            <w:r w:rsidR="001B3601">
              <w:rPr>
                <w:color w:val="auto"/>
              </w:rPr>
              <w:t>B</w:t>
            </w:r>
          </w:p>
        </w:tc>
        <w:tc>
          <w:tcPr>
            <w:tcW w:w="11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tcPr>
          <w:p w14:paraId="44BC899B" w14:textId="09002CF3" w:rsidR="00421595" w:rsidRPr="00D57179" w:rsidRDefault="00421595" w:rsidP="00412E56">
            <w:pPr>
              <w:pStyle w:val="CellBodyCentered"/>
              <w:rPr>
                <w:color w:val="auto"/>
              </w:rPr>
            </w:pPr>
            <w:r w:rsidRPr="00D57179">
              <w:rPr>
                <w:color w:val="auto"/>
              </w:rPr>
              <w:t>9.4</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FF7C9CA" w14:textId="77777777" w:rsidR="00421595" w:rsidRPr="00D57179" w:rsidRDefault="00421595" w:rsidP="00412E56">
            <w:pPr>
              <w:pStyle w:val="CellBodyCentered"/>
              <w:rPr>
                <w:color w:val="auto"/>
              </w:rPr>
            </w:pPr>
            <w:r w:rsidRPr="00D57179">
              <w:rPr>
                <w:color w:val="auto"/>
              </w:rPr>
              <w:t>10.4</w:t>
            </w: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300512FD" w14:textId="77777777" w:rsidR="00421595" w:rsidRPr="00D57179" w:rsidRDefault="00421595" w:rsidP="00412E56">
            <w:pPr>
              <w:pStyle w:val="CellBodyCentered"/>
              <w:rPr>
                <w:color w:val="auto"/>
              </w:rPr>
            </w:pPr>
            <w:r w:rsidRPr="00D57179">
              <w:rPr>
                <w:color w:val="auto"/>
              </w:rPr>
              <w:t>11.4</w:t>
            </w: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DB64E20" w14:textId="77777777" w:rsidR="00421595" w:rsidRPr="00D57179" w:rsidRDefault="00421595" w:rsidP="00412E56">
            <w:pPr>
              <w:pStyle w:val="CellBodyCentered"/>
              <w:rPr>
                <w:color w:val="auto"/>
              </w:rPr>
            </w:pPr>
            <w:r w:rsidRPr="00D57179">
              <w:rPr>
                <w:color w:val="auto"/>
              </w:rPr>
              <w:t>11.4.2</w:t>
            </w:r>
          </w:p>
        </w:tc>
      </w:tr>
      <w:tr w:rsidR="00421595" w:rsidRPr="00D57179" w14:paraId="60DC2729"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AFE6A13" w14:textId="77777777" w:rsidR="00421595" w:rsidRPr="00D57179" w:rsidRDefault="00421595" w:rsidP="00412E56">
            <w:pPr>
              <w:pStyle w:val="CellBodyCentered"/>
              <w:rPr>
                <w:color w:val="auto"/>
              </w:rPr>
            </w:pPr>
            <w:r w:rsidRPr="00D57179">
              <w:rPr>
                <w:color w:val="auto"/>
              </w:rPr>
              <w:t>Produced Water</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6D38515D" w14:textId="77777777" w:rsidR="00421595" w:rsidRPr="00D57179" w:rsidRDefault="00421595" w:rsidP="00412E56">
            <w:pPr>
              <w:pStyle w:val="CellBodyCentered"/>
              <w:rPr>
                <w:color w:val="auto"/>
              </w:rPr>
            </w:pPr>
            <w:r w:rsidRPr="00D57179">
              <w:rPr>
                <w:color w:val="auto"/>
              </w:rPr>
              <w:t>8.5</w:t>
            </w:r>
          </w:p>
        </w:tc>
        <w:tc>
          <w:tcPr>
            <w:tcW w:w="1150" w:type="dxa"/>
            <w:tcBorders>
              <w:top w:val="single" w:sz="2" w:space="0" w:color="000000"/>
              <w:left w:val="single" w:sz="2" w:space="0" w:color="000000"/>
              <w:bottom w:val="single" w:sz="2" w:space="0" w:color="000000"/>
              <w:right w:val="single" w:sz="2" w:space="0" w:color="000000"/>
            </w:tcBorders>
          </w:tcPr>
          <w:p w14:paraId="4CB4D3E1" w14:textId="145758AF" w:rsidR="00421595" w:rsidRPr="00D57179" w:rsidRDefault="00BF7A31" w:rsidP="00412E56">
            <w:pPr>
              <w:pStyle w:val="CellBodyCentered"/>
              <w:rPr>
                <w:color w:val="auto"/>
              </w:rPr>
            </w:pPr>
            <w:ins w:id="865" w:author="Issayevskiy, Konstantin [STAMGazStroy LLP]" w:date="2025-12-04T16:50:00Z" w16du:dateUtc="2025-12-04T11:50:00Z">
              <w:r>
                <w:rPr>
                  <w:color w:val="auto"/>
                </w:rPr>
                <w:t>3</w:t>
              </w:r>
            </w:ins>
            <w:del w:id="866" w:author="Issayevskiy, Konstantin [STAMGazStroy LLP]" w:date="2025-12-04T16:50:00Z" w16du:dateUtc="2025-12-04T11:50:00Z">
              <w:r w:rsidR="001B3601" w:rsidDel="00BF7A31">
                <w:rPr>
                  <w:color w:val="auto"/>
                </w:rPr>
                <w:delText>3</w:delText>
              </w:r>
            </w:del>
            <w:r w:rsidR="001B3601">
              <w:rPr>
                <w:color w:val="auto"/>
              </w:rPr>
              <w:t>B, 3D</w:t>
            </w:r>
          </w:p>
        </w:tc>
        <w:tc>
          <w:tcPr>
            <w:tcW w:w="11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tcPr>
          <w:p w14:paraId="24963D4B" w14:textId="0D60915A" w:rsidR="00421595" w:rsidRPr="00D57179" w:rsidRDefault="00421595" w:rsidP="00412E56">
            <w:pPr>
              <w:pStyle w:val="CellBodyCentered"/>
              <w:rPr>
                <w:color w:val="auto"/>
              </w:rPr>
            </w:pPr>
            <w:r w:rsidRPr="00D57179">
              <w:rPr>
                <w:color w:val="auto"/>
              </w:rPr>
              <w:t>9.5</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32BA3E4A" w14:textId="77777777" w:rsidR="00421595" w:rsidRPr="00D57179" w:rsidRDefault="00421595" w:rsidP="00412E56">
            <w:pPr>
              <w:pStyle w:val="CellBodyCentered"/>
              <w:rPr>
                <w:color w:val="auto"/>
              </w:rPr>
            </w:pPr>
            <w:r w:rsidRPr="00D57179">
              <w:rPr>
                <w:color w:val="auto"/>
              </w:rPr>
              <w:t>10.5</w:t>
            </w: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2DF460C5" w14:textId="77777777" w:rsidR="00421595" w:rsidRPr="00D57179" w:rsidRDefault="00421595" w:rsidP="00412E56">
            <w:pPr>
              <w:pStyle w:val="CellBodyCentered"/>
              <w:rPr>
                <w:color w:val="auto"/>
              </w:rPr>
            </w:pPr>
            <w:r w:rsidRPr="00D57179">
              <w:rPr>
                <w:color w:val="auto"/>
              </w:rPr>
              <w:t>11.5</w:t>
            </w: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3312EC6" w14:textId="77777777" w:rsidR="00421595" w:rsidRPr="00D57179" w:rsidRDefault="00421595" w:rsidP="00412E56">
            <w:pPr>
              <w:pStyle w:val="CellBodyCentered"/>
              <w:rPr>
                <w:color w:val="auto"/>
              </w:rPr>
            </w:pPr>
            <w:r w:rsidRPr="00D57179">
              <w:rPr>
                <w:color w:val="auto"/>
              </w:rPr>
              <w:t>11.5.2</w:t>
            </w:r>
          </w:p>
        </w:tc>
      </w:tr>
      <w:tr w:rsidR="00421595" w:rsidRPr="00D57179" w14:paraId="20AA1CA8"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8D749CD" w14:textId="77777777" w:rsidR="00421595" w:rsidRPr="00D57179" w:rsidRDefault="00421595" w:rsidP="00412E56">
            <w:pPr>
              <w:pStyle w:val="CellBodyCentered"/>
              <w:rPr>
                <w:color w:val="auto"/>
              </w:rPr>
            </w:pPr>
            <w:r w:rsidRPr="00D57179">
              <w:rPr>
                <w:color w:val="auto"/>
              </w:rPr>
              <w:t>Crude Oil (sweet or sour)</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76372B9D" w14:textId="77777777" w:rsidR="00421595" w:rsidRPr="00D57179" w:rsidRDefault="00421595" w:rsidP="00412E56">
            <w:pPr>
              <w:pStyle w:val="CellBodyCentered"/>
              <w:rPr>
                <w:color w:val="auto"/>
              </w:rPr>
            </w:pPr>
            <w:r w:rsidRPr="00D57179">
              <w:rPr>
                <w:color w:val="auto"/>
              </w:rPr>
              <w:t>8.6</w:t>
            </w:r>
          </w:p>
        </w:tc>
        <w:tc>
          <w:tcPr>
            <w:tcW w:w="1150" w:type="dxa"/>
            <w:tcBorders>
              <w:top w:val="single" w:sz="2" w:space="0" w:color="000000"/>
              <w:left w:val="single" w:sz="2" w:space="0" w:color="000000"/>
              <w:bottom w:val="single" w:sz="2" w:space="0" w:color="000000"/>
              <w:right w:val="single" w:sz="2" w:space="0" w:color="000000"/>
            </w:tcBorders>
          </w:tcPr>
          <w:p w14:paraId="2A9141DE" w14:textId="1A8E7F60" w:rsidR="00421595" w:rsidRPr="00D57179" w:rsidRDefault="00BF7A31" w:rsidP="00412E56">
            <w:pPr>
              <w:pStyle w:val="CellBodyCentered"/>
              <w:rPr>
                <w:color w:val="auto"/>
              </w:rPr>
            </w:pPr>
            <w:ins w:id="867" w:author="Issayevskiy, Konstantin [STAMGazStroy LLP]" w:date="2025-12-04T16:50:00Z" w16du:dateUtc="2025-12-04T11:50:00Z">
              <w:r>
                <w:rPr>
                  <w:color w:val="auto"/>
                </w:rPr>
                <w:t>3</w:t>
              </w:r>
            </w:ins>
            <w:del w:id="868" w:author="Issayevskiy, Konstantin [STAMGazStroy LLP]" w:date="2025-12-04T16:50:00Z" w16du:dateUtc="2025-12-04T11:50:00Z">
              <w:r w:rsidR="001B3601" w:rsidDel="00BF7A31">
                <w:rPr>
                  <w:color w:val="auto"/>
                </w:rPr>
                <w:delText>3</w:delText>
              </w:r>
            </w:del>
            <w:r w:rsidR="001B3601">
              <w:rPr>
                <w:color w:val="auto"/>
              </w:rPr>
              <w:t>C</w:t>
            </w:r>
          </w:p>
        </w:tc>
        <w:tc>
          <w:tcPr>
            <w:tcW w:w="11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tcPr>
          <w:p w14:paraId="3D9126D6" w14:textId="64CD1451" w:rsidR="00421595" w:rsidRPr="00D57179" w:rsidRDefault="00421595" w:rsidP="00412E56">
            <w:pPr>
              <w:pStyle w:val="CellBodyCentered"/>
              <w:rPr>
                <w:color w:val="auto"/>
              </w:rPr>
            </w:pPr>
            <w:r w:rsidRPr="00D57179">
              <w:rPr>
                <w:color w:val="auto"/>
              </w:rPr>
              <w:t>9.6</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48BC2E0" w14:textId="77777777" w:rsidR="00421595" w:rsidRPr="00D57179" w:rsidRDefault="00421595" w:rsidP="00412E56">
            <w:pPr>
              <w:pStyle w:val="CellBodyCentered"/>
              <w:rPr>
                <w:color w:val="auto"/>
              </w:rPr>
            </w:pPr>
            <w:r w:rsidRPr="00D57179">
              <w:rPr>
                <w:color w:val="auto"/>
              </w:rPr>
              <w:t>10.6</w:t>
            </w: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0BFCAC5" w14:textId="77777777" w:rsidR="00421595" w:rsidRPr="00D57179" w:rsidRDefault="00421595" w:rsidP="00412E56">
            <w:pPr>
              <w:pStyle w:val="CellBodyCentered"/>
              <w:rPr>
                <w:color w:val="auto"/>
              </w:rPr>
            </w:pPr>
            <w:r w:rsidRPr="00D57179">
              <w:rPr>
                <w:color w:val="auto"/>
              </w:rPr>
              <w:t>11.6</w:t>
            </w: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8D28E4E" w14:textId="77777777" w:rsidR="00421595" w:rsidRPr="00D57179" w:rsidRDefault="00421595" w:rsidP="00412E56">
            <w:pPr>
              <w:pStyle w:val="CellBodyCentered"/>
              <w:rPr>
                <w:color w:val="auto"/>
              </w:rPr>
            </w:pPr>
            <w:r w:rsidRPr="00D57179">
              <w:rPr>
                <w:color w:val="auto"/>
              </w:rPr>
              <w:t>11.6.2</w:t>
            </w:r>
          </w:p>
        </w:tc>
      </w:tr>
      <w:tr w:rsidR="007D4E32" w:rsidRPr="00D57179" w14:paraId="1AD8CC59"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391A2190" w14:textId="77777777" w:rsidR="007D4E32" w:rsidRPr="00D57179" w:rsidRDefault="007D4E32" w:rsidP="007D4E32">
            <w:pPr>
              <w:pStyle w:val="CellBodyCentered"/>
              <w:rPr>
                <w:color w:val="auto"/>
              </w:rPr>
            </w:pPr>
            <w:r w:rsidRPr="00D57179">
              <w:rPr>
                <w:color w:val="auto"/>
              </w:rPr>
              <w:t>Fuels (low aromatic)</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3A86648F" w14:textId="77777777" w:rsidR="007D4E32" w:rsidRPr="00D57179" w:rsidRDefault="007D4E32" w:rsidP="007D4E32">
            <w:pPr>
              <w:pStyle w:val="CellBodyCentered"/>
              <w:rPr>
                <w:color w:val="auto"/>
              </w:rPr>
            </w:pPr>
            <w:r w:rsidRPr="00D57179">
              <w:rPr>
                <w:color w:val="auto"/>
              </w:rPr>
              <w:t>8.7</w:t>
            </w:r>
          </w:p>
        </w:tc>
        <w:tc>
          <w:tcPr>
            <w:tcW w:w="1150" w:type="dxa"/>
            <w:tcBorders>
              <w:top w:val="single" w:sz="2" w:space="0" w:color="000000"/>
              <w:left w:val="single" w:sz="2" w:space="0" w:color="000000"/>
              <w:bottom w:val="single" w:sz="2" w:space="0" w:color="000000"/>
              <w:right w:val="single" w:sz="2" w:space="0" w:color="000000"/>
            </w:tcBorders>
          </w:tcPr>
          <w:p w14:paraId="31B3AE2B" w14:textId="0418D36E" w:rsidR="007D4E32" w:rsidRPr="00D57179" w:rsidRDefault="00BF7A31" w:rsidP="007D4E32">
            <w:pPr>
              <w:pStyle w:val="CellBodyCentered"/>
              <w:rPr>
                <w:color w:val="auto"/>
              </w:rPr>
            </w:pPr>
            <w:ins w:id="869" w:author="Issayevskiy, Konstantin [STAMGazStroy LLP]" w:date="2025-12-04T16:50:00Z" w16du:dateUtc="2025-12-04T11:50:00Z">
              <w:r>
                <w:t>3</w:t>
              </w:r>
            </w:ins>
            <w:del w:id="870" w:author="Issayevskiy, Konstantin [STAMGazStroy LLP]" w:date="2025-12-04T16:50:00Z" w16du:dateUtc="2025-12-04T11:50:00Z">
              <w:r w:rsidR="007D4E32" w:rsidRPr="00BA5496" w:rsidDel="00BF7A31">
                <w:delText>3</w:delText>
              </w:r>
            </w:del>
            <w:r w:rsidR="007D4E32" w:rsidRPr="00BA5496">
              <w:t xml:space="preserve">C, 3D </w:t>
            </w:r>
          </w:p>
        </w:tc>
        <w:tc>
          <w:tcPr>
            <w:tcW w:w="11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tcPr>
          <w:p w14:paraId="50CC9438" w14:textId="3B6F238D" w:rsidR="007D4E32" w:rsidRPr="00D57179" w:rsidRDefault="007D4E32" w:rsidP="007D4E32">
            <w:pPr>
              <w:pStyle w:val="CellBodyCentered"/>
              <w:rPr>
                <w:color w:val="auto"/>
              </w:rPr>
            </w:pPr>
            <w:r w:rsidRPr="00D57179">
              <w:rPr>
                <w:color w:val="auto"/>
              </w:rPr>
              <w:t>9.7</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35F131E" w14:textId="77777777" w:rsidR="007D4E32" w:rsidRPr="00D57179" w:rsidRDefault="007D4E32" w:rsidP="007D4E32">
            <w:pPr>
              <w:pStyle w:val="CellBodyCentered"/>
              <w:rPr>
                <w:color w:val="auto"/>
              </w:rPr>
            </w:pPr>
            <w:r w:rsidRPr="00D57179">
              <w:rPr>
                <w:color w:val="auto"/>
              </w:rPr>
              <w:t>10.7</w:t>
            </w: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16D3986" w14:textId="77777777" w:rsidR="007D4E32" w:rsidRPr="00D57179" w:rsidRDefault="007D4E32" w:rsidP="007D4E32">
            <w:pPr>
              <w:pStyle w:val="CellBodyCentered"/>
              <w:rPr>
                <w:color w:val="auto"/>
              </w:rPr>
            </w:pP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6447211" w14:textId="77777777" w:rsidR="007D4E32" w:rsidRPr="00D57179" w:rsidRDefault="007D4E32" w:rsidP="007D4E32">
            <w:pPr>
              <w:pStyle w:val="CellBodyCentered"/>
              <w:rPr>
                <w:color w:val="auto"/>
              </w:rPr>
            </w:pPr>
          </w:p>
        </w:tc>
      </w:tr>
      <w:tr w:rsidR="007D4E32" w:rsidRPr="00D57179" w14:paraId="4D513835"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0A242CEE" w14:textId="77777777" w:rsidR="007D4E32" w:rsidRPr="00D57179" w:rsidRDefault="007D4E32" w:rsidP="007D4E32">
            <w:pPr>
              <w:pStyle w:val="CellBodyCentered"/>
              <w:rPr>
                <w:color w:val="auto"/>
              </w:rPr>
            </w:pPr>
            <w:r w:rsidRPr="00D57179">
              <w:rPr>
                <w:color w:val="auto"/>
              </w:rPr>
              <w:t>Fuels (high aromatic)</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28DC5B96" w14:textId="77777777" w:rsidR="007D4E32" w:rsidRPr="00D57179" w:rsidRDefault="007D4E32" w:rsidP="007D4E32">
            <w:pPr>
              <w:pStyle w:val="CellBodyCentered"/>
              <w:rPr>
                <w:color w:val="auto"/>
              </w:rPr>
            </w:pPr>
            <w:r w:rsidRPr="00D57179">
              <w:rPr>
                <w:color w:val="auto"/>
              </w:rPr>
              <w:t>8.8</w:t>
            </w:r>
          </w:p>
        </w:tc>
        <w:tc>
          <w:tcPr>
            <w:tcW w:w="1150" w:type="dxa"/>
            <w:tcBorders>
              <w:top w:val="single" w:sz="2" w:space="0" w:color="000000"/>
              <w:left w:val="single" w:sz="2" w:space="0" w:color="000000"/>
              <w:bottom w:val="single" w:sz="2" w:space="0" w:color="000000"/>
              <w:right w:val="single" w:sz="2" w:space="0" w:color="000000"/>
            </w:tcBorders>
          </w:tcPr>
          <w:p w14:paraId="72015E92" w14:textId="4773D563" w:rsidR="007D4E32" w:rsidRPr="00D57179" w:rsidRDefault="00BF7A31" w:rsidP="007D4E32">
            <w:pPr>
              <w:pStyle w:val="CellBodyCentered"/>
              <w:rPr>
                <w:color w:val="auto"/>
              </w:rPr>
            </w:pPr>
            <w:ins w:id="871" w:author="Issayevskiy, Konstantin [STAMGazStroy LLP]" w:date="2025-12-04T16:50:00Z" w16du:dateUtc="2025-12-04T11:50:00Z">
              <w:r>
                <w:t>3</w:t>
              </w:r>
            </w:ins>
            <w:del w:id="872" w:author="Issayevskiy, Konstantin [STAMGazStroy LLP]" w:date="2025-12-04T16:50:00Z" w16du:dateUtc="2025-12-04T11:50:00Z">
              <w:r w:rsidR="007D4E32" w:rsidRPr="00BA5496" w:rsidDel="00BF7A31">
                <w:delText>3</w:delText>
              </w:r>
            </w:del>
            <w:r w:rsidR="007D4E32" w:rsidRPr="00BA5496">
              <w:t xml:space="preserve">C, 3D </w:t>
            </w:r>
          </w:p>
        </w:tc>
        <w:tc>
          <w:tcPr>
            <w:tcW w:w="11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tcPr>
          <w:p w14:paraId="28B25B04" w14:textId="097BEB5F" w:rsidR="007D4E32" w:rsidRPr="00D57179" w:rsidRDefault="007D4E32" w:rsidP="007D4E32">
            <w:pPr>
              <w:pStyle w:val="CellBodyCentered"/>
              <w:rPr>
                <w:color w:val="auto"/>
              </w:rPr>
            </w:pPr>
            <w:r w:rsidRPr="00D57179">
              <w:rPr>
                <w:color w:val="auto"/>
              </w:rPr>
              <w:t>9.8</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D5A73E8" w14:textId="77777777" w:rsidR="007D4E32" w:rsidRPr="00D57179" w:rsidRDefault="007D4E32" w:rsidP="007D4E32">
            <w:pPr>
              <w:pStyle w:val="CellBodyCentered"/>
              <w:rPr>
                <w:color w:val="auto"/>
              </w:rPr>
            </w:pPr>
            <w:r w:rsidRPr="00D57179">
              <w:rPr>
                <w:color w:val="auto"/>
              </w:rPr>
              <w:t>10.8</w:t>
            </w: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21D61BF" w14:textId="77777777" w:rsidR="007D4E32" w:rsidRPr="00D57179" w:rsidRDefault="007D4E32" w:rsidP="007D4E32">
            <w:pPr>
              <w:pStyle w:val="CellBodyCentered"/>
              <w:rPr>
                <w:color w:val="auto"/>
              </w:rPr>
            </w:pP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6C3BCDC0" w14:textId="77777777" w:rsidR="007D4E32" w:rsidRPr="00D57179" w:rsidRDefault="007D4E32" w:rsidP="007D4E32">
            <w:pPr>
              <w:pStyle w:val="CellBodyCentered"/>
              <w:rPr>
                <w:color w:val="auto"/>
              </w:rPr>
            </w:pPr>
          </w:p>
        </w:tc>
      </w:tr>
      <w:tr w:rsidR="00421595" w:rsidRPr="00D57179" w14:paraId="6CE5E8C6"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3FE63407" w14:textId="77777777" w:rsidR="00421595" w:rsidRPr="00D57179" w:rsidRDefault="00421595" w:rsidP="00412E56">
            <w:pPr>
              <w:pStyle w:val="CellBodyCentered"/>
              <w:rPr>
                <w:color w:val="auto"/>
              </w:rPr>
            </w:pPr>
            <w:r w:rsidRPr="00D57179">
              <w:rPr>
                <w:color w:val="auto"/>
              </w:rPr>
              <w:t>Aromatic Hydrocarbon</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7D66C429" w14:textId="77777777" w:rsidR="00421595" w:rsidRPr="00D57179" w:rsidRDefault="00421595" w:rsidP="00412E56">
            <w:pPr>
              <w:pStyle w:val="CellBodyCentered"/>
              <w:rPr>
                <w:color w:val="auto"/>
              </w:rPr>
            </w:pPr>
            <w:r w:rsidRPr="00D57179">
              <w:rPr>
                <w:color w:val="auto"/>
              </w:rPr>
              <w:t>8.</w:t>
            </w:r>
            <w:r>
              <w:rPr>
                <w:color w:val="auto"/>
              </w:rPr>
              <w:t>8</w:t>
            </w:r>
          </w:p>
        </w:tc>
        <w:tc>
          <w:tcPr>
            <w:tcW w:w="1150" w:type="dxa"/>
            <w:tcBorders>
              <w:top w:val="single" w:sz="2" w:space="0" w:color="000000"/>
              <w:left w:val="single" w:sz="2" w:space="0" w:color="000000"/>
              <w:bottom w:val="single" w:sz="2" w:space="0" w:color="000000"/>
              <w:right w:val="single" w:sz="2" w:space="0" w:color="000000"/>
            </w:tcBorders>
          </w:tcPr>
          <w:p w14:paraId="0F8966C9" w14:textId="77777777" w:rsidR="00421595" w:rsidRPr="00D57179" w:rsidRDefault="00421595" w:rsidP="00412E56">
            <w:pPr>
              <w:pStyle w:val="CellBodyCentered"/>
              <w:rPr>
                <w:color w:val="auto"/>
              </w:rPr>
            </w:pPr>
          </w:p>
        </w:tc>
        <w:tc>
          <w:tcPr>
            <w:tcW w:w="1150" w:type="dxa"/>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tcPr>
          <w:p w14:paraId="6A804E01" w14:textId="3A775875" w:rsidR="00421595" w:rsidRPr="00D57179" w:rsidRDefault="00421595" w:rsidP="00412E56">
            <w:pPr>
              <w:pStyle w:val="CellBodyCentered"/>
              <w:rPr>
                <w:color w:val="auto"/>
              </w:rPr>
            </w:pPr>
            <w:r w:rsidRPr="00D57179">
              <w:rPr>
                <w:color w:val="auto"/>
              </w:rPr>
              <w:t>9.</w:t>
            </w:r>
            <w:r>
              <w:rPr>
                <w:color w:val="auto"/>
              </w:rPr>
              <w:t>8</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73D78F8" w14:textId="77777777" w:rsidR="00421595" w:rsidRPr="00D57179" w:rsidRDefault="00421595" w:rsidP="00412E56">
            <w:pPr>
              <w:pStyle w:val="CellBodyCentered"/>
              <w:rPr>
                <w:color w:val="auto"/>
              </w:rPr>
            </w:pPr>
            <w:r w:rsidRPr="00D57179">
              <w:rPr>
                <w:color w:val="auto"/>
              </w:rPr>
              <w:t>10.9</w:t>
            </w: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6C569E8E" w14:textId="77777777" w:rsidR="00421595" w:rsidRPr="00D57179" w:rsidRDefault="00421595" w:rsidP="00412E56">
            <w:pPr>
              <w:pStyle w:val="CellBodyCentered"/>
              <w:rPr>
                <w:color w:val="auto"/>
              </w:rPr>
            </w:pP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20D8CF8" w14:textId="77777777" w:rsidR="00421595" w:rsidRPr="00D57179" w:rsidRDefault="00421595" w:rsidP="00412E56">
            <w:pPr>
              <w:pStyle w:val="CellBodyCentered"/>
              <w:rPr>
                <w:color w:val="auto"/>
              </w:rPr>
            </w:pPr>
          </w:p>
        </w:tc>
      </w:tr>
      <w:tr w:rsidR="00421595" w:rsidRPr="00D57179" w14:paraId="10A001F1"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B1FD63C" w14:textId="77777777" w:rsidR="00421595" w:rsidRPr="00D57179" w:rsidRDefault="00421595" w:rsidP="00412E56">
            <w:pPr>
              <w:pStyle w:val="CellBodyCentered"/>
              <w:rPr>
                <w:color w:val="auto"/>
              </w:rPr>
            </w:pPr>
            <w:r w:rsidRPr="00D57179">
              <w:rPr>
                <w:color w:val="auto"/>
              </w:rPr>
              <w:t>Acetone</w:t>
            </w:r>
          </w:p>
        </w:tc>
        <w:tc>
          <w:tcPr>
            <w:tcW w:w="1360" w:type="dxa"/>
            <w:tcBorders>
              <w:top w:val="single" w:sz="4" w:space="0" w:color="000000"/>
              <w:left w:val="single" w:sz="4" w:space="0" w:color="000000"/>
              <w:bottom w:val="single" w:sz="4" w:space="0" w:color="000000"/>
              <w:right w:val="single" w:sz="2" w:space="0" w:color="000000"/>
            </w:tcBorders>
            <w:tcMar>
              <w:top w:w="120" w:type="dxa"/>
              <w:left w:w="40" w:type="dxa"/>
              <w:bottom w:w="40" w:type="dxa"/>
              <w:right w:w="40" w:type="dxa"/>
            </w:tcMar>
          </w:tcPr>
          <w:p w14:paraId="1F6AA1A0" w14:textId="77777777" w:rsidR="00421595" w:rsidRPr="00D57179" w:rsidRDefault="00421595" w:rsidP="00412E56">
            <w:pPr>
              <w:pStyle w:val="CellBodyCentered"/>
              <w:rPr>
                <w:color w:val="auto"/>
              </w:rPr>
            </w:pPr>
            <w:r w:rsidRPr="00D57179">
              <w:rPr>
                <w:color w:val="auto"/>
              </w:rPr>
              <w:t>8.10</w:t>
            </w:r>
          </w:p>
        </w:tc>
        <w:tc>
          <w:tcPr>
            <w:tcW w:w="1150" w:type="dxa"/>
            <w:tcBorders>
              <w:top w:val="single" w:sz="2" w:space="0" w:color="000000"/>
              <w:left w:val="single" w:sz="2" w:space="0" w:color="000000"/>
              <w:bottom w:val="single" w:sz="2" w:space="0" w:color="000000"/>
              <w:right w:val="single" w:sz="2" w:space="0" w:color="000000"/>
            </w:tcBorders>
          </w:tcPr>
          <w:p w14:paraId="161C1FCC" w14:textId="4C457312" w:rsidR="00421595" w:rsidRPr="00D57179" w:rsidRDefault="00BF7A31" w:rsidP="00412E56">
            <w:pPr>
              <w:pStyle w:val="CellBodyCentered"/>
              <w:rPr>
                <w:color w:val="auto"/>
              </w:rPr>
            </w:pPr>
            <w:ins w:id="873" w:author="Issayevskiy, Konstantin [STAMGazStroy LLP]" w:date="2025-12-04T16:50:00Z" w16du:dateUtc="2025-12-04T11:50:00Z">
              <w:r>
                <w:rPr>
                  <w:color w:val="auto"/>
                </w:rPr>
                <w:t>3</w:t>
              </w:r>
            </w:ins>
            <w:del w:id="874" w:author="Issayevskiy, Konstantin [STAMGazStroy LLP]" w:date="2025-12-04T16:50:00Z" w16du:dateUtc="2025-12-04T11:50:00Z">
              <w:r w:rsidR="007D4E32" w:rsidRPr="007D4E32" w:rsidDel="00BF7A31">
                <w:rPr>
                  <w:color w:val="auto"/>
                </w:rPr>
                <w:delText>3</w:delText>
              </w:r>
            </w:del>
            <w:r w:rsidR="007D4E32" w:rsidRPr="007D4E32">
              <w:rPr>
                <w:color w:val="auto"/>
              </w:rPr>
              <w:t>G</w:t>
            </w:r>
          </w:p>
        </w:tc>
        <w:tc>
          <w:tcPr>
            <w:tcW w:w="1150" w:type="dxa"/>
            <w:vMerge w:val="restart"/>
            <w:tcBorders>
              <w:top w:val="single" w:sz="4" w:space="0" w:color="000000"/>
              <w:left w:val="single" w:sz="2" w:space="0" w:color="000000"/>
              <w:bottom w:val="single" w:sz="4" w:space="0" w:color="000000"/>
              <w:right w:val="single" w:sz="4" w:space="0" w:color="000000"/>
            </w:tcBorders>
            <w:tcMar>
              <w:top w:w="120" w:type="dxa"/>
              <w:left w:w="40" w:type="dxa"/>
              <w:bottom w:w="40" w:type="dxa"/>
              <w:right w:w="40" w:type="dxa"/>
            </w:tcMar>
            <w:vAlign w:val="center"/>
          </w:tcPr>
          <w:p w14:paraId="58C74B31" w14:textId="2C74C0FB" w:rsidR="00421595" w:rsidRPr="00D57179" w:rsidRDefault="00421595" w:rsidP="00412E56">
            <w:pPr>
              <w:pStyle w:val="CellBodyCentered"/>
              <w:rPr>
                <w:color w:val="auto"/>
              </w:rPr>
            </w:pPr>
            <w:r w:rsidRPr="00D57179">
              <w:rPr>
                <w:color w:val="auto"/>
              </w:rPr>
              <w:t>N/R</w:t>
            </w:r>
            <w:r>
              <w:rPr>
                <w:color w:val="auto"/>
              </w:rPr>
              <w:t>*</w:t>
            </w: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709C8F5C" w14:textId="77777777" w:rsidR="00421595" w:rsidRPr="00D57179" w:rsidRDefault="00421595" w:rsidP="00412E56">
            <w:pPr>
              <w:pStyle w:val="CellBodyCentered"/>
              <w:rPr>
                <w:color w:val="auto"/>
              </w:rPr>
            </w:pP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134A03A" w14:textId="77777777" w:rsidR="00421595" w:rsidRPr="00D57179" w:rsidRDefault="00421595" w:rsidP="00412E56">
            <w:pPr>
              <w:pStyle w:val="CellBodyCentered"/>
              <w:rPr>
                <w:color w:val="auto"/>
              </w:rPr>
            </w:pP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1AF3A8D0" w14:textId="77777777" w:rsidR="00421595" w:rsidRPr="00D57179" w:rsidRDefault="00421595" w:rsidP="00412E56">
            <w:pPr>
              <w:pStyle w:val="CellBodyCentered"/>
              <w:rPr>
                <w:color w:val="auto"/>
              </w:rPr>
            </w:pPr>
          </w:p>
        </w:tc>
      </w:tr>
      <w:tr w:rsidR="00421595" w:rsidRPr="00D57179" w14:paraId="7155B69E" w14:textId="77777777" w:rsidTr="00937530">
        <w:trPr>
          <w:gridAfter w:val="1"/>
          <w:wAfter w:w="6" w:type="dxa"/>
          <w:trHeight w:val="300"/>
        </w:trPr>
        <w:tc>
          <w:tcPr>
            <w:tcW w:w="1900" w:type="dxa"/>
            <w:gridSpan w:val="2"/>
            <w:tcBorders>
              <w:top w:val="single" w:sz="4" w:space="0" w:color="000000"/>
              <w:left w:val="single" w:sz="4" w:space="0" w:color="000000"/>
              <w:bottom w:val="single" w:sz="4" w:space="0" w:color="000000"/>
              <w:right w:val="single" w:sz="4" w:space="0" w:color="000000"/>
            </w:tcBorders>
          </w:tcPr>
          <w:p w14:paraId="65772DE0" w14:textId="77777777" w:rsidR="00421595" w:rsidRPr="00D57179" w:rsidRDefault="00421595" w:rsidP="00412E56">
            <w:pPr>
              <w:pStyle w:val="CellBodyCentered"/>
              <w:rPr>
                <w:color w:val="auto"/>
              </w:rPr>
            </w:pPr>
            <w:r w:rsidRPr="00D57179">
              <w:rPr>
                <w:color w:val="auto"/>
              </w:rPr>
              <w:t>Ethyl &amp; Methyl Alcohol</w:t>
            </w:r>
          </w:p>
        </w:tc>
        <w:tc>
          <w:tcPr>
            <w:tcW w:w="1360" w:type="dxa"/>
            <w:tcBorders>
              <w:top w:val="single" w:sz="4" w:space="0" w:color="000000"/>
              <w:left w:val="single" w:sz="4" w:space="0" w:color="000000"/>
              <w:bottom w:val="single" w:sz="4" w:space="0" w:color="000000"/>
              <w:right w:val="single" w:sz="2" w:space="0" w:color="000000"/>
            </w:tcBorders>
          </w:tcPr>
          <w:p w14:paraId="2827D47A" w14:textId="77777777" w:rsidR="00421595" w:rsidRPr="00D57179" w:rsidRDefault="00421595" w:rsidP="00412E56">
            <w:pPr>
              <w:pStyle w:val="CellBodyCentered"/>
              <w:rPr>
                <w:color w:val="auto"/>
              </w:rPr>
            </w:pPr>
            <w:r w:rsidRPr="00D57179">
              <w:rPr>
                <w:color w:val="auto"/>
              </w:rPr>
              <w:t>8.11</w:t>
            </w:r>
          </w:p>
        </w:tc>
        <w:tc>
          <w:tcPr>
            <w:tcW w:w="1150" w:type="dxa"/>
            <w:tcBorders>
              <w:top w:val="single" w:sz="2" w:space="0" w:color="000000"/>
              <w:left w:val="single" w:sz="2" w:space="0" w:color="000000"/>
              <w:bottom w:val="single" w:sz="2" w:space="0" w:color="000000"/>
              <w:right w:val="single" w:sz="2" w:space="0" w:color="000000"/>
            </w:tcBorders>
          </w:tcPr>
          <w:p w14:paraId="747BD834" w14:textId="1F5C666A" w:rsidR="00421595" w:rsidRPr="00D57179" w:rsidRDefault="00BF7A31" w:rsidP="00412E56">
            <w:pPr>
              <w:pStyle w:val="CellBodyCentered"/>
              <w:rPr>
                <w:color w:val="auto"/>
              </w:rPr>
            </w:pPr>
            <w:ins w:id="875" w:author="Issayevskiy, Konstantin [STAMGazStroy LLP]" w:date="2025-12-04T16:50:00Z" w16du:dateUtc="2025-12-04T11:50:00Z">
              <w:r>
                <w:rPr>
                  <w:color w:val="auto"/>
                </w:rPr>
                <w:t>3</w:t>
              </w:r>
            </w:ins>
            <w:del w:id="876" w:author="Issayevskiy, Konstantin [STAMGazStroy LLP]" w:date="2025-12-04T16:50:00Z" w16du:dateUtc="2025-12-04T11:50:00Z">
              <w:r w:rsidR="00B8709A" w:rsidDel="00BF7A31">
                <w:rPr>
                  <w:color w:val="auto"/>
                </w:rPr>
                <w:delText>3</w:delText>
              </w:r>
            </w:del>
            <w:r w:rsidR="00B8709A">
              <w:rPr>
                <w:color w:val="auto"/>
              </w:rPr>
              <w:t>F</w:t>
            </w:r>
          </w:p>
        </w:tc>
        <w:tc>
          <w:tcPr>
            <w:tcW w:w="1150" w:type="dxa"/>
            <w:vMerge/>
            <w:tcBorders>
              <w:top w:val="single" w:sz="4" w:space="0" w:color="000000"/>
              <w:left w:val="single" w:sz="2" w:space="0" w:color="000000"/>
              <w:bottom w:val="single" w:sz="4" w:space="0" w:color="000000"/>
              <w:right w:val="single" w:sz="4" w:space="0" w:color="000000"/>
            </w:tcBorders>
          </w:tcPr>
          <w:p w14:paraId="1B0F0797" w14:textId="733FDFDB" w:rsidR="00421595" w:rsidRPr="00D57179" w:rsidRDefault="00421595" w:rsidP="00412E56">
            <w:pPr>
              <w:pStyle w:val="CellBodyCentered"/>
              <w:rPr>
                <w:color w:val="auto"/>
              </w:rPr>
            </w:pPr>
          </w:p>
        </w:tc>
        <w:tc>
          <w:tcPr>
            <w:tcW w:w="126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2AA2F955" w14:textId="77777777" w:rsidR="00421595" w:rsidRPr="00D57179" w:rsidRDefault="00421595" w:rsidP="00412E56">
            <w:pPr>
              <w:pStyle w:val="CellBodyCentered"/>
              <w:rPr>
                <w:color w:val="auto"/>
              </w:rPr>
            </w:pPr>
          </w:p>
        </w:tc>
        <w:tc>
          <w:tcPr>
            <w:tcW w:w="13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494404AD" w14:textId="77777777" w:rsidR="00421595" w:rsidRPr="00D57179" w:rsidRDefault="00421595" w:rsidP="00412E56">
            <w:pPr>
              <w:pStyle w:val="CellBodyCentered"/>
              <w:rPr>
                <w:color w:val="auto"/>
              </w:rPr>
            </w:pPr>
          </w:p>
        </w:tc>
        <w:tc>
          <w:tcPr>
            <w:tcW w:w="1170" w:type="dxa"/>
            <w:tcBorders>
              <w:top w:val="single" w:sz="4" w:space="0" w:color="000000"/>
              <w:left w:val="single" w:sz="4" w:space="0" w:color="000000"/>
              <w:bottom w:val="single" w:sz="4" w:space="0" w:color="000000"/>
              <w:right w:val="single" w:sz="4" w:space="0" w:color="000000"/>
            </w:tcBorders>
            <w:tcMar>
              <w:top w:w="120" w:type="dxa"/>
              <w:left w:w="40" w:type="dxa"/>
              <w:bottom w:w="40" w:type="dxa"/>
              <w:right w:w="40" w:type="dxa"/>
            </w:tcMar>
          </w:tcPr>
          <w:p w14:paraId="51742FAC" w14:textId="77777777" w:rsidR="00421595" w:rsidRPr="00D57179" w:rsidRDefault="00421595" w:rsidP="00412E56">
            <w:pPr>
              <w:pStyle w:val="CellBodyCentered"/>
              <w:rPr>
                <w:color w:val="auto"/>
              </w:rPr>
            </w:pPr>
          </w:p>
        </w:tc>
      </w:tr>
      <w:tr w:rsidR="0037490B" w14:paraId="78E29D9E" w14:textId="77777777" w:rsidTr="00937530">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0" w:type="dxa"/>
            <w:left w:w="108" w:type="dxa"/>
            <w:bottom w:w="0" w:type="dxa"/>
            <w:right w:w="108" w:type="dxa"/>
          </w:tblCellMar>
        </w:tblPrEx>
        <w:trPr>
          <w:gridBefore w:val="1"/>
          <w:wBefore w:w="10" w:type="dxa"/>
          <w:trHeight w:val="2436"/>
        </w:trPr>
        <w:tc>
          <w:tcPr>
            <w:tcW w:w="9356" w:type="dxa"/>
            <w:gridSpan w:val="8"/>
          </w:tcPr>
          <w:p w14:paraId="06D3BEAD" w14:textId="309C25BA" w:rsidR="0037490B" w:rsidRPr="00D57179" w:rsidRDefault="0037490B" w:rsidP="00412E56">
            <w:pPr>
              <w:pStyle w:val="Heading1TOC"/>
              <w:spacing w:before="0" w:after="60" w:line="200" w:lineRule="atLeast"/>
              <w:ind w:left="0" w:firstLine="0"/>
              <w:rPr>
                <w:rFonts w:ascii="Times New Roman" w:hAnsi="Times New Roman"/>
                <w:b w:val="0"/>
                <w:color w:val="auto"/>
                <w:sz w:val="18"/>
                <w:szCs w:val="18"/>
                <w:lang w:val="en-GB"/>
              </w:rPr>
            </w:pPr>
            <w:bookmarkStart w:id="877" w:name="_Ref477682160"/>
            <w:bookmarkStart w:id="878" w:name="_Toc527016024"/>
            <w:r w:rsidRPr="00D57179">
              <w:rPr>
                <w:rFonts w:ascii="Times New Roman" w:hAnsi="Times New Roman"/>
                <w:b w:val="0"/>
                <w:color w:val="auto"/>
                <w:sz w:val="18"/>
                <w:szCs w:val="18"/>
                <w:lang w:val="en-GB"/>
              </w:rPr>
              <w:t>Note:</w:t>
            </w:r>
            <w:r w:rsidR="00C44943" w:rsidRPr="00C44943">
              <w:rPr>
                <w:rFonts w:ascii="Times New Roman" w:hAnsi="Times New Roman"/>
                <w:b w:val="0"/>
                <w:color w:val="auto"/>
                <w:sz w:val="18"/>
                <w:szCs w:val="18"/>
              </w:rPr>
              <w:t xml:space="preserve"> </w:t>
            </w:r>
            <w:r w:rsidRPr="00D57179">
              <w:rPr>
                <w:rFonts w:ascii="Times New Roman" w:hAnsi="Times New Roman"/>
                <w:b w:val="0"/>
                <w:color w:val="auto"/>
                <w:sz w:val="18"/>
                <w:szCs w:val="18"/>
                <w:lang w:val="en-GB"/>
              </w:rPr>
              <w:t xml:space="preserve">In general, the Thin Film Coatings (8 Series) are used for new construction or steel that has little corrosion or pitting. For most re-coating of existing vessels, use the Thick Film Coatings (9 Series). Laminate Coatings (10 Series) are acceptable </w:t>
            </w:r>
            <w:proofErr w:type="gramStart"/>
            <w:r w:rsidRPr="00D57179">
              <w:rPr>
                <w:rFonts w:ascii="Times New Roman" w:hAnsi="Times New Roman"/>
                <w:b w:val="0"/>
                <w:color w:val="auto"/>
                <w:sz w:val="18"/>
                <w:szCs w:val="18"/>
                <w:lang w:val="en-GB"/>
              </w:rPr>
              <w:t>systems,</w:t>
            </w:r>
            <w:proofErr w:type="gramEnd"/>
            <w:r w:rsidRPr="00D57179">
              <w:rPr>
                <w:rFonts w:ascii="Times New Roman" w:hAnsi="Times New Roman"/>
                <w:b w:val="0"/>
                <w:color w:val="auto"/>
                <w:sz w:val="18"/>
                <w:szCs w:val="18"/>
                <w:lang w:val="en-GB"/>
              </w:rPr>
              <w:t xml:space="preserve"> however they are expensive and labour intensive to apply. There is little o</w:t>
            </w:r>
            <w:r>
              <w:rPr>
                <w:rFonts w:ascii="Times New Roman" w:hAnsi="Times New Roman"/>
                <w:b w:val="0"/>
                <w:color w:val="auto"/>
                <w:sz w:val="18"/>
                <w:szCs w:val="18"/>
                <w:lang w:val="en-GB"/>
              </w:rPr>
              <w:t>r no use of laminates in Company</w:t>
            </w:r>
            <w:r w:rsidRPr="00D57179">
              <w:rPr>
                <w:rFonts w:ascii="Times New Roman" w:hAnsi="Times New Roman"/>
                <w:b w:val="0"/>
                <w:color w:val="auto"/>
                <w:sz w:val="18"/>
                <w:szCs w:val="18"/>
                <w:lang w:val="en-GB"/>
              </w:rPr>
              <w:t xml:space="preserve"> </w:t>
            </w:r>
            <w:proofErr w:type="gramStart"/>
            <w:r w:rsidRPr="00D57179">
              <w:rPr>
                <w:rFonts w:ascii="Times New Roman" w:hAnsi="Times New Roman"/>
                <w:b w:val="0"/>
                <w:color w:val="auto"/>
                <w:sz w:val="18"/>
                <w:szCs w:val="18"/>
                <w:lang w:val="en-GB"/>
              </w:rPr>
              <w:t>at this time</w:t>
            </w:r>
            <w:proofErr w:type="gramEnd"/>
            <w:r w:rsidRPr="00D57179">
              <w:rPr>
                <w:rFonts w:ascii="Times New Roman" w:hAnsi="Times New Roman"/>
                <w:b w:val="0"/>
                <w:color w:val="auto"/>
                <w:sz w:val="18"/>
                <w:szCs w:val="18"/>
                <w:lang w:val="en-GB"/>
              </w:rPr>
              <w:t xml:space="preserve">. </w:t>
            </w:r>
          </w:p>
          <w:p w14:paraId="04469FA9" w14:textId="77777777" w:rsidR="0037490B" w:rsidRPr="00D57179" w:rsidRDefault="0037490B" w:rsidP="00412E56">
            <w:pPr>
              <w:pStyle w:val="Heading1TOC"/>
              <w:spacing w:before="0" w:after="60" w:line="200" w:lineRule="atLeast"/>
              <w:ind w:left="0" w:firstLine="0"/>
              <w:rPr>
                <w:rFonts w:ascii="Times New Roman" w:hAnsi="Times New Roman"/>
                <w:b w:val="0"/>
                <w:color w:val="auto"/>
                <w:sz w:val="18"/>
                <w:szCs w:val="18"/>
                <w:lang w:val="en-GB"/>
              </w:rPr>
            </w:pPr>
            <w:r w:rsidRPr="00D57179">
              <w:rPr>
                <w:rFonts w:ascii="Times New Roman" w:hAnsi="Times New Roman"/>
                <w:b w:val="0"/>
                <w:color w:val="auto"/>
                <w:sz w:val="18"/>
                <w:szCs w:val="18"/>
                <w:lang w:val="en-GB"/>
              </w:rPr>
              <w:t>For floating roof tanks (even new construction) a Thick Film Coating is advisable. This is due to the abrasion resistance of these coatings as the roof will rub against the tank walls.</w:t>
            </w:r>
          </w:p>
          <w:p w14:paraId="2467BB56" w14:textId="77777777" w:rsidR="0037490B" w:rsidRPr="008326B0" w:rsidRDefault="0037490B" w:rsidP="00412E56">
            <w:pPr>
              <w:pStyle w:val="Heading1TOC"/>
              <w:spacing w:before="0" w:after="60" w:line="200" w:lineRule="atLeast"/>
              <w:ind w:left="0" w:firstLine="0"/>
              <w:rPr>
                <w:rFonts w:ascii="Times New Roman" w:hAnsi="Times New Roman"/>
                <w:color w:val="auto"/>
                <w:sz w:val="18"/>
                <w:szCs w:val="18"/>
                <w:lang w:val="en-GB"/>
              </w:rPr>
            </w:pPr>
            <w:r w:rsidRPr="00D57179">
              <w:rPr>
                <w:rFonts w:ascii="Times New Roman" w:hAnsi="Times New Roman"/>
                <w:b w:val="0"/>
                <w:color w:val="auto"/>
                <w:sz w:val="18"/>
                <w:szCs w:val="18"/>
                <w:lang w:val="en-GB"/>
              </w:rPr>
              <w:t xml:space="preserve">When selecting an internal coating be sure to check the maximum temperature listed for each coating in the System Data </w:t>
            </w:r>
            <w:proofErr w:type="gramStart"/>
            <w:r w:rsidRPr="00D57179">
              <w:rPr>
                <w:rFonts w:ascii="Times New Roman" w:hAnsi="Times New Roman"/>
                <w:b w:val="0"/>
                <w:color w:val="auto"/>
                <w:sz w:val="18"/>
                <w:szCs w:val="18"/>
                <w:lang w:val="en-GB"/>
              </w:rPr>
              <w:t>Sheet, and</w:t>
            </w:r>
            <w:proofErr w:type="gramEnd"/>
            <w:r w:rsidRPr="00D57179">
              <w:rPr>
                <w:rFonts w:ascii="Times New Roman" w:hAnsi="Times New Roman"/>
                <w:b w:val="0"/>
                <w:color w:val="auto"/>
                <w:sz w:val="18"/>
                <w:szCs w:val="18"/>
                <w:lang w:val="en-GB"/>
              </w:rPr>
              <w:t xml:space="preserve"> select one appropriate for the service.</w:t>
            </w:r>
            <w:r w:rsidRPr="008326B0">
              <w:rPr>
                <w:rFonts w:ascii="Times New Roman" w:hAnsi="Times New Roman"/>
                <w:b w:val="0"/>
                <w:color w:val="auto"/>
                <w:sz w:val="18"/>
                <w:szCs w:val="18"/>
                <w:lang w:val="en-GB"/>
              </w:rPr>
              <w:t xml:space="preserve"> Many vessels required steam out cleaning during maintenance cycles. Steam out protocol shall be used for maximum short term excursion temperature</w:t>
            </w:r>
            <w:r>
              <w:rPr>
                <w:rFonts w:ascii="Times New Roman" w:hAnsi="Times New Roman"/>
                <w:b w:val="0"/>
                <w:color w:val="auto"/>
                <w:sz w:val="18"/>
                <w:szCs w:val="18"/>
                <w:lang w:val="en-GB"/>
              </w:rPr>
              <w:t xml:space="preserve"> in Appendix A</w:t>
            </w:r>
            <w:r w:rsidRPr="008326B0">
              <w:rPr>
                <w:rFonts w:ascii="Times New Roman" w:hAnsi="Times New Roman"/>
                <w:b w:val="0"/>
                <w:color w:val="auto"/>
                <w:sz w:val="18"/>
                <w:szCs w:val="18"/>
                <w:lang w:val="en-GB"/>
              </w:rPr>
              <w:t xml:space="preserve">. </w:t>
            </w:r>
          </w:p>
          <w:p w14:paraId="3A8A9AC6" w14:textId="77777777" w:rsidR="0037490B" w:rsidRDefault="0037490B" w:rsidP="00412E56">
            <w:pPr>
              <w:pStyle w:val="Heading1TOC"/>
              <w:spacing w:before="0" w:after="60" w:line="200" w:lineRule="atLeast"/>
              <w:ind w:left="0" w:firstLine="0"/>
              <w:outlineLvl w:val="0"/>
              <w:rPr>
                <w:rFonts w:ascii="Times New Roman" w:hAnsi="Times New Roman"/>
                <w:b w:val="0"/>
                <w:color w:val="auto"/>
                <w:sz w:val="18"/>
                <w:szCs w:val="18"/>
                <w:lang w:val="en-GB"/>
              </w:rPr>
            </w:pPr>
            <w:r>
              <w:rPr>
                <w:rFonts w:ascii="Times New Roman" w:hAnsi="Times New Roman"/>
                <w:b w:val="0"/>
                <w:color w:val="auto"/>
                <w:sz w:val="18"/>
                <w:szCs w:val="18"/>
                <w:lang w:val="en-GB"/>
              </w:rPr>
              <w:t>*</w:t>
            </w:r>
            <w:r w:rsidRPr="008326B0">
              <w:rPr>
                <w:rFonts w:ascii="Times New Roman" w:hAnsi="Times New Roman"/>
                <w:b w:val="0"/>
                <w:color w:val="auto"/>
                <w:sz w:val="18"/>
                <w:szCs w:val="18"/>
                <w:lang w:val="en-GB"/>
              </w:rPr>
              <w:t>Consult Purchaser coating/lining specialists</w:t>
            </w:r>
          </w:p>
          <w:p w14:paraId="7260712C" w14:textId="77777777" w:rsidR="0037490B" w:rsidRDefault="0037490B" w:rsidP="00412E56">
            <w:pPr>
              <w:pStyle w:val="Heading1TOC"/>
              <w:spacing w:before="0" w:after="60" w:line="200" w:lineRule="atLeast"/>
              <w:ind w:left="0" w:firstLine="0"/>
              <w:outlineLvl w:val="0"/>
              <w:rPr>
                <w:rFonts w:ascii="Times New Roman" w:hAnsi="Times New Roman"/>
                <w:b w:val="0"/>
                <w:color w:val="auto"/>
                <w:sz w:val="18"/>
                <w:szCs w:val="18"/>
                <w:lang w:val="en-GB"/>
              </w:rPr>
            </w:pPr>
            <w:r>
              <w:rPr>
                <w:rFonts w:ascii="Times New Roman" w:hAnsi="Times New Roman"/>
                <w:b w:val="0"/>
                <w:color w:val="auto"/>
                <w:sz w:val="18"/>
                <w:szCs w:val="18"/>
                <w:lang w:val="en-GB"/>
              </w:rPr>
              <w:t>**</w:t>
            </w:r>
            <w:r>
              <w:rPr>
                <w:rFonts w:ascii="Tahoma" w:hAnsi="Tahoma" w:cs="Tahoma"/>
                <w:color w:val="323232"/>
                <w:sz w:val="18"/>
                <w:szCs w:val="18"/>
              </w:rPr>
              <w:t xml:space="preserve"> </w:t>
            </w:r>
            <w:r w:rsidRPr="00375820">
              <w:rPr>
                <w:rFonts w:ascii="Times New Roman" w:hAnsi="Times New Roman"/>
                <w:b w:val="0"/>
                <w:color w:val="auto"/>
                <w:sz w:val="18"/>
                <w:szCs w:val="18"/>
                <w:lang w:val="en-GB"/>
              </w:rPr>
              <w:t xml:space="preserve">All remaining system </w:t>
            </w:r>
            <w:proofErr w:type="spellStart"/>
            <w:r w:rsidRPr="00375820">
              <w:rPr>
                <w:rFonts w:ascii="Times New Roman" w:hAnsi="Times New Roman"/>
                <w:b w:val="0"/>
                <w:color w:val="auto"/>
                <w:sz w:val="18"/>
                <w:szCs w:val="18"/>
                <w:lang w:val="en-GB"/>
              </w:rPr>
              <w:t>ll</w:t>
            </w:r>
            <w:proofErr w:type="spellEnd"/>
            <w:r w:rsidRPr="00375820">
              <w:rPr>
                <w:rFonts w:ascii="Times New Roman" w:hAnsi="Times New Roman"/>
                <w:b w:val="0"/>
                <w:color w:val="auto"/>
                <w:sz w:val="18"/>
                <w:szCs w:val="18"/>
                <w:lang w:val="en-GB"/>
              </w:rPr>
              <w:t xml:space="preserve"> materials are compatible with cathodic protection.</w:t>
            </w:r>
          </w:p>
        </w:tc>
      </w:tr>
    </w:tbl>
    <w:p w14:paraId="07DC19E3" w14:textId="77777777" w:rsidR="00753093" w:rsidRPr="00D57179" w:rsidRDefault="00753093" w:rsidP="007039B9">
      <w:pPr>
        <w:pStyle w:val="Heading1"/>
        <w:numPr>
          <w:ilvl w:val="0"/>
          <w:numId w:val="11"/>
        </w:numPr>
        <w:ind w:left="720" w:hanging="720"/>
        <w:rPr>
          <w:lang w:val="en-GB"/>
        </w:rPr>
      </w:pPr>
      <w:r w:rsidRPr="00D57179">
        <w:rPr>
          <w:lang w:val="en-GB"/>
        </w:rPr>
        <w:t>COATING COMPATIBILITY CHART</w:t>
      </w:r>
      <w:bookmarkEnd w:id="877"/>
      <w:bookmarkEnd w:id="878"/>
    </w:p>
    <w:p w14:paraId="21D9D915" w14:textId="77777777" w:rsidR="00753093" w:rsidRPr="008E3CD7" w:rsidRDefault="00753093" w:rsidP="008E4BF9">
      <w:pPr>
        <w:pStyle w:val="Reference"/>
        <w:outlineLvl w:val="0"/>
        <w:rPr>
          <w:color w:val="auto"/>
          <w:lang w:val="en-GB"/>
        </w:rPr>
      </w:pPr>
      <w:r w:rsidRPr="008E3CD7">
        <w:rPr>
          <w:color w:val="auto"/>
          <w:lang w:val="en-GB"/>
        </w:rPr>
        <w:t>For coating system compatibility, ensure the following:</w:t>
      </w:r>
    </w:p>
    <w:p w14:paraId="3D69B646" w14:textId="77777777" w:rsidR="00753093" w:rsidRDefault="00753093" w:rsidP="00D22356">
      <w:pPr>
        <w:numPr>
          <w:ilvl w:val="0"/>
          <w:numId w:val="27"/>
        </w:numPr>
        <w:ind w:left="1134" w:hanging="425"/>
      </w:pPr>
      <w:r>
        <w:t>All coats within a System shall be supplied from the same manufacturer.</w:t>
      </w:r>
    </w:p>
    <w:p w14:paraId="1B826563" w14:textId="77777777" w:rsidR="00753093" w:rsidRPr="008E3CD7" w:rsidRDefault="00753093" w:rsidP="00B214FF">
      <w:pPr>
        <w:pStyle w:val="List1"/>
        <w:numPr>
          <w:ilvl w:val="0"/>
          <w:numId w:val="27"/>
        </w:numPr>
        <w:tabs>
          <w:tab w:val="clear" w:pos="1080"/>
        </w:tabs>
        <w:ind w:left="1134" w:hanging="425"/>
      </w:pPr>
      <w:r>
        <w:t>For compatibility issues, the product manufacturer and Owner coating specialist shall be consulted.</w:t>
      </w:r>
    </w:p>
    <w:p w14:paraId="74784527" w14:textId="77777777" w:rsidR="00753093" w:rsidRPr="008326B0" w:rsidRDefault="00753093" w:rsidP="00D22356">
      <w:pPr>
        <w:pStyle w:val="List1"/>
        <w:numPr>
          <w:ilvl w:val="0"/>
          <w:numId w:val="27"/>
        </w:numPr>
        <w:ind w:left="1134" w:hanging="425"/>
      </w:pPr>
      <w:r>
        <w:t xml:space="preserve">Actual temperature of substrate including possible upset conditions; not design temperature. </w:t>
      </w:r>
    </w:p>
    <w:p w14:paraId="74040309" w14:textId="77777777" w:rsidR="00F94B75" w:rsidRDefault="00F94B75" w:rsidP="007039B9">
      <w:pPr>
        <w:pStyle w:val="Heading1"/>
        <w:numPr>
          <w:ilvl w:val="0"/>
          <w:numId w:val="11"/>
        </w:numPr>
        <w:ind w:left="720" w:hanging="720"/>
        <w:rPr>
          <w:lang w:val="en-GB"/>
        </w:rPr>
      </w:pPr>
      <w:bookmarkStart w:id="879" w:name="_Ref477682188"/>
      <w:bookmarkStart w:id="880" w:name="_Toc527016025"/>
      <w:r>
        <w:rPr>
          <w:lang w:val="en-GB"/>
        </w:rPr>
        <w:t xml:space="preserve">List of </w:t>
      </w:r>
      <w:r w:rsidRPr="00D57179">
        <w:rPr>
          <w:lang w:val="en-GB"/>
        </w:rPr>
        <w:t>COATING SYSTEM</w:t>
      </w:r>
      <w:r>
        <w:rPr>
          <w:lang w:val="en-GB"/>
        </w:rPr>
        <w:t>s</w:t>
      </w:r>
      <w:bookmarkEnd w:id="879"/>
      <w:bookmarkEnd w:id="880"/>
    </w:p>
    <w:p w14:paraId="58F554AC" w14:textId="77777777" w:rsidR="00F94B75" w:rsidRPr="00D54CAF" w:rsidRDefault="00F94B75" w:rsidP="00B214FF">
      <w:pPr>
        <w:pStyle w:val="CESListNumber"/>
        <w:tabs>
          <w:tab w:val="clear" w:pos="1260"/>
        </w:tabs>
        <w:ind w:left="1134" w:hanging="425"/>
      </w:pPr>
      <w:r w:rsidRPr="00CA5D9A">
        <w:rPr>
          <w:rFonts w:eastAsiaTheme="minorHAnsi"/>
        </w:rPr>
        <w:t>Zinc primers</w:t>
      </w:r>
      <w:r>
        <w:rPr>
          <w:rFonts w:eastAsiaTheme="minorHAnsi"/>
        </w:rPr>
        <w:t xml:space="preserve"> listed in </w:t>
      </w:r>
      <w:r w:rsidR="009F1491" w:rsidRPr="00EB67D8">
        <w:rPr>
          <w:rStyle w:val="CESBlue"/>
          <w:rFonts w:eastAsiaTheme="minorHAnsi"/>
          <w:color w:val="auto"/>
        </w:rPr>
        <w:t xml:space="preserve">Section </w:t>
      </w:r>
      <w:r w:rsidR="009F1491" w:rsidRPr="00EB67D8">
        <w:rPr>
          <w:rStyle w:val="CESBlue"/>
          <w:rFonts w:eastAsiaTheme="minorHAnsi"/>
          <w:color w:val="auto"/>
        </w:rPr>
        <w:fldChar w:fldCharType="begin" w:fldLock="1"/>
      </w:r>
      <w:r w:rsidR="009F1491" w:rsidRPr="00EB67D8">
        <w:rPr>
          <w:rStyle w:val="CESBlue"/>
          <w:rFonts w:eastAsiaTheme="minorHAnsi"/>
          <w:color w:val="auto"/>
        </w:rPr>
        <w:instrText xml:space="preserve"> REF _Ref477682237 \r \h </w:instrText>
      </w:r>
      <w:r w:rsidR="009F1491" w:rsidRPr="00EB67D8">
        <w:rPr>
          <w:rStyle w:val="CESBlue"/>
          <w:rFonts w:eastAsiaTheme="minorHAnsi"/>
          <w:color w:val="auto"/>
        </w:rPr>
      </w:r>
      <w:r w:rsidR="009F1491" w:rsidRPr="00EB67D8">
        <w:rPr>
          <w:rStyle w:val="CESBlue"/>
          <w:rFonts w:eastAsiaTheme="minorHAnsi"/>
          <w:color w:val="auto"/>
        </w:rPr>
        <w:fldChar w:fldCharType="separate"/>
      </w:r>
      <w:r w:rsidR="008321C0">
        <w:rPr>
          <w:rStyle w:val="CESBlue"/>
          <w:rFonts w:eastAsiaTheme="minorHAnsi"/>
          <w:color w:val="auto"/>
        </w:rPr>
        <w:t>6.1</w:t>
      </w:r>
      <w:r w:rsidR="009F1491" w:rsidRPr="00EB67D8">
        <w:rPr>
          <w:rStyle w:val="CESBlue"/>
          <w:rFonts w:eastAsiaTheme="minorHAnsi"/>
          <w:color w:val="auto"/>
        </w:rPr>
        <w:fldChar w:fldCharType="end"/>
      </w:r>
      <w:r w:rsidRPr="00EB67D8">
        <w:rPr>
          <w:rFonts w:eastAsiaTheme="minorHAnsi"/>
          <w:color w:val="auto"/>
        </w:rPr>
        <w:t xml:space="preserve"> through</w:t>
      </w:r>
      <w:r w:rsidR="00EB67D8" w:rsidRPr="00EB67D8">
        <w:rPr>
          <w:rFonts w:eastAsiaTheme="minorHAnsi"/>
          <w:color w:val="auto"/>
        </w:rPr>
        <w:t xml:space="preserve"> </w:t>
      </w:r>
      <w:r w:rsidR="00EB67D8" w:rsidRPr="00EB67D8">
        <w:rPr>
          <w:rStyle w:val="CESBlue"/>
          <w:rFonts w:eastAsiaTheme="minorHAnsi"/>
          <w:color w:val="auto"/>
        </w:rPr>
        <w:t>Section</w:t>
      </w:r>
      <w:r w:rsidR="00375820">
        <w:rPr>
          <w:rStyle w:val="CESBlue"/>
          <w:rFonts w:eastAsiaTheme="minorHAnsi"/>
          <w:color w:val="auto"/>
        </w:rPr>
        <w:t xml:space="preserve"> </w:t>
      </w:r>
      <w:r w:rsidR="00375820">
        <w:rPr>
          <w:rStyle w:val="CESBlue"/>
          <w:rFonts w:eastAsiaTheme="minorHAnsi"/>
          <w:color w:val="auto"/>
        </w:rPr>
        <w:fldChar w:fldCharType="begin" w:fldLock="1"/>
      </w:r>
      <w:r w:rsidR="00375820">
        <w:rPr>
          <w:rStyle w:val="CESBlue"/>
          <w:rFonts w:eastAsiaTheme="minorHAnsi"/>
          <w:color w:val="auto"/>
        </w:rPr>
        <w:instrText xml:space="preserve"> REF _Ref477682274 \r \h </w:instrText>
      </w:r>
      <w:r w:rsidR="00375820">
        <w:rPr>
          <w:rStyle w:val="CESBlue"/>
          <w:rFonts w:eastAsiaTheme="minorHAnsi"/>
          <w:color w:val="auto"/>
        </w:rPr>
      </w:r>
      <w:r w:rsidR="00375820">
        <w:rPr>
          <w:rStyle w:val="CESBlue"/>
          <w:rFonts w:eastAsiaTheme="minorHAnsi"/>
          <w:color w:val="auto"/>
        </w:rPr>
        <w:fldChar w:fldCharType="separate"/>
      </w:r>
      <w:r w:rsidR="008321C0">
        <w:rPr>
          <w:rStyle w:val="CESBlue"/>
          <w:rFonts w:eastAsiaTheme="minorHAnsi"/>
          <w:color w:val="auto"/>
        </w:rPr>
        <w:t>6.3</w:t>
      </w:r>
      <w:r w:rsidR="00375820">
        <w:rPr>
          <w:rStyle w:val="CESBlue"/>
          <w:rFonts w:eastAsiaTheme="minorHAnsi"/>
          <w:color w:val="auto"/>
        </w:rPr>
        <w:fldChar w:fldCharType="end"/>
      </w:r>
      <w:r w:rsidRPr="00EB67D8">
        <w:rPr>
          <w:rFonts w:eastAsiaTheme="minorHAnsi"/>
          <w:color w:val="auto"/>
        </w:rPr>
        <w:t xml:space="preserve">, </w:t>
      </w:r>
      <w:r w:rsidRPr="00CA5D9A">
        <w:rPr>
          <w:rFonts w:eastAsiaTheme="minorHAnsi"/>
        </w:rPr>
        <w:t xml:space="preserve">both organic and </w:t>
      </w:r>
      <w:proofErr w:type="spellStart"/>
      <w:r w:rsidRPr="00CA5D9A">
        <w:rPr>
          <w:rFonts w:eastAsiaTheme="minorHAnsi"/>
        </w:rPr>
        <w:t>inorganic</w:t>
      </w:r>
      <w:r>
        <w:rPr>
          <w:rFonts w:eastAsiaTheme="minorHAnsi"/>
        </w:rPr>
        <w:t>,shall</w:t>
      </w:r>
      <w:proofErr w:type="spellEnd"/>
      <w:r>
        <w:rPr>
          <w:rFonts w:eastAsiaTheme="minorHAnsi"/>
        </w:rPr>
        <w:t xml:space="preserve"> </w:t>
      </w:r>
      <w:r w:rsidRPr="00CA5D9A">
        <w:rPr>
          <w:rFonts w:eastAsiaTheme="minorHAnsi"/>
        </w:rPr>
        <w:t xml:space="preserve">use SSPC Paint 20 type I or II zinc metal, excluding zinc oxide, in terms of purity and lead content. </w:t>
      </w:r>
    </w:p>
    <w:p w14:paraId="56BE339C" w14:textId="77777777" w:rsidR="00F94B75" w:rsidRPr="00D54CAF" w:rsidRDefault="00F94B75" w:rsidP="00B214FF">
      <w:pPr>
        <w:pStyle w:val="CESListNumber2"/>
        <w:numPr>
          <w:ilvl w:val="0"/>
          <w:numId w:val="33"/>
        </w:numPr>
        <w:tabs>
          <w:tab w:val="clear" w:pos="1620"/>
          <w:tab w:val="left" w:pos="-142"/>
        </w:tabs>
        <w:ind w:left="1418" w:hanging="284"/>
      </w:pPr>
      <w:r w:rsidRPr="003A21E5">
        <w:rPr>
          <w:rFonts w:eastAsiaTheme="minorHAnsi"/>
        </w:rPr>
        <w:t>Inorganic zinc shall be level one 85% zinc or higher by weight.</w:t>
      </w:r>
    </w:p>
    <w:p w14:paraId="59CEBB71" w14:textId="77777777" w:rsidR="00F94B75" w:rsidRPr="00D54CAF" w:rsidRDefault="00F94B75" w:rsidP="00B214FF">
      <w:pPr>
        <w:pStyle w:val="CESListNumber2"/>
        <w:tabs>
          <w:tab w:val="clear" w:pos="1620"/>
          <w:tab w:val="left" w:pos="-142"/>
        </w:tabs>
        <w:ind w:left="1418" w:hanging="284"/>
      </w:pPr>
      <w:r w:rsidRPr="00CA5D9A">
        <w:rPr>
          <w:rFonts w:eastAsiaTheme="minorHAnsi"/>
        </w:rPr>
        <w:t xml:space="preserve"> Organic zinc </w:t>
      </w:r>
      <w:r>
        <w:rPr>
          <w:rFonts w:eastAsiaTheme="minorHAnsi"/>
        </w:rPr>
        <w:t xml:space="preserve">shall </w:t>
      </w:r>
      <w:r w:rsidRPr="00CA5D9A">
        <w:rPr>
          <w:rFonts w:eastAsiaTheme="minorHAnsi"/>
        </w:rPr>
        <w:t xml:space="preserve">be level two 80% or higher by weight. </w:t>
      </w:r>
    </w:p>
    <w:p w14:paraId="6AF9BABC" w14:textId="77777777" w:rsidR="00F94B75" w:rsidRPr="00DA6BE2" w:rsidRDefault="00F94B75" w:rsidP="00B214FF">
      <w:pPr>
        <w:pStyle w:val="CESListNumber"/>
        <w:tabs>
          <w:tab w:val="clear" w:pos="1260"/>
          <w:tab w:val="left" w:pos="-142"/>
        </w:tabs>
        <w:ind w:left="1134" w:hanging="425"/>
      </w:pPr>
      <w:r w:rsidRPr="00CA5D9A">
        <w:rPr>
          <w:rFonts w:eastAsiaTheme="minorHAnsi"/>
        </w:rPr>
        <w:lastRenderedPageBreak/>
        <w:t xml:space="preserve">All zinc primers contained in coating systems </w:t>
      </w:r>
      <w:r>
        <w:rPr>
          <w:rFonts w:eastAsiaTheme="minorHAnsi"/>
        </w:rPr>
        <w:t xml:space="preserve">shall </w:t>
      </w:r>
      <w:r w:rsidRPr="00CA5D9A">
        <w:rPr>
          <w:rFonts w:eastAsiaTheme="minorHAnsi"/>
        </w:rPr>
        <w:t xml:space="preserve">comply </w:t>
      </w:r>
      <w:r>
        <w:rPr>
          <w:rFonts w:eastAsiaTheme="minorHAnsi"/>
        </w:rPr>
        <w:t>with acceptance criteria of ISO </w:t>
      </w:r>
      <w:r w:rsidRPr="00CA5D9A">
        <w:rPr>
          <w:rFonts w:eastAsiaTheme="minorHAnsi"/>
        </w:rPr>
        <w:t>20340.</w:t>
      </w:r>
    </w:p>
    <w:p w14:paraId="3638FABC" w14:textId="77777777" w:rsidR="00F94B75" w:rsidRPr="00D57179" w:rsidRDefault="00F94B75" w:rsidP="00B214FF">
      <w:pPr>
        <w:pStyle w:val="Heading2"/>
        <w:numPr>
          <w:ilvl w:val="1"/>
          <w:numId w:val="52"/>
        </w:numPr>
        <w:ind w:left="851" w:hanging="709"/>
        <w:rPr>
          <w:color w:val="auto"/>
          <w:lang w:val="en-GB"/>
        </w:rPr>
      </w:pPr>
      <w:bookmarkStart w:id="881" w:name="_Ref477682237"/>
      <w:bookmarkStart w:id="882" w:name="_Toc527016026"/>
      <w:r w:rsidRPr="00D57179">
        <w:rPr>
          <w:color w:val="auto"/>
          <w:lang w:val="en-GB"/>
        </w:rPr>
        <w:t>Primer Only Systems</w:t>
      </w:r>
      <w:bookmarkEnd w:id="881"/>
      <w:bookmarkEnd w:id="882"/>
    </w:p>
    <w:p w14:paraId="42F7DAC2" w14:textId="3B2C73E2" w:rsidR="00F94B75" w:rsidRPr="00464A34" w:rsidRDefault="00F94B75" w:rsidP="00520D6B">
      <w:pPr>
        <w:pStyle w:val="List1"/>
        <w:numPr>
          <w:ilvl w:val="0"/>
          <w:numId w:val="0"/>
        </w:numPr>
        <w:tabs>
          <w:tab w:val="clear" w:pos="1080"/>
        </w:tabs>
        <w:ind w:left="1418" w:hanging="709"/>
        <w:rPr>
          <w:color w:val="auto"/>
        </w:rPr>
      </w:pPr>
      <w:r w:rsidRPr="00464A34">
        <w:rPr>
          <w:color w:val="auto"/>
        </w:rPr>
        <w:t>1.3</w:t>
      </w:r>
      <w:r w:rsidR="00464A34" w:rsidRPr="00464A34">
        <w:rPr>
          <w:color w:val="auto"/>
        </w:rPr>
        <w:tab/>
      </w:r>
      <w:r w:rsidRPr="00464A34">
        <w:rPr>
          <w:color w:val="auto"/>
        </w:rPr>
        <w:t>Self-Cured Inorganic Zinc - Solvent Reducible</w:t>
      </w:r>
    </w:p>
    <w:p w14:paraId="399023DC" w14:textId="4956BE40" w:rsidR="00F94B75" w:rsidRPr="00464A34" w:rsidRDefault="00F94B75" w:rsidP="00520D6B">
      <w:pPr>
        <w:pStyle w:val="List1"/>
        <w:numPr>
          <w:ilvl w:val="0"/>
          <w:numId w:val="0"/>
        </w:numPr>
        <w:tabs>
          <w:tab w:val="clear" w:pos="1080"/>
        </w:tabs>
        <w:ind w:left="1418" w:hanging="709"/>
        <w:rPr>
          <w:color w:val="auto"/>
        </w:rPr>
      </w:pPr>
      <w:r w:rsidRPr="00464A34">
        <w:rPr>
          <w:color w:val="auto"/>
        </w:rPr>
        <w:t>1.3.1</w:t>
      </w:r>
      <w:r w:rsidR="00464A34" w:rsidRPr="00464A34">
        <w:rPr>
          <w:color w:val="auto"/>
        </w:rPr>
        <w:tab/>
      </w:r>
      <w:r w:rsidRPr="00464A34">
        <w:rPr>
          <w:color w:val="auto"/>
        </w:rPr>
        <w:t>Self-Cured Inorganic Zinc - Water Reducible</w:t>
      </w:r>
    </w:p>
    <w:p w14:paraId="69BC9186" w14:textId="4681DF66" w:rsidR="00F94B75" w:rsidRPr="00464A34" w:rsidRDefault="00F94B75" w:rsidP="00520D6B">
      <w:pPr>
        <w:pStyle w:val="List1"/>
        <w:numPr>
          <w:ilvl w:val="0"/>
          <w:numId w:val="0"/>
        </w:numPr>
        <w:tabs>
          <w:tab w:val="clear" w:pos="1080"/>
        </w:tabs>
        <w:ind w:left="1418" w:hanging="709"/>
        <w:rPr>
          <w:color w:val="auto"/>
        </w:rPr>
      </w:pPr>
      <w:r w:rsidRPr="00464A34">
        <w:rPr>
          <w:color w:val="auto"/>
        </w:rPr>
        <w:t>1.4</w:t>
      </w:r>
      <w:r w:rsidR="00464A34" w:rsidRPr="00464A34">
        <w:rPr>
          <w:color w:val="auto"/>
        </w:rPr>
        <w:tab/>
      </w:r>
      <w:r w:rsidRPr="00464A34">
        <w:rPr>
          <w:color w:val="auto"/>
        </w:rPr>
        <w:t>Epoxy (Primer only)</w:t>
      </w:r>
    </w:p>
    <w:p w14:paraId="0227C362" w14:textId="713D56DC" w:rsidR="00F94B75" w:rsidRPr="00464A34" w:rsidRDefault="00F94B75" w:rsidP="00520D6B">
      <w:pPr>
        <w:pStyle w:val="List1"/>
        <w:numPr>
          <w:ilvl w:val="0"/>
          <w:numId w:val="0"/>
        </w:numPr>
        <w:tabs>
          <w:tab w:val="clear" w:pos="1080"/>
        </w:tabs>
        <w:ind w:left="1418" w:hanging="709"/>
        <w:rPr>
          <w:color w:val="auto"/>
        </w:rPr>
      </w:pPr>
      <w:r w:rsidRPr="00464A34">
        <w:rPr>
          <w:color w:val="auto"/>
        </w:rPr>
        <w:t>1.6</w:t>
      </w:r>
      <w:r w:rsidR="00464A34" w:rsidRPr="00464A34">
        <w:rPr>
          <w:color w:val="auto"/>
        </w:rPr>
        <w:tab/>
      </w:r>
      <w:r w:rsidRPr="00464A34">
        <w:rPr>
          <w:color w:val="auto"/>
        </w:rPr>
        <w:t>Organic Zinc-Rich Primer for Galvanizing Repair</w:t>
      </w:r>
    </w:p>
    <w:p w14:paraId="104DE723" w14:textId="5F78F19B" w:rsidR="00F94B75" w:rsidRPr="00464A34" w:rsidRDefault="00F94B75" w:rsidP="00520D6B">
      <w:pPr>
        <w:pStyle w:val="List1"/>
        <w:numPr>
          <w:ilvl w:val="0"/>
          <w:numId w:val="0"/>
        </w:numPr>
        <w:tabs>
          <w:tab w:val="clear" w:pos="1080"/>
        </w:tabs>
        <w:ind w:left="1418" w:hanging="709"/>
        <w:rPr>
          <w:color w:val="auto"/>
        </w:rPr>
      </w:pPr>
      <w:r w:rsidRPr="00464A34">
        <w:rPr>
          <w:color w:val="auto"/>
        </w:rPr>
        <w:t>1.8</w:t>
      </w:r>
      <w:r w:rsidR="00464A34" w:rsidRPr="00464A34">
        <w:rPr>
          <w:color w:val="auto"/>
        </w:rPr>
        <w:tab/>
      </w:r>
      <w:r w:rsidR="00A84BEB" w:rsidRPr="00464A34">
        <w:rPr>
          <w:color w:val="auto"/>
        </w:rPr>
        <w:t xml:space="preserve">Epoxy Mastic – Surface </w:t>
      </w:r>
      <w:r w:rsidRPr="00464A34">
        <w:rPr>
          <w:color w:val="auto"/>
        </w:rPr>
        <w:t>Tolerant Primer (May contain Aluminum)</w:t>
      </w:r>
    </w:p>
    <w:p w14:paraId="17A8F013" w14:textId="77777777" w:rsidR="00F94B75" w:rsidRPr="00D57179" w:rsidRDefault="00F94B75" w:rsidP="00934D4C">
      <w:pPr>
        <w:pStyle w:val="Heading2"/>
        <w:numPr>
          <w:ilvl w:val="1"/>
          <w:numId w:val="52"/>
        </w:numPr>
        <w:ind w:left="851" w:hanging="720"/>
        <w:rPr>
          <w:color w:val="auto"/>
          <w:lang w:val="en-GB"/>
        </w:rPr>
      </w:pPr>
      <w:bookmarkStart w:id="883" w:name="_Ref477682253"/>
      <w:bookmarkStart w:id="884" w:name="_Toc527016027"/>
      <w:r w:rsidRPr="00D57179">
        <w:rPr>
          <w:color w:val="auto"/>
          <w:lang w:val="en-GB"/>
        </w:rPr>
        <w:t>Two-Component Systems</w:t>
      </w:r>
      <w:bookmarkEnd w:id="883"/>
      <w:bookmarkEnd w:id="884"/>
    </w:p>
    <w:p w14:paraId="470ED1E2" w14:textId="762A8375" w:rsidR="00F94B75" w:rsidRPr="00464A34" w:rsidRDefault="00F94B75" w:rsidP="00934D4C">
      <w:pPr>
        <w:pStyle w:val="List1"/>
        <w:numPr>
          <w:ilvl w:val="0"/>
          <w:numId w:val="0"/>
        </w:numPr>
        <w:tabs>
          <w:tab w:val="clear" w:pos="1080"/>
        </w:tabs>
        <w:ind w:left="1418" w:hanging="709"/>
        <w:rPr>
          <w:color w:val="auto"/>
        </w:rPr>
      </w:pPr>
      <w:r w:rsidRPr="00464A34">
        <w:rPr>
          <w:color w:val="auto"/>
        </w:rPr>
        <w:t>2.3</w:t>
      </w:r>
      <w:r w:rsidR="00FB0DFF" w:rsidRPr="00FB0DFF">
        <w:rPr>
          <w:color w:val="auto"/>
        </w:rPr>
        <w:tab/>
      </w:r>
      <w:r w:rsidRPr="00464A34">
        <w:rPr>
          <w:color w:val="auto"/>
        </w:rPr>
        <w:t xml:space="preserve">Silicone Alkyd | Silicone </w:t>
      </w:r>
      <w:proofErr w:type="spellStart"/>
      <w:r w:rsidRPr="00464A34">
        <w:rPr>
          <w:color w:val="auto"/>
        </w:rPr>
        <w:t>Acrylicup</w:t>
      </w:r>
      <w:proofErr w:type="spellEnd"/>
      <w:r w:rsidRPr="00464A34">
        <w:rPr>
          <w:color w:val="auto"/>
        </w:rPr>
        <w:t xml:space="preserve"> to 260°C (500°F)</w:t>
      </w:r>
    </w:p>
    <w:p w14:paraId="1E96A1CC" w14:textId="44B31BD7" w:rsidR="00F94B75" w:rsidRPr="00464A34" w:rsidRDefault="00F94B75" w:rsidP="00934D4C">
      <w:pPr>
        <w:pStyle w:val="List1"/>
        <w:numPr>
          <w:ilvl w:val="0"/>
          <w:numId w:val="0"/>
        </w:numPr>
        <w:tabs>
          <w:tab w:val="clear" w:pos="1080"/>
        </w:tabs>
        <w:ind w:left="1418" w:hanging="709"/>
        <w:rPr>
          <w:color w:val="auto"/>
        </w:rPr>
      </w:pPr>
      <w:r w:rsidRPr="00464A34">
        <w:rPr>
          <w:color w:val="auto"/>
        </w:rPr>
        <w:t>2.4</w:t>
      </w:r>
      <w:r w:rsidR="00FB0DFF" w:rsidRPr="00FB0DFF">
        <w:rPr>
          <w:color w:val="auto"/>
        </w:rPr>
        <w:tab/>
      </w:r>
      <w:r w:rsidRPr="00464A34">
        <w:rPr>
          <w:color w:val="auto"/>
        </w:rPr>
        <w:t>Self-Cured Inorganic Zinc | High-Temperature Silicone</w:t>
      </w:r>
      <w:r w:rsidR="00A84BEB" w:rsidRPr="00464A34">
        <w:rPr>
          <w:color w:val="auto"/>
        </w:rPr>
        <w:t xml:space="preserve"> </w:t>
      </w:r>
      <w:r w:rsidRPr="00464A34">
        <w:rPr>
          <w:color w:val="auto"/>
        </w:rPr>
        <w:t>205-649°C (400- 1200°F)</w:t>
      </w:r>
    </w:p>
    <w:p w14:paraId="13C9C8A8" w14:textId="6B411268" w:rsidR="00F94B75" w:rsidRPr="00464A34" w:rsidRDefault="00F94B75" w:rsidP="00934D4C">
      <w:pPr>
        <w:pStyle w:val="List1"/>
        <w:numPr>
          <w:ilvl w:val="0"/>
          <w:numId w:val="0"/>
        </w:numPr>
        <w:tabs>
          <w:tab w:val="clear" w:pos="1080"/>
        </w:tabs>
        <w:ind w:left="1418" w:hanging="709"/>
        <w:rPr>
          <w:color w:val="auto"/>
        </w:rPr>
      </w:pPr>
      <w:r w:rsidRPr="00464A34">
        <w:rPr>
          <w:color w:val="auto"/>
        </w:rPr>
        <w:t>2.5</w:t>
      </w:r>
      <w:r w:rsidR="00FB0DFF" w:rsidRPr="00FB0DFF">
        <w:rPr>
          <w:color w:val="auto"/>
        </w:rPr>
        <w:tab/>
      </w:r>
      <w:r w:rsidRPr="00464A34">
        <w:rPr>
          <w:color w:val="auto"/>
        </w:rPr>
        <w:t xml:space="preserve">Self-Cured Inorganic Zinc | Silicone </w:t>
      </w:r>
      <w:proofErr w:type="spellStart"/>
      <w:r w:rsidRPr="00464A34">
        <w:rPr>
          <w:color w:val="auto"/>
        </w:rPr>
        <w:t>Acrylicup</w:t>
      </w:r>
      <w:proofErr w:type="spellEnd"/>
      <w:r w:rsidRPr="00464A34">
        <w:rPr>
          <w:color w:val="auto"/>
        </w:rPr>
        <w:t xml:space="preserve"> to 205°C (400°F)</w:t>
      </w:r>
    </w:p>
    <w:p w14:paraId="3F239BB0" w14:textId="4C4AE15B" w:rsidR="00F94B75" w:rsidRPr="00464A34" w:rsidRDefault="00F94B75" w:rsidP="00934D4C">
      <w:pPr>
        <w:pStyle w:val="List1"/>
        <w:numPr>
          <w:ilvl w:val="0"/>
          <w:numId w:val="0"/>
        </w:numPr>
        <w:tabs>
          <w:tab w:val="clear" w:pos="1080"/>
        </w:tabs>
        <w:ind w:left="1418" w:hanging="709"/>
        <w:rPr>
          <w:color w:val="auto"/>
        </w:rPr>
      </w:pPr>
      <w:r w:rsidRPr="00464A34">
        <w:rPr>
          <w:color w:val="auto"/>
        </w:rPr>
        <w:t>2.6</w:t>
      </w:r>
      <w:r w:rsidR="00FB0DFF" w:rsidRPr="00FB0DFF">
        <w:rPr>
          <w:color w:val="auto"/>
        </w:rPr>
        <w:tab/>
      </w:r>
      <w:r w:rsidRPr="00464A34">
        <w:rPr>
          <w:color w:val="auto"/>
        </w:rPr>
        <w:t>Self-Cured Inorganic Zinc | Polyamide Epoxy (High Build)</w:t>
      </w:r>
    </w:p>
    <w:p w14:paraId="541893CA" w14:textId="7A8BAEB6" w:rsidR="00F94B75" w:rsidRPr="00464A34" w:rsidRDefault="00F94B75" w:rsidP="00934D4C">
      <w:pPr>
        <w:pStyle w:val="List1"/>
        <w:numPr>
          <w:ilvl w:val="0"/>
          <w:numId w:val="0"/>
        </w:numPr>
        <w:tabs>
          <w:tab w:val="clear" w:pos="1080"/>
        </w:tabs>
        <w:ind w:left="1418" w:hanging="709"/>
        <w:rPr>
          <w:color w:val="auto"/>
        </w:rPr>
      </w:pPr>
      <w:r w:rsidRPr="00464A34">
        <w:rPr>
          <w:color w:val="auto"/>
        </w:rPr>
        <w:t>2.7</w:t>
      </w:r>
      <w:r w:rsidR="00FB0DFF" w:rsidRPr="00FB0DFF">
        <w:rPr>
          <w:color w:val="auto"/>
        </w:rPr>
        <w:tab/>
      </w:r>
      <w:r w:rsidRPr="00464A34">
        <w:rPr>
          <w:color w:val="auto"/>
        </w:rPr>
        <w:t>High-Temperature Silicone | High-Temperature Silicone</w:t>
      </w:r>
      <w:r w:rsidR="00A84BEB" w:rsidRPr="00464A34">
        <w:rPr>
          <w:color w:val="auto"/>
        </w:rPr>
        <w:t xml:space="preserve"> </w:t>
      </w:r>
      <w:r w:rsidRPr="00464A34">
        <w:rPr>
          <w:color w:val="auto"/>
        </w:rPr>
        <w:t>up to 649C° (1200°</w:t>
      </w:r>
      <w:proofErr w:type="gramStart"/>
      <w:r w:rsidRPr="00464A34">
        <w:rPr>
          <w:color w:val="auto"/>
        </w:rPr>
        <w:t>F )</w:t>
      </w:r>
      <w:proofErr w:type="gramEnd"/>
    </w:p>
    <w:p w14:paraId="5F525523" w14:textId="552ECE02" w:rsidR="00266BA6" w:rsidRPr="00464A34" w:rsidRDefault="00002C31" w:rsidP="00934D4C">
      <w:pPr>
        <w:pStyle w:val="List1"/>
        <w:numPr>
          <w:ilvl w:val="0"/>
          <w:numId w:val="0"/>
        </w:numPr>
        <w:tabs>
          <w:tab w:val="clear" w:pos="1080"/>
        </w:tabs>
        <w:ind w:left="1418" w:hanging="709"/>
        <w:rPr>
          <w:ins w:id="885" w:author="Zhumadilov, Daniyar [Bolashak Atyrau Limited]" w:date="2025-09-21T11:25:00Z" w16du:dateUtc="2025-09-21T06:25:00Z"/>
          <w:color w:val="auto"/>
        </w:rPr>
      </w:pPr>
      <w:r w:rsidRPr="00464A34">
        <w:rPr>
          <w:color w:val="auto"/>
        </w:rPr>
        <w:t>2.9</w:t>
      </w:r>
      <w:r w:rsidR="00FB0DFF" w:rsidRPr="00FB0DFF">
        <w:rPr>
          <w:color w:val="auto"/>
        </w:rPr>
        <w:tab/>
      </w:r>
      <w:r w:rsidRPr="00464A34">
        <w:rPr>
          <w:color w:val="auto"/>
        </w:rPr>
        <w:t>Temperature-Indicating Paint</w:t>
      </w:r>
    </w:p>
    <w:p w14:paraId="4DEA98F4" w14:textId="229800DD" w:rsidR="00F94B75" w:rsidRPr="00464A34" w:rsidRDefault="00412E56" w:rsidP="00934D4C">
      <w:pPr>
        <w:pStyle w:val="List1"/>
        <w:numPr>
          <w:ilvl w:val="0"/>
          <w:numId w:val="0"/>
        </w:numPr>
        <w:tabs>
          <w:tab w:val="clear" w:pos="1080"/>
        </w:tabs>
        <w:ind w:left="1418" w:hanging="709"/>
        <w:rPr>
          <w:color w:val="auto"/>
        </w:rPr>
      </w:pPr>
      <w:r w:rsidRPr="00464A34">
        <w:rPr>
          <w:color w:val="auto"/>
        </w:rPr>
        <w:t>2.12</w:t>
      </w:r>
      <w:r w:rsidR="00FB0DFF" w:rsidRPr="001720BB">
        <w:rPr>
          <w:color w:val="auto"/>
        </w:rPr>
        <w:tab/>
      </w:r>
      <w:r w:rsidR="00F94B75" w:rsidRPr="00464A34">
        <w:rPr>
          <w:color w:val="auto"/>
        </w:rPr>
        <w:t>Epoxy Mastic – Surface-Tolerant Primer | Polyamide Epoxy (Finish)</w:t>
      </w:r>
    </w:p>
    <w:p w14:paraId="3BFAAA0C" w14:textId="10280164" w:rsidR="00F94B75" w:rsidRPr="00464A34" w:rsidRDefault="00412E56" w:rsidP="00934D4C">
      <w:pPr>
        <w:pStyle w:val="List1"/>
        <w:numPr>
          <w:ilvl w:val="0"/>
          <w:numId w:val="0"/>
        </w:numPr>
        <w:tabs>
          <w:tab w:val="clear" w:pos="1080"/>
        </w:tabs>
        <w:ind w:left="1418" w:hanging="709"/>
        <w:rPr>
          <w:color w:val="auto"/>
        </w:rPr>
      </w:pPr>
      <w:r w:rsidRPr="00464A34">
        <w:rPr>
          <w:color w:val="auto"/>
        </w:rPr>
        <w:t>2.15</w:t>
      </w:r>
      <w:r w:rsidR="00FB0DFF" w:rsidRPr="001720BB">
        <w:rPr>
          <w:color w:val="auto"/>
        </w:rPr>
        <w:tab/>
      </w:r>
      <w:r w:rsidR="00F94B75" w:rsidRPr="00464A34">
        <w:rPr>
          <w:color w:val="auto"/>
        </w:rPr>
        <w:t>Epoxy Mastic – Surface-Tolerant Primer | Aliphatic Polyurethane</w:t>
      </w:r>
    </w:p>
    <w:p w14:paraId="1A5A6D4C" w14:textId="09AFF19D" w:rsidR="00F94B75" w:rsidRPr="00464A34" w:rsidRDefault="00F94B75" w:rsidP="00934D4C">
      <w:pPr>
        <w:pStyle w:val="List1"/>
        <w:numPr>
          <w:ilvl w:val="0"/>
          <w:numId w:val="0"/>
        </w:numPr>
        <w:tabs>
          <w:tab w:val="clear" w:pos="1080"/>
        </w:tabs>
        <w:ind w:left="1418" w:hanging="709"/>
        <w:rPr>
          <w:color w:val="auto"/>
        </w:rPr>
      </w:pPr>
      <w:r w:rsidRPr="00464A34">
        <w:rPr>
          <w:color w:val="auto"/>
        </w:rPr>
        <w:t>2</w:t>
      </w:r>
      <w:r w:rsidR="00412E56" w:rsidRPr="00464A34">
        <w:rPr>
          <w:color w:val="auto"/>
        </w:rPr>
        <w:t>.15.1</w:t>
      </w:r>
      <w:r w:rsidR="00FB0DFF" w:rsidRPr="00FB0DFF">
        <w:rPr>
          <w:color w:val="auto"/>
        </w:rPr>
        <w:tab/>
      </w:r>
      <w:r w:rsidRPr="00464A34">
        <w:rPr>
          <w:color w:val="auto"/>
        </w:rPr>
        <w:t xml:space="preserve">Epoxy Mastic – Surface Tolerant </w:t>
      </w:r>
      <w:proofErr w:type="gramStart"/>
      <w:r w:rsidRPr="00464A34">
        <w:rPr>
          <w:color w:val="auto"/>
        </w:rPr>
        <w:t>Primer  |</w:t>
      </w:r>
      <w:proofErr w:type="gramEnd"/>
      <w:r w:rsidRPr="00464A34">
        <w:rPr>
          <w:color w:val="auto"/>
        </w:rPr>
        <w:t xml:space="preserve"> Polysiloxane</w:t>
      </w:r>
    </w:p>
    <w:p w14:paraId="1A1FB568" w14:textId="03EB7442" w:rsidR="00F94B75" w:rsidRDefault="00F94B75" w:rsidP="00934D4C">
      <w:pPr>
        <w:pStyle w:val="List1"/>
        <w:numPr>
          <w:ilvl w:val="0"/>
          <w:numId w:val="0"/>
        </w:numPr>
        <w:tabs>
          <w:tab w:val="clear" w:pos="1080"/>
        </w:tabs>
        <w:ind w:left="1418" w:hanging="709"/>
        <w:rPr>
          <w:color w:val="auto"/>
          <w:lang w:val="en-GB"/>
        </w:rPr>
      </w:pPr>
      <w:r w:rsidRPr="00464A34">
        <w:rPr>
          <w:color w:val="auto"/>
        </w:rPr>
        <w:t>2.16</w:t>
      </w:r>
      <w:r w:rsidR="00FB0DFF" w:rsidRPr="00FB0DFF">
        <w:rPr>
          <w:color w:val="auto"/>
        </w:rPr>
        <w:tab/>
      </w:r>
      <w:r w:rsidRPr="00464A34">
        <w:rPr>
          <w:color w:val="auto"/>
        </w:rPr>
        <w:t xml:space="preserve">Waterborne Acrylic Primer </w:t>
      </w:r>
      <w:r w:rsidR="00A84BEB" w:rsidRPr="00464A34">
        <w:rPr>
          <w:color w:val="auto"/>
        </w:rPr>
        <w:t>|</w:t>
      </w:r>
      <w:r w:rsidRPr="00464A34">
        <w:rPr>
          <w:color w:val="auto"/>
        </w:rPr>
        <w:t xml:space="preserve"> Waterborne Acrylic</w:t>
      </w:r>
      <w:r w:rsidRPr="00464A34">
        <w:rPr>
          <w:color w:val="auto"/>
        </w:rPr>
        <w:tab/>
      </w:r>
      <w:r w:rsidRPr="00D57179">
        <w:rPr>
          <w:color w:val="auto"/>
          <w:lang w:val="en-GB"/>
        </w:rPr>
        <w:tab/>
      </w:r>
    </w:p>
    <w:p w14:paraId="4D7F247B" w14:textId="77777777" w:rsidR="00F94B75" w:rsidRPr="00D57179" w:rsidRDefault="00F94B75" w:rsidP="000677C8">
      <w:pPr>
        <w:pStyle w:val="Heading2"/>
        <w:numPr>
          <w:ilvl w:val="1"/>
          <w:numId w:val="52"/>
        </w:numPr>
        <w:ind w:left="851" w:hanging="709"/>
        <w:rPr>
          <w:color w:val="auto"/>
          <w:lang w:val="en-GB"/>
        </w:rPr>
      </w:pPr>
      <w:bookmarkStart w:id="886" w:name="_Ref477682274"/>
      <w:bookmarkStart w:id="887" w:name="_Toc527016028"/>
      <w:r w:rsidRPr="00D57179">
        <w:rPr>
          <w:color w:val="auto"/>
          <w:lang w:val="en-GB"/>
        </w:rPr>
        <w:t>Three-Component Systems</w:t>
      </w:r>
      <w:bookmarkEnd w:id="886"/>
      <w:bookmarkEnd w:id="887"/>
    </w:p>
    <w:p w14:paraId="21A76A63" w14:textId="573DDFF2" w:rsidR="00F94B75" w:rsidRPr="00FB0DFF" w:rsidRDefault="00F94B75" w:rsidP="000677C8">
      <w:pPr>
        <w:pStyle w:val="List1"/>
        <w:numPr>
          <w:ilvl w:val="0"/>
          <w:numId w:val="0"/>
        </w:numPr>
        <w:tabs>
          <w:tab w:val="clear" w:pos="1080"/>
        </w:tabs>
        <w:ind w:left="1418" w:hanging="709"/>
        <w:rPr>
          <w:color w:val="auto"/>
        </w:rPr>
      </w:pPr>
      <w:r w:rsidRPr="00FB0DFF">
        <w:rPr>
          <w:color w:val="auto"/>
        </w:rPr>
        <w:t>3.1</w:t>
      </w:r>
      <w:r w:rsidR="00FB0DFF" w:rsidRPr="00FB0DFF">
        <w:rPr>
          <w:color w:val="auto"/>
        </w:rPr>
        <w:tab/>
      </w:r>
      <w:r w:rsidRPr="00FB0DFF">
        <w:rPr>
          <w:color w:val="auto"/>
        </w:rPr>
        <w:t>Self-Cured Inorganic Zinc | Epoxy Intermediate| Aliphatic Polyurethane</w:t>
      </w:r>
    </w:p>
    <w:p w14:paraId="2EA91A6D" w14:textId="1ACF2BB9" w:rsidR="00F94B75" w:rsidRPr="00FB0DFF" w:rsidRDefault="00F94B75" w:rsidP="000677C8">
      <w:pPr>
        <w:pStyle w:val="List1"/>
        <w:numPr>
          <w:ilvl w:val="0"/>
          <w:numId w:val="0"/>
        </w:numPr>
        <w:tabs>
          <w:tab w:val="clear" w:pos="1080"/>
        </w:tabs>
        <w:ind w:left="1418" w:hanging="709"/>
        <w:rPr>
          <w:color w:val="auto"/>
        </w:rPr>
      </w:pPr>
      <w:r w:rsidRPr="00FB0DFF">
        <w:rPr>
          <w:color w:val="auto"/>
        </w:rPr>
        <w:t>3.1.1</w:t>
      </w:r>
      <w:r w:rsidR="00FB0DFF" w:rsidRPr="00FB0DFF">
        <w:rPr>
          <w:color w:val="auto"/>
        </w:rPr>
        <w:tab/>
      </w:r>
      <w:r w:rsidRPr="00FB0DFF">
        <w:rPr>
          <w:color w:val="auto"/>
        </w:rPr>
        <w:t>Self-Cured Inorganic Zinc | Epoxy Intermediate| Polyurethane</w:t>
      </w:r>
    </w:p>
    <w:p w14:paraId="2867A5DC" w14:textId="054CE862" w:rsidR="00F94B75" w:rsidRPr="00FB0DFF" w:rsidRDefault="00F94B75" w:rsidP="000677C8">
      <w:pPr>
        <w:pStyle w:val="List1"/>
        <w:numPr>
          <w:ilvl w:val="0"/>
          <w:numId w:val="0"/>
        </w:numPr>
        <w:tabs>
          <w:tab w:val="clear" w:pos="1080"/>
        </w:tabs>
        <w:ind w:left="1418" w:hanging="709"/>
        <w:rPr>
          <w:color w:val="auto"/>
        </w:rPr>
      </w:pPr>
      <w:r w:rsidRPr="00FB0DFF">
        <w:rPr>
          <w:color w:val="auto"/>
        </w:rPr>
        <w:t>3.2</w:t>
      </w:r>
      <w:r w:rsidR="00FB0DFF" w:rsidRPr="00FB0DFF">
        <w:rPr>
          <w:color w:val="auto"/>
        </w:rPr>
        <w:tab/>
      </w:r>
      <w:r w:rsidRPr="00FB0DFF">
        <w:rPr>
          <w:color w:val="auto"/>
        </w:rPr>
        <w:t>Zinc-Rich Epoxy | Epoxy Intermediate| Aliphatic Polyurethane</w:t>
      </w:r>
    </w:p>
    <w:p w14:paraId="2B52AFBB" w14:textId="25D2F3C4" w:rsidR="00F94B75" w:rsidRPr="00F029EB" w:rsidRDefault="00F94B75" w:rsidP="000677C8">
      <w:pPr>
        <w:pStyle w:val="List1"/>
        <w:numPr>
          <w:ilvl w:val="0"/>
          <w:numId w:val="0"/>
        </w:numPr>
        <w:tabs>
          <w:tab w:val="clear" w:pos="1080"/>
        </w:tabs>
        <w:ind w:left="1418" w:hanging="709"/>
        <w:rPr>
          <w:color w:val="auto"/>
        </w:rPr>
      </w:pPr>
      <w:r w:rsidRPr="00793356">
        <w:rPr>
          <w:color w:val="auto"/>
        </w:rPr>
        <w:t>3.2.1</w:t>
      </w:r>
      <w:r w:rsidR="00FB0DFF" w:rsidRPr="00FB0DFF">
        <w:rPr>
          <w:color w:val="auto"/>
        </w:rPr>
        <w:tab/>
      </w:r>
      <w:r w:rsidRPr="00793356">
        <w:rPr>
          <w:color w:val="auto"/>
        </w:rPr>
        <w:t xml:space="preserve">Zinc-Rich Epoxy </w:t>
      </w:r>
      <w:r w:rsidR="00A84BEB">
        <w:rPr>
          <w:color w:val="auto"/>
        </w:rPr>
        <w:t>|</w:t>
      </w:r>
      <w:r w:rsidRPr="00793356">
        <w:rPr>
          <w:color w:val="auto"/>
        </w:rPr>
        <w:t xml:space="preserve"> Epoxy Intermediate </w:t>
      </w:r>
      <w:r w:rsidR="00A84BEB">
        <w:rPr>
          <w:color w:val="auto"/>
        </w:rPr>
        <w:t>|</w:t>
      </w:r>
      <w:r w:rsidRPr="00793356">
        <w:rPr>
          <w:color w:val="auto"/>
        </w:rPr>
        <w:t xml:space="preserve"> Polysiloxane</w:t>
      </w:r>
    </w:p>
    <w:p w14:paraId="1E2C655D" w14:textId="798FC6ED" w:rsidR="00F94B75" w:rsidRPr="00FB0DFF" w:rsidRDefault="00F94B75" w:rsidP="000677C8">
      <w:pPr>
        <w:pStyle w:val="List1"/>
        <w:numPr>
          <w:ilvl w:val="0"/>
          <w:numId w:val="0"/>
        </w:numPr>
        <w:tabs>
          <w:tab w:val="clear" w:pos="1080"/>
        </w:tabs>
        <w:ind w:left="1418" w:hanging="709"/>
        <w:rPr>
          <w:color w:val="auto"/>
        </w:rPr>
      </w:pPr>
      <w:r w:rsidRPr="00FB0DFF">
        <w:rPr>
          <w:color w:val="auto"/>
        </w:rPr>
        <w:t>3.5</w:t>
      </w:r>
      <w:r w:rsidR="00FB0DFF" w:rsidRPr="00FB0DFF">
        <w:rPr>
          <w:color w:val="auto"/>
        </w:rPr>
        <w:tab/>
      </w:r>
      <w:r w:rsidRPr="00FB0DFF">
        <w:rPr>
          <w:color w:val="auto"/>
        </w:rPr>
        <w:t>Epoxy | Epoxy Intermediate | Aliphatic Polyurethane</w:t>
      </w:r>
    </w:p>
    <w:p w14:paraId="28395EC1" w14:textId="7AFE2644" w:rsidR="00F94B75" w:rsidRPr="00FB0DFF" w:rsidRDefault="00F94B75" w:rsidP="000677C8">
      <w:pPr>
        <w:pStyle w:val="List1"/>
        <w:numPr>
          <w:ilvl w:val="0"/>
          <w:numId w:val="0"/>
        </w:numPr>
        <w:tabs>
          <w:tab w:val="clear" w:pos="1080"/>
        </w:tabs>
        <w:ind w:left="1418" w:hanging="709"/>
        <w:rPr>
          <w:color w:val="auto"/>
        </w:rPr>
      </w:pPr>
      <w:r w:rsidRPr="00FB0DFF">
        <w:rPr>
          <w:color w:val="auto"/>
        </w:rPr>
        <w:t>3.7</w:t>
      </w:r>
      <w:r w:rsidR="00FB0DFF" w:rsidRPr="00FB0DFF">
        <w:rPr>
          <w:color w:val="auto"/>
        </w:rPr>
        <w:tab/>
      </w:r>
      <w:r w:rsidRPr="00FB0DFF">
        <w:rPr>
          <w:color w:val="auto"/>
        </w:rPr>
        <w:t>Manufacturer's Standard | Universal Tie Coat | Epoxy Intermediate| Aliphatic Polyurethane</w:t>
      </w:r>
    </w:p>
    <w:p w14:paraId="3BF4CDE8" w14:textId="0B3764F0" w:rsidR="00F94B75" w:rsidRPr="00FB0DFF" w:rsidRDefault="00F94B75" w:rsidP="000677C8">
      <w:pPr>
        <w:pStyle w:val="List1"/>
        <w:numPr>
          <w:ilvl w:val="0"/>
          <w:numId w:val="0"/>
        </w:numPr>
        <w:tabs>
          <w:tab w:val="clear" w:pos="1080"/>
        </w:tabs>
        <w:ind w:left="1418" w:hanging="709"/>
        <w:rPr>
          <w:color w:val="auto"/>
        </w:rPr>
      </w:pPr>
      <w:r w:rsidRPr="00FB0DFF">
        <w:rPr>
          <w:color w:val="auto"/>
        </w:rPr>
        <w:t>3.8</w:t>
      </w:r>
      <w:r w:rsidR="00FB0DFF" w:rsidRPr="00FB0DFF">
        <w:rPr>
          <w:color w:val="auto"/>
        </w:rPr>
        <w:tab/>
      </w:r>
      <w:r w:rsidRPr="00FB0DFF">
        <w:rPr>
          <w:color w:val="auto"/>
        </w:rPr>
        <w:t xml:space="preserve">Manufacturer's </w:t>
      </w:r>
      <w:proofErr w:type="spellStart"/>
      <w:r w:rsidRPr="00FB0DFF">
        <w:rPr>
          <w:color w:val="auto"/>
        </w:rPr>
        <w:t>Standardor</w:t>
      </w:r>
      <w:proofErr w:type="spellEnd"/>
      <w:r w:rsidRPr="00FB0DFF">
        <w:rPr>
          <w:color w:val="auto"/>
        </w:rPr>
        <w:t xml:space="preserve"> Galvanized | Universal Primer | Aliphatic Polyurethane</w:t>
      </w:r>
      <w:r w:rsidRPr="00FB0DFF">
        <w:rPr>
          <w:color w:val="auto"/>
        </w:rPr>
        <w:tab/>
      </w:r>
    </w:p>
    <w:p w14:paraId="398C152C" w14:textId="77777777" w:rsidR="00F94B75" w:rsidRDefault="00F94B75" w:rsidP="000677C8">
      <w:pPr>
        <w:pStyle w:val="Heading2"/>
        <w:numPr>
          <w:ilvl w:val="1"/>
          <w:numId w:val="52"/>
        </w:numPr>
        <w:ind w:left="851" w:hanging="720"/>
        <w:rPr>
          <w:color w:val="auto"/>
          <w:lang w:val="en-GB"/>
        </w:rPr>
      </w:pPr>
      <w:bookmarkStart w:id="888" w:name="_Ref477682293"/>
      <w:bookmarkStart w:id="889" w:name="_Toc527016029"/>
      <w:r w:rsidRPr="00D57179">
        <w:rPr>
          <w:color w:val="auto"/>
          <w:lang w:val="en-GB"/>
        </w:rPr>
        <w:t>Specialty Coating Systems</w:t>
      </w:r>
      <w:bookmarkEnd w:id="888"/>
      <w:bookmarkEnd w:id="889"/>
    </w:p>
    <w:p w14:paraId="4E15154C" w14:textId="57AF4681" w:rsidR="00F94B75" w:rsidRPr="00FB0DFF" w:rsidRDefault="00F94B75" w:rsidP="000677C8">
      <w:pPr>
        <w:pStyle w:val="List1"/>
        <w:numPr>
          <w:ilvl w:val="0"/>
          <w:numId w:val="0"/>
        </w:numPr>
        <w:tabs>
          <w:tab w:val="clear" w:pos="1080"/>
        </w:tabs>
        <w:ind w:left="1418" w:hanging="720"/>
        <w:rPr>
          <w:color w:val="auto"/>
        </w:rPr>
      </w:pPr>
      <w:r w:rsidRPr="00FB0DFF">
        <w:rPr>
          <w:color w:val="auto"/>
        </w:rPr>
        <w:t>4.1</w:t>
      </w:r>
      <w:r w:rsidR="00FB0DFF">
        <w:rPr>
          <w:color w:val="auto"/>
          <w:lang w:val="ru-RU"/>
        </w:rPr>
        <w:tab/>
      </w:r>
      <w:r w:rsidRPr="00FB0DFF">
        <w:rPr>
          <w:color w:val="auto"/>
        </w:rPr>
        <w:t>Splash Zone Coating – Sprayable</w:t>
      </w:r>
    </w:p>
    <w:p w14:paraId="19DED60F" w14:textId="37994450" w:rsidR="00F94B75" w:rsidRPr="00FB0DFF" w:rsidRDefault="00F94B75" w:rsidP="000677C8">
      <w:pPr>
        <w:pStyle w:val="List1"/>
        <w:numPr>
          <w:ilvl w:val="0"/>
          <w:numId w:val="0"/>
        </w:numPr>
        <w:tabs>
          <w:tab w:val="clear" w:pos="1080"/>
        </w:tabs>
        <w:ind w:left="1418" w:hanging="720"/>
        <w:rPr>
          <w:color w:val="auto"/>
        </w:rPr>
      </w:pPr>
      <w:r w:rsidRPr="00FB0DFF">
        <w:rPr>
          <w:color w:val="auto"/>
        </w:rPr>
        <w:t>4.1.1</w:t>
      </w:r>
      <w:r w:rsidR="00FB0DFF" w:rsidRPr="00FB0DFF">
        <w:rPr>
          <w:color w:val="auto"/>
        </w:rPr>
        <w:tab/>
      </w:r>
      <w:r w:rsidRPr="00FB0DFF">
        <w:rPr>
          <w:color w:val="auto"/>
        </w:rPr>
        <w:t>Splash Zone Compound – Asbestos Free Rated to Cure Underwater</w:t>
      </w:r>
    </w:p>
    <w:p w14:paraId="14C6C1F0" w14:textId="6B016D48" w:rsidR="00F94B75" w:rsidRPr="00FB0DFF" w:rsidRDefault="00F94B75" w:rsidP="000677C8">
      <w:pPr>
        <w:pStyle w:val="List1"/>
        <w:numPr>
          <w:ilvl w:val="0"/>
          <w:numId w:val="0"/>
        </w:numPr>
        <w:tabs>
          <w:tab w:val="clear" w:pos="1080"/>
        </w:tabs>
        <w:ind w:left="1418" w:hanging="720"/>
        <w:rPr>
          <w:color w:val="auto"/>
        </w:rPr>
      </w:pPr>
      <w:r w:rsidRPr="00FB0DFF">
        <w:rPr>
          <w:color w:val="auto"/>
        </w:rPr>
        <w:t>4.2</w:t>
      </w:r>
      <w:r w:rsidR="00FB0DFF" w:rsidRPr="00FB0DFF">
        <w:rPr>
          <w:color w:val="auto"/>
        </w:rPr>
        <w:tab/>
      </w:r>
      <w:r w:rsidRPr="00FB0DFF">
        <w:rPr>
          <w:color w:val="auto"/>
        </w:rPr>
        <w:t>Monel Sheath for Splash Zones</w:t>
      </w:r>
    </w:p>
    <w:p w14:paraId="280AC86A" w14:textId="1476A051" w:rsidR="00F94B75" w:rsidRPr="00FB0DFF" w:rsidRDefault="00F94B75" w:rsidP="000677C8">
      <w:pPr>
        <w:pStyle w:val="List1"/>
        <w:numPr>
          <w:ilvl w:val="0"/>
          <w:numId w:val="0"/>
        </w:numPr>
        <w:tabs>
          <w:tab w:val="clear" w:pos="1080"/>
        </w:tabs>
        <w:ind w:left="1418" w:hanging="720"/>
        <w:rPr>
          <w:color w:val="auto"/>
        </w:rPr>
      </w:pPr>
      <w:r w:rsidRPr="00FB0DFF">
        <w:rPr>
          <w:color w:val="auto"/>
        </w:rPr>
        <w:t>4.3</w:t>
      </w:r>
      <w:r w:rsidR="00FB0DFF" w:rsidRPr="00FB0DFF">
        <w:rPr>
          <w:color w:val="auto"/>
        </w:rPr>
        <w:tab/>
      </w:r>
      <w:r w:rsidRPr="00FB0DFF">
        <w:rPr>
          <w:color w:val="auto"/>
        </w:rPr>
        <w:t>Vulcanized Neoprene for Splash Zones</w:t>
      </w:r>
    </w:p>
    <w:p w14:paraId="40B75523" w14:textId="625210B6" w:rsidR="00F94B75" w:rsidRPr="00FB0DFF" w:rsidRDefault="00F94B75" w:rsidP="000677C8">
      <w:pPr>
        <w:pStyle w:val="List1"/>
        <w:numPr>
          <w:ilvl w:val="0"/>
          <w:numId w:val="0"/>
        </w:numPr>
        <w:tabs>
          <w:tab w:val="clear" w:pos="1080"/>
        </w:tabs>
        <w:ind w:left="1418" w:hanging="720"/>
        <w:rPr>
          <w:color w:val="auto"/>
        </w:rPr>
      </w:pPr>
      <w:r w:rsidRPr="00FB0DFF">
        <w:rPr>
          <w:color w:val="auto"/>
        </w:rPr>
        <w:t>4.4</w:t>
      </w:r>
      <w:r w:rsidR="00FB0DFF" w:rsidRPr="00FB0DFF">
        <w:rPr>
          <w:color w:val="auto"/>
        </w:rPr>
        <w:tab/>
      </w:r>
      <w:r w:rsidRPr="00FB0DFF">
        <w:rPr>
          <w:color w:val="auto"/>
        </w:rPr>
        <w:t xml:space="preserve">Polyamide Epoxy | </w:t>
      </w:r>
      <w:proofErr w:type="spellStart"/>
      <w:r w:rsidRPr="00FB0DFF">
        <w:rPr>
          <w:color w:val="auto"/>
        </w:rPr>
        <w:t>Cementatious</w:t>
      </w:r>
      <w:proofErr w:type="spellEnd"/>
      <w:r w:rsidRPr="00FB0DFF">
        <w:rPr>
          <w:color w:val="auto"/>
        </w:rPr>
        <w:t xml:space="preserve"> Fireproofing | Epoxy Intermediate | Aliphatic Polyurethane</w:t>
      </w:r>
    </w:p>
    <w:p w14:paraId="5449F642" w14:textId="2635B4D3" w:rsidR="00F94B75" w:rsidRPr="00FB0DFF" w:rsidRDefault="00F94B75" w:rsidP="000677C8">
      <w:pPr>
        <w:pStyle w:val="List1"/>
        <w:numPr>
          <w:ilvl w:val="0"/>
          <w:numId w:val="0"/>
        </w:numPr>
        <w:tabs>
          <w:tab w:val="clear" w:pos="1080"/>
        </w:tabs>
        <w:ind w:left="1418" w:hanging="720"/>
        <w:rPr>
          <w:color w:val="auto"/>
        </w:rPr>
      </w:pPr>
      <w:r w:rsidRPr="00FB0DFF">
        <w:rPr>
          <w:color w:val="auto"/>
        </w:rPr>
        <w:t>4.4.1</w:t>
      </w:r>
      <w:r w:rsidR="00FB0DFF" w:rsidRPr="00FB0DFF">
        <w:rPr>
          <w:color w:val="auto"/>
        </w:rPr>
        <w:tab/>
      </w:r>
      <w:r w:rsidRPr="00FB0DFF">
        <w:rPr>
          <w:color w:val="auto"/>
        </w:rPr>
        <w:t>*Polyamide Epoxy | Epoxy Intumescent Fireproofing | Epoxy Intermediate | Aliphatic Polyurethane</w:t>
      </w:r>
    </w:p>
    <w:p w14:paraId="347913F3" w14:textId="19EBAEE4" w:rsidR="00F94B75" w:rsidRPr="00FB0DFF" w:rsidRDefault="00F94B75" w:rsidP="000677C8">
      <w:pPr>
        <w:pStyle w:val="List1"/>
        <w:numPr>
          <w:ilvl w:val="0"/>
          <w:numId w:val="0"/>
        </w:numPr>
        <w:tabs>
          <w:tab w:val="clear" w:pos="1080"/>
        </w:tabs>
        <w:ind w:left="1418" w:hanging="720"/>
        <w:rPr>
          <w:color w:val="auto"/>
        </w:rPr>
      </w:pPr>
      <w:r w:rsidRPr="00FB0DFF">
        <w:rPr>
          <w:color w:val="auto"/>
        </w:rPr>
        <w:t>4.5</w:t>
      </w:r>
      <w:r w:rsidR="00FB0DFF" w:rsidRPr="00FB0DFF">
        <w:rPr>
          <w:color w:val="auto"/>
        </w:rPr>
        <w:tab/>
      </w:r>
      <w:r w:rsidRPr="00FB0DFF">
        <w:rPr>
          <w:color w:val="auto"/>
        </w:rPr>
        <w:t>Medium Duty Non-Skid | 20 - 30 Mesh Grit | Polyester Non-Skid</w:t>
      </w:r>
    </w:p>
    <w:p w14:paraId="23FF202E" w14:textId="7EAB7285" w:rsidR="00F94B75" w:rsidRPr="00FB0DFF" w:rsidRDefault="00F94B75" w:rsidP="000677C8">
      <w:pPr>
        <w:pStyle w:val="List1"/>
        <w:numPr>
          <w:ilvl w:val="0"/>
          <w:numId w:val="0"/>
        </w:numPr>
        <w:tabs>
          <w:tab w:val="clear" w:pos="1080"/>
        </w:tabs>
        <w:ind w:left="1418" w:hanging="720"/>
        <w:rPr>
          <w:color w:val="auto"/>
        </w:rPr>
      </w:pPr>
      <w:r w:rsidRPr="00FB0DFF">
        <w:rPr>
          <w:color w:val="auto"/>
        </w:rPr>
        <w:t>4.6</w:t>
      </w:r>
      <w:r w:rsidR="00FB0DFF" w:rsidRPr="00FB0DFF">
        <w:rPr>
          <w:color w:val="auto"/>
        </w:rPr>
        <w:tab/>
      </w:r>
      <w:r w:rsidRPr="00FB0DFF">
        <w:rPr>
          <w:color w:val="auto"/>
        </w:rPr>
        <w:t>Light Duty Epoxy | Grit | Epoxy Non-Skid</w:t>
      </w:r>
      <w:r w:rsidRPr="00FB0DFF">
        <w:rPr>
          <w:color w:val="auto"/>
        </w:rPr>
        <w:tab/>
      </w:r>
    </w:p>
    <w:p w14:paraId="0D824275" w14:textId="155FAC79" w:rsidR="00F94B75" w:rsidRPr="00FB0DFF" w:rsidRDefault="00F94B75" w:rsidP="000677C8">
      <w:pPr>
        <w:pStyle w:val="List1"/>
        <w:numPr>
          <w:ilvl w:val="0"/>
          <w:numId w:val="0"/>
        </w:numPr>
        <w:tabs>
          <w:tab w:val="clear" w:pos="1080"/>
        </w:tabs>
        <w:ind w:left="1418" w:hanging="720"/>
        <w:rPr>
          <w:color w:val="auto"/>
        </w:rPr>
      </w:pPr>
      <w:r w:rsidRPr="00FB0DFF">
        <w:rPr>
          <w:color w:val="auto"/>
        </w:rPr>
        <w:t>4.7</w:t>
      </w:r>
      <w:r w:rsidR="00FB0DFF" w:rsidRPr="00FB0DFF">
        <w:rPr>
          <w:color w:val="auto"/>
        </w:rPr>
        <w:tab/>
      </w:r>
      <w:r w:rsidRPr="00FB0DFF">
        <w:rPr>
          <w:color w:val="auto"/>
        </w:rPr>
        <w:t xml:space="preserve">Heavy Duty Epoxy Non-Skid | Grit | Aliphatic Polyurethane </w:t>
      </w:r>
    </w:p>
    <w:p w14:paraId="2904C052" w14:textId="384C1D71" w:rsidR="00F94B75" w:rsidRPr="00FB0DFF" w:rsidRDefault="00F94B75" w:rsidP="000677C8">
      <w:pPr>
        <w:pStyle w:val="List1"/>
        <w:numPr>
          <w:ilvl w:val="0"/>
          <w:numId w:val="0"/>
        </w:numPr>
        <w:tabs>
          <w:tab w:val="clear" w:pos="1080"/>
        </w:tabs>
        <w:ind w:left="1418" w:hanging="720"/>
        <w:rPr>
          <w:color w:val="auto"/>
        </w:rPr>
      </w:pPr>
      <w:r w:rsidRPr="00FB0DFF">
        <w:rPr>
          <w:color w:val="auto"/>
        </w:rPr>
        <w:t>4.9</w:t>
      </w:r>
      <w:r w:rsidR="00FB0DFF" w:rsidRPr="00FB0DFF">
        <w:rPr>
          <w:color w:val="auto"/>
        </w:rPr>
        <w:tab/>
      </w:r>
      <w:r w:rsidRPr="00FB0DFF">
        <w:rPr>
          <w:color w:val="auto"/>
        </w:rPr>
        <w:t>High Temperature Linings Behind Refractory</w:t>
      </w:r>
    </w:p>
    <w:p w14:paraId="3652BF83" w14:textId="77777777" w:rsidR="00F94B75" w:rsidRDefault="00F94B75" w:rsidP="00F25B9E">
      <w:pPr>
        <w:pStyle w:val="Heading2"/>
        <w:numPr>
          <w:ilvl w:val="1"/>
          <w:numId w:val="52"/>
        </w:numPr>
        <w:ind w:left="851" w:hanging="709"/>
        <w:rPr>
          <w:color w:val="auto"/>
          <w:lang w:val="en-GB"/>
        </w:rPr>
      </w:pPr>
      <w:bookmarkStart w:id="890" w:name="_Ref477682419"/>
      <w:bookmarkStart w:id="891" w:name="_Toc527016030"/>
      <w:r>
        <w:rPr>
          <w:color w:val="auto"/>
          <w:lang w:val="en-GB"/>
        </w:rPr>
        <w:lastRenderedPageBreak/>
        <w:t>Liquid Coating Systems for Buried Pipe</w:t>
      </w:r>
      <w:bookmarkEnd w:id="890"/>
      <w:bookmarkEnd w:id="891"/>
    </w:p>
    <w:p w14:paraId="1F89E77F" w14:textId="56BC1E65" w:rsidR="00F94B75" w:rsidRPr="00FB0DFF" w:rsidRDefault="00F94B75" w:rsidP="00F25B9E">
      <w:pPr>
        <w:pStyle w:val="List1"/>
        <w:numPr>
          <w:ilvl w:val="0"/>
          <w:numId w:val="0"/>
        </w:numPr>
        <w:tabs>
          <w:tab w:val="clear" w:pos="1080"/>
        </w:tabs>
        <w:ind w:left="1418" w:hanging="720"/>
        <w:rPr>
          <w:color w:val="auto"/>
        </w:rPr>
      </w:pPr>
      <w:r w:rsidRPr="00FB0DFF">
        <w:rPr>
          <w:color w:val="auto"/>
        </w:rPr>
        <w:t>6.1</w:t>
      </w:r>
      <w:r w:rsidR="00FB0DFF" w:rsidRPr="00FB0DFF">
        <w:rPr>
          <w:color w:val="auto"/>
        </w:rPr>
        <w:tab/>
      </w:r>
      <w:r w:rsidRPr="00FB0DFF">
        <w:rPr>
          <w:color w:val="auto"/>
        </w:rPr>
        <w:t>Thick Film Exterior Coatings for Buried Pipe (Non-Steam Out Compatible)</w:t>
      </w:r>
    </w:p>
    <w:p w14:paraId="0882C3FD" w14:textId="3C75B292" w:rsidR="00F94B75" w:rsidRPr="00FB0DFF" w:rsidRDefault="00F94B75" w:rsidP="00F25B9E">
      <w:pPr>
        <w:pStyle w:val="List1"/>
        <w:numPr>
          <w:ilvl w:val="0"/>
          <w:numId w:val="0"/>
        </w:numPr>
        <w:tabs>
          <w:tab w:val="clear" w:pos="1080"/>
        </w:tabs>
        <w:ind w:left="1418" w:hanging="720"/>
        <w:rPr>
          <w:color w:val="auto"/>
        </w:rPr>
      </w:pPr>
      <w:r w:rsidRPr="00FB0DFF">
        <w:rPr>
          <w:color w:val="auto"/>
        </w:rPr>
        <w:t>6.2</w:t>
      </w:r>
      <w:r w:rsidR="00FB0DFF" w:rsidRPr="00FB0DFF">
        <w:rPr>
          <w:color w:val="auto"/>
        </w:rPr>
        <w:tab/>
      </w:r>
      <w:r w:rsidRPr="00FB0DFF">
        <w:rPr>
          <w:color w:val="auto"/>
        </w:rPr>
        <w:t>Thick Film Exterior Coatings for Buried Pipe (Steam Out Compatible)</w:t>
      </w:r>
    </w:p>
    <w:p w14:paraId="1BA57404" w14:textId="77777777" w:rsidR="00F94B75" w:rsidRPr="00D57179" w:rsidRDefault="00F94B75" w:rsidP="00F25B9E">
      <w:pPr>
        <w:pStyle w:val="Heading2"/>
        <w:numPr>
          <w:ilvl w:val="1"/>
          <w:numId w:val="52"/>
        </w:numPr>
        <w:ind w:left="851" w:hanging="720"/>
        <w:rPr>
          <w:color w:val="auto"/>
          <w:lang w:val="en-GB"/>
        </w:rPr>
      </w:pPr>
      <w:bookmarkStart w:id="892" w:name="_Ref477682432"/>
      <w:bookmarkStart w:id="893" w:name="_Toc527016031"/>
      <w:r w:rsidRPr="00D57179">
        <w:rPr>
          <w:color w:val="auto"/>
          <w:lang w:val="en-GB"/>
        </w:rPr>
        <w:t xml:space="preserve">Thin Film </w:t>
      </w:r>
      <w:proofErr w:type="gramStart"/>
      <w:r>
        <w:rPr>
          <w:color w:val="auto"/>
          <w:lang w:val="en-GB"/>
        </w:rPr>
        <w:t>Linings</w:t>
      </w:r>
      <w:r w:rsidRPr="003C3BE7">
        <w:rPr>
          <w:color w:val="auto"/>
          <w:lang w:val="en-GB"/>
        </w:rPr>
        <w:t>(</w:t>
      </w:r>
      <w:proofErr w:type="gramEnd"/>
      <w:r w:rsidRPr="003C3BE7">
        <w:rPr>
          <w:color w:val="auto"/>
          <w:lang w:val="en-GB"/>
        </w:rPr>
        <w:t>System DFT ≤20 mils [508 µm</w:t>
      </w:r>
      <w:proofErr w:type="gramStart"/>
      <w:r w:rsidRPr="003C3BE7">
        <w:rPr>
          <w:color w:val="auto"/>
          <w:lang w:val="en-GB"/>
        </w:rPr>
        <w:t>])</w:t>
      </w:r>
      <w:r w:rsidRPr="00D57179">
        <w:rPr>
          <w:color w:val="auto"/>
          <w:lang w:val="en-GB"/>
        </w:rPr>
        <w:t>for</w:t>
      </w:r>
      <w:proofErr w:type="gramEnd"/>
      <w:r w:rsidRPr="00D57179">
        <w:rPr>
          <w:color w:val="auto"/>
          <w:lang w:val="en-GB"/>
        </w:rPr>
        <w:t xml:space="preserve"> Immersion Service</w:t>
      </w:r>
      <w:bookmarkEnd w:id="892"/>
      <w:bookmarkEnd w:id="893"/>
    </w:p>
    <w:p w14:paraId="35606C49" w14:textId="182A1638" w:rsidR="00F94B75" w:rsidRPr="00FB0DFF" w:rsidRDefault="00F94B75" w:rsidP="00F25B9E">
      <w:pPr>
        <w:pStyle w:val="List1"/>
        <w:numPr>
          <w:ilvl w:val="0"/>
          <w:numId w:val="0"/>
        </w:numPr>
        <w:tabs>
          <w:tab w:val="clear" w:pos="1080"/>
        </w:tabs>
        <w:ind w:left="1418" w:hanging="720"/>
        <w:rPr>
          <w:color w:val="auto"/>
        </w:rPr>
      </w:pPr>
      <w:r w:rsidRPr="00FB0DFF">
        <w:rPr>
          <w:color w:val="auto"/>
        </w:rPr>
        <w:t>8.1</w:t>
      </w:r>
      <w:r w:rsidR="00FB0DFF" w:rsidRPr="00FB0DFF">
        <w:rPr>
          <w:color w:val="auto"/>
        </w:rPr>
        <w:tab/>
      </w:r>
      <w:r w:rsidRPr="00FB0DFF">
        <w:rPr>
          <w:color w:val="auto"/>
        </w:rPr>
        <w:t>Thin Film Linings for Fresh-Water Immersion Service</w:t>
      </w:r>
    </w:p>
    <w:p w14:paraId="4F26F426" w14:textId="4A90A13C" w:rsidR="00F94B75" w:rsidRPr="00FB0DFF" w:rsidRDefault="00F94B75" w:rsidP="00F25B9E">
      <w:pPr>
        <w:pStyle w:val="List1"/>
        <w:numPr>
          <w:ilvl w:val="0"/>
          <w:numId w:val="0"/>
        </w:numPr>
        <w:tabs>
          <w:tab w:val="clear" w:pos="1080"/>
        </w:tabs>
        <w:ind w:left="1418" w:hanging="720"/>
        <w:rPr>
          <w:color w:val="auto"/>
        </w:rPr>
      </w:pPr>
      <w:r w:rsidRPr="00FB0DFF">
        <w:rPr>
          <w:color w:val="auto"/>
        </w:rPr>
        <w:t>8.2</w:t>
      </w:r>
      <w:r w:rsidR="00FB0DFF" w:rsidRPr="00FB0DFF">
        <w:rPr>
          <w:color w:val="auto"/>
        </w:rPr>
        <w:tab/>
      </w:r>
      <w:r w:rsidRPr="00FB0DFF">
        <w:rPr>
          <w:color w:val="auto"/>
        </w:rPr>
        <w:t>Thin Film Linings for Demineralized Water or Condensate Immersion Service</w:t>
      </w:r>
    </w:p>
    <w:p w14:paraId="24714886" w14:textId="75758153" w:rsidR="00F94B75" w:rsidRPr="00FB0DFF" w:rsidRDefault="00F94B75" w:rsidP="00F25B9E">
      <w:pPr>
        <w:pStyle w:val="List1"/>
        <w:numPr>
          <w:ilvl w:val="0"/>
          <w:numId w:val="0"/>
        </w:numPr>
        <w:tabs>
          <w:tab w:val="clear" w:pos="1080"/>
        </w:tabs>
        <w:ind w:left="1418" w:hanging="720"/>
        <w:rPr>
          <w:color w:val="auto"/>
        </w:rPr>
      </w:pPr>
      <w:r w:rsidRPr="00FB0DFF">
        <w:rPr>
          <w:color w:val="auto"/>
        </w:rPr>
        <w:t>8.3</w:t>
      </w:r>
      <w:r w:rsidR="00FB0DFF" w:rsidRPr="00FB0DFF">
        <w:rPr>
          <w:color w:val="auto"/>
        </w:rPr>
        <w:tab/>
      </w:r>
      <w:r w:rsidRPr="00FB0DFF">
        <w:rPr>
          <w:color w:val="auto"/>
        </w:rPr>
        <w:t>Thin Film Linings for Potable Water Immersion Service</w:t>
      </w:r>
    </w:p>
    <w:p w14:paraId="28F7F3AE" w14:textId="020C203F" w:rsidR="00F94B75" w:rsidRPr="00FB0DFF" w:rsidRDefault="00F94B75" w:rsidP="00F25B9E">
      <w:pPr>
        <w:pStyle w:val="List1"/>
        <w:numPr>
          <w:ilvl w:val="0"/>
          <w:numId w:val="0"/>
        </w:numPr>
        <w:tabs>
          <w:tab w:val="clear" w:pos="1080"/>
        </w:tabs>
        <w:ind w:left="1418" w:hanging="720"/>
        <w:rPr>
          <w:color w:val="auto"/>
        </w:rPr>
      </w:pPr>
      <w:r w:rsidRPr="00FB0DFF">
        <w:rPr>
          <w:color w:val="auto"/>
        </w:rPr>
        <w:t>8.4</w:t>
      </w:r>
      <w:r w:rsidR="00FB0DFF" w:rsidRPr="00FB0DFF">
        <w:rPr>
          <w:color w:val="auto"/>
        </w:rPr>
        <w:tab/>
      </w:r>
      <w:r w:rsidRPr="00FB0DFF">
        <w:rPr>
          <w:color w:val="auto"/>
        </w:rPr>
        <w:t>Thin Film Linings</w:t>
      </w:r>
      <w:r w:rsidR="00A84BEB" w:rsidRPr="00FB0DFF">
        <w:rPr>
          <w:color w:val="auto"/>
        </w:rPr>
        <w:t xml:space="preserve"> for Salt Water and Brine </w:t>
      </w:r>
      <w:r w:rsidRPr="00FB0DFF">
        <w:rPr>
          <w:color w:val="auto"/>
        </w:rPr>
        <w:t>Immersion Service</w:t>
      </w:r>
    </w:p>
    <w:p w14:paraId="4B4C1A20" w14:textId="03BED14B" w:rsidR="00F94B75" w:rsidRPr="00FB0DFF" w:rsidRDefault="00F94B75" w:rsidP="00F25B9E">
      <w:pPr>
        <w:pStyle w:val="List1"/>
        <w:numPr>
          <w:ilvl w:val="0"/>
          <w:numId w:val="0"/>
        </w:numPr>
        <w:tabs>
          <w:tab w:val="clear" w:pos="1080"/>
        </w:tabs>
        <w:ind w:left="1418" w:hanging="720"/>
        <w:rPr>
          <w:color w:val="auto"/>
        </w:rPr>
      </w:pPr>
      <w:r w:rsidRPr="00FB0DFF">
        <w:rPr>
          <w:color w:val="auto"/>
        </w:rPr>
        <w:t>8.5</w:t>
      </w:r>
      <w:r w:rsidR="00FB0DFF" w:rsidRPr="00FB0DFF">
        <w:rPr>
          <w:color w:val="auto"/>
        </w:rPr>
        <w:tab/>
      </w:r>
      <w:r w:rsidRPr="00FB0DFF">
        <w:rPr>
          <w:color w:val="auto"/>
        </w:rPr>
        <w:t>Thin Film Linings for Produced-Water Immersion Service</w:t>
      </w:r>
    </w:p>
    <w:p w14:paraId="41931524" w14:textId="32C6818B" w:rsidR="00F94B75" w:rsidRPr="00FB0DFF" w:rsidRDefault="00F94B75" w:rsidP="00F25B9E">
      <w:pPr>
        <w:pStyle w:val="List1"/>
        <w:numPr>
          <w:ilvl w:val="0"/>
          <w:numId w:val="0"/>
        </w:numPr>
        <w:tabs>
          <w:tab w:val="clear" w:pos="1080"/>
        </w:tabs>
        <w:ind w:left="1418" w:hanging="720"/>
        <w:rPr>
          <w:color w:val="auto"/>
        </w:rPr>
      </w:pPr>
      <w:r w:rsidRPr="00FB0DFF">
        <w:rPr>
          <w:color w:val="auto"/>
        </w:rPr>
        <w:t>8.6</w:t>
      </w:r>
      <w:r w:rsidR="00FB0DFF" w:rsidRPr="00FB0DFF">
        <w:rPr>
          <w:color w:val="auto"/>
        </w:rPr>
        <w:tab/>
      </w:r>
      <w:r w:rsidRPr="00FB0DFF">
        <w:rPr>
          <w:color w:val="auto"/>
        </w:rPr>
        <w:t>Thin Film Linings for Crude Oil (Sweet or Sour) Immersion Service</w:t>
      </w:r>
    </w:p>
    <w:p w14:paraId="429EE5E9" w14:textId="74DA870B" w:rsidR="00F94B75" w:rsidRPr="00FB0DFF" w:rsidRDefault="00F94B75" w:rsidP="00F25B9E">
      <w:pPr>
        <w:pStyle w:val="List1"/>
        <w:numPr>
          <w:ilvl w:val="0"/>
          <w:numId w:val="0"/>
        </w:numPr>
        <w:tabs>
          <w:tab w:val="clear" w:pos="1080"/>
        </w:tabs>
        <w:ind w:left="1418" w:hanging="720"/>
        <w:rPr>
          <w:color w:val="auto"/>
        </w:rPr>
      </w:pPr>
      <w:r w:rsidRPr="00FB0DFF">
        <w:rPr>
          <w:color w:val="auto"/>
        </w:rPr>
        <w:t>8.7</w:t>
      </w:r>
      <w:r w:rsidR="00FB0DFF" w:rsidRPr="00FB0DFF">
        <w:rPr>
          <w:color w:val="auto"/>
        </w:rPr>
        <w:tab/>
      </w:r>
      <w:r w:rsidRPr="00FB0DFF">
        <w:rPr>
          <w:color w:val="auto"/>
        </w:rPr>
        <w:t>Thin Film Linings for</w:t>
      </w:r>
      <w:r w:rsidR="00A84BEB" w:rsidRPr="00FB0DFF">
        <w:rPr>
          <w:color w:val="auto"/>
        </w:rPr>
        <w:t xml:space="preserve"> Fuel (Low-Aromatic) </w:t>
      </w:r>
      <w:r w:rsidRPr="00FB0DFF">
        <w:rPr>
          <w:color w:val="auto"/>
        </w:rPr>
        <w:t>Immersion Service</w:t>
      </w:r>
    </w:p>
    <w:p w14:paraId="64E701B2" w14:textId="0FFA7073" w:rsidR="00F94B75" w:rsidRPr="00FB0DFF" w:rsidRDefault="00F94B75" w:rsidP="00F25B9E">
      <w:pPr>
        <w:pStyle w:val="List1"/>
        <w:numPr>
          <w:ilvl w:val="0"/>
          <w:numId w:val="0"/>
        </w:numPr>
        <w:tabs>
          <w:tab w:val="clear" w:pos="1080"/>
        </w:tabs>
        <w:ind w:left="1418" w:hanging="720"/>
        <w:rPr>
          <w:color w:val="auto"/>
        </w:rPr>
      </w:pPr>
      <w:r w:rsidRPr="00FB0DFF">
        <w:rPr>
          <w:color w:val="auto"/>
        </w:rPr>
        <w:t>8.8</w:t>
      </w:r>
      <w:r w:rsidR="00FB0DFF" w:rsidRPr="00FB0DFF">
        <w:rPr>
          <w:color w:val="auto"/>
        </w:rPr>
        <w:tab/>
      </w:r>
      <w:r w:rsidRPr="00FB0DFF">
        <w:rPr>
          <w:color w:val="auto"/>
        </w:rPr>
        <w:t>Thin Film Linings</w:t>
      </w:r>
      <w:r w:rsidR="00A84BEB" w:rsidRPr="00FB0DFF">
        <w:rPr>
          <w:color w:val="auto"/>
        </w:rPr>
        <w:t xml:space="preserve"> for Fuel (High-Aromatic) </w:t>
      </w:r>
      <w:r w:rsidRPr="00FB0DFF">
        <w:rPr>
          <w:color w:val="auto"/>
        </w:rPr>
        <w:t>Immersion Service</w:t>
      </w:r>
    </w:p>
    <w:p w14:paraId="0D38F2A4" w14:textId="2B8A8E07" w:rsidR="00F94B75" w:rsidRPr="00FB0DFF" w:rsidRDefault="00F94B75" w:rsidP="00F25B9E">
      <w:pPr>
        <w:pStyle w:val="List1"/>
        <w:numPr>
          <w:ilvl w:val="0"/>
          <w:numId w:val="0"/>
        </w:numPr>
        <w:tabs>
          <w:tab w:val="clear" w:pos="1080"/>
        </w:tabs>
        <w:ind w:left="1418" w:hanging="720"/>
        <w:rPr>
          <w:color w:val="auto"/>
        </w:rPr>
      </w:pPr>
      <w:r w:rsidRPr="00FB0DFF">
        <w:rPr>
          <w:color w:val="auto"/>
        </w:rPr>
        <w:t>8.10</w:t>
      </w:r>
      <w:r w:rsidR="00FB0DFF" w:rsidRPr="00FB0DFF">
        <w:rPr>
          <w:color w:val="auto"/>
        </w:rPr>
        <w:tab/>
      </w:r>
      <w:r w:rsidRPr="00FB0DFF">
        <w:rPr>
          <w:color w:val="auto"/>
        </w:rPr>
        <w:t>Thin Film Linings for Acetone Immersion Service</w:t>
      </w:r>
    </w:p>
    <w:p w14:paraId="5CC14369" w14:textId="575C9B3F" w:rsidR="00F94B75" w:rsidRPr="00FB0DFF" w:rsidRDefault="00F94B75" w:rsidP="00F25B9E">
      <w:pPr>
        <w:pStyle w:val="List1"/>
        <w:numPr>
          <w:ilvl w:val="0"/>
          <w:numId w:val="0"/>
        </w:numPr>
        <w:tabs>
          <w:tab w:val="clear" w:pos="1080"/>
        </w:tabs>
        <w:ind w:left="1418" w:hanging="720"/>
        <w:rPr>
          <w:color w:val="auto"/>
        </w:rPr>
      </w:pPr>
      <w:r w:rsidRPr="00FB0DFF">
        <w:rPr>
          <w:color w:val="auto"/>
        </w:rPr>
        <w:t>8.11</w:t>
      </w:r>
      <w:r w:rsidR="00FB0DFF" w:rsidRPr="00FB0DFF">
        <w:rPr>
          <w:color w:val="auto"/>
        </w:rPr>
        <w:tab/>
      </w:r>
      <w:r w:rsidRPr="00FB0DFF">
        <w:rPr>
          <w:color w:val="auto"/>
        </w:rPr>
        <w:t xml:space="preserve">Thin Film </w:t>
      </w:r>
      <w:proofErr w:type="spellStart"/>
      <w:r w:rsidRPr="00FB0DFF">
        <w:rPr>
          <w:color w:val="auto"/>
        </w:rPr>
        <w:t>Linings</w:t>
      </w:r>
      <w:r w:rsidR="00A84BEB" w:rsidRPr="00FB0DFF">
        <w:rPr>
          <w:color w:val="auto"/>
        </w:rPr>
        <w:t>for</w:t>
      </w:r>
      <w:proofErr w:type="spellEnd"/>
      <w:r w:rsidR="00A84BEB" w:rsidRPr="00FB0DFF">
        <w:rPr>
          <w:color w:val="auto"/>
        </w:rPr>
        <w:t xml:space="preserve"> Ethyl &amp; Methyl Alcohol </w:t>
      </w:r>
      <w:r w:rsidRPr="00FB0DFF">
        <w:rPr>
          <w:color w:val="auto"/>
        </w:rPr>
        <w:t>Immersion Service</w:t>
      </w:r>
    </w:p>
    <w:p w14:paraId="7D43F812" w14:textId="77777777" w:rsidR="00F94B75" w:rsidRPr="00D57179" w:rsidRDefault="00F94B75" w:rsidP="00A4288B">
      <w:pPr>
        <w:pStyle w:val="Heading2"/>
        <w:numPr>
          <w:ilvl w:val="1"/>
          <w:numId w:val="52"/>
        </w:numPr>
        <w:ind w:left="851" w:hanging="720"/>
        <w:rPr>
          <w:color w:val="auto"/>
          <w:lang w:val="en-GB"/>
        </w:rPr>
      </w:pPr>
      <w:bookmarkStart w:id="894" w:name="_Ref477682438"/>
      <w:bookmarkStart w:id="895" w:name="_Toc527016032"/>
      <w:r w:rsidRPr="00D57179">
        <w:rPr>
          <w:color w:val="auto"/>
          <w:lang w:val="en-GB"/>
        </w:rPr>
        <w:t xml:space="preserve">Thick Film </w:t>
      </w:r>
      <w:proofErr w:type="gramStart"/>
      <w:r>
        <w:rPr>
          <w:color w:val="auto"/>
          <w:lang w:val="en-GB"/>
        </w:rPr>
        <w:t>Linings</w:t>
      </w:r>
      <w:r w:rsidRPr="00D02000">
        <w:rPr>
          <w:color w:val="auto"/>
          <w:lang w:val="en-GB"/>
        </w:rPr>
        <w:t>(</w:t>
      </w:r>
      <w:proofErr w:type="gramEnd"/>
      <w:r w:rsidRPr="00D02000">
        <w:rPr>
          <w:color w:val="auto"/>
          <w:lang w:val="en-GB"/>
        </w:rPr>
        <w:t xml:space="preserve">System DFT </w:t>
      </w:r>
      <w:r>
        <w:rPr>
          <w:color w:val="auto"/>
          <w:lang w:val="en-GB"/>
        </w:rPr>
        <w:t>&gt;</w:t>
      </w:r>
      <w:r w:rsidRPr="00D02000">
        <w:rPr>
          <w:color w:val="auto"/>
          <w:lang w:val="en-GB"/>
        </w:rPr>
        <w:t>20 mils [508 µm])</w:t>
      </w:r>
      <w:r w:rsidRPr="00D57179">
        <w:rPr>
          <w:color w:val="auto"/>
          <w:lang w:val="en-GB"/>
        </w:rPr>
        <w:t xml:space="preserve"> for Immersion Service</w:t>
      </w:r>
      <w:bookmarkEnd w:id="894"/>
      <w:bookmarkEnd w:id="895"/>
    </w:p>
    <w:p w14:paraId="3390BE14" w14:textId="70A0AD36" w:rsidR="00F94B75" w:rsidRPr="007E3E8A" w:rsidRDefault="00F94B75" w:rsidP="00A4288B">
      <w:pPr>
        <w:pStyle w:val="List1"/>
        <w:numPr>
          <w:ilvl w:val="0"/>
          <w:numId w:val="0"/>
        </w:numPr>
        <w:tabs>
          <w:tab w:val="clear" w:pos="1080"/>
        </w:tabs>
        <w:ind w:left="1418" w:hanging="720"/>
        <w:rPr>
          <w:color w:val="auto"/>
        </w:rPr>
      </w:pPr>
      <w:r w:rsidRPr="007E3E8A">
        <w:rPr>
          <w:color w:val="auto"/>
        </w:rPr>
        <w:t>9.1</w:t>
      </w:r>
      <w:r w:rsidR="007E3E8A" w:rsidRPr="007E3E8A">
        <w:rPr>
          <w:color w:val="auto"/>
        </w:rPr>
        <w:tab/>
      </w:r>
      <w:r w:rsidRPr="007E3E8A">
        <w:rPr>
          <w:color w:val="auto"/>
        </w:rPr>
        <w:t>Thick Film Linings for Fresh-Water Immersion Service</w:t>
      </w:r>
    </w:p>
    <w:p w14:paraId="52D8E2B3" w14:textId="69A0DE6D" w:rsidR="00F94B75" w:rsidRPr="007E3E8A" w:rsidRDefault="00F94B75" w:rsidP="00A4288B">
      <w:pPr>
        <w:pStyle w:val="List1"/>
        <w:numPr>
          <w:ilvl w:val="0"/>
          <w:numId w:val="0"/>
        </w:numPr>
        <w:tabs>
          <w:tab w:val="clear" w:pos="1080"/>
        </w:tabs>
        <w:ind w:left="1418" w:hanging="720"/>
        <w:rPr>
          <w:color w:val="auto"/>
        </w:rPr>
      </w:pPr>
      <w:r w:rsidRPr="007E3E8A">
        <w:rPr>
          <w:color w:val="auto"/>
        </w:rPr>
        <w:t>9.2</w:t>
      </w:r>
      <w:r w:rsidR="007E3E8A" w:rsidRPr="007E3E8A">
        <w:rPr>
          <w:color w:val="auto"/>
        </w:rPr>
        <w:tab/>
      </w:r>
      <w:r w:rsidRPr="007E3E8A">
        <w:rPr>
          <w:color w:val="auto"/>
        </w:rPr>
        <w:t>Thick Film Linings</w:t>
      </w:r>
      <w:r w:rsidR="00A84BEB" w:rsidRPr="007E3E8A">
        <w:rPr>
          <w:color w:val="auto"/>
        </w:rPr>
        <w:t xml:space="preserve"> for Demineralized Water or </w:t>
      </w:r>
      <w:r w:rsidRPr="007E3E8A">
        <w:rPr>
          <w:color w:val="auto"/>
        </w:rPr>
        <w:t>Condensate Immersion Service</w:t>
      </w:r>
    </w:p>
    <w:p w14:paraId="657DDA45" w14:textId="6C289851" w:rsidR="00F94B75" w:rsidRPr="007E3E8A" w:rsidRDefault="00F94B75" w:rsidP="00A4288B">
      <w:pPr>
        <w:pStyle w:val="List1"/>
        <w:numPr>
          <w:ilvl w:val="0"/>
          <w:numId w:val="0"/>
        </w:numPr>
        <w:tabs>
          <w:tab w:val="clear" w:pos="1080"/>
        </w:tabs>
        <w:ind w:left="1418" w:hanging="720"/>
        <w:rPr>
          <w:color w:val="auto"/>
        </w:rPr>
      </w:pPr>
      <w:r w:rsidRPr="007E3E8A">
        <w:rPr>
          <w:color w:val="auto"/>
        </w:rPr>
        <w:t>9.3</w:t>
      </w:r>
      <w:r w:rsidR="007E3E8A" w:rsidRPr="007E3E8A">
        <w:rPr>
          <w:color w:val="auto"/>
        </w:rPr>
        <w:tab/>
      </w:r>
      <w:r w:rsidRPr="007E3E8A">
        <w:rPr>
          <w:color w:val="auto"/>
        </w:rPr>
        <w:t>Thick Film Linings for Potable Water Immersion Service</w:t>
      </w:r>
    </w:p>
    <w:p w14:paraId="282B82D4" w14:textId="1CEB078E" w:rsidR="00F94B75" w:rsidRPr="007E3E8A" w:rsidRDefault="00F94B75" w:rsidP="00A4288B">
      <w:pPr>
        <w:pStyle w:val="List1"/>
        <w:numPr>
          <w:ilvl w:val="0"/>
          <w:numId w:val="0"/>
        </w:numPr>
        <w:tabs>
          <w:tab w:val="clear" w:pos="1080"/>
        </w:tabs>
        <w:ind w:left="1418" w:hanging="720"/>
        <w:rPr>
          <w:color w:val="auto"/>
        </w:rPr>
      </w:pPr>
      <w:r w:rsidRPr="007E3E8A">
        <w:rPr>
          <w:color w:val="auto"/>
        </w:rPr>
        <w:t>9.4</w:t>
      </w:r>
      <w:r w:rsidR="007E3E8A" w:rsidRPr="007E3E8A">
        <w:rPr>
          <w:color w:val="auto"/>
        </w:rPr>
        <w:tab/>
      </w:r>
      <w:r w:rsidRPr="007E3E8A">
        <w:rPr>
          <w:color w:val="auto"/>
        </w:rPr>
        <w:t>Thick Film Coatings for Salt Water and Brine Immersion Service</w:t>
      </w:r>
    </w:p>
    <w:p w14:paraId="2846B8DD" w14:textId="15463071" w:rsidR="00F94B75" w:rsidRPr="007E3E8A" w:rsidRDefault="00F94B75" w:rsidP="00A4288B">
      <w:pPr>
        <w:pStyle w:val="List1"/>
        <w:numPr>
          <w:ilvl w:val="0"/>
          <w:numId w:val="0"/>
        </w:numPr>
        <w:tabs>
          <w:tab w:val="clear" w:pos="1080"/>
        </w:tabs>
        <w:ind w:left="1418" w:hanging="720"/>
        <w:rPr>
          <w:color w:val="auto"/>
        </w:rPr>
      </w:pPr>
      <w:r w:rsidRPr="007E3E8A">
        <w:rPr>
          <w:color w:val="auto"/>
        </w:rPr>
        <w:t>9.5</w:t>
      </w:r>
      <w:r w:rsidR="007E3E8A" w:rsidRPr="007E3E8A">
        <w:rPr>
          <w:color w:val="auto"/>
        </w:rPr>
        <w:tab/>
      </w:r>
      <w:r w:rsidRPr="007E3E8A">
        <w:rPr>
          <w:color w:val="auto"/>
        </w:rPr>
        <w:t>Thick Film Linings</w:t>
      </w:r>
      <w:r w:rsidR="00A84BEB" w:rsidRPr="007E3E8A">
        <w:rPr>
          <w:color w:val="auto"/>
        </w:rPr>
        <w:t xml:space="preserve"> for Produced Water Immersion </w:t>
      </w:r>
      <w:r w:rsidRPr="007E3E8A">
        <w:rPr>
          <w:color w:val="auto"/>
        </w:rPr>
        <w:t>Service</w:t>
      </w:r>
    </w:p>
    <w:p w14:paraId="3C2EB274" w14:textId="0334214B" w:rsidR="00F94B75" w:rsidRPr="007E3E8A" w:rsidRDefault="00F94B75" w:rsidP="00A4288B">
      <w:pPr>
        <w:pStyle w:val="List1"/>
        <w:numPr>
          <w:ilvl w:val="0"/>
          <w:numId w:val="0"/>
        </w:numPr>
        <w:tabs>
          <w:tab w:val="clear" w:pos="1080"/>
        </w:tabs>
        <w:ind w:left="1418" w:hanging="720"/>
        <w:rPr>
          <w:color w:val="auto"/>
        </w:rPr>
      </w:pPr>
      <w:r w:rsidRPr="007E3E8A">
        <w:rPr>
          <w:color w:val="auto"/>
        </w:rPr>
        <w:t>9.6</w:t>
      </w:r>
      <w:r w:rsidR="007E3E8A" w:rsidRPr="007E3E8A">
        <w:rPr>
          <w:color w:val="auto"/>
        </w:rPr>
        <w:tab/>
      </w:r>
      <w:r w:rsidRPr="007E3E8A">
        <w:rPr>
          <w:color w:val="auto"/>
        </w:rPr>
        <w:t>Thick Film Linings</w:t>
      </w:r>
      <w:r w:rsidR="00A84BEB" w:rsidRPr="007E3E8A">
        <w:rPr>
          <w:color w:val="auto"/>
        </w:rPr>
        <w:t xml:space="preserve"> for Crude Oil (Sweet or Sour) </w:t>
      </w:r>
      <w:r w:rsidRPr="007E3E8A">
        <w:rPr>
          <w:color w:val="auto"/>
        </w:rPr>
        <w:t>Immersion Service</w:t>
      </w:r>
    </w:p>
    <w:p w14:paraId="6680E082" w14:textId="36641071" w:rsidR="00F94B75" w:rsidRPr="007E3E8A" w:rsidRDefault="00F94B75" w:rsidP="00A4288B">
      <w:pPr>
        <w:pStyle w:val="List1"/>
        <w:numPr>
          <w:ilvl w:val="0"/>
          <w:numId w:val="0"/>
        </w:numPr>
        <w:tabs>
          <w:tab w:val="clear" w:pos="1080"/>
        </w:tabs>
        <w:ind w:left="1418" w:hanging="720"/>
        <w:rPr>
          <w:color w:val="auto"/>
        </w:rPr>
      </w:pPr>
      <w:r w:rsidRPr="007E3E8A">
        <w:rPr>
          <w:color w:val="auto"/>
        </w:rPr>
        <w:t>9.7</w:t>
      </w:r>
      <w:r w:rsidR="007E3E8A" w:rsidRPr="007E3E8A">
        <w:rPr>
          <w:color w:val="auto"/>
        </w:rPr>
        <w:tab/>
      </w:r>
      <w:r w:rsidRPr="007E3E8A">
        <w:rPr>
          <w:color w:val="auto"/>
        </w:rPr>
        <w:t>Thick Film Linings for Fuel (Low Aromatic) Immersion Service</w:t>
      </w:r>
    </w:p>
    <w:p w14:paraId="7931C94B" w14:textId="16E4F938" w:rsidR="00F94B75" w:rsidRPr="007E3E8A" w:rsidRDefault="00F94B75" w:rsidP="00A4288B">
      <w:pPr>
        <w:pStyle w:val="List1"/>
        <w:numPr>
          <w:ilvl w:val="0"/>
          <w:numId w:val="0"/>
        </w:numPr>
        <w:tabs>
          <w:tab w:val="clear" w:pos="1080"/>
        </w:tabs>
        <w:ind w:left="1418" w:hanging="720"/>
        <w:rPr>
          <w:color w:val="auto"/>
        </w:rPr>
      </w:pPr>
      <w:r w:rsidRPr="007E3E8A">
        <w:rPr>
          <w:color w:val="auto"/>
        </w:rPr>
        <w:t>9.8</w:t>
      </w:r>
      <w:r w:rsidR="007E3E8A" w:rsidRPr="007E3E8A">
        <w:rPr>
          <w:color w:val="auto"/>
        </w:rPr>
        <w:tab/>
      </w:r>
      <w:r w:rsidRPr="007E3E8A">
        <w:rPr>
          <w:color w:val="auto"/>
        </w:rPr>
        <w:t>Thick Film Linings for Fuel (High Aromatic) Immersion Service</w:t>
      </w:r>
    </w:p>
    <w:p w14:paraId="06043BEF" w14:textId="77777777" w:rsidR="00F94B75" w:rsidRPr="00D57179" w:rsidRDefault="00F94B75" w:rsidP="00310B18">
      <w:pPr>
        <w:pStyle w:val="Heading2"/>
        <w:numPr>
          <w:ilvl w:val="1"/>
          <w:numId w:val="52"/>
        </w:numPr>
        <w:ind w:left="851" w:hanging="720"/>
        <w:rPr>
          <w:color w:val="auto"/>
          <w:lang w:val="en-GB"/>
        </w:rPr>
      </w:pPr>
      <w:bookmarkStart w:id="896" w:name="_Ref477682446"/>
      <w:bookmarkStart w:id="897" w:name="_Toc527016033"/>
      <w:r w:rsidRPr="00446B70">
        <w:rPr>
          <w:color w:val="auto"/>
          <w:lang w:val="en-GB"/>
        </w:rPr>
        <w:t>Matt</w:t>
      </w:r>
      <w:r w:rsidRPr="00D57179">
        <w:rPr>
          <w:color w:val="auto"/>
          <w:lang w:val="en-GB"/>
        </w:rPr>
        <w:t xml:space="preserve"> Reinforced </w:t>
      </w:r>
      <w:r>
        <w:rPr>
          <w:color w:val="auto"/>
          <w:lang w:val="en-GB"/>
        </w:rPr>
        <w:t>Linings</w:t>
      </w:r>
      <w:r w:rsidRPr="00D57179">
        <w:rPr>
          <w:color w:val="auto"/>
          <w:lang w:val="en-GB"/>
        </w:rPr>
        <w:t xml:space="preserve"> for Immersion Service</w:t>
      </w:r>
      <w:bookmarkEnd w:id="896"/>
      <w:bookmarkEnd w:id="897"/>
    </w:p>
    <w:p w14:paraId="6B7BF2B3" w14:textId="2A03CFA8" w:rsidR="00F94B75" w:rsidRPr="007E3E8A" w:rsidRDefault="00F94B75" w:rsidP="000E2F13">
      <w:pPr>
        <w:pStyle w:val="List1"/>
        <w:numPr>
          <w:ilvl w:val="0"/>
          <w:numId w:val="0"/>
        </w:numPr>
        <w:tabs>
          <w:tab w:val="clear" w:pos="1080"/>
        </w:tabs>
        <w:ind w:left="1418" w:hanging="720"/>
        <w:rPr>
          <w:color w:val="auto"/>
        </w:rPr>
      </w:pPr>
      <w:r w:rsidRPr="007E3E8A">
        <w:rPr>
          <w:color w:val="auto"/>
        </w:rPr>
        <w:t>10.1</w:t>
      </w:r>
      <w:r w:rsidR="007E3E8A" w:rsidRPr="007E3E8A">
        <w:rPr>
          <w:color w:val="auto"/>
        </w:rPr>
        <w:tab/>
      </w:r>
      <w:r w:rsidRPr="007E3E8A">
        <w:rPr>
          <w:color w:val="auto"/>
        </w:rPr>
        <w:t>Matt-Reinforced Linings for Fresh-Water Immersion Service</w:t>
      </w:r>
    </w:p>
    <w:p w14:paraId="0D1AA3AF" w14:textId="0845076E" w:rsidR="00F94B75" w:rsidRPr="007E3E8A" w:rsidRDefault="00F94B75" w:rsidP="000E2F13">
      <w:pPr>
        <w:pStyle w:val="List1"/>
        <w:numPr>
          <w:ilvl w:val="0"/>
          <w:numId w:val="0"/>
        </w:numPr>
        <w:tabs>
          <w:tab w:val="clear" w:pos="1080"/>
        </w:tabs>
        <w:ind w:left="1418" w:hanging="720"/>
        <w:rPr>
          <w:color w:val="auto"/>
        </w:rPr>
      </w:pPr>
      <w:r w:rsidRPr="007E3E8A">
        <w:rPr>
          <w:color w:val="auto"/>
        </w:rPr>
        <w:t>10.2</w:t>
      </w:r>
      <w:r w:rsidR="007E3E8A" w:rsidRPr="007E3E8A">
        <w:rPr>
          <w:color w:val="auto"/>
        </w:rPr>
        <w:tab/>
      </w:r>
      <w:r w:rsidRPr="007E3E8A">
        <w:rPr>
          <w:color w:val="auto"/>
        </w:rPr>
        <w:t>Matt-Reinforced Linings</w:t>
      </w:r>
      <w:r w:rsidR="00A84BEB" w:rsidRPr="007E3E8A">
        <w:rPr>
          <w:color w:val="auto"/>
        </w:rPr>
        <w:t xml:space="preserve"> for Demineralized-Water or </w:t>
      </w:r>
      <w:r w:rsidRPr="007E3E8A">
        <w:rPr>
          <w:color w:val="auto"/>
        </w:rPr>
        <w:t>Condensate Immersion Service</w:t>
      </w:r>
    </w:p>
    <w:p w14:paraId="52061E5B" w14:textId="55400ED4" w:rsidR="00F94B75" w:rsidRPr="007E3E8A" w:rsidRDefault="00F94B75" w:rsidP="000E2F13">
      <w:pPr>
        <w:pStyle w:val="List1"/>
        <w:numPr>
          <w:ilvl w:val="0"/>
          <w:numId w:val="0"/>
        </w:numPr>
        <w:tabs>
          <w:tab w:val="clear" w:pos="1080"/>
        </w:tabs>
        <w:ind w:left="1418" w:hanging="720"/>
        <w:rPr>
          <w:color w:val="auto"/>
        </w:rPr>
      </w:pPr>
      <w:r w:rsidRPr="007E3E8A">
        <w:rPr>
          <w:color w:val="auto"/>
        </w:rPr>
        <w:t>10.4</w:t>
      </w:r>
      <w:r w:rsidR="007E3E8A" w:rsidRPr="007E3E8A">
        <w:rPr>
          <w:color w:val="auto"/>
        </w:rPr>
        <w:tab/>
      </w:r>
      <w:r w:rsidRPr="007E3E8A">
        <w:rPr>
          <w:color w:val="auto"/>
        </w:rPr>
        <w:t>Matt-Reinforced Linings for Salt Water and Brine Immersion Service</w:t>
      </w:r>
    </w:p>
    <w:p w14:paraId="4FC76239" w14:textId="061272A1" w:rsidR="00F94B75" w:rsidRPr="007E3E8A" w:rsidRDefault="00F94B75" w:rsidP="000E2F13">
      <w:pPr>
        <w:pStyle w:val="List1"/>
        <w:numPr>
          <w:ilvl w:val="0"/>
          <w:numId w:val="0"/>
        </w:numPr>
        <w:tabs>
          <w:tab w:val="clear" w:pos="1080"/>
        </w:tabs>
        <w:ind w:left="1418" w:hanging="720"/>
        <w:rPr>
          <w:color w:val="auto"/>
        </w:rPr>
      </w:pPr>
      <w:r w:rsidRPr="007E3E8A">
        <w:rPr>
          <w:color w:val="auto"/>
        </w:rPr>
        <w:t>10.5</w:t>
      </w:r>
      <w:r w:rsidR="007E3E8A" w:rsidRPr="007E3E8A">
        <w:rPr>
          <w:color w:val="auto"/>
        </w:rPr>
        <w:tab/>
      </w:r>
      <w:r w:rsidRPr="007E3E8A">
        <w:rPr>
          <w:color w:val="auto"/>
        </w:rPr>
        <w:t>Matt-Reinforced Linings for Produced-Water Immersion Service</w:t>
      </w:r>
    </w:p>
    <w:p w14:paraId="2F100464" w14:textId="12589A04" w:rsidR="00F94B75" w:rsidRPr="007E3E8A" w:rsidRDefault="00F94B75" w:rsidP="000E2F13">
      <w:pPr>
        <w:pStyle w:val="List1"/>
        <w:numPr>
          <w:ilvl w:val="0"/>
          <w:numId w:val="0"/>
        </w:numPr>
        <w:tabs>
          <w:tab w:val="clear" w:pos="1080"/>
        </w:tabs>
        <w:ind w:left="1418" w:hanging="720"/>
        <w:rPr>
          <w:color w:val="auto"/>
        </w:rPr>
      </w:pPr>
      <w:r w:rsidRPr="007E3E8A">
        <w:rPr>
          <w:color w:val="auto"/>
        </w:rPr>
        <w:t>10.6</w:t>
      </w:r>
      <w:r w:rsidR="007E3E8A" w:rsidRPr="007E3E8A">
        <w:rPr>
          <w:color w:val="auto"/>
        </w:rPr>
        <w:tab/>
      </w:r>
      <w:r w:rsidRPr="007E3E8A">
        <w:rPr>
          <w:color w:val="auto"/>
        </w:rPr>
        <w:t>Matt-Reinforced Linings</w:t>
      </w:r>
      <w:r w:rsidR="00A84BEB" w:rsidRPr="007E3E8A">
        <w:rPr>
          <w:color w:val="auto"/>
        </w:rPr>
        <w:t xml:space="preserve"> for Crude-Oil (Sweet or Sour) </w:t>
      </w:r>
      <w:r w:rsidRPr="007E3E8A">
        <w:rPr>
          <w:color w:val="auto"/>
        </w:rPr>
        <w:t>Immersion Service</w:t>
      </w:r>
    </w:p>
    <w:p w14:paraId="14854872" w14:textId="3706E541" w:rsidR="00F94B75" w:rsidRPr="007E3E8A" w:rsidRDefault="00F94B75" w:rsidP="000E2F13">
      <w:pPr>
        <w:pStyle w:val="List1"/>
        <w:numPr>
          <w:ilvl w:val="0"/>
          <w:numId w:val="0"/>
        </w:numPr>
        <w:tabs>
          <w:tab w:val="clear" w:pos="1080"/>
        </w:tabs>
        <w:ind w:left="1418" w:hanging="720"/>
        <w:rPr>
          <w:color w:val="auto"/>
        </w:rPr>
      </w:pPr>
      <w:r w:rsidRPr="007E3E8A">
        <w:rPr>
          <w:color w:val="auto"/>
        </w:rPr>
        <w:t>10.7</w:t>
      </w:r>
      <w:r w:rsidR="007E3E8A" w:rsidRPr="007E3E8A">
        <w:rPr>
          <w:color w:val="auto"/>
        </w:rPr>
        <w:tab/>
      </w:r>
      <w:r w:rsidRPr="007E3E8A">
        <w:rPr>
          <w:color w:val="auto"/>
        </w:rPr>
        <w:t>Matt-Reinforced Linings for</w:t>
      </w:r>
      <w:r w:rsidR="00A84BEB" w:rsidRPr="007E3E8A">
        <w:rPr>
          <w:color w:val="auto"/>
        </w:rPr>
        <w:t xml:space="preserve"> Fuel (Low Aromatic) Immersion </w:t>
      </w:r>
      <w:r w:rsidRPr="007E3E8A">
        <w:rPr>
          <w:color w:val="auto"/>
        </w:rPr>
        <w:t>Service</w:t>
      </w:r>
    </w:p>
    <w:p w14:paraId="58390844" w14:textId="23550ED4" w:rsidR="00F94B75" w:rsidRPr="007E3E8A" w:rsidRDefault="00F94B75" w:rsidP="000E2F13">
      <w:pPr>
        <w:pStyle w:val="List1"/>
        <w:numPr>
          <w:ilvl w:val="0"/>
          <w:numId w:val="0"/>
        </w:numPr>
        <w:tabs>
          <w:tab w:val="clear" w:pos="1080"/>
        </w:tabs>
        <w:ind w:left="1418" w:hanging="720"/>
        <w:rPr>
          <w:color w:val="auto"/>
        </w:rPr>
      </w:pPr>
      <w:r w:rsidRPr="007E3E8A">
        <w:rPr>
          <w:color w:val="auto"/>
        </w:rPr>
        <w:t>10.8</w:t>
      </w:r>
      <w:r w:rsidR="007E3E8A" w:rsidRPr="007E3E8A">
        <w:rPr>
          <w:color w:val="auto"/>
        </w:rPr>
        <w:tab/>
      </w:r>
      <w:r w:rsidRPr="007E3E8A">
        <w:rPr>
          <w:color w:val="auto"/>
        </w:rPr>
        <w:t>Matt-Reinforced Linings for Fuel (High Aromatic) Immersion Service</w:t>
      </w:r>
    </w:p>
    <w:p w14:paraId="1EFF0427" w14:textId="7CBB410E" w:rsidR="00F94B75" w:rsidRPr="007E3E8A" w:rsidRDefault="00F94B75" w:rsidP="000E2F13">
      <w:pPr>
        <w:pStyle w:val="List1"/>
        <w:numPr>
          <w:ilvl w:val="0"/>
          <w:numId w:val="0"/>
        </w:numPr>
        <w:tabs>
          <w:tab w:val="clear" w:pos="1080"/>
        </w:tabs>
        <w:ind w:left="1418" w:hanging="720"/>
        <w:rPr>
          <w:color w:val="auto"/>
        </w:rPr>
      </w:pPr>
      <w:r w:rsidRPr="007E3E8A">
        <w:rPr>
          <w:color w:val="auto"/>
        </w:rPr>
        <w:t>10.9</w:t>
      </w:r>
      <w:r w:rsidR="007E3E8A" w:rsidRPr="007E3E8A">
        <w:rPr>
          <w:color w:val="auto"/>
        </w:rPr>
        <w:tab/>
      </w:r>
      <w:r w:rsidRPr="007E3E8A">
        <w:rPr>
          <w:color w:val="auto"/>
        </w:rPr>
        <w:t>Matt-Reinforced Linings for Aromatic Hydrocarbon Immersion Service</w:t>
      </w:r>
      <w:r w:rsidRPr="007E3E8A">
        <w:rPr>
          <w:color w:val="auto"/>
        </w:rPr>
        <w:tab/>
      </w:r>
    </w:p>
    <w:p w14:paraId="384F11C7" w14:textId="77777777" w:rsidR="00F94B75" w:rsidRPr="00D57179" w:rsidRDefault="00F94B75" w:rsidP="000E2F13">
      <w:pPr>
        <w:pStyle w:val="Heading2"/>
        <w:numPr>
          <w:ilvl w:val="1"/>
          <w:numId w:val="52"/>
        </w:numPr>
        <w:ind w:left="851" w:hanging="720"/>
        <w:rPr>
          <w:color w:val="auto"/>
          <w:lang w:val="en-GB"/>
        </w:rPr>
      </w:pPr>
      <w:bookmarkStart w:id="898" w:name="_Ref477682455"/>
      <w:bookmarkStart w:id="899" w:name="_Toc527016034"/>
      <w:r w:rsidRPr="00D57179">
        <w:rPr>
          <w:color w:val="auto"/>
          <w:lang w:val="en-GB"/>
        </w:rPr>
        <w:t xml:space="preserve">High-Temperature/High-Pressure </w:t>
      </w:r>
      <w:r>
        <w:rPr>
          <w:color w:val="auto"/>
          <w:lang w:val="en-GB"/>
        </w:rPr>
        <w:t xml:space="preserve">Linings </w:t>
      </w:r>
      <w:r w:rsidRPr="00D57179">
        <w:rPr>
          <w:color w:val="auto"/>
          <w:lang w:val="en-GB"/>
        </w:rPr>
        <w:t>Systems</w:t>
      </w:r>
      <w:bookmarkEnd w:id="898"/>
      <w:bookmarkEnd w:id="899"/>
    </w:p>
    <w:p w14:paraId="4C69CF51" w14:textId="77777777" w:rsidR="00F94B75" w:rsidRDefault="00F94B75" w:rsidP="008E4BF9">
      <w:pPr>
        <w:pStyle w:val="CESBodyText"/>
        <w:ind w:left="0"/>
        <w:outlineLvl w:val="0"/>
      </w:pPr>
      <w:r w:rsidRPr="00423D03">
        <w:t xml:space="preserve">System 11 materials </w:t>
      </w:r>
      <w:r>
        <w:t>shall</w:t>
      </w:r>
      <w:r w:rsidRPr="00423D03">
        <w:t xml:space="preserve"> pass Owner’s steam out testing program before being accepted.</w:t>
      </w:r>
    </w:p>
    <w:p w14:paraId="12432FF8" w14:textId="74AC33B6" w:rsidR="00F94B75" w:rsidRPr="00E63B75" w:rsidRDefault="00F94B75" w:rsidP="00E63B75">
      <w:pPr>
        <w:pStyle w:val="List1"/>
        <w:numPr>
          <w:ilvl w:val="0"/>
          <w:numId w:val="0"/>
        </w:numPr>
        <w:tabs>
          <w:tab w:val="clear" w:pos="1080"/>
          <w:tab w:val="left" w:pos="1418"/>
        </w:tabs>
        <w:ind w:left="1440" w:hanging="720"/>
        <w:rPr>
          <w:color w:val="auto"/>
        </w:rPr>
      </w:pPr>
      <w:r w:rsidRPr="00E63B75">
        <w:rPr>
          <w:color w:val="auto"/>
        </w:rPr>
        <w:t>11.2</w:t>
      </w:r>
      <w:r w:rsidR="00E63B75" w:rsidRPr="00E63B75">
        <w:rPr>
          <w:color w:val="auto"/>
        </w:rPr>
        <w:tab/>
      </w:r>
      <w:r w:rsidRPr="00E63B75">
        <w:rPr>
          <w:color w:val="auto"/>
        </w:rPr>
        <w:t xml:space="preserve">Demineralized Water or Condensate Linings Resistant to Temperature Gradients of 10°C (50°F) </w:t>
      </w:r>
    </w:p>
    <w:p w14:paraId="3693F2E5" w14:textId="7CB09E54" w:rsidR="00F94B75" w:rsidRPr="00E63B75" w:rsidRDefault="00F94B75" w:rsidP="00E63B75">
      <w:pPr>
        <w:pStyle w:val="List1"/>
        <w:numPr>
          <w:ilvl w:val="0"/>
          <w:numId w:val="0"/>
        </w:numPr>
        <w:tabs>
          <w:tab w:val="clear" w:pos="1080"/>
          <w:tab w:val="left" w:pos="1418"/>
        </w:tabs>
        <w:ind w:left="1440" w:hanging="720"/>
        <w:rPr>
          <w:color w:val="auto"/>
        </w:rPr>
      </w:pPr>
      <w:r w:rsidRPr="00E63B75">
        <w:rPr>
          <w:color w:val="auto"/>
        </w:rPr>
        <w:t>11.4</w:t>
      </w:r>
      <w:r w:rsidR="00E63B75" w:rsidRPr="00E63B75">
        <w:rPr>
          <w:color w:val="auto"/>
        </w:rPr>
        <w:tab/>
      </w:r>
      <w:r w:rsidRPr="00E63B75">
        <w:rPr>
          <w:color w:val="auto"/>
        </w:rPr>
        <w:t>Salt Water &amp; Brine Service Linings Resistant to Temperature</w:t>
      </w:r>
      <w:r w:rsidR="00A84BEB" w:rsidRPr="00E63B75">
        <w:rPr>
          <w:color w:val="auto"/>
        </w:rPr>
        <w:t xml:space="preserve"> </w:t>
      </w:r>
      <w:r w:rsidRPr="00E63B75">
        <w:rPr>
          <w:color w:val="auto"/>
        </w:rPr>
        <w:t xml:space="preserve">Gradients of 10°C (50°F) </w:t>
      </w:r>
    </w:p>
    <w:p w14:paraId="64D9FEB3" w14:textId="56FB8C5B" w:rsidR="00F94B75" w:rsidRPr="00E63B75" w:rsidRDefault="00F94B75" w:rsidP="00E63B75">
      <w:pPr>
        <w:pStyle w:val="List1"/>
        <w:numPr>
          <w:ilvl w:val="0"/>
          <w:numId w:val="0"/>
        </w:numPr>
        <w:tabs>
          <w:tab w:val="clear" w:pos="1080"/>
          <w:tab w:val="left" w:pos="1418"/>
        </w:tabs>
        <w:ind w:left="1440" w:hanging="720"/>
        <w:rPr>
          <w:color w:val="auto"/>
        </w:rPr>
      </w:pPr>
      <w:r w:rsidRPr="00E63B75">
        <w:rPr>
          <w:color w:val="auto"/>
        </w:rPr>
        <w:lastRenderedPageBreak/>
        <w:t>11.4.2</w:t>
      </w:r>
      <w:r w:rsidR="00E63B75" w:rsidRPr="00E63B75">
        <w:rPr>
          <w:color w:val="auto"/>
        </w:rPr>
        <w:tab/>
      </w:r>
      <w:r w:rsidRPr="00E63B75">
        <w:rPr>
          <w:color w:val="auto"/>
        </w:rPr>
        <w:t xml:space="preserve">Salt Water &amp; Brine High Temperature/High Pressure Service Linings* Resistant to Temperatures to 82°C (180°F), Pressures of 69 bar (1000 PSI) </w:t>
      </w:r>
    </w:p>
    <w:p w14:paraId="1A0D0C1F" w14:textId="6FCAA743" w:rsidR="00F94B75" w:rsidRPr="00E63B75" w:rsidRDefault="00F94B75" w:rsidP="00E63B75">
      <w:pPr>
        <w:pStyle w:val="List1"/>
        <w:numPr>
          <w:ilvl w:val="0"/>
          <w:numId w:val="0"/>
        </w:numPr>
        <w:tabs>
          <w:tab w:val="clear" w:pos="1080"/>
          <w:tab w:val="left" w:pos="1418"/>
        </w:tabs>
        <w:ind w:left="1440" w:hanging="720"/>
        <w:rPr>
          <w:color w:val="auto"/>
        </w:rPr>
      </w:pPr>
      <w:r w:rsidRPr="00E63B75">
        <w:rPr>
          <w:color w:val="auto"/>
        </w:rPr>
        <w:t>11.5</w:t>
      </w:r>
      <w:r w:rsidR="00E63B75" w:rsidRPr="00E63B75">
        <w:rPr>
          <w:color w:val="auto"/>
        </w:rPr>
        <w:tab/>
      </w:r>
      <w:r w:rsidRPr="00E63B75">
        <w:rPr>
          <w:color w:val="auto"/>
        </w:rPr>
        <w:t xml:space="preserve">Produced Water Service Linings Resistant to Temperature Gradients of 10°C (50°F) </w:t>
      </w:r>
    </w:p>
    <w:p w14:paraId="0196B4BE" w14:textId="50E561A8" w:rsidR="00F94B75" w:rsidRPr="00E63B75" w:rsidRDefault="00F94B75" w:rsidP="00E63B75">
      <w:pPr>
        <w:pStyle w:val="List1"/>
        <w:numPr>
          <w:ilvl w:val="0"/>
          <w:numId w:val="0"/>
        </w:numPr>
        <w:tabs>
          <w:tab w:val="clear" w:pos="1080"/>
          <w:tab w:val="left" w:pos="1418"/>
        </w:tabs>
        <w:ind w:left="1440" w:hanging="720"/>
        <w:rPr>
          <w:color w:val="auto"/>
        </w:rPr>
      </w:pPr>
      <w:r w:rsidRPr="00E63B75">
        <w:rPr>
          <w:color w:val="auto"/>
        </w:rPr>
        <w:t>11.5.2</w:t>
      </w:r>
      <w:r w:rsidR="00E63B75" w:rsidRPr="00E63B75">
        <w:rPr>
          <w:color w:val="auto"/>
        </w:rPr>
        <w:tab/>
      </w:r>
      <w:r w:rsidRPr="00E63B75">
        <w:rPr>
          <w:color w:val="auto"/>
        </w:rPr>
        <w:t xml:space="preserve">Produced Water High Temperature/High Pressure Service Linings* Resistant to Temperatures to 82°C (180°F), Pressures of 69 bar (1000 PSI) </w:t>
      </w:r>
    </w:p>
    <w:p w14:paraId="0DA08856" w14:textId="457C4142" w:rsidR="00F94B75" w:rsidRPr="00E63B75" w:rsidRDefault="00F94B75" w:rsidP="00E63B75">
      <w:pPr>
        <w:pStyle w:val="List1"/>
        <w:numPr>
          <w:ilvl w:val="0"/>
          <w:numId w:val="0"/>
        </w:numPr>
        <w:tabs>
          <w:tab w:val="clear" w:pos="1080"/>
          <w:tab w:val="left" w:pos="1418"/>
        </w:tabs>
        <w:ind w:left="1440" w:hanging="720"/>
        <w:rPr>
          <w:color w:val="auto"/>
        </w:rPr>
      </w:pPr>
      <w:r w:rsidRPr="00E63B75">
        <w:rPr>
          <w:color w:val="auto"/>
        </w:rPr>
        <w:t>11.6</w:t>
      </w:r>
      <w:r w:rsidR="00E63B75" w:rsidRPr="00E63B75">
        <w:rPr>
          <w:color w:val="auto"/>
        </w:rPr>
        <w:tab/>
      </w:r>
      <w:r w:rsidRPr="00E63B75">
        <w:rPr>
          <w:color w:val="auto"/>
        </w:rPr>
        <w:t xml:space="preserve">Crude Oil Service (Sweet or Sour) Linings Resistant to Temperature Gradients of 10°C (50°F) </w:t>
      </w:r>
    </w:p>
    <w:p w14:paraId="629AFE45" w14:textId="3A3A48ED" w:rsidR="00F94B75" w:rsidRPr="00E63B75" w:rsidRDefault="00F94B75" w:rsidP="00F94B75">
      <w:pPr>
        <w:pStyle w:val="List1"/>
        <w:numPr>
          <w:ilvl w:val="0"/>
          <w:numId w:val="0"/>
        </w:numPr>
        <w:tabs>
          <w:tab w:val="clear" w:pos="1080"/>
          <w:tab w:val="left" w:pos="1440"/>
        </w:tabs>
        <w:ind w:left="1440" w:hanging="720"/>
        <w:rPr>
          <w:color w:val="auto"/>
        </w:rPr>
      </w:pPr>
      <w:r w:rsidRPr="00E63B75">
        <w:rPr>
          <w:color w:val="auto"/>
        </w:rPr>
        <w:t>11.6.2</w:t>
      </w:r>
      <w:r w:rsidR="00E63B75" w:rsidRPr="00E63B75">
        <w:rPr>
          <w:color w:val="auto"/>
        </w:rPr>
        <w:tab/>
      </w:r>
      <w:r w:rsidRPr="00E63B75">
        <w:rPr>
          <w:color w:val="auto"/>
        </w:rPr>
        <w:t>Crude Oil (Sweet or Sour) High Temperature/High Pressure Service Linings* Resistant to Temperatures to 82°C (180°F), Pressures of 69 bar (1000 PSI)</w:t>
      </w:r>
    </w:p>
    <w:p w14:paraId="3EEF241C" w14:textId="4AE20652" w:rsidR="00F94B75" w:rsidRDefault="00F94B75" w:rsidP="006A38FA">
      <w:pPr>
        <w:pStyle w:val="List1"/>
        <w:numPr>
          <w:ilvl w:val="0"/>
          <w:numId w:val="0"/>
        </w:numPr>
        <w:tabs>
          <w:tab w:val="clear" w:pos="1080"/>
        </w:tabs>
        <w:ind w:left="709"/>
        <w:rPr>
          <w:color w:val="auto"/>
          <w:lang w:val="en-GB"/>
        </w:rPr>
      </w:pPr>
      <w:r>
        <w:rPr>
          <w:rStyle w:val="Italic"/>
          <w:i w:val="0"/>
        </w:rPr>
        <w:t>*</w:t>
      </w:r>
      <w:r w:rsidRPr="007A0FAD">
        <w:rPr>
          <w:rStyle w:val="Italic"/>
        </w:rPr>
        <w:t>Wet H</w:t>
      </w:r>
      <w:r w:rsidRPr="007A0FAD">
        <w:rPr>
          <w:rStyle w:val="Italic"/>
          <w:vertAlign w:val="subscript"/>
        </w:rPr>
        <w:t>2</w:t>
      </w:r>
      <w:r w:rsidRPr="00FD42F7">
        <w:rPr>
          <w:rStyle w:val="Italic"/>
        </w:rPr>
        <w:t>S service lining accepted brands are contained in COM-SU-5014</w:t>
      </w:r>
      <w:r>
        <w:rPr>
          <w:rStyle w:val="Italic"/>
        </w:rPr>
        <w:t>-TCO</w:t>
      </w:r>
      <w:r w:rsidRPr="007A0FAD">
        <w:rPr>
          <w:rStyle w:val="Italic"/>
        </w:rPr>
        <w:t>. They have undergone thorough testing prior to being accepted to this service.</w:t>
      </w:r>
      <w:r w:rsidRPr="00D57179">
        <w:rPr>
          <w:color w:val="auto"/>
          <w:lang w:val="en-GB"/>
        </w:rPr>
        <w:tab/>
      </w:r>
    </w:p>
    <w:p w14:paraId="77492268" w14:textId="77777777" w:rsidR="00F94B75" w:rsidRPr="00D57179" w:rsidRDefault="00F94B75" w:rsidP="006A38FA">
      <w:pPr>
        <w:pStyle w:val="Heading2"/>
        <w:numPr>
          <w:ilvl w:val="1"/>
          <w:numId w:val="52"/>
        </w:numPr>
        <w:ind w:left="851" w:hanging="709"/>
        <w:rPr>
          <w:color w:val="auto"/>
          <w:lang w:val="en-GB"/>
        </w:rPr>
      </w:pPr>
      <w:bookmarkStart w:id="900" w:name="_Ref477682463"/>
      <w:bookmarkStart w:id="901" w:name="_Toc527016035"/>
      <w:r w:rsidRPr="00D57179">
        <w:rPr>
          <w:color w:val="auto"/>
          <w:lang w:val="en-GB"/>
        </w:rPr>
        <w:t>Coatings Under Insulation</w:t>
      </w:r>
      <w:bookmarkEnd w:id="900"/>
      <w:bookmarkEnd w:id="901"/>
    </w:p>
    <w:p w14:paraId="4BB9E09F" w14:textId="4AFE946D" w:rsidR="00F94B75" w:rsidRPr="00E63B75" w:rsidRDefault="00F94B75" w:rsidP="00C06A97">
      <w:pPr>
        <w:pStyle w:val="List1"/>
        <w:numPr>
          <w:ilvl w:val="0"/>
          <w:numId w:val="0"/>
        </w:numPr>
        <w:tabs>
          <w:tab w:val="clear" w:pos="1080"/>
        </w:tabs>
        <w:ind w:left="1418" w:hanging="720"/>
        <w:rPr>
          <w:color w:val="auto"/>
        </w:rPr>
      </w:pPr>
      <w:r w:rsidRPr="00E63B75">
        <w:rPr>
          <w:color w:val="auto"/>
        </w:rPr>
        <w:t>12.1</w:t>
      </w:r>
      <w:r w:rsidR="00E63B75" w:rsidRPr="001720BB">
        <w:rPr>
          <w:color w:val="auto"/>
        </w:rPr>
        <w:tab/>
      </w:r>
      <w:r w:rsidR="00A84BEB" w:rsidRPr="00E63B75">
        <w:rPr>
          <w:color w:val="auto"/>
        </w:rPr>
        <w:t xml:space="preserve">Thin Film Epoxy Coatings for </w:t>
      </w:r>
      <w:r w:rsidRPr="00E63B75">
        <w:rPr>
          <w:color w:val="auto"/>
        </w:rPr>
        <w:t>Continuous or Cyclic Carbon Steel Temperatures -46°C to 204°C (-50°F to 400°F)</w:t>
      </w:r>
    </w:p>
    <w:p w14:paraId="34EB22E2" w14:textId="15ABBB30" w:rsidR="00F94B75" w:rsidRPr="00E63B75" w:rsidRDefault="00F94B75" w:rsidP="00C06A97">
      <w:pPr>
        <w:pStyle w:val="List1"/>
        <w:numPr>
          <w:ilvl w:val="0"/>
          <w:numId w:val="0"/>
        </w:numPr>
        <w:tabs>
          <w:tab w:val="clear" w:pos="1080"/>
        </w:tabs>
        <w:ind w:left="1418" w:hanging="720"/>
        <w:rPr>
          <w:color w:val="auto"/>
        </w:rPr>
      </w:pPr>
      <w:r w:rsidRPr="00E63B75">
        <w:rPr>
          <w:color w:val="auto"/>
        </w:rPr>
        <w:t>12.4</w:t>
      </w:r>
      <w:r w:rsidR="00E63B75" w:rsidRPr="00E63B75">
        <w:rPr>
          <w:color w:val="auto"/>
        </w:rPr>
        <w:tab/>
      </w:r>
      <w:r w:rsidRPr="00E63B75">
        <w:rPr>
          <w:color w:val="auto"/>
        </w:rPr>
        <w:t>Thin Film E</w:t>
      </w:r>
      <w:r w:rsidR="00A84BEB" w:rsidRPr="00E63B75">
        <w:rPr>
          <w:color w:val="auto"/>
        </w:rPr>
        <w:t xml:space="preserve">poxy Coatings for </w:t>
      </w:r>
      <w:r w:rsidRPr="00E63B75">
        <w:rPr>
          <w:color w:val="auto"/>
        </w:rPr>
        <w:t xml:space="preserve">Continuous or Cyclic </w:t>
      </w:r>
      <w:proofErr w:type="gramStart"/>
      <w:r w:rsidRPr="00E63B75">
        <w:rPr>
          <w:color w:val="auto"/>
        </w:rPr>
        <w:t>Stainless Steel</w:t>
      </w:r>
      <w:proofErr w:type="gramEnd"/>
      <w:r w:rsidRPr="00E63B75">
        <w:rPr>
          <w:color w:val="auto"/>
        </w:rPr>
        <w:t xml:space="preserve"> Temperatures -46°C to 204°C (-50°F to 400°F)</w:t>
      </w:r>
    </w:p>
    <w:p w14:paraId="3BA5F9E4" w14:textId="794F8B00" w:rsidR="00F94B75" w:rsidRPr="00E63B75" w:rsidRDefault="00F94B75" w:rsidP="00C06A97">
      <w:pPr>
        <w:pStyle w:val="List1"/>
        <w:numPr>
          <w:ilvl w:val="0"/>
          <w:numId w:val="0"/>
        </w:numPr>
        <w:tabs>
          <w:tab w:val="clear" w:pos="1080"/>
        </w:tabs>
        <w:ind w:left="1418" w:hanging="720"/>
        <w:rPr>
          <w:color w:val="auto"/>
        </w:rPr>
      </w:pPr>
      <w:r w:rsidRPr="00E63B75">
        <w:rPr>
          <w:color w:val="auto"/>
        </w:rPr>
        <w:t>12.7</w:t>
      </w:r>
      <w:r w:rsidR="00E63B75" w:rsidRPr="00E63B75">
        <w:rPr>
          <w:color w:val="auto"/>
        </w:rPr>
        <w:tab/>
      </w:r>
      <w:r w:rsidRPr="00E63B75">
        <w:rPr>
          <w:color w:val="auto"/>
        </w:rPr>
        <w:t xml:space="preserve">Thin Film Inorganic Coatings for Carbon Steel or </w:t>
      </w:r>
      <w:proofErr w:type="gramStart"/>
      <w:r w:rsidRPr="00E63B75">
        <w:rPr>
          <w:color w:val="auto"/>
        </w:rPr>
        <w:t>Stainless Steel</w:t>
      </w:r>
      <w:proofErr w:type="gramEnd"/>
      <w:r w:rsidRPr="00E63B75">
        <w:rPr>
          <w:color w:val="auto"/>
        </w:rPr>
        <w:t xml:space="preserve"> Temperatures above 204°C (400°F)</w:t>
      </w:r>
    </w:p>
    <w:p w14:paraId="697065BC" w14:textId="324B2CBC" w:rsidR="00F94B75" w:rsidRPr="00F029EB" w:rsidRDefault="00F94B75" w:rsidP="00C06A97">
      <w:pPr>
        <w:pStyle w:val="List1"/>
        <w:numPr>
          <w:ilvl w:val="0"/>
          <w:numId w:val="0"/>
        </w:numPr>
        <w:tabs>
          <w:tab w:val="clear" w:pos="1080"/>
        </w:tabs>
        <w:ind w:left="1418" w:hanging="720"/>
        <w:rPr>
          <w:color w:val="auto"/>
        </w:rPr>
      </w:pPr>
      <w:r w:rsidRPr="00793356">
        <w:rPr>
          <w:color w:val="auto"/>
        </w:rPr>
        <w:t>12.8</w:t>
      </w:r>
      <w:r w:rsidR="00E63B75" w:rsidRPr="00E63B75">
        <w:rPr>
          <w:color w:val="auto"/>
        </w:rPr>
        <w:tab/>
      </w:r>
      <w:r w:rsidRPr="00793356">
        <w:rPr>
          <w:color w:val="auto"/>
        </w:rPr>
        <w:t>Thin Film Inorganic Coatings for Stainless Steel   Temperatures Cryogenic (−183°C</w:t>
      </w:r>
      <w:r w:rsidRPr="003C3BE7">
        <w:rPr>
          <w:color w:val="auto"/>
        </w:rPr>
        <w:t>(</w:t>
      </w:r>
      <w:r w:rsidRPr="00793356">
        <w:rPr>
          <w:color w:val="auto"/>
        </w:rPr>
        <w:t>−298°F) to 399°C (750°F)</w:t>
      </w:r>
    </w:p>
    <w:p w14:paraId="17FBC932" w14:textId="77777777" w:rsidR="00F94B75" w:rsidRPr="00D57179" w:rsidRDefault="00F94B75" w:rsidP="00C06A97">
      <w:pPr>
        <w:pStyle w:val="Heading2"/>
        <w:numPr>
          <w:ilvl w:val="1"/>
          <w:numId w:val="52"/>
        </w:numPr>
        <w:ind w:left="851" w:hanging="720"/>
        <w:rPr>
          <w:color w:val="auto"/>
          <w:lang w:val="en-GB"/>
        </w:rPr>
      </w:pPr>
      <w:bookmarkStart w:id="902" w:name="_Ref477682472"/>
      <w:bookmarkStart w:id="903" w:name="_Toc527016036"/>
      <w:r w:rsidRPr="00D57179">
        <w:rPr>
          <w:color w:val="auto"/>
          <w:lang w:val="en-GB"/>
        </w:rPr>
        <w:t>Rivet and Seam Sealers</w:t>
      </w:r>
      <w:bookmarkEnd w:id="902"/>
      <w:bookmarkEnd w:id="903"/>
    </w:p>
    <w:p w14:paraId="31624C38" w14:textId="765D0746" w:rsidR="00F94B75" w:rsidRPr="00E63B75" w:rsidRDefault="00F94B75" w:rsidP="00C06A97">
      <w:pPr>
        <w:pStyle w:val="List1"/>
        <w:numPr>
          <w:ilvl w:val="0"/>
          <w:numId w:val="0"/>
        </w:numPr>
        <w:tabs>
          <w:tab w:val="clear" w:pos="1080"/>
        </w:tabs>
        <w:ind w:left="1418" w:hanging="720"/>
        <w:rPr>
          <w:color w:val="auto"/>
        </w:rPr>
      </w:pPr>
      <w:r w:rsidRPr="00E63B75">
        <w:rPr>
          <w:color w:val="auto"/>
        </w:rPr>
        <w:t>13.1</w:t>
      </w:r>
      <w:r w:rsidR="007143C6" w:rsidRPr="007143C6">
        <w:rPr>
          <w:color w:val="auto"/>
        </w:rPr>
        <w:tab/>
      </w:r>
      <w:r w:rsidRPr="00E63B75">
        <w:rPr>
          <w:color w:val="auto"/>
        </w:rPr>
        <w:t>Rivet and Seam Sealer - Epoxy (Spray)</w:t>
      </w:r>
    </w:p>
    <w:p w14:paraId="2312DE02" w14:textId="6C724B9A" w:rsidR="00F94B75" w:rsidRPr="00E63B75" w:rsidRDefault="00F94B75" w:rsidP="00C06A97">
      <w:pPr>
        <w:pStyle w:val="List1"/>
        <w:numPr>
          <w:ilvl w:val="0"/>
          <w:numId w:val="0"/>
        </w:numPr>
        <w:tabs>
          <w:tab w:val="clear" w:pos="1080"/>
        </w:tabs>
        <w:ind w:left="1418" w:hanging="720"/>
        <w:rPr>
          <w:color w:val="auto"/>
        </w:rPr>
      </w:pPr>
      <w:r w:rsidRPr="00E63B75">
        <w:rPr>
          <w:color w:val="auto"/>
        </w:rPr>
        <w:t>13.2</w:t>
      </w:r>
      <w:r w:rsidR="007143C6" w:rsidRPr="007143C6">
        <w:rPr>
          <w:color w:val="auto"/>
        </w:rPr>
        <w:tab/>
      </w:r>
      <w:r w:rsidRPr="00E63B75">
        <w:rPr>
          <w:color w:val="auto"/>
        </w:rPr>
        <w:t>Rivet and Seam Sealer - Epoxy (Trowel)</w:t>
      </w:r>
    </w:p>
    <w:p w14:paraId="25DBA827" w14:textId="1FFECE5A" w:rsidR="00F94B75" w:rsidRPr="00E63B75" w:rsidRDefault="00F94B75" w:rsidP="00C06A97">
      <w:pPr>
        <w:pStyle w:val="List1"/>
        <w:numPr>
          <w:ilvl w:val="0"/>
          <w:numId w:val="0"/>
        </w:numPr>
        <w:tabs>
          <w:tab w:val="clear" w:pos="1080"/>
        </w:tabs>
        <w:ind w:left="1418" w:hanging="720"/>
        <w:rPr>
          <w:color w:val="auto"/>
        </w:rPr>
      </w:pPr>
      <w:r w:rsidRPr="00E63B75">
        <w:rPr>
          <w:color w:val="auto"/>
        </w:rPr>
        <w:t>13.3</w:t>
      </w:r>
      <w:r w:rsidR="007143C6" w:rsidRPr="007143C6">
        <w:rPr>
          <w:color w:val="auto"/>
        </w:rPr>
        <w:tab/>
      </w:r>
      <w:r w:rsidRPr="00E63B75">
        <w:rPr>
          <w:color w:val="auto"/>
        </w:rPr>
        <w:t>Rivet and Seam Sealer –Polyester/ Vinyl Ester</w:t>
      </w:r>
    </w:p>
    <w:p w14:paraId="76CEA732" w14:textId="4A40E405" w:rsidR="00F94B75" w:rsidRPr="007143C6" w:rsidRDefault="00F94B75" w:rsidP="00C06A97">
      <w:pPr>
        <w:pStyle w:val="List1"/>
        <w:numPr>
          <w:ilvl w:val="0"/>
          <w:numId w:val="0"/>
        </w:numPr>
        <w:tabs>
          <w:tab w:val="clear" w:pos="1080"/>
        </w:tabs>
        <w:ind w:left="1418" w:hanging="720"/>
        <w:rPr>
          <w:color w:val="auto"/>
          <w:lang w:val="ru-RU"/>
        </w:rPr>
      </w:pPr>
      <w:r w:rsidRPr="00E63B75">
        <w:rPr>
          <w:color w:val="auto"/>
        </w:rPr>
        <w:t>13.5</w:t>
      </w:r>
      <w:r w:rsidR="007143C6">
        <w:rPr>
          <w:color w:val="auto"/>
          <w:lang w:val="ru-RU"/>
        </w:rPr>
        <w:tab/>
      </w:r>
      <w:r w:rsidRPr="00E63B75">
        <w:rPr>
          <w:color w:val="auto"/>
        </w:rPr>
        <w:t>Flexible Putty</w:t>
      </w:r>
    </w:p>
    <w:p w14:paraId="70F130DB" w14:textId="5C1965B5" w:rsidR="00F94B75" w:rsidRPr="00D57179" w:rsidRDefault="00F94B75" w:rsidP="00C06A97">
      <w:pPr>
        <w:pStyle w:val="Heading2"/>
        <w:numPr>
          <w:ilvl w:val="1"/>
          <w:numId w:val="52"/>
        </w:numPr>
        <w:ind w:left="851" w:hanging="720"/>
        <w:rPr>
          <w:color w:val="auto"/>
          <w:lang w:val="en-GB"/>
        </w:rPr>
      </w:pPr>
      <w:bookmarkStart w:id="904" w:name="_Ref477682479"/>
      <w:bookmarkStart w:id="905" w:name="_Toc527016037"/>
      <w:r w:rsidRPr="00D57179">
        <w:rPr>
          <w:color w:val="auto"/>
          <w:lang w:val="en-GB"/>
        </w:rPr>
        <w:t>(Series 14 through 19 Reserved for Future Use)</w:t>
      </w:r>
      <w:bookmarkEnd w:id="904"/>
      <w:bookmarkEnd w:id="905"/>
      <w:r w:rsidRPr="00D57179">
        <w:rPr>
          <w:color w:val="auto"/>
          <w:lang w:val="en-GB"/>
        </w:rPr>
        <w:tab/>
      </w:r>
    </w:p>
    <w:p w14:paraId="6FEC3FF6" w14:textId="77777777" w:rsidR="00F94B75" w:rsidRPr="00D57179" w:rsidRDefault="00F94B75" w:rsidP="00103CD6">
      <w:pPr>
        <w:pStyle w:val="Heading2"/>
        <w:numPr>
          <w:ilvl w:val="1"/>
          <w:numId w:val="52"/>
        </w:numPr>
        <w:ind w:left="851" w:hanging="720"/>
        <w:rPr>
          <w:color w:val="auto"/>
          <w:lang w:val="en-GB"/>
        </w:rPr>
      </w:pPr>
      <w:bookmarkStart w:id="906" w:name="_Concrete_Linings"/>
      <w:bookmarkStart w:id="907" w:name="_Ref477682488"/>
      <w:bookmarkStart w:id="908" w:name="_Toc527016038"/>
      <w:bookmarkEnd w:id="906"/>
      <w:r w:rsidRPr="00D57179">
        <w:rPr>
          <w:color w:val="auto"/>
          <w:lang w:val="en-GB"/>
        </w:rPr>
        <w:t xml:space="preserve">Concrete </w:t>
      </w:r>
      <w:r>
        <w:rPr>
          <w:color w:val="auto"/>
          <w:lang w:val="en-GB"/>
        </w:rPr>
        <w:t>Lin</w:t>
      </w:r>
      <w:r w:rsidRPr="00D57179">
        <w:rPr>
          <w:color w:val="auto"/>
          <w:lang w:val="en-GB"/>
        </w:rPr>
        <w:t>ings</w:t>
      </w:r>
      <w:bookmarkEnd w:id="907"/>
      <w:bookmarkEnd w:id="908"/>
    </w:p>
    <w:p w14:paraId="555EAAB1" w14:textId="54B5CCCC" w:rsidR="00F94B75" w:rsidRPr="007143C6" w:rsidRDefault="00F94B75" w:rsidP="00103CD6">
      <w:pPr>
        <w:pStyle w:val="List1"/>
        <w:numPr>
          <w:ilvl w:val="0"/>
          <w:numId w:val="0"/>
        </w:numPr>
        <w:tabs>
          <w:tab w:val="clear" w:pos="1080"/>
        </w:tabs>
        <w:ind w:left="1418" w:hanging="720"/>
        <w:rPr>
          <w:color w:val="auto"/>
        </w:rPr>
      </w:pPr>
      <w:r w:rsidRPr="007143C6">
        <w:rPr>
          <w:color w:val="auto"/>
        </w:rPr>
        <w:t>20.1</w:t>
      </w:r>
      <w:r w:rsidR="007143C6" w:rsidRPr="007143C6">
        <w:rPr>
          <w:color w:val="auto"/>
        </w:rPr>
        <w:tab/>
      </w:r>
      <w:r w:rsidRPr="007143C6">
        <w:rPr>
          <w:color w:val="auto"/>
        </w:rPr>
        <w:t>Lining Systems for Concrete: Service Temperatures &lt;60°C (140°F), Moderate Physical Abuse, Intermittent &amp; Continuous Exposure</w:t>
      </w:r>
    </w:p>
    <w:p w14:paraId="2BC7188D" w14:textId="66FCD14C" w:rsidR="00F94B75" w:rsidRPr="007143C6" w:rsidRDefault="00F94B75" w:rsidP="00103CD6">
      <w:pPr>
        <w:pStyle w:val="List1"/>
        <w:numPr>
          <w:ilvl w:val="0"/>
          <w:numId w:val="0"/>
        </w:numPr>
        <w:tabs>
          <w:tab w:val="clear" w:pos="1080"/>
        </w:tabs>
        <w:ind w:left="1418" w:hanging="720"/>
        <w:rPr>
          <w:color w:val="auto"/>
        </w:rPr>
      </w:pPr>
      <w:r w:rsidRPr="007143C6">
        <w:rPr>
          <w:color w:val="auto"/>
        </w:rPr>
        <w:t>20.2</w:t>
      </w:r>
      <w:r w:rsidR="007143C6" w:rsidRPr="007143C6">
        <w:rPr>
          <w:color w:val="auto"/>
        </w:rPr>
        <w:tab/>
      </w:r>
      <w:r w:rsidRPr="007143C6">
        <w:rPr>
          <w:color w:val="auto"/>
        </w:rPr>
        <w:t>Lining Systems for Concrete: Service Temperatures &lt;60°C (140°F), Mild Physical Abuse, Intermittent &amp; Continuous Exposure</w:t>
      </w:r>
    </w:p>
    <w:p w14:paraId="1005A14F" w14:textId="2131AC04" w:rsidR="00F94B75" w:rsidRPr="007143C6" w:rsidRDefault="00F94B75" w:rsidP="00103CD6">
      <w:pPr>
        <w:pStyle w:val="List1"/>
        <w:numPr>
          <w:ilvl w:val="0"/>
          <w:numId w:val="0"/>
        </w:numPr>
        <w:tabs>
          <w:tab w:val="clear" w:pos="1080"/>
        </w:tabs>
        <w:ind w:left="1418" w:hanging="720"/>
        <w:rPr>
          <w:color w:val="auto"/>
        </w:rPr>
      </w:pPr>
      <w:r w:rsidRPr="007143C6">
        <w:rPr>
          <w:color w:val="auto"/>
        </w:rPr>
        <w:t>20.3</w:t>
      </w:r>
      <w:r w:rsidR="007143C6" w:rsidRPr="007143C6">
        <w:rPr>
          <w:color w:val="auto"/>
        </w:rPr>
        <w:tab/>
      </w:r>
      <w:r w:rsidRPr="007143C6">
        <w:rPr>
          <w:color w:val="auto"/>
        </w:rPr>
        <w:t>Lining Systems for Concrete: Service Temperatures &lt;60°C (140°F), Aggressive Physical Abuse, Intermittent &amp; Continuous Exposure</w:t>
      </w:r>
    </w:p>
    <w:p w14:paraId="30FD13DB" w14:textId="093E2C13" w:rsidR="00871812" w:rsidRDefault="00871812">
      <w:pPr>
        <w:autoSpaceDE/>
        <w:autoSpaceDN/>
        <w:adjustRightInd/>
        <w:spacing w:before="0" w:line="240" w:lineRule="auto"/>
        <w:ind w:left="0"/>
        <w:rPr>
          <w:color w:val="auto"/>
          <w:lang w:val="en-GB"/>
        </w:rPr>
      </w:pPr>
      <w:r>
        <w:rPr>
          <w:color w:val="auto"/>
          <w:lang w:val="en-GB"/>
        </w:rPr>
        <w:br w:type="page"/>
      </w:r>
    </w:p>
    <w:p w14:paraId="213F0A18" w14:textId="77777777" w:rsidR="000235AA" w:rsidRPr="005319CE" w:rsidRDefault="0060277C" w:rsidP="00693656">
      <w:pPr>
        <w:pStyle w:val="Heading1"/>
        <w:ind w:left="709" w:hanging="709"/>
      </w:pPr>
      <w:bookmarkStart w:id="909" w:name="RTF330034003100340037003abc00"/>
      <w:r w:rsidRPr="00E753DF">
        <w:lastRenderedPageBreak/>
        <w:t>Appendix</w:t>
      </w:r>
      <w:r w:rsidR="00DA02D7" w:rsidRPr="00E753DF">
        <w:t xml:space="preserve"> </w:t>
      </w:r>
      <w:r w:rsidRPr="00E753DF">
        <w:t>A</w:t>
      </w:r>
      <w:bookmarkStart w:id="910" w:name="RTF330034003100340037003a00"/>
      <w:bookmarkStart w:id="911" w:name="RTF330034003100340037003ab00"/>
      <w:bookmarkEnd w:id="909"/>
      <w:bookmarkEnd w:id="910"/>
      <w:bookmarkEnd w:id="911"/>
      <w:r w:rsidR="009F1491">
        <w:t xml:space="preserve"> </w:t>
      </w:r>
      <w:r w:rsidR="000235AA" w:rsidRPr="00D750DA">
        <w:t>COATING SYSTEM DATASHEETS</w:t>
      </w:r>
    </w:p>
    <w:p w14:paraId="0A730726" w14:textId="77777777" w:rsidR="000235AA" w:rsidRPr="00693656" w:rsidRDefault="000235AA" w:rsidP="00693656">
      <w:pPr>
        <w:pStyle w:val="AppendixHeading1"/>
        <w:numPr>
          <w:ilvl w:val="1"/>
          <w:numId w:val="35"/>
        </w:numPr>
        <w:tabs>
          <w:tab w:val="clear" w:pos="0"/>
          <w:tab w:val="clear" w:pos="720"/>
        </w:tabs>
        <w:ind w:left="1134" w:hanging="425"/>
        <w:rPr>
          <w:b w:val="0"/>
          <w:bCs w:val="0"/>
        </w:rPr>
      </w:pPr>
      <w:r w:rsidRPr="00693656">
        <w:rPr>
          <w:b w:val="0"/>
          <w:bCs w:val="0"/>
        </w:rPr>
        <w:t xml:space="preserve">Volatile Organic Compound (VOC) </w:t>
      </w:r>
      <w:proofErr w:type="gramStart"/>
      <w:r w:rsidRPr="00693656">
        <w:rPr>
          <w:b w:val="0"/>
          <w:bCs w:val="0"/>
        </w:rPr>
        <w:t>limit</w:t>
      </w:r>
      <w:proofErr w:type="gramEnd"/>
      <w:r w:rsidRPr="00693656">
        <w:rPr>
          <w:b w:val="0"/>
          <w:bCs w:val="0"/>
        </w:rPr>
        <w:t xml:space="preserve"> may vary by location. Check local standards for current VOC limits. </w:t>
      </w:r>
    </w:p>
    <w:p w14:paraId="79E5FAC4" w14:textId="77777777" w:rsidR="000235AA" w:rsidRPr="00693656" w:rsidRDefault="000235AA" w:rsidP="00693656">
      <w:pPr>
        <w:pStyle w:val="AppendixHeading1"/>
        <w:numPr>
          <w:ilvl w:val="1"/>
          <w:numId w:val="26"/>
        </w:numPr>
        <w:tabs>
          <w:tab w:val="clear" w:pos="0"/>
          <w:tab w:val="clear" w:pos="720"/>
        </w:tabs>
        <w:ind w:left="1134" w:hanging="425"/>
        <w:rPr>
          <w:b w:val="0"/>
          <w:bCs w:val="0"/>
        </w:rPr>
      </w:pPr>
      <w:r w:rsidRPr="00693656">
        <w:rPr>
          <w:b w:val="0"/>
          <w:bCs w:val="0"/>
        </w:rPr>
        <w:t>Consult manufacturer’s product data sheets for specific details about applying any coating.</w:t>
      </w:r>
    </w:p>
    <w:p w14:paraId="06D239BA" w14:textId="027209F5" w:rsidR="00625772" w:rsidRDefault="00625772">
      <w:pPr>
        <w:autoSpaceDE/>
        <w:autoSpaceDN/>
        <w:adjustRightInd/>
        <w:spacing w:before="0" w:line="240" w:lineRule="auto"/>
        <w:ind w:left="0"/>
      </w:pPr>
      <w:r>
        <w:br w:type="page"/>
      </w:r>
    </w:p>
    <w:tbl>
      <w:tblPr>
        <w:tblW w:w="10091" w:type="dxa"/>
        <w:jc w:val="center"/>
        <w:tblLayout w:type="fixed"/>
        <w:tblLook w:val="01E0" w:firstRow="1" w:lastRow="1" w:firstColumn="1" w:lastColumn="1" w:noHBand="0" w:noVBand="0"/>
      </w:tblPr>
      <w:tblGrid>
        <w:gridCol w:w="1603"/>
        <w:gridCol w:w="537"/>
        <w:gridCol w:w="1100"/>
        <w:gridCol w:w="1735"/>
        <w:gridCol w:w="11"/>
        <w:gridCol w:w="1287"/>
        <w:gridCol w:w="1115"/>
        <w:gridCol w:w="1084"/>
        <w:gridCol w:w="1619"/>
      </w:tblGrid>
      <w:tr w:rsidR="000235AA" w:rsidRPr="00034999" w14:paraId="1800C55A" w14:textId="77777777" w:rsidTr="002F6F8B">
        <w:trPr>
          <w:trHeight w:val="360"/>
          <w:jc w:val="center"/>
        </w:trPr>
        <w:tc>
          <w:tcPr>
            <w:tcW w:w="10091" w:type="dxa"/>
            <w:gridSpan w:val="9"/>
            <w:tcBorders>
              <w:top w:val="single" w:sz="6" w:space="0" w:color="auto"/>
              <w:bottom w:val="single" w:sz="12" w:space="0" w:color="auto"/>
            </w:tcBorders>
            <w:shd w:val="clear" w:color="auto" w:fill="FFFFFF"/>
            <w:vAlign w:val="center"/>
          </w:tcPr>
          <w:p w14:paraId="2607E59F" w14:textId="77777777" w:rsidR="000235AA" w:rsidRPr="00034999" w:rsidRDefault="000235AA" w:rsidP="002F6F8B">
            <w:pPr>
              <w:ind w:right="-72"/>
              <w:jc w:val="right"/>
              <w:rPr>
                <w:b/>
                <w:i/>
                <w:color w:val="auto"/>
              </w:rPr>
            </w:pPr>
            <w:r w:rsidRPr="00034999">
              <w:rPr>
                <w:b/>
                <w:i/>
                <w:color w:val="auto"/>
              </w:rPr>
              <w:lastRenderedPageBreak/>
              <w:t>Primer Only System</w:t>
            </w:r>
          </w:p>
        </w:tc>
      </w:tr>
      <w:tr w:rsidR="000235AA" w:rsidRPr="00034999" w14:paraId="55925046" w14:textId="77777777" w:rsidTr="002F6F8B">
        <w:trPr>
          <w:trHeight w:val="360"/>
          <w:jc w:val="center"/>
        </w:trPr>
        <w:tc>
          <w:tcPr>
            <w:tcW w:w="8472" w:type="dxa"/>
            <w:gridSpan w:val="8"/>
            <w:tcBorders>
              <w:top w:val="single" w:sz="12" w:space="0" w:color="auto"/>
              <w:left w:val="single" w:sz="12" w:space="0" w:color="auto"/>
              <w:bottom w:val="single" w:sz="12" w:space="0" w:color="auto"/>
            </w:tcBorders>
            <w:vAlign w:val="center"/>
          </w:tcPr>
          <w:p w14:paraId="709FD733" w14:textId="77777777" w:rsidR="000235AA" w:rsidRPr="00034999" w:rsidRDefault="000235AA" w:rsidP="00412E56">
            <w:pPr>
              <w:spacing w:line="240" w:lineRule="auto"/>
              <w:ind w:left="29"/>
              <w:jc w:val="both"/>
              <w:rPr>
                <w:b/>
                <w:sz w:val="20"/>
                <w:szCs w:val="20"/>
              </w:rPr>
            </w:pPr>
            <w:r w:rsidRPr="00034999">
              <w:rPr>
                <w:b/>
                <w:color w:val="auto"/>
                <w:sz w:val="20"/>
                <w:szCs w:val="24"/>
              </w:rPr>
              <w:t xml:space="preserve">Self-Cured Inorganic Zinc - Solvent Reducible </w:t>
            </w:r>
          </w:p>
        </w:tc>
        <w:tc>
          <w:tcPr>
            <w:tcW w:w="1619" w:type="dxa"/>
            <w:tcBorders>
              <w:top w:val="single" w:sz="12" w:space="0" w:color="auto"/>
              <w:bottom w:val="single" w:sz="12" w:space="0" w:color="auto"/>
              <w:right w:val="single" w:sz="12" w:space="0" w:color="auto"/>
            </w:tcBorders>
            <w:shd w:val="clear" w:color="auto" w:fill="000000"/>
            <w:vAlign w:val="center"/>
          </w:tcPr>
          <w:p w14:paraId="3F0FA0A3" w14:textId="77777777" w:rsidR="000235AA" w:rsidRPr="00034999" w:rsidRDefault="000235AA" w:rsidP="002F6F8B">
            <w:pPr>
              <w:spacing w:line="240" w:lineRule="auto"/>
              <w:ind w:left="386"/>
              <w:rPr>
                <w:b/>
                <w:color w:val="FFFFFF"/>
                <w:w w:val="0"/>
                <w:sz w:val="36"/>
                <w:szCs w:val="40"/>
              </w:rPr>
            </w:pPr>
            <w:r w:rsidRPr="00034999">
              <w:rPr>
                <w:b/>
                <w:color w:val="auto"/>
                <w:sz w:val="36"/>
                <w:szCs w:val="24"/>
                <w:lang w:val="ru-RU"/>
              </w:rPr>
              <w:t>1.3</w:t>
            </w:r>
          </w:p>
        </w:tc>
      </w:tr>
      <w:tr w:rsidR="000235AA" w:rsidRPr="00034999" w14:paraId="39A83169" w14:textId="77777777" w:rsidTr="00BF575F">
        <w:trPr>
          <w:trHeight w:val="288"/>
          <w:jc w:val="center"/>
        </w:trPr>
        <w:tc>
          <w:tcPr>
            <w:tcW w:w="1603" w:type="dxa"/>
            <w:tcBorders>
              <w:top w:val="single" w:sz="12" w:space="0" w:color="auto"/>
            </w:tcBorders>
            <w:vAlign w:val="center"/>
          </w:tcPr>
          <w:p w14:paraId="691E7D12" w14:textId="77777777" w:rsidR="000235AA" w:rsidRPr="00034999" w:rsidRDefault="000235AA" w:rsidP="002F6F8B">
            <w:pPr>
              <w:spacing w:line="240" w:lineRule="auto"/>
              <w:ind w:left="-72"/>
              <w:rPr>
                <w:b/>
                <w:sz w:val="16"/>
                <w:szCs w:val="16"/>
              </w:rPr>
            </w:pPr>
            <w:r w:rsidRPr="00034999">
              <w:rPr>
                <w:b/>
                <w:sz w:val="16"/>
                <w:szCs w:val="16"/>
              </w:rPr>
              <w:t>Surface Prep:</w:t>
            </w:r>
          </w:p>
        </w:tc>
        <w:tc>
          <w:tcPr>
            <w:tcW w:w="3383" w:type="dxa"/>
            <w:gridSpan w:val="4"/>
            <w:tcBorders>
              <w:top w:val="single" w:sz="12" w:space="0" w:color="auto"/>
            </w:tcBorders>
            <w:vAlign w:val="center"/>
          </w:tcPr>
          <w:p w14:paraId="314BFEF4" w14:textId="08E03F36" w:rsidR="00BF575F" w:rsidRPr="003D007D" w:rsidRDefault="003D007D" w:rsidP="00BF575F">
            <w:pPr>
              <w:spacing w:before="0" w:line="240" w:lineRule="auto"/>
              <w:ind w:left="0"/>
              <w:rPr>
                <w:sz w:val="16"/>
                <w:szCs w:val="18"/>
              </w:rPr>
            </w:pPr>
            <w:r w:rsidRPr="003D007D">
              <w:rPr>
                <w:sz w:val="16"/>
                <w:szCs w:val="18"/>
              </w:rPr>
              <w:t>SSPC-SP1/SP10 (NACE No. 2) (SA 2.5)</w:t>
            </w:r>
          </w:p>
          <w:p w14:paraId="51B10E1B" w14:textId="73983591" w:rsidR="000235AA" w:rsidRPr="00034999" w:rsidRDefault="000235AA" w:rsidP="00BF575F">
            <w:pPr>
              <w:spacing w:before="0" w:line="240" w:lineRule="auto"/>
              <w:ind w:left="0"/>
              <w:rPr>
                <w:w w:val="0"/>
                <w:sz w:val="16"/>
                <w:szCs w:val="18"/>
              </w:rPr>
            </w:pPr>
            <w:r w:rsidRPr="00034999">
              <w:rPr>
                <w:sz w:val="16"/>
                <w:szCs w:val="18"/>
              </w:rPr>
              <w:t xml:space="preserve">Near-white blast cleanliness. </w:t>
            </w:r>
          </w:p>
        </w:tc>
        <w:tc>
          <w:tcPr>
            <w:tcW w:w="1287" w:type="dxa"/>
            <w:tcBorders>
              <w:top w:val="single" w:sz="12" w:space="0" w:color="auto"/>
            </w:tcBorders>
          </w:tcPr>
          <w:p w14:paraId="1076F13C" w14:textId="77777777" w:rsidR="000235AA" w:rsidRPr="00034999" w:rsidRDefault="000235AA" w:rsidP="00BF575F">
            <w:pPr>
              <w:spacing w:line="240" w:lineRule="auto"/>
              <w:ind w:left="128" w:right="-72"/>
              <w:jc w:val="right"/>
              <w:rPr>
                <w:b/>
                <w:sz w:val="16"/>
                <w:szCs w:val="16"/>
              </w:rPr>
            </w:pPr>
            <w:r w:rsidRPr="00034999">
              <w:rPr>
                <w:b/>
                <w:sz w:val="16"/>
                <w:szCs w:val="16"/>
              </w:rPr>
              <w:t>Touch Up:</w:t>
            </w:r>
          </w:p>
        </w:tc>
        <w:tc>
          <w:tcPr>
            <w:tcW w:w="3818" w:type="dxa"/>
            <w:gridSpan w:val="3"/>
            <w:tcBorders>
              <w:top w:val="single" w:sz="12" w:space="0" w:color="auto"/>
            </w:tcBorders>
          </w:tcPr>
          <w:p w14:paraId="3E1152F4" w14:textId="77777777" w:rsidR="000235AA" w:rsidRPr="00034999" w:rsidRDefault="000235AA" w:rsidP="002F6F8B">
            <w:pPr>
              <w:spacing w:line="240" w:lineRule="auto"/>
              <w:rPr>
                <w:sz w:val="16"/>
                <w:szCs w:val="16"/>
              </w:rPr>
            </w:pPr>
            <w:r w:rsidRPr="00034999">
              <w:rPr>
                <w:sz w:val="16"/>
                <w:szCs w:val="18"/>
              </w:rPr>
              <w:t>Use this system.</w:t>
            </w:r>
          </w:p>
        </w:tc>
      </w:tr>
      <w:tr w:rsidR="000235AA" w:rsidRPr="00034999" w14:paraId="12D827B7" w14:textId="77777777" w:rsidTr="002F6F8B">
        <w:trPr>
          <w:trHeight w:val="288"/>
          <w:jc w:val="center"/>
        </w:trPr>
        <w:tc>
          <w:tcPr>
            <w:tcW w:w="2140" w:type="dxa"/>
            <w:gridSpan w:val="2"/>
            <w:vAlign w:val="center"/>
          </w:tcPr>
          <w:p w14:paraId="047C49A9" w14:textId="77777777" w:rsidR="000235AA" w:rsidRPr="00034999" w:rsidRDefault="000235AA" w:rsidP="002F6F8B">
            <w:pPr>
              <w:spacing w:line="240" w:lineRule="auto"/>
              <w:ind w:left="-72"/>
              <w:rPr>
                <w:b/>
                <w:sz w:val="16"/>
                <w:szCs w:val="16"/>
              </w:rPr>
            </w:pPr>
            <w:r w:rsidRPr="00034999">
              <w:rPr>
                <w:b/>
                <w:sz w:val="16"/>
                <w:szCs w:val="16"/>
              </w:rPr>
              <w:t>Anchor Pattern:</w:t>
            </w:r>
          </w:p>
        </w:tc>
        <w:tc>
          <w:tcPr>
            <w:tcW w:w="2835" w:type="dxa"/>
            <w:gridSpan w:val="2"/>
            <w:vAlign w:val="center"/>
          </w:tcPr>
          <w:p w14:paraId="2F229AEF" w14:textId="77777777" w:rsidR="000235AA" w:rsidRPr="00034999" w:rsidRDefault="000235AA" w:rsidP="002F6F8B">
            <w:pPr>
              <w:spacing w:line="240" w:lineRule="auto"/>
              <w:ind w:left="-72"/>
              <w:rPr>
                <w:sz w:val="16"/>
                <w:szCs w:val="18"/>
              </w:rPr>
            </w:pPr>
            <w:r w:rsidRPr="00F647DA">
              <w:rPr>
                <w:sz w:val="16"/>
                <w:szCs w:val="18"/>
              </w:rPr>
              <w:t>Per manufacturer's product data sheet</w:t>
            </w:r>
          </w:p>
        </w:tc>
        <w:tc>
          <w:tcPr>
            <w:tcW w:w="2413" w:type="dxa"/>
            <w:gridSpan w:val="3"/>
            <w:vAlign w:val="center"/>
          </w:tcPr>
          <w:p w14:paraId="5D9E81B0" w14:textId="77777777" w:rsidR="000235AA" w:rsidRPr="00034999" w:rsidRDefault="000235AA" w:rsidP="002F6F8B">
            <w:pPr>
              <w:spacing w:line="240" w:lineRule="auto"/>
              <w:ind w:right="-72"/>
              <w:jc w:val="right"/>
              <w:rPr>
                <w:b/>
                <w:sz w:val="16"/>
                <w:szCs w:val="16"/>
              </w:rPr>
            </w:pPr>
          </w:p>
        </w:tc>
        <w:tc>
          <w:tcPr>
            <w:tcW w:w="2703" w:type="dxa"/>
            <w:gridSpan w:val="2"/>
            <w:vMerge w:val="restart"/>
            <w:vAlign w:val="center"/>
          </w:tcPr>
          <w:p w14:paraId="24E225FD" w14:textId="77777777" w:rsidR="000235AA" w:rsidRPr="00034999" w:rsidRDefault="000235AA" w:rsidP="002F6F8B"/>
        </w:tc>
      </w:tr>
      <w:tr w:rsidR="000235AA" w:rsidRPr="00034999" w14:paraId="7B405108" w14:textId="77777777" w:rsidTr="002F6F8B">
        <w:trPr>
          <w:trHeight w:val="288"/>
          <w:jc w:val="center"/>
        </w:trPr>
        <w:tc>
          <w:tcPr>
            <w:tcW w:w="2140" w:type="dxa"/>
            <w:gridSpan w:val="2"/>
            <w:tcBorders>
              <w:bottom w:val="single" w:sz="12" w:space="0" w:color="auto"/>
            </w:tcBorders>
            <w:vAlign w:val="center"/>
          </w:tcPr>
          <w:p w14:paraId="097851EE" w14:textId="77777777" w:rsidR="000235AA" w:rsidRPr="00034999" w:rsidRDefault="000235AA" w:rsidP="002F6F8B">
            <w:pPr>
              <w:spacing w:line="240" w:lineRule="auto"/>
              <w:ind w:left="-72"/>
              <w:rPr>
                <w:b/>
                <w:sz w:val="16"/>
                <w:szCs w:val="16"/>
              </w:rPr>
            </w:pPr>
            <w:r w:rsidRPr="00034999">
              <w:rPr>
                <w:b/>
                <w:sz w:val="16"/>
                <w:szCs w:val="16"/>
              </w:rPr>
              <w:t>Total DFT:</w:t>
            </w:r>
          </w:p>
        </w:tc>
        <w:tc>
          <w:tcPr>
            <w:tcW w:w="2835" w:type="dxa"/>
            <w:gridSpan w:val="2"/>
            <w:tcBorders>
              <w:bottom w:val="single" w:sz="12" w:space="0" w:color="auto"/>
            </w:tcBorders>
            <w:vAlign w:val="center"/>
          </w:tcPr>
          <w:p w14:paraId="67EBBEA5" w14:textId="77777777" w:rsidR="000235AA" w:rsidRPr="00034999" w:rsidRDefault="000235AA" w:rsidP="002F6F8B">
            <w:pPr>
              <w:spacing w:line="240" w:lineRule="auto"/>
              <w:ind w:left="-72"/>
              <w:rPr>
                <w:sz w:val="16"/>
                <w:szCs w:val="18"/>
              </w:rPr>
            </w:pPr>
            <w:r w:rsidRPr="00D02000">
              <w:rPr>
                <w:sz w:val="16"/>
                <w:szCs w:val="18"/>
              </w:rPr>
              <w:t>Per manufacturer's product data sheet</w:t>
            </w:r>
          </w:p>
        </w:tc>
        <w:tc>
          <w:tcPr>
            <w:tcW w:w="2413" w:type="dxa"/>
            <w:gridSpan w:val="3"/>
            <w:tcBorders>
              <w:bottom w:val="single" w:sz="12" w:space="0" w:color="auto"/>
            </w:tcBorders>
            <w:vAlign w:val="center"/>
          </w:tcPr>
          <w:p w14:paraId="59FDC011" w14:textId="77777777" w:rsidR="000235AA" w:rsidRPr="00034999" w:rsidRDefault="000235AA" w:rsidP="002F6F8B">
            <w:pPr>
              <w:spacing w:line="240" w:lineRule="auto"/>
              <w:ind w:left="-72"/>
              <w:rPr>
                <w:b/>
                <w:sz w:val="16"/>
                <w:szCs w:val="16"/>
              </w:rPr>
            </w:pPr>
          </w:p>
        </w:tc>
        <w:tc>
          <w:tcPr>
            <w:tcW w:w="2703" w:type="dxa"/>
            <w:gridSpan w:val="2"/>
            <w:vMerge/>
            <w:tcBorders>
              <w:bottom w:val="single" w:sz="12" w:space="0" w:color="auto"/>
            </w:tcBorders>
            <w:vAlign w:val="center"/>
          </w:tcPr>
          <w:p w14:paraId="76BE3D3D" w14:textId="77777777" w:rsidR="000235AA" w:rsidRPr="00034999" w:rsidRDefault="000235AA" w:rsidP="002F6F8B"/>
        </w:tc>
      </w:tr>
      <w:tr w:rsidR="000235AA" w:rsidRPr="00034999" w14:paraId="5A2D1577" w14:textId="77777777" w:rsidTr="002F6F8B">
        <w:trPr>
          <w:trHeight w:val="468"/>
          <w:jc w:val="center"/>
        </w:trPr>
        <w:tc>
          <w:tcPr>
            <w:tcW w:w="2140" w:type="dxa"/>
            <w:gridSpan w:val="2"/>
            <w:tcBorders>
              <w:top w:val="single" w:sz="12" w:space="0" w:color="auto"/>
              <w:left w:val="single" w:sz="12" w:space="0" w:color="auto"/>
              <w:bottom w:val="single" w:sz="12" w:space="0" w:color="auto"/>
            </w:tcBorders>
            <w:shd w:val="clear" w:color="auto" w:fill="000000"/>
            <w:vAlign w:val="center"/>
          </w:tcPr>
          <w:p w14:paraId="6D71941E" w14:textId="77777777" w:rsidR="000235AA" w:rsidRPr="00034999" w:rsidRDefault="000235AA" w:rsidP="002F6F8B">
            <w:pPr>
              <w:spacing w:line="240" w:lineRule="auto"/>
              <w:ind w:left="98"/>
              <w:rPr>
                <w:b/>
                <w:color w:val="FFFFFF"/>
                <w:sz w:val="16"/>
                <w:szCs w:val="16"/>
              </w:rPr>
            </w:pPr>
            <w:r w:rsidRPr="00034999">
              <w:rPr>
                <w:b/>
                <w:color w:val="FFFFFF"/>
                <w:sz w:val="16"/>
                <w:szCs w:val="16"/>
              </w:rPr>
              <w:t>Coat, Generic Classification, DFT</w:t>
            </w:r>
          </w:p>
        </w:tc>
        <w:tc>
          <w:tcPr>
            <w:tcW w:w="2835" w:type="dxa"/>
            <w:gridSpan w:val="2"/>
            <w:tcBorders>
              <w:top w:val="single" w:sz="12" w:space="0" w:color="auto"/>
              <w:bottom w:val="single" w:sz="12" w:space="0" w:color="auto"/>
            </w:tcBorders>
            <w:shd w:val="clear" w:color="auto" w:fill="000000"/>
            <w:vAlign w:val="center"/>
          </w:tcPr>
          <w:p w14:paraId="394C389D" w14:textId="77777777" w:rsidR="000235AA" w:rsidRPr="00034999" w:rsidRDefault="000235AA" w:rsidP="002F6F8B">
            <w:pPr>
              <w:spacing w:line="240" w:lineRule="auto"/>
              <w:ind w:left="31"/>
              <w:rPr>
                <w:b/>
                <w:color w:val="FFFFFF"/>
                <w:w w:val="0"/>
                <w:sz w:val="16"/>
                <w:szCs w:val="16"/>
              </w:rPr>
            </w:pPr>
            <w:r w:rsidRPr="00034999">
              <w:rPr>
                <w:b/>
                <w:color w:val="FFFFFF"/>
                <w:sz w:val="16"/>
                <w:szCs w:val="16"/>
              </w:rPr>
              <w:t>Manufacturer</w:t>
            </w:r>
          </w:p>
        </w:tc>
        <w:tc>
          <w:tcPr>
            <w:tcW w:w="2413" w:type="dxa"/>
            <w:gridSpan w:val="3"/>
            <w:tcBorders>
              <w:top w:val="single" w:sz="12" w:space="0" w:color="auto"/>
              <w:bottom w:val="single" w:sz="12" w:space="0" w:color="auto"/>
            </w:tcBorders>
            <w:shd w:val="clear" w:color="auto" w:fill="000000"/>
            <w:vAlign w:val="center"/>
          </w:tcPr>
          <w:p w14:paraId="3C24A04C" w14:textId="77777777" w:rsidR="000235AA" w:rsidRPr="00034999" w:rsidRDefault="000235AA" w:rsidP="002F6F8B">
            <w:pPr>
              <w:spacing w:line="240" w:lineRule="auto"/>
              <w:ind w:left="0"/>
              <w:rPr>
                <w:b/>
                <w:color w:val="FFFFFF"/>
                <w:w w:val="0"/>
                <w:sz w:val="16"/>
                <w:szCs w:val="16"/>
              </w:rPr>
            </w:pPr>
            <w:r w:rsidRPr="00034999">
              <w:rPr>
                <w:b/>
                <w:color w:val="FFFFFF"/>
                <w:sz w:val="16"/>
                <w:szCs w:val="16"/>
              </w:rPr>
              <w:t>Product Designation</w:t>
            </w:r>
          </w:p>
        </w:tc>
        <w:tc>
          <w:tcPr>
            <w:tcW w:w="1084" w:type="dxa"/>
            <w:tcBorders>
              <w:top w:val="single" w:sz="12" w:space="0" w:color="auto"/>
              <w:bottom w:val="single" w:sz="12" w:space="0" w:color="auto"/>
            </w:tcBorders>
            <w:shd w:val="clear" w:color="auto" w:fill="000000"/>
            <w:vAlign w:val="center"/>
          </w:tcPr>
          <w:p w14:paraId="64266577" w14:textId="77777777" w:rsidR="000235AA" w:rsidRPr="00034999" w:rsidRDefault="000235AA" w:rsidP="002F6F8B">
            <w:pPr>
              <w:spacing w:line="240" w:lineRule="auto"/>
              <w:ind w:left="0"/>
              <w:jc w:val="center"/>
              <w:rPr>
                <w:b/>
                <w:color w:val="FFFFFF"/>
                <w:w w:val="0"/>
                <w:sz w:val="16"/>
                <w:szCs w:val="16"/>
              </w:rPr>
            </w:pPr>
            <w:r w:rsidRPr="00034999">
              <w:rPr>
                <w:b/>
                <w:color w:val="FFFFFF"/>
                <w:sz w:val="16"/>
                <w:szCs w:val="16"/>
              </w:rPr>
              <w:t>VOC (G/L)</w:t>
            </w:r>
          </w:p>
        </w:tc>
        <w:tc>
          <w:tcPr>
            <w:tcW w:w="1619" w:type="dxa"/>
            <w:tcBorders>
              <w:top w:val="single" w:sz="12" w:space="0" w:color="auto"/>
              <w:bottom w:val="single" w:sz="12" w:space="0" w:color="auto"/>
              <w:right w:val="single" w:sz="12" w:space="0" w:color="auto"/>
            </w:tcBorders>
            <w:shd w:val="clear" w:color="auto" w:fill="000000"/>
            <w:vAlign w:val="center"/>
          </w:tcPr>
          <w:p w14:paraId="300F689D" w14:textId="77777777" w:rsidR="000235AA" w:rsidRPr="00034999" w:rsidRDefault="000235AA" w:rsidP="002F6F8B">
            <w:pPr>
              <w:spacing w:line="240" w:lineRule="auto"/>
              <w:ind w:left="179"/>
              <w:rPr>
                <w:b/>
                <w:color w:val="FFFFFF"/>
                <w:w w:val="0"/>
                <w:sz w:val="16"/>
                <w:szCs w:val="16"/>
              </w:rPr>
            </w:pPr>
            <w:r w:rsidRPr="00034999">
              <w:rPr>
                <w:b/>
                <w:color w:val="FFFFFF"/>
                <w:sz w:val="16"/>
                <w:szCs w:val="16"/>
              </w:rPr>
              <w:t>By Max</w:t>
            </w:r>
            <w:r w:rsidRPr="00034999">
              <w:rPr>
                <w:b/>
                <w:color w:val="FFFFFF"/>
                <w:sz w:val="16"/>
                <w:szCs w:val="16"/>
              </w:rPr>
              <w:br/>
              <w:t>Svc Temp</w:t>
            </w:r>
          </w:p>
        </w:tc>
      </w:tr>
      <w:tr w:rsidR="000235AA" w:rsidRPr="00034999" w14:paraId="61D39E1D" w14:textId="77777777" w:rsidTr="00636B0B">
        <w:trPr>
          <w:trHeight w:val="288"/>
          <w:jc w:val="center"/>
        </w:trPr>
        <w:tc>
          <w:tcPr>
            <w:tcW w:w="2140" w:type="dxa"/>
            <w:gridSpan w:val="2"/>
            <w:vAlign w:val="center"/>
          </w:tcPr>
          <w:p w14:paraId="0E9D6C8C" w14:textId="77777777" w:rsidR="000235AA" w:rsidRPr="00034999" w:rsidRDefault="000235AA" w:rsidP="002F6F8B">
            <w:pPr>
              <w:spacing w:line="240" w:lineRule="auto"/>
              <w:ind w:left="98"/>
              <w:rPr>
                <w:b/>
                <w:bCs/>
                <w:sz w:val="16"/>
                <w:szCs w:val="18"/>
              </w:rPr>
            </w:pPr>
            <w:r w:rsidRPr="00034999">
              <w:rPr>
                <w:b/>
                <w:bCs/>
                <w:color w:val="auto"/>
                <w:sz w:val="16"/>
                <w:szCs w:val="16"/>
              </w:rPr>
              <w:t xml:space="preserve">PRIMER </w:t>
            </w:r>
          </w:p>
        </w:tc>
        <w:tc>
          <w:tcPr>
            <w:tcW w:w="2835" w:type="dxa"/>
            <w:gridSpan w:val="2"/>
            <w:vAlign w:val="center"/>
          </w:tcPr>
          <w:p w14:paraId="4859E311" w14:textId="77777777" w:rsidR="000235AA" w:rsidRPr="00004E2D" w:rsidRDefault="000235AA" w:rsidP="00004E2D">
            <w:pPr>
              <w:autoSpaceDE/>
              <w:autoSpaceDN/>
              <w:adjustRightInd/>
              <w:spacing w:before="0" w:line="240" w:lineRule="auto"/>
              <w:ind w:left="0"/>
              <w:rPr>
                <w:w w:val="0"/>
                <w:sz w:val="16"/>
                <w:szCs w:val="18"/>
              </w:rPr>
            </w:pPr>
            <w:r w:rsidRPr="00004E2D">
              <w:rPr>
                <w:w w:val="0"/>
                <w:sz w:val="16"/>
                <w:szCs w:val="18"/>
              </w:rPr>
              <w:t xml:space="preserve">PPG </w:t>
            </w:r>
          </w:p>
        </w:tc>
        <w:tc>
          <w:tcPr>
            <w:tcW w:w="2413" w:type="dxa"/>
            <w:gridSpan w:val="3"/>
            <w:vAlign w:val="center"/>
          </w:tcPr>
          <w:p w14:paraId="3B68E376" w14:textId="77777777" w:rsidR="000235AA" w:rsidRPr="00004E2D" w:rsidRDefault="000235AA" w:rsidP="00004E2D">
            <w:pPr>
              <w:autoSpaceDE/>
              <w:autoSpaceDN/>
              <w:adjustRightInd/>
              <w:spacing w:before="0" w:line="240" w:lineRule="auto"/>
              <w:ind w:left="0"/>
              <w:rPr>
                <w:w w:val="0"/>
                <w:sz w:val="16"/>
                <w:szCs w:val="18"/>
              </w:rPr>
            </w:pPr>
            <w:proofErr w:type="spellStart"/>
            <w:r w:rsidRPr="00004E2D">
              <w:rPr>
                <w:w w:val="0"/>
                <w:sz w:val="16"/>
                <w:szCs w:val="18"/>
              </w:rPr>
              <w:t>Dimetcote</w:t>
            </w:r>
            <w:proofErr w:type="spellEnd"/>
            <w:r w:rsidRPr="00004E2D">
              <w:rPr>
                <w:w w:val="0"/>
                <w:sz w:val="16"/>
                <w:szCs w:val="18"/>
              </w:rPr>
              <w:t xml:space="preserve"> 9 or </w:t>
            </w:r>
            <w:proofErr w:type="spellStart"/>
            <w:r w:rsidRPr="00004E2D">
              <w:rPr>
                <w:w w:val="0"/>
                <w:sz w:val="16"/>
                <w:szCs w:val="18"/>
              </w:rPr>
              <w:t>SigmaZinc</w:t>
            </w:r>
            <w:proofErr w:type="spellEnd"/>
            <w:r w:rsidRPr="00004E2D">
              <w:rPr>
                <w:w w:val="0"/>
                <w:sz w:val="16"/>
                <w:szCs w:val="18"/>
              </w:rPr>
              <w:t xml:space="preserve"> 9 </w:t>
            </w:r>
          </w:p>
        </w:tc>
        <w:tc>
          <w:tcPr>
            <w:tcW w:w="1084" w:type="dxa"/>
            <w:vAlign w:val="center"/>
          </w:tcPr>
          <w:p w14:paraId="41EAE901" w14:textId="77777777" w:rsidR="000235AA" w:rsidRPr="00032DC4" w:rsidRDefault="000235AA" w:rsidP="00B94223">
            <w:pPr>
              <w:autoSpaceDE/>
              <w:autoSpaceDN/>
              <w:adjustRightInd/>
              <w:spacing w:before="0" w:line="240" w:lineRule="auto"/>
              <w:ind w:left="0"/>
              <w:jc w:val="center"/>
              <w:rPr>
                <w:w w:val="0"/>
                <w:sz w:val="16"/>
                <w:szCs w:val="18"/>
              </w:rPr>
            </w:pPr>
            <w:r>
              <w:rPr>
                <w:color w:val="auto"/>
                <w:sz w:val="16"/>
                <w:szCs w:val="16"/>
              </w:rPr>
              <w:t>480</w:t>
            </w:r>
          </w:p>
        </w:tc>
        <w:tc>
          <w:tcPr>
            <w:tcW w:w="1619" w:type="dxa"/>
            <w:vAlign w:val="center"/>
          </w:tcPr>
          <w:p w14:paraId="6BF99B9C" w14:textId="77777777" w:rsidR="000235AA" w:rsidRPr="00034999" w:rsidRDefault="000235AA" w:rsidP="00B94223">
            <w:pPr>
              <w:autoSpaceDE/>
              <w:autoSpaceDN/>
              <w:adjustRightInd/>
              <w:spacing w:before="0" w:line="240" w:lineRule="auto"/>
              <w:ind w:left="0"/>
              <w:jc w:val="center"/>
              <w:rPr>
                <w:sz w:val="16"/>
                <w:szCs w:val="16"/>
                <w:lang w:val="ru-RU"/>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0235AA" w:rsidRPr="00034999" w14:paraId="24A24038" w14:textId="77777777" w:rsidTr="00636B0B">
        <w:trPr>
          <w:trHeight w:val="288"/>
          <w:jc w:val="center"/>
        </w:trPr>
        <w:tc>
          <w:tcPr>
            <w:tcW w:w="2140" w:type="dxa"/>
            <w:gridSpan w:val="2"/>
            <w:vAlign w:val="center"/>
          </w:tcPr>
          <w:p w14:paraId="0E65B4DA" w14:textId="77777777" w:rsidR="000235AA" w:rsidRPr="00034999" w:rsidRDefault="000235AA" w:rsidP="002F6F8B">
            <w:pPr>
              <w:spacing w:line="240" w:lineRule="auto"/>
              <w:ind w:left="98"/>
              <w:rPr>
                <w:b/>
                <w:bCs/>
                <w:sz w:val="16"/>
                <w:szCs w:val="18"/>
              </w:rPr>
            </w:pPr>
            <w:r w:rsidRPr="00034999">
              <w:rPr>
                <w:b/>
                <w:bCs/>
                <w:sz w:val="16"/>
                <w:szCs w:val="18"/>
              </w:rPr>
              <w:t>Self-Cured Inorganic</w:t>
            </w:r>
          </w:p>
        </w:tc>
        <w:tc>
          <w:tcPr>
            <w:tcW w:w="2835" w:type="dxa"/>
            <w:gridSpan w:val="2"/>
            <w:vAlign w:val="center"/>
          </w:tcPr>
          <w:p w14:paraId="6ED7BB67" w14:textId="77777777" w:rsidR="000235AA" w:rsidRPr="00034999" w:rsidRDefault="000235AA" w:rsidP="00004E2D">
            <w:pPr>
              <w:autoSpaceDE/>
              <w:autoSpaceDN/>
              <w:adjustRightInd/>
              <w:spacing w:before="0" w:line="240" w:lineRule="auto"/>
              <w:ind w:left="0"/>
              <w:rPr>
                <w:w w:val="0"/>
                <w:sz w:val="16"/>
                <w:szCs w:val="18"/>
              </w:rPr>
            </w:pPr>
            <w:r w:rsidRPr="00004E2D">
              <w:rPr>
                <w:w w:val="0"/>
                <w:sz w:val="16"/>
                <w:szCs w:val="18"/>
              </w:rPr>
              <w:t>Carboline</w:t>
            </w:r>
          </w:p>
        </w:tc>
        <w:tc>
          <w:tcPr>
            <w:tcW w:w="2413" w:type="dxa"/>
            <w:gridSpan w:val="3"/>
            <w:vAlign w:val="center"/>
          </w:tcPr>
          <w:p w14:paraId="653D3EB3" w14:textId="77777777" w:rsidR="000235AA" w:rsidRPr="00034999" w:rsidRDefault="000235AA" w:rsidP="00004E2D">
            <w:pPr>
              <w:autoSpaceDE/>
              <w:autoSpaceDN/>
              <w:adjustRightInd/>
              <w:spacing w:before="0" w:line="240" w:lineRule="auto"/>
              <w:ind w:left="0"/>
              <w:rPr>
                <w:w w:val="0"/>
                <w:sz w:val="16"/>
                <w:szCs w:val="18"/>
              </w:rPr>
            </w:pPr>
            <w:proofErr w:type="spellStart"/>
            <w:r w:rsidRPr="00004E2D">
              <w:rPr>
                <w:w w:val="0"/>
                <w:sz w:val="16"/>
                <w:szCs w:val="18"/>
              </w:rPr>
              <w:t>Carbozinc</w:t>
            </w:r>
            <w:proofErr w:type="spellEnd"/>
            <w:r w:rsidRPr="00004E2D">
              <w:rPr>
                <w:w w:val="0"/>
                <w:sz w:val="16"/>
                <w:szCs w:val="18"/>
              </w:rPr>
              <w:t xml:space="preserve"> 11 Series</w:t>
            </w:r>
          </w:p>
        </w:tc>
        <w:tc>
          <w:tcPr>
            <w:tcW w:w="1084" w:type="dxa"/>
            <w:vAlign w:val="center"/>
          </w:tcPr>
          <w:p w14:paraId="799B4299" w14:textId="77777777" w:rsidR="000235AA" w:rsidRPr="00034999" w:rsidRDefault="000235AA" w:rsidP="00B94223">
            <w:pPr>
              <w:autoSpaceDE/>
              <w:autoSpaceDN/>
              <w:adjustRightInd/>
              <w:spacing w:before="0" w:line="240" w:lineRule="auto"/>
              <w:ind w:left="0"/>
              <w:jc w:val="center"/>
              <w:rPr>
                <w:w w:val="0"/>
                <w:sz w:val="16"/>
                <w:szCs w:val="18"/>
              </w:rPr>
            </w:pPr>
            <w:r w:rsidRPr="00034999">
              <w:rPr>
                <w:color w:val="auto"/>
                <w:sz w:val="16"/>
                <w:szCs w:val="16"/>
                <w:lang w:val="ru-RU"/>
              </w:rPr>
              <w:t>264–515</w:t>
            </w:r>
          </w:p>
        </w:tc>
        <w:tc>
          <w:tcPr>
            <w:tcW w:w="1619" w:type="dxa"/>
            <w:vAlign w:val="center"/>
          </w:tcPr>
          <w:p w14:paraId="5456E529" w14:textId="77777777" w:rsidR="000235AA" w:rsidRPr="00034999" w:rsidRDefault="000235AA" w:rsidP="00B94223">
            <w:pPr>
              <w:autoSpaceDE/>
              <w:autoSpaceDN/>
              <w:adjustRightInd/>
              <w:spacing w:before="0"/>
              <w:ind w:left="11"/>
              <w:jc w:val="center"/>
              <w:rPr>
                <w:w w:val="0"/>
                <w:sz w:val="16"/>
                <w:szCs w:val="16"/>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0235AA" w:rsidRPr="00034999" w14:paraId="6C3FE3DC" w14:textId="77777777" w:rsidTr="00636B0B">
        <w:trPr>
          <w:trHeight w:val="288"/>
          <w:jc w:val="center"/>
        </w:trPr>
        <w:tc>
          <w:tcPr>
            <w:tcW w:w="2140" w:type="dxa"/>
            <w:gridSpan w:val="2"/>
            <w:vAlign w:val="center"/>
          </w:tcPr>
          <w:p w14:paraId="7F867483" w14:textId="77777777" w:rsidR="000235AA" w:rsidRPr="00034999" w:rsidRDefault="000235AA" w:rsidP="002F6F8B">
            <w:pPr>
              <w:spacing w:line="240" w:lineRule="auto"/>
              <w:ind w:left="98"/>
              <w:rPr>
                <w:b/>
                <w:bCs/>
                <w:sz w:val="16"/>
                <w:szCs w:val="18"/>
              </w:rPr>
            </w:pPr>
            <w:r w:rsidRPr="00034999">
              <w:rPr>
                <w:b/>
                <w:bCs/>
                <w:sz w:val="16"/>
                <w:szCs w:val="18"/>
              </w:rPr>
              <w:t>Zinc - Solvent</w:t>
            </w:r>
          </w:p>
        </w:tc>
        <w:tc>
          <w:tcPr>
            <w:tcW w:w="2835" w:type="dxa"/>
            <w:gridSpan w:val="2"/>
            <w:vAlign w:val="center"/>
          </w:tcPr>
          <w:p w14:paraId="6430D36D" w14:textId="1D8A376A" w:rsidR="000235AA" w:rsidRPr="00004E2D" w:rsidRDefault="00F85E0C" w:rsidP="00004E2D">
            <w:pPr>
              <w:autoSpaceDE/>
              <w:autoSpaceDN/>
              <w:adjustRightInd/>
              <w:spacing w:before="0" w:line="240" w:lineRule="auto"/>
              <w:ind w:left="0"/>
              <w:rPr>
                <w:w w:val="0"/>
                <w:sz w:val="16"/>
                <w:szCs w:val="18"/>
              </w:rPr>
            </w:pPr>
            <w:ins w:id="912" w:author="Issayevskiy, Konstantin [STAMGazStroy LLP]" w:date="2025-12-08T15:53:00Z" w16du:dateUtc="2025-12-08T10:53:00Z">
              <w:r w:rsidRPr="00004E2D">
                <w:rPr>
                  <w:w w:val="0"/>
                  <w:sz w:val="16"/>
                  <w:szCs w:val="18"/>
                </w:rPr>
                <w:t>Hempel Coatings (USA), Inc.</w:t>
              </w:r>
            </w:ins>
            <w:del w:id="913" w:author="Issayevskiy, Konstantin [STAMGazStroy LLP]" w:date="2025-12-08T15:53:00Z" w16du:dateUtc="2025-12-08T10:53:00Z">
              <w:r w:rsidR="000235AA" w:rsidRPr="00004E2D" w:rsidDel="00F85E0C">
                <w:rPr>
                  <w:w w:val="0"/>
                  <w:sz w:val="16"/>
                  <w:szCs w:val="18"/>
                </w:rPr>
                <w:delText>Dampney Company, Inc.</w:delText>
              </w:r>
            </w:del>
          </w:p>
        </w:tc>
        <w:tc>
          <w:tcPr>
            <w:tcW w:w="2413" w:type="dxa"/>
            <w:gridSpan w:val="3"/>
            <w:vAlign w:val="center"/>
          </w:tcPr>
          <w:p w14:paraId="402BF6F5" w14:textId="69BB6FD8" w:rsidR="000235AA" w:rsidRPr="00004E2D" w:rsidRDefault="00F85E0C" w:rsidP="00004E2D">
            <w:pPr>
              <w:autoSpaceDE/>
              <w:autoSpaceDN/>
              <w:adjustRightInd/>
              <w:spacing w:before="0" w:line="240" w:lineRule="auto"/>
              <w:ind w:left="0"/>
              <w:rPr>
                <w:w w:val="0"/>
                <w:sz w:val="16"/>
                <w:szCs w:val="18"/>
              </w:rPr>
            </w:pPr>
            <w:proofErr w:type="spellStart"/>
            <w:ins w:id="914" w:author="Issayevskiy, Konstantin [STAMGazStroy LLP]" w:date="2025-12-08T15:53:00Z" w16du:dateUtc="2025-12-08T10:53:00Z">
              <w:r w:rsidRPr="00004E2D">
                <w:rPr>
                  <w:w w:val="0"/>
                  <w:sz w:val="16"/>
                  <w:szCs w:val="18"/>
                </w:rPr>
                <w:t>Galvosil</w:t>
              </w:r>
              <w:proofErr w:type="spellEnd"/>
              <w:r w:rsidRPr="00004E2D">
                <w:rPr>
                  <w:w w:val="0"/>
                  <w:sz w:val="16"/>
                  <w:szCs w:val="18"/>
                </w:rPr>
                <w:t xml:space="preserve"> series </w:t>
              </w:r>
            </w:ins>
            <w:del w:id="915" w:author="Issayevskiy, Konstantin [STAMGazStroy LLP]" w:date="2025-12-08T15:54:00Z" w16du:dateUtc="2025-12-08T10:54:00Z">
              <w:r w:rsidR="000235AA" w:rsidRPr="00004E2D" w:rsidDel="0072776D">
                <w:rPr>
                  <w:w w:val="0"/>
                  <w:sz w:val="16"/>
                  <w:szCs w:val="18"/>
                </w:rPr>
                <w:delText>Encor 835</w:delText>
              </w:r>
            </w:del>
          </w:p>
        </w:tc>
        <w:tc>
          <w:tcPr>
            <w:tcW w:w="1084" w:type="dxa"/>
            <w:vAlign w:val="center"/>
          </w:tcPr>
          <w:p w14:paraId="71ADE03B" w14:textId="3026AC3C" w:rsidR="000235AA" w:rsidRPr="00F647DA" w:rsidRDefault="0072776D" w:rsidP="00B94223">
            <w:pPr>
              <w:suppressAutoHyphens/>
              <w:spacing w:line="240" w:lineRule="auto"/>
              <w:ind w:left="0"/>
              <w:jc w:val="center"/>
              <w:rPr>
                <w:color w:val="auto"/>
                <w:w w:val="0"/>
                <w:sz w:val="16"/>
                <w:szCs w:val="16"/>
              </w:rPr>
            </w:pPr>
            <w:ins w:id="916" w:author="Issayevskiy, Konstantin [STAMGazStroy LLP]" w:date="2025-12-08T15:54:00Z" w16du:dateUtc="2025-12-08T10:54:00Z">
              <w:r w:rsidRPr="00034999">
                <w:rPr>
                  <w:color w:val="auto"/>
                  <w:sz w:val="16"/>
                  <w:szCs w:val="16"/>
                  <w:lang w:val="ru-RU"/>
                </w:rPr>
                <w:t>320–435</w:t>
              </w:r>
            </w:ins>
            <w:del w:id="917" w:author="Issayevskiy, Konstantin [STAMGazStroy LLP]" w:date="2025-12-08T15:54:00Z" w16du:dateUtc="2025-12-08T10:54:00Z">
              <w:r w:rsidR="000235AA" w:rsidDel="0072776D">
                <w:rPr>
                  <w:color w:val="auto"/>
                  <w:sz w:val="16"/>
                  <w:szCs w:val="16"/>
                </w:rPr>
                <w:delText>360</w:delText>
              </w:r>
            </w:del>
          </w:p>
        </w:tc>
        <w:tc>
          <w:tcPr>
            <w:tcW w:w="1619" w:type="dxa"/>
            <w:vAlign w:val="center"/>
          </w:tcPr>
          <w:p w14:paraId="36801F5C" w14:textId="18FFB02A" w:rsidR="000235AA" w:rsidRPr="00034999" w:rsidRDefault="0072776D" w:rsidP="00B94223">
            <w:pPr>
              <w:autoSpaceDE/>
              <w:autoSpaceDN/>
              <w:adjustRightInd/>
              <w:spacing w:before="0"/>
              <w:ind w:left="0"/>
              <w:jc w:val="center"/>
              <w:rPr>
                <w:color w:val="auto"/>
                <w:sz w:val="16"/>
                <w:szCs w:val="16"/>
                <w:lang w:val="ru-RU"/>
              </w:rPr>
            </w:pPr>
            <w:ins w:id="918" w:author="Issayevskiy, Konstantin [STAMGazStroy LLP]" w:date="2025-12-08T15:54:00Z" w16du:dateUtc="2025-12-08T10:54:00Z">
              <w:r w:rsidRPr="00034999">
                <w:rPr>
                  <w:color w:val="auto"/>
                  <w:sz w:val="16"/>
                  <w:szCs w:val="16"/>
                  <w:lang w:val="ru-RU"/>
                </w:rPr>
                <w:t>500°C</w:t>
              </w:r>
              <w:r w:rsidRPr="00034999">
                <w:rPr>
                  <w:color w:val="auto"/>
                  <w:sz w:val="16"/>
                  <w:szCs w:val="16"/>
                </w:rPr>
                <w:t xml:space="preserve"> (</w:t>
              </w:r>
              <w:r w:rsidRPr="00034999">
                <w:rPr>
                  <w:color w:val="auto"/>
                  <w:sz w:val="16"/>
                  <w:szCs w:val="16"/>
                  <w:lang w:val="ru-RU"/>
                </w:rPr>
                <w:t>932°F)</w:t>
              </w:r>
            </w:ins>
            <w:del w:id="919" w:author="Issayevskiy, Konstantin [STAMGazStroy LLP]" w:date="2025-12-08T15:54:00Z" w16du:dateUtc="2025-12-08T10:54:00Z">
              <w:r w:rsidR="000235AA" w:rsidRPr="00034999" w:rsidDel="0072776D">
                <w:rPr>
                  <w:color w:val="auto"/>
                  <w:sz w:val="16"/>
                  <w:szCs w:val="16"/>
                  <w:lang w:val="ru-RU"/>
                </w:rPr>
                <w:delText>649°C (1200°F)</w:delText>
              </w:r>
            </w:del>
          </w:p>
        </w:tc>
      </w:tr>
      <w:tr w:rsidR="000235AA" w:rsidRPr="00034999" w14:paraId="589F9E95" w14:textId="77777777" w:rsidTr="00636B0B">
        <w:trPr>
          <w:trHeight w:val="288"/>
          <w:jc w:val="center"/>
        </w:trPr>
        <w:tc>
          <w:tcPr>
            <w:tcW w:w="2140" w:type="dxa"/>
            <w:gridSpan w:val="2"/>
            <w:vAlign w:val="center"/>
          </w:tcPr>
          <w:p w14:paraId="6A156E26" w14:textId="77777777" w:rsidR="000235AA" w:rsidRPr="00034999" w:rsidRDefault="000235AA" w:rsidP="002F6F8B">
            <w:pPr>
              <w:spacing w:line="240" w:lineRule="auto"/>
              <w:ind w:left="98"/>
              <w:rPr>
                <w:b/>
                <w:bCs/>
                <w:sz w:val="16"/>
                <w:szCs w:val="18"/>
              </w:rPr>
            </w:pPr>
            <w:r w:rsidRPr="00034999">
              <w:rPr>
                <w:b/>
                <w:bCs/>
                <w:sz w:val="16"/>
                <w:szCs w:val="18"/>
              </w:rPr>
              <w:t>Reducible</w:t>
            </w:r>
          </w:p>
        </w:tc>
        <w:tc>
          <w:tcPr>
            <w:tcW w:w="2835" w:type="dxa"/>
            <w:gridSpan w:val="2"/>
            <w:vAlign w:val="center"/>
          </w:tcPr>
          <w:p w14:paraId="532F9221" w14:textId="2B9B70C9" w:rsidR="000235AA" w:rsidRPr="00004E2D" w:rsidRDefault="00F85E0C" w:rsidP="00004E2D">
            <w:pPr>
              <w:autoSpaceDE/>
              <w:autoSpaceDN/>
              <w:adjustRightInd/>
              <w:spacing w:before="0" w:line="240" w:lineRule="auto"/>
              <w:ind w:left="0"/>
              <w:rPr>
                <w:w w:val="0"/>
                <w:sz w:val="16"/>
                <w:szCs w:val="18"/>
              </w:rPr>
            </w:pPr>
            <w:proofErr w:type="spellStart"/>
            <w:ins w:id="920" w:author="Issayevskiy, Konstantin [STAMGazStroy LLP]" w:date="2025-12-08T15:53:00Z" w16du:dateUtc="2025-12-08T10:53:00Z">
              <w:r w:rsidRPr="00004E2D">
                <w:rPr>
                  <w:w w:val="0"/>
                  <w:sz w:val="16"/>
                  <w:szCs w:val="18"/>
                </w:rPr>
                <w:t>Dampney</w:t>
              </w:r>
              <w:proofErr w:type="spellEnd"/>
              <w:r w:rsidRPr="00004E2D">
                <w:rPr>
                  <w:w w:val="0"/>
                  <w:sz w:val="16"/>
                  <w:szCs w:val="18"/>
                </w:rPr>
                <w:t xml:space="preserve"> Company, Inc.</w:t>
              </w:r>
            </w:ins>
            <w:del w:id="921" w:author="Issayevskiy, Konstantin [STAMGazStroy LLP]" w:date="2025-12-08T15:53:00Z" w16du:dateUtc="2025-12-08T10:53:00Z">
              <w:r w:rsidR="000235AA" w:rsidRPr="00004E2D" w:rsidDel="00F85E0C">
                <w:rPr>
                  <w:w w:val="0"/>
                  <w:sz w:val="16"/>
                  <w:szCs w:val="18"/>
                </w:rPr>
                <w:delText>Hempel Coatings (USA), Inc.</w:delText>
              </w:r>
            </w:del>
          </w:p>
        </w:tc>
        <w:tc>
          <w:tcPr>
            <w:tcW w:w="2413" w:type="dxa"/>
            <w:gridSpan w:val="3"/>
            <w:vAlign w:val="center"/>
          </w:tcPr>
          <w:p w14:paraId="6305CC29" w14:textId="676FE58A" w:rsidR="000235AA" w:rsidRPr="00004E2D" w:rsidRDefault="0072776D" w:rsidP="00004E2D">
            <w:pPr>
              <w:autoSpaceDE/>
              <w:autoSpaceDN/>
              <w:adjustRightInd/>
              <w:spacing w:before="0" w:line="240" w:lineRule="auto"/>
              <w:ind w:left="0"/>
              <w:rPr>
                <w:w w:val="0"/>
                <w:sz w:val="16"/>
                <w:szCs w:val="18"/>
              </w:rPr>
            </w:pPr>
            <w:proofErr w:type="spellStart"/>
            <w:ins w:id="922" w:author="Issayevskiy, Konstantin [STAMGazStroy LLP]" w:date="2025-12-08T15:54:00Z" w16du:dateUtc="2025-12-08T10:54:00Z">
              <w:r w:rsidRPr="00004E2D">
                <w:rPr>
                  <w:w w:val="0"/>
                  <w:sz w:val="16"/>
                  <w:szCs w:val="18"/>
                </w:rPr>
                <w:t>Encor</w:t>
              </w:r>
              <w:proofErr w:type="spellEnd"/>
              <w:r w:rsidRPr="00004E2D">
                <w:rPr>
                  <w:w w:val="0"/>
                  <w:sz w:val="16"/>
                  <w:szCs w:val="18"/>
                </w:rPr>
                <w:t xml:space="preserve"> 835</w:t>
              </w:r>
            </w:ins>
            <w:del w:id="923" w:author="Issayevskiy, Konstantin [STAMGazStroy LLP]" w:date="2025-12-08T15:54:00Z" w16du:dateUtc="2025-12-08T10:54:00Z">
              <w:r w:rsidR="000235AA" w:rsidRPr="00004E2D" w:rsidDel="0072776D">
                <w:rPr>
                  <w:w w:val="0"/>
                  <w:sz w:val="16"/>
                  <w:szCs w:val="18"/>
                </w:rPr>
                <w:delText>Galvosil series</w:delText>
              </w:r>
            </w:del>
          </w:p>
        </w:tc>
        <w:tc>
          <w:tcPr>
            <w:tcW w:w="1084" w:type="dxa"/>
            <w:vAlign w:val="center"/>
          </w:tcPr>
          <w:p w14:paraId="7076285E" w14:textId="627A9AB1" w:rsidR="000235AA" w:rsidRPr="00034999" w:rsidRDefault="0072776D" w:rsidP="00B94223">
            <w:pPr>
              <w:suppressAutoHyphens/>
              <w:spacing w:line="240" w:lineRule="auto"/>
              <w:ind w:left="0"/>
              <w:jc w:val="center"/>
              <w:rPr>
                <w:color w:val="auto"/>
                <w:w w:val="0"/>
                <w:sz w:val="16"/>
                <w:szCs w:val="16"/>
                <w:lang w:val="ru-RU"/>
              </w:rPr>
            </w:pPr>
            <w:ins w:id="924" w:author="Issayevskiy, Konstantin [STAMGazStroy LLP]" w:date="2025-12-08T15:54:00Z" w16du:dateUtc="2025-12-08T10:54:00Z">
              <w:r>
                <w:rPr>
                  <w:color w:val="auto"/>
                  <w:sz w:val="16"/>
                  <w:szCs w:val="16"/>
                </w:rPr>
                <w:t>360</w:t>
              </w:r>
            </w:ins>
            <w:del w:id="925" w:author="Issayevskiy, Konstantin [STAMGazStroy LLP]" w:date="2025-12-08T15:54:00Z" w16du:dateUtc="2025-12-08T10:54:00Z">
              <w:r w:rsidR="000235AA" w:rsidRPr="00034999" w:rsidDel="0072776D">
                <w:rPr>
                  <w:color w:val="auto"/>
                  <w:sz w:val="16"/>
                  <w:szCs w:val="16"/>
                  <w:lang w:val="ru-RU"/>
                </w:rPr>
                <w:delText>320–435</w:delText>
              </w:r>
            </w:del>
          </w:p>
        </w:tc>
        <w:tc>
          <w:tcPr>
            <w:tcW w:w="1619" w:type="dxa"/>
            <w:vAlign w:val="center"/>
          </w:tcPr>
          <w:p w14:paraId="7FF7986E" w14:textId="53B63C93" w:rsidR="000235AA" w:rsidRPr="003642DE" w:rsidRDefault="0072776D" w:rsidP="00B94223">
            <w:pPr>
              <w:autoSpaceDE/>
              <w:autoSpaceDN/>
              <w:adjustRightInd/>
              <w:spacing w:before="0"/>
              <w:ind w:left="0"/>
              <w:jc w:val="center"/>
              <w:rPr>
                <w:color w:val="auto"/>
                <w:sz w:val="16"/>
                <w:szCs w:val="16"/>
              </w:rPr>
            </w:pPr>
            <w:ins w:id="926" w:author="Issayevskiy, Konstantin [STAMGazStroy LLP]" w:date="2025-12-08T15:54:00Z" w16du:dateUtc="2025-12-08T10:54:00Z">
              <w:r w:rsidRPr="00034999">
                <w:rPr>
                  <w:color w:val="auto"/>
                  <w:sz w:val="16"/>
                  <w:szCs w:val="16"/>
                  <w:lang w:val="ru-RU"/>
                </w:rPr>
                <w:t>649°C (1200°F)</w:t>
              </w:r>
            </w:ins>
            <w:del w:id="927" w:author="Issayevskiy, Konstantin [STAMGazStroy LLP]" w:date="2025-12-08T15:54:00Z" w16du:dateUtc="2025-12-08T10:54:00Z">
              <w:r w:rsidR="000235AA" w:rsidRPr="00034999" w:rsidDel="0072776D">
                <w:rPr>
                  <w:color w:val="auto"/>
                  <w:sz w:val="16"/>
                  <w:szCs w:val="16"/>
                  <w:lang w:val="ru-RU"/>
                </w:rPr>
                <w:delText>500°C</w:delText>
              </w:r>
              <w:r w:rsidR="000235AA" w:rsidRPr="00034999" w:rsidDel="0072776D">
                <w:rPr>
                  <w:color w:val="auto"/>
                  <w:sz w:val="16"/>
                  <w:szCs w:val="16"/>
                </w:rPr>
                <w:delText xml:space="preserve"> (</w:delText>
              </w:r>
              <w:r w:rsidR="000235AA" w:rsidRPr="00034999" w:rsidDel="0072776D">
                <w:rPr>
                  <w:color w:val="auto"/>
                  <w:sz w:val="16"/>
                  <w:szCs w:val="16"/>
                  <w:lang w:val="ru-RU"/>
                </w:rPr>
                <w:delText>932°F)</w:delText>
              </w:r>
            </w:del>
          </w:p>
        </w:tc>
      </w:tr>
      <w:tr w:rsidR="00636B0B" w:rsidRPr="00034999" w14:paraId="07AF9495" w14:textId="77777777" w:rsidTr="00636B0B">
        <w:trPr>
          <w:trHeight w:val="288"/>
          <w:jc w:val="center"/>
        </w:trPr>
        <w:tc>
          <w:tcPr>
            <w:tcW w:w="2140" w:type="dxa"/>
            <w:gridSpan w:val="2"/>
            <w:vMerge w:val="restart"/>
            <w:vAlign w:val="center"/>
          </w:tcPr>
          <w:p w14:paraId="7E93A63F" w14:textId="77777777" w:rsidR="00636B0B" w:rsidRPr="00034999" w:rsidRDefault="00636B0B" w:rsidP="002F6F8B">
            <w:pPr>
              <w:spacing w:before="0" w:line="240" w:lineRule="auto"/>
              <w:ind w:left="98"/>
              <w:rPr>
                <w:b/>
                <w:bCs/>
                <w:w w:val="0"/>
                <w:sz w:val="16"/>
                <w:szCs w:val="18"/>
              </w:rPr>
            </w:pPr>
            <w:r w:rsidRPr="00034999">
              <w:rPr>
                <w:b/>
                <w:bCs/>
                <w:sz w:val="16"/>
                <w:szCs w:val="18"/>
              </w:rPr>
              <w:t>DFT as per</w:t>
            </w:r>
          </w:p>
          <w:p w14:paraId="015DC337" w14:textId="77777777" w:rsidR="00636B0B" w:rsidRPr="00034999" w:rsidRDefault="00636B0B" w:rsidP="002F6F8B">
            <w:pPr>
              <w:spacing w:before="0" w:line="240" w:lineRule="auto"/>
              <w:ind w:left="98"/>
              <w:rPr>
                <w:b/>
                <w:bCs/>
                <w:w w:val="0"/>
                <w:sz w:val="16"/>
                <w:szCs w:val="18"/>
              </w:rPr>
            </w:pPr>
            <w:r w:rsidRPr="00034999">
              <w:rPr>
                <w:b/>
                <w:bCs/>
                <w:sz w:val="16"/>
                <w:szCs w:val="18"/>
              </w:rPr>
              <w:t>Manufacturer’s</w:t>
            </w:r>
          </w:p>
          <w:p w14:paraId="0516C011" w14:textId="77777777" w:rsidR="00636B0B" w:rsidRPr="00034999" w:rsidRDefault="00636B0B" w:rsidP="002F6F8B">
            <w:pPr>
              <w:spacing w:before="0" w:line="240" w:lineRule="auto"/>
              <w:ind w:left="98"/>
              <w:rPr>
                <w:b/>
                <w:bCs/>
                <w:w w:val="0"/>
                <w:sz w:val="16"/>
                <w:szCs w:val="18"/>
              </w:rPr>
            </w:pPr>
            <w:r w:rsidRPr="00034999">
              <w:rPr>
                <w:b/>
                <w:bCs/>
                <w:sz w:val="16"/>
                <w:szCs w:val="18"/>
              </w:rPr>
              <w:t>Product Sheet</w:t>
            </w:r>
          </w:p>
        </w:tc>
        <w:tc>
          <w:tcPr>
            <w:tcW w:w="2835" w:type="dxa"/>
            <w:gridSpan w:val="2"/>
            <w:vAlign w:val="center"/>
          </w:tcPr>
          <w:p w14:paraId="54D310A9" w14:textId="77777777" w:rsidR="00636B0B" w:rsidRPr="00004E2D" w:rsidRDefault="00636B0B" w:rsidP="00004E2D">
            <w:pPr>
              <w:autoSpaceDE/>
              <w:autoSpaceDN/>
              <w:adjustRightInd/>
              <w:spacing w:before="0" w:line="240" w:lineRule="auto"/>
              <w:ind w:left="0"/>
              <w:rPr>
                <w:w w:val="0"/>
                <w:sz w:val="16"/>
                <w:szCs w:val="18"/>
              </w:rPr>
            </w:pPr>
            <w:r w:rsidRPr="00004E2D">
              <w:rPr>
                <w:w w:val="0"/>
                <w:sz w:val="16"/>
                <w:szCs w:val="18"/>
              </w:rPr>
              <w:t xml:space="preserve">International </w:t>
            </w:r>
          </w:p>
        </w:tc>
        <w:tc>
          <w:tcPr>
            <w:tcW w:w="2413" w:type="dxa"/>
            <w:gridSpan w:val="3"/>
            <w:vAlign w:val="center"/>
          </w:tcPr>
          <w:p w14:paraId="00FF855C" w14:textId="77777777" w:rsidR="00636B0B" w:rsidRPr="00AB0C37" w:rsidRDefault="00636B0B" w:rsidP="00004E2D">
            <w:pPr>
              <w:autoSpaceDE/>
              <w:autoSpaceDN/>
              <w:adjustRightInd/>
              <w:spacing w:before="0" w:line="240" w:lineRule="auto"/>
              <w:ind w:left="0"/>
              <w:rPr>
                <w:w w:val="0"/>
                <w:sz w:val="16"/>
                <w:szCs w:val="18"/>
              </w:rPr>
            </w:pPr>
            <w:proofErr w:type="spellStart"/>
            <w:r w:rsidRPr="00AB0C37">
              <w:rPr>
                <w:w w:val="0"/>
                <w:sz w:val="16"/>
                <w:szCs w:val="18"/>
              </w:rPr>
              <w:t>Interzinc</w:t>
            </w:r>
            <w:proofErr w:type="spellEnd"/>
            <w:r w:rsidRPr="00AB0C37">
              <w:rPr>
                <w:w w:val="0"/>
                <w:sz w:val="16"/>
                <w:szCs w:val="18"/>
              </w:rPr>
              <w:t xml:space="preserve"> 22 Series </w:t>
            </w:r>
          </w:p>
        </w:tc>
        <w:tc>
          <w:tcPr>
            <w:tcW w:w="1084" w:type="dxa"/>
            <w:vAlign w:val="center"/>
          </w:tcPr>
          <w:p w14:paraId="65ABCD72" w14:textId="0835CDCC" w:rsidR="00636B0B" w:rsidRPr="00034999" w:rsidRDefault="00636B0B" w:rsidP="00B94223">
            <w:pPr>
              <w:suppressAutoHyphens/>
              <w:spacing w:before="0" w:line="240" w:lineRule="auto"/>
              <w:ind w:left="0"/>
              <w:jc w:val="center"/>
              <w:rPr>
                <w:color w:val="auto"/>
                <w:w w:val="0"/>
                <w:sz w:val="16"/>
                <w:szCs w:val="16"/>
              </w:rPr>
            </w:pPr>
            <w:r>
              <w:rPr>
                <w:color w:val="auto"/>
                <w:sz w:val="16"/>
                <w:szCs w:val="16"/>
              </w:rPr>
              <w:t>290-470</w:t>
            </w:r>
          </w:p>
        </w:tc>
        <w:tc>
          <w:tcPr>
            <w:tcW w:w="1619" w:type="dxa"/>
            <w:vAlign w:val="center"/>
          </w:tcPr>
          <w:p w14:paraId="0AF58302" w14:textId="77777777" w:rsidR="00636B0B" w:rsidRPr="00034999" w:rsidRDefault="00636B0B" w:rsidP="00B94223">
            <w:pPr>
              <w:autoSpaceDE/>
              <w:autoSpaceDN/>
              <w:adjustRightInd/>
              <w:spacing w:before="0"/>
              <w:ind w:left="0"/>
              <w:jc w:val="center"/>
              <w:rPr>
                <w:color w:val="auto"/>
                <w:sz w:val="16"/>
                <w:szCs w:val="16"/>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636B0B" w:rsidRPr="00034999" w14:paraId="631DAB19" w14:textId="77777777" w:rsidTr="00636B0B">
        <w:trPr>
          <w:trHeight w:val="288"/>
          <w:jc w:val="center"/>
        </w:trPr>
        <w:tc>
          <w:tcPr>
            <w:tcW w:w="2140" w:type="dxa"/>
            <w:gridSpan w:val="2"/>
            <w:vMerge/>
            <w:vAlign w:val="center"/>
          </w:tcPr>
          <w:p w14:paraId="75E3DC16" w14:textId="77777777" w:rsidR="00636B0B" w:rsidRPr="00034999" w:rsidRDefault="00636B0B" w:rsidP="002F6F8B">
            <w:pPr>
              <w:ind w:left="265"/>
              <w:jc w:val="center"/>
              <w:rPr>
                <w:b/>
                <w:sz w:val="16"/>
                <w:szCs w:val="16"/>
              </w:rPr>
            </w:pPr>
          </w:p>
        </w:tc>
        <w:tc>
          <w:tcPr>
            <w:tcW w:w="2835" w:type="dxa"/>
            <w:gridSpan w:val="2"/>
            <w:vAlign w:val="center"/>
          </w:tcPr>
          <w:p w14:paraId="417F2E87" w14:textId="77777777" w:rsidR="00636B0B" w:rsidRPr="00004E2D" w:rsidRDefault="00636B0B" w:rsidP="00004E2D">
            <w:pPr>
              <w:autoSpaceDE/>
              <w:autoSpaceDN/>
              <w:adjustRightInd/>
              <w:spacing w:before="0" w:line="240" w:lineRule="auto"/>
              <w:ind w:left="0"/>
              <w:rPr>
                <w:w w:val="0"/>
                <w:sz w:val="16"/>
                <w:szCs w:val="18"/>
              </w:rPr>
            </w:pPr>
            <w:r w:rsidRPr="00004E2D">
              <w:rPr>
                <w:w w:val="0"/>
                <w:sz w:val="16"/>
                <w:szCs w:val="18"/>
              </w:rPr>
              <w:t xml:space="preserve">Jotun Paints </w:t>
            </w:r>
          </w:p>
        </w:tc>
        <w:tc>
          <w:tcPr>
            <w:tcW w:w="2413" w:type="dxa"/>
            <w:gridSpan w:val="3"/>
            <w:vAlign w:val="center"/>
          </w:tcPr>
          <w:p w14:paraId="050CF9FB" w14:textId="77777777" w:rsidR="00636B0B" w:rsidRPr="00004E2D" w:rsidRDefault="00636B0B" w:rsidP="00004E2D">
            <w:pPr>
              <w:autoSpaceDE/>
              <w:autoSpaceDN/>
              <w:adjustRightInd/>
              <w:spacing w:before="0" w:line="240" w:lineRule="auto"/>
              <w:ind w:left="0"/>
              <w:rPr>
                <w:w w:val="0"/>
                <w:sz w:val="16"/>
                <w:szCs w:val="18"/>
              </w:rPr>
            </w:pPr>
            <w:r w:rsidRPr="00004E2D">
              <w:rPr>
                <w:w w:val="0"/>
                <w:sz w:val="16"/>
                <w:szCs w:val="18"/>
              </w:rPr>
              <w:t xml:space="preserve">Resist 86 or 86AV </w:t>
            </w:r>
          </w:p>
        </w:tc>
        <w:tc>
          <w:tcPr>
            <w:tcW w:w="1084" w:type="dxa"/>
            <w:vAlign w:val="center"/>
          </w:tcPr>
          <w:p w14:paraId="5DDECE33" w14:textId="77777777" w:rsidR="00636B0B" w:rsidRPr="00034999" w:rsidRDefault="00636B0B" w:rsidP="00B94223">
            <w:pPr>
              <w:suppressAutoHyphens/>
              <w:spacing w:line="240" w:lineRule="auto"/>
              <w:ind w:left="0"/>
              <w:jc w:val="center"/>
              <w:rPr>
                <w:color w:val="auto"/>
                <w:w w:val="0"/>
                <w:sz w:val="16"/>
                <w:szCs w:val="16"/>
              </w:rPr>
            </w:pPr>
            <w:r>
              <w:rPr>
                <w:color w:val="auto"/>
                <w:sz w:val="16"/>
                <w:szCs w:val="16"/>
              </w:rPr>
              <w:t>455</w:t>
            </w:r>
          </w:p>
        </w:tc>
        <w:tc>
          <w:tcPr>
            <w:tcW w:w="1619" w:type="dxa"/>
            <w:vAlign w:val="center"/>
          </w:tcPr>
          <w:p w14:paraId="47996753" w14:textId="77777777" w:rsidR="00636B0B" w:rsidRPr="00034999" w:rsidRDefault="00636B0B" w:rsidP="00B94223">
            <w:pPr>
              <w:autoSpaceDE/>
              <w:autoSpaceDN/>
              <w:adjustRightInd/>
              <w:spacing w:before="0" w:line="240" w:lineRule="auto"/>
              <w:ind w:left="0"/>
              <w:jc w:val="center"/>
              <w:rPr>
                <w:color w:val="auto"/>
                <w:sz w:val="16"/>
                <w:szCs w:val="16"/>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636B0B" w:rsidRPr="00034999" w14:paraId="28A7B8F0" w14:textId="77777777" w:rsidTr="00636B0B">
        <w:trPr>
          <w:trHeight w:val="288"/>
          <w:jc w:val="center"/>
        </w:trPr>
        <w:tc>
          <w:tcPr>
            <w:tcW w:w="2140" w:type="dxa"/>
            <w:gridSpan w:val="2"/>
            <w:vMerge/>
            <w:vAlign w:val="center"/>
          </w:tcPr>
          <w:p w14:paraId="7649E339" w14:textId="77777777" w:rsidR="00636B0B" w:rsidRPr="00034999" w:rsidRDefault="00636B0B" w:rsidP="002F6F8B">
            <w:pPr>
              <w:ind w:left="265"/>
              <w:jc w:val="center"/>
              <w:rPr>
                <w:b/>
                <w:sz w:val="16"/>
                <w:szCs w:val="16"/>
              </w:rPr>
            </w:pPr>
          </w:p>
        </w:tc>
        <w:tc>
          <w:tcPr>
            <w:tcW w:w="2835" w:type="dxa"/>
            <w:gridSpan w:val="2"/>
            <w:vAlign w:val="center"/>
          </w:tcPr>
          <w:p w14:paraId="0B9EF241" w14:textId="77777777" w:rsidR="00636B0B" w:rsidRPr="00004E2D" w:rsidRDefault="00636B0B" w:rsidP="00004E2D">
            <w:pPr>
              <w:autoSpaceDE/>
              <w:autoSpaceDN/>
              <w:adjustRightInd/>
              <w:spacing w:before="0" w:line="240" w:lineRule="auto"/>
              <w:ind w:left="0"/>
              <w:rPr>
                <w:w w:val="0"/>
                <w:sz w:val="16"/>
                <w:szCs w:val="18"/>
              </w:rPr>
            </w:pPr>
            <w:r w:rsidRPr="00004E2D">
              <w:rPr>
                <w:w w:val="0"/>
                <w:sz w:val="16"/>
                <w:szCs w:val="18"/>
              </w:rPr>
              <w:t xml:space="preserve">Sherwin Williams </w:t>
            </w:r>
          </w:p>
        </w:tc>
        <w:tc>
          <w:tcPr>
            <w:tcW w:w="2413" w:type="dxa"/>
            <w:gridSpan w:val="3"/>
            <w:vAlign w:val="center"/>
          </w:tcPr>
          <w:p w14:paraId="4C765E68" w14:textId="77777777" w:rsidR="00636B0B" w:rsidRPr="00004E2D" w:rsidRDefault="00636B0B" w:rsidP="00004E2D">
            <w:pPr>
              <w:autoSpaceDE/>
              <w:autoSpaceDN/>
              <w:adjustRightInd/>
              <w:spacing w:before="0" w:line="240" w:lineRule="auto"/>
              <w:ind w:left="0"/>
              <w:rPr>
                <w:w w:val="0"/>
                <w:sz w:val="16"/>
                <w:szCs w:val="18"/>
              </w:rPr>
            </w:pPr>
            <w:r w:rsidRPr="00004E2D">
              <w:rPr>
                <w:w w:val="0"/>
                <w:sz w:val="16"/>
                <w:szCs w:val="18"/>
              </w:rPr>
              <w:t xml:space="preserve">Zinc Clad II Series </w:t>
            </w:r>
          </w:p>
        </w:tc>
        <w:tc>
          <w:tcPr>
            <w:tcW w:w="1084" w:type="dxa"/>
            <w:vAlign w:val="center"/>
          </w:tcPr>
          <w:p w14:paraId="7410A6B3" w14:textId="77777777" w:rsidR="00636B0B" w:rsidRPr="00034999" w:rsidRDefault="00636B0B" w:rsidP="00B94223">
            <w:pPr>
              <w:suppressAutoHyphens/>
              <w:spacing w:line="240" w:lineRule="auto"/>
              <w:ind w:left="0"/>
              <w:jc w:val="center"/>
              <w:rPr>
                <w:color w:val="auto"/>
                <w:w w:val="0"/>
                <w:sz w:val="16"/>
                <w:szCs w:val="16"/>
              </w:rPr>
            </w:pPr>
            <w:r w:rsidRPr="00034999">
              <w:rPr>
                <w:color w:val="auto"/>
                <w:sz w:val="16"/>
                <w:szCs w:val="16"/>
              </w:rPr>
              <w:t>320–500</w:t>
            </w:r>
          </w:p>
        </w:tc>
        <w:tc>
          <w:tcPr>
            <w:tcW w:w="1619" w:type="dxa"/>
            <w:vAlign w:val="center"/>
          </w:tcPr>
          <w:p w14:paraId="3DD828F3" w14:textId="77777777" w:rsidR="00636B0B" w:rsidRPr="00034999" w:rsidRDefault="00636B0B" w:rsidP="00B94223">
            <w:pPr>
              <w:autoSpaceDE/>
              <w:autoSpaceDN/>
              <w:adjustRightInd/>
              <w:spacing w:before="0"/>
              <w:ind w:left="0"/>
              <w:jc w:val="center"/>
              <w:rPr>
                <w:color w:val="auto"/>
                <w:sz w:val="16"/>
                <w:szCs w:val="16"/>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0235AA" w:rsidRPr="00034999" w14:paraId="58E42FA2" w14:textId="77777777" w:rsidTr="00636B0B">
        <w:trPr>
          <w:trHeight w:val="288"/>
          <w:jc w:val="center"/>
        </w:trPr>
        <w:tc>
          <w:tcPr>
            <w:tcW w:w="2140" w:type="dxa"/>
            <w:gridSpan w:val="2"/>
            <w:vAlign w:val="center"/>
          </w:tcPr>
          <w:p w14:paraId="456E8DAD" w14:textId="77777777" w:rsidR="000235AA" w:rsidRPr="00034999" w:rsidRDefault="000235AA" w:rsidP="002F6F8B">
            <w:pPr>
              <w:jc w:val="center"/>
              <w:rPr>
                <w:b/>
                <w:sz w:val="16"/>
                <w:szCs w:val="16"/>
              </w:rPr>
            </w:pPr>
          </w:p>
        </w:tc>
        <w:tc>
          <w:tcPr>
            <w:tcW w:w="2835" w:type="dxa"/>
            <w:gridSpan w:val="2"/>
            <w:vAlign w:val="center"/>
          </w:tcPr>
          <w:p w14:paraId="3D3E126B" w14:textId="77777777" w:rsidR="000235AA" w:rsidRPr="00004E2D" w:rsidRDefault="000235AA" w:rsidP="00004E2D">
            <w:pPr>
              <w:autoSpaceDE/>
              <w:autoSpaceDN/>
              <w:adjustRightInd/>
              <w:spacing w:before="0" w:line="240" w:lineRule="auto"/>
              <w:ind w:left="0"/>
              <w:rPr>
                <w:w w:val="0"/>
                <w:sz w:val="16"/>
                <w:szCs w:val="18"/>
              </w:rPr>
            </w:pPr>
            <w:r w:rsidRPr="00004E2D">
              <w:rPr>
                <w:w w:val="0"/>
                <w:sz w:val="16"/>
                <w:szCs w:val="18"/>
              </w:rPr>
              <w:t xml:space="preserve">Tnemec </w:t>
            </w:r>
          </w:p>
        </w:tc>
        <w:tc>
          <w:tcPr>
            <w:tcW w:w="2413" w:type="dxa"/>
            <w:gridSpan w:val="3"/>
            <w:vAlign w:val="center"/>
          </w:tcPr>
          <w:p w14:paraId="11557448" w14:textId="77777777" w:rsidR="000235AA" w:rsidRPr="00004E2D" w:rsidRDefault="000235AA" w:rsidP="00004E2D">
            <w:pPr>
              <w:autoSpaceDE/>
              <w:autoSpaceDN/>
              <w:adjustRightInd/>
              <w:spacing w:before="0" w:line="240" w:lineRule="auto"/>
              <w:ind w:left="0"/>
              <w:rPr>
                <w:w w:val="0"/>
                <w:sz w:val="16"/>
                <w:szCs w:val="18"/>
              </w:rPr>
            </w:pPr>
            <w:r w:rsidRPr="00004E2D">
              <w:rPr>
                <w:w w:val="0"/>
                <w:sz w:val="16"/>
                <w:szCs w:val="18"/>
              </w:rPr>
              <w:t>Series 90E–92 Tnemec Zinc</w:t>
            </w:r>
          </w:p>
        </w:tc>
        <w:tc>
          <w:tcPr>
            <w:tcW w:w="1084" w:type="dxa"/>
            <w:vAlign w:val="center"/>
          </w:tcPr>
          <w:p w14:paraId="165AA6BB" w14:textId="77777777" w:rsidR="000235AA" w:rsidRPr="00034999" w:rsidRDefault="000235AA" w:rsidP="00B94223">
            <w:pPr>
              <w:suppressAutoHyphens/>
              <w:spacing w:line="240" w:lineRule="auto"/>
              <w:ind w:left="0"/>
              <w:jc w:val="center"/>
              <w:rPr>
                <w:color w:val="auto"/>
                <w:w w:val="0"/>
                <w:sz w:val="16"/>
                <w:szCs w:val="16"/>
              </w:rPr>
            </w:pPr>
            <w:r w:rsidRPr="00034999">
              <w:rPr>
                <w:color w:val="auto"/>
                <w:sz w:val="16"/>
                <w:szCs w:val="16"/>
              </w:rPr>
              <w:t>471</w:t>
            </w:r>
            <w:r>
              <w:rPr>
                <w:color w:val="auto"/>
                <w:sz w:val="16"/>
                <w:szCs w:val="16"/>
              </w:rPr>
              <w:t>-500</w:t>
            </w:r>
          </w:p>
        </w:tc>
        <w:tc>
          <w:tcPr>
            <w:tcW w:w="1619" w:type="dxa"/>
            <w:vAlign w:val="center"/>
          </w:tcPr>
          <w:p w14:paraId="2EBB0CBB" w14:textId="77777777" w:rsidR="000235AA" w:rsidRPr="00034999" w:rsidRDefault="000235AA" w:rsidP="00B94223">
            <w:pPr>
              <w:autoSpaceDE/>
              <w:autoSpaceDN/>
              <w:adjustRightInd/>
              <w:spacing w:before="0"/>
              <w:ind w:left="0"/>
              <w:jc w:val="center"/>
              <w:rPr>
                <w:color w:val="auto"/>
                <w:sz w:val="16"/>
                <w:szCs w:val="16"/>
                <w:lang w:val="ru-RU"/>
              </w:rPr>
            </w:pPr>
            <w:r w:rsidRPr="00034999">
              <w:rPr>
                <w:color w:val="auto"/>
                <w:sz w:val="16"/>
                <w:szCs w:val="16"/>
                <w:lang w:val="ru-RU"/>
              </w:rPr>
              <w:t>399°С (750°</w:t>
            </w:r>
            <w:r w:rsidRPr="00034999">
              <w:rPr>
                <w:color w:val="auto"/>
                <w:sz w:val="16"/>
                <w:szCs w:val="16"/>
              </w:rPr>
              <w:t>F</w:t>
            </w:r>
            <w:r w:rsidRPr="00034999">
              <w:rPr>
                <w:color w:val="auto"/>
                <w:sz w:val="16"/>
                <w:szCs w:val="16"/>
                <w:lang w:val="ru-RU"/>
              </w:rPr>
              <w:t>)</w:t>
            </w:r>
          </w:p>
        </w:tc>
      </w:tr>
      <w:tr w:rsidR="000235AA" w:rsidRPr="00034999" w14:paraId="573C559E" w14:textId="77777777" w:rsidTr="00636B0B">
        <w:trPr>
          <w:trHeight w:val="288"/>
          <w:jc w:val="center"/>
        </w:trPr>
        <w:tc>
          <w:tcPr>
            <w:tcW w:w="2140" w:type="dxa"/>
            <w:gridSpan w:val="2"/>
            <w:tcBorders>
              <w:bottom w:val="single" w:sz="12" w:space="0" w:color="auto"/>
            </w:tcBorders>
            <w:vAlign w:val="center"/>
          </w:tcPr>
          <w:p w14:paraId="4504418D" w14:textId="77777777" w:rsidR="000235AA" w:rsidRPr="00034999" w:rsidRDefault="000235AA" w:rsidP="002F6F8B">
            <w:pPr>
              <w:rPr>
                <w:i/>
                <w:sz w:val="14"/>
                <w:szCs w:val="14"/>
              </w:rPr>
            </w:pPr>
          </w:p>
        </w:tc>
        <w:tc>
          <w:tcPr>
            <w:tcW w:w="7951" w:type="dxa"/>
            <w:gridSpan w:val="7"/>
            <w:tcBorders>
              <w:bottom w:val="single" w:sz="12" w:space="0" w:color="auto"/>
            </w:tcBorders>
            <w:vAlign w:val="center"/>
          </w:tcPr>
          <w:p w14:paraId="4F53A70C" w14:textId="349F22FC" w:rsidR="000235AA" w:rsidRPr="00034999" w:rsidRDefault="000235AA" w:rsidP="002F6F8B">
            <w:pPr>
              <w:spacing w:line="240" w:lineRule="auto"/>
              <w:rPr>
                <w:i/>
                <w:sz w:val="14"/>
                <w:szCs w:val="14"/>
              </w:rPr>
            </w:pPr>
          </w:p>
        </w:tc>
      </w:tr>
      <w:tr w:rsidR="000235AA" w:rsidRPr="00034999" w14:paraId="34A0D392" w14:textId="77777777" w:rsidTr="007143C6">
        <w:trPr>
          <w:trHeight w:val="288"/>
          <w:jc w:val="center"/>
        </w:trPr>
        <w:tc>
          <w:tcPr>
            <w:tcW w:w="3240" w:type="dxa"/>
            <w:gridSpan w:val="3"/>
          </w:tcPr>
          <w:p w14:paraId="40AD7B92" w14:textId="5320A278" w:rsidR="000235AA" w:rsidRPr="00F647DA" w:rsidRDefault="000235AA" w:rsidP="002F6F8B">
            <w:pPr>
              <w:spacing w:line="240" w:lineRule="auto"/>
              <w:ind w:left="-72"/>
              <w:rPr>
                <w:color w:val="auto"/>
                <w:sz w:val="16"/>
                <w:szCs w:val="16"/>
                <w:lang w:val="ru-RU"/>
              </w:rPr>
            </w:pPr>
            <w:r w:rsidRPr="00034999">
              <w:rPr>
                <w:b/>
                <w:bCs/>
                <w:sz w:val="16"/>
                <w:szCs w:val="18"/>
              </w:rPr>
              <w:t>Last Update</w:t>
            </w:r>
            <w:r w:rsidRPr="00034999">
              <w:rPr>
                <w:rFonts w:ascii="Arial" w:hAnsi="Arial" w:cs="Arial"/>
                <w:b/>
                <w:bCs/>
                <w:color w:val="auto"/>
                <w:sz w:val="16"/>
                <w:szCs w:val="16"/>
                <w:lang w:val="ru-RU"/>
              </w:rPr>
              <w:t xml:space="preserve">: </w:t>
            </w:r>
            <w:r w:rsidR="007143C6">
              <w:rPr>
                <w:sz w:val="16"/>
                <w:szCs w:val="16"/>
              </w:rPr>
              <w:t>November 2025</w:t>
            </w:r>
            <w:r>
              <w:rPr>
                <w:sz w:val="16"/>
                <w:szCs w:val="16"/>
              </w:rPr>
              <w:t xml:space="preserve"> </w:t>
            </w:r>
          </w:p>
          <w:p w14:paraId="5A6A5C77" w14:textId="77777777" w:rsidR="000235AA" w:rsidRPr="00034999" w:rsidRDefault="000235AA" w:rsidP="002F6F8B">
            <w:pPr>
              <w:spacing w:line="240" w:lineRule="auto"/>
              <w:ind w:left="-72"/>
              <w:rPr>
                <w:b/>
                <w:sz w:val="16"/>
                <w:szCs w:val="16"/>
              </w:rPr>
            </w:pPr>
          </w:p>
        </w:tc>
        <w:tc>
          <w:tcPr>
            <w:tcW w:w="1735" w:type="dxa"/>
          </w:tcPr>
          <w:p w14:paraId="3D6A258F" w14:textId="77777777" w:rsidR="000235AA" w:rsidRPr="00034999" w:rsidRDefault="000235AA" w:rsidP="002F6F8B">
            <w:pPr>
              <w:spacing w:line="240" w:lineRule="auto"/>
              <w:ind w:left="-72"/>
              <w:rPr>
                <w:sz w:val="16"/>
                <w:szCs w:val="16"/>
              </w:rPr>
            </w:pPr>
          </w:p>
          <w:p w14:paraId="2C2FC11B" w14:textId="77777777" w:rsidR="000235AA" w:rsidRPr="00034999" w:rsidRDefault="000235AA" w:rsidP="002F6F8B">
            <w:pPr>
              <w:spacing w:line="240" w:lineRule="auto"/>
              <w:ind w:left="-72"/>
              <w:rPr>
                <w:sz w:val="16"/>
                <w:szCs w:val="16"/>
              </w:rPr>
            </w:pPr>
          </w:p>
        </w:tc>
        <w:tc>
          <w:tcPr>
            <w:tcW w:w="2413" w:type="dxa"/>
            <w:gridSpan w:val="3"/>
            <w:vAlign w:val="center"/>
          </w:tcPr>
          <w:p w14:paraId="3F1000B3" w14:textId="77777777" w:rsidR="000235AA" w:rsidRPr="00034999" w:rsidRDefault="000235AA" w:rsidP="002F6F8B">
            <w:pPr>
              <w:rPr>
                <w:b/>
                <w:sz w:val="16"/>
                <w:szCs w:val="16"/>
              </w:rPr>
            </w:pPr>
          </w:p>
        </w:tc>
        <w:tc>
          <w:tcPr>
            <w:tcW w:w="1084" w:type="dxa"/>
            <w:vAlign w:val="center"/>
          </w:tcPr>
          <w:p w14:paraId="63F7AF56" w14:textId="77777777" w:rsidR="000235AA" w:rsidRPr="00034999" w:rsidRDefault="000235AA" w:rsidP="002F6F8B">
            <w:pPr>
              <w:jc w:val="center"/>
              <w:rPr>
                <w:b/>
                <w:sz w:val="16"/>
                <w:szCs w:val="16"/>
              </w:rPr>
            </w:pPr>
          </w:p>
        </w:tc>
        <w:tc>
          <w:tcPr>
            <w:tcW w:w="1619" w:type="dxa"/>
            <w:vAlign w:val="center"/>
          </w:tcPr>
          <w:p w14:paraId="300E6E0E" w14:textId="77777777" w:rsidR="000235AA" w:rsidRPr="00034999" w:rsidRDefault="000235AA" w:rsidP="002F6F8B">
            <w:pPr>
              <w:rPr>
                <w:b/>
                <w:sz w:val="16"/>
                <w:szCs w:val="16"/>
              </w:rPr>
            </w:pPr>
          </w:p>
        </w:tc>
      </w:tr>
    </w:tbl>
    <w:p w14:paraId="18E162A1" w14:textId="41B0CF7C" w:rsidR="000235AA" w:rsidRDefault="000235AA" w:rsidP="00F97D5E">
      <w:pPr>
        <w:spacing w:before="0" w:line="240" w:lineRule="auto"/>
        <w:ind w:left="630" w:hanging="540"/>
        <w:rPr>
          <w:color w:val="auto"/>
          <w:sz w:val="16"/>
          <w:szCs w:val="16"/>
        </w:rPr>
      </w:pPr>
      <w:r w:rsidRPr="00034999">
        <w:rPr>
          <w:color w:val="auto"/>
          <w:sz w:val="16"/>
          <w:szCs w:val="16"/>
        </w:rPr>
        <w:t>Note</w:t>
      </w:r>
      <w:r w:rsidR="00C470E2">
        <w:rPr>
          <w:color w:val="auto"/>
          <w:sz w:val="16"/>
          <w:szCs w:val="16"/>
        </w:rPr>
        <w:t xml:space="preserve"> </w:t>
      </w:r>
      <w:r w:rsidRPr="00034999">
        <w:rPr>
          <w:color w:val="auto"/>
          <w:sz w:val="16"/>
          <w:szCs w:val="16"/>
        </w:rPr>
        <w:t>1:</w:t>
      </w:r>
      <w:r w:rsidR="000D7841">
        <w:rPr>
          <w:color w:val="auto"/>
          <w:sz w:val="16"/>
          <w:szCs w:val="16"/>
        </w:rPr>
        <w:tab/>
      </w:r>
      <w:r w:rsidRPr="00034999">
        <w:rPr>
          <w:color w:val="auto"/>
          <w:sz w:val="16"/>
          <w:szCs w:val="16"/>
        </w:rPr>
        <w:t>Final DFT must be at least 50 percent thicker than the substrate anchor profile but not thicker than maximum DFT listed in product data sheet.</w:t>
      </w:r>
    </w:p>
    <w:p w14:paraId="6761C610" w14:textId="2C9EFE22" w:rsidR="00666656" w:rsidRPr="00034999" w:rsidRDefault="003A466B" w:rsidP="00F97D5E">
      <w:pPr>
        <w:spacing w:before="0" w:line="240" w:lineRule="auto"/>
        <w:ind w:left="630" w:hanging="540"/>
        <w:rPr>
          <w:color w:val="auto"/>
          <w:sz w:val="16"/>
          <w:szCs w:val="16"/>
        </w:rPr>
      </w:pPr>
      <w:r>
        <w:rPr>
          <w:color w:val="auto"/>
          <w:sz w:val="16"/>
          <w:szCs w:val="16"/>
        </w:rPr>
        <w:t>Note 2:</w:t>
      </w:r>
      <w:r w:rsidR="000D7841">
        <w:rPr>
          <w:color w:val="auto"/>
          <w:sz w:val="16"/>
          <w:szCs w:val="16"/>
        </w:rPr>
        <w:tab/>
      </w:r>
      <w:r w:rsidRPr="00F97D5E">
        <w:rPr>
          <w:color w:val="auto"/>
          <w:sz w:val="16"/>
          <w:szCs w:val="16"/>
        </w:rPr>
        <w:t>Keep</w:t>
      </w:r>
      <w:r w:rsidRPr="00BF575F">
        <w:rPr>
          <w:color w:val="auto"/>
          <w:sz w:val="16"/>
          <w:szCs w:val="16"/>
        </w:rPr>
        <w:t xml:space="preserve"> inorganic zinc silicate mixed, using agitated pot while applying. See also System 1.3.1 (water reducible).</w:t>
      </w:r>
    </w:p>
    <w:p w14:paraId="7EACA670" w14:textId="77777777" w:rsidR="000235AA" w:rsidRDefault="000235AA" w:rsidP="000235AA">
      <w:pPr>
        <w:tabs>
          <w:tab w:val="left" w:pos="3225"/>
        </w:tabs>
        <w:spacing w:before="0"/>
        <w:rPr>
          <w:sz w:val="20"/>
          <w:szCs w:val="20"/>
        </w:rPr>
      </w:pPr>
      <w:r w:rsidRPr="00034999">
        <w:rPr>
          <w:sz w:val="20"/>
          <w:szCs w:val="20"/>
        </w:rPr>
        <w:br w:type="page"/>
      </w:r>
    </w:p>
    <w:tbl>
      <w:tblPr>
        <w:tblW w:w="10115" w:type="dxa"/>
        <w:jc w:val="center"/>
        <w:tblLayout w:type="fixed"/>
        <w:tblLook w:val="01E0" w:firstRow="1" w:lastRow="1" w:firstColumn="1" w:lastColumn="1" w:noHBand="0" w:noVBand="0"/>
      </w:tblPr>
      <w:tblGrid>
        <w:gridCol w:w="1170"/>
        <w:gridCol w:w="270"/>
        <w:gridCol w:w="848"/>
        <w:gridCol w:w="3015"/>
        <w:gridCol w:w="7"/>
        <w:gridCol w:w="990"/>
        <w:gridCol w:w="1405"/>
        <w:gridCol w:w="971"/>
        <w:gridCol w:w="1439"/>
      </w:tblGrid>
      <w:tr w:rsidR="000235AA" w:rsidRPr="00034999" w14:paraId="259F283B" w14:textId="77777777" w:rsidTr="002F6F8B">
        <w:trPr>
          <w:trHeight w:val="360"/>
          <w:jc w:val="center"/>
        </w:trPr>
        <w:tc>
          <w:tcPr>
            <w:tcW w:w="10115" w:type="dxa"/>
            <w:gridSpan w:val="9"/>
            <w:tcBorders>
              <w:top w:val="single" w:sz="6" w:space="0" w:color="auto"/>
              <w:bottom w:val="single" w:sz="12" w:space="0" w:color="auto"/>
            </w:tcBorders>
            <w:shd w:val="clear" w:color="auto" w:fill="FFFFFF"/>
            <w:vAlign w:val="center"/>
          </w:tcPr>
          <w:p w14:paraId="407A0F06" w14:textId="77777777" w:rsidR="000235AA" w:rsidRPr="00034999" w:rsidRDefault="000235AA" w:rsidP="002F6F8B">
            <w:pPr>
              <w:autoSpaceDE/>
              <w:autoSpaceDN/>
              <w:adjustRightInd/>
              <w:spacing w:before="0"/>
              <w:ind w:left="0" w:right="-72"/>
              <w:jc w:val="right"/>
              <w:rPr>
                <w:b/>
                <w:i/>
                <w:color w:val="auto"/>
              </w:rPr>
            </w:pPr>
            <w:r w:rsidRPr="00034999">
              <w:rPr>
                <w:b/>
                <w:i/>
                <w:color w:val="auto"/>
              </w:rPr>
              <w:lastRenderedPageBreak/>
              <w:t>Primer Only System</w:t>
            </w:r>
          </w:p>
        </w:tc>
      </w:tr>
      <w:tr w:rsidR="000235AA" w:rsidRPr="00034999" w14:paraId="6057057F" w14:textId="77777777" w:rsidTr="002F6F8B">
        <w:trPr>
          <w:trHeight w:val="360"/>
          <w:jc w:val="center"/>
        </w:trPr>
        <w:tc>
          <w:tcPr>
            <w:tcW w:w="7705" w:type="dxa"/>
            <w:gridSpan w:val="7"/>
            <w:tcBorders>
              <w:top w:val="single" w:sz="12" w:space="0" w:color="auto"/>
              <w:left w:val="single" w:sz="12" w:space="0" w:color="auto"/>
              <w:bottom w:val="single" w:sz="12" w:space="0" w:color="auto"/>
            </w:tcBorders>
            <w:vAlign w:val="center"/>
          </w:tcPr>
          <w:p w14:paraId="65D72B1C" w14:textId="77777777" w:rsidR="000235AA" w:rsidRPr="00034999" w:rsidRDefault="000235AA" w:rsidP="002F6F8B">
            <w:pPr>
              <w:autoSpaceDE/>
              <w:autoSpaceDN/>
              <w:adjustRightInd/>
              <w:spacing w:before="0" w:line="240" w:lineRule="auto"/>
              <w:ind w:left="0"/>
              <w:rPr>
                <w:b/>
                <w:sz w:val="20"/>
                <w:szCs w:val="20"/>
              </w:rPr>
            </w:pPr>
            <w:r w:rsidRPr="00034999">
              <w:rPr>
                <w:b/>
                <w:sz w:val="20"/>
                <w:szCs w:val="20"/>
              </w:rPr>
              <w:t>Self-Cured Inorganic Zinc - Water Reducible</w:t>
            </w:r>
          </w:p>
        </w:tc>
        <w:tc>
          <w:tcPr>
            <w:tcW w:w="2410" w:type="dxa"/>
            <w:gridSpan w:val="2"/>
            <w:tcBorders>
              <w:top w:val="single" w:sz="12" w:space="0" w:color="auto"/>
              <w:bottom w:val="single" w:sz="12" w:space="0" w:color="auto"/>
              <w:right w:val="single" w:sz="12" w:space="0" w:color="auto"/>
            </w:tcBorders>
            <w:shd w:val="clear" w:color="auto" w:fill="000000"/>
            <w:vAlign w:val="center"/>
          </w:tcPr>
          <w:p w14:paraId="0A9DBC8C" w14:textId="77777777" w:rsidR="000235AA" w:rsidRPr="00034999" w:rsidRDefault="000235AA" w:rsidP="002F6F8B">
            <w:pPr>
              <w:autoSpaceDE/>
              <w:autoSpaceDN/>
              <w:adjustRightInd/>
              <w:spacing w:before="0" w:line="240" w:lineRule="auto"/>
              <w:ind w:left="0"/>
              <w:jc w:val="center"/>
              <w:rPr>
                <w:b/>
                <w:color w:val="FFFFFF"/>
                <w:sz w:val="36"/>
                <w:szCs w:val="40"/>
              </w:rPr>
            </w:pPr>
            <w:r w:rsidRPr="00034999">
              <w:rPr>
                <w:b/>
                <w:color w:val="FFFFFF"/>
                <w:sz w:val="36"/>
                <w:szCs w:val="40"/>
              </w:rPr>
              <w:t>1.3.1</w:t>
            </w:r>
          </w:p>
        </w:tc>
      </w:tr>
      <w:tr w:rsidR="000235AA" w:rsidRPr="00034999" w14:paraId="0DB1CFAF" w14:textId="77777777" w:rsidTr="002F6F8B">
        <w:trPr>
          <w:cantSplit/>
          <w:trHeight w:val="288"/>
          <w:jc w:val="center"/>
        </w:trPr>
        <w:tc>
          <w:tcPr>
            <w:tcW w:w="1440" w:type="dxa"/>
            <w:gridSpan w:val="2"/>
            <w:tcBorders>
              <w:top w:val="single" w:sz="12" w:space="0" w:color="auto"/>
            </w:tcBorders>
          </w:tcPr>
          <w:p w14:paraId="057AD3A6" w14:textId="77777777" w:rsidR="000235AA" w:rsidRPr="00034999" w:rsidRDefault="000235AA" w:rsidP="002F6F8B">
            <w:pPr>
              <w:autoSpaceDE/>
              <w:autoSpaceDN/>
              <w:adjustRightInd/>
              <w:spacing w:before="0" w:line="240" w:lineRule="auto"/>
              <w:ind w:left="-72"/>
              <w:rPr>
                <w:b/>
                <w:sz w:val="16"/>
                <w:szCs w:val="16"/>
              </w:rPr>
            </w:pPr>
            <w:r w:rsidRPr="00034999">
              <w:rPr>
                <w:b/>
                <w:sz w:val="16"/>
                <w:szCs w:val="16"/>
              </w:rPr>
              <w:t>Surface Prep:</w:t>
            </w:r>
          </w:p>
        </w:tc>
        <w:tc>
          <w:tcPr>
            <w:tcW w:w="3870" w:type="dxa"/>
            <w:gridSpan w:val="3"/>
            <w:tcBorders>
              <w:top w:val="single" w:sz="12" w:space="0" w:color="auto"/>
            </w:tcBorders>
          </w:tcPr>
          <w:p w14:paraId="6D7FAB78" w14:textId="0DE16C98" w:rsidR="00A5201F" w:rsidRPr="000B1127" w:rsidRDefault="000B1127" w:rsidP="002F6F8B">
            <w:pPr>
              <w:autoSpaceDE/>
              <w:autoSpaceDN/>
              <w:adjustRightInd/>
              <w:spacing w:before="0" w:line="240" w:lineRule="auto"/>
              <w:ind w:left="-72"/>
              <w:rPr>
                <w:sz w:val="16"/>
                <w:szCs w:val="18"/>
              </w:rPr>
            </w:pPr>
            <w:r w:rsidRPr="000B1127">
              <w:rPr>
                <w:sz w:val="16"/>
                <w:szCs w:val="18"/>
              </w:rPr>
              <w:t>SSPC-SP1/SP10 (NACE No. 2) (SA 2.5)</w:t>
            </w:r>
          </w:p>
          <w:p w14:paraId="54163A1B" w14:textId="0CDF4C52" w:rsidR="000235AA" w:rsidRPr="00034999" w:rsidRDefault="000235AA" w:rsidP="002F6F8B">
            <w:pPr>
              <w:autoSpaceDE/>
              <w:autoSpaceDN/>
              <w:adjustRightInd/>
              <w:spacing w:before="0" w:line="240" w:lineRule="auto"/>
              <w:ind w:left="-72"/>
              <w:rPr>
                <w:sz w:val="16"/>
                <w:szCs w:val="18"/>
              </w:rPr>
            </w:pPr>
            <w:r w:rsidRPr="00034999">
              <w:rPr>
                <w:sz w:val="16"/>
                <w:szCs w:val="18"/>
              </w:rPr>
              <w:t>Near-white blast cleanliness.</w:t>
            </w:r>
          </w:p>
        </w:tc>
        <w:tc>
          <w:tcPr>
            <w:tcW w:w="990" w:type="dxa"/>
            <w:tcBorders>
              <w:top w:val="single" w:sz="12" w:space="0" w:color="auto"/>
            </w:tcBorders>
          </w:tcPr>
          <w:p w14:paraId="73BFFD7D" w14:textId="77777777" w:rsidR="000235AA" w:rsidRPr="00034999" w:rsidRDefault="000235AA" w:rsidP="002F6F8B">
            <w:pPr>
              <w:autoSpaceDE/>
              <w:autoSpaceDN/>
              <w:adjustRightInd/>
              <w:spacing w:before="0" w:line="240" w:lineRule="auto"/>
              <w:ind w:left="0" w:right="-72"/>
              <w:jc w:val="right"/>
              <w:rPr>
                <w:b/>
                <w:sz w:val="16"/>
                <w:szCs w:val="16"/>
              </w:rPr>
            </w:pPr>
            <w:r w:rsidRPr="00034999">
              <w:rPr>
                <w:b/>
                <w:sz w:val="16"/>
                <w:szCs w:val="16"/>
              </w:rPr>
              <w:t>Touch Up:</w:t>
            </w:r>
          </w:p>
        </w:tc>
        <w:tc>
          <w:tcPr>
            <w:tcW w:w="3815" w:type="dxa"/>
            <w:gridSpan w:val="3"/>
            <w:vMerge w:val="restart"/>
            <w:tcBorders>
              <w:top w:val="single" w:sz="12" w:space="0" w:color="auto"/>
            </w:tcBorders>
          </w:tcPr>
          <w:p w14:paraId="276CA2E4" w14:textId="77777777" w:rsidR="000235AA" w:rsidRPr="00034999" w:rsidRDefault="000235AA" w:rsidP="002F6F8B">
            <w:pPr>
              <w:autoSpaceDE/>
              <w:autoSpaceDN/>
              <w:adjustRightInd/>
              <w:spacing w:before="0" w:line="240" w:lineRule="auto"/>
              <w:ind w:left="-72"/>
              <w:rPr>
                <w:sz w:val="16"/>
                <w:szCs w:val="16"/>
              </w:rPr>
            </w:pPr>
            <w:r w:rsidRPr="00034999">
              <w:rPr>
                <w:sz w:val="16"/>
                <w:szCs w:val="16"/>
              </w:rPr>
              <w:t>Use this system.</w:t>
            </w:r>
          </w:p>
        </w:tc>
      </w:tr>
      <w:tr w:rsidR="000235AA" w:rsidRPr="00034999" w14:paraId="4C28D1EA" w14:textId="77777777" w:rsidTr="002F6F8B">
        <w:trPr>
          <w:cantSplit/>
          <w:trHeight w:val="288"/>
          <w:jc w:val="center"/>
        </w:trPr>
        <w:tc>
          <w:tcPr>
            <w:tcW w:w="1440" w:type="dxa"/>
            <w:gridSpan w:val="2"/>
          </w:tcPr>
          <w:p w14:paraId="797931A8" w14:textId="77777777" w:rsidR="000235AA" w:rsidRPr="00034999" w:rsidRDefault="000235AA" w:rsidP="002F6F8B">
            <w:pPr>
              <w:autoSpaceDE/>
              <w:autoSpaceDN/>
              <w:adjustRightInd/>
              <w:spacing w:before="0" w:line="240" w:lineRule="auto"/>
              <w:ind w:left="-72"/>
              <w:rPr>
                <w:b/>
                <w:sz w:val="16"/>
                <w:szCs w:val="16"/>
              </w:rPr>
            </w:pPr>
            <w:r w:rsidRPr="00034999">
              <w:rPr>
                <w:b/>
                <w:sz w:val="16"/>
                <w:szCs w:val="16"/>
              </w:rPr>
              <w:t>Anchor Pattern:</w:t>
            </w:r>
          </w:p>
        </w:tc>
        <w:tc>
          <w:tcPr>
            <w:tcW w:w="3870" w:type="dxa"/>
            <w:gridSpan w:val="3"/>
          </w:tcPr>
          <w:p w14:paraId="3972E601" w14:textId="77777777" w:rsidR="000235AA" w:rsidRPr="00034999" w:rsidRDefault="000235AA"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Pr>
          <w:p w14:paraId="07EE8477" w14:textId="77777777" w:rsidR="000235AA" w:rsidRPr="00034999" w:rsidRDefault="000235AA" w:rsidP="002F6F8B">
            <w:pPr>
              <w:autoSpaceDE/>
              <w:autoSpaceDN/>
              <w:adjustRightInd/>
              <w:spacing w:before="0"/>
              <w:ind w:left="0"/>
              <w:jc w:val="right"/>
              <w:rPr>
                <w:b/>
                <w:sz w:val="16"/>
                <w:szCs w:val="16"/>
              </w:rPr>
            </w:pPr>
          </w:p>
        </w:tc>
        <w:tc>
          <w:tcPr>
            <w:tcW w:w="3815" w:type="dxa"/>
            <w:gridSpan w:val="3"/>
            <w:vMerge/>
            <w:vAlign w:val="center"/>
          </w:tcPr>
          <w:p w14:paraId="645C835F" w14:textId="77777777" w:rsidR="000235AA" w:rsidRPr="00034999" w:rsidRDefault="000235AA" w:rsidP="002F6F8B">
            <w:pPr>
              <w:autoSpaceDE/>
              <w:autoSpaceDN/>
              <w:adjustRightInd/>
              <w:spacing w:before="0"/>
              <w:ind w:left="0"/>
            </w:pPr>
          </w:p>
        </w:tc>
      </w:tr>
      <w:tr w:rsidR="000235AA" w:rsidRPr="00034999" w14:paraId="6E6E13BE" w14:textId="77777777" w:rsidTr="002F6F8B">
        <w:trPr>
          <w:cantSplit/>
          <w:trHeight w:val="288"/>
          <w:jc w:val="center"/>
        </w:trPr>
        <w:tc>
          <w:tcPr>
            <w:tcW w:w="1440" w:type="dxa"/>
            <w:gridSpan w:val="2"/>
            <w:tcBorders>
              <w:bottom w:val="single" w:sz="12" w:space="0" w:color="auto"/>
            </w:tcBorders>
          </w:tcPr>
          <w:p w14:paraId="5509E841" w14:textId="77777777" w:rsidR="000235AA" w:rsidRPr="00034999" w:rsidRDefault="000235AA" w:rsidP="002F6F8B">
            <w:pPr>
              <w:autoSpaceDE/>
              <w:autoSpaceDN/>
              <w:adjustRightInd/>
              <w:spacing w:before="0" w:line="240" w:lineRule="auto"/>
              <w:ind w:left="-72"/>
              <w:rPr>
                <w:b/>
                <w:sz w:val="16"/>
                <w:szCs w:val="16"/>
              </w:rPr>
            </w:pPr>
            <w:r w:rsidRPr="00034999">
              <w:rPr>
                <w:b/>
                <w:sz w:val="16"/>
                <w:szCs w:val="16"/>
              </w:rPr>
              <w:t>Total DFT:</w:t>
            </w:r>
          </w:p>
        </w:tc>
        <w:tc>
          <w:tcPr>
            <w:tcW w:w="3870" w:type="dxa"/>
            <w:gridSpan w:val="3"/>
            <w:tcBorders>
              <w:bottom w:val="single" w:sz="12" w:space="0" w:color="auto"/>
            </w:tcBorders>
          </w:tcPr>
          <w:p w14:paraId="781FF52E" w14:textId="77777777" w:rsidR="000235AA" w:rsidRPr="00034999" w:rsidRDefault="000235AA"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Borders>
              <w:bottom w:val="single" w:sz="12" w:space="0" w:color="auto"/>
            </w:tcBorders>
          </w:tcPr>
          <w:p w14:paraId="7D0DD14E" w14:textId="77777777" w:rsidR="000235AA" w:rsidRPr="00034999" w:rsidRDefault="000235AA" w:rsidP="002F6F8B">
            <w:pPr>
              <w:autoSpaceDE/>
              <w:autoSpaceDN/>
              <w:adjustRightInd/>
              <w:spacing w:before="0"/>
              <w:ind w:left="0"/>
              <w:jc w:val="right"/>
              <w:rPr>
                <w:b/>
                <w:sz w:val="16"/>
                <w:szCs w:val="16"/>
              </w:rPr>
            </w:pPr>
          </w:p>
        </w:tc>
        <w:tc>
          <w:tcPr>
            <w:tcW w:w="3815" w:type="dxa"/>
            <w:gridSpan w:val="3"/>
            <w:vMerge/>
            <w:tcBorders>
              <w:bottom w:val="single" w:sz="12" w:space="0" w:color="auto"/>
            </w:tcBorders>
            <w:vAlign w:val="center"/>
          </w:tcPr>
          <w:p w14:paraId="1623973F" w14:textId="77777777" w:rsidR="000235AA" w:rsidRPr="00034999" w:rsidRDefault="000235AA" w:rsidP="002F6F8B">
            <w:pPr>
              <w:autoSpaceDE/>
              <w:autoSpaceDN/>
              <w:adjustRightInd/>
              <w:spacing w:before="0"/>
              <w:ind w:left="0"/>
            </w:pPr>
          </w:p>
        </w:tc>
      </w:tr>
      <w:tr w:rsidR="000235AA" w:rsidRPr="00034999" w14:paraId="6EAB6113"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0FF84149" w14:textId="77777777" w:rsidR="000235AA" w:rsidRPr="00034999" w:rsidRDefault="000235AA" w:rsidP="002F6F8B">
            <w:pPr>
              <w:autoSpaceDE/>
              <w:autoSpaceDN/>
              <w:adjustRightInd/>
              <w:spacing w:before="0" w:line="240" w:lineRule="auto"/>
              <w:ind w:left="0"/>
              <w:rPr>
                <w:b/>
                <w:color w:val="FFFFFF"/>
                <w:sz w:val="16"/>
                <w:szCs w:val="16"/>
              </w:rPr>
            </w:pPr>
            <w:r w:rsidRPr="00034999">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41ED384E" w14:textId="77777777" w:rsidR="000235AA" w:rsidRPr="00034999" w:rsidRDefault="000235AA" w:rsidP="002F6F8B">
            <w:pPr>
              <w:autoSpaceDE/>
              <w:autoSpaceDN/>
              <w:adjustRightInd/>
              <w:spacing w:before="0" w:line="240" w:lineRule="auto"/>
              <w:ind w:left="0"/>
              <w:rPr>
                <w:b/>
                <w:color w:val="FFFFFF"/>
                <w:sz w:val="16"/>
                <w:szCs w:val="16"/>
              </w:rPr>
            </w:pPr>
            <w:r w:rsidRPr="00034999">
              <w:rPr>
                <w:b/>
                <w:color w:val="FFFFFF"/>
                <w:sz w:val="16"/>
                <w:szCs w:val="16"/>
              </w:rPr>
              <w:t>Manufacturer</w:t>
            </w:r>
          </w:p>
        </w:tc>
        <w:tc>
          <w:tcPr>
            <w:tcW w:w="2402" w:type="dxa"/>
            <w:gridSpan w:val="3"/>
            <w:tcBorders>
              <w:top w:val="single" w:sz="12" w:space="0" w:color="auto"/>
              <w:bottom w:val="single" w:sz="12" w:space="0" w:color="auto"/>
            </w:tcBorders>
            <w:shd w:val="clear" w:color="auto" w:fill="000000"/>
            <w:vAlign w:val="center"/>
          </w:tcPr>
          <w:p w14:paraId="4495D74F" w14:textId="77777777" w:rsidR="000235AA" w:rsidRPr="00034999" w:rsidRDefault="000235AA" w:rsidP="002F6F8B">
            <w:pPr>
              <w:autoSpaceDE/>
              <w:autoSpaceDN/>
              <w:adjustRightInd/>
              <w:spacing w:before="0" w:line="240" w:lineRule="auto"/>
              <w:ind w:left="0"/>
              <w:rPr>
                <w:b/>
                <w:color w:val="FFFFFF"/>
                <w:sz w:val="16"/>
                <w:szCs w:val="16"/>
              </w:rPr>
            </w:pPr>
            <w:r w:rsidRPr="0003499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4371DCC6" w14:textId="77777777" w:rsidR="000235AA" w:rsidRPr="00034999" w:rsidRDefault="000235AA" w:rsidP="002F6F8B">
            <w:pPr>
              <w:autoSpaceDE/>
              <w:autoSpaceDN/>
              <w:adjustRightInd/>
              <w:spacing w:before="0" w:line="240" w:lineRule="auto"/>
              <w:ind w:left="0"/>
              <w:jc w:val="center"/>
              <w:rPr>
                <w:b/>
                <w:color w:val="FFFFFF"/>
                <w:w w:val="0"/>
                <w:sz w:val="16"/>
                <w:szCs w:val="16"/>
              </w:rPr>
            </w:pPr>
            <w:r w:rsidRPr="00034999">
              <w:rPr>
                <w:b/>
                <w:color w:val="FFFFFF"/>
                <w:sz w:val="16"/>
                <w:szCs w:val="16"/>
              </w:rPr>
              <w:t>VOC (G/L)</w:t>
            </w:r>
          </w:p>
        </w:tc>
        <w:tc>
          <w:tcPr>
            <w:tcW w:w="1439" w:type="dxa"/>
            <w:tcBorders>
              <w:top w:val="single" w:sz="12" w:space="0" w:color="auto"/>
              <w:bottom w:val="single" w:sz="12" w:space="0" w:color="auto"/>
              <w:right w:val="single" w:sz="12" w:space="0" w:color="auto"/>
            </w:tcBorders>
            <w:shd w:val="clear" w:color="auto" w:fill="000000"/>
            <w:vAlign w:val="center"/>
          </w:tcPr>
          <w:p w14:paraId="022F6110" w14:textId="77777777" w:rsidR="000235AA" w:rsidRPr="00034999" w:rsidRDefault="000235AA" w:rsidP="002F6F8B">
            <w:pPr>
              <w:autoSpaceDE/>
              <w:autoSpaceDN/>
              <w:adjustRightInd/>
              <w:spacing w:before="0" w:line="240" w:lineRule="auto"/>
              <w:ind w:left="0"/>
              <w:jc w:val="center"/>
              <w:rPr>
                <w:b/>
                <w:color w:val="FFFFFF"/>
                <w:w w:val="0"/>
                <w:sz w:val="16"/>
                <w:szCs w:val="16"/>
              </w:rPr>
            </w:pPr>
            <w:r w:rsidRPr="00034999">
              <w:rPr>
                <w:b/>
                <w:color w:val="FFFFFF"/>
                <w:sz w:val="16"/>
                <w:szCs w:val="16"/>
              </w:rPr>
              <w:t>By Max</w:t>
            </w:r>
            <w:r w:rsidRPr="00034999">
              <w:rPr>
                <w:b/>
                <w:color w:val="FFFFFF"/>
                <w:sz w:val="16"/>
                <w:szCs w:val="16"/>
              </w:rPr>
              <w:br/>
              <w:t>Svc Temp</w:t>
            </w:r>
          </w:p>
        </w:tc>
      </w:tr>
      <w:tr w:rsidR="000235AA" w:rsidRPr="00034999" w14:paraId="324BC95E" w14:textId="77777777" w:rsidTr="002F6F8B">
        <w:trPr>
          <w:trHeight w:val="288"/>
          <w:jc w:val="center"/>
        </w:trPr>
        <w:tc>
          <w:tcPr>
            <w:tcW w:w="2288" w:type="dxa"/>
            <w:gridSpan w:val="3"/>
            <w:vAlign w:val="center"/>
          </w:tcPr>
          <w:p w14:paraId="3FB813EF" w14:textId="77777777" w:rsidR="000235AA" w:rsidRPr="00034999" w:rsidRDefault="000235AA" w:rsidP="002F6F8B">
            <w:pPr>
              <w:autoSpaceDE/>
              <w:autoSpaceDN/>
              <w:adjustRightInd/>
              <w:spacing w:before="0" w:line="240" w:lineRule="auto"/>
              <w:ind w:left="0"/>
              <w:rPr>
                <w:b/>
                <w:sz w:val="16"/>
                <w:szCs w:val="16"/>
              </w:rPr>
            </w:pPr>
            <w:r w:rsidRPr="00034999">
              <w:rPr>
                <w:b/>
                <w:sz w:val="16"/>
                <w:szCs w:val="16"/>
              </w:rPr>
              <w:t>PRIMER</w:t>
            </w:r>
          </w:p>
        </w:tc>
        <w:tc>
          <w:tcPr>
            <w:tcW w:w="3015" w:type="dxa"/>
            <w:vAlign w:val="center"/>
          </w:tcPr>
          <w:p w14:paraId="13E19650" w14:textId="77777777" w:rsidR="000235AA" w:rsidRPr="00034999" w:rsidRDefault="000235AA" w:rsidP="002F6F8B">
            <w:pPr>
              <w:autoSpaceDE/>
              <w:autoSpaceDN/>
              <w:adjustRightInd/>
              <w:spacing w:before="0" w:line="240" w:lineRule="auto"/>
              <w:ind w:left="0"/>
              <w:rPr>
                <w:sz w:val="16"/>
                <w:szCs w:val="18"/>
              </w:rPr>
            </w:pPr>
            <w:r w:rsidRPr="00034999">
              <w:rPr>
                <w:sz w:val="16"/>
                <w:szCs w:val="18"/>
              </w:rPr>
              <w:t xml:space="preserve">PPG </w:t>
            </w:r>
          </w:p>
        </w:tc>
        <w:tc>
          <w:tcPr>
            <w:tcW w:w="2402" w:type="dxa"/>
            <w:gridSpan w:val="3"/>
            <w:vAlign w:val="center"/>
          </w:tcPr>
          <w:p w14:paraId="50503069" w14:textId="77777777" w:rsidR="000235AA" w:rsidRPr="00CA19BA" w:rsidRDefault="000235AA" w:rsidP="002F6F8B">
            <w:pPr>
              <w:autoSpaceDE/>
              <w:autoSpaceDN/>
              <w:adjustRightInd/>
              <w:spacing w:before="0" w:line="240" w:lineRule="auto"/>
              <w:ind w:left="0"/>
              <w:rPr>
                <w:sz w:val="16"/>
                <w:szCs w:val="18"/>
              </w:rPr>
            </w:pPr>
            <w:proofErr w:type="spellStart"/>
            <w:r w:rsidRPr="00CA19BA">
              <w:rPr>
                <w:sz w:val="16"/>
                <w:szCs w:val="18"/>
              </w:rPr>
              <w:t>Dimetcote</w:t>
            </w:r>
            <w:proofErr w:type="spellEnd"/>
            <w:r w:rsidRPr="00CA19BA">
              <w:rPr>
                <w:sz w:val="16"/>
                <w:szCs w:val="18"/>
              </w:rPr>
              <w:t xml:space="preserve"> 21-5</w:t>
            </w:r>
          </w:p>
        </w:tc>
        <w:tc>
          <w:tcPr>
            <w:tcW w:w="971" w:type="dxa"/>
            <w:vAlign w:val="center"/>
          </w:tcPr>
          <w:p w14:paraId="2F5E1293" w14:textId="77777777" w:rsidR="000235AA" w:rsidRPr="00034999" w:rsidRDefault="000235AA" w:rsidP="002F6F8B">
            <w:pPr>
              <w:autoSpaceDE/>
              <w:autoSpaceDN/>
              <w:adjustRightInd/>
              <w:spacing w:before="0" w:line="240" w:lineRule="auto"/>
              <w:ind w:left="0"/>
              <w:jc w:val="center"/>
              <w:rPr>
                <w:w w:val="0"/>
                <w:sz w:val="16"/>
                <w:szCs w:val="18"/>
              </w:rPr>
            </w:pPr>
            <w:r w:rsidRPr="00034999">
              <w:rPr>
                <w:sz w:val="16"/>
                <w:szCs w:val="18"/>
              </w:rPr>
              <w:t>0</w:t>
            </w:r>
          </w:p>
        </w:tc>
        <w:tc>
          <w:tcPr>
            <w:tcW w:w="1439" w:type="dxa"/>
            <w:vAlign w:val="center"/>
          </w:tcPr>
          <w:p w14:paraId="46FB507E" w14:textId="77777777" w:rsidR="000235AA" w:rsidRPr="00034999" w:rsidRDefault="000235AA" w:rsidP="002F6F8B">
            <w:pPr>
              <w:autoSpaceDE/>
              <w:autoSpaceDN/>
              <w:adjustRightInd/>
              <w:spacing w:before="0"/>
              <w:ind w:left="0"/>
              <w:rPr>
                <w:w w:val="0"/>
                <w:sz w:val="16"/>
                <w:szCs w:val="16"/>
              </w:rPr>
            </w:pPr>
            <w:r w:rsidRPr="00034999">
              <w:rPr>
                <w:sz w:val="16"/>
                <w:szCs w:val="18"/>
              </w:rPr>
              <w:t>399°C (75</w:t>
            </w:r>
            <w:r>
              <w:rPr>
                <w:sz w:val="16"/>
                <w:szCs w:val="18"/>
              </w:rPr>
              <w:t>0</w:t>
            </w:r>
            <w:r w:rsidRPr="00034999">
              <w:rPr>
                <w:sz w:val="16"/>
                <w:szCs w:val="18"/>
              </w:rPr>
              <w:t>°F)</w:t>
            </w:r>
          </w:p>
        </w:tc>
      </w:tr>
      <w:tr w:rsidR="000235AA" w:rsidRPr="00034999" w14:paraId="22CBF5F2" w14:textId="77777777" w:rsidTr="002F6F8B">
        <w:trPr>
          <w:trHeight w:val="288"/>
          <w:jc w:val="center"/>
        </w:trPr>
        <w:tc>
          <w:tcPr>
            <w:tcW w:w="2288" w:type="dxa"/>
            <w:gridSpan w:val="3"/>
            <w:vAlign w:val="center"/>
          </w:tcPr>
          <w:p w14:paraId="2078DB97" w14:textId="77777777" w:rsidR="000235AA" w:rsidRPr="00034999" w:rsidRDefault="000235AA" w:rsidP="002F6F8B">
            <w:pPr>
              <w:autoSpaceDE/>
              <w:autoSpaceDN/>
              <w:adjustRightInd/>
              <w:spacing w:before="0" w:line="240" w:lineRule="auto"/>
              <w:ind w:left="0"/>
              <w:rPr>
                <w:b/>
                <w:sz w:val="16"/>
                <w:szCs w:val="16"/>
              </w:rPr>
            </w:pPr>
            <w:r w:rsidRPr="00034999">
              <w:rPr>
                <w:b/>
                <w:sz w:val="16"/>
                <w:szCs w:val="16"/>
              </w:rPr>
              <w:t>Self-Cured Inorganic</w:t>
            </w:r>
          </w:p>
        </w:tc>
        <w:tc>
          <w:tcPr>
            <w:tcW w:w="3015" w:type="dxa"/>
            <w:vAlign w:val="center"/>
          </w:tcPr>
          <w:p w14:paraId="578CEB6C" w14:textId="77777777" w:rsidR="000235AA" w:rsidRPr="00034999" w:rsidRDefault="000235AA" w:rsidP="002F6F8B">
            <w:pPr>
              <w:autoSpaceDE/>
              <w:autoSpaceDN/>
              <w:adjustRightInd/>
              <w:spacing w:before="0" w:line="240" w:lineRule="auto"/>
              <w:ind w:left="0"/>
              <w:rPr>
                <w:sz w:val="16"/>
                <w:szCs w:val="18"/>
              </w:rPr>
            </w:pPr>
            <w:r w:rsidRPr="00034999">
              <w:rPr>
                <w:sz w:val="16"/>
                <w:szCs w:val="18"/>
              </w:rPr>
              <w:t>Carboline</w:t>
            </w:r>
          </w:p>
        </w:tc>
        <w:tc>
          <w:tcPr>
            <w:tcW w:w="2402" w:type="dxa"/>
            <w:gridSpan w:val="3"/>
            <w:vAlign w:val="center"/>
          </w:tcPr>
          <w:p w14:paraId="54307795" w14:textId="77777777" w:rsidR="000235AA" w:rsidRPr="00CA19BA" w:rsidRDefault="000235AA" w:rsidP="002F6F8B">
            <w:pPr>
              <w:autoSpaceDE/>
              <w:autoSpaceDN/>
              <w:adjustRightInd/>
              <w:spacing w:before="0" w:line="240" w:lineRule="auto"/>
              <w:ind w:left="0"/>
              <w:rPr>
                <w:sz w:val="16"/>
                <w:szCs w:val="18"/>
              </w:rPr>
            </w:pPr>
            <w:proofErr w:type="spellStart"/>
            <w:r w:rsidRPr="00CA19BA">
              <w:rPr>
                <w:sz w:val="16"/>
                <w:szCs w:val="18"/>
              </w:rPr>
              <w:t>Carbozinc</w:t>
            </w:r>
            <w:proofErr w:type="spellEnd"/>
            <w:r w:rsidRPr="00CA19BA">
              <w:rPr>
                <w:sz w:val="16"/>
                <w:szCs w:val="18"/>
              </w:rPr>
              <w:t xml:space="preserve"> 11 WB</w:t>
            </w:r>
          </w:p>
        </w:tc>
        <w:tc>
          <w:tcPr>
            <w:tcW w:w="971" w:type="dxa"/>
            <w:vAlign w:val="center"/>
          </w:tcPr>
          <w:p w14:paraId="626877CD" w14:textId="77777777" w:rsidR="000235AA" w:rsidRPr="00034999" w:rsidRDefault="000235AA" w:rsidP="002F6F8B">
            <w:pPr>
              <w:autoSpaceDE/>
              <w:autoSpaceDN/>
              <w:adjustRightInd/>
              <w:spacing w:before="0" w:line="240" w:lineRule="auto"/>
              <w:ind w:left="0"/>
              <w:jc w:val="center"/>
              <w:rPr>
                <w:w w:val="0"/>
                <w:sz w:val="16"/>
                <w:szCs w:val="18"/>
              </w:rPr>
            </w:pPr>
            <w:r w:rsidRPr="00034999">
              <w:rPr>
                <w:sz w:val="16"/>
                <w:szCs w:val="18"/>
              </w:rPr>
              <w:t>0</w:t>
            </w:r>
          </w:p>
        </w:tc>
        <w:tc>
          <w:tcPr>
            <w:tcW w:w="1439" w:type="dxa"/>
            <w:vAlign w:val="center"/>
          </w:tcPr>
          <w:p w14:paraId="5CC8EA28" w14:textId="77777777" w:rsidR="000235AA" w:rsidRPr="00034999" w:rsidRDefault="000235AA" w:rsidP="002F6F8B">
            <w:pPr>
              <w:autoSpaceDE/>
              <w:autoSpaceDN/>
              <w:adjustRightInd/>
              <w:spacing w:before="0"/>
              <w:ind w:left="23"/>
              <w:rPr>
                <w:w w:val="0"/>
                <w:sz w:val="16"/>
                <w:szCs w:val="16"/>
              </w:rPr>
            </w:pPr>
            <w:r w:rsidRPr="00034999">
              <w:rPr>
                <w:sz w:val="16"/>
                <w:szCs w:val="18"/>
              </w:rPr>
              <w:t>399°C (750°F)</w:t>
            </w:r>
          </w:p>
        </w:tc>
      </w:tr>
      <w:tr w:rsidR="000235AA" w:rsidRPr="00034999" w14:paraId="485AA44F" w14:textId="77777777" w:rsidTr="002F6F8B">
        <w:trPr>
          <w:trHeight w:val="288"/>
          <w:jc w:val="center"/>
        </w:trPr>
        <w:tc>
          <w:tcPr>
            <w:tcW w:w="2288" w:type="dxa"/>
            <w:gridSpan w:val="3"/>
            <w:vAlign w:val="center"/>
          </w:tcPr>
          <w:p w14:paraId="05A71098" w14:textId="77777777" w:rsidR="000235AA" w:rsidRPr="00034999" w:rsidRDefault="000235AA" w:rsidP="002F6F8B">
            <w:pPr>
              <w:autoSpaceDE/>
              <w:autoSpaceDN/>
              <w:adjustRightInd/>
              <w:spacing w:before="0" w:line="240" w:lineRule="auto"/>
              <w:ind w:left="0"/>
              <w:rPr>
                <w:b/>
                <w:sz w:val="16"/>
                <w:szCs w:val="16"/>
              </w:rPr>
            </w:pPr>
            <w:r w:rsidRPr="00034999">
              <w:rPr>
                <w:b/>
                <w:sz w:val="16"/>
                <w:szCs w:val="16"/>
              </w:rPr>
              <w:t>Zinc - Water Reducible</w:t>
            </w:r>
          </w:p>
        </w:tc>
        <w:tc>
          <w:tcPr>
            <w:tcW w:w="3015" w:type="dxa"/>
            <w:vAlign w:val="center"/>
          </w:tcPr>
          <w:p w14:paraId="75345C3A" w14:textId="77777777" w:rsidR="000235AA" w:rsidRPr="00034999" w:rsidRDefault="000235AA" w:rsidP="002F6F8B">
            <w:pPr>
              <w:autoSpaceDE/>
              <w:autoSpaceDN/>
              <w:adjustRightInd/>
              <w:spacing w:before="0" w:line="240" w:lineRule="auto"/>
              <w:ind w:left="0"/>
              <w:rPr>
                <w:sz w:val="16"/>
                <w:szCs w:val="18"/>
              </w:rPr>
            </w:pPr>
            <w:r w:rsidRPr="00034999">
              <w:rPr>
                <w:sz w:val="16"/>
                <w:szCs w:val="18"/>
              </w:rPr>
              <w:t xml:space="preserve">Hempel </w:t>
            </w:r>
          </w:p>
        </w:tc>
        <w:tc>
          <w:tcPr>
            <w:tcW w:w="2402" w:type="dxa"/>
            <w:gridSpan w:val="3"/>
            <w:vAlign w:val="center"/>
          </w:tcPr>
          <w:p w14:paraId="74C30212" w14:textId="77777777" w:rsidR="000235AA" w:rsidRPr="00CA19BA" w:rsidRDefault="000235AA" w:rsidP="002F6F8B">
            <w:pPr>
              <w:autoSpaceDE/>
              <w:autoSpaceDN/>
              <w:adjustRightInd/>
              <w:spacing w:before="0" w:line="240" w:lineRule="auto"/>
              <w:ind w:left="0"/>
              <w:rPr>
                <w:sz w:val="16"/>
                <w:szCs w:val="18"/>
              </w:rPr>
            </w:pPr>
            <w:proofErr w:type="spellStart"/>
            <w:r w:rsidRPr="00CA19BA">
              <w:rPr>
                <w:sz w:val="16"/>
                <w:szCs w:val="18"/>
              </w:rPr>
              <w:t>Galvosil</w:t>
            </w:r>
            <w:proofErr w:type="spellEnd"/>
            <w:r w:rsidRPr="00CA19BA">
              <w:rPr>
                <w:sz w:val="16"/>
                <w:szCs w:val="18"/>
              </w:rPr>
              <w:t xml:space="preserve"> 15620</w:t>
            </w:r>
          </w:p>
        </w:tc>
        <w:tc>
          <w:tcPr>
            <w:tcW w:w="971" w:type="dxa"/>
            <w:vAlign w:val="center"/>
          </w:tcPr>
          <w:p w14:paraId="7833670B" w14:textId="77777777" w:rsidR="000235AA" w:rsidRPr="00034999" w:rsidRDefault="000235AA" w:rsidP="002F6F8B">
            <w:pPr>
              <w:autoSpaceDE/>
              <w:autoSpaceDN/>
              <w:adjustRightInd/>
              <w:spacing w:before="0" w:line="240" w:lineRule="auto"/>
              <w:ind w:left="0"/>
              <w:jc w:val="center"/>
              <w:rPr>
                <w:w w:val="0"/>
                <w:sz w:val="16"/>
                <w:szCs w:val="18"/>
              </w:rPr>
            </w:pPr>
            <w:r w:rsidRPr="00034999">
              <w:rPr>
                <w:sz w:val="16"/>
                <w:szCs w:val="18"/>
              </w:rPr>
              <w:t>0</w:t>
            </w:r>
          </w:p>
        </w:tc>
        <w:tc>
          <w:tcPr>
            <w:tcW w:w="1439" w:type="dxa"/>
            <w:vAlign w:val="center"/>
          </w:tcPr>
          <w:p w14:paraId="67051099" w14:textId="77777777" w:rsidR="000235AA" w:rsidRPr="00034999" w:rsidRDefault="000235AA" w:rsidP="002F6F8B">
            <w:pPr>
              <w:autoSpaceDE/>
              <w:autoSpaceDN/>
              <w:adjustRightInd/>
              <w:spacing w:before="0"/>
              <w:ind w:left="23"/>
              <w:rPr>
                <w:w w:val="0"/>
                <w:sz w:val="16"/>
                <w:szCs w:val="16"/>
              </w:rPr>
            </w:pPr>
            <w:r w:rsidRPr="00034999">
              <w:rPr>
                <w:sz w:val="16"/>
                <w:szCs w:val="18"/>
              </w:rPr>
              <w:t>399°C (75</w:t>
            </w:r>
            <w:r>
              <w:rPr>
                <w:sz w:val="16"/>
                <w:szCs w:val="18"/>
              </w:rPr>
              <w:t>0</w:t>
            </w:r>
            <w:r w:rsidRPr="00034999">
              <w:rPr>
                <w:sz w:val="16"/>
                <w:szCs w:val="18"/>
              </w:rPr>
              <w:t>°F)</w:t>
            </w:r>
          </w:p>
        </w:tc>
      </w:tr>
      <w:tr w:rsidR="00650EA3" w:rsidRPr="00034999" w14:paraId="7A26B756" w14:textId="77777777" w:rsidTr="002F6F8B">
        <w:trPr>
          <w:trHeight w:val="288"/>
          <w:jc w:val="center"/>
        </w:trPr>
        <w:tc>
          <w:tcPr>
            <w:tcW w:w="2288" w:type="dxa"/>
            <w:gridSpan w:val="3"/>
            <w:vMerge w:val="restart"/>
            <w:vAlign w:val="center"/>
          </w:tcPr>
          <w:p w14:paraId="585E45A9" w14:textId="77777777" w:rsidR="00650EA3" w:rsidRPr="00034999" w:rsidRDefault="00650EA3" w:rsidP="002F6F8B">
            <w:pPr>
              <w:autoSpaceDE/>
              <w:autoSpaceDN/>
              <w:adjustRightInd/>
              <w:spacing w:before="0" w:line="240" w:lineRule="auto"/>
              <w:ind w:left="0"/>
              <w:rPr>
                <w:b/>
                <w:sz w:val="16"/>
                <w:szCs w:val="16"/>
              </w:rPr>
            </w:pPr>
            <w:r w:rsidRPr="00034999">
              <w:rPr>
                <w:b/>
                <w:sz w:val="16"/>
                <w:szCs w:val="16"/>
              </w:rPr>
              <w:t>DFT as per</w:t>
            </w:r>
          </w:p>
          <w:p w14:paraId="33A351DE" w14:textId="77777777" w:rsidR="00650EA3" w:rsidRPr="00034999" w:rsidRDefault="00650EA3" w:rsidP="002F6F8B">
            <w:pPr>
              <w:autoSpaceDE/>
              <w:autoSpaceDN/>
              <w:adjustRightInd/>
              <w:spacing w:before="0" w:line="240" w:lineRule="auto"/>
              <w:ind w:left="0"/>
              <w:rPr>
                <w:b/>
                <w:sz w:val="16"/>
                <w:szCs w:val="16"/>
              </w:rPr>
            </w:pPr>
            <w:r w:rsidRPr="00034999">
              <w:rPr>
                <w:b/>
                <w:sz w:val="16"/>
                <w:szCs w:val="16"/>
              </w:rPr>
              <w:t>Manufacturer’s</w:t>
            </w:r>
          </w:p>
          <w:p w14:paraId="1B887396" w14:textId="77777777" w:rsidR="00650EA3" w:rsidRPr="00034999" w:rsidRDefault="00650EA3" w:rsidP="002F6F8B">
            <w:pPr>
              <w:autoSpaceDE/>
              <w:autoSpaceDN/>
              <w:adjustRightInd/>
              <w:spacing w:before="0" w:line="240" w:lineRule="auto"/>
              <w:ind w:left="0"/>
              <w:rPr>
                <w:b/>
                <w:sz w:val="16"/>
                <w:szCs w:val="16"/>
              </w:rPr>
            </w:pPr>
            <w:r w:rsidRPr="00034999">
              <w:rPr>
                <w:b/>
                <w:sz w:val="16"/>
                <w:szCs w:val="16"/>
              </w:rPr>
              <w:t>Product Sheet</w:t>
            </w:r>
          </w:p>
          <w:p w14:paraId="5CC71556" w14:textId="77777777" w:rsidR="00650EA3" w:rsidRPr="00034999" w:rsidRDefault="00650EA3" w:rsidP="002F6F8B">
            <w:pPr>
              <w:autoSpaceDE/>
              <w:autoSpaceDN/>
              <w:adjustRightInd/>
              <w:spacing w:before="0" w:line="240" w:lineRule="auto"/>
              <w:ind w:left="0"/>
              <w:rPr>
                <w:b/>
                <w:sz w:val="16"/>
                <w:szCs w:val="16"/>
              </w:rPr>
            </w:pPr>
            <w:r w:rsidRPr="00034999">
              <w:rPr>
                <w:b/>
                <w:sz w:val="16"/>
                <w:szCs w:val="16"/>
              </w:rPr>
              <w:t>(</w:t>
            </w:r>
            <w:proofErr w:type="spellStart"/>
            <w:r w:rsidRPr="00034999">
              <w:rPr>
                <w:b/>
                <w:sz w:val="16"/>
                <w:szCs w:val="16"/>
              </w:rPr>
              <w:t>topcoated</w:t>
            </w:r>
            <w:proofErr w:type="spellEnd"/>
            <w:r w:rsidRPr="00034999">
              <w:rPr>
                <w:b/>
                <w:sz w:val="16"/>
                <w:szCs w:val="16"/>
              </w:rPr>
              <w:t>)</w:t>
            </w:r>
          </w:p>
        </w:tc>
        <w:tc>
          <w:tcPr>
            <w:tcW w:w="3015" w:type="dxa"/>
            <w:vAlign w:val="center"/>
          </w:tcPr>
          <w:p w14:paraId="5C8A67E5" w14:textId="77777777" w:rsidR="00650EA3" w:rsidRPr="00034999" w:rsidRDefault="00650EA3" w:rsidP="002F6F8B">
            <w:pPr>
              <w:autoSpaceDE/>
              <w:autoSpaceDN/>
              <w:adjustRightInd/>
              <w:spacing w:before="0" w:line="240" w:lineRule="auto"/>
              <w:ind w:left="0"/>
              <w:rPr>
                <w:sz w:val="16"/>
                <w:szCs w:val="18"/>
              </w:rPr>
            </w:pPr>
            <w:r w:rsidRPr="00034999">
              <w:rPr>
                <w:sz w:val="16"/>
                <w:szCs w:val="18"/>
              </w:rPr>
              <w:t>International</w:t>
            </w:r>
          </w:p>
        </w:tc>
        <w:tc>
          <w:tcPr>
            <w:tcW w:w="2402" w:type="dxa"/>
            <w:gridSpan w:val="3"/>
            <w:vAlign w:val="center"/>
          </w:tcPr>
          <w:p w14:paraId="44C0AC5C" w14:textId="77777777" w:rsidR="00650EA3" w:rsidRPr="00CA19BA" w:rsidRDefault="00650EA3" w:rsidP="002F6F8B">
            <w:pPr>
              <w:autoSpaceDE/>
              <w:autoSpaceDN/>
              <w:adjustRightInd/>
              <w:spacing w:before="0" w:line="240" w:lineRule="auto"/>
              <w:ind w:left="0"/>
              <w:rPr>
                <w:sz w:val="16"/>
                <w:szCs w:val="18"/>
              </w:rPr>
            </w:pPr>
            <w:proofErr w:type="spellStart"/>
            <w:r w:rsidRPr="00CA19BA">
              <w:rPr>
                <w:sz w:val="16"/>
                <w:szCs w:val="18"/>
              </w:rPr>
              <w:t>Interzinc</w:t>
            </w:r>
            <w:proofErr w:type="spellEnd"/>
            <w:r w:rsidRPr="00CA19BA">
              <w:rPr>
                <w:sz w:val="16"/>
                <w:szCs w:val="18"/>
              </w:rPr>
              <w:t xml:space="preserve"> 2590</w:t>
            </w:r>
          </w:p>
        </w:tc>
        <w:tc>
          <w:tcPr>
            <w:tcW w:w="971" w:type="dxa"/>
            <w:vAlign w:val="center"/>
          </w:tcPr>
          <w:p w14:paraId="2EA11C0A" w14:textId="77777777" w:rsidR="00650EA3" w:rsidRPr="00034999" w:rsidRDefault="00650EA3" w:rsidP="002F6F8B">
            <w:pPr>
              <w:autoSpaceDE/>
              <w:autoSpaceDN/>
              <w:adjustRightInd/>
              <w:spacing w:before="0" w:line="240" w:lineRule="auto"/>
              <w:ind w:left="0"/>
              <w:jc w:val="center"/>
              <w:rPr>
                <w:w w:val="0"/>
                <w:sz w:val="16"/>
                <w:szCs w:val="18"/>
              </w:rPr>
            </w:pPr>
            <w:r w:rsidRPr="00034999">
              <w:rPr>
                <w:sz w:val="16"/>
                <w:szCs w:val="18"/>
              </w:rPr>
              <w:t>0</w:t>
            </w:r>
          </w:p>
        </w:tc>
        <w:tc>
          <w:tcPr>
            <w:tcW w:w="1439" w:type="dxa"/>
            <w:vAlign w:val="center"/>
          </w:tcPr>
          <w:p w14:paraId="0293C62F" w14:textId="77777777" w:rsidR="00650EA3" w:rsidRPr="00034999" w:rsidRDefault="00650EA3" w:rsidP="002F6F8B">
            <w:pPr>
              <w:autoSpaceDE/>
              <w:autoSpaceDN/>
              <w:adjustRightInd/>
              <w:spacing w:before="0"/>
              <w:ind w:left="23"/>
              <w:rPr>
                <w:w w:val="0"/>
                <w:sz w:val="16"/>
                <w:szCs w:val="16"/>
              </w:rPr>
            </w:pPr>
            <w:r>
              <w:rPr>
                <w:sz w:val="16"/>
                <w:szCs w:val="18"/>
              </w:rPr>
              <w:t>399°C(750</w:t>
            </w:r>
            <w:r w:rsidRPr="00034999">
              <w:rPr>
                <w:sz w:val="16"/>
                <w:szCs w:val="18"/>
              </w:rPr>
              <w:t>°F)</w:t>
            </w:r>
          </w:p>
        </w:tc>
      </w:tr>
      <w:tr w:rsidR="00650EA3" w:rsidRPr="00034999" w14:paraId="3C3CA5E8" w14:textId="77777777" w:rsidTr="002F6F8B">
        <w:trPr>
          <w:trHeight w:val="288"/>
          <w:jc w:val="center"/>
        </w:trPr>
        <w:tc>
          <w:tcPr>
            <w:tcW w:w="2288" w:type="dxa"/>
            <w:gridSpan w:val="3"/>
            <w:vMerge/>
            <w:vAlign w:val="center"/>
          </w:tcPr>
          <w:p w14:paraId="3A545C46" w14:textId="77777777" w:rsidR="00650EA3" w:rsidRPr="00034999" w:rsidRDefault="00650EA3" w:rsidP="002F6F8B">
            <w:pPr>
              <w:autoSpaceDE/>
              <w:autoSpaceDN/>
              <w:adjustRightInd/>
              <w:spacing w:before="0" w:line="240" w:lineRule="auto"/>
              <w:ind w:left="0"/>
              <w:rPr>
                <w:b/>
                <w:sz w:val="16"/>
                <w:szCs w:val="16"/>
              </w:rPr>
            </w:pPr>
          </w:p>
        </w:tc>
        <w:tc>
          <w:tcPr>
            <w:tcW w:w="3015" w:type="dxa"/>
            <w:vAlign w:val="center"/>
          </w:tcPr>
          <w:p w14:paraId="5164C7EA" w14:textId="77777777" w:rsidR="00650EA3" w:rsidRPr="00034999" w:rsidRDefault="00650EA3" w:rsidP="002F6F8B">
            <w:pPr>
              <w:suppressAutoHyphens/>
              <w:autoSpaceDE/>
              <w:autoSpaceDN/>
              <w:adjustRightInd/>
              <w:spacing w:before="0" w:line="240" w:lineRule="auto"/>
              <w:ind w:left="0" w:hanging="9"/>
              <w:rPr>
                <w:sz w:val="16"/>
                <w:szCs w:val="18"/>
              </w:rPr>
            </w:pPr>
            <w:r w:rsidRPr="00034999">
              <w:rPr>
                <w:sz w:val="16"/>
                <w:szCs w:val="18"/>
              </w:rPr>
              <w:t>Jotun Paints</w:t>
            </w:r>
          </w:p>
        </w:tc>
        <w:tc>
          <w:tcPr>
            <w:tcW w:w="2402" w:type="dxa"/>
            <w:gridSpan w:val="3"/>
            <w:vAlign w:val="center"/>
          </w:tcPr>
          <w:p w14:paraId="225637B9" w14:textId="77777777" w:rsidR="00650EA3" w:rsidRPr="00CA19BA" w:rsidRDefault="00650EA3" w:rsidP="002F6F8B">
            <w:pPr>
              <w:autoSpaceDE/>
              <w:autoSpaceDN/>
              <w:adjustRightInd/>
              <w:spacing w:before="0" w:line="240" w:lineRule="auto"/>
              <w:ind w:left="0"/>
              <w:rPr>
                <w:sz w:val="16"/>
                <w:szCs w:val="18"/>
              </w:rPr>
            </w:pPr>
            <w:r w:rsidRPr="00CA19BA">
              <w:rPr>
                <w:sz w:val="16"/>
                <w:szCs w:val="18"/>
              </w:rPr>
              <w:t xml:space="preserve">Resist </w:t>
            </w:r>
            <w:r w:rsidRPr="00CA19BA">
              <w:rPr>
                <w:sz w:val="16"/>
                <w:szCs w:val="18"/>
                <w:lang w:val="ru-RU"/>
              </w:rPr>
              <w:t>18</w:t>
            </w:r>
            <w:r w:rsidRPr="00CA19BA">
              <w:rPr>
                <w:sz w:val="16"/>
                <w:szCs w:val="18"/>
              </w:rPr>
              <w:t xml:space="preserve"> WF</w:t>
            </w:r>
          </w:p>
        </w:tc>
        <w:tc>
          <w:tcPr>
            <w:tcW w:w="971" w:type="dxa"/>
            <w:vAlign w:val="center"/>
          </w:tcPr>
          <w:p w14:paraId="60A47445" w14:textId="77777777" w:rsidR="00650EA3" w:rsidRPr="00034999" w:rsidRDefault="00650EA3" w:rsidP="002F6F8B">
            <w:pPr>
              <w:autoSpaceDE/>
              <w:autoSpaceDN/>
              <w:adjustRightInd/>
              <w:spacing w:before="0" w:line="240" w:lineRule="auto"/>
              <w:ind w:left="0"/>
              <w:jc w:val="center"/>
              <w:rPr>
                <w:w w:val="0"/>
                <w:sz w:val="16"/>
                <w:szCs w:val="18"/>
              </w:rPr>
            </w:pPr>
            <w:r w:rsidRPr="00034999">
              <w:rPr>
                <w:sz w:val="16"/>
                <w:szCs w:val="18"/>
              </w:rPr>
              <w:t>0</w:t>
            </w:r>
          </w:p>
        </w:tc>
        <w:tc>
          <w:tcPr>
            <w:tcW w:w="1439" w:type="dxa"/>
            <w:vAlign w:val="center"/>
          </w:tcPr>
          <w:p w14:paraId="200D6086" w14:textId="77777777" w:rsidR="00650EA3" w:rsidRPr="00034999" w:rsidRDefault="00650EA3" w:rsidP="002F6F8B">
            <w:pPr>
              <w:autoSpaceDE/>
              <w:autoSpaceDN/>
              <w:adjustRightInd/>
              <w:spacing w:before="0"/>
              <w:ind w:left="23"/>
              <w:rPr>
                <w:sz w:val="16"/>
                <w:szCs w:val="16"/>
              </w:rPr>
            </w:pPr>
            <w:r w:rsidRPr="00034999">
              <w:rPr>
                <w:sz w:val="16"/>
                <w:szCs w:val="18"/>
              </w:rPr>
              <w:t>399°C (750°F)</w:t>
            </w:r>
          </w:p>
        </w:tc>
      </w:tr>
      <w:tr w:rsidR="00650EA3" w:rsidRPr="00034999" w14:paraId="24AA3A0B" w14:textId="77777777" w:rsidTr="002F6F8B">
        <w:trPr>
          <w:trHeight w:val="288"/>
          <w:jc w:val="center"/>
        </w:trPr>
        <w:tc>
          <w:tcPr>
            <w:tcW w:w="2288" w:type="dxa"/>
            <w:gridSpan w:val="3"/>
            <w:vMerge/>
            <w:vAlign w:val="center"/>
          </w:tcPr>
          <w:p w14:paraId="1625B826" w14:textId="77777777" w:rsidR="00650EA3" w:rsidRPr="00034999" w:rsidRDefault="00650EA3" w:rsidP="002F6F8B">
            <w:pPr>
              <w:autoSpaceDE/>
              <w:autoSpaceDN/>
              <w:adjustRightInd/>
              <w:spacing w:before="0" w:line="240" w:lineRule="auto"/>
              <w:ind w:left="0"/>
              <w:rPr>
                <w:b/>
                <w:sz w:val="16"/>
                <w:szCs w:val="16"/>
              </w:rPr>
            </w:pPr>
          </w:p>
        </w:tc>
        <w:tc>
          <w:tcPr>
            <w:tcW w:w="3015" w:type="dxa"/>
            <w:vAlign w:val="center"/>
          </w:tcPr>
          <w:p w14:paraId="40163AF5" w14:textId="77777777" w:rsidR="00650EA3" w:rsidRPr="00034999" w:rsidRDefault="00650EA3" w:rsidP="002F6F8B">
            <w:pPr>
              <w:suppressAutoHyphens/>
              <w:autoSpaceDE/>
              <w:autoSpaceDN/>
              <w:adjustRightInd/>
              <w:spacing w:before="0" w:line="240" w:lineRule="auto"/>
              <w:ind w:left="0" w:hanging="9"/>
              <w:rPr>
                <w:sz w:val="16"/>
                <w:szCs w:val="18"/>
              </w:rPr>
            </w:pPr>
            <w:r w:rsidRPr="00034999">
              <w:rPr>
                <w:sz w:val="16"/>
                <w:szCs w:val="18"/>
              </w:rPr>
              <w:t>Sherwin Williams</w:t>
            </w:r>
          </w:p>
        </w:tc>
        <w:tc>
          <w:tcPr>
            <w:tcW w:w="2402" w:type="dxa"/>
            <w:gridSpan w:val="3"/>
            <w:vAlign w:val="center"/>
          </w:tcPr>
          <w:p w14:paraId="2FE0A8D7" w14:textId="77777777" w:rsidR="00650EA3" w:rsidRPr="00CA19BA" w:rsidRDefault="00650EA3" w:rsidP="002F6F8B">
            <w:pPr>
              <w:suppressAutoHyphens/>
              <w:autoSpaceDE/>
              <w:autoSpaceDN/>
              <w:adjustRightInd/>
              <w:spacing w:before="0" w:line="240" w:lineRule="auto"/>
              <w:ind w:left="0"/>
              <w:rPr>
                <w:sz w:val="16"/>
                <w:szCs w:val="18"/>
              </w:rPr>
            </w:pPr>
            <w:proofErr w:type="spellStart"/>
            <w:r w:rsidRPr="00CA19BA">
              <w:rPr>
                <w:sz w:val="16"/>
                <w:szCs w:val="18"/>
              </w:rPr>
              <w:t>ZInc</w:t>
            </w:r>
            <w:proofErr w:type="spellEnd"/>
            <w:r w:rsidRPr="00CA19BA">
              <w:rPr>
                <w:sz w:val="16"/>
                <w:szCs w:val="18"/>
              </w:rPr>
              <w:t xml:space="preserve"> Clad XI</w:t>
            </w:r>
          </w:p>
        </w:tc>
        <w:tc>
          <w:tcPr>
            <w:tcW w:w="971" w:type="dxa"/>
            <w:vAlign w:val="center"/>
          </w:tcPr>
          <w:p w14:paraId="58B9FFCB" w14:textId="77777777" w:rsidR="00650EA3" w:rsidRPr="00034999" w:rsidRDefault="00650EA3" w:rsidP="002F6F8B">
            <w:pPr>
              <w:autoSpaceDE/>
              <w:autoSpaceDN/>
              <w:adjustRightInd/>
              <w:spacing w:before="0" w:line="240" w:lineRule="auto"/>
              <w:ind w:left="0"/>
              <w:jc w:val="center"/>
              <w:rPr>
                <w:w w:val="0"/>
                <w:sz w:val="16"/>
                <w:szCs w:val="18"/>
              </w:rPr>
            </w:pPr>
            <w:r w:rsidRPr="00034999">
              <w:rPr>
                <w:sz w:val="16"/>
                <w:szCs w:val="18"/>
              </w:rPr>
              <w:t>0</w:t>
            </w:r>
          </w:p>
        </w:tc>
        <w:tc>
          <w:tcPr>
            <w:tcW w:w="1439" w:type="dxa"/>
            <w:vAlign w:val="center"/>
          </w:tcPr>
          <w:p w14:paraId="7296F7B8" w14:textId="77777777" w:rsidR="00650EA3" w:rsidRPr="00034999" w:rsidRDefault="00650EA3" w:rsidP="002F6F8B">
            <w:pPr>
              <w:autoSpaceDE/>
              <w:autoSpaceDN/>
              <w:adjustRightInd/>
              <w:spacing w:before="0"/>
              <w:ind w:left="23"/>
              <w:rPr>
                <w:w w:val="0"/>
                <w:sz w:val="16"/>
                <w:szCs w:val="16"/>
              </w:rPr>
            </w:pPr>
            <w:r w:rsidRPr="00034999">
              <w:rPr>
                <w:sz w:val="16"/>
                <w:szCs w:val="18"/>
              </w:rPr>
              <w:t>399°C (750°F)</w:t>
            </w:r>
          </w:p>
        </w:tc>
      </w:tr>
      <w:tr w:rsidR="000235AA" w:rsidRPr="00034999" w14:paraId="0DC67BB3" w14:textId="77777777" w:rsidTr="002F6F8B">
        <w:trPr>
          <w:trHeight w:val="288"/>
          <w:jc w:val="center"/>
        </w:trPr>
        <w:tc>
          <w:tcPr>
            <w:tcW w:w="2288" w:type="dxa"/>
            <w:gridSpan w:val="3"/>
            <w:tcBorders>
              <w:bottom w:val="single" w:sz="12" w:space="0" w:color="auto"/>
            </w:tcBorders>
            <w:vAlign w:val="center"/>
          </w:tcPr>
          <w:p w14:paraId="31817690" w14:textId="77777777" w:rsidR="000235AA" w:rsidRPr="00034999" w:rsidRDefault="000235AA" w:rsidP="002F6F8B">
            <w:pPr>
              <w:autoSpaceDE/>
              <w:autoSpaceDN/>
              <w:adjustRightInd/>
              <w:spacing w:before="0"/>
              <w:ind w:left="0"/>
              <w:rPr>
                <w:i/>
                <w:sz w:val="14"/>
                <w:szCs w:val="14"/>
              </w:rPr>
            </w:pPr>
          </w:p>
        </w:tc>
        <w:tc>
          <w:tcPr>
            <w:tcW w:w="7827" w:type="dxa"/>
            <w:gridSpan w:val="6"/>
            <w:tcBorders>
              <w:bottom w:val="single" w:sz="12" w:space="0" w:color="auto"/>
            </w:tcBorders>
            <w:vAlign w:val="center"/>
          </w:tcPr>
          <w:p w14:paraId="4EAE3F7D" w14:textId="53A41823" w:rsidR="000235AA" w:rsidRPr="00034999" w:rsidRDefault="000235AA" w:rsidP="002F6F8B">
            <w:pPr>
              <w:autoSpaceDE/>
              <w:autoSpaceDN/>
              <w:adjustRightInd/>
              <w:spacing w:before="0" w:line="240" w:lineRule="auto"/>
              <w:ind w:left="0"/>
              <w:rPr>
                <w:i/>
                <w:sz w:val="14"/>
                <w:szCs w:val="14"/>
              </w:rPr>
            </w:pPr>
          </w:p>
        </w:tc>
      </w:tr>
      <w:tr w:rsidR="000235AA" w:rsidRPr="00034999" w14:paraId="39702162" w14:textId="77777777" w:rsidTr="002F6F8B">
        <w:trPr>
          <w:trHeight w:val="288"/>
          <w:jc w:val="center"/>
        </w:trPr>
        <w:tc>
          <w:tcPr>
            <w:tcW w:w="1170" w:type="dxa"/>
            <w:vAlign w:val="center"/>
          </w:tcPr>
          <w:p w14:paraId="12843AFA" w14:textId="77777777" w:rsidR="000235AA" w:rsidRPr="00034999" w:rsidRDefault="000235AA" w:rsidP="002F6F8B">
            <w:pPr>
              <w:autoSpaceDE/>
              <w:autoSpaceDN/>
              <w:adjustRightInd/>
              <w:spacing w:before="0" w:line="240" w:lineRule="auto"/>
              <w:ind w:left="-72"/>
              <w:rPr>
                <w:b/>
                <w:sz w:val="16"/>
                <w:szCs w:val="16"/>
              </w:rPr>
            </w:pPr>
            <w:r w:rsidRPr="00034999">
              <w:rPr>
                <w:b/>
                <w:sz w:val="16"/>
                <w:szCs w:val="16"/>
              </w:rPr>
              <w:t>Last Update:</w:t>
            </w:r>
          </w:p>
        </w:tc>
        <w:tc>
          <w:tcPr>
            <w:tcW w:w="4133" w:type="dxa"/>
            <w:gridSpan w:val="3"/>
            <w:vAlign w:val="center"/>
          </w:tcPr>
          <w:p w14:paraId="75D73E17" w14:textId="597487DC" w:rsidR="000235AA" w:rsidRPr="00034999" w:rsidRDefault="008153F3" w:rsidP="002F6F8B">
            <w:pPr>
              <w:autoSpaceDE/>
              <w:autoSpaceDN/>
              <w:adjustRightInd/>
              <w:spacing w:before="0" w:line="240" w:lineRule="auto"/>
              <w:ind w:left="-72"/>
              <w:rPr>
                <w:sz w:val="16"/>
                <w:szCs w:val="16"/>
              </w:rPr>
            </w:pPr>
            <w:r>
              <w:rPr>
                <w:sz w:val="16"/>
                <w:szCs w:val="16"/>
              </w:rPr>
              <w:t>November</w:t>
            </w:r>
            <w:r w:rsidR="00B25191">
              <w:rPr>
                <w:sz w:val="16"/>
                <w:szCs w:val="16"/>
              </w:rPr>
              <w:t xml:space="preserve"> 2025</w:t>
            </w:r>
          </w:p>
        </w:tc>
        <w:tc>
          <w:tcPr>
            <w:tcW w:w="2402" w:type="dxa"/>
            <w:gridSpan w:val="3"/>
            <w:vAlign w:val="center"/>
          </w:tcPr>
          <w:p w14:paraId="5D75FE2D" w14:textId="77777777" w:rsidR="000235AA" w:rsidRPr="00034999" w:rsidRDefault="000235AA" w:rsidP="002F6F8B">
            <w:pPr>
              <w:autoSpaceDE/>
              <w:autoSpaceDN/>
              <w:adjustRightInd/>
              <w:spacing w:before="0"/>
              <w:ind w:left="0"/>
              <w:rPr>
                <w:b/>
                <w:sz w:val="16"/>
                <w:szCs w:val="16"/>
              </w:rPr>
            </w:pPr>
          </w:p>
        </w:tc>
        <w:tc>
          <w:tcPr>
            <w:tcW w:w="971" w:type="dxa"/>
            <w:vAlign w:val="center"/>
          </w:tcPr>
          <w:p w14:paraId="12A4EE13" w14:textId="77777777" w:rsidR="000235AA" w:rsidRPr="00034999" w:rsidRDefault="000235AA" w:rsidP="002F6F8B">
            <w:pPr>
              <w:autoSpaceDE/>
              <w:autoSpaceDN/>
              <w:adjustRightInd/>
              <w:spacing w:before="0"/>
              <w:ind w:left="0"/>
              <w:jc w:val="center"/>
              <w:rPr>
                <w:b/>
                <w:sz w:val="16"/>
                <w:szCs w:val="16"/>
              </w:rPr>
            </w:pPr>
          </w:p>
        </w:tc>
        <w:tc>
          <w:tcPr>
            <w:tcW w:w="1439" w:type="dxa"/>
            <w:vAlign w:val="center"/>
          </w:tcPr>
          <w:p w14:paraId="5C4E0DB1" w14:textId="77777777" w:rsidR="000235AA" w:rsidRPr="00034999" w:rsidRDefault="000235AA" w:rsidP="002F6F8B">
            <w:pPr>
              <w:autoSpaceDE/>
              <w:autoSpaceDN/>
              <w:adjustRightInd/>
              <w:spacing w:before="0"/>
              <w:ind w:left="0"/>
              <w:rPr>
                <w:b/>
                <w:sz w:val="16"/>
                <w:szCs w:val="16"/>
              </w:rPr>
            </w:pPr>
          </w:p>
        </w:tc>
      </w:tr>
    </w:tbl>
    <w:p w14:paraId="1DBD7D87" w14:textId="5925A38F" w:rsidR="000235AA" w:rsidRDefault="000235AA" w:rsidP="00B25191">
      <w:pPr>
        <w:spacing w:before="0" w:line="240" w:lineRule="auto"/>
        <w:ind w:left="630" w:hanging="540"/>
        <w:rPr>
          <w:color w:val="auto"/>
          <w:sz w:val="16"/>
          <w:szCs w:val="16"/>
        </w:rPr>
      </w:pPr>
      <w:r w:rsidRPr="00034999">
        <w:rPr>
          <w:color w:val="auto"/>
          <w:sz w:val="16"/>
          <w:szCs w:val="16"/>
        </w:rPr>
        <w:t>Note</w:t>
      </w:r>
      <w:r w:rsidR="000D7841">
        <w:rPr>
          <w:color w:val="auto"/>
          <w:sz w:val="16"/>
          <w:szCs w:val="16"/>
        </w:rPr>
        <w:t xml:space="preserve"> 1</w:t>
      </w:r>
      <w:r w:rsidRPr="00034999">
        <w:rPr>
          <w:color w:val="auto"/>
          <w:sz w:val="16"/>
          <w:szCs w:val="16"/>
        </w:rPr>
        <w:t>:</w:t>
      </w:r>
      <w:r w:rsidR="000D7841">
        <w:rPr>
          <w:color w:val="auto"/>
          <w:sz w:val="16"/>
          <w:szCs w:val="16"/>
        </w:rPr>
        <w:tab/>
      </w:r>
      <w:r w:rsidRPr="00034999">
        <w:rPr>
          <w:color w:val="auto"/>
          <w:sz w:val="16"/>
          <w:szCs w:val="16"/>
        </w:rPr>
        <w:t>Final DFT must be at least 50 percent thicker than the substrate anchor profile but not thicker than maximum DFT listed in product data sheet.</w:t>
      </w:r>
    </w:p>
    <w:p w14:paraId="4548BF67" w14:textId="75401832" w:rsidR="003A466B" w:rsidRDefault="003A466B" w:rsidP="00B25191">
      <w:pPr>
        <w:spacing w:before="0" w:line="240" w:lineRule="auto"/>
        <w:ind w:left="630" w:hanging="540"/>
        <w:rPr>
          <w:color w:val="auto"/>
          <w:sz w:val="16"/>
          <w:szCs w:val="16"/>
        </w:rPr>
      </w:pPr>
      <w:r>
        <w:rPr>
          <w:color w:val="auto"/>
          <w:sz w:val="16"/>
          <w:szCs w:val="16"/>
        </w:rPr>
        <w:t>Note 2:</w:t>
      </w:r>
      <w:r w:rsidR="000D7841">
        <w:rPr>
          <w:color w:val="auto"/>
          <w:sz w:val="16"/>
          <w:szCs w:val="16"/>
        </w:rPr>
        <w:tab/>
      </w:r>
      <w:r w:rsidRPr="00B25191">
        <w:rPr>
          <w:color w:val="auto"/>
          <w:sz w:val="16"/>
          <w:szCs w:val="16"/>
        </w:rPr>
        <w:t>Keep inorganic zinc silicate mixed, using agitated pot while applying. See also System 1.3 (solvent reducible).</w:t>
      </w:r>
    </w:p>
    <w:p w14:paraId="09855E1E" w14:textId="77777777" w:rsidR="000235AA" w:rsidRPr="001D3869" w:rsidRDefault="000235AA" w:rsidP="000235AA">
      <w:pPr>
        <w:tabs>
          <w:tab w:val="left" w:pos="3225"/>
        </w:tabs>
        <w:rPr>
          <w:sz w:val="20"/>
          <w:szCs w:val="20"/>
        </w:rPr>
      </w:pPr>
      <w:r w:rsidRPr="001D3869">
        <w:rPr>
          <w:sz w:val="20"/>
          <w:szCs w:val="20"/>
        </w:rPr>
        <w:br w:type="page"/>
      </w:r>
    </w:p>
    <w:tbl>
      <w:tblPr>
        <w:tblW w:w="10183" w:type="dxa"/>
        <w:jc w:val="center"/>
        <w:tblLayout w:type="fixed"/>
        <w:tblLook w:val="01E0" w:firstRow="1" w:lastRow="1" w:firstColumn="1" w:lastColumn="1" w:noHBand="0" w:noVBand="0"/>
      </w:tblPr>
      <w:tblGrid>
        <w:gridCol w:w="1170"/>
        <w:gridCol w:w="270"/>
        <w:gridCol w:w="848"/>
        <w:gridCol w:w="3015"/>
        <w:gridCol w:w="7"/>
        <w:gridCol w:w="990"/>
        <w:gridCol w:w="1615"/>
        <w:gridCol w:w="971"/>
        <w:gridCol w:w="1297"/>
      </w:tblGrid>
      <w:tr w:rsidR="000235AA" w:rsidRPr="00034999" w14:paraId="0E92DBAE" w14:textId="77777777" w:rsidTr="002F6F8B">
        <w:trPr>
          <w:trHeight w:val="360"/>
          <w:jc w:val="center"/>
        </w:trPr>
        <w:tc>
          <w:tcPr>
            <w:tcW w:w="10183" w:type="dxa"/>
            <w:gridSpan w:val="9"/>
            <w:tcBorders>
              <w:top w:val="single" w:sz="6" w:space="0" w:color="auto"/>
              <w:bottom w:val="single" w:sz="12" w:space="0" w:color="auto"/>
            </w:tcBorders>
            <w:shd w:val="clear" w:color="auto" w:fill="FFFFFF"/>
            <w:vAlign w:val="center"/>
          </w:tcPr>
          <w:p w14:paraId="5C784F9B" w14:textId="77777777" w:rsidR="000235AA" w:rsidRPr="00034999" w:rsidRDefault="000235AA" w:rsidP="002F6F8B">
            <w:pPr>
              <w:autoSpaceDE/>
              <w:autoSpaceDN/>
              <w:adjustRightInd/>
              <w:spacing w:before="0"/>
              <w:ind w:left="0" w:right="-72"/>
              <w:jc w:val="right"/>
              <w:rPr>
                <w:b/>
                <w:i/>
                <w:color w:val="auto"/>
              </w:rPr>
            </w:pPr>
            <w:r w:rsidRPr="00034999">
              <w:rPr>
                <w:b/>
                <w:i/>
                <w:color w:val="auto"/>
              </w:rPr>
              <w:lastRenderedPageBreak/>
              <w:t>Primer Only System</w:t>
            </w:r>
          </w:p>
        </w:tc>
      </w:tr>
      <w:tr w:rsidR="000235AA" w:rsidRPr="00034999" w14:paraId="3EA0A6E7" w14:textId="77777777" w:rsidTr="002F6F8B">
        <w:trPr>
          <w:trHeight w:val="360"/>
          <w:jc w:val="center"/>
        </w:trPr>
        <w:tc>
          <w:tcPr>
            <w:tcW w:w="7915" w:type="dxa"/>
            <w:gridSpan w:val="7"/>
            <w:tcBorders>
              <w:top w:val="single" w:sz="12" w:space="0" w:color="auto"/>
              <w:left w:val="single" w:sz="12" w:space="0" w:color="auto"/>
              <w:bottom w:val="single" w:sz="12" w:space="0" w:color="auto"/>
            </w:tcBorders>
            <w:vAlign w:val="center"/>
          </w:tcPr>
          <w:p w14:paraId="33026B0B" w14:textId="77777777" w:rsidR="000235AA" w:rsidRPr="00034999" w:rsidRDefault="000235AA" w:rsidP="002F6F8B">
            <w:pPr>
              <w:autoSpaceDE/>
              <w:autoSpaceDN/>
              <w:adjustRightInd/>
              <w:spacing w:before="0"/>
              <w:ind w:left="0"/>
              <w:rPr>
                <w:b/>
                <w:sz w:val="20"/>
                <w:szCs w:val="20"/>
              </w:rPr>
            </w:pPr>
            <w:r w:rsidRPr="00034999">
              <w:rPr>
                <w:b/>
                <w:sz w:val="20"/>
                <w:szCs w:val="20"/>
              </w:rPr>
              <w:t>Epoxy (Primer Only)</w:t>
            </w:r>
          </w:p>
        </w:tc>
        <w:tc>
          <w:tcPr>
            <w:tcW w:w="2268" w:type="dxa"/>
            <w:gridSpan w:val="2"/>
            <w:tcBorders>
              <w:top w:val="single" w:sz="12" w:space="0" w:color="auto"/>
              <w:bottom w:val="single" w:sz="12" w:space="0" w:color="auto"/>
              <w:right w:val="single" w:sz="12" w:space="0" w:color="auto"/>
            </w:tcBorders>
            <w:shd w:val="clear" w:color="auto" w:fill="000000"/>
            <w:vAlign w:val="center"/>
          </w:tcPr>
          <w:p w14:paraId="7ED14DBF" w14:textId="77777777" w:rsidR="000235AA" w:rsidRPr="00034999" w:rsidRDefault="000235AA" w:rsidP="002F6F8B">
            <w:pPr>
              <w:autoSpaceDE/>
              <w:autoSpaceDN/>
              <w:adjustRightInd/>
              <w:spacing w:before="0" w:line="240" w:lineRule="auto"/>
              <w:ind w:left="0"/>
              <w:jc w:val="center"/>
              <w:rPr>
                <w:b/>
                <w:color w:val="FFFFFF"/>
                <w:sz w:val="36"/>
                <w:szCs w:val="40"/>
              </w:rPr>
            </w:pPr>
            <w:r w:rsidRPr="00034999">
              <w:rPr>
                <w:b/>
                <w:color w:val="FFFFFF"/>
                <w:sz w:val="36"/>
                <w:szCs w:val="40"/>
              </w:rPr>
              <w:t>1.4</w:t>
            </w:r>
          </w:p>
        </w:tc>
      </w:tr>
      <w:tr w:rsidR="000235AA" w:rsidRPr="00034999" w14:paraId="6747B6AA" w14:textId="77777777" w:rsidTr="002F6F8B">
        <w:trPr>
          <w:cantSplit/>
          <w:trHeight w:val="288"/>
          <w:jc w:val="center"/>
        </w:trPr>
        <w:tc>
          <w:tcPr>
            <w:tcW w:w="1440" w:type="dxa"/>
            <w:gridSpan w:val="2"/>
            <w:tcBorders>
              <w:top w:val="single" w:sz="12" w:space="0" w:color="auto"/>
            </w:tcBorders>
          </w:tcPr>
          <w:p w14:paraId="342FB1FA" w14:textId="77777777" w:rsidR="000235AA" w:rsidRPr="00034999" w:rsidRDefault="000235AA" w:rsidP="002F6F8B">
            <w:pPr>
              <w:autoSpaceDE/>
              <w:autoSpaceDN/>
              <w:adjustRightInd/>
              <w:spacing w:before="0"/>
              <w:ind w:left="-72"/>
              <w:rPr>
                <w:b/>
                <w:sz w:val="16"/>
                <w:szCs w:val="16"/>
              </w:rPr>
            </w:pPr>
            <w:r w:rsidRPr="00034999">
              <w:rPr>
                <w:b/>
                <w:sz w:val="16"/>
                <w:szCs w:val="16"/>
              </w:rPr>
              <w:t>Surface Prep:</w:t>
            </w:r>
          </w:p>
        </w:tc>
        <w:tc>
          <w:tcPr>
            <w:tcW w:w="3870" w:type="dxa"/>
            <w:gridSpan w:val="3"/>
            <w:tcBorders>
              <w:top w:val="single" w:sz="12" w:space="0" w:color="auto"/>
            </w:tcBorders>
          </w:tcPr>
          <w:p w14:paraId="042DA51A" w14:textId="350A5177" w:rsidR="008153F3" w:rsidRDefault="000B1127" w:rsidP="002F6F8B">
            <w:pPr>
              <w:autoSpaceDE/>
              <w:autoSpaceDN/>
              <w:adjustRightInd/>
              <w:spacing w:before="0" w:line="240" w:lineRule="auto"/>
              <w:ind w:left="-74"/>
              <w:rPr>
                <w:sz w:val="16"/>
                <w:szCs w:val="18"/>
              </w:rPr>
            </w:pPr>
            <w:r w:rsidRPr="000B1127">
              <w:rPr>
                <w:sz w:val="16"/>
                <w:szCs w:val="18"/>
              </w:rPr>
              <w:t>SSPC-SP1/SP10 (NACE No. 2) (SA 2.5)</w:t>
            </w:r>
            <w:r w:rsidR="00CE12EE" w:rsidRPr="00CE12EE">
              <w:rPr>
                <w:sz w:val="16"/>
                <w:szCs w:val="18"/>
              </w:rPr>
              <w:t xml:space="preserve"> </w:t>
            </w:r>
          </w:p>
          <w:p w14:paraId="24CB974B" w14:textId="250D2413" w:rsidR="000235AA" w:rsidRPr="00034999" w:rsidRDefault="000235AA" w:rsidP="002F6F8B">
            <w:pPr>
              <w:autoSpaceDE/>
              <w:autoSpaceDN/>
              <w:adjustRightInd/>
              <w:spacing w:before="0" w:line="240" w:lineRule="auto"/>
              <w:ind w:left="-74"/>
              <w:rPr>
                <w:w w:val="0"/>
                <w:sz w:val="16"/>
                <w:szCs w:val="16"/>
              </w:rPr>
            </w:pPr>
            <w:r w:rsidRPr="00034999">
              <w:rPr>
                <w:sz w:val="16"/>
                <w:szCs w:val="18"/>
              </w:rPr>
              <w:t>Near-white blast cleanliness.</w:t>
            </w:r>
          </w:p>
        </w:tc>
        <w:tc>
          <w:tcPr>
            <w:tcW w:w="990" w:type="dxa"/>
            <w:tcBorders>
              <w:top w:val="single" w:sz="12" w:space="0" w:color="auto"/>
            </w:tcBorders>
          </w:tcPr>
          <w:p w14:paraId="3177D90F" w14:textId="77777777" w:rsidR="000235AA" w:rsidRPr="00034999" w:rsidRDefault="000235AA" w:rsidP="002F6F8B">
            <w:pPr>
              <w:autoSpaceDE/>
              <w:autoSpaceDN/>
              <w:adjustRightInd/>
              <w:spacing w:before="0" w:line="240" w:lineRule="auto"/>
              <w:ind w:left="0" w:right="-72"/>
              <w:jc w:val="right"/>
              <w:rPr>
                <w:b/>
                <w:sz w:val="16"/>
                <w:szCs w:val="16"/>
              </w:rPr>
            </w:pPr>
            <w:r w:rsidRPr="00034999">
              <w:rPr>
                <w:b/>
                <w:sz w:val="16"/>
                <w:szCs w:val="16"/>
              </w:rPr>
              <w:t>Touch Up:</w:t>
            </w:r>
          </w:p>
        </w:tc>
        <w:tc>
          <w:tcPr>
            <w:tcW w:w="3883" w:type="dxa"/>
            <w:gridSpan w:val="3"/>
            <w:vMerge w:val="restart"/>
            <w:tcBorders>
              <w:top w:val="single" w:sz="12" w:space="0" w:color="auto"/>
            </w:tcBorders>
          </w:tcPr>
          <w:p w14:paraId="5DCEF2DB" w14:textId="77777777" w:rsidR="000235AA" w:rsidRPr="00034999" w:rsidRDefault="000235AA" w:rsidP="002F6F8B">
            <w:pPr>
              <w:autoSpaceDE/>
              <w:autoSpaceDN/>
              <w:adjustRightInd/>
              <w:spacing w:before="0" w:line="240" w:lineRule="auto"/>
              <w:ind w:left="-72"/>
              <w:rPr>
                <w:sz w:val="16"/>
                <w:szCs w:val="16"/>
              </w:rPr>
            </w:pPr>
            <w:r w:rsidRPr="00034999">
              <w:rPr>
                <w:sz w:val="16"/>
                <w:szCs w:val="16"/>
              </w:rPr>
              <w:t>Use this system.</w:t>
            </w:r>
          </w:p>
        </w:tc>
      </w:tr>
      <w:tr w:rsidR="000235AA" w:rsidRPr="00034999" w14:paraId="0F0836E6" w14:textId="77777777" w:rsidTr="002F6F8B">
        <w:trPr>
          <w:cantSplit/>
          <w:trHeight w:val="288"/>
          <w:jc w:val="center"/>
        </w:trPr>
        <w:tc>
          <w:tcPr>
            <w:tcW w:w="1440" w:type="dxa"/>
            <w:gridSpan w:val="2"/>
          </w:tcPr>
          <w:p w14:paraId="4537824E" w14:textId="77777777" w:rsidR="000235AA" w:rsidRPr="00034999" w:rsidRDefault="000235AA" w:rsidP="002F6F8B">
            <w:pPr>
              <w:autoSpaceDE/>
              <w:autoSpaceDN/>
              <w:adjustRightInd/>
              <w:spacing w:before="0"/>
              <w:ind w:left="-72"/>
              <w:rPr>
                <w:b/>
                <w:sz w:val="16"/>
                <w:szCs w:val="16"/>
              </w:rPr>
            </w:pPr>
            <w:r w:rsidRPr="00034999">
              <w:rPr>
                <w:b/>
                <w:sz w:val="16"/>
                <w:szCs w:val="16"/>
              </w:rPr>
              <w:t>Anchor Pattern:</w:t>
            </w:r>
          </w:p>
        </w:tc>
        <w:tc>
          <w:tcPr>
            <w:tcW w:w="3870" w:type="dxa"/>
            <w:gridSpan w:val="3"/>
          </w:tcPr>
          <w:p w14:paraId="7D8ECF69" w14:textId="77777777" w:rsidR="000235AA" w:rsidRPr="00034999" w:rsidRDefault="000235AA" w:rsidP="002F6F8B">
            <w:pPr>
              <w:autoSpaceDE/>
              <w:autoSpaceDN/>
              <w:adjustRightInd/>
              <w:spacing w:before="0"/>
              <w:ind w:left="-72"/>
              <w:rPr>
                <w:sz w:val="16"/>
                <w:szCs w:val="16"/>
              </w:rPr>
            </w:pPr>
            <w:r w:rsidRPr="00D02000">
              <w:rPr>
                <w:sz w:val="16"/>
                <w:szCs w:val="18"/>
              </w:rPr>
              <w:t>Per manufacturer's product data sheet</w:t>
            </w:r>
          </w:p>
        </w:tc>
        <w:tc>
          <w:tcPr>
            <w:tcW w:w="990" w:type="dxa"/>
          </w:tcPr>
          <w:p w14:paraId="6AB7F09E" w14:textId="77777777" w:rsidR="000235AA" w:rsidRPr="00034999" w:rsidRDefault="000235AA" w:rsidP="002F6F8B">
            <w:pPr>
              <w:autoSpaceDE/>
              <w:autoSpaceDN/>
              <w:adjustRightInd/>
              <w:spacing w:before="0"/>
              <w:ind w:left="0"/>
              <w:jc w:val="right"/>
              <w:rPr>
                <w:b/>
                <w:sz w:val="16"/>
                <w:szCs w:val="16"/>
              </w:rPr>
            </w:pPr>
          </w:p>
        </w:tc>
        <w:tc>
          <w:tcPr>
            <w:tcW w:w="3883" w:type="dxa"/>
            <w:gridSpan w:val="3"/>
            <w:vMerge/>
            <w:vAlign w:val="center"/>
          </w:tcPr>
          <w:p w14:paraId="2D96D8CF" w14:textId="77777777" w:rsidR="000235AA" w:rsidRPr="00034999" w:rsidRDefault="000235AA" w:rsidP="002F6F8B">
            <w:pPr>
              <w:autoSpaceDE/>
              <w:autoSpaceDN/>
              <w:adjustRightInd/>
              <w:spacing w:before="0"/>
              <w:ind w:left="0"/>
            </w:pPr>
          </w:p>
        </w:tc>
      </w:tr>
      <w:tr w:rsidR="000235AA" w:rsidRPr="00034999" w14:paraId="476DC266" w14:textId="77777777" w:rsidTr="002F6F8B">
        <w:trPr>
          <w:cantSplit/>
          <w:trHeight w:val="288"/>
          <w:jc w:val="center"/>
        </w:trPr>
        <w:tc>
          <w:tcPr>
            <w:tcW w:w="1440" w:type="dxa"/>
            <w:gridSpan w:val="2"/>
            <w:tcBorders>
              <w:bottom w:val="single" w:sz="12" w:space="0" w:color="auto"/>
            </w:tcBorders>
          </w:tcPr>
          <w:p w14:paraId="492EC3C9" w14:textId="77777777" w:rsidR="000235AA" w:rsidRPr="00034999" w:rsidRDefault="000235AA" w:rsidP="002F6F8B">
            <w:pPr>
              <w:autoSpaceDE/>
              <w:autoSpaceDN/>
              <w:adjustRightInd/>
              <w:spacing w:before="0"/>
              <w:ind w:left="-72"/>
              <w:rPr>
                <w:b/>
                <w:sz w:val="16"/>
                <w:szCs w:val="16"/>
              </w:rPr>
            </w:pPr>
            <w:r w:rsidRPr="00034999">
              <w:rPr>
                <w:b/>
                <w:sz w:val="16"/>
                <w:szCs w:val="16"/>
              </w:rPr>
              <w:t>Total DFT:</w:t>
            </w:r>
          </w:p>
        </w:tc>
        <w:tc>
          <w:tcPr>
            <w:tcW w:w="3870" w:type="dxa"/>
            <w:gridSpan w:val="3"/>
            <w:tcBorders>
              <w:bottom w:val="single" w:sz="12" w:space="0" w:color="auto"/>
            </w:tcBorders>
          </w:tcPr>
          <w:p w14:paraId="2219D2A2" w14:textId="77777777" w:rsidR="000235AA" w:rsidRPr="00034999" w:rsidRDefault="000235AA" w:rsidP="002F6F8B">
            <w:pPr>
              <w:autoSpaceDE/>
              <w:autoSpaceDN/>
              <w:adjustRightInd/>
              <w:spacing w:before="0"/>
              <w:ind w:left="-72"/>
              <w:rPr>
                <w:sz w:val="16"/>
                <w:szCs w:val="16"/>
              </w:rPr>
            </w:pPr>
            <w:r w:rsidRPr="00D02000">
              <w:rPr>
                <w:sz w:val="16"/>
                <w:szCs w:val="18"/>
              </w:rPr>
              <w:t>Per manufacturer's product data sheet</w:t>
            </w:r>
          </w:p>
        </w:tc>
        <w:tc>
          <w:tcPr>
            <w:tcW w:w="990" w:type="dxa"/>
            <w:tcBorders>
              <w:bottom w:val="single" w:sz="12" w:space="0" w:color="auto"/>
            </w:tcBorders>
          </w:tcPr>
          <w:p w14:paraId="53B257CF" w14:textId="77777777" w:rsidR="000235AA" w:rsidRPr="00034999" w:rsidRDefault="000235AA" w:rsidP="002F6F8B">
            <w:pPr>
              <w:autoSpaceDE/>
              <w:autoSpaceDN/>
              <w:adjustRightInd/>
              <w:spacing w:before="0"/>
              <w:ind w:left="0"/>
              <w:jc w:val="right"/>
              <w:rPr>
                <w:b/>
                <w:sz w:val="16"/>
                <w:szCs w:val="16"/>
              </w:rPr>
            </w:pPr>
          </w:p>
        </w:tc>
        <w:tc>
          <w:tcPr>
            <w:tcW w:w="3883" w:type="dxa"/>
            <w:gridSpan w:val="3"/>
            <w:vMerge/>
            <w:tcBorders>
              <w:bottom w:val="single" w:sz="12" w:space="0" w:color="auto"/>
            </w:tcBorders>
            <w:vAlign w:val="center"/>
          </w:tcPr>
          <w:p w14:paraId="7BDF7A8F" w14:textId="77777777" w:rsidR="000235AA" w:rsidRPr="00034999" w:rsidRDefault="000235AA" w:rsidP="002F6F8B">
            <w:pPr>
              <w:autoSpaceDE/>
              <w:autoSpaceDN/>
              <w:adjustRightInd/>
              <w:spacing w:before="0"/>
              <w:ind w:left="0"/>
            </w:pPr>
          </w:p>
        </w:tc>
      </w:tr>
      <w:tr w:rsidR="000235AA" w:rsidRPr="00034999" w14:paraId="5D0B8D5B"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58C7A609" w14:textId="77777777" w:rsidR="000235AA" w:rsidRPr="00034999" w:rsidRDefault="000235AA" w:rsidP="002F6F8B">
            <w:pPr>
              <w:autoSpaceDE/>
              <w:autoSpaceDN/>
              <w:adjustRightInd/>
              <w:spacing w:before="0" w:line="240" w:lineRule="auto"/>
              <w:ind w:left="0"/>
              <w:rPr>
                <w:b/>
                <w:color w:val="FFFFFF"/>
                <w:sz w:val="16"/>
                <w:szCs w:val="16"/>
              </w:rPr>
            </w:pPr>
            <w:r w:rsidRPr="00034999">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7E397F15" w14:textId="77777777" w:rsidR="000235AA" w:rsidRPr="00034999" w:rsidRDefault="000235AA" w:rsidP="002F6F8B">
            <w:pPr>
              <w:autoSpaceDE/>
              <w:autoSpaceDN/>
              <w:adjustRightInd/>
              <w:spacing w:before="0" w:line="240" w:lineRule="auto"/>
              <w:ind w:left="0"/>
              <w:rPr>
                <w:b/>
                <w:color w:val="FFFFFF"/>
                <w:sz w:val="16"/>
                <w:szCs w:val="16"/>
              </w:rPr>
            </w:pPr>
            <w:r w:rsidRPr="00034999">
              <w:rPr>
                <w:b/>
                <w:color w:val="FFFFFF"/>
                <w:sz w:val="16"/>
                <w:szCs w:val="16"/>
              </w:rPr>
              <w:t>Manufacturer</w:t>
            </w:r>
          </w:p>
        </w:tc>
        <w:tc>
          <w:tcPr>
            <w:tcW w:w="2612" w:type="dxa"/>
            <w:gridSpan w:val="3"/>
            <w:tcBorders>
              <w:top w:val="single" w:sz="12" w:space="0" w:color="auto"/>
              <w:bottom w:val="single" w:sz="12" w:space="0" w:color="auto"/>
            </w:tcBorders>
            <w:shd w:val="clear" w:color="auto" w:fill="000000"/>
            <w:vAlign w:val="center"/>
          </w:tcPr>
          <w:p w14:paraId="7ECD4455" w14:textId="77777777" w:rsidR="000235AA" w:rsidRPr="00034999" w:rsidRDefault="000235AA" w:rsidP="002F6F8B">
            <w:pPr>
              <w:autoSpaceDE/>
              <w:autoSpaceDN/>
              <w:adjustRightInd/>
              <w:spacing w:before="0" w:line="240" w:lineRule="auto"/>
              <w:ind w:left="0"/>
              <w:rPr>
                <w:b/>
                <w:color w:val="FFFFFF"/>
                <w:sz w:val="16"/>
                <w:szCs w:val="16"/>
              </w:rPr>
            </w:pPr>
            <w:r w:rsidRPr="0003499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23C36CE3" w14:textId="77777777" w:rsidR="000235AA" w:rsidRPr="00034999" w:rsidRDefault="000235AA" w:rsidP="002F6F8B">
            <w:pPr>
              <w:autoSpaceDE/>
              <w:autoSpaceDN/>
              <w:adjustRightInd/>
              <w:spacing w:before="0" w:line="240" w:lineRule="auto"/>
              <w:ind w:left="0"/>
              <w:rPr>
                <w:b/>
                <w:color w:val="FFFFFF"/>
                <w:sz w:val="16"/>
                <w:szCs w:val="16"/>
              </w:rPr>
            </w:pPr>
            <w:r w:rsidRPr="00034999">
              <w:rPr>
                <w:b/>
                <w:color w:val="FFFFFF"/>
                <w:sz w:val="16"/>
                <w:szCs w:val="16"/>
              </w:rPr>
              <w:t>VOC (G/L)</w:t>
            </w:r>
          </w:p>
        </w:tc>
        <w:tc>
          <w:tcPr>
            <w:tcW w:w="1297" w:type="dxa"/>
            <w:tcBorders>
              <w:top w:val="single" w:sz="12" w:space="0" w:color="auto"/>
              <w:bottom w:val="single" w:sz="12" w:space="0" w:color="auto"/>
              <w:right w:val="single" w:sz="12" w:space="0" w:color="auto"/>
            </w:tcBorders>
            <w:shd w:val="clear" w:color="auto" w:fill="000000"/>
            <w:vAlign w:val="center"/>
          </w:tcPr>
          <w:p w14:paraId="1B350B9F" w14:textId="77777777" w:rsidR="000235AA" w:rsidRPr="00034999" w:rsidRDefault="000235AA" w:rsidP="002F6F8B">
            <w:pPr>
              <w:autoSpaceDE/>
              <w:autoSpaceDN/>
              <w:adjustRightInd/>
              <w:spacing w:before="0" w:line="240" w:lineRule="auto"/>
              <w:ind w:left="0"/>
              <w:jc w:val="center"/>
              <w:rPr>
                <w:b/>
                <w:color w:val="FFFFFF"/>
                <w:w w:val="0"/>
                <w:sz w:val="16"/>
                <w:szCs w:val="16"/>
              </w:rPr>
            </w:pPr>
            <w:r w:rsidRPr="00034999">
              <w:rPr>
                <w:b/>
                <w:color w:val="FFFFFF"/>
                <w:sz w:val="16"/>
                <w:szCs w:val="16"/>
              </w:rPr>
              <w:t>By Max</w:t>
            </w:r>
            <w:r w:rsidRPr="00034999">
              <w:rPr>
                <w:b/>
                <w:color w:val="FFFFFF"/>
                <w:sz w:val="16"/>
                <w:szCs w:val="16"/>
              </w:rPr>
              <w:br/>
              <w:t>Svc Temp</w:t>
            </w:r>
          </w:p>
        </w:tc>
      </w:tr>
      <w:tr w:rsidR="000235AA" w:rsidRPr="00034999" w14:paraId="256902E1" w14:textId="77777777" w:rsidTr="009A20BE">
        <w:trPr>
          <w:trHeight w:val="288"/>
          <w:jc w:val="center"/>
        </w:trPr>
        <w:tc>
          <w:tcPr>
            <w:tcW w:w="2288" w:type="dxa"/>
            <w:gridSpan w:val="3"/>
            <w:vAlign w:val="center"/>
          </w:tcPr>
          <w:p w14:paraId="1F3AB78C" w14:textId="77777777" w:rsidR="000235AA" w:rsidRPr="00034999" w:rsidRDefault="000235AA" w:rsidP="002F6F8B">
            <w:pPr>
              <w:autoSpaceDE/>
              <w:autoSpaceDN/>
              <w:adjustRightInd/>
              <w:spacing w:before="0" w:line="240" w:lineRule="auto"/>
              <w:ind w:left="0"/>
              <w:rPr>
                <w:b/>
                <w:sz w:val="16"/>
                <w:szCs w:val="16"/>
              </w:rPr>
            </w:pPr>
            <w:r w:rsidRPr="00034999">
              <w:rPr>
                <w:b/>
                <w:sz w:val="16"/>
                <w:szCs w:val="16"/>
              </w:rPr>
              <w:t>PRIMER</w:t>
            </w:r>
          </w:p>
        </w:tc>
        <w:tc>
          <w:tcPr>
            <w:tcW w:w="3015" w:type="dxa"/>
            <w:vAlign w:val="center"/>
          </w:tcPr>
          <w:p w14:paraId="2AA04762" w14:textId="77777777" w:rsidR="000235AA" w:rsidRPr="00034999" w:rsidRDefault="000235AA" w:rsidP="002F6F8B">
            <w:pPr>
              <w:autoSpaceDE/>
              <w:autoSpaceDN/>
              <w:adjustRightInd/>
              <w:spacing w:before="0" w:line="240" w:lineRule="auto"/>
              <w:ind w:left="0"/>
              <w:rPr>
                <w:sz w:val="16"/>
                <w:szCs w:val="18"/>
              </w:rPr>
            </w:pPr>
            <w:r w:rsidRPr="00034999">
              <w:rPr>
                <w:sz w:val="16"/>
                <w:szCs w:val="18"/>
              </w:rPr>
              <w:t>Carboline</w:t>
            </w:r>
          </w:p>
        </w:tc>
        <w:tc>
          <w:tcPr>
            <w:tcW w:w="2612" w:type="dxa"/>
            <w:gridSpan w:val="3"/>
            <w:vAlign w:val="center"/>
          </w:tcPr>
          <w:p w14:paraId="61DF460D" w14:textId="77777777" w:rsidR="000235AA" w:rsidRPr="00F42AB4" w:rsidRDefault="000235AA" w:rsidP="009A20BE">
            <w:pPr>
              <w:autoSpaceDE/>
              <w:autoSpaceDN/>
              <w:adjustRightInd/>
              <w:spacing w:before="0" w:line="240" w:lineRule="auto"/>
              <w:ind w:left="0"/>
              <w:rPr>
                <w:sz w:val="16"/>
                <w:szCs w:val="18"/>
              </w:rPr>
            </w:pPr>
            <w:proofErr w:type="spellStart"/>
            <w:r w:rsidRPr="00F42AB4">
              <w:rPr>
                <w:sz w:val="16"/>
                <w:szCs w:val="18"/>
              </w:rPr>
              <w:t>Carboguard</w:t>
            </w:r>
            <w:proofErr w:type="spellEnd"/>
            <w:r w:rsidRPr="00F42AB4">
              <w:rPr>
                <w:sz w:val="16"/>
                <w:szCs w:val="18"/>
              </w:rPr>
              <w:t xml:space="preserve"> 890 Series</w:t>
            </w:r>
          </w:p>
        </w:tc>
        <w:tc>
          <w:tcPr>
            <w:tcW w:w="971" w:type="dxa"/>
            <w:vAlign w:val="center"/>
          </w:tcPr>
          <w:p w14:paraId="4D8F5D8D" w14:textId="77777777" w:rsidR="000235AA" w:rsidRPr="00034999" w:rsidRDefault="000235AA" w:rsidP="002F6F8B">
            <w:pPr>
              <w:autoSpaceDE/>
              <w:autoSpaceDN/>
              <w:adjustRightInd/>
              <w:spacing w:before="0" w:line="240" w:lineRule="auto"/>
              <w:ind w:left="0"/>
              <w:jc w:val="center"/>
              <w:rPr>
                <w:w w:val="0"/>
                <w:sz w:val="16"/>
                <w:szCs w:val="18"/>
              </w:rPr>
            </w:pPr>
            <w:r w:rsidRPr="00034999">
              <w:rPr>
                <w:sz w:val="16"/>
                <w:szCs w:val="18"/>
              </w:rPr>
              <w:t>100–</w:t>
            </w:r>
            <w:r>
              <w:rPr>
                <w:sz w:val="16"/>
                <w:szCs w:val="18"/>
              </w:rPr>
              <w:t>214</w:t>
            </w:r>
          </w:p>
        </w:tc>
        <w:tc>
          <w:tcPr>
            <w:tcW w:w="1297" w:type="dxa"/>
            <w:vAlign w:val="center"/>
          </w:tcPr>
          <w:p w14:paraId="1004DB98" w14:textId="77777777" w:rsidR="000235AA" w:rsidRPr="00034999" w:rsidRDefault="000235AA" w:rsidP="002F6F8B">
            <w:pPr>
              <w:autoSpaceDE/>
              <w:autoSpaceDN/>
              <w:adjustRightInd/>
              <w:spacing w:before="0" w:line="240" w:lineRule="auto"/>
              <w:ind w:left="11"/>
              <w:rPr>
                <w:sz w:val="16"/>
                <w:szCs w:val="18"/>
              </w:rPr>
            </w:pPr>
            <w:r w:rsidRPr="00034999">
              <w:rPr>
                <w:sz w:val="16"/>
                <w:szCs w:val="18"/>
              </w:rPr>
              <w:t>121°C (250°F)</w:t>
            </w:r>
          </w:p>
        </w:tc>
      </w:tr>
      <w:tr w:rsidR="000235AA" w:rsidRPr="00034999" w14:paraId="4C0F4C93" w14:textId="77777777" w:rsidTr="009A20BE">
        <w:trPr>
          <w:trHeight w:val="288"/>
          <w:jc w:val="center"/>
        </w:trPr>
        <w:tc>
          <w:tcPr>
            <w:tcW w:w="2288" w:type="dxa"/>
            <w:gridSpan w:val="3"/>
            <w:vAlign w:val="center"/>
          </w:tcPr>
          <w:p w14:paraId="48A02F1B" w14:textId="77777777" w:rsidR="000235AA" w:rsidRPr="00034999" w:rsidRDefault="000235AA" w:rsidP="002F6F8B">
            <w:pPr>
              <w:autoSpaceDE/>
              <w:autoSpaceDN/>
              <w:adjustRightInd/>
              <w:spacing w:before="0" w:line="240" w:lineRule="auto"/>
              <w:ind w:left="0"/>
              <w:rPr>
                <w:b/>
                <w:sz w:val="16"/>
                <w:szCs w:val="16"/>
              </w:rPr>
            </w:pPr>
            <w:r w:rsidRPr="00034999">
              <w:rPr>
                <w:b/>
                <w:sz w:val="16"/>
                <w:szCs w:val="16"/>
              </w:rPr>
              <w:t xml:space="preserve">Epoxy </w:t>
            </w:r>
          </w:p>
        </w:tc>
        <w:tc>
          <w:tcPr>
            <w:tcW w:w="3015" w:type="dxa"/>
            <w:vAlign w:val="center"/>
          </w:tcPr>
          <w:p w14:paraId="443BEF95" w14:textId="77777777" w:rsidR="000235AA" w:rsidRPr="00034999" w:rsidRDefault="000235AA" w:rsidP="002F6F8B">
            <w:pPr>
              <w:autoSpaceDE/>
              <w:autoSpaceDN/>
              <w:adjustRightInd/>
              <w:spacing w:before="0" w:line="240" w:lineRule="auto"/>
              <w:ind w:left="0"/>
              <w:rPr>
                <w:sz w:val="16"/>
                <w:szCs w:val="18"/>
              </w:rPr>
            </w:pPr>
            <w:proofErr w:type="spellStart"/>
            <w:r w:rsidRPr="00034999">
              <w:rPr>
                <w:sz w:val="16"/>
                <w:szCs w:val="18"/>
              </w:rPr>
              <w:t>Dampney</w:t>
            </w:r>
            <w:proofErr w:type="spellEnd"/>
          </w:p>
        </w:tc>
        <w:tc>
          <w:tcPr>
            <w:tcW w:w="2612" w:type="dxa"/>
            <w:gridSpan w:val="3"/>
            <w:vAlign w:val="center"/>
          </w:tcPr>
          <w:p w14:paraId="4A62F9A0" w14:textId="77777777" w:rsidR="000235AA" w:rsidRPr="00F42AB4" w:rsidRDefault="000235AA" w:rsidP="009A20BE">
            <w:pPr>
              <w:autoSpaceDE/>
              <w:autoSpaceDN/>
              <w:adjustRightInd/>
              <w:spacing w:before="0" w:line="240" w:lineRule="auto"/>
              <w:ind w:left="0"/>
              <w:rPr>
                <w:sz w:val="16"/>
                <w:szCs w:val="18"/>
              </w:rPr>
            </w:pPr>
            <w:proofErr w:type="spellStart"/>
            <w:r w:rsidRPr="00F42AB4">
              <w:rPr>
                <w:sz w:val="16"/>
                <w:szCs w:val="18"/>
              </w:rPr>
              <w:t>Endcor</w:t>
            </w:r>
            <w:proofErr w:type="spellEnd"/>
            <w:r w:rsidRPr="00F42AB4">
              <w:rPr>
                <w:sz w:val="16"/>
                <w:szCs w:val="18"/>
              </w:rPr>
              <w:t xml:space="preserve"> 750C</w:t>
            </w:r>
          </w:p>
        </w:tc>
        <w:tc>
          <w:tcPr>
            <w:tcW w:w="971" w:type="dxa"/>
            <w:vAlign w:val="center"/>
          </w:tcPr>
          <w:p w14:paraId="520F4870" w14:textId="77777777" w:rsidR="000235AA" w:rsidRPr="00034999" w:rsidRDefault="000235AA" w:rsidP="002F6F8B">
            <w:pPr>
              <w:autoSpaceDE/>
              <w:autoSpaceDN/>
              <w:adjustRightInd/>
              <w:spacing w:before="0" w:line="240" w:lineRule="auto"/>
              <w:ind w:left="0"/>
              <w:jc w:val="center"/>
              <w:rPr>
                <w:w w:val="0"/>
                <w:sz w:val="16"/>
                <w:szCs w:val="18"/>
              </w:rPr>
            </w:pPr>
            <w:r w:rsidRPr="00034999">
              <w:rPr>
                <w:sz w:val="16"/>
                <w:szCs w:val="18"/>
              </w:rPr>
              <w:t>95</w:t>
            </w:r>
          </w:p>
        </w:tc>
        <w:tc>
          <w:tcPr>
            <w:tcW w:w="1297" w:type="dxa"/>
            <w:vAlign w:val="center"/>
          </w:tcPr>
          <w:p w14:paraId="2F5ADE4F" w14:textId="77777777" w:rsidR="000235AA" w:rsidRPr="00034999" w:rsidRDefault="000235AA" w:rsidP="002F6F8B">
            <w:pPr>
              <w:autoSpaceDE/>
              <w:autoSpaceDN/>
              <w:adjustRightInd/>
              <w:spacing w:before="0" w:line="0" w:lineRule="atLeast"/>
              <w:ind w:left="0"/>
              <w:rPr>
                <w:w w:val="0"/>
                <w:sz w:val="16"/>
                <w:szCs w:val="18"/>
              </w:rPr>
            </w:pPr>
            <w:r w:rsidRPr="00034999">
              <w:rPr>
                <w:sz w:val="16"/>
                <w:szCs w:val="18"/>
              </w:rPr>
              <w:t>177°C (350°F)</w:t>
            </w:r>
          </w:p>
        </w:tc>
      </w:tr>
      <w:tr w:rsidR="009A20BE" w:rsidRPr="00034999" w14:paraId="27463434" w14:textId="77777777" w:rsidTr="009A20BE">
        <w:trPr>
          <w:trHeight w:val="288"/>
          <w:jc w:val="center"/>
        </w:trPr>
        <w:tc>
          <w:tcPr>
            <w:tcW w:w="2288" w:type="dxa"/>
            <w:gridSpan w:val="3"/>
            <w:vMerge w:val="restart"/>
            <w:vAlign w:val="center"/>
          </w:tcPr>
          <w:p w14:paraId="01F96F02" w14:textId="77777777" w:rsidR="009A20BE" w:rsidRPr="00034999" w:rsidRDefault="009A20BE" w:rsidP="00793120">
            <w:pPr>
              <w:autoSpaceDE/>
              <w:autoSpaceDN/>
              <w:adjustRightInd/>
              <w:spacing w:before="0" w:line="240" w:lineRule="auto"/>
              <w:ind w:left="0"/>
              <w:rPr>
                <w:b/>
                <w:sz w:val="16"/>
                <w:szCs w:val="16"/>
              </w:rPr>
            </w:pPr>
            <w:r w:rsidRPr="00F647DA">
              <w:rPr>
                <w:b/>
                <w:sz w:val="16"/>
                <w:szCs w:val="16"/>
              </w:rPr>
              <w:t xml:space="preserve">DFT as per Manufacturer’s </w:t>
            </w:r>
            <w:r w:rsidRPr="00F647DA">
              <w:rPr>
                <w:b/>
                <w:sz w:val="16"/>
                <w:szCs w:val="16"/>
              </w:rPr>
              <w:br/>
              <w:t>Product Sheet</w:t>
            </w:r>
          </w:p>
        </w:tc>
        <w:tc>
          <w:tcPr>
            <w:tcW w:w="3015" w:type="dxa"/>
            <w:vAlign w:val="center"/>
          </w:tcPr>
          <w:p w14:paraId="59245DC4" w14:textId="77777777" w:rsidR="009A20BE" w:rsidRPr="00034999" w:rsidRDefault="009A20BE" w:rsidP="00793120">
            <w:pPr>
              <w:autoSpaceDE/>
              <w:autoSpaceDN/>
              <w:adjustRightInd/>
              <w:spacing w:before="0" w:line="240" w:lineRule="auto"/>
              <w:ind w:left="0"/>
              <w:rPr>
                <w:sz w:val="16"/>
                <w:szCs w:val="18"/>
              </w:rPr>
            </w:pPr>
            <w:r w:rsidRPr="00034999">
              <w:rPr>
                <w:sz w:val="16"/>
                <w:szCs w:val="18"/>
              </w:rPr>
              <w:t>Hempel Coatings (USA), Inc</w:t>
            </w:r>
          </w:p>
        </w:tc>
        <w:tc>
          <w:tcPr>
            <w:tcW w:w="2612" w:type="dxa"/>
            <w:gridSpan w:val="3"/>
            <w:vAlign w:val="center"/>
          </w:tcPr>
          <w:p w14:paraId="795BAE49" w14:textId="3EA58B45" w:rsidR="009A20BE" w:rsidRPr="00F42AB4" w:rsidRDefault="009A20BE" w:rsidP="009A20BE">
            <w:pPr>
              <w:autoSpaceDE/>
              <w:autoSpaceDN/>
              <w:adjustRightInd/>
              <w:spacing w:before="0" w:line="240" w:lineRule="auto"/>
              <w:ind w:left="0"/>
              <w:rPr>
                <w:sz w:val="16"/>
                <w:szCs w:val="18"/>
              </w:rPr>
            </w:pPr>
            <w:proofErr w:type="spellStart"/>
            <w:r w:rsidRPr="00F42AB4">
              <w:rPr>
                <w:sz w:val="16"/>
                <w:szCs w:val="18"/>
              </w:rPr>
              <w:t>Hempaprime</w:t>
            </w:r>
            <w:proofErr w:type="spellEnd"/>
            <w:r w:rsidRPr="00F42AB4">
              <w:rPr>
                <w:sz w:val="16"/>
                <w:szCs w:val="18"/>
              </w:rPr>
              <w:t xml:space="preserve"> Multi 500</w:t>
            </w:r>
          </w:p>
        </w:tc>
        <w:tc>
          <w:tcPr>
            <w:tcW w:w="971" w:type="dxa"/>
            <w:vAlign w:val="center"/>
          </w:tcPr>
          <w:p w14:paraId="4D3A2081" w14:textId="1857F7C9" w:rsidR="009A20BE" w:rsidRPr="00034999" w:rsidRDefault="009A20BE" w:rsidP="00793120">
            <w:pPr>
              <w:autoSpaceDE/>
              <w:autoSpaceDN/>
              <w:adjustRightInd/>
              <w:spacing w:before="0" w:line="240" w:lineRule="auto"/>
              <w:ind w:left="0"/>
              <w:jc w:val="center"/>
              <w:rPr>
                <w:w w:val="0"/>
                <w:sz w:val="16"/>
                <w:szCs w:val="18"/>
              </w:rPr>
            </w:pPr>
            <w:r>
              <w:rPr>
                <w:sz w:val="16"/>
                <w:szCs w:val="18"/>
                <w:lang w:val="ru-RU"/>
              </w:rPr>
              <w:t>189-190</w:t>
            </w:r>
          </w:p>
        </w:tc>
        <w:tc>
          <w:tcPr>
            <w:tcW w:w="1297" w:type="dxa"/>
            <w:vAlign w:val="center"/>
          </w:tcPr>
          <w:p w14:paraId="49FDC39D" w14:textId="481E1D01" w:rsidR="009A20BE" w:rsidRPr="00034999" w:rsidRDefault="009A20BE" w:rsidP="00793120">
            <w:pPr>
              <w:autoSpaceDE/>
              <w:autoSpaceDN/>
              <w:adjustRightInd/>
              <w:spacing w:before="0" w:line="0" w:lineRule="atLeast"/>
              <w:ind w:left="0"/>
              <w:rPr>
                <w:w w:val="0"/>
                <w:sz w:val="16"/>
                <w:szCs w:val="18"/>
              </w:rPr>
            </w:pPr>
            <w:r w:rsidRPr="00034999">
              <w:rPr>
                <w:sz w:val="16"/>
                <w:szCs w:val="18"/>
              </w:rPr>
              <w:t>120°C (248°F)</w:t>
            </w:r>
          </w:p>
        </w:tc>
      </w:tr>
      <w:tr w:rsidR="009A20BE" w:rsidRPr="00034999" w14:paraId="75C21F71" w14:textId="77777777" w:rsidTr="009A20BE">
        <w:trPr>
          <w:trHeight w:val="288"/>
          <w:jc w:val="center"/>
        </w:trPr>
        <w:tc>
          <w:tcPr>
            <w:tcW w:w="2288" w:type="dxa"/>
            <w:gridSpan w:val="3"/>
            <w:vMerge/>
            <w:vAlign w:val="center"/>
          </w:tcPr>
          <w:p w14:paraId="4B4D8462" w14:textId="77777777" w:rsidR="009A20BE" w:rsidRPr="00034999" w:rsidRDefault="009A20BE" w:rsidP="002F6F8B">
            <w:pPr>
              <w:autoSpaceDE/>
              <w:autoSpaceDN/>
              <w:adjustRightInd/>
              <w:spacing w:before="0"/>
              <w:ind w:left="0"/>
              <w:jc w:val="center"/>
              <w:rPr>
                <w:b/>
                <w:sz w:val="16"/>
                <w:szCs w:val="16"/>
              </w:rPr>
            </w:pPr>
          </w:p>
        </w:tc>
        <w:tc>
          <w:tcPr>
            <w:tcW w:w="3015" w:type="dxa"/>
            <w:vAlign w:val="center"/>
          </w:tcPr>
          <w:p w14:paraId="77DC871A" w14:textId="77777777" w:rsidR="009A20BE" w:rsidRPr="00034999" w:rsidRDefault="009A20BE" w:rsidP="002F6F8B">
            <w:pPr>
              <w:autoSpaceDE/>
              <w:autoSpaceDN/>
              <w:adjustRightInd/>
              <w:spacing w:before="0" w:line="240" w:lineRule="auto"/>
              <w:ind w:left="0"/>
              <w:rPr>
                <w:sz w:val="16"/>
                <w:szCs w:val="18"/>
              </w:rPr>
            </w:pPr>
            <w:r w:rsidRPr="00034999">
              <w:rPr>
                <w:sz w:val="16"/>
                <w:szCs w:val="18"/>
              </w:rPr>
              <w:t>International</w:t>
            </w:r>
          </w:p>
        </w:tc>
        <w:tc>
          <w:tcPr>
            <w:tcW w:w="2612" w:type="dxa"/>
            <w:gridSpan w:val="3"/>
            <w:vAlign w:val="center"/>
          </w:tcPr>
          <w:p w14:paraId="6237F90A" w14:textId="6A9EB621" w:rsidR="009A20BE" w:rsidRPr="00F42AB4" w:rsidRDefault="009A20BE" w:rsidP="009A20BE">
            <w:pPr>
              <w:autoSpaceDE/>
              <w:autoSpaceDN/>
              <w:adjustRightInd/>
              <w:spacing w:before="0" w:line="240" w:lineRule="auto"/>
              <w:ind w:left="0"/>
              <w:rPr>
                <w:sz w:val="16"/>
                <w:szCs w:val="18"/>
              </w:rPr>
            </w:pPr>
            <w:proofErr w:type="spellStart"/>
            <w:r w:rsidRPr="00F42AB4">
              <w:rPr>
                <w:sz w:val="16"/>
                <w:szCs w:val="18"/>
              </w:rPr>
              <w:t>Interseal</w:t>
            </w:r>
            <w:proofErr w:type="spellEnd"/>
            <w:r w:rsidRPr="00F42AB4">
              <w:rPr>
                <w:sz w:val="16"/>
                <w:szCs w:val="18"/>
              </w:rPr>
              <w:t xml:space="preserve"> 670 HS</w:t>
            </w:r>
          </w:p>
        </w:tc>
        <w:tc>
          <w:tcPr>
            <w:tcW w:w="971" w:type="dxa"/>
            <w:vAlign w:val="center"/>
          </w:tcPr>
          <w:p w14:paraId="1859D392" w14:textId="77777777" w:rsidR="009A20BE" w:rsidRPr="00034999" w:rsidRDefault="009A20BE" w:rsidP="002F6F8B">
            <w:pPr>
              <w:autoSpaceDE/>
              <w:autoSpaceDN/>
              <w:adjustRightInd/>
              <w:spacing w:before="0" w:line="240" w:lineRule="auto"/>
              <w:ind w:left="0"/>
              <w:jc w:val="center"/>
              <w:rPr>
                <w:w w:val="0"/>
                <w:sz w:val="16"/>
                <w:szCs w:val="18"/>
              </w:rPr>
            </w:pPr>
            <w:r w:rsidRPr="00034999">
              <w:rPr>
                <w:sz w:val="16"/>
                <w:szCs w:val="18"/>
              </w:rPr>
              <w:t>240</w:t>
            </w:r>
          </w:p>
        </w:tc>
        <w:tc>
          <w:tcPr>
            <w:tcW w:w="1297" w:type="dxa"/>
            <w:vAlign w:val="center"/>
          </w:tcPr>
          <w:p w14:paraId="491640D6" w14:textId="77777777" w:rsidR="009A20BE" w:rsidRPr="00034999" w:rsidRDefault="009A20BE" w:rsidP="002F6F8B">
            <w:pPr>
              <w:autoSpaceDE/>
              <w:autoSpaceDN/>
              <w:adjustRightInd/>
              <w:spacing w:before="0" w:line="0" w:lineRule="atLeast"/>
              <w:ind w:left="0"/>
              <w:rPr>
                <w:w w:val="0"/>
                <w:sz w:val="16"/>
                <w:szCs w:val="18"/>
              </w:rPr>
            </w:pPr>
            <w:r w:rsidRPr="00034999">
              <w:rPr>
                <w:sz w:val="16"/>
                <w:szCs w:val="18"/>
              </w:rPr>
              <w:t>121°C (250°F)</w:t>
            </w:r>
          </w:p>
        </w:tc>
      </w:tr>
      <w:tr w:rsidR="000235AA" w:rsidRPr="00034999" w14:paraId="6C79C0C6" w14:textId="77777777" w:rsidTr="009A20BE">
        <w:trPr>
          <w:trHeight w:val="288"/>
          <w:jc w:val="center"/>
        </w:trPr>
        <w:tc>
          <w:tcPr>
            <w:tcW w:w="2288" w:type="dxa"/>
            <w:gridSpan w:val="3"/>
            <w:vAlign w:val="center"/>
          </w:tcPr>
          <w:p w14:paraId="333D19C1" w14:textId="77777777" w:rsidR="000235AA" w:rsidRPr="00034999" w:rsidRDefault="000235AA" w:rsidP="002F6F8B">
            <w:pPr>
              <w:autoSpaceDE/>
              <w:autoSpaceDN/>
              <w:adjustRightInd/>
              <w:spacing w:before="0"/>
              <w:ind w:left="0"/>
              <w:jc w:val="center"/>
              <w:rPr>
                <w:b/>
                <w:sz w:val="16"/>
                <w:szCs w:val="16"/>
              </w:rPr>
            </w:pPr>
          </w:p>
        </w:tc>
        <w:tc>
          <w:tcPr>
            <w:tcW w:w="3015" w:type="dxa"/>
            <w:vAlign w:val="center"/>
          </w:tcPr>
          <w:p w14:paraId="4A11C393" w14:textId="77777777" w:rsidR="000235AA" w:rsidRPr="00034999" w:rsidRDefault="000235AA" w:rsidP="002F6F8B">
            <w:pPr>
              <w:autoSpaceDE/>
              <w:autoSpaceDN/>
              <w:adjustRightInd/>
              <w:spacing w:before="0" w:line="240" w:lineRule="auto"/>
              <w:ind w:left="0"/>
              <w:rPr>
                <w:sz w:val="16"/>
                <w:szCs w:val="18"/>
              </w:rPr>
            </w:pPr>
            <w:r w:rsidRPr="00034999">
              <w:rPr>
                <w:sz w:val="16"/>
                <w:szCs w:val="18"/>
              </w:rPr>
              <w:t>Jotun Paints</w:t>
            </w:r>
          </w:p>
        </w:tc>
        <w:tc>
          <w:tcPr>
            <w:tcW w:w="2612" w:type="dxa"/>
            <w:gridSpan w:val="3"/>
            <w:vAlign w:val="center"/>
          </w:tcPr>
          <w:p w14:paraId="119217FD" w14:textId="0824FF88" w:rsidR="000940DD" w:rsidRPr="00F42AB4" w:rsidRDefault="000235AA" w:rsidP="009A20BE">
            <w:pPr>
              <w:autoSpaceDE/>
              <w:autoSpaceDN/>
              <w:adjustRightInd/>
              <w:spacing w:before="0" w:line="240" w:lineRule="auto"/>
              <w:ind w:left="0"/>
              <w:rPr>
                <w:sz w:val="16"/>
                <w:szCs w:val="18"/>
              </w:rPr>
            </w:pPr>
            <w:proofErr w:type="spellStart"/>
            <w:r w:rsidRPr="00F42AB4">
              <w:rPr>
                <w:sz w:val="16"/>
                <w:szCs w:val="18"/>
              </w:rPr>
              <w:t>Penguard</w:t>
            </w:r>
            <w:proofErr w:type="spellEnd"/>
            <w:r w:rsidRPr="00F42AB4">
              <w:rPr>
                <w:sz w:val="16"/>
                <w:szCs w:val="18"/>
              </w:rPr>
              <w:t xml:space="preserve"> Universal</w:t>
            </w:r>
          </w:p>
          <w:p w14:paraId="2688BCAA" w14:textId="6CE468B7" w:rsidR="000235AA" w:rsidRPr="00F42AB4" w:rsidRDefault="000235AA" w:rsidP="009A20BE">
            <w:pPr>
              <w:autoSpaceDE/>
              <w:autoSpaceDN/>
              <w:adjustRightInd/>
              <w:spacing w:before="0" w:line="240" w:lineRule="auto"/>
              <w:ind w:left="0"/>
              <w:rPr>
                <w:sz w:val="16"/>
                <w:szCs w:val="18"/>
              </w:rPr>
            </w:pPr>
            <w:proofErr w:type="spellStart"/>
            <w:r w:rsidRPr="00F42AB4">
              <w:rPr>
                <w:sz w:val="16"/>
                <w:szCs w:val="18"/>
              </w:rPr>
              <w:t>Jotamastic</w:t>
            </w:r>
            <w:proofErr w:type="spellEnd"/>
            <w:r w:rsidRPr="00F42AB4">
              <w:rPr>
                <w:sz w:val="16"/>
                <w:szCs w:val="18"/>
              </w:rPr>
              <w:t xml:space="preserve"> 90</w:t>
            </w:r>
          </w:p>
        </w:tc>
        <w:tc>
          <w:tcPr>
            <w:tcW w:w="971" w:type="dxa"/>
            <w:vAlign w:val="center"/>
          </w:tcPr>
          <w:p w14:paraId="66BA8C90" w14:textId="77777777" w:rsidR="000235AA" w:rsidRPr="00034999" w:rsidRDefault="000235AA" w:rsidP="002F6F8B">
            <w:pPr>
              <w:autoSpaceDE/>
              <w:autoSpaceDN/>
              <w:adjustRightInd/>
              <w:spacing w:before="0" w:line="240" w:lineRule="auto"/>
              <w:ind w:left="0"/>
              <w:jc w:val="center"/>
              <w:rPr>
                <w:w w:val="0"/>
                <w:sz w:val="16"/>
                <w:szCs w:val="18"/>
              </w:rPr>
            </w:pPr>
            <w:r w:rsidRPr="00034999">
              <w:rPr>
                <w:sz w:val="16"/>
                <w:szCs w:val="18"/>
              </w:rPr>
              <w:t>240-</w:t>
            </w:r>
            <w:r>
              <w:rPr>
                <w:sz w:val="16"/>
                <w:szCs w:val="18"/>
              </w:rPr>
              <w:t>270</w:t>
            </w:r>
          </w:p>
        </w:tc>
        <w:tc>
          <w:tcPr>
            <w:tcW w:w="1297" w:type="dxa"/>
            <w:vAlign w:val="center"/>
          </w:tcPr>
          <w:p w14:paraId="1DAF631B" w14:textId="77777777" w:rsidR="000235AA" w:rsidRPr="00034999" w:rsidRDefault="000235AA" w:rsidP="002F6F8B">
            <w:pPr>
              <w:autoSpaceDE/>
              <w:autoSpaceDN/>
              <w:adjustRightInd/>
              <w:spacing w:before="0" w:line="0" w:lineRule="atLeast"/>
              <w:ind w:left="0"/>
              <w:rPr>
                <w:w w:val="0"/>
                <w:sz w:val="16"/>
                <w:szCs w:val="18"/>
              </w:rPr>
            </w:pPr>
            <w:r w:rsidRPr="00034999">
              <w:rPr>
                <w:sz w:val="16"/>
                <w:szCs w:val="18"/>
              </w:rPr>
              <w:t>121°C (250°F)</w:t>
            </w:r>
          </w:p>
        </w:tc>
      </w:tr>
      <w:tr w:rsidR="009A20BE" w:rsidRPr="00034999" w14:paraId="35F5F7EA" w14:textId="77777777" w:rsidTr="009A20BE">
        <w:trPr>
          <w:trHeight w:val="301"/>
          <w:jc w:val="center"/>
        </w:trPr>
        <w:tc>
          <w:tcPr>
            <w:tcW w:w="2288" w:type="dxa"/>
            <w:gridSpan w:val="3"/>
            <w:vAlign w:val="center"/>
          </w:tcPr>
          <w:p w14:paraId="457E37BD" w14:textId="77777777" w:rsidR="009A20BE" w:rsidRPr="00034999" w:rsidRDefault="009A20BE" w:rsidP="009A20BE">
            <w:pPr>
              <w:autoSpaceDE/>
              <w:autoSpaceDN/>
              <w:adjustRightInd/>
              <w:spacing w:before="0"/>
              <w:ind w:left="0"/>
              <w:jc w:val="center"/>
              <w:rPr>
                <w:b/>
                <w:sz w:val="16"/>
                <w:szCs w:val="16"/>
              </w:rPr>
            </w:pPr>
          </w:p>
        </w:tc>
        <w:tc>
          <w:tcPr>
            <w:tcW w:w="3015" w:type="dxa"/>
            <w:vAlign w:val="center"/>
          </w:tcPr>
          <w:p w14:paraId="162D28C7" w14:textId="77777777" w:rsidR="009A20BE" w:rsidRPr="00034999" w:rsidRDefault="009A20BE" w:rsidP="009A20BE">
            <w:pPr>
              <w:autoSpaceDE/>
              <w:autoSpaceDN/>
              <w:adjustRightInd/>
              <w:spacing w:before="0" w:line="240" w:lineRule="auto"/>
              <w:ind w:left="0"/>
              <w:rPr>
                <w:sz w:val="16"/>
                <w:szCs w:val="18"/>
              </w:rPr>
            </w:pPr>
            <w:r w:rsidRPr="00034999">
              <w:rPr>
                <w:sz w:val="16"/>
                <w:szCs w:val="18"/>
              </w:rPr>
              <w:t>PPG</w:t>
            </w:r>
          </w:p>
        </w:tc>
        <w:tc>
          <w:tcPr>
            <w:tcW w:w="2612" w:type="dxa"/>
            <w:gridSpan w:val="3"/>
            <w:vAlign w:val="center"/>
          </w:tcPr>
          <w:p w14:paraId="2B175065" w14:textId="77777777" w:rsidR="009A20BE" w:rsidRPr="00F42AB4" w:rsidRDefault="009A20BE" w:rsidP="009A20BE">
            <w:pPr>
              <w:autoSpaceDE/>
              <w:autoSpaceDN/>
              <w:adjustRightInd/>
              <w:spacing w:before="0" w:line="240" w:lineRule="auto"/>
              <w:ind w:left="0"/>
              <w:rPr>
                <w:sz w:val="16"/>
                <w:szCs w:val="18"/>
              </w:rPr>
            </w:pPr>
            <w:proofErr w:type="spellStart"/>
            <w:r w:rsidRPr="00F42AB4">
              <w:rPr>
                <w:sz w:val="16"/>
                <w:szCs w:val="18"/>
              </w:rPr>
              <w:t>Amerlock</w:t>
            </w:r>
            <w:proofErr w:type="spellEnd"/>
            <w:r w:rsidRPr="00F42AB4">
              <w:rPr>
                <w:sz w:val="16"/>
                <w:szCs w:val="18"/>
              </w:rPr>
              <w:t xml:space="preserve"> 2 Series</w:t>
            </w:r>
          </w:p>
          <w:p w14:paraId="609F1883" w14:textId="4A6FB484" w:rsidR="009A20BE" w:rsidRPr="00F42AB4" w:rsidRDefault="009A20BE" w:rsidP="009A20BE">
            <w:pPr>
              <w:autoSpaceDE/>
              <w:autoSpaceDN/>
              <w:adjustRightInd/>
              <w:spacing w:before="0" w:line="240" w:lineRule="auto"/>
              <w:ind w:left="0"/>
              <w:rPr>
                <w:sz w:val="16"/>
                <w:szCs w:val="18"/>
              </w:rPr>
            </w:pPr>
            <w:proofErr w:type="spellStart"/>
            <w:r w:rsidRPr="00F42AB4">
              <w:rPr>
                <w:sz w:val="16"/>
                <w:szCs w:val="18"/>
              </w:rPr>
              <w:t>Amerlock</w:t>
            </w:r>
            <w:proofErr w:type="spellEnd"/>
            <w:r w:rsidRPr="00F42AB4">
              <w:rPr>
                <w:sz w:val="16"/>
                <w:szCs w:val="18"/>
              </w:rPr>
              <w:t xml:space="preserve"> 400 Series</w:t>
            </w:r>
          </w:p>
        </w:tc>
        <w:tc>
          <w:tcPr>
            <w:tcW w:w="971" w:type="dxa"/>
            <w:vAlign w:val="center"/>
          </w:tcPr>
          <w:p w14:paraId="527C548C" w14:textId="315016A3" w:rsidR="009A20BE" w:rsidRPr="00034999" w:rsidRDefault="009A20BE" w:rsidP="009A20BE">
            <w:pPr>
              <w:autoSpaceDE/>
              <w:autoSpaceDN/>
              <w:adjustRightInd/>
              <w:spacing w:before="0" w:line="240" w:lineRule="auto"/>
              <w:ind w:left="0"/>
              <w:jc w:val="center"/>
              <w:rPr>
                <w:w w:val="0"/>
                <w:sz w:val="16"/>
                <w:szCs w:val="18"/>
              </w:rPr>
            </w:pPr>
            <w:r>
              <w:rPr>
                <w:sz w:val="16"/>
                <w:szCs w:val="18"/>
                <w:lang w:val="ru-RU"/>
              </w:rPr>
              <w:t>153-240</w:t>
            </w:r>
          </w:p>
        </w:tc>
        <w:tc>
          <w:tcPr>
            <w:tcW w:w="1297" w:type="dxa"/>
            <w:vAlign w:val="center"/>
          </w:tcPr>
          <w:p w14:paraId="06C45B79" w14:textId="77777777" w:rsidR="009A20BE" w:rsidRPr="00034999" w:rsidRDefault="009A20BE" w:rsidP="009A20BE">
            <w:pPr>
              <w:autoSpaceDE/>
              <w:autoSpaceDN/>
              <w:adjustRightInd/>
              <w:spacing w:before="0" w:line="0" w:lineRule="atLeast"/>
              <w:ind w:left="0"/>
              <w:rPr>
                <w:w w:val="0"/>
                <w:sz w:val="16"/>
                <w:szCs w:val="18"/>
              </w:rPr>
            </w:pPr>
            <w:r w:rsidRPr="00034999">
              <w:rPr>
                <w:sz w:val="16"/>
                <w:szCs w:val="18"/>
              </w:rPr>
              <w:t>121°C (250°F)</w:t>
            </w:r>
          </w:p>
        </w:tc>
      </w:tr>
      <w:tr w:rsidR="000235AA" w:rsidRPr="00034999" w14:paraId="5D2EAF3E" w14:textId="77777777" w:rsidTr="009A20BE">
        <w:trPr>
          <w:trHeight w:val="288"/>
          <w:jc w:val="center"/>
        </w:trPr>
        <w:tc>
          <w:tcPr>
            <w:tcW w:w="2288" w:type="dxa"/>
            <w:gridSpan w:val="3"/>
            <w:vAlign w:val="center"/>
          </w:tcPr>
          <w:p w14:paraId="3834A65F" w14:textId="77777777" w:rsidR="000235AA" w:rsidRPr="00034999" w:rsidRDefault="000235AA" w:rsidP="002F6F8B">
            <w:pPr>
              <w:autoSpaceDE/>
              <w:autoSpaceDN/>
              <w:adjustRightInd/>
              <w:spacing w:before="0"/>
              <w:ind w:left="0"/>
              <w:jc w:val="center"/>
              <w:rPr>
                <w:b/>
                <w:sz w:val="16"/>
                <w:szCs w:val="16"/>
              </w:rPr>
            </w:pPr>
          </w:p>
        </w:tc>
        <w:tc>
          <w:tcPr>
            <w:tcW w:w="3015" w:type="dxa"/>
            <w:vAlign w:val="center"/>
          </w:tcPr>
          <w:p w14:paraId="56DF6699" w14:textId="77777777" w:rsidR="000235AA" w:rsidRPr="00034999" w:rsidRDefault="000235AA" w:rsidP="002F6F8B">
            <w:pPr>
              <w:autoSpaceDE/>
              <w:autoSpaceDN/>
              <w:adjustRightInd/>
              <w:spacing w:before="0" w:line="240" w:lineRule="auto"/>
              <w:ind w:left="0"/>
              <w:rPr>
                <w:sz w:val="16"/>
                <w:szCs w:val="18"/>
              </w:rPr>
            </w:pPr>
            <w:r w:rsidRPr="00034999">
              <w:rPr>
                <w:sz w:val="16"/>
                <w:szCs w:val="18"/>
              </w:rPr>
              <w:t>Sherwin Williams</w:t>
            </w:r>
          </w:p>
        </w:tc>
        <w:tc>
          <w:tcPr>
            <w:tcW w:w="2612" w:type="dxa"/>
            <w:gridSpan w:val="3"/>
            <w:vAlign w:val="center"/>
          </w:tcPr>
          <w:p w14:paraId="536FDE7D" w14:textId="77777777" w:rsidR="000235AA" w:rsidRPr="00F42AB4" w:rsidRDefault="000235AA" w:rsidP="009A20BE">
            <w:pPr>
              <w:autoSpaceDE/>
              <w:autoSpaceDN/>
              <w:adjustRightInd/>
              <w:spacing w:before="0" w:line="240" w:lineRule="auto"/>
              <w:ind w:left="0"/>
              <w:rPr>
                <w:sz w:val="16"/>
                <w:szCs w:val="18"/>
              </w:rPr>
            </w:pPr>
            <w:proofErr w:type="spellStart"/>
            <w:r w:rsidRPr="00F42AB4">
              <w:rPr>
                <w:sz w:val="16"/>
                <w:szCs w:val="18"/>
              </w:rPr>
              <w:t>Macropoxy</w:t>
            </w:r>
            <w:proofErr w:type="spellEnd"/>
            <w:r w:rsidRPr="00F42AB4">
              <w:rPr>
                <w:sz w:val="16"/>
                <w:szCs w:val="18"/>
              </w:rPr>
              <w:t xml:space="preserve"> 646 or</w:t>
            </w:r>
            <w:r w:rsidR="00412E56" w:rsidRPr="00F42AB4">
              <w:rPr>
                <w:sz w:val="16"/>
                <w:szCs w:val="18"/>
              </w:rPr>
              <w:t xml:space="preserve"> </w:t>
            </w:r>
            <w:proofErr w:type="spellStart"/>
            <w:r w:rsidRPr="00F42AB4">
              <w:rPr>
                <w:sz w:val="16"/>
                <w:szCs w:val="18"/>
              </w:rPr>
              <w:t>Recoatable</w:t>
            </w:r>
            <w:proofErr w:type="spellEnd"/>
            <w:r w:rsidRPr="00F42AB4">
              <w:rPr>
                <w:sz w:val="16"/>
                <w:szCs w:val="18"/>
              </w:rPr>
              <w:t xml:space="preserve"> Epoxy Primer Series</w:t>
            </w:r>
          </w:p>
        </w:tc>
        <w:tc>
          <w:tcPr>
            <w:tcW w:w="971" w:type="dxa"/>
            <w:vAlign w:val="center"/>
          </w:tcPr>
          <w:p w14:paraId="05B73243" w14:textId="77777777" w:rsidR="000235AA" w:rsidRPr="00034999" w:rsidRDefault="000235AA" w:rsidP="002F6F8B">
            <w:pPr>
              <w:autoSpaceDE/>
              <w:autoSpaceDN/>
              <w:adjustRightInd/>
              <w:spacing w:before="0" w:line="240" w:lineRule="auto"/>
              <w:ind w:left="0"/>
              <w:jc w:val="center"/>
              <w:rPr>
                <w:w w:val="0"/>
                <w:sz w:val="16"/>
                <w:szCs w:val="18"/>
              </w:rPr>
            </w:pPr>
            <w:r w:rsidRPr="00034999">
              <w:rPr>
                <w:sz w:val="16"/>
                <w:szCs w:val="18"/>
              </w:rPr>
              <w:t>66-320</w:t>
            </w:r>
          </w:p>
        </w:tc>
        <w:tc>
          <w:tcPr>
            <w:tcW w:w="1297" w:type="dxa"/>
            <w:vAlign w:val="center"/>
          </w:tcPr>
          <w:p w14:paraId="600FE770" w14:textId="77777777" w:rsidR="000235AA" w:rsidRPr="00034999" w:rsidRDefault="000235AA" w:rsidP="002F6F8B">
            <w:pPr>
              <w:autoSpaceDE/>
              <w:autoSpaceDN/>
              <w:adjustRightInd/>
              <w:spacing w:before="0" w:line="0" w:lineRule="atLeast"/>
              <w:ind w:left="0"/>
              <w:rPr>
                <w:w w:val="0"/>
                <w:sz w:val="16"/>
                <w:szCs w:val="18"/>
              </w:rPr>
            </w:pPr>
            <w:r w:rsidRPr="00034999">
              <w:rPr>
                <w:sz w:val="16"/>
                <w:szCs w:val="18"/>
              </w:rPr>
              <w:t>121°C (250°F)</w:t>
            </w:r>
          </w:p>
        </w:tc>
      </w:tr>
      <w:tr w:rsidR="000235AA" w:rsidRPr="00034999" w14:paraId="2CA67148" w14:textId="77777777" w:rsidTr="009A20BE">
        <w:trPr>
          <w:trHeight w:val="288"/>
          <w:jc w:val="center"/>
        </w:trPr>
        <w:tc>
          <w:tcPr>
            <w:tcW w:w="2288" w:type="dxa"/>
            <w:gridSpan w:val="3"/>
            <w:tcBorders>
              <w:bottom w:val="single" w:sz="12" w:space="0" w:color="auto"/>
            </w:tcBorders>
            <w:vAlign w:val="center"/>
          </w:tcPr>
          <w:p w14:paraId="6305CB84" w14:textId="77777777" w:rsidR="000235AA" w:rsidRPr="00034999" w:rsidRDefault="000235AA" w:rsidP="002F6F8B">
            <w:pPr>
              <w:autoSpaceDE/>
              <w:autoSpaceDN/>
              <w:adjustRightInd/>
              <w:spacing w:before="0"/>
              <w:ind w:left="0"/>
              <w:jc w:val="center"/>
              <w:rPr>
                <w:b/>
                <w:sz w:val="16"/>
                <w:szCs w:val="16"/>
              </w:rPr>
            </w:pPr>
          </w:p>
        </w:tc>
        <w:tc>
          <w:tcPr>
            <w:tcW w:w="3015" w:type="dxa"/>
            <w:tcBorders>
              <w:bottom w:val="single" w:sz="12" w:space="0" w:color="auto"/>
            </w:tcBorders>
            <w:vAlign w:val="center"/>
          </w:tcPr>
          <w:p w14:paraId="705D79AA" w14:textId="77777777" w:rsidR="000235AA" w:rsidRPr="00034999" w:rsidRDefault="000235AA" w:rsidP="002F6F8B">
            <w:pPr>
              <w:autoSpaceDE/>
              <w:autoSpaceDN/>
              <w:adjustRightInd/>
              <w:spacing w:before="0" w:line="240" w:lineRule="auto"/>
              <w:ind w:left="0"/>
              <w:rPr>
                <w:sz w:val="16"/>
                <w:szCs w:val="18"/>
              </w:rPr>
            </w:pPr>
            <w:r w:rsidRPr="00034999">
              <w:rPr>
                <w:sz w:val="16"/>
                <w:szCs w:val="18"/>
              </w:rPr>
              <w:t>Tnemec</w:t>
            </w:r>
          </w:p>
        </w:tc>
        <w:tc>
          <w:tcPr>
            <w:tcW w:w="2612" w:type="dxa"/>
            <w:gridSpan w:val="3"/>
            <w:tcBorders>
              <w:bottom w:val="single" w:sz="12" w:space="0" w:color="auto"/>
            </w:tcBorders>
            <w:vAlign w:val="center"/>
          </w:tcPr>
          <w:p w14:paraId="3161BF1D" w14:textId="77777777" w:rsidR="000235AA" w:rsidRPr="00F42AB4" w:rsidRDefault="000235AA" w:rsidP="009A20BE">
            <w:pPr>
              <w:autoSpaceDE/>
              <w:autoSpaceDN/>
              <w:adjustRightInd/>
              <w:spacing w:before="0" w:line="240" w:lineRule="auto"/>
              <w:ind w:left="0"/>
              <w:rPr>
                <w:sz w:val="16"/>
                <w:szCs w:val="18"/>
              </w:rPr>
            </w:pPr>
            <w:r w:rsidRPr="00F42AB4">
              <w:rPr>
                <w:sz w:val="16"/>
                <w:szCs w:val="18"/>
              </w:rPr>
              <w:t xml:space="preserve">Series L69 Hi-Build </w:t>
            </w:r>
            <w:proofErr w:type="spellStart"/>
            <w:r w:rsidRPr="00F42AB4">
              <w:rPr>
                <w:sz w:val="16"/>
                <w:szCs w:val="18"/>
              </w:rPr>
              <w:t>Epoxoline</w:t>
            </w:r>
            <w:proofErr w:type="spellEnd"/>
            <w:r w:rsidRPr="00F42AB4">
              <w:rPr>
                <w:sz w:val="16"/>
                <w:szCs w:val="18"/>
              </w:rPr>
              <w:t xml:space="preserve"> II</w:t>
            </w:r>
          </w:p>
          <w:p w14:paraId="1AC764EE" w14:textId="77777777" w:rsidR="000235AA" w:rsidRPr="00F42AB4" w:rsidRDefault="000235AA" w:rsidP="009A20BE">
            <w:pPr>
              <w:autoSpaceDE/>
              <w:autoSpaceDN/>
              <w:adjustRightInd/>
              <w:spacing w:before="0" w:line="240" w:lineRule="auto"/>
              <w:ind w:left="0"/>
              <w:rPr>
                <w:sz w:val="16"/>
                <w:szCs w:val="18"/>
              </w:rPr>
            </w:pPr>
            <w:r w:rsidRPr="00F42AB4">
              <w:rPr>
                <w:sz w:val="16"/>
                <w:szCs w:val="18"/>
              </w:rPr>
              <w:t xml:space="preserve">Series N69 Hi-Build </w:t>
            </w:r>
            <w:proofErr w:type="spellStart"/>
            <w:r w:rsidRPr="00F42AB4">
              <w:rPr>
                <w:sz w:val="16"/>
                <w:szCs w:val="18"/>
              </w:rPr>
              <w:t>Epoxiline</w:t>
            </w:r>
            <w:proofErr w:type="spellEnd"/>
            <w:r w:rsidRPr="00F42AB4">
              <w:rPr>
                <w:sz w:val="16"/>
                <w:szCs w:val="18"/>
              </w:rPr>
              <w:t xml:space="preserve"> II</w:t>
            </w:r>
          </w:p>
          <w:p w14:paraId="6A8623B7" w14:textId="76DC0AEA" w:rsidR="000710B6" w:rsidRPr="00F42AB4" w:rsidRDefault="000710B6" w:rsidP="009A20BE">
            <w:pPr>
              <w:autoSpaceDE/>
              <w:autoSpaceDN/>
              <w:adjustRightInd/>
              <w:spacing w:before="0" w:line="240" w:lineRule="auto"/>
              <w:ind w:left="0"/>
              <w:rPr>
                <w:sz w:val="16"/>
                <w:szCs w:val="18"/>
              </w:rPr>
            </w:pPr>
            <w:r w:rsidRPr="00F42AB4">
              <w:rPr>
                <w:sz w:val="16"/>
                <w:szCs w:val="18"/>
              </w:rPr>
              <w:t xml:space="preserve">Series 66HS Hi-Build </w:t>
            </w:r>
            <w:proofErr w:type="spellStart"/>
            <w:r w:rsidRPr="00F42AB4">
              <w:rPr>
                <w:sz w:val="16"/>
                <w:szCs w:val="18"/>
              </w:rPr>
              <w:t>Epoxoline</w:t>
            </w:r>
            <w:proofErr w:type="spellEnd"/>
            <w:r w:rsidRPr="00F42AB4">
              <w:rPr>
                <w:sz w:val="16"/>
                <w:szCs w:val="18"/>
              </w:rPr>
              <w:t xml:space="preserve"> II</w:t>
            </w:r>
          </w:p>
        </w:tc>
        <w:tc>
          <w:tcPr>
            <w:tcW w:w="971" w:type="dxa"/>
            <w:tcBorders>
              <w:bottom w:val="single" w:sz="12" w:space="0" w:color="auto"/>
            </w:tcBorders>
            <w:vAlign w:val="center"/>
          </w:tcPr>
          <w:p w14:paraId="37150A48" w14:textId="39DF102C" w:rsidR="000235AA" w:rsidRDefault="000235AA" w:rsidP="002F6F8B">
            <w:pPr>
              <w:autoSpaceDE/>
              <w:autoSpaceDN/>
              <w:adjustRightInd/>
              <w:spacing w:before="0" w:line="240" w:lineRule="auto"/>
              <w:ind w:left="0"/>
              <w:jc w:val="center"/>
              <w:rPr>
                <w:sz w:val="16"/>
                <w:szCs w:val="18"/>
              </w:rPr>
            </w:pPr>
            <w:r w:rsidRPr="00034999">
              <w:rPr>
                <w:sz w:val="16"/>
                <w:szCs w:val="18"/>
              </w:rPr>
              <w:t>98</w:t>
            </w:r>
            <w:r w:rsidR="00CD1AE8">
              <w:rPr>
                <w:sz w:val="16"/>
                <w:szCs w:val="18"/>
              </w:rPr>
              <w:t>-335</w:t>
            </w:r>
          </w:p>
          <w:p w14:paraId="37B987F7" w14:textId="77777777" w:rsidR="000235AA" w:rsidRDefault="004A1356" w:rsidP="002F6F8B">
            <w:pPr>
              <w:autoSpaceDE/>
              <w:autoSpaceDN/>
              <w:adjustRightInd/>
              <w:spacing w:before="0" w:line="240" w:lineRule="auto"/>
              <w:ind w:left="0"/>
              <w:jc w:val="center"/>
              <w:rPr>
                <w:sz w:val="16"/>
                <w:szCs w:val="18"/>
              </w:rPr>
            </w:pPr>
            <w:r>
              <w:rPr>
                <w:sz w:val="16"/>
                <w:szCs w:val="18"/>
              </w:rPr>
              <w:t>98</w:t>
            </w:r>
            <w:r w:rsidR="000235AA">
              <w:rPr>
                <w:sz w:val="16"/>
                <w:szCs w:val="18"/>
              </w:rPr>
              <w:t>-335</w:t>
            </w:r>
          </w:p>
          <w:p w14:paraId="3D384E17" w14:textId="6B1C8E61" w:rsidR="004A1356" w:rsidRPr="00034999" w:rsidRDefault="004A1356" w:rsidP="002F6F8B">
            <w:pPr>
              <w:autoSpaceDE/>
              <w:autoSpaceDN/>
              <w:adjustRightInd/>
              <w:spacing w:before="0" w:line="240" w:lineRule="auto"/>
              <w:ind w:left="0"/>
              <w:jc w:val="center"/>
              <w:rPr>
                <w:w w:val="0"/>
                <w:sz w:val="16"/>
                <w:szCs w:val="18"/>
              </w:rPr>
            </w:pPr>
            <w:r>
              <w:rPr>
                <w:sz w:val="16"/>
                <w:szCs w:val="18"/>
              </w:rPr>
              <w:t>184</w:t>
            </w:r>
          </w:p>
        </w:tc>
        <w:tc>
          <w:tcPr>
            <w:tcW w:w="1297" w:type="dxa"/>
            <w:tcBorders>
              <w:bottom w:val="single" w:sz="12" w:space="0" w:color="auto"/>
            </w:tcBorders>
            <w:vAlign w:val="center"/>
          </w:tcPr>
          <w:p w14:paraId="34188B58" w14:textId="77777777" w:rsidR="000235AA" w:rsidRPr="00034999" w:rsidRDefault="000235AA" w:rsidP="002F6F8B">
            <w:pPr>
              <w:autoSpaceDE/>
              <w:autoSpaceDN/>
              <w:adjustRightInd/>
              <w:spacing w:before="0" w:line="0" w:lineRule="atLeast"/>
              <w:ind w:left="0"/>
              <w:rPr>
                <w:w w:val="0"/>
                <w:sz w:val="16"/>
                <w:szCs w:val="18"/>
              </w:rPr>
            </w:pPr>
            <w:r w:rsidRPr="00034999">
              <w:rPr>
                <w:sz w:val="16"/>
                <w:szCs w:val="18"/>
              </w:rPr>
              <w:t>121°C (250°F)</w:t>
            </w:r>
          </w:p>
        </w:tc>
      </w:tr>
      <w:tr w:rsidR="000235AA" w:rsidRPr="00034999" w14:paraId="6755E3F5" w14:textId="77777777" w:rsidTr="006F2331">
        <w:trPr>
          <w:trHeight w:val="288"/>
          <w:jc w:val="center"/>
        </w:trPr>
        <w:tc>
          <w:tcPr>
            <w:tcW w:w="1170" w:type="dxa"/>
            <w:tcBorders>
              <w:top w:val="single" w:sz="12" w:space="0" w:color="auto"/>
            </w:tcBorders>
            <w:vAlign w:val="center"/>
          </w:tcPr>
          <w:p w14:paraId="0854A77C" w14:textId="77777777" w:rsidR="000235AA" w:rsidRPr="00034999" w:rsidRDefault="000235AA" w:rsidP="002F6F8B">
            <w:pPr>
              <w:autoSpaceDE/>
              <w:autoSpaceDN/>
              <w:adjustRightInd/>
              <w:spacing w:before="0" w:line="240" w:lineRule="auto"/>
              <w:ind w:left="-72"/>
              <w:rPr>
                <w:b/>
                <w:sz w:val="16"/>
                <w:szCs w:val="16"/>
              </w:rPr>
            </w:pPr>
            <w:r w:rsidRPr="00034999">
              <w:rPr>
                <w:b/>
                <w:sz w:val="16"/>
                <w:szCs w:val="16"/>
              </w:rPr>
              <w:t>Last Update:</w:t>
            </w:r>
          </w:p>
        </w:tc>
        <w:tc>
          <w:tcPr>
            <w:tcW w:w="4133" w:type="dxa"/>
            <w:gridSpan w:val="3"/>
            <w:tcBorders>
              <w:top w:val="single" w:sz="12" w:space="0" w:color="auto"/>
            </w:tcBorders>
            <w:vAlign w:val="center"/>
          </w:tcPr>
          <w:p w14:paraId="32A9E8BC" w14:textId="7F8E2480" w:rsidR="000235AA" w:rsidRPr="00034999" w:rsidRDefault="00F42AB4" w:rsidP="002F6F8B">
            <w:pPr>
              <w:autoSpaceDE/>
              <w:autoSpaceDN/>
              <w:adjustRightInd/>
              <w:spacing w:before="0" w:line="240" w:lineRule="auto"/>
              <w:ind w:left="-72"/>
              <w:rPr>
                <w:sz w:val="16"/>
                <w:szCs w:val="16"/>
              </w:rPr>
            </w:pPr>
            <w:r>
              <w:rPr>
                <w:sz w:val="16"/>
                <w:szCs w:val="16"/>
              </w:rPr>
              <w:t>November</w:t>
            </w:r>
            <w:r w:rsidR="00B25191">
              <w:rPr>
                <w:sz w:val="16"/>
                <w:szCs w:val="16"/>
              </w:rPr>
              <w:t xml:space="preserve"> 2025</w:t>
            </w:r>
          </w:p>
        </w:tc>
        <w:tc>
          <w:tcPr>
            <w:tcW w:w="2612" w:type="dxa"/>
            <w:gridSpan w:val="3"/>
            <w:tcBorders>
              <w:top w:val="single" w:sz="12" w:space="0" w:color="auto"/>
            </w:tcBorders>
            <w:vAlign w:val="center"/>
          </w:tcPr>
          <w:p w14:paraId="3B523FFA" w14:textId="77777777" w:rsidR="000235AA" w:rsidRPr="00034999" w:rsidRDefault="000235AA" w:rsidP="002F6F8B">
            <w:pPr>
              <w:autoSpaceDE/>
              <w:autoSpaceDN/>
              <w:adjustRightInd/>
              <w:spacing w:before="0"/>
              <w:ind w:left="0"/>
              <w:rPr>
                <w:b/>
                <w:sz w:val="16"/>
                <w:szCs w:val="16"/>
              </w:rPr>
            </w:pPr>
          </w:p>
        </w:tc>
        <w:tc>
          <w:tcPr>
            <w:tcW w:w="971" w:type="dxa"/>
            <w:tcBorders>
              <w:top w:val="single" w:sz="12" w:space="0" w:color="auto"/>
            </w:tcBorders>
            <w:vAlign w:val="center"/>
          </w:tcPr>
          <w:p w14:paraId="5D6D1ED4" w14:textId="77777777" w:rsidR="000235AA" w:rsidRPr="00034999" w:rsidRDefault="000235AA" w:rsidP="002F6F8B">
            <w:pPr>
              <w:autoSpaceDE/>
              <w:autoSpaceDN/>
              <w:adjustRightInd/>
              <w:spacing w:before="0"/>
              <w:ind w:left="0"/>
              <w:jc w:val="center"/>
              <w:rPr>
                <w:b/>
                <w:sz w:val="16"/>
                <w:szCs w:val="16"/>
              </w:rPr>
            </w:pPr>
          </w:p>
        </w:tc>
        <w:tc>
          <w:tcPr>
            <w:tcW w:w="1297" w:type="dxa"/>
            <w:tcBorders>
              <w:top w:val="single" w:sz="12" w:space="0" w:color="auto"/>
            </w:tcBorders>
            <w:vAlign w:val="center"/>
          </w:tcPr>
          <w:p w14:paraId="3E449005" w14:textId="77777777" w:rsidR="000235AA" w:rsidRPr="00034999" w:rsidRDefault="000235AA" w:rsidP="002F6F8B">
            <w:pPr>
              <w:autoSpaceDE/>
              <w:autoSpaceDN/>
              <w:adjustRightInd/>
              <w:spacing w:before="0"/>
              <w:ind w:left="0"/>
              <w:rPr>
                <w:b/>
                <w:sz w:val="16"/>
                <w:szCs w:val="16"/>
              </w:rPr>
            </w:pPr>
          </w:p>
        </w:tc>
      </w:tr>
    </w:tbl>
    <w:p w14:paraId="453A9A17" w14:textId="71A8B9EA" w:rsidR="000235AA" w:rsidRPr="00B25191" w:rsidRDefault="000235AA" w:rsidP="00B25191">
      <w:pPr>
        <w:spacing w:before="0" w:line="240" w:lineRule="auto"/>
        <w:ind w:left="630" w:hanging="540"/>
        <w:rPr>
          <w:color w:val="auto"/>
          <w:sz w:val="16"/>
          <w:szCs w:val="16"/>
        </w:rPr>
      </w:pPr>
      <w:r w:rsidRPr="00B25191">
        <w:rPr>
          <w:color w:val="auto"/>
          <w:sz w:val="16"/>
          <w:szCs w:val="16"/>
        </w:rPr>
        <w:t>Note</w:t>
      </w:r>
      <w:ins w:id="928" w:author="Zhumadilov, Daniyar [Bolashak Atyrau Limited]" w:date="2025-09-23T13:23:00Z" w16du:dateUtc="2025-09-23T08:23:00Z">
        <w:r w:rsidR="003A0706">
          <w:rPr>
            <w:color w:val="auto"/>
            <w:sz w:val="16"/>
            <w:szCs w:val="16"/>
          </w:rPr>
          <w:t xml:space="preserve"> </w:t>
        </w:r>
      </w:ins>
      <w:r w:rsidRPr="00B25191">
        <w:rPr>
          <w:color w:val="auto"/>
          <w:sz w:val="16"/>
          <w:szCs w:val="16"/>
        </w:rPr>
        <w:t xml:space="preserve">1: </w:t>
      </w:r>
      <w:r w:rsidR="000D7841">
        <w:rPr>
          <w:color w:val="auto"/>
          <w:sz w:val="16"/>
          <w:szCs w:val="16"/>
        </w:rPr>
        <w:tab/>
      </w:r>
      <w:r w:rsidRPr="00B25191">
        <w:rPr>
          <w:color w:val="auto"/>
          <w:sz w:val="16"/>
          <w:szCs w:val="16"/>
        </w:rPr>
        <w:t>Choose Amine Adduct or Polyamide depending on service conditions. Consult with Owner Coatings SME.</w:t>
      </w:r>
    </w:p>
    <w:p w14:paraId="74363C78" w14:textId="70F1465B" w:rsidR="000235AA" w:rsidRPr="00B25191" w:rsidRDefault="000235AA" w:rsidP="00B25191">
      <w:pPr>
        <w:spacing w:before="0" w:line="240" w:lineRule="auto"/>
        <w:ind w:left="630" w:hanging="540"/>
        <w:rPr>
          <w:color w:val="auto"/>
          <w:sz w:val="16"/>
          <w:szCs w:val="16"/>
        </w:rPr>
      </w:pPr>
      <w:r w:rsidRPr="00B25191">
        <w:rPr>
          <w:color w:val="auto"/>
          <w:sz w:val="16"/>
          <w:szCs w:val="16"/>
        </w:rPr>
        <w:t>Note 2</w:t>
      </w:r>
      <w:proofErr w:type="gramStart"/>
      <w:r w:rsidRPr="00B25191">
        <w:rPr>
          <w:color w:val="auto"/>
          <w:sz w:val="16"/>
          <w:szCs w:val="16"/>
        </w:rPr>
        <w:t xml:space="preserve">: </w:t>
      </w:r>
      <w:r w:rsidR="000D7841">
        <w:rPr>
          <w:color w:val="auto"/>
          <w:sz w:val="16"/>
          <w:szCs w:val="16"/>
        </w:rPr>
        <w:tab/>
      </w:r>
      <w:r w:rsidRPr="00B25191">
        <w:rPr>
          <w:color w:val="auto"/>
          <w:sz w:val="16"/>
          <w:szCs w:val="16"/>
        </w:rPr>
        <w:t>Where</w:t>
      </w:r>
      <w:proofErr w:type="gramEnd"/>
      <w:r w:rsidRPr="00B25191">
        <w:rPr>
          <w:color w:val="auto"/>
          <w:sz w:val="16"/>
          <w:szCs w:val="16"/>
        </w:rPr>
        <w:t xml:space="preserve"> moisture tends to collect, such </w:t>
      </w:r>
      <w:proofErr w:type="gramStart"/>
      <w:r w:rsidRPr="00B25191">
        <w:rPr>
          <w:color w:val="auto"/>
          <w:sz w:val="16"/>
          <w:szCs w:val="16"/>
        </w:rPr>
        <w:t>as at</w:t>
      </w:r>
      <w:proofErr w:type="gramEnd"/>
      <w:r w:rsidRPr="00B25191">
        <w:rPr>
          <w:color w:val="auto"/>
          <w:sz w:val="16"/>
          <w:szCs w:val="16"/>
        </w:rPr>
        <w:t xml:space="preserve"> insulation support rings, 2 coats of polyamide epoxy shall be used.</w:t>
      </w:r>
    </w:p>
    <w:p w14:paraId="5FBAB8CF" w14:textId="77777777" w:rsidR="000235AA" w:rsidRPr="00034999" w:rsidRDefault="000235AA" w:rsidP="000235AA">
      <w:pPr>
        <w:tabs>
          <w:tab w:val="left" w:pos="3225"/>
        </w:tabs>
        <w:spacing w:before="0"/>
        <w:rPr>
          <w:sz w:val="20"/>
          <w:szCs w:val="20"/>
        </w:rPr>
      </w:pPr>
      <w:r w:rsidRPr="00034999">
        <w:rPr>
          <w:sz w:val="20"/>
          <w:szCs w:val="20"/>
        </w:rPr>
        <w:br w:type="page"/>
      </w:r>
    </w:p>
    <w:tbl>
      <w:tblPr>
        <w:tblW w:w="10260" w:type="dxa"/>
        <w:jc w:val="center"/>
        <w:tblLayout w:type="fixed"/>
        <w:tblLook w:val="01E0" w:firstRow="1" w:lastRow="1" w:firstColumn="1" w:lastColumn="1" w:noHBand="0" w:noVBand="0"/>
      </w:tblPr>
      <w:tblGrid>
        <w:gridCol w:w="1170"/>
        <w:gridCol w:w="270"/>
        <w:gridCol w:w="848"/>
        <w:gridCol w:w="3015"/>
        <w:gridCol w:w="7"/>
        <w:gridCol w:w="990"/>
        <w:gridCol w:w="1830"/>
        <w:gridCol w:w="992"/>
        <w:gridCol w:w="1138"/>
      </w:tblGrid>
      <w:tr w:rsidR="000235AA" w:rsidRPr="001D3869" w14:paraId="43588EA6" w14:textId="77777777" w:rsidTr="002F6F8B">
        <w:trPr>
          <w:trHeight w:val="360"/>
          <w:jc w:val="center"/>
        </w:trPr>
        <w:tc>
          <w:tcPr>
            <w:tcW w:w="10260" w:type="dxa"/>
            <w:gridSpan w:val="9"/>
            <w:tcBorders>
              <w:top w:val="single" w:sz="6" w:space="0" w:color="auto"/>
              <w:bottom w:val="single" w:sz="12" w:space="0" w:color="auto"/>
            </w:tcBorders>
            <w:shd w:val="clear" w:color="auto" w:fill="FFFFFF"/>
            <w:vAlign w:val="center"/>
          </w:tcPr>
          <w:p w14:paraId="38B643EC" w14:textId="77777777" w:rsidR="000235AA" w:rsidRPr="001D3869" w:rsidRDefault="000235AA" w:rsidP="002F6F8B">
            <w:pPr>
              <w:ind w:right="-72"/>
              <w:jc w:val="right"/>
              <w:rPr>
                <w:b/>
                <w:i/>
                <w:color w:val="auto"/>
              </w:rPr>
            </w:pPr>
            <w:r w:rsidRPr="001D3869">
              <w:rPr>
                <w:b/>
                <w:i/>
                <w:color w:val="auto"/>
              </w:rPr>
              <w:lastRenderedPageBreak/>
              <w:t>Primer Only System</w:t>
            </w:r>
          </w:p>
        </w:tc>
      </w:tr>
      <w:tr w:rsidR="000235AA" w:rsidRPr="001D3869" w14:paraId="40C02CAD" w14:textId="77777777" w:rsidTr="002F6F8B">
        <w:trPr>
          <w:trHeight w:val="360"/>
          <w:jc w:val="center"/>
        </w:trPr>
        <w:tc>
          <w:tcPr>
            <w:tcW w:w="8130" w:type="dxa"/>
            <w:gridSpan w:val="7"/>
            <w:tcBorders>
              <w:top w:val="single" w:sz="12" w:space="0" w:color="auto"/>
              <w:left w:val="single" w:sz="12" w:space="0" w:color="auto"/>
              <w:bottom w:val="single" w:sz="12" w:space="0" w:color="auto"/>
            </w:tcBorders>
            <w:vAlign w:val="center"/>
          </w:tcPr>
          <w:p w14:paraId="37654EF2" w14:textId="77777777" w:rsidR="000235AA" w:rsidRPr="001D3869" w:rsidRDefault="000235AA" w:rsidP="002F6F8B">
            <w:pPr>
              <w:autoSpaceDE/>
              <w:autoSpaceDN/>
              <w:adjustRightInd/>
              <w:spacing w:before="0" w:line="240" w:lineRule="auto"/>
              <w:ind w:left="0"/>
              <w:rPr>
                <w:b/>
                <w:sz w:val="20"/>
                <w:szCs w:val="20"/>
              </w:rPr>
            </w:pPr>
            <w:r w:rsidRPr="001D3869">
              <w:rPr>
                <w:b/>
                <w:sz w:val="20"/>
                <w:szCs w:val="20"/>
              </w:rPr>
              <w:t>Organic Zinc-Rich Primer for Galvanizing Repair</w:t>
            </w:r>
          </w:p>
        </w:tc>
        <w:tc>
          <w:tcPr>
            <w:tcW w:w="2130" w:type="dxa"/>
            <w:gridSpan w:val="2"/>
            <w:tcBorders>
              <w:top w:val="single" w:sz="12" w:space="0" w:color="auto"/>
              <w:bottom w:val="single" w:sz="12" w:space="0" w:color="auto"/>
              <w:right w:val="single" w:sz="12" w:space="0" w:color="auto"/>
            </w:tcBorders>
            <w:shd w:val="clear" w:color="auto" w:fill="000000"/>
            <w:vAlign w:val="center"/>
          </w:tcPr>
          <w:p w14:paraId="44926F2F" w14:textId="77777777" w:rsidR="000235AA" w:rsidRPr="001D3869" w:rsidRDefault="000235AA" w:rsidP="002F6F8B">
            <w:pPr>
              <w:autoSpaceDE/>
              <w:autoSpaceDN/>
              <w:adjustRightInd/>
              <w:spacing w:before="0" w:line="240" w:lineRule="auto"/>
              <w:ind w:left="0"/>
              <w:jc w:val="center"/>
              <w:rPr>
                <w:b/>
                <w:color w:val="FFFFFF"/>
                <w:sz w:val="36"/>
                <w:szCs w:val="40"/>
              </w:rPr>
            </w:pPr>
            <w:r w:rsidRPr="001D3869">
              <w:rPr>
                <w:b/>
                <w:color w:val="FFFFFF"/>
                <w:sz w:val="36"/>
                <w:szCs w:val="40"/>
              </w:rPr>
              <w:t>1.6</w:t>
            </w:r>
          </w:p>
        </w:tc>
      </w:tr>
      <w:tr w:rsidR="000235AA" w:rsidRPr="001D3869" w14:paraId="77805CAB" w14:textId="77777777" w:rsidTr="002F6F8B">
        <w:trPr>
          <w:cantSplit/>
          <w:trHeight w:val="288"/>
          <w:jc w:val="center"/>
        </w:trPr>
        <w:tc>
          <w:tcPr>
            <w:tcW w:w="1440" w:type="dxa"/>
            <w:gridSpan w:val="2"/>
            <w:tcBorders>
              <w:top w:val="single" w:sz="12" w:space="0" w:color="auto"/>
            </w:tcBorders>
          </w:tcPr>
          <w:p w14:paraId="277EB115" w14:textId="77777777" w:rsidR="000235AA" w:rsidRPr="001D3869" w:rsidRDefault="000235AA" w:rsidP="002F6F8B">
            <w:pPr>
              <w:autoSpaceDE/>
              <w:autoSpaceDN/>
              <w:adjustRightInd/>
              <w:spacing w:before="0" w:line="240" w:lineRule="auto"/>
              <w:ind w:left="-72"/>
              <w:rPr>
                <w:b/>
                <w:sz w:val="16"/>
                <w:szCs w:val="16"/>
              </w:rPr>
            </w:pPr>
            <w:r w:rsidRPr="001D3869">
              <w:rPr>
                <w:b/>
                <w:sz w:val="16"/>
                <w:szCs w:val="16"/>
              </w:rPr>
              <w:t>Surface Prep:</w:t>
            </w:r>
          </w:p>
        </w:tc>
        <w:tc>
          <w:tcPr>
            <w:tcW w:w="3870" w:type="dxa"/>
            <w:gridSpan w:val="3"/>
            <w:tcBorders>
              <w:top w:val="single" w:sz="12" w:space="0" w:color="auto"/>
            </w:tcBorders>
          </w:tcPr>
          <w:p w14:paraId="27B042AB" w14:textId="77777777" w:rsidR="00BE0DB3" w:rsidRPr="00BE0DB3" w:rsidRDefault="00BE0DB3" w:rsidP="00BE0DB3">
            <w:pPr>
              <w:autoSpaceDE/>
              <w:autoSpaceDN/>
              <w:adjustRightInd/>
              <w:spacing w:before="0" w:line="240" w:lineRule="auto"/>
              <w:ind w:left="-72"/>
              <w:rPr>
                <w:sz w:val="16"/>
                <w:szCs w:val="18"/>
              </w:rPr>
            </w:pPr>
            <w:r w:rsidRPr="00BE0DB3">
              <w:rPr>
                <w:sz w:val="16"/>
                <w:szCs w:val="18"/>
              </w:rPr>
              <w:t>SSPC-SP1/SP7 (NACE No. 4)</w:t>
            </w:r>
          </w:p>
          <w:p w14:paraId="2FFA63ED" w14:textId="77777777" w:rsidR="00BE0DB3" w:rsidRPr="00BE0DB3" w:rsidRDefault="00BE0DB3" w:rsidP="00BE0DB3">
            <w:pPr>
              <w:autoSpaceDE/>
              <w:autoSpaceDN/>
              <w:adjustRightInd/>
              <w:spacing w:before="0" w:line="240" w:lineRule="auto"/>
              <w:ind w:left="-72"/>
              <w:rPr>
                <w:sz w:val="16"/>
                <w:szCs w:val="18"/>
              </w:rPr>
            </w:pPr>
            <w:r w:rsidRPr="00BE0DB3">
              <w:rPr>
                <w:sz w:val="16"/>
                <w:szCs w:val="18"/>
              </w:rPr>
              <w:t xml:space="preserve">Brush-off blast cleaning </w:t>
            </w:r>
            <w:proofErr w:type="gramStart"/>
            <w:r w:rsidRPr="00BE0DB3">
              <w:rPr>
                <w:sz w:val="16"/>
                <w:szCs w:val="18"/>
              </w:rPr>
              <w:t>preferred</w:t>
            </w:r>
            <w:proofErr w:type="gramEnd"/>
            <w:r w:rsidRPr="00BE0DB3">
              <w:rPr>
                <w:sz w:val="16"/>
                <w:szCs w:val="18"/>
              </w:rPr>
              <w:t>.</w:t>
            </w:r>
          </w:p>
          <w:p w14:paraId="33D851B7" w14:textId="77777777" w:rsidR="00BE0DB3" w:rsidRPr="00BE0DB3" w:rsidRDefault="00BE0DB3" w:rsidP="00BE0DB3">
            <w:pPr>
              <w:autoSpaceDE/>
              <w:autoSpaceDN/>
              <w:adjustRightInd/>
              <w:spacing w:before="0" w:line="240" w:lineRule="auto"/>
              <w:ind w:left="-72"/>
              <w:rPr>
                <w:sz w:val="16"/>
                <w:szCs w:val="18"/>
              </w:rPr>
            </w:pPr>
            <w:r w:rsidRPr="00BE0DB3">
              <w:rPr>
                <w:sz w:val="16"/>
                <w:szCs w:val="18"/>
              </w:rPr>
              <w:t>SSPC-SP1/SP3 Power tool cleaning acceptable.</w:t>
            </w:r>
          </w:p>
          <w:p w14:paraId="425C2A00" w14:textId="0CC3B26C" w:rsidR="000235AA" w:rsidRPr="008369AE" w:rsidRDefault="00BE0DB3" w:rsidP="00BE0DB3">
            <w:pPr>
              <w:autoSpaceDE/>
              <w:autoSpaceDN/>
              <w:adjustRightInd/>
              <w:spacing w:before="0" w:line="240" w:lineRule="auto"/>
              <w:ind w:left="-72"/>
              <w:rPr>
                <w:sz w:val="16"/>
                <w:szCs w:val="18"/>
              </w:rPr>
            </w:pPr>
            <w:r w:rsidRPr="00BE0DB3">
              <w:rPr>
                <w:sz w:val="16"/>
                <w:szCs w:val="18"/>
              </w:rPr>
              <w:t>SP-3 should only be utilized for small areas.</w:t>
            </w:r>
          </w:p>
        </w:tc>
        <w:tc>
          <w:tcPr>
            <w:tcW w:w="990" w:type="dxa"/>
            <w:tcBorders>
              <w:top w:val="single" w:sz="12" w:space="0" w:color="auto"/>
            </w:tcBorders>
          </w:tcPr>
          <w:p w14:paraId="64C424C1" w14:textId="77777777" w:rsidR="000235AA" w:rsidRPr="001D3869" w:rsidRDefault="000235AA" w:rsidP="002F6F8B">
            <w:pPr>
              <w:autoSpaceDE/>
              <w:autoSpaceDN/>
              <w:adjustRightInd/>
              <w:spacing w:before="0" w:line="240" w:lineRule="auto"/>
              <w:ind w:left="0" w:right="-72"/>
              <w:jc w:val="right"/>
              <w:rPr>
                <w:b/>
                <w:sz w:val="16"/>
                <w:szCs w:val="16"/>
              </w:rPr>
            </w:pPr>
            <w:r w:rsidRPr="001D3869">
              <w:rPr>
                <w:b/>
                <w:sz w:val="16"/>
                <w:szCs w:val="16"/>
              </w:rPr>
              <w:t>Touch Up:</w:t>
            </w:r>
          </w:p>
        </w:tc>
        <w:tc>
          <w:tcPr>
            <w:tcW w:w="3960" w:type="dxa"/>
            <w:gridSpan w:val="3"/>
            <w:vMerge w:val="restart"/>
            <w:tcBorders>
              <w:top w:val="single" w:sz="12" w:space="0" w:color="auto"/>
            </w:tcBorders>
          </w:tcPr>
          <w:p w14:paraId="53C2E963" w14:textId="77777777" w:rsidR="000235AA" w:rsidRPr="001D3869" w:rsidRDefault="000235AA" w:rsidP="002F6F8B">
            <w:pPr>
              <w:autoSpaceDE/>
              <w:autoSpaceDN/>
              <w:adjustRightInd/>
              <w:spacing w:before="0" w:line="240" w:lineRule="auto"/>
              <w:ind w:left="-72"/>
              <w:rPr>
                <w:sz w:val="16"/>
                <w:szCs w:val="16"/>
              </w:rPr>
            </w:pPr>
            <w:r w:rsidRPr="001D3869">
              <w:rPr>
                <w:sz w:val="16"/>
                <w:szCs w:val="16"/>
              </w:rPr>
              <w:t>Use this system.</w:t>
            </w:r>
          </w:p>
        </w:tc>
      </w:tr>
      <w:tr w:rsidR="000235AA" w:rsidRPr="001D3869" w14:paraId="64B940D6" w14:textId="77777777" w:rsidTr="002F6F8B">
        <w:trPr>
          <w:cantSplit/>
          <w:trHeight w:val="288"/>
          <w:jc w:val="center"/>
        </w:trPr>
        <w:tc>
          <w:tcPr>
            <w:tcW w:w="1440" w:type="dxa"/>
            <w:gridSpan w:val="2"/>
          </w:tcPr>
          <w:p w14:paraId="127006EF" w14:textId="77777777" w:rsidR="000235AA" w:rsidRPr="001D3869" w:rsidRDefault="000235AA" w:rsidP="002F6F8B">
            <w:pPr>
              <w:autoSpaceDE/>
              <w:autoSpaceDN/>
              <w:adjustRightInd/>
              <w:spacing w:before="0" w:line="240" w:lineRule="auto"/>
              <w:ind w:left="-72"/>
              <w:rPr>
                <w:b/>
                <w:sz w:val="16"/>
                <w:szCs w:val="16"/>
              </w:rPr>
            </w:pPr>
            <w:r w:rsidRPr="001D3869">
              <w:rPr>
                <w:b/>
                <w:sz w:val="16"/>
                <w:szCs w:val="16"/>
              </w:rPr>
              <w:t>Anchor Pattern:</w:t>
            </w:r>
          </w:p>
        </w:tc>
        <w:tc>
          <w:tcPr>
            <w:tcW w:w="3870" w:type="dxa"/>
            <w:gridSpan w:val="3"/>
          </w:tcPr>
          <w:p w14:paraId="6EC6A735" w14:textId="77777777" w:rsidR="000235AA" w:rsidRPr="008369AE" w:rsidRDefault="000235AA"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Pr>
          <w:p w14:paraId="560998C9" w14:textId="77777777" w:rsidR="000235AA" w:rsidRPr="001D3869" w:rsidRDefault="000235AA" w:rsidP="002F6F8B">
            <w:pPr>
              <w:jc w:val="right"/>
              <w:rPr>
                <w:b/>
                <w:sz w:val="16"/>
                <w:szCs w:val="16"/>
              </w:rPr>
            </w:pPr>
          </w:p>
        </w:tc>
        <w:tc>
          <w:tcPr>
            <w:tcW w:w="3960" w:type="dxa"/>
            <w:gridSpan w:val="3"/>
            <w:vMerge/>
            <w:vAlign w:val="center"/>
          </w:tcPr>
          <w:p w14:paraId="49372CAA" w14:textId="77777777" w:rsidR="000235AA" w:rsidRPr="001D3869" w:rsidRDefault="000235AA" w:rsidP="002F6F8B"/>
        </w:tc>
      </w:tr>
      <w:tr w:rsidR="000235AA" w:rsidRPr="001D3869" w14:paraId="6FAB8514" w14:textId="77777777" w:rsidTr="002F6F8B">
        <w:trPr>
          <w:cantSplit/>
          <w:trHeight w:val="288"/>
          <w:jc w:val="center"/>
        </w:trPr>
        <w:tc>
          <w:tcPr>
            <w:tcW w:w="1440" w:type="dxa"/>
            <w:gridSpan w:val="2"/>
            <w:tcBorders>
              <w:bottom w:val="single" w:sz="12" w:space="0" w:color="auto"/>
            </w:tcBorders>
          </w:tcPr>
          <w:p w14:paraId="31F92BBB" w14:textId="77777777" w:rsidR="000235AA" w:rsidRPr="001D3869" w:rsidRDefault="000235AA" w:rsidP="002F6F8B">
            <w:pPr>
              <w:autoSpaceDE/>
              <w:autoSpaceDN/>
              <w:adjustRightInd/>
              <w:spacing w:before="0" w:line="240" w:lineRule="auto"/>
              <w:ind w:left="-72"/>
              <w:rPr>
                <w:b/>
                <w:sz w:val="16"/>
                <w:szCs w:val="16"/>
              </w:rPr>
            </w:pPr>
            <w:r w:rsidRPr="001D3869">
              <w:rPr>
                <w:b/>
                <w:sz w:val="16"/>
                <w:szCs w:val="16"/>
              </w:rPr>
              <w:t>Total DFT:</w:t>
            </w:r>
          </w:p>
        </w:tc>
        <w:tc>
          <w:tcPr>
            <w:tcW w:w="3870" w:type="dxa"/>
            <w:gridSpan w:val="3"/>
            <w:tcBorders>
              <w:bottom w:val="single" w:sz="12" w:space="0" w:color="auto"/>
            </w:tcBorders>
          </w:tcPr>
          <w:p w14:paraId="3F0F848B" w14:textId="77777777" w:rsidR="000235AA" w:rsidRPr="008369AE" w:rsidRDefault="000235AA"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Borders>
              <w:bottom w:val="single" w:sz="12" w:space="0" w:color="auto"/>
            </w:tcBorders>
          </w:tcPr>
          <w:p w14:paraId="515C99A5" w14:textId="77777777" w:rsidR="000235AA" w:rsidRPr="001D3869" w:rsidRDefault="000235AA" w:rsidP="002F6F8B">
            <w:pPr>
              <w:jc w:val="right"/>
              <w:rPr>
                <w:b/>
                <w:sz w:val="16"/>
                <w:szCs w:val="16"/>
              </w:rPr>
            </w:pPr>
          </w:p>
        </w:tc>
        <w:tc>
          <w:tcPr>
            <w:tcW w:w="3960" w:type="dxa"/>
            <w:gridSpan w:val="3"/>
            <w:vMerge/>
            <w:tcBorders>
              <w:bottom w:val="single" w:sz="12" w:space="0" w:color="auto"/>
            </w:tcBorders>
            <w:vAlign w:val="center"/>
          </w:tcPr>
          <w:p w14:paraId="687F1DEA" w14:textId="77777777" w:rsidR="000235AA" w:rsidRPr="001D3869" w:rsidRDefault="000235AA" w:rsidP="002F6F8B"/>
        </w:tc>
      </w:tr>
      <w:tr w:rsidR="000235AA" w:rsidRPr="001D3869" w14:paraId="12134BF7"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221D3FC3" w14:textId="77777777" w:rsidR="000235AA" w:rsidRPr="001D3869" w:rsidRDefault="000235AA" w:rsidP="002F6F8B">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5723DA1B" w14:textId="77777777" w:rsidR="000235AA" w:rsidRPr="001D3869" w:rsidRDefault="000235AA" w:rsidP="002F6F8B">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27" w:type="dxa"/>
            <w:gridSpan w:val="3"/>
            <w:tcBorders>
              <w:top w:val="single" w:sz="12" w:space="0" w:color="auto"/>
              <w:bottom w:val="single" w:sz="12" w:space="0" w:color="auto"/>
            </w:tcBorders>
            <w:shd w:val="clear" w:color="auto" w:fill="000000"/>
            <w:vAlign w:val="center"/>
          </w:tcPr>
          <w:p w14:paraId="1573157A" w14:textId="77777777" w:rsidR="000235AA" w:rsidRPr="001D3869" w:rsidRDefault="000235AA" w:rsidP="002F6F8B">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92" w:type="dxa"/>
            <w:tcBorders>
              <w:top w:val="single" w:sz="12" w:space="0" w:color="auto"/>
              <w:bottom w:val="single" w:sz="12" w:space="0" w:color="auto"/>
            </w:tcBorders>
            <w:shd w:val="clear" w:color="auto" w:fill="000000"/>
            <w:vAlign w:val="center"/>
          </w:tcPr>
          <w:p w14:paraId="7B0BB0B9" w14:textId="77777777" w:rsidR="000235AA" w:rsidRPr="001D3869" w:rsidRDefault="000235AA" w:rsidP="002F6F8B">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138" w:type="dxa"/>
            <w:tcBorders>
              <w:top w:val="single" w:sz="12" w:space="0" w:color="auto"/>
              <w:bottom w:val="single" w:sz="12" w:space="0" w:color="auto"/>
              <w:right w:val="single" w:sz="12" w:space="0" w:color="auto"/>
            </w:tcBorders>
            <w:shd w:val="clear" w:color="auto" w:fill="000000"/>
            <w:vAlign w:val="center"/>
          </w:tcPr>
          <w:p w14:paraId="0A87AD62" w14:textId="77777777" w:rsidR="000235AA" w:rsidRPr="001D3869" w:rsidRDefault="000235AA" w:rsidP="002F6F8B">
            <w:pPr>
              <w:autoSpaceDE/>
              <w:autoSpaceDN/>
              <w:adjustRightInd/>
              <w:spacing w:before="0" w:line="240" w:lineRule="auto"/>
              <w:ind w:left="0"/>
              <w:rPr>
                <w:b/>
                <w:color w:val="FFFFFF"/>
                <w:sz w:val="16"/>
                <w:szCs w:val="16"/>
              </w:rPr>
            </w:pPr>
            <w:r w:rsidRPr="001D3869">
              <w:rPr>
                <w:b/>
                <w:color w:val="FFFFFF"/>
                <w:sz w:val="16"/>
                <w:szCs w:val="16"/>
              </w:rPr>
              <w:t>By Max</w:t>
            </w:r>
            <w:r w:rsidRPr="001D3869">
              <w:rPr>
                <w:b/>
                <w:color w:val="FFFFFF"/>
                <w:sz w:val="16"/>
                <w:szCs w:val="16"/>
              </w:rPr>
              <w:br/>
              <w:t>Svc Temp</w:t>
            </w:r>
          </w:p>
        </w:tc>
      </w:tr>
      <w:tr w:rsidR="000235AA" w:rsidRPr="001D3869" w14:paraId="241746F2" w14:textId="77777777" w:rsidTr="002F6F8B">
        <w:trPr>
          <w:trHeight w:val="288"/>
          <w:jc w:val="center"/>
        </w:trPr>
        <w:tc>
          <w:tcPr>
            <w:tcW w:w="2288" w:type="dxa"/>
            <w:gridSpan w:val="3"/>
            <w:vAlign w:val="center"/>
          </w:tcPr>
          <w:p w14:paraId="09560186" w14:textId="77777777" w:rsidR="000235AA" w:rsidRPr="001D3869" w:rsidRDefault="000235AA" w:rsidP="002F6F8B">
            <w:pPr>
              <w:autoSpaceDE/>
              <w:autoSpaceDN/>
              <w:adjustRightInd/>
              <w:spacing w:before="0" w:line="240" w:lineRule="auto"/>
              <w:ind w:left="0"/>
              <w:rPr>
                <w:b/>
                <w:sz w:val="16"/>
                <w:szCs w:val="16"/>
              </w:rPr>
            </w:pPr>
            <w:r w:rsidRPr="001D3869">
              <w:rPr>
                <w:b/>
                <w:sz w:val="16"/>
                <w:szCs w:val="16"/>
              </w:rPr>
              <w:t>PRIMER</w:t>
            </w:r>
          </w:p>
        </w:tc>
        <w:tc>
          <w:tcPr>
            <w:tcW w:w="3015" w:type="dxa"/>
            <w:vAlign w:val="center"/>
          </w:tcPr>
          <w:p w14:paraId="43852D66" w14:textId="77777777" w:rsidR="000235AA" w:rsidRPr="008369AE" w:rsidRDefault="000235AA" w:rsidP="002F6F8B">
            <w:pPr>
              <w:autoSpaceDE/>
              <w:autoSpaceDN/>
              <w:adjustRightInd/>
              <w:spacing w:before="0" w:line="240" w:lineRule="auto"/>
              <w:ind w:left="0"/>
              <w:rPr>
                <w:sz w:val="16"/>
                <w:szCs w:val="18"/>
              </w:rPr>
            </w:pPr>
            <w:r w:rsidRPr="00034999">
              <w:rPr>
                <w:sz w:val="16"/>
                <w:szCs w:val="16"/>
              </w:rPr>
              <w:t>Carboline</w:t>
            </w:r>
          </w:p>
        </w:tc>
        <w:tc>
          <w:tcPr>
            <w:tcW w:w="2827" w:type="dxa"/>
            <w:gridSpan w:val="3"/>
            <w:vAlign w:val="center"/>
          </w:tcPr>
          <w:p w14:paraId="672B72FA" w14:textId="77777777" w:rsidR="000235AA" w:rsidRPr="0018592B" w:rsidRDefault="000235AA" w:rsidP="002F6F8B">
            <w:pPr>
              <w:autoSpaceDE/>
              <w:autoSpaceDN/>
              <w:adjustRightInd/>
              <w:spacing w:before="0" w:line="240" w:lineRule="auto"/>
              <w:ind w:left="0"/>
              <w:rPr>
                <w:sz w:val="16"/>
                <w:szCs w:val="18"/>
              </w:rPr>
            </w:pPr>
            <w:proofErr w:type="spellStart"/>
            <w:r w:rsidRPr="0018592B">
              <w:rPr>
                <w:sz w:val="16"/>
                <w:szCs w:val="16"/>
              </w:rPr>
              <w:t>Carbozinc</w:t>
            </w:r>
            <w:proofErr w:type="spellEnd"/>
            <w:r w:rsidR="00DA02D7" w:rsidRPr="0018592B">
              <w:rPr>
                <w:sz w:val="16"/>
                <w:szCs w:val="16"/>
                <w:lang w:val="ru-RU"/>
              </w:rPr>
              <w:t xml:space="preserve"> </w:t>
            </w:r>
            <w:r w:rsidRPr="0018592B">
              <w:rPr>
                <w:sz w:val="16"/>
                <w:szCs w:val="16"/>
              </w:rPr>
              <w:t>859</w:t>
            </w:r>
            <w:r w:rsidR="00DA02D7" w:rsidRPr="0018592B">
              <w:rPr>
                <w:sz w:val="16"/>
                <w:szCs w:val="16"/>
                <w:lang w:val="ru-RU"/>
              </w:rPr>
              <w:t xml:space="preserve"> </w:t>
            </w:r>
            <w:r w:rsidRPr="0018592B">
              <w:rPr>
                <w:sz w:val="16"/>
                <w:szCs w:val="16"/>
              </w:rPr>
              <w:t>series</w:t>
            </w:r>
          </w:p>
        </w:tc>
        <w:tc>
          <w:tcPr>
            <w:tcW w:w="992" w:type="dxa"/>
            <w:vAlign w:val="center"/>
          </w:tcPr>
          <w:p w14:paraId="08E6C142" w14:textId="77777777" w:rsidR="000235AA" w:rsidRPr="001D3869" w:rsidRDefault="000235AA" w:rsidP="002F6F8B">
            <w:pPr>
              <w:autoSpaceDE/>
              <w:autoSpaceDN/>
              <w:adjustRightInd/>
              <w:spacing w:before="0" w:line="240" w:lineRule="auto"/>
              <w:ind w:left="0"/>
              <w:jc w:val="center"/>
              <w:rPr>
                <w:w w:val="0"/>
                <w:sz w:val="16"/>
                <w:szCs w:val="16"/>
              </w:rPr>
            </w:pPr>
            <w:r w:rsidRPr="00034999">
              <w:rPr>
                <w:sz w:val="16"/>
                <w:szCs w:val="16"/>
              </w:rPr>
              <w:t>95–32</w:t>
            </w:r>
            <w:r>
              <w:rPr>
                <w:sz w:val="16"/>
                <w:szCs w:val="16"/>
              </w:rPr>
              <w:t>5</w:t>
            </w:r>
          </w:p>
        </w:tc>
        <w:tc>
          <w:tcPr>
            <w:tcW w:w="1138" w:type="dxa"/>
            <w:vAlign w:val="center"/>
          </w:tcPr>
          <w:p w14:paraId="1790ABB0" w14:textId="77777777" w:rsidR="000235AA" w:rsidRPr="003E36EC" w:rsidRDefault="000235AA" w:rsidP="003E36EC">
            <w:pPr>
              <w:autoSpaceDE/>
              <w:autoSpaceDN/>
              <w:adjustRightInd/>
              <w:spacing w:before="0" w:line="240" w:lineRule="auto"/>
              <w:ind w:left="0"/>
              <w:jc w:val="center"/>
              <w:rPr>
                <w:sz w:val="16"/>
                <w:szCs w:val="16"/>
              </w:rPr>
            </w:pPr>
            <w:r w:rsidRPr="00034999">
              <w:rPr>
                <w:sz w:val="16"/>
                <w:szCs w:val="16"/>
              </w:rPr>
              <w:t>205°C(400</w:t>
            </w:r>
            <w:r w:rsidRPr="003E36EC">
              <w:rPr>
                <w:sz w:val="16"/>
                <w:szCs w:val="16"/>
              </w:rPr>
              <w:t>°</w:t>
            </w:r>
            <w:r w:rsidRPr="00034999">
              <w:rPr>
                <w:sz w:val="16"/>
                <w:szCs w:val="16"/>
              </w:rPr>
              <w:t>F)</w:t>
            </w:r>
          </w:p>
        </w:tc>
      </w:tr>
      <w:tr w:rsidR="000235AA" w:rsidRPr="001D3869" w14:paraId="73C7374A" w14:textId="77777777" w:rsidTr="002F6F8B">
        <w:trPr>
          <w:trHeight w:val="288"/>
          <w:jc w:val="center"/>
        </w:trPr>
        <w:tc>
          <w:tcPr>
            <w:tcW w:w="2288" w:type="dxa"/>
            <w:gridSpan w:val="3"/>
            <w:vAlign w:val="center"/>
          </w:tcPr>
          <w:p w14:paraId="2C097ABF" w14:textId="77777777" w:rsidR="000235AA" w:rsidRPr="001D3869" w:rsidRDefault="000235AA" w:rsidP="002F6F8B">
            <w:pPr>
              <w:autoSpaceDE/>
              <w:autoSpaceDN/>
              <w:adjustRightInd/>
              <w:spacing w:before="0" w:line="240" w:lineRule="auto"/>
              <w:ind w:left="0"/>
              <w:rPr>
                <w:b/>
                <w:sz w:val="16"/>
                <w:szCs w:val="16"/>
              </w:rPr>
            </w:pPr>
            <w:r w:rsidRPr="001D3869">
              <w:rPr>
                <w:b/>
                <w:sz w:val="16"/>
                <w:szCs w:val="16"/>
              </w:rPr>
              <w:t>Zinc-Rich</w:t>
            </w:r>
          </w:p>
        </w:tc>
        <w:tc>
          <w:tcPr>
            <w:tcW w:w="3015" w:type="dxa"/>
            <w:vAlign w:val="center"/>
          </w:tcPr>
          <w:p w14:paraId="02B6BA25" w14:textId="77777777" w:rsidR="000235AA" w:rsidRPr="008369AE" w:rsidRDefault="000235AA" w:rsidP="002F6F8B">
            <w:pPr>
              <w:autoSpaceDE/>
              <w:autoSpaceDN/>
              <w:adjustRightInd/>
              <w:spacing w:before="0" w:line="240" w:lineRule="auto"/>
              <w:ind w:left="0"/>
              <w:rPr>
                <w:sz w:val="16"/>
                <w:szCs w:val="18"/>
              </w:rPr>
            </w:pPr>
            <w:proofErr w:type="spellStart"/>
            <w:r w:rsidRPr="00034999">
              <w:rPr>
                <w:sz w:val="16"/>
                <w:szCs w:val="16"/>
              </w:rPr>
              <w:t>Dampn</w:t>
            </w:r>
            <w:r w:rsidRPr="00034999">
              <w:rPr>
                <w:spacing w:val="1"/>
                <w:sz w:val="16"/>
                <w:szCs w:val="16"/>
              </w:rPr>
              <w:t>e</w:t>
            </w:r>
            <w:r w:rsidRPr="00034999">
              <w:rPr>
                <w:sz w:val="16"/>
                <w:szCs w:val="16"/>
              </w:rPr>
              <w:t>y</w:t>
            </w:r>
            <w:proofErr w:type="spellEnd"/>
          </w:p>
        </w:tc>
        <w:tc>
          <w:tcPr>
            <w:tcW w:w="2827" w:type="dxa"/>
            <w:gridSpan w:val="3"/>
            <w:vAlign w:val="center"/>
          </w:tcPr>
          <w:p w14:paraId="370FDF3B" w14:textId="77777777" w:rsidR="000235AA" w:rsidRPr="0018592B" w:rsidRDefault="000235AA" w:rsidP="002F6F8B">
            <w:pPr>
              <w:autoSpaceDE/>
              <w:autoSpaceDN/>
              <w:adjustRightInd/>
              <w:spacing w:before="0" w:line="240" w:lineRule="auto"/>
              <w:ind w:left="0"/>
              <w:rPr>
                <w:sz w:val="16"/>
                <w:szCs w:val="18"/>
              </w:rPr>
            </w:pPr>
            <w:proofErr w:type="spellStart"/>
            <w:r w:rsidRPr="0018592B">
              <w:rPr>
                <w:sz w:val="16"/>
                <w:szCs w:val="16"/>
              </w:rPr>
              <w:t>Epodur</w:t>
            </w:r>
            <w:proofErr w:type="spellEnd"/>
            <w:r w:rsidR="00DA02D7" w:rsidRPr="0018592B">
              <w:rPr>
                <w:sz w:val="16"/>
                <w:szCs w:val="16"/>
                <w:lang w:val="ru-RU"/>
              </w:rPr>
              <w:t xml:space="preserve"> </w:t>
            </w:r>
            <w:r w:rsidRPr="0018592B">
              <w:rPr>
                <w:sz w:val="16"/>
                <w:szCs w:val="16"/>
              </w:rPr>
              <w:t>18</w:t>
            </w:r>
            <w:r w:rsidRPr="0018592B">
              <w:rPr>
                <w:spacing w:val="1"/>
                <w:sz w:val="16"/>
                <w:szCs w:val="16"/>
              </w:rPr>
              <w:t>7</w:t>
            </w:r>
            <w:r w:rsidRPr="0018592B">
              <w:rPr>
                <w:sz w:val="16"/>
                <w:szCs w:val="16"/>
              </w:rPr>
              <w:t>0</w:t>
            </w:r>
            <w:r w:rsidRPr="0018592B">
              <w:t>/</w:t>
            </w:r>
            <w:r w:rsidRPr="0018592B">
              <w:rPr>
                <w:spacing w:val="1"/>
                <w:sz w:val="16"/>
                <w:szCs w:val="16"/>
              </w:rPr>
              <w:t>1870C</w:t>
            </w:r>
          </w:p>
        </w:tc>
        <w:tc>
          <w:tcPr>
            <w:tcW w:w="992" w:type="dxa"/>
            <w:vAlign w:val="center"/>
          </w:tcPr>
          <w:p w14:paraId="76F3A057" w14:textId="77777777" w:rsidR="000235AA" w:rsidRPr="001D3869" w:rsidRDefault="000235AA" w:rsidP="002F6F8B">
            <w:pPr>
              <w:autoSpaceDE/>
              <w:autoSpaceDN/>
              <w:adjustRightInd/>
              <w:spacing w:before="0" w:line="240" w:lineRule="auto"/>
              <w:ind w:left="0"/>
              <w:jc w:val="center"/>
              <w:rPr>
                <w:w w:val="0"/>
                <w:sz w:val="16"/>
                <w:szCs w:val="16"/>
              </w:rPr>
            </w:pPr>
            <w:r>
              <w:rPr>
                <w:sz w:val="16"/>
                <w:szCs w:val="16"/>
              </w:rPr>
              <w:t>452/216</w:t>
            </w:r>
          </w:p>
        </w:tc>
        <w:tc>
          <w:tcPr>
            <w:tcW w:w="1138" w:type="dxa"/>
            <w:vAlign w:val="center"/>
          </w:tcPr>
          <w:p w14:paraId="7B5B2C80" w14:textId="77777777" w:rsidR="000235AA" w:rsidRPr="003E36EC" w:rsidRDefault="000235AA" w:rsidP="003E36EC">
            <w:pPr>
              <w:autoSpaceDE/>
              <w:autoSpaceDN/>
              <w:adjustRightInd/>
              <w:spacing w:before="0" w:line="240" w:lineRule="auto"/>
              <w:ind w:left="0"/>
              <w:jc w:val="center"/>
              <w:rPr>
                <w:sz w:val="16"/>
                <w:szCs w:val="16"/>
              </w:rPr>
            </w:pPr>
            <w:r w:rsidRPr="00034999">
              <w:rPr>
                <w:sz w:val="16"/>
                <w:szCs w:val="16"/>
              </w:rPr>
              <w:t>82°C(180</w:t>
            </w:r>
            <w:r w:rsidRPr="00F029EB">
              <w:rPr>
                <w:sz w:val="16"/>
                <w:szCs w:val="16"/>
              </w:rPr>
              <w:t>°</w:t>
            </w:r>
            <w:r w:rsidRPr="00034999">
              <w:rPr>
                <w:sz w:val="16"/>
                <w:szCs w:val="16"/>
              </w:rPr>
              <w:t>F)</w:t>
            </w:r>
          </w:p>
        </w:tc>
      </w:tr>
      <w:tr w:rsidR="000235AA" w:rsidRPr="001D3869" w14:paraId="012487EC" w14:textId="77777777" w:rsidTr="002F6F8B">
        <w:trPr>
          <w:trHeight w:val="288"/>
          <w:jc w:val="center"/>
        </w:trPr>
        <w:tc>
          <w:tcPr>
            <w:tcW w:w="2288" w:type="dxa"/>
            <w:gridSpan w:val="3"/>
            <w:vAlign w:val="center"/>
          </w:tcPr>
          <w:p w14:paraId="3CA0F769" w14:textId="77777777" w:rsidR="000235AA" w:rsidRPr="001D3869" w:rsidRDefault="000235AA" w:rsidP="002F6F8B">
            <w:pPr>
              <w:autoSpaceDE/>
              <w:autoSpaceDN/>
              <w:adjustRightInd/>
              <w:spacing w:before="0" w:line="240" w:lineRule="auto"/>
              <w:ind w:left="0"/>
              <w:rPr>
                <w:b/>
                <w:sz w:val="16"/>
                <w:szCs w:val="16"/>
              </w:rPr>
            </w:pPr>
            <w:r w:rsidRPr="001D3869">
              <w:rPr>
                <w:b/>
                <w:sz w:val="16"/>
                <w:szCs w:val="16"/>
              </w:rPr>
              <w:t>Galvanizing Repair</w:t>
            </w:r>
          </w:p>
        </w:tc>
        <w:tc>
          <w:tcPr>
            <w:tcW w:w="3015" w:type="dxa"/>
            <w:vAlign w:val="center"/>
          </w:tcPr>
          <w:p w14:paraId="064055C8" w14:textId="77777777" w:rsidR="000235AA" w:rsidRPr="008369AE" w:rsidRDefault="000235AA" w:rsidP="002F6F8B">
            <w:pPr>
              <w:autoSpaceDE/>
              <w:autoSpaceDN/>
              <w:adjustRightInd/>
              <w:spacing w:before="0" w:line="240" w:lineRule="auto"/>
              <w:ind w:left="0"/>
              <w:rPr>
                <w:sz w:val="16"/>
                <w:szCs w:val="18"/>
              </w:rPr>
            </w:pPr>
            <w:proofErr w:type="spellStart"/>
            <w:proofErr w:type="gramStart"/>
            <w:r w:rsidRPr="00034999">
              <w:rPr>
                <w:position w:val="-1"/>
                <w:sz w:val="16"/>
                <w:szCs w:val="16"/>
              </w:rPr>
              <w:t>HempelCoatings</w:t>
            </w:r>
            <w:proofErr w:type="spellEnd"/>
            <w:r w:rsidRPr="00034999">
              <w:rPr>
                <w:position w:val="-1"/>
                <w:sz w:val="16"/>
                <w:szCs w:val="16"/>
              </w:rPr>
              <w:t>(</w:t>
            </w:r>
            <w:proofErr w:type="gramEnd"/>
            <w:r w:rsidRPr="00034999">
              <w:rPr>
                <w:position w:val="-1"/>
                <w:sz w:val="16"/>
                <w:szCs w:val="16"/>
              </w:rPr>
              <w:t>USA</w:t>
            </w:r>
            <w:proofErr w:type="gramStart"/>
            <w:r w:rsidRPr="00034999">
              <w:rPr>
                <w:position w:val="-1"/>
                <w:sz w:val="16"/>
                <w:szCs w:val="16"/>
              </w:rPr>
              <w:t>),Inc.</w:t>
            </w:r>
            <w:proofErr w:type="gramEnd"/>
          </w:p>
        </w:tc>
        <w:tc>
          <w:tcPr>
            <w:tcW w:w="2827" w:type="dxa"/>
            <w:gridSpan w:val="3"/>
            <w:vAlign w:val="center"/>
          </w:tcPr>
          <w:p w14:paraId="6D279CF0" w14:textId="77777777" w:rsidR="000235AA" w:rsidRPr="0018592B" w:rsidRDefault="000235AA" w:rsidP="002F6F8B">
            <w:pPr>
              <w:autoSpaceDE/>
              <w:autoSpaceDN/>
              <w:adjustRightInd/>
              <w:spacing w:before="0" w:line="240" w:lineRule="auto"/>
              <w:ind w:left="0"/>
              <w:rPr>
                <w:sz w:val="16"/>
                <w:szCs w:val="18"/>
              </w:rPr>
            </w:pPr>
            <w:proofErr w:type="spellStart"/>
            <w:r w:rsidRPr="0018592B">
              <w:rPr>
                <w:sz w:val="16"/>
                <w:szCs w:val="16"/>
              </w:rPr>
              <w:t>Hempadur</w:t>
            </w:r>
            <w:proofErr w:type="spellEnd"/>
            <w:r w:rsidRPr="0018592B">
              <w:rPr>
                <w:sz w:val="16"/>
                <w:szCs w:val="16"/>
              </w:rPr>
              <w:t xml:space="preserve"> </w:t>
            </w:r>
            <w:proofErr w:type="spellStart"/>
            <w:r w:rsidRPr="0018592B">
              <w:rPr>
                <w:sz w:val="16"/>
                <w:szCs w:val="16"/>
              </w:rPr>
              <w:t>AvantGuard</w:t>
            </w:r>
            <w:proofErr w:type="spellEnd"/>
            <w:r w:rsidRPr="0018592B">
              <w:rPr>
                <w:sz w:val="16"/>
                <w:szCs w:val="16"/>
              </w:rPr>
              <w:t xml:space="preserve"> Activated Zinc Series</w:t>
            </w:r>
          </w:p>
        </w:tc>
        <w:tc>
          <w:tcPr>
            <w:tcW w:w="992" w:type="dxa"/>
            <w:vAlign w:val="center"/>
          </w:tcPr>
          <w:p w14:paraId="23BCA7BD" w14:textId="77777777" w:rsidR="000235AA" w:rsidRPr="001D3869" w:rsidRDefault="000235AA" w:rsidP="002F6F8B">
            <w:pPr>
              <w:autoSpaceDE/>
              <w:autoSpaceDN/>
              <w:adjustRightInd/>
              <w:spacing w:before="0" w:line="240" w:lineRule="auto"/>
              <w:ind w:left="0"/>
              <w:jc w:val="center"/>
              <w:rPr>
                <w:w w:val="0"/>
                <w:sz w:val="16"/>
                <w:szCs w:val="16"/>
              </w:rPr>
            </w:pPr>
            <w:r w:rsidRPr="00034999">
              <w:rPr>
                <w:position w:val="-1"/>
                <w:sz w:val="16"/>
                <w:szCs w:val="16"/>
              </w:rPr>
              <w:t>345</w:t>
            </w:r>
          </w:p>
        </w:tc>
        <w:tc>
          <w:tcPr>
            <w:tcW w:w="1138" w:type="dxa"/>
            <w:vAlign w:val="center"/>
          </w:tcPr>
          <w:p w14:paraId="177BBD94" w14:textId="77777777" w:rsidR="000235AA" w:rsidRPr="003E36EC" w:rsidRDefault="000235AA" w:rsidP="003E36EC">
            <w:pPr>
              <w:autoSpaceDE/>
              <w:autoSpaceDN/>
              <w:adjustRightInd/>
              <w:spacing w:before="0" w:line="240" w:lineRule="auto"/>
              <w:ind w:left="0"/>
              <w:jc w:val="center"/>
              <w:rPr>
                <w:sz w:val="16"/>
                <w:szCs w:val="16"/>
              </w:rPr>
            </w:pPr>
            <w:r w:rsidRPr="00034999">
              <w:rPr>
                <w:sz w:val="16"/>
                <w:szCs w:val="16"/>
              </w:rPr>
              <w:t>160°C(320</w:t>
            </w:r>
            <w:r w:rsidRPr="00F029EB">
              <w:rPr>
                <w:sz w:val="16"/>
                <w:szCs w:val="16"/>
              </w:rPr>
              <w:t>°</w:t>
            </w:r>
            <w:r w:rsidRPr="00034999">
              <w:rPr>
                <w:sz w:val="16"/>
                <w:szCs w:val="16"/>
              </w:rPr>
              <w:t>F)</w:t>
            </w:r>
          </w:p>
        </w:tc>
      </w:tr>
      <w:tr w:rsidR="001A6CA0" w:rsidRPr="001D3869" w14:paraId="4751E2BD" w14:textId="77777777" w:rsidTr="002F6F8B">
        <w:trPr>
          <w:trHeight w:val="288"/>
          <w:jc w:val="center"/>
        </w:trPr>
        <w:tc>
          <w:tcPr>
            <w:tcW w:w="2288" w:type="dxa"/>
            <w:gridSpan w:val="3"/>
            <w:vMerge w:val="restart"/>
            <w:vAlign w:val="center"/>
          </w:tcPr>
          <w:p w14:paraId="717F2234" w14:textId="77777777" w:rsidR="001A6CA0" w:rsidRPr="001D3869" w:rsidRDefault="001A6CA0" w:rsidP="002F6F8B">
            <w:pPr>
              <w:autoSpaceDE/>
              <w:autoSpaceDN/>
              <w:adjustRightInd/>
              <w:spacing w:before="0" w:line="240" w:lineRule="auto"/>
              <w:ind w:left="0"/>
              <w:rPr>
                <w:b/>
                <w:sz w:val="16"/>
                <w:szCs w:val="16"/>
              </w:rPr>
            </w:pPr>
            <w:proofErr w:type="spellStart"/>
            <w:r w:rsidRPr="00034999">
              <w:rPr>
                <w:b/>
                <w:bCs/>
                <w:sz w:val="16"/>
                <w:szCs w:val="16"/>
              </w:rPr>
              <w:t>DFT</w:t>
            </w:r>
            <w:r w:rsidRPr="00034999">
              <w:rPr>
                <w:b/>
                <w:bCs/>
                <w:spacing w:val="1"/>
                <w:sz w:val="16"/>
                <w:szCs w:val="16"/>
              </w:rPr>
              <w:t>a</w:t>
            </w:r>
            <w:r w:rsidRPr="00034999">
              <w:rPr>
                <w:b/>
                <w:bCs/>
                <w:sz w:val="16"/>
                <w:szCs w:val="16"/>
              </w:rPr>
              <w:t>s</w:t>
            </w:r>
            <w:r w:rsidRPr="00034999">
              <w:rPr>
                <w:b/>
                <w:bCs/>
                <w:w w:val="99"/>
                <w:sz w:val="16"/>
                <w:szCs w:val="16"/>
              </w:rPr>
              <w:t>per</w:t>
            </w:r>
            <w:proofErr w:type="spellEnd"/>
            <w:r w:rsidRPr="00034999">
              <w:rPr>
                <w:b/>
                <w:bCs/>
                <w:w w:val="99"/>
                <w:sz w:val="16"/>
                <w:szCs w:val="16"/>
              </w:rPr>
              <w:t xml:space="preserve"> Manu</w:t>
            </w:r>
            <w:r w:rsidRPr="00034999">
              <w:rPr>
                <w:b/>
                <w:bCs/>
                <w:spacing w:val="1"/>
                <w:w w:val="99"/>
                <w:sz w:val="16"/>
                <w:szCs w:val="16"/>
              </w:rPr>
              <w:t>f</w:t>
            </w:r>
            <w:r w:rsidRPr="00034999">
              <w:rPr>
                <w:b/>
                <w:bCs/>
                <w:w w:val="99"/>
                <w:sz w:val="16"/>
                <w:szCs w:val="16"/>
              </w:rPr>
              <w:t>ac</w:t>
            </w:r>
            <w:r w:rsidRPr="00034999">
              <w:rPr>
                <w:b/>
                <w:bCs/>
                <w:spacing w:val="1"/>
                <w:w w:val="99"/>
                <w:sz w:val="16"/>
                <w:szCs w:val="16"/>
              </w:rPr>
              <w:t>t</w:t>
            </w:r>
            <w:r w:rsidRPr="00034999">
              <w:rPr>
                <w:b/>
                <w:bCs/>
                <w:w w:val="99"/>
                <w:sz w:val="16"/>
                <w:szCs w:val="16"/>
              </w:rPr>
              <w:t xml:space="preserve">urer’s </w:t>
            </w:r>
            <w:proofErr w:type="spellStart"/>
            <w:r w:rsidRPr="00034999">
              <w:rPr>
                <w:b/>
                <w:bCs/>
                <w:sz w:val="16"/>
                <w:szCs w:val="16"/>
              </w:rPr>
              <w:t>Produ</w:t>
            </w:r>
            <w:r w:rsidRPr="00034999">
              <w:rPr>
                <w:b/>
                <w:bCs/>
                <w:spacing w:val="1"/>
                <w:sz w:val="16"/>
                <w:szCs w:val="16"/>
              </w:rPr>
              <w:t>c</w:t>
            </w:r>
            <w:r w:rsidRPr="00034999">
              <w:rPr>
                <w:b/>
                <w:bCs/>
                <w:sz w:val="16"/>
                <w:szCs w:val="16"/>
              </w:rPr>
              <w:t>t</w:t>
            </w:r>
            <w:r w:rsidRPr="00034999">
              <w:rPr>
                <w:b/>
                <w:bCs/>
                <w:w w:val="99"/>
                <w:sz w:val="16"/>
                <w:szCs w:val="16"/>
              </w:rPr>
              <w:t>She</w:t>
            </w:r>
            <w:r w:rsidRPr="00034999">
              <w:rPr>
                <w:b/>
                <w:bCs/>
                <w:spacing w:val="1"/>
                <w:w w:val="99"/>
                <w:sz w:val="16"/>
                <w:szCs w:val="16"/>
              </w:rPr>
              <w:t>e</w:t>
            </w:r>
            <w:r w:rsidRPr="00034999">
              <w:rPr>
                <w:b/>
                <w:bCs/>
                <w:w w:val="99"/>
                <w:sz w:val="16"/>
                <w:szCs w:val="16"/>
              </w:rPr>
              <w:t>t</w:t>
            </w:r>
            <w:proofErr w:type="spellEnd"/>
          </w:p>
        </w:tc>
        <w:tc>
          <w:tcPr>
            <w:tcW w:w="3015" w:type="dxa"/>
            <w:vAlign w:val="center"/>
          </w:tcPr>
          <w:p w14:paraId="35500AF2" w14:textId="77777777" w:rsidR="001A6CA0" w:rsidRPr="008369AE" w:rsidRDefault="001A6CA0" w:rsidP="002F6F8B">
            <w:pPr>
              <w:autoSpaceDE/>
              <w:autoSpaceDN/>
              <w:adjustRightInd/>
              <w:spacing w:before="0" w:line="240" w:lineRule="auto"/>
              <w:ind w:left="0"/>
              <w:rPr>
                <w:sz w:val="16"/>
                <w:szCs w:val="18"/>
              </w:rPr>
            </w:pPr>
            <w:r w:rsidRPr="00034999">
              <w:rPr>
                <w:sz w:val="16"/>
                <w:szCs w:val="16"/>
              </w:rPr>
              <w:t>International</w:t>
            </w:r>
          </w:p>
        </w:tc>
        <w:tc>
          <w:tcPr>
            <w:tcW w:w="2827" w:type="dxa"/>
            <w:gridSpan w:val="3"/>
            <w:vAlign w:val="center"/>
          </w:tcPr>
          <w:p w14:paraId="5AC0B410" w14:textId="77777777" w:rsidR="001A6CA0" w:rsidRPr="0018592B" w:rsidRDefault="001A6CA0" w:rsidP="002F6F8B">
            <w:pPr>
              <w:autoSpaceDE/>
              <w:autoSpaceDN/>
              <w:adjustRightInd/>
              <w:spacing w:before="0" w:line="240" w:lineRule="auto"/>
              <w:ind w:left="0"/>
              <w:rPr>
                <w:sz w:val="16"/>
                <w:szCs w:val="18"/>
              </w:rPr>
            </w:pPr>
            <w:proofErr w:type="spellStart"/>
            <w:r w:rsidRPr="0018592B">
              <w:rPr>
                <w:sz w:val="16"/>
                <w:szCs w:val="16"/>
              </w:rPr>
              <w:t>Interzinc</w:t>
            </w:r>
            <w:proofErr w:type="spellEnd"/>
            <w:r w:rsidRPr="0018592B">
              <w:rPr>
                <w:sz w:val="16"/>
                <w:szCs w:val="16"/>
                <w:lang w:val="ru-RU"/>
              </w:rPr>
              <w:t xml:space="preserve"> </w:t>
            </w:r>
            <w:r w:rsidRPr="0018592B">
              <w:rPr>
                <w:sz w:val="16"/>
                <w:szCs w:val="16"/>
              </w:rPr>
              <w:t>52</w:t>
            </w:r>
            <w:r w:rsidRPr="0018592B">
              <w:rPr>
                <w:sz w:val="16"/>
                <w:szCs w:val="16"/>
                <w:lang w:val="ru-RU"/>
              </w:rPr>
              <w:t xml:space="preserve"> </w:t>
            </w:r>
            <w:r w:rsidRPr="0018592B">
              <w:rPr>
                <w:sz w:val="16"/>
                <w:szCs w:val="16"/>
              </w:rPr>
              <w:t>Series</w:t>
            </w:r>
          </w:p>
        </w:tc>
        <w:tc>
          <w:tcPr>
            <w:tcW w:w="992" w:type="dxa"/>
            <w:vAlign w:val="center"/>
          </w:tcPr>
          <w:p w14:paraId="2DC8B4F6" w14:textId="77777777" w:rsidR="001A6CA0" w:rsidRPr="001D3869" w:rsidRDefault="001A6CA0" w:rsidP="002F6F8B">
            <w:pPr>
              <w:autoSpaceDE/>
              <w:autoSpaceDN/>
              <w:adjustRightInd/>
              <w:spacing w:before="0" w:line="240" w:lineRule="auto"/>
              <w:ind w:left="0"/>
              <w:jc w:val="center"/>
              <w:rPr>
                <w:w w:val="0"/>
                <w:sz w:val="16"/>
                <w:szCs w:val="16"/>
              </w:rPr>
            </w:pPr>
            <w:r w:rsidRPr="00034999">
              <w:rPr>
                <w:sz w:val="16"/>
                <w:szCs w:val="16"/>
              </w:rPr>
              <w:t>249</w:t>
            </w:r>
            <w:r>
              <w:rPr>
                <w:sz w:val="16"/>
                <w:szCs w:val="16"/>
              </w:rPr>
              <w:t>-336</w:t>
            </w:r>
          </w:p>
        </w:tc>
        <w:tc>
          <w:tcPr>
            <w:tcW w:w="1138" w:type="dxa"/>
            <w:vAlign w:val="center"/>
          </w:tcPr>
          <w:p w14:paraId="07D31178" w14:textId="77777777" w:rsidR="001A6CA0" w:rsidRPr="003E36EC" w:rsidRDefault="001A6CA0" w:rsidP="003E36EC">
            <w:pPr>
              <w:autoSpaceDE/>
              <w:autoSpaceDN/>
              <w:adjustRightInd/>
              <w:spacing w:before="0" w:line="240" w:lineRule="auto"/>
              <w:ind w:left="0"/>
              <w:jc w:val="center"/>
              <w:rPr>
                <w:sz w:val="16"/>
                <w:szCs w:val="16"/>
              </w:rPr>
            </w:pPr>
            <w:r w:rsidRPr="00034999">
              <w:rPr>
                <w:sz w:val="16"/>
                <w:szCs w:val="16"/>
              </w:rPr>
              <w:t>1</w:t>
            </w:r>
            <w:r>
              <w:rPr>
                <w:sz w:val="16"/>
                <w:szCs w:val="16"/>
              </w:rPr>
              <w:t>50</w:t>
            </w:r>
            <w:r w:rsidRPr="00034999">
              <w:rPr>
                <w:sz w:val="16"/>
                <w:szCs w:val="16"/>
              </w:rPr>
              <w:t>°C(</w:t>
            </w:r>
            <w:r>
              <w:rPr>
                <w:sz w:val="16"/>
                <w:szCs w:val="16"/>
              </w:rPr>
              <w:t>302</w:t>
            </w:r>
            <w:r w:rsidRPr="00F029EB">
              <w:rPr>
                <w:sz w:val="16"/>
                <w:szCs w:val="16"/>
              </w:rPr>
              <w:t>°</w:t>
            </w:r>
            <w:r w:rsidRPr="00034999">
              <w:rPr>
                <w:sz w:val="16"/>
                <w:szCs w:val="16"/>
              </w:rPr>
              <w:t>F)</w:t>
            </w:r>
          </w:p>
        </w:tc>
      </w:tr>
      <w:tr w:rsidR="001A6CA0" w:rsidRPr="001D3869" w14:paraId="1D30F3C1" w14:textId="77777777" w:rsidTr="002F6F8B">
        <w:trPr>
          <w:trHeight w:val="288"/>
          <w:jc w:val="center"/>
        </w:trPr>
        <w:tc>
          <w:tcPr>
            <w:tcW w:w="2288" w:type="dxa"/>
            <w:gridSpan w:val="3"/>
            <w:vMerge/>
            <w:vAlign w:val="center"/>
          </w:tcPr>
          <w:p w14:paraId="2B7444B4" w14:textId="77777777" w:rsidR="001A6CA0" w:rsidRPr="001D3869" w:rsidRDefault="001A6CA0" w:rsidP="002F6F8B">
            <w:pPr>
              <w:jc w:val="center"/>
              <w:rPr>
                <w:b/>
                <w:sz w:val="16"/>
                <w:szCs w:val="16"/>
              </w:rPr>
            </w:pPr>
          </w:p>
        </w:tc>
        <w:tc>
          <w:tcPr>
            <w:tcW w:w="3015" w:type="dxa"/>
            <w:vAlign w:val="center"/>
          </w:tcPr>
          <w:p w14:paraId="267C7147" w14:textId="77777777" w:rsidR="001A6CA0" w:rsidRPr="008369AE" w:rsidRDefault="001A6CA0" w:rsidP="002F6F8B">
            <w:pPr>
              <w:autoSpaceDE/>
              <w:autoSpaceDN/>
              <w:adjustRightInd/>
              <w:spacing w:before="0" w:line="240" w:lineRule="auto"/>
              <w:ind w:left="0"/>
              <w:rPr>
                <w:sz w:val="16"/>
                <w:szCs w:val="18"/>
              </w:rPr>
            </w:pPr>
            <w:proofErr w:type="spellStart"/>
            <w:r w:rsidRPr="00034999">
              <w:rPr>
                <w:sz w:val="16"/>
                <w:szCs w:val="16"/>
              </w:rPr>
              <w:t>JotunPaints</w:t>
            </w:r>
            <w:proofErr w:type="spellEnd"/>
          </w:p>
        </w:tc>
        <w:tc>
          <w:tcPr>
            <w:tcW w:w="2827" w:type="dxa"/>
            <w:gridSpan w:val="3"/>
            <w:vAlign w:val="center"/>
          </w:tcPr>
          <w:p w14:paraId="75359177" w14:textId="77777777" w:rsidR="001A6CA0" w:rsidRPr="0018592B" w:rsidRDefault="001A6CA0" w:rsidP="006F6C07">
            <w:pPr>
              <w:autoSpaceDE/>
              <w:autoSpaceDN/>
              <w:adjustRightInd/>
              <w:spacing w:before="0" w:line="240" w:lineRule="auto"/>
              <w:ind w:left="0"/>
              <w:rPr>
                <w:sz w:val="16"/>
                <w:szCs w:val="16"/>
              </w:rPr>
            </w:pPr>
            <w:r w:rsidRPr="0018592B">
              <w:rPr>
                <w:sz w:val="16"/>
                <w:szCs w:val="16"/>
              </w:rPr>
              <w:t>Barrier77</w:t>
            </w:r>
            <w:r w:rsidRPr="0018592B">
              <w:rPr>
                <w:sz w:val="16"/>
                <w:szCs w:val="16"/>
                <w:lang w:val="ru-RU"/>
              </w:rPr>
              <w:t xml:space="preserve"> </w:t>
            </w:r>
            <w:r w:rsidRPr="0018592B">
              <w:rPr>
                <w:sz w:val="16"/>
                <w:szCs w:val="16"/>
              </w:rPr>
              <w:t>Series</w:t>
            </w:r>
          </w:p>
          <w:p w14:paraId="0F127A00" w14:textId="59A91976" w:rsidR="001A6CA0" w:rsidRPr="0018592B" w:rsidRDefault="001A6CA0" w:rsidP="006F6C07">
            <w:pPr>
              <w:autoSpaceDE/>
              <w:autoSpaceDN/>
              <w:adjustRightInd/>
              <w:spacing w:before="0" w:line="240" w:lineRule="auto"/>
              <w:ind w:left="0"/>
              <w:rPr>
                <w:sz w:val="16"/>
                <w:szCs w:val="18"/>
              </w:rPr>
            </w:pPr>
            <w:r w:rsidRPr="0018592B">
              <w:rPr>
                <w:sz w:val="16"/>
                <w:szCs w:val="18"/>
                <w:lang w:val="ru-RU"/>
              </w:rPr>
              <w:t>Barrier 80 Series</w:t>
            </w:r>
          </w:p>
        </w:tc>
        <w:tc>
          <w:tcPr>
            <w:tcW w:w="992" w:type="dxa"/>
            <w:vAlign w:val="center"/>
          </w:tcPr>
          <w:p w14:paraId="52DF173C" w14:textId="77777777" w:rsidR="001A6CA0" w:rsidRPr="001D3869" w:rsidRDefault="001A6CA0" w:rsidP="002F6F8B">
            <w:pPr>
              <w:autoSpaceDE/>
              <w:autoSpaceDN/>
              <w:adjustRightInd/>
              <w:spacing w:before="0" w:line="240" w:lineRule="auto"/>
              <w:ind w:left="0"/>
              <w:jc w:val="center"/>
              <w:rPr>
                <w:w w:val="0"/>
                <w:sz w:val="16"/>
                <w:szCs w:val="16"/>
              </w:rPr>
            </w:pPr>
            <w:r>
              <w:rPr>
                <w:sz w:val="16"/>
                <w:szCs w:val="16"/>
              </w:rPr>
              <w:t>400</w:t>
            </w:r>
          </w:p>
        </w:tc>
        <w:tc>
          <w:tcPr>
            <w:tcW w:w="1138" w:type="dxa"/>
            <w:vAlign w:val="center"/>
          </w:tcPr>
          <w:p w14:paraId="538B2C57" w14:textId="77777777" w:rsidR="001A6CA0" w:rsidRPr="003E36EC" w:rsidRDefault="001A6CA0" w:rsidP="003E36EC">
            <w:pPr>
              <w:autoSpaceDE/>
              <w:autoSpaceDN/>
              <w:adjustRightInd/>
              <w:spacing w:before="0" w:line="240" w:lineRule="auto"/>
              <w:ind w:left="0"/>
              <w:jc w:val="center"/>
              <w:rPr>
                <w:sz w:val="16"/>
                <w:szCs w:val="16"/>
              </w:rPr>
            </w:pPr>
            <w:r w:rsidRPr="00034999">
              <w:rPr>
                <w:sz w:val="16"/>
                <w:szCs w:val="16"/>
              </w:rPr>
              <w:t>121°C(250</w:t>
            </w:r>
            <w:r w:rsidRPr="00F029EB">
              <w:rPr>
                <w:sz w:val="16"/>
                <w:szCs w:val="16"/>
              </w:rPr>
              <w:t>°</w:t>
            </w:r>
            <w:r w:rsidRPr="00034999">
              <w:rPr>
                <w:sz w:val="16"/>
                <w:szCs w:val="16"/>
              </w:rPr>
              <w:t>F)</w:t>
            </w:r>
          </w:p>
        </w:tc>
      </w:tr>
      <w:tr w:rsidR="000235AA" w:rsidRPr="001D3869" w14:paraId="296D5EA5" w14:textId="77777777" w:rsidTr="002F6F8B">
        <w:trPr>
          <w:trHeight w:val="288"/>
          <w:jc w:val="center"/>
        </w:trPr>
        <w:tc>
          <w:tcPr>
            <w:tcW w:w="2288" w:type="dxa"/>
            <w:gridSpan w:val="3"/>
            <w:vAlign w:val="center"/>
          </w:tcPr>
          <w:p w14:paraId="02EFBA5B" w14:textId="77777777" w:rsidR="000235AA" w:rsidRPr="001D3869" w:rsidRDefault="000235AA" w:rsidP="002F6F8B">
            <w:pPr>
              <w:jc w:val="center"/>
              <w:rPr>
                <w:b/>
                <w:sz w:val="16"/>
                <w:szCs w:val="16"/>
              </w:rPr>
            </w:pPr>
          </w:p>
        </w:tc>
        <w:tc>
          <w:tcPr>
            <w:tcW w:w="3015" w:type="dxa"/>
            <w:vAlign w:val="center"/>
          </w:tcPr>
          <w:p w14:paraId="41CCECBB" w14:textId="77777777" w:rsidR="000235AA" w:rsidRPr="008369AE" w:rsidRDefault="000235AA" w:rsidP="002F6F8B">
            <w:pPr>
              <w:autoSpaceDE/>
              <w:autoSpaceDN/>
              <w:adjustRightInd/>
              <w:spacing w:before="0" w:line="240" w:lineRule="auto"/>
              <w:ind w:left="0"/>
              <w:rPr>
                <w:sz w:val="16"/>
                <w:szCs w:val="18"/>
              </w:rPr>
            </w:pPr>
            <w:r w:rsidRPr="00034999">
              <w:rPr>
                <w:sz w:val="16"/>
                <w:szCs w:val="16"/>
              </w:rPr>
              <w:t>PPG</w:t>
            </w:r>
          </w:p>
        </w:tc>
        <w:tc>
          <w:tcPr>
            <w:tcW w:w="2827" w:type="dxa"/>
            <w:gridSpan w:val="3"/>
            <w:vAlign w:val="center"/>
          </w:tcPr>
          <w:p w14:paraId="463F1D66" w14:textId="77777777" w:rsidR="006F6C07" w:rsidRPr="0018592B" w:rsidRDefault="000235AA" w:rsidP="002F6F8B">
            <w:pPr>
              <w:autoSpaceDE/>
              <w:autoSpaceDN/>
              <w:adjustRightInd/>
              <w:spacing w:before="0" w:line="240" w:lineRule="auto"/>
              <w:ind w:left="0"/>
              <w:rPr>
                <w:sz w:val="16"/>
                <w:szCs w:val="16"/>
              </w:rPr>
            </w:pPr>
            <w:proofErr w:type="spellStart"/>
            <w:r w:rsidRPr="0018592B">
              <w:rPr>
                <w:sz w:val="16"/>
                <w:szCs w:val="16"/>
              </w:rPr>
              <w:t>Amercoat</w:t>
            </w:r>
            <w:proofErr w:type="spellEnd"/>
            <w:r w:rsidR="00E73D8E" w:rsidRPr="0018592B">
              <w:rPr>
                <w:sz w:val="16"/>
                <w:szCs w:val="16"/>
              </w:rPr>
              <w:t xml:space="preserve"> </w:t>
            </w:r>
            <w:r w:rsidRPr="0018592B">
              <w:rPr>
                <w:sz w:val="16"/>
                <w:szCs w:val="16"/>
              </w:rPr>
              <w:t xml:space="preserve">68 </w:t>
            </w:r>
            <w:proofErr w:type="spellStart"/>
            <w:r w:rsidRPr="0018592B">
              <w:rPr>
                <w:sz w:val="16"/>
                <w:szCs w:val="16"/>
              </w:rPr>
              <w:t>Seriesor</w:t>
            </w:r>
            <w:proofErr w:type="spellEnd"/>
          </w:p>
          <w:p w14:paraId="6DA29A33" w14:textId="398F3709" w:rsidR="000235AA" w:rsidRPr="0018592B" w:rsidRDefault="000235AA" w:rsidP="002F6F8B">
            <w:pPr>
              <w:autoSpaceDE/>
              <w:autoSpaceDN/>
              <w:adjustRightInd/>
              <w:spacing w:before="0" w:line="240" w:lineRule="auto"/>
              <w:ind w:left="0"/>
              <w:rPr>
                <w:sz w:val="16"/>
                <w:szCs w:val="18"/>
              </w:rPr>
            </w:pPr>
            <w:r w:rsidRPr="0018592B">
              <w:rPr>
                <w:sz w:val="16"/>
                <w:szCs w:val="16"/>
              </w:rPr>
              <w:t>Sigma</w:t>
            </w:r>
            <w:r w:rsidR="00E73D8E" w:rsidRPr="0018592B">
              <w:rPr>
                <w:sz w:val="16"/>
                <w:szCs w:val="16"/>
              </w:rPr>
              <w:t xml:space="preserve"> </w:t>
            </w:r>
            <w:r w:rsidRPr="0018592B">
              <w:rPr>
                <w:sz w:val="16"/>
                <w:szCs w:val="16"/>
              </w:rPr>
              <w:t>Zinc</w:t>
            </w:r>
            <w:r w:rsidR="00E73D8E" w:rsidRPr="0018592B">
              <w:rPr>
                <w:sz w:val="16"/>
                <w:szCs w:val="16"/>
              </w:rPr>
              <w:t xml:space="preserve"> </w:t>
            </w:r>
            <w:r w:rsidRPr="0018592B">
              <w:rPr>
                <w:sz w:val="16"/>
                <w:szCs w:val="16"/>
              </w:rPr>
              <w:t>68 Series</w:t>
            </w:r>
          </w:p>
        </w:tc>
        <w:tc>
          <w:tcPr>
            <w:tcW w:w="992" w:type="dxa"/>
            <w:vAlign w:val="center"/>
          </w:tcPr>
          <w:p w14:paraId="12028653" w14:textId="77777777" w:rsidR="000235AA" w:rsidRPr="001D3869" w:rsidRDefault="000235AA" w:rsidP="002F6F8B">
            <w:pPr>
              <w:autoSpaceDE/>
              <w:autoSpaceDN/>
              <w:adjustRightInd/>
              <w:spacing w:before="0" w:line="240" w:lineRule="auto"/>
              <w:ind w:left="0"/>
              <w:jc w:val="center"/>
              <w:rPr>
                <w:w w:val="0"/>
                <w:sz w:val="16"/>
                <w:szCs w:val="16"/>
              </w:rPr>
            </w:pPr>
            <w:r>
              <w:rPr>
                <w:sz w:val="16"/>
                <w:szCs w:val="16"/>
              </w:rPr>
              <w:t>310</w:t>
            </w:r>
          </w:p>
        </w:tc>
        <w:tc>
          <w:tcPr>
            <w:tcW w:w="1138" w:type="dxa"/>
            <w:vAlign w:val="center"/>
          </w:tcPr>
          <w:p w14:paraId="05E7D1EF" w14:textId="77777777" w:rsidR="000235AA" w:rsidRPr="003E36EC" w:rsidRDefault="000235AA" w:rsidP="003E36EC">
            <w:pPr>
              <w:autoSpaceDE/>
              <w:autoSpaceDN/>
              <w:adjustRightInd/>
              <w:spacing w:before="0" w:line="240" w:lineRule="auto"/>
              <w:ind w:left="0"/>
              <w:jc w:val="center"/>
              <w:rPr>
                <w:sz w:val="16"/>
                <w:szCs w:val="16"/>
              </w:rPr>
            </w:pPr>
            <w:r w:rsidRPr="00034999">
              <w:rPr>
                <w:sz w:val="16"/>
                <w:szCs w:val="16"/>
              </w:rPr>
              <w:t>149°C</w:t>
            </w:r>
            <w:r>
              <w:rPr>
                <w:sz w:val="16"/>
                <w:szCs w:val="16"/>
              </w:rPr>
              <w:t>(300°F)</w:t>
            </w:r>
          </w:p>
        </w:tc>
      </w:tr>
      <w:tr w:rsidR="000235AA" w:rsidRPr="001D3869" w14:paraId="13AD0C12" w14:textId="77777777" w:rsidTr="002F6F8B">
        <w:trPr>
          <w:trHeight w:val="288"/>
          <w:jc w:val="center"/>
        </w:trPr>
        <w:tc>
          <w:tcPr>
            <w:tcW w:w="2288" w:type="dxa"/>
            <w:gridSpan w:val="3"/>
            <w:vAlign w:val="center"/>
          </w:tcPr>
          <w:p w14:paraId="63D4A8D8" w14:textId="77777777" w:rsidR="000235AA" w:rsidRPr="001D3869" w:rsidRDefault="000235AA" w:rsidP="002F6F8B">
            <w:pPr>
              <w:jc w:val="center"/>
              <w:rPr>
                <w:b/>
                <w:sz w:val="16"/>
                <w:szCs w:val="16"/>
              </w:rPr>
            </w:pPr>
          </w:p>
        </w:tc>
        <w:tc>
          <w:tcPr>
            <w:tcW w:w="3015" w:type="dxa"/>
            <w:vAlign w:val="center"/>
          </w:tcPr>
          <w:p w14:paraId="705E5C8E" w14:textId="77777777" w:rsidR="000235AA" w:rsidRPr="008369AE" w:rsidRDefault="000235AA" w:rsidP="002F6F8B">
            <w:pPr>
              <w:autoSpaceDE/>
              <w:autoSpaceDN/>
              <w:adjustRightInd/>
              <w:spacing w:before="0" w:line="240" w:lineRule="auto"/>
              <w:ind w:left="0"/>
              <w:rPr>
                <w:sz w:val="16"/>
                <w:szCs w:val="18"/>
              </w:rPr>
            </w:pPr>
            <w:proofErr w:type="spellStart"/>
            <w:r w:rsidRPr="00034999">
              <w:rPr>
                <w:sz w:val="16"/>
                <w:szCs w:val="16"/>
              </w:rPr>
              <w:t>Sher</w:t>
            </w:r>
            <w:r w:rsidRPr="00034999">
              <w:rPr>
                <w:spacing w:val="-1"/>
                <w:sz w:val="16"/>
                <w:szCs w:val="16"/>
              </w:rPr>
              <w:t>w</w:t>
            </w:r>
            <w:r w:rsidRPr="00034999">
              <w:rPr>
                <w:spacing w:val="1"/>
                <w:sz w:val="16"/>
                <w:szCs w:val="16"/>
              </w:rPr>
              <w:t>i</w:t>
            </w:r>
            <w:r w:rsidRPr="00034999">
              <w:rPr>
                <w:sz w:val="16"/>
                <w:szCs w:val="16"/>
              </w:rPr>
              <w:t>nWilliams</w:t>
            </w:r>
            <w:proofErr w:type="spellEnd"/>
          </w:p>
        </w:tc>
        <w:tc>
          <w:tcPr>
            <w:tcW w:w="2827" w:type="dxa"/>
            <w:gridSpan w:val="3"/>
            <w:vAlign w:val="center"/>
          </w:tcPr>
          <w:p w14:paraId="39362094" w14:textId="77777777" w:rsidR="00716F20" w:rsidRPr="0018592B" w:rsidRDefault="000235AA" w:rsidP="002F6F8B">
            <w:pPr>
              <w:autoSpaceDE/>
              <w:autoSpaceDN/>
              <w:adjustRightInd/>
              <w:spacing w:before="0" w:line="240" w:lineRule="auto"/>
              <w:ind w:left="0"/>
              <w:rPr>
                <w:sz w:val="16"/>
                <w:szCs w:val="16"/>
              </w:rPr>
            </w:pPr>
            <w:proofErr w:type="spellStart"/>
            <w:r w:rsidRPr="0018592B">
              <w:rPr>
                <w:sz w:val="16"/>
                <w:szCs w:val="16"/>
              </w:rPr>
              <w:t>ZincCladIII</w:t>
            </w:r>
            <w:proofErr w:type="spellEnd"/>
            <w:r w:rsidRPr="0018592B">
              <w:rPr>
                <w:sz w:val="16"/>
                <w:szCs w:val="16"/>
              </w:rPr>
              <w:t xml:space="preserve"> HS</w:t>
            </w:r>
          </w:p>
          <w:p w14:paraId="6F11979D" w14:textId="0054FBDD" w:rsidR="000235AA" w:rsidRPr="0018592B" w:rsidRDefault="000235AA" w:rsidP="002F6F8B">
            <w:pPr>
              <w:autoSpaceDE/>
              <w:autoSpaceDN/>
              <w:adjustRightInd/>
              <w:spacing w:before="0" w:line="240" w:lineRule="auto"/>
              <w:ind w:left="0"/>
              <w:rPr>
                <w:sz w:val="16"/>
                <w:szCs w:val="18"/>
              </w:rPr>
            </w:pPr>
            <w:proofErr w:type="spellStart"/>
            <w:r w:rsidRPr="0018592B">
              <w:rPr>
                <w:sz w:val="16"/>
                <w:szCs w:val="16"/>
              </w:rPr>
              <w:t>ZincCladIV</w:t>
            </w:r>
            <w:proofErr w:type="spellEnd"/>
          </w:p>
        </w:tc>
        <w:tc>
          <w:tcPr>
            <w:tcW w:w="992" w:type="dxa"/>
            <w:vAlign w:val="center"/>
          </w:tcPr>
          <w:p w14:paraId="10F24EC2" w14:textId="77777777" w:rsidR="000235AA" w:rsidRPr="001D3869" w:rsidRDefault="000235AA" w:rsidP="002F6F8B">
            <w:pPr>
              <w:autoSpaceDE/>
              <w:autoSpaceDN/>
              <w:adjustRightInd/>
              <w:spacing w:before="0" w:line="240" w:lineRule="auto"/>
              <w:ind w:left="0"/>
              <w:jc w:val="center"/>
              <w:rPr>
                <w:w w:val="0"/>
                <w:sz w:val="16"/>
                <w:szCs w:val="16"/>
              </w:rPr>
            </w:pPr>
            <w:r w:rsidRPr="00034999">
              <w:rPr>
                <w:sz w:val="16"/>
                <w:szCs w:val="16"/>
              </w:rPr>
              <w:t>100–340</w:t>
            </w:r>
          </w:p>
        </w:tc>
        <w:tc>
          <w:tcPr>
            <w:tcW w:w="1138" w:type="dxa"/>
            <w:vAlign w:val="center"/>
          </w:tcPr>
          <w:p w14:paraId="3AC43188" w14:textId="77777777" w:rsidR="000235AA" w:rsidRPr="003E36EC" w:rsidRDefault="000235AA" w:rsidP="003E36EC">
            <w:pPr>
              <w:autoSpaceDE/>
              <w:autoSpaceDN/>
              <w:adjustRightInd/>
              <w:spacing w:before="0" w:line="240" w:lineRule="auto"/>
              <w:ind w:left="0"/>
              <w:jc w:val="center"/>
              <w:rPr>
                <w:sz w:val="16"/>
                <w:szCs w:val="16"/>
              </w:rPr>
            </w:pPr>
            <w:r w:rsidRPr="00034999">
              <w:rPr>
                <w:sz w:val="16"/>
                <w:szCs w:val="16"/>
              </w:rPr>
              <w:t>149°C(300°F)</w:t>
            </w:r>
          </w:p>
        </w:tc>
      </w:tr>
      <w:tr w:rsidR="000235AA" w:rsidRPr="001D3869" w14:paraId="6B1234FD" w14:textId="77777777" w:rsidTr="002F6F8B">
        <w:trPr>
          <w:trHeight w:val="288"/>
          <w:jc w:val="center"/>
        </w:trPr>
        <w:tc>
          <w:tcPr>
            <w:tcW w:w="2288" w:type="dxa"/>
            <w:gridSpan w:val="3"/>
            <w:tcBorders>
              <w:bottom w:val="single" w:sz="12" w:space="0" w:color="auto"/>
            </w:tcBorders>
            <w:vAlign w:val="center"/>
          </w:tcPr>
          <w:p w14:paraId="70B4C3F6" w14:textId="77777777" w:rsidR="000235AA" w:rsidRPr="001D3869" w:rsidRDefault="000235AA" w:rsidP="002F6F8B">
            <w:pPr>
              <w:jc w:val="center"/>
              <w:rPr>
                <w:b/>
                <w:sz w:val="16"/>
                <w:szCs w:val="16"/>
              </w:rPr>
            </w:pPr>
          </w:p>
        </w:tc>
        <w:tc>
          <w:tcPr>
            <w:tcW w:w="3015" w:type="dxa"/>
            <w:tcBorders>
              <w:bottom w:val="single" w:sz="12" w:space="0" w:color="auto"/>
            </w:tcBorders>
            <w:vAlign w:val="center"/>
          </w:tcPr>
          <w:p w14:paraId="61CEA1C3" w14:textId="77777777" w:rsidR="000235AA" w:rsidRPr="008369AE" w:rsidRDefault="000235AA" w:rsidP="002F6F8B">
            <w:pPr>
              <w:autoSpaceDE/>
              <w:autoSpaceDN/>
              <w:adjustRightInd/>
              <w:spacing w:before="0" w:line="240" w:lineRule="auto"/>
              <w:ind w:left="0"/>
              <w:rPr>
                <w:sz w:val="16"/>
                <w:szCs w:val="18"/>
              </w:rPr>
            </w:pPr>
            <w:r w:rsidRPr="00034999">
              <w:rPr>
                <w:sz w:val="16"/>
                <w:szCs w:val="16"/>
              </w:rPr>
              <w:t>Tnemec</w:t>
            </w:r>
          </w:p>
        </w:tc>
        <w:tc>
          <w:tcPr>
            <w:tcW w:w="2827" w:type="dxa"/>
            <w:gridSpan w:val="3"/>
            <w:tcBorders>
              <w:bottom w:val="single" w:sz="12" w:space="0" w:color="auto"/>
            </w:tcBorders>
            <w:vAlign w:val="center"/>
          </w:tcPr>
          <w:p w14:paraId="4F20972C" w14:textId="77777777" w:rsidR="000235AA" w:rsidRPr="0018592B" w:rsidRDefault="000235AA" w:rsidP="002F6F8B">
            <w:pPr>
              <w:autoSpaceDE/>
              <w:autoSpaceDN/>
              <w:adjustRightInd/>
              <w:spacing w:before="0" w:line="240" w:lineRule="auto"/>
              <w:ind w:left="0"/>
              <w:rPr>
                <w:sz w:val="16"/>
                <w:szCs w:val="16"/>
              </w:rPr>
            </w:pPr>
            <w:r w:rsidRPr="0018592B">
              <w:rPr>
                <w:sz w:val="16"/>
                <w:szCs w:val="16"/>
              </w:rPr>
              <w:t>Series-94H20</w:t>
            </w:r>
            <w:r w:rsidR="00E73D8E" w:rsidRPr="0018592B">
              <w:rPr>
                <w:sz w:val="16"/>
                <w:szCs w:val="16"/>
              </w:rPr>
              <w:t xml:space="preserve"> </w:t>
            </w:r>
            <w:r w:rsidRPr="0018592B">
              <w:rPr>
                <w:spacing w:val="1"/>
                <w:sz w:val="16"/>
                <w:szCs w:val="16"/>
              </w:rPr>
              <w:t>H</w:t>
            </w:r>
            <w:r w:rsidRPr="0018592B">
              <w:rPr>
                <w:spacing w:val="-1"/>
                <w:sz w:val="16"/>
                <w:szCs w:val="16"/>
              </w:rPr>
              <w:t>y</w:t>
            </w:r>
            <w:r w:rsidRPr="0018592B">
              <w:rPr>
                <w:sz w:val="16"/>
                <w:szCs w:val="16"/>
              </w:rPr>
              <w:t>dr</w:t>
            </w:r>
            <w:r w:rsidRPr="0018592B">
              <w:rPr>
                <w:spacing w:val="1"/>
                <w:sz w:val="16"/>
                <w:szCs w:val="16"/>
              </w:rPr>
              <w:t>o</w:t>
            </w:r>
            <w:r w:rsidRPr="0018592B">
              <w:rPr>
                <w:sz w:val="16"/>
                <w:szCs w:val="16"/>
              </w:rPr>
              <w:t>-Zinc</w:t>
            </w:r>
          </w:p>
          <w:p w14:paraId="2CCC2F8F" w14:textId="3E5F90ED" w:rsidR="000235AA" w:rsidRPr="0018592B" w:rsidRDefault="000235AA" w:rsidP="002F6F8B">
            <w:pPr>
              <w:autoSpaceDE/>
              <w:autoSpaceDN/>
              <w:adjustRightInd/>
              <w:spacing w:before="0" w:line="240" w:lineRule="auto"/>
              <w:ind w:left="0"/>
              <w:rPr>
                <w:sz w:val="16"/>
                <w:szCs w:val="18"/>
              </w:rPr>
            </w:pPr>
            <w:r w:rsidRPr="0018592B">
              <w:rPr>
                <w:sz w:val="16"/>
                <w:szCs w:val="16"/>
              </w:rPr>
              <w:t xml:space="preserve">Series-90G-1K97 </w:t>
            </w:r>
            <w:proofErr w:type="spellStart"/>
            <w:r w:rsidRPr="0018592B">
              <w:rPr>
                <w:sz w:val="16"/>
                <w:szCs w:val="16"/>
              </w:rPr>
              <w:t>Tneme</w:t>
            </w:r>
            <w:proofErr w:type="spellEnd"/>
            <w:r w:rsidRPr="0018592B">
              <w:rPr>
                <w:sz w:val="16"/>
                <w:szCs w:val="16"/>
              </w:rPr>
              <w:t>-Zinc</w:t>
            </w:r>
          </w:p>
        </w:tc>
        <w:tc>
          <w:tcPr>
            <w:tcW w:w="992" w:type="dxa"/>
            <w:tcBorders>
              <w:bottom w:val="single" w:sz="12" w:space="0" w:color="auto"/>
            </w:tcBorders>
            <w:vAlign w:val="center"/>
          </w:tcPr>
          <w:p w14:paraId="30494E47" w14:textId="77777777" w:rsidR="000235AA" w:rsidRDefault="000235AA" w:rsidP="002F6F8B">
            <w:pPr>
              <w:autoSpaceDE/>
              <w:autoSpaceDN/>
              <w:adjustRightInd/>
              <w:spacing w:before="0" w:line="240" w:lineRule="auto"/>
              <w:ind w:left="0"/>
              <w:jc w:val="center"/>
              <w:rPr>
                <w:sz w:val="16"/>
                <w:szCs w:val="16"/>
              </w:rPr>
            </w:pPr>
            <w:r w:rsidRPr="00034999">
              <w:rPr>
                <w:sz w:val="16"/>
                <w:szCs w:val="16"/>
              </w:rPr>
              <w:t>98</w:t>
            </w:r>
            <w:r>
              <w:rPr>
                <w:sz w:val="16"/>
                <w:szCs w:val="16"/>
              </w:rPr>
              <w:t>-187</w:t>
            </w:r>
          </w:p>
          <w:p w14:paraId="074CBEA8" w14:textId="77777777" w:rsidR="000235AA" w:rsidRPr="001D3869" w:rsidRDefault="000235AA" w:rsidP="002F6F8B">
            <w:pPr>
              <w:autoSpaceDE/>
              <w:autoSpaceDN/>
              <w:adjustRightInd/>
              <w:spacing w:before="0" w:line="240" w:lineRule="auto"/>
              <w:ind w:left="0"/>
              <w:jc w:val="center"/>
              <w:rPr>
                <w:w w:val="0"/>
                <w:sz w:val="16"/>
                <w:szCs w:val="16"/>
              </w:rPr>
            </w:pPr>
            <w:r>
              <w:rPr>
                <w:sz w:val="16"/>
                <w:szCs w:val="16"/>
              </w:rPr>
              <w:t>330-379</w:t>
            </w:r>
          </w:p>
        </w:tc>
        <w:tc>
          <w:tcPr>
            <w:tcW w:w="1138" w:type="dxa"/>
            <w:tcBorders>
              <w:bottom w:val="single" w:sz="12" w:space="0" w:color="auto"/>
            </w:tcBorders>
            <w:vAlign w:val="center"/>
          </w:tcPr>
          <w:p w14:paraId="263AE3BD" w14:textId="77777777" w:rsidR="000235AA" w:rsidRDefault="000235AA" w:rsidP="003E36EC">
            <w:pPr>
              <w:autoSpaceDE/>
              <w:autoSpaceDN/>
              <w:adjustRightInd/>
              <w:spacing w:before="0" w:line="240" w:lineRule="auto"/>
              <w:ind w:left="0"/>
              <w:jc w:val="center"/>
              <w:rPr>
                <w:sz w:val="16"/>
                <w:szCs w:val="16"/>
              </w:rPr>
            </w:pPr>
            <w:r w:rsidRPr="00034999">
              <w:rPr>
                <w:sz w:val="16"/>
                <w:szCs w:val="16"/>
              </w:rPr>
              <w:t>121°C(250</w:t>
            </w:r>
            <w:r w:rsidRPr="00F029EB">
              <w:rPr>
                <w:sz w:val="16"/>
                <w:szCs w:val="16"/>
              </w:rPr>
              <w:t>°</w:t>
            </w:r>
            <w:r w:rsidRPr="00034999">
              <w:rPr>
                <w:sz w:val="16"/>
                <w:szCs w:val="16"/>
              </w:rPr>
              <w:t>F)</w:t>
            </w:r>
          </w:p>
          <w:p w14:paraId="3C3F7FAF" w14:textId="77777777" w:rsidR="000235AA" w:rsidRPr="001D3869" w:rsidRDefault="000235AA" w:rsidP="003E36EC">
            <w:pPr>
              <w:autoSpaceDE/>
              <w:autoSpaceDN/>
              <w:adjustRightInd/>
              <w:spacing w:before="0" w:line="240" w:lineRule="auto"/>
              <w:ind w:left="0"/>
              <w:jc w:val="center"/>
              <w:rPr>
                <w:sz w:val="16"/>
                <w:szCs w:val="16"/>
              </w:rPr>
            </w:pPr>
            <w:r w:rsidRPr="00034999">
              <w:rPr>
                <w:sz w:val="16"/>
                <w:szCs w:val="16"/>
              </w:rPr>
              <w:t>121°C(250</w:t>
            </w:r>
            <w:r w:rsidRPr="00F029EB">
              <w:rPr>
                <w:sz w:val="16"/>
                <w:szCs w:val="16"/>
              </w:rPr>
              <w:t>°</w:t>
            </w:r>
            <w:r w:rsidRPr="00034999">
              <w:rPr>
                <w:sz w:val="16"/>
                <w:szCs w:val="16"/>
              </w:rPr>
              <w:t>F)</w:t>
            </w:r>
          </w:p>
        </w:tc>
      </w:tr>
      <w:tr w:rsidR="000235AA" w:rsidRPr="001D3869" w14:paraId="0DF90D09" w14:textId="77777777" w:rsidTr="002F6F8B">
        <w:trPr>
          <w:trHeight w:val="288"/>
          <w:jc w:val="center"/>
        </w:trPr>
        <w:tc>
          <w:tcPr>
            <w:tcW w:w="1170" w:type="dxa"/>
            <w:tcBorders>
              <w:top w:val="single" w:sz="12" w:space="0" w:color="auto"/>
            </w:tcBorders>
            <w:vAlign w:val="center"/>
          </w:tcPr>
          <w:p w14:paraId="3487B4A3" w14:textId="77777777" w:rsidR="000235AA" w:rsidRPr="001D3869" w:rsidRDefault="000235AA" w:rsidP="002F6F8B">
            <w:pPr>
              <w:autoSpaceDE/>
              <w:autoSpaceDN/>
              <w:adjustRightInd/>
              <w:spacing w:before="0" w:line="240" w:lineRule="auto"/>
              <w:ind w:left="-72"/>
              <w:rPr>
                <w:b/>
                <w:sz w:val="16"/>
                <w:szCs w:val="16"/>
              </w:rPr>
            </w:pPr>
            <w:r w:rsidRPr="001D3869">
              <w:rPr>
                <w:b/>
                <w:sz w:val="16"/>
                <w:szCs w:val="16"/>
              </w:rPr>
              <w:t>Last Update:</w:t>
            </w:r>
          </w:p>
        </w:tc>
        <w:tc>
          <w:tcPr>
            <w:tcW w:w="4133" w:type="dxa"/>
            <w:gridSpan w:val="3"/>
            <w:tcBorders>
              <w:top w:val="single" w:sz="12" w:space="0" w:color="auto"/>
            </w:tcBorders>
            <w:vAlign w:val="center"/>
          </w:tcPr>
          <w:p w14:paraId="5529AC40" w14:textId="0CFB8A14" w:rsidR="000235AA" w:rsidRPr="001D3869" w:rsidRDefault="00CA7D68" w:rsidP="002F6F8B">
            <w:pPr>
              <w:autoSpaceDE/>
              <w:autoSpaceDN/>
              <w:adjustRightInd/>
              <w:spacing w:before="0" w:line="240" w:lineRule="auto"/>
              <w:ind w:left="-72"/>
              <w:rPr>
                <w:sz w:val="16"/>
                <w:szCs w:val="16"/>
              </w:rPr>
            </w:pPr>
            <w:r>
              <w:rPr>
                <w:sz w:val="16"/>
                <w:szCs w:val="16"/>
              </w:rPr>
              <w:t>November</w:t>
            </w:r>
            <w:r w:rsidR="004E2FBA">
              <w:rPr>
                <w:sz w:val="16"/>
                <w:szCs w:val="16"/>
              </w:rPr>
              <w:t xml:space="preserve"> 2025</w:t>
            </w:r>
          </w:p>
        </w:tc>
        <w:tc>
          <w:tcPr>
            <w:tcW w:w="2827" w:type="dxa"/>
            <w:gridSpan w:val="3"/>
            <w:tcBorders>
              <w:top w:val="single" w:sz="12" w:space="0" w:color="auto"/>
            </w:tcBorders>
            <w:vAlign w:val="center"/>
          </w:tcPr>
          <w:p w14:paraId="3AC207B0" w14:textId="77777777" w:rsidR="000235AA" w:rsidRPr="001D3869" w:rsidRDefault="000235AA" w:rsidP="002F6F8B">
            <w:pPr>
              <w:rPr>
                <w:b/>
                <w:sz w:val="16"/>
                <w:szCs w:val="16"/>
              </w:rPr>
            </w:pPr>
          </w:p>
        </w:tc>
        <w:tc>
          <w:tcPr>
            <w:tcW w:w="992" w:type="dxa"/>
            <w:tcBorders>
              <w:top w:val="single" w:sz="12" w:space="0" w:color="auto"/>
            </w:tcBorders>
            <w:vAlign w:val="center"/>
          </w:tcPr>
          <w:p w14:paraId="40ADCF1E" w14:textId="77777777" w:rsidR="000235AA" w:rsidRPr="001D3869" w:rsidRDefault="000235AA" w:rsidP="002F6F8B">
            <w:pPr>
              <w:jc w:val="center"/>
              <w:rPr>
                <w:b/>
                <w:sz w:val="16"/>
                <w:szCs w:val="16"/>
              </w:rPr>
            </w:pPr>
          </w:p>
        </w:tc>
        <w:tc>
          <w:tcPr>
            <w:tcW w:w="1138" w:type="dxa"/>
            <w:tcBorders>
              <w:top w:val="single" w:sz="12" w:space="0" w:color="auto"/>
            </w:tcBorders>
            <w:vAlign w:val="center"/>
          </w:tcPr>
          <w:p w14:paraId="66EF861E" w14:textId="77777777" w:rsidR="000235AA" w:rsidRPr="001D3869" w:rsidRDefault="000235AA" w:rsidP="002F6F8B">
            <w:pPr>
              <w:rPr>
                <w:b/>
                <w:sz w:val="16"/>
                <w:szCs w:val="16"/>
              </w:rPr>
            </w:pPr>
          </w:p>
        </w:tc>
      </w:tr>
    </w:tbl>
    <w:p w14:paraId="2675C778" w14:textId="7D383DD3" w:rsidR="000235AA" w:rsidRPr="003A0706" w:rsidRDefault="000235AA" w:rsidP="003A0706">
      <w:pPr>
        <w:spacing w:before="0" w:line="240" w:lineRule="auto"/>
        <w:ind w:left="630" w:hanging="540"/>
        <w:rPr>
          <w:color w:val="auto"/>
          <w:sz w:val="16"/>
          <w:szCs w:val="16"/>
        </w:rPr>
      </w:pPr>
      <w:r w:rsidRPr="003A0706">
        <w:rPr>
          <w:color w:val="auto"/>
          <w:sz w:val="16"/>
          <w:szCs w:val="16"/>
        </w:rPr>
        <w:t>Note1:</w:t>
      </w:r>
      <w:r w:rsidR="000D7841">
        <w:rPr>
          <w:color w:val="auto"/>
          <w:sz w:val="16"/>
          <w:szCs w:val="16"/>
        </w:rPr>
        <w:tab/>
      </w:r>
      <w:r w:rsidRPr="003A0706">
        <w:rPr>
          <w:color w:val="auto"/>
          <w:sz w:val="16"/>
          <w:szCs w:val="16"/>
        </w:rPr>
        <w:t>Final</w:t>
      </w:r>
      <w:r w:rsidR="006F2331" w:rsidRPr="003A0706">
        <w:rPr>
          <w:color w:val="auto"/>
          <w:sz w:val="16"/>
          <w:szCs w:val="16"/>
        </w:rPr>
        <w:t xml:space="preserve"> </w:t>
      </w:r>
      <w:r w:rsidRPr="003A0706">
        <w:rPr>
          <w:color w:val="auto"/>
          <w:sz w:val="16"/>
          <w:szCs w:val="16"/>
        </w:rPr>
        <w:t>DFT</w:t>
      </w:r>
      <w:r w:rsidR="006F2331" w:rsidRPr="003A0706">
        <w:rPr>
          <w:color w:val="auto"/>
          <w:sz w:val="16"/>
          <w:szCs w:val="16"/>
        </w:rPr>
        <w:t xml:space="preserve"> </w:t>
      </w:r>
      <w:r w:rsidRPr="003A0706">
        <w:rPr>
          <w:color w:val="auto"/>
          <w:sz w:val="16"/>
          <w:szCs w:val="16"/>
        </w:rPr>
        <w:t>must</w:t>
      </w:r>
      <w:r w:rsidR="006F2331" w:rsidRPr="003A0706">
        <w:rPr>
          <w:color w:val="auto"/>
          <w:sz w:val="16"/>
          <w:szCs w:val="16"/>
        </w:rPr>
        <w:t xml:space="preserve"> </w:t>
      </w:r>
      <w:r w:rsidRPr="003A0706">
        <w:rPr>
          <w:color w:val="auto"/>
          <w:sz w:val="16"/>
          <w:szCs w:val="16"/>
        </w:rPr>
        <w:t>be</w:t>
      </w:r>
      <w:r w:rsidR="006F2331" w:rsidRPr="003A0706">
        <w:rPr>
          <w:color w:val="auto"/>
          <w:sz w:val="16"/>
          <w:szCs w:val="16"/>
        </w:rPr>
        <w:t xml:space="preserve"> </w:t>
      </w:r>
      <w:r w:rsidRPr="003A0706">
        <w:rPr>
          <w:color w:val="auto"/>
          <w:sz w:val="16"/>
          <w:szCs w:val="16"/>
        </w:rPr>
        <w:t>at</w:t>
      </w:r>
      <w:r w:rsidR="00412E56" w:rsidRPr="003A0706">
        <w:rPr>
          <w:color w:val="auto"/>
          <w:sz w:val="16"/>
          <w:szCs w:val="16"/>
        </w:rPr>
        <w:t xml:space="preserve"> </w:t>
      </w:r>
      <w:r w:rsidRPr="003A0706">
        <w:rPr>
          <w:color w:val="auto"/>
          <w:sz w:val="16"/>
          <w:szCs w:val="16"/>
        </w:rPr>
        <w:t>least</w:t>
      </w:r>
      <w:r w:rsidR="006F2331" w:rsidRPr="003A0706">
        <w:rPr>
          <w:color w:val="auto"/>
          <w:sz w:val="16"/>
          <w:szCs w:val="16"/>
        </w:rPr>
        <w:t xml:space="preserve"> </w:t>
      </w:r>
      <w:r w:rsidRPr="003A0706">
        <w:rPr>
          <w:color w:val="auto"/>
          <w:sz w:val="16"/>
          <w:szCs w:val="16"/>
        </w:rPr>
        <w:t>50</w:t>
      </w:r>
      <w:r w:rsidR="006F2331" w:rsidRPr="003A0706">
        <w:rPr>
          <w:color w:val="auto"/>
          <w:sz w:val="16"/>
          <w:szCs w:val="16"/>
        </w:rPr>
        <w:t xml:space="preserve"> </w:t>
      </w:r>
      <w:r w:rsidRPr="003A0706">
        <w:rPr>
          <w:color w:val="auto"/>
          <w:sz w:val="16"/>
          <w:szCs w:val="16"/>
        </w:rPr>
        <w:t>percent</w:t>
      </w:r>
      <w:r w:rsidR="006F2331" w:rsidRPr="003A0706">
        <w:rPr>
          <w:color w:val="auto"/>
          <w:sz w:val="16"/>
          <w:szCs w:val="16"/>
        </w:rPr>
        <w:t xml:space="preserve"> </w:t>
      </w:r>
      <w:r w:rsidRPr="003A0706">
        <w:rPr>
          <w:color w:val="auto"/>
          <w:sz w:val="16"/>
          <w:szCs w:val="16"/>
        </w:rPr>
        <w:t>thicker</w:t>
      </w:r>
      <w:r w:rsidR="006F2331" w:rsidRPr="003A0706">
        <w:rPr>
          <w:color w:val="auto"/>
          <w:sz w:val="16"/>
          <w:szCs w:val="16"/>
        </w:rPr>
        <w:t xml:space="preserve"> </w:t>
      </w:r>
      <w:r w:rsidRPr="003A0706">
        <w:rPr>
          <w:color w:val="auto"/>
          <w:sz w:val="16"/>
          <w:szCs w:val="16"/>
        </w:rPr>
        <w:t>than</w:t>
      </w:r>
      <w:r w:rsidR="006F2331" w:rsidRPr="003A0706">
        <w:rPr>
          <w:color w:val="auto"/>
          <w:sz w:val="16"/>
          <w:szCs w:val="16"/>
        </w:rPr>
        <w:t xml:space="preserve"> </w:t>
      </w:r>
      <w:r w:rsidRPr="003A0706">
        <w:rPr>
          <w:color w:val="auto"/>
          <w:sz w:val="16"/>
          <w:szCs w:val="16"/>
        </w:rPr>
        <w:t>the</w:t>
      </w:r>
      <w:r w:rsidR="006F2331" w:rsidRPr="003A0706">
        <w:rPr>
          <w:color w:val="auto"/>
          <w:sz w:val="16"/>
          <w:szCs w:val="16"/>
        </w:rPr>
        <w:t xml:space="preserve"> </w:t>
      </w:r>
      <w:r w:rsidRPr="003A0706">
        <w:rPr>
          <w:color w:val="auto"/>
          <w:sz w:val="16"/>
          <w:szCs w:val="16"/>
        </w:rPr>
        <w:t>substrate</w:t>
      </w:r>
      <w:r w:rsidR="006F2331" w:rsidRPr="003A0706">
        <w:rPr>
          <w:color w:val="auto"/>
          <w:sz w:val="16"/>
          <w:szCs w:val="16"/>
        </w:rPr>
        <w:t xml:space="preserve"> </w:t>
      </w:r>
      <w:r w:rsidRPr="003A0706">
        <w:rPr>
          <w:color w:val="auto"/>
          <w:sz w:val="16"/>
          <w:szCs w:val="16"/>
        </w:rPr>
        <w:t>anchor</w:t>
      </w:r>
      <w:r w:rsidR="006F2331" w:rsidRPr="003A0706">
        <w:rPr>
          <w:color w:val="auto"/>
          <w:sz w:val="16"/>
          <w:szCs w:val="16"/>
        </w:rPr>
        <w:t xml:space="preserve"> </w:t>
      </w:r>
      <w:r w:rsidRPr="003A0706">
        <w:rPr>
          <w:color w:val="auto"/>
          <w:sz w:val="16"/>
          <w:szCs w:val="16"/>
        </w:rPr>
        <w:t>profile</w:t>
      </w:r>
      <w:r w:rsidR="006F2331" w:rsidRPr="003A0706">
        <w:rPr>
          <w:color w:val="auto"/>
          <w:sz w:val="16"/>
          <w:szCs w:val="16"/>
        </w:rPr>
        <w:t xml:space="preserve"> </w:t>
      </w:r>
      <w:r w:rsidRPr="003A0706">
        <w:rPr>
          <w:color w:val="auto"/>
          <w:sz w:val="16"/>
          <w:szCs w:val="16"/>
        </w:rPr>
        <w:t>but</w:t>
      </w:r>
      <w:r w:rsidR="006F2331" w:rsidRPr="003A0706">
        <w:rPr>
          <w:color w:val="auto"/>
          <w:sz w:val="16"/>
          <w:szCs w:val="16"/>
        </w:rPr>
        <w:t xml:space="preserve"> </w:t>
      </w:r>
      <w:r w:rsidRPr="003A0706">
        <w:rPr>
          <w:color w:val="auto"/>
          <w:sz w:val="16"/>
          <w:szCs w:val="16"/>
        </w:rPr>
        <w:t>not</w:t>
      </w:r>
      <w:r w:rsidR="006F2331" w:rsidRPr="003A0706">
        <w:rPr>
          <w:color w:val="auto"/>
          <w:sz w:val="16"/>
          <w:szCs w:val="16"/>
        </w:rPr>
        <w:t xml:space="preserve"> </w:t>
      </w:r>
      <w:r w:rsidRPr="003A0706">
        <w:rPr>
          <w:color w:val="auto"/>
          <w:sz w:val="16"/>
          <w:szCs w:val="16"/>
        </w:rPr>
        <w:t>so</w:t>
      </w:r>
      <w:r w:rsidR="006F2331" w:rsidRPr="003A0706">
        <w:rPr>
          <w:color w:val="auto"/>
          <w:sz w:val="16"/>
          <w:szCs w:val="16"/>
        </w:rPr>
        <w:t xml:space="preserve"> </w:t>
      </w:r>
      <w:r w:rsidRPr="003A0706">
        <w:rPr>
          <w:color w:val="auto"/>
          <w:sz w:val="16"/>
          <w:szCs w:val="16"/>
        </w:rPr>
        <w:t>thick</w:t>
      </w:r>
      <w:r w:rsidR="006F2331" w:rsidRPr="003A0706">
        <w:rPr>
          <w:color w:val="auto"/>
          <w:sz w:val="16"/>
          <w:szCs w:val="16"/>
        </w:rPr>
        <w:t xml:space="preserve"> </w:t>
      </w:r>
      <w:r w:rsidRPr="003A0706">
        <w:rPr>
          <w:color w:val="auto"/>
          <w:sz w:val="16"/>
          <w:szCs w:val="16"/>
        </w:rPr>
        <w:t>as</w:t>
      </w:r>
      <w:r w:rsidR="006F2331" w:rsidRPr="003A0706">
        <w:rPr>
          <w:color w:val="auto"/>
          <w:sz w:val="16"/>
          <w:szCs w:val="16"/>
        </w:rPr>
        <w:t xml:space="preserve"> </w:t>
      </w:r>
      <w:r w:rsidRPr="003A0706">
        <w:rPr>
          <w:color w:val="auto"/>
          <w:sz w:val="16"/>
          <w:szCs w:val="16"/>
        </w:rPr>
        <w:t>to influence</w:t>
      </w:r>
      <w:r w:rsidR="006F2331" w:rsidRPr="003A0706">
        <w:rPr>
          <w:color w:val="auto"/>
          <w:sz w:val="16"/>
          <w:szCs w:val="16"/>
        </w:rPr>
        <w:t xml:space="preserve"> </w:t>
      </w:r>
      <w:r w:rsidRPr="003A0706">
        <w:rPr>
          <w:color w:val="auto"/>
          <w:sz w:val="16"/>
          <w:szCs w:val="16"/>
        </w:rPr>
        <w:t>final</w:t>
      </w:r>
      <w:r w:rsidR="006F2331" w:rsidRPr="003A0706">
        <w:rPr>
          <w:color w:val="auto"/>
          <w:sz w:val="16"/>
          <w:szCs w:val="16"/>
        </w:rPr>
        <w:t xml:space="preserve"> </w:t>
      </w:r>
      <w:r w:rsidRPr="003A0706">
        <w:rPr>
          <w:color w:val="auto"/>
          <w:sz w:val="16"/>
          <w:szCs w:val="16"/>
        </w:rPr>
        <w:t>coating</w:t>
      </w:r>
      <w:r w:rsidR="006F2331" w:rsidRPr="003A0706">
        <w:rPr>
          <w:color w:val="auto"/>
          <w:sz w:val="16"/>
          <w:szCs w:val="16"/>
        </w:rPr>
        <w:t xml:space="preserve"> </w:t>
      </w:r>
      <w:r w:rsidRPr="003A0706">
        <w:rPr>
          <w:color w:val="auto"/>
          <w:sz w:val="16"/>
          <w:szCs w:val="16"/>
        </w:rPr>
        <w:t>quality.</w:t>
      </w:r>
    </w:p>
    <w:p w14:paraId="0F721F16" w14:textId="77777777" w:rsidR="000235AA" w:rsidRPr="001D3869" w:rsidRDefault="000235AA" w:rsidP="000235AA">
      <w:pPr>
        <w:tabs>
          <w:tab w:val="left" w:pos="3225"/>
        </w:tabs>
        <w:rPr>
          <w:sz w:val="20"/>
          <w:szCs w:val="20"/>
        </w:rPr>
      </w:pPr>
      <w:r w:rsidRPr="001D3869">
        <w:rPr>
          <w:sz w:val="20"/>
          <w:szCs w:val="20"/>
        </w:rPr>
        <w:br w:type="page"/>
      </w:r>
    </w:p>
    <w:tbl>
      <w:tblPr>
        <w:tblW w:w="10248" w:type="dxa"/>
        <w:jc w:val="center"/>
        <w:tblLayout w:type="fixed"/>
        <w:tblLook w:val="01E0" w:firstRow="1" w:lastRow="1" w:firstColumn="1" w:lastColumn="1" w:noHBand="0" w:noVBand="0"/>
      </w:tblPr>
      <w:tblGrid>
        <w:gridCol w:w="1170"/>
        <w:gridCol w:w="270"/>
        <w:gridCol w:w="848"/>
        <w:gridCol w:w="3015"/>
        <w:gridCol w:w="7"/>
        <w:gridCol w:w="990"/>
        <w:gridCol w:w="1934"/>
        <w:gridCol w:w="810"/>
        <w:gridCol w:w="167"/>
        <w:gridCol w:w="1037"/>
      </w:tblGrid>
      <w:tr w:rsidR="000235AA" w:rsidRPr="004C1FAE" w14:paraId="553F84FE" w14:textId="77777777" w:rsidTr="002F6F8B">
        <w:trPr>
          <w:trHeight w:val="360"/>
          <w:jc w:val="center"/>
        </w:trPr>
        <w:tc>
          <w:tcPr>
            <w:tcW w:w="10248" w:type="dxa"/>
            <w:gridSpan w:val="10"/>
            <w:tcBorders>
              <w:top w:val="single" w:sz="6" w:space="0" w:color="auto"/>
              <w:bottom w:val="single" w:sz="12" w:space="0" w:color="auto"/>
            </w:tcBorders>
            <w:shd w:val="clear" w:color="auto" w:fill="FFFFFF"/>
            <w:vAlign w:val="center"/>
          </w:tcPr>
          <w:p w14:paraId="281F5653" w14:textId="77777777" w:rsidR="000235AA" w:rsidRPr="00F029EB" w:rsidRDefault="000235AA" w:rsidP="002F6F8B">
            <w:pPr>
              <w:suppressAutoHyphens/>
              <w:ind w:right="-72" w:firstLine="360"/>
              <w:jc w:val="right"/>
              <w:rPr>
                <w:b/>
                <w:i/>
                <w:color w:val="auto"/>
              </w:rPr>
            </w:pPr>
            <w:r w:rsidRPr="004C1FAE">
              <w:rPr>
                <w:b/>
                <w:i/>
                <w:color w:val="auto"/>
              </w:rPr>
              <w:lastRenderedPageBreak/>
              <w:t>Primer Only System</w:t>
            </w:r>
          </w:p>
        </w:tc>
      </w:tr>
      <w:tr w:rsidR="000235AA" w:rsidRPr="004C1FAE" w14:paraId="1D16CB74" w14:textId="77777777" w:rsidTr="002F6F8B">
        <w:trPr>
          <w:trHeight w:val="360"/>
          <w:jc w:val="center"/>
        </w:trPr>
        <w:tc>
          <w:tcPr>
            <w:tcW w:w="8234" w:type="dxa"/>
            <w:gridSpan w:val="7"/>
            <w:tcBorders>
              <w:top w:val="single" w:sz="12" w:space="0" w:color="auto"/>
              <w:left w:val="single" w:sz="12" w:space="0" w:color="auto"/>
              <w:bottom w:val="single" w:sz="12" w:space="0" w:color="auto"/>
            </w:tcBorders>
            <w:vAlign w:val="center"/>
          </w:tcPr>
          <w:p w14:paraId="00DDF21F" w14:textId="77777777" w:rsidR="000235AA" w:rsidRPr="004C1FAE" w:rsidRDefault="000235AA" w:rsidP="002F6F8B">
            <w:pPr>
              <w:autoSpaceDE/>
              <w:autoSpaceDN/>
              <w:adjustRightInd/>
              <w:spacing w:before="0" w:line="240" w:lineRule="auto"/>
              <w:ind w:left="0"/>
              <w:rPr>
                <w:b/>
                <w:sz w:val="20"/>
                <w:szCs w:val="20"/>
              </w:rPr>
            </w:pPr>
            <w:r w:rsidRPr="004C1FAE">
              <w:rPr>
                <w:b/>
                <w:sz w:val="20"/>
                <w:szCs w:val="20"/>
              </w:rPr>
              <w:t>Epoxy Mastic - Surface-Tolerant Primer</w:t>
            </w:r>
            <w:r w:rsidR="00412E56">
              <w:rPr>
                <w:b/>
                <w:sz w:val="20"/>
                <w:szCs w:val="20"/>
              </w:rPr>
              <w:t xml:space="preserve"> </w:t>
            </w:r>
            <w:r w:rsidRPr="00F647DA">
              <w:rPr>
                <w:b/>
                <w:sz w:val="20"/>
                <w:szCs w:val="20"/>
              </w:rPr>
              <w:t>(May contain Aluminum)</w:t>
            </w:r>
          </w:p>
        </w:tc>
        <w:tc>
          <w:tcPr>
            <w:tcW w:w="2014" w:type="dxa"/>
            <w:gridSpan w:val="3"/>
            <w:tcBorders>
              <w:top w:val="single" w:sz="12" w:space="0" w:color="auto"/>
              <w:bottom w:val="single" w:sz="12" w:space="0" w:color="auto"/>
              <w:right w:val="single" w:sz="12" w:space="0" w:color="auto"/>
            </w:tcBorders>
            <w:shd w:val="clear" w:color="auto" w:fill="000000"/>
            <w:vAlign w:val="center"/>
          </w:tcPr>
          <w:p w14:paraId="5D9E4DAD" w14:textId="77777777" w:rsidR="000235AA" w:rsidRPr="00F029EB" w:rsidRDefault="000235AA" w:rsidP="002F6F8B">
            <w:pPr>
              <w:suppressAutoHyphens/>
              <w:autoSpaceDE/>
              <w:autoSpaceDN/>
              <w:adjustRightInd/>
              <w:spacing w:before="0" w:line="240" w:lineRule="auto"/>
              <w:ind w:left="0" w:firstLine="360"/>
              <w:jc w:val="center"/>
              <w:rPr>
                <w:b/>
                <w:color w:val="FFFFFF"/>
                <w:sz w:val="36"/>
                <w:szCs w:val="40"/>
              </w:rPr>
            </w:pPr>
            <w:r w:rsidRPr="004C1FAE">
              <w:rPr>
                <w:b/>
                <w:color w:val="FFFFFF"/>
                <w:sz w:val="36"/>
                <w:szCs w:val="40"/>
              </w:rPr>
              <w:t>1.8</w:t>
            </w:r>
          </w:p>
        </w:tc>
      </w:tr>
      <w:tr w:rsidR="000235AA" w:rsidRPr="004C1FAE" w14:paraId="56A86AB5" w14:textId="77777777" w:rsidTr="002F6F8B">
        <w:trPr>
          <w:cantSplit/>
          <w:trHeight w:val="288"/>
          <w:jc w:val="center"/>
        </w:trPr>
        <w:tc>
          <w:tcPr>
            <w:tcW w:w="1440" w:type="dxa"/>
            <w:gridSpan w:val="2"/>
            <w:tcBorders>
              <w:top w:val="single" w:sz="12" w:space="0" w:color="auto"/>
            </w:tcBorders>
          </w:tcPr>
          <w:p w14:paraId="0E87EBC6" w14:textId="77777777" w:rsidR="000235AA" w:rsidRPr="004C1FAE" w:rsidRDefault="000235AA" w:rsidP="002F6F8B">
            <w:pPr>
              <w:autoSpaceDE/>
              <w:autoSpaceDN/>
              <w:adjustRightInd/>
              <w:spacing w:before="0" w:line="240" w:lineRule="auto"/>
              <w:ind w:left="-72"/>
              <w:rPr>
                <w:b/>
                <w:sz w:val="16"/>
                <w:szCs w:val="16"/>
              </w:rPr>
            </w:pPr>
            <w:r w:rsidRPr="004C1FAE">
              <w:rPr>
                <w:b/>
                <w:sz w:val="16"/>
                <w:szCs w:val="16"/>
              </w:rPr>
              <w:t>Surface Prep:</w:t>
            </w:r>
          </w:p>
        </w:tc>
        <w:tc>
          <w:tcPr>
            <w:tcW w:w="3870" w:type="dxa"/>
            <w:gridSpan w:val="3"/>
            <w:tcBorders>
              <w:top w:val="single" w:sz="12" w:space="0" w:color="auto"/>
            </w:tcBorders>
          </w:tcPr>
          <w:p w14:paraId="7B78F99C" w14:textId="77777777" w:rsidR="007663ED" w:rsidRPr="007663ED" w:rsidRDefault="007663ED" w:rsidP="007663ED">
            <w:pPr>
              <w:suppressAutoHyphens/>
              <w:autoSpaceDE/>
              <w:autoSpaceDN/>
              <w:adjustRightInd/>
              <w:spacing w:before="0" w:line="240" w:lineRule="auto"/>
              <w:ind w:left="-72" w:firstLine="34"/>
              <w:rPr>
                <w:sz w:val="16"/>
                <w:szCs w:val="16"/>
              </w:rPr>
            </w:pPr>
            <w:r w:rsidRPr="007663ED">
              <w:rPr>
                <w:sz w:val="16"/>
                <w:szCs w:val="16"/>
              </w:rPr>
              <w:t>SSPC-SP1/SP7 (NACE No. 4)</w:t>
            </w:r>
          </w:p>
          <w:p w14:paraId="6B0CC17E" w14:textId="77777777" w:rsidR="007663ED" w:rsidRPr="007663ED" w:rsidRDefault="007663ED" w:rsidP="007663ED">
            <w:pPr>
              <w:suppressAutoHyphens/>
              <w:autoSpaceDE/>
              <w:autoSpaceDN/>
              <w:adjustRightInd/>
              <w:spacing w:before="0" w:line="240" w:lineRule="auto"/>
              <w:ind w:left="-72" w:firstLine="34"/>
              <w:rPr>
                <w:sz w:val="16"/>
                <w:szCs w:val="16"/>
              </w:rPr>
            </w:pPr>
            <w:r w:rsidRPr="007663ED">
              <w:rPr>
                <w:sz w:val="16"/>
                <w:szCs w:val="16"/>
              </w:rPr>
              <w:t xml:space="preserve">Brush-off blast cleaning </w:t>
            </w:r>
            <w:proofErr w:type="gramStart"/>
            <w:r w:rsidRPr="007663ED">
              <w:rPr>
                <w:sz w:val="16"/>
                <w:szCs w:val="16"/>
              </w:rPr>
              <w:t>preferred</w:t>
            </w:r>
            <w:proofErr w:type="gramEnd"/>
            <w:r w:rsidRPr="007663ED">
              <w:rPr>
                <w:sz w:val="16"/>
                <w:szCs w:val="16"/>
              </w:rPr>
              <w:t>.</w:t>
            </w:r>
          </w:p>
          <w:p w14:paraId="6367E74C" w14:textId="77777777" w:rsidR="007663ED" w:rsidRPr="007663ED" w:rsidRDefault="007663ED" w:rsidP="007663ED">
            <w:pPr>
              <w:suppressAutoHyphens/>
              <w:autoSpaceDE/>
              <w:autoSpaceDN/>
              <w:adjustRightInd/>
              <w:spacing w:before="0" w:line="240" w:lineRule="auto"/>
              <w:ind w:left="-72" w:firstLine="34"/>
              <w:rPr>
                <w:sz w:val="16"/>
                <w:szCs w:val="16"/>
              </w:rPr>
            </w:pPr>
            <w:r w:rsidRPr="007663ED">
              <w:rPr>
                <w:sz w:val="16"/>
                <w:szCs w:val="16"/>
              </w:rPr>
              <w:t>SSPC-SP1/SP3 Power tool cleaning acceptable.</w:t>
            </w:r>
          </w:p>
          <w:p w14:paraId="0F6CBB1D" w14:textId="24213770" w:rsidR="000235AA" w:rsidRPr="00F029EB" w:rsidRDefault="007663ED" w:rsidP="007663ED">
            <w:pPr>
              <w:suppressAutoHyphens/>
              <w:autoSpaceDE/>
              <w:autoSpaceDN/>
              <w:adjustRightInd/>
              <w:spacing w:before="0" w:line="240" w:lineRule="auto"/>
              <w:ind w:left="-72" w:firstLine="34"/>
              <w:rPr>
                <w:sz w:val="16"/>
                <w:szCs w:val="18"/>
              </w:rPr>
            </w:pPr>
            <w:r w:rsidRPr="007663ED">
              <w:rPr>
                <w:sz w:val="16"/>
                <w:szCs w:val="16"/>
              </w:rPr>
              <w:t>SP-3 should only be utilized for small areas.</w:t>
            </w:r>
          </w:p>
        </w:tc>
        <w:tc>
          <w:tcPr>
            <w:tcW w:w="990" w:type="dxa"/>
            <w:tcBorders>
              <w:top w:val="single" w:sz="12" w:space="0" w:color="auto"/>
            </w:tcBorders>
          </w:tcPr>
          <w:p w14:paraId="5952F324" w14:textId="305431A2" w:rsidR="000235AA" w:rsidRPr="00F029EB" w:rsidRDefault="000235AA" w:rsidP="005C50C7">
            <w:pPr>
              <w:suppressAutoHyphens/>
              <w:autoSpaceDE/>
              <w:autoSpaceDN/>
              <w:adjustRightInd/>
              <w:spacing w:before="0" w:line="240" w:lineRule="auto"/>
              <w:ind w:left="0" w:right="-72"/>
              <w:jc w:val="right"/>
              <w:rPr>
                <w:b/>
                <w:sz w:val="16"/>
                <w:szCs w:val="16"/>
              </w:rPr>
            </w:pPr>
            <w:r w:rsidRPr="004C1FAE">
              <w:rPr>
                <w:b/>
                <w:sz w:val="16"/>
                <w:szCs w:val="16"/>
              </w:rPr>
              <w:t>Touch</w:t>
            </w:r>
            <w:r w:rsidR="005C50C7">
              <w:rPr>
                <w:b/>
                <w:sz w:val="16"/>
                <w:szCs w:val="16"/>
              </w:rPr>
              <w:t xml:space="preserve"> </w:t>
            </w:r>
            <w:r w:rsidRPr="004C1FAE">
              <w:rPr>
                <w:b/>
                <w:sz w:val="16"/>
                <w:szCs w:val="16"/>
              </w:rPr>
              <w:t>Up:</w:t>
            </w:r>
          </w:p>
        </w:tc>
        <w:tc>
          <w:tcPr>
            <w:tcW w:w="3948" w:type="dxa"/>
            <w:gridSpan w:val="4"/>
            <w:vMerge w:val="restart"/>
            <w:tcBorders>
              <w:top w:val="single" w:sz="12" w:space="0" w:color="auto"/>
            </w:tcBorders>
          </w:tcPr>
          <w:p w14:paraId="5E46A157" w14:textId="77777777" w:rsidR="000235AA" w:rsidRPr="004C1FAE" w:rsidRDefault="000235AA" w:rsidP="002F6F8B">
            <w:pPr>
              <w:autoSpaceDE/>
              <w:autoSpaceDN/>
              <w:adjustRightInd/>
              <w:spacing w:before="0" w:line="240" w:lineRule="auto"/>
              <w:ind w:left="-72"/>
              <w:rPr>
                <w:sz w:val="16"/>
                <w:szCs w:val="16"/>
              </w:rPr>
            </w:pPr>
            <w:r w:rsidRPr="004C1FAE">
              <w:rPr>
                <w:sz w:val="16"/>
                <w:szCs w:val="16"/>
              </w:rPr>
              <w:t>Use this system.</w:t>
            </w:r>
          </w:p>
        </w:tc>
      </w:tr>
      <w:tr w:rsidR="000235AA" w:rsidRPr="004C1FAE" w14:paraId="7C46C4B9" w14:textId="77777777" w:rsidTr="002F6F8B">
        <w:trPr>
          <w:cantSplit/>
          <w:trHeight w:val="288"/>
          <w:jc w:val="center"/>
        </w:trPr>
        <w:tc>
          <w:tcPr>
            <w:tcW w:w="1440" w:type="dxa"/>
            <w:gridSpan w:val="2"/>
          </w:tcPr>
          <w:p w14:paraId="1612955F" w14:textId="77777777" w:rsidR="000235AA" w:rsidRPr="004C1FAE" w:rsidRDefault="000235AA" w:rsidP="002F6F8B">
            <w:pPr>
              <w:autoSpaceDE/>
              <w:autoSpaceDN/>
              <w:adjustRightInd/>
              <w:spacing w:before="0" w:line="240" w:lineRule="auto"/>
              <w:ind w:left="-72"/>
              <w:rPr>
                <w:b/>
                <w:sz w:val="16"/>
                <w:szCs w:val="16"/>
              </w:rPr>
            </w:pPr>
            <w:r w:rsidRPr="004C1FAE">
              <w:rPr>
                <w:b/>
                <w:sz w:val="16"/>
                <w:szCs w:val="16"/>
              </w:rPr>
              <w:t>Anchor Pattern:</w:t>
            </w:r>
          </w:p>
        </w:tc>
        <w:tc>
          <w:tcPr>
            <w:tcW w:w="3870" w:type="dxa"/>
            <w:gridSpan w:val="3"/>
          </w:tcPr>
          <w:p w14:paraId="61F91B67" w14:textId="77777777" w:rsidR="000235AA" w:rsidRPr="00F029EB" w:rsidRDefault="000235AA" w:rsidP="002F6F8B">
            <w:pPr>
              <w:suppressAutoHyphens/>
              <w:autoSpaceDE/>
              <w:autoSpaceDN/>
              <w:adjustRightInd/>
              <w:spacing w:before="0" w:line="240" w:lineRule="auto"/>
              <w:ind w:left="-72" w:firstLine="34"/>
              <w:rPr>
                <w:sz w:val="16"/>
                <w:szCs w:val="18"/>
              </w:rPr>
            </w:pPr>
            <w:r w:rsidRPr="00D02000">
              <w:rPr>
                <w:sz w:val="16"/>
                <w:szCs w:val="18"/>
              </w:rPr>
              <w:t>Per manufacturer's product data sheet</w:t>
            </w:r>
          </w:p>
        </w:tc>
        <w:tc>
          <w:tcPr>
            <w:tcW w:w="990" w:type="dxa"/>
          </w:tcPr>
          <w:p w14:paraId="2C9D199B" w14:textId="77777777" w:rsidR="000235AA" w:rsidRPr="004C1FAE" w:rsidRDefault="000235AA" w:rsidP="002F6F8B">
            <w:pPr>
              <w:jc w:val="right"/>
              <w:rPr>
                <w:b/>
                <w:sz w:val="16"/>
                <w:szCs w:val="16"/>
              </w:rPr>
            </w:pPr>
          </w:p>
        </w:tc>
        <w:tc>
          <w:tcPr>
            <w:tcW w:w="3948" w:type="dxa"/>
            <w:gridSpan w:val="4"/>
            <w:vMerge/>
            <w:vAlign w:val="center"/>
          </w:tcPr>
          <w:p w14:paraId="21EC2B53" w14:textId="77777777" w:rsidR="000235AA" w:rsidRPr="004C1FAE" w:rsidRDefault="000235AA" w:rsidP="002F6F8B"/>
        </w:tc>
      </w:tr>
      <w:tr w:rsidR="000235AA" w:rsidRPr="004C1FAE" w14:paraId="7E0251D6" w14:textId="77777777" w:rsidTr="002F6F8B">
        <w:trPr>
          <w:cantSplit/>
          <w:trHeight w:val="288"/>
          <w:jc w:val="center"/>
        </w:trPr>
        <w:tc>
          <w:tcPr>
            <w:tcW w:w="1440" w:type="dxa"/>
            <w:gridSpan w:val="2"/>
            <w:tcBorders>
              <w:bottom w:val="single" w:sz="12" w:space="0" w:color="auto"/>
            </w:tcBorders>
          </w:tcPr>
          <w:p w14:paraId="41F5E88A" w14:textId="77777777" w:rsidR="000235AA" w:rsidRPr="004C1FAE" w:rsidRDefault="000235AA" w:rsidP="002F6F8B">
            <w:pPr>
              <w:autoSpaceDE/>
              <w:autoSpaceDN/>
              <w:adjustRightInd/>
              <w:spacing w:before="0" w:line="240" w:lineRule="auto"/>
              <w:ind w:left="-72"/>
              <w:rPr>
                <w:b/>
                <w:sz w:val="16"/>
                <w:szCs w:val="16"/>
              </w:rPr>
            </w:pPr>
            <w:r w:rsidRPr="004C1FAE">
              <w:rPr>
                <w:b/>
                <w:sz w:val="16"/>
                <w:szCs w:val="16"/>
              </w:rPr>
              <w:t>Total DFT:</w:t>
            </w:r>
          </w:p>
        </w:tc>
        <w:tc>
          <w:tcPr>
            <w:tcW w:w="3870" w:type="dxa"/>
            <w:gridSpan w:val="3"/>
            <w:tcBorders>
              <w:bottom w:val="single" w:sz="12" w:space="0" w:color="auto"/>
            </w:tcBorders>
          </w:tcPr>
          <w:p w14:paraId="11E6CF60" w14:textId="77777777" w:rsidR="000235AA" w:rsidRPr="00F029EB" w:rsidRDefault="000235AA" w:rsidP="002F6F8B">
            <w:pPr>
              <w:suppressAutoHyphens/>
              <w:autoSpaceDE/>
              <w:autoSpaceDN/>
              <w:adjustRightInd/>
              <w:spacing w:before="0" w:line="240" w:lineRule="auto"/>
              <w:ind w:left="-72" w:firstLine="34"/>
              <w:rPr>
                <w:sz w:val="16"/>
                <w:szCs w:val="18"/>
              </w:rPr>
            </w:pPr>
            <w:r w:rsidRPr="00D02000">
              <w:rPr>
                <w:sz w:val="16"/>
                <w:szCs w:val="18"/>
              </w:rPr>
              <w:t>Per manufacturer's product data sheet</w:t>
            </w:r>
          </w:p>
        </w:tc>
        <w:tc>
          <w:tcPr>
            <w:tcW w:w="990" w:type="dxa"/>
            <w:tcBorders>
              <w:bottom w:val="single" w:sz="12" w:space="0" w:color="auto"/>
            </w:tcBorders>
          </w:tcPr>
          <w:p w14:paraId="5EAE5629" w14:textId="77777777" w:rsidR="000235AA" w:rsidRPr="004C1FAE" w:rsidRDefault="000235AA" w:rsidP="002F6F8B">
            <w:pPr>
              <w:jc w:val="right"/>
              <w:rPr>
                <w:b/>
                <w:sz w:val="16"/>
                <w:szCs w:val="16"/>
              </w:rPr>
            </w:pPr>
          </w:p>
        </w:tc>
        <w:tc>
          <w:tcPr>
            <w:tcW w:w="3948" w:type="dxa"/>
            <w:gridSpan w:val="4"/>
            <w:vMerge/>
            <w:tcBorders>
              <w:bottom w:val="single" w:sz="12" w:space="0" w:color="auto"/>
            </w:tcBorders>
            <w:vAlign w:val="center"/>
          </w:tcPr>
          <w:p w14:paraId="612C5D40" w14:textId="77777777" w:rsidR="000235AA" w:rsidRPr="004C1FAE" w:rsidRDefault="000235AA" w:rsidP="002F6F8B"/>
        </w:tc>
      </w:tr>
      <w:tr w:rsidR="000235AA" w:rsidRPr="004C1FAE" w14:paraId="3A832CD3"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3A0A8D08" w14:textId="77777777" w:rsidR="000235AA" w:rsidRPr="004C1FAE" w:rsidRDefault="000235AA" w:rsidP="002F6F8B">
            <w:pPr>
              <w:autoSpaceDE/>
              <w:autoSpaceDN/>
              <w:adjustRightInd/>
              <w:spacing w:before="0" w:line="240" w:lineRule="auto"/>
              <w:ind w:left="0"/>
              <w:rPr>
                <w:b/>
                <w:color w:val="FFFFFF"/>
                <w:sz w:val="16"/>
                <w:szCs w:val="16"/>
              </w:rPr>
            </w:pPr>
            <w:r w:rsidRPr="004C1FAE">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41D14359" w14:textId="77777777" w:rsidR="000235AA" w:rsidRPr="00F029EB" w:rsidRDefault="000235AA" w:rsidP="002F6F8B">
            <w:pPr>
              <w:suppressAutoHyphens/>
              <w:autoSpaceDE/>
              <w:autoSpaceDN/>
              <w:adjustRightInd/>
              <w:spacing w:before="0" w:line="240" w:lineRule="auto"/>
              <w:ind w:left="0" w:firstLine="360"/>
              <w:rPr>
                <w:b/>
                <w:color w:val="FFFFFF"/>
                <w:sz w:val="16"/>
                <w:szCs w:val="16"/>
              </w:rPr>
            </w:pPr>
            <w:r w:rsidRPr="004C1FAE">
              <w:rPr>
                <w:b/>
                <w:color w:val="FFFFFF"/>
                <w:sz w:val="16"/>
                <w:szCs w:val="16"/>
              </w:rPr>
              <w:t>Manufacturer</w:t>
            </w:r>
          </w:p>
        </w:tc>
        <w:tc>
          <w:tcPr>
            <w:tcW w:w="2931" w:type="dxa"/>
            <w:gridSpan w:val="3"/>
            <w:tcBorders>
              <w:top w:val="single" w:sz="12" w:space="0" w:color="auto"/>
              <w:bottom w:val="single" w:sz="12" w:space="0" w:color="auto"/>
            </w:tcBorders>
            <w:shd w:val="clear" w:color="auto" w:fill="000000"/>
            <w:vAlign w:val="center"/>
          </w:tcPr>
          <w:p w14:paraId="14118633" w14:textId="77777777" w:rsidR="000235AA" w:rsidRPr="00F029EB" w:rsidRDefault="000235AA" w:rsidP="002F6F8B">
            <w:pPr>
              <w:suppressAutoHyphens/>
              <w:autoSpaceDE/>
              <w:autoSpaceDN/>
              <w:adjustRightInd/>
              <w:spacing w:before="0" w:line="240" w:lineRule="auto"/>
              <w:ind w:left="0" w:firstLine="360"/>
              <w:rPr>
                <w:b/>
                <w:color w:val="FFFFFF"/>
                <w:sz w:val="16"/>
                <w:szCs w:val="16"/>
              </w:rPr>
            </w:pPr>
            <w:r w:rsidRPr="004C1FAE">
              <w:rPr>
                <w:b/>
                <w:color w:val="FFFFFF"/>
                <w:sz w:val="16"/>
                <w:szCs w:val="16"/>
              </w:rPr>
              <w:t>Product Designation</w:t>
            </w:r>
          </w:p>
        </w:tc>
        <w:tc>
          <w:tcPr>
            <w:tcW w:w="977" w:type="dxa"/>
            <w:gridSpan w:val="2"/>
            <w:tcBorders>
              <w:top w:val="single" w:sz="12" w:space="0" w:color="auto"/>
              <w:bottom w:val="single" w:sz="12" w:space="0" w:color="auto"/>
            </w:tcBorders>
            <w:shd w:val="clear" w:color="auto" w:fill="000000"/>
            <w:vAlign w:val="center"/>
          </w:tcPr>
          <w:p w14:paraId="7F561655" w14:textId="77777777" w:rsidR="000235AA" w:rsidRPr="00F029EB" w:rsidRDefault="000235AA" w:rsidP="002F6F8B">
            <w:pPr>
              <w:suppressAutoHyphens/>
              <w:autoSpaceDE/>
              <w:autoSpaceDN/>
              <w:adjustRightInd/>
              <w:spacing w:before="0" w:line="240" w:lineRule="auto"/>
              <w:ind w:left="0" w:firstLine="360"/>
              <w:rPr>
                <w:b/>
                <w:color w:val="FFFFFF"/>
                <w:sz w:val="16"/>
                <w:szCs w:val="16"/>
              </w:rPr>
            </w:pPr>
            <w:r w:rsidRPr="004C1FAE">
              <w:rPr>
                <w:b/>
                <w:color w:val="FFFFFF"/>
                <w:sz w:val="16"/>
                <w:szCs w:val="16"/>
              </w:rPr>
              <w:t>VOC (G/L)</w:t>
            </w:r>
          </w:p>
        </w:tc>
        <w:tc>
          <w:tcPr>
            <w:tcW w:w="1037" w:type="dxa"/>
            <w:tcBorders>
              <w:top w:val="single" w:sz="12" w:space="0" w:color="auto"/>
              <w:bottom w:val="single" w:sz="12" w:space="0" w:color="auto"/>
              <w:right w:val="single" w:sz="12" w:space="0" w:color="auto"/>
            </w:tcBorders>
            <w:shd w:val="clear" w:color="auto" w:fill="000000"/>
            <w:vAlign w:val="center"/>
          </w:tcPr>
          <w:p w14:paraId="24A3C9D8" w14:textId="77777777" w:rsidR="000235AA" w:rsidRPr="00F029EB" w:rsidRDefault="000235AA" w:rsidP="002F6F8B">
            <w:pPr>
              <w:suppressAutoHyphens/>
              <w:autoSpaceDE/>
              <w:autoSpaceDN/>
              <w:adjustRightInd/>
              <w:spacing w:before="0" w:line="240" w:lineRule="auto"/>
              <w:ind w:left="0" w:firstLine="360"/>
              <w:rPr>
                <w:b/>
                <w:color w:val="FFFFFF"/>
                <w:sz w:val="16"/>
                <w:szCs w:val="16"/>
              </w:rPr>
            </w:pPr>
            <w:r w:rsidRPr="004C1FAE">
              <w:rPr>
                <w:b/>
                <w:color w:val="FFFFFF"/>
                <w:sz w:val="16"/>
                <w:szCs w:val="16"/>
              </w:rPr>
              <w:t>By Max</w:t>
            </w:r>
            <w:r w:rsidRPr="004C1FAE">
              <w:rPr>
                <w:b/>
                <w:color w:val="FFFFFF"/>
                <w:sz w:val="16"/>
                <w:szCs w:val="16"/>
              </w:rPr>
              <w:br/>
              <w:t>Svc Temp</w:t>
            </w:r>
          </w:p>
        </w:tc>
      </w:tr>
      <w:tr w:rsidR="000235AA" w:rsidRPr="004C1FAE" w14:paraId="22BD4018" w14:textId="77777777" w:rsidTr="001A70BD">
        <w:trPr>
          <w:trHeight w:val="432"/>
          <w:jc w:val="center"/>
        </w:trPr>
        <w:tc>
          <w:tcPr>
            <w:tcW w:w="2288" w:type="dxa"/>
            <w:gridSpan w:val="3"/>
            <w:vAlign w:val="center"/>
          </w:tcPr>
          <w:p w14:paraId="555B6DD2" w14:textId="77777777" w:rsidR="000235AA" w:rsidRPr="004C1FAE" w:rsidRDefault="000235AA" w:rsidP="002F6F8B">
            <w:pPr>
              <w:autoSpaceDE/>
              <w:autoSpaceDN/>
              <w:adjustRightInd/>
              <w:spacing w:before="0" w:line="240" w:lineRule="auto"/>
              <w:ind w:left="0"/>
              <w:rPr>
                <w:b/>
                <w:sz w:val="16"/>
                <w:szCs w:val="16"/>
              </w:rPr>
            </w:pPr>
            <w:r w:rsidRPr="004C1FAE">
              <w:rPr>
                <w:b/>
                <w:sz w:val="16"/>
                <w:szCs w:val="16"/>
              </w:rPr>
              <w:t>PRIMER</w:t>
            </w:r>
          </w:p>
        </w:tc>
        <w:tc>
          <w:tcPr>
            <w:tcW w:w="3015" w:type="dxa"/>
            <w:vAlign w:val="center"/>
          </w:tcPr>
          <w:p w14:paraId="2F9102F5" w14:textId="77777777" w:rsidR="000235AA" w:rsidRPr="00F029EB" w:rsidRDefault="000235AA" w:rsidP="002F6F8B">
            <w:pPr>
              <w:suppressAutoHyphens/>
              <w:autoSpaceDE/>
              <w:autoSpaceDN/>
              <w:adjustRightInd/>
              <w:spacing w:before="0" w:line="240" w:lineRule="auto"/>
              <w:ind w:left="0" w:firstLine="360"/>
              <w:rPr>
                <w:sz w:val="16"/>
                <w:szCs w:val="16"/>
              </w:rPr>
            </w:pPr>
            <w:r w:rsidRPr="004C1FAE">
              <w:rPr>
                <w:sz w:val="16"/>
                <w:szCs w:val="16"/>
              </w:rPr>
              <w:t>Carboline</w:t>
            </w:r>
          </w:p>
        </w:tc>
        <w:tc>
          <w:tcPr>
            <w:tcW w:w="2931" w:type="dxa"/>
            <w:gridSpan w:val="3"/>
            <w:vAlign w:val="center"/>
          </w:tcPr>
          <w:p w14:paraId="692B3988" w14:textId="17ED21A2" w:rsidR="000235AA" w:rsidRPr="005C50C7" w:rsidRDefault="000235AA" w:rsidP="002F6F8B">
            <w:pPr>
              <w:suppressAutoHyphens/>
              <w:autoSpaceDE/>
              <w:autoSpaceDN/>
              <w:adjustRightInd/>
              <w:spacing w:before="0" w:line="240" w:lineRule="auto"/>
              <w:ind w:left="352"/>
              <w:rPr>
                <w:sz w:val="16"/>
                <w:szCs w:val="16"/>
              </w:rPr>
            </w:pPr>
            <w:proofErr w:type="spellStart"/>
            <w:r w:rsidRPr="005C50C7">
              <w:rPr>
                <w:sz w:val="16"/>
                <w:szCs w:val="16"/>
              </w:rPr>
              <w:t>Carboguard</w:t>
            </w:r>
            <w:proofErr w:type="spellEnd"/>
            <w:r w:rsidRPr="005C50C7">
              <w:rPr>
                <w:sz w:val="16"/>
                <w:szCs w:val="16"/>
              </w:rPr>
              <w:t xml:space="preserve"> 890 Series </w:t>
            </w:r>
          </w:p>
          <w:p w14:paraId="6CB23BB9" w14:textId="77777777" w:rsidR="000235AA" w:rsidRPr="005C50C7" w:rsidRDefault="000235AA" w:rsidP="002F6F8B">
            <w:pPr>
              <w:suppressAutoHyphens/>
              <w:autoSpaceDE/>
              <w:autoSpaceDN/>
              <w:adjustRightInd/>
              <w:spacing w:before="0" w:line="240" w:lineRule="auto"/>
              <w:ind w:left="352"/>
              <w:rPr>
                <w:sz w:val="16"/>
                <w:szCs w:val="16"/>
              </w:rPr>
            </w:pPr>
            <w:proofErr w:type="spellStart"/>
            <w:r w:rsidRPr="005C50C7">
              <w:rPr>
                <w:sz w:val="16"/>
                <w:szCs w:val="16"/>
              </w:rPr>
              <w:t>Carbomastic</w:t>
            </w:r>
            <w:proofErr w:type="spellEnd"/>
            <w:r w:rsidRPr="005C50C7">
              <w:rPr>
                <w:sz w:val="16"/>
                <w:szCs w:val="16"/>
              </w:rPr>
              <w:t xml:space="preserve"> 15</w:t>
            </w:r>
          </w:p>
        </w:tc>
        <w:tc>
          <w:tcPr>
            <w:tcW w:w="810" w:type="dxa"/>
            <w:vAlign w:val="center"/>
          </w:tcPr>
          <w:p w14:paraId="0CAA12FC" w14:textId="77777777" w:rsidR="000235AA" w:rsidRDefault="000235AA" w:rsidP="002F6F8B">
            <w:pPr>
              <w:suppressAutoHyphens/>
              <w:autoSpaceDE/>
              <w:autoSpaceDN/>
              <w:adjustRightInd/>
              <w:spacing w:before="0" w:line="240" w:lineRule="auto"/>
              <w:ind w:left="0" w:hanging="28"/>
              <w:jc w:val="center"/>
              <w:rPr>
                <w:sz w:val="16"/>
                <w:szCs w:val="16"/>
              </w:rPr>
            </w:pPr>
            <w:r>
              <w:rPr>
                <w:sz w:val="16"/>
                <w:szCs w:val="16"/>
              </w:rPr>
              <w:t>100-</w:t>
            </w:r>
            <w:r w:rsidRPr="00F029EB">
              <w:rPr>
                <w:sz w:val="16"/>
                <w:szCs w:val="16"/>
              </w:rPr>
              <w:t>214</w:t>
            </w:r>
          </w:p>
          <w:p w14:paraId="67F35F74" w14:textId="77777777" w:rsidR="000235AA" w:rsidRPr="00F029EB" w:rsidRDefault="000235AA" w:rsidP="002F6F8B">
            <w:pPr>
              <w:suppressAutoHyphens/>
              <w:autoSpaceDE/>
              <w:autoSpaceDN/>
              <w:adjustRightInd/>
              <w:spacing w:before="0" w:line="240" w:lineRule="auto"/>
              <w:ind w:left="0" w:hanging="28"/>
              <w:jc w:val="center"/>
              <w:rPr>
                <w:sz w:val="16"/>
                <w:szCs w:val="16"/>
              </w:rPr>
            </w:pPr>
            <w:r>
              <w:rPr>
                <w:sz w:val="16"/>
                <w:szCs w:val="16"/>
              </w:rPr>
              <w:t>88</w:t>
            </w:r>
          </w:p>
        </w:tc>
        <w:tc>
          <w:tcPr>
            <w:tcW w:w="1204" w:type="dxa"/>
            <w:gridSpan w:val="2"/>
            <w:vAlign w:val="center"/>
          </w:tcPr>
          <w:p w14:paraId="7EA1DD8C" w14:textId="77777777" w:rsidR="000235AA" w:rsidRPr="00F647DA" w:rsidRDefault="000235AA" w:rsidP="00220EC5">
            <w:pPr>
              <w:suppressAutoHyphens/>
              <w:autoSpaceDE/>
              <w:autoSpaceDN/>
              <w:adjustRightInd/>
              <w:spacing w:before="0" w:line="240" w:lineRule="auto"/>
              <w:ind w:left="0" w:hanging="28"/>
              <w:jc w:val="center"/>
              <w:rPr>
                <w:sz w:val="16"/>
                <w:szCs w:val="16"/>
              </w:rPr>
            </w:pPr>
            <w:r w:rsidRPr="00F029EB">
              <w:rPr>
                <w:sz w:val="16"/>
                <w:szCs w:val="16"/>
              </w:rPr>
              <w:t>149°C (300°F) 149°C (300°F)</w:t>
            </w:r>
          </w:p>
        </w:tc>
      </w:tr>
      <w:tr w:rsidR="000235AA" w:rsidRPr="004C1FAE" w14:paraId="1F62661B" w14:textId="77777777" w:rsidTr="001A70BD">
        <w:trPr>
          <w:trHeight w:val="432"/>
          <w:jc w:val="center"/>
        </w:trPr>
        <w:tc>
          <w:tcPr>
            <w:tcW w:w="2288" w:type="dxa"/>
            <w:gridSpan w:val="3"/>
            <w:vAlign w:val="center"/>
          </w:tcPr>
          <w:p w14:paraId="5150927D" w14:textId="77777777" w:rsidR="000235AA" w:rsidRPr="004C1FAE" w:rsidRDefault="000235AA" w:rsidP="002F6F8B">
            <w:pPr>
              <w:autoSpaceDE/>
              <w:autoSpaceDN/>
              <w:adjustRightInd/>
              <w:spacing w:before="0" w:line="240" w:lineRule="auto"/>
              <w:ind w:left="0"/>
              <w:rPr>
                <w:b/>
                <w:sz w:val="16"/>
                <w:szCs w:val="16"/>
              </w:rPr>
            </w:pPr>
            <w:r w:rsidRPr="004C1FAE">
              <w:rPr>
                <w:b/>
                <w:sz w:val="16"/>
                <w:szCs w:val="16"/>
              </w:rPr>
              <w:t>Epoxy Mastic -</w:t>
            </w:r>
          </w:p>
        </w:tc>
        <w:tc>
          <w:tcPr>
            <w:tcW w:w="3015" w:type="dxa"/>
            <w:vAlign w:val="center"/>
          </w:tcPr>
          <w:p w14:paraId="1B10A0FA" w14:textId="77777777" w:rsidR="000235AA" w:rsidRPr="00F029EB" w:rsidRDefault="000235AA" w:rsidP="002F6F8B">
            <w:pPr>
              <w:suppressAutoHyphens/>
              <w:autoSpaceDE/>
              <w:autoSpaceDN/>
              <w:adjustRightInd/>
              <w:spacing w:before="0" w:line="240" w:lineRule="auto"/>
              <w:ind w:left="0" w:firstLine="360"/>
              <w:rPr>
                <w:sz w:val="16"/>
                <w:szCs w:val="16"/>
              </w:rPr>
            </w:pPr>
            <w:proofErr w:type="spellStart"/>
            <w:r w:rsidRPr="004C1FAE">
              <w:rPr>
                <w:sz w:val="16"/>
                <w:szCs w:val="16"/>
              </w:rPr>
              <w:t>Dampney</w:t>
            </w:r>
            <w:proofErr w:type="spellEnd"/>
          </w:p>
        </w:tc>
        <w:tc>
          <w:tcPr>
            <w:tcW w:w="2931" w:type="dxa"/>
            <w:gridSpan w:val="3"/>
            <w:vAlign w:val="center"/>
          </w:tcPr>
          <w:p w14:paraId="67FC48F2" w14:textId="77777777" w:rsidR="000235AA" w:rsidRPr="005C50C7" w:rsidRDefault="000235AA" w:rsidP="002F6F8B">
            <w:pPr>
              <w:suppressAutoHyphens/>
              <w:autoSpaceDE/>
              <w:autoSpaceDN/>
              <w:adjustRightInd/>
              <w:spacing w:before="0" w:line="240" w:lineRule="auto"/>
              <w:ind w:left="0" w:firstLine="360"/>
              <w:rPr>
                <w:sz w:val="16"/>
                <w:szCs w:val="16"/>
              </w:rPr>
            </w:pPr>
            <w:proofErr w:type="spellStart"/>
            <w:r w:rsidRPr="005C50C7">
              <w:rPr>
                <w:sz w:val="16"/>
                <w:szCs w:val="16"/>
              </w:rPr>
              <w:t>Endcor</w:t>
            </w:r>
            <w:proofErr w:type="spellEnd"/>
            <w:r w:rsidRPr="005C50C7">
              <w:rPr>
                <w:sz w:val="16"/>
                <w:szCs w:val="16"/>
              </w:rPr>
              <w:t xml:space="preserve"> 750C</w:t>
            </w:r>
          </w:p>
        </w:tc>
        <w:tc>
          <w:tcPr>
            <w:tcW w:w="810" w:type="dxa"/>
            <w:vAlign w:val="center"/>
          </w:tcPr>
          <w:p w14:paraId="67858C83" w14:textId="77777777" w:rsidR="000235AA" w:rsidRPr="00F029EB" w:rsidRDefault="000235AA" w:rsidP="002F6F8B">
            <w:pPr>
              <w:suppressAutoHyphens/>
              <w:autoSpaceDE/>
              <w:autoSpaceDN/>
              <w:adjustRightInd/>
              <w:spacing w:before="0" w:line="240" w:lineRule="auto"/>
              <w:ind w:left="0" w:hanging="28"/>
              <w:jc w:val="center"/>
              <w:rPr>
                <w:sz w:val="16"/>
                <w:szCs w:val="16"/>
              </w:rPr>
            </w:pPr>
            <w:r>
              <w:rPr>
                <w:sz w:val="16"/>
                <w:szCs w:val="16"/>
              </w:rPr>
              <w:t>95</w:t>
            </w:r>
          </w:p>
        </w:tc>
        <w:tc>
          <w:tcPr>
            <w:tcW w:w="1204" w:type="dxa"/>
            <w:gridSpan w:val="2"/>
            <w:vAlign w:val="center"/>
          </w:tcPr>
          <w:p w14:paraId="096C6B70" w14:textId="77777777" w:rsidR="000235AA" w:rsidRPr="00220EC5" w:rsidRDefault="000235AA" w:rsidP="00220EC5">
            <w:pPr>
              <w:suppressAutoHyphens/>
              <w:autoSpaceDE/>
              <w:autoSpaceDN/>
              <w:adjustRightInd/>
              <w:spacing w:before="0" w:line="240" w:lineRule="auto"/>
              <w:ind w:left="0" w:hanging="28"/>
              <w:jc w:val="center"/>
              <w:rPr>
                <w:sz w:val="16"/>
                <w:szCs w:val="16"/>
              </w:rPr>
            </w:pPr>
            <w:r w:rsidRPr="00F029EB">
              <w:rPr>
                <w:sz w:val="16"/>
                <w:szCs w:val="16"/>
              </w:rPr>
              <w:t>121°C (250°F)</w:t>
            </w:r>
          </w:p>
        </w:tc>
      </w:tr>
      <w:tr w:rsidR="000235AA" w:rsidRPr="004C1FAE" w14:paraId="7EEE6597" w14:textId="77777777" w:rsidTr="001A70BD">
        <w:trPr>
          <w:trHeight w:val="432"/>
          <w:jc w:val="center"/>
        </w:trPr>
        <w:tc>
          <w:tcPr>
            <w:tcW w:w="2288" w:type="dxa"/>
            <w:gridSpan w:val="3"/>
            <w:vAlign w:val="center"/>
          </w:tcPr>
          <w:p w14:paraId="1CF3D90D" w14:textId="77777777" w:rsidR="000235AA" w:rsidRPr="004C1FAE" w:rsidRDefault="000235AA" w:rsidP="002F6F8B">
            <w:pPr>
              <w:autoSpaceDE/>
              <w:autoSpaceDN/>
              <w:adjustRightInd/>
              <w:spacing w:before="0" w:line="240" w:lineRule="auto"/>
              <w:ind w:left="0"/>
              <w:rPr>
                <w:b/>
                <w:sz w:val="16"/>
                <w:szCs w:val="16"/>
              </w:rPr>
            </w:pPr>
            <w:r w:rsidRPr="004C1FAE">
              <w:rPr>
                <w:b/>
                <w:sz w:val="16"/>
                <w:szCs w:val="16"/>
              </w:rPr>
              <w:t>Surface Tolerant</w:t>
            </w:r>
          </w:p>
        </w:tc>
        <w:tc>
          <w:tcPr>
            <w:tcW w:w="3015" w:type="dxa"/>
            <w:vAlign w:val="center"/>
          </w:tcPr>
          <w:p w14:paraId="47759106" w14:textId="77777777" w:rsidR="000235AA" w:rsidRPr="00F029EB" w:rsidRDefault="000235AA" w:rsidP="002F6F8B">
            <w:pPr>
              <w:suppressAutoHyphens/>
              <w:autoSpaceDE/>
              <w:autoSpaceDN/>
              <w:adjustRightInd/>
              <w:spacing w:before="0" w:line="240" w:lineRule="auto"/>
              <w:ind w:left="0" w:firstLine="360"/>
              <w:rPr>
                <w:sz w:val="16"/>
                <w:szCs w:val="16"/>
              </w:rPr>
            </w:pPr>
            <w:r w:rsidRPr="004C1FAE">
              <w:rPr>
                <w:sz w:val="16"/>
                <w:szCs w:val="16"/>
              </w:rPr>
              <w:t>Hempel Coatings (USA), Inc.</w:t>
            </w:r>
          </w:p>
        </w:tc>
        <w:tc>
          <w:tcPr>
            <w:tcW w:w="2931" w:type="dxa"/>
            <w:gridSpan w:val="3"/>
            <w:vAlign w:val="center"/>
          </w:tcPr>
          <w:p w14:paraId="525F65CA" w14:textId="77777777" w:rsidR="001A70BD" w:rsidRPr="005C50C7" w:rsidRDefault="001A70BD" w:rsidP="006A4FB8">
            <w:pPr>
              <w:suppressAutoHyphens/>
              <w:autoSpaceDE/>
              <w:autoSpaceDN/>
              <w:adjustRightInd/>
              <w:spacing w:before="0" w:line="240" w:lineRule="auto"/>
              <w:ind w:left="0" w:firstLine="360"/>
              <w:rPr>
                <w:sz w:val="16"/>
                <w:szCs w:val="16"/>
              </w:rPr>
            </w:pPr>
            <w:proofErr w:type="spellStart"/>
            <w:r w:rsidRPr="005C50C7">
              <w:rPr>
                <w:sz w:val="16"/>
                <w:szCs w:val="16"/>
              </w:rPr>
              <w:t>Hempadur</w:t>
            </w:r>
            <w:proofErr w:type="spellEnd"/>
            <w:r w:rsidRPr="005C50C7">
              <w:rPr>
                <w:sz w:val="16"/>
                <w:szCs w:val="16"/>
              </w:rPr>
              <w:t xml:space="preserve"> EM 35740</w:t>
            </w:r>
          </w:p>
          <w:p w14:paraId="113B5B3B" w14:textId="349B5F9E" w:rsidR="000235AA" w:rsidRPr="005C50C7" w:rsidRDefault="001A70BD" w:rsidP="001A70BD">
            <w:pPr>
              <w:suppressAutoHyphens/>
              <w:autoSpaceDE/>
              <w:autoSpaceDN/>
              <w:adjustRightInd/>
              <w:spacing w:before="0" w:line="240" w:lineRule="auto"/>
              <w:ind w:left="0" w:firstLine="360"/>
              <w:rPr>
                <w:sz w:val="16"/>
                <w:szCs w:val="16"/>
              </w:rPr>
            </w:pPr>
            <w:proofErr w:type="spellStart"/>
            <w:r w:rsidRPr="005C50C7">
              <w:rPr>
                <w:sz w:val="16"/>
                <w:szCs w:val="16"/>
              </w:rPr>
              <w:t>Hempaprime</w:t>
            </w:r>
            <w:proofErr w:type="spellEnd"/>
            <w:r w:rsidRPr="005C50C7">
              <w:rPr>
                <w:sz w:val="16"/>
                <w:szCs w:val="16"/>
              </w:rPr>
              <w:t xml:space="preserve"> Multi 500</w:t>
            </w:r>
          </w:p>
        </w:tc>
        <w:tc>
          <w:tcPr>
            <w:tcW w:w="810" w:type="dxa"/>
            <w:vAlign w:val="center"/>
          </w:tcPr>
          <w:p w14:paraId="43D8E9DA" w14:textId="77777777" w:rsidR="00170F82" w:rsidRDefault="00170F82" w:rsidP="00170F82">
            <w:pPr>
              <w:autoSpaceDE/>
              <w:autoSpaceDN/>
              <w:adjustRightInd/>
              <w:spacing w:before="0" w:line="240" w:lineRule="auto"/>
              <w:ind w:left="0"/>
              <w:jc w:val="center"/>
              <w:rPr>
                <w:sz w:val="16"/>
                <w:szCs w:val="16"/>
                <w:lang w:val="ru-RU"/>
              </w:rPr>
            </w:pPr>
            <w:r>
              <w:rPr>
                <w:sz w:val="16"/>
                <w:szCs w:val="16"/>
                <w:lang w:val="ru-RU"/>
              </w:rPr>
              <w:t>52-190</w:t>
            </w:r>
          </w:p>
          <w:p w14:paraId="65143C9F" w14:textId="682D1458" w:rsidR="000235AA" w:rsidRPr="00F029EB" w:rsidRDefault="00170F82" w:rsidP="00170F82">
            <w:pPr>
              <w:suppressAutoHyphens/>
              <w:autoSpaceDE/>
              <w:autoSpaceDN/>
              <w:adjustRightInd/>
              <w:spacing w:before="0" w:line="240" w:lineRule="auto"/>
              <w:ind w:left="0" w:hanging="28"/>
              <w:jc w:val="center"/>
              <w:rPr>
                <w:sz w:val="16"/>
                <w:szCs w:val="16"/>
              </w:rPr>
            </w:pPr>
            <w:r>
              <w:rPr>
                <w:sz w:val="16"/>
                <w:szCs w:val="16"/>
              </w:rPr>
              <w:t>189-190</w:t>
            </w:r>
          </w:p>
        </w:tc>
        <w:tc>
          <w:tcPr>
            <w:tcW w:w="1204" w:type="dxa"/>
            <w:gridSpan w:val="2"/>
            <w:vAlign w:val="center"/>
          </w:tcPr>
          <w:p w14:paraId="54669852" w14:textId="77777777" w:rsidR="000235AA" w:rsidRPr="00220EC5" w:rsidRDefault="000235AA" w:rsidP="00220EC5">
            <w:pPr>
              <w:suppressAutoHyphens/>
              <w:autoSpaceDE/>
              <w:autoSpaceDN/>
              <w:adjustRightInd/>
              <w:spacing w:before="0" w:line="240" w:lineRule="auto"/>
              <w:ind w:left="0" w:hanging="28"/>
              <w:jc w:val="center"/>
              <w:rPr>
                <w:sz w:val="16"/>
                <w:szCs w:val="16"/>
              </w:rPr>
            </w:pPr>
            <w:r w:rsidRPr="004C1FAE">
              <w:rPr>
                <w:sz w:val="16"/>
                <w:szCs w:val="16"/>
              </w:rPr>
              <w:t>120°C (248°F)</w:t>
            </w:r>
          </w:p>
        </w:tc>
      </w:tr>
      <w:tr w:rsidR="000235AA" w:rsidRPr="004C1FAE" w14:paraId="1CD49272" w14:textId="77777777" w:rsidTr="001A70BD">
        <w:trPr>
          <w:trHeight w:val="432"/>
          <w:jc w:val="center"/>
        </w:trPr>
        <w:tc>
          <w:tcPr>
            <w:tcW w:w="2288" w:type="dxa"/>
            <w:gridSpan w:val="3"/>
            <w:vAlign w:val="center"/>
          </w:tcPr>
          <w:p w14:paraId="1ABC4FF6" w14:textId="77777777" w:rsidR="000235AA" w:rsidRPr="004C1FAE" w:rsidRDefault="000235AA" w:rsidP="002F6F8B">
            <w:pPr>
              <w:autoSpaceDE/>
              <w:autoSpaceDN/>
              <w:adjustRightInd/>
              <w:spacing w:before="0" w:line="240" w:lineRule="auto"/>
              <w:ind w:left="0"/>
              <w:rPr>
                <w:b/>
                <w:sz w:val="16"/>
                <w:szCs w:val="16"/>
              </w:rPr>
            </w:pPr>
            <w:r w:rsidRPr="004C1FAE">
              <w:rPr>
                <w:b/>
                <w:sz w:val="16"/>
                <w:szCs w:val="16"/>
              </w:rPr>
              <w:t>DFT as per Manufacturer’s Product Sheet</w:t>
            </w:r>
          </w:p>
        </w:tc>
        <w:tc>
          <w:tcPr>
            <w:tcW w:w="3015" w:type="dxa"/>
            <w:vAlign w:val="center"/>
          </w:tcPr>
          <w:p w14:paraId="50C65895" w14:textId="77777777" w:rsidR="000235AA" w:rsidRPr="00F029EB" w:rsidRDefault="000235AA" w:rsidP="002F6F8B">
            <w:pPr>
              <w:suppressAutoHyphens/>
              <w:autoSpaceDE/>
              <w:autoSpaceDN/>
              <w:adjustRightInd/>
              <w:spacing w:before="0" w:line="240" w:lineRule="auto"/>
              <w:ind w:left="0" w:firstLine="360"/>
              <w:rPr>
                <w:sz w:val="16"/>
                <w:szCs w:val="16"/>
              </w:rPr>
            </w:pPr>
            <w:r w:rsidRPr="004C1FAE">
              <w:rPr>
                <w:sz w:val="16"/>
                <w:szCs w:val="16"/>
              </w:rPr>
              <w:t>International</w:t>
            </w:r>
          </w:p>
        </w:tc>
        <w:tc>
          <w:tcPr>
            <w:tcW w:w="2931" w:type="dxa"/>
            <w:gridSpan w:val="3"/>
            <w:vAlign w:val="center"/>
          </w:tcPr>
          <w:p w14:paraId="342C17D1" w14:textId="7D627FE8" w:rsidR="000235AA" w:rsidRPr="005C50C7" w:rsidRDefault="000235AA" w:rsidP="002F6F8B">
            <w:pPr>
              <w:suppressAutoHyphens/>
              <w:autoSpaceDE/>
              <w:autoSpaceDN/>
              <w:adjustRightInd/>
              <w:spacing w:before="0" w:line="240" w:lineRule="auto"/>
              <w:ind w:left="0" w:firstLine="360"/>
              <w:rPr>
                <w:sz w:val="16"/>
                <w:szCs w:val="16"/>
                <w:lang w:val="ru-RU"/>
              </w:rPr>
            </w:pPr>
            <w:proofErr w:type="spellStart"/>
            <w:r w:rsidRPr="005C50C7">
              <w:rPr>
                <w:sz w:val="16"/>
                <w:szCs w:val="16"/>
              </w:rPr>
              <w:t>Interseal</w:t>
            </w:r>
            <w:proofErr w:type="spellEnd"/>
            <w:r w:rsidRPr="005C50C7">
              <w:rPr>
                <w:sz w:val="16"/>
                <w:szCs w:val="16"/>
              </w:rPr>
              <w:t xml:space="preserve"> 670 HS</w:t>
            </w:r>
          </w:p>
        </w:tc>
        <w:tc>
          <w:tcPr>
            <w:tcW w:w="810" w:type="dxa"/>
            <w:vAlign w:val="center"/>
          </w:tcPr>
          <w:p w14:paraId="32CF7A4B" w14:textId="77777777" w:rsidR="000235AA" w:rsidRPr="00F029EB" w:rsidRDefault="000235AA" w:rsidP="002F6F8B">
            <w:pPr>
              <w:suppressAutoHyphens/>
              <w:autoSpaceDE/>
              <w:autoSpaceDN/>
              <w:adjustRightInd/>
              <w:spacing w:before="0" w:line="240" w:lineRule="auto"/>
              <w:ind w:left="0" w:hanging="28"/>
              <w:jc w:val="center"/>
              <w:rPr>
                <w:sz w:val="16"/>
                <w:szCs w:val="16"/>
              </w:rPr>
            </w:pPr>
            <w:r w:rsidRPr="004C1FAE">
              <w:rPr>
                <w:sz w:val="16"/>
                <w:szCs w:val="16"/>
              </w:rPr>
              <w:t xml:space="preserve">240 </w:t>
            </w:r>
          </w:p>
        </w:tc>
        <w:tc>
          <w:tcPr>
            <w:tcW w:w="1204" w:type="dxa"/>
            <w:gridSpan w:val="2"/>
            <w:vAlign w:val="center"/>
          </w:tcPr>
          <w:p w14:paraId="5C935FF1" w14:textId="77777777" w:rsidR="000235AA" w:rsidRPr="00220EC5" w:rsidRDefault="000235AA" w:rsidP="00220EC5">
            <w:pPr>
              <w:suppressAutoHyphens/>
              <w:autoSpaceDE/>
              <w:autoSpaceDN/>
              <w:adjustRightInd/>
              <w:spacing w:before="0" w:line="240" w:lineRule="auto"/>
              <w:ind w:left="0" w:hanging="28"/>
              <w:jc w:val="center"/>
              <w:rPr>
                <w:sz w:val="16"/>
                <w:szCs w:val="16"/>
              </w:rPr>
            </w:pPr>
            <w:r w:rsidRPr="004C1FAE">
              <w:rPr>
                <w:sz w:val="16"/>
                <w:szCs w:val="16"/>
              </w:rPr>
              <w:t>121°C (250°F)</w:t>
            </w:r>
          </w:p>
        </w:tc>
      </w:tr>
      <w:tr w:rsidR="000C3D1D" w:rsidRPr="004C1FAE" w14:paraId="0EFDAFE5" w14:textId="77777777" w:rsidTr="001A70BD">
        <w:trPr>
          <w:trHeight w:val="432"/>
          <w:jc w:val="center"/>
        </w:trPr>
        <w:tc>
          <w:tcPr>
            <w:tcW w:w="2288" w:type="dxa"/>
            <w:gridSpan w:val="3"/>
            <w:vAlign w:val="center"/>
          </w:tcPr>
          <w:p w14:paraId="2202D67D" w14:textId="77777777" w:rsidR="000C3D1D" w:rsidRPr="004C1FAE" w:rsidRDefault="000C3D1D" w:rsidP="000C3D1D">
            <w:pPr>
              <w:jc w:val="center"/>
              <w:rPr>
                <w:b/>
                <w:sz w:val="16"/>
                <w:szCs w:val="16"/>
              </w:rPr>
            </w:pPr>
          </w:p>
        </w:tc>
        <w:tc>
          <w:tcPr>
            <w:tcW w:w="3015" w:type="dxa"/>
            <w:vAlign w:val="center"/>
          </w:tcPr>
          <w:p w14:paraId="190E50A5" w14:textId="77777777" w:rsidR="000C3D1D" w:rsidRPr="00F029EB" w:rsidRDefault="000C3D1D" w:rsidP="000C3D1D">
            <w:pPr>
              <w:suppressAutoHyphens/>
              <w:autoSpaceDE/>
              <w:autoSpaceDN/>
              <w:adjustRightInd/>
              <w:spacing w:before="0" w:line="240" w:lineRule="auto"/>
              <w:ind w:left="0" w:firstLine="360"/>
              <w:rPr>
                <w:sz w:val="16"/>
                <w:szCs w:val="16"/>
              </w:rPr>
            </w:pPr>
            <w:r w:rsidRPr="004C1FAE">
              <w:rPr>
                <w:sz w:val="16"/>
                <w:szCs w:val="16"/>
              </w:rPr>
              <w:t>Jotun Paints</w:t>
            </w:r>
          </w:p>
        </w:tc>
        <w:tc>
          <w:tcPr>
            <w:tcW w:w="2931" w:type="dxa"/>
            <w:gridSpan w:val="3"/>
            <w:vAlign w:val="center"/>
          </w:tcPr>
          <w:p w14:paraId="30C876E9" w14:textId="77777777" w:rsidR="000C3D1D" w:rsidRPr="005C50C7" w:rsidRDefault="000C3D1D" w:rsidP="000C3D1D">
            <w:pPr>
              <w:suppressAutoHyphens/>
              <w:autoSpaceDE/>
              <w:autoSpaceDN/>
              <w:adjustRightInd/>
              <w:spacing w:before="0" w:line="240" w:lineRule="auto"/>
              <w:ind w:left="0" w:firstLine="360"/>
              <w:rPr>
                <w:sz w:val="16"/>
                <w:szCs w:val="16"/>
              </w:rPr>
            </w:pPr>
            <w:proofErr w:type="spellStart"/>
            <w:r w:rsidRPr="005C50C7">
              <w:rPr>
                <w:sz w:val="16"/>
                <w:szCs w:val="16"/>
              </w:rPr>
              <w:t>Jotamastic</w:t>
            </w:r>
            <w:proofErr w:type="spellEnd"/>
            <w:r w:rsidRPr="005C50C7">
              <w:rPr>
                <w:sz w:val="16"/>
                <w:szCs w:val="16"/>
              </w:rPr>
              <w:t xml:space="preserve"> 80 series </w:t>
            </w:r>
          </w:p>
          <w:p w14:paraId="7424988C" w14:textId="2C636BB1" w:rsidR="000C3D1D" w:rsidRPr="005C50C7" w:rsidRDefault="000C3D1D" w:rsidP="000C3D1D">
            <w:pPr>
              <w:suppressAutoHyphens/>
              <w:autoSpaceDE/>
              <w:autoSpaceDN/>
              <w:adjustRightInd/>
              <w:spacing w:before="0" w:line="240" w:lineRule="auto"/>
              <w:ind w:left="0" w:firstLine="360"/>
              <w:rPr>
                <w:sz w:val="16"/>
                <w:szCs w:val="16"/>
              </w:rPr>
            </w:pPr>
            <w:proofErr w:type="spellStart"/>
            <w:r w:rsidRPr="005C50C7">
              <w:rPr>
                <w:sz w:val="16"/>
                <w:szCs w:val="16"/>
              </w:rPr>
              <w:t>Jotamastic</w:t>
            </w:r>
            <w:proofErr w:type="spellEnd"/>
            <w:r w:rsidRPr="005C50C7">
              <w:rPr>
                <w:sz w:val="16"/>
                <w:szCs w:val="16"/>
              </w:rPr>
              <w:t xml:space="preserve"> 90</w:t>
            </w:r>
          </w:p>
        </w:tc>
        <w:tc>
          <w:tcPr>
            <w:tcW w:w="810" w:type="dxa"/>
            <w:vAlign w:val="center"/>
          </w:tcPr>
          <w:p w14:paraId="04255C76" w14:textId="77777777" w:rsidR="000C3D1D" w:rsidRDefault="000C3D1D" w:rsidP="000C3D1D">
            <w:pPr>
              <w:autoSpaceDE/>
              <w:autoSpaceDN/>
              <w:adjustRightInd/>
              <w:spacing w:before="0" w:line="240" w:lineRule="auto"/>
              <w:ind w:left="0"/>
              <w:jc w:val="center"/>
              <w:rPr>
                <w:sz w:val="16"/>
                <w:szCs w:val="16"/>
                <w:lang w:val="ru-RU"/>
              </w:rPr>
            </w:pPr>
            <w:r>
              <w:rPr>
                <w:sz w:val="16"/>
                <w:szCs w:val="16"/>
              </w:rPr>
              <w:t>145</w:t>
            </w:r>
            <w:r>
              <w:rPr>
                <w:sz w:val="16"/>
                <w:szCs w:val="16"/>
                <w:lang w:val="ru-RU"/>
              </w:rPr>
              <w:t>-270</w:t>
            </w:r>
          </w:p>
          <w:p w14:paraId="1DCAE814" w14:textId="14B48DEE" w:rsidR="000C3D1D" w:rsidRPr="00F029EB" w:rsidRDefault="000C3D1D" w:rsidP="000C3D1D">
            <w:pPr>
              <w:suppressAutoHyphens/>
              <w:autoSpaceDE/>
              <w:autoSpaceDN/>
              <w:adjustRightInd/>
              <w:spacing w:before="0" w:line="240" w:lineRule="auto"/>
              <w:ind w:left="0" w:hanging="28"/>
              <w:jc w:val="center"/>
              <w:rPr>
                <w:sz w:val="16"/>
                <w:szCs w:val="16"/>
              </w:rPr>
            </w:pPr>
            <w:r>
              <w:rPr>
                <w:sz w:val="16"/>
                <w:szCs w:val="16"/>
                <w:lang w:val="ru-RU"/>
              </w:rPr>
              <w:t>240-270</w:t>
            </w:r>
          </w:p>
        </w:tc>
        <w:tc>
          <w:tcPr>
            <w:tcW w:w="1204" w:type="dxa"/>
            <w:gridSpan w:val="2"/>
            <w:vAlign w:val="center"/>
          </w:tcPr>
          <w:p w14:paraId="0C36022A" w14:textId="77777777" w:rsidR="000C3D1D" w:rsidRPr="004C1FAE" w:rsidRDefault="000C3D1D" w:rsidP="000C3D1D">
            <w:pPr>
              <w:suppressAutoHyphens/>
              <w:autoSpaceDE/>
              <w:autoSpaceDN/>
              <w:adjustRightInd/>
              <w:spacing w:before="0" w:line="240" w:lineRule="auto"/>
              <w:ind w:left="0" w:hanging="28"/>
              <w:jc w:val="center"/>
              <w:rPr>
                <w:sz w:val="16"/>
                <w:szCs w:val="16"/>
              </w:rPr>
            </w:pPr>
            <w:r w:rsidRPr="004C1FAE">
              <w:rPr>
                <w:sz w:val="16"/>
                <w:szCs w:val="16"/>
              </w:rPr>
              <w:t>121°C (250°F)</w:t>
            </w:r>
          </w:p>
        </w:tc>
      </w:tr>
      <w:tr w:rsidR="000235AA" w:rsidRPr="004C1FAE" w14:paraId="41D36B26" w14:textId="77777777" w:rsidTr="001A70BD">
        <w:trPr>
          <w:trHeight w:val="432"/>
          <w:jc w:val="center"/>
        </w:trPr>
        <w:tc>
          <w:tcPr>
            <w:tcW w:w="2288" w:type="dxa"/>
            <w:gridSpan w:val="3"/>
            <w:vAlign w:val="center"/>
          </w:tcPr>
          <w:p w14:paraId="32078663" w14:textId="77777777" w:rsidR="000235AA" w:rsidRPr="004C1FAE" w:rsidRDefault="000235AA" w:rsidP="002F6F8B">
            <w:pPr>
              <w:jc w:val="center"/>
              <w:rPr>
                <w:b/>
                <w:sz w:val="16"/>
                <w:szCs w:val="16"/>
              </w:rPr>
            </w:pPr>
          </w:p>
        </w:tc>
        <w:tc>
          <w:tcPr>
            <w:tcW w:w="3015" w:type="dxa"/>
            <w:vAlign w:val="center"/>
          </w:tcPr>
          <w:p w14:paraId="5E4FCD6C" w14:textId="77777777" w:rsidR="000235AA" w:rsidRPr="00F029EB" w:rsidRDefault="000235AA" w:rsidP="002F6F8B">
            <w:pPr>
              <w:suppressAutoHyphens/>
              <w:autoSpaceDE/>
              <w:autoSpaceDN/>
              <w:adjustRightInd/>
              <w:spacing w:before="0" w:line="240" w:lineRule="auto"/>
              <w:ind w:left="0" w:firstLine="360"/>
              <w:rPr>
                <w:sz w:val="16"/>
                <w:szCs w:val="16"/>
              </w:rPr>
            </w:pPr>
            <w:r w:rsidRPr="004C1FAE">
              <w:rPr>
                <w:sz w:val="16"/>
                <w:szCs w:val="16"/>
              </w:rPr>
              <w:t>PPG</w:t>
            </w:r>
          </w:p>
        </w:tc>
        <w:tc>
          <w:tcPr>
            <w:tcW w:w="2931" w:type="dxa"/>
            <w:gridSpan w:val="3"/>
            <w:vAlign w:val="center"/>
          </w:tcPr>
          <w:p w14:paraId="2E405775" w14:textId="77777777" w:rsidR="006843AE" w:rsidRPr="005C50C7" w:rsidRDefault="006843AE" w:rsidP="006843AE">
            <w:pPr>
              <w:suppressAutoHyphens/>
              <w:autoSpaceDE/>
              <w:autoSpaceDN/>
              <w:adjustRightInd/>
              <w:spacing w:before="0" w:line="240" w:lineRule="auto"/>
              <w:ind w:left="352"/>
              <w:rPr>
                <w:sz w:val="16"/>
                <w:szCs w:val="16"/>
              </w:rPr>
            </w:pPr>
            <w:proofErr w:type="spellStart"/>
            <w:r w:rsidRPr="005C50C7">
              <w:rPr>
                <w:sz w:val="16"/>
                <w:szCs w:val="16"/>
              </w:rPr>
              <w:t>Amercoat</w:t>
            </w:r>
            <w:proofErr w:type="spellEnd"/>
            <w:r w:rsidRPr="005C50C7">
              <w:rPr>
                <w:sz w:val="16"/>
                <w:szCs w:val="16"/>
              </w:rPr>
              <w:t xml:space="preserve"> 240 / </w:t>
            </w:r>
            <w:proofErr w:type="spellStart"/>
            <w:r w:rsidRPr="005C50C7">
              <w:rPr>
                <w:sz w:val="16"/>
                <w:szCs w:val="16"/>
              </w:rPr>
              <w:t>Sigmacover</w:t>
            </w:r>
            <w:proofErr w:type="spellEnd"/>
            <w:r w:rsidRPr="005C50C7">
              <w:rPr>
                <w:sz w:val="16"/>
                <w:szCs w:val="16"/>
              </w:rPr>
              <w:t xml:space="preserve"> 240</w:t>
            </w:r>
          </w:p>
          <w:p w14:paraId="3100C166" w14:textId="2DED2438" w:rsidR="000235AA" w:rsidRPr="005C50C7" w:rsidRDefault="006843AE" w:rsidP="006843AE">
            <w:pPr>
              <w:suppressAutoHyphens/>
              <w:autoSpaceDE/>
              <w:autoSpaceDN/>
              <w:adjustRightInd/>
              <w:spacing w:before="0" w:line="240" w:lineRule="auto"/>
              <w:ind w:left="352"/>
              <w:rPr>
                <w:sz w:val="16"/>
                <w:szCs w:val="16"/>
              </w:rPr>
            </w:pPr>
            <w:proofErr w:type="spellStart"/>
            <w:r w:rsidRPr="005C50C7">
              <w:rPr>
                <w:sz w:val="16"/>
                <w:szCs w:val="16"/>
              </w:rPr>
              <w:t>Amerlock</w:t>
            </w:r>
            <w:proofErr w:type="spellEnd"/>
            <w:r w:rsidRPr="005C50C7">
              <w:rPr>
                <w:sz w:val="16"/>
                <w:szCs w:val="16"/>
              </w:rPr>
              <w:t xml:space="preserve"> 240 Series</w:t>
            </w:r>
          </w:p>
        </w:tc>
        <w:tc>
          <w:tcPr>
            <w:tcW w:w="810" w:type="dxa"/>
            <w:vAlign w:val="center"/>
          </w:tcPr>
          <w:p w14:paraId="7108FAF0" w14:textId="77777777" w:rsidR="000235AA" w:rsidRDefault="00117E77" w:rsidP="002F6F8B">
            <w:pPr>
              <w:suppressAutoHyphens/>
              <w:autoSpaceDE/>
              <w:autoSpaceDN/>
              <w:adjustRightInd/>
              <w:spacing w:before="0" w:line="240" w:lineRule="auto"/>
              <w:ind w:left="0" w:hanging="28"/>
              <w:jc w:val="center"/>
              <w:rPr>
                <w:position w:val="8"/>
                <w:sz w:val="16"/>
                <w:szCs w:val="16"/>
              </w:rPr>
            </w:pPr>
            <w:r>
              <w:rPr>
                <w:position w:val="8"/>
                <w:sz w:val="16"/>
                <w:szCs w:val="16"/>
              </w:rPr>
              <w:t>146-180</w:t>
            </w:r>
          </w:p>
          <w:p w14:paraId="2734D520" w14:textId="751BC79A" w:rsidR="00117E77" w:rsidRPr="00F029EB" w:rsidRDefault="00117E77" w:rsidP="002F6F8B">
            <w:pPr>
              <w:suppressAutoHyphens/>
              <w:autoSpaceDE/>
              <w:autoSpaceDN/>
              <w:adjustRightInd/>
              <w:spacing w:before="0" w:line="240" w:lineRule="auto"/>
              <w:ind w:left="0" w:hanging="28"/>
              <w:jc w:val="center"/>
              <w:rPr>
                <w:sz w:val="16"/>
                <w:szCs w:val="16"/>
              </w:rPr>
            </w:pPr>
            <w:r>
              <w:rPr>
                <w:position w:val="8"/>
                <w:sz w:val="16"/>
                <w:szCs w:val="16"/>
              </w:rPr>
              <w:t>84-180</w:t>
            </w:r>
          </w:p>
        </w:tc>
        <w:tc>
          <w:tcPr>
            <w:tcW w:w="1204" w:type="dxa"/>
            <w:gridSpan w:val="2"/>
            <w:vAlign w:val="center"/>
          </w:tcPr>
          <w:p w14:paraId="30E0F994" w14:textId="77777777" w:rsidR="000235AA" w:rsidRPr="00220EC5" w:rsidRDefault="000235AA" w:rsidP="00220EC5">
            <w:pPr>
              <w:suppressAutoHyphens/>
              <w:autoSpaceDE/>
              <w:autoSpaceDN/>
              <w:adjustRightInd/>
              <w:spacing w:before="0" w:line="240" w:lineRule="auto"/>
              <w:ind w:left="0" w:hanging="28"/>
              <w:jc w:val="center"/>
              <w:rPr>
                <w:sz w:val="16"/>
                <w:szCs w:val="16"/>
              </w:rPr>
            </w:pPr>
            <w:r w:rsidRPr="004C1FAE">
              <w:rPr>
                <w:sz w:val="16"/>
                <w:szCs w:val="16"/>
              </w:rPr>
              <w:t>121°C (250°F)</w:t>
            </w:r>
          </w:p>
        </w:tc>
      </w:tr>
      <w:tr w:rsidR="000235AA" w:rsidRPr="004C1FAE" w14:paraId="2F84C303" w14:textId="77777777" w:rsidTr="001A70BD">
        <w:trPr>
          <w:trHeight w:val="432"/>
          <w:jc w:val="center"/>
        </w:trPr>
        <w:tc>
          <w:tcPr>
            <w:tcW w:w="2288" w:type="dxa"/>
            <w:gridSpan w:val="3"/>
            <w:vAlign w:val="center"/>
          </w:tcPr>
          <w:p w14:paraId="66C2561C" w14:textId="77777777" w:rsidR="000235AA" w:rsidRPr="004C1FAE" w:rsidRDefault="000235AA" w:rsidP="002F6F8B">
            <w:pPr>
              <w:jc w:val="center"/>
              <w:rPr>
                <w:b/>
                <w:sz w:val="16"/>
                <w:szCs w:val="16"/>
              </w:rPr>
            </w:pPr>
          </w:p>
        </w:tc>
        <w:tc>
          <w:tcPr>
            <w:tcW w:w="3015" w:type="dxa"/>
            <w:vAlign w:val="center"/>
          </w:tcPr>
          <w:p w14:paraId="4FF3C362" w14:textId="77777777" w:rsidR="000235AA" w:rsidRPr="00F029EB" w:rsidRDefault="000235AA" w:rsidP="002F6F8B">
            <w:pPr>
              <w:suppressAutoHyphens/>
              <w:autoSpaceDE/>
              <w:autoSpaceDN/>
              <w:adjustRightInd/>
              <w:spacing w:before="0" w:line="240" w:lineRule="auto"/>
              <w:ind w:left="0" w:firstLine="360"/>
              <w:rPr>
                <w:sz w:val="16"/>
                <w:szCs w:val="16"/>
              </w:rPr>
            </w:pPr>
            <w:r w:rsidRPr="004C1FAE">
              <w:rPr>
                <w:sz w:val="16"/>
                <w:szCs w:val="16"/>
              </w:rPr>
              <w:t>Sherwin Williams</w:t>
            </w:r>
          </w:p>
        </w:tc>
        <w:tc>
          <w:tcPr>
            <w:tcW w:w="2931" w:type="dxa"/>
            <w:gridSpan w:val="3"/>
            <w:vAlign w:val="center"/>
          </w:tcPr>
          <w:p w14:paraId="559B6144" w14:textId="77777777" w:rsidR="000235AA" w:rsidRPr="005C50C7" w:rsidRDefault="000235AA" w:rsidP="002F6F8B">
            <w:pPr>
              <w:suppressAutoHyphens/>
              <w:autoSpaceDE/>
              <w:autoSpaceDN/>
              <w:adjustRightInd/>
              <w:spacing w:before="0" w:line="240" w:lineRule="auto"/>
              <w:ind w:left="352"/>
              <w:rPr>
                <w:sz w:val="16"/>
                <w:szCs w:val="16"/>
              </w:rPr>
            </w:pPr>
            <w:proofErr w:type="spellStart"/>
            <w:r w:rsidRPr="005C50C7">
              <w:rPr>
                <w:sz w:val="16"/>
                <w:szCs w:val="16"/>
              </w:rPr>
              <w:t>Macropoxy</w:t>
            </w:r>
            <w:proofErr w:type="spellEnd"/>
            <w:r w:rsidRPr="005C50C7">
              <w:rPr>
                <w:sz w:val="16"/>
                <w:szCs w:val="16"/>
              </w:rPr>
              <w:t xml:space="preserve"> 646 </w:t>
            </w:r>
            <w:proofErr w:type="spellStart"/>
            <w:r w:rsidRPr="005C50C7">
              <w:rPr>
                <w:sz w:val="16"/>
                <w:szCs w:val="16"/>
              </w:rPr>
              <w:t>Seriesor</w:t>
            </w:r>
            <w:proofErr w:type="spellEnd"/>
            <w:r w:rsidRPr="005C50C7">
              <w:rPr>
                <w:sz w:val="16"/>
                <w:szCs w:val="16"/>
              </w:rPr>
              <w:t xml:space="preserve"> Epoxy Mastic Aluminum II</w:t>
            </w:r>
          </w:p>
        </w:tc>
        <w:tc>
          <w:tcPr>
            <w:tcW w:w="810" w:type="dxa"/>
            <w:vAlign w:val="center"/>
          </w:tcPr>
          <w:p w14:paraId="295C3F65" w14:textId="77777777" w:rsidR="000235AA" w:rsidRPr="00F029EB" w:rsidRDefault="000235AA" w:rsidP="002F6F8B">
            <w:pPr>
              <w:suppressAutoHyphens/>
              <w:autoSpaceDE/>
              <w:autoSpaceDN/>
              <w:adjustRightInd/>
              <w:spacing w:before="0" w:line="240" w:lineRule="auto"/>
              <w:ind w:left="0" w:hanging="28"/>
              <w:jc w:val="center"/>
              <w:rPr>
                <w:sz w:val="16"/>
                <w:szCs w:val="16"/>
              </w:rPr>
            </w:pPr>
            <w:r w:rsidRPr="00F029EB">
              <w:rPr>
                <w:sz w:val="16"/>
                <w:szCs w:val="16"/>
              </w:rPr>
              <w:t xml:space="preserve">100–250 </w:t>
            </w:r>
          </w:p>
        </w:tc>
        <w:tc>
          <w:tcPr>
            <w:tcW w:w="1204" w:type="dxa"/>
            <w:gridSpan w:val="2"/>
            <w:vAlign w:val="center"/>
          </w:tcPr>
          <w:p w14:paraId="52F8D809" w14:textId="77777777" w:rsidR="000235AA" w:rsidRPr="00220EC5" w:rsidRDefault="000235AA" w:rsidP="00220EC5">
            <w:pPr>
              <w:suppressAutoHyphens/>
              <w:autoSpaceDE/>
              <w:autoSpaceDN/>
              <w:adjustRightInd/>
              <w:spacing w:before="0" w:line="240" w:lineRule="auto"/>
              <w:ind w:left="0" w:hanging="28"/>
              <w:jc w:val="center"/>
              <w:rPr>
                <w:sz w:val="16"/>
                <w:szCs w:val="16"/>
              </w:rPr>
            </w:pPr>
            <w:r w:rsidRPr="004C1FAE">
              <w:rPr>
                <w:sz w:val="16"/>
                <w:szCs w:val="16"/>
              </w:rPr>
              <w:t>121°C (250°F)</w:t>
            </w:r>
          </w:p>
        </w:tc>
      </w:tr>
      <w:tr w:rsidR="000235AA" w:rsidRPr="004C1FAE" w14:paraId="4328552C" w14:textId="77777777" w:rsidTr="001A70BD">
        <w:trPr>
          <w:trHeight w:val="432"/>
          <w:jc w:val="center"/>
        </w:trPr>
        <w:tc>
          <w:tcPr>
            <w:tcW w:w="2288" w:type="dxa"/>
            <w:gridSpan w:val="3"/>
            <w:vAlign w:val="center"/>
          </w:tcPr>
          <w:p w14:paraId="133A1998" w14:textId="77777777" w:rsidR="000235AA" w:rsidRPr="004C1FAE" w:rsidRDefault="000235AA" w:rsidP="002F6F8B">
            <w:pPr>
              <w:jc w:val="center"/>
              <w:rPr>
                <w:b/>
                <w:sz w:val="16"/>
                <w:szCs w:val="16"/>
              </w:rPr>
            </w:pPr>
          </w:p>
        </w:tc>
        <w:tc>
          <w:tcPr>
            <w:tcW w:w="3015" w:type="dxa"/>
            <w:vAlign w:val="center"/>
          </w:tcPr>
          <w:p w14:paraId="5D9E63D4" w14:textId="77777777" w:rsidR="000235AA" w:rsidRPr="00F029EB" w:rsidRDefault="000235AA" w:rsidP="002F6F8B">
            <w:pPr>
              <w:suppressAutoHyphens/>
              <w:autoSpaceDE/>
              <w:autoSpaceDN/>
              <w:adjustRightInd/>
              <w:spacing w:before="0" w:line="240" w:lineRule="auto"/>
              <w:ind w:left="0" w:firstLine="360"/>
              <w:rPr>
                <w:sz w:val="16"/>
                <w:szCs w:val="16"/>
              </w:rPr>
            </w:pPr>
            <w:proofErr w:type="spellStart"/>
            <w:r w:rsidRPr="004C1FAE">
              <w:rPr>
                <w:sz w:val="16"/>
                <w:szCs w:val="16"/>
              </w:rPr>
              <w:t>Tenemec</w:t>
            </w:r>
            <w:proofErr w:type="spellEnd"/>
          </w:p>
        </w:tc>
        <w:tc>
          <w:tcPr>
            <w:tcW w:w="2931" w:type="dxa"/>
            <w:gridSpan w:val="3"/>
            <w:vAlign w:val="center"/>
          </w:tcPr>
          <w:p w14:paraId="5DE27F13" w14:textId="77777777" w:rsidR="003304A3" w:rsidRPr="005C50C7" w:rsidRDefault="003304A3" w:rsidP="003304A3">
            <w:pPr>
              <w:suppressAutoHyphens/>
              <w:autoSpaceDE/>
              <w:autoSpaceDN/>
              <w:adjustRightInd/>
              <w:spacing w:before="0" w:line="240" w:lineRule="auto"/>
              <w:ind w:left="352"/>
              <w:rPr>
                <w:sz w:val="16"/>
                <w:szCs w:val="16"/>
              </w:rPr>
            </w:pPr>
            <w:r w:rsidRPr="005C50C7">
              <w:rPr>
                <w:sz w:val="16"/>
                <w:szCs w:val="16"/>
              </w:rPr>
              <w:t xml:space="preserve">Series 135-1243 </w:t>
            </w:r>
            <w:proofErr w:type="spellStart"/>
            <w:r w:rsidRPr="005C50C7">
              <w:rPr>
                <w:sz w:val="16"/>
                <w:szCs w:val="16"/>
              </w:rPr>
              <w:t>Chembuild</w:t>
            </w:r>
            <w:proofErr w:type="spellEnd"/>
            <w:r w:rsidRPr="005C50C7">
              <w:rPr>
                <w:sz w:val="16"/>
                <w:szCs w:val="16"/>
              </w:rPr>
              <w:t xml:space="preserve"> AI</w:t>
            </w:r>
          </w:p>
          <w:p w14:paraId="2068A345" w14:textId="1C7264C9" w:rsidR="000235AA" w:rsidRPr="005C50C7" w:rsidRDefault="000235AA" w:rsidP="002F6F8B">
            <w:pPr>
              <w:suppressAutoHyphens/>
              <w:autoSpaceDE/>
              <w:autoSpaceDN/>
              <w:adjustRightInd/>
              <w:spacing w:before="0" w:line="240" w:lineRule="auto"/>
              <w:ind w:left="0" w:firstLine="360"/>
              <w:rPr>
                <w:sz w:val="16"/>
                <w:szCs w:val="16"/>
              </w:rPr>
            </w:pPr>
            <w:r w:rsidRPr="005C50C7">
              <w:rPr>
                <w:sz w:val="16"/>
                <w:szCs w:val="16"/>
              </w:rPr>
              <w:t xml:space="preserve">Series 135 </w:t>
            </w:r>
            <w:proofErr w:type="spellStart"/>
            <w:r w:rsidRPr="005C50C7">
              <w:rPr>
                <w:sz w:val="16"/>
                <w:szCs w:val="16"/>
              </w:rPr>
              <w:t>Chembuild</w:t>
            </w:r>
            <w:proofErr w:type="spellEnd"/>
          </w:p>
        </w:tc>
        <w:tc>
          <w:tcPr>
            <w:tcW w:w="810" w:type="dxa"/>
            <w:vAlign w:val="center"/>
          </w:tcPr>
          <w:p w14:paraId="3198D90E" w14:textId="77777777" w:rsidR="003304A3" w:rsidRDefault="000235AA" w:rsidP="003304A3">
            <w:pPr>
              <w:suppressAutoHyphens/>
              <w:autoSpaceDE/>
              <w:autoSpaceDN/>
              <w:adjustRightInd/>
              <w:spacing w:before="0" w:line="240" w:lineRule="auto"/>
              <w:ind w:left="0" w:hanging="28"/>
              <w:jc w:val="center"/>
              <w:rPr>
                <w:sz w:val="16"/>
                <w:szCs w:val="16"/>
              </w:rPr>
            </w:pPr>
            <w:r w:rsidRPr="00F029EB">
              <w:rPr>
                <w:sz w:val="16"/>
                <w:szCs w:val="16"/>
              </w:rPr>
              <w:t xml:space="preserve">86 </w:t>
            </w:r>
          </w:p>
          <w:p w14:paraId="694C4D14" w14:textId="4454DE52" w:rsidR="008D5911" w:rsidRPr="00F029EB" w:rsidRDefault="008D5911" w:rsidP="003304A3">
            <w:pPr>
              <w:suppressAutoHyphens/>
              <w:autoSpaceDE/>
              <w:autoSpaceDN/>
              <w:adjustRightInd/>
              <w:spacing w:before="0" w:line="240" w:lineRule="auto"/>
              <w:ind w:left="0" w:hanging="28"/>
              <w:jc w:val="center"/>
              <w:rPr>
                <w:sz w:val="16"/>
                <w:szCs w:val="16"/>
              </w:rPr>
            </w:pPr>
            <w:r>
              <w:rPr>
                <w:sz w:val="16"/>
                <w:szCs w:val="16"/>
              </w:rPr>
              <w:t>98-246</w:t>
            </w:r>
          </w:p>
        </w:tc>
        <w:tc>
          <w:tcPr>
            <w:tcW w:w="1204" w:type="dxa"/>
            <w:gridSpan w:val="2"/>
            <w:vAlign w:val="center"/>
          </w:tcPr>
          <w:p w14:paraId="2F35EF41" w14:textId="77777777" w:rsidR="000235AA" w:rsidRPr="00220EC5" w:rsidRDefault="000235AA" w:rsidP="00220EC5">
            <w:pPr>
              <w:suppressAutoHyphens/>
              <w:autoSpaceDE/>
              <w:autoSpaceDN/>
              <w:adjustRightInd/>
              <w:spacing w:before="0" w:line="240" w:lineRule="auto"/>
              <w:ind w:left="0" w:hanging="28"/>
              <w:jc w:val="center"/>
              <w:rPr>
                <w:sz w:val="16"/>
                <w:szCs w:val="16"/>
              </w:rPr>
            </w:pPr>
            <w:r w:rsidRPr="004C1FAE">
              <w:rPr>
                <w:sz w:val="16"/>
                <w:szCs w:val="16"/>
              </w:rPr>
              <w:t>121°C (250°F)</w:t>
            </w:r>
          </w:p>
        </w:tc>
      </w:tr>
      <w:tr w:rsidR="000235AA" w:rsidRPr="004C1FAE" w14:paraId="3E14F65B" w14:textId="77777777" w:rsidTr="001A70BD">
        <w:trPr>
          <w:trHeight w:val="432"/>
          <w:jc w:val="center"/>
        </w:trPr>
        <w:tc>
          <w:tcPr>
            <w:tcW w:w="2288" w:type="dxa"/>
            <w:gridSpan w:val="3"/>
            <w:tcBorders>
              <w:bottom w:val="single" w:sz="12" w:space="0" w:color="auto"/>
            </w:tcBorders>
            <w:vAlign w:val="center"/>
          </w:tcPr>
          <w:p w14:paraId="7D585A8A" w14:textId="77777777" w:rsidR="000235AA" w:rsidRPr="004C1FAE" w:rsidRDefault="000235AA" w:rsidP="002F6F8B">
            <w:pPr>
              <w:rPr>
                <w:i/>
                <w:sz w:val="14"/>
                <w:szCs w:val="14"/>
              </w:rPr>
            </w:pPr>
          </w:p>
        </w:tc>
        <w:tc>
          <w:tcPr>
            <w:tcW w:w="7960" w:type="dxa"/>
            <w:gridSpan w:val="7"/>
            <w:tcBorders>
              <w:bottom w:val="single" w:sz="12" w:space="0" w:color="auto"/>
            </w:tcBorders>
            <w:vAlign w:val="center"/>
          </w:tcPr>
          <w:p w14:paraId="41964D01" w14:textId="77777777" w:rsidR="000235AA" w:rsidRPr="004C1FAE" w:rsidRDefault="000235AA" w:rsidP="002F6F8B">
            <w:pPr>
              <w:autoSpaceDE/>
              <w:autoSpaceDN/>
              <w:adjustRightInd/>
              <w:spacing w:before="0" w:line="240" w:lineRule="auto"/>
              <w:ind w:left="0"/>
              <w:rPr>
                <w:i/>
                <w:w w:val="0"/>
                <w:sz w:val="14"/>
                <w:szCs w:val="14"/>
              </w:rPr>
            </w:pPr>
            <w:r w:rsidRPr="004C1FAE">
              <w:rPr>
                <w:i/>
                <w:sz w:val="14"/>
                <w:szCs w:val="14"/>
              </w:rPr>
              <w:t>Available in colors. May use Aluminum-Filled Epoxy Mastic (Surface-Tolerant Primer) for better performance if aluminum color is acceptable</w:t>
            </w:r>
          </w:p>
        </w:tc>
      </w:tr>
      <w:tr w:rsidR="000235AA" w:rsidRPr="004C1FAE" w14:paraId="69491874" w14:textId="77777777" w:rsidTr="002F6F8B">
        <w:trPr>
          <w:trHeight w:val="288"/>
          <w:jc w:val="center"/>
        </w:trPr>
        <w:tc>
          <w:tcPr>
            <w:tcW w:w="1170" w:type="dxa"/>
            <w:vAlign w:val="center"/>
          </w:tcPr>
          <w:p w14:paraId="453BD67A" w14:textId="77777777" w:rsidR="000235AA" w:rsidRPr="004C1FAE" w:rsidRDefault="000235AA" w:rsidP="002F6F8B">
            <w:pPr>
              <w:autoSpaceDE/>
              <w:autoSpaceDN/>
              <w:adjustRightInd/>
              <w:spacing w:before="0" w:line="240" w:lineRule="auto"/>
              <w:ind w:left="-72"/>
              <w:rPr>
                <w:b/>
                <w:sz w:val="16"/>
                <w:szCs w:val="16"/>
              </w:rPr>
            </w:pPr>
            <w:r w:rsidRPr="004C1FAE">
              <w:rPr>
                <w:b/>
                <w:sz w:val="16"/>
                <w:szCs w:val="16"/>
              </w:rPr>
              <w:t>Last Update:</w:t>
            </w:r>
          </w:p>
        </w:tc>
        <w:tc>
          <w:tcPr>
            <w:tcW w:w="4133" w:type="dxa"/>
            <w:gridSpan w:val="3"/>
            <w:vAlign w:val="center"/>
          </w:tcPr>
          <w:p w14:paraId="239FE2DC" w14:textId="4912B562" w:rsidR="000235AA" w:rsidRPr="00681A07" w:rsidRDefault="007663ED" w:rsidP="002F6F8B">
            <w:pPr>
              <w:suppressAutoHyphens/>
              <w:autoSpaceDE/>
              <w:autoSpaceDN/>
              <w:adjustRightInd/>
              <w:spacing w:before="0" w:line="240" w:lineRule="auto"/>
              <w:ind w:left="-72" w:firstLine="360"/>
              <w:rPr>
                <w:sz w:val="16"/>
                <w:szCs w:val="16"/>
              </w:rPr>
            </w:pPr>
            <w:r>
              <w:rPr>
                <w:sz w:val="16"/>
                <w:szCs w:val="16"/>
              </w:rPr>
              <w:t>November</w:t>
            </w:r>
            <w:r w:rsidR="00681A07">
              <w:rPr>
                <w:sz w:val="16"/>
                <w:szCs w:val="16"/>
              </w:rPr>
              <w:t xml:space="preserve"> 2025</w:t>
            </w:r>
          </w:p>
        </w:tc>
        <w:tc>
          <w:tcPr>
            <w:tcW w:w="2931" w:type="dxa"/>
            <w:gridSpan w:val="3"/>
            <w:vAlign w:val="center"/>
          </w:tcPr>
          <w:p w14:paraId="47CED1E9" w14:textId="77777777" w:rsidR="000235AA" w:rsidRPr="004C1FAE" w:rsidRDefault="000235AA" w:rsidP="002F6F8B">
            <w:pPr>
              <w:rPr>
                <w:b/>
                <w:sz w:val="16"/>
                <w:szCs w:val="16"/>
              </w:rPr>
            </w:pPr>
          </w:p>
        </w:tc>
        <w:tc>
          <w:tcPr>
            <w:tcW w:w="977" w:type="dxa"/>
            <w:gridSpan w:val="2"/>
            <w:vAlign w:val="center"/>
          </w:tcPr>
          <w:p w14:paraId="6457B621" w14:textId="77777777" w:rsidR="000235AA" w:rsidRPr="004C1FAE" w:rsidRDefault="000235AA" w:rsidP="002F6F8B">
            <w:pPr>
              <w:jc w:val="center"/>
              <w:rPr>
                <w:b/>
                <w:sz w:val="16"/>
                <w:szCs w:val="16"/>
              </w:rPr>
            </w:pPr>
          </w:p>
        </w:tc>
        <w:tc>
          <w:tcPr>
            <w:tcW w:w="1037" w:type="dxa"/>
            <w:vAlign w:val="center"/>
          </w:tcPr>
          <w:p w14:paraId="13F2EBB4" w14:textId="77777777" w:rsidR="000235AA" w:rsidRPr="004C1FAE" w:rsidRDefault="000235AA" w:rsidP="002F6F8B">
            <w:pPr>
              <w:rPr>
                <w:b/>
                <w:sz w:val="16"/>
                <w:szCs w:val="16"/>
              </w:rPr>
            </w:pPr>
          </w:p>
        </w:tc>
      </w:tr>
    </w:tbl>
    <w:p w14:paraId="3482ECC2" w14:textId="1AE8EA79" w:rsidR="00487109" w:rsidRDefault="00487109" w:rsidP="00487109">
      <w:pPr>
        <w:spacing w:before="0" w:line="240" w:lineRule="auto"/>
        <w:ind w:left="630" w:hanging="540"/>
        <w:rPr>
          <w:color w:val="auto"/>
          <w:sz w:val="16"/>
          <w:szCs w:val="16"/>
        </w:rPr>
      </w:pPr>
    </w:p>
    <w:p w14:paraId="262D9F41" w14:textId="3D97A240" w:rsidR="00487109" w:rsidRDefault="00487109" w:rsidP="00487109">
      <w:pPr>
        <w:spacing w:before="0" w:line="240" w:lineRule="auto"/>
        <w:ind w:left="630" w:hanging="540"/>
        <w:rPr>
          <w:color w:val="auto"/>
          <w:sz w:val="16"/>
          <w:szCs w:val="16"/>
        </w:rPr>
      </w:pPr>
      <w:r w:rsidRPr="003A0706">
        <w:rPr>
          <w:color w:val="auto"/>
          <w:sz w:val="16"/>
          <w:szCs w:val="16"/>
        </w:rPr>
        <w:t>Note</w:t>
      </w:r>
      <w:r>
        <w:rPr>
          <w:color w:val="auto"/>
          <w:sz w:val="16"/>
          <w:szCs w:val="16"/>
        </w:rPr>
        <w:t xml:space="preserve"> 1</w:t>
      </w:r>
      <w:proofErr w:type="gramStart"/>
      <w:r w:rsidRPr="003A0706">
        <w:rPr>
          <w:color w:val="auto"/>
          <w:sz w:val="16"/>
          <w:szCs w:val="16"/>
        </w:rPr>
        <w:t>:</w:t>
      </w:r>
      <w:r>
        <w:rPr>
          <w:color w:val="auto"/>
          <w:sz w:val="16"/>
          <w:szCs w:val="16"/>
        </w:rPr>
        <w:t xml:space="preserve"> </w:t>
      </w:r>
      <w:r w:rsidR="000D7841">
        <w:rPr>
          <w:color w:val="auto"/>
          <w:sz w:val="16"/>
          <w:szCs w:val="16"/>
        </w:rPr>
        <w:tab/>
      </w:r>
      <w:r w:rsidRPr="003A0706">
        <w:rPr>
          <w:color w:val="auto"/>
          <w:sz w:val="16"/>
          <w:szCs w:val="16"/>
        </w:rPr>
        <w:t>For</w:t>
      </w:r>
      <w:proofErr w:type="gramEnd"/>
      <w:r w:rsidRPr="003A0706">
        <w:rPr>
          <w:color w:val="auto"/>
          <w:sz w:val="16"/>
          <w:szCs w:val="16"/>
        </w:rPr>
        <w:t xml:space="preserve"> aluminum leaflet consult coating manufacturer.</w:t>
      </w:r>
    </w:p>
    <w:p w14:paraId="3CE01EDD" w14:textId="77777777" w:rsidR="00487109" w:rsidRPr="003A0706" w:rsidRDefault="00487109" w:rsidP="003A0706">
      <w:pPr>
        <w:spacing w:before="0" w:line="240" w:lineRule="auto"/>
        <w:ind w:left="630" w:hanging="540"/>
        <w:rPr>
          <w:color w:val="auto"/>
          <w:sz w:val="16"/>
          <w:szCs w:val="16"/>
        </w:rPr>
      </w:pPr>
    </w:p>
    <w:p w14:paraId="4FEE8900" w14:textId="77777777" w:rsidR="000235AA" w:rsidRPr="004C1FAE" w:rsidRDefault="000235AA" w:rsidP="000235AA">
      <w:pPr>
        <w:tabs>
          <w:tab w:val="left" w:pos="3225"/>
        </w:tabs>
        <w:rPr>
          <w:sz w:val="20"/>
          <w:szCs w:val="20"/>
        </w:rPr>
      </w:pPr>
      <w:r w:rsidRPr="004C1FAE">
        <w:rPr>
          <w:sz w:val="20"/>
          <w:szCs w:val="20"/>
        </w:rPr>
        <w:br w:type="page"/>
      </w:r>
    </w:p>
    <w:tbl>
      <w:tblPr>
        <w:tblW w:w="9993" w:type="dxa"/>
        <w:jc w:val="center"/>
        <w:tblBorders>
          <w:top w:val="single" w:sz="6" w:space="0" w:color="auto"/>
          <w:left w:val="single" w:sz="6" w:space="0" w:color="auto"/>
          <w:bottom w:val="single" w:sz="6" w:space="0" w:color="auto"/>
          <w:right w:val="single" w:sz="6" w:space="0" w:color="auto"/>
          <w:insideH w:val="single" w:sz="6" w:space="0" w:color="auto"/>
        </w:tblBorders>
        <w:tblLayout w:type="fixed"/>
        <w:tblLook w:val="01E0" w:firstRow="1" w:lastRow="1" w:firstColumn="1" w:lastColumn="1" w:noHBand="0" w:noVBand="0"/>
      </w:tblPr>
      <w:tblGrid>
        <w:gridCol w:w="1395"/>
        <w:gridCol w:w="45"/>
        <w:gridCol w:w="405"/>
        <w:gridCol w:w="2430"/>
        <w:gridCol w:w="743"/>
        <w:gridCol w:w="742"/>
        <w:gridCol w:w="1283"/>
        <w:gridCol w:w="67"/>
        <w:gridCol w:w="608"/>
        <w:gridCol w:w="405"/>
        <w:gridCol w:w="1870"/>
      </w:tblGrid>
      <w:tr w:rsidR="002F6F8B" w:rsidRPr="00E50958" w14:paraId="607A4C11" w14:textId="77777777" w:rsidTr="002F6F8B">
        <w:trPr>
          <w:trHeight w:val="360"/>
          <w:jc w:val="center"/>
        </w:trPr>
        <w:tc>
          <w:tcPr>
            <w:tcW w:w="9993" w:type="dxa"/>
            <w:gridSpan w:val="11"/>
            <w:tcBorders>
              <w:left w:val="nil"/>
              <w:bottom w:val="single" w:sz="12" w:space="0" w:color="auto"/>
              <w:right w:val="nil"/>
            </w:tcBorders>
            <w:shd w:val="clear" w:color="auto" w:fill="FFFFFF"/>
            <w:vAlign w:val="center"/>
          </w:tcPr>
          <w:p w14:paraId="3D8633B4" w14:textId="77777777" w:rsidR="002F6F8B" w:rsidRPr="00F6525C" w:rsidRDefault="002F6F8B" w:rsidP="002F6F8B">
            <w:pPr>
              <w:pStyle w:val="CES5191PrimerOnlyHeader"/>
              <w:rPr>
                <w:rFonts w:ascii="Times New Roman" w:hAnsi="Times New Roman"/>
              </w:rPr>
            </w:pPr>
            <w:r w:rsidRPr="00F6525C">
              <w:rPr>
                <w:rFonts w:ascii="Times New Roman" w:hAnsi="Times New Roman"/>
              </w:rPr>
              <w:lastRenderedPageBreak/>
              <w:t>Two-Coat Systems</w:t>
            </w:r>
          </w:p>
        </w:tc>
      </w:tr>
      <w:tr w:rsidR="002F6F8B" w:rsidRPr="00E50958" w14:paraId="0258E06F" w14:textId="77777777" w:rsidTr="002F6F8B">
        <w:trPr>
          <w:trHeight w:val="360"/>
          <w:jc w:val="center"/>
        </w:trPr>
        <w:tc>
          <w:tcPr>
            <w:tcW w:w="7718" w:type="dxa"/>
            <w:gridSpan w:val="9"/>
            <w:tcBorders>
              <w:top w:val="single" w:sz="12" w:space="0" w:color="auto"/>
              <w:left w:val="single" w:sz="12" w:space="0" w:color="auto"/>
              <w:bottom w:val="single" w:sz="12" w:space="0" w:color="auto"/>
              <w:right w:val="single" w:sz="12" w:space="0" w:color="auto"/>
            </w:tcBorders>
            <w:vAlign w:val="center"/>
          </w:tcPr>
          <w:p w14:paraId="4EC5138C" w14:textId="77777777" w:rsidR="002F6F8B" w:rsidRPr="00F6525C" w:rsidRDefault="002F6F8B" w:rsidP="002F6F8B">
            <w:pPr>
              <w:pStyle w:val="CES5191TitleBox"/>
              <w:rPr>
                <w:rFonts w:ascii="Times New Roman" w:hAnsi="Times New Roman" w:cs="Times New Roman"/>
              </w:rPr>
            </w:pPr>
            <w:r w:rsidRPr="00F6525C">
              <w:rPr>
                <w:rFonts w:ascii="Times New Roman" w:hAnsi="Times New Roman" w:cs="Times New Roman"/>
              </w:rPr>
              <w:t xml:space="preserve">Silicone Acrylic | Silicone Acrylic up to </w:t>
            </w:r>
            <w:r w:rsidRPr="00020786">
              <w:rPr>
                <w:rFonts w:ascii="Times New Roman" w:hAnsi="Times New Roman" w:cs="Times New Roman"/>
              </w:rPr>
              <w:t>260°C</w:t>
            </w:r>
            <w:r w:rsidRPr="00F6525C">
              <w:rPr>
                <w:rFonts w:ascii="Times New Roman" w:hAnsi="Times New Roman" w:cs="Times New Roman"/>
              </w:rPr>
              <w:t>(</w:t>
            </w:r>
            <w:r w:rsidRPr="00243D13">
              <w:rPr>
                <w:rFonts w:ascii="Times New Roman" w:hAnsi="Times New Roman" w:cs="Times New Roman"/>
              </w:rPr>
              <w:t>500°F</w:t>
            </w:r>
            <w:r w:rsidRPr="00F6525C">
              <w:rPr>
                <w:rFonts w:ascii="Times New Roman" w:hAnsi="Times New Roman" w:cs="Times New Roman"/>
              </w:rPr>
              <w:t>)</w:t>
            </w:r>
          </w:p>
        </w:tc>
        <w:tc>
          <w:tcPr>
            <w:tcW w:w="2275" w:type="dxa"/>
            <w:gridSpan w:val="2"/>
            <w:tcBorders>
              <w:top w:val="single" w:sz="12" w:space="0" w:color="auto"/>
              <w:left w:val="single" w:sz="12" w:space="0" w:color="auto"/>
              <w:bottom w:val="single" w:sz="12" w:space="0" w:color="auto"/>
              <w:right w:val="single" w:sz="12" w:space="0" w:color="auto"/>
            </w:tcBorders>
            <w:shd w:val="clear" w:color="auto" w:fill="000000"/>
            <w:vAlign w:val="center"/>
          </w:tcPr>
          <w:p w14:paraId="798BC6DC" w14:textId="77777777" w:rsidR="002F6F8B" w:rsidRPr="00F6525C" w:rsidRDefault="002F6F8B" w:rsidP="002F6F8B">
            <w:pPr>
              <w:pStyle w:val="CES5191Numberbox"/>
              <w:rPr>
                <w:rFonts w:ascii="Times New Roman" w:hAnsi="Times New Roman" w:cs="Times New Roman"/>
              </w:rPr>
            </w:pPr>
            <w:r w:rsidRPr="00F6525C">
              <w:rPr>
                <w:rFonts w:ascii="Times New Roman" w:hAnsi="Times New Roman" w:cs="Times New Roman"/>
              </w:rPr>
              <w:t>2.3</w:t>
            </w:r>
          </w:p>
        </w:tc>
      </w:tr>
      <w:tr w:rsidR="002F6F8B" w:rsidRPr="00E50958" w14:paraId="231E779F" w14:textId="77777777" w:rsidTr="00150F88">
        <w:trPr>
          <w:trHeight w:val="288"/>
          <w:jc w:val="center"/>
        </w:trPr>
        <w:tc>
          <w:tcPr>
            <w:tcW w:w="1440" w:type="dxa"/>
            <w:gridSpan w:val="2"/>
            <w:tcBorders>
              <w:top w:val="single" w:sz="12" w:space="0" w:color="auto"/>
              <w:left w:val="nil"/>
              <w:bottom w:val="nil"/>
            </w:tcBorders>
          </w:tcPr>
          <w:p w14:paraId="26A6B534" w14:textId="77777777" w:rsidR="002F6F8B" w:rsidRPr="00F6525C" w:rsidRDefault="002F6F8B" w:rsidP="002F6F8B">
            <w:pPr>
              <w:pStyle w:val="CES5191Arial8bold"/>
              <w:spacing w:line="240" w:lineRule="auto"/>
              <w:rPr>
                <w:rFonts w:ascii="Times New Roman" w:hAnsi="Times New Roman" w:cs="Times New Roman"/>
              </w:rPr>
            </w:pPr>
            <w:r w:rsidRPr="00F6525C">
              <w:rPr>
                <w:rFonts w:ascii="Times New Roman" w:hAnsi="Times New Roman" w:cs="Times New Roman"/>
              </w:rPr>
              <w:t>Surface Prep:</w:t>
            </w:r>
          </w:p>
        </w:tc>
        <w:tc>
          <w:tcPr>
            <w:tcW w:w="4320" w:type="dxa"/>
            <w:gridSpan w:val="4"/>
            <w:tcBorders>
              <w:top w:val="single" w:sz="12" w:space="0" w:color="auto"/>
              <w:bottom w:val="nil"/>
            </w:tcBorders>
          </w:tcPr>
          <w:p w14:paraId="7287DECD" w14:textId="77777777" w:rsidR="0049130A" w:rsidRPr="00C83439" w:rsidRDefault="0049130A" w:rsidP="0049130A">
            <w:pPr>
              <w:autoSpaceDE/>
              <w:autoSpaceDN/>
              <w:adjustRightInd/>
              <w:spacing w:before="0" w:line="240" w:lineRule="auto"/>
              <w:ind w:left="-72"/>
              <w:rPr>
                <w:b/>
                <w:bCs/>
                <w:sz w:val="16"/>
                <w:szCs w:val="18"/>
              </w:rPr>
            </w:pPr>
            <w:r w:rsidRPr="00C83439">
              <w:rPr>
                <w:b/>
                <w:bCs/>
                <w:sz w:val="16"/>
                <w:szCs w:val="18"/>
              </w:rPr>
              <w:t>Carbon Steel:</w:t>
            </w:r>
          </w:p>
          <w:p w14:paraId="617B4C8A" w14:textId="77777777" w:rsidR="0049130A" w:rsidRDefault="0049130A" w:rsidP="0049130A">
            <w:pPr>
              <w:autoSpaceDE/>
              <w:autoSpaceDN/>
              <w:adjustRightInd/>
              <w:spacing w:before="0" w:line="240" w:lineRule="auto"/>
              <w:ind w:left="-72"/>
              <w:rPr>
                <w:sz w:val="16"/>
                <w:szCs w:val="18"/>
              </w:rPr>
            </w:pPr>
            <w:r w:rsidRPr="00C64F88">
              <w:rPr>
                <w:sz w:val="16"/>
                <w:szCs w:val="18"/>
              </w:rPr>
              <w:t xml:space="preserve">SSPC-SP1/SP10 (NACE No. 2) (SA 2.5). </w:t>
            </w:r>
          </w:p>
          <w:p w14:paraId="523443E4" w14:textId="77777777" w:rsidR="0049130A" w:rsidRPr="00A01A6C" w:rsidRDefault="0049130A" w:rsidP="0049130A">
            <w:pPr>
              <w:autoSpaceDE/>
              <w:autoSpaceDN/>
              <w:adjustRightInd/>
              <w:spacing w:before="0" w:line="240" w:lineRule="auto"/>
              <w:ind w:left="-72"/>
              <w:rPr>
                <w:sz w:val="16"/>
                <w:szCs w:val="18"/>
              </w:rPr>
            </w:pPr>
            <w:r w:rsidRPr="00C64F88">
              <w:rPr>
                <w:sz w:val="16"/>
                <w:szCs w:val="18"/>
              </w:rPr>
              <w:t xml:space="preserve">Near-white blast cleanliness preferred. </w:t>
            </w:r>
          </w:p>
          <w:p w14:paraId="1446D5CE" w14:textId="77777777" w:rsidR="0049130A" w:rsidRPr="00C83439" w:rsidRDefault="0049130A" w:rsidP="0049130A">
            <w:pPr>
              <w:autoSpaceDE/>
              <w:autoSpaceDN/>
              <w:adjustRightInd/>
              <w:spacing w:before="0" w:line="240" w:lineRule="auto"/>
              <w:ind w:left="-72"/>
              <w:rPr>
                <w:b/>
                <w:bCs/>
                <w:sz w:val="16"/>
                <w:szCs w:val="18"/>
              </w:rPr>
            </w:pPr>
            <w:r w:rsidRPr="00C83439">
              <w:rPr>
                <w:b/>
                <w:bCs/>
                <w:sz w:val="16"/>
                <w:szCs w:val="18"/>
              </w:rPr>
              <w:t>Stainless Steel:</w:t>
            </w:r>
          </w:p>
          <w:p w14:paraId="7C84EDD7" w14:textId="77777777" w:rsidR="0049130A" w:rsidRPr="00D96699" w:rsidRDefault="0049130A" w:rsidP="0049130A">
            <w:pPr>
              <w:autoSpaceDE/>
              <w:autoSpaceDN/>
              <w:adjustRightInd/>
              <w:spacing w:before="0" w:line="240" w:lineRule="auto"/>
              <w:ind w:left="-72"/>
              <w:rPr>
                <w:sz w:val="16"/>
                <w:szCs w:val="18"/>
              </w:rPr>
            </w:pPr>
            <w:r w:rsidRPr="00C64F88">
              <w:rPr>
                <w:sz w:val="16"/>
                <w:szCs w:val="18"/>
              </w:rPr>
              <w:t>SSPC-SP16</w:t>
            </w:r>
            <w:r>
              <w:rPr>
                <w:sz w:val="16"/>
                <w:szCs w:val="18"/>
              </w:rPr>
              <w:t xml:space="preserve"> </w:t>
            </w:r>
            <w:r w:rsidRPr="00003053">
              <w:rPr>
                <w:sz w:val="16"/>
                <w:szCs w:val="18"/>
              </w:rPr>
              <w:t>Brush-Off Blast Cleaning of Coated and Uncoated</w:t>
            </w:r>
            <w:r>
              <w:rPr>
                <w:sz w:val="16"/>
                <w:szCs w:val="18"/>
              </w:rPr>
              <w:t xml:space="preserve"> </w:t>
            </w:r>
            <w:r w:rsidRPr="00003053">
              <w:rPr>
                <w:sz w:val="16"/>
                <w:szCs w:val="18"/>
              </w:rPr>
              <w:t>Galvanized Steel, Stainless Steels, and Non-Ferrous Metals</w:t>
            </w:r>
          </w:p>
          <w:p w14:paraId="12A53F2E" w14:textId="77777777" w:rsidR="0049130A" w:rsidRDefault="0049130A" w:rsidP="0049130A">
            <w:pPr>
              <w:autoSpaceDE/>
              <w:autoSpaceDN/>
              <w:adjustRightInd/>
              <w:spacing w:before="0" w:line="240" w:lineRule="auto"/>
              <w:ind w:left="-72"/>
              <w:rPr>
                <w:sz w:val="16"/>
                <w:szCs w:val="18"/>
              </w:rPr>
            </w:pPr>
          </w:p>
          <w:p w14:paraId="64824C2E" w14:textId="4B5AF88A" w:rsidR="002F6F8B" w:rsidRPr="00F6525C" w:rsidRDefault="0049130A" w:rsidP="0049130A">
            <w:pPr>
              <w:autoSpaceDE/>
              <w:autoSpaceDN/>
              <w:adjustRightInd/>
              <w:spacing w:before="0" w:line="240" w:lineRule="auto"/>
              <w:ind w:left="-72"/>
            </w:pPr>
            <w:r w:rsidRPr="00C64F88">
              <w:rPr>
                <w:sz w:val="16"/>
                <w:szCs w:val="18"/>
              </w:rPr>
              <w:t>SSPC-SP1/SP11 Power tool cleaning to bare metal, acceptable for small repairs.</w:t>
            </w:r>
          </w:p>
        </w:tc>
        <w:tc>
          <w:tcPr>
            <w:tcW w:w="1350" w:type="dxa"/>
            <w:gridSpan w:val="2"/>
            <w:tcBorders>
              <w:top w:val="single" w:sz="12" w:space="0" w:color="auto"/>
              <w:bottom w:val="nil"/>
            </w:tcBorders>
          </w:tcPr>
          <w:p w14:paraId="75B16BB5" w14:textId="77777777" w:rsidR="002F6F8B" w:rsidRPr="00F6525C" w:rsidRDefault="002F6F8B" w:rsidP="002F6F8B">
            <w:pPr>
              <w:pStyle w:val="CES5191Arialboldrightaligned"/>
              <w:spacing w:line="240" w:lineRule="auto"/>
              <w:rPr>
                <w:rFonts w:ascii="Times New Roman" w:hAnsi="Times New Roman" w:cs="Times New Roman"/>
              </w:rPr>
            </w:pPr>
            <w:r w:rsidRPr="00F6525C">
              <w:rPr>
                <w:rFonts w:ascii="Times New Roman" w:hAnsi="Times New Roman" w:cs="Times New Roman"/>
              </w:rPr>
              <w:t>Touch Up:</w:t>
            </w:r>
          </w:p>
        </w:tc>
        <w:tc>
          <w:tcPr>
            <w:tcW w:w="2883" w:type="dxa"/>
            <w:gridSpan w:val="3"/>
            <w:vMerge w:val="restart"/>
            <w:tcBorders>
              <w:top w:val="single" w:sz="12" w:space="0" w:color="auto"/>
              <w:bottom w:val="nil"/>
              <w:right w:val="nil"/>
            </w:tcBorders>
          </w:tcPr>
          <w:p w14:paraId="327DE748" w14:textId="77777777" w:rsidR="002F6F8B" w:rsidRPr="00F6525C" w:rsidRDefault="002F6F8B" w:rsidP="002F6F8B">
            <w:pPr>
              <w:pStyle w:val="CES5191Arial8leftaligned"/>
              <w:spacing w:line="240" w:lineRule="auto"/>
              <w:rPr>
                <w:rFonts w:ascii="Times New Roman" w:hAnsi="Times New Roman" w:cs="Times New Roman"/>
              </w:rPr>
            </w:pPr>
            <w:r w:rsidRPr="00F6525C">
              <w:rPr>
                <w:rFonts w:ascii="Times New Roman" w:hAnsi="Times New Roman" w:cs="Times New Roman"/>
              </w:rPr>
              <w:t>Use this system.</w:t>
            </w:r>
          </w:p>
        </w:tc>
      </w:tr>
      <w:tr w:rsidR="002F6F8B" w:rsidRPr="00E50958" w14:paraId="055A1046" w14:textId="77777777" w:rsidTr="00150F88">
        <w:trPr>
          <w:trHeight w:val="288"/>
          <w:jc w:val="center"/>
        </w:trPr>
        <w:tc>
          <w:tcPr>
            <w:tcW w:w="1440" w:type="dxa"/>
            <w:gridSpan w:val="2"/>
            <w:tcBorders>
              <w:top w:val="nil"/>
              <w:left w:val="nil"/>
              <w:bottom w:val="nil"/>
            </w:tcBorders>
            <w:vAlign w:val="center"/>
          </w:tcPr>
          <w:p w14:paraId="62DFC6A8" w14:textId="77777777" w:rsidR="002F6F8B" w:rsidRPr="00F6525C" w:rsidRDefault="002F6F8B" w:rsidP="002F6F8B">
            <w:pPr>
              <w:pStyle w:val="CES5191Arial8bold"/>
              <w:spacing w:line="240" w:lineRule="auto"/>
              <w:rPr>
                <w:rFonts w:ascii="Times New Roman" w:hAnsi="Times New Roman" w:cs="Times New Roman"/>
              </w:rPr>
            </w:pPr>
            <w:r w:rsidRPr="00F6525C">
              <w:rPr>
                <w:rFonts w:ascii="Times New Roman" w:hAnsi="Times New Roman" w:cs="Times New Roman"/>
              </w:rPr>
              <w:t>Anchor Pattern:</w:t>
            </w:r>
          </w:p>
        </w:tc>
        <w:tc>
          <w:tcPr>
            <w:tcW w:w="3578" w:type="dxa"/>
            <w:gridSpan w:val="3"/>
            <w:tcBorders>
              <w:top w:val="nil"/>
              <w:bottom w:val="nil"/>
            </w:tcBorders>
            <w:vAlign w:val="center"/>
          </w:tcPr>
          <w:p w14:paraId="3DD50834" w14:textId="77777777" w:rsidR="002F6F8B" w:rsidRPr="00F6525C" w:rsidRDefault="002F6F8B" w:rsidP="002F6F8B">
            <w:pPr>
              <w:pStyle w:val="CES5191Arial8leftaligned"/>
              <w:spacing w:line="240" w:lineRule="auto"/>
              <w:rPr>
                <w:rFonts w:ascii="Times New Roman" w:hAnsi="Times New Roman" w:cs="Times New Roman"/>
              </w:rPr>
            </w:pPr>
            <w:r w:rsidRPr="00F6525C">
              <w:rPr>
                <w:rFonts w:ascii="Times New Roman" w:hAnsi="Times New Roman" w:cs="Times New Roman"/>
              </w:rPr>
              <w:t>Per manufacturer’s product data sheet</w:t>
            </w:r>
          </w:p>
        </w:tc>
        <w:tc>
          <w:tcPr>
            <w:tcW w:w="2092" w:type="dxa"/>
            <w:gridSpan w:val="3"/>
            <w:tcBorders>
              <w:top w:val="nil"/>
              <w:bottom w:val="nil"/>
            </w:tcBorders>
            <w:vAlign w:val="center"/>
          </w:tcPr>
          <w:p w14:paraId="30A87F52" w14:textId="77777777" w:rsidR="002F6F8B" w:rsidRPr="00F6525C" w:rsidRDefault="002F6F8B" w:rsidP="002F6F8B">
            <w:pPr>
              <w:pStyle w:val="CES5191Arial8leftaligned"/>
              <w:spacing w:line="240" w:lineRule="auto"/>
              <w:rPr>
                <w:rFonts w:ascii="Times New Roman" w:hAnsi="Times New Roman" w:cs="Times New Roman"/>
              </w:rPr>
            </w:pPr>
          </w:p>
        </w:tc>
        <w:tc>
          <w:tcPr>
            <w:tcW w:w="2883" w:type="dxa"/>
            <w:gridSpan w:val="3"/>
            <w:vMerge/>
            <w:tcBorders>
              <w:top w:val="nil"/>
              <w:bottom w:val="nil"/>
              <w:right w:val="nil"/>
            </w:tcBorders>
            <w:vAlign w:val="center"/>
          </w:tcPr>
          <w:p w14:paraId="4B292AC1" w14:textId="77777777" w:rsidR="002F6F8B" w:rsidRPr="00F6525C" w:rsidRDefault="002F6F8B" w:rsidP="002F6F8B">
            <w:pPr>
              <w:spacing w:before="40" w:after="40" w:line="240" w:lineRule="auto"/>
            </w:pPr>
          </w:p>
        </w:tc>
      </w:tr>
      <w:tr w:rsidR="002F6F8B" w:rsidRPr="00E50958" w14:paraId="2FBB8483" w14:textId="77777777" w:rsidTr="00150F88">
        <w:trPr>
          <w:trHeight w:val="288"/>
          <w:jc w:val="center"/>
        </w:trPr>
        <w:tc>
          <w:tcPr>
            <w:tcW w:w="1440" w:type="dxa"/>
            <w:gridSpan w:val="2"/>
            <w:tcBorders>
              <w:top w:val="nil"/>
              <w:left w:val="nil"/>
              <w:bottom w:val="single" w:sz="4" w:space="0" w:color="auto"/>
            </w:tcBorders>
            <w:vAlign w:val="center"/>
          </w:tcPr>
          <w:p w14:paraId="6B2EFEF4" w14:textId="77777777" w:rsidR="002F6F8B" w:rsidRPr="00F6525C" w:rsidRDefault="002F6F8B" w:rsidP="002F6F8B">
            <w:pPr>
              <w:pStyle w:val="CES5191Arial8bold"/>
              <w:spacing w:line="240" w:lineRule="auto"/>
              <w:rPr>
                <w:rFonts w:ascii="Times New Roman" w:hAnsi="Times New Roman" w:cs="Times New Roman"/>
              </w:rPr>
            </w:pPr>
            <w:r w:rsidRPr="00F6525C">
              <w:rPr>
                <w:rFonts w:ascii="Times New Roman" w:hAnsi="Times New Roman" w:cs="Times New Roman"/>
              </w:rPr>
              <w:t>Total DFT:</w:t>
            </w:r>
          </w:p>
        </w:tc>
        <w:tc>
          <w:tcPr>
            <w:tcW w:w="3578" w:type="dxa"/>
            <w:gridSpan w:val="3"/>
            <w:tcBorders>
              <w:top w:val="nil"/>
              <w:bottom w:val="single" w:sz="4" w:space="0" w:color="auto"/>
            </w:tcBorders>
            <w:vAlign w:val="center"/>
          </w:tcPr>
          <w:p w14:paraId="04F7D952" w14:textId="77777777" w:rsidR="002F6F8B" w:rsidRPr="00F6525C" w:rsidRDefault="002F6F8B" w:rsidP="002F6F8B">
            <w:pPr>
              <w:pStyle w:val="CES5191Arial8leftaligned"/>
              <w:spacing w:line="240" w:lineRule="auto"/>
              <w:rPr>
                <w:rFonts w:ascii="Times New Roman" w:hAnsi="Times New Roman" w:cs="Times New Roman"/>
              </w:rPr>
            </w:pPr>
            <w:r w:rsidRPr="00F6525C">
              <w:rPr>
                <w:rFonts w:ascii="Times New Roman" w:hAnsi="Times New Roman" w:cs="Times New Roman"/>
              </w:rPr>
              <w:t xml:space="preserve">Per manufacturer’s product data </w:t>
            </w:r>
            <w:proofErr w:type="gramStart"/>
            <w:r w:rsidRPr="00F6525C">
              <w:rPr>
                <w:rFonts w:ascii="Times New Roman" w:hAnsi="Times New Roman" w:cs="Times New Roman"/>
              </w:rPr>
              <w:t>sheet</w:t>
            </w:r>
            <w:r w:rsidRPr="00F6525C">
              <w:rPr>
                <w:rFonts w:ascii="Times New Roman" w:hAnsi="Times New Roman" w:cs="Times New Roman"/>
                <w:szCs w:val="18"/>
              </w:rPr>
              <w:t>(</w:t>
            </w:r>
            <w:proofErr w:type="gramEnd"/>
            <w:r w:rsidRPr="00F6525C">
              <w:rPr>
                <w:rFonts w:ascii="Times New Roman" w:hAnsi="Times New Roman" w:cs="Times New Roman"/>
                <w:szCs w:val="18"/>
              </w:rPr>
              <w:t>Thickness is critical.)</w:t>
            </w:r>
          </w:p>
        </w:tc>
        <w:tc>
          <w:tcPr>
            <w:tcW w:w="2092" w:type="dxa"/>
            <w:gridSpan w:val="3"/>
            <w:tcBorders>
              <w:top w:val="nil"/>
              <w:bottom w:val="single" w:sz="4" w:space="0" w:color="auto"/>
            </w:tcBorders>
            <w:vAlign w:val="center"/>
          </w:tcPr>
          <w:p w14:paraId="3358C9E0" w14:textId="77777777" w:rsidR="002F6F8B" w:rsidRPr="00F6525C" w:rsidRDefault="002F6F8B" w:rsidP="002F6F8B">
            <w:pPr>
              <w:pStyle w:val="CES5191Arial8leftaligned"/>
              <w:spacing w:line="240" w:lineRule="auto"/>
              <w:rPr>
                <w:rFonts w:ascii="Times New Roman" w:hAnsi="Times New Roman" w:cs="Times New Roman"/>
              </w:rPr>
            </w:pPr>
          </w:p>
        </w:tc>
        <w:tc>
          <w:tcPr>
            <w:tcW w:w="2883" w:type="dxa"/>
            <w:gridSpan w:val="3"/>
            <w:vMerge/>
            <w:tcBorders>
              <w:top w:val="nil"/>
              <w:bottom w:val="single" w:sz="4" w:space="0" w:color="auto"/>
              <w:right w:val="nil"/>
            </w:tcBorders>
            <w:vAlign w:val="center"/>
          </w:tcPr>
          <w:p w14:paraId="70455ADB" w14:textId="77777777" w:rsidR="002F6F8B" w:rsidRPr="00F6525C" w:rsidRDefault="002F6F8B" w:rsidP="002F6F8B">
            <w:pPr>
              <w:spacing w:before="40" w:after="40" w:line="240" w:lineRule="auto"/>
            </w:pPr>
          </w:p>
        </w:tc>
      </w:tr>
      <w:tr w:rsidR="002F6F8B" w:rsidRPr="00E50958" w14:paraId="1FB61AD1" w14:textId="77777777" w:rsidTr="002F6F8B">
        <w:trPr>
          <w:trHeight w:val="360"/>
          <w:jc w:val="center"/>
        </w:trPr>
        <w:tc>
          <w:tcPr>
            <w:tcW w:w="1845" w:type="dxa"/>
            <w:gridSpan w:val="3"/>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7D7604B" w14:textId="77777777" w:rsidR="002F6F8B" w:rsidRPr="00F6525C" w:rsidRDefault="002F6F8B" w:rsidP="002F6F8B">
            <w:pPr>
              <w:pStyle w:val="CES5191TableHeaderWhiteText"/>
              <w:rPr>
                <w:rFonts w:ascii="Times New Roman" w:hAnsi="Times New Roman" w:cs="Times New Roman"/>
              </w:rPr>
            </w:pPr>
            <w:r w:rsidRPr="00F6525C">
              <w:rPr>
                <w:rFonts w:ascii="Times New Roman" w:hAnsi="Times New Roman" w:cs="Times New Roman"/>
              </w:rPr>
              <w:t>Coat, Generic Classification, DFT</w:t>
            </w:r>
          </w:p>
        </w:tc>
        <w:tc>
          <w:tcPr>
            <w:tcW w:w="243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C95FAC2" w14:textId="77777777" w:rsidR="002F6F8B" w:rsidRPr="00F6525C" w:rsidRDefault="002F6F8B" w:rsidP="002F6F8B">
            <w:pPr>
              <w:pStyle w:val="CES5191TableHeaderWhiteText"/>
              <w:rPr>
                <w:rFonts w:ascii="Times New Roman" w:hAnsi="Times New Roman" w:cs="Times New Roman"/>
              </w:rPr>
            </w:pPr>
            <w:r w:rsidRPr="00F6525C">
              <w:rPr>
                <w:rFonts w:ascii="Times New Roman" w:hAnsi="Times New Roman" w:cs="Times New Roman"/>
              </w:rPr>
              <w:t>Manufacturer</w:t>
            </w:r>
          </w:p>
        </w:tc>
        <w:tc>
          <w:tcPr>
            <w:tcW w:w="2768" w:type="dxa"/>
            <w:gridSpan w:val="3"/>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0C1B255" w14:textId="77777777" w:rsidR="002F6F8B" w:rsidRPr="00F6525C" w:rsidRDefault="002F6F8B" w:rsidP="002F6F8B">
            <w:pPr>
              <w:pStyle w:val="CES5191TableHeaderWhiteText"/>
              <w:rPr>
                <w:rFonts w:ascii="Times New Roman" w:hAnsi="Times New Roman" w:cs="Times New Roman"/>
              </w:rPr>
            </w:pPr>
            <w:r w:rsidRPr="00F6525C">
              <w:rPr>
                <w:rFonts w:ascii="Times New Roman" w:hAnsi="Times New Roman" w:cs="Times New Roman"/>
              </w:rPr>
              <w:t>Product Designation</w:t>
            </w:r>
          </w:p>
        </w:tc>
        <w:tc>
          <w:tcPr>
            <w:tcW w:w="1080" w:type="dxa"/>
            <w:gridSpan w:val="3"/>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E30FC9" w14:textId="77777777" w:rsidR="002F6F8B" w:rsidRPr="00F6525C" w:rsidRDefault="002F6F8B" w:rsidP="002F6F8B">
            <w:pPr>
              <w:pStyle w:val="CES5191TableHeaderWhiteText"/>
              <w:jc w:val="center"/>
              <w:rPr>
                <w:rFonts w:ascii="Times New Roman" w:hAnsi="Times New Roman" w:cs="Times New Roman"/>
              </w:rPr>
            </w:pPr>
            <w:r w:rsidRPr="00F6525C">
              <w:rPr>
                <w:rFonts w:ascii="Times New Roman" w:hAnsi="Times New Roman" w:cs="Times New Roman"/>
              </w:rPr>
              <w:t>VOC (G/L)</w:t>
            </w:r>
          </w:p>
        </w:tc>
        <w:tc>
          <w:tcPr>
            <w:tcW w:w="187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EE198F7" w14:textId="77777777" w:rsidR="002F6F8B" w:rsidRPr="00F6525C" w:rsidRDefault="002F6F8B" w:rsidP="002F6F8B">
            <w:pPr>
              <w:pStyle w:val="CES5191TableHeaderWhiteText"/>
              <w:rPr>
                <w:rFonts w:ascii="Times New Roman" w:hAnsi="Times New Roman" w:cs="Times New Roman"/>
              </w:rPr>
            </w:pPr>
            <w:r w:rsidRPr="00F6525C">
              <w:rPr>
                <w:rFonts w:ascii="Times New Roman" w:hAnsi="Times New Roman" w:cs="Times New Roman"/>
              </w:rPr>
              <w:t>By Max</w:t>
            </w:r>
            <w:r w:rsidRPr="00F6525C">
              <w:rPr>
                <w:rFonts w:ascii="Times New Roman" w:hAnsi="Times New Roman" w:cs="Times New Roman"/>
              </w:rPr>
              <w:br/>
              <w:t>Svc Temp</w:t>
            </w:r>
          </w:p>
        </w:tc>
      </w:tr>
      <w:tr w:rsidR="002F6F8B" w:rsidRPr="00E50958" w14:paraId="6AA84E50" w14:textId="77777777" w:rsidTr="00E1336E">
        <w:trPr>
          <w:trHeight w:val="288"/>
          <w:jc w:val="center"/>
        </w:trPr>
        <w:tc>
          <w:tcPr>
            <w:tcW w:w="1845" w:type="dxa"/>
            <w:gridSpan w:val="3"/>
            <w:tcBorders>
              <w:top w:val="single" w:sz="4" w:space="0" w:color="auto"/>
              <w:left w:val="nil"/>
              <w:bottom w:val="nil"/>
              <w:right w:val="nil"/>
            </w:tcBorders>
            <w:vAlign w:val="center"/>
          </w:tcPr>
          <w:p w14:paraId="282F8AA9" w14:textId="77777777" w:rsidR="002F6F8B" w:rsidRPr="00F6525C" w:rsidRDefault="002F6F8B" w:rsidP="002F6F8B">
            <w:pPr>
              <w:pStyle w:val="CES5191Arial8bold"/>
              <w:rPr>
                <w:rFonts w:ascii="Times New Roman" w:hAnsi="Times New Roman" w:cs="Times New Roman"/>
              </w:rPr>
            </w:pPr>
            <w:r w:rsidRPr="00F6525C">
              <w:rPr>
                <w:rFonts w:ascii="Times New Roman" w:hAnsi="Times New Roman" w:cs="Times New Roman"/>
              </w:rPr>
              <w:t>PRIMER</w:t>
            </w:r>
          </w:p>
        </w:tc>
        <w:tc>
          <w:tcPr>
            <w:tcW w:w="2430" w:type="dxa"/>
            <w:tcBorders>
              <w:top w:val="single" w:sz="4" w:space="0" w:color="auto"/>
              <w:left w:val="nil"/>
              <w:bottom w:val="nil"/>
              <w:right w:val="nil"/>
            </w:tcBorders>
            <w:vAlign w:val="center"/>
          </w:tcPr>
          <w:p w14:paraId="42E73ADA" w14:textId="77777777" w:rsidR="002F6F8B" w:rsidRPr="00F6525C" w:rsidRDefault="002F6F8B" w:rsidP="002F6F8B">
            <w:pPr>
              <w:pStyle w:val="CES5191Arial8leftaligned"/>
              <w:rPr>
                <w:rFonts w:ascii="Times New Roman" w:hAnsi="Times New Roman" w:cs="Times New Roman"/>
              </w:rPr>
            </w:pPr>
            <w:r w:rsidRPr="00F6525C">
              <w:rPr>
                <w:rFonts w:ascii="Times New Roman" w:hAnsi="Times New Roman" w:cs="Times New Roman"/>
              </w:rPr>
              <w:t>Carboline</w:t>
            </w:r>
          </w:p>
        </w:tc>
        <w:tc>
          <w:tcPr>
            <w:tcW w:w="2768" w:type="dxa"/>
            <w:gridSpan w:val="3"/>
            <w:tcBorders>
              <w:top w:val="single" w:sz="4" w:space="0" w:color="auto"/>
              <w:left w:val="nil"/>
              <w:bottom w:val="nil"/>
              <w:right w:val="nil"/>
            </w:tcBorders>
            <w:vAlign w:val="center"/>
          </w:tcPr>
          <w:p w14:paraId="3BC9A5A5" w14:textId="77777777" w:rsidR="002F6F8B" w:rsidRPr="00D31C0A" w:rsidRDefault="002F6F8B" w:rsidP="002F6F8B">
            <w:pPr>
              <w:pStyle w:val="CES5191Arial8leftaligned"/>
              <w:rPr>
                <w:rFonts w:ascii="Times New Roman" w:hAnsi="Times New Roman" w:cs="Times New Roman"/>
              </w:rPr>
            </w:pPr>
            <w:proofErr w:type="spellStart"/>
            <w:r w:rsidRPr="00D31C0A">
              <w:rPr>
                <w:rFonts w:ascii="Times New Roman" w:hAnsi="Times New Roman" w:cs="Times New Roman"/>
              </w:rPr>
              <w:t>Thermaline</w:t>
            </w:r>
            <w:proofErr w:type="spellEnd"/>
            <w:r w:rsidRPr="00D31C0A">
              <w:rPr>
                <w:rFonts w:ascii="Times New Roman" w:hAnsi="Times New Roman" w:cs="Times New Roman"/>
              </w:rPr>
              <w:t xml:space="preserve"> 4900</w:t>
            </w:r>
          </w:p>
        </w:tc>
        <w:tc>
          <w:tcPr>
            <w:tcW w:w="1080" w:type="dxa"/>
            <w:gridSpan w:val="3"/>
            <w:tcBorders>
              <w:top w:val="single" w:sz="4" w:space="0" w:color="auto"/>
              <w:left w:val="nil"/>
              <w:bottom w:val="nil"/>
              <w:right w:val="nil"/>
            </w:tcBorders>
            <w:vAlign w:val="center"/>
          </w:tcPr>
          <w:p w14:paraId="41E48CB9" w14:textId="77777777" w:rsidR="002F6F8B" w:rsidRPr="00F6525C" w:rsidRDefault="002F6F8B" w:rsidP="002F6F8B">
            <w:pPr>
              <w:pStyle w:val="CES5191Arial8centered"/>
              <w:rPr>
                <w:rFonts w:ascii="Times New Roman" w:hAnsi="Times New Roman" w:cs="Times New Roman"/>
              </w:rPr>
            </w:pPr>
            <w:r w:rsidRPr="00F6525C">
              <w:rPr>
                <w:rFonts w:ascii="Times New Roman" w:hAnsi="Times New Roman" w:cs="Times New Roman"/>
              </w:rPr>
              <w:t>324–564</w:t>
            </w:r>
          </w:p>
        </w:tc>
        <w:tc>
          <w:tcPr>
            <w:tcW w:w="1870" w:type="dxa"/>
            <w:tcBorders>
              <w:top w:val="single" w:sz="4" w:space="0" w:color="auto"/>
              <w:left w:val="nil"/>
              <w:bottom w:val="nil"/>
              <w:right w:val="nil"/>
            </w:tcBorders>
            <w:vAlign w:val="center"/>
          </w:tcPr>
          <w:p w14:paraId="77F7709E" w14:textId="77777777" w:rsidR="002F6F8B" w:rsidRPr="00F6525C" w:rsidRDefault="002F6F8B" w:rsidP="002F6F8B">
            <w:pPr>
              <w:pStyle w:val="CES5191Arial8leftaligned"/>
              <w:rPr>
                <w:rFonts w:ascii="Times New Roman" w:hAnsi="Times New Roman" w:cs="Times New Roman"/>
              </w:rPr>
            </w:pPr>
            <w:r w:rsidRPr="00F6525C">
              <w:rPr>
                <w:rFonts w:ascii="Times New Roman" w:hAnsi="Times New Roman" w:cs="Times New Roman"/>
              </w:rPr>
              <w:t>232°C (450°F)</w:t>
            </w:r>
          </w:p>
        </w:tc>
      </w:tr>
      <w:tr w:rsidR="002F6F8B" w:rsidRPr="00E50958" w14:paraId="6F306FAE" w14:textId="77777777" w:rsidTr="00E1336E">
        <w:trPr>
          <w:trHeight w:val="288"/>
          <w:jc w:val="center"/>
        </w:trPr>
        <w:tc>
          <w:tcPr>
            <w:tcW w:w="1845" w:type="dxa"/>
            <w:gridSpan w:val="3"/>
            <w:tcBorders>
              <w:top w:val="nil"/>
              <w:left w:val="nil"/>
              <w:bottom w:val="nil"/>
              <w:right w:val="nil"/>
            </w:tcBorders>
            <w:vAlign w:val="center"/>
          </w:tcPr>
          <w:p w14:paraId="55D14913" w14:textId="77777777" w:rsidR="002F6F8B" w:rsidRPr="00F6525C" w:rsidRDefault="002F6F8B" w:rsidP="002F6F8B">
            <w:pPr>
              <w:pStyle w:val="CES5191Arial8bold"/>
              <w:rPr>
                <w:rFonts w:ascii="Times New Roman" w:hAnsi="Times New Roman" w:cs="Times New Roman"/>
              </w:rPr>
            </w:pPr>
            <w:r w:rsidRPr="00F6525C">
              <w:rPr>
                <w:rFonts w:ascii="Times New Roman" w:hAnsi="Times New Roman" w:cs="Times New Roman"/>
              </w:rPr>
              <w:t>Silicone Acrylic</w:t>
            </w:r>
          </w:p>
        </w:tc>
        <w:tc>
          <w:tcPr>
            <w:tcW w:w="2430" w:type="dxa"/>
            <w:tcBorders>
              <w:top w:val="nil"/>
              <w:left w:val="nil"/>
              <w:bottom w:val="nil"/>
              <w:right w:val="nil"/>
            </w:tcBorders>
            <w:vAlign w:val="center"/>
          </w:tcPr>
          <w:p w14:paraId="58ED3AF6" w14:textId="77777777" w:rsidR="002F6F8B" w:rsidRPr="00F6525C" w:rsidRDefault="002F6F8B" w:rsidP="002F6F8B">
            <w:pPr>
              <w:pStyle w:val="CES5191Arial8leftaligned"/>
              <w:rPr>
                <w:rFonts w:ascii="Times New Roman" w:hAnsi="Times New Roman" w:cs="Times New Roman"/>
              </w:rPr>
            </w:pPr>
            <w:proofErr w:type="spellStart"/>
            <w:r w:rsidRPr="00F6525C">
              <w:rPr>
                <w:rFonts w:ascii="Times New Roman" w:hAnsi="Times New Roman" w:cs="Times New Roman"/>
              </w:rPr>
              <w:t>Dampney</w:t>
            </w:r>
            <w:proofErr w:type="spellEnd"/>
            <w:r w:rsidRPr="00F6525C">
              <w:rPr>
                <w:rFonts w:ascii="Times New Roman" w:hAnsi="Times New Roman" w:cs="Times New Roman"/>
              </w:rPr>
              <w:t xml:space="preserve"> Company, Inc.</w:t>
            </w:r>
          </w:p>
        </w:tc>
        <w:tc>
          <w:tcPr>
            <w:tcW w:w="2768" w:type="dxa"/>
            <w:gridSpan w:val="3"/>
            <w:tcBorders>
              <w:top w:val="nil"/>
              <w:left w:val="nil"/>
              <w:bottom w:val="nil"/>
              <w:right w:val="nil"/>
            </w:tcBorders>
            <w:vAlign w:val="center"/>
          </w:tcPr>
          <w:p w14:paraId="1FFBE023" w14:textId="77777777" w:rsidR="002F6F8B" w:rsidRPr="00D31C0A" w:rsidRDefault="002F6F8B" w:rsidP="002F6F8B">
            <w:pPr>
              <w:pStyle w:val="CES5191Arial8leftaligned"/>
              <w:rPr>
                <w:rFonts w:ascii="Times New Roman" w:hAnsi="Times New Roman" w:cs="Times New Roman"/>
              </w:rPr>
            </w:pPr>
            <w:proofErr w:type="spellStart"/>
            <w:proofErr w:type="gramStart"/>
            <w:r w:rsidRPr="00D31C0A">
              <w:rPr>
                <w:rFonts w:ascii="Times New Roman" w:hAnsi="Times New Roman" w:cs="Times New Roman"/>
              </w:rPr>
              <w:t>Thurmalox</w:t>
            </w:r>
            <w:proofErr w:type="spellEnd"/>
            <w:r w:rsidRPr="00D31C0A">
              <w:rPr>
                <w:rFonts w:ascii="Times New Roman" w:hAnsi="Times New Roman" w:cs="Times New Roman"/>
              </w:rPr>
              <w:t xml:space="preserve">  260</w:t>
            </w:r>
            <w:proofErr w:type="gramEnd"/>
            <w:r w:rsidRPr="00D31C0A">
              <w:rPr>
                <w:rFonts w:ascii="Times New Roman" w:hAnsi="Times New Roman" w:cs="Times New Roman"/>
              </w:rPr>
              <w:t>/260C</w:t>
            </w:r>
          </w:p>
        </w:tc>
        <w:tc>
          <w:tcPr>
            <w:tcW w:w="1080" w:type="dxa"/>
            <w:gridSpan w:val="3"/>
            <w:tcBorders>
              <w:top w:val="nil"/>
              <w:left w:val="nil"/>
              <w:bottom w:val="nil"/>
              <w:right w:val="nil"/>
            </w:tcBorders>
            <w:vAlign w:val="center"/>
          </w:tcPr>
          <w:p w14:paraId="1CD2605B" w14:textId="77777777" w:rsidR="002F6F8B" w:rsidRPr="00F6525C" w:rsidRDefault="002F6F8B" w:rsidP="002F6F8B">
            <w:pPr>
              <w:pStyle w:val="CES5191Arial8centered"/>
              <w:rPr>
                <w:rFonts w:ascii="Times New Roman" w:hAnsi="Times New Roman" w:cs="Times New Roman"/>
              </w:rPr>
            </w:pPr>
            <w:r w:rsidRPr="00F6525C">
              <w:rPr>
                <w:rFonts w:ascii="Times New Roman" w:hAnsi="Times New Roman" w:cs="Times New Roman"/>
              </w:rPr>
              <w:t>396/381</w:t>
            </w:r>
          </w:p>
        </w:tc>
        <w:tc>
          <w:tcPr>
            <w:tcW w:w="1870" w:type="dxa"/>
            <w:tcBorders>
              <w:top w:val="nil"/>
              <w:left w:val="nil"/>
              <w:bottom w:val="nil"/>
              <w:right w:val="nil"/>
            </w:tcBorders>
            <w:vAlign w:val="center"/>
          </w:tcPr>
          <w:p w14:paraId="4DC73B08" w14:textId="77777777" w:rsidR="002F6F8B" w:rsidRPr="00F6525C" w:rsidRDefault="002F6F8B" w:rsidP="002F6F8B">
            <w:pPr>
              <w:pStyle w:val="CES5191Arial8leftaligned"/>
              <w:rPr>
                <w:rFonts w:ascii="Times New Roman" w:hAnsi="Times New Roman" w:cs="Times New Roman"/>
              </w:rPr>
            </w:pPr>
            <w:r w:rsidRPr="00F6525C">
              <w:rPr>
                <w:rFonts w:ascii="Times New Roman" w:hAnsi="Times New Roman" w:cs="Times New Roman"/>
              </w:rPr>
              <w:t>260°C (500°F)</w:t>
            </w:r>
          </w:p>
        </w:tc>
      </w:tr>
      <w:tr w:rsidR="005A4DB5" w:rsidRPr="00E50958" w14:paraId="08E94C8E" w14:textId="77777777" w:rsidTr="00E1336E">
        <w:trPr>
          <w:trHeight w:val="288"/>
          <w:jc w:val="center"/>
        </w:trPr>
        <w:tc>
          <w:tcPr>
            <w:tcW w:w="1845" w:type="dxa"/>
            <w:gridSpan w:val="3"/>
            <w:vMerge w:val="restart"/>
            <w:tcBorders>
              <w:top w:val="nil"/>
              <w:left w:val="nil"/>
              <w:right w:val="nil"/>
            </w:tcBorders>
            <w:vAlign w:val="center"/>
          </w:tcPr>
          <w:p w14:paraId="303954E2" w14:textId="77777777" w:rsidR="005A4DB5" w:rsidRPr="00F6525C" w:rsidRDefault="005A4DB5" w:rsidP="002F6F8B">
            <w:pPr>
              <w:pStyle w:val="CES5191Arial8bold"/>
              <w:rPr>
                <w:rFonts w:ascii="Times New Roman" w:hAnsi="Times New Roman" w:cs="Times New Roman"/>
              </w:rPr>
            </w:pPr>
            <w:r w:rsidRPr="00F6525C">
              <w:rPr>
                <w:rFonts w:ascii="Times New Roman" w:hAnsi="Times New Roman" w:cs="Times New Roman"/>
              </w:rPr>
              <w:t xml:space="preserve">Surface profile and DFT as per Manufacturer’s </w:t>
            </w:r>
            <w:r w:rsidRPr="00F6525C">
              <w:rPr>
                <w:rFonts w:ascii="Times New Roman" w:hAnsi="Times New Roman" w:cs="Times New Roman"/>
              </w:rPr>
              <w:br/>
              <w:t>Product Sheet</w:t>
            </w:r>
          </w:p>
        </w:tc>
        <w:tc>
          <w:tcPr>
            <w:tcW w:w="2430" w:type="dxa"/>
            <w:tcBorders>
              <w:top w:val="nil"/>
              <w:left w:val="nil"/>
              <w:bottom w:val="nil"/>
              <w:right w:val="nil"/>
            </w:tcBorders>
            <w:vAlign w:val="center"/>
          </w:tcPr>
          <w:p w14:paraId="227A2085" w14:textId="77777777" w:rsidR="005A4DB5" w:rsidRPr="00F6525C" w:rsidRDefault="005A4DB5" w:rsidP="002F6F8B">
            <w:pPr>
              <w:pStyle w:val="CES5191Arial8leftaligned"/>
              <w:rPr>
                <w:rFonts w:ascii="Times New Roman" w:hAnsi="Times New Roman" w:cs="Times New Roman"/>
              </w:rPr>
            </w:pPr>
            <w:r w:rsidRPr="00F6525C">
              <w:rPr>
                <w:rFonts w:ascii="Times New Roman" w:hAnsi="Times New Roman" w:cs="Times New Roman"/>
              </w:rPr>
              <w:t>Hempel Coatings (USA), Inc.</w:t>
            </w:r>
          </w:p>
        </w:tc>
        <w:tc>
          <w:tcPr>
            <w:tcW w:w="2768" w:type="dxa"/>
            <w:gridSpan w:val="3"/>
            <w:tcBorders>
              <w:top w:val="nil"/>
              <w:left w:val="nil"/>
              <w:bottom w:val="nil"/>
              <w:right w:val="nil"/>
            </w:tcBorders>
            <w:vAlign w:val="center"/>
          </w:tcPr>
          <w:p w14:paraId="423E4D8E" w14:textId="77777777" w:rsidR="005A4DB5" w:rsidRPr="00D31C0A" w:rsidRDefault="005A4DB5" w:rsidP="002F6F8B">
            <w:pPr>
              <w:pStyle w:val="CES5191Arial8leftaligned"/>
              <w:rPr>
                <w:rFonts w:ascii="Times New Roman" w:hAnsi="Times New Roman" w:cs="Times New Roman"/>
              </w:rPr>
            </w:pPr>
            <w:r w:rsidRPr="00D31C0A">
              <w:rPr>
                <w:rFonts w:ascii="Times New Roman" w:hAnsi="Times New Roman" w:cs="Times New Roman"/>
              </w:rPr>
              <w:t>Silicone acrylic 56940</w:t>
            </w:r>
          </w:p>
        </w:tc>
        <w:tc>
          <w:tcPr>
            <w:tcW w:w="1080" w:type="dxa"/>
            <w:gridSpan w:val="3"/>
            <w:tcBorders>
              <w:top w:val="nil"/>
              <w:left w:val="nil"/>
              <w:bottom w:val="nil"/>
              <w:right w:val="nil"/>
            </w:tcBorders>
            <w:vAlign w:val="center"/>
          </w:tcPr>
          <w:p w14:paraId="6B32261D" w14:textId="77777777" w:rsidR="005A4DB5" w:rsidRPr="00F6525C" w:rsidRDefault="005A4DB5" w:rsidP="002F6F8B">
            <w:pPr>
              <w:pStyle w:val="CES5191Arial8centered"/>
              <w:rPr>
                <w:rFonts w:ascii="Times New Roman" w:hAnsi="Times New Roman" w:cs="Times New Roman"/>
              </w:rPr>
            </w:pPr>
            <w:r w:rsidRPr="00F6525C">
              <w:rPr>
                <w:rFonts w:ascii="Times New Roman" w:hAnsi="Times New Roman" w:cs="Times New Roman"/>
              </w:rPr>
              <w:t>600</w:t>
            </w:r>
          </w:p>
        </w:tc>
        <w:tc>
          <w:tcPr>
            <w:tcW w:w="1870" w:type="dxa"/>
            <w:tcBorders>
              <w:top w:val="nil"/>
              <w:left w:val="nil"/>
              <w:bottom w:val="nil"/>
              <w:right w:val="nil"/>
            </w:tcBorders>
            <w:vAlign w:val="center"/>
          </w:tcPr>
          <w:p w14:paraId="7DED0517" w14:textId="77777777" w:rsidR="005A4DB5" w:rsidRPr="00F6525C" w:rsidRDefault="005A4DB5" w:rsidP="002F6F8B">
            <w:pPr>
              <w:pStyle w:val="CES5191Arial8leftaligned"/>
              <w:rPr>
                <w:rFonts w:ascii="Times New Roman" w:hAnsi="Times New Roman" w:cs="Times New Roman"/>
              </w:rPr>
            </w:pPr>
            <w:r w:rsidRPr="00F6525C">
              <w:rPr>
                <w:rFonts w:ascii="Times New Roman" w:hAnsi="Times New Roman" w:cs="Times New Roman"/>
              </w:rPr>
              <w:t>260°C (500°F)</w:t>
            </w:r>
          </w:p>
        </w:tc>
      </w:tr>
      <w:tr w:rsidR="005A4DB5" w:rsidRPr="00E50958" w14:paraId="0DC930F4" w14:textId="77777777" w:rsidTr="00E1336E">
        <w:trPr>
          <w:trHeight w:val="288"/>
          <w:jc w:val="center"/>
        </w:trPr>
        <w:tc>
          <w:tcPr>
            <w:tcW w:w="1845" w:type="dxa"/>
            <w:gridSpan w:val="3"/>
            <w:vMerge/>
            <w:tcBorders>
              <w:left w:val="nil"/>
              <w:right w:val="nil"/>
            </w:tcBorders>
            <w:vAlign w:val="center"/>
          </w:tcPr>
          <w:p w14:paraId="792A872C" w14:textId="77777777" w:rsidR="005A4DB5" w:rsidRPr="00F6525C" w:rsidRDefault="005A4DB5" w:rsidP="002F6F8B">
            <w:pPr>
              <w:pStyle w:val="CES5191Arial8bold"/>
              <w:rPr>
                <w:rFonts w:ascii="Times New Roman" w:hAnsi="Times New Roman" w:cs="Times New Roman"/>
              </w:rPr>
            </w:pPr>
          </w:p>
        </w:tc>
        <w:tc>
          <w:tcPr>
            <w:tcW w:w="2430" w:type="dxa"/>
            <w:tcBorders>
              <w:top w:val="nil"/>
              <w:left w:val="nil"/>
              <w:bottom w:val="nil"/>
              <w:right w:val="nil"/>
            </w:tcBorders>
            <w:vAlign w:val="center"/>
          </w:tcPr>
          <w:p w14:paraId="6F90ADE6" w14:textId="77777777" w:rsidR="005A4DB5" w:rsidRPr="00F6525C" w:rsidRDefault="005A4DB5" w:rsidP="002F6F8B">
            <w:pPr>
              <w:pStyle w:val="CES5191Arial8leftaligned"/>
              <w:rPr>
                <w:rFonts w:ascii="Times New Roman" w:hAnsi="Times New Roman" w:cs="Times New Roman"/>
              </w:rPr>
            </w:pPr>
            <w:r w:rsidRPr="00F6525C">
              <w:rPr>
                <w:rFonts w:ascii="Times New Roman" w:hAnsi="Times New Roman" w:cs="Times New Roman"/>
              </w:rPr>
              <w:t>International</w:t>
            </w:r>
          </w:p>
        </w:tc>
        <w:tc>
          <w:tcPr>
            <w:tcW w:w="2768" w:type="dxa"/>
            <w:gridSpan w:val="3"/>
            <w:tcBorders>
              <w:top w:val="nil"/>
              <w:left w:val="nil"/>
              <w:bottom w:val="nil"/>
              <w:right w:val="nil"/>
            </w:tcBorders>
            <w:vAlign w:val="center"/>
          </w:tcPr>
          <w:p w14:paraId="1C6C47C5" w14:textId="77777777" w:rsidR="005A4DB5" w:rsidRPr="00D31C0A" w:rsidRDefault="005A4DB5" w:rsidP="002F6F8B">
            <w:pPr>
              <w:pStyle w:val="CES5191Arial8leftaligned"/>
              <w:rPr>
                <w:rFonts w:ascii="Times New Roman" w:hAnsi="Times New Roman" w:cs="Times New Roman"/>
              </w:rPr>
            </w:pPr>
            <w:r w:rsidRPr="00D31C0A">
              <w:rPr>
                <w:rFonts w:ascii="Times New Roman" w:hAnsi="Times New Roman" w:cs="Times New Roman"/>
              </w:rPr>
              <w:t>Intertherm 1875/875 Series*</w:t>
            </w:r>
          </w:p>
        </w:tc>
        <w:tc>
          <w:tcPr>
            <w:tcW w:w="1080" w:type="dxa"/>
            <w:gridSpan w:val="3"/>
            <w:tcBorders>
              <w:top w:val="nil"/>
              <w:left w:val="nil"/>
              <w:bottom w:val="nil"/>
              <w:right w:val="nil"/>
            </w:tcBorders>
            <w:vAlign w:val="center"/>
          </w:tcPr>
          <w:p w14:paraId="010A03BF" w14:textId="77777777" w:rsidR="005A4DB5" w:rsidRPr="00F6525C" w:rsidRDefault="005A4DB5" w:rsidP="002F6F8B">
            <w:pPr>
              <w:pStyle w:val="CES5191Arial8centered"/>
              <w:rPr>
                <w:rFonts w:ascii="Times New Roman" w:hAnsi="Times New Roman" w:cs="Times New Roman"/>
              </w:rPr>
            </w:pPr>
            <w:r w:rsidRPr="00F6525C">
              <w:rPr>
                <w:rFonts w:ascii="Times New Roman" w:hAnsi="Times New Roman" w:cs="Times New Roman"/>
              </w:rPr>
              <w:t>394-420</w:t>
            </w:r>
          </w:p>
        </w:tc>
        <w:tc>
          <w:tcPr>
            <w:tcW w:w="1870" w:type="dxa"/>
            <w:tcBorders>
              <w:top w:val="nil"/>
              <w:left w:val="nil"/>
              <w:bottom w:val="nil"/>
              <w:right w:val="nil"/>
            </w:tcBorders>
            <w:vAlign w:val="center"/>
          </w:tcPr>
          <w:p w14:paraId="783E6C2F" w14:textId="77777777" w:rsidR="005A4DB5" w:rsidRPr="00F6525C" w:rsidRDefault="005A4DB5" w:rsidP="002F6F8B">
            <w:pPr>
              <w:pStyle w:val="CES5191Arial8leftaligned"/>
              <w:rPr>
                <w:rFonts w:ascii="Times New Roman" w:hAnsi="Times New Roman" w:cs="Times New Roman"/>
              </w:rPr>
            </w:pPr>
            <w:r w:rsidRPr="00F6525C">
              <w:rPr>
                <w:rFonts w:ascii="Times New Roman" w:hAnsi="Times New Roman" w:cs="Times New Roman"/>
              </w:rPr>
              <w:t>260°C (500°F)</w:t>
            </w:r>
          </w:p>
        </w:tc>
      </w:tr>
      <w:tr w:rsidR="005A4DB5" w:rsidRPr="00E50958" w14:paraId="2EE98CF2" w14:textId="77777777" w:rsidTr="00E1336E">
        <w:trPr>
          <w:trHeight w:val="288"/>
          <w:jc w:val="center"/>
        </w:trPr>
        <w:tc>
          <w:tcPr>
            <w:tcW w:w="1845" w:type="dxa"/>
            <w:gridSpan w:val="3"/>
            <w:vMerge/>
            <w:tcBorders>
              <w:left w:val="nil"/>
              <w:bottom w:val="nil"/>
              <w:right w:val="nil"/>
            </w:tcBorders>
            <w:vAlign w:val="center"/>
          </w:tcPr>
          <w:p w14:paraId="7A67B29D" w14:textId="77777777" w:rsidR="005A4DB5" w:rsidRPr="00F6525C" w:rsidRDefault="005A4DB5" w:rsidP="002F6F8B">
            <w:pPr>
              <w:pStyle w:val="CES5191Arial8bold"/>
              <w:rPr>
                <w:rFonts w:ascii="Times New Roman" w:hAnsi="Times New Roman" w:cs="Times New Roman"/>
              </w:rPr>
            </w:pPr>
          </w:p>
        </w:tc>
        <w:tc>
          <w:tcPr>
            <w:tcW w:w="2430" w:type="dxa"/>
            <w:tcBorders>
              <w:top w:val="nil"/>
              <w:left w:val="nil"/>
              <w:bottom w:val="nil"/>
              <w:right w:val="nil"/>
            </w:tcBorders>
            <w:vAlign w:val="center"/>
          </w:tcPr>
          <w:p w14:paraId="773C3727" w14:textId="77777777" w:rsidR="005A4DB5" w:rsidRPr="00F6525C" w:rsidRDefault="005A4DB5" w:rsidP="002F6F8B">
            <w:pPr>
              <w:pStyle w:val="CES5191Arial8leftaligned"/>
              <w:rPr>
                <w:rFonts w:ascii="Times New Roman" w:hAnsi="Times New Roman" w:cs="Times New Roman"/>
              </w:rPr>
            </w:pPr>
            <w:r w:rsidRPr="00F6525C">
              <w:rPr>
                <w:rFonts w:ascii="Times New Roman" w:hAnsi="Times New Roman" w:cs="Times New Roman"/>
              </w:rPr>
              <w:t>Jotun Paints</w:t>
            </w:r>
          </w:p>
        </w:tc>
        <w:tc>
          <w:tcPr>
            <w:tcW w:w="2768" w:type="dxa"/>
            <w:gridSpan w:val="3"/>
            <w:tcBorders>
              <w:top w:val="nil"/>
              <w:left w:val="nil"/>
              <w:bottom w:val="nil"/>
              <w:right w:val="nil"/>
            </w:tcBorders>
            <w:vAlign w:val="center"/>
          </w:tcPr>
          <w:p w14:paraId="5C1CD8C4" w14:textId="4F654570" w:rsidR="005A4DB5" w:rsidRPr="00D31C0A" w:rsidRDefault="005A4DB5" w:rsidP="002F6F8B">
            <w:pPr>
              <w:pStyle w:val="CES5191Arial8leftaligned"/>
              <w:rPr>
                <w:rFonts w:ascii="Times New Roman" w:hAnsi="Times New Roman" w:cs="Times New Roman"/>
              </w:rPr>
            </w:pPr>
            <w:proofErr w:type="spellStart"/>
            <w:r w:rsidRPr="00D31C0A">
              <w:rPr>
                <w:rFonts w:ascii="Times New Roman" w:hAnsi="Times New Roman" w:cs="Times New Roman"/>
              </w:rPr>
              <w:t>Solvalitt</w:t>
            </w:r>
            <w:proofErr w:type="spellEnd"/>
            <w:r w:rsidRPr="00D31C0A">
              <w:rPr>
                <w:rFonts w:ascii="Times New Roman" w:hAnsi="Times New Roman" w:cs="Times New Roman"/>
              </w:rPr>
              <w:t xml:space="preserve"> </w:t>
            </w:r>
            <w:proofErr w:type="spellStart"/>
            <w:r w:rsidRPr="00D31C0A">
              <w:rPr>
                <w:rFonts w:ascii="Times New Roman" w:hAnsi="Times New Roman" w:cs="Times New Roman"/>
              </w:rPr>
              <w:t>Midtherm</w:t>
            </w:r>
            <w:proofErr w:type="spellEnd"/>
            <w:r w:rsidR="00666CCF" w:rsidRPr="00D31C0A">
              <w:rPr>
                <w:rFonts w:ascii="Times New Roman" w:hAnsi="Times New Roman" w:cs="Times New Roman"/>
              </w:rPr>
              <w:t>*</w:t>
            </w:r>
          </w:p>
        </w:tc>
        <w:tc>
          <w:tcPr>
            <w:tcW w:w="1080" w:type="dxa"/>
            <w:gridSpan w:val="3"/>
            <w:tcBorders>
              <w:top w:val="nil"/>
              <w:left w:val="nil"/>
              <w:bottom w:val="nil"/>
              <w:right w:val="nil"/>
            </w:tcBorders>
            <w:vAlign w:val="center"/>
          </w:tcPr>
          <w:p w14:paraId="59B4ABF2" w14:textId="77777777" w:rsidR="005A4DB5" w:rsidRPr="00F6525C" w:rsidRDefault="005A4DB5" w:rsidP="002F6F8B">
            <w:pPr>
              <w:pStyle w:val="CES5191Arial8centered"/>
              <w:rPr>
                <w:rFonts w:ascii="Times New Roman" w:hAnsi="Times New Roman" w:cs="Times New Roman"/>
              </w:rPr>
            </w:pPr>
            <w:r w:rsidRPr="00F6525C">
              <w:rPr>
                <w:rFonts w:ascii="Times New Roman" w:hAnsi="Times New Roman" w:cs="Times New Roman"/>
              </w:rPr>
              <w:t>545</w:t>
            </w:r>
          </w:p>
        </w:tc>
        <w:tc>
          <w:tcPr>
            <w:tcW w:w="1870" w:type="dxa"/>
            <w:tcBorders>
              <w:top w:val="nil"/>
              <w:left w:val="nil"/>
              <w:bottom w:val="nil"/>
              <w:right w:val="nil"/>
            </w:tcBorders>
            <w:vAlign w:val="center"/>
          </w:tcPr>
          <w:p w14:paraId="03354D77" w14:textId="77777777" w:rsidR="005A4DB5" w:rsidRPr="00F6525C" w:rsidRDefault="005A4DB5" w:rsidP="002F6F8B">
            <w:pPr>
              <w:pStyle w:val="CES5191Arial8leftaligned"/>
              <w:rPr>
                <w:rFonts w:ascii="Times New Roman" w:hAnsi="Times New Roman" w:cs="Times New Roman"/>
              </w:rPr>
            </w:pPr>
            <w:r w:rsidRPr="00F6525C">
              <w:rPr>
                <w:rFonts w:ascii="Times New Roman" w:hAnsi="Times New Roman" w:cs="Times New Roman"/>
              </w:rPr>
              <w:t>260°C (500°F)</w:t>
            </w:r>
          </w:p>
        </w:tc>
      </w:tr>
      <w:tr w:rsidR="002F6F8B" w:rsidRPr="00E50958" w14:paraId="185E0A44" w14:textId="77777777" w:rsidTr="00E1336E">
        <w:trPr>
          <w:trHeight w:val="288"/>
          <w:jc w:val="center"/>
        </w:trPr>
        <w:tc>
          <w:tcPr>
            <w:tcW w:w="1845" w:type="dxa"/>
            <w:gridSpan w:val="3"/>
            <w:tcBorders>
              <w:top w:val="nil"/>
              <w:left w:val="nil"/>
              <w:bottom w:val="nil"/>
              <w:right w:val="nil"/>
            </w:tcBorders>
            <w:vAlign w:val="center"/>
          </w:tcPr>
          <w:p w14:paraId="50D0FB07" w14:textId="77777777" w:rsidR="002F6F8B" w:rsidRPr="00F6525C" w:rsidRDefault="002F6F8B" w:rsidP="002F6F8B">
            <w:pPr>
              <w:pStyle w:val="CES5191Arial8bold"/>
              <w:rPr>
                <w:rFonts w:ascii="Times New Roman" w:hAnsi="Times New Roman" w:cs="Times New Roman"/>
              </w:rPr>
            </w:pPr>
          </w:p>
        </w:tc>
        <w:tc>
          <w:tcPr>
            <w:tcW w:w="2430" w:type="dxa"/>
            <w:tcBorders>
              <w:top w:val="nil"/>
              <w:left w:val="nil"/>
              <w:bottom w:val="nil"/>
              <w:right w:val="nil"/>
            </w:tcBorders>
            <w:vAlign w:val="center"/>
          </w:tcPr>
          <w:p w14:paraId="7C3B2796" w14:textId="77777777" w:rsidR="002F6F8B" w:rsidRPr="00F6525C" w:rsidRDefault="002F6F8B" w:rsidP="002F6F8B">
            <w:pPr>
              <w:pStyle w:val="CES5191Arial8leftaligned"/>
              <w:rPr>
                <w:rFonts w:ascii="Times New Roman" w:hAnsi="Times New Roman" w:cs="Times New Roman"/>
              </w:rPr>
            </w:pPr>
            <w:r w:rsidRPr="00F6525C">
              <w:rPr>
                <w:rFonts w:ascii="Times New Roman" w:hAnsi="Times New Roman" w:cs="Times New Roman"/>
              </w:rPr>
              <w:t>PPG</w:t>
            </w:r>
          </w:p>
        </w:tc>
        <w:tc>
          <w:tcPr>
            <w:tcW w:w="2768" w:type="dxa"/>
            <w:gridSpan w:val="3"/>
            <w:tcBorders>
              <w:top w:val="nil"/>
              <w:left w:val="nil"/>
              <w:bottom w:val="nil"/>
              <w:right w:val="nil"/>
            </w:tcBorders>
            <w:vAlign w:val="center"/>
          </w:tcPr>
          <w:p w14:paraId="498361AD" w14:textId="2BB106F3" w:rsidR="00F02433" w:rsidRPr="00D31C0A" w:rsidRDefault="002F6F8B" w:rsidP="002F6F8B">
            <w:pPr>
              <w:pStyle w:val="CES5191Arial8leftaligned"/>
              <w:rPr>
                <w:rFonts w:ascii="Times New Roman" w:hAnsi="Times New Roman" w:cs="Times New Roman"/>
              </w:rPr>
            </w:pPr>
            <w:r w:rsidRPr="00D31C0A">
              <w:rPr>
                <w:rFonts w:ascii="Times New Roman" w:hAnsi="Times New Roman" w:cs="Times New Roman"/>
              </w:rPr>
              <w:t xml:space="preserve">Hi-Temp 500 Series </w:t>
            </w:r>
          </w:p>
          <w:p w14:paraId="046AA2DA" w14:textId="58D39EE3" w:rsidR="002F6F8B" w:rsidRPr="00D31C0A" w:rsidRDefault="002F6F8B" w:rsidP="002F6F8B">
            <w:pPr>
              <w:pStyle w:val="CES5191Arial8leftaligned"/>
              <w:rPr>
                <w:rFonts w:ascii="Times New Roman" w:hAnsi="Times New Roman" w:cs="Times New Roman"/>
              </w:rPr>
            </w:pPr>
            <w:proofErr w:type="spellStart"/>
            <w:r w:rsidRPr="00D31C0A">
              <w:rPr>
                <w:rFonts w:ascii="Times New Roman" w:hAnsi="Times New Roman" w:cs="Times New Roman"/>
              </w:rPr>
              <w:t>Sigmatherm</w:t>
            </w:r>
            <w:proofErr w:type="spellEnd"/>
            <w:r w:rsidRPr="00D31C0A">
              <w:rPr>
                <w:rFonts w:ascii="Times New Roman" w:hAnsi="Times New Roman" w:cs="Times New Roman"/>
              </w:rPr>
              <w:t xml:space="preserve"> 350</w:t>
            </w:r>
          </w:p>
        </w:tc>
        <w:tc>
          <w:tcPr>
            <w:tcW w:w="1080" w:type="dxa"/>
            <w:gridSpan w:val="3"/>
            <w:tcBorders>
              <w:top w:val="nil"/>
              <w:left w:val="nil"/>
              <w:bottom w:val="nil"/>
              <w:right w:val="nil"/>
            </w:tcBorders>
            <w:vAlign w:val="center"/>
          </w:tcPr>
          <w:p w14:paraId="09F63454" w14:textId="77777777" w:rsidR="002F6F8B" w:rsidRPr="00F6525C" w:rsidRDefault="002F6F8B" w:rsidP="002F6F8B">
            <w:pPr>
              <w:pStyle w:val="CES5191Arial8centered"/>
              <w:rPr>
                <w:rFonts w:ascii="Times New Roman" w:hAnsi="Times New Roman" w:cs="Times New Roman"/>
              </w:rPr>
            </w:pPr>
            <w:r w:rsidRPr="00F6525C">
              <w:rPr>
                <w:rFonts w:ascii="Times New Roman" w:hAnsi="Times New Roman" w:cs="Times New Roman"/>
              </w:rPr>
              <w:t>420</w:t>
            </w:r>
          </w:p>
        </w:tc>
        <w:tc>
          <w:tcPr>
            <w:tcW w:w="1870" w:type="dxa"/>
            <w:tcBorders>
              <w:top w:val="nil"/>
              <w:left w:val="nil"/>
              <w:bottom w:val="nil"/>
              <w:right w:val="nil"/>
            </w:tcBorders>
            <w:vAlign w:val="center"/>
          </w:tcPr>
          <w:p w14:paraId="454237A8" w14:textId="77777777" w:rsidR="002F6F8B" w:rsidRPr="00F6525C" w:rsidRDefault="002F6F8B" w:rsidP="002F6F8B">
            <w:pPr>
              <w:pStyle w:val="CES5191Arial8leftaligned"/>
              <w:rPr>
                <w:rFonts w:ascii="Times New Roman" w:hAnsi="Times New Roman" w:cs="Times New Roman"/>
              </w:rPr>
            </w:pPr>
            <w:r w:rsidRPr="00F6525C">
              <w:rPr>
                <w:rFonts w:ascii="Times New Roman" w:hAnsi="Times New Roman" w:cs="Times New Roman"/>
              </w:rPr>
              <w:t>260°C (500°F)</w:t>
            </w:r>
          </w:p>
        </w:tc>
      </w:tr>
      <w:tr w:rsidR="002F6F8B" w:rsidRPr="00E50958" w14:paraId="74757852" w14:textId="77777777" w:rsidTr="00E1336E">
        <w:trPr>
          <w:trHeight w:val="288"/>
          <w:jc w:val="center"/>
        </w:trPr>
        <w:tc>
          <w:tcPr>
            <w:tcW w:w="1845" w:type="dxa"/>
            <w:gridSpan w:val="3"/>
            <w:tcBorders>
              <w:top w:val="nil"/>
              <w:left w:val="nil"/>
              <w:bottom w:val="nil"/>
              <w:right w:val="nil"/>
            </w:tcBorders>
            <w:vAlign w:val="center"/>
          </w:tcPr>
          <w:p w14:paraId="6ABC8B32" w14:textId="77777777" w:rsidR="002F6F8B" w:rsidRPr="00F6525C" w:rsidRDefault="002F6F8B" w:rsidP="002F6F8B">
            <w:pPr>
              <w:pStyle w:val="CES5191Arial8bold"/>
              <w:rPr>
                <w:rFonts w:ascii="Times New Roman" w:hAnsi="Times New Roman" w:cs="Times New Roman"/>
              </w:rPr>
            </w:pPr>
          </w:p>
        </w:tc>
        <w:tc>
          <w:tcPr>
            <w:tcW w:w="2430" w:type="dxa"/>
            <w:tcBorders>
              <w:top w:val="nil"/>
              <w:left w:val="nil"/>
              <w:bottom w:val="nil"/>
              <w:right w:val="nil"/>
            </w:tcBorders>
            <w:vAlign w:val="center"/>
          </w:tcPr>
          <w:p w14:paraId="5E34FBB7" w14:textId="77777777" w:rsidR="002F6F8B" w:rsidRPr="00F6525C" w:rsidRDefault="002F6F8B" w:rsidP="002F6F8B">
            <w:pPr>
              <w:pStyle w:val="CES5191Arial8leftaligned"/>
              <w:rPr>
                <w:rFonts w:ascii="Times New Roman" w:hAnsi="Times New Roman" w:cs="Times New Roman"/>
              </w:rPr>
            </w:pPr>
            <w:r w:rsidRPr="00F6525C">
              <w:rPr>
                <w:rFonts w:ascii="Times New Roman" w:hAnsi="Times New Roman" w:cs="Times New Roman"/>
              </w:rPr>
              <w:t>Sherwin Williams</w:t>
            </w:r>
          </w:p>
        </w:tc>
        <w:tc>
          <w:tcPr>
            <w:tcW w:w="2768" w:type="dxa"/>
            <w:gridSpan w:val="3"/>
            <w:tcBorders>
              <w:top w:val="nil"/>
              <w:left w:val="nil"/>
              <w:bottom w:val="nil"/>
              <w:right w:val="nil"/>
            </w:tcBorders>
            <w:vAlign w:val="center"/>
          </w:tcPr>
          <w:p w14:paraId="31A993AB" w14:textId="77777777" w:rsidR="002F6F8B" w:rsidRPr="00D31C0A" w:rsidRDefault="002F6F8B" w:rsidP="002F6F8B">
            <w:pPr>
              <w:pStyle w:val="CES5191Arial8leftaligned"/>
              <w:rPr>
                <w:rFonts w:ascii="Times New Roman" w:hAnsi="Times New Roman" w:cs="Times New Roman"/>
              </w:rPr>
            </w:pPr>
            <w:r w:rsidRPr="00D31C0A">
              <w:rPr>
                <w:rFonts w:ascii="Times New Roman" w:hAnsi="Times New Roman" w:cs="Times New Roman"/>
              </w:rPr>
              <w:t>Heat-</w:t>
            </w:r>
            <w:proofErr w:type="gramStart"/>
            <w:r w:rsidRPr="00D31C0A">
              <w:rPr>
                <w:rFonts w:ascii="Times New Roman" w:hAnsi="Times New Roman" w:cs="Times New Roman"/>
              </w:rPr>
              <w:t>Flex  500</w:t>
            </w:r>
            <w:proofErr w:type="gramEnd"/>
          </w:p>
        </w:tc>
        <w:tc>
          <w:tcPr>
            <w:tcW w:w="1080" w:type="dxa"/>
            <w:gridSpan w:val="3"/>
            <w:tcBorders>
              <w:top w:val="nil"/>
              <w:left w:val="nil"/>
              <w:bottom w:val="nil"/>
              <w:right w:val="nil"/>
            </w:tcBorders>
            <w:vAlign w:val="center"/>
          </w:tcPr>
          <w:p w14:paraId="5192C815" w14:textId="77777777" w:rsidR="002F6F8B" w:rsidRPr="00F6525C" w:rsidRDefault="002F6F8B" w:rsidP="002F6F8B">
            <w:pPr>
              <w:pStyle w:val="CES5191Arial8centered"/>
              <w:rPr>
                <w:rFonts w:ascii="Times New Roman" w:hAnsi="Times New Roman" w:cs="Times New Roman"/>
              </w:rPr>
            </w:pPr>
            <w:r w:rsidRPr="00F6525C">
              <w:rPr>
                <w:rFonts w:ascii="Times New Roman" w:hAnsi="Times New Roman" w:cs="Times New Roman"/>
              </w:rPr>
              <w:t>420</w:t>
            </w:r>
          </w:p>
        </w:tc>
        <w:tc>
          <w:tcPr>
            <w:tcW w:w="1870" w:type="dxa"/>
            <w:tcBorders>
              <w:top w:val="nil"/>
              <w:left w:val="nil"/>
              <w:bottom w:val="nil"/>
              <w:right w:val="nil"/>
            </w:tcBorders>
            <w:vAlign w:val="center"/>
          </w:tcPr>
          <w:p w14:paraId="0712B9FB" w14:textId="77777777" w:rsidR="002F6F8B" w:rsidRPr="00F6525C" w:rsidRDefault="002F6F8B" w:rsidP="002F6F8B">
            <w:pPr>
              <w:pStyle w:val="CES5191Arial8leftaligned"/>
              <w:rPr>
                <w:rFonts w:ascii="Times New Roman" w:hAnsi="Times New Roman" w:cs="Times New Roman"/>
              </w:rPr>
            </w:pPr>
            <w:r w:rsidRPr="00F6525C">
              <w:rPr>
                <w:rFonts w:ascii="Times New Roman" w:hAnsi="Times New Roman" w:cs="Times New Roman"/>
              </w:rPr>
              <w:t>260°C (500°F)</w:t>
            </w:r>
          </w:p>
        </w:tc>
      </w:tr>
      <w:tr w:rsidR="00AE4639" w:rsidRPr="00E50958" w14:paraId="1045CA42" w14:textId="77777777" w:rsidTr="00E1336E">
        <w:trPr>
          <w:trHeight w:val="70"/>
          <w:jc w:val="center"/>
        </w:trPr>
        <w:tc>
          <w:tcPr>
            <w:tcW w:w="1845" w:type="dxa"/>
            <w:gridSpan w:val="3"/>
            <w:tcBorders>
              <w:top w:val="nil"/>
              <w:left w:val="nil"/>
              <w:bottom w:val="single" w:sz="12" w:space="0" w:color="auto"/>
              <w:right w:val="nil"/>
            </w:tcBorders>
            <w:vAlign w:val="center"/>
          </w:tcPr>
          <w:p w14:paraId="5995CD16" w14:textId="77777777" w:rsidR="00AE4639" w:rsidRPr="00F6525C" w:rsidRDefault="00AE4639" w:rsidP="00AE4639">
            <w:pPr>
              <w:pStyle w:val="CES5191Arial8bold"/>
              <w:rPr>
                <w:rFonts w:ascii="Times New Roman" w:hAnsi="Times New Roman" w:cs="Times New Roman"/>
              </w:rPr>
            </w:pPr>
          </w:p>
        </w:tc>
        <w:tc>
          <w:tcPr>
            <w:tcW w:w="2430" w:type="dxa"/>
            <w:tcBorders>
              <w:top w:val="nil"/>
              <w:left w:val="nil"/>
              <w:bottom w:val="single" w:sz="12" w:space="0" w:color="auto"/>
              <w:right w:val="nil"/>
            </w:tcBorders>
            <w:vAlign w:val="center"/>
          </w:tcPr>
          <w:p w14:paraId="62E9A306" w14:textId="446C8670" w:rsidR="00AE4639" w:rsidRPr="00F6525C" w:rsidRDefault="00AE4639" w:rsidP="00AE4639">
            <w:pPr>
              <w:pStyle w:val="CES5191Arial8leftaligned"/>
              <w:rPr>
                <w:rFonts w:ascii="Times New Roman" w:hAnsi="Times New Roman" w:cs="Times New Roman"/>
              </w:rPr>
            </w:pPr>
            <w:r w:rsidRPr="007F0D30">
              <w:rPr>
                <w:rFonts w:ascii="Times New Roman" w:hAnsi="Times New Roman" w:cs="Times New Roman"/>
              </w:rPr>
              <w:t>Tnemec</w:t>
            </w:r>
          </w:p>
        </w:tc>
        <w:tc>
          <w:tcPr>
            <w:tcW w:w="2768" w:type="dxa"/>
            <w:gridSpan w:val="3"/>
            <w:tcBorders>
              <w:top w:val="nil"/>
              <w:left w:val="nil"/>
              <w:bottom w:val="single" w:sz="12" w:space="0" w:color="auto"/>
              <w:right w:val="nil"/>
            </w:tcBorders>
            <w:vAlign w:val="center"/>
          </w:tcPr>
          <w:p w14:paraId="38201BCF" w14:textId="126E4152" w:rsidR="00AE4639" w:rsidRPr="00D31C0A" w:rsidRDefault="00AE4639" w:rsidP="00AE4639">
            <w:pPr>
              <w:pStyle w:val="CES5191Arial8leftaligned"/>
              <w:rPr>
                <w:rFonts w:ascii="Times New Roman" w:hAnsi="Times New Roman" w:cs="Times New Roman"/>
              </w:rPr>
            </w:pPr>
            <w:r w:rsidRPr="00D31C0A">
              <w:rPr>
                <w:rFonts w:ascii="Times New Roman" w:hAnsi="Times New Roman" w:cs="Times New Roman"/>
              </w:rPr>
              <w:t>Series 1501 Endura-Heat Primer</w:t>
            </w:r>
          </w:p>
        </w:tc>
        <w:tc>
          <w:tcPr>
            <w:tcW w:w="1080" w:type="dxa"/>
            <w:gridSpan w:val="3"/>
            <w:tcBorders>
              <w:top w:val="nil"/>
              <w:left w:val="nil"/>
              <w:bottom w:val="single" w:sz="12" w:space="0" w:color="auto"/>
              <w:right w:val="nil"/>
            </w:tcBorders>
            <w:vAlign w:val="center"/>
          </w:tcPr>
          <w:p w14:paraId="42D7ACFD" w14:textId="2ACC96F8" w:rsidR="00AE4639" w:rsidRPr="00F6525C" w:rsidRDefault="00AE4639" w:rsidP="00AE4639">
            <w:pPr>
              <w:pStyle w:val="CES5191Arial8centered"/>
              <w:rPr>
                <w:rFonts w:ascii="Times New Roman" w:hAnsi="Times New Roman" w:cs="Times New Roman"/>
              </w:rPr>
            </w:pPr>
            <w:r>
              <w:rPr>
                <w:rFonts w:ascii="Times New Roman" w:hAnsi="Times New Roman" w:cs="Times New Roman"/>
              </w:rPr>
              <w:t>3</w:t>
            </w:r>
            <w:r>
              <w:rPr>
                <w:rFonts w:ascii="Times New Roman" w:hAnsi="Times New Roman" w:cs="Times New Roman"/>
                <w:lang w:val="ru-RU"/>
              </w:rPr>
              <w:t>58</w:t>
            </w:r>
          </w:p>
        </w:tc>
        <w:tc>
          <w:tcPr>
            <w:tcW w:w="1870" w:type="dxa"/>
            <w:tcBorders>
              <w:top w:val="nil"/>
              <w:left w:val="nil"/>
              <w:bottom w:val="single" w:sz="12" w:space="0" w:color="auto"/>
              <w:right w:val="nil"/>
            </w:tcBorders>
            <w:vAlign w:val="center"/>
          </w:tcPr>
          <w:p w14:paraId="6714491D" w14:textId="05C87A12" w:rsidR="00AE4639" w:rsidRPr="00F6525C" w:rsidRDefault="00AE4639" w:rsidP="00AE4639">
            <w:pPr>
              <w:pStyle w:val="CES5191Arial8leftaligned"/>
              <w:rPr>
                <w:rFonts w:ascii="Times New Roman" w:hAnsi="Times New Roman" w:cs="Times New Roman"/>
              </w:rPr>
            </w:pPr>
            <w:r w:rsidRPr="009A55C4">
              <w:rPr>
                <w:rFonts w:ascii="Times New Roman" w:hAnsi="Times New Roman" w:cs="Times New Roman"/>
              </w:rPr>
              <w:t>260°C (500°F)</w:t>
            </w:r>
          </w:p>
        </w:tc>
      </w:tr>
      <w:tr w:rsidR="00AE4639" w:rsidRPr="00E50958" w14:paraId="54ED2E8C" w14:textId="77777777" w:rsidTr="00E1336E">
        <w:trPr>
          <w:trHeight w:val="288"/>
          <w:jc w:val="center"/>
        </w:trPr>
        <w:tc>
          <w:tcPr>
            <w:tcW w:w="1845" w:type="dxa"/>
            <w:gridSpan w:val="3"/>
            <w:tcBorders>
              <w:top w:val="single" w:sz="12" w:space="0" w:color="auto"/>
              <w:left w:val="nil"/>
              <w:bottom w:val="nil"/>
              <w:right w:val="nil"/>
            </w:tcBorders>
            <w:vAlign w:val="center"/>
          </w:tcPr>
          <w:p w14:paraId="606D0EF4" w14:textId="77777777" w:rsidR="00AE4639" w:rsidRPr="00F6525C" w:rsidRDefault="00AE4639" w:rsidP="00AE4639">
            <w:pPr>
              <w:pStyle w:val="CES5191Arial8bold"/>
              <w:rPr>
                <w:rFonts w:ascii="Times New Roman" w:hAnsi="Times New Roman" w:cs="Times New Roman"/>
              </w:rPr>
            </w:pPr>
            <w:r w:rsidRPr="00F6525C">
              <w:rPr>
                <w:rFonts w:ascii="Times New Roman" w:hAnsi="Times New Roman" w:cs="Times New Roman"/>
              </w:rPr>
              <w:t>TOPCOAT</w:t>
            </w:r>
          </w:p>
        </w:tc>
        <w:tc>
          <w:tcPr>
            <w:tcW w:w="2430" w:type="dxa"/>
            <w:tcBorders>
              <w:top w:val="single" w:sz="12" w:space="0" w:color="auto"/>
              <w:left w:val="nil"/>
              <w:bottom w:val="nil"/>
              <w:right w:val="nil"/>
            </w:tcBorders>
            <w:vAlign w:val="center"/>
          </w:tcPr>
          <w:p w14:paraId="52E3A3B2" w14:textId="77777777" w:rsidR="00AE4639" w:rsidRPr="00F6525C" w:rsidRDefault="00AE4639" w:rsidP="00AE4639">
            <w:pPr>
              <w:pStyle w:val="CES5191Arial8leftaligned"/>
              <w:rPr>
                <w:rFonts w:ascii="Times New Roman" w:hAnsi="Times New Roman" w:cs="Times New Roman"/>
              </w:rPr>
            </w:pPr>
            <w:r w:rsidRPr="00F6525C">
              <w:rPr>
                <w:rFonts w:ascii="Times New Roman" w:hAnsi="Times New Roman" w:cs="Times New Roman"/>
              </w:rPr>
              <w:t>Carboline</w:t>
            </w:r>
          </w:p>
        </w:tc>
        <w:tc>
          <w:tcPr>
            <w:tcW w:w="2768" w:type="dxa"/>
            <w:gridSpan w:val="3"/>
            <w:tcBorders>
              <w:top w:val="single" w:sz="12" w:space="0" w:color="auto"/>
              <w:left w:val="nil"/>
              <w:bottom w:val="nil"/>
              <w:right w:val="nil"/>
            </w:tcBorders>
            <w:vAlign w:val="center"/>
          </w:tcPr>
          <w:p w14:paraId="020BC394" w14:textId="77777777" w:rsidR="00AE4639" w:rsidRPr="00D31C0A" w:rsidRDefault="00AE4639" w:rsidP="00AE4639">
            <w:pPr>
              <w:pStyle w:val="CES5191Arial8leftaligned"/>
              <w:rPr>
                <w:rFonts w:ascii="Times New Roman" w:hAnsi="Times New Roman" w:cs="Times New Roman"/>
              </w:rPr>
            </w:pPr>
            <w:proofErr w:type="spellStart"/>
            <w:r w:rsidRPr="00D31C0A">
              <w:rPr>
                <w:rFonts w:ascii="Times New Roman" w:hAnsi="Times New Roman" w:cs="Times New Roman"/>
              </w:rPr>
              <w:t>Thermaline</w:t>
            </w:r>
            <w:proofErr w:type="spellEnd"/>
            <w:r w:rsidRPr="00D31C0A">
              <w:rPr>
                <w:rFonts w:ascii="Times New Roman" w:hAnsi="Times New Roman" w:cs="Times New Roman"/>
              </w:rPr>
              <w:t xml:space="preserve"> 4900 Series</w:t>
            </w:r>
          </w:p>
        </w:tc>
        <w:tc>
          <w:tcPr>
            <w:tcW w:w="1080" w:type="dxa"/>
            <w:gridSpan w:val="3"/>
            <w:tcBorders>
              <w:top w:val="single" w:sz="12" w:space="0" w:color="auto"/>
              <w:left w:val="nil"/>
              <w:bottom w:val="nil"/>
              <w:right w:val="nil"/>
            </w:tcBorders>
            <w:vAlign w:val="center"/>
          </w:tcPr>
          <w:p w14:paraId="185AA510" w14:textId="77777777" w:rsidR="00AE4639" w:rsidRPr="00F6525C" w:rsidRDefault="00AE4639" w:rsidP="00AE4639">
            <w:pPr>
              <w:pStyle w:val="CES5191Arial8centered"/>
              <w:rPr>
                <w:rFonts w:ascii="Times New Roman" w:hAnsi="Times New Roman" w:cs="Times New Roman"/>
              </w:rPr>
            </w:pPr>
            <w:r w:rsidRPr="00F6525C">
              <w:rPr>
                <w:rFonts w:ascii="Times New Roman" w:hAnsi="Times New Roman" w:cs="Times New Roman"/>
              </w:rPr>
              <w:t>324–564</w:t>
            </w:r>
          </w:p>
        </w:tc>
        <w:tc>
          <w:tcPr>
            <w:tcW w:w="1870" w:type="dxa"/>
            <w:tcBorders>
              <w:top w:val="single" w:sz="12" w:space="0" w:color="auto"/>
              <w:left w:val="nil"/>
              <w:bottom w:val="nil"/>
              <w:right w:val="nil"/>
            </w:tcBorders>
            <w:vAlign w:val="center"/>
          </w:tcPr>
          <w:p w14:paraId="687B154E" w14:textId="77777777" w:rsidR="00AE4639" w:rsidRPr="00F6525C" w:rsidRDefault="00AE4639" w:rsidP="00AE4639">
            <w:pPr>
              <w:pStyle w:val="CES5191Arial8leftaligned"/>
              <w:rPr>
                <w:rFonts w:ascii="Times New Roman" w:hAnsi="Times New Roman" w:cs="Times New Roman"/>
              </w:rPr>
            </w:pPr>
            <w:r w:rsidRPr="00F6525C">
              <w:rPr>
                <w:rFonts w:ascii="Times New Roman" w:hAnsi="Times New Roman" w:cs="Times New Roman"/>
              </w:rPr>
              <w:t>232°C (450°F)</w:t>
            </w:r>
          </w:p>
        </w:tc>
      </w:tr>
      <w:tr w:rsidR="00AE4639" w:rsidRPr="00E50958" w14:paraId="17179698" w14:textId="77777777" w:rsidTr="00E1336E">
        <w:trPr>
          <w:trHeight w:val="288"/>
          <w:jc w:val="center"/>
        </w:trPr>
        <w:tc>
          <w:tcPr>
            <w:tcW w:w="1845" w:type="dxa"/>
            <w:gridSpan w:val="3"/>
            <w:tcBorders>
              <w:top w:val="nil"/>
              <w:left w:val="nil"/>
              <w:bottom w:val="nil"/>
              <w:right w:val="nil"/>
            </w:tcBorders>
            <w:vAlign w:val="center"/>
          </w:tcPr>
          <w:p w14:paraId="2A1F8934" w14:textId="77777777" w:rsidR="00AE4639" w:rsidRPr="00F6525C" w:rsidRDefault="00AE4639" w:rsidP="00AE4639">
            <w:pPr>
              <w:pStyle w:val="CES5191Arial8bold"/>
              <w:rPr>
                <w:rFonts w:ascii="Times New Roman" w:hAnsi="Times New Roman" w:cs="Times New Roman"/>
              </w:rPr>
            </w:pPr>
            <w:r w:rsidRPr="00F6525C">
              <w:rPr>
                <w:rFonts w:ascii="Times New Roman" w:hAnsi="Times New Roman" w:cs="Times New Roman"/>
              </w:rPr>
              <w:t>Silicone Acrylic</w:t>
            </w:r>
          </w:p>
        </w:tc>
        <w:tc>
          <w:tcPr>
            <w:tcW w:w="2430" w:type="dxa"/>
            <w:tcBorders>
              <w:top w:val="nil"/>
              <w:left w:val="nil"/>
              <w:bottom w:val="nil"/>
              <w:right w:val="nil"/>
            </w:tcBorders>
            <w:vAlign w:val="center"/>
          </w:tcPr>
          <w:p w14:paraId="16DF494A" w14:textId="77777777" w:rsidR="00AE4639" w:rsidRPr="00F6525C" w:rsidRDefault="00AE4639" w:rsidP="00AE4639">
            <w:pPr>
              <w:pStyle w:val="CES5191Arial8leftaligned"/>
              <w:rPr>
                <w:rFonts w:ascii="Times New Roman" w:hAnsi="Times New Roman" w:cs="Times New Roman"/>
              </w:rPr>
            </w:pPr>
            <w:proofErr w:type="spellStart"/>
            <w:r w:rsidRPr="00F6525C">
              <w:rPr>
                <w:rFonts w:ascii="Times New Roman" w:hAnsi="Times New Roman" w:cs="Times New Roman"/>
              </w:rPr>
              <w:t>Dampney</w:t>
            </w:r>
            <w:proofErr w:type="spellEnd"/>
            <w:r w:rsidRPr="00F6525C">
              <w:rPr>
                <w:rFonts w:ascii="Times New Roman" w:hAnsi="Times New Roman" w:cs="Times New Roman"/>
              </w:rPr>
              <w:t xml:space="preserve"> Company, Inc.</w:t>
            </w:r>
          </w:p>
        </w:tc>
        <w:tc>
          <w:tcPr>
            <w:tcW w:w="2768" w:type="dxa"/>
            <w:gridSpan w:val="3"/>
            <w:tcBorders>
              <w:top w:val="nil"/>
              <w:left w:val="nil"/>
              <w:bottom w:val="nil"/>
              <w:right w:val="nil"/>
            </w:tcBorders>
            <w:vAlign w:val="center"/>
          </w:tcPr>
          <w:p w14:paraId="0F0B549B" w14:textId="77777777" w:rsidR="00AE4639" w:rsidRPr="00D31C0A" w:rsidRDefault="00AE4639" w:rsidP="00AE4639">
            <w:pPr>
              <w:pStyle w:val="CES5191Arial8leftaligned"/>
              <w:rPr>
                <w:rFonts w:ascii="Times New Roman" w:hAnsi="Times New Roman" w:cs="Times New Roman"/>
              </w:rPr>
            </w:pPr>
            <w:proofErr w:type="spellStart"/>
            <w:proofErr w:type="gramStart"/>
            <w:r w:rsidRPr="00D31C0A">
              <w:rPr>
                <w:rFonts w:ascii="Times New Roman" w:hAnsi="Times New Roman" w:cs="Times New Roman"/>
              </w:rPr>
              <w:t>Thurmalox</w:t>
            </w:r>
            <w:proofErr w:type="spellEnd"/>
            <w:r w:rsidRPr="00D31C0A">
              <w:rPr>
                <w:rFonts w:ascii="Times New Roman" w:hAnsi="Times New Roman" w:cs="Times New Roman"/>
              </w:rPr>
              <w:t xml:space="preserve">  260</w:t>
            </w:r>
            <w:proofErr w:type="gramEnd"/>
            <w:r w:rsidRPr="00D31C0A">
              <w:rPr>
                <w:rFonts w:ascii="Times New Roman" w:hAnsi="Times New Roman" w:cs="Times New Roman"/>
              </w:rPr>
              <w:t>/260C</w:t>
            </w:r>
          </w:p>
        </w:tc>
        <w:tc>
          <w:tcPr>
            <w:tcW w:w="1080" w:type="dxa"/>
            <w:gridSpan w:val="3"/>
            <w:tcBorders>
              <w:top w:val="nil"/>
              <w:left w:val="nil"/>
              <w:bottom w:val="nil"/>
              <w:right w:val="nil"/>
            </w:tcBorders>
            <w:vAlign w:val="center"/>
          </w:tcPr>
          <w:p w14:paraId="40B9850B" w14:textId="77777777" w:rsidR="00AE4639" w:rsidRPr="00F6525C" w:rsidRDefault="00AE4639" w:rsidP="00AE4639">
            <w:pPr>
              <w:pStyle w:val="CES5191Arial8centered"/>
              <w:rPr>
                <w:rFonts w:ascii="Times New Roman" w:hAnsi="Times New Roman" w:cs="Times New Roman"/>
              </w:rPr>
            </w:pPr>
            <w:r w:rsidRPr="00F6525C">
              <w:rPr>
                <w:rFonts w:ascii="Times New Roman" w:hAnsi="Times New Roman" w:cs="Times New Roman"/>
              </w:rPr>
              <w:t>396/381</w:t>
            </w:r>
          </w:p>
        </w:tc>
        <w:tc>
          <w:tcPr>
            <w:tcW w:w="1870" w:type="dxa"/>
            <w:tcBorders>
              <w:top w:val="nil"/>
              <w:left w:val="nil"/>
              <w:bottom w:val="nil"/>
              <w:right w:val="nil"/>
            </w:tcBorders>
            <w:vAlign w:val="center"/>
          </w:tcPr>
          <w:p w14:paraId="2831BC75" w14:textId="77777777" w:rsidR="00AE4639" w:rsidRPr="00F6525C" w:rsidRDefault="00AE4639" w:rsidP="00AE4639">
            <w:pPr>
              <w:pStyle w:val="CES5191Arial8leftaligned"/>
              <w:rPr>
                <w:rFonts w:ascii="Times New Roman" w:hAnsi="Times New Roman" w:cs="Times New Roman"/>
              </w:rPr>
            </w:pPr>
            <w:r w:rsidRPr="00F6525C">
              <w:rPr>
                <w:rFonts w:ascii="Times New Roman" w:hAnsi="Times New Roman" w:cs="Times New Roman"/>
              </w:rPr>
              <w:t>260°C (500°F)</w:t>
            </w:r>
          </w:p>
        </w:tc>
      </w:tr>
      <w:tr w:rsidR="005A4DB5" w:rsidRPr="00E50958" w14:paraId="75D09DE0" w14:textId="77777777" w:rsidTr="00E1336E">
        <w:trPr>
          <w:trHeight w:val="288"/>
          <w:jc w:val="center"/>
        </w:trPr>
        <w:tc>
          <w:tcPr>
            <w:tcW w:w="1845" w:type="dxa"/>
            <w:gridSpan w:val="3"/>
            <w:vMerge w:val="restart"/>
            <w:tcBorders>
              <w:top w:val="nil"/>
              <w:left w:val="nil"/>
              <w:right w:val="nil"/>
            </w:tcBorders>
            <w:vAlign w:val="center"/>
          </w:tcPr>
          <w:p w14:paraId="7EF900A2" w14:textId="77777777" w:rsidR="005A4DB5" w:rsidRPr="00F6525C" w:rsidRDefault="005A4DB5" w:rsidP="00AE4639">
            <w:pPr>
              <w:pStyle w:val="CES5191Arial8bold"/>
              <w:rPr>
                <w:rFonts w:ascii="Times New Roman" w:hAnsi="Times New Roman" w:cs="Times New Roman"/>
              </w:rPr>
            </w:pPr>
            <w:r w:rsidRPr="00F6525C">
              <w:rPr>
                <w:rFonts w:ascii="Times New Roman" w:hAnsi="Times New Roman" w:cs="Times New Roman"/>
              </w:rPr>
              <w:t xml:space="preserve">DFT as per Manufacturer’s </w:t>
            </w:r>
            <w:r w:rsidRPr="00F6525C">
              <w:rPr>
                <w:rFonts w:ascii="Times New Roman" w:hAnsi="Times New Roman" w:cs="Times New Roman"/>
              </w:rPr>
              <w:br/>
              <w:t>Product Sheet</w:t>
            </w:r>
          </w:p>
        </w:tc>
        <w:tc>
          <w:tcPr>
            <w:tcW w:w="2430" w:type="dxa"/>
            <w:tcBorders>
              <w:top w:val="nil"/>
              <w:left w:val="nil"/>
              <w:bottom w:val="nil"/>
              <w:right w:val="nil"/>
            </w:tcBorders>
            <w:vAlign w:val="center"/>
          </w:tcPr>
          <w:p w14:paraId="319A48A1" w14:textId="77777777" w:rsidR="005A4DB5" w:rsidRPr="00F6525C" w:rsidRDefault="005A4DB5" w:rsidP="00AE4639">
            <w:pPr>
              <w:pStyle w:val="CES5191Arial8leftaligned"/>
              <w:rPr>
                <w:rFonts w:ascii="Times New Roman" w:hAnsi="Times New Roman" w:cs="Times New Roman"/>
              </w:rPr>
            </w:pPr>
            <w:r w:rsidRPr="00F6525C">
              <w:rPr>
                <w:rFonts w:ascii="Times New Roman" w:hAnsi="Times New Roman" w:cs="Times New Roman"/>
              </w:rPr>
              <w:t>Hempel Coatings (USA), Inc.</w:t>
            </w:r>
          </w:p>
        </w:tc>
        <w:tc>
          <w:tcPr>
            <w:tcW w:w="2768" w:type="dxa"/>
            <w:gridSpan w:val="3"/>
            <w:tcBorders>
              <w:top w:val="nil"/>
              <w:left w:val="nil"/>
              <w:bottom w:val="nil"/>
              <w:right w:val="nil"/>
            </w:tcBorders>
            <w:vAlign w:val="center"/>
          </w:tcPr>
          <w:p w14:paraId="06E1130C" w14:textId="77777777" w:rsidR="005A4DB5" w:rsidRPr="00D31C0A" w:rsidRDefault="005A4DB5" w:rsidP="00AE4639">
            <w:pPr>
              <w:pStyle w:val="CES5191Arial8leftaligned"/>
              <w:rPr>
                <w:rFonts w:ascii="Times New Roman" w:hAnsi="Times New Roman" w:cs="Times New Roman"/>
              </w:rPr>
            </w:pPr>
            <w:r w:rsidRPr="00D31C0A">
              <w:rPr>
                <w:rFonts w:ascii="Times New Roman" w:hAnsi="Times New Roman" w:cs="Times New Roman"/>
              </w:rPr>
              <w:t>Silicone acrylic 56940</w:t>
            </w:r>
          </w:p>
        </w:tc>
        <w:tc>
          <w:tcPr>
            <w:tcW w:w="1080" w:type="dxa"/>
            <w:gridSpan w:val="3"/>
            <w:tcBorders>
              <w:top w:val="nil"/>
              <w:left w:val="nil"/>
              <w:bottom w:val="nil"/>
              <w:right w:val="nil"/>
            </w:tcBorders>
            <w:vAlign w:val="center"/>
          </w:tcPr>
          <w:p w14:paraId="03A45C93" w14:textId="77777777" w:rsidR="005A4DB5" w:rsidRPr="00F6525C" w:rsidRDefault="005A4DB5" w:rsidP="00AE4639">
            <w:pPr>
              <w:pStyle w:val="CES5191Arial8centered"/>
              <w:rPr>
                <w:rFonts w:ascii="Times New Roman" w:hAnsi="Times New Roman" w:cs="Times New Roman"/>
              </w:rPr>
            </w:pPr>
            <w:r w:rsidRPr="00F6525C">
              <w:rPr>
                <w:rFonts w:ascii="Times New Roman" w:hAnsi="Times New Roman" w:cs="Times New Roman"/>
              </w:rPr>
              <w:t>600</w:t>
            </w:r>
          </w:p>
        </w:tc>
        <w:tc>
          <w:tcPr>
            <w:tcW w:w="1870" w:type="dxa"/>
            <w:tcBorders>
              <w:top w:val="nil"/>
              <w:left w:val="nil"/>
              <w:bottom w:val="nil"/>
              <w:right w:val="nil"/>
            </w:tcBorders>
            <w:vAlign w:val="center"/>
          </w:tcPr>
          <w:p w14:paraId="53802321" w14:textId="77777777" w:rsidR="005A4DB5" w:rsidRPr="00F6525C" w:rsidRDefault="005A4DB5" w:rsidP="00AE4639">
            <w:pPr>
              <w:pStyle w:val="CES5191Arial8leftaligned"/>
              <w:rPr>
                <w:rFonts w:ascii="Times New Roman" w:hAnsi="Times New Roman" w:cs="Times New Roman"/>
              </w:rPr>
            </w:pPr>
            <w:r w:rsidRPr="00F6525C">
              <w:rPr>
                <w:rFonts w:ascii="Times New Roman" w:hAnsi="Times New Roman" w:cs="Times New Roman"/>
              </w:rPr>
              <w:t>260°C (500°F)</w:t>
            </w:r>
          </w:p>
        </w:tc>
      </w:tr>
      <w:tr w:rsidR="005A4DB5" w:rsidRPr="00E50958" w14:paraId="1686BDF3" w14:textId="77777777" w:rsidTr="00E1336E">
        <w:trPr>
          <w:trHeight w:val="288"/>
          <w:jc w:val="center"/>
        </w:trPr>
        <w:tc>
          <w:tcPr>
            <w:tcW w:w="1845" w:type="dxa"/>
            <w:gridSpan w:val="3"/>
            <w:vMerge/>
            <w:tcBorders>
              <w:left w:val="nil"/>
              <w:right w:val="nil"/>
            </w:tcBorders>
            <w:vAlign w:val="center"/>
          </w:tcPr>
          <w:p w14:paraId="5F458200" w14:textId="77777777" w:rsidR="005A4DB5" w:rsidRPr="00F6525C" w:rsidRDefault="005A4DB5" w:rsidP="00AE4639">
            <w:pPr>
              <w:pStyle w:val="CES5191Arial8bold"/>
              <w:rPr>
                <w:rFonts w:ascii="Times New Roman" w:hAnsi="Times New Roman" w:cs="Times New Roman"/>
              </w:rPr>
            </w:pPr>
          </w:p>
        </w:tc>
        <w:tc>
          <w:tcPr>
            <w:tcW w:w="2430" w:type="dxa"/>
            <w:tcBorders>
              <w:top w:val="nil"/>
              <w:left w:val="nil"/>
              <w:bottom w:val="nil"/>
              <w:right w:val="nil"/>
            </w:tcBorders>
            <w:vAlign w:val="center"/>
          </w:tcPr>
          <w:p w14:paraId="08991BEF" w14:textId="77777777" w:rsidR="005A4DB5" w:rsidRPr="00F6525C" w:rsidRDefault="005A4DB5" w:rsidP="00AE4639">
            <w:pPr>
              <w:pStyle w:val="CES5191Arial8leftaligned"/>
              <w:rPr>
                <w:rFonts w:ascii="Times New Roman" w:hAnsi="Times New Roman" w:cs="Times New Roman"/>
              </w:rPr>
            </w:pPr>
            <w:r w:rsidRPr="00F6525C">
              <w:rPr>
                <w:rFonts w:ascii="Times New Roman" w:hAnsi="Times New Roman" w:cs="Times New Roman"/>
              </w:rPr>
              <w:t>International</w:t>
            </w:r>
          </w:p>
        </w:tc>
        <w:tc>
          <w:tcPr>
            <w:tcW w:w="2768" w:type="dxa"/>
            <w:gridSpan w:val="3"/>
            <w:tcBorders>
              <w:top w:val="nil"/>
              <w:left w:val="nil"/>
              <w:bottom w:val="nil"/>
              <w:right w:val="nil"/>
            </w:tcBorders>
            <w:vAlign w:val="center"/>
          </w:tcPr>
          <w:p w14:paraId="74D162CF" w14:textId="508E6D41" w:rsidR="005A4DB5" w:rsidRPr="00D31C0A" w:rsidRDefault="005A4DB5" w:rsidP="00AE4639">
            <w:pPr>
              <w:pStyle w:val="CES5191Arial8leftaligned"/>
              <w:rPr>
                <w:rFonts w:ascii="Times New Roman" w:hAnsi="Times New Roman" w:cs="Times New Roman"/>
                <w:vertAlign w:val="superscript"/>
              </w:rPr>
            </w:pPr>
            <w:r w:rsidRPr="00D31C0A">
              <w:rPr>
                <w:rFonts w:ascii="Times New Roman" w:hAnsi="Times New Roman" w:cs="Times New Roman"/>
              </w:rPr>
              <w:t>Intertherm 1875/875 Series*</w:t>
            </w:r>
          </w:p>
        </w:tc>
        <w:tc>
          <w:tcPr>
            <w:tcW w:w="1080" w:type="dxa"/>
            <w:gridSpan w:val="3"/>
            <w:tcBorders>
              <w:top w:val="nil"/>
              <w:left w:val="nil"/>
              <w:bottom w:val="nil"/>
              <w:right w:val="nil"/>
            </w:tcBorders>
            <w:vAlign w:val="center"/>
          </w:tcPr>
          <w:p w14:paraId="1FC887E0" w14:textId="77777777" w:rsidR="005A4DB5" w:rsidRPr="00F6525C" w:rsidRDefault="005A4DB5" w:rsidP="00AE4639">
            <w:pPr>
              <w:pStyle w:val="CES5191Arial8centered"/>
              <w:rPr>
                <w:rFonts w:ascii="Times New Roman" w:hAnsi="Times New Roman" w:cs="Times New Roman"/>
              </w:rPr>
            </w:pPr>
            <w:r w:rsidRPr="00F6525C">
              <w:rPr>
                <w:rFonts w:ascii="Times New Roman" w:hAnsi="Times New Roman" w:cs="Times New Roman"/>
              </w:rPr>
              <w:t>394-420</w:t>
            </w:r>
          </w:p>
        </w:tc>
        <w:tc>
          <w:tcPr>
            <w:tcW w:w="1870" w:type="dxa"/>
            <w:tcBorders>
              <w:top w:val="nil"/>
              <w:left w:val="nil"/>
              <w:bottom w:val="nil"/>
              <w:right w:val="nil"/>
            </w:tcBorders>
            <w:vAlign w:val="center"/>
          </w:tcPr>
          <w:p w14:paraId="6B116CC5" w14:textId="77777777" w:rsidR="005A4DB5" w:rsidRPr="00F6525C" w:rsidRDefault="005A4DB5" w:rsidP="00AE4639">
            <w:pPr>
              <w:pStyle w:val="CES5191Arial8leftaligned"/>
              <w:rPr>
                <w:rFonts w:ascii="Times New Roman" w:hAnsi="Times New Roman" w:cs="Times New Roman"/>
              </w:rPr>
            </w:pPr>
            <w:r w:rsidRPr="00F6525C">
              <w:rPr>
                <w:rFonts w:ascii="Times New Roman" w:hAnsi="Times New Roman" w:cs="Times New Roman"/>
              </w:rPr>
              <w:t>260°C (500°F)</w:t>
            </w:r>
          </w:p>
        </w:tc>
      </w:tr>
      <w:tr w:rsidR="005A4DB5" w:rsidRPr="00E50958" w14:paraId="6CE9267F" w14:textId="77777777" w:rsidTr="00E1336E">
        <w:trPr>
          <w:trHeight w:val="288"/>
          <w:jc w:val="center"/>
        </w:trPr>
        <w:tc>
          <w:tcPr>
            <w:tcW w:w="1845" w:type="dxa"/>
            <w:gridSpan w:val="3"/>
            <w:vMerge/>
            <w:tcBorders>
              <w:left w:val="nil"/>
              <w:bottom w:val="nil"/>
              <w:right w:val="nil"/>
            </w:tcBorders>
            <w:vAlign w:val="center"/>
          </w:tcPr>
          <w:p w14:paraId="4A31DAD5" w14:textId="77777777" w:rsidR="005A4DB5" w:rsidRPr="00F6525C" w:rsidRDefault="005A4DB5" w:rsidP="00AE4639">
            <w:pPr>
              <w:pStyle w:val="CES5191Arial8bold"/>
              <w:rPr>
                <w:rFonts w:ascii="Times New Roman" w:hAnsi="Times New Roman" w:cs="Times New Roman"/>
              </w:rPr>
            </w:pPr>
          </w:p>
        </w:tc>
        <w:tc>
          <w:tcPr>
            <w:tcW w:w="2430" w:type="dxa"/>
            <w:tcBorders>
              <w:top w:val="nil"/>
              <w:left w:val="nil"/>
              <w:bottom w:val="nil"/>
              <w:right w:val="nil"/>
            </w:tcBorders>
            <w:vAlign w:val="center"/>
          </w:tcPr>
          <w:p w14:paraId="75A5091F" w14:textId="77777777" w:rsidR="005A4DB5" w:rsidRPr="00F6525C" w:rsidRDefault="005A4DB5" w:rsidP="00AE4639">
            <w:pPr>
              <w:pStyle w:val="CES5191Arial8leftaligned"/>
              <w:rPr>
                <w:rFonts w:ascii="Times New Roman" w:hAnsi="Times New Roman" w:cs="Times New Roman"/>
              </w:rPr>
            </w:pPr>
            <w:r w:rsidRPr="00F6525C">
              <w:rPr>
                <w:rFonts w:ascii="Times New Roman" w:hAnsi="Times New Roman" w:cs="Times New Roman"/>
              </w:rPr>
              <w:t>Jotun Paints</w:t>
            </w:r>
          </w:p>
        </w:tc>
        <w:tc>
          <w:tcPr>
            <w:tcW w:w="2768" w:type="dxa"/>
            <w:gridSpan w:val="3"/>
            <w:tcBorders>
              <w:top w:val="nil"/>
              <w:left w:val="nil"/>
              <w:bottom w:val="nil"/>
              <w:right w:val="nil"/>
            </w:tcBorders>
            <w:vAlign w:val="center"/>
          </w:tcPr>
          <w:p w14:paraId="575BF21B" w14:textId="01C1721A" w:rsidR="005A4DB5" w:rsidRPr="00D31C0A" w:rsidRDefault="005A4DB5" w:rsidP="00AE4639">
            <w:pPr>
              <w:pStyle w:val="CES5191Arial8leftaligned"/>
              <w:rPr>
                <w:rFonts w:ascii="Times New Roman" w:hAnsi="Times New Roman" w:cs="Times New Roman"/>
              </w:rPr>
            </w:pPr>
            <w:proofErr w:type="spellStart"/>
            <w:r w:rsidRPr="00D31C0A">
              <w:rPr>
                <w:rFonts w:ascii="Times New Roman" w:hAnsi="Times New Roman" w:cs="Times New Roman"/>
              </w:rPr>
              <w:t>Solvalitt</w:t>
            </w:r>
            <w:proofErr w:type="spellEnd"/>
            <w:r w:rsidRPr="00D31C0A">
              <w:rPr>
                <w:rFonts w:ascii="Times New Roman" w:hAnsi="Times New Roman" w:cs="Times New Roman"/>
              </w:rPr>
              <w:t xml:space="preserve"> </w:t>
            </w:r>
            <w:proofErr w:type="spellStart"/>
            <w:r w:rsidRPr="00D31C0A">
              <w:rPr>
                <w:rFonts w:ascii="Times New Roman" w:hAnsi="Times New Roman" w:cs="Times New Roman"/>
              </w:rPr>
              <w:t>Midtherm</w:t>
            </w:r>
            <w:proofErr w:type="spellEnd"/>
            <w:r w:rsidR="00666CCF" w:rsidRPr="00D31C0A">
              <w:rPr>
                <w:rFonts w:ascii="Times New Roman" w:hAnsi="Times New Roman" w:cs="Times New Roman"/>
              </w:rPr>
              <w:t>*</w:t>
            </w:r>
          </w:p>
        </w:tc>
        <w:tc>
          <w:tcPr>
            <w:tcW w:w="1080" w:type="dxa"/>
            <w:gridSpan w:val="3"/>
            <w:tcBorders>
              <w:top w:val="nil"/>
              <w:left w:val="nil"/>
              <w:bottom w:val="nil"/>
              <w:right w:val="nil"/>
            </w:tcBorders>
            <w:vAlign w:val="center"/>
          </w:tcPr>
          <w:p w14:paraId="7D63DBC8" w14:textId="77777777" w:rsidR="005A4DB5" w:rsidRPr="00F6525C" w:rsidRDefault="005A4DB5" w:rsidP="00AE4639">
            <w:pPr>
              <w:pStyle w:val="CES5191Arial8centered"/>
              <w:rPr>
                <w:rFonts w:ascii="Times New Roman" w:hAnsi="Times New Roman" w:cs="Times New Roman"/>
              </w:rPr>
            </w:pPr>
            <w:r w:rsidRPr="00F6525C">
              <w:rPr>
                <w:rFonts w:ascii="Times New Roman" w:hAnsi="Times New Roman" w:cs="Times New Roman"/>
              </w:rPr>
              <w:t>545</w:t>
            </w:r>
          </w:p>
        </w:tc>
        <w:tc>
          <w:tcPr>
            <w:tcW w:w="1870" w:type="dxa"/>
            <w:tcBorders>
              <w:top w:val="nil"/>
              <w:left w:val="nil"/>
              <w:bottom w:val="nil"/>
              <w:right w:val="nil"/>
            </w:tcBorders>
            <w:vAlign w:val="center"/>
          </w:tcPr>
          <w:p w14:paraId="7AF39006" w14:textId="77777777" w:rsidR="005A4DB5" w:rsidRPr="00F6525C" w:rsidRDefault="005A4DB5" w:rsidP="00AE4639">
            <w:pPr>
              <w:pStyle w:val="CES5191Arial8leftaligned"/>
              <w:rPr>
                <w:rFonts w:ascii="Times New Roman" w:hAnsi="Times New Roman" w:cs="Times New Roman"/>
              </w:rPr>
            </w:pPr>
            <w:r w:rsidRPr="00F6525C">
              <w:rPr>
                <w:rFonts w:ascii="Times New Roman" w:hAnsi="Times New Roman" w:cs="Times New Roman"/>
              </w:rPr>
              <w:t>260°C (500°F)</w:t>
            </w:r>
          </w:p>
        </w:tc>
      </w:tr>
      <w:tr w:rsidR="00AE4639" w:rsidRPr="00E50958" w14:paraId="058AF15A" w14:textId="77777777" w:rsidTr="00E1336E">
        <w:trPr>
          <w:trHeight w:val="288"/>
          <w:jc w:val="center"/>
        </w:trPr>
        <w:tc>
          <w:tcPr>
            <w:tcW w:w="1845" w:type="dxa"/>
            <w:gridSpan w:val="3"/>
            <w:tcBorders>
              <w:top w:val="nil"/>
              <w:left w:val="nil"/>
              <w:bottom w:val="nil"/>
              <w:right w:val="nil"/>
            </w:tcBorders>
            <w:vAlign w:val="center"/>
          </w:tcPr>
          <w:p w14:paraId="4776BAC4" w14:textId="77777777" w:rsidR="00AE4639" w:rsidRPr="00F6525C" w:rsidRDefault="00AE4639" w:rsidP="00AE4639">
            <w:pPr>
              <w:pStyle w:val="CES5191Arial8bold"/>
              <w:rPr>
                <w:rFonts w:ascii="Times New Roman" w:hAnsi="Times New Roman" w:cs="Times New Roman"/>
              </w:rPr>
            </w:pPr>
          </w:p>
        </w:tc>
        <w:tc>
          <w:tcPr>
            <w:tcW w:w="2430" w:type="dxa"/>
            <w:tcBorders>
              <w:top w:val="nil"/>
              <w:left w:val="nil"/>
              <w:bottom w:val="nil"/>
              <w:right w:val="nil"/>
            </w:tcBorders>
            <w:vAlign w:val="center"/>
          </w:tcPr>
          <w:p w14:paraId="30E7C8F2" w14:textId="77777777" w:rsidR="00AE4639" w:rsidRPr="00F6525C" w:rsidRDefault="00AE4639" w:rsidP="00AE4639">
            <w:pPr>
              <w:pStyle w:val="CES5191Arial8leftaligned"/>
              <w:rPr>
                <w:rFonts w:ascii="Times New Roman" w:hAnsi="Times New Roman" w:cs="Times New Roman"/>
              </w:rPr>
            </w:pPr>
            <w:r w:rsidRPr="00F6525C">
              <w:rPr>
                <w:rFonts w:ascii="Times New Roman" w:hAnsi="Times New Roman" w:cs="Times New Roman"/>
              </w:rPr>
              <w:t>PPG</w:t>
            </w:r>
          </w:p>
        </w:tc>
        <w:tc>
          <w:tcPr>
            <w:tcW w:w="2768" w:type="dxa"/>
            <w:gridSpan w:val="3"/>
            <w:tcBorders>
              <w:top w:val="nil"/>
              <w:left w:val="nil"/>
              <w:bottom w:val="nil"/>
              <w:right w:val="nil"/>
            </w:tcBorders>
            <w:vAlign w:val="center"/>
          </w:tcPr>
          <w:p w14:paraId="1E754697" w14:textId="30AFE268" w:rsidR="005A4DB5" w:rsidRPr="00D31C0A" w:rsidRDefault="00AE4639" w:rsidP="00AE4639">
            <w:pPr>
              <w:pStyle w:val="CES5191Arial8leftaligned"/>
              <w:rPr>
                <w:rFonts w:ascii="Times New Roman" w:hAnsi="Times New Roman" w:cs="Times New Roman"/>
              </w:rPr>
            </w:pPr>
            <w:r w:rsidRPr="00D31C0A">
              <w:rPr>
                <w:rFonts w:ascii="Times New Roman" w:hAnsi="Times New Roman" w:cs="Times New Roman"/>
              </w:rPr>
              <w:t xml:space="preserve">Hi-Temp 500 Series </w:t>
            </w:r>
          </w:p>
          <w:p w14:paraId="4714BA4A" w14:textId="36F98BCF" w:rsidR="00AE4639" w:rsidRPr="00D31C0A" w:rsidRDefault="00AE4639" w:rsidP="00AE4639">
            <w:pPr>
              <w:pStyle w:val="CES5191Arial8leftaligned"/>
              <w:rPr>
                <w:rFonts w:ascii="Times New Roman" w:hAnsi="Times New Roman" w:cs="Times New Roman"/>
              </w:rPr>
            </w:pPr>
            <w:proofErr w:type="spellStart"/>
            <w:r w:rsidRPr="00D31C0A">
              <w:rPr>
                <w:rFonts w:ascii="Times New Roman" w:hAnsi="Times New Roman" w:cs="Times New Roman"/>
              </w:rPr>
              <w:t>Sigmatherm</w:t>
            </w:r>
            <w:proofErr w:type="spellEnd"/>
            <w:r w:rsidRPr="00D31C0A">
              <w:rPr>
                <w:rFonts w:ascii="Times New Roman" w:hAnsi="Times New Roman" w:cs="Times New Roman"/>
              </w:rPr>
              <w:t xml:space="preserve"> 350</w:t>
            </w:r>
            <w:r w:rsidRPr="00D31C0A">
              <w:rPr>
                <w:rFonts w:ascii="Times New Roman" w:hAnsi="Times New Roman" w:cs="Times New Roman"/>
                <w:vertAlign w:val="superscript"/>
              </w:rPr>
              <w:t>T</w:t>
            </w:r>
          </w:p>
        </w:tc>
        <w:tc>
          <w:tcPr>
            <w:tcW w:w="1080" w:type="dxa"/>
            <w:gridSpan w:val="3"/>
            <w:tcBorders>
              <w:top w:val="nil"/>
              <w:left w:val="nil"/>
              <w:bottom w:val="nil"/>
              <w:right w:val="nil"/>
            </w:tcBorders>
            <w:vAlign w:val="center"/>
          </w:tcPr>
          <w:p w14:paraId="013B8293" w14:textId="77777777" w:rsidR="00AE4639" w:rsidRPr="00F6525C" w:rsidRDefault="00AE4639" w:rsidP="00AE4639">
            <w:pPr>
              <w:pStyle w:val="CES5191Arial8centered"/>
              <w:rPr>
                <w:rFonts w:ascii="Times New Roman" w:hAnsi="Times New Roman" w:cs="Times New Roman"/>
              </w:rPr>
            </w:pPr>
            <w:r w:rsidRPr="00F6525C">
              <w:rPr>
                <w:rFonts w:ascii="Times New Roman" w:hAnsi="Times New Roman" w:cs="Times New Roman"/>
              </w:rPr>
              <w:t>420</w:t>
            </w:r>
          </w:p>
        </w:tc>
        <w:tc>
          <w:tcPr>
            <w:tcW w:w="1870" w:type="dxa"/>
            <w:tcBorders>
              <w:top w:val="nil"/>
              <w:left w:val="nil"/>
              <w:bottom w:val="nil"/>
              <w:right w:val="nil"/>
            </w:tcBorders>
            <w:vAlign w:val="center"/>
          </w:tcPr>
          <w:p w14:paraId="630D0523" w14:textId="77777777" w:rsidR="00AE4639" w:rsidRPr="00F6525C" w:rsidRDefault="00AE4639" w:rsidP="00AE4639">
            <w:pPr>
              <w:pStyle w:val="CES5191Arial8leftaligned"/>
              <w:rPr>
                <w:rFonts w:ascii="Times New Roman" w:hAnsi="Times New Roman" w:cs="Times New Roman"/>
              </w:rPr>
            </w:pPr>
            <w:r w:rsidRPr="00F6525C">
              <w:rPr>
                <w:rFonts w:ascii="Times New Roman" w:hAnsi="Times New Roman" w:cs="Times New Roman"/>
              </w:rPr>
              <w:t>260°C (500°F)</w:t>
            </w:r>
          </w:p>
        </w:tc>
      </w:tr>
      <w:tr w:rsidR="00AE4639" w:rsidRPr="00E50958" w14:paraId="587943EF" w14:textId="77777777" w:rsidTr="00E1336E">
        <w:trPr>
          <w:trHeight w:val="288"/>
          <w:jc w:val="center"/>
        </w:trPr>
        <w:tc>
          <w:tcPr>
            <w:tcW w:w="1845" w:type="dxa"/>
            <w:gridSpan w:val="3"/>
            <w:tcBorders>
              <w:top w:val="nil"/>
              <w:left w:val="nil"/>
              <w:bottom w:val="nil"/>
              <w:right w:val="nil"/>
            </w:tcBorders>
            <w:vAlign w:val="center"/>
          </w:tcPr>
          <w:p w14:paraId="3E59BC46" w14:textId="77777777" w:rsidR="00AE4639" w:rsidRPr="00F6525C" w:rsidRDefault="00AE4639" w:rsidP="00AE4639">
            <w:pPr>
              <w:pStyle w:val="CES5191Arial8bold"/>
              <w:rPr>
                <w:rFonts w:ascii="Times New Roman" w:hAnsi="Times New Roman" w:cs="Times New Roman"/>
              </w:rPr>
            </w:pPr>
          </w:p>
        </w:tc>
        <w:tc>
          <w:tcPr>
            <w:tcW w:w="2430" w:type="dxa"/>
            <w:tcBorders>
              <w:top w:val="nil"/>
              <w:left w:val="nil"/>
              <w:bottom w:val="nil"/>
              <w:right w:val="nil"/>
            </w:tcBorders>
            <w:vAlign w:val="center"/>
          </w:tcPr>
          <w:p w14:paraId="13989436" w14:textId="77777777" w:rsidR="00AE4639" w:rsidRPr="00F6525C" w:rsidRDefault="00AE4639" w:rsidP="00AE4639">
            <w:pPr>
              <w:pStyle w:val="CES5191Arial8leftaligned"/>
              <w:rPr>
                <w:rFonts w:ascii="Times New Roman" w:hAnsi="Times New Roman" w:cs="Times New Roman"/>
              </w:rPr>
            </w:pPr>
            <w:r w:rsidRPr="00F6525C">
              <w:rPr>
                <w:rFonts w:ascii="Times New Roman" w:hAnsi="Times New Roman" w:cs="Times New Roman"/>
              </w:rPr>
              <w:t>Sherwin Williams</w:t>
            </w:r>
          </w:p>
        </w:tc>
        <w:tc>
          <w:tcPr>
            <w:tcW w:w="2768" w:type="dxa"/>
            <w:gridSpan w:val="3"/>
            <w:tcBorders>
              <w:top w:val="nil"/>
              <w:left w:val="nil"/>
              <w:bottom w:val="nil"/>
              <w:right w:val="nil"/>
            </w:tcBorders>
            <w:vAlign w:val="center"/>
          </w:tcPr>
          <w:p w14:paraId="5F7A99BB" w14:textId="77777777" w:rsidR="00AE4639" w:rsidRPr="00D31C0A" w:rsidRDefault="00AE4639" w:rsidP="00AE4639">
            <w:pPr>
              <w:pStyle w:val="CES5191Arial8leftaligned"/>
              <w:rPr>
                <w:rFonts w:ascii="Times New Roman" w:hAnsi="Times New Roman" w:cs="Times New Roman"/>
              </w:rPr>
            </w:pPr>
            <w:r w:rsidRPr="00D31C0A">
              <w:rPr>
                <w:rFonts w:ascii="Times New Roman" w:hAnsi="Times New Roman" w:cs="Times New Roman"/>
              </w:rPr>
              <w:t>Heat-</w:t>
            </w:r>
            <w:proofErr w:type="gramStart"/>
            <w:r w:rsidRPr="00D31C0A">
              <w:rPr>
                <w:rFonts w:ascii="Times New Roman" w:hAnsi="Times New Roman" w:cs="Times New Roman"/>
              </w:rPr>
              <w:t>Flex  500</w:t>
            </w:r>
            <w:proofErr w:type="gramEnd"/>
          </w:p>
        </w:tc>
        <w:tc>
          <w:tcPr>
            <w:tcW w:w="1080" w:type="dxa"/>
            <w:gridSpan w:val="3"/>
            <w:tcBorders>
              <w:top w:val="nil"/>
              <w:left w:val="nil"/>
              <w:bottom w:val="nil"/>
              <w:right w:val="nil"/>
            </w:tcBorders>
            <w:vAlign w:val="center"/>
          </w:tcPr>
          <w:p w14:paraId="7D688B06" w14:textId="77777777" w:rsidR="00AE4639" w:rsidRPr="00F6525C" w:rsidRDefault="00AE4639" w:rsidP="00AE4639">
            <w:pPr>
              <w:pStyle w:val="CES5191Arial8centered"/>
              <w:rPr>
                <w:rFonts w:ascii="Times New Roman" w:hAnsi="Times New Roman" w:cs="Times New Roman"/>
              </w:rPr>
            </w:pPr>
            <w:r w:rsidRPr="00F6525C">
              <w:rPr>
                <w:rFonts w:ascii="Times New Roman" w:hAnsi="Times New Roman" w:cs="Times New Roman"/>
              </w:rPr>
              <w:t>420</w:t>
            </w:r>
          </w:p>
        </w:tc>
        <w:tc>
          <w:tcPr>
            <w:tcW w:w="1870" w:type="dxa"/>
            <w:tcBorders>
              <w:top w:val="nil"/>
              <w:left w:val="nil"/>
              <w:bottom w:val="nil"/>
              <w:right w:val="nil"/>
            </w:tcBorders>
            <w:vAlign w:val="center"/>
          </w:tcPr>
          <w:p w14:paraId="2EAA5B31" w14:textId="77777777" w:rsidR="00AE4639" w:rsidRPr="00F6525C" w:rsidRDefault="00AE4639" w:rsidP="00AE4639">
            <w:pPr>
              <w:pStyle w:val="CES5191Arial8leftaligned"/>
              <w:rPr>
                <w:rFonts w:ascii="Times New Roman" w:hAnsi="Times New Roman" w:cs="Times New Roman"/>
              </w:rPr>
            </w:pPr>
            <w:r w:rsidRPr="00F6525C">
              <w:rPr>
                <w:rFonts w:ascii="Times New Roman" w:hAnsi="Times New Roman" w:cs="Times New Roman"/>
              </w:rPr>
              <w:t>260°C (500°F)</w:t>
            </w:r>
          </w:p>
        </w:tc>
      </w:tr>
      <w:tr w:rsidR="00F02433" w:rsidRPr="00E50958" w14:paraId="46A40AAC" w14:textId="77777777" w:rsidTr="00D31C0A">
        <w:trPr>
          <w:trHeight w:val="288"/>
          <w:jc w:val="center"/>
        </w:trPr>
        <w:tc>
          <w:tcPr>
            <w:tcW w:w="1845" w:type="dxa"/>
            <w:gridSpan w:val="3"/>
            <w:tcBorders>
              <w:top w:val="nil"/>
              <w:left w:val="nil"/>
              <w:bottom w:val="nil"/>
              <w:right w:val="nil"/>
            </w:tcBorders>
            <w:vAlign w:val="center"/>
          </w:tcPr>
          <w:p w14:paraId="2B692C06" w14:textId="77777777" w:rsidR="00F02433" w:rsidRPr="00F6525C" w:rsidRDefault="00F02433" w:rsidP="00F02433">
            <w:pPr>
              <w:pStyle w:val="CES5191Arial8bold"/>
              <w:rPr>
                <w:rFonts w:ascii="Times New Roman" w:hAnsi="Times New Roman" w:cs="Times New Roman"/>
              </w:rPr>
            </w:pPr>
          </w:p>
        </w:tc>
        <w:tc>
          <w:tcPr>
            <w:tcW w:w="2430" w:type="dxa"/>
            <w:tcBorders>
              <w:top w:val="nil"/>
              <w:left w:val="nil"/>
              <w:bottom w:val="nil"/>
              <w:right w:val="nil"/>
            </w:tcBorders>
            <w:vAlign w:val="center"/>
          </w:tcPr>
          <w:p w14:paraId="7CCAB007" w14:textId="25B34F8C" w:rsidR="00F02433" w:rsidRPr="00F6525C" w:rsidRDefault="00F02433" w:rsidP="00F02433">
            <w:pPr>
              <w:pStyle w:val="CES5191Arial8leftaligned"/>
              <w:rPr>
                <w:rFonts w:ascii="Times New Roman" w:hAnsi="Times New Roman" w:cs="Times New Roman"/>
              </w:rPr>
            </w:pPr>
            <w:r w:rsidRPr="007F0D30">
              <w:rPr>
                <w:rFonts w:ascii="Times New Roman" w:hAnsi="Times New Roman" w:cs="Times New Roman"/>
              </w:rPr>
              <w:t>Tnemec</w:t>
            </w:r>
          </w:p>
        </w:tc>
        <w:tc>
          <w:tcPr>
            <w:tcW w:w="2768" w:type="dxa"/>
            <w:gridSpan w:val="3"/>
            <w:tcBorders>
              <w:top w:val="nil"/>
              <w:left w:val="nil"/>
              <w:bottom w:val="nil"/>
              <w:right w:val="nil"/>
            </w:tcBorders>
            <w:vAlign w:val="center"/>
          </w:tcPr>
          <w:p w14:paraId="06CFF22F" w14:textId="6AFF8167" w:rsidR="00F02433" w:rsidRPr="00D31C0A" w:rsidRDefault="00F02433" w:rsidP="00F02433">
            <w:pPr>
              <w:pStyle w:val="CES5191Arial8leftaligned"/>
              <w:rPr>
                <w:rFonts w:ascii="Times New Roman" w:hAnsi="Times New Roman" w:cs="Times New Roman"/>
              </w:rPr>
            </w:pPr>
            <w:r w:rsidRPr="00D31C0A">
              <w:rPr>
                <w:rFonts w:ascii="Times New Roman" w:hAnsi="Times New Roman" w:cs="Times New Roman"/>
              </w:rPr>
              <w:t>Series 1552 Endura-Heat</w:t>
            </w:r>
          </w:p>
        </w:tc>
        <w:tc>
          <w:tcPr>
            <w:tcW w:w="1080" w:type="dxa"/>
            <w:gridSpan w:val="3"/>
            <w:tcBorders>
              <w:top w:val="nil"/>
              <w:left w:val="nil"/>
              <w:bottom w:val="nil"/>
              <w:right w:val="nil"/>
            </w:tcBorders>
            <w:vAlign w:val="center"/>
          </w:tcPr>
          <w:p w14:paraId="728AAF71" w14:textId="67143A8F" w:rsidR="00F02433" w:rsidRPr="00F6525C" w:rsidRDefault="00F02433" w:rsidP="00F02433">
            <w:pPr>
              <w:pStyle w:val="CES5191Arial8centered"/>
              <w:rPr>
                <w:rFonts w:ascii="Times New Roman" w:hAnsi="Times New Roman" w:cs="Times New Roman"/>
              </w:rPr>
            </w:pPr>
            <w:r>
              <w:rPr>
                <w:rFonts w:ascii="Times New Roman" w:hAnsi="Times New Roman" w:cs="Times New Roman"/>
              </w:rPr>
              <w:t>398</w:t>
            </w:r>
          </w:p>
        </w:tc>
        <w:tc>
          <w:tcPr>
            <w:tcW w:w="1870" w:type="dxa"/>
            <w:tcBorders>
              <w:top w:val="nil"/>
              <w:left w:val="nil"/>
              <w:bottom w:val="nil"/>
              <w:right w:val="nil"/>
            </w:tcBorders>
            <w:vAlign w:val="center"/>
          </w:tcPr>
          <w:p w14:paraId="4D796EFF" w14:textId="0E1780C1" w:rsidR="00F02433" w:rsidRPr="00F6525C" w:rsidRDefault="00F02433" w:rsidP="00F02433">
            <w:pPr>
              <w:pStyle w:val="CES5191Arial8leftaligned"/>
              <w:rPr>
                <w:rFonts w:ascii="Times New Roman" w:hAnsi="Times New Roman" w:cs="Times New Roman"/>
              </w:rPr>
            </w:pPr>
            <w:r w:rsidRPr="009A55C4">
              <w:rPr>
                <w:rFonts w:ascii="Times New Roman" w:hAnsi="Times New Roman" w:cs="Times New Roman"/>
              </w:rPr>
              <w:t>260°C (500°F)</w:t>
            </w:r>
          </w:p>
        </w:tc>
      </w:tr>
      <w:tr w:rsidR="00F02433" w:rsidRPr="00E50958" w14:paraId="18EDC660" w14:textId="77777777" w:rsidTr="002F6F8B">
        <w:trPr>
          <w:trHeight w:val="288"/>
          <w:jc w:val="center"/>
        </w:trPr>
        <w:tc>
          <w:tcPr>
            <w:tcW w:w="1395" w:type="dxa"/>
            <w:tcBorders>
              <w:top w:val="single" w:sz="12" w:space="0" w:color="auto"/>
              <w:left w:val="nil"/>
              <w:bottom w:val="nil"/>
            </w:tcBorders>
            <w:vAlign w:val="center"/>
          </w:tcPr>
          <w:p w14:paraId="5620BCB7" w14:textId="77777777" w:rsidR="00F02433" w:rsidRPr="00F6525C" w:rsidRDefault="00F02433" w:rsidP="00F02433">
            <w:pPr>
              <w:pStyle w:val="CES5191Arial8bold"/>
              <w:rPr>
                <w:rFonts w:ascii="Times New Roman" w:hAnsi="Times New Roman" w:cs="Times New Roman"/>
              </w:rPr>
            </w:pPr>
            <w:r w:rsidRPr="00F6525C">
              <w:rPr>
                <w:rFonts w:ascii="Times New Roman" w:hAnsi="Times New Roman" w:cs="Times New Roman"/>
              </w:rPr>
              <w:t>Last Update:</w:t>
            </w:r>
          </w:p>
        </w:tc>
        <w:tc>
          <w:tcPr>
            <w:tcW w:w="2880" w:type="dxa"/>
            <w:gridSpan w:val="3"/>
            <w:tcBorders>
              <w:top w:val="single" w:sz="12" w:space="0" w:color="auto"/>
              <w:bottom w:val="nil"/>
            </w:tcBorders>
            <w:vAlign w:val="center"/>
          </w:tcPr>
          <w:p w14:paraId="40F49F0F" w14:textId="5806355E" w:rsidR="00F02433" w:rsidRPr="00F6525C" w:rsidRDefault="00D31C0A" w:rsidP="00F02433">
            <w:pPr>
              <w:pStyle w:val="CES5191Arial8leftaligned"/>
              <w:ind w:left="0"/>
              <w:rPr>
                <w:rFonts w:ascii="Times New Roman" w:hAnsi="Times New Roman" w:cs="Times New Roman"/>
              </w:rPr>
            </w:pPr>
            <w:r>
              <w:rPr>
                <w:rFonts w:ascii="Times New Roman" w:hAnsi="Times New Roman" w:cs="Times New Roman"/>
              </w:rPr>
              <w:t>November</w:t>
            </w:r>
            <w:r w:rsidR="00FB7D5E">
              <w:rPr>
                <w:rFonts w:ascii="Times New Roman" w:hAnsi="Times New Roman" w:cs="Times New Roman"/>
              </w:rPr>
              <w:t xml:space="preserve"> 2025</w:t>
            </w:r>
          </w:p>
        </w:tc>
        <w:tc>
          <w:tcPr>
            <w:tcW w:w="2768" w:type="dxa"/>
            <w:gridSpan w:val="3"/>
            <w:tcBorders>
              <w:top w:val="single" w:sz="12" w:space="0" w:color="auto"/>
              <w:bottom w:val="nil"/>
            </w:tcBorders>
            <w:vAlign w:val="center"/>
          </w:tcPr>
          <w:p w14:paraId="0386CF7B" w14:textId="77777777" w:rsidR="00F02433" w:rsidRPr="00F6525C" w:rsidRDefault="00F02433" w:rsidP="00F02433">
            <w:pPr>
              <w:pStyle w:val="CES5191Arial8leftaligned"/>
              <w:rPr>
                <w:rFonts w:ascii="Times New Roman" w:hAnsi="Times New Roman" w:cs="Times New Roman"/>
              </w:rPr>
            </w:pPr>
          </w:p>
        </w:tc>
        <w:tc>
          <w:tcPr>
            <w:tcW w:w="1080" w:type="dxa"/>
            <w:gridSpan w:val="3"/>
            <w:tcBorders>
              <w:top w:val="single" w:sz="12" w:space="0" w:color="auto"/>
              <w:bottom w:val="nil"/>
            </w:tcBorders>
            <w:vAlign w:val="center"/>
          </w:tcPr>
          <w:p w14:paraId="65D24AAB" w14:textId="77777777" w:rsidR="00F02433" w:rsidRPr="00F6525C" w:rsidRDefault="00F02433" w:rsidP="00F02433">
            <w:pPr>
              <w:pStyle w:val="CES5191Arial8leftaligned"/>
              <w:rPr>
                <w:rFonts w:ascii="Times New Roman" w:hAnsi="Times New Roman" w:cs="Times New Roman"/>
              </w:rPr>
            </w:pPr>
          </w:p>
        </w:tc>
        <w:tc>
          <w:tcPr>
            <w:tcW w:w="1870" w:type="dxa"/>
            <w:tcBorders>
              <w:top w:val="single" w:sz="12" w:space="0" w:color="auto"/>
              <w:bottom w:val="nil"/>
              <w:right w:val="nil"/>
            </w:tcBorders>
            <w:vAlign w:val="center"/>
          </w:tcPr>
          <w:p w14:paraId="4F8769AC" w14:textId="77777777" w:rsidR="00F02433" w:rsidRPr="00F6525C" w:rsidRDefault="00F02433" w:rsidP="00F02433">
            <w:pPr>
              <w:pStyle w:val="CES5191Arial8leftaligned"/>
              <w:rPr>
                <w:rFonts w:ascii="Times New Roman" w:hAnsi="Times New Roman" w:cs="Times New Roman"/>
              </w:rPr>
            </w:pPr>
          </w:p>
        </w:tc>
      </w:tr>
    </w:tbl>
    <w:p w14:paraId="272F264D" w14:textId="41BE8B1D" w:rsidR="00F24E87" w:rsidRPr="003A0706" w:rsidRDefault="00F24E87" w:rsidP="003A0706">
      <w:pPr>
        <w:spacing w:before="0" w:line="240" w:lineRule="auto"/>
        <w:ind w:left="630" w:hanging="540"/>
        <w:rPr>
          <w:color w:val="auto"/>
          <w:sz w:val="16"/>
          <w:szCs w:val="16"/>
        </w:rPr>
      </w:pPr>
      <w:r w:rsidRPr="003A0706">
        <w:rPr>
          <w:color w:val="auto"/>
          <w:sz w:val="16"/>
          <w:szCs w:val="16"/>
        </w:rPr>
        <w:t>Note 1:</w:t>
      </w:r>
      <w:r w:rsidR="000D7841">
        <w:rPr>
          <w:color w:val="auto"/>
          <w:sz w:val="16"/>
          <w:szCs w:val="16"/>
        </w:rPr>
        <w:tab/>
      </w:r>
      <w:r w:rsidRPr="003A0706">
        <w:rPr>
          <w:color w:val="auto"/>
          <w:sz w:val="16"/>
          <w:szCs w:val="16"/>
        </w:rPr>
        <w:t xml:space="preserve">Many of these coatings require </w:t>
      </w:r>
      <w:proofErr w:type="gramStart"/>
      <w:r w:rsidRPr="003A0706">
        <w:rPr>
          <w:color w:val="auto"/>
          <w:sz w:val="16"/>
          <w:szCs w:val="16"/>
        </w:rPr>
        <w:t>a heated</w:t>
      </w:r>
      <w:proofErr w:type="gramEnd"/>
      <w:r w:rsidRPr="003A0706">
        <w:rPr>
          <w:color w:val="auto"/>
          <w:sz w:val="16"/>
          <w:szCs w:val="16"/>
        </w:rPr>
        <w:t xml:space="preserve"> curing before handling.</w:t>
      </w:r>
    </w:p>
    <w:p w14:paraId="3301E6D7" w14:textId="7D5F88C9" w:rsidR="00916858" w:rsidRPr="003A0706" w:rsidRDefault="00916858" w:rsidP="003A0706">
      <w:pPr>
        <w:spacing w:before="0" w:line="240" w:lineRule="auto"/>
        <w:ind w:left="630" w:hanging="540"/>
        <w:rPr>
          <w:color w:val="auto"/>
          <w:sz w:val="16"/>
          <w:szCs w:val="16"/>
        </w:rPr>
      </w:pPr>
      <w:r w:rsidRPr="003A0706">
        <w:rPr>
          <w:color w:val="auto"/>
          <w:sz w:val="16"/>
          <w:szCs w:val="16"/>
        </w:rPr>
        <w:t xml:space="preserve">Note </w:t>
      </w:r>
      <w:r w:rsidR="0098072F" w:rsidRPr="003A0706">
        <w:rPr>
          <w:color w:val="auto"/>
          <w:sz w:val="16"/>
          <w:szCs w:val="16"/>
        </w:rPr>
        <w:t>2</w:t>
      </w:r>
      <w:r w:rsidRPr="003A0706">
        <w:rPr>
          <w:color w:val="auto"/>
          <w:sz w:val="16"/>
          <w:szCs w:val="16"/>
        </w:rPr>
        <w:t>:</w:t>
      </w:r>
      <w:r w:rsidR="000D7841">
        <w:rPr>
          <w:color w:val="auto"/>
          <w:sz w:val="16"/>
          <w:szCs w:val="16"/>
        </w:rPr>
        <w:tab/>
      </w:r>
      <w:r w:rsidRPr="003A0706">
        <w:rPr>
          <w:color w:val="auto"/>
          <w:sz w:val="16"/>
          <w:szCs w:val="16"/>
        </w:rPr>
        <w:t xml:space="preserve">*International’s Intertherm 1875/875 and Jotun’s </w:t>
      </w:r>
      <w:proofErr w:type="spellStart"/>
      <w:r w:rsidRPr="003A0706">
        <w:rPr>
          <w:color w:val="auto"/>
          <w:sz w:val="16"/>
          <w:szCs w:val="16"/>
        </w:rPr>
        <w:t>Solvalitt</w:t>
      </w:r>
      <w:proofErr w:type="spellEnd"/>
      <w:r w:rsidRPr="003A0706">
        <w:rPr>
          <w:color w:val="auto"/>
          <w:sz w:val="16"/>
          <w:szCs w:val="16"/>
        </w:rPr>
        <w:t xml:space="preserve"> </w:t>
      </w:r>
      <w:proofErr w:type="spellStart"/>
      <w:r w:rsidRPr="003A0706">
        <w:rPr>
          <w:color w:val="auto"/>
          <w:sz w:val="16"/>
          <w:szCs w:val="16"/>
        </w:rPr>
        <w:t>Midtherm</w:t>
      </w:r>
      <w:proofErr w:type="spellEnd"/>
      <w:r w:rsidRPr="003A0706">
        <w:rPr>
          <w:color w:val="auto"/>
          <w:sz w:val="16"/>
          <w:szCs w:val="16"/>
        </w:rPr>
        <w:t xml:space="preserve"> do not require heat cure.</w:t>
      </w:r>
    </w:p>
    <w:p w14:paraId="46811D14" w14:textId="4FC92732" w:rsidR="0098072F" w:rsidRPr="003A0706" w:rsidRDefault="0098072F" w:rsidP="003A0706">
      <w:pPr>
        <w:spacing w:before="0" w:line="240" w:lineRule="auto"/>
        <w:ind w:left="630" w:hanging="540"/>
        <w:rPr>
          <w:color w:val="auto"/>
          <w:sz w:val="16"/>
          <w:szCs w:val="16"/>
        </w:rPr>
      </w:pPr>
      <w:r w:rsidRPr="003A0706">
        <w:rPr>
          <w:color w:val="auto"/>
          <w:sz w:val="16"/>
          <w:szCs w:val="16"/>
        </w:rPr>
        <w:t>Note 3:</w:t>
      </w:r>
      <w:r w:rsidR="000D7841">
        <w:rPr>
          <w:color w:val="auto"/>
          <w:sz w:val="16"/>
          <w:szCs w:val="16"/>
        </w:rPr>
        <w:tab/>
      </w:r>
      <w:r w:rsidRPr="003A0706">
        <w:rPr>
          <w:color w:val="auto"/>
          <w:sz w:val="16"/>
          <w:szCs w:val="16"/>
        </w:rPr>
        <w:t xml:space="preserve">Contrasting colors must be used for 1st and 2nd coats. The </w:t>
      </w:r>
      <w:proofErr w:type="gramStart"/>
      <w:r w:rsidRPr="003A0706">
        <w:rPr>
          <w:color w:val="auto"/>
          <w:sz w:val="16"/>
          <w:szCs w:val="16"/>
        </w:rPr>
        <w:t>finish</w:t>
      </w:r>
      <w:proofErr w:type="gramEnd"/>
      <w:r w:rsidRPr="003A0706">
        <w:rPr>
          <w:color w:val="auto"/>
          <w:sz w:val="16"/>
          <w:szCs w:val="16"/>
        </w:rPr>
        <w:t xml:space="preserve"> colors shall be selected as per Table 1 - Finish Coat </w:t>
      </w:r>
      <w:proofErr w:type="spellStart"/>
      <w:r w:rsidRPr="003A0706">
        <w:rPr>
          <w:color w:val="auto"/>
          <w:sz w:val="16"/>
          <w:szCs w:val="16"/>
        </w:rPr>
        <w:t>Colour</w:t>
      </w:r>
      <w:proofErr w:type="spellEnd"/>
      <w:r w:rsidRPr="003A0706">
        <w:rPr>
          <w:color w:val="auto"/>
          <w:sz w:val="16"/>
          <w:szCs w:val="16"/>
        </w:rPr>
        <w:t xml:space="preserve"> Schedule </w:t>
      </w:r>
    </w:p>
    <w:p w14:paraId="70DC7B67" w14:textId="6B01A171" w:rsidR="00916858" w:rsidRPr="00916858" w:rsidRDefault="00916858" w:rsidP="00F24E87">
      <w:pPr>
        <w:pStyle w:val="CES5191Arial8leftaligned"/>
        <w:rPr>
          <w:rFonts w:ascii="Times New Roman" w:hAnsi="Times New Roman" w:cs="Times New Roman"/>
          <w:color w:val="auto"/>
        </w:rPr>
      </w:pPr>
    </w:p>
    <w:p w14:paraId="1D857380" w14:textId="62E91E10" w:rsidR="00C140F3" w:rsidRPr="0024429B" w:rsidRDefault="00C140F3">
      <w:pPr>
        <w:autoSpaceDE/>
        <w:autoSpaceDN/>
        <w:adjustRightInd/>
        <w:spacing w:before="0" w:line="240" w:lineRule="auto"/>
        <w:ind w:left="0"/>
        <w:rPr>
          <w:rFonts w:ascii="Arial" w:hAnsi="Arial" w:cs="Arial"/>
          <w:sz w:val="16"/>
          <w:szCs w:val="16"/>
        </w:rPr>
      </w:pPr>
      <w:r w:rsidRPr="0024429B">
        <w:br w:type="page"/>
      </w:r>
    </w:p>
    <w:tbl>
      <w:tblPr>
        <w:tblW w:w="10018" w:type="dxa"/>
        <w:jc w:val="center"/>
        <w:tblLayout w:type="fixed"/>
        <w:tblLook w:val="01E0" w:firstRow="1" w:lastRow="1" w:firstColumn="1" w:lastColumn="1" w:noHBand="0" w:noVBand="0"/>
      </w:tblPr>
      <w:tblGrid>
        <w:gridCol w:w="1170"/>
        <w:gridCol w:w="270"/>
        <w:gridCol w:w="734"/>
        <w:gridCol w:w="2769"/>
        <w:gridCol w:w="1059"/>
        <w:gridCol w:w="1707"/>
        <w:gridCol w:w="887"/>
        <w:gridCol w:w="1422"/>
      </w:tblGrid>
      <w:tr w:rsidR="002F6F8B" w:rsidRPr="001D3869" w14:paraId="3244881F" w14:textId="77777777" w:rsidTr="002F6F8B">
        <w:trPr>
          <w:trHeight w:val="360"/>
          <w:jc w:val="center"/>
        </w:trPr>
        <w:tc>
          <w:tcPr>
            <w:tcW w:w="10018" w:type="dxa"/>
            <w:gridSpan w:val="8"/>
            <w:tcBorders>
              <w:top w:val="single" w:sz="6" w:space="0" w:color="auto"/>
              <w:bottom w:val="single" w:sz="12" w:space="0" w:color="auto"/>
            </w:tcBorders>
            <w:shd w:val="clear" w:color="auto" w:fill="FFFFFF"/>
            <w:vAlign w:val="center"/>
          </w:tcPr>
          <w:p w14:paraId="08B2110B" w14:textId="77777777" w:rsidR="002F6F8B" w:rsidRPr="001D3869" w:rsidRDefault="002F6F8B" w:rsidP="002F6F8B">
            <w:pPr>
              <w:ind w:right="-72"/>
              <w:jc w:val="right"/>
              <w:rPr>
                <w:b/>
                <w:i/>
                <w:color w:val="auto"/>
              </w:rPr>
            </w:pPr>
            <w:r w:rsidRPr="001D3869">
              <w:rPr>
                <w:b/>
                <w:i/>
                <w:color w:val="auto"/>
              </w:rPr>
              <w:lastRenderedPageBreak/>
              <w:t>Two-Component Systems</w:t>
            </w:r>
          </w:p>
        </w:tc>
      </w:tr>
      <w:tr w:rsidR="002F6F8B" w:rsidRPr="001D3869" w14:paraId="24DC486D" w14:textId="77777777" w:rsidTr="002F6F8B">
        <w:trPr>
          <w:trHeight w:val="360"/>
          <w:jc w:val="center"/>
        </w:trPr>
        <w:tc>
          <w:tcPr>
            <w:tcW w:w="7709" w:type="dxa"/>
            <w:gridSpan w:val="6"/>
            <w:tcBorders>
              <w:top w:val="single" w:sz="12" w:space="0" w:color="auto"/>
              <w:left w:val="single" w:sz="12" w:space="0" w:color="auto"/>
              <w:bottom w:val="single" w:sz="12" w:space="0" w:color="auto"/>
            </w:tcBorders>
            <w:vAlign w:val="center"/>
          </w:tcPr>
          <w:p w14:paraId="0A26DECA" w14:textId="77777777" w:rsidR="002F6F8B" w:rsidRPr="00222154" w:rsidRDefault="002F6F8B" w:rsidP="002F6F8B">
            <w:pPr>
              <w:autoSpaceDE/>
              <w:autoSpaceDN/>
              <w:adjustRightInd/>
              <w:spacing w:before="0" w:line="240" w:lineRule="auto"/>
              <w:ind w:left="0"/>
              <w:rPr>
                <w:b/>
                <w:sz w:val="20"/>
                <w:szCs w:val="20"/>
              </w:rPr>
            </w:pPr>
            <w:r w:rsidRPr="00222154">
              <w:rPr>
                <w:b/>
                <w:sz w:val="20"/>
                <w:szCs w:val="20"/>
              </w:rPr>
              <w:t>Self-Cured Inorganic Zinc | High-Temperature Silicone</w:t>
            </w:r>
            <w:r w:rsidRPr="00F6525C">
              <w:rPr>
                <w:b/>
                <w:sz w:val="20"/>
                <w:szCs w:val="20"/>
              </w:rPr>
              <w:t>205-649°C (400- 1200°F)</w:t>
            </w:r>
          </w:p>
        </w:tc>
        <w:tc>
          <w:tcPr>
            <w:tcW w:w="2309" w:type="dxa"/>
            <w:gridSpan w:val="2"/>
            <w:tcBorders>
              <w:top w:val="single" w:sz="12" w:space="0" w:color="auto"/>
              <w:bottom w:val="single" w:sz="12" w:space="0" w:color="auto"/>
              <w:right w:val="single" w:sz="12" w:space="0" w:color="auto"/>
            </w:tcBorders>
            <w:shd w:val="clear" w:color="auto" w:fill="000000"/>
            <w:vAlign w:val="center"/>
          </w:tcPr>
          <w:p w14:paraId="103D907A" w14:textId="77777777" w:rsidR="002F6F8B" w:rsidRPr="00F029EB" w:rsidRDefault="002F6F8B" w:rsidP="002F6F8B">
            <w:pPr>
              <w:suppressAutoHyphens/>
              <w:autoSpaceDE/>
              <w:autoSpaceDN/>
              <w:adjustRightInd/>
              <w:spacing w:before="0" w:line="240" w:lineRule="auto"/>
              <w:ind w:left="0" w:firstLine="360"/>
              <w:jc w:val="center"/>
              <w:rPr>
                <w:b/>
                <w:color w:val="FFFFFF"/>
                <w:sz w:val="36"/>
                <w:szCs w:val="40"/>
              </w:rPr>
            </w:pPr>
            <w:r w:rsidRPr="00222154">
              <w:rPr>
                <w:b/>
                <w:color w:val="FFFFFF"/>
                <w:sz w:val="36"/>
                <w:szCs w:val="40"/>
              </w:rPr>
              <w:t>2.4</w:t>
            </w:r>
          </w:p>
        </w:tc>
      </w:tr>
      <w:tr w:rsidR="002F6F8B" w:rsidRPr="00DB1FCF" w14:paraId="5BA62E13" w14:textId="77777777" w:rsidTr="002F6F8B">
        <w:trPr>
          <w:cantSplit/>
          <w:trHeight w:val="294"/>
          <w:jc w:val="center"/>
        </w:trPr>
        <w:tc>
          <w:tcPr>
            <w:tcW w:w="1440" w:type="dxa"/>
            <w:gridSpan w:val="2"/>
            <w:tcBorders>
              <w:top w:val="single" w:sz="12" w:space="0" w:color="auto"/>
            </w:tcBorders>
          </w:tcPr>
          <w:p w14:paraId="31D3489A" w14:textId="77777777" w:rsidR="002F6F8B" w:rsidRPr="00222154" w:rsidRDefault="002F6F8B" w:rsidP="002F6F8B">
            <w:pPr>
              <w:autoSpaceDE/>
              <w:autoSpaceDN/>
              <w:adjustRightInd/>
              <w:spacing w:before="0" w:line="240" w:lineRule="auto"/>
              <w:ind w:left="-72"/>
              <w:rPr>
                <w:b/>
                <w:sz w:val="16"/>
                <w:szCs w:val="16"/>
              </w:rPr>
            </w:pPr>
            <w:r w:rsidRPr="00222154">
              <w:rPr>
                <w:b/>
                <w:sz w:val="16"/>
                <w:szCs w:val="16"/>
              </w:rPr>
              <w:t>Surface Prep:</w:t>
            </w:r>
          </w:p>
        </w:tc>
        <w:tc>
          <w:tcPr>
            <w:tcW w:w="3503" w:type="dxa"/>
            <w:gridSpan w:val="2"/>
            <w:tcBorders>
              <w:top w:val="single" w:sz="12" w:space="0" w:color="auto"/>
            </w:tcBorders>
          </w:tcPr>
          <w:p w14:paraId="1C4446A9" w14:textId="77777777" w:rsidR="00B40AAA" w:rsidRDefault="00B40AAA" w:rsidP="002F6F8B">
            <w:pPr>
              <w:suppressAutoHyphens/>
              <w:autoSpaceDE/>
              <w:autoSpaceDN/>
              <w:adjustRightInd/>
              <w:spacing w:before="0" w:line="240" w:lineRule="auto"/>
              <w:ind w:left="-72" w:hanging="10"/>
              <w:rPr>
                <w:sz w:val="16"/>
                <w:szCs w:val="18"/>
              </w:rPr>
            </w:pPr>
            <w:r w:rsidRPr="00B40AAA">
              <w:rPr>
                <w:sz w:val="16"/>
                <w:szCs w:val="18"/>
              </w:rPr>
              <w:t xml:space="preserve">SSPC-SP1/SP10 (NACE No. 2) (SA 2.5) </w:t>
            </w:r>
          </w:p>
          <w:p w14:paraId="11950EF8" w14:textId="436F34AA" w:rsidR="002F6F8B" w:rsidRPr="00F029EB" w:rsidRDefault="002F6F8B" w:rsidP="002F6F8B">
            <w:pPr>
              <w:suppressAutoHyphens/>
              <w:autoSpaceDE/>
              <w:autoSpaceDN/>
              <w:adjustRightInd/>
              <w:spacing w:before="0" w:line="240" w:lineRule="auto"/>
              <w:ind w:left="-72" w:hanging="10"/>
              <w:rPr>
                <w:sz w:val="16"/>
                <w:szCs w:val="18"/>
              </w:rPr>
            </w:pPr>
            <w:r w:rsidRPr="00222154">
              <w:rPr>
                <w:sz w:val="16"/>
                <w:szCs w:val="18"/>
              </w:rPr>
              <w:t>Near-white blast cleanliness.</w:t>
            </w:r>
          </w:p>
        </w:tc>
        <w:tc>
          <w:tcPr>
            <w:tcW w:w="1059" w:type="dxa"/>
            <w:tcBorders>
              <w:top w:val="single" w:sz="12" w:space="0" w:color="auto"/>
            </w:tcBorders>
          </w:tcPr>
          <w:p w14:paraId="1E6BFD76" w14:textId="77777777" w:rsidR="002F6F8B" w:rsidRPr="00F029EB" w:rsidRDefault="002F6F8B" w:rsidP="002F6F8B">
            <w:pPr>
              <w:tabs>
                <w:tab w:val="left" w:pos="242"/>
              </w:tabs>
              <w:suppressAutoHyphens/>
              <w:autoSpaceDE/>
              <w:autoSpaceDN/>
              <w:adjustRightInd/>
              <w:spacing w:before="0" w:line="240" w:lineRule="auto"/>
              <w:ind w:left="0" w:right="-72"/>
              <w:rPr>
                <w:b/>
                <w:sz w:val="16"/>
                <w:szCs w:val="16"/>
              </w:rPr>
            </w:pPr>
            <w:r w:rsidRPr="00222154">
              <w:rPr>
                <w:b/>
                <w:sz w:val="16"/>
                <w:szCs w:val="16"/>
              </w:rPr>
              <w:t>Touch Up:</w:t>
            </w:r>
          </w:p>
        </w:tc>
        <w:tc>
          <w:tcPr>
            <w:tcW w:w="4016" w:type="dxa"/>
            <w:gridSpan w:val="3"/>
            <w:vMerge w:val="restart"/>
            <w:tcBorders>
              <w:top w:val="single" w:sz="12" w:space="0" w:color="auto"/>
            </w:tcBorders>
          </w:tcPr>
          <w:p w14:paraId="2FE768A4" w14:textId="77777777" w:rsidR="002F6F8B" w:rsidRPr="00222154" w:rsidRDefault="002F6F8B" w:rsidP="002F6F8B">
            <w:pPr>
              <w:autoSpaceDE/>
              <w:autoSpaceDN/>
              <w:adjustRightInd/>
              <w:spacing w:before="0" w:line="240" w:lineRule="auto"/>
              <w:ind w:left="-72"/>
              <w:rPr>
                <w:sz w:val="16"/>
                <w:szCs w:val="16"/>
              </w:rPr>
            </w:pPr>
            <w:r w:rsidRPr="00222154">
              <w:rPr>
                <w:sz w:val="16"/>
                <w:szCs w:val="16"/>
              </w:rPr>
              <w:t>Use pure silicone topcoat only, two coats.</w:t>
            </w:r>
          </w:p>
        </w:tc>
      </w:tr>
      <w:tr w:rsidR="002F6F8B" w:rsidRPr="00DB1FCF" w14:paraId="080A603C" w14:textId="77777777" w:rsidTr="002F6F8B">
        <w:trPr>
          <w:cantSplit/>
          <w:trHeight w:val="288"/>
          <w:jc w:val="center"/>
        </w:trPr>
        <w:tc>
          <w:tcPr>
            <w:tcW w:w="1440" w:type="dxa"/>
            <w:gridSpan w:val="2"/>
          </w:tcPr>
          <w:p w14:paraId="11426838" w14:textId="77777777" w:rsidR="002F6F8B" w:rsidRPr="00222154" w:rsidRDefault="002F6F8B" w:rsidP="002F6F8B">
            <w:pPr>
              <w:autoSpaceDE/>
              <w:autoSpaceDN/>
              <w:adjustRightInd/>
              <w:spacing w:before="0" w:line="240" w:lineRule="auto"/>
              <w:ind w:left="-72"/>
              <w:rPr>
                <w:b/>
                <w:sz w:val="16"/>
                <w:szCs w:val="16"/>
              </w:rPr>
            </w:pPr>
            <w:r w:rsidRPr="00222154">
              <w:rPr>
                <w:b/>
                <w:sz w:val="16"/>
                <w:szCs w:val="16"/>
              </w:rPr>
              <w:t>Anchor Pattern:</w:t>
            </w:r>
          </w:p>
        </w:tc>
        <w:tc>
          <w:tcPr>
            <w:tcW w:w="3503" w:type="dxa"/>
            <w:gridSpan w:val="2"/>
          </w:tcPr>
          <w:p w14:paraId="3BA4F39A" w14:textId="77777777" w:rsidR="002F6F8B" w:rsidRPr="00F029EB" w:rsidRDefault="002F6F8B" w:rsidP="002F6F8B">
            <w:pPr>
              <w:suppressAutoHyphens/>
              <w:autoSpaceDE/>
              <w:autoSpaceDN/>
              <w:adjustRightInd/>
              <w:spacing w:before="0" w:line="240" w:lineRule="auto"/>
              <w:ind w:left="-72" w:hanging="10"/>
              <w:rPr>
                <w:sz w:val="16"/>
                <w:szCs w:val="18"/>
              </w:rPr>
            </w:pPr>
            <w:r w:rsidRPr="00F6525C">
              <w:rPr>
                <w:sz w:val="16"/>
                <w:szCs w:val="18"/>
              </w:rPr>
              <w:t>Per manufacturer’s product data sheet</w:t>
            </w:r>
          </w:p>
        </w:tc>
        <w:tc>
          <w:tcPr>
            <w:tcW w:w="1059" w:type="dxa"/>
          </w:tcPr>
          <w:p w14:paraId="42222AD2" w14:textId="77777777" w:rsidR="002F6F8B" w:rsidRPr="00222154" w:rsidRDefault="002F6F8B" w:rsidP="002F6F8B">
            <w:pPr>
              <w:autoSpaceDE/>
              <w:autoSpaceDN/>
              <w:adjustRightInd/>
              <w:spacing w:before="0" w:line="240" w:lineRule="auto"/>
              <w:ind w:left="-72"/>
              <w:rPr>
                <w:sz w:val="16"/>
                <w:szCs w:val="18"/>
              </w:rPr>
            </w:pPr>
          </w:p>
        </w:tc>
        <w:tc>
          <w:tcPr>
            <w:tcW w:w="4016" w:type="dxa"/>
            <w:gridSpan w:val="3"/>
            <w:vMerge/>
            <w:vAlign w:val="center"/>
          </w:tcPr>
          <w:p w14:paraId="33D185E5" w14:textId="77777777" w:rsidR="002F6F8B" w:rsidRPr="00222154" w:rsidRDefault="002F6F8B" w:rsidP="002F6F8B"/>
        </w:tc>
      </w:tr>
      <w:tr w:rsidR="002F6F8B" w:rsidRPr="00DB1FCF" w14:paraId="6AB542B9" w14:textId="77777777" w:rsidTr="002F6F8B">
        <w:trPr>
          <w:cantSplit/>
          <w:trHeight w:val="288"/>
          <w:jc w:val="center"/>
        </w:trPr>
        <w:tc>
          <w:tcPr>
            <w:tcW w:w="1440" w:type="dxa"/>
            <w:gridSpan w:val="2"/>
            <w:tcBorders>
              <w:bottom w:val="single" w:sz="12" w:space="0" w:color="auto"/>
            </w:tcBorders>
          </w:tcPr>
          <w:p w14:paraId="111AA090" w14:textId="77777777" w:rsidR="002F6F8B" w:rsidRPr="00222154" w:rsidRDefault="002F6F8B" w:rsidP="002F6F8B">
            <w:pPr>
              <w:autoSpaceDE/>
              <w:autoSpaceDN/>
              <w:adjustRightInd/>
              <w:spacing w:before="0" w:line="240" w:lineRule="auto"/>
              <w:ind w:left="-72"/>
              <w:rPr>
                <w:b/>
                <w:sz w:val="16"/>
                <w:szCs w:val="16"/>
              </w:rPr>
            </w:pPr>
            <w:r w:rsidRPr="00222154">
              <w:rPr>
                <w:b/>
                <w:sz w:val="16"/>
                <w:szCs w:val="16"/>
              </w:rPr>
              <w:t>Total DFT:</w:t>
            </w:r>
          </w:p>
        </w:tc>
        <w:tc>
          <w:tcPr>
            <w:tcW w:w="3503" w:type="dxa"/>
            <w:gridSpan w:val="2"/>
            <w:tcBorders>
              <w:bottom w:val="single" w:sz="12" w:space="0" w:color="auto"/>
            </w:tcBorders>
          </w:tcPr>
          <w:p w14:paraId="458E61B8" w14:textId="77777777" w:rsidR="002F6F8B" w:rsidRDefault="002F6F8B" w:rsidP="002F6F8B">
            <w:pPr>
              <w:suppressAutoHyphens/>
              <w:autoSpaceDE/>
              <w:autoSpaceDN/>
              <w:adjustRightInd/>
              <w:spacing w:before="0" w:line="240" w:lineRule="auto"/>
              <w:ind w:left="-72" w:hanging="10"/>
              <w:rPr>
                <w:sz w:val="16"/>
                <w:szCs w:val="18"/>
              </w:rPr>
            </w:pPr>
            <w:r w:rsidRPr="00D02000">
              <w:rPr>
                <w:sz w:val="16"/>
                <w:szCs w:val="18"/>
              </w:rPr>
              <w:t>Per manufacturer’s product data sheet</w:t>
            </w:r>
          </w:p>
          <w:p w14:paraId="0247AC89" w14:textId="77777777" w:rsidR="002F6F8B" w:rsidRPr="00F029EB" w:rsidRDefault="002F6F8B" w:rsidP="002F6F8B">
            <w:pPr>
              <w:suppressAutoHyphens/>
              <w:autoSpaceDE/>
              <w:autoSpaceDN/>
              <w:adjustRightInd/>
              <w:spacing w:before="0" w:line="240" w:lineRule="auto"/>
              <w:ind w:left="-72" w:hanging="10"/>
              <w:rPr>
                <w:sz w:val="16"/>
                <w:szCs w:val="18"/>
              </w:rPr>
            </w:pPr>
            <w:r w:rsidRPr="00F6525C">
              <w:rPr>
                <w:sz w:val="16"/>
                <w:szCs w:val="18"/>
              </w:rPr>
              <w:t>(Thickness is critical.)</w:t>
            </w:r>
          </w:p>
        </w:tc>
        <w:tc>
          <w:tcPr>
            <w:tcW w:w="1059" w:type="dxa"/>
            <w:tcBorders>
              <w:bottom w:val="single" w:sz="12" w:space="0" w:color="auto"/>
            </w:tcBorders>
          </w:tcPr>
          <w:p w14:paraId="12B2AB56" w14:textId="77777777" w:rsidR="002F6F8B" w:rsidRPr="00222154" w:rsidRDefault="002F6F8B" w:rsidP="002F6F8B">
            <w:pPr>
              <w:autoSpaceDE/>
              <w:autoSpaceDN/>
              <w:adjustRightInd/>
              <w:spacing w:before="0" w:line="240" w:lineRule="auto"/>
              <w:ind w:left="-72"/>
              <w:rPr>
                <w:sz w:val="16"/>
                <w:szCs w:val="18"/>
              </w:rPr>
            </w:pPr>
          </w:p>
        </w:tc>
        <w:tc>
          <w:tcPr>
            <w:tcW w:w="4016" w:type="dxa"/>
            <w:gridSpan w:val="3"/>
            <w:vMerge/>
            <w:tcBorders>
              <w:bottom w:val="single" w:sz="12" w:space="0" w:color="auto"/>
            </w:tcBorders>
            <w:vAlign w:val="center"/>
          </w:tcPr>
          <w:p w14:paraId="6B63B21F" w14:textId="77777777" w:rsidR="002F6F8B" w:rsidRPr="00222154" w:rsidRDefault="002F6F8B" w:rsidP="002F6F8B"/>
        </w:tc>
      </w:tr>
      <w:tr w:rsidR="002F6F8B" w:rsidRPr="00DB1FCF" w14:paraId="118A2385" w14:textId="77777777" w:rsidTr="002F6F8B">
        <w:trPr>
          <w:trHeight w:val="360"/>
          <w:jc w:val="center"/>
        </w:trPr>
        <w:tc>
          <w:tcPr>
            <w:tcW w:w="2174" w:type="dxa"/>
            <w:gridSpan w:val="3"/>
            <w:tcBorders>
              <w:top w:val="single" w:sz="12" w:space="0" w:color="auto"/>
              <w:left w:val="single" w:sz="12" w:space="0" w:color="auto"/>
              <w:bottom w:val="single" w:sz="12" w:space="0" w:color="auto"/>
            </w:tcBorders>
            <w:shd w:val="clear" w:color="auto" w:fill="000000"/>
            <w:vAlign w:val="center"/>
          </w:tcPr>
          <w:p w14:paraId="46CDAFF6" w14:textId="77777777" w:rsidR="002F6F8B" w:rsidRPr="00222154" w:rsidRDefault="002F6F8B" w:rsidP="002F6F8B">
            <w:pPr>
              <w:autoSpaceDE/>
              <w:autoSpaceDN/>
              <w:adjustRightInd/>
              <w:spacing w:before="0" w:line="240" w:lineRule="auto"/>
              <w:ind w:left="0"/>
              <w:rPr>
                <w:b/>
                <w:color w:val="FFFFFF"/>
                <w:sz w:val="16"/>
                <w:szCs w:val="16"/>
              </w:rPr>
            </w:pPr>
            <w:r w:rsidRPr="00222154">
              <w:rPr>
                <w:b/>
                <w:color w:val="FFFFFF"/>
                <w:sz w:val="16"/>
                <w:szCs w:val="16"/>
              </w:rPr>
              <w:t>Coat, Generic Classification, DFT</w:t>
            </w:r>
          </w:p>
        </w:tc>
        <w:tc>
          <w:tcPr>
            <w:tcW w:w="2769" w:type="dxa"/>
            <w:tcBorders>
              <w:top w:val="single" w:sz="12" w:space="0" w:color="auto"/>
              <w:bottom w:val="single" w:sz="12" w:space="0" w:color="auto"/>
            </w:tcBorders>
            <w:shd w:val="clear" w:color="auto" w:fill="000000"/>
            <w:vAlign w:val="center"/>
          </w:tcPr>
          <w:p w14:paraId="5BE45AC4" w14:textId="77777777" w:rsidR="002F6F8B" w:rsidRPr="00F029EB" w:rsidRDefault="002F6F8B" w:rsidP="002F6F8B">
            <w:pPr>
              <w:suppressAutoHyphens/>
              <w:autoSpaceDE/>
              <w:autoSpaceDN/>
              <w:adjustRightInd/>
              <w:spacing w:before="0" w:line="240" w:lineRule="auto"/>
              <w:ind w:left="0" w:firstLine="360"/>
              <w:rPr>
                <w:b/>
                <w:color w:val="FFFFFF"/>
                <w:sz w:val="16"/>
                <w:szCs w:val="16"/>
              </w:rPr>
            </w:pPr>
            <w:r w:rsidRPr="00222154">
              <w:rPr>
                <w:b/>
                <w:color w:val="FFFFFF"/>
                <w:sz w:val="16"/>
                <w:szCs w:val="16"/>
              </w:rPr>
              <w:t>Manufacturer</w:t>
            </w:r>
          </w:p>
        </w:tc>
        <w:tc>
          <w:tcPr>
            <w:tcW w:w="2766" w:type="dxa"/>
            <w:gridSpan w:val="2"/>
            <w:tcBorders>
              <w:top w:val="single" w:sz="12" w:space="0" w:color="auto"/>
              <w:bottom w:val="single" w:sz="12" w:space="0" w:color="auto"/>
            </w:tcBorders>
            <w:shd w:val="clear" w:color="auto" w:fill="000000"/>
            <w:vAlign w:val="center"/>
          </w:tcPr>
          <w:p w14:paraId="627AE858" w14:textId="77777777" w:rsidR="002F6F8B" w:rsidRPr="00F029EB" w:rsidRDefault="002F6F8B" w:rsidP="002F6F8B">
            <w:pPr>
              <w:suppressAutoHyphens/>
              <w:autoSpaceDE/>
              <w:autoSpaceDN/>
              <w:adjustRightInd/>
              <w:spacing w:before="0" w:line="240" w:lineRule="auto"/>
              <w:ind w:left="0" w:firstLine="360"/>
              <w:rPr>
                <w:b/>
                <w:color w:val="FFFFFF"/>
                <w:sz w:val="16"/>
                <w:szCs w:val="16"/>
              </w:rPr>
            </w:pPr>
            <w:r w:rsidRPr="00222154">
              <w:rPr>
                <w:b/>
                <w:color w:val="FFFFFF"/>
                <w:sz w:val="16"/>
                <w:szCs w:val="16"/>
              </w:rPr>
              <w:t>Product Designation</w:t>
            </w:r>
          </w:p>
        </w:tc>
        <w:tc>
          <w:tcPr>
            <w:tcW w:w="887" w:type="dxa"/>
            <w:tcBorders>
              <w:top w:val="single" w:sz="12" w:space="0" w:color="auto"/>
              <w:bottom w:val="single" w:sz="12" w:space="0" w:color="auto"/>
            </w:tcBorders>
            <w:shd w:val="clear" w:color="auto" w:fill="000000"/>
            <w:vAlign w:val="center"/>
          </w:tcPr>
          <w:p w14:paraId="20305B53" w14:textId="77777777" w:rsidR="002F6F8B" w:rsidRPr="00F029EB" w:rsidRDefault="002F6F8B" w:rsidP="002F6F8B">
            <w:pPr>
              <w:autoSpaceDE/>
              <w:autoSpaceDN/>
              <w:adjustRightInd/>
              <w:spacing w:before="0" w:line="240" w:lineRule="auto"/>
              <w:ind w:left="0"/>
              <w:jc w:val="center"/>
              <w:rPr>
                <w:b/>
                <w:color w:val="FFFFFF"/>
                <w:sz w:val="16"/>
                <w:szCs w:val="16"/>
              </w:rPr>
            </w:pPr>
            <w:r w:rsidRPr="00222154">
              <w:rPr>
                <w:b/>
                <w:color w:val="FFFFFF"/>
                <w:sz w:val="16"/>
                <w:szCs w:val="16"/>
              </w:rPr>
              <w:t>VOC (G/L)</w:t>
            </w:r>
          </w:p>
        </w:tc>
        <w:tc>
          <w:tcPr>
            <w:tcW w:w="1422" w:type="dxa"/>
            <w:tcBorders>
              <w:top w:val="single" w:sz="12" w:space="0" w:color="auto"/>
              <w:bottom w:val="single" w:sz="12" w:space="0" w:color="auto"/>
              <w:right w:val="single" w:sz="12" w:space="0" w:color="auto"/>
            </w:tcBorders>
            <w:shd w:val="clear" w:color="auto" w:fill="000000"/>
            <w:vAlign w:val="center"/>
          </w:tcPr>
          <w:p w14:paraId="7A2C5372" w14:textId="77777777" w:rsidR="002F6F8B" w:rsidRPr="00F029EB" w:rsidRDefault="002F6F8B" w:rsidP="002F6F8B">
            <w:pPr>
              <w:suppressAutoHyphens/>
              <w:autoSpaceDE/>
              <w:autoSpaceDN/>
              <w:adjustRightInd/>
              <w:spacing w:before="0" w:line="240" w:lineRule="auto"/>
              <w:ind w:left="0"/>
              <w:jc w:val="center"/>
              <w:rPr>
                <w:b/>
                <w:color w:val="FFFFFF"/>
                <w:sz w:val="16"/>
                <w:szCs w:val="16"/>
              </w:rPr>
            </w:pPr>
            <w:r w:rsidRPr="00222154">
              <w:rPr>
                <w:b/>
                <w:color w:val="FFFFFF"/>
                <w:sz w:val="16"/>
                <w:szCs w:val="16"/>
              </w:rPr>
              <w:t>By Max</w:t>
            </w:r>
            <w:r w:rsidRPr="00222154">
              <w:rPr>
                <w:b/>
                <w:color w:val="FFFFFF"/>
                <w:sz w:val="16"/>
                <w:szCs w:val="16"/>
              </w:rPr>
              <w:br/>
              <w:t>Svc Temp</w:t>
            </w:r>
          </w:p>
        </w:tc>
      </w:tr>
      <w:tr w:rsidR="002F6F8B" w:rsidRPr="00DB1FCF" w14:paraId="101A8057" w14:textId="77777777" w:rsidTr="002F6F8B">
        <w:trPr>
          <w:trHeight w:val="288"/>
          <w:jc w:val="center"/>
        </w:trPr>
        <w:tc>
          <w:tcPr>
            <w:tcW w:w="2174" w:type="dxa"/>
            <w:gridSpan w:val="3"/>
            <w:vAlign w:val="center"/>
          </w:tcPr>
          <w:p w14:paraId="7B815664" w14:textId="77777777" w:rsidR="002F6F8B" w:rsidRPr="00222154" w:rsidRDefault="002F6F8B" w:rsidP="002F6F8B">
            <w:pPr>
              <w:autoSpaceDE/>
              <w:autoSpaceDN/>
              <w:adjustRightInd/>
              <w:spacing w:before="0" w:line="240" w:lineRule="auto"/>
              <w:ind w:left="0"/>
              <w:rPr>
                <w:b/>
                <w:sz w:val="16"/>
                <w:szCs w:val="16"/>
              </w:rPr>
            </w:pPr>
            <w:r w:rsidRPr="00222154">
              <w:rPr>
                <w:b/>
                <w:sz w:val="16"/>
                <w:szCs w:val="16"/>
              </w:rPr>
              <w:t>PRIMER</w:t>
            </w:r>
          </w:p>
        </w:tc>
        <w:tc>
          <w:tcPr>
            <w:tcW w:w="2769" w:type="dxa"/>
            <w:vAlign w:val="center"/>
          </w:tcPr>
          <w:p w14:paraId="2BDC398F" w14:textId="77777777" w:rsidR="002F6F8B" w:rsidRPr="00F029EB" w:rsidRDefault="002F6F8B" w:rsidP="002F6F8B">
            <w:pPr>
              <w:suppressAutoHyphens/>
              <w:autoSpaceDE/>
              <w:autoSpaceDN/>
              <w:adjustRightInd/>
              <w:spacing w:before="0" w:line="240" w:lineRule="auto"/>
              <w:ind w:left="0" w:firstLine="360"/>
              <w:rPr>
                <w:sz w:val="16"/>
                <w:szCs w:val="16"/>
              </w:rPr>
            </w:pPr>
            <w:r w:rsidRPr="00222154">
              <w:rPr>
                <w:sz w:val="16"/>
                <w:szCs w:val="16"/>
              </w:rPr>
              <w:t>Carboline</w:t>
            </w:r>
          </w:p>
        </w:tc>
        <w:tc>
          <w:tcPr>
            <w:tcW w:w="2766" w:type="dxa"/>
            <w:gridSpan w:val="2"/>
            <w:vAlign w:val="center"/>
          </w:tcPr>
          <w:p w14:paraId="3A98E6E9" w14:textId="77777777" w:rsidR="002F6F8B" w:rsidRPr="008557DC" w:rsidRDefault="002F6F8B" w:rsidP="002F6F8B">
            <w:pPr>
              <w:suppressAutoHyphens/>
              <w:autoSpaceDE/>
              <w:autoSpaceDN/>
              <w:adjustRightInd/>
              <w:spacing w:before="0" w:line="240" w:lineRule="auto"/>
              <w:ind w:left="0" w:firstLine="360"/>
              <w:rPr>
                <w:sz w:val="16"/>
                <w:szCs w:val="16"/>
              </w:rPr>
            </w:pPr>
            <w:r w:rsidRPr="008557DC">
              <w:rPr>
                <w:sz w:val="16"/>
                <w:szCs w:val="16"/>
              </w:rPr>
              <w:t>Carbozinc11Ser</w:t>
            </w:r>
            <w:r w:rsidRPr="008557DC">
              <w:rPr>
                <w:spacing w:val="2"/>
                <w:sz w:val="16"/>
                <w:szCs w:val="16"/>
              </w:rPr>
              <w:t>i</w:t>
            </w:r>
            <w:r w:rsidRPr="008557DC">
              <w:rPr>
                <w:sz w:val="16"/>
                <w:szCs w:val="16"/>
              </w:rPr>
              <w:t>es</w:t>
            </w:r>
          </w:p>
        </w:tc>
        <w:tc>
          <w:tcPr>
            <w:tcW w:w="887" w:type="dxa"/>
            <w:vAlign w:val="center"/>
          </w:tcPr>
          <w:p w14:paraId="16DF48D2" w14:textId="77777777" w:rsidR="002F6F8B" w:rsidRPr="00F029EB" w:rsidRDefault="002F6F8B" w:rsidP="002F6F8B">
            <w:pPr>
              <w:autoSpaceDE/>
              <w:autoSpaceDN/>
              <w:adjustRightInd/>
              <w:spacing w:before="0" w:line="240" w:lineRule="auto"/>
              <w:ind w:left="0"/>
              <w:jc w:val="center"/>
              <w:rPr>
                <w:sz w:val="16"/>
                <w:szCs w:val="16"/>
              </w:rPr>
            </w:pPr>
            <w:r w:rsidRPr="00222154">
              <w:rPr>
                <w:sz w:val="16"/>
                <w:szCs w:val="16"/>
              </w:rPr>
              <w:t>264–515</w:t>
            </w:r>
          </w:p>
        </w:tc>
        <w:tc>
          <w:tcPr>
            <w:tcW w:w="1422" w:type="dxa"/>
            <w:vAlign w:val="center"/>
          </w:tcPr>
          <w:p w14:paraId="0EF96168" w14:textId="77777777" w:rsidR="002F6F8B" w:rsidRPr="00F029EB" w:rsidRDefault="002F6F8B" w:rsidP="002F6F8B">
            <w:pPr>
              <w:suppressAutoHyphens/>
              <w:autoSpaceDE/>
              <w:autoSpaceDN/>
              <w:adjustRightInd/>
              <w:spacing w:before="0" w:line="240" w:lineRule="auto"/>
              <w:ind w:left="0" w:firstLine="38"/>
              <w:jc w:val="center"/>
              <w:rPr>
                <w:sz w:val="16"/>
                <w:szCs w:val="16"/>
              </w:rPr>
            </w:pPr>
            <w:r w:rsidRPr="00222154">
              <w:rPr>
                <w:sz w:val="16"/>
                <w:szCs w:val="16"/>
                <w:lang w:eastAsia="ru-RU"/>
              </w:rPr>
              <w:t>399°C(750</w:t>
            </w:r>
            <w:r w:rsidRPr="00222154">
              <w:rPr>
                <w:spacing w:val="1"/>
                <w:sz w:val="16"/>
                <w:szCs w:val="16"/>
                <w:lang w:eastAsia="ru-RU"/>
              </w:rPr>
              <w:t>°</w:t>
            </w:r>
            <w:r w:rsidRPr="00222154">
              <w:rPr>
                <w:sz w:val="16"/>
                <w:szCs w:val="16"/>
                <w:lang w:eastAsia="ru-RU"/>
              </w:rPr>
              <w:t>F)</w:t>
            </w:r>
          </w:p>
        </w:tc>
      </w:tr>
      <w:tr w:rsidR="002F6F8B" w:rsidRPr="00DB1FCF" w14:paraId="16A8E262" w14:textId="77777777" w:rsidTr="002F6F8B">
        <w:trPr>
          <w:trHeight w:val="288"/>
          <w:jc w:val="center"/>
        </w:trPr>
        <w:tc>
          <w:tcPr>
            <w:tcW w:w="2174" w:type="dxa"/>
            <w:gridSpan w:val="3"/>
            <w:vAlign w:val="center"/>
          </w:tcPr>
          <w:p w14:paraId="63BA4DDD" w14:textId="77777777" w:rsidR="002F6F8B" w:rsidRPr="00222154" w:rsidRDefault="002F6F8B" w:rsidP="002F6F8B">
            <w:pPr>
              <w:autoSpaceDE/>
              <w:autoSpaceDN/>
              <w:adjustRightInd/>
              <w:spacing w:before="0" w:line="240" w:lineRule="auto"/>
              <w:ind w:left="0"/>
              <w:rPr>
                <w:b/>
                <w:sz w:val="16"/>
                <w:szCs w:val="16"/>
              </w:rPr>
            </w:pPr>
            <w:r w:rsidRPr="00222154">
              <w:rPr>
                <w:b/>
                <w:sz w:val="16"/>
                <w:szCs w:val="16"/>
              </w:rPr>
              <w:t>Self-Cured Inorganic</w:t>
            </w:r>
          </w:p>
        </w:tc>
        <w:tc>
          <w:tcPr>
            <w:tcW w:w="2769" w:type="dxa"/>
            <w:vAlign w:val="center"/>
          </w:tcPr>
          <w:p w14:paraId="7D4A0354" w14:textId="77777777" w:rsidR="002F6F8B" w:rsidRPr="00F029EB" w:rsidRDefault="002F6F8B" w:rsidP="002F6F8B">
            <w:pPr>
              <w:suppressAutoHyphens/>
              <w:autoSpaceDE/>
              <w:autoSpaceDN/>
              <w:adjustRightInd/>
              <w:spacing w:before="0" w:line="240" w:lineRule="auto"/>
              <w:ind w:left="0" w:firstLine="360"/>
              <w:rPr>
                <w:sz w:val="16"/>
                <w:szCs w:val="16"/>
              </w:rPr>
            </w:pPr>
            <w:proofErr w:type="spellStart"/>
            <w:proofErr w:type="gramStart"/>
            <w:r w:rsidRPr="00222154">
              <w:rPr>
                <w:sz w:val="16"/>
                <w:szCs w:val="16"/>
              </w:rPr>
              <w:t>Dampn</w:t>
            </w:r>
            <w:r w:rsidRPr="00222154">
              <w:rPr>
                <w:spacing w:val="1"/>
                <w:sz w:val="16"/>
                <w:szCs w:val="16"/>
              </w:rPr>
              <w:t>e</w:t>
            </w:r>
            <w:r w:rsidRPr="00222154">
              <w:rPr>
                <w:sz w:val="16"/>
                <w:szCs w:val="16"/>
              </w:rPr>
              <w:t>yCom</w:t>
            </w:r>
            <w:r w:rsidRPr="00222154">
              <w:rPr>
                <w:spacing w:val="1"/>
                <w:sz w:val="16"/>
                <w:szCs w:val="16"/>
              </w:rPr>
              <w:t>p</w:t>
            </w:r>
            <w:r w:rsidRPr="00222154">
              <w:rPr>
                <w:sz w:val="16"/>
                <w:szCs w:val="16"/>
              </w:rPr>
              <w:t>a</w:t>
            </w:r>
            <w:r w:rsidRPr="00222154">
              <w:rPr>
                <w:spacing w:val="1"/>
                <w:sz w:val="16"/>
                <w:szCs w:val="16"/>
              </w:rPr>
              <w:t>n</w:t>
            </w:r>
            <w:r w:rsidRPr="00222154">
              <w:rPr>
                <w:spacing w:val="-2"/>
                <w:sz w:val="16"/>
                <w:szCs w:val="16"/>
              </w:rPr>
              <w:t>y</w:t>
            </w:r>
            <w:r w:rsidRPr="00222154">
              <w:rPr>
                <w:sz w:val="16"/>
                <w:szCs w:val="16"/>
              </w:rPr>
              <w:t>,Inc</w:t>
            </w:r>
            <w:proofErr w:type="spellEnd"/>
            <w:r w:rsidRPr="00222154">
              <w:rPr>
                <w:sz w:val="16"/>
                <w:szCs w:val="16"/>
              </w:rPr>
              <w:t>.</w:t>
            </w:r>
            <w:proofErr w:type="gramEnd"/>
          </w:p>
        </w:tc>
        <w:tc>
          <w:tcPr>
            <w:tcW w:w="2766" w:type="dxa"/>
            <w:gridSpan w:val="2"/>
            <w:vAlign w:val="center"/>
          </w:tcPr>
          <w:p w14:paraId="1B6EAAE0" w14:textId="77777777" w:rsidR="002F6F8B" w:rsidRPr="008557DC" w:rsidRDefault="002F6F8B" w:rsidP="002F6F8B">
            <w:pPr>
              <w:suppressAutoHyphens/>
              <w:autoSpaceDE/>
              <w:autoSpaceDN/>
              <w:adjustRightInd/>
              <w:spacing w:before="0" w:line="240" w:lineRule="auto"/>
              <w:ind w:left="0" w:firstLine="360"/>
              <w:rPr>
                <w:sz w:val="16"/>
                <w:szCs w:val="16"/>
              </w:rPr>
            </w:pPr>
            <w:r w:rsidRPr="008557DC">
              <w:rPr>
                <w:sz w:val="16"/>
                <w:szCs w:val="16"/>
              </w:rPr>
              <w:t>Thurmal</w:t>
            </w:r>
            <w:r w:rsidRPr="008557DC">
              <w:rPr>
                <w:spacing w:val="1"/>
                <w:sz w:val="16"/>
                <w:szCs w:val="16"/>
              </w:rPr>
              <w:t>o</w:t>
            </w:r>
            <w:r w:rsidRPr="008557DC">
              <w:rPr>
                <w:sz w:val="16"/>
                <w:szCs w:val="16"/>
              </w:rPr>
              <w:t>x245/ 245C or 837</w:t>
            </w:r>
          </w:p>
        </w:tc>
        <w:tc>
          <w:tcPr>
            <w:tcW w:w="887" w:type="dxa"/>
            <w:vAlign w:val="center"/>
          </w:tcPr>
          <w:p w14:paraId="7F9E0280" w14:textId="77777777" w:rsidR="002F6F8B" w:rsidRPr="00F029EB" w:rsidRDefault="002F6F8B" w:rsidP="002F6F8B">
            <w:pPr>
              <w:tabs>
                <w:tab w:val="left" w:pos="878"/>
              </w:tabs>
              <w:autoSpaceDE/>
              <w:autoSpaceDN/>
              <w:adjustRightInd/>
              <w:spacing w:before="0" w:line="240" w:lineRule="auto"/>
              <w:ind w:left="-114" w:right="-207"/>
              <w:jc w:val="center"/>
              <w:rPr>
                <w:sz w:val="16"/>
                <w:szCs w:val="16"/>
              </w:rPr>
            </w:pPr>
            <w:r>
              <w:rPr>
                <w:sz w:val="16"/>
                <w:szCs w:val="16"/>
              </w:rPr>
              <w:t>538/395/</w:t>
            </w:r>
            <w:r w:rsidRPr="00222154">
              <w:rPr>
                <w:sz w:val="16"/>
                <w:szCs w:val="16"/>
              </w:rPr>
              <w:t>232</w:t>
            </w:r>
          </w:p>
        </w:tc>
        <w:tc>
          <w:tcPr>
            <w:tcW w:w="1422" w:type="dxa"/>
            <w:vAlign w:val="center"/>
          </w:tcPr>
          <w:p w14:paraId="6BD2F25E" w14:textId="77777777" w:rsidR="002F6F8B" w:rsidRPr="00F029EB" w:rsidRDefault="002F6F8B" w:rsidP="002F6F8B">
            <w:pPr>
              <w:suppressAutoHyphens/>
              <w:autoSpaceDE/>
              <w:autoSpaceDN/>
              <w:adjustRightInd/>
              <w:spacing w:before="0" w:line="240" w:lineRule="auto"/>
              <w:ind w:left="0" w:firstLine="38"/>
              <w:jc w:val="center"/>
              <w:rPr>
                <w:sz w:val="16"/>
                <w:szCs w:val="16"/>
              </w:rPr>
            </w:pPr>
            <w:r w:rsidRPr="00222154">
              <w:rPr>
                <w:sz w:val="16"/>
                <w:szCs w:val="16"/>
                <w:lang w:eastAsia="ru-RU"/>
              </w:rPr>
              <w:t>538°C(1000</w:t>
            </w:r>
            <w:r w:rsidRPr="00222154">
              <w:rPr>
                <w:spacing w:val="1"/>
                <w:sz w:val="16"/>
                <w:szCs w:val="16"/>
                <w:lang w:eastAsia="ru-RU"/>
              </w:rPr>
              <w:t>°</w:t>
            </w:r>
            <w:r w:rsidRPr="00222154">
              <w:rPr>
                <w:sz w:val="16"/>
                <w:szCs w:val="16"/>
                <w:lang w:eastAsia="ru-RU"/>
              </w:rPr>
              <w:t>F)</w:t>
            </w:r>
          </w:p>
        </w:tc>
      </w:tr>
      <w:tr w:rsidR="002F6F8B" w:rsidRPr="00DB1FCF" w14:paraId="1159363D" w14:textId="77777777" w:rsidTr="002F6F8B">
        <w:trPr>
          <w:trHeight w:val="288"/>
          <w:jc w:val="center"/>
        </w:trPr>
        <w:tc>
          <w:tcPr>
            <w:tcW w:w="2174" w:type="dxa"/>
            <w:gridSpan w:val="3"/>
            <w:vAlign w:val="center"/>
          </w:tcPr>
          <w:p w14:paraId="6801822C" w14:textId="77777777" w:rsidR="002F6F8B" w:rsidRPr="00222154" w:rsidRDefault="002F6F8B" w:rsidP="002F6F8B">
            <w:pPr>
              <w:autoSpaceDE/>
              <w:autoSpaceDN/>
              <w:adjustRightInd/>
              <w:spacing w:before="0" w:line="240" w:lineRule="auto"/>
              <w:ind w:left="0"/>
              <w:rPr>
                <w:b/>
                <w:sz w:val="16"/>
                <w:szCs w:val="16"/>
              </w:rPr>
            </w:pPr>
            <w:r w:rsidRPr="00222154">
              <w:rPr>
                <w:b/>
                <w:sz w:val="16"/>
                <w:szCs w:val="16"/>
              </w:rPr>
              <w:t>Zinc - Solvent Reducible</w:t>
            </w:r>
          </w:p>
        </w:tc>
        <w:tc>
          <w:tcPr>
            <w:tcW w:w="2769" w:type="dxa"/>
            <w:vAlign w:val="center"/>
          </w:tcPr>
          <w:p w14:paraId="1CEBB125" w14:textId="77777777" w:rsidR="002F6F8B" w:rsidRPr="00F029EB" w:rsidRDefault="002F6F8B" w:rsidP="002F6F8B">
            <w:pPr>
              <w:suppressAutoHyphens/>
              <w:autoSpaceDE/>
              <w:autoSpaceDN/>
              <w:adjustRightInd/>
              <w:spacing w:before="0" w:line="240" w:lineRule="auto"/>
              <w:ind w:left="0" w:firstLine="360"/>
              <w:rPr>
                <w:sz w:val="16"/>
                <w:szCs w:val="16"/>
              </w:rPr>
            </w:pPr>
            <w:proofErr w:type="spellStart"/>
            <w:proofErr w:type="gramStart"/>
            <w:r w:rsidRPr="00222154">
              <w:rPr>
                <w:position w:val="-1"/>
                <w:sz w:val="16"/>
                <w:szCs w:val="16"/>
              </w:rPr>
              <w:t>HempelCoatings</w:t>
            </w:r>
            <w:proofErr w:type="spellEnd"/>
            <w:r w:rsidRPr="00222154">
              <w:rPr>
                <w:position w:val="-1"/>
                <w:sz w:val="16"/>
                <w:szCs w:val="16"/>
              </w:rPr>
              <w:t>(</w:t>
            </w:r>
            <w:proofErr w:type="gramEnd"/>
            <w:r w:rsidRPr="00222154">
              <w:rPr>
                <w:position w:val="-1"/>
                <w:sz w:val="16"/>
                <w:szCs w:val="16"/>
              </w:rPr>
              <w:t>USA</w:t>
            </w:r>
            <w:proofErr w:type="gramStart"/>
            <w:r w:rsidRPr="00222154">
              <w:rPr>
                <w:position w:val="-1"/>
                <w:sz w:val="16"/>
                <w:szCs w:val="16"/>
              </w:rPr>
              <w:t>),Inc.</w:t>
            </w:r>
            <w:proofErr w:type="gramEnd"/>
          </w:p>
        </w:tc>
        <w:tc>
          <w:tcPr>
            <w:tcW w:w="2766" w:type="dxa"/>
            <w:gridSpan w:val="2"/>
            <w:vAlign w:val="center"/>
          </w:tcPr>
          <w:p w14:paraId="18F7A625" w14:textId="77777777" w:rsidR="002F6F8B" w:rsidRPr="008557DC" w:rsidRDefault="002F6F8B" w:rsidP="002F6F8B">
            <w:pPr>
              <w:suppressAutoHyphens/>
              <w:autoSpaceDE/>
              <w:autoSpaceDN/>
              <w:adjustRightInd/>
              <w:spacing w:before="0" w:line="240" w:lineRule="auto"/>
              <w:ind w:left="0" w:firstLine="360"/>
              <w:rPr>
                <w:sz w:val="16"/>
                <w:szCs w:val="16"/>
              </w:rPr>
            </w:pPr>
            <w:proofErr w:type="spellStart"/>
            <w:r w:rsidRPr="008557DC">
              <w:rPr>
                <w:position w:val="-1"/>
                <w:sz w:val="16"/>
                <w:szCs w:val="16"/>
              </w:rPr>
              <w:t>Galvosil</w:t>
            </w:r>
            <w:proofErr w:type="spellEnd"/>
            <w:r w:rsidR="00E73D8E" w:rsidRPr="008557DC">
              <w:rPr>
                <w:position w:val="-1"/>
                <w:sz w:val="16"/>
                <w:szCs w:val="16"/>
                <w:lang w:val="ru-RU"/>
              </w:rPr>
              <w:t xml:space="preserve"> </w:t>
            </w:r>
            <w:r w:rsidRPr="008557DC">
              <w:rPr>
                <w:position w:val="-1"/>
                <w:sz w:val="16"/>
                <w:szCs w:val="16"/>
              </w:rPr>
              <w:t>series</w:t>
            </w:r>
          </w:p>
        </w:tc>
        <w:tc>
          <w:tcPr>
            <w:tcW w:w="887" w:type="dxa"/>
            <w:vAlign w:val="center"/>
          </w:tcPr>
          <w:p w14:paraId="6FAD9AC7" w14:textId="4964D10F" w:rsidR="002F6F8B" w:rsidRPr="00F029EB" w:rsidRDefault="002F6F8B" w:rsidP="002F6F8B">
            <w:pPr>
              <w:autoSpaceDE/>
              <w:autoSpaceDN/>
              <w:adjustRightInd/>
              <w:spacing w:before="0" w:line="240" w:lineRule="auto"/>
              <w:ind w:left="0"/>
              <w:jc w:val="center"/>
              <w:rPr>
                <w:sz w:val="16"/>
                <w:szCs w:val="16"/>
              </w:rPr>
            </w:pPr>
            <w:r w:rsidRPr="00222154">
              <w:rPr>
                <w:position w:val="-1"/>
                <w:sz w:val="16"/>
                <w:szCs w:val="16"/>
              </w:rPr>
              <w:t>435</w:t>
            </w:r>
            <w:ins w:id="929" w:author="Kurmanov, Aidyn [STAMGazStroy LLP]" w:date="2025-12-09T16:16:00Z" w16du:dateUtc="2025-12-09T11:16:00Z">
              <w:r w:rsidR="004255E5">
                <w:rPr>
                  <w:position w:val="-1"/>
                  <w:sz w:val="16"/>
                  <w:szCs w:val="16"/>
                </w:rPr>
                <w:t>-445</w:t>
              </w:r>
            </w:ins>
          </w:p>
        </w:tc>
        <w:tc>
          <w:tcPr>
            <w:tcW w:w="1422" w:type="dxa"/>
            <w:vAlign w:val="center"/>
          </w:tcPr>
          <w:p w14:paraId="7217AD1D" w14:textId="77777777" w:rsidR="002F6F8B" w:rsidRPr="00F029EB" w:rsidRDefault="002F6F8B" w:rsidP="002F6F8B">
            <w:pPr>
              <w:suppressAutoHyphens/>
              <w:autoSpaceDE/>
              <w:autoSpaceDN/>
              <w:adjustRightInd/>
              <w:spacing w:before="0" w:line="240" w:lineRule="auto"/>
              <w:ind w:left="0" w:firstLine="38"/>
              <w:jc w:val="center"/>
              <w:rPr>
                <w:sz w:val="16"/>
                <w:szCs w:val="16"/>
              </w:rPr>
            </w:pPr>
            <w:r>
              <w:rPr>
                <w:sz w:val="16"/>
                <w:szCs w:val="16"/>
                <w:lang w:eastAsia="ru-RU"/>
              </w:rPr>
              <w:t>500</w:t>
            </w:r>
            <w:r w:rsidRPr="00222154">
              <w:rPr>
                <w:sz w:val="16"/>
                <w:szCs w:val="16"/>
                <w:lang w:eastAsia="ru-RU"/>
              </w:rPr>
              <w:t>°C(</w:t>
            </w:r>
            <w:r>
              <w:rPr>
                <w:sz w:val="16"/>
                <w:szCs w:val="16"/>
                <w:lang w:eastAsia="ru-RU"/>
              </w:rPr>
              <w:t>932</w:t>
            </w:r>
            <w:r w:rsidRPr="00222154">
              <w:rPr>
                <w:spacing w:val="1"/>
                <w:sz w:val="16"/>
                <w:szCs w:val="16"/>
                <w:lang w:eastAsia="ru-RU"/>
              </w:rPr>
              <w:t>°</w:t>
            </w:r>
            <w:r w:rsidRPr="00222154">
              <w:rPr>
                <w:sz w:val="16"/>
                <w:szCs w:val="16"/>
                <w:lang w:eastAsia="ru-RU"/>
              </w:rPr>
              <w:t>F)</w:t>
            </w:r>
          </w:p>
        </w:tc>
      </w:tr>
      <w:tr w:rsidR="006257FB" w:rsidRPr="00DB1FCF" w14:paraId="58AD29C4" w14:textId="77777777" w:rsidTr="002F6F8B">
        <w:trPr>
          <w:trHeight w:val="288"/>
          <w:jc w:val="center"/>
        </w:trPr>
        <w:tc>
          <w:tcPr>
            <w:tcW w:w="2174" w:type="dxa"/>
            <w:gridSpan w:val="3"/>
            <w:vMerge w:val="restart"/>
            <w:vAlign w:val="center"/>
          </w:tcPr>
          <w:p w14:paraId="268269A6" w14:textId="77777777" w:rsidR="006257FB" w:rsidRPr="00222154" w:rsidRDefault="006257FB" w:rsidP="002F6F8B">
            <w:pPr>
              <w:autoSpaceDE/>
              <w:autoSpaceDN/>
              <w:adjustRightInd/>
              <w:spacing w:before="0" w:line="240" w:lineRule="auto"/>
              <w:ind w:left="0"/>
              <w:rPr>
                <w:b/>
                <w:sz w:val="16"/>
                <w:szCs w:val="16"/>
              </w:rPr>
            </w:pPr>
            <w:r w:rsidRPr="00F6525C">
              <w:rPr>
                <w:b/>
                <w:sz w:val="16"/>
                <w:szCs w:val="16"/>
              </w:rPr>
              <w:t xml:space="preserve">Surface profile </w:t>
            </w:r>
            <w:proofErr w:type="spellStart"/>
            <w:r w:rsidRPr="00F6525C">
              <w:rPr>
                <w:b/>
                <w:sz w:val="16"/>
                <w:szCs w:val="16"/>
              </w:rPr>
              <w:t>and</w:t>
            </w:r>
            <w:r w:rsidRPr="00F029EB">
              <w:rPr>
                <w:b/>
                <w:sz w:val="16"/>
                <w:szCs w:val="16"/>
              </w:rPr>
              <w:t>DFT</w:t>
            </w:r>
            <w:proofErr w:type="spellEnd"/>
            <w:r w:rsidRPr="00F029EB">
              <w:rPr>
                <w:b/>
                <w:sz w:val="16"/>
                <w:szCs w:val="16"/>
              </w:rPr>
              <w:t xml:space="preserve"> as per Manufacturer’s Product Sheet</w:t>
            </w:r>
          </w:p>
        </w:tc>
        <w:tc>
          <w:tcPr>
            <w:tcW w:w="2769" w:type="dxa"/>
            <w:vAlign w:val="center"/>
          </w:tcPr>
          <w:p w14:paraId="741BD493" w14:textId="77777777" w:rsidR="006257FB" w:rsidRPr="00F029EB" w:rsidRDefault="006257FB" w:rsidP="002F6F8B">
            <w:pPr>
              <w:suppressAutoHyphens/>
              <w:autoSpaceDE/>
              <w:autoSpaceDN/>
              <w:adjustRightInd/>
              <w:spacing w:before="0" w:line="240" w:lineRule="auto"/>
              <w:ind w:left="0" w:firstLine="360"/>
              <w:rPr>
                <w:sz w:val="16"/>
                <w:szCs w:val="16"/>
              </w:rPr>
            </w:pPr>
            <w:r w:rsidRPr="00222154">
              <w:rPr>
                <w:sz w:val="16"/>
                <w:szCs w:val="16"/>
              </w:rPr>
              <w:t>International</w:t>
            </w:r>
          </w:p>
        </w:tc>
        <w:tc>
          <w:tcPr>
            <w:tcW w:w="2766" w:type="dxa"/>
            <w:gridSpan w:val="2"/>
            <w:vAlign w:val="center"/>
          </w:tcPr>
          <w:p w14:paraId="6AB71259" w14:textId="77777777" w:rsidR="006257FB" w:rsidRPr="008557DC" w:rsidRDefault="006257FB" w:rsidP="002F6F8B">
            <w:pPr>
              <w:suppressAutoHyphens/>
              <w:autoSpaceDE/>
              <w:autoSpaceDN/>
              <w:adjustRightInd/>
              <w:spacing w:before="0" w:line="240" w:lineRule="auto"/>
              <w:ind w:left="0" w:firstLine="360"/>
              <w:rPr>
                <w:sz w:val="16"/>
                <w:szCs w:val="16"/>
              </w:rPr>
            </w:pPr>
            <w:proofErr w:type="spellStart"/>
            <w:r w:rsidRPr="008557DC">
              <w:rPr>
                <w:sz w:val="16"/>
                <w:szCs w:val="16"/>
              </w:rPr>
              <w:t>Interzinc</w:t>
            </w:r>
            <w:proofErr w:type="spellEnd"/>
            <w:r w:rsidRPr="008557DC">
              <w:rPr>
                <w:sz w:val="16"/>
                <w:szCs w:val="16"/>
                <w:lang w:val="ru-RU"/>
              </w:rPr>
              <w:t xml:space="preserve"> </w:t>
            </w:r>
            <w:r w:rsidRPr="008557DC">
              <w:rPr>
                <w:sz w:val="16"/>
                <w:szCs w:val="16"/>
              </w:rPr>
              <w:t>22</w:t>
            </w:r>
            <w:r w:rsidRPr="008557DC">
              <w:rPr>
                <w:sz w:val="16"/>
                <w:szCs w:val="16"/>
                <w:lang w:val="ru-RU"/>
              </w:rPr>
              <w:t xml:space="preserve"> </w:t>
            </w:r>
            <w:r w:rsidRPr="008557DC">
              <w:rPr>
                <w:sz w:val="16"/>
                <w:szCs w:val="16"/>
              </w:rPr>
              <w:t>Series</w:t>
            </w:r>
          </w:p>
        </w:tc>
        <w:tc>
          <w:tcPr>
            <w:tcW w:w="887" w:type="dxa"/>
            <w:vAlign w:val="center"/>
          </w:tcPr>
          <w:p w14:paraId="0C47BF6B" w14:textId="77777777" w:rsidR="006257FB" w:rsidRPr="00F029EB" w:rsidRDefault="006257FB" w:rsidP="002F6F8B">
            <w:pPr>
              <w:autoSpaceDE/>
              <w:autoSpaceDN/>
              <w:adjustRightInd/>
              <w:spacing w:before="0" w:line="240" w:lineRule="auto"/>
              <w:ind w:left="0"/>
              <w:jc w:val="center"/>
              <w:rPr>
                <w:sz w:val="16"/>
                <w:szCs w:val="16"/>
              </w:rPr>
            </w:pPr>
            <w:r>
              <w:rPr>
                <w:sz w:val="16"/>
                <w:szCs w:val="16"/>
              </w:rPr>
              <w:t>290-470</w:t>
            </w:r>
          </w:p>
        </w:tc>
        <w:tc>
          <w:tcPr>
            <w:tcW w:w="1422" w:type="dxa"/>
            <w:vAlign w:val="center"/>
          </w:tcPr>
          <w:p w14:paraId="3787329B" w14:textId="77777777" w:rsidR="006257FB" w:rsidRPr="00F029EB" w:rsidRDefault="006257FB" w:rsidP="002F6F8B">
            <w:pPr>
              <w:suppressAutoHyphens/>
              <w:autoSpaceDE/>
              <w:autoSpaceDN/>
              <w:adjustRightInd/>
              <w:spacing w:before="0" w:line="240" w:lineRule="auto"/>
              <w:ind w:left="0" w:firstLine="38"/>
              <w:jc w:val="center"/>
              <w:rPr>
                <w:sz w:val="16"/>
                <w:szCs w:val="16"/>
              </w:rPr>
            </w:pPr>
            <w:r w:rsidRPr="00222154">
              <w:rPr>
                <w:sz w:val="16"/>
                <w:szCs w:val="16"/>
                <w:lang w:eastAsia="ru-RU"/>
              </w:rPr>
              <w:t>399°C(750</w:t>
            </w:r>
            <w:r w:rsidRPr="00222154">
              <w:rPr>
                <w:spacing w:val="1"/>
                <w:sz w:val="16"/>
                <w:szCs w:val="16"/>
                <w:lang w:eastAsia="ru-RU"/>
              </w:rPr>
              <w:t>°</w:t>
            </w:r>
            <w:r w:rsidRPr="00222154">
              <w:rPr>
                <w:sz w:val="16"/>
                <w:szCs w:val="16"/>
                <w:lang w:eastAsia="ru-RU"/>
              </w:rPr>
              <w:t>F)</w:t>
            </w:r>
          </w:p>
        </w:tc>
      </w:tr>
      <w:tr w:rsidR="006257FB" w:rsidRPr="00DB1FCF" w14:paraId="62EECFF1" w14:textId="77777777" w:rsidTr="002F6F8B">
        <w:trPr>
          <w:trHeight w:val="288"/>
          <w:jc w:val="center"/>
        </w:trPr>
        <w:tc>
          <w:tcPr>
            <w:tcW w:w="2174" w:type="dxa"/>
            <w:gridSpan w:val="3"/>
            <w:vMerge/>
            <w:vAlign w:val="center"/>
          </w:tcPr>
          <w:p w14:paraId="06282CA8" w14:textId="77777777" w:rsidR="006257FB" w:rsidRPr="00222154" w:rsidRDefault="006257FB" w:rsidP="002F6F8B">
            <w:pPr>
              <w:jc w:val="center"/>
              <w:rPr>
                <w:b/>
                <w:sz w:val="16"/>
                <w:szCs w:val="16"/>
              </w:rPr>
            </w:pPr>
          </w:p>
        </w:tc>
        <w:tc>
          <w:tcPr>
            <w:tcW w:w="2769" w:type="dxa"/>
            <w:vAlign w:val="center"/>
          </w:tcPr>
          <w:p w14:paraId="4E45E473" w14:textId="77777777" w:rsidR="006257FB" w:rsidRPr="00F029EB" w:rsidRDefault="006257FB" w:rsidP="002F6F8B">
            <w:pPr>
              <w:suppressAutoHyphens/>
              <w:autoSpaceDE/>
              <w:autoSpaceDN/>
              <w:adjustRightInd/>
              <w:spacing w:before="0" w:line="240" w:lineRule="auto"/>
              <w:ind w:left="0" w:firstLine="360"/>
              <w:rPr>
                <w:sz w:val="16"/>
                <w:szCs w:val="16"/>
              </w:rPr>
            </w:pPr>
            <w:proofErr w:type="spellStart"/>
            <w:r w:rsidRPr="00222154">
              <w:rPr>
                <w:sz w:val="16"/>
                <w:szCs w:val="16"/>
              </w:rPr>
              <w:t>JotunPaints</w:t>
            </w:r>
            <w:proofErr w:type="spellEnd"/>
          </w:p>
        </w:tc>
        <w:tc>
          <w:tcPr>
            <w:tcW w:w="2766" w:type="dxa"/>
            <w:gridSpan w:val="2"/>
            <w:vAlign w:val="center"/>
          </w:tcPr>
          <w:p w14:paraId="6A59EB30" w14:textId="77777777" w:rsidR="006257FB" w:rsidRPr="008557DC" w:rsidRDefault="006257FB" w:rsidP="002F6F8B">
            <w:pPr>
              <w:suppressAutoHyphens/>
              <w:autoSpaceDE/>
              <w:autoSpaceDN/>
              <w:adjustRightInd/>
              <w:spacing w:before="0" w:line="240" w:lineRule="auto"/>
              <w:ind w:left="0" w:firstLine="360"/>
              <w:rPr>
                <w:sz w:val="16"/>
                <w:szCs w:val="16"/>
              </w:rPr>
            </w:pPr>
            <w:r w:rsidRPr="008557DC">
              <w:rPr>
                <w:sz w:val="16"/>
                <w:szCs w:val="16"/>
              </w:rPr>
              <w:t>Resist</w:t>
            </w:r>
            <w:r w:rsidRPr="008557DC">
              <w:rPr>
                <w:spacing w:val="-1"/>
                <w:sz w:val="16"/>
                <w:szCs w:val="16"/>
              </w:rPr>
              <w:t>86/</w:t>
            </w:r>
            <w:r w:rsidRPr="008557DC">
              <w:rPr>
                <w:sz w:val="16"/>
                <w:szCs w:val="16"/>
              </w:rPr>
              <w:t>86</w:t>
            </w:r>
            <w:r w:rsidRPr="008557DC">
              <w:rPr>
                <w:spacing w:val="2"/>
                <w:sz w:val="16"/>
                <w:szCs w:val="16"/>
              </w:rPr>
              <w:t>A</w:t>
            </w:r>
            <w:r w:rsidRPr="008557DC">
              <w:rPr>
                <w:sz w:val="16"/>
                <w:szCs w:val="16"/>
              </w:rPr>
              <w:t>V</w:t>
            </w:r>
          </w:p>
        </w:tc>
        <w:tc>
          <w:tcPr>
            <w:tcW w:w="887" w:type="dxa"/>
            <w:vAlign w:val="center"/>
          </w:tcPr>
          <w:p w14:paraId="16A0815B" w14:textId="77777777" w:rsidR="006257FB" w:rsidRPr="00F029EB" w:rsidRDefault="006257FB" w:rsidP="002F6F8B">
            <w:pPr>
              <w:autoSpaceDE/>
              <w:autoSpaceDN/>
              <w:adjustRightInd/>
              <w:spacing w:before="0" w:line="240" w:lineRule="auto"/>
              <w:ind w:left="0"/>
              <w:jc w:val="center"/>
              <w:rPr>
                <w:sz w:val="16"/>
                <w:szCs w:val="16"/>
              </w:rPr>
            </w:pPr>
            <w:r>
              <w:rPr>
                <w:sz w:val="16"/>
                <w:szCs w:val="16"/>
              </w:rPr>
              <w:t>455</w:t>
            </w:r>
          </w:p>
        </w:tc>
        <w:tc>
          <w:tcPr>
            <w:tcW w:w="1422" w:type="dxa"/>
            <w:vAlign w:val="center"/>
          </w:tcPr>
          <w:p w14:paraId="268F4FA2" w14:textId="77777777" w:rsidR="006257FB" w:rsidRPr="00222154" w:rsidRDefault="006257FB" w:rsidP="002F6F8B">
            <w:pPr>
              <w:autoSpaceDE/>
              <w:autoSpaceDN/>
              <w:adjustRightInd/>
              <w:spacing w:before="0" w:line="240" w:lineRule="auto"/>
              <w:ind w:left="0" w:firstLine="38"/>
              <w:jc w:val="center"/>
              <w:rPr>
                <w:sz w:val="16"/>
                <w:szCs w:val="16"/>
              </w:rPr>
            </w:pPr>
            <w:r w:rsidRPr="00222154">
              <w:rPr>
                <w:sz w:val="16"/>
                <w:szCs w:val="16"/>
                <w:lang w:eastAsia="ru-RU"/>
              </w:rPr>
              <w:t>399°C(750</w:t>
            </w:r>
            <w:r w:rsidRPr="00222154">
              <w:rPr>
                <w:spacing w:val="1"/>
                <w:sz w:val="16"/>
                <w:szCs w:val="16"/>
                <w:lang w:eastAsia="ru-RU"/>
              </w:rPr>
              <w:t>°</w:t>
            </w:r>
            <w:r w:rsidRPr="00222154">
              <w:rPr>
                <w:sz w:val="16"/>
                <w:szCs w:val="16"/>
                <w:lang w:eastAsia="ru-RU"/>
              </w:rPr>
              <w:t>F)</w:t>
            </w:r>
          </w:p>
        </w:tc>
      </w:tr>
      <w:tr w:rsidR="002F6F8B" w:rsidRPr="00DB1FCF" w14:paraId="639DB778" w14:textId="77777777" w:rsidTr="002F6F8B">
        <w:trPr>
          <w:trHeight w:val="288"/>
          <w:jc w:val="center"/>
        </w:trPr>
        <w:tc>
          <w:tcPr>
            <w:tcW w:w="2174" w:type="dxa"/>
            <w:gridSpan w:val="3"/>
            <w:vAlign w:val="center"/>
          </w:tcPr>
          <w:p w14:paraId="16790F13" w14:textId="77777777" w:rsidR="002F6F8B" w:rsidRPr="00222154" w:rsidRDefault="002F6F8B" w:rsidP="002F6F8B">
            <w:pPr>
              <w:jc w:val="center"/>
              <w:rPr>
                <w:b/>
                <w:sz w:val="16"/>
                <w:szCs w:val="16"/>
              </w:rPr>
            </w:pPr>
          </w:p>
        </w:tc>
        <w:tc>
          <w:tcPr>
            <w:tcW w:w="2769" w:type="dxa"/>
            <w:vAlign w:val="center"/>
          </w:tcPr>
          <w:p w14:paraId="3D43FFE7" w14:textId="77777777" w:rsidR="002F6F8B" w:rsidRPr="00F029EB" w:rsidRDefault="002F6F8B" w:rsidP="002F6F8B">
            <w:pPr>
              <w:suppressAutoHyphens/>
              <w:autoSpaceDE/>
              <w:autoSpaceDN/>
              <w:adjustRightInd/>
              <w:spacing w:before="0" w:line="240" w:lineRule="auto"/>
              <w:ind w:left="0" w:firstLine="360"/>
              <w:rPr>
                <w:sz w:val="16"/>
                <w:szCs w:val="16"/>
              </w:rPr>
            </w:pPr>
            <w:r w:rsidRPr="00222154">
              <w:rPr>
                <w:sz w:val="16"/>
                <w:szCs w:val="16"/>
              </w:rPr>
              <w:t>PPG</w:t>
            </w:r>
          </w:p>
        </w:tc>
        <w:tc>
          <w:tcPr>
            <w:tcW w:w="2766" w:type="dxa"/>
            <w:gridSpan w:val="2"/>
            <w:vAlign w:val="center"/>
          </w:tcPr>
          <w:p w14:paraId="74BD1D00" w14:textId="77777777" w:rsidR="002F6F8B" w:rsidRPr="008557DC" w:rsidRDefault="002F6F8B" w:rsidP="002F6F8B">
            <w:pPr>
              <w:suppressAutoHyphens/>
              <w:autoSpaceDE/>
              <w:autoSpaceDN/>
              <w:adjustRightInd/>
              <w:spacing w:before="0" w:line="240" w:lineRule="auto"/>
              <w:ind w:left="0" w:firstLine="360"/>
              <w:rPr>
                <w:sz w:val="16"/>
                <w:szCs w:val="16"/>
              </w:rPr>
            </w:pPr>
            <w:proofErr w:type="spellStart"/>
            <w:r w:rsidRPr="008557DC">
              <w:rPr>
                <w:sz w:val="16"/>
                <w:szCs w:val="16"/>
              </w:rPr>
              <w:t>Dimetcote</w:t>
            </w:r>
            <w:proofErr w:type="spellEnd"/>
            <w:r w:rsidRPr="008557DC">
              <w:rPr>
                <w:sz w:val="16"/>
                <w:szCs w:val="16"/>
              </w:rPr>
              <w:t xml:space="preserve"> 9 or </w:t>
            </w:r>
            <w:proofErr w:type="spellStart"/>
            <w:r w:rsidRPr="008557DC">
              <w:rPr>
                <w:sz w:val="16"/>
                <w:szCs w:val="16"/>
              </w:rPr>
              <w:t>Sigmazinc</w:t>
            </w:r>
            <w:proofErr w:type="spellEnd"/>
            <w:r w:rsidRPr="008557DC">
              <w:rPr>
                <w:sz w:val="16"/>
                <w:szCs w:val="16"/>
              </w:rPr>
              <w:t xml:space="preserve"> 9</w:t>
            </w:r>
          </w:p>
        </w:tc>
        <w:tc>
          <w:tcPr>
            <w:tcW w:w="887" w:type="dxa"/>
            <w:vAlign w:val="center"/>
          </w:tcPr>
          <w:p w14:paraId="160E9246" w14:textId="77777777" w:rsidR="002F6F8B" w:rsidRPr="00F029EB" w:rsidRDefault="002F6F8B" w:rsidP="002F6F8B">
            <w:pPr>
              <w:autoSpaceDE/>
              <w:autoSpaceDN/>
              <w:adjustRightInd/>
              <w:spacing w:before="0" w:line="240" w:lineRule="auto"/>
              <w:ind w:left="0"/>
              <w:jc w:val="center"/>
              <w:rPr>
                <w:sz w:val="16"/>
                <w:szCs w:val="16"/>
              </w:rPr>
            </w:pPr>
            <w:r>
              <w:rPr>
                <w:sz w:val="16"/>
                <w:szCs w:val="16"/>
              </w:rPr>
              <w:t>420</w:t>
            </w:r>
          </w:p>
        </w:tc>
        <w:tc>
          <w:tcPr>
            <w:tcW w:w="1422" w:type="dxa"/>
            <w:vAlign w:val="center"/>
          </w:tcPr>
          <w:p w14:paraId="480E31EA" w14:textId="77777777" w:rsidR="002F6F8B" w:rsidRPr="00F029EB" w:rsidRDefault="002F6F8B" w:rsidP="002F6F8B">
            <w:pPr>
              <w:suppressAutoHyphens/>
              <w:autoSpaceDE/>
              <w:autoSpaceDN/>
              <w:adjustRightInd/>
              <w:spacing w:before="0" w:line="240" w:lineRule="auto"/>
              <w:ind w:left="0" w:firstLine="38"/>
              <w:jc w:val="center"/>
              <w:rPr>
                <w:sz w:val="16"/>
                <w:szCs w:val="16"/>
              </w:rPr>
            </w:pPr>
            <w:r>
              <w:rPr>
                <w:sz w:val="16"/>
                <w:szCs w:val="16"/>
                <w:lang w:eastAsia="ru-RU"/>
              </w:rPr>
              <w:t>538</w:t>
            </w:r>
            <w:r w:rsidRPr="00222154">
              <w:rPr>
                <w:sz w:val="16"/>
                <w:szCs w:val="16"/>
                <w:lang w:eastAsia="ru-RU"/>
              </w:rPr>
              <w:t>°C(</w:t>
            </w:r>
            <w:r>
              <w:rPr>
                <w:sz w:val="16"/>
                <w:szCs w:val="16"/>
                <w:lang w:eastAsia="ru-RU"/>
              </w:rPr>
              <w:t>1000</w:t>
            </w:r>
            <w:r w:rsidRPr="00222154">
              <w:rPr>
                <w:spacing w:val="1"/>
                <w:sz w:val="16"/>
                <w:szCs w:val="16"/>
                <w:lang w:eastAsia="ru-RU"/>
              </w:rPr>
              <w:t>°</w:t>
            </w:r>
            <w:r w:rsidRPr="00222154">
              <w:rPr>
                <w:sz w:val="16"/>
                <w:szCs w:val="16"/>
                <w:lang w:eastAsia="ru-RU"/>
              </w:rPr>
              <w:t>F)</w:t>
            </w:r>
          </w:p>
        </w:tc>
      </w:tr>
      <w:tr w:rsidR="002F6F8B" w:rsidRPr="00DB1FCF" w14:paraId="13EF8BAB" w14:textId="77777777" w:rsidTr="002F6F8B">
        <w:trPr>
          <w:trHeight w:val="288"/>
          <w:jc w:val="center"/>
        </w:trPr>
        <w:tc>
          <w:tcPr>
            <w:tcW w:w="2174" w:type="dxa"/>
            <w:gridSpan w:val="3"/>
            <w:vAlign w:val="center"/>
          </w:tcPr>
          <w:p w14:paraId="34947227" w14:textId="77777777" w:rsidR="002F6F8B" w:rsidRPr="00222154" w:rsidRDefault="002F6F8B" w:rsidP="002F6F8B">
            <w:pPr>
              <w:jc w:val="center"/>
              <w:rPr>
                <w:b/>
                <w:sz w:val="16"/>
                <w:szCs w:val="16"/>
              </w:rPr>
            </w:pPr>
          </w:p>
        </w:tc>
        <w:tc>
          <w:tcPr>
            <w:tcW w:w="2769" w:type="dxa"/>
            <w:vAlign w:val="center"/>
          </w:tcPr>
          <w:p w14:paraId="3DEC09CD" w14:textId="77777777" w:rsidR="002F6F8B" w:rsidRPr="00F029EB" w:rsidRDefault="002F6F8B" w:rsidP="002F6F8B">
            <w:pPr>
              <w:suppressAutoHyphens/>
              <w:autoSpaceDE/>
              <w:autoSpaceDN/>
              <w:adjustRightInd/>
              <w:spacing w:before="0" w:line="240" w:lineRule="auto"/>
              <w:ind w:left="0" w:firstLine="360"/>
              <w:rPr>
                <w:sz w:val="16"/>
                <w:szCs w:val="16"/>
              </w:rPr>
            </w:pPr>
            <w:proofErr w:type="spellStart"/>
            <w:r w:rsidRPr="00222154">
              <w:rPr>
                <w:sz w:val="16"/>
                <w:szCs w:val="16"/>
              </w:rPr>
              <w:t>Sher</w:t>
            </w:r>
            <w:r w:rsidRPr="00222154">
              <w:rPr>
                <w:spacing w:val="-1"/>
                <w:sz w:val="16"/>
                <w:szCs w:val="16"/>
              </w:rPr>
              <w:t>w</w:t>
            </w:r>
            <w:r w:rsidRPr="00222154">
              <w:rPr>
                <w:spacing w:val="1"/>
                <w:sz w:val="16"/>
                <w:szCs w:val="16"/>
              </w:rPr>
              <w:t>i</w:t>
            </w:r>
            <w:r w:rsidRPr="00222154">
              <w:rPr>
                <w:sz w:val="16"/>
                <w:szCs w:val="16"/>
              </w:rPr>
              <w:t>nWilliams</w:t>
            </w:r>
            <w:proofErr w:type="spellEnd"/>
          </w:p>
        </w:tc>
        <w:tc>
          <w:tcPr>
            <w:tcW w:w="2766" w:type="dxa"/>
            <w:gridSpan w:val="2"/>
            <w:vAlign w:val="center"/>
          </w:tcPr>
          <w:p w14:paraId="2340C9D4" w14:textId="77777777" w:rsidR="002F6F8B" w:rsidRPr="008557DC" w:rsidRDefault="002F6F8B" w:rsidP="002F6F8B">
            <w:pPr>
              <w:suppressAutoHyphens/>
              <w:autoSpaceDE/>
              <w:autoSpaceDN/>
              <w:adjustRightInd/>
              <w:spacing w:before="0" w:line="240" w:lineRule="auto"/>
              <w:ind w:left="0" w:firstLine="360"/>
              <w:rPr>
                <w:sz w:val="16"/>
                <w:szCs w:val="16"/>
              </w:rPr>
            </w:pPr>
            <w:proofErr w:type="spellStart"/>
            <w:r w:rsidRPr="008557DC">
              <w:rPr>
                <w:sz w:val="16"/>
                <w:szCs w:val="16"/>
              </w:rPr>
              <w:t>ZincClad</w:t>
            </w:r>
            <w:proofErr w:type="spellEnd"/>
            <w:r w:rsidR="00E73D8E" w:rsidRPr="008557DC">
              <w:rPr>
                <w:sz w:val="16"/>
                <w:szCs w:val="16"/>
                <w:lang w:val="ru-RU"/>
              </w:rPr>
              <w:t xml:space="preserve"> </w:t>
            </w:r>
            <w:r w:rsidRPr="008557DC">
              <w:rPr>
                <w:sz w:val="16"/>
                <w:szCs w:val="16"/>
              </w:rPr>
              <w:t>II</w:t>
            </w:r>
            <w:r w:rsidR="00E73D8E" w:rsidRPr="008557DC">
              <w:rPr>
                <w:sz w:val="16"/>
                <w:szCs w:val="16"/>
                <w:lang w:val="ru-RU"/>
              </w:rPr>
              <w:t xml:space="preserve"> </w:t>
            </w:r>
            <w:r w:rsidRPr="008557DC">
              <w:rPr>
                <w:sz w:val="16"/>
                <w:szCs w:val="16"/>
              </w:rPr>
              <w:t>Seri</w:t>
            </w:r>
            <w:r w:rsidRPr="008557DC">
              <w:rPr>
                <w:spacing w:val="1"/>
                <w:sz w:val="16"/>
                <w:szCs w:val="16"/>
              </w:rPr>
              <w:t>e</w:t>
            </w:r>
            <w:r w:rsidRPr="008557DC">
              <w:rPr>
                <w:sz w:val="16"/>
                <w:szCs w:val="16"/>
              </w:rPr>
              <w:t>s</w:t>
            </w:r>
          </w:p>
        </w:tc>
        <w:tc>
          <w:tcPr>
            <w:tcW w:w="887" w:type="dxa"/>
            <w:vAlign w:val="center"/>
          </w:tcPr>
          <w:p w14:paraId="078B8104" w14:textId="77777777" w:rsidR="002F6F8B" w:rsidRPr="00F029EB" w:rsidRDefault="002F6F8B" w:rsidP="002F6F8B">
            <w:pPr>
              <w:autoSpaceDE/>
              <w:autoSpaceDN/>
              <w:adjustRightInd/>
              <w:spacing w:before="0" w:line="240" w:lineRule="auto"/>
              <w:ind w:left="0"/>
              <w:jc w:val="center"/>
              <w:rPr>
                <w:sz w:val="16"/>
                <w:szCs w:val="16"/>
              </w:rPr>
            </w:pPr>
            <w:r w:rsidRPr="00222154">
              <w:rPr>
                <w:sz w:val="16"/>
                <w:szCs w:val="16"/>
              </w:rPr>
              <w:t>320–500</w:t>
            </w:r>
          </w:p>
        </w:tc>
        <w:tc>
          <w:tcPr>
            <w:tcW w:w="1422" w:type="dxa"/>
            <w:vAlign w:val="center"/>
          </w:tcPr>
          <w:p w14:paraId="0DE1365F" w14:textId="77777777" w:rsidR="002F6F8B" w:rsidRPr="00F029EB" w:rsidRDefault="002F6F8B" w:rsidP="002F6F8B">
            <w:pPr>
              <w:suppressAutoHyphens/>
              <w:autoSpaceDE/>
              <w:autoSpaceDN/>
              <w:adjustRightInd/>
              <w:spacing w:before="0" w:line="240" w:lineRule="auto"/>
              <w:ind w:left="0" w:firstLine="38"/>
              <w:jc w:val="center"/>
              <w:rPr>
                <w:sz w:val="16"/>
                <w:szCs w:val="16"/>
              </w:rPr>
            </w:pPr>
            <w:r w:rsidRPr="00222154">
              <w:rPr>
                <w:sz w:val="16"/>
                <w:szCs w:val="16"/>
                <w:lang w:eastAsia="ru-RU"/>
              </w:rPr>
              <w:t>399°C(750</w:t>
            </w:r>
            <w:r w:rsidRPr="00222154">
              <w:rPr>
                <w:spacing w:val="1"/>
                <w:sz w:val="16"/>
                <w:szCs w:val="16"/>
                <w:lang w:eastAsia="ru-RU"/>
              </w:rPr>
              <w:t>°</w:t>
            </w:r>
            <w:r w:rsidRPr="00222154">
              <w:rPr>
                <w:sz w:val="16"/>
                <w:szCs w:val="16"/>
                <w:lang w:eastAsia="ru-RU"/>
              </w:rPr>
              <w:t>F)</w:t>
            </w:r>
          </w:p>
        </w:tc>
      </w:tr>
      <w:tr w:rsidR="002F6F8B" w:rsidRPr="00DB1FCF" w14:paraId="5E11F341" w14:textId="77777777" w:rsidTr="002F6F8B">
        <w:trPr>
          <w:trHeight w:val="288"/>
          <w:jc w:val="center"/>
        </w:trPr>
        <w:tc>
          <w:tcPr>
            <w:tcW w:w="2174" w:type="dxa"/>
            <w:gridSpan w:val="3"/>
            <w:vAlign w:val="center"/>
          </w:tcPr>
          <w:p w14:paraId="67CDD897" w14:textId="77777777" w:rsidR="002F6F8B" w:rsidRPr="00222154" w:rsidRDefault="002F6F8B" w:rsidP="002F6F8B">
            <w:pPr>
              <w:rPr>
                <w:i/>
                <w:sz w:val="14"/>
                <w:szCs w:val="14"/>
              </w:rPr>
            </w:pPr>
          </w:p>
        </w:tc>
        <w:tc>
          <w:tcPr>
            <w:tcW w:w="7844" w:type="dxa"/>
            <w:gridSpan w:val="5"/>
            <w:vAlign w:val="center"/>
          </w:tcPr>
          <w:p w14:paraId="5EFAFEE8" w14:textId="77777777" w:rsidR="002F6F8B" w:rsidRPr="008557DC" w:rsidRDefault="002F6F8B" w:rsidP="002F6F8B">
            <w:pPr>
              <w:suppressAutoHyphens/>
              <w:autoSpaceDE/>
              <w:autoSpaceDN/>
              <w:adjustRightInd/>
              <w:spacing w:before="0" w:line="240" w:lineRule="auto"/>
              <w:ind w:left="0" w:firstLine="360"/>
              <w:rPr>
                <w:i/>
                <w:sz w:val="14"/>
                <w:szCs w:val="14"/>
              </w:rPr>
            </w:pPr>
            <w:r w:rsidRPr="008557DC">
              <w:rPr>
                <w:i/>
                <w:sz w:val="14"/>
                <w:szCs w:val="14"/>
              </w:rPr>
              <w:t>Keep inorganic zinc silicate mixed, using agitated pot while applying.</w:t>
            </w:r>
          </w:p>
        </w:tc>
      </w:tr>
      <w:tr w:rsidR="002F6F8B" w:rsidRPr="00DB1FCF" w14:paraId="3A83313D" w14:textId="77777777" w:rsidTr="002F6F8B">
        <w:trPr>
          <w:trHeight w:val="288"/>
          <w:jc w:val="center"/>
        </w:trPr>
        <w:tc>
          <w:tcPr>
            <w:tcW w:w="2174" w:type="dxa"/>
            <w:gridSpan w:val="3"/>
            <w:tcBorders>
              <w:bottom w:val="single" w:sz="12" w:space="0" w:color="auto"/>
            </w:tcBorders>
            <w:vAlign w:val="center"/>
          </w:tcPr>
          <w:p w14:paraId="71ADF0CF" w14:textId="77777777" w:rsidR="002F6F8B" w:rsidRPr="00222154" w:rsidRDefault="002F6F8B" w:rsidP="002F6F8B">
            <w:pPr>
              <w:rPr>
                <w:i/>
                <w:sz w:val="14"/>
                <w:szCs w:val="14"/>
              </w:rPr>
            </w:pPr>
          </w:p>
        </w:tc>
        <w:tc>
          <w:tcPr>
            <w:tcW w:w="7844" w:type="dxa"/>
            <w:gridSpan w:val="5"/>
            <w:tcBorders>
              <w:bottom w:val="single" w:sz="12" w:space="0" w:color="auto"/>
            </w:tcBorders>
            <w:vAlign w:val="center"/>
          </w:tcPr>
          <w:p w14:paraId="38FC1A21" w14:textId="77777777" w:rsidR="002F6F8B" w:rsidRPr="008557DC" w:rsidRDefault="002F6F8B" w:rsidP="002F6F8B">
            <w:pPr>
              <w:suppressAutoHyphens/>
              <w:autoSpaceDE/>
              <w:autoSpaceDN/>
              <w:adjustRightInd/>
              <w:spacing w:before="0" w:line="240" w:lineRule="auto"/>
              <w:ind w:left="0" w:firstLine="360"/>
              <w:rPr>
                <w:i/>
                <w:sz w:val="14"/>
                <w:szCs w:val="14"/>
              </w:rPr>
            </w:pPr>
            <w:r w:rsidRPr="008557DC">
              <w:rPr>
                <w:i/>
                <w:sz w:val="14"/>
                <w:szCs w:val="14"/>
              </w:rPr>
              <w:t xml:space="preserve">Some of these coatings require </w:t>
            </w:r>
            <w:proofErr w:type="gramStart"/>
            <w:r w:rsidRPr="008557DC">
              <w:rPr>
                <w:i/>
                <w:sz w:val="14"/>
                <w:szCs w:val="14"/>
              </w:rPr>
              <w:t>a heated</w:t>
            </w:r>
            <w:proofErr w:type="gramEnd"/>
            <w:r w:rsidRPr="008557DC">
              <w:rPr>
                <w:i/>
                <w:sz w:val="14"/>
                <w:szCs w:val="14"/>
              </w:rPr>
              <w:t xml:space="preserve"> curing before handling.</w:t>
            </w:r>
          </w:p>
        </w:tc>
      </w:tr>
      <w:tr w:rsidR="002F6F8B" w:rsidRPr="00DB1FCF" w14:paraId="4E663800" w14:textId="77777777" w:rsidTr="002F6F8B">
        <w:trPr>
          <w:trHeight w:val="288"/>
          <w:jc w:val="center"/>
        </w:trPr>
        <w:tc>
          <w:tcPr>
            <w:tcW w:w="2174" w:type="dxa"/>
            <w:gridSpan w:val="3"/>
            <w:vAlign w:val="center"/>
          </w:tcPr>
          <w:p w14:paraId="5604D56A" w14:textId="77777777" w:rsidR="002F6F8B" w:rsidRPr="00222154" w:rsidRDefault="002F6F8B" w:rsidP="002F6F8B">
            <w:pPr>
              <w:autoSpaceDE/>
              <w:autoSpaceDN/>
              <w:adjustRightInd/>
              <w:spacing w:before="0" w:line="240" w:lineRule="auto"/>
              <w:ind w:left="0"/>
              <w:rPr>
                <w:b/>
                <w:sz w:val="16"/>
                <w:szCs w:val="16"/>
              </w:rPr>
            </w:pPr>
            <w:r w:rsidRPr="00222154">
              <w:rPr>
                <w:b/>
                <w:sz w:val="16"/>
                <w:szCs w:val="16"/>
              </w:rPr>
              <w:t>TOPCOAT</w:t>
            </w:r>
          </w:p>
        </w:tc>
        <w:tc>
          <w:tcPr>
            <w:tcW w:w="2769" w:type="dxa"/>
            <w:vAlign w:val="center"/>
          </w:tcPr>
          <w:p w14:paraId="127C1EB3" w14:textId="77777777" w:rsidR="002F6F8B" w:rsidRPr="00F029EB" w:rsidRDefault="002F6F8B" w:rsidP="002F6F8B">
            <w:pPr>
              <w:suppressAutoHyphens/>
              <w:autoSpaceDE/>
              <w:autoSpaceDN/>
              <w:adjustRightInd/>
              <w:spacing w:before="0" w:line="240" w:lineRule="auto"/>
              <w:ind w:left="0" w:firstLine="360"/>
              <w:rPr>
                <w:sz w:val="16"/>
                <w:szCs w:val="16"/>
              </w:rPr>
            </w:pPr>
            <w:r w:rsidRPr="00222154">
              <w:rPr>
                <w:sz w:val="16"/>
                <w:szCs w:val="16"/>
              </w:rPr>
              <w:t>Carboline</w:t>
            </w:r>
          </w:p>
        </w:tc>
        <w:tc>
          <w:tcPr>
            <w:tcW w:w="2766" w:type="dxa"/>
            <w:gridSpan w:val="2"/>
            <w:vAlign w:val="center"/>
          </w:tcPr>
          <w:p w14:paraId="3EB26EAD" w14:textId="77777777" w:rsidR="002F6F8B" w:rsidRPr="008557DC" w:rsidRDefault="002F6F8B" w:rsidP="002F6F8B">
            <w:pPr>
              <w:suppressAutoHyphens/>
              <w:autoSpaceDE/>
              <w:autoSpaceDN/>
              <w:adjustRightInd/>
              <w:spacing w:before="0" w:line="240" w:lineRule="auto"/>
              <w:ind w:left="0" w:firstLine="360"/>
              <w:rPr>
                <w:sz w:val="16"/>
                <w:szCs w:val="16"/>
              </w:rPr>
            </w:pPr>
            <w:proofErr w:type="spellStart"/>
            <w:r w:rsidRPr="008557DC">
              <w:rPr>
                <w:sz w:val="16"/>
                <w:szCs w:val="16"/>
              </w:rPr>
              <w:t>Thermaline</w:t>
            </w:r>
            <w:proofErr w:type="spellEnd"/>
            <w:r w:rsidRPr="008557DC">
              <w:rPr>
                <w:sz w:val="16"/>
                <w:szCs w:val="16"/>
              </w:rPr>
              <w:t xml:space="preserve"> 4700 Series</w:t>
            </w:r>
          </w:p>
        </w:tc>
        <w:tc>
          <w:tcPr>
            <w:tcW w:w="887" w:type="dxa"/>
            <w:vAlign w:val="center"/>
          </w:tcPr>
          <w:p w14:paraId="5E4CBEC8" w14:textId="77777777" w:rsidR="002F6F8B" w:rsidRPr="00F029EB" w:rsidRDefault="002F6F8B" w:rsidP="002F6F8B">
            <w:pPr>
              <w:autoSpaceDE/>
              <w:autoSpaceDN/>
              <w:adjustRightInd/>
              <w:spacing w:before="0" w:line="240" w:lineRule="auto"/>
              <w:ind w:left="0"/>
              <w:jc w:val="center"/>
              <w:rPr>
                <w:sz w:val="16"/>
                <w:szCs w:val="16"/>
              </w:rPr>
            </w:pPr>
            <w:r>
              <w:rPr>
                <w:sz w:val="16"/>
                <w:szCs w:val="16"/>
              </w:rPr>
              <w:t>312-480</w:t>
            </w:r>
          </w:p>
        </w:tc>
        <w:tc>
          <w:tcPr>
            <w:tcW w:w="1422" w:type="dxa"/>
            <w:vAlign w:val="center"/>
          </w:tcPr>
          <w:p w14:paraId="413FF9FD" w14:textId="77777777" w:rsidR="002F6F8B" w:rsidRPr="00F029EB" w:rsidRDefault="002F6F8B" w:rsidP="002F6F8B">
            <w:pPr>
              <w:suppressAutoHyphens/>
              <w:autoSpaceDE/>
              <w:autoSpaceDN/>
              <w:adjustRightInd/>
              <w:spacing w:before="0" w:line="240" w:lineRule="auto"/>
              <w:ind w:left="0" w:firstLine="38"/>
              <w:jc w:val="center"/>
              <w:rPr>
                <w:sz w:val="16"/>
                <w:szCs w:val="16"/>
              </w:rPr>
            </w:pPr>
            <w:r>
              <w:rPr>
                <w:sz w:val="16"/>
                <w:szCs w:val="16"/>
                <w:lang w:eastAsia="ru-RU"/>
              </w:rPr>
              <w:t>649</w:t>
            </w:r>
            <w:r w:rsidRPr="00222154">
              <w:rPr>
                <w:sz w:val="16"/>
                <w:szCs w:val="16"/>
                <w:lang w:eastAsia="ru-RU"/>
              </w:rPr>
              <w:t>°C(</w:t>
            </w:r>
            <w:r>
              <w:rPr>
                <w:sz w:val="16"/>
                <w:szCs w:val="16"/>
                <w:lang w:eastAsia="ru-RU"/>
              </w:rPr>
              <w:t>1200</w:t>
            </w:r>
            <w:r w:rsidRPr="00222154">
              <w:rPr>
                <w:spacing w:val="1"/>
                <w:sz w:val="16"/>
                <w:szCs w:val="16"/>
                <w:lang w:eastAsia="ru-RU"/>
              </w:rPr>
              <w:t>°</w:t>
            </w:r>
            <w:r w:rsidRPr="00222154">
              <w:rPr>
                <w:sz w:val="16"/>
                <w:szCs w:val="16"/>
                <w:lang w:eastAsia="ru-RU"/>
              </w:rPr>
              <w:t>F)</w:t>
            </w:r>
          </w:p>
        </w:tc>
      </w:tr>
      <w:tr w:rsidR="002F6F8B" w:rsidRPr="00DB1FCF" w14:paraId="0EDB1174" w14:textId="77777777" w:rsidTr="002F6F8B">
        <w:trPr>
          <w:trHeight w:val="288"/>
          <w:jc w:val="center"/>
        </w:trPr>
        <w:tc>
          <w:tcPr>
            <w:tcW w:w="2174" w:type="dxa"/>
            <w:gridSpan w:val="3"/>
            <w:vAlign w:val="center"/>
          </w:tcPr>
          <w:p w14:paraId="427F30B7" w14:textId="77777777" w:rsidR="002F6F8B" w:rsidRPr="00222154" w:rsidRDefault="002F6F8B" w:rsidP="002F6F8B">
            <w:pPr>
              <w:autoSpaceDE/>
              <w:autoSpaceDN/>
              <w:adjustRightInd/>
              <w:spacing w:before="0" w:line="240" w:lineRule="auto"/>
              <w:ind w:left="0"/>
              <w:rPr>
                <w:b/>
                <w:sz w:val="16"/>
                <w:szCs w:val="16"/>
              </w:rPr>
            </w:pPr>
            <w:r w:rsidRPr="00222154">
              <w:rPr>
                <w:b/>
                <w:sz w:val="16"/>
                <w:szCs w:val="16"/>
              </w:rPr>
              <w:t>Silicone - High Temp</w:t>
            </w:r>
          </w:p>
        </w:tc>
        <w:tc>
          <w:tcPr>
            <w:tcW w:w="2769" w:type="dxa"/>
            <w:vAlign w:val="center"/>
          </w:tcPr>
          <w:p w14:paraId="247CB8B8" w14:textId="77777777" w:rsidR="002F6F8B" w:rsidRPr="00F029EB" w:rsidRDefault="002F6F8B" w:rsidP="002F6F8B">
            <w:pPr>
              <w:suppressAutoHyphens/>
              <w:autoSpaceDE/>
              <w:autoSpaceDN/>
              <w:adjustRightInd/>
              <w:spacing w:before="0" w:line="240" w:lineRule="auto"/>
              <w:ind w:left="0" w:firstLine="360"/>
              <w:rPr>
                <w:sz w:val="16"/>
                <w:szCs w:val="16"/>
              </w:rPr>
            </w:pPr>
            <w:proofErr w:type="spellStart"/>
            <w:proofErr w:type="gramStart"/>
            <w:r w:rsidRPr="00222154">
              <w:rPr>
                <w:sz w:val="16"/>
                <w:szCs w:val="16"/>
              </w:rPr>
              <w:t>Dampn</w:t>
            </w:r>
            <w:r w:rsidRPr="00222154">
              <w:rPr>
                <w:spacing w:val="1"/>
                <w:sz w:val="16"/>
                <w:szCs w:val="16"/>
              </w:rPr>
              <w:t>e</w:t>
            </w:r>
            <w:r w:rsidRPr="00222154">
              <w:rPr>
                <w:sz w:val="16"/>
                <w:szCs w:val="16"/>
              </w:rPr>
              <w:t>yCom</w:t>
            </w:r>
            <w:r w:rsidRPr="00222154">
              <w:rPr>
                <w:spacing w:val="1"/>
                <w:sz w:val="16"/>
                <w:szCs w:val="16"/>
              </w:rPr>
              <w:t>p</w:t>
            </w:r>
            <w:r w:rsidRPr="00222154">
              <w:rPr>
                <w:sz w:val="16"/>
                <w:szCs w:val="16"/>
              </w:rPr>
              <w:t>a</w:t>
            </w:r>
            <w:r w:rsidRPr="00222154">
              <w:rPr>
                <w:spacing w:val="1"/>
                <w:sz w:val="16"/>
                <w:szCs w:val="16"/>
              </w:rPr>
              <w:t>n</w:t>
            </w:r>
            <w:r w:rsidRPr="00222154">
              <w:rPr>
                <w:spacing w:val="-2"/>
                <w:sz w:val="16"/>
                <w:szCs w:val="16"/>
              </w:rPr>
              <w:t>y</w:t>
            </w:r>
            <w:r w:rsidRPr="00222154">
              <w:rPr>
                <w:sz w:val="16"/>
                <w:szCs w:val="16"/>
              </w:rPr>
              <w:t>,Inc</w:t>
            </w:r>
            <w:proofErr w:type="spellEnd"/>
            <w:r w:rsidRPr="00222154">
              <w:rPr>
                <w:sz w:val="16"/>
                <w:szCs w:val="16"/>
              </w:rPr>
              <w:t>.</w:t>
            </w:r>
            <w:proofErr w:type="gramEnd"/>
          </w:p>
        </w:tc>
        <w:tc>
          <w:tcPr>
            <w:tcW w:w="2766" w:type="dxa"/>
            <w:gridSpan w:val="2"/>
            <w:vAlign w:val="center"/>
          </w:tcPr>
          <w:p w14:paraId="5FC73552" w14:textId="77777777" w:rsidR="002F6F8B" w:rsidRPr="008557DC" w:rsidRDefault="002F6F8B" w:rsidP="002F6F8B">
            <w:pPr>
              <w:suppressAutoHyphens/>
              <w:autoSpaceDE/>
              <w:autoSpaceDN/>
              <w:adjustRightInd/>
              <w:spacing w:before="0" w:line="240" w:lineRule="auto"/>
              <w:ind w:left="0" w:firstLine="360"/>
              <w:rPr>
                <w:sz w:val="16"/>
                <w:szCs w:val="16"/>
              </w:rPr>
            </w:pPr>
            <w:r w:rsidRPr="008557DC">
              <w:rPr>
                <w:sz w:val="16"/>
                <w:szCs w:val="16"/>
              </w:rPr>
              <w:t>Thurmal</w:t>
            </w:r>
            <w:r w:rsidRPr="008557DC">
              <w:rPr>
                <w:spacing w:val="1"/>
                <w:sz w:val="16"/>
                <w:szCs w:val="16"/>
              </w:rPr>
              <w:t>o</w:t>
            </w:r>
            <w:r w:rsidRPr="008557DC">
              <w:rPr>
                <w:sz w:val="16"/>
                <w:szCs w:val="16"/>
              </w:rPr>
              <w:t>x230/230C</w:t>
            </w:r>
          </w:p>
        </w:tc>
        <w:tc>
          <w:tcPr>
            <w:tcW w:w="887" w:type="dxa"/>
            <w:vAlign w:val="center"/>
          </w:tcPr>
          <w:p w14:paraId="785579C1" w14:textId="77777777" w:rsidR="002F6F8B" w:rsidRPr="00DF5F7F" w:rsidRDefault="002F6F8B" w:rsidP="002F6F8B">
            <w:pPr>
              <w:autoSpaceDE/>
              <w:autoSpaceDN/>
              <w:adjustRightInd/>
              <w:spacing w:before="0" w:line="240" w:lineRule="auto"/>
              <w:ind w:left="0"/>
              <w:jc w:val="center"/>
              <w:rPr>
                <w:sz w:val="16"/>
                <w:szCs w:val="16"/>
              </w:rPr>
            </w:pPr>
            <w:r w:rsidRPr="00DF5F7F">
              <w:rPr>
                <w:sz w:val="16"/>
                <w:szCs w:val="16"/>
              </w:rPr>
              <w:t>643/360</w:t>
            </w:r>
          </w:p>
        </w:tc>
        <w:tc>
          <w:tcPr>
            <w:tcW w:w="1422" w:type="dxa"/>
            <w:vAlign w:val="center"/>
          </w:tcPr>
          <w:p w14:paraId="022CE1B2" w14:textId="77777777" w:rsidR="002F6F8B" w:rsidRPr="00DF5F7F" w:rsidRDefault="002F6F8B" w:rsidP="002F6F8B">
            <w:pPr>
              <w:suppressAutoHyphens/>
              <w:autoSpaceDE/>
              <w:autoSpaceDN/>
              <w:adjustRightInd/>
              <w:spacing w:before="0" w:line="240" w:lineRule="auto"/>
              <w:ind w:left="0" w:firstLine="38"/>
              <w:jc w:val="center"/>
              <w:rPr>
                <w:sz w:val="16"/>
                <w:szCs w:val="16"/>
              </w:rPr>
            </w:pPr>
            <w:r w:rsidRPr="00DF5F7F">
              <w:rPr>
                <w:sz w:val="16"/>
                <w:szCs w:val="16"/>
                <w:lang w:eastAsia="ru-RU"/>
              </w:rPr>
              <w:t>649°C(1200</w:t>
            </w:r>
            <w:r w:rsidRPr="00DF5F7F">
              <w:rPr>
                <w:spacing w:val="1"/>
                <w:sz w:val="16"/>
                <w:szCs w:val="16"/>
                <w:lang w:eastAsia="ru-RU"/>
              </w:rPr>
              <w:t>°</w:t>
            </w:r>
            <w:r w:rsidRPr="00DF5F7F">
              <w:rPr>
                <w:sz w:val="16"/>
                <w:szCs w:val="16"/>
                <w:lang w:eastAsia="ru-RU"/>
              </w:rPr>
              <w:t>F)</w:t>
            </w:r>
          </w:p>
        </w:tc>
      </w:tr>
      <w:tr w:rsidR="006257FB" w:rsidRPr="00DB1FCF" w14:paraId="6CD74EF2" w14:textId="77777777" w:rsidTr="002F6F8B">
        <w:trPr>
          <w:trHeight w:val="288"/>
          <w:jc w:val="center"/>
        </w:trPr>
        <w:tc>
          <w:tcPr>
            <w:tcW w:w="2174" w:type="dxa"/>
            <w:gridSpan w:val="3"/>
            <w:vMerge w:val="restart"/>
            <w:vAlign w:val="center"/>
          </w:tcPr>
          <w:p w14:paraId="053953EE" w14:textId="77777777" w:rsidR="006257FB" w:rsidRPr="00222154" w:rsidRDefault="006257FB" w:rsidP="002F6F8B">
            <w:pPr>
              <w:autoSpaceDE/>
              <w:autoSpaceDN/>
              <w:adjustRightInd/>
              <w:spacing w:before="0" w:line="240" w:lineRule="auto"/>
              <w:ind w:left="0"/>
              <w:rPr>
                <w:b/>
                <w:sz w:val="16"/>
                <w:szCs w:val="16"/>
              </w:rPr>
            </w:pPr>
            <w:r w:rsidRPr="00F029EB">
              <w:rPr>
                <w:b/>
                <w:sz w:val="16"/>
                <w:szCs w:val="16"/>
              </w:rPr>
              <w:t>DFT as per Manufacturer’s Product Sheet</w:t>
            </w:r>
          </w:p>
        </w:tc>
        <w:tc>
          <w:tcPr>
            <w:tcW w:w="2769" w:type="dxa"/>
            <w:vAlign w:val="center"/>
          </w:tcPr>
          <w:p w14:paraId="03559234" w14:textId="77777777" w:rsidR="006257FB" w:rsidRPr="00F029EB" w:rsidRDefault="006257FB" w:rsidP="002F6F8B">
            <w:pPr>
              <w:suppressAutoHyphens/>
              <w:autoSpaceDE/>
              <w:autoSpaceDN/>
              <w:adjustRightInd/>
              <w:spacing w:before="0" w:line="240" w:lineRule="auto"/>
              <w:ind w:left="0" w:firstLine="360"/>
              <w:rPr>
                <w:sz w:val="16"/>
                <w:szCs w:val="16"/>
              </w:rPr>
            </w:pPr>
            <w:proofErr w:type="spellStart"/>
            <w:proofErr w:type="gramStart"/>
            <w:r w:rsidRPr="00222154">
              <w:rPr>
                <w:position w:val="-1"/>
                <w:sz w:val="16"/>
                <w:szCs w:val="16"/>
              </w:rPr>
              <w:t>HempelCoatings</w:t>
            </w:r>
            <w:proofErr w:type="spellEnd"/>
            <w:r w:rsidRPr="00222154">
              <w:rPr>
                <w:position w:val="-1"/>
                <w:sz w:val="16"/>
                <w:szCs w:val="16"/>
              </w:rPr>
              <w:t>(</w:t>
            </w:r>
            <w:proofErr w:type="gramEnd"/>
            <w:r w:rsidRPr="00222154">
              <w:rPr>
                <w:position w:val="-1"/>
                <w:sz w:val="16"/>
                <w:szCs w:val="16"/>
              </w:rPr>
              <w:t>USA</w:t>
            </w:r>
            <w:proofErr w:type="gramStart"/>
            <w:r w:rsidRPr="00222154">
              <w:rPr>
                <w:position w:val="-1"/>
                <w:sz w:val="16"/>
                <w:szCs w:val="16"/>
              </w:rPr>
              <w:t>),Inc.</w:t>
            </w:r>
            <w:proofErr w:type="gramEnd"/>
          </w:p>
        </w:tc>
        <w:tc>
          <w:tcPr>
            <w:tcW w:w="2766" w:type="dxa"/>
            <w:gridSpan w:val="2"/>
            <w:vAlign w:val="center"/>
          </w:tcPr>
          <w:p w14:paraId="04D685F9" w14:textId="4995DC50" w:rsidR="006257FB" w:rsidRPr="008557DC" w:rsidRDefault="006257FB" w:rsidP="002F6F8B">
            <w:pPr>
              <w:suppressAutoHyphens/>
              <w:autoSpaceDE/>
              <w:autoSpaceDN/>
              <w:adjustRightInd/>
              <w:spacing w:before="0" w:line="240" w:lineRule="auto"/>
              <w:ind w:left="0" w:firstLine="360"/>
              <w:rPr>
                <w:sz w:val="16"/>
                <w:szCs w:val="16"/>
              </w:rPr>
            </w:pPr>
            <w:proofErr w:type="spellStart"/>
            <w:r w:rsidRPr="008557DC">
              <w:rPr>
                <w:w w:val="0"/>
                <w:sz w:val="16"/>
                <w:szCs w:val="16"/>
              </w:rPr>
              <w:t>Versiline</w:t>
            </w:r>
            <w:proofErr w:type="spellEnd"/>
            <w:r w:rsidRPr="008557DC">
              <w:rPr>
                <w:w w:val="0"/>
                <w:sz w:val="16"/>
                <w:szCs w:val="16"/>
              </w:rPr>
              <w:t xml:space="preserve"> CUI 56990</w:t>
            </w:r>
          </w:p>
        </w:tc>
        <w:tc>
          <w:tcPr>
            <w:tcW w:w="887" w:type="dxa"/>
            <w:vAlign w:val="center"/>
          </w:tcPr>
          <w:p w14:paraId="34DE53F6" w14:textId="7A8F8511" w:rsidR="006257FB" w:rsidRPr="00DF5F7F" w:rsidRDefault="006257FB" w:rsidP="002F6F8B">
            <w:pPr>
              <w:autoSpaceDE/>
              <w:autoSpaceDN/>
              <w:adjustRightInd/>
              <w:spacing w:before="0" w:line="240" w:lineRule="auto"/>
              <w:ind w:left="0"/>
              <w:jc w:val="center"/>
              <w:rPr>
                <w:sz w:val="16"/>
                <w:szCs w:val="16"/>
              </w:rPr>
            </w:pPr>
            <w:del w:id="930" w:author="Kurmanov, Aidyn [STAMGazStroy LLP]" w:date="2025-12-09T16:16:00Z" w16du:dateUtc="2025-12-09T11:16:00Z">
              <w:r w:rsidRPr="00DF5F7F">
                <w:rPr>
                  <w:position w:val="-1"/>
                  <w:sz w:val="16"/>
                  <w:szCs w:val="16"/>
                </w:rPr>
                <w:delText>417-478</w:delText>
              </w:r>
            </w:del>
            <w:ins w:id="931" w:author="Kurmanov, Aidyn [STAMGazStroy LLP]" w:date="2025-12-09T16:16:00Z" w16du:dateUtc="2025-12-09T11:16:00Z">
              <w:r w:rsidR="004255E5">
                <w:rPr>
                  <w:position w:val="-1"/>
                  <w:sz w:val="16"/>
                  <w:szCs w:val="16"/>
                </w:rPr>
                <w:t>391</w:t>
              </w:r>
            </w:ins>
          </w:p>
        </w:tc>
        <w:tc>
          <w:tcPr>
            <w:tcW w:w="1422" w:type="dxa"/>
            <w:vAlign w:val="center"/>
          </w:tcPr>
          <w:p w14:paraId="5047C82D" w14:textId="7C61DC6D" w:rsidR="006257FB" w:rsidRPr="00DF5F7F" w:rsidRDefault="006257FB" w:rsidP="002F6F8B">
            <w:pPr>
              <w:suppressAutoHyphens/>
              <w:autoSpaceDE/>
              <w:autoSpaceDN/>
              <w:adjustRightInd/>
              <w:spacing w:before="0" w:line="240" w:lineRule="auto"/>
              <w:ind w:left="0" w:firstLine="38"/>
              <w:jc w:val="center"/>
              <w:rPr>
                <w:sz w:val="16"/>
                <w:szCs w:val="16"/>
              </w:rPr>
            </w:pPr>
            <w:r w:rsidRPr="00DF5F7F">
              <w:rPr>
                <w:sz w:val="16"/>
                <w:szCs w:val="16"/>
                <w:lang w:eastAsia="ru-RU"/>
              </w:rPr>
              <w:t>650°C (1202°F)</w:t>
            </w:r>
          </w:p>
        </w:tc>
      </w:tr>
      <w:tr w:rsidR="006257FB" w:rsidRPr="00DB1FCF" w14:paraId="078802BC" w14:textId="77777777" w:rsidTr="002F6F8B">
        <w:trPr>
          <w:trHeight w:val="288"/>
          <w:jc w:val="center"/>
        </w:trPr>
        <w:tc>
          <w:tcPr>
            <w:tcW w:w="2174" w:type="dxa"/>
            <w:gridSpan w:val="3"/>
            <w:vMerge/>
            <w:vAlign w:val="center"/>
          </w:tcPr>
          <w:p w14:paraId="1AFC89A2" w14:textId="77777777" w:rsidR="006257FB" w:rsidRPr="00222154" w:rsidRDefault="006257FB" w:rsidP="002F6F8B">
            <w:pPr>
              <w:jc w:val="center"/>
              <w:rPr>
                <w:b/>
                <w:sz w:val="16"/>
                <w:szCs w:val="16"/>
              </w:rPr>
            </w:pPr>
          </w:p>
        </w:tc>
        <w:tc>
          <w:tcPr>
            <w:tcW w:w="2769" w:type="dxa"/>
            <w:vAlign w:val="center"/>
          </w:tcPr>
          <w:p w14:paraId="6538DF18" w14:textId="77777777" w:rsidR="006257FB" w:rsidRPr="00F029EB" w:rsidRDefault="006257FB" w:rsidP="002F6F8B">
            <w:pPr>
              <w:suppressAutoHyphens/>
              <w:autoSpaceDE/>
              <w:autoSpaceDN/>
              <w:adjustRightInd/>
              <w:spacing w:before="0" w:line="240" w:lineRule="auto"/>
              <w:ind w:left="0" w:firstLine="360"/>
              <w:rPr>
                <w:sz w:val="16"/>
                <w:szCs w:val="16"/>
              </w:rPr>
            </w:pPr>
            <w:r w:rsidRPr="00222154">
              <w:rPr>
                <w:sz w:val="16"/>
                <w:szCs w:val="16"/>
              </w:rPr>
              <w:t>International</w:t>
            </w:r>
          </w:p>
        </w:tc>
        <w:tc>
          <w:tcPr>
            <w:tcW w:w="2766" w:type="dxa"/>
            <w:gridSpan w:val="2"/>
            <w:vAlign w:val="center"/>
          </w:tcPr>
          <w:p w14:paraId="51D3945A" w14:textId="564D9105" w:rsidR="006257FB" w:rsidRPr="008557DC" w:rsidRDefault="006257FB" w:rsidP="002F6F8B">
            <w:pPr>
              <w:suppressAutoHyphens/>
              <w:autoSpaceDE/>
              <w:autoSpaceDN/>
              <w:adjustRightInd/>
              <w:spacing w:before="0" w:line="240" w:lineRule="auto"/>
              <w:ind w:left="0" w:firstLine="360"/>
              <w:rPr>
                <w:sz w:val="16"/>
                <w:szCs w:val="16"/>
              </w:rPr>
            </w:pPr>
            <w:r w:rsidRPr="008557DC">
              <w:rPr>
                <w:sz w:val="16"/>
                <w:szCs w:val="16"/>
              </w:rPr>
              <w:t>Intertherm 50</w:t>
            </w:r>
          </w:p>
        </w:tc>
        <w:tc>
          <w:tcPr>
            <w:tcW w:w="887" w:type="dxa"/>
            <w:vAlign w:val="center"/>
          </w:tcPr>
          <w:p w14:paraId="3CEF2B78" w14:textId="77777777" w:rsidR="006257FB" w:rsidRPr="00DF5F7F" w:rsidRDefault="006257FB" w:rsidP="002F6F8B">
            <w:pPr>
              <w:autoSpaceDE/>
              <w:autoSpaceDN/>
              <w:adjustRightInd/>
              <w:spacing w:before="0" w:line="240" w:lineRule="auto"/>
              <w:ind w:left="0"/>
              <w:jc w:val="center"/>
              <w:rPr>
                <w:sz w:val="16"/>
                <w:szCs w:val="16"/>
              </w:rPr>
            </w:pPr>
            <w:r w:rsidRPr="00DF5F7F">
              <w:rPr>
                <w:sz w:val="16"/>
                <w:szCs w:val="16"/>
              </w:rPr>
              <w:t>495</w:t>
            </w:r>
          </w:p>
        </w:tc>
        <w:tc>
          <w:tcPr>
            <w:tcW w:w="1422" w:type="dxa"/>
            <w:vAlign w:val="center"/>
          </w:tcPr>
          <w:p w14:paraId="3E636E37" w14:textId="77777777" w:rsidR="006257FB" w:rsidRPr="00DF5F7F" w:rsidRDefault="006257FB" w:rsidP="002F6F8B">
            <w:pPr>
              <w:suppressAutoHyphens/>
              <w:autoSpaceDE/>
              <w:autoSpaceDN/>
              <w:adjustRightInd/>
              <w:spacing w:before="0" w:line="240" w:lineRule="auto"/>
              <w:ind w:left="0" w:firstLine="38"/>
              <w:jc w:val="center"/>
              <w:rPr>
                <w:sz w:val="16"/>
                <w:szCs w:val="16"/>
              </w:rPr>
            </w:pPr>
            <w:r w:rsidRPr="00DF5F7F">
              <w:rPr>
                <w:sz w:val="16"/>
                <w:szCs w:val="16"/>
                <w:lang w:eastAsia="ru-RU"/>
              </w:rPr>
              <w:t>538°C(1000</w:t>
            </w:r>
            <w:r w:rsidRPr="00DF5F7F">
              <w:rPr>
                <w:spacing w:val="1"/>
                <w:sz w:val="16"/>
                <w:szCs w:val="16"/>
                <w:lang w:eastAsia="ru-RU"/>
              </w:rPr>
              <w:t>°</w:t>
            </w:r>
            <w:r w:rsidRPr="00DF5F7F">
              <w:rPr>
                <w:sz w:val="16"/>
                <w:szCs w:val="16"/>
                <w:lang w:eastAsia="ru-RU"/>
              </w:rPr>
              <w:t>F)</w:t>
            </w:r>
          </w:p>
        </w:tc>
      </w:tr>
      <w:tr w:rsidR="002F6F8B" w:rsidRPr="00DB1FCF" w14:paraId="5171EAE5" w14:textId="77777777" w:rsidTr="002F6F8B">
        <w:trPr>
          <w:trHeight w:val="288"/>
          <w:jc w:val="center"/>
        </w:trPr>
        <w:tc>
          <w:tcPr>
            <w:tcW w:w="2174" w:type="dxa"/>
            <w:gridSpan w:val="3"/>
            <w:vAlign w:val="center"/>
          </w:tcPr>
          <w:p w14:paraId="07DD961B" w14:textId="77777777" w:rsidR="002F6F8B" w:rsidRPr="00222154" w:rsidRDefault="002F6F8B" w:rsidP="002F6F8B">
            <w:pPr>
              <w:jc w:val="center"/>
              <w:rPr>
                <w:b/>
                <w:sz w:val="16"/>
                <w:szCs w:val="16"/>
              </w:rPr>
            </w:pPr>
          </w:p>
        </w:tc>
        <w:tc>
          <w:tcPr>
            <w:tcW w:w="2769" w:type="dxa"/>
            <w:vAlign w:val="center"/>
          </w:tcPr>
          <w:p w14:paraId="5AD438F0" w14:textId="77777777" w:rsidR="002F6F8B" w:rsidRPr="00F029EB" w:rsidRDefault="002F6F8B" w:rsidP="002F6F8B">
            <w:pPr>
              <w:suppressAutoHyphens/>
              <w:autoSpaceDE/>
              <w:autoSpaceDN/>
              <w:adjustRightInd/>
              <w:spacing w:before="0" w:line="240" w:lineRule="auto"/>
              <w:ind w:left="0" w:firstLine="360"/>
              <w:rPr>
                <w:sz w:val="16"/>
                <w:szCs w:val="16"/>
              </w:rPr>
            </w:pPr>
            <w:r w:rsidRPr="00222154">
              <w:rPr>
                <w:sz w:val="16"/>
                <w:szCs w:val="16"/>
              </w:rPr>
              <w:t>International</w:t>
            </w:r>
          </w:p>
        </w:tc>
        <w:tc>
          <w:tcPr>
            <w:tcW w:w="2766" w:type="dxa"/>
            <w:gridSpan w:val="2"/>
            <w:vAlign w:val="center"/>
          </w:tcPr>
          <w:p w14:paraId="1A9932B2" w14:textId="27F2BE15" w:rsidR="002F6F8B" w:rsidRPr="008557DC" w:rsidRDefault="002F6F8B" w:rsidP="002F6F8B">
            <w:pPr>
              <w:suppressAutoHyphens/>
              <w:autoSpaceDE/>
              <w:autoSpaceDN/>
              <w:adjustRightInd/>
              <w:spacing w:before="0" w:line="240" w:lineRule="auto"/>
              <w:ind w:left="0" w:firstLine="360"/>
              <w:rPr>
                <w:sz w:val="16"/>
                <w:szCs w:val="16"/>
              </w:rPr>
            </w:pPr>
            <w:r w:rsidRPr="008557DC">
              <w:rPr>
                <w:sz w:val="16"/>
                <w:szCs w:val="16"/>
              </w:rPr>
              <w:t>Interbond 1202UPC</w:t>
            </w:r>
          </w:p>
        </w:tc>
        <w:tc>
          <w:tcPr>
            <w:tcW w:w="887" w:type="dxa"/>
            <w:vAlign w:val="center"/>
          </w:tcPr>
          <w:p w14:paraId="023A9289" w14:textId="77777777" w:rsidR="002F6F8B" w:rsidRPr="00DF5F7F" w:rsidRDefault="002F6F8B" w:rsidP="002F6F8B">
            <w:pPr>
              <w:autoSpaceDE/>
              <w:autoSpaceDN/>
              <w:adjustRightInd/>
              <w:spacing w:before="0" w:line="240" w:lineRule="auto"/>
              <w:ind w:left="0"/>
              <w:jc w:val="center"/>
              <w:rPr>
                <w:sz w:val="16"/>
                <w:szCs w:val="16"/>
              </w:rPr>
            </w:pPr>
            <w:r w:rsidRPr="00DF5F7F">
              <w:rPr>
                <w:sz w:val="16"/>
                <w:szCs w:val="16"/>
              </w:rPr>
              <w:t>322</w:t>
            </w:r>
          </w:p>
        </w:tc>
        <w:tc>
          <w:tcPr>
            <w:tcW w:w="1422" w:type="dxa"/>
            <w:vAlign w:val="center"/>
          </w:tcPr>
          <w:p w14:paraId="1C144A45" w14:textId="77777777" w:rsidR="002F6F8B" w:rsidRPr="00DF5F7F" w:rsidRDefault="002F6F8B" w:rsidP="002F6F8B">
            <w:pPr>
              <w:autoSpaceDE/>
              <w:autoSpaceDN/>
              <w:adjustRightInd/>
              <w:spacing w:before="0" w:line="240" w:lineRule="auto"/>
              <w:ind w:left="0" w:firstLine="38"/>
              <w:jc w:val="center"/>
              <w:rPr>
                <w:sz w:val="16"/>
                <w:szCs w:val="16"/>
              </w:rPr>
            </w:pPr>
            <w:r w:rsidRPr="00DF5F7F">
              <w:rPr>
                <w:sz w:val="16"/>
                <w:szCs w:val="16"/>
                <w:lang w:eastAsia="ru-RU"/>
              </w:rPr>
              <w:t>649°C(1200</w:t>
            </w:r>
            <w:r w:rsidRPr="00DF5F7F">
              <w:rPr>
                <w:spacing w:val="1"/>
                <w:sz w:val="16"/>
                <w:szCs w:val="16"/>
                <w:lang w:eastAsia="ru-RU"/>
              </w:rPr>
              <w:t>°</w:t>
            </w:r>
            <w:r w:rsidRPr="00DF5F7F">
              <w:rPr>
                <w:sz w:val="16"/>
                <w:szCs w:val="16"/>
                <w:lang w:eastAsia="ru-RU"/>
              </w:rPr>
              <w:t>F)</w:t>
            </w:r>
          </w:p>
        </w:tc>
      </w:tr>
      <w:tr w:rsidR="002F6F8B" w:rsidRPr="00DB1FCF" w14:paraId="1734CAB4" w14:textId="77777777" w:rsidTr="002F6F8B">
        <w:trPr>
          <w:trHeight w:val="288"/>
          <w:jc w:val="center"/>
        </w:trPr>
        <w:tc>
          <w:tcPr>
            <w:tcW w:w="2174" w:type="dxa"/>
            <w:gridSpan w:val="3"/>
            <w:vAlign w:val="center"/>
          </w:tcPr>
          <w:p w14:paraId="1A4D3C05" w14:textId="77777777" w:rsidR="002F6F8B" w:rsidRPr="00222154" w:rsidRDefault="002F6F8B" w:rsidP="002F6F8B">
            <w:pPr>
              <w:jc w:val="center"/>
              <w:rPr>
                <w:b/>
                <w:sz w:val="16"/>
                <w:szCs w:val="16"/>
              </w:rPr>
            </w:pPr>
          </w:p>
        </w:tc>
        <w:tc>
          <w:tcPr>
            <w:tcW w:w="2769" w:type="dxa"/>
            <w:vAlign w:val="center"/>
          </w:tcPr>
          <w:p w14:paraId="200443B7" w14:textId="77777777" w:rsidR="002F6F8B" w:rsidRPr="00F029EB" w:rsidRDefault="002F6F8B" w:rsidP="002F6F8B">
            <w:pPr>
              <w:suppressAutoHyphens/>
              <w:autoSpaceDE/>
              <w:autoSpaceDN/>
              <w:adjustRightInd/>
              <w:spacing w:before="0" w:line="240" w:lineRule="auto"/>
              <w:ind w:left="0" w:firstLine="360"/>
              <w:rPr>
                <w:sz w:val="16"/>
                <w:szCs w:val="16"/>
              </w:rPr>
            </w:pPr>
            <w:proofErr w:type="spellStart"/>
            <w:r w:rsidRPr="00222154">
              <w:rPr>
                <w:sz w:val="16"/>
                <w:szCs w:val="16"/>
              </w:rPr>
              <w:t>JotunPaints</w:t>
            </w:r>
            <w:proofErr w:type="spellEnd"/>
          </w:p>
        </w:tc>
        <w:tc>
          <w:tcPr>
            <w:tcW w:w="2766" w:type="dxa"/>
            <w:gridSpan w:val="2"/>
            <w:vAlign w:val="center"/>
          </w:tcPr>
          <w:p w14:paraId="5EA68A49" w14:textId="16DD78CB" w:rsidR="002F6F8B" w:rsidRPr="008557DC" w:rsidRDefault="002F6F8B" w:rsidP="002F6F8B">
            <w:pPr>
              <w:suppressAutoHyphens/>
              <w:autoSpaceDE/>
              <w:autoSpaceDN/>
              <w:adjustRightInd/>
              <w:spacing w:before="0" w:line="240" w:lineRule="auto"/>
              <w:ind w:left="0" w:firstLine="360"/>
              <w:rPr>
                <w:sz w:val="16"/>
                <w:szCs w:val="16"/>
              </w:rPr>
            </w:pPr>
            <w:proofErr w:type="spellStart"/>
            <w:r w:rsidRPr="008557DC">
              <w:rPr>
                <w:sz w:val="16"/>
                <w:szCs w:val="16"/>
              </w:rPr>
              <w:t>Solvalitt</w:t>
            </w:r>
            <w:proofErr w:type="spellEnd"/>
          </w:p>
        </w:tc>
        <w:tc>
          <w:tcPr>
            <w:tcW w:w="887" w:type="dxa"/>
            <w:vAlign w:val="center"/>
          </w:tcPr>
          <w:p w14:paraId="36140550" w14:textId="77777777" w:rsidR="002F6F8B" w:rsidRPr="00DF5F7F" w:rsidRDefault="002F6F8B" w:rsidP="002F6F8B">
            <w:pPr>
              <w:autoSpaceDE/>
              <w:autoSpaceDN/>
              <w:adjustRightInd/>
              <w:spacing w:before="0" w:line="240" w:lineRule="auto"/>
              <w:ind w:left="0"/>
              <w:jc w:val="center"/>
              <w:rPr>
                <w:sz w:val="16"/>
                <w:szCs w:val="16"/>
              </w:rPr>
            </w:pPr>
            <w:r w:rsidRPr="00DF5F7F">
              <w:rPr>
                <w:sz w:val="16"/>
                <w:szCs w:val="16"/>
              </w:rPr>
              <w:t>500</w:t>
            </w:r>
          </w:p>
        </w:tc>
        <w:tc>
          <w:tcPr>
            <w:tcW w:w="1422" w:type="dxa"/>
            <w:vAlign w:val="center"/>
          </w:tcPr>
          <w:p w14:paraId="391C8C07" w14:textId="77777777" w:rsidR="002F6F8B" w:rsidRPr="00DF5F7F" w:rsidRDefault="002F6F8B" w:rsidP="002F6F8B">
            <w:pPr>
              <w:autoSpaceDE/>
              <w:autoSpaceDN/>
              <w:adjustRightInd/>
              <w:spacing w:before="0" w:line="240" w:lineRule="auto"/>
              <w:ind w:left="0" w:firstLine="38"/>
              <w:jc w:val="center"/>
              <w:rPr>
                <w:sz w:val="16"/>
                <w:szCs w:val="16"/>
              </w:rPr>
            </w:pPr>
            <w:r w:rsidRPr="00DF5F7F">
              <w:rPr>
                <w:sz w:val="16"/>
                <w:szCs w:val="16"/>
                <w:lang w:eastAsia="ru-RU"/>
              </w:rPr>
              <w:t>600°C(1112</w:t>
            </w:r>
            <w:r w:rsidRPr="00DF5F7F">
              <w:rPr>
                <w:spacing w:val="1"/>
                <w:sz w:val="16"/>
                <w:szCs w:val="16"/>
                <w:lang w:eastAsia="ru-RU"/>
              </w:rPr>
              <w:t>°</w:t>
            </w:r>
            <w:r w:rsidRPr="00DF5F7F">
              <w:rPr>
                <w:sz w:val="16"/>
                <w:szCs w:val="16"/>
                <w:lang w:eastAsia="ru-RU"/>
              </w:rPr>
              <w:t>F)</w:t>
            </w:r>
          </w:p>
        </w:tc>
      </w:tr>
      <w:tr w:rsidR="002F6F8B" w:rsidRPr="00DB1FCF" w14:paraId="1BD271AC" w14:textId="77777777" w:rsidTr="002F6F8B">
        <w:trPr>
          <w:trHeight w:val="288"/>
          <w:jc w:val="center"/>
        </w:trPr>
        <w:tc>
          <w:tcPr>
            <w:tcW w:w="2174" w:type="dxa"/>
            <w:gridSpan w:val="3"/>
            <w:vAlign w:val="center"/>
          </w:tcPr>
          <w:p w14:paraId="780C57E8" w14:textId="77777777" w:rsidR="002F6F8B" w:rsidRPr="00222154" w:rsidRDefault="002F6F8B" w:rsidP="002F6F8B">
            <w:pPr>
              <w:jc w:val="center"/>
              <w:rPr>
                <w:b/>
                <w:sz w:val="16"/>
                <w:szCs w:val="16"/>
              </w:rPr>
            </w:pPr>
          </w:p>
        </w:tc>
        <w:tc>
          <w:tcPr>
            <w:tcW w:w="2769" w:type="dxa"/>
            <w:vAlign w:val="center"/>
          </w:tcPr>
          <w:p w14:paraId="0C95579F" w14:textId="77777777" w:rsidR="002F6F8B" w:rsidRPr="00F029EB" w:rsidRDefault="002F6F8B" w:rsidP="002F6F8B">
            <w:pPr>
              <w:suppressAutoHyphens/>
              <w:autoSpaceDE/>
              <w:autoSpaceDN/>
              <w:adjustRightInd/>
              <w:spacing w:before="0" w:line="240" w:lineRule="auto"/>
              <w:ind w:left="0" w:firstLine="360"/>
              <w:rPr>
                <w:sz w:val="16"/>
                <w:szCs w:val="16"/>
              </w:rPr>
            </w:pPr>
            <w:r w:rsidRPr="00222154">
              <w:rPr>
                <w:sz w:val="16"/>
                <w:szCs w:val="16"/>
              </w:rPr>
              <w:t>PPG</w:t>
            </w:r>
          </w:p>
        </w:tc>
        <w:tc>
          <w:tcPr>
            <w:tcW w:w="2766" w:type="dxa"/>
            <w:gridSpan w:val="2"/>
            <w:vAlign w:val="center"/>
          </w:tcPr>
          <w:p w14:paraId="1AFE56AA" w14:textId="77777777" w:rsidR="00EB3363" w:rsidRPr="008557DC" w:rsidRDefault="002F6F8B" w:rsidP="00E73D8E">
            <w:pPr>
              <w:suppressAutoHyphens/>
              <w:autoSpaceDE/>
              <w:autoSpaceDN/>
              <w:adjustRightInd/>
              <w:spacing w:before="0" w:line="240" w:lineRule="auto"/>
              <w:ind w:left="330"/>
              <w:rPr>
                <w:sz w:val="16"/>
                <w:szCs w:val="16"/>
              </w:rPr>
            </w:pPr>
            <w:r w:rsidRPr="008557DC">
              <w:rPr>
                <w:sz w:val="16"/>
                <w:szCs w:val="16"/>
              </w:rPr>
              <w:t>Hi-</w:t>
            </w:r>
            <w:r w:rsidR="005056F7" w:rsidRPr="008557DC">
              <w:rPr>
                <w:sz w:val="16"/>
                <w:szCs w:val="16"/>
              </w:rPr>
              <w:t xml:space="preserve"> Temp1000</w:t>
            </w:r>
            <w:r w:rsidRPr="008557DC">
              <w:rPr>
                <w:sz w:val="16"/>
                <w:szCs w:val="16"/>
              </w:rPr>
              <w:t xml:space="preserve"> </w:t>
            </w:r>
          </w:p>
          <w:p w14:paraId="584F1772" w14:textId="7D65BDDF" w:rsidR="002F6F8B" w:rsidRPr="008557DC" w:rsidRDefault="002F6F8B" w:rsidP="00E73D8E">
            <w:pPr>
              <w:suppressAutoHyphens/>
              <w:autoSpaceDE/>
              <w:autoSpaceDN/>
              <w:adjustRightInd/>
              <w:spacing w:before="0" w:line="240" w:lineRule="auto"/>
              <w:ind w:left="330"/>
              <w:rPr>
                <w:sz w:val="16"/>
                <w:szCs w:val="16"/>
              </w:rPr>
            </w:pPr>
            <w:proofErr w:type="spellStart"/>
            <w:r w:rsidRPr="008557DC">
              <w:rPr>
                <w:sz w:val="16"/>
                <w:szCs w:val="16"/>
              </w:rPr>
              <w:t>Sigmatherm</w:t>
            </w:r>
            <w:proofErr w:type="spellEnd"/>
            <w:r w:rsidRPr="008557DC">
              <w:rPr>
                <w:sz w:val="16"/>
                <w:szCs w:val="16"/>
              </w:rPr>
              <w:t xml:space="preserve"> 540</w:t>
            </w:r>
          </w:p>
        </w:tc>
        <w:tc>
          <w:tcPr>
            <w:tcW w:w="887" w:type="dxa"/>
            <w:vAlign w:val="center"/>
          </w:tcPr>
          <w:p w14:paraId="6D436274" w14:textId="15BF0E12" w:rsidR="002F6F8B" w:rsidRPr="00DF5F7F" w:rsidRDefault="005056F7" w:rsidP="002F6F8B">
            <w:pPr>
              <w:autoSpaceDE/>
              <w:autoSpaceDN/>
              <w:adjustRightInd/>
              <w:spacing w:before="0" w:line="240" w:lineRule="auto"/>
              <w:ind w:left="0"/>
              <w:jc w:val="center"/>
              <w:rPr>
                <w:sz w:val="16"/>
                <w:szCs w:val="16"/>
              </w:rPr>
            </w:pPr>
            <w:r w:rsidRPr="00DF5F7F">
              <w:rPr>
                <w:sz w:val="16"/>
                <w:szCs w:val="16"/>
              </w:rPr>
              <w:t>302-</w:t>
            </w:r>
            <w:r w:rsidR="002F6F8B" w:rsidRPr="00DF5F7F">
              <w:rPr>
                <w:sz w:val="16"/>
                <w:szCs w:val="16"/>
              </w:rPr>
              <w:t>498</w:t>
            </w:r>
          </w:p>
        </w:tc>
        <w:tc>
          <w:tcPr>
            <w:tcW w:w="1422" w:type="dxa"/>
            <w:vAlign w:val="center"/>
          </w:tcPr>
          <w:p w14:paraId="4D24E783" w14:textId="77777777" w:rsidR="002F6F8B" w:rsidRPr="00DF5F7F" w:rsidRDefault="002F6F8B" w:rsidP="002F6F8B">
            <w:pPr>
              <w:suppressAutoHyphens/>
              <w:autoSpaceDE/>
              <w:autoSpaceDN/>
              <w:adjustRightInd/>
              <w:spacing w:before="0" w:line="240" w:lineRule="auto"/>
              <w:ind w:left="0" w:firstLine="38"/>
              <w:jc w:val="center"/>
              <w:rPr>
                <w:sz w:val="16"/>
                <w:szCs w:val="16"/>
              </w:rPr>
            </w:pPr>
            <w:r w:rsidRPr="00DF5F7F">
              <w:rPr>
                <w:sz w:val="16"/>
                <w:szCs w:val="16"/>
                <w:lang w:eastAsia="ru-RU"/>
              </w:rPr>
              <w:t>538°C(1000</w:t>
            </w:r>
            <w:r w:rsidRPr="00DF5F7F">
              <w:rPr>
                <w:spacing w:val="1"/>
                <w:sz w:val="16"/>
                <w:szCs w:val="16"/>
                <w:lang w:eastAsia="ru-RU"/>
              </w:rPr>
              <w:t>°</w:t>
            </w:r>
            <w:r w:rsidRPr="00DF5F7F">
              <w:rPr>
                <w:sz w:val="16"/>
                <w:szCs w:val="16"/>
                <w:lang w:eastAsia="ru-RU"/>
              </w:rPr>
              <w:t>F)</w:t>
            </w:r>
          </w:p>
        </w:tc>
      </w:tr>
      <w:tr w:rsidR="002F6F8B" w:rsidRPr="00DB1FCF" w14:paraId="5733505C" w14:textId="77777777" w:rsidTr="002F6F8B">
        <w:trPr>
          <w:trHeight w:val="288"/>
          <w:jc w:val="center"/>
        </w:trPr>
        <w:tc>
          <w:tcPr>
            <w:tcW w:w="2174" w:type="dxa"/>
            <w:gridSpan w:val="3"/>
            <w:vAlign w:val="center"/>
          </w:tcPr>
          <w:p w14:paraId="735F883B" w14:textId="77777777" w:rsidR="002F6F8B" w:rsidRPr="00222154" w:rsidRDefault="002F6F8B" w:rsidP="002F6F8B">
            <w:pPr>
              <w:jc w:val="center"/>
              <w:rPr>
                <w:b/>
                <w:sz w:val="16"/>
                <w:szCs w:val="16"/>
              </w:rPr>
            </w:pPr>
          </w:p>
        </w:tc>
        <w:tc>
          <w:tcPr>
            <w:tcW w:w="2769" w:type="dxa"/>
            <w:vAlign w:val="center"/>
          </w:tcPr>
          <w:p w14:paraId="32FA3AD7" w14:textId="77777777" w:rsidR="002F6F8B" w:rsidRPr="00F029EB" w:rsidRDefault="002F6F8B" w:rsidP="002F6F8B">
            <w:pPr>
              <w:suppressAutoHyphens/>
              <w:autoSpaceDE/>
              <w:autoSpaceDN/>
              <w:adjustRightInd/>
              <w:spacing w:before="0" w:line="240" w:lineRule="auto"/>
              <w:ind w:left="0" w:firstLine="360"/>
              <w:rPr>
                <w:sz w:val="16"/>
                <w:szCs w:val="16"/>
              </w:rPr>
            </w:pPr>
            <w:proofErr w:type="spellStart"/>
            <w:r w:rsidRPr="00222154">
              <w:rPr>
                <w:sz w:val="16"/>
                <w:szCs w:val="16"/>
              </w:rPr>
              <w:t>Sher</w:t>
            </w:r>
            <w:r w:rsidRPr="00222154">
              <w:rPr>
                <w:spacing w:val="-1"/>
                <w:sz w:val="16"/>
                <w:szCs w:val="16"/>
              </w:rPr>
              <w:t>w</w:t>
            </w:r>
            <w:r w:rsidRPr="00222154">
              <w:rPr>
                <w:spacing w:val="1"/>
                <w:sz w:val="16"/>
                <w:szCs w:val="16"/>
              </w:rPr>
              <w:t>i</w:t>
            </w:r>
            <w:r w:rsidRPr="00222154">
              <w:rPr>
                <w:sz w:val="16"/>
                <w:szCs w:val="16"/>
              </w:rPr>
              <w:t>nWilliams</w:t>
            </w:r>
            <w:proofErr w:type="spellEnd"/>
          </w:p>
        </w:tc>
        <w:tc>
          <w:tcPr>
            <w:tcW w:w="2766" w:type="dxa"/>
            <w:gridSpan w:val="2"/>
            <w:vAlign w:val="center"/>
          </w:tcPr>
          <w:p w14:paraId="44B02A3D" w14:textId="77777777" w:rsidR="002F6F8B" w:rsidRPr="008557DC" w:rsidRDefault="002F6F8B" w:rsidP="002F6F8B">
            <w:pPr>
              <w:suppressAutoHyphens/>
              <w:autoSpaceDE/>
              <w:autoSpaceDN/>
              <w:adjustRightInd/>
              <w:spacing w:before="0" w:line="240" w:lineRule="auto"/>
              <w:ind w:left="0" w:firstLine="360"/>
              <w:rPr>
                <w:sz w:val="16"/>
                <w:szCs w:val="16"/>
              </w:rPr>
            </w:pPr>
            <w:r w:rsidRPr="008557DC">
              <w:rPr>
                <w:sz w:val="16"/>
                <w:szCs w:val="16"/>
              </w:rPr>
              <w:t>Heat-Flex 1000</w:t>
            </w:r>
          </w:p>
        </w:tc>
        <w:tc>
          <w:tcPr>
            <w:tcW w:w="887" w:type="dxa"/>
            <w:vAlign w:val="center"/>
          </w:tcPr>
          <w:p w14:paraId="355141B9" w14:textId="77777777" w:rsidR="002F6F8B" w:rsidRPr="00DF5F7F" w:rsidRDefault="002F6F8B" w:rsidP="002F6F8B">
            <w:pPr>
              <w:autoSpaceDE/>
              <w:autoSpaceDN/>
              <w:adjustRightInd/>
              <w:spacing w:before="0" w:line="240" w:lineRule="auto"/>
              <w:ind w:left="0"/>
              <w:jc w:val="center"/>
              <w:rPr>
                <w:sz w:val="16"/>
                <w:szCs w:val="16"/>
              </w:rPr>
            </w:pPr>
            <w:r w:rsidRPr="00DF5F7F">
              <w:rPr>
                <w:sz w:val="16"/>
                <w:szCs w:val="16"/>
              </w:rPr>
              <w:t>420</w:t>
            </w:r>
          </w:p>
        </w:tc>
        <w:tc>
          <w:tcPr>
            <w:tcW w:w="1422" w:type="dxa"/>
            <w:vAlign w:val="center"/>
          </w:tcPr>
          <w:p w14:paraId="09532EB3" w14:textId="77777777" w:rsidR="002F6F8B" w:rsidRPr="00DF5F7F" w:rsidRDefault="002F6F8B" w:rsidP="002F6F8B">
            <w:pPr>
              <w:suppressAutoHyphens/>
              <w:autoSpaceDE/>
              <w:autoSpaceDN/>
              <w:adjustRightInd/>
              <w:spacing w:before="0" w:line="240" w:lineRule="auto"/>
              <w:ind w:left="0" w:firstLine="38"/>
              <w:jc w:val="center"/>
              <w:rPr>
                <w:sz w:val="16"/>
                <w:szCs w:val="16"/>
              </w:rPr>
            </w:pPr>
            <w:r w:rsidRPr="00DF5F7F">
              <w:rPr>
                <w:sz w:val="16"/>
                <w:szCs w:val="16"/>
                <w:lang w:eastAsia="ru-RU"/>
              </w:rPr>
              <w:t>538°C(1000</w:t>
            </w:r>
            <w:r w:rsidRPr="00DF5F7F">
              <w:rPr>
                <w:spacing w:val="1"/>
                <w:sz w:val="16"/>
                <w:szCs w:val="16"/>
                <w:lang w:eastAsia="ru-RU"/>
              </w:rPr>
              <w:t>°</w:t>
            </w:r>
            <w:r w:rsidRPr="00DF5F7F">
              <w:rPr>
                <w:sz w:val="16"/>
                <w:szCs w:val="16"/>
                <w:lang w:eastAsia="ru-RU"/>
              </w:rPr>
              <w:t>F)/ 649°C(1200</w:t>
            </w:r>
            <w:r w:rsidRPr="00DF5F7F">
              <w:rPr>
                <w:spacing w:val="1"/>
                <w:sz w:val="16"/>
                <w:szCs w:val="16"/>
                <w:lang w:eastAsia="ru-RU"/>
              </w:rPr>
              <w:t>°</w:t>
            </w:r>
            <w:r w:rsidRPr="00DF5F7F">
              <w:rPr>
                <w:sz w:val="16"/>
                <w:szCs w:val="16"/>
                <w:lang w:eastAsia="ru-RU"/>
              </w:rPr>
              <w:t>F)</w:t>
            </w:r>
          </w:p>
        </w:tc>
      </w:tr>
      <w:tr w:rsidR="002F6F8B" w:rsidRPr="00DB1FCF" w14:paraId="339F8BE0" w14:textId="77777777" w:rsidTr="002F6F8B">
        <w:trPr>
          <w:trHeight w:val="288"/>
          <w:jc w:val="center"/>
        </w:trPr>
        <w:tc>
          <w:tcPr>
            <w:tcW w:w="2174" w:type="dxa"/>
            <w:gridSpan w:val="3"/>
            <w:vAlign w:val="center"/>
          </w:tcPr>
          <w:p w14:paraId="669EB043" w14:textId="77777777" w:rsidR="002F6F8B" w:rsidRPr="00222154" w:rsidRDefault="002F6F8B" w:rsidP="002F6F8B">
            <w:pPr>
              <w:rPr>
                <w:i/>
                <w:sz w:val="14"/>
                <w:szCs w:val="14"/>
              </w:rPr>
            </w:pPr>
          </w:p>
        </w:tc>
        <w:tc>
          <w:tcPr>
            <w:tcW w:w="7844" w:type="dxa"/>
            <w:gridSpan w:val="5"/>
            <w:vAlign w:val="center"/>
          </w:tcPr>
          <w:p w14:paraId="70DCE82F" w14:textId="77777777" w:rsidR="002F6F8B" w:rsidRDefault="002F6F8B" w:rsidP="002F6F8B">
            <w:pPr>
              <w:suppressAutoHyphens/>
              <w:autoSpaceDE/>
              <w:autoSpaceDN/>
              <w:adjustRightInd/>
              <w:spacing w:before="0" w:line="240" w:lineRule="auto"/>
              <w:ind w:left="0" w:firstLine="360"/>
              <w:rPr>
                <w:i/>
                <w:sz w:val="14"/>
                <w:szCs w:val="14"/>
              </w:rPr>
            </w:pPr>
            <w:r w:rsidRPr="00222154">
              <w:rPr>
                <w:i/>
                <w:sz w:val="14"/>
                <w:szCs w:val="14"/>
              </w:rPr>
              <w:t xml:space="preserve">Non-catalyzed silicones remain tacky until exposed to heat above 149°C (300°F) to 204°C (400°F). </w:t>
            </w:r>
          </w:p>
          <w:p w14:paraId="65C437DA" w14:textId="77777777" w:rsidR="002F6F8B" w:rsidRPr="00F029EB" w:rsidRDefault="002F6F8B" w:rsidP="002F6F8B">
            <w:pPr>
              <w:suppressAutoHyphens/>
              <w:autoSpaceDE/>
              <w:autoSpaceDN/>
              <w:adjustRightInd/>
              <w:spacing w:before="0" w:line="240" w:lineRule="auto"/>
              <w:ind w:left="0" w:firstLine="360"/>
              <w:rPr>
                <w:i/>
                <w:sz w:val="14"/>
                <w:szCs w:val="14"/>
              </w:rPr>
            </w:pPr>
            <w:r w:rsidRPr="00F6525C">
              <w:rPr>
                <w:i/>
                <w:sz w:val="14"/>
                <w:szCs w:val="14"/>
              </w:rPr>
              <w:t xml:space="preserve">These coatings are designed for use at temperatures between </w:t>
            </w:r>
            <w:r w:rsidRPr="00EC2B95">
              <w:rPr>
                <w:i/>
                <w:sz w:val="14"/>
                <w:szCs w:val="14"/>
              </w:rPr>
              <w:t>205°C – 650°</w:t>
            </w:r>
            <w:proofErr w:type="gramStart"/>
            <w:r w:rsidRPr="00EC2B95">
              <w:rPr>
                <w:i/>
                <w:sz w:val="14"/>
                <w:szCs w:val="14"/>
              </w:rPr>
              <w:t>C</w:t>
            </w:r>
            <w:r w:rsidRPr="00F6525C">
              <w:rPr>
                <w:i/>
                <w:sz w:val="14"/>
                <w:szCs w:val="14"/>
              </w:rPr>
              <w:t>(</w:t>
            </w:r>
            <w:proofErr w:type="gramEnd"/>
            <w:r w:rsidRPr="00F32D52">
              <w:rPr>
                <w:i/>
                <w:sz w:val="14"/>
                <w:szCs w:val="14"/>
              </w:rPr>
              <w:t>400°F – 1200°F</w:t>
            </w:r>
            <w:r w:rsidRPr="00F6525C">
              <w:rPr>
                <w:i/>
                <w:sz w:val="14"/>
                <w:szCs w:val="14"/>
              </w:rPr>
              <w:t>).</w:t>
            </w:r>
          </w:p>
        </w:tc>
      </w:tr>
      <w:tr w:rsidR="002F6F8B" w:rsidRPr="00DB1FCF" w14:paraId="62C313AA" w14:textId="77777777" w:rsidTr="002F6F8B">
        <w:trPr>
          <w:trHeight w:val="288"/>
          <w:jc w:val="center"/>
        </w:trPr>
        <w:tc>
          <w:tcPr>
            <w:tcW w:w="10018" w:type="dxa"/>
            <w:gridSpan w:val="8"/>
            <w:tcBorders>
              <w:top w:val="single" w:sz="12" w:space="0" w:color="auto"/>
            </w:tcBorders>
            <w:vAlign w:val="center"/>
          </w:tcPr>
          <w:p w14:paraId="0AC5D683" w14:textId="77777777" w:rsidR="002F6F8B" w:rsidRPr="00222154" w:rsidRDefault="002F6F8B" w:rsidP="002F6F8B">
            <w:pPr>
              <w:autoSpaceDE/>
              <w:autoSpaceDN/>
              <w:adjustRightInd/>
              <w:spacing w:before="0" w:line="240" w:lineRule="auto"/>
              <w:ind w:left="0"/>
              <w:rPr>
                <w:i/>
                <w:sz w:val="14"/>
                <w:szCs w:val="14"/>
              </w:rPr>
            </w:pPr>
          </w:p>
        </w:tc>
      </w:tr>
      <w:tr w:rsidR="002F6F8B" w:rsidRPr="00DB1FCF" w14:paraId="2025066C" w14:textId="77777777" w:rsidTr="002F6F8B">
        <w:trPr>
          <w:trHeight w:val="288"/>
          <w:jc w:val="center"/>
        </w:trPr>
        <w:tc>
          <w:tcPr>
            <w:tcW w:w="1170" w:type="dxa"/>
            <w:vAlign w:val="center"/>
          </w:tcPr>
          <w:p w14:paraId="70D643CF" w14:textId="77777777" w:rsidR="002F6F8B" w:rsidRPr="00222154" w:rsidRDefault="002F6F8B" w:rsidP="002F6F8B">
            <w:pPr>
              <w:autoSpaceDE/>
              <w:autoSpaceDN/>
              <w:adjustRightInd/>
              <w:spacing w:before="0" w:line="240" w:lineRule="auto"/>
              <w:ind w:left="-72"/>
              <w:rPr>
                <w:b/>
                <w:sz w:val="16"/>
                <w:szCs w:val="16"/>
              </w:rPr>
            </w:pPr>
            <w:r w:rsidRPr="00222154">
              <w:rPr>
                <w:b/>
                <w:sz w:val="16"/>
                <w:szCs w:val="16"/>
              </w:rPr>
              <w:t>Last Update:</w:t>
            </w:r>
          </w:p>
        </w:tc>
        <w:tc>
          <w:tcPr>
            <w:tcW w:w="3773" w:type="dxa"/>
            <w:gridSpan w:val="3"/>
            <w:vAlign w:val="center"/>
          </w:tcPr>
          <w:p w14:paraId="66F46158" w14:textId="60CBC674" w:rsidR="002F6F8B" w:rsidRPr="00F029EB" w:rsidRDefault="008557DC" w:rsidP="002F6F8B">
            <w:pPr>
              <w:suppressAutoHyphens/>
              <w:autoSpaceDE/>
              <w:autoSpaceDN/>
              <w:adjustRightInd/>
              <w:spacing w:before="0" w:line="240" w:lineRule="auto"/>
              <w:ind w:left="-72" w:firstLine="360"/>
              <w:rPr>
                <w:sz w:val="16"/>
                <w:szCs w:val="16"/>
              </w:rPr>
            </w:pPr>
            <w:r>
              <w:rPr>
                <w:sz w:val="16"/>
                <w:szCs w:val="16"/>
              </w:rPr>
              <w:t>November</w:t>
            </w:r>
            <w:r w:rsidR="00AF33A9">
              <w:rPr>
                <w:sz w:val="16"/>
                <w:szCs w:val="16"/>
              </w:rPr>
              <w:t xml:space="preserve"> 2025</w:t>
            </w:r>
          </w:p>
        </w:tc>
        <w:tc>
          <w:tcPr>
            <w:tcW w:w="2766" w:type="dxa"/>
            <w:gridSpan w:val="2"/>
            <w:vAlign w:val="center"/>
          </w:tcPr>
          <w:p w14:paraId="484764A1" w14:textId="77777777" w:rsidR="002F6F8B" w:rsidRPr="00222154" w:rsidRDefault="002F6F8B" w:rsidP="002F6F8B">
            <w:pPr>
              <w:autoSpaceDE/>
              <w:autoSpaceDN/>
              <w:adjustRightInd/>
              <w:spacing w:before="0" w:line="240" w:lineRule="auto"/>
              <w:ind w:left="0"/>
              <w:rPr>
                <w:b/>
                <w:sz w:val="16"/>
                <w:szCs w:val="16"/>
              </w:rPr>
            </w:pPr>
          </w:p>
        </w:tc>
        <w:tc>
          <w:tcPr>
            <w:tcW w:w="887" w:type="dxa"/>
            <w:vAlign w:val="center"/>
          </w:tcPr>
          <w:p w14:paraId="75EC5165" w14:textId="77777777" w:rsidR="002F6F8B" w:rsidRPr="00222154" w:rsidRDefault="002F6F8B" w:rsidP="002F6F8B">
            <w:pPr>
              <w:jc w:val="center"/>
              <w:rPr>
                <w:b/>
                <w:sz w:val="16"/>
                <w:szCs w:val="16"/>
              </w:rPr>
            </w:pPr>
          </w:p>
        </w:tc>
        <w:tc>
          <w:tcPr>
            <w:tcW w:w="1422" w:type="dxa"/>
            <w:vAlign w:val="center"/>
          </w:tcPr>
          <w:p w14:paraId="05FB98E4" w14:textId="77777777" w:rsidR="002F6F8B" w:rsidRPr="00222154" w:rsidRDefault="002F6F8B" w:rsidP="002F6F8B">
            <w:pPr>
              <w:rPr>
                <w:b/>
                <w:sz w:val="16"/>
                <w:szCs w:val="16"/>
              </w:rPr>
            </w:pPr>
          </w:p>
        </w:tc>
      </w:tr>
    </w:tbl>
    <w:p w14:paraId="47741B6D" w14:textId="6C31E7BB" w:rsidR="00412E56" w:rsidRDefault="00412E56" w:rsidP="003A0706">
      <w:pPr>
        <w:spacing w:before="0" w:line="240" w:lineRule="auto"/>
        <w:ind w:left="630" w:hanging="540"/>
        <w:rPr>
          <w:color w:val="auto"/>
          <w:sz w:val="16"/>
          <w:szCs w:val="16"/>
        </w:rPr>
      </w:pPr>
      <w:r w:rsidRPr="003A0706">
        <w:rPr>
          <w:color w:val="auto"/>
          <w:sz w:val="16"/>
          <w:szCs w:val="16"/>
        </w:rPr>
        <w:t>Note</w:t>
      </w:r>
      <w:r w:rsidR="00EB314A">
        <w:rPr>
          <w:color w:val="auto"/>
          <w:sz w:val="16"/>
          <w:szCs w:val="16"/>
        </w:rPr>
        <w:t xml:space="preserve"> </w:t>
      </w:r>
      <w:r w:rsidRPr="003A0706">
        <w:rPr>
          <w:color w:val="auto"/>
          <w:sz w:val="16"/>
          <w:szCs w:val="16"/>
        </w:rPr>
        <w:t>1</w:t>
      </w:r>
      <w:proofErr w:type="gramStart"/>
      <w:r w:rsidRPr="003A0706">
        <w:rPr>
          <w:color w:val="auto"/>
          <w:sz w:val="16"/>
          <w:szCs w:val="16"/>
        </w:rPr>
        <w:t>:</w:t>
      </w:r>
      <w:r w:rsidRPr="00412E56">
        <w:rPr>
          <w:color w:val="auto"/>
          <w:sz w:val="16"/>
          <w:szCs w:val="16"/>
        </w:rPr>
        <w:t xml:space="preserve"> </w:t>
      </w:r>
      <w:r w:rsidR="00EB314A">
        <w:rPr>
          <w:color w:val="auto"/>
          <w:sz w:val="16"/>
          <w:szCs w:val="16"/>
        </w:rPr>
        <w:tab/>
      </w:r>
      <w:r w:rsidRPr="00F6525C">
        <w:rPr>
          <w:color w:val="auto"/>
          <w:sz w:val="16"/>
          <w:szCs w:val="16"/>
        </w:rPr>
        <w:t>Final</w:t>
      </w:r>
      <w:proofErr w:type="gramEnd"/>
      <w:r w:rsidRPr="00F6525C">
        <w:rPr>
          <w:color w:val="auto"/>
          <w:sz w:val="16"/>
          <w:szCs w:val="16"/>
        </w:rPr>
        <w:t xml:space="preserve"> DFT of primer coat should be at least 50 percent thicker than the substrate anchor profile but not thicker than maximum. DFT listed in product data sheet.</w:t>
      </w:r>
    </w:p>
    <w:p w14:paraId="4C4CF54C" w14:textId="301E6580" w:rsidR="00412E56" w:rsidRPr="003A0706" w:rsidRDefault="00412E56" w:rsidP="003A0706">
      <w:pPr>
        <w:spacing w:before="0" w:line="240" w:lineRule="auto"/>
        <w:ind w:left="630" w:hanging="540"/>
        <w:rPr>
          <w:color w:val="auto"/>
          <w:sz w:val="16"/>
          <w:szCs w:val="16"/>
        </w:rPr>
      </w:pPr>
      <w:r w:rsidRPr="003A0706">
        <w:rPr>
          <w:color w:val="auto"/>
          <w:sz w:val="16"/>
          <w:szCs w:val="16"/>
        </w:rPr>
        <w:t>Note</w:t>
      </w:r>
      <w:r w:rsidR="00EB314A">
        <w:rPr>
          <w:color w:val="auto"/>
          <w:sz w:val="16"/>
          <w:szCs w:val="16"/>
        </w:rPr>
        <w:t xml:space="preserve"> </w:t>
      </w:r>
      <w:r w:rsidRPr="003A0706">
        <w:rPr>
          <w:color w:val="auto"/>
          <w:sz w:val="16"/>
          <w:szCs w:val="16"/>
        </w:rPr>
        <w:t>2</w:t>
      </w:r>
      <w:proofErr w:type="gramStart"/>
      <w:r w:rsidRPr="003A0706">
        <w:rPr>
          <w:color w:val="auto"/>
          <w:sz w:val="16"/>
          <w:szCs w:val="16"/>
        </w:rPr>
        <w:t>:</w:t>
      </w:r>
      <w:r w:rsidRPr="00412E56">
        <w:rPr>
          <w:color w:val="auto"/>
          <w:sz w:val="16"/>
          <w:szCs w:val="16"/>
        </w:rPr>
        <w:t xml:space="preserve"> </w:t>
      </w:r>
      <w:r w:rsidR="00EB314A">
        <w:rPr>
          <w:color w:val="auto"/>
          <w:sz w:val="16"/>
          <w:szCs w:val="16"/>
        </w:rPr>
        <w:tab/>
      </w:r>
      <w:r w:rsidRPr="00F6525C">
        <w:rPr>
          <w:color w:val="auto"/>
          <w:sz w:val="16"/>
          <w:szCs w:val="16"/>
        </w:rPr>
        <w:t>Multiple</w:t>
      </w:r>
      <w:proofErr w:type="gramEnd"/>
      <w:r w:rsidRPr="00F6525C">
        <w:rPr>
          <w:color w:val="auto"/>
          <w:sz w:val="16"/>
          <w:szCs w:val="16"/>
        </w:rPr>
        <w:t xml:space="preserve"> products by single manufacturer are due to regional availability or merger.</w:t>
      </w:r>
    </w:p>
    <w:p w14:paraId="3F6B3023" w14:textId="47BD4E69" w:rsidR="002F6F8B" w:rsidRPr="003A0706" w:rsidRDefault="002F6F8B" w:rsidP="003A0706">
      <w:pPr>
        <w:spacing w:before="0" w:line="240" w:lineRule="auto"/>
        <w:ind w:left="630" w:hanging="540"/>
        <w:rPr>
          <w:color w:val="auto"/>
          <w:sz w:val="16"/>
          <w:szCs w:val="16"/>
        </w:rPr>
      </w:pPr>
      <w:r w:rsidRPr="003A0706">
        <w:rPr>
          <w:color w:val="auto"/>
          <w:sz w:val="16"/>
          <w:szCs w:val="16"/>
        </w:rPr>
        <w:t>Note</w:t>
      </w:r>
      <w:r w:rsidR="00EB314A">
        <w:rPr>
          <w:color w:val="auto"/>
          <w:sz w:val="16"/>
          <w:szCs w:val="16"/>
        </w:rPr>
        <w:t xml:space="preserve"> </w:t>
      </w:r>
      <w:r w:rsidRPr="003A0706">
        <w:rPr>
          <w:color w:val="auto"/>
          <w:sz w:val="16"/>
          <w:szCs w:val="16"/>
        </w:rPr>
        <w:t>3</w:t>
      </w:r>
      <w:proofErr w:type="gramStart"/>
      <w:r w:rsidRPr="003A0706">
        <w:rPr>
          <w:color w:val="auto"/>
          <w:sz w:val="16"/>
          <w:szCs w:val="16"/>
        </w:rPr>
        <w:t>:</w:t>
      </w:r>
      <w:r w:rsidR="001C52D1" w:rsidRPr="003A0706">
        <w:rPr>
          <w:color w:val="auto"/>
          <w:sz w:val="16"/>
          <w:szCs w:val="16"/>
        </w:rPr>
        <w:t xml:space="preserve"> </w:t>
      </w:r>
      <w:r w:rsidR="00EB314A">
        <w:rPr>
          <w:color w:val="auto"/>
          <w:sz w:val="16"/>
          <w:szCs w:val="16"/>
        </w:rPr>
        <w:tab/>
      </w:r>
      <w:r w:rsidRPr="003A0706">
        <w:rPr>
          <w:color w:val="auto"/>
          <w:sz w:val="16"/>
          <w:szCs w:val="16"/>
        </w:rPr>
        <w:t>Outside</w:t>
      </w:r>
      <w:proofErr w:type="gramEnd"/>
      <w:r w:rsidR="00412E56" w:rsidRPr="003A0706">
        <w:rPr>
          <w:color w:val="auto"/>
          <w:sz w:val="16"/>
          <w:szCs w:val="16"/>
        </w:rPr>
        <w:t xml:space="preserve"> </w:t>
      </w:r>
      <w:r w:rsidRPr="003A0706">
        <w:rPr>
          <w:color w:val="auto"/>
          <w:sz w:val="16"/>
          <w:szCs w:val="16"/>
        </w:rPr>
        <w:t>face</w:t>
      </w:r>
      <w:r w:rsidR="00412E56" w:rsidRPr="003A0706">
        <w:rPr>
          <w:color w:val="auto"/>
          <w:sz w:val="16"/>
          <w:szCs w:val="16"/>
        </w:rPr>
        <w:t xml:space="preserve"> </w:t>
      </w:r>
      <w:r w:rsidRPr="003A0706">
        <w:rPr>
          <w:color w:val="auto"/>
          <w:sz w:val="16"/>
          <w:szCs w:val="16"/>
        </w:rPr>
        <w:t>of</w:t>
      </w:r>
      <w:r w:rsidR="00412E56" w:rsidRPr="003A0706">
        <w:rPr>
          <w:color w:val="auto"/>
          <w:sz w:val="16"/>
          <w:szCs w:val="16"/>
        </w:rPr>
        <w:t xml:space="preserve"> </w:t>
      </w:r>
      <w:r w:rsidRPr="003A0706">
        <w:rPr>
          <w:color w:val="auto"/>
          <w:sz w:val="16"/>
          <w:szCs w:val="16"/>
        </w:rPr>
        <w:t>flanges</w:t>
      </w:r>
      <w:r w:rsidR="00412E56" w:rsidRPr="003A0706">
        <w:rPr>
          <w:color w:val="auto"/>
          <w:sz w:val="16"/>
          <w:szCs w:val="16"/>
        </w:rPr>
        <w:t xml:space="preserve"> </w:t>
      </w:r>
      <w:r w:rsidRPr="003A0706">
        <w:rPr>
          <w:color w:val="auto"/>
          <w:sz w:val="16"/>
          <w:szCs w:val="16"/>
        </w:rPr>
        <w:t>shall</w:t>
      </w:r>
      <w:r w:rsidR="00412E56" w:rsidRPr="003A0706">
        <w:rPr>
          <w:color w:val="auto"/>
          <w:sz w:val="16"/>
          <w:szCs w:val="16"/>
        </w:rPr>
        <w:t xml:space="preserve"> </w:t>
      </w:r>
      <w:r w:rsidRPr="003A0706">
        <w:rPr>
          <w:color w:val="auto"/>
          <w:sz w:val="16"/>
          <w:szCs w:val="16"/>
        </w:rPr>
        <w:t>be</w:t>
      </w:r>
      <w:r w:rsidR="00412E56" w:rsidRPr="003A0706">
        <w:rPr>
          <w:color w:val="auto"/>
          <w:sz w:val="16"/>
          <w:szCs w:val="16"/>
        </w:rPr>
        <w:t xml:space="preserve"> </w:t>
      </w:r>
      <w:r w:rsidRPr="003A0706">
        <w:rPr>
          <w:color w:val="auto"/>
          <w:sz w:val="16"/>
          <w:szCs w:val="16"/>
        </w:rPr>
        <w:t>coated</w:t>
      </w:r>
      <w:r w:rsidR="00412E56" w:rsidRPr="003A0706">
        <w:rPr>
          <w:color w:val="auto"/>
          <w:sz w:val="16"/>
          <w:szCs w:val="16"/>
        </w:rPr>
        <w:t xml:space="preserve"> </w:t>
      </w:r>
      <w:r w:rsidRPr="003A0706">
        <w:rPr>
          <w:color w:val="auto"/>
          <w:sz w:val="16"/>
          <w:szCs w:val="16"/>
        </w:rPr>
        <w:t>with</w:t>
      </w:r>
      <w:r w:rsidR="00412E56" w:rsidRPr="003A0706">
        <w:rPr>
          <w:color w:val="auto"/>
          <w:sz w:val="16"/>
          <w:szCs w:val="16"/>
        </w:rPr>
        <w:t xml:space="preserve"> </w:t>
      </w:r>
      <w:r w:rsidRPr="003A0706">
        <w:rPr>
          <w:color w:val="auto"/>
          <w:sz w:val="16"/>
          <w:szCs w:val="16"/>
        </w:rPr>
        <w:t>system</w:t>
      </w:r>
      <w:r w:rsidR="00412E56" w:rsidRPr="003A0706">
        <w:rPr>
          <w:color w:val="auto"/>
          <w:sz w:val="16"/>
          <w:szCs w:val="16"/>
        </w:rPr>
        <w:t xml:space="preserve"> </w:t>
      </w:r>
      <w:r w:rsidRPr="003A0706">
        <w:rPr>
          <w:color w:val="auto"/>
          <w:sz w:val="16"/>
          <w:szCs w:val="16"/>
        </w:rPr>
        <w:t>primer</w:t>
      </w:r>
      <w:r w:rsidR="00412E56" w:rsidRPr="003A0706">
        <w:rPr>
          <w:color w:val="auto"/>
          <w:sz w:val="16"/>
          <w:szCs w:val="16"/>
        </w:rPr>
        <w:t xml:space="preserve"> </w:t>
      </w:r>
      <w:r w:rsidRPr="003A0706">
        <w:rPr>
          <w:color w:val="auto"/>
          <w:sz w:val="16"/>
          <w:szCs w:val="16"/>
        </w:rPr>
        <w:t>in</w:t>
      </w:r>
      <w:r w:rsidR="00412E56" w:rsidRPr="003A0706">
        <w:rPr>
          <w:color w:val="auto"/>
          <w:sz w:val="16"/>
          <w:szCs w:val="16"/>
        </w:rPr>
        <w:t xml:space="preserve"> </w:t>
      </w:r>
      <w:r w:rsidRPr="003A0706">
        <w:rPr>
          <w:color w:val="auto"/>
          <w:sz w:val="16"/>
          <w:szCs w:val="16"/>
        </w:rPr>
        <w:t>lieu</w:t>
      </w:r>
      <w:r w:rsidR="00412E56" w:rsidRPr="003A0706">
        <w:rPr>
          <w:color w:val="auto"/>
          <w:sz w:val="16"/>
          <w:szCs w:val="16"/>
        </w:rPr>
        <w:t xml:space="preserve"> </w:t>
      </w:r>
      <w:r w:rsidRPr="003A0706">
        <w:rPr>
          <w:color w:val="auto"/>
          <w:sz w:val="16"/>
          <w:szCs w:val="16"/>
        </w:rPr>
        <w:t>of</w:t>
      </w:r>
      <w:r w:rsidR="00412E56" w:rsidRPr="003A0706">
        <w:rPr>
          <w:color w:val="auto"/>
          <w:sz w:val="16"/>
          <w:szCs w:val="16"/>
        </w:rPr>
        <w:t xml:space="preserve"> </w:t>
      </w:r>
      <w:r w:rsidRPr="003A0706">
        <w:rPr>
          <w:color w:val="auto"/>
          <w:sz w:val="16"/>
          <w:szCs w:val="16"/>
        </w:rPr>
        <w:t>full</w:t>
      </w:r>
      <w:r w:rsidR="00412E56" w:rsidRPr="003A0706">
        <w:rPr>
          <w:color w:val="auto"/>
          <w:sz w:val="16"/>
          <w:szCs w:val="16"/>
        </w:rPr>
        <w:t xml:space="preserve"> </w:t>
      </w:r>
      <w:r w:rsidRPr="003A0706">
        <w:rPr>
          <w:color w:val="auto"/>
          <w:sz w:val="16"/>
          <w:szCs w:val="16"/>
        </w:rPr>
        <w:t>system</w:t>
      </w:r>
      <w:r w:rsidR="00412E56" w:rsidRPr="003A0706">
        <w:rPr>
          <w:color w:val="auto"/>
          <w:sz w:val="16"/>
          <w:szCs w:val="16"/>
        </w:rPr>
        <w:t xml:space="preserve"> </w:t>
      </w:r>
      <w:r w:rsidRPr="003A0706">
        <w:rPr>
          <w:color w:val="auto"/>
          <w:sz w:val="16"/>
          <w:szCs w:val="16"/>
        </w:rPr>
        <w:t>to</w:t>
      </w:r>
      <w:r w:rsidR="00412E56" w:rsidRPr="003A0706">
        <w:rPr>
          <w:color w:val="auto"/>
          <w:sz w:val="16"/>
          <w:szCs w:val="16"/>
        </w:rPr>
        <w:t xml:space="preserve"> </w:t>
      </w:r>
      <w:proofErr w:type="gramStart"/>
      <w:r w:rsidRPr="003A0706">
        <w:rPr>
          <w:color w:val="auto"/>
          <w:sz w:val="16"/>
          <w:szCs w:val="16"/>
        </w:rPr>
        <w:t>prevents</w:t>
      </w:r>
      <w:proofErr w:type="gramEnd"/>
      <w:r w:rsidR="00412E56" w:rsidRPr="003A0706">
        <w:rPr>
          <w:color w:val="auto"/>
          <w:sz w:val="16"/>
          <w:szCs w:val="16"/>
        </w:rPr>
        <w:t xml:space="preserve"> </w:t>
      </w:r>
      <w:r w:rsidRPr="003A0706">
        <w:rPr>
          <w:color w:val="auto"/>
          <w:sz w:val="16"/>
          <w:szCs w:val="16"/>
        </w:rPr>
        <w:t>hearing</w:t>
      </w:r>
      <w:r w:rsidR="00412E56" w:rsidRPr="003A0706">
        <w:rPr>
          <w:color w:val="auto"/>
          <w:sz w:val="16"/>
          <w:szCs w:val="16"/>
        </w:rPr>
        <w:t xml:space="preserve"> </w:t>
      </w:r>
      <w:r w:rsidRPr="003A0706">
        <w:rPr>
          <w:color w:val="auto"/>
          <w:sz w:val="16"/>
          <w:szCs w:val="16"/>
        </w:rPr>
        <w:t>of</w:t>
      </w:r>
      <w:r w:rsidR="00412E56" w:rsidRPr="003A0706">
        <w:rPr>
          <w:color w:val="auto"/>
          <w:sz w:val="16"/>
          <w:szCs w:val="16"/>
        </w:rPr>
        <w:t xml:space="preserve"> </w:t>
      </w:r>
      <w:r w:rsidRPr="003A0706">
        <w:rPr>
          <w:color w:val="auto"/>
          <w:sz w:val="16"/>
          <w:szCs w:val="16"/>
        </w:rPr>
        <w:t>coating when</w:t>
      </w:r>
      <w:r w:rsidR="00412E56" w:rsidRPr="003A0706">
        <w:rPr>
          <w:color w:val="auto"/>
          <w:sz w:val="16"/>
          <w:szCs w:val="16"/>
        </w:rPr>
        <w:t xml:space="preserve"> </w:t>
      </w:r>
      <w:r w:rsidRPr="003A0706">
        <w:rPr>
          <w:color w:val="auto"/>
          <w:sz w:val="16"/>
          <w:szCs w:val="16"/>
        </w:rPr>
        <w:t>tightening</w:t>
      </w:r>
      <w:r w:rsidR="00412E56" w:rsidRPr="003A0706">
        <w:rPr>
          <w:color w:val="auto"/>
          <w:sz w:val="16"/>
          <w:szCs w:val="16"/>
        </w:rPr>
        <w:t xml:space="preserve"> </w:t>
      </w:r>
      <w:r w:rsidRPr="003A0706">
        <w:rPr>
          <w:color w:val="auto"/>
          <w:sz w:val="16"/>
          <w:szCs w:val="16"/>
        </w:rPr>
        <w:t>bolts.</w:t>
      </w:r>
    </w:p>
    <w:p w14:paraId="0E228C27" w14:textId="7B04D30D" w:rsidR="002F6F8B" w:rsidRPr="003A0706" w:rsidRDefault="002F6F8B" w:rsidP="003A0706">
      <w:pPr>
        <w:spacing w:before="0" w:line="240" w:lineRule="auto"/>
        <w:ind w:left="630" w:hanging="540"/>
        <w:rPr>
          <w:color w:val="auto"/>
          <w:sz w:val="16"/>
          <w:szCs w:val="16"/>
        </w:rPr>
      </w:pPr>
      <w:r w:rsidRPr="003A0706">
        <w:rPr>
          <w:color w:val="auto"/>
          <w:sz w:val="16"/>
          <w:szCs w:val="16"/>
        </w:rPr>
        <w:t>Note</w:t>
      </w:r>
      <w:r w:rsidR="00EB314A">
        <w:rPr>
          <w:color w:val="auto"/>
          <w:sz w:val="16"/>
          <w:szCs w:val="16"/>
        </w:rPr>
        <w:t xml:space="preserve"> </w:t>
      </w:r>
      <w:r w:rsidRPr="003A0706">
        <w:rPr>
          <w:color w:val="auto"/>
          <w:sz w:val="16"/>
          <w:szCs w:val="16"/>
        </w:rPr>
        <w:t>4:</w:t>
      </w:r>
      <w:r w:rsidR="003A0706">
        <w:rPr>
          <w:color w:val="auto"/>
          <w:sz w:val="16"/>
          <w:szCs w:val="16"/>
        </w:rPr>
        <w:t xml:space="preserve"> </w:t>
      </w:r>
      <w:r w:rsidR="00EB314A">
        <w:rPr>
          <w:color w:val="auto"/>
          <w:sz w:val="16"/>
          <w:szCs w:val="16"/>
        </w:rPr>
        <w:tab/>
      </w:r>
      <w:r w:rsidRPr="003A0706">
        <w:rPr>
          <w:color w:val="auto"/>
          <w:sz w:val="16"/>
          <w:szCs w:val="16"/>
        </w:rPr>
        <w:t>Inorganic</w:t>
      </w:r>
      <w:r w:rsidR="00412E56" w:rsidRPr="003A0706">
        <w:rPr>
          <w:color w:val="auto"/>
          <w:sz w:val="16"/>
          <w:szCs w:val="16"/>
        </w:rPr>
        <w:t xml:space="preserve"> </w:t>
      </w:r>
      <w:r w:rsidRPr="003A0706">
        <w:rPr>
          <w:color w:val="auto"/>
          <w:sz w:val="16"/>
          <w:szCs w:val="16"/>
        </w:rPr>
        <w:t>zinc</w:t>
      </w:r>
      <w:r w:rsidR="00412E56" w:rsidRPr="003A0706">
        <w:rPr>
          <w:color w:val="auto"/>
          <w:sz w:val="16"/>
          <w:szCs w:val="16"/>
        </w:rPr>
        <w:t xml:space="preserve"> </w:t>
      </w:r>
      <w:r w:rsidRPr="003A0706">
        <w:rPr>
          <w:color w:val="auto"/>
          <w:sz w:val="16"/>
          <w:szCs w:val="16"/>
        </w:rPr>
        <w:t>shall</w:t>
      </w:r>
      <w:r w:rsidR="00412E56" w:rsidRPr="003A0706">
        <w:rPr>
          <w:color w:val="auto"/>
          <w:sz w:val="16"/>
          <w:szCs w:val="16"/>
        </w:rPr>
        <w:t xml:space="preserve"> </w:t>
      </w:r>
      <w:r w:rsidRPr="003A0706">
        <w:rPr>
          <w:color w:val="auto"/>
          <w:sz w:val="16"/>
          <w:szCs w:val="16"/>
        </w:rPr>
        <w:t>not</w:t>
      </w:r>
      <w:r w:rsidR="00412E56" w:rsidRPr="003A0706">
        <w:rPr>
          <w:color w:val="auto"/>
          <w:sz w:val="16"/>
          <w:szCs w:val="16"/>
        </w:rPr>
        <w:t xml:space="preserve"> </w:t>
      </w:r>
      <w:r w:rsidRPr="003A0706">
        <w:rPr>
          <w:color w:val="auto"/>
          <w:sz w:val="16"/>
          <w:szCs w:val="16"/>
        </w:rPr>
        <w:t>be</w:t>
      </w:r>
      <w:r w:rsidR="00412E56" w:rsidRPr="003A0706">
        <w:rPr>
          <w:color w:val="auto"/>
          <w:sz w:val="16"/>
          <w:szCs w:val="16"/>
        </w:rPr>
        <w:t xml:space="preserve"> </w:t>
      </w:r>
      <w:r w:rsidRPr="003A0706">
        <w:rPr>
          <w:color w:val="auto"/>
          <w:sz w:val="16"/>
          <w:szCs w:val="16"/>
        </w:rPr>
        <w:t>used</w:t>
      </w:r>
      <w:r w:rsidR="00412E56" w:rsidRPr="003A0706">
        <w:rPr>
          <w:color w:val="auto"/>
          <w:sz w:val="16"/>
          <w:szCs w:val="16"/>
        </w:rPr>
        <w:t xml:space="preserve"> </w:t>
      </w:r>
      <w:r w:rsidRPr="003A0706">
        <w:rPr>
          <w:color w:val="auto"/>
          <w:sz w:val="16"/>
          <w:szCs w:val="16"/>
        </w:rPr>
        <w:t>if</w:t>
      </w:r>
      <w:r w:rsidR="00412E56" w:rsidRPr="003A0706">
        <w:rPr>
          <w:color w:val="auto"/>
          <w:sz w:val="16"/>
          <w:szCs w:val="16"/>
        </w:rPr>
        <w:t xml:space="preserve"> </w:t>
      </w:r>
      <w:r w:rsidRPr="003A0706">
        <w:rPr>
          <w:color w:val="auto"/>
          <w:sz w:val="16"/>
          <w:szCs w:val="16"/>
        </w:rPr>
        <w:t>material</w:t>
      </w:r>
      <w:r w:rsidR="00412E56" w:rsidRPr="003A0706">
        <w:rPr>
          <w:color w:val="auto"/>
          <w:sz w:val="16"/>
          <w:szCs w:val="16"/>
        </w:rPr>
        <w:t xml:space="preserve"> </w:t>
      </w:r>
      <w:r w:rsidRPr="003A0706">
        <w:rPr>
          <w:color w:val="auto"/>
          <w:sz w:val="16"/>
          <w:szCs w:val="16"/>
        </w:rPr>
        <w:t>is</w:t>
      </w:r>
      <w:r w:rsidR="00412E56" w:rsidRPr="003A0706">
        <w:rPr>
          <w:color w:val="auto"/>
          <w:sz w:val="16"/>
          <w:szCs w:val="16"/>
        </w:rPr>
        <w:t xml:space="preserve"> </w:t>
      </w:r>
      <w:r w:rsidRPr="003A0706">
        <w:rPr>
          <w:color w:val="auto"/>
          <w:sz w:val="16"/>
          <w:szCs w:val="16"/>
        </w:rPr>
        <w:t>to be</w:t>
      </w:r>
      <w:r w:rsidR="00412E56" w:rsidRPr="003A0706">
        <w:rPr>
          <w:color w:val="auto"/>
          <w:sz w:val="16"/>
          <w:szCs w:val="16"/>
        </w:rPr>
        <w:t xml:space="preserve"> </w:t>
      </w:r>
      <w:r w:rsidRPr="003A0706">
        <w:rPr>
          <w:color w:val="auto"/>
          <w:sz w:val="16"/>
          <w:szCs w:val="16"/>
        </w:rPr>
        <w:t>insulated,</w:t>
      </w:r>
      <w:r w:rsidR="00412E56" w:rsidRPr="003A0706">
        <w:rPr>
          <w:color w:val="auto"/>
          <w:sz w:val="16"/>
          <w:szCs w:val="16"/>
        </w:rPr>
        <w:t xml:space="preserve"> </w:t>
      </w:r>
      <w:r w:rsidRPr="003A0706">
        <w:rPr>
          <w:color w:val="auto"/>
          <w:sz w:val="16"/>
          <w:szCs w:val="16"/>
        </w:rPr>
        <w:t>if</w:t>
      </w:r>
      <w:r w:rsidR="00412E56" w:rsidRPr="003A0706">
        <w:rPr>
          <w:color w:val="auto"/>
          <w:sz w:val="16"/>
          <w:szCs w:val="16"/>
        </w:rPr>
        <w:t xml:space="preserve"> </w:t>
      </w:r>
      <w:r w:rsidRPr="003A0706">
        <w:rPr>
          <w:color w:val="auto"/>
          <w:sz w:val="16"/>
          <w:szCs w:val="16"/>
        </w:rPr>
        <w:t>operating</w:t>
      </w:r>
      <w:r w:rsidR="00412E56" w:rsidRPr="003A0706">
        <w:rPr>
          <w:color w:val="auto"/>
          <w:sz w:val="16"/>
          <w:szCs w:val="16"/>
        </w:rPr>
        <w:t xml:space="preserve"> </w:t>
      </w:r>
      <w:r w:rsidRPr="003A0706">
        <w:rPr>
          <w:color w:val="auto"/>
          <w:sz w:val="16"/>
          <w:szCs w:val="16"/>
        </w:rPr>
        <w:t>temperature</w:t>
      </w:r>
      <w:r w:rsidR="00412E56" w:rsidRPr="003A0706">
        <w:rPr>
          <w:color w:val="auto"/>
          <w:sz w:val="16"/>
          <w:szCs w:val="16"/>
        </w:rPr>
        <w:t xml:space="preserve"> </w:t>
      </w:r>
      <w:r w:rsidRPr="003A0706">
        <w:rPr>
          <w:color w:val="auto"/>
          <w:sz w:val="16"/>
          <w:szCs w:val="16"/>
        </w:rPr>
        <w:t>is</w:t>
      </w:r>
      <w:r w:rsidR="00412E56" w:rsidRPr="003A0706">
        <w:rPr>
          <w:color w:val="auto"/>
          <w:sz w:val="16"/>
          <w:szCs w:val="16"/>
        </w:rPr>
        <w:t xml:space="preserve"> </w:t>
      </w:r>
      <w:r w:rsidRPr="003A0706">
        <w:rPr>
          <w:color w:val="auto"/>
          <w:sz w:val="16"/>
          <w:szCs w:val="16"/>
        </w:rPr>
        <w:t>over750°F(399°C), or</w:t>
      </w:r>
      <w:r w:rsidR="00412E56" w:rsidRPr="003A0706">
        <w:rPr>
          <w:color w:val="auto"/>
          <w:sz w:val="16"/>
          <w:szCs w:val="16"/>
        </w:rPr>
        <w:t xml:space="preserve"> </w:t>
      </w:r>
      <w:r w:rsidRPr="003A0706">
        <w:rPr>
          <w:color w:val="auto"/>
          <w:sz w:val="16"/>
          <w:szCs w:val="16"/>
        </w:rPr>
        <w:t>on</w:t>
      </w:r>
      <w:r w:rsidR="00412E56" w:rsidRPr="003A0706">
        <w:rPr>
          <w:color w:val="auto"/>
          <w:sz w:val="16"/>
          <w:szCs w:val="16"/>
        </w:rPr>
        <w:t xml:space="preserve"> </w:t>
      </w:r>
      <w:r w:rsidRPr="003A0706">
        <w:rPr>
          <w:color w:val="auto"/>
          <w:sz w:val="16"/>
          <w:szCs w:val="16"/>
        </w:rPr>
        <w:t>duplex</w:t>
      </w:r>
      <w:r w:rsidR="00412E56" w:rsidRPr="003A0706">
        <w:rPr>
          <w:color w:val="auto"/>
          <w:sz w:val="16"/>
          <w:szCs w:val="16"/>
        </w:rPr>
        <w:t xml:space="preserve"> </w:t>
      </w:r>
      <w:r w:rsidRPr="003A0706">
        <w:rPr>
          <w:color w:val="auto"/>
          <w:sz w:val="16"/>
          <w:szCs w:val="16"/>
        </w:rPr>
        <w:t>or</w:t>
      </w:r>
      <w:r w:rsidR="00412E56" w:rsidRPr="003A0706">
        <w:rPr>
          <w:color w:val="auto"/>
          <w:sz w:val="16"/>
          <w:szCs w:val="16"/>
        </w:rPr>
        <w:t xml:space="preserve"> </w:t>
      </w:r>
      <w:r w:rsidRPr="003A0706">
        <w:rPr>
          <w:color w:val="auto"/>
          <w:sz w:val="16"/>
          <w:szCs w:val="16"/>
        </w:rPr>
        <w:t>stainless</w:t>
      </w:r>
      <w:r w:rsidR="00412E56" w:rsidRPr="003A0706">
        <w:rPr>
          <w:color w:val="auto"/>
          <w:sz w:val="16"/>
          <w:szCs w:val="16"/>
        </w:rPr>
        <w:t xml:space="preserve"> </w:t>
      </w:r>
      <w:r w:rsidRPr="003A0706">
        <w:rPr>
          <w:color w:val="auto"/>
          <w:sz w:val="16"/>
          <w:szCs w:val="16"/>
        </w:rPr>
        <w:t>steel.</w:t>
      </w:r>
      <w:r w:rsidR="00412E56" w:rsidRPr="003A0706">
        <w:rPr>
          <w:color w:val="auto"/>
          <w:sz w:val="16"/>
          <w:szCs w:val="16"/>
        </w:rPr>
        <w:t xml:space="preserve"> </w:t>
      </w:r>
      <w:r w:rsidRPr="003A0706">
        <w:rPr>
          <w:color w:val="auto"/>
          <w:sz w:val="16"/>
          <w:szCs w:val="16"/>
        </w:rPr>
        <w:t>For</w:t>
      </w:r>
      <w:r w:rsidR="00412E56" w:rsidRPr="003A0706">
        <w:rPr>
          <w:color w:val="auto"/>
          <w:sz w:val="16"/>
          <w:szCs w:val="16"/>
        </w:rPr>
        <w:t xml:space="preserve"> </w:t>
      </w:r>
      <w:r w:rsidRPr="003A0706">
        <w:rPr>
          <w:color w:val="auto"/>
          <w:sz w:val="16"/>
          <w:szCs w:val="16"/>
        </w:rPr>
        <w:t>these</w:t>
      </w:r>
      <w:r w:rsidR="00412E56" w:rsidRPr="003A0706">
        <w:rPr>
          <w:color w:val="auto"/>
          <w:sz w:val="16"/>
          <w:szCs w:val="16"/>
        </w:rPr>
        <w:t xml:space="preserve"> </w:t>
      </w:r>
      <w:r w:rsidRPr="003A0706">
        <w:rPr>
          <w:color w:val="auto"/>
          <w:sz w:val="16"/>
          <w:szCs w:val="16"/>
        </w:rPr>
        <w:t>situations,</w:t>
      </w:r>
      <w:r w:rsidR="00412E56" w:rsidRPr="003A0706">
        <w:rPr>
          <w:color w:val="auto"/>
          <w:sz w:val="16"/>
          <w:szCs w:val="16"/>
        </w:rPr>
        <w:t xml:space="preserve"> </w:t>
      </w:r>
      <w:r w:rsidRPr="003A0706">
        <w:rPr>
          <w:color w:val="auto"/>
          <w:sz w:val="16"/>
          <w:szCs w:val="16"/>
        </w:rPr>
        <w:t>System</w:t>
      </w:r>
      <w:r w:rsidR="00412E56" w:rsidRPr="003A0706">
        <w:rPr>
          <w:color w:val="auto"/>
          <w:sz w:val="16"/>
          <w:szCs w:val="16"/>
        </w:rPr>
        <w:t xml:space="preserve"> </w:t>
      </w:r>
      <w:r w:rsidRPr="003A0706">
        <w:rPr>
          <w:color w:val="auto"/>
          <w:sz w:val="16"/>
          <w:szCs w:val="16"/>
        </w:rPr>
        <w:t>2.7</w:t>
      </w:r>
      <w:r w:rsidR="00412E56" w:rsidRPr="003A0706">
        <w:rPr>
          <w:color w:val="auto"/>
          <w:sz w:val="16"/>
          <w:szCs w:val="16"/>
        </w:rPr>
        <w:t xml:space="preserve"> </w:t>
      </w:r>
      <w:r w:rsidRPr="003A0706">
        <w:rPr>
          <w:color w:val="auto"/>
          <w:sz w:val="16"/>
          <w:szCs w:val="16"/>
        </w:rPr>
        <w:t>shall</w:t>
      </w:r>
      <w:r w:rsidR="00412E56" w:rsidRPr="003A0706">
        <w:rPr>
          <w:color w:val="auto"/>
          <w:sz w:val="16"/>
          <w:szCs w:val="16"/>
        </w:rPr>
        <w:t xml:space="preserve"> </w:t>
      </w:r>
      <w:r w:rsidRPr="003A0706">
        <w:rPr>
          <w:color w:val="auto"/>
          <w:sz w:val="16"/>
          <w:szCs w:val="16"/>
        </w:rPr>
        <w:t>be</w:t>
      </w:r>
      <w:r w:rsidR="00412E56" w:rsidRPr="003A0706">
        <w:rPr>
          <w:color w:val="auto"/>
          <w:sz w:val="16"/>
          <w:szCs w:val="16"/>
        </w:rPr>
        <w:t xml:space="preserve"> </w:t>
      </w:r>
      <w:r w:rsidRPr="003A0706">
        <w:rPr>
          <w:color w:val="auto"/>
          <w:sz w:val="16"/>
          <w:szCs w:val="16"/>
        </w:rPr>
        <w:t>used.</w:t>
      </w:r>
    </w:p>
    <w:p w14:paraId="5E677B0C" w14:textId="03219AC1" w:rsidR="002F6F8B" w:rsidRPr="003A0706" w:rsidRDefault="002F6F8B" w:rsidP="003A0706">
      <w:pPr>
        <w:spacing w:before="0" w:line="240" w:lineRule="auto"/>
        <w:ind w:left="630" w:hanging="540"/>
        <w:rPr>
          <w:color w:val="auto"/>
          <w:sz w:val="16"/>
          <w:szCs w:val="16"/>
        </w:rPr>
      </w:pPr>
      <w:r w:rsidRPr="003A0706">
        <w:rPr>
          <w:color w:val="auto"/>
          <w:sz w:val="16"/>
          <w:szCs w:val="16"/>
        </w:rPr>
        <w:t>Note 5</w:t>
      </w:r>
      <w:proofErr w:type="gramStart"/>
      <w:r w:rsidRPr="003A0706">
        <w:rPr>
          <w:color w:val="auto"/>
          <w:sz w:val="16"/>
          <w:szCs w:val="16"/>
        </w:rPr>
        <w:t xml:space="preserve">: </w:t>
      </w:r>
      <w:r w:rsidR="00EB314A">
        <w:rPr>
          <w:color w:val="auto"/>
          <w:sz w:val="16"/>
          <w:szCs w:val="16"/>
        </w:rPr>
        <w:tab/>
      </w:r>
      <w:r w:rsidRPr="003A0706">
        <w:rPr>
          <w:color w:val="auto"/>
          <w:sz w:val="16"/>
          <w:szCs w:val="16"/>
        </w:rPr>
        <w:t>To</w:t>
      </w:r>
      <w:proofErr w:type="gramEnd"/>
      <w:r w:rsidRPr="003A0706">
        <w:rPr>
          <w:color w:val="auto"/>
          <w:sz w:val="16"/>
          <w:szCs w:val="16"/>
        </w:rPr>
        <w:t xml:space="preserve"> achieve additional barrier protection a second coat of </w:t>
      </w:r>
      <w:proofErr w:type="gramStart"/>
      <w:r w:rsidRPr="003A0706">
        <w:rPr>
          <w:color w:val="auto"/>
          <w:sz w:val="16"/>
          <w:szCs w:val="16"/>
        </w:rPr>
        <w:t>the silicone</w:t>
      </w:r>
      <w:proofErr w:type="gramEnd"/>
      <w:r w:rsidRPr="003A0706">
        <w:rPr>
          <w:color w:val="auto"/>
          <w:sz w:val="16"/>
          <w:szCs w:val="16"/>
        </w:rPr>
        <w:t xml:space="preserve"> may be applied,</w:t>
      </w:r>
    </w:p>
    <w:p w14:paraId="6AE1E01B" w14:textId="77777777" w:rsidR="002F6F8B" w:rsidRPr="001D3869" w:rsidRDefault="002F6F8B" w:rsidP="002F6F8B">
      <w:pPr>
        <w:spacing w:line="240" w:lineRule="auto"/>
        <w:ind w:left="425" w:hanging="567"/>
        <w:contextualSpacing/>
        <w:rPr>
          <w:sz w:val="20"/>
          <w:szCs w:val="20"/>
        </w:rPr>
      </w:pPr>
      <w:r w:rsidRPr="001D3869">
        <w:rPr>
          <w:sz w:val="20"/>
          <w:szCs w:val="20"/>
        </w:rPr>
        <w:br w:type="page"/>
      </w:r>
    </w:p>
    <w:tbl>
      <w:tblPr>
        <w:tblW w:w="10124" w:type="dxa"/>
        <w:jc w:val="center"/>
        <w:tblLayout w:type="fixed"/>
        <w:tblLook w:val="01E0" w:firstRow="1" w:lastRow="1" w:firstColumn="1" w:lastColumn="1" w:noHBand="0" w:noVBand="0"/>
      </w:tblPr>
      <w:tblGrid>
        <w:gridCol w:w="1404"/>
        <w:gridCol w:w="848"/>
        <w:gridCol w:w="2515"/>
        <w:gridCol w:w="1587"/>
        <w:gridCol w:w="1085"/>
        <w:gridCol w:w="1013"/>
        <w:gridCol w:w="1672"/>
      </w:tblGrid>
      <w:tr w:rsidR="002F6F8B" w:rsidRPr="001D3869" w14:paraId="414D340D" w14:textId="77777777" w:rsidTr="002F6F8B">
        <w:trPr>
          <w:trHeight w:val="360"/>
          <w:jc w:val="center"/>
        </w:trPr>
        <w:tc>
          <w:tcPr>
            <w:tcW w:w="10124" w:type="dxa"/>
            <w:gridSpan w:val="7"/>
            <w:tcBorders>
              <w:top w:val="single" w:sz="6" w:space="0" w:color="auto"/>
              <w:bottom w:val="single" w:sz="12" w:space="0" w:color="auto"/>
            </w:tcBorders>
            <w:shd w:val="clear" w:color="auto" w:fill="FFFFFF"/>
            <w:vAlign w:val="center"/>
          </w:tcPr>
          <w:p w14:paraId="765F4E56" w14:textId="77777777" w:rsidR="002F6F8B" w:rsidRPr="001D3869" w:rsidRDefault="002F6F8B" w:rsidP="002F6F8B">
            <w:pPr>
              <w:ind w:right="-72"/>
              <w:jc w:val="right"/>
              <w:rPr>
                <w:b/>
                <w:i/>
                <w:color w:val="auto"/>
              </w:rPr>
            </w:pPr>
            <w:r w:rsidRPr="001D3869">
              <w:rPr>
                <w:b/>
                <w:i/>
                <w:color w:val="auto"/>
              </w:rPr>
              <w:lastRenderedPageBreak/>
              <w:t>Two-Coating Systems</w:t>
            </w:r>
          </w:p>
        </w:tc>
      </w:tr>
      <w:tr w:rsidR="002F6F8B" w:rsidRPr="001D3869" w14:paraId="2356461F" w14:textId="77777777" w:rsidTr="002F6F8B">
        <w:trPr>
          <w:trHeight w:val="360"/>
          <w:jc w:val="center"/>
        </w:trPr>
        <w:tc>
          <w:tcPr>
            <w:tcW w:w="7439" w:type="dxa"/>
            <w:gridSpan w:val="5"/>
            <w:tcBorders>
              <w:top w:val="single" w:sz="12" w:space="0" w:color="auto"/>
              <w:left w:val="single" w:sz="12" w:space="0" w:color="auto"/>
              <w:bottom w:val="single" w:sz="12" w:space="0" w:color="auto"/>
            </w:tcBorders>
            <w:vAlign w:val="center"/>
          </w:tcPr>
          <w:p w14:paraId="49D2A579" w14:textId="77777777" w:rsidR="002F6F8B" w:rsidRPr="001D3869" w:rsidRDefault="002F6F8B" w:rsidP="002F6F8B">
            <w:pPr>
              <w:autoSpaceDE/>
              <w:autoSpaceDN/>
              <w:adjustRightInd/>
              <w:spacing w:before="0" w:line="240" w:lineRule="auto"/>
              <w:ind w:left="0"/>
              <w:rPr>
                <w:b/>
                <w:sz w:val="20"/>
                <w:szCs w:val="20"/>
              </w:rPr>
            </w:pPr>
            <w:r w:rsidRPr="001D3869">
              <w:rPr>
                <w:b/>
                <w:sz w:val="20"/>
                <w:szCs w:val="20"/>
              </w:rPr>
              <w:t xml:space="preserve">Self-Cured Inorganic Zinc | Silicone </w:t>
            </w:r>
            <w:proofErr w:type="spellStart"/>
            <w:r w:rsidRPr="001D3869">
              <w:rPr>
                <w:b/>
                <w:sz w:val="20"/>
                <w:szCs w:val="20"/>
              </w:rPr>
              <w:t>Acrylic</w:t>
            </w:r>
            <w:r w:rsidRPr="00F6525C">
              <w:rPr>
                <w:b/>
                <w:sz w:val="20"/>
                <w:szCs w:val="20"/>
              </w:rPr>
              <w:t>up</w:t>
            </w:r>
            <w:proofErr w:type="spellEnd"/>
            <w:r w:rsidRPr="00F6525C">
              <w:rPr>
                <w:b/>
                <w:sz w:val="20"/>
                <w:szCs w:val="20"/>
              </w:rPr>
              <w:t xml:space="preserve"> to </w:t>
            </w:r>
            <w:r w:rsidRPr="0080224F">
              <w:rPr>
                <w:b/>
                <w:sz w:val="20"/>
                <w:szCs w:val="20"/>
              </w:rPr>
              <w:t>205°C</w:t>
            </w:r>
            <w:r w:rsidRPr="00F6525C">
              <w:rPr>
                <w:b/>
                <w:sz w:val="20"/>
                <w:szCs w:val="20"/>
              </w:rPr>
              <w:t>(</w:t>
            </w:r>
            <w:r w:rsidRPr="002635FF">
              <w:rPr>
                <w:b/>
                <w:sz w:val="20"/>
                <w:szCs w:val="20"/>
              </w:rPr>
              <w:t>400°F</w:t>
            </w:r>
            <w:r w:rsidRPr="00F6525C">
              <w:rPr>
                <w:b/>
                <w:sz w:val="20"/>
                <w:szCs w:val="20"/>
              </w:rPr>
              <w:t>)</w:t>
            </w:r>
          </w:p>
        </w:tc>
        <w:tc>
          <w:tcPr>
            <w:tcW w:w="2685" w:type="dxa"/>
            <w:gridSpan w:val="2"/>
            <w:tcBorders>
              <w:top w:val="single" w:sz="12" w:space="0" w:color="auto"/>
              <w:bottom w:val="single" w:sz="12" w:space="0" w:color="auto"/>
              <w:right w:val="single" w:sz="12" w:space="0" w:color="auto"/>
            </w:tcBorders>
            <w:shd w:val="clear" w:color="auto" w:fill="000000"/>
            <w:vAlign w:val="center"/>
          </w:tcPr>
          <w:p w14:paraId="3122E920" w14:textId="77777777" w:rsidR="002F6F8B" w:rsidRPr="001D3869" w:rsidRDefault="002F6F8B" w:rsidP="002F6F8B">
            <w:pPr>
              <w:autoSpaceDE/>
              <w:autoSpaceDN/>
              <w:adjustRightInd/>
              <w:spacing w:before="0" w:line="240" w:lineRule="auto"/>
              <w:ind w:left="0"/>
              <w:jc w:val="center"/>
              <w:rPr>
                <w:b/>
                <w:color w:val="FFFFFF"/>
                <w:sz w:val="36"/>
                <w:szCs w:val="40"/>
              </w:rPr>
            </w:pPr>
            <w:r w:rsidRPr="001D3869">
              <w:rPr>
                <w:b/>
                <w:color w:val="FFFFFF"/>
                <w:sz w:val="36"/>
                <w:szCs w:val="40"/>
              </w:rPr>
              <w:t>2.5</w:t>
            </w:r>
          </w:p>
        </w:tc>
      </w:tr>
      <w:tr w:rsidR="002F6F8B" w:rsidRPr="001D3869" w14:paraId="5CE074E8" w14:textId="77777777" w:rsidTr="002F6F8B">
        <w:trPr>
          <w:cantSplit/>
          <w:trHeight w:val="288"/>
          <w:jc w:val="center"/>
        </w:trPr>
        <w:tc>
          <w:tcPr>
            <w:tcW w:w="1404" w:type="dxa"/>
            <w:tcBorders>
              <w:top w:val="single" w:sz="12" w:space="0" w:color="auto"/>
            </w:tcBorders>
          </w:tcPr>
          <w:p w14:paraId="3FCCD067"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Surface Prep:</w:t>
            </w:r>
          </w:p>
        </w:tc>
        <w:tc>
          <w:tcPr>
            <w:tcW w:w="3363" w:type="dxa"/>
            <w:gridSpan w:val="2"/>
            <w:tcBorders>
              <w:top w:val="single" w:sz="12" w:space="0" w:color="auto"/>
            </w:tcBorders>
          </w:tcPr>
          <w:p w14:paraId="3C3222D0" w14:textId="77777777" w:rsidR="00AD6848" w:rsidRDefault="00AD6848" w:rsidP="002F6F8B">
            <w:pPr>
              <w:autoSpaceDE/>
              <w:autoSpaceDN/>
              <w:adjustRightInd/>
              <w:spacing w:before="0" w:line="240" w:lineRule="auto"/>
              <w:ind w:left="-72"/>
              <w:rPr>
                <w:color w:val="auto"/>
                <w:sz w:val="16"/>
                <w:szCs w:val="18"/>
              </w:rPr>
            </w:pPr>
            <w:r w:rsidRPr="00AD6848">
              <w:rPr>
                <w:color w:val="auto"/>
                <w:sz w:val="16"/>
                <w:szCs w:val="18"/>
              </w:rPr>
              <w:t xml:space="preserve">SSPC-SP1/SP10 (NACE No. 2) (SA 2.5) </w:t>
            </w:r>
          </w:p>
          <w:p w14:paraId="25D47C2A" w14:textId="2D4E9EE3" w:rsidR="002F6F8B" w:rsidRPr="00B31BE2" w:rsidRDefault="002F6F8B" w:rsidP="002F6F8B">
            <w:pPr>
              <w:autoSpaceDE/>
              <w:autoSpaceDN/>
              <w:adjustRightInd/>
              <w:spacing w:before="0" w:line="240" w:lineRule="auto"/>
              <w:ind w:left="-72"/>
              <w:rPr>
                <w:color w:val="auto"/>
                <w:sz w:val="16"/>
                <w:szCs w:val="18"/>
              </w:rPr>
            </w:pPr>
            <w:r w:rsidRPr="00B31BE2">
              <w:rPr>
                <w:color w:val="auto"/>
                <w:sz w:val="16"/>
                <w:szCs w:val="18"/>
              </w:rPr>
              <w:t>Near-white blast cleanliness</w:t>
            </w:r>
          </w:p>
        </w:tc>
        <w:tc>
          <w:tcPr>
            <w:tcW w:w="1587" w:type="dxa"/>
            <w:tcBorders>
              <w:top w:val="single" w:sz="12" w:space="0" w:color="auto"/>
            </w:tcBorders>
          </w:tcPr>
          <w:p w14:paraId="63AC2F72" w14:textId="77777777" w:rsidR="002F6F8B" w:rsidRPr="001D3869" w:rsidRDefault="002F6F8B" w:rsidP="002F6F8B">
            <w:pPr>
              <w:autoSpaceDE/>
              <w:autoSpaceDN/>
              <w:adjustRightInd/>
              <w:spacing w:before="0" w:line="240" w:lineRule="auto"/>
              <w:ind w:left="0" w:right="-72"/>
              <w:jc w:val="right"/>
              <w:rPr>
                <w:b/>
                <w:sz w:val="16"/>
                <w:szCs w:val="16"/>
              </w:rPr>
            </w:pPr>
            <w:r w:rsidRPr="001D3869">
              <w:rPr>
                <w:b/>
                <w:sz w:val="16"/>
                <w:szCs w:val="16"/>
              </w:rPr>
              <w:t>Touch Up:</w:t>
            </w:r>
          </w:p>
        </w:tc>
        <w:tc>
          <w:tcPr>
            <w:tcW w:w="3770" w:type="dxa"/>
            <w:gridSpan w:val="3"/>
            <w:vMerge w:val="restart"/>
            <w:tcBorders>
              <w:top w:val="single" w:sz="12" w:space="0" w:color="auto"/>
            </w:tcBorders>
          </w:tcPr>
          <w:p w14:paraId="5FA52099" w14:textId="77777777" w:rsidR="002F6F8B" w:rsidRPr="001D3869" w:rsidRDefault="002F6F8B" w:rsidP="002F6F8B">
            <w:pPr>
              <w:autoSpaceDE/>
              <w:autoSpaceDN/>
              <w:adjustRightInd/>
              <w:spacing w:before="0" w:line="240" w:lineRule="auto"/>
              <w:ind w:left="-72"/>
              <w:rPr>
                <w:sz w:val="16"/>
                <w:szCs w:val="16"/>
              </w:rPr>
            </w:pPr>
            <w:r w:rsidRPr="001D3869">
              <w:rPr>
                <w:sz w:val="16"/>
                <w:szCs w:val="18"/>
              </w:rPr>
              <w:t>Coating System 2.3</w:t>
            </w:r>
          </w:p>
        </w:tc>
      </w:tr>
      <w:tr w:rsidR="002F6F8B" w:rsidRPr="001D3869" w14:paraId="445E0F26" w14:textId="77777777" w:rsidTr="002F6F8B">
        <w:trPr>
          <w:cantSplit/>
          <w:trHeight w:val="288"/>
          <w:jc w:val="center"/>
        </w:trPr>
        <w:tc>
          <w:tcPr>
            <w:tcW w:w="1404" w:type="dxa"/>
          </w:tcPr>
          <w:p w14:paraId="29F1D4A1"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Anchor Pattern:</w:t>
            </w:r>
          </w:p>
        </w:tc>
        <w:tc>
          <w:tcPr>
            <w:tcW w:w="3363" w:type="dxa"/>
            <w:gridSpan w:val="2"/>
          </w:tcPr>
          <w:p w14:paraId="3D76F0FE" w14:textId="77777777" w:rsidR="002F6F8B" w:rsidRPr="00BA382B" w:rsidRDefault="002F6F8B" w:rsidP="002F6F8B">
            <w:pPr>
              <w:autoSpaceDE/>
              <w:autoSpaceDN/>
              <w:adjustRightInd/>
              <w:spacing w:before="0" w:line="240" w:lineRule="auto"/>
              <w:ind w:left="-72"/>
              <w:rPr>
                <w:color w:val="auto"/>
                <w:sz w:val="16"/>
                <w:szCs w:val="18"/>
              </w:rPr>
            </w:pPr>
            <w:r w:rsidRPr="00D02000">
              <w:rPr>
                <w:sz w:val="16"/>
                <w:szCs w:val="18"/>
              </w:rPr>
              <w:t>Per manufacturer’s product data sheet</w:t>
            </w:r>
          </w:p>
        </w:tc>
        <w:tc>
          <w:tcPr>
            <w:tcW w:w="1587" w:type="dxa"/>
          </w:tcPr>
          <w:p w14:paraId="17080536" w14:textId="77777777" w:rsidR="002F6F8B" w:rsidRPr="00B31BE2" w:rsidRDefault="002F6F8B" w:rsidP="002F6F8B">
            <w:pPr>
              <w:autoSpaceDE/>
              <w:autoSpaceDN/>
              <w:adjustRightInd/>
              <w:spacing w:before="0" w:line="240" w:lineRule="auto"/>
              <w:ind w:left="-72"/>
              <w:rPr>
                <w:color w:val="auto"/>
                <w:sz w:val="16"/>
                <w:szCs w:val="18"/>
              </w:rPr>
            </w:pPr>
          </w:p>
        </w:tc>
        <w:tc>
          <w:tcPr>
            <w:tcW w:w="3770" w:type="dxa"/>
            <w:gridSpan w:val="3"/>
            <w:vMerge/>
            <w:vAlign w:val="center"/>
          </w:tcPr>
          <w:p w14:paraId="29BCA04A" w14:textId="77777777" w:rsidR="002F6F8B" w:rsidRPr="001D3869" w:rsidRDefault="002F6F8B" w:rsidP="002F6F8B"/>
        </w:tc>
      </w:tr>
      <w:tr w:rsidR="002F6F8B" w:rsidRPr="001D3869" w14:paraId="2313DAB4" w14:textId="77777777" w:rsidTr="002F6F8B">
        <w:trPr>
          <w:cantSplit/>
          <w:trHeight w:val="288"/>
          <w:jc w:val="center"/>
        </w:trPr>
        <w:tc>
          <w:tcPr>
            <w:tcW w:w="1404" w:type="dxa"/>
            <w:tcBorders>
              <w:bottom w:val="single" w:sz="12" w:space="0" w:color="auto"/>
            </w:tcBorders>
          </w:tcPr>
          <w:p w14:paraId="6777FD98"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Total DFT:</w:t>
            </w:r>
          </w:p>
        </w:tc>
        <w:tc>
          <w:tcPr>
            <w:tcW w:w="3363" w:type="dxa"/>
            <w:gridSpan w:val="2"/>
            <w:tcBorders>
              <w:bottom w:val="single" w:sz="12" w:space="0" w:color="auto"/>
            </w:tcBorders>
          </w:tcPr>
          <w:p w14:paraId="0FF6E600" w14:textId="77777777" w:rsidR="008F265F" w:rsidRDefault="002F6F8B" w:rsidP="002F6F8B">
            <w:pPr>
              <w:autoSpaceDE/>
              <w:autoSpaceDN/>
              <w:adjustRightInd/>
              <w:spacing w:before="0" w:line="240" w:lineRule="auto"/>
              <w:ind w:left="-72"/>
              <w:rPr>
                <w:ins w:id="932" w:author="Kurmanov, Aidyn [STAMGazStroy LLP]" w:date="2025-12-09T16:17:00Z" w16du:dateUtc="2025-12-09T11:17:00Z"/>
                <w:color w:val="auto"/>
                <w:sz w:val="16"/>
                <w:szCs w:val="18"/>
              </w:rPr>
            </w:pPr>
            <w:r w:rsidRPr="00D02000">
              <w:rPr>
                <w:sz w:val="16"/>
                <w:szCs w:val="18"/>
              </w:rPr>
              <w:t>Per manufacturer’s product data sheet</w:t>
            </w:r>
            <w:r w:rsidRPr="00BA382B">
              <w:rPr>
                <w:color w:val="auto"/>
                <w:sz w:val="16"/>
                <w:szCs w:val="18"/>
              </w:rPr>
              <w:t>)</w:t>
            </w:r>
          </w:p>
          <w:p w14:paraId="0148936E" w14:textId="4775DEF3" w:rsidR="002F6F8B" w:rsidRPr="00B31BE2" w:rsidRDefault="002F6F8B" w:rsidP="002F6F8B">
            <w:pPr>
              <w:autoSpaceDE/>
              <w:autoSpaceDN/>
              <w:adjustRightInd/>
              <w:spacing w:before="0" w:line="240" w:lineRule="auto"/>
              <w:ind w:left="-72"/>
              <w:rPr>
                <w:color w:val="auto"/>
                <w:sz w:val="16"/>
                <w:szCs w:val="18"/>
              </w:rPr>
            </w:pPr>
            <w:r w:rsidRPr="00BA382B">
              <w:rPr>
                <w:color w:val="auto"/>
                <w:sz w:val="16"/>
                <w:szCs w:val="18"/>
              </w:rPr>
              <w:t>Thickness is</w:t>
            </w:r>
            <w:r w:rsidRPr="00B31BE2">
              <w:rPr>
                <w:color w:val="auto"/>
                <w:sz w:val="16"/>
                <w:szCs w:val="18"/>
              </w:rPr>
              <w:t xml:space="preserve"> critical</w:t>
            </w:r>
          </w:p>
        </w:tc>
        <w:tc>
          <w:tcPr>
            <w:tcW w:w="1587" w:type="dxa"/>
            <w:tcBorders>
              <w:bottom w:val="single" w:sz="12" w:space="0" w:color="auto"/>
            </w:tcBorders>
          </w:tcPr>
          <w:p w14:paraId="584C82F4" w14:textId="77777777" w:rsidR="002F6F8B" w:rsidRPr="00B31BE2" w:rsidRDefault="002F6F8B" w:rsidP="002F6F8B">
            <w:pPr>
              <w:autoSpaceDE/>
              <w:autoSpaceDN/>
              <w:adjustRightInd/>
              <w:spacing w:before="0" w:line="240" w:lineRule="auto"/>
              <w:ind w:left="-72"/>
              <w:rPr>
                <w:color w:val="auto"/>
                <w:sz w:val="16"/>
                <w:szCs w:val="18"/>
              </w:rPr>
            </w:pPr>
          </w:p>
        </w:tc>
        <w:tc>
          <w:tcPr>
            <w:tcW w:w="3770" w:type="dxa"/>
            <w:gridSpan w:val="3"/>
            <w:vMerge/>
            <w:tcBorders>
              <w:bottom w:val="single" w:sz="12" w:space="0" w:color="auto"/>
            </w:tcBorders>
            <w:vAlign w:val="center"/>
          </w:tcPr>
          <w:p w14:paraId="0A48B9FD" w14:textId="77777777" w:rsidR="002F6F8B" w:rsidRPr="001D3869" w:rsidRDefault="002F6F8B" w:rsidP="002F6F8B"/>
        </w:tc>
      </w:tr>
      <w:tr w:rsidR="002F6F8B" w:rsidRPr="001D3869" w14:paraId="432714CD" w14:textId="77777777" w:rsidTr="002F6F8B">
        <w:trPr>
          <w:trHeight w:val="360"/>
          <w:jc w:val="center"/>
        </w:trPr>
        <w:tc>
          <w:tcPr>
            <w:tcW w:w="2252" w:type="dxa"/>
            <w:gridSpan w:val="2"/>
            <w:tcBorders>
              <w:top w:val="single" w:sz="12" w:space="0" w:color="auto"/>
              <w:left w:val="single" w:sz="12" w:space="0" w:color="auto"/>
              <w:bottom w:val="single" w:sz="12" w:space="0" w:color="auto"/>
            </w:tcBorders>
            <w:shd w:val="clear" w:color="auto" w:fill="000000"/>
            <w:vAlign w:val="center"/>
          </w:tcPr>
          <w:p w14:paraId="4BBA0348"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515" w:type="dxa"/>
            <w:tcBorders>
              <w:top w:val="single" w:sz="12" w:space="0" w:color="auto"/>
              <w:bottom w:val="single" w:sz="12" w:space="0" w:color="auto"/>
            </w:tcBorders>
            <w:shd w:val="clear" w:color="auto" w:fill="000000"/>
            <w:vAlign w:val="center"/>
          </w:tcPr>
          <w:p w14:paraId="3A1CBD78"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72" w:type="dxa"/>
            <w:gridSpan w:val="2"/>
            <w:tcBorders>
              <w:top w:val="single" w:sz="12" w:space="0" w:color="auto"/>
              <w:bottom w:val="single" w:sz="12" w:space="0" w:color="auto"/>
            </w:tcBorders>
            <w:shd w:val="clear" w:color="auto" w:fill="000000"/>
            <w:vAlign w:val="center"/>
          </w:tcPr>
          <w:p w14:paraId="7B9D760A"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1013" w:type="dxa"/>
            <w:tcBorders>
              <w:top w:val="single" w:sz="12" w:space="0" w:color="auto"/>
              <w:bottom w:val="single" w:sz="12" w:space="0" w:color="auto"/>
            </w:tcBorders>
            <w:shd w:val="clear" w:color="auto" w:fill="000000"/>
            <w:vAlign w:val="center"/>
          </w:tcPr>
          <w:p w14:paraId="62C6487B" w14:textId="77777777" w:rsidR="002F6F8B" w:rsidRPr="001D3869" w:rsidRDefault="002F6F8B" w:rsidP="002F6F8B">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672" w:type="dxa"/>
            <w:tcBorders>
              <w:top w:val="single" w:sz="12" w:space="0" w:color="auto"/>
              <w:bottom w:val="single" w:sz="12" w:space="0" w:color="auto"/>
              <w:right w:val="single" w:sz="12" w:space="0" w:color="auto"/>
            </w:tcBorders>
            <w:shd w:val="clear" w:color="auto" w:fill="000000"/>
            <w:vAlign w:val="center"/>
          </w:tcPr>
          <w:p w14:paraId="6BD7716B" w14:textId="77777777" w:rsidR="002F6F8B" w:rsidRPr="001D3869" w:rsidRDefault="002F6F8B" w:rsidP="002F6F8B">
            <w:pPr>
              <w:autoSpaceDE/>
              <w:autoSpaceDN/>
              <w:adjustRightInd/>
              <w:spacing w:before="0" w:line="240" w:lineRule="auto"/>
              <w:ind w:left="0"/>
              <w:jc w:val="center"/>
              <w:rPr>
                <w:b/>
                <w:color w:val="FFFFFF"/>
                <w:sz w:val="16"/>
                <w:szCs w:val="16"/>
              </w:rPr>
            </w:pPr>
            <w:r w:rsidRPr="001D3869">
              <w:rPr>
                <w:b/>
                <w:color w:val="FFFFFF"/>
                <w:sz w:val="16"/>
                <w:szCs w:val="16"/>
              </w:rPr>
              <w:t>By Max</w:t>
            </w:r>
            <w:r w:rsidRPr="001D3869">
              <w:rPr>
                <w:b/>
                <w:color w:val="FFFFFF"/>
                <w:sz w:val="16"/>
                <w:szCs w:val="16"/>
              </w:rPr>
              <w:br/>
            </w:r>
            <w:r w:rsidRPr="00143602">
              <w:rPr>
                <w:b/>
                <w:color w:val="FFFFFF"/>
                <w:sz w:val="16"/>
                <w:szCs w:val="16"/>
              </w:rPr>
              <w:t>Temp (Svc)</w:t>
            </w:r>
          </w:p>
        </w:tc>
      </w:tr>
      <w:tr w:rsidR="002F6F8B" w:rsidRPr="001D3869" w14:paraId="6B24CD2D" w14:textId="77777777" w:rsidTr="002F6F8B">
        <w:trPr>
          <w:trHeight w:val="288"/>
          <w:jc w:val="center"/>
        </w:trPr>
        <w:tc>
          <w:tcPr>
            <w:tcW w:w="2252" w:type="dxa"/>
            <w:gridSpan w:val="2"/>
            <w:vAlign w:val="center"/>
          </w:tcPr>
          <w:p w14:paraId="4D55CAEC" w14:textId="77777777" w:rsidR="002F6F8B" w:rsidRPr="00B45171" w:rsidRDefault="002F6F8B" w:rsidP="002F6F8B">
            <w:pPr>
              <w:autoSpaceDE/>
              <w:autoSpaceDN/>
              <w:adjustRightInd/>
              <w:spacing w:before="0" w:line="240" w:lineRule="auto"/>
              <w:ind w:left="0"/>
              <w:rPr>
                <w:b/>
                <w:sz w:val="16"/>
                <w:szCs w:val="16"/>
              </w:rPr>
            </w:pPr>
            <w:r w:rsidRPr="00B45171">
              <w:rPr>
                <w:b/>
                <w:sz w:val="16"/>
                <w:szCs w:val="16"/>
              </w:rPr>
              <w:t>PRIMER</w:t>
            </w:r>
            <w:r w:rsidRPr="00B45171">
              <w:rPr>
                <w:b/>
                <w:sz w:val="16"/>
                <w:szCs w:val="16"/>
              </w:rPr>
              <w:tab/>
            </w:r>
          </w:p>
        </w:tc>
        <w:tc>
          <w:tcPr>
            <w:tcW w:w="2515" w:type="dxa"/>
            <w:vAlign w:val="center"/>
          </w:tcPr>
          <w:p w14:paraId="6F56A064" w14:textId="77777777" w:rsidR="002F6F8B" w:rsidRPr="00B45171" w:rsidRDefault="002F6F8B" w:rsidP="002F6F8B">
            <w:pPr>
              <w:autoSpaceDE/>
              <w:autoSpaceDN/>
              <w:adjustRightInd/>
              <w:spacing w:before="0" w:line="240" w:lineRule="auto"/>
              <w:ind w:left="0"/>
              <w:rPr>
                <w:sz w:val="16"/>
                <w:szCs w:val="16"/>
              </w:rPr>
            </w:pPr>
            <w:r w:rsidRPr="00B45171">
              <w:rPr>
                <w:sz w:val="16"/>
                <w:szCs w:val="16"/>
              </w:rPr>
              <w:t>Carboline</w:t>
            </w:r>
          </w:p>
        </w:tc>
        <w:tc>
          <w:tcPr>
            <w:tcW w:w="2672" w:type="dxa"/>
            <w:gridSpan w:val="2"/>
            <w:vAlign w:val="center"/>
          </w:tcPr>
          <w:p w14:paraId="6954024E" w14:textId="77777777" w:rsidR="002F6F8B" w:rsidRPr="00802E93" w:rsidRDefault="002F6F8B" w:rsidP="002F6F8B">
            <w:pPr>
              <w:autoSpaceDE/>
              <w:autoSpaceDN/>
              <w:adjustRightInd/>
              <w:spacing w:before="0" w:line="240" w:lineRule="auto"/>
              <w:ind w:left="0"/>
              <w:rPr>
                <w:sz w:val="16"/>
                <w:szCs w:val="16"/>
                <w:lang w:val="ru-RU"/>
              </w:rPr>
            </w:pPr>
            <w:proofErr w:type="spellStart"/>
            <w:r w:rsidRPr="00802E93">
              <w:rPr>
                <w:sz w:val="16"/>
                <w:szCs w:val="16"/>
              </w:rPr>
              <w:t>Carbozinc</w:t>
            </w:r>
            <w:proofErr w:type="spellEnd"/>
            <w:r w:rsidRPr="00802E93">
              <w:rPr>
                <w:sz w:val="16"/>
                <w:szCs w:val="16"/>
              </w:rPr>
              <w:t xml:space="preserve"> 11 Series</w:t>
            </w:r>
          </w:p>
        </w:tc>
        <w:tc>
          <w:tcPr>
            <w:tcW w:w="1013" w:type="dxa"/>
            <w:vAlign w:val="center"/>
          </w:tcPr>
          <w:p w14:paraId="56E94C6A" w14:textId="77777777" w:rsidR="002F6F8B" w:rsidRPr="00B45171" w:rsidRDefault="002F6F8B" w:rsidP="002F6F8B">
            <w:pPr>
              <w:autoSpaceDE/>
              <w:autoSpaceDN/>
              <w:adjustRightInd/>
              <w:spacing w:before="0" w:line="240" w:lineRule="auto"/>
              <w:ind w:left="0"/>
              <w:jc w:val="center"/>
              <w:rPr>
                <w:sz w:val="16"/>
                <w:szCs w:val="16"/>
                <w:lang w:val="ru-RU"/>
              </w:rPr>
            </w:pPr>
            <w:r w:rsidRPr="00B45171">
              <w:rPr>
                <w:sz w:val="16"/>
                <w:szCs w:val="16"/>
                <w:lang w:val="ru-RU"/>
              </w:rPr>
              <w:t>264-515</w:t>
            </w:r>
          </w:p>
        </w:tc>
        <w:tc>
          <w:tcPr>
            <w:tcW w:w="1672" w:type="dxa"/>
            <w:vAlign w:val="center"/>
          </w:tcPr>
          <w:p w14:paraId="4F2575CB" w14:textId="77777777" w:rsidR="002F6F8B" w:rsidRPr="00B45171" w:rsidRDefault="002F6F8B" w:rsidP="002F6F8B">
            <w:pPr>
              <w:autoSpaceDE/>
              <w:autoSpaceDN/>
              <w:adjustRightInd/>
              <w:spacing w:before="0" w:line="240" w:lineRule="auto"/>
              <w:ind w:left="0"/>
              <w:jc w:val="center"/>
              <w:rPr>
                <w:sz w:val="16"/>
                <w:szCs w:val="16"/>
                <w:lang w:val="ru-RU"/>
              </w:rPr>
            </w:pPr>
            <w:r w:rsidRPr="00B45171">
              <w:rPr>
                <w:sz w:val="16"/>
                <w:szCs w:val="16"/>
                <w:lang w:val="ru-RU"/>
              </w:rPr>
              <w:t>538°C (1000°F)</w:t>
            </w:r>
          </w:p>
        </w:tc>
      </w:tr>
      <w:tr w:rsidR="002F6F8B" w:rsidRPr="001D3869" w14:paraId="176264E5" w14:textId="77777777" w:rsidTr="002F6F8B">
        <w:trPr>
          <w:trHeight w:val="288"/>
          <w:jc w:val="center"/>
        </w:trPr>
        <w:tc>
          <w:tcPr>
            <w:tcW w:w="2252" w:type="dxa"/>
            <w:gridSpan w:val="2"/>
            <w:vAlign w:val="center"/>
          </w:tcPr>
          <w:p w14:paraId="7DE02EC8" w14:textId="77777777" w:rsidR="002F6F8B" w:rsidRPr="00B45171" w:rsidRDefault="002F6F8B" w:rsidP="002F6F8B">
            <w:pPr>
              <w:autoSpaceDE/>
              <w:autoSpaceDN/>
              <w:adjustRightInd/>
              <w:spacing w:before="0" w:line="240" w:lineRule="auto"/>
              <w:ind w:left="0"/>
              <w:rPr>
                <w:b/>
                <w:sz w:val="16"/>
                <w:szCs w:val="16"/>
                <w:lang w:val="ru-RU"/>
              </w:rPr>
            </w:pPr>
            <w:r w:rsidRPr="00B45171">
              <w:rPr>
                <w:b/>
                <w:sz w:val="16"/>
                <w:szCs w:val="16"/>
              </w:rPr>
              <w:t>Self-Cured Inorganic</w:t>
            </w:r>
          </w:p>
        </w:tc>
        <w:tc>
          <w:tcPr>
            <w:tcW w:w="2515" w:type="dxa"/>
            <w:vAlign w:val="center"/>
          </w:tcPr>
          <w:p w14:paraId="1C6F9D2E" w14:textId="77777777" w:rsidR="002F6F8B" w:rsidRPr="00B45171" w:rsidRDefault="002F6F8B" w:rsidP="002F6F8B">
            <w:pPr>
              <w:autoSpaceDE/>
              <w:autoSpaceDN/>
              <w:adjustRightInd/>
              <w:spacing w:before="0" w:line="240" w:lineRule="auto"/>
              <w:ind w:left="0"/>
              <w:rPr>
                <w:sz w:val="16"/>
                <w:szCs w:val="16"/>
                <w:lang w:val="ru-RU"/>
              </w:rPr>
            </w:pPr>
            <w:proofErr w:type="spellStart"/>
            <w:r w:rsidRPr="00B45171">
              <w:rPr>
                <w:sz w:val="16"/>
                <w:szCs w:val="16"/>
              </w:rPr>
              <w:t>Dampney</w:t>
            </w:r>
            <w:proofErr w:type="spellEnd"/>
            <w:r w:rsidRPr="00B45171">
              <w:rPr>
                <w:sz w:val="16"/>
                <w:szCs w:val="16"/>
              </w:rPr>
              <w:t xml:space="preserve"> Company, Inc.</w:t>
            </w:r>
            <w:r>
              <w:rPr>
                <w:sz w:val="16"/>
                <w:szCs w:val="16"/>
              </w:rPr>
              <w:t>**</w:t>
            </w:r>
          </w:p>
        </w:tc>
        <w:tc>
          <w:tcPr>
            <w:tcW w:w="2672" w:type="dxa"/>
            <w:gridSpan w:val="2"/>
            <w:vAlign w:val="center"/>
          </w:tcPr>
          <w:p w14:paraId="082CFA14" w14:textId="7AC9741E" w:rsidR="00AF33A9" w:rsidRPr="00802E93" w:rsidRDefault="002F6F8B" w:rsidP="002F6F8B">
            <w:pPr>
              <w:autoSpaceDE/>
              <w:autoSpaceDN/>
              <w:adjustRightInd/>
              <w:spacing w:before="0" w:line="240" w:lineRule="auto"/>
              <w:ind w:left="0"/>
              <w:rPr>
                <w:sz w:val="16"/>
                <w:szCs w:val="16"/>
              </w:rPr>
            </w:pPr>
            <w:proofErr w:type="spellStart"/>
            <w:r w:rsidRPr="00802E93">
              <w:rPr>
                <w:sz w:val="16"/>
                <w:szCs w:val="16"/>
              </w:rPr>
              <w:t>Endcor</w:t>
            </w:r>
            <w:proofErr w:type="spellEnd"/>
            <w:r w:rsidRPr="00802E93">
              <w:rPr>
                <w:sz w:val="16"/>
                <w:szCs w:val="16"/>
              </w:rPr>
              <w:t xml:space="preserve"> 835</w:t>
            </w:r>
          </w:p>
          <w:p w14:paraId="00ED9E32" w14:textId="7B622AB9" w:rsidR="002F6F8B" w:rsidRPr="00802E93" w:rsidRDefault="002F6F8B" w:rsidP="002F6F8B">
            <w:pPr>
              <w:autoSpaceDE/>
              <w:autoSpaceDN/>
              <w:adjustRightInd/>
              <w:spacing w:before="0" w:line="240" w:lineRule="auto"/>
              <w:ind w:left="0"/>
              <w:rPr>
                <w:sz w:val="16"/>
                <w:szCs w:val="16"/>
                <w:lang w:val="ru-RU"/>
              </w:rPr>
            </w:pPr>
            <w:proofErr w:type="spellStart"/>
            <w:r w:rsidRPr="00802E93">
              <w:rPr>
                <w:sz w:val="16"/>
                <w:szCs w:val="16"/>
              </w:rPr>
              <w:t>Thurmalox</w:t>
            </w:r>
            <w:proofErr w:type="spellEnd"/>
            <w:r w:rsidRPr="00802E93">
              <w:rPr>
                <w:sz w:val="16"/>
                <w:szCs w:val="16"/>
              </w:rPr>
              <w:t xml:space="preserve"> 837</w:t>
            </w:r>
          </w:p>
        </w:tc>
        <w:tc>
          <w:tcPr>
            <w:tcW w:w="1013" w:type="dxa"/>
            <w:vAlign w:val="center"/>
          </w:tcPr>
          <w:p w14:paraId="60E7CDAE" w14:textId="3F2DB2E7" w:rsidR="00A17A5E" w:rsidRDefault="00A17A5E" w:rsidP="002F6F8B">
            <w:pPr>
              <w:autoSpaceDE/>
              <w:autoSpaceDN/>
              <w:adjustRightInd/>
              <w:spacing w:before="0" w:line="240" w:lineRule="auto"/>
              <w:ind w:left="0"/>
              <w:jc w:val="center"/>
              <w:rPr>
                <w:sz w:val="16"/>
                <w:szCs w:val="16"/>
              </w:rPr>
            </w:pPr>
            <w:r>
              <w:rPr>
                <w:sz w:val="16"/>
                <w:szCs w:val="16"/>
              </w:rPr>
              <w:t>360-515</w:t>
            </w:r>
          </w:p>
          <w:p w14:paraId="36DA8549" w14:textId="3DAE405C" w:rsidR="002F6F8B" w:rsidRPr="00F6525C" w:rsidRDefault="002F6F8B" w:rsidP="002F6F8B">
            <w:pPr>
              <w:autoSpaceDE/>
              <w:autoSpaceDN/>
              <w:adjustRightInd/>
              <w:spacing w:before="0" w:line="240" w:lineRule="auto"/>
              <w:ind w:left="0"/>
              <w:jc w:val="center"/>
              <w:rPr>
                <w:sz w:val="16"/>
                <w:szCs w:val="16"/>
              </w:rPr>
            </w:pPr>
            <w:r w:rsidRPr="00B45171">
              <w:rPr>
                <w:sz w:val="16"/>
                <w:szCs w:val="16"/>
                <w:lang w:val="ru-RU"/>
              </w:rPr>
              <w:t>232</w:t>
            </w:r>
            <w:r>
              <w:rPr>
                <w:sz w:val="16"/>
                <w:szCs w:val="16"/>
              </w:rPr>
              <w:t>-360</w:t>
            </w:r>
          </w:p>
        </w:tc>
        <w:tc>
          <w:tcPr>
            <w:tcW w:w="1672" w:type="dxa"/>
            <w:vAlign w:val="center"/>
          </w:tcPr>
          <w:p w14:paraId="7837FFEF" w14:textId="77777777" w:rsidR="002F6F8B" w:rsidRPr="00B45171" w:rsidRDefault="002F6F8B" w:rsidP="002F6F8B">
            <w:pPr>
              <w:autoSpaceDE/>
              <w:autoSpaceDN/>
              <w:adjustRightInd/>
              <w:spacing w:before="0" w:line="240" w:lineRule="auto"/>
              <w:ind w:left="0"/>
              <w:jc w:val="center"/>
              <w:rPr>
                <w:sz w:val="16"/>
                <w:szCs w:val="16"/>
                <w:lang w:val="ru-RU"/>
              </w:rPr>
            </w:pPr>
            <w:r>
              <w:rPr>
                <w:sz w:val="16"/>
                <w:szCs w:val="16"/>
              </w:rPr>
              <w:t>399/</w:t>
            </w:r>
            <w:r w:rsidRPr="00B45171">
              <w:rPr>
                <w:sz w:val="16"/>
                <w:szCs w:val="16"/>
                <w:lang w:val="ru-RU"/>
              </w:rPr>
              <w:t>538°C (</w:t>
            </w:r>
            <w:r>
              <w:rPr>
                <w:sz w:val="16"/>
                <w:szCs w:val="16"/>
              </w:rPr>
              <w:t>750/</w:t>
            </w:r>
            <w:r w:rsidRPr="00B45171">
              <w:rPr>
                <w:sz w:val="16"/>
                <w:szCs w:val="16"/>
                <w:lang w:val="ru-RU"/>
              </w:rPr>
              <w:t>1000°F)</w:t>
            </w:r>
          </w:p>
        </w:tc>
      </w:tr>
      <w:tr w:rsidR="002F6F8B" w:rsidRPr="001D3869" w14:paraId="78657060" w14:textId="77777777" w:rsidTr="002F6F8B">
        <w:trPr>
          <w:trHeight w:val="288"/>
          <w:jc w:val="center"/>
        </w:trPr>
        <w:tc>
          <w:tcPr>
            <w:tcW w:w="2252" w:type="dxa"/>
            <w:gridSpan w:val="2"/>
            <w:vAlign w:val="center"/>
          </w:tcPr>
          <w:p w14:paraId="34C55C6A" w14:textId="77777777" w:rsidR="002F6F8B" w:rsidRPr="00B45171" w:rsidRDefault="002F6F8B" w:rsidP="002F6F8B">
            <w:pPr>
              <w:autoSpaceDE/>
              <w:autoSpaceDN/>
              <w:adjustRightInd/>
              <w:spacing w:before="0" w:line="240" w:lineRule="auto"/>
              <w:ind w:left="0"/>
              <w:rPr>
                <w:b/>
                <w:sz w:val="16"/>
                <w:szCs w:val="16"/>
                <w:lang w:val="ru-RU"/>
              </w:rPr>
            </w:pPr>
            <w:r w:rsidRPr="00B45171">
              <w:rPr>
                <w:b/>
                <w:sz w:val="16"/>
                <w:szCs w:val="16"/>
              </w:rPr>
              <w:t>Zinc–Solvent Reducible</w:t>
            </w:r>
          </w:p>
        </w:tc>
        <w:tc>
          <w:tcPr>
            <w:tcW w:w="2515" w:type="dxa"/>
            <w:vAlign w:val="center"/>
          </w:tcPr>
          <w:p w14:paraId="12772354" w14:textId="77777777" w:rsidR="002F6F8B" w:rsidRPr="00B45171" w:rsidRDefault="002F6F8B" w:rsidP="002F6F8B">
            <w:pPr>
              <w:autoSpaceDE/>
              <w:autoSpaceDN/>
              <w:adjustRightInd/>
              <w:spacing w:before="0" w:line="240" w:lineRule="auto"/>
              <w:ind w:left="0"/>
              <w:rPr>
                <w:sz w:val="16"/>
                <w:szCs w:val="16"/>
                <w:lang w:val="ru-RU"/>
              </w:rPr>
            </w:pPr>
            <w:r w:rsidRPr="00B45171">
              <w:rPr>
                <w:sz w:val="16"/>
                <w:szCs w:val="16"/>
              </w:rPr>
              <w:t>Hempel Coatings (USA), Inc</w:t>
            </w:r>
          </w:p>
        </w:tc>
        <w:tc>
          <w:tcPr>
            <w:tcW w:w="2672" w:type="dxa"/>
            <w:gridSpan w:val="2"/>
            <w:vAlign w:val="center"/>
          </w:tcPr>
          <w:p w14:paraId="7F9318AA" w14:textId="77777777" w:rsidR="002F6F8B" w:rsidRPr="00802E93" w:rsidRDefault="002F6F8B" w:rsidP="002F6F8B">
            <w:pPr>
              <w:autoSpaceDE/>
              <w:autoSpaceDN/>
              <w:adjustRightInd/>
              <w:spacing w:before="0" w:line="240" w:lineRule="auto"/>
              <w:ind w:left="0"/>
              <w:rPr>
                <w:sz w:val="16"/>
                <w:szCs w:val="16"/>
                <w:lang w:val="ru-RU"/>
              </w:rPr>
            </w:pPr>
            <w:proofErr w:type="spellStart"/>
            <w:r w:rsidRPr="00802E93">
              <w:rPr>
                <w:sz w:val="16"/>
                <w:szCs w:val="16"/>
              </w:rPr>
              <w:t>Galvosil</w:t>
            </w:r>
            <w:proofErr w:type="spellEnd"/>
            <w:r w:rsidRPr="00802E93">
              <w:rPr>
                <w:sz w:val="16"/>
                <w:szCs w:val="16"/>
              </w:rPr>
              <w:t xml:space="preserve"> series</w:t>
            </w:r>
          </w:p>
        </w:tc>
        <w:tc>
          <w:tcPr>
            <w:tcW w:w="1013" w:type="dxa"/>
            <w:vAlign w:val="center"/>
          </w:tcPr>
          <w:p w14:paraId="49263914" w14:textId="77777777" w:rsidR="002F6F8B" w:rsidRPr="00B45171" w:rsidRDefault="002F6F8B" w:rsidP="002F6F8B">
            <w:pPr>
              <w:autoSpaceDE/>
              <w:autoSpaceDN/>
              <w:adjustRightInd/>
              <w:spacing w:before="0" w:line="240" w:lineRule="auto"/>
              <w:ind w:left="0"/>
              <w:jc w:val="center"/>
              <w:rPr>
                <w:sz w:val="16"/>
                <w:szCs w:val="16"/>
                <w:lang w:val="ru-RU"/>
              </w:rPr>
            </w:pPr>
            <w:r w:rsidRPr="00B45171">
              <w:rPr>
                <w:sz w:val="16"/>
                <w:szCs w:val="16"/>
                <w:lang w:val="ru-RU"/>
              </w:rPr>
              <w:t>435</w:t>
            </w:r>
          </w:p>
        </w:tc>
        <w:tc>
          <w:tcPr>
            <w:tcW w:w="1672" w:type="dxa"/>
            <w:vAlign w:val="center"/>
          </w:tcPr>
          <w:p w14:paraId="5A688FE7" w14:textId="77777777" w:rsidR="002F6F8B" w:rsidRPr="00B45171" w:rsidRDefault="002F6F8B" w:rsidP="002F6F8B">
            <w:pPr>
              <w:autoSpaceDE/>
              <w:autoSpaceDN/>
              <w:adjustRightInd/>
              <w:spacing w:before="0" w:line="240" w:lineRule="auto"/>
              <w:ind w:left="0"/>
              <w:jc w:val="center"/>
              <w:rPr>
                <w:sz w:val="16"/>
                <w:szCs w:val="16"/>
                <w:lang w:val="ru-RU"/>
              </w:rPr>
            </w:pPr>
            <w:r w:rsidRPr="00B45171">
              <w:rPr>
                <w:sz w:val="16"/>
                <w:szCs w:val="16"/>
                <w:lang w:val="ru-RU"/>
              </w:rPr>
              <w:t>500°C (932°F)</w:t>
            </w:r>
          </w:p>
        </w:tc>
      </w:tr>
      <w:tr w:rsidR="00261371" w:rsidRPr="001D3869" w14:paraId="78FA1804" w14:textId="77777777" w:rsidTr="002F6F8B">
        <w:trPr>
          <w:trHeight w:val="288"/>
          <w:jc w:val="center"/>
        </w:trPr>
        <w:tc>
          <w:tcPr>
            <w:tcW w:w="2252" w:type="dxa"/>
            <w:gridSpan w:val="2"/>
            <w:vMerge w:val="restart"/>
            <w:vAlign w:val="center"/>
          </w:tcPr>
          <w:p w14:paraId="6694FC72" w14:textId="77777777" w:rsidR="00261371" w:rsidRPr="00B45171" w:rsidRDefault="00261371" w:rsidP="002F6F8B">
            <w:pPr>
              <w:autoSpaceDE/>
              <w:autoSpaceDN/>
              <w:adjustRightInd/>
              <w:spacing w:before="0" w:line="240" w:lineRule="auto"/>
              <w:ind w:left="0"/>
              <w:rPr>
                <w:b/>
                <w:sz w:val="16"/>
                <w:szCs w:val="16"/>
              </w:rPr>
            </w:pPr>
            <w:r w:rsidRPr="00F6525C">
              <w:rPr>
                <w:b/>
                <w:sz w:val="16"/>
                <w:szCs w:val="16"/>
              </w:rPr>
              <w:t xml:space="preserve">Surface profile </w:t>
            </w:r>
            <w:proofErr w:type="spellStart"/>
            <w:r w:rsidRPr="00F6525C">
              <w:rPr>
                <w:b/>
                <w:sz w:val="16"/>
                <w:szCs w:val="16"/>
              </w:rPr>
              <w:t>and</w:t>
            </w:r>
            <w:r w:rsidRPr="00B45171">
              <w:rPr>
                <w:b/>
                <w:sz w:val="16"/>
                <w:szCs w:val="16"/>
              </w:rPr>
              <w:t>DFT</w:t>
            </w:r>
            <w:proofErr w:type="spellEnd"/>
            <w:r w:rsidRPr="00B45171">
              <w:rPr>
                <w:b/>
                <w:sz w:val="16"/>
                <w:szCs w:val="16"/>
              </w:rPr>
              <w:t xml:space="preserve"> as per Manufacturer’s Product Sheet</w:t>
            </w:r>
          </w:p>
        </w:tc>
        <w:tc>
          <w:tcPr>
            <w:tcW w:w="2515" w:type="dxa"/>
            <w:vAlign w:val="center"/>
          </w:tcPr>
          <w:p w14:paraId="7CA59F11" w14:textId="77777777" w:rsidR="00261371" w:rsidRPr="00B45171" w:rsidRDefault="00261371" w:rsidP="002F6F8B">
            <w:pPr>
              <w:autoSpaceDE/>
              <w:autoSpaceDN/>
              <w:adjustRightInd/>
              <w:spacing w:before="0" w:line="240" w:lineRule="auto"/>
              <w:ind w:left="0"/>
              <w:rPr>
                <w:sz w:val="16"/>
                <w:szCs w:val="16"/>
                <w:lang w:val="ru-RU"/>
              </w:rPr>
            </w:pPr>
            <w:r w:rsidRPr="00B45171">
              <w:rPr>
                <w:sz w:val="16"/>
                <w:szCs w:val="16"/>
              </w:rPr>
              <w:t>International</w:t>
            </w:r>
          </w:p>
        </w:tc>
        <w:tc>
          <w:tcPr>
            <w:tcW w:w="2672" w:type="dxa"/>
            <w:gridSpan w:val="2"/>
            <w:vAlign w:val="center"/>
          </w:tcPr>
          <w:p w14:paraId="78D44077" w14:textId="77777777" w:rsidR="00261371" w:rsidRPr="00802E93" w:rsidRDefault="00261371" w:rsidP="002F6F8B">
            <w:pPr>
              <w:autoSpaceDE/>
              <w:autoSpaceDN/>
              <w:adjustRightInd/>
              <w:spacing w:before="0" w:line="240" w:lineRule="auto"/>
              <w:ind w:left="0"/>
              <w:rPr>
                <w:sz w:val="16"/>
                <w:szCs w:val="16"/>
                <w:lang w:val="ru-RU"/>
              </w:rPr>
            </w:pPr>
            <w:proofErr w:type="spellStart"/>
            <w:r w:rsidRPr="00802E93">
              <w:rPr>
                <w:sz w:val="16"/>
                <w:szCs w:val="16"/>
              </w:rPr>
              <w:t>Interzinc</w:t>
            </w:r>
            <w:proofErr w:type="spellEnd"/>
            <w:r w:rsidRPr="00802E93">
              <w:rPr>
                <w:sz w:val="16"/>
                <w:szCs w:val="16"/>
              </w:rPr>
              <w:t xml:space="preserve"> 22 Series</w:t>
            </w:r>
          </w:p>
        </w:tc>
        <w:tc>
          <w:tcPr>
            <w:tcW w:w="1013" w:type="dxa"/>
            <w:vAlign w:val="center"/>
          </w:tcPr>
          <w:p w14:paraId="01BA07A6" w14:textId="77777777" w:rsidR="00261371" w:rsidRPr="00F6525C" w:rsidRDefault="00261371" w:rsidP="002F6F8B">
            <w:pPr>
              <w:autoSpaceDE/>
              <w:autoSpaceDN/>
              <w:adjustRightInd/>
              <w:spacing w:before="0" w:line="240" w:lineRule="auto"/>
              <w:ind w:left="0"/>
              <w:jc w:val="center"/>
              <w:rPr>
                <w:sz w:val="16"/>
                <w:szCs w:val="16"/>
              </w:rPr>
            </w:pPr>
            <w:r>
              <w:rPr>
                <w:sz w:val="16"/>
                <w:szCs w:val="16"/>
              </w:rPr>
              <w:t>290-470</w:t>
            </w:r>
          </w:p>
        </w:tc>
        <w:tc>
          <w:tcPr>
            <w:tcW w:w="1672" w:type="dxa"/>
            <w:vAlign w:val="center"/>
          </w:tcPr>
          <w:p w14:paraId="58C42CDE" w14:textId="77777777" w:rsidR="00261371" w:rsidRPr="00B45171" w:rsidRDefault="00261371" w:rsidP="002F6F8B">
            <w:pPr>
              <w:autoSpaceDE/>
              <w:autoSpaceDN/>
              <w:adjustRightInd/>
              <w:spacing w:before="0" w:line="240" w:lineRule="auto"/>
              <w:ind w:left="0"/>
              <w:jc w:val="center"/>
              <w:rPr>
                <w:sz w:val="16"/>
                <w:szCs w:val="16"/>
                <w:lang w:val="ru-RU"/>
              </w:rPr>
            </w:pPr>
            <w:r w:rsidRPr="00B45171">
              <w:rPr>
                <w:sz w:val="16"/>
                <w:szCs w:val="16"/>
                <w:lang w:val="ru-RU"/>
              </w:rPr>
              <w:t>399°C (750°F)</w:t>
            </w:r>
          </w:p>
        </w:tc>
      </w:tr>
      <w:tr w:rsidR="00261371" w:rsidRPr="001D3869" w14:paraId="6238796A" w14:textId="77777777" w:rsidTr="002F6F8B">
        <w:trPr>
          <w:trHeight w:val="288"/>
          <w:jc w:val="center"/>
        </w:trPr>
        <w:tc>
          <w:tcPr>
            <w:tcW w:w="2252" w:type="dxa"/>
            <w:gridSpan w:val="2"/>
            <w:vMerge/>
            <w:vAlign w:val="center"/>
          </w:tcPr>
          <w:p w14:paraId="2D783A5B" w14:textId="77777777" w:rsidR="00261371" w:rsidRPr="00B45171" w:rsidRDefault="00261371" w:rsidP="002F6F8B">
            <w:pPr>
              <w:rPr>
                <w:b/>
                <w:sz w:val="16"/>
                <w:szCs w:val="16"/>
              </w:rPr>
            </w:pPr>
          </w:p>
        </w:tc>
        <w:tc>
          <w:tcPr>
            <w:tcW w:w="2515" w:type="dxa"/>
            <w:vAlign w:val="center"/>
          </w:tcPr>
          <w:p w14:paraId="786373EC" w14:textId="77777777" w:rsidR="00261371" w:rsidRPr="00B45171" w:rsidRDefault="00261371" w:rsidP="002F6F8B">
            <w:pPr>
              <w:autoSpaceDE/>
              <w:autoSpaceDN/>
              <w:adjustRightInd/>
              <w:spacing w:before="0" w:line="240" w:lineRule="auto"/>
              <w:ind w:left="0"/>
              <w:rPr>
                <w:sz w:val="16"/>
                <w:szCs w:val="16"/>
              </w:rPr>
            </w:pPr>
            <w:r w:rsidRPr="00B45171">
              <w:rPr>
                <w:sz w:val="16"/>
                <w:szCs w:val="16"/>
              </w:rPr>
              <w:t xml:space="preserve">Jotun Paints </w:t>
            </w:r>
          </w:p>
        </w:tc>
        <w:tc>
          <w:tcPr>
            <w:tcW w:w="2672" w:type="dxa"/>
            <w:gridSpan w:val="2"/>
            <w:vAlign w:val="center"/>
          </w:tcPr>
          <w:p w14:paraId="1A630DC9" w14:textId="77777777" w:rsidR="00261371" w:rsidRPr="00802E93" w:rsidRDefault="00261371" w:rsidP="002F6F8B">
            <w:pPr>
              <w:autoSpaceDE/>
              <w:autoSpaceDN/>
              <w:adjustRightInd/>
              <w:spacing w:before="0" w:line="240" w:lineRule="auto"/>
              <w:ind w:left="0"/>
              <w:rPr>
                <w:sz w:val="16"/>
                <w:szCs w:val="16"/>
              </w:rPr>
            </w:pPr>
            <w:r w:rsidRPr="00802E93">
              <w:rPr>
                <w:sz w:val="16"/>
                <w:szCs w:val="16"/>
              </w:rPr>
              <w:t>Resist86 / 86AV</w:t>
            </w:r>
          </w:p>
        </w:tc>
        <w:tc>
          <w:tcPr>
            <w:tcW w:w="1013" w:type="dxa"/>
            <w:vAlign w:val="center"/>
          </w:tcPr>
          <w:p w14:paraId="6514A4F8" w14:textId="77777777" w:rsidR="00261371" w:rsidRPr="00F6525C" w:rsidRDefault="00261371" w:rsidP="002F6F8B">
            <w:pPr>
              <w:autoSpaceDE/>
              <w:autoSpaceDN/>
              <w:adjustRightInd/>
              <w:spacing w:before="0" w:line="240" w:lineRule="auto"/>
              <w:ind w:left="0"/>
              <w:jc w:val="center"/>
              <w:rPr>
                <w:sz w:val="16"/>
                <w:szCs w:val="16"/>
              </w:rPr>
            </w:pPr>
            <w:r>
              <w:rPr>
                <w:sz w:val="16"/>
                <w:szCs w:val="16"/>
              </w:rPr>
              <w:t>455</w:t>
            </w:r>
          </w:p>
        </w:tc>
        <w:tc>
          <w:tcPr>
            <w:tcW w:w="1672" w:type="dxa"/>
            <w:vAlign w:val="center"/>
          </w:tcPr>
          <w:p w14:paraId="6409ACD6" w14:textId="77777777" w:rsidR="00261371" w:rsidRPr="00B45171" w:rsidRDefault="00261371" w:rsidP="002F6F8B">
            <w:pPr>
              <w:autoSpaceDE/>
              <w:autoSpaceDN/>
              <w:adjustRightInd/>
              <w:spacing w:before="0" w:line="240" w:lineRule="auto"/>
              <w:ind w:left="0"/>
              <w:jc w:val="center"/>
              <w:rPr>
                <w:sz w:val="16"/>
                <w:szCs w:val="16"/>
                <w:lang w:val="ru-RU"/>
              </w:rPr>
            </w:pPr>
            <w:r w:rsidRPr="00B45171">
              <w:rPr>
                <w:sz w:val="16"/>
                <w:szCs w:val="16"/>
                <w:lang w:val="ru-RU"/>
              </w:rPr>
              <w:t>399°C (750°F)</w:t>
            </w:r>
          </w:p>
        </w:tc>
      </w:tr>
      <w:tr w:rsidR="002F6F8B" w:rsidRPr="001D3869" w14:paraId="1A029C12" w14:textId="77777777" w:rsidTr="002F6F8B">
        <w:trPr>
          <w:trHeight w:val="288"/>
          <w:jc w:val="center"/>
        </w:trPr>
        <w:tc>
          <w:tcPr>
            <w:tcW w:w="2252" w:type="dxa"/>
            <w:gridSpan w:val="2"/>
            <w:vAlign w:val="center"/>
          </w:tcPr>
          <w:p w14:paraId="409A6B54" w14:textId="77777777" w:rsidR="002F6F8B" w:rsidRPr="00B45171" w:rsidRDefault="002F6F8B" w:rsidP="002F6F8B">
            <w:pPr>
              <w:rPr>
                <w:b/>
                <w:sz w:val="16"/>
                <w:szCs w:val="16"/>
              </w:rPr>
            </w:pPr>
          </w:p>
        </w:tc>
        <w:tc>
          <w:tcPr>
            <w:tcW w:w="2515" w:type="dxa"/>
            <w:vAlign w:val="center"/>
          </w:tcPr>
          <w:p w14:paraId="7F144503" w14:textId="77777777" w:rsidR="002F6F8B" w:rsidRPr="00B45171" w:rsidRDefault="002F6F8B" w:rsidP="002F6F8B">
            <w:pPr>
              <w:autoSpaceDE/>
              <w:autoSpaceDN/>
              <w:adjustRightInd/>
              <w:spacing w:before="0" w:line="240" w:lineRule="auto"/>
              <w:ind w:left="0"/>
              <w:rPr>
                <w:sz w:val="16"/>
                <w:szCs w:val="16"/>
              </w:rPr>
            </w:pPr>
            <w:r w:rsidRPr="00B45171">
              <w:rPr>
                <w:sz w:val="16"/>
                <w:szCs w:val="16"/>
              </w:rPr>
              <w:t>PPG</w:t>
            </w:r>
          </w:p>
        </w:tc>
        <w:tc>
          <w:tcPr>
            <w:tcW w:w="2672" w:type="dxa"/>
            <w:gridSpan w:val="2"/>
            <w:vAlign w:val="center"/>
          </w:tcPr>
          <w:p w14:paraId="6BCEBEE7" w14:textId="77777777" w:rsidR="0039055A" w:rsidRPr="00802E93" w:rsidRDefault="002F6F8B" w:rsidP="002F6F8B">
            <w:pPr>
              <w:autoSpaceDE/>
              <w:autoSpaceDN/>
              <w:adjustRightInd/>
              <w:spacing w:before="0" w:line="240" w:lineRule="auto"/>
              <w:ind w:left="0"/>
            </w:pPr>
            <w:proofErr w:type="spellStart"/>
            <w:r w:rsidRPr="00802E93">
              <w:rPr>
                <w:sz w:val="16"/>
                <w:szCs w:val="16"/>
              </w:rPr>
              <w:t>Dimetcote</w:t>
            </w:r>
            <w:proofErr w:type="spellEnd"/>
            <w:r w:rsidRPr="00802E93">
              <w:rPr>
                <w:sz w:val="16"/>
                <w:szCs w:val="16"/>
              </w:rPr>
              <w:t xml:space="preserve"> 9</w:t>
            </w:r>
          </w:p>
          <w:p w14:paraId="47A87994" w14:textId="29A24F8E" w:rsidR="002F6F8B" w:rsidRPr="00802E93" w:rsidRDefault="002F6F8B" w:rsidP="002F6F8B">
            <w:pPr>
              <w:autoSpaceDE/>
              <w:autoSpaceDN/>
              <w:adjustRightInd/>
              <w:spacing w:before="0" w:line="240" w:lineRule="auto"/>
              <w:ind w:left="0"/>
              <w:rPr>
                <w:sz w:val="16"/>
                <w:szCs w:val="16"/>
              </w:rPr>
            </w:pPr>
            <w:proofErr w:type="spellStart"/>
            <w:r w:rsidRPr="00802E93">
              <w:rPr>
                <w:sz w:val="16"/>
                <w:szCs w:val="16"/>
              </w:rPr>
              <w:t>Sigmazinc</w:t>
            </w:r>
            <w:proofErr w:type="spellEnd"/>
            <w:r w:rsidRPr="00802E93">
              <w:rPr>
                <w:sz w:val="16"/>
                <w:szCs w:val="16"/>
              </w:rPr>
              <w:t xml:space="preserve"> 9</w:t>
            </w:r>
          </w:p>
        </w:tc>
        <w:tc>
          <w:tcPr>
            <w:tcW w:w="1013" w:type="dxa"/>
            <w:vAlign w:val="center"/>
          </w:tcPr>
          <w:p w14:paraId="254CF56A"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480</w:t>
            </w:r>
          </w:p>
        </w:tc>
        <w:tc>
          <w:tcPr>
            <w:tcW w:w="1672" w:type="dxa"/>
            <w:vAlign w:val="center"/>
          </w:tcPr>
          <w:p w14:paraId="146FA466" w14:textId="77777777" w:rsidR="002F6F8B" w:rsidRPr="00B45171" w:rsidRDefault="002F6F8B" w:rsidP="002F6F8B">
            <w:pPr>
              <w:autoSpaceDE/>
              <w:autoSpaceDN/>
              <w:adjustRightInd/>
              <w:spacing w:before="0" w:line="240" w:lineRule="auto"/>
              <w:ind w:left="0"/>
              <w:jc w:val="center"/>
              <w:rPr>
                <w:sz w:val="16"/>
                <w:szCs w:val="16"/>
                <w:lang w:val="ru-RU"/>
              </w:rPr>
            </w:pPr>
            <w:r w:rsidRPr="00B45171">
              <w:rPr>
                <w:sz w:val="16"/>
                <w:szCs w:val="16"/>
                <w:lang w:val="ru-RU"/>
              </w:rPr>
              <w:t>399°C (750°F)</w:t>
            </w:r>
          </w:p>
        </w:tc>
      </w:tr>
      <w:tr w:rsidR="002F6F8B" w:rsidRPr="001D3869" w14:paraId="3E37F78F" w14:textId="77777777" w:rsidTr="002F6F8B">
        <w:trPr>
          <w:trHeight w:val="288"/>
          <w:jc w:val="center"/>
        </w:trPr>
        <w:tc>
          <w:tcPr>
            <w:tcW w:w="2252" w:type="dxa"/>
            <w:gridSpan w:val="2"/>
            <w:vAlign w:val="center"/>
          </w:tcPr>
          <w:p w14:paraId="712A2F29" w14:textId="77777777" w:rsidR="002F6F8B" w:rsidRPr="00B45171" w:rsidRDefault="002F6F8B" w:rsidP="002F6F8B">
            <w:pPr>
              <w:rPr>
                <w:b/>
                <w:sz w:val="16"/>
                <w:szCs w:val="16"/>
              </w:rPr>
            </w:pPr>
          </w:p>
        </w:tc>
        <w:tc>
          <w:tcPr>
            <w:tcW w:w="2515" w:type="dxa"/>
            <w:vAlign w:val="center"/>
          </w:tcPr>
          <w:p w14:paraId="7A6022D0" w14:textId="77777777" w:rsidR="002F6F8B" w:rsidRPr="00B45171" w:rsidRDefault="002F6F8B" w:rsidP="002F6F8B">
            <w:pPr>
              <w:autoSpaceDE/>
              <w:autoSpaceDN/>
              <w:adjustRightInd/>
              <w:spacing w:before="0" w:line="240" w:lineRule="auto"/>
              <w:ind w:left="0"/>
              <w:rPr>
                <w:sz w:val="16"/>
                <w:szCs w:val="16"/>
                <w:lang w:val="ru-RU"/>
              </w:rPr>
            </w:pPr>
            <w:proofErr w:type="spellStart"/>
            <w:r w:rsidRPr="00B45171">
              <w:rPr>
                <w:sz w:val="16"/>
                <w:szCs w:val="16"/>
              </w:rPr>
              <w:t>Sher</w:t>
            </w:r>
            <w:r w:rsidRPr="00B45171">
              <w:rPr>
                <w:spacing w:val="-1"/>
                <w:sz w:val="16"/>
                <w:szCs w:val="16"/>
              </w:rPr>
              <w:t>w</w:t>
            </w:r>
            <w:r w:rsidRPr="00B45171">
              <w:rPr>
                <w:spacing w:val="1"/>
                <w:sz w:val="16"/>
                <w:szCs w:val="16"/>
              </w:rPr>
              <w:t>i</w:t>
            </w:r>
            <w:r w:rsidRPr="00B45171">
              <w:rPr>
                <w:sz w:val="16"/>
                <w:szCs w:val="16"/>
              </w:rPr>
              <w:t>nWilliams</w:t>
            </w:r>
            <w:proofErr w:type="spellEnd"/>
            <w:r w:rsidRPr="00B45171">
              <w:rPr>
                <w:sz w:val="16"/>
                <w:szCs w:val="16"/>
              </w:rPr>
              <w:t xml:space="preserve">      </w:t>
            </w:r>
          </w:p>
        </w:tc>
        <w:tc>
          <w:tcPr>
            <w:tcW w:w="2672" w:type="dxa"/>
            <w:gridSpan w:val="2"/>
            <w:vAlign w:val="center"/>
          </w:tcPr>
          <w:p w14:paraId="55248D8E" w14:textId="77777777" w:rsidR="002F6F8B" w:rsidRPr="00802E93" w:rsidRDefault="002F6F8B" w:rsidP="002F6F8B">
            <w:pPr>
              <w:autoSpaceDE/>
              <w:autoSpaceDN/>
              <w:adjustRightInd/>
              <w:spacing w:before="0" w:line="240" w:lineRule="auto"/>
              <w:ind w:left="0"/>
              <w:rPr>
                <w:sz w:val="16"/>
                <w:szCs w:val="16"/>
              </w:rPr>
            </w:pPr>
            <w:proofErr w:type="spellStart"/>
            <w:r w:rsidRPr="00802E93">
              <w:rPr>
                <w:sz w:val="16"/>
                <w:szCs w:val="16"/>
              </w:rPr>
              <w:t>ZincClad</w:t>
            </w:r>
            <w:proofErr w:type="spellEnd"/>
            <w:r w:rsidR="00E73D8E" w:rsidRPr="00802E93">
              <w:rPr>
                <w:sz w:val="16"/>
                <w:szCs w:val="16"/>
                <w:lang w:val="ru-RU"/>
              </w:rPr>
              <w:t xml:space="preserve"> </w:t>
            </w:r>
            <w:r w:rsidRPr="00802E93">
              <w:rPr>
                <w:sz w:val="16"/>
                <w:szCs w:val="16"/>
              </w:rPr>
              <w:t>II</w:t>
            </w:r>
            <w:r w:rsidR="00E73D8E" w:rsidRPr="00802E93">
              <w:rPr>
                <w:sz w:val="16"/>
                <w:szCs w:val="16"/>
                <w:lang w:val="ru-RU"/>
              </w:rPr>
              <w:t xml:space="preserve"> </w:t>
            </w:r>
            <w:r w:rsidRPr="00802E93">
              <w:rPr>
                <w:sz w:val="16"/>
                <w:szCs w:val="16"/>
              </w:rPr>
              <w:t>Seri</w:t>
            </w:r>
            <w:r w:rsidRPr="00802E93">
              <w:rPr>
                <w:spacing w:val="1"/>
                <w:sz w:val="16"/>
                <w:szCs w:val="16"/>
              </w:rPr>
              <w:t>e</w:t>
            </w:r>
            <w:r w:rsidRPr="00802E93">
              <w:rPr>
                <w:sz w:val="16"/>
                <w:szCs w:val="16"/>
              </w:rPr>
              <w:t>s</w:t>
            </w:r>
          </w:p>
        </w:tc>
        <w:tc>
          <w:tcPr>
            <w:tcW w:w="1013" w:type="dxa"/>
            <w:vAlign w:val="center"/>
          </w:tcPr>
          <w:p w14:paraId="7657747F" w14:textId="77777777" w:rsidR="002F6F8B" w:rsidRPr="00B45171" w:rsidRDefault="002F6F8B" w:rsidP="002F6F8B">
            <w:pPr>
              <w:autoSpaceDE/>
              <w:autoSpaceDN/>
              <w:adjustRightInd/>
              <w:spacing w:before="0" w:line="240" w:lineRule="auto"/>
              <w:ind w:left="0"/>
              <w:jc w:val="center"/>
              <w:rPr>
                <w:sz w:val="16"/>
                <w:szCs w:val="16"/>
                <w:lang w:val="ru-RU"/>
              </w:rPr>
            </w:pPr>
            <w:r w:rsidRPr="00B45171">
              <w:rPr>
                <w:sz w:val="16"/>
                <w:szCs w:val="16"/>
                <w:lang w:val="ru-RU"/>
              </w:rPr>
              <w:t>320-500</w:t>
            </w:r>
          </w:p>
        </w:tc>
        <w:tc>
          <w:tcPr>
            <w:tcW w:w="1672" w:type="dxa"/>
            <w:vAlign w:val="center"/>
          </w:tcPr>
          <w:p w14:paraId="141D2C44" w14:textId="77777777" w:rsidR="002F6F8B" w:rsidRPr="00B45171" w:rsidRDefault="002F6F8B" w:rsidP="002F6F8B">
            <w:pPr>
              <w:autoSpaceDE/>
              <w:autoSpaceDN/>
              <w:adjustRightInd/>
              <w:spacing w:before="0" w:line="240" w:lineRule="auto"/>
              <w:ind w:left="0"/>
              <w:jc w:val="center"/>
              <w:rPr>
                <w:sz w:val="16"/>
                <w:szCs w:val="16"/>
                <w:lang w:val="ru-RU"/>
              </w:rPr>
            </w:pPr>
            <w:r w:rsidRPr="00B45171">
              <w:rPr>
                <w:sz w:val="16"/>
                <w:szCs w:val="16"/>
                <w:lang w:val="ru-RU"/>
              </w:rPr>
              <w:t>399°C (750°F)</w:t>
            </w:r>
          </w:p>
        </w:tc>
      </w:tr>
      <w:tr w:rsidR="002F6F8B" w:rsidRPr="001D3869" w14:paraId="67EB5161" w14:textId="77777777" w:rsidTr="002F6F8B">
        <w:trPr>
          <w:trHeight w:val="288"/>
          <w:jc w:val="center"/>
        </w:trPr>
        <w:tc>
          <w:tcPr>
            <w:tcW w:w="2252" w:type="dxa"/>
            <w:gridSpan w:val="2"/>
            <w:tcBorders>
              <w:bottom w:val="single" w:sz="12" w:space="0" w:color="auto"/>
            </w:tcBorders>
            <w:vAlign w:val="center"/>
          </w:tcPr>
          <w:p w14:paraId="0420EE09" w14:textId="77777777" w:rsidR="002F6F8B" w:rsidRPr="001D3869" w:rsidRDefault="002F6F8B" w:rsidP="002F6F8B">
            <w:pPr>
              <w:rPr>
                <w:i/>
                <w:sz w:val="14"/>
                <w:szCs w:val="14"/>
              </w:rPr>
            </w:pPr>
          </w:p>
        </w:tc>
        <w:tc>
          <w:tcPr>
            <w:tcW w:w="7872" w:type="dxa"/>
            <w:gridSpan w:val="5"/>
            <w:tcBorders>
              <w:bottom w:val="single" w:sz="12" w:space="0" w:color="auto"/>
            </w:tcBorders>
            <w:vAlign w:val="center"/>
          </w:tcPr>
          <w:p w14:paraId="7E5894E0" w14:textId="77777777" w:rsidR="002F6F8B" w:rsidRPr="00802E93" w:rsidRDefault="002F6F8B" w:rsidP="002F6F8B">
            <w:pPr>
              <w:autoSpaceDE/>
              <w:autoSpaceDN/>
              <w:adjustRightInd/>
              <w:spacing w:before="0" w:line="240" w:lineRule="auto"/>
              <w:ind w:left="0"/>
              <w:rPr>
                <w:i/>
                <w:sz w:val="14"/>
                <w:szCs w:val="14"/>
              </w:rPr>
            </w:pPr>
            <w:r w:rsidRPr="00802E93">
              <w:rPr>
                <w:i/>
                <w:sz w:val="14"/>
                <w:szCs w:val="14"/>
              </w:rPr>
              <w:t>Keep inorganic zinc silicate mixed, using agitated pot while applying.</w:t>
            </w:r>
          </w:p>
          <w:p w14:paraId="27544BC3" w14:textId="77777777" w:rsidR="002F6F8B" w:rsidRPr="00802E93" w:rsidRDefault="002F6F8B" w:rsidP="002F6F8B">
            <w:pPr>
              <w:autoSpaceDE/>
              <w:autoSpaceDN/>
              <w:adjustRightInd/>
              <w:spacing w:before="0" w:line="240" w:lineRule="auto"/>
              <w:ind w:left="0"/>
              <w:rPr>
                <w:i/>
                <w:sz w:val="14"/>
                <w:szCs w:val="14"/>
              </w:rPr>
            </w:pPr>
            <w:r w:rsidRPr="00802E93">
              <w:rPr>
                <w:i/>
                <w:sz w:val="14"/>
                <w:szCs w:val="14"/>
              </w:rPr>
              <w:t>**</w:t>
            </w:r>
            <w:proofErr w:type="spellStart"/>
            <w:r w:rsidRPr="00802E93">
              <w:rPr>
                <w:i/>
                <w:sz w:val="14"/>
                <w:szCs w:val="14"/>
              </w:rPr>
              <w:t>Endcor</w:t>
            </w:r>
            <w:proofErr w:type="spellEnd"/>
            <w:r w:rsidRPr="00802E93">
              <w:rPr>
                <w:i/>
                <w:sz w:val="14"/>
                <w:szCs w:val="14"/>
              </w:rPr>
              <w:t xml:space="preserve"> 835 and </w:t>
            </w:r>
            <w:proofErr w:type="spellStart"/>
            <w:r w:rsidRPr="00802E93">
              <w:rPr>
                <w:i/>
                <w:sz w:val="14"/>
                <w:szCs w:val="14"/>
              </w:rPr>
              <w:t>Thurmalox</w:t>
            </w:r>
            <w:proofErr w:type="spellEnd"/>
            <w:r w:rsidRPr="00802E93">
              <w:rPr>
                <w:i/>
                <w:sz w:val="14"/>
                <w:szCs w:val="14"/>
              </w:rPr>
              <w:t xml:space="preserve"> 837 may be </w:t>
            </w:r>
            <w:proofErr w:type="spellStart"/>
            <w:r w:rsidRPr="00802E93">
              <w:rPr>
                <w:i/>
                <w:sz w:val="14"/>
                <w:szCs w:val="14"/>
              </w:rPr>
              <w:t>topcoated</w:t>
            </w:r>
            <w:proofErr w:type="spellEnd"/>
            <w:r w:rsidRPr="00802E93">
              <w:rPr>
                <w:i/>
                <w:sz w:val="14"/>
                <w:szCs w:val="14"/>
              </w:rPr>
              <w:t xml:space="preserve"> with either </w:t>
            </w:r>
            <w:proofErr w:type="spellStart"/>
            <w:r w:rsidRPr="00802E93">
              <w:rPr>
                <w:i/>
                <w:sz w:val="14"/>
                <w:szCs w:val="14"/>
              </w:rPr>
              <w:t>Thurmalox</w:t>
            </w:r>
            <w:proofErr w:type="spellEnd"/>
            <w:r w:rsidRPr="00802E93">
              <w:rPr>
                <w:i/>
                <w:sz w:val="14"/>
                <w:szCs w:val="14"/>
              </w:rPr>
              <w:t xml:space="preserve"> 200/200C or 260/260C.</w:t>
            </w:r>
          </w:p>
        </w:tc>
      </w:tr>
      <w:tr w:rsidR="002F6F8B" w:rsidRPr="001D3869" w14:paraId="2F3E619F" w14:textId="77777777" w:rsidTr="002F6F8B">
        <w:trPr>
          <w:trHeight w:val="288"/>
          <w:jc w:val="center"/>
        </w:trPr>
        <w:tc>
          <w:tcPr>
            <w:tcW w:w="2252" w:type="dxa"/>
            <w:gridSpan w:val="2"/>
            <w:tcBorders>
              <w:top w:val="single" w:sz="12" w:space="0" w:color="auto"/>
            </w:tcBorders>
            <w:vAlign w:val="center"/>
          </w:tcPr>
          <w:p w14:paraId="499DD266" w14:textId="77777777" w:rsidR="002F6F8B" w:rsidRPr="00761469" w:rsidRDefault="002F6F8B" w:rsidP="002F6F8B">
            <w:pPr>
              <w:autoSpaceDE/>
              <w:autoSpaceDN/>
              <w:adjustRightInd/>
              <w:spacing w:before="0" w:line="240" w:lineRule="auto"/>
              <w:ind w:left="0"/>
              <w:rPr>
                <w:b/>
                <w:sz w:val="16"/>
                <w:szCs w:val="16"/>
              </w:rPr>
            </w:pPr>
            <w:r w:rsidRPr="00761469">
              <w:rPr>
                <w:b/>
                <w:sz w:val="16"/>
                <w:szCs w:val="16"/>
              </w:rPr>
              <w:t>TOPCOAT</w:t>
            </w:r>
          </w:p>
        </w:tc>
        <w:tc>
          <w:tcPr>
            <w:tcW w:w="2515" w:type="dxa"/>
            <w:tcBorders>
              <w:top w:val="single" w:sz="12" w:space="0" w:color="auto"/>
            </w:tcBorders>
            <w:vAlign w:val="center"/>
          </w:tcPr>
          <w:p w14:paraId="469D7CEE" w14:textId="77777777" w:rsidR="002F6F8B" w:rsidRPr="00761469" w:rsidRDefault="002F6F8B" w:rsidP="002F6F8B">
            <w:pPr>
              <w:autoSpaceDE/>
              <w:autoSpaceDN/>
              <w:adjustRightInd/>
              <w:spacing w:before="0" w:line="240" w:lineRule="auto"/>
              <w:ind w:left="0"/>
              <w:rPr>
                <w:sz w:val="16"/>
                <w:szCs w:val="16"/>
              </w:rPr>
            </w:pPr>
            <w:r w:rsidRPr="00761469">
              <w:rPr>
                <w:sz w:val="16"/>
                <w:szCs w:val="16"/>
              </w:rPr>
              <w:t>Carboline</w:t>
            </w:r>
          </w:p>
        </w:tc>
        <w:tc>
          <w:tcPr>
            <w:tcW w:w="2672" w:type="dxa"/>
            <w:gridSpan w:val="2"/>
            <w:tcBorders>
              <w:top w:val="single" w:sz="12" w:space="0" w:color="auto"/>
            </w:tcBorders>
            <w:vAlign w:val="center"/>
          </w:tcPr>
          <w:p w14:paraId="22CE8331" w14:textId="77777777" w:rsidR="002F6F8B" w:rsidRPr="00802E93" w:rsidRDefault="002F6F8B" w:rsidP="002F6F8B">
            <w:pPr>
              <w:autoSpaceDE/>
              <w:autoSpaceDN/>
              <w:adjustRightInd/>
              <w:spacing w:before="0" w:line="240" w:lineRule="auto"/>
              <w:ind w:left="0"/>
              <w:jc w:val="both"/>
              <w:rPr>
                <w:sz w:val="16"/>
                <w:szCs w:val="16"/>
                <w:lang w:val="ru-RU"/>
              </w:rPr>
            </w:pPr>
            <w:r w:rsidRPr="00802E93">
              <w:rPr>
                <w:sz w:val="16"/>
                <w:szCs w:val="16"/>
                <w:lang w:val="ru-RU"/>
              </w:rPr>
              <w:t>Thermaline 4900 Series</w:t>
            </w:r>
          </w:p>
        </w:tc>
        <w:tc>
          <w:tcPr>
            <w:tcW w:w="1013" w:type="dxa"/>
            <w:tcBorders>
              <w:top w:val="single" w:sz="12" w:space="0" w:color="auto"/>
            </w:tcBorders>
            <w:vAlign w:val="center"/>
          </w:tcPr>
          <w:p w14:paraId="678BA246" w14:textId="77777777" w:rsidR="002F6F8B" w:rsidRPr="00761469" w:rsidRDefault="002F6F8B" w:rsidP="002F6F8B">
            <w:pPr>
              <w:autoSpaceDE/>
              <w:autoSpaceDN/>
              <w:adjustRightInd/>
              <w:spacing w:before="0" w:line="240" w:lineRule="auto"/>
              <w:ind w:left="-87"/>
              <w:jc w:val="center"/>
              <w:rPr>
                <w:sz w:val="16"/>
                <w:szCs w:val="16"/>
              </w:rPr>
            </w:pPr>
            <w:r w:rsidRPr="00761469">
              <w:rPr>
                <w:sz w:val="16"/>
                <w:szCs w:val="16"/>
              </w:rPr>
              <w:t>324–564</w:t>
            </w:r>
          </w:p>
        </w:tc>
        <w:tc>
          <w:tcPr>
            <w:tcW w:w="1672" w:type="dxa"/>
            <w:tcBorders>
              <w:top w:val="single" w:sz="12" w:space="0" w:color="auto"/>
            </w:tcBorders>
            <w:vAlign w:val="center"/>
          </w:tcPr>
          <w:p w14:paraId="72DD4F76" w14:textId="77777777" w:rsidR="002F6F8B" w:rsidRPr="00761469" w:rsidRDefault="002F6F8B" w:rsidP="002F6F8B">
            <w:pPr>
              <w:autoSpaceDE/>
              <w:autoSpaceDN/>
              <w:adjustRightInd/>
              <w:spacing w:before="0" w:line="240" w:lineRule="auto"/>
              <w:ind w:left="0"/>
              <w:jc w:val="center"/>
              <w:rPr>
                <w:sz w:val="16"/>
                <w:szCs w:val="16"/>
              </w:rPr>
            </w:pPr>
            <w:r w:rsidRPr="00761469">
              <w:rPr>
                <w:sz w:val="16"/>
                <w:szCs w:val="16"/>
                <w:lang w:val="ru-RU"/>
              </w:rPr>
              <w:t>232°C (450°F)</w:t>
            </w:r>
          </w:p>
        </w:tc>
      </w:tr>
      <w:tr w:rsidR="002F6F8B" w:rsidRPr="001D3869" w14:paraId="182367E0" w14:textId="77777777" w:rsidTr="002F6F8B">
        <w:trPr>
          <w:trHeight w:val="288"/>
          <w:jc w:val="center"/>
        </w:trPr>
        <w:tc>
          <w:tcPr>
            <w:tcW w:w="2252" w:type="dxa"/>
            <w:gridSpan w:val="2"/>
            <w:vAlign w:val="center"/>
          </w:tcPr>
          <w:p w14:paraId="0733DF11" w14:textId="77777777" w:rsidR="002F6F8B" w:rsidRPr="00761469" w:rsidRDefault="002F6F8B" w:rsidP="002F6F8B">
            <w:pPr>
              <w:autoSpaceDE/>
              <w:autoSpaceDN/>
              <w:adjustRightInd/>
              <w:spacing w:before="0" w:line="240" w:lineRule="auto"/>
              <w:ind w:left="0"/>
              <w:rPr>
                <w:b/>
                <w:sz w:val="16"/>
                <w:szCs w:val="16"/>
              </w:rPr>
            </w:pPr>
            <w:r w:rsidRPr="00761469">
              <w:rPr>
                <w:b/>
                <w:sz w:val="16"/>
                <w:szCs w:val="16"/>
              </w:rPr>
              <w:t>Silicone Acrylic</w:t>
            </w:r>
          </w:p>
        </w:tc>
        <w:tc>
          <w:tcPr>
            <w:tcW w:w="2515" w:type="dxa"/>
            <w:vAlign w:val="center"/>
          </w:tcPr>
          <w:p w14:paraId="6C013B88" w14:textId="77777777" w:rsidR="002F6F8B" w:rsidRPr="00761469" w:rsidRDefault="002F6F8B" w:rsidP="002F6F8B">
            <w:pPr>
              <w:autoSpaceDE/>
              <w:autoSpaceDN/>
              <w:adjustRightInd/>
              <w:spacing w:before="0" w:line="240" w:lineRule="auto"/>
              <w:ind w:left="0"/>
              <w:rPr>
                <w:sz w:val="16"/>
                <w:szCs w:val="16"/>
                <w:lang w:val="ru-RU"/>
              </w:rPr>
            </w:pPr>
            <w:proofErr w:type="spellStart"/>
            <w:proofErr w:type="gramStart"/>
            <w:r w:rsidRPr="00761469">
              <w:rPr>
                <w:position w:val="-1"/>
                <w:sz w:val="16"/>
                <w:szCs w:val="16"/>
              </w:rPr>
              <w:t>Dampn</w:t>
            </w:r>
            <w:r w:rsidRPr="00761469">
              <w:rPr>
                <w:spacing w:val="1"/>
                <w:position w:val="-1"/>
                <w:sz w:val="16"/>
                <w:szCs w:val="16"/>
              </w:rPr>
              <w:t>e</w:t>
            </w:r>
            <w:r w:rsidRPr="00761469">
              <w:rPr>
                <w:position w:val="-1"/>
                <w:sz w:val="16"/>
                <w:szCs w:val="16"/>
              </w:rPr>
              <w:t>yCom</w:t>
            </w:r>
            <w:r w:rsidRPr="00761469">
              <w:rPr>
                <w:spacing w:val="1"/>
                <w:position w:val="-1"/>
                <w:sz w:val="16"/>
                <w:szCs w:val="16"/>
              </w:rPr>
              <w:t>p</w:t>
            </w:r>
            <w:r w:rsidRPr="00761469">
              <w:rPr>
                <w:position w:val="-1"/>
                <w:sz w:val="16"/>
                <w:szCs w:val="16"/>
              </w:rPr>
              <w:t>a</w:t>
            </w:r>
            <w:r w:rsidRPr="00761469">
              <w:rPr>
                <w:spacing w:val="1"/>
                <w:position w:val="-1"/>
                <w:sz w:val="16"/>
                <w:szCs w:val="16"/>
              </w:rPr>
              <w:t>n</w:t>
            </w:r>
            <w:r w:rsidRPr="00761469">
              <w:rPr>
                <w:spacing w:val="-2"/>
                <w:position w:val="-1"/>
                <w:sz w:val="16"/>
                <w:szCs w:val="16"/>
              </w:rPr>
              <w:t>y</w:t>
            </w:r>
            <w:r w:rsidRPr="00761469">
              <w:rPr>
                <w:position w:val="-1"/>
                <w:sz w:val="16"/>
                <w:szCs w:val="16"/>
              </w:rPr>
              <w:t>,Inc</w:t>
            </w:r>
            <w:proofErr w:type="spellEnd"/>
            <w:proofErr w:type="gramEnd"/>
          </w:p>
        </w:tc>
        <w:tc>
          <w:tcPr>
            <w:tcW w:w="2672" w:type="dxa"/>
            <w:gridSpan w:val="2"/>
            <w:vAlign w:val="center"/>
          </w:tcPr>
          <w:p w14:paraId="0655BEA1" w14:textId="77777777" w:rsidR="002F6F8B" w:rsidRPr="00802E93" w:rsidRDefault="002F6F8B" w:rsidP="002F6F8B">
            <w:pPr>
              <w:autoSpaceDE/>
              <w:autoSpaceDN/>
              <w:adjustRightInd/>
              <w:spacing w:before="0" w:line="240" w:lineRule="auto"/>
              <w:ind w:left="0"/>
              <w:jc w:val="both"/>
              <w:rPr>
                <w:sz w:val="16"/>
                <w:szCs w:val="16"/>
              </w:rPr>
            </w:pPr>
            <w:proofErr w:type="spellStart"/>
            <w:r w:rsidRPr="00802E93">
              <w:rPr>
                <w:position w:val="-1"/>
                <w:sz w:val="16"/>
                <w:szCs w:val="16"/>
              </w:rPr>
              <w:t>Thurmal</w:t>
            </w:r>
            <w:r w:rsidRPr="00802E93">
              <w:rPr>
                <w:spacing w:val="1"/>
                <w:position w:val="-1"/>
                <w:sz w:val="16"/>
                <w:szCs w:val="16"/>
              </w:rPr>
              <w:t>o</w:t>
            </w:r>
            <w:r w:rsidRPr="00802E93">
              <w:rPr>
                <w:position w:val="-1"/>
                <w:sz w:val="16"/>
                <w:szCs w:val="16"/>
              </w:rPr>
              <w:t>x</w:t>
            </w:r>
            <w:proofErr w:type="spellEnd"/>
            <w:r w:rsidR="00E73D8E" w:rsidRPr="00802E93">
              <w:rPr>
                <w:position w:val="-1"/>
                <w:sz w:val="16"/>
                <w:szCs w:val="16"/>
              </w:rPr>
              <w:t xml:space="preserve"> </w:t>
            </w:r>
            <w:r w:rsidRPr="00802E93">
              <w:rPr>
                <w:spacing w:val="-8"/>
                <w:position w:val="-1"/>
                <w:sz w:val="16"/>
                <w:szCs w:val="16"/>
              </w:rPr>
              <w:t>2</w:t>
            </w:r>
            <w:r w:rsidR="00E73D8E" w:rsidRPr="00802E93">
              <w:rPr>
                <w:spacing w:val="-8"/>
                <w:position w:val="-1"/>
                <w:sz w:val="16"/>
                <w:szCs w:val="16"/>
              </w:rPr>
              <w:t>60</w:t>
            </w:r>
            <w:r w:rsidR="00E73D8E" w:rsidRPr="00802E93">
              <w:rPr>
                <w:spacing w:val="-1"/>
                <w:position w:val="-1"/>
                <w:sz w:val="16"/>
                <w:szCs w:val="16"/>
              </w:rPr>
              <w:t>/</w:t>
            </w:r>
            <w:r w:rsidRPr="00802E93">
              <w:rPr>
                <w:position w:val="-1"/>
                <w:sz w:val="16"/>
                <w:szCs w:val="16"/>
              </w:rPr>
              <w:t>26</w:t>
            </w:r>
            <w:r w:rsidRPr="00802E93">
              <w:rPr>
                <w:spacing w:val="1"/>
                <w:position w:val="-1"/>
                <w:sz w:val="16"/>
                <w:szCs w:val="16"/>
              </w:rPr>
              <w:t>0</w:t>
            </w:r>
            <w:r w:rsidRPr="00802E93">
              <w:rPr>
                <w:position w:val="-1"/>
                <w:sz w:val="16"/>
                <w:szCs w:val="16"/>
              </w:rPr>
              <w:t>C</w:t>
            </w:r>
            <w:r w:rsidR="00E73D8E" w:rsidRPr="00802E93">
              <w:rPr>
                <w:position w:val="-1"/>
                <w:sz w:val="16"/>
                <w:szCs w:val="16"/>
              </w:rPr>
              <w:t xml:space="preserve"> </w:t>
            </w:r>
            <w:r w:rsidRPr="00802E93">
              <w:rPr>
                <w:position w:val="-1"/>
                <w:sz w:val="16"/>
                <w:szCs w:val="16"/>
              </w:rPr>
              <w:t>or</w:t>
            </w:r>
            <w:r w:rsidR="002B7765" w:rsidRPr="00802E93">
              <w:rPr>
                <w:position w:val="-1"/>
                <w:sz w:val="16"/>
                <w:szCs w:val="16"/>
              </w:rPr>
              <w:t xml:space="preserve"> </w:t>
            </w:r>
            <w:r w:rsidRPr="00802E93">
              <w:rPr>
                <w:spacing w:val="-1"/>
                <w:position w:val="-1"/>
                <w:sz w:val="16"/>
                <w:szCs w:val="16"/>
              </w:rPr>
              <w:t>200/</w:t>
            </w:r>
            <w:r w:rsidRPr="00802E93">
              <w:rPr>
                <w:position w:val="-1"/>
                <w:sz w:val="16"/>
                <w:szCs w:val="16"/>
              </w:rPr>
              <w:t>200C</w:t>
            </w:r>
          </w:p>
        </w:tc>
        <w:tc>
          <w:tcPr>
            <w:tcW w:w="1013" w:type="dxa"/>
            <w:vAlign w:val="center"/>
          </w:tcPr>
          <w:p w14:paraId="227EE175" w14:textId="4C923109" w:rsidR="002F6F8B" w:rsidRPr="00A17A5E" w:rsidRDefault="00A17A5E" w:rsidP="002F6F8B">
            <w:pPr>
              <w:autoSpaceDE/>
              <w:autoSpaceDN/>
              <w:adjustRightInd/>
              <w:spacing w:before="0" w:line="240" w:lineRule="auto"/>
              <w:ind w:left="-87"/>
              <w:jc w:val="center"/>
              <w:rPr>
                <w:sz w:val="16"/>
                <w:szCs w:val="16"/>
              </w:rPr>
            </w:pPr>
            <w:r>
              <w:rPr>
                <w:sz w:val="16"/>
                <w:szCs w:val="16"/>
              </w:rPr>
              <w:t>281-522</w:t>
            </w:r>
          </w:p>
        </w:tc>
        <w:tc>
          <w:tcPr>
            <w:tcW w:w="1672" w:type="dxa"/>
            <w:vAlign w:val="center"/>
          </w:tcPr>
          <w:p w14:paraId="789C1D77" w14:textId="77777777" w:rsidR="002F6F8B" w:rsidRPr="00761469" w:rsidRDefault="002F6F8B" w:rsidP="002F6F8B">
            <w:pPr>
              <w:autoSpaceDE/>
              <w:autoSpaceDN/>
              <w:adjustRightInd/>
              <w:spacing w:before="0" w:line="240" w:lineRule="auto"/>
              <w:ind w:left="0"/>
              <w:jc w:val="center"/>
              <w:rPr>
                <w:sz w:val="16"/>
                <w:szCs w:val="16"/>
              </w:rPr>
            </w:pPr>
            <w:r w:rsidRPr="00761469">
              <w:rPr>
                <w:sz w:val="16"/>
                <w:szCs w:val="16"/>
                <w:lang w:val="ru-RU"/>
              </w:rPr>
              <w:t>260°C (500°F)</w:t>
            </w:r>
          </w:p>
        </w:tc>
      </w:tr>
      <w:tr w:rsidR="002F6F8B" w:rsidRPr="001D3869" w14:paraId="24494775" w14:textId="77777777" w:rsidTr="002F6F8B">
        <w:trPr>
          <w:trHeight w:val="288"/>
          <w:jc w:val="center"/>
        </w:trPr>
        <w:tc>
          <w:tcPr>
            <w:tcW w:w="2252" w:type="dxa"/>
            <w:gridSpan w:val="2"/>
            <w:vAlign w:val="center"/>
          </w:tcPr>
          <w:p w14:paraId="2154C9C7" w14:textId="77777777" w:rsidR="002F6F8B" w:rsidRPr="00761469" w:rsidRDefault="002F6F8B" w:rsidP="002F6F8B">
            <w:pPr>
              <w:autoSpaceDE/>
              <w:autoSpaceDN/>
              <w:adjustRightInd/>
              <w:spacing w:before="0" w:line="240" w:lineRule="auto"/>
              <w:ind w:left="0"/>
              <w:rPr>
                <w:b/>
                <w:sz w:val="16"/>
                <w:szCs w:val="16"/>
              </w:rPr>
            </w:pPr>
            <w:r w:rsidRPr="00761469">
              <w:rPr>
                <w:b/>
                <w:sz w:val="16"/>
                <w:szCs w:val="16"/>
              </w:rPr>
              <w:t>DFT as per Manufacturer’s Product Sheet</w:t>
            </w:r>
          </w:p>
        </w:tc>
        <w:tc>
          <w:tcPr>
            <w:tcW w:w="2515" w:type="dxa"/>
            <w:vAlign w:val="center"/>
          </w:tcPr>
          <w:p w14:paraId="4CCDA31F" w14:textId="77777777" w:rsidR="002F6F8B" w:rsidRPr="00761469" w:rsidRDefault="002F6F8B" w:rsidP="002F6F8B">
            <w:pPr>
              <w:autoSpaceDE/>
              <w:autoSpaceDN/>
              <w:adjustRightInd/>
              <w:spacing w:before="0" w:line="240" w:lineRule="auto"/>
              <w:ind w:left="0"/>
              <w:rPr>
                <w:sz w:val="16"/>
                <w:szCs w:val="16"/>
              </w:rPr>
            </w:pPr>
            <w:proofErr w:type="spellStart"/>
            <w:proofErr w:type="gramStart"/>
            <w:r w:rsidRPr="00761469">
              <w:rPr>
                <w:sz w:val="16"/>
                <w:szCs w:val="16"/>
              </w:rPr>
              <w:t>HempelCoatings</w:t>
            </w:r>
            <w:proofErr w:type="spellEnd"/>
            <w:r w:rsidRPr="00761469">
              <w:rPr>
                <w:sz w:val="16"/>
                <w:szCs w:val="16"/>
              </w:rPr>
              <w:t>(</w:t>
            </w:r>
            <w:proofErr w:type="gramEnd"/>
            <w:r w:rsidRPr="00761469">
              <w:rPr>
                <w:sz w:val="16"/>
                <w:szCs w:val="16"/>
              </w:rPr>
              <w:t>USA</w:t>
            </w:r>
            <w:proofErr w:type="gramStart"/>
            <w:r w:rsidRPr="00761469">
              <w:rPr>
                <w:sz w:val="16"/>
                <w:szCs w:val="16"/>
              </w:rPr>
              <w:t>),Inc</w:t>
            </w:r>
            <w:proofErr w:type="gramEnd"/>
          </w:p>
        </w:tc>
        <w:tc>
          <w:tcPr>
            <w:tcW w:w="2672" w:type="dxa"/>
            <w:gridSpan w:val="2"/>
            <w:vAlign w:val="center"/>
          </w:tcPr>
          <w:p w14:paraId="07F7AF36" w14:textId="691AF49E" w:rsidR="002F6F8B" w:rsidRPr="00802E93" w:rsidRDefault="002F6F8B" w:rsidP="002F6F8B">
            <w:pPr>
              <w:autoSpaceDE/>
              <w:autoSpaceDN/>
              <w:adjustRightInd/>
              <w:spacing w:before="0" w:line="240" w:lineRule="auto"/>
              <w:ind w:left="0"/>
              <w:jc w:val="both"/>
              <w:rPr>
                <w:sz w:val="16"/>
                <w:szCs w:val="16"/>
              </w:rPr>
            </w:pPr>
            <w:proofErr w:type="spellStart"/>
            <w:r w:rsidRPr="00802E93">
              <w:rPr>
                <w:sz w:val="16"/>
                <w:szCs w:val="16"/>
              </w:rPr>
              <w:t>Siliconeac</w:t>
            </w:r>
            <w:r w:rsidRPr="00802E93">
              <w:rPr>
                <w:spacing w:val="1"/>
                <w:sz w:val="16"/>
                <w:szCs w:val="16"/>
              </w:rPr>
              <w:t>r</w:t>
            </w:r>
            <w:r w:rsidRPr="00802E93">
              <w:rPr>
                <w:spacing w:val="-2"/>
                <w:sz w:val="16"/>
                <w:szCs w:val="16"/>
              </w:rPr>
              <w:t>y</w:t>
            </w:r>
            <w:r w:rsidRPr="00802E93">
              <w:rPr>
                <w:sz w:val="16"/>
                <w:szCs w:val="16"/>
              </w:rPr>
              <w:t>lic</w:t>
            </w:r>
            <w:proofErr w:type="spellEnd"/>
            <w:r w:rsidR="00911F2F" w:rsidRPr="00802E93">
              <w:rPr>
                <w:sz w:val="16"/>
                <w:szCs w:val="16"/>
              </w:rPr>
              <w:t xml:space="preserve"> </w:t>
            </w:r>
            <w:r w:rsidRPr="00802E93">
              <w:rPr>
                <w:sz w:val="16"/>
                <w:szCs w:val="16"/>
              </w:rPr>
              <w:t>56940</w:t>
            </w:r>
          </w:p>
        </w:tc>
        <w:tc>
          <w:tcPr>
            <w:tcW w:w="1013" w:type="dxa"/>
            <w:vAlign w:val="center"/>
          </w:tcPr>
          <w:p w14:paraId="44096104" w14:textId="77777777" w:rsidR="002F6F8B" w:rsidRPr="00761469" w:rsidRDefault="002F6F8B" w:rsidP="002F6F8B">
            <w:pPr>
              <w:autoSpaceDE/>
              <w:autoSpaceDN/>
              <w:adjustRightInd/>
              <w:spacing w:before="0" w:line="240" w:lineRule="auto"/>
              <w:ind w:left="-87"/>
              <w:jc w:val="center"/>
              <w:rPr>
                <w:sz w:val="16"/>
                <w:szCs w:val="16"/>
                <w:lang w:val="ru-RU"/>
              </w:rPr>
            </w:pPr>
            <w:r w:rsidRPr="00761469">
              <w:rPr>
                <w:sz w:val="16"/>
                <w:szCs w:val="16"/>
                <w:lang w:val="ru-RU"/>
              </w:rPr>
              <w:t>600</w:t>
            </w:r>
          </w:p>
        </w:tc>
        <w:tc>
          <w:tcPr>
            <w:tcW w:w="1672" w:type="dxa"/>
            <w:vAlign w:val="center"/>
          </w:tcPr>
          <w:p w14:paraId="36DBAB59" w14:textId="77777777" w:rsidR="002F6F8B" w:rsidRPr="00761469" w:rsidRDefault="002F6F8B" w:rsidP="002F6F8B">
            <w:pPr>
              <w:autoSpaceDE/>
              <w:autoSpaceDN/>
              <w:adjustRightInd/>
              <w:spacing w:before="0" w:line="240" w:lineRule="auto"/>
              <w:ind w:left="0"/>
              <w:jc w:val="center"/>
              <w:rPr>
                <w:sz w:val="16"/>
                <w:szCs w:val="16"/>
              </w:rPr>
            </w:pPr>
            <w:r w:rsidRPr="00761469">
              <w:rPr>
                <w:sz w:val="16"/>
                <w:szCs w:val="16"/>
                <w:lang w:val="ru-RU"/>
              </w:rPr>
              <w:t>400°C (752°F)</w:t>
            </w:r>
          </w:p>
        </w:tc>
      </w:tr>
      <w:tr w:rsidR="002F6F8B" w:rsidRPr="001D3869" w14:paraId="7744ABED" w14:textId="77777777" w:rsidTr="002F6F8B">
        <w:trPr>
          <w:trHeight w:val="288"/>
          <w:jc w:val="center"/>
        </w:trPr>
        <w:tc>
          <w:tcPr>
            <w:tcW w:w="2252" w:type="dxa"/>
            <w:gridSpan w:val="2"/>
            <w:vAlign w:val="center"/>
          </w:tcPr>
          <w:p w14:paraId="2A4709FA" w14:textId="77777777" w:rsidR="002F6F8B" w:rsidRPr="00761469" w:rsidRDefault="002F6F8B" w:rsidP="002F6F8B">
            <w:pPr>
              <w:jc w:val="center"/>
              <w:rPr>
                <w:b/>
                <w:sz w:val="16"/>
                <w:szCs w:val="16"/>
              </w:rPr>
            </w:pPr>
          </w:p>
        </w:tc>
        <w:tc>
          <w:tcPr>
            <w:tcW w:w="2515" w:type="dxa"/>
            <w:vAlign w:val="center"/>
          </w:tcPr>
          <w:p w14:paraId="025697B0" w14:textId="77777777" w:rsidR="002F6F8B" w:rsidRPr="00761469" w:rsidRDefault="002F6F8B" w:rsidP="002F6F8B">
            <w:pPr>
              <w:autoSpaceDE/>
              <w:autoSpaceDN/>
              <w:adjustRightInd/>
              <w:spacing w:before="0" w:line="240" w:lineRule="auto"/>
              <w:ind w:left="0"/>
              <w:rPr>
                <w:sz w:val="16"/>
                <w:szCs w:val="16"/>
              </w:rPr>
            </w:pPr>
            <w:r w:rsidRPr="00761469">
              <w:rPr>
                <w:sz w:val="16"/>
                <w:szCs w:val="16"/>
              </w:rPr>
              <w:t>International</w:t>
            </w:r>
          </w:p>
        </w:tc>
        <w:tc>
          <w:tcPr>
            <w:tcW w:w="2672" w:type="dxa"/>
            <w:gridSpan w:val="2"/>
            <w:vAlign w:val="center"/>
          </w:tcPr>
          <w:p w14:paraId="4F05E293" w14:textId="298C979A" w:rsidR="002F6F8B" w:rsidRPr="00802E93" w:rsidRDefault="002F6F8B" w:rsidP="002F6F8B">
            <w:pPr>
              <w:autoSpaceDE/>
              <w:autoSpaceDN/>
              <w:adjustRightInd/>
              <w:spacing w:before="0" w:line="240" w:lineRule="auto"/>
              <w:ind w:left="0"/>
              <w:jc w:val="both"/>
              <w:rPr>
                <w:sz w:val="16"/>
                <w:szCs w:val="16"/>
              </w:rPr>
            </w:pPr>
            <w:r w:rsidRPr="00802E93">
              <w:rPr>
                <w:sz w:val="16"/>
                <w:szCs w:val="16"/>
              </w:rPr>
              <w:t>Interth</w:t>
            </w:r>
            <w:r w:rsidRPr="00802E93">
              <w:rPr>
                <w:spacing w:val="1"/>
                <w:sz w:val="16"/>
                <w:szCs w:val="16"/>
              </w:rPr>
              <w:t>e</w:t>
            </w:r>
            <w:r w:rsidRPr="00802E93">
              <w:rPr>
                <w:sz w:val="16"/>
                <w:szCs w:val="16"/>
              </w:rPr>
              <w:t>rm</w:t>
            </w:r>
            <w:r w:rsidR="00E73D8E" w:rsidRPr="00802E93">
              <w:rPr>
                <w:sz w:val="16"/>
                <w:szCs w:val="16"/>
              </w:rPr>
              <w:t xml:space="preserve"> </w:t>
            </w:r>
            <w:r w:rsidRPr="00802E93">
              <w:rPr>
                <w:sz w:val="16"/>
                <w:szCs w:val="16"/>
              </w:rPr>
              <w:t>1875</w:t>
            </w:r>
            <w:r w:rsidRPr="00802E93">
              <w:t>/</w:t>
            </w:r>
            <w:r w:rsidRPr="00802E93">
              <w:rPr>
                <w:sz w:val="16"/>
                <w:szCs w:val="16"/>
              </w:rPr>
              <w:t>875</w:t>
            </w:r>
            <w:r w:rsidR="00E73D8E" w:rsidRPr="00802E93">
              <w:rPr>
                <w:sz w:val="16"/>
                <w:szCs w:val="16"/>
              </w:rPr>
              <w:t xml:space="preserve"> </w:t>
            </w:r>
            <w:r w:rsidRPr="00802E93">
              <w:rPr>
                <w:spacing w:val="2"/>
                <w:sz w:val="16"/>
                <w:szCs w:val="16"/>
              </w:rPr>
              <w:t>S</w:t>
            </w:r>
            <w:r w:rsidRPr="00802E93">
              <w:rPr>
                <w:sz w:val="16"/>
                <w:szCs w:val="16"/>
              </w:rPr>
              <w:t>eries*</w:t>
            </w:r>
            <w:r w:rsidRPr="00802E93">
              <w:rPr>
                <w:sz w:val="16"/>
                <w:szCs w:val="16"/>
                <w:vertAlign w:val="superscript"/>
              </w:rPr>
              <w:t>T</w:t>
            </w:r>
          </w:p>
        </w:tc>
        <w:tc>
          <w:tcPr>
            <w:tcW w:w="1013" w:type="dxa"/>
            <w:vAlign w:val="center"/>
          </w:tcPr>
          <w:p w14:paraId="2FD1FE9E" w14:textId="77777777" w:rsidR="002F6F8B" w:rsidRPr="00761469" w:rsidRDefault="002F6F8B" w:rsidP="002F6F8B">
            <w:pPr>
              <w:autoSpaceDE/>
              <w:autoSpaceDN/>
              <w:adjustRightInd/>
              <w:spacing w:before="0" w:line="240" w:lineRule="auto"/>
              <w:ind w:left="-87"/>
              <w:jc w:val="center"/>
              <w:rPr>
                <w:sz w:val="16"/>
                <w:szCs w:val="16"/>
                <w:lang w:val="ru-RU"/>
              </w:rPr>
            </w:pPr>
            <w:r w:rsidRPr="00761469">
              <w:rPr>
                <w:sz w:val="16"/>
                <w:szCs w:val="16"/>
                <w:lang w:val="ru-RU"/>
              </w:rPr>
              <w:t>420</w:t>
            </w:r>
          </w:p>
        </w:tc>
        <w:tc>
          <w:tcPr>
            <w:tcW w:w="1672" w:type="dxa"/>
            <w:vAlign w:val="center"/>
          </w:tcPr>
          <w:p w14:paraId="2621BC61" w14:textId="77777777" w:rsidR="002F6F8B" w:rsidRPr="00761469" w:rsidRDefault="002F6F8B" w:rsidP="002F6F8B">
            <w:pPr>
              <w:autoSpaceDE/>
              <w:autoSpaceDN/>
              <w:adjustRightInd/>
              <w:spacing w:before="0" w:line="240" w:lineRule="auto"/>
              <w:ind w:left="0"/>
              <w:jc w:val="center"/>
              <w:rPr>
                <w:sz w:val="16"/>
                <w:szCs w:val="16"/>
              </w:rPr>
            </w:pPr>
            <w:r w:rsidRPr="00761469">
              <w:rPr>
                <w:sz w:val="16"/>
                <w:szCs w:val="16"/>
                <w:lang w:val="ru-RU"/>
              </w:rPr>
              <w:t>260°C (500°F)</w:t>
            </w:r>
          </w:p>
        </w:tc>
      </w:tr>
      <w:tr w:rsidR="002F6F8B" w:rsidRPr="001D3869" w14:paraId="53C4DAB6" w14:textId="77777777" w:rsidTr="002F6F8B">
        <w:trPr>
          <w:trHeight w:val="288"/>
          <w:jc w:val="center"/>
        </w:trPr>
        <w:tc>
          <w:tcPr>
            <w:tcW w:w="2252" w:type="dxa"/>
            <w:gridSpan w:val="2"/>
            <w:vAlign w:val="center"/>
          </w:tcPr>
          <w:p w14:paraId="2084A95F" w14:textId="77777777" w:rsidR="002F6F8B" w:rsidRPr="00761469" w:rsidRDefault="002F6F8B" w:rsidP="002F6F8B">
            <w:pPr>
              <w:jc w:val="center"/>
              <w:rPr>
                <w:b/>
                <w:sz w:val="16"/>
                <w:szCs w:val="16"/>
              </w:rPr>
            </w:pPr>
          </w:p>
        </w:tc>
        <w:tc>
          <w:tcPr>
            <w:tcW w:w="2515" w:type="dxa"/>
            <w:vAlign w:val="center"/>
          </w:tcPr>
          <w:p w14:paraId="1C62682C" w14:textId="77777777" w:rsidR="002F6F8B" w:rsidRPr="00761469" w:rsidRDefault="002F6F8B" w:rsidP="002F6F8B">
            <w:pPr>
              <w:autoSpaceDE/>
              <w:autoSpaceDN/>
              <w:adjustRightInd/>
              <w:spacing w:before="0" w:line="240" w:lineRule="auto"/>
              <w:ind w:left="0"/>
              <w:rPr>
                <w:sz w:val="16"/>
                <w:szCs w:val="16"/>
              </w:rPr>
            </w:pPr>
            <w:proofErr w:type="spellStart"/>
            <w:r w:rsidRPr="00761469">
              <w:rPr>
                <w:sz w:val="16"/>
                <w:szCs w:val="16"/>
              </w:rPr>
              <w:t>JotunPaints</w:t>
            </w:r>
            <w:proofErr w:type="spellEnd"/>
            <w:r w:rsidRPr="00761469">
              <w:rPr>
                <w:sz w:val="16"/>
                <w:szCs w:val="16"/>
              </w:rPr>
              <w:t xml:space="preserve"> </w:t>
            </w:r>
          </w:p>
        </w:tc>
        <w:tc>
          <w:tcPr>
            <w:tcW w:w="2672" w:type="dxa"/>
            <w:gridSpan w:val="2"/>
            <w:vAlign w:val="center"/>
          </w:tcPr>
          <w:p w14:paraId="06431E7A" w14:textId="330F16E6" w:rsidR="002F6F8B" w:rsidRPr="00802E93" w:rsidRDefault="002F6F8B" w:rsidP="002F6F8B">
            <w:pPr>
              <w:autoSpaceDE/>
              <w:autoSpaceDN/>
              <w:adjustRightInd/>
              <w:spacing w:before="0" w:line="240" w:lineRule="auto"/>
              <w:ind w:left="0"/>
              <w:jc w:val="both"/>
              <w:rPr>
                <w:sz w:val="16"/>
                <w:szCs w:val="16"/>
                <w:lang w:val="ru-RU"/>
              </w:rPr>
            </w:pPr>
            <w:proofErr w:type="spellStart"/>
            <w:r w:rsidRPr="00802E93">
              <w:rPr>
                <w:sz w:val="16"/>
                <w:szCs w:val="16"/>
              </w:rPr>
              <w:t>Solvalitt</w:t>
            </w:r>
            <w:proofErr w:type="spellEnd"/>
            <w:r w:rsidR="00E73D8E" w:rsidRPr="00802E93">
              <w:rPr>
                <w:sz w:val="16"/>
                <w:szCs w:val="16"/>
              </w:rPr>
              <w:t xml:space="preserve"> </w:t>
            </w:r>
            <w:proofErr w:type="spellStart"/>
            <w:r w:rsidRPr="00802E93">
              <w:rPr>
                <w:sz w:val="16"/>
                <w:szCs w:val="16"/>
              </w:rPr>
              <w:t>Midthe</w:t>
            </w:r>
            <w:r w:rsidRPr="00802E93">
              <w:rPr>
                <w:spacing w:val="-2"/>
                <w:sz w:val="16"/>
                <w:szCs w:val="16"/>
              </w:rPr>
              <w:t>r</w:t>
            </w:r>
            <w:r w:rsidRPr="00802E93">
              <w:rPr>
                <w:sz w:val="16"/>
                <w:szCs w:val="16"/>
              </w:rPr>
              <w:t>m</w:t>
            </w:r>
            <w:proofErr w:type="spellEnd"/>
          </w:p>
        </w:tc>
        <w:tc>
          <w:tcPr>
            <w:tcW w:w="1013" w:type="dxa"/>
            <w:vAlign w:val="center"/>
          </w:tcPr>
          <w:p w14:paraId="57F4F487" w14:textId="77777777" w:rsidR="002F6F8B" w:rsidRPr="00761469" w:rsidRDefault="002F6F8B" w:rsidP="002F6F8B">
            <w:pPr>
              <w:autoSpaceDE/>
              <w:autoSpaceDN/>
              <w:adjustRightInd/>
              <w:spacing w:before="0" w:line="240" w:lineRule="auto"/>
              <w:ind w:left="-87"/>
              <w:jc w:val="center"/>
              <w:rPr>
                <w:sz w:val="16"/>
                <w:szCs w:val="16"/>
                <w:lang w:val="ru-RU"/>
              </w:rPr>
            </w:pPr>
            <w:r w:rsidRPr="00761469">
              <w:rPr>
                <w:sz w:val="16"/>
                <w:szCs w:val="16"/>
                <w:lang w:val="ru-RU"/>
              </w:rPr>
              <w:t>545</w:t>
            </w:r>
          </w:p>
        </w:tc>
        <w:tc>
          <w:tcPr>
            <w:tcW w:w="1672" w:type="dxa"/>
            <w:vAlign w:val="center"/>
          </w:tcPr>
          <w:p w14:paraId="6B55C073" w14:textId="77777777" w:rsidR="002F6F8B" w:rsidRPr="00761469" w:rsidRDefault="002F6F8B" w:rsidP="002F6F8B">
            <w:pPr>
              <w:autoSpaceDE/>
              <w:autoSpaceDN/>
              <w:adjustRightInd/>
              <w:spacing w:before="0" w:line="240" w:lineRule="auto"/>
              <w:ind w:left="-87"/>
              <w:jc w:val="center"/>
              <w:rPr>
                <w:sz w:val="16"/>
                <w:szCs w:val="16"/>
                <w:lang w:val="ru-RU"/>
              </w:rPr>
            </w:pPr>
            <w:r w:rsidRPr="00761469">
              <w:rPr>
                <w:sz w:val="16"/>
                <w:szCs w:val="16"/>
                <w:lang w:val="ru-RU"/>
              </w:rPr>
              <w:t>260°C (500°F)</w:t>
            </w:r>
          </w:p>
        </w:tc>
      </w:tr>
      <w:tr w:rsidR="002F6F8B" w:rsidRPr="001D3869" w14:paraId="592A699A" w14:textId="77777777" w:rsidTr="002F6F8B">
        <w:trPr>
          <w:trHeight w:val="288"/>
          <w:jc w:val="center"/>
        </w:trPr>
        <w:tc>
          <w:tcPr>
            <w:tcW w:w="2252" w:type="dxa"/>
            <w:gridSpan w:val="2"/>
            <w:vAlign w:val="center"/>
          </w:tcPr>
          <w:p w14:paraId="7F40244A" w14:textId="77777777" w:rsidR="002F6F8B" w:rsidRPr="00761469" w:rsidRDefault="002F6F8B" w:rsidP="002F6F8B">
            <w:pPr>
              <w:jc w:val="center"/>
              <w:rPr>
                <w:b/>
                <w:sz w:val="16"/>
                <w:szCs w:val="16"/>
              </w:rPr>
            </w:pPr>
          </w:p>
        </w:tc>
        <w:tc>
          <w:tcPr>
            <w:tcW w:w="2515" w:type="dxa"/>
            <w:vAlign w:val="center"/>
          </w:tcPr>
          <w:p w14:paraId="5ABD23F7" w14:textId="77777777" w:rsidR="002F6F8B" w:rsidRPr="00761469" w:rsidRDefault="002F6F8B" w:rsidP="002F6F8B">
            <w:pPr>
              <w:autoSpaceDE/>
              <w:autoSpaceDN/>
              <w:adjustRightInd/>
              <w:spacing w:before="0" w:line="240" w:lineRule="auto"/>
              <w:ind w:left="0"/>
              <w:rPr>
                <w:sz w:val="16"/>
                <w:szCs w:val="16"/>
              </w:rPr>
            </w:pPr>
            <w:r w:rsidRPr="00761469">
              <w:rPr>
                <w:sz w:val="16"/>
                <w:szCs w:val="16"/>
              </w:rPr>
              <w:t>PPG</w:t>
            </w:r>
          </w:p>
        </w:tc>
        <w:tc>
          <w:tcPr>
            <w:tcW w:w="2672" w:type="dxa"/>
            <w:gridSpan w:val="2"/>
            <w:vAlign w:val="center"/>
          </w:tcPr>
          <w:p w14:paraId="50D47C96" w14:textId="03BA2BEA" w:rsidR="0039055A" w:rsidRPr="00802E93" w:rsidRDefault="002F6F8B" w:rsidP="002F6F8B">
            <w:pPr>
              <w:tabs>
                <w:tab w:val="left" w:pos="0"/>
              </w:tabs>
              <w:autoSpaceDE/>
              <w:autoSpaceDN/>
              <w:adjustRightInd/>
              <w:spacing w:before="0" w:line="240" w:lineRule="auto"/>
              <w:ind w:left="0"/>
              <w:jc w:val="both"/>
              <w:rPr>
                <w:sz w:val="16"/>
                <w:szCs w:val="16"/>
                <w:vertAlign w:val="superscript"/>
              </w:rPr>
            </w:pPr>
            <w:r w:rsidRPr="00802E93">
              <w:rPr>
                <w:sz w:val="16"/>
                <w:szCs w:val="16"/>
              </w:rPr>
              <w:t>Hi-Temp 500</w:t>
            </w:r>
          </w:p>
          <w:p w14:paraId="2519A8F4" w14:textId="5704EC07" w:rsidR="002F6F8B" w:rsidRPr="00802E93" w:rsidRDefault="002F6F8B" w:rsidP="002F6F8B">
            <w:pPr>
              <w:tabs>
                <w:tab w:val="left" w:pos="0"/>
              </w:tabs>
              <w:autoSpaceDE/>
              <w:autoSpaceDN/>
              <w:adjustRightInd/>
              <w:spacing w:before="0" w:line="240" w:lineRule="auto"/>
              <w:ind w:left="0"/>
              <w:jc w:val="both"/>
              <w:rPr>
                <w:sz w:val="16"/>
                <w:szCs w:val="16"/>
              </w:rPr>
            </w:pPr>
            <w:proofErr w:type="spellStart"/>
            <w:r w:rsidRPr="00802E93">
              <w:rPr>
                <w:sz w:val="16"/>
                <w:szCs w:val="16"/>
              </w:rPr>
              <w:t>Sigmathem</w:t>
            </w:r>
            <w:proofErr w:type="spellEnd"/>
            <w:r w:rsidRPr="00802E93">
              <w:rPr>
                <w:sz w:val="16"/>
                <w:szCs w:val="16"/>
              </w:rPr>
              <w:t xml:space="preserve"> 350</w:t>
            </w:r>
          </w:p>
        </w:tc>
        <w:tc>
          <w:tcPr>
            <w:tcW w:w="1013" w:type="dxa"/>
            <w:vAlign w:val="center"/>
          </w:tcPr>
          <w:p w14:paraId="64735388" w14:textId="77777777" w:rsidR="002F6F8B" w:rsidRPr="00761469" w:rsidRDefault="002F6F8B" w:rsidP="002F6F8B">
            <w:pPr>
              <w:autoSpaceDE/>
              <w:autoSpaceDN/>
              <w:adjustRightInd/>
              <w:spacing w:before="0" w:line="240" w:lineRule="auto"/>
              <w:ind w:left="-87"/>
              <w:jc w:val="center"/>
              <w:rPr>
                <w:sz w:val="16"/>
                <w:szCs w:val="16"/>
                <w:lang w:val="ru-RU"/>
              </w:rPr>
            </w:pPr>
            <w:r w:rsidRPr="00761469">
              <w:rPr>
                <w:sz w:val="16"/>
                <w:szCs w:val="16"/>
                <w:lang w:val="ru-RU"/>
              </w:rPr>
              <w:t>420</w:t>
            </w:r>
          </w:p>
        </w:tc>
        <w:tc>
          <w:tcPr>
            <w:tcW w:w="1672" w:type="dxa"/>
            <w:vAlign w:val="center"/>
          </w:tcPr>
          <w:p w14:paraId="37587FC5" w14:textId="77777777" w:rsidR="002F6F8B" w:rsidRPr="00761469" w:rsidRDefault="002F6F8B" w:rsidP="002F6F8B">
            <w:pPr>
              <w:autoSpaceDE/>
              <w:autoSpaceDN/>
              <w:adjustRightInd/>
              <w:spacing w:before="0" w:line="240" w:lineRule="auto"/>
              <w:ind w:left="-87"/>
              <w:jc w:val="center"/>
              <w:rPr>
                <w:sz w:val="16"/>
                <w:szCs w:val="16"/>
                <w:lang w:val="ru-RU"/>
              </w:rPr>
            </w:pPr>
            <w:r w:rsidRPr="00761469">
              <w:rPr>
                <w:sz w:val="16"/>
                <w:szCs w:val="16"/>
                <w:lang w:val="ru-RU"/>
              </w:rPr>
              <w:t>260°C (500°F)</w:t>
            </w:r>
          </w:p>
        </w:tc>
      </w:tr>
      <w:tr w:rsidR="002F6F8B" w:rsidRPr="001D3869" w14:paraId="55683B2B" w14:textId="77777777" w:rsidTr="002F6F8B">
        <w:trPr>
          <w:trHeight w:val="288"/>
          <w:jc w:val="center"/>
        </w:trPr>
        <w:tc>
          <w:tcPr>
            <w:tcW w:w="2252" w:type="dxa"/>
            <w:gridSpan w:val="2"/>
            <w:vAlign w:val="center"/>
          </w:tcPr>
          <w:p w14:paraId="4B222C42" w14:textId="77777777" w:rsidR="002F6F8B" w:rsidRPr="00761469" w:rsidRDefault="002F6F8B" w:rsidP="002F6F8B">
            <w:pPr>
              <w:jc w:val="center"/>
              <w:rPr>
                <w:b/>
                <w:sz w:val="16"/>
                <w:szCs w:val="16"/>
              </w:rPr>
            </w:pPr>
          </w:p>
        </w:tc>
        <w:tc>
          <w:tcPr>
            <w:tcW w:w="2515" w:type="dxa"/>
            <w:vAlign w:val="center"/>
          </w:tcPr>
          <w:p w14:paraId="7908CEB8" w14:textId="77777777" w:rsidR="002F6F8B" w:rsidRPr="00761469" w:rsidRDefault="002F6F8B" w:rsidP="002F6F8B">
            <w:pPr>
              <w:autoSpaceDE/>
              <w:autoSpaceDN/>
              <w:adjustRightInd/>
              <w:spacing w:before="0" w:line="240" w:lineRule="auto"/>
              <w:ind w:left="0"/>
              <w:rPr>
                <w:sz w:val="16"/>
                <w:szCs w:val="16"/>
              </w:rPr>
            </w:pPr>
            <w:r w:rsidRPr="00761469">
              <w:rPr>
                <w:sz w:val="16"/>
                <w:szCs w:val="16"/>
              </w:rPr>
              <w:t>Sherwin Williams</w:t>
            </w:r>
          </w:p>
        </w:tc>
        <w:tc>
          <w:tcPr>
            <w:tcW w:w="2672" w:type="dxa"/>
            <w:gridSpan w:val="2"/>
            <w:vAlign w:val="center"/>
          </w:tcPr>
          <w:p w14:paraId="61EF5484" w14:textId="77777777" w:rsidR="002F6F8B" w:rsidRPr="00802E93" w:rsidRDefault="002F6F8B" w:rsidP="002F6F8B">
            <w:pPr>
              <w:autoSpaceDE/>
              <w:autoSpaceDN/>
              <w:adjustRightInd/>
              <w:spacing w:before="0" w:line="240" w:lineRule="auto"/>
              <w:ind w:left="0"/>
              <w:jc w:val="both"/>
              <w:rPr>
                <w:sz w:val="16"/>
                <w:szCs w:val="16"/>
              </w:rPr>
            </w:pPr>
            <w:r w:rsidRPr="00802E93">
              <w:rPr>
                <w:sz w:val="16"/>
                <w:szCs w:val="16"/>
              </w:rPr>
              <w:t>Heat-Flex 500</w:t>
            </w:r>
          </w:p>
        </w:tc>
        <w:tc>
          <w:tcPr>
            <w:tcW w:w="1013" w:type="dxa"/>
            <w:vAlign w:val="center"/>
          </w:tcPr>
          <w:p w14:paraId="358A268B" w14:textId="77777777" w:rsidR="002F6F8B" w:rsidRPr="00761469" w:rsidRDefault="002F6F8B" w:rsidP="002F6F8B">
            <w:pPr>
              <w:autoSpaceDE/>
              <w:autoSpaceDN/>
              <w:adjustRightInd/>
              <w:spacing w:before="0" w:line="240" w:lineRule="auto"/>
              <w:ind w:left="-87"/>
              <w:jc w:val="center"/>
              <w:rPr>
                <w:sz w:val="16"/>
                <w:szCs w:val="16"/>
                <w:lang w:val="ru-RU"/>
              </w:rPr>
            </w:pPr>
            <w:r w:rsidRPr="00761469">
              <w:rPr>
                <w:sz w:val="16"/>
                <w:szCs w:val="16"/>
                <w:lang w:val="ru-RU"/>
              </w:rPr>
              <w:t>420</w:t>
            </w:r>
          </w:p>
        </w:tc>
        <w:tc>
          <w:tcPr>
            <w:tcW w:w="1672" w:type="dxa"/>
            <w:vAlign w:val="center"/>
          </w:tcPr>
          <w:p w14:paraId="0FF56D21" w14:textId="77777777" w:rsidR="002F6F8B" w:rsidRPr="00761469" w:rsidRDefault="002F6F8B" w:rsidP="002F6F8B">
            <w:pPr>
              <w:autoSpaceDE/>
              <w:autoSpaceDN/>
              <w:adjustRightInd/>
              <w:spacing w:before="0" w:line="240" w:lineRule="auto"/>
              <w:ind w:left="-87"/>
              <w:jc w:val="center"/>
              <w:rPr>
                <w:sz w:val="16"/>
                <w:szCs w:val="16"/>
                <w:lang w:val="ru-RU"/>
              </w:rPr>
            </w:pPr>
            <w:r w:rsidRPr="00761469">
              <w:rPr>
                <w:sz w:val="16"/>
                <w:szCs w:val="16"/>
                <w:lang w:val="ru-RU"/>
              </w:rPr>
              <w:t>260°C (500°F)</w:t>
            </w:r>
          </w:p>
        </w:tc>
      </w:tr>
      <w:tr w:rsidR="002F6F8B" w:rsidRPr="001D3869" w14:paraId="370BAD5D" w14:textId="77777777" w:rsidTr="002F6F8B">
        <w:trPr>
          <w:trHeight w:val="288"/>
          <w:jc w:val="center"/>
        </w:trPr>
        <w:tc>
          <w:tcPr>
            <w:tcW w:w="2252" w:type="dxa"/>
            <w:gridSpan w:val="2"/>
            <w:tcBorders>
              <w:bottom w:val="single" w:sz="12" w:space="0" w:color="auto"/>
            </w:tcBorders>
            <w:vAlign w:val="center"/>
          </w:tcPr>
          <w:p w14:paraId="1AB2B298" w14:textId="77777777" w:rsidR="002F6F8B" w:rsidRPr="00761469" w:rsidRDefault="002F6F8B" w:rsidP="002F6F8B">
            <w:pPr>
              <w:rPr>
                <w:i/>
                <w:sz w:val="16"/>
                <w:szCs w:val="16"/>
              </w:rPr>
            </w:pPr>
          </w:p>
        </w:tc>
        <w:tc>
          <w:tcPr>
            <w:tcW w:w="7872" w:type="dxa"/>
            <w:gridSpan w:val="5"/>
            <w:tcBorders>
              <w:bottom w:val="single" w:sz="12" w:space="0" w:color="auto"/>
            </w:tcBorders>
            <w:vAlign w:val="center"/>
          </w:tcPr>
          <w:p w14:paraId="547A401E" w14:textId="77777777" w:rsidR="002F6F8B" w:rsidRPr="00761469" w:rsidRDefault="002F6F8B" w:rsidP="002F6F8B">
            <w:pPr>
              <w:autoSpaceDE/>
              <w:autoSpaceDN/>
              <w:adjustRightInd/>
              <w:spacing w:before="0" w:line="240" w:lineRule="auto"/>
              <w:ind w:left="0"/>
              <w:rPr>
                <w:i/>
                <w:sz w:val="14"/>
                <w:szCs w:val="14"/>
              </w:rPr>
            </w:pPr>
            <w:r w:rsidRPr="00761469">
              <w:rPr>
                <w:i/>
                <w:sz w:val="14"/>
                <w:szCs w:val="14"/>
              </w:rPr>
              <w:t xml:space="preserve">Some of these coatings require </w:t>
            </w:r>
            <w:proofErr w:type="gramStart"/>
            <w:r w:rsidRPr="00761469">
              <w:rPr>
                <w:i/>
                <w:sz w:val="14"/>
                <w:szCs w:val="14"/>
              </w:rPr>
              <w:t>a heated</w:t>
            </w:r>
            <w:proofErr w:type="gramEnd"/>
            <w:r w:rsidRPr="00761469">
              <w:rPr>
                <w:i/>
                <w:sz w:val="14"/>
                <w:szCs w:val="14"/>
              </w:rPr>
              <w:t xml:space="preserve"> curing before handling.</w:t>
            </w:r>
          </w:p>
          <w:p w14:paraId="70FAA300" w14:textId="77777777" w:rsidR="002F6F8B" w:rsidRDefault="002F6F8B" w:rsidP="002F6F8B">
            <w:pPr>
              <w:autoSpaceDE/>
              <w:autoSpaceDN/>
              <w:adjustRightInd/>
              <w:spacing w:before="0" w:line="240" w:lineRule="auto"/>
              <w:ind w:left="0"/>
              <w:rPr>
                <w:i/>
                <w:sz w:val="14"/>
                <w:szCs w:val="14"/>
              </w:rPr>
            </w:pPr>
            <w:r w:rsidRPr="00761469">
              <w:rPr>
                <w:i/>
                <w:sz w:val="14"/>
                <w:szCs w:val="14"/>
              </w:rPr>
              <w:t xml:space="preserve"> *International’s Intertherm </w:t>
            </w:r>
            <w:r>
              <w:rPr>
                <w:i/>
                <w:sz w:val="14"/>
                <w:szCs w:val="14"/>
              </w:rPr>
              <w:t>1875/</w:t>
            </w:r>
            <w:r w:rsidRPr="00761469">
              <w:rPr>
                <w:i/>
                <w:sz w:val="14"/>
                <w:szCs w:val="14"/>
              </w:rPr>
              <w:t>875 does not require heat cure.</w:t>
            </w:r>
          </w:p>
          <w:p w14:paraId="5A4C2A9D" w14:textId="77777777" w:rsidR="002F6F8B" w:rsidRPr="00F6525C" w:rsidRDefault="002F6F8B" w:rsidP="002F6F8B">
            <w:pPr>
              <w:autoSpaceDE/>
              <w:autoSpaceDN/>
              <w:adjustRightInd/>
              <w:spacing w:before="0" w:line="240" w:lineRule="auto"/>
              <w:ind w:left="0"/>
              <w:rPr>
                <w:i/>
                <w:sz w:val="14"/>
                <w:szCs w:val="14"/>
              </w:rPr>
            </w:pPr>
            <w:r w:rsidRPr="00F6525C">
              <w:rPr>
                <w:i/>
                <w:sz w:val="14"/>
                <w:szCs w:val="14"/>
                <w:vertAlign w:val="superscript"/>
              </w:rPr>
              <w:t>T</w:t>
            </w:r>
            <w:proofErr w:type="gramStart"/>
            <w:r w:rsidRPr="00F6525C">
              <w:rPr>
                <w:i/>
                <w:sz w:val="14"/>
                <w:szCs w:val="14"/>
              </w:rPr>
              <w:t>:  Temporary</w:t>
            </w:r>
            <w:proofErr w:type="gramEnd"/>
            <w:r w:rsidRPr="00F6525C">
              <w:rPr>
                <w:i/>
                <w:sz w:val="14"/>
                <w:szCs w:val="14"/>
              </w:rPr>
              <w:t xml:space="preserve"> topcoat available for system protection during further construction, transportation and handling activities.</w:t>
            </w:r>
          </w:p>
        </w:tc>
      </w:tr>
      <w:tr w:rsidR="002F6F8B" w:rsidRPr="001D3869" w14:paraId="58D8B771" w14:textId="77777777" w:rsidTr="002F6F8B">
        <w:trPr>
          <w:trHeight w:val="288"/>
          <w:jc w:val="center"/>
        </w:trPr>
        <w:tc>
          <w:tcPr>
            <w:tcW w:w="10124" w:type="dxa"/>
            <w:gridSpan w:val="7"/>
            <w:tcBorders>
              <w:top w:val="single" w:sz="12" w:space="0" w:color="auto"/>
            </w:tcBorders>
            <w:vAlign w:val="center"/>
          </w:tcPr>
          <w:p w14:paraId="5606AAF1" w14:textId="77777777" w:rsidR="002F6F8B" w:rsidRPr="001D3869" w:rsidRDefault="002F6F8B" w:rsidP="002F6F8B">
            <w:pPr>
              <w:autoSpaceDE/>
              <w:autoSpaceDN/>
              <w:adjustRightInd/>
              <w:spacing w:before="0" w:line="240" w:lineRule="auto"/>
              <w:ind w:left="0"/>
              <w:rPr>
                <w:i/>
                <w:sz w:val="14"/>
                <w:szCs w:val="14"/>
              </w:rPr>
            </w:pPr>
            <w:r w:rsidRPr="001D3869">
              <w:rPr>
                <w:i/>
                <w:sz w:val="14"/>
                <w:szCs w:val="14"/>
              </w:rPr>
              <w:t xml:space="preserve">These coatings are designed for use at temperatures between </w:t>
            </w:r>
            <w:r>
              <w:rPr>
                <w:i/>
                <w:sz w:val="14"/>
                <w:szCs w:val="14"/>
              </w:rPr>
              <w:t>149</w:t>
            </w:r>
            <w:r w:rsidRPr="001D3869">
              <w:rPr>
                <w:i/>
                <w:sz w:val="14"/>
                <w:szCs w:val="14"/>
              </w:rPr>
              <w:t>°</w:t>
            </w:r>
            <w:r>
              <w:rPr>
                <w:i/>
                <w:sz w:val="14"/>
                <w:szCs w:val="14"/>
              </w:rPr>
              <w:t>C - 316</w:t>
            </w:r>
            <w:r w:rsidRPr="001D3869">
              <w:rPr>
                <w:i/>
                <w:sz w:val="14"/>
                <w:szCs w:val="14"/>
              </w:rPr>
              <w:t>°</w:t>
            </w:r>
            <w:proofErr w:type="gramStart"/>
            <w:r>
              <w:rPr>
                <w:i/>
                <w:sz w:val="14"/>
                <w:szCs w:val="14"/>
              </w:rPr>
              <w:t>C(</w:t>
            </w:r>
            <w:proofErr w:type="gramEnd"/>
            <w:r w:rsidRPr="001D3869">
              <w:rPr>
                <w:i/>
                <w:sz w:val="14"/>
                <w:szCs w:val="14"/>
              </w:rPr>
              <w:t>300°F - 600°F</w:t>
            </w:r>
            <w:r>
              <w:rPr>
                <w:i/>
                <w:sz w:val="14"/>
                <w:szCs w:val="14"/>
              </w:rPr>
              <w:t>)</w:t>
            </w:r>
            <w:r w:rsidRPr="001D3869">
              <w:rPr>
                <w:i/>
                <w:sz w:val="14"/>
                <w:szCs w:val="14"/>
              </w:rPr>
              <w:t>.</w:t>
            </w:r>
          </w:p>
        </w:tc>
      </w:tr>
    </w:tbl>
    <w:p w14:paraId="0D02465E" w14:textId="1CC53C05" w:rsidR="002F6F8B" w:rsidRPr="00761469" w:rsidRDefault="002F6F8B" w:rsidP="002F6F8B">
      <w:pPr>
        <w:widowControl w:val="0"/>
        <w:tabs>
          <w:tab w:val="left" w:pos="1380"/>
        </w:tabs>
        <w:spacing w:line="240" w:lineRule="auto"/>
        <w:ind w:left="426" w:right="4275" w:hanging="568"/>
        <w:contextualSpacing/>
        <w:rPr>
          <w:sz w:val="16"/>
          <w:szCs w:val="16"/>
        </w:rPr>
      </w:pPr>
      <w:proofErr w:type="spellStart"/>
      <w:r w:rsidRPr="00761469">
        <w:rPr>
          <w:b/>
          <w:bCs/>
          <w:sz w:val="16"/>
          <w:szCs w:val="16"/>
        </w:rPr>
        <w:t>Last</w:t>
      </w:r>
      <w:r w:rsidRPr="00761469">
        <w:rPr>
          <w:b/>
          <w:bCs/>
          <w:spacing w:val="1"/>
          <w:sz w:val="16"/>
          <w:szCs w:val="16"/>
        </w:rPr>
        <w:t>U</w:t>
      </w:r>
      <w:r w:rsidRPr="00761469">
        <w:rPr>
          <w:b/>
          <w:bCs/>
          <w:sz w:val="16"/>
          <w:szCs w:val="16"/>
        </w:rPr>
        <w:t>p</w:t>
      </w:r>
      <w:r w:rsidRPr="00761469">
        <w:rPr>
          <w:b/>
          <w:bCs/>
          <w:spacing w:val="1"/>
          <w:sz w:val="16"/>
          <w:szCs w:val="16"/>
        </w:rPr>
        <w:t>d</w:t>
      </w:r>
      <w:r w:rsidRPr="00761469">
        <w:rPr>
          <w:b/>
          <w:bCs/>
          <w:sz w:val="16"/>
          <w:szCs w:val="16"/>
        </w:rPr>
        <w:t>ate</w:t>
      </w:r>
      <w:proofErr w:type="spellEnd"/>
      <w:r w:rsidRPr="00761469">
        <w:rPr>
          <w:b/>
          <w:bCs/>
          <w:sz w:val="16"/>
          <w:szCs w:val="16"/>
        </w:rPr>
        <w:t>:</w:t>
      </w:r>
      <w:r w:rsidRPr="00761469">
        <w:rPr>
          <w:b/>
          <w:bCs/>
          <w:sz w:val="16"/>
          <w:szCs w:val="16"/>
        </w:rPr>
        <w:tab/>
      </w:r>
      <w:r w:rsidR="00802E93">
        <w:rPr>
          <w:sz w:val="16"/>
          <w:szCs w:val="16"/>
        </w:rPr>
        <w:t>November</w:t>
      </w:r>
      <w:r w:rsidR="00261371">
        <w:rPr>
          <w:sz w:val="16"/>
          <w:szCs w:val="16"/>
        </w:rPr>
        <w:t xml:space="preserve"> 202</w:t>
      </w:r>
      <w:r w:rsidR="00135F89">
        <w:rPr>
          <w:sz w:val="16"/>
          <w:szCs w:val="16"/>
        </w:rPr>
        <w:t>5</w:t>
      </w:r>
    </w:p>
    <w:p w14:paraId="0FFF0CD2" w14:textId="77777777" w:rsidR="0078530F" w:rsidRDefault="0078530F" w:rsidP="00D10F7B">
      <w:pPr>
        <w:spacing w:before="0" w:line="240" w:lineRule="auto"/>
        <w:ind w:left="630" w:hanging="540"/>
        <w:rPr>
          <w:color w:val="auto"/>
          <w:sz w:val="16"/>
          <w:szCs w:val="16"/>
        </w:rPr>
      </w:pPr>
    </w:p>
    <w:p w14:paraId="2B522F3C" w14:textId="27D420E7" w:rsidR="00412E56" w:rsidRDefault="002F6F8B" w:rsidP="00D10F7B">
      <w:pPr>
        <w:spacing w:before="0" w:line="240" w:lineRule="auto"/>
        <w:ind w:left="630" w:hanging="540"/>
        <w:rPr>
          <w:color w:val="auto"/>
          <w:sz w:val="16"/>
          <w:szCs w:val="16"/>
        </w:rPr>
      </w:pPr>
      <w:r w:rsidRPr="00D10F7B">
        <w:rPr>
          <w:color w:val="auto"/>
          <w:sz w:val="16"/>
          <w:szCs w:val="16"/>
        </w:rPr>
        <w:t>Note1</w:t>
      </w:r>
      <w:proofErr w:type="gramStart"/>
      <w:r w:rsidRPr="00D10F7B">
        <w:rPr>
          <w:color w:val="auto"/>
          <w:sz w:val="16"/>
          <w:szCs w:val="16"/>
        </w:rPr>
        <w:t>:</w:t>
      </w:r>
      <w:r w:rsidR="00412E56" w:rsidRPr="00412E56">
        <w:rPr>
          <w:color w:val="auto"/>
          <w:sz w:val="16"/>
          <w:szCs w:val="16"/>
        </w:rPr>
        <w:t xml:space="preserve"> </w:t>
      </w:r>
      <w:r w:rsidR="00EB314A">
        <w:rPr>
          <w:color w:val="auto"/>
          <w:sz w:val="16"/>
          <w:szCs w:val="16"/>
        </w:rPr>
        <w:tab/>
      </w:r>
      <w:r w:rsidR="00412E56" w:rsidRPr="00F6525C">
        <w:rPr>
          <w:color w:val="auto"/>
          <w:sz w:val="16"/>
          <w:szCs w:val="16"/>
        </w:rPr>
        <w:t>Final</w:t>
      </w:r>
      <w:proofErr w:type="gramEnd"/>
      <w:r w:rsidR="00412E56" w:rsidRPr="00F6525C">
        <w:rPr>
          <w:color w:val="auto"/>
          <w:sz w:val="16"/>
          <w:szCs w:val="16"/>
        </w:rPr>
        <w:t xml:space="preserve"> DFT of primer coat should be at least 50 percent thicker than the substrate anchor profile but not thicker than maximum. DFT listed in product data sheet.</w:t>
      </w:r>
    </w:p>
    <w:p w14:paraId="0AEAD549" w14:textId="60321D9E" w:rsidR="002F6F8B" w:rsidRPr="00D10F7B" w:rsidRDefault="002F6F8B" w:rsidP="00D10F7B">
      <w:pPr>
        <w:spacing w:before="0" w:line="240" w:lineRule="auto"/>
        <w:ind w:left="630" w:hanging="540"/>
        <w:rPr>
          <w:color w:val="auto"/>
          <w:sz w:val="16"/>
          <w:szCs w:val="16"/>
        </w:rPr>
      </w:pPr>
    </w:p>
    <w:p w14:paraId="6E0505BE" w14:textId="77777777" w:rsidR="002F6F8B" w:rsidRPr="001D3869" w:rsidRDefault="002F6F8B" w:rsidP="002F6F8B">
      <w:pPr>
        <w:tabs>
          <w:tab w:val="left" w:pos="3225"/>
        </w:tabs>
        <w:rPr>
          <w:sz w:val="20"/>
          <w:szCs w:val="20"/>
        </w:rPr>
      </w:pPr>
    </w:p>
    <w:p w14:paraId="51BA3B04" w14:textId="77777777" w:rsidR="002F6F8B" w:rsidRPr="001D3869" w:rsidRDefault="002F6F8B" w:rsidP="002F6F8B">
      <w:pPr>
        <w:tabs>
          <w:tab w:val="left" w:pos="3225"/>
        </w:tabs>
        <w:rPr>
          <w:sz w:val="20"/>
          <w:szCs w:val="20"/>
        </w:rPr>
      </w:pPr>
      <w:r w:rsidRPr="001D3869">
        <w:rPr>
          <w:sz w:val="20"/>
          <w:szCs w:val="20"/>
        </w:rPr>
        <w:br w:type="page"/>
      </w:r>
    </w:p>
    <w:tbl>
      <w:tblPr>
        <w:tblW w:w="10058" w:type="dxa"/>
        <w:jc w:val="center"/>
        <w:tblLayout w:type="fixed"/>
        <w:tblLook w:val="01E0" w:firstRow="1" w:lastRow="1" w:firstColumn="1" w:lastColumn="1" w:noHBand="0" w:noVBand="0"/>
      </w:tblPr>
      <w:tblGrid>
        <w:gridCol w:w="1170"/>
        <w:gridCol w:w="270"/>
        <w:gridCol w:w="848"/>
        <w:gridCol w:w="2939"/>
        <w:gridCol w:w="990"/>
        <w:gridCol w:w="1523"/>
        <w:gridCol w:w="971"/>
        <w:gridCol w:w="1340"/>
        <w:gridCol w:w="7"/>
      </w:tblGrid>
      <w:tr w:rsidR="002F6F8B" w:rsidRPr="008142DA" w14:paraId="1B55AE9C" w14:textId="77777777" w:rsidTr="002F6F8B">
        <w:trPr>
          <w:trHeight w:val="360"/>
          <w:jc w:val="center"/>
        </w:trPr>
        <w:tc>
          <w:tcPr>
            <w:tcW w:w="10058" w:type="dxa"/>
            <w:gridSpan w:val="9"/>
            <w:tcBorders>
              <w:top w:val="single" w:sz="6" w:space="0" w:color="auto"/>
              <w:bottom w:val="single" w:sz="12" w:space="0" w:color="auto"/>
            </w:tcBorders>
            <w:shd w:val="clear" w:color="auto" w:fill="FFFFFF"/>
            <w:vAlign w:val="center"/>
          </w:tcPr>
          <w:p w14:paraId="7076DEFE" w14:textId="77777777" w:rsidR="002F6F8B" w:rsidRPr="008142DA" w:rsidRDefault="002F6F8B" w:rsidP="002F6F8B">
            <w:pPr>
              <w:ind w:right="-72"/>
              <w:jc w:val="right"/>
              <w:rPr>
                <w:b/>
                <w:i/>
                <w:color w:val="auto"/>
              </w:rPr>
            </w:pPr>
            <w:r w:rsidRPr="008142DA">
              <w:rPr>
                <w:b/>
                <w:i/>
                <w:color w:val="auto"/>
              </w:rPr>
              <w:lastRenderedPageBreak/>
              <w:t>Two-Coating Systems</w:t>
            </w:r>
          </w:p>
        </w:tc>
      </w:tr>
      <w:tr w:rsidR="002F6F8B" w:rsidRPr="008142DA" w14:paraId="76370A79" w14:textId="77777777" w:rsidTr="002F6F8B">
        <w:trPr>
          <w:trHeight w:val="360"/>
          <w:jc w:val="center"/>
        </w:trPr>
        <w:tc>
          <w:tcPr>
            <w:tcW w:w="7740" w:type="dxa"/>
            <w:gridSpan w:val="6"/>
            <w:tcBorders>
              <w:top w:val="single" w:sz="12" w:space="0" w:color="auto"/>
              <w:left w:val="single" w:sz="12" w:space="0" w:color="auto"/>
              <w:bottom w:val="single" w:sz="12" w:space="0" w:color="auto"/>
            </w:tcBorders>
            <w:vAlign w:val="center"/>
          </w:tcPr>
          <w:p w14:paraId="411865B9" w14:textId="77777777" w:rsidR="002F6F8B" w:rsidRPr="008142DA" w:rsidRDefault="002F6F8B" w:rsidP="002F6F8B">
            <w:pPr>
              <w:autoSpaceDE/>
              <w:autoSpaceDN/>
              <w:adjustRightInd/>
              <w:spacing w:before="0" w:line="240" w:lineRule="auto"/>
              <w:ind w:left="0"/>
              <w:rPr>
                <w:b/>
                <w:sz w:val="20"/>
                <w:szCs w:val="20"/>
              </w:rPr>
            </w:pPr>
            <w:r w:rsidRPr="008142DA">
              <w:rPr>
                <w:b/>
                <w:sz w:val="20"/>
                <w:szCs w:val="20"/>
              </w:rPr>
              <w:t>Self-Cured Inorganic Zinc | Polyamide Epoxy (High Build)</w:t>
            </w:r>
          </w:p>
        </w:tc>
        <w:tc>
          <w:tcPr>
            <w:tcW w:w="2318" w:type="dxa"/>
            <w:gridSpan w:val="3"/>
            <w:tcBorders>
              <w:top w:val="single" w:sz="12" w:space="0" w:color="auto"/>
              <w:bottom w:val="single" w:sz="12" w:space="0" w:color="auto"/>
              <w:right w:val="single" w:sz="12" w:space="0" w:color="auto"/>
            </w:tcBorders>
            <w:shd w:val="clear" w:color="auto" w:fill="000000"/>
            <w:vAlign w:val="center"/>
          </w:tcPr>
          <w:p w14:paraId="600335E2" w14:textId="77777777" w:rsidR="002F6F8B" w:rsidRPr="008142DA" w:rsidRDefault="002F6F8B" w:rsidP="002F6F8B">
            <w:pPr>
              <w:autoSpaceDE/>
              <w:autoSpaceDN/>
              <w:adjustRightInd/>
              <w:spacing w:before="0" w:line="240" w:lineRule="auto"/>
              <w:ind w:left="0"/>
              <w:jc w:val="center"/>
              <w:rPr>
                <w:b/>
                <w:color w:val="FFFFFF"/>
                <w:sz w:val="36"/>
                <w:szCs w:val="40"/>
              </w:rPr>
            </w:pPr>
            <w:r w:rsidRPr="008142DA">
              <w:rPr>
                <w:b/>
                <w:color w:val="FFFFFF"/>
                <w:sz w:val="36"/>
                <w:szCs w:val="40"/>
              </w:rPr>
              <w:t>2.6</w:t>
            </w:r>
          </w:p>
        </w:tc>
      </w:tr>
      <w:tr w:rsidR="002F6F8B" w:rsidRPr="008142DA" w14:paraId="37B76854" w14:textId="77777777" w:rsidTr="002F6F8B">
        <w:trPr>
          <w:gridAfter w:val="1"/>
          <w:wAfter w:w="7" w:type="dxa"/>
          <w:cantSplit/>
          <w:trHeight w:val="288"/>
          <w:jc w:val="center"/>
        </w:trPr>
        <w:tc>
          <w:tcPr>
            <w:tcW w:w="1440" w:type="dxa"/>
            <w:gridSpan w:val="2"/>
            <w:tcBorders>
              <w:top w:val="single" w:sz="12" w:space="0" w:color="auto"/>
            </w:tcBorders>
          </w:tcPr>
          <w:p w14:paraId="3899A8F6" w14:textId="77777777" w:rsidR="002F6F8B" w:rsidRPr="008142DA" w:rsidRDefault="002F6F8B" w:rsidP="002F6F8B">
            <w:pPr>
              <w:widowControl w:val="0"/>
              <w:spacing w:before="40" w:line="184" w:lineRule="exact"/>
              <w:ind w:left="26" w:right="-48"/>
              <w:rPr>
                <w:b/>
                <w:bCs/>
                <w:sz w:val="16"/>
                <w:szCs w:val="16"/>
                <w:lang w:val="ru-RU"/>
              </w:rPr>
            </w:pPr>
            <w:proofErr w:type="spellStart"/>
            <w:r w:rsidRPr="008142DA">
              <w:rPr>
                <w:b/>
                <w:bCs/>
                <w:sz w:val="16"/>
                <w:szCs w:val="16"/>
              </w:rPr>
              <w:t>SurfacePr</w:t>
            </w:r>
            <w:r w:rsidRPr="008142DA">
              <w:rPr>
                <w:b/>
                <w:bCs/>
                <w:spacing w:val="1"/>
                <w:sz w:val="16"/>
                <w:szCs w:val="16"/>
              </w:rPr>
              <w:t>e</w:t>
            </w:r>
            <w:r w:rsidRPr="008142DA">
              <w:rPr>
                <w:b/>
                <w:bCs/>
                <w:sz w:val="16"/>
                <w:szCs w:val="16"/>
              </w:rPr>
              <w:t>p</w:t>
            </w:r>
            <w:proofErr w:type="spellEnd"/>
            <w:r w:rsidRPr="008142DA">
              <w:rPr>
                <w:b/>
                <w:bCs/>
                <w:sz w:val="16"/>
                <w:szCs w:val="16"/>
              </w:rPr>
              <w:t>:</w:t>
            </w:r>
          </w:p>
        </w:tc>
        <w:tc>
          <w:tcPr>
            <w:tcW w:w="3787" w:type="dxa"/>
            <w:gridSpan w:val="2"/>
            <w:tcBorders>
              <w:top w:val="single" w:sz="12" w:space="0" w:color="auto"/>
            </w:tcBorders>
          </w:tcPr>
          <w:p w14:paraId="79F3B982" w14:textId="60B780E9" w:rsidR="002F6F8B" w:rsidRPr="008142DA" w:rsidRDefault="00B01536" w:rsidP="002F6F8B">
            <w:pPr>
              <w:autoSpaceDE/>
              <w:autoSpaceDN/>
              <w:adjustRightInd/>
              <w:spacing w:before="0" w:line="240" w:lineRule="auto"/>
              <w:ind w:left="-72"/>
              <w:rPr>
                <w:sz w:val="16"/>
                <w:szCs w:val="18"/>
              </w:rPr>
            </w:pPr>
            <w:r w:rsidRPr="00B01536">
              <w:rPr>
                <w:sz w:val="16"/>
                <w:szCs w:val="18"/>
              </w:rPr>
              <w:t>SSPC-SP1/SP10 (NACE No. 2) (SA 2.5)</w:t>
            </w:r>
          </w:p>
          <w:p w14:paraId="1620AFC2" w14:textId="42CC0556" w:rsidR="002F6F8B" w:rsidRPr="008142DA" w:rsidRDefault="002F6F8B" w:rsidP="002F6F8B">
            <w:pPr>
              <w:autoSpaceDE/>
              <w:autoSpaceDN/>
              <w:adjustRightInd/>
              <w:spacing w:before="0" w:line="240" w:lineRule="auto"/>
              <w:ind w:left="-72"/>
              <w:rPr>
                <w:sz w:val="16"/>
                <w:szCs w:val="18"/>
              </w:rPr>
            </w:pPr>
            <w:r w:rsidRPr="008142DA">
              <w:rPr>
                <w:sz w:val="16"/>
                <w:szCs w:val="18"/>
              </w:rPr>
              <w:t>Near-white blast cleanliness.</w:t>
            </w:r>
          </w:p>
        </w:tc>
        <w:tc>
          <w:tcPr>
            <w:tcW w:w="990" w:type="dxa"/>
            <w:tcBorders>
              <w:top w:val="single" w:sz="12" w:space="0" w:color="auto"/>
            </w:tcBorders>
          </w:tcPr>
          <w:p w14:paraId="7F035EF1" w14:textId="77777777" w:rsidR="002F6F8B" w:rsidRPr="008142DA" w:rsidRDefault="002F6F8B" w:rsidP="002F6F8B">
            <w:pPr>
              <w:autoSpaceDE/>
              <w:autoSpaceDN/>
              <w:adjustRightInd/>
              <w:spacing w:before="0" w:line="240" w:lineRule="auto"/>
              <w:ind w:left="0" w:right="-72"/>
              <w:jc w:val="right"/>
              <w:rPr>
                <w:b/>
                <w:sz w:val="16"/>
                <w:szCs w:val="16"/>
              </w:rPr>
            </w:pPr>
            <w:r w:rsidRPr="008142DA">
              <w:rPr>
                <w:b/>
                <w:sz w:val="16"/>
                <w:szCs w:val="16"/>
              </w:rPr>
              <w:t>Touch Up:</w:t>
            </w:r>
          </w:p>
        </w:tc>
        <w:tc>
          <w:tcPr>
            <w:tcW w:w="3834" w:type="dxa"/>
            <w:gridSpan w:val="3"/>
            <w:vMerge w:val="restart"/>
            <w:tcBorders>
              <w:top w:val="single" w:sz="12" w:space="0" w:color="auto"/>
            </w:tcBorders>
          </w:tcPr>
          <w:p w14:paraId="3F5E4FF7" w14:textId="77777777" w:rsidR="002F6F8B" w:rsidRPr="008142DA" w:rsidRDefault="002F6F8B" w:rsidP="002F6F8B">
            <w:pPr>
              <w:autoSpaceDE/>
              <w:autoSpaceDN/>
              <w:adjustRightInd/>
              <w:spacing w:before="0" w:line="240" w:lineRule="auto"/>
              <w:ind w:left="-72"/>
              <w:rPr>
                <w:sz w:val="16"/>
                <w:szCs w:val="18"/>
              </w:rPr>
            </w:pPr>
            <w:r w:rsidRPr="008142DA">
              <w:rPr>
                <w:sz w:val="16"/>
                <w:szCs w:val="18"/>
              </w:rPr>
              <w:t>Coating System 2.</w:t>
            </w:r>
            <w:r>
              <w:rPr>
                <w:sz w:val="16"/>
                <w:szCs w:val="18"/>
              </w:rPr>
              <w:t>12</w:t>
            </w:r>
            <w:r w:rsidRPr="008142DA">
              <w:rPr>
                <w:sz w:val="16"/>
                <w:szCs w:val="18"/>
              </w:rPr>
              <w:t xml:space="preserve">. DO NOT touch up with primer </w:t>
            </w:r>
          </w:p>
          <w:p w14:paraId="202E9FDB" w14:textId="77777777" w:rsidR="002F6F8B" w:rsidRPr="008142DA" w:rsidRDefault="002F6F8B" w:rsidP="002F6F8B">
            <w:pPr>
              <w:autoSpaceDE/>
              <w:autoSpaceDN/>
              <w:adjustRightInd/>
              <w:spacing w:before="0" w:line="240" w:lineRule="auto"/>
              <w:ind w:left="-72"/>
              <w:rPr>
                <w:sz w:val="16"/>
                <w:szCs w:val="18"/>
              </w:rPr>
            </w:pPr>
            <w:r w:rsidRPr="008142DA">
              <w:rPr>
                <w:sz w:val="16"/>
                <w:szCs w:val="18"/>
              </w:rPr>
              <w:t>from Coating System 2.6 after applying topcoat.</w:t>
            </w:r>
          </w:p>
        </w:tc>
      </w:tr>
      <w:tr w:rsidR="002F6F8B" w:rsidRPr="008142DA" w14:paraId="2E3BC5F6" w14:textId="77777777" w:rsidTr="002F6F8B">
        <w:trPr>
          <w:gridAfter w:val="1"/>
          <w:wAfter w:w="7" w:type="dxa"/>
          <w:cantSplit/>
          <w:trHeight w:val="248"/>
          <w:jc w:val="center"/>
        </w:trPr>
        <w:tc>
          <w:tcPr>
            <w:tcW w:w="1440" w:type="dxa"/>
            <w:gridSpan w:val="2"/>
          </w:tcPr>
          <w:p w14:paraId="122A3B34" w14:textId="77777777" w:rsidR="002F6F8B" w:rsidRPr="008142DA" w:rsidRDefault="002F6F8B" w:rsidP="002F6F8B">
            <w:pPr>
              <w:autoSpaceDE/>
              <w:autoSpaceDN/>
              <w:adjustRightInd/>
              <w:spacing w:before="0" w:line="240" w:lineRule="auto"/>
              <w:ind w:left="-72"/>
              <w:rPr>
                <w:b/>
                <w:sz w:val="16"/>
                <w:szCs w:val="16"/>
              </w:rPr>
            </w:pPr>
            <w:r w:rsidRPr="008142DA">
              <w:rPr>
                <w:b/>
                <w:sz w:val="16"/>
                <w:szCs w:val="16"/>
              </w:rPr>
              <w:t>Anchor Pattern:</w:t>
            </w:r>
          </w:p>
        </w:tc>
        <w:tc>
          <w:tcPr>
            <w:tcW w:w="3787" w:type="dxa"/>
            <w:gridSpan w:val="2"/>
          </w:tcPr>
          <w:p w14:paraId="792E07D0" w14:textId="77777777" w:rsidR="002F6F8B" w:rsidRPr="008142DA"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Pr>
          <w:p w14:paraId="75EEB32A" w14:textId="77777777" w:rsidR="002F6F8B" w:rsidRPr="008142DA" w:rsidRDefault="002F6F8B" w:rsidP="002F6F8B">
            <w:pPr>
              <w:autoSpaceDE/>
              <w:autoSpaceDN/>
              <w:adjustRightInd/>
              <w:spacing w:before="0" w:line="240" w:lineRule="auto"/>
              <w:ind w:left="-72"/>
              <w:rPr>
                <w:sz w:val="16"/>
                <w:szCs w:val="18"/>
              </w:rPr>
            </w:pPr>
          </w:p>
        </w:tc>
        <w:tc>
          <w:tcPr>
            <w:tcW w:w="3834" w:type="dxa"/>
            <w:gridSpan w:val="3"/>
            <w:vMerge/>
            <w:vAlign w:val="center"/>
          </w:tcPr>
          <w:p w14:paraId="615C5528" w14:textId="77777777" w:rsidR="002F6F8B" w:rsidRPr="008142DA" w:rsidRDefault="002F6F8B" w:rsidP="002F6F8B"/>
        </w:tc>
      </w:tr>
      <w:tr w:rsidR="002F6F8B" w:rsidRPr="008142DA" w14:paraId="27763E3D" w14:textId="77777777" w:rsidTr="002F6F8B">
        <w:trPr>
          <w:gridAfter w:val="1"/>
          <w:wAfter w:w="7" w:type="dxa"/>
          <w:cantSplit/>
          <w:trHeight w:val="288"/>
          <w:jc w:val="center"/>
        </w:trPr>
        <w:tc>
          <w:tcPr>
            <w:tcW w:w="1440" w:type="dxa"/>
            <w:gridSpan w:val="2"/>
            <w:tcBorders>
              <w:bottom w:val="single" w:sz="12" w:space="0" w:color="auto"/>
            </w:tcBorders>
          </w:tcPr>
          <w:p w14:paraId="46262D75" w14:textId="77777777" w:rsidR="002F6F8B" w:rsidRPr="008142DA" w:rsidRDefault="002F6F8B" w:rsidP="002F6F8B">
            <w:pPr>
              <w:autoSpaceDE/>
              <w:autoSpaceDN/>
              <w:adjustRightInd/>
              <w:spacing w:before="0" w:line="240" w:lineRule="auto"/>
              <w:ind w:left="-72"/>
              <w:rPr>
                <w:b/>
                <w:sz w:val="16"/>
                <w:szCs w:val="16"/>
              </w:rPr>
            </w:pPr>
            <w:r w:rsidRPr="008142DA">
              <w:rPr>
                <w:b/>
                <w:sz w:val="16"/>
                <w:szCs w:val="16"/>
              </w:rPr>
              <w:t>Total DFT:</w:t>
            </w:r>
          </w:p>
        </w:tc>
        <w:tc>
          <w:tcPr>
            <w:tcW w:w="3787" w:type="dxa"/>
            <w:gridSpan w:val="2"/>
            <w:tcBorders>
              <w:bottom w:val="single" w:sz="12" w:space="0" w:color="auto"/>
            </w:tcBorders>
          </w:tcPr>
          <w:p w14:paraId="41AAB918" w14:textId="77777777" w:rsidR="002F6F8B" w:rsidRPr="00F6525C"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Borders>
              <w:bottom w:val="single" w:sz="12" w:space="0" w:color="auto"/>
            </w:tcBorders>
          </w:tcPr>
          <w:p w14:paraId="4D8BB485" w14:textId="77777777" w:rsidR="002F6F8B" w:rsidRPr="008142DA" w:rsidRDefault="002F6F8B" w:rsidP="002F6F8B">
            <w:pPr>
              <w:autoSpaceDE/>
              <w:autoSpaceDN/>
              <w:adjustRightInd/>
              <w:spacing w:before="0" w:line="240" w:lineRule="auto"/>
              <w:ind w:left="-72"/>
              <w:rPr>
                <w:sz w:val="16"/>
                <w:szCs w:val="18"/>
              </w:rPr>
            </w:pPr>
          </w:p>
        </w:tc>
        <w:tc>
          <w:tcPr>
            <w:tcW w:w="3834" w:type="dxa"/>
            <w:gridSpan w:val="3"/>
            <w:vMerge/>
            <w:tcBorders>
              <w:bottom w:val="single" w:sz="12" w:space="0" w:color="auto"/>
            </w:tcBorders>
            <w:vAlign w:val="center"/>
          </w:tcPr>
          <w:p w14:paraId="03993440" w14:textId="77777777" w:rsidR="002F6F8B" w:rsidRPr="008142DA" w:rsidRDefault="002F6F8B" w:rsidP="002F6F8B"/>
        </w:tc>
      </w:tr>
      <w:tr w:rsidR="002F6F8B" w:rsidRPr="008142DA" w14:paraId="10BE1863"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7E3E6C78" w14:textId="77777777" w:rsidR="002F6F8B" w:rsidRPr="008142DA" w:rsidRDefault="002F6F8B" w:rsidP="002F6F8B">
            <w:pPr>
              <w:autoSpaceDE/>
              <w:autoSpaceDN/>
              <w:adjustRightInd/>
              <w:spacing w:before="0" w:line="240" w:lineRule="auto"/>
              <w:ind w:left="0"/>
              <w:rPr>
                <w:b/>
                <w:color w:val="FFFFFF"/>
                <w:sz w:val="16"/>
                <w:szCs w:val="16"/>
              </w:rPr>
            </w:pPr>
            <w:r w:rsidRPr="008142DA">
              <w:rPr>
                <w:b/>
                <w:color w:val="FFFFFF"/>
                <w:sz w:val="16"/>
                <w:szCs w:val="16"/>
              </w:rPr>
              <w:t>Coat, Generic Classification, DFT</w:t>
            </w:r>
          </w:p>
        </w:tc>
        <w:tc>
          <w:tcPr>
            <w:tcW w:w="2939" w:type="dxa"/>
            <w:tcBorders>
              <w:top w:val="single" w:sz="12" w:space="0" w:color="auto"/>
              <w:bottom w:val="single" w:sz="12" w:space="0" w:color="auto"/>
            </w:tcBorders>
            <w:shd w:val="clear" w:color="auto" w:fill="000000"/>
            <w:vAlign w:val="center"/>
          </w:tcPr>
          <w:p w14:paraId="3BD42E48" w14:textId="77777777" w:rsidR="002F6F8B" w:rsidRPr="008142DA" w:rsidRDefault="002F6F8B" w:rsidP="002F6F8B">
            <w:pPr>
              <w:autoSpaceDE/>
              <w:autoSpaceDN/>
              <w:adjustRightInd/>
              <w:spacing w:before="0" w:line="240" w:lineRule="auto"/>
              <w:ind w:left="0"/>
              <w:rPr>
                <w:b/>
                <w:color w:val="FFFFFF"/>
                <w:sz w:val="16"/>
                <w:szCs w:val="16"/>
              </w:rPr>
            </w:pPr>
            <w:r w:rsidRPr="008142DA">
              <w:rPr>
                <w:b/>
                <w:color w:val="FFFFFF"/>
                <w:sz w:val="16"/>
                <w:szCs w:val="16"/>
              </w:rPr>
              <w:t>Manufacturer</w:t>
            </w:r>
          </w:p>
        </w:tc>
        <w:tc>
          <w:tcPr>
            <w:tcW w:w="2513" w:type="dxa"/>
            <w:gridSpan w:val="2"/>
            <w:tcBorders>
              <w:top w:val="single" w:sz="12" w:space="0" w:color="auto"/>
              <w:bottom w:val="single" w:sz="12" w:space="0" w:color="auto"/>
            </w:tcBorders>
            <w:shd w:val="clear" w:color="auto" w:fill="000000"/>
            <w:vAlign w:val="center"/>
          </w:tcPr>
          <w:p w14:paraId="56004F34" w14:textId="77777777" w:rsidR="002F6F8B" w:rsidRPr="008142DA" w:rsidRDefault="002F6F8B" w:rsidP="002F6F8B">
            <w:pPr>
              <w:autoSpaceDE/>
              <w:autoSpaceDN/>
              <w:adjustRightInd/>
              <w:spacing w:before="0" w:line="240" w:lineRule="auto"/>
              <w:ind w:left="0"/>
              <w:rPr>
                <w:b/>
                <w:color w:val="FFFFFF"/>
                <w:sz w:val="16"/>
                <w:szCs w:val="16"/>
              </w:rPr>
            </w:pPr>
            <w:r w:rsidRPr="008142DA">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64EB6FEE" w14:textId="77777777" w:rsidR="002F6F8B" w:rsidRPr="008142DA" w:rsidRDefault="002F6F8B" w:rsidP="002F6F8B">
            <w:pPr>
              <w:autoSpaceDE/>
              <w:autoSpaceDN/>
              <w:adjustRightInd/>
              <w:spacing w:before="0" w:line="240" w:lineRule="auto"/>
              <w:ind w:left="0"/>
              <w:jc w:val="center"/>
              <w:rPr>
                <w:b/>
                <w:color w:val="FFFFFF"/>
                <w:sz w:val="16"/>
                <w:szCs w:val="16"/>
              </w:rPr>
            </w:pPr>
            <w:r w:rsidRPr="008142DA">
              <w:rPr>
                <w:b/>
                <w:color w:val="FFFFFF"/>
                <w:sz w:val="16"/>
                <w:szCs w:val="16"/>
              </w:rPr>
              <w:t>VOC (G/L)</w:t>
            </w:r>
          </w:p>
        </w:tc>
        <w:tc>
          <w:tcPr>
            <w:tcW w:w="1347" w:type="dxa"/>
            <w:gridSpan w:val="2"/>
            <w:tcBorders>
              <w:top w:val="single" w:sz="12" w:space="0" w:color="auto"/>
              <w:bottom w:val="single" w:sz="12" w:space="0" w:color="auto"/>
              <w:right w:val="single" w:sz="12" w:space="0" w:color="auto"/>
            </w:tcBorders>
            <w:shd w:val="clear" w:color="auto" w:fill="000000"/>
            <w:vAlign w:val="center"/>
          </w:tcPr>
          <w:p w14:paraId="3731E8D6" w14:textId="77777777" w:rsidR="002F6F8B" w:rsidRPr="008142DA" w:rsidRDefault="002F6F8B" w:rsidP="002F6F8B">
            <w:pPr>
              <w:autoSpaceDE/>
              <w:autoSpaceDN/>
              <w:adjustRightInd/>
              <w:spacing w:before="0" w:line="240" w:lineRule="auto"/>
              <w:ind w:left="0"/>
              <w:jc w:val="center"/>
              <w:rPr>
                <w:b/>
                <w:color w:val="FFFFFF"/>
                <w:sz w:val="16"/>
                <w:szCs w:val="16"/>
              </w:rPr>
            </w:pPr>
            <w:r w:rsidRPr="008142DA">
              <w:rPr>
                <w:b/>
                <w:color w:val="FFFFFF"/>
                <w:sz w:val="16"/>
                <w:szCs w:val="16"/>
              </w:rPr>
              <w:t>By Max</w:t>
            </w:r>
            <w:r w:rsidRPr="008142DA">
              <w:rPr>
                <w:b/>
                <w:color w:val="FFFFFF"/>
                <w:sz w:val="16"/>
                <w:szCs w:val="16"/>
              </w:rPr>
              <w:br/>
              <w:t xml:space="preserve">Temp </w:t>
            </w:r>
            <w:r w:rsidRPr="008142DA">
              <w:rPr>
                <w:b/>
                <w:color w:val="FFFFFF"/>
                <w:sz w:val="16"/>
                <w:szCs w:val="16"/>
                <w:lang w:val="ru-RU"/>
              </w:rPr>
              <w:t>(</w:t>
            </w:r>
            <w:r w:rsidRPr="008142DA">
              <w:rPr>
                <w:b/>
                <w:color w:val="FFFFFF"/>
                <w:sz w:val="16"/>
                <w:szCs w:val="16"/>
              </w:rPr>
              <w:t>Svc</w:t>
            </w:r>
            <w:r w:rsidRPr="008142DA">
              <w:rPr>
                <w:b/>
                <w:color w:val="FFFFFF"/>
                <w:sz w:val="16"/>
                <w:szCs w:val="16"/>
                <w:lang w:val="ru-RU"/>
              </w:rPr>
              <w:t>)</w:t>
            </w:r>
          </w:p>
        </w:tc>
      </w:tr>
      <w:tr w:rsidR="002F6F8B" w:rsidRPr="008142DA" w14:paraId="4892139E" w14:textId="77777777" w:rsidTr="002F6F8B">
        <w:trPr>
          <w:trHeight w:val="288"/>
          <w:jc w:val="center"/>
        </w:trPr>
        <w:tc>
          <w:tcPr>
            <w:tcW w:w="2288" w:type="dxa"/>
            <w:gridSpan w:val="3"/>
            <w:vAlign w:val="center"/>
          </w:tcPr>
          <w:p w14:paraId="67BA3BBE"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PRIMER</w:t>
            </w:r>
          </w:p>
        </w:tc>
        <w:tc>
          <w:tcPr>
            <w:tcW w:w="2939" w:type="dxa"/>
            <w:vAlign w:val="center"/>
          </w:tcPr>
          <w:p w14:paraId="6E92E78D"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Carboline</w:t>
            </w:r>
          </w:p>
        </w:tc>
        <w:tc>
          <w:tcPr>
            <w:tcW w:w="2513" w:type="dxa"/>
            <w:gridSpan w:val="2"/>
            <w:vAlign w:val="center"/>
          </w:tcPr>
          <w:p w14:paraId="14C9EBE9"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Carbozinc</w:t>
            </w:r>
            <w:proofErr w:type="spellEnd"/>
            <w:r w:rsidRPr="009033AB">
              <w:rPr>
                <w:sz w:val="16"/>
                <w:szCs w:val="16"/>
              </w:rPr>
              <w:t xml:space="preserve"> 11 Series</w:t>
            </w:r>
          </w:p>
        </w:tc>
        <w:tc>
          <w:tcPr>
            <w:tcW w:w="971" w:type="dxa"/>
            <w:vAlign w:val="center"/>
          </w:tcPr>
          <w:p w14:paraId="216BFB79" w14:textId="77777777" w:rsidR="002F6F8B" w:rsidRPr="008142DA" w:rsidRDefault="002F6F8B" w:rsidP="002F6F8B">
            <w:pPr>
              <w:autoSpaceDE/>
              <w:autoSpaceDN/>
              <w:adjustRightInd/>
              <w:spacing w:before="0" w:line="240" w:lineRule="auto"/>
              <w:ind w:left="-638" w:firstLine="638"/>
              <w:jc w:val="center"/>
              <w:rPr>
                <w:sz w:val="16"/>
                <w:szCs w:val="16"/>
                <w:lang w:val="ru-RU"/>
              </w:rPr>
            </w:pPr>
            <w:r w:rsidRPr="008142DA">
              <w:rPr>
                <w:sz w:val="16"/>
                <w:szCs w:val="16"/>
                <w:lang w:val="ru-RU"/>
              </w:rPr>
              <w:t>264-515</w:t>
            </w:r>
          </w:p>
        </w:tc>
        <w:tc>
          <w:tcPr>
            <w:tcW w:w="1347" w:type="dxa"/>
            <w:gridSpan w:val="2"/>
            <w:vAlign w:val="center"/>
          </w:tcPr>
          <w:p w14:paraId="469B22C7"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rPr>
              <w:t>399°C (750°F)</w:t>
            </w:r>
          </w:p>
        </w:tc>
      </w:tr>
      <w:tr w:rsidR="002F6F8B" w:rsidRPr="008142DA" w14:paraId="39525D5E" w14:textId="77777777" w:rsidTr="002F6F8B">
        <w:trPr>
          <w:trHeight w:val="288"/>
          <w:jc w:val="center"/>
        </w:trPr>
        <w:tc>
          <w:tcPr>
            <w:tcW w:w="2288" w:type="dxa"/>
            <w:gridSpan w:val="3"/>
            <w:vAlign w:val="center"/>
          </w:tcPr>
          <w:p w14:paraId="270780BF"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Self-Cured Inorganic</w:t>
            </w:r>
          </w:p>
        </w:tc>
        <w:tc>
          <w:tcPr>
            <w:tcW w:w="2939" w:type="dxa"/>
            <w:vAlign w:val="center"/>
          </w:tcPr>
          <w:p w14:paraId="65E2EBE3" w14:textId="77777777" w:rsidR="002F6F8B" w:rsidRPr="008142DA" w:rsidRDefault="002F6F8B" w:rsidP="002F6F8B">
            <w:pPr>
              <w:autoSpaceDE/>
              <w:autoSpaceDN/>
              <w:adjustRightInd/>
              <w:spacing w:before="0" w:line="240" w:lineRule="auto"/>
              <w:ind w:left="0"/>
              <w:rPr>
                <w:sz w:val="16"/>
                <w:szCs w:val="16"/>
              </w:rPr>
            </w:pPr>
            <w:proofErr w:type="spellStart"/>
            <w:r w:rsidRPr="008142DA">
              <w:rPr>
                <w:sz w:val="16"/>
                <w:szCs w:val="16"/>
              </w:rPr>
              <w:t>Dampney</w:t>
            </w:r>
            <w:proofErr w:type="spellEnd"/>
          </w:p>
        </w:tc>
        <w:tc>
          <w:tcPr>
            <w:tcW w:w="2513" w:type="dxa"/>
            <w:gridSpan w:val="2"/>
            <w:vAlign w:val="center"/>
          </w:tcPr>
          <w:p w14:paraId="4D804EC3"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Endcor</w:t>
            </w:r>
            <w:proofErr w:type="spellEnd"/>
            <w:r w:rsidRPr="009033AB">
              <w:rPr>
                <w:sz w:val="16"/>
                <w:szCs w:val="16"/>
              </w:rPr>
              <w:t xml:space="preserve"> 835</w:t>
            </w:r>
          </w:p>
        </w:tc>
        <w:tc>
          <w:tcPr>
            <w:tcW w:w="971" w:type="dxa"/>
            <w:vAlign w:val="center"/>
          </w:tcPr>
          <w:p w14:paraId="4E5A6CE0" w14:textId="77777777" w:rsidR="002F6F8B" w:rsidRPr="00F6525C" w:rsidRDefault="002F6F8B" w:rsidP="002F6F8B">
            <w:pPr>
              <w:autoSpaceDE/>
              <w:autoSpaceDN/>
              <w:adjustRightInd/>
              <w:spacing w:before="0" w:line="240" w:lineRule="auto"/>
              <w:ind w:left="-65"/>
              <w:jc w:val="center"/>
              <w:rPr>
                <w:sz w:val="16"/>
                <w:szCs w:val="16"/>
              </w:rPr>
            </w:pPr>
            <w:r>
              <w:rPr>
                <w:sz w:val="16"/>
                <w:szCs w:val="16"/>
              </w:rPr>
              <w:t>360</w:t>
            </w:r>
          </w:p>
        </w:tc>
        <w:tc>
          <w:tcPr>
            <w:tcW w:w="1347" w:type="dxa"/>
            <w:gridSpan w:val="2"/>
            <w:vAlign w:val="center"/>
          </w:tcPr>
          <w:p w14:paraId="7E0FA5A3" w14:textId="77777777" w:rsidR="002F6F8B" w:rsidRPr="008142DA" w:rsidRDefault="002F6F8B" w:rsidP="002F6F8B">
            <w:pPr>
              <w:autoSpaceDE/>
              <w:autoSpaceDN/>
              <w:adjustRightInd/>
              <w:spacing w:before="0" w:line="240" w:lineRule="auto"/>
              <w:ind w:left="0"/>
              <w:jc w:val="center"/>
              <w:rPr>
                <w:sz w:val="16"/>
                <w:szCs w:val="16"/>
                <w:lang w:val="ru-RU"/>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2F6F8B" w:rsidRPr="008142DA" w14:paraId="106FF171" w14:textId="77777777" w:rsidTr="002F6F8B">
        <w:trPr>
          <w:trHeight w:val="288"/>
          <w:jc w:val="center"/>
        </w:trPr>
        <w:tc>
          <w:tcPr>
            <w:tcW w:w="2288" w:type="dxa"/>
            <w:gridSpan w:val="3"/>
            <w:vAlign w:val="center"/>
          </w:tcPr>
          <w:p w14:paraId="27D4C26E"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Zinc–Solvent Reducible</w:t>
            </w:r>
          </w:p>
        </w:tc>
        <w:tc>
          <w:tcPr>
            <w:tcW w:w="2939" w:type="dxa"/>
            <w:vAlign w:val="center"/>
          </w:tcPr>
          <w:p w14:paraId="2833C34A" w14:textId="77777777" w:rsidR="002F6F8B" w:rsidRPr="008142DA" w:rsidRDefault="002F6F8B" w:rsidP="002F6F8B">
            <w:pPr>
              <w:autoSpaceDE/>
              <w:autoSpaceDN/>
              <w:adjustRightInd/>
              <w:spacing w:before="0" w:line="240" w:lineRule="auto"/>
              <w:ind w:left="0"/>
              <w:rPr>
                <w:sz w:val="16"/>
                <w:szCs w:val="16"/>
              </w:rPr>
            </w:pPr>
            <w:proofErr w:type="spellStart"/>
            <w:proofErr w:type="gramStart"/>
            <w:r w:rsidRPr="008142DA">
              <w:rPr>
                <w:sz w:val="16"/>
                <w:szCs w:val="16"/>
              </w:rPr>
              <w:t>HempelCoatings</w:t>
            </w:r>
            <w:proofErr w:type="spellEnd"/>
            <w:r w:rsidRPr="008142DA">
              <w:rPr>
                <w:sz w:val="16"/>
                <w:szCs w:val="16"/>
              </w:rPr>
              <w:t>(</w:t>
            </w:r>
            <w:proofErr w:type="gramEnd"/>
            <w:r w:rsidRPr="008142DA">
              <w:rPr>
                <w:sz w:val="16"/>
                <w:szCs w:val="16"/>
              </w:rPr>
              <w:t>USA</w:t>
            </w:r>
            <w:proofErr w:type="gramStart"/>
            <w:r w:rsidRPr="008142DA">
              <w:rPr>
                <w:sz w:val="16"/>
                <w:szCs w:val="16"/>
              </w:rPr>
              <w:t>),Inc</w:t>
            </w:r>
            <w:proofErr w:type="gramEnd"/>
          </w:p>
        </w:tc>
        <w:tc>
          <w:tcPr>
            <w:tcW w:w="2513" w:type="dxa"/>
            <w:gridSpan w:val="2"/>
            <w:vAlign w:val="center"/>
          </w:tcPr>
          <w:p w14:paraId="64D7B2BD"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Galvosil</w:t>
            </w:r>
            <w:proofErr w:type="spellEnd"/>
            <w:r w:rsidRPr="009033AB">
              <w:rPr>
                <w:sz w:val="16"/>
                <w:szCs w:val="16"/>
              </w:rPr>
              <w:t xml:space="preserve"> series</w:t>
            </w:r>
          </w:p>
        </w:tc>
        <w:tc>
          <w:tcPr>
            <w:tcW w:w="971" w:type="dxa"/>
            <w:vAlign w:val="center"/>
          </w:tcPr>
          <w:p w14:paraId="41F0FA17" w14:textId="77777777" w:rsidR="002F6F8B" w:rsidRPr="008142DA" w:rsidRDefault="002F6F8B" w:rsidP="002F6F8B">
            <w:pPr>
              <w:autoSpaceDE/>
              <w:autoSpaceDN/>
              <w:adjustRightInd/>
              <w:spacing w:before="0" w:line="240" w:lineRule="auto"/>
              <w:ind w:left="0"/>
              <w:jc w:val="center"/>
              <w:rPr>
                <w:sz w:val="16"/>
                <w:szCs w:val="16"/>
                <w:lang w:val="ru-RU"/>
              </w:rPr>
            </w:pPr>
            <w:r w:rsidRPr="008142DA">
              <w:rPr>
                <w:sz w:val="16"/>
                <w:szCs w:val="16"/>
                <w:lang w:val="ru-RU"/>
              </w:rPr>
              <w:t>435</w:t>
            </w:r>
          </w:p>
        </w:tc>
        <w:tc>
          <w:tcPr>
            <w:tcW w:w="1347" w:type="dxa"/>
            <w:gridSpan w:val="2"/>
            <w:vAlign w:val="center"/>
          </w:tcPr>
          <w:p w14:paraId="54B720BE"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500</w:t>
            </w:r>
            <w:r w:rsidRPr="008142DA">
              <w:rPr>
                <w:sz w:val="16"/>
                <w:szCs w:val="16"/>
              </w:rPr>
              <w:t>°C (</w:t>
            </w:r>
            <w:r w:rsidRPr="008142DA">
              <w:rPr>
                <w:sz w:val="16"/>
                <w:szCs w:val="16"/>
                <w:lang w:val="ru-RU"/>
              </w:rPr>
              <w:t>932</w:t>
            </w:r>
            <w:r w:rsidRPr="008142DA">
              <w:rPr>
                <w:sz w:val="16"/>
                <w:szCs w:val="16"/>
              </w:rPr>
              <w:t>°F</w:t>
            </w:r>
            <w:r w:rsidRPr="008142DA">
              <w:rPr>
                <w:sz w:val="16"/>
                <w:szCs w:val="16"/>
                <w:lang w:val="ru-RU"/>
              </w:rPr>
              <w:t>)</w:t>
            </w:r>
          </w:p>
        </w:tc>
      </w:tr>
      <w:tr w:rsidR="002F6F8B" w:rsidRPr="008142DA" w14:paraId="00677700" w14:textId="77777777" w:rsidTr="002F6F8B">
        <w:trPr>
          <w:trHeight w:val="288"/>
          <w:jc w:val="center"/>
        </w:trPr>
        <w:tc>
          <w:tcPr>
            <w:tcW w:w="2288" w:type="dxa"/>
            <w:gridSpan w:val="3"/>
            <w:vMerge w:val="restart"/>
            <w:vAlign w:val="center"/>
          </w:tcPr>
          <w:p w14:paraId="318E3C6A" w14:textId="77777777" w:rsidR="002F6F8B" w:rsidRPr="008142DA" w:rsidRDefault="002F6F8B" w:rsidP="002F6F8B">
            <w:pPr>
              <w:autoSpaceDE/>
              <w:autoSpaceDN/>
              <w:adjustRightInd/>
              <w:spacing w:before="0" w:line="240" w:lineRule="auto"/>
              <w:ind w:left="0"/>
              <w:jc w:val="both"/>
              <w:rPr>
                <w:b/>
                <w:sz w:val="16"/>
                <w:szCs w:val="16"/>
              </w:rPr>
            </w:pPr>
            <w:r w:rsidRPr="00F6525C">
              <w:rPr>
                <w:b/>
                <w:sz w:val="16"/>
                <w:szCs w:val="16"/>
              </w:rPr>
              <w:t xml:space="preserve">Surface profile </w:t>
            </w:r>
            <w:proofErr w:type="spellStart"/>
            <w:r w:rsidRPr="00F6525C">
              <w:rPr>
                <w:b/>
                <w:sz w:val="16"/>
                <w:szCs w:val="16"/>
              </w:rPr>
              <w:t>and</w:t>
            </w:r>
            <w:r w:rsidRPr="008142DA">
              <w:rPr>
                <w:b/>
                <w:sz w:val="16"/>
                <w:szCs w:val="16"/>
              </w:rPr>
              <w:t>DFT</w:t>
            </w:r>
            <w:proofErr w:type="spellEnd"/>
            <w:r w:rsidRPr="008142DA">
              <w:rPr>
                <w:b/>
                <w:sz w:val="16"/>
                <w:szCs w:val="16"/>
              </w:rPr>
              <w:t xml:space="preserve"> as per Manufacturer’s</w:t>
            </w:r>
          </w:p>
          <w:p w14:paraId="38B08979"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Product Sheet</w:t>
            </w:r>
          </w:p>
        </w:tc>
        <w:tc>
          <w:tcPr>
            <w:tcW w:w="2939" w:type="dxa"/>
            <w:vAlign w:val="center"/>
          </w:tcPr>
          <w:p w14:paraId="6796AE10" w14:textId="77777777" w:rsidR="002F6F8B" w:rsidRPr="008142DA" w:rsidRDefault="002F6F8B" w:rsidP="002F6F8B">
            <w:pPr>
              <w:autoSpaceDE/>
              <w:autoSpaceDN/>
              <w:adjustRightInd/>
              <w:spacing w:before="0" w:line="240" w:lineRule="auto"/>
              <w:ind w:left="0"/>
              <w:rPr>
                <w:sz w:val="16"/>
                <w:szCs w:val="16"/>
              </w:rPr>
            </w:pPr>
            <w:proofErr w:type="spellStart"/>
            <w:r w:rsidRPr="008142DA">
              <w:rPr>
                <w:sz w:val="16"/>
                <w:szCs w:val="16"/>
              </w:rPr>
              <w:t>Internationa</w:t>
            </w:r>
            <w:proofErr w:type="spellEnd"/>
          </w:p>
        </w:tc>
        <w:tc>
          <w:tcPr>
            <w:tcW w:w="2513" w:type="dxa"/>
            <w:gridSpan w:val="2"/>
            <w:vAlign w:val="center"/>
          </w:tcPr>
          <w:p w14:paraId="1AA0841E"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Interzinc</w:t>
            </w:r>
            <w:proofErr w:type="spellEnd"/>
            <w:r w:rsidRPr="009033AB">
              <w:rPr>
                <w:sz w:val="16"/>
                <w:szCs w:val="16"/>
              </w:rPr>
              <w:t xml:space="preserve"> 22 Series</w:t>
            </w:r>
          </w:p>
        </w:tc>
        <w:tc>
          <w:tcPr>
            <w:tcW w:w="971" w:type="dxa"/>
            <w:vAlign w:val="center"/>
          </w:tcPr>
          <w:p w14:paraId="1AF92062"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290-470</w:t>
            </w:r>
          </w:p>
        </w:tc>
        <w:tc>
          <w:tcPr>
            <w:tcW w:w="1347" w:type="dxa"/>
            <w:gridSpan w:val="2"/>
            <w:vAlign w:val="center"/>
          </w:tcPr>
          <w:p w14:paraId="625C0CE4"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2F6F8B" w:rsidRPr="008142DA" w14:paraId="70B13DE7" w14:textId="77777777" w:rsidTr="002F6F8B">
        <w:trPr>
          <w:trHeight w:val="288"/>
          <w:jc w:val="center"/>
        </w:trPr>
        <w:tc>
          <w:tcPr>
            <w:tcW w:w="2288" w:type="dxa"/>
            <w:gridSpan w:val="3"/>
            <w:vMerge/>
            <w:vAlign w:val="center"/>
          </w:tcPr>
          <w:p w14:paraId="1C4CEB42" w14:textId="77777777" w:rsidR="002F6F8B" w:rsidRPr="008142DA" w:rsidRDefault="002F6F8B" w:rsidP="002F6F8B">
            <w:pPr>
              <w:rPr>
                <w:b/>
                <w:sz w:val="16"/>
                <w:szCs w:val="16"/>
              </w:rPr>
            </w:pPr>
          </w:p>
        </w:tc>
        <w:tc>
          <w:tcPr>
            <w:tcW w:w="2939" w:type="dxa"/>
            <w:vAlign w:val="center"/>
          </w:tcPr>
          <w:p w14:paraId="4DE9F58E" w14:textId="77777777" w:rsidR="002F6F8B" w:rsidRPr="008142DA" w:rsidRDefault="002F6F8B" w:rsidP="002F6F8B">
            <w:pPr>
              <w:autoSpaceDE/>
              <w:autoSpaceDN/>
              <w:adjustRightInd/>
              <w:spacing w:before="0" w:line="240" w:lineRule="auto"/>
              <w:ind w:left="0"/>
              <w:rPr>
                <w:sz w:val="16"/>
                <w:szCs w:val="16"/>
              </w:rPr>
            </w:pPr>
            <w:proofErr w:type="spellStart"/>
            <w:r w:rsidRPr="008142DA">
              <w:rPr>
                <w:sz w:val="16"/>
                <w:szCs w:val="16"/>
              </w:rPr>
              <w:t>InternationalDe</w:t>
            </w:r>
            <w:r w:rsidRPr="008142DA">
              <w:rPr>
                <w:spacing w:val="2"/>
                <w:sz w:val="16"/>
                <w:szCs w:val="16"/>
              </w:rPr>
              <w:t>v</w:t>
            </w:r>
            <w:r w:rsidRPr="008142DA">
              <w:rPr>
                <w:sz w:val="16"/>
                <w:szCs w:val="16"/>
              </w:rPr>
              <w:t>oe</w:t>
            </w:r>
            <w:proofErr w:type="spellEnd"/>
          </w:p>
        </w:tc>
        <w:tc>
          <w:tcPr>
            <w:tcW w:w="2513" w:type="dxa"/>
            <w:gridSpan w:val="2"/>
            <w:vAlign w:val="center"/>
          </w:tcPr>
          <w:p w14:paraId="237E21C1" w14:textId="77777777" w:rsidR="002F6F8B" w:rsidRPr="009033AB" w:rsidRDefault="002F6F8B" w:rsidP="002F6F8B">
            <w:pPr>
              <w:autoSpaceDE/>
              <w:autoSpaceDN/>
              <w:adjustRightInd/>
              <w:spacing w:before="0" w:line="240" w:lineRule="auto"/>
              <w:ind w:left="0"/>
              <w:rPr>
                <w:sz w:val="16"/>
                <w:szCs w:val="16"/>
              </w:rPr>
            </w:pPr>
            <w:r w:rsidRPr="009033AB">
              <w:rPr>
                <w:sz w:val="16"/>
                <w:szCs w:val="16"/>
              </w:rPr>
              <w:t>Catha-Coat 304V</w:t>
            </w:r>
          </w:p>
        </w:tc>
        <w:tc>
          <w:tcPr>
            <w:tcW w:w="971" w:type="dxa"/>
            <w:vAlign w:val="center"/>
          </w:tcPr>
          <w:p w14:paraId="38E1A26F"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455</w:t>
            </w:r>
          </w:p>
        </w:tc>
        <w:tc>
          <w:tcPr>
            <w:tcW w:w="1347" w:type="dxa"/>
            <w:gridSpan w:val="2"/>
            <w:vAlign w:val="center"/>
          </w:tcPr>
          <w:p w14:paraId="43215471"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2F6F8B" w:rsidRPr="008142DA" w14:paraId="431C5A5C" w14:textId="77777777" w:rsidTr="002F6F8B">
        <w:trPr>
          <w:trHeight w:val="288"/>
          <w:jc w:val="center"/>
        </w:trPr>
        <w:tc>
          <w:tcPr>
            <w:tcW w:w="2288" w:type="dxa"/>
            <w:gridSpan w:val="3"/>
            <w:vAlign w:val="center"/>
          </w:tcPr>
          <w:p w14:paraId="5AA0B25D" w14:textId="77777777" w:rsidR="002F6F8B" w:rsidRPr="008142DA" w:rsidRDefault="002F6F8B" w:rsidP="002F6F8B">
            <w:pPr>
              <w:rPr>
                <w:b/>
                <w:sz w:val="16"/>
                <w:szCs w:val="16"/>
              </w:rPr>
            </w:pPr>
          </w:p>
        </w:tc>
        <w:tc>
          <w:tcPr>
            <w:tcW w:w="2939" w:type="dxa"/>
            <w:vAlign w:val="center"/>
          </w:tcPr>
          <w:p w14:paraId="61E785E8"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Jotun Paints</w:t>
            </w:r>
          </w:p>
        </w:tc>
        <w:tc>
          <w:tcPr>
            <w:tcW w:w="2513" w:type="dxa"/>
            <w:gridSpan w:val="2"/>
            <w:vAlign w:val="center"/>
          </w:tcPr>
          <w:p w14:paraId="0A08F33F" w14:textId="77777777" w:rsidR="002F6F8B" w:rsidRPr="009033AB" w:rsidRDefault="002F6F8B" w:rsidP="002F6F8B">
            <w:pPr>
              <w:autoSpaceDE/>
              <w:autoSpaceDN/>
              <w:adjustRightInd/>
              <w:spacing w:before="0" w:line="240" w:lineRule="auto"/>
              <w:ind w:left="0"/>
              <w:rPr>
                <w:sz w:val="16"/>
                <w:szCs w:val="16"/>
              </w:rPr>
            </w:pPr>
            <w:r w:rsidRPr="009033AB">
              <w:rPr>
                <w:sz w:val="16"/>
                <w:szCs w:val="16"/>
              </w:rPr>
              <w:t>Resist 86 /86AV</w:t>
            </w:r>
          </w:p>
        </w:tc>
        <w:tc>
          <w:tcPr>
            <w:tcW w:w="971" w:type="dxa"/>
            <w:vAlign w:val="center"/>
          </w:tcPr>
          <w:p w14:paraId="146862D3"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455</w:t>
            </w:r>
          </w:p>
        </w:tc>
        <w:tc>
          <w:tcPr>
            <w:tcW w:w="1347" w:type="dxa"/>
            <w:gridSpan w:val="2"/>
            <w:vAlign w:val="center"/>
          </w:tcPr>
          <w:p w14:paraId="03A3EF34"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2F6F8B" w:rsidRPr="008142DA" w14:paraId="1B436CF6" w14:textId="77777777" w:rsidTr="002F6F8B">
        <w:trPr>
          <w:trHeight w:val="288"/>
          <w:jc w:val="center"/>
        </w:trPr>
        <w:tc>
          <w:tcPr>
            <w:tcW w:w="2288" w:type="dxa"/>
            <w:gridSpan w:val="3"/>
            <w:vAlign w:val="center"/>
          </w:tcPr>
          <w:p w14:paraId="31C3454D" w14:textId="77777777" w:rsidR="002F6F8B" w:rsidRPr="008142DA" w:rsidRDefault="002F6F8B" w:rsidP="002F6F8B">
            <w:pPr>
              <w:rPr>
                <w:b/>
                <w:sz w:val="16"/>
                <w:szCs w:val="16"/>
              </w:rPr>
            </w:pPr>
          </w:p>
        </w:tc>
        <w:tc>
          <w:tcPr>
            <w:tcW w:w="2939" w:type="dxa"/>
            <w:vAlign w:val="center"/>
          </w:tcPr>
          <w:p w14:paraId="2B46788F"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PPG</w:t>
            </w:r>
          </w:p>
        </w:tc>
        <w:tc>
          <w:tcPr>
            <w:tcW w:w="2513" w:type="dxa"/>
            <w:gridSpan w:val="2"/>
            <w:vAlign w:val="center"/>
          </w:tcPr>
          <w:p w14:paraId="498BDAC5"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Dimetcote</w:t>
            </w:r>
            <w:proofErr w:type="spellEnd"/>
            <w:r w:rsidRPr="009033AB">
              <w:rPr>
                <w:sz w:val="16"/>
                <w:szCs w:val="16"/>
              </w:rPr>
              <w:t xml:space="preserve"> 9/</w:t>
            </w:r>
            <w:proofErr w:type="spellStart"/>
            <w:r w:rsidRPr="009033AB">
              <w:rPr>
                <w:sz w:val="16"/>
                <w:szCs w:val="16"/>
              </w:rPr>
              <w:t>Sigmazinc</w:t>
            </w:r>
            <w:proofErr w:type="spellEnd"/>
            <w:r w:rsidRPr="009033AB">
              <w:rPr>
                <w:sz w:val="16"/>
                <w:szCs w:val="16"/>
              </w:rPr>
              <w:t xml:space="preserve"> 9</w:t>
            </w:r>
          </w:p>
        </w:tc>
        <w:tc>
          <w:tcPr>
            <w:tcW w:w="971" w:type="dxa"/>
            <w:vAlign w:val="center"/>
          </w:tcPr>
          <w:p w14:paraId="155482B9"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480</w:t>
            </w:r>
          </w:p>
        </w:tc>
        <w:tc>
          <w:tcPr>
            <w:tcW w:w="1347" w:type="dxa"/>
            <w:gridSpan w:val="2"/>
            <w:vAlign w:val="center"/>
          </w:tcPr>
          <w:p w14:paraId="6627ADCD"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2F6F8B" w:rsidRPr="008142DA" w14:paraId="4AB2ADCC" w14:textId="77777777" w:rsidTr="002F6F8B">
        <w:trPr>
          <w:trHeight w:val="288"/>
          <w:jc w:val="center"/>
        </w:trPr>
        <w:tc>
          <w:tcPr>
            <w:tcW w:w="2288" w:type="dxa"/>
            <w:gridSpan w:val="3"/>
            <w:vAlign w:val="center"/>
          </w:tcPr>
          <w:p w14:paraId="4FEE8747" w14:textId="77777777" w:rsidR="002F6F8B" w:rsidRPr="008142DA" w:rsidRDefault="002F6F8B" w:rsidP="002F6F8B">
            <w:pPr>
              <w:rPr>
                <w:b/>
                <w:sz w:val="16"/>
                <w:szCs w:val="16"/>
              </w:rPr>
            </w:pPr>
          </w:p>
        </w:tc>
        <w:tc>
          <w:tcPr>
            <w:tcW w:w="2939" w:type="dxa"/>
            <w:vAlign w:val="center"/>
          </w:tcPr>
          <w:p w14:paraId="0CC8814B" w14:textId="77777777" w:rsidR="002F6F8B" w:rsidRPr="008142DA" w:rsidRDefault="002F6F8B" w:rsidP="002F6F8B">
            <w:pPr>
              <w:autoSpaceDE/>
              <w:autoSpaceDN/>
              <w:adjustRightInd/>
              <w:spacing w:before="0" w:line="240" w:lineRule="auto"/>
              <w:ind w:left="0"/>
              <w:rPr>
                <w:sz w:val="16"/>
                <w:szCs w:val="16"/>
              </w:rPr>
            </w:pPr>
            <w:proofErr w:type="spellStart"/>
            <w:r w:rsidRPr="008142DA">
              <w:rPr>
                <w:sz w:val="16"/>
                <w:szCs w:val="16"/>
              </w:rPr>
              <w:t>Sher</w:t>
            </w:r>
            <w:r w:rsidRPr="008142DA">
              <w:rPr>
                <w:spacing w:val="-1"/>
                <w:sz w:val="16"/>
                <w:szCs w:val="16"/>
              </w:rPr>
              <w:t>w</w:t>
            </w:r>
            <w:r w:rsidRPr="008142DA">
              <w:rPr>
                <w:spacing w:val="1"/>
                <w:sz w:val="16"/>
                <w:szCs w:val="16"/>
              </w:rPr>
              <w:t>i</w:t>
            </w:r>
            <w:r w:rsidRPr="008142DA">
              <w:rPr>
                <w:sz w:val="16"/>
                <w:szCs w:val="16"/>
              </w:rPr>
              <w:t>nWilliams</w:t>
            </w:r>
            <w:proofErr w:type="spellEnd"/>
          </w:p>
        </w:tc>
        <w:tc>
          <w:tcPr>
            <w:tcW w:w="2513" w:type="dxa"/>
            <w:gridSpan w:val="2"/>
            <w:vAlign w:val="center"/>
          </w:tcPr>
          <w:p w14:paraId="0314CD34" w14:textId="77777777" w:rsidR="002F6F8B" w:rsidRPr="009033AB" w:rsidRDefault="002F6F8B" w:rsidP="002F6F8B">
            <w:pPr>
              <w:autoSpaceDE/>
              <w:autoSpaceDN/>
              <w:adjustRightInd/>
              <w:spacing w:before="0" w:line="240" w:lineRule="auto"/>
              <w:ind w:left="0"/>
              <w:rPr>
                <w:sz w:val="16"/>
                <w:szCs w:val="16"/>
              </w:rPr>
            </w:pPr>
            <w:r w:rsidRPr="009033AB">
              <w:rPr>
                <w:sz w:val="16"/>
                <w:szCs w:val="16"/>
              </w:rPr>
              <w:t>Zinc Clad II Series</w:t>
            </w:r>
          </w:p>
        </w:tc>
        <w:tc>
          <w:tcPr>
            <w:tcW w:w="971" w:type="dxa"/>
            <w:vAlign w:val="center"/>
          </w:tcPr>
          <w:p w14:paraId="5010E4C9" w14:textId="77777777" w:rsidR="002F6F8B" w:rsidRPr="008142DA" w:rsidRDefault="002F6F8B" w:rsidP="002F6F8B">
            <w:pPr>
              <w:autoSpaceDE/>
              <w:autoSpaceDN/>
              <w:adjustRightInd/>
              <w:spacing w:before="0" w:line="240" w:lineRule="auto"/>
              <w:ind w:left="0"/>
              <w:jc w:val="center"/>
              <w:rPr>
                <w:sz w:val="16"/>
                <w:szCs w:val="16"/>
                <w:lang w:val="ru-RU"/>
              </w:rPr>
            </w:pPr>
            <w:r w:rsidRPr="008142DA">
              <w:rPr>
                <w:sz w:val="16"/>
                <w:szCs w:val="16"/>
                <w:lang w:val="ru-RU"/>
              </w:rPr>
              <w:t>320-500</w:t>
            </w:r>
          </w:p>
        </w:tc>
        <w:tc>
          <w:tcPr>
            <w:tcW w:w="1347" w:type="dxa"/>
            <w:gridSpan w:val="2"/>
            <w:vAlign w:val="center"/>
          </w:tcPr>
          <w:p w14:paraId="3325C2E6"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2F6F8B" w:rsidRPr="008142DA" w14:paraId="7AFF7818" w14:textId="77777777" w:rsidTr="002F6F8B">
        <w:trPr>
          <w:trHeight w:val="288"/>
          <w:jc w:val="center"/>
        </w:trPr>
        <w:tc>
          <w:tcPr>
            <w:tcW w:w="2288" w:type="dxa"/>
            <w:gridSpan w:val="3"/>
            <w:vAlign w:val="center"/>
          </w:tcPr>
          <w:p w14:paraId="43C24672" w14:textId="77777777" w:rsidR="002F6F8B" w:rsidRPr="008142DA" w:rsidRDefault="002F6F8B" w:rsidP="002F6F8B">
            <w:pPr>
              <w:rPr>
                <w:b/>
                <w:sz w:val="16"/>
                <w:szCs w:val="16"/>
              </w:rPr>
            </w:pPr>
          </w:p>
        </w:tc>
        <w:tc>
          <w:tcPr>
            <w:tcW w:w="2939" w:type="dxa"/>
            <w:vAlign w:val="center"/>
          </w:tcPr>
          <w:p w14:paraId="0F156D5E"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Tnemec</w:t>
            </w:r>
          </w:p>
        </w:tc>
        <w:tc>
          <w:tcPr>
            <w:tcW w:w="2513" w:type="dxa"/>
            <w:gridSpan w:val="2"/>
            <w:vAlign w:val="center"/>
          </w:tcPr>
          <w:p w14:paraId="44115C7B" w14:textId="77777777" w:rsidR="002F6F8B" w:rsidRPr="009033AB" w:rsidRDefault="002F6F8B" w:rsidP="002F6F8B">
            <w:pPr>
              <w:autoSpaceDE/>
              <w:autoSpaceDN/>
              <w:adjustRightInd/>
              <w:spacing w:before="0" w:line="240" w:lineRule="auto"/>
              <w:ind w:left="0"/>
              <w:rPr>
                <w:sz w:val="16"/>
                <w:szCs w:val="16"/>
              </w:rPr>
            </w:pPr>
            <w:r w:rsidRPr="009033AB">
              <w:rPr>
                <w:sz w:val="16"/>
                <w:szCs w:val="16"/>
              </w:rPr>
              <w:t>Series 90E-92 Tnemec Zinc</w:t>
            </w:r>
          </w:p>
        </w:tc>
        <w:tc>
          <w:tcPr>
            <w:tcW w:w="971" w:type="dxa"/>
            <w:vAlign w:val="center"/>
          </w:tcPr>
          <w:p w14:paraId="6915B066"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473-500</w:t>
            </w:r>
          </w:p>
        </w:tc>
        <w:tc>
          <w:tcPr>
            <w:tcW w:w="1347" w:type="dxa"/>
            <w:gridSpan w:val="2"/>
            <w:vAlign w:val="center"/>
          </w:tcPr>
          <w:p w14:paraId="001D3178"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399</w:t>
            </w:r>
            <w:r w:rsidRPr="008142DA">
              <w:rPr>
                <w:sz w:val="16"/>
                <w:szCs w:val="16"/>
              </w:rPr>
              <w:t>°C (</w:t>
            </w:r>
            <w:r w:rsidRPr="008142DA">
              <w:rPr>
                <w:sz w:val="16"/>
                <w:szCs w:val="16"/>
                <w:lang w:val="ru-RU"/>
              </w:rPr>
              <w:t>750</w:t>
            </w:r>
            <w:r w:rsidRPr="008142DA">
              <w:rPr>
                <w:sz w:val="16"/>
                <w:szCs w:val="16"/>
              </w:rPr>
              <w:t>°F</w:t>
            </w:r>
            <w:r w:rsidRPr="008142DA">
              <w:rPr>
                <w:sz w:val="16"/>
                <w:szCs w:val="16"/>
                <w:lang w:val="ru-RU"/>
              </w:rPr>
              <w:t>)</w:t>
            </w:r>
          </w:p>
        </w:tc>
      </w:tr>
      <w:tr w:rsidR="002F6F8B" w:rsidRPr="008142DA" w14:paraId="444CE43F" w14:textId="77777777" w:rsidTr="002F6F8B">
        <w:trPr>
          <w:trHeight w:val="288"/>
          <w:jc w:val="center"/>
        </w:trPr>
        <w:tc>
          <w:tcPr>
            <w:tcW w:w="2288" w:type="dxa"/>
            <w:gridSpan w:val="3"/>
            <w:tcBorders>
              <w:bottom w:val="single" w:sz="12" w:space="0" w:color="auto"/>
            </w:tcBorders>
            <w:vAlign w:val="center"/>
          </w:tcPr>
          <w:p w14:paraId="35AF3711" w14:textId="77777777" w:rsidR="002F6F8B" w:rsidRPr="008142DA" w:rsidRDefault="002F6F8B" w:rsidP="002F6F8B">
            <w:pPr>
              <w:autoSpaceDE/>
              <w:autoSpaceDN/>
              <w:adjustRightInd/>
              <w:spacing w:before="0" w:line="240" w:lineRule="auto"/>
              <w:ind w:left="0"/>
              <w:rPr>
                <w:i/>
                <w:sz w:val="14"/>
                <w:szCs w:val="14"/>
              </w:rPr>
            </w:pPr>
          </w:p>
        </w:tc>
        <w:tc>
          <w:tcPr>
            <w:tcW w:w="7770" w:type="dxa"/>
            <w:gridSpan w:val="6"/>
            <w:tcBorders>
              <w:bottom w:val="single" w:sz="12" w:space="0" w:color="auto"/>
            </w:tcBorders>
            <w:vAlign w:val="center"/>
          </w:tcPr>
          <w:p w14:paraId="1DE06344" w14:textId="77777777" w:rsidR="002F6F8B" w:rsidRPr="009033AB" w:rsidRDefault="002F6F8B" w:rsidP="002F6F8B">
            <w:pPr>
              <w:autoSpaceDE/>
              <w:autoSpaceDN/>
              <w:adjustRightInd/>
              <w:spacing w:before="0" w:line="240" w:lineRule="auto"/>
              <w:ind w:left="0"/>
              <w:rPr>
                <w:i/>
                <w:sz w:val="14"/>
                <w:szCs w:val="14"/>
              </w:rPr>
            </w:pPr>
            <w:r w:rsidRPr="009033AB">
              <w:rPr>
                <w:i/>
                <w:sz w:val="14"/>
                <w:szCs w:val="14"/>
              </w:rPr>
              <w:t>Keep inorganic zinc silicate mixed, using agitated pot while applying.</w:t>
            </w:r>
          </w:p>
        </w:tc>
      </w:tr>
      <w:tr w:rsidR="002F6F8B" w:rsidRPr="008142DA" w14:paraId="7D1EA26C" w14:textId="77777777" w:rsidTr="002F6F8B">
        <w:trPr>
          <w:trHeight w:val="288"/>
          <w:jc w:val="center"/>
        </w:trPr>
        <w:tc>
          <w:tcPr>
            <w:tcW w:w="2288" w:type="dxa"/>
            <w:gridSpan w:val="3"/>
            <w:vAlign w:val="center"/>
          </w:tcPr>
          <w:p w14:paraId="54DD15BC" w14:textId="77777777" w:rsidR="002F6F8B" w:rsidRPr="008142DA" w:rsidRDefault="002F6F8B" w:rsidP="002F6F8B">
            <w:pPr>
              <w:autoSpaceDE/>
              <w:autoSpaceDN/>
              <w:adjustRightInd/>
              <w:spacing w:before="0" w:line="240" w:lineRule="auto"/>
              <w:ind w:left="0"/>
              <w:rPr>
                <w:b/>
                <w:sz w:val="16"/>
                <w:szCs w:val="16"/>
              </w:rPr>
            </w:pPr>
            <w:r w:rsidRPr="008142DA">
              <w:rPr>
                <w:b/>
                <w:bCs/>
                <w:sz w:val="16"/>
                <w:szCs w:val="16"/>
              </w:rPr>
              <w:t>TOP</w:t>
            </w:r>
            <w:r w:rsidRPr="008142DA">
              <w:rPr>
                <w:b/>
                <w:bCs/>
                <w:spacing w:val="1"/>
                <w:sz w:val="16"/>
                <w:szCs w:val="16"/>
              </w:rPr>
              <w:t>C</w:t>
            </w:r>
            <w:r w:rsidRPr="008142DA">
              <w:rPr>
                <w:b/>
                <w:bCs/>
                <w:spacing w:val="2"/>
                <w:sz w:val="16"/>
                <w:szCs w:val="16"/>
              </w:rPr>
              <w:t>O</w:t>
            </w:r>
            <w:r w:rsidRPr="008142DA">
              <w:rPr>
                <w:b/>
                <w:bCs/>
                <w:spacing w:val="-2"/>
                <w:sz w:val="16"/>
                <w:szCs w:val="16"/>
              </w:rPr>
              <w:t>A</w:t>
            </w:r>
            <w:r w:rsidRPr="008142DA">
              <w:rPr>
                <w:b/>
                <w:bCs/>
                <w:sz w:val="16"/>
                <w:szCs w:val="16"/>
              </w:rPr>
              <w:t>T</w:t>
            </w:r>
          </w:p>
        </w:tc>
        <w:tc>
          <w:tcPr>
            <w:tcW w:w="2939" w:type="dxa"/>
            <w:vAlign w:val="center"/>
          </w:tcPr>
          <w:p w14:paraId="4097A6C3"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Carboline</w:t>
            </w:r>
          </w:p>
        </w:tc>
        <w:tc>
          <w:tcPr>
            <w:tcW w:w="2513" w:type="dxa"/>
            <w:gridSpan w:val="2"/>
            <w:vAlign w:val="center"/>
          </w:tcPr>
          <w:p w14:paraId="14E55C09"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Carboguard</w:t>
            </w:r>
            <w:proofErr w:type="spellEnd"/>
            <w:r w:rsidRPr="009033AB">
              <w:rPr>
                <w:sz w:val="16"/>
                <w:szCs w:val="16"/>
              </w:rPr>
              <w:t xml:space="preserve"> 890 series</w:t>
            </w:r>
          </w:p>
        </w:tc>
        <w:tc>
          <w:tcPr>
            <w:tcW w:w="971" w:type="dxa"/>
            <w:vAlign w:val="center"/>
          </w:tcPr>
          <w:p w14:paraId="3E088CE7" w14:textId="77777777" w:rsidR="002F6F8B" w:rsidRPr="008142DA" w:rsidRDefault="002F6F8B" w:rsidP="002F6F8B">
            <w:pPr>
              <w:autoSpaceDE/>
              <w:autoSpaceDN/>
              <w:adjustRightInd/>
              <w:spacing w:before="0" w:line="240" w:lineRule="auto"/>
              <w:ind w:left="0"/>
              <w:jc w:val="center"/>
              <w:rPr>
                <w:sz w:val="16"/>
                <w:szCs w:val="16"/>
                <w:lang w:val="ru-RU"/>
              </w:rPr>
            </w:pPr>
            <w:r>
              <w:rPr>
                <w:sz w:val="16"/>
                <w:szCs w:val="16"/>
              </w:rPr>
              <w:t>100-</w:t>
            </w:r>
            <w:r w:rsidRPr="008142DA">
              <w:rPr>
                <w:sz w:val="16"/>
                <w:szCs w:val="16"/>
                <w:lang w:val="ru-RU"/>
              </w:rPr>
              <w:t>214</w:t>
            </w:r>
          </w:p>
        </w:tc>
        <w:tc>
          <w:tcPr>
            <w:tcW w:w="1347" w:type="dxa"/>
            <w:gridSpan w:val="2"/>
            <w:vAlign w:val="center"/>
          </w:tcPr>
          <w:p w14:paraId="69124645"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93</w:t>
            </w:r>
            <w:r w:rsidRPr="008142DA">
              <w:rPr>
                <w:sz w:val="16"/>
                <w:szCs w:val="16"/>
              </w:rPr>
              <w:t>°C (</w:t>
            </w:r>
            <w:r w:rsidRPr="008142DA">
              <w:rPr>
                <w:sz w:val="16"/>
                <w:szCs w:val="16"/>
                <w:lang w:val="ru-RU"/>
              </w:rPr>
              <w:t>20</w:t>
            </w:r>
            <w:r w:rsidRPr="008142DA">
              <w:rPr>
                <w:sz w:val="16"/>
                <w:szCs w:val="16"/>
              </w:rPr>
              <w:t>0°F</w:t>
            </w:r>
            <w:r w:rsidRPr="008142DA">
              <w:rPr>
                <w:sz w:val="16"/>
                <w:szCs w:val="16"/>
                <w:lang w:val="ru-RU"/>
              </w:rPr>
              <w:t>)</w:t>
            </w:r>
          </w:p>
        </w:tc>
      </w:tr>
      <w:tr w:rsidR="002F6F8B" w:rsidRPr="008142DA" w14:paraId="52E52B88" w14:textId="77777777" w:rsidTr="002F6F8B">
        <w:trPr>
          <w:trHeight w:val="288"/>
          <w:jc w:val="center"/>
        </w:trPr>
        <w:tc>
          <w:tcPr>
            <w:tcW w:w="2288" w:type="dxa"/>
            <w:gridSpan w:val="3"/>
            <w:vAlign w:val="center"/>
          </w:tcPr>
          <w:p w14:paraId="1B4A15E1"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Epoxy–Polyamide</w:t>
            </w:r>
          </w:p>
        </w:tc>
        <w:tc>
          <w:tcPr>
            <w:tcW w:w="2939" w:type="dxa"/>
            <w:vAlign w:val="center"/>
          </w:tcPr>
          <w:p w14:paraId="043609F8" w14:textId="77777777" w:rsidR="002F6F8B" w:rsidRPr="008142DA" w:rsidRDefault="002F6F8B" w:rsidP="002F6F8B">
            <w:pPr>
              <w:autoSpaceDE/>
              <w:autoSpaceDN/>
              <w:adjustRightInd/>
              <w:spacing w:before="0" w:line="240" w:lineRule="auto"/>
              <w:ind w:left="0"/>
              <w:rPr>
                <w:sz w:val="16"/>
                <w:szCs w:val="16"/>
              </w:rPr>
            </w:pPr>
            <w:proofErr w:type="spellStart"/>
            <w:r w:rsidRPr="008142DA">
              <w:rPr>
                <w:sz w:val="16"/>
                <w:szCs w:val="16"/>
              </w:rPr>
              <w:t>Dampney</w:t>
            </w:r>
            <w:proofErr w:type="spellEnd"/>
          </w:p>
        </w:tc>
        <w:tc>
          <w:tcPr>
            <w:tcW w:w="2513" w:type="dxa"/>
            <w:gridSpan w:val="2"/>
            <w:vAlign w:val="center"/>
          </w:tcPr>
          <w:p w14:paraId="28292F89"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Epodur</w:t>
            </w:r>
            <w:proofErr w:type="spellEnd"/>
            <w:r w:rsidRPr="009033AB">
              <w:rPr>
                <w:sz w:val="16"/>
                <w:szCs w:val="16"/>
              </w:rPr>
              <w:t xml:space="preserve"> 700C Series</w:t>
            </w:r>
          </w:p>
        </w:tc>
        <w:tc>
          <w:tcPr>
            <w:tcW w:w="971" w:type="dxa"/>
            <w:vAlign w:val="center"/>
          </w:tcPr>
          <w:p w14:paraId="4F115656" w14:textId="77777777" w:rsidR="002F6F8B" w:rsidRPr="008142DA" w:rsidRDefault="002F6F8B" w:rsidP="002F6F8B">
            <w:pPr>
              <w:autoSpaceDE/>
              <w:autoSpaceDN/>
              <w:adjustRightInd/>
              <w:spacing w:before="0" w:line="240" w:lineRule="auto"/>
              <w:ind w:left="0"/>
              <w:jc w:val="center"/>
              <w:rPr>
                <w:sz w:val="16"/>
                <w:szCs w:val="16"/>
                <w:lang w:val="ru-RU"/>
              </w:rPr>
            </w:pPr>
            <w:r w:rsidRPr="008142DA">
              <w:rPr>
                <w:sz w:val="16"/>
                <w:szCs w:val="16"/>
                <w:lang w:val="ru-RU"/>
              </w:rPr>
              <w:t>100</w:t>
            </w:r>
          </w:p>
        </w:tc>
        <w:tc>
          <w:tcPr>
            <w:tcW w:w="1347" w:type="dxa"/>
            <w:gridSpan w:val="2"/>
            <w:vAlign w:val="center"/>
          </w:tcPr>
          <w:p w14:paraId="672A0A97"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w:t>
            </w:r>
            <w:r w:rsidRPr="008142DA">
              <w:rPr>
                <w:sz w:val="16"/>
                <w:szCs w:val="16"/>
                <w:lang w:val="ru-RU"/>
              </w:rPr>
              <w:t>25</w:t>
            </w:r>
            <w:r w:rsidRPr="008142DA">
              <w:rPr>
                <w:sz w:val="16"/>
                <w:szCs w:val="16"/>
              </w:rPr>
              <w:t>0°F)</w:t>
            </w:r>
          </w:p>
        </w:tc>
      </w:tr>
      <w:tr w:rsidR="002F6F8B" w:rsidRPr="008142DA" w14:paraId="5E0CF414" w14:textId="77777777" w:rsidTr="002F6F8B">
        <w:trPr>
          <w:trHeight w:val="288"/>
          <w:jc w:val="center"/>
        </w:trPr>
        <w:tc>
          <w:tcPr>
            <w:tcW w:w="2288" w:type="dxa"/>
            <w:gridSpan w:val="3"/>
            <w:vAlign w:val="center"/>
          </w:tcPr>
          <w:p w14:paraId="3CC3D0BB"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High Build</w:t>
            </w:r>
          </w:p>
        </w:tc>
        <w:tc>
          <w:tcPr>
            <w:tcW w:w="2939" w:type="dxa"/>
            <w:vAlign w:val="center"/>
          </w:tcPr>
          <w:p w14:paraId="3F2B64FC"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Hempel Coatings (USA), Inc</w:t>
            </w:r>
          </w:p>
        </w:tc>
        <w:tc>
          <w:tcPr>
            <w:tcW w:w="2513" w:type="dxa"/>
            <w:gridSpan w:val="2"/>
            <w:vAlign w:val="center"/>
          </w:tcPr>
          <w:p w14:paraId="7ECDE339" w14:textId="73CC0C27" w:rsidR="002F6F8B" w:rsidRPr="009033AB" w:rsidRDefault="008C1832" w:rsidP="002F6F8B">
            <w:pPr>
              <w:autoSpaceDE/>
              <w:autoSpaceDN/>
              <w:adjustRightInd/>
              <w:spacing w:before="0" w:line="240" w:lineRule="auto"/>
              <w:ind w:left="0"/>
              <w:rPr>
                <w:sz w:val="16"/>
                <w:szCs w:val="16"/>
              </w:rPr>
            </w:pPr>
            <w:r w:rsidRPr="009033AB">
              <w:rPr>
                <w:sz w:val="16"/>
                <w:szCs w:val="16"/>
                <w:lang w:val="ru-RU"/>
              </w:rPr>
              <w:t>Hempaprime Multi 500</w:t>
            </w:r>
          </w:p>
        </w:tc>
        <w:tc>
          <w:tcPr>
            <w:tcW w:w="971" w:type="dxa"/>
            <w:vAlign w:val="center"/>
          </w:tcPr>
          <w:p w14:paraId="3B92ED14" w14:textId="2C63A84E" w:rsidR="002F6F8B" w:rsidRPr="008C1832" w:rsidRDefault="008C1832" w:rsidP="002F6F8B">
            <w:pPr>
              <w:autoSpaceDE/>
              <w:autoSpaceDN/>
              <w:adjustRightInd/>
              <w:spacing w:before="0" w:line="240" w:lineRule="auto"/>
              <w:ind w:left="0"/>
              <w:jc w:val="center"/>
              <w:rPr>
                <w:sz w:val="16"/>
                <w:szCs w:val="16"/>
              </w:rPr>
            </w:pPr>
            <w:r>
              <w:rPr>
                <w:sz w:val="16"/>
                <w:szCs w:val="16"/>
              </w:rPr>
              <w:t>189-190</w:t>
            </w:r>
          </w:p>
        </w:tc>
        <w:tc>
          <w:tcPr>
            <w:tcW w:w="1347" w:type="dxa"/>
            <w:gridSpan w:val="2"/>
            <w:vAlign w:val="center"/>
          </w:tcPr>
          <w:p w14:paraId="0E9DFD59"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2F6F8B" w:rsidRPr="008142DA" w14:paraId="1A30632C" w14:textId="77777777" w:rsidTr="002F6F8B">
        <w:trPr>
          <w:trHeight w:val="288"/>
          <w:jc w:val="center"/>
        </w:trPr>
        <w:tc>
          <w:tcPr>
            <w:tcW w:w="2288" w:type="dxa"/>
            <w:gridSpan w:val="3"/>
            <w:vMerge w:val="restart"/>
            <w:vAlign w:val="center"/>
          </w:tcPr>
          <w:p w14:paraId="31FC9EAC"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DFT as per</w:t>
            </w:r>
          </w:p>
          <w:p w14:paraId="43600C8B"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Manufacturer’s</w:t>
            </w:r>
          </w:p>
          <w:p w14:paraId="56CE0517" w14:textId="77777777" w:rsidR="002F6F8B" w:rsidRPr="008142DA" w:rsidRDefault="002F6F8B" w:rsidP="002F6F8B">
            <w:pPr>
              <w:autoSpaceDE/>
              <w:autoSpaceDN/>
              <w:adjustRightInd/>
              <w:spacing w:before="0" w:line="240" w:lineRule="auto"/>
              <w:ind w:left="0"/>
              <w:jc w:val="both"/>
              <w:rPr>
                <w:b/>
                <w:sz w:val="16"/>
                <w:szCs w:val="16"/>
              </w:rPr>
            </w:pPr>
            <w:r w:rsidRPr="008142DA">
              <w:rPr>
                <w:b/>
                <w:sz w:val="16"/>
                <w:szCs w:val="16"/>
              </w:rPr>
              <w:t>Product Sheet</w:t>
            </w:r>
          </w:p>
        </w:tc>
        <w:tc>
          <w:tcPr>
            <w:tcW w:w="2939" w:type="dxa"/>
            <w:vAlign w:val="center"/>
          </w:tcPr>
          <w:p w14:paraId="38A61FF8"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International</w:t>
            </w:r>
          </w:p>
        </w:tc>
        <w:tc>
          <w:tcPr>
            <w:tcW w:w="2513" w:type="dxa"/>
            <w:gridSpan w:val="2"/>
            <w:vAlign w:val="center"/>
          </w:tcPr>
          <w:p w14:paraId="5825340D"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Interseal</w:t>
            </w:r>
            <w:proofErr w:type="spellEnd"/>
            <w:r w:rsidRPr="009033AB">
              <w:rPr>
                <w:sz w:val="16"/>
                <w:szCs w:val="16"/>
              </w:rPr>
              <w:t xml:space="preserve"> 670 HS</w:t>
            </w:r>
          </w:p>
        </w:tc>
        <w:tc>
          <w:tcPr>
            <w:tcW w:w="971" w:type="dxa"/>
            <w:vAlign w:val="center"/>
          </w:tcPr>
          <w:p w14:paraId="264AB117" w14:textId="77777777" w:rsidR="002F6F8B" w:rsidRPr="008142DA" w:rsidRDefault="002F6F8B" w:rsidP="002F6F8B">
            <w:pPr>
              <w:autoSpaceDE/>
              <w:autoSpaceDN/>
              <w:adjustRightInd/>
              <w:spacing w:before="0" w:line="240" w:lineRule="auto"/>
              <w:ind w:left="0"/>
              <w:jc w:val="center"/>
              <w:rPr>
                <w:sz w:val="16"/>
                <w:szCs w:val="16"/>
                <w:lang w:val="ru-RU"/>
              </w:rPr>
            </w:pPr>
            <w:r w:rsidRPr="008142DA">
              <w:rPr>
                <w:sz w:val="16"/>
                <w:szCs w:val="16"/>
                <w:lang w:val="ru-RU"/>
              </w:rPr>
              <w:t>240</w:t>
            </w:r>
          </w:p>
        </w:tc>
        <w:tc>
          <w:tcPr>
            <w:tcW w:w="1347" w:type="dxa"/>
            <w:gridSpan w:val="2"/>
            <w:vAlign w:val="center"/>
          </w:tcPr>
          <w:p w14:paraId="1A787515"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2F6F8B" w:rsidRPr="008142DA" w14:paraId="72DE0176" w14:textId="77777777" w:rsidTr="002F6F8B">
        <w:trPr>
          <w:trHeight w:val="288"/>
          <w:jc w:val="center"/>
        </w:trPr>
        <w:tc>
          <w:tcPr>
            <w:tcW w:w="2288" w:type="dxa"/>
            <w:gridSpan w:val="3"/>
            <w:vMerge/>
            <w:vAlign w:val="center"/>
          </w:tcPr>
          <w:p w14:paraId="4D595FD5" w14:textId="77777777" w:rsidR="002F6F8B" w:rsidRPr="008142DA" w:rsidRDefault="002F6F8B" w:rsidP="002F6F8B">
            <w:pPr>
              <w:jc w:val="center"/>
              <w:rPr>
                <w:b/>
                <w:sz w:val="16"/>
                <w:szCs w:val="16"/>
              </w:rPr>
            </w:pPr>
          </w:p>
        </w:tc>
        <w:tc>
          <w:tcPr>
            <w:tcW w:w="2939" w:type="dxa"/>
            <w:vAlign w:val="center"/>
          </w:tcPr>
          <w:p w14:paraId="78BE47D7"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International Devoe</w:t>
            </w:r>
          </w:p>
        </w:tc>
        <w:tc>
          <w:tcPr>
            <w:tcW w:w="2513" w:type="dxa"/>
            <w:gridSpan w:val="2"/>
            <w:vAlign w:val="center"/>
          </w:tcPr>
          <w:p w14:paraId="36D6FEAA" w14:textId="77777777" w:rsidR="002F6F8B" w:rsidRPr="009033AB" w:rsidRDefault="002F6F8B" w:rsidP="002F6F8B">
            <w:pPr>
              <w:autoSpaceDE/>
              <w:autoSpaceDN/>
              <w:adjustRightInd/>
              <w:spacing w:before="0" w:line="240" w:lineRule="auto"/>
              <w:ind w:left="0"/>
              <w:rPr>
                <w:sz w:val="16"/>
                <w:szCs w:val="16"/>
              </w:rPr>
            </w:pPr>
            <w:r w:rsidRPr="009033AB">
              <w:rPr>
                <w:sz w:val="16"/>
                <w:szCs w:val="16"/>
              </w:rPr>
              <w:t>Devran 224 Series</w:t>
            </w:r>
          </w:p>
        </w:tc>
        <w:tc>
          <w:tcPr>
            <w:tcW w:w="971" w:type="dxa"/>
            <w:vAlign w:val="center"/>
          </w:tcPr>
          <w:p w14:paraId="70F48776" w14:textId="77777777" w:rsidR="002F6F8B" w:rsidRPr="008142DA" w:rsidRDefault="002F6F8B" w:rsidP="002F6F8B">
            <w:pPr>
              <w:autoSpaceDE/>
              <w:autoSpaceDN/>
              <w:adjustRightInd/>
              <w:spacing w:before="0" w:line="240" w:lineRule="auto"/>
              <w:ind w:left="0"/>
              <w:jc w:val="center"/>
              <w:rPr>
                <w:sz w:val="16"/>
                <w:szCs w:val="16"/>
                <w:lang w:val="ru-RU"/>
              </w:rPr>
            </w:pPr>
            <w:r>
              <w:rPr>
                <w:sz w:val="16"/>
                <w:szCs w:val="16"/>
              </w:rPr>
              <w:t>28</w:t>
            </w:r>
            <w:r w:rsidRPr="008142DA">
              <w:rPr>
                <w:sz w:val="16"/>
                <w:szCs w:val="16"/>
                <w:lang w:val="ru-RU"/>
              </w:rPr>
              <w:t>-212</w:t>
            </w:r>
          </w:p>
        </w:tc>
        <w:tc>
          <w:tcPr>
            <w:tcW w:w="1347" w:type="dxa"/>
            <w:gridSpan w:val="2"/>
            <w:vAlign w:val="center"/>
          </w:tcPr>
          <w:p w14:paraId="6FFDB38C"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2F6F8B" w:rsidRPr="008142DA" w14:paraId="0DDF54DA" w14:textId="77777777" w:rsidTr="002F6F8B">
        <w:trPr>
          <w:trHeight w:val="288"/>
          <w:jc w:val="center"/>
        </w:trPr>
        <w:tc>
          <w:tcPr>
            <w:tcW w:w="2288" w:type="dxa"/>
            <w:gridSpan w:val="3"/>
            <w:vAlign w:val="center"/>
          </w:tcPr>
          <w:p w14:paraId="49EAF298" w14:textId="77777777" w:rsidR="002F6F8B" w:rsidRPr="008142DA" w:rsidRDefault="002F6F8B" w:rsidP="002F6F8B">
            <w:pPr>
              <w:jc w:val="center"/>
              <w:rPr>
                <w:b/>
                <w:sz w:val="16"/>
                <w:szCs w:val="16"/>
              </w:rPr>
            </w:pPr>
          </w:p>
        </w:tc>
        <w:tc>
          <w:tcPr>
            <w:tcW w:w="2939" w:type="dxa"/>
            <w:vAlign w:val="center"/>
          </w:tcPr>
          <w:p w14:paraId="55698C41"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Jotun Paints</w:t>
            </w:r>
          </w:p>
        </w:tc>
        <w:tc>
          <w:tcPr>
            <w:tcW w:w="2513" w:type="dxa"/>
            <w:gridSpan w:val="2"/>
            <w:vAlign w:val="center"/>
          </w:tcPr>
          <w:p w14:paraId="4D368E0D"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Penguard</w:t>
            </w:r>
            <w:proofErr w:type="spellEnd"/>
            <w:r w:rsidRPr="009033AB">
              <w:rPr>
                <w:sz w:val="16"/>
                <w:szCs w:val="16"/>
              </w:rPr>
              <w:t xml:space="preserve"> FC</w:t>
            </w:r>
          </w:p>
        </w:tc>
        <w:tc>
          <w:tcPr>
            <w:tcW w:w="971" w:type="dxa"/>
            <w:vAlign w:val="center"/>
          </w:tcPr>
          <w:p w14:paraId="40F46CE7" w14:textId="77777777" w:rsidR="002F6F8B" w:rsidRPr="008142DA" w:rsidRDefault="002F6F8B" w:rsidP="002F6F8B">
            <w:pPr>
              <w:autoSpaceDE/>
              <w:autoSpaceDN/>
              <w:adjustRightInd/>
              <w:spacing w:before="0" w:line="240" w:lineRule="auto"/>
              <w:ind w:left="0"/>
              <w:jc w:val="center"/>
              <w:rPr>
                <w:sz w:val="16"/>
                <w:szCs w:val="16"/>
                <w:lang w:val="ru-RU"/>
              </w:rPr>
            </w:pPr>
            <w:r w:rsidRPr="008142DA">
              <w:rPr>
                <w:sz w:val="16"/>
                <w:szCs w:val="16"/>
                <w:lang w:val="ru-RU"/>
              </w:rPr>
              <w:t>310</w:t>
            </w:r>
          </w:p>
        </w:tc>
        <w:tc>
          <w:tcPr>
            <w:tcW w:w="1347" w:type="dxa"/>
            <w:gridSpan w:val="2"/>
            <w:vAlign w:val="center"/>
          </w:tcPr>
          <w:p w14:paraId="7C02AE22"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2F6F8B" w:rsidRPr="008142DA" w14:paraId="2AC3B0A6" w14:textId="77777777" w:rsidTr="002F6F8B">
        <w:trPr>
          <w:trHeight w:val="288"/>
          <w:jc w:val="center"/>
        </w:trPr>
        <w:tc>
          <w:tcPr>
            <w:tcW w:w="2288" w:type="dxa"/>
            <w:gridSpan w:val="3"/>
            <w:vAlign w:val="center"/>
          </w:tcPr>
          <w:p w14:paraId="07B8EEE7" w14:textId="77777777" w:rsidR="002F6F8B" w:rsidRPr="008142DA" w:rsidRDefault="002F6F8B" w:rsidP="002F6F8B">
            <w:pPr>
              <w:jc w:val="center"/>
              <w:rPr>
                <w:b/>
                <w:sz w:val="16"/>
                <w:szCs w:val="16"/>
              </w:rPr>
            </w:pPr>
          </w:p>
        </w:tc>
        <w:tc>
          <w:tcPr>
            <w:tcW w:w="2939" w:type="dxa"/>
            <w:vAlign w:val="center"/>
          </w:tcPr>
          <w:p w14:paraId="5CB1CF69"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PPG</w:t>
            </w:r>
          </w:p>
        </w:tc>
        <w:tc>
          <w:tcPr>
            <w:tcW w:w="2513" w:type="dxa"/>
            <w:gridSpan w:val="2"/>
            <w:vAlign w:val="center"/>
          </w:tcPr>
          <w:p w14:paraId="01A9F083" w14:textId="55422A19" w:rsidR="0054167F" w:rsidRPr="009033AB" w:rsidRDefault="004A1EE2" w:rsidP="0054167F">
            <w:pPr>
              <w:autoSpaceDE/>
              <w:autoSpaceDN/>
              <w:adjustRightInd/>
              <w:spacing w:before="0" w:line="240" w:lineRule="auto"/>
              <w:ind w:left="0"/>
              <w:rPr>
                <w:sz w:val="16"/>
                <w:szCs w:val="16"/>
              </w:rPr>
            </w:pPr>
            <w:proofErr w:type="spellStart"/>
            <w:r w:rsidRPr="009033AB">
              <w:rPr>
                <w:sz w:val="16"/>
                <w:szCs w:val="16"/>
              </w:rPr>
              <w:t>Amerlock</w:t>
            </w:r>
            <w:proofErr w:type="spellEnd"/>
            <w:r w:rsidR="0054167F" w:rsidRPr="009033AB">
              <w:rPr>
                <w:sz w:val="16"/>
                <w:szCs w:val="16"/>
              </w:rPr>
              <w:t xml:space="preserve"> 400 or 2</w:t>
            </w:r>
          </w:p>
          <w:p w14:paraId="3268EE7A" w14:textId="4FB59B40" w:rsidR="002F6F8B" w:rsidRPr="009033AB" w:rsidRDefault="0054167F" w:rsidP="002F6F8B">
            <w:pPr>
              <w:autoSpaceDE/>
              <w:autoSpaceDN/>
              <w:adjustRightInd/>
              <w:spacing w:before="0" w:line="240" w:lineRule="auto"/>
              <w:ind w:left="0"/>
              <w:rPr>
                <w:sz w:val="16"/>
                <w:szCs w:val="16"/>
              </w:rPr>
            </w:pPr>
            <w:proofErr w:type="spellStart"/>
            <w:r w:rsidRPr="009033AB">
              <w:rPr>
                <w:sz w:val="16"/>
                <w:szCs w:val="16"/>
              </w:rPr>
              <w:t>SigmaCover</w:t>
            </w:r>
            <w:proofErr w:type="spellEnd"/>
            <w:r w:rsidRPr="009033AB">
              <w:rPr>
                <w:sz w:val="16"/>
                <w:szCs w:val="16"/>
              </w:rPr>
              <w:t xml:space="preserve"> 400 or 2</w:t>
            </w:r>
          </w:p>
        </w:tc>
        <w:tc>
          <w:tcPr>
            <w:tcW w:w="971" w:type="dxa"/>
            <w:vAlign w:val="center"/>
          </w:tcPr>
          <w:p w14:paraId="7E918E44"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153</w:t>
            </w:r>
          </w:p>
        </w:tc>
        <w:tc>
          <w:tcPr>
            <w:tcW w:w="1347" w:type="dxa"/>
            <w:gridSpan w:val="2"/>
            <w:vAlign w:val="center"/>
          </w:tcPr>
          <w:p w14:paraId="310BBFA3"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2F6F8B" w:rsidRPr="008142DA" w14:paraId="2384F114" w14:textId="77777777" w:rsidTr="002F6F8B">
        <w:trPr>
          <w:trHeight w:val="288"/>
          <w:jc w:val="center"/>
        </w:trPr>
        <w:tc>
          <w:tcPr>
            <w:tcW w:w="2288" w:type="dxa"/>
            <w:gridSpan w:val="3"/>
            <w:vAlign w:val="center"/>
          </w:tcPr>
          <w:p w14:paraId="305CA161" w14:textId="77777777" w:rsidR="002F6F8B" w:rsidRPr="008142DA" w:rsidRDefault="002F6F8B" w:rsidP="002F6F8B">
            <w:pPr>
              <w:jc w:val="center"/>
              <w:rPr>
                <w:b/>
                <w:sz w:val="16"/>
                <w:szCs w:val="16"/>
              </w:rPr>
            </w:pPr>
          </w:p>
        </w:tc>
        <w:tc>
          <w:tcPr>
            <w:tcW w:w="2939" w:type="dxa"/>
            <w:vAlign w:val="center"/>
          </w:tcPr>
          <w:p w14:paraId="6CA7CE3E"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Sherwin Williams</w:t>
            </w:r>
          </w:p>
        </w:tc>
        <w:tc>
          <w:tcPr>
            <w:tcW w:w="2513" w:type="dxa"/>
            <w:gridSpan w:val="2"/>
            <w:vAlign w:val="center"/>
          </w:tcPr>
          <w:p w14:paraId="7CA00FB7"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Macropoxy</w:t>
            </w:r>
            <w:proofErr w:type="spellEnd"/>
            <w:r w:rsidRPr="009033AB">
              <w:rPr>
                <w:sz w:val="16"/>
                <w:szCs w:val="16"/>
              </w:rPr>
              <w:t xml:space="preserve"> 646 Series</w:t>
            </w:r>
          </w:p>
        </w:tc>
        <w:tc>
          <w:tcPr>
            <w:tcW w:w="971" w:type="dxa"/>
            <w:vAlign w:val="center"/>
          </w:tcPr>
          <w:p w14:paraId="2387CE9A" w14:textId="77777777" w:rsidR="002F6F8B" w:rsidRPr="008142DA" w:rsidRDefault="002F6F8B" w:rsidP="002F6F8B">
            <w:pPr>
              <w:autoSpaceDE/>
              <w:autoSpaceDN/>
              <w:adjustRightInd/>
              <w:spacing w:before="0" w:line="240" w:lineRule="auto"/>
              <w:ind w:left="0"/>
              <w:jc w:val="center"/>
              <w:rPr>
                <w:sz w:val="16"/>
                <w:szCs w:val="16"/>
                <w:lang w:val="ru-RU"/>
              </w:rPr>
            </w:pPr>
            <w:r w:rsidRPr="008142DA">
              <w:rPr>
                <w:sz w:val="16"/>
                <w:szCs w:val="16"/>
                <w:lang w:val="ru-RU"/>
              </w:rPr>
              <w:t>100-250</w:t>
            </w:r>
          </w:p>
        </w:tc>
        <w:tc>
          <w:tcPr>
            <w:tcW w:w="1347" w:type="dxa"/>
            <w:gridSpan w:val="2"/>
            <w:vAlign w:val="center"/>
          </w:tcPr>
          <w:p w14:paraId="2C0DABCF"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2F6F8B" w:rsidRPr="008142DA" w14:paraId="6D4C012E" w14:textId="77777777" w:rsidTr="002F6F8B">
        <w:trPr>
          <w:trHeight w:val="288"/>
          <w:jc w:val="center"/>
        </w:trPr>
        <w:tc>
          <w:tcPr>
            <w:tcW w:w="2288" w:type="dxa"/>
            <w:gridSpan w:val="3"/>
            <w:vAlign w:val="center"/>
          </w:tcPr>
          <w:p w14:paraId="3E214DAE" w14:textId="77777777" w:rsidR="002F6F8B" w:rsidRPr="008142DA" w:rsidRDefault="002F6F8B" w:rsidP="002F6F8B">
            <w:pPr>
              <w:jc w:val="center"/>
              <w:rPr>
                <w:b/>
                <w:sz w:val="16"/>
                <w:szCs w:val="16"/>
              </w:rPr>
            </w:pPr>
          </w:p>
        </w:tc>
        <w:tc>
          <w:tcPr>
            <w:tcW w:w="2939" w:type="dxa"/>
            <w:vAlign w:val="center"/>
          </w:tcPr>
          <w:p w14:paraId="1EADD5A5"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Tnemec</w:t>
            </w:r>
          </w:p>
        </w:tc>
        <w:tc>
          <w:tcPr>
            <w:tcW w:w="2513" w:type="dxa"/>
            <w:gridSpan w:val="2"/>
            <w:vAlign w:val="center"/>
          </w:tcPr>
          <w:p w14:paraId="0DE9CEB8" w14:textId="44B0F692" w:rsidR="002F6F8B" w:rsidRPr="009033AB" w:rsidRDefault="002F6F8B" w:rsidP="002F6F8B">
            <w:pPr>
              <w:autoSpaceDE/>
              <w:autoSpaceDN/>
              <w:adjustRightInd/>
              <w:spacing w:before="0" w:line="240" w:lineRule="auto"/>
              <w:ind w:left="0"/>
              <w:rPr>
                <w:sz w:val="16"/>
                <w:szCs w:val="16"/>
              </w:rPr>
            </w:pPr>
            <w:r w:rsidRPr="009033AB">
              <w:rPr>
                <w:sz w:val="16"/>
                <w:szCs w:val="16"/>
              </w:rPr>
              <w:t xml:space="preserve">Series 161 </w:t>
            </w:r>
            <w:r w:rsidR="0054167F" w:rsidRPr="009033AB">
              <w:rPr>
                <w:sz w:val="16"/>
                <w:szCs w:val="16"/>
              </w:rPr>
              <w:t xml:space="preserve">HS </w:t>
            </w:r>
            <w:proofErr w:type="spellStart"/>
            <w:r w:rsidRPr="009033AB">
              <w:rPr>
                <w:sz w:val="16"/>
                <w:szCs w:val="16"/>
              </w:rPr>
              <w:t>Tneme-Fascure</w:t>
            </w:r>
            <w:proofErr w:type="spellEnd"/>
          </w:p>
          <w:p w14:paraId="5DAC3006" w14:textId="77777777" w:rsidR="002F6F8B" w:rsidRPr="009033AB" w:rsidRDefault="002F6F8B" w:rsidP="002F6F8B">
            <w:pPr>
              <w:autoSpaceDE/>
              <w:autoSpaceDN/>
              <w:adjustRightInd/>
              <w:spacing w:before="0" w:line="240" w:lineRule="auto"/>
              <w:ind w:left="0"/>
              <w:rPr>
                <w:sz w:val="16"/>
                <w:szCs w:val="16"/>
              </w:rPr>
            </w:pPr>
            <w:r w:rsidRPr="009033AB">
              <w:rPr>
                <w:sz w:val="16"/>
                <w:szCs w:val="16"/>
              </w:rPr>
              <w:t xml:space="preserve">Series L69 Hi-Build </w:t>
            </w:r>
            <w:proofErr w:type="spellStart"/>
            <w:r w:rsidRPr="009033AB">
              <w:rPr>
                <w:sz w:val="16"/>
                <w:szCs w:val="16"/>
              </w:rPr>
              <w:t>Epoxline</w:t>
            </w:r>
            <w:proofErr w:type="spellEnd"/>
            <w:r w:rsidRPr="009033AB">
              <w:rPr>
                <w:sz w:val="16"/>
                <w:szCs w:val="16"/>
              </w:rPr>
              <w:t xml:space="preserve"> II</w:t>
            </w:r>
          </w:p>
        </w:tc>
        <w:tc>
          <w:tcPr>
            <w:tcW w:w="971" w:type="dxa"/>
            <w:vAlign w:val="center"/>
          </w:tcPr>
          <w:p w14:paraId="07FF1E3F" w14:textId="708D5386" w:rsidR="0054167F" w:rsidRDefault="0054167F" w:rsidP="002F6F8B">
            <w:pPr>
              <w:autoSpaceDE/>
              <w:autoSpaceDN/>
              <w:adjustRightInd/>
              <w:spacing w:before="0" w:line="240" w:lineRule="auto"/>
              <w:ind w:left="0"/>
              <w:jc w:val="center"/>
              <w:rPr>
                <w:sz w:val="16"/>
                <w:szCs w:val="16"/>
              </w:rPr>
            </w:pPr>
            <w:r>
              <w:rPr>
                <w:sz w:val="16"/>
                <w:szCs w:val="16"/>
              </w:rPr>
              <w:t>184</w:t>
            </w:r>
          </w:p>
          <w:p w14:paraId="78641C7F" w14:textId="7D1AB316" w:rsidR="002F6F8B" w:rsidRPr="00F6525C" w:rsidRDefault="00993442" w:rsidP="002F6F8B">
            <w:pPr>
              <w:autoSpaceDE/>
              <w:autoSpaceDN/>
              <w:adjustRightInd/>
              <w:spacing w:before="0" w:line="240" w:lineRule="auto"/>
              <w:ind w:left="0"/>
              <w:jc w:val="center"/>
              <w:rPr>
                <w:sz w:val="16"/>
                <w:szCs w:val="16"/>
              </w:rPr>
            </w:pPr>
            <w:r>
              <w:rPr>
                <w:sz w:val="16"/>
                <w:szCs w:val="16"/>
              </w:rPr>
              <w:t>98-335</w:t>
            </w:r>
          </w:p>
        </w:tc>
        <w:tc>
          <w:tcPr>
            <w:tcW w:w="1347" w:type="dxa"/>
            <w:gridSpan w:val="2"/>
            <w:vAlign w:val="center"/>
          </w:tcPr>
          <w:p w14:paraId="33A63E88" w14:textId="77777777" w:rsidR="002F6F8B" w:rsidRDefault="002F6F8B" w:rsidP="002F6F8B">
            <w:pPr>
              <w:autoSpaceDE/>
              <w:autoSpaceDN/>
              <w:adjustRightInd/>
              <w:spacing w:before="0" w:line="240" w:lineRule="auto"/>
              <w:ind w:left="0"/>
              <w:jc w:val="center"/>
              <w:rPr>
                <w:sz w:val="16"/>
                <w:szCs w:val="16"/>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p w14:paraId="0BB9ADC4" w14:textId="77777777" w:rsidR="002F6F8B" w:rsidRPr="008142DA" w:rsidRDefault="002F6F8B" w:rsidP="002F6F8B">
            <w:pPr>
              <w:autoSpaceDE/>
              <w:autoSpaceDN/>
              <w:adjustRightInd/>
              <w:spacing w:before="0" w:line="240" w:lineRule="auto"/>
              <w:ind w:left="0"/>
              <w:jc w:val="center"/>
              <w:rPr>
                <w:sz w:val="16"/>
                <w:szCs w:val="16"/>
                <w:lang w:val="ru-RU"/>
              </w:rPr>
            </w:pPr>
            <w:r w:rsidRPr="008142DA">
              <w:rPr>
                <w:sz w:val="16"/>
                <w:szCs w:val="16"/>
                <w:lang w:val="ru-RU"/>
              </w:rPr>
              <w:t>121</w:t>
            </w:r>
            <w:r w:rsidRPr="008142DA">
              <w:rPr>
                <w:sz w:val="16"/>
                <w:szCs w:val="16"/>
              </w:rPr>
              <w:t>°C (2</w:t>
            </w:r>
            <w:r w:rsidRPr="008142DA">
              <w:rPr>
                <w:sz w:val="16"/>
                <w:szCs w:val="16"/>
                <w:lang w:val="ru-RU"/>
              </w:rPr>
              <w:t>5</w:t>
            </w:r>
            <w:r w:rsidRPr="008142DA">
              <w:rPr>
                <w:sz w:val="16"/>
                <w:szCs w:val="16"/>
              </w:rPr>
              <w:t>0°F)</w:t>
            </w:r>
          </w:p>
        </w:tc>
      </w:tr>
      <w:tr w:rsidR="002F6F8B" w:rsidRPr="008142DA" w14:paraId="63C39010" w14:textId="77777777" w:rsidTr="002F6F8B">
        <w:trPr>
          <w:trHeight w:val="288"/>
          <w:jc w:val="center"/>
        </w:trPr>
        <w:tc>
          <w:tcPr>
            <w:tcW w:w="2288" w:type="dxa"/>
            <w:gridSpan w:val="3"/>
            <w:tcBorders>
              <w:bottom w:val="single" w:sz="12" w:space="0" w:color="auto"/>
            </w:tcBorders>
            <w:vAlign w:val="center"/>
          </w:tcPr>
          <w:p w14:paraId="17D63EC5" w14:textId="77777777" w:rsidR="002F6F8B" w:rsidRPr="008142DA" w:rsidRDefault="002F6F8B" w:rsidP="002F6F8B">
            <w:pPr>
              <w:autoSpaceDE/>
              <w:autoSpaceDN/>
              <w:adjustRightInd/>
              <w:spacing w:before="0" w:line="240" w:lineRule="auto"/>
              <w:ind w:left="0"/>
              <w:rPr>
                <w:i/>
                <w:sz w:val="14"/>
                <w:szCs w:val="14"/>
              </w:rPr>
            </w:pPr>
          </w:p>
        </w:tc>
        <w:tc>
          <w:tcPr>
            <w:tcW w:w="7770" w:type="dxa"/>
            <w:gridSpan w:val="6"/>
            <w:tcBorders>
              <w:bottom w:val="single" w:sz="12" w:space="0" w:color="auto"/>
            </w:tcBorders>
            <w:vAlign w:val="center"/>
          </w:tcPr>
          <w:p w14:paraId="1132C530" w14:textId="77777777" w:rsidR="002F6F8B" w:rsidRPr="008142DA" w:rsidRDefault="002F6F8B" w:rsidP="002F6F8B">
            <w:pPr>
              <w:autoSpaceDE/>
              <w:autoSpaceDN/>
              <w:adjustRightInd/>
              <w:spacing w:before="0" w:line="240" w:lineRule="auto"/>
              <w:ind w:left="0"/>
              <w:rPr>
                <w:sz w:val="14"/>
                <w:szCs w:val="14"/>
              </w:rPr>
            </w:pPr>
            <w:r w:rsidRPr="008142DA">
              <w:rPr>
                <w:i/>
                <w:sz w:val="14"/>
                <w:szCs w:val="14"/>
              </w:rPr>
              <w:t>Follow the manufacturer's instructions.</w:t>
            </w:r>
          </w:p>
        </w:tc>
      </w:tr>
      <w:tr w:rsidR="002F6F8B" w:rsidRPr="008142DA" w14:paraId="3F93A201" w14:textId="77777777" w:rsidTr="002F6F8B">
        <w:trPr>
          <w:trHeight w:val="288"/>
          <w:jc w:val="center"/>
        </w:trPr>
        <w:tc>
          <w:tcPr>
            <w:tcW w:w="1170" w:type="dxa"/>
            <w:vAlign w:val="center"/>
          </w:tcPr>
          <w:p w14:paraId="607A968B" w14:textId="77777777" w:rsidR="002F6F8B" w:rsidRPr="008142DA" w:rsidRDefault="002F6F8B" w:rsidP="002F6F8B">
            <w:pPr>
              <w:autoSpaceDE/>
              <w:autoSpaceDN/>
              <w:adjustRightInd/>
              <w:spacing w:before="0" w:line="240" w:lineRule="auto"/>
              <w:ind w:left="-72"/>
              <w:rPr>
                <w:b/>
                <w:sz w:val="16"/>
                <w:szCs w:val="16"/>
              </w:rPr>
            </w:pPr>
            <w:r w:rsidRPr="008142DA">
              <w:rPr>
                <w:b/>
                <w:sz w:val="16"/>
                <w:szCs w:val="16"/>
              </w:rPr>
              <w:t>Last Update:</w:t>
            </w:r>
          </w:p>
        </w:tc>
        <w:tc>
          <w:tcPr>
            <w:tcW w:w="4057" w:type="dxa"/>
            <w:gridSpan w:val="3"/>
            <w:vAlign w:val="center"/>
          </w:tcPr>
          <w:p w14:paraId="59EE3F71" w14:textId="0D4FF05F" w:rsidR="002F6F8B" w:rsidRPr="008142DA" w:rsidRDefault="009033AB" w:rsidP="002F6F8B">
            <w:pPr>
              <w:autoSpaceDE/>
              <w:autoSpaceDN/>
              <w:adjustRightInd/>
              <w:spacing w:before="0" w:line="240" w:lineRule="auto"/>
              <w:ind w:left="-72"/>
              <w:rPr>
                <w:sz w:val="16"/>
                <w:szCs w:val="16"/>
              </w:rPr>
            </w:pPr>
            <w:r>
              <w:rPr>
                <w:sz w:val="16"/>
                <w:szCs w:val="16"/>
              </w:rPr>
              <w:t>November</w:t>
            </w:r>
            <w:r w:rsidR="003430DB">
              <w:rPr>
                <w:sz w:val="16"/>
                <w:szCs w:val="16"/>
              </w:rPr>
              <w:t xml:space="preserve"> 2025</w:t>
            </w:r>
          </w:p>
        </w:tc>
        <w:tc>
          <w:tcPr>
            <w:tcW w:w="2513" w:type="dxa"/>
            <w:gridSpan w:val="2"/>
            <w:vAlign w:val="center"/>
          </w:tcPr>
          <w:p w14:paraId="2404AFF0" w14:textId="77777777" w:rsidR="002F6F8B" w:rsidRPr="008142DA" w:rsidRDefault="002F6F8B" w:rsidP="002F6F8B">
            <w:pPr>
              <w:rPr>
                <w:b/>
                <w:sz w:val="16"/>
                <w:szCs w:val="16"/>
              </w:rPr>
            </w:pPr>
          </w:p>
        </w:tc>
        <w:tc>
          <w:tcPr>
            <w:tcW w:w="971" w:type="dxa"/>
            <w:vAlign w:val="center"/>
          </w:tcPr>
          <w:p w14:paraId="62DE5484" w14:textId="77777777" w:rsidR="002F6F8B" w:rsidRPr="008142DA" w:rsidRDefault="002F6F8B" w:rsidP="002F6F8B">
            <w:pPr>
              <w:jc w:val="center"/>
              <w:rPr>
                <w:b/>
                <w:sz w:val="16"/>
                <w:szCs w:val="16"/>
              </w:rPr>
            </w:pPr>
          </w:p>
        </w:tc>
        <w:tc>
          <w:tcPr>
            <w:tcW w:w="1347" w:type="dxa"/>
            <w:gridSpan w:val="2"/>
            <w:vAlign w:val="center"/>
          </w:tcPr>
          <w:p w14:paraId="065D2CFD" w14:textId="77777777" w:rsidR="002F6F8B" w:rsidRPr="008142DA" w:rsidRDefault="002F6F8B" w:rsidP="002F6F8B">
            <w:pPr>
              <w:rPr>
                <w:b/>
                <w:sz w:val="16"/>
                <w:szCs w:val="16"/>
              </w:rPr>
            </w:pPr>
          </w:p>
        </w:tc>
      </w:tr>
    </w:tbl>
    <w:p w14:paraId="1DBACDC4" w14:textId="1C9C5438" w:rsidR="002F6F8B" w:rsidRPr="00F6525C" w:rsidRDefault="002F6F8B" w:rsidP="00846EC5">
      <w:pPr>
        <w:spacing w:before="0" w:line="240" w:lineRule="auto"/>
        <w:ind w:left="630" w:hanging="540"/>
        <w:rPr>
          <w:color w:val="auto"/>
          <w:sz w:val="16"/>
          <w:szCs w:val="16"/>
        </w:rPr>
      </w:pPr>
      <w:r w:rsidRPr="00F6525C">
        <w:rPr>
          <w:color w:val="auto"/>
          <w:sz w:val="16"/>
          <w:szCs w:val="16"/>
        </w:rPr>
        <w:t>Note 1</w:t>
      </w:r>
      <w:proofErr w:type="gramStart"/>
      <w:r w:rsidRPr="00F6525C">
        <w:rPr>
          <w:color w:val="auto"/>
          <w:sz w:val="16"/>
          <w:szCs w:val="16"/>
        </w:rPr>
        <w:t xml:space="preserve">: </w:t>
      </w:r>
      <w:r w:rsidR="00EB314A">
        <w:rPr>
          <w:color w:val="auto"/>
          <w:sz w:val="16"/>
          <w:szCs w:val="16"/>
        </w:rPr>
        <w:tab/>
      </w:r>
      <w:r w:rsidRPr="00F6525C">
        <w:rPr>
          <w:color w:val="auto"/>
          <w:sz w:val="16"/>
          <w:szCs w:val="16"/>
        </w:rPr>
        <w:t>Final</w:t>
      </w:r>
      <w:proofErr w:type="gramEnd"/>
      <w:r w:rsidRPr="00F6525C">
        <w:rPr>
          <w:color w:val="auto"/>
          <w:sz w:val="16"/>
          <w:szCs w:val="16"/>
        </w:rPr>
        <w:t xml:space="preserve"> DFT of primer coat should be at least 50 percent thicker than the substrate anchor profile but not thicker than maximum. DFT listed in product data sheet.</w:t>
      </w:r>
    </w:p>
    <w:p w14:paraId="6FC599D9" w14:textId="77777777" w:rsidR="002F6F8B" w:rsidRPr="00A816CA" w:rsidRDefault="002F6F8B" w:rsidP="002F6F8B">
      <w:pPr>
        <w:tabs>
          <w:tab w:val="left" w:pos="3225"/>
        </w:tabs>
        <w:rPr>
          <w:sz w:val="20"/>
          <w:szCs w:val="20"/>
        </w:rPr>
      </w:pPr>
    </w:p>
    <w:p w14:paraId="0AAC1CF6" w14:textId="77777777" w:rsidR="002F6F8B" w:rsidRPr="001D3869" w:rsidRDefault="002F6F8B" w:rsidP="002F6F8B">
      <w:pPr>
        <w:tabs>
          <w:tab w:val="left" w:pos="3225"/>
        </w:tabs>
        <w:rPr>
          <w:sz w:val="20"/>
          <w:szCs w:val="20"/>
        </w:rPr>
      </w:pPr>
      <w:r w:rsidRPr="001D3869">
        <w:rPr>
          <w:sz w:val="20"/>
          <w:szCs w:val="20"/>
        </w:rPr>
        <w:br w:type="page"/>
      </w:r>
    </w:p>
    <w:tbl>
      <w:tblPr>
        <w:tblW w:w="10042" w:type="dxa"/>
        <w:jc w:val="center"/>
        <w:tblLayout w:type="fixed"/>
        <w:tblLook w:val="01E0" w:firstRow="1" w:lastRow="1" w:firstColumn="1" w:lastColumn="1" w:noHBand="0" w:noVBand="0"/>
      </w:tblPr>
      <w:tblGrid>
        <w:gridCol w:w="1170"/>
        <w:gridCol w:w="270"/>
        <w:gridCol w:w="848"/>
        <w:gridCol w:w="2842"/>
        <w:gridCol w:w="1800"/>
        <w:gridCol w:w="736"/>
        <w:gridCol w:w="344"/>
        <w:gridCol w:w="544"/>
        <w:gridCol w:w="1481"/>
        <w:gridCol w:w="7"/>
      </w:tblGrid>
      <w:tr w:rsidR="002F6F8B" w:rsidRPr="008142DA" w14:paraId="2CA4846B" w14:textId="77777777" w:rsidTr="002F6F8B">
        <w:trPr>
          <w:trHeight w:val="360"/>
          <w:jc w:val="center"/>
        </w:trPr>
        <w:tc>
          <w:tcPr>
            <w:tcW w:w="10042" w:type="dxa"/>
            <w:gridSpan w:val="10"/>
            <w:tcBorders>
              <w:top w:val="single" w:sz="6" w:space="0" w:color="auto"/>
              <w:bottom w:val="single" w:sz="12" w:space="0" w:color="auto"/>
            </w:tcBorders>
            <w:shd w:val="clear" w:color="auto" w:fill="FFFFFF"/>
            <w:vAlign w:val="center"/>
          </w:tcPr>
          <w:p w14:paraId="07DFB80D" w14:textId="77777777" w:rsidR="002F6F8B" w:rsidRPr="008142DA" w:rsidRDefault="002F6F8B" w:rsidP="002F6F8B">
            <w:pPr>
              <w:ind w:right="-72"/>
              <w:jc w:val="right"/>
              <w:rPr>
                <w:b/>
                <w:i/>
                <w:color w:val="auto"/>
              </w:rPr>
            </w:pPr>
            <w:r w:rsidRPr="008142DA">
              <w:rPr>
                <w:b/>
                <w:i/>
                <w:color w:val="auto"/>
              </w:rPr>
              <w:lastRenderedPageBreak/>
              <w:t>Two-Coating Systems</w:t>
            </w:r>
          </w:p>
        </w:tc>
      </w:tr>
      <w:tr w:rsidR="002F6F8B" w:rsidRPr="008142DA" w14:paraId="31C28B6D" w14:textId="77777777" w:rsidTr="002F6F8B">
        <w:trPr>
          <w:trHeight w:val="360"/>
          <w:jc w:val="center"/>
        </w:trPr>
        <w:tc>
          <w:tcPr>
            <w:tcW w:w="7666" w:type="dxa"/>
            <w:gridSpan w:val="6"/>
            <w:tcBorders>
              <w:top w:val="single" w:sz="12" w:space="0" w:color="auto"/>
              <w:left w:val="single" w:sz="12" w:space="0" w:color="auto"/>
              <w:bottom w:val="single" w:sz="12" w:space="0" w:color="auto"/>
            </w:tcBorders>
            <w:vAlign w:val="center"/>
          </w:tcPr>
          <w:p w14:paraId="3E78D177" w14:textId="77777777" w:rsidR="002F6F8B" w:rsidRPr="008142DA" w:rsidRDefault="002F6F8B" w:rsidP="002F6F8B">
            <w:pPr>
              <w:autoSpaceDE/>
              <w:autoSpaceDN/>
              <w:adjustRightInd/>
              <w:spacing w:before="0" w:line="240" w:lineRule="auto"/>
              <w:ind w:left="0"/>
              <w:rPr>
                <w:b/>
                <w:sz w:val="20"/>
                <w:szCs w:val="20"/>
              </w:rPr>
            </w:pPr>
            <w:r w:rsidRPr="008142DA">
              <w:rPr>
                <w:b/>
                <w:sz w:val="20"/>
                <w:szCs w:val="20"/>
              </w:rPr>
              <w:t>High-Temperature Silicone | High-Temperature Silicone up to 649C° (1200°</w:t>
            </w:r>
            <w:proofErr w:type="gramStart"/>
            <w:r w:rsidRPr="008142DA">
              <w:rPr>
                <w:b/>
                <w:sz w:val="20"/>
                <w:szCs w:val="20"/>
              </w:rPr>
              <w:t>F )</w:t>
            </w:r>
            <w:proofErr w:type="gramEnd"/>
          </w:p>
        </w:tc>
        <w:tc>
          <w:tcPr>
            <w:tcW w:w="2376" w:type="dxa"/>
            <w:gridSpan w:val="4"/>
            <w:tcBorders>
              <w:top w:val="single" w:sz="12" w:space="0" w:color="auto"/>
              <w:bottom w:val="single" w:sz="12" w:space="0" w:color="auto"/>
              <w:right w:val="single" w:sz="12" w:space="0" w:color="auto"/>
            </w:tcBorders>
            <w:shd w:val="clear" w:color="auto" w:fill="000000"/>
            <w:vAlign w:val="center"/>
          </w:tcPr>
          <w:p w14:paraId="3C089ED8" w14:textId="77777777" w:rsidR="002F6F8B" w:rsidRPr="008142DA" w:rsidRDefault="002F6F8B" w:rsidP="002F6F8B">
            <w:pPr>
              <w:autoSpaceDE/>
              <w:autoSpaceDN/>
              <w:adjustRightInd/>
              <w:spacing w:before="0" w:line="240" w:lineRule="auto"/>
              <w:ind w:left="0"/>
              <w:jc w:val="center"/>
              <w:rPr>
                <w:b/>
                <w:color w:val="FFFFFF"/>
                <w:sz w:val="36"/>
                <w:szCs w:val="40"/>
              </w:rPr>
            </w:pPr>
            <w:r w:rsidRPr="008142DA">
              <w:rPr>
                <w:b/>
                <w:color w:val="FFFFFF"/>
                <w:sz w:val="36"/>
                <w:szCs w:val="40"/>
              </w:rPr>
              <w:t>2.7</w:t>
            </w:r>
          </w:p>
        </w:tc>
      </w:tr>
      <w:tr w:rsidR="002F6F8B" w:rsidRPr="008142DA" w14:paraId="3ED2ABB8" w14:textId="77777777" w:rsidTr="00AD7684">
        <w:trPr>
          <w:gridAfter w:val="1"/>
          <w:wAfter w:w="7" w:type="dxa"/>
          <w:cantSplit/>
          <w:trHeight w:val="288"/>
          <w:jc w:val="center"/>
        </w:trPr>
        <w:tc>
          <w:tcPr>
            <w:tcW w:w="1440" w:type="dxa"/>
            <w:gridSpan w:val="2"/>
            <w:tcBorders>
              <w:top w:val="single" w:sz="12" w:space="0" w:color="auto"/>
            </w:tcBorders>
          </w:tcPr>
          <w:p w14:paraId="0F6BAEF7" w14:textId="77777777" w:rsidR="002F6F8B" w:rsidRPr="008142DA" w:rsidRDefault="002F6F8B" w:rsidP="002F6F8B">
            <w:pPr>
              <w:autoSpaceDE/>
              <w:autoSpaceDN/>
              <w:adjustRightInd/>
              <w:spacing w:before="0" w:line="240" w:lineRule="auto"/>
              <w:ind w:left="-72"/>
              <w:rPr>
                <w:b/>
                <w:sz w:val="16"/>
                <w:szCs w:val="16"/>
              </w:rPr>
            </w:pPr>
            <w:r w:rsidRPr="008142DA">
              <w:rPr>
                <w:b/>
                <w:sz w:val="16"/>
                <w:szCs w:val="16"/>
              </w:rPr>
              <w:t>Surface Prep:</w:t>
            </w:r>
          </w:p>
        </w:tc>
        <w:tc>
          <w:tcPr>
            <w:tcW w:w="5490" w:type="dxa"/>
            <w:gridSpan w:val="3"/>
            <w:tcBorders>
              <w:top w:val="single" w:sz="12" w:space="0" w:color="auto"/>
            </w:tcBorders>
          </w:tcPr>
          <w:p w14:paraId="03D217D7" w14:textId="77777777" w:rsidR="00A01A6C" w:rsidRPr="00C83439" w:rsidRDefault="00C64F88" w:rsidP="002F6F8B">
            <w:pPr>
              <w:autoSpaceDE/>
              <w:autoSpaceDN/>
              <w:adjustRightInd/>
              <w:spacing w:before="0" w:line="240" w:lineRule="auto"/>
              <w:ind w:left="-72"/>
              <w:rPr>
                <w:b/>
                <w:bCs/>
                <w:sz w:val="16"/>
                <w:szCs w:val="18"/>
              </w:rPr>
            </w:pPr>
            <w:r w:rsidRPr="00C83439">
              <w:rPr>
                <w:b/>
                <w:bCs/>
                <w:sz w:val="16"/>
                <w:szCs w:val="18"/>
              </w:rPr>
              <w:t>Carbon Steel:</w:t>
            </w:r>
          </w:p>
          <w:p w14:paraId="11AA971E" w14:textId="77777777" w:rsidR="00A01A6C" w:rsidRDefault="00C64F88" w:rsidP="002F6F8B">
            <w:pPr>
              <w:autoSpaceDE/>
              <w:autoSpaceDN/>
              <w:adjustRightInd/>
              <w:spacing w:before="0" w:line="240" w:lineRule="auto"/>
              <w:ind w:left="-72"/>
              <w:rPr>
                <w:sz w:val="16"/>
                <w:szCs w:val="18"/>
              </w:rPr>
            </w:pPr>
            <w:r w:rsidRPr="00C64F88">
              <w:rPr>
                <w:sz w:val="16"/>
                <w:szCs w:val="18"/>
              </w:rPr>
              <w:t xml:space="preserve">SSPC-SP1/SP10 (NACE No. 2) (SA 2.5). </w:t>
            </w:r>
          </w:p>
          <w:p w14:paraId="0B73CB23" w14:textId="697391BB" w:rsidR="00402EF1" w:rsidRPr="00A01A6C" w:rsidRDefault="00C64F88" w:rsidP="002F6F8B">
            <w:pPr>
              <w:autoSpaceDE/>
              <w:autoSpaceDN/>
              <w:adjustRightInd/>
              <w:spacing w:before="0" w:line="240" w:lineRule="auto"/>
              <w:ind w:left="-72"/>
              <w:rPr>
                <w:sz w:val="16"/>
                <w:szCs w:val="18"/>
              </w:rPr>
            </w:pPr>
            <w:r w:rsidRPr="00C64F88">
              <w:rPr>
                <w:sz w:val="16"/>
                <w:szCs w:val="18"/>
              </w:rPr>
              <w:t xml:space="preserve">Near-white blast cleanliness preferred. </w:t>
            </w:r>
          </w:p>
          <w:p w14:paraId="765A573E" w14:textId="77777777" w:rsidR="00A01A6C" w:rsidRDefault="00A01A6C" w:rsidP="002F6F8B">
            <w:pPr>
              <w:autoSpaceDE/>
              <w:autoSpaceDN/>
              <w:adjustRightInd/>
              <w:spacing w:before="0" w:line="240" w:lineRule="auto"/>
              <w:ind w:left="-72"/>
              <w:rPr>
                <w:sz w:val="16"/>
                <w:szCs w:val="18"/>
              </w:rPr>
            </w:pPr>
          </w:p>
          <w:p w14:paraId="49A8FF6B" w14:textId="77777777" w:rsidR="00A01A6C" w:rsidRPr="00C83439" w:rsidRDefault="00C64F88" w:rsidP="002F6F8B">
            <w:pPr>
              <w:autoSpaceDE/>
              <w:autoSpaceDN/>
              <w:adjustRightInd/>
              <w:spacing w:before="0" w:line="240" w:lineRule="auto"/>
              <w:ind w:left="-72"/>
              <w:rPr>
                <w:b/>
                <w:bCs/>
                <w:sz w:val="16"/>
                <w:szCs w:val="18"/>
              </w:rPr>
            </w:pPr>
            <w:r w:rsidRPr="00C83439">
              <w:rPr>
                <w:b/>
                <w:bCs/>
                <w:sz w:val="16"/>
                <w:szCs w:val="18"/>
              </w:rPr>
              <w:t>Stainless Steel:</w:t>
            </w:r>
          </w:p>
          <w:p w14:paraId="184049B2" w14:textId="37A0E6FE" w:rsidR="00402EF1" w:rsidRPr="00D96699" w:rsidRDefault="00C64F88" w:rsidP="00003053">
            <w:pPr>
              <w:autoSpaceDE/>
              <w:autoSpaceDN/>
              <w:adjustRightInd/>
              <w:spacing w:before="0" w:line="240" w:lineRule="auto"/>
              <w:ind w:left="-72"/>
              <w:rPr>
                <w:sz w:val="16"/>
                <w:szCs w:val="18"/>
              </w:rPr>
            </w:pPr>
            <w:r w:rsidRPr="00C64F88">
              <w:rPr>
                <w:sz w:val="16"/>
                <w:szCs w:val="18"/>
              </w:rPr>
              <w:t>SSPC-SP16</w:t>
            </w:r>
            <w:r w:rsidR="00003053">
              <w:rPr>
                <w:sz w:val="16"/>
                <w:szCs w:val="18"/>
              </w:rPr>
              <w:t xml:space="preserve"> </w:t>
            </w:r>
            <w:r w:rsidR="00003053" w:rsidRPr="00003053">
              <w:rPr>
                <w:sz w:val="16"/>
                <w:szCs w:val="18"/>
              </w:rPr>
              <w:t>Brush-Off Blast Cleaning of Coated and Uncoated</w:t>
            </w:r>
            <w:r w:rsidR="00003053">
              <w:rPr>
                <w:sz w:val="16"/>
                <w:szCs w:val="18"/>
              </w:rPr>
              <w:t xml:space="preserve"> </w:t>
            </w:r>
            <w:r w:rsidR="00003053" w:rsidRPr="00003053">
              <w:rPr>
                <w:sz w:val="16"/>
                <w:szCs w:val="18"/>
              </w:rPr>
              <w:t>Galvanized Steel, Stainless Steels, and Non-Ferrous Metals</w:t>
            </w:r>
          </w:p>
          <w:p w14:paraId="289D899B" w14:textId="77777777" w:rsidR="00537A07" w:rsidRDefault="00537A07" w:rsidP="002F6F8B">
            <w:pPr>
              <w:autoSpaceDE/>
              <w:autoSpaceDN/>
              <w:adjustRightInd/>
              <w:spacing w:before="0" w:line="240" w:lineRule="auto"/>
              <w:ind w:left="-72"/>
              <w:rPr>
                <w:sz w:val="16"/>
                <w:szCs w:val="18"/>
              </w:rPr>
            </w:pPr>
          </w:p>
          <w:p w14:paraId="3123EF75" w14:textId="366700FC" w:rsidR="00C64F88" w:rsidRPr="00C64F88" w:rsidRDefault="00C64F88" w:rsidP="002F6F8B">
            <w:pPr>
              <w:autoSpaceDE/>
              <w:autoSpaceDN/>
              <w:adjustRightInd/>
              <w:spacing w:before="0" w:line="240" w:lineRule="auto"/>
              <w:ind w:left="-72"/>
              <w:rPr>
                <w:sz w:val="16"/>
                <w:szCs w:val="18"/>
              </w:rPr>
            </w:pPr>
            <w:r w:rsidRPr="00C64F88">
              <w:rPr>
                <w:sz w:val="16"/>
                <w:szCs w:val="18"/>
              </w:rPr>
              <w:t>SSPC-SP1/SP11 Power tool cleaning to bare metal, acceptable for small repairs.</w:t>
            </w:r>
          </w:p>
        </w:tc>
        <w:tc>
          <w:tcPr>
            <w:tcW w:w="1080" w:type="dxa"/>
            <w:gridSpan w:val="2"/>
            <w:tcBorders>
              <w:top w:val="single" w:sz="12" w:space="0" w:color="auto"/>
            </w:tcBorders>
          </w:tcPr>
          <w:p w14:paraId="4AA6180C" w14:textId="77777777" w:rsidR="002F6F8B" w:rsidRPr="008142DA" w:rsidRDefault="002F6F8B" w:rsidP="002F6F8B">
            <w:pPr>
              <w:autoSpaceDE/>
              <w:autoSpaceDN/>
              <w:adjustRightInd/>
              <w:spacing w:before="0" w:line="240" w:lineRule="auto"/>
              <w:ind w:left="0" w:right="-72"/>
              <w:jc w:val="right"/>
              <w:rPr>
                <w:b/>
                <w:sz w:val="16"/>
                <w:szCs w:val="16"/>
              </w:rPr>
            </w:pPr>
            <w:r w:rsidRPr="008142DA">
              <w:rPr>
                <w:b/>
                <w:sz w:val="16"/>
                <w:szCs w:val="16"/>
              </w:rPr>
              <w:t>Touch Up:</w:t>
            </w:r>
          </w:p>
        </w:tc>
        <w:tc>
          <w:tcPr>
            <w:tcW w:w="2025" w:type="dxa"/>
            <w:gridSpan w:val="2"/>
            <w:vMerge w:val="restart"/>
            <w:tcBorders>
              <w:top w:val="single" w:sz="12" w:space="0" w:color="auto"/>
            </w:tcBorders>
          </w:tcPr>
          <w:p w14:paraId="60F55535" w14:textId="77777777" w:rsidR="002F6F8B" w:rsidRPr="008142DA" w:rsidRDefault="002F6F8B" w:rsidP="002F6F8B">
            <w:pPr>
              <w:autoSpaceDE/>
              <w:autoSpaceDN/>
              <w:adjustRightInd/>
              <w:spacing w:before="0" w:line="240" w:lineRule="auto"/>
              <w:ind w:left="-72"/>
              <w:rPr>
                <w:sz w:val="16"/>
                <w:szCs w:val="18"/>
              </w:rPr>
            </w:pPr>
            <w:r w:rsidRPr="008142DA">
              <w:rPr>
                <w:sz w:val="16"/>
                <w:szCs w:val="18"/>
              </w:rPr>
              <w:t>Use this system.</w:t>
            </w:r>
          </w:p>
        </w:tc>
      </w:tr>
      <w:tr w:rsidR="002F6F8B" w:rsidRPr="008142DA" w14:paraId="631798B0" w14:textId="77777777" w:rsidTr="00AD7684">
        <w:trPr>
          <w:gridAfter w:val="1"/>
          <w:wAfter w:w="7" w:type="dxa"/>
          <w:cantSplit/>
          <w:trHeight w:val="288"/>
          <w:jc w:val="center"/>
        </w:trPr>
        <w:tc>
          <w:tcPr>
            <w:tcW w:w="1440" w:type="dxa"/>
            <w:gridSpan w:val="2"/>
          </w:tcPr>
          <w:p w14:paraId="3312870A" w14:textId="77777777" w:rsidR="002F6F8B" w:rsidRPr="008142DA" w:rsidRDefault="002F6F8B" w:rsidP="002F6F8B">
            <w:pPr>
              <w:autoSpaceDE/>
              <w:autoSpaceDN/>
              <w:adjustRightInd/>
              <w:spacing w:before="0" w:line="240" w:lineRule="auto"/>
              <w:ind w:left="-72"/>
              <w:rPr>
                <w:b/>
                <w:sz w:val="16"/>
                <w:szCs w:val="16"/>
              </w:rPr>
            </w:pPr>
            <w:r w:rsidRPr="008142DA">
              <w:rPr>
                <w:b/>
                <w:sz w:val="16"/>
                <w:szCs w:val="16"/>
              </w:rPr>
              <w:t>Anchor Pattern:</w:t>
            </w:r>
          </w:p>
        </w:tc>
        <w:tc>
          <w:tcPr>
            <w:tcW w:w="3690" w:type="dxa"/>
            <w:gridSpan w:val="2"/>
          </w:tcPr>
          <w:p w14:paraId="68D35243" w14:textId="77777777" w:rsidR="002F6F8B" w:rsidRPr="008142DA"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2880" w:type="dxa"/>
            <w:gridSpan w:val="3"/>
          </w:tcPr>
          <w:p w14:paraId="0E07C70F" w14:textId="77777777" w:rsidR="002F6F8B" w:rsidRPr="008142DA" w:rsidRDefault="002F6F8B" w:rsidP="002F6F8B">
            <w:pPr>
              <w:autoSpaceDE/>
              <w:autoSpaceDN/>
              <w:adjustRightInd/>
              <w:spacing w:before="0" w:line="240" w:lineRule="auto"/>
              <w:ind w:left="-72"/>
              <w:rPr>
                <w:sz w:val="16"/>
                <w:szCs w:val="18"/>
              </w:rPr>
            </w:pPr>
          </w:p>
        </w:tc>
        <w:tc>
          <w:tcPr>
            <w:tcW w:w="2025" w:type="dxa"/>
            <w:gridSpan w:val="2"/>
            <w:vMerge/>
            <w:vAlign w:val="center"/>
          </w:tcPr>
          <w:p w14:paraId="5B6C4172" w14:textId="77777777" w:rsidR="002F6F8B" w:rsidRPr="008142DA" w:rsidRDefault="002F6F8B" w:rsidP="002F6F8B"/>
        </w:tc>
      </w:tr>
      <w:tr w:rsidR="002F6F8B" w:rsidRPr="008142DA" w14:paraId="2CABAB78" w14:textId="77777777" w:rsidTr="00AD7684">
        <w:trPr>
          <w:gridAfter w:val="1"/>
          <w:wAfter w:w="7" w:type="dxa"/>
          <w:cantSplit/>
          <w:trHeight w:val="288"/>
          <w:jc w:val="center"/>
        </w:trPr>
        <w:tc>
          <w:tcPr>
            <w:tcW w:w="1440" w:type="dxa"/>
            <w:gridSpan w:val="2"/>
            <w:tcBorders>
              <w:bottom w:val="single" w:sz="12" w:space="0" w:color="auto"/>
            </w:tcBorders>
          </w:tcPr>
          <w:p w14:paraId="1B4995D2" w14:textId="77777777" w:rsidR="002F6F8B" w:rsidRPr="008142DA" w:rsidRDefault="002F6F8B" w:rsidP="002F6F8B">
            <w:pPr>
              <w:autoSpaceDE/>
              <w:autoSpaceDN/>
              <w:adjustRightInd/>
              <w:spacing w:before="0" w:line="240" w:lineRule="auto"/>
              <w:ind w:left="-72"/>
              <w:rPr>
                <w:b/>
                <w:sz w:val="16"/>
                <w:szCs w:val="16"/>
              </w:rPr>
            </w:pPr>
            <w:r w:rsidRPr="008142DA">
              <w:rPr>
                <w:b/>
                <w:sz w:val="16"/>
                <w:szCs w:val="16"/>
              </w:rPr>
              <w:t>Total DFT:</w:t>
            </w:r>
          </w:p>
        </w:tc>
        <w:tc>
          <w:tcPr>
            <w:tcW w:w="3690" w:type="dxa"/>
            <w:gridSpan w:val="2"/>
            <w:tcBorders>
              <w:bottom w:val="single" w:sz="12" w:space="0" w:color="auto"/>
            </w:tcBorders>
          </w:tcPr>
          <w:p w14:paraId="710552C2" w14:textId="77777777" w:rsidR="002F6F8B" w:rsidRPr="008142DA" w:rsidRDefault="002F6F8B" w:rsidP="002F6F8B">
            <w:pPr>
              <w:autoSpaceDE/>
              <w:autoSpaceDN/>
              <w:adjustRightInd/>
              <w:spacing w:before="0" w:line="240" w:lineRule="auto"/>
              <w:ind w:left="-72"/>
              <w:rPr>
                <w:sz w:val="16"/>
                <w:szCs w:val="18"/>
              </w:rPr>
            </w:pPr>
            <w:r w:rsidRPr="00D02000">
              <w:rPr>
                <w:sz w:val="16"/>
                <w:szCs w:val="18"/>
              </w:rPr>
              <w:t xml:space="preserve">Per manufacturer’s product data </w:t>
            </w:r>
            <w:proofErr w:type="spellStart"/>
            <w:r w:rsidRPr="00D02000">
              <w:rPr>
                <w:sz w:val="16"/>
                <w:szCs w:val="18"/>
              </w:rPr>
              <w:t>sheet</w:t>
            </w:r>
            <w:r w:rsidRPr="008142DA">
              <w:rPr>
                <w:sz w:val="16"/>
                <w:szCs w:val="18"/>
              </w:rPr>
              <w:t>Thickness</w:t>
            </w:r>
            <w:proofErr w:type="spellEnd"/>
            <w:r w:rsidRPr="008142DA">
              <w:rPr>
                <w:sz w:val="16"/>
                <w:szCs w:val="18"/>
              </w:rPr>
              <w:t xml:space="preserve"> is critical</w:t>
            </w:r>
          </w:p>
        </w:tc>
        <w:tc>
          <w:tcPr>
            <w:tcW w:w="2880" w:type="dxa"/>
            <w:gridSpan w:val="3"/>
            <w:tcBorders>
              <w:bottom w:val="single" w:sz="12" w:space="0" w:color="auto"/>
            </w:tcBorders>
          </w:tcPr>
          <w:p w14:paraId="7444C287" w14:textId="77777777" w:rsidR="002F6F8B" w:rsidRPr="008142DA" w:rsidRDefault="002F6F8B" w:rsidP="002F6F8B">
            <w:pPr>
              <w:autoSpaceDE/>
              <w:autoSpaceDN/>
              <w:adjustRightInd/>
              <w:spacing w:before="0" w:line="240" w:lineRule="auto"/>
              <w:ind w:left="-72"/>
              <w:rPr>
                <w:sz w:val="16"/>
                <w:szCs w:val="18"/>
              </w:rPr>
            </w:pPr>
          </w:p>
        </w:tc>
        <w:tc>
          <w:tcPr>
            <w:tcW w:w="2025" w:type="dxa"/>
            <w:gridSpan w:val="2"/>
            <w:vMerge/>
            <w:tcBorders>
              <w:bottom w:val="single" w:sz="12" w:space="0" w:color="auto"/>
            </w:tcBorders>
            <w:vAlign w:val="center"/>
          </w:tcPr>
          <w:p w14:paraId="0CE79E2C" w14:textId="77777777" w:rsidR="002F6F8B" w:rsidRPr="008142DA" w:rsidRDefault="002F6F8B" w:rsidP="002F6F8B"/>
        </w:tc>
      </w:tr>
      <w:tr w:rsidR="002F6F8B" w:rsidRPr="008142DA" w14:paraId="4C993069" w14:textId="77777777" w:rsidTr="00AD7684">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50DDD7E2" w14:textId="77777777" w:rsidR="002F6F8B" w:rsidRPr="008142DA" w:rsidRDefault="002F6F8B" w:rsidP="002F6F8B">
            <w:pPr>
              <w:autoSpaceDE/>
              <w:autoSpaceDN/>
              <w:adjustRightInd/>
              <w:spacing w:before="0" w:line="240" w:lineRule="auto"/>
              <w:ind w:left="0"/>
              <w:rPr>
                <w:b/>
                <w:color w:val="FFFFFF"/>
                <w:sz w:val="16"/>
                <w:szCs w:val="16"/>
              </w:rPr>
            </w:pPr>
            <w:r w:rsidRPr="008142DA">
              <w:rPr>
                <w:b/>
                <w:color w:val="FFFFFF"/>
                <w:sz w:val="16"/>
                <w:szCs w:val="16"/>
              </w:rPr>
              <w:t>Coat, Generic Classification, DFT</w:t>
            </w:r>
          </w:p>
        </w:tc>
        <w:tc>
          <w:tcPr>
            <w:tcW w:w="2842" w:type="dxa"/>
            <w:tcBorders>
              <w:top w:val="single" w:sz="12" w:space="0" w:color="auto"/>
              <w:bottom w:val="single" w:sz="12" w:space="0" w:color="auto"/>
            </w:tcBorders>
            <w:shd w:val="clear" w:color="auto" w:fill="000000"/>
            <w:vAlign w:val="center"/>
          </w:tcPr>
          <w:p w14:paraId="69AFE944" w14:textId="77777777" w:rsidR="002F6F8B" w:rsidRPr="008142DA" w:rsidRDefault="002F6F8B" w:rsidP="002F6F8B">
            <w:pPr>
              <w:autoSpaceDE/>
              <w:autoSpaceDN/>
              <w:adjustRightInd/>
              <w:spacing w:before="0" w:line="240" w:lineRule="auto"/>
              <w:ind w:left="0"/>
              <w:rPr>
                <w:b/>
                <w:color w:val="FFFFFF"/>
                <w:sz w:val="16"/>
                <w:szCs w:val="16"/>
              </w:rPr>
            </w:pPr>
            <w:r w:rsidRPr="008142DA">
              <w:rPr>
                <w:b/>
                <w:color w:val="FFFFFF"/>
                <w:sz w:val="16"/>
                <w:szCs w:val="16"/>
              </w:rPr>
              <w:t>Manufacturer</w:t>
            </w:r>
          </w:p>
        </w:tc>
        <w:tc>
          <w:tcPr>
            <w:tcW w:w="2536" w:type="dxa"/>
            <w:gridSpan w:val="2"/>
            <w:tcBorders>
              <w:top w:val="single" w:sz="12" w:space="0" w:color="auto"/>
              <w:bottom w:val="single" w:sz="12" w:space="0" w:color="auto"/>
            </w:tcBorders>
            <w:shd w:val="clear" w:color="auto" w:fill="000000"/>
            <w:vAlign w:val="center"/>
          </w:tcPr>
          <w:p w14:paraId="1C94D2B0" w14:textId="77777777" w:rsidR="002F6F8B" w:rsidRPr="008142DA" w:rsidRDefault="002F6F8B" w:rsidP="002F6F8B">
            <w:pPr>
              <w:autoSpaceDE/>
              <w:autoSpaceDN/>
              <w:adjustRightInd/>
              <w:spacing w:before="0" w:line="240" w:lineRule="auto"/>
              <w:ind w:left="0"/>
              <w:rPr>
                <w:b/>
                <w:color w:val="FFFFFF"/>
                <w:sz w:val="16"/>
                <w:szCs w:val="16"/>
              </w:rPr>
            </w:pPr>
            <w:r w:rsidRPr="008142DA">
              <w:rPr>
                <w:b/>
                <w:color w:val="FFFFFF"/>
                <w:sz w:val="16"/>
                <w:szCs w:val="16"/>
              </w:rPr>
              <w:t>Product Designation</w:t>
            </w:r>
          </w:p>
        </w:tc>
        <w:tc>
          <w:tcPr>
            <w:tcW w:w="888" w:type="dxa"/>
            <w:gridSpan w:val="2"/>
            <w:tcBorders>
              <w:top w:val="single" w:sz="12" w:space="0" w:color="auto"/>
              <w:bottom w:val="single" w:sz="12" w:space="0" w:color="auto"/>
            </w:tcBorders>
            <w:shd w:val="clear" w:color="auto" w:fill="000000"/>
            <w:vAlign w:val="center"/>
          </w:tcPr>
          <w:p w14:paraId="14635C84" w14:textId="77777777" w:rsidR="002F6F8B" w:rsidRPr="008142DA" w:rsidRDefault="002F6F8B" w:rsidP="002F6F8B">
            <w:pPr>
              <w:autoSpaceDE/>
              <w:autoSpaceDN/>
              <w:adjustRightInd/>
              <w:spacing w:before="0" w:line="240" w:lineRule="auto"/>
              <w:ind w:left="0"/>
              <w:jc w:val="center"/>
              <w:rPr>
                <w:b/>
                <w:color w:val="FFFFFF"/>
                <w:sz w:val="16"/>
                <w:szCs w:val="16"/>
              </w:rPr>
            </w:pPr>
            <w:r w:rsidRPr="008142DA">
              <w:rPr>
                <w:b/>
                <w:color w:val="FFFFFF"/>
                <w:sz w:val="16"/>
                <w:szCs w:val="16"/>
              </w:rPr>
              <w:t>VOC (G/L)</w:t>
            </w:r>
          </w:p>
        </w:tc>
        <w:tc>
          <w:tcPr>
            <w:tcW w:w="1488" w:type="dxa"/>
            <w:gridSpan w:val="2"/>
            <w:tcBorders>
              <w:top w:val="single" w:sz="12" w:space="0" w:color="auto"/>
              <w:bottom w:val="single" w:sz="12" w:space="0" w:color="auto"/>
              <w:right w:val="single" w:sz="12" w:space="0" w:color="auto"/>
            </w:tcBorders>
            <w:shd w:val="clear" w:color="auto" w:fill="000000"/>
            <w:vAlign w:val="center"/>
          </w:tcPr>
          <w:p w14:paraId="42E0FEBB" w14:textId="77777777" w:rsidR="002F6F8B" w:rsidRPr="008142DA" w:rsidRDefault="002F6F8B" w:rsidP="002F6F8B">
            <w:pPr>
              <w:autoSpaceDE/>
              <w:autoSpaceDN/>
              <w:adjustRightInd/>
              <w:spacing w:before="0" w:line="240" w:lineRule="auto"/>
              <w:ind w:left="0"/>
              <w:jc w:val="center"/>
              <w:rPr>
                <w:b/>
                <w:color w:val="FFFFFF"/>
                <w:sz w:val="16"/>
                <w:szCs w:val="16"/>
              </w:rPr>
            </w:pPr>
            <w:r w:rsidRPr="008142DA">
              <w:rPr>
                <w:b/>
                <w:color w:val="FFFFFF"/>
                <w:sz w:val="16"/>
                <w:szCs w:val="16"/>
              </w:rPr>
              <w:t>By Max</w:t>
            </w:r>
            <w:r w:rsidRPr="008142DA">
              <w:rPr>
                <w:b/>
                <w:color w:val="FFFFFF"/>
                <w:sz w:val="16"/>
                <w:szCs w:val="16"/>
              </w:rPr>
              <w:br/>
              <w:t>Temp (Svc)</w:t>
            </w:r>
          </w:p>
        </w:tc>
      </w:tr>
      <w:tr w:rsidR="002F6F8B" w:rsidRPr="008142DA" w14:paraId="42D92E84" w14:textId="77777777" w:rsidTr="00AD7684">
        <w:trPr>
          <w:trHeight w:val="288"/>
          <w:jc w:val="center"/>
        </w:trPr>
        <w:tc>
          <w:tcPr>
            <w:tcW w:w="2288" w:type="dxa"/>
            <w:gridSpan w:val="3"/>
            <w:vAlign w:val="center"/>
          </w:tcPr>
          <w:p w14:paraId="2BE31C3D" w14:textId="77777777" w:rsidR="002F6F8B" w:rsidRPr="008142DA" w:rsidRDefault="002F6F8B" w:rsidP="002F6F8B">
            <w:pPr>
              <w:autoSpaceDE/>
              <w:autoSpaceDN/>
              <w:adjustRightInd/>
              <w:spacing w:before="0" w:line="240" w:lineRule="auto"/>
              <w:ind w:left="0"/>
              <w:rPr>
                <w:b/>
                <w:sz w:val="16"/>
                <w:szCs w:val="16"/>
              </w:rPr>
            </w:pPr>
            <w:r w:rsidRPr="008142DA">
              <w:rPr>
                <w:b/>
                <w:sz w:val="16"/>
                <w:szCs w:val="16"/>
              </w:rPr>
              <w:t>PRIMER</w:t>
            </w:r>
          </w:p>
        </w:tc>
        <w:tc>
          <w:tcPr>
            <w:tcW w:w="2842" w:type="dxa"/>
            <w:vAlign w:val="center"/>
          </w:tcPr>
          <w:p w14:paraId="42BF1FCF"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Carboline</w:t>
            </w:r>
          </w:p>
        </w:tc>
        <w:tc>
          <w:tcPr>
            <w:tcW w:w="2536" w:type="dxa"/>
            <w:gridSpan w:val="2"/>
            <w:vAlign w:val="center"/>
          </w:tcPr>
          <w:p w14:paraId="39342543"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Thermaline</w:t>
            </w:r>
            <w:proofErr w:type="spellEnd"/>
            <w:r w:rsidRPr="009033AB">
              <w:rPr>
                <w:sz w:val="16"/>
                <w:szCs w:val="16"/>
              </w:rPr>
              <w:t xml:space="preserve"> 4700 Series</w:t>
            </w:r>
          </w:p>
        </w:tc>
        <w:tc>
          <w:tcPr>
            <w:tcW w:w="888" w:type="dxa"/>
            <w:gridSpan w:val="2"/>
            <w:vAlign w:val="center"/>
          </w:tcPr>
          <w:p w14:paraId="208645BF"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rPr>
              <w:t>312-480</w:t>
            </w:r>
          </w:p>
        </w:tc>
        <w:tc>
          <w:tcPr>
            <w:tcW w:w="1488" w:type="dxa"/>
            <w:gridSpan w:val="2"/>
            <w:vAlign w:val="center"/>
          </w:tcPr>
          <w:p w14:paraId="5A2E7206"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rPr>
              <w:t>649°C (1200°F)</w:t>
            </w:r>
          </w:p>
        </w:tc>
      </w:tr>
      <w:tr w:rsidR="002F6F8B" w:rsidRPr="008142DA" w14:paraId="4EA51BDF" w14:textId="77777777" w:rsidTr="00AD7684">
        <w:trPr>
          <w:trHeight w:val="288"/>
          <w:jc w:val="center"/>
        </w:trPr>
        <w:tc>
          <w:tcPr>
            <w:tcW w:w="2288" w:type="dxa"/>
            <w:gridSpan w:val="3"/>
            <w:vAlign w:val="center"/>
          </w:tcPr>
          <w:p w14:paraId="20DA4BBB" w14:textId="77777777" w:rsidR="002F6F8B" w:rsidRPr="008142DA" w:rsidRDefault="002F6F8B" w:rsidP="002F6F8B">
            <w:pPr>
              <w:autoSpaceDE/>
              <w:autoSpaceDN/>
              <w:adjustRightInd/>
              <w:spacing w:before="0" w:line="240" w:lineRule="auto"/>
              <w:ind w:left="0"/>
              <w:rPr>
                <w:b/>
                <w:sz w:val="16"/>
                <w:szCs w:val="16"/>
              </w:rPr>
            </w:pPr>
            <w:r w:rsidRPr="008142DA">
              <w:rPr>
                <w:b/>
                <w:sz w:val="16"/>
                <w:szCs w:val="16"/>
              </w:rPr>
              <w:t>Silicone - High Temp</w:t>
            </w:r>
          </w:p>
        </w:tc>
        <w:tc>
          <w:tcPr>
            <w:tcW w:w="2842" w:type="dxa"/>
            <w:vAlign w:val="center"/>
          </w:tcPr>
          <w:p w14:paraId="71980D3D" w14:textId="77777777" w:rsidR="002F6F8B" w:rsidRPr="008142DA" w:rsidRDefault="002F6F8B" w:rsidP="002F6F8B">
            <w:pPr>
              <w:autoSpaceDE/>
              <w:autoSpaceDN/>
              <w:adjustRightInd/>
              <w:spacing w:before="0" w:line="240" w:lineRule="auto"/>
              <w:ind w:left="0"/>
              <w:rPr>
                <w:sz w:val="16"/>
                <w:szCs w:val="16"/>
              </w:rPr>
            </w:pPr>
            <w:proofErr w:type="spellStart"/>
            <w:r w:rsidRPr="008142DA">
              <w:rPr>
                <w:sz w:val="16"/>
                <w:szCs w:val="16"/>
              </w:rPr>
              <w:t>Dampney</w:t>
            </w:r>
            <w:proofErr w:type="spellEnd"/>
            <w:r w:rsidRPr="008142DA">
              <w:rPr>
                <w:sz w:val="16"/>
                <w:szCs w:val="16"/>
              </w:rPr>
              <w:t xml:space="preserve"> Company, Inc.</w:t>
            </w:r>
          </w:p>
        </w:tc>
        <w:tc>
          <w:tcPr>
            <w:tcW w:w="2536" w:type="dxa"/>
            <w:gridSpan w:val="2"/>
            <w:vAlign w:val="center"/>
          </w:tcPr>
          <w:p w14:paraId="7140C1DC"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Thurmalox</w:t>
            </w:r>
            <w:proofErr w:type="spellEnd"/>
            <w:r w:rsidRPr="009033AB">
              <w:rPr>
                <w:sz w:val="16"/>
                <w:szCs w:val="16"/>
              </w:rPr>
              <w:t xml:space="preserve"> 230/230C/245/245C</w:t>
            </w:r>
          </w:p>
        </w:tc>
        <w:tc>
          <w:tcPr>
            <w:tcW w:w="888" w:type="dxa"/>
            <w:gridSpan w:val="2"/>
            <w:vAlign w:val="center"/>
          </w:tcPr>
          <w:p w14:paraId="5C5A19EB"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rPr>
              <w:t>360</w:t>
            </w:r>
            <w:r>
              <w:rPr>
                <w:sz w:val="16"/>
                <w:szCs w:val="16"/>
              </w:rPr>
              <w:t>-643</w:t>
            </w:r>
          </w:p>
        </w:tc>
        <w:tc>
          <w:tcPr>
            <w:tcW w:w="1488" w:type="dxa"/>
            <w:gridSpan w:val="2"/>
            <w:vAlign w:val="center"/>
          </w:tcPr>
          <w:p w14:paraId="07A13619" w14:textId="77777777" w:rsidR="002F6F8B" w:rsidRPr="008142DA" w:rsidRDefault="002F6F8B" w:rsidP="002F6F8B">
            <w:pPr>
              <w:autoSpaceDE/>
              <w:autoSpaceDN/>
              <w:adjustRightInd/>
              <w:spacing w:before="0" w:line="240" w:lineRule="auto"/>
              <w:ind w:left="0"/>
              <w:jc w:val="center"/>
              <w:rPr>
                <w:color w:val="auto"/>
                <w:sz w:val="16"/>
                <w:szCs w:val="16"/>
              </w:rPr>
            </w:pPr>
            <w:r w:rsidRPr="008142DA">
              <w:rPr>
                <w:color w:val="auto"/>
                <w:sz w:val="16"/>
                <w:szCs w:val="16"/>
              </w:rPr>
              <w:t>649°C (1200°F)</w:t>
            </w:r>
          </w:p>
        </w:tc>
      </w:tr>
      <w:tr w:rsidR="0043792B" w:rsidRPr="008142DA" w14:paraId="1EEE2D89" w14:textId="77777777" w:rsidTr="00AD7684">
        <w:trPr>
          <w:trHeight w:val="288"/>
          <w:jc w:val="center"/>
        </w:trPr>
        <w:tc>
          <w:tcPr>
            <w:tcW w:w="2288" w:type="dxa"/>
            <w:gridSpan w:val="3"/>
            <w:vMerge w:val="restart"/>
            <w:vAlign w:val="center"/>
          </w:tcPr>
          <w:p w14:paraId="2F2B1C18" w14:textId="77777777" w:rsidR="0043792B" w:rsidRPr="008142DA" w:rsidRDefault="0043792B" w:rsidP="002F6F8B">
            <w:pPr>
              <w:autoSpaceDE/>
              <w:autoSpaceDN/>
              <w:adjustRightInd/>
              <w:spacing w:before="0" w:line="240" w:lineRule="auto"/>
              <w:ind w:left="0"/>
              <w:rPr>
                <w:b/>
                <w:sz w:val="16"/>
                <w:szCs w:val="16"/>
              </w:rPr>
            </w:pPr>
            <w:r w:rsidRPr="00D02000">
              <w:rPr>
                <w:b/>
                <w:sz w:val="16"/>
                <w:szCs w:val="16"/>
              </w:rPr>
              <w:t xml:space="preserve">Surface profile </w:t>
            </w:r>
            <w:proofErr w:type="spellStart"/>
            <w:r w:rsidRPr="00D02000">
              <w:rPr>
                <w:b/>
                <w:sz w:val="16"/>
                <w:szCs w:val="16"/>
              </w:rPr>
              <w:t>and</w:t>
            </w:r>
            <w:r w:rsidRPr="008142DA">
              <w:rPr>
                <w:b/>
                <w:sz w:val="16"/>
                <w:szCs w:val="16"/>
              </w:rPr>
              <w:t>DFT</w:t>
            </w:r>
            <w:proofErr w:type="spellEnd"/>
            <w:r w:rsidRPr="008142DA">
              <w:rPr>
                <w:b/>
                <w:sz w:val="16"/>
                <w:szCs w:val="16"/>
              </w:rPr>
              <w:t xml:space="preserve"> as per Manufacturer’s Product Sheet</w:t>
            </w:r>
          </w:p>
        </w:tc>
        <w:tc>
          <w:tcPr>
            <w:tcW w:w="2842" w:type="dxa"/>
            <w:vAlign w:val="center"/>
          </w:tcPr>
          <w:p w14:paraId="23E195A5" w14:textId="77777777" w:rsidR="0043792B" w:rsidRPr="008142DA" w:rsidRDefault="0043792B" w:rsidP="002F6F8B">
            <w:pPr>
              <w:autoSpaceDE/>
              <w:autoSpaceDN/>
              <w:adjustRightInd/>
              <w:spacing w:before="0" w:line="240" w:lineRule="auto"/>
              <w:ind w:left="0"/>
              <w:rPr>
                <w:sz w:val="16"/>
                <w:szCs w:val="16"/>
              </w:rPr>
            </w:pPr>
            <w:proofErr w:type="spellStart"/>
            <w:proofErr w:type="gramStart"/>
            <w:r w:rsidRPr="008142DA">
              <w:rPr>
                <w:sz w:val="16"/>
                <w:szCs w:val="16"/>
              </w:rPr>
              <w:t>HempelCoatings</w:t>
            </w:r>
            <w:proofErr w:type="spellEnd"/>
            <w:r w:rsidRPr="008142DA">
              <w:rPr>
                <w:sz w:val="16"/>
                <w:szCs w:val="16"/>
              </w:rPr>
              <w:t>(</w:t>
            </w:r>
            <w:proofErr w:type="gramEnd"/>
            <w:r w:rsidRPr="008142DA">
              <w:rPr>
                <w:sz w:val="16"/>
                <w:szCs w:val="16"/>
              </w:rPr>
              <w:t>USA</w:t>
            </w:r>
            <w:proofErr w:type="gramStart"/>
            <w:r w:rsidRPr="008142DA">
              <w:rPr>
                <w:sz w:val="16"/>
                <w:szCs w:val="16"/>
              </w:rPr>
              <w:t>),Inc</w:t>
            </w:r>
            <w:proofErr w:type="gramEnd"/>
          </w:p>
        </w:tc>
        <w:tc>
          <w:tcPr>
            <w:tcW w:w="2536" w:type="dxa"/>
            <w:gridSpan w:val="2"/>
            <w:vAlign w:val="center"/>
          </w:tcPr>
          <w:p w14:paraId="136CD871" w14:textId="77777777" w:rsidR="0043792B" w:rsidRPr="009033AB" w:rsidRDefault="0043792B" w:rsidP="002F6F8B">
            <w:pPr>
              <w:autoSpaceDE/>
              <w:autoSpaceDN/>
              <w:adjustRightInd/>
              <w:spacing w:before="0" w:line="240" w:lineRule="auto"/>
              <w:ind w:left="0"/>
              <w:rPr>
                <w:sz w:val="16"/>
                <w:szCs w:val="16"/>
              </w:rPr>
            </w:pPr>
            <w:r w:rsidRPr="009033AB">
              <w:rPr>
                <w:sz w:val="16"/>
                <w:szCs w:val="16"/>
              </w:rPr>
              <w:t>Silicone alum. 56913 or 56914</w:t>
            </w:r>
          </w:p>
          <w:p w14:paraId="20369503" w14:textId="1D493B2C" w:rsidR="0043792B" w:rsidRPr="009033AB" w:rsidRDefault="0043792B" w:rsidP="002F6F8B">
            <w:pPr>
              <w:autoSpaceDE/>
              <w:autoSpaceDN/>
              <w:adjustRightInd/>
              <w:spacing w:before="0" w:line="240" w:lineRule="auto"/>
              <w:ind w:left="0"/>
              <w:rPr>
                <w:sz w:val="16"/>
                <w:szCs w:val="16"/>
              </w:rPr>
            </w:pPr>
            <w:proofErr w:type="spellStart"/>
            <w:r w:rsidRPr="009033AB">
              <w:rPr>
                <w:sz w:val="16"/>
                <w:szCs w:val="16"/>
              </w:rPr>
              <w:t>Versiline</w:t>
            </w:r>
            <w:proofErr w:type="spellEnd"/>
            <w:r w:rsidRPr="009033AB">
              <w:rPr>
                <w:sz w:val="16"/>
                <w:szCs w:val="16"/>
              </w:rPr>
              <w:t xml:space="preserve"> CUI 56990</w:t>
            </w:r>
          </w:p>
        </w:tc>
        <w:tc>
          <w:tcPr>
            <w:tcW w:w="888" w:type="dxa"/>
            <w:gridSpan w:val="2"/>
            <w:vAlign w:val="center"/>
          </w:tcPr>
          <w:p w14:paraId="5191CFF7" w14:textId="77777777" w:rsidR="0043792B" w:rsidRDefault="0043792B" w:rsidP="002F6F8B">
            <w:pPr>
              <w:autoSpaceDE/>
              <w:autoSpaceDN/>
              <w:adjustRightInd/>
              <w:spacing w:before="0" w:line="240" w:lineRule="auto"/>
              <w:ind w:left="0"/>
              <w:jc w:val="center"/>
              <w:rPr>
                <w:sz w:val="16"/>
                <w:szCs w:val="16"/>
              </w:rPr>
            </w:pPr>
            <w:r w:rsidRPr="008142DA">
              <w:rPr>
                <w:sz w:val="16"/>
                <w:szCs w:val="16"/>
              </w:rPr>
              <w:t>417-478</w:t>
            </w:r>
          </w:p>
          <w:p w14:paraId="68FF6529" w14:textId="7CC5D551" w:rsidR="0043792B" w:rsidRPr="008142DA" w:rsidRDefault="0043792B" w:rsidP="002F6F8B">
            <w:pPr>
              <w:autoSpaceDE/>
              <w:autoSpaceDN/>
              <w:adjustRightInd/>
              <w:spacing w:before="0" w:line="240" w:lineRule="auto"/>
              <w:ind w:left="0"/>
              <w:jc w:val="center"/>
              <w:rPr>
                <w:sz w:val="16"/>
                <w:szCs w:val="16"/>
              </w:rPr>
            </w:pPr>
            <w:del w:id="933" w:author="Kurmanov, Aidyn [STAMGazStroy LLP]" w:date="2025-12-09T16:18:00Z" w16du:dateUtc="2025-12-09T11:18:00Z">
              <w:r>
                <w:rPr>
                  <w:sz w:val="16"/>
                  <w:szCs w:val="16"/>
                </w:rPr>
                <w:delText>319</w:delText>
              </w:r>
            </w:del>
            <w:ins w:id="934" w:author="Kurmanov, Aidyn [STAMGazStroy LLP]" w:date="2025-12-09T16:18:00Z" w16du:dateUtc="2025-12-09T11:18:00Z">
              <w:r w:rsidR="00D570C1">
                <w:rPr>
                  <w:sz w:val="16"/>
                  <w:szCs w:val="16"/>
                </w:rPr>
                <w:t>391</w:t>
              </w:r>
            </w:ins>
          </w:p>
        </w:tc>
        <w:tc>
          <w:tcPr>
            <w:tcW w:w="1488" w:type="dxa"/>
            <w:gridSpan w:val="2"/>
            <w:vAlign w:val="center"/>
          </w:tcPr>
          <w:p w14:paraId="28D8C444" w14:textId="77777777" w:rsidR="0043792B" w:rsidRPr="008142DA" w:rsidRDefault="0043792B" w:rsidP="002F6F8B">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43792B" w:rsidRPr="008142DA" w14:paraId="62B8B0D5" w14:textId="77777777" w:rsidTr="00AD7684">
        <w:trPr>
          <w:trHeight w:val="288"/>
          <w:jc w:val="center"/>
        </w:trPr>
        <w:tc>
          <w:tcPr>
            <w:tcW w:w="2288" w:type="dxa"/>
            <w:gridSpan w:val="3"/>
            <w:vMerge/>
            <w:vAlign w:val="center"/>
          </w:tcPr>
          <w:p w14:paraId="3255A987" w14:textId="77777777" w:rsidR="0043792B" w:rsidRPr="008142DA" w:rsidRDefault="0043792B" w:rsidP="002F6F8B">
            <w:pPr>
              <w:jc w:val="center"/>
              <w:rPr>
                <w:b/>
                <w:sz w:val="16"/>
                <w:szCs w:val="16"/>
              </w:rPr>
            </w:pPr>
          </w:p>
        </w:tc>
        <w:tc>
          <w:tcPr>
            <w:tcW w:w="2842" w:type="dxa"/>
            <w:vAlign w:val="center"/>
          </w:tcPr>
          <w:p w14:paraId="1B5561D5" w14:textId="77777777" w:rsidR="0043792B" w:rsidRPr="008142DA" w:rsidRDefault="0043792B" w:rsidP="002F6F8B">
            <w:pPr>
              <w:autoSpaceDE/>
              <w:autoSpaceDN/>
              <w:adjustRightInd/>
              <w:spacing w:before="0" w:line="240" w:lineRule="auto"/>
              <w:ind w:left="0"/>
              <w:rPr>
                <w:sz w:val="16"/>
                <w:szCs w:val="16"/>
              </w:rPr>
            </w:pPr>
            <w:r w:rsidRPr="008142DA">
              <w:rPr>
                <w:sz w:val="16"/>
                <w:szCs w:val="16"/>
              </w:rPr>
              <w:t>International</w:t>
            </w:r>
          </w:p>
        </w:tc>
        <w:tc>
          <w:tcPr>
            <w:tcW w:w="2536" w:type="dxa"/>
            <w:gridSpan w:val="2"/>
            <w:vAlign w:val="center"/>
          </w:tcPr>
          <w:p w14:paraId="3596EE4A" w14:textId="77777777" w:rsidR="0043792B" w:rsidRPr="009033AB" w:rsidRDefault="0043792B" w:rsidP="002F6F8B">
            <w:pPr>
              <w:autoSpaceDE/>
              <w:autoSpaceDN/>
              <w:adjustRightInd/>
              <w:spacing w:before="0" w:line="240" w:lineRule="auto"/>
              <w:ind w:left="0"/>
              <w:rPr>
                <w:sz w:val="16"/>
                <w:szCs w:val="16"/>
              </w:rPr>
            </w:pPr>
            <w:r w:rsidRPr="009033AB">
              <w:rPr>
                <w:sz w:val="16"/>
                <w:szCs w:val="16"/>
              </w:rPr>
              <w:t>Interth</w:t>
            </w:r>
            <w:r w:rsidRPr="009033AB">
              <w:rPr>
                <w:spacing w:val="1"/>
                <w:sz w:val="16"/>
                <w:szCs w:val="16"/>
              </w:rPr>
              <w:t>e</w:t>
            </w:r>
            <w:r w:rsidRPr="009033AB">
              <w:rPr>
                <w:sz w:val="16"/>
                <w:szCs w:val="16"/>
              </w:rPr>
              <w:t>rm50</w:t>
            </w:r>
          </w:p>
        </w:tc>
        <w:tc>
          <w:tcPr>
            <w:tcW w:w="888" w:type="dxa"/>
            <w:gridSpan w:val="2"/>
            <w:vAlign w:val="center"/>
          </w:tcPr>
          <w:p w14:paraId="7A40526A" w14:textId="77777777" w:rsidR="0043792B" w:rsidRPr="008142DA" w:rsidRDefault="0043792B" w:rsidP="002F6F8B">
            <w:pPr>
              <w:autoSpaceDE/>
              <w:autoSpaceDN/>
              <w:adjustRightInd/>
              <w:spacing w:before="0" w:line="240" w:lineRule="auto"/>
              <w:ind w:left="0"/>
              <w:jc w:val="center"/>
              <w:rPr>
                <w:sz w:val="16"/>
                <w:szCs w:val="16"/>
              </w:rPr>
            </w:pPr>
            <w:r w:rsidRPr="008142DA">
              <w:rPr>
                <w:sz w:val="16"/>
                <w:szCs w:val="16"/>
              </w:rPr>
              <w:t>495</w:t>
            </w:r>
          </w:p>
        </w:tc>
        <w:tc>
          <w:tcPr>
            <w:tcW w:w="1488" w:type="dxa"/>
            <w:gridSpan w:val="2"/>
            <w:vAlign w:val="center"/>
          </w:tcPr>
          <w:p w14:paraId="10A69BEE" w14:textId="77777777" w:rsidR="0043792B" w:rsidRPr="008142DA" w:rsidRDefault="0043792B" w:rsidP="002F6F8B">
            <w:pPr>
              <w:autoSpaceDE/>
              <w:autoSpaceDN/>
              <w:adjustRightInd/>
              <w:spacing w:before="0" w:line="240" w:lineRule="auto"/>
              <w:ind w:left="0"/>
              <w:jc w:val="center"/>
              <w:rPr>
                <w:color w:val="auto"/>
                <w:sz w:val="16"/>
                <w:szCs w:val="16"/>
              </w:rPr>
            </w:pPr>
            <w:r w:rsidRPr="008142DA">
              <w:rPr>
                <w:color w:val="auto"/>
                <w:sz w:val="16"/>
                <w:szCs w:val="16"/>
              </w:rPr>
              <w:t>538°C (1000°F)</w:t>
            </w:r>
          </w:p>
        </w:tc>
      </w:tr>
      <w:tr w:rsidR="002F6F8B" w:rsidRPr="008142DA" w14:paraId="75460219" w14:textId="77777777" w:rsidTr="00AD7684">
        <w:trPr>
          <w:trHeight w:val="288"/>
          <w:jc w:val="center"/>
        </w:trPr>
        <w:tc>
          <w:tcPr>
            <w:tcW w:w="2288" w:type="dxa"/>
            <w:gridSpan w:val="3"/>
            <w:vAlign w:val="center"/>
          </w:tcPr>
          <w:p w14:paraId="6264BE22" w14:textId="77777777" w:rsidR="002F6F8B" w:rsidRPr="008142DA" w:rsidRDefault="002F6F8B" w:rsidP="002F6F8B">
            <w:pPr>
              <w:jc w:val="center"/>
              <w:rPr>
                <w:b/>
                <w:sz w:val="16"/>
                <w:szCs w:val="16"/>
              </w:rPr>
            </w:pPr>
          </w:p>
        </w:tc>
        <w:tc>
          <w:tcPr>
            <w:tcW w:w="2842" w:type="dxa"/>
            <w:vAlign w:val="center"/>
          </w:tcPr>
          <w:p w14:paraId="4DDF07A0"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International</w:t>
            </w:r>
          </w:p>
        </w:tc>
        <w:tc>
          <w:tcPr>
            <w:tcW w:w="2536" w:type="dxa"/>
            <w:gridSpan w:val="2"/>
            <w:vAlign w:val="center"/>
          </w:tcPr>
          <w:p w14:paraId="003466D6" w14:textId="77777777" w:rsidR="002F6F8B" w:rsidRPr="009033AB" w:rsidRDefault="002F6F8B" w:rsidP="002F6F8B">
            <w:pPr>
              <w:autoSpaceDE/>
              <w:autoSpaceDN/>
              <w:adjustRightInd/>
              <w:spacing w:before="0" w:line="240" w:lineRule="auto"/>
              <w:ind w:left="0"/>
              <w:rPr>
                <w:sz w:val="16"/>
                <w:szCs w:val="16"/>
              </w:rPr>
            </w:pPr>
            <w:r w:rsidRPr="009033AB">
              <w:rPr>
                <w:sz w:val="16"/>
                <w:szCs w:val="16"/>
              </w:rPr>
              <w:t>Interbond 1202UPC</w:t>
            </w:r>
          </w:p>
        </w:tc>
        <w:tc>
          <w:tcPr>
            <w:tcW w:w="888" w:type="dxa"/>
            <w:gridSpan w:val="2"/>
            <w:vAlign w:val="center"/>
          </w:tcPr>
          <w:p w14:paraId="7559CDD2"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rPr>
              <w:t>420</w:t>
            </w:r>
          </w:p>
        </w:tc>
        <w:tc>
          <w:tcPr>
            <w:tcW w:w="1488" w:type="dxa"/>
            <w:gridSpan w:val="2"/>
            <w:vAlign w:val="center"/>
          </w:tcPr>
          <w:p w14:paraId="1139E655" w14:textId="77777777" w:rsidR="002F6F8B" w:rsidRPr="008142DA" w:rsidRDefault="002F6F8B" w:rsidP="002F6F8B">
            <w:pPr>
              <w:autoSpaceDE/>
              <w:autoSpaceDN/>
              <w:adjustRightInd/>
              <w:spacing w:before="0" w:line="240" w:lineRule="auto"/>
              <w:ind w:left="0"/>
              <w:jc w:val="center"/>
              <w:rPr>
                <w:color w:val="auto"/>
                <w:sz w:val="16"/>
                <w:szCs w:val="16"/>
              </w:rPr>
            </w:pPr>
            <w:r>
              <w:rPr>
                <w:color w:val="auto"/>
                <w:sz w:val="16"/>
                <w:szCs w:val="16"/>
              </w:rPr>
              <w:t>650</w:t>
            </w:r>
            <w:r w:rsidRPr="008142DA">
              <w:rPr>
                <w:color w:val="auto"/>
                <w:sz w:val="16"/>
                <w:szCs w:val="16"/>
              </w:rPr>
              <w:t>°C (</w:t>
            </w:r>
            <w:r>
              <w:rPr>
                <w:color w:val="auto"/>
                <w:sz w:val="16"/>
                <w:szCs w:val="16"/>
              </w:rPr>
              <w:t>1202</w:t>
            </w:r>
            <w:r w:rsidRPr="008142DA">
              <w:rPr>
                <w:color w:val="auto"/>
                <w:sz w:val="16"/>
                <w:szCs w:val="16"/>
              </w:rPr>
              <w:t>°F)</w:t>
            </w:r>
          </w:p>
        </w:tc>
      </w:tr>
      <w:tr w:rsidR="002F6F8B" w:rsidRPr="008142DA" w14:paraId="31A756DB" w14:textId="77777777" w:rsidTr="00AD7684">
        <w:trPr>
          <w:trHeight w:val="288"/>
          <w:jc w:val="center"/>
        </w:trPr>
        <w:tc>
          <w:tcPr>
            <w:tcW w:w="2288" w:type="dxa"/>
            <w:gridSpan w:val="3"/>
            <w:vAlign w:val="center"/>
          </w:tcPr>
          <w:p w14:paraId="19CB7444" w14:textId="77777777" w:rsidR="002F6F8B" w:rsidRPr="008142DA" w:rsidRDefault="002F6F8B" w:rsidP="002F6F8B">
            <w:pPr>
              <w:jc w:val="center"/>
              <w:rPr>
                <w:b/>
                <w:sz w:val="16"/>
                <w:szCs w:val="16"/>
              </w:rPr>
            </w:pPr>
          </w:p>
        </w:tc>
        <w:tc>
          <w:tcPr>
            <w:tcW w:w="2842" w:type="dxa"/>
            <w:vAlign w:val="center"/>
          </w:tcPr>
          <w:p w14:paraId="2D381FDC"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Jotun Paints</w:t>
            </w:r>
          </w:p>
        </w:tc>
        <w:tc>
          <w:tcPr>
            <w:tcW w:w="2536" w:type="dxa"/>
            <w:gridSpan w:val="2"/>
            <w:vAlign w:val="center"/>
          </w:tcPr>
          <w:p w14:paraId="5D2AF584"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Solvalitt</w:t>
            </w:r>
            <w:proofErr w:type="spellEnd"/>
          </w:p>
        </w:tc>
        <w:tc>
          <w:tcPr>
            <w:tcW w:w="888" w:type="dxa"/>
            <w:gridSpan w:val="2"/>
            <w:vAlign w:val="center"/>
          </w:tcPr>
          <w:p w14:paraId="5419A471"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rPr>
              <w:t>500</w:t>
            </w:r>
          </w:p>
        </w:tc>
        <w:tc>
          <w:tcPr>
            <w:tcW w:w="1488" w:type="dxa"/>
            <w:gridSpan w:val="2"/>
            <w:vAlign w:val="center"/>
          </w:tcPr>
          <w:p w14:paraId="76C65492" w14:textId="77777777" w:rsidR="002F6F8B" w:rsidRPr="008142DA" w:rsidRDefault="002F6F8B" w:rsidP="002F6F8B">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2F6F8B" w:rsidRPr="008142DA" w14:paraId="61CAAB59" w14:textId="77777777" w:rsidTr="00AD7684">
        <w:trPr>
          <w:trHeight w:val="288"/>
          <w:jc w:val="center"/>
        </w:trPr>
        <w:tc>
          <w:tcPr>
            <w:tcW w:w="2288" w:type="dxa"/>
            <w:gridSpan w:val="3"/>
            <w:vAlign w:val="center"/>
          </w:tcPr>
          <w:p w14:paraId="7BBBE619" w14:textId="77777777" w:rsidR="002F6F8B" w:rsidRPr="008142DA" w:rsidRDefault="002F6F8B" w:rsidP="002F6F8B">
            <w:pPr>
              <w:jc w:val="center"/>
              <w:rPr>
                <w:b/>
                <w:sz w:val="16"/>
                <w:szCs w:val="16"/>
              </w:rPr>
            </w:pPr>
          </w:p>
        </w:tc>
        <w:tc>
          <w:tcPr>
            <w:tcW w:w="2842" w:type="dxa"/>
            <w:vAlign w:val="center"/>
          </w:tcPr>
          <w:p w14:paraId="7277456A"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PPG</w:t>
            </w:r>
          </w:p>
        </w:tc>
        <w:tc>
          <w:tcPr>
            <w:tcW w:w="2536" w:type="dxa"/>
            <w:gridSpan w:val="2"/>
            <w:vAlign w:val="center"/>
          </w:tcPr>
          <w:p w14:paraId="64AEE8EB" w14:textId="1D927BB1" w:rsidR="002F6F8B" w:rsidRPr="009033AB" w:rsidRDefault="002F6F8B" w:rsidP="002F6F8B">
            <w:pPr>
              <w:autoSpaceDE/>
              <w:autoSpaceDN/>
              <w:adjustRightInd/>
              <w:spacing w:before="0" w:line="240" w:lineRule="auto"/>
              <w:ind w:left="0"/>
              <w:rPr>
                <w:sz w:val="16"/>
                <w:szCs w:val="16"/>
              </w:rPr>
            </w:pPr>
            <w:r w:rsidRPr="009033AB">
              <w:rPr>
                <w:sz w:val="16"/>
                <w:szCs w:val="16"/>
              </w:rPr>
              <w:t xml:space="preserve">Hi-Temp </w:t>
            </w:r>
            <w:r w:rsidR="00E55852" w:rsidRPr="009033AB">
              <w:rPr>
                <w:sz w:val="16"/>
                <w:szCs w:val="16"/>
              </w:rPr>
              <w:t>1000</w:t>
            </w:r>
            <w:r w:rsidRPr="009033AB">
              <w:rPr>
                <w:sz w:val="16"/>
                <w:szCs w:val="16"/>
              </w:rPr>
              <w:t xml:space="preserve"> </w:t>
            </w:r>
          </w:p>
          <w:p w14:paraId="252A717D" w14:textId="77777777" w:rsidR="002F6F8B" w:rsidRPr="009033AB" w:rsidRDefault="002F6F8B" w:rsidP="002F6F8B">
            <w:pPr>
              <w:autoSpaceDE/>
              <w:autoSpaceDN/>
              <w:adjustRightInd/>
              <w:spacing w:before="0" w:line="240" w:lineRule="auto"/>
              <w:ind w:left="0"/>
              <w:rPr>
                <w:sz w:val="16"/>
                <w:szCs w:val="16"/>
              </w:rPr>
            </w:pPr>
            <w:proofErr w:type="spellStart"/>
            <w:r w:rsidRPr="009033AB">
              <w:rPr>
                <w:sz w:val="16"/>
                <w:szCs w:val="16"/>
              </w:rPr>
              <w:t>Sigmatherm</w:t>
            </w:r>
            <w:proofErr w:type="spellEnd"/>
            <w:r w:rsidRPr="009033AB">
              <w:rPr>
                <w:sz w:val="16"/>
                <w:szCs w:val="16"/>
              </w:rPr>
              <w:t xml:space="preserve"> 540</w:t>
            </w:r>
          </w:p>
        </w:tc>
        <w:tc>
          <w:tcPr>
            <w:tcW w:w="888" w:type="dxa"/>
            <w:gridSpan w:val="2"/>
            <w:vAlign w:val="center"/>
          </w:tcPr>
          <w:p w14:paraId="68509463" w14:textId="7EFB282E" w:rsidR="002F6F8B" w:rsidRPr="008142DA" w:rsidRDefault="0043792B" w:rsidP="002F6F8B">
            <w:pPr>
              <w:autoSpaceDE/>
              <w:autoSpaceDN/>
              <w:adjustRightInd/>
              <w:spacing w:before="0" w:line="240" w:lineRule="auto"/>
              <w:ind w:left="0"/>
              <w:jc w:val="center"/>
              <w:rPr>
                <w:sz w:val="16"/>
                <w:szCs w:val="16"/>
              </w:rPr>
            </w:pPr>
            <w:r>
              <w:rPr>
                <w:sz w:val="16"/>
                <w:szCs w:val="16"/>
              </w:rPr>
              <w:t>302-</w:t>
            </w:r>
            <w:r w:rsidR="002F6F8B">
              <w:rPr>
                <w:sz w:val="16"/>
                <w:szCs w:val="16"/>
              </w:rPr>
              <w:t>498</w:t>
            </w:r>
          </w:p>
        </w:tc>
        <w:tc>
          <w:tcPr>
            <w:tcW w:w="1488" w:type="dxa"/>
            <w:gridSpan w:val="2"/>
            <w:vAlign w:val="center"/>
          </w:tcPr>
          <w:p w14:paraId="76597AD8" w14:textId="77777777" w:rsidR="002F6F8B" w:rsidRPr="008142DA" w:rsidRDefault="002F6F8B" w:rsidP="002F6F8B">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2F6F8B" w:rsidRPr="008142DA" w14:paraId="506E317E" w14:textId="77777777" w:rsidTr="00AD7684">
        <w:trPr>
          <w:trHeight w:val="288"/>
          <w:jc w:val="center"/>
        </w:trPr>
        <w:tc>
          <w:tcPr>
            <w:tcW w:w="2288" w:type="dxa"/>
            <w:gridSpan w:val="3"/>
            <w:vAlign w:val="center"/>
          </w:tcPr>
          <w:p w14:paraId="7CBCCA1F" w14:textId="77777777" w:rsidR="002F6F8B" w:rsidRPr="008142DA" w:rsidRDefault="002F6F8B" w:rsidP="002F6F8B">
            <w:pPr>
              <w:jc w:val="center"/>
              <w:rPr>
                <w:b/>
                <w:sz w:val="16"/>
                <w:szCs w:val="16"/>
              </w:rPr>
            </w:pPr>
          </w:p>
        </w:tc>
        <w:tc>
          <w:tcPr>
            <w:tcW w:w="2842" w:type="dxa"/>
            <w:vAlign w:val="center"/>
          </w:tcPr>
          <w:p w14:paraId="71A304B0" w14:textId="77777777" w:rsidR="002F6F8B" w:rsidRPr="008142DA" w:rsidRDefault="002F6F8B" w:rsidP="002F6F8B">
            <w:pPr>
              <w:autoSpaceDE/>
              <w:autoSpaceDN/>
              <w:adjustRightInd/>
              <w:spacing w:before="0" w:line="240" w:lineRule="auto"/>
              <w:ind w:left="0"/>
              <w:rPr>
                <w:sz w:val="16"/>
                <w:szCs w:val="16"/>
              </w:rPr>
            </w:pPr>
            <w:r w:rsidRPr="008142DA">
              <w:rPr>
                <w:sz w:val="16"/>
                <w:szCs w:val="16"/>
              </w:rPr>
              <w:t>Sherwin Williams</w:t>
            </w:r>
          </w:p>
        </w:tc>
        <w:tc>
          <w:tcPr>
            <w:tcW w:w="2536" w:type="dxa"/>
            <w:gridSpan w:val="2"/>
            <w:vAlign w:val="center"/>
          </w:tcPr>
          <w:p w14:paraId="15F7D6D7" w14:textId="77777777" w:rsidR="002F6F8B" w:rsidRPr="009033AB" w:rsidRDefault="002F6F8B" w:rsidP="002F6F8B">
            <w:pPr>
              <w:autoSpaceDE/>
              <w:autoSpaceDN/>
              <w:adjustRightInd/>
              <w:spacing w:before="0" w:line="240" w:lineRule="auto"/>
              <w:ind w:left="0"/>
              <w:rPr>
                <w:sz w:val="16"/>
                <w:szCs w:val="16"/>
              </w:rPr>
            </w:pPr>
            <w:r w:rsidRPr="009033AB">
              <w:rPr>
                <w:sz w:val="16"/>
                <w:szCs w:val="16"/>
              </w:rPr>
              <w:t>HeatFl</w:t>
            </w:r>
            <w:r w:rsidRPr="009033AB">
              <w:rPr>
                <w:spacing w:val="1"/>
                <w:sz w:val="16"/>
                <w:szCs w:val="16"/>
              </w:rPr>
              <w:t>e</w:t>
            </w:r>
            <w:r w:rsidRPr="009033AB">
              <w:rPr>
                <w:sz w:val="16"/>
                <w:szCs w:val="16"/>
              </w:rPr>
              <w:t>x1000</w:t>
            </w:r>
          </w:p>
        </w:tc>
        <w:tc>
          <w:tcPr>
            <w:tcW w:w="888" w:type="dxa"/>
            <w:gridSpan w:val="2"/>
            <w:vAlign w:val="center"/>
          </w:tcPr>
          <w:p w14:paraId="5FF9B62B" w14:textId="77777777" w:rsidR="002F6F8B" w:rsidRPr="008142DA" w:rsidRDefault="002F6F8B" w:rsidP="002F6F8B">
            <w:pPr>
              <w:autoSpaceDE/>
              <w:autoSpaceDN/>
              <w:adjustRightInd/>
              <w:spacing w:before="0" w:line="240" w:lineRule="auto"/>
              <w:ind w:left="0"/>
              <w:jc w:val="center"/>
              <w:rPr>
                <w:sz w:val="16"/>
                <w:szCs w:val="16"/>
              </w:rPr>
            </w:pPr>
            <w:r w:rsidRPr="008142DA">
              <w:rPr>
                <w:sz w:val="16"/>
                <w:szCs w:val="16"/>
              </w:rPr>
              <w:t>420</w:t>
            </w:r>
          </w:p>
        </w:tc>
        <w:tc>
          <w:tcPr>
            <w:tcW w:w="1488" w:type="dxa"/>
            <w:gridSpan w:val="2"/>
            <w:vAlign w:val="center"/>
          </w:tcPr>
          <w:p w14:paraId="09CE7514" w14:textId="77777777" w:rsidR="002F6F8B" w:rsidRPr="008142DA" w:rsidRDefault="002F6F8B" w:rsidP="002F6F8B">
            <w:pPr>
              <w:autoSpaceDE/>
              <w:autoSpaceDN/>
              <w:adjustRightInd/>
              <w:spacing w:before="0" w:line="240" w:lineRule="auto"/>
              <w:ind w:left="0"/>
              <w:jc w:val="center"/>
              <w:rPr>
                <w:color w:val="auto"/>
                <w:sz w:val="16"/>
                <w:szCs w:val="16"/>
              </w:rPr>
            </w:pPr>
            <w:r w:rsidRPr="008142DA">
              <w:rPr>
                <w:color w:val="auto"/>
                <w:sz w:val="16"/>
                <w:szCs w:val="16"/>
              </w:rPr>
              <w:t>538°C (1000°F)</w:t>
            </w:r>
          </w:p>
        </w:tc>
      </w:tr>
      <w:tr w:rsidR="00C72CD8" w:rsidRPr="008142DA" w14:paraId="77090E13" w14:textId="77777777" w:rsidTr="00AD7684">
        <w:trPr>
          <w:trHeight w:val="288"/>
          <w:jc w:val="center"/>
        </w:trPr>
        <w:tc>
          <w:tcPr>
            <w:tcW w:w="2288" w:type="dxa"/>
            <w:gridSpan w:val="3"/>
            <w:vAlign w:val="center"/>
          </w:tcPr>
          <w:p w14:paraId="597FCB71" w14:textId="77777777" w:rsidR="00C72CD8" w:rsidRPr="008142DA" w:rsidRDefault="00C72CD8" w:rsidP="00C72CD8">
            <w:pPr>
              <w:jc w:val="center"/>
              <w:rPr>
                <w:b/>
                <w:sz w:val="16"/>
                <w:szCs w:val="16"/>
              </w:rPr>
            </w:pPr>
          </w:p>
        </w:tc>
        <w:tc>
          <w:tcPr>
            <w:tcW w:w="2842" w:type="dxa"/>
            <w:vAlign w:val="center"/>
          </w:tcPr>
          <w:p w14:paraId="16AC9F58" w14:textId="313E4F91" w:rsidR="00C72CD8" w:rsidRPr="008142DA" w:rsidRDefault="00C72CD8" w:rsidP="00C72CD8">
            <w:pPr>
              <w:autoSpaceDE/>
              <w:autoSpaceDN/>
              <w:adjustRightInd/>
              <w:spacing w:before="0" w:line="240" w:lineRule="auto"/>
              <w:ind w:left="0"/>
              <w:rPr>
                <w:sz w:val="16"/>
                <w:szCs w:val="16"/>
              </w:rPr>
            </w:pPr>
            <w:r>
              <w:rPr>
                <w:sz w:val="16"/>
                <w:szCs w:val="16"/>
              </w:rPr>
              <w:t>Tnemec</w:t>
            </w:r>
          </w:p>
        </w:tc>
        <w:tc>
          <w:tcPr>
            <w:tcW w:w="2536" w:type="dxa"/>
            <w:gridSpan w:val="2"/>
            <w:vAlign w:val="center"/>
          </w:tcPr>
          <w:p w14:paraId="7769BF05" w14:textId="3E7F3947" w:rsidR="00C72CD8" w:rsidRPr="009033AB" w:rsidRDefault="00C72CD8" w:rsidP="00C72CD8">
            <w:pPr>
              <w:autoSpaceDE/>
              <w:autoSpaceDN/>
              <w:adjustRightInd/>
              <w:spacing w:before="0" w:line="240" w:lineRule="auto"/>
              <w:ind w:left="0"/>
              <w:rPr>
                <w:sz w:val="16"/>
                <w:szCs w:val="16"/>
              </w:rPr>
            </w:pPr>
            <w:r w:rsidRPr="009033AB">
              <w:rPr>
                <w:sz w:val="16"/>
                <w:szCs w:val="16"/>
              </w:rPr>
              <w:t>Series 1525 Endura-Heat DTM</w:t>
            </w:r>
          </w:p>
        </w:tc>
        <w:tc>
          <w:tcPr>
            <w:tcW w:w="888" w:type="dxa"/>
            <w:gridSpan w:val="2"/>
            <w:vAlign w:val="center"/>
          </w:tcPr>
          <w:p w14:paraId="2ED20AAB" w14:textId="31C53D33" w:rsidR="00C72CD8" w:rsidRPr="008142DA" w:rsidRDefault="00C72CD8" w:rsidP="00C72CD8">
            <w:pPr>
              <w:autoSpaceDE/>
              <w:autoSpaceDN/>
              <w:adjustRightInd/>
              <w:spacing w:before="0" w:line="240" w:lineRule="auto"/>
              <w:ind w:left="0"/>
              <w:jc w:val="center"/>
              <w:rPr>
                <w:sz w:val="16"/>
                <w:szCs w:val="16"/>
              </w:rPr>
            </w:pPr>
            <w:r>
              <w:rPr>
                <w:sz w:val="16"/>
                <w:szCs w:val="16"/>
              </w:rPr>
              <w:t>466</w:t>
            </w:r>
          </w:p>
        </w:tc>
        <w:tc>
          <w:tcPr>
            <w:tcW w:w="1488" w:type="dxa"/>
            <w:gridSpan w:val="2"/>
            <w:vAlign w:val="center"/>
          </w:tcPr>
          <w:p w14:paraId="4AF012AB" w14:textId="76C99049" w:rsidR="00C72CD8" w:rsidRPr="008142DA" w:rsidRDefault="00C72CD8" w:rsidP="00C72CD8">
            <w:pPr>
              <w:autoSpaceDE/>
              <w:autoSpaceDN/>
              <w:adjustRightInd/>
              <w:spacing w:before="0" w:line="240" w:lineRule="auto"/>
              <w:ind w:left="0"/>
              <w:jc w:val="center"/>
              <w:rPr>
                <w:color w:val="auto"/>
                <w:sz w:val="16"/>
                <w:szCs w:val="16"/>
              </w:rPr>
            </w:pPr>
            <w:r w:rsidRPr="00403BC8">
              <w:rPr>
                <w:color w:val="auto"/>
                <w:sz w:val="16"/>
                <w:szCs w:val="16"/>
              </w:rPr>
              <w:t>648.9°C (1200°F)</w:t>
            </w:r>
          </w:p>
        </w:tc>
      </w:tr>
      <w:tr w:rsidR="00C72CD8" w:rsidRPr="008142DA" w14:paraId="2B69483B" w14:textId="77777777" w:rsidTr="002F6F8B">
        <w:trPr>
          <w:trHeight w:val="288"/>
          <w:jc w:val="center"/>
        </w:trPr>
        <w:tc>
          <w:tcPr>
            <w:tcW w:w="2288" w:type="dxa"/>
            <w:gridSpan w:val="3"/>
            <w:tcBorders>
              <w:bottom w:val="single" w:sz="12" w:space="0" w:color="auto"/>
            </w:tcBorders>
            <w:vAlign w:val="center"/>
          </w:tcPr>
          <w:p w14:paraId="2E6D9594" w14:textId="77777777" w:rsidR="00C72CD8" w:rsidRPr="00F029EB" w:rsidRDefault="00C72CD8" w:rsidP="00C72CD8">
            <w:pPr>
              <w:autoSpaceDE/>
              <w:autoSpaceDN/>
              <w:adjustRightInd/>
              <w:spacing w:before="0" w:line="240" w:lineRule="auto"/>
              <w:ind w:left="0"/>
              <w:rPr>
                <w:i/>
                <w:sz w:val="14"/>
                <w:szCs w:val="14"/>
              </w:rPr>
            </w:pPr>
          </w:p>
        </w:tc>
        <w:tc>
          <w:tcPr>
            <w:tcW w:w="7754" w:type="dxa"/>
            <w:gridSpan w:val="7"/>
            <w:tcBorders>
              <w:bottom w:val="single" w:sz="12" w:space="0" w:color="auto"/>
            </w:tcBorders>
            <w:vAlign w:val="center"/>
          </w:tcPr>
          <w:p w14:paraId="3D100A56" w14:textId="77777777" w:rsidR="00C72CD8" w:rsidRPr="009033AB" w:rsidRDefault="00C72CD8" w:rsidP="00C72CD8">
            <w:pPr>
              <w:autoSpaceDE/>
              <w:autoSpaceDN/>
              <w:adjustRightInd/>
              <w:spacing w:before="0" w:line="240" w:lineRule="auto"/>
              <w:ind w:left="0"/>
              <w:rPr>
                <w:i/>
                <w:sz w:val="14"/>
                <w:szCs w:val="14"/>
              </w:rPr>
            </w:pPr>
            <w:r w:rsidRPr="009033AB">
              <w:rPr>
                <w:i/>
                <w:sz w:val="14"/>
                <w:szCs w:val="14"/>
              </w:rPr>
              <w:t xml:space="preserve">Some of these coatings require </w:t>
            </w:r>
            <w:proofErr w:type="gramStart"/>
            <w:r w:rsidRPr="009033AB">
              <w:rPr>
                <w:i/>
                <w:sz w:val="14"/>
                <w:szCs w:val="14"/>
              </w:rPr>
              <w:t>a heated</w:t>
            </w:r>
            <w:proofErr w:type="gramEnd"/>
            <w:r w:rsidRPr="009033AB">
              <w:rPr>
                <w:i/>
                <w:sz w:val="14"/>
                <w:szCs w:val="14"/>
              </w:rPr>
              <w:t xml:space="preserve"> curing before handling.</w:t>
            </w:r>
          </w:p>
        </w:tc>
      </w:tr>
      <w:tr w:rsidR="00C72CD8" w:rsidRPr="008142DA" w14:paraId="23C8606B" w14:textId="77777777" w:rsidTr="00AD7684">
        <w:trPr>
          <w:trHeight w:val="288"/>
          <w:jc w:val="center"/>
        </w:trPr>
        <w:tc>
          <w:tcPr>
            <w:tcW w:w="2288" w:type="dxa"/>
            <w:gridSpan w:val="3"/>
            <w:tcBorders>
              <w:top w:val="single" w:sz="12" w:space="0" w:color="auto"/>
            </w:tcBorders>
            <w:vAlign w:val="center"/>
          </w:tcPr>
          <w:p w14:paraId="0104C1C0" w14:textId="77777777" w:rsidR="00C72CD8" w:rsidRPr="008142DA" w:rsidRDefault="00C72CD8" w:rsidP="00C72CD8">
            <w:pPr>
              <w:autoSpaceDE/>
              <w:autoSpaceDN/>
              <w:adjustRightInd/>
              <w:spacing w:before="0" w:line="240" w:lineRule="auto"/>
              <w:ind w:left="0"/>
              <w:rPr>
                <w:b/>
                <w:sz w:val="16"/>
                <w:szCs w:val="16"/>
              </w:rPr>
            </w:pPr>
            <w:r w:rsidRPr="008142DA">
              <w:rPr>
                <w:b/>
                <w:sz w:val="16"/>
                <w:szCs w:val="16"/>
              </w:rPr>
              <w:t>TOPCOAT</w:t>
            </w:r>
          </w:p>
        </w:tc>
        <w:tc>
          <w:tcPr>
            <w:tcW w:w="2842" w:type="dxa"/>
            <w:vAlign w:val="center"/>
          </w:tcPr>
          <w:p w14:paraId="2E898CB6" w14:textId="77777777" w:rsidR="00C72CD8" w:rsidRPr="008142DA" w:rsidRDefault="00C72CD8" w:rsidP="00C72CD8">
            <w:pPr>
              <w:autoSpaceDE/>
              <w:autoSpaceDN/>
              <w:adjustRightInd/>
              <w:spacing w:before="0" w:line="240" w:lineRule="auto"/>
              <w:ind w:left="0"/>
              <w:rPr>
                <w:sz w:val="16"/>
                <w:szCs w:val="16"/>
              </w:rPr>
            </w:pPr>
            <w:r w:rsidRPr="008142DA">
              <w:rPr>
                <w:sz w:val="16"/>
                <w:szCs w:val="16"/>
              </w:rPr>
              <w:t>Carboline</w:t>
            </w:r>
          </w:p>
        </w:tc>
        <w:tc>
          <w:tcPr>
            <w:tcW w:w="2536" w:type="dxa"/>
            <w:gridSpan w:val="2"/>
            <w:vAlign w:val="center"/>
          </w:tcPr>
          <w:p w14:paraId="6DE7F12A" w14:textId="77777777" w:rsidR="00C72CD8" w:rsidRPr="009033AB" w:rsidRDefault="00C72CD8" w:rsidP="00C72CD8">
            <w:pPr>
              <w:autoSpaceDE/>
              <w:autoSpaceDN/>
              <w:adjustRightInd/>
              <w:spacing w:before="0" w:line="240" w:lineRule="auto"/>
              <w:ind w:left="0"/>
              <w:rPr>
                <w:sz w:val="16"/>
                <w:szCs w:val="16"/>
              </w:rPr>
            </w:pPr>
            <w:proofErr w:type="spellStart"/>
            <w:r w:rsidRPr="009033AB">
              <w:rPr>
                <w:sz w:val="16"/>
                <w:szCs w:val="16"/>
              </w:rPr>
              <w:t>Thermaline</w:t>
            </w:r>
            <w:proofErr w:type="spellEnd"/>
            <w:r w:rsidRPr="009033AB">
              <w:rPr>
                <w:sz w:val="16"/>
                <w:szCs w:val="16"/>
              </w:rPr>
              <w:t xml:space="preserve"> 4700 Series</w:t>
            </w:r>
          </w:p>
        </w:tc>
        <w:tc>
          <w:tcPr>
            <w:tcW w:w="888" w:type="dxa"/>
            <w:gridSpan w:val="2"/>
            <w:vAlign w:val="center"/>
          </w:tcPr>
          <w:p w14:paraId="761BD5CC" w14:textId="77777777" w:rsidR="00C72CD8" w:rsidRPr="008142DA" w:rsidRDefault="00C72CD8" w:rsidP="00C72CD8">
            <w:pPr>
              <w:autoSpaceDE/>
              <w:autoSpaceDN/>
              <w:adjustRightInd/>
              <w:spacing w:before="0" w:line="240" w:lineRule="auto"/>
              <w:ind w:left="0"/>
              <w:jc w:val="center"/>
              <w:rPr>
                <w:sz w:val="16"/>
                <w:szCs w:val="16"/>
              </w:rPr>
            </w:pPr>
            <w:r w:rsidRPr="008142DA">
              <w:rPr>
                <w:sz w:val="16"/>
                <w:szCs w:val="16"/>
              </w:rPr>
              <w:t>312-480</w:t>
            </w:r>
          </w:p>
        </w:tc>
        <w:tc>
          <w:tcPr>
            <w:tcW w:w="1488" w:type="dxa"/>
            <w:gridSpan w:val="2"/>
            <w:vAlign w:val="center"/>
          </w:tcPr>
          <w:p w14:paraId="24E5ED2B" w14:textId="77777777" w:rsidR="00C72CD8" w:rsidRPr="008142DA" w:rsidRDefault="00C72CD8" w:rsidP="00C72CD8">
            <w:pPr>
              <w:autoSpaceDE/>
              <w:autoSpaceDN/>
              <w:adjustRightInd/>
              <w:spacing w:before="0" w:line="240" w:lineRule="auto"/>
              <w:ind w:left="0"/>
              <w:jc w:val="center"/>
              <w:rPr>
                <w:sz w:val="16"/>
                <w:szCs w:val="16"/>
              </w:rPr>
            </w:pPr>
            <w:r w:rsidRPr="008142DA">
              <w:rPr>
                <w:sz w:val="16"/>
                <w:szCs w:val="16"/>
              </w:rPr>
              <w:t>649°C (1200°F)</w:t>
            </w:r>
          </w:p>
        </w:tc>
      </w:tr>
      <w:tr w:rsidR="00C72CD8" w:rsidRPr="008142DA" w14:paraId="3EF22F6E" w14:textId="77777777" w:rsidTr="00AD7684">
        <w:trPr>
          <w:trHeight w:val="288"/>
          <w:jc w:val="center"/>
        </w:trPr>
        <w:tc>
          <w:tcPr>
            <w:tcW w:w="2288" w:type="dxa"/>
            <w:gridSpan w:val="3"/>
            <w:vAlign w:val="center"/>
          </w:tcPr>
          <w:p w14:paraId="59279B85" w14:textId="77777777" w:rsidR="00C72CD8" w:rsidRPr="008142DA" w:rsidRDefault="00C72CD8" w:rsidP="00C72CD8">
            <w:pPr>
              <w:autoSpaceDE/>
              <w:autoSpaceDN/>
              <w:adjustRightInd/>
              <w:spacing w:before="0" w:line="240" w:lineRule="auto"/>
              <w:ind w:left="0"/>
              <w:rPr>
                <w:b/>
                <w:sz w:val="16"/>
                <w:szCs w:val="16"/>
              </w:rPr>
            </w:pPr>
            <w:r w:rsidRPr="008142DA">
              <w:rPr>
                <w:b/>
                <w:sz w:val="16"/>
                <w:szCs w:val="16"/>
              </w:rPr>
              <w:t>Silicone - High Temp</w:t>
            </w:r>
          </w:p>
        </w:tc>
        <w:tc>
          <w:tcPr>
            <w:tcW w:w="2842" w:type="dxa"/>
            <w:vAlign w:val="center"/>
          </w:tcPr>
          <w:p w14:paraId="5F86356D" w14:textId="77777777" w:rsidR="00C72CD8" w:rsidRPr="008142DA" w:rsidRDefault="00C72CD8" w:rsidP="00C72CD8">
            <w:pPr>
              <w:autoSpaceDE/>
              <w:autoSpaceDN/>
              <w:adjustRightInd/>
              <w:spacing w:before="0" w:line="240" w:lineRule="auto"/>
              <w:ind w:left="0"/>
              <w:rPr>
                <w:sz w:val="16"/>
                <w:szCs w:val="16"/>
              </w:rPr>
            </w:pPr>
            <w:proofErr w:type="spellStart"/>
            <w:r w:rsidRPr="008142DA">
              <w:rPr>
                <w:sz w:val="16"/>
                <w:szCs w:val="16"/>
              </w:rPr>
              <w:t>Dampney</w:t>
            </w:r>
            <w:proofErr w:type="spellEnd"/>
            <w:r w:rsidRPr="008142DA">
              <w:rPr>
                <w:sz w:val="16"/>
                <w:szCs w:val="16"/>
              </w:rPr>
              <w:t xml:space="preserve"> Company, Inc.</w:t>
            </w:r>
          </w:p>
        </w:tc>
        <w:tc>
          <w:tcPr>
            <w:tcW w:w="2536" w:type="dxa"/>
            <w:gridSpan w:val="2"/>
            <w:vAlign w:val="center"/>
          </w:tcPr>
          <w:p w14:paraId="3ABC76F5" w14:textId="77777777" w:rsidR="00C72CD8" w:rsidRPr="009033AB" w:rsidRDefault="00C72CD8" w:rsidP="00C72CD8">
            <w:pPr>
              <w:autoSpaceDE/>
              <w:autoSpaceDN/>
              <w:adjustRightInd/>
              <w:spacing w:before="0" w:line="240" w:lineRule="auto"/>
              <w:ind w:left="0"/>
              <w:rPr>
                <w:sz w:val="16"/>
                <w:szCs w:val="16"/>
              </w:rPr>
            </w:pPr>
            <w:proofErr w:type="spellStart"/>
            <w:r w:rsidRPr="009033AB">
              <w:rPr>
                <w:sz w:val="16"/>
                <w:szCs w:val="16"/>
              </w:rPr>
              <w:t>Thurmalox</w:t>
            </w:r>
            <w:proofErr w:type="spellEnd"/>
            <w:r w:rsidRPr="009033AB">
              <w:rPr>
                <w:sz w:val="16"/>
                <w:szCs w:val="16"/>
              </w:rPr>
              <w:t xml:space="preserve"> 230/230C</w:t>
            </w:r>
          </w:p>
        </w:tc>
        <w:tc>
          <w:tcPr>
            <w:tcW w:w="888" w:type="dxa"/>
            <w:gridSpan w:val="2"/>
            <w:vAlign w:val="center"/>
          </w:tcPr>
          <w:p w14:paraId="6B2C5F1B" w14:textId="77777777" w:rsidR="00C72CD8" w:rsidRPr="008142DA" w:rsidRDefault="00C72CD8" w:rsidP="00C72CD8">
            <w:pPr>
              <w:autoSpaceDE/>
              <w:autoSpaceDN/>
              <w:adjustRightInd/>
              <w:spacing w:before="0" w:line="240" w:lineRule="auto"/>
              <w:ind w:left="0"/>
              <w:jc w:val="center"/>
              <w:rPr>
                <w:sz w:val="16"/>
                <w:szCs w:val="16"/>
              </w:rPr>
            </w:pPr>
            <w:r>
              <w:rPr>
                <w:sz w:val="16"/>
                <w:szCs w:val="16"/>
              </w:rPr>
              <w:t>643/</w:t>
            </w:r>
            <w:r w:rsidRPr="008142DA">
              <w:rPr>
                <w:sz w:val="16"/>
                <w:szCs w:val="16"/>
              </w:rPr>
              <w:t>360</w:t>
            </w:r>
          </w:p>
        </w:tc>
        <w:tc>
          <w:tcPr>
            <w:tcW w:w="1488" w:type="dxa"/>
            <w:gridSpan w:val="2"/>
            <w:vAlign w:val="center"/>
          </w:tcPr>
          <w:p w14:paraId="2049814D" w14:textId="77777777" w:rsidR="00C72CD8" w:rsidRPr="008142DA" w:rsidRDefault="00C72CD8" w:rsidP="00C72CD8">
            <w:pPr>
              <w:autoSpaceDE/>
              <w:autoSpaceDN/>
              <w:adjustRightInd/>
              <w:spacing w:before="0" w:line="240" w:lineRule="auto"/>
              <w:ind w:left="0"/>
              <w:jc w:val="center"/>
              <w:rPr>
                <w:color w:val="auto"/>
                <w:sz w:val="16"/>
                <w:szCs w:val="16"/>
              </w:rPr>
            </w:pPr>
            <w:r w:rsidRPr="008142DA">
              <w:rPr>
                <w:color w:val="auto"/>
                <w:sz w:val="16"/>
                <w:szCs w:val="16"/>
              </w:rPr>
              <w:t>649°C (1200°F)</w:t>
            </w:r>
          </w:p>
        </w:tc>
      </w:tr>
      <w:tr w:rsidR="00C72CD8" w:rsidRPr="008142DA" w14:paraId="0AB29FEF" w14:textId="77777777" w:rsidTr="00AD7684">
        <w:trPr>
          <w:trHeight w:val="288"/>
          <w:jc w:val="center"/>
        </w:trPr>
        <w:tc>
          <w:tcPr>
            <w:tcW w:w="2288" w:type="dxa"/>
            <w:gridSpan w:val="3"/>
            <w:vAlign w:val="center"/>
          </w:tcPr>
          <w:p w14:paraId="6C125B3C" w14:textId="77777777" w:rsidR="00C72CD8" w:rsidRPr="008142DA" w:rsidRDefault="00C72CD8" w:rsidP="00C72CD8">
            <w:pPr>
              <w:autoSpaceDE/>
              <w:autoSpaceDN/>
              <w:adjustRightInd/>
              <w:spacing w:before="0" w:line="240" w:lineRule="auto"/>
              <w:ind w:left="0"/>
              <w:rPr>
                <w:b/>
                <w:sz w:val="16"/>
                <w:szCs w:val="16"/>
              </w:rPr>
            </w:pPr>
            <w:r w:rsidRPr="008142DA">
              <w:rPr>
                <w:b/>
                <w:sz w:val="16"/>
                <w:szCs w:val="16"/>
              </w:rPr>
              <w:t>DFT as per Manufacturer’s Product Sheet</w:t>
            </w:r>
          </w:p>
        </w:tc>
        <w:tc>
          <w:tcPr>
            <w:tcW w:w="2842" w:type="dxa"/>
            <w:vAlign w:val="center"/>
          </w:tcPr>
          <w:p w14:paraId="1743098E" w14:textId="77777777" w:rsidR="00C72CD8" w:rsidRPr="008142DA" w:rsidRDefault="00C72CD8" w:rsidP="00C72CD8">
            <w:pPr>
              <w:autoSpaceDE/>
              <w:autoSpaceDN/>
              <w:adjustRightInd/>
              <w:spacing w:before="0" w:line="240" w:lineRule="auto"/>
              <w:ind w:left="0"/>
              <w:rPr>
                <w:sz w:val="16"/>
                <w:szCs w:val="16"/>
              </w:rPr>
            </w:pPr>
            <w:proofErr w:type="spellStart"/>
            <w:proofErr w:type="gramStart"/>
            <w:r w:rsidRPr="008142DA">
              <w:rPr>
                <w:sz w:val="16"/>
                <w:szCs w:val="16"/>
              </w:rPr>
              <w:t>HempelCoatings</w:t>
            </w:r>
            <w:proofErr w:type="spellEnd"/>
            <w:r w:rsidRPr="008142DA">
              <w:rPr>
                <w:sz w:val="16"/>
                <w:szCs w:val="16"/>
              </w:rPr>
              <w:t>(</w:t>
            </w:r>
            <w:proofErr w:type="gramEnd"/>
            <w:r w:rsidRPr="008142DA">
              <w:rPr>
                <w:sz w:val="16"/>
                <w:szCs w:val="16"/>
              </w:rPr>
              <w:t>USA</w:t>
            </w:r>
            <w:proofErr w:type="gramStart"/>
            <w:r w:rsidRPr="008142DA">
              <w:rPr>
                <w:sz w:val="16"/>
                <w:szCs w:val="16"/>
              </w:rPr>
              <w:t>),Inc</w:t>
            </w:r>
            <w:proofErr w:type="gramEnd"/>
          </w:p>
        </w:tc>
        <w:tc>
          <w:tcPr>
            <w:tcW w:w="2536" w:type="dxa"/>
            <w:gridSpan w:val="2"/>
            <w:vAlign w:val="center"/>
          </w:tcPr>
          <w:p w14:paraId="354A1A40" w14:textId="77777777" w:rsidR="00C72CD8" w:rsidRPr="009033AB" w:rsidRDefault="00C72CD8" w:rsidP="00C72CD8">
            <w:pPr>
              <w:autoSpaceDE/>
              <w:autoSpaceDN/>
              <w:adjustRightInd/>
              <w:spacing w:before="0" w:line="240" w:lineRule="auto"/>
              <w:ind w:left="0"/>
              <w:rPr>
                <w:sz w:val="16"/>
                <w:szCs w:val="16"/>
              </w:rPr>
            </w:pPr>
            <w:r w:rsidRPr="009033AB">
              <w:rPr>
                <w:sz w:val="16"/>
                <w:szCs w:val="16"/>
              </w:rPr>
              <w:t>Silicone alum. 56913 or 56914</w:t>
            </w:r>
          </w:p>
          <w:p w14:paraId="01D250B3" w14:textId="129E6696" w:rsidR="00ED221F" w:rsidRPr="009033AB" w:rsidRDefault="00ED221F" w:rsidP="00C72CD8">
            <w:pPr>
              <w:autoSpaceDE/>
              <w:autoSpaceDN/>
              <w:adjustRightInd/>
              <w:spacing w:before="0" w:line="240" w:lineRule="auto"/>
              <w:ind w:left="0"/>
              <w:rPr>
                <w:sz w:val="16"/>
                <w:szCs w:val="16"/>
              </w:rPr>
            </w:pPr>
            <w:proofErr w:type="spellStart"/>
            <w:r w:rsidRPr="009033AB">
              <w:rPr>
                <w:sz w:val="16"/>
                <w:szCs w:val="16"/>
              </w:rPr>
              <w:t>Versiline</w:t>
            </w:r>
            <w:proofErr w:type="spellEnd"/>
            <w:r w:rsidRPr="009033AB">
              <w:rPr>
                <w:sz w:val="16"/>
                <w:szCs w:val="16"/>
              </w:rPr>
              <w:t xml:space="preserve"> CUI 56990</w:t>
            </w:r>
          </w:p>
        </w:tc>
        <w:tc>
          <w:tcPr>
            <w:tcW w:w="888" w:type="dxa"/>
            <w:gridSpan w:val="2"/>
            <w:vAlign w:val="center"/>
          </w:tcPr>
          <w:p w14:paraId="2D017DF8" w14:textId="77777777" w:rsidR="00C72CD8" w:rsidRDefault="00C72CD8" w:rsidP="00C72CD8">
            <w:pPr>
              <w:autoSpaceDE/>
              <w:autoSpaceDN/>
              <w:adjustRightInd/>
              <w:spacing w:before="0" w:line="240" w:lineRule="auto"/>
              <w:ind w:left="0"/>
              <w:jc w:val="center"/>
              <w:rPr>
                <w:ins w:id="935" w:author="Kurmanov, Aidyn [STAMGazStroy LLP]" w:date="2025-12-09T16:18:00Z" w16du:dateUtc="2025-12-09T11:18:00Z"/>
                <w:sz w:val="16"/>
                <w:szCs w:val="16"/>
              </w:rPr>
            </w:pPr>
            <w:r w:rsidRPr="008142DA">
              <w:rPr>
                <w:sz w:val="16"/>
                <w:szCs w:val="16"/>
              </w:rPr>
              <w:t>417-478</w:t>
            </w:r>
          </w:p>
          <w:p w14:paraId="7C6E9AC5" w14:textId="2C4E209A" w:rsidR="00C72CD8" w:rsidRPr="008142DA" w:rsidRDefault="00E67187" w:rsidP="00C72CD8">
            <w:pPr>
              <w:autoSpaceDE/>
              <w:autoSpaceDN/>
              <w:adjustRightInd/>
              <w:spacing w:before="0" w:line="240" w:lineRule="auto"/>
              <w:ind w:left="0"/>
              <w:jc w:val="center"/>
              <w:rPr>
                <w:sz w:val="16"/>
                <w:szCs w:val="16"/>
              </w:rPr>
            </w:pPr>
            <w:ins w:id="936" w:author="Kurmanov, Aidyn [STAMGazStroy LLP]" w:date="2025-12-09T16:18:00Z" w16du:dateUtc="2025-12-09T11:18:00Z">
              <w:r>
                <w:rPr>
                  <w:sz w:val="16"/>
                  <w:szCs w:val="16"/>
                </w:rPr>
                <w:t>391</w:t>
              </w:r>
            </w:ins>
          </w:p>
        </w:tc>
        <w:tc>
          <w:tcPr>
            <w:tcW w:w="1488" w:type="dxa"/>
            <w:gridSpan w:val="2"/>
            <w:vAlign w:val="center"/>
          </w:tcPr>
          <w:p w14:paraId="3A347D2B" w14:textId="77777777" w:rsidR="00C72CD8" w:rsidRPr="008142DA" w:rsidRDefault="00C72CD8" w:rsidP="00C72CD8">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C72CD8" w:rsidRPr="008142DA" w14:paraId="356FD9E2" w14:textId="77777777" w:rsidTr="00AD7684">
        <w:trPr>
          <w:trHeight w:val="288"/>
          <w:jc w:val="center"/>
        </w:trPr>
        <w:tc>
          <w:tcPr>
            <w:tcW w:w="2288" w:type="dxa"/>
            <w:gridSpan w:val="3"/>
            <w:vAlign w:val="center"/>
          </w:tcPr>
          <w:p w14:paraId="01AE47FA" w14:textId="77777777" w:rsidR="00C72CD8" w:rsidRPr="008142DA" w:rsidRDefault="00C72CD8" w:rsidP="00C72CD8">
            <w:pPr>
              <w:jc w:val="center"/>
              <w:rPr>
                <w:b/>
                <w:sz w:val="16"/>
                <w:szCs w:val="16"/>
              </w:rPr>
            </w:pPr>
          </w:p>
        </w:tc>
        <w:tc>
          <w:tcPr>
            <w:tcW w:w="2842" w:type="dxa"/>
            <w:vAlign w:val="center"/>
          </w:tcPr>
          <w:p w14:paraId="160C057C" w14:textId="77777777" w:rsidR="00C72CD8" w:rsidRPr="008142DA" w:rsidRDefault="00C72CD8" w:rsidP="00C72CD8">
            <w:pPr>
              <w:autoSpaceDE/>
              <w:autoSpaceDN/>
              <w:adjustRightInd/>
              <w:spacing w:before="0" w:line="240" w:lineRule="auto"/>
              <w:ind w:left="0"/>
              <w:rPr>
                <w:sz w:val="16"/>
                <w:szCs w:val="16"/>
              </w:rPr>
            </w:pPr>
            <w:r w:rsidRPr="008142DA">
              <w:rPr>
                <w:sz w:val="16"/>
                <w:szCs w:val="16"/>
              </w:rPr>
              <w:t>International</w:t>
            </w:r>
          </w:p>
        </w:tc>
        <w:tc>
          <w:tcPr>
            <w:tcW w:w="2536" w:type="dxa"/>
            <w:gridSpan w:val="2"/>
            <w:vAlign w:val="center"/>
          </w:tcPr>
          <w:p w14:paraId="663B1A59" w14:textId="3E733513" w:rsidR="00C72CD8" w:rsidRPr="009033AB" w:rsidRDefault="00C72CD8" w:rsidP="00C72CD8">
            <w:pPr>
              <w:autoSpaceDE/>
              <w:autoSpaceDN/>
              <w:adjustRightInd/>
              <w:spacing w:before="0" w:line="240" w:lineRule="auto"/>
              <w:ind w:left="0"/>
              <w:rPr>
                <w:sz w:val="16"/>
                <w:szCs w:val="16"/>
              </w:rPr>
            </w:pPr>
            <w:r w:rsidRPr="009033AB">
              <w:rPr>
                <w:sz w:val="16"/>
                <w:szCs w:val="16"/>
              </w:rPr>
              <w:t>Interth</w:t>
            </w:r>
            <w:r w:rsidRPr="009033AB">
              <w:rPr>
                <w:spacing w:val="1"/>
                <w:sz w:val="16"/>
                <w:szCs w:val="16"/>
              </w:rPr>
              <w:t>e</w:t>
            </w:r>
            <w:r w:rsidRPr="009033AB">
              <w:rPr>
                <w:sz w:val="16"/>
                <w:szCs w:val="16"/>
              </w:rPr>
              <w:t>rm</w:t>
            </w:r>
            <w:ins w:id="937" w:author="Issayevskiy, Konstantin [STAMGazStroy LLP]" w:date="2025-12-08T16:24:00Z" w16du:dateUtc="2025-12-08T11:24:00Z">
              <w:r w:rsidR="000177DD">
                <w:rPr>
                  <w:sz w:val="16"/>
                  <w:szCs w:val="16"/>
                  <w:lang w:val="ru-RU"/>
                </w:rPr>
                <w:t xml:space="preserve"> </w:t>
              </w:r>
            </w:ins>
            <w:r w:rsidRPr="009033AB">
              <w:rPr>
                <w:sz w:val="16"/>
                <w:szCs w:val="16"/>
              </w:rPr>
              <w:t>50</w:t>
            </w:r>
          </w:p>
        </w:tc>
        <w:tc>
          <w:tcPr>
            <w:tcW w:w="888" w:type="dxa"/>
            <w:gridSpan w:val="2"/>
            <w:vAlign w:val="center"/>
          </w:tcPr>
          <w:p w14:paraId="046EB0F0" w14:textId="77777777" w:rsidR="00C72CD8" w:rsidRPr="008142DA" w:rsidRDefault="00C72CD8" w:rsidP="00C72CD8">
            <w:pPr>
              <w:autoSpaceDE/>
              <w:autoSpaceDN/>
              <w:adjustRightInd/>
              <w:spacing w:before="0" w:line="240" w:lineRule="auto"/>
              <w:ind w:left="0"/>
              <w:jc w:val="center"/>
              <w:rPr>
                <w:sz w:val="16"/>
                <w:szCs w:val="16"/>
              </w:rPr>
            </w:pPr>
            <w:r w:rsidRPr="008142DA">
              <w:rPr>
                <w:sz w:val="16"/>
                <w:szCs w:val="16"/>
              </w:rPr>
              <w:t>495</w:t>
            </w:r>
          </w:p>
        </w:tc>
        <w:tc>
          <w:tcPr>
            <w:tcW w:w="1488" w:type="dxa"/>
            <w:gridSpan w:val="2"/>
            <w:vAlign w:val="center"/>
          </w:tcPr>
          <w:p w14:paraId="25868A2E" w14:textId="77777777" w:rsidR="00C72CD8" w:rsidRPr="008142DA" w:rsidRDefault="00C72CD8" w:rsidP="00C72CD8">
            <w:pPr>
              <w:autoSpaceDE/>
              <w:autoSpaceDN/>
              <w:adjustRightInd/>
              <w:spacing w:before="0" w:line="240" w:lineRule="auto"/>
              <w:ind w:left="0"/>
              <w:jc w:val="center"/>
              <w:rPr>
                <w:color w:val="auto"/>
                <w:sz w:val="16"/>
                <w:szCs w:val="16"/>
              </w:rPr>
            </w:pPr>
            <w:r w:rsidRPr="008142DA">
              <w:rPr>
                <w:color w:val="auto"/>
                <w:sz w:val="16"/>
                <w:szCs w:val="16"/>
              </w:rPr>
              <w:t>538°C (1000°F)</w:t>
            </w:r>
          </w:p>
        </w:tc>
      </w:tr>
      <w:tr w:rsidR="00C72CD8" w:rsidRPr="008142DA" w14:paraId="053CB846" w14:textId="77777777" w:rsidTr="00AD7684">
        <w:trPr>
          <w:trHeight w:val="288"/>
          <w:jc w:val="center"/>
        </w:trPr>
        <w:tc>
          <w:tcPr>
            <w:tcW w:w="2288" w:type="dxa"/>
            <w:gridSpan w:val="3"/>
            <w:vAlign w:val="center"/>
          </w:tcPr>
          <w:p w14:paraId="1F067E68" w14:textId="77777777" w:rsidR="00C72CD8" w:rsidRPr="008142DA" w:rsidRDefault="00C72CD8" w:rsidP="00C72CD8">
            <w:pPr>
              <w:jc w:val="center"/>
              <w:rPr>
                <w:b/>
                <w:sz w:val="16"/>
                <w:szCs w:val="16"/>
              </w:rPr>
            </w:pPr>
          </w:p>
        </w:tc>
        <w:tc>
          <w:tcPr>
            <w:tcW w:w="2842" w:type="dxa"/>
            <w:vAlign w:val="center"/>
          </w:tcPr>
          <w:p w14:paraId="572C2450" w14:textId="77777777" w:rsidR="00C72CD8" w:rsidRPr="008142DA" w:rsidRDefault="00C72CD8" w:rsidP="00C72CD8">
            <w:pPr>
              <w:autoSpaceDE/>
              <w:autoSpaceDN/>
              <w:adjustRightInd/>
              <w:spacing w:before="0" w:line="240" w:lineRule="auto"/>
              <w:ind w:left="0"/>
              <w:rPr>
                <w:sz w:val="16"/>
                <w:szCs w:val="16"/>
              </w:rPr>
            </w:pPr>
            <w:r w:rsidRPr="008142DA">
              <w:rPr>
                <w:sz w:val="16"/>
                <w:szCs w:val="16"/>
              </w:rPr>
              <w:t>International</w:t>
            </w:r>
          </w:p>
        </w:tc>
        <w:tc>
          <w:tcPr>
            <w:tcW w:w="2536" w:type="dxa"/>
            <w:gridSpan w:val="2"/>
            <w:vAlign w:val="center"/>
          </w:tcPr>
          <w:p w14:paraId="5379E44F" w14:textId="697752A3" w:rsidR="00C72CD8" w:rsidRPr="009033AB" w:rsidRDefault="00C72CD8" w:rsidP="00C72CD8">
            <w:pPr>
              <w:autoSpaceDE/>
              <w:autoSpaceDN/>
              <w:adjustRightInd/>
              <w:spacing w:before="0" w:line="240" w:lineRule="auto"/>
              <w:ind w:left="0"/>
              <w:rPr>
                <w:sz w:val="16"/>
                <w:szCs w:val="16"/>
              </w:rPr>
            </w:pPr>
            <w:r w:rsidRPr="009033AB">
              <w:rPr>
                <w:sz w:val="16"/>
                <w:szCs w:val="16"/>
              </w:rPr>
              <w:t>Interbond 1202UPC</w:t>
            </w:r>
          </w:p>
        </w:tc>
        <w:tc>
          <w:tcPr>
            <w:tcW w:w="888" w:type="dxa"/>
            <w:gridSpan w:val="2"/>
            <w:vAlign w:val="center"/>
          </w:tcPr>
          <w:p w14:paraId="06387CF9" w14:textId="77777777" w:rsidR="00C72CD8" w:rsidRPr="008142DA" w:rsidRDefault="00C72CD8" w:rsidP="00C72CD8">
            <w:pPr>
              <w:autoSpaceDE/>
              <w:autoSpaceDN/>
              <w:adjustRightInd/>
              <w:spacing w:before="0" w:line="240" w:lineRule="auto"/>
              <w:ind w:left="0"/>
              <w:jc w:val="center"/>
              <w:rPr>
                <w:sz w:val="16"/>
                <w:szCs w:val="16"/>
              </w:rPr>
            </w:pPr>
            <w:r>
              <w:rPr>
                <w:sz w:val="16"/>
                <w:szCs w:val="16"/>
              </w:rPr>
              <w:t>420</w:t>
            </w:r>
          </w:p>
        </w:tc>
        <w:tc>
          <w:tcPr>
            <w:tcW w:w="1488" w:type="dxa"/>
            <w:gridSpan w:val="2"/>
            <w:vAlign w:val="center"/>
          </w:tcPr>
          <w:p w14:paraId="401F20DE" w14:textId="77777777" w:rsidR="00C72CD8" w:rsidRPr="008142DA" w:rsidRDefault="00C72CD8" w:rsidP="00C72CD8">
            <w:pPr>
              <w:autoSpaceDE/>
              <w:autoSpaceDN/>
              <w:adjustRightInd/>
              <w:spacing w:before="0" w:line="240" w:lineRule="auto"/>
              <w:ind w:left="0"/>
              <w:jc w:val="center"/>
              <w:rPr>
                <w:color w:val="auto"/>
                <w:sz w:val="16"/>
                <w:szCs w:val="16"/>
              </w:rPr>
            </w:pPr>
            <w:r>
              <w:rPr>
                <w:color w:val="auto"/>
                <w:sz w:val="16"/>
                <w:szCs w:val="16"/>
              </w:rPr>
              <w:t>650</w:t>
            </w:r>
            <w:r w:rsidRPr="008142DA">
              <w:rPr>
                <w:color w:val="auto"/>
                <w:sz w:val="16"/>
                <w:szCs w:val="16"/>
              </w:rPr>
              <w:t>°C (</w:t>
            </w:r>
            <w:r>
              <w:rPr>
                <w:color w:val="auto"/>
                <w:sz w:val="16"/>
                <w:szCs w:val="16"/>
              </w:rPr>
              <w:t>1202</w:t>
            </w:r>
            <w:r w:rsidRPr="008142DA">
              <w:rPr>
                <w:color w:val="auto"/>
                <w:sz w:val="16"/>
                <w:szCs w:val="16"/>
              </w:rPr>
              <w:t>°F)</w:t>
            </w:r>
          </w:p>
        </w:tc>
      </w:tr>
      <w:tr w:rsidR="00C72CD8" w:rsidRPr="008142DA" w14:paraId="34BDE5B5" w14:textId="77777777" w:rsidTr="00AD7684">
        <w:trPr>
          <w:trHeight w:val="288"/>
          <w:jc w:val="center"/>
        </w:trPr>
        <w:tc>
          <w:tcPr>
            <w:tcW w:w="2288" w:type="dxa"/>
            <w:gridSpan w:val="3"/>
            <w:vAlign w:val="center"/>
          </w:tcPr>
          <w:p w14:paraId="0575FDD2" w14:textId="77777777" w:rsidR="00C72CD8" w:rsidRPr="008142DA" w:rsidRDefault="00C72CD8" w:rsidP="00C72CD8">
            <w:pPr>
              <w:jc w:val="center"/>
              <w:rPr>
                <w:b/>
                <w:sz w:val="16"/>
                <w:szCs w:val="16"/>
              </w:rPr>
            </w:pPr>
          </w:p>
        </w:tc>
        <w:tc>
          <w:tcPr>
            <w:tcW w:w="2842" w:type="dxa"/>
            <w:vAlign w:val="center"/>
          </w:tcPr>
          <w:p w14:paraId="1A971119" w14:textId="77777777" w:rsidR="00C72CD8" w:rsidRPr="008142DA" w:rsidRDefault="00C72CD8" w:rsidP="00C72CD8">
            <w:pPr>
              <w:autoSpaceDE/>
              <w:autoSpaceDN/>
              <w:adjustRightInd/>
              <w:spacing w:before="0" w:line="240" w:lineRule="auto"/>
              <w:ind w:left="0"/>
              <w:rPr>
                <w:sz w:val="16"/>
                <w:szCs w:val="16"/>
              </w:rPr>
            </w:pPr>
            <w:r w:rsidRPr="008142DA">
              <w:rPr>
                <w:sz w:val="16"/>
                <w:szCs w:val="16"/>
              </w:rPr>
              <w:t>Jotun Paints</w:t>
            </w:r>
          </w:p>
        </w:tc>
        <w:tc>
          <w:tcPr>
            <w:tcW w:w="2536" w:type="dxa"/>
            <w:gridSpan w:val="2"/>
            <w:vAlign w:val="center"/>
          </w:tcPr>
          <w:p w14:paraId="30779B37" w14:textId="04E7861E" w:rsidR="00C72CD8" w:rsidRPr="009033AB" w:rsidRDefault="00C72CD8" w:rsidP="00C72CD8">
            <w:pPr>
              <w:autoSpaceDE/>
              <w:autoSpaceDN/>
              <w:adjustRightInd/>
              <w:spacing w:before="0" w:line="240" w:lineRule="auto"/>
              <w:ind w:left="0"/>
              <w:rPr>
                <w:sz w:val="16"/>
                <w:szCs w:val="16"/>
              </w:rPr>
            </w:pPr>
            <w:proofErr w:type="spellStart"/>
            <w:r w:rsidRPr="009033AB">
              <w:rPr>
                <w:sz w:val="16"/>
                <w:szCs w:val="16"/>
              </w:rPr>
              <w:t>Solvalitt</w:t>
            </w:r>
            <w:proofErr w:type="spellEnd"/>
          </w:p>
        </w:tc>
        <w:tc>
          <w:tcPr>
            <w:tcW w:w="888" w:type="dxa"/>
            <w:gridSpan w:val="2"/>
            <w:vAlign w:val="center"/>
          </w:tcPr>
          <w:p w14:paraId="778A4A1E" w14:textId="77777777" w:rsidR="00C72CD8" w:rsidRPr="008142DA" w:rsidRDefault="00C72CD8" w:rsidP="00C72CD8">
            <w:pPr>
              <w:autoSpaceDE/>
              <w:autoSpaceDN/>
              <w:adjustRightInd/>
              <w:spacing w:before="0" w:line="240" w:lineRule="auto"/>
              <w:ind w:left="0"/>
              <w:jc w:val="center"/>
              <w:rPr>
                <w:sz w:val="16"/>
                <w:szCs w:val="16"/>
              </w:rPr>
            </w:pPr>
            <w:r w:rsidRPr="008142DA">
              <w:rPr>
                <w:sz w:val="16"/>
                <w:szCs w:val="16"/>
              </w:rPr>
              <w:t>500</w:t>
            </w:r>
          </w:p>
        </w:tc>
        <w:tc>
          <w:tcPr>
            <w:tcW w:w="1488" w:type="dxa"/>
            <w:gridSpan w:val="2"/>
            <w:vAlign w:val="center"/>
          </w:tcPr>
          <w:p w14:paraId="0F4A697F" w14:textId="77777777" w:rsidR="00C72CD8" w:rsidRPr="008142DA" w:rsidRDefault="00C72CD8" w:rsidP="00C72CD8">
            <w:pPr>
              <w:autoSpaceDE/>
              <w:autoSpaceDN/>
              <w:adjustRightInd/>
              <w:spacing w:before="0" w:line="240" w:lineRule="auto"/>
              <w:ind w:left="0"/>
              <w:jc w:val="center"/>
              <w:rPr>
                <w:color w:val="auto"/>
                <w:sz w:val="16"/>
                <w:szCs w:val="16"/>
              </w:rPr>
            </w:pPr>
            <w:r w:rsidRPr="008142DA">
              <w:rPr>
                <w:color w:val="auto"/>
                <w:sz w:val="16"/>
                <w:szCs w:val="16"/>
              </w:rPr>
              <w:t>600°C (1112°F)</w:t>
            </w:r>
          </w:p>
        </w:tc>
      </w:tr>
      <w:tr w:rsidR="00C72CD8" w:rsidRPr="008142DA" w14:paraId="3021B34C" w14:textId="77777777" w:rsidTr="00AD7684">
        <w:trPr>
          <w:trHeight w:val="288"/>
          <w:jc w:val="center"/>
        </w:trPr>
        <w:tc>
          <w:tcPr>
            <w:tcW w:w="2288" w:type="dxa"/>
            <w:gridSpan w:val="3"/>
            <w:vAlign w:val="center"/>
          </w:tcPr>
          <w:p w14:paraId="74222FE9" w14:textId="77777777" w:rsidR="00C72CD8" w:rsidRPr="008142DA" w:rsidRDefault="00C72CD8" w:rsidP="00C72CD8">
            <w:pPr>
              <w:jc w:val="center"/>
              <w:rPr>
                <w:b/>
                <w:sz w:val="16"/>
                <w:szCs w:val="16"/>
              </w:rPr>
            </w:pPr>
          </w:p>
        </w:tc>
        <w:tc>
          <w:tcPr>
            <w:tcW w:w="2842" w:type="dxa"/>
            <w:vAlign w:val="center"/>
          </w:tcPr>
          <w:p w14:paraId="5E94F1B5" w14:textId="77777777" w:rsidR="00C72CD8" w:rsidRPr="008142DA" w:rsidRDefault="00C72CD8" w:rsidP="00C72CD8">
            <w:pPr>
              <w:autoSpaceDE/>
              <w:autoSpaceDN/>
              <w:adjustRightInd/>
              <w:spacing w:before="0" w:line="240" w:lineRule="auto"/>
              <w:ind w:left="0"/>
              <w:rPr>
                <w:sz w:val="16"/>
                <w:szCs w:val="16"/>
              </w:rPr>
            </w:pPr>
            <w:r w:rsidRPr="008142DA">
              <w:rPr>
                <w:sz w:val="16"/>
                <w:szCs w:val="16"/>
              </w:rPr>
              <w:t>PPG</w:t>
            </w:r>
          </w:p>
        </w:tc>
        <w:tc>
          <w:tcPr>
            <w:tcW w:w="2536" w:type="dxa"/>
            <w:gridSpan w:val="2"/>
            <w:vAlign w:val="center"/>
          </w:tcPr>
          <w:p w14:paraId="13099488" w14:textId="0B2C75A8" w:rsidR="00C72CD8" w:rsidRPr="009033AB" w:rsidRDefault="00C72CD8" w:rsidP="00C72CD8">
            <w:pPr>
              <w:autoSpaceDE/>
              <w:autoSpaceDN/>
              <w:adjustRightInd/>
              <w:spacing w:before="0" w:line="240" w:lineRule="auto"/>
              <w:ind w:left="0"/>
              <w:rPr>
                <w:sz w:val="16"/>
                <w:szCs w:val="16"/>
              </w:rPr>
            </w:pPr>
            <w:r w:rsidRPr="009033AB">
              <w:rPr>
                <w:sz w:val="16"/>
                <w:szCs w:val="16"/>
              </w:rPr>
              <w:t>Hi-Temp 1000</w:t>
            </w:r>
          </w:p>
          <w:p w14:paraId="7193EED5" w14:textId="63C5C2FE" w:rsidR="00C72CD8" w:rsidRPr="009033AB" w:rsidRDefault="00C72CD8" w:rsidP="00C72CD8">
            <w:pPr>
              <w:autoSpaceDE/>
              <w:autoSpaceDN/>
              <w:adjustRightInd/>
              <w:spacing w:before="0" w:line="240" w:lineRule="auto"/>
              <w:ind w:left="0"/>
              <w:rPr>
                <w:sz w:val="16"/>
                <w:szCs w:val="16"/>
              </w:rPr>
            </w:pPr>
            <w:proofErr w:type="spellStart"/>
            <w:r w:rsidRPr="009033AB">
              <w:rPr>
                <w:sz w:val="16"/>
                <w:szCs w:val="16"/>
              </w:rPr>
              <w:t>Sigmatherm</w:t>
            </w:r>
            <w:proofErr w:type="spellEnd"/>
            <w:r w:rsidRPr="009033AB">
              <w:rPr>
                <w:sz w:val="16"/>
                <w:szCs w:val="16"/>
              </w:rPr>
              <w:t xml:space="preserve"> 540</w:t>
            </w:r>
          </w:p>
        </w:tc>
        <w:tc>
          <w:tcPr>
            <w:tcW w:w="888" w:type="dxa"/>
            <w:gridSpan w:val="2"/>
            <w:vAlign w:val="center"/>
          </w:tcPr>
          <w:p w14:paraId="533E61E1" w14:textId="769EE5A0" w:rsidR="00C72CD8" w:rsidRPr="008142DA" w:rsidRDefault="00C72CD8" w:rsidP="00C72CD8">
            <w:pPr>
              <w:autoSpaceDE/>
              <w:autoSpaceDN/>
              <w:adjustRightInd/>
              <w:spacing w:before="0" w:line="240" w:lineRule="auto"/>
              <w:ind w:left="0"/>
              <w:jc w:val="center"/>
              <w:rPr>
                <w:sz w:val="16"/>
                <w:szCs w:val="16"/>
              </w:rPr>
            </w:pPr>
            <w:r>
              <w:rPr>
                <w:sz w:val="16"/>
                <w:szCs w:val="16"/>
              </w:rPr>
              <w:t>302-498</w:t>
            </w:r>
          </w:p>
        </w:tc>
        <w:tc>
          <w:tcPr>
            <w:tcW w:w="1488" w:type="dxa"/>
            <w:gridSpan w:val="2"/>
            <w:vAlign w:val="center"/>
          </w:tcPr>
          <w:p w14:paraId="1B3DE25C" w14:textId="77777777" w:rsidR="00C72CD8" w:rsidRPr="008142DA" w:rsidRDefault="00C72CD8" w:rsidP="00C72CD8">
            <w:pPr>
              <w:autoSpaceDE/>
              <w:autoSpaceDN/>
              <w:adjustRightInd/>
              <w:spacing w:before="0" w:line="240" w:lineRule="auto"/>
              <w:ind w:left="0"/>
              <w:jc w:val="center"/>
              <w:rPr>
                <w:color w:val="auto"/>
                <w:sz w:val="16"/>
                <w:szCs w:val="16"/>
              </w:rPr>
            </w:pPr>
            <w:r>
              <w:rPr>
                <w:color w:val="auto"/>
                <w:sz w:val="16"/>
                <w:szCs w:val="16"/>
              </w:rPr>
              <w:t>540</w:t>
            </w:r>
            <w:r w:rsidRPr="008142DA">
              <w:rPr>
                <w:color w:val="auto"/>
                <w:sz w:val="16"/>
                <w:szCs w:val="16"/>
              </w:rPr>
              <w:t>°C (</w:t>
            </w:r>
            <w:r>
              <w:rPr>
                <w:color w:val="auto"/>
                <w:sz w:val="16"/>
                <w:szCs w:val="16"/>
              </w:rPr>
              <w:t>1000</w:t>
            </w:r>
            <w:r w:rsidRPr="008142DA">
              <w:rPr>
                <w:color w:val="auto"/>
                <w:sz w:val="16"/>
                <w:szCs w:val="16"/>
              </w:rPr>
              <w:t>°F)</w:t>
            </w:r>
          </w:p>
        </w:tc>
      </w:tr>
      <w:tr w:rsidR="00C72CD8" w:rsidRPr="008142DA" w14:paraId="18A4A096" w14:textId="77777777" w:rsidTr="00AD7684">
        <w:trPr>
          <w:trHeight w:val="288"/>
          <w:jc w:val="center"/>
        </w:trPr>
        <w:tc>
          <w:tcPr>
            <w:tcW w:w="2288" w:type="dxa"/>
            <w:gridSpan w:val="3"/>
            <w:vAlign w:val="center"/>
          </w:tcPr>
          <w:p w14:paraId="13778A22" w14:textId="77777777" w:rsidR="00C72CD8" w:rsidRPr="008142DA" w:rsidRDefault="00C72CD8" w:rsidP="00C72CD8">
            <w:pPr>
              <w:jc w:val="center"/>
              <w:rPr>
                <w:b/>
                <w:sz w:val="16"/>
                <w:szCs w:val="16"/>
              </w:rPr>
            </w:pPr>
          </w:p>
        </w:tc>
        <w:tc>
          <w:tcPr>
            <w:tcW w:w="2842" w:type="dxa"/>
            <w:vAlign w:val="center"/>
          </w:tcPr>
          <w:p w14:paraId="6BFAF073" w14:textId="77777777" w:rsidR="00C72CD8" w:rsidRPr="008142DA" w:rsidRDefault="00C72CD8" w:rsidP="00C72CD8">
            <w:pPr>
              <w:autoSpaceDE/>
              <w:autoSpaceDN/>
              <w:adjustRightInd/>
              <w:spacing w:before="0" w:line="240" w:lineRule="auto"/>
              <w:ind w:left="0"/>
              <w:rPr>
                <w:sz w:val="16"/>
                <w:szCs w:val="16"/>
              </w:rPr>
            </w:pPr>
            <w:r w:rsidRPr="008142DA">
              <w:rPr>
                <w:sz w:val="16"/>
                <w:szCs w:val="16"/>
              </w:rPr>
              <w:t>Sherwin Williams</w:t>
            </w:r>
          </w:p>
        </w:tc>
        <w:tc>
          <w:tcPr>
            <w:tcW w:w="2536" w:type="dxa"/>
            <w:gridSpan w:val="2"/>
            <w:vAlign w:val="center"/>
          </w:tcPr>
          <w:p w14:paraId="14E74B2A" w14:textId="77777777" w:rsidR="00C72CD8" w:rsidRPr="009033AB" w:rsidRDefault="00C72CD8" w:rsidP="00C72CD8">
            <w:pPr>
              <w:autoSpaceDE/>
              <w:autoSpaceDN/>
              <w:adjustRightInd/>
              <w:spacing w:before="0" w:line="240" w:lineRule="auto"/>
              <w:ind w:left="0"/>
              <w:rPr>
                <w:sz w:val="16"/>
                <w:szCs w:val="16"/>
              </w:rPr>
            </w:pPr>
            <w:r w:rsidRPr="009033AB">
              <w:rPr>
                <w:sz w:val="16"/>
                <w:szCs w:val="16"/>
              </w:rPr>
              <w:t>HeatFl</w:t>
            </w:r>
            <w:r w:rsidRPr="009033AB">
              <w:rPr>
                <w:spacing w:val="1"/>
                <w:sz w:val="16"/>
                <w:szCs w:val="16"/>
              </w:rPr>
              <w:t>e</w:t>
            </w:r>
            <w:r w:rsidRPr="009033AB">
              <w:rPr>
                <w:sz w:val="16"/>
                <w:szCs w:val="16"/>
              </w:rPr>
              <w:t>x1000</w:t>
            </w:r>
          </w:p>
        </w:tc>
        <w:tc>
          <w:tcPr>
            <w:tcW w:w="888" w:type="dxa"/>
            <w:gridSpan w:val="2"/>
            <w:vAlign w:val="center"/>
          </w:tcPr>
          <w:p w14:paraId="083B4694" w14:textId="77777777" w:rsidR="00C72CD8" w:rsidRPr="008142DA" w:rsidRDefault="00C72CD8" w:rsidP="00C72CD8">
            <w:pPr>
              <w:autoSpaceDE/>
              <w:autoSpaceDN/>
              <w:adjustRightInd/>
              <w:spacing w:before="0" w:line="240" w:lineRule="auto"/>
              <w:ind w:left="0"/>
              <w:jc w:val="center"/>
              <w:rPr>
                <w:sz w:val="16"/>
                <w:szCs w:val="16"/>
              </w:rPr>
            </w:pPr>
            <w:r w:rsidRPr="008142DA">
              <w:rPr>
                <w:sz w:val="16"/>
                <w:szCs w:val="16"/>
              </w:rPr>
              <w:t>420</w:t>
            </w:r>
          </w:p>
        </w:tc>
        <w:tc>
          <w:tcPr>
            <w:tcW w:w="1488" w:type="dxa"/>
            <w:gridSpan w:val="2"/>
            <w:vAlign w:val="center"/>
          </w:tcPr>
          <w:p w14:paraId="650F57B5" w14:textId="77777777" w:rsidR="00C72CD8" w:rsidRPr="008142DA" w:rsidRDefault="00C72CD8" w:rsidP="00C72CD8">
            <w:pPr>
              <w:autoSpaceDE/>
              <w:autoSpaceDN/>
              <w:adjustRightInd/>
              <w:spacing w:before="0" w:line="240" w:lineRule="auto"/>
              <w:ind w:left="0"/>
              <w:jc w:val="center"/>
              <w:rPr>
                <w:color w:val="auto"/>
                <w:sz w:val="16"/>
                <w:szCs w:val="16"/>
              </w:rPr>
            </w:pPr>
            <w:r w:rsidRPr="008142DA">
              <w:rPr>
                <w:color w:val="auto"/>
                <w:sz w:val="16"/>
                <w:szCs w:val="16"/>
              </w:rPr>
              <w:t>538°C (1000°F)</w:t>
            </w:r>
          </w:p>
        </w:tc>
      </w:tr>
      <w:tr w:rsidR="00D63A46" w:rsidRPr="008142DA" w14:paraId="24D5F309" w14:textId="77777777" w:rsidTr="00AD7684">
        <w:trPr>
          <w:trHeight w:val="288"/>
          <w:jc w:val="center"/>
        </w:trPr>
        <w:tc>
          <w:tcPr>
            <w:tcW w:w="2288" w:type="dxa"/>
            <w:gridSpan w:val="3"/>
            <w:vAlign w:val="center"/>
          </w:tcPr>
          <w:p w14:paraId="7BA64797" w14:textId="77777777" w:rsidR="00D63A46" w:rsidRPr="008142DA" w:rsidRDefault="00D63A46" w:rsidP="00D63A46">
            <w:pPr>
              <w:jc w:val="center"/>
              <w:rPr>
                <w:b/>
                <w:sz w:val="16"/>
                <w:szCs w:val="16"/>
              </w:rPr>
            </w:pPr>
          </w:p>
        </w:tc>
        <w:tc>
          <w:tcPr>
            <w:tcW w:w="2842" w:type="dxa"/>
            <w:vAlign w:val="center"/>
          </w:tcPr>
          <w:p w14:paraId="35156517" w14:textId="0BFE81C4" w:rsidR="00D63A46" w:rsidRPr="008142DA" w:rsidRDefault="00D63A46" w:rsidP="00D63A46">
            <w:pPr>
              <w:autoSpaceDE/>
              <w:autoSpaceDN/>
              <w:adjustRightInd/>
              <w:spacing w:before="0" w:line="240" w:lineRule="auto"/>
              <w:ind w:left="0"/>
              <w:rPr>
                <w:sz w:val="16"/>
                <w:szCs w:val="16"/>
              </w:rPr>
            </w:pPr>
            <w:r>
              <w:rPr>
                <w:sz w:val="16"/>
                <w:szCs w:val="16"/>
              </w:rPr>
              <w:t>Tnemec</w:t>
            </w:r>
          </w:p>
        </w:tc>
        <w:tc>
          <w:tcPr>
            <w:tcW w:w="2536" w:type="dxa"/>
            <w:gridSpan w:val="2"/>
            <w:vAlign w:val="center"/>
          </w:tcPr>
          <w:p w14:paraId="10D3F94D" w14:textId="3DC4E2B7" w:rsidR="00D63A46" w:rsidRPr="009033AB" w:rsidRDefault="00D63A46" w:rsidP="00D63A46">
            <w:pPr>
              <w:autoSpaceDE/>
              <w:autoSpaceDN/>
              <w:adjustRightInd/>
              <w:spacing w:before="0" w:line="240" w:lineRule="auto"/>
              <w:ind w:left="0"/>
              <w:rPr>
                <w:sz w:val="16"/>
                <w:szCs w:val="16"/>
              </w:rPr>
            </w:pPr>
            <w:r w:rsidRPr="009033AB">
              <w:rPr>
                <w:sz w:val="16"/>
                <w:szCs w:val="16"/>
              </w:rPr>
              <w:t>Series 1525 Endura-Heat DTM</w:t>
            </w:r>
          </w:p>
        </w:tc>
        <w:tc>
          <w:tcPr>
            <w:tcW w:w="888" w:type="dxa"/>
            <w:gridSpan w:val="2"/>
            <w:vAlign w:val="center"/>
          </w:tcPr>
          <w:p w14:paraId="2F0FBF90" w14:textId="453A6E42" w:rsidR="00D63A46" w:rsidRPr="008142DA" w:rsidRDefault="00D63A46" w:rsidP="00D63A46">
            <w:pPr>
              <w:autoSpaceDE/>
              <w:autoSpaceDN/>
              <w:adjustRightInd/>
              <w:spacing w:before="0" w:line="240" w:lineRule="auto"/>
              <w:ind w:left="0"/>
              <w:jc w:val="center"/>
              <w:rPr>
                <w:sz w:val="16"/>
                <w:szCs w:val="16"/>
              </w:rPr>
            </w:pPr>
            <w:r>
              <w:rPr>
                <w:sz w:val="16"/>
                <w:szCs w:val="16"/>
              </w:rPr>
              <w:t>466</w:t>
            </w:r>
          </w:p>
        </w:tc>
        <w:tc>
          <w:tcPr>
            <w:tcW w:w="1488" w:type="dxa"/>
            <w:gridSpan w:val="2"/>
            <w:vAlign w:val="center"/>
          </w:tcPr>
          <w:p w14:paraId="0A34C0D2" w14:textId="6DA4A367" w:rsidR="00D63A46" w:rsidRPr="008142DA" w:rsidRDefault="00D63A46" w:rsidP="00D63A46">
            <w:pPr>
              <w:autoSpaceDE/>
              <w:autoSpaceDN/>
              <w:adjustRightInd/>
              <w:spacing w:before="0" w:line="240" w:lineRule="auto"/>
              <w:ind w:left="0"/>
              <w:jc w:val="center"/>
              <w:rPr>
                <w:color w:val="auto"/>
                <w:sz w:val="16"/>
                <w:szCs w:val="16"/>
              </w:rPr>
            </w:pPr>
            <w:r w:rsidRPr="00C36ACA">
              <w:rPr>
                <w:color w:val="auto"/>
                <w:sz w:val="16"/>
                <w:szCs w:val="16"/>
              </w:rPr>
              <w:t>648.9°C (1200°F)</w:t>
            </w:r>
          </w:p>
        </w:tc>
      </w:tr>
      <w:tr w:rsidR="00D63A46" w:rsidRPr="008142DA" w14:paraId="3A0441C7" w14:textId="77777777" w:rsidTr="002F6F8B">
        <w:trPr>
          <w:trHeight w:val="288"/>
          <w:jc w:val="center"/>
        </w:trPr>
        <w:tc>
          <w:tcPr>
            <w:tcW w:w="2288" w:type="dxa"/>
            <w:gridSpan w:val="3"/>
            <w:tcBorders>
              <w:bottom w:val="single" w:sz="12" w:space="0" w:color="auto"/>
            </w:tcBorders>
            <w:vAlign w:val="center"/>
          </w:tcPr>
          <w:p w14:paraId="7EB14832" w14:textId="77777777" w:rsidR="00D63A46" w:rsidRPr="008142DA" w:rsidRDefault="00D63A46" w:rsidP="00D63A46">
            <w:pPr>
              <w:rPr>
                <w:i/>
                <w:sz w:val="14"/>
                <w:szCs w:val="14"/>
              </w:rPr>
            </w:pPr>
          </w:p>
        </w:tc>
        <w:tc>
          <w:tcPr>
            <w:tcW w:w="7754" w:type="dxa"/>
            <w:gridSpan w:val="7"/>
            <w:tcBorders>
              <w:bottom w:val="single" w:sz="12" w:space="0" w:color="auto"/>
            </w:tcBorders>
            <w:vAlign w:val="center"/>
          </w:tcPr>
          <w:p w14:paraId="722B9EB9" w14:textId="77777777" w:rsidR="00D63A46" w:rsidRPr="008142DA" w:rsidRDefault="00D63A46" w:rsidP="00D63A46">
            <w:pPr>
              <w:autoSpaceDE/>
              <w:autoSpaceDN/>
              <w:adjustRightInd/>
              <w:spacing w:before="0" w:line="240" w:lineRule="auto"/>
              <w:ind w:left="0"/>
              <w:rPr>
                <w:i/>
                <w:sz w:val="14"/>
                <w:szCs w:val="14"/>
              </w:rPr>
            </w:pPr>
            <w:r w:rsidRPr="008142DA">
              <w:rPr>
                <w:i/>
                <w:sz w:val="14"/>
                <w:szCs w:val="14"/>
              </w:rPr>
              <w:t xml:space="preserve">Non-catalyzed silicones remain tacky until exposed to heat above 150° – 205°C </w:t>
            </w:r>
            <w:proofErr w:type="gramStart"/>
            <w:r w:rsidRPr="008142DA">
              <w:rPr>
                <w:i/>
                <w:sz w:val="14"/>
                <w:szCs w:val="14"/>
              </w:rPr>
              <w:t>( 300</w:t>
            </w:r>
            <w:proofErr w:type="gramEnd"/>
            <w:r w:rsidRPr="008142DA">
              <w:rPr>
                <w:i/>
                <w:sz w:val="14"/>
                <w:szCs w:val="14"/>
              </w:rPr>
              <w:t>°F – 400°F).</w:t>
            </w:r>
          </w:p>
          <w:p w14:paraId="0E750317" w14:textId="77777777" w:rsidR="00D63A46" w:rsidRPr="008142DA" w:rsidRDefault="00D63A46" w:rsidP="00D63A46">
            <w:pPr>
              <w:autoSpaceDE/>
              <w:autoSpaceDN/>
              <w:adjustRightInd/>
              <w:spacing w:before="0" w:line="240" w:lineRule="auto"/>
              <w:ind w:left="0"/>
              <w:rPr>
                <w:i/>
                <w:sz w:val="14"/>
                <w:szCs w:val="14"/>
              </w:rPr>
            </w:pPr>
            <w:r w:rsidRPr="008142DA">
              <w:rPr>
                <w:i/>
                <w:sz w:val="14"/>
                <w:szCs w:val="14"/>
              </w:rPr>
              <w:t>These coatings are designed for use at temperatures between 260°C – 649°C (500°F – 1200°F)</w:t>
            </w:r>
          </w:p>
        </w:tc>
      </w:tr>
      <w:tr w:rsidR="00D63A46" w:rsidRPr="008142DA" w14:paraId="7E23DDE4" w14:textId="77777777" w:rsidTr="002F6F8B">
        <w:trPr>
          <w:trHeight w:val="288"/>
          <w:jc w:val="center"/>
        </w:trPr>
        <w:tc>
          <w:tcPr>
            <w:tcW w:w="10042" w:type="dxa"/>
            <w:gridSpan w:val="10"/>
            <w:vAlign w:val="center"/>
          </w:tcPr>
          <w:p w14:paraId="505C4084" w14:textId="77777777" w:rsidR="00D63A46" w:rsidRPr="008142DA" w:rsidRDefault="00D63A46" w:rsidP="00D63A46">
            <w:pPr>
              <w:autoSpaceDE/>
              <w:autoSpaceDN/>
              <w:adjustRightInd/>
              <w:spacing w:before="0" w:line="240" w:lineRule="auto"/>
              <w:ind w:left="0"/>
              <w:rPr>
                <w:i/>
                <w:iCs/>
                <w:sz w:val="14"/>
                <w:szCs w:val="14"/>
              </w:rPr>
            </w:pPr>
          </w:p>
        </w:tc>
      </w:tr>
      <w:tr w:rsidR="00D63A46" w:rsidRPr="008142DA" w14:paraId="444AABC7" w14:textId="77777777" w:rsidTr="00AD7684">
        <w:trPr>
          <w:trHeight w:val="288"/>
          <w:jc w:val="center"/>
        </w:trPr>
        <w:tc>
          <w:tcPr>
            <w:tcW w:w="1170" w:type="dxa"/>
            <w:vAlign w:val="center"/>
          </w:tcPr>
          <w:p w14:paraId="41048125" w14:textId="77777777" w:rsidR="00D63A46" w:rsidRPr="008142DA" w:rsidRDefault="00D63A46" w:rsidP="00D63A46">
            <w:pPr>
              <w:autoSpaceDE/>
              <w:autoSpaceDN/>
              <w:adjustRightInd/>
              <w:spacing w:before="0" w:line="240" w:lineRule="auto"/>
              <w:ind w:left="-72"/>
              <w:rPr>
                <w:b/>
                <w:sz w:val="16"/>
                <w:szCs w:val="16"/>
              </w:rPr>
            </w:pPr>
            <w:r w:rsidRPr="008142DA">
              <w:rPr>
                <w:b/>
                <w:sz w:val="16"/>
                <w:szCs w:val="16"/>
              </w:rPr>
              <w:t>Last Update:</w:t>
            </w:r>
          </w:p>
        </w:tc>
        <w:tc>
          <w:tcPr>
            <w:tcW w:w="3960" w:type="dxa"/>
            <w:gridSpan w:val="3"/>
            <w:vAlign w:val="center"/>
          </w:tcPr>
          <w:p w14:paraId="64DB3218" w14:textId="246BE9A2" w:rsidR="00D63A46" w:rsidRPr="008142DA" w:rsidRDefault="00AD7684" w:rsidP="00D63A46">
            <w:pPr>
              <w:autoSpaceDE/>
              <w:autoSpaceDN/>
              <w:adjustRightInd/>
              <w:spacing w:before="0" w:line="240" w:lineRule="auto"/>
              <w:ind w:left="-72"/>
              <w:rPr>
                <w:sz w:val="16"/>
                <w:szCs w:val="16"/>
              </w:rPr>
            </w:pPr>
            <w:r>
              <w:rPr>
                <w:sz w:val="16"/>
                <w:szCs w:val="16"/>
              </w:rPr>
              <w:t>November</w:t>
            </w:r>
            <w:r w:rsidR="00FE1CF2">
              <w:rPr>
                <w:sz w:val="16"/>
                <w:szCs w:val="16"/>
              </w:rPr>
              <w:t xml:space="preserve"> 2025</w:t>
            </w:r>
          </w:p>
        </w:tc>
        <w:tc>
          <w:tcPr>
            <w:tcW w:w="2536" w:type="dxa"/>
            <w:gridSpan w:val="2"/>
            <w:vAlign w:val="center"/>
          </w:tcPr>
          <w:p w14:paraId="481DB1C3" w14:textId="77777777" w:rsidR="00D63A46" w:rsidRPr="008142DA" w:rsidRDefault="00D63A46" w:rsidP="00D63A46">
            <w:pPr>
              <w:rPr>
                <w:b/>
                <w:sz w:val="16"/>
                <w:szCs w:val="16"/>
              </w:rPr>
            </w:pPr>
          </w:p>
        </w:tc>
        <w:tc>
          <w:tcPr>
            <w:tcW w:w="888" w:type="dxa"/>
            <w:gridSpan w:val="2"/>
            <w:vAlign w:val="center"/>
          </w:tcPr>
          <w:p w14:paraId="36396706" w14:textId="77777777" w:rsidR="00D63A46" w:rsidRPr="008142DA" w:rsidRDefault="00D63A46" w:rsidP="00D63A46">
            <w:pPr>
              <w:jc w:val="center"/>
              <w:rPr>
                <w:b/>
                <w:sz w:val="16"/>
                <w:szCs w:val="16"/>
              </w:rPr>
            </w:pPr>
          </w:p>
        </w:tc>
        <w:tc>
          <w:tcPr>
            <w:tcW w:w="1488" w:type="dxa"/>
            <w:gridSpan w:val="2"/>
            <w:vAlign w:val="center"/>
          </w:tcPr>
          <w:p w14:paraId="53321B35" w14:textId="77777777" w:rsidR="00D63A46" w:rsidRPr="008142DA" w:rsidRDefault="00D63A46" w:rsidP="00D63A46">
            <w:pPr>
              <w:rPr>
                <w:b/>
                <w:sz w:val="16"/>
                <w:szCs w:val="16"/>
              </w:rPr>
            </w:pPr>
          </w:p>
        </w:tc>
      </w:tr>
    </w:tbl>
    <w:p w14:paraId="28D3582E" w14:textId="68B2560E" w:rsidR="00F129C8" w:rsidRPr="00846EC5" w:rsidRDefault="00F129C8" w:rsidP="00846EC5">
      <w:pPr>
        <w:spacing w:before="0" w:line="240" w:lineRule="auto"/>
        <w:ind w:left="630" w:hanging="540"/>
        <w:rPr>
          <w:color w:val="auto"/>
          <w:sz w:val="16"/>
          <w:szCs w:val="16"/>
        </w:rPr>
      </w:pPr>
      <w:r w:rsidRPr="00846EC5">
        <w:rPr>
          <w:color w:val="auto"/>
          <w:sz w:val="16"/>
          <w:szCs w:val="16"/>
        </w:rPr>
        <w:t>Note 1</w:t>
      </w:r>
      <w:proofErr w:type="gramStart"/>
      <w:r w:rsidRPr="00846EC5">
        <w:rPr>
          <w:color w:val="auto"/>
          <w:sz w:val="16"/>
          <w:szCs w:val="16"/>
        </w:rPr>
        <w:t xml:space="preserve">: </w:t>
      </w:r>
      <w:r w:rsidR="00EB314A">
        <w:rPr>
          <w:color w:val="auto"/>
          <w:sz w:val="16"/>
          <w:szCs w:val="16"/>
        </w:rPr>
        <w:tab/>
      </w:r>
      <w:r w:rsidRPr="00846EC5">
        <w:rPr>
          <w:color w:val="auto"/>
          <w:sz w:val="16"/>
          <w:szCs w:val="16"/>
        </w:rPr>
        <w:t>Contrasting</w:t>
      </w:r>
      <w:proofErr w:type="gramEnd"/>
      <w:r w:rsidRPr="00846EC5">
        <w:rPr>
          <w:color w:val="auto"/>
          <w:sz w:val="16"/>
          <w:szCs w:val="16"/>
        </w:rPr>
        <w:t xml:space="preserve"> colors must be used for 1st and 2nd coats. The finish colors shall be selected as per Table 1 - Finish Coat </w:t>
      </w:r>
      <w:proofErr w:type="spellStart"/>
      <w:r w:rsidRPr="00846EC5">
        <w:rPr>
          <w:color w:val="auto"/>
          <w:sz w:val="16"/>
          <w:szCs w:val="16"/>
        </w:rPr>
        <w:t>Colour</w:t>
      </w:r>
      <w:proofErr w:type="spellEnd"/>
      <w:r w:rsidRPr="00846EC5">
        <w:rPr>
          <w:color w:val="auto"/>
          <w:sz w:val="16"/>
          <w:szCs w:val="16"/>
        </w:rPr>
        <w:t xml:space="preserve"> </w:t>
      </w:r>
      <w:proofErr w:type="gramStart"/>
      <w:r w:rsidRPr="00846EC5">
        <w:rPr>
          <w:color w:val="auto"/>
          <w:sz w:val="16"/>
          <w:szCs w:val="16"/>
        </w:rPr>
        <w:t>Schedule  Deviation</w:t>
      </w:r>
      <w:proofErr w:type="gramEnd"/>
      <w:r w:rsidRPr="00846EC5">
        <w:rPr>
          <w:color w:val="auto"/>
          <w:sz w:val="16"/>
          <w:szCs w:val="16"/>
        </w:rPr>
        <w:t xml:space="preserve"> may be accepted if the coating is manufactured in one color.</w:t>
      </w:r>
    </w:p>
    <w:p w14:paraId="42C848FE" w14:textId="77777777" w:rsidR="005B672A" w:rsidRPr="008142DA" w:rsidRDefault="005B672A" w:rsidP="002F6F8B">
      <w:pPr>
        <w:tabs>
          <w:tab w:val="left" w:pos="3225"/>
        </w:tabs>
        <w:spacing w:line="240" w:lineRule="auto"/>
        <w:ind w:left="-142"/>
        <w:contextualSpacing/>
        <w:rPr>
          <w:sz w:val="16"/>
          <w:szCs w:val="16"/>
        </w:rPr>
      </w:pPr>
    </w:p>
    <w:p w14:paraId="2026EE00" w14:textId="77777777" w:rsidR="002F6F8B" w:rsidRPr="001D3869" w:rsidRDefault="002F6F8B" w:rsidP="002F6F8B">
      <w:pPr>
        <w:tabs>
          <w:tab w:val="left" w:pos="3225"/>
        </w:tabs>
        <w:rPr>
          <w:sz w:val="20"/>
          <w:szCs w:val="20"/>
        </w:rPr>
      </w:pPr>
    </w:p>
    <w:p w14:paraId="10852F40" w14:textId="1E4656EF" w:rsidR="002F6F8B" w:rsidRDefault="002F6F8B" w:rsidP="002F6F8B">
      <w:pPr>
        <w:tabs>
          <w:tab w:val="left" w:pos="3225"/>
        </w:tabs>
        <w:rPr>
          <w:sz w:val="20"/>
          <w:szCs w:val="20"/>
        </w:rPr>
      </w:pPr>
      <w:r w:rsidRPr="001D3869">
        <w:rPr>
          <w:sz w:val="20"/>
          <w:szCs w:val="20"/>
        </w:rPr>
        <w:br w:type="page"/>
      </w:r>
    </w:p>
    <w:tbl>
      <w:tblPr>
        <w:tblW w:w="9914" w:type="dxa"/>
        <w:jc w:val="center"/>
        <w:tblLayout w:type="fixed"/>
        <w:tblLook w:val="01E0" w:firstRow="1" w:lastRow="1" w:firstColumn="1" w:lastColumn="1" w:noHBand="0" w:noVBand="0"/>
      </w:tblPr>
      <w:tblGrid>
        <w:gridCol w:w="1170"/>
        <w:gridCol w:w="270"/>
        <w:gridCol w:w="848"/>
        <w:gridCol w:w="2808"/>
        <w:gridCol w:w="990"/>
        <w:gridCol w:w="1474"/>
        <w:gridCol w:w="900"/>
        <w:gridCol w:w="1447"/>
        <w:gridCol w:w="7"/>
      </w:tblGrid>
      <w:tr w:rsidR="00002C31" w:rsidRPr="00A11843" w14:paraId="300AFF14" w14:textId="77777777" w:rsidTr="00875E41">
        <w:trPr>
          <w:trHeight w:val="360"/>
          <w:jc w:val="center"/>
        </w:trPr>
        <w:tc>
          <w:tcPr>
            <w:tcW w:w="9914" w:type="dxa"/>
            <w:gridSpan w:val="9"/>
            <w:tcBorders>
              <w:top w:val="single" w:sz="6" w:space="0" w:color="auto"/>
              <w:bottom w:val="single" w:sz="12" w:space="0" w:color="auto"/>
            </w:tcBorders>
            <w:shd w:val="clear" w:color="auto" w:fill="FFFFFF"/>
            <w:vAlign w:val="center"/>
          </w:tcPr>
          <w:p w14:paraId="1736E565" w14:textId="22ADBD67" w:rsidR="00002C31" w:rsidRPr="00002C31" w:rsidRDefault="00002C31" w:rsidP="00875E41">
            <w:pPr>
              <w:ind w:right="-72"/>
              <w:jc w:val="right"/>
              <w:rPr>
                <w:b/>
                <w:i/>
                <w:color w:val="auto"/>
              </w:rPr>
            </w:pPr>
            <w:r w:rsidRPr="00002C31">
              <w:rPr>
                <w:i/>
              </w:rPr>
              <w:lastRenderedPageBreak/>
              <w:t>Primer Only System</w:t>
            </w:r>
          </w:p>
        </w:tc>
      </w:tr>
      <w:tr w:rsidR="00002C31" w:rsidRPr="00A11843" w14:paraId="6C3D218A" w14:textId="77777777" w:rsidTr="006D1D50">
        <w:trPr>
          <w:trHeight w:val="360"/>
          <w:jc w:val="center"/>
        </w:trPr>
        <w:tc>
          <w:tcPr>
            <w:tcW w:w="7560" w:type="dxa"/>
            <w:gridSpan w:val="6"/>
            <w:tcBorders>
              <w:top w:val="single" w:sz="12" w:space="0" w:color="auto"/>
              <w:left w:val="single" w:sz="12" w:space="0" w:color="auto"/>
              <w:bottom w:val="single" w:sz="12" w:space="0" w:color="auto"/>
            </w:tcBorders>
            <w:vAlign w:val="center"/>
          </w:tcPr>
          <w:p w14:paraId="30E85C43" w14:textId="01484330" w:rsidR="00002C31" w:rsidRPr="00A11843" w:rsidRDefault="00002C31" w:rsidP="00875E41">
            <w:pPr>
              <w:autoSpaceDE/>
              <w:autoSpaceDN/>
              <w:adjustRightInd/>
              <w:spacing w:before="0" w:line="240" w:lineRule="auto"/>
              <w:ind w:left="0"/>
              <w:rPr>
                <w:b/>
                <w:sz w:val="20"/>
                <w:szCs w:val="20"/>
              </w:rPr>
            </w:pPr>
            <w:r w:rsidRPr="00316644">
              <w:t>Temperature-Indicating Paint</w:t>
            </w:r>
          </w:p>
        </w:tc>
        <w:tc>
          <w:tcPr>
            <w:tcW w:w="2354" w:type="dxa"/>
            <w:gridSpan w:val="3"/>
            <w:tcBorders>
              <w:top w:val="single" w:sz="12" w:space="0" w:color="auto"/>
              <w:bottom w:val="single" w:sz="12" w:space="0" w:color="auto"/>
              <w:right w:val="single" w:sz="12" w:space="0" w:color="auto"/>
            </w:tcBorders>
            <w:shd w:val="clear" w:color="auto" w:fill="000000"/>
            <w:vAlign w:val="center"/>
          </w:tcPr>
          <w:p w14:paraId="5D284071" w14:textId="523556C3" w:rsidR="00002C31" w:rsidRPr="00A11843" w:rsidRDefault="00002C31" w:rsidP="00875E41">
            <w:pPr>
              <w:autoSpaceDE/>
              <w:autoSpaceDN/>
              <w:adjustRightInd/>
              <w:spacing w:before="0" w:line="240" w:lineRule="auto"/>
              <w:ind w:left="0"/>
              <w:jc w:val="center"/>
              <w:rPr>
                <w:b/>
                <w:color w:val="FFFFFF"/>
                <w:sz w:val="36"/>
                <w:szCs w:val="40"/>
              </w:rPr>
            </w:pPr>
            <w:r w:rsidRPr="00A11843">
              <w:rPr>
                <w:b/>
                <w:color w:val="FFFFFF"/>
                <w:sz w:val="36"/>
                <w:szCs w:val="40"/>
              </w:rPr>
              <w:t>2.</w:t>
            </w:r>
            <w:r>
              <w:rPr>
                <w:b/>
                <w:color w:val="FFFFFF"/>
                <w:sz w:val="36"/>
                <w:szCs w:val="40"/>
              </w:rPr>
              <w:t>9</w:t>
            </w:r>
          </w:p>
        </w:tc>
      </w:tr>
      <w:tr w:rsidR="00002C31" w:rsidRPr="00A11843" w14:paraId="0C915BB5" w14:textId="77777777" w:rsidTr="00875E41">
        <w:trPr>
          <w:gridAfter w:val="1"/>
          <w:wAfter w:w="7" w:type="dxa"/>
          <w:cantSplit/>
          <w:trHeight w:val="288"/>
          <w:jc w:val="center"/>
        </w:trPr>
        <w:tc>
          <w:tcPr>
            <w:tcW w:w="1440" w:type="dxa"/>
            <w:gridSpan w:val="2"/>
            <w:tcBorders>
              <w:top w:val="single" w:sz="12" w:space="0" w:color="auto"/>
            </w:tcBorders>
          </w:tcPr>
          <w:p w14:paraId="003C99F5" w14:textId="77777777" w:rsidR="00002C31" w:rsidRPr="00A11843" w:rsidRDefault="00002C31" w:rsidP="00875E41">
            <w:pPr>
              <w:autoSpaceDE/>
              <w:autoSpaceDN/>
              <w:adjustRightInd/>
              <w:spacing w:before="0" w:line="240" w:lineRule="auto"/>
              <w:ind w:left="-72"/>
              <w:rPr>
                <w:b/>
                <w:sz w:val="16"/>
                <w:szCs w:val="16"/>
              </w:rPr>
            </w:pPr>
            <w:r w:rsidRPr="00A11843">
              <w:rPr>
                <w:b/>
                <w:sz w:val="16"/>
                <w:szCs w:val="16"/>
              </w:rPr>
              <w:t>Surface Prep:</w:t>
            </w:r>
          </w:p>
        </w:tc>
        <w:tc>
          <w:tcPr>
            <w:tcW w:w="3656" w:type="dxa"/>
            <w:gridSpan w:val="2"/>
            <w:tcBorders>
              <w:top w:val="single" w:sz="12" w:space="0" w:color="auto"/>
            </w:tcBorders>
          </w:tcPr>
          <w:p w14:paraId="626B4F59" w14:textId="5AF677C2" w:rsidR="005D41FC" w:rsidRDefault="005D41FC" w:rsidP="00875E41">
            <w:pPr>
              <w:autoSpaceDE/>
              <w:autoSpaceDN/>
              <w:adjustRightInd/>
              <w:spacing w:before="0" w:line="240" w:lineRule="auto"/>
              <w:ind w:left="-72"/>
              <w:rPr>
                <w:sz w:val="16"/>
                <w:szCs w:val="16"/>
              </w:rPr>
            </w:pPr>
            <w:r w:rsidRPr="005D41FC">
              <w:rPr>
                <w:sz w:val="16"/>
                <w:szCs w:val="16"/>
              </w:rPr>
              <w:t>SSPC-SP1/SP10 (NACE No. 2) (SA 2.5)</w:t>
            </w:r>
          </w:p>
          <w:p w14:paraId="43752285" w14:textId="77777777" w:rsidR="006D675F" w:rsidRDefault="00002C31" w:rsidP="00875E41">
            <w:pPr>
              <w:autoSpaceDE/>
              <w:autoSpaceDN/>
              <w:adjustRightInd/>
              <w:spacing w:before="0" w:line="240" w:lineRule="auto"/>
              <w:ind w:left="-72"/>
              <w:rPr>
                <w:sz w:val="16"/>
                <w:szCs w:val="16"/>
              </w:rPr>
            </w:pPr>
            <w:r w:rsidRPr="00002C31">
              <w:rPr>
                <w:sz w:val="16"/>
                <w:szCs w:val="16"/>
              </w:rPr>
              <w:t xml:space="preserve">Near-white blast cleanliness. </w:t>
            </w:r>
          </w:p>
          <w:p w14:paraId="63527AA2" w14:textId="3412773D" w:rsidR="00002C31" w:rsidRPr="00002C31" w:rsidRDefault="00002C31" w:rsidP="00875E41">
            <w:pPr>
              <w:autoSpaceDE/>
              <w:autoSpaceDN/>
              <w:adjustRightInd/>
              <w:spacing w:before="0" w:line="240" w:lineRule="auto"/>
              <w:ind w:left="-72"/>
              <w:rPr>
                <w:sz w:val="16"/>
                <w:szCs w:val="18"/>
              </w:rPr>
            </w:pPr>
            <w:r w:rsidRPr="00002C31">
              <w:rPr>
                <w:sz w:val="16"/>
                <w:szCs w:val="16"/>
              </w:rPr>
              <w:t>Check color change characteristics.</w:t>
            </w:r>
          </w:p>
        </w:tc>
        <w:tc>
          <w:tcPr>
            <w:tcW w:w="990" w:type="dxa"/>
            <w:tcBorders>
              <w:top w:val="single" w:sz="12" w:space="0" w:color="auto"/>
            </w:tcBorders>
          </w:tcPr>
          <w:p w14:paraId="6E378D83" w14:textId="77777777" w:rsidR="00002C31" w:rsidRPr="00A11843" w:rsidRDefault="00002C31" w:rsidP="00875E41">
            <w:pPr>
              <w:autoSpaceDE/>
              <w:autoSpaceDN/>
              <w:adjustRightInd/>
              <w:spacing w:before="0" w:line="240" w:lineRule="auto"/>
              <w:ind w:left="0" w:right="-72"/>
              <w:jc w:val="right"/>
              <w:rPr>
                <w:b/>
                <w:sz w:val="16"/>
                <w:szCs w:val="16"/>
              </w:rPr>
            </w:pPr>
            <w:r w:rsidRPr="00A11843">
              <w:rPr>
                <w:b/>
                <w:sz w:val="16"/>
                <w:szCs w:val="16"/>
              </w:rPr>
              <w:t>Touch Up:</w:t>
            </w:r>
          </w:p>
        </w:tc>
        <w:tc>
          <w:tcPr>
            <w:tcW w:w="3821" w:type="dxa"/>
            <w:gridSpan w:val="3"/>
            <w:vMerge w:val="restart"/>
            <w:tcBorders>
              <w:top w:val="single" w:sz="12" w:space="0" w:color="auto"/>
            </w:tcBorders>
          </w:tcPr>
          <w:p w14:paraId="643CD3AC" w14:textId="77777777" w:rsidR="00002C31" w:rsidRPr="00A11843" w:rsidRDefault="00002C31" w:rsidP="00875E41">
            <w:pPr>
              <w:autoSpaceDE/>
              <w:autoSpaceDN/>
              <w:adjustRightInd/>
              <w:spacing w:before="0" w:line="240" w:lineRule="auto"/>
              <w:ind w:left="-72"/>
              <w:rPr>
                <w:sz w:val="16"/>
                <w:szCs w:val="16"/>
              </w:rPr>
            </w:pPr>
            <w:r w:rsidRPr="00A11843">
              <w:rPr>
                <w:sz w:val="16"/>
                <w:szCs w:val="18"/>
              </w:rPr>
              <w:t>Use this system.</w:t>
            </w:r>
          </w:p>
        </w:tc>
      </w:tr>
      <w:tr w:rsidR="00002C31" w:rsidRPr="00A11843" w14:paraId="2A4D0766" w14:textId="77777777" w:rsidTr="00875E41">
        <w:trPr>
          <w:gridAfter w:val="1"/>
          <w:wAfter w:w="7" w:type="dxa"/>
          <w:cantSplit/>
          <w:trHeight w:val="288"/>
          <w:jc w:val="center"/>
        </w:trPr>
        <w:tc>
          <w:tcPr>
            <w:tcW w:w="1440" w:type="dxa"/>
            <w:gridSpan w:val="2"/>
          </w:tcPr>
          <w:p w14:paraId="3F77E9A6" w14:textId="77777777" w:rsidR="00002C31" w:rsidRPr="00A11843" w:rsidRDefault="00002C31" w:rsidP="00875E41">
            <w:pPr>
              <w:autoSpaceDE/>
              <w:autoSpaceDN/>
              <w:adjustRightInd/>
              <w:spacing w:before="0" w:line="240" w:lineRule="auto"/>
              <w:ind w:left="-72"/>
              <w:rPr>
                <w:b/>
                <w:sz w:val="16"/>
                <w:szCs w:val="16"/>
              </w:rPr>
            </w:pPr>
            <w:r w:rsidRPr="00A11843">
              <w:rPr>
                <w:b/>
                <w:sz w:val="16"/>
                <w:szCs w:val="16"/>
              </w:rPr>
              <w:t>Anchor Pattern:</w:t>
            </w:r>
          </w:p>
        </w:tc>
        <w:tc>
          <w:tcPr>
            <w:tcW w:w="3656" w:type="dxa"/>
            <w:gridSpan w:val="2"/>
          </w:tcPr>
          <w:p w14:paraId="764B564D" w14:textId="77777777" w:rsidR="00002C31" w:rsidRPr="00A11843" w:rsidRDefault="00002C31" w:rsidP="00875E41">
            <w:pPr>
              <w:autoSpaceDE/>
              <w:autoSpaceDN/>
              <w:adjustRightInd/>
              <w:spacing w:before="0" w:line="240" w:lineRule="auto"/>
              <w:ind w:left="-72"/>
              <w:rPr>
                <w:sz w:val="16"/>
                <w:szCs w:val="18"/>
              </w:rPr>
            </w:pPr>
            <w:r w:rsidRPr="00D02000">
              <w:rPr>
                <w:sz w:val="16"/>
                <w:szCs w:val="18"/>
              </w:rPr>
              <w:t>Per manufacturer’s product data sheet</w:t>
            </w:r>
          </w:p>
        </w:tc>
        <w:tc>
          <w:tcPr>
            <w:tcW w:w="990" w:type="dxa"/>
          </w:tcPr>
          <w:p w14:paraId="433AAF60" w14:textId="77777777" w:rsidR="00002C31" w:rsidRPr="00A11843" w:rsidRDefault="00002C31" w:rsidP="00875E41">
            <w:pPr>
              <w:autoSpaceDE/>
              <w:autoSpaceDN/>
              <w:adjustRightInd/>
              <w:spacing w:before="0" w:line="240" w:lineRule="auto"/>
              <w:ind w:left="-72"/>
              <w:rPr>
                <w:sz w:val="16"/>
                <w:szCs w:val="18"/>
              </w:rPr>
            </w:pPr>
          </w:p>
        </w:tc>
        <w:tc>
          <w:tcPr>
            <w:tcW w:w="3821" w:type="dxa"/>
            <w:gridSpan w:val="3"/>
            <w:vMerge/>
            <w:vAlign w:val="center"/>
          </w:tcPr>
          <w:p w14:paraId="3D66C2D4" w14:textId="77777777" w:rsidR="00002C31" w:rsidRPr="00A11843" w:rsidRDefault="00002C31" w:rsidP="00875E41"/>
        </w:tc>
      </w:tr>
      <w:tr w:rsidR="00002C31" w:rsidRPr="00A11843" w14:paraId="3FC6C66C" w14:textId="77777777" w:rsidTr="00875E41">
        <w:trPr>
          <w:gridAfter w:val="1"/>
          <w:wAfter w:w="7" w:type="dxa"/>
          <w:cantSplit/>
          <w:trHeight w:val="288"/>
          <w:jc w:val="center"/>
        </w:trPr>
        <w:tc>
          <w:tcPr>
            <w:tcW w:w="1440" w:type="dxa"/>
            <w:gridSpan w:val="2"/>
            <w:tcBorders>
              <w:bottom w:val="single" w:sz="12" w:space="0" w:color="auto"/>
            </w:tcBorders>
          </w:tcPr>
          <w:p w14:paraId="6821995C" w14:textId="77777777" w:rsidR="00002C31" w:rsidRPr="00A11843" w:rsidRDefault="00002C31" w:rsidP="00875E41">
            <w:pPr>
              <w:autoSpaceDE/>
              <w:autoSpaceDN/>
              <w:adjustRightInd/>
              <w:spacing w:before="0" w:line="240" w:lineRule="auto"/>
              <w:ind w:left="-72"/>
              <w:rPr>
                <w:b/>
                <w:sz w:val="16"/>
                <w:szCs w:val="16"/>
              </w:rPr>
            </w:pPr>
            <w:r w:rsidRPr="00A11843">
              <w:rPr>
                <w:b/>
                <w:sz w:val="16"/>
                <w:szCs w:val="16"/>
              </w:rPr>
              <w:t>Total DFT:</w:t>
            </w:r>
          </w:p>
        </w:tc>
        <w:tc>
          <w:tcPr>
            <w:tcW w:w="3656" w:type="dxa"/>
            <w:gridSpan w:val="2"/>
            <w:tcBorders>
              <w:bottom w:val="single" w:sz="12" w:space="0" w:color="auto"/>
            </w:tcBorders>
          </w:tcPr>
          <w:p w14:paraId="6C055F4C" w14:textId="7D4B42A2" w:rsidR="00002C31" w:rsidRPr="00A11843" w:rsidRDefault="00002C31" w:rsidP="00875E41">
            <w:pPr>
              <w:autoSpaceDE/>
              <w:autoSpaceDN/>
              <w:adjustRightInd/>
              <w:spacing w:before="0" w:line="240" w:lineRule="auto"/>
              <w:ind w:left="-72"/>
              <w:rPr>
                <w:sz w:val="16"/>
                <w:szCs w:val="18"/>
              </w:rPr>
            </w:pPr>
            <w:r w:rsidRPr="00D02000">
              <w:rPr>
                <w:sz w:val="16"/>
                <w:szCs w:val="18"/>
              </w:rPr>
              <w:t>Per manufacturer’s product data sheet</w:t>
            </w:r>
            <w:r>
              <w:rPr>
                <w:sz w:val="16"/>
                <w:szCs w:val="18"/>
              </w:rPr>
              <w:t xml:space="preserve"> </w:t>
            </w:r>
            <w:r w:rsidRPr="00002C31">
              <w:rPr>
                <w:sz w:val="16"/>
                <w:szCs w:val="18"/>
              </w:rPr>
              <w:t>(Thickness is critical.)</w:t>
            </w:r>
          </w:p>
        </w:tc>
        <w:tc>
          <w:tcPr>
            <w:tcW w:w="990" w:type="dxa"/>
            <w:tcBorders>
              <w:bottom w:val="single" w:sz="12" w:space="0" w:color="auto"/>
            </w:tcBorders>
          </w:tcPr>
          <w:p w14:paraId="2525D0A3" w14:textId="77777777" w:rsidR="00002C31" w:rsidRPr="00A11843" w:rsidRDefault="00002C31" w:rsidP="00875E41">
            <w:pPr>
              <w:autoSpaceDE/>
              <w:autoSpaceDN/>
              <w:adjustRightInd/>
              <w:spacing w:before="0" w:line="240" w:lineRule="auto"/>
              <w:ind w:left="-72"/>
              <w:rPr>
                <w:sz w:val="16"/>
                <w:szCs w:val="18"/>
              </w:rPr>
            </w:pPr>
          </w:p>
        </w:tc>
        <w:tc>
          <w:tcPr>
            <w:tcW w:w="3821" w:type="dxa"/>
            <w:gridSpan w:val="3"/>
            <w:vMerge/>
            <w:tcBorders>
              <w:bottom w:val="single" w:sz="12" w:space="0" w:color="auto"/>
            </w:tcBorders>
            <w:vAlign w:val="center"/>
          </w:tcPr>
          <w:p w14:paraId="36C1B197" w14:textId="77777777" w:rsidR="00002C31" w:rsidRPr="00A11843" w:rsidRDefault="00002C31" w:rsidP="00875E41"/>
        </w:tc>
      </w:tr>
      <w:tr w:rsidR="00002C31" w:rsidRPr="00A11843" w14:paraId="4BD40151" w14:textId="77777777" w:rsidTr="006D1D50">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47B6EB89" w14:textId="77777777" w:rsidR="00002C31" w:rsidRPr="00A11843" w:rsidRDefault="00002C31" w:rsidP="00875E41">
            <w:pPr>
              <w:autoSpaceDE/>
              <w:autoSpaceDN/>
              <w:adjustRightInd/>
              <w:spacing w:before="0" w:line="240" w:lineRule="auto"/>
              <w:ind w:left="0"/>
              <w:rPr>
                <w:b/>
                <w:color w:val="FFFFFF"/>
                <w:sz w:val="16"/>
                <w:szCs w:val="16"/>
              </w:rPr>
            </w:pPr>
            <w:r w:rsidRPr="00A11843">
              <w:rPr>
                <w:b/>
                <w:color w:val="FFFFFF"/>
                <w:sz w:val="16"/>
                <w:szCs w:val="16"/>
              </w:rPr>
              <w:t>Coat, Generic</w:t>
            </w:r>
          </w:p>
          <w:p w14:paraId="4F76B97D" w14:textId="77777777" w:rsidR="00002C31" w:rsidRPr="00A11843" w:rsidRDefault="00002C31" w:rsidP="00875E41">
            <w:pPr>
              <w:autoSpaceDE/>
              <w:autoSpaceDN/>
              <w:adjustRightInd/>
              <w:spacing w:before="0" w:line="240" w:lineRule="auto"/>
              <w:ind w:left="0"/>
              <w:rPr>
                <w:b/>
                <w:color w:val="FFFFFF"/>
                <w:sz w:val="16"/>
                <w:szCs w:val="16"/>
              </w:rPr>
            </w:pPr>
            <w:r w:rsidRPr="00A11843">
              <w:rPr>
                <w:b/>
                <w:color w:val="FFFFFF"/>
                <w:sz w:val="16"/>
                <w:szCs w:val="16"/>
              </w:rPr>
              <w:t>Classification, DFT</w:t>
            </w:r>
          </w:p>
        </w:tc>
        <w:tc>
          <w:tcPr>
            <w:tcW w:w="2808" w:type="dxa"/>
            <w:tcBorders>
              <w:top w:val="single" w:sz="12" w:space="0" w:color="auto"/>
              <w:bottom w:val="single" w:sz="12" w:space="0" w:color="auto"/>
            </w:tcBorders>
            <w:shd w:val="clear" w:color="auto" w:fill="000000"/>
            <w:vAlign w:val="center"/>
          </w:tcPr>
          <w:p w14:paraId="18B6DEA2" w14:textId="77777777" w:rsidR="00002C31" w:rsidRPr="00A11843" w:rsidRDefault="00002C31" w:rsidP="00875E41">
            <w:pPr>
              <w:autoSpaceDE/>
              <w:autoSpaceDN/>
              <w:adjustRightInd/>
              <w:spacing w:before="0" w:line="240" w:lineRule="auto"/>
              <w:ind w:left="0"/>
              <w:rPr>
                <w:b/>
                <w:color w:val="FFFFFF"/>
                <w:sz w:val="16"/>
                <w:szCs w:val="16"/>
              </w:rPr>
            </w:pPr>
            <w:r w:rsidRPr="00A11843">
              <w:rPr>
                <w:b/>
                <w:color w:val="FFFFFF"/>
                <w:sz w:val="16"/>
                <w:szCs w:val="16"/>
              </w:rPr>
              <w:t>Manufacturer</w:t>
            </w:r>
          </w:p>
        </w:tc>
        <w:tc>
          <w:tcPr>
            <w:tcW w:w="2464" w:type="dxa"/>
            <w:gridSpan w:val="2"/>
            <w:tcBorders>
              <w:top w:val="single" w:sz="12" w:space="0" w:color="auto"/>
              <w:bottom w:val="single" w:sz="12" w:space="0" w:color="auto"/>
            </w:tcBorders>
            <w:shd w:val="clear" w:color="auto" w:fill="000000"/>
            <w:vAlign w:val="center"/>
          </w:tcPr>
          <w:p w14:paraId="3A87A7BF" w14:textId="77777777" w:rsidR="00002C31" w:rsidRPr="00A11843" w:rsidRDefault="00002C31" w:rsidP="00875E41">
            <w:pPr>
              <w:autoSpaceDE/>
              <w:autoSpaceDN/>
              <w:adjustRightInd/>
              <w:spacing w:before="0" w:line="240" w:lineRule="auto"/>
              <w:ind w:left="0"/>
              <w:rPr>
                <w:b/>
                <w:color w:val="FFFFFF"/>
                <w:sz w:val="16"/>
                <w:szCs w:val="16"/>
              </w:rPr>
            </w:pPr>
            <w:r w:rsidRPr="00A11843">
              <w:rPr>
                <w:b/>
                <w:color w:val="FFFFFF"/>
                <w:sz w:val="16"/>
                <w:szCs w:val="16"/>
              </w:rPr>
              <w:t>Product Designation</w:t>
            </w:r>
          </w:p>
        </w:tc>
        <w:tc>
          <w:tcPr>
            <w:tcW w:w="900" w:type="dxa"/>
            <w:tcBorders>
              <w:top w:val="single" w:sz="12" w:space="0" w:color="auto"/>
              <w:bottom w:val="single" w:sz="12" w:space="0" w:color="auto"/>
            </w:tcBorders>
            <w:shd w:val="clear" w:color="auto" w:fill="000000"/>
            <w:vAlign w:val="center"/>
          </w:tcPr>
          <w:p w14:paraId="013B1B63" w14:textId="77777777" w:rsidR="00002C31" w:rsidRPr="00A11843" w:rsidRDefault="00002C31" w:rsidP="00875E41">
            <w:pPr>
              <w:autoSpaceDE/>
              <w:autoSpaceDN/>
              <w:adjustRightInd/>
              <w:spacing w:before="0" w:line="240" w:lineRule="auto"/>
              <w:ind w:left="0"/>
              <w:jc w:val="center"/>
              <w:rPr>
                <w:b/>
                <w:color w:val="FFFFFF"/>
                <w:sz w:val="16"/>
                <w:szCs w:val="16"/>
              </w:rPr>
            </w:pPr>
            <w:r w:rsidRPr="00A11843">
              <w:rPr>
                <w:b/>
                <w:color w:val="FFFFFF"/>
                <w:sz w:val="16"/>
                <w:szCs w:val="16"/>
              </w:rPr>
              <w:t>VOC (G/L)</w:t>
            </w:r>
          </w:p>
        </w:tc>
        <w:tc>
          <w:tcPr>
            <w:tcW w:w="1454" w:type="dxa"/>
            <w:gridSpan w:val="2"/>
            <w:tcBorders>
              <w:top w:val="single" w:sz="12" w:space="0" w:color="auto"/>
              <w:bottom w:val="single" w:sz="12" w:space="0" w:color="auto"/>
              <w:right w:val="single" w:sz="12" w:space="0" w:color="auto"/>
            </w:tcBorders>
            <w:shd w:val="clear" w:color="auto" w:fill="000000"/>
            <w:vAlign w:val="center"/>
          </w:tcPr>
          <w:p w14:paraId="53966600" w14:textId="77777777" w:rsidR="00002C31" w:rsidRPr="00A11843" w:rsidRDefault="00002C31" w:rsidP="00875E41">
            <w:pPr>
              <w:autoSpaceDE/>
              <w:autoSpaceDN/>
              <w:adjustRightInd/>
              <w:spacing w:before="0" w:line="240" w:lineRule="auto"/>
              <w:ind w:left="0"/>
              <w:jc w:val="center"/>
              <w:rPr>
                <w:b/>
                <w:color w:val="FFFFFF"/>
                <w:sz w:val="16"/>
                <w:szCs w:val="16"/>
              </w:rPr>
            </w:pPr>
            <w:r w:rsidRPr="00A11843">
              <w:rPr>
                <w:b/>
                <w:color w:val="FFFFFF"/>
                <w:sz w:val="16"/>
                <w:szCs w:val="16"/>
              </w:rPr>
              <w:t>By Max</w:t>
            </w:r>
            <w:r w:rsidRPr="00A11843">
              <w:rPr>
                <w:b/>
                <w:color w:val="FFFFFF"/>
                <w:sz w:val="16"/>
                <w:szCs w:val="16"/>
              </w:rPr>
              <w:br/>
              <w:t>Temp (Svc)</w:t>
            </w:r>
          </w:p>
        </w:tc>
      </w:tr>
      <w:tr w:rsidR="00002C31" w:rsidRPr="00A11843" w14:paraId="22D8C62A" w14:textId="77777777" w:rsidTr="006D1D50">
        <w:trPr>
          <w:trHeight w:val="288"/>
          <w:jc w:val="center"/>
        </w:trPr>
        <w:tc>
          <w:tcPr>
            <w:tcW w:w="2288" w:type="dxa"/>
            <w:gridSpan w:val="3"/>
            <w:vAlign w:val="center"/>
          </w:tcPr>
          <w:p w14:paraId="1F435446" w14:textId="1F7394CE" w:rsidR="00002C31" w:rsidRPr="00E77755" w:rsidRDefault="00002C31" w:rsidP="00002C31">
            <w:pPr>
              <w:autoSpaceDE/>
              <w:autoSpaceDN/>
              <w:adjustRightInd/>
              <w:spacing w:before="0" w:line="240" w:lineRule="auto"/>
              <w:ind w:left="0"/>
              <w:rPr>
                <w:b/>
                <w:bCs/>
                <w:sz w:val="16"/>
                <w:szCs w:val="18"/>
              </w:rPr>
            </w:pPr>
            <w:proofErr w:type="gramStart"/>
            <w:r w:rsidRPr="00E77755">
              <w:rPr>
                <w:b/>
                <w:bCs/>
                <w:sz w:val="16"/>
                <w:szCs w:val="16"/>
              </w:rPr>
              <w:t>Manufacturer’s  accepted</w:t>
            </w:r>
            <w:proofErr w:type="gramEnd"/>
            <w:r w:rsidRPr="00E77755">
              <w:rPr>
                <w:b/>
                <w:bCs/>
                <w:sz w:val="16"/>
                <w:szCs w:val="16"/>
              </w:rPr>
              <w:t xml:space="preserve"> PRIMER**</w:t>
            </w:r>
          </w:p>
        </w:tc>
        <w:tc>
          <w:tcPr>
            <w:tcW w:w="2808" w:type="dxa"/>
            <w:vAlign w:val="center"/>
          </w:tcPr>
          <w:p w14:paraId="7504BEB8" w14:textId="1C6853F2" w:rsidR="00002C31" w:rsidRPr="00A11843" w:rsidRDefault="00002C31" w:rsidP="00002C31">
            <w:pPr>
              <w:autoSpaceDE/>
              <w:autoSpaceDN/>
              <w:adjustRightInd/>
              <w:spacing w:before="0" w:line="240" w:lineRule="auto"/>
              <w:ind w:left="0"/>
              <w:rPr>
                <w:sz w:val="16"/>
                <w:szCs w:val="16"/>
              </w:rPr>
            </w:pPr>
            <w:proofErr w:type="spellStart"/>
            <w:r w:rsidRPr="00002C31">
              <w:rPr>
                <w:sz w:val="16"/>
                <w:szCs w:val="16"/>
              </w:rPr>
              <w:t>Dampney</w:t>
            </w:r>
            <w:proofErr w:type="spellEnd"/>
          </w:p>
        </w:tc>
        <w:tc>
          <w:tcPr>
            <w:tcW w:w="2464" w:type="dxa"/>
            <w:gridSpan w:val="2"/>
            <w:vAlign w:val="center"/>
          </w:tcPr>
          <w:p w14:paraId="1F360EC9" w14:textId="3F2DDA81" w:rsidR="00002C31" w:rsidRPr="003C5D4D" w:rsidRDefault="00002C31" w:rsidP="00002C31">
            <w:pPr>
              <w:autoSpaceDE/>
              <w:autoSpaceDN/>
              <w:adjustRightInd/>
              <w:spacing w:before="0" w:line="240" w:lineRule="auto"/>
              <w:ind w:left="0"/>
              <w:rPr>
                <w:sz w:val="16"/>
                <w:szCs w:val="16"/>
              </w:rPr>
            </w:pPr>
            <w:proofErr w:type="spellStart"/>
            <w:r w:rsidRPr="003C5D4D">
              <w:rPr>
                <w:sz w:val="16"/>
                <w:szCs w:val="16"/>
              </w:rPr>
              <w:t>Encor</w:t>
            </w:r>
            <w:proofErr w:type="spellEnd"/>
            <w:r w:rsidRPr="003C5D4D">
              <w:rPr>
                <w:sz w:val="16"/>
                <w:szCs w:val="16"/>
              </w:rPr>
              <w:t xml:space="preserve"> 835</w:t>
            </w:r>
          </w:p>
        </w:tc>
        <w:tc>
          <w:tcPr>
            <w:tcW w:w="900" w:type="dxa"/>
            <w:vAlign w:val="center"/>
          </w:tcPr>
          <w:p w14:paraId="3189F756" w14:textId="7639E588" w:rsidR="00002C31" w:rsidRPr="00F6525C" w:rsidRDefault="00002C31" w:rsidP="00002C31">
            <w:pPr>
              <w:autoSpaceDE/>
              <w:autoSpaceDN/>
              <w:adjustRightInd/>
              <w:spacing w:before="0" w:line="240" w:lineRule="auto"/>
              <w:ind w:left="0"/>
              <w:jc w:val="center"/>
              <w:rPr>
                <w:sz w:val="16"/>
                <w:szCs w:val="16"/>
              </w:rPr>
            </w:pPr>
            <w:del w:id="938" w:author="Kurmanov, Aidyn [STAMGazStroy LLP]" w:date="2025-12-09T16:20:00Z" w16du:dateUtc="2025-12-09T11:20:00Z">
              <w:r w:rsidRPr="00002C31">
                <w:rPr>
                  <w:sz w:val="16"/>
                  <w:szCs w:val="16"/>
                </w:rPr>
                <w:delText>264</w:delText>
              </w:r>
            </w:del>
            <w:ins w:id="939" w:author="Kurmanov, Aidyn [STAMGazStroy LLP]" w:date="2025-12-09T16:20:00Z" w16du:dateUtc="2025-12-09T11:20:00Z">
              <w:r w:rsidR="00952017">
                <w:rPr>
                  <w:sz w:val="16"/>
                  <w:szCs w:val="16"/>
                </w:rPr>
                <w:t>360</w:t>
              </w:r>
            </w:ins>
            <w:r w:rsidRPr="00002C31">
              <w:rPr>
                <w:sz w:val="16"/>
                <w:szCs w:val="16"/>
              </w:rPr>
              <w:t>-515</w:t>
            </w:r>
          </w:p>
        </w:tc>
        <w:tc>
          <w:tcPr>
            <w:tcW w:w="1454" w:type="dxa"/>
            <w:gridSpan w:val="2"/>
            <w:vAlign w:val="center"/>
          </w:tcPr>
          <w:p w14:paraId="4B0F3E60" w14:textId="02B59525" w:rsidR="00002C31" w:rsidRPr="00A11843" w:rsidRDefault="00002C31" w:rsidP="00002C31">
            <w:pPr>
              <w:autoSpaceDE/>
              <w:autoSpaceDN/>
              <w:adjustRightInd/>
              <w:spacing w:before="0" w:line="240" w:lineRule="auto"/>
              <w:ind w:left="72"/>
              <w:rPr>
                <w:sz w:val="16"/>
                <w:szCs w:val="16"/>
              </w:rPr>
            </w:pPr>
            <w:r w:rsidRPr="00002C31">
              <w:rPr>
                <w:sz w:val="16"/>
                <w:szCs w:val="16"/>
              </w:rPr>
              <w:t>750˚F (399˚C)</w:t>
            </w:r>
          </w:p>
        </w:tc>
      </w:tr>
      <w:tr w:rsidR="00002C31" w:rsidRPr="00A11843" w14:paraId="4F4C936D" w14:textId="77777777" w:rsidTr="006D1D50">
        <w:trPr>
          <w:trHeight w:val="288"/>
          <w:jc w:val="center"/>
        </w:trPr>
        <w:tc>
          <w:tcPr>
            <w:tcW w:w="2288" w:type="dxa"/>
            <w:gridSpan w:val="3"/>
            <w:vAlign w:val="center"/>
          </w:tcPr>
          <w:p w14:paraId="7136F233" w14:textId="404A0705" w:rsidR="00002C31" w:rsidRPr="00E77755" w:rsidRDefault="00002C31" w:rsidP="00002C31">
            <w:pPr>
              <w:autoSpaceDE/>
              <w:autoSpaceDN/>
              <w:adjustRightInd/>
              <w:spacing w:before="0" w:line="240" w:lineRule="auto"/>
              <w:ind w:left="0"/>
              <w:rPr>
                <w:b/>
                <w:bCs/>
                <w:sz w:val="16"/>
                <w:szCs w:val="18"/>
              </w:rPr>
            </w:pPr>
          </w:p>
        </w:tc>
        <w:tc>
          <w:tcPr>
            <w:tcW w:w="2808" w:type="dxa"/>
            <w:vAlign w:val="center"/>
          </w:tcPr>
          <w:p w14:paraId="63F69087" w14:textId="7FD6F4B5" w:rsidR="00002C31" w:rsidRPr="00A11843" w:rsidRDefault="00002C31" w:rsidP="00002C31">
            <w:pPr>
              <w:autoSpaceDE/>
              <w:autoSpaceDN/>
              <w:adjustRightInd/>
              <w:spacing w:before="0" w:line="240" w:lineRule="auto"/>
              <w:ind w:left="0"/>
              <w:rPr>
                <w:sz w:val="16"/>
                <w:szCs w:val="16"/>
              </w:rPr>
            </w:pPr>
            <w:r w:rsidRPr="00002C31">
              <w:rPr>
                <w:sz w:val="16"/>
                <w:szCs w:val="16"/>
              </w:rPr>
              <w:t>International</w:t>
            </w:r>
          </w:p>
        </w:tc>
        <w:tc>
          <w:tcPr>
            <w:tcW w:w="2464" w:type="dxa"/>
            <w:gridSpan w:val="2"/>
            <w:vAlign w:val="center"/>
          </w:tcPr>
          <w:p w14:paraId="05136A95" w14:textId="0A0BD1F8" w:rsidR="00002C31" w:rsidRPr="003C5D4D" w:rsidRDefault="00002C31" w:rsidP="00002C31">
            <w:pPr>
              <w:autoSpaceDE/>
              <w:autoSpaceDN/>
              <w:adjustRightInd/>
              <w:spacing w:before="0" w:line="240" w:lineRule="auto"/>
              <w:ind w:left="0"/>
              <w:rPr>
                <w:sz w:val="16"/>
                <w:szCs w:val="16"/>
              </w:rPr>
            </w:pPr>
            <w:proofErr w:type="spellStart"/>
            <w:r w:rsidRPr="003C5D4D">
              <w:rPr>
                <w:sz w:val="16"/>
                <w:szCs w:val="16"/>
              </w:rPr>
              <w:t>Interzinc</w:t>
            </w:r>
            <w:proofErr w:type="spellEnd"/>
            <w:r w:rsidRPr="003C5D4D">
              <w:rPr>
                <w:sz w:val="16"/>
                <w:szCs w:val="16"/>
              </w:rPr>
              <w:t xml:space="preserve"> 11 Series</w:t>
            </w:r>
          </w:p>
        </w:tc>
        <w:tc>
          <w:tcPr>
            <w:tcW w:w="900" w:type="dxa"/>
            <w:vAlign w:val="center"/>
          </w:tcPr>
          <w:p w14:paraId="54EC79F2" w14:textId="6E40591B" w:rsidR="00002C31" w:rsidRPr="00F6525C" w:rsidRDefault="00002C31" w:rsidP="00002C31">
            <w:pPr>
              <w:autoSpaceDE/>
              <w:autoSpaceDN/>
              <w:adjustRightInd/>
              <w:spacing w:before="0" w:line="240" w:lineRule="auto"/>
              <w:ind w:left="0"/>
              <w:jc w:val="center"/>
              <w:rPr>
                <w:sz w:val="16"/>
                <w:szCs w:val="16"/>
              </w:rPr>
            </w:pPr>
            <w:r w:rsidRPr="00002C31">
              <w:rPr>
                <w:sz w:val="16"/>
                <w:szCs w:val="16"/>
              </w:rPr>
              <w:t>290-470</w:t>
            </w:r>
          </w:p>
        </w:tc>
        <w:tc>
          <w:tcPr>
            <w:tcW w:w="1454" w:type="dxa"/>
            <w:gridSpan w:val="2"/>
            <w:vAlign w:val="center"/>
          </w:tcPr>
          <w:p w14:paraId="0F0F0C03" w14:textId="6F30B08F" w:rsidR="00002C31" w:rsidRPr="00A11843" w:rsidRDefault="00002C31" w:rsidP="00002C31">
            <w:pPr>
              <w:autoSpaceDE/>
              <w:autoSpaceDN/>
              <w:adjustRightInd/>
              <w:spacing w:before="0" w:line="240" w:lineRule="auto"/>
              <w:ind w:left="72"/>
              <w:rPr>
                <w:sz w:val="16"/>
                <w:szCs w:val="16"/>
              </w:rPr>
            </w:pPr>
            <w:r w:rsidRPr="00002C31">
              <w:rPr>
                <w:sz w:val="16"/>
                <w:szCs w:val="16"/>
              </w:rPr>
              <w:t>750˚F (399˚C)</w:t>
            </w:r>
          </w:p>
        </w:tc>
      </w:tr>
      <w:tr w:rsidR="00002C31" w:rsidRPr="00A11843" w14:paraId="22F37B29" w14:textId="77777777" w:rsidTr="006D1D50">
        <w:trPr>
          <w:trHeight w:val="359"/>
          <w:jc w:val="center"/>
        </w:trPr>
        <w:tc>
          <w:tcPr>
            <w:tcW w:w="2288" w:type="dxa"/>
            <w:gridSpan w:val="3"/>
            <w:vAlign w:val="center"/>
          </w:tcPr>
          <w:p w14:paraId="47C08940" w14:textId="72FC340D" w:rsidR="00002C31" w:rsidRPr="00E77755" w:rsidRDefault="00002C31" w:rsidP="00002C31">
            <w:pPr>
              <w:autoSpaceDE/>
              <w:autoSpaceDN/>
              <w:adjustRightInd/>
              <w:spacing w:before="0" w:line="240" w:lineRule="auto"/>
              <w:ind w:left="0"/>
              <w:rPr>
                <w:b/>
                <w:bCs/>
                <w:sz w:val="16"/>
                <w:szCs w:val="18"/>
              </w:rPr>
            </w:pPr>
          </w:p>
        </w:tc>
        <w:tc>
          <w:tcPr>
            <w:tcW w:w="2808" w:type="dxa"/>
            <w:vAlign w:val="center"/>
          </w:tcPr>
          <w:p w14:paraId="405E2F1F" w14:textId="1F4CCFC9" w:rsidR="00002C31" w:rsidRPr="00A11843" w:rsidRDefault="00002C31" w:rsidP="00002C31">
            <w:pPr>
              <w:autoSpaceDE/>
              <w:autoSpaceDN/>
              <w:adjustRightInd/>
              <w:spacing w:before="0" w:line="240" w:lineRule="auto"/>
              <w:ind w:left="0"/>
              <w:rPr>
                <w:sz w:val="16"/>
                <w:szCs w:val="16"/>
              </w:rPr>
            </w:pPr>
            <w:r w:rsidRPr="00002C31">
              <w:rPr>
                <w:sz w:val="16"/>
                <w:szCs w:val="16"/>
              </w:rPr>
              <w:t>Jotun</w:t>
            </w:r>
          </w:p>
        </w:tc>
        <w:tc>
          <w:tcPr>
            <w:tcW w:w="2464" w:type="dxa"/>
            <w:gridSpan w:val="2"/>
            <w:vAlign w:val="center"/>
          </w:tcPr>
          <w:p w14:paraId="78428E0D" w14:textId="10FB2848" w:rsidR="00002C31" w:rsidRPr="003C5D4D" w:rsidRDefault="00002C31" w:rsidP="00002C31">
            <w:pPr>
              <w:autoSpaceDE/>
              <w:autoSpaceDN/>
              <w:adjustRightInd/>
              <w:spacing w:before="0" w:line="240" w:lineRule="auto"/>
              <w:ind w:left="0"/>
              <w:rPr>
                <w:sz w:val="16"/>
                <w:szCs w:val="16"/>
              </w:rPr>
            </w:pPr>
            <w:r w:rsidRPr="003C5D4D">
              <w:rPr>
                <w:sz w:val="16"/>
                <w:szCs w:val="16"/>
              </w:rPr>
              <w:t>Resist 86.86AV</w:t>
            </w:r>
          </w:p>
        </w:tc>
        <w:tc>
          <w:tcPr>
            <w:tcW w:w="900" w:type="dxa"/>
            <w:vAlign w:val="center"/>
          </w:tcPr>
          <w:p w14:paraId="2C50881A" w14:textId="0AB93539" w:rsidR="00002C31" w:rsidRPr="00002C31" w:rsidRDefault="00002C31" w:rsidP="00002C31">
            <w:pPr>
              <w:autoSpaceDE/>
              <w:autoSpaceDN/>
              <w:adjustRightInd/>
              <w:spacing w:before="0" w:line="240" w:lineRule="auto"/>
              <w:ind w:left="0"/>
              <w:jc w:val="center"/>
              <w:rPr>
                <w:sz w:val="16"/>
                <w:szCs w:val="16"/>
              </w:rPr>
            </w:pPr>
            <w:r w:rsidRPr="00002C31">
              <w:rPr>
                <w:sz w:val="16"/>
                <w:szCs w:val="16"/>
              </w:rPr>
              <w:t>456</w:t>
            </w:r>
          </w:p>
        </w:tc>
        <w:tc>
          <w:tcPr>
            <w:tcW w:w="1454" w:type="dxa"/>
            <w:gridSpan w:val="2"/>
            <w:vAlign w:val="center"/>
          </w:tcPr>
          <w:p w14:paraId="28821F32" w14:textId="4C401799" w:rsidR="00002C31" w:rsidRPr="00A11843" w:rsidRDefault="00002C31" w:rsidP="00002C31">
            <w:pPr>
              <w:autoSpaceDE/>
              <w:autoSpaceDN/>
              <w:adjustRightInd/>
              <w:spacing w:before="0" w:line="240" w:lineRule="auto"/>
              <w:ind w:left="72"/>
              <w:rPr>
                <w:sz w:val="16"/>
                <w:szCs w:val="16"/>
              </w:rPr>
            </w:pPr>
            <w:r w:rsidRPr="00002C31">
              <w:rPr>
                <w:sz w:val="16"/>
                <w:szCs w:val="16"/>
              </w:rPr>
              <w:t>750˚F (399˚C)</w:t>
            </w:r>
          </w:p>
        </w:tc>
      </w:tr>
      <w:tr w:rsidR="00002C31" w:rsidRPr="00A11843" w14:paraId="019FF9B4" w14:textId="77777777" w:rsidTr="000F5286">
        <w:trPr>
          <w:trHeight w:val="293"/>
          <w:jc w:val="center"/>
        </w:trPr>
        <w:tc>
          <w:tcPr>
            <w:tcW w:w="2288" w:type="dxa"/>
            <w:gridSpan w:val="3"/>
            <w:tcBorders>
              <w:bottom w:val="single" w:sz="12" w:space="0" w:color="auto"/>
            </w:tcBorders>
          </w:tcPr>
          <w:p w14:paraId="71C89DFF" w14:textId="6BBCCD65" w:rsidR="00002C31" w:rsidRPr="00E77755" w:rsidRDefault="00002C31" w:rsidP="00002C31">
            <w:pPr>
              <w:autoSpaceDE/>
              <w:autoSpaceDN/>
              <w:adjustRightInd/>
              <w:spacing w:before="0" w:line="240" w:lineRule="auto"/>
              <w:ind w:left="0"/>
              <w:rPr>
                <w:b/>
                <w:bCs/>
                <w:sz w:val="16"/>
                <w:szCs w:val="18"/>
              </w:rPr>
            </w:pPr>
          </w:p>
        </w:tc>
        <w:tc>
          <w:tcPr>
            <w:tcW w:w="2808" w:type="dxa"/>
            <w:tcBorders>
              <w:bottom w:val="single" w:sz="12" w:space="0" w:color="auto"/>
            </w:tcBorders>
            <w:vAlign w:val="center"/>
          </w:tcPr>
          <w:p w14:paraId="38623221" w14:textId="203B0C2A" w:rsidR="00002C31" w:rsidRPr="00A11843" w:rsidRDefault="00002C31" w:rsidP="00002C31">
            <w:pPr>
              <w:autoSpaceDE/>
              <w:autoSpaceDN/>
              <w:adjustRightInd/>
              <w:spacing w:before="0" w:line="240" w:lineRule="auto"/>
              <w:ind w:left="0"/>
              <w:rPr>
                <w:sz w:val="16"/>
                <w:szCs w:val="16"/>
              </w:rPr>
            </w:pPr>
            <w:r w:rsidRPr="00002C31">
              <w:rPr>
                <w:sz w:val="16"/>
                <w:szCs w:val="16"/>
              </w:rPr>
              <w:t>PPG</w:t>
            </w:r>
          </w:p>
        </w:tc>
        <w:tc>
          <w:tcPr>
            <w:tcW w:w="2464" w:type="dxa"/>
            <w:gridSpan w:val="2"/>
            <w:tcBorders>
              <w:bottom w:val="single" w:sz="12" w:space="0" w:color="auto"/>
            </w:tcBorders>
            <w:vAlign w:val="center"/>
          </w:tcPr>
          <w:p w14:paraId="2A29E472" w14:textId="2F1FC4F0" w:rsidR="00002C31" w:rsidRPr="003C5D4D" w:rsidRDefault="00002C31" w:rsidP="00002C31">
            <w:pPr>
              <w:autoSpaceDE/>
              <w:autoSpaceDN/>
              <w:adjustRightInd/>
              <w:spacing w:before="0" w:line="240" w:lineRule="auto"/>
              <w:ind w:left="0"/>
              <w:rPr>
                <w:sz w:val="16"/>
                <w:szCs w:val="16"/>
              </w:rPr>
            </w:pPr>
            <w:r w:rsidRPr="003C5D4D">
              <w:rPr>
                <w:sz w:val="16"/>
                <w:szCs w:val="16"/>
              </w:rPr>
              <w:t>Dimetcote9 / Sigma Zinc 9</w:t>
            </w:r>
          </w:p>
        </w:tc>
        <w:tc>
          <w:tcPr>
            <w:tcW w:w="900" w:type="dxa"/>
            <w:tcBorders>
              <w:bottom w:val="single" w:sz="12" w:space="0" w:color="auto"/>
            </w:tcBorders>
            <w:vAlign w:val="center"/>
          </w:tcPr>
          <w:p w14:paraId="242DB5B1" w14:textId="670DB666" w:rsidR="00002C31" w:rsidRPr="00002C31" w:rsidRDefault="00002C31" w:rsidP="00002C31">
            <w:pPr>
              <w:autoSpaceDE/>
              <w:autoSpaceDN/>
              <w:adjustRightInd/>
              <w:spacing w:before="0" w:line="240" w:lineRule="auto"/>
              <w:ind w:left="0"/>
              <w:jc w:val="center"/>
              <w:rPr>
                <w:sz w:val="16"/>
                <w:szCs w:val="16"/>
              </w:rPr>
            </w:pPr>
            <w:r w:rsidRPr="00002C31">
              <w:rPr>
                <w:sz w:val="16"/>
                <w:szCs w:val="16"/>
              </w:rPr>
              <w:t>480</w:t>
            </w:r>
          </w:p>
        </w:tc>
        <w:tc>
          <w:tcPr>
            <w:tcW w:w="1454" w:type="dxa"/>
            <w:gridSpan w:val="2"/>
            <w:tcBorders>
              <w:bottom w:val="single" w:sz="12" w:space="0" w:color="auto"/>
            </w:tcBorders>
            <w:vAlign w:val="center"/>
          </w:tcPr>
          <w:p w14:paraId="08A01DB2" w14:textId="77AEBF2B" w:rsidR="00002C31" w:rsidRPr="00A11843" w:rsidRDefault="00002C31" w:rsidP="00002C31">
            <w:pPr>
              <w:autoSpaceDE/>
              <w:autoSpaceDN/>
              <w:adjustRightInd/>
              <w:spacing w:before="0" w:line="240" w:lineRule="auto"/>
              <w:ind w:left="72"/>
              <w:rPr>
                <w:sz w:val="16"/>
                <w:szCs w:val="16"/>
              </w:rPr>
            </w:pPr>
            <w:r w:rsidRPr="00002C31">
              <w:rPr>
                <w:sz w:val="16"/>
                <w:szCs w:val="16"/>
              </w:rPr>
              <w:t>750˚F (399˚C)</w:t>
            </w:r>
          </w:p>
        </w:tc>
      </w:tr>
      <w:tr w:rsidR="006D1D50" w:rsidRPr="00A11843" w14:paraId="27F83E14" w14:textId="77777777" w:rsidTr="000F5286">
        <w:trPr>
          <w:trHeight w:val="288"/>
          <w:jc w:val="center"/>
        </w:trPr>
        <w:tc>
          <w:tcPr>
            <w:tcW w:w="2288" w:type="dxa"/>
            <w:gridSpan w:val="3"/>
            <w:tcBorders>
              <w:top w:val="single" w:sz="12" w:space="0" w:color="auto"/>
            </w:tcBorders>
            <w:vAlign w:val="center"/>
          </w:tcPr>
          <w:p w14:paraId="7A18D1A7" w14:textId="77777777" w:rsidR="00F76426" w:rsidRPr="00E77755" w:rsidRDefault="006D1D50" w:rsidP="006D1D50">
            <w:pPr>
              <w:autoSpaceDE/>
              <w:autoSpaceDN/>
              <w:adjustRightInd/>
              <w:spacing w:before="0" w:line="240" w:lineRule="auto"/>
              <w:ind w:left="0"/>
              <w:rPr>
                <w:b/>
                <w:bCs/>
                <w:sz w:val="16"/>
                <w:szCs w:val="16"/>
              </w:rPr>
            </w:pPr>
            <w:r w:rsidRPr="00E77755">
              <w:rPr>
                <w:b/>
                <w:bCs/>
                <w:sz w:val="16"/>
                <w:szCs w:val="16"/>
              </w:rPr>
              <w:t xml:space="preserve">Temperature </w:t>
            </w:r>
          </w:p>
          <w:p w14:paraId="50D713F9" w14:textId="51C7D3E5" w:rsidR="006D1D50" w:rsidRPr="00E77755" w:rsidRDefault="006D1D50" w:rsidP="006D1D50">
            <w:pPr>
              <w:autoSpaceDE/>
              <w:autoSpaceDN/>
              <w:adjustRightInd/>
              <w:spacing w:before="0" w:line="240" w:lineRule="auto"/>
              <w:ind w:left="0"/>
              <w:rPr>
                <w:b/>
                <w:bCs/>
                <w:sz w:val="16"/>
                <w:szCs w:val="16"/>
              </w:rPr>
            </w:pPr>
            <w:r w:rsidRPr="00E77755">
              <w:rPr>
                <w:b/>
                <w:bCs/>
                <w:sz w:val="16"/>
                <w:szCs w:val="16"/>
              </w:rPr>
              <w:t>Indicating Paint</w:t>
            </w:r>
          </w:p>
        </w:tc>
        <w:tc>
          <w:tcPr>
            <w:tcW w:w="2808" w:type="dxa"/>
            <w:tcBorders>
              <w:top w:val="single" w:sz="12" w:space="0" w:color="auto"/>
            </w:tcBorders>
            <w:vAlign w:val="center"/>
          </w:tcPr>
          <w:p w14:paraId="66260561" w14:textId="1374BCFB" w:rsidR="006D1D50" w:rsidRPr="00A11843" w:rsidRDefault="006D1D50" w:rsidP="006D1D50">
            <w:pPr>
              <w:autoSpaceDE/>
              <w:autoSpaceDN/>
              <w:adjustRightInd/>
              <w:spacing w:before="0" w:line="240" w:lineRule="auto"/>
              <w:ind w:left="0"/>
              <w:rPr>
                <w:sz w:val="16"/>
                <w:szCs w:val="16"/>
              </w:rPr>
            </w:pPr>
            <w:proofErr w:type="spellStart"/>
            <w:r w:rsidRPr="00002C31">
              <w:rPr>
                <w:sz w:val="16"/>
                <w:szCs w:val="16"/>
              </w:rPr>
              <w:t>Dampney</w:t>
            </w:r>
            <w:proofErr w:type="spellEnd"/>
          </w:p>
        </w:tc>
        <w:tc>
          <w:tcPr>
            <w:tcW w:w="2464" w:type="dxa"/>
            <w:gridSpan w:val="2"/>
            <w:tcBorders>
              <w:top w:val="single" w:sz="12" w:space="0" w:color="auto"/>
            </w:tcBorders>
            <w:vAlign w:val="center"/>
          </w:tcPr>
          <w:p w14:paraId="2F1C3A42" w14:textId="77777777" w:rsidR="006D1D50" w:rsidRPr="003C5D4D" w:rsidRDefault="006D1D50" w:rsidP="006D1D50">
            <w:pPr>
              <w:autoSpaceDE/>
              <w:autoSpaceDN/>
              <w:adjustRightInd/>
              <w:spacing w:before="0" w:line="240" w:lineRule="auto"/>
              <w:ind w:left="0"/>
              <w:rPr>
                <w:sz w:val="16"/>
                <w:szCs w:val="16"/>
              </w:rPr>
            </w:pPr>
            <w:proofErr w:type="spellStart"/>
            <w:r w:rsidRPr="003C5D4D">
              <w:rPr>
                <w:sz w:val="16"/>
                <w:szCs w:val="16"/>
              </w:rPr>
              <w:t>Thurmalox</w:t>
            </w:r>
            <w:proofErr w:type="spellEnd"/>
            <w:r w:rsidRPr="003C5D4D">
              <w:rPr>
                <w:sz w:val="16"/>
                <w:szCs w:val="16"/>
              </w:rPr>
              <w:t xml:space="preserve"> 884C-090 Blue</w:t>
            </w:r>
          </w:p>
          <w:p w14:paraId="68F3CBEB" w14:textId="77777777" w:rsidR="006D1D50" w:rsidRPr="003C5D4D" w:rsidRDefault="006D1D50" w:rsidP="006D1D50">
            <w:pPr>
              <w:autoSpaceDE/>
              <w:autoSpaceDN/>
              <w:adjustRightInd/>
              <w:spacing w:before="0" w:line="240" w:lineRule="auto"/>
              <w:ind w:left="0"/>
              <w:rPr>
                <w:sz w:val="16"/>
                <w:szCs w:val="16"/>
              </w:rPr>
            </w:pPr>
            <w:proofErr w:type="spellStart"/>
            <w:r w:rsidRPr="003C5D4D">
              <w:rPr>
                <w:sz w:val="16"/>
                <w:szCs w:val="16"/>
              </w:rPr>
              <w:t>Thurmalox</w:t>
            </w:r>
            <w:proofErr w:type="spellEnd"/>
            <w:r w:rsidRPr="003C5D4D">
              <w:rPr>
                <w:sz w:val="16"/>
                <w:szCs w:val="16"/>
              </w:rPr>
              <w:t xml:space="preserve"> 260C TIC</w:t>
            </w:r>
          </w:p>
          <w:p w14:paraId="5BA956D8" w14:textId="633A17EB" w:rsidR="006D1D50" w:rsidRPr="003C5D4D" w:rsidRDefault="006D1D50" w:rsidP="006D1D50">
            <w:pPr>
              <w:autoSpaceDE/>
              <w:autoSpaceDN/>
              <w:adjustRightInd/>
              <w:spacing w:before="0" w:line="240" w:lineRule="auto"/>
              <w:ind w:left="0"/>
              <w:rPr>
                <w:sz w:val="16"/>
                <w:szCs w:val="16"/>
              </w:rPr>
            </w:pPr>
            <w:proofErr w:type="spellStart"/>
            <w:r w:rsidRPr="003C5D4D">
              <w:rPr>
                <w:sz w:val="16"/>
                <w:szCs w:val="16"/>
              </w:rPr>
              <w:t>Thurmalox</w:t>
            </w:r>
            <w:proofErr w:type="spellEnd"/>
            <w:r w:rsidRPr="003C5D4D">
              <w:rPr>
                <w:sz w:val="16"/>
                <w:szCs w:val="16"/>
              </w:rPr>
              <w:t xml:space="preserve"> 884C-083 Green</w:t>
            </w:r>
          </w:p>
        </w:tc>
        <w:tc>
          <w:tcPr>
            <w:tcW w:w="900" w:type="dxa"/>
            <w:tcBorders>
              <w:top w:val="single" w:sz="12" w:space="0" w:color="auto"/>
            </w:tcBorders>
            <w:vAlign w:val="center"/>
          </w:tcPr>
          <w:p w14:paraId="470E4837" w14:textId="77777777" w:rsidR="006D1D50" w:rsidRDefault="006D1D50" w:rsidP="006D1D50">
            <w:pPr>
              <w:autoSpaceDE/>
              <w:autoSpaceDN/>
              <w:adjustRightInd/>
              <w:spacing w:before="0" w:line="240" w:lineRule="auto"/>
              <w:ind w:left="0"/>
              <w:jc w:val="center"/>
              <w:rPr>
                <w:sz w:val="16"/>
                <w:szCs w:val="16"/>
              </w:rPr>
            </w:pPr>
            <w:r>
              <w:rPr>
                <w:sz w:val="16"/>
                <w:szCs w:val="16"/>
              </w:rPr>
              <w:t>384</w:t>
            </w:r>
          </w:p>
          <w:p w14:paraId="09F53017" w14:textId="77777777" w:rsidR="006D1D50" w:rsidRDefault="006D1D50" w:rsidP="006D1D50">
            <w:pPr>
              <w:autoSpaceDE/>
              <w:autoSpaceDN/>
              <w:adjustRightInd/>
              <w:spacing w:before="0" w:line="240" w:lineRule="auto"/>
              <w:ind w:left="0"/>
              <w:jc w:val="center"/>
              <w:rPr>
                <w:sz w:val="16"/>
                <w:szCs w:val="16"/>
              </w:rPr>
            </w:pPr>
            <w:r w:rsidRPr="00002C31">
              <w:rPr>
                <w:sz w:val="16"/>
                <w:szCs w:val="16"/>
              </w:rPr>
              <w:t>381</w:t>
            </w:r>
          </w:p>
          <w:p w14:paraId="0A7578EF" w14:textId="75074E67" w:rsidR="006D1D50" w:rsidRPr="00002C31" w:rsidRDefault="006D1D50" w:rsidP="006D1D50">
            <w:pPr>
              <w:autoSpaceDE/>
              <w:autoSpaceDN/>
              <w:adjustRightInd/>
              <w:spacing w:before="0" w:line="240" w:lineRule="auto"/>
              <w:ind w:left="0"/>
              <w:jc w:val="center"/>
              <w:rPr>
                <w:sz w:val="16"/>
                <w:szCs w:val="16"/>
              </w:rPr>
            </w:pPr>
            <w:r>
              <w:rPr>
                <w:sz w:val="16"/>
                <w:szCs w:val="16"/>
              </w:rPr>
              <w:t>383</w:t>
            </w:r>
          </w:p>
        </w:tc>
        <w:tc>
          <w:tcPr>
            <w:tcW w:w="1454" w:type="dxa"/>
            <w:gridSpan w:val="2"/>
            <w:tcBorders>
              <w:top w:val="single" w:sz="12" w:space="0" w:color="auto"/>
            </w:tcBorders>
            <w:vAlign w:val="center"/>
          </w:tcPr>
          <w:p w14:paraId="5F4FC01F" w14:textId="77777777" w:rsidR="006D1D50" w:rsidRPr="00B801C4" w:rsidRDefault="006D1D50" w:rsidP="006D1D50">
            <w:pPr>
              <w:autoSpaceDE/>
              <w:autoSpaceDN/>
              <w:adjustRightInd/>
              <w:spacing w:before="0" w:line="240" w:lineRule="auto"/>
              <w:ind w:left="72"/>
              <w:rPr>
                <w:sz w:val="16"/>
                <w:szCs w:val="16"/>
              </w:rPr>
            </w:pPr>
            <w:r w:rsidRPr="00B801C4">
              <w:rPr>
                <w:sz w:val="16"/>
                <w:szCs w:val="16"/>
              </w:rPr>
              <w:t>260°C (500°F</w:t>
            </w:r>
          </w:p>
          <w:p w14:paraId="118A3BCF" w14:textId="77777777" w:rsidR="006D1D50" w:rsidRPr="00B801C4" w:rsidRDefault="006D1D50" w:rsidP="006D1D50">
            <w:pPr>
              <w:autoSpaceDE/>
              <w:autoSpaceDN/>
              <w:adjustRightInd/>
              <w:spacing w:before="0" w:line="240" w:lineRule="auto"/>
              <w:ind w:left="72"/>
              <w:rPr>
                <w:sz w:val="16"/>
                <w:szCs w:val="16"/>
              </w:rPr>
            </w:pPr>
            <w:r w:rsidRPr="00B801C4">
              <w:rPr>
                <w:sz w:val="16"/>
                <w:szCs w:val="16"/>
              </w:rPr>
              <w:t>315.6°C (600°F)</w:t>
            </w:r>
          </w:p>
          <w:p w14:paraId="57AD21D8" w14:textId="77744CB7" w:rsidR="006D1D50" w:rsidRPr="00A11843" w:rsidRDefault="006D1D50" w:rsidP="006D1D50">
            <w:pPr>
              <w:autoSpaceDE/>
              <w:autoSpaceDN/>
              <w:adjustRightInd/>
              <w:spacing w:before="0" w:line="240" w:lineRule="auto"/>
              <w:ind w:left="72"/>
              <w:rPr>
                <w:sz w:val="16"/>
                <w:szCs w:val="16"/>
              </w:rPr>
            </w:pPr>
            <w:r w:rsidRPr="00B801C4">
              <w:rPr>
                <w:sz w:val="16"/>
                <w:szCs w:val="16"/>
              </w:rPr>
              <w:t>176.7°C (350°F)</w:t>
            </w:r>
          </w:p>
        </w:tc>
      </w:tr>
      <w:tr w:rsidR="00002C31" w:rsidRPr="00A11843" w14:paraId="14CA3430" w14:textId="77777777" w:rsidTr="006D1D50">
        <w:trPr>
          <w:trHeight w:val="288"/>
          <w:jc w:val="center"/>
        </w:trPr>
        <w:tc>
          <w:tcPr>
            <w:tcW w:w="2288" w:type="dxa"/>
            <w:gridSpan w:val="3"/>
            <w:vAlign w:val="center"/>
          </w:tcPr>
          <w:p w14:paraId="63ABA4A0" w14:textId="77777777" w:rsidR="00002C31" w:rsidRPr="00E77755" w:rsidRDefault="00002C31" w:rsidP="00002C31">
            <w:pPr>
              <w:autoSpaceDE/>
              <w:autoSpaceDN/>
              <w:adjustRightInd/>
              <w:spacing w:before="0" w:line="240" w:lineRule="auto"/>
              <w:ind w:left="0"/>
              <w:rPr>
                <w:b/>
                <w:bCs/>
                <w:sz w:val="16"/>
                <w:szCs w:val="16"/>
              </w:rPr>
            </w:pPr>
          </w:p>
        </w:tc>
        <w:tc>
          <w:tcPr>
            <w:tcW w:w="2808" w:type="dxa"/>
            <w:vAlign w:val="center"/>
          </w:tcPr>
          <w:p w14:paraId="4AD77F44" w14:textId="22A84911" w:rsidR="00002C31" w:rsidRPr="00A11843" w:rsidRDefault="00002C31" w:rsidP="00002C31">
            <w:pPr>
              <w:autoSpaceDE/>
              <w:autoSpaceDN/>
              <w:adjustRightInd/>
              <w:spacing w:before="0" w:line="240" w:lineRule="auto"/>
              <w:ind w:left="0"/>
              <w:rPr>
                <w:sz w:val="16"/>
                <w:szCs w:val="16"/>
              </w:rPr>
            </w:pPr>
            <w:r w:rsidRPr="00002C31">
              <w:rPr>
                <w:sz w:val="16"/>
                <w:szCs w:val="16"/>
              </w:rPr>
              <w:t>International</w:t>
            </w:r>
          </w:p>
        </w:tc>
        <w:tc>
          <w:tcPr>
            <w:tcW w:w="2464" w:type="dxa"/>
            <w:gridSpan w:val="2"/>
            <w:vAlign w:val="center"/>
          </w:tcPr>
          <w:p w14:paraId="483A382F" w14:textId="10C2C65E" w:rsidR="00002C31" w:rsidRPr="003C5D4D" w:rsidRDefault="00002C31" w:rsidP="00002C31">
            <w:pPr>
              <w:autoSpaceDE/>
              <w:autoSpaceDN/>
              <w:adjustRightInd/>
              <w:spacing w:before="0" w:line="240" w:lineRule="auto"/>
              <w:ind w:left="0"/>
              <w:rPr>
                <w:sz w:val="16"/>
                <w:szCs w:val="16"/>
              </w:rPr>
            </w:pPr>
            <w:r w:rsidRPr="003C5D4D">
              <w:rPr>
                <w:sz w:val="16"/>
                <w:szCs w:val="16"/>
              </w:rPr>
              <w:t>Intertherm 715</w:t>
            </w:r>
            <w:r w:rsidR="000C5531" w:rsidRPr="003C5D4D">
              <w:rPr>
                <w:vertAlign w:val="superscript"/>
              </w:rPr>
              <w:t xml:space="preserve"> </w:t>
            </w:r>
          </w:p>
        </w:tc>
        <w:tc>
          <w:tcPr>
            <w:tcW w:w="900" w:type="dxa"/>
            <w:vAlign w:val="center"/>
          </w:tcPr>
          <w:p w14:paraId="7C8A2CCD" w14:textId="7AE813CE" w:rsidR="00002C31" w:rsidRPr="00F6525C" w:rsidRDefault="00002C31" w:rsidP="00002C31">
            <w:pPr>
              <w:autoSpaceDE/>
              <w:autoSpaceDN/>
              <w:adjustRightInd/>
              <w:spacing w:before="0" w:line="240" w:lineRule="auto"/>
              <w:ind w:left="0"/>
              <w:jc w:val="center"/>
              <w:rPr>
                <w:sz w:val="16"/>
                <w:szCs w:val="16"/>
              </w:rPr>
            </w:pPr>
            <w:r w:rsidRPr="00002C31">
              <w:rPr>
                <w:sz w:val="16"/>
                <w:szCs w:val="16"/>
              </w:rPr>
              <w:t>550</w:t>
            </w:r>
          </w:p>
        </w:tc>
        <w:tc>
          <w:tcPr>
            <w:tcW w:w="1454" w:type="dxa"/>
            <w:gridSpan w:val="2"/>
            <w:vAlign w:val="center"/>
          </w:tcPr>
          <w:p w14:paraId="5BE5AA7C" w14:textId="7C934AA0" w:rsidR="00002C31" w:rsidRPr="00A11843" w:rsidRDefault="00002C31" w:rsidP="00002C31">
            <w:pPr>
              <w:autoSpaceDE/>
              <w:autoSpaceDN/>
              <w:adjustRightInd/>
              <w:spacing w:before="0" w:line="240" w:lineRule="auto"/>
              <w:ind w:left="72"/>
              <w:rPr>
                <w:sz w:val="16"/>
                <w:szCs w:val="16"/>
              </w:rPr>
            </w:pPr>
            <w:r w:rsidRPr="00002C31">
              <w:rPr>
                <w:sz w:val="16"/>
                <w:szCs w:val="16"/>
              </w:rPr>
              <w:t>750°F (399°C)</w:t>
            </w:r>
          </w:p>
        </w:tc>
      </w:tr>
      <w:tr w:rsidR="00002C31" w:rsidRPr="00A11843" w14:paraId="6CCA455B" w14:textId="77777777" w:rsidTr="006D1D50">
        <w:trPr>
          <w:trHeight w:val="288"/>
          <w:jc w:val="center"/>
        </w:trPr>
        <w:tc>
          <w:tcPr>
            <w:tcW w:w="2288" w:type="dxa"/>
            <w:gridSpan w:val="3"/>
            <w:vMerge w:val="restart"/>
            <w:vAlign w:val="center"/>
          </w:tcPr>
          <w:p w14:paraId="2C40C073" w14:textId="34FEFF35" w:rsidR="00002C31" w:rsidRPr="00E77755" w:rsidRDefault="00002C31" w:rsidP="00002C31">
            <w:pPr>
              <w:autoSpaceDE/>
              <w:autoSpaceDN/>
              <w:adjustRightInd/>
              <w:spacing w:before="0" w:line="240" w:lineRule="auto"/>
              <w:ind w:left="0"/>
              <w:rPr>
                <w:b/>
                <w:bCs/>
                <w:sz w:val="16"/>
                <w:szCs w:val="16"/>
              </w:rPr>
            </w:pPr>
            <w:r w:rsidRPr="00E77755">
              <w:rPr>
                <w:b/>
                <w:bCs/>
                <w:sz w:val="16"/>
                <w:szCs w:val="16"/>
              </w:rPr>
              <w:t xml:space="preserve">DFT as per </w:t>
            </w:r>
            <w:r w:rsidRPr="00E77755">
              <w:rPr>
                <w:b/>
                <w:bCs/>
                <w:sz w:val="16"/>
                <w:szCs w:val="16"/>
              </w:rPr>
              <w:br/>
              <w:t xml:space="preserve">Manufacturer’s </w:t>
            </w:r>
            <w:r w:rsidRPr="00E77755">
              <w:rPr>
                <w:b/>
                <w:bCs/>
                <w:sz w:val="16"/>
                <w:szCs w:val="16"/>
              </w:rPr>
              <w:br/>
              <w:t>Product Sheet</w:t>
            </w:r>
          </w:p>
        </w:tc>
        <w:tc>
          <w:tcPr>
            <w:tcW w:w="2808" w:type="dxa"/>
            <w:vAlign w:val="center"/>
          </w:tcPr>
          <w:p w14:paraId="4B23B94B" w14:textId="451F55F3" w:rsidR="00002C31" w:rsidRPr="00A11843" w:rsidRDefault="00002C31" w:rsidP="00002C31">
            <w:pPr>
              <w:autoSpaceDE/>
              <w:autoSpaceDN/>
              <w:adjustRightInd/>
              <w:spacing w:before="0" w:line="240" w:lineRule="auto"/>
              <w:ind w:left="0"/>
              <w:rPr>
                <w:sz w:val="16"/>
                <w:szCs w:val="16"/>
              </w:rPr>
            </w:pPr>
            <w:r w:rsidRPr="00002C31">
              <w:rPr>
                <w:sz w:val="16"/>
                <w:szCs w:val="16"/>
              </w:rPr>
              <w:t>Jotun</w:t>
            </w:r>
          </w:p>
        </w:tc>
        <w:tc>
          <w:tcPr>
            <w:tcW w:w="2464" w:type="dxa"/>
            <w:gridSpan w:val="2"/>
            <w:vAlign w:val="center"/>
          </w:tcPr>
          <w:p w14:paraId="348850F5" w14:textId="031F6A5F" w:rsidR="00002C31" w:rsidRPr="003C5D4D" w:rsidRDefault="00002C31" w:rsidP="00002C31">
            <w:pPr>
              <w:autoSpaceDE/>
              <w:autoSpaceDN/>
              <w:adjustRightInd/>
              <w:spacing w:before="0" w:line="240" w:lineRule="auto"/>
              <w:ind w:left="0"/>
              <w:rPr>
                <w:sz w:val="16"/>
                <w:szCs w:val="16"/>
              </w:rPr>
            </w:pPr>
            <w:proofErr w:type="spellStart"/>
            <w:r w:rsidRPr="003C5D4D">
              <w:rPr>
                <w:sz w:val="16"/>
                <w:szCs w:val="16"/>
              </w:rPr>
              <w:t>Solvalitt</w:t>
            </w:r>
            <w:proofErr w:type="spellEnd"/>
            <w:r w:rsidRPr="003C5D4D">
              <w:rPr>
                <w:sz w:val="16"/>
                <w:szCs w:val="16"/>
              </w:rPr>
              <w:t xml:space="preserve"> HTI</w:t>
            </w:r>
            <w:r w:rsidR="000C5531" w:rsidRPr="003C5D4D">
              <w:rPr>
                <w:vertAlign w:val="superscript"/>
              </w:rPr>
              <w:t xml:space="preserve"> </w:t>
            </w:r>
          </w:p>
        </w:tc>
        <w:tc>
          <w:tcPr>
            <w:tcW w:w="900" w:type="dxa"/>
            <w:vAlign w:val="center"/>
          </w:tcPr>
          <w:p w14:paraId="6C969141" w14:textId="4F938D83" w:rsidR="00002C31" w:rsidRPr="00002C31" w:rsidRDefault="00002C31" w:rsidP="00002C31">
            <w:pPr>
              <w:autoSpaceDE/>
              <w:autoSpaceDN/>
              <w:adjustRightInd/>
              <w:spacing w:before="0" w:line="240" w:lineRule="auto"/>
              <w:ind w:left="0"/>
              <w:jc w:val="center"/>
              <w:rPr>
                <w:sz w:val="16"/>
                <w:szCs w:val="16"/>
              </w:rPr>
            </w:pPr>
            <w:r w:rsidRPr="00002C31">
              <w:rPr>
                <w:sz w:val="16"/>
                <w:szCs w:val="16"/>
              </w:rPr>
              <w:t>445</w:t>
            </w:r>
          </w:p>
        </w:tc>
        <w:tc>
          <w:tcPr>
            <w:tcW w:w="1454" w:type="dxa"/>
            <w:gridSpan w:val="2"/>
            <w:vAlign w:val="center"/>
          </w:tcPr>
          <w:p w14:paraId="674F6B0A" w14:textId="63FF3E90" w:rsidR="00002C31" w:rsidRPr="00A11843" w:rsidRDefault="00002C31" w:rsidP="00002C31">
            <w:pPr>
              <w:autoSpaceDE/>
              <w:autoSpaceDN/>
              <w:adjustRightInd/>
              <w:spacing w:before="0" w:line="240" w:lineRule="auto"/>
              <w:ind w:left="72"/>
              <w:rPr>
                <w:sz w:val="16"/>
                <w:szCs w:val="16"/>
              </w:rPr>
            </w:pPr>
            <w:r w:rsidRPr="00002C31">
              <w:rPr>
                <w:sz w:val="16"/>
                <w:szCs w:val="16"/>
              </w:rPr>
              <w:t>750°F (399°C)</w:t>
            </w:r>
          </w:p>
        </w:tc>
      </w:tr>
      <w:tr w:rsidR="00002C31" w:rsidRPr="00A11843" w14:paraId="1B84A55E" w14:textId="77777777" w:rsidTr="000F5286">
        <w:trPr>
          <w:trHeight w:val="288"/>
          <w:jc w:val="center"/>
        </w:trPr>
        <w:tc>
          <w:tcPr>
            <w:tcW w:w="2288" w:type="dxa"/>
            <w:gridSpan w:val="3"/>
            <w:vMerge/>
            <w:tcBorders>
              <w:bottom w:val="single" w:sz="12" w:space="0" w:color="auto"/>
            </w:tcBorders>
            <w:vAlign w:val="center"/>
          </w:tcPr>
          <w:p w14:paraId="26D3B563" w14:textId="77777777" w:rsidR="00002C31" w:rsidRPr="00002C31" w:rsidRDefault="00002C31" w:rsidP="00002C31">
            <w:pPr>
              <w:autoSpaceDE/>
              <w:autoSpaceDN/>
              <w:adjustRightInd/>
              <w:spacing w:before="0" w:line="240" w:lineRule="auto"/>
              <w:ind w:left="0"/>
              <w:rPr>
                <w:sz w:val="16"/>
                <w:szCs w:val="16"/>
              </w:rPr>
            </w:pPr>
          </w:p>
        </w:tc>
        <w:tc>
          <w:tcPr>
            <w:tcW w:w="2808" w:type="dxa"/>
            <w:tcBorders>
              <w:bottom w:val="single" w:sz="12" w:space="0" w:color="auto"/>
            </w:tcBorders>
            <w:vAlign w:val="center"/>
          </w:tcPr>
          <w:p w14:paraId="22E25E39" w14:textId="4D495D79" w:rsidR="00002C31" w:rsidRPr="00A11843" w:rsidRDefault="00002C31" w:rsidP="00002C31">
            <w:pPr>
              <w:autoSpaceDE/>
              <w:autoSpaceDN/>
              <w:adjustRightInd/>
              <w:spacing w:before="0" w:line="240" w:lineRule="auto"/>
              <w:ind w:left="0"/>
              <w:rPr>
                <w:sz w:val="16"/>
                <w:szCs w:val="16"/>
              </w:rPr>
            </w:pPr>
            <w:r w:rsidRPr="00002C31">
              <w:rPr>
                <w:sz w:val="16"/>
                <w:szCs w:val="16"/>
              </w:rPr>
              <w:t>PPG</w:t>
            </w:r>
          </w:p>
        </w:tc>
        <w:tc>
          <w:tcPr>
            <w:tcW w:w="2464" w:type="dxa"/>
            <w:gridSpan w:val="2"/>
            <w:tcBorders>
              <w:bottom w:val="single" w:sz="12" w:space="0" w:color="auto"/>
            </w:tcBorders>
            <w:vAlign w:val="center"/>
          </w:tcPr>
          <w:p w14:paraId="61458094" w14:textId="3C7C044A" w:rsidR="00002C31" w:rsidRPr="003C5D4D" w:rsidRDefault="00002C31" w:rsidP="00002C31">
            <w:pPr>
              <w:autoSpaceDE/>
              <w:autoSpaceDN/>
              <w:adjustRightInd/>
              <w:spacing w:before="0" w:line="240" w:lineRule="auto"/>
              <w:ind w:left="0"/>
              <w:rPr>
                <w:sz w:val="16"/>
                <w:szCs w:val="16"/>
              </w:rPr>
            </w:pPr>
            <w:proofErr w:type="spellStart"/>
            <w:r w:rsidRPr="003C5D4D">
              <w:rPr>
                <w:sz w:val="16"/>
                <w:szCs w:val="16"/>
              </w:rPr>
              <w:t>Sigmarite</w:t>
            </w:r>
            <w:proofErr w:type="spellEnd"/>
            <w:r w:rsidRPr="003C5D4D">
              <w:rPr>
                <w:sz w:val="16"/>
                <w:szCs w:val="16"/>
              </w:rPr>
              <w:t xml:space="preserve"> 37-</w:t>
            </w:r>
            <w:proofErr w:type="gramStart"/>
            <w:r w:rsidRPr="003C5D4D">
              <w:rPr>
                <w:sz w:val="16"/>
                <w:szCs w:val="16"/>
              </w:rPr>
              <w:t>B</w:t>
            </w:r>
            <w:r w:rsidR="000C5531" w:rsidRPr="003C5D4D">
              <w:rPr>
                <w:vertAlign w:val="superscript"/>
              </w:rPr>
              <w:t xml:space="preserve"> </w:t>
            </w:r>
            <w:r w:rsidRPr="003C5D4D">
              <w:rPr>
                <w:sz w:val="16"/>
                <w:szCs w:val="16"/>
              </w:rPr>
              <w:t xml:space="preserve"> &amp;</w:t>
            </w:r>
            <w:proofErr w:type="gramEnd"/>
            <w:r w:rsidRPr="003C5D4D">
              <w:rPr>
                <w:sz w:val="16"/>
                <w:szCs w:val="16"/>
              </w:rPr>
              <w:t xml:space="preserve"> G</w:t>
            </w:r>
            <w:r w:rsidR="000C5531" w:rsidRPr="003C5D4D">
              <w:rPr>
                <w:vertAlign w:val="superscript"/>
              </w:rPr>
              <w:t xml:space="preserve"> </w:t>
            </w:r>
          </w:p>
        </w:tc>
        <w:tc>
          <w:tcPr>
            <w:tcW w:w="900" w:type="dxa"/>
            <w:tcBorders>
              <w:bottom w:val="single" w:sz="12" w:space="0" w:color="auto"/>
            </w:tcBorders>
            <w:vAlign w:val="center"/>
          </w:tcPr>
          <w:p w14:paraId="42629FBB" w14:textId="625549D2" w:rsidR="00002C31" w:rsidRPr="00F6525C" w:rsidRDefault="00002C31" w:rsidP="00002C31">
            <w:pPr>
              <w:autoSpaceDE/>
              <w:autoSpaceDN/>
              <w:adjustRightInd/>
              <w:spacing w:before="0" w:line="240" w:lineRule="auto"/>
              <w:ind w:left="0"/>
              <w:jc w:val="center"/>
              <w:rPr>
                <w:sz w:val="16"/>
                <w:szCs w:val="16"/>
              </w:rPr>
            </w:pPr>
            <w:r w:rsidRPr="00002C31">
              <w:rPr>
                <w:sz w:val="16"/>
                <w:szCs w:val="16"/>
              </w:rPr>
              <w:t>449</w:t>
            </w:r>
          </w:p>
        </w:tc>
        <w:tc>
          <w:tcPr>
            <w:tcW w:w="1454" w:type="dxa"/>
            <w:gridSpan w:val="2"/>
            <w:tcBorders>
              <w:bottom w:val="single" w:sz="12" w:space="0" w:color="auto"/>
            </w:tcBorders>
            <w:vAlign w:val="center"/>
          </w:tcPr>
          <w:p w14:paraId="5C96AD56" w14:textId="325AF157" w:rsidR="00002C31" w:rsidRPr="00A11843" w:rsidRDefault="00002C31" w:rsidP="00002C31">
            <w:pPr>
              <w:autoSpaceDE/>
              <w:autoSpaceDN/>
              <w:adjustRightInd/>
              <w:spacing w:before="0" w:line="240" w:lineRule="auto"/>
              <w:ind w:left="72"/>
              <w:rPr>
                <w:sz w:val="16"/>
                <w:szCs w:val="16"/>
              </w:rPr>
            </w:pPr>
            <w:r w:rsidRPr="00002C31">
              <w:rPr>
                <w:sz w:val="16"/>
                <w:szCs w:val="16"/>
              </w:rPr>
              <w:t>392°F (200°C)</w:t>
            </w:r>
          </w:p>
        </w:tc>
      </w:tr>
      <w:tr w:rsidR="00002C31" w:rsidRPr="00A11843" w14:paraId="14C5C0AC" w14:textId="77777777" w:rsidTr="000F5286">
        <w:trPr>
          <w:trHeight w:val="267"/>
          <w:jc w:val="center"/>
        </w:trPr>
        <w:tc>
          <w:tcPr>
            <w:tcW w:w="2288" w:type="dxa"/>
            <w:gridSpan w:val="3"/>
            <w:tcBorders>
              <w:top w:val="single" w:sz="12" w:space="0" w:color="auto"/>
            </w:tcBorders>
            <w:vAlign w:val="center"/>
          </w:tcPr>
          <w:p w14:paraId="4B98D5EF" w14:textId="35EAC5A4" w:rsidR="00002C31" w:rsidRPr="00A11843" w:rsidRDefault="00002C31" w:rsidP="00875E41">
            <w:pPr>
              <w:autoSpaceDE/>
              <w:autoSpaceDN/>
              <w:adjustRightInd/>
              <w:spacing w:before="0" w:line="240" w:lineRule="auto"/>
              <w:ind w:left="0"/>
              <w:rPr>
                <w:b/>
                <w:bCs/>
                <w:sz w:val="16"/>
                <w:szCs w:val="18"/>
              </w:rPr>
            </w:pPr>
          </w:p>
        </w:tc>
        <w:tc>
          <w:tcPr>
            <w:tcW w:w="2808" w:type="dxa"/>
            <w:tcBorders>
              <w:top w:val="single" w:sz="12" w:space="0" w:color="auto"/>
            </w:tcBorders>
            <w:vAlign w:val="center"/>
          </w:tcPr>
          <w:p w14:paraId="41540BE3" w14:textId="786B0E31" w:rsidR="00002C31" w:rsidRPr="00A11843" w:rsidRDefault="00002C31" w:rsidP="00875E41">
            <w:pPr>
              <w:autoSpaceDE/>
              <w:autoSpaceDN/>
              <w:adjustRightInd/>
              <w:spacing w:before="0" w:line="240" w:lineRule="auto"/>
              <w:ind w:left="0"/>
              <w:rPr>
                <w:sz w:val="16"/>
                <w:szCs w:val="16"/>
              </w:rPr>
            </w:pPr>
          </w:p>
        </w:tc>
        <w:tc>
          <w:tcPr>
            <w:tcW w:w="2464" w:type="dxa"/>
            <w:gridSpan w:val="2"/>
            <w:tcBorders>
              <w:top w:val="single" w:sz="12" w:space="0" w:color="auto"/>
            </w:tcBorders>
            <w:vAlign w:val="center"/>
          </w:tcPr>
          <w:p w14:paraId="5058EA0A" w14:textId="3D30138E" w:rsidR="00002C31" w:rsidRPr="00A11843" w:rsidRDefault="00002C31" w:rsidP="00875E41">
            <w:pPr>
              <w:autoSpaceDE/>
              <w:autoSpaceDN/>
              <w:adjustRightInd/>
              <w:spacing w:before="0" w:line="240" w:lineRule="auto"/>
              <w:ind w:left="0"/>
              <w:rPr>
                <w:sz w:val="16"/>
                <w:szCs w:val="16"/>
              </w:rPr>
            </w:pPr>
          </w:p>
        </w:tc>
        <w:tc>
          <w:tcPr>
            <w:tcW w:w="900" w:type="dxa"/>
            <w:tcBorders>
              <w:top w:val="single" w:sz="12" w:space="0" w:color="auto"/>
            </w:tcBorders>
            <w:vAlign w:val="center"/>
          </w:tcPr>
          <w:p w14:paraId="7E177505" w14:textId="2FD944C5" w:rsidR="00002C31" w:rsidRPr="00A11843" w:rsidRDefault="00002C31" w:rsidP="00875E41">
            <w:pPr>
              <w:autoSpaceDE/>
              <w:autoSpaceDN/>
              <w:adjustRightInd/>
              <w:spacing w:before="0" w:line="240" w:lineRule="auto"/>
              <w:ind w:left="0"/>
              <w:jc w:val="center"/>
              <w:rPr>
                <w:sz w:val="16"/>
                <w:szCs w:val="16"/>
                <w:lang w:val="ru-RU"/>
              </w:rPr>
            </w:pPr>
          </w:p>
        </w:tc>
        <w:tc>
          <w:tcPr>
            <w:tcW w:w="1454" w:type="dxa"/>
            <w:gridSpan w:val="2"/>
            <w:tcBorders>
              <w:top w:val="single" w:sz="12" w:space="0" w:color="auto"/>
            </w:tcBorders>
            <w:vAlign w:val="center"/>
          </w:tcPr>
          <w:p w14:paraId="64F13687" w14:textId="444F4365" w:rsidR="00002C31" w:rsidRPr="00A11843" w:rsidRDefault="00002C31" w:rsidP="00875E41">
            <w:pPr>
              <w:autoSpaceDE/>
              <w:autoSpaceDN/>
              <w:adjustRightInd/>
              <w:spacing w:before="0" w:line="240" w:lineRule="auto"/>
              <w:ind w:left="72"/>
              <w:rPr>
                <w:sz w:val="16"/>
                <w:szCs w:val="16"/>
              </w:rPr>
            </w:pPr>
          </w:p>
        </w:tc>
      </w:tr>
      <w:tr w:rsidR="00875E41" w:rsidRPr="00A11843" w14:paraId="65DC6FF2" w14:textId="77777777" w:rsidTr="006D1D50">
        <w:trPr>
          <w:trHeight w:val="288"/>
          <w:jc w:val="center"/>
        </w:trPr>
        <w:tc>
          <w:tcPr>
            <w:tcW w:w="1170" w:type="dxa"/>
            <w:vAlign w:val="center"/>
          </w:tcPr>
          <w:p w14:paraId="46943ABF" w14:textId="77777777" w:rsidR="00875E41" w:rsidRPr="00A11843" w:rsidRDefault="00875E41" w:rsidP="00875E41">
            <w:pPr>
              <w:autoSpaceDE/>
              <w:autoSpaceDN/>
              <w:adjustRightInd/>
              <w:spacing w:before="0" w:line="240" w:lineRule="auto"/>
              <w:ind w:left="-72"/>
              <w:rPr>
                <w:b/>
                <w:sz w:val="16"/>
                <w:szCs w:val="16"/>
              </w:rPr>
            </w:pPr>
            <w:r w:rsidRPr="00A11843">
              <w:rPr>
                <w:b/>
                <w:sz w:val="16"/>
                <w:szCs w:val="16"/>
              </w:rPr>
              <w:t>Last Update:</w:t>
            </w:r>
          </w:p>
        </w:tc>
        <w:tc>
          <w:tcPr>
            <w:tcW w:w="3926" w:type="dxa"/>
            <w:gridSpan w:val="3"/>
            <w:vAlign w:val="center"/>
          </w:tcPr>
          <w:p w14:paraId="3F9E92B8" w14:textId="2346BA2D" w:rsidR="00875E41" w:rsidRPr="00846EC5" w:rsidRDefault="005D41FC" w:rsidP="00875E41">
            <w:pPr>
              <w:autoSpaceDE/>
              <w:autoSpaceDN/>
              <w:adjustRightInd/>
              <w:spacing w:before="0" w:line="240" w:lineRule="auto"/>
              <w:ind w:left="-72"/>
              <w:rPr>
                <w:bCs/>
                <w:position w:val="-1"/>
                <w:sz w:val="16"/>
                <w:szCs w:val="16"/>
              </w:rPr>
            </w:pPr>
            <w:r>
              <w:rPr>
                <w:bCs/>
                <w:sz w:val="16"/>
                <w:szCs w:val="16"/>
              </w:rPr>
              <w:t>November</w:t>
            </w:r>
            <w:r w:rsidR="005D6AD7">
              <w:rPr>
                <w:bCs/>
                <w:sz w:val="16"/>
                <w:szCs w:val="16"/>
              </w:rPr>
              <w:t xml:space="preserve"> 2025</w:t>
            </w:r>
          </w:p>
        </w:tc>
        <w:tc>
          <w:tcPr>
            <w:tcW w:w="2464" w:type="dxa"/>
            <w:gridSpan w:val="2"/>
            <w:vAlign w:val="center"/>
          </w:tcPr>
          <w:p w14:paraId="416F74CF" w14:textId="77777777" w:rsidR="00875E41" w:rsidRPr="00A11843" w:rsidRDefault="00875E41" w:rsidP="00875E41">
            <w:pPr>
              <w:rPr>
                <w:b/>
                <w:sz w:val="16"/>
                <w:szCs w:val="16"/>
              </w:rPr>
            </w:pPr>
          </w:p>
        </w:tc>
        <w:tc>
          <w:tcPr>
            <w:tcW w:w="900" w:type="dxa"/>
            <w:vAlign w:val="center"/>
          </w:tcPr>
          <w:p w14:paraId="6BE10C7A" w14:textId="77777777" w:rsidR="00875E41" w:rsidRPr="00A11843" w:rsidRDefault="00875E41" w:rsidP="00875E41">
            <w:pPr>
              <w:jc w:val="center"/>
              <w:rPr>
                <w:b/>
                <w:sz w:val="16"/>
                <w:szCs w:val="16"/>
              </w:rPr>
            </w:pPr>
          </w:p>
        </w:tc>
        <w:tc>
          <w:tcPr>
            <w:tcW w:w="1454" w:type="dxa"/>
            <w:gridSpan w:val="2"/>
            <w:vAlign w:val="center"/>
          </w:tcPr>
          <w:p w14:paraId="33A89803" w14:textId="77777777" w:rsidR="00875E41" w:rsidRPr="00A11843" w:rsidRDefault="00875E41" w:rsidP="00875E41">
            <w:pPr>
              <w:rPr>
                <w:b/>
                <w:sz w:val="16"/>
                <w:szCs w:val="16"/>
              </w:rPr>
            </w:pPr>
          </w:p>
        </w:tc>
      </w:tr>
    </w:tbl>
    <w:p w14:paraId="0DFF0F06" w14:textId="6E1287FF" w:rsidR="00002C31" w:rsidRDefault="00002C31" w:rsidP="00846EC5">
      <w:pPr>
        <w:spacing w:before="0" w:line="240" w:lineRule="auto"/>
        <w:ind w:left="630" w:hanging="540"/>
        <w:rPr>
          <w:color w:val="auto"/>
          <w:sz w:val="16"/>
          <w:szCs w:val="16"/>
        </w:rPr>
      </w:pPr>
      <w:r w:rsidRPr="00846EC5">
        <w:rPr>
          <w:color w:val="auto"/>
          <w:sz w:val="16"/>
          <w:szCs w:val="16"/>
        </w:rPr>
        <w:t>Note</w:t>
      </w:r>
      <w:r w:rsidR="00AA3A07">
        <w:rPr>
          <w:color w:val="auto"/>
          <w:sz w:val="16"/>
          <w:szCs w:val="16"/>
        </w:rPr>
        <w:t xml:space="preserve"> 1</w:t>
      </w:r>
      <w:r w:rsidRPr="00846EC5">
        <w:rPr>
          <w:color w:val="auto"/>
          <w:sz w:val="16"/>
          <w:szCs w:val="16"/>
        </w:rPr>
        <w:t xml:space="preserve">: </w:t>
      </w:r>
      <w:r w:rsidR="00EB314A">
        <w:rPr>
          <w:color w:val="auto"/>
          <w:sz w:val="16"/>
          <w:szCs w:val="16"/>
        </w:rPr>
        <w:tab/>
      </w:r>
      <w:r w:rsidRPr="00846EC5">
        <w:rPr>
          <w:color w:val="auto"/>
          <w:sz w:val="16"/>
          <w:szCs w:val="16"/>
        </w:rPr>
        <w:t>Final DFT should be at least 50 percent thicker than the substrate anchor profile, but not so thick as to influence final</w:t>
      </w:r>
      <w:r w:rsidRPr="00846EC5">
        <w:rPr>
          <w:color w:val="auto"/>
          <w:sz w:val="16"/>
          <w:szCs w:val="16"/>
        </w:rPr>
        <w:br/>
        <w:t>coating quality.</w:t>
      </w:r>
    </w:p>
    <w:p w14:paraId="6A8F0BED" w14:textId="57F83912" w:rsidR="00AA3A07" w:rsidRDefault="00AA3A07" w:rsidP="00846EC5">
      <w:pPr>
        <w:spacing w:before="0" w:line="240" w:lineRule="auto"/>
        <w:ind w:left="630" w:hanging="540"/>
        <w:rPr>
          <w:color w:val="auto"/>
          <w:sz w:val="16"/>
          <w:szCs w:val="16"/>
        </w:rPr>
      </w:pPr>
      <w:r>
        <w:rPr>
          <w:color w:val="auto"/>
          <w:sz w:val="16"/>
          <w:szCs w:val="16"/>
        </w:rPr>
        <w:t>Note 2</w:t>
      </w:r>
      <w:proofErr w:type="gramStart"/>
      <w:r>
        <w:rPr>
          <w:color w:val="auto"/>
          <w:sz w:val="16"/>
          <w:szCs w:val="16"/>
        </w:rPr>
        <w:t xml:space="preserve">: </w:t>
      </w:r>
      <w:r w:rsidR="00EB314A">
        <w:rPr>
          <w:color w:val="auto"/>
          <w:sz w:val="16"/>
          <w:szCs w:val="16"/>
        </w:rPr>
        <w:tab/>
      </w:r>
      <w:r w:rsidRPr="00AA3A07">
        <w:rPr>
          <w:color w:val="auto"/>
          <w:sz w:val="16"/>
          <w:szCs w:val="16"/>
        </w:rPr>
        <w:t>Case</w:t>
      </w:r>
      <w:proofErr w:type="gramEnd"/>
      <w:r w:rsidRPr="00AA3A07">
        <w:rPr>
          <w:color w:val="auto"/>
          <w:sz w:val="16"/>
          <w:szCs w:val="16"/>
        </w:rPr>
        <w:t xml:space="preserve">-by-case review of applications is required; time at temperature variations </w:t>
      </w:r>
      <w:proofErr w:type="gramStart"/>
      <w:r w:rsidRPr="00AA3A07">
        <w:rPr>
          <w:color w:val="auto"/>
          <w:sz w:val="16"/>
          <w:szCs w:val="16"/>
        </w:rPr>
        <w:t>are</w:t>
      </w:r>
      <w:proofErr w:type="gramEnd"/>
      <w:r w:rsidRPr="00AA3A07">
        <w:rPr>
          <w:color w:val="auto"/>
          <w:sz w:val="16"/>
          <w:szCs w:val="16"/>
        </w:rPr>
        <w:t xml:space="preserve"> substantial.</w:t>
      </w:r>
    </w:p>
    <w:p w14:paraId="585D4C11" w14:textId="77777777" w:rsidR="00AA3A07" w:rsidRPr="00846EC5" w:rsidRDefault="00AA3A07" w:rsidP="00846EC5">
      <w:pPr>
        <w:spacing w:before="0" w:line="240" w:lineRule="auto"/>
        <w:ind w:left="630" w:hanging="540"/>
        <w:rPr>
          <w:color w:val="auto"/>
          <w:sz w:val="16"/>
          <w:szCs w:val="16"/>
        </w:rPr>
      </w:pPr>
    </w:p>
    <w:p w14:paraId="0B43DA28" w14:textId="77777777" w:rsidR="00875E41" w:rsidRPr="001D3869" w:rsidRDefault="00875E41" w:rsidP="002F6F8B">
      <w:pPr>
        <w:tabs>
          <w:tab w:val="left" w:pos="3225"/>
        </w:tabs>
        <w:rPr>
          <w:sz w:val="20"/>
          <w:szCs w:val="20"/>
        </w:rPr>
      </w:pPr>
    </w:p>
    <w:p w14:paraId="60725508" w14:textId="0A8E8886" w:rsidR="007D54E5" w:rsidRDefault="007D54E5">
      <w:pPr>
        <w:autoSpaceDE/>
        <w:autoSpaceDN/>
        <w:adjustRightInd/>
        <w:spacing w:before="0" w:line="240" w:lineRule="auto"/>
        <w:ind w:left="0"/>
        <w:rPr>
          <w:sz w:val="20"/>
          <w:szCs w:val="20"/>
        </w:rPr>
      </w:pPr>
      <w:r>
        <w:rPr>
          <w:sz w:val="20"/>
          <w:szCs w:val="20"/>
        </w:rPr>
        <w:br w:type="page"/>
      </w:r>
    </w:p>
    <w:tbl>
      <w:tblPr>
        <w:tblW w:w="9914" w:type="dxa"/>
        <w:jc w:val="center"/>
        <w:tblLayout w:type="fixed"/>
        <w:tblLook w:val="01E0" w:firstRow="1" w:lastRow="1" w:firstColumn="1" w:lastColumn="1" w:noHBand="0" w:noVBand="0"/>
      </w:tblPr>
      <w:tblGrid>
        <w:gridCol w:w="1170"/>
        <w:gridCol w:w="270"/>
        <w:gridCol w:w="848"/>
        <w:gridCol w:w="2808"/>
        <w:gridCol w:w="990"/>
        <w:gridCol w:w="1671"/>
        <w:gridCol w:w="816"/>
        <w:gridCol w:w="1334"/>
        <w:gridCol w:w="7"/>
      </w:tblGrid>
      <w:tr w:rsidR="002F6F8B" w:rsidRPr="00A11843" w14:paraId="16B07A99" w14:textId="77777777" w:rsidTr="002F6F8B">
        <w:trPr>
          <w:trHeight w:val="360"/>
          <w:jc w:val="center"/>
        </w:trPr>
        <w:tc>
          <w:tcPr>
            <w:tcW w:w="9914" w:type="dxa"/>
            <w:gridSpan w:val="9"/>
            <w:tcBorders>
              <w:top w:val="single" w:sz="6" w:space="0" w:color="auto"/>
              <w:bottom w:val="single" w:sz="12" w:space="0" w:color="auto"/>
            </w:tcBorders>
            <w:shd w:val="clear" w:color="auto" w:fill="FFFFFF"/>
            <w:vAlign w:val="center"/>
          </w:tcPr>
          <w:p w14:paraId="1D35093F" w14:textId="77777777" w:rsidR="002F6F8B" w:rsidRPr="00A11843" w:rsidRDefault="002F6F8B" w:rsidP="002F6F8B">
            <w:pPr>
              <w:ind w:right="-72"/>
              <w:jc w:val="right"/>
              <w:rPr>
                <w:b/>
                <w:i/>
                <w:color w:val="auto"/>
              </w:rPr>
            </w:pPr>
            <w:r w:rsidRPr="00A11843">
              <w:rPr>
                <w:b/>
                <w:i/>
                <w:color w:val="auto"/>
              </w:rPr>
              <w:lastRenderedPageBreak/>
              <w:t>Two-Component Systems</w:t>
            </w:r>
          </w:p>
        </w:tc>
      </w:tr>
      <w:tr w:rsidR="002F6F8B" w:rsidRPr="00A11843" w14:paraId="4427010E" w14:textId="77777777" w:rsidTr="002F6F8B">
        <w:trPr>
          <w:trHeight w:val="360"/>
          <w:jc w:val="center"/>
        </w:trPr>
        <w:tc>
          <w:tcPr>
            <w:tcW w:w="7757" w:type="dxa"/>
            <w:gridSpan w:val="6"/>
            <w:tcBorders>
              <w:top w:val="single" w:sz="12" w:space="0" w:color="auto"/>
              <w:left w:val="single" w:sz="12" w:space="0" w:color="auto"/>
              <w:bottom w:val="single" w:sz="12" w:space="0" w:color="auto"/>
            </w:tcBorders>
            <w:vAlign w:val="center"/>
          </w:tcPr>
          <w:p w14:paraId="0B5C08B7" w14:textId="77777777" w:rsidR="002F6F8B" w:rsidRPr="00A11843" w:rsidRDefault="002F6F8B" w:rsidP="002F6F8B">
            <w:pPr>
              <w:autoSpaceDE/>
              <w:autoSpaceDN/>
              <w:adjustRightInd/>
              <w:spacing w:before="0" w:line="240" w:lineRule="auto"/>
              <w:ind w:left="0"/>
              <w:rPr>
                <w:b/>
                <w:sz w:val="20"/>
                <w:szCs w:val="20"/>
              </w:rPr>
            </w:pPr>
            <w:r w:rsidRPr="00A11843">
              <w:rPr>
                <w:b/>
                <w:bCs/>
                <w:sz w:val="20"/>
                <w:szCs w:val="20"/>
              </w:rPr>
              <w:t>Epoxy Mastic–Surface-Tolerant Primer | Polyamide Epoxy (Finish)</w:t>
            </w:r>
          </w:p>
        </w:tc>
        <w:tc>
          <w:tcPr>
            <w:tcW w:w="2157" w:type="dxa"/>
            <w:gridSpan w:val="3"/>
            <w:tcBorders>
              <w:top w:val="single" w:sz="12" w:space="0" w:color="auto"/>
              <w:bottom w:val="single" w:sz="12" w:space="0" w:color="auto"/>
              <w:right w:val="single" w:sz="12" w:space="0" w:color="auto"/>
            </w:tcBorders>
            <w:shd w:val="clear" w:color="auto" w:fill="000000"/>
            <w:vAlign w:val="center"/>
          </w:tcPr>
          <w:p w14:paraId="64C712BE" w14:textId="77777777" w:rsidR="002F6F8B" w:rsidRPr="00A11843" w:rsidRDefault="002F6F8B" w:rsidP="002F6F8B">
            <w:pPr>
              <w:autoSpaceDE/>
              <w:autoSpaceDN/>
              <w:adjustRightInd/>
              <w:spacing w:before="0" w:line="240" w:lineRule="auto"/>
              <w:ind w:left="0"/>
              <w:jc w:val="center"/>
              <w:rPr>
                <w:b/>
                <w:color w:val="FFFFFF"/>
                <w:sz w:val="36"/>
                <w:szCs w:val="40"/>
              </w:rPr>
            </w:pPr>
            <w:r w:rsidRPr="00A11843">
              <w:rPr>
                <w:b/>
                <w:color w:val="FFFFFF"/>
                <w:sz w:val="36"/>
                <w:szCs w:val="40"/>
              </w:rPr>
              <w:t>2.12</w:t>
            </w:r>
          </w:p>
        </w:tc>
      </w:tr>
      <w:tr w:rsidR="002F6F8B" w:rsidRPr="00A11843" w14:paraId="7A09B46D" w14:textId="77777777" w:rsidTr="002F6F8B">
        <w:trPr>
          <w:gridAfter w:val="1"/>
          <w:wAfter w:w="7" w:type="dxa"/>
          <w:cantSplit/>
          <w:trHeight w:val="288"/>
          <w:jc w:val="center"/>
        </w:trPr>
        <w:tc>
          <w:tcPr>
            <w:tcW w:w="1440" w:type="dxa"/>
            <w:gridSpan w:val="2"/>
            <w:tcBorders>
              <w:top w:val="single" w:sz="12" w:space="0" w:color="auto"/>
            </w:tcBorders>
          </w:tcPr>
          <w:p w14:paraId="27603D7F" w14:textId="77777777" w:rsidR="002F6F8B" w:rsidRPr="00A11843" w:rsidRDefault="002F6F8B" w:rsidP="002F6F8B">
            <w:pPr>
              <w:autoSpaceDE/>
              <w:autoSpaceDN/>
              <w:adjustRightInd/>
              <w:spacing w:before="0" w:line="240" w:lineRule="auto"/>
              <w:ind w:left="-72"/>
              <w:rPr>
                <w:b/>
                <w:sz w:val="16"/>
                <w:szCs w:val="16"/>
              </w:rPr>
            </w:pPr>
            <w:r w:rsidRPr="00A11843">
              <w:rPr>
                <w:b/>
                <w:sz w:val="16"/>
                <w:szCs w:val="16"/>
              </w:rPr>
              <w:t>Surface Prep:</w:t>
            </w:r>
          </w:p>
        </w:tc>
        <w:tc>
          <w:tcPr>
            <w:tcW w:w="3656" w:type="dxa"/>
            <w:gridSpan w:val="2"/>
            <w:tcBorders>
              <w:top w:val="single" w:sz="12" w:space="0" w:color="auto"/>
            </w:tcBorders>
          </w:tcPr>
          <w:p w14:paraId="7E58AAC6" w14:textId="77777777" w:rsidR="007C164E" w:rsidRPr="00C83439" w:rsidRDefault="007C164E" w:rsidP="007C164E">
            <w:pPr>
              <w:autoSpaceDE/>
              <w:autoSpaceDN/>
              <w:adjustRightInd/>
              <w:spacing w:before="0" w:line="240" w:lineRule="auto"/>
              <w:ind w:left="-72"/>
              <w:rPr>
                <w:ins w:id="940" w:author="Kurmanov, Aidyn [STAMGazStroy LLP]" w:date="2025-12-10T13:47:00Z" w16du:dateUtc="2025-12-10T08:47:00Z"/>
                <w:b/>
                <w:bCs/>
                <w:sz w:val="16"/>
                <w:szCs w:val="18"/>
              </w:rPr>
            </w:pPr>
            <w:ins w:id="941" w:author="Kurmanov, Aidyn [STAMGazStroy LLP]" w:date="2025-12-10T13:47:00Z" w16du:dateUtc="2025-12-10T08:47:00Z">
              <w:r w:rsidRPr="00C83439">
                <w:rPr>
                  <w:b/>
                  <w:bCs/>
                  <w:sz w:val="16"/>
                  <w:szCs w:val="18"/>
                </w:rPr>
                <w:t>Carbon Steel:</w:t>
              </w:r>
            </w:ins>
          </w:p>
          <w:p w14:paraId="2A9C63DE" w14:textId="77777777" w:rsidR="007C164E" w:rsidRDefault="007C164E" w:rsidP="007C164E">
            <w:pPr>
              <w:autoSpaceDE/>
              <w:autoSpaceDN/>
              <w:adjustRightInd/>
              <w:spacing w:before="0" w:line="240" w:lineRule="auto"/>
              <w:ind w:left="-72"/>
              <w:rPr>
                <w:ins w:id="942" w:author="Kurmanov, Aidyn [STAMGazStroy LLP]" w:date="2025-12-10T13:47:00Z" w16du:dateUtc="2025-12-10T08:47:00Z"/>
                <w:sz w:val="16"/>
                <w:szCs w:val="18"/>
              </w:rPr>
            </w:pPr>
            <w:ins w:id="943" w:author="Kurmanov, Aidyn [STAMGazStroy LLP]" w:date="2025-12-10T13:47:00Z" w16du:dateUtc="2025-12-10T08:47:00Z">
              <w:r w:rsidRPr="00C64F88">
                <w:rPr>
                  <w:sz w:val="16"/>
                  <w:szCs w:val="18"/>
                </w:rPr>
                <w:t xml:space="preserve">SSPC-SP1/SP10 (NACE No. 2) (SA 2.5). </w:t>
              </w:r>
            </w:ins>
          </w:p>
          <w:p w14:paraId="4CB011E4" w14:textId="77777777" w:rsidR="007C164E" w:rsidRPr="00A01A6C" w:rsidRDefault="007C164E" w:rsidP="007C164E">
            <w:pPr>
              <w:autoSpaceDE/>
              <w:autoSpaceDN/>
              <w:adjustRightInd/>
              <w:spacing w:before="0" w:line="240" w:lineRule="auto"/>
              <w:ind w:left="-72"/>
              <w:rPr>
                <w:ins w:id="944" w:author="Kurmanov, Aidyn [STAMGazStroy LLP]" w:date="2025-12-10T13:47:00Z" w16du:dateUtc="2025-12-10T08:47:00Z"/>
                <w:sz w:val="16"/>
                <w:szCs w:val="18"/>
              </w:rPr>
            </w:pPr>
            <w:ins w:id="945" w:author="Kurmanov, Aidyn [STAMGazStroy LLP]" w:date="2025-12-10T13:47:00Z" w16du:dateUtc="2025-12-10T08:47:00Z">
              <w:r w:rsidRPr="00C64F88">
                <w:rPr>
                  <w:sz w:val="16"/>
                  <w:szCs w:val="18"/>
                </w:rPr>
                <w:t xml:space="preserve">Near-white blast cleanliness preferred. </w:t>
              </w:r>
            </w:ins>
          </w:p>
          <w:p w14:paraId="19AB344B" w14:textId="77777777" w:rsidR="007C164E" w:rsidRDefault="007C164E" w:rsidP="007C164E">
            <w:pPr>
              <w:autoSpaceDE/>
              <w:autoSpaceDN/>
              <w:adjustRightInd/>
              <w:spacing w:before="0" w:line="240" w:lineRule="auto"/>
              <w:ind w:left="-72"/>
              <w:rPr>
                <w:ins w:id="946" w:author="Kurmanov, Aidyn [STAMGazStroy LLP]" w:date="2025-12-10T13:47:00Z" w16du:dateUtc="2025-12-10T08:47:00Z"/>
                <w:sz w:val="16"/>
                <w:szCs w:val="18"/>
              </w:rPr>
            </w:pPr>
          </w:p>
          <w:p w14:paraId="5801DA44" w14:textId="77777777" w:rsidR="007C164E" w:rsidRPr="00C83439" w:rsidRDefault="007C164E" w:rsidP="007C164E">
            <w:pPr>
              <w:autoSpaceDE/>
              <w:autoSpaceDN/>
              <w:adjustRightInd/>
              <w:spacing w:before="0" w:line="240" w:lineRule="auto"/>
              <w:ind w:left="-72"/>
              <w:rPr>
                <w:ins w:id="947" w:author="Kurmanov, Aidyn [STAMGazStroy LLP]" w:date="2025-12-10T13:47:00Z" w16du:dateUtc="2025-12-10T08:47:00Z"/>
                <w:b/>
                <w:bCs/>
                <w:sz w:val="16"/>
                <w:szCs w:val="18"/>
              </w:rPr>
            </w:pPr>
            <w:ins w:id="948" w:author="Kurmanov, Aidyn [STAMGazStroy LLP]" w:date="2025-12-10T13:47:00Z" w16du:dateUtc="2025-12-10T08:47:00Z">
              <w:r w:rsidRPr="00C83439">
                <w:rPr>
                  <w:b/>
                  <w:bCs/>
                  <w:sz w:val="16"/>
                  <w:szCs w:val="18"/>
                </w:rPr>
                <w:t>Stainless Steel:</w:t>
              </w:r>
            </w:ins>
          </w:p>
          <w:p w14:paraId="5A1F454F" w14:textId="76DFE8B8" w:rsidR="007C164E" w:rsidRPr="00D96699" w:rsidRDefault="007C164E" w:rsidP="007C164E">
            <w:pPr>
              <w:autoSpaceDE/>
              <w:autoSpaceDN/>
              <w:adjustRightInd/>
              <w:spacing w:before="0" w:line="240" w:lineRule="auto"/>
              <w:ind w:left="-72"/>
              <w:rPr>
                <w:ins w:id="949" w:author="Kurmanov, Aidyn [STAMGazStroy LLP]" w:date="2025-12-10T13:47:00Z" w16du:dateUtc="2025-12-10T08:47:00Z"/>
                <w:sz w:val="16"/>
                <w:szCs w:val="18"/>
              </w:rPr>
            </w:pPr>
            <w:ins w:id="950" w:author="Kurmanov, Aidyn [STAMGazStroy LLP]" w:date="2025-12-10T13:47:00Z" w16du:dateUtc="2025-12-10T08:47:00Z">
              <w:r w:rsidRPr="00C64F88">
                <w:rPr>
                  <w:sz w:val="16"/>
                  <w:szCs w:val="18"/>
                </w:rPr>
                <w:t>SSPC-SP16</w:t>
              </w:r>
              <w:r>
                <w:rPr>
                  <w:sz w:val="16"/>
                  <w:szCs w:val="18"/>
                </w:rPr>
                <w:t xml:space="preserve"> </w:t>
              </w:r>
              <w:r w:rsidRPr="00003053">
                <w:rPr>
                  <w:sz w:val="16"/>
                  <w:szCs w:val="18"/>
                </w:rPr>
                <w:t>Brush-Off Blast Cleaning of Stainless Steels</w:t>
              </w:r>
            </w:ins>
          </w:p>
          <w:p w14:paraId="7CB2C309" w14:textId="77777777" w:rsidR="007C164E" w:rsidRDefault="007C164E" w:rsidP="007C164E">
            <w:pPr>
              <w:autoSpaceDE/>
              <w:autoSpaceDN/>
              <w:adjustRightInd/>
              <w:spacing w:before="0" w:line="240" w:lineRule="auto"/>
              <w:ind w:left="-72"/>
              <w:rPr>
                <w:ins w:id="951" w:author="Kurmanov, Aidyn [STAMGazStroy LLP]" w:date="2025-12-10T13:47:00Z" w16du:dateUtc="2025-12-10T08:47:00Z"/>
                <w:sz w:val="16"/>
                <w:szCs w:val="18"/>
              </w:rPr>
            </w:pPr>
          </w:p>
          <w:p w14:paraId="174EEDC6" w14:textId="649A4C5D" w:rsidR="0030707A" w:rsidRDefault="007C164E" w:rsidP="007D106E">
            <w:pPr>
              <w:autoSpaceDE/>
              <w:autoSpaceDN/>
              <w:adjustRightInd/>
              <w:spacing w:before="0" w:line="240" w:lineRule="auto"/>
              <w:ind w:left="-72"/>
              <w:rPr>
                <w:del w:id="952" w:author="Kurmanov, Aidyn [STAMGazStroy LLP]" w:date="2025-12-10T13:47:00Z" w16du:dateUtc="2025-12-10T08:47:00Z"/>
                <w:sz w:val="16"/>
                <w:szCs w:val="18"/>
              </w:rPr>
            </w:pPr>
            <w:ins w:id="953" w:author="Kurmanov, Aidyn [STAMGazStroy LLP]" w:date="2025-12-10T13:47:00Z" w16du:dateUtc="2025-12-10T08:47:00Z">
              <w:r w:rsidRPr="00C64F88">
                <w:rPr>
                  <w:sz w:val="16"/>
                  <w:szCs w:val="18"/>
                </w:rPr>
                <w:t xml:space="preserve">SSPC-SP1/SP11 Power tool cleaning to bare metal, acceptable for </w:t>
              </w:r>
            </w:ins>
            <w:ins w:id="954" w:author="Kurmanov, Aidyn [STAMGazStroy LLP]" w:date="2025-12-10T13:48:00Z" w16du:dateUtc="2025-12-10T08:48:00Z">
              <w:r w:rsidR="00E92129" w:rsidRPr="00C64F88">
                <w:rPr>
                  <w:sz w:val="16"/>
                  <w:szCs w:val="18"/>
                </w:rPr>
                <w:t xml:space="preserve">repair </w:t>
              </w:r>
              <w:r w:rsidR="00E92129">
                <w:rPr>
                  <w:sz w:val="16"/>
                  <w:szCs w:val="18"/>
                </w:rPr>
                <w:t xml:space="preserve">of </w:t>
              </w:r>
            </w:ins>
            <w:ins w:id="955" w:author="Kurmanov, Aidyn [STAMGazStroy LLP]" w:date="2025-12-10T13:47:00Z" w16du:dateUtc="2025-12-10T08:47:00Z">
              <w:r w:rsidRPr="00C64F88">
                <w:rPr>
                  <w:sz w:val="16"/>
                  <w:szCs w:val="18"/>
                </w:rPr>
                <w:t xml:space="preserve">small </w:t>
              </w:r>
            </w:ins>
            <w:ins w:id="956" w:author="Kurmanov, Aidyn [STAMGazStroy LLP]" w:date="2025-12-10T13:48:00Z" w16du:dateUtc="2025-12-10T08:48:00Z">
              <w:r w:rsidR="00E92129">
                <w:rPr>
                  <w:sz w:val="16"/>
                  <w:szCs w:val="18"/>
                </w:rPr>
                <w:t>areas</w:t>
              </w:r>
            </w:ins>
            <w:ins w:id="957" w:author="Kurmanov, Aidyn [STAMGazStroy LLP]" w:date="2025-12-10T13:47:00Z" w16du:dateUtc="2025-12-10T08:47:00Z">
              <w:r w:rsidRPr="00C64F88">
                <w:rPr>
                  <w:sz w:val="16"/>
                  <w:szCs w:val="18"/>
                </w:rPr>
                <w:t>.</w:t>
              </w:r>
            </w:ins>
            <w:del w:id="958" w:author="Kurmanov, Aidyn [STAMGazStroy LLP]" w:date="2025-12-10T13:47:00Z" w16du:dateUtc="2025-12-10T08:47:00Z">
              <w:r w:rsidRPr="0030707A" w:rsidDel="00D35EEE">
                <w:rPr>
                  <w:sz w:val="16"/>
                  <w:szCs w:val="18"/>
                </w:rPr>
                <w:delText>SSPC-SP1/SP7 (NACE No. 4)</w:delText>
              </w:r>
              <w:r w:rsidDel="00D35EEE">
                <w:rPr>
                  <w:sz w:val="16"/>
                  <w:szCs w:val="18"/>
                </w:rPr>
                <w:delText xml:space="preserve"> </w:delText>
              </w:r>
            </w:del>
          </w:p>
          <w:p w14:paraId="51829990" w14:textId="68C40823" w:rsidR="007D54E5" w:rsidRDefault="002F6F8B" w:rsidP="007D106E">
            <w:pPr>
              <w:autoSpaceDE/>
              <w:autoSpaceDN/>
              <w:adjustRightInd/>
              <w:spacing w:before="0" w:line="240" w:lineRule="auto"/>
              <w:ind w:left="-72"/>
              <w:rPr>
                <w:del w:id="959" w:author="Kurmanov, Aidyn [STAMGazStroy LLP]" w:date="2025-12-10T13:47:00Z" w16du:dateUtc="2025-12-10T08:47:00Z"/>
                <w:sz w:val="16"/>
                <w:szCs w:val="18"/>
              </w:rPr>
            </w:pPr>
            <w:del w:id="960" w:author="Kurmanov, Aidyn [STAMGazStroy LLP]" w:date="2025-12-10T13:47:00Z" w16du:dateUtc="2025-12-10T08:47:00Z">
              <w:r w:rsidRPr="00A11843">
                <w:rPr>
                  <w:sz w:val="16"/>
                  <w:szCs w:val="18"/>
                </w:rPr>
                <w:delText xml:space="preserve">Brush-off blast cleaning preferred. </w:delText>
              </w:r>
            </w:del>
          </w:p>
          <w:p w14:paraId="3223E896" w14:textId="4379087F" w:rsidR="002F6F8B" w:rsidRPr="00A11843" w:rsidRDefault="002F6F8B" w:rsidP="007D106E">
            <w:pPr>
              <w:autoSpaceDE/>
              <w:autoSpaceDN/>
              <w:adjustRightInd/>
              <w:spacing w:before="0" w:line="240" w:lineRule="auto"/>
              <w:ind w:left="-72"/>
              <w:rPr>
                <w:del w:id="961" w:author="Kurmanov, Aidyn [STAMGazStroy LLP]" w:date="2025-12-10T13:47:00Z" w16du:dateUtc="2025-12-10T08:47:00Z"/>
                <w:sz w:val="16"/>
                <w:szCs w:val="18"/>
              </w:rPr>
            </w:pPr>
            <w:del w:id="962" w:author="Kurmanov, Aidyn [STAMGazStroy LLP]" w:date="2025-12-10T13:47:00Z" w16du:dateUtc="2025-12-10T08:47:00Z">
              <w:r w:rsidRPr="00A11843">
                <w:rPr>
                  <w:sz w:val="16"/>
                  <w:szCs w:val="18"/>
                </w:rPr>
                <w:delText>SSPC-SP1/SP3 Power tool cleaning acceptable.</w:delText>
              </w:r>
            </w:del>
          </w:p>
          <w:p w14:paraId="269E85DB" w14:textId="1547CB8D" w:rsidR="002F6F8B" w:rsidRPr="00A11843" w:rsidRDefault="002F6F8B" w:rsidP="007D106E">
            <w:pPr>
              <w:autoSpaceDE/>
              <w:autoSpaceDN/>
              <w:adjustRightInd/>
              <w:spacing w:before="0" w:line="240" w:lineRule="auto"/>
              <w:ind w:left="-72"/>
              <w:rPr>
                <w:sz w:val="16"/>
                <w:szCs w:val="18"/>
              </w:rPr>
            </w:pPr>
            <w:del w:id="963" w:author="Kurmanov, Aidyn [STAMGazStroy LLP]" w:date="2025-12-10T13:47:00Z" w16du:dateUtc="2025-12-10T08:47:00Z">
              <w:r w:rsidRPr="00A11843">
                <w:rPr>
                  <w:sz w:val="16"/>
                  <w:szCs w:val="18"/>
                </w:rPr>
                <w:delText>SP-3 should only be utilized for small areas.</w:delText>
              </w:r>
            </w:del>
          </w:p>
        </w:tc>
        <w:tc>
          <w:tcPr>
            <w:tcW w:w="990" w:type="dxa"/>
            <w:tcBorders>
              <w:top w:val="single" w:sz="12" w:space="0" w:color="auto"/>
            </w:tcBorders>
          </w:tcPr>
          <w:p w14:paraId="2A81E15A" w14:textId="77777777" w:rsidR="002F6F8B" w:rsidRPr="00A11843" w:rsidRDefault="002F6F8B" w:rsidP="002F6F8B">
            <w:pPr>
              <w:autoSpaceDE/>
              <w:autoSpaceDN/>
              <w:adjustRightInd/>
              <w:spacing w:before="0" w:line="240" w:lineRule="auto"/>
              <w:ind w:left="0" w:right="-72"/>
              <w:jc w:val="right"/>
              <w:rPr>
                <w:b/>
                <w:sz w:val="16"/>
                <w:szCs w:val="16"/>
              </w:rPr>
            </w:pPr>
            <w:r w:rsidRPr="00A11843">
              <w:rPr>
                <w:b/>
                <w:sz w:val="16"/>
                <w:szCs w:val="16"/>
              </w:rPr>
              <w:t>Touch Up:</w:t>
            </w:r>
          </w:p>
        </w:tc>
        <w:tc>
          <w:tcPr>
            <w:tcW w:w="3821" w:type="dxa"/>
            <w:gridSpan w:val="3"/>
            <w:vMerge w:val="restart"/>
            <w:tcBorders>
              <w:top w:val="single" w:sz="12" w:space="0" w:color="auto"/>
            </w:tcBorders>
          </w:tcPr>
          <w:p w14:paraId="53AEF56A" w14:textId="77777777" w:rsidR="002F6F8B" w:rsidRPr="00A11843" w:rsidRDefault="002F6F8B" w:rsidP="002F6F8B">
            <w:pPr>
              <w:autoSpaceDE/>
              <w:autoSpaceDN/>
              <w:adjustRightInd/>
              <w:spacing w:before="0" w:line="240" w:lineRule="auto"/>
              <w:ind w:left="-72"/>
              <w:rPr>
                <w:sz w:val="16"/>
                <w:szCs w:val="16"/>
              </w:rPr>
            </w:pPr>
            <w:r w:rsidRPr="00A11843">
              <w:rPr>
                <w:sz w:val="16"/>
                <w:szCs w:val="18"/>
              </w:rPr>
              <w:t>Use this system.</w:t>
            </w:r>
          </w:p>
        </w:tc>
      </w:tr>
      <w:tr w:rsidR="002F6F8B" w:rsidRPr="00A11843" w14:paraId="26AED2BD" w14:textId="77777777" w:rsidTr="002F6F8B">
        <w:trPr>
          <w:gridAfter w:val="1"/>
          <w:wAfter w:w="7" w:type="dxa"/>
          <w:cantSplit/>
          <w:trHeight w:val="288"/>
          <w:jc w:val="center"/>
        </w:trPr>
        <w:tc>
          <w:tcPr>
            <w:tcW w:w="1440" w:type="dxa"/>
            <w:gridSpan w:val="2"/>
          </w:tcPr>
          <w:p w14:paraId="615BC064" w14:textId="77777777" w:rsidR="002F6F8B" w:rsidRPr="00A11843" w:rsidRDefault="002F6F8B" w:rsidP="002F6F8B">
            <w:pPr>
              <w:autoSpaceDE/>
              <w:autoSpaceDN/>
              <w:adjustRightInd/>
              <w:spacing w:before="0" w:line="240" w:lineRule="auto"/>
              <w:ind w:left="-72"/>
              <w:rPr>
                <w:b/>
                <w:sz w:val="16"/>
                <w:szCs w:val="16"/>
              </w:rPr>
            </w:pPr>
            <w:r w:rsidRPr="00A11843">
              <w:rPr>
                <w:b/>
                <w:sz w:val="16"/>
                <w:szCs w:val="16"/>
              </w:rPr>
              <w:t>Anchor Pattern:</w:t>
            </w:r>
          </w:p>
        </w:tc>
        <w:tc>
          <w:tcPr>
            <w:tcW w:w="3656" w:type="dxa"/>
            <w:gridSpan w:val="2"/>
          </w:tcPr>
          <w:p w14:paraId="17F0B3D7" w14:textId="2B98D72B" w:rsidR="002F6F8B" w:rsidRPr="00A11843" w:rsidRDefault="007C164E" w:rsidP="002F6F8B">
            <w:pPr>
              <w:autoSpaceDE/>
              <w:autoSpaceDN/>
              <w:adjustRightInd/>
              <w:spacing w:before="0" w:line="240" w:lineRule="auto"/>
              <w:ind w:left="-72"/>
              <w:rPr>
                <w:sz w:val="16"/>
                <w:szCs w:val="18"/>
              </w:rPr>
            </w:pPr>
            <w:ins w:id="964" w:author="Kurmanov, Aidyn [STAMGazStroy LLP]" w:date="2025-12-10T13:47:00Z" w16du:dateUtc="2025-12-10T08:47:00Z">
              <w:r w:rsidRPr="00D02000">
                <w:rPr>
                  <w:sz w:val="16"/>
                  <w:szCs w:val="18"/>
                </w:rPr>
                <w:t>Per manufacturer’s product data sheet</w:t>
              </w:r>
            </w:ins>
            <w:del w:id="965" w:author="Kurmanov, Aidyn [STAMGazStroy LLP]" w:date="2025-12-10T13:47:00Z" w16du:dateUtc="2025-12-10T08:47:00Z">
              <w:r w:rsidR="002F6F8B" w:rsidRPr="00D02000">
                <w:rPr>
                  <w:sz w:val="16"/>
                  <w:szCs w:val="18"/>
                </w:rPr>
                <w:delText>Per manufacturer’s product data sheet</w:delText>
              </w:r>
            </w:del>
          </w:p>
        </w:tc>
        <w:tc>
          <w:tcPr>
            <w:tcW w:w="990" w:type="dxa"/>
          </w:tcPr>
          <w:p w14:paraId="08300E15" w14:textId="77777777" w:rsidR="002F6F8B" w:rsidRPr="00A11843" w:rsidRDefault="002F6F8B" w:rsidP="002F6F8B">
            <w:pPr>
              <w:autoSpaceDE/>
              <w:autoSpaceDN/>
              <w:adjustRightInd/>
              <w:spacing w:before="0" w:line="240" w:lineRule="auto"/>
              <w:ind w:left="-72"/>
              <w:rPr>
                <w:sz w:val="16"/>
                <w:szCs w:val="18"/>
              </w:rPr>
            </w:pPr>
          </w:p>
        </w:tc>
        <w:tc>
          <w:tcPr>
            <w:tcW w:w="3821" w:type="dxa"/>
            <w:gridSpan w:val="3"/>
            <w:vMerge/>
            <w:vAlign w:val="center"/>
          </w:tcPr>
          <w:p w14:paraId="36990057" w14:textId="77777777" w:rsidR="002F6F8B" w:rsidRPr="00A11843" w:rsidRDefault="002F6F8B" w:rsidP="002F6F8B"/>
        </w:tc>
      </w:tr>
      <w:tr w:rsidR="002F6F8B" w:rsidRPr="00A11843" w14:paraId="14B3F569" w14:textId="77777777" w:rsidTr="002F6F8B">
        <w:trPr>
          <w:gridAfter w:val="1"/>
          <w:wAfter w:w="7" w:type="dxa"/>
          <w:cantSplit/>
          <w:trHeight w:val="288"/>
          <w:jc w:val="center"/>
        </w:trPr>
        <w:tc>
          <w:tcPr>
            <w:tcW w:w="1440" w:type="dxa"/>
            <w:gridSpan w:val="2"/>
            <w:tcBorders>
              <w:bottom w:val="single" w:sz="12" w:space="0" w:color="auto"/>
            </w:tcBorders>
          </w:tcPr>
          <w:p w14:paraId="1BD75AEE" w14:textId="77777777" w:rsidR="002F6F8B" w:rsidRPr="00A11843" w:rsidRDefault="002F6F8B" w:rsidP="002F6F8B">
            <w:pPr>
              <w:autoSpaceDE/>
              <w:autoSpaceDN/>
              <w:adjustRightInd/>
              <w:spacing w:before="0" w:line="240" w:lineRule="auto"/>
              <w:ind w:left="-72"/>
              <w:rPr>
                <w:b/>
                <w:sz w:val="16"/>
                <w:szCs w:val="16"/>
              </w:rPr>
            </w:pPr>
            <w:r w:rsidRPr="00A11843">
              <w:rPr>
                <w:b/>
                <w:sz w:val="16"/>
                <w:szCs w:val="16"/>
              </w:rPr>
              <w:t>Total DFT:</w:t>
            </w:r>
          </w:p>
        </w:tc>
        <w:tc>
          <w:tcPr>
            <w:tcW w:w="3656" w:type="dxa"/>
            <w:gridSpan w:val="2"/>
            <w:tcBorders>
              <w:bottom w:val="single" w:sz="12" w:space="0" w:color="auto"/>
            </w:tcBorders>
          </w:tcPr>
          <w:p w14:paraId="2FC80DC4" w14:textId="77777777" w:rsidR="002F6F8B" w:rsidRPr="00A11843"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Borders>
              <w:bottom w:val="single" w:sz="12" w:space="0" w:color="auto"/>
            </w:tcBorders>
          </w:tcPr>
          <w:p w14:paraId="28C4DF9D" w14:textId="77777777" w:rsidR="002F6F8B" w:rsidRPr="00A11843" w:rsidRDefault="002F6F8B" w:rsidP="002F6F8B">
            <w:pPr>
              <w:autoSpaceDE/>
              <w:autoSpaceDN/>
              <w:adjustRightInd/>
              <w:spacing w:before="0" w:line="240" w:lineRule="auto"/>
              <w:ind w:left="-72"/>
              <w:rPr>
                <w:sz w:val="16"/>
                <w:szCs w:val="18"/>
              </w:rPr>
            </w:pPr>
          </w:p>
        </w:tc>
        <w:tc>
          <w:tcPr>
            <w:tcW w:w="3821" w:type="dxa"/>
            <w:gridSpan w:val="3"/>
            <w:vMerge/>
            <w:tcBorders>
              <w:bottom w:val="single" w:sz="12" w:space="0" w:color="auto"/>
            </w:tcBorders>
            <w:vAlign w:val="center"/>
          </w:tcPr>
          <w:p w14:paraId="23C3417C" w14:textId="77777777" w:rsidR="002F6F8B" w:rsidRPr="00A11843" w:rsidRDefault="002F6F8B" w:rsidP="002F6F8B"/>
        </w:tc>
      </w:tr>
      <w:tr w:rsidR="002F6F8B" w:rsidRPr="00A11843" w14:paraId="60C7F8FC"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56DA7BEF" w14:textId="77777777" w:rsidR="002F6F8B" w:rsidRPr="00A11843" w:rsidRDefault="002F6F8B" w:rsidP="002F6F8B">
            <w:pPr>
              <w:autoSpaceDE/>
              <w:autoSpaceDN/>
              <w:adjustRightInd/>
              <w:spacing w:before="0" w:line="240" w:lineRule="auto"/>
              <w:ind w:left="0"/>
              <w:rPr>
                <w:b/>
                <w:color w:val="FFFFFF"/>
                <w:sz w:val="16"/>
                <w:szCs w:val="16"/>
              </w:rPr>
            </w:pPr>
            <w:r w:rsidRPr="00A11843">
              <w:rPr>
                <w:b/>
                <w:color w:val="FFFFFF"/>
                <w:sz w:val="16"/>
                <w:szCs w:val="16"/>
              </w:rPr>
              <w:t>Coat, Generic</w:t>
            </w:r>
          </w:p>
          <w:p w14:paraId="16D161E8" w14:textId="77777777" w:rsidR="002F6F8B" w:rsidRPr="00A11843" w:rsidRDefault="002F6F8B" w:rsidP="002F6F8B">
            <w:pPr>
              <w:autoSpaceDE/>
              <w:autoSpaceDN/>
              <w:adjustRightInd/>
              <w:spacing w:before="0" w:line="240" w:lineRule="auto"/>
              <w:ind w:left="0"/>
              <w:rPr>
                <w:b/>
                <w:color w:val="FFFFFF"/>
                <w:sz w:val="16"/>
                <w:szCs w:val="16"/>
              </w:rPr>
            </w:pPr>
            <w:r w:rsidRPr="00A11843">
              <w:rPr>
                <w:b/>
                <w:color w:val="FFFFFF"/>
                <w:sz w:val="16"/>
                <w:szCs w:val="16"/>
              </w:rPr>
              <w:t>Classification, DFT</w:t>
            </w:r>
          </w:p>
        </w:tc>
        <w:tc>
          <w:tcPr>
            <w:tcW w:w="2808" w:type="dxa"/>
            <w:tcBorders>
              <w:top w:val="single" w:sz="12" w:space="0" w:color="auto"/>
              <w:bottom w:val="single" w:sz="12" w:space="0" w:color="auto"/>
            </w:tcBorders>
            <w:shd w:val="clear" w:color="auto" w:fill="000000"/>
            <w:vAlign w:val="center"/>
          </w:tcPr>
          <w:p w14:paraId="79A5D233" w14:textId="77777777" w:rsidR="002F6F8B" w:rsidRPr="00A11843" w:rsidRDefault="002F6F8B" w:rsidP="002F6F8B">
            <w:pPr>
              <w:autoSpaceDE/>
              <w:autoSpaceDN/>
              <w:adjustRightInd/>
              <w:spacing w:before="0" w:line="240" w:lineRule="auto"/>
              <w:ind w:left="0"/>
              <w:rPr>
                <w:b/>
                <w:color w:val="FFFFFF"/>
                <w:sz w:val="16"/>
                <w:szCs w:val="16"/>
              </w:rPr>
            </w:pPr>
            <w:r w:rsidRPr="00A11843">
              <w:rPr>
                <w:b/>
                <w:color w:val="FFFFFF"/>
                <w:sz w:val="16"/>
                <w:szCs w:val="16"/>
              </w:rPr>
              <w:t>Manufacturer</w:t>
            </w:r>
          </w:p>
        </w:tc>
        <w:tc>
          <w:tcPr>
            <w:tcW w:w="2661" w:type="dxa"/>
            <w:gridSpan w:val="2"/>
            <w:tcBorders>
              <w:top w:val="single" w:sz="12" w:space="0" w:color="auto"/>
              <w:bottom w:val="single" w:sz="12" w:space="0" w:color="auto"/>
            </w:tcBorders>
            <w:shd w:val="clear" w:color="auto" w:fill="000000"/>
            <w:vAlign w:val="center"/>
          </w:tcPr>
          <w:p w14:paraId="697DF552" w14:textId="77777777" w:rsidR="002F6F8B" w:rsidRPr="00A11843" w:rsidRDefault="002F6F8B" w:rsidP="002F6F8B">
            <w:pPr>
              <w:autoSpaceDE/>
              <w:autoSpaceDN/>
              <w:adjustRightInd/>
              <w:spacing w:before="0" w:line="240" w:lineRule="auto"/>
              <w:ind w:left="0"/>
              <w:rPr>
                <w:b/>
                <w:color w:val="FFFFFF"/>
                <w:sz w:val="16"/>
                <w:szCs w:val="16"/>
              </w:rPr>
            </w:pPr>
            <w:r w:rsidRPr="00A11843">
              <w:rPr>
                <w:b/>
                <w:color w:val="FFFFFF"/>
                <w:sz w:val="16"/>
                <w:szCs w:val="16"/>
              </w:rPr>
              <w:t>Product Designation</w:t>
            </w:r>
          </w:p>
        </w:tc>
        <w:tc>
          <w:tcPr>
            <w:tcW w:w="816" w:type="dxa"/>
            <w:tcBorders>
              <w:top w:val="single" w:sz="12" w:space="0" w:color="auto"/>
              <w:bottom w:val="single" w:sz="12" w:space="0" w:color="auto"/>
            </w:tcBorders>
            <w:shd w:val="clear" w:color="auto" w:fill="000000"/>
            <w:vAlign w:val="center"/>
          </w:tcPr>
          <w:p w14:paraId="2039424D" w14:textId="77777777" w:rsidR="002F6F8B" w:rsidRPr="00A11843" w:rsidRDefault="002F6F8B" w:rsidP="002F6F8B">
            <w:pPr>
              <w:autoSpaceDE/>
              <w:autoSpaceDN/>
              <w:adjustRightInd/>
              <w:spacing w:before="0" w:line="240" w:lineRule="auto"/>
              <w:ind w:left="0"/>
              <w:jc w:val="center"/>
              <w:rPr>
                <w:b/>
                <w:color w:val="FFFFFF"/>
                <w:sz w:val="16"/>
                <w:szCs w:val="16"/>
              </w:rPr>
            </w:pPr>
            <w:r w:rsidRPr="00A11843">
              <w:rPr>
                <w:b/>
                <w:color w:val="FFFFFF"/>
                <w:sz w:val="16"/>
                <w:szCs w:val="16"/>
              </w:rPr>
              <w:t>VOC (G/L)</w:t>
            </w:r>
          </w:p>
        </w:tc>
        <w:tc>
          <w:tcPr>
            <w:tcW w:w="1341" w:type="dxa"/>
            <w:gridSpan w:val="2"/>
            <w:tcBorders>
              <w:top w:val="single" w:sz="12" w:space="0" w:color="auto"/>
              <w:bottom w:val="single" w:sz="12" w:space="0" w:color="auto"/>
              <w:right w:val="single" w:sz="12" w:space="0" w:color="auto"/>
            </w:tcBorders>
            <w:shd w:val="clear" w:color="auto" w:fill="000000"/>
            <w:vAlign w:val="center"/>
          </w:tcPr>
          <w:p w14:paraId="4FB152F2" w14:textId="77777777" w:rsidR="002F6F8B" w:rsidRPr="00A11843" w:rsidRDefault="002F6F8B" w:rsidP="002F6F8B">
            <w:pPr>
              <w:autoSpaceDE/>
              <w:autoSpaceDN/>
              <w:adjustRightInd/>
              <w:spacing w:before="0" w:line="240" w:lineRule="auto"/>
              <w:ind w:left="0"/>
              <w:jc w:val="center"/>
              <w:rPr>
                <w:b/>
                <w:color w:val="FFFFFF"/>
                <w:sz w:val="16"/>
                <w:szCs w:val="16"/>
              </w:rPr>
            </w:pPr>
            <w:r w:rsidRPr="00A11843">
              <w:rPr>
                <w:b/>
                <w:color w:val="FFFFFF"/>
                <w:sz w:val="16"/>
                <w:szCs w:val="16"/>
              </w:rPr>
              <w:t>By Max</w:t>
            </w:r>
            <w:r w:rsidRPr="00A11843">
              <w:rPr>
                <w:b/>
                <w:color w:val="FFFFFF"/>
                <w:sz w:val="16"/>
                <w:szCs w:val="16"/>
              </w:rPr>
              <w:br/>
              <w:t>Temp (Svc)</w:t>
            </w:r>
          </w:p>
        </w:tc>
      </w:tr>
      <w:tr w:rsidR="002F6F8B" w:rsidRPr="00A11843" w14:paraId="237C8A5B" w14:textId="77777777" w:rsidTr="002C253B">
        <w:trPr>
          <w:trHeight w:val="288"/>
          <w:jc w:val="center"/>
        </w:trPr>
        <w:tc>
          <w:tcPr>
            <w:tcW w:w="2288" w:type="dxa"/>
            <w:gridSpan w:val="3"/>
            <w:vAlign w:val="center"/>
          </w:tcPr>
          <w:p w14:paraId="72A7CB0A" w14:textId="77777777" w:rsidR="002F6F8B" w:rsidRPr="00A11843" w:rsidRDefault="002F6F8B" w:rsidP="002F6F8B">
            <w:pPr>
              <w:autoSpaceDE/>
              <w:autoSpaceDN/>
              <w:adjustRightInd/>
              <w:spacing w:before="0" w:line="240" w:lineRule="auto"/>
              <w:ind w:left="0"/>
              <w:rPr>
                <w:b/>
                <w:bCs/>
                <w:sz w:val="16"/>
                <w:szCs w:val="18"/>
              </w:rPr>
            </w:pPr>
            <w:r w:rsidRPr="00A11843">
              <w:rPr>
                <w:b/>
                <w:bCs/>
                <w:sz w:val="16"/>
                <w:szCs w:val="18"/>
              </w:rPr>
              <w:t>PRIMER</w:t>
            </w:r>
          </w:p>
        </w:tc>
        <w:tc>
          <w:tcPr>
            <w:tcW w:w="2808" w:type="dxa"/>
            <w:vAlign w:val="center"/>
          </w:tcPr>
          <w:p w14:paraId="2A252343" w14:textId="77777777" w:rsidR="002F6F8B" w:rsidRPr="00A11843" w:rsidRDefault="002F6F8B" w:rsidP="002F6F8B">
            <w:pPr>
              <w:autoSpaceDE/>
              <w:autoSpaceDN/>
              <w:adjustRightInd/>
              <w:spacing w:before="0" w:line="240" w:lineRule="auto"/>
              <w:ind w:left="0"/>
              <w:rPr>
                <w:sz w:val="16"/>
                <w:szCs w:val="16"/>
              </w:rPr>
            </w:pPr>
            <w:r w:rsidRPr="00A11843">
              <w:rPr>
                <w:sz w:val="16"/>
                <w:szCs w:val="16"/>
              </w:rPr>
              <w:t>Carboline</w:t>
            </w:r>
          </w:p>
        </w:tc>
        <w:tc>
          <w:tcPr>
            <w:tcW w:w="2661" w:type="dxa"/>
            <w:gridSpan w:val="2"/>
            <w:vAlign w:val="center"/>
          </w:tcPr>
          <w:p w14:paraId="6DC69914" w14:textId="77777777" w:rsidR="002F6F8B" w:rsidRPr="0016453D" w:rsidRDefault="002F6F8B" w:rsidP="002F6F8B">
            <w:pPr>
              <w:autoSpaceDE/>
              <w:autoSpaceDN/>
              <w:adjustRightInd/>
              <w:spacing w:before="0" w:line="240" w:lineRule="auto"/>
              <w:ind w:left="0"/>
              <w:rPr>
                <w:sz w:val="16"/>
                <w:szCs w:val="16"/>
              </w:rPr>
            </w:pPr>
            <w:r w:rsidRPr="0016453D">
              <w:rPr>
                <w:sz w:val="16"/>
                <w:szCs w:val="16"/>
              </w:rPr>
              <w:t xml:space="preserve">Carbomastic15 or </w:t>
            </w:r>
          </w:p>
          <w:p w14:paraId="76EB8900" w14:textId="77777777"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Carboguard</w:t>
            </w:r>
            <w:proofErr w:type="spellEnd"/>
            <w:r w:rsidRPr="0016453D">
              <w:rPr>
                <w:sz w:val="16"/>
                <w:szCs w:val="16"/>
              </w:rPr>
              <w:t xml:space="preserve"> 890 series</w:t>
            </w:r>
          </w:p>
        </w:tc>
        <w:tc>
          <w:tcPr>
            <w:tcW w:w="816" w:type="dxa"/>
            <w:vAlign w:val="center"/>
          </w:tcPr>
          <w:p w14:paraId="44F3C534" w14:textId="77777777" w:rsidR="002F6F8B" w:rsidRDefault="002F6F8B" w:rsidP="002F6F8B">
            <w:pPr>
              <w:autoSpaceDE/>
              <w:autoSpaceDN/>
              <w:adjustRightInd/>
              <w:spacing w:before="0" w:line="240" w:lineRule="auto"/>
              <w:ind w:left="0"/>
              <w:jc w:val="center"/>
              <w:rPr>
                <w:sz w:val="16"/>
                <w:szCs w:val="16"/>
              </w:rPr>
            </w:pPr>
            <w:r w:rsidRPr="00A11843">
              <w:rPr>
                <w:sz w:val="16"/>
                <w:szCs w:val="16"/>
                <w:lang w:val="ru-RU"/>
              </w:rPr>
              <w:t>88</w:t>
            </w:r>
          </w:p>
          <w:p w14:paraId="56E12DA3"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100-</w:t>
            </w:r>
            <w:r w:rsidRPr="00A11843">
              <w:rPr>
                <w:sz w:val="16"/>
                <w:szCs w:val="16"/>
                <w:lang w:val="ru-RU"/>
              </w:rPr>
              <w:t>-214</w:t>
            </w:r>
          </w:p>
        </w:tc>
        <w:tc>
          <w:tcPr>
            <w:tcW w:w="1341" w:type="dxa"/>
            <w:gridSpan w:val="2"/>
            <w:vAlign w:val="center"/>
          </w:tcPr>
          <w:p w14:paraId="17A0A693" w14:textId="77777777" w:rsidR="002F6F8B" w:rsidRDefault="002F6F8B" w:rsidP="002F6F8B">
            <w:pPr>
              <w:autoSpaceDE/>
              <w:autoSpaceDN/>
              <w:adjustRightInd/>
              <w:spacing w:before="0" w:line="240" w:lineRule="auto"/>
              <w:ind w:left="72"/>
              <w:rPr>
                <w:sz w:val="16"/>
                <w:szCs w:val="16"/>
              </w:rPr>
            </w:pPr>
            <w:r>
              <w:rPr>
                <w:sz w:val="16"/>
                <w:szCs w:val="16"/>
              </w:rPr>
              <w:t>177</w:t>
            </w:r>
            <w:r w:rsidRPr="00A11843">
              <w:rPr>
                <w:sz w:val="16"/>
                <w:szCs w:val="16"/>
              </w:rPr>
              <w:t>°C (</w:t>
            </w:r>
            <w:r>
              <w:rPr>
                <w:sz w:val="16"/>
                <w:szCs w:val="16"/>
              </w:rPr>
              <w:t>350</w:t>
            </w:r>
            <w:r w:rsidRPr="00A11843">
              <w:rPr>
                <w:sz w:val="16"/>
                <w:szCs w:val="16"/>
              </w:rPr>
              <w:t>°F)</w:t>
            </w:r>
          </w:p>
          <w:p w14:paraId="09231F83" w14:textId="77777777" w:rsidR="002F6F8B" w:rsidRPr="00A11843" w:rsidRDefault="002F6F8B" w:rsidP="002F6F8B">
            <w:pPr>
              <w:autoSpaceDE/>
              <w:autoSpaceDN/>
              <w:adjustRightInd/>
              <w:spacing w:before="0" w:line="240" w:lineRule="auto"/>
              <w:ind w:left="72"/>
              <w:rPr>
                <w:sz w:val="16"/>
                <w:szCs w:val="16"/>
              </w:rPr>
            </w:pPr>
            <w:r w:rsidRPr="00A11843">
              <w:rPr>
                <w:sz w:val="16"/>
                <w:szCs w:val="16"/>
              </w:rPr>
              <w:t>121°C (250°F)</w:t>
            </w:r>
          </w:p>
        </w:tc>
      </w:tr>
      <w:tr w:rsidR="00157F84" w:rsidRPr="00A11843" w14:paraId="1AE8E98A" w14:textId="77777777" w:rsidTr="002C253B">
        <w:trPr>
          <w:trHeight w:val="288"/>
          <w:jc w:val="center"/>
        </w:trPr>
        <w:tc>
          <w:tcPr>
            <w:tcW w:w="2288" w:type="dxa"/>
            <w:gridSpan w:val="3"/>
            <w:vAlign w:val="center"/>
          </w:tcPr>
          <w:p w14:paraId="32A9F007"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3C6A0752" w14:textId="218537F6" w:rsidR="00157F84" w:rsidRPr="00A11843" w:rsidRDefault="00157F84" w:rsidP="00157F84">
            <w:pPr>
              <w:autoSpaceDE/>
              <w:autoSpaceDN/>
              <w:adjustRightInd/>
              <w:spacing w:before="0" w:line="240" w:lineRule="auto"/>
              <w:ind w:left="0"/>
              <w:rPr>
                <w:sz w:val="16"/>
                <w:szCs w:val="16"/>
              </w:rPr>
            </w:pPr>
            <w:proofErr w:type="spellStart"/>
            <w:r w:rsidRPr="00157F84">
              <w:rPr>
                <w:sz w:val="16"/>
                <w:szCs w:val="16"/>
              </w:rPr>
              <w:t>Corrocoat</w:t>
            </w:r>
            <w:proofErr w:type="spellEnd"/>
          </w:p>
        </w:tc>
        <w:tc>
          <w:tcPr>
            <w:tcW w:w="2661" w:type="dxa"/>
            <w:gridSpan w:val="2"/>
            <w:vAlign w:val="center"/>
          </w:tcPr>
          <w:p w14:paraId="4AA7B944" w14:textId="0EC0A6AC"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Polyglass</w:t>
            </w:r>
            <w:proofErr w:type="spellEnd"/>
            <w:r w:rsidRPr="0016453D">
              <w:rPr>
                <w:sz w:val="16"/>
                <w:szCs w:val="16"/>
              </w:rPr>
              <w:t xml:space="preserve"> </w:t>
            </w:r>
            <w:proofErr w:type="spellStart"/>
            <w:r w:rsidRPr="0016453D">
              <w:rPr>
                <w:sz w:val="16"/>
                <w:szCs w:val="16"/>
              </w:rPr>
              <w:t>Zipcoat</w:t>
            </w:r>
            <w:proofErr w:type="spellEnd"/>
            <w:r w:rsidRPr="0016453D">
              <w:rPr>
                <w:sz w:val="16"/>
                <w:szCs w:val="16"/>
              </w:rPr>
              <w:t xml:space="preserve"> Polyester</w:t>
            </w:r>
          </w:p>
        </w:tc>
        <w:tc>
          <w:tcPr>
            <w:tcW w:w="816" w:type="dxa"/>
            <w:vAlign w:val="center"/>
          </w:tcPr>
          <w:p w14:paraId="1F7B55CC" w14:textId="0FC6C0D8" w:rsidR="00157F84" w:rsidRPr="00157F84" w:rsidRDefault="00157F84" w:rsidP="00157F84">
            <w:pPr>
              <w:autoSpaceDE/>
              <w:autoSpaceDN/>
              <w:adjustRightInd/>
              <w:spacing w:before="0" w:line="240" w:lineRule="auto"/>
              <w:ind w:left="0"/>
              <w:jc w:val="center"/>
              <w:rPr>
                <w:sz w:val="16"/>
                <w:szCs w:val="16"/>
              </w:rPr>
            </w:pPr>
            <w:r w:rsidRPr="00157F84">
              <w:rPr>
                <w:sz w:val="16"/>
                <w:szCs w:val="16"/>
              </w:rPr>
              <w:t>47</w:t>
            </w:r>
          </w:p>
        </w:tc>
        <w:tc>
          <w:tcPr>
            <w:tcW w:w="1341" w:type="dxa"/>
            <w:gridSpan w:val="2"/>
            <w:vAlign w:val="center"/>
          </w:tcPr>
          <w:p w14:paraId="599742C2" w14:textId="56E0E653" w:rsidR="00157F84" w:rsidRPr="00A11843" w:rsidRDefault="00157F84" w:rsidP="00157F84">
            <w:pPr>
              <w:autoSpaceDE/>
              <w:autoSpaceDN/>
              <w:adjustRightInd/>
              <w:spacing w:before="0" w:line="240" w:lineRule="auto"/>
              <w:ind w:left="72"/>
              <w:rPr>
                <w:sz w:val="16"/>
                <w:szCs w:val="16"/>
              </w:rPr>
            </w:pPr>
            <w:r w:rsidRPr="00157F84">
              <w:rPr>
                <w:sz w:val="16"/>
                <w:szCs w:val="16"/>
              </w:rPr>
              <w:t>194˚F (90˚C)</w:t>
            </w:r>
          </w:p>
        </w:tc>
      </w:tr>
      <w:tr w:rsidR="00157F84" w:rsidRPr="00A11843" w14:paraId="7623F60B" w14:textId="77777777" w:rsidTr="002C253B">
        <w:trPr>
          <w:trHeight w:val="288"/>
          <w:jc w:val="center"/>
        </w:trPr>
        <w:tc>
          <w:tcPr>
            <w:tcW w:w="2288" w:type="dxa"/>
            <w:gridSpan w:val="3"/>
            <w:vAlign w:val="center"/>
          </w:tcPr>
          <w:p w14:paraId="7BD48D83" w14:textId="77777777" w:rsidR="00157F84" w:rsidRPr="00A11843" w:rsidRDefault="00157F84" w:rsidP="00157F84">
            <w:pPr>
              <w:autoSpaceDE/>
              <w:autoSpaceDN/>
              <w:adjustRightInd/>
              <w:spacing w:before="0" w:line="240" w:lineRule="auto"/>
              <w:ind w:left="0"/>
              <w:rPr>
                <w:b/>
                <w:bCs/>
                <w:sz w:val="16"/>
                <w:szCs w:val="18"/>
              </w:rPr>
            </w:pPr>
            <w:r w:rsidRPr="00A11843">
              <w:rPr>
                <w:b/>
                <w:bCs/>
                <w:sz w:val="16"/>
                <w:szCs w:val="18"/>
              </w:rPr>
              <w:t>Epoxy Mastic -</w:t>
            </w:r>
          </w:p>
        </w:tc>
        <w:tc>
          <w:tcPr>
            <w:tcW w:w="2808" w:type="dxa"/>
            <w:vAlign w:val="center"/>
          </w:tcPr>
          <w:p w14:paraId="2445CD3B" w14:textId="77777777" w:rsidR="00157F84" w:rsidRPr="00A11843" w:rsidRDefault="00157F84" w:rsidP="00157F84">
            <w:pPr>
              <w:autoSpaceDE/>
              <w:autoSpaceDN/>
              <w:adjustRightInd/>
              <w:spacing w:before="0" w:line="240" w:lineRule="auto"/>
              <w:ind w:left="0"/>
              <w:rPr>
                <w:sz w:val="16"/>
                <w:szCs w:val="16"/>
              </w:rPr>
            </w:pPr>
            <w:proofErr w:type="spellStart"/>
            <w:r w:rsidRPr="00A11843">
              <w:rPr>
                <w:sz w:val="16"/>
                <w:szCs w:val="16"/>
              </w:rPr>
              <w:t>Dampney</w:t>
            </w:r>
            <w:proofErr w:type="spellEnd"/>
          </w:p>
        </w:tc>
        <w:tc>
          <w:tcPr>
            <w:tcW w:w="2661" w:type="dxa"/>
            <w:gridSpan w:val="2"/>
            <w:vAlign w:val="center"/>
          </w:tcPr>
          <w:p w14:paraId="24DF26FA" w14:textId="7585EAC6" w:rsidR="00157F84" w:rsidRPr="0016453D" w:rsidRDefault="00F662BB" w:rsidP="00157F84">
            <w:pPr>
              <w:autoSpaceDE/>
              <w:autoSpaceDN/>
              <w:adjustRightInd/>
              <w:spacing w:before="0" w:line="240" w:lineRule="auto"/>
              <w:ind w:left="0"/>
              <w:rPr>
                <w:sz w:val="16"/>
                <w:szCs w:val="16"/>
              </w:rPr>
            </w:pPr>
            <w:proofErr w:type="spellStart"/>
            <w:r w:rsidRPr="0016453D">
              <w:rPr>
                <w:sz w:val="16"/>
                <w:szCs w:val="16"/>
              </w:rPr>
              <w:t>Endcor</w:t>
            </w:r>
            <w:proofErr w:type="spellEnd"/>
            <w:r w:rsidRPr="0016453D">
              <w:rPr>
                <w:sz w:val="16"/>
                <w:szCs w:val="16"/>
              </w:rPr>
              <w:t xml:space="preserve"> 750C Series</w:t>
            </w:r>
          </w:p>
        </w:tc>
        <w:tc>
          <w:tcPr>
            <w:tcW w:w="816" w:type="dxa"/>
            <w:vAlign w:val="center"/>
          </w:tcPr>
          <w:p w14:paraId="1FE716CB" w14:textId="77777777" w:rsidR="00157F84" w:rsidRPr="00F6525C" w:rsidRDefault="00157F84" w:rsidP="00157F84">
            <w:pPr>
              <w:autoSpaceDE/>
              <w:autoSpaceDN/>
              <w:adjustRightInd/>
              <w:spacing w:before="0" w:line="240" w:lineRule="auto"/>
              <w:ind w:left="0"/>
              <w:jc w:val="center"/>
              <w:rPr>
                <w:sz w:val="16"/>
                <w:szCs w:val="16"/>
              </w:rPr>
            </w:pPr>
            <w:r w:rsidRPr="00A11843">
              <w:rPr>
                <w:sz w:val="16"/>
                <w:szCs w:val="16"/>
                <w:lang w:val="ru-RU"/>
              </w:rPr>
              <w:t>95</w:t>
            </w:r>
          </w:p>
        </w:tc>
        <w:tc>
          <w:tcPr>
            <w:tcW w:w="1341" w:type="dxa"/>
            <w:gridSpan w:val="2"/>
            <w:vAlign w:val="center"/>
          </w:tcPr>
          <w:p w14:paraId="7F6238A4"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05180F17" w14:textId="77777777" w:rsidTr="002C253B">
        <w:trPr>
          <w:trHeight w:val="359"/>
          <w:jc w:val="center"/>
        </w:trPr>
        <w:tc>
          <w:tcPr>
            <w:tcW w:w="2288" w:type="dxa"/>
            <w:gridSpan w:val="3"/>
            <w:vAlign w:val="center"/>
          </w:tcPr>
          <w:p w14:paraId="5CA2F79C" w14:textId="77777777" w:rsidR="00157F84" w:rsidRPr="00A11843" w:rsidRDefault="00157F84" w:rsidP="00157F84">
            <w:pPr>
              <w:autoSpaceDE/>
              <w:autoSpaceDN/>
              <w:adjustRightInd/>
              <w:spacing w:before="0" w:line="240" w:lineRule="auto"/>
              <w:ind w:left="0"/>
              <w:rPr>
                <w:b/>
                <w:bCs/>
                <w:sz w:val="16"/>
                <w:szCs w:val="18"/>
              </w:rPr>
            </w:pPr>
            <w:r w:rsidRPr="00A11843">
              <w:rPr>
                <w:b/>
                <w:bCs/>
                <w:sz w:val="16"/>
                <w:szCs w:val="18"/>
              </w:rPr>
              <w:t>Surface Tolerant</w:t>
            </w:r>
          </w:p>
        </w:tc>
        <w:tc>
          <w:tcPr>
            <w:tcW w:w="2808" w:type="dxa"/>
            <w:vAlign w:val="center"/>
          </w:tcPr>
          <w:p w14:paraId="73020000"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Hempel Coatings (USA), Inc.</w:t>
            </w:r>
          </w:p>
        </w:tc>
        <w:tc>
          <w:tcPr>
            <w:tcW w:w="2661" w:type="dxa"/>
            <w:gridSpan w:val="2"/>
            <w:vAlign w:val="center"/>
          </w:tcPr>
          <w:p w14:paraId="70FD71F2"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Hempadur</w:t>
            </w:r>
            <w:proofErr w:type="spellEnd"/>
            <w:r w:rsidRPr="0016453D">
              <w:rPr>
                <w:sz w:val="16"/>
                <w:szCs w:val="16"/>
              </w:rPr>
              <w:t xml:space="preserve"> 4588 Series</w:t>
            </w:r>
          </w:p>
          <w:p w14:paraId="2EC6E228" w14:textId="3FB557B4" w:rsidR="00D06FC6" w:rsidRPr="0016453D" w:rsidRDefault="00D06FC6" w:rsidP="00157F84">
            <w:pPr>
              <w:autoSpaceDE/>
              <w:autoSpaceDN/>
              <w:adjustRightInd/>
              <w:spacing w:before="0" w:line="240" w:lineRule="auto"/>
              <w:ind w:left="0"/>
              <w:rPr>
                <w:sz w:val="16"/>
                <w:szCs w:val="16"/>
              </w:rPr>
            </w:pPr>
            <w:proofErr w:type="spellStart"/>
            <w:r w:rsidRPr="0016453D">
              <w:rPr>
                <w:sz w:val="16"/>
                <w:szCs w:val="16"/>
              </w:rPr>
              <w:t>Hempaprime</w:t>
            </w:r>
            <w:proofErr w:type="spellEnd"/>
            <w:r w:rsidRPr="0016453D">
              <w:rPr>
                <w:sz w:val="16"/>
                <w:szCs w:val="16"/>
              </w:rPr>
              <w:t xml:space="preserve"> Multi 500</w:t>
            </w:r>
          </w:p>
        </w:tc>
        <w:tc>
          <w:tcPr>
            <w:tcW w:w="816" w:type="dxa"/>
            <w:vAlign w:val="center"/>
          </w:tcPr>
          <w:p w14:paraId="4A1D3A0E" w14:textId="77777777" w:rsidR="00157F84" w:rsidRDefault="00157F84" w:rsidP="00157F84">
            <w:pPr>
              <w:autoSpaceDE/>
              <w:autoSpaceDN/>
              <w:adjustRightInd/>
              <w:spacing w:before="0" w:line="240" w:lineRule="auto"/>
              <w:ind w:left="0"/>
              <w:jc w:val="center"/>
              <w:rPr>
                <w:sz w:val="16"/>
                <w:szCs w:val="16"/>
              </w:rPr>
            </w:pPr>
            <w:r w:rsidRPr="00A11843">
              <w:rPr>
                <w:sz w:val="16"/>
                <w:szCs w:val="16"/>
                <w:lang w:val="ru-RU"/>
              </w:rPr>
              <w:t>220</w:t>
            </w:r>
          </w:p>
          <w:p w14:paraId="1EDEF093" w14:textId="42FBF43E" w:rsidR="00D06FC6" w:rsidRPr="00D06FC6" w:rsidRDefault="00D06FC6" w:rsidP="00157F84">
            <w:pPr>
              <w:autoSpaceDE/>
              <w:autoSpaceDN/>
              <w:adjustRightInd/>
              <w:spacing w:before="0" w:line="240" w:lineRule="auto"/>
              <w:ind w:left="0"/>
              <w:jc w:val="center"/>
              <w:rPr>
                <w:sz w:val="16"/>
                <w:szCs w:val="16"/>
              </w:rPr>
            </w:pPr>
            <w:r>
              <w:rPr>
                <w:sz w:val="16"/>
                <w:szCs w:val="16"/>
              </w:rPr>
              <w:t>189-190</w:t>
            </w:r>
          </w:p>
        </w:tc>
        <w:tc>
          <w:tcPr>
            <w:tcW w:w="1341" w:type="dxa"/>
            <w:gridSpan w:val="2"/>
            <w:vAlign w:val="center"/>
          </w:tcPr>
          <w:p w14:paraId="69BFFB49"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7012CF05" w14:textId="77777777" w:rsidTr="002C253B">
        <w:trPr>
          <w:trHeight w:val="293"/>
          <w:jc w:val="center"/>
        </w:trPr>
        <w:tc>
          <w:tcPr>
            <w:tcW w:w="2288" w:type="dxa"/>
            <w:gridSpan w:val="3"/>
            <w:vMerge w:val="restart"/>
            <w:vAlign w:val="center"/>
          </w:tcPr>
          <w:p w14:paraId="0707AA98" w14:textId="77777777" w:rsidR="00157F84" w:rsidRPr="00A11843" w:rsidRDefault="00157F84" w:rsidP="00157F84">
            <w:pPr>
              <w:autoSpaceDE/>
              <w:autoSpaceDN/>
              <w:adjustRightInd/>
              <w:spacing w:before="0" w:line="240" w:lineRule="auto"/>
              <w:ind w:left="0"/>
              <w:rPr>
                <w:b/>
                <w:bCs/>
                <w:sz w:val="16"/>
                <w:szCs w:val="18"/>
              </w:rPr>
            </w:pPr>
            <w:r w:rsidRPr="00D02000">
              <w:rPr>
                <w:b/>
                <w:sz w:val="16"/>
                <w:szCs w:val="16"/>
              </w:rPr>
              <w:t xml:space="preserve">Surface profile </w:t>
            </w:r>
            <w:proofErr w:type="spellStart"/>
            <w:r w:rsidRPr="00D02000">
              <w:rPr>
                <w:b/>
                <w:sz w:val="16"/>
                <w:szCs w:val="16"/>
              </w:rPr>
              <w:t>and</w:t>
            </w:r>
            <w:r w:rsidRPr="00A11843">
              <w:rPr>
                <w:b/>
                <w:bCs/>
                <w:sz w:val="16"/>
                <w:szCs w:val="18"/>
              </w:rPr>
              <w:t>DFT</w:t>
            </w:r>
            <w:proofErr w:type="spellEnd"/>
            <w:r w:rsidRPr="00A11843">
              <w:rPr>
                <w:b/>
                <w:bCs/>
                <w:sz w:val="16"/>
                <w:szCs w:val="18"/>
              </w:rPr>
              <w:t xml:space="preserve"> as per Manufacturer’s Product Sheet</w:t>
            </w:r>
          </w:p>
        </w:tc>
        <w:tc>
          <w:tcPr>
            <w:tcW w:w="2808" w:type="dxa"/>
            <w:vAlign w:val="center"/>
          </w:tcPr>
          <w:p w14:paraId="4C283666"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 xml:space="preserve">International </w:t>
            </w:r>
          </w:p>
        </w:tc>
        <w:tc>
          <w:tcPr>
            <w:tcW w:w="2661" w:type="dxa"/>
            <w:gridSpan w:val="2"/>
            <w:vAlign w:val="center"/>
          </w:tcPr>
          <w:p w14:paraId="3DBBD533"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Interseal</w:t>
            </w:r>
            <w:proofErr w:type="spellEnd"/>
            <w:r w:rsidRPr="0016453D">
              <w:rPr>
                <w:sz w:val="16"/>
                <w:szCs w:val="16"/>
              </w:rPr>
              <w:t xml:space="preserve"> 670 HS*</w:t>
            </w:r>
          </w:p>
        </w:tc>
        <w:tc>
          <w:tcPr>
            <w:tcW w:w="816" w:type="dxa"/>
            <w:vAlign w:val="center"/>
          </w:tcPr>
          <w:p w14:paraId="69EEDFD0" w14:textId="77777777" w:rsidR="00157F84" w:rsidRPr="00A11843" w:rsidRDefault="00157F84" w:rsidP="00157F84">
            <w:pPr>
              <w:autoSpaceDE/>
              <w:autoSpaceDN/>
              <w:adjustRightInd/>
              <w:spacing w:before="0" w:line="240" w:lineRule="auto"/>
              <w:ind w:left="0"/>
              <w:jc w:val="center"/>
              <w:rPr>
                <w:sz w:val="16"/>
                <w:szCs w:val="16"/>
                <w:lang w:val="ru-RU"/>
              </w:rPr>
            </w:pPr>
            <w:r w:rsidRPr="00A11843">
              <w:rPr>
                <w:sz w:val="16"/>
                <w:szCs w:val="16"/>
                <w:lang w:val="ru-RU"/>
              </w:rPr>
              <w:t>240</w:t>
            </w:r>
          </w:p>
        </w:tc>
        <w:tc>
          <w:tcPr>
            <w:tcW w:w="1341" w:type="dxa"/>
            <w:gridSpan w:val="2"/>
            <w:vAlign w:val="center"/>
          </w:tcPr>
          <w:p w14:paraId="0C0D2A0C"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42D9A011" w14:textId="77777777" w:rsidTr="002C253B">
        <w:trPr>
          <w:trHeight w:val="127"/>
          <w:jc w:val="center"/>
        </w:trPr>
        <w:tc>
          <w:tcPr>
            <w:tcW w:w="2288" w:type="dxa"/>
            <w:gridSpan w:val="3"/>
            <w:vMerge/>
            <w:vAlign w:val="center"/>
          </w:tcPr>
          <w:p w14:paraId="1C9CE9A8"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4ABC88CE"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International Devoe</w:t>
            </w:r>
          </w:p>
        </w:tc>
        <w:tc>
          <w:tcPr>
            <w:tcW w:w="2661" w:type="dxa"/>
            <w:gridSpan w:val="2"/>
            <w:vAlign w:val="center"/>
          </w:tcPr>
          <w:p w14:paraId="3DD91835" w14:textId="77777777" w:rsidR="00157F84" w:rsidRPr="0016453D" w:rsidRDefault="00157F84" w:rsidP="00157F84">
            <w:pPr>
              <w:autoSpaceDE/>
              <w:autoSpaceDN/>
              <w:adjustRightInd/>
              <w:spacing w:before="0" w:line="240" w:lineRule="auto"/>
              <w:ind w:left="0"/>
              <w:rPr>
                <w:sz w:val="16"/>
                <w:szCs w:val="16"/>
              </w:rPr>
            </w:pPr>
            <w:r w:rsidRPr="0016453D">
              <w:rPr>
                <w:sz w:val="16"/>
                <w:szCs w:val="16"/>
              </w:rPr>
              <w:t>Devran 224 series</w:t>
            </w:r>
          </w:p>
        </w:tc>
        <w:tc>
          <w:tcPr>
            <w:tcW w:w="816" w:type="dxa"/>
            <w:vAlign w:val="center"/>
          </w:tcPr>
          <w:p w14:paraId="4C828D22" w14:textId="77777777" w:rsidR="00157F84" w:rsidRPr="00A11843" w:rsidRDefault="00157F84" w:rsidP="00157F84">
            <w:pPr>
              <w:autoSpaceDE/>
              <w:autoSpaceDN/>
              <w:adjustRightInd/>
              <w:spacing w:before="0" w:line="240" w:lineRule="auto"/>
              <w:ind w:left="0"/>
              <w:jc w:val="center"/>
              <w:rPr>
                <w:sz w:val="16"/>
                <w:szCs w:val="16"/>
                <w:lang w:val="ru-RU"/>
              </w:rPr>
            </w:pPr>
            <w:r w:rsidRPr="00A11843">
              <w:rPr>
                <w:sz w:val="16"/>
                <w:szCs w:val="16"/>
                <w:lang w:val="ru-RU"/>
              </w:rPr>
              <w:t>100-212</w:t>
            </w:r>
          </w:p>
        </w:tc>
        <w:tc>
          <w:tcPr>
            <w:tcW w:w="1341" w:type="dxa"/>
            <w:gridSpan w:val="2"/>
            <w:vAlign w:val="center"/>
          </w:tcPr>
          <w:p w14:paraId="476D3010"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66B3BF6D" w14:textId="77777777" w:rsidTr="002C253B">
        <w:trPr>
          <w:trHeight w:val="288"/>
          <w:jc w:val="center"/>
        </w:trPr>
        <w:tc>
          <w:tcPr>
            <w:tcW w:w="2288" w:type="dxa"/>
            <w:gridSpan w:val="3"/>
            <w:vAlign w:val="center"/>
          </w:tcPr>
          <w:p w14:paraId="31DE863E"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40D0B8BD"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Jotun Paints</w:t>
            </w:r>
          </w:p>
        </w:tc>
        <w:tc>
          <w:tcPr>
            <w:tcW w:w="2661" w:type="dxa"/>
            <w:gridSpan w:val="2"/>
            <w:vAlign w:val="center"/>
          </w:tcPr>
          <w:p w14:paraId="37D23865" w14:textId="6950ABA4" w:rsidR="00F83220" w:rsidRPr="0016453D" w:rsidRDefault="00157F84" w:rsidP="00F83220">
            <w:pPr>
              <w:autoSpaceDE/>
              <w:autoSpaceDN/>
              <w:adjustRightInd/>
              <w:spacing w:before="0" w:line="240" w:lineRule="auto"/>
              <w:ind w:left="0"/>
              <w:rPr>
                <w:sz w:val="16"/>
                <w:szCs w:val="16"/>
              </w:rPr>
            </w:pPr>
            <w:proofErr w:type="spellStart"/>
            <w:r w:rsidRPr="0016453D">
              <w:rPr>
                <w:sz w:val="16"/>
                <w:szCs w:val="16"/>
              </w:rPr>
              <w:t>Jotamastic</w:t>
            </w:r>
            <w:proofErr w:type="spellEnd"/>
            <w:r w:rsidRPr="0016453D">
              <w:rPr>
                <w:sz w:val="16"/>
                <w:szCs w:val="16"/>
              </w:rPr>
              <w:t xml:space="preserve"> 80</w:t>
            </w:r>
            <w:r w:rsidR="00F83220" w:rsidRPr="0016453D">
              <w:rPr>
                <w:sz w:val="16"/>
                <w:szCs w:val="16"/>
              </w:rPr>
              <w:t xml:space="preserve"> series</w:t>
            </w:r>
          </w:p>
          <w:p w14:paraId="224BF7B0" w14:textId="16CA489F" w:rsidR="00157F84" w:rsidRPr="0016453D" w:rsidRDefault="00F83220" w:rsidP="00F83220">
            <w:pPr>
              <w:autoSpaceDE/>
              <w:autoSpaceDN/>
              <w:adjustRightInd/>
              <w:spacing w:before="0" w:line="240" w:lineRule="auto"/>
              <w:ind w:left="0"/>
              <w:rPr>
                <w:sz w:val="16"/>
                <w:szCs w:val="16"/>
              </w:rPr>
            </w:pPr>
            <w:proofErr w:type="spellStart"/>
            <w:r w:rsidRPr="0016453D">
              <w:rPr>
                <w:sz w:val="16"/>
                <w:szCs w:val="16"/>
              </w:rPr>
              <w:t>Jotamastic</w:t>
            </w:r>
            <w:proofErr w:type="spellEnd"/>
            <w:r w:rsidRPr="0016453D">
              <w:rPr>
                <w:sz w:val="16"/>
                <w:szCs w:val="16"/>
              </w:rPr>
              <w:t xml:space="preserve"> 90</w:t>
            </w:r>
          </w:p>
        </w:tc>
        <w:tc>
          <w:tcPr>
            <w:tcW w:w="816" w:type="dxa"/>
            <w:vAlign w:val="center"/>
          </w:tcPr>
          <w:p w14:paraId="76DD7AA4" w14:textId="77777777" w:rsidR="00157F84" w:rsidRDefault="00157F84" w:rsidP="00157F84">
            <w:pPr>
              <w:autoSpaceDE/>
              <w:autoSpaceDN/>
              <w:adjustRightInd/>
              <w:spacing w:before="0" w:line="240" w:lineRule="auto"/>
              <w:ind w:left="0"/>
              <w:jc w:val="center"/>
              <w:rPr>
                <w:sz w:val="16"/>
                <w:szCs w:val="16"/>
              </w:rPr>
            </w:pPr>
            <w:r w:rsidRPr="00A11843">
              <w:rPr>
                <w:sz w:val="16"/>
                <w:szCs w:val="16"/>
                <w:lang w:val="ru-RU"/>
              </w:rPr>
              <w:t>145</w:t>
            </w:r>
            <w:r w:rsidR="00F83220">
              <w:rPr>
                <w:sz w:val="16"/>
                <w:szCs w:val="16"/>
              </w:rPr>
              <w:t>-270</w:t>
            </w:r>
          </w:p>
          <w:p w14:paraId="5769EA49" w14:textId="6C1F3D64" w:rsidR="00F83220" w:rsidRPr="00F83220" w:rsidRDefault="00F83220" w:rsidP="00157F84">
            <w:pPr>
              <w:autoSpaceDE/>
              <w:autoSpaceDN/>
              <w:adjustRightInd/>
              <w:spacing w:before="0" w:line="240" w:lineRule="auto"/>
              <w:ind w:left="0"/>
              <w:jc w:val="center"/>
              <w:rPr>
                <w:sz w:val="16"/>
                <w:szCs w:val="16"/>
              </w:rPr>
            </w:pPr>
            <w:r>
              <w:rPr>
                <w:sz w:val="16"/>
                <w:szCs w:val="16"/>
              </w:rPr>
              <w:t>240-270</w:t>
            </w:r>
          </w:p>
        </w:tc>
        <w:tc>
          <w:tcPr>
            <w:tcW w:w="1341" w:type="dxa"/>
            <w:gridSpan w:val="2"/>
            <w:vAlign w:val="center"/>
          </w:tcPr>
          <w:p w14:paraId="154DDA13"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5547F474" w14:textId="77777777" w:rsidTr="002C253B">
        <w:trPr>
          <w:trHeight w:val="288"/>
          <w:jc w:val="center"/>
        </w:trPr>
        <w:tc>
          <w:tcPr>
            <w:tcW w:w="2288" w:type="dxa"/>
            <w:gridSpan w:val="3"/>
            <w:vAlign w:val="center"/>
          </w:tcPr>
          <w:p w14:paraId="12CA2F5D"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7187C877"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PPG</w:t>
            </w:r>
          </w:p>
        </w:tc>
        <w:tc>
          <w:tcPr>
            <w:tcW w:w="2661" w:type="dxa"/>
            <w:gridSpan w:val="2"/>
            <w:vAlign w:val="center"/>
          </w:tcPr>
          <w:p w14:paraId="01227A97" w14:textId="775D5770" w:rsidR="00157F84" w:rsidRPr="0016453D" w:rsidRDefault="00E92B23" w:rsidP="00157F84">
            <w:pPr>
              <w:autoSpaceDE/>
              <w:autoSpaceDN/>
              <w:adjustRightInd/>
              <w:spacing w:before="0" w:line="240" w:lineRule="auto"/>
              <w:ind w:left="0"/>
              <w:rPr>
                <w:sz w:val="16"/>
                <w:szCs w:val="16"/>
              </w:rPr>
            </w:pPr>
            <w:proofErr w:type="spellStart"/>
            <w:r w:rsidRPr="0016453D">
              <w:rPr>
                <w:sz w:val="16"/>
                <w:szCs w:val="16"/>
              </w:rPr>
              <w:t>Amerlock</w:t>
            </w:r>
            <w:proofErr w:type="spellEnd"/>
            <w:r w:rsidRPr="0016453D">
              <w:rPr>
                <w:sz w:val="16"/>
                <w:szCs w:val="16"/>
              </w:rPr>
              <w:t xml:space="preserve"> 2/400</w:t>
            </w:r>
            <w:r w:rsidRPr="0016453D">
              <w:rPr>
                <w:sz w:val="16"/>
                <w:szCs w:val="16"/>
                <w:lang w:val="ru-RU"/>
              </w:rPr>
              <w:t xml:space="preserve"> </w:t>
            </w:r>
            <w:r w:rsidRPr="0016453D">
              <w:rPr>
                <w:sz w:val="16"/>
                <w:szCs w:val="16"/>
              </w:rPr>
              <w:t xml:space="preserve">Series </w:t>
            </w:r>
            <w:proofErr w:type="spellStart"/>
            <w:r w:rsidRPr="0016453D">
              <w:rPr>
                <w:sz w:val="16"/>
                <w:szCs w:val="16"/>
              </w:rPr>
              <w:t>Sigmacover</w:t>
            </w:r>
            <w:proofErr w:type="spellEnd"/>
            <w:r w:rsidRPr="0016453D">
              <w:rPr>
                <w:sz w:val="16"/>
                <w:szCs w:val="16"/>
              </w:rPr>
              <w:t> 2/400Series</w:t>
            </w:r>
          </w:p>
        </w:tc>
        <w:tc>
          <w:tcPr>
            <w:tcW w:w="816" w:type="dxa"/>
            <w:vAlign w:val="center"/>
          </w:tcPr>
          <w:p w14:paraId="0CB6FC5A" w14:textId="77777777" w:rsidR="008929A2" w:rsidRDefault="008929A2" w:rsidP="008929A2">
            <w:pPr>
              <w:autoSpaceDE/>
              <w:autoSpaceDN/>
              <w:adjustRightInd/>
              <w:spacing w:before="0" w:line="240" w:lineRule="auto"/>
              <w:ind w:left="0"/>
              <w:jc w:val="center"/>
              <w:rPr>
                <w:sz w:val="16"/>
                <w:szCs w:val="16"/>
              </w:rPr>
            </w:pPr>
            <w:r>
              <w:rPr>
                <w:sz w:val="16"/>
                <w:szCs w:val="16"/>
              </w:rPr>
              <w:t>153-240</w:t>
            </w:r>
          </w:p>
          <w:p w14:paraId="22C5A1FD" w14:textId="1A7D9F7D" w:rsidR="00157F84" w:rsidRPr="00F6525C" w:rsidRDefault="008929A2" w:rsidP="008929A2">
            <w:pPr>
              <w:autoSpaceDE/>
              <w:autoSpaceDN/>
              <w:adjustRightInd/>
              <w:spacing w:before="0" w:line="240" w:lineRule="auto"/>
              <w:ind w:left="0"/>
              <w:jc w:val="center"/>
              <w:rPr>
                <w:sz w:val="16"/>
                <w:szCs w:val="16"/>
              </w:rPr>
            </w:pPr>
            <w:r>
              <w:rPr>
                <w:sz w:val="16"/>
                <w:szCs w:val="16"/>
              </w:rPr>
              <w:t>84-180</w:t>
            </w:r>
          </w:p>
        </w:tc>
        <w:tc>
          <w:tcPr>
            <w:tcW w:w="1341" w:type="dxa"/>
            <w:gridSpan w:val="2"/>
            <w:vAlign w:val="center"/>
          </w:tcPr>
          <w:p w14:paraId="12E4240E"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73D1D3A1" w14:textId="77777777" w:rsidTr="002C253B">
        <w:trPr>
          <w:trHeight w:val="288"/>
          <w:jc w:val="center"/>
        </w:trPr>
        <w:tc>
          <w:tcPr>
            <w:tcW w:w="2288" w:type="dxa"/>
            <w:gridSpan w:val="3"/>
            <w:vAlign w:val="center"/>
          </w:tcPr>
          <w:p w14:paraId="4479F3A6"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1584FFDF"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Sherwin Williams</w:t>
            </w:r>
          </w:p>
        </w:tc>
        <w:tc>
          <w:tcPr>
            <w:tcW w:w="2661" w:type="dxa"/>
            <w:gridSpan w:val="2"/>
            <w:vAlign w:val="center"/>
          </w:tcPr>
          <w:p w14:paraId="2A58DC50"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Macropoxy</w:t>
            </w:r>
            <w:proofErr w:type="spellEnd"/>
            <w:r w:rsidRPr="0016453D">
              <w:rPr>
                <w:sz w:val="16"/>
                <w:szCs w:val="16"/>
              </w:rPr>
              <w:t xml:space="preserve"> 646 Series or Epoxy Mastic Aluminum II</w:t>
            </w:r>
          </w:p>
        </w:tc>
        <w:tc>
          <w:tcPr>
            <w:tcW w:w="816" w:type="dxa"/>
            <w:vAlign w:val="center"/>
          </w:tcPr>
          <w:p w14:paraId="2E08BBC9" w14:textId="77777777" w:rsidR="00157F84" w:rsidRPr="00A11843" w:rsidRDefault="00157F84" w:rsidP="00157F84">
            <w:pPr>
              <w:autoSpaceDE/>
              <w:autoSpaceDN/>
              <w:adjustRightInd/>
              <w:spacing w:before="0" w:line="240" w:lineRule="auto"/>
              <w:ind w:left="0"/>
              <w:jc w:val="center"/>
              <w:rPr>
                <w:sz w:val="16"/>
                <w:szCs w:val="16"/>
                <w:lang w:val="ru-RU"/>
              </w:rPr>
            </w:pPr>
            <w:r w:rsidRPr="00A11843">
              <w:rPr>
                <w:sz w:val="16"/>
                <w:szCs w:val="16"/>
                <w:lang w:val="ru-RU"/>
              </w:rPr>
              <w:t>100-250</w:t>
            </w:r>
          </w:p>
        </w:tc>
        <w:tc>
          <w:tcPr>
            <w:tcW w:w="1341" w:type="dxa"/>
            <w:gridSpan w:val="2"/>
            <w:vAlign w:val="center"/>
          </w:tcPr>
          <w:p w14:paraId="2018D5E1"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7D76D046" w14:textId="77777777" w:rsidTr="002C253B">
        <w:trPr>
          <w:trHeight w:val="288"/>
          <w:jc w:val="center"/>
        </w:trPr>
        <w:tc>
          <w:tcPr>
            <w:tcW w:w="2288" w:type="dxa"/>
            <w:gridSpan w:val="3"/>
            <w:vAlign w:val="center"/>
          </w:tcPr>
          <w:p w14:paraId="53B0BED9"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3E96724F"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Tnemec</w:t>
            </w:r>
          </w:p>
        </w:tc>
        <w:tc>
          <w:tcPr>
            <w:tcW w:w="2661" w:type="dxa"/>
            <w:gridSpan w:val="2"/>
            <w:vAlign w:val="center"/>
          </w:tcPr>
          <w:p w14:paraId="2CAC149F" w14:textId="77777777" w:rsidR="00157F84" w:rsidRPr="0016453D" w:rsidRDefault="00157F84" w:rsidP="00157F84">
            <w:pPr>
              <w:autoSpaceDE/>
              <w:autoSpaceDN/>
              <w:adjustRightInd/>
              <w:spacing w:before="0" w:line="240" w:lineRule="auto"/>
              <w:ind w:left="0"/>
              <w:rPr>
                <w:sz w:val="16"/>
                <w:szCs w:val="16"/>
              </w:rPr>
            </w:pPr>
            <w:r w:rsidRPr="0016453D">
              <w:rPr>
                <w:sz w:val="16"/>
                <w:szCs w:val="16"/>
              </w:rPr>
              <w:t xml:space="preserve">Series 135 </w:t>
            </w:r>
            <w:proofErr w:type="spellStart"/>
            <w:r w:rsidRPr="0016453D">
              <w:rPr>
                <w:sz w:val="16"/>
                <w:szCs w:val="16"/>
              </w:rPr>
              <w:t>Chembuild</w:t>
            </w:r>
            <w:proofErr w:type="spellEnd"/>
          </w:p>
        </w:tc>
        <w:tc>
          <w:tcPr>
            <w:tcW w:w="816" w:type="dxa"/>
            <w:vAlign w:val="center"/>
          </w:tcPr>
          <w:p w14:paraId="609FDC05" w14:textId="77777777" w:rsidR="00157F84" w:rsidRPr="00F6525C" w:rsidRDefault="00157F84" w:rsidP="00157F84">
            <w:pPr>
              <w:autoSpaceDE/>
              <w:autoSpaceDN/>
              <w:adjustRightInd/>
              <w:spacing w:before="0" w:line="240" w:lineRule="auto"/>
              <w:ind w:left="0"/>
              <w:jc w:val="center"/>
              <w:rPr>
                <w:sz w:val="16"/>
                <w:szCs w:val="16"/>
              </w:rPr>
            </w:pPr>
            <w:r w:rsidRPr="00A11843">
              <w:rPr>
                <w:sz w:val="16"/>
                <w:szCs w:val="16"/>
                <w:lang w:val="ru-RU"/>
              </w:rPr>
              <w:t>86</w:t>
            </w:r>
            <w:r>
              <w:rPr>
                <w:sz w:val="16"/>
                <w:szCs w:val="16"/>
              </w:rPr>
              <w:t>-246</w:t>
            </w:r>
          </w:p>
        </w:tc>
        <w:tc>
          <w:tcPr>
            <w:tcW w:w="1341" w:type="dxa"/>
            <w:gridSpan w:val="2"/>
            <w:vAlign w:val="center"/>
          </w:tcPr>
          <w:p w14:paraId="6FC897DC"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12C5BD49" w14:textId="77777777" w:rsidTr="002F6F8B">
        <w:trPr>
          <w:trHeight w:val="288"/>
          <w:jc w:val="center"/>
        </w:trPr>
        <w:tc>
          <w:tcPr>
            <w:tcW w:w="2288" w:type="dxa"/>
            <w:gridSpan w:val="3"/>
            <w:tcBorders>
              <w:bottom w:val="single" w:sz="12" w:space="0" w:color="auto"/>
            </w:tcBorders>
            <w:vAlign w:val="center"/>
          </w:tcPr>
          <w:p w14:paraId="52210949" w14:textId="77777777" w:rsidR="00157F84" w:rsidRPr="00A11843" w:rsidRDefault="00157F84" w:rsidP="00157F84">
            <w:pPr>
              <w:autoSpaceDE/>
              <w:autoSpaceDN/>
              <w:adjustRightInd/>
              <w:spacing w:before="0" w:line="240" w:lineRule="auto"/>
              <w:ind w:left="0"/>
              <w:rPr>
                <w:b/>
                <w:bCs/>
                <w:sz w:val="16"/>
                <w:szCs w:val="18"/>
              </w:rPr>
            </w:pPr>
          </w:p>
        </w:tc>
        <w:tc>
          <w:tcPr>
            <w:tcW w:w="7626" w:type="dxa"/>
            <w:gridSpan w:val="6"/>
            <w:tcBorders>
              <w:bottom w:val="single" w:sz="12" w:space="0" w:color="auto"/>
            </w:tcBorders>
            <w:vAlign w:val="center"/>
          </w:tcPr>
          <w:p w14:paraId="586E1919" w14:textId="77777777" w:rsidR="00157F84" w:rsidRPr="0016453D" w:rsidRDefault="00157F84" w:rsidP="00157F84">
            <w:pPr>
              <w:autoSpaceDE/>
              <w:autoSpaceDN/>
              <w:adjustRightInd/>
              <w:spacing w:before="0" w:line="240" w:lineRule="auto"/>
              <w:ind w:left="0"/>
              <w:rPr>
                <w:i/>
                <w:sz w:val="14"/>
                <w:szCs w:val="14"/>
              </w:rPr>
            </w:pPr>
            <w:proofErr w:type="spellStart"/>
            <w:r w:rsidRPr="0016453D">
              <w:rPr>
                <w:i/>
                <w:iCs/>
                <w:sz w:val="14"/>
                <w:szCs w:val="14"/>
              </w:rPr>
              <w:t>Availab</w:t>
            </w:r>
            <w:r w:rsidRPr="0016453D">
              <w:rPr>
                <w:i/>
                <w:iCs/>
                <w:spacing w:val="-1"/>
                <w:sz w:val="14"/>
                <w:szCs w:val="14"/>
              </w:rPr>
              <w:t>l</w:t>
            </w:r>
            <w:r w:rsidRPr="0016453D">
              <w:rPr>
                <w:i/>
                <w:iCs/>
                <w:sz w:val="14"/>
                <w:szCs w:val="14"/>
              </w:rPr>
              <w:t>eincolo</w:t>
            </w:r>
            <w:r w:rsidRPr="0016453D">
              <w:rPr>
                <w:i/>
                <w:iCs/>
                <w:spacing w:val="-1"/>
                <w:sz w:val="14"/>
                <w:szCs w:val="14"/>
              </w:rPr>
              <w:t>r</w:t>
            </w:r>
            <w:r w:rsidRPr="0016453D">
              <w:rPr>
                <w:i/>
                <w:iCs/>
                <w:spacing w:val="1"/>
                <w:sz w:val="14"/>
                <w:szCs w:val="14"/>
              </w:rPr>
              <w:t>s</w:t>
            </w:r>
            <w:proofErr w:type="spellEnd"/>
            <w:r w:rsidRPr="0016453D">
              <w:rPr>
                <w:i/>
                <w:iCs/>
                <w:sz w:val="14"/>
                <w:szCs w:val="14"/>
              </w:rPr>
              <w:t xml:space="preserve">. </w:t>
            </w:r>
            <w:proofErr w:type="spellStart"/>
            <w:r w:rsidRPr="0016453D">
              <w:rPr>
                <w:i/>
                <w:iCs/>
                <w:spacing w:val="-2"/>
                <w:sz w:val="14"/>
                <w:szCs w:val="14"/>
              </w:rPr>
              <w:t>M</w:t>
            </w:r>
            <w:r w:rsidRPr="0016453D">
              <w:rPr>
                <w:i/>
                <w:iCs/>
                <w:sz w:val="14"/>
                <w:szCs w:val="14"/>
              </w:rPr>
              <w:t>ayuseAluminu</w:t>
            </w:r>
            <w:r w:rsidRPr="0016453D">
              <w:rPr>
                <w:i/>
                <w:iCs/>
                <w:spacing w:val="-2"/>
                <w:sz w:val="14"/>
                <w:szCs w:val="14"/>
              </w:rPr>
              <w:t>m</w:t>
            </w:r>
            <w:r w:rsidRPr="0016453D">
              <w:rPr>
                <w:i/>
                <w:iCs/>
                <w:sz w:val="14"/>
                <w:szCs w:val="14"/>
              </w:rPr>
              <w:t>-</w:t>
            </w:r>
            <w:proofErr w:type="gramStart"/>
            <w:r w:rsidRPr="0016453D">
              <w:rPr>
                <w:i/>
                <w:iCs/>
                <w:sz w:val="14"/>
                <w:szCs w:val="14"/>
              </w:rPr>
              <w:t>FilledEp</w:t>
            </w:r>
            <w:r w:rsidRPr="0016453D">
              <w:rPr>
                <w:i/>
                <w:iCs/>
                <w:spacing w:val="-1"/>
                <w:sz w:val="14"/>
                <w:szCs w:val="14"/>
              </w:rPr>
              <w:t>ox</w:t>
            </w:r>
            <w:r w:rsidRPr="0016453D">
              <w:rPr>
                <w:i/>
                <w:iCs/>
                <w:sz w:val="14"/>
                <w:szCs w:val="14"/>
              </w:rPr>
              <w:t>y</w:t>
            </w:r>
            <w:r w:rsidRPr="0016453D">
              <w:rPr>
                <w:i/>
                <w:iCs/>
                <w:spacing w:val="-2"/>
                <w:sz w:val="14"/>
                <w:szCs w:val="14"/>
              </w:rPr>
              <w:t>M</w:t>
            </w:r>
            <w:r w:rsidRPr="0016453D">
              <w:rPr>
                <w:i/>
                <w:iCs/>
                <w:sz w:val="14"/>
                <w:szCs w:val="14"/>
              </w:rPr>
              <w:t>ast</w:t>
            </w:r>
            <w:r w:rsidRPr="0016453D">
              <w:rPr>
                <w:i/>
                <w:iCs/>
                <w:spacing w:val="-1"/>
                <w:sz w:val="14"/>
                <w:szCs w:val="14"/>
              </w:rPr>
              <w:t>i</w:t>
            </w:r>
            <w:r w:rsidRPr="0016453D">
              <w:rPr>
                <w:i/>
                <w:iCs/>
                <w:sz w:val="14"/>
                <w:szCs w:val="14"/>
              </w:rPr>
              <w:t>c</w:t>
            </w:r>
            <w:proofErr w:type="spellEnd"/>
            <w:r w:rsidRPr="0016453D">
              <w:rPr>
                <w:i/>
                <w:iCs/>
                <w:spacing w:val="-1"/>
                <w:sz w:val="14"/>
                <w:szCs w:val="14"/>
              </w:rPr>
              <w:t>(</w:t>
            </w:r>
            <w:proofErr w:type="gramEnd"/>
            <w:r w:rsidRPr="0016453D">
              <w:rPr>
                <w:i/>
                <w:iCs/>
                <w:sz w:val="14"/>
                <w:szCs w:val="14"/>
              </w:rPr>
              <w:t>Surfac</w:t>
            </w:r>
            <w:r w:rsidRPr="0016453D">
              <w:rPr>
                <w:i/>
                <w:iCs/>
                <w:spacing w:val="-1"/>
                <w:sz w:val="14"/>
                <w:szCs w:val="14"/>
              </w:rPr>
              <w:t>e</w:t>
            </w:r>
            <w:r w:rsidRPr="0016453D">
              <w:rPr>
                <w:i/>
                <w:iCs/>
                <w:sz w:val="14"/>
                <w:szCs w:val="14"/>
              </w:rPr>
              <w:t>-</w:t>
            </w:r>
            <w:proofErr w:type="spellStart"/>
            <w:r w:rsidRPr="0016453D">
              <w:rPr>
                <w:i/>
                <w:iCs/>
                <w:sz w:val="14"/>
                <w:szCs w:val="14"/>
              </w:rPr>
              <w:t>Tolera</w:t>
            </w:r>
            <w:r w:rsidRPr="0016453D">
              <w:rPr>
                <w:i/>
                <w:iCs/>
                <w:spacing w:val="-1"/>
                <w:sz w:val="14"/>
                <w:szCs w:val="14"/>
              </w:rPr>
              <w:t>n</w:t>
            </w:r>
            <w:r w:rsidRPr="0016453D">
              <w:rPr>
                <w:i/>
                <w:iCs/>
                <w:sz w:val="14"/>
                <w:szCs w:val="14"/>
              </w:rPr>
              <w:t>tPrimer</w:t>
            </w:r>
            <w:proofErr w:type="spellEnd"/>
            <w:r w:rsidRPr="0016453D">
              <w:rPr>
                <w:i/>
                <w:iCs/>
                <w:sz w:val="14"/>
                <w:szCs w:val="14"/>
              </w:rPr>
              <w:t xml:space="preserve">) </w:t>
            </w:r>
            <w:proofErr w:type="spellStart"/>
            <w:r w:rsidRPr="0016453D">
              <w:rPr>
                <w:i/>
                <w:iCs/>
                <w:sz w:val="14"/>
                <w:szCs w:val="14"/>
              </w:rPr>
              <w:t>for</w:t>
            </w:r>
            <w:r w:rsidRPr="0016453D">
              <w:rPr>
                <w:i/>
                <w:iCs/>
                <w:spacing w:val="-1"/>
                <w:sz w:val="14"/>
                <w:szCs w:val="14"/>
              </w:rPr>
              <w:t>b</w:t>
            </w:r>
            <w:r w:rsidRPr="0016453D">
              <w:rPr>
                <w:i/>
                <w:iCs/>
                <w:sz w:val="14"/>
                <w:szCs w:val="14"/>
              </w:rPr>
              <w:t>etter</w:t>
            </w:r>
            <w:proofErr w:type="spellEnd"/>
            <w:r w:rsidRPr="0016453D">
              <w:rPr>
                <w:i/>
                <w:iCs/>
                <w:sz w:val="14"/>
                <w:szCs w:val="14"/>
              </w:rPr>
              <w:t xml:space="preserve"> </w:t>
            </w:r>
            <w:r w:rsidRPr="0016453D">
              <w:rPr>
                <w:i/>
                <w:iCs/>
                <w:spacing w:val="-1"/>
                <w:sz w:val="14"/>
                <w:szCs w:val="14"/>
              </w:rPr>
              <w:t>p</w:t>
            </w:r>
            <w:r w:rsidRPr="0016453D">
              <w:rPr>
                <w:i/>
                <w:iCs/>
                <w:sz w:val="14"/>
                <w:szCs w:val="14"/>
              </w:rPr>
              <w:t>erforma</w:t>
            </w:r>
            <w:r w:rsidRPr="0016453D">
              <w:rPr>
                <w:i/>
                <w:iCs/>
                <w:spacing w:val="-1"/>
                <w:sz w:val="14"/>
                <w:szCs w:val="14"/>
              </w:rPr>
              <w:t>n</w:t>
            </w:r>
            <w:r w:rsidRPr="0016453D">
              <w:rPr>
                <w:i/>
                <w:iCs/>
                <w:spacing w:val="1"/>
                <w:sz w:val="14"/>
                <w:szCs w:val="14"/>
              </w:rPr>
              <w:t>c</w:t>
            </w:r>
            <w:r w:rsidRPr="0016453D">
              <w:rPr>
                <w:i/>
                <w:iCs/>
                <w:sz w:val="14"/>
                <w:szCs w:val="14"/>
              </w:rPr>
              <w:t xml:space="preserve">e </w:t>
            </w:r>
            <w:proofErr w:type="spellStart"/>
            <w:r w:rsidRPr="0016453D">
              <w:rPr>
                <w:i/>
                <w:iCs/>
                <w:sz w:val="14"/>
                <w:szCs w:val="14"/>
              </w:rPr>
              <w:t>ifaluminumc</w:t>
            </w:r>
            <w:r w:rsidRPr="0016453D">
              <w:rPr>
                <w:i/>
                <w:iCs/>
                <w:spacing w:val="-1"/>
                <w:sz w:val="14"/>
                <w:szCs w:val="14"/>
              </w:rPr>
              <w:t>o</w:t>
            </w:r>
            <w:r w:rsidRPr="0016453D">
              <w:rPr>
                <w:i/>
                <w:iCs/>
                <w:sz w:val="14"/>
                <w:szCs w:val="14"/>
              </w:rPr>
              <w:t>lor</w:t>
            </w:r>
            <w:proofErr w:type="spellEnd"/>
            <w:r w:rsidRPr="0016453D">
              <w:rPr>
                <w:i/>
                <w:iCs/>
                <w:sz w:val="14"/>
                <w:szCs w:val="14"/>
              </w:rPr>
              <w:t xml:space="preserve"> </w:t>
            </w:r>
            <w:proofErr w:type="spellStart"/>
            <w:r w:rsidRPr="0016453D">
              <w:rPr>
                <w:i/>
                <w:iCs/>
                <w:spacing w:val="-1"/>
                <w:sz w:val="14"/>
                <w:szCs w:val="14"/>
              </w:rPr>
              <w:t>i</w:t>
            </w:r>
            <w:r w:rsidRPr="0016453D">
              <w:rPr>
                <w:i/>
                <w:iCs/>
                <w:sz w:val="14"/>
                <w:szCs w:val="14"/>
              </w:rPr>
              <w:t>s</w:t>
            </w:r>
            <w:r w:rsidRPr="0016453D">
              <w:rPr>
                <w:i/>
                <w:iCs/>
                <w:spacing w:val="-1"/>
                <w:sz w:val="14"/>
                <w:szCs w:val="14"/>
              </w:rPr>
              <w:t>ac</w:t>
            </w:r>
            <w:r w:rsidRPr="0016453D">
              <w:rPr>
                <w:i/>
                <w:iCs/>
                <w:sz w:val="14"/>
                <w:szCs w:val="14"/>
              </w:rPr>
              <w:t>ce</w:t>
            </w:r>
            <w:r w:rsidRPr="0016453D">
              <w:rPr>
                <w:i/>
                <w:iCs/>
                <w:spacing w:val="-1"/>
                <w:sz w:val="14"/>
                <w:szCs w:val="14"/>
              </w:rPr>
              <w:t>p</w:t>
            </w:r>
            <w:r w:rsidRPr="0016453D">
              <w:rPr>
                <w:i/>
                <w:iCs/>
                <w:spacing w:val="1"/>
                <w:sz w:val="14"/>
                <w:szCs w:val="14"/>
              </w:rPr>
              <w:t>t</w:t>
            </w:r>
            <w:r w:rsidRPr="0016453D">
              <w:rPr>
                <w:i/>
                <w:iCs/>
                <w:sz w:val="14"/>
                <w:szCs w:val="14"/>
              </w:rPr>
              <w:t>abl</w:t>
            </w:r>
            <w:r w:rsidRPr="0016453D">
              <w:rPr>
                <w:i/>
                <w:iCs/>
                <w:spacing w:val="-1"/>
                <w:sz w:val="14"/>
                <w:szCs w:val="14"/>
              </w:rPr>
              <w:t>e</w:t>
            </w:r>
            <w:proofErr w:type="spellEnd"/>
          </w:p>
        </w:tc>
      </w:tr>
      <w:tr w:rsidR="00157F84" w:rsidRPr="00A11843" w14:paraId="19AAA3F5" w14:textId="77777777" w:rsidTr="002F6F8B">
        <w:trPr>
          <w:trHeight w:val="288"/>
          <w:jc w:val="center"/>
        </w:trPr>
        <w:tc>
          <w:tcPr>
            <w:tcW w:w="2288" w:type="dxa"/>
            <w:gridSpan w:val="3"/>
            <w:vAlign w:val="center"/>
          </w:tcPr>
          <w:p w14:paraId="46FB4DE5" w14:textId="77777777" w:rsidR="00157F84" w:rsidRPr="00A11843" w:rsidRDefault="00157F84" w:rsidP="00157F84">
            <w:pPr>
              <w:autoSpaceDE/>
              <w:autoSpaceDN/>
              <w:adjustRightInd/>
              <w:spacing w:before="0" w:line="240" w:lineRule="auto"/>
              <w:ind w:left="0"/>
              <w:rPr>
                <w:b/>
                <w:bCs/>
                <w:sz w:val="16"/>
                <w:szCs w:val="18"/>
              </w:rPr>
            </w:pPr>
            <w:r w:rsidRPr="00A11843">
              <w:rPr>
                <w:b/>
                <w:bCs/>
                <w:sz w:val="16"/>
                <w:szCs w:val="18"/>
              </w:rPr>
              <w:t>TOPCOAT</w:t>
            </w:r>
          </w:p>
        </w:tc>
        <w:tc>
          <w:tcPr>
            <w:tcW w:w="2808" w:type="dxa"/>
            <w:vAlign w:val="center"/>
          </w:tcPr>
          <w:p w14:paraId="31E822C2"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Carboline</w:t>
            </w:r>
          </w:p>
        </w:tc>
        <w:tc>
          <w:tcPr>
            <w:tcW w:w="2661" w:type="dxa"/>
            <w:gridSpan w:val="2"/>
            <w:vAlign w:val="center"/>
          </w:tcPr>
          <w:p w14:paraId="318A3AC7"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Carboguard</w:t>
            </w:r>
            <w:proofErr w:type="spellEnd"/>
            <w:r w:rsidRPr="0016453D">
              <w:rPr>
                <w:sz w:val="16"/>
                <w:szCs w:val="16"/>
              </w:rPr>
              <w:t xml:space="preserve"> 890 series</w:t>
            </w:r>
          </w:p>
        </w:tc>
        <w:tc>
          <w:tcPr>
            <w:tcW w:w="816" w:type="dxa"/>
            <w:vAlign w:val="center"/>
          </w:tcPr>
          <w:p w14:paraId="1EFDB704" w14:textId="77777777" w:rsidR="00157F84" w:rsidRPr="00A11843" w:rsidRDefault="00157F84" w:rsidP="00157F84">
            <w:pPr>
              <w:autoSpaceDE/>
              <w:autoSpaceDN/>
              <w:adjustRightInd/>
              <w:spacing w:before="0" w:line="240" w:lineRule="auto"/>
              <w:ind w:left="0"/>
              <w:jc w:val="center"/>
              <w:rPr>
                <w:sz w:val="16"/>
                <w:szCs w:val="16"/>
                <w:lang w:val="ru-RU"/>
              </w:rPr>
            </w:pPr>
            <w:r>
              <w:rPr>
                <w:sz w:val="16"/>
                <w:szCs w:val="16"/>
              </w:rPr>
              <w:t>100-</w:t>
            </w:r>
            <w:r w:rsidRPr="00A11843">
              <w:rPr>
                <w:sz w:val="16"/>
                <w:szCs w:val="16"/>
                <w:lang w:val="ru-RU"/>
              </w:rPr>
              <w:t>214</w:t>
            </w:r>
          </w:p>
        </w:tc>
        <w:tc>
          <w:tcPr>
            <w:tcW w:w="1341" w:type="dxa"/>
            <w:gridSpan w:val="2"/>
            <w:vAlign w:val="center"/>
          </w:tcPr>
          <w:p w14:paraId="0662DC50"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2D4C1028" w14:textId="77777777" w:rsidTr="002F6F8B">
        <w:trPr>
          <w:trHeight w:val="281"/>
          <w:jc w:val="center"/>
        </w:trPr>
        <w:tc>
          <w:tcPr>
            <w:tcW w:w="2288" w:type="dxa"/>
            <w:gridSpan w:val="3"/>
            <w:vAlign w:val="center"/>
          </w:tcPr>
          <w:p w14:paraId="2EA13B09"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7A629DFC" w14:textId="6C6EC0E9" w:rsidR="00157F84" w:rsidRPr="00A11843" w:rsidRDefault="00157F84" w:rsidP="00157F84">
            <w:pPr>
              <w:autoSpaceDE/>
              <w:autoSpaceDN/>
              <w:adjustRightInd/>
              <w:spacing w:before="0" w:line="240" w:lineRule="auto"/>
              <w:ind w:left="0"/>
              <w:rPr>
                <w:sz w:val="16"/>
                <w:szCs w:val="16"/>
              </w:rPr>
            </w:pPr>
            <w:proofErr w:type="spellStart"/>
            <w:r w:rsidRPr="00157F84">
              <w:rPr>
                <w:sz w:val="16"/>
                <w:szCs w:val="16"/>
              </w:rPr>
              <w:t>Corrocoat</w:t>
            </w:r>
            <w:proofErr w:type="spellEnd"/>
          </w:p>
        </w:tc>
        <w:tc>
          <w:tcPr>
            <w:tcW w:w="2661" w:type="dxa"/>
            <w:gridSpan w:val="2"/>
            <w:vAlign w:val="center"/>
          </w:tcPr>
          <w:p w14:paraId="3453C4F5" w14:textId="6FEBABF8"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Polyglass</w:t>
            </w:r>
            <w:proofErr w:type="spellEnd"/>
            <w:r w:rsidRPr="0016453D">
              <w:rPr>
                <w:sz w:val="16"/>
                <w:szCs w:val="16"/>
              </w:rPr>
              <w:t xml:space="preserve"> </w:t>
            </w:r>
            <w:proofErr w:type="spellStart"/>
            <w:r w:rsidRPr="0016453D">
              <w:rPr>
                <w:sz w:val="16"/>
                <w:szCs w:val="16"/>
              </w:rPr>
              <w:t>Zipcoat</w:t>
            </w:r>
            <w:proofErr w:type="spellEnd"/>
            <w:r w:rsidRPr="0016453D">
              <w:rPr>
                <w:sz w:val="16"/>
                <w:szCs w:val="16"/>
              </w:rPr>
              <w:t xml:space="preserve"> Polyester</w:t>
            </w:r>
          </w:p>
        </w:tc>
        <w:tc>
          <w:tcPr>
            <w:tcW w:w="816" w:type="dxa"/>
            <w:vAlign w:val="center"/>
          </w:tcPr>
          <w:p w14:paraId="0CB7C0F3" w14:textId="3F3136B7" w:rsidR="00157F84" w:rsidRPr="00A11843" w:rsidRDefault="00157F84" w:rsidP="00157F84">
            <w:pPr>
              <w:autoSpaceDE/>
              <w:autoSpaceDN/>
              <w:adjustRightInd/>
              <w:spacing w:before="0" w:line="240" w:lineRule="auto"/>
              <w:ind w:left="0"/>
              <w:jc w:val="center"/>
              <w:rPr>
                <w:sz w:val="16"/>
                <w:szCs w:val="16"/>
                <w:lang w:val="ru-RU"/>
              </w:rPr>
            </w:pPr>
            <w:r w:rsidRPr="00157F84">
              <w:rPr>
                <w:sz w:val="16"/>
                <w:szCs w:val="16"/>
              </w:rPr>
              <w:t>47</w:t>
            </w:r>
          </w:p>
        </w:tc>
        <w:tc>
          <w:tcPr>
            <w:tcW w:w="1341" w:type="dxa"/>
            <w:gridSpan w:val="2"/>
            <w:vAlign w:val="center"/>
          </w:tcPr>
          <w:p w14:paraId="0071EADF" w14:textId="5E0CDA6D" w:rsidR="00157F84" w:rsidRPr="00A11843" w:rsidRDefault="00157F84" w:rsidP="00157F84">
            <w:pPr>
              <w:autoSpaceDE/>
              <w:autoSpaceDN/>
              <w:adjustRightInd/>
              <w:spacing w:before="0" w:line="240" w:lineRule="auto"/>
              <w:ind w:left="72"/>
              <w:rPr>
                <w:sz w:val="16"/>
                <w:szCs w:val="16"/>
                <w:lang w:val="ru-RU"/>
              </w:rPr>
            </w:pPr>
            <w:r w:rsidRPr="00157F84">
              <w:rPr>
                <w:sz w:val="16"/>
                <w:szCs w:val="16"/>
              </w:rPr>
              <w:t>194˚F (90˚C)</w:t>
            </w:r>
          </w:p>
        </w:tc>
      </w:tr>
      <w:tr w:rsidR="00157F84" w:rsidRPr="00A11843" w14:paraId="3164C104" w14:textId="77777777" w:rsidTr="002F6F8B">
        <w:trPr>
          <w:trHeight w:val="281"/>
          <w:jc w:val="center"/>
        </w:trPr>
        <w:tc>
          <w:tcPr>
            <w:tcW w:w="2288" w:type="dxa"/>
            <w:gridSpan w:val="3"/>
            <w:vAlign w:val="center"/>
          </w:tcPr>
          <w:p w14:paraId="4260BF00" w14:textId="77777777" w:rsidR="00157F84" w:rsidRPr="00A11843" w:rsidRDefault="00157F84" w:rsidP="00157F84">
            <w:pPr>
              <w:autoSpaceDE/>
              <w:autoSpaceDN/>
              <w:adjustRightInd/>
              <w:spacing w:before="0" w:line="240" w:lineRule="auto"/>
              <w:ind w:left="0"/>
              <w:rPr>
                <w:b/>
                <w:bCs/>
                <w:sz w:val="16"/>
                <w:szCs w:val="18"/>
              </w:rPr>
            </w:pPr>
            <w:r w:rsidRPr="00A11843">
              <w:rPr>
                <w:b/>
                <w:bCs/>
                <w:sz w:val="16"/>
                <w:szCs w:val="18"/>
              </w:rPr>
              <w:t>Epoxy – Polyamide</w:t>
            </w:r>
          </w:p>
        </w:tc>
        <w:tc>
          <w:tcPr>
            <w:tcW w:w="2808" w:type="dxa"/>
            <w:vAlign w:val="center"/>
          </w:tcPr>
          <w:p w14:paraId="148C4A67" w14:textId="77777777" w:rsidR="00157F84" w:rsidRPr="00A11843" w:rsidRDefault="00157F84" w:rsidP="00157F84">
            <w:pPr>
              <w:autoSpaceDE/>
              <w:autoSpaceDN/>
              <w:adjustRightInd/>
              <w:spacing w:before="0" w:line="240" w:lineRule="auto"/>
              <w:ind w:left="0"/>
              <w:rPr>
                <w:sz w:val="16"/>
                <w:szCs w:val="16"/>
              </w:rPr>
            </w:pPr>
            <w:proofErr w:type="spellStart"/>
            <w:r w:rsidRPr="00A11843">
              <w:rPr>
                <w:sz w:val="16"/>
                <w:szCs w:val="16"/>
              </w:rPr>
              <w:t>Dampney</w:t>
            </w:r>
            <w:proofErr w:type="spellEnd"/>
          </w:p>
        </w:tc>
        <w:tc>
          <w:tcPr>
            <w:tcW w:w="2661" w:type="dxa"/>
            <w:gridSpan w:val="2"/>
            <w:vAlign w:val="center"/>
          </w:tcPr>
          <w:p w14:paraId="650F1E5E"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Endcor</w:t>
            </w:r>
            <w:proofErr w:type="spellEnd"/>
            <w:r w:rsidRPr="0016453D">
              <w:rPr>
                <w:sz w:val="16"/>
                <w:szCs w:val="16"/>
              </w:rPr>
              <w:t xml:space="preserve"> 700C Series</w:t>
            </w:r>
          </w:p>
        </w:tc>
        <w:tc>
          <w:tcPr>
            <w:tcW w:w="816" w:type="dxa"/>
            <w:vAlign w:val="center"/>
          </w:tcPr>
          <w:p w14:paraId="100CEAE5" w14:textId="77777777" w:rsidR="00157F84" w:rsidRPr="00A11843" w:rsidRDefault="00157F84" w:rsidP="00157F84">
            <w:pPr>
              <w:autoSpaceDE/>
              <w:autoSpaceDN/>
              <w:adjustRightInd/>
              <w:spacing w:before="0" w:line="240" w:lineRule="auto"/>
              <w:ind w:left="0"/>
              <w:jc w:val="center"/>
              <w:rPr>
                <w:sz w:val="16"/>
                <w:szCs w:val="16"/>
                <w:lang w:val="ru-RU"/>
              </w:rPr>
            </w:pPr>
            <w:r w:rsidRPr="00A11843">
              <w:rPr>
                <w:sz w:val="16"/>
                <w:szCs w:val="16"/>
                <w:lang w:val="ru-RU"/>
              </w:rPr>
              <w:t>100</w:t>
            </w:r>
          </w:p>
        </w:tc>
        <w:tc>
          <w:tcPr>
            <w:tcW w:w="1341" w:type="dxa"/>
            <w:gridSpan w:val="2"/>
            <w:vAlign w:val="center"/>
          </w:tcPr>
          <w:p w14:paraId="5A9C1880" w14:textId="77777777" w:rsidR="00157F84" w:rsidRPr="00A11843" w:rsidRDefault="00157F84" w:rsidP="00157F84">
            <w:pPr>
              <w:autoSpaceDE/>
              <w:autoSpaceDN/>
              <w:adjustRightInd/>
              <w:spacing w:before="0" w:line="240" w:lineRule="auto"/>
              <w:ind w:left="72"/>
              <w:rPr>
                <w:sz w:val="16"/>
                <w:szCs w:val="16"/>
              </w:rPr>
            </w:pPr>
            <w:r w:rsidRPr="00A11843">
              <w:rPr>
                <w:sz w:val="16"/>
                <w:szCs w:val="16"/>
                <w:lang w:val="ru-RU"/>
              </w:rPr>
              <w:t>177</w:t>
            </w:r>
            <w:r w:rsidRPr="00A11843">
              <w:rPr>
                <w:sz w:val="16"/>
                <w:szCs w:val="16"/>
              </w:rPr>
              <w:t>°C (</w:t>
            </w:r>
            <w:r w:rsidRPr="00A11843">
              <w:rPr>
                <w:sz w:val="16"/>
                <w:szCs w:val="16"/>
                <w:lang w:val="ru-RU"/>
              </w:rPr>
              <w:t>3</w:t>
            </w:r>
            <w:r w:rsidRPr="00A11843">
              <w:rPr>
                <w:sz w:val="16"/>
                <w:szCs w:val="16"/>
              </w:rPr>
              <w:t>50°F)</w:t>
            </w:r>
          </w:p>
        </w:tc>
      </w:tr>
      <w:tr w:rsidR="00157F84" w:rsidRPr="00A11843" w14:paraId="0F15506B" w14:textId="77777777" w:rsidTr="002F6F8B">
        <w:trPr>
          <w:trHeight w:val="267"/>
          <w:jc w:val="center"/>
        </w:trPr>
        <w:tc>
          <w:tcPr>
            <w:tcW w:w="2288" w:type="dxa"/>
            <w:gridSpan w:val="3"/>
            <w:vAlign w:val="center"/>
          </w:tcPr>
          <w:p w14:paraId="014D7A1E" w14:textId="77777777" w:rsidR="00157F84" w:rsidRPr="00A11843" w:rsidRDefault="00157F84" w:rsidP="00157F84">
            <w:pPr>
              <w:autoSpaceDE/>
              <w:autoSpaceDN/>
              <w:adjustRightInd/>
              <w:spacing w:before="0" w:line="240" w:lineRule="auto"/>
              <w:ind w:left="0"/>
              <w:rPr>
                <w:b/>
                <w:bCs/>
                <w:sz w:val="16"/>
                <w:szCs w:val="18"/>
              </w:rPr>
            </w:pPr>
            <w:r w:rsidRPr="00A11843">
              <w:rPr>
                <w:b/>
                <w:bCs/>
                <w:sz w:val="16"/>
                <w:szCs w:val="18"/>
              </w:rPr>
              <w:t>DFT as per Manufacturer’s Product Sheet</w:t>
            </w:r>
          </w:p>
        </w:tc>
        <w:tc>
          <w:tcPr>
            <w:tcW w:w="2808" w:type="dxa"/>
            <w:vAlign w:val="center"/>
          </w:tcPr>
          <w:p w14:paraId="14528534"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Hempel Coatings (USA), Inc.</w:t>
            </w:r>
          </w:p>
        </w:tc>
        <w:tc>
          <w:tcPr>
            <w:tcW w:w="2661" w:type="dxa"/>
            <w:gridSpan w:val="2"/>
            <w:vAlign w:val="center"/>
          </w:tcPr>
          <w:p w14:paraId="00693727"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Hempadur</w:t>
            </w:r>
            <w:proofErr w:type="spellEnd"/>
            <w:r w:rsidRPr="0016453D">
              <w:rPr>
                <w:sz w:val="16"/>
                <w:szCs w:val="16"/>
              </w:rPr>
              <w:t xml:space="preserve"> 4588 Series</w:t>
            </w:r>
          </w:p>
          <w:p w14:paraId="3CCCC720" w14:textId="069CAB36" w:rsidR="005B27EF" w:rsidRPr="0016453D" w:rsidRDefault="005B27EF" w:rsidP="00157F84">
            <w:pPr>
              <w:autoSpaceDE/>
              <w:autoSpaceDN/>
              <w:adjustRightInd/>
              <w:spacing w:before="0" w:line="240" w:lineRule="auto"/>
              <w:ind w:left="0"/>
              <w:rPr>
                <w:sz w:val="16"/>
                <w:szCs w:val="16"/>
              </w:rPr>
            </w:pPr>
            <w:proofErr w:type="spellStart"/>
            <w:r w:rsidRPr="0016453D">
              <w:rPr>
                <w:sz w:val="16"/>
                <w:szCs w:val="16"/>
              </w:rPr>
              <w:t>Hempaprime</w:t>
            </w:r>
            <w:proofErr w:type="spellEnd"/>
            <w:r w:rsidRPr="0016453D">
              <w:rPr>
                <w:sz w:val="16"/>
                <w:szCs w:val="16"/>
              </w:rPr>
              <w:t xml:space="preserve"> Multi 500</w:t>
            </w:r>
          </w:p>
        </w:tc>
        <w:tc>
          <w:tcPr>
            <w:tcW w:w="816" w:type="dxa"/>
            <w:vAlign w:val="center"/>
          </w:tcPr>
          <w:p w14:paraId="0C717312" w14:textId="77777777" w:rsidR="00157F84" w:rsidRDefault="00157F84" w:rsidP="00157F84">
            <w:pPr>
              <w:autoSpaceDE/>
              <w:autoSpaceDN/>
              <w:adjustRightInd/>
              <w:spacing w:before="0" w:line="240" w:lineRule="auto"/>
              <w:ind w:left="0"/>
              <w:jc w:val="center"/>
              <w:rPr>
                <w:sz w:val="16"/>
                <w:szCs w:val="16"/>
              </w:rPr>
            </w:pPr>
            <w:r w:rsidRPr="00A11843">
              <w:rPr>
                <w:sz w:val="16"/>
                <w:szCs w:val="16"/>
                <w:lang w:val="ru-RU"/>
              </w:rPr>
              <w:t>220</w:t>
            </w:r>
          </w:p>
          <w:p w14:paraId="16FFF48D" w14:textId="6CD7F87A" w:rsidR="005B27EF" w:rsidRPr="005B27EF" w:rsidRDefault="005B27EF" w:rsidP="00157F84">
            <w:pPr>
              <w:autoSpaceDE/>
              <w:autoSpaceDN/>
              <w:adjustRightInd/>
              <w:spacing w:before="0" w:line="240" w:lineRule="auto"/>
              <w:ind w:left="0"/>
              <w:jc w:val="center"/>
              <w:rPr>
                <w:sz w:val="16"/>
                <w:szCs w:val="16"/>
              </w:rPr>
            </w:pPr>
            <w:r>
              <w:rPr>
                <w:sz w:val="16"/>
                <w:szCs w:val="16"/>
              </w:rPr>
              <w:t>189-190</w:t>
            </w:r>
          </w:p>
        </w:tc>
        <w:tc>
          <w:tcPr>
            <w:tcW w:w="1341" w:type="dxa"/>
            <w:gridSpan w:val="2"/>
            <w:vAlign w:val="center"/>
          </w:tcPr>
          <w:p w14:paraId="74557FD0" w14:textId="77777777" w:rsidR="00157F84" w:rsidRPr="00A11843" w:rsidRDefault="00157F84" w:rsidP="00157F84">
            <w:pPr>
              <w:autoSpaceDE/>
              <w:autoSpaceDN/>
              <w:adjustRightInd/>
              <w:spacing w:before="0" w:line="240" w:lineRule="auto"/>
              <w:ind w:left="72"/>
              <w:rPr>
                <w:sz w:val="16"/>
                <w:szCs w:val="16"/>
              </w:rPr>
            </w:pPr>
            <w:r w:rsidRPr="00A11843">
              <w:rPr>
                <w:sz w:val="16"/>
                <w:szCs w:val="16"/>
              </w:rPr>
              <w:t>121°C (250°F)</w:t>
            </w:r>
          </w:p>
        </w:tc>
      </w:tr>
      <w:tr w:rsidR="00157F84" w:rsidRPr="00A11843" w14:paraId="5B302994" w14:textId="77777777" w:rsidTr="002F6F8B">
        <w:trPr>
          <w:trHeight w:val="145"/>
          <w:jc w:val="center"/>
        </w:trPr>
        <w:tc>
          <w:tcPr>
            <w:tcW w:w="2288" w:type="dxa"/>
            <w:gridSpan w:val="3"/>
            <w:vAlign w:val="center"/>
          </w:tcPr>
          <w:p w14:paraId="3FBAC41B"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7B02123A"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International</w:t>
            </w:r>
          </w:p>
        </w:tc>
        <w:tc>
          <w:tcPr>
            <w:tcW w:w="2661" w:type="dxa"/>
            <w:gridSpan w:val="2"/>
            <w:vAlign w:val="center"/>
          </w:tcPr>
          <w:p w14:paraId="198233C8"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Interseal</w:t>
            </w:r>
            <w:proofErr w:type="spellEnd"/>
            <w:r w:rsidRPr="0016453D">
              <w:rPr>
                <w:sz w:val="16"/>
                <w:szCs w:val="16"/>
              </w:rPr>
              <w:t xml:space="preserve"> 670 HS*</w:t>
            </w:r>
          </w:p>
        </w:tc>
        <w:tc>
          <w:tcPr>
            <w:tcW w:w="816" w:type="dxa"/>
            <w:vAlign w:val="center"/>
          </w:tcPr>
          <w:p w14:paraId="33094B1C" w14:textId="77777777" w:rsidR="00157F84" w:rsidRPr="00A11843" w:rsidRDefault="00157F84" w:rsidP="00157F84">
            <w:pPr>
              <w:autoSpaceDE/>
              <w:autoSpaceDN/>
              <w:adjustRightInd/>
              <w:spacing w:before="0" w:line="240" w:lineRule="auto"/>
              <w:ind w:left="0"/>
              <w:jc w:val="center"/>
              <w:rPr>
                <w:sz w:val="16"/>
                <w:szCs w:val="16"/>
                <w:lang w:val="ru-RU"/>
              </w:rPr>
            </w:pPr>
            <w:r w:rsidRPr="00A11843">
              <w:rPr>
                <w:sz w:val="16"/>
                <w:szCs w:val="16"/>
                <w:lang w:val="ru-RU"/>
              </w:rPr>
              <w:t>240</w:t>
            </w:r>
          </w:p>
        </w:tc>
        <w:tc>
          <w:tcPr>
            <w:tcW w:w="1341" w:type="dxa"/>
            <w:gridSpan w:val="2"/>
            <w:vAlign w:val="center"/>
          </w:tcPr>
          <w:p w14:paraId="069347A5" w14:textId="77777777" w:rsidR="00157F84" w:rsidRPr="00A11843" w:rsidRDefault="00157F84" w:rsidP="00157F84">
            <w:pPr>
              <w:autoSpaceDE/>
              <w:autoSpaceDN/>
              <w:adjustRightInd/>
              <w:spacing w:before="0" w:line="240" w:lineRule="auto"/>
              <w:ind w:left="72"/>
              <w:rPr>
                <w:sz w:val="16"/>
                <w:szCs w:val="16"/>
                <w:lang w:val="ru-RU"/>
              </w:rPr>
            </w:pPr>
            <w:r w:rsidRPr="00A11843">
              <w:rPr>
                <w:sz w:val="16"/>
                <w:szCs w:val="16"/>
              </w:rPr>
              <w:t>121°C (250°F)</w:t>
            </w:r>
          </w:p>
        </w:tc>
      </w:tr>
      <w:tr w:rsidR="00157F84" w:rsidRPr="00A11843" w14:paraId="7F76AFE4" w14:textId="77777777" w:rsidTr="002F6F8B">
        <w:trPr>
          <w:trHeight w:val="288"/>
          <w:jc w:val="center"/>
        </w:trPr>
        <w:tc>
          <w:tcPr>
            <w:tcW w:w="2288" w:type="dxa"/>
            <w:gridSpan w:val="3"/>
            <w:vAlign w:val="center"/>
          </w:tcPr>
          <w:p w14:paraId="61B80C26"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6CB6F188"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International Devoe</w:t>
            </w:r>
          </w:p>
        </w:tc>
        <w:tc>
          <w:tcPr>
            <w:tcW w:w="2661" w:type="dxa"/>
            <w:gridSpan w:val="2"/>
            <w:vAlign w:val="center"/>
          </w:tcPr>
          <w:p w14:paraId="415CE58B" w14:textId="77777777" w:rsidR="00157F84" w:rsidRPr="0016453D" w:rsidRDefault="00157F84" w:rsidP="00157F84">
            <w:pPr>
              <w:autoSpaceDE/>
              <w:autoSpaceDN/>
              <w:adjustRightInd/>
              <w:spacing w:before="0" w:line="240" w:lineRule="auto"/>
              <w:ind w:left="0"/>
              <w:rPr>
                <w:sz w:val="16"/>
                <w:szCs w:val="16"/>
              </w:rPr>
            </w:pPr>
            <w:r w:rsidRPr="0016453D">
              <w:rPr>
                <w:sz w:val="16"/>
                <w:szCs w:val="16"/>
              </w:rPr>
              <w:t>Devran 224 series</w:t>
            </w:r>
          </w:p>
        </w:tc>
        <w:tc>
          <w:tcPr>
            <w:tcW w:w="816" w:type="dxa"/>
            <w:vAlign w:val="center"/>
          </w:tcPr>
          <w:p w14:paraId="23DED825" w14:textId="77777777" w:rsidR="00157F84" w:rsidRPr="00A11843" w:rsidRDefault="00157F84" w:rsidP="00157F84">
            <w:pPr>
              <w:autoSpaceDE/>
              <w:autoSpaceDN/>
              <w:adjustRightInd/>
              <w:spacing w:before="0" w:line="240" w:lineRule="auto"/>
              <w:ind w:left="0"/>
              <w:jc w:val="center"/>
              <w:rPr>
                <w:sz w:val="16"/>
                <w:szCs w:val="16"/>
                <w:lang w:val="ru-RU"/>
              </w:rPr>
            </w:pPr>
            <w:r>
              <w:rPr>
                <w:sz w:val="16"/>
                <w:szCs w:val="16"/>
              </w:rPr>
              <w:t>28</w:t>
            </w:r>
            <w:r w:rsidRPr="00A11843">
              <w:rPr>
                <w:sz w:val="16"/>
                <w:szCs w:val="16"/>
                <w:lang w:val="ru-RU"/>
              </w:rPr>
              <w:t>-212</w:t>
            </w:r>
          </w:p>
        </w:tc>
        <w:tc>
          <w:tcPr>
            <w:tcW w:w="1341" w:type="dxa"/>
            <w:gridSpan w:val="2"/>
            <w:vAlign w:val="center"/>
          </w:tcPr>
          <w:p w14:paraId="3716C455" w14:textId="77777777" w:rsidR="00157F84" w:rsidRPr="00A11843" w:rsidRDefault="00157F84" w:rsidP="00157F84">
            <w:pPr>
              <w:autoSpaceDE/>
              <w:autoSpaceDN/>
              <w:adjustRightInd/>
              <w:spacing w:before="0" w:line="240" w:lineRule="auto"/>
              <w:ind w:left="72"/>
              <w:rPr>
                <w:sz w:val="16"/>
                <w:szCs w:val="16"/>
                <w:lang w:val="ru-RU"/>
              </w:rPr>
            </w:pPr>
            <w:r w:rsidRPr="00A11843">
              <w:rPr>
                <w:sz w:val="16"/>
                <w:szCs w:val="16"/>
                <w:lang w:val="ru-RU"/>
              </w:rPr>
              <w:t>121°C (250°F)</w:t>
            </w:r>
          </w:p>
        </w:tc>
      </w:tr>
      <w:tr w:rsidR="00157F84" w:rsidRPr="00A11843" w14:paraId="75B59CEA" w14:textId="77777777" w:rsidTr="002F6F8B">
        <w:trPr>
          <w:trHeight w:val="288"/>
          <w:jc w:val="center"/>
        </w:trPr>
        <w:tc>
          <w:tcPr>
            <w:tcW w:w="2288" w:type="dxa"/>
            <w:gridSpan w:val="3"/>
            <w:vAlign w:val="center"/>
          </w:tcPr>
          <w:p w14:paraId="0746B4D1"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3E937A7C"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Jotun Paints</w:t>
            </w:r>
          </w:p>
        </w:tc>
        <w:tc>
          <w:tcPr>
            <w:tcW w:w="2661" w:type="dxa"/>
            <w:gridSpan w:val="2"/>
            <w:vAlign w:val="center"/>
          </w:tcPr>
          <w:p w14:paraId="3ACEC89B"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Penguard</w:t>
            </w:r>
            <w:proofErr w:type="spellEnd"/>
            <w:r w:rsidRPr="0016453D">
              <w:rPr>
                <w:sz w:val="16"/>
                <w:szCs w:val="16"/>
              </w:rPr>
              <w:t xml:space="preserve"> FC</w:t>
            </w:r>
          </w:p>
        </w:tc>
        <w:tc>
          <w:tcPr>
            <w:tcW w:w="816" w:type="dxa"/>
            <w:vAlign w:val="center"/>
          </w:tcPr>
          <w:p w14:paraId="29F2A8D1" w14:textId="77777777" w:rsidR="00157F84" w:rsidRPr="00A11843" w:rsidRDefault="00157F84" w:rsidP="00157F84">
            <w:pPr>
              <w:autoSpaceDE/>
              <w:autoSpaceDN/>
              <w:adjustRightInd/>
              <w:spacing w:before="0" w:line="240" w:lineRule="auto"/>
              <w:ind w:left="0"/>
              <w:jc w:val="center"/>
              <w:rPr>
                <w:sz w:val="16"/>
                <w:szCs w:val="16"/>
                <w:lang w:val="ru-RU"/>
              </w:rPr>
            </w:pPr>
            <w:r w:rsidRPr="00A11843">
              <w:rPr>
                <w:sz w:val="16"/>
                <w:szCs w:val="16"/>
                <w:lang w:val="ru-RU"/>
              </w:rPr>
              <w:t>310</w:t>
            </w:r>
          </w:p>
        </w:tc>
        <w:tc>
          <w:tcPr>
            <w:tcW w:w="1341" w:type="dxa"/>
            <w:gridSpan w:val="2"/>
            <w:vAlign w:val="center"/>
          </w:tcPr>
          <w:p w14:paraId="5D4330D7" w14:textId="77777777" w:rsidR="00157F84" w:rsidRPr="00A11843" w:rsidRDefault="00157F84" w:rsidP="00157F84">
            <w:pPr>
              <w:autoSpaceDE/>
              <w:autoSpaceDN/>
              <w:adjustRightInd/>
              <w:spacing w:before="0" w:line="240" w:lineRule="auto"/>
              <w:ind w:left="72"/>
              <w:rPr>
                <w:sz w:val="16"/>
                <w:szCs w:val="16"/>
                <w:lang w:val="ru-RU"/>
              </w:rPr>
            </w:pPr>
            <w:r w:rsidRPr="00A11843">
              <w:rPr>
                <w:sz w:val="16"/>
                <w:szCs w:val="16"/>
                <w:lang w:val="ru-RU"/>
              </w:rPr>
              <w:t>121°C (250°F)</w:t>
            </w:r>
          </w:p>
        </w:tc>
      </w:tr>
      <w:tr w:rsidR="00157F84" w:rsidRPr="00A11843" w14:paraId="00808994" w14:textId="77777777" w:rsidTr="002F6F8B">
        <w:trPr>
          <w:trHeight w:val="288"/>
          <w:jc w:val="center"/>
        </w:trPr>
        <w:tc>
          <w:tcPr>
            <w:tcW w:w="2288" w:type="dxa"/>
            <w:gridSpan w:val="3"/>
            <w:vAlign w:val="center"/>
          </w:tcPr>
          <w:p w14:paraId="0F6C51A3"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498491A9"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PPG</w:t>
            </w:r>
          </w:p>
        </w:tc>
        <w:tc>
          <w:tcPr>
            <w:tcW w:w="2661" w:type="dxa"/>
            <w:gridSpan w:val="2"/>
            <w:vAlign w:val="center"/>
          </w:tcPr>
          <w:p w14:paraId="7DD4EA1D" w14:textId="4EEC280A" w:rsidR="00157F84" w:rsidRPr="0016453D" w:rsidRDefault="00757F62" w:rsidP="00157F84">
            <w:pPr>
              <w:autoSpaceDE/>
              <w:autoSpaceDN/>
              <w:adjustRightInd/>
              <w:spacing w:before="0" w:line="240" w:lineRule="auto"/>
              <w:ind w:left="0"/>
              <w:rPr>
                <w:sz w:val="16"/>
                <w:szCs w:val="16"/>
              </w:rPr>
            </w:pPr>
            <w:proofErr w:type="spellStart"/>
            <w:r w:rsidRPr="0016453D">
              <w:rPr>
                <w:sz w:val="16"/>
                <w:szCs w:val="16"/>
              </w:rPr>
              <w:t>Amerlock</w:t>
            </w:r>
            <w:proofErr w:type="spellEnd"/>
            <w:r w:rsidRPr="0016453D">
              <w:rPr>
                <w:sz w:val="16"/>
                <w:szCs w:val="16"/>
              </w:rPr>
              <w:t xml:space="preserve"> 2/400</w:t>
            </w:r>
            <w:r w:rsidRPr="0016453D">
              <w:rPr>
                <w:sz w:val="16"/>
                <w:szCs w:val="16"/>
                <w:lang w:val="ru-RU"/>
              </w:rPr>
              <w:t xml:space="preserve"> </w:t>
            </w:r>
            <w:r w:rsidRPr="0016453D">
              <w:rPr>
                <w:sz w:val="16"/>
                <w:szCs w:val="16"/>
              </w:rPr>
              <w:t xml:space="preserve">Series </w:t>
            </w:r>
            <w:proofErr w:type="spellStart"/>
            <w:r w:rsidRPr="0016453D">
              <w:rPr>
                <w:sz w:val="16"/>
                <w:szCs w:val="16"/>
              </w:rPr>
              <w:t>Sigmacover</w:t>
            </w:r>
            <w:proofErr w:type="spellEnd"/>
            <w:r w:rsidRPr="0016453D">
              <w:rPr>
                <w:sz w:val="16"/>
                <w:szCs w:val="16"/>
              </w:rPr>
              <w:t> 2/400Series</w:t>
            </w:r>
          </w:p>
        </w:tc>
        <w:tc>
          <w:tcPr>
            <w:tcW w:w="816" w:type="dxa"/>
            <w:vAlign w:val="center"/>
          </w:tcPr>
          <w:p w14:paraId="1105A3F4" w14:textId="77777777" w:rsidR="000E1C2E" w:rsidRDefault="000E1C2E" w:rsidP="000E1C2E">
            <w:pPr>
              <w:autoSpaceDE/>
              <w:autoSpaceDN/>
              <w:adjustRightInd/>
              <w:spacing w:before="0" w:line="240" w:lineRule="auto"/>
              <w:ind w:left="0"/>
              <w:jc w:val="center"/>
              <w:rPr>
                <w:sz w:val="16"/>
                <w:szCs w:val="16"/>
              </w:rPr>
            </w:pPr>
            <w:r>
              <w:rPr>
                <w:sz w:val="16"/>
                <w:szCs w:val="16"/>
              </w:rPr>
              <w:t>153-240</w:t>
            </w:r>
          </w:p>
          <w:p w14:paraId="6C26660D" w14:textId="35169B40" w:rsidR="00157F84" w:rsidRPr="00F6525C" w:rsidRDefault="000E1C2E" w:rsidP="000E1C2E">
            <w:pPr>
              <w:autoSpaceDE/>
              <w:autoSpaceDN/>
              <w:adjustRightInd/>
              <w:spacing w:before="0" w:line="240" w:lineRule="auto"/>
              <w:ind w:left="0"/>
              <w:jc w:val="center"/>
              <w:rPr>
                <w:sz w:val="16"/>
                <w:szCs w:val="16"/>
              </w:rPr>
            </w:pPr>
            <w:r>
              <w:rPr>
                <w:sz w:val="16"/>
                <w:szCs w:val="16"/>
              </w:rPr>
              <w:t>84-180</w:t>
            </w:r>
          </w:p>
        </w:tc>
        <w:tc>
          <w:tcPr>
            <w:tcW w:w="1341" w:type="dxa"/>
            <w:gridSpan w:val="2"/>
            <w:vAlign w:val="center"/>
          </w:tcPr>
          <w:p w14:paraId="1825E2F5" w14:textId="77777777" w:rsidR="00157F84" w:rsidRPr="00A11843" w:rsidRDefault="00157F84" w:rsidP="00157F84">
            <w:pPr>
              <w:autoSpaceDE/>
              <w:autoSpaceDN/>
              <w:adjustRightInd/>
              <w:spacing w:before="0" w:line="240" w:lineRule="auto"/>
              <w:ind w:left="72"/>
              <w:rPr>
                <w:sz w:val="16"/>
                <w:szCs w:val="16"/>
                <w:lang w:val="ru-RU"/>
              </w:rPr>
            </w:pPr>
            <w:r w:rsidRPr="00A11843">
              <w:rPr>
                <w:sz w:val="16"/>
                <w:szCs w:val="16"/>
                <w:lang w:val="ru-RU"/>
              </w:rPr>
              <w:t>121°C (250°F)</w:t>
            </w:r>
          </w:p>
        </w:tc>
      </w:tr>
      <w:tr w:rsidR="00157F84" w:rsidRPr="00A11843" w14:paraId="2609E1C9" w14:textId="77777777" w:rsidTr="002F6F8B">
        <w:trPr>
          <w:trHeight w:val="288"/>
          <w:jc w:val="center"/>
        </w:trPr>
        <w:tc>
          <w:tcPr>
            <w:tcW w:w="2288" w:type="dxa"/>
            <w:gridSpan w:val="3"/>
            <w:vAlign w:val="center"/>
          </w:tcPr>
          <w:p w14:paraId="5E2AAB8F" w14:textId="77777777" w:rsidR="00157F84" w:rsidRPr="00A11843" w:rsidRDefault="00157F84" w:rsidP="00157F84">
            <w:pPr>
              <w:autoSpaceDE/>
              <w:autoSpaceDN/>
              <w:adjustRightInd/>
              <w:spacing w:before="0" w:line="240" w:lineRule="auto"/>
              <w:ind w:left="0"/>
              <w:rPr>
                <w:b/>
                <w:bCs/>
                <w:sz w:val="16"/>
                <w:szCs w:val="18"/>
              </w:rPr>
            </w:pPr>
          </w:p>
        </w:tc>
        <w:tc>
          <w:tcPr>
            <w:tcW w:w="2808" w:type="dxa"/>
            <w:vAlign w:val="center"/>
          </w:tcPr>
          <w:p w14:paraId="26048104"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Sherwin Williams</w:t>
            </w:r>
          </w:p>
        </w:tc>
        <w:tc>
          <w:tcPr>
            <w:tcW w:w="2661" w:type="dxa"/>
            <w:gridSpan w:val="2"/>
            <w:vAlign w:val="center"/>
          </w:tcPr>
          <w:p w14:paraId="15D64342" w14:textId="77777777" w:rsidR="00157F84" w:rsidRPr="0016453D" w:rsidRDefault="00157F84" w:rsidP="00157F84">
            <w:pPr>
              <w:autoSpaceDE/>
              <w:autoSpaceDN/>
              <w:adjustRightInd/>
              <w:spacing w:before="0" w:line="240" w:lineRule="auto"/>
              <w:ind w:left="0"/>
              <w:rPr>
                <w:sz w:val="16"/>
                <w:szCs w:val="16"/>
              </w:rPr>
            </w:pPr>
            <w:proofErr w:type="spellStart"/>
            <w:r w:rsidRPr="0016453D">
              <w:rPr>
                <w:sz w:val="16"/>
                <w:szCs w:val="16"/>
              </w:rPr>
              <w:t>Macropoxy</w:t>
            </w:r>
            <w:proofErr w:type="spellEnd"/>
            <w:r w:rsidRPr="0016453D">
              <w:rPr>
                <w:sz w:val="16"/>
                <w:szCs w:val="16"/>
              </w:rPr>
              <w:t xml:space="preserve"> 646 Series</w:t>
            </w:r>
          </w:p>
        </w:tc>
        <w:tc>
          <w:tcPr>
            <w:tcW w:w="816" w:type="dxa"/>
            <w:vAlign w:val="center"/>
          </w:tcPr>
          <w:p w14:paraId="57DEF56B" w14:textId="77777777" w:rsidR="00157F84" w:rsidRPr="00A11843" w:rsidRDefault="00157F84" w:rsidP="00157F84">
            <w:pPr>
              <w:autoSpaceDE/>
              <w:autoSpaceDN/>
              <w:adjustRightInd/>
              <w:spacing w:before="0" w:line="240" w:lineRule="auto"/>
              <w:ind w:left="0"/>
              <w:jc w:val="center"/>
              <w:rPr>
                <w:sz w:val="16"/>
                <w:szCs w:val="16"/>
                <w:lang w:val="ru-RU"/>
              </w:rPr>
            </w:pPr>
            <w:r w:rsidRPr="00A11843">
              <w:rPr>
                <w:sz w:val="16"/>
                <w:szCs w:val="16"/>
                <w:lang w:val="ru-RU"/>
              </w:rPr>
              <w:t>100-250</w:t>
            </w:r>
          </w:p>
        </w:tc>
        <w:tc>
          <w:tcPr>
            <w:tcW w:w="1341" w:type="dxa"/>
            <w:gridSpan w:val="2"/>
            <w:vAlign w:val="center"/>
          </w:tcPr>
          <w:p w14:paraId="1F79FDCA" w14:textId="77777777" w:rsidR="00157F84" w:rsidRPr="00A11843" w:rsidRDefault="00157F84" w:rsidP="00157F84">
            <w:pPr>
              <w:autoSpaceDE/>
              <w:autoSpaceDN/>
              <w:adjustRightInd/>
              <w:spacing w:before="0" w:line="240" w:lineRule="auto"/>
              <w:ind w:left="72"/>
              <w:rPr>
                <w:sz w:val="16"/>
                <w:szCs w:val="16"/>
                <w:lang w:val="ru-RU"/>
              </w:rPr>
            </w:pPr>
            <w:r w:rsidRPr="00A11843">
              <w:rPr>
                <w:sz w:val="16"/>
                <w:szCs w:val="16"/>
                <w:lang w:val="ru-RU"/>
              </w:rPr>
              <w:t>121°C (250°F)</w:t>
            </w:r>
          </w:p>
        </w:tc>
      </w:tr>
      <w:tr w:rsidR="00157F84" w:rsidRPr="00A11843" w14:paraId="02372AB8" w14:textId="77777777" w:rsidTr="002F6F8B">
        <w:trPr>
          <w:trHeight w:val="288"/>
          <w:jc w:val="center"/>
        </w:trPr>
        <w:tc>
          <w:tcPr>
            <w:tcW w:w="2288" w:type="dxa"/>
            <w:gridSpan w:val="3"/>
            <w:tcBorders>
              <w:bottom w:val="single" w:sz="12" w:space="0" w:color="auto"/>
            </w:tcBorders>
            <w:vAlign w:val="center"/>
          </w:tcPr>
          <w:p w14:paraId="6427A6B9" w14:textId="77777777" w:rsidR="00157F84" w:rsidRPr="00A11843" w:rsidRDefault="00157F84" w:rsidP="00157F84">
            <w:pPr>
              <w:autoSpaceDE/>
              <w:autoSpaceDN/>
              <w:adjustRightInd/>
              <w:spacing w:before="0" w:line="240" w:lineRule="auto"/>
              <w:ind w:left="0"/>
              <w:rPr>
                <w:b/>
                <w:bCs/>
                <w:sz w:val="16"/>
                <w:szCs w:val="18"/>
              </w:rPr>
            </w:pPr>
          </w:p>
        </w:tc>
        <w:tc>
          <w:tcPr>
            <w:tcW w:w="2808" w:type="dxa"/>
            <w:tcBorders>
              <w:bottom w:val="single" w:sz="12" w:space="0" w:color="auto"/>
            </w:tcBorders>
            <w:vAlign w:val="center"/>
          </w:tcPr>
          <w:p w14:paraId="6033E4B7" w14:textId="77777777" w:rsidR="00157F84" w:rsidRPr="00A11843" w:rsidRDefault="00157F84" w:rsidP="00157F84">
            <w:pPr>
              <w:autoSpaceDE/>
              <w:autoSpaceDN/>
              <w:adjustRightInd/>
              <w:spacing w:before="0" w:line="240" w:lineRule="auto"/>
              <w:ind w:left="0"/>
              <w:rPr>
                <w:sz w:val="16"/>
                <w:szCs w:val="16"/>
              </w:rPr>
            </w:pPr>
            <w:r w:rsidRPr="00A11843">
              <w:rPr>
                <w:sz w:val="16"/>
                <w:szCs w:val="16"/>
              </w:rPr>
              <w:t>Tnemec</w:t>
            </w:r>
          </w:p>
        </w:tc>
        <w:tc>
          <w:tcPr>
            <w:tcW w:w="2661" w:type="dxa"/>
            <w:gridSpan w:val="2"/>
            <w:tcBorders>
              <w:bottom w:val="single" w:sz="12" w:space="0" w:color="auto"/>
            </w:tcBorders>
            <w:vAlign w:val="center"/>
          </w:tcPr>
          <w:p w14:paraId="41DA34B2" w14:textId="77777777" w:rsidR="00157F84" w:rsidRPr="0016453D" w:rsidRDefault="00157F84" w:rsidP="00157F84">
            <w:pPr>
              <w:autoSpaceDE/>
              <w:autoSpaceDN/>
              <w:adjustRightInd/>
              <w:spacing w:before="0" w:line="240" w:lineRule="auto"/>
              <w:ind w:left="0"/>
              <w:rPr>
                <w:sz w:val="16"/>
                <w:szCs w:val="16"/>
              </w:rPr>
            </w:pPr>
            <w:r w:rsidRPr="0016453D">
              <w:rPr>
                <w:sz w:val="16"/>
                <w:szCs w:val="16"/>
              </w:rPr>
              <w:t xml:space="preserve">Series 161 </w:t>
            </w:r>
            <w:proofErr w:type="spellStart"/>
            <w:r w:rsidRPr="0016453D">
              <w:rPr>
                <w:sz w:val="16"/>
                <w:szCs w:val="16"/>
              </w:rPr>
              <w:t>Tneme-Fascure</w:t>
            </w:r>
            <w:proofErr w:type="spellEnd"/>
          </w:p>
          <w:p w14:paraId="6B245FF0" w14:textId="77777777" w:rsidR="00157F84" w:rsidRPr="0016453D" w:rsidRDefault="00157F84" w:rsidP="00157F84">
            <w:pPr>
              <w:autoSpaceDE/>
              <w:autoSpaceDN/>
              <w:adjustRightInd/>
              <w:spacing w:before="0" w:line="240" w:lineRule="auto"/>
              <w:ind w:left="0"/>
              <w:rPr>
                <w:sz w:val="16"/>
                <w:szCs w:val="16"/>
              </w:rPr>
            </w:pPr>
            <w:r w:rsidRPr="0016453D">
              <w:rPr>
                <w:sz w:val="16"/>
                <w:szCs w:val="16"/>
              </w:rPr>
              <w:t xml:space="preserve">Series L69 Hi-Build </w:t>
            </w:r>
            <w:proofErr w:type="spellStart"/>
            <w:r w:rsidRPr="0016453D">
              <w:rPr>
                <w:sz w:val="16"/>
                <w:szCs w:val="16"/>
              </w:rPr>
              <w:t>Epoxline</w:t>
            </w:r>
            <w:proofErr w:type="spellEnd"/>
            <w:r w:rsidRPr="0016453D">
              <w:rPr>
                <w:sz w:val="16"/>
                <w:szCs w:val="16"/>
              </w:rPr>
              <w:t xml:space="preserve"> II</w:t>
            </w:r>
          </w:p>
        </w:tc>
        <w:tc>
          <w:tcPr>
            <w:tcW w:w="816" w:type="dxa"/>
            <w:tcBorders>
              <w:bottom w:val="single" w:sz="12" w:space="0" w:color="auto"/>
            </w:tcBorders>
            <w:vAlign w:val="center"/>
          </w:tcPr>
          <w:p w14:paraId="62BC8512" w14:textId="77777777" w:rsidR="0096236B" w:rsidRDefault="0096236B" w:rsidP="0096236B">
            <w:pPr>
              <w:autoSpaceDE/>
              <w:autoSpaceDN/>
              <w:adjustRightInd/>
              <w:spacing w:before="0" w:line="240" w:lineRule="auto"/>
              <w:ind w:left="0"/>
              <w:jc w:val="center"/>
              <w:rPr>
                <w:sz w:val="16"/>
                <w:szCs w:val="16"/>
                <w:lang w:val="ru-RU"/>
              </w:rPr>
            </w:pPr>
            <w:r>
              <w:rPr>
                <w:sz w:val="16"/>
                <w:szCs w:val="16"/>
                <w:lang w:val="ru-RU"/>
              </w:rPr>
              <w:t>184</w:t>
            </w:r>
            <w:r>
              <w:rPr>
                <w:sz w:val="16"/>
                <w:szCs w:val="16"/>
              </w:rPr>
              <w:t>-393</w:t>
            </w:r>
          </w:p>
          <w:p w14:paraId="168416A7" w14:textId="20768AAC" w:rsidR="00157F84" w:rsidRPr="00F6525C" w:rsidRDefault="0096236B" w:rsidP="00157F84">
            <w:pPr>
              <w:autoSpaceDE/>
              <w:autoSpaceDN/>
              <w:adjustRightInd/>
              <w:spacing w:before="0" w:line="240" w:lineRule="auto"/>
              <w:ind w:left="0"/>
              <w:jc w:val="center"/>
              <w:rPr>
                <w:sz w:val="16"/>
                <w:szCs w:val="16"/>
              </w:rPr>
            </w:pPr>
            <w:r>
              <w:rPr>
                <w:sz w:val="16"/>
                <w:szCs w:val="16"/>
                <w:lang w:val="ru-RU"/>
              </w:rPr>
              <w:t>98-335</w:t>
            </w:r>
          </w:p>
        </w:tc>
        <w:tc>
          <w:tcPr>
            <w:tcW w:w="1341" w:type="dxa"/>
            <w:gridSpan w:val="2"/>
            <w:tcBorders>
              <w:bottom w:val="single" w:sz="12" w:space="0" w:color="auto"/>
            </w:tcBorders>
            <w:vAlign w:val="center"/>
          </w:tcPr>
          <w:p w14:paraId="6465CB79" w14:textId="77777777" w:rsidR="00157F84" w:rsidRDefault="00157F84" w:rsidP="00157F84">
            <w:pPr>
              <w:autoSpaceDE/>
              <w:autoSpaceDN/>
              <w:adjustRightInd/>
              <w:spacing w:before="0" w:line="240" w:lineRule="auto"/>
              <w:ind w:left="0"/>
              <w:rPr>
                <w:sz w:val="16"/>
                <w:szCs w:val="16"/>
              </w:rPr>
            </w:pPr>
            <w:r w:rsidRPr="00A11843">
              <w:rPr>
                <w:sz w:val="16"/>
                <w:szCs w:val="16"/>
                <w:lang w:val="ru-RU"/>
              </w:rPr>
              <w:t>121°C (250°F)</w:t>
            </w:r>
          </w:p>
          <w:p w14:paraId="303BD3C0" w14:textId="77777777" w:rsidR="00157F84" w:rsidRPr="00F6525C" w:rsidRDefault="00157F84" w:rsidP="00157F84">
            <w:pPr>
              <w:autoSpaceDE/>
              <w:autoSpaceDN/>
              <w:adjustRightInd/>
              <w:spacing w:before="0" w:line="240" w:lineRule="auto"/>
              <w:ind w:left="0"/>
              <w:rPr>
                <w:sz w:val="16"/>
                <w:szCs w:val="16"/>
              </w:rPr>
            </w:pPr>
            <w:r w:rsidRPr="00A11843">
              <w:rPr>
                <w:sz w:val="16"/>
                <w:szCs w:val="16"/>
                <w:lang w:val="ru-RU"/>
              </w:rPr>
              <w:t>121°C (250°F)</w:t>
            </w:r>
          </w:p>
        </w:tc>
      </w:tr>
      <w:tr w:rsidR="00157F84" w:rsidRPr="00A11843" w14:paraId="676391C8" w14:textId="77777777" w:rsidTr="002F6F8B">
        <w:trPr>
          <w:trHeight w:val="288"/>
          <w:jc w:val="center"/>
        </w:trPr>
        <w:tc>
          <w:tcPr>
            <w:tcW w:w="1170" w:type="dxa"/>
            <w:vAlign w:val="center"/>
          </w:tcPr>
          <w:p w14:paraId="196E90A4" w14:textId="77777777" w:rsidR="00157F84" w:rsidRPr="00A11843" w:rsidRDefault="00157F84" w:rsidP="00157F84">
            <w:pPr>
              <w:autoSpaceDE/>
              <w:autoSpaceDN/>
              <w:adjustRightInd/>
              <w:spacing w:before="0" w:line="240" w:lineRule="auto"/>
              <w:ind w:left="-72"/>
              <w:rPr>
                <w:b/>
                <w:sz w:val="16"/>
                <w:szCs w:val="16"/>
              </w:rPr>
            </w:pPr>
            <w:r w:rsidRPr="00A11843">
              <w:rPr>
                <w:b/>
                <w:sz w:val="16"/>
                <w:szCs w:val="16"/>
              </w:rPr>
              <w:t>Last Update:</w:t>
            </w:r>
          </w:p>
        </w:tc>
        <w:tc>
          <w:tcPr>
            <w:tcW w:w="3926" w:type="dxa"/>
            <w:gridSpan w:val="3"/>
            <w:vAlign w:val="center"/>
          </w:tcPr>
          <w:p w14:paraId="41AF951C" w14:textId="539E991A" w:rsidR="00157F84" w:rsidRPr="00F6525C" w:rsidRDefault="00FB7204" w:rsidP="00157F84">
            <w:pPr>
              <w:autoSpaceDE/>
              <w:autoSpaceDN/>
              <w:adjustRightInd/>
              <w:spacing w:before="0" w:line="240" w:lineRule="auto"/>
              <w:ind w:left="-72"/>
              <w:rPr>
                <w:position w:val="-1"/>
                <w:sz w:val="16"/>
                <w:szCs w:val="16"/>
              </w:rPr>
            </w:pPr>
            <w:r>
              <w:rPr>
                <w:spacing w:val="1"/>
                <w:position w:val="-1"/>
                <w:sz w:val="16"/>
                <w:szCs w:val="16"/>
              </w:rPr>
              <w:t>November</w:t>
            </w:r>
            <w:r w:rsidR="00AA3A07">
              <w:rPr>
                <w:spacing w:val="1"/>
                <w:position w:val="-1"/>
                <w:sz w:val="16"/>
                <w:szCs w:val="16"/>
              </w:rPr>
              <w:t xml:space="preserve"> 2025</w:t>
            </w:r>
          </w:p>
        </w:tc>
        <w:tc>
          <w:tcPr>
            <w:tcW w:w="2661" w:type="dxa"/>
            <w:gridSpan w:val="2"/>
            <w:vAlign w:val="center"/>
          </w:tcPr>
          <w:p w14:paraId="07F82021" w14:textId="77777777" w:rsidR="00157F84" w:rsidRPr="00A11843" w:rsidRDefault="00157F84" w:rsidP="00157F84">
            <w:pPr>
              <w:rPr>
                <w:b/>
                <w:sz w:val="16"/>
                <w:szCs w:val="16"/>
              </w:rPr>
            </w:pPr>
          </w:p>
        </w:tc>
        <w:tc>
          <w:tcPr>
            <w:tcW w:w="816" w:type="dxa"/>
            <w:vAlign w:val="center"/>
          </w:tcPr>
          <w:p w14:paraId="54F53401" w14:textId="77777777" w:rsidR="00157F84" w:rsidRPr="00A11843" w:rsidRDefault="00157F84" w:rsidP="00157F84">
            <w:pPr>
              <w:jc w:val="center"/>
              <w:rPr>
                <w:b/>
                <w:sz w:val="16"/>
                <w:szCs w:val="16"/>
              </w:rPr>
            </w:pPr>
          </w:p>
        </w:tc>
        <w:tc>
          <w:tcPr>
            <w:tcW w:w="1341" w:type="dxa"/>
            <w:gridSpan w:val="2"/>
            <w:vAlign w:val="center"/>
          </w:tcPr>
          <w:p w14:paraId="5DD8F609" w14:textId="77777777" w:rsidR="00157F84" w:rsidRPr="00A11843" w:rsidRDefault="00157F84" w:rsidP="00157F84">
            <w:pPr>
              <w:rPr>
                <w:b/>
                <w:sz w:val="16"/>
                <w:szCs w:val="16"/>
              </w:rPr>
            </w:pPr>
          </w:p>
        </w:tc>
      </w:tr>
    </w:tbl>
    <w:p w14:paraId="73E58172" w14:textId="1F828AC6" w:rsidR="003F58FE" w:rsidRPr="00AA3A07" w:rsidRDefault="003F58FE" w:rsidP="00AA3A07">
      <w:pPr>
        <w:spacing w:before="0" w:line="240" w:lineRule="auto"/>
        <w:ind w:left="630" w:hanging="540"/>
        <w:rPr>
          <w:color w:val="auto"/>
          <w:sz w:val="16"/>
          <w:szCs w:val="16"/>
        </w:rPr>
      </w:pPr>
      <w:r w:rsidRPr="00AA3A07">
        <w:rPr>
          <w:color w:val="auto"/>
          <w:sz w:val="16"/>
          <w:szCs w:val="16"/>
        </w:rPr>
        <w:t>Note 1</w:t>
      </w:r>
      <w:proofErr w:type="gramStart"/>
      <w:r w:rsidRPr="00AA3A07">
        <w:rPr>
          <w:color w:val="auto"/>
          <w:sz w:val="16"/>
          <w:szCs w:val="16"/>
        </w:rPr>
        <w:t xml:space="preserve">: </w:t>
      </w:r>
      <w:r w:rsidR="00EB314A">
        <w:rPr>
          <w:color w:val="auto"/>
          <w:sz w:val="16"/>
          <w:szCs w:val="16"/>
        </w:rPr>
        <w:tab/>
      </w:r>
      <w:r w:rsidRPr="00AA3A07">
        <w:rPr>
          <w:color w:val="auto"/>
          <w:sz w:val="16"/>
          <w:szCs w:val="16"/>
        </w:rPr>
        <w:t>Contrasting</w:t>
      </w:r>
      <w:proofErr w:type="gramEnd"/>
      <w:r w:rsidRPr="00AA3A07">
        <w:rPr>
          <w:color w:val="auto"/>
          <w:sz w:val="16"/>
          <w:szCs w:val="16"/>
        </w:rPr>
        <w:t xml:space="preserve"> colors must be used for 1st and 2nd coats. The finish colors shall be selected as per Table 1 - Finish Coat </w:t>
      </w:r>
      <w:proofErr w:type="spellStart"/>
      <w:r w:rsidRPr="00AA3A07">
        <w:rPr>
          <w:color w:val="auto"/>
          <w:sz w:val="16"/>
          <w:szCs w:val="16"/>
        </w:rPr>
        <w:t>Colour</w:t>
      </w:r>
      <w:proofErr w:type="spellEnd"/>
      <w:r w:rsidRPr="00AA3A07">
        <w:rPr>
          <w:color w:val="auto"/>
          <w:sz w:val="16"/>
          <w:szCs w:val="16"/>
        </w:rPr>
        <w:t xml:space="preserve"> </w:t>
      </w:r>
      <w:proofErr w:type="gramStart"/>
      <w:r w:rsidRPr="00AA3A07">
        <w:rPr>
          <w:color w:val="auto"/>
          <w:sz w:val="16"/>
          <w:szCs w:val="16"/>
        </w:rPr>
        <w:t>Schedule  Deviation</w:t>
      </w:r>
      <w:proofErr w:type="gramEnd"/>
      <w:r w:rsidRPr="00AA3A07">
        <w:rPr>
          <w:color w:val="auto"/>
          <w:sz w:val="16"/>
          <w:szCs w:val="16"/>
        </w:rPr>
        <w:t xml:space="preserve"> may be accepted if the coating is manufactured in one color.</w:t>
      </w:r>
    </w:p>
    <w:p w14:paraId="584709DD" w14:textId="77777777" w:rsidR="002F6F8B" w:rsidRPr="00A11843" w:rsidRDefault="002F6F8B" w:rsidP="002F6F8B">
      <w:pPr>
        <w:tabs>
          <w:tab w:val="left" w:pos="3225"/>
        </w:tabs>
        <w:spacing w:line="240" w:lineRule="auto"/>
        <w:ind w:left="-142"/>
        <w:contextualSpacing/>
        <w:rPr>
          <w:sz w:val="20"/>
          <w:szCs w:val="20"/>
        </w:rPr>
      </w:pPr>
    </w:p>
    <w:p w14:paraId="385255C7" w14:textId="77777777" w:rsidR="002F6F8B" w:rsidRPr="001D3869" w:rsidRDefault="002F6F8B" w:rsidP="002F6F8B">
      <w:pPr>
        <w:tabs>
          <w:tab w:val="left" w:pos="3225"/>
        </w:tabs>
        <w:rPr>
          <w:sz w:val="20"/>
          <w:szCs w:val="20"/>
        </w:rPr>
      </w:pPr>
    </w:p>
    <w:p w14:paraId="49B17BC0" w14:textId="77777777" w:rsidR="002F6F8B" w:rsidRPr="001D3869" w:rsidRDefault="002F6F8B" w:rsidP="002F6F8B">
      <w:pPr>
        <w:tabs>
          <w:tab w:val="left" w:pos="3225"/>
        </w:tabs>
        <w:rPr>
          <w:sz w:val="20"/>
          <w:szCs w:val="20"/>
        </w:rPr>
      </w:pPr>
      <w:r w:rsidRPr="001D3869">
        <w:rPr>
          <w:sz w:val="20"/>
          <w:szCs w:val="20"/>
        </w:rPr>
        <w:br w:type="page"/>
      </w:r>
    </w:p>
    <w:tbl>
      <w:tblPr>
        <w:tblW w:w="10102" w:type="dxa"/>
        <w:jc w:val="center"/>
        <w:tblLayout w:type="fixed"/>
        <w:tblLook w:val="01E0" w:firstRow="1" w:lastRow="1" w:firstColumn="1" w:lastColumn="1" w:noHBand="0" w:noVBand="0"/>
      </w:tblPr>
      <w:tblGrid>
        <w:gridCol w:w="1170"/>
        <w:gridCol w:w="270"/>
        <w:gridCol w:w="848"/>
        <w:gridCol w:w="2635"/>
        <w:gridCol w:w="990"/>
        <w:gridCol w:w="2025"/>
        <w:gridCol w:w="792"/>
        <w:gridCol w:w="1365"/>
        <w:gridCol w:w="7"/>
      </w:tblGrid>
      <w:tr w:rsidR="002F6F8B" w:rsidRPr="001D3869" w14:paraId="6AC4DE38" w14:textId="77777777" w:rsidTr="002F6F8B">
        <w:trPr>
          <w:trHeight w:val="360"/>
          <w:jc w:val="center"/>
        </w:trPr>
        <w:tc>
          <w:tcPr>
            <w:tcW w:w="10102" w:type="dxa"/>
            <w:gridSpan w:val="9"/>
            <w:tcBorders>
              <w:top w:val="single" w:sz="6" w:space="0" w:color="auto"/>
              <w:bottom w:val="single" w:sz="12" w:space="0" w:color="auto"/>
            </w:tcBorders>
            <w:shd w:val="clear" w:color="auto" w:fill="FFFFFF"/>
            <w:vAlign w:val="center"/>
          </w:tcPr>
          <w:p w14:paraId="4DFC7FEF" w14:textId="77777777" w:rsidR="002F6F8B" w:rsidRPr="001D3869" w:rsidRDefault="002F6F8B" w:rsidP="002F6F8B">
            <w:pPr>
              <w:ind w:right="-72"/>
              <w:jc w:val="right"/>
              <w:rPr>
                <w:b/>
                <w:i/>
                <w:color w:val="auto"/>
              </w:rPr>
            </w:pPr>
            <w:r w:rsidRPr="001D3869">
              <w:rPr>
                <w:b/>
                <w:i/>
                <w:color w:val="auto"/>
              </w:rPr>
              <w:lastRenderedPageBreak/>
              <w:t>Two-Component Systems</w:t>
            </w:r>
          </w:p>
        </w:tc>
      </w:tr>
      <w:tr w:rsidR="002F6F8B" w:rsidRPr="001D3869" w14:paraId="00B42C9B" w14:textId="77777777" w:rsidTr="002F6F8B">
        <w:trPr>
          <w:trHeight w:val="360"/>
          <w:jc w:val="center"/>
        </w:trPr>
        <w:tc>
          <w:tcPr>
            <w:tcW w:w="7938" w:type="dxa"/>
            <w:gridSpan w:val="6"/>
            <w:tcBorders>
              <w:top w:val="single" w:sz="12" w:space="0" w:color="auto"/>
              <w:left w:val="single" w:sz="12" w:space="0" w:color="auto"/>
              <w:bottom w:val="single" w:sz="12" w:space="0" w:color="auto"/>
            </w:tcBorders>
            <w:vAlign w:val="center"/>
          </w:tcPr>
          <w:p w14:paraId="1D8E07DA" w14:textId="77777777" w:rsidR="002F6F8B" w:rsidRPr="001D3869" w:rsidRDefault="002F6F8B" w:rsidP="002F6F8B">
            <w:pPr>
              <w:autoSpaceDE/>
              <w:autoSpaceDN/>
              <w:adjustRightInd/>
              <w:spacing w:before="0" w:line="240" w:lineRule="auto"/>
              <w:ind w:left="0"/>
              <w:rPr>
                <w:b/>
                <w:sz w:val="20"/>
                <w:szCs w:val="20"/>
              </w:rPr>
            </w:pPr>
            <w:r w:rsidRPr="001D3869">
              <w:rPr>
                <w:b/>
                <w:sz w:val="20"/>
                <w:szCs w:val="20"/>
              </w:rPr>
              <w:t>Epoxy Mastic - Surface-Tolerant Primer | Aliphatic Polyurethane</w:t>
            </w:r>
          </w:p>
        </w:tc>
        <w:tc>
          <w:tcPr>
            <w:tcW w:w="2164" w:type="dxa"/>
            <w:gridSpan w:val="3"/>
            <w:tcBorders>
              <w:top w:val="single" w:sz="12" w:space="0" w:color="auto"/>
              <w:bottom w:val="single" w:sz="12" w:space="0" w:color="auto"/>
              <w:right w:val="single" w:sz="12" w:space="0" w:color="auto"/>
            </w:tcBorders>
            <w:shd w:val="clear" w:color="auto" w:fill="000000"/>
            <w:vAlign w:val="center"/>
          </w:tcPr>
          <w:p w14:paraId="6CCFF342" w14:textId="77777777" w:rsidR="002F6F8B" w:rsidRPr="001D3869" w:rsidRDefault="002F6F8B" w:rsidP="002F6F8B">
            <w:pPr>
              <w:autoSpaceDE/>
              <w:autoSpaceDN/>
              <w:adjustRightInd/>
              <w:spacing w:before="0" w:line="240" w:lineRule="auto"/>
              <w:ind w:left="0"/>
              <w:jc w:val="center"/>
              <w:rPr>
                <w:b/>
                <w:color w:val="FFFFFF"/>
                <w:sz w:val="36"/>
                <w:szCs w:val="40"/>
              </w:rPr>
            </w:pPr>
            <w:r w:rsidRPr="001D3869">
              <w:rPr>
                <w:b/>
                <w:color w:val="FFFFFF"/>
                <w:sz w:val="36"/>
                <w:szCs w:val="40"/>
              </w:rPr>
              <w:t>2.15</w:t>
            </w:r>
          </w:p>
        </w:tc>
      </w:tr>
      <w:tr w:rsidR="002F6F8B" w:rsidRPr="001D3869" w14:paraId="6732DACE" w14:textId="77777777" w:rsidTr="002F6F8B">
        <w:trPr>
          <w:gridAfter w:val="1"/>
          <w:wAfter w:w="7" w:type="dxa"/>
          <w:cantSplit/>
          <w:trHeight w:val="288"/>
          <w:jc w:val="center"/>
        </w:trPr>
        <w:tc>
          <w:tcPr>
            <w:tcW w:w="1440" w:type="dxa"/>
            <w:gridSpan w:val="2"/>
            <w:tcBorders>
              <w:top w:val="single" w:sz="12" w:space="0" w:color="auto"/>
            </w:tcBorders>
          </w:tcPr>
          <w:p w14:paraId="1B1FF314"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Surface Prep:</w:t>
            </w:r>
          </w:p>
        </w:tc>
        <w:tc>
          <w:tcPr>
            <w:tcW w:w="3483" w:type="dxa"/>
            <w:gridSpan w:val="2"/>
            <w:tcBorders>
              <w:top w:val="single" w:sz="12" w:space="0" w:color="auto"/>
            </w:tcBorders>
          </w:tcPr>
          <w:p w14:paraId="42671227" w14:textId="77777777" w:rsidR="00BA05B7" w:rsidRPr="00C83439" w:rsidRDefault="00BA05B7" w:rsidP="00BA05B7">
            <w:pPr>
              <w:autoSpaceDE/>
              <w:autoSpaceDN/>
              <w:adjustRightInd/>
              <w:spacing w:before="0" w:line="240" w:lineRule="auto"/>
              <w:ind w:left="-72"/>
              <w:rPr>
                <w:ins w:id="966" w:author="Kurmanov, Aidyn [STAMGazStroy LLP]" w:date="2025-12-10T13:49:00Z" w16du:dateUtc="2025-12-10T08:49:00Z"/>
                <w:b/>
                <w:bCs/>
                <w:sz w:val="16"/>
                <w:szCs w:val="18"/>
              </w:rPr>
            </w:pPr>
            <w:ins w:id="967" w:author="Kurmanov, Aidyn [STAMGazStroy LLP]" w:date="2025-12-10T13:49:00Z" w16du:dateUtc="2025-12-10T08:49:00Z">
              <w:r w:rsidRPr="00C83439">
                <w:rPr>
                  <w:b/>
                  <w:bCs/>
                  <w:sz w:val="16"/>
                  <w:szCs w:val="18"/>
                </w:rPr>
                <w:t>Carbon Steel:</w:t>
              </w:r>
            </w:ins>
          </w:p>
          <w:p w14:paraId="07303963" w14:textId="77777777" w:rsidR="00BA05B7" w:rsidRDefault="00BA05B7" w:rsidP="00BA05B7">
            <w:pPr>
              <w:autoSpaceDE/>
              <w:autoSpaceDN/>
              <w:adjustRightInd/>
              <w:spacing w:before="0" w:line="240" w:lineRule="auto"/>
              <w:ind w:left="-72"/>
              <w:rPr>
                <w:ins w:id="968" w:author="Kurmanov, Aidyn [STAMGazStroy LLP]" w:date="2025-12-10T13:49:00Z" w16du:dateUtc="2025-12-10T08:49:00Z"/>
                <w:sz w:val="16"/>
                <w:szCs w:val="18"/>
              </w:rPr>
            </w:pPr>
            <w:ins w:id="969" w:author="Kurmanov, Aidyn [STAMGazStroy LLP]" w:date="2025-12-10T13:49:00Z" w16du:dateUtc="2025-12-10T08:49:00Z">
              <w:r w:rsidRPr="00C64F88">
                <w:rPr>
                  <w:sz w:val="16"/>
                  <w:szCs w:val="18"/>
                </w:rPr>
                <w:t xml:space="preserve">SSPC-SP1/SP10 (NACE No. 2) (SA 2.5). </w:t>
              </w:r>
            </w:ins>
          </w:p>
          <w:p w14:paraId="60164EEC" w14:textId="77777777" w:rsidR="00BA05B7" w:rsidRDefault="00BA05B7" w:rsidP="00BA05B7">
            <w:pPr>
              <w:autoSpaceDE/>
              <w:autoSpaceDN/>
              <w:adjustRightInd/>
              <w:spacing w:before="0" w:line="240" w:lineRule="auto"/>
              <w:ind w:left="-72"/>
              <w:rPr>
                <w:ins w:id="970" w:author="Kurmanov, Aidyn [STAMGazStroy LLP]" w:date="2025-12-10T13:49:00Z" w16du:dateUtc="2025-12-10T08:49:00Z"/>
                <w:sz w:val="16"/>
                <w:szCs w:val="18"/>
              </w:rPr>
            </w:pPr>
            <w:ins w:id="971" w:author="Kurmanov, Aidyn [STAMGazStroy LLP]" w:date="2025-12-10T13:49:00Z" w16du:dateUtc="2025-12-10T08:49:00Z">
              <w:r w:rsidRPr="00C64F88">
                <w:rPr>
                  <w:sz w:val="16"/>
                  <w:szCs w:val="18"/>
                </w:rPr>
                <w:t>Near-white blast cleanliness preferred</w:t>
              </w:r>
              <w:r w:rsidRPr="00F6525C">
                <w:rPr>
                  <w:sz w:val="16"/>
                  <w:szCs w:val="18"/>
                </w:rPr>
                <w:t>.</w:t>
              </w:r>
            </w:ins>
          </w:p>
          <w:p w14:paraId="52DEAA45" w14:textId="77777777" w:rsidR="00BA05B7" w:rsidRPr="00C83439" w:rsidRDefault="00BA05B7" w:rsidP="00BA05B7">
            <w:pPr>
              <w:autoSpaceDE/>
              <w:autoSpaceDN/>
              <w:adjustRightInd/>
              <w:spacing w:before="0" w:line="240" w:lineRule="auto"/>
              <w:ind w:left="-72"/>
              <w:rPr>
                <w:ins w:id="972" w:author="Kurmanov, Aidyn [STAMGazStroy LLP]" w:date="2025-12-10T13:49:00Z" w16du:dateUtc="2025-12-10T08:49:00Z"/>
                <w:b/>
                <w:bCs/>
                <w:sz w:val="16"/>
                <w:szCs w:val="18"/>
              </w:rPr>
            </w:pPr>
            <w:ins w:id="973" w:author="Kurmanov, Aidyn [STAMGazStroy LLP]" w:date="2025-12-10T13:49:00Z" w16du:dateUtc="2025-12-10T08:49:00Z">
              <w:r w:rsidRPr="00C83439">
                <w:rPr>
                  <w:b/>
                  <w:bCs/>
                  <w:sz w:val="16"/>
                  <w:szCs w:val="18"/>
                </w:rPr>
                <w:t>Stainless Steel:</w:t>
              </w:r>
            </w:ins>
          </w:p>
          <w:p w14:paraId="4337008B" w14:textId="01E8E6C5" w:rsidR="00BA05B7" w:rsidRDefault="00BA05B7" w:rsidP="00BA05B7">
            <w:pPr>
              <w:autoSpaceDE/>
              <w:autoSpaceDN/>
              <w:adjustRightInd/>
              <w:spacing w:before="0" w:line="240" w:lineRule="auto"/>
              <w:ind w:left="-72"/>
              <w:rPr>
                <w:ins w:id="974" w:author="Kurmanov, Aidyn [STAMGazStroy LLP]" w:date="2025-12-10T13:49:00Z" w16du:dateUtc="2025-12-10T08:49:00Z"/>
                <w:sz w:val="16"/>
                <w:szCs w:val="18"/>
              </w:rPr>
            </w:pPr>
            <w:ins w:id="975" w:author="Kurmanov, Aidyn [STAMGazStroy LLP]" w:date="2025-12-10T13:49:00Z" w16du:dateUtc="2025-12-10T08:49:00Z">
              <w:r w:rsidRPr="00C64F88">
                <w:rPr>
                  <w:sz w:val="16"/>
                  <w:szCs w:val="18"/>
                </w:rPr>
                <w:t>SSPC-SP16</w:t>
              </w:r>
              <w:r>
                <w:rPr>
                  <w:sz w:val="16"/>
                  <w:szCs w:val="18"/>
                </w:rPr>
                <w:t xml:space="preserve"> </w:t>
              </w:r>
              <w:r w:rsidRPr="00003053">
                <w:rPr>
                  <w:sz w:val="16"/>
                  <w:szCs w:val="18"/>
                </w:rPr>
                <w:t>Brush-Off Blast Cleaning Stainless Steels</w:t>
              </w:r>
            </w:ins>
          </w:p>
          <w:p w14:paraId="46D4D0E7" w14:textId="301CA86B" w:rsidR="003B526E" w:rsidRDefault="00BA05B7" w:rsidP="002F6F8B">
            <w:pPr>
              <w:autoSpaceDE/>
              <w:autoSpaceDN/>
              <w:adjustRightInd/>
              <w:spacing w:before="0" w:line="240" w:lineRule="auto"/>
              <w:ind w:left="-72"/>
              <w:rPr>
                <w:del w:id="976" w:author="Kurmanov, Aidyn [STAMGazStroy LLP]" w:date="2025-12-10T13:49:00Z" w16du:dateUtc="2025-12-10T08:49:00Z"/>
                <w:sz w:val="16"/>
                <w:szCs w:val="18"/>
              </w:rPr>
            </w:pPr>
            <w:ins w:id="977" w:author="Kurmanov, Aidyn [STAMGazStroy LLP]" w:date="2025-12-10T13:49:00Z" w16du:dateUtc="2025-12-10T08:49:00Z">
              <w:r w:rsidRPr="00F6525C">
                <w:rPr>
                  <w:sz w:val="16"/>
                  <w:szCs w:val="18"/>
                </w:rPr>
                <w:br/>
                <w:t>SSPC-SP1/SP11 Power tool cleaning to bare metal, acceptable</w:t>
              </w:r>
              <w:r w:rsidRPr="00C64F88">
                <w:rPr>
                  <w:sz w:val="16"/>
                  <w:szCs w:val="18"/>
                </w:rPr>
                <w:t xml:space="preserve"> for repair </w:t>
              </w:r>
              <w:r>
                <w:rPr>
                  <w:sz w:val="16"/>
                  <w:szCs w:val="18"/>
                </w:rPr>
                <w:t xml:space="preserve">of </w:t>
              </w:r>
              <w:r w:rsidRPr="00C64F88">
                <w:rPr>
                  <w:sz w:val="16"/>
                  <w:szCs w:val="18"/>
                </w:rPr>
                <w:t>small</w:t>
              </w:r>
              <w:r>
                <w:rPr>
                  <w:sz w:val="16"/>
                  <w:szCs w:val="18"/>
                </w:rPr>
                <w:t xml:space="preserve"> areas</w:t>
              </w:r>
            </w:ins>
            <w:del w:id="978" w:author="Kurmanov, Aidyn [STAMGazStroy LLP]" w:date="2025-12-10T13:49:00Z" w16du:dateUtc="2025-12-10T08:49:00Z">
              <w:r w:rsidR="002F6F8B" w:rsidRPr="004C785B" w:rsidDel="00BA05B7">
                <w:rPr>
                  <w:sz w:val="16"/>
                  <w:szCs w:val="18"/>
                </w:rPr>
                <w:delText xml:space="preserve">SSPC-SP1/SP7 (NACE No. 4) </w:delText>
              </w:r>
            </w:del>
          </w:p>
          <w:p w14:paraId="7251C84B" w14:textId="77777777" w:rsidR="003B526E" w:rsidRDefault="002F6F8B" w:rsidP="002F6F8B">
            <w:pPr>
              <w:autoSpaceDE/>
              <w:autoSpaceDN/>
              <w:adjustRightInd/>
              <w:spacing w:before="0" w:line="240" w:lineRule="auto"/>
              <w:ind w:left="-72"/>
              <w:rPr>
                <w:del w:id="979" w:author="Kurmanov, Aidyn [STAMGazStroy LLP]" w:date="2025-12-10T13:49:00Z" w16du:dateUtc="2025-12-10T08:49:00Z"/>
                <w:sz w:val="16"/>
                <w:szCs w:val="18"/>
              </w:rPr>
            </w:pPr>
            <w:del w:id="980" w:author="Kurmanov, Aidyn [STAMGazStroy LLP]" w:date="2025-12-10T13:49:00Z" w16du:dateUtc="2025-12-10T08:49:00Z">
              <w:r w:rsidRPr="004C785B">
                <w:rPr>
                  <w:sz w:val="16"/>
                  <w:szCs w:val="18"/>
                </w:rPr>
                <w:delText xml:space="preserve">Brush-off blast cleaning preferred. </w:delText>
              </w:r>
            </w:del>
          </w:p>
          <w:p w14:paraId="62CD6D14" w14:textId="77777777" w:rsidR="003B526E" w:rsidRDefault="002F6F8B" w:rsidP="002F6F8B">
            <w:pPr>
              <w:autoSpaceDE/>
              <w:autoSpaceDN/>
              <w:adjustRightInd/>
              <w:spacing w:before="0" w:line="240" w:lineRule="auto"/>
              <w:ind w:left="-72"/>
              <w:rPr>
                <w:del w:id="981" w:author="Kurmanov, Aidyn [STAMGazStroy LLP]" w:date="2025-12-10T13:49:00Z" w16du:dateUtc="2025-12-10T08:49:00Z"/>
                <w:sz w:val="16"/>
                <w:szCs w:val="18"/>
              </w:rPr>
            </w:pPr>
            <w:del w:id="982" w:author="Kurmanov, Aidyn [STAMGazStroy LLP]" w:date="2025-12-10T13:49:00Z" w16du:dateUtc="2025-12-10T08:49:00Z">
              <w:r w:rsidRPr="004C785B">
                <w:rPr>
                  <w:sz w:val="16"/>
                  <w:szCs w:val="18"/>
                </w:rPr>
                <w:delText xml:space="preserve">SSPC-SP1/SP3 Power tool cleaning acceptable. </w:delText>
              </w:r>
            </w:del>
          </w:p>
          <w:p w14:paraId="33BD05A8" w14:textId="467DCA79" w:rsidR="002F6F8B" w:rsidRPr="00EE589E" w:rsidRDefault="002F6F8B" w:rsidP="002F6F8B">
            <w:pPr>
              <w:autoSpaceDE/>
              <w:autoSpaceDN/>
              <w:adjustRightInd/>
              <w:spacing w:before="0" w:line="240" w:lineRule="auto"/>
              <w:ind w:left="-72"/>
              <w:rPr>
                <w:sz w:val="16"/>
                <w:szCs w:val="18"/>
              </w:rPr>
            </w:pPr>
            <w:del w:id="983" w:author="Kurmanov, Aidyn [STAMGazStroy LLP]" w:date="2025-12-10T13:49:00Z" w16du:dateUtc="2025-12-10T08:49:00Z">
              <w:r w:rsidRPr="004C785B">
                <w:rPr>
                  <w:sz w:val="16"/>
                  <w:szCs w:val="18"/>
                </w:rPr>
                <w:delText>SP-3 should only be utilized for small areas</w:delText>
              </w:r>
            </w:del>
            <w:r w:rsidRPr="004C785B">
              <w:rPr>
                <w:sz w:val="16"/>
                <w:szCs w:val="18"/>
              </w:rPr>
              <w:t>.</w:t>
            </w:r>
          </w:p>
        </w:tc>
        <w:tc>
          <w:tcPr>
            <w:tcW w:w="990" w:type="dxa"/>
            <w:tcBorders>
              <w:top w:val="single" w:sz="12" w:space="0" w:color="auto"/>
            </w:tcBorders>
          </w:tcPr>
          <w:p w14:paraId="758ED6A2" w14:textId="77777777" w:rsidR="002F6F8B" w:rsidRPr="001D3869" w:rsidRDefault="002F6F8B" w:rsidP="002F6F8B">
            <w:pPr>
              <w:autoSpaceDE/>
              <w:autoSpaceDN/>
              <w:adjustRightInd/>
              <w:spacing w:before="0" w:line="240" w:lineRule="auto"/>
              <w:ind w:left="0" w:right="-72"/>
              <w:jc w:val="right"/>
              <w:rPr>
                <w:b/>
                <w:sz w:val="16"/>
                <w:szCs w:val="16"/>
              </w:rPr>
            </w:pPr>
            <w:r w:rsidRPr="001D3869">
              <w:rPr>
                <w:b/>
                <w:sz w:val="16"/>
                <w:szCs w:val="16"/>
              </w:rPr>
              <w:t>Touch Up:</w:t>
            </w:r>
          </w:p>
        </w:tc>
        <w:tc>
          <w:tcPr>
            <w:tcW w:w="4182" w:type="dxa"/>
            <w:gridSpan w:val="3"/>
            <w:vMerge w:val="restart"/>
            <w:tcBorders>
              <w:top w:val="single" w:sz="12" w:space="0" w:color="auto"/>
            </w:tcBorders>
          </w:tcPr>
          <w:p w14:paraId="03CCE9D2" w14:textId="77777777" w:rsidR="002F6F8B" w:rsidRPr="001D3869" w:rsidRDefault="002F6F8B" w:rsidP="002F6F8B">
            <w:pPr>
              <w:autoSpaceDE/>
              <w:autoSpaceDN/>
              <w:adjustRightInd/>
              <w:spacing w:before="0" w:line="240" w:lineRule="auto"/>
              <w:ind w:left="-72"/>
              <w:rPr>
                <w:sz w:val="16"/>
                <w:szCs w:val="16"/>
              </w:rPr>
            </w:pPr>
            <w:r w:rsidRPr="001D3869">
              <w:rPr>
                <w:sz w:val="16"/>
                <w:szCs w:val="18"/>
              </w:rPr>
              <w:t>Use this system.</w:t>
            </w:r>
          </w:p>
        </w:tc>
      </w:tr>
      <w:tr w:rsidR="002F6F8B" w:rsidRPr="001D3869" w14:paraId="47762FEC" w14:textId="77777777" w:rsidTr="002F6F8B">
        <w:trPr>
          <w:gridAfter w:val="1"/>
          <w:wAfter w:w="7" w:type="dxa"/>
          <w:cantSplit/>
          <w:trHeight w:val="288"/>
          <w:jc w:val="center"/>
        </w:trPr>
        <w:tc>
          <w:tcPr>
            <w:tcW w:w="1440" w:type="dxa"/>
            <w:gridSpan w:val="2"/>
          </w:tcPr>
          <w:p w14:paraId="2500EF8C"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Anchor Pattern:</w:t>
            </w:r>
          </w:p>
        </w:tc>
        <w:tc>
          <w:tcPr>
            <w:tcW w:w="3483" w:type="dxa"/>
            <w:gridSpan w:val="2"/>
          </w:tcPr>
          <w:p w14:paraId="2FF2981D" w14:textId="77777777" w:rsidR="002F6F8B" w:rsidRPr="00EE589E" w:rsidRDefault="002F6F8B" w:rsidP="002F6F8B">
            <w:pPr>
              <w:autoSpaceDE/>
              <w:autoSpaceDN/>
              <w:adjustRightInd/>
              <w:spacing w:before="0" w:line="240" w:lineRule="auto"/>
              <w:ind w:left="-72"/>
              <w:rPr>
                <w:sz w:val="16"/>
                <w:szCs w:val="18"/>
              </w:rPr>
            </w:pPr>
            <w:r w:rsidRPr="00D02000">
              <w:rPr>
                <w:sz w:val="16"/>
                <w:szCs w:val="18"/>
              </w:rPr>
              <w:t xml:space="preserve">Per manufacturer’s product data </w:t>
            </w:r>
            <w:proofErr w:type="spellStart"/>
            <w:r w:rsidRPr="00D02000">
              <w:rPr>
                <w:sz w:val="16"/>
                <w:szCs w:val="18"/>
              </w:rPr>
              <w:t>sh</w:t>
            </w:r>
            <w:proofErr w:type="spellEnd"/>
          </w:p>
        </w:tc>
        <w:tc>
          <w:tcPr>
            <w:tcW w:w="990" w:type="dxa"/>
          </w:tcPr>
          <w:p w14:paraId="08C26A9A" w14:textId="77777777" w:rsidR="002F6F8B" w:rsidRPr="00F029EB" w:rsidRDefault="002F6F8B" w:rsidP="002F6F8B">
            <w:pPr>
              <w:autoSpaceDE/>
              <w:autoSpaceDN/>
              <w:adjustRightInd/>
              <w:spacing w:before="0" w:line="240" w:lineRule="auto"/>
              <w:ind w:left="-72"/>
              <w:rPr>
                <w:sz w:val="16"/>
                <w:szCs w:val="18"/>
              </w:rPr>
            </w:pPr>
          </w:p>
        </w:tc>
        <w:tc>
          <w:tcPr>
            <w:tcW w:w="4182" w:type="dxa"/>
            <w:gridSpan w:val="3"/>
            <w:vMerge/>
            <w:vAlign w:val="center"/>
          </w:tcPr>
          <w:p w14:paraId="25805629" w14:textId="77777777" w:rsidR="002F6F8B" w:rsidRPr="001D3869" w:rsidRDefault="002F6F8B" w:rsidP="002F6F8B"/>
        </w:tc>
      </w:tr>
      <w:tr w:rsidR="002F6F8B" w:rsidRPr="001D3869" w14:paraId="01E58E0E" w14:textId="77777777" w:rsidTr="002F6F8B">
        <w:trPr>
          <w:gridAfter w:val="1"/>
          <w:wAfter w:w="7" w:type="dxa"/>
          <w:cantSplit/>
          <w:trHeight w:val="288"/>
          <w:jc w:val="center"/>
        </w:trPr>
        <w:tc>
          <w:tcPr>
            <w:tcW w:w="1440" w:type="dxa"/>
            <w:gridSpan w:val="2"/>
            <w:tcBorders>
              <w:bottom w:val="single" w:sz="12" w:space="0" w:color="auto"/>
            </w:tcBorders>
          </w:tcPr>
          <w:p w14:paraId="1C194016"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Total DFT:</w:t>
            </w:r>
          </w:p>
        </w:tc>
        <w:tc>
          <w:tcPr>
            <w:tcW w:w="3483" w:type="dxa"/>
            <w:gridSpan w:val="2"/>
            <w:tcBorders>
              <w:bottom w:val="single" w:sz="12" w:space="0" w:color="auto"/>
            </w:tcBorders>
          </w:tcPr>
          <w:p w14:paraId="0FBC4D2F" w14:textId="77777777" w:rsidR="002F6F8B" w:rsidRPr="00EE589E" w:rsidRDefault="002F6F8B" w:rsidP="002F6F8B">
            <w:pPr>
              <w:autoSpaceDE/>
              <w:autoSpaceDN/>
              <w:adjustRightInd/>
              <w:spacing w:before="0" w:line="240" w:lineRule="auto"/>
              <w:ind w:left="-72"/>
              <w:rPr>
                <w:sz w:val="16"/>
                <w:szCs w:val="18"/>
              </w:rPr>
            </w:pPr>
            <w:r w:rsidRPr="00D02000">
              <w:rPr>
                <w:sz w:val="16"/>
                <w:szCs w:val="18"/>
              </w:rPr>
              <w:t xml:space="preserve">Per manufacturer’s product data </w:t>
            </w:r>
            <w:proofErr w:type="spellStart"/>
            <w:r w:rsidRPr="00D02000">
              <w:rPr>
                <w:sz w:val="16"/>
                <w:szCs w:val="18"/>
              </w:rPr>
              <w:t>sh</w:t>
            </w:r>
            <w:proofErr w:type="spellEnd"/>
          </w:p>
        </w:tc>
        <w:tc>
          <w:tcPr>
            <w:tcW w:w="990" w:type="dxa"/>
            <w:tcBorders>
              <w:bottom w:val="single" w:sz="12" w:space="0" w:color="auto"/>
            </w:tcBorders>
          </w:tcPr>
          <w:p w14:paraId="45E9B899" w14:textId="77777777" w:rsidR="002F6F8B" w:rsidRPr="00F029EB" w:rsidRDefault="002F6F8B" w:rsidP="002F6F8B">
            <w:pPr>
              <w:autoSpaceDE/>
              <w:autoSpaceDN/>
              <w:adjustRightInd/>
              <w:spacing w:before="0" w:line="240" w:lineRule="auto"/>
              <w:ind w:left="-72"/>
              <w:rPr>
                <w:sz w:val="16"/>
                <w:szCs w:val="18"/>
              </w:rPr>
            </w:pPr>
          </w:p>
        </w:tc>
        <w:tc>
          <w:tcPr>
            <w:tcW w:w="4182" w:type="dxa"/>
            <w:gridSpan w:val="3"/>
            <w:vMerge/>
            <w:tcBorders>
              <w:bottom w:val="single" w:sz="12" w:space="0" w:color="auto"/>
            </w:tcBorders>
            <w:vAlign w:val="center"/>
          </w:tcPr>
          <w:p w14:paraId="325BAC16" w14:textId="77777777" w:rsidR="002F6F8B" w:rsidRPr="001D3869" w:rsidRDefault="002F6F8B" w:rsidP="002F6F8B"/>
        </w:tc>
      </w:tr>
      <w:tr w:rsidR="002F6F8B" w:rsidRPr="001D3869" w14:paraId="4583EB85" w14:textId="77777777" w:rsidTr="00485E94">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5E875C31"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635" w:type="dxa"/>
            <w:tcBorders>
              <w:top w:val="single" w:sz="12" w:space="0" w:color="auto"/>
              <w:bottom w:val="single" w:sz="12" w:space="0" w:color="auto"/>
            </w:tcBorders>
            <w:shd w:val="clear" w:color="auto" w:fill="000000"/>
            <w:vAlign w:val="center"/>
          </w:tcPr>
          <w:p w14:paraId="09E8AAFC"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015" w:type="dxa"/>
            <w:gridSpan w:val="2"/>
            <w:tcBorders>
              <w:top w:val="single" w:sz="12" w:space="0" w:color="auto"/>
              <w:bottom w:val="single" w:sz="12" w:space="0" w:color="auto"/>
            </w:tcBorders>
            <w:shd w:val="clear" w:color="auto" w:fill="000000"/>
            <w:vAlign w:val="center"/>
          </w:tcPr>
          <w:p w14:paraId="3DF42E3C"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792" w:type="dxa"/>
            <w:tcBorders>
              <w:top w:val="single" w:sz="12" w:space="0" w:color="auto"/>
              <w:bottom w:val="single" w:sz="12" w:space="0" w:color="auto"/>
            </w:tcBorders>
            <w:shd w:val="clear" w:color="auto" w:fill="000000"/>
            <w:vAlign w:val="center"/>
          </w:tcPr>
          <w:p w14:paraId="5B9E7F79" w14:textId="77777777" w:rsidR="002F6F8B" w:rsidRPr="001D3869" w:rsidRDefault="002F6F8B" w:rsidP="002F6F8B">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372" w:type="dxa"/>
            <w:gridSpan w:val="2"/>
            <w:tcBorders>
              <w:top w:val="single" w:sz="12" w:space="0" w:color="auto"/>
              <w:bottom w:val="single" w:sz="12" w:space="0" w:color="auto"/>
              <w:right w:val="single" w:sz="12" w:space="0" w:color="auto"/>
            </w:tcBorders>
            <w:shd w:val="clear" w:color="auto" w:fill="000000"/>
            <w:vAlign w:val="center"/>
          </w:tcPr>
          <w:p w14:paraId="6A8D3054" w14:textId="77777777" w:rsidR="002F6F8B" w:rsidRPr="001D3869" w:rsidRDefault="002F6F8B" w:rsidP="002F6F8B">
            <w:pPr>
              <w:autoSpaceDE/>
              <w:autoSpaceDN/>
              <w:adjustRightInd/>
              <w:spacing w:before="0" w:line="240" w:lineRule="auto"/>
              <w:ind w:left="0"/>
              <w:jc w:val="center"/>
              <w:rPr>
                <w:b/>
                <w:color w:val="FFFFFF"/>
                <w:sz w:val="16"/>
                <w:szCs w:val="16"/>
              </w:rPr>
            </w:pPr>
            <w:r w:rsidRPr="001D3869">
              <w:rPr>
                <w:b/>
                <w:color w:val="FFFFFF"/>
                <w:sz w:val="16"/>
                <w:szCs w:val="16"/>
              </w:rPr>
              <w:t>By Max</w:t>
            </w:r>
            <w:r w:rsidRPr="001D3869">
              <w:rPr>
                <w:b/>
                <w:color w:val="FFFFFF"/>
                <w:sz w:val="16"/>
                <w:szCs w:val="16"/>
              </w:rPr>
              <w:br/>
              <w:t>Svc Temp</w:t>
            </w:r>
          </w:p>
        </w:tc>
      </w:tr>
      <w:tr w:rsidR="002F6F8B" w:rsidRPr="001D3869" w14:paraId="6CF96C41" w14:textId="77777777" w:rsidTr="00485E94">
        <w:trPr>
          <w:trHeight w:val="288"/>
          <w:jc w:val="center"/>
        </w:trPr>
        <w:tc>
          <w:tcPr>
            <w:tcW w:w="2288" w:type="dxa"/>
            <w:gridSpan w:val="3"/>
            <w:vAlign w:val="center"/>
          </w:tcPr>
          <w:p w14:paraId="70EF2175" w14:textId="77777777" w:rsidR="002F6F8B" w:rsidRPr="00EE589E" w:rsidRDefault="002F6F8B" w:rsidP="002F6F8B">
            <w:pPr>
              <w:autoSpaceDE/>
              <w:autoSpaceDN/>
              <w:adjustRightInd/>
              <w:spacing w:before="0" w:line="240" w:lineRule="auto"/>
              <w:ind w:left="0"/>
              <w:rPr>
                <w:b/>
                <w:bCs/>
                <w:sz w:val="16"/>
                <w:szCs w:val="18"/>
              </w:rPr>
            </w:pPr>
            <w:r w:rsidRPr="00EE589E">
              <w:rPr>
                <w:b/>
                <w:bCs/>
                <w:sz w:val="16"/>
                <w:szCs w:val="18"/>
              </w:rPr>
              <w:t>PRIMER</w:t>
            </w:r>
          </w:p>
        </w:tc>
        <w:tc>
          <w:tcPr>
            <w:tcW w:w="2635" w:type="dxa"/>
            <w:vAlign w:val="center"/>
          </w:tcPr>
          <w:p w14:paraId="20E38509"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3015" w:type="dxa"/>
            <w:gridSpan w:val="2"/>
            <w:vAlign w:val="center"/>
          </w:tcPr>
          <w:p w14:paraId="537363BD" w14:textId="57C78496"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Carboguard</w:t>
            </w:r>
            <w:proofErr w:type="spellEnd"/>
            <w:r w:rsidRPr="0016453D">
              <w:rPr>
                <w:sz w:val="16"/>
                <w:szCs w:val="16"/>
              </w:rPr>
              <w:t xml:space="preserve"> 890 series</w:t>
            </w:r>
          </w:p>
          <w:p w14:paraId="0CC62FB7" w14:textId="77777777"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Carbomastic</w:t>
            </w:r>
            <w:proofErr w:type="spellEnd"/>
            <w:r w:rsidRPr="0016453D">
              <w:rPr>
                <w:sz w:val="16"/>
                <w:szCs w:val="16"/>
              </w:rPr>
              <w:t xml:space="preserve"> 15</w:t>
            </w:r>
          </w:p>
        </w:tc>
        <w:tc>
          <w:tcPr>
            <w:tcW w:w="792" w:type="dxa"/>
            <w:vAlign w:val="center"/>
          </w:tcPr>
          <w:p w14:paraId="2A214218" w14:textId="77777777" w:rsidR="002F6F8B" w:rsidRDefault="002F6F8B" w:rsidP="002F6F8B">
            <w:pPr>
              <w:autoSpaceDE/>
              <w:autoSpaceDN/>
              <w:adjustRightInd/>
              <w:spacing w:before="0" w:line="240" w:lineRule="auto"/>
              <w:ind w:left="0"/>
              <w:jc w:val="center"/>
              <w:rPr>
                <w:sz w:val="16"/>
                <w:szCs w:val="16"/>
              </w:rPr>
            </w:pPr>
            <w:r>
              <w:rPr>
                <w:sz w:val="16"/>
                <w:szCs w:val="16"/>
              </w:rPr>
              <w:t>100-</w:t>
            </w:r>
            <w:r>
              <w:rPr>
                <w:sz w:val="16"/>
                <w:szCs w:val="16"/>
                <w:lang w:val="ru-RU"/>
              </w:rPr>
              <w:t>214</w:t>
            </w:r>
          </w:p>
          <w:p w14:paraId="58F1588D" w14:textId="77777777" w:rsidR="002F6F8B" w:rsidRPr="004C785B" w:rsidRDefault="002F6F8B" w:rsidP="002F6F8B">
            <w:pPr>
              <w:autoSpaceDE/>
              <w:autoSpaceDN/>
              <w:adjustRightInd/>
              <w:spacing w:before="0" w:line="240" w:lineRule="auto"/>
              <w:ind w:left="0"/>
              <w:jc w:val="center"/>
              <w:rPr>
                <w:sz w:val="16"/>
                <w:szCs w:val="16"/>
                <w:lang w:val="ru-RU"/>
              </w:rPr>
            </w:pPr>
            <w:r>
              <w:rPr>
                <w:sz w:val="16"/>
                <w:szCs w:val="16"/>
                <w:lang w:val="ru-RU"/>
              </w:rPr>
              <w:t>88</w:t>
            </w:r>
          </w:p>
        </w:tc>
        <w:tc>
          <w:tcPr>
            <w:tcW w:w="1372" w:type="dxa"/>
            <w:gridSpan w:val="2"/>
            <w:vAlign w:val="center"/>
          </w:tcPr>
          <w:p w14:paraId="3DDEFE27" w14:textId="77777777" w:rsidR="002F6F8B" w:rsidRDefault="002F6F8B" w:rsidP="002F6F8B">
            <w:pPr>
              <w:autoSpaceDE/>
              <w:autoSpaceDN/>
              <w:adjustRightInd/>
              <w:spacing w:before="0" w:line="240" w:lineRule="auto"/>
              <w:ind w:left="0"/>
              <w:rPr>
                <w:sz w:val="16"/>
                <w:szCs w:val="16"/>
              </w:rPr>
            </w:pPr>
            <w:r>
              <w:rPr>
                <w:sz w:val="16"/>
                <w:szCs w:val="16"/>
                <w:lang w:val="ru-RU"/>
              </w:rPr>
              <w:t>93</w:t>
            </w:r>
            <w:r w:rsidRPr="00EE1FAF">
              <w:rPr>
                <w:sz w:val="16"/>
                <w:szCs w:val="16"/>
                <w:lang w:val="ru-RU"/>
              </w:rPr>
              <w:t>°C (</w:t>
            </w:r>
            <w:r w:rsidRPr="00804231">
              <w:rPr>
                <w:sz w:val="16"/>
                <w:szCs w:val="16"/>
                <w:lang w:val="ru-RU"/>
              </w:rPr>
              <w:t>2</w:t>
            </w:r>
            <w:r>
              <w:rPr>
                <w:sz w:val="16"/>
                <w:szCs w:val="16"/>
                <w:lang w:val="ru-RU"/>
              </w:rPr>
              <w:t>0</w:t>
            </w:r>
            <w:r w:rsidRPr="00804231">
              <w:rPr>
                <w:sz w:val="16"/>
                <w:szCs w:val="16"/>
                <w:lang w:val="ru-RU"/>
              </w:rPr>
              <w:t>0</w:t>
            </w:r>
            <w:r w:rsidRPr="00EE1FAF">
              <w:rPr>
                <w:sz w:val="16"/>
                <w:szCs w:val="16"/>
                <w:lang w:val="ru-RU"/>
              </w:rPr>
              <w:t>°F)</w:t>
            </w:r>
          </w:p>
          <w:p w14:paraId="2EC8EB58" w14:textId="77777777" w:rsidR="002F6F8B" w:rsidRPr="00F6525C" w:rsidRDefault="002F6F8B" w:rsidP="002F6F8B">
            <w:pPr>
              <w:autoSpaceDE/>
              <w:autoSpaceDN/>
              <w:adjustRightInd/>
              <w:spacing w:before="0" w:line="240" w:lineRule="auto"/>
              <w:ind w:left="0"/>
              <w:rPr>
                <w:sz w:val="16"/>
                <w:szCs w:val="16"/>
              </w:rPr>
            </w:pPr>
            <w:r>
              <w:rPr>
                <w:sz w:val="16"/>
                <w:szCs w:val="16"/>
                <w:lang w:val="ru-RU"/>
              </w:rPr>
              <w:t>93</w:t>
            </w:r>
            <w:r w:rsidRPr="00EE1FAF">
              <w:rPr>
                <w:sz w:val="16"/>
                <w:szCs w:val="16"/>
                <w:lang w:val="ru-RU"/>
              </w:rPr>
              <w:t>°C (</w:t>
            </w:r>
            <w:r w:rsidRPr="00804231">
              <w:rPr>
                <w:sz w:val="16"/>
                <w:szCs w:val="16"/>
                <w:lang w:val="ru-RU"/>
              </w:rPr>
              <w:t>2</w:t>
            </w:r>
            <w:r>
              <w:rPr>
                <w:sz w:val="16"/>
                <w:szCs w:val="16"/>
                <w:lang w:val="ru-RU"/>
              </w:rPr>
              <w:t>0</w:t>
            </w:r>
            <w:r w:rsidRPr="00804231">
              <w:rPr>
                <w:sz w:val="16"/>
                <w:szCs w:val="16"/>
                <w:lang w:val="ru-RU"/>
              </w:rPr>
              <w:t>0</w:t>
            </w:r>
            <w:r w:rsidRPr="00EE1FAF">
              <w:rPr>
                <w:sz w:val="16"/>
                <w:szCs w:val="16"/>
                <w:lang w:val="ru-RU"/>
              </w:rPr>
              <w:t>°F)</w:t>
            </w:r>
          </w:p>
        </w:tc>
      </w:tr>
      <w:tr w:rsidR="002F6F8B" w:rsidRPr="001D3869" w14:paraId="7A9EDB6F" w14:textId="77777777" w:rsidTr="00485E94">
        <w:trPr>
          <w:trHeight w:val="288"/>
          <w:jc w:val="center"/>
        </w:trPr>
        <w:tc>
          <w:tcPr>
            <w:tcW w:w="2288" w:type="dxa"/>
            <w:gridSpan w:val="3"/>
            <w:vAlign w:val="center"/>
          </w:tcPr>
          <w:p w14:paraId="37BAD8EC" w14:textId="77777777" w:rsidR="002F6F8B" w:rsidRPr="00EE589E" w:rsidRDefault="002F6F8B" w:rsidP="002F6F8B">
            <w:pPr>
              <w:autoSpaceDE/>
              <w:autoSpaceDN/>
              <w:adjustRightInd/>
              <w:spacing w:before="0" w:line="240" w:lineRule="auto"/>
              <w:ind w:left="0"/>
              <w:rPr>
                <w:b/>
                <w:bCs/>
                <w:sz w:val="16"/>
                <w:szCs w:val="18"/>
              </w:rPr>
            </w:pPr>
          </w:p>
        </w:tc>
        <w:tc>
          <w:tcPr>
            <w:tcW w:w="2635" w:type="dxa"/>
            <w:vAlign w:val="center"/>
          </w:tcPr>
          <w:p w14:paraId="1620B160" w14:textId="77777777" w:rsidR="002F6F8B" w:rsidRPr="001D3869" w:rsidRDefault="002F6F8B" w:rsidP="002F6F8B">
            <w:pPr>
              <w:autoSpaceDE/>
              <w:autoSpaceDN/>
              <w:adjustRightInd/>
              <w:spacing w:before="0" w:line="240" w:lineRule="auto"/>
              <w:ind w:left="0"/>
              <w:rPr>
                <w:sz w:val="16"/>
                <w:szCs w:val="16"/>
              </w:rPr>
            </w:pPr>
            <w:proofErr w:type="spellStart"/>
            <w:r w:rsidRPr="00F6525C">
              <w:rPr>
                <w:sz w:val="16"/>
                <w:szCs w:val="16"/>
              </w:rPr>
              <w:t>Dampney</w:t>
            </w:r>
            <w:proofErr w:type="spellEnd"/>
          </w:p>
        </w:tc>
        <w:tc>
          <w:tcPr>
            <w:tcW w:w="3015" w:type="dxa"/>
            <w:gridSpan w:val="2"/>
            <w:vAlign w:val="center"/>
          </w:tcPr>
          <w:p w14:paraId="7F4168F8" w14:textId="77777777"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Endcor</w:t>
            </w:r>
            <w:proofErr w:type="spellEnd"/>
            <w:r w:rsidRPr="0016453D">
              <w:rPr>
                <w:sz w:val="16"/>
                <w:szCs w:val="16"/>
              </w:rPr>
              <w:t xml:space="preserve"> 750C</w:t>
            </w:r>
          </w:p>
        </w:tc>
        <w:tc>
          <w:tcPr>
            <w:tcW w:w="792" w:type="dxa"/>
            <w:vAlign w:val="center"/>
          </w:tcPr>
          <w:p w14:paraId="0B64DBAC" w14:textId="77777777" w:rsidR="002F6F8B" w:rsidRPr="00F6525C" w:rsidRDefault="002F6F8B" w:rsidP="002F6F8B">
            <w:pPr>
              <w:autoSpaceDE/>
              <w:autoSpaceDN/>
              <w:adjustRightInd/>
              <w:spacing w:before="0" w:line="240" w:lineRule="auto"/>
              <w:ind w:left="0"/>
              <w:jc w:val="center"/>
              <w:rPr>
                <w:sz w:val="16"/>
                <w:szCs w:val="16"/>
              </w:rPr>
            </w:pPr>
            <w:r w:rsidRPr="00F6525C">
              <w:rPr>
                <w:sz w:val="16"/>
                <w:szCs w:val="16"/>
              </w:rPr>
              <w:t>95</w:t>
            </w:r>
          </w:p>
        </w:tc>
        <w:tc>
          <w:tcPr>
            <w:tcW w:w="1372" w:type="dxa"/>
            <w:gridSpan w:val="2"/>
            <w:vAlign w:val="center"/>
          </w:tcPr>
          <w:p w14:paraId="374C066A" w14:textId="77777777" w:rsidR="002F6F8B" w:rsidRPr="00F6525C" w:rsidRDefault="002F6F8B" w:rsidP="002F6F8B">
            <w:pPr>
              <w:autoSpaceDE/>
              <w:autoSpaceDN/>
              <w:adjustRightInd/>
              <w:spacing w:before="0" w:line="240" w:lineRule="auto"/>
              <w:ind w:left="0"/>
              <w:jc w:val="center"/>
              <w:rPr>
                <w:sz w:val="16"/>
                <w:szCs w:val="16"/>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497CB392" w14:textId="77777777" w:rsidTr="00485E94">
        <w:trPr>
          <w:trHeight w:val="288"/>
          <w:jc w:val="center"/>
        </w:trPr>
        <w:tc>
          <w:tcPr>
            <w:tcW w:w="2288" w:type="dxa"/>
            <w:gridSpan w:val="3"/>
            <w:vAlign w:val="center"/>
          </w:tcPr>
          <w:p w14:paraId="3B5523BE" w14:textId="77777777" w:rsidR="002F6F8B" w:rsidRPr="00EE589E" w:rsidRDefault="002F6F8B" w:rsidP="002F6F8B">
            <w:pPr>
              <w:autoSpaceDE/>
              <w:autoSpaceDN/>
              <w:adjustRightInd/>
              <w:spacing w:before="0" w:line="240" w:lineRule="auto"/>
              <w:ind w:left="0"/>
              <w:rPr>
                <w:b/>
                <w:bCs/>
                <w:sz w:val="16"/>
                <w:szCs w:val="18"/>
              </w:rPr>
            </w:pPr>
            <w:r w:rsidRPr="001D3869">
              <w:rPr>
                <w:b/>
                <w:bCs/>
                <w:sz w:val="16"/>
                <w:szCs w:val="18"/>
              </w:rPr>
              <w:t>Epoxy Mastic -</w:t>
            </w:r>
          </w:p>
        </w:tc>
        <w:tc>
          <w:tcPr>
            <w:tcW w:w="2635" w:type="dxa"/>
            <w:vAlign w:val="center"/>
          </w:tcPr>
          <w:p w14:paraId="4C48F196"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Hempel Coatings (USA), Inc.</w:t>
            </w:r>
          </w:p>
        </w:tc>
        <w:tc>
          <w:tcPr>
            <w:tcW w:w="3015" w:type="dxa"/>
            <w:gridSpan w:val="2"/>
            <w:vAlign w:val="center"/>
          </w:tcPr>
          <w:p w14:paraId="2FFB2CC4" w14:textId="77777777"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Hempadur</w:t>
            </w:r>
            <w:proofErr w:type="spellEnd"/>
            <w:r w:rsidRPr="0016453D">
              <w:rPr>
                <w:sz w:val="16"/>
                <w:szCs w:val="16"/>
              </w:rPr>
              <w:t xml:space="preserve"> 4588</w:t>
            </w:r>
            <w:r w:rsidR="002B7765" w:rsidRPr="0016453D">
              <w:rPr>
                <w:sz w:val="16"/>
                <w:szCs w:val="16"/>
              </w:rPr>
              <w:t xml:space="preserve"> </w:t>
            </w:r>
            <w:r w:rsidRPr="0016453D">
              <w:rPr>
                <w:sz w:val="16"/>
                <w:szCs w:val="16"/>
              </w:rPr>
              <w:t>Series</w:t>
            </w:r>
          </w:p>
          <w:p w14:paraId="2568DEDC" w14:textId="3412F6C0" w:rsidR="00DB1F37" w:rsidRPr="0016453D" w:rsidRDefault="00DB1F37" w:rsidP="002F6F8B">
            <w:pPr>
              <w:autoSpaceDE/>
              <w:autoSpaceDN/>
              <w:adjustRightInd/>
              <w:spacing w:before="0" w:line="240" w:lineRule="auto"/>
              <w:ind w:left="0"/>
              <w:rPr>
                <w:sz w:val="16"/>
                <w:szCs w:val="16"/>
              </w:rPr>
            </w:pPr>
            <w:proofErr w:type="spellStart"/>
            <w:r w:rsidRPr="0016453D">
              <w:rPr>
                <w:sz w:val="16"/>
                <w:szCs w:val="16"/>
              </w:rPr>
              <w:t>Hempaprime</w:t>
            </w:r>
            <w:proofErr w:type="spellEnd"/>
            <w:r w:rsidRPr="0016453D">
              <w:rPr>
                <w:sz w:val="16"/>
                <w:szCs w:val="16"/>
              </w:rPr>
              <w:t xml:space="preserve"> Multi 500</w:t>
            </w:r>
          </w:p>
        </w:tc>
        <w:tc>
          <w:tcPr>
            <w:tcW w:w="792" w:type="dxa"/>
            <w:vAlign w:val="center"/>
          </w:tcPr>
          <w:p w14:paraId="24B9910D" w14:textId="77777777" w:rsidR="002F6F8B" w:rsidRDefault="002F6F8B" w:rsidP="002F6F8B">
            <w:pPr>
              <w:autoSpaceDE/>
              <w:autoSpaceDN/>
              <w:adjustRightInd/>
              <w:spacing w:before="0" w:line="240" w:lineRule="auto"/>
              <w:ind w:left="0"/>
              <w:jc w:val="center"/>
              <w:rPr>
                <w:sz w:val="16"/>
                <w:szCs w:val="16"/>
              </w:rPr>
            </w:pPr>
            <w:r>
              <w:rPr>
                <w:sz w:val="16"/>
                <w:szCs w:val="16"/>
                <w:lang w:val="ru-RU"/>
              </w:rPr>
              <w:t>220</w:t>
            </w:r>
          </w:p>
          <w:p w14:paraId="433A6FD2" w14:textId="66AD5B23" w:rsidR="00DB1F37" w:rsidRPr="00DB1F37" w:rsidRDefault="00DB1F37" w:rsidP="002F6F8B">
            <w:pPr>
              <w:autoSpaceDE/>
              <w:autoSpaceDN/>
              <w:adjustRightInd/>
              <w:spacing w:before="0" w:line="240" w:lineRule="auto"/>
              <w:ind w:left="0"/>
              <w:jc w:val="center"/>
              <w:rPr>
                <w:sz w:val="16"/>
                <w:szCs w:val="16"/>
              </w:rPr>
            </w:pPr>
            <w:r>
              <w:rPr>
                <w:sz w:val="16"/>
                <w:szCs w:val="16"/>
              </w:rPr>
              <w:t>189-190</w:t>
            </w:r>
          </w:p>
        </w:tc>
        <w:tc>
          <w:tcPr>
            <w:tcW w:w="1372" w:type="dxa"/>
            <w:gridSpan w:val="2"/>
            <w:vAlign w:val="center"/>
          </w:tcPr>
          <w:p w14:paraId="33E09339"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3433575D" w14:textId="77777777" w:rsidTr="00485E94">
        <w:trPr>
          <w:trHeight w:val="288"/>
          <w:jc w:val="center"/>
        </w:trPr>
        <w:tc>
          <w:tcPr>
            <w:tcW w:w="2288" w:type="dxa"/>
            <w:gridSpan w:val="3"/>
            <w:vAlign w:val="center"/>
          </w:tcPr>
          <w:p w14:paraId="5001B4EA" w14:textId="77777777" w:rsidR="002F6F8B" w:rsidRPr="00EE589E" w:rsidRDefault="002F6F8B" w:rsidP="002F6F8B">
            <w:pPr>
              <w:autoSpaceDE/>
              <w:autoSpaceDN/>
              <w:adjustRightInd/>
              <w:spacing w:before="0" w:line="240" w:lineRule="auto"/>
              <w:ind w:left="0"/>
              <w:rPr>
                <w:b/>
                <w:bCs/>
                <w:sz w:val="16"/>
                <w:szCs w:val="18"/>
              </w:rPr>
            </w:pPr>
            <w:r w:rsidRPr="001D3869">
              <w:rPr>
                <w:b/>
                <w:bCs/>
                <w:sz w:val="16"/>
                <w:szCs w:val="18"/>
              </w:rPr>
              <w:t>Surface Tolerant</w:t>
            </w:r>
          </w:p>
        </w:tc>
        <w:tc>
          <w:tcPr>
            <w:tcW w:w="2635" w:type="dxa"/>
            <w:vAlign w:val="center"/>
          </w:tcPr>
          <w:p w14:paraId="6C865CC8"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International</w:t>
            </w:r>
          </w:p>
        </w:tc>
        <w:tc>
          <w:tcPr>
            <w:tcW w:w="3015" w:type="dxa"/>
            <w:gridSpan w:val="2"/>
            <w:vAlign w:val="center"/>
          </w:tcPr>
          <w:p w14:paraId="79A25472" w14:textId="77777777"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Interseal</w:t>
            </w:r>
            <w:proofErr w:type="spellEnd"/>
            <w:r w:rsidRPr="0016453D">
              <w:rPr>
                <w:sz w:val="16"/>
                <w:szCs w:val="16"/>
              </w:rPr>
              <w:t xml:space="preserve"> 670 HS*</w:t>
            </w:r>
          </w:p>
        </w:tc>
        <w:tc>
          <w:tcPr>
            <w:tcW w:w="792" w:type="dxa"/>
            <w:vAlign w:val="center"/>
          </w:tcPr>
          <w:p w14:paraId="638E99EA" w14:textId="77777777" w:rsidR="002F6F8B" w:rsidRPr="004C785B" w:rsidRDefault="002F6F8B" w:rsidP="002F6F8B">
            <w:pPr>
              <w:autoSpaceDE/>
              <w:autoSpaceDN/>
              <w:adjustRightInd/>
              <w:spacing w:before="0" w:line="240" w:lineRule="auto"/>
              <w:ind w:left="0"/>
              <w:jc w:val="center"/>
              <w:rPr>
                <w:sz w:val="16"/>
                <w:szCs w:val="16"/>
                <w:lang w:val="ru-RU"/>
              </w:rPr>
            </w:pPr>
            <w:r>
              <w:rPr>
                <w:sz w:val="16"/>
                <w:szCs w:val="16"/>
                <w:lang w:val="ru-RU"/>
              </w:rPr>
              <w:t>240</w:t>
            </w:r>
          </w:p>
        </w:tc>
        <w:tc>
          <w:tcPr>
            <w:tcW w:w="1372" w:type="dxa"/>
            <w:gridSpan w:val="2"/>
            <w:vAlign w:val="center"/>
          </w:tcPr>
          <w:p w14:paraId="70B393A0"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1B0C14" w:rsidRPr="001D3869" w14:paraId="23947AB9" w14:textId="77777777" w:rsidTr="00485E94">
        <w:trPr>
          <w:trHeight w:val="288"/>
          <w:jc w:val="center"/>
        </w:trPr>
        <w:tc>
          <w:tcPr>
            <w:tcW w:w="2288" w:type="dxa"/>
            <w:gridSpan w:val="3"/>
            <w:vMerge w:val="restart"/>
            <w:vAlign w:val="center"/>
          </w:tcPr>
          <w:p w14:paraId="30AB568A" w14:textId="77777777" w:rsidR="001B0C14" w:rsidRPr="00411E38" w:rsidRDefault="001B0C14" w:rsidP="002F6F8B">
            <w:pPr>
              <w:autoSpaceDE/>
              <w:autoSpaceDN/>
              <w:adjustRightInd/>
              <w:spacing w:before="0" w:line="240" w:lineRule="auto"/>
              <w:ind w:left="0"/>
              <w:rPr>
                <w:b/>
                <w:bCs/>
                <w:sz w:val="16"/>
                <w:szCs w:val="18"/>
              </w:rPr>
            </w:pPr>
            <w:r w:rsidRPr="00D02000">
              <w:rPr>
                <w:b/>
                <w:sz w:val="16"/>
                <w:szCs w:val="16"/>
              </w:rPr>
              <w:t xml:space="preserve">Surface profile </w:t>
            </w:r>
            <w:proofErr w:type="spellStart"/>
            <w:r w:rsidRPr="00D02000">
              <w:rPr>
                <w:b/>
                <w:sz w:val="16"/>
                <w:szCs w:val="16"/>
              </w:rPr>
              <w:t>and</w:t>
            </w:r>
            <w:r w:rsidRPr="00411E38">
              <w:rPr>
                <w:b/>
                <w:bCs/>
                <w:sz w:val="16"/>
                <w:szCs w:val="18"/>
              </w:rPr>
              <w:t>DFT</w:t>
            </w:r>
            <w:proofErr w:type="spellEnd"/>
            <w:r w:rsidRPr="00411E38">
              <w:rPr>
                <w:b/>
                <w:bCs/>
                <w:sz w:val="16"/>
                <w:szCs w:val="18"/>
              </w:rPr>
              <w:t xml:space="preserve"> as per Manufacturer’s Product Sheet</w:t>
            </w:r>
          </w:p>
        </w:tc>
        <w:tc>
          <w:tcPr>
            <w:tcW w:w="2635" w:type="dxa"/>
            <w:vAlign w:val="center"/>
          </w:tcPr>
          <w:p w14:paraId="3823B81C" w14:textId="77777777" w:rsidR="001B0C14" w:rsidRPr="001D3869" w:rsidRDefault="001B0C14" w:rsidP="002F6F8B">
            <w:pPr>
              <w:autoSpaceDE/>
              <w:autoSpaceDN/>
              <w:adjustRightInd/>
              <w:spacing w:before="0" w:line="240" w:lineRule="auto"/>
              <w:ind w:left="0"/>
              <w:rPr>
                <w:sz w:val="16"/>
                <w:szCs w:val="16"/>
              </w:rPr>
            </w:pPr>
            <w:r w:rsidRPr="00402AFE">
              <w:rPr>
                <w:sz w:val="16"/>
                <w:szCs w:val="16"/>
              </w:rPr>
              <w:t>International Devoe</w:t>
            </w:r>
          </w:p>
        </w:tc>
        <w:tc>
          <w:tcPr>
            <w:tcW w:w="3015" w:type="dxa"/>
            <w:gridSpan w:val="2"/>
            <w:vAlign w:val="center"/>
          </w:tcPr>
          <w:p w14:paraId="4D5AEB0E" w14:textId="77777777" w:rsidR="001B0C14" w:rsidRPr="0016453D" w:rsidRDefault="001B0C14" w:rsidP="002F6F8B">
            <w:pPr>
              <w:autoSpaceDE/>
              <w:autoSpaceDN/>
              <w:adjustRightInd/>
              <w:spacing w:before="0" w:line="240" w:lineRule="auto"/>
              <w:ind w:left="0"/>
              <w:rPr>
                <w:sz w:val="16"/>
                <w:szCs w:val="16"/>
              </w:rPr>
            </w:pPr>
            <w:r w:rsidRPr="0016453D">
              <w:rPr>
                <w:sz w:val="16"/>
                <w:szCs w:val="16"/>
              </w:rPr>
              <w:t>Devran 224series</w:t>
            </w:r>
          </w:p>
        </w:tc>
        <w:tc>
          <w:tcPr>
            <w:tcW w:w="792" w:type="dxa"/>
            <w:vAlign w:val="center"/>
          </w:tcPr>
          <w:p w14:paraId="33F84C9B" w14:textId="77777777" w:rsidR="001B0C14" w:rsidRPr="004C785B" w:rsidRDefault="001B0C14" w:rsidP="002F6F8B">
            <w:pPr>
              <w:autoSpaceDE/>
              <w:autoSpaceDN/>
              <w:adjustRightInd/>
              <w:spacing w:before="0" w:line="240" w:lineRule="auto"/>
              <w:ind w:left="0"/>
              <w:jc w:val="center"/>
              <w:rPr>
                <w:sz w:val="16"/>
                <w:szCs w:val="16"/>
                <w:lang w:val="ru-RU"/>
              </w:rPr>
            </w:pPr>
            <w:r>
              <w:rPr>
                <w:sz w:val="16"/>
                <w:szCs w:val="16"/>
              </w:rPr>
              <w:t>28</w:t>
            </w:r>
            <w:r>
              <w:rPr>
                <w:sz w:val="16"/>
                <w:szCs w:val="16"/>
                <w:lang w:val="ru-RU"/>
              </w:rPr>
              <w:t>-212</w:t>
            </w:r>
          </w:p>
        </w:tc>
        <w:tc>
          <w:tcPr>
            <w:tcW w:w="1372" w:type="dxa"/>
            <w:gridSpan w:val="2"/>
            <w:vAlign w:val="center"/>
          </w:tcPr>
          <w:p w14:paraId="579FABF3" w14:textId="77777777" w:rsidR="001B0C14" w:rsidRPr="00EE1FAF" w:rsidRDefault="001B0C14"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1B0C14" w:rsidRPr="001D3869" w14:paraId="0EF786D5" w14:textId="77777777" w:rsidTr="00485E94">
        <w:trPr>
          <w:trHeight w:val="288"/>
          <w:jc w:val="center"/>
        </w:trPr>
        <w:tc>
          <w:tcPr>
            <w:tcW w:w="2288" w:type="dxa"/>
            <w:gridSpan w:val="3"/>
            <w:vMerge/>
            <w:vAlign w:val="center"/>
          </w:tcPr>
          <w:p w14:paraId="1234BED6" w14:textId="77777777" w:rsidR="001B0C14" w:rsidRPr="001D3869" w:rsidRDefault="001B0C14" w:rsidP="002F6F8B">
            <w:pPr>
              <w:jc w:val="center"/>
              <w:rPr>
                <w:b/>
                <w:sz w:val="16"/>
                <w:szCs w:val="16"/>
              </w:rPr>
            </w:pPr>
          </w:p>
        </w:tc>
        <w:tc>
          <w:tcPr>
            <w:tcW w:w="2635" w:type="dxa"/>
            <w:vAlign w:val="center"/>
          </w:tcPr>
          <w:p w14:paraId="0C89D0FE" w14:textId="77777777" w:rsidR="001B0C14" w:rsidRPr="001D3869" w:rsidRDefault="001B0C14" w:rsidP="002F6F8B">
            <w:pPr>
              <w:autoSpaceDE/>
              <w:autoSpaceDN/>
              <w:adjustRightInd/>
              <w:spacing w:before="0" w:line="240" w:lineRule="auto"/>
              <w:ind w:left="0"/>
              <w:rPr>
                <w:sz w:val="16"/>
                <w:szCs w:val="16"/>
              </w:rPr>
            </w:pPr>
            <w:r w:rsidRPr="00402AFE">
              <w:rPr>
                <w:sz w:val="16"/>
                <w:szCs w:val="16"/>
              </w:rPr>
              <w:t>Jotun Paints</w:t>
            </w:r>
          </w:p>
        </w:tc>
        <w:tc>
          <w:tcPr>
            <w:tcW w:w="3015" w:type="dxa"/>
            <w:gridSpan w:val="2"/>
            <w:vAlign w:val="center"/>
          </w:tcPr>
          <w:p w14:paraId="7A00A7F4" w14:textId="77777777" w:rsidR="001B0C14" w:rsidRPr="0016453D" w:rsidRDefault="001B0C14" w:rsidP="001B0C14">
            <w:pPr>
              <w:autoSpaceDE/>
              <w:autoSpaceDN/>
              <w:adjustRightInd/>
              <w:spacing w:before="0" w:line="240" w:lineRule="auto"/>
              <w:ind w:left="0"/>
              <w:rPr>
                <w:sz w:val="16"/>
                <w:szCs w:val="16"/>
              </w:rPr>
            </w:pPr>
            <w:proofErr w:type="spellStart"/>
            <w:r w:rsidRPr="0016453D">
              <w:rPr>
                <w:sz w:val="16"/>
                <w:szCs w:val="16"/>
              </w:rPr>
              <w:t>Jotamastic</w:t>
            </w:r>
            <w:proofErr w:type="spellEnd"/>
            <w:r w:rsidRPr="0016453D">
              <w:rPr>
                <w:sz w:val="16"/>
                <w:szCs w:val="16"/>
              </w:rPr>
              <w:t xml:space="preserve"> 80 Series</w:t>
            </w:r>
          </w:p>
          <w:p w14:paraId="1E234B0F" w14:textId="06383DF2" w:rsidR="001B0C14" w:rsidRPr="0016453D" w:rsidRDefault="001B0C14" w:rsidP="001B0C14">
            <w:pPr>
              <w:autoSpaceDE/>
              <w:autoSpaceDN/>
              <w:adjustRightInd/>
              <w:spacing w:before="0" w:line="240" w:lineRule="auto"/>
              <w:ind w:left="0"/>
              <w:rPr>
                <w:sz w:val="16"/>
                <w:szCs w:val="16"/>
              </w:rPr>
            </w:pPr>
            <w:proofErr w:type="spellStart"/>
            <w:r w:rsidRPr="0016453D">
              <w:rPr>
                <w:sz w:val="16"/>
                <w:szCs w:val="16"/>
              </w:rPr>
              <w:t>Jotamastic</w:t>
            </w:r>
            <w:proofErr w:type="spellEnd"/>
            <w:r w:rsidRPr="0016453D">
              <w:rPr>
                <w:sz w:val="16"/>
                <w:szCs w:val="16"/>
              </w:rPr>
              <w:t xml:space="preserve"> 90</w:t>
            </w:r>
          </w:p>
        </w:tc>
        <w:tc>
          <w:tcPr>
            <w:tcW w:w="792" w:type="dxa"/>
            <w:vAlign w:val="center"/>
          </w:tcPr>
          <w:p w14:paraId="4B034D6C" w14:textId="77777777" w:rsidR="001B0C14" w:rsidRPr="004C785B" w:rsidRDefault="001B0C14" w:rsidP="002F6F8B">
            <w:pPr>
              <w:autoSpaceDE/>
              <w:autoSpaceDN/>
              <w:adjustRightInd/>
              <w:spacing w:before="0" w:line="240" w:lineRule="auto"/>
              <w:ind w:left="0"/>
              <w:jc w:val="center"/>
              <w:rPr>
                <w:sz w:val="16"/>
                <w:szCs w:val="16"/>
                <w:lang w:val="ru-RU"/>
              </w:rPr>
            </w:pPr>
            <w:r>
              <w:rPr>
                <w:sz w:val="16"/>
                <w:szCs w:val="16"/>
                <w:lang w:val="ru-RU"/>
              </w:rPr>
              <w:t>145</w:t>
            </w:r>
          </w:p>
        </w:tc>
        <w:tc>
          <w:tcPr>
            <w:tcW w:w="1372" w:type="dxa"/>
            <w:gridSpan w:val="2"/>
            <w:vAlign w:val="center"/>
          </w:tcPr>
          <w:p w14:paraId="58BE134E" w14:textId="77777777" w:rsidR="001B0C14" w:rsidRPr="00EE1FAF" w:rsidRDefault="001B0C14"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405D8800" w14:textId="77777777" w:rsidTr="00485E94">
        <w:trPr>
          <w:trHeight w:val="288"/>
          <w:jc w:val="center"/>
        </w:trPr>
        <w:tc>
          <w:tcPr>
            <w:tcW w:w="2288" w:type="dxa"/>
            <w:gridSpan w:val="3"/>
            <w:vAlign w:val="center"/>
          </w:tcPr>
          <w:p w14:paraId="785B8FDF" w14:textId="77777777" w:rsidR="002F6F8B" w:rsidRPr="001D3869" w:rsidRDefault="002F6F8B" w:rsidP="002F6F8B">
            <w:pPr>
              <w:jc w:val="center"/>
              <w:rPr>
                <w:b/>
                <w:sz w:val="16"/>
                <w:szCs w:val="16"/>
              </w:rPr>
            </w:pPr>
          </w:p>
        </w:tc>
        <w:tc>
          <w:tcPr>
            <w:tcW w:w="2635" w:type="dxa"/>
            <w:vAlign w:val="center"/>
          </w:tcPr>
          <w:p w14:paraId="6BAB554C"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PPG</w:t>
            </w:r>
          </w:p>
        </w:tc>
        <w:tc>
          <w:tcPr>
            <w:tcW w:w="3015" w:type="dxa"/>
            <w:gridSpan w:val="2"/>
            <w:vAlign w:val="center"/>
          </w:tcPr>
          <w:p w14:paraId="26F4250B" w14:textId="0B754457"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Amercoat</w:t>
            </w:r>
            <w:proofErr w:type="spellEnd"/>
            <w:r w:rsidRPr="0016453D">
              <w:rPr>
                <w:sz w:val="16"/>
                <w:szCs w:val="16"/>
              </w:rPr>
              <w:t xml:space="preserve"> 240 </w:t>
            </w:r>
          </w:p>
          <w:p w14:paraId="7F3DE824" w14:textId="77777777"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Sigmacover</w:t>
            </w:r>
            <w:proofErr w:type="spellEnd"/>
            <w:r w:rsidRPr="0016453D">
              <w:rPr>
                <w:sz w:val="16"/>
                <w:szCs w:val="16"/>
              </w:rPr>
              <w:t xml:space="preserve"> 240</w:t>
            </w:r>
          </w:p>
        </w:tc>
        <w:tc>
          <w:tcPr>
            <w:tcW w:w="792" w:type="dxa"/>
            <w:vAlign w:val="center"/>
          </w:tcPr>
          <w:p w14:paraId="04FFA26B"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153</w:t>
            </w:r>
          </w:p>
        </w:tc>
        <w:tc>
          <w:tcPr>
            <w:tcW w:w="1372" w:type="dxa"/>
            <w:gridSpan w:val="2"/>
            <w:vAlign w:val="center"/>
          </w:tcPr>
          <w:p w14:paraId="5E06A7BB"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3F2BAB7E" w14:textId="77777777" w:rsidTr="00485E94">
        <w:trPr>
          <w:trHeight w:val="288"/>
          <w:jc w:val="center"/>
        </w:trPr>
        <w:tc>
          <w:tcPr>
            <w:tcW w:w="2288" w:type="dxa"/>
            <w:gridSpan w:val="3"/>
            <w:vAlign w:val="center"/>
          </w:tcPr>
          <w:p w14:paraId="5F374463" w14:textId="77777777" w:rsidR="002F6F8B" w:rsidRPr="001D3869" w:rsidRDefault="002F6F8B" w:rsidP="002F6F8B">
            <w:pPr>
              <w:jc w:val="center"/>
              <w:rPr>
                <w:b/>
                <w:sz w:val="16"/>
                <w:szCs w:val="16"/>
              </w:rPr>
            </w:pPr>
          </w:p>
        </w:tc>
        <w:tc>
          <w:tcPr>
            <w:tcW w:w="2635" w:type="dxa"/>
            <w:vAlign w:val="center"/>
          </w:tcPr>
          <w:p w14:paraId="66476261"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Sherwin Williams</w:t>
            </w:r>
          </w:p>
        </w:tc>
        <w:tc>
          <w:tcPr>
            <w:tcW w:w="3015" w:type="dxa"/>
            <w:gridSpan w:val="2"/>
            <w:vAlign w:val="center"/>
          </w:tcPr>
          <w:p w14:paraId="5B9609F7" w14:textId="77777777" w:rsidR="002F6F8B" w:rsidRPr="0016453D" w:rsidRDefault="002F6F8B" w:rsidP="002F6F8B">
            <w:pPr>
              <w:autoSpaceDE/>
              <w:autoSpaceDN/>
              <w:adjustRightInd/>
              <w:spacing w:before="0" w:line="240" w:lineRule="auto"/>
              <w:ind w:left="0"/>
              <w:rPr>
                <w:sz w:val="16"/>
                <w:szCs w:val="16"/>
              </w:rPr>
            </w:pPr>
            <w:proofErr w:type="spellStart"/>
            <w:r w:rsidRPr="0016453D">
              <w:rPr>
                <w:sz w:val="16"/>
                <w:szCs w:val="16"/>
              </w:rPr>
              <w:t>Macropoxy</w:t>
            </w:r>
            <w:proofErr w:type="spellEnd"/>
            <w:r w:rsidRPr="0016453D">
              <w:rPr>
                <w:sz w:val="16"/>
                <w:szCs w:val="16"/>
              </w:rPr>
              <w:t xml:space="preserve"> 646 </w:t>
            </w:r>
            <w:proofErr w:type="spellStart"/>
            <w:r w:rsidRPr="0016453D">
              <w:rPr>
                <w:sz w:val="16"/>
                <w:szCs w:val="16"/>
              </w:rPr>
              <w:t>Seriesor</w:t>
            </w:r>
            <w:proofErr w:type="spellEnd"/>
            <w:r w:rsidRPr="0016453D">
              <w:rPr>
                <w:sz w:val="16"/>
                <w:szCs w:val="16"/>
              </w:rPr>
              <w:t xml:space="preserve"> </w:t>
            </w:r>
          </w:p>
          <w:p w14:paraId="260923B2" w14:textId="77777777" w:rsidR="002F6F8B" w:rsidRPr="0016453D" w:rsidRDefault="002F6F8B" w:rsidP="002F6F8B">
            <w:pPr>
              <w:autoSpaceDE/>
              <w:autoSpaceDN/>
              <w:adjustRightInd/>
              <w:spacing w:before="0" w:line="240" w:lineRule="auto"/>
              <w:ind w:left="0"/>
              <w:rPr>
                <w:sz w:val="16"/>
                <w:szCs w:val="16"/>
              </w:rPr>
            </w:pPr>
            <w:r w:rsidRPr="0016453D">
              <w:rPr>
                <w:sz w:val="16"/>
                <w:szCs w:val="16"/>
              </w:rPr>
              <w:t>Epoxy Mastic Aluminum II</w:t>
            </w:r>
          </w:p>
        </w:tc>
        <w:tc>
          <w:tcPr>
            <w:tcW w:w="792" w:type="dxa"/>
            <w:vAlign w:val="center"/>
          </w:tcPr>
          <w:p w14:paraId="47AB2AC5" w14:textId="77777777" w:rsidR="002F6F8B" w:rsidRPr="004C785B" w:rsidRDefault="002F6F8B" w:rsidP="002F6F8B">
            <w:pPr>
              <w:autoSpaceDE/>
              <w:autoSpaceDN/>
              <w:adjustRightInd/>
              <w:spacing w:before="0" w:line="240" w:lineRule="auto"/>
              <w:ind w:left="0"/>
              <w:jc w:val="center"/>
              <w:rPr>
                <w:sz w:val="16"/>
                <w:szCs w:val="16"/>
                <w:lang w:val="ru-RU"/>
              </w:rPr>
            </w:pPr>
            <w:r>
              <w:rPr>
                <w:sz w:val="16"/>
                <w:szCs w:val="16"/>
                <w:lang w:val="ru-RU"/>
              </w:rPr>
              <w:t>100-250</w:t>
            </w:r>
          </w:p>
        </w:tc>
        <w:tc>
          <w:tcPr>
            <w:tcW w:w="1372" w:type="dxa"/>
            <w:gridSpan w:val="2"/>
            <w:vAlign w:val="center"/>
          </w:tcPr>
          <w:p w14:paraId="0C94AFDF"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32C1E119" w14:textId="77777777" w:rsidTr="00485E94">
        <w:trPr>
          <w:trHeight w:val="288"/>
          <w:jc w:val="center"/>
        </w:trPr>
        <w:tc>
          <w:tcPr>
            <w:tcW w:w="2288" w:type="dxa"/>
            <w:gridSpan w:val="3"/>
            <w:vAlign w:val="center"/>
          </w:tcPr>
          <w:p w14:paraId="095EE46F" w14:textId="77777777" w:rsidR="002F6F8B" w:rsidRPr="001D3869" w:rsidRDefault="002F6F8B" w:rsidP="002F6F8B">
            <w:pPr>
              <w:jc w:val="center"/>
              <w:rPr>
                <w:b/>
                <w:sz w:val="16"/>
                <w:szCs w:val="16"/>
              </w:rPr>
            </w:pPr>
          </w:p>
        </w:tc>
        <w:tc>
          <w:tcPr>
            <w:tcW w:w="2635" w:type="dxa"/>
            <w:vAlign w:val="center"/>
          </w:tcPr>
          <w:p w14:paraId="186E19C5" w14:textId="77777777" w:rsidR="002F6F8B" w:rsidRPr="001D3869" w:rsidRDefault="002F6F8B" w:rsidP="002F6F8B">
            <w:pPr>
              <w:autoSpaceDE/>
              <w:autoSpaceDN/>
              <w:adjustRightInd/>
              <w:spacing w:before="0" w:line="240" w:lineRule="auto"/>
              <w:ind w:left="0"/>
              <w:rPr>
                <w:sz w:val="16"/>
                <w:szCs w:val="16"/>
              </w:rPr>
            </w:pPr>
            <w:r w:rsidRPr="00677706">
              <w:rPr>
                <w:sz w:val="16"/>
                <w:szCs w:val="16"/>
              </w:rPr>
              <w:t>Tnemec</w:t>
            </w:r>
          </w:p>
        </w:tc>
        <w:tc>
          <w:tcPr>
            <w:tcW w:w="3015" w:type="dxa"/>
            <w:gridSpan w:val="2"/>
            <w:vAlign w:val="center"/>
          </w:tcPr>
          <w:p w14:paraId="52DF4AD2" w14:textId="77777777" w:rsidR="002F6F8B" w:rsidRPr="0016453D" w:rsidRDefault="002F6F8B" w:rsidP="002F6F8B">
            <w:pPr>
              <w:autoSpaceDE/>
              <w:autoSpaceDN/>
              <w:adjustRightInd/>
              <w:spacing w:before="0" w:line="240" w:lineRule="auto"/>
              <w:ind w:left="0"/>
              <w:rPr>
                <w:sz w:val="16"/>
                <w:szCs w:val="16"/>
              </w:rPr>
            </w:pPr>
            <w:r w:rsidRPr="0016453D">
              <w:rPr>
                <w:sz w:val="16"/>
                <w:szCs w:val="16"/>
              </w:rPr>
              <w:t xml:space="preserve">Series 135 </w:t>
            </w:r>
            <w:proofErr w:type="spellStart"/>
            <w:r w:rsidRPr="0016453D">
              <w:rPr>
                <w:sz w:val="16"/>
                <w:szCs w:val="16"/>
              </w:rPr>
              <w:t>Chembuild</w:t>
            </w:r>
            <w:proofErr w:type="spellEnd"/>
          </w:p>
        </w:tc>
        <w:tc>
          <w:tcPr>
            <w:tcW w:w="792" w:type="dxa"/>
            <w:vAlign w:val="center"/>
          </w:tcPr>
          <w:p w14:paraId="5B46333A" w14:textId="77777777" w:rsidR="002F6F8B" w:rsidRPr="004C785B" w:rsidRDefault="002F6F8B" w:rsidP="002F6F8B">
            <w:pPr>
              <w:autoSpaceDE/>
              <w:autoSpaceDN/>
              <w:adjustRightInd/>
              <w:spacing w:before="0" w:line="240" w:lineRule="auto"/>
              <w:ind w:left="0"/>
              <w:jc w:val="center"/>
              <w:rPr>
                <w:sz w:val="16"/>
                <w:szCs w:val="16"/>
                <w:lang w:val="ru-RU"/>
              </w:rPr>
            </w:pPr>
            <w:r>
              <w:rPr>
                <w:sz w:val="16"/>
                <w:szCs w:val="16"/>
                <w:lang w:val="ru-RU"/>
              </w:rPr>
              <w:t>86</w:t>
            </w:r>
          </w:p>
        </w:tc>
        <w:tc>
          <w:tcPr>
            <w:tcW w:w="1372" w:type="dxa"/>
            <w:gridSpan w:val="2"/>
            <w:vAlign w:val="center"/>
          </w:tcPr>
          <w:p w14:paraId="2F282937" w14:textId="77777777" w:rsidR="002F6F8B" w:rsidRPr="00485E94" w:rsidRDefault="002F6F8B" w:rsidP="002F6F8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1B49BB" w:rsidRPr="001D3869" w14:paraId="65B53B51" w14:textId="77777777" w:rsidTr="0016453D">
        <w:trPr>
          <w:trHeight w:val="288"/>
          <w:jc w:val="center"/>
        </w:trPr>
        <w:tc>
          <w:tcPr>
            <w:tcW w:w="2288" w:type="dxa"/>
            <w:gridSpan w:val="3"/>
            <w:vAlign w:val="center"/>
          </w:tcPr>
          <w:p w14:paraId="0FD90D4F" w14:textId="77777777" w:rsidR="001B49BB" w:rsidRPr="001D3869" w:rsidRDefault="001B49BB" w:rsidP="001B49BB">
            <w:pPr>
              <w:jc w:val="center"/>
              <w:rPr>
                <w:b/>
                <w:sz w:val="16"/>
                <w:szCs w:val="16"/>
              </w:rPr>
            </w:pPr>
          </w:p>
        </w:tc>
        <w:tc>
          <w:tcPr>
            <w:tcW w:w="2635" w:type="dxa"/>
            <w:vAlign w:val="center"/>
          </w:tcPr>
          <w:p w14:paraId="14E059BB" w14:textId="35A13943" w:rsidR="001B49BB" w:rsidRPr="00677706" w:rsidRDefault="001B49BB" w:rsidP="001B49BB">
            <w:pPr>
              <w:autoSpaceDE/>
              <w:autoSpaceDN/>
              <w:adjustRightInd/>
              <w:spacing w:before="0" w:line="240" w:lineRule="auto"/>
              <w:ind w:left="0"/>
              <w:rPr>
                <w:sz w:val="16"/>
                <w:szCs w:val="16"/>
              </w:rPr>
            </w:pPr>
            <w:r w:rsidRPr="004C5460">
              <w:rPr>
                <w:sz w:val="16"/>
                <w:szCs w:val="16"/>
              </w:rPr>
              <w:t>Rust-Oleum</w:t>
            </w:r>
          </w:p>
        </w:tc>
        <w:tc>
          <w:tcPr>
            <w:tcW w:w="3015" w:type="dxa"/>
            <w:gridSpan w:val="2"/>
            <w:vAlign w:val="center"/>
          </w:tcPr>
          <w:p w14:paraId="7DDF2017" w14:textId="051E86C0" w:rsidR="001B49BB" w:rsidRPr="0016453D" w:rsidRDefault="001B49BB" w:rsidP="001B49BB">
            <w:pPr>
              <w:autoSpaceDE/>
              <w:autoSpaceDN/>
              <w:adjustRightInd/>
              <w:spacing w:before="0" w:line="240" w:lineRule="auto"/>
              <w:ind w:left="0"/>
              <w:rPr>
                <w:sz w:val="16"/>
                <w:szCs w:val="16"/>
              </w:rPr>
            </w:pPr>
            <w:r w:rsidRPr="0016453D">
              <w:rPr>
                <w:sz w:val="16"/>
                <w:szCs w:val="16"/>
              </w:rPr>
              <w:t>Meta Prime (</w:t>
            </w:r>
            <w:proofErr w:type="spellStart"/>
            <w:r w:rsidRPr="0016453D">
              <w:rPr>
                <w:sz w:val="16"/>
                <w:szCs w:val="16"/>
              </w:rPr>
              <w:t>Self Healing</w:t>
            </w:r>
            <w:proofErr w:type="spellEnd"/>
            <w:r w:rsidRPr="0016453D">
              <w:rPr>
                <w:sz w:val="16"/>
                <w:szCs w:val="16"/>
              </w:rPr>
              <w:t>)</w:t>
            </w:r>
          </w:p>
        </w:tc>
        <w:tc>
          <w:tcPr>
            <w:tcW w:w="792" w:type="dxa"/>
            <w:vAlign w:val="center"/>
          </w:tcPr>
          <w:p w14:paraId="73DF054B" w14:textId="7F242B32" w:rsidR="001B49BB" w:rsidRDefault="001B49BB" w:rsidP="001B49BB">
            <w:pPr>
              <w:autoSpaceDE/>
              <w:autoSpaceDN/>
              <w:adjustRightInd/>
              <w:spacing w:before="0" w:line="240" w:lineRule="auto"/>
              <w:ind w:left="0"/>
              <w:jc w:val="center"/>
              <w:rPr>
                <w:sz w:val="16"/>
                <w:szCs w:val="16"/>
                <w:lang w:val="ru-RU"/>
              </w:rPr>
            </w:pPr>
            <w:r>
              <w:rPr>
                <w:sz w:val="16"/>
                <w:szCs w:val="16"/>
              </w:rPr>
              <w:t>340</w:t>
            </w:r>
          </w:p>
        </w:tc>
        <w:tc>
          <w:tcPr>
            <w:tcW w:w="1372" w:type="dxa"/>
            <w:gridSpan w:val="2"/>
            <w:vAlign w:val="center"/>
          </w:tcPr>
          <w:p w14:paraId="4DDB00A9" w14:textId="299A06E4"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rPr>
              <w:t>121.1°C (250°F</w:t>
            </w:r>
          </w:p>
        </w:tc>
      </w:tr>
      <w:tr w:rsidR="001B49BB" w:rsidRPr="001D3869" w14:paraId="564550AD" w14:textId="77777777" w:rsidTr="002F6F8B">
        <w:trPr>
          <w:trHeight w:val="288"/>
          <w:jc w:val="center"/>
        </w:trPr>
        <w:tc>
          <w:tcPr>
            <w:tcW w:w="2288" w:type="dxa"/>
            <w:gridSpan w:val="3"/>
            <w:tcBorders>
              <w:bottom w:val="single" w:sz="12" w:space="0" w:color="auto"/>
            </w:tcBorders>
            <w:vAlign w:val="center"/>
          </w:tcPr>
          <w:p w14:paraId="52E545D0" w14:textId="77777777" w:rsidR="001B49BB" w:rsidRPr="001D3869" w:rsidRDefault="001B49BB" w:rsidP="001B49BB">
            <w:pPr>
              <w:rPr>
                <w:i/>
                <w:sz w:val="14"/>
                <w:szCs w:val="14"/>
              </w:rPr>
            </w:pPr>
          </w:p>
        </w:tc>
        <w:tc>
          <w:tcPr>
            <w:tcW w:w="7814" w:type="dxa"/>
            <w:gridSpan w:val="6"/>
            <w:tcBorders>
              <w:bottom w:val="single" w:sz="12" w:space="0" w:color="auto"/>
            </w:tcBorders>
            <w:vAlign w:val="center"/>
          </w:tcPr>
          <w:p w14:paraId="40B40C36" w14:textId="77777777" w:rsidR="001B49BB" w:rsidRPr="0016453D" w:rsidRDefault="001B49BB" w:rsidP="001B49BB">
            <w:pPr>
              <w:autoSpaceDE/>
              <w:autoSpaceDN/>
              <w:adjustRightInd/>
              <w:spacing w:before="0" w:line="240" w:lineRule="auto"/>
              <w:ind w:left="0" w:right="663"/>
              <w:rPr>
                <w:i/>
                <w:sz w:val="14"/>
                <w:szCs w:val="14"/>
              </w:rPr>
            </w:pPr>
            <w:r w:rsidRPr="0016453D">
              <w:rPr>
                <w:i/>
                <w:sz w:val="14"/>
                <w:szCs w:val="14"/>
              </w:rPr>
              <w:t>Available in colors. May use System 2.15.1 Aluminum-Filled Epoxy Mastic (Surface-Tolerant Primer) for better performance if aluminum color is acceptable.</w:t>
            </w:r>
          </w:p>
        </w:tc>
      </w:tr>
      <w:tr w:rsidR="001B49BB" w:rsidRPr="001D3869" w14:paraId="0DCBEF64" w14:textId="77777777" w:rsidTr="00485E94">
        <w:trPr>
          <w:trHeight w:val="288"/>
          <w:jc w:val="center"/>
        </w:trPr>
        <w:tc>
          <w:tcPr>
            <w:tcW w:w="2288" w:type="dxa"/>
            <w:gridSpan w:val="3"/>
            <w:vAlign w:val="center"/>
          </w:tcPr>
          <w:p w14:paraId="3C34ED9E" w14:textId="77777777" w:rsidR="001B49BB" w:rsidRPr="00E842BA" w:rsidRDefault="001B49BB" w:rsidP="001B49BB">
            <w:pPr>
              <w:autoSpaceDE/>
              <w:autoSpaceDN/>
              <w:adjustRightInd/>
              <w:spacing w:before="0" w:line="240" w:lineRule="auto"/>
              <w:ind w:left="0"/>
              <w:rPr>
                <w:b/>
                <w:bCs/>
                <w:sz w:val="16"/>
                <w:szCs w:val="18"/>
              </w:rPr>
            </w:pPr>
            <w:r w:rsidRPr="00E842BA">
              <w:rPr>
                <w:b/>
                <w:bCs/>
                <w:sz w:val="16"/>
                <w:szCs w:val="18"/>
              </w:rPr>
              <w:t>TOPCOAT</w:t>
            </w:r>
          </w:p>
        </w:tc>
        <w:tc>
          <w:tcPr>
            <w:tcW w:w="2635" w:type="dxa"/>
            <w:vAlign w:val="center"/>
          </w:tcPr>
          <w:p w14:paraId="558C8809" w14:textId="77777777" w:rsidR="001B49BB" w:rsidRPr="001D3869" w:rsidRDefault="001B49BB" w:rsidP="001B49BB">
            <w:pPr>
              <w:autoSpaceDE/>
              <w:autoSpaceDN/>
              <w:adjustRightInd/>
              <w:spacing w:before="0" w:line="240" w:lineRule="auto"/>
              <w:ind w:left="0"/>
              <w:rPr>
                <w:sz w:val="16"/>
                <w:szCs w:val="16"/>
              </w:rPr>
            </w:pPr>
            <w:r w:rsidRPr="001D3869">
              <w:rPr>
                <w:sz w:val="16"/>
                <w:szCs w:val="16"/>
              </w:rPr>
              <w:t>Carboline</w:t>
            </w:r>
          </w:p>
        </w:tc>
        <w:tc>
          <w:tcPr>
            <w:tcW w:w="3015" w:type="dxa"/>
            <w:gridSpan w:val="2"/>
            <w:vAlign w:val="center"/>
          </w:tcPr>
          <w:p w14:paraId="0B4B9F9C" w14:textId="77777777" w:rsidR="001B49BB" w:rsidRPr="0016453D" w:rsidRDefault="001B49BB" w:rsidP="001B49BB">
            <w:pPr>
              <w:autoSpaceDE/>
              <w:autoSpaceDN/>
              <w:adjustRightInd/>
              <w:spacing w:before="0" w:line="240" w:lineRule="auto"/>
              <w:ind w:left="0"/>
              <w:rPr>
                <w:sz w:val="16"/>
                <w:szCs w:val="16"/>
              </w:rPr>
            </w:pPr>
            <w:proofErr w:type="spellStart"/>
            <w:r w:rsidRPr="0016453D">
              <w:rPr>
                <w:sz w:val="16"/>
                <w:szCs w:val="16"/>
              </w:rPr>
              <w:t>Carbothane</w:t>
            </w:r>
            <w:proofErr w:type="spellEnd"/>
            <w:r w:rsidRPr="0016453D">
              <w:rPr>
                <w:sz w:val="16"/>
                <w:szCs w:val="16"/>
              </w:rPr>
              <w:t xml:space="preserve"> 134 Series</w:t>
            </w:r>
          </w:p>
        </w:tc>
        <w:tc>
          <w:tcPr>
            <w:tcW w:w="792" w:type="dxa"/>
            <w:vAlign w:val="center"/>
          </w:tcPr>
          <w:p w14:paraId="6F36CB15" w14:textId="0327C21F" w:rsidR="001B49BB" w:rsidRPr="00F6525C" w:rsidRDefault="001B49BB" w:rsidP="001B49BB">
            <w:pPr>
              <w:autoSpaceDE/>
              <w:autoSpaceDN/>
              <w:adjustRightInd/>
              <w:spacing w:before="0" w:line="240" w:lineRule="auto"/>
              <w:ind w:left="0"/>
              <w:jc w:val="center"/>
              <w:rPr>
                <w:sz w:val="16"/>
                <w:szCs w:val="16"/>
              </w:rPr>
            </w:pPr>
            <w:del w:id="984" w:author="Kurmanov, Aidyn [STAMGazStroy LLP]" w:date="2025-12-09T16:22:00Z" w16du:dateUtc="2025-12-09T11:22:00Z">
              <w:r>
                <w:rPr>
                  <w:sz w:val="16"/>
                  <w:szCs w:val="16"/>
                </w:rPr>
                <w:delText>54-264</w:delText>
              </w:r>
            </w:del>
            <w:ins w:id="985" w:author="Kurmanov, Aidyn [STAMGazStroy LLP]" w:date="2025-12-09T16:22:00Z" w16du:dateUtc="2025-12-09T11:22:00Z">
              <w:r w:rsidR="00A4631C">
                <w:rPr>
                  <w:sz w:val="16"/>
                  <w:szCs w:val="16"/>
                </w:rPr>
                <w:t>288</w:t>
              </w:r>
            </w:ins>
          </w:p>
        </w:tc>
        <w:tc>
          <w:tcPr>
            <w:tcW w:w="1372" w:type="dxa"/>
            <w:gridSpan w:val="2"/>
            <w:vAlign w:val="center"/>
          </w:tcPr>
          <w:p w14:paraId="2419D34D" w14:textId="77777777"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lang w:val="ru-RU"/>
              </w:rPr>
              <w:t>93°C (200°F)</w:t>
            </w:r>
          </w:p>
        </w:tc>
      </w:tr>
      <w:tr w:rsidR="001B49BB" w:rsidRPr="001D3869" w14:paraId="33F13DE6" w14:textId="77777777" w:rsidTr="00485E94">
        <w:trPr>
          <w:trHeight w:val="288"/>
          <w:jc w:val="center"/>
        </w:trPr>
        <w:tc>
          <w:tcPr>
            <w:tcW w:w="2288" w:type="dxa"/>
            <w:gridSpan w:val="3"/>
            <w:vAlign w:val="center"/>
          </w:tcPr>
          <w:p w14:paraId="63AB8E91" w14:textId="77777777" w:rsidR="001B49BB" w:rsidRPr="00E842BA" w:rsidRDefault="001B49BB" w:rsidP="001B49BB">
            <w:pPr>
              <w:autoSpaceDE/>
              <w:autoSpaceDN/>
              <w:adjustRightInd/>
              <w:spacing w:before="0" w:line="240" w:lineRule="auto"/>
              <w:ind w:left="0"/>
              <w:rPr>
                <w:b/>
                <w:bCs/>
                <w:sz w:val="16"/>
                <w:szCs w:val="18"/>
              </w:rPr>
            </w:pPr>
          </w:p>
        </w:tc>
        <w:tc>
          <w:tcPr>
            <w:tcW w:w="2635" w:type="dxa"/>
            <w:vAlign w:val="center"/>
          </w:tcPr>
          <w:p w14:paraId="47893634" w14:textId="77777777" w:rsidR="001B49BB" w:rsidRPr="001D3869" w:rsidRDefault="001B49BB" w:rsidP="001B49BB">
            <w:pPr>
              <w:autoSpaceDE/>
              <w:autoSpaceDN/>
              <w:adjustRightInd/>
              <w:spacing w:before="0" w:line="240" w:lineRule="auto"/>
              <w:ind w:left="0"/>
              <w:rPr>
                <w:sz w:val="16"/>
                <w:szCs w:val="16"/>
              </w:rPr>
            </w:pPr>
            <w:proofErr w:type="spellStart"/>
            <w:r w:rsidRPr="00F6525C">
              <w:rPr>
                <w:sz w:val="16"/>
                <w:szCs w:val="16"/>
              </w:rPr>
              <w:t>Dampney</w:t>
            </w:r>
            <w:proofErr w:type="spellEnd"/>
          </w:p>
        </w:tc>
        <w:tc>
          <w:tcPr>
            <w:tcW w:w="3015" w:type="dxa"/>
            <w:gridSpan w:val="2"/>
            <w:vAlign w:val="center"/>
          </w:tcPr>
          <w:p w14:paraId="75F14772" w14:textId="77777777" w:rsidR="001B49BB" w:rsidRPr="0016453D" w:rsidRDefault="001B49BB" w:rsidP="001B49BB">
            <w:pPr>
              <w:autoSpaceDE/>
              <w:autoSpaceDN/>
              <w:adjustRightInd/>
              <w:spacing w:before="0" w:line="240" w:lineRule="auto"/>
              <w:ind w:left="0"/>
              <w:rPr>
                <w:sz w:val="16"/>
                <w:szCs w:val="16"/>
              </w:rPr>
            </w:pPr>
            <w:proofErr w:type="spellStart"/>
            <w:r w:rsidRPr="0016453D">
              <w:rPr>
                <w:sz w:val="16"/>
                <w:szCs w:val="16"/>
              </w:rPr>
              <w:t>Endcor</w:t>
            </w:r>
            <w:proofErr w:type="spellEnd"/>
            <w:r w:rsidRPr="0016453D">
              <w:rPr>
                <w:sz w:val="16"/>
                <w:szCs w:val="16"/>
              </w:rPr>
              <w:t xml:space="preserve"> 4600C</w:t>
            </w:r>
          </w:p>
        </w:tc>
        <w:tc>
          <w:tcPr>
            <w:tcW w:w="792" w:type="dxa"/>
            <w:vAlign w:val="center"/>
          </w:tcPr>
          <w:p w14:paraId="444EE975" w14:textId="77777777" w:rsidR="001B49BB" w:rsidRPr="00F6525C" w:rsidRDefault="001B49BB" w:rsidP="001B49BB">
            <w:pPr>
              <w:autoSpaceDE/>
              <w:autoSpaceDN/>
              <w:adjustRightInd/>
              <w:spacing w:before="0" w:line="240" w:lineRule="auto"/>
              <w:ind w:left="0"/>
              <w:jc w:val="center"/>
              <w:rPr>
                <w:sz w:val="16"/>
                <w:szCs w:val="16"/>
              </w:rPr>
            </w:pPr>
            <w:r w:rsidRPr="00F6525C">
              <w:rPr>
                <w:sz w:val="16"/>
                <w:szCs w:val="16"/>
              </w:rPr>
              <w:t>324</w:t>
            </w:r>
          </w:p>
        </w:tc>
        <w:tc>
          <w:tcPr>
            <w:tcW w:w="1372" w:type="dxa"/>
            <w:gridSpan w:val="2"/>
            <w:vAlign w:val="center"/>
          </w:tcPr>
          <w:p w14:paraId="225F0FE3" w14:textId="77777777" w:rsidR="001B49BB" w:rsidRPr="00485E94" w:rsidRDefault="001B49BB" w:rsidP="001B49BB">
            <w:pPr>
              <w:autoSpaceDE/>
              <w:autoSpaceDN/>
              <w:adjustRightInd/>
              <w:spacing w:before="0" w:line="240" w:lineRule="auto"/>
              <w:ind w:left="0"/>
              <w:rPr>
                <w:sz w:val="16"/>
                <w:szCs w:val="16"/>
              </w:rPr>
            </w:pPr>
            <w:r w:rsidRPr="00485E94">
              <w:rPr>
                <w:sz w:val="16"/>
                <w:szCs w:val="16"/>
              </w:rPr>
              <w:t>121°C (250°F)</w:t>
            </w:r>
          </w:p>
        </w:tc>
      </w:tr>
      <w:tr w:rsidR="001B49BB" w:rsidRPr="001D3869" w14:paraId="2FFAF0DC" w14:textId="77777777" w:rsidTr="00485E94">
        <w:trPr>
          <w:trHeight w:val="288"/>
          <w:jc w:val="center"/>
        </w:trPr>
        <w:tc>
          <w:tcPr>
            <w:tcW w:w="2288" w:type="dxa"/>
            <w:gridSpan w:val="3"/>
            <w:vAlign w:val="center"/>
          </w:tcPr>
          <w:p w14:paraId="48E07081" w14:textId="77777777" w:rsidR="001B49BB" w:rsidRPr="00E842BA" w:rsidRDefault="001B49BB" w:rsidP="001B49BB">
            <w:pPr>
              <w:autoSpaceDE/>
              <w:autoSpaceDN/>
              <w:adjustRightInd/>
              <w:spacing w:before="0" w:line="240" w:lineRule="auto"/>
              <w:ind w:left="0"/>
              <w:rPr>
                <w:b/>
                <w:bCs/>
                <w:sz w:val="16"/>
                <w:szCs w:val="18"/>
              </w:rPr>
            </w:pPr>
            <w:r w:rsidRPr="001D3869">
              <w:rPr>
                <w:b/>
                <w:bCs/>
                <w:sz w:val="16"/>
                <w:szCs w:val="18"/>
              </w:rPr>
              <w:t>Polyurethane - Aliphatic</w:t>
            </w:r>
          </w:p>
        </w:tc>
        <w:tc>
          <w:tcPr>
            <w:tcW w:w="2635" w:type="dxa"/>
            <w:vAlign w:val="center"/>
          </w:tcPr>
          <w:p w14:paraId="6548D76F" w14:textId="77777777" w:rsidR="001B49BB" w:rsidRPr="001D3869" w:rsidRDefault="001B49BB" w:rsidP="001B49BB">
            <w:pPr>
              <w:autoSpaceDE/>
              <w:autoSpaceDN/>
              <w:adjustRightInd/>
              <w:spacing w:before="0" w:line="240" w:lineRule="auto"/>
              <w:ind w:left="0"/>
              <w:rPr>
                <w:sz w:val="16"/>
                <w:szCs w:val="16"/>
              </w:rPr>
            </w:pPr>
            <w:r w:rsidRPr="00402AFE">
              <w:rPr>
                <w:sz w:val="16"/>
                <w:szCs w:val="16"/>
              </w:rPr>
              <w:t>Hempel Coatings (USA), Inc.</w:t>
            </w:r>
          </w:p>
        </w:tc>
        <w:tc>
          <w:tcPr>
            <w:tcW w:w="3015" w:type="dxa"/>
            <w:gridSpan w:val="2"/>
            <w:vAlign w:val="center"/>
          </w:tcPr>
          <w:p w14:paraId="0FDA345B" w14:textId="77777777" w:rsidR="001B49BB" w:rsidRPr="0016453D" w:rsidRDefault="001B49BB" w:rsidP="001B49BB">
            <w:pPr>
              <w:autoSpaceDE/>
              <w:autoSpaceDN/>
              <w:adjustRightInd/>
              <w:spacing w:before="0" w:line="240" w:lineRule="auto"/>
              <w:ind w:left="0"/>
              <w:rPr>
                <w:sz w:val="16"/>
                <w:szCs w:val="16"/>
              </w:rPr>
            </w:pPr>
            <w:proofErr w:type="spellStart"/>
            <w:r w:rsidRPr="0016453D">
              <w:rPr>
                <w:sz w:val="16"/>
                <w:szCs w:val="16"/>
              </w:rPr>
              <w:t>Hempathane</w:t>
            </w:r>
            <w:proofErr w:type="spellEnd"/>
            <w:r w:rsidRPr="0016453D">
              <w:rPr>
                <w:sz w:val="16"/>
                <w:szCs w:val="16"/>
              </w:rPr>
              <w:t xml:space="preserve"> series</w:t>
            </w:r>
          </w:p>
          <w:p w14:paraId="367D9D9C" w14:textId="056D2D42" w:rsidR="002D2F0F" w:rsidRPr="0016453D" w:rsidRDefault="002D2F0F" w:rsidP="001B49BB">
            <w:pPr>
              <w:autoSpaceDE/>
              <w:autoSpaceDN/>
              <w:adjustRightInd/>
              <w:spacing w:before="0" w:line="240" w:lineRule="auto"/>
              <w:ind w:left="0"/>
              <w:rPr>
                <w:sz w:val="16"/>
                <w:szCs w:val="16"/>
              </w:rPr>
            </w:pPr>
            <w:proofErr w:type="spellStart"/>
            <w:r w:rsidRPr="0016453D">
              <w:rPr>
                <w:sz w:val="16"/>
                <w:szCs w:val="16"/>
              </w:rPr>
              <w:t>Hempatop</w:t>
            </w:r>
            <w:proofErr w:type="spellEnd"/>
            <w:r w:rsidRPr="0016453D">
              <w:rPr>
                <w:sz w:val="16"/>
                <w:szCs w:val="16"/>
              </w:rPr>
              <w:t xml:space="preserve"> Repel 800</w:t>
            </w:r>
          </w:p>
        </w:tc>
        <w:tc>
          <w:tcPr>
            <w:tcW w:w="792" w:type="dxa"/>
            <w:vAlign w:val="center"/>
          </w:tcPr>
          <w:p w14:paraId="4BB45F9A" w14:textId="77777777" w:rsidR="00B074B7" w:rsidRDefault="00B074B7" w:rsidP="00B074B7">
            <w:pPr>
              <w:autoSpaceDE/>
              <w:autoSpaceDN/>
              <w:adjustRightInd/>
              <w:spacing w:before="0" w:line="240" w:lineRule="auto"/>
              <w:ind w:left="0"/>
              <w:jc w:val="center"/>
              <w:rPr>
                <w:sz w:val="16"/>
                <w:szCs w:val="16"/>
              </w:rPr>
            </w:pPr>
            <w:r>
              <w:rPr>
                <w:sz w:val="16"/>
                <w:szCs w:val="16"/>
              </w:rPr>
              <w:t>442-</w:t>
            </w:r>
            <w:r>
              <w:rPr>
                <w:sz w:val="16"/>
                <w:szCs w:val="16"/>
                <w:lang w:val="ru-RU"/>
              </w:rPr>
              <w:t>445</w:t>
            </w:r>
          </w:p>
          <w:p w14:paraId="0C142CD0" w14:textId="1E746FA7" w:rsidR="001B49BB" w:rsidRPr="00B779FC" w:rsidRDefault="00B074B7" w:rsidP="00B074B7">
            <w:pPr>
              <w:autoSpaceDE/>
              <w:autoSpaceDN/>
              <w:adjustRightInd/>
              <w:spacing w:before="0" w:line="240" w:lineRule="auto"/>
              <w:ind w:left="0"/>
              <w:jc w:val="center"/>
              <w:rPr>
                <w:sz w:val="16"/>
                <w:szCs w:val="16"/>
                <w:lang w:val="ru-RU"/>
              </w:rPr>
            </w:pPr>
            <w:r>
              <w:rPr>
                <w:sz w:val="16"/>
                <w:szCs w:val="16"/>
              </w:rPr>
              <w:t>10</w:t>
            </w:r>
          </w:p>
        </w:tc>
        <w:tc>
          <w:tcPr>
            <w:tcW w:w="1372" w:type="dxa"/>
            <w:gridSpan w:val="2"/>
            <w:vAlign w:val="center"/>
          </w:tcPr>
          <w:p w14:paraId="7D07D172" w14:textId="77777777"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1B49BB" w:rsidRPr="001D3869" w14:paraId="30234AE2" w14:textId="77777777" w:rsidTr="00485E94">
        <w:trPr>
          <w:trHeight w:val="288"/>
          <w:jc w:val="center"/>
        </w:trPr>
        <w:tc>
          <w:tcPr>
            <w:tcW w:w="2288" w:type="dxa"/>
            <w:gridSpan w:val="3"/>
            <w:vAlign w:val="center"/>
          </w:tcPr>
          <w:p w14:paraId="48F6F7DF" w14:textId="77777777" w:rsidR="001B49BB" w:rsidRPr="00411E38" w:rsidRDefault="001B49BB" w:rsidP="001B49BB">
            <w:pPr>
              <w:autoSpaceDE/>
              <w:autoSpaceDN/>
              <w:adjustRightInd/>
              <w:spacing w:before="0" w:line="240" w:lineRule="auto"/>
              <w:ind w:left="0"/>
              <w:rPr>
                <w:b/>
                <w:bCs/>
                <w:sz w:val="16"/>
                <w:szCs w:val="18"/>
              </w:rPr>
            </w:pPr>
            <w:r w:rsidRPr="00411E38">
              <w:rPr>
                <w:b/>
                <w:bCs/>
                <w:sz w:val="16"/>
                <w:szCs w:val="18"/>
              </w:rPr>
              <w:t>DFT as per Manufacturer’s Product Sheet</w:t>
            </w:r>
          </w:p>
        </w:tc>
        <w:tc>
          <w:tcPr>
            <w:tcW w:w="2635" w:type="dxa"/>
            <w:vAlign w:val="center"/>
          </w:tcPr>
          <w:p w14:paraId="458FF895" w14:textId="77777777" w:rsidR="001B49BB" w:rsidRPr="001D3869" w:rsidRDefault="001B49BB" w:rsidP="001B49BB">
            <w:pPr>
              <w:autoSpaceDE/>
              <w:autoSpaceDN/>
              <w:adjustRightInd/>
              <w:spacing w:before="0" w:line="240" w:lineRule="auto"/>
              <w:ind w:left="0"/>
              <w:rPr>
                <w:sz w:val="16"/>
                <w:szCs w:val="16"/>
              </w:rPr>
            </w:pPr>
            <w:r w:rsidRPr="001D3869">
              <w:rPr>
                <w:sz w:val="16"/>
                <w:szCs w:val="16"/>
              </w:rPr>
              <w:t>International</w:t>
            </w:r>
          </w:p>
        </w:tc>
        <w:tc>
          <w:tcPr>
            <w:tcW w:w="3015" w:type="dxa"/>
            <w:gridSpan w:val="2"/>
            <w:vAlign w:val="center"/>
          </w:tcPr>
          <w:p w14:paraId="3F404C6A" w14:textId="0AD1CB23" w:rsidR="001B49BB" w:rsidRPr="0016453D" w:rsidRDefault="001B49BB" w:rsidP="001B49BB">
            <w:pPr>
              <w:autoSpaceDE/>
              <w:autoSpaceDN/>
              <w:adjustRightInd/>
              <w:spacing w:before="0" w:line="240" w:lineRule="auto"/>
              <w:ind w:left="0"/>
              <w:rPr>
                <w:sz w:val="16"/>
                <w:szCs w:val="16"/>
              </w:rPr>
            </w:pPr>
            <w:proofErr w:type="spellStart"/>
            <w:r w:rsidRPr="0016453D">
              <w:rPr>
                <w:sz w:val="16"/>
                <w:szCs w:val="16"/>
              </w:rPr>
              <w:t>Interthane</w:t>
            </w:r>
            <w:proofErr w:type="spellEnd"/>
            <w:r w:rsidRPr="0016453D">
              <w:rPr>
                <w:sz w:val="16"/>
                <w:szCs w:val="16"/>
              </w:rPr>
              <w:t xml:space="preserve"> 990 Series</w:t>
            </w:r>
          </w:p>
        </w:tc>
        <w:tc>
          <w:tcPr>
            <w:tcW w:w="792" w:type="dxa"/>
            <w:vAlign w:val="center"/>
          </w:tcPr>
          <w:p w14:paraId="20C041A5" w14:textId="5EE40E6D" w:rsidR="001B49BB" w:rsidRPr="00F6525C" w:rsidRDefault="001B49BB" w:rsidP="001B49BB">
            <w:pPr>
              <w:autoSpaceDE/>
              <w:autoSpaceDN/>
              <w:adjustRightInd/>
              <w:spacing w:before="0" w:line="240" w:lineRule="auto"/>
              <w:ind w:left="0"/>
              <w:jc w:val="center"/>
              <w:rPr>
                <w:sz w:val="16"/>
                <w:szCs w:val="16"/>
              </w:rPr>
            </w:pPr>
            <w:del w:id="986" w:author="Kurmanov, Aidyn [STAMGazStroy LLP]" w:date="2025-12-09T16:22:00Z" w16du:dateUtc="2025-12-09T11:22:00Z">
              <w:r>
                <w:rPr>
                  <w:sz w:val="16"/>
                  <w:szCs w:val="16"/>
                </w:rPr>
                <w:delText>241</w:delText>
              </w:r>
            </w:del>
            <w:ins w:id="987" w:author="Kurmanov, Aidyn [STAMGazStroy LLP]" w:date="2025-12-09T16:22:00Z" w16du:dateUtc="2025-12-09T11:22:00Z">
              <w:r w:rsidR="00A4631C">
                <w:rPr>
                  <w:sz w:val="16"/>
                  <w:szCs w:val="16"/>
                </w:rPr>
                <w:t>247</w:t>
              </w:r>
            </w:ins>
            <w:r>
              <w:rPr>
                <w:sz w:val="16"/>
                <w:szCs w:val="16"/>
              </w:rPr>
              <w:t>-420</w:t>
            </w:r>
          </w:p>
        </w:tc>
        <w:tc>
          <w:tcPr>
            <w:tcW w:w="1372" w:type="dxa"/>
            <w:gridSpan w:val="2"/>
            <w:vAlign w:val="center"/>
          </w:tcPr>
          <w:p w14:paraId="0AA32731" w14:textId="77777777"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lang w:val="ru-RU"/>
              </w:rPr>
              <w:t>93°C (200°F)</w:t>
            </w:r>
          </w:p>
        </w:tc>
      </w:tr>
      <w:tr w:rsidR="001B49BB" w:rsidRPr="001D3869" w14:paraId="67D0D98B" w14:textId="77777777" w:rsidTr="00485E94">
        <w:trPr>
          <w:trHeight w:val="288"/>
          <w:jc w:val="center"/>
        </w:trPr>
        <w:tc>
          <w:tcPr>
            <w:tcW w:w="2288" w:type="dxa"/>
            <w:gridSpan w:val="3"/>
            <w:vAlign w:val="center"/>
          </w:tcPr>
          <w:p w14:paraId="54FC8FE6" w14:textId="77777777" w:rsidR="001B49BB" w:rsidRPr="001D3869" w:rsidRDefault="001B49BB" w:rsidP="001B49BB">
            <w:pPr>
              <w:jc w:val="center"/>
              <w:rPr>
                <w:b/>
                <w:sz w:val="16"/>
                <w:szCs w:val="16"/>
              </w:rPr>
            </w:pPr>
          </w:p>
        </w:tc>
        <w:tc>
          <w:tcPr>
            <w:tcW w:w="2635" w:type="dxa"/>
            <w:vAlign w:val="center"/>
          </w:tcPr>
          <w:p w14:paraId="7829558D" w14:textId="77777777" w:rsidR="001B49BB" w:rsidRPr="001D3869" w:rsidRDefault="001B49BB" w:rsidP="001B49BB">
            <w:pPr>
              <w:autoSpaceDE/>
              <w:autoSpaceDN/>
              <w:adjustRightInd/>
              <w:spacing w:before="0" w:line="240" w:lineRule="auto"/>
              <w:ind w:left="0"/>
              <w:rPr>
                <w:sz w:val="16"/>
                <w:szCs w:val="16"/>
              </w:rPr>
            </w:pPr>
            <w:r w:rsidRPr="00402AFE">
              <w:rPr>
                <w:sz w:val="16"/>
                <w:szCs w:val="16"/>
              </w:rPr>
              <w:t>International Devoe</w:t>
            </w:r>
          </w:p>
        </w:tc>
        <w:tc>
          <w:tcPr>
            <w:tcW w:w="3015" w:type="dxa"/>
            <w:gridSpan w:val="2"/>
            <w:vAlign w:val="center"/>
          </w:tcPr>
          <w:p w14:paraId="64C3EABF" w14:textId="77777777" w:rsidR="001B49BB" w:rsidRPr="0016453D" w:rsidRDefault="001B49BB" w:rsidP="001B49BB">
            <w:pPr>
              <w:autoSpaceDE/>
              <w:autoSpaceDN/>
              <w:adjustRightInd/>
              <w:spacing w:before="0" w:line="240" w:lineRule="auto"/>
              <w:ind w:left="0"/>
              <w:rPr>
                <w:sz w:val="16"/>
                <w:szCs w:val="16"/>
              </w:rPr>
            </w:pPr>
            <w:proofErr w:type="spellStart"/>
            <w:r w:rsidRPr="0016453D">
              <w:rPr>
                <w:sz w:val="16"/>
                <w:szCs w:val="16"/>
              </w:rPr>
              <w:t>Devthane</w:t>
            </w:r>
            <w:proofErr w:type="spellEnd"/>
            <w:r w:rsidRPr="0016453D">
              <w:rPr>
                <w:sz w:val="16"/>
                <w:szCs w:val="16"/>
              </w:rPr>
              <w:t xml:space="preserve"> 379 </w:t>
            </w:r>
            <w:proofErr w:type="spellStart"/>
            <w:r w:rsidRPr="0016453D">
              <w:rPr>
                <w:sz w:val="16"/>
                <w:szCs w:val="16"/>
              </w:rPr>
              <w:t>series</w:t>
            </w:r>
            <w:r w:rsidRPr="0016453D">
              <w:rPr>
                <w:sz w:val="16"/>
                <w:szCs w:val="16"/>
                <w:vertAlign w:val="superscript"/>
              </w:rPr>
              <w:t>T</w:t>
            </w:r>
            <w:proofErr w:type="spellEnd"/>
          </w:p>
        </w:tc>
        <w:tc>
          <w:tcPr>
            <w:tcW w:w="792" w:type="dxa"/>
            <w:vAlign w:val="center"/>
          </w:tcPr>
          <w:p w14:paraId="4B118A36" w14:textId="77777777" w:rsidR="001B49BB" w:rsidRPr="00B779FC" w:rsidRDefault="001B49BB" w:rsidP="001B49BB">
            <w:pPr>
              <w:autoSpaceDE/>
              <w:autoSpaceDN/>
              <w:adjustRightInd/>
              <w:spacing w:before="0" w:line="240" w:lineRule="auto"/>
              <w:ind w:left="0"/>
              <w:jc w:val="center"/>
              <w:rPr>
                <w:sz w:val="16"/>
                <w:szCs w:val="16"/>
                <w:lang w:val="ru-RU"/>
              </w:rPr>
            </w:pPr>
            <w:r>
              <w:rPr>
                <w:sz w:val="16"/>
                <w:szCs w:val="16"/>
              </w:rPr>
              <w:t>44-31</w:t>
            </w:r>
            <w:r>
              <w:rPr>
                <w:sz w:val="16"/>
                <w:szCs w:val="16"/>
                <w:lang w:val="ru-RU"/>
              </w:rPr>
              <w:t>1</w:t>
            </w:r>
          </w:p>
        </w:tc>
        <w:tc>
          <w:tcPr>
            <w:tcW w:w="1372" w:type="dxa"/>
            <w:gridSpan w:val="2"/>
            <w:vAlign w:val="center"/>
          </w:tcPr>
          <w:p w14:paraId="7AF017E0" w14:textId="77777777"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lang w:val="ru-RU"/>
              </w:rPr>
              <w:t>93°C (200°F)</w:t>
            </w:r>
          </w:p>
        </w:tc>
      </w:tr>
      <w:tr w:rsidR="001B49BB" w:rsidRPr="001D3869" w14:paraId="1225FE60" w14:textId="77777777" w:rsidTr="00485E94">
        <w:trPr>
          <w:trHeight w:val="288"/>
          <w:jc w:val="center"/>
        </w:trPr>
        <w:tc>
          <w:tcPr>
            <w:tcW w:w="2288" w:type="dxa"/>
            <w:gridSpan w:val="3"/>
            <w:vAlign w:val="center"/>
          </w:tcPr>
          <w:p w14:paraId="52369C5C" w14:textId="77777777" w:rsidR="001B49BB" w:rsidRPr="001D3869" w:rsidRDefault="001B49BB" w:rsidP="001B49BB">
            <w:pPr>
              <w:jc w:val="center"/>
              <w:rPr>
                <w:b/>
                <w:sz w:val="16"/>
                <w:szCs w:val="16"/>
              </w:rPr>
            </w:pPr>
          </w:p>
        </w:tc>
        <w:tc>
          <w:tcPr>
            <w:tcW w:w="2635" w:type="dxa"/>
            <w:vAlign w:val="center"/>
          </w:tcPr>
          <w:p w14:paraId="141960B9" w14:textId="77777777" w:rsidR="001B49BB" w:rsidRPr="001D3869" w:rsidRDefault="001B49BB" w:rsidP="001B49BB">
            <w:pPr>
              <w:autoSpaceDE/>
              <w:autoSpaceDN/>
              <w:adjustRightInd/>
              <w:spacing w:before="0" w:line="240" w:lineRule="auto"/>
              <w:ind w:left="0"/>
              <w:rPr>
                <w:sz w:val="16"/>
                <w:szCs w:val="16"/>
              </w:rPr>
            </w:pPr>
            <w:r w:rsidRPr="00402AFE">
              <w:rPr>
                <w:sz w:val="16"/>
                <w:szCs w:val="16"/>
              </w:rPr>
              <w:t>Jotun Paints</w:t>
            </w:r>
          </w:p>
        </w:tc>
        <w:tc>
          <w:tcPr>
            <w:tcW w:w="3015" w:type="dxa"/>
            <w:gridSpan w:val="2"/>
            <w:vAlign w:val="center"/>
          </w:tcPr>
          <w:p w14:paraId="67C0EF2E" w14:textId="77777777" w:rsidR="00766E9E" w:rsidRPr="0016453D" w:rsidRDefault="00766E9E" w:rsidP="00766E9E">
            <w:pPr>
              <w:autoSpaceDE/>
              <w:autoSpaceDN/>
              <w:adjustRightInd/>
              <w:spacing w:before="0" w:line="240" w:lineRule="auto"/>
              <w:ind w:left="0"/>
              <w:rPr>
                <w:sz w:val="16"/>
                <w:szCs w:val="16"/>
              </w:rPr>
            </w:pPr>
            <w:r w:rsidRPr="0016453D">
              <w:rPr>
                <w:sz w:val="16"/>
                <w:szCs w:val="16"/>
              </w:rPr>
              <w:t>Hardtop AX</w:t>
            </w:r>
          </w:p>
          <w:p w14:paraId="2CA050E1" w14:textId="75D52E1B" w:rsidR="001B49BB" w:rsidRPr="0016453D" w:rsidRDefault="001B49BB" w:rsidP="001B49BB">
            <w:pPr>
              <w:autoSpaceDE/>
              <w:autoSpaceDN/>
              <w:adjustRightInd/>
              <w:spacing w:before="0" w:line="240" w:lineRule="auto"/>
              <w:ind w:left="0"/>
              <w:rPr>
                <w:sz w:val="16"/>
                <w:szCs w:val="16"/>
              </w:rPr>
            </w:pPr>
            <w:r w:rsidRPr="0016453D">
              <w:rPr>
                <w:sz w:val="16"/>
                <w:szCs w:val="16"/>
              </w:rPr>
              <w:t>Hardtop XP</w:t>
            </w:r>
          </w:p>
        </w:tc>
        <w:tc>
          <w:tcPr>
            <w:tcW w:w="792" w:type="dxa"/>
            <w:vAlign w:val="center"/>
          </w:tcPr>
          <w:p w14:paraId="1D4BA002" w14:textId="12EFBFD2" w:rsidR="001B49BB" w:rsidRPr="00766E9E" w:rsidRDefault="00766E9E" w:rsidP="001B49BB">
            <w:pPr>
              <w:autoSpaceDE/>
              <w:autoSpaceDN/>
              <w:adjustRightInd/>
              <w:spacing w:before="0" w:line="240" w:lineRule="auto"/>
              <w:ind w:left="0"/>
              <w:jc w:val="center"/>
              <w:rPr>
                <w:sz w:val="16"/>
                <w:szCs w:val="16"/>
              </w:rPr>
            </w:pPr>
            <w:r>
              <w:rPr>
                <w:sz w:val="16"/>
                <w:szCs w:val="16"/>
              </w:rPr>
              <w:t>325-336</w:t>
            </w:r>
          </w:p>
        </w:tc>
        <w:tc>
          <w:tcPr>
            <w:tcW w:w="1372" w:type="dxa"/>
            <w:gridSpan w:val="2"/>
            <w:vAlign w:val="center"/>
          </w:tcPr>
          <w:p w14:paraId="79461F26" w14:textId="77777777"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1B49BB" w:rsidRPr="001D3869" w14:paraId="5B37ADD5" w14:textId="77777777" w:rsidTr="00485E94">
        <w:trPr>
          <w:trHeight w:val="288"/>
          <w:jc w:val="center"/>
        </w:trPr>
        <w:tc>
          <w:tcPr>
            <w:tcW w:w="2288" w:type="dxa"/>
            <w:gridSpan w:val="3"/>
            <w:vAlign w:val="center"/>
          </w:tcPr>
          <w:p w14:paraId="0750541D" w14:textId="77777777" w:rsidR="001B49BB" w:rsidRPr="001D3869" w:rsidRDefault="001B49BB" w:rsidP="001B49BB">
            <w:pPr>
              <w:jc w:val="center"/>
              <w:rPr>
                <w:b/>
                <w:sz w:val="16"/>
                <w:szCs w:val="16"/>
              </w:rPr>
            </w:pPr>
          </w:p>
        </w:tc>
        <w:tc>
          <w:tcPr>
            <w:tcW w:w="2635" w:type="dxa"/>
            <w:vAlign w:val="center"/>
          </w:tcPr>
          <w:p w14:paraId="2FB77F27" w14:textId="77777777" w:rsidR="001B49BB" w:rsidRPr="001D3869" w:rsidRDefault="001B49BB" w:rsidP="001B49BB">
            <w:pPr>
              <w:autoSpaceDE/>
              <w:autoSpaceDN/>
              <w:adjustRightInd/>
              <w:spacing w:before="0" w:line="240" w:lineRule="auto"/>
              <w:ind w:left="0"/>
              <w:rPr>
                <w:sz w:val="16"/>
                <w:szCs w:val="16"/>
              </w:rPr>
            </w:pPr>
            <w:r w:rsidRPr="00402AFE">
              <w:rPr>
                <w:sz w:val="16"/>
                <w:szCs w:val="16"/>
              </w:rPr>
              <w:t>PPG</w:t>
            </w:r>
          </w:p>
        </w:tc>
        <w:tc>
          <w:tcPr>
            <w:tcW w:w="3015" w:type="dxa"/>
            <w:gridSpan w:val="2"/>
            <w:vAlign w:val="center"/>
          </w:tcPr>
          <w:p w14:paraId="2D95D1DD" w14:textId="35398C78" w:rsidR="001B49BB" w:rsidRPr="0016453D" w:rsidRDefault="001B49BB" w:rsidP="001B49BB">
            <w:pPr>
              <w:autoSpaceDE/>
              <w:autoSpaceDN/>
              <w:adjustRightInd/>
              <w:spacing w:before="0" w:line="240" w:lineRule="auto"/>
              <w:ind w:left="0"/>
              <w:rPr>
                <w:sz w:val="16"/>
                <w:szCs w:val="16"/>
                <w:vertAlign w:val="superscript"/>
              </w:rPr>
            </w:pPr>
            <w:proofErr w:type="spellStart"/>
            <w:r w:rsidRPr="0016453D">
              <w:rPr>
                <w:sz w:val="16"/>
                <w:szCs w:val="16"/>
              </w:rPr>
              <w:t>Amercoat</w:t>
            </w:r>
            <w:proofErr w:type="spellEnd"/>
            <w:r w:rsidRPr="0016453D">
              <w:rPr>
                <w:sz w:val="16"/>
                <w:szCs w:val="16"/>
              </w:rPr>
              <w:t xml:space="preserve"> 450 series</w:t>
            </w:r>
          </w:p>
          <w:p w14:paraId="67A0C4D4" w14:textId="13760C68" w:rsidR="001B49BB" w:rsidRPr="0016453D" w:rsidRDefault="001B49BB" w:rsidP="001B49BB">
            <w:pPr>
              <w:autoSpaceDE/>
              <w:autoSpaceDN/>
              <w:adjustRightInd/>
              <w:spacing w:before="0" w:line="240" w:lineRule="auto"/>
              <w:ind w:left="0"/>
              <w:rPr>
                <w:sz w:val="16"/>
                <w:szCs w:val="16"/>
              </w:rPr>
            </w:pPr>
            <w:proofErr w:type="spellStart"/>
            <w:r w:rsidRPr="0016453D">
              <w:rPr>
                <w:sz w:val="16"/>
                <w:szCs w:val="16"/>
              </w:rPr>
              <w:t>Sigmadur</w:t>
            </w:r>
            <w:proofErr w:type="spellEnd"/>
            <w:r w:rsidRPr="0016453D">
              <w:rPr>
                <w:sz w:val="16"/>
                <w:szCs w:val="16"/>
              </w:rPr>
              <w:t xml:space="preserve"> 550 Series</w:t>
            </w:r>
          </w:p>
        </w:tc>
        <w:tc>
          <w:tcPr>
            <w:tcW w:w="792" w:type="dxa"/>
            <w:vAlign w:val="center"/>
          </w:tcPr>
          <w:p w14:paraId="1DABE60A" w14:textId="77777777" w:rsidR="001B49BB" w:rsidRPr="00F6525C" w:rsidRDefault="001B49BB" w:rsidP="001B49BB">
            <w:pPr>
              <w:autoSpaceDE/>
              <w:autoSpaceDN/>
              <w:adjustRightInd/>
              <w:spacing w:before="0" w:line="240" w:lineRule="auto"/>
              <w:ind w:left="0"/>
              <w:jc w:val="center"/>
              <w:rPr>
                <w:sz w:val="16"/>
                <w:szCs w:val="16"/>
              </w:rPr>
            </w:pPr>
            <w:r>
              <w:rPr>
                <w:sz w:val="16"/>
                <w:szCs w:val="16"/>
                <w:lang w:val="ru-RU"/>
              </w:rPr>
              <w:t>31</w:t>
            </w:r>
            <w:r>
              <w:rPr>
                <w:sz w:val="16"/>
                <w:szCs w:val="16"/>
              </w:rPr>
              <w:t>2-430</w:t>
            </w:r>
          </w:p>
        </w:tc>
        <w:tc>
          <w:tcPr>
            <w:tcW w:w="1372" w:type="dxa"/>
            <w:gridSpan w:val="2"/>
            <w:vAlign w:val="center"/>
          </w:tcPr>
          <w:p w14:paraId="66A4CC1F" w14:textId="77777777"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1B49BB" w:rsidRPr="001D3869" w14:paraId="6DC35AB8" w14:textId="77777777" w:rsidTr="00485E94">
        <w:trPr>
          <w:trHeight w:val="288"/>
          <w:jc w:val="center"/>
        </w:trPr>
        <w:tc>
          <w:tcPr>
            <w:tcW w:w="2288" w:type="dxa"/>
            <w:gridSpan w:val="3"/>
            <w:vAlign w:val="center"/>
          </w:tcPr>
          <w:p w14:paraId="0214A5CA" w14:textId="77777777" w:rsidR="001B49BB" w:rsidRPr="001D3869" w:rsidRDefault="001B49BB" w:rsidP="001B49BB">
            <w:pPr>
              <w:jc w:val="center"/>
              <w:rPr>
                <w:b/>
                <w:sz w:val="16"/>
                <w:szCs w:val="16"/>
              </w:rPr>
            </w:pPr>
          </w:p>
        </w:tc>
        <w:tc>
          <w:tcPr>
            <w:tcW w:w="2635" w:type="dxa"/>
            <w:vAlign w:val="center"/>
          </w:tcPr>
          <w:p w14:paraId="6D28EEF4" w14:textId="77777777" w:rsidR="001B49BB" w:rsidRPr="001D3869" w:rsidRDefault="001B49BB" w:rsidP="001B49BB">
            <w:pPr>
              <w:autoSpaceDE/>
              <w:autoSpaceDN/>
              <w:adjustRightInd/>
              <w:spacing w:before="0" w:line="240" w:lineRule="auto"/>
              <w:ind w:left="0"/>
              <w:rPr>
                <w:sz w:val="16"/>
                <w:szCs w:val="16"/>
              </w:rPr>
            </w:pPr>
            <w:r w:rsidRPr="00402AFE">
              <w:rPr>
                <w:sz w:val="16"/>
                <w:szCs w:val="16"/>
              </w:rPr>
              <w:t>Sherwin Williams</w:t>
            </w:r>
          </w:p>
        </w:tc>
        <w:tc>
          <w:tcPr>
            <w:tcW w:w="3015" w:type="dxa"/>
            <w:gridSpan w:val="2"/>
            <w:vAlign w:val="center"/>
          </w:tcPr>
          <w:p w14:paraId="5663E5CD" w14:textId="77777777" w:rsidR="001B49BB" w:rsidRPr="0016453D" w:rsidRDefault="001B49BB" w:rsidP="001B49BB">
            <w:pPr>
              <w:autoSpaceDE/>
              <w:autoSpaceDN/>
              <w:adjustRightInd/>
              <w:spacing w:before="0" w:line="240" w:lineRule="auto"/>
              <w:ind w:left="0"/>
              <w:rPr>
                <w:sz w:val="16"/>
                <w:szCs w:val="16"/>
              </w:rPr>
            </w:pPr>
            <w:r w:rsidRPr="0016453D">
              <w:rPr>
                <w:sz w:val="16"/>
                <w:szCs w:val="16"/>
              </w:rPr>
              <w:t>Hi-Solids Polyurethane Series</w:t>
            </w:r>
          </w:p>
        </w:tc>
        <w:tc>
          <w:tcPr>
            <w:tcW w:w="792" w:type="dxa"/>
            <w:vAlign w:val="center"/>
          </w:tcPr>
          <w:p w14:paraId="5173CE40" w14:textId="77777777" w:rsidR="001B49BB" w:rsidRPr="00B779FC" w:rsidRDefault="001B49BB" w:rsidP="001B49BB">
            <w:pPr>
              <w:autoSpaceDE/>
              <w:autoSpaceDN/>
              <w:adjustRightInd/>
              <w:spacing w:before="0" w:line="240" w:lineRule="auto"/>
              <w:ind w:left="0"/>
              <w:jc w:val="center"/>
              <w:rPr>
                <w:sz w:val="16"/>
                <w:szCs w:val="16"/>
                <w:lang w:val="ru-RU"/>
              </w:rPr>
            </w:pPr>
            <w:r>
              <w:rPr>
                <w:sz w:val="16"/>
                <w:szCs w:val="16"/>
                <w:lang w:val="ru-RU"/>
              </w:rPr>
              <w:t>100-250</w:t>
            </w:r>
          </w:p>
        </w:tc>
        <w:tc>
          <w:tcPr>
            <w:tcW w:w="1372" w:type="dxa"/>
            <w:gridSpan w:val="2"/>
            <w:vAlign w:val="center"/>
          </w:tcPr>
          <w:p w14:paraId="62BC52DA" w14:textId="77777777"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1B49BB" w:rsidRPr="001D3869" w14:paraId="60FD273C" w14:textId="77777777" w:rsidTr="00485E94">
        <w:trPr>
          <w:trHeight w:val="288"/>
          <w:jc w:val="center"/>
        </w:trPr>
        <w:tc>
          <w:tcPr>
            <w:tcW w:w="2288" w:type="dxa"/>
            <w:gridSpan w:val="3"/>
            <w:vAlign w:val="center"/>
          </w:tcPr>
          <w:p w14:paraId="7A7C49C3" w14:textId="77777777" w:rsidR="001B49BB" w:rsidRPr="001D3869" w:rsidRDefault="001B49BB" w:rsidP="001B49BB">
            <w:pPr>
              <w:jc w:val="center"/>
              <w:rPr>
                <w:b/>
                <w:sz w:val="16"/>
                <w:szCs w:val="16"/>
              </w:rPr>
            </w:pPr>
          </w:p>
        </w:tc>
        <w:tc>
          <w:tcPr>
            <w:tcW w:w="2635" w:type="dxa"/>
            <w:vAlign w:val="center"/>
          </w:tcPr>
          <w:p w14:paraId="0D26C709" w14:textId="77777777" w:rsidR="001B49BB" w:rsidRPr="001D3869" w:rsidRDefault="001B49BB" w:rsidP="001B49BB">
            <w:pPr>
              <w:autoSpaceDE/>
              <w:autoSpaceDN/>
              <w:adjustRightInd/>
              <w:spacing w:before="0" w:line="240" w:lineRule="auto"/>
              <w:ind w:left="0"/>
              <w:rPr>
                <w:sz w:val="16"/>
                <w:szCs w:val="16"/>
              </w:rPr>
            </w:pPr>
            <w:r w:rsidRPr="00677706">
              <w:rPr>
                <w:sz w:val="16"/>
                <w:szCs w:val="16"/>
              </w:rPr>
              <w:t>Tnemec</w:t>
            </w:r>
          </w:p>
        </w:tc>
        <w:tc>
          <w:tcPr>
            <w:tcW w:w="3015" w:type="dxa"/>
            <w:gridSpan w:val="2"/>
            <w:vAlign w:val="center"/>
          </w:tcPr>
          <w:p w14:paraId="23AE6E3A" w14:textId="77777777" w:rsidR="001B49BB" w:rsidRPr="0016453D" w:rsidRDefault="001B49BB" w:rsidP="001B49BB">
            <w:pPr>
              <w:autoSpaceDE/>
              <w:autoSpaceDN/>
              <w:adjustRightInd/>
              <w:spacing w:before="0" w:line="240" w:lineRule="auto"/>
              <w:ind w:left="0"/>
              <w:rPr>
                <w:sz w:val="16"/>
                <w:szCs w:val="16"/>
              </w:rPr>
            </w:pPr>
            <w:r w:rsidRPr="0016453D">
              <w:rPr>
                <w:sz w:val="16"/>
                <w:szCs w:val="16"/>
              </w:rPr>
              <w:t>Series 1095 Endura-Shield</w:t>
            </w:r>
          </w:p>
        </w:tc>
        <w:tc>
          <w:tcPr>
            <w:tcW w:w="792" w:type="dxa"/>
            <w:vAlign w:val="center"/>
          </w:tcPr>
          <w:p w14:paraId="75C76542" w14:textId="77777777" w:rsidR="001B49BB" w:rsidRPr="00F6525C" w:rsidRDefault="001B49BB" w:rsidP="001B49BB">
            <w:pPr>
              <w:autoSpaceDE/>
              <w:autoSpaceDN/>
              <w:adjustRightInd/>
              <w:spacing w:before="0" w:line="240" w:lineRule="auto"/>
              <w:ind w:left="0"/>
              <w:jc w:val="center"/>
              <w:rPr>
                <w:sz w:val="16"/>
                <w:szCs w:val="16"/>
              </w:rPr>
            </w:pPr>
            <w:r>
              <w:rPr>
                <w:sz w:val="16"/>
                <w:szCs w:val="16"/>
              </w:rPr>
              <w:t>89-135</w:t>
            </w:r>
          </w:p>
        </w:tc>
        <w:tc>
          <w:tcPr>
            <w:tcW w:w="1372" w:type="dxa"/>
            <w:gridSpan w:val="2"/>
            <w:vAlign w:val="center"/>
          </w:tcPr>
          <w:p w14:paraId="7D848C09" w14:textId="77777777" w:rsidR="001B49BB" w:rsidRPr="00485E94" w:rsidRDefault="001B49BB" w:rsidP="001B49BB">
            <w:pPr>
              <w:autoSpaceDE/>
              <w:autoSpaceDN/>
              <w:adjustRightInd/>
              <w:spacing w:before="0" w:line="240" w:lineRule="auto"/>
              <w:ind w:left="0"/>
              <w:jc w:val="center"/>
              <w:rPr>
                <w:sz w:val="16"/>
                <w:szCs w:val="16"/>
                <w:lang w:val="ru-RU"/>
              </w:rPr>
            </w:pPr>
            <w:r w:rsidRPr="00485E94">
              <w:rPr>
                <w:sz w:val="16"/>
                <w:szCs w:val="16"/>
                <w:lang w:val="ru-RU"/>
              </w:rPr>
              <w:t>121°C (250°F)</w:t>
            </w:r>
          </w:p>
        </w:tc>
      </w:tr>
      <w:tr w:rsidR="00BF7AEE" w:rsidRPr="001D3869" w14:paraId="108789F2" w14:textId="77777777" w:rsidTr="0016453D">
        <w:trPr>
          <w:trHeight w:val="288"/>
          <w:jc w:val="center"/>
        </w:trPr>
        <w:tc>
          <w:tcPr>
            <w:tcW w:w="2288" w:type="dxa"/>
            <w:gridSpan w:val="3"/>
            <w:vAlign w:val="center"/>
          </w:tcPr>
          <w:p w14:paraId="36F5754B" w14:textId="77777777" w:rsidR="00BF7AEE" w:rsidRPr="001D3869" w:rsidRDefault="00BF7AEE" w:rsidP="00BF7AEE">
            <w:pPr>
              <w:jc w:val="center"/>
              <w:rPr>
                <w:b/>
                <w:sz w:val="16"/>
                <w:szCs w:val="16"/>
              </w:rPr>
            </w:pPr>
          </w:p>
        </w:tc>
        <w:tc>
          <w:tcPr>
            <w:tcW w:w="2635" w:type="dxa"/>
            <w:vAlign w:val="center"/>
          </w:tcPr>
          <w:p w14:paraId="01A186A2" w14:textId="037F6C56" w:rsidR="00BF7AEE" w:rsidRPr="00677706" w:rsidRDefault="00BF7AEE" w:rsidP="00BF7AEE">
            <w:pPr>
              <w:autoSpaceDE/>
              <w:autoSpaceDN/>
              <w:adjustRightInd/>
              <w:spacing w:before="0" w:line="240" w:lineRule="auto"/>
              <w:ind w:left="0"/>
              <w:rPr>
                <w:sz w:val="16"/>
                <w:szCs w:val="16"/>
              </w:rPr>
            </w:pPr>
            <w:r w:rsidRPr="009D200B">
              <w:rPr>
                <w:sz w:val="16"/>
                <w:szCs w:val="16"/>
              </w:rPr>
              <w:t>Rust-Oleum</w:t>
            </w:r>
          </w:p>
        </w:tc>
        <w:tc>
          <w:tcPr>
            <w:tcW w:w="3015" w:type="dxa"/>
            <w:gridSpan w:val="2"/>
            <w:vAlign w:val="center"/>
          </w:tcPr>
          <w:p w14:paraId="2CB693CC" w14:textId="4A6BCFDF" w:rsidR="00BF7AEE" w:rsidRPr="0016453D" w:rsidRDefault="00BF7AEE" w:rsidP="00BF7AEE">
            <w:pPr>
              <w:autoSpaceDE/>
              <w:autoSpaceDN/>
              <w:adjustRightInd/>
              <w:spacing w:before="0" w:line="240" w:lineRule="auto"/>
              <w:ind w:left="0"/>
              <w:rPr>
                <w:sz w:val="16"/>
                <w:szCs w:val="16"/>
              </w:rPr>
            </w:pPr>
            <w:r w:rsidRPr="0016453D">
              <w:rPr>
                <w:sz w:val="16"/>
                <w:szCs w:val="16"/>
              </w:rPr>
              <w:t>9800 TEM Urethane Mastic</w:t>
            </w:r>
          </w:p>
        </w:tc>
        <w:tc>
          <w:tcPr>
            <w:tcW w:w="792" w:type="dxa"/>
            <w:vAlign w:val="center"/>
          </w:tcPr>
          <w:p w14:paraId="7350D39F" w14:textId="2512736F" w:rsidR="00BF7AEE" w:rsidRDefault="00BF7AEE" w:rsidP="00BF7AEE">
            <w:pPr>
              <w:autoSpaceDE/>
              <w:autoSpaceDN/>
              <w:adjustRightInd/>
              <w:spacing w:before="0" w:line="240" w:lineRule="auto"/>
              <w:ind w:left="0"/>
              <w:jc w:val="center"/>
              <w:rPr>
                <w:sz w:val="16"/>
                <w:szCs w:val="16"/>
              </w:rPr>
            </w:pPr>
            <w:r>
              <w:rPr>
                <w:sz w:val="16"/>
                <w:szCs w:val="16"/>
              </w:rPr>
              <w:t>340</w:t>
            </w:r>
          </w:p>
        </w:tc>
        <w:tc>
          <w:tcPr>
            <w:tcW w:w="1372" w:type="dxa"/>
            <w:gridSpan w:val="2"/>
            <w:vAlign w:val="center"/>
          </w:tcPr>
          <w:p w14:paraId="7ED37049" w14:textId="4FE31F7F" w:rsidR="00BF7AEE" w:rsidRPr="00485E94" w:rsidRDefault="00BF7AEE" w:rsidP="00BF7AEE">
            <w:pPr>
              <w:autoSpaceDE/>
              <w:autoSpaceDN/>
              <w:adjustRightInd/>
              <w:spacing w:before="0" w:line="240" w:lineRule="auto"/>
              <w:ind w:left="0"/>
              <w:jc w:val="center"/>
              <w:rPr>
                <w:sz w:val="16"/>
                <w:szCs w:val="16"/>
              </w:rPr>
            </w:pPr>
            <w:r w:rsidRPr="00485E94">
              <w:rPr>
                <w:sz w:val="16"/>
                <w:szCs w:val="16"/>
              </w:rPr>
              <w:t>121.1°C (250°F)</w:t>
            </w:r>
          </w:p>
        </w:tc>
      </w:tr>
      <w:tr w:rsidR="00BF7AEE" w:rsidRPr="001D3869" w14:paraId="4743B254" w14:textId="77777777" w:rsidTr="002F6F8B">
        <w:trPr>
          <w:trHeight w:val="288"/>
          <w:jc w:val="center"/>
        </w:trPr>
        <w:tc>
          <w:tcPr>
            <w:tcW w:w="2288" w:type="dxa"/>
            <w:gridSpan w:val="3"/>
            <w:tcBorders>
              <w:bottom w:val="single" w:sz="12" w:space="0" w:color="auto"/>
            </w:tcBorders>
            <w:vAlign w:val="center"/>
          </w:tcPr>
          <w:p w14:paraId="6AD70D46" w14:textId="77777777" w:rsidR="00BF7AEE" w:rsidRPr="001D3869" w:rsidRDefault="00BF7AEE" w:rsidP="00BF7AEE">
            <w:pPr>
              <w:rPr>
                <w:i/>
                <w:sz w:val="14"/>
                <w:szCs w:val="14"/>
              </w:rPr>
            </w:pPr>
          </w:p>
        </w:tc>
        <w:tc>
          <w:tcPr>
            <w:tcW w:w="7814" w:type="dxa"/>
            <w:gridSpan w:val="6"/>
            <w:tcBorders>
              <w:bottom w:val="single" w:sz="12" w:space="0" w:color="auto"/>
            </w:tcBorders>
            <w:vAlign w:val="center"/>
          </w:tcPr>
          <w:p w14:paraId="57252685" w14:textId="77777777" w:rsidR="00BF7AEE" w:rsidRPr="001D3869" w:rsidRDefault="00BF7AEE" w:rsidP="00BF7AEE">
            <w:pPr>
              <w:autoSpaceDE/>
              <w:autoSpaceDN/>
              <w:adjustRightInd/>
              <w:spacing w:before="0" w:line="240" w:lineRule="auto"/>
              <w:ind w:left="0"/>
              <w:rPr>
                <w:i/>
                <w:sz w:val="14"/>
                <w:szCs w:val="14"/>
              </w:rPr>
            </w:pPr>
            <w:r w:rsidRPr="001D3869">
              <w:rPr>
                <w:i/>
                <w:sz w:val="14"/>
                <w:szCs w:val="14"/>
              </w:rPr>
              <w:t>Respirators are strongly recommended when applying polyurethane.</w:t>
            </w:r>
          </w:p>
        </w:tc>
      </w:tr>
      <w:tr w:rsidR="00BF7AEE" w:rsidRPr="001D3869" w14:paraId="34AF833B" w14:textId="77777777" w:rsidTr="00485E94">
        <w:trPr>
          <w:trHeight w:val="288"/>
          <w:jc w:val="center"/>
        </w:trPr>
        <w:tc>
          <w:tcPr>
            <w:tcW w:w="1170" w:type="dxa"/>
            <w:vAlign w:val="center"/>
          </w:tcPr>
          <w:p w14:paraId="0B1D1D95" w14:textId="77777777" w:rsidR="00BF7AEE" w:rsidRPr="001D3869" w:rsidRDefault="00BF7AEE" w:rsidP="00BF7AEE">
            <w:pPr>
              <w:ind w:left="-72"/>
              <w:rPr>
                <w:b/>
                <w:sz w:val="16"/>
                <w:szCs w:val="16"/>
              </w:rPr>
            </w:pPr>
            <w:r w:rsidRPr="001D3869">
              <w:rPr>
                <w:b/>
                <w:sz w:val="16"/>
                <w:szCs w:val="16"/>
              </w:rPr>
              <w:t>Last Update:</w:t>
            </w:r>
          </w:p>
        </w:tc>
        <w:tc>
          <w:tcPr>
            <w:tcW w:w="3753" w:type="dxa"/>
            <w:gridSpan w:val="3"/>
            <w:vAlign w:val="center"/>
          </w:tcPr>
          <w:p w14:paraId="7704812B" w14:textId="3D63D018" w:rsidR="00BF7AEE" w:rsidRPr="00B779FC" w:rsidRDefault="0016453D" w:rsidP="00BF7AEE">
            <w:pPr>
              <w:ind w:left="-72"/>
              <w:rPr>
                <w:sz w:val="16"/>
                <w:szCs w:val="16"/>
              </w:rPr>
            </w:pPr>
            <w:r>
              <w:rPr>
                <w:sz w:val="16"/>
                <w:szCs w:val="16"/>
              </w:rPr>
              <w:t>November</w:t>
            </w:r>
            <w:r w:rsidR="00485E94">
              <w:rPr>
                <w:sz w:val="16"/>
                <w:szCs w:val="16"/>
              </w:rPr>
              <w:t xml:space="preserve"> 2025</w:t>
            </w:r>
          </w:p>
        </w:tc>
        <w:tc>
          <w:tcPr>
            <w:tcW w:w="3015" w:type="dxa"/>
            <w:gridSpan w:val="2"/>
            <w:vAlign w:val="center"/>
          </w:tcPr>
          <w:p w14:paraId="02DC36A0" w14:textId="77777777" w:rsidR="00BF7AEE" w:rsidRPr="001D3869" w:rsidRDefault="00BF7AEE" w:rsidP="00BF7AEE">
            <w:pPr>
              <w:rPr>
                <w:b/>
                <w:sz w:val="16"/>
                <w:szCs w:val="16"/>
              </w:rPr>
            </w:pPr>
          </w:p>
        </w:tc>
        <w:tc>
          <w:tcPr>
            <w:tcW w:w="792" w:type="dxa"/>
            <w:vAlign w:val="center"/>
          </w:tcPr>
          <w:p w14:paraId="55285018" w14:textId="77777777" w:rsidR="00BF7AEE" w:rsidRPr="001D3869" w:rsidRDefault="00BF7AEE" w:rsidP="00BF7AEE">
            <w:pPr>
              <w:jc w:val="center"/>
              <w:rPr>
                <w:b/>
                <w:sz w:val="16"/>
                <w:szCs w:val="16"/>
              </w:rPr>
            </w:pPr>
          </w:p>
        </w:tc>
        <w:tc>
          <w:tcPr>
            <w:tcW w:w="1372" w:type="dxa"/>
            <w:gridSpan w:val="2"/>
            <w:vAlign w:val="center"/>
          </w:tcPr>
          <w:p w14:paraId="06959CDD" w14:textId="77777777" w:rsidR="00BF7AEE" w:rsidRPr="001D3869" w:rsidRDefault="00BF7AEE" w:rsidP="00BF7AEE">
            <w:pPr>
              <w:rPr>
                <w:b/>
                <w:sz w:val="16"/>
                <w:szCs w:val="16"/>
              </w:rPr>
            </w:pPr>
          </w:p>
        </w:tc>
      </w:tr>
    </w:tbl>
    <w:p w14:paraId="3456E736" w14:textId="77777777" w:rsidR="002F6F8B" w:rsidRPr="00DC0544" w:rsidRDefault="002F6F8B" w:rsidP="00DC0544">
      <w:pPr>
        <w:spacing w:before="0" w:line="240" w:lineRule="auto"/>
        <w:ind w:left="630" w:hanging="540"/>
        <w:rPr>
          <w:color w:val="auto"/>
          <w:sz w:val="16"/>
          <w:szCs w:val="16"/>
        </w:rPr>
      </w:pPr>
    </w:p>
    <w:p w14:paraId="3052A016" w14:textId="75AA40BD" w:rsidR="00485E94" w:rsidRPr="00DC0544" w:rsidRDefault="00485E94" w:rsidP="00DC0544">
      <w:pPr>
        <w:spacing w:before="0" w:line="240" w:lineRule="auto"/>
        <w:ind w:left="630" w:hanging="540"/>
        <w:rPr>
          <w:color w:val="auto"/>
          <w:sz w:val="16"/>
          <w:szCs w:val="16"/>
        </w:rPr>
      </w:pPr>
      <w:r w:rsidRPr="00DC0544">
        <w:rPr>
          <w:color w:val="auto"/>
          <w:sz w:val="16"/>
          <w:szCs w:val="16"/>
        </w:rPr>
        <w:t>Note 1</w:t>
      </w:r>
      <w:proofErr w:type="gramStart"/>
      <w:r w:rsidRPr="00DC0544">
        <w:rPr>
          <w:color w:val="auto"/>
          <w:sz w:val="16"/>
          <w:szCs w:val="16"/>
        </w:rPr>
        <w:t xml:space="preserve">: </w:t>
      </w:r>
      <w:r w:rsidR="00EB314A">
        <w:rPr>
          <w:color w:val="auto"/>
          <w:sz w:val="16"/>
          <w:szCs w:val="16"/>
        </w:rPr>
        <w:tab/>
      </w:r>
      <w:r w:rsidRPr="00DC0544">
        <w:rPr>
          <w:color w:val="auto"/>
          <w:sz w:val="16"/>
          <w:szCs w:val="16"/>
        </w:rPr>
        <w:t>Contrasting</w:t>
      </w:r>
      <w:proofErr w:type="gramEnd"/>
      <w:r w:rsidRPr="00DC0544">
        <w:rPr>
          <w:color w:val="auto"/>
          <w:sz w:val="16"/>
          <w:szCs w:val="16"/>
        </w:rPr>
        <w:t xml:space="preserve"> colors must be used for 1st and 2nd coats. The finish colors shall be selected as per Table 1 - Finish Coat </w:t>
      </w:r>
      <w:proofErr w:type="spellStart"/>
      <w:r w:rsidRPr="00DC0544">
        <w:rPr>
          <w:color w:val="auto"/>
          <w:sz w:val="16"/>
          <w:szCs w:val="16"/>
        </w:rPr>
        <w:t>Colour</w:t>
      </w:r>
      <w:proofErr w:type="spellEnd"/>
      <w:r w:rsidRPr="00DC0544">
        <w:rPr>
          <w:color w:val="auto"/>
          <w:sz w:val="16"/>
          <w:szCs w:val="16"/>
        </w:rPr>
        <w:t xml:space="preserve"> </w:t>
      </w:r>
      <w:proofErr w:type="gramStart"/>
      <w:r w:rsidRPr="00DC0544">
        <w:rPr>
          <w:color w:val="auto"/>
          <w:sz w:val="16"/>
          <w:szCs w:val="16"/>
        </w:rPr>
        <w:t>Schedule  Deviation</w:t>
      </w:r>
      <w:proofErr w:type="gramEnd"/>
      <w:r w:rsidRPr="00DC0544">
        <w:rPr>
          <w:color w:val="auto"/>
          <w:sz w:val="16"/>
          <w:szCs w:val="16"/>
        </w:rPr>
        <w:t xml:space="preserve"> may be accepted if the coating is manufactured in one color.</w:t>
      </w:r>
    </w:p>
    <w:p w14:paraId="3A5E8B91" w14:textId="77777777" w:rsidR="002F6F8B" w:rsidRPr="00D02000" w:rsidRDefault="002F6F8B" w:rsidP="002F6F8B">
      <w:pPr>
        <w:tabs>
          <w:tab w:val="left" w:pos="3225"/>
        </w:tabs>
        <w:spacing w:line="240" w:lineRule="auto"/>
        <w:ind w:left="-142"/>
        <w:contextualSpacing/>
        <w:rPr>
          <w:sz w:val="16"/>
          <w:szCs w:val="16"/>
        </w:rPr>
      </w:pPr>
    </w:p>
    <w:p w14:paraId="581CFACA" w14:textId="35F31340" w:rsidR="006A38BB" w:rsidRDefault="006A38BB">
      <w:pPr>
        <w:autoSpaceDE/>
        <w:autoSpaceDN/>
        <w:adjustRightInd/>
        <w:spacing w:before="0" w:line="240" w:lineRule="auto"/>
        <w:ind w:left="0"/>
        <w:rPr>
          <w:sz w:val="20"/>
          <w:szCs w:val="20"/>
        </w:rPr>
      </w:pPr>
      <w:r>
        <w:rPr>
          <w:sz w:val="20"/>
          <w:szCs w:val="20"/>
        </w:rPr>
        <w:br w:type="page"/>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8"/>
        <w:gridCol w:w="270"/>
        <w:gridCol w:w="540"/>
        <w:gridCol w:w="2340"/>
        <w:gridCol w:w="900"/>
        <w:gridCol w:w="1080"/>
        <w:gridCol w:w="90"/>
        <w:gridCol w:w="270"/>
        <w:gridCol w:w="90"/>
        <w:gridCol w:w="540"/>
        <w:gridCol w:w="450"/>
        <w:gridCol w:w="302"/>
        <w:gridCol w:w="1559"/>
      </w:tblGrid>
      <w:tr w:rsidR="002F6F8B" w:rsidRPr="00E50958" w14:paraId="02EC3743" w14:textId="77777777" w:rsidTr="002F6F8B">
        <w:trPr>
          <w:trHeight w:val="360"/>
        </w:trPr>
        <w:tc>
          <w:tcPr>
            <w:tcW w:w="9889" w:type="dxa"/>
            <w:gridSpan w:val="13"/>
            <w:tcBorders>
              <w:top w:val="single" w:sz="4" w:space="0" w:color="auto"/>
              <w:left w:val="nil"/>
              <w:bottom w:val="nil"/>
              <w:right w:val="nil"/>
            </w:tcBorders>
            <w:shd w:val="clear" w:color="auto" w:fill="FFFFFF"/>
            <w:vAlign w:val="center"/>
          </w:tcPr>
          <w:p w14:paraId="2CCB00D8" w14:textId="77777777" w:rsidR="002F6F8B" w:rsidRPr="00F6525C" w:rsidRDefault="002F6F8B" w:rsidP="002F6F8B">
            <w:pPr>
              <w:autoSpaceDE/>
              <w:autoSpaceDN/>
              <w:adjustRightInd/>
              <w:spacing w:before="0" w:line="240" w:lineRule="auto"/>
              <w:ind w:left="0"/>
              <w:jc w:val="right"/>
              <w:rPr>
                <w:b/>
                <w:i/>
                <w:color w:val="333333"/>
                <w:sz w:val="20"/>
                <w:szCs w:val="20"/>
              </w:rPr>
            </w:pPr>
            <w:r w:rsidRPr="00F6525C">
              <w:rPr>
                <w:b/>
                <w:i/>
                <w:color w:val="333333"/>
                <w:sz w:val="20"/>
                <w:szCs w:val="20"/>
              </w:rPr>
              <w:lastRenderedPageBreak/>
              <w:t>Two-Coat Systems</w:t>
            </w:r>
          </w:p>
        </w:tc>
      </w:tr>
      <w:tr w:rsidR="002F6F8B" w:rsidRPr="00E50958" w14:paraId="5FB8C14E" w14:textId="77777777" w:rsidTr="002F6F8B">
        <w:trPr>
          <w:trHeight w:val="360"/>
        </w:trPr>
        <w:tc>
          <w:tcPr>
            <w:tcW w:w="7578" w:type="dxa"/>
            <w:gridSpan w:val="10"/>
            <w:tcBorders>
              <w:top w:val="single" w:sz="12" w:space="0" w:color="auto"/>
              <w:left w:val="single" w:sz="12" w:space="0" w:color="auto"/>
              <w:bottom w:val="single" w:sz="12" w:space="0" w:color="auto"/>
              <w:right w:val="single" w:sz="12" w:space="0" w:color="auto"/>
            </w:tcBorders>
            <w:vAlign w:val="center"/>
          </w:tcPr>
          <w:p w14:paraId="3B10C22F" w14:textId="77777777" w:rsidR="002F6F8B" w:rsidRPr="00F6525C" w:rsidRDefault="002F6F8B" w:rsidP="002F6F8B">
            <w:pPr>
              <w:autoSpaceDE/>
              <w:autoSpaceDN/>
              <w:adjustRightInd/>
              <w:spacing w:before="0" w:line="240" w:lineRule="auto"/>
              <w:ind w:left="0"/>
              <w:rPr>
                <w:b/>
                <w:sz w:val="20"/>
                <w:szCs w:val="20"/>
              </w:rPr>
            </w:pPr>
            <w:r w:rsidRPr="00F6525C">
              <w:rPr>
                <w:b/>
                <w:sz w:val="20"/>
                <w:szCs w:val="20"/>
              </w:rPr>
              <w:t>Epoxy Mastic–Surface-Tolerant Primer | Polysiloxane</w:t>
            </w:r>
          </w:p>
        </w:tc>
        <w:tc>
          <w:tcPr>
            <w:tcW w:w="2311" w:type="dxa"/>
            <w:gridSpan w:val="3"/>
            <w:tcBorders>
              <w:top w:val="nil"/>
              <w:left w:val="single" w:sz="12" w:space="0" w:color="auto"/>
            </w:tcBorders>
            <w:shd w:val="clear" w:color="auto" w:fill="000000" w:themeFill="text1"/>
            <w:vAlign w:val="center"/>
          </w:tcPr>
          <w:p w14:paraId="0CF64B70" w14:textId="77777777" w:rsidR="002F6F8B" w:rsidRPr="00F6525C" w:rsidRDefault="002F6F8B" w:rsidP="002F6F8B">
            <w:pPr>
              <w:autoSpaceDE/>
              <w:autoSpaceDN/>
              <w:adjustRightInd/>
              <w:spacing w:before="0" w:line="240" w:lineRule="auto"/>
              <w:ind w:left="0"/>
              <w:jc w:val="center"/>
              <w:rPr>
                <w:b/>
                <w:color w:val="FFFFFF" w:themeColor="background1"/>
                <w:sz w:val="36"/>
                <w:szCs w:val="20"/>
              </w:rPr>
            </w:pPr>
            <w:r w:rsidRPr="00F6525C">
              <w:rPr>
                <w:b/>
                <w:color w:val="FFFFFF"/>
                <w:sz w:val="36"/>
                <w:szCs w:val="40"/>
              </w:rPr>
              <w:t>2.15.1</w:t>
            </w:r>
          </w:p>
        </w:tc>
      </w:tr>
      <w:tr w:rsidR="002F6F8B" w:rsidRPr="00E50958" w14:paraId="36218137" w14:textId="77777777" w:rsidTr="002F6F8B">
        <w:trPr>
          <w:trHeight w:val="288"/>
        </w:trPr>
        <w:tc>
          <w:tcPr>
            <w:tcW w:w="1728" w:type="dxa"/>
            <w:gridSpan w:val="2"/>
            <w:tcBorders>
              <w:top w:val="nil"/>
              <w:left w:val="nil"/>
              <w:bottom w:val="nil"/>
              <w:right w:val="nil"/>
            </w:tcBorders>
          </w:tcPr>
          <w:p w14:paraId="4DDCC153" w14:textId="77777777" w:rsidR="002F6F8B" w:rsidRPr="00F6525C" w:rsidRDefault="002F6F8B" w:rsidP="002F6F8B">
            <w:pPr>
              <w:autoSpaceDE/>
              <w:autoSpaceDN/>
              <w:adjustRightInd/>
              <w:spacing w:before="0" w:line="240" w:lineRule="auto"/>
              <w:ind w:left="-72"/>
              <w:rPr>
                <w:b/>
                <w:sz w:val="16"/>
                <w:szCs w:val="18"/>
              </w:rPr>
            </w:pPr>
            <w:r w:rsidRPr="00F6525C">
              <w:rPr>
                <w:b/>
                <w:sz w:val="16"/>
                <w:szCs w:val="18"/>
              </w:rPr>
              <w:t>Surface Prep:</w:t>
            </w:r>
          </w:p>
        </w:tc>
        <w:tc>
          <w:tcPr>
            <w:tcW w:w="3780" w:type="dxa"/>
            <w:gridSpan w:val="3"/>
            <w:tcBorders>
              <w:top w:val="nil"/>
              <w:left w:val="nil"/>
              <w:bottom w:val="nil"/>
              <w:right w:val="nil"/>
            </w:tcBorders>
          </w:tcPr>
          <w:p w14:paraId="0B34D23B" w14:textId="77777777" w:rsidR="000614A8" w:rsidRPr="00C83439" w:rsidRDefault="000614A8" w:rsidP="000614A8">
            <w:pPr>
              <w:autoSpaceDE/>
              <w:autoSpaceDN/>
              <w:adjustRightInd/>
              <w:spacing w:before="0" w:line="240" w:lineRule="auto"/>
              <w:ind w:left="-72"/>
              <w:rPr>
                <w:ins w:id="988" w:author="Kurmanov, Aidyn [STAMGazStroy LLP]" w:date="2025-12-10T13:48:00Z" w16du:dateUtc="2025-12-10T08:48:00Z"/>
                <w:b/>
                <w:bCs/>
                <w:sz w:val="16"/>
                <w:szCs w:val="18"/>
              </w:rPr>
            </w:pPr>
            <w:ins w:id="989" w:author="Kurmanov, Aidyn [STAMGazStroy LLP]" w:date="2025-12-10T13:48:00Z" w16du:dateUtc="2025-12-10T08:48:00Z">
              <w:r w:rsidRPr="00C83439">
                <w:rPr>
                  <w:b/>
                  <w:bCs/>
                  <w:sz w:val="16"/>
                  <w:szCs w:val="18"/>
                </w:rPr>
                <w:t>Carbon Steel:</w:t>
              </w:r>
            </w:ins>
          </w:p>
          <w:p w14:paraId="0471D1B1" w14:textId="77777777" w:rsidR="000614A8" w:rsidRDefault="000614A8" w:rsidP="000614A8">
            <w:pPr>
              <w:autoSpaceDE/>
              <w:autoSpaceDN/>
              <w:adjustRightInd/>
              <w:spacing w:before="0" w:line="240" w:lineRule="auto"/>
              <w:ind w:left="-72"/>
              <w:rPr>
                <w:ins w:id="990" w:author="Kurmanov, Aidyn [STAMGazStroy LLP]" w:date="2025-12-10T13:48:00Z" w16du:dateUtc="2025-12-10T08:48:00Z"/>
                <w:sz w:val="16"/>
                <w:szCs w:val="18"/>
              </w:rPr>
            </w:pPr>
            <w:ins w:id="991" w:author="Kurmanov, Aidyn [STAMGazStroy LLP]" w:date="2025-12-10T13:48:00Z" w16du:dateUtc="2025-12-10T08:48:00Z">
              <w:r w:rsidRPr="00C64F88">
                <w:rPr>
                  <w:sz w:val="16"/>
                  <w:szCs w:val="18"/>
                </w:rPr>
                <w:t xml:space="preserve">SSPC-SP1/SP10 (NACE No. 2) (SA 2.5). </w:t>
              </w:r>
            </w:ins>
          </w:p>
          <w:p w14:paraId="1D8625E1" w14:textId="77777777" w:rsidR="000614A8" w:rsidRDefault="000614A8" w:rsidP="000614A8">
            <w:pPr>
              <w:autoSpaceDE/>
              <w:autoSpaceDN/>
              <w:adjustRightInd/>
              <w:spacing w:before="0" w:line="240" w:lineRule="auto"/>
              <w:ind w:left="-72"/>
              <w:rPr>
                <w:ins w:id="992" w:author="Kurmanov, Aidyn [STAMGazStroy LLP]" w:date="2025-12-10T13:48:00Z" w16du:dateUtc="2025-12-10T08:48:00Z"/>
                <w:sz w:val="16"/>
                <w:szCs w:val="18"/>
              </w:rPr>
            </w:pPr>
            <w:ins w:id="993" w:author="Kurmanov, Aidyn [STAMGazStroy LLP]" w:date="2025-12-10T13:48:00Z" w16du:dateUtc="2025-12-10T08:48:00Z">
              <w:r w:rsidRPr="00C64F88">
                <w:rPr>
                  <w:sz w:val="16"/>
                  <w:szCs w:val="18"/>
                </w:rPr>
                <w:t>Near-white blast cleanliness preferred</w:t>
              </w:r>
              <w:r w:rsidRPr="00F6525C">
                <w:rPr>
                  <w:sz w:val="16"/>
                  <w:szCs w:val="18"/>
                </w:rPr>
                <w:t>.</w:t>
              </w:r>
            </w:ins>
          </w:p>
          <w:p w14:paraId="3E67F384" w14:textId="77777777" w:rsidR="000614A8" w:rsidRPr="00C83439" w:rsidRDefault="000614A8" w:rsidP="000614A8">
            <w:pPr>
              <w:autoSpaceDE/>
              <w:autoSpaceDN/>
              <w:adjustRightInd/>
              <w:spacing w:before="0" w:line="240" w:lineRule="auto"/>
              <w:ind w:left="-72"/>
              <w:rPr>
                <w:ins w:id="994" w:author="Kurmanov, Aidyn [STAMGazStroy LLP]" w:date="2025-12-10T13:48:00Z" w16du:dateUtc="2025-12-10T08:48:00Z"/>
                <w:b/>
                <w:bCs/>
                <w:sz w:val="16"/>
                <w:szCs w:val="18"/>
              </w:rPr>
            </w:pPr>
            <w:ins w:id="995" w:author="Kurmanov, Aidyn [STAMGazStroy LLP]" w:date="2025-12-10T13:48:00Z" w16du:dateUtc="2025-12-10T08:48:00Z">
              <w:r w:rsidRPr="00C83439">
                <w:rPr>
                  <w:b/>
                  <w:bCs/>
                  <w:sz w:val="16"/>
                  <w:szCs w:val="18"/>
                </w:rPr>
                <w:t>Stainless Steel:</w:t>
              </w:r>
            </w:ins>
          </w:p>
          <w:p w14:paraId="34F5F36F" w14:textId="66A451B2" w:rsidR="000614A8" w:rsidRDefault="000614A8" w:rsidP="000614A8">
            <w:pPr>
              <w:autoSpaceDE/>
              <w:autoSpaceDN/>
              <w:adjustRightInd/>
              <w:spacing w:before="0" w:line="240" w:lineRule="auto"/>
              <w:ind w:left="-72"/>
              <w:rPr>
                <w:ins w:id="996" w:author="Kurmanov, Aidyn [STAMGazStroy LLP]" w:date="2025-12-10T13:48:00Z" w16du:dateUtc="2025-12-10T08:48:00Z"/>
                <w:sz w:val="16"/>
                <w:szCs w:val="18"/>
              </w:rPr>
            </w:pPr>
            <w:ins w:id="997" w:author="Kurmanov, Aidyn [STAMGazStroy LLP]" w:date="2025-12-10T13:48:00Z" w16du:dateUtc="2025-12-10T08:48:00Z">
              <w:r w:rsidRPr="00C64F88">
                <w:rPr>
                  <w:sz w:val="16"/>
                  <w:szCs w:val="18"/>
                </w:rPr>
                <w:t>SSPC-SP16</w:t>
              </w:r>
              <w:r>
                <w:rPr>
                  <w:sz w:val="16"/>
                  <w:szCs w:val="18"/>
                </w:rPr>
                <w:t xml:space="preserve"> </w:t>
              </w:r>
              <w:r w:rsidRPr="00003053">
                <w:rPr>
                  <w:sz w:val="16"/>
                  <w:szCs w:val="18"/>
                </w:rPr>
                <w:t>Brush-Off Blast Cleaning of Stainless Steels</w:t>
              </w:r>
            </w:ins>
          </w:p>
          <w:p w14:paraId="1D5D50FF" w14:textId="5A88B30D" w:rsidR="00411CFC" w:rsidRDefault="000614A8" w:rsidP="002F6F8B">
            <w:pPr>
              <w:tabs>
                <w:tab w:val="left" w:pos="0"/>
              </w:tabs>
              <w:autoSpaceDE/>
              <w:autoSpaceDN/>
              <w:adjustRightInd/>
              <w:spacing w:before="0" w:line="240" w:lineRule="auto"/>
              <w:ind w:left="-72"/>
              <w:rPr>
                <w:del w:id="998" w:author="Kurmanov, Aidyn [STAMGazStroy LLP]" w:date="2025-12-10T13:48:00Z" w16du:dateUtc="2025-12-10T08:48:00Z"/>
                <w:sz w:val="16"/>
                <w:szCs w:val="18"/>
              </w:rPr>
            </w:pPr>
            <w:ins w:id="999" w:author="Kurmanov, Aidyn [STAMGazStroy LLP]" w:date="2025-12-10T13:48:00Z" w16du:dateUtc="2025-12-10T08:48:00Z">
              <w:r w:rsidRPr="00F6525C">
                <w:rPr>
                  <w:sz w:val="16"/>
                  <w:szCs w:val="18"/>
                </w:rPr>
                <w:br/>
                <w:t>SSPC-SP1/SP11 Power tool cleaning to bare metal, acceptable</w:t>
              </w:r>
              <w:r w:rsidRPr="00C64F88">
                <w:rPr>
                  <w:sz w:val="16"/>
                  <w:szCs w:val="18"/>
                </w:rPr>
                <w:t xml:space="preserve"> for repair </w:t>
              </w:r>
              <w:r>
                <w:rPr>
                  <w:sz w:val="16"/>
                  <w:szCs w:val="18"/>
                </w:rPr>
                <w:t xml:space="preserve">of </w:t>
              </w:r>
              <w:r w:rsidRPr="00C64F88">
                <w:rPr>
                  <w:sz w:val="16"/>
                  <w:szCs w:val="18"/>
                </w:rPr>
                <w:t>small</w:t>
              </w:r>
              <w:r>
                <w:rPr>
                  <w:sz w:val="16"/>
                  <w:szCs w:val="18"/>
                </w:rPr>
                <w:t xml:space="preserve"> areas</w:t>
              </w:r>
            </w:ins>
            <w:del w:id="1000" w:author="Kurmanov, Aidyn [STAMGazStroy LLP]" w:date="2025-12-10T13:48:00Z" w16du:dateUtc="2025-12-10T08:48:00Z">
              <w:r w:rsidR="001B3EF4" w:rsidRPr="001B3EF4" w:rsidDel="000614A8">
                <w:rPr>
                  <w:sz w:val="16"/>
                  <w:szCs w:val="18"/>
                </w:rPr>
                <w:delText>SSPC-SP1/SP7 (NACE No. 4)</w:delText>
              </w:r>
            </w:del>
          </w:p>
          <w:p w14:paraId="772F1D92" w14:textId="77777777" w:rsidR="001B3EF4" w:rsidRDefault="002F6F8B" w:rsidP="002F6F8B">
            <w:pPr>
              <w:tabs>
                <w:tab w:val="left" w:pos="0"/>
              </w:tabs>
              <w:autoSpaceDE/>
              <w:autoSpaceDN/>
              <w:adjustRightInd/>
              <w:spacing w:before="0" w:line="240" w:lineRule="auto"/>
              <w:ind w:left="-72"/>
              <w:rPr>
                <w:del w:id="1001" w:author="Kurmanov, Aidyn [STAMGazStroy LLP]" w:date="2025-12-10T13:48:00Z" w16du:dateUtc="2025-12-10T08:48:00Z"/>
                <w:sz w:val="16"/>
                <w:szCs w:val="18"/>
              </w:rPr>
            </w:pPr>
            <w:del w:id="1002" w:author="Kurmanov, Aidyn [STAMGazStroy LLP]" w:date="2025-12-10T13:48:00Z" w16du:dateUtc="2025-12-10T08:48:00Z">
              <w:r w:rsidRPr="00F6525C">
                <w:rPr>
                  <w:sz w:val="16"/>
                  <w:szCs w:val="18"/>
                </w:rPr>
                <w:delText xml:space="preserve">Brush-off blast cleaning preferred. </w:delText>
              </w:r>
            </w:del>
          </w:p>
          <w:p w14:paraId="11B017BF" w14:textId="2B264B9A" w:rsidR="001B3EF4" w:rsidRDefault="002F6F8B" w:rsidP="002F6F8B">
            <w:pPr>
              <w:tabs>
                <w:tab w:val="left" w:pos="0"/>
              </w:tabs>
              <w:autoSpaceDE/>
              <w:autoSpaceDN/>
              <w:adjustRightInd/>
              <w:spacing w:before="0" w:line="240" w:lineRule="auto"/>
              <w:ind w:left="-72"/>
              <w:rPr>
                <w:del w:id="1003" w:author="Kurmanov, Aidyn [STAMGazStroy LLP]" w:date="2025-12-10T13:48:00Z" w16du:dateUtc="2025-12-10T08:48:00Z"/>
                <w:sz w:val="16"/>
                <w:szCs w:val="18"/>
              </w:rPr>
            </w:pPr>
            <w:del w:id="1004" w:author="Kurmanov, Aidyn [STAMGazStroy LLP]" w:date="2025-12-10T13:48:00Z" w16du:dateUtc="2025-12-10T08:48:00Z">
              <w:r w:rsidRPr="00F6525C">
                <w:rPr>
                  <w:sz w:val="16"/>
                  <w:szCs w:val="18"/>
                </w:rPr>
                <w:delText xml:space="preserve">SSPC-SP1/SP3 Power tool cleaning acceptable. </w:delText>
              </w:r>
            </w:del>
          </w:p>
          <w:p w14:paraId="28F16DE3" w14:textId="6ABDE2BB" w:rsidR="002F6F8B" w:rsidRPr="00F6525C" w:rsidRDefault="002F6F8B" w:rsidP="002F6F8B">
            <w:pPr>
              <w:tabs>
                <w:tab w:val="left" w:pos="0"/>
              </w:tabs>
              <w:autoSpaceDE/>
              <w:autoSpaceDN/>
              <w:adjustRightInd/>
              <w:spacing w:before="0" w:line="240" w:lineRule="auto"/>
              <w:ind w:left="-72"/>
              <w:rPr>
                <w:sz w:val="16"/>
                <w:szCs w:val="18"/>
              </w:rPr>
            </w:pPr>
            <w:del w:id="1005" w:author="Kurmanov, Aidyn [STAMGazStroy LLP]" w:date="2025-12-10T13:48:00Z" w16du:dateUtc="2025-12-10T08:48:00Z">
              <w:r w:rsidRPr="00F6525C">
                <w:rPr>
                  <w:sz w:val="16"/>
                  <w:szCs w:val="18"/>
                </w:rPr>
                <w:delText>SP-3 should only be utilized for small areas</w:delText>
              </w:r>
            </w:del>
            <w:r w:rsidRPr="00F6525C">
              <w:rPr>
                <w:sz w:val="16"/>
                <w:szCs w:val="18"/>
              </w:rPr>
              <w:t>.</w:t>
            </w:r>
          </w:p>
        </w:tc>
        <w:tc>
          <w:tcPr>
            <w:tcW w:w="1170" w:type="dxa"/>
            <w:gridSpan w:val="2"/>
            <w:tcBorders>
              <w:top w:val="nil"/>
              <w:left w:val="nil"/>
              <w:bottom w:val="nil"/>
              <w:right w:val="nil"/>
            </w:tcBorders>
          </w:tcPr>
          <w:p w14:paraId="5111640C" w14:textId="77777777" w:rsidR="002F6F8B" w:rsidRPr="00F6525C" w:rsidRDefault="002F6F8B" w:rsidP="002F6F8B">
            <w:pPr>
              <w:tabs>
                <w:tab w:val="left" w:pos="21"/>
              </w:tabs>
              <w:autoSpaceDE/>
              <w:autoSpaceDN/>
              <w:adjustRightInd/>
              <w:spacing w:before="60" w:after="60" w:line="240" w:lineRule="auto"/>
              <w:ind w:left="0"/>
              <w:rPr>
                <w:b/>
                <w:sz w:val="16"/>
                <w:szCs w:val="16"/>
              </w:rPr>
            </w:pPr>
            <w:proofErr w:type="gramStart"/>
            <w:r w:rsidRPr="00F6525C">
              <w:rPr>
                <w:b/>
                <w:sz w:val="16"/>
                <w:szCs w:val="16"/>
              </w:rPr>
              <w:t xml:space="preserve">To </w:t>
            </w:r>
            <w:proofErr w:type="spellStart"/>
            <w:r w:rsidRPr="00F6525C">
              <w:rPr>
                <w:b/>
                <w:sz w:val="16"/>
                <w:szCs w:val="16"/>
              </w:rPr>
              <w:t>uch</w:t>
            </w:r>
            <w:proofErr w:type="spellEnd"/>
            <w:proofErr w:type="gramEnd"/>
            <w:r w:rsidRPr="00F6525C">
              <w:rPr>
                <w:b/>
                <w:sz w:val="16"/>
                <w:szCs w:val="16"/>
              </w:rPr>
              <w:t xml:space="preserve"> Up:</w:t>
            </w:r>
          </w:p>
        </w:tc>
        <w:tc>
          <w:tcPr>
            <w:tcW w:w="3211" w:type="dxa"/>
            <w:gridSpan w:val="6"/>
            <w:vMerge w:val="restart"/>
            <w:tcBorders>
              <w:left w:val="nil"/>
              <w:right w:val="nil"/>
            </w:tcBorders>
          </w:tcPr>
          <w:p w14:paraId="2337FE3F" w14:textId="77777777" w:rsidR="002F6F8B" w:rsidRPr="00F6525C" w:rsidRDefault="002F6F8B" w:rsidP="002F6F8B">
            <w:pPr>
              <w:autoSpaceDE/>
              <w:autoSpaceDN/>
              <w:adjustRightInd/>
              <w:spacing w:before="60" w:after="60" w:line="240" w:lineRule="auto"/>
              <w:ind w:left="65"/>
              <w:rPr>
                <w:sz w:val="16"/>
                <w:szCs w:val="16"/>
              </w:rPr>
            </w:pPr>
            <w:r w:rsidRPr="00F6525C">
              <w:rPr>
                <w:sz w:val="16"/>
                <w:szCs w:val="16"/>
              </w:rPr>
              <w:t>Use this system.</w:t>
            </w:r>
          </w:p>
        </w:tc>
      </w:tr>
      <w:tr w:rsidR="002F6F8B" w:rsidRPr="00E50958" w14:paraId="2E736F91" w14:textId="77777777" w:rsidTr="002F6F8B">
        <w:trPr>
          <w:trHeight w:val="288"/>
        </w:trPr>
        <w:tc>
          <w:tcPr>
            <w:tcW w:w="1728" w:type="dxa"/>
            <w:gridSpan w:val="2"/>
            <w:tcBorders>
              <w:top w:val="nil"/>
              <w:left w:val="nil"/>
              <w:bottom w:val="nil"/>
              <w:right w:val="nil"/>
            </w:tcBorders>
            <w:vAlign w:val="center"/>
          </w:tcPr>
          <w:p w14:paraId="3E66FC03" w14:textId="77777777" w:rsidR="002F6F8B" w:rsidRPr="00F6525C" w:rsidRDefault="002F6F8B" w:rsidP="002F6F8B">
            <w:pPr>
              <w:autoSpaceDE/>
              <w:autoSpaceDN/>
              <w:adjustRightInd/>
              <w:spacing w:before="0" w:line="240" w:lineRule="auto"/>
              <w:ind w:left="-72"/>
              <w:rPr>
                <w:b/>
                <w:sz w:val="16"/>
                <w:szCs w:val="18"/>
              </w:rPr>
            </w:pPr>
            <w:r w:rsidRPr="00F6525C">
              <w:rPr>
                <w:b/>
                <w:sz w:val="16"/>
                <w:szCs w:val="18"/>
              </w:rPr>
              <w:t>Anchor Pattern:</w:t>
            </w:r>
          </w:p>
        </w:tc>
        <w:tc>
          <w:tcPr>
            <w:tcW w:w="3780" w:type="dxa"/>
            <w:gridSpan w:val="3"/>
            <w:tcBorders>
              <w:top w:val="nil"/>
              <w:left w:val="nil"/>
              <w:bottom w:val="nil"/>
              <w:right w:val="nil"/>
            </w:tcBorders>
            <w:vAlign w:val="center"/>
          </w:tcPr>
          <w:p w14:paraId="0FDEE18D" w14:textId="77777777" w:rsidR="002F6F8B" w:rsidRPr="00F6525C" w:rsidRDefault="002F6F8B" w:rsidP="002F6F8B">
            <w:pPr>
              <w:tabs>
                <w:tab w:val="left" w:pos="-27"/>
              </w:tabs>
              <w:autoSpaceDE/>
              <w:autoSpaceDN/>
              <w:adjustRightInd/>
              <w:spacing w:before="0" w:line="240" w:lineRule="auto"/>
              <w:ind w:left="-72"/>
              <w:rPr>
                <w:sz w:val="16"/>
                <w:szCs w:val="18"/>
              </w:rPr>
            </w:pPr>
            <w:r w:rsidRPr="00F6525C">
              <w:rPr>
                <w:sz w:val="16"/>
                <w:szCs w:val="18"/>
              </w:rPr>
              <w:t>Per manufacturer’s product data sheet</w:t>
            </w:r>
          </w:p>
        </w:tc>
        <w:tc>
          <w:tcPr>
            <w:tcW w:w="1170" w:type="dxa"/>
            <w:gridSpan w:val="2"/>
            <w:tcBorders>
              <w:top w:val="nil"/>
              <w:left w:val="nil"/>
              <w:bottom w:val="nil"/>
              <w:right w:val="nil"/>
            </w:tcBorders>
            <w:vAlign w:val="center"/>
          </w:tcPr>
          <w:p w14:paraId="747F8542" w14:textId="77777777" w:rsidR="002F6F8B" w:rsidRPr="00F6525C" w:rsidRDefault="002F6F8B" w:rsidP="002F6F8B">
            <w:pPr>
              <w:autoSpaceDE/>
              <w:autoSpaceDN/>
              <w:adjustRightInd/>
              <w:spacing w:before="60" w:after="60" w:line="240" w:lineRule="auto"/>
              <w:ind w:left="936"/>
              <w:rPr>
                <w:b/>
                <w:sz w:val="16"/>
                <w:szCs w:val="16"/>
              </w:rPr>
            </w:pPr>
          </w:p>
        </w:tc>
        <w:tc>
          <w:tcPr>
            <w:tcW w:w="3211" w:type="dxa"/>
            <w:gridSpan w:val="6"/>
            <w:vMerge/>
            <w:tcBorders>
              <w:left w:val="nil"/>
              <w:right w:val="nil"/>
            </w:tcBorders>
            <w:vAlign w:val="center"/>
          </w:tcPr>
          <w:p w14:paraId="5B28272A" w14:textId="77777777" w:rsidR="002F6F8B" w:rsidRPr="00F6525C" w:rsidRDefault="002F6F8B" w:rsidP="002F6F8B">
            <w:pPr>
              <w:autoSpaceDE/>
              <w:autoSpaceDN/>
              <w:adjustRightInd/>
              <w:spacing w:before="60" w:after="60" w:line="240" w:lineRule="auto"/>
              <w:ind w:left="936"/>
              <w:rPr>
                <w:sz w:val="24"/>
              </w:rPr>
            </w:pPr>
          </w:p>
        </w:tc>
      </w:tr>
      <w:tr w:rsidR="002F6F8B" w:rsidRPr="00E50958" w14:paraId="1EB33CEE" w14:textId="77777777" w:rsidTr="002F6F8B">
        <w:trPr>
          <w:trHeight w:val="288"/>
        </w:trPr>
        <w:tc>
          <w:tcPr>
            <w:tcW w:w="1728" w:type="dxa"/>
            <w:gridSpan w:val="2"/>
            <w:tcBorders>
              <w:top w:val="nil"/>
              <w:left w:val="nil"/>
              <w:bottom w:val="nil"/>
              <w:right w:val="nil"/>
            </w:tcBorders>
            <w:vAlign w:val="center"/>
          </w:tcPr>
          <w:p w14:paraId="1D8BEA70" w14:textId="77777777" w:rsidR="002F6F8B" w:rsidRPr="00F6525C" w:rsidRDefault="002F6F8B" w:rsidP="002F6F8B">
            <w:pPr>
              <w:autoSpaceDE/>
              <w:autoSpaceDN/>
              <w:adjustRightInd/>
              <w:spacing w:before="0" w:line="240" w:lineRule="auto"/>
              <w:ind w:left="-72"/>
              <w:rPr>
                <w:b/>
                <w:sz w:val="16"/>
                <w:szCs w:val="18"/>
              </w:rPr>
            </w:pPr>
            <w:r w:rsidRPr="00F6525C">
              <w:rPr>
                <w:b/>
                <w:sz w:val="16"/>
                <w:szCs w:val="18"/>
              </w:rPr>
              <w:t>Total DFT:</w:t>
            </w:r>
          </w:p>
        </w:tc>
        <w:tc>
          <w:tcPr>
            <w:tcW w:w="3780" w:type="dxa"/>
            <w:gridSpan w:val="3"/>
            <w:tcBorders>
              <w:top w:val="nil"/>
              <w:left w:val="nil"/>
              <w:bottom w:val="nil"/>
              <w:right w:val="nil"/>
            </w:tcBorders>
            <w:vAlign w:val="center"/>
          </w:tcPr>
          <w:p w14:paraId="1BAD9F95" w14:textId="77777777" w:rsidR="002F6F8B" w:rsidRPr="00F6525C" w:rsidRDefault="002F6F8B" w:rsidP="002F6F8B">
            <w:pPr>
              <w:tabs>
                <w:tab w:val="left" w:pos="-27"/>
              </w:tabs>
              <w:autoSpaceDE/>
              <w:autoSpaceDN/>
              <w:adjustRightInd/>
              <w:spacing w:before="0" w:line="240" w:lineRule="auto"/>
              <w:ind w:left="-72"/>
              <w:rPr>
                <w:sz w:val="16"/>
                <w:szCs w:val="18"/>
              </w:rPr>
            </w:pPr>
            <w:r w:rsidRPr="00F6525C">
              <w:rPr>
                <w:sz w:val="16"/>
                <w:szCs w:val="18"/>
              </w:rPr>
              <w:t>Per manufacturer’s product data sheet</w:t>
            </w:r>
          </w:p>
        </w:tc>
        <w:tc>
          <w:tcPr>
            <w:tcW w:w="1170" w:type="dxa"/>
            <w:gridSpan w:val="2"/>
            <w:tcBorders>
              <w:top w:val="nil"/>
              <w:left w:val="nil"/>
              <w:bottom w:val="nil"/>
              <w:right w:val="nil"/>
            </w:tcBorders>
            <w:vAlign w:val="center"/>
          </w:tcPr>
          <w:p w14:paraId="6ECFE93F" w14:textId="77777777" w:rsidR="002F6F8B" w:rsidRPr="00F6525C" w:rsidRDefault="002F6F8B" w:rsidP="002F6F8B">
            <w:pPr>
              <w:autoSpaceDE/>
              <w:autoSpaceDN/>
              <w:adjustRightInd/>
              <w:spacing w:before="60" w:after="60" w:line="240" w:lineRule="auto"/>
              <w:ind w:left="936"/>
              <w:rPr>
                <w:b/>
                <w:sz w:val="16"/>
                <w:szCs w:val="16"/>
              </w:rPr>
            </w:pPr>
          </w:p>
        </w:tc>
        <w:tc>
          <w:tcPr>
            <w:tcW w:w="3211" w:type="dxa"/>
            <w:gridSpan w:val="6"/>
            <w:vMerge/>
            <w:tcBorders>
              <w:left w:val="nil"/>
              <w:right w:val="nil"/>
            </w:tcBorders>
            <w:vAlign w:val="center"/>
          </w:tcPr>
          <w:p w14:paraId="39341916" w14:textId="77777777" w:rsidR="002F6F8B" w:rsidRPr="00F6525C" w:rsidRDefault="002F6F8B" w:rsidP="002F6F8B">
            <w:pPr>
              <w:autoSpaceDE/>
              <w:autoSpaceDN/>
              <w:adjustRightInd/>
              <w:spacing w:before="60" w:after="60" w:line="240" w:lineRule="auto"/>
              <w:ind w:left="936"/>
              <w:rPr>
                <w:sz w:val="24"/>
              </w:rPr>
            </w:pPr>
          </w:p>
        </w:tc>
      </w:tr>
      <w:tr w:rsidR="002F6F8B" w:rsidRPr="00E50958" w14:paraId="5F9C9EB8" w14:textId="77777777" w:rsidTr="002F6F8B">
        <w:trPr>
          <w:trHeight w:val="360"/>
        </w:trPr>
        <w:tc>
          <w:tcPr>
            <w:tcW w:w="2268" w:type="dxa"/>
            <w:gridSpan w:val="3"/>
            <w:tcBorders>
              <w:bottom w:val="nil"/>
            </w:tcBorders>
            <w:shd w:val="clear" w:color="auto" w:fill="000000" w:themeFill="text1"/>
            <w:vAlign w:val="center"/>
          </w:tcPr>
          <w:p w14:paraId="5D354B6E" w14:textId="77777777" w:rsidR="002F6F8B" w:rsidRPr="00F6525C" w:rsidRDefault="002F6F8B" w:rsidP="002F6F8B">
            <w:pPr>
              <w:tabs>
                <w:tab w:val="left" w:pos="0"/>
              </w:tabs>
              <w:autoSpaceDE/>
              <w:autoSpaceDN/>
              <w:adjustRightInd/>
              <w:spacing w:before="0" w:line="240" w:lineRule="auto"/>
              <w:ind w:left="0"/>
              <w:rPr>
                <w:b/>
                <w:color w:val="FFFFFF" w:themeColor="background1"/>
                <w:sz w:val="16"/>
                <w:szCs w:val="16"/>
              </w:rPr>
            </w:pPr>
            <w:r w:rsidRPr="00F6525C">
              <w:rPr>
                <w:b/>
                <w:color w:val="FFFFFF" w:themeColor="background1"/>
                <w:sz w:val="16"/>
                <w:szCs w:val="16"/>
              </w:rPr>
              <w:t>Coat, Generic</w:t>
            </w:r>
          </w:p>
          <w:p w14:paraId="609B940D" w14:textId="77777777" w:rsidR="002F6F8B" w:rsidRPr="00F6525C" w:rsidRDefault="002F6F8B" w:rsidP="002F6F8B">
            <w:pPr>
              <w:tabs>
                <w:tab w:val="left" w:pos="0"/>
              </w:tabs>
              <w:autoSpaceDE/>
              <w:autoSpaceDN/>
              <w:adjustRightInd/>
              <w:spacing w:before="0" w:line="240" w:lineRule="auto"/>
              <w:ind w:left="0"/>
              <w:rPr>
                <w:b/>
                <w:color w:val="FFFFFF" w:themeColor="background1"/>
                <w:sz w:val="16"/>
                <w:szCs w:val="16"/>
              </w:rPr>
            </w:pPr>
            <w:r w:rsidRPr="00F6525C">
              <w:rPr>
                <w:b/>
                <w:color w:val="FFFFFF" w:themeColor="background1"/>
                <w:sz w:val="16"/>
                <w:szCs w:val="16"/>
              </w:rPr>
              <w:t xml:space="preserve"> Classification, DFT</w:t>
            </w:r>
          </w:p>
        </w:tc>
        <w:tc>
          <w:tcPr>
            <w:tcW w:w="2340" w:type="dxa"/>
            <w:tcBorders>
              <w:bottom w:val="nil"/>
            </w:tcBorders>
            <w:shd w:val="clear" w:color="auto" w:fill="000000" w:themeFill="text1"/>
            <w:vAlign w:val="center"/>
          </w:tcPr>
          <w:p w14:paraId="4B8B8F70" w14:textId="77777777" w:rsidR="002F6F8B" w:rsidRPr="00F6525C" w:rsidRDefault="002F6F8B" w:rsidP="002F6F8B">
            <w:pPr>
              <w:autoSpaceDE/>
              <w:autoSpaceDN/>
              <w:adjustRightInd/>
              <w:spacing w:before="0" w:line="240" w:lineRule="auto"/>
              <w:ind w:left="0"/>
              <w:rPr>
                <w:b/>
                <w:color w:val="FFFFFF" w:themeColor="background1"/>
                <w:sz w:val="16"/>
                <w:szCs w:val="16"/>
              </w:rPr>
            </w:pPr>
            <w:r w:rsidRPr="00F6525C">
              <w:rPr>
                <w:b/>
                <w:color w:val="FFFFFF" w:themeColor="background1"/>
                <w:sz w:val="16"/>
                <w:szCs w:val="16"/>
              </w:rPr>
              <w:t>Manufacturer</w:t>
            </w:r>
          </w:p>
        </w:tc>
        <w:tc>
          <w:tcPr>
            <w:tcW w:w="2340" w:type="dxa"/>
            <w:gridSpan w:val="4"/>
            <w:tcBorders>
              <w:bottom w:val="nil"/>
            </w:tcBorders>
            <w:shd w:val="clear" w:color="auto" w:fill="000000" w:themeFill="text1"/>
            <w:vAlign w:val="center"/>
          </w:tcPr>
          <w:p w14:paraId="440A97ED" w14:textId="77777777" w:rsidR="002F6F8B" w:rsidRPr="00F6525C" w:rsidRDefault="002F6F8B" w:rsidP="002F6F8B">
            <w:pPr>
              <w:tabs>
                <w:tab w:val="left" w:pos="70"/>
              </w:tabs>
              <w:autoSpaceDE/>
              <w:autoSpaceDN/>
              <w:adjustRightInd/>
              <w:spacing w:before="0" w:line="240" w:lineRule="auto"/>
              <w:ind w:left="0"/>
              <w:rPr>
                <w:b/>
                <w:color w:val="FFFFFF" w:themeColor="background1"/>
                <w:sz w:val="16"/>
                <w:szCs w:val="16"/>
              </w:rPr>
            </w:pPr>
            <w:r w:rsidRPr="00F6525C">
              <w:rPr>
                <w:b/>
                <w:color w:val="FFFFFF" w:themeColor="background1"/>
                <w:sz w:val="16"/>
                <w:szCs w:val="16"/>
              </w:rPr>
              <w:t>Product Designation</w:t>
            </w:r>
          </w:p>
        </w:tc>
        <w:tc>
          <w:tcPr>
            <w:tcW w:w="1382" w:type="dxa"/>
            <w:gridSpan w:val="4"/>
            <w:tcBorders>
              <w:bottom w:val="nil"/>
            </w:tcBorders>
            <w:shd w:val="clear" w:color="auto" w:fill="000000" w:themeFill="text1"/>
            <w:vAlign w:val="center"/>
          </w:tcPr>
          <w:p w14:paraId="65732993" w14:textId="77777777" w:rsidR="002F6F8B" w:rsidRPr="00F6525C" w:rsidRDefault="002F6F8B" w:rsidP="002F6F8B">
            <w:pPr>
              <w:tabs>
                <w:tab w:val="left" w:pos="140"/>
              </w:tabs>
              <w:autoSpaceDE/>
              <w:autoSpaceDN/>
              <w:adjustRightInd/>
              <w:spacing w:before="0" w:line="240" w:lineRule="auto"/>
              <w:ind w:left="0"/>
              <w:jc w:val="center"/>
              <w:rPr>
                <w:b/>
                <w:color w:val="FFFFFF" w:themeColor="background1"/>
                <w:sz w:val="16"/>
                <w:szCs w:val="16"/>
              </w:rPr>
            </w:pPr>
            <w:r w:rsidRPr="00F6525C">
              <w:rPr>
                <w:b/>
                <w:color w:val="FFFFFF" w:themeColor="background1"/>
                <w:sz w:val="16"/>
                <w:szCs w:val="16"/>
              </w:rPr>
              <w:t>VOC (G/L)</w:t>
            </w:r>
          </w:p>
        </w:tc>
        <w:tc>
          <w:tcPr>
            <w:tcW w:w="1559" w:type="dxa"/>
            <w:tcBorders>
              <w:bottom w:val="nil"/>
            </w:tcBorders>
            <w:shd w:val="clear" w:color="auto" w:fill="000000" w:themeFill="text1"/>
            <w:vAlign w:val="center"/>
          </w:tcPr>
          <w:p w14:paraId="0E0EDB60" w14:textId="77777777" w:rsidR="002F6F8B" w:rsidRPr="00F6525C" w:rsidRDefault="002F6F8B" w:rsidP="002F6F8B">
            <w:pPr>
              <w:tabs>
                <w:tab w:val="left" w:pos="34"/>
              </w:tabs>
              <w:autoSpaceDE/>
              <w:autoSpaceDN/>
              <w:adjustRightInd/>
              <w:spacing w:before="0" w:line="240" w:lineRule="auto"/>
              <w:ind w:left="0"/>
              <w:rPr>
                <w:b/>
                <w:color w:val="FFFFFF" w:themeColor="background1"/>
                <w:sz w:val="16"/>
                <w:szCs w:val="16"/>
              </w:rPr>
            </w:pPr>
            <w:r w:rsidRPr="00F6525C">
              <w:rPr>
                <w:b/>
                <w:color w:val="FFFFFF" w:themeColor="background1"/>
                <w:sz w:val="16"/>
                <w:szCs w:val="16"/>
              </w:rPr>
              <w:t xml:space="preserve">By Max </w:t>
            </w:r>
          </w:p>
          <w:p w14:paraId="6B02A5B9" w14:textId="77777777" w:rsidR="002F6F8B" w:rsidRPr="00F6525C" w:rsidRDefault="002F6F8B" w:rsidP="002F6F8B">
            <w:pPr>
              <w:tabs>
                <w:tab w:val="left" w:pos="34"/>
              </w:tabs>
              <w:autoSpaceDE/>
              <w:autoSpaceDN/>
              <w:adjustRightInd/>
              <w:spacing w:before="0" w:line="240" w:lineRule="auto"/>
              <w:ind w:left="0"/>
              <w:rPr>
                <w:b/>
                <w:color w:val="FFFFFF" w:themeColor="background1"/>
                <w:sz w:val="16"/>
                <w:szCs w:val="16"/>
              </w:rPr>
            </w:pPr>
            <w:r w:rsidRPr="00F6525C">
              <w:rPr>
                <w:b/>
                <w:color w:val="FFFFFF" w:themeColor="background1"/>
                <w:sz w:val="16"/>
                <w:szCs w:val="16"/>
              </w:rPr>
              <w:t>Svc Temp</w:t>
            </w:r>
          </w:p>
        </w:tc>
      </w:tr>
      <w:tr w:rsidR="002F6F8B" w:rsidRPr="00E50958" w14:paraId="237B2D95" w14:textId="77777777" w:rsidTr="00671DCC">
        <w:trPr>
          <w:trHeight w:val="288"/>
        </w:trPr>
        <w:tc>
          <w:tcPr>
            <w:tcW w:w="2268" w:type="dxa"/>
            <w:gridSpan w:val="3"/>
            <w:tcBorders>
              <w:top w:val="nil"/>
              <w:left w:val="nil"/>
              <w:bottom w:val="nil"/>
              <w:right w:val="nil"/>
            </w:tcBorders>
            <w:vAlign w:val="center"/>
          </w:tcPr>
          <w:p w14:paraId="1681E412" w14:textId="77777777" w:rsidR="002F6F8B" w:rsidRPr="00F6525C" w:rsidRDefault="002F6F8B" w:rsidP="002F6F8B">
            <w:pPr>
              <w:autoSpaceDE/>
              <w:autoSpaceDN/>
              <w:adjustRightInd/>
              <w:spacing w:before="40" w:after="40" w:line="200" w:lineRule="exact"/>
              <w:ind w:left="0"/>
              <w:rPr>
                <w:b/>
                <w:sz w:val="16"/>
                <w:szCs w:val="16"/>
              </w:rPr>
            </w:pPr>
            <w:r w:rsidRPr="00F6525C">
              <w:rPr>
                <w:b/>
                <w:sz w:val="16"/>
                <w:szCs w:val="16"/>
              </w:rPr>
              <w:t>PRIMER</w:t>
            </w:r>
          </w:p>
        </w:tc>
        <w:tc>
          <w:tcPr>
            <w:tcW w:w="2340" w:type="dxa"/>
            <w:tcBorders>
              <w:top w:val="nil"/>
              <w:left w:val="nil"/>
              <w:bottom w:val="nil"/>
              <w:right w:val="nil"/>
            </w:tcBorders>
            <w:vAlign w:val="center"/>
          </w:tcPr>
          <w:p w14:paraId="1017373F" w14:textId="77777777" w:rsidR="002F6F8B" w:rsidRPr="00F6525C" w:rsidRDefault="002F6F8B" w:rsidP="002B7765">
            <w:pPr>
              <w:tabs>
                <w:tab w:val="left" w:pos="0"/>
              </w:tabs>
              <w:autoSpaceDE/>
              <w:autoSpaceDN/>
              <w:adjustRightInd/>
              <w:spacing w:before="40" w:after="40" w:line="200" w:lineRule="exact"/>
              <w:ind w:left="-111"/>
              <w:rPr>
                <w:sz w:val="16"/>
                <w:szCs w:val="16"/>
              </w:rPr>
            </w:pPr>
            <w:r w:rsidRPr="00F6525C">
              <w:rPr>
                <w:sz w:val="16"/>
                <w:szCs w:val="16"/>
              </w:rPr>
              <w:t>Carboline</w:t>
            </w:r>
          </w:p>
        </w:tc>
        <w:tc>
          <w:tcPr>
            <w:tcW w:w="2340" w:type="dxa"/>
            <w:gridSpan w:val="4"/>
            <w:tcBorders>
              <w:top w:val="nil"/>
              <w:left w:val="nil"/>
              <w:bottom w:val="nil"/>
              <w:right w:val="nil"/>
            </w:tcBorders>
            <w:vAlign w:val="center"/>
          </w:tcPr>
          <w:p w14:paraId="20DBC118" w14:textId="2F87702B" w:rsidR="006335C4" w:rsidRPr="00731043" w:rsidRDefault="002F6F8B" w:rsidP="00970724">
            <w:pPr>
              <w:tabs>
                <w:tab w:val="left" w:pos="215"/>
              </w:tabs>
              <w:autoSpaceDE/>
              <w:autoSpaceDN/>
              <w:adjustRightInd/>
              <w:spacing w:before="40" w:after="40" w:line="200" w:lineRule="exact"/>
              <w:ind w:left="50"/>
              <w:rPr>
                <w:sz w:val="16"/>
                <w:szCs w:val="16"/>
              </w:rPr>
            </w:pPr>
            <w:proofErr w:type="spellStart"/>
            <w:r w:rsidRPr="00731043">
              <w:rPr>
                <w:sz w:val="16"/>
                <w:szCs w:val="16"/>
              </w:rPr>
              <w:t>Carboguard</w:t>
            </w:r>
            <w:proofErr w:type="spellEnd"/>
            <w:r w:rsidRPr="00731043">
              <w:rPr>
                <w:sz w:val="16"/>
                <w:szCs w:val="16"/>
              </w:rPr>
              <w:t xml:space="preserve"> 890 Series </w:t>
            </w:r>
          </w:p>
          <w:p w14:paraId="65AF21E8" w14:textId="32667D25" w:rsidR="002F6F8B" w:rsidRPr="00731043" w:rsidRDefault="002F6F8B" w:rsidP="00970724">
            <w:pPr>
              <w:tabs>
                <w:tab w:val="left" w:pos="215"/>
              </w:tabs>
              <w:autoSpaceDE/>
              <w:autoSpaceDN/>
              <w:adjustRightInd/>
              <w:spacing w:before="40" w:after="40" w:line="200" w:lineRule="exact"/>
              <w:ind w:left="50"/>
              <w:rPr>
                <w:sz w:val="16"/>
                <w:szCs w:val="16"/>
              </w:rPr>
            </w:pPr>
            <w:proofErr w:type="spellStart"/>
            <w:r w:rsidRPr="00731043">
              <w:rPr>
                <w:sz w:val="16"/>
                <w:szCs w:val="16"/>
              </w:rPr>
              <w:t>Carbomastic</w:t>
            </w:r>
            <w:proofErr w:type="spellEnd"/>
            <w:r w:rsidRPr="00731043">
              <w:rPr>
                <w:sz w:val="16"/>
                <w:szCs w:val="16"/>
              </w:rPr>
              <w:t xml:space="preserve"> 15</w:t>
            </w:r>
          </w:p>
        </w:tc>
        <w:tc>
          <w:tcPr>
            <w:tcW w:w="1382" w:type="dxa"/>
            <w:gridSpan w:val="4"/>
            <w:tcBorders>
              <w:top w:val="nil"/>
              <w:left w:val="nil"/>
              <w:bottom w:val="nil"/>
              <w:right w:val="nil"/>
            </w:tcBorders>
            <w:vAlign w:val="center"/>
          </w:tcPr>
          <w:p w14:paraId="5338E62D" w14:textId="77777777" w:rsidR="002F6F8B" w:rsidRPr="00731043" w:rsidRDefault="002F6F8B" w:rsidP="002F6F8B">
            <w:pPr>
              <w:tabs>
                <w:tab w:val="left" w:pos="140"/>
              </w:tabs>
              <w:autoSpaceDE/>
              <w:autoSpaceDN/>
              <w:adjustRightInd/>
              <w:spacing w:before="40" w:after="40" w:line="200" w:lineRule="exact"/>
              <w:ind w:left="-2" w:right="-108"/>
              <w:jc w:val="center"/>
              <w:rPr>
                <w:sz w:val="16"/>
                <w:szCs w:val="18"/>
              </w:rPr>
            </w:pPr>
            <w:r w:rsidRPr="00731043">
              <w:rPr>
                <w:sz w:val="16"/>
                <w:szCs w:val="16"/>
              </w:rPr>
              <w:t>100-214</w:t>
            </w:r>
          </w:p>
          <w:p w14:paraId="48E3274F" w14:textId="77777777" w:rsidR="002F6F8B" w:rsidRPr="00731043" w:rsidRDefault="002F6F8B" w:rsidP="002F6F8B">
            <w:pPr>
              <w:tabs>
                <w:tab w:val="left" w:pos="140"/>
              </w:tabs>
              <w:autoSpaceDE/>
              <w:autoSpaceDN/>
              <w:adjustRightInd/>
              <w:spacing w:before="40" w:after="40" w:line="200" w:lineRule="exact"/>
              <w:ind w:left="0"/>
              <w:jc w:val="center"/>
              <w:rPr>
                <w:sz w:val="16"/>
                <w:szCs w:val="16"/>
              </w:rPr>
            </w:pPr>
            <w:r w:rsidRPr="00731043">
              <w:rPr>
                <w:sz w:val="16"/>
                <w:szCs w:val="16"/>
              </w:rPr>
              <w:t>88</w:t>
            </w:r>
          </w:p>
        </w:tc>
        <w:tc>
          <w:tcPr>
            <w:tcW w:w="1559" w:type="dxa"/>
            <w:tcBorders>
              <w:top w:val="nil"/>
              <w:left w:val="nil"/>
              <w:bottom w:val="nil"/>
              <w:right w:val="nil"/>
            </w:tcBorders>
            <w:vAlign w:val="center"/>
          </w:tcPr>
          <w:p w14:paraId="274F2CEC" w14:textId="77777777" w:rsidR="002F6F8B" w:rsidRPr="00F6525C" w:rsidRDefault="002F6F8B" w:rsidP="002F6F8B">
            <w:pPr>
              <w:tabs>
                <w:tab w:val="left" w:pos="175"/>
              </w:tabs>
              <w:autoSpaceDE/>
              <w:autoSpaceDN/>
              <w:adjustRightInd/>
              <w:spacing w:before="40" w:after="40" w:line="200" w:lineRule="exact"/>
              <w:ind w:left="65"/>
              <w:jc w:val="center"/>
              <w:rPr>
                <w:sz w:val="16"/>
                <w:szCs w:val="16"/>
              </w:rPr>
            </w:pPr>
            <w:r w:rsidRPr="00E50958">
              <w:rPr>
                <w:sz w:val="16"/>
                <w:szCs w:val="16"/>
                <w:lang w:val="ru-RU"/>
              </w:rPr>
              <w:t>93</w:t>
            </w:r>
            <w:r w:rsidRPr="00DD6950">
              <w:rPr>
                <w:sz w:val="16"/>
                <w:szCs w:val="16"/>
                <w:lang w:val="ru-RU"/>
              </w:rPr>
              <w:t>°C (</w:t>
            </w:r>
            <w:r w:rsidRPr="000B2696">
              <w:rPr>
                <w:sz w:val="16"/>
                <w:szCs w:val="16"/>
                <w:lang w:val="ru-RU"/>
              </w:rPr>
              <w:t>200°F)</w:t>
            </w:r>
          </w:p>
        </w:tc>
      </w:tr>
      <w:tr w:rsidR="002F6F8B" w:rsidRPr="00E50958" w14:paraId="35A5753F" w14:textId="77777777" w:rsidTr="00671DCC">
        <w:trPr>
          <w:trHeight w:val="288"/>
        </w:trPr>
        <w:tc>
          <w:tcPr>
            <w:tcW w:w="2268" w:type="dxa"/>
            <w:gridSpan w:val="3"/>
            <w:tcBorders>
              <w:top w:val="nil"/>
              <w:left w:val="nil"/>
              <w:bottom w:val="nil"/>
              <w:right w:val="nil"/>
            </w:tcBorders>
            <w:vAlign w:val="center"/>
          </w:tcPr>
          <w:p w14:paraId="47906A6C" w14:textId="77777777" w:rsidR="002F6F8B" w:rsidRPr="00F6525C" w:rsidRDefault="002F6F8B" w:rsidP="002F6F8B">
            <w:pPr>
              <w:autoSpaceDE/>
              <w:autoSpaceDN/>
              <w:adjustRightInd/>
              <w:spacing w:before="40" w:after="40" w:line="200" w:lineRule="exact"/>
              <w:ind w:left="0"/>
              <w:rPr>
                <w:b/>
                <w:sz w:val="16"/>
                <w:szCs w:val="16"/>
              </w:rPr>
            </w:pPr>
          </w:p>
        </w:tc>
        <w:tc>
          <w:tcPr>
            <w:tcW w:w="2340" w:type="dxa"/>
            <w:tcBorders>
              <w:top w:val="nil"/>
              <w:left w:val="nil"/>
              <w:bottom w:val="nil"/>
              <w:right w:val="nil"/>
            </w:tcBorders>
            <w:vAlign w:val="center"/>
          </w:tcPr>
          <w:p w14:paraId="0A4F7B0B" w14:textId="77777777" w:rsidR="002F6F8B" w:rsidRPr="00F6525C" w:rsidRDefault="002F6F8B" w:rsidP="002B7765">
            <w:pPr>
              <w:tabs>
                <w:tab w:val="left" w:pos="0"/>
              </w:tabs>
              <w:autoSpaceDE/>
              <w:autoSpaceDN/>
              <w:adjustRightInd/>
              <w:spacing w:before="40" w:after="40" w:line="200" w:lineRule="exact"/>
              <w:ind w:left="-111"/>
              <w:rPr>
                <w:sz w:val="16"/>
                <w:szCs w:val="16"/>
              </w:rPr>
            </w:pPr>
            <w:proofErr w:type="spellStart"/>
            <w:r w:rsidRPr="00F6525C">
              <w:rPr>
                <w:sz w:val="16"/>
                <w:szCs w:val="16"/>
              </w:rPr>
              <w:t>Dampney</w:t>
            </w:r>
            <w:proofErr w:type="spellEnd"/>
          </w:p>
        </w:tc>
        <w:tc>
          <w:tcPr>
            <w:tcW w:w="2340" w:type="dxa"/>
            <w:gridSpan w:val="4"/>
            <w:tcBorders>
              <w:top w:val="nil"/>
              <w:left w:val="nil"/>
              <w:bottom w:val="nil"/>
              <w:right w:val="nil"/>
            </w:tcBorders>
            <w:vAlign w:val="center"/>
          </w:tcPr>
          <w:p w14:paraId="26300540" w14:textId="77777777" w:rsidR="002F6F8B" w:rsidRPr="00731043" w:rsidRDefault="002F6F8B" w:rsidP="00970724">
            <w:pPr>
              <w:tabs>
                <w:tab w:val="left" w:pos="215"/>
              </w:tabs>
              <w:autoSpaceDE/>
              <w:autoSpaceDN/>
              <w:adjustRightInd/>
              <w:spacing w:before="40" w:after="40" w:line="200" w:lineRule="exact"/>
              <w:ind w:left="50"/>
              <w:rPr>
                <w:sz w:val="16"/>
                <w:szCs w:val="16"/>
              </w:rPr>
            </w:pPr>
            <w:proofErr w:type="spellStart"/>
            <w:r w:rsidRPr="00731043">
              <w:rPr>
                <w:sz w:val="16"/>
                <w:szCs w:val="16"/>
              </w:rPr>
              <w:t>Endcor</w:t>
            </w:r>
            <w:proofErr w:type="spellEnd"/>
            <w:r w:rsidRPr="00731043">
              <w:rPr>
                <w:sz w:val="16"/>
                <w:szCs w:val="16"/>
              </w:rPr>
              <w:t xml:space="preserve"> 750C</w:t>
            </w:r>
          </w:p>
        </w:tc>
        <w:tc>
          <w:tcPr>
            <w:tcW w:w="1382" w:type="dxa"/>
            <w:gridSpan w:val="4"/>
            <w:tcBorders>
              <w:top w:val="nil"/>
              <w:left w:val="nil"/>
              <w:bottom w:val="nil"/>
              <w:right w:val="nil"/>
            </w:tcBorders>
            <w:vAlign w:val="center"/>
          </w:tcPr>
          <w:p w14:paraId="1B464131" w14:textId="77777777" w:rsidR="002F6F8B" w:rsidRPr="00731043" w:rsidRDefault="002F6F8B" w:rsidP="002F6F8B">
            <w:pPr>
              <w:tabs>
                <w:tab w:val="left" w:pos="140"/>
              </w:tabs>
              <w:autoSpaceDE/>
              <w:autoSpaceDN/>
              <w:adjustRightInd/>
              <w:spacing w:before="40" w:after="40" w:line="200" w:lineRule="exact"/>
              <w:ind w:left="65"/>
              <w:jc w:val="center"/>
              <w:rPr>
                <w:sz w:val="16"/>
                <w:szCs w:val="16"/>
              </w:rPr>
            </w:pPr>
            <w:r w:rsidRPr="00731043">
              <w:rPr>
                <w:sz w:val="16"/>
                <w:szCs w:val="16"/>
              </w:rPr>
              <w:t>95</w:t>
            </w:r>
          </w:p>
        </w:tc>
        <w:tc>
          <w:tcPr>
            <w:tcW w:w="1559" w:type="dxa"/>
            <w:tcBorders>
              <w:top w:val="nil"/>
              <w:left w:val="nil"/>
              <w:bottom w:val="nil"/>
              <w:right w:val="nil"/>
            </w:tcBorders>
            <w:vAlign w:val="center"/>
          </w:tcPr>
          <w:p w14:paraId="713FBF94" w14:textId="77777777" w:rsidR="002F6F8B" w:rsidRPr="00F6525C" w:rsidRDefault="002F6F8B" w:rsidP="002F6F8B">
            <w:pPr>
              <w:tabs>
                <w:tab w:val="left" w:pos="175"/>
              </w:tabs>
              <w:autoSpaceDE/>
              <w:autoSpaceDN/>
              <w:adjustRightInd/>
              <w:spacing w:before="40" w:after="40" w:line="200" w:lineRule="exact"/>
              <w:ind w:left="65"/>
              <w:jc w:val="center"/>
              <w:rPr>
                <w:sz w:val="16"/>
                <w:szCs w:val="16"/>
              </w:rPr>
            </w:pPr>
            <w:r w:rsidRPr="00E50958">
              <w:rPr>
                <w:sz w:val="16"/>
                <w:szCs w:val="16"/>
                <w:lang w:val="ru-RU"/>
              </w:rPr>
              <w:t>121°C (250°F)</w:t>
            </w:r>
          </w:p>
        </w:tc>
      </w:tr>
      <w:tr w:rsidR="002F6F8B" w:rsidRPr="00E50958" w14:paraId="4408513A" w14:textId="77777777" w:rsidTr="00671DCC">
        <w:trPr>
          <w:trHeight w:val="288"/>
        </w:trPr>
        <w:tc>
          <w:tcPr>
            <w:tcW w:w="2268" w:type="dxa"/>
            <w:gridSpan w:val="3"/>
            <w:tcBorders>
              <w:top w:val="nil"/>
              <w:left w:val="nil"/>
              <w:bottom w:val="nil"/>
              <w:right w:val="nil"/>
            </w:tcBorders>
            <w:vAlign w:val="center"/>
          </w:tcPr>
          <w:p w14:paraId="278FBBB1" w14:textId="77777777" w:rsidR="002F6F8B" w:rsidRPr="00F6525C" w:rsidRDefault="002F6F8B" w:rsidP="002F6F8B">
            <w:pPr>
              <w:autoSpaceDE/>
              <w:autoSpaceDN/>
              <w:adjustRightInd/>
              <w:spacing w:before="0" w:line="240" w:lineRule="auto"/>
              <w:ind w:left="0"/>
              <w:rPr>
                <w:b/>
                <w:sz w:val="16"/>
                <w:szCs w:val="16"/>
              </w:rPr>
            </w:pPr>
            <w:r w:rsidRPr="00F6525C">
              <w:rPr>
                <w:b/>
                <w:sz w:val="16"/>
                <w:szCs w:val="16"/>
              </w:rPr>
              <w:t xml:space="preserve">Epoxy Mastic </w:t>
            </w:r>
          </w:p>
        </w:tc>
        <w:tc>
          <w:tcPr>
            <w:tcW w:w="2340" w:type="dxa"/>
            <w:tcBorders>
              <w:top w:val="nil"/>
              <w:left w:val="nil"/>
              <w:bottom w:val="nil"/>
              <w:right w:val="nil"/>
            </w:tcBorders>
            <w:vAlign w:val="center"/>
          </w:tcPr>
          <w:p w14:paraId="50204BEB" w14:textId="77777777" w:rsidR="002F6F8B" w:rsidRPr="00F6525C" w:rsidRDefault="002F6F8B" w:rsidP="002B7765">
            <w:pPr>
              <w:tabs>
                <w:tab w:val="left" w:pos="0"/>
              </w:tabs>
              <w:autoSpaceDE/>
              <w:autoSpaceDN/>
              <w:adjustRightInd/>
              <w:spacing w:before="40" w:after="40" w:line="200" w:lineRule="exact"/>
              <w:ind w:left="-111"/>
              <w:rPr>
                <w:sz w:val="16"/>
                <w:szCs w:val="16"/>
              </w:rPr>
            </w:pPr>
            <w:r w:rsidRPr="00F6525C">
              <w:rPr>
                <w:sz w:val="16"/>
                <w:szCs w:val="16"/>
              </w:rPr>
              <w:t>Hempel Coatings (USA), Inc.</w:t>
            </w:r>
          </w:p>
        </w:tc>
        <w:tc>
          <w:tcPr>
            <w:tcW w:w="2340" w:type="dxa"/>
            <w:gridSpan w:val="4"/>
            <w:tcBorders>
              <w:top w:val="nil"/>
              <w:left w:val="nil"/>
              <w:bottom w:val="nil"/>
              <w:right w:val="nil"/>
            </w:tcBorders>
            <w:vAlign w:val="center"/>
          </w:tcPr>
          <w:p w14:paraId="027816BF" w14:textId="77777777" w:rsidR="002F6F8B" w:rsidRPr="00731043" w:rsidRDefault="002F6F8B" w:rsidP="00970724">
            <w:pPr>
              <w:tabs>
                <w:tab w:val="left" w:pos="215"/>
              </w:tabs>
              <w:autoSpaceDE/>
              <w:autoSpaceDN/>
              <w:adjustRightInd/>
              <w:spacing w:before="40" w:after="40" w:line="200" w:lineRule="exact"/>
              <w:ind w:left="50"/>
              <w:rPr>
                <w:sz w:val="16"/>
                <w:szCs w:val="16"/>
              </w:rPr>
            </w:pPr>
            <w:proofErr w:type="spellStart"/>
            <w:r w:rsidRPr="00731043">
              <w:rPr>
                <w:sz w:val="16"/>
                <w:szCs w:val="16"/>
              </w:rPr>
              <w:t>Hempadur</w:t>
            </w:r>
            <w:proofErr w:type="spellEnd"/>
            <w:r w:rsidRPr="00731043">
              <w:rPr>
                <w:sz w:val="16"/>
                <w:szCs w:val="16"/>
              </w:rPr>
              <w:t xml:space="preserve"> 4588 Series</w:t>
            </w:r>
          </w:p>
          <w:p w14:paraId="020D4F51" w14:textId="3A79583D" w:rsidR="00887170" w:rsidRPr="00731043" w:rsidRDefault="00887170" w:rsidP="00970724">
            <w:pPr>
              <w:tabs>
                <w:tab w:val="left" w:pos="215"/>
              </w:tabs>
              <w:autoSpaceDE/>
              <w:autoSpaceDN/>
              <w:adjustRightInd/>
              <w:spacing w:before="40" w:after="40" w:line="200" w:lineRule="exact"/>
              <w:ind w:left="50"/>
              <w:rPr>
                <w:sz w:val="16"/>
                <w:szCs w:val="16"/>
              </w:rPr>
            </w:pPr>
            <w:proofErr w:type="spellStart"/>
            <w:r w:rsidRPr="00731043">
              <w:rPr>
                <w:sz w:val="16"/>
                <w:szCs w:val="16"/>
              </w:rPr>
              <w:t>Hempaprime</w:t>
            </w:r>
            <w:proofErr w:type="spellEnd"/>
            <w:r w:rsidRPr="00731043">
              <w:rPr>
                <w:sz w:val="16"/>
                <w:szCs w:val="16"/>
              </w:rPr>
              <w:t xml:space="preserve"> Multi 500</w:t>
            </w:r>
          </w:p>
        </w:tc>
        <w:tc>
          <w:tcPr>
            <w:tcW w:w="1382" w:type="dxa"/>
            <w:gridSpan w:val="4"/>
            <w:tcBorders>
              <w:top w:val="nil"/>
              <w:left w:val="nil"/>
              <w:bottom w:val="nil"/>
              <w:right w:val="nil"/>
            </w:tcBorders>
            <w:vAlign w:val="center"/>
          </w:tcPr>
          <w:p w14:paraId="561A417C" w14:textId="77777777" w:rsidR="002F6F8B" w:rsidRPr="00731043" w:rsidRDefault="002F6F8B" w:rsidP="002F6F8B">
            <w:pPr>
              <w:tabs>
                <w:tab w:val="left" w:pos="140"/>
              </w:tabs>
              <w:autoSpaceDE/>
              <w:autoSpaceDN/>
              <w:adjustRightInd/>
              <w:spacing w:before="40" w:after="40" w:line="200" w:lineRule="exact"/>
              <w:ind w:left="65"/>
              <w:jc w:val="center"/>
              <w:rPr>
                <w:sz w:val="16"/>
                <w:szCs w:val="16"/>
              </w:rPr>
            </w:pPr>
            <w:r w:rsidRPr="00731043">
              <w:rPr>
                <w:sz w:val="16"/>
                <w:szCs w:val="16"/>
              </w:rPr>
              <w:t>220</w:t>
            </w:r>
          </w:p>
          <w:p w14:paraId="53A87AD7" w14:textId="0149DF4D" w:rsidR="00887170" w:rsidRPr="00731043" w:rsidRDefault="00887170" w:rsidP="002F6F8B">
            <w:pPr>
              <w:tabs>
                <w:tab w:val="left" w:pos="140"/>
              </w:tabs>
              <w:autoSpaceDE/>
              <w:autoSpaceDN/>
              <w:adjustRightInd/>
              <w:spacing w:before="40" w:after="40" w:line="200" w:lineRule="exact"/>
              <w:ind w:left="65"/>
              <w:jc w:val="center"/>
              <w:rPr>
                <w:sz w:val="16"/>
                <w:szCs w:val="16"/>
              </w:rPr>
            </w:pPr>
            <w:r w:rsidRPr="00731043">
              <w:rPr>
                <w:sz w:val="16"/>
                <w:szCs w:val="16"/>
              </w:rPr>
              <w:t>189-190</w:t>
            </w:r>
          </w:p>
        </w:tc>
        <w:tc>
          <w:tcPr>
            <w:tcW w:w="1559" w:type="dxa"/>
            <w:tcBorders>
              <w:top w:val="nil"/>
              <w:left w:val="nil"/>
              <w:bottom w:val="nil"/>
              <w:right w:val="nil"/>
            </w:tcBorders>
            <w:vAlign w:val="center"/>
          </w:tcPr>
          <w:p w14:paraId="017D6E97" w14:textId="77777777" w:rsidR="002F6F8B" w:rsidRPr="00F6525C" w:rsidRDefault="002F6F8B" w:rsidP="002F6F8B">
            <w:pPr>
              <w:tabs>
                <w:tab w:val="left" w:pos="175"/>
              </w:tabs>
              <w:autoSpaceDE/>
              <w:autoSpaceDN/>
              <w:adjustRightInd/>
              <w:spacing w:before="40" w:after="40" w:line="200" w:lineRule="exact"/>
              <w:ind w:left="65"/>
              <w:jc w:val="center"/>
              <w:rPr>
                <w:sz w:val="16"/>
                <w:szCs w:val="16"/>
              </w:rPr>
            </w:pPr>
            <w:r w:rsidRPr="00E50958">
              <w:rPr>
                <w:sz w:val="16"/>
                <w:szCs w:val="16"/>
                <w:lang w:val="ru-RU"/>
              </w:rPr>
              <w:t>121°C (250°F)</w:t>
            </w:r>
          </w:p>
        </w:tc>
      </w:tr>
      <w:tr w:rsidR="002F6F8B" w:rsidRPr="00E50958" w14:paraId="18C62037" w14:textId="77777777" w:rsidTr="00671DCC">
        <w:trPr>
          <w:trHeight w:val="288"/>
        </w:trPr>
        <w:tc>
          <w:tcPr>
            <w:tcW w:w="2268" w:type="dxa"/>
            <w:gridSpan w:val="3"/>
            <w:tcBorders>
              <w:top w:val="nil"/>
              <w:left w:val="nil"/>
              <w:bottom w:val="nil"/>
              <w:right w:val="nil"/>
            </w:tcBorders>
            <w:vAlign w:val="center"/>
          </w:tcPr>
          <w:p w14:paraId="0E20E4A8" w14:textId="77777777" w:rsidR="002F6F8B" w:rsidRPr="00F6525C" w:rsidRDefault="002F6F8B" w:rsidP="002F6F8B">
            <w:pPr>
              <w:autoSpaceDE/>
              <w:autoSpaceDN/>
              <w:adjustRightInd/>
              <w:spacing w:before="0" w:line="240" w:lineRule="auto"/>
              <w:ind w:left="0"/>
              <w:rPr>
                <w:b/>
                <w:sz w:val="16"/>
                <w:szCs w:val="16"/>
              </w:rPr>
            </w:pPr>
            <w:r w:rsidRPr="00F6525C">
              <w:rPr>
                <w:b/>
                <w:sz w:val="16"/>
                <w:szCs w:val="16"/>
              </w:rPr>
              <w:t>Surface Tolerant</w:t>
            </w:r>
          </w:p>
        </w:tc>
        <w:tc>
          <w:tcPr>
            <w:tcW w:w="2340" w:type="dxa"/>
            <w:tcBorders>
              <w:top w:val="nil"/>
              <w:left w:val="nil"/>
              <w:bottom w:val="nil"/>
              <w:right w:val="nil"/>
            </w:tcBorders>
            <w:vAlign w:val="center"/>
          </w:tcPr>
          <w:p w14:paraId="1EF0C405" w14:textId="77777777" w:rsidR="002F6F8B" w:rsidRPr="00F6525C" w:rsidRDefault="002F6F8B" w:rsidP="002B7765">
            <w:pPr>
              <w:tabs>
                <w:tab w:val="left" w:pos="0"/>
              </w:tabs>
              <w:autoSpaceDE/>
              <w:autoSpaceDN/>
              <w:adjustRightInd/>
              <w:spacing w:before="40" w:after="40" w:line="200" w:lineRule="exact"/>
              <w:ind w:left="-111"/>
              <w:rPr>
                <w:sz w:val="16"/>
                <w:szCs w:val="16"/>
              </w:rPr>
            </w:pPr>
            <w:r w:rsidRPr="00F6525C">
              <w:rPr>
                <w:sz w:val="16"/>
                <w:szCs w:val="16"/>
              </w:rPr>
              <w:t>International</w:t>
            </w:r>
          </w:p>
        </w:tc>
        <w:tc>
          <w:tcPr>
            <w:tcW w:w="2340" w:type="dxa"/>
            <w:gridSpan w:val="4"/>
            <w:tcBorders>
              <w:top w:val="nil"/>
              <w:left w:val="nil"/>
              <w:bottom w:val="nil"/>
              <w:right w:val="nil"/>
            </w:tcBorders>
            <w:vAlign w:val="center"/>
          </w:tcPr>
          <w:p w14:paraId="159CB622" w14:textId="4BB7B22F" w:rsidR="002F6F8B" w:rsidRPr="00731043" w:rsidRDefault="002F6F8B" w:rsidP="00970724">
            <w:pPr>
              <w:tabs>
                <w:tab w:val="left" w:pos="215"/>
              </w:tabs>
              <w:autoSpaceDE/>
              <w:autoSpaceDN/>
              <w:adjustRightInd/>
              <w:spacing w:before="40" w:after="40" w:line="200" w:lineRule="exact"/>
              <w:ind w:left="50"/>
              <w:rPr>
                <w:sz w:val="16"/>
                <w:szCs w:val="16"/>
              </w:rPr>
            </w:pPr>
            <w:proofErr w:type="spellStart"/>
            <w:r w:rsidRPr="00731043">
              <w:rPr>
                <w:sz w:val="16"/>
                <w:szCs w:val="16"/>
              </w:rPr>
              <w:t>Interseal</w:t>
            </w:r>
            <w:proofErr w:type="spellEnd"/>
            <w:r w:rsidRPr="00731043">
              <w:rPr>
                <w:sz w:val="16"/>
                <w:szCs w:val="16"/>
              </w:rPr>
              <w:t xml:space="preserve"> 670 HS</w:t>
            </w:r>
          </w:p>
        </w:tc>
        <w:tc>
          <w:tcPr>
            <w:tcW w:w="1382" w:type="dxa"/>
            <w:gridSpan w:val="4"/>
            <w:tcBorders>
              <w:top w:val="nil"/>
              <w:left w:val="nil"/>
              <w:bottom w:val="nil"/>
              <w:right w:val="nil"/>
            </w:tcBorders>
            <w:vAlign w:val="center"/>
          </w:tcPr>
          <w:p w14:paraId="3803E050" w14:textId="77777777" w:rsidR="002F6F8B" w:rsidRPr="00731043" w:rsidRDefault="002F6F8B" w:rsidP="002F6F8B">
            <w:pPr>
              <w:tabs>
                <w:tab w:val="left" w:pos="140"/>
              </w:tabs>
              <w:autoSpaceDE/>
              <w:autoSpaceDN/>
              <w:adjustRightInd/>
              <w:spacing w:before="40" w:after="40" w:line="200" w:lineRule="exact"/>
              <w:ind w:left="65"/>
              <w:jc w:val="center"/>
              <w:rPr>
                <w:sz w:val="16"/>
                <w:szCs w:val="16"/>
              </w:rPr>
            </w:pPr>
            <w:r w:rsidRPr="00731043">
              <w:rPr>
                <w:sz w:val="16"/>
                <w:szCs w:val="16"/>
              </w:rPr>
              <w:t>240</w:t>
            </w:r>
          </w:p>
        </w:tc>
        <w:tc>
          <w:tcPr>
            <w:tcW w:w="1559" w:type="dxa"/>
            <w:tcBorders>
              <w:top w:val="nil"/>
              <w:left w:val="nil"/>
              <w:bottom w:val="nil"/>
              <w:right w:val="nil"/>
            </w:tcBorders>
            <w:vAlign w:val="center"/>
          </w:tcPr>
          <w:p w14:paraId="07C12C1E" w14:textId="77777777" w:rsidR="002F6F8B" w:rsidRPr="00F6525C" w:rsidRDefault="002F6F8B" w:rsidP="002F6F8B">
            <w:pPr>
              <w:tabs>
                <w:tab w:val="left" w:pos="175"/>
              </w:tabs>
              <w:autoSpaceDE/>
              <w:autoSpaceDN/>
              <w:adjustRightInd/>
              <w:spacing w:before="40" w:after="40" w:line="200" w:lineRule="exact"/>
              <w:ind w:left="65"/>
              <w:jc w:val="center"/>
              <w:rPr>
                <w:sz w:val="16"/>
                <w:szCs w:val="16"/>
              </w:rPr>
            </w:pPr>
            <w:r w:rsidRPr="00E50958">
              <w:rPr>
                <w:sz w:val="16"/>
                <w:szCs w:val="16"/>
                <w:lang w:val="ru-RU"/>
              </w:rPr>
              <w:t>121°C (250°F)</w:t>
            </w:r>
          </w:p>
        </w:tc>
      </w:tr>
      <w:tr w:rsidR="00657585" w:rsidRPr="00E50958" w14:paraId="357CDEA5" w14:textId="77777777" w:rsidTr="00671DCC">
        <w:trPr>
          <w:trHeight w:val="288"/>
        </w:trPr>
        <w:tc>
          <w:tcPr>
            <w:tcW w:w="2268" w:type="dxa"/>
            <w:gridSpan w:val="3"/>
            <w:vMerge w:val="restart"/>
            <w:tcBorders>
              <w:top w:val="nil"/>
              <w:left w:val="nil"/>
              <w:right w:val="nil"/>
            </w:tcBorders>
            <w:vAlign w:val="center"/>
          </w:tcPr>
          <w:p w14:paraId="0C7BC499" w14:textId="1A604427" w:rsidR="00657585" w:rsidRPr="00F6525C" w:rsidRDefault="00657585" w:rsidP="002F6F8B">
            <w:pPr>
              <w:spacing w:before="40" w:after="40" w:line="240" w:lineRule="auto"/>
              <w:ind w:left="0"/>
              <w:rPr>
                <w:b/>
                <w:bCs/>
                <w:sz w:val="16"/>
                <w:szCs w:val="18"/>
              </w:rPr>
            </w:pPr>
            <w:r w:rsidRPr="00F6525C">
              <w:rPr>
                <w:b/>
                <w:sz w:val="16"/>
                <w:szCs w:val="16"/>
              </w:rPr>
              <w:t>Surface profile and DFT as per Manufacturer’s</w:t>
            </w:r>
            <w:r w:rsidRPr="00F6525C">
              <w:rPr>
                <w:b/>
                <w:sz w:val="16"/>
                <w:szCs w:val="16"/>
              </w:rPr>
              <w:br/>
              <w:t>Product Sheet</w:t>
            </w:r>
          </w:p>
        </w:tc>
        <w:tc>
          <w:tcPr>
            <w:tcW w:w="2340" w:type="dxa"/>
            <w:tcBorders>
              <w:top w:val="nil"/>
              <w:left w:val="nil"/>
              <w:bottom w:val="nil"/>
              <w:right w:val="nil"/>
            </w:tcBorders>
            <w:vAlign w:val="center"/>
          </w:tcPr>
          <w:p w14:paraId="0331E76B" w14:textId="77777777" w:rsidR="00657585" w:rsidRPr="00F6525C" w:rsidRDefault="00657585" w:rsidP="002B7765">
            <w:pPr>
              <w:tabs>
                <w:tab w:val="left" w:pos="0"/>
              </w:tabs>
              <w:autoSpaceDE/>
              <w:autoSpaceDN/>
              <w:adjustRightInd/>
              <w:spacing w:before="40" w:after="40" w:line="200" w:lineRule="exact"/>
              <w:ind w:left="-111"/>
              <w:rPr>
                <w:sz w:val="16"/>
                <w:szCs w:val="16"/>
              </w:rPr>
            </w:pPr>
            <w:r w:rsidRPr="00F6525C">
              <w:rPr>
                <w:sz w:val="16"/>
                <w:szCs w:val="16"/>
              </w:rPr>
              <w:t>Jotun Paints</w:t>
            </w:r>
          </w:p>
        </w:tc>
        <w:tc>
          <w:tcPr>
            <w:tcW w:w="2340" w:type="dxa"/>
            <w:gridSpan w:val="4"/>
            <w:tcBorders>
              <w:top w:val="nil"/>
              <w:left w:val="nil"/>
              <w:bottom w:val="nil"/>
              <w:right w:val="nil"/>
            </w:tcBorders>
            <w:vAlign w:val="center"/>
          </w:tcPr>
          <w:p w14:paraId="07F4CE1F" w14:textId="327E2710" w:rsidR="00657585" w:rsidRPr="00731043" w:rsidRDefault="00657585" w:rsidP="00970724">
            <w:pPr>
              <w:tabs>
                <w:tab w:val="left" w:pos="215"/>
              </w:tabs>
              <w:autoSpaceDE/>
              <w:autoSpaceDN/>
              <w:adjustRightInd/>
              <w:spacing w:before="40" w:after="40" w:line="200" w:lineRule="exact"/>
              <w:ind w:left="50"/>
              <w:rPr>
                <w:sz w:val="16"/>
                <w:szCs w:val="16"/>
              </w:rPr>
            </w:pPr>
            <w:proofErr w:type="spellStart"/>
            <w:r w:rsidRPr="00731043">
              <w:rPr>
                <w:sz w:val="16"/>
                <w:szCs w:val="16"/>
              </w:rPr>
              <w:t>Jotamastic</w:t>
            </w:r>
            <w:proofErr w:type="spellEnd"/>
            <w:r w:rsidRPr="00731043">
              <w:rPr>
                <w:sz w:val="16"/>
                <w:szCs w:val="16"/>
              </w:rPr>
              <w:t xml:space="preserve"> 80 Series</w:t>
            </w:r>
          </w:p>
          <w:p w14:paraId="2C87B270" w14:textId="559439E7" w:rsidR="00657585" w:rsidRPr="00731043" w:rsidRDefault="00657585" w:rsidP="00970724">
            <w:pPr>
              <w:tabs>
                <w:tab w:val="left" w:pos="215"/>
              </w:tabs>
              <w:autoSpaceDE/>
              <w:autoSpaceDN/>
              <w:adjustRightInd/>
              <w:spacing w:before="40" w:after="40" w:line="200" w:lineRule="exact"/>
              <w:ind w:left="50"/>
              <w:rPr>
                <w:sz w:val="16"/>
                <w:szCs w:val="16"/>
              </w:rPr>
            </w:pPr>
            <w:proofErr w:type="spellStart"/>
            <w:r w:rsidRPr="00731043">
              <w:rPr>
                <w:sz w:val="16"/>
                <w:szCs w:val="16"/>
              </w:rPr>
              <w:t>Jotamastic</w:t>
            </w:r>
            <w:proofErr w:type="spellEnd"/>
            <w:r w:rsidRPr="00731043">
              <w:rPr>
                <w:sz w:val="16"/>
                <w:szCs w:val="16"/>
              </w:rPr>
              <w:t xml:space="preserve"> 90</w:t>
            </w:r>
          </w:p>
        </w:tc>
        <w:tc>
          <w:tcPr>
            <w:tcW w:w="1382" w:type="dxa"/>
            <w:gridSpan w:val="4"/>
            <w:tcBorders>
              <w:top w:val="nil"/>
              <w:left w:val="nil"/>
              <w:bottom w:val="nil"/>
              <w:right w:val="nil"/>
            </w:tcBorders>
            <w:vAlign w:val="center"/>
          </w:tcPr>
          <w:p w14:paraId="14AC1D44" w14:textId="7A83909A" w:rsidR="00372CCB" w:rsidRDefault="00AD1770" w:rsidP="002F6F8B">
            <w:pPr>
              <w:tabs>
                <w:tab w:val="left" w:pos="140"/>
              </w:tabs>
              <w:autoSpaceDE/>
              <w:autoSpaceDN/>
              <w:adjustRightInd/>
              <w:spacing w:before="40" w:after="40" w:line="200" w:lineRule="exact"/>
              <w:ind w:left="65"/>
              <w:jc w:val="center"/>
              <w:rPr>
                <w:ins w:id="1006" w:author="Kurmanov, Aidyn [STAMGazStroy LLP]" w:date="2025-12-09T16:23:00Z" w16du:dateUtc="2025-12-09T11:23:00Z"/>
                <w:sz w:val="16"/>
                <w:szCs w:val="16"/>
              </w:rPr>
            </w:pPr>
            <w:ins w:id="1007" w:author="Kurmanov, Aidyn [STAMGazStroy LLP]" w:date="2025-12-09T16:23:00Z" w16du:dateUtc="2025-12-09T11:23:00Z">
              <w:r>
                <w:rPr>
                  <w:sz w:val="16"/>
                  <w:szCs w:val="16"/>
                </w:rPr>
                <w:t>145-270</w:t>
              </w:r>
            </w:ins>
          </w:p>
          <w:p w14:paraId="6CD53FDD" w14:textId="1EBCF0BC" w:rsidR="00657585" w:rsidRPr="00731043" w:rsidRDefault="00657585" w:rsidP="002F6F8B">
            <w:pPr>
              <w:tabs>
                <w:tab w:val="left" w:pos="140"/>
              </w:tabs>
              <w:autoSpaceDE/>
              <w:autoSpaceDN/>
              <w:adjustRightInd/>
              <w:spacing w:before="40" w:after="40" w:line="200" w:lineRule="exact"/>
              <w:ind w:left="65"/>
              <w:jc w:val="center"/>
              <w:rPr>
                <w:sz w:val="16"/>
                <w:szCs w:val="16"/>
              </w:rPr>
            </w:pPr>
            <w:del w:id="1008" w:author="Kurmanov, Aidyn [STAMGazStroy LLP]" w:date="2025-12-09T16:23:00Z" w16du:dateUtc="2025-12-09T11:23:00Z">
              <w:r w:rsidRPr="00731043" w:rsidDel="00AD1770">
                <w:rPr>
                  <w:sz w:val="16"/>
                  <w:szCs w:val="16"/>
                </w:rPr>
                <w:delText>145</w:delText>
              </w:r>
            </w:del>
            <w:ins w:id="1009" w:author="Kurmanov, Aidyn [STAMGazStroy LLP]" w:date="2025-12-09T16:23:00Z" w16du:dateUtc="2025-12-09T11:23:00Z">
              <w:r w:rsidR="00AD1770">
                <w:rPr>
                  <w:sz w:val="16"/>
                  <w:szCs w:val="16"/>
                </w:rPr>
                <w:t>240-270</w:t>
              </w:r>
            </w:ins>
          </w:p>
        </w:tc>
        <w:tc>
          <w:tcPr>
            <w:tcW w:w="1559" w:type="dxa"/>
            <w:tcBorders>
              <w:top w:val="nil"/>
              <w:left w:val="nil"/>
              <w:bottom w:val="nil"/>
              <w:right w:val="nil"/>
            </w:tcBorders>
            <w:vAlign w:val="center"/>
          </w:tcPr>
          <w:p w14:paraId="4BFFF593" w14:textId="77777777" w:rsidR="00657585" w:rsidRPr="00F6525C" w:rsidRDefault="00657585" w:rsidP="002F6F8B">
            <w:pPr>
              <w:tabs>
                <w:tab w:val="left" w:pos="175"/>
              </w:tabs>
              <w:autoSpaceDE/>
              <w:autoSpaceDN/>
              <w:adjustRightInd/>
              <w:spacing w:before="40" w:after="40" w:line="200" w:lineRule="exact"/>
              <w:ind w:left="65"/>
              <w:jc w:val="center"/>
              <w:rPr>
                <w:sz w:val="16"/>
                <w:szCs w:val="16"/>
              </w:rPr>
            </w:pPr>
            <w:r w:rsidRPr="00E50958">
              <w:rPr>
                <w:sz w:val="16"/>
                <w:szCs w:val="16"/>
                <w:lang w:val="ru-RU"/>
              </w:rPr>
              <w:t>121°C (250°F)</w:t>
            </w:r>
          </w:p>
        </w:tc>
      </w:tr>
      <w:tr w:rsidR="00657585" w:rsidRPr="00E50958" w14:paraId="23B28684" w14:textId="77777777" w:rsidTr="00610B45">
        <w:trPr>
          <w:trHeight w:val="288"/>
        </w:trPr>
        <w:tc>
          <w:tcPr>
            <w:tcW w:w="2268" w:type="dxa"/>
            <w:gridSpan w:val="3"/>
            <w:vMerge/>
            <w:tcBorders>
              <w:left w:val="nil"/>
              <w:bottom w:val="nil"/>
              <w:right w:val="nil"/>
            </w:tcBorders>
            <w:vAlign w:val="center"/>
          </w:tcPr>
          <w:p w14:paraId="410F892D" w14:textId="36D1D892" w:rsidR="00657585" w:rsidRPr="00F6525C" w:rsidRDefault="00657585" w:rsidP="002F6F8B">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0C0E6369" w14:textId="77777777" w:rsidR="00657585" w:rsidRPr="00F6525C" w:rsidRDefault="00657585" w:rsidP="002B7765">
            <w:pPr>
              <w:tabs>
                <w:tab w:val="left" w:pos="0"/>
              </w:tabs>
              <w:autoSpaceDE/>
              <w:autoSpaceDN/>
              <w:adjustRightInd/>
              <w:spacing w:before="40" w:after="40" w:line="240" w:lineRule="auto"/>
              <w:ind w:left="-111"/>
              <w:rPr>
                <w:sz w:val="16"/>
                <w:szCs w:val="16"/>
              </w:rPr>
            </w:pPr>
            <w:r w:rsidRPr="00F6525C">
              <w:rPr>
                <w:sz w:val="16"/>
                <w:szCs w:val="16"/>
              </w:rPr>
              <w:t>PPG</w:t>
            </w:r>
          </w:p>
        </w:tc>
        <w:tc>
          <w:tcPr>
            <w:tcW w:w="2340" w:type="dxa"/>
            <w:gridSpan w:val="4"/>
            <w:tcBorders>
              <w:top w:val="nil"/>
              <w:left w:val="nil"/>
              <w:bottom w:val="nil"/>
              <w:right w:val="nil"/>
            </w:tcBorders>
            <w:vAlign w:val="center"/>
          </w:tcPr>
          <w:p w14:paraId="25F5ECA5" w14:textId="33A06CEF" w:rsidR="00445D98" w:rsidRPr="00731043" w:rsidRDefault="00657585" w:rsidP="00970724">
            <w:pPr>
              <w:tabs>
                <w:tab w:val="left" w:pos="215"/>
              </w:tabs>
              <w:autoSpaceDE/>
              <w:autoSpaceDN/>
              <w:adjustRightInd/>
              <w:spacing w:before="40" w:after="40" w:line="240" w:lineRule="auto"/>
              <w:ind w:left="50"/>
              <w:rPr>
                <w:sz w:val="16"/>
                <w:szCs w:val="16"/>
              </w:rPr>
            </w:pPr>
            <w:proofErr w:type="spellStart"/>
            <w:r w:rsidRPr="00731043">
              <w:rPr>
                <w:sz w:val="16"/>
                <w:szCs w:val="16"/>
              </w:rPr>
              <w:t>Amercoat</w:t>
            </w:r>
            <w:proofErr w:type="spellEnd"/>
            <w:r w:rsidRPr="00731043">
              <w:rPr>
                <w:sz w:val="16"/>
                <w:szCs w:val="16"/>
              </w:rPr>
              <w:t xml:space="preserve"> 240</w:t>
            </w:r>
          </w:p>
          <w:p w14:paraId="1F086161" w14:textId="0F936E2A" w:rsidR="00657585" w:rsidRPr="00731043" w:rsidRDefault="00657585" w:rsidP="00970724">
            <w:pPr>
              <w:tabs>
                <w:tab w:val="left" w:pos="215"/>
              </w:tabs>
              <w:autoSpaceDE/>
              <w:autoSpaceDN/>
              <w:adjustRightInd/>
              <w:spacing w:before="40" w:after="40" w:line="240" w:lineRule="auto"/>
              <w:ind w:left="50"/>
              <w:rPr>
                <w:sz w:val="16"/>
                <w:szCs w:val="16"/>
              </w:rPr>
            </w:pPr>
            <w:proofErr w:type="spellStart"/>
            <w:r w:rsidRPr="00731043">
              <w:rPr>
                <w:sz w:val="16"/>
                <w:szCs w:val="16"/>
              </w:rPr>
              <w:t>Sigmacover</w:t>
            </w:r>
            <w:proofErr w:type="spellEnd"/>
            <w:r w:rsidRPr="00731043">
              <w:rPr>
                <w:sz w:val="16"/>
                <w:szCs w:val="16"/>
              </w:rPr>
              <w:t xml:space="preserve"> 240</w:t>
            </w:r>
          </w:p>
        </w:tc>
        <w:tc>
          <w:tcPr>
            <w:tcW w:w="1382" w:type="dxa"/>
            <w:gridSpan w:val="4"/>
            <w:tcBorders>
              <w:top w:val="nil"/>
              <w:left w:val="nil"/>
              <w:bottom w:val="nil"/>
              <w:right w:val="nil"/>
            </w:tcBorders>
            <w:vAlign w:val="center"/>
          </w:tcPr>
          <w:p w14:paraId="1F8C7C7D" w14:textId="77777777" w:rsidR="00657585" w:rsidRPr="00731043" w:rsidRDefault="00657585" w:rsidP="002F6F8B">
            <w:pPr>
              <w:tabs>
                <w:tab w:val="left" w:pos="140"/>
              </w:tabs>
              <w:autoSpaceDE/>
              <w:autoSpaceDN/>
              <w:adjustRightInd/>
              <w:spacing w:before="40" w:after="40" w:line="240" w:lineRule="auto"/>
              <w:ind w:left="65"/>
              <w:jc w:val="center"/>
              <w:rPr>
                <w:sz w:val="16"/>
                <w:szCs w:val="16"/>
              </w:rPr>
            </w:pPr>
            <w:r w:rsidRPr="00731043">
              <w:rPr>
                <w:sz w:val="16"/>
                <w:szCs w:val="16"/>
              </w:rPr>
              <w:t>153</w:t>
            </w:r>
          </w:p>
        </w:tc>
        <w:tc>
          <w:tcPr>
            <w:tcW w:w="1559" w:type="dxa"/>
            <w:tcBorders>
              <w:top w:val="nil"/>
              <w:left w:val="nil"/>
              <w:bottom w:val="nil"/>
              <w:right w:val="nil"/>
            </w:tcBorders>
            <w:vAlign w:val="center"/>
          </w:tcPr>
          <w:p w14:paraId="6B908E5D" w14:textId="77777777" w:rsidR="00657585" w:rsidRPr="00F6525C" w:rsidRDefault="00657585" w:rsidP="002F6F8B">
            <w:pPr>
              <w:tabs>
                <w:tab w:val="left" w:pos="175"/>
              </w:tabs>
              <w:autoSpaceDE/>
              <w:autoSpaceDN/>
              <w:adjustRightInd/>
              <w:spacing w:before="40" w:after="40" w:line="240" w:lineRule="auto"/>
              <w:ind w:left="65"/>
              <w:jc w:val="center"/>
              <w:rPr>
                <w:sz w:val="16"/>
                <w:szCs w:val="16"/>
              </w:rPr>
            </w:pPr>
            <w:r w:rsidRPr="00E50958">
              <w:rPr>
                <w:sz w:val="16"/>
                <w:szCs w:val="16"/>
                <w:lang w:val="ru-RU"/>
              </w:rPr>
              <w:t>121°C (250°F)</w:t>
            </w:r>
          </w:p>
        </w:tc>
      </w:tr>
      <w:tr w:rsidR="002F6F8B" w:rsidRPr="00E50958" w14:paraId="5BEE74D8" w14:textId="77777777" w:rsidTr="00610B45">
        <w:trPr>
          <w:trHeight w:val="288"/>
        </w:trPr>
        <w:tc>
          <w:tcPr>
            <w:tcW w:w="2268" w:type="dxa"/>
            <w:gridSpan w:val="3"/>
            <w:tcBorders>
              <w:top w:val="nil"/>
              <w:left w:val="nil"/>
              <w:bottom w:val="nil"/>
              <w:right w:val="nil"/>
            </w:tcBorders>
            <w:vAlign w:val="center"/>
          </w:tcPr>
          <w:p w14:paraId="12DF2BD4" w14:textId="77777777" w:rsidR="002F6F8B" w:rsidRPr="00F6525C" w:rsidRDefault="002F6F8B" w:rsidP="002F6F8B">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16A12E7F" w14:textId="77777777" w:rsidR="002F6F8B" w:rsidRPr="00F6525C" w:rsidRDefault="002F6F8B" w:rsidP="002B7765">
            <w:pPr>
              <w:tabs>
                <w:tab w:val="left" w:pos="0"/>
              </w:tabs>
              <w:autoSpaceDE/>
              <w:autoSpaceDN/>
              <w:adjustRightInd/>
              <w:spacing w:before="40" w:after="40" w:line="240" w:lineRule="auto"/>
              <w:ind w:left="-111"/>
              <w:rPr>
                <w:sz w:val="16"/>
                <w:szCs w:val="16"/>
              </w:rPr>
            </w:pPr>
            <w:r w:rsidRPr="00F6525C">
              <w:rPr>
                <w:sz w:val="16"/>
                <w:szCs w:val="16"/>
              </w:rPr>
              <w:t>Sherwin Williams</w:t>
            </w:r>
          </w:p>
        </w:tc>
        <w:tc>
          <w:tcPr>
            <w:tcW w:w="2340" w:type="dxa"/>
            <w:gridSpan w:val="4"/>
            <w:tcBorders>
              <w:top w:val="nil"/>
              <w:left w:val="nil"/>
              <w:bottom w:val="nil"/>
              <w:right w:val="nil"/>
            </w:tcBorders>
            <w:vAlign w:val="center"/>
          </w:tcPr>
          <w:p w14:paraId="66F63E7C" w14:textId="372ADB9C" w:rsidR="00445D98" w:rsidRPr="00731043" w:rsidRDefault="002F6F8B" w:rsidP="00970724">
            <w:pPr>
              <w:tabs>
                <w:tab w:val="left" w:pos="215"/>
              </w:tabs>
              <w:autoSpaceDE/>
              <w:autoSpaceDN/>
              <w:adjustRightInd/>
              <w:spacing w:before="40" w:after="40" w:line="240" w:lineRule="auto"/>
              <w:ind w:left="50"/>
              <w:rPr>
                <w:sz w:val="16"/>
                <w:szCs w:val="16"/>
              </w:rPr>
            </w:pPr>
            <w:proofErr w:type="spellStart"/>
            <w:r w:rsidRPr="00731043">
              <w:rPr>
                <w:sz w:val="16"/>
                <w:szCs w:val="16"/>
              </w:rPr>
              <w:t>Macropoxy</w:t>
            </w:r>
            <w:proofErr w:type="spellEnd"/>
            <w:r w:rsidRPr="00731043">
              <w:rPr>
                <w:sz w:val="16"/>
                <w:szCs w:val="16"/>
              </w:rPr>
              <w:t xml:space="preserve"> 646 Series</w:t>
            </w:r>
          </w:p>
          <w:p w14:paraId="408186BE" w14:textId="021B28BB" w:rsidR="002F6F8B" w:rsidRPr="00731043" w:rsidRDefault="002F6F8B" w:rsidP="00970724">
            <w:pPr>
              <w:tabs>
                <w:tab w:val="left" w:pos="215"/>
              </w:tabs>
              <w:autoSpaceDE/>
              <w:autoSpaceDN/>
              <w:adjustRightInd/>
              <w:spacing w:before="40" w:after="40" w:line="240" w:lineRule="auto"/>
              <w:ind w:left="50"/>
              <w:rPr>
                <w:sz w:val="16"/>
                <w:szCs w:val="16"/>
              </w:rPr>
            </w:pPr>
            <w:r w:rsidRPr="00731043">
              <w:rPr>
                <w:sz w:val="16"/>
                <w:szCs w:val="16"/>
              </w:rPr>
              <w:t>Epoxy Mastic Aluminum II</w:t>
            </w:r>
          </w:p>
        </w:tc>
        <w:tc>
          <w:tcPr>
            <w:tcW w:w="1382" w:type="dxa"/>
            <w:gridSpan w:val="4"/>
            <w:tcBorders>
              <w:top w:val="nil"/>
              <w:left w:val="nil"/>
              <w:bottom w:val="nil"/>
              <w:right w:val="nil"/>
            </w:tcBorders>
            <w:vAlign w:val="center"/>
          </w:tcPr>
          <w:p w14:paraId="441B013D" w14:textId="79901AC9" w:rsidR="002F6F8B" w:rsidRPr="00B6796D" w:rsidRDefault="00610B45" w:rsidP="0042676D">
            <w:pPr>
              <w:tabs>
                <w:tab w:val="left" w:pos="215"/>
              </w:tabs>
              <w:autoSpaceDE/>
              <w:autoSpaceDN/>
              <w:adjustRightInd/>
              <w:spacing w:before="40" w:after="40" w:line="240" w:lineRule="auto"/>
              <w:ind w:left="50"/>
              <w:jc w:val="center"/>
              <w:rPr>
                <w:color w:val="auto"/>
                <w:sz w:val="16"/>
                <w:szCs w:val="16"/>
              </w:rPr>
            </w:pPr>
            <w:ins w:id="1010" w:author="Kurmanov, Aidyn [STAMGazStroy LLP]" w:date="2025-12-09T16:26:00Z" w16du:dateUtc="2025-12-09T11:26:00Z">
              <w:r>
                <w:rPr>
                  <w:sz w:val="16"/>
                  <w:szCs w:val="16"/>
                </w:rPr>
                <w:t>10</w:t>
              </w:r>
            </w:ins>
            <w:ins w:id="1011" w:author="Kurmanov, Aidyn [STAMGazStroy LLP]" w:date="2025-12-09T16:27:00Z" w16du:dateUtc="2025-12-09T11:27:00Z">
              <w:r>
                <w:rPr>
                  <w:sz w:val="16"/>
                  <w:szCs w:val="16"/>
                </w:rPr>
                <w:t>0-250</w:t>
              </w:r>
            </w:ins>
            <w:del w:id="1012" w:author="Kurmanov, Aidyn [STAMGazStroy LLP]" w:date="2025-12-09T16:25:00Z" w16du:dateUtc="2025-12-09T11:25:00Z">
              <w:r w:rsidR="00A93096" w:rsidRPr="00B6796D" w:rsidDel="00B6796D">
                <w:rPr>
                  <w:color w:val="auto"/>
                  <w:sz w:val="16"/>
                  <w:szCs w:val="16"/>
                </w:rPr>
                <w:delText>100–250</w:delText>
              </w:r>
            </w:del>
          </w:p>
        </w:tc>
        <w:tc>
          <w:tcPr>
            <w:tcW w:w="1559" w:type="dxa"/>
            <w:tcBorders>
              <w:top w:val="nil"/>
              <w:left w:val="nil"/>
              <w:bottom w:val="nil"/>
              <w:right w:val="nil"/>
            </w:tcBorders>
            <w:vAlign w:val="center"/>
          </w:tcPr>
          <w:p w14:paraId="5B0B4F4F" w14:textId="70123604" w:rsidR="002F6F8B" w:rsidRPr="00F6525C" w:rsidRDefault="002F6F8B" w:rsidP="002F6F8B">
            <w:pPr>
              <w:tabs>
                <w:tab w:val="left" w:pos="175"/>
              </w:tabs>
              <w:autoSpaceDE/>
              <w:autoSpaceDN/>
              <w:adjustRightInd/>
              <w:spacing w:before="40" w:after="40" w:line="240" w:lineRule="auto"/>
              <w:ind w:left="65"/>
              <w:jc w:val="center"/>
              <w:rPr>
                <w:sz w:val="16"/>
                <w:szCs w:val="16"/>
              </w:rPr>
            </w:pPr>
            <w:r w:rsidRPr="00E50958">
              <w:rPr>
                <w:sz w:val="16"/>
                <w:szCs w:val="16"/>
                <w:lang w:val="ru-RU"/>
              </w:rPr>
              <w:t>121°C (250°F)</w:t>
            </w:r>
          </w:p>
        </w:tc>
      </w:tr>
      <w:tr w:rsidR="002F6F8B" w:rsidRPr="00E50958" w14:paraId="03ACAE4C" w14:textId="77777777" w:rsidTr="00610B45">
        <w:trPr>
          <w:trHeight w:val="288"/>
        </w:trPr>
        <w:tc>
          <w:tcPr>
            <w:tcW w:w="2268" w:type="dxa"/>
            <w:gridSpan w:val="3"/>
            <w:tcBorders>
              <w:top w:val="nil"/>
              <w:left w:val="nil"/>
              <w:bottom w:val="nil"/>
              <w:right w:val="nil"/>
            </w:tcBorders>
            <w:vAlign w:val="center"/>
          </w:tcPr>
          <w:p w14:paraId="660578EE" w14:textId="77777777" w:rsidR="002F6F8B" w:rsidRPr="00F6525C" w:rsidRDefault="002F6F8B" w:rsidP="002F6F8B">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7AFD22F7" w14:textId="77777777" w:rsidR="002F6F8B" w:rsidRPr="00F6525C" w:rsidRDefault="002F6F8B" w:rsidP="002B7765">
            <w:pPr>
              <w:tabs>
                <w:tab w:val="left" w:pos="0"/>
              </w:tabs>
              <w:autoSpaceDE/>
              <w:autoSpaceDN/>
              <w:adjustRightInd/>
              <w:spacing w:before="40" w:after="40" w:line="240" w:lineRule="auto"/>
              <w:ind w:left="-111"/>
              <w:rPr>
                <w:sz w:val="16"/>
                <w:szCs w:val="16"/>
              </w:rPr>
            </w:pPr>
            <w:r w:rsidRPr="00F6525C">
              <w:rPr>
                <w:sz w:val="16"/>
                <w:szCs w:val="16"/>
              </w:rPr>
              <w:t>Tnemec</w:t>
            </w:r>
          </w:p>
        </w:tc>
        <w:tc>
          <w:tcPr>
            <w:tcW w:w="2340" w:type="dxa"/>
            <w:gridSpan w:val="4"/>
            <w:tcBorders>
              <w:top w:val="nil"/>
              <w:left w:val="nil"/>
              <w:bottom w:val="nil"/>
              <w:right w:val="nil"/>
            </w:tcBorders>
            <w:vAlign w:val="center"/>
          </w:tcPr>
          <w:p w14:paraId="5C335C22" w14:textId="77777777" w:rsidR="002F6F8B" w:rsidRPr="00731043" w:rsidRDefault="002F6F8B" w:rsidP="00970724">
            <w:pPr>
              <w:tabs>
                <w:tab w:val="left" w:pos="215"/>
              </w:tabs>
              <w:autoSpaceDE/>
              <w:autoSpaceDN/>
              <w:adjustRightInd/>
              <w:spacing w:before="40" w:after="40" w:line="240" w:lineRule="auto"/>
              <w:ind w:left="50"/>
              <w:rPr>
                <w:sz w:val="16"/>
                <w:szCs w:val="16"/>
              </w:rPr>
            </w:pPr>
            <w:r w:rsidRPr="00731043">
              <w:rPr>
                <w:sz w:val="16"/>
                <w:szCs w:val="16"/>
              </w:rPr>
              <w:t xml:space="preserve">Series 135 </w:t>
            </w:r>
            <w:proofErr w:type="spellStart"/>
            <w:r w:rsidRPr="00731043">
              <w:rPr>
                <w:sz w:val="16"/>
                <w:szCs w:val="16"/>
              </w:rPr>
              <w:t>Chembuild</w:t>
            </w:r>
            <w:proofErr w:type="spellEnd"/>
          </w:p>
        </w:tc>
        <w:tc>
          <w:tcPr>
            <w:tcW w:w="1382" w:type="dxa"/>
            <w:gridSpan w:val="4"/>
            <w:tcBorders>
              <w:top w:val="nil"/>
              <w:left w:val="nil"/>
              <w:bottom w:val="nil"/>
              <w:right w:val="nil"/>
            </w:tcBorders>
            <w:vAlign w:val="center"/>
          </w:tcPr>
          <w:p w14:paraId="39626EAD" w14:textId="77777777" w:rsidR="002F6F8B" w:rsidRPr="00731043" w:rsidRDefault="002F6F8B" w:rsidP="002F6F8B">
            <w:pPr>
              <w:tabs>
                <w:tab w:val="left" w:pos="140"/>
              </w:tabs>
              <w:autoSpaceDE/>
              <w:autoSpaceDN/>
              <w:adjustRightInd/>
              <w:spacing w:before="40" w:after="40" w:line="240" w:lineRule="auto"/>
              <w:ind w:left="65"/>
              <w:jc w:val="center"/>
              <w:rPr>
                <w:sz w:val="16"/>
                <w:szCs w:val="16"/>
              </w:rPr>
            </w:pPr>
            <w:r w:rsidRPr="00731043">
              <w:rPr>
                <w:sz w:val="16"/>
                <w:szCs w:val="16"/>
              </w:rPr>
              <w:t>86</w:t>
            </w:r>
          </w:p>
        </w:tc>
        <w:tc>
          <w:tcPr>
            <w:tcW w:w="1559" w:type="dxa"/>
            <w:tcBorders>
              <w:top w:val="nil"/>
              <w:left w:val="nil"/>
              <w:bottom w:val="nil"/>
              <w:right w:val="nil"/>
            </w:tcBorders>
            <w:vAlign w:val="center"/>
          </w:tcPr>
          <w:p w14:paraId="103CB306" w14:textId="77777777" w:rsidR="002F6F8B" w:rsidRPr="00F6525C" w:rsidRDefault="002F6F8B" w:rsidP="002F6F8B">
            <w:pPr>
              <w:tabs>
                <w:tab w:val="left" w:pos="175"/>
              </w:tabs>
              <w:autoSpaceDE/>
              <w:autoSpaceDN/>
              <w:adjustRightInd/>
              <w:spacing w:before="40" w:after="40" w:line="240" w:lineRule="auto"/>
              <w:ind w:left="65"/>
              <w:jc w:val="center"/>
              <w:rPr>
                <w:sz w:val="16"/>
                <w:szCs w:val="16"/>
              </w:rPr>
            </w:pPr>
            <w:r w:rsidRPr="00E50958">
              <w:rPr>
                <w:sz w:val="16"/>
                <w:szCs w:val="16"/>
                <w:lang w:val="ru-RU"/>
              </w:rPr>
              <w:t>121°C (250°F)</w:t>
            </w:r>
          </w:p>
        </w:tc>
      </w:tr>
      <w:tr w:rsidR="002F6F8B" w:rsidRPr="00E50958" w14:paraId="68C8A3C8" w14:textId="77777777" w:rsidTr="002F6F8B">
        <w:trPr>
          <w:trHeight w:val="288"/>
        </w:trPr>
        <w:tc>
          <w:tcPr>
            <w:tcW w:w="9889" w:type="dxa"/>
            <w:gridSpan w:val="13"/>
            <w:tcBorders>
              <w:top w:val="nil"/>
              <w:left w:val="nil"/>
              <w:bottom w:val="nil"/>
              <w:right w:val="nil"/>
            </w:tcBorders>
            <w:vAlign w:val="center"/>
          </w:tcPr>
          <w:p w14:paraId="12A7472B" w14:textId="77777777" w:rsidR="002F6F8B" w:rsidRPr="00731043" w:rsidRDefault="002F6F8B" w:rsidP="002F6F8B">
            <w:pPr>
              <w:autoSpaceDE/>
              <w:autoSpaceDN/>
              <w:adjustRightInd/>
              <w:spacing w:before="40" w:after="40" w:line="200" w:lineRule="exact"/>
              <w:ind w:left="65"/>
              <w:rPr>
                <w:sz w:val="16"/>
                <w:szCs w:val="16"/>
              </w:rPr>
            </w:pPr>
            <w:r w:rsidRPr="00731043">
              <w:rPr>
                <w:sz w:val="16"/>
                <w:szCs w:val="16"/>
              </w:rPr>
              <w:t xml:space="preserve">Available in colors. </w:t>
            </w:r>
          </w:p>
          <w:p w14:paraId="366200E2" w14:textId="77777777" w:rsidR="002F6F8B" w:rsidRPr="00731043" w:rsidRDefault="002F6F8B" w:rsidP="002F6F8B">
            <w:pPr>
              <w:autoSpaceDE/>
              <w:autoSpaceDN/>
              <w:adjustRightInd/>
              <w:spacing w:before="40" w:after="40" w:line="200" w:lineRule="exact"/>
              <w:ind w:left="65"/>
              <w:rPr>
                <w:sz w:val="16"/>
                <w:szCs w:val="16"/>
              </w:rPr>
            </w:pPr>
            <w:r w:rsidRPr="00731043">
              <w:rPr>
                <w:sz w:val="16"/>
                <w:szCs w:val="16"/>
              </w:rPr>
              <w:t>May use Aluminum-Filled Epoxy Mastic (Surface-Tolerant Primer) for better performance if aluminum color is acceptable.</w:t>
            </w:r>
          </w:p>
        </w:tc>
      </w:tr>
      <w:tr w:rsidR="002F6F8B" w:rsidRPr="00E50958" w14:paraId="223FD4C4" w14:textId="77777777" w:rsidTr="002F6F8B">
        <w:trPr>
          <w:trHeight w:val="288"/>
        </w:trPr>
        <w:tc>
          <w:tcPr>
            <w:tcW w:w="2268" w:type="dxa"/>
            <w:gridSpan w:val="3"/>
            <w:tcBorders>
              <w:top w:val="nil"/>
              <w:left w:val="nil"/>
              <w:bottom w:val="single" w:sz="12" w:space="0" w:color="auto"/>
              <w:right w:val="nil"/>
            </w:tcBorders>
            <w:vAlign w:val="center"/>
          </w:tcPr>
          <w:p w14:paraId="74402D02" w14:textId="77777777" w:rsidR="002F6F8B" w:rsidRPr="00F6525C" w:rsidRDefault="002F6F8B" w:rsidP="002F6F8B">
            <w:pPr>
              <w:autoSpaceDE/>
              <w:autoSpaceDN/>
              <w:adjustRightInd/>
              <w:spacing w:before="40" w:after="40" w:line="200" w:lineRule="exact"/>
              <w:ind w:left="0"/>
              <w:rPr>
                <w:b/>
                <w:i/>
                <w:sz w:val="14"/>
                <w:szCs w:val="14"/>
              </w:rPr>
            </w:pPr>
          </w:p>
        </w:tc>
        <w:tc>
          <w:tcPr>
            <w:tcW w:w="7621" w:type="dxa"/>
            <w:gridSpan w:val="10"/>
            <w:tcBorders>
              <w:top w:val="nil"/>
              <w:left w:val="nil"/>
              <w:bottom w:val="single" w:sz="12" w:space="0" w:color="auto"/>
              <w:right w:val="nil"/>
            </w:tcBorders>
            <w:vAlign w:val="center"/>
          </w:tcPr>
          <w:p w14:paraId="5D0BA182" w14:textId="77777777" w:rsidR="002F6F8B" w:rsidRPr="00731043" w:rsidRDefault="002F6F8B" w:rsidP="002F6F8B">
            <w:pPr>
              <w:autoSpaceDE/>
              <w:autoSpaceDN/>
              <w:adjustRightInd/>
              <w:spacing w:before="40" w:after="40" w:line="200" w:lineRule="exact"/>
              <w:ind w:left="0"/>
              <w:rPr>
                <w:sz w:val="16"/>
                <w:szCs w:val="16"/>
              </w:rPr>
            </w:pPr>
          </w:p>
        </w:tc>
      </w:tr>
      <w:tr w:rsidR="002F6F8B" w:rsidRPr="00E50958" w14:paraId="5C7C6177" w14:textId="77777777" w:rsidTr="00671DCC">
        <w:trPr>
          <w:trHeight w:val="288"/>
        </w:trPr>
        <w:tc>
          <w:tcPr>
            <w:tcW w:w="2268" w:type="dxa"/>
            <w:gridSpan w:val="3"/>
            <w:tcBorders>
              <w:top w:val="single" w:sz="12" w:space="0" w:color="auto"/>
              <w:left w:val="nil"/>
              <w:bottom w:val="nil"/>
              <w:right w:val="nil"/>
            </w:tcBorders>
            <w:vAlign w:val="center"/>
          </w:tcPr>
          <w:p w14:paraId="05D22332" w14:textId="77777777" w:rsidR="002F6F8B" w:rsidRPr="00F6525C" w:rsidRDefault="002F6F8B" w:rsidP="002F6F8B">
            <w:pPr>
              <w:autoSpaceDE/>
              <w:autoSpaceDN/>
              <w:adjustRightInd/>
              <w:spacing w:before="40" w:after="40" w:line="200" w:lineRule="exact"/>
              <w:ind w:left="0"/>
              <w:rPr>
                <w:b/>
                <w:sz w:val="16"/>
                <w:szCs w:val="16"/>
              </w:rPr>
            </w:pPr>
            <w:r w:rsidRPr="00F6525C">
              <w:rPr>
                <w:b/>
                <w:bCs/>
                <w:sz w:val="16"/>
                <w:szCs w:val="20"/>
              </w:rPr>
              <w:t>TOPCOAT</w:t>
            </w:r>
          </w:p>
        </w:tc>
        <w:tc>
          <w:tcPr>
            <w:tcW w:w="2340" w:type="dxa"/>
            <w:tcBorders>
              <w:top w:val="single" w:sz="12" w:space="0" w:color="auto"/>
              <w:left w:val="nil"/>
              <w:bottom w:val="nil"/>
              <w:right w:val="nil"/>
            </w:tcBorders>
            <w:vAlign w:val="center"/>
          </w:tcPr>
          <w:p w14:paraId="699CED48" w14:textId="77777777" w:rsidR="002F6F8B" w:rsidRPr="00F6525C" w:rsidRDefault="002F6F8B" w:rsidP="002B7765">
            <w:pPr>
              <w:tabs>
                <w:tab w:val="left" w:pos="0"/>
              </w:tabs>
              <w:autoSpaceDE/>
              <w:autoSpaceDN/>
              <w:adjustRightInd/>
              <w:spacing w:before="40" w:after="40" w:line="200" w:lineRule="exact"/>
              <w:ind w:left="-111"/>
              <w:rPr>
                <w:sz w:val="16"/>
                <w:szCs w:val="16"/>
              </w:rPr>
            </w:pPr>
            <w:r w:rsidRPr="00F6525C">
              <w:rPr>
                <w:sz w:val="16"/>
                <w:szCs w:val="16"/>
              </w:rPr>
              <w:t>Carboline</w:t>
            </w:r>
          </w:p>
        </w:tc>
        <w:tc>
          <w:tcPr>
            <w:tcW w:w="2430" w:type="dxa"/>
            <w:gridSpan w:val="5"/>
            <w:tcBorders>
              <w:top w:val="single" w:sz="12" w:space="0" w:color="auto"/>
              <w:left w:val="nil"/>
              <w:bottom w:val="nil"/>
              <w:right w:val="nil"/>
            </w:tcBorders>
            <w:vAlign w:val="center"/>
          </w:tcPr>
          <w:p w14:paraId="4447E53B" w14:textId="77777777" w:rsidR="002F6F8B" w:rsidRPr="00731043" w:rsidRDefault="002F6F8B" w:rsidP="002F6F8B">
            <w:pPr>
              <w:tabs>
                <w:tab w:val="left" w:pos="228"/>
              </w:tabs>
              <w:autoSpaceDE/>
              <w:autoSpaceDN/>
              <w:adjustRightInd/>
              <w:spacing w:before="40" w:after="40" w:line="200" w:lineRule="exact"/>
              <w:ind w:left="65"/>
              <w:rPr>
                <w:sz w:val="16"/>
                <w:szCs w:val="16"/>
              </w:rPr>
            </w:pPr>
            <w:proofErr w:type="spellStart"/>
            <w:r w:rsidRPr="00731043">
              <w:rPr>
                <w:sz w:val="16"/>
                <w:szCs w:val="16"/>
              </w:rPr>
              <w:t>Carboxane</w:t>
            </w:r>
            <w:proofErr w:type="spellEnd"/>
            <w:r w:rsidRPr="00731043">
              <w:rPr>
                <w:sz w:val="16"/>
                <w:szCs w:val="16"/>
              </w:rPr>
              <w:t xml:space="preserve"> 2000</w:t>
            </w:r>
          </w:p>
        </w:tc>
        <w:tc>
          <w:tcPr>
            <w:tcW w:w="990" w:type="dxa"/>
            <w:gridSpan w:val="2"/>
            <w:tcBorders>
              <w:top w:val="single" w:sz="12" w:space="0" w:color="auto"/>
              <w:left w:val="nil"/>
              <w:bottom w:val="nil"/>
              <w:right w:val="nil"/>
            </w:tcBorders>
            <w:vAlign w:val="center"/>
          </w:tcPr>
          <w:p w14:paraId="1531EEDD" w14:textId="77777777" w:rsidR="002F6F8B" w:rsidRPr="00F6525C" w:rsidRDefault="002F6F8B" w:rsidP="002F6F8B">
            <w:pPr>
              <w:tabs>
                <w:tab w:val="left" w:pos="230"/>
              </w:tabs>
              <w:autoSpaceDE/>
              <w:autoSpaceDN/>
              <w:adjustRightInd/>
              <w:spacing w:before="40" w:after="40" w:line="200" w:lineRule="exact"/>
              <w:ind w:left="65"/>
              <w:rPr>
                <w:sz w:val="16"/>
                <w:szCs w:val="16"/>
              </w:rPr>
            </w:pPr>
            <w:r w:rsidRPr="00F6525C">
              <w:rPr>
                <w:sz w:val="16"/>
                <w:szCs w:val="16"/>
              </w:rPr>
              <w:t>216</w:t>
            </w:r>
          </w:p>
        </w:tc>
        <w:tc>
          <w:tcPr>
            <w:tcW w:w="1861" w:type="dxa"/>
            <w:gridSpan w:val="2"/>
            <w:tcBorders>
              <w:top w:val="single" w:sz="12" w:space="0" w:color="auto"/>
              <w:left w:val="nil"/>
              <w:bottom w:val="nil"/>
              <w:right w:val="nil"/>
            </w:tcBorders>
            <w:vAlign w:val="center"/>
          </w:tcPr>
          <w:p w14:paraId="37A55360" w14:textId="77777777" w:rsidR="002F6F8B" w:rsidRPr="00F6525C" w:rsidRDefault="002F6F8B" w:rsidP="002F6F8B">
            <w:pPr>
              <w:autoSpaceDE/>
              <w:autoSpaceDN/>
              <w:adjustRightInd/>
              <w:spacing w:before="40" w:after="40" w:line="200" w:lineRule="exact"/>
              <w:ind w:left="619"/>
              <w:rPr>
                <w:sz w:val="16"/>
                <w:szCs w:val="16"/>
              </w:rPr>
            </w:pPr>
            <w:r w:rsidRPr="00E50958">
              <w:rPr>
                <w:sz w:val="16"/>
                <w:szCs w:val="16"/>
                <w:lang w:val="ru-RU"/>
              </w:rPr>
              <w:t>9</w:t>
            </w:r>
            <w:r w:rsidRPr="00DD6950">
              <w:rPr>
                <w:sz w:val="16"/>
                <w:szCs w:val="16"/>
                <w:lang w:val="ru-RU"/>
              </w:rPr>
              <w:t>3</w:t>
            </w:r>
            <w:r w:rsidRPr="000B2696">
              <w:rPr>
                <w:sz w:val="16"/>
                <w:szCs w:val="16"/>
                <w:lang w:val="ru-RU"/>
              </w:rPr>
              <w:t>°C (200°F)</w:t>
            </w:r>
          </w:p>
        </w:tc>
      </w:tr>
      <w:tr w:rsidR="002F6F8B" w:rsidRPr="00E50958" w14:paraId="7AA1F07B" w14:textId="77777777" w:rsidTr="00671DCC">
        <w:trPr>
          <w:trHeight w:val="288"/>
        </w:trPr>
        <w:tc>
          <w:tcPr>
            <w:tcW w:w="2268" w:type="dxa"/>
            <w:gridSpan w:val="3"/>
            <w:tcBorders>
              <w:top w:val="nil"/>
              <w:left w:val="nil"/>
              <w:bottom w:val="nil"/>
              <w:right w:val="nil"/>
            </w:tcBorders>
            <w:vAlign w:val="center"/>
          </w:tcPr>
          <w:p w14:paraId="2AB3F909" w14:textId="77777777" w:rsidR="002F6F8B" w:rsidRPr="00F6525C" w:rsidRDefault="002F6F8B" w:rsidP="002F6F8B">
            <w:pPr>
              <w:autoSpaceDE/>
              <w:autoSpaceDN/>
              <w:adjustRightInd/>
              <w:spacing w:before="40" w:after="40" w:line="200" w:lineRule="exact"/>
              <w:ind w:left="0"/>
              <w:rPr>
                <w:b/>
                <w:bCs/>
                <w:sz w:val="16"/>
                <w:szCs w:val="20"/>
              </w:rPr>
            </w:pPr>
          </w:p>
        </w:tc>
        <w:tc>
          <w:tcPr>
            <w:tcW w:w="2340" w:type="dxa"/>
            <w:tcBorders>
              <w:top w:val="nil"/>
              <w:left w:val="nil"/>
              <w:bottom w:val="nil"/>
              <w:right w:val="nil"/>
            </w:tcBorders>
            <w:vAlign w:val="center"/>
          </w:tcPr>
          <w:p w14:paraId="556589D6" w14:textId="77777777" w:rsidR="002F6F8B" w:rsidRPr="00F6525C" w:rsidRDefault="002F6F8B" w:rsidP="002B7765">
            <w:pPr>
              <w:tabs>
                <w:tab w:val="left" w:pos="0"/>
              </w:tabs>
              <w:autoSpaceDE/>
              <w:autoSpaceDN/>
              <w:adjustRightInd/>
              <w:spacing w:before="40" w:after="40" w:line="200" w:lineRule="exact"/>
              <w:ind w:left="-111"/>
              <w:rPr>
                <w:sz w:val="16"/>
                <w:szCs w:val="16"/>
              </w:rPr>
            </w:pPr>
            <w:proofErr w:type="spellStart"/>
            <w:r w:rsidRPr="00F6525C">
              <w:rPr>
                <w:sz w:val="16"/>
                <w:szCs w:val="16"/>
              </w:rPr>
              <w:t>Dampney</w:t>
            </w:r>
            <w:proofErr w:type="spellEnd"/>
          </w:p>
        </w:tc>
        <w:tc>
          <w:tcPr>
            <w:tcW w:w="2430" w:type="dxa"/>
            <w:gridSpan w:val="5"/>
            <w:tcBorders>
              <w:top w:val="nil"/>
              <w:left w:val="nil"/>
              <w:bottom w:val="nil"/>
              <w:right w:val="nil"/>
            </w:tcBorders>
            <w:vAlign w:val="center"/>
          </w:tcPr>
          <w:p w14:paraId="3365C018" w14:textId="77777777" w:rsidR="002F6F8B" w:rsidRPr="00731043" w:rsidRDefault="002F6F8B" w:rsidP="002F6F8B">
            <w:pPr>
              <w:tabs>
                <w:tab w:val="left" w:pos="228"/>
              </w:tabs>
              <w:autoSpaceDE/>
              <w:autoSpaceDN/>
              <w:adjustRightInd/>
              <w:spacing w:before="40" w:after="40" w:line="200" w:lineRule="exact"/>
              <w:ind w:left="65"/>
              <w:rPr>
                <w:sz w:val="16"/>
                <w:szCs w:val="16"/>
              </w:rPr>
            </w:pPr>
            <w:proofErr w:type="spellStart"/>
            <w:r w:rsidRPr="00731043">
              <w:rPr>
                <w:sz w:val="16"/>
                <w:szCs w:val="16"/>
              </w:rPr>
              <w:t>Protexior</w:t>
            </w:r>
            <w:proofErr w:type="spellEnd"/>
            <w:r w:rsidRPr="00731043">
              <w:rPr>
                <w:sz w:val="16"/>
                <w:szCs w:val="16"/>
              </w:rPr>
              <w:t xml:space="preserve"> 791</w:t>
            </w:r>
          </w:p>
        </w:tc>
        <w:tc>
          <w:tcPr>
            <w:tcW w:w="990" w:type="dxa"/>
            <w:gridSpan w:val="2"/>
            <w:tcBorders>
              <w:top w:val="nil"/>
              <w:left w:val="nil"/>
              <w:bottom w:val="nil"/>
              <w:right w:val="nil"/>
            </w:tcBorders>
            <w:vAlign w:val="center"/>
          </w:tcPr>
          <w:p w14:paraId="61871B07" w14:textId="77777777" w:rsidR="002F6F8B" w:rsidRPr="00F6525C" w:rsidRDefault="002F6F8B" w:rsidP="002F6F8B">
            <w:pPr>
              <w:tabs>
                <w:tab w:val="left" w:pos="230"/>
              </w:tabs>
              <w:autoSpaceDE/>
              <w:autoSpaceDN/>
              <w:adjustRightInd/>
              <w:spacing w:before="40" w:after="40" w:line="200" w:lineRule="exact"/>
              <w:ind w:left="65"/>
              <w:rPr>
                <w:sz w:val="16"/>
                <w:szCs w:val="16"/>
              </w:rPr>
            </w:pPr>
            <w:r w:rsidRPr="00F6525C">
              <w:rPr>
                <w:sz w:val="16"/>
                <w:szCs w:val="16"/>
              </w:rPr>
              <w:t>89</w:t>
            </w:r>
          </w:p>
        </w:tc>
        <w:tc>
          <w:tcPr>
            <w:tcW w:w="1861" w:type="dxa"/>
            <w:gridSpan w:val="2"/>
            <w:tcBorders>
              <w:top w:val="nil"/>
              <w:left w:val="nil"/>
              <w:bottom w:val="nil"/>
              <w:right w:val="nil"/>
            </w:tcBorders>
            <w:vAlign w:val="center"/>
          </w:tcPr>
          <w:p w14:paraId="1724D23B" w14:textId="77777777" w:rsidR="002F6F8B" w:rsidRPr="00F6525C" w:rsidRDefault="002F6F8B" w:rsidP="002F6F8B">
            <w:pPr>
              <w:autoSpaceDE/>
              <w:autoSpaceDN/>
              <w:adjustRightInd/>
              <w:spacing w:before="40" w:after="40" w:line="200" w:lineRule="exact"/>
              <w:ind w:left="619"/>
              <w:rPr>
                <w:sz w:val="16"/>
                <w:szCs w:val="16"/>
              </w:rPr>
            </w:pPr>
            <w:r w:rsidRPr="00E50958">
              <w:rPr>
                <w:sz w:val="16"/>
                <w:szCs w:val="16"/>
                <w:lang w:val="ru-RU"/>
              </w:rPr>
              <w:t>121°C 250°F)</w:t>
            </w:r>
          </w:p>
        </w:tc>
      </w:tr>
      <w:tr w:rsidR="002F6F8B" w:rsidRPr="00E50958" w14:paraId="16BFA509" w14:textId="77777777" w:rsidTr="00671DCC">
        <w:trPr>
          <w:trHeight w:val="288"/>
        </w:trPr>
        <w:tc>
          <w:tcPr>
            <w:tcW w:w="2268" w:type="dxa"/>
            <w:gridSpan w:val="3"/>
            <w:tcBorders>
              <w:top w:val="nil"/>
              <w:left w:val="nil"/>
              <w:bottom w:val="nil"/>
              <w:right w:val="nil"/>
            </w:tcBorders>
            <w:vAlign w:val="center"/>
          </w:tcPr>
          <w:p w14:paraId="0523F4BC" w14:textId="649EA73F" w:rsidR="002F6F8B" w:rsidRPr="00F6525C" w:rsidRDefault="00A7664D" w:rsidP="002F6F8B">
            <w:pPr>
              <w:autoSpaceDE/>
              <w:autoSpaceDN/>
              <w:adjustRightInd/>
              <w:spacing w:before="0" w:line="240" w:lineRule="auto"/>
              <w:ind w:left="0"/>
              <w:rPr>
                <w:b/>
                <w:sz w:val="16"/>
                <w:szCs w:val="16"/>
              </w:rPr>
            </w:pPr>
            <w:r w:rsidRPr="00A7664D">
              <w:rPr>
                <w:b/>
                <w:sz w:val="16"/>
                <w:szCs w:val="16"/>
              </w:rPr>
              <w:t>Polysiloxane</w:t>
            </w:r>
          </w:p>
        </w:tc>
        <w:tc>
          <w:tcPr>
            <w:tcW w:w="2340" w:type="dxa"/>
            <w:tcBorders>
              <w:top w:val="nil"/>
              <w:left w:val="nil"/>
              <w:bottom w:val="nil"/>
              <w:right w:val="nil"/>
            </w:tcBorders>
            <w:vAlign w:val="center"/>
          </w:tcPr>
          <w:p w14:paraId="4F707682" w14:textId="77777777" w:rsidR="002F6F8B" w:rsidRPr="00F6525C" w:rsidRDefault="002F6F8B" w:rsidP="002B7765">
            <w:pPr>
              <w:tabs>
                <w:tab w:val="left" w:pos="0"/>
              </w:tabs>
              <w:autoSpaceDE/>
              <w:autoSpaceDN/>
              <w:adjustRightInd/>
              <w:spacing w:before="40" w:after="40" w:line="200" w:lineRule="exact"/>
              <w:ind w:left="-111"/>
              <w:rPr>
                <w:color w:val="auto"/>
                <w:sz w:val="16"/>
                <w:szCs w:val="16"/>
              </w:rPr>
            </w:pPr>
            <w:r w:rsidRPr="00F6525C">
              <w:rPr>
                <w:color w:val="auto"/>
                <w:sz w:val="16"/>
                <w:szCs w:val="16"/>
              </w:rPr>
              <w:t>Hempel Coatings (USA), Inc.</w:t>
            </w:r>
          </w:p>
        </w:tc>
        <w:tc>
          <w:tcPr>
            <w:tcW w:w="2430" w:type="dxa"/>
            <w:gridSpan w:val="5"/>
            <w:tcBorders>
              <w:top w:val="nil"/>
              <w:left w:val="nil"/>
              <w:bottom w:val="nil"/>
              <w:right w:val="nil"/>
            </w:tcBorders>
            <w:vAlign w:val="center"/>
          </w:tcPr>
          <w:p w14:paraId="287F4B7E" w14:textId="77777777" w:rsidR="002F6F8B" w:rsidRPr="00731043" w:rsidRDefault="002F6F8B" w:rsidP="002F6F8B">
            <w:pPr>
              <w:tabs>
                <w:tab w:val="left" w:pos="228"/>
              </w:tabs>
              <w:autoSpaceDE/>
              <w:autoSpaceDN/>
              <w:adjustRightInd/>
              <w:spacing w:before="40" w:after="40" w:line="200" w:lineRule="exact"/>
              <w:ind w:left="65"/>
              <w:rPr>
                <w:color w:val="auto"/>
                <w:sz w:val="16"/>
                <w:szCs w:val="18"/>
              </w:rPr>
            </w:pPr>
            <w:proofErr w:type="spellStart"/>
            <w:r w:rsidRPr="00731043">
              <w:rPr>
                <w:color w:val="auto"/>
                <w:sz w:val="16"/>
                <w:szCs w:val="18"/>
              </w:rPr>
              <w:t>Hempaxane</w:t>
            </w:r>
            <w:proofErr w:type="spellEnd"/>
            <w:r w:rsidRPr="00731043">
              <w:rPr>
                <w:color w:val="auto"/>
                <w:sz w:val="16"/>
                <w:szCs w:val="18"/>
              </w:rPr>
              <w:t xml:space="preserve"> series</w:t>
            </w:r>
          </w:p>
        </w:tc>
        <w:tc>
          <w:tcPr>
            <w:tcW w:w="990" w:type="dxa"/>
            <w:gridSpan w:val="2"/>
            <w:tcBorders>
              <w:top w:val="nil"/>
              <w:left w:val="nil"/>
              <w:bottom w:val="nil"/>
              <w:right w:val="nil"/>
            </w:tcBorders>
            <w:vAlign w:val="center"/>
          </w:tcPr>
          <w:p w14:paraId="367FFAB0" w14:textId="77777777" w:rsidR="002F6F8B" w:rsidRPr="00F6525C" w:rsidRDefault="002F6F8B" w:rsidP="002F6F8B">
            <w:pPr>
              <w:tabs>
                <w:tab w:val="left" w:pos="230"/>
              </w:tabs>
              <w:autoSpaceDE/>
              <w:autoSpaceDN/>
              <w:adjustRightInd/>
              <w:spacing w:before="40" w:after="40" w:line="200" w:lineRule="exact"/>
              <w:ind w:left="65"/>
              <w:rPr>
                <w:sz w:val="16"/>
                <w:szCs w:val="16"/>
              </w:rPr>
            </w:pPr>
            <w:r w:rsidRPr="00F6525C">
              <w:rPr>
                <w:sz w:val="16"/>
                <w:szCs w:val="16"/>
              </w:rPr>
              <w:t>225</w:t>
            </w:r>
          </w:p>
        </w:tc>
        <w:tc>
          <w:tcPr>
            <w:tcW w:w="1861" w:type="dxa"/>
            <w:gridSpan w:val="2"/>
            <w:tcBorders>
              <w:top w:val="nil"/>
              <w:left w:val="nil"/>
              <w:bottom w:val="nil"/>
              <w:right w:val="nil"/>
            </w:tcBorders>
            <w:vAlign w:val="center"/>
          </w:tcPr>
          <w:p w14:paraId="66C10A93" w14:textId="77777777" w:rsidR="002F6F8B" w:rsidRPr="00F6525C" w:rsidRDefault="002F6F8B" w:rsidP="002F6F8B">
            <w:pPr>
              <w:autoSpaceDE/>
              <w:autoSpaceDN/>
              <w:adjustRightInd/>
              <w:spacing w:before="40" w:after="40" w:line="200" w:lineRule="exact"/>
              <w:ind w:left="619"/>
              <w:rPr>
                <w:sz w:val="16"/>
                <w:szCs w:val="16"/>
              </w:rPr>
            </w:pPr>
            <w:r w:rsidRPr="00E50958">
              <w:rPr>
                <w:sz w:val="16"/>
                <w:szCs w:val="16"/>
                <w:lang w:val="ru-RU"/>
              </w:rPr>
              <w:t>121°C 250°F)</w:t>
            </w:r>
          </w:p>
        </w:tc>
      </w:tr>
      <w:tr w:rsidR="000B1178" w:rsidRPr="00E50958" w14:paraId="5A3428DA" w14:textId="77777777" w:rsidTr="00671DCC">
        <w:trPr>
          <w:trHeight w:val="288"/>
        </w:trPr>
        <w:tc>
          <w:tcPr>
            <w:tcW w:w="2268" w:type="dxa"/>
            <w:gridSpan w:val="3"/>
            <w:vMerge w:val="restart"/>
            <w:tcBorders>
              <w:top w:val="nil"/>
              <w:left w:val="nil"/>
              <w:right w:val="nil"/>
            </w:tcBorders>
            <w:vAlign w:val="center"/>
          </w:tcPr>
          <w:p w14:paraId="512B18DE" w14:textId="77777777" w:rsidR="000B1178" w:rsidRPr="00F6525C" w:rsidRDefault="000B1178" w:rsidP="002F6F8B">
            <w:pPr>
              <w:autoSpaceDE/>
              <w:autoSpaceDN/>
              <w:adjustRightInd/>
              <w:spacing w:before="0" w:line="240" w:lineRule="auto"/>
              <w:ind w:left="0"/>
              <w:rPr>
                <w:b/>
                <w:sz w:val="16"/>
                <w:szCs w:val="16"/>
              </w:rPr>
            </w:pPr>
            <w:r w:rsidRPr="00F6525C">
              <w:rPr>
                <w:b/>
                <w:sz w:val="16"/>
                <w:szCs w:val="16"/>
              </w:rPr>
              <w:t>DFT as per Manufacturer’s</w:t>
            </w:r>
            <w:r w:rsidRPr="00F6525C">
              <w:rPr>
                <w:b/>
                <w:sz w:val="16"/>
                <w:szCs w:val="16"/>
              </w:rPr>
              <w:br/>
              <w:t>Product Sheet</w:t>
            </w:r>
          </w:p>
        </w:tc>
        <w:tc>
          <w:tcPr>
            <w:tcW w:w="2340" w:type="dxa"/>
            <w:tcBorders>
              <w:top w:val="nil"/>
              <w:left w:val="nil"/>
              <w:bottom w:val="nil"/>
              <w:right w:val="nil"/>
            </w:tcBorders>
            <w:vAlign w:val="center"/>
          </w:tcPr>
          <w:p w14:paraId="7D65EB3D" w14:textId="77777777" w:rsidR="000B1178" w:rsidRPr="00F6525C" w:rsidRDefault="000B1178" w:rsidP="002B7765">
            <w:pPr>
              <w:tabs>
                <w:tab w:val="left" w:pos="0"/>
              </w:tabs>
              <w:autoSpaceDE/>
              <w:autoSpaceDN/>
              <w:adjustRightInd/>
              <w:spacing w:before="40" w:after="40" w:line="200" w:lineRule="exact"/>
              <w:ind w:left="-111"/>
              <w:rPr>
                <w:sz w:val="16"/>
                <w:szCs w:val="16"/>
              </w:rPr>
            </w:pPr>
            <w:r w:rsidRPr="00F6525C">
              <w:rPr>
                <w:sz w:val="16"/>
                <w:szCs w:val="16"/>
              </w:rPr>
              <w:t>International</w:t>
            </w:r>
          </w:p>
        </w:tc>
        <w:tc>
          <w:tcPr>
            <w:tcW w:w="2430" w:type="dxa"/>
            <w:gridSpan w:val="5"/>
            <w:tcBorders>
              <w:top w:val="nil"/>
              <w:left w:val="nil"/>
              <w:bottom w:val="nil"/>
              <w:right w:val="nil"/>
            </w:tcBorders>
            <w:vAlign w:val="center"/>
          </w:tcPr>
          <w:p w14:paraId="49FE8742" w14:textId="2F38FF18" w:rsidR="000B1178" w:rsidRPr="00731043" w:rsidRDefault="000B1178" w:rsidP="002F6F8B">
            <w:pPr>
              <w:tabs>
                <w:tab w:val="left" w:pos="228"/>
              </w:tabs>
              <w:autoSpaceDE/>
              <w:autoSpaceDN/>
              <w:adjustRightInd/>
              <w:spacing w:before="40" w:after="40" w:line="200" w:lineRule="exact"/>
              <w:ind w:left="65"/>
              <w:rPr>
                <w:sz w:val="16"/>
                <w:szCs w:val="16"/>
                <w:vertAlign w:val="superscript"/>
              </w:rPr>
            </w:pPr>
            <w:proofErr w:type="spellStart"/>
            <w:r w:rsidRPr="00731043">
              <w:rPr>
                <w:sz w:val="16"/>
                <w:szCs w:val="16"/>
              </w:rPr>
              <w:t>Interfine</w:t>
            </w:r>
            <w:proofErr w:type="spellEnd"/>
            <w:r w:rsidRPr="00731043">
              <w:rPr>
                <w:sz w:val="16"/>
                <w:szCs w:val="16"/>
              </w:rPr>
              <w:t xml:space="preserve"> 878</w:t>
            </w:r>
          </w:p>
        </w:tc>
        <w:tc>
          <w:tcPr>
            <w:tcW w:w="990" w:type="dxa"/>
            <w:gridSpan w:val="2"/>
            <w:tcBorders>
              <w:top w:val="nil"/>
              <w:left w:val="nil"/>
              <w:bottom w:val="nil"/>
              <w:right w:val="nil"/>
            </w:tcBorders>
            <w:vAlign w:val="center"/>
          </w:tcPr>
          <w:p w14:paraId="4497D1CF" w14:textId="77777777" w:rsidR="000B1178" w:rsidRPr="00F6525C" w:rsidRDefault="000B1178" w:rsidP="002F6F8B">
            <w:pPr>
              <w:tabs>
                <w:tab w:val="left" w:pos="230"/>
              </w:tabs>
              <w:autoSpaceDE/>
              <w:autoSpaceDN/>
              <w:adjustRightInd/>
              <w:spacing w:before="40" w:after="40" w:line="200" w:lineRule="exact"/>
              <w:ind w:left="65"/>
              <w:rPr>
                <w:sz w:val="16"/>
                <w:szCs w:val="16"/>
              </w:rPr>
            </w:pPr>
            <w:r w:rsidRPr="00F6525C">
              <w:rPr>
                <w:sz w:val="16"/>
                <w:szCs w:val="16"/>
              </w:rPr>
              <w:t>248</w:t>
            </w:r>
          </w:p>
        </w:tc>
        <w:tc>
          <w:tcPr>
            <w:tcW w:w="1861" w:type="dxa"/>
            <w:gridSpan w:val="2"/>
            <w:tcBorders>
              <w:top w:val="nil"/>
              <w:left w:val="nil"/>
              <w:bottom w:val="nil"/>
              <w:right w:val="nil"/>
            </w:tcBorders>
            <w:vAlign w:val="center"/>
          </w:tcPr>
          <w:p w14:paraId="0F58BC15" w14:textId="77777777" w:rsidR="000B1178" w:rsidRPr="00F6525C" w:rsidRDefault="000B1178" w:rsidP="002F6F8B">
            <w:pPr>
              <w:autoSpaceDE/>
              <w:autoSpaceDN/>
              <w:adjustRightInd/>
              <w:spacing w:before="40" w:after="40" w:line="200" w:lineRule="exact"/>
              <w:ind w:left="619"/>
              <w:rPr>
                <w:sz w:val="16"/>
                <w:szCs w:val="16"/>
              </w:rPr>
            </w:pPr>
            <w:r w:rsidRPr="00E50958">
              <w:rPr>
                <w:sz w:val="16"/>
                <w:szCs w:val="16"/>
                <w:lang w:val="ru-RU"/>
              </w:rPr>
              <w:t>93</w:t>
            </w:r>
            <w:r w:rsidRPr="00DD6950">
              <w:rPr>
                <w:sz w:val="16"/>
                <w:szCs w:val="16"/>
                <w:lang w:val="ru-RU"/>
              </w:rPr>
              <w:t>°C (</w:t>
            </w:r>
            <w:r w:rsidRPr="000B2696">
              <w:rPr>
                <w:sz w:val="16"/>
                <w:szCs w:val="16"/>
                <w:lang w:val="ru-RU"/>
              </w:rPr>
              <w:t>200°F)</w:t>
            </w:r>
          </w:p>
        </w:tc>
      </w:tr>
      <w:tr w:rsidR="000B1178" w:rsidRPr="00E50958" w14:paraId="2E251F9B" w14:textId="77777777" w:rsidTr="00671DCC">
        <w:trPr>
          <w:trHeight w:val="288"/>
        </w:trPr>
        <w:tc>
          <w:tcPr>
            <w:tcW w:w="2268" w:type="dxa"/>
            <w:gridSpan w:val="3"/>
            <w:vMerge/>
            <w:tcBorders>
              <w:left w:val="nil"/>
              <w:bottom w:val="nil"/>
              <w:right w:val="nil"/>
            </w:tcBorders>
            <w:vAlign w:val="center"/>
          </w:tcPr>
          <w:p w14:paraId="1E100804" w14:textId="77777777" w:rsidR="000B1178" w:rsidRPr="00F6525C" w:rsidRDefault="000B1178" w:rsidP="002F6F8B">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68104C9B" w14:textId="77777777" w:rsidR="000B1178" w:rsidRPr="00F6525C" w:rsidRDefault="000B1178" w:rsidP="002B7765">
            <w:pPr>
              <w:tabs>
                <w:tab w:val="left" w:pos="0"/>
              </w:tabs>
              <w:autoSpaceDE/>
              <w:autoSpaceDN/>
              <w:adjustRightInd/>
              <w:spacing w:before="40" w:after="40" w:line="240" w:lineRule="auto"/>
              <w:ind w:left="-111"/>
              <w:rPr>
                <w:sz w:val="16"/>
                <w:szCs w:val="16"/>
              </w:rPr>
            </w:pPr>
            <w:r w:rsidRPr="00F6525C">
              <w:rPr>
                <w:sz w:val="16"/>
                <w:szCs w:val="16"/>
              </w:rPr>
              <w:t>Jotun Paints</w:t>
            </w:r>
          </w:p>
        </w:tc>
        <w:tc>
          <w:tcPr>
            <w:tcW w:w="2430" w:type="dxa"/>
            <w:gridSpan w:val="5"/>
            <w:tcBorders>
              <w:top w:val="nil"/>
              <w:left w:val="nil"/>
              <w:bottom w:val="nil"/>
              <w:right w:val="nil"/>
            </w:tcBorders>
            <w:vAlign w:val="center"/>
          </w:tcPr>
          <w:p w14:paraId="174602D6" w14:textId="77777777" w:rsidR="000B1178" w:rsidRPr="00731043" w:rsidRDefault="000B1178" w:rsidP="0043799C">
            <w:pPr>
              <w:tabs>
                <w:tab w:val="left" w:pos="228"/>
              </w:tabs>
              <w:autoSpaceDE/>
              <w:autoSpaceDN/>
              <w:adjustRightInd/>
              <w:spacing w:before="40" w:after="40" w:line="240" w:lineRule="auto"/>
              <w:ind w:left="65"/>
              <w:rPr>
                <w:sz w:val="16"/>
                <w:szCs w:val="16"/>
              </w:rPr>
            </w:pPr>
            <w:r w:rsidRPr="00731043">
              <w:rPr>
                <w:sz w:val="16"/>
                <w:szCs w:val="16"/>
              </w:rPr>
              <w:t>Hardtop Pro</w:t>
            </w:r>
          </w:p>
          <w:p w14:paraId="5457B744" w14:textId="07D8DCFB" w:rsidR="000B1178" w:rsidRPr="00731043" w:rsidRDefault="000B1178" w:rsidP="000B1178">
            <w:pPr>
              <w:tabs>
                <w:tab w:val="left" w:pos="228"/>
              </w:tabs>
              <w:autoSpaceDE/>
              <w:autoSpaceDN/>
              <w:adjustRightInd/>
              <w:spacing w:before="40" w:after="40" w:line="240" w:lineRule="auto"/>
              <w:ind w:left="65"/>
              <w:rPr>
                <w:sz w:val="16"/>
                <w:szCs w:val="16"/>
              </w:rPr>
            </w:pPr>
            <w:r w:rsidRPr="00731043">
              <w:rPr>
                <w:sz w:val="16"/>
                <w:szCs w:val="16"/>
              </w:rPr>
              <w:t>Hardtop One</w:t>
            </w:r>
          </w:p>
        </w:tc>
        <w:tc>
          <w:tcPr>
            <w:tcW w:w="990" w:type="dxa"/>
            <w:gridSpan w:val="2"/>
            <w:tcBorders>
              <w:top w:val="nil"/>
              <w:left w:val="nil"/>
              <w:bottom w:val="nil"/>
              <w:right w:val="nil"/>
            </w:tcBorders>
            <w:vAlign w:val="center"/>
          </w:tcPr>
          <w:p w14:paraId="441E8731" w14:textId="42CD0982" w:rsidR="000B1178" w:rsidRPr="00F6525C" w:rsidRDefault="000B1178" w:rsidP="002F6F8B">
            <w:pPr>
              <w:tabs>
                <w:tab w:val="left" w:pos="230"/>
              </w:tabs>
              <w:autoSpaceDE/>
              <w:autoSpaceDN/>
              <w:adjustRightInd/>
              <w:spacing w:before="40" w:after="40" w:line="240" w:lineRule="auto"/>
              <w:ind w:left="65"/>
              <w:rPr>
                <w:sz w:val="16"/>
                <w:szCs w:val="16"/>
              </w:rPr>
            </w:pPr>
            <w:r>
              <w:rPr>
                <w:sz w:val="16"/>
                <w:szCs w:val="16"/>
              </w:rPr>
              <w:t>245-320</w:t>
            </w:r>
          </w:p>
        </w:tc>
        <w:tc>
          <w:tcPr>
            <w:tcW w:w="1861" w:type="dxa"/>
            <w:gridSpan w:val="2"/>
            <w:tcBorders>
              <w:top w:val="nil"/>
              <w:left w:val="nil"/>
              <w:bottom w:val="nil"/>
              <w:right w:val="nil"/>
            </w:tcBorders>
            <w:vAlign w:val="center"/>
          </w:tcPr>
          <w:p w14:paraId="62353452" w14:textId="77777777" w:rsidR="000B1178" w:rsidRPr="00F6525C" w:rsidRDefault="000B1178" w:rsidP="002F6F8B">
            <w:pPr>
              <w:autoSpaceDE/>
              <w:autoSpaceDN/>
              <w:adjustRightInd/>
              <w:spacing w:before="40" w:after="40" w:line="240" w:lineRule="auto"/>
              <w:ind w:left="619"/>
              <w:rPr>
                <w:sz w:val="16"/>
                <w:szCs w:val="16"/>
              </w:rPr>
            </w:pPr>
            <w:r w:rsidRPr="00E50958">
              <w:rPr>
                <w:sz w:val="16"/>
                <w:szCs w:val="16"/>
                <w:lang w:val="ru-RU"/>
              </w:rPr>
              <w:t>121°C(250°F)</w:t>
            </w:r>
          </w:p>
        </w:tc>
      </w:tr>
      <w:tr w:rsidR="002F6F8B" w:rsidRPr="00E50958" w14:paraId="28BA6283" w14:textId="77777777" w:rsidTr="00671DCC">
        <w:trPr>
          <w:trHeight w:val="288"/>
        </w:trPr>
        <w:tc>
          <w:tcPr>
            <w:tcW w:w="2268" w:type="dxa"/>
            <w:gridSpan w:val="3"/>
            <w:tcBorders>
              <w:top w:val="nil"/>
              <w:left w:val="nil"/>
              <w:bottom w:val="nil"/>
              <w:right w:val="nil"/>
            </w:tcBorders>
            <w:vAlign w:val="center"/>
          </w:tcPr>
          <w:p w14:paraId="7D6CA401" w14:textId="77777777" w:rsidR="002F6F8B" w:rsidRPr="00F6525C" w:rsidRDefault="002F6F8B" w:rsidP="002F6F8B">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4BDCA7FC" w14:textId="77777777" w:rsidR="002F6F8B" w:rsidRPr="00F6525C" w:rsidRDefault="002F6F8B" w:rsidP="002B7765">
            <w:pPr>
              <w:tabs>
                <w:tab w:val="left" w:pos="0"/>
              </w:tabs>
              <w:autoSpaceDE/>
              <w:autoSpaceDN/>
              <w:adjustRightInd/>
              <w:spacing w:before="40" w:after="40" w:line="240" w:lineRule="auto"/>
              <w:ind w:left="-111"/>
              <w:rPr>
                <w:sz w:val="16"/>
                <w:szCs w:val="16"/>
              </w:rPr>
            </w:pPr>
            <w:r w:rsidRPr="00F6525C">
              <w:rPr>
                <w:sz w:val="16"/>
                <w:szCs w:val="16"/>
              </w:rPr>
              <w:t>PPG</w:t>
            </w:r>
          </w:p>
        </w:tc>
        <w:tc>
          <w:tcPr>
            <w:tcW w:w="2430" w:type="dxa"/>
            <w:gridSpan w:val="5"/>
            <w:tcBorders>
              <w:top w:val="nil"/>
              <w:left w:val="nil"/>
              <w:bottom w:val="nil"/>
              <w:right w:val="nil"/>
            </w:tcBorders>
            <w:vAlign w:val="center"/>
          </w:tcPr>
          <w:p w14:paraId="6B253E7E" w14:textId="2D1E01BB" w:rsidR="002F6F8B" w:rsidRPr="00731043" w:rsidRDefault="00923AB7" w:rsidP="002F6F8B">
            <w:pPr>
              <w:tabs>
                <w:tab w:val="left" w:pos="228"/>
              </w:tabs>
              <w:autoSpaceDE/>
              <w:autoSpaceDN/>
              <w:adjustRightInd/>
              <w:spacing w:before="40" w:after="40" w:line="240" w:lineRule="auto"/>
              <w:ind w:left="65"/>
              <w:rPr>
                <w:sz w:val="16"/>
                <w:szCs w:val="16"/>
              </w:rPr>
            </w:pPr>
            <w:r w:rsidRPr="00731043">
              <w:rPr>
                <w:sz w:val="16"/>
                <w:szCs w:val="16"/>
                <w:lang w:val="ru-RU"/>
              </w:rPr>
              <w:t>PSX 800 Series</w:t>
            </w:r>
          </w:p>
        </w:tc>
        <w:tc>
          <w:tcPr>
            <w:tcW w:w="990" w:type="dxa"/>
            <w:gridSpan w:val="2"/>
            <w:tcBorders>
              <w:top w:val="nil"/>
              <w:left w:val="nil"/>
              <w:bottom w:val="nil"/>
              <w:right w:val="nil"/>
            </w:tcBorders>
            <w:vAlign w:val="center"/>
          </w:tcPr>
          <w:p w14:paraId="0EDB60B6" w14:textId="701B9929" w:rsidR="002F6F8B" w:rsidRPr="00F6525C" w:rsidRDefault="00923AB7" w:rsidP="002F6F8B">
            <w:pPr>
              <w:tabs>
                <w:tab w:val="left" w:pos="230"/>
              </w:tabs>
              <w:autoSpaceDE/>
              <w:autoSpaceDN/>
              <w:adjustRightInd/>
              <w:spacing w:before="40" w:after="40" w:line="240" w:lineRule="auto"/>
              <w:ind w:left="65"/>
              <w:rPr>
                <w:sz w:val="16"/>
                <w:szCs w:val="16"/>
              </w:rPr>
            </w:pPr>
            <w:r>
              <w:rPr>
                <w:sz w:val="16"/>
                <w:szCs w:val="16"/>
              </w:rPr>
              <w:t>325-336</w:t>
            </w:r>
          </w:p>
        </w:tc>
        <w:tc>
          <w:tcPr>
            <w:tcW w:w="1861" w:type="dxa"/>
            <w:gridSpan w:val="2"/>
            <w:tcBorders>
              <w:top w:val="nil"/>
              <w:left w:val="nil"/>
              <w:bottom w:val="nil"/>
              <w:right w:val="nil"/>
            </w:tcBorders>
            <w:vAlign w:val="center"/>
          </w:tcPr>
          <w:p w14:paraId="1119E031" w14:textId="77777777" w:rsidR="002F6F8B" w:rsidRPr="00F6525C" w:rsidRDefault="002F6F8B" w:rsidP="002F6F8B">
            <w:pPr>
              <w:autoSpaceDE/>
              <w:autoSpaceDN/>
              <w:adjustRightInd/>
              <w:spacing w:before="40" w:after="40" w:line="240" w:lineRule="auto"/>
              <w:ind w:left="619"/>
              <w:rPr>
                <w:sz w:val="16"/>
                <w:szCs w:val="16"/>
              </w:rPr>
            </w:pPr>
            <w:r w:rsidRPr="00E50958">
              <w:rPr>
                <w:sz w:val="16"/>
                <w:szCs w:val="16"/>
                <w:lang w:val="ru-RU"/>
              </w:rPr>
              <w:t>121°C 250°F)</w:t>
            </w:r>
          </w:p>
        </w:tc>
      </w:tr>
      <w:tr w:rsidR="002F6F8B" w:rsidRPr="00E50958" w14:paraId="1ADEE101" w14:textId="77777777" w:rsidTr="00671DCC">
        <w:trPr>
          <w:trHeight w:val="288"/>
        </w:trPr>
        <w:tc>
          <w:tcPr>
            <w:tcW w:w="2268" w:type="dxa"/>
            <w:gridSpan w:val="3"/>
            <w:tcBorders>
              <w:top w:val="nil"/>
              <w:left w:val="nil"/>
              <w:bottom w:val="nil"/>
              <w:right w:val="nil"/>
            </w:tcBorders>
            <w:vAlign w:val="center"/>
          </w:tcPr>
          <w:p w14:paraId="11620399" w14:textId="77777777" w:rsidR="002F6F8B" w:rsidRPr="00F6525C" w:rsidRDefault="002F6F8B" w:rsidP="002F6F8B">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7830CD69" w14:textId="77777777" w:rsidR="002F6F8B" w:rsidRPr="00F6525C" w:rsidRDefault="002F6F8B" w:rsidP="002B7765">
            <w:pPr>
              <w:tabs>
                <w:tab w:val="left" w:pos="0"/>
              </w:tabs>
              <w:autoSpaceDE/>
              <w:autoSpaceDN/>
              <w:adjustRightInd/>
              <w:spacing w:before="40" w:after="40" w:line="240" w:lineRule="auto"/>
              <w:ind w:left="-111"/>
              <w:rPr>
                <w:sz w:val="16"/>
                <w:szCs w:val="16"/>
              </w:rPr>
            </w:pPr>
            <w:r w:rsidRPr="00F6525C">
              <w:rPr>
                <w:sz w:val="16"/>
                <w:szCs w:val="16"/>
              </w:rPr>
              <w:t>Sherwin Williams</w:t>
            </w:r>
          </w:p>
        </w:tc>
        <w:tc>
          <w:tcPr>
            <w:tcW w:w="2430" w:type="dxa"/>
            <w:gridSpan w:val="5"/>
            <w:tcBorders>
              <w:top w:val="nil"/>
              <w:left w:val="nil"/>
              <w:bottom w:val="nil"/>
              <w:right w:val="nil"/>
            </w:tcBorders>
            <w:vAlign w:val="center"/>
          </w:tcPr>
          <w:p w14:paraId="03452444" w14:textId="5D8810BB" w:rsidR="002F6F8B" w:rsidRPr="00731043" w:rsidRDefault="000B1178" w:rsidP="002F6F8B">
            <w:pPr>
              <w:tabs>
                <w:tab w:val="left" w:pos="228"/>
              </w:tabs>
              <w:autoSpaceDE/>
              <w:autoSpaceDN/>
              <w:adjustRightInd/>
              <w:spacing w:before="40" w:after="40" w:line="240" w:lineRule="auto"/>
              <w:ind w:left="65"/>
              <w:rPr>
                <w:sz w:val="16"/>
                <w:szCs w:val="16"/>
              </w:rPr>
            </w:pPr>
            <w:r w:rsidRPr="00731043">
              <w:rPr>
                <w:sz w:val="16"/>
                <w:szCs w:val="16"/>
              </w:rPr>
              <w:t>Sher-</w:t>
            </w:r>
            <w:proofErr w:type="spellStart"/>
            <w:r w:rsidRPr="00731043">
              <w:rPr>
                <w:sz w:val="16"/>
                <w:szCs w:val="16"/>
              </w:rPr>
              <w:t>Loxane</w:t>
            </w:r>
            <w:proofErr w:type="spellEnd"/>
            <w:r w:rsidRPr="00731043">
              <w:rPr>
                <w:sz w:val="16"/>
                <w:szCs w:val="16"/>
              </w:rPr>
              <w:t xml:space="preserve"> 800</w:t>
            </w:r>
          </w:p>
        </w:tc>
        <w:tc>
          <w:tcPr>
            <w:tcW w:w="990" w:type="dxa"/>
            <w:gridSpan w:val="2"/>
            <w:tcBorders>
              <w:top w:val="nil"/>
              <w:left w:val="nil"/>
              <w:bottom w:val="nil"/>
              <w:right w:val="nil"/>
            </w:tcBorders>
            <w:vAlign w:val="center"/>
          </w:tcPr>
          <w:p w14:paraId="0E8D0692" w14:textId="01D53B6E" w:rsidR="002F6F8B" w:rsidRPr="00F6525C" w:rsidRDefault="000B1178" w:rsidP="002F6F8B">
            <w:pPr>
              <w:tabs>
                <w:tab w:val="left" w:pos="230"/>
              </w:tabs>
              <w:autoSpaceDE/>
              <w:autoSpaceDN/>
              <w:adjustRightInd/>
              <w:spacing w:before="40" w:after="40" w:line="240" w:lineRule="auto"/>
              <w:ind w:left="65"/>
              <w:rPr>
                <w:sz w:val="16"/>
                <w:szCs w:val="16"/>
              </w:rPr>
            </w:pPr>
            <w:r>
              <w:rPr>
                <w:sz w:val="16"/>
                <w:szCs w:val="16"/>
              </w:rPr>
              <w:t>100</w:t>
            </w:r>
          </w:p>
        </w:tc>
        <w:tc>
          <w:tcPr>
            <w:tcW w:w="1861" w:type="dxa"/>
            <w:gridSpan w:val="2"/>
            <w:tcBorders>
              <w:top w:val="nil"/>
              <w:left w:val="nil"/>
              <w:bottom w:val="nil"/>
              <w:right w:val="nil"/>
            </w:tcBorders>
            <w:vAlign w:val="center"/>
          </w:tcPr>
          <w:p w14:paraId="5341B58E" w14:textId="77777777" w:rsidR="002F6F8B" w:rsidRPr="00F6525C" w:rsidRDefault="002F6F8B" w:rsidP="002F6F8B">
            <w:pPr>
              <w:autoSpaceDE/>
              <w:autoSpaceDN/>
              <w:adjustRightInd/>
              <w:spacing w:before="40" w:after="40" w:line="240" w:lineRule="auto"/>
              <w:ind w:left="619"/>
              <w:rPr>
                <w:sz w:val="16"/>
                <w:szCs w:val="16"/>
              </w:rPr>
            </w:pPr>
            <w:r w:rsidRPr="00E50958">
              <w:rPr>
                <w:sz w:val="16"/>
                <w:szCs w:val="16"/>
                <w:lang w:val="ru-RU"/>
              </w:rPr>
              <w:t>121°C 250°F)</w:t>
            </w:r>
          </w:p>
        </w:tc>
      </w:tr>
      <w:tr w:rsidR="002F6F8B" w:rsidRPr="00E50958" w14:paraId="4644D22D" w14:textId="77777777" w:rsidTr="00671DCC">
        <w:trPr>
          <w:trHeight w:val="288"/>
        </w:trPr>
        <w:tc>
          <w:tcPr>
            <w:tcW w:w="2268" w:type="dxa"/>
            <w:gridSpan w:val="3"/>
            <w:tcBorders>
              <w:top w:val="nil"/>
              <w:left w:val="nil"/>
              <w:bottom w:val="nil"/>
              <w:right w:val="nil"/>
            </w:tcBorders>
            <w:vAlign w:val="center"/>
          </w:tcPr>
          <w:p w14:paraId="736AA3B9" w14:textId="77777777" w:rsidR="002F6F8B" w:rsidRPr="00F6525C" w:rsidRDefault="002F6F8B" w:rsidP="002F6F8B">
            <w:pPr>
              <w:autoSpaceDE/>
              <w:autoSpaceDN/>
              <w:adjustRightInd/>
              <w:spacing w:before="40" w:after="40" w:line="240" w:lineRule="auto"/>
              <w:ind w:left="0"/>
              <w:rPr>
                <w:b/>
                <w:sz w:val="16"/>
                <w:szCs w:val="16"/>
              </w:rPr>
            </w:pPr>
          </w:p>
        </w:tc>
        <w:tc>
          <w:tcPr>
            <w:tcW w:w="2340" w:type="dxa"/>
            <w:tcBorders>
              <w:top w:val="nil"/>
              <w:left w:val="nil"/>
              <w:bottom w:val="nil"/>
              <w:right w:val="nil"/>
            </w:tcBorders>
            <w:vAlign w:val="center"/>
          </w:tcPr>
          <w:p w14:paraId="5D17F188" w14:textId="77777777" w:rsidR="002F6F8B" w:rsidRPr="00F6525C" w:rsidRDefault="002F6F8B" w:rsidP="002B7765">
            <w:pPr>
              <w:tabs>
                <w:tab w:val="left" w:pos="0"/>
              </w:tabs>
              <w:autoSpaceDE/>
              <w:autoSpaceDN/>
              <w:adjustRightInd/>
              <w:spacing w:before="40" w:after="40" w:line="240" w:lineRule="auto"/>
              <w:ind w:left="-111"/>
              <w:rPr>
                <w:sz w:val="16"/>
                <w:szCs w:val="16"/>
              </w:rPr>
            </w:pPr>
            <w:r w:rsidRPr="00F6525C">
              <w:rPr>
                <w:sz w:val="16"/>
                <w:szCs w:val="16"/>
              </w:rPr>
              <w:t>Tnemec</w:t>
            </w:r>
          </w:p>
        </w:tc>
        <w:tc>
          <w:tcPr>
            <w:tcW w:w="2430" w:type="dxa"/>
            <w:gridSpan w:val="5"/>
            <w:tcBorders>
              <w:top w:val="nil"/>
              <w:left w:val="nil"/>
              <w:bottom w:val="nil"/>
              <w:right w:val="nil"/>
            </w:tcBorders>
            <w:vAlign w:val="center"/>
          </w:tcPr>
          <w:p w14:paraId="7A99DC06" w14:textId="77777777" w:rsidR="002F6F8B" w:rsidRPr="00731043" w:rsidRDefault="002F6F8B" w:rsidP="002F6F8B">
            <w:pPr>
              <w:tabs>
                <w:tab w:val="left" w:pos="228"/>
              </w:tabs>
              <w:autoSpaceDE/>
              <w:autoSpaceDN/>
              <w:adjustRightInd/>
              <w:spacing w:before="40" w:after="40" w:line="240" w:lineRule="auto"/>
              <w:ind w:left="65"/>
              <w:rPr>
                <w:sz w:val="16"/>
                <w:szCs w:val="16"/>
              </w:rPr>
            </w:pPr>
            <w:r w:rsidRPr="00731043">
              <w:rPr>
                <w:sz w:val="16"/>
                <w:szCs w:val="16"/>
              </w:rPr>
              <w:t>Series 750 UVX</w:t>
            </w:r>
          </w:p>
        </w:tc>
        <w:tc>
          <w:tcPr>
            <w:tcW w:w="990" w:type="dxa"/>
            <w:gridSpan w:val="2"/>
            <w:tcBorders>
              <w:top w:val="nil"/>
              <w:left w:val="nil"/>
              <w:bottom w:val="nil"/>
              <w:right w:val="nil"/>
            </w:tcBorders>
            <w:vAlign w:val="center"/>
          </w:tcPr>
          <w:p w14:paraId="7B9AC86A" w14:textId="77777777" w:rsidR="002F6F8B" w:rsidRPr="00F6525C" w:rsidRDefault="002F6F8B" w:rsidP="002F6F8B">
            <w:pPr>
              <w:tabs>
                <w:tab w:val="left" w:pos="230"/>
              </w:tabs>
              <w:autoSpaceDE/>
              <w:autoSpaceDN/>
              <w:adjustRightInd/>
              <w:spacing w:before="40" w:after="40" w:line="240" w:lineRule="auto"/>
              <w:ind w:left="65"/>
              <w:rPr>
                <w:sz w:val="16"/>
                <w:szCs w:val="16"/>
              </w:rPr>
            </w:pPr>
            <w:r w:rsidRPr="00F6525C">
              <w:rPr>
                <w:sz w:val="16"/>
                <w:szCs w:val="16"/>
              </w:rPr>
              <w:t>99</w:t>
            </w:r>
          </w:p>
        </w:tc>
        <w:tc>
          <w:tcPr>
            <w:tcW w:w="1861" w:type="dxa"/>
            <w:gridSpan w:val="2"/>
            <w:tcBorders>
              <w:top w:val="nil"/>
              <w:left w:val="nil"/>
              <w:bottom w:val="nil"/>
              <w:right w:val="nil"/>
            </w:tcBorders>
            <w:vAlign w:val="center"/>
          </w:tcPr>
          <w:p w14:paraId="7C077C9F" w14:textId="77777777" w:rsidR="002F6F8B" w:rsidRPr="00F6525C" w:rsidRDefault="002F6F8B" w:rsidP="002F6F8B">
            <w:pPr>
              <w:autoSpaceDE/>
              <w:autoSpaceDN/>
              <w:adjustRightInd/>
              <w:spacing w:before="40" w:after="40" w:line="240" w:lineRule="auto"/>
              <w:ind w:left="619"/>
              <w:rPr>
                <w:sz w:val="16"/>
                <w:szCs w:val="16"/>
              </w:rPr>
            </w:pPr>
            <w:r w:rsidRPr="00E50958">
              <w:rPr>
                <w:sz w:val="16"/>
                <w:szCs w:val="16"/>
                <w:lang w:val="ru-RU"/>
              </w:rPr>
              <w:t>121°C 250°F)</w:t>
            </w:r>
          </w:p>
        </w:tc>
      </w:tr>
      <w:tr w:rsidR="002F6F8B" w:rsidRPr="00E50958" w14:paraId="04F184CD" w14:textId="77777777" w:rsidTr="002F6F8B">
        <w:trPr>
          <w:trHeight w:val="288"/>
        </w:trPr>
        <w:tc>
          <w:tcPr>
            <w:tcW w:w="9889" w:type="dxa"/>
            <w:gridSpan w:val="13"/>
            <w:tcBorders>
              <w:top w:val="nil"/>
              <w:left w:val="nil"/>
              <w:bottom w:val="single" w:sz="12" w:space="0" w:color="auto"/>
              <w:right w:val="nil"/>
            </w:tcBorders>
            <w:vAlign w:val="center"/>
          </w:tcPr>
          <w:p w14:paraId="593FF046" w14:textId="77777777" w:rsidR="002F6F8B" w:rsidRPr="00970724" w:rsidRDefault="002F6F8B" w:rsidP="002F6F8B">
            <w:pPr>
              <w:autoSpaceDE/>
              <w:autoSpaceDN/>
              <w:adjustRightInd/>
              <w:spacing w:before="0" w:line="240" w:lineRule="auto"/>
              <w:ind w:left="65"/>
              <w:rPr>
                <w:bCs/>
                <w:sz w:val="16"/>
                <w:szCs w:val="16"/>
              </w:rPr>
            </w:pPr>
            <w:r w:rsidRPr="00970724">
              <w:rPr>
                <w:bCs/>
                <w:sz w:val="16"/>
                <w:szCs w:val="16"/>
              </w:rPr>
              <w:t>Respirators are strongly recommended when applying polyurethane.</w:t>
            </w:r>
          </w:p>
        </w:tc>
      </w:tr>
      <w:tr w:rsidR="002F6F8B" w:rsidRPr="00E50958" w14:paraId="4A8348B4" w14:textId="77777777" w:rsidTr="002F6F8B">
        <w:trPr>
          <w:trHeight w:val="288"/>
        </w:trPr>
        <w:tc>
          <w:tcPr>
            <w:tcW w:w="1458" w:type="dxa"/>
            <w:tcBorders>
              <w:top w:val="single" w:sz="12" w:space="0" w:color="auto"/>
              <w:left w:val="nil"/>
              <w:bottom w:val="nil"/>
              <w:right w:val="nil"/>
            </w:tcBorders>
            <w:vAlign w:val="center"/>
          </w:tcPr>
          <w:p w14:paraId="40805802" w14:textId="77777777" w:rsidR="002F6F8B" w:rsidRPr="00F6525C" w:rsidRDefault="002F6F8B" w:rsidP="002F6F8B">
            <w:pPr>
              <w:autoSpaceDE/>
              <w:autoSpaceDN/>
              <w:adjustRightInd/>
              <w:spacing w:before="0" w:line="240" w:lineRule="auto"/>
              <w:ind w:left="0"/>
              <w:rPr>
                <w:b/>
                <w:sz w:val="16"/>
                <w:szCs w:val="16"/>
              </w:rPr>
            </w:pPr>
            <w:r w:rsidRPr="00F6525C">
              <w:rPr>
                <w:b/>
                <w:sz w:val="16"/>
                <w:szCs w:val="16"/>
              </w:rPr>
              <w:t>Last Update:</w:t>
            </w:r>
          </w:p>
        </w:tc>
        <w:tc>
          <w:tcPr>
            <w:tcW w:w="3150" w:type="dxa"/>
            <w:gridSpan w:val="3"/>
            <w:tcBorders>
              <w:top w:val="single" w:sz="12" w:space="0" w:color="auto"/>
              <w:left w:val="nil"/>
              <w:bottom w:val="nil"/>
              <w:right w:val="nil"/>
            </w:tcBorders>
            <w:vAlign w:val="center"/>
          </w:tcPr>
          <w:p w14:paraId="16BD0CA9" w14:textId="622CF549" w:rsidR="002F6F8B" w:rsidRPr="00F6525C" w:rsidRDefault="00731043" w:rsidP="002F6F8B">
            <w:pPr>
              <w:autoSpaceDE/>
              <w:autoSpaceDN/>
              <w:adjustRightInd/>
              <w:spacing w:before="0" w:line="240" w:lineRule="auto"/>
              <w:ind w:left="0"/>
              <w:rPr>
                <w:sz w:val="16"/>
                <w:szCs w:val="16"/>
              </w:rPr>
            </w:pPr>
            <w:r>
              <w:rPr>
                <w:position w:val="-1"/>
                <w:sz w:val="16"/>
                <w:szCs w:val="16"/>
              </w:rPr>
              <w:t>November</w:t>
            </w:r>
            <w:r w:rsidR="00671DCC">
              <w:rPr>
                <w:position w:val="-1"/>
                <w:sz w:val="16"/>
                <w:szCs w:val="16"/>
              </w:rPr>
              <w:t xml:space="preserve"> 2025</w:t>
            </w:r>
          </w:p>
        </w:tc>
        <w:tc>
          <w:tcPr>
            <w:tcW w:w="1980" w:type="dxa"/>
            <w:gridSpan w:val="2"/>
            <w:tcBorders>
              <w:top w:val="single" w:sz="12" w:space="0" w:color="auto"/>
              <w:left w:val="nil"/>
              <w:bottom w:val="nil"/>
              <w:right w:val="nil"/>
            </w:tcBorders>
            <w:vAlign w:val="center"/>
          </w:tcPr>
          <w:p w14:paraId="6D9B7141" w14:textId="77777777" w:rsidR="002F6F8B" w:rsidRPr="00F6525C" w:rsidRDefault="002F6F8B" w:rsidP="002F6F8B">
            <w:pPr>
              <w:autoSpaceDE/>
              <w:autoSpaceDN/>
              <w:adjustRightInd/>
              <w:spacing w:before="0" w:line="240" w:lineRule="auto"/>
              <w:ind w:left="936"/>
              <w:rPr>
                <w:b/>
                <w:sz w:val="16"/>
                <w:szCs w:val="16"/>
              </w:rPr>
            </w:pPr>
          </w:p>
        </w:tc>
        <w:tc>
          <w:tcPr>
            <w:tcW w:w="1440" w:type="dxa"/>
            <w:gridSpan w:val="5"/>
            <w:tcBorders>
              <w:top w:val="single" w:sz="12" w:space="0" w:color="auto"/>
              <w:left w:val="nil"/>
              <w:bottom w:val="nil"/>
              <w:right w:val="nil"/>
            </w:tcBorders>
            <w:vAlign w:val="center"/>
          </w:tcPr>
          <w:p w14:paraId="7F54BDD9" w14:textId="77777777" w:rsidR="002F6F8B" w:rsidRPr="00F6525C" w:rsidRDefault="002F6F8B" w:rsidP="002F6F8B">
            <w:pPr>
              <w:autoSpaceDE/>
              <w:autoSpaceDN/>
              <w:adjustRightInd/>
              <w:spacing w:before="0" w:line="240" w:lineRule="auto"/>
              <w:ind w:left="936"/>
              <w:jc w:val="center"/>
              <w:rPr>
                <w:b/>
                <w:sz w:val="16"/>
                <w:szCs w:val="16"/>
              </w:rPr>
            </w:pPr>
          </w:p>
        </w:tc>
        <w:tc>
          <w:tcPr>
            <w:tcW w:w="1861" w:type="dxa"/>
            <w:gridSpan w:val="2"/>
            <w:tcBorders>
              <w:top w:val="single" w:sz="12" w:space="0" w:color="auto"/>
              <w:left w:val="nil"/>
              <w:bottom w:val="nil"/>
              <w:right w:val="nil"/>
            </w:tcBorders>
            <w:vAlign w:val="center"/>
          </w:tcPr>
          <w:p w14:paraId="71043C1E" w14:textId="77777777" w:rsidR="002F6F8B" w:rsidRPr="00F6525C" w:rsidRDefault="002F6F8B" w:rsidP="002F6F8B">
            <w:pPr>
              <w:autoSpaceDE/>
              <w:autoSpaceDN/>
              <w:adjustRightInd/>
              <w:spacing w:before="0" w:line="240" w:lineRule="auto"/>
              <w:ind w:left="936"/>
              <w:rPr>
                <w:b/>
                <w:sz w:val="16"/>
                <w:szCs w:val="16"/>
              </w:rPr>
            </w:pPr>
          </w:p>
        </w:tc>
      </w:tr>
    </w:tbl>
    <w:p w14:paraId="06F859A9" w14:textId="77777777" w:rsidR="002F6F8B" w:rsidRDefault="002F6F8B" w:rsidP="002F6F8B">
      <w:pPr>
        <w:tabs>
          <w:tab w:val="left" w:pos="851"/>
        </w:tabs>
        <w:rPr>
          <w:sz w:val="20"/>
          <w:szCs w:val="20"/>
        </w:rPr>
      </w:pPr>
      <w:r w:rsidRPr="001D3869">
        <w:rPr>
          <w:sz w:val="20"/>
          <w:szCs w:val="20"/>
        </w:rPr>
        <w:br w:type="page"/>
      </w:r>
    </w:p>
    <w:p w14:paraId="00946684" w14:textId="77777777" w:rsidR="002F6F8B" w:rsidRPr="00F029EB" w:rsidRDefault="002F6F8B" w:rsidP="002F6F8B">
      <w:pPr>
        <w:tabs>
          <w:tab w:val="left" w:pos="3225"/>
        </w:tabs>
        <w:rPr>
          <w:sz w:val="20"/>
          <w:szCs w:val="20"/>
        </w:rPr>
      </w:pPr>
    </w:p>
    <w:tbl>
      <w:tblPr>
        <w:tblW w:w="10168" w:type="dxa"/>
        <w:jc w:val="center"/>
        <w:tblLayout w:type="fixed"/>
        <w:tblLook w:val="01E0" w:firstRow="1" w:lastRow="1" w:firstColumn="1" w:lastColumn="1" w:noHBand="0" w:noVBand="0"/>
      </w:tblPr>
      <w:tblGrid>
        <w:gridCol w:w="1170"/>
        <w:gridCol w:w="266"/>
        <w:gridCol w:w="852"/>
        <w:gridCol w:w="3015"/>
        <w:gridCol w:w="7"/>
        <w:gridCol w:w="360"/>
        <w:gridCol w:w="1620"/>
        <w:gridCol w:w="560"/>
        <w:gridCol w:w="971"/>
        <w:gridCol w:w="1347"/>
      </w:tblGrid>
      <w:tr w:rsidR="002F6F8B" w:rsidRPr="001D3869" w14:paraId="63940E70" w14:textId="77777777" w:rsidTr="002F6F8B">
        <w:trPr>
          <w:trHeight w:val="360"/>
          <w:jc w:val="center"/>
        </w:trPr>
        <w:tc>
          <w:tcPr>
            <w:tcW w:w="10168" w:type="dxa"/>
            <w:gridSpan w:val="10"/>
            <w:tcBorders>
              <w:top w:val="single" w:sz="6" w:space="0" w:color="auto"/>
              <w:bottom w:val="single" w:sz="12" w:space="0" w:color="auto"/>
            </w:tcBorders>
            <w:shd w:val="clear" w:color="auto" w:fill="FFFFFF"/>
            <w:vAlign w:val="center"/>
          </w:tcPr>
          <w:p w14:paraId="582D7951" w14:textId="77777777" w:rsidR="002F6F8B" w:rsidRPr="001D3869" w:rsidRDefault="002F6F8B" w:rsidP="002F6F8B">
            <w:pPr>
              <w:ind w:right="-72"/>
              <w:jc w:val="right"/>
              <w:rPr>
                <w:b/>
                <w:i/>
                <w:color w:val="auto"/>
              </w:rPr>
            </w:pPr>
            <w:r w:rsidRPr="001D3869">
              <w:rPr>
                <w:b/>
                <w:i/>
                <w:color w:val="auto"/>
              </w:rPr>
              <w:t>Two-Coating Systems</w:t>
            </w:r>
          </w:p>
        </w:tc>
      </w:tr>
      <w:tr w:rsidR="002F6F8B" w:rsidRPr="001D3869" w14:paraId="7B8D2C70" w14:textId="77777777" w:rsidTr="002F6F8B">
        <w:trPr>
          <w:trHeight w:val="360"/>
          <w:jc w:val="center"/>
        </w:trPr>
        <w:tc>
          <w:tcPr>
            <w:tcW w:w="7850" w:type="dxa"/>
            <w:gridSpan w:val="8"/>
            <w:tcBorders>
              <w:top w:val="single" w:sz="12" w:space="0" w:color="auto"/>
              <w:left w:val="single" w:sz="12" w:space="0" w:color="auto"/>
              <w:bottom w:val="single" w:sz="12" w:space="0" w:color="auto"/>
            </w:tcBorders>
            <w:vAlign w:val="center"/>
          </w:tcPr>
          <w:p w14:paraId="41FAC736" w14:textId="77777777" w:rsidR="002F6F8B" w:rsidRPr="00CB264E" w:rsidRDefault="002F6F8B" w:rsidP="002F6F8B">
            <w:pPr>
              <w:autoSpaceDE/>
              <w:autoSpaceDN/>
              <w:adjustRightInd/>
              <w:spacing w:before="0" w:line="240" w:lineRule="auto"/>
              <w:ind w:left="0"/>
              <w:rPr>
                <w:b/>
                <w:sz w:val="20"/>
                <w:szCs w:val="20"/>
              </w:rPr>
            </w:pPr>
            <w:r w:rsidRPr="00CB264E">
              <w:rPr>
                <w:b/>
                <w:sz w:val="20"/>
                <w:szCs w:val="20"/>
              </w:rPr>
              <w:t xml:space="preserve">Waterborne Acrylic Primer </w:t>
            </w:r>
            <w:r w:rsidR="002B7765">
              <w:rPr>
                <w:b/>
                <w:sz w:val="20"/>
                <w:szCs w:val="20"/>
              </w:rPr>
              <w:t>|</w:t>
            </w:r>
            <w:r w:rsidRPr="00CB264E">
              <w:rPr>
                <w:b/>
                <w:sz w:val="20"/>
                <w:szCs w:val="20"/>
              </w:rPr>
              <w:t xml:space="preserve"> Waterborne Acrylic</w:t>
            </w:r>
          </w:p>
        </w:tc>
        <w:tc>
          <w:tcPr>
            <w:tcW w:w="2318" w:type="dxa"/>
            <w:gridSpan w:val="2"/>
            <w:tcBorders>
              <w:top w:val="single" w:sz="12" w:space="0" w:color="auto"/>
              <w:bottom w:val="single" w:sz="12" w:space="0" w:color="auto"/>
              <w:right w:val="single" w:sz="12" w:space="0" w:color="auto"/>
            </w:tcBorders>
            <w:shd w:val="clear" w:color="auto" w:fill="000000"/>
            <w:vAlign w:val="center"/>
          </w:tcPr>
          <w:p w14:paraId="4CB94B5E" w14:textId="77777777" w:rsidR="002F6F8B" w:rsidRPr="00CB264E" w:rsidRDefault="002F6F8B" w:rsidP="002F6F8B">
            <w:pPr>
              <w:autoSpaceDE/>
              <w:autoSpaceDN/>
              <w:adjustRightInd/>
              <w:spacing w:before="0" w:line="240" w:lineRule="auto"/>
              <w:ind w:left="0"/>
              <w:jc w:val="center"/>
              <w:rPr>
                <w:b/>
                <w:color w:val="FFFFFF"/>
                <w:sz w:val="36"/>
                <w:szCs w:val="40"/>
              </w:rPr>
            </w:pPr>
            <w:r w:rsidRPr="00CB264E">
              <w:rPr>
                <w:b/>
                <w:color w:val="FFFFFF"/>
                <w:sz w:val="36"/>
                <w:szCs w:val="40"/>
              </w:rPr>
              <w:t>2.16</w:t>
            </w:r>
          </w:p>
        </w:tc>
      </w:tr>
      <w:tr w:rsidR="002F6F8B" w:rsidRPr="00143602" w14:paraId="6B3CA82B" w14:textId="77777777" w:rsidTr="00EB1720">
        <w:trPr>
          <w:cantSplit/>
          <w:trHeight w:val="288"/>
          <w:jc w:val="center"/>
        </w:trPr>
        <w:tc>
          <w:tcPr>
            <w:tcW w:w="1436" w:type="dxa"/>
            <w:gridSpan w:val="2"/>
            <w:tcBorders>
              <w:top w:val="single" w:sz="12" w:space="0" w:color="auto"/>
            </w:tcBorders>
          </w:tcPr>
          <w:p w14:paraId="71EEB5FA" w14:textId="77777777" w:rsidR="002F6F8B" w:rsidRPr="00CB264E" w:rsidRDefault="002F6F8B" w:rsidP="002F6F8B">
            <w:pPr>
              <w:widowControl w:val="0"/>
              <w:spacing w:before="40" w:line="184" w:lineRule="exact"/>
              <w:ind w:left="26" w:right="-48"/>
              <w:jc w:val="both"/>
              <w:rPr>
                <w:b/>
                <w:bCs/>
                <w:sz w:val="16"/>
                <w:szCs w:val="16"/>
                <w:lang w:val="ru-RU"/>
              </w:rPr>
            </w:pPr>
            <w:proofErr w:type="spellStart"/>
            <w:r w:rsidRPr="00CB264E">
              <w:rPr>
                <w:b/>
                <w:bCs/>
                <w:sz w:val="16"/>
                <w:szCs w:val="16"/>
              </w:rPr>
              <w:t>SurfacePr</w:t>
            </w:r>
            <w:r w:rsidRPr="00CB264E">
              <w:rPr>
                <w:b/>
                <w:bCs/>
                <w:spacing w:val="1"/>
                <w:sz w:val="16"/>
                <w:szCs w:val="16"/>
              </w:rPr>
              <w:t>e</w:t>
            </w:r>
            <w:r w:rsidRPr="00CB264E">
              <w:rPr>
                <w:b/>
                <w:bCs/>
                <w:sz w:val="16"/>
                <w:szCs w:val="16"/>
              </w:rPr>
              <w:t>p</w:t>
            </w:r>
            <w:proofErr w:type="spellEnd"/>
            <w:r w:rsidRPr="00CB264E">
              <w:rPr>
                <w:b/>
                <w:bCs/>
                <w:sz w:val="16"/>
                <w:szCs w:val="16"/>
              </w:rPr>
              <w:t>:</w:t>
            </w:r>
          </w:p>
        </w:tc>
        <w:tc>
          <w:tcPr>
            <w:tcW w:w="4234" w:type="dxa"/>
            <w:gridSpan w:val="4"/>
            <w:tcBorders>
              <w:top w:val="single" w:sz="12" w:space="0" w:color="auto"/>
            </w:tcBorders>
          </w:tcPr>
          <w:p w14:paraId="13DCD153" w14:textId="77777777" w:rsidR="003E4330" w:rsidRPr="00C83439" w:rsidRDefault="003E4330" w:rsidP="003E4330">
            <w:pPr>
              <w:autoSpaceDE/>
              <w:autoSpaceDN/>
              <w:adjustRightInd/>
              <w:spacing w:before="0" w:line="240" w:lineRule="auto"/>
              <w:ind w:left="-72"/>
              <w:rPr>
                <w:ins w:id="1013" w:author="Kurmanov, Aidyn [STAMGazStroy LLP]" w:date="2025-12-10T13:42:00Z" w16du:dateUtc="2025-12-10T08:42:00Z"/>
                <w:b/>
                <w:bCs/>
                <w:sz w:val="16"/>
                <w:szCs w:val="18"/>
              </w:rPr>
            </w:pPr>
            <w:ins w:id="1014" w:author="Kurmanov, Aidyn [STAMGazStroy LLP]" w:date="2025-12-10T13:42:00Z" w16du:dateUtc="2025-12-10T08:42:00Z">
              <w:r w:rsidRPr="00C83439">
                <w:rPr>
                  <w:b/>
                  <w:bCs/>
                  <w:sz w:val="16"/>
                  <w:szCs w:val="18"/>
                </w:rPr>
                <w:t>Carbon Steel:</w:t>
              </w:r>
            </w:ins>
          </w:p>
          <w:p w14:paraId="195721DD" w14:textId="77777777" w:rsidR="003E4330" w:rsidRDefault="00EB1720" w:rsidP="003E4330">
            <w:pPr>
              <w:autoSpaceDE/>
              <w:autoSpaceDN/>
              <w:adjustRightInd/>
              <w:spacing w:before="0" w:line="240" w:lineRule="auto"/>
              <w:ind w:left="-72"/>
              <w:rPr>
                <w:ins w:id="1015" w:author="Kurmanov, Aidyn [STAMGazStroy LLP]" w:date="2025-12-10T13:42:00Z" w16du:dateUtc="2025-12-10T08:42:00Z"/>
                <w:sz w:val="16"/>
                <w:szCs w:val="18"/>
              </w:rPr>
            </w:pPr>
            <w:ins w:id="1016" w:author="Kurmanov, Aidyn [STAMGazStroy LLP]" w:date="2025-12-10T13:42:00Z" w16du:dateUtc="2025-12-10T08:42:00Z">
              <w:r w:rsidRPr="00EB1720">
                <w:rPr>
                  <w:sz w:val="16"/>
                  <w:szCs w:val="18"/>
                </w:rPr>
                <w:t xml:space="preserve">SSPC-SP1/SP10 (NACE No. </w:t>
              </w:r>
              <w:r w:rsidR="003E4330" w:rsidRPr="00C64F88">
                <w:rPr>
                  <w:sz w:val="16"/>
                  <w:szCs w:val="18"/>
                </w:rPr>
                <w:t xml:space="preserve">2) (SA 2.5). </w:t>
              </w:r>
            </w:ins>
          </w:p>
          <w:p w14:paraId="71F5BB6C" w14:textId="3EBAE46A" w:rsidR="00502F89" w:rsidRDefault="003E4330" w:rsidP="002F6F8B">
            <w:pPr>
              <w:autoSpaceDE/>
              <w:autoSpaceDN/>
              <w:adjustRightInd/>
              <w:spacing w:before="0" w:line="240" w:lineRule="auto"/>
              <w:ind w:left="-72"/>
              <w:rPr>
                <w:del w:id="1017" w:author="Kurmanov, Aidyn [STAMGazStroy LLP]" w:date="2025-12-10T13:42:00Z" w16du:dateUtc="2025-12-10T08:42:00Z"/>
                <w:sz w:val="16"/>
                <w:szCs w:val="18"/>
              </w:rPr>
            </w:pPr>
            <w:ins w:id="1018" w:author="Kurmanov, Aidyn [STAMGazStroy LLP]" w:date="2025-12-10T13:42:00Z" w16du:dateUtc="2025-12-10T08:42:00Z">
              <w:r w:rsidRPr="00C64F88">
                <w:rPr>
                  <w:sz w:val="16"/>
                  <w:szCs w:val="18"/>
                </w:rPr>
                <w:t>Near-white blast cleanliness preferred</w:t>
              </w:r>
            </w:ins>
            <w:del w:id="1019" w:author="Kurmanov, Aidyn [STAMGazStroy LLP]" w:date="2025-12-10T13:42:00Z" w16du:dateUtc="2025-12-10T08:42:00Z">
              <w:r w:rsidR="00EB1720" w:rsidRPr="00EB1720" w:rsidDel="003E4330">
                <w:rPr>
                  <w:sz w:val="16"/>
                  <w:szCs w:val="18"/>
                </w:rPr>
                <w:delText xml:space="preserve">SSPC-SP1/SP10 (NACE No. </w:delText>
              </w:r>
              <w:r w:rsidR="00EB1720" w:rsidRPr="00EB1720">
                <w:rPr>
                  <w:sz w:val="16"/>
                  <w:szCs w:val="18"/>
                </w:rPr>
                <w:delText>2) (SA 2.5)</w:delText>
              </w:r>
              <w:r w:rsidR="004266E2">
                <w:rPr>
                  <w:sz w:val="16"/>
                  <w:szCs w:val="18"/>
                </w:rPr>
                <w:delText xml:space="preserve"> </w:delText>
              </w:r>
            </w:del>
          </w:p>
          <w:p w14:paraId="7F3699CA" w14:textId="77777777" w:rsidR="002E0724" w:rsidRDefault="002F6F8B" w:rsidP="002F6F8B">
            <w:pPr>
              <w:autoSpaceDE/>
              <w:autoSpaceDN/>
              <w:adjustRightInd/>
              <w:spacing w:before="0" w:line="240" w:lineRule="auto"/>
              <w:ind w:left="-72"/>
              <w:rPr>
                <w:ins w:id="1020" w:author="Kurmanov, Aidyn [STAMGazStroy LLP]" w:date="2025-12-10T13:43:00Z" w16du:dateUtc="2025-12-10T08:43:00Z"/>
                <w:sz w:val="16"/>
                <w:szCs w:val="18"/>
              </w:rPr>
            </w:pPr>
            <w:del w:id="1021" w:author="Kurmanov, Aidyn [STAMGazStroy LLP]" w:date="2025-12-10T13:42:00Z" w16du:dateUtc="2025-12-10T08:42:00Z">
              <w:r w:rsidRPr="00F6525C">
                <w:rPr>
                  <w:sz w:val="16"/>
                  <w:szCs w:val="18"/>
                </w:rPr>
                <w:delText>Near-white blast cleanliness preferred</w:delText>
              </w:r>
            </w:del>
            <w:r w:rsidRPr="00F6525C">
              <w:rPr>
                <w:sz w:val="16"/>
                <w:szCs w:val="18"/>
              </w:rPr>
              <w:t>.</w:t>
            </w:r>
          </w:p>
          <w:p w14:paraId="7C46C0F6" w14:textId="77777777" w:rsidR="002E0724" w:rsidRPr="00C83439" w:rsidRDefault="002E0724" w:rsidP="002E0724">
            <w:pPr>
              <w:autoSpaceDE/>
              <w:autoSpaceDN/>
              <w:adjustRightInd/>
              <w:spacing w:before="0" w:line="240" w:lineRule="auto"/>
              <w:ind w:left="-72"/>
              <w:rPr>
                <w:ins w:id="1022" w:author="Kurmanov, Aidyn [STAMGazStroy LLP]" w:date="2025-12-10T13:43:00Z" w16du:dateUtc="2025-12-10T08:43:00Z"/>
                <w:b/>
                <w:bCs/>
                <w:sz w:val="16"/>
                <w:szCs w:val="18"/>
              </w:rPr>
            </w:pPr>
            <w:ins w:id="1023" w:author="Kurmanov, Aidyn [STAMGazStroy LLP]" w:date="2025-12-10T13:43:00Z" w16du:dateUtc="2025-12-10T08:43:00Z">
              <w:r w:rsidRPr="00C83439">
                <w:rPr>
                  <w:b/>
                  <w:bCs/>
                  <w:sz w:val="16"/>
                  <w:szCs w:val="18"/>
                </w:rPr>
                <w:t>Stainless Steel:</w:t>
              </w:r>
            </w:ins>
          </w:p>
          <w:p w14:paraId="3859564A" w14:textId="0A0B4273" w:rsidR="002E0724" w:rsidRDefault="002E0724" w:rsidP="002E0724">
            <w:pPr>
              <w:autoSpaceDE/>
              <w:autoSpaceDN/>
              <w:adjustRightInd/>
              <w:spacing w:before="0" w:line="240" w:lineRule="auto"/>
              <w:ind w:left="-72"/>
              <w:rPr>
                <w:ins w:id="1024" w:author="Kurmanov, Aidyn [STAMGazStroy LLP]" w:date="2025-12-10T13:43:00Z" w16du:dateUtc="2025-12-10T08:43:00Z"/>
                <w:sz w:val="16"/>
                <w:szCs w:val="18"/>
              </w:rPr>
            </w:pPr>
            <w:ins w:id="1025" w:author="Kurmanov, Aidyn [STAMGazStroy LLP]" w:date="2025-12-10T13:43:00Z" w16du:dateUtc="2025-12-10T08:43:00Z">
              <w:r w:rsidRPr="00C64F88">
                <w:rPr>
                  <w:sz w:val="16"/>
                  <w:szCs w:val="18"/>
                </w:rPr>
                <w:t>SSPC-SP16</w:t>
              </w:r>
              <w:r>
                <w:rPr>
                  <w:sz w:val="16"/>
                  <w:szCs w:val="18"/>
                </w:rPr>
                <w:t xml:space="preserve"> </w:t>
              </w:r>
              <w:r w:rsidRPr="00003053">
                <w:rPr>
                  <w:sz w:val="16"/>
                  <w:szCs w:val="18"/>
                </w:rPr>
                <w:t>Brush-Off Blast Cleaning of Stainless Steels</w:t>
              </w:r>
            </w:ins>
          </w:p>
          <w:p w14:paraId="6DC82A3C" w14:textId="40182425" w:rsidR="002F6F8B" w:rsidRPr="00CB264E" w:rsidRDefault="002F6F8B" w:rsidP="002F6F8B">
            <w:pPr>
              <w:autoSpaceDE/>
              <w:autoSpaceDN/>
              <w:adjustRightInd/>
              <w:spacing w:before="0" w:line="240" w:lineRule="auto"/>
              <w:ind w:left="-72"/>
              <w:rPr>
                <w:sz w:val="16"/>
                <w:szCs w:val="16"/>
              </w:rPr>
            </w:pPr>
            <w:del w:id="1026" w:author="Kurmanov, Aidyn [STAMGazStroy LLP]" w:date="2025-12-10T13:43:00Z" w16du:dateUtc="2025-12-10T08:43:00Z">
              <w:r w:rsidRPr="00F6525C">
                <w:rPr>
                  <w:sz w:val="16"/>
                  <w:szCs w:val="18"/>
                </w:rPr>
                <w:delText xml:space="preserve"> </w:delText>
              </w:r>
            </w:del>
            <w:r w:rsidRPr="00F6525C">
              <w:rPr>
                <w:sz w:val="16"/>
                <w:szCs w:val="18"/>
              </w:rPr>
              <w:br/>
              <w:t>SSPC-SP1/SP11 Power tool cleaning to bare metal, acceptable</w:t>
            </w:r>
            <w:ins w:id="1027" w:author="Kurmanov, Aidyn [STAMGazStroy LLP]" w:date="2025-12-10T13:44:00Z" w16du:dateUtc="2025-12-10T08:44:00Z">
              <w:r w:rsidR="003B005C" w:rsidRPr="00C64F88">
                <w:rPr>
                  <w:sz w:val="16"/>
                  <w:szCs w:val="18"/>
                </w:rPr>
                <w:t xml:space="preserve"> for </w:t>
              </w:r>
            </w:ins>
            <w:ins w:id="1028" w:author="Kurmanov, Aidyn [STAMGazStroy LLP]" w:date="2025-12-10T13:45:00Z" w16du:dateUtc="2025-12-10T08:45:00Z">
              <w:r w:rsidR="00AC330B" w:rsidRPr="00C64F88">
                <w:rPr>
                  <w:sz w:val="16"/>
                  <w:szCs w:val="18"/>
                </w:rPr>
                <w:t xml:space="preserve">repair </w:t>
              </w:r>
              <w:r w:rsidR="00AC330B">
                <w:rPr>
                  <w:sz w:val="16"/>
                  <w:szCs w:val="18"/>
                </w:rPr>
                <w:t xml:space="preserve">of </w:t>
              </w:r>
            </w:ins>
            <w:ins w:id="1029" w:author="Kurmanov, Aidyn [STAMGazStroy LLP]" w:date="2025-12-10T13:44:00Z" w16du:dateUtc="2025-12-10T08:44:00Z">
              <w:r w:rsidR="003B005C" w:rsidRPr="00C64F88">
                <w:rPr>
                  <w:sz w:val="16"/>
                  <w:szCs w:val="18"/>
                </w:rPr>
                <w:t xml:space="preserve">small </w:t>
              </w:r>
            </w:ins>
            <w:ins w:id="1030" w:author="Kurmanov, Aidyn [STAMGazStroy LLP]" w:date="2025-12-10T13:45:00Z" w16du:dateUtc="2025-12-10T08:45:00Z">
              <w:r w:rsidR="00AC330B">
                <w:rPr>
                  <w:sz w:val="16"/>
                  <w:szCs w:val="18"/>
                </w:rPr>
                <w:t>areas</w:t>
              </w:r>
            </w:ins>
            <w:r w:rsidRPr="00F6525C">
              <w:rPr>
                <w:sz w:val="16"/>
                <w:szCs w:val="18"/>
              </w:rPr>
              <w:t>.</w:t>
            </w:r>
          </w:p>
        </w:tc>
        <w:tc>
          <w:tcPr>
            <w:tcW w:w="1620" w:type="dxa"/>
            <w:tcBorders>
              <w:top w:val="single" w:sz="12" w:space="0" w:color="auto"/>
            </w:tcBorders>
          </w:tcPr>
          <w:p w14:paraId="330927B9" w14:textId="77777777" w:rsidR="002F6F8B" w:rsidRPr="00CB264E" w:rsidRDefault="002F6F8B" w:rsidP="002F6F8B">
            <w:pPr>
              <w:autoSpaceDE/>
              <w:autoSpaceDN/>
              <w:adjustRightInd/>
              <w:spacing w:before="0" w:line="240" w:lineRule="auto"/>
              <w:ind w:left="0" w:right="-72"/>
              <w:jc w:val="right"/>
              <w:rPr>
                <w:b/>
                <w:sz w:val="16"/>
                <w:szCs w:val="16"/>
              </w:rPr>
            </w:pPr>
            <w:r w:rsidRPr="00CB264E">
              <w:rPr>
                <w:b/>
                <w:sz w:val="16"/>
                <w:szCs w:val="16"/>
              </w:rPr>
              <w:t>Touch Up:</w:t>
            </w:r>
          </w:p>
        </w:tc>
        <w:tc>
          <w:tcPr>
            <w:tcW w:w="2878" w:type="dxa"/>
            <w:gridSpan w:val="3"/>
            <w:vMerge w:val="restart"/>
            <w:tcBorders>
              <w:top w:val="single" w:sz="12" w:space="0" w:color="auto"/>
            </w:tcBorders>
          </w:tcPr>
          <w:p w14:paraId="0145BBA7" w14:textId="30CCCD79" w:rsidR="00970724" w:rsidRPr="00CB264E" w:rsidRDefault="00970724" w:rsidP="002F6F8B">
            <w:pPr>
              <w:autoSpaceDE/>
              <w:autoSpaceDN/>
              <w:adjustRightInd/>
              <w:spacing w:before="0" w:line="240" w:lineRule="auto"/>
              <w:ind w:left="-72"/>
              <w:rPr>
                <w:sz w:val="16"/>
                <w:szCs w:val="16"/>
              </w:rPr>
            </w:pPr>
            <w:r w:rsidRPr="00CB264E">
              <w:rPr>
                <w:position w:val="-1"/>
                <w:sz w:val="16"/>
                <w:szCs w:val="16"/>
              </w:rPr>
              <w:t>Use</w:t>
            </w:r>
            <w:r>
              <w:rPr>
                <w:position w:val="-1"/>
                <w:sz w:val="16"/>
                <w:szCs w:val="16"/>
              </w:rPr>
              <w:t xml:space="preserve"> </w:t>
            </w:r>
            <w:r w:rsidRPr="00CB264E">
              <w:rPr>
                <w:position w:val="-1"/>
                <w:sz w:val="16"/>
                <w:szCs w:val="16"/>
              </w:rPr>
              <w:t>this</w:t>
            </w:r>
            <w:r>
              <w:rPr>
                <w:position w:val="-1"/>
                <w:sz w:val="16"/>
                <w:szCs w:val="16"/>
              </w:rPr>
              <w:t xml:space="preserve"> </w:t>
            </w:r>
            <w:r w:rsidRPr="00CB264E">
              <w:rPr>
                <w:position w:val="-1"/>
                <w:sz w:val="16"/>
                <w:szCs w:val="16"/>
              </w:rPr>
              <w:t>s</w:t>
            </w:r>
            <w:r w:rsidRPr="00CB264E">
              <w:rPr>
                <w:spacing w:val="-2"/>
                <w:position w:val="-1"/>
                <w:sz w:val="16"/>
                <w:szCs w:val="16"/>
              </w:rPr>
              <w:t>y</w:t>
            </w:r>
            <w:r w:rsidRPr="00CB264E">
              <w:rPr>
                <w:position w:val="-1"/>
                <w:sz w:val="16"/>
                <w:szCs w:val="16"/>
              </w:rPr>
              <w:t>stem</w:t>
            </w:r>
          </w:p>
        </w:tc>
      </w:tr>
      <w:tr w:rsidR="002F6F8B" w:rsidRPr="00143602" w14:paraId="5EE4E1E7" w14:textId="77777777" w:rsidTr="00EB1720">
        <w:trPr>
          <w:cantSplit/>
          <w:trHeight w:val="248"/>
          <w:jc w:val="center"/>
        </w:trPr>
        <w:tc>
          <w:tcPr>
            <w:tcW w:w="1436" w:type="dxa"/>
            <w:gridSpan w:val="2"/>
          </w:tcPr>
          <w:p w14:paraId="110C63CD" w14:textId="77777777" w:rsidR="002F6F8B" w:rsidRPr="00CB264E" w:rsidRDefault="002F6F8B" w:rsidP="002F6F8B">
            <w:pPr>
              <w:autoSpaceDE/>
              <w:autoSpaceDN/>
              <w:adjustRightInd/>
              <w:spacing w:before="0" w:line="240" w:lineRule="auto"/>
              <w:ind w:left="26"/>
              <w:rPr>
                <w:b/>
                <w:sz w:val="16"/>
                <w:szCs w:val="16"/>
              </w:rPr>
            </w:pPr>
            <w:r w:rsidRPr="00CB264E">
              <w:rPr>
                <w:b/>
                <w:sz w:val="16"/>
                <w:szCs w:val="16"/>
              </w:rPr>
              <w:t>Anchor Pattern:</w:t>
            </w:r>
          </w:p>
        </w:tc>
        <w:tc>
          <w:tcPr>
            <w:tcW w:w="3874" w:type="dxa"/>
            <w:gridSpan w:val="3"/>
          </w:tcPr>
          <w:p w14:paraId="235D56F6" w14:textId="77777777" w:rsidR="002F6F8B" w:rsidRPr="00CB264E"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1980" w:type="dxa"/>
            <w:gridSpan w:val="2"/>
          </w:tcPr>
          <w:p w14:paraId="4EDDEAA4" w14:textId="77777777" w:rsidR="002F6F8B" w:rsidRPr="004A5022" w:rsidRDefault="002F6F8B" w:rsidP="002F6F8B">
            <w:pPr>
              <w:autoSpaceDE/>
              <w:autoSpaceDN/>
              <w:adjustRightInd/>
              <w:spacing w:before="0" w:line="240" w:lineRule="auto"/>
              <w:ind w:left="-72"/>
              <w:rPr>
                <w:sz w:val="16"/>
                <w:szCs w:val="16"/>
              </w:rPr>
            </w:pPr>
          </w:p>
        </w:tc>
        <w:tc>
          <w:tcPr>
            <w:tcW w:w="2878" w:type="dxa"/>
            <w:gridSpan w:val="3"/>
            <w:vMerge/>
            <w:vAlign w:val="center"/>
          </w:tcPr>
          <w:p w14:paraId="327F7629" w14:textId="77777777" w:rsidR="002F6F8B" w:rsidRPr="00CB264E" w:rsidRDefault="002F6F8B" w:rsidP="002F6F8B"/>
        </w:tc>
      </w:tr>
      <w:tr w:rsidR="002F6F8B" w:rsidRPr="00143602" w14:paraId="10AE6799" w14:textId="77777777" w:rsidTr="00EB1720">
        <w:trPr>
          <w:cantSplit/>
          <w:trHeight w:val="288"/>
          <w:jc w:val="center"/>
        </w:trPr>
        <w:tc>
          <w:tcPr>
            <w:tcW w:w="1436" w:type="dxa"/>
            <w:gridSpan w:val="2"/>
            <w:tcBorders>
              <w:bottom w:val="single" w:sz="12" w:space="0" w:color="auto"/>
            </w:tcBorders>
          </w:tcPr>
          <w:p w14:paraId="0DBB410C" w14:textId="77777777" w:rsidR="002F6F8B" w:rsidRPr="00CB264E" w:rsidRDefault="002F6F8B" w:rsidP="002F6F8B">
            <w:pPr>
              <w:autoSpaceDE/>
              <w:autoSpaceDN/>
              <w:adjustRightInd/>
              <w:spacing w:before="0" w:line="240" w:lineRule="auto"/>
              <w:ind w:left="26"/>
              <w:rPr>
                <w:b/>
                <w:sz w:val="16"/>
                <w:szCs w:val="16"/>
              </w:rPr>
            </w:pPr>
            <w:r w:rsidRPr="00CB264E">
              <w:rPr>
                <w:b/>
                <w:sz w:val="16"/>
                <w:szCs w:val="16"/>
              </w:rPr>
              <w:t>Total DFT:</w:t>
            </w:r>
          </w:p>
        </w:tc>
        <w:tc>
          <w:tcPr>
            <w:tcW w:w="3874" w:type="dxa"/>
            <w:gridSpan w:val="3"/>
            <w:tcBorders>
              <w:bottom w:val="single" w:sz="12" w:space="0" w:color="auto"/>
            </w:tcBorders>
          </w:tcPr>
          <w:p w14:paraId="63BB32F0" w14:textId="77777777" w:rsidR="002F6F8B" w:rsidRPr="00CB264E"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1980" w:type="dxa"/>
            <w:gridSpan w:val="2"/>
            <w:tcBorders>
              <w:bottom w:val="single" w:sz="12" w:space="0" w:color="auto"/>
            </w:tcBorders>
          </w:tcPr>
          <w:p w14:paraId="1F9E0944" w14:textId="77777777" w:rsidR="002F6F8B" w:rsidRPr="004A5022" w:rsidRDefault="002F6F8B" w:rsidP="002F6F8B">
            <w:pPr>
              <w:autoSpaceDE/>
              <w:autoSpaceDN/>
              <w:adjustRightInd/>
              <w:spacing w:before="0" w:line="240" w:lineRule="auto"/>
              <w:ind w:left="-72"/>
              <w:rPr>
                <w:sz w:val="16"/>
                <w:szCs w:val="16"/>
              </w:rPr>
            </w:pPr>
          </w:p>
        </w:tc>
        <w:tc>
          <w:tcPr>
            <w:tcW w:w="2878" w:type="dxa"/>
            <w:gridSpan w:val="3"/>
            <w:vMerge/>
            <w:tcBorders>
              <w:bottom w:val="single" w:sz="12" w:space="0" w:color="auto"/>
            </w:tcBorders>
            <w:vAlign w:val="center"/>
          </w:tcPr>
          <w:p w14:paraId="0CD634A5" w14:textId="77777777" w:rsidR="002F6F8B" w:rsidRPr="00CB264E" w:rsidRDefault="002F6F8B" w:rsidP="002F6F8B"/>
        </w:tc>
      </w:tr>
      <w:tr w:rsidR="002F6F8B" w:rsidRPr="00143602" w14:paraId="2602912A"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0DC92144" w14:textId="77777777" w:rsidR="002F6F8B" w:rsidRDefault="002F6F8B" w:rsidP="002F6F8B">
            <w:pPr>
              <w:autoSpaceDE/>
              <w:autoSpaceDN/>
              <w:adjustRightInd/>
              <w:spacing w:before="0" w:line="240" w:lineRule="auto"/>
              <w:ind w:left="0"/>
              <w:rPr>
                <w:b/>
                <w:color w:val="FFFFFF"/>
                <w:sz w:val="16"/>
                <w:szCs w:val="16"/>
                <w:lang w:val="ru-RU"/>
              </w:rPr>
            </w:pPr>
            <w:r w:rsidRPr="00CB264E">
              <w:rPr>
                <w:b/>
                <w:color w:val="FFFFFF"/>
                <w:sz w:val="16"/>
                <w:szCs w:val="16"/>
              </w:rPr>
              <w:t xml:space="preserve">Coat, Generic </w:t>
            </w:r>
          </w:p>
          <w:p w14:paraId="780DE885" w14:textId="77777777" w:rsidR="002F6F8B" w:rsidRPr="00CB264E" w:rsidRDefault="002F6F8B" w:rsidP="002F6F8B">
            <w:pPr>
              <w:autoSpaceDE/>
              <w:autoSpaceDN/>
              <w:adjustRightInd/>
              <w:spacing w:before="0" w:line="240" w:lineRule="auto"/>
              <w:ind w:left="0"/>
              <w:rPr>
                <w:b/>
                <w:color w:val="FFFFFF"/>
                <w:sz w:val="16"/>
                <w:szCs w:val="16"/>
              </w:rPr>
            </w:pPr>
            <w:r w:rsidRPr="00CB264E">
              <w:rPr>
                <w:b/>
                <w:color w:val="FFFFFF"/>
                <w:sz w:val="16"/>
                <w:szCs w:val="16"/>
              </w:rPr>
              <w:t>Classification, DFT</w:t>
            </w:r>
          </w:p>
        </w:tc>
        <w:tc>
          <w:tcPr>
            <w:tcW w:w="3015" w:type="dxa"/>
            <w:tcBorders>
              <w:top w:val="single" w:sz="12" w:space="0" w:color="auto"/>
              <w:bottom w:val="single" w:sz="12" w:space="0" w:color="auto"/>
            </w:tcBorders>
            <w:shd w:val="clear" w:color="auto" w:fill="000000"/>
            <w:vAlign w:val="center"/>
          </w:tcPr>
          <w:p w14:paraId="489E26B5" w14:textId="77777777" w:rsidR="002F6F8B" w:rsidRPr="00CB264E" w:rsidRDefault="002F6F8B" w:rsidP="002F6F8B">
            <w:pPr>
              <w:autoSpaceDE/>
              <w:autoSpaceDN/>
              <w:adjustRightInd/>
              <w:spacing w:before="0" w:line="240" w:lineRule="auto"/>
              <w:ind w:left="0"/>
              <w:rPr>
                <w:b/>
                <w:color w:val="FFFFFF"/>
                <w:sz w:val="16"/>
                <w:szCs w:val="16"/>
              </w:rPr>
            </w:pPr>
            <w:r w:rsidRPr="00CB264E">
              <w:rPr>
                <w:b/>
                <w:color w:val="FFFFFF"/>
                <w:sz w:val="16"/>
                <w:szCs w:val="16"/>
              </w:rPr>
              <w:t>Manufacturer</w:t>
            </w:r>
          </w:p>
        </w:tc>
        <w:tc>
          <w:tcPr>
            <w:tcW w:w="2547" w:type="dxa"/>
            <w:gridSpan w:val="4"/>
            <w:tcBorders>
              <w:top w:val="single" w:sz="12" w:space="0" w:color="auto"/>
              <w:bottom w:val="single" w:sz="12" w:space="0" w:color="auto"/>
            </w:tcBorders>
            <w:shd w:val="clear" w:color="auto" w:fill="000000"/>
            <w:vAlign w:val="center"/>
          </w:tcPr>
          <w:p w14:paraId="763FD946" w14:textId="77777777" w:rsidR="002F6F8B" w:rsidRPr="00CB264E" w:rsidRDefault="002F6F8B" w:rsidP="002F6F8B">
            <w:pPr>
              <w:autoSpaceDE/>
              <w:autoSpaceDN/>
              <w:adjustRightInd/>
              <w:spacing w:before="0" w:line="240" w:lineRule="auto"/>
              <w:ind w:left="0"/>
              <w:rPr>
                <w:b/>
                <w:color w:val="FFFFFF"/>
                <w:sz w:val="16"/>
                <w:szCs w:val="16"/>
              </w:rPr>
            </w:pPr>
            <w:r w:rsidRPr="00CB264E">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0A7F4560" w14:textId="77777777" w:rsidR="002F6F8B" w:rsidRPr="00CB264E" w:rsidRDefault="002F6F8B" w:rsidP="002F6F8B">
            <w:pPr>
              <w:autoSpaceDE/>
              <w:autoSpaceDN/>
              <w:adjustRightInd/>
              <w:spacing w:before="0" w:line="240" w:lineRule="auto"/>
              <w:ind w:left="0"/>
              <w:jc w:val="center"/>
              <w:rPr>
                <w:b/>
                <w:color w:val="FFFFFF"/>
                <w:sz w:val="16"/>
                <w:szCs w:val="16"/>
              </w:rPr>
            </w:pPr>
            <w:r w:rsidRPr="00CB264E">
              <w:rPr>
                <w:b/>
                <w:color w:val="FFFFFF"/>
                <w:sz w:val="16"/>
                <w:szCs w:val="16"/>
              </w:rPr>
              <w:t>VOC (G/L)</w:t>
            </w:r>
          </w:p>
        </w:tc>
        <w:tc>
          <w:tcPr>
            <w:tcW w:w="1347" w:type="dxa"/>
            <w:tcBorders>
              <w:top w:val="single" w:sz="12" w:space="0" w:color="auto"/>
              <w:bottom w:val="single" w:sz="12" w:space="0" w:color="auto"/>
              <w:right w:val="single" w:sz="12" w:space="0" w:color="auto"/>
            </w:tcBorders>
            <w:shd w:val="clear" w:color="auto" w:fill="000000"/>
            <w:vAlign w:val="center"/>
          </w:tcPr>
          <w:p w14:paraId="4F951990" w14:textId="77777777" w:rsidR="002F6F8B" w:rsidRPr="00CB264E" w:rsidRDefault="002F6F8B" w:rsidP="002F6F8B">
            <w:pPr>
              <w:autoSpaceDE/>
              <w:autoSpaceDN/>
              <w:adjustRightInd/>
              <w:spacing w:before="0" w:line="240" w:lineRule="auto"/>
              <w:ind w:left="0"/>
              <w:jc w:val="center"/>
              <w:rPr>
                <w:b/>
                <w:color w:val="FFFFFF"/>
                <w:sz w:val="16"/>
                <w:szCs w:val="16"/>
              </w:rPr>
            </w:pPr>
            <w:r w:rsidRPr="00CB264E">
              <w:rPr>
                <w:b/>
                <w:color w:val="FFFFFF"/>
                <w:sz w:val="16"/>
                <w:szCs w:val="16"/>
              </w:rPr>
              <w:t>By Max</w:t>
            </w:r>
            <w:r w:rsidRPr="00CB264E">
              <w:rPr>
                <w:b/>
                <w:color w:val="FFFFFF"/>
                <w:sz w:val="16"/>
                <w:szCs w:val="16"/>
              </w:rPr>
              <w:br/>
              <w:t>Temp (Svc)</w:t>
            </w:r>
          </w:p>
        </w:tc>
      </w:tr>
      <w:tr w:rsidR="002F6F8B" w:rsidRPr="00130A6D" w14:paraId="0C0CE3F1" w14:textId="77777777" w:rsidTr="002F6F8B">
        <w:trPr>
          <w:trHeight w:val="288"/>
          <w:jc w:val="center"/>
        </w:trPr>
        <w:tc>
          <w:tcPr>
            <w:tcW w:w="2288" w:type="dxa"/>
            <w:gridSpan w:val="3"/>
            <w:vAlign w:val="center"/>
          </w:tcPr>
          <w:p w14:paraId="4B87C8A8" w14:textId="77777777" w:rsidR="002F6F8B" w:rsidRPr="00130A6D" w:rsidRDefault="002F6F8B" w:rsidP="002F6F8B">
            <w:pPr>
              <w:autoSpaceDE/>
              <w:autoSpaceDN/>
              <w:adjustRightInd/>
              <w:spacing w:before="0" w:line="240" w:lineRule="auto"/>
              <w:ind w:left="0"/>
              <w:rPr>
                <w:b/>
                <w:sz w:val="16"/>
                <w:szCs w:val="16"/>
              </w:rPr>
            </w:pPr>
            <w:r w:rsidRPr="00130A6D">
              <w:rPr>
                <w:b/>
                <w:sz w:val="16"/>
                <w:szCs w:val="16"/>
              </w:rPr>
              <w:t>PRIMER</w:t>
            </w:r>
          </w:p>
        </w:tc>
        <w:tc>
          <w:tcPr>
            <w:tcW w:w="3015" w:type="dxa"/>
            <w:vAlign w:val="center"/>
          </w:tcPr>
          <w:p w14:paraId="3329AB0D" w14:textId="77777777" w:rsidR="002F6F8B" w:rsidRPr="00130A6D" w:rsidRDefault="002F6F8B" w:rsidP="002F6F8B">
            <w:pPr>
              <w:autoSpaceDE/>
              <w:autoSpaceDN/>
              <w:adjustRightInd/>
              <w:spacing w:before="0" w:line="240" w:lineRule="auto"/>
              <w:ind w:left="0"/>
              <w:rPr>
                <w:sz w:val="16"/>
                <w:szCs w:val="16"/>
              </w:rPr>
            </w:pPr>
            <w:r w:rsidRPr="00130A6D">
              <w:rPr>
                <w:sz w:val="16"/>
                <w:szCs w:val="16"/>
              </w:rPr>
              <w:t>Carboline</w:t>
            </w:r>
          </w:p>
        </w:tc>
        <w:tc>
          <w:tcPr>
            <w:tcW w:w="2547" w:type="dxa"/>
            <w:gridSpan w:val="4"/>
            <w:vAlign w:val="center"/>
          </w:tcPr>
          <w:p w14:paraId="6093D947" w14:textId="77777777" w:rsidR="002F6F8B" w:rsidRPr="00725683" w:rsidRDefault="002F6F8B" w:rsidP="002F6F8B">
            <w:pPr>
              <w:autoSpaceDE/>
              <w:autoSpaceDN/>
              <w:adjustRightInd/>
              <w:spacing w:before="0" w:line="240" w:lineRule="auto"/>
              <w:ind w:left="0"/>
              <w:rPr>
                <w:sz w:val="16"/>
                <w:szCs w:val="16"/>
              </w:rPr>
            </w:pPr>
            <w:proofErr w:type="spellStart"/>
            <w:r w:rsidRPr="00725683">
              <w:rPr>
                <w:sz w:val="16"/>
                <w:szCs w:val="16"/>
              </w:rPr>
              <w:t>Sanitile</w:t>
            </w:r>
            <w:proofErr w:type="spellEnd"/>
            <w:r w:rsidRPr="00725683">
              <w:rPr>
                <w:sz w:val="16"/>
                <w:szCs w:val="16"/>
              </w:rPr>
              <w:t xml:space="preserve"> 120</w:t>
            </w:r>
          </w:p>
        </w:tc>
        <w:tc>
          <w:tcPr>
            <w:tcW w:w="971" w:type="dxa"/>
            <w:vAlign w:val="center"/>
          </w:tcPr>
          <w:p w14:paraId="2303648B" w14:textId="77777777" w:rsidR="002F6F8B" w:rsidRPr="00130A6D" w:rsidRDefault="002F6F8B" w:rsidP="005145C6">
            <w:pPr>
              <w:tabs>
                <w:tab w:val="left" w:pos="103"/>
              </w:tabs>
              <w:autoSpaceDE/>
              <w:autoSpaceDN/>
              <w:adjustRightInd/>
              <w:spacing w:before="0" w:line="240" w:lineRule="auto"/>
              <w:ind w:left="-638" w:firstLine="638"/>
              <w:jc w:val="center"/>
              <w:rPr>
                <w:sz w:val="16"/>
                <w:szCs w:val="16"/>
                <w:lang w:val="ru-RU"/>
              </w:rPr>
            </w:pPr>
            <w:r w:rsidRPr="00130A6D">
              <w:rPr>
                <w:sz w:val="16"/>
                <w:szCs w:val="16"/>
                <w:lang w:val="ru-RU"/>
              </w:rPr>
              <w:t>52</w:t>
            </w:r>
          </w:p>
        </w:tc>
        <w:tc>
          <w:tcPr>
            <w:tcW w:w="1347" w:type="dxa"/>
            <w:vAlign w:val="center"/>
          </w:tcPr>
          <w:p w14:paraId="5434E39D" w14:textId="77777777" w:rsidR="002F6F8B" w:rsidRPr="00130A6D" w:rsidRDefault="002F6F8B" w:rsidP="002F6F8B">
            <w:pPr>
              <w:autoSpaceDE/>
              <w:autoSpaceDN/>
              <w:adjustRightInd/>
              <w:spacing w:before="0" w:line="240" w:lineRule="auto"/>
              <w:ind w:left="0"/>
              <w:jc w:val="center"/>
              <w:rPr>
                <w:sz w:val="16"/>
                <w:szCs w:val="16"/>
              </w:rPr>
            </w:pPr>
            <w:r w:rsidRPr="00130A6D">
              <w:rPr>
                <w:sz w:val="16"/>
                <w:szCs w:val="16"/>
                <w:lang w:val="ru-RU"/>
              </w:rPr>
              <w:t>121</w:t>
            </w:r>
            <w:r w:rsidRPr="00130A6D">
              <w:rPr>
                <w:sz w:val="16"/>
                <w:szCs w:val="16"/>
              </w:rPr>
              <w:t>°C (</w:t>
            </w:r>
            <w:r w:rsidRPr="00130A6D">
              <w:rPr>
                <w:sz w:val="16"/>
                <w:szCs w:val="16"/>
                <w:lang w:val="ru-RU"/>
              </w:rPr>
              <w:t>2</w:t>
            </w:r>
            <w:r w:rsidRPr="00130A6D">
              <w:rPr>
                <w:sz w:val="16"/>
                <w:szCs w:val="16"/>
              </w:rPr>
              <w:t>50°F)</w:t>
            </w:r>
          </w:p>
        </w:tc>
      </w:tr>
      <w:tr w:rsidR="002F6F8B" w:rsidRPr="00130A6D" w14:paraId="57E6F5FD" w14:textId="77777777" w:rsidTr="002F6F8B">
        <w:trPr>
          <w:trHeight w:val="288"/>
          <w:jc w:val="center"/>
        </w:trPr>
        <w:tc>
          <w:tcPr>
            <w:tcW w:w="2288" w:type="dxa"/>
            <w:gridSpan w:val="3"/>
            <w:vAlign w:val="center"/>
          </w:tcPr>
          <w:p w14:paraId="65914939" w14:textId="77777777" w:rsidR="002F6F8B" w:rsidRPr="00130A6D" w:rsidRDefault="002F6F8B" w:rsidP="002F6F8B">
            <w:pPr>
              <w:autoSpaceDE/>
              <w:autoSpaceDN/>
              <w:adjustRightInd/>
              <w:spacing w:before="0" w:line="240" w:lineRule="auto"/>
              <w:ind w:left="0"/>
              <w:rPr>
                <w:b/>
                <w:sz w:val="16"/>
                <w:szCs w:val="16"/>
              </w:rPr>
            </w:pPr>
            <w:r w:rsidRPr="00130A6D">
              <w:rPr>
                <w:b/>
                <w:sz w:val="16"/>
                <w:szCs w:val="16"/>
              </w:rPr>
              <w:t>Waterborne Acrylic Primer</w:t>
            </w:r>
          </w:p>
        </w:tc>
        <w:tc>
          <w:tcPr>
            <w:tcW w:w="3015" w:type="dxa"/>
            <w:vAlign w:val="center"/>
          </w:tcPr>
          <w:p w14:paraId="11B30426" w14:textId="77777777" w:rsidR="002F6F8B" w:rsidRPr="00130A6D" w:rsidRDefault="002F6F8B" w:rsidP="002F6F8B">
            <w:pPr>
              <w:autoSpaceDE/>
              <w:autoSpaceDN/>
              <w:adjustRightInd/>
              <w:spacing w:before="0" w:line="240" w:lineRule="auto"/>
              <w:ind w:left="0"/>
              <w:rPr>
                <w:sz w:val="16"/>
                <w:szCs w:val="16"/>
              </w:rPr>
            </w:pPr>
            <w:r w:rsidRPr="00130A6D">
              <w:rPr>
                <w:sz w:val="16"/>
                <w:szCs w:val="16"/>
              </w:rPr>
              <w:t>Hempel Coatings (USA), Inc.</w:t>
            </w:r>
          </w:p>
        </w:tc>
        <w:tc>
          <w:tcPr>
            <w:tcW w:w="2547" w:type="dxa"/>
            <w:gridSpan w:val="4"/>
            <w:vAlign w:val="center"/>
          </w:tcPr>
          <w:p w14:paraId="1BB2E3A0" w14:textId="77777777" w:rsidR="002F6F8B" w:rsidRPr="00725683" w:rsidRDefault="002F6F8B" w:rsidP="002F6F8B">
            <w:pPr>
              <w:autoSpaceDE/>
              <w:autoSpaceDN/>
              <w:adjustRightInd/>
              <w:spacing w:before="0" w:line="240" w:lineRule="auto"/>
              <w:ind w:left="0"/>
              <w:rPr>
                <w:sz w:val="16"/>
                <w:szCs w:val="16"/>
              </w:rPr>
            </w:pPr>
            <w:proofErr w:type="spellStart"/>
            <w:r w:rsidRPr="00725683">
              <w:rPr>
                <w:sz w:val="16"/>
                <w:szCs w:val="16"/>
              </w:rPr>
              <w:t>Hemucryl</w:t>
            </w:r>
            <w:proofErr w:type="spellEnd"/>
            <w:r w:rsidRPr="00725683">
              <w:rPr>
                <w:sz w:val="16"/>
                <w:szCs w:val="16"/>
              </w:rPr>
              <w:t xml:space="preserve"> 18032</w:t>
            </w:r>
          </w:p>
        </w:tc>
        <w:tc>
          <w:tcPr>
            <w:tcW w:w="971" w:type="dxa"/>
            <w:vAlign w:val="center"/>
          </w:tcPr>
          <w:p w14:paraId="38D31EFB" w14:textId="77777777" w:rsidR="002F6F8B" w:rsidRPr="00130A6D" w:rsidRDefault="002F6F8B" w:rsidP="002F6F8B">
            <w:pPr>
              <w:tabs>
                <w:tab w:val="left" w:pos="103"/>
              </w:tabs>
              <w:autoSpaceDE/>
              <w:autoSpaceDN/>
              <w:adjustRightInd/>
              <w:spacing w:before="0" w:line="240" w:lineRule="auto"/>
              <w:ind w:left="-65"/>
              <w:jc w:val="center"/>
              <w:rPr>
                <w:sz w:val="16"/>
                <w:szCs w:val="16"/>
                <w:lang w:val="ru-RU"/>
              </w:rPr>
            </w:pPr>
            <w:r w:rsidRPr="00130A6D">
              <w:rPr>
                <w:sz w:val="16"/>
                <w:szCs w:val="16"/>
                <w:lang w:val="ru-RU"/>
              </w:rPr>
              <w:t>20</w:t>
            </w:r>
          </w:p>
        </w:tc>
        <w:tc>
          <w:tcPr>
            <w:tcW w:w="1347" w:type="dxa"/>
            <w:vAlign w:val="center"/>
          </w:tcPr>
          <w:p w14:paraId="16586352" w14:textId="77777777" w:rsidR="002F6F8B" w:rsidRPr="00130A6D" w:rsidRDefault="002F6F8B" w:rsidP="002F6F8B">
            <w:pPr>
              <w:autoSpaceDE/>
              <w:autoSpaceDN/>
              <w:adjustRightInd/>
              <w:spacing w:before="0" w:line="240" w:lineRule="auto"/>
              <w:ind w:left="0"/>
              <w:jc w:val="center"/>
              <w:rPr>
                <w:sz w:val="16"/>
                <w:szCs w:val="16"/>
                <w:lang w:val="ru-RU"/>
              </w:rPr>
            </w:pPr>
            <w:r w:rsidRPr="00130A6D">
              <w:rPr>
                <w:sz w:val="16"/>
                <w:szCs w:val="16"/>
                <w:lang w:val="ru-RU"/>
              </w:rPr>
              <w:t>120</w:t>
            </w:r>
            <w:r w:rsidRPr="00130A6D">
              <w:rPr>
                <w:sz w:val="16"/>
                <w:szCs w:val="16"/>
              </w:rPr>
              <w:t>°C (</w:t>
            </w:r>
            <w:r w:rsidRPr="00130A6D">
              <w:rPr>
                <w:sz w:val="16"/>
                <w:szCs w:val="16"/>
                <w:lang w:val="ru-RU"/>
              </w:rPr>
              <w:t>248</w:t>
            </w:r>
            <w:r w:rsidRPr="00130A6D">
              <w:rPr>
                <w:sz w:val="16"/>
                <w:szCs w:val="16"/>
              </w:rPr>
              <w:t>°F</w:t>
            </w:r>
            <w:r w:rsidRPr="00130A6D">
              <w:rPr>
                <w:sz w:val="16"/>
                <w:szCs w:val="16"/>
                <w:lang w:val="ru-RU"/>
              </w:rPr>
              <w:t>)</w:t>
            </w:r>
          </w:p>
        </w:tc>
      </w:tr>
      <w:tr w:rsidR="00736C4D" w:rsidRPr="00130A6D" w14:paraId="0E096684" w14:textId="77777777" w:rsidTr="002F6F8B">
        <w:trPr>
          <w:trHeight w:val="288"/>
          <w:jc w:val="center"/>
        </w:trPr>
        <w:tc>
          <w:tcPr>
            <w:tcW w:w="2288" w:type="dxa"/>
            <w:gridSpan w:val="3"/>
            <w:vMerge w:val="restart"/>
            <w:vAlign w:val="center"/>
          </w:tcPr>
          <w:p w14:paraId="5277C366" w14:textId="77777777" w:rsidR="00736C4D" w:rsidRPr="00130A6D" w:rsidRDefault="00736C4D" w:rsidP="002F6F8B">
            <w:pPr>
              <w:autoSpaceDE/>
              <w:autoSpaceDN/>
              <w:adjustRightInd/>
              <w:spacing w:before="0" w:line="240" w:lineRule="auto"/>
              <w:ind w:left="0"/>
              <w:rPr>
                <w:b/>
                <w:sz w:val="16"/>
                <w:szCs w:val="16"/>
              </w:rPr>
            </w:pPr>
            <w:r w:rsidRPr="00D02000">
              <w:rPr>
                <w:b/>
                <w:sz w:val="16"/>
                <w:szCs w:val="16"/>
              </w:rPr>
              <w:t xml:space="preserve">Surface profile </w:t>
            </w:r>
            <w:proofErr w:type="spellStart"/>
            <w:r w:rsidRPr="00D02000">
              <w:rPr>
                <w:b/>
                <w:sz w:val="16"/>
                <w:szCs w:val="16"/>
              </w:rPr>
              <w:t>and</w:t>
            </w:r>
            <w:r w:rsidRPr="004A5022">
              <w:rPr>
                <w:b/>
                <w:sz w:val="16"/>
                <w:szCs w:val="16"/>
              </w:rPr>
              <w:t>DFT</w:t>
            </w:r>
            <w:proofErr w:type="spellEnd"/>
            <w:r w:rsidRPr="004A5022">
              <w:rPr>
                <w:b/>
                <w:sz w:val="16"/>
                <w:szCs w:val="16"/>
              </w:rPr>
              <w:t xml:space="preserve"> as per </w:t>
            </w:r>
            <w:proofErr w:type="spellStart"/>
            <w:r w:rsidRPr="00130A6D">
              <w:rPr>
                <w:b/>
                <w:sz w:val="16"/>
                <w:szCs w:val="16"/>
              </w:rPr>
              <w:t>Manufacturer’sProduct</w:t>
            </w:r>
            <w:proofErr w:type="spellEnd"/>
            <w:r w:rsidRPr="00130A6D">
              <w:rPr>
                <w:b/>
                <w:sz w:val="16"/>
                <w:szCs w:val="16"/>
              </w:rPr>
              <w:t xml:space="preserve"> Sheet</w:t>
            </w:r>
          </w:p>
        </w:tc>
        <w:tc>
          <w:tcPr>
            <w:tcW w:w="3015" w:type="dxa"/>
            <w:vAlign w:val="center"/>
          </w:tcPr>
          <w:p w14:paraId="57900DC0" w14:textId="77777777" w:rsidR="00736C4D" w:rsidRPr="00130A6D" w:rsidRDefault="00736C4D" w:rsidP="002F6F8B">
            <w:pPr>
              <w:autoSpaceDE/>
              <w:autoSpaceDN/>
              <w:adjustRightInd/>
              <w:spacing w:before="0" w:line="240" w:lineRule="auto"/>
              <w:ind w:left="0"/>
              <w:rPr>
                <w:sz w:val="16"/>
                <w:szCs w:val="16"/>
              </w:rPr>
            </w:pPr>
            <w:proofErr w:type="spellStart"/>
            <w:r w:rsidRPr="00130A6D">
              <w:rPr>
                <w:sz w:val="16"/>
                <w:szCs w:val="16"/>
              </w:rPr>
              <w:t>Internationa</w:t>
            </w:r>
            <w:proofErr w:type="spellEnd"/>
            <w:r w:rsidRPr="00130A6D">
              <w:rPr>
                <w:sz w:val="16"/>
                <w:szCs w:val="16"/>
              </w:rPr>
              <w:t xml:space="preserve"> l</w:t>
            </w:r>
          </w:p>
        </w:tc>
        <w:tc>
          <w:tcPr>
            <w:tcW w:w="2547" w:type="dxa"/>
            <w:gridSpan w:val="4"/>
            <w:vAlign w:val="center"/>
          </w:tcPr>
          <w:p w14:paraId="4C6C5597" w14:textId="77777777" w:rsidR="00736C4D" w:rsidRPr="00725683" w:rsidRDefault="00736C4D" w:rsidP="002F6F8B">
            <w:pPr>
              <w:autoSpaceDE/>
              <w:autoSpaceDN/>
              <w:adjustRightInd/>
              <w:spacing w:before="0" w:line="240" w:lineRule="auto"/>
              <w:ind w:left="0"/>
              <w:rPr>
                <w:sz w:val="16"/>
                <w:szCs w:val="16"/>
              </w:rPr>
            </w:pPr>
            <w:proofErr w:type="spellStart"/>
            <w:r w:rsidRPr="00725683">
              <w:rPr>
                <w:sz w:val="16"/>
                <w:szCs w:val="16"/>
              </w:rPr>
              <w:t>Intercryl</w:t>
            </w:r>
            <w:proofErr w:type="spellEnd"/>
            <w:r w:rsidRPr="00725683">
              <w:rPr>
                <w:sz w:val="16"/>
                <w:szCs w:val="16"/>
              </w:rPr>
              <w:t xml:space="preserve"> 520</w:t>
            </w:r>
          </w:p>
        </w:tc>
        <w:tc>
          <w:tcPr>
            <w:tcW w:w="971" w:type="dxa"/>
            <w:vAlign w:val="center"/>
          </w:tcPr>
          <w:p w14:paraId="731C6FB3" w14:textId="77777777" w:rsidR="00736C4D" w:rsidRPr="00130A6D" w:rsidRDefault="00736C4D" w:rsidP="002F6F8B">
            <w:pPr>
              <w:tabs>
                <w:tab w:val="left" w:pos="103"/>
              </w:tabs>
              <w:autoSpaceDE/>
              <w:autoSpaceDN/>
              <w:adjustRightInd/>
              <w:spacing w:before="0" w:line="240" w:lineRule="auto"/>
              <w:ind w:left="0"/>
              <w:jc w:val="center"/>
              <w:rPr>
                <w:sz w:val="16"/>
                <w:szCs w:val="16"/>
                <w:lang w:val="ru-RU"/>
              </w:rPr>
            </w:pPr>
            <w:r w:rsidRPr="00130A6D">
              <w:rPr>
                <w:sz w:val="16"/>
                <w:szCs w:val="16"/>
                <w:lang w:val="ru-RU"/>
              </w:rPr>
              <w:t>77</w:t>
            </w:r>
          </w:p>
        </w:tc>
        <w:tc>
          <w:tcPr>
            <w:tcW w:w="1347" w:type="dxa"/>
            <w:vAlign w:val="center"/>
          </w:tcPr>
          <w:p w14:paraId="24F60ACF" w14:textId="77777777" w:rsidR="00736C4D" w:rsidRPr="00130A6D" w:rsidRDefault="00736C4D" w:rsidP="002F6F8B">
            <w:pPr>
              <w:autoSpaceDE/>
              <w:autoSpaceDN/>
              <w:adjustRightInd/>
              <w:spacing w:before="0" w:line="240" w:lineRule="auto"/>
              <w:ind w:left="0"/>
              <w:jc w:val="center"/>
              <w:rPr>
                <w:sz w:val="16"/>
                <w:szCs w:val="16"/>
              </w:rPr>
            </w:pPr>
            <w:r w:rsidRPr="00130A6D">
              <w:rPr>
                <w:sz w:val="16"/>
                <w:szCs w:val="16"/>
                <w:lang w:val="ru-RU"/>
              </w:rPr>
              <w:t>121</w:t>
            </w:r>
            <w:r w:rsidRPr="00130A6D">
              <w:rPr>
                <w:sz w:val="16"/>
                <w:szCs w:val="16"/>
              </w:rPr>
              <w:t>°C (</w:t>
            </w:r>
            <w:r w:rsidRPr="00130A6D">
              <w:rPr>
                <w:sz w:val="16"/>
                <w:szCs w:val="16"/>
                <w:lang w:val="ru-RU"/>
              </w:rPr>
              <w:t>250</w:t>
            </w:r>
            <w:r w:rsidRPr="00130A6D">
              <w:rPr>
                <w:sz w:val="16"/>
                <w:szCs w:val="16"/>
              </w:rPr>
              <w:t>°F</w:t>
            </w:r>
            <w:r w:rsidRPr="00130A6D">
              <w:rPr>
                <w:sz w:val="16"/>
                <w:szCs w:val="16"/>
                <w:lang w:val="ru-RU"/>
              </w:rPr>
              <w:t>)</w:t>
            </w:r>
          </w:p>
        </w:tc>
      </w:tr>
      <w:tr w:rsidR="00736C4D" w:rsidRPr="00130A6D" w14:paraId="13190B8C" w14:textId="77777777" w:rsidTr="002F6F8B">
        <w:trPr>
          <w:trHeight w:val="288"/>
          <w:jc w:val="center"/>
        </w:trPr>
        <w:tc>
          <w:tcPr>
            <w:tcW w:w="2288" w:type="dxa"/>
            <w:gridSpan w:val="3"/>
            <w:vMerge/>
            <w:vAlign w:val="center"/>
          </w:tcPr>
          <w:p w14:paraId="19AE9C17" w14:textId="77777777" w:rsidR="00736C4D" w:rsidRPr="00130A6D" w:rsidRDefault="00736C4D" w:rsidP="002F6F8B">
            <w:pPr>
              <w:rPr>
                <w:b/>
                <w:sz w:val="16"/>
                <w:szCs w:val="16"/>
              </w:rPr>
            </w:pPr>
          </w:p>
        </w:tc>
        <w:tc>
          <w:tcPr>
            <w:tcW w:w="3015" w:type="dxa"/>
            <w:vAlign w:val="center"/>
          </w:tcPr>
          <w:p w14:paraId="5AA6D26E" w14:textId="77777777" w:rsidR="00736C4D" w:rsidRPr="00130A6D" w:rsidRDefault="00736C4D" w:rsidP="002F6F8B">
            <w:pPr>
              <w:autoSpaceDE/>
              <w:autoSpaceDN/>
              <w:adjustRightInd/>
              <w:spacing w:before="0" w:line="240" w:lineRule="auto"/>
              <w:ind w:left="0"/>
              <w:rPr>
                <w:sz w:val="16"/>
                <w:szCs w:val="16"/>
              </w:rPr>
            </w:pPr>
            <w:r w:rsidRPr="00130A6D">
              <w:rPr>
                <w:sz w:val="16"/>
                <w:szCs w:val="16"/>
              </w:rPr>
              <w:t>Jotun Paints</w:t>
            </w:r>
          </w:p>
        </w:tc>
        <w:tc>
          <w:tcPr>
            <w:tcW w:w="2547" w:type="dxa"/>
            <w:gridSpan w:val="4"/>
            <w:vAlign w:val="center"/>
          </w:tcPr>
          <w:p w14:paraId="4CE3A904" w14:textId="27D426A9" w:rsidR="00736C4D" w:rsidRPr="00725683" w:rsidRDefault="00736C4D" w:rsidP="002F6F8B">
            <w:pPr>
              <w:autoSpaceDE/>
              <w:autoSpaceDN/>
              <w:adjustRightInd/>
              <w:spacing w:before="0" w:line="240" w:lineRule="auto"/>
              <w:ind w:left="0"/>
              <w:rPr>
                <w:sz w:val="16"/>
                <w:szCs w:val="16"/>
              </w:rPr>
            </w:pPr>
            <w:r w:rsidRPr="00725683">
              <w:rPr>
                <w:sz w:val="16"/>
                <w:szCs w:val="16"/>
              </w:rPr>
              <w:t>Pilot WF Primer</w:t>
            </w:r>
          </w:p>
        </w:tc>
        <w:tc>
          <w:tcPr>
            <w:tcW w:w="971" w:type="dxa"/>
            <w:vAlign w:val="center"/>
          </w:tcPr>
          <w:p w14:paraId="54D7DD3D" w14:textId="12527959" w:rsidR="00736C4D" w:rsidRPr="006906AF" w:rsidRDefault="00736C4D" w:rsidP="002F6F8B">
            <w:pPr>
              <w:tabs>
                <w:tab w:val="left" w:pos="103"/>
              </w:tabs>
              <w:autoSpaceDE/>
              <w:autoSpaceDN/>
              <w:adjustRightInd/>
              <w:spacing w:before="0" w:line="240" w:lineRule="auto"/>
              <w:ind w:left="0"/>
              <w:jc w:val="center"/>
              <w:rPr>
                <w:sz w:val="16"/>
                <w:szCs w:val="16"/>
              </w:rPr>
            </w:pPr>
            <w:r>
              <w:rPr>
                <w:sz w:val="16"/>
                <w:szCs w:val="16"/>
              </w:rPr>
              <w:t>107</w:t>
            </w:r>
          </w:p>
        </w:tc>
        <w:tc>
          <w:tcPr>
            <w:tcW w:w="1347" w:type="dxa"/>
            <w:vAlign w:val="center"/>
          </w:tcPr>
          <w:p w14:paraId="784F3E61" w14:textId="77777777" w:rsidR="00736C4D" w:rsidRPr="00130A6D" w:rsidRDefault="00736C4D" w:rsidP="002F6F8B">
            <w:pPr>
              <w:autoSpaceDE/>
              <w:autoSpaceDN/>
              <w:adjustRightInd/>
              <w:spacing w:before="0" w:line="240" w:lineRule="auto"/>
              <w:ind w:left="0"/>
              <w:jc w:val="center"/>
              <w:rPr>
                <w:sz w:val="16"/>
                <w:szCs w:val="16"/>
              </w:rPr>
            </w:pPr>
            <w:r w:rsidRPr="00130A6D">
              <w:rPr>
                <w:sz w:val="16"/>
                <w:szCs w:val="16"/>
                <w:lang w:val="ru-RU"/>
              </w:rPr>
              <w:t>121°C (250°F)</w:t>
            </w:r>
          </w:p>
        </w:tc>
      </w:tr>
      <w:tr w:rsidR="00736C4D" w:rsidRPr="00130A6D" w14:paraId="19313B52" w14:textId="77777777" w:rsidTr="002F6F8B">
        <w:trPr>
          <w:trHeight w:val="288"/>
          <w:jc w:val="center"/>
        </w:trPr>
        <w:tc>
          <w:tcPr>
            <w:tcW w:w="2288" w:type="dxa"/>
            <w:gridSpan w:val="3"/>
            <w:vMerge/>
            <w:vAlign w:val="center"/>
          </w:tcPr>
          <w:p w14:paraId="3427F0FB" w14:textId="77777777" w:rsidR="00736C4D" w:rsidRPr="00130A6D" w:rsidRDefault="00736C4D" w:rsidP="002F6F8B">
            <w:pPr>
              <w:rPr>
                <w:b/>
                <w:sz w:val="16"/>
                <w:szCs w:val="16"/>
              </w:rPr>
            </w:pPr>
          </w:p>
        </w:tc>
        <w:tc>
          <w:tcPr>
            <w:tcW w:w="3015" w:type="dxa"/>
            <w:vAlign w:val="center"/>
          </w:tcPr>
          <w:p w14:paraId="7B5491AA" w14:textId="77777777" w:rsidR="00736C4D" w:rsidRPr="00130A6D" w:rsidRDefault="00736C4D" w:rsidP="002F6F8B">
            <w:pPr>
              <w:autoSpaceDE/>
              <w:autoSpaceDN/>
              <w:adjustRightInd/>
              <w:spacing w:before="0" w:line="240" w:lineRule="auto"/>
              <w:ind w:left="0"/>
              <w:rPr>
                <w:sz w:val="16"/>
                <w:szCs w:val="16"/>
              </w:rPr>
            </w:pPr>
            <w:r w:rsidRPr="00130A6D">
              <w:rPr>
                <w:sz w:val="16"/>
                <w:szCs w:val="16"/>
              </w:rPr>
              <w:t>PPG</w:t>
            </w:r>
          </w:p>
        </w:tc>
        <w:tc>
          <w:tcPr>
            <w:tcW w:w="2547" w:type="dxa"/>
            <w:gridSpan w:val="4"/>
            <w:vAlign w:val="center"/>
          </w:tcPr>
          <w:p w14:paraId="766527B5" w14:textId="77777777" w:rsidR="00736C4D" w:rsidRPr="00725683" w:rsidRDefault="00736C4D" w:rsidP="002F6F8B">
            <w:pPr>
              <w:autoSpaceDE/>
              <w:autoSpaceDN/>
              <w:adjustRightInd/>
              <w:spacing w:before="0" w:line="240" w:lineRule="auto"/>
              <w:ind w:left="0"/>
              <w:rPr>
                <w:sz w:val="16"/>
                <w:szCs w:val="16"/>
              </w:rPr>
            </w:pPr>
            <w:r w:rsidRPr="00725683">
              <w:rPr>
                <w:sz w:val="16"/>
                <w:szCs w:val="16"/>
              </w:rPr>
              <w:t>Pitt-Tech Plus Primer or</w:t>
            </w:r>
          </w:p>
          <w:p w14:paraId="21B13BD3" w14:textId="77777777" w:rsidR="00736C4D" w:rsidRPr="00725683" w:rsidRDefault="00736C4D" w:rsidP="002F6F8B">
            <w:pPr>
              <w:autoSpaceDE/>
              <w:autoSpaceDN/>
              <w:adjustRightInd/>
              <w:spacing w:before="0" w:line="240" w:lineRule="auto"/>
              <w:ind w:left="0"/>
              <w:rPr>
                <w:sz w:val="16"/>
                <w:szCs w:val="16"/>
              </w:rPr>
            </w:pPr>
            <w:proofErr w:type="spellStart"/>
            <w:r w:rsidRPr="00725683">
              <w:rPr>
                <w:sz w:val="16"/>
                <w:szCs w:val="16"/>
              </w:rPr>
              <w:t>Aquacover</w:t>
            </w:r>
            <w:proofErr w:type="spellEnd"/>
            <w:r w:rsidRPr="00725683">
              <w:rPr>
                <w:sz w:val="16"/>
                <w:szCs w:val="16"/>
              </w:rPr>
              <w:t xml:space="preserve"> 20 Series</w:t>
            </w:r>
          </w:p>
        </w:tc>
        <w:tc>
          <w:tcPr>
            <w:tcW w:w="971" w:type="dxa"/>
            <w:vAlign w:val="center"/>
          </w:tcPr>
          <w:p w14:paraId="2750C4E0" w14:textId="77777777" w:rsidR="00736C4D" w:rsidRPr="00130A6D" w:rsidRDefault="00736C4D" w:rsidP="002F6F8B">
            <w:pPr>
              <w:tabs>
                <w:tab w:val="left" w:pos="103"/>
              </w:tabs>
              <w:autoSpaceDE/>
              <w:autoSpaceDN/>
              <w:adjustRightInd/>
              <w:spacing w:before="0" w:line="240" w:lineRule="auto"/>
              <w:ind w:left="0"/>
              <w:jc w:val="center"/>
              <w:rPr>
                <w:sz w:val="16"/>
                <w:szCs w:val="16"/>
                <w:lang w:val="ru-RU"/>
              </w:rPr>
            </w:pPr>
            <w:r w:rsidRPr="00130A6D">
              <w:rPr>
                <w:sz w:val="16"/>
                <w:szCs w:val="16"/>
                <w:lang w:val="ru-RU"/>
              </w:rPr>
              <w:t>75</w:t>
            </w:r>
          </w:p>
        </w:tc>
        <w:tc>
          <w:tcPr>
            <w:tcW w:w="1347" w:type="dxa"/>
            <w:vAlign w:val="center"/>
          </w:tcPr>
          <w:p w14:paraId="609D9A31" w14:textId="77777777" w:rsidR="00736C4D" w:rsidRPr="00130A6D" w:rsidRDefault="00736C4D" w:rsidP="002F6F8B">
            <w:pPr>
              <w:autoSpaceDE/>
              <w:autoSpaceDN/>
              <w:adjustRightInd/>
              <w:spacing w:before="0" w:line="240" w:lineRule="auto"/>
              <w:ind w:left="0"/>
              <w:jc w:val="center"/>
              <w:rPr>
                <w:sz w:val="16"/>
                <w:szCs w:val="16"/>
              </w:rPr>
            </w:pPr>
            <w:r w:rsidRPr="00130A6D">
              <w:rPr>
                <w:sz w:val="16"/>
                <w:szCs w:val="16"/>
                <w:lang w:val="ru-RU"/>
              </w:rPr>
              <w:t>121°C (250°F)</w:t>
            </w:r>
          </w:p>
        </w:tc>
      </w:tr>
      <w:tr w:rsidR="002F6F8B" w:rsidRPr="00130A6D" w14:paraId="3065F412" w14:textId="77777777" w:rsidTr="002F6F8B">
        <w:trPr>
          <w:trHeight w:val="288"/>
          <w:jc w:val="center"/>
        </w:trPr>
        <w:tc>
          <w:tcPr>
            <w:tcW w:w="2288" w:type="dxa"/>
            <w:gridSpan w:val="3"/>
            <w:vAlign w:val="center"/>
          </w:tcPr>
          <w:p w14:paraId="10BD7363" w14:textId="77777777" w:rsidR="002F6F8B" w:rsidRPr="00130A6D" w:rsidRDefault="002F6F8B" w:rsidP="002F6F8B">
            <w:pPr>
              <w:rPr>
                <w:b/>
                <w:sz w:val="16"/>
                <w:szCs w:val="16"/>
              </w:rPr>
            </w:pPr>
          </w:p>
        </w:tc>
        <w:tc>
          <w:tcPr>
            <w:tcW w:w="3015" w:type="dxa"/>
            <w:vAlign w:val="center"/>
          </w:tcPr>
          <w:p w14:paraId="4F005217" w14:textId="77777777" w:rsidR="002F6F8B" w:rsidRPr="00130A6D" w:rsidRDefault="002F6F8B" w:rsidP="002F6F8B">
            <w:pPr>
              <w:autoSpaceDE/>
              <w:autoSpaceDN/>
              <w:adjustRightInd/>
              <w:spacing w:before="0" w:line="240" w:lineRule="auto"/>
              <w:ind w:left="0"/>
              <w:rPr>
                <w:sz w:val="16"/>
                <w:szCs w:val="16"/>
              </w:rPr>
            </w:pPr>
            <w:proofErr w:type="spellStart"/>
            <w:r w:rsidRPr="00130A6D">
              <w:rPr>
                <w:sz w:val="16"/>
                <w:szCs w:val="16"/>
              </w:rPr>
              <w:t>Sher</w:t>
            </w:r>
            <w:r w:rsidRPr="00130A6D">
              <w:rPr>
                <w:spacing w:val="-1"/>
                <w:sz w:val="16"/>
                <w:szCs w:val="16"/>
              </w:rPr>
              <w:t>w</w:t>
            </w:r>
            <w:r w:rsidRPr="00130A6D">
              <w:rPr>
                <w:spacing w:val="1"/>
                <w:sz w:val="16"/>
                <w:szCs w:val="16"/>
              </w:rPr>
              <w:t>i</w:t>
            </w:r>
            <w:r w:rsidRPr="00130A6D">
              <w:rPr>
                <w:sz w:val="16"/>
                <w:szCs w:val="16"/>
              </w:rPr>
              <w:t>nWilliams</w:t>
            </w:r>
            <w:proofErr w:type="spellEnd"/>
          </w:p>
        </w:tc>
        <w:tc>
          <w:tcPr>
            <w:tcW w:w="2547" w:type="dxa"/>
            <w:gridSpan w:val="4"/>
            <w:vAlign w:val="center"/>
          </w:tcPr>
          <w:p w14:paraId="5A5A0DE0" w14:textId="77777777" w:rsidR="002F6F8B" w:rsidRPr="00725683" w:rsidRDefault="002F6F8B" w:rsidP="002F6F8B">
            <w:pPr>
              <w:autoSpaceDE/>
              <w:autoSpaceDN/>
              <w:adjustRightInd/>
              <w:spacing w:before="0" w:line="240" w:lineRule="auto"/>
              <w:ind w:left="0"/>
              <w:rPr>
                <w:sz w:val="16"/>
                <w:szCs w:val="16"/>
              </w:rPr>
            </w:pPr>
            <w:r w:rsidRPr="00725683">
              <w:rPr>
                <w:sz w:val="16"/>
                <w:szCs w:val="16"/>
              </w:rPr>
              <w:t>ProCryl Universal Primer</w:t>
            </w:r>
          </w:p>
        </w:tc>
        <w:tc>
          <w:tcPr>
            <w:tcW w:w="971" w:type="dxa"/>
            <w:vAlign w:val="center"/>
          </w:tcPr>
          <w:p w14:paraId="4BD33C31" w14:textId="77777777" w:rsidR="002F6F8B" w:rsidRPr="00130A6D" w:rsidRDefault="002F6F8B" w:rsidP="002F6F8B">
            <w:pPr>
              <w:tabs>
                <w:tab w:val="left" w:pos="103"/>
              </w:tabs>
              <w:autoSpaceDE/>
              <w:autoSpaceDN/>
              <w:adjustRightInd/>
              <w:spacing w:before="0" w:line="240" w:lineRule="auto"/>
              <w:ind w:left="0"/>
              <w:jc w:val="center"/>
              <w:rPr>
                <w:sz w:val="16"/>
                <w:szCs w:val="16"/>
                <w:lang w:val="ru-RU"/>
              </w:rPr>
            </w:pPr>
            <w:r w:rsidRPr="00130A6D">
              <w:rPr>
                <w:sz w:val="16"/>
                <w:szCs w:val="16"/>
                <w:lang w:val="ru-RU"/>
              </w:rPr>
              <w:t>100</w:t>
            </w:r>
          </w:p>
        </w:tc>
        <w:tc>
          <w:tcPr>
            <w:tcW w:w="1347" w:type="dxa"/>
            <w:vAlign w:val="center"/>
          </w:tcPr>
          <w:p w14:paraId="01B8FA46" w14:textId="77777777" w:rsidR="002F6F8B" w:rsidRPr="00130A6D" w:rsidRDefault="002F6F8B" w:rsidP="002F6F8B">
            <w:pPr>
              <w:autoSpaceDE/>
              <w:autoSpaceDN/>
              <w:adjustRightInd/>
              <w:spacing w:before="0" w:line="240" w:lineRule="auto"/>
              <w:ind w:left="0"/>
              <w:jc w:val="center"/>
              <w:rPr>
                <w:sz w:val="16"/>
                <w:szCs w:val="16"/>
              </w:rPr>
            </w:pPr>
            <w:r w:rsidRPr="00130A6D">
              <w:rPr>
                <w:sz w:val="16"/>
                <w:szCs w:val="16"/>
                <w:lang w:val="ru-RU"/>
              </w:rPr>
              <w:t>93</w:t>
            </w:r>
            <w:r w:rsidRPr="00130A6D">
              <w:rPr>
                <w:sz w:val="16"/>
                <w:szCs w:val="16"/>
              </w:rPr>
              <w:t>°C (</w:t>
            </w:r>
            <w:r w:rsidRPr="00130A6D">
              <w:rPr>
                <w:sz w:val="16"/>
                <w:szCs w:val="16"/>
                <w:lang w:val="ru-RU"/>
              </w:rPr>
              <w:t>200</w:t>
            </w:r>
            <w:r w:rsidRPr="00130A6D">
              <w:rPr>
                <w:sz w:val="16"/>
                <w:szCs w:val="16"/>
              </w:rPr>
              <w:t>°F</w:t>
            </w:r>
            <w:r w:rsidRPr="00130A6D">
              <w:rPr>
                <w:sz w:val="16"/>
                <w:szCs w:val="16"/>
                <w:lang w:val="ru-RU"/>
              </w:rPr>
              <w:t>)</w:t>
            </w:r>
          </w:p>
        </w:tc>
      </w:tr>
      <w:tr w:rsidR="002F6F8B" w:rsidRPr="00130A6D" w14:paraId="6B837899" w14:textId="77777777" w:rsidTr="002F6F8B">
        <w:trPr>
          <w:trHeight w:val="288"/>
          <w:jc w:val="center"/>
        </w:trPr>
        <w:tc>
          <w:tcPr>
            <w:tcW w:w="2288" w:type="dxa"/>
            <w:gridSpan w:val="3"/>
            <w:tcBorders>
              <w:bottom w:val="single" w:sz="12" w:space="0" w:color="auto"/>
            </w:tcBorders>
            <w:vAlign w:val="center"/>
          </w:tcPr>
          <w:p w14:paraId="52512990" w14:textId="77777777" w:rsidR="002F6F8B" w:rsidRPr="004A5022" w:rsidRDefault="002F6F8B" w:rsidP="002F6F8B">
            <w:pPr>
              <w:autoSpaceDE/>
              <w:autoSpaceDN/>
              <w:adjustRightInd/>
              <w:spacing w:before="0" w:line="240" w:lineRule="auto"/>
              <w:ind w:left="0"/>
              <w:rPr>
                <w:sz w:val="16"/>
                <w:szCs w:val="16"/>
              </w:rPr>
            </w:pPr>
          </w:p>
        </w:tc>
        <w:tc>
          <w:tcPr>
            <w:tcW w:w="3015" w:type="dxa"/>
            <w:tcBorders>
              <w:bottom w:val="single" w:sz="12" w:space="0" w:color="auto"/>
            </w:tcBorders>
            <w:vAlign w:val="center"/>
          </w:tcPr>
          <w:p w14:paraId="0EB44DAF" w14:textId="77777777" w:rsidR="002F6F8B" w:rsidRPr="00130A6D" w:rsidRDefault="002F6F8B" w:rsidP="002F6F8B">
            <w:pPr>
              <w:autoSpaceDE/>
              <w:autoSpaceDN/>
              <w:adjustRightInd/>
              <w:spacing w:before="0" w:line="240" w:lineRule="auto"/>
              <w:ind w:left="0"/>
              <w:rPr>
                <w:sz w:val="16"/>
                <w:szCs w:val="16"/>
              </w:rPr>
            </w:pPr>
            <w:r w:rsidRPr="00130A6D">
              <w:rPr>
                <w:sz w:val="16"/>
                <w:szCs w:val="16"/>
              </w:rPr>
              <w:t>Tnemec</w:t>
            </w:r>
          </w:p>
        </w:tc>
        <w:tc>
          <w:tcPr>
            <w:tcW w:w="2547" w:type="dxa"/>
            <w:gridSpan w:val="4"/>
            <w:tcBorders>
              <w:bottom w:val="single" w:sz="12" w:space="0" w:color="auto"/>
            </w:tcBorders>
            <w:vAlign w:val="center"/>
          </w:tcPr>
          <w:p w14:paraId="3614FA48" w14:textId="77777777" w:rsidR="002F6F8B" w:rsidRPr="00725683" w:rsidRDefault="002F6F8B" w:rsidP="002F6F8B">
            <w:pPr>
              <w:autoSpaceDE/>
              <w:autoSpaceDN/>
              <w:adjustRightInd/>
              <w:spacing w:before="0" w:line="240" w:lineRule="auto"/>
              <w:ind w:left="0"/>
              <w:rPr>
                <w:sz w:val="16"/>
                <w:szCs w:val="16"/>
              </w:rPr>
            </w:pPr>
            <w:r w:rsidRPr="00725683">
              <w:rPr>
                <w:sz w:val="16"/>
                <w:szCs w:val="16"/>
              </w:rPr>
              <w:t xml:space="preserve">Series 115 </w:t>
            </w:r>
            <w:proofErr w:type="spellStart"/>
            <w:r w:rsidRPr="00725683">
              <w:rPr>
                <w:sz w:val="16"/>
                <w:szCs w:val="16"/>
              </w:rPr>
              <w:t>Unibond</w:t>
            </w:r>
            <w:proofErr w:type="spellEnd"/>
            <w:r w:rsidRPr="00725683">
              <w:rPr>
                <w:sz w:val="16"/>
                <w:szCs w:val="16"/>
              </w:rPr>
              <w:t xml:space="preserve"> DF</w:t>
            </w:r>
          </w:p>
        </w:tc>
        <w:tc>
          <w:tcPr>
            <w:tcW w:w="971" w:type="dxa"/>
            <w:tcBorders>
              <w:bottom w:val="single" w:sz="12" w:space="0" w:color="auto"/>
            </w:tcBorders>
            <w:vAlign w:val="center"/>
          </w:tcPr>
          <w:p w14:paraId="5DD26F7A" w14:textId="77777777" w:rsidR="002F6F8B" w:rsidRPr="00130A6D" w:rsidRDefault="002F6F8B" w:rsidP="002F6F8B">
            <w:pPr>
              <w:tabs>
                <w:tab w:val="left" w:pos="103"/>
              </w:tabs>
              <w:autoSpaceDE/>
              <w:autoSpaceDN/>
              <w:adjustRightInd/>
              <w:spacing w:before="0" w:line="240" w:lineRule="auto"/>
              <w:ind w:left="0"/>
              <w:jc w:val="center"/>
              <w:rPr>
                <w:sz w:val="16"/>
                <w:szCs w:val="16"/>
                <w:lang w:val="ru-RU"/>
              </w:rPr>
            </w:pPr>
            <w:r w:rsidRPr="00130A6D">
              <w:rPr>
                <w:sz w:val="16"/>
                <w:szCs w:val="16"/>
                <w:lang w:val="ru-RU"/>
              </w:rPr>
              <w:t>140</w:t>
            </w:r>
          </w:p>
        </w:tc>
        <w:tc>
          <w:tcPr>
            <w:tcW w:w="1347" w:type="dxa"/>
            <w:tcBorders>
              <w:bottom w:val="single" w:sz="12" w:space="0" w:color="auto"/>
            </w:tcBorders>
            <w:vAlign w:val="center"/>
          </w:tcPr>
          <w:p w14:paraId="6D0B748F" w14:textId="77777777" w:rsidR="002F6F8B" w:rsidRPr="00130A6D" w:rsidRDefault="002F6F8B" w:rsidP="002F6F8B">
            <w:pPr>
              <w:autoSpaceDE/>
              <w:autoSpaceDN/>
              <w:adjustRightInd/>
              <w:spacing w:before="0" w:line="240" w:lineRule="auto"/>
              <w:ind w:left="0"/>
              <w:jc w:val="center"/>
              <w:rPr>
                <w:sz w:val="16"/>
                <w:szCs w:val="16"/>
              </w:rPr>
            </w:pPr>
            <w:r>
              <w:rPr>
                <w:sz w:val="16"/>
                <w:szCs w:val="16"/>
              </w:rPr>
              <w:t>77</w:t>
            </w:r>
            <w:r w:rsidRPr="00130A6D">
              <w:rPr>
                <w:sz w:val="16"/>
                <w:szCs w:val="16"/>
              </w:rPr>
              <w:t>°C (</w:t>
            </w:r>
            <w:r>
              <w:rPr>
                <w:sz w:val="16"/>
                <w:szCs w:val="16"/>
              </w:rPr>
              <w:t>170</w:t>
            </w:r>
            <w:r w:rsidRPr="00130A6D">
              <w:rPr>
                <w:sz w:val="16"/>
                <w:szCs w:val="16"/>
              </w:rPr>
              <w:t>°F</w:t>
            </w:r>
            <w:r w:rsidRPr="00130A6D">
              <w:rPr>
                <w:sz w:val="16"/>
                <w:szCs w:val="16"/>
                <w:lang w:val="ru-RU"/>
              </w:rPr>
              <w:t>)</w:t>
            </w:r>
          </w:p>
        </w:tc>
      </w:tr>
      <w:tr w:rsidR="002F6F8B" w:rsidRPr="00130A6D" w14:paraId="397B4683" w14:textId="77777777" w:rsidTr="002F6F8B">
        <w:trPr>
          <w:trHeight w:val="288"/>
          <w:jc w:val="center"/>
        </w:trPr>
        <w:tc>
          <w:tcPr>
            <w:tcW w:w="2288" w:type="dxa"/>
            <w:gridSpan w:val="3"/>
            <w:tcBorders>
              <w:top w:val="single" w:sz="12" w:space="0" w:color="auto"/>
            </w:tcBorders>
            <w:vAlign w:val="center"/>
          </w:tcPr>
          <w:p w14:paraId="2DB68017" w14:textId="77777777" w:rsidR="002F6F8B" w:rsidRPr="00130A6D" w:rsidRDefault="002F6F8B" w:rsidP="002F6F8B">
            <w:pPr>
              <w:autoSpaceDE/>
              <w:autoSpaceDN/>
              <w:adjustRightInd/>
              <w:spacing w:before="0" w:line="240" w:lineRule="auto"/>
              <w:ind w:left="0"/>
              <w:rPr>
                <w:b/>
                <w:sz w:val="16"/>
                <w:szCs w:val="16"/>
              </w:rPr>
            </w:pPr>
            <w:r w:rsidRPr="004A5022">
              <w:rPr>
                <w:b/>
                <w:sz w:val="16"/>
                <w:szCs w:val="16"/>
              </w:rPr>
              <w:t>TOPCOAT</w:t>
            </w:r>
          </w:p>
        </w:tc>
        <w:tc>
          <w:tcPr>
            <w:tcW w:w="3015" w:type="dxa"/>
            <w:tcBorders>
              <w:top w:val="single" w:sz="12" w:space="0" w:color="auto"/>
            </w:tcBorders>
            <w:vAlign w:val="center"/>
          </w:tcPr>
          <w:p w14:paraId="4D5CCB98" w14:textId="77777777" w:rsidR="002F6F8B" w:rsidRPr="00130A6D" w:rsidRDefault="002F6F8B" w:rsidP="002F6F8B">
            <w:pPr>
              <w:autoSpaceDE/>
              <w:autoSpaceDN/>
              <w:adjustRightInd/>
              <w:spacing w:before="0" w:line="240" w:lineRule="auto"/>
              <w:ind w:left="0"/>
              <w:rPr>
                <w:sz w:val="16"/>
                <w:szCs w:val="16"/>
              </w:rPr>
            </w:pPr>
            <w:r w:rsidRPr="00130A6D">
              <w:rPr>
                <w:sz w:val="16"/>
                <w:szCs w:val="16"/>
              </w:rPr>
              <w:t>Carboline</w:t>
            </w:r>
          </w:p>
        </w:tc>
        <w:tc>
          <w:tcPr>
            <w:tcW w:w="2547" w:type="dxa"/>
            <w:gridSpan w:val="4"/>
            <w:tcBorders>
              <w:top w:val="single" w:sz="12" w:space="0" w:color="auto"/>
            </w:tcBorders>
            <w:vAlign w:val="center"/>
          </w:tcPr>
          <w:p w14:paraId="7BFB6CDE" w14:textId="77777777" w:rsidR="002F6F8B" w:rsidRPr="00725683" w:rsidRDefault="002F6F8B" w:rsidP="002F6F8B">
            <w:pPr>
              <w:autoSpaceDE/>
              <w:autoSpaceDN/>
              <w:adjustRightInd/>
              <w:spacing w:before="0" w:line="240" w:lineRule="auto"/>
              <w:ind w:left="0"/>
              <w:rPr>
                <w:sz w:val="16"/>
                <w:szCs w:val="16"/>
              </w:rPr>
            </w:pPr>
            <w:r w:rsidRPr="00725683">
              <w:rPr>
                <w:sz w:val="16"/>
                <w:szCs w:val="16"/>
              </w:rPr>
              <w:t>Carbocrylic 3359</w:t>
            </w:r>
          </w:p>
        </w:tc>
        <w:tc>
          <w:tcPr>
            <w:tcW w:w="971" w:type="dxa"/>
            <w:tcBorders>
              <w:top w:val="single" w:sz="12" w:space="0" w:color="auto"/>
            </w:tcBorders>
            <w:vAlign w:val="center"/>
          </w:tcPr>
          <w:p w14:paraId="778C7B01" w14:textId="77777777" w:rsidR="002F6F8B" w:rsidRPr="00130A6D" w:rsidRDefault="002F6F8B" w:rsidP="002F6F8B">
            <w:pPr>
              <w:autoSpaceDE/>
              <w:autoSpaceDN/>
              <w:adjustRightInd/>
              <w:spacing w:before="0" w:line="240" w:lineRule="auto"/>
              <w:ind w:left="-638" w:firstLine="638"/>
              <w:jc w:val="center"/>
              <w:rPr>
                <w:sz w:val="16"/>
                <w:szCs w:val="16"/>
                <w:lang w:val="ru-RU"/>
              </w:rPr>
            </w:pPr>
            <w:r w:rsidRPr="00130A6D">
              <w:rPr>
                <w:sz w:val="16"/>
                <w:szCs w:val="16"/>
                <w:lang w:val="ru-RU"/>
              </w:rPr>
              <w:t>42-60</w:t>
            </w:r>
          </w:p>
        </w:tc>
        <w:tc>
          <w:tcPr>
            <w:tcW w:w="1347" w:type="dxa"/>
            <w:tcBorders>
              <w:top w:val="single" w:sz="12" w:space="0" w:color="auto"/>
            </w:tcBorders>
            <w:vAlign w:val="center"/>
          </w:tcPr>
          <w:p w14:paraId="6357C707" w14:textId="77777777" w:rsidR="002F6F8B" w:rsidRPr="00130A6D" w:rsidRDefault="002F6F8B" w:rsidP="002F6F8B">
            <w:pPr>
              <w:autoSpaceDE/>
              <w:autoSpaceDN/>
              <w:adjustRightInd/>
              <w:spacing w:before="0" w:line="240" w:lineRule="auto"/>
              <w:ind w:left="0"/>
              <w:jc w:val="center"/>
              <w:rPr>
                <w:sz w:val="16"/>
                <w:szCs w:val="16"/>
              </w:rPr>
            </w:pPr>
            <w:r w:rsidRPr="00130A6D">
              <w:rPr>
                <w:sz w:val="16"/>
                <w:szCs w:val="16"/>
                <w:lang w:val="ru-RU"/>
              </w:rPr>
              <w:t>113</w:t>
            </w:r>
            <w:r w:rsidRPr="00130A6D">
              <w:rPr>
                <w:sz w:val="16"/>
                <w:szCs w:val="16"/>
              </w:rPr>
              <w:t>°C (</w:t>
            </w:r>
            <w:r w:rsidRPr="00130A6D">
              <w:rPr>
                <w:sz w:val="16"/>
                <w:szCs w:val="16"/>
                <w:lang w:val="ru-RU"/>
              </w:rPr>
              <w:t>235</w:t>
            </w:r>
            <w:r w:rsidRPr="00130A6D">
              <w:rPr>
                <w:sz w:val="16"/>
                <w:szCs w:val="16"/>
              </w:rPr>
              <w:t>°F)</w:t>
            </w:r>
          </w:p>
        </w:tc>
      </w:tr>
      <w:tr w:rsidR="002F6F8B" w:rsidRPr="00130A6D" w14:paraId="35C02660" w14:textId="77777777" w:rsidTr="002F6F8B">
        <w:trPr>
          <w:trHeight w:val="288"/>
          <w:jc w:val="center"/>
        </w:trPr>
        <w:tc>
          <w:tcPr>
            <w:tcW w:w="2288" w:type="dxa"/>
            <w:gridSpan w:val="3"/>
            <w:vAlign w:val="center"/>
          </w:tcPr>
          <w:p w14:paraId="494CE9CE" w14:textId="77777777" w:rsidR="002F6F8B" w:rsidRPr="00130A6D" w:rsidRDefault="002F6F8B" w:rsidP="002F6F8B">
            <w:pPr>
              <w:autoSpaceDE/>
              <w:autoSpaceDN/>
              <w:adjustRightInd/>
              <w:spacing w:before="0" w:line="240" w:lineRule="auto"/>
              <w:ind w:left="0"/>
              <w:rPr>
                <w:b/>
                <w:sz w:val="16"/>
                <w:szCs w:val="16"/>
              </w:rPr>
            </w:pPr>
            <w:r w:rsidRPr="004A5022">
              <w:rPr>
                <w:b/>
                <w:sz w:val="16"/>
                <w:szCs w:val="16"/>
              </w:rPr>
              <w:t>Waterborne Acrylic</w:t>
            </w:r>
          </w:p>
        </w:tc>
        <w:tc>
          <w:tcPr>
            <w:tcW w:w="3015" w:type="dxa"/>
            <w:vAlign w:val="center"/>
          </w:tcPr>
          <w:p w14:paraId="26B251FD" w14:textId="77777777" w:rsidR="002F6F8B" w:rsidRPr="00130A6D" w:rsidRDefault="002F6F8B" w:rsidP="002F6F8B">
            <w:pPr>
              <w:autoSpaceDE/>
              <w:autoSpaceDN/>
              <w:adjustRightInd/>
              <w:spacing w:before="0" w:line="240" w:lineRule="auto"/>
              <w:ind w:left="0"/>
              <w:rPr>
                <w:sz w:val="16"/>
                <w:szCs w:val="16"/>
              </w:rPr>
            </w:pPr>
            <w:r w:rsidRPr="00130A6D">
              <w:rPr>
                <w:sz w:val="16"/>
                <w:szCs w:val="16"/>
              </w:rPr>
              <w:t>Hempel Coatings (USA), Inc.</w:t>
            </w:r>
          </w:p>
        </w:tc>
        <w:tc>
          <w:tcPr>
            <w:tcW w:w="2547" w:type="dxa"/>
            <w:gridSpan w:val="4"/>
            <w:vAlign w:val="center"/>
          </w:tcPr>
          <w:p w14:paraId="22001BB2" w14:textId="77777777" w:rsidR="002F6F8B" w:rsidRPr="00725683" w:rsidRDefault="002F6F8B" w:rsidP="002F6F8B">
            <w:pPr>
              <w:autoSpaceDE/>
              <w:autoSpaceDN/>
              <w:adjustRightInd/>
              <w:spacing w:before="0" w:line="240" w:lineRule="auto"/>
              <w:ind w:left="0"/>
              <w:rPr>
                <w:sz w:val="16"/>
                <w:szCs w:val="16"/>
              </w:rPr>
            </w:pPr>
            <w:proofErr w:type="spellStart"/>
            <w:r w:rsidRPr="00725683">
              <w:rPr>
                <w:sz w:val="16"/>
                <w:szCs w:val="16"/>
              </w:rPr>
              <w:t>Hemucryl</w:t>
            </w:r>
            <w:proofErr w:type="spellEnd"/>
            <w:r w:rsidRPr="00725683">
              <w:rPr>
                <w:sz w:val="16"/>
                <w:szCs w:val="16"/>
              </w:rPr>
              <w:t xml:space="preserve"> 58030</w:t>
            </w:r>
          </w:p>
        </w:tc>
        <w:tc>
          <w:tcPr>
            <w:tcW w:w="971" w:type="dxa"/>
            <w:vAlign w:val="center"/>
          </w:tcPr>
          <w:p w14:paraId="79334BC2" w14:textId="77777777" w:rsidR="002F6F8B" w:rsidRPr="00130A6D" w:rsidRDefault="002F6F8B" w:rsidP="002F6F8B">
            <w:pPr>
              <w:autoSpaceDE/>
              <w:autoSpaceDN/>
              <w:adjustRightInd/>
              <w:spacing w:before="0" w:line="240" w:lineRule="auto"/>
              <w:ind w:left="-65"/>
              <w:jc w:val="center"/>
              <w:rPr>
                <w:sz w:val="16"/>
                <w:szCs w:val="16"/>
                <w:lang w:val="ru-RU"/>
              </w:rPr>
            </w:pPr>
            <w:r w:rsidRPr="00130A6D">
              <w:rPr>
                <w:sz w:val="16"/>
                <w:szCs w:val="16"/>
                <w:lang w:val="ru-RU"/>
              </w:rPr>
              <w:t>5</w:t>
            </w:r>
          </w:p>
        </w:tc>
        <w:tc>
          <w:tcPr>
            <w:tcW w:w="1347" w:type="dxa"/>
            <w:vAlign w:val="center"/>
          </w:tcPr>
          <w:p w14:paraId="3FEE5859" w14:textId="77777777" w:rsidR="002F6F8B" w:rsidRPr="00130A6D" w:rsidRDefault="002F6F8B" w:rsidP="002F6F8B">
            <w:pPr>
              <w:autoSpaceDE/>
              <w:autoSpaceDN/>
              <w:adjustRightInd/>
              <w:spacing w:before="0" w:line="240" w:lineRule="auto"/>
              <w:ind w:left="0"/>
              <w:jc w:val="center"/>
              <w:rPr>
                <w:sz w:val="16"/>
                <w:szCs w:val="16"/>
                <w:lang w:val="ru-RU"/>
              </w:rPr>
            </w:pPr>
            <w:r w:rsidRPr="00130A6D">
              <w:rPr>
                <w:sz w:val="16"/>
                <w:szCs w:val="16"/>
                <w:lang w:val="ru-RU"/>
              </w:rPr>
              <w:t>120</w:t>
            </w:r>
            <w:r w:rsidRPr="00130A6D">
              <w:rPr>
                <w:sz w:val="16"/>
                <w:szCs w:val="16"/>
              </w:rPr>
              <w:t>°C (</w:t>
            </w:r>
            <w:r w:rsidRPr="00130A6D">
              <w:rPr>
                <w:sz w:val="16"/>
                <w:szCs w:val="16"/>
                <w:lang w:val="ru-RU"/>
              </w:rPr>
              <w:t>248</w:t>
            </w:r>
            <w:r w:rsidRPr="00130A6D">
              <w:rPr>
                <w:sz w:val="16"/>
                <w:szCs w:val="16"/>
              </w:rPr>
              <w:t>°F</w:t>
            </w:r>
            <w:r w:rsidRPr="00130A6D">
              <w:rPr>
                <w:sz w:val="16"/>
                <w:szCs w:val="16"/>
                <w:lang w:val="ru-RU"/>
              </w:rPr>
              <w:t>)</w:t>
            </w:r>
          </w:p>
        </w:tc>
      </w:tr>
      <w:tr w:rsidR="00736C4D" w:rsidRPr="00130A6D" w14:paraId="7124B0FC" w14:textId="77777777" w:rsidTr="002F6F8B">
        <w:trPr>
          <w:trHeight w:val="288"/>
          <w:jc w:val="center"/>
        </w:trPr>
        <w:tc>
          <w:tcPr>
            <w:tcW w:w="2288" w:type="dxa"/>
            <w:gridSpan w:val="3"/>
            <w:vMerge w:val="restart"/>
            <w:vAlign w:val="center"/>
          </w:tcPr>
          <w:p w14:paraId="278CF4C3" w14:textId="77777777" w:rsidR="00736C4D" w:rsidRPr="00130A6D" w:rsidRDefault="00736C4D" w:rsidP="002F6F8B">
            <w:pPr>
              <w:autoSpaceDE/>
              <w:autoSpaceDN/>
              <w:adjustRightInd/>
              <w:spacing w:before="0" w:line="240" w:lineRule="auto"/>
              <w:ind w:left="0"/>
              <w:rPr>
                <w:b/>
                <w:sz w:val="16"/>
                <w:szCs w:val="16"/>
              </w:rPr>
            </w:pPr>
            <w:r w:rsidRPr="004A5022">
              <w:rPr>
                <w:b/>
                <w:sz w:val="16"/>
                <w:szCs w:val="16"/>
              </w:rPr>
              <w:t xml:space="preserve">DFT as per Manufacturer’s Product </w:t>
            </w:r>
            <w:proofErr w:type="spellStart"/>
            <w:r w:rsidRPr="004A5022">
              <w:rPr>
                <w:b/>
                <w:sz w:val="16"/>
                <w:szCs w:val="16"/>
              </w:rPr>
              <w:t>Shee</w:t>
            </w:r>
            <w:proofErr w:type="spellEnd"/>
          </w:p>
        </w:tc>
        <w:tc>
          <w:tcPr>
            <w:tcW w:w="3015" w:type="dxa"/>
            <w:vAlign w:val="center"/>
          </w:tcPr>
          <w:p w14:paraId="6596A60B" w14:textId="77777777" w:rsidR="00736C4D" w:rsidRPr="00130A6D" w:rsidRDefault="00736C4D" w:rsidP="002F6F8B">
            <w:pPr>
              <w:autoSpaceDE/>
              <w:autoSpaceDN/>
              <w:adjustRightInd/>
              <w:spacing w:before="0" w:line="240" w:lineRule="auto"/>
              <w:ind w:left="0"/>
              <w:rPr>
                <w:sz w:val="16"/>
                <w:szCs w:val="16"/>
              </w:rPr>
            </w:pPr>
            <w:r w:rsidRPr="00130A6D">
              <w:rPr>
                <w:sz w:val="16"/>
                <w:szCs w:val="16"/>
              </w:rPr>
              <w:t>International</w:t>
            </w:r>
          </w:p>
        </w:tc>
        <w:tc>
          <w:tcPr>
            <w:tcW w:w="2547" w:type="dxa"/>
            <w:gridSpan w:val="4"/>
            <w:vAlign w:val="center"/>
          </w:tcPr>
          <w:p w14:paraId="5F6CDF97" w14:textId="5DAA972D" w:rsidR="00736C4D" w:rsidRPr="00725683" w:rsidRDefault="00736C4D" w:rsidP="002F6F8B">
            <w:pPr>
              <w:autoSpaceDE/>
              <w:autoSpaceDN/>
              <w:adjustRightInd/>
              <w:spacing w:before="0" w:line="240" w:lineRule="auto"/>
              <w:ind w:left="0"/>
              <w:rPr>
                <w:sz w:val="16"/>
                <w:szCs w:val="16"/>
              </w:rPr>
            </w:pPr>
            <w:r w:rsidRPr="00725683">
              <w:rPr>
                <w:sz w:val="16"/>
                <w:szCs w:val="16"/>
              </w:rPr>
              <w:t>Interc</w:t>
            </w:r>
            <w:r w:rsidRPr="00725683">
              <w:rPr>
                <w:spacing w:val="1"/>
                <w:sz w:val="16"/>
                <w:szCs w:val="16"/>
              </w:rPr>
              <w:t>r</w:t>
            </w:r>
            <w:r w:rsidRPr="00725683">
              <w:rPr>
                <w:spacing w:val="-2"/>
                <w:sz w:val="16"/>
                <w:szCs w:val="16"/>
              </w:rPr>
              <w:t>y</w:t>
            </w:r>
            <w:r w:rsidRPr="00725683">
              <w:rPr>
                <w:sz w:val="16"/>
                <w:szCs w:val="16"/>
              </w:rPr>
              <w:t>l5</w:t>
            </w:r>
            <w:r w:rsidRPr="00725683">
              <w:rPr>
                <w:spacing w:val="1"/>
                <w:sz w:val="16"/>
                <w:szCs w:val="16"/>
              </w:rPr>
              <w:t>3</w:t>
            </w:r>
            <w:r w:rsidRPr="00725683">
              <w:rPr>
                <w:sz w:val="16"/>
                <w:szCs w:val="16"/>
              </w:rPr>
              <w:t>0</w:t>
            </w:r>
          </w:p>
        </w:tc>
        <w:tc>
          <w:tcPr>
            <w:tcW w:w="971" w:type="dxa"/>
            <w:vAlign w:val="center"/>
          </w:tcPr>
          <w:p w14:paraId="6ECA9DC3" w14:textId="77777777" w:rsidR="00736C4D" w:rsidRPr="00130A6D" w:rsidRDefault="00736C4D" w:rsidP="002F6F8B">
            <w:pPr>
              <w:autoSpaceDE/>
              <w:autoSpaceDN/>
              <w:adjustRightInd/>
              <w:spacing w:before="0" w:line="240" w:lineRule="auto"/>
              <w:ind w:left="0"/>
              <w:jc w:val="center"/>
              <w:rPr>
                <w:sz w:val="16"/>
                <w:szCs w:val="16"/>
                <w:lang w:val="ru-RU"/>
              </w:rPr>
            </w:pPr>
            <w:r w:rsidRPr="00130A6D">
              <w:rPr>
                <w:sz w:val="16"/>
                <w:szCs w:val="16"/>
                <w:lang w:val="ru-RU"/>
              </w:rPr>
              <w:t>43</w:t>
            </w:r>
          </w:p>
        </w:tc>
        <w:tc>
          <w:tcPr>
            <w:tcW w:w="1347" w:type="dxa"/>
            <w:vAlign w:val="center"/>
          </w:tcPr>
          <w:p w14:paraId="6E132FFB" w14:textId="77777777" w:rsidR="00736C4D" w:rsidRPr="00130A6D" w:rsidRDefault="00736C4D" w:rsidP="002F6F8B">
            <w:pPr>
              <w:autoSpaceDE/>
              <w:autoSpaceDN/>
              <w:adjustRightInd/>
              <w:spacing w:before="0" w:line="240" w:lineRule="auto"/>
              <w:ind w:left="0"/>
              <w:jc w:val="center"/>
              <w:rPr>
                <w:sz w:val="16"/>
                <w:szCs w:val="16"/>
              </w:rPr>
            </w:pPr>
            <w:r w:rsidRPr="00130A6D">
              <w:rPr>
                <w:sz w:val="16"/>
                <w:szCs w:val="16"/>
                <w:lang w:val="ru-RU"/>
              </w:rPr>
              <w:t>121</w:t>
            </w:r>
            <w:r w:rsidRPr="00130A6D">
              <w:rPr>
                <w:sz w:val="16"/>
                <w:szCs w:val="16"/>
              </w:rPr>
              <w:t>°C (</w:t>
            </w:r>
            <w:r w:rsidRPr="00130A6D">
              <w:rPr>
                <w:sz w:val="16"/>
                <w:szCs w:val="16"/>
                <w:lang w:val="ru-RU"/>
              </w:rPr>
              <w:t>250</w:t>
            </w:r>
            <w:r w:rsidRPr="00130A6D">
              <w:rPr>
                <w:sz w:val="16"/>
                <w:szCs w:val="16"/>
              </w:rPr>
              <w:t>°F</w:t>
            </w:r>
            <w:r w:rsidRPr="00130A6D">
              <w:rPr>
                <w:sz w:val="16"/>
                <w:szCs w:val="16"/>
                <w:lang w:val="ru-RU"/>
              </w:rPr>
              <w:t>)</w:t>
            </w:r>
          </w:p>
        </w:tc>
      </w:tr>
      <w:tr w:rsidR="00736C4D" w:rsidRPr="00130A6D" w14:paraId="36D4CD6D" w14:textId="77777777" w:rsidTr="002F6F8B">
        <w:trPr>
          <w:trHeight w:val="288"/>
          <w:jc w:val="center"/>
        </w:trPr>
        <w:tc>
          <w:tcPr>
            <w:tcW w:w="2288" w:type="dxa"/>
            <w:gridSpan w:val="3"/>
            <w:vMerge/>
            <w:vAlign w:val="center"/>
          </w:tcPr>
          <w:p w14:paraId="27A696AE" w14:textId="77777777" w:rsidR="00736C4D" w:rsidRPr="00130A6D" w:rsidRDefault="00736C4D" w:rsidP="002F6F8B">
            <w:pPr>
              <w:autoSpaceDE/>
              <w:autoSpaceDN/>
              <w:adjustRightInd/>
              <w:spacing w:before="0" w:line="240" w:lineRule="auto"/>
              <w:ind w:left="0"/>
              <w:rPr>
                <w:b/>
                <w:sz w:val="16"/>
                <w:szCs w:val="16"/>
              </w:rPr>
            </w:pPr>
          </w:p>
        </w:tc>
        <w:tc>
          <w:tcPr>
            <w:tcW w:w="3015" w:type="dxa"/>
            <w:vAlign w:val="center"/>
          </w:tcPr>
          <w:p w14:paraId="3CEF50AD" w14:textId="77777777" w:rsidR="00736C4D" w:rsidRPr="00130A6D" w:rsidRDefault="00736C4D" w:rsidP="002F6F8B">
            <w:pPr>
              <w:autoSpaceDE/>
              <w:autoSpaceDN/>
              <w:adjustRightInd/>
              <w:spacing w:before="0" w:line="240" w:lineRule="auto"/>
              <w:ind w:left="0"/>
              <w:rPr>
                <w:sz w:val="16"/>
                <w:szCs w:val="16"/>
              </w:rPr>
            </w:pPr>
            <w:r w:rsidRPr="00130A6D">
              <w:rPr>
                <w:sz w:val="16"/>
                <w:szCs w:val="16"/>
              </w:rPr>
              <w:t>Jotun Paints</w:t>
            </w:r>
          </w:p>
        </w:tc>
        <w:tc>
          <w:tcPr>
            <w:tcW w:w="2547" w:type="dxa"/>
            <w:gridSpan w:val="4"/>
            <w:vAlign w:val="center"/>
          </w:tcPr>
          <w:p w14:paraId="43F6D0EB" w14:textId="7AEFCA14" w:rsidR="00736C4D" w:rsidRPr="00725683" w:rsidRDefault="00736C4D" w:rsidP="002F6F8B">
            <w:pPr>
              <w:autoSpaceDE/>
              <w:autoSpaceDN/>
              <w:adjustRightInd/>
              <w:spacing w:before="0" w:line="240" w:lineRule="auto"/>
              <w:ind w:left="0"/>
              <w:rPr>
                <w:sz w:val="16"/>
                <w:szCs w:val="16"/>
              </w:rPr>
            </w:pPr>
            <w:r w:rsidRPr="00725683">
              <w:rPr>
                <w:sz w:val="16"/>
                <w:szCs w:val="16"/>
              </w:rPr>
              <w:t>Pilot WF Topcoat</w:t>
            </w:r>
          </w:p>
        </w:tc>
        <w:tc>
          <w:tcPr>
            <w:tcW w:w="971" w:type="dxa"/>
            <w:vAlign w:val="center"/>
          </w:tcPr>
          <w:p w14:paraId="6EB99991" w14:textId="399F040E" w:rsidR="00736C4D" w:rsidRPr="00876F95" w:rsidRDefault="00736C4D" w:rsidP="002F6F8B">
            <w:pPr>
              <w:autoSpaceDE/>
              <w:autoSpaceDN/>
              <w:adjustRightInd/>
              <w:spacing w:before="0" w:line="240" w:lineRule="auto"/>
              <w:ind w:left="0"/>
              <w:jc w:val="center"/>
              <w:rPr>
                <w:sz w:val="16"/>
                <w:szCs w:val="16"/>
              </w:rPr>
            </w:pPr>
            <w:r>
              <w:rPr>
                <w:sz w:val="16"/>
                <w:szCs w:val="16"/>
              </w:rPr>
              <w:t>150</w:t>
            </w:r>
          </w:p>
        </w:tc>
        <w:tc>
          <w:tcPr>
            <w:tcW w:w="1347" w:type="dxa"/>
            <w:vAlign w:val="center"/>
          </w:tcPr>
          <w:p w14:paraId="6145337B" w14:textId="77777777" w:rsidR="00736C4D" w:rsidRPr="00130A6D" w:rsidRDefault="00736C4D" w:rsidP="002F6F8B">
            <w:pPr>
              <w:autoSpaceDE/>
              <w:autoSpaceDN/>
              <w:adjustRightInd/>
              <w:spacing w:before="0" w:line="240" w:lineRule="auto"/>
              <w:ind w:left="0"/>
              <w:jc w:val="center"/>
              <w:rPr>
                <w:sz w:val="16"/>
                <w:szCs w:val="16"/>
              </w:rPr>
            </w:pPr>
            <w:r w:rsidRPr="00130A6D">
              <w:rPr>
                <w:sz w:val="16"/>
                <w:szCs w:val="16"/>
                <w:lang w:val="ru-RU"/>
              </w:rPr>
              <w:t>121°C (250°F)</w:t>
            </w:r>
          </w:p>
        </w:tc>
      </w:tr>
      <w:tr w:rsidR="002F6F8B" w:rsidRPr="00130A6D" w14:paraId="241C8DC7" w14:textId="77777777" w:rsidTr="002F6F8B">
        <w:trPr>
          <w:trHeight w:val="288"/>
          <w:jc w:val="center"/>
        </w:trPr>
        <w:tc>
          <w:tcPr>
            <w:tcW w:w="2288" w:type="dxa"/>
            <w:gridSpan w:val="3"/>
            <w:vAlign w:val="center"/>
          </w:tcPr>
          <w:p w14:paraId="08B8A38E" w14:textId="77777777" w:rsidR="002F6F8B" w:rsidRPr="00130A6D" w:rsidRDefault="002F6F8B" w:rsidP="002F6F8B">
            <w:pPr>
              <w:jc w:val="center"/>
              <w:rPr>
                <w:b/>
                <w:sz w:val="16"/>
                <w:szCs w:val="16"/>
              </w:rPr>
            </w:pPr>
          </w:p>
        </w:tc>
        <w:tc>
          <w:tcPr>
            <w:tcW w:w="3015" w:type="dxa"/>
            <w:vAlign w:val="center"/>
          </w:tcPr>
          <w:p w14:paraId="2E67355C" w14:textId="77777777" w:rsidR="002F6F8B" w:rsidRPr="00130A6D" w:rsidRDefault="002F6F8B" w:rsidP="002F6F8B">
            <w:pPr>
              <w:autoSpaceDE/>
              <w:autoSpaceDN/>
              <w:adjustRightInd/>
              <w:spacing w:before="0" w:line="240" w:lineRule="auto"/>
              <w:ind w:left="0"/>
              <w:rPr>
                <w:sz w:val="16"/>
                <w:szCs w:val="16"/>
              </w:rPr>
            </w:pPr>
            <w:r w:rsidRPr="00130A6D">
              <w:rPr>
                <w:sz w:val="16"/>
                <w:szCs w:val="16"/>
              </w:rPr>
              <w:t>PPG</w:t>
            </w:r>
          </w:p>
        </w:tc>
        <w:tc>
          <w:tcPr>
            <w:tcW w:w="2547" w:type="dxa"/>
            <w:gridSpan w:val="4"/>
            <w:vAlign w:val="center"/>
          </w:tcPr>
          <w:p w14:paraId="4876DBCB" w14:textId="7E2BE379" w:rsidR="002F6F8B" w:rsidRPr="00725683" w:rsidRDefault="002F6F8B" w:rsidP="002F6F8B">
            <w:pPr>
              <w:autoSpaceDE/>
              <w:autoSpaceDN/>
              <w:adjustRightInd/>
              <w:spacing w:before="0" w:line="240" w:lineRule="auto"/>
              <w:ind w:left="0"/>
              <w:rPr>
                <w:sz w:val="16"/>
                <w:szCs w:val="16"/>
              </w:rPr>
            </w:pPr>
            <w:r w:rsidRPr="00725683">
              <w:rPr>
                <w:sz w:val="16"/>
                <w:szCs w:val="16"/>
              </w:rPr>
              <w:t>Pitt-Tech Plus</w:t>
            </w:r>
            <w:r w:rsidRPr="00725683">
              <w:rPr>
                <w:sz w:val="16"/>
                <w:szCs w:val="16"/>
                <w:vertAlign w:val="superscript"/>
              </w:rPr>
              <w:t xml:space="preserve"> </w:t>
            </w:r>
          </w:p>
          <w:p w14:paraId="12DADEA1" w14:textId="3E6B99BF" w:rsidR="002F6F8B" w:rsidRPr="00725683" w:rsidRDefault="002F6F8B" w:rsidP="002F6F8B">
            <w:pPr>
              <w:autoSpaceDE/>
              <w:autoSpaceDN/>
              <w:adjustRightInd/>
              <w:spacing w:before="0" w:line="240" w:lineRule="auto"/>
              <w:ind w:left="0"/>
              <w:rPr>
                <w:sz w:val="16"/>
                <w:szCs w:val="16"/>
              </w:rPr>
            </w:pPr>
            <w:proofErr w:type="spellStart"/>
            <w:r w:rsidRPr="00725683">
              <w:rPr>
                <w:sz w:val="16"/>
                <w:szCs w:val="16"/>
              </w:rPr>
              <w:t>Aquacover</w:t>
            </w:r>
            <w:proofErr w:type="spellEnd"/>
            <w:r w:rsidRPr="00725683">
              <w:rPr>
                <w:sz w:val="16"/>
                <w:szCs w:val="16"/>
              </w:rPr>
              <w:t xml:space="preserve"> 45</w:t>
            </w:r>
          </w:p>
        </w:tc>
        <w:tc>
          <w:tcPr>
            <w:tcW w:w="971" w:type="dxa"/>
            <w:vAlign w:val="center"/>
          </w:tcPr>
          <w:p w14:paraId="719B7ED5" w14:textId="77777777" w:rsidR="002F6F8B" w:rsidRPr="00F6525C" w:rsidRDefault="002F6F8B" w:rsidP="002F6F8B">
            <w:pPr>
              <w:autoSpaceDE/>
              <w:autoSpaceDN/>
              <w:adjustRightInd/>
              <w:spacing w:before="0" w:line="240" w:lineRule="auto"/>
              <w:ind w:left="0"/>
              <w:jc w:val="center"/>
              <w:rPr>
                <w:sz w:val="16"/>
                <w:szCs w:val="16"/>
              </w:rPr>
            </w:pPr>
            <w:r>
              <w:rPr>
                <w:sz w:val="16"/>
                <w:szCs w:val="16"/>
              </w:rPr>
              <w:t>85</w:t>
            </w:r>
          </w:p>
        </w:tc>
        <w:tc>
          <w:tcPr>
            <w:tcW w:w="1347" w:type="dxa"/>
            <w:vAlign w:val="center"/>
          </w:tcPr>
          <w:p w14:paraId="755DA1FE" w14:textId="77777777" w:rsidR="002F6F8B" w:rsidRPr="00130A6D" w:rsidRDefault="002F6F8B" w:rsidP="002F6F8B">
            <w:pPr>
              <w:autoSpaceDE/>
              <w:autoSpaceDN/>
              <w:adjustRightInd/>
              <w:spacing w:before="0" w:line="240" w:lineRule="auto"/>
              <w:ind w:left="0"/>
              <w:jc w:val="center"/>
              <w:rPr>
                <w:sz w:val="16"/>
                <w:szCs w:val="16"/>
              </w:rPr>
            </w:pPr>
            <w:r w:rsidRPr="00130A6D">
              <w:rPr>
                <w:sz w:val="16"/>
                <w:szCs w:val="16"/>
                <w:lang w:val="ru-RU"/>
              </w:rPr>
              <w:t>121°C (250°F)</w:t>
            </w:r>
          </w:p>
        </w:tc>
      </w:tr>
      <w:tr w:rsidR="002F6F8B" w:rsidRPr="00130A6D" w14:paraId="478A46FB" w14:textId="77777777" w:rsidTr="002F6F8B">
        <w:trPr>
          <w:trHeight w:val="288"/>
          <w:jc w:val="center"/>
        </w:trPr>
        <w:tc>
          <w:tcPr>
            <w:tcW w:w="2288" w:type="dxa"/>
            <w:gridSpan w:val="3"/>
            <w:vAlign w:val="center"/>
          </w:tcPr>
          <w:p w14:paraId="7677D28C" w14:textId="77777777" w:rsidR="002F6F8B" w:rsidRPr="00130A6D" w:rsidRDefault="002F6F8B" w:rsidP="002F6F8B">
            <w:pPr>
              <w:jc w:val="center"/>
              <w:rPr>
                <w:b/>
                <w:sz w:val="16"/>
                <w:szCs w:val="16"/>
              </w:rPr>
            </w:pPr>
          </w:p>
        </w:tc>
        <w:tc>
          <w:tcPr>
            <w:tcW w:w="3015" w:type="dxa"/>
            <w:vAlign w:val="center"/>
          </w:tcPr>
          <w:p w14:paraId="6DD53B18" w14:textId="77777777" w:rsidR="002F6F8B" w:rsidRPr="00130A6D" w:rsidRDefault="002F6F8B" w:rsidP="002F6F8B">
            <w:pPr>
              <w:autoSpaceDE/>
              <w:autoSpaceDN/>
              <w:adjustRightInd/>
              <w:spacing w:before="0" w:line="240" w:lineRule="auto"/>
              <w:ind w:left="0"/>
              <w:rPr>
                <w:sz w:val="16"/>
                <w:szCs w:val="16"/>
              </w:rPr>
            </w:pPr>
            <w:proofErr w:type="spellStart"/>
            <w:r w:rsidRPr="00130A6D">
              <w:rPr>
                <w:sz w:val="16"/>
                <w:szCs w:val="16"/>
              </w:rPr>
              <w:t>Sher</w:t>
            </w:r>
            <w:r w:rsidRPr="00130A6D">
              <w:rPr>
                <w:spacing w:val="-1"/>
                <w:sz w:val="16"/>
                <w:szCs w:val="16"/>
              </w:rPr>
              <w:t>w</w:t>
            </w:r>
            <w:r w:rsidRPr="00130A6D">
              <w:rPr>
                <w:spacing w:val="1"/>
                <w:sz w:val="16"/>
                <w:szCs w:val="16"/>
              </w:rPr>
              <w:t>i</w:t>
            </w:r>
            <w:r w:rsidRPr="00130A6D">
              <w:rPr>
                <w:sz w:val="16"/>
                <w:szCs w:val="16"/>
              </w:rPr>
              <w:t>nWilliams</w:t>
            </w:r>
            <w:proofErr w:type="spellEnd"/>
          </w:p>
        </w:tc>
        <w:tc>
          <w:tcPr>
            <w:tcW w:w="2547" w:type="dxa"/>
            <w:gridSpan w:val="4"/>
            <w:vAlign w:val="center"/>
          </w:tcPr>
          <w:p w14:paraId="51C38E72" w14:textId="7E464BA6" w:rsidR="00203C4B" w:rsidRPr="00725683" w:rsidRDefault="00203C4B" w:rsidP="002F6F8B">
            <w:pPr>
              <w:autoSpaceDE/>
              <w:autoSpaceDN/>
              <w:adjustRightInd/>
              <w:spacing w:before="0" w:line="240" w:lineRule="auto"/>
              <w:ind w:left="0"/>
              <w:rPr>
                <w:sz w:val="16"/>
                <w:szCs w:val="16"/>
              </w:rPr>
            </w:pPr>
            <w:proofErr w:type="spellStart"/>
            <w:r w:rsidRPr="00725683">
              <w:rPr>
                <w:sz w:val="16"/>
                <w:szCs w:val="16"/>
              </w:rPr>
              <w:t>SherCryl</w:t>
            </w:r>
            <w:proofErr w:type="spellEnd"/>
          </w:p>
          <w:p w14:paraId="2848F9D6" w14:textId="4C220FC3" w:rsidR="002F6F8B" w:rsidRPr="00725683" w:rsidRDefault="002F6F8B" w:rsidP="002F6F8B">
            <w:pPr>
              <w:autoSpaceDE/>
              <w:autoSpaceDN/>
              <w:adjustRightInd/>
              <w:spacing w:before="0" w:line="240" w:lineRule="auto"/>
              <w:ind w:left="0"/>
              <w:rPr>
                <w:sz w:val="16"/>
                <w:szCs w:val="16"/>
              </w:rPr>
            </w:pPr>
            <w:r w:rsidRPr="00725683">
              <w:rPr>
                <w:sz w:val="16"/>
                <w:szCs w:val="16"/>
              </w:rPr>
              <w:t>DTM Acrylic Coating</w:t>
            </w:r>
          </w:p>
        </w:tc>
        <w:tc>
          <w:tcPr>
            <w:tcW w:w="971" w:type="dxa"/>
            <w:vAlign w:val="center"/>
          </w:tcPr>
          <w:p w14:paraId="12A552CC" w14:textId="77777777" w:rsidR="002F6F8B" w:rsidRPr="00130A6D" w:rsidRDefault="002F6F8B" w:rsidP="002F6F8B">
            <w:pPr>
              <w:autoSpaceDE/>
              <w:autoSpaceDN/>
              <w:adjustRightInd/>
              <w:spacing w:before="0" w:line="240" w:lineRule="auto"/>
              <w:ind w:left="0"/>
              <w:jc w:val="center"/>
              <w:rPr>
                <w:sz w:val="16"/>
                <w:szCs w:val="16"/>
                <w:lang w:val="ru-RU"/>
              </w:rPr>
            </w:pPr>
            <w:r w:rsidRPr="00130A6D">
              <w:rPr>
                <w:sz w:val="16"/>
                <w:szCs w:val="16"/>
                <w:lang w:val="ru-RU"/>
              </w:rPr>
              <w:t>250</w:t>
            </w:r>
          </w:p>
        </w:tc>
        <w:tc>
          <w:tcPr>
            <w:tcW w:w="1347" w:type="dxa"/>
            <w:vAlign w:val="center"/>
          </w:tcPr>
          <w:p w14:paraId="6B661D98" w14:textId="77777777" w:rsidR="002F6F8B" w:rsidRPr="00130A6D" w:rsidRDefault="002F6F8B" w:rsidP="002F6F8B">
            <w:pPr>
              <w:autoSpaceDE/>
              <w:autoSpaceDN/>
              <w:adjustRightInd/>
              <w:spacing w:before="0" w:line="240" w:lineRule="auto"/>
              <w:ind w:left="0"/>
              <w:jc w:val="center"/>
              <w:rPr>
                <w:sz w:val="16"/>
                <w:szCs w:val="16"/>
              </w:rPr>
            </w:pPr>
            <w:r w:rsidRPr="00130A6D">
              <w:rPr>
                <w:sz w:val="16"/>
                <w:szCs w:val="16"/>
                <w:lang w:val="ru-RU"/>
              </w:rPr>
              <w:t>149</w:t>
            </w:r>
            <w:r w:rsidRPr="00130A6D">
              <w:rPr>
                <w:sz w:val="16"/>
                <w:szCs w:val="16"/>
              </w:rPr>
              <w:t>°C (</w:t>
            </w:r>
            <w:r w:rsidRPr="00130A6D">
              <w:rPr>
                <w:sz w:val="16"/>
                <w:szCs w:val="16"/>
                <w:lang w:val="ru-RU"/>
              </w:rPr>
              <w:t>300</w:t>
            </w:r>
            <w:r w:rsidRPr="00130A6D">
              <w:rPr>
                <w:sz w:val="16"/>
                <w:szCs w:val="16"/>
              </w:rPr>
              <w:t>°F</w:t>
            </w:r>
            <w:r w:rsidRPr="00130A6D">
              <w:rPr>
                <w:sz w:val="16"/>
                <w:szCs w:val="16"/>
                <w:lang w:val="ru-RU"/>
              </w:rPr>
              <w:t>)</w:t>
            </w:r>
          </w:p>
        </w:tc>
      </w:tr>
      <w:tr w:rsidR="002F6F8B" w:rsidRPr="00130A6D" w14:paraId="04419C01" w14:textId="77777777" w:rsidTr="002F6F8B">
        <w:trPr>
          <w:trHeight w:val="288"/>
          <w:jc w:val="center"/>
        </w:trPr>
        <w:tc>
          <w:tcPr>
            <w:tcW w:w="2288" w:type="dxa"/>
            <w:gridSpan w:val="3"/>
            <w:tcBorders>
              <w:bottom w:val="single" w:sz="12" w:space="0" w:color="auto"/>
            </w:tcBorders>
            <w:vAlign w:val="center"/>
          </w:tcPr>
          <w:p w14:paraId="1ED1E147" w14:textId="77777777" w:rsidR="002F6F8B" w:rsidRPr="004A5022" w:rsidRDefault="002F6F8B" w:rsidP="002F6F8B">
            <w:pPr>
              <w:autoSpaceDE/>
              <w:autoSpaceDN/>
              <w:adjustRightInd/>
              <w:spacing w:before="0" w:line="240" w:lineRule="auto"/>
              <w:ind w:left="0"/>
              <w:rPr>
                <w:sz w:val="16"/>
                <w:szCs w:val="16"/>
              </w:rPr>
            </w:pPr>
          </w:p>
        </w:tc>
        <w:tc>
          <w:tcPr>
            <w:tcW w:w="3015" w:type="dxa"/>
            <w:tcBorders>
              <w:bottom w:val="single" w:sz="12" w:space="0" w:color="auto"/>
            </w:tcBorders>
            <w:vAlign w:val="center"/>
          </w:tcPr>
          <w:p w14:paraId="74BC2F51" w14:textId="77777777" w:rsidR="002F6F8B" w:rsidRPr="00130A6D" w:rsidRDefault="002F6F8B" w:rsidP="002F6F8B">
            <w:pPr>
              <w:autoSpaceDE/>
              <w:autoSpaceDN/>
              <w:adjustRightInd/>
              <w:spacing w:before="0" w:line="240" w:lineRule="auto"/>
              <w:ind w:left="0"/>
              <w:rPr>
                <w:sz w:val="16"/>
                <w:szCs w:val="16"/>
              </w:rPr>
            </w:pPr>
            <w:r w:rsidRPr="00130A6D">
              <w:rPr>
                <w:sz w:val="16"/>
                <w:szCs w:val="16"/>
              </w:rPr>
              <w:t>Tnemec</w:t>
            </w:r>
          </w:p>
        </w:tc>
        <w:tc>
          <w:tcPr>
            <w:tcW w:w="2547" w:type="dxa"/>
            <w:gridSpan w:val="4"/>
            <w:tcBorders>
              <w:bottom w:val="single" w:sz="12" w:space="0" w:color="auto"/>
            </w:tcBorders>
            <w:vAlign w:val="center"/>
          </w:tcPr>
          <w:p w14:paraId="76075FF8" w14:textId="77777777" w:rsidR="005145C6" w:rsidRPr="00725683" w:rsidRDefault="005145C6" w:rsidP="005145C6">
            <w:pPr>
              <w:autoSpaceDE/>
              <w:autoSpaceDN/>
              <w:adjustRightInd/>
              <w:spacing w:before="0" w:line="240" w:lineRule="auto"/>
              <w:ind w:left="0"/>
              <w:rPr>
                <w:sz w:val="16"/>
                <w:szCs w:val="16"/>
              </w:rPr>
            </w:pPr>
            <w:r w:rsidRPr="00725683">
              <w:rPr>
                <w:sz w:val="16"/>
                <w:szCs w:val="16"/>
              </w:rPr>
              <w:t xml:space="preserve">Series 1028 </w:t>
            </w:r>
            <w:proofErr w:type="spellStart"/>
            <w:r w:rsidRPr="00725683">
              <w:rPr>
                <w:sz w:val="16"/>
                <w:szCs w:val="16"/>
              </w:rPr>
              <w:t>Enduratone</w:t>
            </w:r>
            <w:proofErr w:type="spellEnd"/>
          </w:p>
          <w:p w14:paraId="72701E0D" w14:textId="12BED7B3" w:rsidR="002F6F8B" w:rsidRPr="00725683" w:rsidRDefault="002F6F8B" w:rsidP="002F6F8B">
            <w:pPr>
              <w:autoSpaceDE/>
              <w:autoSpaceDN/>
              <w:adjustRightInd/>
              <w:spacing w:before="0" w:line="240" w:lineRule="auto"/>
              <w:ind w:left="0"/>
              <w:rPr>
                <w:sz w:val="16"/>
                <w:szCs w:val="16"/>
              </w:rPr>
            </w:pPr>
            <w:r w:rsidRPr="00725683">
              <w:rPr>
                <w:sz w:val="16"/>
                <w:szCs w:val="16"/>
              </w:rPr>
              <w:t xml:space="preserve">Series 1029 </w:t>
            </w:r>
            <w:proofErr w:type="spellStart"/>
            <w:r w:rsidRPr="00725683">
              <w:rPr>
                <w:sz w:val="16"/>
                <w:szCs w:val="16"/>
              </w:rPr>
              <w:t>Enduratone</w:t>
            </w:r>
            <w:proofErr w:type="spellEnd"/>
          </w:p>
        </w:tc>
        <w:tc>
          <w:tcPr>
            <w:tcW w:w="971" w:type="dxa"/>
            <w:tcBorders>
              <w:bottom w:val="single" w:sz="12" w:space="0" w:color="auto"/>
            </w:tcBorders>
            <w:vAlign w:val="center"/>
          </w:tcPr>
          <w:p w14:paraId="523DBAA7" w14:textId="77777777" w:rsidR="002F6F8B" w:rsidRPr="00130A6D" w:rsidRDefault="002F6F8B" w:rsidP="002F6F8B">
            <w:pPr>
              <w:autoSpaceDE/>
              <w:autoSpaceDN/>
              <w:adjustRightInd/>
              <w:spacing w:before="0" w:line="240" w:lineRule="auto"/>
              <w:ind w:left="0"/>
              <w:jc w:val="center"/>
              <w:rPr>
                <w:sz w:val="16"/>
                <w:szCs w:val="16"/>
                <w:lang w:val="ru-RU"/>
              </w:rPr>
            </w:pPr>
            <w:r w:rsidRPr="00130A6D">
              <w:rPr>
                <w:sz w:val="16"/>
                <w:szCs w:val="16"/>
                <w:lang w:val="ru-RU"/>
              </w:rPr>
              <w:t>94</w:t>
            </w:r>
          </w:p>
        </w:tc>
        <w:tc>
          <w:tcPr>
            <w:tcW w:w="1347" w:type="dxa"/>
            <w:tcBorders>
              <w:bottom w:val="single" w:sz="12" w:space="0" w:color="auto"/>
            </w:tcBorders>
            <w:vAlign w:val="center"/>
          </w:tcPr>
          <w:p w14:paraId="252E8218" w14:textId="77777777" w:rsidR="002F6F8B" w:rsidRPr="00130A6D" w:rsidRDefault="002F6F8B" w:rsidP="002F6F8B">
            <w:pPr>
              <w:autoSpaceDE/>
              <w:autoSpaceDN/>
              <w:adjustRightInd/>
              <w:spacing w:before="0" w:line="240" w:lineRule="auto"/>
              <w:ind w:left="0"/>
              <w:jc w:val="center"/>
              <w:rPr>
                <w:sz w:val="16"/>
                <w:szCs w:val="16"/>
              </w:rPr>
            </w:pPr>
            <w:r>
              <w:rPr>
                <w:sz w:val="16"/>
                <w:szCs w:val="16"/>
              </w:rPr>
              <w:t>77</w:t>
            </w:r>
            <w:r w:rsidRPr="00130A6D">
              <w:rPr>
                <w:sz w:val="16"/>
                <w:szCs w:val="16"/>
              </w:rPr>
              <w:t>°C (</w:t>
            </w:r>
            <w:r>
              <w:rPr>
                <w:sz w:val="16"/>
                <w:szCs w:val="16"/>
              </w:rPr>
              <w:t>170</w:t>
            </w:r>
            <w:r w:rsidRPr="00130A6D">
              <w:rPr>
                <w:sz w:val="16"/>
                <w:szCs w:val="16"/>
              </w:rPr>
              <w:t>°F</w:t>
            </w:r>
            <w:r w:rsidRPr="00130A6D">
              <w:rPr>
                <w:sz w:val="16"/>
                <w:szCs w:val="16"/>
                <w:lang w:val="ru-RU"/>
              </w:rPr>
              <w:t>)</w:t>
            </w:r>
          </w:p>
        </w:tc>
      </w:tr>
      <w:tr w:rsidR="002F6F8B" w:rsidRPr="00130A6D" w14:paraId="4D89FC4A" w14:textId="77777777" w:rsidTr="002F6F8B">
        <w:trPr>
          <w:trHeight w:val="288"/>
          <w:jc w:val="center"/>
        </w:trPr>
        <w:tc>
          <w:tcPr>
            <w:tcW w:w="1170" w:type="dxa"/>
            <w:tcBorders>
              <w:top w:val="single" w:sz="12" w:space="0" w:color="auto"/>
            </w:tcBorders>
            <w:vAlign w:val="center"/>
          </w:tcPr>
          <w:p w14:paraId="640A7833" w14:textId="77777777" w:rsidR="002F6F8B" w:rsidRPr="00130A6D" w:rsidRDefault="002F6F8B" w:rsidP="002F6F8B">
            <w:pPr>
              <w:autoSpaceDE/>
              <w:autoSpaceDN/>
              <w:adjustRightInd/>
              <w:spacing w:before="0" w:line="240" w:lineRule="auto"/>
              <w:ind w:left="-72"/>
              <w:rPr>
                <w:b/>
                <w:sz w:val="16"/>
                <w:szCs w:val="16"/>
              </w:rPr>
            </w:pPr>
            <w:r w:rsidRPr="00130A6D">
              <w:rPr>
                <w:b/>
                <w:sz w:val="16"/>
                <w:szCs w:val="16"/>
              </w:rPr>
              <w:t>Last Update:</w:t>
            </w:r>
          </w:p>
        </w:tc>
        <w:tc>
          <w:tcPr>
            <w:tcW w:w="4133" w:type="dxa"/>
            <w:gridSpan w:val="3"/>
            <w:tcBorders>
              <w:top w:val="single" w:sz="12" w:space="0" w:color="auto"/>
            </w:tcBorders>
            <w:vAlign w:val="center"/>
          </w:tcPr>
          <w:p w14:paraId="00B23252" w14:textId="129C2E21" w:rsidR="002F6F8B" w:rsidRPr="00130A6D" w:rsidRDefault="002F6F8B" w:rsidP="002F6F8B">
            <w:pPr>
              <w:autoSpaceDE/>
              <w:autoSpaceDN/>
              <w:adjustRightInd/>
              <w:spacing w:before="0" w:line="240" w:lineRule="auto"/>
              <w:ind w:left="-72"/>
              <w:rPr>
                <w:sz w:val="16"/>
                <w:szCs w:val="16"/>
              </w:rPr>
            </w:pPr>
            <w:r>
              <w:rPr>
                <w:position w:val="-1"/>
                <w:sz w:val="16"/>
                <w:szCs w:val="16"/>
              </w:rPr>
              <w:t xml:space="preserve"> </w:t>
            </w:r>
            <w:r w:rsidR="00725683">
              <w:rPr>
                <w:position w:val="-1"/>
                <w:sz w:val="16"/>
                <w:szCs w:val="16"/>
              </w:rPr>
              <w:t>November</w:t>
            </w:r>
            <w:r>
              <w:rPr>
                <w:position w:val="-1"/>
                <w:sz w:val="16"/>
                <w:szCs w:val="16"/>
              </w:rPr>
              <w:t xml:space="preserve"> 20</w:t>
            </w:r>
            <w:r w:rsidR="00725683">
              <w:rPr>
                <w:position w:val="-1"/>
                <w:sz w:val="16"/>
                <w:szCs w:val="16"/>
              </w:rPr>
              <w:t>25</w:t>
            </w:r>
          </w:p>
        </w:tc>
        <w:tc>
          <w:tcPr>
            <w:tcW w:w="2547" w:type="dxa"/>
            <w:gridSpan w:val="4"/>
            <w:tcBorders>
              <w:top w:val="single" w:sz="12" w:space="0" w:color="auto"/>
            </w:tcBorders>
            <w:vAlign w:val="center"/>
          </w:tcPr>
          <w:p w14:paraId="4F411595" w14:textId="77777777" w:rsidR="002F6F8B" w:rsidRPr="00130A6D" w:rsidRDefault="002F6F8B" w:rsidP="002F6F8B">
            <w:pPr>
              <w:rPr>
                <w:b/>
                <w:sz w:val="16"/>
                <w:szCs w:val="16"/>
              </w:rPr>
            </w:pPr>
          </w:p>
        </w:tc>
        <w:tc>
          <w:tcPr>
            <w:tcW w:w="971" w:type="dxa"/>
            <w:tcBorders>
              <w:top w:val="single" w:sz="12" w:space="0" w:color="auto"/>
            </w:tcBorders>
            <w:vAlign w:val="center"/>
          </w:tcPr>
          <w:p w14:paraId="0EE5CBE6" w14:textId="77777777" w:rsidR="002F6F8B" w:rsidRPr="00130A6D" w:rsidRDefault="002F6F8B" w:rsidP="002F6F8B">
            <w:pPr>
              <w:jc w:val="center"/>
              <w:rPr>
                <w:b/>
                <w:sz w:val="16"/>
                <w:szCs w:val="16"/>
              </w:rPr>
            </w:pPr>
          </w:p>
        </w:tc>
        <w:tc>
          <w:tcPr>
            <w:tcW w:w="1347" w:type="dxa"/>
            <w:tcBorders>
              <w:top w:val="single" w:sz="12" w:space="0" w:color="auto"/>
            </w:tcBorders>
            <w:vAlign w:val="center"/>
          </w:tcPr>
          <w:p w14:paraId="20CC0289" w14:textId="77777777" w:rsidR="002F6F8B" w:rsidRPr="00130A6D" w:rsidRDefault="002F6F8B" w:rsidP="002F6F8B">
            <w:pPr>
              <w:rPr>
                <w:b/>
                <w:sz w:val="16"/>
                <w:szCs w:val="16"/>
              </w:rPr>
            </w:pPr>
          </w:p>
        </w:tc>
      </w:tr>
    </w:tbl>
    <w:p w14:paraId="41A07767" w14:textId="77777777" w:rsidR="002F6F8B" w:rsidRDefault="002F6F8B" w:rsidP="002F6F8B">
      <w:pPr>
        <w:tabs>
          <w:tab w:val="left" w:pos="3225"/>
        </w:tabs>
        <w:spacing w:line="240" w:lineRule="auto"/>
        <w:ind w:left="-142"/>
        <w:contextualSpacing/>
        <w:rPr>
          <w:sz w:val="16"/>
          <w:szCs w:val="16"/>
        </w:rPr>
      </w:pPr>
    </w:p>
    <w:p w14:paraId="6E6AB0E3" w14:textId="77777777" w:rsidR="002F6F8B" w:rsidRPr="00F6525C" w:rsidRDefault="002F6F8B" w:rsidP="002F6F8B">
      <w:pPr>
        <w:tabs>
          <w:tab w:val="left" w:pos="0"/>
        </w:tabs>
        <w:ind w:left="0"/>
        <w:rPr>
          <w:sz w:val="20"/>
          <w:szCs w:val="20"/>
        </w:rPr>
      </w:pPr>
      <w:r w:rsidRPr="001D3869">
        <w:rPr>
          <w:sz w:val="20"/>
          <w:szCs w:val="20"/>
        </w:rPr>
        <w:br w:type="page"/>
      </w:r>
    </w:p>
    <w:tbl>
      <w:tblPr>
        <w:tblW w:w="9877" w:type="dxa"/>
        <w:jc w:val="center"/>
        <w:tblLayout w:type="fixed"/>
        <w:tblLook w:val="01E0" w:firstRow="1" w:lastRow="1" w:firstColumn="1" w:lastColumn="1" w:noHBand="0" w:noVBand="0"/>
      </w:tblPr>
      <w:tblGrid>
        <w:gridCol w:w="1170"/>
        <w:gridCol w:w="270"/>
        <w:gridCol w:w="848"/>
        <w:gridCol w:w="3015"/>
        <w:gridCol w:w="7"/>
        <w:gridCol w:w="990"/>
        <w:gridCol w:w="1290"/>
        <w:gridCol w:w="971"/>
        <w:gridCol w:w="1316"/>
      </w:tblGrid>
      <w:tr w:rsidR="002F6F8B" w:rsidRPr="001D3869" w14:paraId="3B8CD59C" w14:textId="77777777" w:rsidTr="002F6F8B">
        <w:trPr>
          <w:trHeight w:val="360"/>
          <w:jc w:val="center"/>
        </w:trPr>
        <w:tc>
          <w:tcPr>
            <w:tcW w:w="9877" w:type="dxa"/>
            <w:gridSpan w:val="9"/>
            <w:tcBorders>
              <w:top w:val="single" w:sz="6" w:space="0" w:color="auto"/>
              <w:bottom w:val="single" w:sz="12" w:space="0" w:color="auto"/>
            </w:tcBorders>
            <w:shd w:val="clear" w:color="auto" w:fill="FFFFFF"/>
            <w:vAlign w:val="center"/>
          </w:tcPr>
          <w:p w14:paraId="0E10F4D2" w14:textId="77777777" w:rsidR="002F6F8B" w:rsidRPr="001D3869" w:rsidRDefault="002F6F8B" w:rsidP="002F6F8B">
            <w:pPr>
              <w:ind w:right="-72"/>
              <w:jc w:val="right"/>
              <w:rPr>
                <w:b/>
                <w:i/>
                <w:color w:val="auto"/>
              </w:rPr>
            </w:pPr>
            <w:r w:rsidRPr="001D3869">
              <w:rPr>
                <w:b/>
                <w:i/>
                <w:color w:val="auto"/>
              </w:rPr>
              <w:lastRenderedPageBreak/>
              <w:t>Three-Component Systems</w:t>
            </w:r>
          </w:p>
        </w:tc>
      </w:tr>
      <w:tr w:rsidR="002F6F8B" w:rsidRPr="001D3869" w14:paraId="720ADA3E" w14:textId="77777777" w:rsidTr="002F6F8B">
        <w:trPr>
          <w:trHeight w:val="360"/>
          <w:jc w:val="center"/>
        </w:trPr>
        <w:tc>
          <w:tcPr>
            <w:tcW w:w="7590" w:type="dxa"/>
            <w:gridSpan w:val="7"/>
            <w:tcBorders>
              <w:top w:val="single" w:sz="12" w:space="0" w:color="auto"/>
              <w:left w:val="single" w:sz="12" w:space="0" w:color="auto"/>
              <w:bottom w:val="single" w:sz="12" w:space="0" w:color="auto"/>
            </w:tcBorders>
            <w:vAlign w:val="center"/>
          </w:tcPr>
          <w:p w14:paraId="24EB99CA" w14:textId="77777777" w:rsidR="002F6F8B" w:rsidRPr="001D3869" w:rsidRDefault="002F6F8B" w:rsidP="002F6F8B">
            <w:pPr>
              <w:autoSpaceDE/>
              <w:autoSpaceDN/>
              <w:adjustRightInd/>
              <w:spacing w:before="0" w:line="240" w:lineRule="auto"/>
              <w:ind w:left="0"/>
              <w:rPr>
                <w:b/>
                <w:sz w:val="20"/>
                <w:szCs w:val="20"/>
              </w:rPr>
            </w:pPr>
            <w:r w:rsidRPr="001D3869">
              <w:rPr>
                <w:b/>
                <w:sz w:val="20"/>
                <w:szCs w:val="20"/>
              </w:rPr>
              <w:t xml:space="preserve">Self-Cured Inorganic Zinc | </w:t>
            </w:r>
            <w:r w:rsidRPr="00BB520A">
              <w:rPr>
                <w:b/>
                <w:sz w:val="20"/>
                <w:szCs w:val="20"/>
              </w:rPr>
              <w:t>Epoxy Intermediate</w:t>
            </w:r>
            <w:r w:rsidRPr="001D3869">
              <w:rPr>
                <w:b/>
                <w:sz w:val="20"/>
                <w:szCs w:val="20"/>
              </w:rPr>
              <w:t>| Aliphatic Polyurethane</w:t>
            </w:r>
          </w:p>
        </w:tc>
        <w:tc>
          <w:tcPr>
            <w:tcW w:w="2287" w:type="dxa"/>
            <w:gridSpan w:val="2"/>
            <w:tcBorders>
              <w:top w:val="single" w:sz="12" w:space="0" w:color="auto"/>
              <w:bottom w:val="single" w:sz="12" w:space="0" w:color="auto"/>
              <w:right w:val="single" w:sz="12" w:space="0" w:color="auto"/>
            </w:tcBorders>
            <w:shd w:val="clear" w:color="auto" w:fill="000000"/>
            <w:vAlign w:val="center"/>
          </w:tcPr>
          <w:p w14:paraId="7D77A53C" w14:textId="77777777" w:rsidR="002F6F8B" w:rsidRPr="001D3869" w:rsidRDefault="002F6F8B" w:rsidP="002F6F8B">
            <w:pPr>
              <w:autoSpaceDE/>
              <w:autoSpaceDN/>
              <w:adjustRightInd/>
              <w:spacing w:before="0" w:line="240" w:lineRule="auto"/>
              <w:ind w:left="0"/>
              <w:jc w:val="center"/>
              <w:rPr>
                <w:b/>
                <w:color w:val="FFFFFF"/>
                <w:sz w:val="36"/>
                <w:szCs w:val="40"/>
              </w:rPr>
            </w:pPr>
            <w:r w:rsidRPr="001D3869">
              <w:rPr>
                <w:b/>
                <w:color w:val="FFFFFF"/>
                <w:sz w:val="36"/>
                <w:szCs w:val="40"/>
              </w:rPr>
              <w:t>3.1</w:t>
            </w:r>
          </w:p>
        </w:tc>
      </w:tr>
      <w:tr w:rsidR="002F6F8B" w:rsidRPr="001D3869" w14:paraId="229AA56D" w14:textId="77777777" w:rsidTr="002F6F8B">
        <w:trPr>
          <w:cantSplit/>
          <w:trHeight w:val="288"/>
          <w:jc w:val="center"/>
        </w:trPr>
        <w:tc>
          <w:tcPr>
            <w:tcW w:w="1440" w:type="dxa"/>
            <w:gridSpan w:val="2"/>
            <w:tcBorders>
              <w:top w:val="single" w:sz="12" w:space="0" w:color="auto"/>
            </w:tcBorders>
          </w:tcPr>
          <w:p w14:paraId="256368A6"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Surface Prep:</w:t>
            </w:r>
          </w:p>
        </w:tc>
        <w:tc>
          <w:tcPr>
            <w:tcW w:w="3870" w:type="dxa"/>
            <w:gridSpan w:val="3"/>
            <w:tcBorders>
              <w:top w:val="single" w:sz="12" w:space="0" w:color="auto"/>
            </w:tcBorders>
          </w:tcPr>
          <w:p w14:paraId="4EAD87D8" w14:textId="1D21AC46" w:rsidR="00725683" w:rsidRDefault="00736C4D" w:rsidP="00725683">
            <w:pPr>
              <w:autoSpaceDE/>
              <w:autoSpaceDN/>
              <w:adjustRightInd/>
              <w:spacing w:before="0" w:line="240" w:lineRule="auto"/>
              <w:ind w:left="-72"/>
              <w:rPr>
                <w:sz w:val="16"/>
                <w:szCs w:val="18"/>
              </w:rPr>
            </w:pPr>
            <w:r w:rsidRPr="00736C4D">
              <w:rPr>
                <w:sz w:val="16"/>
                <w:szCs w:val="18"/>
              </w:rPr>
              <w:t>SSPC-SP1/SP10 (NACE No. 2) (SA 2.5)</w:t>
            </w:r>
            <w:r w:rsidR="00527DEE">
              <w:rPr>
                <w:sz w:val="16"/>
                <w:szCs w:val="18"/>
              </w:rPr>
              <w:t xml:space="preserve"> </w:t>
            </w:r>
          </w:p>
          <w:p w14:paraId="6318D216" w14:textId="4BA08C4E" w:rsidR="002F6F8B" w:rsidRPr="00E842BA" w:rsidRDefault="002F6F8B" w:rsidP="00725683">
            <w:pPr>
              <w:autoSpaceDE/>
              <w:autoSpaceDN/>
              <w:adjustRightInd/>
              <w:spacing w:before="0" w:line="240" w:lineRule="auto"/>
              <w:ind w:left="-72"/>
              <w:rPr>
                <w:sz w:val="16"/>
                <w:szCs w:val="18"/>
              </w:rPr>
            </w:pPr>
            <w:r w:rsidRPr="00677706">
              <w:rPr>
                <w:sz w:val="16"/>
                <w:szCs w:val="18"/>
              </w:rPr>
              <w:t>Near-white blast cleanliness.</w:t>
            </w:r>
          </w:p>
        </w:tc>
        <w:tc>
          <w:tcPr>
            <w:tcW w:w="990" w:type="dxa"/>
            <w:tcBorders>
              <w:top w:val="single" w:sz="12" w:space="0" w:color="auto"/>
            </w:tcBorders>
          </w:tcPr>
          <w:p w14:paraId="4A406EEF" w14:textId="77777777" w:rsidR="002F6F8B" w:rsidRPr="001D3869" w:rsidRDefault="002F6F8B" w:rsidP="002F6F8B">
            <w:pPr>
              <w:autoSpaceDE/>
              <w:autoSpaceDN/>
              <w:adjustRightInd/>
              <w:spacing w:before="0" w:line="240" w:lineRule="auto"/>
              <w:ind w:left="0" w:right="-72"/>
              <w:jc w:val="right"/>
              <w:rPr>
                <w:b/>
                <w:sz w:val="16"/>
                <w:szCs w:val="16"/>
              </w:rPr>
            </w:pPr>
            <w:r w:rsidRPr="001D3869">
              <w:rPr>
                <w:b/>
                <w:sz w:val="16"/>
                <w:szCs w:val="16"/>
              </w:rPr>
              <w:t>Touch Up:</w:t>
            </w:r>
          </w:p>
        </w:tc>
        <w:tc>
          <w:tcPr>
            <w:tcW w:w="3577" w:type="dxa"/>
            <w:gridSpan w:val="3"/>
            <w:vMerge w:val="restart"/>
            <w:tcBorders>
              <w:top w:val="single" w:sz="12" w:space="0" w:color="auto"/>
            </w:tcBorders>
          </w:tcPr>
          <w:p w14:paraId="71CD9A0C" w14:textId="77777777" w:rsidR="002F6F8B" w:rsidRDefault="002F6F8B" w:rsidP="002F6F8B">
            <w:pPr>
              <w:autoSpaceDE/>
              <w:autoSpaceDN/>
              <w:adjustRightInd/>
              <w:spacing w:before="0" w:line="240" w:lineRule="auto"/>
              <w:ind w:left="-72"/>
              <w:rPr>
                <w:sz w:val="16"/>
                <w:szCs w:val="18"/>
              </w:rPr>
            </w:pPr>
            <w:r w:rsidRPr="00677706">
              <w:rPr>
                <w:sz w:val="16"/>
                <w:szCs w:val="18"/>
              </w:rPr>
              <w:t>Coating System 3.5.</w:t>
            </w:r>
          </w:p>
          <w:p w14:paraId="24EC919B" w14:textId="77777777" w:rsidR="007E7051" w:rsidRPr="00677706" w:rsidRDefault="007E7051" w:rsidP="002F6F8B">
            <w:pPr>
              <w:autoSpaceDE/>
              <w:autoSpaceDN/>
              <w:adjustRightInd/>
              <w:spacing w:before="0" w:line="240" w:lineRule="auto"/>
              <w:ind w:left="-72"/>
              <w:rPr>
                <w:sz w:val="16"/>
                <w:szCs w:val="18"/>
              </w:rPr>
            </w:pPr>
          </w:p>
        </w:tc>
      </w:tr>
      <w:tr w:rsidR="002F6F8B" w:rsidRPr="001D3869" w14:paraId="567FF9CD" w14:textId="77777777" w:rsidTr="002F6F8B">
        <w:trPr>
          <w:cantSplit/>
          <w:trHeight w:val="288"/>
          <w:jc w:val="center"/>
        </w:trPr>
        <w:tc>
          <w:tcPr>
            <w:tcW w:w="1440" w:type="dxa"/>
            <w:gridSpan w:val="2"/>
          </w:tcPr>
          <w:p w14:paraId="21C91054"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Anchor Pattern:</w:t>
            </w:r>
          </w:p>
        </w:tc>
        <w:tc>
          <w:tcPr>
            <w:tcW w:w="3870" w:type="dxa"/>
            <w:gridSpan w:val="3"/>
          </w:tcPr>
          <w:p w14:paraId="3984362A" w14:textId="77777777" w:rsidR="002F6F8B" w:rsidRPr="00E842BA"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Pr>
          <w:p w14:paraId="201EC652" w14:textId="77777777" w:rsidR="002F6F8B" w:rsidRPr="00677706" w:rsidRDefault="002F6F8B" w:rsidP="002F6F8B">
            <w:pPr>
              <w:autoSpaceDE/>
              <w:autoSpaceDN/>
              <w:adjustRightInd/>
              <w:spacing w:before="0" w:line="240" w:lineRule="auto"/>
              <w:ind w:left="-72"/>
              <w:rPr>
                <w:sz w:val="16"/>
                <w:szCs w:val="18"/>
              </w:rPr>
            </w:pPr>
          </w:p>
        </w:tc>
        <w:tc>
          <w:tcPr>
            <w:tcW w:w="3577" w:type="dxa"/>
            <w:gridSpan w:val="3"/>
            <w:vMerge/>
            <w:vAlign w:val="center"/>
          </w:tcPr>
          <w:p w14:paraId="57AB0231" w14:textId="77777777" w:rsidR="002F6F8B" w:rsidRPr="001D3869" w:rsidRDefault="002F6F8B" w:rsidP="002F6F8B"/>
        </w:tc>
      </w:tr>
      <w:tr w:rsidR="002F6F8B" w:rsidRPr="001D3869" w14:paraId="23CCF127" w14:textId="77777777" w:rsidTr="002F6F8B">
        <w:trPr>
          <w:cantSplit/>
          <w:trHeight w:val="288"/>
          <w:jc w:val="center"/>
        </w:trPr>
        <w:tc>
          <w:tcPr>
            <w:tcW w:w="1440" w:type="dxa"/>
            <w:gridSpan w:val="2"/>
            <w:tcBorders>
              <w:bottom w:val="single" w:sz="12" w:space="0" w:color="auto"/>
            </w:tcBorders>
          </w:tcPr>
          <w:p w14:paraId="069F0BD0"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Total DFT:</w:t>
            </w:r>
          </w:p>
        </w:tc>
        <w:tc>
          <w:tcPr>
            <w:tcW w:w="3870" w:type="dxa"/>
            <w:gridSpan w:val="3"/>
            <w:tcBorders>
              <w:bottom w:val="single" w:sz="12" w:space="0" w:color="auto"/>
            </w:tcBorders>
          </w:tcPr>
          <w:p w14:paraId="1E94D1FA" w14:textId="77777777" w:rsidR="002F6F8B" w:rsidRPr="00E842BA"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Borders>
              <w:bottom w:val="single" w:sz="12" w:space="0" w:color="auto"/>
            </w:tcBorders>
          </w:tcPr>
          <w:p w14:paraId="4E482C20" w14:textId="77777777" w:rsidR="002F6F8B" w:rsidRPr="00677706" w:rsidRDefault="002F6F8B" w:rsidP="002F6F8B">
            <w:pPr>
              <w:autoSpaceDE/>
              <w:autoSpaceDN/>
              <w:adjustRightInd/>
              <w:spacing w:before="0" w:line="240" w:lineRule="auto"/>
              <w:ind w:left="-72"/>
              <w:rPr>
                <w:sz w:val="16"/>
                <w:szCs w:val="18"/>
              </w:rPr>
            </w:pPr>
          </w:p>
        </w:tc>
        <w:tc>
          <w:tcPr>
            <w:tcW w:w="3577" w:type="dxa"/>
            <w:gridSpan w:val="3"/>
            <w:vMerge/>
            <w:tcBorders>
              <w:bottom w:val="single" w:sz="12" w:space="0" w:color="auto"/>
            </w:tcBorders>
            <w:vAlign w:val="center"/>
          </w:tcPr>
          <w:p w14:paraId="41D1AC54" w14:textId="77777777" w:rsidR="002F6F8B" w:rsidRPr="001D3869" w:rsidRDefault="002F6F8B" w:rsidP="002F6F8B"/>
        </w:tc>
      </w:tr>
      <w:tr w:rsidR="002F6F8B" w:rsidRPr="001D3869" w14:paraId="3F571705"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084C2875"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6CB8C853"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287" w:type="dxa"/>
            <w:gridSpan w:val="3"/>
            <w:tcBorders>
              <w:top w:val="single" w:sz="12" w:space="0" w:color="auto"/>
              <w:bottom w:val="single" w:sz="12" w:space="0" w:color="auto"/>
            </w:tcBorders>
            <w:shd w:val="clear" w:color="auto" w:fill="000000"/>
            <w:vAlign w:val="center"/>
          </w:tcPr>
          <w:p w14:paraId="07E9FE5C"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36CFB99B" w14:textId="77777777" w:rsidR="002F6F8B" w:rsidRPr="001D3869" w:rsidRDefault="002F6F8B" w:rsidP="002F6F8B">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316" w:type="dxa"/>
            <w:tcBorders>
              <w:top w:val="single" w:sz="12" w:space="0" w:color="auto"/>
              <w:bottom w:val="single" w:sz="12" w:space="0" w:color="auto"/>
              <w:right w:val="single" w:sz="12" w:space="0" w:color="auto"/>
            </w:tcBorders>
            <w:shd w:val="clear" w:color="auto" w:fill="000000"/>
            <w:vAlign w:val="center"/>
          </w:tcPr>
          <w:p w14:paraId="5A105343" w14:textId="77777777" w:rsidR="002F6F8B" w:rsidRPr="001D3869" w:rsidRDefault="002F6F8B" w:rsidP="002F6F8B">
            <w:pPr>
              <w:autoSpaceDE/>
              <w:autoSpaceDN/>
              <w:adjustRightInd/>
              <w:spacing w:before="0" w:line="240" w:lineRule="auto"/>
              <w:ind w:left="0"/>
              <w:jc w:val="center"/>
              <w:rPr>
                <w:b/>
                <w:color w:val="FFFFFF"/>
                <w:sz w:val="16"/>
                <w:szCs w:val="16"/>
              </w:rPr>
            </w:pPr>
            <w:r w:rsidRPr="001D3869">
              <w:rPr>
                <w:b/>
                <w:color w:val="FFFFFF"/>
                <w:sz w:val="16"/>
                <w:szCs w:val="16"/>
              </w:rPr>
              <w:t>By Max</w:t>
            </w:r>
            <w:r w:rsidRPr="001D3869">
              <w:rPr>
                <w:b/>
                <w:color w:val="FFFFFF"/>
                <w:sz w:val="16"/>
                <w:szCs w:val="16"/>
              </w:rPr>
              <w:br/>
              <w:t>Svc Temp</w:t>
            </w:r>
          </w:p>
        </w:tc>
      </w:tr>
      <w:tr w:rsidR="002F6F8B" w:rsidRPr="001D3869" w14:paraId="021FF804" w14:textId="77777777" w:rsidTr="002F6F8B">
        <w:trPr>
          <w:trHeight w:val="245"/>
          <w:jc w:val="center"/>
        </w:trPr>
        <w:tc>
          <w:tcPr>
            <w:tcW w:w="2288" w:type="dxa"/>
            <w:gridSpan w:val="3"/>
            <w:vAlign w:val="center"/>
          </w:tcPr>
          <w:p w14:paraId="0B1AE0F4" w14:textId="77777777" w:rsidR="002F6F8B" w:rsidRPr="00E842BA" w:rsidRDefault="002F6F8B" w:rsidP="002F6F8B">
            <w:pPr>
              <w:autoSpaceDE/>
              <w:autoSpaceDN/>
              <w:adjustRightInd/>
              <w:spacing w:before="0" w:line="240" w:lineRule="auto"/>
              <w:ind w:left="0"/>
              <w:rPr>
                <w:b/>
                <w:bCs/>
                <w:sz w:val="16"/>
                <w:szCs w:val="18"/>
              </w:rPr>
            </w:pPr>
            <w:r w:rsidRPr="00E842BA">
              <w:rPr>
                <w:b/>
                <w:bCs/>
                <w:sz w:val="16"/>
                <w:szCs w:val="18"/>
              </w:rPr>
              <w:t>PRIMER</w:t>
            </w:r>
          </w:p>
        </w:tc>
        <w:tc>
          <w:tcPr>
            <w:tcW w:w="3015" w:type="dxa"/>
            <w:vAlign w:val="center"/>
          </w:tcPr>
          <w:p w14:paraId="2134A4B8"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287" w:type="dxa"/>
            <w:gridSpan w:val="3"/>
            <w:vAlign w:val="center"/>
          </w:tcPr>
          <w:p w14:paraId="7B9FE388" w14:textId="77777777" w:rsidR="002F6F8B" w:rsidRPr="0061521D" w:rsidRDefault="002F6F8B" w:rsidP="002F6F8B">
            <w:pPr>
              <w:autoSpaceDE/>
              <w:autoSpaceDN/>
              <w:adjustRightInd/>
              <w:spacing w:before="0" w:line="240" w:lineRule="auto"/>
              <w:ind w:left="0"/>
              <w:rPr>
                <w:sz w:val="16"/>
                <w:szCs w:val="16"/>
              </w:rPr>
            </w:pPr>
            <w:proofErr w:type="spellStart"/>
            <w:r w:rsidRPr="0061521D">
              <w:rPr>
                <w:sz w:val="16"/>
                <w:szCs w:val="16"/>
              </w:rPr>
              <w:t>Carbozinc</w:t>
            </w:r>
            <w:proofErr w:type="spellEnd"/>
            <w:r w:rsidRPr="0061521D">
              <w:rPr>
                <w:sz w:val="16"/>
                <w:szCs w:val="16"/>
              </w:rPr>
              <w:t xml:space="preserve"> 11 Series</w:t>
            </w:r>
          </w:p>
        </w:tc>
        <w:tc>
          <w:tcPr>
            <w:tcW w:w="971" w:type="dxa"/>
            <w:vAlign w:val="center"/>
          </w:tcPr>
          <w:p w14:paraId="3FE8DD8E" w14:textId="77777777" w:rsidR="002F6F8B" w:rsidRPr="00677706" w:rsidRDefault="002F6F8B" w:rsidP="002F6F8B">
            <w:pPr>
              <w:autoSpaceDE/>
              <w:autoSpaceDN/>
              <w:adjustRightInd/>
              <w:spacing w:before="0" w:line="240" w:lineRule="auto"/>
              <w:ind w:left="0"/>
              <w:jc w:val="center"/>
              <w:rPr>
                <w:sz w:val="16"/>
                <w:szCs w:val="16"/>
                <w:lang w:val="ru-RU"/>
              </w:rPr>
            </w:pPr>
            <w:r>
              <w:rPr>
                <w:sz w:val="16"/>
                <w:szCs w:val="16"/>
                <w:lang w:val="ru-RU"/>
              </w:rPr>
              <w:t>264-515</w:t>
            </w:r>
          </w:p>
        </w:tc>
        <w:tc>
          <w:tcPr>
            <w:tcW w:w="1316" w:type="dxa"/>
            <w:vAlign w:val="center"/>
          </w:tcPr>
          <w:p w14:paraId="638861E2"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5001B883" w14:textId="77777777" w:rsidTr="002F6F8B">
        <w:trPr>
          <w:trHeight w:val="245"/>
          <w:jc w:val="center"/>
        </w:trPr>
        <w:tc>
          <w:tcPr>
            <w:tcW w:w="2288" w:type="dxa"/>
            <w:gridSpan w:val="3"/>
            <w:vAlign w:val="center"/>
          </w:tcPr>
          <w:p w14:paraId="1F7A6DEC" w14:textId="77777777" w:rsidR="002F6F8B" w:rsidRPr="00E842BA" w:rsidRDefault="002F6F8B" w:rsidP="002F6F8B">
            <w:pPr>
              <w:autoSpaceDE/>
              <w:autoSpaceDN/>
              <w:adjustRightInd/>
              <w:spacing w:before="0" w:line="240" w:lineRule="auto"/>
              <w:ind w:left="0"/>
              <w:rPr>
                <w:b/>
                <w:bCs/>
                <w:sz w:val="16"/>
                <w:szCs w:val="18"/>
              </w:rPr>
            </w:pPr>
          </w:p>
        </w:tc>
        <w:tc>
          <w:tcPr>
            <w:tcW w:w="3015" w:type="dxa"/>
            <w:vAlign w:val="center"/>
          </w:tcPr>
          <w:p w14:paraId="36D7C09E" w14:textId="77777777" w:rsidR="002F6F8B" w:rsidRPr="00BB520A" w:rsidRDefault="002F6F8B" w:rsidP="002F6F8B">
            <w:pPr>
              <w:autoSpaceDE/>
              <w:autoSpaceDN/>
              <w:adjustRightInd/>
              <w:spacing w:before="0" w:line="240" w:lineRule="auto"/>
              <w:ind w:left="0"/>
              <w:rPr>
                <w:sz w:val="16"/>
                <w:szCs w:val="16"/>
                <w:lang w:val="ru-RU"/>
              </w:rPr>
            </w:pPr>
            <w:r w:rsidRPr="00BB520A">
              <w:rPr>
                <w:sz w:val="16"/>
                <w:szCs w:val="16"/>
                <w:lang w:val="ru-RU"/>
              </w:rPr>
              <w:t>Dampney</w:t>
            </w:r>
          </w:p>
        </w:tc>
        <w:tc>
          <w:tcPr>
            <w:tcW w:w="2287" w:type="dxa"/>
            <w:gridSpan w:val="3"/>
            <w:vAlign w:val="center"/>
          </w:tcPr>
          <w:p w14:paraId="0E053BA0" w14:textId="77777777" w:rsidR="002F6F8B" w:rsidRPr="0061521D" w:rsidRDefault="002F6F8B" w:rsidP="002F6F8B">
            <w:pPr>
              <w:autoSpaceDE/>
              <w:autoSpaceDN/>
              <w:adjustRightInd/>
              <w:spacing w:before="0" w:line="240" w:lineRule="auto"/>
              <w:ind w:left="0"/>
              <w:rPr>
                <w:sz w:val="16"/>
                <w:szCs w:val="16"/>
                <w:lang w:val="ru-RU"/>
              </w:rPr>
            </w:pPr>
            <w:r w:rsidRPr="0061521D">
              <w:rPr>
                <w:sz w:val="16"/>
                <w:szCs w:val="16"/>
                <w:lang w:val="ru-RU"/>
              </w:rPr>
              <w:t>Endcor 835</w:t>
            </w:r>
          </w:p>
        </w:tc>
        <w:tc>
          <w:tcPr>
            <w:tcW w:w="971" w:type="dxa"/>
            <w:vAlign w:val="center"/>
          </w:tcPr>
          <w:p w14:paraId="79CD34E0" w14:textId="77777777" w:rsidR="002F6F8B" w:rsidRDefault="002F6F8B" w:rsidP="002F6F8B">
            <w:pPr>
              <w:autoSpaceDE/>
              <w:autoSpaceDN/>
              <w:adjustRightInd/>
              <w:spacing w:before="0" w:line="240" w:lineRule="auto"/>
              <w:ind w:left="0"/>
              <w:jc w:val="center"/>
              <w:rPr>
                <w:sz w:val="16"/>
                <w:szCs w:val="16"/>
                <w:lang w:val="ru-RU"/>
              </w:rPr>
            </w:pPr>
            <w:r w:rsidRPr="00BB520A">
              <w:rPr>
                <w:sz w:val="16"/>
                <w:szCs w:val="16"/>
                <w:lang w:val="ru-RU"/>
              </w:rPr>
              <w:t>360</w:t>
            </w:r>
          </w:p>
        </w:tc>
        <w:tc>
          <w:tcPr>
            <w:tcW w:w="1316" w:type="dxa"/>
            <w:vAlign w:val="center"/>
          </w:tcPr>
          <w:p w14:paraId="507267B7" w14:textId="77777777" w:rsidR="002F6F8B"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7EBE5848" w14:textId="77777777" w:rsidTr="002F6F8B">
        <w:trPr>
          <w:trHeight w:val="245"/>
          <w:jc w:val="center"/>
        </w:trPr>
        <w:tc>
          <w:tcPr>
            <w:tcW w:w="2288" w:type="dxa"/>
            <w:gridSpan w:val="3"/>
            <w:vAlign w:val="center"/>
          </w:tcPr>
          <w:p w14:paraId="6D105C0B" w14:textId="77777777" w:rsidR="002F6F8B" w:rsidRPr="00E842BA" w:rsidRDefault="002F6F8B" w:rsidP="002F6F8B">
            <w:pPr>
              <w:autoSpaceDE/>
              <w:autoSpaceDN/>
              <w:adjustRightInd/>
              <w:spacing w:before="0" w:line="240" w:lineRule="auto"/>
              <w:ind w:left="0"/>
              <w:rPr>
                <w:b/>
                <w:bCs/>
                <w:sz w:val="16"/>
                <w:szCs w:val="18"/>
              </w:rPr>
            </w:pPr>
            <w:r w:rsidRPr="001D3869">
              <w:rPr>
                <w:b/>
                <w:bCs/>
                <w:sz w:val="16"/>
                <w:szCs w:val="18"/>
              </w:rPr>
              <w:t>Self-Cured Inorganic Zinc -</w:t>
            </w:r>
          </w:p>
        </w:tc>
        <w:tc>
          <w:tcPr>
            <w:tcW w:w="3015" w:type="dxa"/>
            <w:vAlign w:val="center"/>
          </w:tcPr>
          <w:p w14:paraId="27A805C3"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Hempel Coatings (USA), Inc.</w:t>
            </w:r>
          </w:p>
        </w:tc>
        <w:tc>
          <w:tcPr>
            <w:tcW w:w="2287" w:type="dxa"/>
            <w:gridSpan w:val="3"/>
            <w:vAlign w:val="center"/>
          </w:tcPr>
          <w:p w14:paraId="73F1D5BD" w14:textId="77777777" w:rsidR="002F6F8B" w:rsidRPr="0061521D" w:rsidRDefault="002F6F8B" w:rsidP="002F6F8B">
            <w:pPr>
              <w:autoSpaceDE/>
              <w:autoSpaceDN/>
              <w:adjustRightInd/>
              <w:spacing w:before="0" w:line="240" w:lineRule="auto"/>
              <w:ind w:left="0"/>
              <w:rPr>
                <w:sz w:val="16"/>
                <w:szCs w:val="16"/>
              </w:rPr>
            </w:pPr>
            <w:proofErr w:type="spellStart"/>
            <w:r w:rsidRPr="0061521D">
              <w:rPr>
                <w:sz w:val="16"/>
                <w:szCs w:val="16"/>
              </w:rPr>
              <w:t>Galvosil</w:t>
            </w:r>
            <w:proofErr w:type="spellEnd"/>
            <w:r w:rsidRPr="0061521D">
              <w:rPr>
                <w:sz w:val="16"/>
                <w:szCs w:val="16"/>
              </w:rPr>
              <w:t xml:space="preserve"> series</w:t>
            </w:r>
          </w:p>
        </w:tc>
        <w:tc>
          <w:tcPr>
            <w:tcW w:w="971" w:type="dxa"/>
            <w:vAlign w:val="center"/>
          </w:tcPr>
          <w:p w14:paraId="1FA1B3F1" w14:textId="77777777" w:rsidR="002F6F8B" w:rsidRPr="00677706" w:rsidRDefault="002F6F8B" w:rsidP="002F6F8B">
            <w:pPr>
              <w:autoSpaceDE/>
              <w:autoSpaceDN/>
              <w:adjustRightInd/>
              <w:spacing w:before="0" w:line="240" w:lineRule="auto"/>
              <w:ind w:left="0"/>
              <w:jc w:val="center"/>
              <w:rPr>
                <w:sz w:val="16"/>
                <w:szCs w:val="16"/>
                <w:lang w:val="ru-RU"/>
              </w:rPr>
            </w:pPr>
            <w:r>
              <w:rPr>
                <w:sz w:val="16"/>
                <w:szCs w:val="16"/>
                <w:lang w:val="ru-RU"/>
              </w:rPr>
              <w:t>320-445</w:t>
            </w:r>
          </w:p>
        </w:tc>
        <w:tc>
          <w:tcPr>
            <w:tcW w:w="1316" w:type="dxa"/>
            <w:vAlign w:val="center"/>
          </w:tcPr>
          <w:p w14:paraId="1980D6D5"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2C521795" w14:textId="77777777" w:rsidTr="002F6F8B">
        <w:trPr>
          <w:trHeight w:val="245"/>
          <w:jc w:val="center"/>
        </w:trPr>
        <w:tc>
          <w:tcPr>
            <w:tcW w:w="2288" w:type="dxa"/>
            <w:gridSpan w:val="3"/>
            <w:vAlign w:val="center"/>
          </w:tcPr>
          <w:p w14:paraId="674DB71E" w14:textId="77777777" w:rsidR="002F6F8B" w:rsidRPr="00E842BA" w:rsidRDefault="002F6F8B" w:rsidP="002F6F8B">
            <w:pPr>
              <w:autoSpaceDE/>
              <w:autoSpaceDN/>
              <w:adjustRightInd/>
              <w:spacing w:before="0" w:line="240" w:lineRule="auto"/>
              <w:ind w:left="0"/>
              <w:rPr>
                <w:b/>
                <w:bCs/>
                <w:sz w:val="16"/>
                <w:szCs w:val="18"/>
              </w:rPr>
            </w:pPr>
            <w:r w:rsidRPr="001D3869">
              <w:rPr>
                <w:b/>
                <w:bCs/>
                <w:sz w:val="16"/>
                <w:szCs w:val="18"/>
              </w:rPr>
              <w:t>Solvent Reducible</w:t>
            </w:r>
          </w:p>
        </w:tc>
        <w:tc>
          <w:tcPr>
            <w:tcW w:w="3015" w:type="dxa"/>
            <w:vAlign w:val="center"/>
          </w:tcPr>
          <w:p w14:paraId="2B76E892"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International</w:t>
            </w:r>
          </w:p>
        </w:tc>
        <w:tc>
          <w:tcPr>
            <w:tcW w:w="2287" w:type="dxa"/>
            <w:gridSpan w:val="3"/>
            <w:vAlign w:val="center"/>
          </w:tcPr>
          <w:p w14:paraId="0BC4E762" w14:textId="77777777" w:rsidR="002F6F8B" w:rsidRPr="0061521D" w:rsidRDefault="002F6F8B" w:rsidP="002F6F8B">
            <w:pPr>
              <w:autoSpaceDE/>
              <w:autoSpaceDN/>
              <w:adjustRightInd/>
              <w:spacing w:before="0" w:line="240" w:lineRule="auto"/>
              <w:ind w:left="0"/>
              <w:rPr>
                <w:sz w:val="16"/>
                <w:szCs w:val="16"/>
              </w:rPr>
            </w:pPr>
            <w:proofErr w:type="spellStart"/>
            <w:r w:rsidRPr="0061521D">
              <w:rPr>
                <w:sz w:val="16"/>
                <w:szCs w:val="16"/>
              </w:rPr>
              <w:t>Interzinc</w:t>
            </w:r>
            <w:proofErr w:type="spellEnd"/>
            <w:r w:rsidRPr="0061521D">
              <w:rPr>
                <w:sz w:val="16"/>
                <w:szCs w:val="16"/>
              </w:rPr>
              <w:t xml:space="preserve"> 22 Series</w:t>
            </w:r>
          </w:p>
        </w:tc>
        <w:tc>
          <w:tcPr>
            <w:tcW w:w="971" w:type="dxa"/>
            <w:vAlign w:val="center"/>
          </w:tcPr>
          <w:p w14:paraId="1BED52E0" w14:textId="77777777" w:rsidR="002F6F8B" w:rsidRPr="00BB520A" w:rsidRDefault="002F6F8B" w:rsidP="002F6F8B">
            <w:pPr>
              <w:autoSpaceDE/>
              <w:autoSpaceDN/>
              <w:adjustRightInd/>
              <w:spacing w:before="0" w:line="240" w:lineRule="auto"/>
              <w:ind w:left="0"/>
              <w:jc w:val="center"/>
              <w:rPr>
                <w:sz w:val="16"/>
                <w:szCs w:val="16"/>
              </w:rPr>
            </w:pPr>
            <w:r>
              <w:rPr>
                <w:sz w:val="16"/>
                <w:szCs w:val="16"/>
              </w:rPr>
              <w:t>290-470</w:t>
            </w:r>
          </w:p>
        </w:tc>
        <w:tc>
          <w:tcPr>
            <w:tcW w:w="1316" w:type="dxa"/>
            <w:vAlign w:val="center"/>
          </w:tcPr>
          <w:p w14:paraId="7A911EA8"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444E2D" w:rsidRPr="001D3869" w14:paraId="28BD750C" w14:textId="77777777" w:rsidTr="002F6F8B">
        <w:trPr>
          <w:trHeight w:val="245"/>
          <w:jc w:val="center"/>
        </w:trPr>
        <w:tc>
          <w:tcPr>
            <w:tcW w:w="2288" w:type="dxa"/>
            <w:gridSpan w:val="3"/>
            <w:vMerge w:val="restart"/>
            <w:vAlign w:val="center"/>
          </w:tcPr>
          <w:p w14:paraId="645F6F0A" w14:textId="77777777" w:rsidR="00444E2D" w:rsidRPr="00411E38" w:rsidRDefault="00444E2D" w:rsidP="002F6F8B">
            <w:pPr>
              <w:autoSpaceDE/>
              <w:autoSpaceDN/>
              <w:adjustRightInd/>
              <w:spacing w:before="0" w:line="240" w:lineRule="auto"/>
              <w:ind w:left="0"/>
              <w:rPr>
                <w:b/>
                <w:bCs/>
                <w:sz w:val="16"/>
                <w:szCs w:val="18"/>
              </w:rPr>
            </w:pPr>
            <w:r w:rsidRPr="00D02000">
              <w:rPr>
                <w:b/>
                <w:sz w:val="16"/>
                <w:szCs w:val="16"/>
              </w:rPr>
              <w:t xml:space="preserve">Surface profile </w:t>
            </w:r>
            <w:proofErr w:type="spellStart"/>
            <w:r w:rsidRPr="00D02000">
              <w:rPr>
                <w:b/>
                <w:sz w:val="16"/>
                <w:szCs w:val="16"/>
              </w:rPr>
              <w:t>and</w:t>
            </w:r>
            <w:r w:rsidRPr="00411E38">
              <w:rPr>
                <w:b/>
                <w:bCs/>
                <w:sz w:val="16"/>
                <w:szCs w:val="18"/>
              </w:rPr>
              <w:t>DFT</w:t>
            </w:r>
            <w:proofErr w:type="spellEnd"/>
            <w:r w:rsidRPr="00411E38">
              <w:rPr>
                <w:b/>
                <w:bCs/>
                <w:sz w:val="16"/>
                <w:szCs w:val="18"/>
              </w:rPr>
              <w:t xml:space="preserve"> as per Manufacturer’s Product Sheet</w:t>
            </w:r>
          </w:p>
        </w:tc>
        <w:tc>
          <w:tcPr>
            <w:tcW w:w="3015" w:type="dxa"/>
            <w:vAlign w:val="center"/>
          </w:tcPr>
          <w:p w14:paraId="3C33D083" w14:textId="77777777" w:rsidR="00444E2D" w:rsidRPr="001D3869" w:rsidRDefault="00444E2D" w:rsidP="002F6F8B">
            <w:pPr>
              <w:autoSpaceDE/>
              <w:autoSpaceDN/>
              <w:adjustRightInd/>
              <w:spacing w:before="0" w:line="240" w:lineRule="auto"/>
              <w:ind w:left="0"/>
              <w:rPr>
                <w:sz w:val="16"/>
                <w:szCs w:val="16"/>
              </w:rPr>
            </w:pPr>
            <w:r w:rsidRPr="00402AFE">
              <w:rPr>
                <w:sz w:val="16"/>
                <w:szCs w:val="16"/>
              </w:rPr>
              <w:t>International Devoe</w:t>
            </w:r>
          </w:p>
        </w:tc>
        <w:tc>
          <w:tcPr>
            <w:tcW w:w="2287" w:type="dxa"/>
            <w:gridSpan w:val="3"/>
            <w:vAlign w:val="center"/>
          </w:tcPr>
          <w:p w14:paraId="2AD3116D" w14:textId="77777777" w:rsidR="00444E2D" w:rsidRPr="0061521D" w:rsidRDefault="00444E2D" w:rsidP="002F6F8B">
            <w:pPr>
              <w:autoSpaceDE/>
              <w:autoSpaceDN/>
              <w:adjustRightInd/>
              <w:spacing w:before="0" w:line="240" w:lineRule="auto"/>
              <w:ind w:left="0"/>
              <w:rPr>
                <w:sz w:val="16"/>
                <w:szCs w:val="16"/>
              </w:rPr>
            </w:pPr>
            <w:r w:rsidRPr="0061521D">
              <w:rPr>
                <w:sz w:val="16"/>
                <w:szCs w:val="16"/>
              </w:rPr>
              <w:t>Catha-Coat 304 series</w:t>
            </w:r>
          </w:p>
        </w:tc>
        <w:tc>
          <w:tcPr>
            <w:tcW w:w="971" w:type="dxa"/>
            <w:vAlign w:val="center"/>
          </w:tcPr>
          <w:p w14:paraId="7E504249" w14:textId="77777777" w:rsidR="00444E2D" w:rsidRPr="00BB520A" w:rsidRDefault="00444E2D" w:rsidP="002F6F8B">
            <w:pPr>
              <w:autoSpaceDE/>
              <w:autoSpaceDN/>
              <w:adjustRightInd/>
              <w:spacing w:before="0" w:line="240" w:lineRule="auto"/>
              <w:ind w:left="0"/>
              <w:jc w:val="center"/>
              <w:rPr>
                <w:sz w:val="16"/>
                <w:szCs w:val="16"/>
              </w:rPr>
            </w:pPr>
            <w:r>
              <w:rPr>
                <w:sz w:val="16"/>
                <w:szCs w:val="16"/>
                <w:lang w:val="ru-RU"/>
              </w:rPr>
              <w:t>311</w:t>
            </w:r>
            <w:r>
              <w:rPr>
                <w:sz w:val="16"/>
                <w:szCs w:val="16"/>
              </w:rPr>
              <w:t>-402</w:t>
            </w:r>
          </w:p>
        </w:tc>
        <w:tc>
          <w:tcPr>
            <w:tcW w:w="1316" w:type="dxa"/>
            <w:vAlign w:val="center"/>
          </w:tcPr>
          <w:p w14:paraId="680BD37E" w14:textId="77777777" w:rsidR="00444E2D" w:rsidRPr="00EE1FAF" w:rsidRDefault="00444E2D"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444E2D" w:rsidRPr="001D3869" w14:paraId="23F2DF93" w14:textId="77777777" w:rsidTr="002F6F8B">
        <w:trPr>
          <w:trHeight w:val="245"/>
          <w:jc w:val="center"/>
        </w:trPr>
        <w:tc>
          <w:tcPr>
            <w:tcW w:w="2288" w:type="dxa"/>
            <w:gridSpan w:val="3"/>
            <w:vMerge/>
            <w:vAlign w:val="center"/>
          </w:tcPr>
          <w:p w14:paraId="074012E6" w14:textId="77777777" w:rsidR="00444E2D" w:rsidRPr="007A2CF3" w:rsidRDefault="00444E2D" w:rsidP="002F6F8B">
            <w:pPr>
              <w:autoSpaceDE/>
              <w:autoSpaceDN/>
              <w:adjustRightInd/>
              <w:spacing w:before="0" w:line="240" w:lineRule="auto"/>
              <w:ind w:left="0"/>
              <w:rPr>
                <w:sz w:val="16"/>
                <w:szCs w:val="16"/>
              </w:rPr>
            </w:pPr>
          </w:p>
        </w:tc>
        <w:tc>
          <w:tcPr>
            <w:tcW w:w="3015" w:type="dxa"/>
            <w:vAlign w:val="center"/>
          </w:tcPr>
          <w:p w14:paraId="4021A43F" w14:textId="77777777" w:rsidR="00444E2D" w:rsidRPr="001D3869" w:rsidRDefault="00444E2D" w:rsidP="002F6F8B">
            <w:pPr>
              <w:autoSpaceDE/>
              <w:autoSpaceDN/>
              <w:adjustRightInd/>
              <w:spacing w:before="0" w:line="240" w:lineRule="auto"/>
              <w:ind w:left="0"/>
              <w:rPr>
                <w:sz w:val="16"/>
                <w:szCs w:val="16"/>
              </w:rPr>
            </w:pPr>
            <w:r w:rsidRPr="00402AFE">
              <w:rPr>
                <w:sz w:val="16"/>
                <w:szCs w:val="16"/>
              </w:rPr>
              <w:t>Jotun Paints</w:t>
            </w:r>
          </w:p>
        </w:tc>
        <w:tc>
          <w:tcPr>
            <w:tcW w:w="2287" w:type="dxa"/>
            <w:gridSpan w:val="3"/>
            <w:vAlign w:val="center"/>
          </w:tcPr>
          <w:p w14:paraId="65A6E28C" w14:textId="77777777" w:rsidR="00444E2D" w:rsidRPr="0061521D" w:rsidRDefault="00444E2D" w:rsidP="002F6F8B">
            <w:pPr>
              <w:autoSpaceDE/>
              <w:autoSpaceDN/>
              <w:adjustRightInd/>
              <w:spacing w:before="0" w:line="240" w:lineRule="auto"/>
              <w:ind w:left="0"/>
              <w:rPr>
                <w:sz w:val="16"/>
                <w:szCs w:val="16"/>
              </w:rPr>
            </w:pPr>
            <w:r w:rsidRPr="0061521D">
              <w:rPr>
                <w:sz w:val="16"/>
                <w:szCs w:val="16"/>
              </w:rPr>
              <w:t>Resist 86/86AV</w:t>
            </w:r>
          </w:p>
        </w:tc>
        <w:tc>
          <w:tcPr>
            <w:tcW w:w="971" w:type="dxa"/>
            <w:vAlign w:val="center"/>
          </w:tcPr>
          <w:p w14:paraId="4E4DF0A5" w14:textId="77777777" w:rsidR="00444E2D" w:rsidRPr="00BB520A" w:rsidRDefault="00444E2D" w:rsidP="002F6F8B">
            <w:pPr>
              <w:autoSpaceDE/>
              <w:autoSpaceDN/>
              <w:adjustRightInd/>
              <w:spacing w:before="0" w:line="240" w:lineRule="auto"/>
              <w:ind w:left="0"/>
              <w:jc w:val="center"/>
              <w:rPr>
                <w:sz w:val="16"/>
                <w:szCs w:val="16"/>
              </w:rPr>
            </w:pPr>
            <w:r>
              <w:rPr>
                <w:sz w:val="16"/>
                <w:szCs w:val="16"/>
              </w:rPr>
              <w:t>455</w:t>
            </w:r>
          </w:p>
        </w:tc>
        <w:tc>
          <w:tcPr>
            <w:tcW w:w="1316" w:type="dxa"/>
            <w:vAlign w:val="center"/>
          </w:tcPr>
          <w:p w14:paraId="1F15D757" w14:textId="77777777" w:rsidR="00444E2D" w:rsidRPr="00EE1FAF" w:rsidRDefault="00444E2D"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095A9C4A" w14:textId="77777777" w:rsidTr="002F6F8B">
        <w:trPr>
          <w:trHeight w:val="245"/>
          <w:jc w:val="center"/>
        </w:trPr>
        <w:tc>
          <w:tcPr>
            <w:tcW w:w="2288" w:type="dxa"/>
            <w:gridSpan w:val="3"/>
            <w:vAlign w:val="center"/>
          </w:tcPr>
          <w:p w14:paraId="7729EE83" w14:textId="77777777" w:rsidR="002F6F8B" w:rsidRPr="007A2CF3" w:rsidRDefault="002F6F8B" w:rsidP="002F6F8B">
            <w:pPr>
              <w:autoSpaceDE/>
              <w:autoSpaceDN/>
              <w:adjustRightInd/>
              <w:spacing w:before="0" w:line="240" w:lineRule="auto"/>
              <w:ind w:left="0"/>
              <w:rPr>
                <w:sz w:val="16"/>
                <w:szCs w:val="16"/>
              </w:rPr>
            </w:pPr>
          </w:p>
        </w:tc>
        <w:tc>
          <w:tcPr>
            <w:tcW w:w="3015" w:type="dxa"/>
            <w:vAlign w:val="center"/>
          </w:tcPr>
          <w:p w14:paraId="1EB0054A"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PPG</w:t>
            </w:r>
          </w:p>
        </w:tc>
        <w:tc>
          <w:tcPr>
            <w:tcW w:w="2287" w:type="dxa"/>
            <w:gridSpan w:val="3"/>
            <w:vAlign w:val="center"/>
          </w:tcPr>
          <w:p w14:paraId="61C7985C" w14:textId="77777777" w:rsidR="002F6F8B" w:rsidRPr="0061521D" w:rsidRDefault="002F6F8B" w:rsidP="002F6F8B">
            <w:pPr>
              <w:autoSpaceDE/>
              <w:autoSpaceDN/>
              <w:adjustRightInd/>
              <w:spacing w:before="0" w:line="240" w:lineRule="auto"/>
              <w:ind w:left="0"/>
              <w:rPr>
                <w:sz w:val="16"/>
                <w:szCs w:val="16"/>
              </w:rPr>
            </w:pPr>
            <w:proofErr w:type="spellStart"/>
            <w:r w:rsidRPr="0061521D">
              <w:rPr>
                <w:sz w:val="16"/>
                <w:szCs w:val="16"/>
              </w:rPr>
              <w:t>Dimetcote</w:t>
            </w:r>
            <w:proofErr w:type="spellEnd"/>
            <w:r w:rsidRPr="0061521D">
              <w:rPr>
                <w:sz w:val="16"/>
                <w:szCs w:val="16"/>
              </w:rPr>
              <w:t xml:space="preserve"> 9/ </w:t>
            </w:r>
            <w:proofErr w:type="spellStart"/>
            <w:r w:rsidRPr="0061521D">
              <w:rPr>
                <w:sz w:val="16"/>
                <w:szCs w:val="16"/>
              </w:rPr>
              <w:t>SigmaZinc</w:t>
            </w:r>
            <w:proofErr w:type="spellEnd"/>
            <w:r w:rsidRPr="0061521D">
              <w:rPr>
                <w:sz w:val="16"/>
                <w:szCs w:val="16"/>
              </w:rPr>
              <w:t xml:space="preserve"> 9</w:t>
            </w:r>
          </w:p>
        </w:tc>
        <w:tc>
          <w:tcPr>
            <w:tcW w:w="971" w:type="dxa"/>
            <w:vAlign w:val="center"/>
          </w:tcPr>
          <w:p w14:paraId="412CEF44" w14:textId="77777777" w:rsidR="002F6F8B" w:rsidRPr="00BB520A" w:rsidRDefault="002F6F8B" w:rsidP="002F6F8B">
            <w:pPr>
              <w:autoSpaceDE/>
              <w:autoSpaceDN/>
              <w:adjustRightInd/>
              <w:spacing w:before="0" w:line="240" w:lineRule="auto"/>
              <w:ind w:left="0"/>
              <w:jc w:val="center"/>
              <w:rPr>
                <w:sz w:val="16"/>
                <w:szCs w:val="16"/>
              </w:rPr>
            </w:pPr>
            <w:r>
              <w:rPr>
                <w:sz w:val="16"/>
                <w:szCs w:val="16"/>
              </w:rPr>
              <w:t>480</w:t>
            </w:r>
          </w:p>
        </w:tc>
        <w:tc>
          <w:tcPr>
            <w:tcW w:w="1316" w:type="dxa"/>
            <w:vAlign w:val="center"/>
          </w:tcPr>
          <w:p w14:paraId="73E3E87B"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0B087DFE" w14:textId="77777777" w:rsidTr="002F6F8B">
        <w:trPr>
          <w:trHeight w:val="245"/>
          <w:jc w:val="center"/>
        </w:trPr>
        <w:tc>
          <w:tcPr>
            <w:tcW w:w="2288" w:type="dxa"/>
            <w:gridSpan w:val="3"/>
            <w:vAlign w:val="center"/>
          </w:tcPr>
          <w:p w14:paraId="742A820B" w14:textId="77777777" w:rsidR="002F6F8B" w:rsidRPr="007A2CF3" w:rsidRDefault="002F6F8B" w:rsidP="002F6F8B">
            <w:pPr>
              <w:autoSpaceDE/>
              <w:autoSpaceDN/>
              <w:adjustRightInd/>
              <w:spacing w:before="0" w:line="240" w:lineRule="auto"/>
              <w:ind w:left="0"/>
              <w:rPr>
                <w:sz w:val="16"/>
                <w:szCs w:val="16"/>
              </w:rPr>
            </w:pPr>
          </w:p>
        </w:tc>
        <w:tc>
          <w:tcPr>
            <w:tcW w:w="3015" w:type="dxa"/>
            <w:vAlign w:val="center"/>
          </w:tcPr>
          <w:p w14:paraId="1DCBE4EC"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Sherwin Williams</w:t>
            </w:r>
          </w:p>
        </w:tc>
        <w:tc>
          <w:tcPr>
            <w:tcW w:w="2287" w:type="dxa"/>
            <w:gridSpan w:val="3"/>
            <w:vAlign w:val="center"/>
          </w:tcPr>
          <w:p w14:paraId="3219EE34" w14:textId="77777777" w:rsidR="002F6F8B" w:rsidRPr="0061521D" w:rsidRDefault="002F6F8B" w:rsidP="002F6F8B">
            <w:pPr>
              <w:autoSpaceDE/>
              <w:autoSpaceDN/>
              <w:adjustRightInd/>
              <w:spacing w:before="0" w:line="240" w:lineRule="auto"/>
              <w:ind w:left="0"/>
              <w:rPr>
                <w:sz w:val="16"/>
                <w:szCs w:val="16"/>
              </w:rPr>
            </w:pPr>
            <w:r w:rsidRPr="0061521D">
              <w:rPr>
                <w:sz w:val="16"/>
                <w:szCs w:val="16"/>
              </w:rPr>
              <w:t>Zinc Clad II Series</w:t>
            </w:r>
          </w:p>
        </w:tc>
        <w:tc>
          <w:tcPr>
            <w:tcW w:w="971" w:type="dxa"/>
            <w:vAlign w:val="center"/>
          </w:tcPr>
          <w:p w14:paraId="27D40AC6" w14:textId="77777777" w:rsidR="002F6F8B" w:rsidRPr="00677706" w:rsidRDefault="002F6F8B" w:rsidP="002F6F8B">
            <w:pPr>
              <w:autoSpaceDE/>
              <w:autoSpaceDN/>
              <w:adjustRightInd/>
              <w:spacing w:before="0" w:line="240" w:lineRule="auto"/>
              <w:ind w:left="0"/>
              <w:jc w:val="center"/>
              <w:rPr>
                <w:sz w:val="16"/>
                <w:szCs w:val="16"/>
                <w:lang w:val="ru-RU"/>
              </w:rPr>
            </w:pPr>
            <w:r>
              <w:rPr>
                <w:sz w:val="16"/>
                <w:szCs w:val="16"/>
                <w:lang w:val="ru-RU"/>
              </w:rPr>
              <w:t>320-500</w:t>
            </w:r>
          </w:p>
        </w:tc>
        <w:tc>
          <w:tcPr>
            <w:tcW w:w="1316" w:type="dxa"/>
            <w:vAlign w:val="center"/>
          </w:tcPr>
          <w:p w14:paraId="0CAE0528"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1BB52918" w14:textId="77777777" w:rsidTr="002F6F8B">
        <w:trPr>
          <w:trHeight w:val="245"/>
          <w:jc w:val="center"/>
        </w:trPr>
        <w:tc>
          <w:tcPr>
            <w:tcW w:w="2288" w:type="dxa"/>
            <w:gridSpan w:val="3"/>
            <w:vAlign w:val="center"/>
          </w:tcPr>
          <w:p w14:paraId="5FD61E10" w14:textId="77777777" w:rsidR="002F6F8B" w:rsidRPr="001D3869" w:rsidRDefault="002F6F8B" w:rsidP="002F6F8B">
            <w:pPr>
              <w:autoSpaceDE/>
              <w:autoSpaceDN/>
              <w:adjustRightInd/>
              <w:spacing w:before="0" w:line="240" w:lineRule="auto"/>
              <w:ind w:left="0"/>
              <w:rPr>
                <w:b/>
                <w:sz w:val="16"/>
                <w:szCs w:val="16"/>
              </w:rPr>
            </w:pPr>
          </w:p>
        </w:tc>
        <w:tc>
          <w:tcPr>
            <w:tcW w:w="3015" w:type="dxa"/>
            <w:vAlign w:val="center"/>
          </w:tcPr>
          <w:p w14:paraId="344C2CC5" w14:textId="77777777" w:rsidR="002F6F8B" w:rsidRPr="001D3869" w:rsidRDefault="002F6F8B" w:rsidP="002F6F8B">
            <w:pPr>
              <w:autoSpaceDE/>
              <w:autoSpaceDN/>
              <w:adjustRightInd/>
              <w:spacing w:before="0" w:line="240" w:lineRule="auto"/>
              <w:ind w:left="0"/>
              <w:rPr>
                <w:sz w:val="16"/>
                <w:szCs w:val="16"/>
              </w:rPr>
            </w:pPr>
            <w:r w:rsidRPr="00677706">
              <w:rPr>
                <w:sz w:val="16"/>
                <w:szCs w:val="16"/>
              </w:rPr>
              <w:t>Tnemec</w:t>
            </w:r>
          </w:p>
        </w:tc>
        <w:tc>
          <w:tcPr>
            <w:tcW w:w="2287" w:type="dxa"/>
            <w:gridSpan w:val="3"/>
            <w:vAlign w:val="center"/>
          </w:tcPr>
          <w:p w14:paraId="695E5D0D" w14:textId="77777777" w:rsidR="002F6F8B" w:rsidRPr="0061521D" w:rsidRDefault="002F6F8B" w:rsidP="002F6F8B">
            <w:pPr>
              <w:autoSpaceDE/>
              <w:autoSpaceDN/>
              <w:adjustRightInd/>
              <w:spacing w:before="0" w:line="240" w:lineRule="auto"/>
              <w:ind w:left="0"/>
              <w:rPr>
                <w:sz w:val="16"/>
                <w:szCs w:val="16"/>
              </w:rPr>
            </w:pPr>
            <w:r w:rsidRPr="0061521D">
              <w:rPr>
                <w:sz w:val="16"/>
                <w:szCs w:val="16"/>
              </w:rPr>
              <w:t xml:space="preserve">Series 90E-92 </w:t>
            </w:r>
            <w:proofErr w:type="spellStart"/>
            <w:r w:rsidRPr="0061521D">
              <w:rPr>
                <w:sz w:val="16"/>
                <w:szCs w:val="16"/>
              </w:rPr>
              <w:t>Tneme</w:t>
            </w:r>
            <w:proofErr w:type="spellEnd"/>
            <w:r w:rsidRPr="0061521D">
              <w:rPr>
                <w:sz w:val="16"/>
                <w:szCs w:val="16"/>
              </w:rPr>
              <w:t>-Zinc</w:t>
            </w:r>
          </w:p>
        </w:tc>
        <w:tc>
          <w:tcPr>
            <w:tcW w:w="971" w:type="dxa"/>
            <w:vAlign w:val="center"/>
          </w:tcPr>
          <w:p w14:paraId="6424B39B" w14:textId="77777777" w:rsidR="002F6F8B" w:rsidRPr="00BB520A" w:rsidRDefault="002F6F8B" w:rsidP="002F6F8B">
            <w:pPr>
              <w:autoSpaceDE/>
              <w:autoSpaceDN/>
              <w:adjustRightInd/>
              <w:spacing w:before="0" w:line="240" w:lineRule="auto"/>
              <w:ind w:left="0"/>
              <w:jc w:val="center"/>
              <w:rPr>
                <w:sz w:val="16"/>
                <w:szCs w:val="16"/>
              </w:rPr>
            </w:pPr>
            <w:r>
              <w:rPr>
                <w:sz w:val="16"/>
                <w:szCs w:val="16"/>
                <w:lang w:val="ru-RU"/>
              </w:rPr>
              <w:t>47</w:t>
            </w:r>
            <w:r>
              <w:rPr>
                <w:sz w:val="16"/>
                <w:szCs w:val="16"/>
              </w:rPr>
              <w:t>3-500</w:t>
            </w:r>
          </w:p>
        </w:tc>
        <w:tc>
          <w:tcPr>
            <w:tcW w:w="1316" w:type="dxa"/>
            <w:vAlign w:val="center"/>
          </w:tcPr>
          <w:p w14:paraId="6F0B331F"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6DABCC94" w14:textId="77777777" w:rsidTr="002F6F8B">
        <w:trPr>
          <w:trHeight w:val="245"/>
          <w:jc w:val="center"/>
        </w:trPr>
        <w:tc>
          <w:tcPr>
            <w:tcW w:w="2288" w:type="dxa"/>
            <w:gridSpan w:val="3"/>
            <w:tcBorders>
              <w:bottom w:val="single" w:sz="12" w:space="0" w:color="auto"/>
            </w:tcBorders>
            <w:vAlign w:val="center"/>
          </w:tcPr>
          <w:p w14:paraId="0FF648E0" w14:textId="77777777" w:rsidR="002F6F8B" w:rsidRPr="007A2CF3" w:rsidRDefault="002F6F8B" w:rsidP="002F6F8B">
            <w:pPr>
              <w:autoSpaceDE/>
              <w:autoSpaceDN/>
              <w:adjustRightInd/>
              <w:spacing w:before="0" w:line="240" w:lineRule="auto"/>
              <w:ind w:left="0"/>
              <w:rPr>
                <w:sz w:val="16"/>
                <w:szCs w:val="16"/>
              </w:rPr>
            </w:pPr>
          </w:p>
        </w:tc>
        <w:tc>
          <w:tcPr>
            <w:tcW w:w="7589" w:type="dxa"/>
            <w:gridSpan w:val="6"/>
            <w:tcBorders>
              <w:bottom w:val="single" w:sz="12" w:space="0" w:color="auto"/>
            </w:tcBorders>
            <w:vAlign w:val="center"/>
          </w:tcPr>
          <w:p w14:paraId="765673F7" w14:textId="77777777" w:rsidR="002F6F8B" w:rsidRPr="0061521D" w:rsidRDefault="002F6F8B" w:rsidP="002F6F8B">
            <w:pPr>
              <w:autoSpaceDE/>
              <w:autoSpaceDN/>
              <w:adjustRightInd/>
              <w:spacing w:before="0" w:line="240" w:lineRule="auto"/>
              <w:ind w:left="0"/>
              <w:rPr>
                <w:i/>
                <w:sz w:val="14"/>
                <w:szCs w:val="14"/>
              </w:rPr>
            </w:pPr>
            <w:r w:rsidRPr="0061521D">
              <w:rPr>
                <w:i/>
                <w:sz w:val="14"/>
                <w:szCs w:val="14"/>
              </w:rPr>
              <w:t>Keep inorganic zinc silicate mixed, using agitated pot while applying.</w:t>
            </w:r>
          </w:p>
        </w:tc>
      </w:tr>
      <w:tr w:rsidR="002F6F8B" w:rsidRPr="001D3869" w14:paraId="3EC2F776" w14:textId="77777777" w:rsidTr="002F6F8B">
        <w:trPr>
          <w:trHeight w:val="245"/>
          <w:jc w:val="center"/>
        </w:trPr>
        <w:tc>
          <w:tcPr>
            <w:tcW w:w="2288" w:type="dxa"/>
            <w:gridSpan w:val="3"/>
            <w:vAlign w:val="center"/>
          </w:tcPr>
          <w:p w14:paraId="72D441B9" w14:textId="77777777" w:rsidR="002F6F8B" w:rsidRPr="00E842BA" w:rsidRDefault="002F6F8B" w:rsidP="002F6F8B">
            <w:pPr>
              <w:autoSpaceDE/>
              <w:autoSpaceDN/>
              <w:adjustRightInd/>
              <w:spacing w:before="0" w:line="240" w:lineRule="auto"/>
              <w:ind w:left="0"/>
              <w:rPr>
                <w:b/>
                <w:bCs/>
                <w:sz w:val="16"/>
                <w:szCs w:val="18"/>
              </w:rPr>
            </w:pPr>
            <w:r w:rsidRPr="00E842BA">
              <w:rPr>
                <w:b/>
                <w:bCs/>
                <w:sz w:val="16"/>
                <w:szCs w:val="18"/>
              </w:rPr>
              <w:t>TIECOAT</w:t>
            </w:r>
          </w:p>
        </w:tc>
        <w:tc>
          <w:tcPr>
            <w:tcW w:w="3015" w:type="dxa"/>
            <w:vAlign w:val="center"/>
          </w:tcPr>
          <w:p w14:paraId="53EA4F11"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287" w:type="dxa"/>
            <w:gridSpan w:val="3"/>
            <w:vAlign w:val="center"/>
          </w:tcPr>
          <w:p w14:paraId="5EE81890" w14:textId="77777777" w:rsidR="002F6F8B" w:rsidRPr="0061521D" w:rsidRDefault="002F6F8B" w:rsidP="002F6F8B">
            <w:pPr>
              <w:autoSpaceDE/>
              <w:autoSpaceDN/>
              <w:adjustRightInd/>
              <w:spacing w:before="0" w:line="240" w:lineRule="auto"/>
              <w:ind w:left="0" w:right="-151"/>
              <w:rPr>
                <w:sz w:val="16"/>
                <w:szCs w:val="16"/>
              </w:rPr>
            </w:pPr>
            <w:proofErr w:type="spellStart"/>
            <w:r w:rsidRPr="0061521D">
              <w:rPr>
                <w:sz w:val="16"/>
                <w:szCs w:val="16"/>
              </w:rPr>
              <w:t>Carboguard</w:t>
            </w:r>
            <w:proofErr w:type="spellEnd"/>
            <w:r w:rsidRPr="0061521D">
              <w:rPr>
                <w:sz w:val="16"/>
                <w:szCs w:val="16"/>
              </w:rPr>
              <w:t xml:space="preserve"> 890 series</w:t>
            </w:r>
          </w:p>
        </w:tc>
        <w:tc>
          <w:tcPr>
            <w:tcW w:w="971" w:type="dxa"/>
            <w:vAlign w:val="center"/>
          </w:tcPr>
          <w:p w14:paraId="090340E8" w14:textId="77777777" w:rsidR="002F6F8B" w:rsidRPr="00CF5F27" w:rsidRDefault="002F6F8B" w:rsidP="002F6F8B">
            <w:pPr>
              <w:autoSpaceDE/>
              <w:autoSpaceDN/>
              <w:adjustRightInd/>
              <w:spacing w:before="0" w:line="240" w:lineRule="auto"/>
              <w:ind w:left="0"/>
              <w:jc w:val="center"/>
              <w:rPr>
                <w:sz w:val="16"/>
                <w:szCs w:val="16"/>
                <w:lang w:val="ru-RU"/>
              </w:rPr>
            </w:pPr>
            <w:r>
              <w:rPr>
                <w:sz w:val="16"/>
                <w:szCs w:val="16"/>
              </w:rPr>
              <w:t>100-</w:t>
            </w:r>
            <w:r>
              <w:rPr>
                <w:sz w:val="16"/>
                <w:szCs w:val="16"/>
                <w:lang w:val="ru-RU"/>
              </w:rPr>
              <w:t>214</w:t>
            </w:r>
          </w:p>
        </w:tc>
        <w:tc>
          <w:tcPr>
            <w:tcW w:w="1316" w:type="dxa"/>
          </w:tcPr>
          <w:p w14:paraId="5CDDA9AB"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25988AAB" w14:textId="77777777" w:rsidTr="002F6F8B">
        <w:trPr>
          <w:trHeight w:val="245"/>
          <w:jc w:val="center"/>
        </w:trPr>
        <w:tc>
          <w:tcPr>
            <w:tcW w:w="2288" w:type="dxa"/>
            <w:gridSpan w:val="3"/>
            <w:vAlign w:val="center"/>
          </w:tcPr>
          <w:p w14:paraId="589C4AC0" w14:textId="77777777" w:rsidR="002F6F8B" w:rsidRPr="00E842BA" w:rsidRDefault="002F6F8B" w:rsidP="002F6F8B">
            <w:pPr>
              <w:autoSpaceDE/>
              <w:autoSpaceDN/>
              <w:adjustRightInd/>
              <w:spacing w:before="0" w:line="240" w:lineRule="auto"/>
              <w:ind w:left="0"/>
              <w:rPr>
                <w:b/>
                <w:bCs/>
                <w:sz w:val="16"/>
                <w:szCs w:val="18"/>
              </w:rPr>
            </w:pPr>
          </w:p>
        </w:tc>
        <w:tc>
          <w:tcPr>
            <w:tcW w:w="3015" w:type="dxa"/>
            <w:vAlign w:val="center"/>
          </w:tcPr>
          <w:p w14:paraId="7EEC7C44" w14:textId="77777777" w:rsidR="002F6F8B" w:rsidRPr="001D3869" w:rsidRDefault="002F6F8B" w:rsidP="002F6F8B">
            <w:pPr>
              <w:autoSpaceDE/>
              <w:autoSpaceDN/>
              <w:adjustRightInd/>
              <w:spacing w:before="0" w:line="240" w:lineRule="auto"/>
              <w:ind w:left="0"/>
              <w:rPr>
                <w:sz w:val="16"/>
                <w:szCs w:val="16"/>
              </w:rPr>
            </w:pPr>
            <w:r w:rsidRPr="00D02000">
              <w:rPr>
                <w:sz w:val="16"/>
                <w:szCs w:val="16"/>
                <w:lang w:val="ru-RU"/>
              </w:rPr>
              <w:t>Dampney</w:t>
            </w:r>
          </w:p>
        </w:tc>
        <w:tc>
          <w:tcPr>
            <w:tcW w:w="2287" w:type="dxa"/>
            <w:gridSpan w:val="3"/>
            <w:vAlign w:val="center"/>
          </w:tcPr>
          <w:p w14:paraId="516838B5" w14:textId="77777777" w:rsidR="002F6F8B" w:rsidRPr="0061521D" w:rsidRDefault="002F6F8B" w:rsidP="002F6F8B">
            <w:pPr>
              <w:autoSpaceDE/>
              <w:autoSpaceDN/>
              <w:adjustRightInd/>
              <w:spacing w:before="0" w:line="240" w:lineRule="auto"/>
              <w:ind w:left="0" w:right="-151"/>
              <w:rPr>
                <w:sz w:val="16"/>
                <w:szCs w:val="16"/>
              </w:rPr>
            </w:pPr>
            <w:r w:rsidRPr="0061521D">
              <w:rPr>
                <w:sz w:val="16"/>
                <w:szCs w:val="16"/>
                <w:lang w:val="ru-RU"/>
              </w:rPr>
              <w:t xml:space="preserve">Endcor </w:t>
            </w:r>
            <w:r w:rsidRPr="0061521D">
              <w:rPr>
                <w:sz w:val="16"/>
                <w:szCs w:val="16"/>
              </w:rPr>
              <w:t>750C</w:t>
            </w:r>
          </w:p>
        </w:tc>
        <w:tc>
          <w:tcPr>
            <w:tcW w:w="971" w:type="dxa"/>
            <w:vAlign w:val="center"/>
          </w:tcPr>
          <w:p w14:paraId="26546946" w14:textId="77777777" w:rsidR="002F6F8B" w:rsidRPr="00BB520A" w:rsidRDefault="002F6F8B" w:rsidP="002F6F8B">
            <w:pPr>
              <w:autoSpaceDE/>
              <w:autoSpaceDN/>
              <w:adjustRightInd/>
              <w:spacing w:before="0" w:line="240" w:lineRule="auto"/>
              <w:ind w:left="0"/>
              <w:jc w:val="center"/>
              <w:rPr>
                <w:sz w:val="16"/>
                <w:szCs w:val="16"/>
              </w:rPr>
            </w:pPr>
            <w:r>
              <w:rPr>
                <w:sz w:val="16"/>
                <w:szCs w:val="16"/>
              </w:rPr>
              <w:t>95</w:t>
            </w:r>
          </w:p>
        </w:tc>
        <w:tc>
          <w:tcPr>
            <w:tcW w:w="1316" w:type="dxa"/>
            <w:vAlign w:val="center"/>
          </w:tcPr>
          <w:p w14:paraId="0F575D07" w14:textId="77777777" w:rsidR="002F6F8B" w:rsidRPr="00804231"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066DFD23" w14:textId="77777777" w:rsidTr="002F6F8B">
        <w:trPr>
          <w:trHeight w:val="245"/>
          <w:jc w:val="center"/>
        </w:trPr>
        <w:tc>
          <w:tcPr>
            <w:tcW w:w="2288" w:type="dxa"/>
            <w:gridSpan w:val="3"/>
            <w:vAlign w:val="center"/>
          </w:tcPr>
          <w:p w14:paraId="680C93A4" w14:textId="77777777" w:rsidR="002F6F8B" w:rsidRPr="00E842BA" w:rsidRDefault="002F6F8B" w:rsidP="002F6F8B">
            <w:pPr>
              <w:autoSpaceDE/>
              <w:autoSpaceDN/>
              <w:adjustRightInd/>
              <w:spacing w:before="0" w:line="240" w:lineRule="auto"/>
              <w:ind w:left="0"/>
              <w:rPr>
                <w:b/>
                <w:bCs/>
                <w:sz w:val="16"/>
                <w:szCs w:val="18"/>
              </w:rPr>
            </w:pPr>
            <w:r w:rsidRPr="001D3869">
              <w:rPr>
                <w:b/>
                <w:bCs/>
                <w:sz w:val="16"/>
                <w:szCs w:val="18"/>
              </w:rPr>
              <w:t>Epoxy - Polyamide</w:t>
            </w:r>
          </w:p>
        </w:tc>
        <w:tc>
          <w:tcPr>
            <w:tcW w:w="3015" w:type="dxa"/>
            <w:vAlign w:val="center"/>
          </w:tcPr>
          <w:p w14:paraId="4588EC65"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Hempel Coatings (USA), Inc.</w:t>
            </w:r>
          </w:p>
        </w:tc>
        <w:tc>
          <w:tcPr>
            <w:tcW w:w="2287" w:type="dxa"/>
            <w:gridSpan w:val="3"/>
            <w:vAlign w:val="center"/>
          </w:tcPr>
          <w:p w14:paraId="2F0DA412" w14:textId="77777777" w:rsidR="002F6F8B" w:rsidRPr="0061521D" w:rsidRDefault="002F6F8B" w:rsidP="002F6F8B">
            <w:pPr>
              <w:autoSpaceDE/>
              <w:autoSpaceDN/>
              <w:adjustRightInd/>
              <w:spacing w:before="0" w:line="240" w:lineRule="auto"/>
              <w:ind w:left="0" w:right="-151"/>
              <w:rPr>
                <w:sz w:val="16"/>
                <w:szCs w:val="16"/>
              </w:rPr>
            </w:pPr>
            <w:proofErr w:type="spellStart"/>
            <w:r w:rsidRPr="0061521D">
              <w:rPr>
                <w:sz w:val="16"/>
                <w:szCs w:val="16"/>
              </w:rPr>
              <w:t>Hempadur</w:t>
            </w:r>
            <w:proofErr w:type="spellEnd"/>
            <w:r w:rsidRPr="0061521D">
              <w:rPr>
                <w:sz w:val="16"/>
                <w:szCs w:val="16"/>
              </w:rPr>
              <w:t xml:space="preserve"> 4588 series</w:t>
            </w:r>
          </w:p>
          <w:p w14:paraId="30E1B529" w14:textId="23975731" w:rsidR="00375574" w:rsidRPr="0061521D" w:rsidRDefault="00375574" w:rsidP="002F6F8B">
            <w:pPr>
              <w:autoSpaceDE/>
              <w:autoSpaceDN/>
              <w:adjustRightInd/>
              <w:spacing w:before="0" w:line="240" w:lineRule="auto"/>
              <w:ind w:left="0" w:right="-151"/>
              <w:rPr>
                <w:sz w:val="16"/>
                <w:szCs w:val="16"/>
              </w:rPr>
            </w:pPr>
            <w:proofErr w:type="spellStart"/>
            <w:r w:rsidRPr="0061521D">
              <w:rPr>
                <w:sz w:val="16"/>
                <w:szCs w:val="16"/>
              </w:rPr>
              <w:t>Hempaprime</w:t>
            </w:r>
            <w:proofErr w:type="spellEnd"/>
            <w:r w:rsidRPr="0061521D">
              <w:rPr>
                <w:sz w:val="16"/>
                <w:szCs w:val="16"/>
              </w:rPr>
              <w:t xml:space="preserve"> Multi 500</w:t>
            </w:r>
          </w:p>
        </w:tc>
        <w:tc>
          <w:tcPr>
            <w:tcW w:w="971" w:type="dxa"/>
            <w:vAlign w:val="center"/>
          </w:tcPr>
          <w:p w14:paraId="03C37076" w14:textId="1CEAE45B" w:rsidR="002F6F8B" w:rsidRDefault="00AD7E1A" w:rsidP="002F6F8B">
            <w:pPr>
              <w:autoSpaceDE/>
              <w:autoSpaceDN/>
              <w:adjustRightInd/>
              <w:spacing w:before="0" w:line="240" w:lineRule="auto"/>
              <w:ind w:left="0"/>
              <w:jc w:val="center"/>
              <w:rPr>
                <w:sz w:val="16"/>
                <w:szCs w:val="16"/>
              </w:rPr>
            </w:pPr>
            <w:r>
              <w:rPr>
                <w:sz w:val="16"/>
                <w:szCs w:val="16"/>
              </w:rPr>
              <w:t>220</w:t>
            </w:r>
          </w:p>
          <w:p w14:paraId="5DEFB0E5" w14:textId="0BFEFFAC" w:rsidR="00AD7E1A" w:rsidRPr="00AD7E1A" w:rsidRDefault="00AD7E1A" w:rsidP="002F6F8B">
            <w:pPr>
              <w:autoSpaceDE/>
              <w:autoSpaceDN/>
              <w:adjustRightInd/>
              <w:spacing w:before="0" w:line="240" w:lineRule="auto"/>
              <w:ind w:left="0"/>
              <w:jc w:val="center"/>
              <w:rPr>
                <w:sz w:val="16"/>
                <w:szCs w:val="16"/>
              </w:rPr>
            </w:pPr>
            <w:r>
              <w:rPr>
                <w:sz w:val="16"/>
                <w:szCs w:val="16"/>
              </w:rPr>
              <w:t>189-190</w:t>
            </w:r>
          </w:p>
        </w:tc>
        <w:tc>
          <w:tcPr>
            <w:tcW w:w="1316" w:type="dxa"/>
          </w:tcPr>
          <w:p w14:paraId="4F623A93"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601E1D8F" w14:textId="77777777" w:rsidTr="002F6F8B">
        <w:trPr>
          <w:trHeight w:val="245"/>
          <w:jc w:val="center"/>
        </w:trPr>
        <w:tc>
          <w:tcPr>
            <w:tcW w:w="2288" w:type="dxa"/>
            <w:gridSpan w:val="3"/>
            <w:vAlign w:val="center"/>
          </w:tcPr>
          <w:p w14:paraId="4494D220" w14:textId="77777777" w:rsidR="002F6F8B" w:rsidRPr="00E842BA" w:rsidRDefault="002F6F8B" w:rsidP="002F6F8B">
            <w:pPr>
              <w:autoSpaceDE/>
              <w:autoSpaceDN/>
              <w:adjustRightInd/>
              <w:spacing w:before="0" w:line="240" w:lineRule="auto"/>
              <w:ind w:left="0"/>
              <w:rPr>
                <w:b/>
                <w:bCs/>
                <w:sz w:val="16"/>
                <w:szCs w:val="18"/>
              </w:rPr>
            </w:pPr>
            <w:r w:rsidRPr="001D3869">
              <w:rPr>
                <w:b/>
                <w:bCs/>
                <w:sz w:val="16"/>
                <w:szCs w:val="18"/>
              </w:rPr>
              <w:t>High Build</w:t>
            </w:r>
          </w:p>
        </w:tc>
        <w:tc>
          <w:tcPr>
            <w:tcW w:w="3015" w:type="dxa"/>
            <w:vAlign w:val="center"/>
          </w:tcPr>
          <w:p w14:paraId="1C4DE820"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International</w:t>
            </w:r>
          </w:p>
        </w:tc>
        <w:tc>
          <w:tcPr>
            <w:tcW w:w="2287" w:type="dxa"/>
            <w:gridSpan w:val="3"/>
            <w:vAlign w:val="center"/>
          </w:tcPr>
          <w:p w14:paraId="73CEC693" w14:textId="77777777" w:rsidR="002F6F8B" w:rsidRPr="0061521D" w:rsidRDefault="002F6F8B" w:rsidP="002F6F8B">
            <w:pPr>
              <w:autoSpaceDE/>
              <w:autoSpaceDN/>
              <w:adjustRightInd/>
              <w:spacing w:before="0" w:line="240" w:lineRule="auto"/>
              <w:ind w:left="0" w:right="-151"/>
              <w:rPr>
                <w:sz w:val="16"/>
                <w:szCs w:val="16"/>
              </w:rPr>
            </w:pPr>
            <w:r w:rsidRPr="0061521D">
              <w:rPr>
                <w:sz w:val="16"/>
                <w:szCs w:val="16"/>
              </w:rPr>
              <w:t>Intergard 475 HS</w:t>
            </w:r>
          </w:p>
        </w:tc>
        <w:tc>
          <w:tcPr>
            <w:tcW w:w="971" w:type="dxa"/>
            <w:vAlign w:val="center"/>
          </w:tcPr>
          <w:p w14:paraId="5EA4E305" w14:textId="77777777" w:rsidR="002F6F8B" w:rsidRPr="00CF5F27" w:rsidRDefault="002F6F8B" w:rsidP="002F6F8B">
            <w:pPr>
              <w:autoSpaceDE/>
              <w:autoSpaceDN/>
              <w:adjustRightInd/>
              <w:spacing w:before="0" w:line="240" w:lineRule="auto"/>
              <w:ind w:left="0"/>
              <w:jc w:val="center"/>
              <w:rPr>
                <w:sz w:val="16"/>
                <w:szCs w:val="16"/>
                <w:lang w:val="ru-RU"/>
              </w:rPr>
            </w:pPr>
            <w:r>
              <w:rPr>
                <w:sz w:val="16"/>
                <w:szCs w:val="16"/>
                <w:lang w:val="ru-RU"/>
              </w:rPr>
              <w:t>207</w:t>
            </w:r>
          </w:p>
        </w:tc>
        <w:tc>
          <w:tcPr>
            <w:tcW w:w="1316" w:type="dxa"/>
          </w:tcPr>
          <w:p w14:paraId="76A62D20"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44E2D" w:rsidRPr="001D3869" w14:paraId="135D3830" w14:textId="77777777" w:rsidTr="002F6F8B">
        <w:trPr>
          <w:trHeight w:val="245"/>
          <w:jc w:val="center"/>
        </w:trPr>
        <w:tc>
          <w:tcPr>
            <w:tcW w:w="2288" w:type="dxa"/>
            <w:gridSpan w:val="3"/>
            <w:vMerge w:val="restart"/>
            <w:vAlign w:val="center"/>
          </w:tcPr>
          <w:p w14:paraId="7E60D761" w14:textId="77777777" w:rsidR="00444E2D" w:rsidRPr="00411E38" w:rsidRDefault="00444E2D" w:rsidP="002F6F8B">
            <w:pPr>
              <w:autoSpaceDE/>
              <w:autoSpaceDN/>
              <w:adjustRightInd/>
              <w:spacing w:before="0" w:line="240" w:lineRule="auto"/>
              <w:ind w:left="0"/>
              <w:rPr>
                <w:b/>
                <w:bCs/>
                <w:sz w:val="16"/>
                <w:szCs w:val="18"/>
              </w:rPr>
            </w:pPr>
            <w:r w:rsidRPr="00411E38">
              <w:rPr>
                <w:b/>
                <w:bCs/>
                <w:sz w:val="16"/>
                <w:szCs w:val="18"/>
              </w:rPr>
              <w:t>DFT as per Manufacturer’s Product Sheet</w:t>
            </w:r>
          </w:p>
        </w:tc>
        <w:tc>
          <w:tcPr>
            <w:tcW w:w="3015" w:type="dxa"/>
            <w:vAlign w:val="center"/>
          </w:tcPr>
          <w:p w14:paraId="64339BAC" w14:textId="77777777" w:rsidR="00444E2D" w:rsidRPr="001D3869" w:rsidRDefault="00444E2D" w:rsidP="002F6F8B">
            <w:pPr>
              <w:autoSpaceDE/>
              <w:autoSpaceDN/>
              <w:adjustRightInd/>
              <w:spacing w:before="0" w:line="240" w:lineRule="auto"/>
              <w:ind w:left="0"/>
              <w:rPr>
                <w:sz w:val="16"/>
                <w:szCs w:val="16"/>
              </w:rPr>
            </w:pPr>
            <w:r w:rsidRPr="00402AFE">
              <w:rPr>
                <w:sz w:val="16"/>
                <w:szCs w:val="16"/>
              </w:rPr>
              <w:t>International Devoe</w:t>
            </w:r>
          </w:p>
        </w:tc>
        <w:tc>
          <w:tcPr>
            <w:tcW w:w="2287" w:type="dxa"/>
            <w:gridSpan w:val="3"/>
            <w:vAlign w:val="center"/>
          </w:tcPr>
          <w:p w14:paraId="2AE80401" w14:textId="77777777" w:rsidR="00444E2D" w:rsidRPr="0061521D" w:rsidRDefault="00444E2D" w:rsidP="002F6F8B">
            <w:pPr>
              <w:autoSpaceDE/>
              <w:autoSpaceDN/>
              <w:adjustRightInd/>
              <w:spacing w:before="0" w:line="240" w:lineRule="auto"/>
              <w:ind w:left="0" w:right="-151"/>
              <w:rPr>
                <w:sz w:val="16"/>
                <w:szCs w:val="16"/>
              </w:rPr>
            </w:pPr>
            <w:r w:rsidRPr="0061521D">
              <w:rPr>
                <w:sz w:val="16"/>
                <w:szCs w:val="16"/>
              </w:rPr>
              <w:t>Devran 224HS series</w:t>
            </w:r>
          </w:p>
        </w:tc>
        <w:tc>
          <w:tcPr>
            <w:tcW w:w="971" w:type="dxa"/>
            <w:vAlign w:val="center"/>
          </w:tcPr>
          <w:p w14:paraId="21EE7122" w14:textId="6877B0BE" w:rsidR="00444E2D" w:rsidRPr="00CF5F27" w:rsidRDefault="00444E2D" w:rsidP="002F6F8B">
            <w:pPr>
              <w:autoSpaceDE/>
              <w:autoSpaceDN/>
              <w:adjustRightInd/>
              <w:spacing w:before="0" w:line="240" w:lineRule="auto"/>
              <w:ind w:left="0"/>
              <w:jc w:val="center"/>
              <w:rPr>
                <w:sz w:val="16"/>
                <w:szCs w:val="16"/>
                <w:lang w:val="ru-RU"/>
              </w:rPr>
            </w:pPr>
            <w:del w:id="1031" w:author="Kurmanov, Aidyn [STAMGazStroy LLP]" w:date="2025-12-09T16:28:00Z" w16du:dateUtc="2025-12-09T11:28:00Z">
              <w:r>
                <w:rPr>
                  <w:sz w:val="16"/>
                  <w:szCs w:val="16"/>
                </w:rPr>
                <w:delText>28</w:delText>
              </w:r>
            </w:del>
            <w:ins w:id="1032" w:author="Kurmanov, Aidyn [STAMGazStroy LLP]" w:date="2025-12-09T16:28:00Z" w16du:dateUtc="2025-12-09T11:28:00Z">
              <w:r w:rsidR="0050485F">
                <w:rPr>
                  <w:sz w:val="16"/>
                  <w:szCs w:val="16"/>
                </w:rPr>
                <w:t>100</w:t>
              </w:r>
            </w:ins>
            <w:r>
              <w:rPr>
                <w:sz w:val="16"/>
                <w:szCs w:val="16"/>
                <w:lang w:val="ru-RU"/>
              </w:rPr>
              <w:t>-212</w:t>
            </w:r>
          </w:p>
        </w:tc>
        <w:tc>
          <w:tcPr>
            <w:tcW w:w="1316" w:type="dxa"/>
          </w:tcPr>
          <w:p w14:paraId="5376E5DD" w14:textId="77777777" w:rsidR="00444E2D" w:rsidRPr="00EE1FAF" w:rsidRDefault="00444E2D"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44E2D" w:rsidRPr="001D3869" w14:paraId="48DF4B90" w14:textId="77777777" w:rsidTr="002F6F8B">
        <w:trPr>
          <w:trHeight w:val="245"/>
          <w:jc w:val="center"/>
        </w:trPr>
        <w:tc>
          <w:tcPr>
            <w:tcW w:w="2288" w:type="dxa"/>
            <w:gridSpan w:val="3"/>
            <w:vMerge/>
            <w:vAlign w:val="center"/>
          </w:tcPr>
          <w:p w14:paraId="7A41484D" w14:textId="77777777" w:rsidR="00444E2D" w:rsidRPr="001D3869" w:rsidRDefault="00444E2D" w:rsidP="002F6F8B">
            <w:pPr>
              <w:autoSpaceDE/>
              <w:autoSpaceDN/>
              <w:adjustRightInd/>
              <w:spacing w:before="0" w:line="240" w:lineRule="auto"/>
              <w:ind w:left="0"/>
              <w:rPr>
                <w:b/>
                <w:sz w:val="16"/>
                <w:szCs w:val="16"/>
              </w:rPr>
            </w:pPr>
          </w:p>
        </w:tc>
        <w:tc>
          <w:tcPr>
            <w:tcW w:w="3015" w:type="dxa"/>
            <w:vAlign w:val="center"/>
          </w:tcPr>
          <w:p w14:paraId="357F9B06" w14:textId="77777777" w:rsidR="00444E2D" w:rsidRPr="001D3869" w:rsidRDefault="00444E2D" w:rsidP="002F6F8B">
            <w:pPr>
              <w:autoSpaceDE/>
              <w:autoSpaceDN/>
              <w:adjustRightInd/>
              <w:spacing w:before="0" w:line="240" w:lineRule="auto"/>
              <w:ind w:left="0"/>
              <w:rPr>
                <w:sz w:val="16"/>
                <w:szCs w:val="16"/>
              </w:rPr>
            </w:pPr>
            <w:r w:rsidRPr="00402AFE">
              <w:rPr>
                <w:sz w:val="16"/>
                <w:szCs w:val="16"/>
              </w:rPr>
              <w:t>Jotun Paints</w:t>
            </w:r>
          </w:p>
        </w:tc>
        <w:tc>
          <w:tcPr>
            <w:tcW w:w="2287" w:type="dxa"/>
            <w:gridSpan w:val="3"/>
            <w:vAlign w:val="center"/>
          </w:tcPr>
          <w:p w14:paraId="0E6D2690" w14:textId="5333F229" w:rsidR="00444E2D" w:rsidRPr="0061521D" w:rsidRDefault="00444E2D" w:rsidP="00CB5AF7">
            <w:pPr>
              <w:autoSpaceDE/>
              <w:autoSpaceDN/>
              <w:adjustRightInd/>
              <w:spacing w:before="0" w:line="240" w:lineRule="auto"/>
              <w:ind w:left="0"/>
              <w:rPr>
                <w:sz w:val="16"/>
                <w:szCs w:val="16"/>
              </w:rPr>
            </w:pPr>
            <w:proofErr w:type="spellStart"/>
            <w:r w:rsidRPr="0061521D">
              <w:rPr>
                <w:sz w:val="16"/>
                <w:szCs w:val="16"/>
              </w:rPr>
              <w:t>Jotamastic</w:t>
            </w:r>
            <w:proofErr w:type="spellEnd"/>
            <w:r w:rsidRPr="0061521D">
              <w:rPr>
                <w:sz w:val="16"/>
                <w:szCs w:val="16"/>
              </w:rPr>
              <w:t xml:space="preserve"> 80 Series</w:t>
            </w:r>
          </w:p>
          <w:p w14:paraId="7B6B0221" w14:textId="0C6D2BBF" w:rsidR="00444E2D" w:rsidRPr="0061521D" w:rsidRDefault="00444E2D" w:rsidP="00CB5AF7">
            <w:pPr>
              <w:autoSpaceDE/>
              <w:autoSpaceDN/>
              <w:adjustRightInd/>
              <w:spacing w:before="0" w:line="240" w:lineRule="auto"/>
              <w:ind w:left="0" w:right="-151"/>
              <w:rPr>
                <w:sz w:val="16"/>
                <w:szCs w:val="16"/>
              </w:rPr>
            </w:pPr>
            <w:proofErr w:type="spellStart"/>
            <w:r w:rsidRPr="0061521D">
              <w:rPr>
                <w:sz w:val="16"/>
                <w:szCs w:val="16"/>
              </w:rPr>
              <w:t>Jotamastic</w:t>
            </w:r>
            <w:proofErr w:type="spellEnd"/>
            <w:r w:rsidRPr="0061521D">
              <w:rPr>
                <w:sz w:val="16"/>
                <w:szCs w:val="16"/>
              </w:rPr>
              <w:t xml:space="preserve"> 90</w:t>
            </w:r>
          </w:p>
        </w:tc>
        <w:tc>
          <w:tcPr>
            <w:tcW w:w="971" w:type="dxa"/>
            <w:vAlign w:val="center"/>
          </w:tcPr>
          <w:p w14:paraId="4CC9F0DB" w14:textId="77777777" w:rsidR="00444E2D" w:rsidRDefault="00444E2D" w:rsidP="002F6F8B">
            <w:pPr>
              <w:autoSpaceDE/>
              <w:autoSpaceDN/>
              <w:adjustRightInd/>
              <w:spacing w:before="0" w:line="240" w:lineRule="auto"/>
              <w:ind w:left="0"/>
              <w:jc w:val="center"/>
              <w:rPr>
                <w:ins w:id="1033" w:author="Kurmanov, Aidyn [STAMGazStroy LLP]" w:date="2025-12-09T16:28:00Z" w16du:dateUtc="2025-12-09T11:28:00Z"/>
                <w:sz w:val="16"/>
                <w:szCs w:val="16"/>
                <w:lang w:val="ru-RU"/>
              </w:rPr>
            </w:pPr>
            <w:r>
              <w:rPr>
                <w:sz w:val="16"/>
                <w:szCs w:val="16"/>
                <w:lang w:val="ru-RU"/>
              </w:rPr>
              <w:t>145</w:t>
            </w:r>
            <w:ins w:id="1034" w:author="Kurmanov, Aidyn [STAMGazStroy LLP]" w:date="2025-12-09T16:28:00Z" w16du:dateUtc="2025-12-09T11:28:00Z">
              <w:r w:rsidR="0050485F">
                <w:rPr>
                  <w:sz w:val="16"/>
                  <w:szCs w:val="16"/>
                  <w:lang w:val="ru-RU"/>
                </w:rPr>
                <w:t>-270</w:t>
              </w:r>
            </w:ins>
          </w:p>
          <w:p w14:paraId="533D9ABB" w14:textId="439F956A" w:rsidR="00444E2D" w:rsidRPr="00CF5F27" w:rsidRDefault="0050485F" w:rsidP="002F6F8B">
            <w:pPr>
              <w:autoSpaceDE/>
              <w:autoSpaceDN/>
              <w:adjustRightInd/>
              <w:spacing w:before="0" w:line="240" w:lineRule="auto"/>
              <w:ind w:left="0"/>
              <w:jc w:val="center"/>
              <w:rPr>
                <w:sz w:val="16"/>
                <w:szCs w:val="16"/>
                <w:lang w:val="ru-RU"/>
              </w:rPr>
            </w:pPr>
            <w:ins w:id="1035" w:author="Kurmanov, Aidyn [STAMGazStroy LLP]" w:date="2025-12-09T16:28:00Z" w16du:dateUtc="2025-12-09T11:28:00Z">
              <w:r>
                <w:rPr>
                  <w:sz w:val="16"/>
                  <w:szCs w:val="16"/>
                  <w:lang w:val="ru-RU"/>
                </w:rPr>
                <w:t>240-270</w:t>
              </w:r>
            </w:ins>
          </w:p>
        </w:tc>
        <w:tc>
          <w:tcPr>
            <w:tcW w:w="1316" w:type="dxa"/>
          </w:tcPr>
          <w:p w14:paraId="7D65E3C1" w14:textId="77777777" w:rsidR="00444E2D" w:rsidRPr="00EE1FAF" w:rsidRDefault="00444E2D"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28628827" w14:textId="77777777" w:rsidTr="002F6F8B">
        <w:trPr>
          <w:trHeight w:val="245"/>
          <w:jc w:val="center"/>
        </w:trPr>
        <w:tc>
          <w:tcPr>
            <w:tcW w:w="2288" w:type="dxa"/>
            <w:gridSpan w:val="3"/>
            <w:vAlign w:val="center"/>
          </w:tcPr>
          <w:p w14:paraId="692C919B" w14:textId="77777777" w:rsidR="002F6F8B" w:rsidRPr="007A2CF3" w:rsidRDefault="002F6F8B" w:rsidP="002F6F8B">
            <w:pPr>
              <w:autoSpaceDE/>
              <w:autoSpaceDN/>
              <w:adjustRightInd/>
              <w:spacing w:before="0" w:line="240" w:lineRule="auto"/>
              <w:ind w:left="0"/>
              <w:rPr>
                <w:sz w:val="16"/>
                <w:szCs w:val="16"/>
              </w:rPr>
            </w:pPr>
          </w:p>
        </w:tc>
        <w:tc>
          <w:tcPr>
            <w:tcW w:w="3015" w:type="dxa"/>
            <w:vAlign w:val="center"/>
          </w:tcPr>
          <w:p w14:paraId="6DDAC830"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PPG</w:t>
            </w:r>
          </w:p>
        </w:tc>
        <w:tc>
          <w:tcPr>
            <w:tcW w:w="2287" w:type="dxa"/>
            <w:gridSpan w:val="3"/>
            <w:vAlign w:val="center"/>
          </w:tcPr>
          <w:p w14:paraId="43D576F5" w14:textId="77777777" w:rsidR="00215917" w:rsidRPr="0061521D" w:rsidRDefault="002F6F8B" w:rsidP="002F6F8B">
            <w:pPr>
              <w:autoSpaceDE/>
              <w:autoSpaceDN/>
              <w:adjustRightInd/>
              <w:spacing w:before="0" w:line="240" w:lineRule="auto"/>
              <w:ind w:left="0" w:right="-151"/>
              <w:rPr>
                <w:sz w:val="16"/>
                <w:szCs w:val="16"/>
              </w:rPr>
            </w:pPr>
            <w:proofErr w:type="spellStart"/>
            <w:r w:rsidRPr="0061521D">
              <w:rPr>
                <w:sz w:val="16"/>
                <w:szCs w:val="16"/>
              </w:rPr>
              <w:t>Sigmacover</w:t>
            </w:r>
            <w:proofErr w:type="spellEnd"/>
            <w:r w:rsidRPr="0061521D">
              <w:rPr>
                <w:sz w:val="16"/>
                <w:szCs w:val="16"/>
              </w:rPr>
              <w:t xml:space="preserve"> 410</w:t>
            </w:r>
          </w:p>
          <w:p w14:paraId="6E64236E" w14:textId="26F159BA" w:rsidR="002F6F8B" w:rsidRPr="0061521D" w:rsidRDefault="00215917" w:rsidP="002F6F8B">
            <w:pPr>
              <w:autoSpaceDE/>
              <w:autoSpaceDN/>
              <w:adjustRightInd/>
              <w:spacing w:before="0" w:line="240" w:lineRule="auto"/>
              <w:ind w:left="0" w:right="-151"/>
              <w:rPr>
                <w:sz w:val="16"/>
                <w:szCs w:val="16"/>
              </w:rPr>
            </w:pPr>
            <w:proofErr w:type="spellStart"/>
            <w:r w:rsidRPr="0061521D">
              <w:rPr>
                <w:sz w:val="16"/>
                <w:szCs w:val="16"/>
              </w:rPr>
              <w:t>Amerlock</w:t>
            </w:r>
            <w:proofErr w:type="spellEnd"/>
            <w:r w:rsidRPr="0061521D">
              <w:rPr>
                <w:sz w:val="16"/>
                <w:szCs w:val="16"/>
              </w:rPr>
              <w:t xml:space="preserve"> 400 or 2</w:t>
            </w:r>
          </w:p>
        </w:tc>
        <w:tc>
          <w:tcPr>
            <w:tcW w:w="971" w:type="dxa"/>
            <w:vAlign w:val="center"/>
          </w:tcPr>
          <w:p w14:paraId="12B0247B" w14:textId="77777777" w:rsidR="002F6F8B" w:rsidRPr="00CF5F27" w:rsidRDefault="002F6F8B" w:rsidP="002F6F8B">
            <w:pPr>
              <w:autoSpaceDE/>
              <w:autoSpaceDN/>
              <w:adjustRightInd/>
              <w:spacing w:before="0" w:line="240" w:lineRule="auto"/>
              <w:ind w:left="0"/>
              <w:jc w:val="center"/>
              <w:rPr>
                <w:sz w:val="16"/>
                <w:szCs w:val="16"/>
                <w:lang w:val="ru-RU"/>
              </w:rPr>
            </w:pPr>
            <w:r>
              <w:rPr>
                <w:sz w:val="16"/>
                <w:szCs w:val="16"/>
                <w:lang w:val="ru-RU"/>
              </w:rPr>
              <w:t>276</w:t>
            </w:r>
          </w:p>
        </w:tc>
        <w:tc>
          <w:tcPr>
            <w:tcW w:w="1316" w:type="dxa"/>
          </w:tcPr>
          <w:p w14:paraId="0A743D5B"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5D901E63" w14:textId="77777777" w:rsidTr="002F6F8B">
        <w:trPr>
          <w:trHeight w:val="245"/>
          <w:jc w:val="center"/>
        </w:trPr>
        <w:tc>
          <w:tcPr>
            <w:tcW w:w="2288" w:type="dxa"/>
            <w:gridSpan w:val="3"/>
            <w:vAlign w:val="center"/>
          </w:tcPr>
          <w:p w14:paraId="670E0D91" w14:textId="77777777" w:rsidR="002F6F8B" w:rsidRPr="007A2CF3" w:rsidRDefault="002F6F8B" w:rsidP="002F6F8B">
            <w:pPr>
              <w:autoSpaceDE/>
              <w:autoSpaceDN/>
              <w:adjustRightInd/>
              <w:spacing w:before="0" w:line="240" w:lineRule="auto"/>
              <w:ind w:left="0"/>
              <w:rPr>
                <w:sz w:val="16"/>
                <w:szCs w:val="16"/>
              </w:rPr>
            </w:pPr>
          </w:p>
        </w:tc>
        <w:tc>
          <w:tcPr>
            <w:tcW w:w="3015" w:type="dxa"/>
            <w:vAlign w:val="center"/>
          </w:tcPr>
          <w:p w14:paraId="212B65DE"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Sherwin Williams</w:t>
            </w:r>
          </w:p>
        </w:tc>
        <w:tc>
          <w:tcPr>
            <w:tcW w:w="2287" w:type="dxa"/>
            <w:gridSpan w:val="3"/>
            <w:vAlign w:val="center"/>
          </w:tcPr>
          <w:p w14:paraId="18EFC899" w14:textId="77777777" w:rsidR="002F6F8B" w:rsidRPr="0061521D" w:rsidRDefault="002F6F8B" w:rsidP="002F6F8B">
            <w:pPr>
              <w:autoSpaceDE/>
              <w:autoSpaceDN/>
              <w:adjustRightInd/>
              <w:spacing w:before="0" w:line="240" w:lineRule="auto"/>
              <w:ind w:left="0" w:right="-151"/>
              <w:rPr>
                <w:sz w:val="16"/>
                <w:szCs w:val="16"/>
              </w:rPr>
            </w:pPr>
            <w:proofErr w:type="spellStart"/>
            <w:r w:rsidRPr="0061521D">
              <w:rPr>
                <w:sz w:val="16"/>
                <w:szCs w:val="16"/>
              </w:rPr>
              <w:t>Macropoxy</w:t>
            </w:r>
            <w:proofErr w:type="spellEnd"/>
            <w:r w:rsidRPr="0061521D">
              <w:rPr>
                <w:sz w:val="16"/>
                <w:szCs w:val="16"/>
              </w:rPr>
              <w:t xml:space="preserve"> 646 Series</w:t>
            </w:r>
          </w:p>
        </w:tc>
        <w:tc>
          <w:tcPr>
            <w:tcW w:w="971" w:type="dxa"/>
            <w:vAlign w:val="center"/>
          </w:tcPr>
          <w:p w14:paraId="41EF4BFB" w14:textId="77777777" w:rsidR="002F6F8B" w:rsidRPr="00CF5F27" w:rsidRDefault="002F6F8B" w:rsidP="002F6F8B">
            <w:pPr>
              <w:autoSpaceDE/>
              <w:autoSpaceDN/>
              <w:adjustRightInd/>
              <w:spacing w:before="0" w:line="240" w:lineRule="auto"/>
              <w:ind w:left="0"/>
              <w:jc w:val="center"/>
              <w:rPr>
                <w:sz w:val="16"/>
                <w:szCs w:val="16"/>
                <w:lang w:val="ru-RU"/>
              </w:rPr>
            </w:pPr>
            <w:r>
              <w:rPr>
                <w:sz w:val="16"/>
                <w:szCs w:val="16"/>
                <w:lang w:val="ru-RU"/>
              </w:rPr>
              <w:t>100-250</w:t>
            </w:r>
          </w:p>
        </w:tc>
        <w:tc>
          <w:tcPr>
            <w:tcW w:w="1316" w:type="dxa"/>
          </w:tcPr>
          <w:p w14:paraId="1442B115"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4A1CFA2B" w14:textId="77777777" w:rsidTr="002F6F8B">
        <w:trPr>
          <w:trHeight w:val="245"/>
          <w:jc w:val="center"/>
        </w:trPr>
        <w:tc>
          <w:tcPr>
            <w:tcW w:w="2288" w:type="dxa"/>
            <w:gridSpan w:val="3"/>
            <w:vAlign w:val="center"/>
          </w:tcPr>
          <w:p w14:paraId="7CEA98CC" w14:textId="77777777" w:rsidR="002F6F8B" w:rsidRPr="007A2CF3" w:rsidRDefault="002F6F8B" w:rsidP="002F6F8B">
            <w:pPr>
              <w:autoSpaceDE/>
              <w:autoSpaceDN/>
              <w:adjustRightInd/>
              <w:spacing w:before="0" w:line="240" w:lineRule="auto"/>
              <w:ind w:left="0"/>
              <w:rPr>
                <w:sz w:val="16"/>
                <w:szCs w:val="16"/>
              </w:rPr>
            </w:pPr>
          </w:p>
        </w:tc>
        <w:tc>
          <w:tcPr>
            <w:tcW w:w="3015" w:type="dxa"/>
            <w:vAlign w:val="center"/>
          </w:tcPr>
          <w:p w14:paraId="4EF4CC56" w14:textId="77777777" w:rsidR="002F6F8B" w:rsidRPr="001D3869" w:rsidRDefault="002F6F8B" w:rsidP="002F6F8B">
            <w:pPr>
              <w:autoSpaceDE/>
              <w:autoSpaceDN/>
              <w:adjustRightInd/>
              <w:spacing w:before="0" w:line="240" w:lineRule="auto"/>
              <w:ind w:left="0"/>
              <w:rPr>
                <w:sz w:val="16"/>
                <w:szCs w:val="16"/>
              </w:rPr>
            </w:pPr>
            <w:r w:rsidRPr="00677706">
              <w:rPr>
                <w:sz w:val="16"/>
                <w:szCs w:val="16"/>
              </w:rPr>
              <w:t>Tnemec</w:t>
            </w:r>
          </w:p>
        </w:tc>
        <w:tc>
          <w:tcPr>
            <w:tcW w:w="2287" w:type="dxa"/>
            <w:gridSpan w:val="3"/>
            <w:vAlign w:val="center"/>
          </w:tcPr>
          <w:p w14:paraId="204FCD65" w14:textId="77777777" w:rsidR="002F6F8B" w:rsidRPr="0061521D" w:rsidRDefault="002F6F8B" w:rsidP="002F6F8B">
            <w:pPr>
              <w:autoSpaceDE/>
              <w:autoSpaceDN/>
              <w:adjustRightInd/>
              <w:spacing w:before="0" w:line="240" w:lineRule="auto"/>
              <w:ind w:left="0" w:right="-151"/>
              <w:rPr>
                <w:sz w:val="16"/>
                <w:szCs w:val="16"/>
              </w:rPr>
            </w:pPr>
            <w:r w:rsidRPr="0061521D">
              <w:rPr>
                <w:sz w:val="16"/>
                <w:szCs w:val="16"/>
              </w:rPr>
              <w:t xml:space="preserve">Series 161 </w:t>
            </w:r>
            <w:proofErr w:type="spellStart"/>
            <w:r w:rsidRPr="0061521D">
              <w:rPr>
                <w:sz w:val="16"/>
                <w:szCs w:val="16"/>
              </w:rPr>
              <w:t>Tneme-Fascure</w:t>
            </w:r>
            <w:proofErr w:type="spellEnd"/>
          </w:p>
          <w:p w14:paraId="3087607A" w14:textId="77777777" w:rsidR="002F6F8B" w:rsidRPr="0061521D" w:rsidRDefault="002F6F8B" w:rsidP="002F6F8B">
            <w:pPr>
              <w:autoSpaceDE/>
              <w:autoSpaceDN/>
              <w:adjustRightInd/>
              <w:spacing w:before="0" w:line="240" w:lineRule="auto"/>
              <w:ind w:left="0" w:right="-151"/>
              <w:rPr>
                <w:sz w:val="16"/>
                <w:szCs w:val="16"/>
              </w:rPr>
            </w:pPr>
            <w:r w:rsidRPr="0061521D">
              <w:rPr>
                <w:sz w:val="16"/>
                <w:szCs w:val="16"/>
              </w:rPr>
              <w:t xml:space="preserve">Series L69 Hi-Build </w:t>
            </w:r>
            <w:proofErr w:type="spellStart"/>
            <w:r w:rsidRPr="0061521D">
              <w:rPr>
                <w:sz w:val="16"/>
                <w:szCs w:val="16"/>
              </w:rPr>
              <w:t>Epoxlline</w:t>
            </w:r>
            <w:proofErr w:type="spellEnd"/>
            <w:r w:rsidRPr="0061521D">
              <w:rPr>
                <w:sz w:val="16"/>
                <w:szCs w:val="16"/>
              </w:rPr>
              <w:t xml:space="preserve"> II</w:t>
            </w:r>
          </w:p>
        </w:tc>
        <w:tc>
          <w:tcPr>
            <w:tcW w:w="971" w:type="dxa"/>
            <w:vAlign w:val="center"/>
          </w:tcPr>
          <w:p w14:paraId="548CF86B" w14:textId="77777777" w:rsidR="002F6F8B" w:rsidRPr="009713D6" w:rsidRDefault="002F6F8B" w:rsidP="002F6F8B">
            <w:pPr>
              <w:autoSpaceDE/>
              <w:autoSpaceDN/>
              <w:adjustRightInd/>
              <w:spacing w:before="0" w:line="240" w:lineRule="auto"/>
              <w:ind w:left="0"/>
              <w:jc w:val="center"/>
              <w:rPr>
                <w:sz w:val="16"/>
                <w:szCs w:val="16"/>
              </w:rPr>
            </w:pPr>
            <w:r>
              <w:rPr>
                <w:sz w:val="16"/>
                <w:szCs w:val="16"/>
              </w:rPr>
              <w:t>349-393</w:t>
            </w:r>
          </w:p>
          <w:p w14:paraId="3F230161" w14:textId="77777777" w:rsidR="002F6F8B" w:rsidRPr="00BB520A" w:rsidRDefault="002F6F8B" w:rsidP="002F6F8B">
            <w:pPr>
              <w:autoSpaceDE/>
              <w:autoSpaceDN/>
              <w:adjustRightInd/>
              <w:spacing w:before="0" w:line="240" w:lineRule="auto"/>
              <w:ind w:left="0"/>
              <w:jc w:val="center"/>
              <w:rPr>
                <w:sz w:val="16"/>
                <w:szCs w:val="16"/>
              </w:rPr>
            </w:pPr>
            <w:r>
              <w:rPr>
                <w:sz w:val="16"/>
                <w:szCs w:val="16"/>
              </w:rPr>
              <w:t>98</w:t>
            </w:r>
          </w:p>
        </w:tc>
        <w:tc>
          <w:tcPr>
            <w:tcW w:w="1316" w:type="dxa"/>
          </w:tcPr>
          <w:p w14:paraId="2DA8940B" w14:textId="77777777" w:rsidR="002F6F8B" w:rsidRDefault="002F6F8B" w:rsidP="002F6F8B">
            <w:pPr>
              <w:autoSpaceDE/>
              <w:autoSpaceDN/>
              <w:adjustRightInd/>
              <w:spacing w:before="0" w:line="240" w:lineRule="auto"/>
              <w:ind w:left="0"/>
              <w:rPr>
                <w:sz w:val="16"/>
                <w:szCs w:val="16"/>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p w14:paraId="4E6D1720" w14:textId="08A8AC0C" w:rsidR="002F6F8B" w:rsidRPr="00BB520A" w:rsidRDefault="002F6F8B" w:rsidP="002F6F8B">
            <w:pPr>
              <w:autoSpaceDE/>
              <w:autoSpaceDN/>
              <w:adjustRightInd/>
              <w:spacing w:before="0" w:line="240" w:lineRule="auto"/>
              <w:ind w:left="0"/>
              <w:jc w:val="center"/>
              <w:rPr>
                <w:sz w:val="16"/>
                <w:szCs w:val="16"/>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5225E4E4" w14:textId="77777777" w:rsidTr="002F6F8B">
        <w:trPr>
          <w:trHeight w:val="245"/>
          <w:jc w:val="center"/>
        </w:trPr>
        <w:tc>
          <w:tcPr>
            <w:tcW w:w="2288" w:type="dxa"/>
            <w:gridSpan w:val="3"/>
            <w:tcBorders>
              <w:bottom w:val="single" w:sz="12" w:space="0" w:color="auto"/>
            </w:tcBorders>
            <w:vAlign w:val="center"/>
          </w:tcPr>
          <w:p w14:paraId="54B631C4" w14:textId="77777777" w:rsidR="002F6F8B" w:rsidRPr="007A2CF3" w:rsidRDefault="002F6F8B" w:rsidP="002F6F8B">
            <w:pPr>
              <w:autoSpaceDE/>
              <w:autoSpaceDN/>
              <w:adjustRightInd/>
              <w:spacing w:before="0" w:line="240" w:lineRule="auto"/>
              <w:ind w:left="0"/>
              <w:rPr>
                <w:sz w:val="16"/>
                <w:szCs w:val="16"/>
              </w:rPr>
            </w:pPr>
          </w:p>
        </w:tc>
        <w:tc>
          <w:tcPr>
            <w:tcW w:w="7589" w:type="dxa"/>
            <w:gridSpan w:val="6"/>
            <w:tcBorders>
              <w:bottom w:val="single" w:sz="12" w:space="0" w:color="auto"/>
            </w:tcBorders>
            <w:vAlign w:val="center"/>
          </w:tcPr>
          <w:p w14:paraId="6CA0067D" w14:textId="77777777" w:rsidR="002F6F8B" w:rsidRPr="0061521D" w:rsidRDefault="002F6F8B" w:rsidP="002F6F8B">
            <w:pPr>
              <w:autoSpaceDE/>
              <w:autoSpaceDN/>
              <w:adjustRightInd/>
              <w:spacing w:before="0" w:line="240" w:lineRule="auto"/>
              <w:ind w:left="0"/>
              <w:rPr>
                <w:sz w:val="16"/>
                <w:szCs w:val="16"/>
              </w:rPr>
            </w:pPr>
            <w:r w:rsidRPr="0061521D">
              <w:rPr>
                <w:i/>
                <w:sz w:val="14"/>
                <w:szCs w:val="14"/>
              </w:rPr>
              <w:t>For offshore use between the splash zone and the topsides, an additional tie coat is recommended.</w:t>
            </w:r>
          </w:p>
        </w:tc>
      </w:tr>
      <w:tr w:rsidR="002F6F8B" w:rsidRPr="001D3869" w14:paraId="55853BD8" w14:textId="77777777" w:rsidTr="00DB7CA3">
        <w:trPr>
          <w:trHeight w:val="433"/>
          <w:jc w:val="center"/>
        </w:trPr>
        <w:tc>
          <w:tcPr>
            <w:tcW w:w="2288" w:type="dxa"/>
            <w:gridSpan w:val="3"/>
            <w:tcBorders>
              <w:top w:val="single" w:sz="12" w:space="0" w:color="auto"/>
              <w:bottom w:val="nil"/>
            </w:tcBorders>
            <w:vAlign w:val="center"/>
          </w:tcPr>
          <w:p w14:paraId="12CAE5DC" w14:textId="77777777" w:rsidR="002F6F8B" w:rsidRPr="00E842BA" w:rsidRDefault="002F6F8B" w:rsidP="002F6F8B">
            <w:pPr>
              <w:autoSpaceDE/>
              <w:autoSpaceDN/>
              <w:adjustRightInd/>
              <w:spacing w:before="0" w:line="240" w:lineRule="auto"/>
              <w:ind w:left="0"/>
              <w:rPr>
                <w:b/>
                <w:bCs/>
                <w:sz w:val="16"/>
                <w:szCs w:val="18"/>
              </w:rPr>
            </w:pPr>
            <w:r w:rsidRPr="00E842BA">
              <w:rPr>
                <w:b/>
                <w:bCs/>
                <w:sz w:val="16"/>
                <w:szCs w:val="18"/>
              </w:rPr>
              <w:t>TOPCOAT</w:t>
            </w:r>
          </w:p>
        </w:tc>
        <w:tc>
          <w:tcPr>
            <w:tcW w:w="3015" w:type="dxa"/>
            <w:tcBorders>
              <w:top w:val="single" w:sz="12" w:space="0" w:color="auto"/>
              <w:bottom w:val="nil"/>
            </w:tcBorders>
            <w:vAlign w:val="center"/>
          </w:tcPr>
          <w:p w14:paraId="0CE0D309"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p w14:paraId="280CB6E5" w14:textId="77777777" w:rsidR="002F6F8B" w:rsidRPr="001D3869" w:rsidRDefault="002F6F8B" w:rsidP="002F6F8B">
            <w:pPr>
              <w:spacing w:before="0" w:line="240" w:lineRule="auto"/>
              <w:ind w:left="0"/>
              <w:rPr>
                <w:sz w:val="16"/>
                <w:szCs w:val="16"/>
              </w:rPr>
            </w:pPr>
            <w:r w:rsidRPr="00D02000">
              <w:rPr>
                <w:sz w:val="16"/>
                <w:szCs w:val="16"/>
                <w:lang w:val="ru-RU"/>
              </w:rPr>
              <w:t>Dampney</w:t>
            </w:r>
          </w:p>
        </w:tc>
        <w:tc>
          <w:tcPr>
            <w:tcW w:w="2287" w:type="dxa"/>
            <w:gridSpan w:val="3"/>
            <w:tcBorders>
              <w:top w:val="single" w:sz="12" w:space="0" w:color="auto"/>
              <w:bottom w:val="nil"/>
            </w:tcBorders>
            <w:vAlign w:val="center"/>
          </w:tcPr>
          <w:p w14:paraId="0AD132A1" w14:textId="77777777" w:rsidR="002F6F8B" w:rsidRPr="0061521D" w:rsidRDefault="002F6F8B" w:rsidP="002F6F8B">
            <w:pPr>
              <w:autoSpaceDE/>
              <w:autoSpaceDN/>
              <w:adjustRightInd/>
              <w:spacing w:before="0" w:line="240" w:lineRule="auto"/>
              <w:ind w:left="0"/>
              <w:rPr>
                <w:sz w:val="16"/>
                <w:szCs w:val="16"/>
              </w:rPr>
            </w:pPr>
            <w:proofErr w:type="spellStart"/>
            <w:r w:rsidRPr="0061521D">
              <w:rPr>
                <w:sz w:val="16"/>
                <w:szCs w:val="16"/>
              </w:rPr>
              <w:t>Carbothane</w:t>
            </w:r>
            <w:proofErr w:type="spellEnd"/>
            <w:r w:rsidRPr="0061521D">
              <w:rPr>
                <w:sz w:val="16"/>
                <w:szCs w:val="16"/>
              </w:rPr>
              <w:t xml:space="preserve"> 134 Series</w:t>
            </w:r>
          </w:p>
          <w:p w14:paraId="16901040" w14:textId="77777777" w:rsidR="002F6F8B" w:rsidRPr="0061521D" w:rsidRDefault="002F6F8B" w:rsidP="002F6F8B">
            <w:pPr>
              <w:spacing w:before="0" w:line="240" w:lineRule="auto"/>
              <w:ind w:left="0"/>
              <w:rPr>
                <w:sz w:val="16"/>
                <w:szCs w:val="16"/>
              </w:rPr>
            </w:pPr>
            <w:r w:rsidRPr="0061521D">
              <w:rPr>
                <w:sz w:val="16"/>
                <w:szCs w:val="16"/>
                <w:lang w:val="ru-RU"/>
              </w:rPr>
              <w:t>Endcor</w:t>
            </w:r>
            <w:r w:rsidRPr="0061521D">
              <w:rPr>
                <w:sz w:val="16"/>
                <w:szCs w:val="16"/>
              </w:rPr>
              <w:t xml:space="preserve"> 4600C</w:t>
            </w:r>
          </w:p>
        </w:tc>
        <w:tc>
          <w:tcPr>
            <w:tcW w:w="971" w:type="dxa"/>
            <w:tcBorders>
              <w:top w:val="single" w:sz="12" w:space="0" w:color="auto"/>
              <w:bottom w:val="nil"/>
            </w:tcBorders>
            <w:vAlign w:val="center"/>
          </w:tcPr>
          <w:p w14:paraId="2FCC1ED9" w14:textId="49CECAA6" w:rsidR="002F6F8B" w:rsidDel="00F40677" w:rsidRDefault="002F6F8B" w:rsidP="002F6F8B">
            <w:pPr>
              <w:autoSpaceDE/>
              <w:autoSpaceDN/>
              <w:adjustRightInd/>
              <w:spacing w:before="0" w:line="240" w:lineRule="auto"/>
              <w:ind w:left="0"/>
              <w:jc w:val="center"/>
              <w:rPr>
                <w:sz w:val="16"/>
                <w:szCs w:val="16"/>
                <w:lang w:val="ru-RU"/>
              </w:rPr>
            </w:pPr>
            <w:del w:id="1036" w:author="Kurmanov, Aidyn [STAMGazStroy LLP]" w:date="2025-12-09T16:28:00Z" w16du:dateUtc="2025-12-09T11:28:00Z">
              <w:r>
                <w:rPr>
                  <w:sz w:val="16"/>
                  <w:szCs w:val="16"/>
                </w:rPr>
                <w:delText>54-264</w:delText>
              </w:r>
            </w:del>
            <w:ins w:id="1037" w:author="Kurmanov, Aidyn [STAMGazStroy LLP]" w:date="2025-12-09T16:28:00Z" w16du:dateUtc="2025-12-09T11:28:00Z">
              <w:r w:rsidR="0050485F">
                <w:rPr>
                  <w:sz w:val="16"/>
                  <w:szCs w:val="16"/>
                  <w:lang w:val="ru-RU"/>
                </w:rPr>
                <w:t>288</w:t>
              </w:r>
            </w:ins>
          </w:p>
          <w:p w14:paraId="44C83C21" w14:textId="77777777" w:rsidR="002F6F8B" w:rsidRPr="00BB520A" w:rsidRDefault="002F6F8B" w:rsidP="002F6F8B">
            <w:pPr>
              <w:spacing w:before="0" w:line="240" w:lineRule="auto"/>
              <w:ind w:left="0"/>
              <w:jc w:val="center"/>
              <w:rPr>
                <w:sz w:val="16"/>
                <w:szCs w:val="16"/>
              </w:rPr>
            </w:pPr>
            <w:r>
              <w:rPr>
                <w:sz w:val="16"/>
                <w:szCs w:val="16"/>
              </w:rPr>
              <w:t>324</w:t>
            </w:r>
          </w:p>
        </w:tc>
        <w:tc>
          <w:tcPr>
            <w:tcW w:w="1316" w:type="dxa"/>
            <w:tcBorders>
              <w:top w:val="single" w:sz="12" w:space="0" w:color="auto"/>
              <w:bottom w:val="nil"/>
            </w:tcBorders>
          </w:tcPr>
          <w:p w14:paraId="50B79AE6" w14:textId="77777777" w:rsidR="002F6F8B" w:rsidRPr="00804231"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p w14:paraId="2EBE4C63" w14:textId="77777777" w:rsidR="002F6F8B" w:rsidRPr="00EE1FAF" w:rsidRDefault="002F6F8B" w:rsidP="002F6F8B">
            <w:pPr>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7530EE76" w14:textId="77777777" w:rsidTr="002F6F8B">
        <w:trPr>
          <w:trHeight w:val="245"/>
          <w:jc w:val="center"/>
        </w:trPr>
        <w:tc>
          <w:tcPr>
            <w:tcW w:w="2288" w:type="dxa"/>
            <w:gridSpan w:val="3"/>
            <w:vAlign w:val="center"/>
          </w:tcPr>
          <w:p w14:paraId="7355AB0D" w14:textId="77777777" w:rsidR="002F6F8B" w:rsidRPr="00E842BA" w:rsidRDefault="002F6F8B" w:rsidP="002F6F8B">
            <w:pPr>
              <w:autoSpaceDE/>
              <w:autoSpaceDN/>
              <w:adjustRightInd/>
              <w:spacing w:before="0" w:line="240" w:lineRule="auto"/>
              <w:ind w:left="0"/>
              <w:rPr>
                <w:b/>
                <w:bCs/>
                <w:sz w:val="16"/>
                <w:szCs w:val="18"/>
              </w:rPr>
            </w:pPr>
            <w:r w:rsidRPr="001D3869">
              <w:rPr>
                <w:b/>
                <w:bCs/>
                <w:sz w:val="16"/>
                <w:szCs w:val="18"/>
              </w:rPr>
              <w:t>Polyurethane - Aliphatic</w:t>
            </w:r>
          </w:p>
        </w:tc>
        <w:tc>
          <w:tcPr>
            <w:tcW w:w="3015" w:type="dxa"/>
            <w:vAlign w:val="center"/>
          </w:tcPr>
          <w:p w14:paraId="38900CE8"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Hempel Coatings (USA), Inc.</w:t>
            </w:r>
          </w:p>
        </w:tc>
        <w:tc>
          <w:tcPr>
            <w:tcW w:w="2287" w:type="dxa"/>
            <w:gridSpan w:val="3"/>
            <w:vAlign w:val="center"/>
          </w:tcPr>
          <w:p w14:paraId="094BEB70" w14:textId="77777777" w:rsidR="002F6F8B" w:rsidRPr="0061521D" w:rsidRDefault="002F6F8B" w:rsidP="002F6F8B">
            <w:pPr>
              <w:autoSpaceDE/>
              <w:autoSpaceDN/>
              <w:adjustRightInd/>
              <w:spacing w:before="0" w:line="240" w:lineRule="auto"/>
              <w:ind w:left="0"/>
              <w:rPr>
                <w:sz w:val="16"/>
                <w:szCs w:val="16"/>
              </w:rPr>
            </w:pPr>
            <w:proofErr w:type="spellStart"/>
            <w:r w:rsidRPr="0061521D">
              <w:rPr>
                <w:sz w:val="16"/>
                <w:szCs w:val="16"/>
              </w:rPr>
              <w:t>Hempathane</w:t>
            </w:r>
            <w:proofErr w:type="spellEnd"/>
            <w:r w:rsidRPr="0061521D">
              <w:rPr>
                <w:sz w:val="16"/>
                <w:szCs w:val="16"/>
              </w:rPr>
              <w:t xml:space="preserve"> series</w:t>
            </w:r>
          </w:p>
        </w:tc>
        <w:tc>
          <w:tcPr>
            <w:tcW w:w="971" w:type="dxa"/>
            <w:vAlign w:val="center"/>
          </w:tcPr>
          <w:p w14:paraId="4093E248" w14:textId="77777777" w:rsidR="002F6F8B" w:rsidRPr="00CF5F27" w:rsidRDefault="002F6F8B" w:rsidP="002F6F8B">
            <w:pPr>
              <w:autoSpaceDE/>
              <w:autoSpaceDN/>
              <w:adjustRightInd/>
              <w:spacing w:before="0" w:line="240" w:lineRule="auto"/>
              <w:ind w:left="0"/>
              <w:jc w:val="center"/>
              <w:rPr>
                <w:sz w:val="16"/>
                <w:szCs w:val="16"/>
                <w:lang w:val="ru-RU"/>
              </w:rPr>
            </w:pPr>
            <w:r>
              <w:rPr>
                <w:sz w:val="16"/>
                <w:szCs w:val="16"/>
                <w:lang w:val="ru-RU"/>
              </w:rPr>
              <w:t>330-445</w:t>
            </w:r>
          </w:p>
        </w:tc>
        <w:tc>
          <w:tcPr>
            <w:tcW w:w="1316" w:type="dxa"/>
          </w:tcPr>
          <w:p w14:paraId="045CBFA6"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44E2D" w:rsidRPr="001D3869" w14:paraId="27F37835" w14:textId="77777777" w:rsidTr="002F6F8B">
        <w:trPr>
          <w:trHeight w:val="245"/>
          <w:jc w:val="center"/>
        </w:trPr>
        <w:tc>
          <w:tcPr>
            <w:tcW w:w="2288" w:type="dxa"/>
            <w:gridSpan w:val="3"/>
            <w:vMerge w:val="restart"/>
            <w:vAlign w:val="center"/>
          </w:tcPr>
          <w:p w14:paraId="713916AE" w14:textId="77777777" w:rsidR="00444E2D" w:rsidRPr="00411E38" w:rsidRDefault="00444E2D" w:rsidP="002F6F8B">
            <w:pPr>
              <w:autoSpaceDE/>
              <w:autoSpaceDN/>
              <w:adjustRightInd/>
              <w:spacing w:before="0" w:line="240" w:lineRule="auto"/>
              <w:ind w:left="0"/>
              <w:rPr>
                <w:b/>
                <w:bCs/>
                <w:sz w:val="16"/>
                <w:szCs w:val="18"/>
              </w:rPr>
            </w:pPr>
            <w:r w:rsidRPr="00411E38">
              <w:rPr>
                <w:b/>
                <w:bCs/>
                <w:sz w:val="16"/>
                <w:szCs w:val="18"/>
              </w:rPr>
              <w:t>DFT as per Manufacturer’s Product Sheet</w:t>
            </w:r>
          </w:p>
        </w:tc>
        <w:tc>
          <w:tcPr>
            <w:tcW w:w="3015" w:type="dxa"/>
            <w:vAlign w:val="center"/>
          </w:tcPr>
          <w:p w14:paraId="36280E1E" w14:textId="77777777" w:rsidR="00444E2D" w:rsidRPr="001D3869" w:rsidRDefault="00444E2D" w:rsidP="002F6F8B">
            <w:pPr>
              <w:autoSpaceDE/>
              <w:autoSpaceDN/>
              <w:adjustRightInd/>
              <w:spacing w:before="0" w:line="240" w:lineRule="auto"/>
              <w:ind w:left="0"/>
              <w:rPr>
                <w:sz w:val="16"/>
                <w:szCs w:val="16"/>
              </w:rPr>
            </w:pPr>
            <w:r w:rsidRPr="001D3869">
              <w:rPr>
                <w:sz w:val="16"/>
                <w:szCs w:val="16"/>
              </w:rPr>
              <w:t>International</w:t>
            </w:r>
          </w:p>
        </w:tc>
        <w:tc>
          <w:tcPr>
            <w:tcW w:w="2287" w:type="dxa"/>
            <w:gridSpan w:val="3"/>
            <w:vAlign w:val="center"/>
          </w:tcPr>
          <w:p w14:paraId="39B266F2" w14:textId="679602D0" w:rsidR="00444E2D" w:rsidRPr="0061521D" w:rsidRDefault="00444E2D" w:rsidP="002F6F8B">
            <w:pPr>
              <w:autoSpaceDE/>
              <w:autoSpaceDN/>
              <w:adjustRightInd/>
              <w:spacing w:before="0" w:line="240" w:lineRule="auto"/>
              <w:ind w:left="0"/>
              <w:rPr>
                <w:sz w:val="16"/>
                <w:szCs w:val="16"/>
              </w:rPr>
            </w:pPr>
            <w:proofErr w:type="spellStart"/>
            <w:r w:rsidRPr="0061521D">
              <w:rPr>
                <w:sz w:val="16"/>
                <w:szCs w:val="16"/>
              </w:rPr>
              <w:t>Interthane</w:t>
            </w:r>
            <w:proofErr w:type="spellEnd"/>
            <w:r w:rsidRPr="0061521D">
              <w:rPr>
                <w:sz w:val="16"/>
                <w:szCs w:val="16"/>
              </w:rPr>
              <w:t xml:space="preserve"> 990 Series</w:t>
            </w:r>
          </w:p>
        </w:tc>
        <w:tc>
          <w:tcPr>
            <w:tcW w:w="971" w:type="dxa"/>
            <w:vAlign w:val="center"/>
          </w:tcPr>
          <w:p w14:paraId="0C2427C9" w14:textId="5E0B2246" w:rsidR="00444E2D" w:rsidRPr="00BB520A" w:rsidRDefault="00444E2D" w:rsidP="002F6F8B">
            <w:pPr>
              <w:autoSpaceDE/>
              <w:autoSpaceDN/>
              <w:adjustRightInd/>
              <w:spacing w:before="0" w:line="240" w:lineRule="auto"/>
              <w:ind w:left="0"/>
              <w:jc w:val="center"/>
              <w:rPr>
                <w:sz w:val="16"/>
                <w:szCs w:val="16"/>
              </w:rPr>
            </w:pPr>
            <w:del w:id="1038" w:author="Kurmanov, Aidyn [STAMGazStroy LLP]" w:date="2025-12-09T16:28:00Z" w16du:dateUtc="2025-12-09T11:28:00Z">
              <w:r>
                <w:rPr>
                  <w:sz w:val="16"/>
                  <w:szCs w:val="16"/>
                </w:rPr>
                <w:delText>241</w:delText>
              </w:r>
            </w:del>
            <w:ins w:id="1039" w:author="Kurmanov, Aidyn [STAMGazStroy LLP]" w:date="2025-12-09T16:28:00Z" w16du:dateUtc="2025-12-09T11:28:00Z">
              <w:r w:rsidR="0050485F">
                <w:rPr>
                  <w:sz w:val="16"/>
                  <w:szCs w:val="16"/>
                  <w:lang w:val="ru-RU"/>
                </w:rPr>
                <w:t>247</w:t>
              </w:r>
            </w:ins>
            <w:r>
              <w:rPr>
                <w:sz w:val="16"/>
                <w:szCs w:val="16"/>
              </w:rPr>
              <w:t>-420</w:t>
            </w:r>
          </w:p>
        </w:tc>
        <w:tc>
          <w:tcPr>
            <w:tcW w:w="1316" w:type="dxa"/>
          </w:tcPr>
          <w:p w14:paraId="621703A3" w14:textId="77777777" w:rsidR="00444E2D" w:rsidRPr="00EE1FAF" w:rsidRDefault="00444E2D"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444E2D" w:rsidRPr="001D3869" w14:paraId="1F928D85" w14:textId="77777777" w:rsidTr="002F6F8B">
        <w:trPr>
          <w:trHeight w:val="245"/>
          <w:jc w:val="center"/>
        </w:trPr>
        <w:tc>
          <w:tcPr>
            <w:tcW w:w="2288" w:type="dxa"/>
            <w:gridSpan w:val="3"/>
            <w:vMerge/>
            <w:vAlign w:val="center"/>
          </w:tcPr>
          <w:p w14:paraId="425743A0" w14:textId="77777777" w:rsidR="00444E2D" w:rsidRPr="007A2CF3" w:rsidRDefault="00444E2D" w:rsidP="002F6F8B">
            <w:pPr>
              <w:autoSpaceDE/>
              <w:autoSpaceDN/>
              <w:adjustRightInd/>
              <w:spacing w:before="0" w:line="240" w:lineRule="auto"/>
              <w:ind w:left="0"/>
              <w:rPr>
                <w:sz w:val="16"/>
                <w:szCs w:val="16"/>
              </w:rPr>
            </w:pPr>
          </w:p>
        </w:tc>
        <w:tc>
          <w:tcPr>
            <w:tcW w:w="3015" w:type="dxa"/>
            <w:vAlign w:val="center"/>
          </w:tcPr>
          <w:p w14:paraId="28CA17B6" w14:textId="77777777" w:rsidR="00444E2D" w:rsidRPr="001D3869" w:rsidRDefault="00444E2D" w:rsidP="002F6F8B">
            <w:pPr>
              <w:autoSpaceDE/>
              <w:autoSpaceDN/>
              <w:adjustRightInd/>
              <w:spacing w:before="0" w:line="240" w:lineRule="auto"/>
              <w:ind w:left="0"/>
              <w:rPr>
                <w:sz w:val="16"/>
                <w:szCs w:val="16"/>
              </w:rPr>
            </w:pPr>
            <w:r w:rsidRPr="00402AFE">
              <w:rPr>
                <w:sz w:val="16"/>
                <w:szCs w:val="16"/>
              </w:rPr>
              <w:t>International Devoe</w:t>
            </w:r>
          </w:p>
        </w:tc>
        <w:tc>
          <w:tcPr>
            <w:tcW w:w="2287" w:type="dxa"/>
            <w:gridSpan w:val="3"/>
            <w:vAlign w:val="center"/>
          </w:tcPr>
          <w:p w14:paraId="6BFC58A3" w14:textId="2DEEC1AB" w:rsidR="00444E2D" w:rsidRPr="0061521D" w:rsidRDefault="00444E2D" w:rsidP="002F6F8B">
            <w:pPr>
              <w:autoSpaceDE/>
              <w:autoSpaceDN/>
              <w:adjustRightInd/>
              <w:spacing w:before="0" w:line="240" w:lineRule="auto"/>
              <w:ind w:left="0"/>
              <w:rPr>
                <w:sz w:val="16"/>
                <w:szCs w:val="16"/>
              </w:rPr>
            </w:pPr>
            <w:proofErr w:type="spellStart"/>
            <w:r w:rsidRPr="0061521D">
              <w:rPr>
                <w:sz w:val="16"/>
                <w:szCs w:val="16"/>
              </w:rPr>
              <w:t>Devthane</w:t>
            </w:r>
            <w:proofErr w:type="spellEnd"/>
            <w:r w:rsidRPr="0061521D">
              <w:rPr>
                <w:sz w:val="16"/>
                <w:szCs w:val="16"/>
              </w:rPr>
              <w:t xml:space="preserve"> 379 series</w:t>
            </w:r>
          </w:p>
        </w:tc>
        <w:tc>
          <w:tcPr>
            <w:tcW w:w="971" w:type="dxa"/>
            <w:vAlign w:val="center"/>
          </w:tcPr>
          <w:p w14:paraId="4AE155E8" w14:textId="77777777" w:rsidR="00444E2D" w:rsidRPr="00CF5F27" w:rsidRDefault="00444E2D" w:rsidP="002F6F8B">
            <w:pPr>
              <w:autoSpaceDE/>
              <w:autoSpaceDN/>
              <w:adjustRightInd/>
              <w:spacing w:before="0" w:line="240" w:lineRule="auto"/>
              <w:ind w:left="0"/>
              <w:jc w:val="center"/>
              <w:rPr>
                <w:sz w:val="16"/>
                <w:szCs w:val="16"/>
                <w:lang w:val="ru-RU"/>
              </w:rPr>
            </w:pPr>
            <w:r>
              <w:rPr>
                <w:sz w:val="16"/>
                <w:szCs w:val="16"/>
              </w:rPr>
              <w:t>44</w:t>
            </w:r>
            <w:r>
              <w:rPr>
                <w:sz w:val="16"/>
                <w:szCs w:val="16"/>
                <w:lang w:val="ru-RU"/>
              </w:rPr>
              <w:t>-311</w:t>
            </w:r>
          </w:p>
        </w:tc>
        <w:tc>
          <w:tcPr>
            <w:tcW w:w="1316" w:type="dxa"/>
          </w:tcPr>
          <w:p w14:paraId="41A98650" w14:textId="77777777" w:rsidR="00444E2D" w:rsidRPr="00EE1FAF" w:rsidRDefault="00444E2D"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392AD0C8" w14:textId="77777777" w:rsidTr="002F6F8B">
        <w:trPr>
          <w:trHeight w:val="245"/>
          <w:jc w:val="center"/>
        </w:trPr>
        <w:tc>
          <w:tcPr>
            <w:tcW w:w="2288" w:type="dxa"/>
            <w:gridSpan w:val="3"/>
            <w:vAlign w:val="center"/>
          </w:tcPr>
          <w:p w14:paraId="544BF4B7" w14:textId="77777777" w:rsidR="002F6F8B" w:rsidRPr="007A2CF3" w:rsidRDefault="002F6F8B" w:rsidP="002F6F8B">
            <w:pPr>
              <w:autoSpaceDE/>
              <w:autoSpaceDN/>
              <w:adjustRightInd/>
              <w:spacing w:before="0" w:line="240" w:lineRule="auto"/>
              <w:ind w:left="0"/>
              <w:rPr>
                <w:sz w:val="16"/>
                <w:szCs w:val="16"/>
              </w:rPr>
            </w:pPr>
          </w:p>
        </w:tc>
        <w:tc>
          <w:tcPr>
            <w:tcW w:w="3015" w:type="dxa"/>
            <w:vAlign w:val="center"/>
          </w:tcPr>
          <w:p w14:paraId="00F802AD"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Jotun Paints</w:t>
            </w:r>
          </w:p>
        </w:tc>
        <w:tc>
          <w:tcPr>
            <w:tcW w:w="2287" w:type="dxa"/>
            <w:gridSpan w:val="3"/>
            <w:vAlign w:val="center"/>
          </w:tcPr>
          <w:p w14:paraId="42BF4EC6" w14:textId="77777777" w:rsidR="00D5094F" w:rsidRPr="0061521D" w:rsidRDefault="00D5094F" w:rsidP="00D5094F">
            <w:pPr>
              <w:autoSpaceDE/>
              <w:autoSpaceDN/>
              <w:adjustRightInd/>
              <w:spacing w:before="0" w:line="240" w:lineRule="auto"/>
              <w:ind w:left="0"/>
              <w:rPr>
                <w:sz w:val="16"/>
                <w:szCs w:val="16"/>
              </w:rPr>
            </w:pPr>
            <w:r w:rsidRPr="0061521D">
              <w:rPr>
                <w:sz w:val="16"/>
                <w:szCs w:val="16"/>
              </w:rPr>
              <w:t>Hardtop AX</w:t>
            </w:r>
          </w:p>
          <w:p w14:paraId="458B536E" w14:textId="794FDFFC" w:rsidR="002F6F8B" w:rsidRPr="0061521D" w:rsidRDefault="002F6F8B" w:rsidP="002F6F8B">
            <w:pPr>
              <w:autoSpaceDE/>
              <w:autoSpaceDN/>
              <w:adjustRightInd/>
              <w:spacing w:before="0" w:line="240" w:lineRule="auto"/>
              <w:ind w:left="0"/>
              <w:rPr>
                <w:sz w:val="16"/>
                <w:szCs w:val="16"/>
              </w:rPr>
            </w:pPr>
            <w:r w:rsidRPr="0061521D">
              <w:rPr>
                <w:sz w:val="16"/>
                <w:szCs w:val="16"/>
              </w:rPr>
              <w:t>Hardtop XP</w:t>
            </w:r>
            <w:r w:rsidRPr="0061521D">
              <w:rPr>
                <w:sz w:val="16"/>
                <w:szCs w:val="16"/>
                <w:vertAlign w:val="superscript"/>
              </w:rPr>
              <w:t>T</w:t>
            </w:r>
          </w:p>
        </w:tc>
        <w:tc>
          <w:tcPr>
            <w:tcW w:w="971" w:type="dxa"/>
            <w:vAlign w:val="center"/>
          </w:tcPr>
          <w:p w14:paraId="4FC4F831" w14:textId="7217760E" w:rsidR="00D5094F" w:rsidRDefault="007D3B26" w:rsidP="002F6F8B">
            <w:pPr>
              <w:autoSpaceDE/>
              <w:autoSpaceDN/>
              <w:adjustRightInd/>
              <w:spacing w:before="0" w:line="240" w:lineRule="auto"/>
              <w:ind w:left="0"/>
              <w:jc w:val="center"/>
              <w:rPr>
                <w:sz w:val="16"/>
                <w:szCs w:val="16"/>
              </w:rPr>
            </w:pPr>
            <w:r>
              <w:rPr>
                <w:sz w:val="16"/>
                <w:szCs w:val="16"/>
              </w:rPr>
              <w:t>325-336</w:t>
            </w:r>
          </w:p>
          <w:p w14:paraId="0D0C7FBA" w14:textId="5508DAF6" w:rsidR="002F6F8B" w:rsidRPr="00CF5F27" w:rsidRDefault="002F6F8B" w:rsidP="002F6F8B">
            <w:pPr>
              <w:autoSpaceDE/>
              <w:autoSpaceDN/>
              <w:adjustRightInd/>
              <w:spacing w:before="0" w:line="240" w:lineRule="auto"/>
              <w:ind w:left="0"/>
              <w:jc w:val="center"/>
              <w:rPr>
                <w:sz w:val="16"/>
                <w:szCs w:val="16"/>
                <w:lang w:val="ru-RU"/>
              </w:rPr>
            </w:pPr>
            <w:r>
              <w:rPr>
                <w:sz w:val="16"/>
                <w:szCs w:val="16"/>
                <w:lang w:val="ru-RU"/>
              </w:rPr>
              <w:t>320</w:t>
            </w:r>
          </w:p>
        </w:tc>
        <w:tc>
          <w:tcPr>
            <w:tcW w:w="1316" w:type="dxa"/>
          </w:tcPr>
          <w:p w14:paraId="338CBC91"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76BA20A7" w14:textId="77777777" w:rsidTr="002F6F8B">
        <w:trPr>
          <w:trHeight w:val="245"/>
          <w:jc w:val="center"/>
        </w:trPr>
        <w:tc>
          <w:tcPr>
            <w:tcW w:w="2288" w:type="dxa"/>
            <w:gridSpan w:val="3"/>
            <w:vAlign w:val="center"/>
          </w:tcPr>
          <w:p w14:paraId="3A9854C9" w14:textId="77777777" w:rsidR="002F6F8B" w:rsidRPr="001D3869" w:rsidRDefault="002F6F8B" w:rsidP="002F6F8B">
            <w:pPr>
              <w:autoSpaceDE/>
              <w:autoSpaceDN/>
              <w:adjustRightInd/>
              <w:spacing w:before="0" w:line="240" w:lineRule="auto"/>
              <w:ind w:left="0"/>
              <w:rPr>
                <w:b/>
                <w:sz w:val="16"/>
                <w:szCs w:val="16"/>
              </w:rPr>
            </w:pPr>
          </w:p>
        </w:tc>
        <w:tc>
          <w:tcPr>
            <w:tcW w:w="3015" w:type="dxa"/>
            <w:vAlign w:val="center"/>
          </w:tcPr>
          <w:p w14:paraId="00F96B7B"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PPG</w:t>
            </w:r>
          </w:p>
        </w:tc>
        <w:tc>
          <w:tcPr>
            <w:tcW w:w="2287" w:type="dxa"/>
            <w:gridSpan w:val="3"/>
            <w:vAlign w:val="center"/>
          </w:tcPr>
          <w:p w14:paraId="7B9CF398" w14:textId="77777777" w:rsidR="002F6F8B" w:rsidRPr="0061521D" w:rsidRDefault="002F6F8B" w:rsidP="002F6F8B">
            <w:pPr>
              <w:autoSpaceDE/>
              <w:autoSpaceDN/>
              <w:adjustRightInd/>
              <w:spacing w:before="0" w:line="240" w:lineRule="auto"/>
              <w:ind w:left="0"/>
              <w:rPr>
                <w:sz w:val="16"/>
                <w:szCs w:val="16"/>
              </w:rPr>
            </w:pPr>
            <w:proofErr w:type="spellStart"/>
            <w:r w:rsidRPr="0061521D">
              <w:rPr>
                <w:sz w:val="16"/>
                <w:szCs w:val="16"/>
              </w:rPr>
              <w:t>Amercoat</w:t>
            </w:r>
            <w:proofErr w:type="spellEnd"/>
            <w:r w:rsidRPr="0061521D">
              <w:rPr>
                <w:sz w:val="16"/>
                <w:szCs w:val="16"/>
              </w:rPr>
              <w:t xml:space="preserve"> 450 </w:t>
            </w:r>
            <w:proofErr w:type="spellStart"/>
            <w:r w:rsidRPr="0061521D">
              <w:rPr>
                <w:sz w:val="16"/>
                <w:szCs w:val="16"/>
              </w:rPr>
              <w:t>series</w:t>
            </w:r>
            <w:r w:rsidRPr="0061521D">
              <w:rPr>
                <w:sz w:val="16"/>
                <w:szCs w:val="16"/>
                <w:vertAlign w:val="superscript"/>
              </w:rPr>
              <w:t>T</w:t>
            </w:r>
            <w:proofErr w:type="spellEnd"/>
          </w:p>
        </w:tc>
        <w:tc>
          <w:tcPr>
            <w:tcW w:w="971" w:type="dxa"/>
            <w:vAlign w:val="center"/>
          </w:tcPr>
          <w:p w14:paraId="4F3A0AFA" w14:textId="1492FD03" w:rsidR="002F6F8B" w:rsidRPr="00BB520A" w:rsidRDefault="002F6F8B" w:rsidP="002F6F8B">
            <w:pPr>
              <w:autoSpaceDE/>
              <w:autoSpaceDN/>
              <w:adjustRightInd/>
              <w:spacing w:before="0" w:line="240" w:lineRule="auto"/>
              <w:ind w:left="0"/>
              <w:jc w:val="center"/>
              <w:rPr>
                <w:sz w:val="16"/>
                <w:szCs w:val="16"/>
              </w:rPr>
            </w:pPr>
            <w:r>
              <w:rPr>
                <w:sz w:val="16"/>
                <w:szCs w:val="16"/>
                <w:lang w:val="ru-RU"/>
              </w:rPr>
              <w:t>31</w:t>
            </w:r>
            <w:r>
              <w:rPr>
                <w:sz w:val="16"/>
                <w:szCs w:val="16"/>
              </w:rPr>
              <w:t>2</w:t>
            </w:r>
            <w:r w:rsidR="005D4FEF">
              <w:rPr>
                <w:sz w:val="16"/>
                <w:szCs w:val="16"/>
              </w:rPr>
              <w:t>-430</w:t>
            </w:r>
          </w:p>
        </w:tc>
        <w:tc>
          <w:tcPr>
            <w:tcW w:w="1316" w:type="dxa"/>
          </w:tcPr>
          <w:p w14:paraId="00C3E879"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6A73C4EB" w14:textId="77777777" w:rsidTr="002F6F8B">
        <w:trPr>
          <w:trHeight w:val="245"/>
          <w:jc w:val="center"/>
        </w:trPr>
        <w:tc>
          <w:tcPr>
            <w:tcW w:w="2288" w:type="dxa"/>
            <w:gridSpan w:val="3"/>
            <w:vAlign w:val="center"/>
          </w:tcPr>
          <w:p w14:paraId="5D83976F" w14:textId="77777777" w:rsidR="002F6F8B" w:rsidRPr="001D3869" w:rsidRDefault="002F6F8B" w:rsidP="002F6F8B">
            <w:pPr>
              <w:autoSpaceDE/>
              <w:autoSpaceDN/>
              <w:adjustRightInd/>
              <w:spacing w:before="0" w:line="240" w:lineRule="auto"/>
              <w:ind w:left="0"/>
              <w:rPr>
                <w:b/>
                <w:sz w:val="16"/>
                <w:szCs w:val="16"/>
              </w:rPr>
            </w:pPr>
          </w:p>
        </w:tc>
        <w:tc>
          <w:tcPr>
            <w:tcW w:w="3015" w:type="dxa"/>
            <w:vAlign w:val="center"/>
          </w:tcPr>
          <w:p w14:paraId="1C5570F1"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PPG</w:t>
            </w:r>
          </w:p>
        </w:tc>
        <w:tc>
          <w:tcPr>
            <w:tcW w:w="2287" w:type="dxa"/>
            <w:gridSpan w:val="3"/>
            <w:vAlign w:val="center"/>
          </w:tcPr>
          <w:p w14:paraId="14DA8B72" w14:textId="77777777" w:rsidR="002F6F8B" w:rsidRPr="0061521D" w:rsidRDefault="002F6F8B" w:rsidP="002F6F8B">
            <w:pPr>
              <w:autoSpaceDE/>
              <w:autoSpaceDN/>
              <w:adjustRightInd/>
              <w:spacing w:before="0" w:line="240" w:lineRule="auto"/>
              <w:ind w:left="0"/>
              <w:rPr>
                <w:sz w:val="16"/>
                <w:szCs w:val="16"/>
              </w:rPr>
            </w:pPr>
            <w:proofErr w:type="spellStart"/>
            <w:r w:rsidRPr="0061521D">
              <w:rPr>
                <w:sz w:val="16"/>
                <w:szCs w:val="16"/>
              </w:rPr>
              <w:t>Sigmadur</w:t>
            </w:r>
            <w:proofErr w:type="spellEnd"/>
            <w:r w:rsidRPr="0061521D">
              <w:rPr>
                <w:sz w:val="16"/>
                <w:szCs w:val="16"/>
              </w:rPr>
              <w:t xml:space="preserve"> 550 </w:t>
            </w:r>
            <w:proofErr w:type="spellStart"/>
            <w:r w:rsidRPr="0061521D">
              <w:rPr>
                <w:sz w:val="16"/>
                <w:szCs w:val="16"/>
              </w:rPr>
              <w:t>Series</w:t>
            </w:r>
            <w:r w:rsidRPr="0061521D">
              <w:rPr>
                <w:sz w:val="16"/>
                <w:szCs w:val="16"/>
                <w:vertAlign w:val="superscript"/>
              </w:rPr>
              <w:t>T</w:t>
            </w:r>
            <w:proofErr w:type="spellEnd"/>
          </w:p>
        </w:tc>
        <w:tc>
          <w:tcPr>
            <w:tcW w:w="971" w:type="dxa"/>
            <w:vAlign w:val="center"/>
          </w:tcPr>
          <w:p w14:paraId="1F24493E" w14:textId="205C2EF7" w:rsidR="002F6F8B" w:rsidRPr="00BB520A" w:rsidRDefault="005D4FEF" w:rsidP="002F6F8B">
            <w:pPr>
              <w:autoSpaceDE/>
              <w:autoSpaceDN/>
              <w:adjustRightInd/>
              <w:spacing w:before="0" w:line="240" w:lineRule="auto"/>
              <w:ind w:left="0"/>
              <w:jc w:val="center"/>
              <w:rPr>
                <w:sz w:val="16"/>
                <w:szCs w:val="16"/>
              </w:rPr>
            </w:pPr>
            <w:r>
              <w:rPr>
                <w:sz w:val="16"/>
                <w:szCs w:val="16"/>
              </w:rPr>
              <w:t>312-</w:t>
            </w:r>
            <w:r w:rsidR="002F6F8B">
              <w:rPr>
                <w:sz w:val="16"/>
                <w:szCs w:val="16"/>
              </w:rPr>
              <w:t>430</w:t>
            </w:r>
          </w:p>
        </w:tc>
        <w:tc>
          <w:tcPr>
            <w:tcW w:w="1316" w:type="dxa"/>
          </w:tcPr>
          <w:p w14:paraId="4E1A852C"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62E33D44" w14:textId="77777777" w:rsidTr="002F6F8B">
        <w:trPr>
          <w:trHeight w:val="245"/>
          <w:jc w:val="center"/>
        </w:trPr>
        <w:tc>
          <w:tcPr>
            <w:tcW w:w="2288" w:type="dxa"/>
            <w:gridSpan w:val="3"/>
            <w:vAlign w:val="center"/>
          </w:tcPr>
          <w:p w14:paraId="765666B3" w14:textId="77777777" w:rsidR="002F6F8B" w:rsidRPr="001D3869" w:rsidRDefault="002F6F8B" w:rsidP="002F6F8B">
            <w:pPr>
              <w:autoSpaceDE/>
              <w:autoSpaceDN/>
              <w:adjustRightInd/>
              <w:spacing w:before="0" w:line="240" w:lineRule="auto"/>
              <w:ind w:left="0"/>
              <w:rPr>
                <w:b/>
                <w:sz w:val="16"/>
                <w:szCs w:val="16"/>
              </w:rPr>
            </w:pPr>
          </w:p>
        </w:tc>
        <w:tc>
          <w:tcPr>
            <w:tcW w:w="3015" w:type="dxa"/>
            <w:vAlign w:val="center"/>
          </w:tcPr>
          <w:p w14:paraId="6BAEE07A"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Sherwin Williams</w:t>
            </w:r>
          </w:p>
        </w:tc>
        <w:tc>
          <w:tcPr>
            <w:tcW w:w="2287" w:type="dxa"/>
            <w:gridSpan w:val="3"/>
            <w:vAlign w:val="center"/>
          </w:tcPr>
          <w:p w14:paraId="2EE6A77A" w14:textId="77777777" w:rsidR="002F6F8B" w:rsidRPr="0061521D" w:rsidRDefault="002F6F8B" w:rsidP="002F6F8B">
            <w:pPr>
              <w:autoSpaceDE/>
              <w:autoSpaceDN/>
              <w:adjustRightInd/>
              <w:spacing w:before="0" w:line="240" w:lineRule="auto"/>
              <w:ind w:left="0"/>
              <w:rPr>
                <w:sz w:val="16"/>
                <w:szCs w:val="16"/>
              </w:rPr>
            </w:pPr>
            <w:r w:rsidRPr="0061521D">
              <w:rPr>
                <w:sz w:val="16"/>
                <w:szCs w:val="16"/>
              </w:rPr>
              <w:t>Hi-Solids Polyurethane Series</w:t>
            </w:r>
          </w:p>
        </w:tc>
        <w:tc>
          <w:tcPr>
            <w:tcW w:w="971" w:type="dxa"/>
            <w:vAlign w:val="center"/>
          </w:tcPr>
          <w:p w14:paraId="61B3B03C" w14:textId="77777777" w:rsidR="002F6F8B" w:rsidRPr="00CF5F27" w:rsidRDefault="002F6F8B" w:rsidP="002F6F8B">
            <w:pPr>
              <w:autoSpaceDE/>
              <w:autoSpaceDN/>
              <w:adjustRightInd/>
              <w:spacing w:before="0" w:line="240" w:lineRule="auto"/>
              <w:ind w:left="0"/>
              <w:jc w:val="center"/>
              <w:rPr>
                <w:sz w:val="16"/>
                <w:szCs w:val="16"/>
                <w:lang w:val="ru-RU"/>
              </w:rPr>
            </w:pPr>
            <w:r>
              <w:rPr>
                <w:sz w:val="16"/>
                <w:szCs w:val="16"/>
                <w:lang w:val="ru-RU"/>
              </w:rPr>
              <w:t>100-340</w:t>
            </w:r>
          </w:p>
        </w:tc>
        <w:tc>
          <w:tcPr>
            <w:tcW w:w="1316" w:type="dxa"/>
          </w:tcPr>
          <w:p w14:paraId="457CE17C"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63D849ED" w14:textId="77777777" w:rsidTr="002F6F8B">
        <w:trPr>
          <w:trHeight w:val="245"/>
          <w:jc w:val="center"/>
        </w:trPr>
        <w:tc>
          <w:tcPr>
            <w:tcW w:w="2288" w:type="dxa"/>
            <w:gridSpan w:val="3"/>
            <w:vAlign w:val="center"/>
          </w:tcPr>
          <w:p w14:paraId="42B25722" w14:textId="77777777" w:rsidR="002F6F8B" w:rsidRPr="001D3869" w:rsidRDefault="002F6F8B" w:rsidP="002F6F8B">
            <w:pPr>
              <w:autoSpaceDE/>
              <w:autoSpaceDN/>
              <w:adjustRightInd/>
              <w:spacing w:before="0" w:line="240" w:lineRule="auto"/>
              <w:ind w:left="0"/>
              <w:rPr>
                <w:b/>
                <w:sz w:val="16"/>
                <w:szCs w:val="16"/>
              </w:rPr>
            </w:pPr>
          </w:p>
        </w:tc>
        <w:tc>
          <w:tcPr>
            <w:tcW w:w="3015" w:type="dxa"/>
            <w:vAlign w:val="center"/>
          </w:tcPr>
          <w:p w14:paraId="4EC58FBD" w14:textId="77777777" w:rsidR="002F6F8B" w:rsidRPr="001D3869" w:rsidRDefault="002F6F8B" w:rsidP="002F6F8B">
            <w:pPr>
              <w:autoSpaceDE/>
              <w:autoSpaceDN/>
              <w:adjustRightInd/>
              <w:spacing w:before="0" w:line="240" w:lineRule="auto"/>
              <w:ind w:left="0"/>
              <w:rPr>
                <w:sz w:val="16"/>
                <w:szCs w:val="16"/>
              </w:rPr>
            </w:pPr>
            <w:r w:rsidRPr="00677706">
              <w:rPr>
                <w:sz w:val="16"/>
                <w:szCs w:val="16"/>
              </w:rPr>
              <w:t>Tnemec</w:t>
            </w:r>
          </w:p>
        </w:tc>
        <w:tc>
          <w:tcPr>
            <w:tcW w:w="2287" w:type="dxa"/>
            <w:gridSpan w:val="3"/>
            <w:vAlign w:val="center"/>
          </w:tcPr>
          <w:p w14:paraId="0C281E14" w14:textId="77777777" w:rsidR="002F6F8B" w:rsidRPr="0061521D" w:rsidRDefault="002F6F8B" w:rsidP="002F6F8B">
            <w:pPr>
              <w:autoSpaceDE/>
              <w:autoSpaceDN/>
              <w:adjustRightInd/>
              <w:spacing w:before="0" w:line="240" w:lineRule="auto"/>
              <w:ind w:left="0"/>
              <w:rPr>
                <w:sz w:val="16"/>
                <w:szCs w:val="16"/>
              </w:rPr>
            </w:pPr>
            <w:r w:rsidRPr="0061521D">
              <w:rPr>
                <w:sz w:val="16"/>
                <w:szCs w:val="16"/>
              </w:rPr>
              <w:t>Series 1095 Endura-Shield</w:t>
            </w:r>
          </w:p>
        </w:tc>
        <w:tc>
          <w:tcPr>
            <w:tcW w:w="971" w:type="dxa"/>
            <w:vAlign w:val="center"/>
          </w:tcPr>
          <w:p w14:paraId="7A16A5A0" w14:textId="77777777" w:rsidR="002F6F8B" w:rsidRPr="00CF5F27" w:rsidRDefault="002F6F8B" w:rsidP="002F6F8B">
            <w:pPr>
              <w:autoSpaceDE/>
              <w:autoSpaceDN/>
              <w:adjustRightInd/>
              <w:spacing w:before="0" w:line="240" w:lineRule="auto"/>
              <w:ind w:left="0"/>
              <w:jc w:val="center"/>
              <w:rPr>
                <w:sz w:val="16"/>
                <w:szCs w:val="16"/>
                <w:lang w:val="ru-RU"/>
              </w:rPr>
            </w:pPr>
            <w:r>
              <w:rPr>
                <w:sz w:val="16"/>
                <w:szCs w:val="16"/>
              </w:rPr>
              <w:t>89-</w:t>
            </w:r>
            <w:r>
              <w:rPr>
                <w:sz w:val="16"/>
                <w:szCs w:val="16"/>
                <w:lang w:val="ru-RU"/>
              </w:rPr>
              <w:t>99</w:t>
            </w:r>
          </w:p>
        </w:tc>
        <w:tc>
          <w:tcPr>
            <w:tcW w:w="1316" w:type="dxa"/>
          </w:tcPr>
          <w:p w14:paraId="2367E566"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23420B95" w14:textId="77777777" w:rsidTr="002F6F8B">
        <w:trPr>
          <w:trHeight w:val="245"/>
          <w:jc w:val="center"/>
        </w:trPr>
        <w:tc>
          <w:tcPr>
            <w:tcW w:w="2288" w:type="dxa"/>
            <w:gridSpan w:val="3"/>
            <w:tcBorders>
              <w:bottom w:val="single" w:sz="12" w:space="0" w:color="auto"/>
            </w:tcBorders>
            <w:vAlign w:val="center"/>
          </w:tcPr>
          <w:p w14:paraId="7B98FB0F" w14:textId="77777777" w:rsidR="002F6F8B" w:rsidRPr="001D3869" w:rsidRDefault="002F6F8B" w:rsidP="002F6F8B">
            <w:pPr>
              <w:rPr>
                <w:i/>
                <w:sz w:val="14"/>
                <w:szCs w:val="14"/>
              </w:rPr>
            </w:pPr>
          </w:p>
        </w:tc>
        <w:tc>
          <w:tcPr>
            <w:tcW w:w="7589" w:type="dxa"/>
            <w:gridSpan w:val="6"/>
            <w:tcBorders>
              <w:bottom w:val="single" w:sz="12" w:space="0" w:color="auto"/>
            </w:tcBorders>
            <w:vAlign w:val="center"/>
          </w:tcPr>
          <w:p w14:paraId="36E47938" w14:textId="77777777" w:rsidR="002F6F8B" w:rsidRPr="00CF5F27" w:rsidRDefault="002F6F8B" w:rsidP="002F6F8B">
            <w:pPr>
              <w:autoSpaceDE/>
              <w:autoSpaceDN/>
              <w:adjustRightInd/>
              <w:spacing w:before="0" w:line="240" w:lineRule="auto"/>
              <w:ind w:left="0"/>
              <w:rPr>
                <w:i/>
                <w:sz w:val="14"/>
                <w:szCs w:val="14"/>
              </w:rPr>
            </w:pPr>
            <w:r w:rsidRPr="00CF5F27">
              <w:rPr>
                <w:i/>
                <w:sz w:val="14"/>
                <w:szCs w:val="14"/>
              </w:rPr>
              <w:t>Respirators are strongly recommended when applying polyurethane.</w:t>
            </w:r>
          </w:p>
          <w:p w14:paraId="760B1C1A" w14:textId="77777777" w:rsidR="002F6F8B" w:rsidRPr="001D3869" w:rsidRDefault="002F6F8B" w:rsidP="002F6F8B">
            <w:pPr>
              <w:autoSpaceDE/>
              <w:autoSpaceDN/>
              <w:adjustRightInd/>
              <w:spacing w:before="0" w:line="240" w:lineRule="auto"/>
              <w:ind w:left="0"/>
              <w:rPr>
                <w:i/>
                <w:sz w:val="14"/>
                <w:szCs w:val="14"/>
              </w:rPr>
            </w:pPr>
            <w:r w:rsidRPr="00CF5F27">
              <w:rPr>
                <w:i/>
                <w:sz w:val="14"/>
                <w:szCs w:val="14"/>
              </w:rPr>
              <w:t xml:space="preserve">* These systems are generally </w:t>
            </w:r>
            <w:proofErr w:type="gramStart"/>
            <w:r w:rsidRPr="00CF5F27">
              <w:rPr>
                <w:i/>
                <w:sz w:val="14"/>
                <w:szCs w:val="14"/>
              </w:rPr>
              <w:t>rated for 93°</w:t>
            </w:r>
            <w:proofErr w:type="gramEnd"/>
            <w:r w:rsidRPr="00CF5F27">
              <w:rPr>
                <w:i/>
                <w:sz w:val="14"/>
                <w:szCs w:val="14"/>
              </w:rPr>
              <w:t>C/200°F</w:t>
            </w:r>
          </w:p>
        </w:tc>
      </w:tr>
      <w:tr w:rsidR="002F6F8B" w:rsidRPr="001D3869" w14:paraId="5E175AC2" w14:textId="77777777" w:rsidTr="002F6F8B">
        <w:trPr>
          <w:trHeight w:val="216"/>
          <w:jc w:val="center"/>
        </w:trPr>
        <w:tc>
          <w:tcPr>
            <w:tcW w:w="1170" w:type="dxa"/>
            <w:vAlign w:val="center"/>
          </w:tcPr>
          <w:p w14:paraId="37C3099A"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Last Update:</w:t>
            </w:r>
          </w:p>
        </w:tc>
        <w:tc>
          <w:tcPr>
            <w:tcW w:w="4133" w:type="dxa"/>
            <w:gridSpan w:val="3"/>
            <w:vAlign w:val="center"/>
          </w:tcPr>
          <w:p w14:paraId="505434CF" w14:textId="1698B39C" w:rsidR="002F6F8B" w:rsidRPr="006E2CAA" w:rsidRDefault="0061521D" w:rsidP="002F6F8B">
            <w:pPr>
              <w:autoSpaceDE/>
              <w:autoSpaceDN/>
              <w:adjustRightInd/>
              <w:spacing w:before="0" w:line="240" w:lineRule="auto"/>
              <w:ind w:left="-72"/>
              <w:rPr>
                <w:sz w:val="16"/>
                <w:szCs w:val="16"/>
                <w:lang w:val="ru-RU"/>
              </w:rPr>
            </w:pPr>
            <w:r>
              <w:rPr>
                <w:position w:val="-1"/>
                <w:sz w:val="16"/>
                <w:szCs w:val="16"/>
              </w:rPr>
              <w:t xml:space="preserve">November </w:t>
            </w:r>
            <w:r w:rsidR="006E2CAA">
              <w:rPr>
                <w:position w:val="-1"/>
                <w:sz w:val="16"/>
                <w:szCs w:val="16"/>
              </w:rPr>
              <w:t>2025</w:t>
            </w:r>
          </w:p>
        </w:tc>
        <w:tc>
          <w:tcPr>
            <w:tcW w:w="2287" w:type="dxa"/>
            <w:gridSpan w:val="3"/>
            <w:vAlign w:val="center"/>
          </w:tcPr>
          <w:p w14:paraId="497AB733" w14:textId="77777777" w:rsidR="002F6F8B" w:rsidRPr="001D3869" w:rsidRDefault="002F6F8B" w:rsidP="002F6F8B">
            <w:pPr>
              <w:rPr>
                <w:b/>
                <w:sz w:val="16"/>
                <w:szCs w:val="16"/>
              </w:rPr>
            </w:pPr>
          </w:p>
        </w:tc>
        <w:tc>
          <w:tcPr>
            <w:tcW w:w="971" w:type="dxa"/>
            <w:vAlign w:val="center"/>
          </w:tcPr>
          <w:p w14:paraId="03D2FCBE" w14:textId="77777777" w:rsidR="002F6F8B" w:rsidRPr="001D3869" w:rsidRDefault="002F6F8B" w:rsidP="002F6F8B">
            <w:pPr>
              <w:jc w:val="center"/>
              <w:rPr>
                <w:b/>
                <w:sz w:val="16"/>
                <w:szCs w:val="16"/>
              </w:rPr>
            </w:pPr>
          </w:p>
        </w:tc>
        <w:tc>
          <w:tcPr>
            <w:tcW w:w="1316" w:type="dxa"/>
            <w:vAlign w:val="center"/>
          </w:tcPr>
          <w:p w14:paraId="5036B700" w14:textId="77777777" w:rsidR="002F6F8B" w:rsidRPr="001D3869" w:rsidRDefault="002F6F8B" w:rsidP="002F6F8B">
            <w:pPr>
              <w:rPr>
                <w:b/>
                <w:sz w:val="16"/>
                <w:szCs w:val="16"/>
              </w:rPr>
            </w:pPr>
          </w:p>
        </w:tc>
      </w:tr>
    </w:tbl>
    <w:p w14:paraId="4101A390" w14:textId="707FE612" w:rsidR="002F6F8B" w:rsidRPr="00DC0544" w:rsidRDefault="002F6F8B" w:rsidP="00DC0544">
      <w:pPr>
        <w:spacing w:before="0" w:line="240" w:lineRule="auto"/>
        <w:ind w:left="630" w:hanging="540"/>
        <w:rPr>
          <w:color w:val="auto"/>
          <w:sz w:val="16"/>
          <w:szCs w:val="16"/>
        </w:rPr>
      </w:pPr>
      <w:r w:rsidRPr="00DC0544">
        <w:rPr>
          <w:color w:val="auto"/>
          <w:sz w:val="16"/>
          <w:szCs w:val="16"/>
        </w:rPr>
        <w:t>Note1:</w:t>
      </w:r>
      <w:r w:rsidR="00EB314A">
        <w:rPr>
          <w:color w:val="auto"/>
          <w:sz w:val="16"/>
          <w:szCs w:val="16"/>
        </w:rPr>
        <w:tab/>
      </w:r>
      <w:r w:rsidRPr="00DC0544">
        <w:rPr>
          <w:color w:val="auto"/>
          <w:sz w:val="16"/>
          <w:szCs w:val="16"/>
        </w:rPr>
        <w:t>Final</w:t>
      </w:r>
      <w:r w:rsidR="006F2331" w:rsidRPr="00DC0544">
        <w:rPr>
          <w:color w:val="auto"/>
          <w:sz w:val="16"/>
          <w:szCs w:val="16"/>
        </w:rPr>
        <w:t xml:space="preserve"> </w:t>
      </w:r>
      <w:proofErr w:type="spellStart"/>
      <w:r w:rsidRPr="00DC0544">
        <w:rPr>
          <w:color w:val="auto"/>
          <w:sz w:val="16"/>
          <w:szCs w:val="16"/>
        </w:rPr>
        <w:t>DFTof</w:t>
      </w:r>
      <w:proofErr w:type="spellEnd"/>
      <w:r w:rsidR="006F2331" w:rsidRPr="00DC0544">
        <w:rPr>
          <w:color w:val="auto"/>
          <w:sz w:val="16"/>
          <w:szCs w:val="16"/>
        </w:rPr>
        <w:t xml:space="preserve"> </w:t>
      </w:r>
      <w:r w:rsidRPr="00DC0544">
        <w:rPr>
          <w:color w:val="auto"/>
          <w:sz w:val="16"/>
          <w:szCs w:val="16"/>
        </w:rPr>
        <w:t>primer</w:t>
      </w:r>
      <w:r w:rsidR="006F2331" w:rsidRPr="00DC0544">
        <w:rPr>
          <w:color w:val="auto"/>
          <w:sz w:val="16"/>
          <w:szCs w:val="16"/>
        </w:rPr>
        <w:t xml:space="preserve"> </w:t>
      </w:r>
      <w:r w:rsidRPr="00DC0544">
        <w:rPr>
          <w:color w:val="auto"/>
          <w:sz w:val="16"/>
          <w:szCs w:val="16"/>
        </w:rPr>
        <w:t>coat</w:t>
      </w:r>
      <w:r w:rsidR="006F2331" w:rsidRPr="00DC0544">
        <w:rPr>
          <w:color w:val="auto"/>
          <w:sz w:val="16"/>
          <w:szCs w:val="16"/>
        </w:rPr>
        <w:t xml:space="preserve"> </w:t>
      </w:r>
      <w:r w:rsidRPr="00DC0544">
        <w:rPr>
          <w:color w:val="auto"/>
          <w:sz w:val="16"/>
          <w:szCs w:val="16"/>
        </w:rPr>
        <w:t>should</w:t>
      </w:r>
      <w:r w:rsidR="006F2331" w:rsidRPr="00DC0544">
        <w:rPr>
          <w:color w:val="auto"/>
          <w:sz w:val="16"/>
          <w:szCs w:val="16"/>
        </w:rPr>
        <w:t xml:space="preserve"> </w:t>
      </w:r>
      <w:r w:rsidRPr="00DC0544">
        <w:rPr>
          <w:color w:val="auto"/>
          <w:sz w:val="16"/>
          <w:szCs w:val="16"/>
        </w:rPr>
        <w:t>be</w:t>
      </w:r>
      <w:r w:rsidR="006F2331" w:rsidRPr="00DC0544">
        <w:rPr>
          <w:color w:val="auto"/>
          <w:sz w:val="16"/>
          <w:szCs w:val="16"/>
        </w:rPr>
        <w:t xml:space="preserve"> </w:t>
      </w:r>
      <w:r w:rsidRPr="00DC0544">
        <w:rPr>
          <w:color w:val="auto"/>
          <w:sz w:val="16"/>
          <w:szCs w:val="16"/>
        </w:rPr>
        <w:t>at</w:t>
      </w:r>
      <w:r w:rsidR="006F2331" w:rsidRPr="00DC0544">
        <w:rPr>
          <w:color w:val="auto"/>
          <w:sz w:val="16"/>
          <w:szCs w:val="16"/>
        </w:rPr>
        <w:t xml:space="preserve"> </w:t>
      </w:r>
      <w:r w:rsidRPr="00DC0544">
        <w:rPr>
          <w:color w:val="auto"/>
          <w:sz w:val="16"/>
          <w:szCs w:val="16"/>
        </w:rPr>
        <w:t>least</w:t>
      </w:r>
      <w:r w:rsidR="006F2331" w:rsidRPr="00DC0544">
        <w:rPr>
          <w:color w:val="auto"/>
          <w:sz w:val="16"/>
          <w:szCs w:val="16"/>
        </w:rPr>
        <w:t xml:space="preserve"> </w:t>
      </w:r>
      <w:r w:rsidRPr="00DC0544">
        <w:rPr>
          <w:color w:val="auto"/>
          <w:sz w:val="16"/>
          <w:szCs w:val="16"/>
        </w:rPr>
        <w:t>50</w:t>
      </w:r>
      <w:r w:rsidR="006F2331" w:rsidRPr="00DC0544">
        <w:rPr>
          <w:color w:val="auto"/>
          <w:sz w:val="16"/>
          <w:szCs w:val="16"/>
        </w:rPr>
        <w:t xml:space="preserve"> </w:t>
      </w:r>
      <w:r w:rsidRPr="00DC0544">
        <w:rPr>
          <w:color w:val="auto"/>
          <w:sz w:val="16"/>
          <w:szCs w:val="16"/>
        </w:rPr>
        <w:t>percent</w:t>
      </w:r>
      <w:r w:rsidR="006F2331" w:rsidRPr="00DC0544">
        <w:rPr>
          <w:color w:val="auto"/>
          <w:sz w:val="16"/>
          <w:szCs w:val="16"/>
        </w:rPr>
        <w:t xml:space="preserve"> </w:t>
      </w:r>
      <w:r w:rsidRPr="00DC0544">
        <w:rPr>
          <w:color w:val="auto"/>
          <w:sz w:val="16"/>
          <w:szCs w:val="16"/>
        </w:rPr>
        <w:t>thicker</w:t>
      </w:r>
      <w:r w:rsidR="006F2331" w:rsidRPr="00DC0544">
        <w:rPr>
          <w:color w:val="auto"/>
          <w:sz w:val="16"/>
          <w:szCs w:val="16"/>
        </w:rPr>
        <w:t xml:space="preserve"> </w:t>
      </w:r>
      <w:r w:rsidRPr="00DC0544">
        <w:rPr>
          <w:color w:val="auto"/>
          <w:sz w:val="16"/>
          <w:szCs w:val="16"/>
        </w:rPr>
        <w:t>than</w:t>
      </w:r>
      <w:r w:rsidR="006F2331" w:rsidRPr="00DC0544">
        <w:rPr>
          <w:color w:val="auto"/>
          <w:sz w:val="16"/>
          <w:szCs w:val="16"/>
        </w:rPr>
        <w:t xml:space="preserve"> </w:t>
      </w:r>
      <w:r w:rsidRPr="00DC0544">
        <w:rPr>
          <w:color w:val="auto"/>
          <w:sz w:val="16"/>
          <w:szCs w:val="16"/>
        </w:rPr>
        <w:t>the</w:t>
      </w:r>
      <w:r w:rsidR="006F2331" w:rsidRPr="00DC0544">
        <w:rPr>
          <w:color w:val="auto"/>
          <w:sz w:val="16"/>
          <w:szCs w:val="16"/>
        </w:rPr>
        <w:t xml:space="preserve"> </w:t>
      </w:r>
      <w:r w:rsidRPr="00DC0544">
        <w:rPr>
          <w:color w:val="auto"/>
          <w:sz w:val="16"/>
          <w:szCs w:val="16"/>
        </w:rPr>
        <w:t>substrate</w:t>
      </w:r>
      <w:r w:rsidR="006F2331" w:rsidRPr="00DC0544">
        <w:rPr>
          <w:color w:val="auto"/>
          <w:sz w:val="16"/>
          <w:szCs w:val="16"/>
        </w:rPr>
        <w:t xml:space="preserve"> </w:t>
      </w:r>
      <w:r w:rsidRPr="00DC0544">
        <w:rPr>
          <w:color w:val="auto"/>
          <w:sz w:val="16"/>
          <w:szCs w:val="16"/>
        </w:rPr>
        <w:t>anchor</w:t>
      </w:r>
      <w:r w:rsidR="006F2331" w:rsidRPr="00DC0544">
        <w:rPr>
          <w:color w:val="auto"/>
          <w:sz w:val="16"/>
          <w:szCs w:val="16"/>
        </w:rPr>
        <w:t xml:space="preserve"> </w:t>
      </w:r>
      <w:r w:rsidRPr="00DC0544">
        <w:rPr>
          <w:color w:val="auto"/>
          <w:sz w:val="16"/>
          <w:szCs w:val="16"/>
        </w:rPr>
        <w:t>profile</w:t>
      </w:r>
      <w:r w:rsidR="006F2331" w:rsidRPr="00DC0544">
        <w:rPr>
          <w:color w:val="auto"/>
          <w:sz w:val="16"/>
          <w:szCs w:val="16"/>
        </w:rPr>
        <w:t xml:space="preserve"> </w:t>
      </w:r>
      <w:r w:rsidRPr="00DC0544">
        <w:rPr>
          <w:color w:val="auto"/>
          <w:sz w:val="16"/>
          <w:szCs w:val="16"/>
        </w:rPr>
        <w:t>but</w:t>
      </w:r>
      <w:r w:rsidR="006F2331" w:rsidRPr="00DC0544">
        <w:rPr>
          <w:color w:val="auto"/>
          <w:sz w:val="16"/>
          <w:szCs w:val="16"/>
        </w:rPr>
        <w:t xml:space="preserve"> </w:t>
      </w:r>
      <w:r w:rsidRPr="00DC0544">
        <w:rPr>
          <w:color w:val="auto"/>
          <w:sz w:val="16"/>
          <w:szCs w:val="16"/>
        </w:rPr>
        <w:t>not</w:t>
      </w:r>
      <w:r w:rsidR="006F2331" w:rsidRPr="00DC0544">
        <w:rPr>
          <w:color w:val="auto"/>
          <w:sz w:val="16"/>
          <w:szCs w:val="16"/>
        </w:rPr>
        <w:t xml:space="preserve"> </w:t>
      </w:r>
      <w:r w:rsidRPr="00DC0544">
        <w:rPr>
          <w:color w:val="auto"/>
          <w:sz w:val="16"/>
          <w:szCs w:val="16"/>
        </w:rPr>
        <w:t>thicker</w:t>
      </w:r>
      <w:r w:rsidR="006F2331" w:rsidRPr="00DC0544">
        <w:rPr>
          <w:color w:val="auto"/>
          <w:sz w:val="16"/>
          <w:szCs w:val="16"/>
        </w:rPr>
        <w:t xml:space="preserve"> </w:t>
      </w:r>
      <w:r w:rsidRPr="00DC0544">
        <w:rPr>
          <w:color w:val="auto"/>
          <w:sz w:val="16"/>
          <w:szCs w:val="16"/>
        </w:rPr>
        <w:t>than</w:t>
      </w:r>
      <w:r w:rsidR="006F2331" w:rsidRPr="00DC0544">
        <w:rPr>
          <w:color w:val="auto"/>
          <w:sz w:val="16"/>
          <w:szCs w:val="16"/>
        </w:rPr>
        <w:t xml:space="preserve"> </w:t>
      </w:r>
      <w:r w:rsidRPr="00DC0544">
        <w:rPr>
          <w:color w:val="auto"/>
          <w:sz w:val="16"/>
          <w:szCs w:val="16"/>
        </w:rPr>
        <w:t>maximum DFT</w:t>
      </w:r>
      <w:r w:rsidR="006F2331" w:rsidRPr="00DC0544">
        <w:rPr>
          <w:color w:val="auto"/>
          <w:sz w:val="16"/>
          <w:szCs w:val="16"/>
        </w:rPr>
        <w:t xml:space="preserve"> </w:t>
      </w:r>
      <w:r w:rsidRPr="00DC0544">
        <w:rPr>
          <w:color w:val="auto"/>
          <w:sz w:val="16"/>
          <w:szCs w:val="16"/>
        </w:rPr>
        <w:t>listed</w:t>
      </w:r>
      <w:r w:rsidR="006F2331" w:rsidRPr="00DC0544">
        <w:rPr>
          <w:color w:val="auto"/>
          <w:sz w:val="16"/>
          <w:szCs w:val="16"/>
        </w:rPr>
        <w:t xml:space="preserve"> </w:t>
      </w:r>
      <w:r w:rsidRPr="00DC0544">
        <w:rPr>
          <w:color w:val="auto"/>
          <w:sz w:val="16"/>
          <w:szCs w:val="16"/>
        </w:rPr>
        <w:t>in</w:t>
      </w:r>
      <w:r w:rsidR="006F2331" w:rsidRPr="00DC0544">
        <w:rPr>
          <w:color w:val="auto"/>
          <w:sz w:val="16"/>
          <w:szCs w:val="16"/>
        </w:rPr>
        <w:t xml:space="preserve"> </w:t>
      </w:r>
      <w:r w:rsidRPr="00DC0544">
        <w:rPr>
          <w:color w:val="auto"/>
          <w:sz w:val="16"/>
          <w:szCs w:val="16"/>
        </w:rPr>
        <w:t>product</w:t>
      </w:r>
      <w:r w:rsidR="006F2331" w:rsidRPr="00DC0544">
        <w:rPr>
          <w:color w:val="auto"/>
          <w:sz w:val="16"/>
          <w:szCs w:val="16"/>
        </w:rPr>
        <w:t xml:space="preserve"> </w:t>
      </w:r>
      <w:r w:rsidRPr="00DC0544">
        <w:rPr>
          <w:color w:val="auto"/>
          <w:sz w:val="16"/>
          <w:szCs w:val="16"/>
        </w:rPr>
        <w:t>datasheet.</w:t>
      </w:r>
    </w:p>
    <w:p w14:paraId="0E858974" w14:textId="77777777" w:rsidR="002F6F8B" w:rsidRDefault="002F6F8B" w:rsidP="002F6F8B">
      <w:pPr>
        <w:widowControl w:val="0"/>
        <w:spacing w:before="1" w:line="240" w:lineRule="auto"/>
        <w:ind w:left="426" w:right="-20" w:hanging="568"/>
        <w:rPr>
          <w:sz w:val="20"/>
          <w:szCs w:val="20"/>
        </w:rPr>
      </w:pPr>
    </w:p>
    <w:p w14:paraId="33F6E99A" w14:textId="77777777" w:rsidR="002F6F8B" w:rsidRDefault="002F6F8B" w:rsidP="002F6F8B">
      <w:pPr>
        <w:rPr>
          <w:sz w:val="20"/>
          <w:szCs w:val="20"/>
        </w:rPr>
      </w:pPr>
      <w:r>
        <w:rPr>
          <w:sz w:val="20"/>
          <w:szCs w:val="20"/>
        </w:rPr>
        <w:br w:type="page"/>
      </w:r>
    </w:p>
    <w:tbl>
      <w:tblPr>
        <w:tblW w:w="9974" w:type="dxa"/>
        <w:jc w:val="center"/>
        <w:tblLayout w:type="fixed"/>
        <w:tblLook w:val="01E0" w:firstRow="1" w:lastRow="1" w:firstColumn="1" w:lastColumn="1" w:noHBand="0" w:noVBand="0"/>
      </w:tblPr>
      <w:tblGrid>
        <w:gridCol w:w="1168"/>
        <w:gridCol w:w="269"/>
        <w:gridCol w:w="848"/>
        <w:gridCol w:w="2445"/>
        <w:gridCol w:w="990"/>
        <w:gridCol w:w="1778"/>
        <w:gridCol w:w="971"/>
        <w:gridCol w:w="1505"/>
      </w:tblGrid>
      <w:tr w:rsidR="002F6F8B" w:rsidRPr="001D3869" w14:paraId="3AF19310" w14:textId="77777777" w:rsidTr="002F6F8B">
        <w:trPr>
          <w:trHeight w:val="360"/>
          <w:jc w:val="center"/>
        </w:trPr>
        <w:tc>
          <w:tcPr>
            <w:tcW w:w="9974" w:type="dxa"/>
            <w:gridSpan w:val="8"/>
            <w:tcBorders>
              <w:top w:val="single" w:sz="6" w:space="0" w:color="auto"/>
              <w:bottom w:val="single" w:sz="12" w:space="0" w:color="auto"/>
            </w:tcBorders>
            <w:shd w:val="clear" w:color="auto" w:fill="FFFFFF"/>
            <w:vAlign w:val="center"/>
          </w:tcPr>
          <w:p w14:paraId="226C9735" w14:textId="77777777" w:rsidR="002F6F8B" w:rsidRPr="001D3869" w:rsidRDefault="002F6F8B" w:rsidP="002F6F8B">
            <w:pPr>
              <w:ind w:right="-72"/>
              <w:jc w:val="right"/>
              <w:rPr>
                <w:b/>
                <w:i/>
                <w:color w:val="auto"/>
              </w:rPr>
            </w:pPr>
            <w:r w:rsidRPr="001D3869">
              <w:rPr>
                <w:b/>
                <w:i/>
                <w:color w:val="auto"/>
              </w:rPr>
              <w:lastRenderedPageBreak/>
              <w:t>Three-Component Systems</w:t>
            </w:r>
          </w:p>
        </w:tc>
      </w:tr>
      <w:tr w:rsidR="002F6F8B" w:rsidRPr="001D3869" w14:paraId="06B8A692" w14:textId="77777777" w:rsidTr="002F6F8B">
        <w:trPr>
          <w:trHeight w:val="360"/>
          <w:jc w:val="center"/>
        </w:trPr>
        <w:tc>
          <w:tcPr>
            <w:tcW w:w="7498" w:type="dxa"/>
            <w:gridSpan w:val="6"/>
            <w:tcBorders>
              <w:top w:val="single" w:sz="12" w:space="0" w:color="auto"/>
              <w:left w:val="single" w:sz="12" w:space="0" w:color="auto"/>
              <w:bottom w:val="single" w:sz="12" w:space="0" w:color="auto"/>
            </w:tcBorders>
            <w:vAlign w:val="center"/>
          </w:tcPr>
          <w:p w14:paraId="60A3993D" w14:textId="0EAB22DB" w:rsidR="002F6F8B" w:rsidRPr="001D3869" w:rsidRDefault="002F6F8B" w:rsidP="002F6F8B">
            <w:pPr>
              <w:autoSpaceDE/>
              <w:autoSpaceDN/>
              <w:adjustRightInd/>
              <w:spacing w:before="0" w:line="240" w:lineRule="auto"/>
              <w:ind w:left="0"/>
              <w:rPr>
                <w:b/>
                <w:sz w:val="20"/>
                <w:szCs w:val="20"/>
              </w:rPr>
            </w:pPr>
            <w:r w:rsidRPr="001D3869">
              <w:rPr>
                <w:b/>
                <w:sz w:val="20"/>
                <w:szCs w:val="20"/>
              </w:rPr>
              <w:t xml:space="preserve">Self-Cured Inorganic Zinc | </w:t>
            </w:r>
            <w:r w:rsidRPr="00D02000">
              <w:rPr>
                <w:b/>
                <w:sz w:val="20"/>
                <w:szCs w:val="20"/>
              </w:rPr>
              <w:t>Epoxy Intermediate</w:t>
            </w:r>
            <w:r w:rsidRPr="001D3869">
              <w:rPr>
                <w:b/>
                <w:sz w:val="20"/>
                <w:szCs w:val="20"/>
              </w:rPr>
              <w:t xml:space="preserve">| </w:t>
            </w:r>
            <w:r w:rsidR="008808AD" w:rsidRPr="00F6525C">
              <w:rPr>
                <w:b/>
                <w:sz w:val="20"/>
                <w:szCs w:val="20"/>
              </w:rPr>
              <w:t>Polysiloxane</w:t>
            </w:r>
          </w:p>
        </w:tc>
        <w:tc>
          <w:tcPr>
            <w:tcW w:w="2476" w:type="dxa"/>
            <w:gridSpan w:val="2"/>
            <w:tcBorders>
              <w:top w:val="single" w:sz="12" w:space="0" w:color="auto"/>
              <w:bottom w:val="single" w:sz="12" w:space="0" w:color="auto"/>
              <w:right w:val="single" w:sz="12" w:space="0" w:color="auto"/>
            </w:tcBorders>
            <w:shd w:val="clear" w:color="auto" w:fill="000000"/>
            <w:vAlign w:val="center"/>
          </w:tcPr>
          <w:p w14:paraId="7F3A9D7C" w14:textId="77777777" w:rsidR="002F6F8B" w:rsidRPr="001D3869" w:rsidRDefault="002F6F8B" w:rsidP="002F6F8B">
            <w:pPr>
              <w:autoSpaceDE/>
              <w:autoSpaceDN/>
              <w:adjustRightInd/>
              <w:spacing w:before="0" w:line="240" w:lineRule="auto"/>
              <w:ind w:left="0"/>
              <w:jc w:val="center"/>
              <w:rPr>
                <w:b/>
                <w:color w:val="FFFFFF"/>
                <w:sz w:val="36"/>
                <w:szCs w:val="40"/>
              </w:rPr>
            </w:pPr>
            <w:r w:rsidRPr="001D3869">
              <w:rPr>
                <w:b/>
                <w:color w:val="FFFFFF"/>
                <w:sz w:val="36"/>
                <w:szCs w:val="40"/>
              </w:rPr>
              <w:t>3.1.1</w:t>
            </w:r>
          </w:p>
        </w:tc>
      </w:tr>
      <w:tr w:rsidR="002F6F8B" w:rsidRPr="001D3869" w14:paraId="4822FB8A" w14:textId="77777777" w:rsidTr="002F6F8B">
        <w:trPr>
          <w:cantSplit/>
          <w:trHeight w:val="288"/>
          <w:jc w:val="center"/>
        </w:trPr>
        <w:tc>
          <w:tcPr>
            <w:tcW w:w="1437" w:type="dxa"/>
            <w:gridSpan w:val="2"/>
            <w:tcBorders>
              <w:top w:val="single" w:sz="12" w:space="0" w:color="auto"/>
            </w:tcBorders>
          </w:tcPr>
          <w:p w14:paraId="74DAE0B7"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Surface Prep:</w:t>
            </w:r>
          </w:p>
        </w:tc>
        <w:tc>
          <w:tcPr>
            <w:tcW w:w="3293" w:type="dxa"/>
            <w:gridSpan w:val="2"/>
            <w:tcBorders>
              <w:top w:val="single" w:sz="12" w:space="0" w:color="auto"/>
            </w:tcBorders>
          </w:tcPr>
          <w:p w14:paraId="7CEB8700" w14:textId="77777777" w:rsidR="00653A21" w:rsidRDefault="00653A21" w:rsidP="002F6F8B">
            <w:pPr>
              <w:autoSpaceDE/>
              <w:autoSpaceDN/>
              <w:adjustRightInd/>
              <w:spacing w:before="0" w:line="240" w:lineRule="auto"/>
              <w:ind w:left="-72"/>
              <w:rPr>
                <w:sz w:val="16"/>
                <w:szCs w:val="18"/>
              </w:rPr>
            </w:pPr>
            <w:r w:rsidRPr="00653A21">
              <w:rPr>
                <w:sz w:val="16"/>
                <w:szCs w:val="18"/>
              </w:rPr>
              <w:t>SSPC-SP1/SP10 (NACE No. 2) (SA 2.5)</w:t>
            </w:r>
          </w:p>
          <w:p w14:paraId="0BEBB6BB" w14:textId="139CAED3" w:rsidR="002F6F8B" w:rsidRPr="00CC6777" w:rsidRDefault="002F6F8B" w:rsidP="002F6F8B">
            <w:pPr>
              <w:autoSpaceDE/>
              <w:autoSpaceDN/>
              <w:adjustRightInd/>
              <w:spacing w:before="0" w:line="240" w:lineRule="auto"/>
              <w:ind w:left="-72"/>
              <w:rPr>
                <w:sz w:val="16"/>
                <w:szCs w:val="18"/>
              </w:rPr>
            </w:pPr>
            <w:r w:rsidRPr="00411E38">
              <w:rPr>
                <w:sz w:val="16"/>
                <w:szCs w:val="18"/>
              </w:rPr>
              <w:t>Near-white blast cleanliness.</w:t>
            </w:r>
          </w:p>
        </w:tc>
        <w:tc>
          <w:tcPr>
            <w:tcW w:w="990" w:type="dxa"/>
            <w:tcBorders>
              <w:top w:val="single" w:sz="12" w:space="0" w:color="auto"/>
            </w:tcBorders>
          </w:tcPr>
          <w:p w14:paraId="6CCDED49" w14:textId="77777777" w:rsidR="002F6F8B" w:rsidRPr="001D3869" w:rsidRDefault="002F6F8B" w:rsidP="002F6F8B">
            <w:pPr>
              <w:autoSpaceDE/>
              <w:autoSpaceDN/>
              <w:adjustRightInd/>
              <w:spacing w:before="0" w:line="240" w:lineRule="auto"/>
              <w:ind w:left="0" w:right="-72"/>
              <w:jc w:val="right"/>
              <w:rPr>
                <w:b/>
                <w:sz w:val="16"/>
                <w:szCs w:val="16"/>
              </w:rPr>
            </w:pPr>
            <w:r w:rsidRPr="001D3869">
              <w:rPr>
                <w:b/>
                <w:sz w:val="16"/>
                <w:szCs w:val="16"/>
              </w:rPr>
              <w:t>Touch Up:</w:t>
            </w:r>
          </w:p>
        </w:tc>
        <w:tc>
          <w:tcPr>
            <w:tcW w:w="4254" w:type="dxa"/>
            <w:gridSpan w:val="3"/>
            <w:vMerge w:val="restart"/>
            <w:tcBorders>
              <w:top w:val="single" w:sz="12" w:space="0" w:color="auto"/>
            </w:tcBorders>
          </w:tcPr>
          <w:p w14:paraId="3315030E" w14:textId="77777777" w:rsidR="002F6F8B" w:rsidRPr="00411E38" w:rsidRDefault="002F6F8B" w:rsidP="002F6F8B">
            <w:pPr>
              <w:autoSpaceDE/>
              <w:autoSpaceDN/>
              <w:adjustRightInd/>
              <w:spacing w:before="0" w:line="240" w:lineRule="auto"/>
              <w:ind w:left="-72"/>
              <w:rPr>
                <w:sz w:val="16"/>
                <w:szCs w:val="18"/>
              </w:rPr>
            </w:pPr>
            <w:r w:rsidRPr="00411E38">
              <w:rPr>
                <w:sz w:val="16"/>
                <w:szCs w:val="18"/>
              </w:rPr>
              <w:t>Coating System (CS) 3.5. Use Polysiloxane as topcoat</w:t>
            </w:r>
          </w:p>
        </w:tc>
      </w:tr>
      <w:tr w:rsidR="002F6F8B" w:rsidRPr="001D3869" w14:paraId="02333FA5" w14:textId="77777777" w:rsidTr="002F6F8B">
        <w:trPr>
          <w:cantSplit/>
          <w:trHeight w:val="288"/>
          <w:jc w:val="center"/>
        </w:trPr>
        <w:tc>
          <w:tcPr>
            <w:tcW w:w="1437" w:type="dxa"/>
            <w:gridSpan w:val="2"/>
          </w:tcPr>
          <w:p w14:paraId="0118B39B"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Anchor Pattern:</w:t>
            </w:r>
          </w:p>
        </w:tc>
        <w:tc>
          <w:tcPr>
            <w:tcW w:w="3293" w:type="dxa"/>
            <w:gridSpan w:val="2"/>
          </w:tcPr>
          <w:p w14:paraId="2BAEE5F3" w14:textId="77777777" w:rsidR="002F6F8B" w:rsidRPr="00CC6777"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Pr>
          <w:p w14:paraId="6FB86E4C" w14:textId="77777777" w:rsidR="002F6F8B" w:rsidRPr="00411E38" w:rsidRDefault="002F6F8B" w:rsidP="002F6F8B">
            <w:pPr>
              <w:autoSpaceDE/>
              <w:autoSpaceDN/>
              <w:adjustRightInd/>
              <w:spacing w:before="0" w:line="240" w:lineRule="auto"/>
              <w:ind w:left="-72"/>
              <w:rPr>
                <w:sz w:val="16"/>
                <w:szCs w:val="18"/>
              </w:rPr>
            </w:pPr>
          </w:p>
        </w:tc>
        <w:tc>
          <w:tcPr>
            <w:tcW w:w="4254" w:type="dxa"/>
            <w:gridSpan w:val="3"/>
            <w:vMerge/>
            <w:vAlign w:val="center"/>
          </w:tcPr>
          <w:p w14:paraId="116C48D8" w14:textId="77777777" w:rsidR="002F6F8B" w:rsidRPr="001D3869" w:rsidRDefault="002F6F8B" w:rsidP="002F6F8B"/>
        </w:tc>
      </w:tr>
      <w:tr w:rsidR="002F6F8B" w:rsidRPr="001D3869" w14:paraId="0FBAF2CD" w14:textId="77777777" w:rsidTr="002F6F8B">
        <w:trPr>
          <w:cantSplit/>
          <w:trHeight w:val="288"/>
          <w:jc w:val="center"/>
        </w:trPr>
        <w:tc>
          <w:tcPr>
            <w:tcW w:w="1437" w:type="dxa"/>
            <w:gridSpan w:val="2"/>
            <w:tcBorders>
              <w:bottom w:val="single" w:sz="12" w:space="0" w:color="auto"/>
            </w:tcBorders>
          </w:tcPr>
          <w:p w14:paraId="031D40C3"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Total DFT:</w:t>
            </w:r>
          </w:p>
        </w:tc>
        <w:tc>
          <w:tcPr>
            <w:tcW w:w="3293" w:type="dxa"/>
            <w:gridSpan w:val="2"/>
            <w:tcBorders>
              <w:bottom w:val="single" w:sz="12" w:space="0" w:color="auto"/>
            </w:tcBorders>
          </w:tcPr>
          <w:p w14:paraId="144A2594" w14:textId="77777777" w:rsidR="002F6F8B" w:rsidRPr="00CC6777" w:rsidRDefault="002F6F8B" w:rsidP="002F6F8B">
            <w:pPr>
              <w:autoSpaceDE/>
              <w:autoSpaceDN/>
              <w:adjustRightInd/>
              <w:spacing w:before="0" w:line="240" w:lineRule="auto"/>
              <w:ind w:left="-72"/>
              <w:rPr>
                <w:sz w:val="16"/>
                <w:szCs w:val="18"/>
              </w:rPr>
            </w:pPr>
            <w:r w:rsidRPr="00D02000">
              <w:rPr>
                <w:sz w:val="16"/>
                <w:szCs w:val="18"/>
              </w:rPr>
              <w:t>Per manufacturer’s product data sheet</w:t>
            </w:r>
          </w:p>
        </w:tc>
        <w:tc>
          <w:tcPr>
            <w:tcW w:w="990" w:type="dxa"/>
            <w:tcBorders>
              <w:bottom w:val="single" w:sz="12" w:space="0" w:color="auto"/>
            </w:tcBorders>
          </w:tcPr>
          <w:p w14:paraId="7B9053BB" w14:textId="77777777" w:rsidR="002F6F8B" w:rsidRPr="00411E38" w:rsidRDefault="002F6F8B" w:rsidP="002F6F8B">
            <w:pPr>
              <w:autoSpaceDE/>
              <w:autoSpaceDN/>
              <w:adjustRightInd/>
              <w:spacing w:before="0" w:line="240" w:lineRule="auto"/>
              <w:ind w:left="-72"/>
              <w:rPr>
                <w:sz w:val="16"/>
                <w:szCs w:val="18"/>
              </w:rPr>
            </w:pPr>
          </w:p>
        </w:tc>
        <w:tc>
          <w:tcPr>
            <w:tcW w:w="4254" w:type="dxa"/>
            <w:gridSpan w:val="3"/>
            <w:vMerge/>
            <w:tcBorders>
              <w:bottom w:val="single" w:sz="12" w:space="0" w:color="auto"/>
            </w:tcBorders>
            <w:vAlign w:val="center"/>
          </w:tcPr>
          <w:p w14:paraId="6AE9359F" w14:textId="77777777" w:rsidR="002F6F8B" w:rsidRPr="001D3869" w:rsidRDefault="002F6F8B" w:rsidP="002F6F8B"/>
        </w:tc>
      </w:tr>
      <w:tr w:rsidR="002F6F8B" w:rsidRPr="001D3869" w14:paraId="79E3C0D6" w14:textId="77777777" w:rsidTr="002F6F8B">
        <w:trPr>
          <w:trHeight w:val="360"/>
          <w:jc w:val="center"/>
        </w:trPr>
        <w:tc>
          <w:tcPr>
            <w:tcW w:w="2285" w:type="dxa"/>
            <w:gridSpan w:val="3"/>
            <w:tcBorders>
              <w:top w:val="single" w:sz="12" w:space="0" w:color="auto"/>
              <w:left w:val="single" w:sz="12" w:space="0" w:color="auto"/>
              <w:bottom w:val="single" w:sz="12" w:space="0" w:color="auto"/>
            </w:tcBorders>
            <w:shd w:val="clear" w:color="auto" w:fill="000000"/>
            <w:vAlign w:val="center"/>
          </w:tcPr>
          <w:p w14:paraId="12015474"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445" w:type="dxa"/>
            <w:tcBorders>
              <w:top w:val="single" w:sz="12" w:space="0" w:color="auto"/>
              <w:bottom w:val="single" w:sz="12" w:space="0" w:color="auto"/>
            </w:tcBorders>
            <w:shd w:val="clear" w:color="auto" w:fill="000000"/>
            <w:vAlign w:val="center"/>
          </w:tcPr>
          <w:p w14:paraId="58119F89"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768" w:type="dxa"/>
            <w:gridSpan w:val="2"/>
            <w:tcBorders>
              <w:top w:val="single" w:sz="12" w:space="0" w:color="auto"/>
              <w:bottom w:val="single" w:sz="12" w:space="0" w:color="auto"/>
            </w:tcBorders>
            <w:shd w:val="clear" w:color="auto" w:fill="000000"/>
            <w:vAlign w:val="center"/>
          </w:tcPr>
          <w:p w14:paraId="372229DB"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34AC7D4B" w14:textId="77777777" w:rsidR="002F6F8B" w:rsidRPr="001D3869" w:rsidRDefault="002F6F8B" w:rsidP="002F6F8B">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505" w:type="dxa"/>
            <w:tcBorders>
              <w:top w:val="single" w:sz="12" w:space="0" w:color="auto"/>
              <w:bottom w:val="single" w:sz="12" w:space="0" w:color="auto"/>
              <w:right w:val="single" w:sz="12" w:space="0" w:color="auto"/>
            </w:tcBorders>
            <w:shd w:val="clear" w:color="auto" w:fill="000000"/>
            <w:vAlign w:val="center"/>
          </w:tcPr>
          <w:p w14:paraId="584F6BB4" w14:textId="77777777" w:rsidR="002F6F8B" w:rsidRPr="001D3869" w:rsidRDefault="002F6F8B" w:rsidP="002F6F8B">
            <w:pPr>
              <w:autoSpaceDE/>
              <w:autoSpaceDN/>
              <w:adjustRightInd/>
              <w:spacing w:before="0" w:line="240" w:lineRule="auto"/>
              <w:ind w:left="0"/>
              <w:jc w:val="center"/>
              <w:rPr>
                <w:b/>
                <w:color w:val="FFFFFF"/>
                <w:sz w:val="16"/>
                <w:szCs w:val="16"/>
              </w:rPr>
            </w:pPr>
            <w:r w:rsidRPr="001D3869">
              <w:rPr>
                <w:b/>
                <w:color w:val="FFFFFF"/>
                <w:sz w:val="16"/>
                <w:szCs w:val="16"/>
              </w:rPr>
              <w:t>By Max</w:t>
            </w:r>
            <w:r w:rsidRPr="001D3869">
              <w:rPr>
                <w:b/>
                <w:color w:val="FFFFFF"/>
                <w:sz w:val="16"/>
                <w:szCs w:val="16"/>
              </w:rPr>
              <w:br/>
              <w:t>Svc Temp</w:t>
            </w:r>
          </w:p>
        </w:tc>
      </w:tr>
      <w:tr w:rsidR="002F6F8B" w:rsidRPr="001D3869" w14:paraId="77F5957E" w14:textId="77777777" w:rsidTr="002F6F8B">
        <w:trPr>
          <w:trHeight w:val="288"/>
          <w:jc w:val="center"/>
        </w:trPr>
        <w:tc>
          <w:tcPr>
            <w:tcW w:w="2285" w:type="dxa"/>
            <w:gridSpan w:val="3"/>
            <w:vAlign w:val="center"/>
          </w:tcPr>
          <w:p w14:paraId="3169D9E3" w14:textId="77777777" w:rsidR="002F6F8B" w:rsidRPr="00CC6777" w:rsidRDefault="002F6F8B" w:rsidP="002F6F8B">
            <w:pPr>
              <w:autoSpaceDE/>
              <w:autoSpaceDN/>
              <w:adjustRightInd/>
              <w:spacing w:before="0" w:line="240" w:lineRule="auto"/>
              <w:ind w:left="0"/>
              <w:rPr>
                <w:b/>
                <w:bCs/>
                <w:sz w:val="16"/>
                <w:szCs w:val="18"/>
              </w:rPr>
            </w:pPr>
            <w:r w:rsidRPr="00CC6777">
              <w:rPr>
                <w:b/>
                <w:bCs/>
                <w:sz w:val="16"/>
                <w:szCs w:val="18"/>
              </w:rPr>
              <w:t>PRIMER</w:t>
            </w:r>
          </w:p>
        </w:tc>
        <w:tc>
          <w:tcPr>
            <w:tcW w:w="2445" w:type="dxa"/>
            <w:vAlign w:val="center"/>
          </w:tcPr>
          <w:p w14:paraId="44D8B4F4"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768" w:type="dxa"/>
            <w:gridSpan w:val="2"/>
            <w:vAlign w:val="center"/>
          </w:tcPr>
          <w:p w14:paraId="48A2C62A"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Carbozinc</w:t>
            </w:r>
            <w:proofErr w:type="spellEnd"/>
            <w:r w:rsidRPr="0084532F">
              <w:rPr>
                <w:sz w:val="16"/>
                <w:szCs w:val="16"/>
              </w:rPr>
              <w:t xml:space="preserve"> 11 Series</w:t>
            </w:r>
          </w:p>
        </w:tc>
        <w:tc>
          <w:tcPr>
            <w:tcW w:w="971" w:type="dxa"/>
            <w:vAlign w:val="center"/>
          </w:tcPr>
          <w:p w14:paraId="279904B6"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264-515</w:t>
            </w:r>
          </w:p>
        </w:tc>
        <w:tc>
          <w:tcPr>
            <w:tcW w:w="1505" w:type="dxa"/>
            <w:vAlign w:val="center"/>
          </w:tcPr>
          <w:p w14:paraId="34569096"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627465E8" w14:textId="77777777" w:rsidTr="002F6F8B">
        <w:trPr>
          <w:trHeight w:val="288"/>
          <w:jc w:val="center"/>
        </w:trPr>
        <w:tc>
          <w:tcPr>
            <w:tcW w:w="2285" w:type="dxa"/>
            <w:gridSpan w:val="3"/>
            <w:vAlign w:val="center"/>
          </w:tcPr>
          <w:p w14:paraId="2374FC29" w14:textId="77777777" w:rsidR="002F6F8B" w:rsidRPr="00CC6777" w:rsidRDefault="002F6F8B" w:rsidP="002F6F8B">
            <w:pPr>
              <w:autoSpaceDE/>
              <w:autoSpaceDN/>
              <w:adjustRightInd/>
              <w:spacing w:before="0" w:line="240" w:lineRule="auto"/>
              <w:ind w:left="0"/>
              <w:rPr>
                <w:b/>
                <w:bCs/>
                <w:sz w:val="16"/>
                <w:szCs w:val="18"/>
              </w:rPr>
            </w:pPr>
            <w:r w:rsidRPr="001D3869">
              <w:rPr>
                <w:b/>
                <w:bCs/>
                <w:sz w:val="16"/>
                <w:szCs w:val="18"/>
              </w:rPr>
              <w:t>Self-Cured Inorganic Zinc -</w:t>
            </w:r>
          </w:p>
        </w:tc>
        <w:tc>
          <w:tcPr>
            <w:tcW w:w="2445" w:type="dxa"/>
            <w:vAlign w:val="center"/>
          </w:tcPr>
          <w:p w14:paraId="59FA6E42" w14:textId="77777777" w:rsidR="002F6F8B" w:rsidRPr="001D3869" w:rsidRDefault="002F6F8B" w:rsidP="002F6F8B">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2768" w:type="dxa"/>
            <w:gridSpan w:val="2"/>
            <w:vAlign w:val="center"/>
          </w:tcPr>
          <w:p w14:paraId="7764D11C"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Endcor</w:t>
            </w:r>
            <w:proofErr w:type="spellEnd"/>
            <w:r w:rsidRPr="0084532F">
              <w:rPr>
                <w:sz w:val="16"/>
                <w:szCs w:val="16"/>
              </w:rPr>
              <w:t xml:space="preserve"> 835</w:t>
            </w:r>
          </w:p>
        </w:tc>
        <w:tc>
          <w:tcPr>
            <w:tcW w:w="971" w:type="dxa"/>
            <w:vAlign w:val="center"/>
          </w:tcPr>
          <w:p w14:paraId="71B71807" w14:textId="77777777" w:rsidR="002F6F8B" w:rsidRPr="00BB520A" w:rsidRDefault="002F6F8B" w:rsidP="002F6F8B">
            <w:pPr>
              <w:autoSpaceDE/>
              <w:autoSpaceDN/>
              <w:adjustRightInd/>
              <w:spacing w:before="0" w:line="240" w:lineRule="auto"/>
              <w:ind w:left="0"/>
              <w:jc w:val="center"/>
              <w:rPr>
                <w:sz w:val="16"/>
                <w:szCs w:val="16"/>
              </w:rPr>
            </w:pPr>
            <w:r>
              <w:rPr>
                <w:sz w:val="16"/>
                <w:szCs w:val="16"/>
              </w:rPr>
              <w:t>360</w:t>
            </w:r>
          </w:p>
        </w:tc>
        <w:tc>
          <w:tcPr>
            <w:tcW w:w="1505" w:type="dxa"/>
            <w:vAlign w:val="center"/>
          </w:tcPr>
          <w:p w14:paraId="1821C44C"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6FA2F4B0" w14:textId="77777777" w:rsidTr="002F6F8B">
        <w:trPr>
          <w:trHeight w:val="288"/>
          <w:jc w:val="center"/>
        </w:trPr>
        <w:tc>
          <w:tcPr>
            <w:tcW w:w="2285" w:type="dxa"/>
            <w:gridSpan w:val="3"/>
            <w:vAlign w:val="center"/>
          </w:tcPr>
          <w:p w14:paraId="26766E5E" w14:textId="77777777" w:rsidR="002F6F8B" w:rsidRPr="00CC6777" w:rsidRDefault="002F6F8B" w:rsidP="002F6F8B">
            <w:pPr>
              <w:autoSpaceDE/>
              <w:autoSpaceDN/>
              <w:adjustRightInd/>
              <w:spacing w:before="0" w:line="240" w:lineRule="auto"/>
              <w:ind w:left="0"/>
              <w:rPr>
                <w:b/>
                <w:bCs/>
                <w:sz w:val="16"/>
                <w:szCs w:val="18"/>
              </w:rPr>
            </w:pPr>
            <w:r w:rsidRPr="00411E38">
              <w:rPr>
                <w:b/>
                <w:bCs/>
                <w:sz w:val="16"/>
                <w:szCs w:val="18"/>
              </w:rPr>
              <w:t>Solvent Reducible</w:t>
            </w:r>
          </w:p>
        </w:tc>
        <w:tc>
          <w:tcPr>
            <w:tcW w:w="2445" w:type="dxa"/>
            <w:vAlign w:val="center"/>
          </w:tcPr>
          <w:p w14:paraId="2874D402" w14:textId="77777777" w:rsidR="002F6F8B" w:rsidRPr="001D3869" w:rsidRDefault="002F6F8B" w:rsidP="002F6F8B">
            <w:pPr>
              <w:autoSpaceDE/>
              <w:autoSpaceDN/>
              <w:adjustRightInd/>
              <w:spacing w:before="0" w:line="240" w:lineRule="auto"/>
              <w:ind w:left="0"/>
              <w:rPr>
                <w:sz w:val="16"/>
                <w:szCs w:val="16"/>
              </w:rPr>
            </w:pPr>
            <w:r w:rsidRPr="00EA19C2">
              <w:rPr>
                <w:sz w:val="16"/>
                <w:szCs w:val="16"/>
              </w:rPr>
              <w:t>Hempel Coatings (USA), Inc.</w:t>
            </w:r>
          </w:p>
        </w:tc>
        <w:tc>
          <w:tcPr>
            <w:tcW w:w="2768" w:type="dxa"/>
            <w:gridSpan w:val="2"/>
            <w:vAlign w:val="center"/>
          </w:tcPr>
          <w:p w14:paraId="24F60B9F"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Galvosil</w:t>
            </w:r>
            <w:proofErr w:type="spellEnd"/>
            <w:r w:rsidRPr="0084532F">
              <w:rPr>
                <w:sz w:val="16"/>
                <w:szCs w:val="16"/>
              </w:rPr>
              <w:t xml:space="preserve"> series</w:t>
            </w:r>
          </w:p>
        </w:tc>
        <w:tc>
          <w:tcPr>
            <w:tcW w:w="971" w:type="dxa"/>
            <w:vAlign w:val="center"/>
          </w:tcPr>
          <w:p w14:paraId="0E28A3C3"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320-445</w:t>
            </w:r>
          </w:p>
        </w:tc>
        <w:tc>
          <w:tcPr>
            <w:tcW w:w="1505" w:type="dxa"/>
            <w:vAlign w:val="center"/>
          </w:tcPr>
          <w:p w14:paraId="481F30E1"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E31A24" w:rsidRPr="001D3869" w14:paraId="213B03DF" w14:textId="77777777" w:rsidTr="002F6F8B">
        <w:trPr>
          <w:trHeight w:val="288"/>
          <w:jc w:val="center"/>
        </w:trPr>
        <w:tc>
          <w:tcPr>
            <w:tcW w:w="2285" w:type="dxa"/>
            <w:gridSpan w:val="3"/>
            <w:vMerge w:val="restart"/>
            <w:vAlign w:val="center"/>
          </w:tcPr>
          <w:p w14:paraId="5991F2AE" w14:textId="77777777" w:rsidR="00E31A24" w:rsidRPr="00411E38" w:rsidRDefault="00E31A24" w:rsidP="002F6F8B">
            <w:pPr>
              <w:autoSpaceDE/>
              <w:autoSpaceDN/>
              <w:adjustRightInd/>
              <w:spacing w:before="0" w:line="240" w:lineRule="auto"/>
              <w:ind w:left="0"/>
              <w:rPr>
                <w:b/>
                <w:bCs/>
                <w:sz w:val="16"/>
                <w:szCs w:val="18"/>
              </w:rPr>
            </w:pPr>
            <w:r w:rsidRPr="00D02000">
              <w:rPr>
                <w:b/>
                <w:sz w:val="16"/>
                <w:szCs w:val="16"/>
              </w:rPr>
              <w:t>Surface profile</w:t>
            </w:r>
            <w:r>
              <w:rPr>
                <w:b/>
                <w:sz w:val="16"/>
                <w:szCs w:val="16"/>
              </w:rPr>
              <w:t xml:space="preserve"> </w:t>
            </w:r>
            <w:proofErr w:type="spellStart"/>
            <w:r>
              <w:rPr>
                <w:b/>
                <w:sz w:val="16"/>
                <w:szCs w:val="16"/>
              </w:rPr>
              <w:t>and</w:t>
            </w:r>
            <w:r w:rsidRPr="00411E38">
              <w:rPr>
                <w:b/>
                <w:bCs/>
                <w:sz w:val="16"/>
                <w:szCs w:val="18"/>
              </w:rPr>
              <w:t>DFT</w:t>
            </w:r>
            <w:proofErr w:type="spellEnd"/>
            <w:r w:rsidRPr="00411E38">
              <w:rPr>
                <w:b/>
                <w:bCs/>
                <w:sz w:val="16"/>
                <w:szCs w:val="18"/>
              </w:rPr>
              <w:t xml:space="preserve"> as per Manufacturer’s Product Sheet</w:t>
            </w:r>
          </w:p>
        </w:tc>
        <w:tc>
          <w:tcPr>
            <w:tcW w:w="2445" w:type="dxa"/>
            <w:vAlign w:val="center"/>
          </w:tcPr>
          <w:p w14:paraId="4F17E908" w14:textId="77777777" w:rsidR="00E31A24" w:rsidRPr="001D3869" w:rsidRDefault="00E31A24" w:rsidP="002F6F8B">
            <w:pPr>
              <w:autoSpaceDE/>
              <w:autoSpaceDN/>
              <w:adjustRightInd/>
              <w:spacing w:before="0" w:line="240" w:lineRule="auto"/>
              <w:ind w:left="0"/>
              <w:rPr>
                <w:sz w:val="16"/>
                <w:szCs w:val="16"/>
              </w:rPr>
            </w:pPr>
            <w:r w:rsidRPr="00402AFE">
              <w:rPr>
                <w:sz w:val="16"/>
                <w:szCs w:val="16"/>
              </w:rPr>
              <w:t xml:space="preserve">International </w:t>
            </w:r>
          </w:p>
        </w:tc>
        <w:tc>
          <w:tcPr>
            <w:tcW w:w="2768" w:type="dxa"/>
            <w:gridSpan w:val="2"/>
            <w:vAlign w:val="center"/>
          </w:tcPr>
          <w:p w14:paraId="6353C05B" w14:textId="77777777" w:rsidR="00E31A24" w:rsidRPr="0084532F" w:rsidRDefault="00E31A24" w:rsidP="002F6F8B">
            <w:pPr>
              <w:autoSpaceDE/>
              <w:autoSpaceDN/>
              <w:adjustRightInd/>
              <w:spacing w:before="0" w:line="240" w:lineRule="auto"/>
              <w:ind w:left="0"/>
              <w:rPr>
                <w:sz w:val="16"/>
                <w:szCs w:val="16"/>
              </w:rPr>
            </w:pPr>
            <w:proofErr w:type="spellStart"/>
            <w:r w:rsidRPr="0084532F">
              <w:rPr>
                <w:sz w:val="16"/>
                <w:szCs w:val="16"/>
              </w:rPr>
              <w:t>Interzinc</w:t>
            </w:r>
            <w:proofErr w:type="spellEnd"/>
            <w:r w:rsidRPr="0084532F">
              <w:rPr>
                <w:sz w:val="16"/>
                <w:szCs w:val="16"/>
              </w:rPr>
              <w:t xml:space="preserve"> 22 Series</w:t>
            </w:r>
          </w:p>
        </w:tc>
        <w:tc>
          <w:tcPr>
            <w:tcW w:w="971" w:type="dxa"/>
            <w:vAlign w:val="center"/>
          </w:tcPr>
          <w:p w14:paraId="1F0744D8" w14:textId="77777777" w:rsidR="00E31A24" w:rsidRPr="00BB520A" w:rsidRDefault="00E31A24" w:rsidP="002F6F8B">
            <w:pPr>
              <w:autoSpaceDE/>
              <w:autoSpaceDN/>
              <w:adjustRightInd/>
              <w:spacing w:before="0" w:line="240" w:lineRule="auto"/>
              <w:ind w:left="0"/>
              <w:jc w:val="center"/>
              <w:rPr>
                <w:sz w:val="16"/>
                <w:szCs w:val="16"/>
              </w:rPr>
            </w:pPr>
            <w:r>
              <w:rPr>
                <w:sz w:val="16"/>
                <w:szCs w:val="16"/>
              </w:rPr>
              <w:t>240-470</w:t>
            </w:r>
          </w:p>
        </w:tc>
        <w:tc>
          <w:tcPr>
            <w:tcW w:w="1505" w:type="dxa"/>
            <w:vAlign w:val="center"/>
          </w:tcPr>
          <w:p w14:paraId="74E8C784" w14:textId="77777777" w:rsidR="00E31A24" w:rsidRPr="00EE1FAF" w:rsidRDefault="00E31A24"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E31A24" w:rsidRPr="001D3869" w14:paraId="78662B07" w14:textId="77777777" w:rsidTr="002F6F8B">
        <w:trPr>
          <w:trHeight w:val="288"/>
          <w:jc w:val="center"/>
        </w:trPr>
        <w:tc>
          <w:tcPr>
            <w:tcW w:w="2285" w:type="dxa"/>
            <w:gridSpan w:val="3"/>
            <w:vMerge/>
            <w:vAlign w:val="center"/>
          </w:tcPr>
          <w:p w14:paraId="701051A8" w14:textId="77777777" w:rsidR="00E31A24" w:rsidRPr="00411E38" w:rsidRDefault="00E31A24" w:rsidP="002F6F8B">
            <w:pPr>
              <w:autoSpaceDE/>
              <w:autoSpaceDN/>
              <w:adjustRightInd/>
              <w:spacing w:before="0" w:line="240" w:lineRule="auto"/>
              <w:ind w:left="0"/>
              <w:rPr>
                <w:b/>
                <w:bCs/>
                <w:sz w:val="16"/>
                <w:szCs w:val="18"/>
              </w:rPr>
            </w:pPr>
          </w:p>
        </w:tc>
        <w:tc>
          <w:tcPr>
            <w:tcW w:w="2445" w:type="dxa"/>
            <w:vAlign w:val="center"/>
          </w:tcPr>
          <w:p w14:paraId="3D199D75" w14:textId="77777777" w:rsidR="00E31A24" w:rsidRPr="001D3869" w:rsidRDefault="00E31A24" w:rsidP="002F6F8B">
            <w:pPr>
              <w:autoSpaceDE/>
              <w:autoSpaceDN/>
              <w:adjustRightInd/>
              <w:spacing w:before="0" w:line="240" w:lineRule="auto"/>
              <w:ind w:left="0"/>
              <w:rPr>
                <w:sz w:val="16"/>
                <w:szCs w:val="16"/>
              </w:rPr>
            </w:pPr>
            <w:r w:rsidRPr="00402AFE">
              <w:rPr>
                <w:sz w:val="16"/>
                <w:szCs w:val="16"/>
              </w:rPr>
              <w:t>Jotun Paints</w:t>
            </w:r>
          </w:p>
        </w:tc>
        <w:tc>
          <w:tcPr>
            <w:tcW w:w="2768" w:type="dxa"/>
            <w:gridSpan w:val="2"/>
            <w:vAlign w:val="center"/>
          </w:tcPr>
          <w:p w14:paraId="1ABA5C0F" w14:textId="2192BA37" w:rsidR="00E31A24" w:rsidRPr="0084532F" w:rsidRDefault="00E31A24" w:rsidP="002F6F8B">
            <w:pPr>
              <w:autoSpaceDE/>
              <w:autoSpaceDN/>
              <w:adjustRightInd/>
              <w:spacing w:before="0" w:line="240" w:lineRule="auto"/>
              <w:ind w:left="0"/>
              <w:rPr>
                <w:sz w:val="16"/>
                <w:szCs w:val="16"/>
              </w:rPr>
            </w:pPr>
            <w:r w:rsidRPr="0084532F">
              <w:rPr>
                <w:sz w:val="16"/>
                <w:szCs w:val="16"/>
              </w:rPr>
              <w:t>Resist 86/86AV</w:t>
            </w:r>
          </w:p>
        </w:tc>
        <w:tc>
          <w:tcPr>
            <w:tcW w:w="971" w:type="dxa"/>
            <w:vAlign w:val="center"/>
          </w:tcPr>
          <w:p w14:paraId="7A6A7B05" w14:textId="77777777" w:rsidR="00E31A24" w:rsidRPr="00BB520A" w:rsidRDefault="00E31A24" w:rsidP="002F6F8B">
            <w:pPr>
              <w:autoSpaceDE/>
              <w:autoSpaceDN/>
              <w:adjustRightInd/>
              <w:spacing w:before="0" w:line="240" w:lineRule="auto"/>
              <w:ind w:left="0"/>
              <w:jc w:val="center"/>
              <w:rPr>
                <w:sz w:val="16"/>
                <w:szCs w:val="16"/>
              </w:rPr>
            </w:pPr>
            <w:r>
              <w:rPr>
                <w:sz w:val="16"/>
                <w:szCs w:val="16"/>
              </w:rPr>
              <w:t>455</w:t>
            </w:r>
          </w:p>
        </w:tc>
        <w:tc>
          <w:tcPr>
            <w:tcW w:w="1505" w:type="dxa"/>
            <w:vAlign w:val="center"/>
          </w:tcPr>
          <w:p w14:paraId="61FE6B45" w14:textId="77777777" w:rsidR="00E31A24" w:rsidRPr="00EE1FAF" w:rsidRDefault="00E31A24"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E31A24" w:rsidRPr="001D3869" w14:paraId="03C91169" w14:textId="77777777" w:rsidTr="002F6F8B">
        <w:trPr>
          <w:trHeight w:val="288"/>
          <w:jc w:val="center"/>
        </w:trPr>
        <w:tc>
          <w:tcPr>
            <w:tcW w:w="2285" w:type="dxa"/>
            <w:gridSpan w:val="3"/>
            <w:vMerge/>
            <w:vAlign w:val="center"/>
          </w:tcPr>
          <w:p w14:paraId="6DE6C7D9" w14:textId="77777777" w:rsidR="00E31A24" w:rsidRPr="00411E38" w:rsidRDefault="00E31A24" w:rsidP="002F6F8B">
            <w:pPr>
              <w:autoSpaceDE/>
              <w:autoSpaceDN/>
              <w:adjustRightInd/>
              <w:spacing w:before="0" w:line="240" w:lineRule="auto"/>
              <w:ind w:left="0"/>
              <w:rPr>
                <w:b/>
                <w:bCs/>
                <w:sz w:val="16"/>
                <w:szCs w:val="18"/>
              </w:rPr>
            </w:pPr>
          </w:p>
        </w:tc>
        <w:tc>
          <w:tcPr>
            <w:tcW w:w="2445" w:type="dxa"/>
            <w:vAlign w:val="center"/>
          </w:tcPr>
          <w:p w14:paraId="498DBE6D" w14:textId="77777777" w:rsidR="00E31A24" w:rsidRPr="001D3869" w:rsidRDefault="00E31A24" w:rsidP="002F6F8B">
            <w:pPr>
              <w:autoSpaceDE/>
              <w:autoSpaceDN/>
              <w:adjustRightInd/>
              <w:spacing w:before="0" w:line="240" w:lineRule="auto"/>
              <w:ind w:left="0"/>
              <w:rPr>
                <w:sz w:val="16"/>
                <w:szCs w:val="16"/>
              </w:rPr>
            </w:pPr>
            <w:r w:rsidRPr="00402AFE">
              <w:rPr>
                <w:sz w:val="16"/>
                <w:szCs w:val="16"/>
              </w:rPr>
              <w:t>PPG</w:t>
            </w:r>
          </w:p>
        </w:tc>
        <w:tc>
          <w:tcPr>
            <w:tcW w:w="2768" w:type="dxa"/>
            <w:gridSpan w:val="2"/>
            <w:vAlign w:val="center"/>
          </w:tcPr>
          <w:p w14:paraId="5DCF3955" w14:textId="77777777" w:rsidR="00E31A24" w:rsidRPr="0084532F" w:rsidRDefault="00E31A24" w:rsidP="002F6F8B">
            <w:pPr>
              <w:autoSpaceDE/>
              <w:autoSpaceDN/>
              <w:adjustRightInd/>
              <w:spacing w:before="0" w:line="240" w:lineRule="auto"/>
              <w:ind w:left="0"/>
              <w:rPr>
                <w:sz w:val="16"/>
                <w:szCs w:val="16"/>
              </w:rPr>
            </w:pPr>
            <w:proofErr w:type="spellStart"/>
            <w:r w:rsidRPr="0084532F">
              <w:rPr>
                <w:sz w:val="16"/>
                <w:szCs w:val="16"/>
              </w:rPr>
              <w:t>Dimetcote</w:t>
            </w:r>
            <w:proofErr w:type="spellEnd"/>
            <w:r w:rsidRPr="0084532F">
              <w:rPr>
                <w:sz w:val="16"/>
                <w:szCs w:val="16"/>
              </w:rPr>
              <w:t xml:space="preserve"> 9 / </w:t>
            </w:r>
            <w:proofErr w:type="spellStart"/>
            <w:r w:rsidRPr="0084532F">
              <w:rPr>
                <w:sz w:val="16"/>
                <w:szCs w:val="16"/>
              </w:rPr>
              <w:t>Sigmazinc</w:t>
            </w:r>
            <w:proofErr w:type="spellEnd"/>
            <w:r w:rsidRPr="0084532F">
              <w:rPr>
                <w:sz w:val="16"/>
                <w:szCs w:val="16"/>
              </w:rPr>
              <w:t xml:space="preserve"> 9</w:t>
            </w:r>
          </w:p>
        </w:tc>
        <w:tc>
          <w:tcPr>
            <w:tcW w:w="971" w:type="dxa"/>
            <w:vAlign w:val="center"/>
          </w:tcPr>
          <w:p w14:paraId="71D754A2" w14:textId="77777777" w:rsidR="00E31A24" w:rsidRPr="00BB520A" w:rsidRDefault="00E31A24" w:rsidP="002F6F8B">
            <w:pPr>
              <w:autoSpaceDE/>
              <w:autoSpaceDN/>
              <w:adjustRightInd/>
              <w:spacing w:before="0" w:line="240" w:lineRule="auto"/>
              <w:ind w:left="0"/>
              <w:jc w:val="center"/>
              <w:rPr>
                <w:sz w:val="16"/>
                <w:szCs w:val="16"/>
              </w:rPr>
            </w:pPr>
            <w:r>
              <w:rPr>
                <w:sz w:val="16"/>
                <w:szCs w:val="16"/>
              </w:rPr>
              <w:t>480</w:t>
            </w:r>
          </w:p>
        </w:tc>
        <w:tc>
          <w:tcPr>
            <w:tcW w:w="1505" w:type="dxa"/>
            <w:vAlign w:val="center"/>
          </w:tcPr>
          <w:p w14:paraId="6CD6B420" w14:textId="77777777" w:rsidR="00E31A24" w:rsidRPr="00EE1FAF" w:rsidRDefault="00E31A24"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5FF67838" w14:textId="77777777" w:rsidTr="002F6F8B">
        <w:trPr>
          <w:trHeight w:val="288"/>
          <w:jc w:val="center"/>
        </w:trPr>
        <w:tc>
          <w:tcPr>
            <w:tcW w:w="2285" w:type="dxa"/>
            <w:gridSpan w:val="3"/>
            <w:vAlign w:val="center"/>
          </w:tcPr>
          <w:p w14:paraId="53AD9E45" w14:textId="77777777" w:rsidR="002F6F8B" w:rsidRPr="00411E38" w:rsidRDefault="002F6F8B" w:rsidP="002F6F8B">
            <w:pPr>
              <w:autoSpaceDE/>
              <w:autoSpaceDN/>
              <w:adjustRightInd/>
              <w:spacing w:before="0" w:line="240" w:lineRule="auto"/>
              <w:ind w:left="0"/>
              <w:rPr>
                <w:b/>
                <w:bCs/>
                <w:sz w:val="16"/>
                <w:szCs w:val="18"/>
              </w:rPr>
            </w:pPr>
          </w:p>
        </w:tc>
        <w:tc>
          <w:tcPr>
            <w:tcW w:w="2445" w:type="dxa"/>
            <w:vAlign w:val="center"/>
          </w:tcPr>
          <w:p w14:paraId="469D8E97"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Sherwin Williams</w:t>
            </w:r>
          </w:p>
        </w:tc>
        <w:tc>
          <w:tcPr>
            <w:tcW w:w="2768" w:type="dxa"/>
            <w:gridSpan w:val="2"/>
            <w:vAlign w:val="center"/>
          </w:tcPr>
          <w:p w14:paraId="2574024F" w14:textId="77777777" w:rsidR="002F6F8B" w:rsidRPr="0084532F" w:rsidRDefault="002F6F8B" w:rsidP="002F6F8B">
            <w:pPr>
              <w:autoSpaceDE/>
              <w:autoSpaceDN/>
              <w:adjustRightInd/>
              <w:spacing w:before="0" w:line="240" w:lineRule="auto"/>
              <w:ind w:left="0"/>
              <w:rPr>
                <w:sz w:val="16"/>
                <w:szCs w:val="16"/>
              </w:rPr>
            </w:pPr>
            <w:r w:rsidRPr="0084532F">
              <w:rPr>
                <w:sz w:val="16"/>
                <w:szCs w:val="16"/>
              </w:rPr>
              <w:t xml:space="preserve">Zinc Clad </w:t>
            </w:r>
            <w:proofErr w:type="spellStart"/>
            <w:r w:rsidRPr="0084532F">
              <w:rPr>
                <w:sz w:val="16"/>
                <w:szCs w:val="16"/>
              </w:rPr>
              <w:t>ll</w:t>
            </w:r>
            <w:proofErr w:type="spellEnd"/>
            <w:r w:rsidRPr="0084532F">
              <w:rPr>
                <w:sz w:val="16"/>
                <w:szCs w:val="16"/>
              </w:rPr>
              <w:t xml:space="preserve"> Series</w:t>
            </w:r>
          </w:p>
        </w:tc>
        <w:tc>
          <w:tcPr>
            <w:tcW w:w="971" w:type="dxa"/>
            <w:vAlign w:val="center"/>
          </w:tcPr>
          <w:p w14:paraId="6E89672A"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320-500</w:t>
            </w:r>
          </w:p>
        </w:tc>
        <w:tc>
          <w:tcPr>
            <w:tcW w:w="1505" w:type="dxa"/>
            <w:vAlign w:val="center"/>
          </w:tcPr>
          <w:p w14:paraId="2847A7A0"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33A2643F" w14:textId="77777777" w:rsidTr="002F6F8B">
        <w:trPr>
          <w:trHeight w:val="288"/>
          <w:jc w:val="center"/>
        </w:trPr>
        <w:tc>
          <w:tcPr>
            <w:tcW w:w="2285" w:type="dxa"/>
            <w:gridSpan w:val="3"/>
            <w:vAlign w:val="center"/>
          </w:tcPr>
          <w:p w14:paraId="0D6EE70C" w14:textId="77777777" w:rsidR="002F6F8B" w:rsidRPr="00411E38" w:rsidRDefault="002F6F8B" w:rsidP="002F6F8B">
            <w:pPr>
              <w:autoSpaceDE/>
              <w:autoSpaceDN/>
              <w:adjustRightInd/>
              <w:spacing w:before="0" w:line="240" w:lineRule="auto"/>
              <w:ind w:left="0"/>
              <w:rPr>
                <w:b/>
                <w:bCs/>
                <w:sz w:val="16"/>
                <w:szCs w:val="18"/>
              </w:rPr>
            </w:pPr>
          </w:p>
        </w:tc>
        <w:tc>
          <w:tcPr>
            <w:tcW w:w="2445" w:type="dxa"/>
            <w:vAlign w:val="center"/>
          </w:tcPr>
          <w:p w14:paraId="72A25DA5"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Tnemec</w:t>
            </w:r>
          </w:p>
        </w:tc>
        <w:tc>
          <w:tcPr>
            <w:tcW w:w="2768" w:type="dxa"/>
            <w:gridSpan w:val="2"/>
            <w:vAlign w:val="center"/>
          </w:tcPr>
          <w:p w14:paraId="59EF7C2D" w14:textId="77777777" w:rsidR="002F6F8B" w:rsidRPr="0084532F" w:rsidRDefault="002F6F8B" w:rsidP="002F6F8B">
            <w:pPr>
              <w:autoSpaceDE/>
              <w:autoSpaceDN/>
              <w:adjustRightInd/>
              <w:spacing w:before="0" w:line="240" w:lineRule="auto"/>
              <w:ind w:left="0"/>
              <w:rPr>
                <w:sz w:val="16"/>
                <w:szCs w:val="16"/>
              </w:rPr>
            </w:pPr>
            <w:r w:rsidRPr="0084532F">
              <w:rPr>
                <w:sz w:val="16"/>
                <w:szCs w:val="16"/>
              </w:rPr>
              <w:t>Series 90E-92Tneme-Zinc</w:t>
            </w:r>
          </w:p>
        </w:tc>
        <w:tc>
          <w:tcPr>
            <w:tcW w:w="971" w:type="dxa"/>
            <w:vAlign w:val="center"/>
          </w:tcPr>
          <w:p w14:paraId="537BA04A"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473</w:t>
            </w:r>
          </w:p>
        </w:tc>
        <w:tc>
          <w:tcPr>
            <w:tcW w:w="1505" w:type="dxa"/>
            <w:vAlign w:val="center"/>
          </w:tcPr>
          <w:p w14:paraId="48C11DD6" w14:textId="77777777" w:rsidR="002F6F8B" w:rsidRPr="00EE1FAF" w:rsidRDefault="002F6F8B" w:rsidP="002F6F8B">
            <w:pPr>
              <w:autoSpaceDE/>
              <w:autoSpaceDN/>
              <w:adjustRightInd/>
              <w:spacing w:before="0" w:line="240" w:lineRule="auto"/>
              <w:ind w:left="0"/>
              <w:jc w:val="center"/>
              <w:rPr>
                <w:sz w:val="16"/>
                <w:szCs w:val="16"/>
                <w:lang w:val="ru-RU"/>
              </w:rPr>
            </w:pPr>
            <w:r>
              <w:rPr>
                <w:sz w:val="16"/>
                <w:szCs w:val="16"/>
                <w:lang w:val="ru-RU"/>
              </w:rPr>
              <w:t>399</w:t>
            </w:r>
            <w:r w:rsidRPr="00EE1FAF">
              <w:rPr>
                <w:sz w:val="16"/>
                <w:szCs w:val="16"/>
                <w:lang w:val="ru-RU"/>
              </w:rPr>
              <w:t>°C (</w:t>
            </w:r>
            <w:r>
              <w:rPr>
                <w:sz w:val="16"/>
                <w:szCs w:val="16"/>
                <w:lang w:val="ru-RU"/>
              </w:rPr>
              <w:t>750</w:t>
            </w:r>
            <w:r w:rsidRPr="00EE1FAF">
              <w:rPr>
                <w:sz w:val="16"/>
                <w:szCs w:val="16"/>
                <w:lang w:val="ru-RU"/>
              </w:rPr>
              <w:t>°F)</w:t>
            </w:r>
          </w:p>
        </w:tc>
      </w:tr>
      <w:tr w:rsidR="002F6F8B" w:rsidRPr="001D3869" w14:paraId="07409E63" w14:textId="77777777" w:rsidTr="002F6F8B">
        <w:trPr>
          <w:trHeight w:val="288"/>
          <w:jc w:val="center"/>
        </w:trPr>
        <w:tc>
          <w:tcPr>
            <w:tcW w:w="2285" w:type="dxa"/>
            <w:gridSpan w:val="3"/>
            <w:tcBorders>
              <w:bottom w:val="single" w:sz="12" w:space="0" w:color="auto"/>
            </w:tcBorders>
            <w:vAlign w:val="center"/>
          </w:tcPr>
          <w:p w14:paraId="77ECA5FE" w14:textId="77777777" w:rsidR="002F6F8B" w:rsidRPr="00411E38" w:rsidRDefault="002F6F8B" w:rsidP="002F6F8B">
            <w:pPr>
              <w:autoSpaceDE/>
              <w:autoSpaceDN/>
              <w:adjustRightInd/>
              <w:spacing w:before="0" w:line="240" w:lineRule="auto"/>
              <w:ind w:left="0"/>
              <w:rPr>
                <w:b/>
                <w:bCs/>
                <w:sz w:val="16"/>
                <w:szCs w:val="18"/>
              </w:rPr>
            </w:pPr>
          </w:p>
        </w:tc>
        <w:tc>
          <w:tcPr>
            <w:tcW w:w="7689" w:type="dxa"/>
            <w:gridSpan w:val="5"/>
            <w:tcBorders>
              <w:bottom w:val="single" w:sz="12" w:space="0" w:color="auto"/>
            </w:tcBorders>
            <w:vAlign w:val="center"/>
          </w:tcPr>
          <w:p w14:paraId="4CA8EAB2" w14:textId="77777777" w:rsidR="002F6F8B" w:rsidRPr="0084532F" w:rsidRDefault="002F6F8B" w:rsidP="002F6F8B">
            <w:pPr>
              <w:autoSpaceDE/>
              <w:autoSpaceDN/>
              <w:adjustRightInd/>
              <w:spacing w:before="0" w:line="240" w:lineRule="auto"/>
              <w:ind w:left="0"/>
              <w:rPr>
                <w:i/>
                <w:sz w:val="14"/>
                <w:szCs w:val="14"/>
              </w:rPr>
            </w:pPr>
            <w:r w:rsidRPr="0084532F">
              <w:rPr>
                <w:i/>
                <w:sz w:val="14"/>
                <w:szCs w:val="14"/>
              </w:rPr>
              <w:t xml:space="preserve">Keep inorganic zinc silicate mixed, using agitated pot </w:t>
            </w:r>
            <w:proofErr w:type="spellStart"/>
            <w:r w:rsidRPr="0084532F">
              <w:rPr>
                <w:i/>
                <w:sz w:val="14"/>
                <w:szCs w:val="14"/>
              </w:rPr>
              <w:t>dueing</w:t>
            </w:r>
            <w:proofErr w:type="spellEnd"/>
            <w:r w:rsidRPr="0084532F">
              <w:rPr>
                <w:i/>
                <w:sz w:val="14"/>
                <w:szCs w:val="14"/>
              </w:rPr>
              <w:t xml:space="preserve"> application.</w:t>
            </w:r>
          </w:p>
        </w:tc>
      </w:tr>
      <w:tr w:rsidR="002F6F8B" w:rsidRPr="001D3869" w14:paraId="6AB95A18" w14:textId="77777777" w:rsidTr="00EE6FAA">
        <w:trPr>
          <w:trHeight w:val="288"/>
          <w:jc w:val="center"/>
        </w:trPr>
        <w:tc>
          <w:tcPr>
            <w:tcW w:w="2285" w:type="dxa"/>
            <w:gridSpan w:val="3"/>
            <w:vAlign w:val="center"/>
          </w:tcPr>
          <w:p w14:paraId="5508E8C5" w14:textId="77777777" w:rsidR="002F6F8B" w:rsidRPr="00CC6777" w:rsidRDefault="002F6F8B" w:rsidP="002F6F8B">
            <w:pPr>
              <w:autoSpaceDE/>
              <w:autoSpaceDN/>
              <w:adjustRightInd/>
              <w:spacing w:before="0" w:line="240" w:lineRule="auto"/>
              <w:ind w:left="0"/>
              <w:rPr>
                <w:b/>
                <w:bCs/>
                <w:sz w:val="16"/>
                <w:szCs w:val="18"/>
              </w:rPr>
            </w:pPr>
            <w:r w:rsidRPr="00CC6777">
              <w:rPr>
                <w:b/>
                <w:bCs/>
                <w:sz w:val="16"/>
                <w:szCs w:val="18"/>
              </w:rPr>
              <w:t>TIECOAT</w:t>
            </w:r>
          </w:p>
        </w:tc>
        <w:tc>
          <w:tcPr>
            <w:tcW w:w="2445" w:type="dxa"/>
            <w:vAlign w:val="center"/>
          </w:tcPr>
          <w:p w14:paraId="51D6BF3B"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768" w:type="dxa"/>
            <w:gridSpan w:val="2"/>
            <w:vAlign w:val="center"/>
          </w:tcPr>
          <w:p w14:paraId="36732954"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Carboguard</w:t>
            </w:r>
            <w:proofErr w:type="spellEnd"/>
            <w:r w:rsidRPr="0084532F">
              <w:rPr>
                <w:sz w:val="16"/>
                <w:szCs w:val="16"/>
              </w:rPr>
              <w:t xml:space="preserve"> 890 series</w:t>
            </w:r>
          </w:p>
        </w:tc>
        <w:tc>
          <w:tcPr>
            <w:tcW w:w="971" w:type="dxa"/>
            <w:vAlign w:val="center"/>
          </w:tcPr>
          <w:p w14:paraId="7B054EC2" w14:textId="77777777" w:rsidR="002F6F8B" w:rsidRPr="001D28BE" w:rsidRDefault="002F6F8B" w:rsidP="002F6F8B">
            <w:pPr>
              <w:autoSpaceDE/>
              <w:autoSpaceDN/>
              <w:adjustRightInd/>
              <w:spacing w:before="0" w:line="240" w:lineRule="auto"/>
              <w:ind w:left="0"/>
              <w:jc w:val="center"/>
              <w:rPr>
                <w:sz w:val="16"/>
                <w:szCs w:val="16"/>
                <w:lang w:val="ru-RU"/>
              </w:rPr>
            </w:pPr>
            <w:r>
              <w:rPr>
                <w:sz w:val="16"/>
                <w:szCs w:val="16"/>
              </w:rPr>
              <w:t>100-</w:t>
            </w:r>
            <w:r w:rsidRPr="001D28BE">
              <w:rPr>
                <w:sz w:val="16"/>
                <w:szCs w:val="16"/>
                <w:lang w:val="ru-RU"/>
              </w:rPr>
              <w:t>214</w:t>
            </w:r>
          </w:p>
        </w:tc>
        <w:tc>
          <w:tcPr>
            <w:tcW w:w="1505" w:type="dxa"/>
            <w:vAlign w:val="center"/>
          </w:tcPr>
          <w:p w14:paraId="15AB611D"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144A9CA1" w14:textId="77777777" w:rsidTr="00EE6FAA">
        <w:trPr>
          <w:trHeight w:val="288"/>
          <w:jc w:val="center"/>
        </w:trPr>
        <w:tc>
          <w:tcPr>
            <w:tcW w:w="2285" w:type="dxa"/>
            <w:gridSpan w:val="3"/>
            <w:vAlign w:val="center"/>
          </w:tcPr>
          <w:p w14:paraId="63C22C46" w14:textId="77777777" w:rsidR="002F6F8B" w:rsidRPr="00CC6777" w:rsidRDefault="002F6F8B" w:rsidP="002F6F8B">
            <w:pPr>
              <w:autoSpaceDE/>
              <w:autoSpaceDN/>
              <w:adjustRightInd/>
              <w:spacing w:before="0" w:line="240" w:lineRule="auto"/>
              <w:ind w:left="0"/>
              <w:rPr>
                <w:b/>
                <w:bCs/>
                <w:sz w:val="16"/>
                <w:szCs w:val="18"/>
              </w:rPr>
            </w:pPr>
            <w:r w:rsidRPr="00411E38">
              <w:rPr>
                <w:b/>
                <w:bCs/>
                <w:sz w:val="16"/>
                <w:szCs w:val="18"/>
              </w:rPr>
              <w:t>Epoxy–Intermediate</w:t>
            </w:r>
          </w:p>
        </w:tc>
        <w:tc>
          <w:tcPr>
            <w:tcW w:w="2445" w:type="dxa"/>
            <w:vAlign w:val="center"/>
          </w:tcPr>
          <w:p w14:paraId="2B29664D" w14:textId="77777777" w:rsidR="002F6F8B" w:rsidRPr="001D3869" w:rsidRDefault="002F6F8B" w:rsidP="002F6F8B">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2768" w:type="dxa"/>
            <w:gridSpan w:val="2"/>
            <w:vAlign w:val="center"/>
          </w:tcPr>
          <w:p w14:paraId="6E466EE3"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Endcor</w:t>
            </w:r>
            <w:proofErr w:type="spellEnd"/>
            <w:r w:rsidRPr="0084532F">
              <w:rPr>
                <w:sz w:val="16"/>
                <w:szCs w:val="16"/>
              </w:rPr>
              <w:t xml:space="preserve"> 750C</w:t>
            </w:r>
          </w:p>
        </w:tc>
        <w:tc>
          <w:tcPr>
            <w:tcW w:w="971" w:type="dxa"/>
            <w:vAlign w:val="center"/>
          </w:tcPr>
          <w:p w14:paraId="1F18EF48" w14:textId="77777777" w:rsidR="002F6F8B" w:rsidRPr="00BB520A" w:rsidRDefault="002F6F8B" w:rsidP="002F6F8B">
            <w:pPr>
              <w:autoSpaceDE/>
              <w:autoSpaceDN/>
              <w:adjustRightInd/>
              <w:spacing w:before="0" w:line="240" w:lineRule="auto"/>
              <w:ind w:left="0"/>
              <w:jc w:val="center"/>
              <w:rPr>
                <w:sz w:val="16"/>
                <w:szCs w:val="16"/>
              </w:rPr>
            </w:pPr>
            <w:r>
              <w:rPr>
                <w:sz w:val="16"/>
                <w:szCs w:val="16"/>
              </w:rPr>
              <w:t>95</w:t>
            </w:r>
          </w:p>
        </w:tc>
        <w:tc>
          <w:tcPr>
            <w:tcW w:w="1505" w:type="dxa"/>
            <w:vAlign w:val="center"/>
          </w:tcPr>
          <w:p w14:paraId="1AA05787"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3E9AED9F" w14:textId="77777777" w:rsidTr="00EE6FAA">
        <w:trPr>
          <w:trHeight w:val="288"/>
          <w:jc w:val="center"/>
        </w:trPr>
        <w:tc>
          <w:tcPr>
            <w:tcW w:w="2285" w:type="dxa"/>
            <w:gridSpan w:val="3"/>
            <w:vAlign w:val="center"/>
          </w:tcPr>
          <w:p w14:paraId="0D678403" w14:textId="77777777" w:rsidR="002F6F8B" w:rsidRPr="00CC6777" w:rsidRDefault="002F6F8B" w:rsidP="002F6F8B">
            <w:pPr>
              <w:autoSpaceDE/>
              <w:autoSpaceDN/>
              <w:adjustRightInd/>
              <w:spacing w:before="0" w:line="240" w:lineRule="auto"/>
              <w:ind w:left="0"/>
              <w:rPr>
                <w:b/>
                <w:bCs/>
                <w:sz w:val="16"/>
                <w:szCs w:val="18"/>
              </w:rPr>
            </w:pPr>
            <w:r w:rsidRPr="001D3869">
              <w:rPr>
                <w:b/>
                <w:bCs/>
                <w:sz w:val="16"/>
                <w:szCs w:val="18"/>
              </w:rPr>
              <w:t>High Build</w:t>
            </w:r>
          </w:p>
        </w:tc>
        <w:tc>
          <w:tcPr>
            <w:tcW w:w="2445" w:type="dxa"/>
            <w:vAlign w:val="center"/>
          </w:tcPr>
          <w:p w14:paraId="5740316B" w14:textId="77777777" w:rsidR="002F6F8B" w:rsidRPr="001D3869" w:rsidRDefault="002F6F8B" w:rsidP="002F6F8B">
            <w:pPr>
              <w:autoSpaceDE/>
              <w:autoSpaceDN/>
              <w:adjustRightInd/>
              <w:spacing w:before="0" w:line="240" w:lineRule="auto"/>
              <w:ind w:left="0"/>
              <w:rPr>
                <w:sz w:val="16"/>
                <w:szCs w:val="16"/>
              </w:rPr>
            </w:pPr>
            <w:r w:rsidRPr="00EA19C2">
              <w:rPr>
                <w:sz w:val="16"/>
                <w:szCs w:val="16"/>
              </w:rPr>
              <w:t>Hempel Coatings (USA), Inc.</w:t>
            </w:r>
          </w:p>
        </w:tc>
        <w:tc>
          <w:tcPr>
            <w:tcW w:w="2768" w:type="dxa"/>
            <w:gridSpan w:val="2"/>
            <w:vAlign w:val="center"/>
          </w:tcPr>
          <w:p w14:paraId="4B7D90AE"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Hempadur</w:t>
            </w:r>
            <w:proofErr w:type="spellEnd"/>
            <w:r w:rsidRPr="0084532F">
              <w:rPr>
                <w:sz w:val="16"/>
                <w:szCs w:val="16"/>
              </w:rPr>
              <w:t xml:space="preserve"> 4588 series</w:t>
            </w:r>
          </w:p>
          <w:p w14:paraId="54B4B6E7" w14:textId="7F028D97" w:rsidR="00972DF3" w:rsidRPr="0084532F" w:rsidRDefault="00972DF3" w:rsidP="002F6F8B">
            <w:pPr>
              <w:autoSpaceDE/>
              <w:autoSpaceDN/>
              <w:adjustRightInd/>
              <w:spacing w:before="0" w:line="240" w:lineRule="auto"/>
              <w:ind w:left="0"/>
              <w:rPr>
                <w:sz w:val="16"/>
                <w:szCs w:val="16"/>
              </w:rPr>
            </w:pPr>
            <w:proofErr w:type="spellStart"/>
            <w:r w:rsidRPr="0084532F">
              <w:rPr>
                <w:sz w:val="16"/>
                <w:szCs w:val="16"/>
              </w:rPr>
              <w:t>Hempaprime</w:t>
            </w:r>
            <w:proofErr w:type="spellEnd"/>
            <w:r w:rsidRPr="0084532F">
              <w:rPr>
                <w:sz w:val="16"/>
                <w:szCs w:val="16"/>
              </w:rPr>
              <w:t xml:space="preserve"> Multi 500</w:t>
            </w:r>
          </w:p>
        </w:tc>
        <w:tc>
          <w:tcPr>
            <w:tcW w:w="971" w:type="dxa"/>
            <w:vAlign w:val="center"/>
          </w:tcPr>
          <w:p w14:paraId="342AC98E" w14:textId="343A30FC" w:rsidR="002F6F8B" w:rsidRDefault="0072703F" w:rsidP="002F6F8B">
            <w:pPr>
              <w:autoSpaceDE/>
              <w:autoSpaceDN/>
              <w:adjustRightInd/>
              <w:spacing w:before="0" w:line="240" w:lineRule="auto"/>
              <w:ind w:left="0"/>
              <w:jc w:val="center"/>
              <w:rPr>
                <w:sz w:val="16"/>
                <w:szCs w:val="16"/>
              </w:rPr>
            </w:pPr>
            <w:r>
              <w:rPr>
                <w:sz w:val="16"/>
                <w:szCs w:val="16"/>
              </w:rPr>
              <w:t>220</w:t>
            </w:r>
          </w:p>
          <w:p w14:paraId="33D99E60" w14:textId="4143BE1F" w:rsidR="0072703F" w:rsidRPr="0072703F" w:rsidRDefault="0072703F" w:rsidP="002F6F8B">
            <w:pPr>
              <w:autoSpaceDE/>
              <w:autoSpaceDN/>
              <w:adjustRightInd/>
              <w:spacing w:before="0" w:line="240" w:lineRule="auto"/>
              <w:ind w:left="0"/>
              <w:jc w:val="center"/>
              <w:rPr>
                <w:sz w:val="16"/>
                <w:szCs w:val="16"/>
              </w:rPr>
            </w:pPr>
            <w:r>
              <w:rPr>
                <w:sz w:val="16"/>
                <w:szCs w:val="16"/>
              </w:rPr>
              <w:t>189-190</w:t>
            </w:r>
          </w:p>
        </w:tc>
        <w:tc>
          <w:tcPr>
            <w:tcW w:w="1505" w:type="dxa"/>
            <w:vAlign w:val="center"/>
          </w:tcPr>
          <w:p w14:paraId="3E9D9647"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84532F" w:rsidRPr="001D3869" w14:paraId="206ADE2F" w14:textId="77777777" w:rsidTr="00EE6FAA">
        <w:trPr>
          <w:trHeight w:val="63"/>
          <w:jc w:val="center"/>
        </w:trPr>
        <w:tc>
          <w:tcPr>
            <w:tcW w:w="2285" w:type="dxa"/>
            <w:gridSpan w:val="3"/>
            <w:vMerge w:val="restart"/>
            <w:vAlign w:val="center"/>
          </w:tcPr>
          <w:p w14:paraId="589ABFB5" w14:textId="77777777" w:rsidR="0084532F" w:rsidRPr="00411E38" w:rsidRDefault="0084532F" w:rsidP="002F6F8B">
            <w:pPr>
              <w:autoSpaceDE/>
              <w:autoSpaceDN/>
              <w:adjustRightInd/>
              <w:spacing w:before="0" w:line="240" w:lineRule="auto"/>
              <w:ind w:left="0"/>
              <w:rPr>
                <w:b/>
                <w:bCs/>
                <w:sz w:val="16"/>
                <w:szCs w:val="18"/>
              </w:rPr>
            </w:pPr>
            <w:r w:rsidRPr="00411E38">
              <w:rPr>
                <w:b/>
                <w:bCs/>
                <w:sz w:val="16"/>
                <w:szCs w:val="18"/>
              </w:rPr>
              <w:t>DFT as per Manufacturer’s Product Sheet</w:t>
            </w:r>
          </w:p>
        </w:tc>
        <w:tc>
          <w:tcPr>
            <w:tcW w:w="2445" w:type="dxa"/>
            <w:vAlign w:val="center"/>
          </w:tcPr>
          <w:p w14:paraId="43B95F84" w14:textId="77777777" w:rsidR="0084532F" w:rsidRPr="001D3869" w:rsidRDefault="0084532F" w:rsidP="002F6F8B">
            <w:pPr>
              <w:autoSpaceDE/>
              <w:autoSpaceDN/>
              <w:adjustRightInd/>
              <w:spacing w:before="0" w:line="240" w:lineRule="auto"/>
              <w:ind w:left="0"/>
              <w:rPr>
                <w:sz w:val="16"/>
                <w:szCs w:val="16"/>
              </w:rPr>
            </w:pPr>
            <w:r w:rsidRPr="00402AFE">
              <w:rPr>
                <w:sz w:val="16"/>
                <w:szCs w:val="16"/>
              </w:rPr>
              <w:t xml:space="preserve">International </w:t>
            </w:r>
          </w:p>
        </w:tc>
        <w:tc>
          <w:tcPr>
            <w:tcW w:w="2768" w:type="dxa"/>
            <w:gridSpan w:val="2"/>
            <w:vAlign w:val="center"/>
          </w:tcPr>
          <w:p w14:paraId="39921FD9" w14:textId="77777777" w:rsidR="0084532F" w:rsidRPr="0084532F" w:rsidRDefault="0084532F" w:rsidP="002F6F8B">
            <w:pPr>
              <w:autoSpaceDE/>
              <w:autoSpaceDN/>
              <w:adjustRightInd/>
              <w:spacing w:before="0" w:line="240" w:lineRule="auto"/>
              <w:ind w:left="0"/>
              <w:rPr>
                <w:sz w:val="16"/>
                <w:szCs w:val="16"/>
              </w:rPr>
            </w:pPr>
            <w:r w:rsidRPr="0084532F">
              <w:rPr>
                <w:sz w:val="16"/>
                <w:szCs w:val="16"/>
              </w:rPr>
              <w:t>Intergard 475 HS</w:t>
            </w:r>
          </w:p>
        </w:tc>
        <w:tc>
          <w:tcPr>
            <w:tcW w:w="971" w:type="dxa"/>
            <w:vAlign w:val="center"/>
          </w:tcPr>
          <w:p w14:paraId="35DC99F4" w14:textId="77777777" w:rsidR="0084532F" w:rsidRPr="001D28BE" w:rsidRDefault="0084532F" w:rsidP="002F6F8B">
            <w:pPr>
              <w:autoSpaceDE/>
              <w:autoSpaceDN/>
              <w:adjustRightInd/>
              <w:spacing w:before="0" w:line="240" w:lineRule="auto"/>
              <w:ind w:left="0"/>
              <w:jc w:val="center"/>
              <w:rPr>
                <w:sz w:val="16"/>
                <w:szCs w:val="16"/>
                <w:lang w:val="ru-RU"/>
              </w:rPr>
            </w:pPr>
            <w:r w:rsidRPr="001D28BE">
              <w:rPr>
                <w:sz w:val="16"/>
                <w:szCs w:val="16"/>
                <w:lang w:val="ru-RU"/>
              </w:rPr>
              <w:t>207</w:t>
            </w:r>
          </w:p>
        </w:tc>
        <w:tc>
          <w:tcPr>
            <w:tcW w:w="1505" w:type="dxa"/>
            <w:vAlign w:val="center"/>
          </w:tcPr>
          <w:p w14:paraId="6B0B0279" w14:textId="77777777" w:rsidR="0084532F" w:rsidRPr="00EE1FAF" w:rsidRDefault="0084532F"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84532F" w:rsidRPr="001D3869" w14:paraId="426DA23C" w14:textId="77777777" w:rsidTr="00EE6FAA">
        <w:trPr>
          <w:trHeight w:val="288"/>
          <w:jc w:val="center"/>
        </w:trPr>
        <w:tc>
          <w:tcPr>
            <w:tcW w:w="2285" w:type="dxa"/>
            <w:gridSpan w:val="3"/>
            <w:vMerge/>
            <w:vAlign w:val="center"/>
          </w:tcPr>
          <w:p w14:paraId="3EDA7F3A" w14:textId="77777777" w:rsidR="0084532F" w:rsidRPr="00411E38" w:rsidRDefault="0084532F" w:rsidP="002F6F8B">
            <w:pPr>
              <w:autoSpaceDE/>
              <w:autoSpaceDN/>
              <w:adjustRightInd/>
              <w:spacing w:before="0" w:line="240" w:lineRule="auto"/>
              <w:ind w:left="0"/>
              <w:rPr>
                <w:b/>
                <w:bCs/>
                <w:sz w:val="16"/>
                <w:szCs w:val="18"/>
              </w:rPr>
            </w:pPr>
          </w:p>
        </w:tc>
        <w:tc>
          <w:tcPr>
            <w:tcW w:w="2445" w:type="dxa"/>
            <w:vAlign w:val="center"/>
          </w:tcPr>
          <w:p w14:paraId="5F4F98DA" w14:textId="77777777" w:rsidR="0084532F" w:rsidRPr="001D3869" w:rsidRDefault="0084532F" w:rsidP="002F6F8B">
            <w:pPr>
              <w:autoSpaceDE/>
              <w:autoSpaceDN/>
              <w:adjustRightInd/>
              <w:spacing w:before="0" w:line="240" w:lineRule="auto"/>
              <w:ind w:left="0"/>
              <w:rPr>
                <w:sz w:val="16"/>
                <w:szCs w:val="16"/>
              </w:rPr>
            </w:pPr>
            <w:r w:rsidRPr="00402AFE">
              <w:rPr>
                <w:sz w:val="16"/>
                <w:szCs w:val="16"/>
              </w:rPr>
              <w:t>Jotun Paints</w:t>
            </w:r>
          </w:p>
        </w:tc>
        <w:tc>
          <w:tcPr>
            <w:tcW w:w="2768" w:type="dxa"/>
            <w:gridSpan w:val="2"/>
            <w:vAlign w:val="center"/>
          </w:tcPr>
          <w:p w14:paraId="229237B1" w14:textId="77777777" w:rsidR="0084532F" w:rsidRPr="0084532F" w:rsidRDefault="0084532F" w:rsidP="002F6F8B">
            <w:pPr>
              <w:autoSpaceDE/>
              <w:autoSpaceDN/>
              <w:adjustRightInd/>
              <w:spacing w:before="0" w:line="240" w:lineRule="auto"/>
              <w:ind w:left="0"/>
              <w:rPr>
                <w:sz w:val="16"/>
                <w:szCs w:val="16"/>
              </w:rPr>
            </w:pPr>
            <w:proofErr w:type="spellStart"/>
            <w:r w:rsidRPr="0084532F">
              <w:rPr>
                <w:sz w:val="16"/>
                <w:szCs w:val="16"/>
              </w:rPr>
              <w:t>Penguard</w:t>
            </w:r>
            <w:proofErr w:type="spellEnd"/>
            <w:r w:rsidRPr="0084532F">
              <w:rPr>
                <w:sz w:val="16"/>
                <w:szCs w:val="16"/>
              </w:rPr>
              <w:t xml:space="preserve"> Express</w:t>
            </w:r>
          </w:p>
          <w:p w14:paraId="0BA7D9A9" w14:textId="011D54A7" w:rsidR="0084532F" w:rsidRPr="0084532F" w:rsidRDefault="0084532F" w:rsidP="002F6F8B">
            <w:pPr>
              <w:autoSpaceDE/>
              <w:autoSpaceDN/>
              <w:adjustRightInd/>
              <w:spacing w:before="0" w:line="240" w:lineRule="auto"/>
              <w:ind w:left="0"/>
              <w:rPr>
                <w:sz w:val="16"/>
                <w:szCs w:val="16"/>
              </w:rPr>
            </w:pPr>
            <w:proofErr w:type="spellStart"/>
            <w:r w:rsidRPr="0084532F">
              <w:rPr>
                <w:sz w:val="16"/>
                <w:szCs w:val="16"/>
              </w:rPr>
              <w:t>Penguard</w:t>
            </w:r>
            <w:proofErr w:type="spellEnd"/>
            <w:r w:rsidRPr="0084532F">
              <w:rPr>
                <w:sz w:val="16"/>
                <w:szCs w:val="16"/>
              </w:rPr>
              <w:t xml:space="preserve"> Universal</w:t>
            </w:r>
          </w:p>
        </w:tc>
        <w:tc>
          <w:tcPr>
            <w:tcW w:w="971" w:type="dxa"/>
            <w:vAlign w:val="center"/>
          </w:tcPr>
          <w:p w14:paraId="33358453" w14:textId="77777777" w:rsidR="0084532F" w:rsidRDefault="0084532F" w:rsidP="002F6F8B">
            <w:pPr>
              <w:autoSpaceDE/>
              <w:autoSpaceDN/>
              <w:adjustRightInd/>
              <w:spacing w:before="0" w:line="240" w:lineRule="auto"/>
              <w:ind w:left="0"/>
              <w:jc w:val="center"/>
              <w:rPr>
                <w:sz w:val="16"/>
                <w:szCs w:val="16"/>
              </w:rPr>
            </w:pPr>
            <w:r w:rsidRPr="001D28BE">
              <w:rPr>
                <w:sz w:val="16"/>
                <w:szCs w:val="16"/>
                <w:lang w:val="ru-RU"/>
              </w:rPr>
              <w:t>230</w:t>
            </w:r>
            <w:r>
              <w:rPr>
                <w:sz w:val="16"/>
                <w:szCs w:val="16"/>
              </w:rPr>
              <w:t>-245</w:t>
            </w:r>
          </w:p>
          <w:p w14:paraId="4155E28A" w14:textId="5B888D6A" w:rsidR="0084532F" w:rsidRPr="00617D20" w:rsidRDefault="0084532F" w:rsidP="002F6F8B">
            <w:pPr>
              <w:autoSpaceDE/>
              <w:autoSpaceDN/>
              <w:adjustRightInd/>
              <w:spacing w:before="0" w:line="240" w:lineRule="auto"/>
              <w:ind w:left="0"/>
              <w:jc w:val="center"/>
              <w:rPr>
                <w:sz w:val="16"/>
                <w:szCs w:val="16"/>
              </w:rPr>
            </w:pPr>
            <w:r>
              <w:rPr>
                <w:sz w:val="16"/>
                <w:szCs w:val="16"/>
              </w:rPr>
              <w:t>240-270</w:t>
            </w:r>
          </w:p>
        </w:tc>
        <w:tc>
          <w:tcPr>
            <w:tcW w:w="1505" w:type="dxa"/>
            <w:vAlign w:val="center"/>
          </w:tcPr>
          <w:p w14:paraId="16E0A02D" w14:textId="77777777" w:rsidR="0084532F" w:rsidRPr="00EE1FAF" w:rsidRDefault="0084532F"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41AADBB9" w14:textId="77777777" w:rsidTr="00EE6FAA">
        <w:trPr>
          <w:trHeight w:val="288"/>
          <w:jc w:val="center"/>
        </w:trPr>
        <w:tc>
          <w:tcPr>
            <w:tcW w:w="2285" w:type="dxa"/>
            <w:gridSpan w:val="3"/>
            <w:vAlign w:val="center"/>
          </w:tcPr>
          <w:p w14:paraId="7C5A5D32" w14:textId="77777777" w:rsidR="002F6F8B" w:rsidRPr="00411E38" w:rsidRDefault="002F6F8B" w:rsidP="002F6F8B">
            <w:pPr>
              <w:autoSpaceDE/>
              <w:autoSpaceDN/>
              <w:adjustRightInd/>
              <w:spacing w:before="0" w:line="240" w:lineRule="auto"/>
              <w:ind w:left="0"/>
              <w:rPr>
                <w:b/>
                <w:bCs/>
                <w:sz w:val="16"/>
                <w:szCs w:val="18"/>
              </w:rPr>
            </w:pPr>
          </w:p>
        </w:tc>
        <w:tc>
          <w:tcPr>
            <w:tcW w:w="2445" w:type="dxa"/>
            <w:vAlign w:val="center"/>
          </w:tcPr>
          <w:p w14:paraId="31B63E00"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PPG</w:t>
            </w:r>
          </w:p>
        </w:tc>
        <w:tc>
          <w:tcPr>
            <w:tcW w:w="2768" w:type="dxa"/>
            <w:gridSpan w:val="2"/>
            <w:vAlign w:val="center"/>
          </w:tcPr>
          <w:p w14:paraId="2791E753"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SigmaCover</w:t>
            </w:r>
            <w:proofErr w:type="spellEnd"/>
            <w:r w:rsidRPr="0084532F">
              <w:rPr>
                <w:sz w:val="16"/>
                <w:szCs w:val="16"/>
              </w:rPr>
              <w:t xml:space="preserve"> 410</w:t>
            </w:r>
          </w:p>
          <w:p w14:paraId="360A1650" w14:textId="77777777" w:rsidR="00C3166E" w:rsidRPr="0084532F" w:rsidRDefault="00C3166E" w:rsidP="00C3166E">
            <w:pPr>
              <w:autoSpaceDE/>
              <w:autoSpaceDN/>
              <w:adjustRightInd/>
              <w:spacing w:before="0" w:line="240" w:lineRule="auto"/>
              <w:ind w:left="0"/>
              <w:rPr>
                <w:sz w:val="16"/>
                <w:szCs w:val="16"/>
              </w:rPr>
            </w:pPr>
            <w:proofErr w:type="spellStart"/>
            <w:r w:rsidRPr="0084532F">
              <w:rPr>
                <w:sz w:val="16"/>
                <w:szCs w:val="16"/>
              </w:rPr>
              <w:t>Amerlock</w:t>
            </w:r>
            <w:proofErr w:type="spellEnd"/>
            <w:r w:rsidRPr="0084532F">
              <w:rPr>
                <w:sz w:val="16"/>
                <w:szCs w:val="16"/>
              </w:rPr>
              <w:t xml:space="preserve"> 2 Series</w:t>
            </w:r>
          </w:p>
          <w:p w14:paraId="37756323" w14:textId="3C06CC10" w:rsidR="007E605D" w:rsidRPr="0084532F" w:rsidRDefault="00C3166E" w:rsidP="00C3166E">
            <w:pPr>
              <w:autoSpaceDE/>
              <w:autoSpaceDN/>
              <w:adjustRightInd/>
              <w:spacing w:before="0" w:line="240" w:lineRule="auto"/>
              <w:ind w:left="0"/>
              <w:rPr>
                <w:sz w:val="16"/>
                <w:szCs w:val="16"/>
              </w:rPr>
            </w:pPr>
            <w:proofErr w:type="spellStart"/>
            <w:r w:rsidRPr="0084532F">
              <w:rPr>
                <w:sz w:val="16"/>
                <w:szCs w:val="16"/>
              </w:rPr>
              <w:t>Amerlock</w:t>
            </w:r>
            <w:proofErr w:type="spellEnd"/>
            <w:r w:rsidRPr="0084532F">
              <w:rPr>
                <w:sz w:val="16"/>
                <w:szCs w:val="16"/>
              </w:rPr>
              <w:t xml:space="preserve"> 400 Series</w:t>
            </w:r>
          </w:p>
        </w:tc>
        <w:tc>
          <w:tcPr>
            <w:tcW w:w="971" w:type="dxa"/>
            <w:vAlign w:val="center"/>
          </w:tcPr>
          <w:p w14:paraId="76C99616" w14:textId="77777777" w:rsidR="006445D7" w:rsidRDefault="006445D7" w:rsidP="006445D7">
            <w:pPr>
              <w:autoSpaceDE/>
              <w:autoSpaceDN/>
              <w:adjustRightInd/>
              <w:spacing w:before="0" w:line="240" w:lineRule="auto"/>
              <w:ind w:left="0"/>
              <w:jc w:val="center"/>
              <w:rPr>
                <w:sz w:val="16"/>
                <w:szCs w:val="16"/>
              </w:rPr>
            </w:pPr>
            <w:r>
              <w:rPr>
                <w:sz w:val="16"/>
                <w:szCs w:val="16"/>
              </w:rPr>
              <w:t>84-240</w:t>
            </w:r>
          </w:p>
          <w:p w14:paraId="2E8FB01F" w14:textId="77777777" w:rsidR="006445D7" w:rsidRDefault="006445D7" w:rsidP="006445D7">
            <w:pPr>
              <w:autoSpaceDE/>
              <w:autoSpaceDN/>
              <w:adjustRightInd/>
              <w:spacing w:before="0" w:line="240" w:lineRule="auto"/>
              <w:ind w:left="0"/>
              <w:jc w:val="center"/>
              <w:rPr>
                <w:sz w:val="16"/>
                <w:szCs w:val="16"/>
              </w:rPr>
            </w:pPr>
            <w:r>
              <w:rPr>
                <w:sz w:val="16"/>
                <w:szCs w:val="16"/>
              </w:rPr>
              <w:t>153-240</w:t>
            </w:r>
          </w:p>
          <w:p w14:paraId="2D690717" w14:textId="606D68BA" w:rsidR="002F6F8B" w:rsidRPr="00BB520A" w:rsidRDefault="006445D7" w:rsidP="006445D7">
            <w:pPr>
              <w:autoSpaceDE/>
              <w:autoSpaceDN/>
              <w:adjustRightInd/>
              <w:spacing w:before="0" w:line="240" w:lineRule="auto"/>
              <w:ind w:left="0"/>
              <w:jc w:val="center"/>
              <w:rPr>
                <w:sz w:val="16"/>
                <w:szCs w:val="16"/>
              </w:rPr>
            </w:pPr>
            <w:r>
              <w:rPr>
                <w:sz w:val="16"/>
                <w:szCs w:val="16"/>
              </w:rPr>
              <w:t>153-240</w:t>
            </w:r>
          </w:p>
        </w:tc>
        <w:tc>
          <w:tcPr>
            <w:tcW w:w="1505" w:type="dxa"/>
            <w:vAlign w:val="center"/>
          </w:tcPr>
          <w:p w14:paraId="3141BADF"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7B99ED92" w14:textId="77777777" w:rsidTr="00EE6FAA">
        <w:trPr>
          <w:trHeight w:val="288"/>
          <w:jc w:val="center"/>
        </w:trPr>
        <w:tc>
          <w:tcPr>
            <w:tcW w:w="2285" w:type="dxa"/>
            <w:gridSpan w:val="3"/>
            <w:vAlign w:val="center"/>
          </w:tcPr>
          <w:p w14:paraId="52BC1276" w14:textId="77777777" w:rsidR="002F6F8B" w:rsidRPr="00411E38" w:rsidRDefault="002F6F8B" w:rsidP="002F6F8B">
            <w:pPr>
              <w:autoSpaceDE/>
              <w:autoSpaceDN/>
              <w:adjustRightInd/>
              <w:spacing w:before="0" w:line="240" w:lineRule="auto"/>
              <w:ind w:left="0"/>
              <w:rPr>
                <w:b/>
                <w:bCs/>
                <w:sz w:val="16"/>
                <w:szCs w:val="18"/>
              </w:rPr>
            </w:pPr>
          </w:p>
        </w:tc>
        <w:tc>
          <w:tcPr>
            <w:tcW w:w="2445" w:type="dxa"/>
            <w:vAlign w:val="center"/>
          </w:tcPr>
          <w:p w14:paraId="141D12EF"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Sherwin Williams</w:t>
            </w:r>
          </w:p>
        </w:tc>
        <w:tc>
          <w:tcPr>
            <w:tcW w:w="2768" w:type="dxa"/>
            <w:gridSpan w:val="2"/>
            <w:vAlign w:val="center"/>
          </w:tcPr>
          <w:p w14:paraId="3A6C1B0A"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Macropoxy</w:t>
            </w:r>
            <w:proofErr w:type="spellEnd"/>
            <w:r w:rsidRPr="0084532F">
              <w:rPr>
                <w:sz w:val="16"/>
                <w:szCs w:val="16"/>
              </w:rPr>
              <w:t xml:space="preserve"> 646 Series</w:t>
            </w:r>
          </w:p>
        </w:tc>
        <w:tc>
          <w:tcPr>
            <w:tcW w:w="971" w:type="dxa"/>
            <w:vAlign w:val="center"/>
          </w:tcPr>
          <w:p w14:paraId="60561BA8" w14:textId="77777777" w:rsidR="002F6F8B" w:rsidRPr="001D28BE" w:rsidRDefault="002F6F8B" w:rsidP="002F6F8B">
            <w:pPr>
              <w:autoSpaceDE/>
              <w:autoSpaceDN/>
              <w:adjustRightInd/>
              <w:spacing w:before="0" w:line="240" w:lineRule="auto"/>
              <w:ind w:left="0"/>
              <w:jc w:val="center"/>
              <w:rPr>
                <w:sz w:val="16"/>
                <w:szCs w:val="16"/>
                <w:lang w:val="ru-RU"/>
              </w:rPr>
            </w:pPr>
            <w:r w:rsidRPr="001D28BE">
              <w:rPr>
                <w:sz w:val="16"/>
                <w:szCs w:val="16"/>
                <w:lang w:val="ru-RU"/>
              </w:rPr>
              <w:t>100-250</w:t>
            </w:r>
          </w:p>
        </w:tc>
        <w:tc>
          <w:tcPr>
            <w:tcW w:w="1505" w:type="dxa"/>
            <w:vAlign w:val="center"/>
          </w:tcPr>
          <w:p w14:paraId="626FF1BE"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3004A877" w14:textId="77777777" w:rsidTr="00EE6FAA">
        <w:trPr>
          <w:trHeight w:val="288"/>
          <w:jc w:val="center"/>
        </w:trPr>
        <w:tc>
          <w:tcPr>
            <w:tcW w:w="2285" w:type="dxa"/>
            <w:gridSpan w:val="3"/>
            <w:vAlign w:val="center"/>
          </w:tcPr>
          <w:p w14:paraId="5B3BFB4A" w14:textId="77777777" w:rsidR="002F6F8B" w:rsidRPr="00411E38" w:rsidRDefault="002F6F8B" w:rsidP="002F6F8B">
            <w:pPr>
              <w:autoSpaceDE/>
              <w:autoSpaceDN/>
              <w:adjustRightInd/>
              <w:spacing w:before="0" w:line="240" w:lineRule="auto"/>
              <w:ind w:left="0"/>
              <w:rPr>
                <w:b/>
                <w:bCs/>
                <w:sz w:val="16"/>
                <w:szCs w:val="18"/>
              </w:rPr>
            </w:pPr>
          </w:p>
        </w:tc>
        <w:tc>
          <w:tcPr>
            <w:tcW w:w="2445" w:type="dxa"/>
            <w:vAlign w:val="center"/>
          </w:tcPr>
          <w:p w14:paraId="27242C76"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Tnemec</w:t>
            </w:r>
          </w:p>
        </w:tc>
        <w:tc>
          <w:tcPr>
            <w:tcW w:w="2768" w:type="dxa"/>
            <w:gridSpan w:val="2"/>
            <w:vAlign w:val="center"/>
          </w:tcPr>
          <w:p w14:paraId="72120DE6" w14:textId="77777777" w:rsidR="002F6F8B" w:rsidRPr="0084532F" w:rsidRDefault="002F6F8B" w:rsidP="002F6F8B">
            <w:pPr>
              <w:autoSpaceDE/>
              <w:autoSpaceDN/>
              <w:adjustRightInd/>
              <w:spacing w:before="0" w:line="240" w:lineRule="auto"/>
              <w:ind w:left="0"/>
              <w:rPr>
                <w:sz w:val="16"/>
                <w:szCs w:val="16"/>
              </w:rPr>
            </w:pPr>
            <w:r w:rsidRPr="0084532F">
              <w:rPr>
                <w:sz w:val="16"/>
                <w:szCs w:val="16"/>
              </w:rPr>
              <w:t>L69</w:t>
            </w:r>
            <w:r w:rsidR="00E73D8E" w:rsidRPr="0084532F">
              <w:rPr>
                <w:sz w:val="16"/>
                <w:szCs w:val="16"/>
              </w:rPr>
              <w:t xml:space="preserve"> </w:t>
            </w:r>
            <w:r w:rsidRPr="0084532F">
              <w:rPr>
                <w:sz w:val="16"/>
                <w:szCs w:val="16"/>
              </w:rPr>
              <w:t xml:space="preserve">Hi-Build </w:t>
            </w:r>
            <w:proofErr w:type="spellStart"/>
            <w:r w:rsidRPr="0084532F">
              <w:rPr>
                <w:sz w:val="16"/>
                <w:szCs w:val="16"/>
              </w:rPr>
              <w:t>Epoxoline</w:t>
            </w:r>
            <w:proofErr w:type="spellEnd"/>
            <w:r w:rsidRPr="0084532F">
              <w:rPr>
                <w:sz w:val="16"/>
                <w:szCs w:val="16"/>
              </w:rPr>
              <w:t xml:space="preserve"> II</w:t>
            </w:r>
          </w:p>
          <w:p w14:paraId="31CA77E5" w14:textId="1AE3562A" w:rsidR="00941145" w:rsidRPr="0084532F" w:rsidRDefault="00941145" w:rsidP="002F6F8B">
            <w:pPr>
              <w:autoSpaceDE/>
              <w:autoSpaceDN/>
              <w:adjustRightInd/>
              <w:spacing w:before="0" w:line="240" w:lineRule="auto"/>
              <w:ind w:left="0"/>
              <w:rPr>
                <w:sz w:val="16"/>
                <w:szCs w:val="16"/>
              </w:rPr>
            </w:pPr>
            <w:r w:rsidRPr="0084532F">
              <w:rPr>
                <w:sz w:val="16"/>
                <w:szCs w:val="16"/>
              </w:rPr>
              <w:t xml:space="preserve">66HS Hi-Build </w:t>
            </w:r>
            <w:proofErr w:type="spellStart"/>
            <w:r w:rsidRPr="0084532F">
              <w:rPr>
                <w:sz w:val="16"/>
                <w:szCs w:val="16"/>
              </w:rPr>
              <w:t>Epoxoline</w:t>
            </w:r>
            <w:proofErr w:type="spellEnd"/>
            <w:r w:rsidRPr="0084532F">
              <w:rPr>
                <w:sz w:val="16"/>
                <w:szCs w:val="16"/>
              </w:rPr>
              <w:t xml:space="preserve"> II</w:t>
            </w:r>
          </w:p>
        </w:tc>
        <w:tc>
          <w:tcPr>
            <w:tcW w:w="971" w:type="dxa"/>
            <w:vAlign w:val="center"/>
          </w:tcPr>
          <w:p w14:paraId="175AD7C0" w14:textId="77777777" w:rsidR="002F6F8B" w:rsidRDefault="002F6F8B" w:rsidP="002F6F8B">
            <w:pPr>
              <w:autoSpaceDE/>
              <w:autoSpaceDN/>
              <w:adjustRightInd/>
              <w:spacing w:before="0" w:line="240" w:lineRule="auto"/>
              <w:ind w:left="0"/>
              <w:jc w:val="center"/>
              <w:rPr>
                <w:sz w:val="16"/>
                <w:szCs w:val="16"/>
              </w:rPr>
            </w:pPr>
            <w:r w:rsidRPr="001D28BE">
              <w:rPr>
                <w:sz w:val="16"/>
                <w:szCs w:val="16"/>
                <w:lang w:val="ru-RU"/>
              </w:rPr>
              <w:t>98</w:t>
            </w:r>
          </w:p>
          <w:p w14:paraId="3F665B8A" w14:textId="24927AC7" w:rsidR="00941145" w:rsidRPr="00941145" w:rsidRDefault="00941145" w:rsidP="002F6F8B">
            <w:pPr>
              <w:autoSpaceDE/>
              <w:autoSpaceDN/>
              <w:adjustRightInd/>
              <w:spacing w:before="0" w:line="240" w:lineRule="auto"/>
              <w:ind w:left="0"/>
              <w:jc w:val="center"/>
              <w:rPr>
                <w:sz w:val="16"/>
                <w:szCs w:val="16"/>
              </w:rPr>
            </w:pPr>
            <w:r>
              <w:rPr>
                <w:sz w:val="16"/>
                <w:szCs w:val="16"/>
              </w:rPr>
              <w:t>184</w:t>
            </w:r>
          </w:p>
        </w:tc>
        <w:tc>
          <w:tcPr>
            <w:tcW w:w="1505" w:type="dxa"/>
            <w:vAlign w:val="center"/>
          </w:tcPr>
          <w:p w14:paraId="54D2A4AF"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0B99B383" w14:textId="77777777" w:rsidTr="00EE6FAA">
        <w:trPr>
          <w:trHeight w:val="288"/>
          <w:jc w:val="center"/>
        </w:trPr>
        <w:tc>
          <w:tcPr>
            <w:tcW w:w="2285" w:type="dxa"/>
            <w:gridSpan w:val="3"/>
            <w:tcBorders>
              <w:bottom w:val="single" w:sz="12" w:space="0" w:color="auto"/>
            </w:tcBorders>
            <w:vAlign w:val="center"/>
          </w:tcPr>
          <w:p w14:paraId="3DBF9D5F" w14:textId="77777777" w:rsidR="002F6F8B" w:rsidRPr="00411E38" w:rsidRDefault="002F6F8B" w:rsidP="002F6F8B">
            <w:pPr>
              <w:autoSpaceDE/>
              <w:autoSpaceDN/>
              <w:adjustRightInd/>
              <w:spacing w:before="0" w:line="240" w:lineRule="auto"/>
              <w:ind w:left="0"/>
              <w:rPr>
                <w:b/>
                <w:bCs/>
                <w:sz w:val="16"/>
                <w:szCs w:val="18"/>
              </w:rPr>
            </w:pPr>
          </w:p>
        </w:tc>
        <w:tc>
          <w:tcPr>
            <w:tcW w:w="7689" w:type="dxa"/>
            <w:gridSpan w:val="5"/>
            <w:tcBorders>
              <w:bottom w:val="single" w:sz="12" w:space="0" w:color="auto"/>
            </w:tcBorders>
            <w:vAlign w:val="center"/>
          </w:tcPr>
          <w:p w14:paraId="7B050B91" w14:textId="77777777" w:rsidR="002F6F8B" w:rsidRPr="0084532F" w:rsidRDefault="002F6F8B" w:rsidP="002F6F8B">
            <w:pPr>
              <w:autoSpaceDE/>
              <w:autoSpaceDN/>
              <w:adjustRightInd/>
              <w:spacing w:before="0" w:line="240" w:lineRule="auto"/>
              <w:ind w:left="0"/>
              <w:rPr>
                <w:i/>
                <w:sz w:val="14"/>
                <w:szCs w:val="14"/>
              </w:rPr>
            </w:pPr>
            <w:r w:rsidRPr="0084532F">
              <w:rPr>
                <w:i/>
                <w:sz w:val="14"/>
                <w:szCs w:val="14"/>
              </w:rPr>
              <w:t>For offshore use between the splash zone and the topsides, an additional tie coat is recommended.</w:t>
            </w:r>
          </w:p>
        </w:tc>
      </w:tr>
      <w:tr w:rsidR="002F6F8B" w:rsidRPr="001D3869" w14:paraId="45AAB7E7" w14:textId="77777777" w:rsidTr="00EE6FAA">
        <w:trPr>
          <w:trHeight w:val="288"/>
          <w:jc w:val="center"/>
        </w:trPr>
        <w:tc>
          <w:tcPr>
            <w:tcW w:w="2285" w:type="dxa"/>
            <w:gridSpan w:val="3"/>
            <w:vAlign w:val="center"/>
          </w:tcPr>
          <w:p w14:paraId="2288698E" w14:textId="77777777" w:rsidR="002F6F8B" w:rsidRPr="00CC6777" w:rsidRDefault="002F6F8B" w:rsidP="002F6F8B">
            <w:pPr>
              <w:autoSpaceDE/>
              <w:autoSpaceDN/>
              <w:adjustRightInd/>
              <w:spacing w:before="0" w:line="240" w:lineRule="auto"/>
              <w:ind w:left="0"/>
              <w:rPr>
                <w:b/>
                <w:bCs/>
                <w:sz w:val="16"/>
                <w:szCs w:val="18"/>
              </w:rPr>
            </w:pPr>
            <w:r w:rsidRPr="00CC6777">
              <w:rPr>
                <w:b/>
                <w:bCs/>
                <w:sz w:val="16"/>
                <w:szCs w:val="18"/>
              </w:rPr>
              <w:t>TOPCOAT</w:t>
            </w:r>
          </w:p>
        </w:tc>
        <w:tc>
          <w:tcPr>
            <w:tcW w:w="2445" w:type="dxa"/>
            <w:vAlign w:val="center"/>
          </w:tcPr>
          <w:p w14:paraId="66463291"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768" w:type="dxa"/>
            <w:gridSpan w:val="2"/>
            <w:vAlign w:val="center"/>
          </w:tcPr>
          <w:p w14:paraId="2E0ED78B"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Carboxane</w:t>
            </w:r>
            <w:proofErr w:type="spellEnd"/>
            <w:r w:rsidRPr="0084532F">
              <w:rPr>
                <w:sz w:val="16"/>
                <w:szCs w:val="16"/>
              </w:rPr>
              <w:t xml:space="preserve"> 2000</w:t>
            </w:r>
          </w:p>
        </w:tc>
        <w:tc>
          <w:tcPr>
            <w:tcW w:w="971" w:type="dxa"/>
            <w:vAlign w:val="center"/>
          </w:tcPr>
          <w:p w14:paraId="0A6FB46F" w14:textId="77777777" w:rsidR="002F6F8B" w:rsidRPr="001D28BE" w:rsidRDefault="002F6F8B" w:rsidP="002F6F8B">
            <w:pPr>
              <w:autoSpaceDE/>
              <w:autoSpaceDN/>
              <w:adjustRightInd/>
              <w:spacing w:before="0" w:line="240" w:lineRule="auto"/>
              <w:ind w:left="0"/>
              <w:jc w:val="center"/>
              <w:rPr>
                <w:sz w:val="16"/>
                <w:szCs w:val="16"/>
                <w:lang w:val="ru-RU"/>
              </w:rPr>
            </w:pPr>
            <w:r w:rsidRPr="001D28BE">
              <w:rPr>
                <w:sz w:val="16"/>
                <w:szCs w:val="16"/>
                <w:lang w:val="ru-RU"/>
              </w:rPr>
              <w:t>216</w:t>
            </w:r>
          </w:p>
        </w:tc>
        <w:tc>
          <w:tcPr>
            <w:tcW w:w="1505" w:type="dxa"/>
            <w:vAlign w:val="center"/>
          </w:tcPr>
          <w:p w14:paraId="7A69BDFE"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3CAD07BB" w14:textId="77777777" w:rsidTr="00EE6FAA">
        <w:trPr>
          <w:trHeight w:val="288"/>
          <w:jc w:val="center"/>
        </w:trPr>
        <w:tc>
          <w:tcPr>
            <w:tcW w:w="2285" w:type="dxa"/>
            <w:gridSpan w:val="3"/>
            <w:vAlign w:val="center"/>
          </w:tcPr>
          <w:p w14:paraId="415DF1DC" w14:textId="7FA406BC" w:rsidR="002F6F8B" w:rsidRPr="00CC6777" w:rsidRDefault="002F6F8B" w:rsidP="002F6F8B">
            <w:pPr>
              <w:autoSpaceDE/>
              <w:autoSpaceDN/>
              <w:adjustRightInd/>
              <w:spacing w:before="0" w:line="240" w:lineRule="auto"/>
              <w:ind w:left="0"/>
              <w:rPr>
                <w:b/>
                <w:bCs/>
                <w:sz w:val="16"/>
                <w:szCs w:val="18"/>
              </w:rPr>
            </w:pPr>
            <w:r w:rsidRPr="00411E38">
              <w:rPr>
                <w:b/>
                <w:bCs/>
                <w:sz w:val="16"/>
                <w:szCs w:val="18"/>
              </w:rPr>
              <w:t>Polysiloxane</w:t>
            </w:r>
          </w:p>
        </w:tc>
        <w:tc>
          <w:tcPr>
            <w:tcW w:w="2445" w:type="dxa"/>
            <w:vAlign w:val="center"/>
          </w:tcPr>
          <w:p w14:paraId="4C144FB3" w14:textId="77777777" w:rsidR="002F6F8B" w:rsidRPr="001D3869" w:rsidRDefault="002F6F8B" w:rsidP="002F6F8B">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2768" w:type="dxa"/>
            <w:gridSpan w:val="2"/>
            <w:vAlign w:val="center"/>
          </w:tcPr>
          <w:p w14:paraId="42426A82" w14:textId="77777777" w:rsidR="002F6F8B" w:rsidRPr="0084532F" w:rsidRDefault="002F6F8B" w:rsidP="002F6F8B">
            <w:pPr>
              <w:autoSpaceDE/>
              <w:autoSpaceDN/>
              <w:adjustRightInd/>
              <w:spacing w:before="0" w:line="240" w:lineRule="auto"/>
              <w:ind w:left="0"/>
              <w:rPr>
                <w:sz w:val="16"/>
                <w:szCs w:val="16"/>
              </w:rPr>
            </w:pPr>
            <w:proofErr w:type="spellStart"/>
            <w:r w:rsidRPr="0084532F">
              <w:rPr>
                <w:sz w:val="16"/>
                <w:szCs w:val="16"/>
              </w:rPr>
              <w:t>Protexior</w:t>
            </w:r>
            <w:proofErr w:type="spellEnd"/>
            <w:r w:rsidRPr="0084532F">
              <w:rPr>
                <w:sz w:val="16"/>
                <w:szCs w:val="16"/>
              </w:rPr>
              <w:t xml:space="preserve"> 791</w:t>
            </w:r>
          </w:p>
        </w:tc>
        <w:tc>
          <w:tcPr>
            <w:tcW w:w="971" w:type="dxa"/>
            <w:vAlign w:val="center"/>
          </w:tcPr>
          <w:p w14:paraId="08FCC6F6" w14:textId="77777777" w:rsidR="002F6F8B" w:rsidRPr="00BB520A" w:rsidRDefault="002F6F8B" w:rsidP="002F6F8B">
            <w:pPr>
              <w:autoSpaceDE/>
              <w:autoSpaceDN/>
              <w:adjustRightInd/>
              <w:spacing w:before="0" w:line="240" w:lineRule="auto"/>
              <w:ind w:left="0"/>
              <w:jc w:val="center"/>
              <w:rPr>
                <w:sz w:val="16"/>
                <w:szCs w:val="16"/>
              </w:rPr>
            </w:pPr>
            <w:r>
              <w:rPr>
                <w:sz w:val="16"/>
                <w:szCs w:val="16"/>
              </w:rPr>
              <w:t>89</w:t>
            </w:r>
          </w:p>
        </w:tc>
        <w:tc>
          <w:tcPr>
            <w:tcW w:w="1505" w:type="dxa"/>
            <w:vAlign w:val="center"/>
          </w:tcPr>
          <w:p w14:paraId="646974A7"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E31A24" w:rsidRPr="001D3869" w14:paraId="48685F95" w14:textId="77777777" w:rsidTr="00EE6FAA">
        <w:trPr>
          <w:trHeight w:val="288"/>
          <w:jc w:val="center"/>
        </w:trPr>
        <w:tc>
          <w:tcPr>
            <w:tcW w:w="2285" w:type="dxa"/>
            <w:gridSpan w:val="3"/>
            <w:vMerge w:val="restart"/>
            <w:vAlign w:val="center"/>
          </w:tcPr>
          <w:p w14:paraId="550E5B56" w14:textId="77777777" w:rsidR="00E31A24" w:rsidRPr="00411E38" w:rsidRDefault="00E31A24" w:rsidP="002F6F8B">
            <w:pPr>
              <w:autoSpaceDE/>
              <w:autoSpaceDN/>
              <w:adjustRightInd/>
              <w:spacing w:before="0" w:line="240" w:lineRule="auto"/>
              <w:ind w:left="0"/>
              <w:rPr>
                <w:b/>
                <w:bCs/>
                <w:sz w:val="16"/>
                <w:szCs w:val="18"/>
              </w:rPr>
            </w:pPr>
            <w:r w:rsidRPr="00411E38">
              <w:rPr>
                <w:b/>
                <w:bCs/>
                <w:sz w:val="16"/>
                <w:szCs w:val="18"/>
              </w:rPr>
              <w:t>DFT as per Manufacturer’s Product Sheet</w:t>
            </w:r>
          </w:p>
        </w:tc>
        <w:tc>
          <w:tcPr>
            <w:tcW w:w="2445" w:type="dxa"/>
            <w:vAlign w:val="center"/>
          </w:tcPr>
          <w:p w14:paraId="22D2DA3F" w14:textId="77777777" w:rsidR="00E31A24" w:rsidRPr="001D3869" w:rsidRDefault="00E31A24" w:rsidP="002F6F8B">
            <w:pPr>
              <w:autoSpaceDE/>
              <w:autoSpaceDN/>
              <w:adjustRightInd/>
              <w:spacing w:before="0" w:line="240" w:lineRule="auto"/>
              <w:ind w:left="0"/>
              <w:rPr>
                <w:sz w:val="16"/>
                <w:szCs w:val="16"/>
              </w:rPr>
            </w:pPr>
            <w:r w:rsidRPr="00EA19C2">
              <w:rPr>
                <w:sz w:val="16"/>
                <w:szCs w:val="16"/>
              </w:rPr>
              <w:t>Hempel Coatings (USA), Inc.</w:t>
            </w:r>
          </w:p>
        </w:tc>
        <w:tc>
          <w:tcPr>
            <w:tcW w:w="2768" w:type="dxa"/>
            <w:gridSpan w:val="2"/>
            <w:vAlign w:val="center"/>
          </w:tcPr>
          <w:p w14:paraId="0E0B5ADD" w14:textId="77777777" w:rsidR="00E31A24" w:rsidRPr="0084532F" w:rsidRDefault="00E31A24" w:rsidP="002F6F8B">
            <w:pPr>
              <w:autoSpaceDE/>
              <w:autoSpaceDN/>
              <w:adjustRightInd/>
              <w:spacing w:before="0" w:line="240" w:lineRule="auto"/>
              <w:ind w:left="0"/>
              <w:rPr>
                <w:sz w:val="16"/>
                <w:szCs w:val="16"/>
              </w:rPr>
            </w:pPr>
            <w:proofErr w:type="spellStart"/>
            <w:proofErr w:type="gramStart"/>
            <w:r w:rsidRPr="0084532F">
              <w:rPr>
                <w:sz w:val="16"/>
                <w:szCs w:val="16"/>
              </w:rPr>
              <w:t>Hempaxane</w:t>
            </w:r>
            <w:proofErr w:type="spellEnd"/>
            <w:r w:rsidRPr="0084532F">
              <w:rPr>
                <w:sz w:val="16"/>
                <w:szCs w:val="16"/>
              </w:rPr>
              <w:t xml:space="preserve">  series</w:t>
            </w:r>
            <w:proofErr w:type="gramEnd"/>
          </w:p>
        </w:tc>
        <w:tc>
          <w:tcPr>
            <w:tcW w:w="971" w:type="dxa"/>
            <w:vAlign w:val="center"/>
          </w:tcPr>
          <w:p w14:paraId="64A977B2" w14:textId="556FAF17" w:rsidR="00E31A24" w:rsidRPr="001D28BE" w:rsidRDefault="00E31A24" w:rsidP="002F6F8B">
            <w:pPr>
              <w:autoSpaceDE/>
              <w:autoSpaceDN/>
              <w:adjustRightInd/>
              <w:spacing w:before="0" w:line="240" w:lineRule="auto"/>
              <w:ind w:left="0"/>
              <w:jc w:val="center"/>
              <w:rPr>
                <w:sz w:val="16"/>
                <w:szCs w:val="16"/>
                <w:lang w:val="ru-RU"/>
              </w:rPr>
            </w:pPr>
            <w:del w:id="1040" w:author="Kurmanov, Aidyn [STAMGazStroy LLP]" w:date="2025-12-09T16:29:00Z" w16du:dateUtc="2025-12-09T11:29:00Z">
              <w:r w:rsidRPr="001D28BE" w:rsidDel="00A34ED7">
                <w:rPr>
                  <w:sz w:val="16"/>
                  <w:szCs w:val="16"/>
                  <w:lang w:val="ru-RU"/>
                </w:rPr>
                <w:delText>225</w:delText>
              </w:r>
            </w:del>
            <w:ins w:id="1041" w:author="Kurmanov, Aidyn [STAMGazStroy LLP]" w:date="2025-12-09T16:29:00Z" w16du:dateUtc="2025-12-09T11:29:00Z">
              <w:r w:rsidR="00A34ED7">
                <w:rPr>
                  <w:sz w:val="16"/>
                  <w:szCs w:val="16"/>
                  <w:lang w:val="ru-RU"/>
                </w:rPr>
                <w:t>330-445</w:t>
              </w:r>
            </w:ins>
          </w:p>
        </w:tc>
        <w:tc>
          <w:tcPr>
            <w:tcW w:w="1505" w:type="dxa"/>
            <w:vAlign w:val="center"/>
          </w:tcPr>
          <w:p w14:paraId="5461D655" w14:textId="77777777" w:rsidR="00E31A24" w:rsidRPr="00EE1FAF" w:rsidRDefault="00E31A24"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E31A24" w:rsidRPr="001D3869" w14:paraId="4B780E80" w14:textId="77777777" w:rsidTr="00EE6FAA">
        <w:trPr>
          <w:trHeight w:val="288"/>
          <w:jc w:val="center"/>
        </w:trPr>
        <w:tc>
          <w:tcPr>
            <w:tcW w:w="2285" w:type="dxa"/>
            <w:gridSpan w:val="3"/>
            <w:vMerge/>
            <w:vAlign w:val="center"/>
          </w:tcPr>
          <w:p w14:paraId="6727B5C3" w14:textId="77777777" w:rsidR="00E31A24" w:rsidRPr="001D3869" w:rsidRDefault="00E31A24" w:rsidP="002F6F8B">
            <w:pPr>
              <w:jc w:val="center"/>
              <w:rPr>
                <w:b/>
                <w:sz w:val="16"/>
                <w:szCs w:val="16"/>
              </w:rPr>
            </w:pPr>
          </w:p>
        </w:tc>
        <w:tc>
          <w:tcPr>
            <w:tcW w:w="2445" w:type="dxa"/>
            <w:vAlign w:val="center"/>
          </w:tcPr>
          <w:p w14:paraId="7974E37C" w14:textId="77777777" w:rsidR="00E31A24" w:rsidRPr="001D3869" w:rsidRDefault="00E31A24" w:rsidP="002F6F8B">
            <w:pPr>
              <w:autoSpaceDE/>
              <w:autoSpaceDN/>
              <w:adjustRightInd/>
              <w:spacing w:before="0" w:line="240" w:lineRule="auto"/>
              <w:ind w:left="0"/>
              <w:rPr>
                <w:sz w:val="16"/>
                <w:szCs w:val="16"/>
              </w:rPr>
            </w:pPr>
            <w:r w:rsidRPr="00402AFE">
              <w:rPr>
                <w:sz w:val="16"/>
                <w:szCs w:val="16"/>
              </w:rPr>
              <w:t xml:space="preserve">International </w:t>
            </w:r>
          </w:p>
        </w:tc>
        <w:tc>
          <w:tcPr>
            <w:tcW w:w="2768" w:type="dxa"/>
            <w:gridSpan w:val="2"/>
            <w:vAlign w:val="center"/>
          </w:tcPr>
          <w:p w14:paraId="14481099" w14:textId="3091D1EE" w:rsidR="00E31A24" w:rsidRPr="0084532F" w:rsidRDefault="00E31A24" w:rsidP="002F6F8B">
            <w:pPr>
              <w:autoSpaceDE/>
              <w:autoSpaceDN/>
              <w:adjustRightInd/>
              <w:spacing w:before="0" w:line="240" w:lineRule="auto"/>
              <w:ind w:left="0"/>
              <w:rPr>
                <w:sz w:val="16"/>
                <w:szCs w:val="16"/>
              </w:rPr>
            </w:pPr>
            <w:proofErr w:type="spellStart"/>
            <w:r w:rsidRPr="0084532F">
              <w:rPr>
                <w:sz w:val="16"/>
                <w:szCs w:val="16"/>
              </w:rPr>
              <w:t>Interfine</w:t>
            </w:r>
            <w:proofErr w:type="spellEnd"/>
            <w:r w:rsidRPr="0084532F">
              <w:rPr>
                <w:sz w:val="16"/>
                <w:szCs w:val="16"/>
              </w:rPr>
              <w:t xml:space="preserve"> 878</w:t>
            </w:r>
          </w:p>
        </w:tc>
        <w:tc>
          <w:tcPr>
            <w:tcW w:w="971" w:type="dxa"/>
            <w:vAlign w:val="center"/>
          </w:tcPr>
          <w:p w14:paraId="2BB17D7F" w14:textId="77777777" w:rsidR="00E31A24" w:rsidRPr="001D28BE" w:rsidRDefault="00E31A24" w:rsidP="002F6F8B">
            <w:pPr>
              <w:autoSpaceDE/>
              <w:autoSpaceDN/>
              <w:adjustRightInd/>
              <w:spacing w:before="0" w:line="240" w:lineRule="auto"/>
              <w:ind w:left="0"/>
              <w:jc w:val="center"/>
              <w:rPr>
                <w:sz w:val="16"/>
                <w:szCs w:val="16"/>
                <w:lang w:val="ru-RU"/>
              </w:rPr>
            </w:pPr>
            <w:r w:rsidRPr="001D28BE">
              <w:rPr>
                <w:sz w:val="16"/>
                <w:szCs w:val="16"/>
                <w:lang w:val="ru-RU"/>
              </w:rPr>
              <w:t>248</w:t>
            </w:r>
          </w:p>
        </w:tc>
        <w:tc>
          <w:tcPr>
            <w:tcW w:w="1505" w:type="dxa"/>
            <w:vAlign w:val="center"/>
          </w:tcPr>
          <w:p w14:paraId="532848A7" w14:textId="77777777" w:rsidR="00E31A24" w:rsidRPr="00EE1FAF" w:rsidRDefault="00E31A24"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812CC7" w:rsidRPr="001D3869" w14:paraId="0B7B894D" w14:textId="77777777" w:rsidTr="00EE6FAA">
        <w:trPr>
          <w:trHeight w:val="288"/>
          <w:jc w:val="center"/>
        </w:trPr>
        <w:tc>
          <w:tcPr>
            <w:tcW w:w="2285" w:type="dxa"/>
            <w:gridSpan w:val="3"/>
            <w:vAlign w:val="center"/>
          </w:tcPr>
          <w:p w14:paraId="57D12A8D" w14:textId="77777777" w:rsidR="00812CC7" w:rsidRPr="001D3869" w:rsidRDefault="00812CC7" w:rsidP="00812CC7">
            <w:pPr>
              <w:jc w:val="center"/>
              <w:rPr>
                <w:b/>
                <w:sz w:val="16"/>
                <w:szCs w:val="16"/>
              </w:rPr>
            </w:pPr>
          </w:p>
        </w:tc>
        <w:tc>
          <w:tcPr>
            <w:tcW w:w="2445" w:type="dxa"/>
            <w:vAlign w:val="center"/>
          </w:tcPr>
          <w:p w14:paraId="0E5A4C33" w14:textId="77777777" w:rsidR="00812CC7" w:rsidRPr="001D3869" w:rsidRDefault="00812CC7" w:rsidP="00812CC7">
            <w:pPr>
              <w:autoSpaceDE/>
              <w:autoSpaceDN/>
              <w:adjustRightInd/>
              <w:spacing w:before="0" w:line="240" w:lineRule="auto"/>
              <w:ind w:left="0"/>
              <w:rPr>
                <w:sz w:val="16"/>
                <w:szCs w:val="16"/>
              </w:rPr>
            </w:pPr>
            <w:r w:rsidRPr="00402AFE">
              <w:rPr>
                <w:sz w:val="16"/>
                <w:szCs w:val="16"/>
              </w:rPr>
              <w:t>Jotun Paints</w:t>
            </w:r>
          </w:p>
        </w:tc>
        <w:tc>
          <w:tcPr>
            <w:tcW w:w="2768" w:type="dxa"/>
            <w:gridSpan w:val="2"/>
            <w:vAlign w:val="center"/>
          </w:tcPr>
          <w:p w14:paraId="32E5379F" w14:textId="77777777" w:rsidR="00812CC7" w:rsidRPr="0084532F" w:rsidRDefault="00812CC7" w:rsidP="00812CC7">
            <w:pPr>
              <w:autoSpaceDE/>
              <w:autoSpaceDN/>
              <w:adjustRightInd/>
              <w:spacing w:before="0" w:line="240" w:lineRule="auto"/>
              <w:ind w:left="0"/>
              <w:rPr>
                <w:sz w:val="16"/>
                <w:szCs w:val="16"/>
              </w:rPr>
            </w:pPr>
            <w:r w:rsidRPr="0084532F">
              <w:rPr>
                <w:sz w:val="16"/>
                <w:szCs w:val="16"/>
              </w:rPr>
              <w:t>Hardtop One</w:t>
            </w:r>
          </w:p>
          <w:p w14:paraId="392A065C" w14:textId="20808A48" w:rsidR="00812CC7" w:rsidRPr="0084532F" w:rsidRDefault="00812CC7" w:rsidP="00EE6FAA">
            <w:pPr>
              <w:autoSpaceDE/>
              <w:autoSpaceDN/>
              <w:adjustRightInd/>
              <w:spacing w:before="0" w:line="240" w:lineRule="auto"/>
              <w:ind w:left="0"/>
              <w:rPr>
                <w:sz w:val="16"/>
                <w:szCs w:val="16"/>
              </w:rPr>
            </w:pPr>
            <w:r w:rsidRPr="0084532F">
              <w:rPr>
                <w:sz w:val="16"/>
                <w:szCs w:val="16"/>
              </w:rPr>
              <w:t>Hardtop Pro</w:t>
            </w:r>
          </w:p>
        </w:tc>
        <w:tc>
          <w:tcPr>
            <w:tcW w:w="971" w:type="dxa"/>
            <w:vAlign w:val="center"/>
          </w:tcPr>
          <w:p w14:paraId="1C42DC5A" w14:textId="01C4C78A" w:rsidR="00812CC7" w:rsidRPr="001D28BE" w:rsidRDefault="00812CC7" w:rsidP="00812CC7">
            <w:pPr>
              <w:autoSpaceDE/>
              <w:autoSpaceDN/>
              <w:adjustRightInd/>
              <w:spacing w:before="0" w:line="240" w:lineRule="auto"/>
              <w:ind w:left="0"/>
              <w:jc w:val="center"/>
              <w:rPr>
                <w:sz w:val="16"/>
                <w:szCs w:val="16"/>
                <w:lang w:val="ru-RU"/>
              </w:rPr>
            </w:pPr>
            <w:r>
              <w:rPr>
                <w:sz w:val="16"/>
                <w:szCs w:val="16"/>
              </w:rPr>
              <w:t>245-320</w:t>
            </w:r>
          </w:p>
        </w:tc>
        <w:tc>
          <w:tcPr>
            <w:tcW w:w="1505" w:type="dxa"/>
            <w:vAlign w:val="center"/>
          </w:tcPr>
          <w:p w14:paraId="4C0C35DF" w14:textId="77777777" w:rsidR="00812CC7" w:rsidRPr="00EE1FAF" w:rsidRDefault="00812CC7" w:rsidP="00812CC7">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F8379D" w:rsidRPr="001D3869" w14:paraId="50F54309" w14:textId="77777777" w:rsidTr="00EE6FAA">
        <w:trPr>
          <w:trHeight w:val="288"/>
          <w:jc w:val="center"/>
        </w:trPr>
        <w:tc>
          <w:tcPr>
            <w:tcW w:w="2285" w:type="dxa"/>
            <w:gridSpan w:val="3"/>
            <w:vAlign w:val="center"/>
          </w:tcPr>
          <w:p w14:paraId="43CFE0E6" w14:textId="77777777" w:rsidR="00F8379D" w:rsidRPr="001D3869" w:rsidRDefault="00F8379D" w:rsidP="00F8379D">
            <w:pPr>
              <w:jc w:val="center"/>
              <w:rPr>
                <w:b/>
                <w:sz w:val="16"/>
                <w:szCs w:val="16"/>
              </w:rPr>
            </w:pPr>
          </w:p>
        </w:tc>
        <w:tc>
          <w:tcPr>
            <w:tcW w:w="2445" w:type="dxa"/>
            <w:vAlign w:val="center"/>
          </w:tcPr>
          <w:p w14:paraId="18F3AFBF" w14:textId="77777777" w:rsidR="00F8379D" w:rsidRPr="001D3869" w:rsidRDefault="00F8379D" w:rsidP="00F8379D">
            <w:pPr>
              <w:autoSpaceDE/>
              <w:autoSpaceDN/>
              <w:adjustRightInd/>
              <w:spacing w:before="0" w:line="240" w:lineRule="auto"/>
              <w:ind w:left="0"/>
              <w:rPr>
                <w:sz w:val="16"/>
                <w:szCs w:val="16"/>
              </w:rPr>
            </w:pPr>
            <w:r w:rsidRPr="00402AFE">
              <w:rPr>
                <w:sz w:val="16"/>
                <w:szCs w:val="16"/>
              </w:rPr>
              <w:t>PPG</w:t>
            </w:r>
          </w:p>
        </w:tc>
        <w:tc>
          <w:tcPr>
            <w:tcW w:w="2768" w:type="dxa"/>
            <w:gridSpan w:val="2"/>
            <w:vAlign w:val="center"/>
          </w:tcPr>
          <w:p w14:paraId="57AA0435" w14:textId="6B20F502" w:rsidR="00F8379D" w:rsidRPr="0084532F" w:rsidRDefault="00F8379D" w:rsidP="00F8379D">
            <w:pPr>
              <w:autoSpaceDE/>
              <w:autoSpaceDN/>
              <w:adjustRightInd/>
              <w:spacing w:before="0" w:line="240" w:lineRule="auto"/>
              <w:ind w:left="0"/>
              <w:rPr>
                <w:sz w:val="16"/>
                <w:szCs w:val="16"/>
              </w:rPr>
            </w:pPr>
            <w:r w:rsidRPr="0084532F">
              <w:rPr>
                <w:sz w:val="16"/>
                <w:szCs w:val="16"/>
              </w:rPr>
              <w:t>PSX 800 Series</w:t>
            </w:r>
          </w:p>
        </w:tc>
        <w:tc>
          <w:tcPr>
            <w:tcW w:w="971" w:type="dxa"/>
            <w:vAlign w:val="center"/>
          </w:tcPr>
          <w:p w14:paraId="30704C95" w14:textId="1F7B86C6" w:rsidR="00F8379D" w:rsidRPr="001D28BE" w:rsidRDefault="00F8379D" w:rsidP="00F8379D">
            <w:pPr>
              <w:autoSpaceDE/>
              <w:autoSpaceDN/>
              <w:adjustRightInd/>
              <w:spacing w:before="0" w:line="240" w:lineRule="auto"/>
              <w:ind w:left="0"/>
              <w:jc w:val="center"/>
              <w:rPr>
                <w:sz w:val="16"/>
                <w:szCs w:val="16"/>
                <w:lang w:val="ru-RU"/>
              </w:rPr>
            </w:pPr>
            <w:r>
              <w:rPr>
                <w:sz w:val="16"/>
                <w:szCs w:val="16"/>
              </w:rPr>
              <w:t>325-336</w:t>
            </w:r>
          </w:p>
        </w:tc>
        <w:tc>
          <w:tcPr>
            <w:tcW w:w="1505" w:type="dxa"/>
            <w:vAlign w:val="center"/>
          </w:tcPr>
          <w:p w14:paraId="5F36B61C" w14:textId="77777777" w:rsidR="00F8379D" w:rsidRPr="00EE1FAF" w:rsidRDefault="00F8379D" w:rsidP="00F8379D">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F8379D" w:rsidRPr="001D3869" w14:paraId="15D49655" w14:textId="77777777" w:rsidTr="00EE6FAA">
        <w:trPr>
          <w:trHeight w:val="288"/>
          <w:jc w:val="center"/>
        </w:trPr>
        <w:tc>
          <w:tcPr>
            <w:tcW w:w="2285" w:type="dxa"/>
            <w:gridSpan w:val="3"/>
            <w:vAlign w:val="center"/>
          </w:tcPr>
          <w:p w14:paraId="6C199B91" w14:textId="77777777" w:rsidR="00F8379D" w:rsidRPr="001D3869" w:rsidRDefault="00F8379D" w:rsidP="00F8379D">
            <w:pPr>
              <w:jc w:val="center"/>
              <w:rPr>
                <w:b/>
                <w:sz w:val="16"/>
                <w:szCs w:val="16"/>
              </w:rPr>
            </w:pPr>
          </w:p>
        </w:tc>
        <w:tc>
          <w:tcPr>
            <w:tcW w:w="2445" w:type="dxa"/>
            <w:vAlign w:val="center"/>
          </w:tcPr>
          <w:p w14:paraId="2D71E7B6" w14:textId="77777777" w:rsidR="00F8379D" w:rsidRPr="001D3869" w:rsidRDefault="00F8379D" w:rsidP="00F8379D">
            <w:pPr>
              <w:autoSpaceDE/>
              <w:autoSpaceDN/>
              <w:adjustRightInd/>
              <w:spacing w:before="0" w:line="240" w:lineRule="auto"/>
              <w:ind w:left="0"/>
              <w:rPr>
                <w:sz w:val="16"/>
                <w:szCs w:val="16"/>
              </w:rPr>
            </w:pPr>
            <w:r w:rsidRPr="00402AFE">
              <w:rPr>
                <w:sz w:val="16"/>
                <w:szCs w:val="16"/>
              </w:rPr>
              <w:t>Sherwin Williams</w:t>
            </w:r>
          </w:p>
        </w:tc>
        <w:tc>
          <w:tcPr>
            <w:tcW w:w="2768" w:type="dxa"/>
            <w:gridSpan w:val="2"/>
            <w:vAlign w:val="center"/>
          </w:tcPr>
          <w:p w14:paraId="05D30976" w14:textId="7EEA7CDD" w:rsidR="00F8379D" w:rsidRPr="0084532F" w:rsidRDefault="00F8379D" w:rsidP="00F8379D">
            <w:pPr>
              <w:autoSpaceDE/>
              <w:autoSpaceDN/>
              <w:adjustRightInd/>
              <w:spacing w:before="0" w:line="240" w:lineRule="auto"/>
              <w:ind w:left="0"/>
              <w:rPr>
                <w:sz w:val="16"/>
                <w:szCs w:val="16"/>
              </w:rPr>
            </w:pPr>
            <w:r w:rsidRPr="0084532F">
              <w:rPr>
                <w:sz w:val="16"/>
                <w:szCs w:val="16"/>
              </w:rPr>
              <w:t>Sher-</w:t>
            </w:r>
            <w:proofErr w:type="spellStart"/>
            <w:r w:rsidRPr="0084532F">
              <w:rPr>
                <w:sz w:val="16"/>
                <w:szCs w:val="16"/>
              </w:rPr>
              <w:t>Loxane</w:t>
            </w:r>
            <w:proofErr w:type="spellEnd"/>
            <w:r w:rsidRPr="0084532F">
              <w:rPr>
                <w:sz w:val="16"/>
                <w:szCs w:val="16"/>
              </w:rPr>
              <w:t xml:space="preserve"> 800</w:t>
            </w:r>
          </w:p>
        </w:tc>
        <w:tc>
          <w:tcPr>
            <w:tcW w:w="971" w:type="dxa"/>
            <w:vAlign w:val="center"/>
          </w:tcPr>
          <w:p w14:paraId="0C1EAD44" w14:textId="73D2ABFC" w:rsidR="00F8379D" w:rsidRPr="001D28BE" w:rsidRDefault="00F8379D" w:rsidP="00F8379D">
            <w:pPr>
              <w:autoSpaceDE/>
              <w:autoSpaceDN/>
              <w:adjustRightInd/>
              <w:spacing w:before="0" w:line="240" w:lineRule="auto"/>
              <w:ind w:left="0"/>
              <w:jc w:val="center"/>
              <w:rPr>
                <w:sz w:val="16"/>
                <w:szCs w:val="16"/>
                <w:lang w:val="ru-RU"/>
              </w:rPr>
            </w:pPr>
            <w:r>
              <w:rPr>
                <w:sz w:val="16"/>
                <w:szCs w:val="16"/>
              </w:rPr>
              <w:t>100</w:t>
            </w:r>
          </w:p>
        </w:tc>
        <w:tc>
          <w:tcPr>
            <w:tcW w:w="1505" w:type="dxa"/>
            <w:vAlign w:val="center"/>
          </w:tcPr>
          <w:p w14:paraId="0FE9C26D" w14:textId="77777777" w:rsidR="00F8379D" w:rsidRPr="00EE1FAF" w:rsidRDefault="00F8379D" w:rsidP="00F8379D">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44C72CCC" w14:textId="77777777" w:rsidTr="00EE6FAA">
        <w:trPr>
          <w:trHeight w:val="288"/>
          <w:jc w:val="center"/>
        </w:trPr>
        <w:tc>
          <w:tcPr>
            <w:tcW w:w="2285" w:type="dxa"/>
            <w:gridSpan w:val="3"/>
            <w:vAlign w:val="center"/>
          </w:tcPr>
          <w:p w14:paraId="17980057" w14:textId="77777777" w:rsidR="002F6F8B" w:rsidRPr="001D3869" w:rsidRDefault="002F6F8B" w:rsidP="002F6F8B">
            <w:pPr>
              <w:jc w:val="center"/>
              <w:rPr>
                <w:b/>
                <w:sz w:val="16"/>
                <w:szCs w:val="16"/>
              </w:rPr>
            </w:pPr>
          </w:p>
        </w:tc>
        <w:tc>
          <w:tcPr>
            <w:tcW w:w="2445" w:type="dxa"/>
            <w:vAlign w:val="center"/>
          </w:tcPr>
          <w:p w14:paraId="3D51CBB1"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Tnemec</w:t>
            </w:r>
          </w:p>
        </w:tc>
        <w:tc>
          <w:tcPr>
            <w:tcW w:w="2768" w:type="dxa"/>
            <w:gridSpan w:val="2"/>
            <w:vAlign w:val="center"/>
          </w:tcPr>
          <w:p w14:paraId="06002716" w14:textId="77777777" w:rsidR="002F6F8B" w:rsidRPr="0084532F" w:rsidRDefault="002F6F8B" w:rsidP="002F6F8B">
            <w:pPr>
              <w:autoSpaceDE/>
              <w:autoSpaceDN/>
              <w:adjustRightInd/>
              <w:spacing w:before="0" w:line="240" w:lineRule="auto"/>
              <w:ind w:left="0"/>
              <w:rPr>
                <w:sz w:val="16"/>
                <w:szCs w:val="16"/>
              </w:rPr>
            </w:pPr>
            <w:r w:rsidRPr="0084532F">
              <w:rPr>
                <w:sz w:val="16"/>
                <w:szCs w:val="16"/>
              </w:rPr>
              <w:t>Series 750UVX</w:t>
            </w:r>
          </w:p>
        </w:tc>
        <w:tc>
          <w:tcPr>
            <w:tcW w:w="971" w:type="dxa"/>
            <w:vAlign w:val="center"/>
          </w:tcPr>
          <w:p w14:paraId="4EE82C0A" w14:textId="22432151" w:rsidR="002F6F8B" w:rsidRPr="001D28BE" w:rsidRDefault="002F6F8B" w:rsidP="002F6F8B">
            <w:pPr>
              <w:autoSpaceDE/>
              <w:autoSpaceDN/>
              <w:adjustRightInd/>
              <w:spacing w:before="0" w:line="240" w:lineRule="auto"/>
              <w:ind w:left="0"/>
              <w:jc w:val="center"/>
              <w:rPr>
                <w:sz w:val="16"/>
                <w:szCs w:val="16"/>
                <w:lang w:val="ru-RU"/>
              </w:rPr>
            </w:pPr>
            <w:del w:id="1042" w:author="Kurmanov, Aidyn [STAMGazStroy LLP]" w:date="2025-12-09T16:30:00Z" w16du:dateUtc="2025-12-09T11:30:00Z">
              <w:r w:rsidRPr="001D28BE" w:rsidDel="00891E7A">
                <w:rPr>
                  <w:sz w:val="16"/>
                  <w:szCs w:val="16"/>
                  <w:lang w:val="ru-RU"/>
                </w:rPr>
                <w:delText>99</w:delText>
              </w:r>
            </w:del>
            <w:ins w:id="1043" w:author="Kurmanov, Aidyn [STAMGazStroy LLP]" w:date="2025-12-09T16:30:00Z" w16du:dateUtc="2025-12-09T11:30:00Z">
              <w:r w:rsidR="00891E7A">
                <w:rPr>
                  <w:sz w:val="16"/>
                  <w:szCs w:val="16"/>
                  <w:lang w:val="ru-RU"/>
                </w:rPr>
                <w:t>100-340</w:t>
              </w:r>
            </w:ins>
          </w:p>
        </w:tc>
        <w:tc>
          <w:tcPr>
            <w:tcW w:w="1505" w:type="dxa"/>
            <w:vAlign w:val="center"/>
          </w:tcPr>
          <w:p w14:paraId="3BEE6C8D" w14:textId="77777777" w:rsidR="002F6F8B" w:rsidRPr="00EE1FAF" w:rsidRDefault="002F6F8B" w:rsidP="002F6F8B">
            <w:pPr>
              <w:autoSpaceDE/>
              <w:autoSpaceDN/>
              <w:adjustRightInd/>
              <w:spacing w:before="0" w:line="240" w:lineRule="auto"/>
              <w:ind w:left="0"/>
              <w:jc w:val="center"/>
              <w:rPr>
                <w:sz w:val="16"/>
                <w:szCs w:val="16"/>
                <w:lang w:val="ru-RU"/>
              </w:rPr>
            </w:pPr>
            <w:r w:rsidRPr="00804231">
              <w:rPr>
                <w:sz w:val="16"/>
                <w:szCs w:val="16"/>
                <w:lang w:val="ru-RU"/>
              </w:rPr>
              <w:t>121</w:t>
            </w:r>
            <w:r w:rsidRPr="00EE1FAF">
              <w:rPr>
                <w:sz w:val="16"/>
                <w:szCs w:val="16"/>
                <w:lang w:val="ru-RU"/>
              </w:rPr>
              <w:t>°C (</w:t>
            </w:r>
            <w:r w:rsidRPr="00804231">
              <w:rPr>
                <w:sz w:val="16"/>
                <w:szCs w:val="16"/>
                <w:lang w:val="ru-RU"/>
              </w:rPr>
              <w:t>250</w:t>
            </w:r>
            <w:r w:rsidRPr="00EE1FAF">
              <w:rPr>
                <w:sz w:val="16"/>
                <w:szCs w:val="16"/>
                <w:lang w:val="ru-RU"/>
              </w:rPr>
              <w:t>°F)</w:t>
            </w:r>
          </w:p>
        </w:tc>
      </w:tr>
      <w:tr w:rsidR="002F6F8B" w:rsidRPr="001D3869" w14:paraId="4C0C7135" w14:textId="77777777" w:rsidTr="002F6F8B">
        <w:trPr>
          <w:trHeight w:val="288"/>
          <w:jc w:val="center"/>
        </w:trPr>
        <w:tc>
          <w:tcPr>
            <w:tcW w:w="2285" w:type="dxa"/>
            <w:gridSpan w:val="3"/>
            <w:tcBorders>
              <w:bottom w:val="single" w:sz="12" w:space="0" w:color="auto"/>
            </w:tcBorders>
            <w:vAlign w:val="center"/>
          </w:tcPr>
          <w:p w14:paraId="280E6434" w14:textId="77777777" w:rsidR="002F6F8B" w:rsidRPr="001D3869" w:rsidRDefault="002F6F8B" w:rsidP="002F6F8B">
            <w:pPr>
              <w:rPr>
                <w:i/>
                <w:sz w:val="14"/>
                <w:szCs w:val="14"/>
              </w:rPr>
            </w:pPr>
          </w:p>
        </w:tc>
        <w:tc>
          <w:tcPr>
            <w:tcW w:w="7689" w:type="dxa"/>
            <w:gridSpan w:val="5"/>
            <w:tcBorders>
              <w:bottom w:val="single" w:sz="12" w:space="0" w:color="auto"/>
            </w:tcBorders>
            <w:vAlign w:val="center"/>
          </w:tcPr>
          <w:p w14:paraId="4B26ED6A" w14:textId="77777777" w:rsidR="002F6F8B" w:rsidRPr="00EE1FAF" w:rsidRDefault="002F6F8B" w:rsidP="002F6F8B">
            <w:pPr>
              <w:autoSpaceDE/>
              <w:autoSpaceDN/>
              <w:adjustRightInd/>
              <w:spacing w:before="0" w:line="240" w:lineRule="auto"/>
              <w:ind w:left="0"/>
              <w:rPr>
                <w:i/>
                <w:sz w:val="14"/>
                <w:szCs w:val="14"/>
              </w:rPr>
            </w:pPr>
            <w:r w:rsidRPr="00EE1FAF">
              <w:rPr>
                <w:i/>
                <w:sz w:val="14"/>
                <w:szCs w:val="14"/>
              </w:rPr>
              <w:t>Respirators are strongly recommended when applying Polysiloxane.</w:t>
            </w:r>
          </w:p>
          <w:p w14:paraId="2F6EE323" w14:textId="77777777" w:rsidR="002F6F8B" w:rsidRPr="001D3869" w:rsidRDefault="002F6F8B" w:rsidP="002F6F8B">
            <w:pPr>
              <w:autoSpaceDE/>
              <w:autoSpaceDN/>
              <w:adjustRightInd/>
              <w:spacing w:before="0" w:line="240" w:lineRule="auto"/>
              <w:ind w:left="0"/>
              <w:rPr>
                <w:i/>
                <w:sz w:val="14"/>
                <w:szCs w:val="14"/>
              </w:rPr>
            </w:pPr>
            <w:r w:rsidRPr="00EE1FAF">
              <w:rPr>
                <w:i/>
                <w:sz w:val="14"/>
                <w:szCs w:val="14"/>
              </w:rPr>
              <w:t>These systems are generally rated for 200°F (93°C).</w:t>
            </w:r>
          </w:p>
        </w:tc>
      </w:tr>
      <w:tr w:rsidR="002F6F8B" w:rsidRPr="001D3869" w14:paraId="52A26E8F" w14:textId="77777777" w:rsidTr="002F6F8B">
        <w:trPr>
          <w:trHeight w:val="288"/>
          <w:jc w:val="center"/>
        </w:trPr>
        <w:tc>
          <w:tcPr>
            <w:tcW w:w="1168" w:type="dxa"/>
            <w:vAlign w:val="center"/>
          </w:tcPr>
          <w:p w14:paraId="145FE0A3"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Last Update:</w:t>
            </w:r>
          </w:p>
        </w:tc>
        <w:tc>
          <w:tcPr>
            <w:tcW w:w="3562" w:type="dxa"/>
            <w:gridSpan w:val="3"/>
            <w:vAlign w:val="center"/>
          </w:tcPr>
          <w:p w14:paraId="3D3993A6" w14:textId="64039DDD" w:rsidR="002F6F8B" w:rsidRPr="00EE1FAF" w:rsidRDefault="0084532F" w:rsidP="007A0F5E">
            <w:pPr>
              <w:autoSpaceDE/>
              <w:autoSpaceDN/>
              <w:adjustRightInd/>
              <w:spacing w:before="0" w:line="240" w:lineRule="auto"/>
              <w:ind w:left="-72"/>
              <w:rPr>
                <w:sz w:val="16"/>
                <w:szCs w:val="16"/>
              </w:rPr>
            </w:pPr>
            <w:r>
              <w:rPr>
                <w:position w:val="-1"/>
                <w:sz w:val="16"/>
                <w:szCs w:val="16"/>
              </w:rPr>
              <w:t xml:space="preserve">November </w:t>
            </w:r>
            <w:r w:rsidR="00C73E66">
              <w:rPr>
                <w:position w:val="-1"/>
                <w:sz w:val="16"/>
                <w:szCs w:val="16"/>
              </w:rPr>
              <w:t>2025</w:t>
            </w:r>
          </w:p>
        </w:tc>
        <w:tc>
          <w:tcPr>
            <w:tcW w:w="2768" w:type="dxa"/>
            <w:gridSpan w:val="2"/>
            <w:vAlign w:val="center"/>
          </w:tcPr>
          <w:p w14:paraId="64E21740" w14:textId="77777777" w:rsidR="002F6F8B" w:rsidRPr="001D3869" w:rsidRDefault="002F6F8B" w:rsidP="002F6F8B">
            <w:pPr>
              <w:rPr>
                <w:b/>
                <w:sz w:val="16"/>
                <w:szCs w:val="16"/>
              </w:rPr>
            </w:pPr>
          </w:p>
        </w:tc>
        <w:tc>
          <w:tcPr>
            <w:tcW w:w="971" w:type="dxa"/>
            <w:vAlign w:val="center"/>
          </w:tcPr>
          <w:p w14:paraId="50A2EB2F" w14:textId="77777777" w:rsidR="002F6F8B" w:rsidRPr="001D3869" w:rsidRDefault="002F6F8B" w:rsidP="002F6F8B">
            <w:pPr>
              <w:jc w:val="center"/>
              <w:rPr>
                <w:b/>
                <w:sz w:val="16"/>
                <w:szCs w:val="16"/>
              </w:rPr>
            </w:pPr>
          </w:p>
        </w:tc>
        <w:tc>
          <w:tcPr>
            <w:tcW w:w="1505" w:type="dxa"/>
            <w:vAlign w:val="center"/>
          </w:tcPr>
          <w:p w14:paraId="15254A5C" w14:textId="77777777" w:rsidR="002F6F8B" w:rsidRPr="001D3869" w:rsidRDefault="002F6F8B" w:rsidP="002F6F8B">
            <w:pPr>
              <w:rPr>
                <w:b/>
                <w:sz w:val="16"/>
                <w:szCs w:val="16"/>
              </w:rPr>
            </w:pPr>
          </w:p>
        </w:tc>
      </w:tr>
    </w:tbl>
    <w:p w14:paraId="3C783433" w14:textId="7FEE354E" w:rsidR="006F2331" w:rsidRPr="00DC0544" w:rsidRDefault="002F6F8B" w:rsidP="00DC0544">
      <w:pPr>
        <w:spacing w:before="0" w:line="240" w:lineRule="auto"/>
        <w:ind w:left="630" w:hanging="540"/>
        <w:rPr>
          <w:color w:val="auto"/>
          <w:sz w:val="16"/>
          <w:szCs w:val="16"/>
        </w:rPr>
      </w:pPr>
      <w:r w:rsidRPr="00DC0544">
        <w:rPr>
          <w:color w:val="auto"/>
          <w:sz w:val="16"/>
          <w:szCs w:val="16"/>
        </w:rPr>
        <w:t>Note:</w:t>
      </w:r>
      <w:r w:rsidR="006F2331" w:rsidRPr="00DC0544">
        <w:rPr>
          <w:color w:val="auto"/>
          <w:sz w:val="16"/>
          <w:szCs w:val="16"/>
        </w:rPr>
        <w:t xml:space="preserve"> </w:t>
      </w:r>
      <w:r w:rsidR="00EB314A">
        <w:rPr>
          <w:color w:val="auto"/>
          <w:sz w:val="16"/>
          <w:szCs w:val="16"/>
        </w:rPr>
        <w:tab/>
      </w:r>
      <w:r w:rsidR="006F2331" w:rsidRPr="00DC0544">
        <w:rPr>
          <w:color w:val="auto"/>
          <w:sz w:val="16"/>
          <w:szCs w:val="16"/>
        </w:rPr>
        <w:t xml:space="preserve">Final </w:t>
      </w:r>
      <w:proofErr w:type="spellStart"/>
      <w:r w:rsidR="006F2331" w:rsidRPr="00DC0544">
        <w:rPr>
          <w:color w:val="auto"/>
          <w:sz w:val="16"/>
          <w:szCs w:val="16"/>
        </w:rPr>
        <w:t>DFTof</w:t>
      </w:r>
      <w:proofErr w:type="spellEnd"/>
      <w:r w:rsidR="006F2331" w:rsidRPr="00DC0544">
        <w:rPr>
          <w:color w:val="auto"/>
          <w:sz w:val="16"/>
          <w:szCs w:val="16"/>
        </w:rPr>
        <w:t xml:space="preserve"> primer coat should be at least 50 percent thicker than the substrate anchor profile but not thicker than maximum DFT listed in product datasheet.</w:t>
      </w:r>
    </w:p>
    <w:p w14:paraId="7E5C4078" w14:textId="77777777" w:rsidR="002F6F8B" w:rsidRPr="00EE1FAF" w:rsidRDefault="002F6F8B" w:rsidP="002F6F8B">
      <w:pPr>
        <w:widowControl w:val="0"/>
        <w:spacing w:before="39" w:line="240" w:lineRule="auto"/>
        <w:ind w:left="284" w:right="-20" w:hanging="426"/>
        <w:contextualSpacing/>
      </w:pPr>
    </w:p>
    <w:p w14:paraId="34222698" w14:textId="77777777" w:rsidR="002F6F8B" w:rsidRDefault="002F6F8B" w:rsidP="002F6F8B">
      <w:pPr>
        <w:autoSpaceDE/>
        <w:autoSpaceDN/>
        <w:adjustRightInd/>
        <w:spacing w:before="0" w:line="240" w:lineRule="auto"/>
        <w:ind w:left="0"/>
        <w:rPr>
          <w:sz w:val="20"/>
          <w:szCs w:val="20"/>
        </w:rPr>
      </w:pPr>
      <w:r>
        <w:rPr>
          <w:sz w:val="20"/>
          <w:szCs w:val="20"/>
        </w:rPr>
        <w:br w:type="page"/>
      </w:r>
    </w:p>
    <w:tbl>
      <w:tblPr>
        <w:tblW w:w="10041" w:type="dxa"/>
        <w:jc w:val="center"/>
        <w:tblLayout w:type="fixed"/>
        <w:tblLook w:val="01E0" w:firstRow="1" w:lastRow="1" w:firstColumn="1" w:lastColumn="1" w:noHBand="0" w:noVBand="0"/>
      </w:tblPr>
      <w:tblGrid>
        <w:gridCol w:w="1170"/>
        <w:gridCol w:w="270"/>
        <w:gridCol w:w="848"/>
        <w:gridCol w:w="2776"/>
        <w:gridCol w:w="990"/>
        <w:gridCol w:w="1511"/>
        <w:gridCol w:w="971"/>
        <w:gridCol w:w="1505"/>
      </w:tblGrid>
      <w:tr w:rsidR="002F6F8B" w:rsidRPr="001D3869" w14:paraId="3C380CFD" w14:textId="77777777" w:rsidTr="002F6F8B">
        <w:trPr>
          <w:trHeight w:val="360"/>
          <w:jc w:val="center"/>
        </w:trPr>
        <w:tc>
          <w:tcPr>
            <w:tcW w:w="10041" w:type="dxa"/>
            <w:gridSpan w:val="8"/>
            <w:tcBorders>
              <w:top w:val="single" w:sz="6" w:space="0" w:color="auto"/>
              <w:bottom w:val="single" w:sz="12" w:space="0" w:color="auto"/>
            </w:tcBorders>
            <w:shd w:val="clear" w:color="auto" w:fill="FFFFFF"/>
            <w:vAlign w:val="center"/>
          </w:tcPr>
          <w:p w14:paraId="1D2F5762" w14:textId="77777777" w:rsidR="002F6F8B" w:rsidRPr="001D3869" w:rsidRDefault="002F6F8B" w:rsidP="002F6F8B">
            <w:pPr>
              <w:ind w:right="-72"/>
              <w:jc w:val="right"/>
              <w:rPr>
                <w:b/>
                <w:i/>
                <w:color w:val="auto"/>
              </w:rPr>
            </w:pPr>
            <w:r w:rsidRPr="001D3869">
              <w:rPr>
                <w:b/>
                <w:i/>
                <w:color w:val="auto"/>
              </w:rPr>
              <w:lastRenderedPageBreak/>
              <w:t>Three-Component Systems</w:t>
            </w:r>
          </w:p>
        </w:tc>
      </w:tr>
      <w:tr w:rsidR="002F6F8B" w:rsidRPr="001D3869" w14:paraId="2C932A58" w14:textId="77777777" w:rsidTr="002F6F8B">
        <w:trPr>
          <w:trHeight w:val="360"/>
          <w:jc w:val="center"/>
        </w:trPr>
        <w:tc>
          <w:tcPr>
            <w:tcW w:w="7565" w:type="dxa"/>
            <w:gridSpan w:val="6"/>
            <w:tcBorders>
              <w:top w:val="single" w:sz="12" w:space="0" w:color="auto"/>
              <w:left w:val="single" w:sz="12" w:space="0" w:color="auto"/>
              <w:bottom w:val="single" w:sz="12" w:space="0" w:color="auto"/>
            </w:tcBorders>
            <w:vAlign w:val="center"/>
          </w:tcPr>
          <w:p w14:paraId="4D571D33" w14:textId="77777777" w:rsidR="002F6F8B" w:rsidRPr="001D3869" w:rsidRDefault="002F6F8B" w:rsidP="002F6F8B">
            <w:pPr>
              <w:autoSpaceDE/>
              <w:autoSpaceDN/>
              <w:adjustRightInd/>
              <w:spacing w:before="0" w:line="240" w:lineRule="auto"/>
              <w:ind w:left="0"/>
              <w:rPr>
                <w:b/>
                <w:sz w:val="20"/>
                <w:szCs w:val="20"/>
              </w:rPr>
            </w:pPr>
            <w:r w:rsidRPr="001D3869">
              <w:rPr>
                <w:b/>
                <w:sz w:val="20"/>
                <w:szCs w:val="20"/>
              </w:rPr>
              <w:t xml:space="preserve">Zinc-Rich Epoxy | </w:t>
            </w:r>
            <w:r w:rsidRPr="00D02000">
              <w:rPr>
                <w:b/>
                <w:sz w:val="20"/>
                <w:szCs w:val="20"/>
              </w:rPr>
              <w:t>Epoxy Intermediate</w:t>
            </w:r>
            <w:r w:rsidRPr="001D3869">
              <w:rPr>
                <w:b/>
                <w:sz w:val="20"/>
                <w:szCs w:val="20"/>
              </w:rPr>
              <w:t>| Aliphatic Polyurethane</w:t>
            </w:r>
          </w:p>
        </w:tc>
        <w:tc>
          <w:tcPr>
            <w:tcW w:w="2476" w:type="dxa"/>
            <w:gridSpan w:val="2"/>
            <w:tcBorders>
              <w:top w:val="single" w:sz="12" w:space="0" w:color="auto"/>
              <w:bottom w:val="single" w:sz="12" w:space="0" w:color="auto"/>
              <w:right w:val="single" w:sz="12" w:space="0" w:color="auto"/>
            </w:tcBorders>
            <w:shd w:val="clear" w:color="auto" w:fill="000000"/>
            <w:vAlign w:val="center"/>
          </w:tcPr>
          <w:p w14:paraId="22081ED2" w14:textId="77777777" w:rsidR="002F6F8B" w:rsidRPr="001D3869" w:rsidRDefault="002F6F8B" w:rsidP="002F6F8B">
            <w:pPr>
              <w:autoSpaceDE/>
              <w:autoSpaceDN/>
              <w:adjustRightInd/>
              <w:spacing w:before="0" w:line="240" w:lineRule="auto"/>
              <w:ind w:left="0"/>
              <w:jc w:val="center"/>
              <w:rPr>
                <w:b/>
                <w:color w:val="FFFFFF"/>
                <w:sz w:val="36"/>
                <w:szCs w:val="40"/>
              </w:rPr>
            </w:pPr>
            <w:r w:rsidRPr="001D3869">
              <w:rPr>
                <w:b/>
                <w:color w:val="FFFFFF"/>
                <w:sz w:val="36"/>
                <w:szCs w:val="40"/>
              </w:rPr>
              <w:t>3.2</w:t>
            </w:r>
          </w:p>
        </w:tc>
      </w:tr>
      <w:tr w:rsidR="002F6F8B" w:rsidRPr="001D3869" w14:paraId="3CCD10C5" w14:textId="77777777" w:rsidTr="002F6F8B">
        <w:trPr>
          <w:cantSplit/>
          <w:trHeight w:val="288"/>
          <w:jc w:val="center"/>
        </w:trPr>
        <w:tc>
          <w:tcPr>
            <w:tcW w:w="1440" w:type="dxa"/>
            <w:gridSpan w:val="2"/>
            <w:tcBorders>
              <w:top w:val="single" w:sz="12" w:space="0" w:color="auto"/>
            </w:tcBorders>
          </w:tcPr>
          <w:p w14:paraId="24CC3375"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Surface Prep:</w:t>
            </w:r>
          </w:p>
        </w:tc>
        <w:tc>
          <w:tcPr>
            <w:tcW w:w="3624" w:type="dxa"/>
            <w:gridSpan w:val="2"/>
            <w:tcBorders>
              <w:top w:val="single" w:sz="12" w:space="0" w:color="auto"/>
            </w:tcBorders>
          </w:tcPr>
          <w:p w14:paraId="21428E19" w14:textId="4EA46E9B" w:rsidR="00E31A24" w:rsidRDefault="00653A21" w:rsidP="002F6F8B">
            <w:pPr>
              <w:autoSpaceDE/>
              <w:autoSpaceDN/>
              <w:adjustRightInd/>
              <w:spacing w:before="0" w:line="240" w:lineRule="auto"/>
              <w:ind w:left="-72"/>
              <w:rPr>
                <w:sz w:val="16"/>
                <w:szCs w:val="18"/>
              </w:rPr>
            </w:pPr>
            <w:r w:rsidRPr="00653A21">
              <w:rPr>
                <w:sz w:val="16"/>
                <w:szCs w:val="18"/>
              </w:rPr>
              <w:t>SSPC-SP1/SP10 (NACE No. 2) (SA 2.5)</w:t>
            </w:r>
            <w:r w:rsidR="00527DEE">
              <w:rPr>
                <w:sz w:val="16"/>
                <w:szCs w:val="18"/>
              </w:rPr>
              <w:t xml:space="preserve"> </w:t>
            </w:r>
          </w:p>
          <w:p w14:paraId="48DEDFE7" w14:textId="0BC8611F" w:rsidR="002F6F8B" w:rsidRPr="00CC6777" w:rsidRDefault="002F6F8B" w:rsidP="002F6F8B">
            <w:pPr>
              <w:autoSpaceDE/>
              <w:autoSpaceDN/>
              <w:adjustRightInd/>
              <w:spacing w:before="0" w:line="240" w:lineRule="auto"/>
              <w:ind w:left="-72"/>
              <w:rPr>
                <w:sz w:val="16"/>
                <w:szCs w:val="18"/>
              </w:rPr>
            </w:pPr>
            <w:r w:rsidRPr="00BA5A1E">
              <w:rPr>
                <w:sz w:val="16"/>
                <w:szCs w:val="18"/>
              </w:rPr>
              <w:t>Near-white blast cleanliness.</w:t>
            </w:r>
          </w:p>
        </w:tc>
        <w:tc>
          <w:tcPr>
            <w:tcW w:w="990" w:type="dxa"/>
            <w:tcBorders>
              <w:top w:val="single" w:sz="12" w:space="0" w:color="auto"/>
            </w:tcBorders>
          </w:tcPr>
          <w:p w14:paraId="294076F0" w14:textId="77777777" w:rsidR="002F6F8B" w:rsidRPr="001D3869" w:rsidRDefault="002F6F8B" w:rsidP="002F6F8B">
            <w:pPr>
              <w:autoSpaceDE/>
              <w:autoSpaceDN/>
              <w:adjustRightInd/>
              <w:spacing w:before="0" w:line="240" w:lineRule="auto"/>
              <w:ind w:left="0" w:right="-72"/>
              <w:jc w:val="right"/>
              <w:rPr>
                <w:b/>
                <w:sz w:val="16"/>
                <w:szCs w:val="16"/>
              </w:rPr>
            </w:pPr>
            <w:r w:rsidRPr="001D3869">
              <w:rPr>
                <w:b/>
                <w:sz w:val="16"/>
                <w:szCs w:val="16"/>
              </w:rPr>
              <w:t>Touch Up:</w:t>
            </w:r>
          </w:p>
        </w:tc>
        <w:tc>
          <w:tcPr>
            <w:tcW w:w="3987" w:type="dxa"/>
            <w:gridSpan w:val="3"/>
            <w:vMerge w:val="restart"/>
            <w:tcBorders>
              <w:top w:val="single" w:sz="12" w:space="0" w:color="auto"/>
            </w:tcBorders>
          </w:tcPr>
          <w:p w14:paraId="291F9CBF" w14:textId="77777777" w:rsidR="002F6F8B" w:rsidRPr="001D3869" w:rsidRDefault="002F6F8B" w:rsidP="002F6F8B">
            <w:pPr>
              <w:autoSpaceDE/>
              <w:autoSpaceDN/>
              <w:adjustRightInd/>
              <w:spacing w:before="0" w:line="240" w:lineRule="auto"/>
              <w:ind w:left="-72"/>
              <w:rPr>
                <w:sz w:val="16"/>
                <w:szCs w:val="16"/>
              </w:rPr>
            </w:pPr>
            <w:r w:rsidRPr="001D3869">
              <w:rPr>
                <w:sz w:val="16"/>
                <w:szCs w:val="18"/>
              </w:rPr>
              <w:t>Coating System 3.5</w:t>
            </w:r>
          </w:p>
        </w:tc>
      </w:tr>
      <w:tr w:rsidR="002F6F8B" w:rsidRPr="001D3869" w14:paraId="20FCAA3E" w14:textId="77777777" w:rsidTr="002F6F8B">
        <w:trPr>
          <w:cantSplit/>
          <w:trHeight w:val="288"/>
          <w:jc w:val="center"/>
        </w:trPr>
        <w:tc>
          <w:tcPr>
            <w:tcW w:w="1440" w:type="dxa"/>
            <w:gridSpan w:val="2"/>
          </w:tcPr>
          <w:p w14:paraId="2209370D"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Anchor Pattern:</w:t>
            </w:r>
          </w:p>
        </w:tc>
        <w:tc>
          <w:tcPr>
            <w:tcW w:w="3624" w:type="dxa"/>
            <w:gridSpan w:val="2"/>
          </w:tcPr>
          <w:p w14:paraId="5691AD43" w14:textId="77777777" w:rsidR="002F6F8B" w:rsidRPr="00CC6777" w:rsidRDefault="002F6F8B" w:rsidP="002F6F8B">
            <w:pPr>
              <w:autoSpaceDE/>
              <w:autoSpaceDN/>
              <w:adjustRightInd/>
              <w:spacing w:before="0" w:line="240" w:lineRule="auto"/>
              <w:ind w:left="-72"/>
              <w:rPr>
                <w:sz w:val="16"/>
                <w:szCs w:val="18"/>
              </w:rPr>
            </w:pPr>
            <w:r w:rsidRPr="00D02000">
              <w:rPr>
                <w:color w:val="auto"/>
                <w:sz w:val="16"/>
                <w:szCs w:val="16"/>
              </w:rPr>
              <w:t>Per manufacturer’s product data sheet</w:t>
            </w:r>
          </w:p>
        </w:tc>
        <w:tc>
          <w:tcPr>
            <w:tcW w:w="990" w:type="dxa"/>
          </w:tcPr>
          <w:p w14:paraId="2DB0BE61" w14:textId="77777777" w:rsidR="002F6F8B" w:rsidRPr="00BA5A1E" w:rsidRDefault="002F6F8B" w:rsidP="002F6F8B">
            <w:pPr>
              <w:autoSpaceDE/>
              <w:autoSpaceDN/>
              <w:adjustRightInd/>
              <w:spacing w:before="0" w:line="240" w:lineRule="auto"/>
              <w:ind w:left="-72"/>
              <w:rPr>
                <w:sz w:val="16"/>
                <w:szCs w:val="18"/>
              </w:rPr>
            </w:pPr>
          </w:p>
        </w:tc>
        <w:tc>
          <w:tcPr>
            <w:tcW w:w="3987" w:type="dxa"/>
            <w:gridSpan w:val="3"/>
            <w:vMerge/>
            <w:vAlign w:val="center"/>
          </w:tcPr>
          <w:p w14:paraId="70845D50" w14:textId="77777777" w:rsidR="002F6F8B" w:rsidRPr="001D3869" w:rsidRDefault="002F6F8B" w:rsidP="002F6F8B"/>
        </w:tc>
      </w:tr>
      <w:tr w:rsidR="002F6F8B" w:rsidRPr="001D3869" w14:paraId="506C95D2" w14:textId="77777777" w:rsidTr="002F6F8B">
        <w:trPr>
          <w:cantSplit/>
          <w:trHeight w:val="288"/>
          <w:jc w:val="center"/>
        </w:trPr>
        <w:tc>
          <w:tcPr>
            <w:tcW w:w="1440" w:type="dxa"/>
            <w:gridSpan w:val="2"/>
            <w:tcBorders>
              <w:bottom w:val="single" w:sz="12" w:space="0" w:color="auto"/>
            </w:tcBorders>
          </w:tcPr>
          <w:p w14:paraId="181BE0D2"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Total DFT:</w:t>
            </w:r>
          </w:p>
        </w:tc>
        <w:tc>
          <w:tcPr>
            <w:tcW w:w="3624" w:type="dxa"/>
            <w:gridSpan w:val="2"/>
            <w:tcBorders>
              <w:bottom w:val="single" w:sz="12" w:space="0" w:color="auto"/>
            </w:tcBorders>
          </w:tcPr>
          <w:p w14:paraId="008C9908" w14:textId="77777777" w:rsidR="002F6F8B" w:rsidRPr="00CC6777" w:rsidRDefault="002F6F8B" w:rsidP="002F6F8B">
            <w:pPr>
              <w:autoSpaceDE/>
              <w:autoSpaceDN/>
              <w:adjustRightInd/>
              <w:spacing w:before="0" w:line="240" w:lineRule="auto"/>
              <w:ind w:left="-72"/>
              <w:rPr>
                <w:sz w:val="16"/>
                <w:szCs w:val="18"/>
              </w:rPr>
            </w:pPr>
            <w:r w:rsidRPr="00D02000">
              <w:rPr>
                <w:color w:val="auto"/>
                <w:sz w:val="16"/>
                <w:szCs w:val="16"/>
              </w:rPr>
              <w:t>Per manufacturer’s product data sheet</w:t>
            </w:r>
          </w:p>
        </w:tc>
        <w:tc>
          <w:tcPr>
            <w:tcW w:w="990" w:type="dxa"/>
            <w:tcBorders>
              <w:bottom w:val="single" w:sz="12" w:space="0" w:color="auto"/>
            </w:tcBorders>
          </w:tcPr>
          <w:p w14:paraId="2CD778FC" w14:textId="77777777" w:rsidR="002F6F8B" w:rsidRPr="00BA5A1E" w:rsidRDefault="002F6F8B" w:rsidP="002F6F8B">
            <w:pPr>
              <w:autoSpaceDE/>
              <w:autoSpaceDN/>
              <w:adjustRightInd/>
              <w:spacing w:before="0" w:line="240" w:lineRule="auto"/>
              <w:ind w:left="-72"/>
              <w:rPr>
                <w:sz w:val="16"/>
                <w:szCs w:val="18"/>
              </w:rPr>
            </w:pPr>
          </w:p>
        </w:tc>
        <w:tc>
          <w:tcPr>
            <w:tcW w:w="3987" w:type="dxa"/>
            <w:gridSpan w:val="3"/>
            <w:vMerge/>
            <w:tcBorders>
              <w:bottom w:val="single" w:sz="12" w:space="0" w:color="auto"/>
            </w:tcBorders>
            <w:vAlign w:val="center"/>
          </w:tcPr>
          <w:p w14:paraId="61493469" w14:textId="77777777" w:rsidR="002F6F8B" w:rsidRPr="001D3869" w:rsidRDefault="002F6F8B" w:rsidP="002F6F8B"/>
        </w:tc>
      </w:tr>
      <w:tr w:rsidR="002F6F8B" w:rsidRPr="001D3869" w14:paraId="1D8FFCE5"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70BC6A35"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776" w:type="dxa"/>
            <w:tcBorders>
              <w:top w:val="single" w:sz="12" w:space="0" w:color="auto"/>
              <w:bottom w:val="single" w:sz="12" w:space="0" w:color="auto"/>
            </w:tcBorders>
            <w:shd w:val="clear" w:color="auto" w:fill="000000"/>
            <w:vAlign w:val="center"/>
          </w:tcPr>
          <w:p w14:paraId="07437A0E"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501" w:type="dxa"/>
            <w:gridSpan w:val="2"/>
            <w:tcBorders>
              <w:top w:val="single" w:sz="12" w:space="0" w:color="auto"/>
              <w:bottom w:val="single" w:sz="12" w:space="0" w:color="auto"/>
            </w:tcBorders>
            <w:shd w:val="clear" w:color="auto" w:fill="000000"/>
            <w:vAlign w:val="center"/>
          </w:tcPr>
          <w:p w14:paraId="42AE15DF"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2B89DAFD" w14:textId="77777777" w:rsidR="002F6F8B" w:rsidRPr="001D3869" w:rsidRDefault="002F6F8B" w:rsidP="002F6F8B">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505" w:type="dxa"/>
            <w:tcBorders>
              <w:top w:val="single" w:sz="12" w:space="0" w:color="auto"/>
              <w:bottom w:val="single" w:sz="12" w:space="0" w:color="auto"/>
              <w:right w:val="single" w:sz="12" w:space="0" w:color="auto"/>
            </w:tcBorders>
            <w:shd w:val="clear" w:color="auto" w:fill="000000"/>
            <w:vAlign w:val="center"/>
          </w:tcPr>
          <w:p w14:paraId="62A2E09E" w14:textId="77777777" w:rsidR="002F6F8B" w:rsidRPr="001D3869" w:rsidRDefault="002F6F8B" w:rsidP="002F6F8B">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2F6F8B" w:rsidRPr="001D3869" w14:paraId="1A269ABD" w14:textId="77777777" w:rsidTr="002974AE">
        <w:trPr>
          <w:trHeight w:val="288"/>
          <w:jc w:val="center"/>
        </w:trPr>
        <w:tc>
          <w:tcPr>
            <w:tcW w:w="2288" w:type="dxa"/>
            <w:gridSpan w:val="3"/>
            <w:vAlign w:val="center"/>
          </w:tcPr>
          <w:p w14:paraId="37E59B75" w14:textId="77777777" w:rsidR="002F6F8B" w:rsidRPr="00CC6777" w:rsidRDefault="002F6F8B" w:rsidP="002F6F8B">
            <w:pPr>
              <w:autoSpaceDE/>
              <w:autoSpaceDN/>
              <w:adjustRightInd/>
              <w:spacing w:before="0" w:line="240" w:lineRule="auto"/>
              <w:ind w:left="0"/>
              <w:rPr>
                <w:b/>
                <w:bCs/>
                <w:sz w:val="16"/>
                <w:szCs w:val="18"/>
              </w:rPr>
            </w:pPr>
            <w:r w:rsidRPr="00CC6777">
              <w:rPr>
                <w:b/>
                <w:bCs/>
                <w:sz w:val="16"/>
                <w:szCs w:val="18"/>
              </w:rPr>
              <w:t>PRIMER</w:t>
            </w:r>
          </w:p>
        </w:tc>
        <w:tc>
          <w:tcPr>
            <w:tcW w:w="2776" w:type="dxa"/>
            <w:vAlign w:val="center"/>
          </w:tcPr>
          <w:p w14:paraId="7E89AF2B"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501" w:type="dxa"/>
            <w:gridSpan w:val="2"/>
            <w:vAlign w:val="center"/>
          </w:tcPr>
          <w:p w14:paraId="0311F265" w14:textId="77777777" w:rsidR="002F6F8B" w:rsidRPr="007A4786" w:rsidRDefault="002F6F8B" w:rsidP="002F6F8B">
            <w:pPr>
              <w:autoSpaceDE/>
              <w:autoSpaceDN/>
              <w:adjustRightInd/>
              <w:spacing w:before="0" w:line="240" w:lineRule="auto"/>
              <w:ind w:left="0"/>
              <w:rPr>
                <w:sz w:val="16"/>
                <w:szCs w:val="16"/>
              </w:rPr>
            </w:pPr>
            <w:proofErr w:type="spellStart"/>
            <w:r w:rsidRPr="007A4786">
              <w:rPr>
                <w:sz w:val="16"/>
                <w:szCs w:val="16"/>
              </w:rPr>
              <w:t>Carbozinc</w:t>
            </w:r>
            <w:proofErr w:type="spellEnd"/>
            <w:r w:rsidRPr="007A4786">
              <w:rPr>
                <w:sz w:val="16"/>
                <w:szCs w:val="16"/>
              </w:rPr>
              <w:t xml:space="preserve"> 859</w:t>
            </w:r>
          </w:p>
        </w:tc>
        <w:tc>
          <w:tcPr>
            <w:tcW w:w="971" w:type="dxa"/>
            <w:vAlign w:val="center"/>
          </w:tcPr>
          <w:p w14:paraId="628CC436" w14:textId="77777777" w:rsidR="002F6F8B" w:rsidRPr="00402AFE" w:rsidRDefault="002F6F8B" w:rsidP="002F6F8B">
            <w:pPr>
              <w:autoSpaceDE/>
              <w:autoSpaceDN/>
              <w:adjustRightInd/>
              <w:spacing w:before="0" w:line="240" w:lineRule="auto"/>
              <w:ind w:left="0"/>
              <w:jc w:val="center"/>
              <w:rPr>
                <w:sz w:val="16"/>
                <w:szCs w:val="16"/>
                <w:lang w:val="ru-RU"/>
              </w:rPr>
            </w:pPr>
            <w:r>
              <w:rPr>
                <w:sz w:val="16"/>
                <w:szCs w:val="16"/>
              </w:rPr>
              <w:t>95-</w:t>
            </w:r>
            <w:r>
              <w:rPr>
                <w:sz w:val="16"/>
                <w:szCs w:val="16"/>
                <w:lang w:val="ru-RU"/>
              </w:rPr>
              <w:t>325</w:t>
            </w:r>
          </w:p>
        </w:tc>
        <w:tc>
          <w:tcPr>
            <w:tcW w:w="1505" w:type="dxa"/>
            <w:vAlign w:val="center"/>
          </w:tcPr>
          <w:p w14:paraId="4D503C50" w14:textId="77777777" w:rsidR="002F6F8B" w:rsidRPr="001D3869" w:rsidRDefault="002F6F8B" w:rsidP="002F6F8B">
            <w:pPr>
              <w:autoSpaceDE/>
              <w:autoSpaceDN/>
              <w:adjustRightInd/>
              <w:spacing w:before="0" w:line="240" w:lineRule="auto"/>
              <w:ind w:left="0"/>
              <w:jc w:val="center"/>
              <w:rPr>
                <w:sz w:val="16"/>
                <w:szCs w:val="16"/>
              </w:rPr>
            </w:pPr>
            <w:r>
              <w:rPr>
                <w:sz w:val="16"/>
                <w:szCs w:val="16"/>
                <w:lang w:val="ru-RU"/>
              </w:rPr>
              <w:t>204</w:t>
            </w:r>
            <w:r w:rsidRPr="005410C8">
              <w:rPr>
                <w:sz w:val="16"/>
                <w:szCs w:val="16"/>
              </w:rPr>
              <w:t>°C (</w:t>
            </w:r>
            <w:r>
              <w:rPr>
                <w:sz w:val="16"/>
                <w:szCs w:val="16"/>
                <w:lang w:val="ru-RU"/>
              </w:rPr>
              <w:t>400</w:t>
            </w:r>
            <w:r w:rsidRPr="005410C8">
              <w:rPr>
                <w:sz w:val="16"/>
                <w:szCs w:val="16"/>
              </w:rPr>
              <w:t>°F)</w:t>
            </w:r>
          </w:p>
        </w:tc>
      </w:tr>
      <w:tr w:rsidR="002F6F8B" w:rsidRPr="001D3869" w14:paraId="5A6839DC" w14:textId="77777777" w:rsidTr="002974AE">
        <w:trPr>
          <w:trHeight w:val="288"/>
          <w:jc w:val="center"/>
        </w:trPr>
        <w:tc>
          <w:tcPr>
            <w:tcW w:w="2288" w:type="dxa"/>
            <w:gridSpan w:val="3"/>
            <w:vAlign w:val="center"/>
          </w:tcPr>
          <w:p w14:paraId="560AF7AF" w14:textId="77777777" w:rsidR="002F6F8B" w:rsidRPr="00CC6777" w:rsidRDefault="002F6F8B" w:rsidP="002F6F8B">
            <w:pPr>
              <w:autoSpaceDE/>
              <w:autoSpaceDN/>
              <w:adjustRightInd/>
              <w:spacing w:before="0" w:line="240" w:lineRule="auto"/>
              <w:ind w:left="0"/>
              <w:rPr>
                <w:b/>
                <w:bCs/>
                <w:sz w:val="16"/>
                <w:szCs w:val="18"/>
              </w:rPr>
            </w:pPr>
          </w:p>
        </w:tc>
        <w:tc>
          <w:tcPr>
            <w:tcW w:w="2776" w:type="dxa"/>
            <w:vAlign w:val="center"/>
          </w:tcPr>
          <w:p w14:paraId="7DCCE929" w14:textId="409AAE8B" w:rsidR="002F6F8B" w:rsidRPr="001D3869" w:rsidRDefault="009824EB" w:rsidP="002F6F8B">
            <w:pPr>
              <w:autoSpaceDE/>
              <w:autoSpaceDN/>
              <w:adjustRightInd/>
              <w:spacing w:before="0" w:line="240" w:lineRule="auto"/>
              <w:ind w:left="0"/>
              <w:rPr>
                <w:sz w:val="16"/>
                <w:szCs w:val="16"/>
              </w:rPr>
            </w:pPr>
            <w:ins w:id="1044" w:author="Issayevskiy, Konstantin [STAMGazStroy LLP]" w:date="2025-12-08T16:55:00Z" w16du:dateUtc="2025-12-08T11:55:00Z">
              <w:r w:rsidRPr="00402AFE">
                <w:rPr>
                  <w:sz w:val="16"/>
                  <w:szCs w:val="16"/>
                </w:rPr>
                <w:t>Hempel Coatings (USA), Inc.</w:t>
              </w:r>
            </w:ins>
            <w:del w:id="1045" w:author="Issayevskiy, Konstantin [STAMGazStroy LLP]" w:date="2025-12-08T16:55:00Z" w16du:dateUtc="2025-12-08T11:55:00Z">
              <w:r w:rsidR="002F6F8B" w:rsidRPr="00BB520A" w:rsidDel="009824EB">
                <w:rPr>
                  <w:sz w:val="16"/>
                  <w:szCs w:val="16"/>
                </w:rPr>
                <w:delText>Dampney</w:delText>
              </w:r>
            </w:del>
          </w:p>
        </w:tc>
        <w:tc>
          <w:tcPr>
            <w:tcW w:w="2501" w:type="dxa"/>
            <w:gridSpan w:val="2"/>
            <w:vAlign w:val="center"/>
          </w:tcPr>
          <w:p w14:paraId="3919BC03" w14:textId="1C3E0B49" w:rsidR="002F6F8B" w:rsidRPr="007A4786" w:rsidRDefault="009824EB" w:rsidP="002F6F8B">
            <w:pPr>
              <w:autoSpaceDE/>
              <w:autoSpaceDN/>
              <w:adjustRightInd/>
              <w:spacing w:before="0" w:line="240" w:lineRule="auto"/>
              <w:ind w:left="0"/>
              <w:rPr>
                <w:sz w:val="16"/>
                <w:szCs w:val="16"/>
              </w:rPr>
            </w:pPr>
            <w:proofErr w:type="spellStart"/>
            <w:ins w:id="1046" w:author="Issayevskiy, Konstantin [STAMGazStroy LLP]" w:date="2025-12-08T16:55:00Z" w16du:dateUtc="2025-12-08T11:55:00Z">
              <w:r w:rsidRPr="007A4786">
                <w:rPr>
                  <w:sz w:val="16"/>
                  <w:szCs w:val="16"/>
                </w:rPr>
                <w:t>Hempadur</w:t>
              </w:r>
              <w:proofErr w:type="spellEnd"/>
              <w:r w:rsidRPr="007A4786">
                <w:rPr>
                  <w:sz w:val="16"/>
                  <w:szCs w:val="16"/>
                </w:rPr>
                <w:t xml:space="preserve"> Avant Guard series </w:t>
              </w:r>
            </w:ins>
            <w:del w:id="1047" w:author="Issayevskiy, Konstantin [STAMGazStroy LLP]" w:date="2025-12-08T16:56:00Z" w16du:dateUtc="2025-12-08T11:56:00Z">
              <w:r w:rsidR="002F6F8B" w:rsidRPr="007A4786" w:rsidDel="009824EB">
                <w:rPr>
                  <w:sz w:val="16"/>
                  <w:szCs w:val="16"/>
                </w:rPr>
                <w:delText>Epodur 7760</w:delText>
              </w:r>
            </w:del>
          </w:p>
        </w:tc>
        <w:tc>
          <w:tcPr>
            <w:tcW w:w="971" w:type="dxa"/>
            <w:vAlign w:val="center"/>
          </w:tcPr>
          <w:p w14:paraId="2B4E8B25" w14:textId="5C89C035" w:rsidR="002F6F8B" w:rsidRPr="00BB520A" w:rsidRDefault="009824EB" w:rsidP="002F6F8B">
            <w:pPr>
              <w:autoSpaceDE/>
              <w:autoSpaceDN/>
              <w:adjustRightInd/>
              <w:spacing w:before="0" w:line="240" w:lineRule="auto"/>
              <w:ind w:left="0"/>
              <w:jc w:val="center"/>
              <w:rPr>
                <w:sz w:val="16"/>
                <w:szCs w:val="16"/>
              </w:rPr>
            </w:pPr>
            <w:ins w:id="1048" w:author="Issayevskiy, Konstantin [STAMGazStroy LLP]" w:date="2025-12-08T16:56:00Z" w16du:dateUtc="2025-12-08T11:56:00Z">
              <w:r>
                <w:rPr>
                  <w:sz w:val="16"/>
                  <w:szCs w:val="16"/>
                  <w:lang w:val="ru-RU"/>
                </w:rPr>
                <w:t>345</w:t>
              </w:r>
            </w:ins>
            <w:del w:id="1049" w:author="Issayevskiy, Konstantin [STAMGazStroy LLP]" w:date="2025-12-08T16:56:00Z" w16du:dateUtc="2025-12-08T11:56:00Z">
              <w:r w:rsidR="002F6F8B" w:rsidRPr="00BB520A" w:rsidDel="009824EB">
                <w:rPr>
                  <w:sz w:val="16"/>
                  <w:szCs w:val="16"/>
                </w:rPr>
                <w:delText>100</w:delText>
              </w:r>
            </w:del>
          </w:p>
        </w:tc>
        <w:tc>
          <w:tcPr>
            <w:tcW w:w="1505" w:type="dxa"/>
            <w:vAlign w:val="center"/>
          </w:tcPr>
          <w:p w14:paraId="7F3CCBED" w14:textId="4B5DFFF7" w:rsidR="002F6F8B" w:rsidRDefault="009824EB" w:rsidP="002F6F8B">
            <w:pPr>
              <w:autoSpaceDE/>
              <w:autoSpaceDN/>
              <w:adjustRightInd/>
              <w:spacing w:before="0" w:line="240" w:lineRule="auto"/>
              <w:ind w:left="0"/>
              <w:jc w:val="center"/>
              <w:rPr>
                <w:sz w:val="16"/>
                <w:szCs w:val="16"/>
                <w:lang w:val="ru-RU"/>
              </w:rPr>
            </w:pPr>
            <w:ins w:id="1050" w:author="Issayevskiy, Konstantin [STAMGazStroy LLP]" w:date="2025-12-08T16:56:00Z" w16du:dateUtc="2025-12-08T11:56:00Z">
              <w:r>
                <w:rPr>
                  <w:sz w:val="16"/>
                  <w:szCs w:val="16"/>
                  <w:lang w:val="ru-RU"/>
                </w:rPr>
                <w:t>160</w:t>
              </w:r>
              <w:r>
                <w:rPr>
                  <w:sz w:val="16"/>
                  <w:szCs w:val="16"/>
                </w:rPr>
                <w:t>°C (</w:t>
              </w:r>
              <w:r>
                <w:rPr>
                  <w:sz w:val="16"/>
                  <w:szCs w:val="16"/>
                  <w:lang w:val="ru-RU"/>
                </w:rPr>
                <w:t>32</w:t>
              </w:r>
              <w:r w:rsidRPr="005410C8">
                <w:rPr>
                  <w:sz w:val="16"/>
                  <w:szCs w:val="16"/>
                </w:rPr>
                <w:t>0°F)</w:t>
              </w:r>
            </w:ins>
            <w:del w:id="1051" w:author="Issayevskiy, Konstantin [STAMGazStroy LLP]" w:date="2025-12-08T16:56:00Z" w16du:dateUtc="2025-12-08T11:56:00Z">
              <w:r w:rsidR="002F6F8B" w:rsidDel="009824EB">
                <w:rPr>
                  <w:sz w:val="16"/>
                  <w:szCs w:val="16"/>
                  <w:lang w:val="ru-RU"/>
                </w:rPr>
                <w:delText>1</w:delText>
              </w:r>
              <w:r w:rsidR="002F6F8B" w:rsidDel="009824EB">
                <w:rPr>
                  <w:sz w:val="16"/>
                  <w:szCs w:val="16"/>
                </w:rPr>
                <w:delText>00°C (25</w:delText>
              </w:r>
              <w:r w:rsidR="002F6F8B" w:rsidRPr="005410C8" w:rsidDel="009824EB">
                <w:rPr>
                  <w:sz w:val="16"/>
                  <w:szCs w:val="16"/>
                </w:rPr>
                <w:delText>0°F)</w:delText>
              </w:r>
            </w:del>
          </w:p>
        </w:tc>
      </w:tr>
      <w:tr w:rsidR="002F6F8B" w:rsidRPr="001D3869" w14:paraId="3DE69A07" w14:textId="77777777" w:rsidTr="002974AE">
        <w:trPr>
          <w:trHeight w:val="288"/>
          <w:jc w:val="center"/>
        </w:trPr>
        <w:tc>
          <w:tcPr>
            <w:tcW w:w="2288" w:type="dxa"/>
            <w:gridSpan w:val="3"/>
            <w:vAlign w:val="center"/>
          </w:tcPr>
          <w:p w14:paraId="6B808303" w14:textId="77777777" w:rsidR="002F6F8B" w:rsidRPr="00CC6777" w:rsidRDefault="002F6F8B" w:rsidP="002F6F8B">
            <w:pPr>
              <w:autoSpaceDE/>
              <w:autoSpaceDN/>
              <w:adjustRightInd/>
              <w:spacing w:before="0" w:line="240" w:lineRule="auto"/>
              <w:ind w:left="0"/>
              <w:rPr>
                <w:b/>
                <w:bCs/>
                <w:sz w:val="16"/>
                <w:szCs w:val="18"/>
              </w:rPr>
            </w:pPr>
            <w:r w:rsidRPr="001D3869">
              <w:rPr>
                <w:b/>
                <w:bCs/>
                <w:sz w:val="16"/>
                <w:szCs w:val="18"/>
              </w:rPr>
              <w:t>Epoxy - Zinc-Rich</w:t>
            </w:r>
          </w:p>
        </w:tc>
        <w:tc>
          <w:tcPr>
            <w:tcW w:w="2776" w:type="dxa"/>
            <w:vAlign w:val="center"/>
          </w:tcPr>
          <w:p w14:paraId="3C2EFEFB" w14:textId="5454249D" w:rsidR="002F6F8B" w:rsidRPr="001D3869" w:rsidRDefault="009824EB" w:rsidP="002F6F8B">
            <w:pPr>
              <w:autoSpaceDE/>
              <w:autoSpaceDN/>
              <w:adjustRightInd/>
              <w:spacing w:before="0" w:line="240" w:lineRule="auto"/>
              <w:ind w:left="0"/>
              <w:rPr>
                <w:sz w:val="16"/>
                <w:szCs w:val="16"/>
              </w:rPr>
            </w:pPr>
            <w:proofErr w:type="spellStart"/>
            <w:ins w:id="1052" w:author="Issayevskiy, Konstantin [STAMGazStroy LLP]" w:date="2025-12-08T16:55:00Z" w16du:dateUtc="2025-12-08T11:55:00Z">
              <w:r w:rsidRPr="00BB520A">
                <w:rPr>
                  <w:sz w:val="16"/>
                  <w:szCs w:val="16"/>
                </w:rPr>
                <w:t>Dampney</w:t>
              </w:r>
            </w:ins>
            <w:proofErr w:type="spellEnd"/>
            <w:del w:id="1053" w:author="Issayevskiy, Konstantin [STAMGazStroy LLP]" w:date="2025-12-08T16:55:00Z" w16du:dateUtc="2025-12-08T11:55:00Z">
              <w:r w:rsidR="002F6F8B" w:rsidRPr="00402AFE" w:rsidDel="009824EB">
                <w:rPr>
                  <w:sz w:val="16"/>
                  <w:szCs w:val="16"/>
                </w:rPr>
                <w:delText>Hempel Coatings (USA), Inc.</w:delText>
              </w:r>
            </w:del>
          </w:p>
        </w:tc>
        <w:tc>
          <w:tcPr>
            <w:tcW w:w="2501" w:type="dxa"/>
            <w:gridSpan w:val="2"/>
            <w:vAlign w:val="center"/>
          </w:tcPr>
          <w:p w14:paraId="71F8A472" w14:textId="64195FC6" w:rsidR="002F6F8B" w:rsidRPr="007A4786" w:rsidRDefault="009824EB" w:rsidP="002F6F8B">
            <w:pPr>
              <w:autoSpaceDE/>
              <w:autoSpaceDN/>
              <w:adjustRightInd/>
              <w:spacing w:before="0" w:line="240" w:lineRule="auto"/>
              <w:ind w:left="0"/>
              <w:rPr>
                <w:sz w:val="16"/>
                <w:szCs w:val="16"/>
              </w:rPr>
            </w:pPr>
            <w:proofErr w:type="spellStart"/>
            <w:ins w:id="1054" w:author="Issayevskiy, Konstantin [STAMGazStroy LLP]" w:date="2025-12-08T16:56:00Z" w16du:dateUtc="2025-12-08T11:56:00Z">
              <w:r w:rsidRPr="007A4786">
                <w:rPr>
                  <w:sz w:val="16"/>
                  <w:szCs w:val="16"/>
                </w:rPr>
                <w:t>Epodur</w:t>
              </w:r>
              <w:proofErr w:type="spellEnd"/>
              <w:r w:rsidRPr="007A4786">
                <w:rPr>
                  <w:sz w:val="16"/>
                  <w:szCs w:val="16"/>
                </w:rPr>
                <w:t xml:space="preserve"> 7760</w:t>
              </w:r>
            </w:ins>
            <w:del w:id="1055" w:author="Issayevskiy, Konstantin [STAMGazStroy LLP]" w:date="2025-12-08T16:56:00Z" w16du:dateUtc="2025-12-08T11:56:00Z">
              <w:r w:rsidR="002F6F8B" w:rsidRPr="007A4786" w:rsidDel="009824EB">
                <w:rPr>
                  <w:sz w:val="16"/>
                  <w:szCs w:val="16"/>
                </w:rPr>
                <w:delText>Hempadur Avant</w:delText>
              </w:r>
              <w:r w:rsidR="00E73D8E" w:rsidRPr="007A4786" w:rsidDel="009824EB">
                <w:rPr>
                  <w:sz w:val="16"/>
                  <w:szCs w:val="16"/>
                </w:rPr>
                <w:delText xml:space="preserve"> </w:delText>
              </w:r>
              <w:r w:rsidR="002F6F8B" w:rsidRPr="007A4786" w:rsidDel="009824EB">
                <w:rPr>
                  <w:sz w:val="16"/>
                  <w:szCs w:val="16"/>
                </w:rPr>
                <w:delText>Guard series</w:delText>
              </w:r>
            </w:del>
          </w:p>
        </w:tc>
        <w:tc>
          <w:tcPr>
            <w:tcW w:w="971" w:type="dxa"/>
            <w:vAlign w:val="center"/>
          </w:tcPr>
          <w:p w14:paraId="6AC98B45" w14:textId="4B75B008" w:rsidR="002F6F8B" w:rsidRPr="00402AFE" w:rsidRDefault="009824EB" w:rsidP="002F6F8B">
            <w:pPr>
              <w:autoSpaceDE/>
              <w:autoSpaceDN/>
              <w:adjustRightInd/>
              <w:spacing w:before="0" w:line="240" w:lineRule="auto"/>
              <w:ind w:left="0"/>
              <w:jc w:val="center"/>
              <w:rPr>
                <w:sz w:val="16"/>
                <w:szCs w:val="16"/>
                <w:lang w:val="ru-RU"/>
              </w:rPr>
            </w:pPr>
            <w:ins w:id="1056" w:author="Issayevskiy, Konstantin [STAMGazStroy LLP]" w:date="2025-12-08T16:56:00Z" w16du:dateUtc="2025-12-08T11:56:00Z">
              <w:r w:rsidRPr="00BB520A">
                <w:rPr>
                  <w:sz w:val="16"/>
                  <w:szCs w:val="16"/>
                </w:rPr>
                <w:t>100</w:t>
              </w:r>
            </w:ins>
            <w:del w:id="1057" w:author="Issayevskiy, Konstantin [STAMGazStroy LLP]" w:date="2025-12-08T16:56:00Z" w16du:dateUtc="2025-12-08T11:56:00Z">
              <w:r w:rsidR="002F6F8B" w:rsidDel="009824EB">
                <w:rPr>
                  <w:sz w:val="16"/>
                  <w:szCs w:val="16"/>
                  <w:lang w:val="ru-RU"/>
                </w:rPr>
                <w:delText>345</w:delText>
              </w:r>
            </w:del>
          </w:p>
        </w:tc>
        <w:tc>
          <w:tcPr>
            <w:tcW w:w="1505" w:type="dxa"/>
            <w:vAlign w:val="center"/>
          </w:tcPr>
          <w:p w14:paraId="50F0B899" w14:textId="64BB241F" w:rsidR="002F6F8B" w:rsidRPr="001D3869" w:rsidRDefault="009824EB" w:rsidP="002F6F8B">
            <w:pPr>
              <w:autoSpaceDE/>
              <w:autoSpaceDN/>
              <w:adjustRightInd/>
              <w:spacing w:before="0" w:line="240" w:lineRule="auto"/>
              <w:ind w:left="0"/>
              <w:jc w:val="center"/>
              <w:rPr>
                <w:sz w:val="16"/>
                <w:szCs w:val="16"/>
              </w:rPr>
            </w:pPr>
            <w:ins w:id="1058" w:author="Issayevskiy, Konstantin [STAMGazStroy LLP]" w:date="2025-12-08T16:56:00Z" w16du:dateUtc="2025-12-08T11:56:00Z">
              <w:r>
                <w:rPr>
                  <w:sz w:val="16"/>
                  <w:szCs w:val="16"/>
                  <w:lang w:val="ru-RU"/>
                </w:rPr>
                <w:t>1</w:t>
              </w:r>
              <w:r>
                <w:rPr>
                  <w:sz w:val="16"/>
                  <w:szCs w:val="16"/>
                </w:rPr>
                <w:t>00°C (25</w:t>
              </w:r>
              <w:r w:rsidRPr="005410C8">
                <w:rPr>
                  <w:sz w:val="16"/>
                  <w:szCs w:val="16"/>
                </w:rPr>
                <w:t>0°F)</w:t>
              </w:r>
            </w:ins>
            <w:del w:id="1059" w:author="Issayevskiy, Konstantin [STAMGazStroy LLP]" w:date="2025-12-08T16:56:00Z" w16du:dateUtc="2025-12-08T11:56:00Z">
              <w:r w:rsidR="002F6F8B" w:rsidDel="009824EB">
                <w:rPr>
                  <w:sz w:val="16"/>
                  <w:szCs w:val="16"/>
                  <w:lang w:val="ru-RU"/>
                </w:rPr>
                <w:delText>160</w:delText>
              </w:r>
              <w:r w:rsidR="002F6F8B" w:rsidDel="009824EB">
                <w:rPr>
                  <w:sz w:val="16"/>
                  <w:szCs w:val="16"/>
                </w:rPr>
                <w:delText>°C (</w:delText>
              </w:r>
              <w:r w:rsidR="002F6F8B" w:rsidDel="009824EB">
                <w:rPr>
                  <w:sz w:val="16"/>
                  <w:szCs w:val="16"/>
                  <w:lang w:val="ru-RU"/>
                </w:rPr>
                <w:delText>32</w:delText>
              </w:r>
              <w:r w:rsidR="002F6F8B" w:rsidRPr="005410C8" w:rsidDel="009824EB">
                <w:rPr>
                  <w:sz w:val="16"/>
                  <w:szCs w:val="16"/>
                </w:rPr>
                <w:delText>0°F)</w:delText>
              </w:r>
            </w:del>
          </w:p>
        </w:tc>
      </w:tr>
      <w:tr w:rsidR="00E13C63" w:rsidRPr="001D3869" w14:paraId="5E264EAC" w14:textId="77777777" w:rsidTr="002974AE">
        <w:trPr>
          <w:trHeight w:val="288"/>
          <w:jc w:val="center"/>
        </w:trPr>
        <w:tc>
          <w:tcPr>
            <w:tcW w:w="2288" w:type="dxa"/>
            <w:gridSpan w:val="3"/>
            <w:vMerge w:val="restart"/>
            <w:vAlign w:val="center"/>
          </w:tcPr>
          <w:p w14:paraId="52AFCD38" w14:textId="77777777" w:rsidR="00E13C63" w:rsidRPr="001D3869" w:rsidRDefault="00E13C63" w:rsidP="002F6F8B">
            <w:pPr>
              <w:autoSpaceDE/>
              <w:autoSpaceDN/>
              <w:adjustRightInd/>
              <w:spacing w:before="0" w:line="240" w:lineRule="auto"/>
              <w:ind w:left="0"/>
              <w:rPr>
                <w:b/>
                <w:sz w:val="16"/>
                <w:szCs w:val="16"/>
              </w:rPr>
            </w:pPr>
            <w:r w:rsidRPr="00D02000">
              <w:rPr>
                <w:b/>
                <w:sz w:val="16"/>
                <w:szCs w:val="16"/>
              </w:rPr>
              <w:t>Surface profile</w:t>
            </w:r>
            <w:r>
              <w:rPr>
                <w:b/>
                <w:sz w:val="16"/>
                <w:szCs w:val="16"/>
              </w:rPr>
              <w:t xml:space="preserve"> </w:t>
            </w:r>
            <w:proofErr w:type="spellStart"/>
            <w:r>
              <w:rPr>
                <w:b/>
                <w:sz w:val="16"/>
                <w:szCs w:val="16"/>
              </w:rPr>
              <w:t>and</w:t>
            </w:r>
            <w:r w:rsidRPr="00864788">
              <w:rPr>
                <w:b/>
                <w:sz w:val="16"/>
                <w:szCs w:val="16"/>
              </w:rPr>
              <w:t>DFT</w:t>
            </w:r>
            <w:proofErr w:type="spellEnd"/>
            <w:r w:rsidRPr="00864788">
              <w:rPr>
                <w:b/>
                <w:sz w:val="16"/>
                <w:szCs w:val="16"/>
              </w:rPr>
              <w:t xml:space="preserve"> as per Manufacturer’s Product Sheet</w:t>
            </w:r>
          </w:p>
        </w:tc>
        <w:tc>
          <w:tcPr>
            <w:tcW w:w="2776" w:type="dxa"/>
            <w:vAlign w:val="center"/>
          </w:tcPr>
          <w:p w14:paraId="3D60AC8B" w14:textId="77777777" w:rsidR="00E13C63" w:rsidRPr="001D3869" w:rsidRDefault="00E13C63" w:rsidP="002F6F8B">
            <w:pPr>
              <w:autoSpaceDE/>
              <w:autoSpaceDN/>
              <w:adjustRightInd/>
              <w:spacing w:before="0" w:line="240" w:lineRule="auto"/>
              <w:ind w:left="0"/>
              <w:rPr>
                <w:sz w:val="16"/>
                <w:szCs w:val="16"/>
              </w:rPr>
            </w:pPr>
            <w:r w:rsidRPr="001D3869">
              <w:rPr>
                <w:sz w:val="16"/>
                <w:szCs w:val="16"/>
              </w:rPr>
              <w:t>International</w:t>
            </w:r>
          </w:p>
        </w:tc>
        <w:tc>
          <w:tcPr>
            <w:tcW w:w="2501" w:type="dxa"/>
            <w:gridSpan w:val="2"/>
            <w:vAlign w:val="center"/>
          </w:tcPr>
          <w:p w14:paraId="40C82A1C" w14:textId="77777777" w:rsidR="00E13C63" w:rsidRPr="007A4786" w:rsidRDefault="00E13C63" w:rsidP="002F6F8B">
            <w:pPr>
              <w:autoSpaceDE/>
              <w:autoSpaceDN/>
              <w:adjustRightInd/>
              <w:spacing w:before="0" w:line="240" w:lineRule="auto"/>
              <w:ind w:left="0"/>
              <w:rPr>
                <w:sz w:val="16"/>
                <w:szCs w:val="16"/>
              </w:rPr>
            </w:pPr>
            <w:proofErr w:type="spellStart"/>
            <w:r w:rsidRPr="007A4786">
              <w:rPr>
                <w:sz w:val="16"/>
                <w:szCs w:val="16"/>
              </w:rPr>
              <w:t>Interzinc</w:t>
            </w:r>
            <w:proofErr w:type="spellEnd"/>
            <w:r w:rsidRPr="007A4786">
              <w:rPr>
                <w:sz w:val="16"/>
                <w:szCs w:val="16"/>
              </w:rPr>
              <w:t xml:space="preserve"> 52 series</w:t>
            </w:r>
          </w:p>
        </w:tc>
        <w:tc>
          <w:tcPr>
            <w:tcW w:w="971" w:type="dxa"/>
            <w:vAlign w:val="center"/>
          </w:tcPr>
          <w:p w14:paraId="5A04574D" w14:textId="77777777" w:rsidR="00E13C63" w:rsidRPr="00293AB6" w:rsidRDefault="00E13C63" w:rsidP="002F6F8B">
            <w:pPr>
              <w:autoSpaceDE/>
              <w:autoSpaceDN/>
              <w:adjustRightInd/>
              <w:spacing w:before="0" w:line="240" w:lineRule="auto"/>
              <w:ind w:left="0"/>
              <w:jc w:val="center"/>
              <w:rPr>
                <w:sz w:val="16"/>
                <w:szCs w:val="16"/>
              </w:rPr>
            </w:pPr>
            <w:r w:rsidRPr="00293AB6">
              <w:rPr>
                <w:sz w:val="16"/>
                <w:szCs w:val="16"/>
                <w:lang w:val="ru-RU"/>
              </w:rPr>
              <w:t>249</w:t>
            </w:r>
            <w:r w:rsidRPr="00293AB6">
              <w:rPr>
                <w:sz w:val="16"/>
                <w:szCs w:val="16"/>
              </w:rPr>
              <w:t>-336</w:t>
            </w:r>
          </w:p>
        </w:tc>
        <w:tc>
          <w:tcPr>
            <w:tcW w:w="1505" w:type="dxa"/>
            <w:vAlign w:val="center"/>
          </w:tcPr>
          <w:p w14:paraId="73960AB9" w14:textId="77777777" w:rsidR="00E13C63" w:rsidRPr="00293AB6" w:rsidRDefault="00E13C63" w:rsidP="002F6F8B">
            <w:pPr>
              <w:autoSpaceDE/>
              <w:autoSpaceDN/>
              <w:adjustRightInd/>
              <w:spacing w:before="0" w:line="240" w:lineRule="auto"/>
              <w:ind w:left="0"/>
              <w:jc w:val="center"/>
              <w:rPr>
                <w:sz w:val="16"/>
                <w:szCs w:val="16"/>
              </w:rPr>
            </w:pPr>
            <w:r w:rsidRPr="00293AB6">
              <w:rPr>
                <w:sz w:val="16"/>
                <w:szCs w:val="16"/>
                <w:lang w:val="ru-RU"/>
              </w:rPr>
              <w:t>140</w:t>
            </w:r>
            <w:r w:rsidRPr="00293AB6">
              <w:rPr>
                <w:sz w:val="16"/>
                <w:szCs w:val="16"/>
              </w:rPr>
              <w:t>°C (</w:t>
            </w:r>
            <w:r w:rsidRPr="00293AB6">
              <w:rPr>
                <w:sz w:val="16"/>
                <w:szCs w:val="16"/>
                <w:lang w:val="ru-RU"/>
              </w:rPr>
              <w:t>300</w:t>
            </w:r>
            <w:r w:rsidRPr="00293AB6">
              <w:rPr>
                <w:sz w:val="16"/>
                <w:szCs w:val="16"/>
              </w:rPr>
              <w:t>°F)</w:t>
            </w:r>
          </w:p>
        </w:tc>
      </w:tr>
      <w:tr w:rsidR="00E13C63" w:rsidRPr="001D3869" w14:paraId="3E02EE27" w14:textId="77777777" w:rsidTr="002974AE">
        <w:trPr>
          <w:trHeight w:val="288"/>
          <w:jc w:val="center"/>
        </w:trPr>
        <w:tc>
          <w:tcPr>
            <w:tcW w:w="2288" w:type="dxa"/>
            <w:gridSpan w:val="3"/>
            <w:vMerge/>
            <w:vAlign w:val="center"/>
          </w:tcPr>
          <w:p w14:paraId="7EA4F2E0" w14:textId="77777777" w:rsidR="00E13C63" w:rsidRPr="007A2CF3" w:rsidRDefault="00E13C63" w:rsidP="002F6F8B">
            <w:pPr>
              <w:autoSpaceDE/>
              <w:autoSpaceDN/>
              <w:adjustRightInd/>
              <w:spacing w:before="0" w:line="240" w:lineRule="auto"/>
              <w:ind w:left="0"/>
              <w:rPr>
                <w:sz w:val="16"/>
                <w:szCs w:val="16"/>
              </w:rPr>
            </w:pPr>
          </w:p>
        </w:tc>
        <w:tc>
          <w:tcPr>
            <w:tcW w:w="2776" w:type="dxa"/>
            <w:vAlign w:val="center"/>
          </w:tcPr>
          <w:p w14:paraId="190665C7" w14:textId="77777777" w:rsidR="00E13C63" w:rsidRPr="001D3869" w:rsidRDefault="00E13C63" w:rsidP="002F6F8B">
            <w:pPr>
              <w:autoSpaceDE/>
              <w:autoSpaceDN/>
              <w:adjustRightInd/>
              <w:spacing w:before="0" w:line="240" w:lineRule="auto"/>
              <w:ind w:left="0"/>
              <w:rPr>
                <w:sz w:val="16"/>
                <w:szCs w:val="16"/>
              </w:rPr>
            </w:pPr>
            <w:r w:rsidRPr="00402AFE">
              <w:rPr>
                <w:sz w:val="16"/>
                <w:szCs w:val="16"/>
              </w:rPr>
              <w:t>Jotun Paints</w:t>
            </w:r>
          </w:p>
        </w:tc>
        <w:tc>
          <w:tcPr>
            <w:tcW w:w="2501" w:type="dxa"/>
            <w:gridSpan w:val="2"/>
            <w:vAlign w:val="center"/>
          </w:tcPr>
          <w:p w14:paraId="1C6B05A7" w14:textId="77777777" w:rsidR="00E13C63" w:rsidRPr="007A4786" w:rsidRDefault="00E13C63" w:rsidP="00265E9E">
            <w:pPr>
              <w:autoSpaceDE/>
              <w:autoSpaceDN/>
              <w:adjustRightInd/>
              <w:spacing w:before="0" w:line="240" w:lineRule="auto"/>
              <w:ind w:left="0"/>
              <w:rPr>
                <w:sz w:val="16"/>
                <w:szCs w:val="16"/>
                <w:lang w:val="ru-RU"/>
              </w:rPr>
            </w:pPr>
            <w:r w:rsidRPr="007A4786">
              <w:rPr>
                <w:sz w:val="16"/>
                <w:szCs w:val="16"/>
              </w:rPr>
              <w:t>Barrier 80 Series</w:t>
            </w:r>
          </w:p>
          <w:p w14:paraId="257B3413" w14:textId="24FB1C9D" w:rsidR="00E13C63" w:rsidRPr="007A4786" w:rsidRDefault="00E13C63" w:rsidP="002F6F8B">
            <w:pPr>
              <w:autoSpaceDE/>
              <w:autoSpaceDN/>
              <w:adjustRightInd/>
              <w:spacing w:before="0" w:line="240" w:lineRule="auto"/>
              <w:ind w:left="0"/>
              <w:rPr>
                <w:sz w:val="16"/>
                <w:szCs w:val="16"/>
              </w:rPr>
            </w:pPr>
            <w:r w:rsidRPr="007A4786">
              <w:rPr>
                <w:sz w:val="16"/>
                <w:szCs w:val="16"/>
              </w:rPr>
              <w:t>Barrier 77</w:t>
            </w:r>
          </w:p>
        </w:tc>
        <w:tc>
          <w:tcPr>
            <w:tcW w:w="971" w:type="dxa"/>
            <w:vAlign w:val="center"/>
          </w:tcPr>
          <w:p w14:paraId="028979E6" w14:textId="77777777" w:rsidR="00E13C63" w:rsidRPr="00293AB6" w:rsidRDefault="00E13C63" w:rsidP="002F6F8B">
            <w:pPr>
              <w:autoSpaceDE/>
              <w:autoSpaceDN/>
              <w:adjustRightInd/>
              <w:spacing w:before="0" w:line="240" w:lineRule="auto"/>
              <w:ind w:left="0"/>
              <w:jc w:val="center"/>
              <w:rPr>
                <w:sz w:val="16"/>
                <w:szCs w:val="16"/>
              </w:rPr>
            </w:pPr>
            <w:r w:rsidRPr="00293AB6">
              <w:rPr>
                <w:sz w:val="16"/>
                <w:szCs w:val="16"/>
              </w:rPr>
              <w:t>400</w:t>
            </w:r>
          </w:p>
        </w:tc>
        <w:tc>
          <w:tcPr>
            <w:tcW w:w="1505" w:type="dxa"/>
            <w:vAlign w:val="center"/>
          </w:tcPr>
          <w:p w14:paraId="6F161A7C" w14:textId="77777777" w:rsidR="00E13C63" w:rsidRPr="00293AB6" w:rsidRDefault="00E13C63" w:rsidP="002F6F8B">
            <w:pPr>
              <w:autoSpaceDE/>
              <w:autoSpaceDN/>
              <w:adjustRightInd/>
              <w:spacing w:before="0" w:line="240" w:lineRule="auto"/>
              <w:ind w:left="0"/>
              <w:jc w:val="center"/>
              <w:rPr>
                <w:sz w:val="16"/>
                <w:szCs w:val="16"/>
              </w:rPr>
            </w:pPr>
            <w:r w:rsidRPr="00293AB6">
              <w:rPr>
                <w:sz w:val="16"/>
                <w:szCs w:val="16"/>
                <w:lang w:val="ru-RU"/>
              </w:rPr>
              <w:t>140</w:t>
            </w:r>
            <w:r w:rsidRPr="00293AB6">
              <w:rPr>
                <w:sz w:val="16"/>
                <w:szCs w:val="16"/>
              </w:rPr>
              <w:t>°C (</w:t>
            </w:r>
            <w:r w:rsidRPr="00293AB6">
              <w:rPr>
                <w:sz w:val="16"/>
                <w:szCs w:val="16"/>
                <w:lang w:val="ru-RU"/>
              </w:rPr>
              <w:t>300</w:t>
            </w:r>
            <w:r w:rsidRPr="00293AB6">
              <w:rPr>
                <w:sz w:val="16"/>
                <w:szCs w:val="16"/>
              </w:rPr>
              <w:t>°F)</w:t>
            </w:r>
          </w:p>
        </w:tc>
      </w:tr>
      <w:tr w:rsidR="002F6F8B" w:rsidRPr="001D3869" w14:paraId="72EE8222" w14:textId="77777777" w:rsidTr="002974AE">
        <w:trPr>
          <w:trHeight w:val="288"/>
          <w:jc w:val="center"/>
        </w:trPr>
        <w:tc>
          <w:tcPr>
            <w:tcW w:w="2288" w:type="dxa"/>
            <w:gridSpan w:val="3"/>
            <w:vAlign w:val="center"/>
          </w:tcPr>
          <w:p w14:paraId="1AE06BFE" w14:textId="77777777" w:rsidR="002F6F8B" w:rsidRPr="007A2CF3" w:rsidRDefault="002F6F8B" w:rsidP="002F6F8B">
            <w:pPr>
              <w:autoSpaceDE/>
              <w:autoSpaceDN/>
              <w:adjustRightInd/>
              <w:spacing w:before="0" w:line="240" w:lineRule="auto"/>
              <w:ind w:left="0"/>
              <w:rPr>
                <w:sz w:val="16"/>
                <w:szCs w:val="16"/>
              </w:rPr>
            </w:pPr>
          </w:p>
        </w:tc>
        <w:tc>
          <w:tcPr>
            <w:tcW w:w="2776" w:type="dxa"/>
            <w:vAlign w:val="center"/>
          </w:tcPr>
          <w:p w14:paraId="2E9BA9CB"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PPG</w:t>
            </w:r>
          </w:p>
        </w:tc>
        <w:tc>
          <w:tcPr>
            <w:tcW w:w="2501" w:type="dxa"/>
            <w:gridSpan w:val="2"/>
            <w:vAlign w:val="center"/>
          </w:tcPr>
          <w:p w14:paraId="41DDD662" w14:textId="1CA6B3E8" w:rsidR="00F61434" w:rsidRPr="007A4786" w:rsidRDefault="002F6F8B" w:rsidP="002F6F8B">
            <w:pPr>
              <w:autoSpaceDE/>
              <w:autoSpaceDN/>
              <w:adjustRightInd/>
              <w:spacing w:before="0" w:line="240" w:lineRule="auto"/>
              <w:ind w:left="0"/>
              <w:rPr>
                <w:sz w:val="16"/>
                <w:szCs w:val="16"/>
              </w:rPr>
            </w:pPr>
            <w:proofErr w:type="spellStart"/>
            <w:r w:rsidRPr="007A4786">
              <w:rPr>
                <w:sz w:val="16"/>
                <w:szCs w:val="16"/>
              </w:rPr>
              <w:t>Amercoat</w:t>
            </w:r>
            <w:proofErr w:type="spellEnd"/>
            <w:r w:rsidRPr="007A4786">
              <w:rPr>
                <w:sz w:val="16"/>
                <w:szCs w:val="16"/>
              </w:rPr>
              <w:t xml:space="preserve"> 68HS series</w:t>
            </w:r>
          </w:p>
          <w:p w14:paraId="24CDA544" w14:textId="591626DD" w:rsidR="002F6F8B" w:rsidRPr="007A4786" w:rsidRDefault="002F6F8B" w:rsidP="002F6F8B">
            <w:pPr>
              <w:autoSpaceDE/>
              <w:autoSpaceDN/>
              <w:adjustRightInd/>
              <w:spacing w:before="0" w:line="240" w:lineRule="auto"/>
              <w:ind w:left="0"/>
              <w:rPr>
                <w:sz w:val="16"/>
                <w:szCs w:val="16"/>
              </w:rPr>
            </w:pPr>
            <w:proofErr w:type="spellStart"/>
            <w:r w:rsidRPr="007A4786">
              <w:rPr>
                <w:sz w:val="16"/>
                <w:szCs w:val="16"/>
              </w:rPr>
              <w:t>SigmaZinc</w:t>
            </w:r>
            <w:proofErr w:type="spellEnd"/>
            <w:r w:rsidRPr="007A4786">
              <w:rPr>
                <w:sz w:val="16"/>
                <w:szCs w:val="16"/>
              </w:rPr>
              <w:t xml:space="preserve"> 68</w:t>
            </w:r>
          </w:p>
        </w:tc>
        <w:tc>
          <w:tcPr>
            <w:tcW w:w="971" w:type="dxa"/>
            <w:vAlign w:val="center"/>
          </w:tcPr>
          <w:p w14:paraId="0049F75A" w14:textId="77777777" w:rsidR="002F6F8B" w:rsidRPr="00293AB6" w:rsidRDefault="002F6F8B" w:rsidP="002F6F8B">
            <w:pPr>
              <w:autoSpaceDE/>
              <w:autoSpaceDN/>
              <w:adjustRightInd/>
              <w:spacing w:before="0" w:line="240" w:lineRule="auto"/>
              <w:ind w:left="0"/>
              <w:jc w:val="center"/>
              <w:rPr>
                <w:sz w:val="16"/>
                <w:szCs w:val="16"/>
              </w:rPr>
            </w:pPr>
            <w:r w:rsidRPr="00293AB6">
              <w:rPr>
                <w:sz w:val="16"/>
                <w:szCs w:val="16"/>
              </w:rPr>
              <w:t>310</w:t>
            </w:r>
          </w:p>
        </w:tc>
        <w:tc>
          <w:tcPr>
            <w:tcW w:w="1505" w:type="dxa"/>
            <w:vAlign w:val="center"/>
          </w:tcPr>
          <w:p w14:paraId="30A2DC69" w14:textId="77777777" w:rsidR="002F6F8B" w:rsidRPr="00293AB6" w:rsidRDefault="002F6F8B" w:rsidP="002F6F8B">
            <w:pPr>
              <w:autoSpaceDE/>
              <w:autoSpaceDN/>
              <w:adjustRightInd/>
              <w:spacing w:before="0" w:line="240" w:lineRule="auto"/>
              <w:ind w:left="0"/>
              <w:jc w:val="center"/>
              <w:rPr>
                <w:sz w:val="16"/>
                <w:szCs w:val="16"/>
              </w:rPr>
            </w:pPr>
            <w:r w:rsidRPr="00293AB6">
              <w:rPr>
                <w:sz w:val="16"/>
                <w:szCs w:val="16"/>
                <w:lang w:val="ru-RU"/>
              </w:rPr>
              <w:t>140</w:t>
            </w:r>
            <w:r w:rsidRPr="00293AB6">
              <w:rPr>
                <w:sz w:val="16"/>
                <w:szCs w:val="16"/>
              </w:rPr>
              <w:t>°C (</w:t>
            </w:r>
            <w:r w:rsidRPr="00293AB6">
              <w:rPr>
                <w:sz w:val="16"/>
                <w:szCs w:val="16"/>
                <w:lang w:val="ru-RU"/>
              </w:rPr>
              <w:t>300</w:t>
            </w:r>
            <w:r w:rsidRPr="00293AB6">
              <w:rPr>
                <w:sz w:val="16"/>
                <w:szCs w:val="16"/>
              </w:rPr>
              <w:t>°F)</w:t>
            </w:r>
          </w:p>
        </w:tc>
      </w:tr>
      <w:tr w:rsidR="002F6F8B" w:rsidRPr="001D3869" w14:paraId="260EFBFC" w14:textId="77777777" w:rsidTr="002974AE">
        <w:trPr>
          <w:trHeight w:val="288"/>
          <w:jc w:val="center"/>
        </w:trPr>
        <w:tc>
          <w:tcPr>
            <w:tcW w:w="2288" w:type="dxa"/>
            <w:gridSpan w:val="3"/>
            <w:vAlign w:val="center"/>
          </w:tcPr>
          <w:p w14:paraId="43034059" w14:textId="77777777" w:rsidR="002F6F8B" w:rsidRPr="007A2CF3" w:rsidRDefault="002F6F8B" w:rsidP="002F6F8B">
            <w:pPr>
              <w:autoSpaceDE/>
              <w:autoSpaceDN/>
              <w:adjustRightInd/>
              <w:spacing w:before="0" w:line="240" w:lineRule="auto"/>
              <w:ind w:left="0"/>
              <w:rPr>
                <w:sz w:val="16"/>
                <w:szCs w:val="16"/>
              </w:rPr>
            </w:pPr>
          </w:p>
        </w:tc>
        <w:tc>
          <w:tcPr>
            <w:tcW w:w="2776" w:type="dxa"/>
            <w:vAlign w:val="center"/>
          </w:tcPr>
          <w:p w14:paraId="6EC862AE" w14:textId="77777777" w:rsidR="002F6F8B" w:rsidRPr="001D3869" w:rsidRDefault="002F6F8B" w:rsidP="002F6F8B">
            <w:pPr>
              <w:autoSpaceDE/>
              <w:autoSpaceDN/>
              <w:adjustRightInd/>
              <w:spacing w:before="0" w:line="240" w:lineRule="auto"/>
              <w:ind w:left="0"/>
              <w:rPr>
                <w:sz w:val="16"/>
                <w:szCs w:val="16"/>
              </w:rPr>
            </w:pPr>
            <w:r w:rsidRPr="00BB520A">
              <w:rPr>
                <w:sz w:val="16"/>
                <w:szCs w:val="16"/>
              </w:rPr>
              <w:t>Tnemec</w:t>
            </w:r>
          </w:p>
        </w:tc>
        <w:tc>
          <w:tcPr>
            <w:tcW w:w="2501" w:type="dxa"/>
            <w:gridSpan w:val="2"/>
            <w:vAlign w:val="center"/>
          </w:tcPr>
          <w:p w14:paraId="187EB0F0" w14:textId="77777777" w:rsidR="002F6F8B" w:rsidRPr="007A4786" w:rsidRDefault="002F6F8B" w:rsidP="002F6F8B">
            <w:pPr>
              <w:autoSpaceDE/>
              <w:autoSpaceDN/>
              <w:adjustRightInd/>
              <w:spacing w:before="0" w:line="240" w:lineRule="auto"/>
              <w:ind w:left="0"/>
              <w:rPr>
                <w:sz w:val="16"/>
                <w:szCs w:val="16"/>
              </w:rPr>
            </w:pPr>
            <w:r w:rsidRPr="007A4786">
              <w:rPr>
                <w:sz w:val="16"/>
                <w:szCs w:val="16"/>
              </w:rPr>
              <w:t>Series 94-H20 Hydro-Zinc</w:t>
            </w:r>
          </w:p>
        </w:tc>
        <w:tc>
          <w:tcPr>
            <w:tcW w:w="971" w:type="dxa"/>
            <w:vAlign w:val="center"/>
          </w:tcPr>
          <w:p w14:paraId="4F56A740" w14:textId="77777777" w:rsidR="002F6F8B" w:rsidRPr="00293AB6" w:rsidRDefault="002F6F8B" w:rsidP="002F6F8B">
            <w:pPr>
              <w:autoSpaceDE/>
              <w:autoSpaceDN/>
              <w:adjustRightInd/>
              <w:spacing w:before="0" w:line="240" w:lineRule="auto"/>
              <w:ind w:left="0"/>
              <w:jc w:val="center"/>
              <w:rPr>
                <w:sz w:val="16"/>
                <w:szCs w:val="16"/>
              </w:rPr>
            </w:pPr>
            <w:r w:rsidRPr="00293AB6">
              <w:rPr>
                <w:sz w:val="16"/>
                <w:szCs w:val="16"/>
              </w:rPr>
              <w:t>96</w:t>
            </w:r>
          </w:p>
        </w:tc>
        <w:tc>
          <w:tcPr>
            <w:tcW w:w="1505" w:type="dxa"/>
            <w:vAlign w:val="center"/>
          </w:tcPr>
          <w:p w14:paraId="4A5B27B4" w14:textId="77777777" w:rsidR="002F6F8B" w:rsidRPr="00293AB6" w:rsidRDefault="002F6F8B" w:rsidP="002F6F8B">
            <w:pPr>
              <w:autoSpaceDE/>
              <w:autoSpaceDN/>
              <w:adjustRightInd/>
              <w:spacing w:before="0" w:line="240" w:lineRule="auto"/>
              <w:ind w:left="0"/>
              <w:jc w:val="center"/>
              <w:rPr>
                <w:sz w:val="16"/>
                <w:szCs w:val="16"/>
              </w:rPr>
            </w:pPr>
            <w:r w:rsidRPr="00293AB6">
              <w:rPr>
                <w:sz w:val="16"/>
                <w:szCs w:val="16"/>
                <w:lang w:val="ru-RU"/>
              </w:rPr>
              <w:t>140</w:t>
            </w:r>
            <w:r w:rsidRPr="00293AB6">
              <w:rPr>
                <w:sz w:val="16"/>
                <w:szCs w:val="16"/>
              </w:rPr>
              <w:t>°C (</w:t>
            </w:r>
            <w:r w:rsidRPr="00293AB6">
              <w:rPr>
                <w:sz w:val="16"/>
                <w:szCs w:val="16"/>
                <w:lang w:val="ru-RU"/>
              </w:rPr>
              <w:t>300</w:t>
            </w:r>
            <w:r w:rsidRPr="00293AB6">
              <w:rPr>
                <w:sz w:val="16"/>
                <w:szCs w:val="16"/>
              </w:rPr>
              <w:t>°F)</w:t>
            </w:r>
          </w:p>
        </w:tc>
      </w:tr>
      <w:tr w:rsidR="002F6F8B" w:rsidRPr="001D3869" w14:paraId="3E124760" w14:textId="77777777" w:rsidTr="002974AE">
        <w:trPr>
          <w:trHeight w:val="288"/>
          <w:jc w:val="center"/>
        </w:trPr>
        <w:tc>
          <w:tcPr>
            <w:tcW w:w="2288" w:type="dxa"/>
            <w:gridSpan w:val="3"/>
            <w:vAlign w:val="center"/>
          </w:tcPr>
          <w:p w14:paraId="27E5B2FD" w14:textId="77777777" w:rsidR="002F6F8B" w:rsidRPr="007A2CF3" w:rsidRDefault="002F6F8B" w:rsidP="002F6F8B">
            <w:pPr>
              <w:autoSpaceDE/>
              <w:autoSpaceDN/>
              <w:adjustRightInd/>
              <w:spacing w:before="0" w:line="240" w:lineRule="auto"/>
              <w:ind w:left="0"/>
              <w:rPr>
                <w:sz w:val="16"/>
                <w:szCs w:val="16"/>
              </w:rPr>
            </w:pPr>
          </w:p>
        </w:tc>
        <w:tc>
          <w:tcPr>
            <w:tcW w:w="2776" w:type="dxa"/>
            <w:vAlign w:val="center"/>
          </w:tcPr>
          <w:p w14:paraId="32104F7B"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Sherwin Williams</w:t>
            </w:r>
          </w:p>
        </w:tc>
        <w:tc>
          <w:tcPr>
            <w:tcW w:w="2501" w:type="dxa"/>
            <w:gridSpan w:val="2"/>
            <w:vAlign w:val="center"/>
          </w:tcPr>
          <w:p w14:paraId="36C5E4AC" w14:textId="77777777" w:rsidR="002F6F8B" w:rsidRPr="007A4786" w:rsidRDefault="002F6F8B" w:rsidP="002F6F8B">
            <w:pPr>
              <w:autoSpaceDE/>
              <w:autoSpaceDN/>
              <w:adjustRightInd/>
              <w:spacing w:before="0" w:line="240" w:lineRule="auto"/>
              <w:ind w:left="0"/>
              <w:rPr>
                <w:sz w:val="16"/>
                <w:szCs w:val="16"/>
              </w:rPr>
            </w:pPr>
            <w:r w:rsidRPr="007A4786">
              <w:rPr>
                <w:sz w:val="16"/>
                <w:szCs w:val="16"/>
              </w:rPr>
              <w:t xml:space="preserve">Zinc Clad </w:t>
            </w:r>
            <w:proofErr w:type="spellStart"/>
            <w:r w:rsidRPr="007A4786">
              <w:rPr>
                <w:sz w:val="16"/>
                <w:szCs w:val="16"/>
              </w:rPr>
              <w:t>lll</w:t>
            </w:r>
            <w:proofErr w:type="spellEnd"/>
            <w:r w:rsidRPr="007A4786">
              <w:rPr>
                <w:sz w:val="16"/>
                <w:szCs w:val="16"/>
              </w:rPr>
              <w:t xml:space="preserve"> HS or Zinc Clad IV</w:t>
            </w:r>
          </w:p>
        </w:tc>
        <w:tc>
          <w:tcPr>
            <w:tcW w:w="971" w:type="dxa"/>
            <w:vAlign w:val="center"/>
          </w:tcPr>
          <w:p w14:paraId="60E25CCB" w14:textId="77777777" w:rsidR="002F6F8B" w:rsidRPr="00293AB6" w:rsidRDefault="002F6F8B" w:rsidP="002F6F8B">
            <w:pPr>
              <w:autoSpaceDE/>
              <w:autoSpaceDN/>
              <w:adjustRightInd/>
              <w:spacing w:before="0" w:line="240" w:lineRule="auto"/>
              <w:ind w:left="0"/>
              <w:jc w:val="center"/>
              <w:rPr>
                <w:sz w:val="16"/>
                <w:szCs w:val="16"/>
                <w:lang w:val="ru-RU"/>
              </w:rPr>
            </w:pPr>
            <w:r w:rsidRPr="00293AB6">
              <w:rPr>
                <w:sz w:val="16"/>
                <w:szCs w:val="16"/>
                <w:lang w:val="ru-RU"/>
              </w:rPr>
              <w:t>100-340</w:t>
            </w:r>
          </w:p>
        </w:tc>
        <w:tc>
          <w:tcPr>
            <w:tcW w:w="1505" w:type="dxa"/>
            <w:vAlign w:val="center"/>
          </w:tcPr>
          <w:p w14:paraId="670ECE6E" w14:textId="77777777" w:rsidR="002F6F8B" w:rsidRPr="00293AB6" w:rsidRDefault="002F6F8B" w:rsidP="002F6F8B">
            <w:pPr>
              <w:autoSpaceDE/>
              <w:autoSpaceDN/>
              <w:adjustRightInd/>
              <w:spacing w:before="0" w:line="240" w:lineRule="auto"/>
              <w:ind w:left="0"/>
              <w:jc w:val="center"/>
              <w:rPr>
                <w:sz w:val="16"/>
                <w:szCs w:val="16"/>
              </w:rPr>
            </w:pPr>
            <w:r w:rsidRPr="00293AB6">
              <w:rPr>
                <w:sz w:val="16"/>
                <w:szCs w:val="16"/>
                <w:lang w:val="ru-RU"/>
              </w:rPr>
              <w:t>140</w:t>
            </w:r>
            <w:r w:rsidRPr="00293AB6">
              <w:rPr>
                <w:sz w:val="16"/>
                <w:szCs w:val="16"/>
              </w:rPr>
              <w:t>°C (</w:t>
            </w:r>
            <w:r w:rsidRPr="00293AB6">
              <w:rPr>
                <w:sz w:val="16"/>
                <w:szCs w:val="16"/>
                <w:lang w:val="ru-RU"/>
              </w:rPr>
              <w:t>300</w:t>
            </w:r>
            <w:r w:rsidRPr="00293AB6">
              <w:rPr>
                <w:sz w:val="16"/>
                <w:szCs w:val="16"/>
              </w:rPr>
              <w:t>°F)</w:t>
            </w:r>
          </w:p>
        </w:tc>
      </w:tr>
      <w:tr w:rsidR="00C450E0" w:rsidRPr="001D3869" w14:paraId="61E68579" w14:textId="77777777" w:rsidTr="002974AE">
        <w:trPr>
          <w:trHeight w:val="288"/>
          <w:jc w:val="center"/>
        </w:trPr>
        <w:tc>
          <w:tcPr>
            <w:tcW w:w="2288" w:type="dxa"/>
            <w:gridSpan w:val="3"/>
            <w:vAlign w:val="center"/>
          </w:tcPr>
          <w:p w14:paraId="1D2303EF" w14:textId="77777777" w:rsidR="00C450E0" w:rsidRPr="007A2CF3" w:rsidRDefault="00C450E0" w:rsidP="00C450E0">
            <w:pPr>
              <w:autoSpaceDE/>
              <w:autoSpaceDN/>
              <w:adjustRightInd/>
              <w:spacing w:before="0" w:line="240" w:lineRule="auto"/>
              <w:ind w:left="0"/>
              <w:rPr>
                <w:sz w:val="16"/>
                <w:szCs w:val="16"/>
              </w:rPr>
            </w:pPr>
          </w:p>
        </w:tc>
        <w:tc>
          <w:tcPr>
            <w:tcW w:w="2776" w:type="dxa"/>
            <w:vAlign w:val="center"/>
          </w:tcPr>
          <w:p w14:paraId="635A9DEC" w14:textId="2AD6E325" w:rsidR="00C450E0" w:rsidRPr="00402AFE" w:rsidRDefault="00C450E0" w:rsidP="00C450E0">
            <w:pPr>
              <w:autoSpaceDE/>
              <w:autoSpaceDN/>
              <w:adjustRightInd/>
              <w:spacing w:before="0" w:line="240" w:lineRule="auto"/>
              <w:ind w:left="0"/>
              <w:rPr>
                <w:sz w:val="16"/>
                <w:szCs w:val="16"/>
              </w:rPr>
            </w:pPr>
            <w:r w:rsidRPr="00750075">
              <w:rPr>
                <w:sz w:val="16"/>
                <w:szCs w:val="16"/>
              </w:rPr>
              <w:t>Rust-Oleum</w:t>
            </w:r>
          </w:p>
        </w:tc>
        <w:tc>
          <w:tcPr>
            <w:tcW w:w="2501" w:type="dxa"/>
            <w:gridSpan w:val="2"/>
            <w:vAlign w:val="center"/>
          </w:tcPr>
          <w:p w14:paraId="2669461F" w14:textId="10D4DC95" w:rsidR="00C450E0" w:rsidRPr="007A4786" w:rsidRDefault="00C450E0" w:rsidP="00C450E0">
            <w:pPr>
              <w:autoSpaceDE/>
              <w:autoSpaceDN/>
              <w:adjustRightInd/>
              <w:spacing w:before="0" w:line="240" w:lineRule="auto"/>
              <w:ind w:left="0"/>
              <w:rPr>
                <w:sz w:val="16"/>
                <w:szCs w:val="16"/>
              </w:rPr>
            </w:pPr>
            <w:r w:rsidRPr="007A4786">
              <w:rPr>
                <w:sz w:val="16"/>
                <w:szCs w:val="16"/>
              </w:rPr>
              <w:t>Rust-O-Zinc</w:t>
            </w:r>
          </w:p>
        </w:tc>
        <w:tc>
          <w:tcPr>
            <w:tcW w:w="971" w:type="dxa"/>
            <w:vAlign w:val="center"/>
          </w:tcPr>
          <w:p w14:paraId="2FB3CF81" w14:textId="511F074F" w:rsidR="00C450E0" w:rsidRPr="00293AB6" w:rsidRDefault="00C450E0" w:rsidP="00C450E0">
            <w:pPr>
              <w:autoSpaceDE/>
              <w:autoSpaceDN/>
              <w:adjustRightInd/>
              <w:spacing w:before="0" w:line="240" w:lineRule="auto"/>
              <w:ind w:left="0"/>
              <w:jc w:val="center"/>
              <w:rPr>
                <w:sz w:val="16"/>
                <w:szCs w:val="16"/>
                <w:lang w:val="ru-RU"/>
              </w:rPr>
            </w:pPr>
            <w:r w:rsidRPr="00293AB6">
              <w:rPr>
                <w:sz w:val="16"/>
                <w:szCs w:val="16"/>
              </w:rPr>
              <w:t>340</w:t>
            </w:r>
          </w:p>
        </w:tc>
        <w:tc>
          <w:tcPr>
            <w:tcW w:w="1505" w:type="dxa"/>
            <w:vAlign w:val="center"/>
          </w:tcPr>
          <w:p w14:paraId="202C6334" w14:textId="2E6850F8" w:rsidR="00C450E0" w:rsidRPr="00293AB6" w:rsidRDefault="00C450E0" w:rsidP="00C450E0">
            <w:pPr>
              <w:autoSpaceDE/>
              <w:autoSpaceDN/>
              <w:adjustRightInd/>
              <w:spacing w:before="0" w:line="240" w:lineRule="auto"/>
              <w:ind w:left="0"/>
              <w:jc w:val="center"/>
              <w:rPr>
                <w:sz w:val="16"/>
                <w:szCs w:val="16"/>
                <w:lang w:val="ru-RU"/>
              </w:rPr>
            </w:pPr>
            <w:r w:rsidRPr="00293AB6">
              <w:rPr>
                <w:sz w:val="16"/>
                <w:szCs w:val="16"/>
              </w:rPr>
              <w:t>121.1°C (250°F)</w:t>
            </w:r>
          </w:p>
        </w:tc>
      </w:tr>
      <w:tr w:rsidR="00410F22" w:rsidRPr="001D3869" w14:paraId="0D2B541B" w14:textId="77777777" w:rsidTr="002974AE">
        <w:trPr>
          <w:trHeight w:val="288"/>
          <w:jc w:val="center"/>
        </w:trPr>
        <w:tc>
          <w:tcPr>
            <w:tcW w:w="2288" w:type="dxa"/>
            <w:gridSpan w:val="3"/>
            <w:vAlign w:val="center"/>
          </w:tcPr>
          <w:p w14:paraId="20C66644" w14:textId="77777777" w:rsidR="00410F22" w:rsidRPr="007A2CF3" w:rsidRDefault="00410F22" w:rsidP="002F6F8B">
            <w:pPr>
              <w:autoSpaceDE/>
              <w:autoSpaceDN/>
              <w:adjustRightInd/>
              <w:spacing w:before="0" w:line="240" w:lineRule="auto"/>
              <w:ind w:left="0"/>
              <w:rPr>
                <w:sz w:val="16"/>
                <w:szCs w:val="16"/>
              </w:rPr>
            </w:pPr>
          </w:p>
        </w:tc>
        <w:tc>
          <w:tcPr>
            <w:tcW w:w="2776" w:type="dxa"/>
            <w:vAlign w:val="center"/>
          </w:tcPr>
          <w:p w14:paraId="764DFA7E" w14:textId="089B2C22" w:rsidR="00410F22" w:rsidRPr="00E205DB" w:rsidRDefault="00410F22" w:rsidP="002F6F8B">
            <w:pPr>
              <w:autoSpaceDE/>
              <w:autoSpaceDN/>
              <w:adjustRightInd/>
              <w:spacing w:before="0" w:line="240" w:lineRule="auto"/>
              <w:ind w:left="0"/>
              <w:rPr>
                <w:sz w:val="16"/>
                <w:szCs w:val="16"/>
              </w:rPr>
            </w:pPr>
            <w:r w:rsidRPr="00E205DB">
              <w:rPr>
                <w:sz w:val="16"/>
                <w:szCs w:val="16"/>
              </w:rPr>
              <w:t>VMP</w:t>
            </w:r>
          </w:p>
        </w:tc>
        <w:tc>
          <w:tcPr>
            <w:tcW w:w="2501" w:type="dxa"/>
            <w:gridSpan w:val="2"/>
            <w:vAlign w:val="center"/>
          </w:tcPr>
          <w:p w14:paraId="288FB208" w14:textId="4F20C27F" w:rsidR="00410F22" w:rsidRPr="007A4786" w:rsidRDefault="002A0D35" w:rsidP="002F6F8B">
            <w:pPr>
              <w:autoSpaceDE/>
              <w:autoSpaceDN/>
              <w:adjustRightInd/>
              <w:spacing w:before="0" w:line="240" w:lineRule="auto"/>
              <w:ind w:left="0"/>
              <w:rPr>
                <w:sz w:val="16"/>
                <w:szCs w:val="16"/>
              </w:rPr>
            </w:pPr>
            <w:proofErr w:type="spellStart"/>
            <w:r w:rsidRPr="002A0D35">
              <w:rPr>
                <w:sz w:val="16"/>
                <w:szCs w:val="16"/>
              </w:rPr>
              <w:t>Zinep</w:t>
            </w:r>
            <w:proofErr w:type="spellEnd"/>
          </w:p>
        </w:tc>
        <w:tc>
          <w:tcPr>
            <w:tcW w:w="971" w:type="dxa"/>
            <w:vAlign w:val="center"/>
          </w:tcPr>
          <w:p w14:paraId="2BAD92EE" w14:textId="77777777" w:rsidR="00410F22" w:rsidRPr="00293AB6" w:rsidRDefault="00410F22" w:rsidP="002F6F8B">
            <w:pPr>
              <w:autoSpaceDE/>
              <w:autoSpaceDN/>
              <w:adjustRightInd/>
              <w:spacing w:before="0" w:line="240" w:lineRule="auto"/>
              <w:ind w:left="0"/>
              <w:jc w:val="center"/>
              <w:rPr>
                <w:sz w:val="16"/>
                <w:szCs w:val="16"/>
                <w:lang w:val="ru-RU"/>
              </w:rPr>
            </w:pPr>
          </w:p>
        </w:tc>
        <w:tc>
          <w:tcPr>
            <w:tcW w:w="1505" w:type="dxa"/>
            <w:vAlign w:val="center"/>
          </w:tcPr>
          <w:p w14:paraId="3CEA8CE0" w14:textId="4787049E" w:rsidR="00410F22" w:rsidRPr="00293AB6" w:rsidRDefault="003E44A2" w:rsidP="002F6F8B">
            <w:pPr>
              <w:autoSpaceDE/>
              <w:autoSpaceDN/>
              <w:adjustRightInd/>
              <w:spacing w:before="0" w:line="240" w:lineRule="auto"/>
              <w:ind w:left="0"/>
              <w:jc w:val="center"/>
              <w:rPr>
                <w:sz w:val="16"/>
                <w:szCs w:val="16"/>
                <w:lang w:val="ru-RU"/>
              </w:rPr>
            </w:pPr>
            <w:r w:rsidRPr="003E44A2">
              <w:rPr>
                <w:sz w:val="16"/>
                <w:szCs w:val="16"/>
              </w:rPr>
              <w:t xml:space="preserve">93°C </w:t>
            </w:r>
            <w:r>
              <w:rPr>
                <w:sz w:val="16"/>
                <w:szCs w:val="16"/>
              </w:rPr>
              <w:t>(</w:t>
            </w:r>
            <w:r w:rsidRPr="003E44A2">
              <w:rPr>
                <w:sz w:val="16"/>
                <w:szCs w:val="16"/>
              </w:rPr>
              <w:t>200°F</w:t>
            </w:r>
            <w:r>
              <w:rPr>
                <w:sz w:val="16"/>
                <w:szCs w:val="16"/>
              </w:rPr>
              <w:t>)</w:t>
            </w:r>
          </w:p>
        </w:tc>
      </w:tr>
      <w:tr w:rsidR="00C450E0" w:rsidRPr="001D3869" w14:paraId="326A8939" w14:textId="77777777" w:rsidTr="002974AE">
        <w:trPr>
          <w:trHeight w:val="288"/>
          <w:jc w:val="center"/>
        </w:trPr>
        <w:tc>
          <w:tcPr>
            <w:tcW w:w="2288" w:type="dxa"/>
            <w:gridSpan w:val="3"/>
            <w:tcBorders>
              <w:bottom w:val="single" w:sz="12" w:space="0" w:color="auto"/>
            </w:tcBorders>
            <w:vAlign w:val="center"/>
          </w:tcPr>
          <w:p w14:paraId="5E48F98D" w14:textId="77777777" w:rsidR="00C450E0" w:rsidRPr="007A2CF3" w:rsidRDefault="00C450E0" w:rsidP="00C450E0">
            <w:pPr>
              <w:autoSpaceDE/>
              <w:autoSpaceDN/>
              <w:adjustRightInd/>
              <w:spacing w:before="0" w:line="240" w:lineRule="auto"/>
              <w:ind w:left="0"/>
              <w:rPr>
                <w:sz w:val="16"/>
                <w:szCs w:val="16"/>
              </w:rPr>
            </w:pPr>
          </w:p>
        </w:tc>
        <w:tc>
          <w:tcPr>
            <w:tcW w:w="7753" w:type="dxa"/>
            <w:gridSpan w:val="5"/>
            <w:tcBorders>
              <w:bottom w:val="single" w:sz="12" w:space="0" w:color="auto"/>
            </w:tcBorders>
            <w:vAlign w:val="center"/>
          </w:tcPr>
          <w:p w14:paraId="309A8199" w14:textId="77777777" w:rsidR="00C450E0" w:rsidRPr="00E205DB" w:rsidRDefault="00C450E0" w:rsidP="00C450E0">
            <w:pPr>
              <w:autoSpaceDE/>
              <w:autoSpaceDN/>
              <w:adjustRightInd/>
              <w:spacing w:before="0" w:line="240" w:lineRule="auto"/>
              <w:ind w:left="0"/>
              <w:rPr>
                <w:i/>
                <w:sz w:val="14"/>
                <w:szCs w:val="14"/>
              </w:rPr>
            </w:pPr>
            <w:r w:rsidRPr="00E205DB">
              <w:rPr>
                <w:i/>
                <w:sz w:val="14"/>
                <w:szCs w:val="14"/>
              </w:rPr>
              <w:t xml:space="preserve">Keep organic zinc silicate mixed, using agitated pot </w:t>
            </w:r>
            <w:proofErr w:type="spellStart"/>
            <w:r w:rsidRPr="00E205DB">
              <w:rPr>
                <w:i/>
                <w:sz w:val="14"/>
                <w:szCs w:val="14"/>
              </w:rPr>
              <w:t>dueing</w:t>
            </w:r>
            <w:proofErr w:type="spellEnd"/>
            <w:r w:rsidRPr="00E205DB">
              <w:rPr>
                <w:i/>
                <w:sz w:val="14"/>
                <w:szCs w:val="14"/>
              </w:rPr>
              <w:t xml:space="preserve"> application.</w:t>
            </w:r>
          </w:p>
        </w:tc>
      </w:tr>
      <w:tr w:rsidR="00C450E0" w:rsidRPr="001D3869" w14:paraId="33845EBA" w14:textId="77777777" w:rsidTr="002974AE">
        <w:trPr>
          <w:trHeight w:val="288"/>
          <w:jc w:val="center"/>
        </w:trPr>
        <w:tc>
          <w:tcPr>
            <w:tcW w:w="2288" w:type="dxa"/>
            <w:gridSpan w:val="3"/>
            <w:tcBorders>
              <w:top w:val="single" w:sz="12" w:space="0" w:color="auto"/>
            </w:tcBorders>
            <w:vAlign w:val="center"/>
          </w:tcPr>
          <w:p w14:paraId="3C1F23DA" w14:textId="77777777" w:rsidR="00C450E0" w:rsidRPr="00CC6777" w:rsidRDefault="00C450E0" w:rsidP="00C450E0">
            <w:pPr>
              <w:autoSpaceDE/>
              <w:autoSpaceDN/>
              <w:adjustRightInd/>
              <w:spacing w:before="0" w:line="240" w:lineRule="auto"/>
              <w:ind w:left="0"/>
              <w:rPr>
                <w:b/>
                <w:bCs/>
                <w:sz w:val="16"/>
                <w:szCs w:val="18"/>
              </w:rPr>
            </w:pPr>
            <w:r w:rsidRPr="00CC6777">
              <w:rPr>
                <w:b/>
                <w:bCs/>
                <w:sz w:val="16"/>
                <w:szCs w:val="18"/>
              </w:rPr>
              <w:t>TIECOAT</w:t>
            </w:r>
          </w:p>
        </w:tc>
        <w:tc>
          <w:tcPr>
            <w:tcW w:w="2776" w:type="dxa"/>
            <w:tcBorders>
              <w:top w:val="single" w:sz="12" w:space="0" w:color="auto"/>
            </w:tcBorders>
            <w:vAlign w:val="center"/>
          </w:tcPr>
          <w:p w14:paraId="11AF3B5D" w14:textId="77777777" w:rsidR="00C450E0" w:rsidRPr="00E205DB" w:rsidRDefault="00C450E0" w:rsidP="00C450E0">
            <w:pPr>
              <w:autoSpaceDE/>
              <w:autoSpaceDN/>
              <w:adjustRightInd/>
              <w:spacing w:before="0" w:line="240" w:lineRule="auto"/>
              <w:ind w:left="0"/>
              <w:rPr>
                <w:sz w:val="16"/>
                <w:szCs w:val="16"/>
              </w:rPr>
            </w:pPr>
            <w:r w:rsidRPr="00E205DB">
              <w:rPr>
                <w:sz w:val="16"/>
                <w:szCs w:val="16"/>
              </w:rPr>
              <w:t>Carboline</w:t>
            </w:r>
          </w:p>
        </w:tc>
        <w:tc>
          <w:tcPr>
            <w:tcW w:w="2501" w:type="dxa"/>
            <w:gridSpan w:val="2"/>
            <w:tcBorders>
              <w:top w:val="single" w:sz="12" w:space="0" w:color="auto"/>
            </w:tcBorders>
            <w:vAlign w:val="center"/>
          </w:tcPr>
          <w:p w14:paraId="0A85181C" w14:textId="77777777" w:rsidR="00C450E0" w:rsidRPr="007A4786" w:rsidRDefault="00C450E0" w:rsidP="00C450E0">
            <w:pPr>
              <w:autoSpaceDE/>
              <w:autoSpaceDN/>
              <w:adjustRightInd/>
              <w:spacing w:before="0" w:line="240" w:lineRule="auto"/>
              <w:ind w:left="0"/>
              <w:rPr>
                <w:sz w:val="16"/>
                <w:szCs w:val="16"/>
              </w:rPr>
            </w:pPr>
            <w:proofErr w:type="spellStart"/>
            <w:r w:rsidRPr="007A4786">
              <w:rPr>
                <w:sz w:val="16"/>
                <w:szCs w:val="16"/>
              </w:rPr>
              <w:t>Carboguard</w:t>
            </w:r>
            <w:proofErr w:type="spellEnd"/>
            <w:r w:rsidRPr="007A4786">
              <w:rPr>
                <w:sz w:val="16"/>
                <w:szCs w:val="16"/>
              </w:rPr>
              <w:t xml:space="preserve"> 890 series</w:t>
            </w:r>
          </w:p>
        </w:tc>
        <w:tc>
          <w:tcPr>
            <w:tcW w:w="971" w:type="dxa"/>
            <w:tcBorders>
              <w:top w:val="single" w:sz="12" w:space="0" w:color="auto"/>
            </w:tcBorders>
            <w:vAlign w:val="center"/>
          </w:tcPr>
          <w:p w14:paraId="2EFA9BED" w14:textId="77777777" w:rsidR="00C450E0" w:rsidRPr="00293AB6" w:rsidRDefault="00C450E0" w:rsidP="00C450E0">
            <w:pPr>
              <w:autoSpaceDE/>
              <w:autoSpaceDN/>
              <w:adjustRightInd/>
              <w:spacing w:before="0" w:line="240" w:lineRule="auto"/>
              <w:ind w:left="0"/>
              <w:jc w:val="center"/>
              <w:rPr>
                <w:sz w:val="16"/>
                <w:szCs w:val="16"/>
                <w:lang w:val="ru-RU"/>
              </w:rPr>
            </w:pPr>
            <w:r w:rsidRPr="00293AB6">
              <w:rPr>
                <w:sz w:val="16"/>
                <w:szCs w:val="16"/>
              </w:rPr>
              <w:t>100-</w:t>
            </w:r>
            <w:r w:rsidRPr="00293AB6">
              <w:rPr>
                <w:sz w:val="16"/>
                <w:szCs w:val="16"/>
                <w:lang w:val="ru-RU"/>
              </w:rPr>
              <w:t>214</w:t>
            </w:r>
          </w:p>
        </w:tc>
        <w:tc>
          <w:tcPr>
            <w:tcW w:w="1505" w:type="dxa"/>
            <w:tcBorders>
              <w:top w:val="single" w:sz="12" w:space="0" w:color="auto"/>
            </w:tcBorders>
            <w:vAlign w:val="center"/>
          </w:tcPr>
          <w:p w14:paraId="5F3C9DF3" w14:textId="77777777" w:rsidR="00C450E0" w:rsidRPr="00293AB6" w:rsidRDefault="00C450E0" w:rsidP="00C450E0">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C450E0" w:rsidRPr="001D3869" w14:paraId="2709547A" w14:textId="77777777" w:rsidTr="002974AE">
        <w:trPr>
          <w:trHeight w:val="288"/>
          <w:jc w:val="center"/>
        </w:trPr>
        <w:tc>
          <w:tcPr>
            <w:tcW w:w="2288" w:type="dxa"/>
            <w:gridSpan w:val="3"/>
            <w:vAlign w:val="center"/>
          </w:tcPr>
          <w:p w14:paraId="7832CB2D" w14:textId="77777777" w:rsidR="00C450E0" w:rsidRPr="00CC6777" w:rsidRDefault="00C450E0" w:rsidP="00C450E0">
            <w:pPr>
              <w:autoSpaceDE/>
              <w:autoSpaceDN/>
              <w:adjustRightInd/>
              <w:spacing w:before="0" w:line="240" w:lineRule="auto"/>
              <w:ind w:left="0"/>
              <w:rPr>
                <w:b/>
                <w:bCs/>
                <w:sz w:val="16"/>
                <w:szCs w:val="18"/>
              </w:rPr>
            </w:pPr>
          </w:p>
        </w:tc>
        <w:tc>
          <w:tcPr>
            <w:tcW w:w="2776" w:type="dxa"/>
            <w:vAlign w:val="center"/>
          </w:tcPr>
          <w:p w14:paraId="4FA973BC" w14:textId="77777777" w:rsidR="00C450E0" w:rsidRPr="00E205DB" w:rsidRDefault="00C450E0" w:rsidP="00C450E0">
            <w:pPr>
              <w:autoSpaceDE/>
              <w:autoSpaceDN/>
              <w:adjustRightInd/>
              <w:spacing w:before="0" w:line="240" w:lineRule="auto"/>
              <w:ind w:left="0"/>
              <w:rPr>
                <w:sz w:val="16"/>
                <w:szCs w:val="16"/>
              </w:rPr>
            </w:pPr>
            <w:proofErr w:type="spellStart"/>
            <w:r w:rsidRPr="00E205DB">
              <w:rPr>
                <w:sz w:val="16"/>
                <w:szCs w:val="16"/>
              </w:rPr>
              <w:t>Dampney</w:t>
            </w:r>
            <w:proofErr w:type="spellEnd"/>
          </w:p>
        </w:tc>
        <w:tc>
          <w:tcPr>
            <w:tcW w:w="2501" w:type="dxa"/>
            <w:gridSpan w:val="2"/>
            <w:vAlign w:val="center"/>
          </w:tcPr>
          <w:p w14:paraId="32C9CCD6" w14:textId="77777777" w:rsidR="00C450E0" w:rsidRPr="007A4786" w:rsidRDefault="00C450E0" w:rsidP="00C450E0">
            <w:pPr>
              <w:autoSpaceDE/>
              <w:autoSpaceDN/>
              <w:adjustRightInd/>
              <w:spacing w:before="0" w:line="240" w:lineRule="auto"/>
              <w:ind w:left="0"/>
              <w:rPr>
                <w:sz w:val="16"/>
                <w:szCs w:val="16"/>
              </w:rPr>
            </w:pPr>
            <w:proofErr w:type="spellStart"/>
            <w:r w:rsidRPr="007A4786">
              <w:rPr>
                <w:sz w:val="16"/>
                <w:szCs w:val="16"/>
              </w:rPr>
              <w:t>Endcor</w:t>
            </w:r>
            <w:proofErr w:type="spellEnd"/>
            <w:r w:rsidRPr="007A4786">
              <w:rPr>
                <w:sz w:val="16"/>
                <w:szCs w:val="16"/>
              </w:rPr>
              <w:t xml:space="preserve"> 750C</w:t>
            </w:r>
          </w:p>
        </w:tc>
        <w:tc>
          <w:tcPr>
            <w:tcW w:w="971" w:type="dxa"/>
            <w:vAlign w:val="center"/>
          </w:tcPr>
          <w:p w14:paraId="02C409E8" w14:textId="77777777" w:rsidR="00C450E0" w:rsidRPr="00293AB6" w:rsidRDefault="00C450E0" w:rsidP="00C450E0">
            <w:pPr>
              <w:autoSpaceDE/>
              <w:autoSpaceDN/>
              <w:adjustRightInd/>
              <w:spacing w:before="0" w:line="240" w:lineRule="auto"/>
              <w:ind w:left="0"/>
              <w:jc w:val="center"/>
              <w:rPr>
                <w:sz w:val="16"/>
                <w:szCs w:val="16"/>
              </w:rPr>
            </w:pPr>
            <w:r w:rsidRPr="00293AB6">
              <w:rPr>
                <w:sz w:val="16"/>
                <w:szCs w:val="16"/>
              </w:rPr>
              <w:t>95</w:t>
            </w:r>
          </w:p>
        </w:tc>
        <w:tc>
          <w:tcPr>
            <w:tcW w:w="1505" w:type="dxa"/>
            <w:vAlign w:val="center"/>
          </w:tcPr>
          <w:p w14:paraId="35BCCCCB" w14:textId="77777777" w:rsidR="00C450E0" w:rsidRPr="00293AB6" w:rsidRDefault="00C450E0" w:rsidP="00C450E0">
            <w:pPr>
              <w:autoSpaceDE/>
              <w:autoSpaceDN/>
              <w:adjustRightInd/>
              <w:spacing w:before="0" w:line="240" w:lineRule="auto"/>
              <w:ind w:left="0"/>
              <w:jc w:val="center"/>
              <w:rPr>
                <w:sz w:val="16"/>
                <w:szCs w:val="16"/>
                <w:lang w:val="ru-RU"/>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C450E0" w:rsidRPr="001D3869" w14:paraId="05685125" w14:textId="77777777" w:rsidTr="002974AE">
        <w:trPr>
          <w:trHeight w:val="288"/>
          <w:jc w:val="center"/>
        </w:trPr>
        <w:tc>
          <w:tcPr>
            <w:tcW w:w="2288" w:type="dxa"/>
            <w:gridSpan w:val="3"/>
            <w:vAlign w:val="center"/>
          </w:tcPr>
          <w:p w14:paraId="2BFA96CD" w14:textId="77777777" w:rsidR="00C450E0" w:rsidRPr="00BA5A1E" w:rsidRDefault="00C450E0" w:rsidP="00C450E0">
            <w:pPr>
              <w:autoSpaceDE/>
              <w:autoSpaceDN/>
              <w:adjustRightInd/>
              <w:spacing w:before="0" w:line="240" w:lineRule="auto"/>
              <w:ind w:left="0"/>
              <w:rPr>
                <w:b/>
                <w:sz w:val="16"/>
                <w:szCs w:val="16"/>
              </w:rPr>
            </w:pPr>
            <w:r w:rsidRPr="00BA5A1E">
              <w:rPr>
                <w:b/>
                <w:sz w:val="16"/>
                <w:szCs w:val="16"/>
              </w:rPr>
              <w:t>Epoxy–Intermediate</w:t>
            </w:r>
          </w:p>
        </w:tc>
        <w:tc>
          <w:tcPr>
            <w:tcW w:w="2776" w:type="dxa"/>
            <w:vAlign w:val="center"/>
          </w:tcPr>
          <w:p w14:paraId="4777FF14" w14:textId="77777777" w:rsidR="00C450E0" w:rsidRPr="00E205DB" w:rsidRDefault="00C450E0" w:rsidP="00C450E0">
            <w:pPr>
              <w:autoSpaceDE/>
              <w:autoSpaceDN/>
              <w:adjustRightInd/>
              <w:spacing w:before="0" w:line="240" w:lineRule="auto"/>
              <w:ind w:left="0"/>
              <w:rPr>
                <w:sz w:val="16"/>
                <w:szCs w:val="16"/>
              </w:rPr>
            </w:pPr>
            <w:r w:rsidRPr="00E205DB">
              <w:rPr>
                <w:sz w:val="16"/>
                <w:szCs w:val="16"/>
              </w:rPr>
              <w:t>Hempel Coatings (USA), Inc.</w:t>
            </w:r>
          </w:p>
        </w:tc>
        <w:tc>
          <w:tcPr>
            <w:tcW w:w="2501" w:type="dxa"/>
            <w:gridSpan w:val="2"/>
            <w:vAlign w:val="center"/>
          </w:tcPr>
          <w:p w14:paraId="6FB161D8" w14:textId="77777777" w:rsidR="00C450E0" w:rsidRPr="007A4786" w:rsidRDefault="00C450E0" w:rsidP="00C450E0">
            <w:pPr>
              <w:autoSpaceDE/>
              <w:autoSpaceDN/>
              <w:adjustRightInd/>
              <w:spacing w:before="0" w:line="240" w:lineRule="auto"/>
              <w:ind w:left="0"/>
              <w:rPr>
                <w:sz w:val="16"/>
                <w:szCs w:val="16"/>
              </w:rPr>
            </w:pPr>
            <w:proofErr w:type="spellStart"/>
            <w:r w:rsidRPr="007A4786">
              <w:rPr>
                <w:sz w:val="16"/>
                <w:szCs w:val="16"/>
              </w:rPr>
              <w:t>Hempadur</w:t>
            </w:r>
            <w:proofErr w:type="spellEnd"/>
            <w:r w:rsidRPr="007A4786">
              <w:rPr>
                <w:sz w:val="16"/>
                <w:szCs w:val="16"/>
              </w:rPr>
              <w:t xml:space="preserve"> 4588 Series</w:t>
            </w:r>
          </w:p>
          <w:p w14:paraId="61817C7A" w14:textId="3CAC9EB4" w:rsidR="00930715" w:rsidRPr="007A4786" w:rsidRDefault="00930715" w:rsidP="00C450E0">
            <w:pPr>
              <w:autoSpaceDE/>
              <w:autoSpaceDN/>
              <w:adjustRightInd/>
              <w:spacing w:before="0" w:line="240" w:lineRule="auto"/>
              <w:ind w:left="0"/>
              <w:rPr>
                <w:sz w:val="16"/>
                <w:szCs w:val="16"/>
              </w:rPr>
            </w:pPr>
            <w:proofErr w:type="spellStart"/>
            <w:r w:rsidRPr="007A4786">
              <w:rPr>
                <w:sz w:val="16"/>
                <w:szCs w:val="16"/>
              </w:rPr>
              <w:t>Hempaprime</w:t>
            </w:r>
            <w:proofErr w:type="spellEnd"/>
            <w:r w:rsidRPr="007A4786">
              <w:rPr>
                <w:sz w:val="16"/>
                <w:szCs w:val="16"/>
              </w:rPr>
              <w:t xml:space="preserve"> Multi 500</w:t>
            </w:r>
          </w:p>
        </w:tc>
        <w:tc>
          <w:tcPr>
            <w:tcW w:w="971" w:type="dxa"/>
            <w:vAlign w:val="center"/>
          </w:tcPr>
          <w:p w14:paraId="487AEEA3" w14:textId="77777777" w:rsidR="00C450E0" w:rsidRPr="00293AB6" w:rsidRDefault="00C450E0" w:rsidP="00C450E0">
            <w:pPr>
              <w:autoSpaceDE/>
              <w:autoSpaceDN/>
              <w:adjustRightInd/>
              <w:spacing w:before="0" w:line="240" w:lineRule="auto"/>
              <w:ind w:left="0"/>
              <w:jc w:val="center"/>
              <w:rPr>
                <w:sz w:val="16"/>
                <w:szCs w:val="16"/>
              </w:rPr>
            </w:pPr>
            <w:r w:rsidRPr="00293AB6">
              <w:rPr>
                <w:sz w:val="16"/>
                <w:szCs w:val="16"/>
                <w:lang w:val="ru-RU"/>
              </w:rPr>
              <w:t>220</w:t>
            </w:r>
          </w:p>
          <w:p w14:paraId="3F9148D6" w14:textId="670EBF5F" w:rsidR="00930715" w:rsidRPr="00293AB6" w:rsidRDefault="00372BD7" w:rsidP="00C450E0">
            <w:pPr>
              <w:autoSpaceDE/>
              <w:autoSpaceDN/>
              <w:adjustRightInd/>
              <w:spacing w:before="0" w:line="240" w:lineRule="auto"/>
              <w:ind w:left="0"/>
              <w:jc w:val="center"/>
              <w:rPr>
                <w:sz w:val="16"/>
                <w:szCs w:val="16"/>
              </w:rPr>
            </w:pPr>
            <w:r w:rsidRPr="00293AB6">
              <w:rPr>
                <w:sz w:val="16"/>
                <w:szCs w:val="16"/>
              </w:rPr>
              <w:t>189-190</w:t>
            </w:r>
          </w:p>
        </w:tc>
        <w:tc>
          <w:tcPr>
            <w:tcW w:w="1505" w:type="dxa"/>
            <w:vAlign w:val="center"/>
          </w:tcPr>
          <w:p w14:paraId="43A3FE87" w14:textId="77777777" w:rsidR="00C450E0" w:rsidRPr="00293AB6" w:rsidRDefault="00C450E0" w:rsidP="00C450E0">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C450E0" w:rsidRPr="001D3869" w14:paraId="4BBBF43C" w14:textId="77777777" w:rsidTr="002974AE">
        <w:trPr>
          <w:trHeight w:val="288"/>
          <w:jc w:val="center"/>
        </w:trPr>
        <w:tc>
          <w:tcPr>
            <w:tcW w:w="2288" w:type="dxa"/>
            <w:gridSpan w:val="3"/>
            <w:vAlign w:val="center"/>
          </w:tcPr>
          <w:p w14:paraId="0DFDB297" w14:textId="77777777" w:rsidR="00C450E0" w:rsidRPr="00CC6777" w:rsidRDefault="00C450E0" w:rsidP="00C450E0">
            <w:pPr>
              <w:autoSpaceDE/>
              <w:autoSpaceDN/>
              <w:adjustRightInd/>
              <w:spacing w:before="0" w:line="240" w:lineRule="auto"/>
              <w:ind w:left="0"/>
              <w:rPr>
                <w:b/>
                <w:bCs/>
                <w:sz w:val="16"/>
                <w:szCs w:val="18"/>
              </w:rPr>
            </w:pPr>
            <w:r w:rsidRPr="001D3869">
              <w:rPr>
                <w:b/>
                <w:bCs/>
                <w:sz w:val="16"/>
                <w:szCs w:val="18"/>
              </w:rPr>
              <w:t>High Build</w:t>
            </w:r>
          </w:p>
        </w:tc>
        <w:tc>
          <w:tcPr>
            <w:tcW w:w="2776" w:type="dxa"/>
            <w:vAlign w:val="center"/>
          </w:tcPr>
          <w:p w14:paraId="58B8FC88" w14:textId="77777777" w:rsidR="00C450E0" w:rsidRPr="00E205DB" w:rsidRDefault="00C450E0" w:rsidP="00C450E0">
            <w:pPr>
              <w:autoSpaceDE/>
              <w:autoSpaceDN/>
              <w:adjustRightInd/>
              <w:spacing w:before="0" w:line="240" w:lineRule="auto"/>
              <w:ind w:left="0"/>
              <w:rPr>
                <w:sz w:val="16"/>
                <w:szCs w:val="16"/>
              </w:rPr>
            </w:pPr>
            <w:r w:rsidRPr="00E205DB">
              <w:rPr>
                <w:sz w:val="16"/>
                <w:szCs w:val="16"/>
              </w:rPr>
              <w:t>International</w:t>
            </w:r>
          </w:p>
        </w:tc>
        <w:tc>
          <w:tcPr>
            <w:tcW w:w="2501" w:type="dxa"/>
            <w:gridSpan w:val="2"/>
            <w:vAlign w:val="center"/>
          </w:tcPr>
          <w:p w14:paraId="4BBCD7A7" w14:textId="77777777" w:rsidR="00C450E0" w:rsidRPr="007A4786" w:rsidRDefault="00C450E0" w:rsidP="00C450E0">
            <w:pPr>
              <w:autoSpaceDE/>
              <w:autoSpaceDN/>
              <w:adjustRightInd/>
              <w:spacing w:before="0" w:line="240" w:lineRule="auto"/>
              <w:ind w:left="0"/>
              <w:rPr>
                <w:sz w:val="16"/>
                <w:szCs w:val="16"/>
              </w:rPr>
            </w:pPr>
            <w:r w:rsidRPr="007A4786">
              <w:rPr>
                <w:sz w:val="16"/>
                <w:szCs w:val="16"/>
              </w:rPr>
              <w:t>Intergard 475 HS</w:t>
            </w:r>
          </w:p>
        </w:tc>
        <w:tc>
          <w:tcPr>
            <w:tcW w:w="971" w:type="dxa"/>
            <w:vAlign w:val="center"/>
          </w:tcPr>
          <w:p w14:paraId="26AA113D" w14:textId="77777777" w:rsidR="00C450E0" w:rsidRPr="00293AB6" w:rsidRDefault="00C450E0" w:rsidP="00C450E0">
            <w:pPr>
              <w:autoSpaceDE/>
              <w:autoSpaceDN/>
              <w:adjustRightInd/>
              <w:spacing w:before="0" w:line="240" w:lineRule="auto"/>
              <w:ind w:left="0"/>
              <w:jc w:val="center"/>
              <w:rPr>
                <w:sz w:val="16"/>
                <w:szCs w:val="16"/>
                <w:lang w:val="ru-RU"/>
              </w:rPr>
            </w:pPr>
            <w:r w:rsidRPr="00293AB6">
              <w:rPr>
                <w:sz w:val="16"/>
                <w:szCs w:val="16"/>
                <w:lang w:val="ru-RU"/>
              </w:rPr>
              <w:t>207</w:t>
            </w:r>
          </w:p>
        </w:tc>
        <w:tc>
          <w:tcPr>
            <w:tcW w:w="1505" w:type="dxa"/>
            <w:vAlign w:val="center"/>
          </w:tcPr>
          <w:p w14:paraId="65641664" w14:textId="77777777" w:rsidR="00C450E0" w:rsidRPr="00293AB6" w:rsidRDefault="00C450E0" w:rsidP="00C450E0">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E13C63" w:rsidRPr="001D3869" w14:paraId="7298D26C" w14:textId="77777777" w:rsidTr="002974AE">
        <w:trPr>
          <w:trHeight w:val="288"/>
          <w:jc w:val="center"/>
        </w:trPr>
        <w:tc>
          <w:tcPr>
            <w:tcW w:w="2288" w:type="dxa"/>
            <w:gridSpan w:val="3"/>
            <w:vMerge w:val="restart"/>
            <w:vAlign w:val="center"/>
          </w:tcPr>
          <w:p w14:paraId="04958FF2" w14:textId="77777777" w:rsidR="00E13C63" w:rsidRPr="007A2CF3" w:rsidRDefault="00E13C63" w:rsidP="00C450E0">
            <w:pPr>
              <w:autoSpaceDE/>
              <w:autoSpaceDN/>
              <w:adjustRightInd/>
              <w:spacing w:before="0" w:line="240" w:lineRule="auto"/>
              <w:ind w:left="0"/>
              <w:rPr>
                <w:sz w:val="16"/>
                <w:szCs w:val="16"/>
              </w:rPr>
            </w:pPr>
            <w:r w:rsidRPr="00864788">
              <w:rPr>
                <w:b/>
                <w:sz w:val="16"/>
                <w:szCs w:val="16"/>
              </w:rPr>
              <w:t>DFT as per Manufacturer’s Product Sheet</w:t>
            </w:r>
          </w:p>
        </w:tc>
        <w:tc>
          <w:tcPr>
            <w:tcW w:w="2776" w:type="dxa"/>
            <w:vAlign w:val="center"/>
          </w:tcPr>
          <w:p w14:paraId="78BFEAD6" w14:textId="77777777" w:rsidR="00E13C63" w:rsidRPr="00E205DB" w:rsidRDefault="00E13C63" w:rsidP="00C450E0">
            <w:pPr>
              <w:autoSpaceDE/>
              <w:autoSpaceDN/>
              <w:adjustRightInd/>
              <w:spacing w:before="0" w:line="240" w:lineRule="auto"/>
              <w:ind w:left="0"/>
              <w:rPr>
                <w:sz w:val="16"/>
                <w:szCs w:val="16"/>
              </w:rPr>
            </w:pPr>
            <w:r w:rsidRPr="00E205DB">
              <w:rPr>
                <w:sz w:val="16"/>
                <w:szCs w:val="16"/>
              </w:rPr>
              <w:t>Jotun Paints</w:t>
            </w:r>
          </w:p>
        </w:tc>
        <w:tc>
          <w:tcPr>
            <w:tcW w:w="2501" w:type="dxa"/>
            <w:gridSpan w:val="2"/>
            <w:vAlign w:val="center"/>
          </w:tcPr>
          <w:p w14:paraId="74FD49F5" w14:textId="77777777" w:rsidR="00E13C63" w:rsidRPr="007A4786" w:rsidRDefault="00E13C63" w:rsidP="00C450E0">
            <w:pPr>
              <w:autoSpaceDE/>
              <w:autoSpaceDN/>
              <w:adjustRightInd/>
              <w:spacing w:before="0" w:line="240" w:lineRule="auto"/>
              <w:ind w:left="0"/>
              <w:rPr>
                <w:sz w:val="16"/>
                <w:szCs w:val="16"/>
              </w:rPr>
            </w:pPr>
            <w:proofErr w:type="spellStart"/>
            <w:r w:rsidRPr="007A4786">
              <w:rPr>
                <w:sz w:val="16"/>
                <w:szCs w:val="16"/>
              </w:rPr>
              <w:t>Penguard</w:t>
            </w:r>
            <w:proofErr w:type="spellEnd"/>
            <w:r w:rsidRPr="007A4786">
              <w:rPr>
                <w:sz w:val="16"/>
                <w:szCs w:val="16"/>
              </w:rPr>
              <w:t xml:space="preserve"> Express</w:t>
            </w:r>
          </w:p>
          <w:p w14:paraId="75A10F39" w14:textId="2AC19514" w:rsidR="00E13C63" w:rsidRPr="007A4786" w:rsidRDefault="00E13C63" w:rsidP="00C450E0">
            <w:pPr>
              <w:autoSpaceDE/>
              <w:autoSpaceDN/>
              <w:adjustRightInd/>
              <w:spacing w:before="0" w:line="240" w:lineRule="auto"/>
              <w:ind w:left="0"/>
              <w:rPr>
                <w:sz w:val="16"/>
                <w:szCs w:val="16"/>
              </w:rPr>
            </w:pPr>
            <w:proofErr w:type="spellStart"/>
            <w:r w:rsidRPr="007A4786">
              <w:rPr>
                <w:sz w:val="16"/>
                <w:szCs w:val="16"/>
              </w:rPr>
              <w:t>Penguard</w:t>
            </w:r>
            <w:proofErr w:type="spellEnd"/>
            <w:r w:rsidRPr="007A4786">
              <w:rPr>
                <w:sz w:val="16"/>
                <w:szCs w:val="16"/>
              </w:rPr>
              <w:t xml:space="preserve"> Universal</w:t>
            </w:r>
          </w:p>
        </w:tc>
        <w:tc>
          <w:tcPr>
            <w:tcW w:w="971" w:type="dxa"/>
            <w:vAlign w:val="center"/>
          </w:tcPr>
          <w:p w14:paraId="317EF400" w14:textId="77777777" w:rsidR="00E13C63" w:rsidRPr="00293AB6" w:rsidRDefault="00E13C63" w:rsidP="00C450E0">
            <w:pPr>
              <w:autoSpaceDE/>
              <w:autoSpaceDN/>
              <w:adjustRightInd/>
              <w:spacing w:before="0" w:line="240" w:lineRule="auto"/>
              <w:ind w:left="0"/>
              <w:jc w:val="center"/>
              <w:rPr>
                <w:sz w:val="16"/>
                <w:szCs w:val="16"/>
              </w:rPr>
            </w:pPr>
            <w:r w:rsidRPr="00293AB6">
              <w:rPr>
                <w:sz w:val="16"/>
                <w:szCs w:val="16"/>
                <w:lang w:val="ru-RU"/>
              </w:rPr>
              <w:t>230</w:t>
            </w:r>
            <w:r w:rsidRPr="00293AB6">
              <w:rPr>
                <w:sz w:val="16"/>
                <w:szCs w:val="16"/>
              </w:rPr>
              <w:t>-245</w:t>
            </w:r>
          </w:p>
          <w:p w14:paraId="3ED1E4BC" w14:textId="6569E341" w:rsidR="00E13C63" w:rsidRPr="00293AB6" w:rsidRDefault="00E13C63" w:rsidP="00C450E0">
            <w:pPr>
              <w:autoSpaceDE/>
              <w:autoSpaceDN/>
              <w:adjustRightInd/>
              <w:spacing w:before="0" w:line="240" w:lineRule="auto"/>
              <w:ind w:left="0"/>
              <w:jc w:val="center"/>
              <w:rPr>
                <w:sz w:val="16"/>
                <w:szCs w:val="16"/>
              </w:rPr>
            </w:pPr>
            <w:r w:rsidRPr="00293AB6">
              <w:rPr>
                <w:sz w:val="16"/>
                <w:szCs w:val="16"/>
              </w:rPr>
              <w:t>240-270</w:t>
            </w:r>
          </w:p>
        </w:tc>
        <w:tc>
          <w:tcPr>
            <w:tcW w:w="1505" w:type="dxa"/>
            <w:vAlign w:val="center"/>
          </w:tcPr>
          <w:p w14:paraId="1540D0D9" w14:textId="77777777" w:rsidR="00E13C63" w:rsidRPr="00293AB6" w:rsidRDefault="00E13C63" w:rsidP="00C450E0">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E13C63" w:rsidRPr="001D3869" w14:paraId="049340E4" w14:textId="77777777" w:rsidTr="002974AE">
        <w:trPr>
          <w:trHeight w:val="288"/>
          <w:jc w:val="center"/>
        </w:trPr>
        <w:tc>
          <w:tcPr>
            <w:tcW w:w="2288" w:type="dxa"/>
            <w:gridSpan w:val="3"/>
            <w:vMerge/>
            <w:vAlign w:val="center"/>
          </w:tcPr>
          <w:p w14:paraId="191447EF" w14:textId="77777777" w:rsidR="00E13C63" w:rsidRPr="007A2CF3" w:rsidRDefault="00E13C63" w:rsidP="00C450E0">
            <w:pPr>
              <w:autoSpaceDE/>
              <w:autoSpaceDN/>
              <w:adjustRightInd/>
              <w:spacing w:before="0" w:line="240" w:lineRule="auto"/>
              <w:ind w:left="0"/>
              <w:rPr>
                <w:sz w:val="16"/>
                <w:szCs w:val="16"/>
              </w:rPr>
            </w:pPr>
          </w:p>
        </w:tc>
        <w:tc>
          <w:tcPr>
            <w:tcW w:w="2776" w:type="dxa"/>
            <w:vAlign w:val="center"/>
          </w:tcPr>
          <w:p w14:paraId="3A1857B1" w14:textId="77777777" w:rsidR="00E13C63" w:rsidRPr="00E205DB" w:rsidRDefault="00E13C63" w:rsidP="00C450E0">
            <w:pPr>
              <w:autoSpaceDE/>
              <w:autoSpaceDN/>
              <w:adjustRightInd/>
              <w:spacing w:before="0" w:line="240" w:lineRule="auto"/>
              <w:ind w:left="0"/>
              <w:rPr>
                <w:sz w:val="16"/>
                <w:szCs w:val="16"/>
              </w:rPr>
            </w:pPr>
            <w:r w:rsidRPr="00E205DB">
              <w:rPr>
                <w:sz w:val="16"/>
                <w:szCs w:val="16"/>
              </w:rPr>
              <w:t>PPG</w:t>
            </w:r>
          </w:p>
        </w:tc>
        <w:tc>
          <w:tcPr>
            <w:tcW w:w="2501" w:type="dxa"/>
            <w:gridSpan w:val="2"/>
            <w:vAlign w:val="center"/>
          </w:tcPr>
          <w:p w14:paraId="7335F765" w14:textId="7578E901" w:rsidR="00E13C63" w:rsidRPr="007A4786" w:rsidRDefault="00E13C63" w:rsidP="00C450E0">
            <w:pPr>
              <w:autoSpaceDE/>
              <w:autoSpaceDN/>
              <w:adjustRightInd/>
              <w:spacing w:before="0" w:line="240" w:lineRule="auto"/>
              <w:ind w:left="0"/>
              <w:rPr>
                <w:sz w:val="16"/>
                <w:szCs w:val="16"/>
              </w:rPr>
            </w:pPr>
            <w:proofErr w:type="spellStart"/>
            <w:r w:rsidRPr="007A4786">
              <w:rPr>
                <w:sz w:val="16"/>
                <w:szCs w:val="16"/>
              </w:rPr>
              <w:t>SigmaCover</w:t>
            </w:r>
            <w:proofErr w:type="spellEnd"/>
            <w:r w:rsidRPr="007A4786">
              <w:rPr>
                <w:sz w:val="16"/>
                <w:szCs w:val="16"/>
              </w:rPr>
              <w:t xml:space="preserve"> 410</w:t>
            </w:r>
          </w:p>
          <w:p w14:paraId="18E23E4D" w14:textId="77777777" w:rsidR="00E13C63" w:rsidRPr="007A4786" w:rsidRDefault="00E13C63" w:rsidP="0092717A">
            <w:pPr>
              <w:autoSpaceDE/>
              <w:autoSpaceDN/>
              <w:adjustRightInd/>
              <w:spacing w:before="0" w:line="240" w:lineRule="auto"/>
              <w:ind w:left="0"/>
              <w:rPr>
                <w:rFonts w:ascii="Arial" w:hAnsi="Arial" w:cs="Arial"/>
                <w:shd w:val="clear" w:color="auto" w:fill="FFFFFF"/>
              </w:rPr>
            </w:pPr>
            <w:proofErr w:type="spellStart"/>
            <w:r w:rsidRPr="007A4786">
              <w:rPr>
                <w:sz w:val="16"/>
                <w:szCs w:val="16"/>
              </w:rPr>
              <w:t>Amerlock</w:t>
            </w:r>
            <w:proofErr w:type="spellEnd"/>
            <w:r w:rsidRPr="007A4786">
              <w:rPr>
                <w:sz w:val="16"/>
                <w:szCs w:val="16"/>
              </w:rPr>
              <w:t xml:space="preserve"> 2 Series</w:t>
            </w:r>
            <w:r w:rsidRPr="007A4786">
              <w:rPr>
                <w:rFonts w:ascii="Arial" w:hAnsi="Arial" w:cs="Arial"/>
                <w:shd w:val="clear" w:color="auto" w:fill="FFFFFF"/>
              </w:rPr>
              <w:t xml:space="preserve"> </w:t>
            </w:r>
          </w:p>
          <w:p w14:paraId="52E90029" w14:textId="3A7CC420" w:rsidR="00E13C63" w:rsidRPr="007A4786" w:rsidRDefault="00E13C63" w:rsidP="0092717A">
            <w:pPr>
              <w:autoSpaceDE/>
              <w:autoSpaceDN/>
              <w:adjustRightInd/>
              <w:spacing w:before="0" w:line="240" w:lineRule="auto"/>
              <w:ind w:left="0"/>
              <w:rPr>
                <w:sz w:val="16"/>
                <w:szCs w:val="16"/>
              </w:rPr>
            </w:pPr>
            <w:proofErr w:type="spellStart"/>
            <w:r w:rsidRPr="007A4786">
              <w:rPr>
                <w:sz w:val="16"/>
                <w:szCs w:val="16"/>
              </w:rPr>
              <w:t>Amerlock</w:t>
            </w:r>
            <w:proofErr w:type="spellEnd"/>
            <w:r w:rsidRPr="007A4786">
              <w:rPr>
                <w:sz w:val="16"/>
                <w:szCs w:val="16"/>
              </w:rPr>
              <w:t xml:space="preserve"> 400 Series</w:t>
            </w:r>
          </w:p>
        </w:tc>
        <w:tc>
          <w:tcPr>
            <w:tcW w:w="971" w:type="dxa"/>
            <w:vAlign w:val="center"/>
          </w:tcPr>
          <w:p w14:paraId="48308DF8" w14:textId="77777777" w:rsidR="00E13C63" w:rsidRPr="00293AB6" w:rsidRDefault="00E13C63" w:rsidP="00283D7B">
            <w:pPr>
              <w:autoSpaceDE/>
              <w:autoSpaceDN/>
              <w:adjustRightInd/>
              <w:spacing w:before="0" w:line="240" w:lineRule="auto"/>
              <w:ind w:left="0"/>
              <w:jc w:val="center"/>
              <w:rPr>
                <w:sz w:val="16"/>
                <w:szCs w:val="16"/>
              </w:rPr>
            </w:pPr>
            <w:r w:rsidRPr="00293AB6">
              <w:rPr>
                <w:sz w:val="16"/>
                <w:szCs w:val="16"/>
              </w:rPr>
              <w:t>84-240</w:t>
            </w:r>
          </w:p>
          <w:p w14:paraId="09C345DA" w14:textId="77777777" w:rsidR="00E13C63" w:rsidRPr="00293AB6" w:rsidRDefault="00E13C63" w:rsidP="00283D7B">
            <w:pPr>
              <w:autoSpaceDE/>
              <w:autoSpaceDN/>
              <w:adjustRightInd/>
              <w:spacing w:before="0" w:line="240" w:lineRule="auto"/>
              <w:ind w:left="0"/>
              <w:jc w:val="center"/>
              <w:rPr>
                <w:sz w:val="16"/>
                <w:szCs w:val="16"/>
              </w:rPr>
            </w:pPr>
            <w:r w:rsidRPr="00293AB6">
              <w:rPr>
                <w:sz w:val="16"/>
                <w:szCs w:val="16"/>
              </w:rPr>
              <w:t>153-240</w:t>
            </w:r>
          </w:p>
          <w:p w14:paraId="4FB7FD16" w14:textId="0D3CAAE8" w:rsidR="00E13C63" w:rsidRPr="00293AB6" w:rsidRDefault="00E13C63" w:rsidP="00283D7B">
            <w:pPr>
              <w:autoSpaceDE/>
              <w:autoSpaceDN/>
              <w:adjustRightInd/>
              <w:spacing w:before="0" w:line="240" w:lineRule="auto"/>
              <w:ind w:left="0"/>
              <w:jc w:val="center"/>
              <w:rPr>
                <w:sz w:val="16"/>
                <w:szCs w:val="16"/>
              </w:rPr>
            </w:pPr>
            <w:r w:rsidRPr="00293AB6">
              <w:rPr>
                <w:sz w:val="16"/>
                <w:szCs w:val="16"/>
              </w:rPr>
              <w:t>153-240</w:t>
            </w:r>
          </w:p>
        </w:tc>
        <w:tc>
          <w:tcPr>
            <w:tcW w:w="1505" w:type="dxa"/>
            <w:vAlign w:val="center"/>
          </w:tcPr>
          <w:p w14:paraId="607506D0" w14:textId="77777777" w:rsidR="00E13C63" w:rsidRPr="00293AB6" w:rsidRDefault="00E13C63" w:rsidP="00C450E0">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C450E0" w:rsidRPr="001D3869" w14:paraId="0CCE6510" w14:textId="77777777" w:rsidTr="002974AE">
        <w:trPr>
          <w:trHeight w:val="288"/>
          <w:jc w:val="center"/>
        </w:trPr>
        <w:tc>
          <w:tcPr>
            <w:tcW w:w="2288" w:type="dxa"/>
            <w:gridSpan w:val="3"/>
            <w:vAlign w:val="center"/>
          </w:tcPr>
          <w:p w14:paraId="202D30D0" w14:textId="77777777" w:rsidR="00C450E0" w:rsidRPr="007A2CF3" w:rsidRDefault="00C450E0" w:rsidP="00C450E0">
            <w:pPr>
              <w:autoSpaceDE/>
              <w:autoSpaceDN/>
              <w:adjustRightInd/>
              <w:spacing w:before="0" w:line="240" w:lineRule="auto"/>
              <w:ind w:left="0"/>
              <w:rPr>
                <w:sz w:val="16"/>
                <w:szCs w:val="16"/>
              </w:rPr>
            </w:pPr>
          </w:p>
        </w:tc>
        <w:tc>
          <w:tcPr>
            <w:tcW w:w="2776" w:type="dxa"/>
            <w:vAlign w:val="center"/>
          </w:tcPr>
          <w:p w14:paraId="00B66812" w14:textId="77777777" w:rsidR="00C450E0" w:rsidRPr="00E205DB" w:rsidRDefault="00C450E0" w:rsidP="00C450E0">
            <w:pPr>
              <w:autoSpaceDE/>
              <w:autoSpaceDN/>
              <w:adjustRightInd/>
              <w:spacing w:before="0" w:line="240" w:lineRule="auto"/>
              <w:ind w:left="0"/>
              <w:rPr>
                <w:sz w:val="16"/>
                <w:szCs w:val="16"/>
              </w:rPr>
            </w:pPr>
            <w:r w:rsidRPr="00E205DB">
              <w:rPr>
                <w:sz w:val="16"/>
                <w:szCs w:val="16"/>
              </w:rPr>
              <w:t>Tnemec</w:t>
            </w:r>
          </w:p>
        </w:tc>
        <w:tc>
          <w:tcPr>
            <w:tcW w:w="2501" w:type="dxa"/>
            <w:gridSpan w:val="2"/>
            <w:vAlign w:val="center"/>
          </w:tcPr>
          <w:p w14:paraId="50357AE8" w14:textId="77777777" w:rsidR="00C450E0" w:rsidRPr="007A4786" w:rsidRDefault="00C450E0" w:rsidP="00C450E0">
            <w:pPr>
              <w:autoSpaceDE/>
              <w:autoSpaceDN/>
              <w:adjustRightInd/>
              <w:spacing w:before="0" w:line="240" w:lineRule="auto"/>
              <w:ind w:left="0"/>
              <w:rPr>
                <w:sz w:val="16"/>
                <w:szCs w:val="16"/>
              </w:rPr>
            </w:pPr>
            <w:r w:rsidRPr="007A4786">
              <w:rPr>
                <w:sz w:val="16"/>
                <w:szCs w:val="16"/>
              </w:rPr>
              <w:t xml:space="preserve">Series L69 Hi-Build </w:t>
            </w:r>
            <w:proofErr w:type="spellStart"/>
            <w:r w:rsidRPr="007A4786">
              <w:rPr>
                <w:sz w:val="16"/>
                <w:szCs w:val="16"/>
              </w:rPr>
              <w:t>Epoxoline</w:t>
            </w:r>
            <w:proofErr w:type="spellEnd"/>
            <w:r w:rsidRPr="007A4786">
              <w:rPr>
                <w:sz w:val="16"/>
                <w:szCs w:val="16"/>
              </w:rPr>
              <w:t xml:space="preserve"> II</w:t>
            </w:r>
          </w:p>
          <w:p w14:paraId="70C3191B" w14:textId="1D436527" w:rsidR="008C54D7" w:rsidRPr="007A4786" w:rsidRDefault="008C54D7" w:rsidP="00C450E0">
            <w:pPr>
              <w:autoSpaceDE/>
              <w:autoSpaceDN/>
              <w:adjustRightInd/>
              <w:spacing w:before="0" w:line="240" w:lineRule="auto"/>
              <w:ind w:left="0"/>
              <w:rPr>
                <w:sz w:val="16"/>
                <w:szCs w:val="16"/>
              </w:rPr>
            </w:pPr>
            <w:r w:rsidRPr="007A4786">
              <w:rPr>
                <w:sz w:val="16"/>
                <w:szCs w:val="16"/>
              </w:rPr>
              <w:t xml:space="preserve">Series 66HS Hi-Build </w:t>
            </w:r>
            <w:proofErr w:type="spellStart"/>
            <w:r w:rsidRPr="007A4786">
              <w:rPr>
                <w:sz w:val="16"/>
                <w:szCs w:val="16"/>
              </w:rPr>
              <w:t>Epoxoline</w:t>
            </w:r>
            <w:proofErr w:type="spellEnd"/>
          </w:p>
        </w:tc>
        <w:tc>
          <w:tcPr>
            <w:tcW w:w="971" w:type="dxa"/>
            <w:vAlign w:val="center"/>
          </w:tcPr>
          <w:p w14:paraId="3DBEADF8" w14:textId="77777777" w:rsidR="00C450E0" w:rsidRDefault="00C450E0" w:rsidP="00C450E0">
            <w:pPr>
              <w:autoSpaceDE/>
              <w:autoSpaceDN/>
              <w:adjustRightInd/>
              <w:spacing w:before="0" w:line="240" w:lineRule="auto"/>
              <w:ind w:left="0"/>
              <w:jc w:val="center"/>
              <w:rPr>
                <w:ins w:id="1060" w:author="Kurmanov, Aidyn [STAMGazStroy LLP]" w:date="2025-12-09T16:30:00Z" w16du:dateUtc="2025-12-09T11:30:00Z"/>
                <w:sz w:val="16"/>
                <w:szCs w:val="16"/>
              </w:rPr>
            </w:pPr>
            <w:r w:rsidRPr="00293AB6">
              <w:rPr>
                <w:sz w:val="16"/>
                <w:szCs w:val="16"/>
              </w:rPr>
              <w:t>98</w:t>
            </w:r>
            <w:ins w:id="1061" w:author="Kurmanov, Aidyn [STAMGazStroy LLP]" w:date="2025-12-09T16:30:00Z" w16du:dateUtc="2025-12-09T11:30:00Z">
              <w:r w:rsidR="00787A27">
                <w:rPr>
                  <w:sz w:val="16"/>
                  <w:szCs w:val="16"/>
                </w:rPr>
                <w:t>-335</w:t>
              </w:r>
            </w:ins>
          </w:p>
          <w:p w14:paraId="07A72536" w14:textId="0F5DD1BF" w:rsidR="00C450E0" w:rsidRPr="00293AB6" w:rsidRDefault="00787A27" w:rsidP="00C450E0">
            <w:pPr>
              <w:autoSpaceDE/>
              <w:autoSpaceDN/>
              <w:adjustRightInd/>
              <w:spacing w:before="0" w:line="240" w:lineRule="auto"/>
              <w:ind w:left="0"/>
              <w:jc w:val="center"/>
              <w:rPr>
                <w:sz w:val="16"/>
                <w:szCs w:val="16"/>
              </w:rPr>
            </w:pPr>
            <w:ins w:id="1062" w:author="Kurmanov, Aidyn [STAMGazStroy LLP]" w:date="2025-12-09T16:30:00Z" w16du:dateUtc="2025-12-09T11:30:00Z">
              <w:r>
                <w:rPr>
                  <w:sz w:val="16"/>
                  <w:szCs w:val="16"/>
                </w:rPr>
                <w:t>98-184</w:t>
              </w:r>
            </w:ins>
          </w:p>
        </w:tc>
        <w:tc>
          <w:tcPr>
            <w:tcW w:w="1505" w:type="dxa"/>
            <w:vAlign w:val="center"/>
          </w:tcPr>
          <w:p w14:paraId="324B4622" w14:textId="77777777" w:rsidR="00C450E0" w:rsidRPr="00293AB6" w:rsidRDefault="00C450E0" w:rsidP="00C450E0">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C450E0" w:rsidRPr="001D3869" w14:paraId="4E2270F7" w14:textId="77777777" w:rsidTr="002974AE">
        <w:trPr>
          <w:trHeight w:val="288"/>
          <w:jc w:val="center"/>
        </w:trPr>
        <w:tc>
          <w:tcPr>
            <w:tcW w:w="2288" w:type="dxa"/>
            <w:gridSpan w:val="3"/>
            <w:vAlign w:val="center"/>
          </w:tcPr>
          <w:p w14:paraId="6507E111" w14:textId="77777777" w:rsidR="00C450E0" w:rsidRPr="007A2CF3" w:rsidRDefault="00C450E0" w:rsidP="00C450E0">
            <w:pPr>
              <w:autoSpaceDE/>
              <w:autoSpaceDN/>
              <w:adjustRightInd/>
              <w:spacing w:before="0" w:line="240" w:lineRule="auto"/>
              <w:ind w:left="0"/>
              <w:rPr>
                <w:sz w:val="16"/>
                <w:szCs w:val="16"/>
              </w:rPr>
            </w:pPr>
          </w:p>
        </w:tc>
        <w:tc>
          <w:tcPr>
            <w:tcW w:w="2776" w:type="dxa"/>
            <w:vAlign w:val="center"/>
          </w:tcPr>
          <w:p w14:paraId="7A52233D" w14:textId="77777777" w:rsidR="00C450E0" w:rsidRPr="00E205DB" w:rsidRDefault="00C450E0" w:rsidP="00C450E0">
            <w:pPr>
              <w:autoSpaceDE/>
              <w:autoSpaceDN/>
              <w:adjustRightInd/>
              <w:spacing w:before="0" w:line="240" w:lineRule="auto"/>
              <w:ind w:left="0"/>
              <w:rPr>
                <w:sz w:val="16"/>
                <w:szCs w:val="16"/>
              </w:rPr>
            </w:pPr>
            <w:r w:rsidRPr="00E205DB">
              <w:rPr>
                <w:sz w:val="16"/>
                <w:szCs w:val="16"/>
              </w:rPr>
              <w:t>Sherwin Williams</w:t>
            </w:r>
          </w:p>
        </w:tc>
        <w:tc>
          <w:tcPr>
            <w:tcW w:w="2501" w:type="dxa"/>
            <w:gridSpan w:val="2"/>
            <w:vAlign w:val="center"/>
          </w:tcPr>
          <w:p w14:paraId="3C1EC1BD" w14:textId="77777777" w:rsidR="00C450E0" w:rsidRPr="007A4786" w:rsidRDefault="00C450E0" w:rsidP="00C450E0">
            <w:pPr>
              <w:autoSpaceDE/>
              <w:autoSpaceDN/>
              <w:adjustRightInd/>
              <w:spacing w:before="0" w:line="240" w:lineRule="auto"/>
              <w:ind w:left="0"/>
              <w:rPr>
                <w:sz w:val="16"/>
                <w:szCs w:val="16"/>
              </w:rPr>
            </w:pPr>
            <w:proofErr w:type="spellStart"/>
            <w:r w:rsidRPr="007A4786">
              <w:rPr>
                <w:sz w:val="16"/>
                <w:szCs w:val="16"/>
              </w:rPr>
              <w:t>Macropoxy</w:t>
            </w:r>
            <w:proofErr w:type="spellEnd"/>
            <w:r w:rsidRPr="007A4786">
              <w:rPr>
                <w:sz w:val="16"/>
                <w:szCs w:val="16"/>
              </w:rPr>
              <w:t xml:space="preserve"> 646 Series</w:t>
            </w:r>
          </w:p>
        </w:tc>
        <w:tc>
          <w:tcPr>
            <w:tcW w:w="971" w:type="dxa"/>
            <w:vAlign w:val="center"/>
          </w:tcPr>
          <w:p w14:paraId="02FB3CC4" w14:textId="77777777" w:rsidR="00C450E0" w:rsidRPr="00293AB6" w:rsidRDefault="00C450E0" w:rsidP="00C450E0">
            <w:pPr>
              <w:autoSpaceDE/>
              <w:autoSpaceDN/>
              <w:adjustRightInd/>
              <w:spacing w:before="0" w:line="240" w:lineRule="auto"/>
              <w:ind w:left="0"/>
              <w:jc w:val="center"/>
              <w:rPr>
                <w:sz w:val="16"/>
                <w:szCs w:val="16"/>
                <w:lang w:val="ru-RU"/>
              </w:rPr>
            </w:pPr>
            <w:r w:rsidRPr="00293AB6">
              <w:rPr>
                <w:sz w:val="16"/>
                <w:szCs w:val="16"/>
                <w:lang w:val="ru-RU"/>
              </w:rPr>
              <w:t>100-250</w:t>
            </w:r>
          </w:p>
        </w:tc>
        <w:tc>
          <w:tcPr>
            <w:tcW w:w="1505" w:type="dxa"/>
            <w:vAlign w:val="center"/>
          </w:tcPr>
          <w:p w14:paraId="7B56DB27" w14:textId="77777777" w:rsidR="00C450E0" w:rsidRPr="00293AB6" w:rsidRDefault="00C450E0" w:rsidP="00C450E0">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4E517E" w:rsidRPr="001D3869" w14:paraId="4E57E573" w14:textId="77777777" w:rsidTr="002974AE">
        <w:trPr>
          <w:trHeight w:val="288"/>
          <w:jc w:val="center"/>
        </w:trPr>
        <w:tc>
          <w:tcPr>
            <w:tcW w:w="2288" w:type="dxa"/>
            <w:gridSpan w:val="3"/>
            <w:vAlign w:val="center"/>
          </w:tcPr>
          <w:p w14:paraId="3136B526" w14:textId="77777777" w:rsidR="004E517E" w:rsidRPr="007A2CF3" w:rsidRDefault="004E517E" w:rsidP="004E517E">
            <w:pPr>
              <w:autoSpaceDE/>
              <w:autoSpaceDN/>
              <w:adjustRightInd/>
              <w:spacing w:before="0" w:line="240" w:lineRule="auto"/>
              <w:ind w:left="0"/>
              <w:rPr>
                <w:sz w:val="16"/>
                <w:szCs w:val="16"/>
              </w:rPr>
            </w:pPr>
          </w:p>
        </w:tc>
        <w:tc>
          <w:tcPr>
            <w:tcW w:w="2776" w:type="dxa"/>
            <w:vAlign w:val="center"/>
          </w:tcPr>
          <w:p w14:paraId="1AD03006" w14:textId="323872A4" w:rsidR="004E517E" w:rsidRPr="00E205DB" w:rsidRDefault="004E517E" w:rsidP="004E517E">
            <w:pPr>
              <w:autoSpaceDE/>
              <w:autoSpaceDN/>
              <w:adjustRightInd/>
              <w:spacing w:before="0" w:line="240" w:lineRule="auto"/>
              <w:ind w:left="0"/>
              <w:rPr>
                <w:sz w:val="16"/>
                <w:szCs w:val="16"/>
              </w:rPr>
            </w:pPr>
            <w:r w:rsidRPr="00E205DB">
              <w:rPr>
                <w:sz w:val="16"/>
                <w:szCs w:val="16"/>
              </w:rPr>
              <w:t>Rust-Oleum</w:t>
            </w:r>
          </w:p>
        </w:tc>
        <w:tc>
          <w:tcPr>
            <w:tcW w:w="2501" w:type="dxa"/>
            <w:gridSpan w:val="2"/>
            <w:vAlign w:val="center"/>
          </w:tcPr>
          <w:p w14:paraId="3FCF1904" w14:textId="3A92D7F2" w:rsidR="004E517E" w:rsidRPr="007A4786" w:rsidRDefault="004E517E" w:rsidP="004E517E">
            <w:pPr>
              <w:autoSpaceDE/>
              <w:autoSpaceDN/>
              <w:adjustRightInd/>
              <w:spacing w:before="0" w:line="240" w:lineRule="auto"/>
              <w:ind w:left="0"/>
              <w:rPr>
                <w:sz w:val="16"/>
                <w:szCs w:val="16"/>
              </w:rPr>
            </w:pPr>
            <w:r w:rsidRPr="007A4786">
              <w:rPr>
                <w:sz w:val="16"/>
                <w:szCs w:val="16"/>
              </w:rPr>
              <w:t>Meta Prime (</w:t>
            </w:r>
            <w:proofErr w:type="spellStart"/>
            <w:r w:rsidRPr="007A4786">
              <w:rPr>
                <w:sz w:val="16"/>
                <w:szCs w:val="16"/>
              </w:rPr>
              <w:t>Self Healing</w:t>
            </w:r>
            <w:proofErr w:type="spellEnd"/>
            <w:r w:rsidRPr="007A4786">
              <w:rPr>
                <w:sz w:val="16"/>
                <w:szCs w:val="16"/>
              </w:rPr>
              <w:t>)</w:t>
            </w:r>
          </w:p>
        </w:tc>
        <w:tc>
          <w:tcPr>
            <w:tcW w:w="971" w:type="dxa"/>
            <w:vAlign w:val="center"/>
          </w:tcPr>
          <w:p w14:paraId="06FF8932" w14:textId="2E732BA4" w:rsidR="004E517E" w:rsidRPr="00293AB6" w:rsidRDefault="004E517E" w:rsidP="004E517E">
            <w:pPr>
              <w:autoSpaceDE/>
              <w:autoSpaceDN/>
              <w:adjustRightInd/>
              <w:spacing w:before="0" w:line="240" w:lineRule="auto"/>
              <w:ind w:left="0"/>
              <w:jc w:val="center"/>
              <w:rPr>
                <w:sz w:val="16"/>
                <w:szCs w:val="16"/>
                <w:lang w:val="ru-RU"/>
              </w:rPr>
            </w:pPr>
            <w:r w:rsidRPr="00293AB6">
              <w:rPr>
                <w:sz w:val="16"/>
                <w:szCs w:val="16"/>
              </w:rPr>
              <w:t>340</w:t>
            </w:r>
          </w:p>
        </w:tc>
        <w:tc>
          <w:tcPr>
            <w:tcW w:w="1505" w:type="dxa"/>
            <w:vAlign w:val="center"/>
          </w:tcPr>
          <w:p w14:paraId="143EF55E" w14:textId="135E0C6C" w:rsidR="004E517E" w:rsidRPr="00293AB6" w:rsidRDefault="004E517E" w:rsidP="004E517E">
            <w:pPr>
              <w:autoSpaceDE/>
              <w:autoSpaceDN/>
              <w:adjustRightInd/>
              <w:spacing w:before="0" w:line="240" w:lineRule="auto"/>
              <w:ind w:left="0"/>
              <w:jc w:val="center"/>
              <w:rPr>
                <w:sz w:val="16"/>
                <w:szCs w:val="16"/>
                <w:lang w:val="ru-RU"/>
              </w:rPr>
            </w:pPr>
            <w:r w:rsidRPr="00293AB6">
              <w:rPr>
                <w:sz w:val="16"/>
                <w:szCs w:val="16"/>
              </w:rPr>
              <w:t>121.1°C (250°F)</w:t>
            </w:r>
          </w:p>
        </w:tc>
      </w:tr>
      <w:tr w:rsidR="00410F22" w:rsidRPr="001D3869" w14:paraId="73D8BBF0" w14:textId="77777777" w:rsidTr="002974AE">
        <w:trPr>
          <w:trHeight w:val="288"/>
          <w:jc w:val="center"/>
        </w:trPr>
        <w:tc>
          <w:tcPr>
            <w:tcW w:w="2288" w:type="dxa"/>
            <w:gridSpan w:val="3"/>
            <w:vAlign w:val="center"/>
          </w:tcPr>
          <w:p w14:paraId="0E1E6080" w14:textId="77777777" w:rsidR="00410F22" w:rsidRPr="007A2CF3" w:rsidRDefault="00410F22" w:rsidP="00C450E0">
            <w:pPr>
              <w:autoSpaceDE/>
              <w:autoSpaceDN/>
              <w:adjustRightInd/>
              <w:spacing w:before="0" w:line="240" w:lineRule="auto"/>
              <w:ind w:left="0"/>
              <w:rPr>
                <w:sz w:val="16"/>
                <w:szCs w:val="16"/>
              </w:rPr>
            </w:pPr>
          </w:p>
        </w:tc>
        <w:tc>
          <w:tcPr>
            <w:tcW w:w="2776" w:type="dxa"/>
            <w:vAlign w:val="center"/>
          </w:tcPr>
          <w:p w14:paraId="3E68C679" w14:textId="0DF4C538" w:rsidR="00410F22" w:rsidRPr="00E205DB" w:rsidRDefault="00410F22" w:rsidP="00C450E0">
            <w:pPr>
              <w:autoSpaceDE/>
              <w:autoSpaceDN/>
              <w:adjustRightInd/>
              <w:spacing w:before="0" w:line="240" w:lineRule="auto"/>
              <w:ind w:left="0"/>
              <w:rPr>
                <w:sz w:val="16"/>
                <w:szCs w:val="16"/>
              </w:rPr>
            </w:pPr>
            <w:r w:rsidRPr="00E205DB">
              <w:rPr>
                <w:sz w:val="16"/>
                <w:szCs w:val="16"/>
              </w:rPr>
              <w:t>VMP</w:t>
            </w:r>
          </w:p>
        </w:tc>
        <w:tc>
          <w:tcPr>
            <w:tcW w:w="2501" w:type="dxa"/>
            <w:gridSpan w:val="2"/>
            <w:vAlign w:val="center"/>
          </w:tcPr>
          <w:p w14:paraId="5492DDBB" w14:textId="206B068E" w:rsidR="00410F22" w:rsidRPr="007A4786" w:rsidRDefault="00BB6609" w:rsidP="00C450E0">
            <w:pPr>
              <w:autoSpaceDE/>
              <w:autoSpaceDN/>
              <w:adjustRightInd/>
              <w:spacing w:before="0" w:line="240" w:lineRule="auto"/>
              <w:ind w:left="0"/>
              <w:rPr>
                <w:sz w:val="16"/>
                <w:szCs w:val="16"/>
              </w:rPr>
            </w:pPr>
            <w:proofErr w:type="spellStart"/>
            <w:r w:rsidRPr="00BB6609">
              <w:rPr>
                <w:sz w:val="16"/>
                <w:szCs w:val="16"/>
              </w:rPr>
              <w:t>Isolep</w:t>
            </w:r>
            <w:proofErr w:type="spellEnd"/>
            <w:r w:rsidRPr="00BB6609">
              <w:rPr>
                <w:sz w:val="16"/>
                <w:szCs w:val="16"/>
              </w:rPr>
              <w:t>-MIO</w:t>
            </w:r>
          </w:p>
        </w:tc>
        <w:tc>
          <w:tcPr>
            <w:tcW w:w="971" w:type="dxa"/>
            <w:vAlign w:val="center"/>
          </w:tcPr>
          <w:p w14:paraId="21513D9B" w14:textId="77777777" w:rsidR="00410F22" w:rsidRPr="00293AB6" w:rsidRDefault="00410F22" w:rsidP="00C450E0">
            <w:pPr>
              <w:autoSpaceDE/>
              <w:autoSpaceDN/>
              <w:adjustRightInd/>
              <w:spacing w:before="0" w:line="240" w:lineRule="auto"/>
              <w:ind w:left="0"/>
              <w:jc w:val="center"/>
              <w:rPr>
                <w:sz w:val="16"/>
                <w:szCs w:val="16"/>
                <w:lang w:val="ru-RU"/>
              </w:rPr>
            </w:pPr>
          </w:p>
        </w:tc>
        <w:tc>
          <w:tcPr>
            <w:tcW w:w="1505" w:type="dxa"/>
            <w:vAlign w:val="center"/>
          </w:tcPr>
          <w:p w14:paraId="44B521A6" w14:textId="28470491" w:rsidR="00410F22" w:rsidRPr="00293AB6" w:rsidRDefault="003E44A2" w:rsidP="00C450E0">
            <w:pPr>
              <w:autoSpaceDE/>
              <w:autoSpaceDN/>
              <w:adjustRightInd/>
              <w:spacing w:before="0" w:line="240" w:lineRule="auto"/>
              <w:ind w:left="0"/>
              <w:jc w:val="center"/>
              <w:rPr>
                <w:sz w:val="16"/>
                <w:szCs w:val="16"/>
                <w:lang w:val="ru-RU"/>
              </w:rPr>
            </w:pPr>
            <w:r w:rsidRPr="003E44A2">
              <w:rPr>
                <w:sz w:val="16"/>
                <w:szCs w:val="16"/>
              </w:rPr>
              <w:t xml:space="preserve">93°C </w:t>
            </w:r>
            <w:r>
              <w:rPr>
                <w:sz w:val="16"/>
                <w:szCs w:val="16"/>
              </w:rPr>
              <w:t>(</w:t>
            </w:r>
            <w:r w:rsidRPr="003E44A2">
              <w:rPr>
                <w:sz w:val="16"/>
                <w:szCs w:val="16"/>
              </w:rPr>
              <w:t>200°F</w:t>
            </w:r>
            <w:r>
              <w:rPr>
                <w:sz w:val="16"/>
                <w:szCs w:val="16"/>
              </w:rPr>
              <w:t>)</w:t>
            </w:r>
          </w:p>
        </w:tc>
      </w:tr>
      <w:tr w:rsidR="004E517E" w:rsidRPr="001D3869" w14:paraId="49818ED8" w14:textId="77777777" w:rsidTr="002974AE">
        <w:trPr>
          <w:trHeight w:val="288"/>
          <w:jc w:val="center"/>
        </w:trPr>
        <w:tc>
          <w:tcPr>
            <w:tcW w:w="2288" w:type="dxa"/>
            <w:gridSpan w:val="3"/>
            <w:tcBorders>
              <w:bottom w:val="single" w:sz="12" w:space="0" w:color="auto"/>
            </w:tcBorders>
            <w:vAlign w:val="center"/>
          </w:tcPr>
          <w:p w14:paraId="1A547FA3" w14:textId="77777777" w:rsidR="004E517E" w:rsidRPr="007A2CF3" w:rsidRDefault="004E517E" w:rsidP="004E517E">
            <w:pPr>
              <w:autoSpaceDE/>
              <w:autoSpaceDN/>
              <w:adjustRightInd/>
              <w:spacing w:before="0" w:line="240" w:lineRule="auto"/>
              <w:ind w:left="0"/>
              <w:rPr>
                <w:sz w:val="16"/>
                <w:szCs w:val="16"/>
              </w:rPr>
            </w:pPr>
          </w:p>
        </w:tc>
        <w:tc>
          <w:tcPr>
            <w:tcW w:w="7753" w:type="dxa"/>
            <w:gridSpan w:val="5"/>
            <w:tcBorders>
              <w:bottom w:val="single" w:sz="12" w:space="0" w:color="auto"/>
            </w:tcBorders>
            <w:vAlign w:val="center"/>
          </w:tcPr>
          <w:p w14:paraId="36B143C4" w14:textId="77777777" w:rsidR="004E517E" w:rsidRPr="00E205DB" w:rsidRDefault="004E517E" w:rsidP="004E517E">
            <w:pPr>
              <w:autoSpaceDE/>
              <w:autoSpaceDN/>
              <w:adjustRightInd/>
              <w:spacing w:before="0" w:line="240" w:lineRule="auto"/>
              <w:ind w:left="0"/>
              <w:rPr>
                <w:sz w:val="16"/>
                <w:szCs w:val="16"/>
              </w:rPr>
            </w:pPr>
            <w:r w:rsidRPr="00E205DB">
              <w:rPr>
                <w:i/>
                <w:sz w:val="14"/>
                <w:szCs w:val="14"/>
              </w:rPr>
              <w:t>For offshore use between the splash zone and the topsides, an additional tie coat is recommended</w:t>
            </w:r>
          </w:p>
        </w:tc>
      </w:tr>
      <w:tr w:rsidR="004E517E" w:rsidRPr="001D3869" w14:paraId="06EE06DA" w14:textId="77777777" w:rsidTr="002974AE">
        <w:trPr>
          <w:trHeight w:val="288"/>
          <w:jc w:val="center"/>
        </w:trPr>
        <w:tc>
          <w:tcPr>
            <w:tcW w:w="2288" w:type="dxa"/>
            <w:gridSpan w:val="3"/>
            <w:tcBorders>
              <w:top w:val="single" w:sz="12" w:space="0" w:color="auto"/>
            </w:tcBorders>
            <w:vAlign w:val="center"/>
          </w:tcPr>
          <w:p w14:paraId="0A51C9BE" w14:textId="77777777" w:rsidR="004E517E" w:rsidRPr="00CC6777" w:rsidRDefault="004E517E" w:rsidP="004E517E">
            <w:pPr>
              <w:autoSpaceDE/>
              <w:autoSpaceDN/>
              <w:adjustRightInd/>
              <w:spacing w:before="0" w:line="240" w:lineRule="auto"/>
              <w:ind w:left="0"/>
              <w:rPr>
                <w:b/>
                <w:bCs/>
                <w:sz w:val="16"/>
                <w:szCs w:val="18"/>
              </w:rPr>
            </w:pPr>
            <w:r w:rsidRPr="00CC6777">
              <w:rPr>
                <w:b/>
                <w:bCs/>
                <w:sz w:val="16"/>
                <w:szCs w:val="18"/>
              </w:rPr>
              <w:t>TOPCOAT</w:t>
            </w:r>
          </w:p>
        </w:tc>
        <w:tc>
          <w:tcPr>
            <w:tcW w:w="2776" w:type="dxa"/>
            <w:tcBorders>
              <w:top w:val="single" w:sz="12" w:space="0" w:color="auto"/>
            </w:tcBorders>
            <w:vAlign w:val="center"/>
          </w:tcPr>
          <w:p w14:paraId="7EB52642" w14:textId="77777777" w:rsidR="004E517E" w:rsidRPr="00E205DB" w:rsidRDefault="004E517E" w:rsidP="004E517E">
            <w:pPr>
              <w:autoSpaceDE/>
              <w:autoSpaceDN/>
              <w:adjustRightInd/>
              <w:spacing w:before="0" w:line="240" w:lineRule="auto"/>
              <w:ind w:left="0"/>
              <w:rPr>
                <w:sz w:val="16"/>
                <w:szCs w:val="16"/>
              </w:rPr>
            </w:pPr>
            <w:r w:rsidRPr="00E205DB">
              <w:rPr>
                <w:sz w:val="16"/>
                <w:szCs w:val="16"/>
              </w:rPr>
              <w:t>Carboline</w:t>
            </w:r>
          </w:p>
        </w:tc>
        <w:tc>
          <w:tcPr>
            <w:tcW w:w="2501" w:type="dxa"/>
            <w:gridSpan w:val="2"/>
            <w:tcBorders>
              <w:top w:val="single" w:sz="12" w:space="0" w:color="auto"/>
            </w:tcBorders>
            <w:vAlign w:val="center"/>
          </w:tcPr>
          <w:p w14:paraId="0689A093" w14:textId="77777777" w:rsidR="004E517E" w:rsidRPr="007A4786" w:rsidRDefault="004E517E" w:rsidP="004E517E">
            <w:pPr>
              <w:autoSpaceDE/>
              <w:autoSpaceDN/>
              <w:adjustRightInd/>
              <w:spacing w:before="0" w:line="240" w:lineRule="auto"/>
              <w:ind w:left="0"/>
              <w:rPr>
                <w:sz w:val="16"/>
                <w:szCs w:val="16"/>
              </w:rPr>
            </w:pPr>
            <w:proofErr w:type="spellStart"/>
            <w:r w:rsidRPr="007A4786">
              <w:rPr>
                <w:sz w:val="16"/>
                <w:szCs w:val="16"/>
              </w:rPr>
              <w:t>Carbothane</w:t>
            </w:r>
            <w:proofErr w:type="spellEnd"/>
            <w:r w:rsidRPr="007A4786">
              <w:rPr>
                <w:sz w:val="16"/>
                <w:szCs w:val="16"/>
              </w:rPr>
              <w:t xml:space="preserve"> 134 Series</w:t>
            </w:r>
          </w:p>
        </w:tc>
        <w:tc>
          <w:tcPr>
            <w:tcW w:w="971" w:type="dxa"/>
            <w:tcBorders>
              <w:top w:val="single" w:sz="12" w:space="0" w:color="auto"/>
            </w:tcBorders>
            <w:vAlign w:val="center"/>
          </w:tcPr>
          <w:p w14:paraId="68E1DEC6" w14:textId="560651CB" w:rsidR="004E517E" w:rsidRPr="00293AB6" w:rsidRDefault="004E517E" w:rsidP="004E517E">
            <w:pPr>
              <w:autoSpaceDE/>
              <w:autoSpaceDN/>
              <w:adjustRightInd/>
              <w:spacing w:before="0" w:line="240" w:lineRule="auto"/>
              <w:ind w:left="0"/>
              <w:jc w:val="center"/>
              <w:rPr>
                <w:w w:val="0"/>
                <w:sz w:val="16"/>
                <w:szCs w:val="16"/>
              </w:rPr>
            </w:pPr>
            <w:del w:id="1063" w:author="Kurmanov, Aidyn [STAMGazStroy LLP]" w:date="2025-12-09T16:30:00Z" w16du:dateUtc="2025-12-09T11:30:00Z">
              <w:r w:rsidRPr="00293AB6">
                <w:rPr>
                  <w:sz w:val="16"/>
                  <w:szCs w:val="16"/>
                </w:rPr>
                <w:delText>54-264</w:delText>
              </w:r>
            </w:del>
            <w:ins w:id="1064" w:author="Kurmanov, Aidyn [STAMGazStroy LLP]" w:date="2025-12-09T16:30:00Z" w16du:dateUtc="2025-12-09T11:30:00Z">
              <w:r w:rsidR="00787A27">
                <w:rPr>
                  <w:sz w:val="16"/>
                  <w:szCs w:val="16"/>
                </w:rPr>
                <w:t>288</w:t>
              </w:r>
            </w:ins>
          </w:p>
        </w:tc>
        <w:tc>
          <w:tcPr>
            <w:tcW w:w="1505" w:type="dxa"/>
            <w:tcBorders>
              <w:top w:val="single" w:sz="12" w:space="0" w:color="auto"/>
            </w:tcBorders>
            <w:vAlign w:val="center"/>
          </w:tcPr>
          <w:p w14:paraId="3C2C34B0" w14:textId="77777777" w:rsidR="004E517E" w:rsidRPr="00293AB6" w:rsidRDefault="004E517E" w:rsidP="004E517E">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4E517E" w:rsidRPr="001D3869" w14:paraId="422D016F" w14:textId="77777777" w:rsidTr="002974AE">
        <w:trPr>
          <w:trHeight w:val="288"/>
          <w:jc w:val="center"/>
        </w:trPr>
        <w:tc>
          <w:tcPr>
            <w:tcW w:w="2288" w:type="dxa"/>
            <w:gridSpan w:val="3"/>
            <w:vAlign w:val="center"/>
          </w:tcPr>
          <w:p w14:paraId="74899489" w14:textId="77777777" w:rsidR="004E517E" w:rsidRPr="00CC6777" w:rsidRDefault="004E517E" w:rsidP="004E517E">
            <w:pPr>
              <w:autoSpaceDE/>
              <w:autoSpaceDN/>
              <w:adjustRightInd/>
              <w:spacing w:before="0" w:line="240" w:lineRule="auto"/>
              <w:ind w:left="0"/>
              <w:rPr>
                <w:b/>
                <w:bCs/>
                <w:sz w:val="16"/>
                <w:szCs w:val="18"/>
              </w:rPr>
            </w:pPr>
          </w:p>
        </w:tc>
        <w:tc>
          <w:tcPr>
            <w:tcW w:w="2776" w:type="dxa"/>
            <w:vAlign w:val="center"/>
          </w:tcPr>
          <w:p w14:paraId="5D144693" w14:textId="1CF812E8" w:rsidR="004E517E" w:rsidRPr="00E205DB" w:rsidRDefault="003855C3" w:rsidP="004E517E">
            <w:pPr>
              <w:autoSpaceDE/>
              <w:autoSpaceDN/>
              <w:adjustRightInd/>
              <w:spacing w:before="0" w:line="240" w:lineRule="auto"/>
              <w:ind w:left="0"/>
              <w:rPr>
                <w:sz w:val="16"/>
                <w:szCs w:val="16"/>
              </w:rPr>
            </w:pPr>
            <w:ins w:id="1065" w:author="Issayevskiy, Konstantin [STAMGazStroy LLP]" w:date="2025-12-08T17:19:00Z" w16du:dateUtc="2025-12-08T12:19:00Z">
              <w:r w:rsidRPr="00E205DB">
                <w:rPr>
                  <w:sz w:val="16"/>
                  <w:szCs w:val="16"/>
                </w:rPr>
                <w:t>Hempel Coatings (USA), Inc.</w:t>
              </w:r>
            </w:ins>
            <w:del w:id="1066" w:author="Issayevskiy, Konstantin [STAMGazStroy LLP]" w:date="2025-12-08T17:19:00Z" w16du:dateUtc="2025-12-08T12:19:00Z">
              <w:r w:rsidR="004E517E" w:rsidRPr="00E205DB" w:rsidDel="003855C3">
                <w:rPr>
                  <w:sz w:val="16"/>
                  <w:szCs w:val="16"/>
                </w:rPr>
                <w:delText>Dampney</w:delText>
              </w:r>
            </w:del>
          </w:p>
        </w:tc>
        <w:tc>
          <w:tcPr>
            <w:tcW w:w="2501" w:type="dxa"/>
            <w:gridSpan w:val="2"/>
            <w:vAlign w:val="center"/>
          </w:tcPr>
          <w:p w14:paraId="6DE46A83" w14:textId="5B1B2883" w:rsidR="004E517E" w:rsidRPr="007A4786" w:rsidRDefault="00E86815" w:rsidP="004E517E">
            <w:pPr>
              <w:autoSpaceDE/>
              <w:autoSpaceDN/>
              <w:adjustRightInd/>
              <w:spacing w:before="0" w:line="240" w:lineRule="auto"/>
              <w:ind w:left="0"/>
              <w:rPr>
                <w:sz w:val="16"/>
                <w:szCs w:val="16"/>
              </w:rPr>
            </w:pPr>
            <w:proofErr w:type="spellStart"/>
            <w:ins w:id="1067" w:author="Issayevskiy, Konstantin [STAMGazStroy LLP]" w:date="2025-12-08T17:19:00Z" w16du:dateUtc="2025-12-08T12:19:00Z">
              <w:r w:rsidRPr="007A4786">
                <w:rPr>
                  <w:sz w:val="16"/>
                  <w:szCs w:val="16"/>
                </w:rPr>
                <w:t>Hempathane</w:t>
              </w:r>
              <w:proofErr w:type="spellEnd"/>
              <w:r w:rsidRPr="007A4786">
                <w:rPr>
                  <w:sz w:val="16"/>
                  <w:szCs w:val="16"/>
                </w:rPr>
                <w:t xml:space="preserve"> series </w:t>
              </w:r>
            </w:ins>
            <w:del w:id="1068" w:author="Issayevskiy, Konstantin [STAMGazStroy LLP]" w:date="2025-12-08T17:19:00Z" w16du:dateUtc="2025-12-08T12:19:00Z">
              <w:r w:rsidR="004E517E" w:rsidRPr="007A4786" w:rsidDel="00E86815">
                <w:rPr>
                  <w:sz w:val="16"/>
                  <w:szCs w:val="16"/>
                </w:rPr>
                <w:delText>Endcor 4600</w:delText>
              </w:r>
            </w:del>
          </w:p>
        </w:tc>
        <w:tc>
          <w:tcPr>
            <w:tcW w:w="971" w:type="dxa"/>
            <w:vAlign w:val="center"/>
          </w:tcPr>
          <w:p w14:paraId="6ED7201E" w14:textId="14357628" w:rsidR="004E517E" w:rsidRPr="00293AB6" w:rsidRDefault="00E86815" w:rsidP="004E517E">
            <w:pPr>
              <w:autoSpaceDE/>
              <w:autoSpaceDN/>
              <w:adjustRightInd/>
              <w:spacing w:before="0" w:line="240" w:lineRule="auto"/>
              <w:ind w:left="0"/>
              <w:jc w:val="center"/>
              <w:rPr>
                <w:sz w:val="16"/>
                <w:szCs w:val="16"/>
              </w:rPr>
            </w:pPr>
            <w:ins w:id="1069" w:author="Issayevskiy, Konstantin [STAMGazStroy LLP]" w:date="2025-12-08T17:19:00Z" w16du:dateUtc="2025-12-08T12:19:00Z">
              <w:r w:rsidRPr="00293AB6">
                <w:rPr>
                  <w:sz w:val="16"/>
                  <w:szCs w:val="16"/>
                  <w:lang w:val="ru-RU"/>
                </w:rPr>
                <w:t>330-445</w:t>
              </w:r>
            </w:ins>
            <w:del w:id="1070" w:author="Issayevskiy, Konstantin [STAMGazStroy LLP]" w:date="2025-12-08T17:19:00Z" w16du:dateUtc="2025-12-08T12:19:00Z">
              <w:r w:rsidR="004E517E" w:rsidRPr="00293AB6" w:rsidDel="00E86815">
                <w:rPr>
                  <w:sz w:val="16"/>
                  <w:szCs w:val="16"/>
                </w:rPr>
                <w:delText>324</w:delText>
              </w:r>
            </w:del>
          </w:p>
        </w:tc>
        <w:tc>
          <w:tcPr>
            <w:tcW w:w="1505" w:type="dxa"/>
            <w:vAlign w:val="center"/>
          </w:tcPr>
          <w:p w14:paraId="4DF81AE7" w14:textId="77777777" w:rsidR="004E517E" w:rsidRPr="00293AB6" w:rsidRDefault="004E517E" w:rsidP="004E517E">
            <w:pPr>
              <w:autoSpaceDE/>
              <w:autoSpaceDN/>
              <w:adjustRightInd/>
              <w:spacing w:before="0" w:line="240" w:lineRule="auto"/>
              <w:ind w:left="0"/>
              <w:jc w:val="center"/>
              <w:rPr>
                <w:sz w:val="16"/>
                <w:szCs w:val="16"/>
                <w:lang w:val="ru-RU"/>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4E517E" w:rsidRPr="001D3869" w14:paraId="178AAD01" w14:textId="77777777" w:rsidTr="002974AE">
        <w:trPr>
          <w:trHeight w:val="288"/>
          <w:jc w:val="center"/>
        </w:trPr>
        <w:tc>
          <w:tcPr>
            <w:tcW w:w="2288" w:type="dxa"/>
            <w:gridSpan w:val="3"/>
            <w:vAlign w:val="center"/>
          </w:tcPr>
          <w:p w14:paraId="539CE048" w14:textId="77777777" w:rsidR="004E517E" w:rsidRPr="00CC6777" w:rsidRDefault="004E517E" w:rsidP="004E517E">
            <w:pPr>
              <w:autoSpaceDE/>
              <w:autoSpaceDN/>
              <w:adjustRightInd/>
              <w:spacing w:before="0" w:line="240" w:lineRule="auto"/>
              <w:ind w:left="0"/>
              <w:rPr>
                <w:b/>
                <w:bCs/>
                <w:sz w:val="16"/>
                <w:szCs w:val="18"/>
              </w:rPr>
            </w:pPr>
            <w:r w:rsidRPr="001D3869">
              <w:rPr>
                <w:b/>
                <w:bCs/>
                <w:sz w:val="16"/>
                <w:szCs w:val="18"/>
              </w:rPr>
              <w:t>Polyurethane - Aliphatic</w:t>
            </w:r>
          </w:p>
        </w:tc>
        <w:tc>
          <w:tcPr>
            <w:tcW w:w="2776" w:type="dxa"/>
            <w:vAlign w:val="center"/>
          </w:tcPr>
          <w:p w14:paraId="445505A5" w14:textId="773DC3A8" w:rsidR="004E517E" w:rsidRPr="00E205DB" w:rsidRDefault="003855C3" w:rsidP="004E517E">
            <w:pPr>
              <w:autoSpaceDE/>
              <w:autoSpaceDN/>
              <w:adjustRightInd/>
              <w:spacing w:before="0" w:line="240" w:lineRule="auto"/>
              <w:ind w:left="0"/>
              <w:rPr>
                <w:sz w:val="16"/>
                <w:szCs w:val="16"/>
              </w:rPr>
            </w:pPr>
            <w:proofErr w:type="spellStart"/>
            <w:ins w:id="1071" w:author="Issayevskiy, Konstantin [STAMGazStroy LLP]" w:date="2025-12-08T17:19:00Z" w16du:dateUtc="2025-12-08T12:19:00Z">
              <w:r w:rsidRPr="00E205DB">
                <w:rPr>
                  <w:sz w:val="16"/>
                  <w:szCs w:val="16"/>
                </w:rPr>
                <w:t>Dampney</w:t>
              </w:r>
            </w:ins>
            <w:proofErr w:type="spellEnd"/>
            <w:del w:id="1072" w:author="Issayevskiy, Konstantin [STAMGazStroy LLP]" w:date="2025-12-08T17:19:00Z" w16du:dateUtc="2025-12-08T12:19:00Z">
              <w:r w:rsidR="004E517E" w:rsidRPr="00E205DB" w:rsidDel="003855C3">
                <w:rPr>
                  <w:sz w:val="16"/>
                  <w:szCs w:val="16"/>
                </w:rPr>
                <w:delText>Hempel Coatings (USA), Inc.</w:delText>
              </w:r>
            </w:del>
          </w:p>
        </w:tc>
        <w:tc>
          <w:tcPr>
            <w:tcW w:w="2501" w:type="dxa"/>
            <w:gridSpan w:val="2"/>
            <w:vAlign w:val="center"/>
          </w:tcPr>
          <w:p w14:paraId="0CC65C78" w14:textId="0AE181E9" w:rsidR="004E517E" w:rsidRPr="007A4786" w:rsidRDefault="00E86815" w:rsidP="004E517E">
            <w:pPr>
              <w:autoSpaceDE/>
              <w:autoSpaceDN/>
              <w:adjustRightInd/>
              <w:spacing w:before="0" w:line="240" w:lineRule="auto"/>
              <w:ind w:left="0"/>
              <w:rPr>
                <w:sz w:val="16"/>
                <w:szCs w:val="16"/>
              </w:rPr>
            </w:pPr>
            <w:proofErr w:type="spellStart"/>
            <w:ins w:id="1073" w:author="Issayevskiy, Konstantin [STAMGazStroy LLP]" w:date="2025-12-08T17:19:00Z" w16du:dateUtc="2025-12-08T12:19:00Z">
              <w:r w:rsidRPr="007A4786">
                <w:rPr>
                  <w:sz w:val="16"/>
                  <w:szCs w:val="16"/>
                </w:rPr>
                <w:t>Endcor</w:t>
              </w:r>
              <w:proofErr w:type="spellEnd"/>
              <w:r w:rsidRPr="007A4786">
                <w:rPr>
                  <w:sz w:val="16"/>
                  <w:szCs w:val="16"/>
                </w:rPr>
                <w:t xml:space="preserve"> 4600</w:t>
              </w:r>
            </w:ins>
            <w:del w:id="1074" w:author="Issayevskiy, Konstantin [STAMGazStroy LLP]" w:date="2025-12-08T17:19:00Z" w16du:dateUtc="2025-12-08T12:19:00Z">
              <w:r w:rsidR="004E517E" w:rsidRPr="007A4786" w:rsidDel="00E86815">
                <w:rPr>
                  <w:sz w:val="16"/>
                  <w:szCs w:val="16"/>
                </w:rPr>
                <w:delText>Hempathane series</w:delText>
              </w:r>
            </w:del>
          </w:p>
        </w:tc>
        <w:tc>
          <w:tcPr>
            <w:tcW w:w="971" w:type="dxa"/>
            <w:vAlign w:val="center"/>
          </w:tcPr>
          <w:p w14:paraId="30D60CAF" w14:textId="2D9D351A" w:rsidR="004E517E" w:rsidRPr="00293AB6" w:rsidRDefault="00E86815" w:rsidP="004E517E">
            <w:pPr>
              <w:autoSpaceDE/>
              <w:autoSpaceDN/>
              <w:adjustRightInd/>
              <w:spacing w:before="0" w:line="240" w:lineRule="auto"/>
              <w:ind w:left="0"/>
              <w:jc w:val="center"/>
              <w:rPr>
                <w:w w:val="0"/>
                <w:sz w:val="16"/>
                <w:szCs w:val="16"/>
                <w:lang w:val="ru-RU"/>
              </w:rPr>
            </w:pPr>
            <w:ins w:id="1075" w:author="Issayevskiy, Konstantin [STAMGazStroy LLP]" w:date="2025-12-08T17:19:00Z" w16du:dateUtc="2025-12-08T12:19:00Z">
              <w:r w:rsidRPr="00293AB6">
                <w:rPr>
                  <w:sz w:val="16"/>
                  <w:szCs w:val="16"/>
                </w:rPr>
                <w:t>324</w:t>
              </w:r>
            </w:ins>
            <w:del w:id="1076" w:author="Issayevskiy, Konstantin [STAMGazStroy LLP]" w:date="2025-12-08T17:19:00Z" w16du:dateUtc="2025-12-08T12:19:00Z">
              <w:r w:rsidR="004E517E" w:rsidRPr="00293AB6" w:rsidDel="00E86815">
                <w:rPr>
                  <w:sz w:val="16"/>
                  <w:szCs w:val="16"/>
                  <w:lang w:val="ru-RU"/>
                </w:rPr>
                <w:delText>330-445</w:delText>
              </w:r>
            </w:del>
          </w:p>
        </w:tc>
        <w:tc>
          <w:tcPr>
            <w:tcW w:w="1505" w:type="dxa"/>
            <w:vAlign w:val="center"/>
          </w:tcPr>
          <w:p w14:paraId="1EB16C0B" w14:textId="77777777" w:rsidR="004E517E" w:rsidRPr="00293AB6" w:rsidRDefault="004E517E" w:rsidP="004E517E">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E13C63" w:rsidRPr="001D3869" w14:paraId="1D218182" w14:textId="77777777" w:rsidTr="002974AE">
        <w:trPr>
          <w:trHeight w:val="288"/>
          <w:jc w:val="center"/>
        </w:trPr>
        <w:tc>
          <w:tcPr>
            <w:tcW w:w="2288" w:type="dxa"/>
            <w:gridSpan w:val="3"/>
            <w:vMerge w:val="restart"/>
            <w:vAlign w:val="center"/>
          </w:tcPr>
          <w:p w14:paraId="3E1BAC05" w14:textId="77777777" w:rsidR="00E13C63" w:rsidRPr="001D3869" w:rsidRDefault="00E13C63" w:rsidP="004E517E">
            <w:pPr>
              <w:autoSpaceDE/>
              <w:autoSpaceDN/>
              <w:adjustRightInd/>
              <w:spacing w:before="0" w:line="240" w:lineRule="auto"/>
              <w:ind w:left="0"/>
              <w:rPr>
                <w:b/>
                <w:sz w:val="16"/>
                <w:szCs w:val="16"/>
              </w:rPr>
            </w:pPr>
            <w:r w:rsidRPr="00864788">
              <w:rPr>
                <w:b/>
                <w:sz w:val="16"/>
                <w:szCs w:val="16"/>
              </w:rPr>
              <w:t>DFT as per Manufacturer’s Product Sheet</w:t>
            </w:r>
          </w:p>
        </w:tc>
        <w:tc>
          <w:tcPr>
            <w:tcW w:w="2776" w:type="dxa"/>
            <w:vAlign w:val="center"/>
          </w:tcPr>
          <w:p w14:paraId="46A31F8C" w14:textId="77777777" w:rsidR="00E13C63" w:rsidRPr="00E205DB" w:rsidRDefault="00E13C63" w:rsidP="004E517E">
            <w:pPr>
              <w:autoSpaceDE/>
              <w:autoSpaceDN/>
              <w:adjustRightInd/>
              <w:spacing w:before="0" w:line="240" w:lineRule="auto"/>
              <w:ind w:left="0"/>
              <w:rPr>
                <w:sz w:val="16"/>
                <w:szCs w:val="16"/>
              </w:rPr>
            </w:pPr>
            <w:r w:rsidRPr="00E205DB">
              <w:rPr>
                <w:sz w:val="16"/>
                <w:szCs w:val="16"/>
              </w:rPr>
              <w:t>International</w:t>
            </w:r>
          </w:p>
        </w:tc>
        <w:tc>
          <w:tcPr>
            <w:tcW w:w="2501" w:type="dxa"/>
            <w:gridSpan w:val="2"/>
            <w:vAlign w:val="center"/>
          </w:tcPr>
          <w:p w14:paraId="7AFE0EA1" w14:textId="68CBB7D6" w:rsidR="00E13C63" w:rsidRPr="007A4786" w:rsidRDefault="00E13C63" w:rsidP="004E517E">
            <w:pPr>
              <w:autoSpaceDE/>
              <w:autoSpaceDN/>
              <w:adjustRightInd/>
              <w:spacing w:before="0" w:line="240" w:lineRule="auto"/>
              <w:ind w:left="0"/>
              <w:rPr>
                <w:sz w:val="16"/>
                <w:szCs w:val="16"/>
              </w:rPr>
            </w:pPr>
            <w:proofErr w:type="spellStart"/>
            <w:r w:rsidRPr="007A4786">
              <w:rPr>
                <w:sz w:val="16"/>
                <w:szCs w:val="16"/>
              </w:rPr>
              <w:t>Interthane</w:t>
            </w:r>
            <w:proofErr w:type="spellEnd"/>
            <w:r w:rsidRPr="007A4786">
              <w:rPr>
                <w:sz w:val="16"/>
                <w:szCs w:val="16"/>
              </w:rPr>
              <w:t xml:space="preserve"> 990 Series</w:t>
            </w:r>
          </w:p>
        </w:tc>
        <w:tc>
          <w:tcPr>
            <w:tcW w:w="971" w:type="dxa"/>
            <w:vAlign w:val="center"/>
          </w:tcPr>
          <w:p w14:paraId="7F842F58" w14:textId="77777777" w:rsidR="00E13C63" w:rsidRPr="00293AB6" w:rsidRDefault="00E13C63" w:rsidP="004E517E">
            <w:pPr>
              <w:autoSpaceDE/>
              <w:autoSpaceDN/>
              <w:adjustRightInd/>
              <w:spacing w:before="0" w:line="240" w:lineRule="auto"/>
              <w:ind w:left="0"/>
              <w:jc w:val="center"/>
              <w:rPr>
                <w:w w:val="0"/>
                <w:sz w:val="16"/>
                <w:szCs w:val="16"/>
                <w:lang w:val="ru-RU"/>
              </w:rPr>
            </w:pPr>
            <w:r w:rsidRPr="00293AB6">
              <w:rPr>
                <w:sz w:val="16"/>
                <w:szCs w:val="16"/>
                <w:lang w:val="ru-RU"/>
              </w:rPr>
              <w:t>247-420</w:t>
            </w:r>
          </w:p>
        </w:tc>
        <w:tc>
          <w:tcPr>
            <w:tcW w:w="1505" w:type="dxa"/>
            <w:vAlign w:val="center"/>
          </w:tcPr>
          <w:p w14:paraId="0D1942BA" w14:textId="77777777" w:rsidR="00E13C63" w:rsidRPr="00293AB6" w:rsidRDefault="00E13C63" w:rsidP="004E517E">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E13C63" w:rsidRPr="001D3869" w14:paraId="1376D681" w14:textId="77777777" w:rsidTr="002974AE">
        <w:trPr>
          <w:trHeight w:val="288"/>
          <w:jc w:val="center"/>
        </w:trPr>
        <w:tc>
          <w:tcPr>
            <w:tcW w:w="2288" w:type="dxa"/>
            <w:gridSpan w:val="3"/>
            <w:vMerge/>
            <w:vAlign w:val="center"/>
          </w:tcPr>
          <w:p w14:paraId="29722AF3" w14:textId="77777777" w:rsidR="00E13C63" w:rsidRPr="007A2CF3" w:rsidRDefault="00E13C63" w:rsidP="004E517E">
            <w:pPr>
              <w:autoSpaceDE/>
              <w:autoSpaceDN/>
              <w:adjustRightInd/>
              <w:spacing w:before="0" w:line="240" w:lineRule="auto"/>
              <w:ind w:left="0"/>
              <w:rPr>
                <w:sz w:val="16"/>
                <w:szCs w:val="16"/>
              </w:rPr>
            </w:pPr>
          </w:p>
        </w:tc>
        <w:tc>
          <w:tcPr>
            <w:tcW w:w="2776" w:type="dxa"/>
            <w:vAlign w:val="center"/>
          </w:tcPr>
          <w:p w14:paraId="1BE67423" w14:textId="77777777" w:rsidR="00E13C63" w:rsidRPr="00E205DB" w:rsidRDefault="00E13C63" w:rsidP="004E517E">
            <w:pPr>
              <w:autoSpaceDE/>
              <w:autoSpaceDN/>
              <w:adjustRightInd/>
              <w:spacing w:before="0" w:line="240" w:lineRule="auto"/>
              <w:ind w:left="0"/>
              <w:rPr>
                <w:sz w:val="16"/>
                <w:szCs w:val="16"/>
              </w:rPr>
            </w:pPr>
            <w:r w:rsidRPr="00E205DB">
              <w:rPr>
                <w:sz w:val="16"/>
                <w:szCs w:val="16"/>
              </w:rPr>
              <w:t>Jotun Paints</w:t>
            </w:r>
          </w:p>
        </w:tc>
        <w:tc>
          <w:tcPr>
            <w:tcW w:w="2501" w:type="dxa"/>
            <w:gridSpan w:val="2"/>
            <w:vAlign w:val="center"/>
          </w:tcPr>
          <w:p w14:paraId="581AC125" w14:textId="77777777" w:rsidR="00E13C63" w:rsidRPr="007A4786" w:rsidRDefault="00E13C63" w:rsidP="00AC79B6">
            <w:pPr>
              <w:autoSpaceDE/>
              <w:autoSpaceDN/>
              <w:adjustRightInd/>
              <w:spacing w:before="0" w:line="240" w:lineRule="auto"/>
              <w:ind w:left="0"/>
              <w:rPr>
                <w:sz w:val="16"/>
                <w:szCs w:val="16"/>
              </w:rPr>
            </w:pPr>
            <w:r w:rsidRPr="007A4786">
              <w:rPr>
                <w:sz w:val="16"/>
                <w:szCs w:val="16"/>
              </w:rPr>
              <w:t>Hardtop AX</w:t>
            </w:r>
          </w:p>
          <w:p w14:paraId="73021D9B" w14:textId="31108190" w:rsidR="00E13C63" w:rsidRPr="007A4786" w:rsidRDefault="00E13C63" w:rsidP="004E517E">
            <w:pPr>
              <w:autoSpaceDE/>
              <w:autoSpaceDN/>
              <w:adjustRightInd/>
              <w:spacing w:before="0" w:line="240" w:lineRule="auto"/>
              <w:ind w:left="0"/>
              <w:rPr>
                <w:sz w:val="16"/>
                <w:szCs w:val="16"/>
              </w:rPr>
            </w:pPr>
            <w:r w:rsidRPr="007A4786">
              <w:rPr>
                <w:sz w:val="16"/>
                <w:szCs w:val="16"/>
              </w:rPr>
              <w:t>Hardtop XP</w:t>
            </w:r>
          </w:p>
        </w:tc>
        <w:tc>
          <w:tcPr>
            <w:tcW w:w="971" w:type="dxa"/>
            <w:vAlign w:val="center"/>
          </w:tcPr>
          <w:p w14:paraId="3336BAAC" w14:textId="07641900" w:rsidR="00E13C63" w:rsidRPr="00293AB6" w:rsidRDefault="00E13C63" w:rsidP="004E517E">
            <w:pPr>
              <w:autoSpaceDE/>
              <w:autoSpaceDN/>
              <w:adjustRightInd/>
              <w:spacing w:before="0" w:line="240" w:lineRule="auto"/>
              <w:ind w:left="0"/>
              <w:jc w:val="center"/>
              <w:rPr>
                <w:w w:val="0"/>
                <w:sz w:val="16"/>
                <w:szCs w:val="16"/>
              </w:rPr>
            </w:pPr>
            <w:r w:rsidRPr="00293AB6">
              <w:rPr>
                <w:sz w:val="16"/>
                <w:szCs w:val="16"/>
              </w:rPr>
              <w:t>325-336</w:t>
            </w:r>
          </w:p>
        </w:tc>
        <w:tc>
          <w:tcPr>
            <w:tcW w:w="1505" w:type="dxa"/>
            <w:vAlign w:val="center"/>
          </w:tcPr>
          <w:p w14:paraId="55A41999" w14:textId="77777777" w:rsidR="00E13C63" w:rsidRPr="00293AB6" w:rsidRDefault="00E13C63" w:rsidP="004E517E">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4E517E" w:rsidRPr="001D3869" w14:paraId="3A72A9FE" w14:textId="77777777" w:rsidTr="002974AE">
        <w:trPr>
          <w:trHeight w:val="288"/>
          <w:jc w:val="center"/>
        </w:trPr>
        <w:tc>
          <w:tcPr>
            <w:tcW w:w="2288" w:type="dxa"/>
            <w:gridSpan w:val="3"/>
            <w:vAlign w:val="center"/>
          </w:tcPr>
          <w:p w14:paraId="78DF3956" w14:textId="77777777" w:rsidR="004E517E" w:rsidRPr="001D3869" w:rsidRDefault="004E517E" w:rsidP="004E517E">
            <w:pPr>
              <w:autoSpaceDE/>
              <w:autoSpaceDN/>
              <w:adjustRightInd/>
              <w:spacing w:before="0" w:line="240" w:lineRule="auto"/>
              <w:ind w:left="0"/>
              <w:rPr>
                <w:b/>
                <w:sz w:val="16"/>
                <w:szCs w:val="16"/>
              </w:rPr>
            </w:pPr>
          </w:p>
        </w:tc>
        <w:tc>
          <w:tcPr>
            <w:tcW w:w="2776" w:type="dxa"/>
            <w:vAlign w:val="center"/>
          </w:tcPr>
          <w:p w14:paraId="26A79A52" w14:textId="77777777" w:rsidR="004E517E" w:rsidRPr="00E205DB" w:rsidRDefault="004E517E" w:rsidP="004E517E">
            <w:pPr>
              <w:autoSpaceDE/>
              <w:autoSpaceDN/>
              <w:adjustRightInd/>
              <w:spacing w:before="0" w:line="240" w:lineRule="auto"/>
              <w:ind w:left="0"/>
              <w:rPr>
                <w:sz w:val="16"/>
                <w:szCs w:val="16"/>
              </w:rPr>
            </w:pPr>
            <w:r w:rsidRPr="00E205DB">
              <w:rPr>
                <w:sz w:val="16"/>
                <w:szCs w:val="16"/>
              </w:rPr>
              <w:t>PPG</w:t>
            </w:r>
          </w:p>
        </w:tc>
        <w:tc>
          <w:tcPr>
            <w:tcW w:w="2501" w:type="dxa"/>
            <w:gridSpan w:val="2"/>
            <w:vAlign w:val="center"/>
          </w:tcPr>
          <w:p w14:paraId="4C33ADC3" w14:textId="0C28F4AE" w:rsidR="00186D7A" w:rsidRPr="007A4786" w:rsidRDefault="004E517E" w:rsidP="004E517E">
            <w:pPr>
              <w:autoSpaceDE/>
              <w:autoSpaceDN/>
              <w:adjustRightInd/>
              <w:spacing w:before="0" w:line="240" w:lineRule="auto"/>
              <w:ind w:left="0"/>
              <w:rPr>
                <w:sz w:val="16"/>
                <w:szCs w:val="16"/>
                <w:vertAlign w:val="superscript"/>
              </w:rPr>
            </w:pPr>
            <w:proofErr w:type="spellStart"/>
            <w:r w:rsidRPr="007A4786">
              <w:rPr>
                <w:sz w:val="16"/>
                <w:szCs w:val="16"/>
              </w:rPr>
              <w:t>Amercoat</w:t>
            </w:r>
            <w:proofErr w:type="spellEnd"/>
            <w:r w:rsidRPr="007A4786">
              <w:rPr>
                <w:sz w:val="16"/>
                <w:szCs w:val="16"/>
              </w:rPr>
              <w:t xml:space="preserve"> 450 Series</w:t>
            </w:r>
          </w:p>
          <w:p w14:paraId="06D7FBDB" w14:textId="6FBB5C5D" w:rsidR="004E517E" w:rsidRPr="007A4786" w:rsidRDefault="004E517E" w:rsidP="004E517E">
            <w:pPr>
              <w:autoSpaceDE/>
              <w:autoSpaceDN/>
              <w:adjustRightInd/>
              <w:spacing w:before="0" w:line="240" w:lineRule="auto"/>
              <w:ind w:left="0"/>
              <w:rPr>
                <w:sz w:val="16"/>
                <w:szCs w:val="16"/>
              </w:rPr>
            </w:pPr>
            <w:proofErr w:type="spellStart"/>
            <w:r w:rsidRPr="007A4786">
              <w:rPr>
                <w:sz w:val="16"/>
                <w:szCs w:val="16"/>
              </w:rPr>
              <w:t>Sigmadur</w:t>
            </w:r>
            <w:proofErr w:type="spellEnd"/>
            <w:r w:rsidRPr="007A4786">
              <w:rPr>
                <w:sz w:val="16"/>
                <w:szCs w:val="16"/>
              </w:rPr>
              <w:t xml:space="preserve"> 550 Series</w:t>
            </w:r>
          </w:p>
        </w:tc>
        <w:tc>
          <w:tcPr>
            <w:tcW w:w="971" w:type="dxa"/>
            <w:vAlign w:val="center"/>
          </w:tcPr>
          <w:p w14:paraId="26E5BFA6" w14:textId="77777777" w:rsidR="004E517E" w:rsidRPr="00293AB6" w:rsidRDefault="004E517E" w:rsidP="004E517E">
            <w:pPr>
              <w:autoSpaceDE/>
              <w:autoSpaceDN/>
              <w:adjustRightInd/>
              <w:spacing w:before="0" w:line="240" w:lineRule="auto"/>
              <w:ind w:left="0"/>
              <w:jc w:val="center"/>
              <w:rPr>
                <w:w w:val="0"/>
                <w:sz w:val="16"/>
                <w:szCs w:val="16"/>
              </w:rPr>
            </w:pPr>
            <w:r w:rsidRPr="00293AB6">
              <w:rPr>
                <w:sz w:val="16"/>
                <w:szCs w:val="16"/>
              </w:rPr>
              <w:t>312-430</w:t>
            </w:r>
          </w:p>
        </w:tc>
        <w:tc>
          <w:tcPr>
            <w:tcW w:w="1505" w:type="dxa"/>
            <w:vAlign w:val="center"/>
          </w:tcPr>
          <w:p w14:paraId="56F61AE5" w14:textId="77777777" w:rsidR="004E517E" w:rsidRPr="00293AB6" w:rsidRDefault="004E517E" w:rsidP="004E517E">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4E517E" w:rsidRPr="001D3869" w14:paraId="22C8B8C0" w14:textId="77777777" w:rsidTr="002974AE">
        <w:trPr>
          <w:trHeight w:val="288"/>
          <w:jc w:val="center"/>
        </w:trPr>
        <w:tc>
          <w:tcPr>
            <w:tcW w:w="2288" w:type="dxa"/>
            <w:gridSpan w:val="3"/>
            <w:vAlign w:val="center"/>
          </w:tcPr>
          <w:p w14:paraId="5BF05734" w14:textId="77777777" w:rsidR="004E517E" w:rsidRPr="001D3869" w:rsidRDefault="004E517E" w:rsidP="004E517E">
            <w:pPr>
              <w:autoSpaceDE/>
              <w:autoSpaceDN/>
              <w:adjustRightInd/>
              <w:spacing w:before="0" w:line="240" w:lineRule="auto"/>
              <w:ind w:left="0"/>
              <w:rPr>
                <w:b/>
                <w:sz w:val="16"/>
                <w:szCs w:val="16"/>
              </w:rPr>
            </w:pPr>
          </w:p>
        </w:tc>
        <w:tc>
          <w:tcPr>
            <w:tcW w:w="2776" w:type="dxa"/>
            <w:vAlign w:val="center"/>
          </w:tcPr>
          <w:p w14:paraId="2E4E4F3E" w14:textId="77777777" w:rsidR="004E517E" w:rsidRPr="00E205DB" w:rsidRDefault="004E517E" w:rsidP="004E517E">
            <w:pPr>
              <w:autoSpaceDE/>
              <w:autoSpaceDN/>
              <w:adjustRightInd/>
              <w:spacing w:before="0" w:line="240" w:lineRule="auto"/>
              <w:ind w:left="0"/>
              <w:rPr>
                <w:sz w:val="16"/>
                <w:szCs w:val="16"/>
              </w:rPr>
            </w:pPr>
            <w:r w:rsidRPr="00E205DB">
              <w:rPr>
                <w:sz w:val="16"/>
                <w:szCs w:val="16"/>
              </w:rPr>
              <w:t>Tnemec</w:t>
            </w:r>
          </w:p>
        </w:tc>
        <w:tc>
          <w:tcPr>
            <w:tcW w:w="2501" w:type="dxa"/>
            <w:gridSpan w:val="2"/>
            <w:vAlign w:val="center"/>
          </w:tcPr>
          <w:p w14:paraId="0D42BFD7" w14:textId="77777777" w:rsidR="004E517E" w:rsidRPr="007A4786" w:rsidRDefault="004E517E" w:rsidP="004E517E">
            <w:pPr>
              <w:autoSpaceDE/>
              <w:autoSpaceDN/>
              <w:adjustRightInd/>
              <w:spacing w:before="0" w:line="240" w:lineRule="auto"/>
              <w:ind w:left="0"/>
              <w:rPr>
                <w:sz w:val="16"/>
                <w:szCs w:val="16"/>
              </w:rPr>
            </w:pPr>
            <w:r w:rsidRPr="007A4786">
              <w:rPr>
                <w:sz w:val="16"/>
                <w:szCs w:val="16"/>
              </w:rPr>
              <w:t>Series 1095 Endura-Shield</w:t>
            </w:r>
          </w:p>
        </w:tc>
        <w:tc>
          <w:tcPr>
            <w:tcW w:w="971" w:type="dxa"/>
            <w:vAlign w:val="center"/>
          </w:tcPr>
          <w:p w14:paraId="54C64510" w14:textId="77777777" w:rsidR="004E517E" w:rsidRPr="00293AB6" w:rsidRDefault="004E517E" w:rsidP="004E517E">
            <w:pPr>
              <w:autoSpaceDE/>
              <w:autoSpaceDN/>
              <w:adjustRightInd/>
              <w:spacing w:before="0" w:line="240" w:lineRule="auto"/>
              <w:ind w:left="0"/>
              <w:jc w:val="center"/>
              <w:rPr>
                <w:w w:val="0"/>
                <w:sz w:val="16"/>
                <w:szCs w:val="16"/>
              </w:rPr>
            </w:pPr>
            <w:r w:rsidRPr="00293AB6">
              <w:rPr>
                <w:sz w:val="16"/>
                <w:szCs w:val="16"/>
              </w:rPr>
              <w:t>89-135</w:t>
            </w:r>
          </w:p>
        </w:tc>
        <w:tc>
          <w:tcPr>
            <w:tcW w:w="1505" w:type="dxa"/>
            <w:vAlign w:val="center"/>
          </w:tcPr>
          <w:p w14:paraId="55546C39" w14:textId="77777777" w:rsidR="004E517E" w:rsidRPr="00293AB6" w:rsidRDefault="004E517E" w:rsidP="004E517E">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4E517E" w:rsidRPr="001D3869" w14:paraId="460D51B3" w14:textId="77777777" w:rsidTr="002974AE">
        <w:trPr>
          <w:trHeight w:val="288"/>
          <w:jc w:val="center"/>
        </w:trPr>
        <w:tc>
          <w:tcPr>
            <w:tcW w:w="2288" w:type="dxa"/>
            <w:gridSpan w:val="3"/>
            <w:vAlign w:val="center"/>
          </w:tcPr>
          <w:p w14:paraId="096462C3" w14:textId="77777777" w:rsidR="004E517E" w:rsidRPr="001D3869" w:rsidRDefault="004E517E" w:rsidP="004E517E">
            <w:pPr>
              <w:autoSpaceDE/>
              <w:autoSpaceDN/>
              <w:adjustRightInd/>
              <w:spacing w:before="0" w:line="240" w:lineRule="auto"/>
              <w:ind w:left="0"/>
              <w:rPr>
                <w:b/>
                <w:sz w:val="16"/>
                <w:szCs w:val="16"/>
              </w:rPr>
            </w:pPr>
          </w:p>
        </w:tc>
        <w:tc>
          <w:tcPr>
            <w:tcW w:w="2776" w:type="dxa"/>
            <w:vAlign w:val="center"/>
          </w:tcPr>
          <w:p w14:paraId="6B2D917A" w14:textId="77777777" w:rsidR="004E517E" w:rsidRPr="00E205DB" w:rsidRDefault="004E517E" w:rsidP="004E517E">
            <w:pPr>
              <w:autoSpaceDE/>
              <w:autoSpaceDN/>
              <w:adjustRightInd/>
              <w:spacing w:before="0" w:line="240" w:lineRule="auto"/>
              <w:ind w:left="0"/>
              <w:rPr>
                <w:sz w:val="16"/>
                <w:szCs w:val="16"/>
              </w:rPr>
            </w:pPr>
            <w:r w:rsidRPr="00E205DB">
              <w:rPr>
                <w:sz w:val="16"/>
                <w:szCs w:val="16"/>
              </w:rPr>
              <w:t>Sherwin Williams</w:t>
            </w:r>
          </w:p>
        </w:tc>
        <w:tc>
          <w:tcPr>
            <w:tcW w:w="2501" w:type="dxa"/>
            <w:gridSpan w:val="2"/>
            <w:vAlign w:val="center"/>
          </w:tcPr>
          <w:p w14:paraId="4E32EFD4" w14:textId="77777777" w:rsidR="004E517E" w:rsidRPr="007A4786" w:rsidRDefault="004E517E" w:rsidP="004E517E">
            <w:pPr>
              <w:autoSpaceDE/>
              <w:autoSpaceDN/>
              <w:adjustRightInd/>
              <w:spacing w:before="0" w:line="240" w:lineRule="auto"/>
              <w:ind w:left="0"/>
              <w:rPr>
                <w:sz w:val="16"/>
                <w:szCs w:val="16"/>
              </w:rPr>
            </w:pPr>
            <w:r w:rsidRPr="007A4786">
              <w:rPr>
                <w:sz w:val="16"/>
                <w:szCs w:val="16"/>
              </w:rPr>
              <w:t>Hi-Solids Polyurethane Series</w:t>
            </w:r>
          </w:p>
        </w:tc>
        <w:tc>
          <w:tcPr>
            <w:tcW w:w="971" w:type="dxa"/>
            <w:vAlign w:val="center"/>
          </w:tcPr>
          <w:p w14:paraId="13277142" w14:textId="77777777" w:rsidR="004E517E" w:rsidRPr="00293AB6" w:rsidRDefault="004E517E" w:rsidP="004E517E">
            <w:pPr>
              <w:autoSpaceDE/>
              <w:autoSpaceDN/>
              <w:adjustRightInd/>
              <w:spacing w:before="0" w:line="240" w:lineRule="auto"/>
              <w:ind w:left="0"/>
              <w:jc w:val="center"/>
              <w:rPr>
                <w:w w:val="0"/>
                <w:sz w:val="16"/>
                <w:szCs w:val="16"/>
                <w:lang w:val="ru-RU"/>
              </w:rPr>
            </w:pPr>
            <w:r w:rsidRPr="00293AB6">
              <w:rPr>
                <w:sz w:val="16"/>
                <w:szCs w:val="16"/>
                <w:lang w:val="ru-RU"/>
              </w:rPr>
              <w:t>100-340</w:t>
            </w:r>
          </w:p>
        </w:tc>
        <w:tc>
          <w:tcPr>
            <w:tcW w:w="1505" w:type="dxa"/>
            <w:vAlign w:val="center"/>
          </w:tcPr>
          <w:p w14:paraId="6B30B143" w14:textId="77777777" w:rsidR="004E517E" w:rsidRPr="00293AB6" w:rsidRDefault="004E517E" w:rsidP="004E517E">
            <w:pPr>
              <w:autoSpaceDE/>
              <w:autoSpaceDN/>
              <w:adjustRightInd/>
              <w:spacing w:before="0" w:line="240" w:lineRule="auto"/>
              <w:ind w:left="0"/>
              <w:jc w:val="center"/>
              <w:rPr>
                <w:sz w:val="16"/>
                <w:szCs w:val="16"/>
              </w:rPr>
            </w:pPr>
            <w:r w:rsidRPr="00293AB6">
              <w:rPr>
                <w:sz w:val="16"/>
                <w:szCs w:val="16"/>
                <w:lang w:val="ru-RU"/>
              </w:rPr>
              <w:t>121</w:t>
            </w:r>
            <w:r w:rsidRPr="00293AB6">
              <w:rPr>
                <w:sz w:val="16"/>
                <w:szCs w:val="16"/>
              </w:rPr>
              <w:t>°C (</w:t>
            </w:r>
            <w:r w:rsidRPr="00293AB6">
              <w:rPr>
                <w:sz w:val="16"/>
                <w:szCs w:val="16"/>
                <w:lang w:val="ru-RU"/>
              </w:rPr>
              <w:t>250</w:t>
            </w:r>
            <w:r w:rsidRPr="00293AB6">
              <w:rPr>
                <w:sz w:val="16"/>
                <w:szCs w:val="16"/>
              </w:rPr>
              <w:t>°F)</w:t>
            </w:r>
          </w:p>
        </w:tc>
      </w:tr>
      <w:tr w:rsidR="005203BC" w:rsidRPr="001D3869" w14:paraId="794300A7" w14:textId="77777777" w:rsidTr="002974AE">
        <w:trPr>
          <w:trHeight w:val="288"/>
          <w:jc w:val="center"/>
        </w:trPr>
        <w:tc>
          <w:tcPr>
            <w:tcW w:w="2288" w:type="dxa"/>
            <w:gridSpan w:val="3"/>
            <w:vAlign w:val="center"/>
          </w:tcPr>
          <w:p w14:paraId="66CB6575" w14:textId="77777777" w:rsidR="005203BC" w:rsidRPr="001D3869" w:rsidRDefault="005203BC" w:rsidP="005203BC">
            <w:pPr>
              <w:autoSpaceDE/>
              <w:autoSpaceDN/>
              <w:adjustRightInd/>
              <w:spacing w:before="0" w:line="240" w:lineRule="auto"/>
              <w:ind w:left="0"/>
              <w:rPr>
                <w:b/>
                <w:sz w:val="16"/>
                <w:szCs w:val="16"/>
              </w:rPr>
            </w:pPr>
          </w:p>
        </w:tc>
        <w:tc>
          <w:tcPr>
            <w:tcW w:w="2776" w:type="dxa"/>
            <w:vAlign w:val="center"/>
          </w:tcPr>
          <w:p w14:paraId="2400294D" w14:textId="7527AE05" w:rsidR="005203BC" w:rsidRPr="00E205DB" w:rsidRDefault="005203BC" w:rsidP="005203BC">
            <w:pPr>
              <w:autoSpaceDE/>
              <w:autoSpaceDN/>
              <w:adjustRightInd/>
              <w:spacing w:before="0" w:line="240" w:lineRule="auto"/>
              <w:ind w:left="0"/>
              <w:rPr>
                <w:sz w:val="16"/>
                <w:szCs w:val="16"/>
              </w:rPr>
            </w:pPr>
            <w:r w:rsidRPr="00E205DB">
              <w:rPr>
                <w:sz w:val="16"/>
                <w:szCs w:val="16"/>
              </w:rPr>
              <w:t>Rust-Oleum</w:t>
            </w:r>
          </w:p>
        </w:tc>
        <w:tc>
          <w:tcPr>
            <w:tcW w:w="2501" w:type="dxa"/>
            <w:gridSpan w:val="2"/>
            <w:vAlign w:val="center"/>
          </w:tcPr>
          <w:p w14:paraId="353D22C0" w14:textId="0E4BEF81" w:rsidR="005203BC" w:rsidRPr="007A4786" w:rsidRDefault="005203BC" w:rsidP="005203BC">
            <w:pPr>
              <w:autoSpaceDE/>
              <w:autoSpaceDN/>
              <w:adjustRightInd/>
              <w:spacing w:before="0" w:line="240" w:lineRule="auto"/>
              <w:ind w:left="0"/>
              <w:rPr>
                <w:sz w:val="16"/>
                <w:szCs w:val="16"/>
              </w:rPr>
            </w:pPr>
            <w:r w:rsidRPr="007A4786">
              <w:rPr>
                <w:sz w:val="16"/>
                <w:szCs w:val="16"/>
              </w:rPr>
              <w:t>9800 DTM Urethane Mastic</w:t>
            </w:r>
          </w:p>
        </w:tc>
        <w:tc>
          <w:tcPr>
            <w:tcW w:w="971" w:type="dxa"/>
            <w:vAlign w:val="center"/>
          </w:tcPr>
          <w:p w14:paraId="056AE6F0" w14:textId="122FDABE" w:rsidR="005203BC" w:rsidRPr="00293AB6" w:rsidRDefault="005203BC" w:rsidP="005203BC">
            <w:pPr>
              <w:autoSpaceDE/>
              <w:autoSpaceDN/>
              <w:adjustRightInd/>
              <w:spacing w:before="0" w:line="240" w:lineRule="auto"/>
              <w:ind w:left="0"/>
              <w:jc w:val="center"/>
              <w:rPr>
                <w:sz w:val="16"/>
                <w:szCs w:val="16"/>
                <w:lang w:val="ru-RU"/>
              </w:rPr>
            </w:pPr>
            <w:r w:rsidRPr="00293AB6">
              <w:rPr>
                <w:sz w:val="16"/>
                <w:szCs w:val="16"/>
              </w:rPr>
              <w:t>340</w:t>
            </w:r>
          </w:p>
        </w:tc>
        <w:tc>
          <w:tcPr>
            <w:tcW w:w="1505" w:type="dxa"/>
            <w:vAlign w:val="center"/>
          </w:tcPr>
          <w:p w14:paraId="712A27BA" w14:textId="50E76B50" w:rsidR="005203BC" w:rsidRPr="00293AB6" w:rsidRDefault="005203BC" w:rsidP="005203BC">
            <w:pPr>
              <w:autoSpaceDE/>
              <w:autoSpaceDN/>
              <w:adjustRightInd/>
              <w:spacing w:before="0" w:line="240" w:lineRule="auto"/>
              <w:ind w:left="0"/>
              <w:jc w:val="center"/>
              <w:rPr>
                <w:sz w:val="16"/>
                <w:szCs w:val="16"/>
                <w:lang w:val="ru-RU"/>
              </w:rPr>
            </w:pPr>
            <w:r w:rsidRPr="00293AB6">
              <w:rPr>
                <w:sz w:val="16"/>
                <w:szCs w:val="16"/>
              </w:rPr>
              <w:t>121.1°C (250°F)</w:t>
            </w:r>
          </w:p>
        </w:tc>
      </w:tr>
      <w:tr w:rsidR="00410F22" w:rsidRPr="001D3869" w14:paraId="25188B67" w14:textId="77777777" w:rsidTr="002974AE">
        <w:trPr>
          <w:trHeight w:val="288"/>
          <w:jc w:val="center"/>
        </w:trPr>
        <w:tc>
          <w:tcPr>
            <w:tcW w:w="2288" w:type="dxa"/>
            <w:gridSpan w:val="3"/>
            <w:vAlign w:val="center"/>
          </w:tcPr>
          <w:p w14:paraId="150A17B0" w14:textId="77777777" w:rsidR="00410F22" w:rsidRPr="001D3869" w:rsidRDefault="00410F22" w:rsidP="004E517E">
            <w:pPr>
              <w:autoSpaceDE/>
              <w:autoSpaceDN/>
              <w:adjustRightInd/>
              <w:spacing w:before="0" w:line="240" w:lineRule="auto"/>
              <w:ind w:left="0"/>
              <w:rPr>
                <w:b/>
                <w:sz w:val="16"/>
                <w:szCs w:val="16"/>
              </w:rPr>
            </w:pPr>
          </w:p>
        </w:tc>
        <w:tc>
          <w:tcPr>
            <w:tcW w:w="2776" w:type="dxa"/>
            <w:vAlign w:val="center"/>
          </w:tcPr>
          <w:p w14:paraId="3F3B75C2" w14:textId="35D65262" w:rsidR="00410F22" w:rsidRPr="00E205DB" w:rsidRDefault="00410F22" w:rsidP="004E517E">
            <w:pPr>
              <w:autoSpaceDE/>
              <w:autoSpaceDN/>
              <w:adjustRightInd/>
              <w:spacing w:before="0" w:line="240" w:lineRule="auto"/>
              <w:ind w:left="0"/>
              <w:rPr>
                <w:sz w:val="16"/>
                <w:szCs w:val="16"/>
              </w:rPr>
            </w:pPr>
            <w:r w:rsidRPr="00E205DB">
              <w:rPr>
                <w:sz w:val="16"/>
                <w:szCs w:val="16"/>
              </w:rPr>
              <w:t>VMP</w:t>
            </w:r>
          </w:p>
        </w:tc>
        <w:tc>
          <w:tcPr>
            <w:tcW w:w="2501" w:type="dxa"/>
            <w:gridSpan w:val="2"/>
            <w:vAlign w:val="center"/>
          </w:tcPr>
          <w:p w14:paraId="67215D81" w14:textId="4FBF0535" w:rsidR="00410F22" w:rsidRPr="007A4786" w:rsidRDefault="00DC2D15" w:rsidP="004E517E">
            <w:pPr>
              <w:autoSpaceDE/>
              <w:autoSpaceDN/>
              <w:adjustRightInd/>
              <w:spacing w:before="0" w:line="240" w:lineRule="auto"/>
              <w:ind w:left="0"/>
              <w:rPr>
                <w:sz w:val="16"/>
                <w:szCs w:val="16"/>
              </w:rPr>
            </w:pPr>
            <w:proofErr w:type="spellStart"/>
            <w:r w:rsidRPr="00DC2D15">
              <w:rPr>
                <w:sz w:val="16"/>
                <w:szCs w:val="16"/>
              </w:rPr>
              <w:t>Polyton</w:t>
            </w:r>
            <w:proofErr w:type="spellEnd"/>
            <w:r w:rsidRPr="00DC2D15">
              <w:rPr>
                <w:sz w:val="16"/>
                <w:szCs w:val="16"/>
              </w:rPr>
              <w:t>-UR (UV)</w:t>
            </w:r>
          </w:p>
        </w:tc>
        <w:tc>
          <w:tcPr>
            <w:tcW w:w="971" w:type="dxa"/>
            <w:vAlign w:val="center"/>
          </w:tcPr>
          <w:p w14:paraId="060D0964" w14:textId="77777777" w:rsidR="00410F22" w:rsidRPr="00293AB6" w:rsidRDefault="00410F22" w:rsidP="004E517E">
            <w:pPr>
              <w:autoSpaceDE/>
              <w:autoSpaceDN/>
              <w:adjustRightInd/>
              <w:spacing w:before="0" w:line="240" w:lineRule="auto"/>
              <w:ind w:left="0"/>
              <w:jc w:val="center"/>
              <w:rPr>
                <w:sz w:val="16"/>
                <w:szCs w:val="16"/>
                <w:lang w:val="ru-RU"/>
              </w:rPr>
            </w:pPr>
          </w:p>
        </w:tc>
        <w:tc>
          <w:tcPr>
            <w:tcW w:w="1505" w:type="dxa"/>
            <w:vAlign w:val="center"/>
          </w:tcPr>
          <w:p w14:paraId="3D2DE78B" w14:textId="2FCD612F" w:rsidR="00410F22" w:rsidRPr="00293AB6" w:rsidRDefault="003E44A2" w:rsidP="004E517E">
            <w:pPr>
              <w:autoSpaceDE/>
              <w:autoSpaceDN/>
              <w:adjustRightInd/>
              <w:spacing w:before="0" w:line="240" w:lineRule="auto"/>
              <w:ind w:left="0"/>
              <w:jc w:val="center"/>
              <w:rPr>
                <w:sz w:val="16"/>
                <w:szCs w:val="16"/>
                <w:lang w:val="ru-RU"/>
              </w:rPr>
            </w:pPr>
            <w:r w:rsidRPr="003E44A2">
              <w:rPr>
                <w:sz w:val="16"/>
                <w:szCs w:val="16"/>
              </w:rPr>
              <w:t xml:space="preserve">93°C </w:t>
            </w:r>
            <w:r>
              <w:rPr>
                <w:sz w:val="16"/>
                <w:szCs w:val="16"/>
              </w:rPr>
              <w:t>(</w:t>
            </w:r>
            <w:r w:rsidRPr="003E44A2">
              <w:rPr>
                <w:sz w:val="16"/>
                <w:szCs w:val="16"/>
              </w:rPr>
              <w:t>200°F</w:t>
            </w:r>
            <w:r>
              <w:rPr>
                <w:sz w:val="16"/>
                <w:szCs w:val="16"/>
              </w:rPr>
              <w:t>)</w:t>
            </w:r>
          </w:p>
        </w:tc>
      </w:tr>
      <w:tr w:rsidR="005203BC" w:rsidRPr="001D3869" w14:paraId="6C9C6599" w14:textId="77777777" w:rsidTr="002F6F8B">
        <w:trPr>
          <w:trHeight w:val="288"/>
          <w:jc w:val="center"/>
        </w:trPr>
        <w:tc>
          <w:tcPr>
            <w:tcW w:w="2288" w:type="dxa"/>
            <w:gridSpan w:val="3"/>
            <w:tcBorders>
              <w:bottom w:val="single" w:sz="12" w:space="0" w:color="auto"/>
            </w:tcBorders>
            <w:vAlign w:val="center"/>
          </w:tcPr>
          <w:p w14:paraId="08040B56" w14:textId="77777777" w:rsidR="005203BC" w:rsidRPr="001D3869" w:rsidRDefault="005203BC" w:rsidP="005203BC">
            <w:pPr>
              <w:rPr>
                <w:i/>
                <w:sz w:val="14"/>
                <w:szCs w:val="14"/>
              </w:rPr>
            </w:pPr>
          </w:p>
        </w:tc>
        <w:tc>
          <w:tcPr>
            <w:tcW w:w="7753" w:type="dxa"/>
            <w:gridSpan w:val="5"/>
            <w:tcBorders>
              <w:bottom w:val="single" w:sz="12" w:space="0" w:color="auto"/>
            </w:tcBorders>
            <w:vAlign w:val="center"/>
          </w:tcPr>
          <w:p w14:paraId="1E338469" w14:textId="77777777" w:rsidR="005203BC" w:rsidRPr="00820027" w:rsidRDefault="005203BC" w:rsidP="005203BC">
            <w:pPr>
              <w:autoSpaceDE/>
              <w:autoSpaceDN/>
              <w:adjustRightInd/>
              <w:spacing w:before="0" w:line="240" w:lineRule="auto"/>
              <w:ind w:left="0"/>
              <w:rPr>
                <w:i/>
                <w:sz w:val="14"/>
                <w:szCs w:val="14"/>
              </w:rPr>
            </w:pPr>
            <w:r w:rsidRPr="00820027">
              <w:rPr>
                <w:i/>
                <w:sz w:val="14"/>
                <w:szCs w:val="14"/>
              </w:rPr>
              <w:t>Respirators are strongly recommended when applying polyurethane.</w:t>
            </w:r>
          </w:p>
          <w:p w14:paraId="396B8364" w14:textId="77777777" w:rsidR="005203BC" w:rsidRPr="001D3869" w:rsidRDefault="005203BC" w:rsidP="005203BC">
            <w:pPr>
              <w:autoSpaceDE/>
              <w:autoSpaceDN/>
              <w:adjustRightInd/>
              <w:spacing w:before="0" w:line="240" w:lineRule="auto"/>
              <w:ind w:left="0"/>
              <w:rPr>
                <w:i/>
                <w:sz w:val="14"/>
                <w:szCs w:val="14"/>
              </w:rPr>
            </w:pPr>
            <w:r w:rsidRPr="00820027">
              <w:rPr>
                <w:i/>
                <w:sz w:val="14"/>
                <w:szCs w:val="14"/>
              </w:rPr>
              <w:t>These systems are generally rated for 200°F (93°C).</w:t>
            </w:r>
          </w:p>
        </w:tc>
      </w:tr>
      <w:tr w:rsidR="005203BC" w:rsidRPr="001D3869" w14:paraId="5294A936" w14:textId="77777777" w:rsidTr="002F6F8B">
        <w:trPr>
          <w:trHeight w:val="288"/>
          <w:jc w:val="center"/>
        </w:trPr>
        <w:tc>
          <w:tcPr>
            <w:tcW w:w="1170" w:type="dxa"/>
            <w:vAlign w:val="center"/>
          </w:tcPr>
          <w:p w14:paraId="46F2895B" w14:textId="77777777" w:rsidR="005203BC" w:rsidRPr="001D3869" w:rsidRDefault="005203BC" w:rsidP="005203BC">
            <w:pPr>
              <w:autoSpaceDE/>
              <w:autoSpaceDN/>
              <w:adjustRightInd/>
              <w:spacing w:before="0" w:line="240" w:lineRule="auto"/>
              <w:ind w:left="-72"/>
              <w:rPr>
                <w:b/>
                <w:sz w:val="16"/>
                <w:szCs w:val="16"/>
              </w:rPr>
            </w:pPr>
            <w:r w:rsidRPr="001D3869">
              <w:rPr>
                <w:b/>
                <w:sz w:val="16"/>
                <w:szCs w:val="16"/>
              </w:rPr>
              <w:t>Last Update:</w:t>
            </w:r>
          </w:p>
        </w:tc>
        <w:tc>
          <w:tcPr>
            <w:tcW w:w="3894" w:type="dxa"/>
            <w:gridSpan w:val="3"/>
            <w:vAlign w:val="center"/>
          </w:tcPr>
          <w:p w14:paraId="618C3BC0" w14:textId="6553A34C" w:rsidR="005203BC" w:rsidRPr="00626AB9" w:rsidRDefault="007A4786" w:rsidP="005203BC">
            <w:pPr>
              <w:autoSpaceDE/>
              <w:autoSpaceDN/>
              <w:adjustRightInd/>
              <w:spacing w:before="0" w:line="240" w:lineRule="auto"/>
              <w:ind w:left="-72"/>
              <w:rPr>
                <w:b/>
                <w:sz w:val="16"/>
                <w:szCs w:val="16"/>
              </w:rPr>
            </w:pPr>
            <w:r>
              <w:rPr>
                <w:position w:val="-1"/>
                <w:sz w:val="16"/>
                <w:szCs w:val="16"/>
              </w:rPr>
              <w:t>November</w:t>
            </w:r>
            <w:r w:rsidR="000909EB">
              <w:rPr>
                <w:position w:val="-1"/>
                <w:sz w:val="16"/>
                <w:szCs w:val="16"/>
              </w:rPr>
              <w:t xml:space="preserve"> 2025</w:t>
            </w:r>
          </w:p>
        </w:tc>
        <w:tc>
          <w:tcPr>
            <w:tcW w:w="2501" w:type="dxa"/>
            <w:gridSpan w:val="2"/>
            <w:vAlign w:val="center"/>
          </w:tcPr>
          <w:p w14:paraId="5BDD30D4" w14:textId="77777777" w:rsidR="005203BC" w:rsidRPr="001D3869" w:rsidRDefault="005203BC" w:rsidP="005203BC">
            <w:pPr>
              <w:rPr>
                <w:b/>
                <w:sz w:val="16"/>
                <w:szCs w:val="16"/>
              </w:rPr>
            </w:pPr>
          </w:p>
        </w:tc>
        <w:tc>
          <w:tcPr>
            <w:tcW w:w="971" w:type="dxa"/>
            <w:vAlign w:val="center"/>
          </w:tcPr>
          <w:p w14:paraId="4FA72D6D" w14:textId="77777777" w:rsidR="005203BC" w:rsidRPr="001D3869" w:rsidRDefault="005203BC" w:rsidP="005203BC">
            <w:pPr>
              <w:jc w:val="center"/>
              <w:rPr>
                <w:b/>
                <w:sz w:val="16"/>
                <w:szCs w:val="16"/>
              </w:rPr>
            </w:pPr>
          </w:p>
        </w:tc>
        <w:tc>
          <w:tcPr>
            <w:tcW w:w="1505" w:type="dxa"/>
            <w:vAlign w:val="center"/>
          </w:tcPr>
          <w:p w14:paraId="5B868477" w14:textId="77777777" w:rsidR="005203BC" w:rsidRPr="001D3869" w:rsidRDefault="005203BC" w:rsidP="005203BC">
            <w:pPr>
              <w:rPr>
                <w:b/>
                <w:sz w:val="16"/>
                <w:szCs w:val="16"/>
              </w:rPr>
            </w:pPr>
          </w:p>
        </w:tc>
      </w:tr>
    </w:tbl>
    <w:p w14:paraId="60C22B94" w14:textId="5CA59B93" w:rsidR="00CC2304" w:rsidRDefault="00CC2304">
      <w:pPr>
        <w:autoSpaceDE/>
        <w:autoSpaceDN/>
        <w:adjustRightInd/>
        <w:spacing w:before="0" w:line="240" w:lineRule="auto"/>
        <w:ind w:left="0"/>
        <w:rPr>
          <w:sz w:val="16"/>
          <w:szCs w:val="16"/>
        </w:rPr>
      </w:pPr>
      <w:r>
        <w:rPr>
          <w:sz w:val="16"/>
          <w:szCs w:val="16"/>
        </w:rPr>
        <w:br w:type="page"/>
      </w:r>
    </w:p>
    <w:tbl>
      <w:tblPr>
        <w:tblW w:w="10141" w:type="dxa"/>
        <w:jc w:val="center"/>
        <w:tblLayout w:type="fixed"/>
        <w:tblLook w:val="01E0" w:firstRow="1" w:lastRow="1" w:firstColumn="1" w:lastColumn="1" w:noHBand="0" w:noVBand="0"/>
      </w:tblPr>
      <w:tblGrid>
        <w:gridCol w:w="1170"/>
        <w:gridCol w:w="270"/>
        <w:gridCol w:w="848"/>
        <w:gridCol w:w="2933"/>
        <w:gridCol w:w="990"/>
        <w:gridCol w:w="1738"/>
        <w:gridCol w:w="917"/>
        <w:gridCol w:w="1275"/>
      </w:tblGrid>
      <w:tr w:rsidR="002F6F8B" w:rsidRPr="001D3869" w14:paraId="7737453B" w14:textId="77777777" w:rsidTr="002F6F8B">
        <w:trPr>
          <w:trHeight w:val="360"/>
          <w:jc w:val="center"/>
        </w:trPr>
        <w:tc>
          <w:tcPr>
            <w:tcW w:w="10141" w:type="dxa"/>
            <w:gridSpan w:val="8"/>
            <w:tcBorders>
              <w:top w:val="single" w:sz="6" w:space="0" w:color="auto"/>
              <w:bottom w:val="single" w:sz="12" w:space="0" w:color="auto"/>
            </w:tcBorders>
            <w:shd w:val="clear" w:color="auto" w:fill="FFFFFF"/>
            <w:vAlign w:val="center"/>
          </w:tcPr>
          <w:p w14:paraId="3B2435F8" w14:textId="77777777" w:rsidR="002F6F8B" w:rsidRPr="001D3869" w:rsidRDefault="002F6F8B" w:rsidP="002F6F8B">
            <w:pPr>
              <w:ind w:right="-72"/>
              <w:jc w:val="right"/>
              <w:rPr>
                <w:b/>
                <w:i/>
                <w:color w:val="auto"/>
              </w:rPr>
            </w:pPr>
            <w:r w:rsidRPr="001D3869">
              <w:rPr>
                <w:b/>
                <w:i/>
                <w:color w:val="auto"/>
              </w:rPr>
              <w:lastRenderedPageBreak/>
              <w:t>Three-Component Systems</w:t>
            </w:r>
          </w:p>
        </w:tc>
      </w:tr>
      <w:tr w:rsidR="002F6F8B" w:rsidRPr="001D3869" w14:paraId="6A504CD1" w14:textId="77777777" w:rsidTr="002F6F8B">
        <w:trPr>
          <w:trHeight w:val="360"/>
          <w:jc w:val="center"/>
        </w:trPr>
        <w:tc>
          <w:tcPr>
            <w:tcW w:w="7949" w:type="dxa"/>
            <w:gridSpan w:val="6"/>
            <w:tcBorders>
              <w:top w:val="single" w:sz="12" w:space="0" w:color="auto"/>
              <w:left w:val="single" w:sz="12" w:space="0" w:color="auto"/>
              <w:bottom w:val="single" w:sz="12" w:space="0" w:color="auto"/>
            </w:tcBorders>
            <w:vAlign w:val="center"/>
          </w:tcPr>
          <w:p w14:paraId="1E67D5FB" w14:textId="77777777" w:rsidR="002F6F8B" w:rsidRPr="001D3869" w:rsidRDefault="002F6F8B" w:rsidP="002F6F8B">
            <w:pPr>
              <w:autoSpaceDE/>
              <w:autoSpaceDN/>
              <w:adjustRightInd/>
              <w:spacing w:before="0" w:line="240" w:lineRule="auto"/>
              <w:ind w:left="0"/>
              <w:rPr>
                <w:b/>
                <w:sz w:val="20"/>
                <w:szCs w:val="20"/>
              </w:rPr>
            </w:pPr>
            <w:r w:rsidRPr="00EA19C2">
              <w:rPr>
                <w:b/>
                <w:sz w:val="20"/>
                <w:szCs w:val="20"/>
              </w:rPr>
              <w:t>Zinc-Rich Epoxy</w:t>
            </w:r>
            <w:r w:rsidR="002B7765">
              <w:rPr>
                <w:b/>
                <w:sz w:val="20"/>
                <w:szCs w:val="20"/>
              </w:rPr>
              <w:t>|</w:t>
            </w:r>
            <w:r w:rsidRPr="00EA19C2">
              <w:rPr>
                <w:b/>
                <w:sz w:val="20"/>
                <w:szCs w:val="20"/>
              </w:rPr>
              <w:t xml:space="preserve"> Epoxy Intermediate </w:t>
            </w:r>
            <w:r w:rsidR="002B7765">
              <w:rPr>
                <w:b/>
                <w:sz w:val="20"/>
                <w:szCs w:val="20"/>
              </w:rPr>
              <w:t>|</w:t>
            </w:r>
            <w:r w:rsidRPr="00EA19C2">
              <w:rPr>
                <w:b/>
                <w:sz w:val="20"/>
                <w:szCs w:val="20"/>
              </w:rPr>
              <w:t xml:space="preserve"> Polysiloxane</w:t>
            </w:r>
          </w:p>
        </w:tc>
        <w:tc>
          <w:tcPr>
            <w:tcW w:w="2192" w:type="dxa"/>
            <w:gridSpan w:val="2"/>
            <w:tcBorders>
              <w:top w:val="single" w:sz="12" w:space="0" w:color="auto"/>
              <w:bottom w:val="single" w:sz="12" w:space="0" w:color="auto"/>
              <w:right w:val="single" w:sz="12" w:space="0" w:color="auto"/>
            </w:tcBorders>
            <w:shd w:val="clear" w:color="auto" w:fill="000000"/>
            <w:vAlign w:val="center"/>
          </w:tcPr>
          <w:p w14:paraId="1088C73E" w14:textId="77777777" w:rsidR="002F6F8B" w:rsidRPr="00EA19C2" w:rsidRDefault="002F6F8B" w:rsidP="002F6F8B">
            <w:pPr>
              <w:autoSpaceDE/>
              <w:autoSpaceDN/>
              <w:adjustRightInd/>
              <w:spacing w:before="0" w:line="240" w:lineRule="auto"/>
              <w:ind w:left="0"/>
              <w:jc w:val="center"/>
              <w:rPr>
                <w:b/>
                <w:color w:val="FFFFFF"/>
                <w:sz w:val="36"/>
                <w:szCs w:val="40"/>
                <w:lang w:val="ru-RU"/>
              </w:rPr>
            </w:pPr>
            <w:r w:rsidRPr="001D3869">
              <w:rPr>
                <w:b/>
                <w:color w:val="FFFFFF"/>
                <w:sz w:val="36"/>
                <w:szCs w:val="40"/>
              </w:rPr>
              <w:t>3.</w:t>
            </w:r>
            <w:r>
              <w:rPr>
                <w:b/>
                <w:color w:val="FFFFFF"/>
                <w:sz w:val="36"/>
                <w:szCs w:val="40"/>
                <w:lang w:val="ru-RU"/>
              </w:rPr>
              <w:t>2.1</w:t>
            </w:r>
          </w:p>
        </w:tc>
      </w:tr>
      <w:tr w:rsidR="002F6F8B" w:rsidRPr="001D3869" w14:paraId="49AADE62" w14:textId="77777777" w:rsidTr="002F6F8B">
        <w:trPr>
          <w:cantSplit/>
          <w:trHeight w:val="288"/>
          <w:jc w:val="center"/>
        </w:trPr>
        <w:tc>
          <w:tcPr>
            <w:tcW w:w="1440" w:type="dxa"/>
            <w:gridSpan w:val="2"/>
            <w:tcBorders>
              <w:top w:val="single" w:sz="12" w:space="0" w:color="auto"/>
            </w:tcBorders>
          </w:tcPr>
          <w:p w14:paraId="259FF014"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Surface Prep:</w:t>
            </w:r>
          </w:p>
        </w:tc>
        <w:tc>
          <w:tcPr>
            <w:tcW w:w="3781" w:type="dxa"/>
            <w:gridSpan w:val="2"/>
            <w:tcBorders>
              <w:top w:val="single" w:sz="12" w:space="0" w:color="auto"/>
            </w:tcBorders>
          </w:tcPr>
          <w:p w14:paraId="29FF2FF3" w14:textId="735FF16C" w:rsidR="00222C37" w:rsidRDefault="006E6D09" w:rsidP="002F6F8B">
            <w:pPr>
              <w:autoSpaceDE/>
              <w:autoSpaceDN/>
              <w:adjustRightInd/>
              <w:spacing w:before="0" w:line="240" w:lineRule="auto"/>
              <w:ind w:left="-72"/>
              <w:rPr>
                <w:sz w:val="16"/>
                <w:szCs w:val="16"/>
              </w:rPr>
            </w:pPr>
            <w:r w:rsidRPr="006E6D09">
              <w:rPr>
                <w:sz w:val="16"/>
                <w:szCs w:val="16"/>
              </w:rPr>
              <w:t>SSPC-SP1/SP10 (NACE No. 2) (SA 2.5)</w:t>
            </w:r>
            <w:r w:rsidR="00527DEE">
              <w:rPr>
                <w:sz w:val="16"/>
                <w:szCs w:val="16"/>
              </w:rPr>
              <w:t xml:space="preserve"> </w:t>
            </w:r>
          </w:p>
          <w:p w14:paraId="03C9F64D" w14:textId="260BB3D8" w:rsidR="002F6F8B" w:rsidRPr="008846F1" w:rsidRDefault="002F6F8B" w:rsidP="002F6F8B">
            <w:pPr>
              <w:autoSpaceDE/>
              <w:autoSpaceDN/>
              <w:adjustRightInd/>
              <w:spacing w:before="0" w:line="240" w:lineRule="auto"/>
              <w:ind w:left="-72"/>
              <w:rPr>
                <w:sz w:val="16"/>
                <w:szCs w:val="16"/>
              </w:rPr>
            </w:pPr>
            <w:r w:rsidRPr="00EA19C2">
              <w:rPr>
                <w:sz w:val="16"/>
                <w:szCs w:val="16"/>
              </w:rPr>
              <w:t xml:space="preserve">Near-white blast </w:t>
            </w:r>
            <w:proofErr w:type="gramStart"/>
            <w:r w:rsidRPr="00EA19C2">
              <w:rPr>
                <w:sz w:val="16"/>
                <w:szCs w:val="16"/>
              </w:rPr>
              <w:t>cleanliness.</w:t>
            </w:r>
            <w:r w:rsidRPr="008846F1">
              <w:rPr>
                <w:sz w:val="16"/>
                <w:szCs w:val="16"/>
              </w:rPr>
              <w:t>.</w:t>
            </w:r>
            <w:proofErr w:type="gramEnd"/>
          </w:p>
        </w:tc>
        <w:tc>
          <w:tcPr>
            <w:tcW w:w="990" w:type="dxa"/>
            <w:tcBorders>
              <w:top w:val="single" w:sz="12" w:space="0" w:color="auto"/>
            </w:tcBorders>
          </w:tcPr>
          <w:p w14:paraId="75FAA2F0" w14:textId="77777777" w:rsidR="002F6F8B" w:rsidRPr="001D3869" w:rsidRDefault="002F6F8B" w:rsidP="002F6F8B">
            <w:pPr>
              <w:autoSpaceDE/>
              <w:autoSpaceDN/>
              <w:adjustRightInd/>
              <w:spacing w:before="0" w:line="240" w:lineRule="auto"/>
              <w:ind w:left="0" w:right="-72"/>
              <w:jc w:val="right"/>
              <w:rPr>
                <w:b/>
                <w:sz w:val="16"/>
                <w:szCs w:val="16"/>
              </w:rPr>
            </w:pPr>
            <w:r w:rsidRPr="001D3869">
              <w:rPr>
                <w:b/>
                <w:sz w:val="16"/>
                <w:szCs w:val="16"/>
              </w:rPr>
              <w:t>Touch Up:</w:t>
            </w:r>
          </w:p>
        </w:tc>
        <w:tc>
          <w:tcPr>
            <w:tcW w:w="3930" w:type="dxa"/>
            <w:gridSpan w:val="3"/>
            <w:vMerge w:val="restart"/>
            <w:tcBorders>
              <w:top w:val="single" w:sz="12" w:space="0" w:color="auto"/>
            </w:tcBorders>
          </w:tcPr>
          <w:p w14:paraId="2B49CF85" w14:textId="77777777" w:rsidR="002F6F8B" w:rsidRPr="001D3869" w:rsidRDefault="002F6F8B" w:rsidP="002F6F8B">
            <w:pPr>
              <w:autoSpaceDE/>
              <w:autoSpaceDN/>
              <w:adjustRightInd/>
              <w:spacing w:before="0" w:line="240" w:lineRule="auto"/>
              <w:ind w:left="-72"/>
              <w:rPr>
                <w:sz w:val="16"/>
                <w:szCs w:val="16"/>
              </w:rPr>
            </w:pPr>
            <w:r w:rsidRPr="00EA19C2">
              <w:rPr>
                <w:sz w:val="16"/>
                <w:szCs w:val="16"/>
              </w:rPr>
              <w:t>Coating System 3.5. Topcoat to be Polysiloxane</w:t>
            </w:r>
          </w:p>
        </w:tc>
      </w:tr>
      <w:tr w:rsidR="002F6F8B" w:rsidRPr="001D3869" w14:paraId="64E37CF6" w14:textId="77777777" w:rsidTr="002F6F8B">
        <w:trPr>
          <w:cantSplit/>
          <w:trHeight w:val="288"/>
          <w:jc w:val="center"/>
        </w:trPr>
        <w:tc>
          <w:tcPr>
            <w:tcW w:w="1440" w:type="dxa"/>
            <w:gridSpan w:val="2"/>
          </w:tcPr>
          <w:p w14:paraId="3B2230DD"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Anchor Pattern:</w:t>
            </w:r>
          </w:p>
        </w:tc>
        <w:tc>
          <w:tcPr>
            <w:tcW w:w="3781" w:type="dxa"/>
            <w:gridSpan w:val="2"/>
          </w:tcPr>
          <w:p w14:paraId="29B97144" w14:textId="77777777" w:rsidR="002F6F8B" w:rsidRPr="001D3869" w:rsidRDefault="002F6F8B" w:rsidP="002F6F8B">
            <w:pPr>
              <w:autoSpaceDE/>
              <w:autoSpaceDN/>
              <w:adjustRightInd/>
              <w:spacing w:before="0" w:line="240" w:lineRule="auto"/>
              <w:ind w:left="-72"/>
              <w:rPr>
                <w:sz w:val="16"/>
                <w:szCs w:val="16"/>
              </w:rPr>
            </w:pPr>
            <w:r w:rsidRPr="00D02000">
              <w:rPr>
                <w:color w:val="auto"/>
                <w:sz w:val="16"/>
                <w:szCs w:val="16"/>
              </w:rPr>
              <w:t>Per manufacturer’s product data sheet</w:t>
            </w:r>
          </w:p>
        </w:tc>
        <w:tc>
          <w:tcPr>
            <w:tcW w:w="990" w:type="dxa"/>
          </w:tcPr>
          <w:p w14:paraId="4A3B1585" w14:textId="77777777" w:rsidR="002F6F8B" w:rsidRPr="008846F1" w:rsidRDefault="002F6F8B" w:rsidP="002F6F8B">
            <w:pPr>
              <w:autoSpaceDE/>
              <w:autoSpaceDN/>
              <w:adjustRightInd/>
              <w:spacing w:before="0" w:line="240" w:lineRule="auto"/>
              <w:ind w:left="-72"/>
              <w:rPr>
                <w:sz w:val="16"/>
                <w:szCs w:val="16"/>
              </w:rPr>
            </w:pPr>
          </w:p>
        </w:tc>
        <w:tc>
          <w:tcPr>
            <w:tcW w:w="3930" w:type="dxa"/>
            <w:gridSpan w:val="3"/>
            <w:vMerge/>
            <w:vAlign w:val="center"/>
          </w:tcPr>
          <w:p w14:paraId="57B564A9" w14:textId="77777777" w:rsidR="002F6F8B" w:rsidRPr="001D3869" w:rsidRDefault="002F6F8B" w:rsidP="002F6F8B"/>
        </w:tc>
      </w:tr>
      <w:tr w:rsidR="002F6F8B" w:rsidRPr="001D3869" w14:paraId="4AE5C3E2" w14:textId="77777777" w:rsidTr="002F6F8B">
        <w:trPr>
          <w:cantSplit/>
          <w:trHeight w:val="288"/>
          <w:jc w:val="center"/>
        </w:trPr>
        <w:tc>
          <w:tcPr>
            <w:tcW w:w="1440" w:type="dxa"/>
            <w:gridSpan w:val="2"/>
            <w:tcBorders>
              <w:bottom w:val="single" w:sz="12" w:space="0" w:color="auto"/>
            </w:tcBorders>
          </w:tcPr>
          <w:p w14:paraId="063DD3D8"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Total DFT:</w:t>
            </w:r>
          </w:p>
        </w:tc>
        <w:tc>
          <w:tcPr>
            <w:tcW w:w="3781" w:type="dxa"/>
            <w:gridSpan w:val="2"/>
            <w:tcBorders>
              <w:bottom w:val="single" w:sz="12" w:space="0" w:color="auto"/>
            </w:tcBorders>
          </w:tcPr>
          <w:p w14:paraId="0CF4BD38" w14:textId="77777777" w:rsidR="002F6F8B" w:rsidRPr="001D3869" w:rsidRDefault="002F6F8B" w:rsidP="002F6F8B">
            <w:pPr>
              <w:autoSpaceDE/>
              <w:autoSpaceDN/>
              <w:adjustRightInd/>
              <w:spacing w:before="0" w:line="240" w:lineRule="auto"/>
              <w:ind w:left="-72"/>
              <w:rPr>
                <w:sz w:val="16"/>
                <w:szCs w:val="16"/>
              </w:rPr>
            </w:pPr>
            <w:r w:rsidRPr="00D02000">
              <w:rPr>
                <w:color w:val="auto"/>
                <w:sz w:val="16"/>
                <w:szCs w:val="16"/>
              </w:rPr>
              <w:t>Per manufacturer’s product data sheet</w:t>
            </w:r>
          </w:p>
        </w:tc>
        <w:tc>
          <w:tcPr>
            <w:tcW w:w="990" w:type="dxa"/>
            <w:tcBorders>
              <w:bottom w:val="single" w:sz="12" w:space="0" w:color="auto"/>
            </w:tcBorders>
          </w:tcPr>
          <w:p w14:paraId="240BC637" w14:textId="77777777" w:rsidR="002F6F8B" w:rsidRPr="008846F1" w:rsidRDefault="002F6F8B" w:rsidP="002F6F8B">
            <w:pPr>
              <w:autoSpaceDE/>
              <w:autoSpaceDN/>
              <w:adjustRightInd/>
              <w:spacing w:before="0" w:line="240" w:lineRule="auto"/>
              <w:ind w:left="-72"/>
              <w:rPr>
                <w:sz w:val="16"/>
                <w:szCs w:val="16"/>
              </w:rPr>
            </w:pPr>
          </w:p>
        </w:tc>
        <w:tc>
          <w:tcPr>
            <w:tcW w:w="3930" w:type="dxa"/>
            <w:gridSpan w:val="3"/>
            <w:vMerge/>
            <w:tcBorders>
              <w:bottom w:val="single" w:sz="12" w:space="0" w:color="auto"/>
            </w:tcBorders>
            <w:vAlign w:val="center"/>
          </w:tcPr>
          <w:p w14:paraId="72C000A6" w14:textId="77777777" w:rsidR="002F6F8B" w:rsidRPr="001D3869" w:rsidRDefault="002F6F8B" w:rsidP="002F6F8B"/>
        </w:tc>
      </w:tr>
      <w:tr w:rsidR="002F6F8B" w:rsidRPr="001D3869" w14:paraId="1DA91CD9" w14:textId="77777777" w:rsidTr="002F6F8B">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6B989E60"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933" w:type="dxa"/>
            <w:tcBorders>
              <w:top w:val="single" w:sz="12" w:space="0" w:color="auto"/>
              <w:bottom w:val="single" w:sz="12" w:space="0" w:color="auto"/>
            </w:tcBorders>
            <w:shd w:val="clear" w:color="auto" w:fill="000000"/>
            <w:vAlign w:val="center"/>
          </w:tcPr>
          <w:p w14:paraId="5900AA95"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728" w:type="dxa"/>
            <w:gridSpan w:val="2"/>
            <w:tcBorders>
              <w:top w:val="single" w:sz="12" w:space="0" w:color="auto"/>
              <w:bottom w:val="single" w:sz="12" w:space="0" w:color="auto"/>
            </w:tcBorders>
            <w:shd w:val="clear" w:color="auto" w:fill="000000"/>
            <w:vAlign w:val="center"/>
          </w:tcPr>
          <w:p w14:paraId="099CEA94" w14:textId="77777777" w:rsidR="002F6F8B" w:rsidRPr="001D3869" w:rsidRDefault="002F6F8B" w:rsidP="002F6F8B">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17" w:type="dxa"/>
            <w:tcBorders>
              <w:top w:val="single" w:sz="12" w:space="0" w:color="auto"/>
              <w:bottom w:val="single" w:sz="12" w:space="0" w:color="auto"/>
            </w:tcBorders>
            <w:shd w:val="clear" w:color="auto" w:fill="000000"/>
            <w:vAlign w:val="center"/>
          </w:tcPr>
          <w:p w14:paraId="63DFD813" w14:textId="77777777" w:rsidR="002F6F8B" w:rsidRPr="001D3869" w:rsidRDefault="002F6F8B" w:rsidP="002F6F8B">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275" w:type="dxa"/>
            <w:tcBorders>
              <w:top w:val="single" w:sz="12" w:space="0" w:color="auto"/>
              <w:bottom w:val="single" w:sz="12" w:space="0" w:color="auto"/>
              <w:right w:val="single" w:sz="12" w:space="0" w:color="auto"/>
            </w:tcBorders>
            <w:shd w:val="clear" w:color="auto" w:fill="000000"/>
            <w:vAlign w:val="center"/>
          </w:tcPr>
          <w:p w14:paraId="1D714678" w14:textId="77777777" w:rsidR="002F6F8B" w:rsidRPr="001D3869" w:rsidRDefault="002F6F8B" w:rsidP="002F6F8B">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2F6F8B" w:rsidRPr="001D3869" w14:paraId="00A9DEF3" w14:textId="77777777" w:rsidTr="002F6F8B">
        <w:trPr>
          <w:trHeight w:val="288"/>
          <w:jc w:val="center"/>
        </w:trPr>
        <w:tc>
          <w:tcPr>
            <w:tcW w:w="2288" w:type="dxa"/>
            <w:gridSpan w:val="3"/>
            <w:vAlign w:val="center"/>
          </w:tcPr>
          <w:p w14:paraId="7BC46D98" w14:textId="77777777" w:rsidR="002F6F8B" w:rsidRPr="001D3869" w:rsidRDefault="002F6F8B" w:rsidP="002F6F8B">
            <w:pPr>
              <w:autoSpaceDE/>
              <w:autoSpaceDN/>
              <w:adjustRightInd/>
              <w:spacing w:before="0" w:line="240" w:lineRule="auto"/>
              <w:ind w:left="0"/>
              <w:rPr>
                <w:b/>
                <w:sz w:val="16"/>
                <w:szCs w:val="16"/>
              </w:rPr>
            </w:pPr>
            <w:r w:rsidRPr="001D3869">
              <w:rPr>
                <w:b/>
                <w:sz w:val="16"/>
                <w:szCs w:val="16"/>
              </w:rPr>
              <w:t>PRIMER</w:t>
            </w:r>
          </w:p>
        </w:tc>
        <w:tc>
          <w:tcPr>
            <w:tcW w:w="2933" w:type="dxa"/>
            <w:vAlign w:val="center"/>
          </w:tcPr>
          <w:p w14:paraId="39AD6C56"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728" w:type="dxa"/>
            <w:gridSpan w:val="2"/>
            <w:vAlign w:val="center"/>
          </w:tcPr>
          <w:p w14:paraId="4D21EC7E" w14:textId="77777777" w:rsidR="002F6F8B" w:rsidRPr="00222C37" w:rsidRDefault="002F6F8B" w:rsidP="002F6F8B">
            <w:pPr>
              <w:autoSpaceDE/>
              <w:autoSpaceDN/>
              <w:adjustRightInd/>
              <w:spacing w:before="0" w:line="240" w:lineRule="auto"/>
              <w:ind w:left="0"/>
              <w:rPr>
                <w:sz w:val="16"/>
                <w:szCs w:val="16"/>
              </w:rPr>
            </w:pPr>
            <w:proofErr w:type="spellStart"/>
            <w:r w:rsidRPr="00222C37">
              <w:rPr>
                <w:sz w:val="16"/>
                <w:szCs w:val="16"/>
              </w:rPr>
              <w:t>Carbozinc</w:t>
            </w:r>
            <w:proofErr w:type="spellEnd"/>
            <w:r w:rsidRPr="00222C37">
              <w:rPr>
                <w:sz w:val="16"/>
                <w:szCs w:val="16"/>
              </w:rPr>
              <w:t xml:space="preserve"> 859</w:t>
            </w:r>
          </w:p>
        </w:tc>
        <w:tc>
          <w:tcPr>
            <w:tcW w:w="917" w:type="dxa"/>
            <w:vAlign w:val="center"/>
          </w:tcPr>
          <w:p w14:paraId="297A8207"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95-325</w:t>
            </w:r>
          </w:p>
        </w:tc>
        <w:tc>
          <w:tcPr>
            <w:tcW w:w="1275" w:type="dxa"/>
            <w:vAlign w:val="center"/>
          </w:tcPr>
          <w:p w14:paraId="5BDB21BB"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lang w:val="ru-RU"/>
              </w:rPr>
              <w:t>204</w:t>
            </w:r>
            <w:r w:rsidRPr="000909EB">
              <w:rPr>
                <w:sz w:val="16"/>
                <w:szCs w:val="16"/>
              </w:rPr>
              <w:t>°C (</w:t>
            </w:r>
            <w:r w:rsidRPr="000909EB">
              <w:rPr>
                <w:sz w:val="16"/>
                <w:szCs w:val="16"/>
                <w:lang w:val="ru-RU"/>
              </w:rPr>
              <w:t>400</w:t>
            </w:r>
            <w:r w:rsidRPr="000909EB">
              <w:rPr>
                <w:sz w:val="16"/>
                <w:szCs w:val="16"/>
              </w:rPr>
              <w:t>°F)</w:t>
            </w:r>
          </w:p>
        </w:tc>
      </w:tr>
      <w:tr w:rsidR="002F6F8B" w:rsidRPr="001D3869" w14:paraId="1D678822" w14:textId="77777777" w:rsidTr="002F6F8B">
        <w:trPr>
          <w:trHeight w:val="288"/>
          <w:jc w:val="center"/>
        </w:trPr>
        <w:tc>
          <w:tcPr>
            <w:tcW w:w="2288" w:type="dxa"/>
            <w:gridSpan w:val="3"/>
            <w:vAlign w:val="center"/>
          </w:tcPr>
          <w:p w14:paraId="0FDAC5DB" w14:textId="77777777" w:rsidR="002F6F8B" w:rsidRPr="001D3869" w:rsidRDefault="002F6F8B" w:rsidP="002F6F8B">
            <w:pPr>
              <w:autoSpaceDE/>
              <w:autoSpaceDN/>
              <w:adjustRightInd/>
              <w:spacing w:before="0" w:line="240" w:lineRule="auto"/>
              <w:ind w:left="0"/>
              <w:rPr>
                <w:b/>
                <w:sz w:val="16"/>
                <w:szCs w:val="16"/>
              </w:rPr>
            </w:pPr>
            <w:r w:rsidRPr="00EA19C2">
              <w:rPr>
                <w:b/>
                <w:sz w:val="16"/>
                <w:szCs w:val="16"/>
              </w:rPr>
              <w:t>Epoxy–Zinc-Rich</w:t>
            </w:r>
          </w:p>
        </w:tc>
        <w:tc>
          <w:tcPr>
            <w:tcW w:w="2933" w:type="dxa"/>
            <w:vAlign w:val="center"/>
          </w:tcPr>
          <w:p w14:paraId="56E5112A" w14:textId="77777777" w:rsidR="002F6F8B" w:rsidRPr="001D3869" w:rsidRDefault="002F6F8B" w:rsidP="002F6F8B">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2728" w:type="dxa"/>
            <w:gridSpan w:val="2"/>
            <w:vAlign w:val="center"/>
          </w:tcPr>
          <w:p w14:paraId="2CD05CDA" w14:textId="77777777" w:rsidR="002F6F8B" w:rsidRPr="00222C37" w:rsidRDefault="002F6F8B" w:rsidP="002F6F8B">
            <w:pPr>
              <w:autoSpaceDE/>
              <w:autoSpaceDN/>
              <w:adjustRightInd/>
              <w:spacing w:before="0" w:line="240" w:lineRule="auto"/>
              <w:ind w:left="0"/>
              <w:rPr>
                <w:sz w:val="16"/>
                <w:szCs w:val="16"/>
              </w:rPr>
            </w:pPr>
            <w:proofErr w:type="spellStart"/>
            <w:r w:rsidRPr="00222C37">
              <w:rPr>
                <w:sz w:val="16"/>
                <w:szCs w:val="16"/>
              </w:rPr>
              <w:t>Epodur</w:t>
            </w:r>
            <w:proofErr w:type="spellEnd"/>
            <w:r w:rsidRPr="00222C37">
              <w:rPr>
                <w:sz w:val="16"/>
                <w:szCs w:val="16"/>
              </w:rPr>
              <w:t xml:space="preserve"> 7760</w:t>
            </w:r>
          </w:p>
        </w:tc>
        <w:tc>
          <w:tcPr>
            <w:tcW w:w="917" w:type="dxa"/>
            <w:vAlign w:val="center"/>
          </w:tcPr>
          <w:p w14:paraId="5086D83B" w14:textId="77777777" w:rsidR="002F6F8B" w:rsidRPr="000909EB" w:rsidRDefault="002F6F8B" w:rsidP="002F6F8B">
            <w:pPr>
              <w:autoSpaceDE/>
              <w:autoSpaceDN/>
              <w:adjustRightInd/>
              <w:spacing w:before="0" w:line="240" w:lineRule="auto"/>
              <w:ind w:left="0"/>
              <w:jc w:val="center"/>
              <w:rPr>
                <w:sz w:val="16"/>
                <w:szCs w:val="16"/>
                <w:lang w:val="ru-RU"/>
              </w:rPr>
            </w:pPr>
            <w:r w:rsidRPr="000909EB">
              <w:rPr>
                <w:sz w:val="16"/>
                <w:szCs w:val="16"/>
                <w:lang w:val="ru-RU"/>
              </w:rPr>
              <w:t>100</w:t>
            </w:r>
          </w:p>
        </w:tc>
        <w:tc>
          <w:tcPr>
            <w:tcW w:w="1275" w:type="dxa"/>
            <w:vAlign w:val="center"/>
          </w:tcPr>
          <w:p w14:paraId="602242BF"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121°C (250°F)</w:t>
            </w:r>
          </w:p>
        </w:tc>
      </w:tr>
      <w:tr w:rsidR="008A09EE" w:rsidRPr="001D3869" w14:paraId="514BD414" w14:textId="77777777" w:rsidTr="002F6F8B">
        <w:trPr>
          <w:trHeight w:val="288"/>
          <w:jc w:val="center"/>
        </w:trPr>
        <w:tc>
          <w:tcPr>
            <w:tcW w:w="2288" w:type="dxa"/>
            <w:gridSpan w:val="3"/>
            <w:vMerge w:val="restart"/>
            <w:vAlign w:val="center"/>
          </w:tcPr>
          <w:p w14:paraId="27DE45A9" w14:textId="77777777" w:rsidR="008A09EE" w:rsidRPr="001D3869" w:rsidRDefault="008A09EE" w:rsidP="002F6F8B">
            <w:pPr>
              <w:autoSpaceDE/>
              <w:autoSpaceDN/>
              <w:adjustRightInd/>
              <w:spacing w:before="0" w:line="240" w:lineRule="auto"/>
              <w:ind w:left="0"/>
              <w:rPr>
                <w:b/>
                <w:sz w:val="16"/>
                <w:szCs w:val="16"/>
              </w:rPr>
            </w:pPr>
            <w:r w:rsidRPr="00D02000">
              <w:rPr>
                <w:b/>
                <w:sz w:val="16"/>
                <w:szCs w:val="16"/>
              </w:rPr>
              <w:t>Surface profile</w:t>
            </w:r>
            <w:r>
              <w:rPr>
                <w:b/>
                <w:sz w:val="16"/>
                <w:szCs w:val="16"/>
              </w:rPr>
              <w:t xml:space="preserve"> </w:t>
            </w:r>
            <w:proofErr w:type="spellStart"/>
            <w:r>
              <w:rPr>
                <w:b/>
                <w:sz w:val="16"/>
                <w:szCs w:val="16"/>
              </w:rPr>
              <w:t>and</w:t>
            </w:r>
            <w:r w:rsidRPr="00864788">
              <w:rPr>
                <w:b/>
                <w:sz w:val="16"/>
                <w:szCs w:val="16"/>
              </w:rPr>
              <w:t>DFT</w:t>
            </w:r>
            <w:proofErr w:type="spellEnd"/>
            <w:r w:rsidRPr="00864788">
              <w:rPr>
                <w:b/>
                <w:sz w:val="16"/>
                <w:szCs w:val="16"/>
              </w:rPr>
              <w:t xml:space="preserve"> as per Manufacturer’s Product Sheet</w:t>
            </w:r>
          </w:p>
        </w:tc>
        <w:tc>
          <w:tcPr>
            <w:tcW w:w="2933" w:type="dxa"/>
            <w:vAlign w:val="center"/>
          </w:tcPr>
          <w:p w14:paraId="15233EE9" w14:textId="77777777" w:rsidR="008A09EE" w:rsidRPr="001D3869" w:rsidRDefault="008A09EE" w:rsidP="002F6F8B">
            <w:pPr>
              <w:autoSpaceDE/>
              <w:autoSpaceDN/>
              <w:adjustRightInd/>
              <w:spacing w:before="0" w:line="240" w:lineRule="auto"/>
              <w:ind w:left="0"/>
              <w:rPr>
                <w:sz w:val="16"/>
                <w:szCs w:val="16"/>
              </w:rPr>
            </w:pPr>
            <w:r w:rsidRPr="00EA19C2">
              <w:rPr>
                <w:sz w:val="16"/>
                <w:szCs w:val="16"/>
              </w:rPr>
              <w:t>Hempel Coatings (USA), Inc.</w:t>
            </w:r>
          </w:p>
        </w:tc>
        <w:tc>
          <w:tcPr>
            <w:tcW w:w="2728" w:type="dxa"/>
            <w:gridSpan w:val="2"/>
            <w:vAlign w:val="center"/>
          </w:tcPr>
          <w:p w14:paraId="0431344F" w14:textId="77777777" w:rsidR="008A09EE" w:rsidRPr="00222C37" w:rsidRDefault="008A09EE" w:rsidP="002F6F8B">
            <w:pPr>
              <w:autoSpaceDE/>
              <w:autoSpaceDN/>
              <w:adjustRightInd/>
              <w:spacing w:before="0" w:line="240" w:lineRule="auto"/>
              <w:ind w:left="0"/>
              <w:rPr>
                <w:sz w:val="16"/>
                <w:szCs w:val="16"/>
              </w:rPr>
            </w:pPr>
            <w:proofErr w:type="spellStart"/>
            <w:r w:rsidRPr="00222C37">
              <w:rPr>
                <w:sz w:val="16"/>
                <w:szCs w:val="16"/>
              </w:rPr>
              <w:t>Hempadur</w:t>
            </w:r>
            <w:proofErr w:type="spellEnd"/>
            <w:r w:rsidRPr="00222C37">
              <w:rPr>
                <w:sz w:val="16"/>
                <w:szCs w:val="16"/>
              </w:rPr>
              <w:t xml:space="preserve"> </w:t>
            </w:r>
            <w:proofErr w:type="spellStart"/>
            <w:r w:rsidRPr="00222C37">
              <w:rPr>
                <w:sz w:val="16"/>
                <w:szCs w:val="16"/>
              </w:rPr>
              <w:t>AvantGuard</w:t>
            </w:r>
            <w:proofErr w:type="spellEnd"/>
            <w:r w:rsidRPr="00222C37">
              <w:rPr>
                <w:sz w:val="16"/>
                <w:szCs w:val="16"/>
              </w:rPr>
              <w:t xml:space="preserve"> series</w:t>
            </w:r>
          </w:p>
        </w:tc>
        <w:tc>
          <w:tcPr>
            <w:tcW w:w="917" w:type="dxa"/>
            <w:vAlign w:val="center"/>
          </w:tcPr>
          <w:p w14:paraId="6EB06EFF" w14:textId="77777777" w:rsidR="008A09EE" w:rsidRPr="000909EB" w:rsidRDefault="008A09EE" w:rsidP="002F6F8B">
            <w:pPr>
              <w:autoSpaceDE/>
              <w:autoSpaceDN/>
              <w:adjustRightInd/>
              <w:spacing w:before="0" w:line="240" w:lineRule="auto"/>
              <w:ind w:left="0"/>
              <w:jc w:val="center"/>
              <w:rPr>
                <w:sz w:val="16"/>
                <w:szCs w:val="16"/>
                <w:lang w:val="ru-RU"/>
              </w:rPr>
            </w:pPr>
            <w:r w:rsidRPr="000909EB">
              <w:rPr>
                <w:sz w:val="16"/>
                <w:szCs w:val="16"/>
                <w:lang w:val="ru-RU"/>
              </w:rPr>
              <w:t>345</w:t>
            </w:r>
          </w:p>
        </w:tc>
        <w:tc>
          <w:tcPr>
            <w:tcW w:w="1275" w:type="dxa"/>
            <w:vAlign w:val="center"/>
          </w:tcPr>
          <w:p w14:paraId="019F249A" w14:textId="77777777" w:rsidR="008A09EE" w:rsidRPr="000909EB" w:rsidRDefault="008A09EE" w:rsidP="002F6F8B">
            <w:pPr>
              <w:autoSpaceDE/>
              <w:autoSpaceDN/>
              <w:adjustRightInd/>
              <w:spacing w:before="0" w:line="240" w:lineRule="auto"/>
              <w:ind w:left="0"/>
              <w:jc w:val="center"/>
              <w:rPr>
                <w:sz w:val="16"/>
                <w:szCs w:val="16"/>
              </w:rPr>
            </w:pPr>
            <w:r w:rsidRPr="000909EB">
              <w:rPr>
                <w:sz w:val="16"/>
                <w:szCs w:val="16"/>
                <w:lang w:val="ru-RU"/>
              </w:rPr>
              <w:t>160</w:t>
            </w:r>
            <w:r w:rsidRPr="000909EB">
              <w:rPr>
                <w:sz w:val="16"/>
                <w:szCs w:val="16"/>
              </w:rPr>
              <w:t>°C (</w:t>
            </w:r>
            <w:r w:rsidRPr="000909EB">
              <w:rPr>
                <w:sz w:val="16"/>
                <w:szCs w:val="16"/>
                <w:lang w:val="ru-RU"/>
              </w:rPr>
              <w:t>32</w:t>
            </w:r>
            <w:r w:rsidRPr="000909EB">
              <w:rPr>
                <w:sz w:val="16"/>
                <w:szCs w:val="16"/>
              </w:rPr>
              <w:t>0°F)</w:t>
            </w:r>
          </w:p>
        </w:tc>
      </w:tr>
      <w:tr w:rsidR="008A09EE" w:rsidRPr="001D3869" w14:paraId="25CE5E1D" w14:textId="77777777" w:rsidTr="002F6F8B">
        <w:trPr>
          <w:trHeight w:val="288"/>
          <w:jc w:val="center"/>
        </w:trPr>
        <w:tc>
          <w:tcPr>
            <w:tcW w:w="2288" w:type="dxa"/>
            <w:gridSpan w:val="3"/>
            <w:vMerge/>
            <w:vAlign w:val="center"/>
          </w:tcPr>
          <w:p w14:paraId="6513DC94" w14:textId="77777777" w:rsidR="008A09EE" w:rsidRPr="001D3869" w:rsidRDefault="008A09EE" w:rsidP="002F6F8B">
            <w:pPr>
              <w:autoSpaceDE/>
              <w:autoSpaceDN/>
              <w:adjustRightInd/>
              <w:spacing w:before="0" w:line="240" w:lineRule="auto"/>
              <w:ind w:left="0"/>
              <w:rPr>
                <w:b/>
                <w:sz w:val="16"/>
                <w:szCs w:val="16"/>
              </w:rPr>
            </w:pPr>
          </w:p>
        </w:tc>
        <w:tc>
          <w:tcPr>
            <w:tcW w:w="2933" w:type="dxa"/>
            <w:vAlign w:val="center"/>
          </w:tcPr>
          <w:p w14:paraId="460212DA" w14:textId="77777777" w:rsidR="008A09EE" w:rsidRPr="001D3869" w:rsidRDefault="008A09EE" w:rsidP="002F6F8B">
            <w:pPr>
              <w:autoSpaceDE/>
              <w:autoSpaceDN/>
              <w:adjustRightInd/>
              <w:spacing w:before="0" w:line="240" w:lineRule="auto"/>
              <w:ind w:left="0"/>
              <w:rPr>
                <w:sz w:val="16"/>
                <w:szCs w:val="16"/>
              </w:rPr>
            </w:pPr>
            <w:r w:rsidRPr="00402AFE">
              <w:rPr>
                <w:sz w:val="16"/>
                <w:szCs w:val="16"/>
              </w:rPr>
              <w:t xml:space="preserve">International </w:t>
            </w:r>
          </w:p>
        </w:tc>
        <w:tc>
          <w:tcPr>
            <w:tcW w:w="2728" w:type="dxa"/>
            <w:gridSpan w:val="2"/>
            <w:vAlign w:val="center"/>
          </w:tcPr>
          <w:p w14:paraId="5899FD0D" w14:textId="77777777" w:rsidR="008A09EE" w:rsidRPr="00222C37" w:rsidRDefault="008A09EE" w:rsidP="002F6F8B">
            <w:pPr>
              <w:autoSpaceDE/>
              <w:autoSpaceDN/>
              <w:adjustRightInd/>
              <w:spacing w:before="0" w:line="240" w:lineRule="auto"/>
              <w:ind w:left="0"/>
              <w:rPr>
                <w:sz w:val="16"/>
                <w:szCs w:val="16"/>
              </w:rPr>
            </w:pPr>
            <w:proofErr w:type="spellStart"/>
            <w:r w:rsidRPr="00222C37">
              <w:rPr>
                <w:sz w:val="16"/>
                <w:szCs w:val="16"/>
              </w:rPr>
              <w:t>Interzinc</w:t>
            </w:r>
            <w:proofErr w:type="spellEnd"/>
            <w:r w:rsidRPr="00222C37">
              <w:rPr>
                <w:sz w:val="16"/>
                <w:szCs w:val="16"/>
              </w:rPr>
              <w:t xml:space="preserve"> 52 Series</w:t>
            </w:r>
          </w:p>
        </w:tc>
        <w:tc>
          <w:tcPr>
            <w:tcW w:w="917" w:type="dxa"/>
            <w:vAlign w:val="center"/>
          </w:tcPr>
          <w:p w14:paraId="268DBCFB" w14:textId="77777777" w:rsidR="008A09EE" w:rsidRPr="000909EB" w:rsidRDefault="008A09EE" w:rsidP="002F6F8B">
            <w:pPr>
              <w:autoSpaceDE/>
              <w:autoSpaceDN/>
              <w:adjustRightInd/>
              <w:spacing w:before="0" w:line="240" w:lineRule="auto"/>
              <w:ind w:left="0"/>
              <w:jc w:val="center"/>
              <w:rPr>
                <w:sz w:val="16"/>
                <w:szCs w:val="16"/>
              </w:rPr>
            </w:pPr>
            <w:r w:rsidRPr="000909EB">
              <w:rPr>
                <w:sz w:val="16"/>
                <w:szCs w:val="16"/>
                <w:lang w:val="ru-RU"/>
              </w:rPr>
              <w:t>249</w:t>
            </w:r>
            <w:r w:rsidRPr="000909EB">
              <w:rPr>
                <w:sz w:val="16"/>
                <w:szCs w:val="16"/>
              </w:rPr>
              <w:t>-336</w:t>
            </w:r>
          </w:p>
        </w:tc>
        <w:tc>
          <w:tcPr>
            <w:tcW w:w="1275" w:type="dxa"/>
            <w:vAlign w:val="center"/>
          </w:tcPr>
          <w:p w14:paraId="2697BA2F" w14:textId="77777777" w:rsidR="008A09EE" w:rsidRPr="000909EB" w:rsidRDefault="008A09EE" w:rsidP="002F6F8B">
            <w:pPr>
              <w:autoSpaceDE/>
              <w:autoSpaceDN/>
              <w:adjustRightInd/>
              <w:spacing w:before="0" w:line="240" w:lineRule="auto"/>
              <w:ind w:left="0"/>
              <w:jc w:val="center"/>
              <w:rPr>
                <w:sz w:val="16"/>
                <w:szCs w:val="16"/>
              </w:rPr>
            </w:pPr>
            <w:r w:rsidRPr="000909EB">
              <w:rPr>
                <w:sz w:val="16"/>
                <w:szCs w:val="16"/>
                <w:lang w:val="ru-RU"/>
              </w:rPr>
              <w:t>140</w:t>
            </w:r>
            <w:r w:rsidRPr="000909EB">
              <w:rPr>
                <w:sz w:val="16"/>
                <w:szCs w:val="16"/>
              </w:rPr>
              <w:t>°C (</w:t>
            </w:r>
            <w:r w:rsidRPr="000909EB">
              <w:rPr>
                <w:sz w:val="16"/>
                <w:szCs w:val="16"/>
                <w:lang w:val="ru-RU"/>
              </w:rPr>
              <w:t>300</w:t>
            </w:r>
            <w:r w:rsidRPr="000909EB">
              <w:rPr>
                <w:sz w:val="16"/>
                <w:szCs w:val="16"/>
              </w:rPr>
              <w:t>°F)</w:t>
            </w:r>
          </w:p>
        </w:tc>
      </w:tr>
      <w:tr w:rsidR="002F6F8B" w:rsidRPr="001D3869" w14:paraId="3FF0F261" w14:textId="77777777" w:rsidTr="002F6F8B">
        <w:trPr>
          <w:trHeight w:val="288"/>
          <w:jc w:val="center"/>
        </w:trPr>
        <w:tc>
          <w:tcPr>
            <w:tcW w:w="2288" w:type="dxa"/>
            <w:gridSpan w:val="3"/>
            <w:vAlign w:val="center"/>
          </w:tcPr>
          <w:p w14:paraId="78FD4B7C" w14:textId="77777777" w:rsidR="002F6F8B" w:rsidRPr="007A2CF3" w:rsidRDefault="002F6F8B" w:rsidP="002F6F8B">
            <w:pPr>
              <w:autoSpaceDE/>
              <w:autoSpaceDN/>
              <w:adjustRightInd/>
              <w:spacing w:before="0" w:line="240" w:lineRule="auto"/>
              <w:ind w:left="0"/>
              <w:rPr>
                <w:sz w:val="16"/>
                <w:szCs w:val="16"/>
              </w:rPr>
            </w:pPr>
          </w:p>
        </w:tc>
        <w:tc>
          <w:tcPr>
            <w:tcW w:w="2933" w:type="dxa"/>
            <w:vAlign w:val="center"/>
          </w:tcPr>
          <w:p w14:paraId="2845C2CB"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Jotun Paints</w:t>
            </w:r>
          </w:p>
        </w:tc>
        <w:tc>
          <w:tcPr>
            <w:tcW w:w="2728" w:type="dxa"/>
            <w:gridSpan w:val="2"/>
            <w:vAlign w:val="center"/>
          </w:tcPr>
          <w:p w14:paraId="6283AECF" w14:textId="77777777" w:rsidR="002F6F8B" w:rsidRPr="00222C37" w:rsidRDefault="002F6F8B" w:rsidP="002F6F8B">
            <w:pPr>
              <w:autoSpaceDE/>
              <w:autoSpaceDN/>
              <w:adjustRightInd/>
              <w:spacing w:before="0" w:line="240" w:lineRule="auto"/>
              <w:ind w:left="0"/>
              <w:rPr>
                <w:sz w:val="16"/>
                <w:szCs w:val="16"/>
              </w:rPr>
            </w:pPr>
            <w:r w:rsidRPr="00222C37">
              <w:rPr>
                <w:sz w:val="16"/>
                <w:szCs w:val="16"/>
              </w:rPr>
              <w:t>Barrier 77</w:t>
            </w:r>
          </w:p>
          <w:p w14:paraId="174EAB35" w14:textId="64EB5903" w:rsidR="00D625E1" w:rsidRPr="00222C37" w:rsidRDefault="00D625E1" w:rsidP="002F6F8B">
            <w:pPr>
              <w:autoSpaceDE/>
              <w:autoSpaceDN/>
              <w:adjustRightInd/>
              <w:spacing w:before="0" w:line="240" w:lineRule="auto"/>
              <w:ind w:left="0"/>
              <w:rPr>
                <w:sz w:val="16"/>
                <w:szCs w:val="16"/>
              </w:rPr>
            </w:pPr>
            <w:r w:rsidRPr="00222C37">
              <w:rPr>
                <w:sz w:val="16"/>
                <w:szCs w:val="16"/>
              </w:rPr>
              <w:t>Barrier 80 Series</w:t>
            </w:r>
          </w:p>
        </w:tc>
        <w:tc>
          <w:tcPr>
            <w:tcW w:w="917" w:type="dxa"/>
            <w:vAlign w:val="center"/>
          </w:tcPr>
          <w:p w14:paraId="400AD257"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400</w:t>
            </w:r>
          </w:p>
        </w:tc>
        <w:tc>
          <w:tcPr>
            <w:tcW w:w="1275" w:type="dxa"/>
            <w:vAlign w:val="center"/>
          </w:tcPr>
          <w:p w14:paraId="7A343562"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lang w:val="ru-RU"/>
              </w:rPr>
              <w:t>140</w:t>
            </w:r>
            <w:r w:rsidRPr="000909EB">
              <w:rPr>
                <w:sz w:val="16"/>
                <w:szCs w:val="16"/>
              </w:rPr>
              <w:t>°C (</w:t>
            </w:r>
            <w:r w:rsidRPr="000909EB">
              <w:rPr>
                <w:sz w:val="16"/>
                <w:szCs w:val="16"/>
                <w:lang w:val="ru-RU"/>
              </w:rPr>
              <w:t>300</w:t>
            </w:r>
            <w:r w:rsidRPr="000909EB">
              <w:rPr>
                <w:sz w:val="16"/>
                <w:szCs w:val="16"/>
              </w:rPr>
              <w:t>°F)</w:t>
            </w:r>
          </w:p>
        </w:tc>
      </w:tr>
      <w:tr w:rsidR="002F6F8B" w:rsidRPr="001D3869" w14:paraId="07AEEF06" w14:textId="77777777" w:rsidTr="002F6F8B">
        <w:trPr>
          <w:trHeight w:val="288"/>
          <w:jc w:val="center"/>
        </w:trPr>
        <w:tc>
          <w:tcPr>
            <w:tcW w:w="2288" w:type="dxa"/>
            <w:gridSpan w:val="3"/>
            <w:vAlign w:val="center"/>
          </w:tcPr>
          <w:p w14:paraId="004CAFB2" w14:textId="77777777" w:rsidR="002F6F8B" w:rsidRPr="007A2CF3" w:rsidRDefault="002F6F8B" w:rsidP="002F6F8B">
            <w:pPr>
              <w:autoSpaceDE/>
              <w:autoSpaceDN/>
              <w:adjustRightInd/>
              <w:spacing w:before="0" w:line="240" w:lineRule="auto"/>
              <w:ind w:left="0"/>
              <w:rPr>
                <w:sz w:val="16"/>
                <w:szCs w:val="16"/>
              </w:rPr>
            </w:pPr>
          </w:p>
        </w:tc>
        <w:tc>
          <w:tcPr>
            <w:tcW w:w="2933" w:type="dxa"/>
            <w:vAlign w:val="center"/>
          </w:tcPr>
          <w:p w14:paraId="18FCDFBC"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PPG</w:t>
            </w:r>
          </w:p>
        </w:tc>
        <w:tc>
          <w:tcPr>
            <w:tcW w:w="2728" w:type="dxa"/>
            <w:gridSpan w:val="2"/>
            <w:vAlign w:val="center"/>
          </w:tcPr>
          <w:p w14:paraId="305D2539" w14:textId="0946500E" w:rsidR="00B16E63" w:rsidRPr="00222C37" w:rsidRDefault="002F6F8B" w:rsidP="002F6F8B">
            <w:pPr>
              <w:autoSpaceDE/>
              <w:autoSpaceDN/>
              <w:adjustRightInd/>
              <w:spacing w:before="0" w:line="240" w:lineRule="auto"/>
              <w:ind w:left="0"/>
              <w:rPr>
                <w:sz w:val="16"/>
                <w:szCs w:val="16"/>
              </w:rPr>
            </w:pPr>
            <w:proofErr w:type="spellStart"/>
            <w:r w:rsidRPr="00222C37">
              <w:rPr>
                <w:sz w:val="16"/>
                <w:szCs w:val="16"/>
              </w:rPr>
              <w:t>Amercoat</w:t>
            </w:r>
            <w:proofErr w:type="spellEnd"/>
            <w:r w:rsidRPr="00222C37">
              <w:rPr>
                <w:sz w:val="16"/>
                <w:szCs w:val="16"/>
              </w:rPr>
              <w:t xml:space="preserve"> 68 series</w:t>
            </w:r>
          </w:p>
          <w:p w14:paraId="381FFF3F" w14:textId="578BFC5B" w:rsidR="002F6F8B" w:rsidRPr="00222C37" w:rsidRDefault="002F6F8B" w:rsidP="002F6F8B">
            <w:pPr>
              <w:autoSpaceDE/>
              <w:autoSpaceDN/>
              <w:adjustRightInd/>
              <w:spacing w:before="0" w:line="240" w:lineRule="auto"/>
              <w:ind w:left="0"/>
              <w:rPr>
                <w:sz w:val="16"/>
                <w:szCs w:val="16"/>
              </w:rPr>
            </w:pPr>
            <w:proofErr w:type="spellStart"/>
            <w:r w:rsidRPr="00222C37">
              <w:rPr>
                <w:sz w:val="16"/>
                <w:szCs w:val="16"/>
              </w:rPr>
              <w:t>SigmaZinc</w:t>
            </w:r>
            <w:proofErr w:type="spellEnd"/>
            <w:r w:rsidRPr="00222C37">
              <w:rPr>
                <w:sz w:val="16"/>
                <w:szCs w:val="16"/>
              </w:rPr>
              <w:t xml:space="preserve"> 68 series</w:t>
            </w:r>
          </w:p>
        </w:tc>
        <w:tc>
          <w:tcPr>
            <w:tcW w:w="917" w:type="dxa"/>
            <w:vAlign w:val="center"/>
          </w:tcPr>
          <w:p w14:paraId="3E8FF4D3"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310</w:t>
            </w:r>
          </w:p>
        </w:tc>
        <w:tc>
          <w:tcPr>
            <w:tcW w:w="1275" w:type="dxa"/>
            <w:vAlign w:val="center"/>
          </w:tcPr>
          <w:p w14:paraId="33B02602"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lang w:val="ru-RU"/>
              </w:rPr>
              <w:t>140</w:t>
            </w:r>
            <w:r w:rsidRPr="000909EB">
              <w:rPr>
                <w:sz w:val="16"/>
                <w:szCs w:val="16"/>
              </w:rPr>
              <w:t>°C (</w:t>
            </w:r>
            <w:r w:rsidRPr="000909EB">
              <w:rPr>
                <w:sz w:val="16"/>
                <w:szCs w:val="16"/>
                <w:lang w:val="ru-RU"/>
              </w:rPr>
              <w:t>300</w:t>
            </w:r>
            <w:r w:rsidRPr="000909EB">
              <w:rPr>
                <w:sz w:val="16"/>
                <w:szCs w:val="16"/>
              </w:rPr>
              <w:t>°F)</w:t>
            </w:r>
          </w:p>
        </w:tc>
      </w:tr>
      <w:tr w:rsidR="002F6F8B" w:rsidRPr="001D3869" w14:paraId="768102C1" w14:textId="77777777" w:rsidTr="002F6F8B">
        <w:trPr>
          <w:trHeight w:val="288"/>
          <w:jc w:val="center"/>
        </w:trPr>
        <w:tc>
          <w:tcPr>
            <w:tcW w:w="2288" w:type="dxa"/>
            <w:gridSpan w:val="3"/>
            <w:vAlign w:val="center"/>
          </w:tcPr>
          <w:p w14:paraId="5D1479EB" w14:textId="77777777" w:rsidR="002F6F8B" w:rsidRPr="001D3869" w:rsidRDefault="002F6F8B" w:rsidP="002F6F8B">
            <w:pPr>
              <w:autoSpaceDE/>
              <w:autoSpaceDN/>
              <w:adjustRightInd/>
              <w:spacing w:before="0" w:line="240" w:lineRule="auto"/>
              <w:ind w:left="0"/>
              <w:rPr>
                <w:b/>
                <w:sz w:val="16"/>
                <w:szCs w:val="16"/>
              </w:rPr>
            </w:pPr>
          </w:p>
        </w:tc>
        <w:tc>
          <w:tcPr>
            <w:tcW w:w="2933" w:type="dxa"/>
            <w:vAlign w:val="center"/>
          </w:tcPr>
          <w:p w14:paraId="759603CF"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Sherwin Williams</w:t>
            </w:r>
          </w:p>
        </w:tc>
        <w:tc>
          <w:tcPr>
            <w:tcW w:w="2728" w:type="dxa"/>
            <w:gridSpan w:val="2"/>
            <w:vAlign w:val="center"/>
          </w:tcPr>
          <w:p w14:paraId="171D1B6E" w14:textId="77777777" w:rsidR="002F6F8B" w:rsidRPr="00222C37" w:rsidRDefault="002F6F8B" w:rsidP="002F6F8B">
            <w:pPr>
              <w:autoSpaceDE/>
              <w:autoSpaceDN/>
              <w:adjustRightInd/>
              <w:spacing w:before="0" w:line="240" w:lineRule="auto"/>
              <w:ind w:left="0"/>
              <w:rPr>
                <w:sz w:val="16"/>
                <w:szCs w:val="16"/>
              </w:rPr>
            </w:pPr>
            <w:r w:rsidRPr="00222C37">
              <w:rPr>
                <w:sz w:val="16"/>
                <w:szCs w:val="16"/>
              </w:rPr>
              <w:t xml:space="preserve">Zinc Clad </w:t>
            </w:r>
            <w:proofErr w:type="spellStart"/>
            <w:r w:rsidRPr="00222C37">
              <w:rPr>
                <w:sz w:val="16"/>
                <w:szCs w:val="16"/>
              </w:rPr>
              <w:t>lll</w:t>
            </w:r>
            <w:proofErr w:type="spellEnd"/>
            <w:r w:rsidRPr="00222C37">
              <w:rPr>
                <w:sz w:val="16"/>
                <w:szCs w:val="16"/>
              </w:rPr>
              <w:t xml:space="preserve"> HS or Zinc Clad IV</w:t>
            </w:r>
          </w:p>
        </w:tc>
        <w:tc>
          <w:tcPr>
            <w:tcW w:w="917" w:type="dxa"/>
            <w:vAlign w:val="center"/>
          </w:tcPr>
          <w:p w14:paraId="52B20EEC" w14:textId="77777777" w:rsidR="002F6F8B" w:rsidRPr="000909EB" w:rsidRDefault="002F6F8B" w:rsidP="002F6F8B">
            <w:pPr>
              <w:autoSpaceDE/>
              <w:autoSpaceDN/>
              <w:adjustRightInd/>
              <w:spacing w:before="0" w:line="240" w:lineRule="auto"/>
              <w:ind w:left="0"/>
              <w:jc w:val="center"/>
              <w:rPr>
                <w:sz w:val="16"/>
                <w:szCs w:val="16"/>
                <w:lang w:val="ru-RU"/>
              </w:rPr>
            </w:pPr>
            <w:r w:rsidRPr="000909EB">
              <w:rPr>
                <w:sz w:val="16"/>
                <w:szCs w:val="16"/>
                <w:lang w:val="ru-RU"/>
              </w:rPr>
              <w:t>100-340</w:t>
            </w:r>
          </w:p>
        </w:tc>
        <w:tc>
          <w:tcPr>
            <w:tcW w:w="1275" w:type="dxa"/>
            <w:vAlign w:val="center"/>
          </w:tcPr>
          <w:p w14:paraId="13F343E9"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lang w:val="ru-RU"/>
              </w:rPr>
              <w:t>140</w:t>
            </w:r>
            <w:r w:rsidRPr="000909EB">
              <w:rPr>
                <w:sz w:val="16"/>
                <w:szCs w:val="16"/>
              </w:rPr>
              <w:t>°C (</w:t>
            </w:r>
            <w:r w:rsidRPr="000909EB">
              <w:rPr>
                <w:sz w:val="16"/>
                <w:szCs w:val="16"/>
                <w:lang w:val="ru-RU"/>
              </w:rPr>
              <w:t>300</w:t>
            </w:r>
            <w:r w:rsidRPr="000909EB">
              <w:rPr>
                <w:sz w:val="16"/>
                <w:szCs w:val="16"/>
              </w:rPr>
              <w:t>°F)</w:t>
            </w:r>
          </w:p>
        </w:tc>
      </w:tr>
      <w:tr w:rsidR="002F6F8B" w:rsidRPr="001D3869" w14:paraId="6FFC982A" w14:textId="77777777" w:rsidTr="002F6F8B">
        <w:trPr>
          <w:trHeight w:val="288"/>
          <w:jc w:val="center"/>
        </w:trPr>
        <w:tc>
          <w:tcPr>
            <w:tcW w:w="2288" w:type="dxa"/>
            <w:gridSpan w:val="3"/>
            <w:vAlign w:val="center"/>
          </w:tcPr>
          <w:p w14:paraId="4E53A065" w14:textId="77777777" w:rsidR="002F6F8B" w:rsidRPr="001D3869" w:rsidRDefault="002F6F8B" w:rsidP="002F6F8B">
            <w:pPr>
              <w:autoSpaceDE/>
              <w:autoSpaceDN/>
              <w:adjustRightInd/>
              <w:spacing w:before="0" w:line="240" w:lineRule="auto"/>
              <w:ind w:left="0"/>
              <w:rPr>
                <w:b/>
                <w:sz w:val="16"/>
                <w:szCs w:val="16"/>
              </w:rPr>
            </w:pPr>
          </w:p>
        </w:tc>
        <w:tc>
          <w:tcPr>
            <w:tcW w:w="2933" w:type="dxa"/>
            <w:vAlign w:val="center"/>
          </w:tcPr>
          <w:p w14:paraId="793D2D50" w14:textId="77777777" w:rsidR="002F6F8B" w:rsidRPr="001D3869" w:rsidRDefault="002F6F8B" w:rsidP="002F6F8B">
            <w:pPr>
              <w:autoSpaceDE/>
              <w:autoSpaceDN/>
              <w:adjustRightInd/>
              <w:spacing w:before="0" w:line="240" w:lineRule="auto"/>
              <w:ind w:left="0"/>
              <w:rPr>
                <w:sz w:val="16"/>
                <w:szCs w:val="16"/>
              </w:rPr>
            </w:pPr>
            <w:r w:rsidRPr="00402AFE">
              <w:rPr>
                <w:sz w:val="16"/>
                <w:szCs w:val="16"/>
              </w:rPr>
              <w:t>Tnemec</w:t>
            </w:r>
          </w:p>
        </w:tc>
        <w:tc>
          <w:tcPr>
            <w:tcW w:w="2728" w:type="dxa"/>
            <w:gridSpan w:val="2"/>
            <w:vAlign w:val="center"/>
          </w:tcPr>
          <w:p w14:paraId="3B00421C" w14:textId="77777777" w:rsidR="002F6F8B" w:rsidRPr="00222C37" w:rsidRDefault="002F6F8B" w:rsidP="002F6F8B">
            <w:pPr>
              <w:autoSpaceDE/>
              <w:autoSpaceDN/>
              <w:adjustRightInd/>
              <w:spacing w:before="0" w:line="240" w:lineRule="auto"/>
              <w:ind w:left="0"/>
              <w:rPr>
                <w:sz w:val="16"/>
                <w:szCs w:val="16"/>
              </w:rPr>
            </w:pPr>
            <w:r w:rsidRPr="00222C37">
              <w:rPr>
                <w:sz w:val="16"/>
                <w:szCs w:val="16"/>
              </w:rPr>
              <w:t>Series 94-H20Hydro-Zinc</w:t>
            </w:r>
          </w:p>
        </w:tc>
        <w:tc>
          <w:tcPr>
            <w:tcW w:w="917" w:type="dxa"/>
            <w:vAlign w:val="center"/>
          </w:tcPr>
          <w:p w14:paraId="13F50351" w14:textId="77777777" w:rsidR="002F6F8B" w:rsidRPr="000909EB" w:rsidRDefault="002F6F8B" w:rsidP="002F6F8B">
            <w:pPr>
              <w:autoSpaceDE/>
              <w:autoSpaceDN/>
              <w:adjustRightInd/>
              <w:spacing w:before="0" w:line="240" w:lineRule="auto"/>
              <w:ind w:left="0"/>
              <w:jc w:val="center"/>
              <w:rPr>
                <w:sz w:val="16"/>
                <w:szCs w:val="16"/>
                <w:lang w:val="ru-RU"/>
              </w:rPr>
            </w:pPr>
            <w:r w:rsidRPr="000909EB">
              <w:rPr>
                <w:sz w:val="16"/>
                <w:szCs w:val="16"/>
                <w:lang w:val="ru-RU"/>
              </w:rPr>
              <w:t>96</w:t>
            </w:r>
          </w:p>
        </w:tc>
        <w:tc>
          <w:tcPr>
            <w:tcW w:w="1275" w:type="dxa"/>
            <w:vAlign w:val="center"/>
          </w:tcPr>
          <w:p w14:paraId="398CF76B"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lang w:val="ru-RU"/>
              </w:rPr>
              <w:t>140</w:t>
            </w:r>
            <w:r w:rsidRPr="000909EB">
              <w:rPr>
                <w:sz w:val="16"/>
                <w:szCs w:val="16"/>
              </w:rPr>
              <w:t>°C (</w:t>
            </w:r>
            <w:r w:rsidRPr="000909EB">
              <w:rPr>
                <w:sz w:val="16"/>
                <w:szCs w:val="16"/>
                <w:lang w:val="ru-RU"/>
              </w:rPr>
              <w:t>300</w:t>
            </w:r>
            <w:r w:rsidRPr="000909EB">
              <w:rPr>
                <w:sz w:val="16"/>
                <w:szCs w:val="16"/>
              </w:rPr>
              <w:t>°F)</w:t>
            </w:r>
          </w:p>
        </w:tc>
      </w:tr>
      <w:tr w:rsidR="002F6F8B" w:rsidRPr="001D3869" w14:paraId="72455126" w14:textId="77777777" w:rsidTr="002F6F8B">
        <w:trPr>
          <w:trHeight w:val="288"/>
          <w:jc w:val="center"/>
        </w:trPr>
        <w:tc>
          <w:tcPr>
            <w:tcW w:w="2288" w:type="dxa"/>
            <w:gridSpan w:val="3"/>
            <w:tcBorders>
              <w:bottom w:val="single" w:sz="12" w:space="0" w:color="auto"/>
            </w:tcBorders>
            <w:vAlign w:val="center"/>
          </w:tcPr>
          <w:p w14:paraId="48666A5C" w14:textId="77777777" w:rsidR="002F6F8B" w:rsidRPr="001D3869" w:rsidRDefault="002F6F8B" w:rsidP="002F6F8B">
            <w:pPr>
              <w:autoSpaceDE/>
              <w:autoSpaceDN/>
              <w:adjustRightInd/>
              <w:spacing w:before="0" w:line="240" w:lineRule="auto"/>
              <w:ind w:left="0"/>
              <w:rPr>
                <w:i/>
                <w:sz w:val="14"/>
                <w:szCs w:val="14"/>
              </w:rPr>
            </w:pPr>
          </w:p>
        </w:tc>
        <w:tc>
          <w:tcPr>
            <w:tcW w:w="7853" w:type="dxa"/>
            <w:gridSpan w:val="5"/>
            <w:tcBorders>
              <w:bottom w:val="single" w:sz="12" w:space="0" w:color="auto"/>
            </w:tcBorders>
            <w:vAlign w:val="center"/>
          </w:tcPr>
          <w:p w14:paraId="1C0B22DE" w14:textId="77777777" w:rsidR="002F6F8B" w:rsidRPr="00222C37" w:rsidRDefault="002F6F8B" w:rsidP="002F6F8B">
            <w:pPr>
              <w:autoSpaceDE/>
              <w:autoSpaceDN/>
              <w:adjustRightInd/>
              <w:spacing w:before="0" w:line="240" w:lineRule="auto"/>
              <w:ind w:left="0"/>
              <w:rPr>
                <w:i/>
                <w:sz w:val="14"/>
                <w:szCs w:val="14"/>
              </w:rPr>
            </w:pPr>
            <w:r w:rsidRPr="00222C37">
              <w:rPr>
                <w:i/>
                <w:sz w:val="14"/>
                <w:szCs w:val="14"/>
              </w:rPr>
              <w:t>Keep organic zinc silicate mixed, using agitated pot while applying.</w:t>
            </w:r>
          </w:p>
        </w:tc>
      </w:tr>
      <w:tr w:rsidR="002F6F8B" w:rsidRPr="001D3869" w14:paraId="188522BC" w14:textId="77777777" w:rsidTr="002F6F8B">
        <w:trPr>
          <w:trHeight w:val="288"/>
          <w:jc w:val="center"/>
        </w:trPr>
        <w:tc>
          <w:tcPr>
            <w:tcW w:w="2288" w:type="dxa"/>
            <w:gridSpan w:val="3"/>
            <w:tcBorders>
              <w:top w:val="single" w:sz="12" w:space="0" w:color="auto"/>
            </w:tcBorders>
            <w:vAlign w:val="center"/>
          </w:tcPr>
          <w:p w14:paraId="684708FA" w14:textId="77777777" w:rsidR="002F6F8B" w:rsidRPr="001D3869" w:rsidRDefault="002F6F8B" w:rsidP="002F6F8B">
            <w:pPr>
              <w:autoSpaceDE/>
              <w:autoSpaceDN/>
              <w:adjustRightInd/>
              <w:spacing w:before="0" w:line="240" w:lineRule="auto"/>
              <w:ind w:left="0"/>
              <w:rPr>
                <w:b/>
                <w:sz w:val="16"/>
                <w:szCs w:val="16"/>
              </w:rPr>
            </w:pPr>
            <w:r w:rsidRPr="001D3869">
              <w:rPr>
                <w:b/>
                <w:sz w:val="16"/>
                <w:szCs w:val="16"/>
              </w:rPr>
              <w:t>TIECOAT</w:t>
            </w:r>
          </w:p>
        </w:tc>
        <w:tc>
          <w:tcPr>
            <w:tcW w:w="2933" w:type="dxa"/>
            <w:tcBorders>
              <w:top w:val="single" w:sz="12" w:space="0" w:color="auto"/>
            </w:tcBorders>
            <w:vAlign w:val="center"/>
          </w:tcPr>
          <w:p w14:paraId="08304780"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728" w:type="dxa"/>
            <w:gridSpan w:val="2"/>
            <w:tcBorders>
              <w:top w:val="single" w:sz="12" w:space="0" w:color="auto"/>
            </w:tcBorders>
            <w:vAlign w:val="center"/>
          </w:tcPr>
          <w:p w14:paraId="3F33A376" w14:textId="77777777" w:rsidR="002F6F8B" w:rsidRPr="00222C37" w:rsidRDefault="002F6F8B" w:rsidP="002F6F8B">
            <w:pPr>
              <w:autoSpaceDE/>
              <w:autoSpaceDN/>
              <w:adjustRightInd/>
              <w:spacing w:before="0" w:line="240" w:lineRule="auto"/>
              <w:ind w:left="0"/>
              <w:rPr>
                <w:sz w:val="16"/>
                <w:szCs w:val="16"/>
              </w:rPr>
            </w:pPr>
            <w:proofErr w:type="spellStart"/>
            <w:r w:rsidRPr="00222C37">
              <w:rPr>
                <w:sz w:val="16"/>
                <w:szCs w:val="16"/>
              </w:rPr>
              <w:t>Carboguard</w:t>
            </w:r>
            <w:proofErr w:type="spellEnd"/>
            <w:r w:rsidRPr="00222C37">
              <w:rPr>
                <w:sz w:val="16"/>
                <w:szCs w:val="16"/>
              </w:rPr>
              <w:t xml:space="preserve"> 890 series</w:t>
            </w:r>
          </w:p>
        </w:tc>
        <w:tc>
          <w:tcPr>
            <w:tcW w:w="917" w:type="dxa"/>
            <w:tcBorders>
              <w:top w:val="single" w:sz="12" w:space="0" w:color="auto"/>
            </w:tcBorders>
            <w:vAlign w:val="center"/>
          </w:tcPr>
          <w:p w14:paraId="3B12B4EB"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100-214</w:t>
            </w:r>
          </w:p>
        </w:tc>
        <w:tc>
          <w:tcPr>
            <w:tcW w:w="1275" w:type="dxa"/>
            <w:tcBorders>
              <w:top w:val="single" w:sz="12" w:space="0" w:color="auto"/>
            </w:tcBorders>
            <w:vAlign w:val="center"/>
          </w:tcPr>
          <w:p w14:paraId="57B3670C"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121°C (250°F)</w:t>
            </w:r>
          </w:p>
        </w:tc>
      </w:tr>
      <w:tr w:rsidR="005E794C" w:rsidRPr="001D3869" w14:paraId="1FCE9E27" w14:textId="77777777" w:rsidTr="002F6F8B">
        <w:trPr>
          <w:trHeight w:val="288"/>
          <w:jc w:val="center"/>
        </w:trPr>
        <w:tc>
          <w:tcPr>
            <w:tcW w:w="2288" w:type="dxa"/>
            <w:gridSpan w:val="3"/>
            <w:vAlign w:val="center"/>
          </w:tcPr>
          <w:p w14:paraId="469244F0" w14:textId="77777777" w:rsidR="005E794C" w:rsidRPr="001D3869" w:rsidRDefault="005E794C" w:rsidP="005E794C">
            <w:pPr>
              <w:autoSpaceDE/>
              <w:autoSpaceDN/>
              <w:adjustRightInd/>
              <w:spacing w:before="0" w:line="240" w:lineRule="auto"/>
              <w:ind w:left="0"/>
              <w:rPr>
                <w:b/>
                <w:sz w:val="16"/>
                <w:szCs w:val="16"/>
              </w:rPr>
            </w:pPr>
            <w:r w:rsidRPr="00EA19C2">
              <w:rPr>
                <w:b/>
                <w:sz w:val="16"/>
                <w:szCs w:val="16"/>
              </w:rPr>
              <w:t>Epoxy–Intermediate</w:t>
            </w:r>
          </w:p>
        </w:tc>
        <w:tc>
          <w:tcPr>
            <w:tcW w:w="2933" w:type="dxa"/>
            <w:vAlign w:val="center"/>
          </w:tcPr>
          <w:p w14:paraId="746B7F54" w14:textId="77777777" w:rsidR="005E794C" w:rsidRPr="001D3869" w:rsidRDefault="005E794C" w:rsidP="005E794C">
            <w:pPr>
              <w:autoSpaceDE/>
              <w:autoSpaceDN/>
              <w:adjustRightInd/>
              <w:spacing w:before="0" w:line="240" w:lineRule="auto"/>
              <w:ind w:left="0"/>
              <w:rPr>
                <w:sz w:val="16"/>
                <w:szCs w:val="16"/>
              </w:rPr>
            </w:pPr>
            <w:proofErr w:type="spellStart"/>
            <w:r w:rsidRPr="00EA19C2">
              <w:rPr>
                <w:sz w:val="16"/>
                <w:szCs w:val="16"/>
              </w:rPr>
              <w:t>Dampney</w:t>
            </w:r>
            <w:proofErr w:type="spellEnd"/>
          </w:p>
        </w:tc>
        <w:tc>
          <w:tcPr>
            <w:tcW w:w="2728" w:type="dxa"/>
            <w:gridSpan w:val="2"/>
            <w:vAlign w:val="center"/>
          </w:tcPr>
          <w:p w14:paraId="5B00B90B" w14:textId="1815120F" w:rsidR="005E794C" w:rsidRPr="00222C37" w:rsidRDefault="005E794C" w:rsidP="005E794C">
            <w:pPr>
              <w:autoSpaceDE/>
              <w:autoSpaceDN/>
              <w:adjustRightInd/>
              <w:spacing w:before="0" w:line="240" w:lineRule="auto"/>
              <w:ind w:left="0"/>
              <w:rPr>
                <w:sz w:val="16"/>
                <w:szCs w:val="16"/>
              </w:rPr>
            </w:pPr>
            <w:proofErr w:type="spellStart"/>
            <w:r w:rsidRPr="00222C37">
              <w:rPr>
                <w:sz w:val="16"/>
                <w:szCs w:val="16"/>
              </w:rPr>
              <w:t>Endcor</w:t>
            </w:r>
            <w:proofErr w:type="spellEnd"/>
            <w:r w:rsidRPr="00222C37">
              <w:rPr>
                <w:sz w:val="16"/>
                <w:szCs w:val="16"/>
              </w:rPr>
              <w:t xml:space="preserve"> 750C</w:t>
            </w:r>
            <w:r w:rsidRPr="00222C37" w:rsidDel="00DB4E50">
              <w:rPr>
                <w:sz w:val="16"/>
                <w:szCs w:val="16"/>
              </w:rPr>
              <w:t xml:space="preserve"> </w:t>
            </w:r>
          </w:p>
        </w:tc>
        <w:tc>
          <w:tcPr>
            <w:tcW w:w="917" w:type="dxa"/>
            <w:vAlign w:val="center"/>
          </w:tcPr>
          <w:p w14:paraId="45C7BAD4" w14:textId="15220CB5"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95</w:t>
            </w:r>
          </w:p>
        </w:tc>
        <w:tc>
          <w:tcPr>
            <w:tcW w:w="1275" w:type="dxa"/>
            <w:vAlign w:val="center"/>
          </w:tcPr>
          <w:p w14:paraId="1A573D12"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121°C (250°F)</w:t>
            </w:r>
          </w:p>
        </w:tc>
      </w:tr>
      <w:tr w:rsidR="005E794C" w:rsidRPr="001D3869" w14:paraId="36A8BEB5" w14:textId="77777777" w:rsidTr="002F6F8B">
        <w:trPr>
          <w:trHeight w:val="288"/>
          <w:jc w:val="center"/>
        </w:trPr>
        <w:tc>
          <w:tcPr>
            <w:tcW w:w="2288" w:type="dxa"/>
            <w:gridSpan w:val="3"/>
            <w:vAlign w:val="center"/>
          </w:tcPr>
          <w:p w14:paraId="54960400" w14:textId="77777777" w:rsidR="005E794C" w:rsidRPr="001D3869" w:rsidRDefault="005E794C" w:rsidP="005E794C">
            <w:pPr>
              <w:autoSpaceDE/>
              <w:autoSpaceDN/>
              <w:adjustRightInd/>
              <w:spacing w:before="0" w:line="240" w:lineRule="auto"/>
              <w:ind w:left="0"/>
              <w:rPr>
                <w:b/>
                <w:sz w:val="16"/>
                <w:szCs w:val="16"/>
              </w:rPr>
            </w:pPr>
            <w:r w:rsidRPr="001D3869">
              <w:rPr>
                <w:b/>
                <w:sz w:val="16"/>
                <w:szCs w:val="16"/>
              </w:rPr>
              <w:t>High Build</w:t>
            </w:r>
          </w:p>
        </w:tc>
        <w:tc>
          <w:tcPr>
            <w:tcW w:w="2933" w:type="dxa"/>
            <w:vAlign w:val="center"/>
          </w:tcPr>
          <w:p w14:paraId="1A2458EE" w14:textId="77777777" w:rsidR="005E794C" w:rsidRPr="001D3869" w:rsidRDefault="005E794C" w:rsidP="005E794C">
            <w:pPr>
              <w:autoSpaceDE/>
              <w:autoSpaceDN/>
              <w:adjustRightInd/>
              <w:spacing w:before="0" w:line="240" w:lineRule="auto"/>
              <w:ind w:left="0"/>
              <w:rPr>
                <w:sz w:val="16"/>
                <w:szCs w:val="16"/>
              </w:rPr>
            </w:pPr>
            <w:r w:rsidRPr="00EA19C2">
              <w:rPr>
                <w:sz w:val="16"/>
                <w:szCs w:val="16"/>
              </w:rPr>
              <w:t>Hempel Coatings (USA), Inc.</w:t>
            </w:r>
          </w:p>
        </w:tc>
        <w:tc>
          <w:tcPr>
            <w:tcW w:w="2728" w:type="dxa"/>
            <w:gridSpan w:val="2"/>
            <w:vAlign w:val="center"/>
          </w:tcPr>
          <w:p w14:paraId="66E94974" w14:textId="77777777" w:rsidR="005E794C" w:rsidRPr="00222C37" w:rsidRDefault="005E794C" w:rsidP="005E794C">
            <w:pPr>
              <w:autoSpaceDE/>
              <w:autoSpaceDN/>
              <w:adjustRightInd/>
              <w:spacing w:before="0" w:line="240" w:lineRule="auto"/>
              <w:ind w:left="0"/>
              <w:rPr>
                <w:sz w:val="16"/>
                <w:szCs w:val="16"/>
              </w:rPr>
            </w:pPr>
            <w:proofErr w:type="spellStart"/>
            <w:r w:rsidRPr="00222C37">
              <w:rPr>
                <w:sz w:val="16"/>
                <w:szCs w:val="16"/>
              </w:rPr>
              <w:t>Hempadur</w:t>
            </w:r>
            <w:proofErr w:type="spellEnd"/>
            <w:r w:rsidRPr="00222C37">
              <w:rPr>
                <w:sz w:val="16"/>
                <w:szCs w:val="16"/>
              </w:rPr>
              <w:t xml:space="preserve"> 4588 Series</w:t>
            </w:r>
          </w:p>
          <w:p w14:paraId="7F746FA2" w14:textId="26D84AC7" w:rsidR="005E794C" w:rsidRPr="00222C37" w:rsidRDefault="005E794C" w:rsidP="005E794C">
            <w:pPr>
              <w:autoSpaceDE/>
              <w:autoSpaceDN/>
              <w:adjustRightInd/>
              <w:spacing w:before="0" w:line="240" w:lineRule="auto"/>
              <w:ind w:left="0"/>
              <w:rPr>
                <w:sz w:val="16"/>
                <w:szCs w:val="16"/>
              </w:rPr>
            </w:pPr>
            <w:proofErr w:type="spellStart"/>
            <w:r w:rsidRPr="00222C37">
              <w:rPr>
                <w:sz w:val="16"/>
                <w:szCs w:val="16"/>
              </w:rPr>
              <w:t>Hempaprime</w:t>
            </w:r>
            <w:proofErr w:type="spellEnd"/>
            <w:r w:rsidRPr="00222C37">
              <w:rPr>
                <w:sz w:val="16"/>
                <w:szCs w:val="16"/>
              </w:rPr>
              <w:t xml:space="preserve"> Multi 500</w:t>
            </w:r>
          </w:p>
        </w:tc>
        <w:tc>
          <w:tcPr>
            <w:tcW w:w="917" w:type="dxa"/>
            <w:vAlign w:val="center"/>
          </w:tcPr>
          <w:p w14:paraId="6A998999"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189-190</w:t>
            </w:r>
          </w:p>
          <w:p w14:paraId="30EB9D80" w14:textId="5A2D5805"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220</w:t>
            </w:r>
          </w:p>
        </w:tc>
        <w:tc>
          <w:tcPr>
            <w:tcW w:w="1275" w:type="dxa"/>
            <w:vAlign w:val="center"/>
          </w:tcPr>
          <w:p w14:paraId="5A0616E2"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121°C (250°F)</w:t>
            </w:r>
          </w:p>
        </w:tc>
      </w:tr>
      <w:tr w:rsidR="008A09EE" w:rsidRPr="001D3869" w14:paraId="27454B3C" w14:textId="77777777" w:rsidTr="002F6F8B">
        <w:trPr>
          <w:trHeight w:val="288"/>
          <w:jc w:val="center"/>
        </w:trPr>
        <w:tc>
          <w:tcPr>
            <w:tcW w:w="2288" w:type="dxa"/>
            <w:gridSpan w:val="3"/>
            <w:vMerge w:val="restart"/>
            <w:vAlign w:val="center"/>
          </w:tcPr>
          <w:p w14:paraId="02A90118" w14:textId="77777777" w:rsidR="008A09EE" w:rsidRPr="001D3869" w:rsidRDefault="008A09EE" w:rsidP="005E794C">
            <w:pPr>
              <w:autoSpaceDE/>
              <w:autoSpaceDN/>
              <w:adjustRightInd/>
              <w:spacing w:before="0" w:line="240" w:lineRule="auto"/>
              <w:ind w:left="0"/>
              <w:rPr>
                <w:b/>
                <w:sz w:val="16"/>
                <w:szCs w:val="16"/>
              </w:rPr>
            </w:pPr>
            <w:r w:rsidRPr="00864788">
              <w:rPr>
                <w:b/>
                <w:sz w:val="16"/>
                <w:szCs w:val="16"/>
              </w:rPr>
              <w:t>DFT as per Manufacturer’s Product Sheet</w:t>
            </w:r>
          </w:p>
        </w:tc>
        <w:tc>
          <w:tcPr>
            <w:tcW w:w="2933" w:type="dxa"/>
            <w:vAlign w:val="center"/>
          </w:tcPr>
          <w:p w14:paraId="289BB94E" w14:textId="77777777" w:rsidR="008A09EE" w:rsidRPr="001D3869" w:rsidRDefault="008A09EE" w:rsidP="005E794C">
            <w:pPr>
              <w:autoSpaceDE/>
              <w:autoSpaceDN/>
              <w:adjustRightInd/>
              <w:spacing w:before="0" w:line="240" w:lineRule="auto"/>
              <w:ind w:left="0"/>
              <w:rPr>
                <w:sz w:val="16"/>
                <w:szCs w:val="16"/>
              </w:rPr>
            </w:pPr>
            <w:r w:rsidRPr="00402AFE">
              <w:rPr>
                <w:sz w:val="16"/>
                <w:szCs w:val="16"/>
              </w:rPr>
              <w:t xml:space="preserve">International </w:t>
            </w:r>
          </w:p>
        </w:tc>
        <w:tc>
          <w:tcPr>
            <w:tcW w:w="2728" w:type="dxa"/>
            <w:gridSpan w:val="2"/>
            <w:vAlign w:val="center"/>
          </w:tcPr>
          <w:p w14:paraId="7920B908" w14:textId="18968AFD" w:rsidR="008A09EE" w:rsidRPr="00222C37" w:rsidRDefault="008A09EE" w:rsidP="005E794C">
            <w:pPr>
              <w:autoSpaceDE/>
              <w:autoSpaceDN/>
              <w:adjustRightInd/>
              <w:spacing w:before="0" w:line="240" w:lineRule="auto"/>
              <w:ind w:left="0"/>
              <w:rPr>
                <w:sz w:val="16"/>
                <w:szCs w:val="16"/>
              </w:rPr>
            </w:pPr>
            <w:r w:rsidRPr="00222C37">
              <w:rPr>
                <w:sz w:val="16"/>
                <w:szCs w:val="16"/>
              </w:rPr>
              <w:t>Intergard 475 HS</w:t>
            </w:r>
          </w:p>
        </w:tc>
        <w:tc>
          <w:tcPr>
            <w:tcW w:w="917" w:type="dxa"/>
            <w:vAlign w:val="center"/>
          </w:tcPr>
          <w:p w14:paraId="776754A0" w14:textId="62FAC9E9" w:rsidR="008A09EE" w:rsidRPr="000909EB" w:rsidRDefault="008A09EE" w:rsidP="005E794C">
            <w:pPr>
              <w:autoSpaceDE/>
              <w:autoSpaceDN/>
              <w:adjustRightInd/>
              <w:spacing w:before="0" w:line="240" w:lineRule="auto"/>
              <w:ind w:left="0"/>
              <w:jc w:val="center"/>
              <w:rPr>
                <w:sz w:val="16"/>
                <w:szCs w:val="16"/>
              </w:rPr>
            </w:pPr>
            <w:r w:rsidRPr="000909EB">
              <w:rPr>
                <w:sz w:val="16"/>
                <w:szCs w:val="16"/>
              </w:rPr>
              <w:t>207</w:t>
            </w:r>
          </w:p>
        </w:tc>
        <w:tc>
          <w:tcPr>
            <w:tcW w:w="1275" w:type="dxa"/>
            <w:vAlign w:val="center"/>
          </w:tcPr>
          <w:p w14:paraId="52266D8B" w14:textId="77777777" w:rsidR="008A09EE" w:rsidRPr="000909EB" w:rsidRDefault="008A09EE" w:rsidP="005E794C">
            <w:pPr>
              <w:autoSpaceDE/>
              <w:autoSpaceDN/>
              <w:adjustRightInd/>
              <w:spacing w:before="0" w:line="240" w:lineRule="auto"/>
              <w:ind w:left="0"/>
              <w:jc w:val="center"/>
              <w:rPr>
                <w:sz w:val="16"/>
                <w:szCs w:val="16"/>
              </w:rPr>
            </w:pPr>
            <w:r w:rsidRPr="000909EB">
              <w:rPr>
                <w:sz w:val="16"/>
                <w:szCs w:val="16"/>
              </w:rPr>
              <w:t>121°C (250°F)</w:t>
            </w:r>
          </w:p>
        </w:tc>
      </w:tr>
      <w:tr w:rsidR="008A09EE" w:rsidRPr="001D3869" w14:paraId="6371E7AD" w14:textId="77777777" w:rsidTr="002F6F8B">
        <w:trPr>
          <w:trHeight w:val="288"/>
          <w:jc w:val="center"/>
        </w:trPr>
        <w:tc>
          <w:tcPr>
            <w:tcW w:w="2288" w:type="dxa"/>
            <w:gridSpan w:val="3"/>
            <w:vMerge/>
            <w:vAlign w:val="center"/>
          </w:tcPr>
          <w:p w14:paraId="2863F931" w14:textId="77777777" w:rsidR="008A09EE" w:rsidRPr="007A2CF3" w:rsidRDefault="008A09EE" w:rsidP="005E794C">
            <w:pPr>
              <w:autoSpaceDE/>
              <w:autoSpaceDN/>
              <w:adjustRightInd/>
              <w:spacing w:before="0" w:line="240" w:lineRule="auto"/>
              <w:ind w:left="0"/>
              <w:rPr>
                <w:sz w:val="16"/>
                <w:szCs w:val="16"/>
              </w:rPr>
            </w:pPr>
          </w:p>
        </w:tc>
        <w:tc>
          <w:tcPr>
            <w:tcW w:w="2933" w:type="dxa"/>
            <w:vAlign w:val="center"/>
          </w:tcPr>
          <w:p w14:paraId="1E5B8FB7" w14:textId="77777777" w:rsidR="008A09EE" w:rsidRPr="001D3869" w:rsidRDefault="008A09EE" w:rsidP="005E794C">
            <w:pPr>
              <w:autoSpaceDE/>
              <w:autoSpaceDN/>
              <w:adjustRightInd/>
              <w:spacing w:before="0" w:line="240" w:lineRule="auto"/>
              <w:ind w:left="0"/>
              <w:rPr>
                <w:sz w:val="16"/>
                <w:szCs w:val="16"/>
              </w:rPr>
            </w:pPr>
            <w:r w:rsidRPr="00402AFE">
              <w:rPr>
                <w:sz w:val="16"/>
                <w:szCs w:val="16"/>
              </w:rPr>
              <w:t>Jotun Paints</w:t>
            </w:r>
          </w:p>
        </w:tc>
        <w:tc>
          <w:tcPr>
            <w:tcW w:w="2728" w:type="dxa"/>
            <w:gridSpan w:val="2"/>
            <w:vAlign w:val="center"/>
          </w:tcPr>
          <w:p w14:paraId="7F89B48B" w14:textId="77777777" w:rsidR="008A09EE" w:rsidRPr="00222C37" w:rsidRDefault="008A09EE" w:rsidP="005E794C">
            <w:pPr>
              <w:autoSpaceDE/>
              <w:autoSpaceDN/>
              <w:adjustRightInd/>
              <w:spacing w:before="0" w:line="240" w:lineRule="auto"/>
              <w:ind w:left="0"/>
              <w:rPr>
                <w:sz w:val="16"/>
                <w:szCs w:val="16"/>
              </w:rPr>
            </w:pPr>
            <w:proofErr w:type="spellStart"/>
            <w:r w:rsidRPr="00222C37">
              <w:rPr>
                <w:sz w:val="16"/>
                <w:szCs w:val="16"/>
              </w:rPr>
              <w:t>Penguard</w:t>
            </w:r>
            <w:proofErr w:type="spellEnd"/>
            <w:r w:rsidRPr="00222C37">
              <w:rPr>
                <w:sz w:val="16"/>
                <w:szCs w:val="16"/>
              </w:rPr>
              <w:t xml:space="preserve"> Universal</w:t>
            </w:r>
          </w:p>
          <w:p w14:paraId="39A51AD3" w14:textId="14FAC0B9" w:rsidR="008A09EE" w:rsidRPr="00222C37" w:rsidRDefault="008A09EE" w:rsidP="005E794C">
            <w:pPr>
              <w:autoSpaceDE/>
              <w:autoSpaceDN/>
              <w:adjustRightInd/>
              <w:spacing w:before="0" w:line="240" w:lineRule="auto"/>
              <w:ind w:left="0"/>
              <w:rPr>
                <w:sz w:val="16"/>
                <w:szCs w:val="16"/>
              </w:rPr>
            </w:pPr>
            <w:proofErr w:type="spellStart"/>
            <w:r w:rsidRPr="00222C37">
              <w:rPr>
                <w:sz w:val="16"/>
                <w:szCs w:val="16"/>
              </w:rPr>
              <w:t>Penguard</w:t>
            </w:r>
            <w:proofErr w:type="spellEnd"/>
            <w:r w:rsidRPr="00222C37">
              <w:rPr>
                <w:sz w:val="16"/>
                <w:szCs w:val="16"/>
              </w:rPr>
              <w:t xml:space="preserve"> Express</w:t>
            </w:r>
          </w:p>
        </w:tc>
        <w:tc>
          <w:tcPr>
            <w:tcW w:w="917" w:type="dxa"/>
            <w:vAlign w:val="center"/>
          </w:tcPr>
          <w:p w14:paraId="26E4D729" w14:textId="77777777" w:rsidR="008A09EE" w:rsidRPr="000909EB" w:rsidRDefault="008A09EE" w:rsidP="005E794C">
            <w:pPr>
              <w:autoSpaceDE/>
              <w:autoSpaceDN/>
              <w:adjustRightInd/>
              <w:spacing w:before="0" w:line="240" w:lineRule="auto"/>
              <w:ind w:left="0"/>
              <w:jc w:val="center"/>
              <w:rPr>
                <w:sz w:val="16"/>
                <w:szCs w:val="16"/>
              </w:rPr>
            </w:pPr>
            <w:r w:rsidRPr="000909EB">
              <w:rPr>
                <w:sz w:val="16"/>
                <w:szCs w:val="16"/>
              </w:rPr>
              <w:t>240-270</w:t>
            </w:r>
          </w:p>
          <w:p w14:paraId="0E02E51A" w14:textId="4B5F1D2E" w:rsidR="008A09EE" w:rsidRPr="000909EB" w:rsidRDefault="008A09EE" w:rsidP="005E794C">
            <w:pPr>
              <w:autoSpaceDE/>
              <w:autoSpaceDN/>
              <w:adjustRightInd/>
              <w:spacing w:before="0" w:line="240" w:lineRule="auto"/>
              <w:ind w:left="0"/>
              <w:jc w:val="center"/>
              <w:rPr>
                <w:sz w:val="16"/>
                <w:szCs w:val="16"/>
              </w:rPr>
            </w:pPr>
            <w:r w:rsidRPr="000909EB">
              <w:rPr>
                <w:sz w:val="16"/>
                <w:szCs w:val="16"/>
              </w:rPr>
              <w:t>230-245</w:t>
            </w:r>
          </w:p>
        </w:tc>
        <w:tc>
          <w:tcPr>
            <w:tcW w:w="1275" w:type="dxa"/>
            <w:vAlign w:val="center"/>
          </w:tcPr>
          <w:p w14:paraId="201BBEC2" w14:textId="77777777" w:rsidR="008A09EE" w:rsidRPr="000909EB" w:rsidRDefault="008A09EE" w:rsidP="005E794C">
            <w:pPr>
              <w:autoSpaceDE/>
              <w:autoSpaceDN/>
              <w:adjustRightInd/>
              <w:spacing w:before="0" w:line="240" w:lineRule="auto"/>
              <w:ind w:left="0"/>
              <w:jc w:val="center"/>
              <w:rPr>
                <w:sz w:val="16"/>
                <w:szCs w:val="16"/>
              </w:rPr>
            </w:pPr>
            <w:r w:rsidRPr="000909EB">
              <w:rPr>
                <w:sz w:val="16"/>
                <w:szCs w:val="16"/>
              </w:rPr>
              <w:t>121°C (250°F)</w:t>
            </w:r>
          </w:p>
        </w:tc>
      </w:tr>
      <w:tr w:rsidR="005E794C" w:rsidRPr="001D3869" w14:paraId="02B58AC3" w14:textId="77777777" w:rsidTr="002F6F8B">
        <w:trPr>
          <w:trHeight w:val="288"/>
          <w:jc w:val="center"/>
        </w:trPr>
        <w:tc>
          <w:tcPr>
            <w:tcW w:w="2288" w:type="dxa"/>
            <w:gridSpan w:val="3"/>
            <w:vAlign w:val="center"/>
          </w:tcPr>
          <w:p w14:paraId="19248BDD" w14:textId="77777777" w:rsidR="005E794C" w:rsidRPr="001D3869" w:rsidRDefault="005E794C" w:rsidP="005E794C">
            <w:pPr>
              <w:autoSpaceDE/>
              <w:autoSpaceDN/>
              <w:adjustRightInd/>
              <w:spacing w:before="0" w:line="240" w:lineRule="auto"/>
              <w:ind w:left="0"/>
              <w:rPr>
                <w:b/>
                <w:sz w:val="16"/>
                <w:szCs w:val="16"/>
              </w:rPr>
            </w:pPr>
          </w:p>
        </w:tc>
        <w:tc>
          <w:tcPr>
            <w:tcW w:w="2933" w:type="dxa"/>
            <w:vAlign w:val="center"/>
          </w:tcPr>
          <w:p w14:paraId="2A165A47" w14:textId="77777777" w:rsidR="005E794C" w:rsidRPr="001D3869" w:rsidRDefault="005E794C" w:rsidP="005E794C">
            <w:pPr>
              <w:autoSpaceDE/>
              <w:autoSpaceDN/>
              <w:adjustRightInd/>
              <w:spacing w:before="0" w:line="240" w:lineRule="auto"/>
              <w:ind w:left="0"/>
              <w:rPr>
                <w:sz w:val="16"/>
                <w:szCs w:val="16"/>
              </w:rPr>
            </w:pPr>
            <w:r w:rsidRPr="00402AFE">
              <w:rPr>
                <w:sz w:val="16"/>
                <w:szCs w:val="16"/>
              </w:rPr>
              <w:t>PPG</w:t>
            </w:r>
          </w:p>
        </w:tc>
        <w:tc>
          <w:tcPr>
            <w:tcW w:w="2728" w:type="dxa"/>
            <w:gridSpan w:val="2"/>
            <w:vAlign w:val="center"/>
          </w:tcPr>
          <w:p w14:paraId="47D60D6B" w14:textId="77777777" w:rsidR="005E794C" w:rsidRPr="00222C37" w:rsidRDefault="005E794C" w:rsidP="005E794C">
            <w:pPr>
              <w:autoSpaceDE/>
              <w:autoSpaceDN/>
              <w:adjustRightInd/>
              <w:spacing w:before="0" w:line="240" w:lineRule="auto"/>
              <w:ind w:left="0"/>
              <w:rPr>
                <w:sz w:val="16"/>
                <w:szCs w:val="16"/>
              </w:rPr>
            </w:pPr>
            <w:proofErr w:type="spellStart"/>
            <w:r w:rsidRPr="00222C37">
              <w:rPr>
                <w:sz w:val="16"/>
                <w:szCs w:val="16"/>
              </w:rPr>
              <w:t>SigmaCover</w:t>
            </w:r>
            <w:proofErr w:type="spellEnd"/>
            <w:r w:rsidRPr="00222C37">
              <w:rPr>
                <w:sz w:val="16"/>
                <w:szCs w:val="16"/>
              </w:rPr>
              <w:t xml:space="preserve"> 410</w:t>
            </w:r>
          </w:p>
          <w:p w14:paraId="79CD9138" w14:textId="77777777" w:rsidR="005E794C" w:rsidRPr="00222C37" w:rsidRDefault="005E794C" w:rsidP="005E794C">
            <w:pPr>
              <w:autoSpaceDE/>
              <w:autoSpaceDN/>
              <w:adjustRightInd/>
              <w:spacing w:before="0" w:line="240" w:lineRule="auto"/>
              <w:ind w:left="0"/>
              <w:rPr>
                <w:sz w:val="16"/>
                <w:szCs w:val="16"/>
              </w:rPr>
            </w:pPr>
            <w:proofErr w:type="spellStart"/>
            <w:r w:rsidRPr="00222C37">
              <w:rPr>
                <w:sz w:val="16"/>
                <w:szCs w:val="16"/>
              </w:rPr>
              <w:t>Amerlock</w:t>
            </w:r>
            <w:proofErr w:type="spellEnd"/>
            <w:r w:rsidRPr="00222C37">
              <w:rPr>
                <w:sz w:val="16"/>
                <w:szCs w:val="16"/>
              </w:rPr>
              <w:t xml:space="preserve"> 400 Series</w:t>
            </w:r>
          </w:p>
          <w:p w14:paraId="36922A17" w14:textId="1908B7AB" w:rsidR="005E794C" w:rsidRPr="00222C37" w:rsidRDefault="005E794C" w:rsidP="005E794C">
            <w:pPr>
              <w:autoSpaceDE/>
              <w:autoSpaceDN/>
              <w:adjustRightInd/>
              <w:spacing w:before="0" w:line="240" w:lineRule="auto"/>
              <w:ind w:left="0"/>
              <w:rPr>
                <w:sz w:val="16"/>
                <w:szCs w:val="16"/>
              </w:rPr>
            </w:pPr>
            <w:proofErr w:type="spellStart"/>
            <w:r w:rsidRPr="00222C37">
              <w:rPr>
                <w:sz w:val="16"/>
                <w:szCs w:val="16"/>
              </w:rPr>
              <w:t>Amerlock</w:t>
            </w:r>
            <w:proofErr w:type="spellEnd"/>
            <w:r w:rsidRPr="00222C37">
              <w:rPr>
                <w:sz w:val="16"/>
                <w:szCs w:val="16"/>
              </w:rPr>
              <w:t xml:space="preserve"> 2 Series</w:t>
            </w:r>
          </w:p>
        </w:tc>
        <w:tc>
          <w:tcPr>
            <w:tcW w:w="917" w:type="dxa"/>
            <w:vAlign w:val="center"/>
          </w:tcPr>
          <w:p w14:paraId="6A235982"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84-240</w:t>
            </w:r>
          </w:p>
          <w:p w14:paraId="692DB467"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153-240</w:t>
            </w:r>
          </w:p>
          <w:p w14:paraId="20657519" w14:textId="263F3644"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153-240</w:t>
            </w:r>
          </w:p>
        </w:tc>
        <w:tc>
          <w:tcPr>
            <w:tcW w:w="1275" w:type="dxa"/>
            <w:vAlign w:val="center"/>
          </w:tcPr>
          <w:p w14:paraId="6F49F128"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121°C (250°F)</w:t>
            </w:r>
          </w:p>
        </w:tc>
      </w:tr>
      <w:tr w:rsidR="005E794C" w:rsidRPr="001D3869" w14:paraId="25416DED" w14:textId="77777777" w:rsidTr="002F6F8B">
        <w:trPr>
          <w:trHeight w:val="288"/>
          <w:jc w:val="center"/>
        </w:trPr>
        <w:tc>
          <w:tcPr>
            <w:tcW w:w="2288" w:type="dxa"/>
            <w:gridSpan w:val="3"/>
            <w:vAlign w:val="center"/>
          </w:tcPr>
          <w:p w14:paraId="09991ECE" w14:textId="77777777" w:rsidR="005E794C" w:rsidRPr="001D3869" w:rsidRDefault="005E794C" w:rsidP="005E794C">
            <w:pPr>
              <w:autoSpaceDE/>
              <w:autoSpaceDN/>
              <w:adjustRightInd/>
              <w:spacing w:before="0" w:line="240" w:lineRule="auto"/>
              <w:ind w:left="0"/>
              <w:rPr>
                <w:b/>
                <w:sz w:val="16"/>
                <w:szCs w:val="16"/>
              </w:rPr>
            </w:pPr>
          </w:p>
        </w:tc>
        <w:tc>
          <w:tcPr>
            <w:tcW w:w="2933" w:type="dxa"/>
            <w:vAlign w:val="center"/>
          </w:tcPr>
          <w:p w14:paraId="523F6EA6" w14:textId="77777777" w:rsidR="005E794C" w:rsidRPr="001D3869" w:rsidRDefault="005E794C" w:rsidP="005E794C">
            <w:pPr>
              <w:autoSpaceDE/>
              <w:autoSpaceDN/>
              <w:adjustRightInd/>
              <w:spacing w:before="0" w:line="240" w:lineRule="auto"/>
              <w:ind w:left="0"/>
              <w:rPr>
                <w:sz w:val="16"/>
                <w:szCs w:val="16"/>
              </w:rPr>
            </w:pPr>
            <w:r w:rsidRPr="00402AFE">
              <w:rPr>
                <w:sz w:val="16"/>
                <w:szCs w:val="16"/>
              </w:rPr>
              <w:t>Sherwin Williams</w:t>
            </w:r>
          </w:p>
        </w:tc>
        <w:tc>
          <w:tcPr>
            <w:tcW w:w="2728" w:type="dxa"/>
            <w:gridSpan w:val="2"/>
            <w:vAlign w:val="center"/>
          </w:tcPr>
          <w:p w14:paraId="6684AE69" w14:textId="3AA07A79" w:rsidR="005E794C" w:rsidRPr="00222C37" w:rsidRDefault="005E794C" w:rsidP="005E794C">
            <w:pPr>
              <w:autoSpaceDE/>
              <w:autoSpaceDN/>
              <w:adjustRightInd/>
              <w:spacing w:before="0" w:line="240" w:lineRule="auto"/>
              <w:ind w:left="0"/>
              <w:rPr>
                <w:sz w:val="16"/>
                <w:szCs w:val="16"/>
              </w:rPr>
            </w:pPr>
            <w:proofErr w:type="spellStart"/>
            <w:r w:rsidRPr="00222C37">
              <w:rPr>
                <w:sz w:val="16"/>
                <w:szCs w:val="16"/>
              </w:rPr>
              <w:t>Macropoxy</w:t>
            </w:r>
            <w:proofErr w:type="spellEnd"/>
            <w:r w:rsidRPr="00222C37">
              <w:rPr>
                <w:sz w:val="16"/>
                <w:szCs w:val="16"/>
              </w:rPr>
              <w:t xml:space="preserve"> 646 Series</w:t>
            </w:r>
          </w:p>
        </w:tc>
        <w:tc>
          <w:tcPr>
            <w:tcW w:w="917" w:type="dxa"/>
            <w:vAlign w:val="center"/>
          </w:tcPr>
          <w:p w14:paraId="0B23D414" w14:textId="4CA484B9" w:rsidR="005E794C" w:rsidRPr="000909EB" w:rsidRDefault="005E794C" w:rsidP="005E794C">
            <w:pPr>
              <w:autoSpaceDE/>
              <w:autoSpaceDN/>
              <w:adjustRightInd/>
              <w:spacing w:before="0" w:line="240" w:lineRule="auto"/>
              <w:ind w:left="0"/>
              <w:jc w:val="center"/>
              <w:rPr>
                <w:sz w:val="16"/>
                <w:szCs w:val="16"/>
                <w:lang w:val="ru-RU"/>
              </w:rPr>
            </w:pPr>
            <w:r w:rsidRPr="000909EB">
              <w:rPr>
                <w:sz w:val="16"/>
                <w:szCs w:val="16"/>
                <w:lang w:val="ru-RU"/>
              </w:rPr>
              <w:t>100-</w:t>
            </w:r>
            <w:r w:rsidRPr="000909EB">
              <w:rPr>
                <w:sz w:val="16"/>
                <w:szCs w:val="16"/>
              </w:rPr>
              <w:t>25</w:t>
            </w:r>
            <w:r w:rsidRPr="000909EB">
              <w:rPr>
                <w:sz w:val="16"/>
                <w:szCs w:val="16"/>
                <w:lang w:val="ru-RU"/>
              </w:rPr>
              <w:t>0</w:t>
            </w:r>
          </w:p>
        </w:tc>
        <w:tc>
          <w:tcPr>
            <w:tcW w:w="1275" w:type="dxa"/>
            <w:vAlign w:val="center"/>
          </w:tcPr>
          <w:p w14:paraId="788BC640"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121°C (250°F)</w:t>
            </w:r>
          </w:p>
        </w:tc>
      </w:tr>
      <w:tr w:rsidR="005E794C" w:rsidRPr="001D3869" w14:paraId="21DDE2FC" w14:textId="77777777" w:rsidTr="002F6F8B">
        <w:trPr>
          <w:trHeight w:val="288"/>
          <w:jc w:val="center"/>
        </w:trPr>
        <w:tc>
          <w:tcPr>
            <w:tcW w:w="2288" w:type="dxa"/>
            <w:gridSpan w:val="3"/>
            <w:vAlign w:val="center"/>
          </w:tcPr>
          <w:p w14:paraId="5A22ED7F" w14:textId="77777777" w:rsidR="005E794C" w:rsidRPr="001D3869" w:rsidRDefault="005E794C" w:rsidP="005E794C">
            <w:pPr>
              <w:autoSpaceDE/>
              <w:autoSpaceDN/>
              <w:adjustRightInd/>
              <w:spacing w:before="0" w:line="240" w:lineRule="auto"/>
              <w:ind w:left="0"/>
              <w:rPr>
                <w:b/>
                <w:sz w:val="16"/>
                <w:szCs w:val="16"/>
              </w:rPr>
            </w:pPr>
          </w:p>
        </w:tc>
        <w:tc>
          <w:tcPr>
            <w:tcW w:w="2933" w:type="dxa"/>
            <w:vAlign w:val="center"/>
          </w:tcPr>
          <w:p w14:paraId="08FDF728" w14:textId="77777777" w:rsidR="005E794C" w:rsidRPr="001D3869" w:rsidRDefault="005E794C" w:rsidP="005E794C">
            <w:pPr>
              <w:autoSpaceDE/>
              <w:autoSpaceDN/>
              <w:adjustRightInd/>
              <w:spacing w:before="0" w:line="240" w:lineRule="auto"/>
              <w:ind w:left="0"/>
              <w:rPr>
                <w:sz w:val="16"/>
                <w:szCs w:val="16"/>
              </w:rPr>
            </w:pPr>
            <w:r w:rsidRPr="00402AFE">
              <w:rPr>
                <w:sz w:val="16"/>
                <w:szCs w:val="16"/>
              </w:rPr>
              <w:t>Tnemec</w:t>
            </w:r>
          </w:p>
        </w:tc>
        <w:tc>
          <w:tcPr>
            <w:tcW w:w="2728" w:type="dxa"/>
            <w:gridSpan w:val="2"/>
            <w:vAlign w:val="center"/>
          </w:tcPr>
          <w:p w14:paraId="1F5BB096" w14:textId="77777777" w:rsidR="005E794C" w:rsidRPr="00222C37" w:rsidRDefault="005E794C" w:rsidP="005E794C">
            <w:pPr>
              <w:autoSpaceDE/>
              <w:autoSpaceDN/>
              <w:adjustRightInd/>
              <w:spacing w:before="0" w:line="240" w:lineRule="auto"/>
              <w:ind w:left="0"/>
              <w:rPr>
                <w:sz w:val="16"/>
                <w:szCs w:val="16"/>
              </w:rPr>
            </w:pPr>
            <w:r w:rsidRPr="00222C37">
              <w:rPr>
                <w:sz w:val="16"/>
                <w:szCs w:val="16"/>
              </w:rPr>
              <w:t xml:space="preserve">Series L69 Hi-Build </w:t>
            </w:r>
            <w:proofErr w:type="spellStart"/>
            <w:r w:rsidRPr="00222C37">
              <w:rPr>
                <w:sz w:val="16"/>
                <w:szCs w:val="16"/>
              </w:rPr>
              <w:t>Epoxoline</w:t>
            </w:r>
            <w:proofErr w:type="spellEnd"/>
          </w:p>
          <w:p w14:paraId="11FF8117" w14:textId="7B28D219" w:rsidR="005E794C" w:rsidRPr="00222C37" w:rsidRDefault="005E794C" w:rsidP="005E794C">
            <w:pPr>
              <w:autoSpaceDE/>
              <w:autoSpaceDN/>
              <w:adjustRightInd/>
              <w:spacing w:before="0" w:line="240" w:lineRule="auto"/>
              <w:ind w:left="0"/>
              <w:rPr>
                <w:sz w:val="16"/>
                <w:szCs w:val="16"/>
              </w:rPr>
            </w:pPr>
            <w:r w:rsidRPr="00222C37">
              <w:rPr>
                <w:sz w:val="16"/>
                <w:szCs w:val="16"/>
              </w:rPr>
              <w:t xml:space="preserve">Series 66HS Hi-Build </w:t>
            </w:r>
            <w:proofErr w:type="spellStart"/>
            <w:r w:rsidRPr="00222C37">
              <w:rPr>
                <w:sz w:val="16"/>
                <w:szCs w:val="16"/>
              </w:rPr>
              <w:t>Epoxoline</w:t>
            </w:r>
            <w:proofErr w:type="spellEnd"/>
          </w:p>
        </w:tc>
        <w:tc>
          <w:tcPr>
            <w:tcW w:w="917" w:type="dxa"/>
            <w:vAlign w:val="center"/>
          </w:tcPr>
          <w:p w14:paraId="5D5A7113"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lang w:val="ru-RU"/>
              </w:rPr>
              <w:t>9</w:t>
            </w:r>
            <w:r w:rsidRPr="000909EB">
              <w:rPr>
                <w:sz w:val="16"/>
                <w:szCs w:val="16"/>
              </w:rPr>
              <w:t>8-335</w:t>
            </w:r>
          </w:p>
          <w:p w14:paraId="120814BE" w14:textId="106320A8"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98-184</w:t>
            </w:r>
          </w:p>
        </w:tc>
        <w:tc>
          <w:tcPr>
            <w:tcW w:w="1275" w:type="dxa"/>
            <w:vAlign w:val="center"/>
          </w:tcPr>
          <w:p w14:paraId="5B107824" w14:textId="77777777" w:rsidR="005E794C" w:rsidRPr="000909EB" w:rsidRDefault="005E794C" w:rsidP="005E794C">
            <w:pPr>
              <w:autoSpaceDE/>
              <w:autoSpaceDN/>
              <w:adjustRightInd/>
              <w:spacing w:before="0" w:line="240" w:lineRule="auto"/>
              <w:ind w:left="0"/>
              <w:jc w:val="center"/>
              <w:rPr>
                <w:sz w:val="16"/>
                <w:szCs w:val="16"/>
              </w:rPr>
            </w:pPr>
            <w:r w:rsidRPr="000909EB">
              <w:rPr>
                <w:sz w:val="16"/>
                <w:szCs w:val="16"/>
              </w:rPr>
              <w:t>121°C (250°F)</w:t>
            </w:r>
          </w:p>
        </w:tc>
      </w:tr>
      <w:tr w:rsidR="002F6F8B" w:rsidRPr="001D3869" w14:paraId="0A1976D7" w14:textId="77777777" w:rsidTr="002F6F8B">
        <w:trPr>
          <w:trHeight w:val="288"/>
          <w:jc w:val="center"/>
        </w:trPr>
        <w:tc>
          <w:tcPr>
            <w:tcW w:w="2288" w:type="dxa"/>
            <w:gridSpan w:val="3"/>
            <w:vAlign w:val="center"/>
          </w:tcPr>
          <w:p w14:paraId="58599238" w14:textId="77777777" w:rsidR="002F6F8B" w:rsidRPr="001D3869" w:rsidRDefault="002F6F8B" w:rsidP="002F6F8B">
            <w:pPr>
              <w:autoSpaceDE/>
              <w:autoSpaceDN/>
              <w:adjustRightInd/>
              <w:spacing w:before="0" w:line="240" w:lineRule="auto"/>
              <w:ind w:left="0"/>
              <w:rPr>
                <w:b/>
                <w:sz w:val="16"/>
                <w:szCs w:val="16"/>
              </w:rPr>
            </w:pPr>
          </w:p>
        </w:tc>
        <w:tc>
          <w:tcPr>
            <w:tcW w:w="7853" w:type="dxa"/>
            <w:gridSpan w:val="5"/>
            <w:vAlign w:val="center"/>
          </w:tcPr>
          <w:p w14:paraId="7F4B62C7" w14:textId="77777777" w:rsidR="002F6F8B" w:rsidRPr="00222C37" w:rsidRDefault="002F6F8B" w:rsidP="002F6F8B">
            <w:pPr>
              <w:autoSpaceDE/>
              <w:autoSpaceDN/>
              <w:adjustRightInd/>
              <w:spacing w:before="0" w:line="240" w:lineRule="auto"/>
              <w:ind w:left="0"/>
              <w:rPr>
                <w:i/>
                <w:sz w:val="14"/>
                <w:szCs w:val="14"/>
              </w:rPr>
            </w:pPr>
            <w:r w:rsidRPr="00222C37">
              <w:rPr>
                <w:i/>
                <w:sz w:val="14"/>
                <w:szCs w:val="14"/>
              </w:rPr>
              <w:t>For offshore use between the splash zone and the topsides, an additional tie coat is recommended</w:t>
            </w:r>
          </w:p>
        </w:tc>
      </w:tr>
      <w:tr w:rsidR="002F6F8B" w:rsidRPr="001D3869" w14:paraId="040C689D" w14:textId="77777777" w:rsidTr="002F6F8B">
        <w:trPr>
          <w:trHeight w:val="288"/>
          <w:jc w:val="center"/>
        </w:trPr>
        <w:tc>
          <w:tcPr>
            <w:tcW w:w="2288" w:type="dxa"/>
            <w:gridSpan w:val="3"/>
            <w:tcBorders>
              <w:top w:val="single" w:sz="12" w:space="0" w:color="auto"/>
            </w:tcBorders>
            <w:vAlign w:val="center"/>
          </w:tcPr>
          <w:p w14:paraId="0DF0C40A" w14:textId="77777777" w:rsidR="002F6F8B" w:rsidRPr="001D3869" w:rsidRDefault="002F6F8B" w:rsidP="002F6F8B">
            <w:pPr>
              <w:autoSpaceDE/>
              <w:autoSpaceDN/>
              <w:adjustRightInd/>
              <w:spacing w:before="0" w:line="240" w:lineRule="auto"/>
              <w:ind w:left="0"/>
              <w:rPr>
                <w:b/>
                <w:sz w:val="16"/>
                <w:szCs w:val="16"/>
              </w:rPr>
            </w:pPr>
            <w:r w:rsidRPr="001D3869">
              <w:rPr>
                <w:b/>
                <w:sz w:val="16"/>
                <w:szCs w:val="16"/>
              </w:rPr>
              <w:t>TOPCOAT</w:t>
            </w:r>
          </w:p>
        </w:tc>
        <w:tc>
          <w:tcPr>
            <w:tcW w:w="2933" w:type="dxa"/>
            <w:tcBorders>
              <w:top w:val="single" w:sz="12" w:space="0" w:color="auto"/>
            </w:tcBorders>
            <w:vAlign w:val="center"/>
          </w:tcPr>
          <w:p w14:paraId="689D745E"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Carboline</w:t>
            </w:r>
          </w:p>
        </w:tc>
        <w:tc>
          <w:tcPr>
            <w:tcW w:w="2728" w:type="dxa"/>
            <w:gridSpan w:val="2"/>
            <w:tcBorders>
              <w:top w:val="single" w:sz="12" w:space="0" w:color="auto"/>
            </w:tcBorders>
            <w:vAlign w:val="center"/>
          </w:tcPr>
          <w:p w14:paraId="7B8637F3" w14:textId="77777777" w:rsidR="002F6F8B" w:rsidRPr="00222C37" w:rsidRDefault="002F6F8B" w:rsidP="002F6F8B">
            <w:pPr>
              <w:autoSpaceDE/>
              <w:autoSpaceDN/>
              <w:adjustRightInd/>
              <w:spacing w:before="0" w:line="240" w:lineRule="auto"/>
              <w:ind w:left="0"/>
              <w:rPr>
                <w:sz w:val="16"/>
                <w:szCs w:val="16"/>
              </w:rPr>
            </w:pPr>
            <w:proofErr w:type="spellStart"/>
            <w:r w:rsidRPr="00222C37">
              <w:rPr>
                <w:sz w:val="16"/>
                <w:szCs w:val="16"/>
              </w:rPr>
              <w:t>Carboxane</w:t>
            </w:r>
            <w:proofErr w:type="spellEnd"/>
            <w:r w:rsidRPr="00222C37">
              <w:rPr>
                <w:sz w:val="16"/>
                <w:szCs w:val="16"/>
              </w:rPr>
              <w:t xml:space="preserve"> 2000</w:t>
            </w:r>
          </w:p>
        </w:tc>
        <w:tc>
          <w:tcPr>
            <w:tcW w:w="917" w:type="dxa"/>
            <w:tcBorders>
              <w:top w:val="single" w:sz="12" w:space="0" w:color="auto"/>
            </w:tcBorders>
            <w:vAlign w:val="center"/>
          </w:tcPr>
          <w:p w14:paraId="671D6481"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216</w:t>
            </w:r>
          </w:p>
        </w:tc>
        <w:tc>
          <w:tcPr>
            <w:tcW w:w="1275" w:type="dxa"/>
            <w:tcBorders>
              <w:top w:val="single" w:sz="12" w:space="0" w:color="auto"/>
            </w:tcBorders>
            <w:vAlign w:val="center"/>
          </w:tcPr>
          <w:p w14:paraId="6DA5932F"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121°C (250°F)</w:t>
            </w:r>
          </w:p>
        </w:tc>
      </w:tr>
      <w:tr w:rsidR="002F6F8B" w:rsidRPr="001D3869" w14:paraId="32B73379" w14:textId="77777777" w:rsidTr="002F6F8B">
        <w:trPr>
          <w:trHeight w:val="288"/>
          <w:jc w:val="center"/>
        </w:trPr>
        <w:tc>
          <w:tcPr>
            <w:tcW w:w="2288" w:type="dxa"/>
            <w:gridSpan w:val="3"/>
            <w:vAlign w:val="center"/>
          </w:tcPr>
          <w:p w14:paraId="6B16104C" w14:textId="77777777" w:rsidR="002F6F8B" w:rsidRPr="00BB520A" w:rsidRDefault="002F6F8B" w:rsidP="002F6F8B">
            <w:pPr>
              <w:autoSpaceDE/>
              <w:autoSpaceDN/>
              <w:adjustRightInd/>
              <w:spacing w:before="0" w:line="240" w:lineRule="auto"/>
              <w:ind w:left="0"/>
              <w:rPr>
                <w:sz w:val="16"/>
                <w:szCs w:val="16"/>
              </w:rPr>
            </w:pPr>
          </w:p>
        </w:tc>
        <w:tc>
          <w:tcPr>
            <w:tcW w:w="2933" w:type="dxa"/>
            <w:vAlign w:val="center"/>
          </w:tcPr>
          <w:p w14:paraId="487C1577" w14:textId="4DC6019E" w:rsidR="002F6F8B" w:rsidRPr="001D3869" w:rsidRDefault="00632885" w:rsidP="002F6F8B">
            <w:pPr>
              <w:autoSpaceDE/>
              <w:autoSpaceDN/>
              <w:adjustRightInd/>
              <w:spacing w:before="0" w:line="240" w:lineRule="auto"/>
              <w:ind w:left="0"/>
              <w:rPr>
                <w:sz w:val="16"/>
                <w:szCs w:val="16"/>
              </w:rPr>
            </w:pPr>
            <w:ins w:id="1077" w:author="Issayevskiy, Konstantin [STAMGazStroy LLP]" w:date="2025-12-08T17:29:00Z" w16du:dateUtc="2025-12-08T12:29:00Z">
              <w:r w:rsidRPr="00402AFE">
                <w:rPr>
                  <w:sz w:val="16"/>
                  <w:szCs w:val="16"/>
                </w:rPr>
                <w:t>Hempel Coatings (USA), Inc.</w:t>
              </w:r>
            </w:ins>
            <w:del w:id="1078" w:author="Issayevskiy, Konstantin [STAMGazStroy LLP]" w:date="2025-12-08T17:29:00Z" w16du:dateUtc="2025-12-08T12:29:00Z">
              <w:r w:rsidR="002F6F8B" w:rsidRPr="00BB520A" w:rsidDel="00632885">
                <w:rPr>
                  <w:sz w:val="16"/>
                  <w:szCs w:val="16"/>
                </w:rPr>
                <w:delText>Dampney</w:delText>
              </w:r>
            </w:del>
          </w:p>
        </w:tc>
        <w:tc>
          <w:tcPr>
            <w:tcW w:w="2728" w:type="dxa"/>
            <w:gridSpan w:val="2"/>
            <w:vAlign w:val="center"/>
          </w:tcPr>
          <w:p w14:paraId="5B5058C3" w14:textId="24BC2EB6" w:rsidR="002F6F8B" w:rsidRPr="00222C37" w:rsidRDefault="00632885" w:rsidP="002F6F8B">
            <w:pPr>
              <w:autoSpaceDE/>
              <w:autoSpaceDN/>
              <w:adjustRightInd/>
              <w:spacing w:before="0" w:line="240" w:lineRule="auto"/>
              <w:ind w:left="0"/>
              <w:rPr>
                <w:sz w:val="16"/>
                <w:szCs w:val="16"/>
              </w:rPr>
            </w:pPr>
            <w:proofErr w:type="spellStart"/>
            <w:proofErr w:type="gramStart"/>
            <w:ins w:id="1079" w:author="Issayevskiy, Konstantin [STAMGazStroy LLP]" w:date="2025-12-08T17:29:00Z" w16du:dateUtc="2025-12-08T12:29:00Z">
              <w:r w:rsidRPr="00222C37">
                <w:rPr>
                  <w:sz w:val="16"/>
                  <w:szCs w:val="16"/>
                </w:rPr>
                <w:t>Hempaxane</w:t>
              </w:r>
              <w:proofErr w:type="spellEnd"/>
              <w:r w:rsidRPr="00222C37">
                <w:rPr>
                  <w:sz w:val="16"/>
                  <w:szCs w:val="16"/>
                </w:rPr>
                <w:t xml:space="preserve">  series</w:t>
              </w:r>
              <w:proofErr w:type="gramEnd"/>
              <w:r w:rsidRPr="00222C37">
                <w:rPr>
                  <w:sz w:val="16"/>
                  <w:szCs w:val="16"/>
                </w:rPr>
                <w:t xml:space="preserve"> </w:t>
              </w:r>
            </w:ins>
            <w:del w:id="1080" w:author="Issayevskiy, Konstantin [STAMGazStroy LLP]" w:date="2025-12-08T17:29:00Z" w16du:dateUtc="2025-12-08T12:29:00Z">
              <w:r w:rsidR="002F6F8B" w:rsidRPr="00222C37" w:rsidDel="00632885">
                <w:rPr>
                  <w:sz w:val="16"/>
                  <w:szCs w:val="16"/>
                </w:rPr>
                <w:delText>Protexior 791</w:delText>
              </w:r>
            </w:del>
          </w:p>
        </w:tc>
        <w:tc>
          <w:tcPr>
            <w:tcW w:w="917" w:type="dxa"/>
            <w:vAlign w:val="center"/>
          </w:tcPr>
          <w:p w14:paraId="346A0536" w14:textId="6E428111" w:rsidR="002F6F8B" w:rsidRPr="000909EB" w:rsidRDefault="00632885" w:rsidP="002F6F8B">
            <w:pPr>
              <w:autoSpaceDE/>
              <w:autoSpaceDN/>
              <w:adjustRightInd/>
              <w:spacing w:before="0" w:line="240" w:lineRule="auto"/>
              <w:ind w:left="0"/>
              <w:jc w:val="center"/>
              <w:rPr>
                <w:sz w:val="16"/>
                <w:szCs w:val="16"/>
              </w:rPr>
            </w:pPr>
            <w:ins w:id="1081" w:author="Issayevskiy, Konstantin [STAMGazStroy LLP]" w:date="2025-12-08T17:29:00Z" w16du:dateUtc="2025-12-08T12:29:00Z">
              <w:r w:rsidRPr="000909EB">
                <w:rPr>
                  <w:sz w:val="16"/>
                  <w:szCs w:val="16"/>
                </w:rPr>
                <w:t>225</w:t>
              </w:r>
            </w:ins>
            <w:del w:id="1082" w:author="Issayevskiy, Konstantin [STAMGazStroy LLP]" w:date="2025-12-08T17:29:00Z" w16du:dateUtc="2025-12-08T12:29:00Z">
              <w:r w:rsidR="002F6F8B" w:rsidRPr="000909EB" w:rsidDel="00632885">
                <w:rPr>
                  <w:sz w:val="16"/>
                  <w:szCs w:val="16"/>
                </w:rPr>
                <w:delText>89</w:delText>
              </w:r>
            </w:del>
          </w:p>
        </w:tc>
        <w:tc>
          <w:tcPr>
            <w:tcW w:w="1275" w:type="dxa"/>
            <w:vAlign w:val="center"/>
          </w:tcPr>
          <w:p w14:paraId="6256B052"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121°C (250°F)</w:t>
            </w:r>
          </w:p>
        </w:tc>
      </w:tr>
      <w:tr w:rsidR="002F6F8B" w:rsidRPr="001D3869" w14:paraId="33BEC49D" w14:textId="77777777" w:rsidTr="002F6F8B">
        <w:trPr>
          <w:trHeight w:val="288"/>
          <w:jc w:val="center"/>
        </w:trPr>
        <w:tc>
          <w:tcPr>
            <w:tcW w:w="2288" w:type="dxa"/>
            <w:gridSpan w:val="3"/>
            <w:vAlign w:val="center"/>
          </w:tcPr>
          <w:p w14:paraId="393E8233" w14:textId="77777777" w:rsidR="002F6F8B" w:rsidRPr="001D3869" w:rsidRDefault="002F6F8B" w:rsidP="002F6F8B">
            <w:pPr>
              <w:autoSpaceDE/>
              <w:autoSpaceDN/>
              <w:adjustRightInd/>
              <w:spacing w:before="0" w:line="240" w:lineRule="auto"/>
              <w:ind w:left="0"/>
              <w:rPr>
                <w:b/>
                <w:sz w:val="16"/>
                <w:szCs w:val="16"/>
              </w:rPr>
            </w:pPr>
            <w:r w:rsidRPr="00EA19C2">
              <w:rPr>
                <w:b/>
                <w:sz w:val="16"/>
                <w:szCs w:val="16"/>
              </w:rPr>
              <w:t>Acrylic Polysiloxane</w:t>
            </w:r>
          </w:p>
        </w:tc>
        <w:tc>
          <w:tcPr>
            <w:tcW w:w="2933" w:type="dxa"/>
            <w:vAlign w:val="center"/>
          </w:tcPr>
          <w:p w14:paraId="2E159ED1" w14:textId="1E5E87F6" w:rsidR="002F6F8B" w:rsidRPr="001D3869" w:rsidRDefault="00632885" w:rsidP="002F6F8B">
            <w:pPr>
              <w:autoSpaceDE/>
              <w:autoSpaceDN/>
              <w:adjustRightInd/>
              <w:spacing w:before="0" w:line="240" w:lineRule="auto"/>
              <w:ind w:left="0"/>
              <w:rPr>
                <w:sz w:val="16"/>
                <w:szCs w:val="16"/>
              </w:rPr>
            </w:pPr>
            <w:proofErr w:type="spellStart"/>
            <w:ins w:id="1083" w:author="Issayevskiy, Konstantin [STAMGazStroy LLP]" w:date="2025-12-08T17:29:00Z" w16du:dateUtc="2025-12-08T12:29:00Z">
              <w:r w:rsidRPr="00BB520A">
                <w:rPr>
                  <w:sz w:val="16"/>
                  <w:szCs w:val="16"/>
                </w:rPr>
                <w:t>Dampney</w:t>
              </w:r>
              <w:proofErr w:type="spellEnd"/>
              <w:r w:rsidRPr="00402AFE">
                <w:rPr>
                  <w:sz w:val="16"/>
                  <w:szCs w:val="16"/>
                </w:rPr>
                <w:t xml:space="preserve"> </w:t>
              </w:r>
            </w:ins>
            <w:del w:id="1084" w:author="Issayevskiy, Konstantin [STAMGazStroy LLP]" w:date="2025-12-08T17:29:00Z" w16du:dateUtc="2025-12-08T12:29:00Z">
              <w:r w:rsidR="002F6F8B" w:rsidRPr="00402AFE" w:rsidDel="00632885">
                <w:rPr>
                  <w:sz w:val="16"/>
                  <w:szCs w:val="16"/>
                </w:rPr>
                <w:delText>Hempel Coatings (USA), Inc.</w:delText>
              </w:r>
            </w:del>
          </w:p>
        </w:tc>
        <w:tc>
          <w:tcPr>
            <w:tcW w:w="2728" w:type="dxa"/>
            <w:gridSpan w:val="2"/>
            <w:vAlign w:val="center"/>
          </w:tcPr>
          <w:p w14:paraId="0E7A8BEC" w14:textId="69954ECD" w:rsidR="002F6F8B" w:rsidRPr="00222C37" w:rsidRDefault="00632885" w:rsidP="002F6F8B">
            <w:pPr>
              <w:autoSpaceDE/>
              <w:autoSpaceDN/>
              <w:adjustRightInd/>
              <w:spacing w:before="0" w:line="240" w:lineRule="auto"/>
              <w:ind w:left="0"/>
              <w:rPr>
                <w:sz w:val="16"/>
                <w:szCs w:val="16"/>
              </w:rPr>
            </w:pPr>
            <w:proofErr w:type="spellStart"/>
            <w:ins w:id="1085" w:author="Issayevskiy, Konstantin [STAMGazStroy LLP]" w:date="2025-12-08T17:29:00Z" w16du:dateUtc="2025-12-08T12:29:00Z">
              <w:r w:rsidRPr="00222C37">
                <w:rPr>
                  <w:sz w:val="16"/>
                  <w:szCs w:val="16"/>
                </w:rPr>
                <w:t>Protexior</w:t>
              </w:r>
              <w:proofErr w:type="spellEnd"/>
              <w:r w:rsidRPr="00222C37">
                <w:rPr>
                  <w:sz w:val="16"/>
                  <w:szCs w:val="16"/>
                </w:rPr>
                <w:t xml:space="preserve"> 791</w:t>
              </w:r>
            </w:ins>
            <w:del w:id="1086" w:author="Issayevskiy, Konstantin [STAMGazStroy LLP]" w:date="2025-12-08T17:29:00Z" w16du:dateUtc="2025-12-08T12:29:00Z">
              <w:r w:rsidR="002F6F8B" w:rsidRPr="00222C37" w:rsidDel="00632885">
                <w:rPr>
                  <w:sz w:val="16"/>
                  <w:szCs w:val="16"/>
                </w:rPr>
                <w:delText>Hempaxane  series</w:delText>
              </w:r>
            </w:del>
          </w:p>
        </w:tc>
        <w:tc>
          <w:tcPr>
            <w:tcW w:w="917" w:type="dxa"/>
            <w:vAlign w:val="center"/>
          </w:tcPr>
          <w:p w14:paraId="0E56A7F7" w14:textId="683D3682" w:rsidR="002F6F8B" w:rsidRPr="000909EB" w:rsidRDefault="00632885" w:rsidP="002F6F8B">
            <w:pPr>
              <w:autoSpaceDE/>
              <w:autoSpaceDN/>
              <w:adjustRightInd/>
              <w:spacing w:before="0" w:line="240" w:lineRule="auto"/>
              <w:ind w:left="0"/>
              <w:jc w:val="center"/>
              <w:rPr>
                <w:sz w:val="16"/>
                <w:szCs w:val="16"/>
              </w:rPr>
            </w:pPr>
            <w:ins w:id="1087" w:author="Issayevskiy, Konstantin [STAMGazStroy LLP]" w:date="2025-12-08T17:29:00Z" w16du:dateUtc="2025-12-08T12:29:00Z">
              <w:r w:rsidRPr="000909EB">
                <w:rPr>
                  <w:sz w:val="16"/>
                  <w:szCs w:val="16"/>
                </w:rPr>
                <w:t>89</w:t>
              </w:r>
            </w:ins>
            <w:del w:id="1088" w:author="Issayevskiy, Konstantin [STAMGazStroy LLP]" w:date="2025-12-08T17:29:00Z" w16du:dateUtc="2025-12-08T12:29:00Z">
              <w:r w:rsidR="002F6F8B" w:rsidRPr="000909EB" w:rsidDel="00632885">
                <w:rPr>
                  <w:sz w:val="16"/>
                  <w:szCs w:val="16"/>
                </w:rPr>
                <w:delText>225</w:delText>
              </w:r>
            </w:del>
          </w:p>
        </w:tc>
        <w:tc>
          <w:tcPr>
            <w:tcW w:w="1275" w:type="dxa"/>
            <w:vAlign w:val="center"/>
          </w:tcPr>
          <w:p w14:paraId="2D76704B"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121°C (250°F)</w:t>
            </w:r>
          </w:p>
        </w:tc>
      </w:tr>
      <w:tr w:rsidR="002F6F8B" w:rsidRPr="001D3869" w14:paraId="53F7944C" w14:textId="77777777" w:rsidTr="002F6F8B">
        <w:trPr>
          <w:trHeight w:val="288"/>
          <w:jc w:val="center"/>
        </w:trPr>
        <w:tc>
          <w:tcPr>
            <w:tcW w:w="2288" w:type="dxa"/>
            <w:gridSpan w:val="3"/>
            <w:vAlign w:val="center"/>
          </w:tcPr>
          <w:p w14:paraId="38898CEF" w14:textId="77777777" w:rsidR="002F6F8B" w:rsidRPr="001D3869" w:rsidRDefault="002F6F8B" w:rsidP="002F6F8B">
            <w:pPr>
              <w:autoSpaceDE/>
              <w:autoSpaceDN/>
              <w:adjustRightInd/>
              <w:spacing w:before="0" w:line="240" w:lineRule="auto"/>
              <w:ind w:left="0"/>
              <w:rPr>
                <w:b/>
                <w:sz w:val="16"/>
                <w:szCs w:val="16"/>
              </w:rPr>
            </w:pPr>
            <w:r w:rsidRPr="00864788">
              <w:rPr>
                <w:b/>
                <w:sz w:val="16"/>
                <w:szCs w:val="16"/>
              </w:rPr>
              <w:t>DFT as per Manufacturer’s Product Sheet</w:t>
            </w:r>
          </w:p>
        </w:tc>
        <w:tc>
          <w:tcPr>
            <w:tcW w:w="2933" w:type="dxa"/>
            <w:vAlign w:val="center"/>
          </w:tcPr>
          <w:p w14:paraId="0FF074C2" w14:textId="77777777" w:rsidR="002F6F8B" w:rsidRPr="001D3869" w:rsidRDefault="002F6F8B" w:rsidP="002F6F8B">
            <w:pPr>
              <w:autoSpaceDE/>
              <w:autoSpaceDN/>
              <w:adjustRightInd/>
              <w:spacing w:before="0" w:line="240" w:lineRule="auto"/>
              <w:ind w:left="0"/>
              <w:rPr>
                <w:sz w:val="16"/>
                <w:szCs w:val="16"/>
              </w:rPr>
            </w:pPr>
            <w:r w:rsidRPr="001D3869">
              <w:rPr>
                <w:sz w:val="16"/>
                <w:szCs w:val="16"/>
              </w:rPr>
              <w:t>International</w:t>
            </w:r>
          </w:p>
        </w:tc>
        <w:tc>
          <w:tcPr>
            <w:tcW w:w="2728" w:type="dxa"/>
            <w:gridSpan w:val="2"/>
            <w:vAlign w:val="center"/>
          </w:tcPr>
          <w:p w14:paraId="16BBF857" w14:textId="3A6890B3" w:rsidR="002F6F8B" w:rsidRPr="00222C37" w:rsidRDefault="002F6F8B" w:rsidP="002F6F8B">
            <w:pPr>
              <w:autoSpaceDE/>
              <w:autoSpaceDN/>
              <w:adjustRightInd/>
              <w:spacing w:before="0" w:line="240" w:lineRule="auto"/>
              <w:ind w:left="0"/>
              <w:rPr>
                <w:sz w:val="16"/>
                <w:szCs w:val="16"/>
              </w:rPr>
            </w:pPr>
            <w:proofErr w:type="spellStart"/>
            <w:r w:rsidRPr="00222C37">
              <w:rPr>
                <w:sz w:val="16"/>
                <w:szCs w:val="16"/>
              </w:rPr>
              <w:t>Interthane</w:t>
            </w:r>
            <w:proofErr w:type="spellEnd"/>
            <w:r w:rsidRPr="00222C37">
              <w:rPr>
                <w:sz w:val="16"/>
                <w:szCs w:val="16"/>
              </w:rPr>
              <w:t xml:space="preserve"> 878</w:t>
            </w:r>
          </w:p>
        </w:tc>
        <w:tc>
          <w:tcPr>
            <w:tcW w:w="917" w:type="dxa"/>
            <w:vAlign w:val="center"/>
          </w:tcPr>
          <w:p w14:paraId="4432EE7B"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248-311</w:t>
            </w:r>
          </w:p>
        </w:tc>
        <w:tc>
          <w:tcPr>
            <w:tcW w:w="1275" w:type="dxa"/>
            <w:vAlign w:val="center"/>
          </w:tcPr>
          <w:p w14:paraId="70F3CC75" w14:textId="77777777" w:rsidR="002F6F8B" w:rsidRPr="000909EB" w:rsidRDefault="002F6F8B" w:rsidP="002F6F8B">
            <w:pPr>
              <w:autoSpaceDE/>
              <w:autoSpaceDN/>
              <w:adjustRightInd/>
              <w:spacing w:before="0" w:line="240" w:lineRule="auto"/>
              <w:ind w:left="0"/>
              <w:jc w:val="center"/>
              <w:rPr>
                <w:sz w:val="16"/>
                <w:szCs w:val="16"/>
              </w:rPr>
            </w:pPr>
            <w:r w:rsidRPr="000909EB">
              <w:rPr>
                <w:sz w:val="16"/>
                <w:szCs w:val="16"/>
              </w:rPr>
              <w:t>121°C (250°F)</w:t>
            </w:r>
          </w:p>
        </w:tc>
      </w:tr>
      <w:tr w:rsidR="00D84413" w:rsidRPr="001D3869" w14:paraId="181DCC19" w14:textId="77777777" w:rsidTr="002F6F8B">
        <w:trPr>
          <w:trHeight w:val="288"/>
          <w:jc w:val="center"/>
        </w:trPr>
        <w:tc>
          <w:tcPr>
            <w:tcW w:w="2288" w:type="dxa"/>
            <w:gridSpan w:val="3"/>
            <w:vAlign w:val="center"/>
          </w:tcPr>
          <w:p w14:paraId="5C0101BF" w14:textId="77777777" w:rsidR="00D84413" w:rsidRPr="001D3869" w:rsidRDefault="00D84413" w:rsidP="00D84413">
            <w:pPr>
              <w:autoSpaceDE/>
              <w:autoSpaceDN/>
              <w:adjustRightInd/>
              <w:spacing w:before="0" w:line="240" w:lineRule="auto"/>
              <w:ind w:left="0"/>
              <w:rPr>
                <w:b/>
                <w:sz w:val="16"/>
                <w:szCs w:val="16"/>
              </w:rPr>
            </w:pPr>
          </w:p>
        </w:tc>
        <w:tc>
          <w:tcPr>
            <w:tcW w:w="2933" w:type="dxa"/>
            <w:vAlign w:val="center"/>
          </w:tcPr>
          <w:p w14:paraId="2DACE9EF" w14:textId="77777777" w:rsidR="00D84413" w:rsidRPr="001D3869" w:rsidRDefault="00D84413" w:rsidP="00D84413">
            <w:pPr>
              <w:autoSpaceDE/>
              <w:autoSpaceDN/>
              <w:adjustRightInd/>
              <w:spacing w:before="0" w:line="240" w:lineRule="auto"/>
              <w:ind w:left="0"/>
              <w:rPr>
                <w:sz w:val="16"/>
                <w:szCs w:val="16"/>
              </w:rPr>
            </w:pPr>
            <w:r w:rsidRPr="00402AFE">
              <w:rPr>
                <w:sz w:val="16"/>
                <w:szCs w:val="16"/>
              </w:rPr>
              <w:t>Jotun Paints</w:t>
            </w:r>
          </w:p>
        </w:tc>
        <w:tc>
          <w:tcPr>
            <w:tcW w:w="2728" w:type="dxa"/>
            <w:gridSpan w:val="2"/>
            <w:vAlign w:val="center"/>
          </w:tcPr>
          <w:p w14:paraId="238060FE" w14:textId="77777777" w:rsidR="00D84413" w:rsidRPr="00222C37" w:rsidRDefault="00D84413" w:rsidP="00D84413">
            <w:pPr>
              <w:autoSpaceDE/>
              <w:autoSpaceDN/>
              <w:adjustRightInd/>
              <w:spacing w:before="0" w:line="240" w:lineRule="auto"/>
              <w:ind w:left="0"/>
              <w:rPr>
                <w:sz w:val="16"/>
                <w:szCs w:val="16"/>
              </w:rPr>
            </w:pPr>
            <w:r w:rsidRPr="00222C37">
              <w:rPr>
                <w:sz w:val="16"/>
                <w:szCs w:val="16"/>
              </w:rPr>
              <w:t>Hardtop Pro</w:t>
            </w:r>
          </w:p>
          <w:p w14:paraId="5D973EBA" w14:textId="4980DFCD" w:rsidR="00D84413" w:rsidRPr="00222C37" w:rsidRDefault="00D84413" w:rsidP="00D84413">
            <w:pPr>
              <w:autoSpaceDE/>
              <w:autoSpaceDN/>
              <w:adjustRightInd/>
              <w:spacing w:before="0" w:line="240" w:lineRule="auto"/>
              <w:ind w:left="0"/>
              <w:rPr>
                <w:sz w:val="16"/>
                <w:szCs w:val="16"/>
              </w:rPr>
            </w:pPr>
            <w:r w:rsidRPr="00222C37">
              <w:rPr>
                <w:sz w:val="16"/>
                <w:szCs w:val="16"/>
              </w:rPr>
              <w:t>Hardtop One</w:t>
            </w:r>
          </w:p>
        </w:tc>
        <w:tc>
          <w:tcPr>
            <w:tcW w:w="917" w:type="dxa"/>
            <w:vAlign w:val="center"/>
          </w:tcPr>
          <w:p w14:paraId="0E4E5BA9" w14:textId="3F10711F" w:rsidR="00D84413" w:rsidRPr="000909EB" w:rsidRDefault="00D84413" w:rsidP="00D84413">
            <w:pPr>
              <w:autoSpaceDE/>
              <w:autoSpaceDN/>
              <w:adjustRightInd/>
              <w:spacing w:before="0" w:line="240" w:lineRule="auto"/>
              <w:ind w:left="0"/>
              <w:jc w:val="center"/>
              <w:rPr>
                <w:sz w:val="16"/>
                <w:szCs w:val="16"/>
              </w:rPr>
            </w:pPr>
            <w:r w:rsidRPr="000909EB">
              <w:rPr>
                <w:sz w:val="16"/>
                <w:szCs w:val="16"/>
              </w:rPr>
              <w:t>245-320</w:t>
            </w:r>
          </w:p>
        </w:tc>
        <w:tc>
          <w:tcPr>
            <w:tcW w:w="1275" w:type="dxa"/>
            <w:vAlign w:val="center"/>
          </w:tcPr>
          <w:p w14:paraId="6F1F200F" w14:textId="77777777" w:rsidR="00D84413" w:rsidRPr="000909EB" w:rsidRDefault="00D84413" w:rsidP="00D84413">
            <w:pPr>
              <w:autoSpaceDE/>
              <w:autoSpaceDN/>
              <w:adjustRightInd/>
              <w:spacing w:before="0" w:line="240" w:lineRule="auto"/>
              <w:ind w:left="0"/>
              <w:jc w:val="center"/>
              <w:rPr>
                <w:sz w:val="16"/>
                <w:szCs w:val="16"/>
              </w:rPr>
            </w:pPr>
            <w:r w:rsidRPr="000909EB">
              <w:rPr>
                <w:sz w:val="16"/>
                <w:szCs w:val="16"/>
              </w:rPr>
              <w:t>121°C (250°F)</w:t>
            </w:r>
          </w:p>
        </w:tc>
      </w:tr>
      <w:tr w:rsidR="00D84413" w:rsidRPr="001D3869" w14:paraId="6D835D33" w14:textId="77777777" w:rsidTr="002F6F8B">
        <w:trPr>
          <w:trHeight w:val="288"/>
          <w:jc w:val="center"/>
        </w:trPr>
        <w:tc>
          <w:tcPr>
            <w:tcW w:w="2288" w:type="dxa"/>
            <w:gridSpan w:val="3"/>
            <w:vAlign w:val="center"/>
          </w:tcPr>
          <w:p w14:paraId="0E16427D" w14:textId="77777777" w:rsidR="00D84413" w:rsidRPr="001D3869" w:rsidRDefault="00D84413" w:rsidP="00D84413">
            <w:pPr>
              <w:autoSpaceDE/>
              <w:autoSpaceDN/>
              <w:adjustRightInd/>
              <w:spacing w:before="0" w:line="240" w:lineRule="auto"/>
              <w:ind w:left="0"/>
              <w:rPr>
                <w:b/>
                <w:sz w:val="16"/>
                <w:szCs w:val="16"/>
              </w:rPr>
            </w:pPr>
          </w:p>
        </w:tc>
        <w:tc>
          <w:tcPr>
            <w:tcW w:w="2933" w:type="dxa"/>
            <w:vAlign w:val="center"/>
          </w:tcPr>
          <w:p w14:paraId="07016511" w14:textId="77777777" w:rsidR="00D84413" w:rsidRPr="001D3869" w:rsidRDefault="00D84413" w:rsidP="00D84413">
            <w:pPr>
              <w:autoSpaceDE/>
              <w:autoSpaceDN/>
              <w:adjustRightInd/>
              <w:spacing w:before="0" w:line="240" w:lineRule="auto"/>
              <w:ind w:left="0"/>
              <w:rPr>
                <w:sz w:val="16"/>
                <w:szCs w:val="16"/>
              </w:rPr>
            </w:pPr>
            <w:r w:rsidRPr="00402AFE">
              <w:rPr>
                <w:sz w:val="16"/>
                <w:szCs w:val="16"/>
              </w:rPr>
              <w:t>PPG</w:t>
            </w:r>
            <w:r>
              <w:rPr>
                <w:sz w:val="16"/>
                <w:szCs w:val="16"/>
              </w:rPr>
              <w:t xml:space="preserve"> Industries</w:t>
            </w:r>
          </w:p>
        </w:tc>
        <w:tc>
          <w:tcPr>
            <w:tcW w:w="2728" w:type="dxa"/>
            <w:gridSpan w:val="2"/>
            <w:vAlign w:val="center"/>
          </w:tcPr>
          <w:p w14:paraId="5B8F04BB" w14:textId="5759DB2D" w:rsidR="00D84413" w:rsidRPr="00222C37" w:rsidRDefault="00D84413" w:rsidP="00D84413">
            <w:pPr>
              <w:autoSpaceDE/>
              <w:autoSpaceDN/>
              <w:adjustRightInd/>
              <w:spacing w:before="0" w:line="240" w:lineRule="auto"/>
              <w:ind w:left="0"/>
              <w:rPr>
                <w:sz w:val="16"/>
                <w:szCs w:val="16"/>
              </w:rPr>
            </w:pPr>
            <w:r w:rsidRPr="00222C37">
              <w:rPr>
                <w:sz w:val="16"/>
                <w:szCs w:val="16"/>
              </w:rPr>
              <w:t>PSX 800 Series</w:t>
            </w:r>
            <w:r w:rsidRPr="00222C37" w:rsidDel="00B1128F">
              <w:rPr>
                <w:sz w:val="16"/>
                <w:szCs w:val="16"/>
              </w:rPr>
              <w:t xml:space="preserve"> </w:t>
            </w:r>
          </w:p>
        </w:tc>
        <w:tc>
          <w:tcPr>
            <w:tcW w:w="917" w:type="dxa"/>
            <w:vAlign w:val="center"/>
          </w:tcPr>
          <w:p w14:paraId="18B565AF" w14:textId="6EA54D72" w:rsidR="00D84413" w:rsidRPr="000909EB" w:rsidRDefault="00D84413" w:rsidP="00D84413">
            <w:pPr>
              <w:autoSpaceDE/>
              <w:autoSpaceDN/>
              <w:adjustRightInd/>
              <w:spacing w:before="0" w:line="240" w:lineRule="auto"/>
              <w:ind w:left="0"/>
              <w:jc w:val="center"/>
              <w:rPr>
                <w:sz w:val="16"/>
                <w:szCs w:val="16"/>
              </w:rPr>
            </w:pPr>
            <w:r w:rsidRPr="000909EB">
              <w:rPr>
                <w:sz w:val="16"/>
                <w:szCs w:val="16"/>
              </w:rPr>
              <w:t>325-336</w:t>
            </w:r>
          </w:p>
        </w:tc>
        <w:tc>
          <w:tcPr>
            <w:tcW w:w="1275" w:type="dxa"/>
            <w:vAlign w:val="center"/>
          </w:tcPr>
          <w:p w14:paraId="020AA5B2" w14:textId="77777777" w:rsidR="00D84413" w:rsidRPr="000909EB" w:rsidRDefault="00D84413" w:rsidP="00D84413">
            <w:pPr>
              <w:autoSpaceDE/>
              <w:autoSpaceDN/>
              <w:adjustRightInd/>
              <w:spacing w:before="0" w:line="240" w:lineRule="auto"/>
              <w:ind w:left="0"/>
              <w:jc w:val="center"/>
              <w:rPr>
                <w:sz w:val="16"/>
                <w:szCs w:val="16"/>
              </w:rPr>
            </w:pPr>
            <w:r w:rsidRPr="000909EB">
              <w:rPr>
                <w:sz w:val="16"/>
                <w:szCs w:val="16"/>
              </w:rPr>
              <w:t>121°C (250°F)</w:t>
            </w:r>
          </w:p>
        </w:tc>
      </w:tr>
      <w:tr w:rsidR="00D84413" w:rsidRPr="001D3869" w14:paraId="423653E9" w14:textId="77777777" w:rsidTr="002F6F8B">
        <w:trPr>
          <w:trHeight w:val="288"/>
          <w:jc w:val="center"/>
        </w:trPr>
        <w:tc>
          <w:tcPr>
            <w:tcW w:w="2288" w:type="dxa"/>
            <w:gridSpan w:val="3"/>
            <w:vAlign w:val="center"/>
          </w:tcPr>
          <w:p w14:paraId="639B6EEE" w14:textId="77777777" w:rsidR="00D84413" w:rsidRPr="001D3869" w:rsidRDefault="00D84413" w:rsidP="00D84413">
            <w:pPr>
              <w:autoSpaceDE/>
              <w:autoSpaceDN/>
              <w:adjustRightInd/>
              <w:spacing w:before="0" w:line="240" w:lineRule="auto"/>
              <w:ind w:left="0"/>
              <w:rPr>
                <w:b/>
                <w:sz w:val="16"/>
                <w:szCs w:val="16"/>
              </w:rPr>
            </w:pPr>
          </w:p>
        </w:tc>
        <w:tc>
          <w:tcPr>
            <w:tcW w:w="2933" w:type="dxa"/>
            <w:vAlign w:val="center"/>
          </w:tcPr>
          <w:p w14:paraId="5CFB858A" w14:textId="77777777" w:rsidR="00D84413" w:rsidRPr="001D3869" w:rsidRDefault="00D84413" w:rsidP="00D84413">
            <w:pPr>
              <w:autoSpaceDE/>
              <w:autoSpaceDN/>
              <w:adjustRightInd/>
              <w:spacing w:before="0" w:line="240" w:lineRule="auto"/>
              <w:ind w:left="0"/>
              <w:rPr>
                <w:sz w:val="16"/>
                <w:szCs w:val="16"/>
              </w:rPr>
            </w:pPr>
            <w:r w:rsidRPr="00402AFE">
              <w:rPr>
                <w:sz w:val="16"/>
                <w:szCs w:val="16"/>
              </w:rPr>
              <w:t>Sherwin Williams</w:t>
            </w:r>
          </w:p>
        </w:tc>
        <w:tc>
          <w:tcPr>
            <w:tcW w:w="2728" w:type="dxa"/>
            <w:gridSpan w:val="2"/>
            <w:vAlign w:val="center"/>
          </w:tcPr>
          <w:p w14:paraId="383EDA3F" w14:textId="2758E834" w:rsidR="00D84413" w:rsidRPr="00222C37" w:rsidRDefault="00D84413" w:rsidP="00D84413">
            <w:pPr>
              <w:autoSpaceDE/>
              <w:autoSpaceDN/>
              <w:adjustRightInd/>
              <w:spacing w:before="0" w:line="240" w:lineRule="auto"/>
              <w:ind w:left="0"/>
              <w:rPr>
                <w:sz w:val="16"/>
                <w:szCs w:val="16"/>
              </w:rPr>
            </w:pPr>
            <w:r w:rsidRPr="00222C37">
              <w:rPr>
                <w:sz w:val="16"/>
                <w:szCs w:val="16"/>
              </w:rPr>
              <w:t>Sher-</w:t>
            </w:r>
            <w:proofErr w:type="spellStart"/>
            <w:r w:rsidRPr="00222C37">
              <w:rPr>
                <w:sz w:val="16"/>
                <w:szCs w:val="16"/>
              </w:rPr>
              <w:t>Loxane</w:t>
            </w:r>
            <w:proofErr w:type="spellEnd"/>
            <w:r w:rsidRPr="00222C37">
              <w:rPr>
                <w:sz w:val="16"/>
                <w:szCs w:val="16"/>
              </w:rPr>
              <w:t xml:space="preserve"> 800</w:t>
            </w:r>
          </w:p>
        </w:tc>
        <w:tc>
          <w:tcPr>
            <w:tcW w:w="917" w:type="dxa"/>
            <w:vAlign w:val="center"/>
          </w:tcPr>
          <w:p w14:paraId="5E4777EE" w14:textId="7C3334BC" w:rsidR="00D84413" w:rsidRPr="000909EB" w:rsidRDefault="00D84413" w:rsidP="00D84413">
            <w:pPr>
              <w:autoSpaceDE/>
              <w:autoSpaceDN/>
              <w:adjustRightInd/>
              <w:spacing w:before="0" w:line="240" w:lineRule="auto"/>
              <w:ind w:left="0"/>
              <w:jc w:val="center"/>
              <w:rPr>
                <w:sz w:val="16"/>
                <w:szCs w:val="16"/>
              </w:rPr>
            </w:pPr>
            <w:r w:rsidRPr="000909EB">
              <w:rPr>
                <w:sz w:val="16"/>
                <w:szCs w:val="16"/>
              </w:rPr>
              <w:t>85-240</w:t>
            </w:r>
          </w:p>
        </w:tc>
        <w:tc>
          <w:tcPr>
            <w:tcW w:w="1275" w:type="dxa"/>
            <w:vAlign w:val="center"/>
          </w:tcPr>
          <w:p w14:paraId="76D0C584" w14:textId="77777777" w:rsidR="00D84413" w:rsidRPr="000909EB" w:rsidRDefault="00D84413" w:rsidP="00D84413">
            <w:pPr>
              <w:autoSpaceDE/>
              <w:autoSpaceDN/>
              <w:adjustRightInd/>
              <w:spacing w:before="0" w:line="240" w:lineRule="auto"/>
              <w:ind w:left="0"/>
              <w:jc w:val="center"/>
              <w:rPr>
                <w:sz w:val="16"/>
                <w:szCs w:val="16"/>
              </w:rPr>
            </w:pPr>
            <w:r w:rsidRPr="000909EB">
              <w:rPr>
                <w:sz w:val="16"/>
                <w:szCs w:val="16"/>
              </w:rPr>
              <w:t>121°C (250°F)</w:t>
            </w:r>
          </w:p>
        </w:tc>
      </w:tr>
      <w:tr w:rsidR="00D84413" w:rsidRPr="001D3869" w14:paraId="1E19B4FD" w14:textId="77777777" w:rsidTr="002F6F8B">
        <w:trPr>
          <w:trHeight w:val="288"/>
          <w:jc w:val="center"/>
        </w:trPr>
        <w:tc>
          <w:tcPr>
            <w:tcW w:w="2288" w:type="dxa"/>
            <w:gridSpan w:val="3"/>
            <w:vAlign w:val="center"/>
          </w:tcPr>
          <w:p w14:paraId="393DEE55" w14:textId="77777777" w:rsidR="00D84413" w:rsidRPr="001D3869" w:rsidRDefault="00D84413" w:rsidP="00D84413">
            <w:pPr>
              <w:autoSpaceDE/>
              <w:autoSpaceDN/>
              <w:adjustRightInd/>
              <w:spacing w:before="0" w:line="240" w:lineRule="auto"/>
              <w:ind w:left="0"/>
              <w:rPr>
                <w:b/>
                <w:sz w:val="16"/>
                <w:szCs w:val="16"/>
              </w:rPr>
            </w:pPr>
          </w:p>
        </w:tc>
        <w:tc>
          <w:tcPr>
            <w:tcW w:w="2933" w:type="dxa"/>
            <w:vAlign w:val="center"/>
          </w:tcPr>
          <w:p w14:paraId="17ED00CF" w14:textId="77777777" w:rsidR="00D84413" w:rsidRPr="001D3869" w:rsidRDefault="00D84413" w:rsidP="00D84413">
            <w:pPr>
              <w:autoSpaceDE/>
              <w:autoSpaceDN/>
              <w:adjustRightInd/>
              <w:spacing w:before="0" w:line="240" w:lineRule="auto"/>
              <w:ind w:left="0"/>
              <w:rPr>
                <w:sz w:val="16"/>
                <w:szCs w:val="16"/>
              </w:rPr>
            </w:pPr>
            <w:r w:rsidRPr="00402AFE">
              <w:rPr>
                <w:sz w:val="16"/>
                <w:szCs w:val="16"/>
              </w:rPr>
              <w:t>Tnemec</w:t>
            </w:r>
          </w:p>
        </w:tc>
        <w:tc>
          <w:tcPr>
            <w:tcW w:w="2728" w:type="dxa"/>
            <w:gridSpan w:val="2"/>
            <w:vAlign w:val="center"/>
          </w:tcPr>
          <w:p w14:paraId="7A44B513" w14:textId="23FD9F6C" w:rsidR="00D84413" w:rsidRPr="00222C37" w:rsidRDefault="00D84413" w:rsidP="00D84413">
            <w:pPr>
              <w:autoSpaceDE/>
              <w:autoSpaceDN/>
              <w:adjustRightInd/>
              <w:spacing w:before="0" w:line="240" w:lineRule="auto"/>
              <w:ind w:left="0"/>
              <w:rPr>
                <w:sz w:val="16"/>
                <w:szCs w:val="16"/>
              </w:rPr>
            </w:pPr>
            <w:r w:rsidRPr="00222C37">
              <w:rPr>
                <w:sz w:val="16"/>
                <w:szCs w:val="16"/>
              </w:rPr>
              <w:t>Series 750 UVX</w:t>
            </w:r>
          </w:p>
        </w:tc>
        <w:tc>
          <w:tcPr>
            <w:tcW w:w="917" w:type="dxa"/>
            <w:vAlign w:val="center"/>
          </w:tcPr>
          <w:p w14:paraId="38E39CBA" w14:textId="10DD241C" w:rsidR="00D84413" w:rsidRPr="000909EB" w:rsidRDefault="00D84413" w:rsidP="00D84413">
            <w:pPr>
              <w:autoSpaceDE/>
              <w:autoSpaceDN/>
              <w:adjustRightInd/>
              <w:spacing w:before="0" w:line="240" w:lineRule="auto"/>
              <w:ind w:left="0"/>
              <w:jc w:val="center"/>
              <w:rPr>
                <w:sz w:val="16"/>
                <w:szCs w:val="16"/>
              </w:rPr>
            </w:pPr>
            <w:r w:rsidRPr="000909EB">
              <w:rPr>
                <w:sz w:val="16"/>
                <w:szCs w:val="16"/>
              </w:rPr>
              <w:t>100</w:t>
            </w:r>
          </w:p>
        </w:tc>
        <w:tc>
          <w:tcPr>
            <w:tcW w:w="1275" w:type="dxa"/>
            <w:vAlign w:val="center"/>
          </w:tcPr>
          <w:p w14:paraId="0F006B1B" w14:textId="77777777" w:rsidR="00D84413" w:rsidRPr="000909EB" w:rsidRDefault="00D84413" w:rsidP="00D84413">
            <w:pPr>
              <w:autoSpaceDE/>
              <w:autoSpaceDN/>
              <w:adjustRightInd/>
              <w:spacing w:before="0" w:line="240" w:lineRule="auto"/>
              <w:ind w:left="0"/>
              <w:jc w:val="center"/>
              <w:rPr>
                <w:sz w:val="16"/>
                <w:szCs w:val="16"/>
              </w:rPr>
            </w:pPr>
            <w:r w:rsidRPr="000909EB">
              <w:rPr>
                <w:sz w:val="16"/>
                <w:szCs w:val="16"/>
              </w:rPr>
              <w:t>121°C (250°F)</w:t>
            </w:r>
          </w:p>
        </w:tc>
      </w:tr>
      <w:tr w:rsidR="002F6F8B" w:rsidRPr="001D3869" w14:paraId="1FECD02E" w14:textId="77777777" w:rsidTr="002F6F8B">
        <w:trPr>
          <w:trHeight w:val="225"/>
          <w:jc w:val="center"/>
        </w:trPr>
        <w:tc>
          <w:tcPr>
            <w:tcW w:w="2288" w:type="dxa"/>
            <w:gridSpan w:val="3"/>
            <w:tcBorders>
              <w:bottom w:val="single" w:sz="12" w:space="0" w:color="auto"/>
            </w:tcBorders>
            <w:vAlign w:val="center"/>
          </w:tcPr>
          <w:p w14:paraId="5B412101" w14:textId="77777777" w:rsidR="002F6F8B" w:rsidRPr="001D3869" w:rsidRDefault="002F6F8B" w:rsidP="002F6F8B">
            <w:pPr>
              <w:autoSpaceDE/>
              <w:autoSpaceDN/>
              <w:adjustRightInd/>
              <w:spacing w:before="0" w:line="240" w:lineRule="auto"/>
              <w:ind w:left="0"/>
              <w:rPr>
                <w:i/>
                <w:sz w:val="14"/>
                <w:szCs w:val="14"/>
              </w:rPr>
            </w:pPr>
          </w:p>
        </w:tc>
        <w:tc>
          <w:tcPr>
            <w:tcW w:w="7853" w:type="dxa"/>
            <w:gridSpan w:val="5"/>
            <w:tcBorders>
              <w:bottom w:val="single" w:sz="12" w:space="0" w:color="auto"/>
            </w:tcBorders>
            <w:vAlign w:val="center"/>
          </w:tcPr>
          <w:p w14:paraId="6C9C0E0F" w14:textId="77777777" w:rsidR="002F6F8B" w:rsidRPr="000909EB" w:rsidRDefault="002F6F8B" w:rsidP="002F6F8B">
            <w:pPr>
              <w:autoSpaceDE/>
              <w:autoSpaceDN/>
              <w:adjustRightInd/>
              <w:spacing w:before="0" w:line="240" w:lineRule="auto"/>
              <w:ind w:left="0"/>
              <w:rPr>
                <w:i/>
                <w:sz w:val="14"/>
                <w:szCs w:val="14"/>
              </w:rPr>
            </w:pPr>
            <w:r w:rsidRPr="000909EB">
              <w:rPr>
                <w:i/>
                <w:sz w:val="14"/>
                <w:szCs w:val="14"/>
              </w:rPr>
              <w:t>Respirators are strongly recommended when applying polysiloxane.</w:t>
            </w:r>
          </w:p>
          <w:p w14:paraId="39D44877" w14:textId="77777777" w:rsidR="002F6F8B" w:rsidRPr="000909EB" w:rsidRDefault="002F6F8B" w:rsidP="002F6F8B">
            <w:pPr>
              <w:autoSpaceDE/>
              <w:autoSpaceDN/>
              <w:adjustRightInd/>
              <w:spacing w:before="0" w:line="240" w:lineRule="auto"/>
              <w:ind w:left="0"/>
              <w:rPr>
                <w:i/>
                <w:sz w:val="14"/>
                <w:szCs w:val="14"/>
              </w:rPr>
            </w:pPr>
            <w:r w:rsidRPr="000909EB">
              <w:rPr>
                <w:i/>
                <w:sz w:val="14"/>
                <w:szCs w:val="14"/>
              </w:rPr>
              <w:t>These systems are generally rated for 93°C 200°F).</w:t>
            </w:r>
          </w:p>
        </w:tc>
      </w:tr>
      <w:tr w:rsidR="002F6F8B" w:rsidRPr="001D3869" w14:paraId="11979ACC" w14:textId="77777777" w:rsidTr="002F6F8B">
        <w:trPr>
          <w:trHeight w:val="288"/>
          <w:jc w:val="center"/>
        </w:trPr>
        <w:tc>
          <w:tcPr>
            <w:tcW w:w="1170" w:type="dxa"/>
            <w:vAlign w:val="center"/>
          </w:tcPr>
          <w:p w14:paraId="5AFB2B1C" w14:textId="77777777" w:rsidR="002F6F8B" w:rsidRPr="001D3869" w:rsidRDefault="002F6F8B" w:rsidP="002F6F8B">
            <w:pPr>
              <w:autoSpaceDE/>
              <w:autoSpaceDN/>
              <w:adjustRightInd/>
              <w:spacing w:before="0" w:line="240" w:lineRule="auto"/>
              <w:ind w:left="-72"/>
              <w:rPr>
                <w:b/>
                <w:sz w:val="16"/>
                <w:szCs w:val="16"/>
              </w:rPr>
            </w:pPr>
            <w:r w:rsidRPr="001D3869">
              <w:rPr>
                <w:b/>
                <w:sz w:val="16"/>
                <w:szCs w:val="16"/>
              </w:rPr>
              <w:t>Last Update:</w:t>
            </w:r>
          </w:p>
        </w:tc>
        <w:tc>
          <w:tcPr>
            <w:tcW w:w="4051" w:type="dxa"/>
            <w:gridSpan w:val="3"/>
            <w:vAlign w:val="center"/>
          </w:tcPr>
          <w:p w14:paraId="70B1A610" w14:textId="43BAA81E" w:rsidR="002F6F8B" w:rsidRPr="00626AB9" w:rsidRDefault="0068115B" w:rsidP="002F6F8B">
            <w:pPr>
              <w:autoSpaceDE/>
              <w:autoSpaceDN/>
              <w:adjustRightInd/>
              <w:spacing w:before="0" w:line="240" w:lineRule="auto"/>
              <w:ind w:left="-72"/>
              <w:rPr>
                <w:b/>
                <w:sz w:val="16"/>
                <w:szCs w:val="16"/>
              </w:rPr>
            </w:pPr>
            <w:r>
              <w:rPr>
                <w:position w:val="-1"/>
                <w:sz w:val="16"/>
                <w:szCs w:val="16"/>
              </w:rPr>
              <w:t>November</w:t>
            </w:r>
            <w:r w:rsidR="000909EB">
              <w:rPr>
                <w:position w:val="-1"/>
                <w:sz w:val="16"/>
                <w:szCs w:val="16"/>
              </w:rPr>
              <w:t xml:space="preserve"> 2025</w:t>
            </w:r>
          </w:p>
        </w:tc>
        <w:tc>
          <w:tcPr>
            <w:tcW w:w="2728" w:type="dxa"/>
            <w:gridSpan w:val="2"/>
            <w:vAlign w:val="center"/>
          </w:tcPr>
          <w:p w14:paraId="6A3CAC4C" w14:textId="77777777" w:rsidR="002F6F8B" w:rsidRPr="00626AB9" w:rsidRDefault="002F6F8B" w:rsidP="002F6F8B">
            <w:pPr>
              <w:autoSpaceDE/>
              <w:autoSpaceDN/>
              <w:adjustRightInd/>
              <w:spacing w:before="0" w:line="240" w:lineRule="auto"/>
              <w:ind w:left="-72"/>
              <w:rPr>
                <w:sz w:val="16"/>
                <w:szCs w:val="16"/>
              </w:rPr>
            </w:pPr>
          </w:p>
        </w:tc>
        <w:tc>
          <w:tcPr>
            <w:tcW w:w="917" w:type="dxa"/>
            <w:vAlign w:val="center"/>
          </w:tcPr>
          <w:p w14:paraId="34AABC72" w14:textId="77777777" w:rsidR="002F6F8B" w:rsidRPr="00626AB9" w:rsidRDefault="002F6F8B" w:rsidP="002F6F8B">
            <w:pPr>
              <w:autoSpaceDE/>
              <w:autoSpaceDN/>
              <w:adjustRightInd/>
              <w:spacing w:before="0" w:line="240" w:lineRule="auto"/>
              <w:ind w:left="-72"/>
              <w:jc w:val="center"/>
              <w:rPr>
                <w:sz w:val="16"/>
                <w:szCs w:val="16"/>
              </w:rPr>
            </w:pPr>
          </w:p>
        </w:tc>
        <w:tc>
          <w:tcPr>
            <w:tcW w:w="1275" w:type="dxa"/>
            <w:vAlign w:val="center"/>
          </w:tcPr>
          <w:p w14:paraId="150C3D47" w14:textId="77777777" w:rsidR="002F6F8B" w:rsidRPr="00626AB9" w:rsidRDefault="002F6F8B" w:rsidP="002F6F8B">
            <w:pPr>
              <w:autoSpaceDE/>
              <w:autoSpaceDN/>
              <w:adjustRightInd/>
              <w:spacing w:before="0" w:line="240" w:lineRule="auto"/>
              <w:ind w:left="-72"/>
              <w:jc w:val="center"/>
              <w:rPr>
                <w:sz w:val="16"/>
                <w:szCs w:val="16"/>
              </w:rPr>
            </w:pPr>
          </w:p>
        </w:tc>
      </w:tr>
    </w:tbl>
    <w:p w14:paraId="001A3AF6" w14:textId="16FF63B6" w:rsidR="006F2331" w:rsidRPr="00DC0544" w:rsidRDefault="002F6F8B" w:rsidP="00DC0544">
      <w:pPr>
        <w:spacing w:before="0" w:line="240" w:lineRule="auto"/>
        <w:ind w:left="630" w:hanging="540"/>
        <w:rPr>
          <w:color w:val="auto"/>
          <w:sz w:val="16"/>
          <w:szCs w:val="16"/>
        </w:rPr>
      </w:pPr>
      <w:r w:rsidRPr="00DC0544">
        <w:rPr>
          <w:color w:val="auto"/>
          <w:sz w:val="16"/>
          <w:szCs w:val="16"/>
        </w:rPr>
        <w:t>Note</w:t>
      </w:r>
      <w:ins w:id="1089" w:author="Issayevskiy, Konstantin [STAMGazStroy LLP]" w:date="2025-12-08T17:29:00Z" w16du:dateUtc="2025-12-08T12:29:00Z">
        <w:r w:rsidR="00632885">
          <w:rPr>
            <w:color w:val="auto"/>
            <w:sz w:val="16"/>
            <w:szCs w:val="16"/>
          </w:rPr>
          <w:t xml:space="preserve"> 1</w:t>
        </w:r>
      </w:ins>
      <w:r w:rsidRPr="00DC0544">
        <w:rPr>
          <w:color w:val="auto"/>
          <w:sz w:val="16"/>
          <w:szCs w:val="16"/>
        </w:rPr>
        <w:t>:</w:t>
      </w:r>
      <w:r w:rsidR="006F2331" w:rsidRPr="00DC0544">
        <w:rPr>
          <w:color w:val="auto"/>
          <w:sz w:val="16"/>
          <w:szCs w:val="16"/>
        </w:rPr>
        <w:t xml:space="preserve"> </w:t>
      </w:r>
      <w:r w:rsidR="00EB314A">
        <w:rPr>
          <w:color w:val="auto"/>
          <w:sz w:val="16"/>
          <w:szCs w:val="16"/>
        </w:rPr>
        <w:tab/>
      </w:r>
      <w:r w:rsidR="006F2331" w:rsidRPr="00DC0544">
        <w:rPr>
          <w:color w:val="auto"/>
          <w:sz w:val="16"/>
          <w:szCs w:val="16"/>
        </w:rPr>
        <w:t xml:space="preserve">Final </w:t>
      </w:r>
      <w:proofErr w:type="spellStart"/>
      <w:r w:rsidR="006F2331" w:rsidRPr="00DC0544">
        <w:rPr>
          <w:color w:val="auto"/>
          <w:sz w:val="16"/>
          <w:szCs w:val="16"/>
        </w:rPr>
        <w:t>DFTof</w:t>
      </w:r>
      <w:proofErr w:type="spellEnd"/>
      <w:r w:rsidR="006F2331" w:rsidRPr="00DC0544">
        <w:rPr>
          <w:color w:val="auto"/>
          <w:sz w:val="16"/>
          <w:szCs w:val="16"/>
        </w:rPr>
        <w:t xml:space="preserve"> primer coat should be at least 50 percent thicker than the substrate anchor profile but not thicker than maximum DFT listed in product datasheet.</w:t>
      </w:r>
    </w:p>
    <w:p w14:paraId="0954A159" w14:textId="6AD066A8" w:rsidR="000235AA" w:rsidRPr="00DC0544" w:rsidRDefault="000235AA" w:rsidP="00DC0544">
      <w:pPr>
        <w:spacing w:before="0" w:line="240" w:lineRule="auto"/>
        <w:ind w:left="630" w:hanging="540"/>
        <w:rPr>
          <w:color w:val="auto"/>
          <w:sz w:val="16"/>
          <w:szCs w:val="16"/>
        </w:rPr>
      </w:pPr>
    </w:p>
    <w:p w14:paraId="0EBE8CBB" w14:textId="35CE7275" w:rsidR="00CC2304" w:rsidRDefault="00CC2304">
      <w:pPr>
        <w:autoSpaceDE/>
        <w:autoSpaceDN/>
        <w:adjustRightInd/>
        <w:spacing w:before="0" w:line="240" w:lineRule="auto"/>
        <w:ind w:left="0"/>
      </w:pPr>
      <w:r>
        <w:br w:type="page"/>
      </w:r>
    </w:p>
    <w:tbl>
      <w:tblPr>
        <w:tblpPr w:leftFromText="180" w:rightFromText="180" w:vertAnchor="text" w:horzAnchor="margin" w:tblpY="-32"/>
        <w:tblW w:w="10075" w:type="dxa"/>
        <w:tblLayout w:type="fixed"/>
        <w:tblLook w:val="01E0" w:firstRow="1" w:lastRow="1" w:firstColumn="1" w:lastColumn="1" w:noHBand="0" w:noVBand="0"/>
      </w:tblPr>
      <w:tblGrid>
        <w:gridCol w:w="1170"/>
        <w:gridCol w:w="270"/>
        <w:gridCol w:w="848"/>
        <w:gridCol w:w="2933"/>
        <w:gridCol w:w="990"/>
        <w:gridCol w:w="1738"/>
        <w:gridCol w:w="871"/>
        <w:gridCol w:w="1248"/>
        <w:gridCol w:w="7"/>
      </w:tblGrid>
      <w:tr w:rsidR="003E601E" w:rsidRPr="001D3869" w14:paraId="1559973A" w14:textId="77777777" w:rsidTr="00A25F9E">
        <w:trPr>
          <w:trHeight w:val="360"/>
        </w:trPr>
        <w:tc>
          <w:tcPr>
            <w:tcW w:w="10075" w:type="dxa"/>
            <w:gridSpan w:val="9"/>
            <w:tcBorders>
              <w:top w:val="single" w:sz="6" w:space="0" w:color="auto"/>
              <w:bottom w:val="single" w:sz="12" w:space="0" w:color="auto"/>
            </w:tcBorders>
            <w:shd w:val="clear" w:color="auto" w:fill="FFFFFF"/>
            <w:vAlign w:val="center"/>
          </w:tcPr>
          <w:p w14:paraId="3DBCF6EC" w14:textId="77777777" w:rsidR="003E601E" w:rsidRPr="001D3869" w:rsidRDefault="003E601E" w:rsidP="00A25F9E">
            <w:pPr>
              <w:ind w:right="-72"/>
              <w:jc w:val="right"/>
              <w:rPr>
                <w:b/>
                <w:i/>
                <w:color w:val="auto"/>
              </w:rPr>
            </w:pPr>
            <w:r w:rsidRPr="001D3869">
              <w:rPr>
                <w:b/>
                <w:i/>
                <w:color w:val="auto"/>
              </w:rPr>
              <w:lastRenderedPageBreak/>
              <w:t>Three-Component Systems</w:t>
            </w:r>
          </w:p>
        </w:tc>
      </w:tr>
      <w:tr w:rsidR="003E601E" w:rsidRPr="001D3869" w14:paraId="327FE3EF" w14:textId="77777777" w:rsidTr="00A25F9E">
        <w:trPr>
          <w:trHeight w:val="360"/>
        </w:trPr>
        <w:tc>
          <w:tcPr>
            <w:tcW w:w="7949" w:type="dxa"/>
            <w:gridSpan w:val="6"/>
            <w:tcBorders>
              <w:top w:val="single" w:sz="12" w:space="0" w:color="auto"/>
              <w:left w:val="single" w:sz="12" w:space="0" w:color="auto"/>
              <w:bottom w:val="single" w:sz="12" w:space="0" w:color="auto"/>
            </w:tcBorders>
            <w:vAlign w:val="center"/>
          </w:tcPr>
          <w:p w14:paraId="290B373B" w14:textId="77777777" w:rsidR="003E601E" w:rsidRPr="001D3869" w:rsidRDefault="003E601E" w:rsidP="00A25F9E">
            <w:pPr>
              <w:autoSpaceDE/>
              <w:autoSpaceDN/>
              <w:adjustRightInd/>
              <w:spacing w:before="0" w:line="240" w:lineRule="auto"/>
              <w:ind w:left="0"/>
              <w:rPr>
                <w:b/>
                <w:sz w:val="20"/>
                <w:szCs w:val="20"/>
              </w:rPr>
            </w:pPr>
            <w:r w:rsidRPr="001D3869">
              <w:rPr>
                <w:b/>
                <w:sz w:val="20"/>
                <w:szCs w:val="20"/>
              </w:rPr>
              <w:t xml:space="preserve">Epoxy </w:t>
            </w:r>
            <w:proofErr w:type="gramStart"/>
            <w:r w:rsidRPr="001D3869">
              <w:rPr>
                <w:b/>
                <w:sz w:val="20"/>
                <w:szCs w:val="20"/>
              </w:rPr>
              <w:t xml:space="preserve">| </w:t>
            </w:r>
            <w:r w:rsidRPr="00EA19C2">
              <w:rPr>
                <w:b/>
                <w:sz w:val="20"/>
                <w:szCs w:val="20"/>
              </w:rPr>
              <w:t xml:space="preserve"> Epoxy</w:t>
            </w:r>
            <w:proofErr w:type="gramEnd"/>
            <w:r w:rsidRPr="00EA19C2">
              <w:rPr>
                <w:b/>
                <w:sz w:val="20"/>
                <w:szCs w:val="20"/>
              </w:rPr>
              <w:t xml:space="preserve"> Intermediate </w:t>
            </w:r>
            <w:r w:rsidRPr="001D3869">
              <w:rPr>
                <w:b/>
                <w:sz w:val="20"/>
                <w:szCs w:val="20"/>
              </w:rPr>
              <w:t>| Aliphatic Polyurethane</w:t>
            </w:r>
          </w:p>
        </w:tc>
        <w:tc>
          <w:tcPr>
            <w:tcW w:w="2126" w:type="dxa"/>
            <w:gridSpan w:val="3"/>
            <w:tcBorders>
              <w:top w:val="single" w:sz="12" w:space="0" w:color="auto"/>
              <w:bottom w:val="single" w:sz="12" w:space="0" w:color="auto"/>
              <w:right w:val="single" w:sz="12" w:space="0" w:color="auto"/>
            </w:tcBorders>
            <w:shd w:val="clear" w:color="auto" w:fill="000000"/>
            <w:vAlign w:val="center"/>
          </w:tcPr>
          <w:p w14:paraId="2E529DE3"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3.5</w:t>
            </w:r>
          </w:p>
        </w:tc>
      </w:tr>
      <w:tr w:rsidR="003E601E" w:rsidRPr="001D3869" w14:paraId="56AC9D93" w14:textId="77777777" w:rsidTr="00A25F9E">
        <w:trPr>
          <w:gridAfter w:val="1"/>
          <w:wAfter w:w="7" w:type="dxa"/>
          <w:cantSplit/>
          <w:trHeight w:val="288"/>
        </w:trPr>
        <w:tc>
          <w:tcPr>
            <w:tcW w:w="1440" w:type="dxa"/>
            <w:gridSpan w:val="2"/>
            <w:tcBorders>
              <w:top w:val="single" w:sz="12" w:space="0" w:color="auto"/>
            </w:tcBorders>
          </w:tcPr>
          <w:p w14:paraId="6F5812D3"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781" w:type="dxa"/>
            <w:gridSpan w:val="2"/>
            <w:tcBorders>
              <w:top w:val="single" w:sz="12" w:space="0" w:color="auto"/>
            </w:tcBorders>
          </w:tcPr>
          <w:p w14:paraId="0FB26A0A" w14:textId="77777777" w:rsidR="00CA2469" w:rsidRDefault="00CA2469" w:rsidP="00A25F9E">
            <w:pPr>
              <w:autoSpaceDE/>
              <w:autoSpaceDN/>
              <w:adjustRightInd/>
              <w:spacing w:before="0" w:line="240" w:lineRule="auto"/>
              <w:ind w:left="-72"/>
              <w:rPr>
                <w:sz w:val="16"/>
                <w:szCs w:val="16"/>
              </w:rPr>
            </w:pPr>
            <w:r w:rsidRPr="00CA2469">
              <w:rPr>
                <w:sz w:val="16"/>
                <w:szCs w:val="16"/>
              </w:rPr>
              <w:t>SSPC-SP1/SP7 (NACE No. 4)</w:t>
            </w:r>
          </w:p>
          <w:p w14:paraId="76B559AF" w14:textId="640ADC4D" w:rsidR="00AB5E0B" w:rsidRDefault="003E601E" w:rsidP="00A25F9E">
            <w:pPr>
              <w:autoSpaceDE/>
              <w:autoSpaceDN/>
              <w:adjustRightInd/>
              <w:spacing w:before="0" w:line="240" w:lineRule="auto"/>
              <w:ind w:left="-72"/>
              <w:rPr>
                <w:sz w:val="16"/>
                <w:szCs w:val="16"/>
              </w:rPr>
            </w:pPr>
            <w:r w:rsidRPr="008846F1">
              <w:rPr>
                <w:sz w:val="16"/>
                <w:szCs w:val="16"/>
              </w:rPr>
              <w:t xml:space="preserve">Brush-off blast cleaning </w:t>
            </w:r>
            <w:proofErr w:type="gramStart"/>
            <w:r w:rsidRPr="008846F1">
              <w:rPr>
                <w:sz w:val="16"/>
                <w:szCs w:val="16"/>
              </w:rPr>
              <w:t>preferred</w:t>
            </w:r>
            <w:proofErr w:type="gramEnd"/>
            <w:r w:rsidRPr="008846F1">
              <w:rPr>
                <w:sz w:val="16"/>
                <w:szCs w:val="16"/>
              </w:rPr>
              <w:t xml:space="preserve">. </w:t>
            </w:r>
          </w:p>
          <w:p w14:paraId="49948B84" w14:textId="77777777" w:rsidR="00AB5E0B" w:rsidRDefault="003E601E" w:rsidP="00A25F9E">
            <w:pPr>
              <w:autoSpaceDE/>
              <w:autoSpaceDN/>
              <w:adjustRightInd/>
              <w:spacing w:before="0" w:line="240" w:lineRule="auto"/>
              <w:ind w:left="-72"/>
              <w:rPr>
                <w:sz w:val="16"/>
                <w:szCs w:val="16"/>
              </w:rPr>
            </w:pPr>
            <w:r w:rsidRPr="008846F1">
              <w:rPr>
                <w:sz w:val="16"/>
                <w:szCs w:val="16"/>
              </w:rPr>
              <w:t xml:space="preserve">SSPC-SP1/SP3 Power tool cleaning acceptable. </w:t>
            </w:r>
          </w:p>
          <w:p w14:paraId="20D7220A" w14:textId="62B93193" w:rsidR="003E601E" w:rsidRPr="008846F1" w:rsidRDefault="003E601E" w:rsidP="00A25F9E">
            <w:pPr>
              <w:autoSpaceDE/>
              <w:autoSpaceDN/>
              <w:adjustRightInd/>
              <w:spacing w:before="0" w:line="240" w:lineRule="auto"/>
              <w:ind w:left="-72"/>
              <w:rPr>
                <w:sz w:val="16"/>
                <w:szCs w:val="16"/>
              </w:rPr>
            </w:pPr>
            <w:r w:rsidRPr="008846F1">
              <w:rPr>
                <w:sz w:val="16"/>
                <w:szCs w:val="16"/>
              </w:rPr>
              <w:t xml:space="preserve">SP-3 should only be utilized for small </w:t>
            </w:r>
            <w:r w:rsidR="007E04C2">
              <w:rPr>
                <w:sz w:val="16"/>
                <w:szCs w:val="16"/>
              </w:rPr>
              <w:t xml:space="preserve">repair </w:t>
            </w:r>
            <w:r w:rsidRPr="008846F1">
              <w:rPr>
                <w:sz w:val="16"/>
                <w:szCs w:val="16"/>
              </w:rPr>
              <w:t>areas.</w:t>
            </w:r>
          </w:p>
        </w:tc>
        <w:tc>
          <w:tcPr>
            <w:tcW w:w="990" w:type="dxa"/>
            <w:tcBorders>
              <w:top w:val="single" w:sz="12" w:space="0" w:color="auto"/>
            </w:tcBorders>
          </w:tcPr>
          <w:p w14:paraId="784196FF"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857" w:type="dxa"/>
            <w:gridSpan w:val="3"/>
            <w:vMerge w:val="restart"/>
            <w:tcBorders>
              <w:top w:val="single" w:sz="12" w:space="0" w:color="auto"/>
            </w:tcBorders>
          </w:tcPr>
          <w:p w14:paraId="41C2AAF5" w14:textId="77777777" w:rsidR="003E601E" w:rsidRDefault="003E601E" w:rsidP="00A25F9E">
            <w:pPr>
              <w:autoSpaceDE/>
              <w:autoSpaceDN/>
              <w:adjustRightInd/>
              <w:spacing w:before="0" w:line="240" w:lineRule="auto"/>
              <w:ind w:left="-72"/>
              <w:rPr>
                <w:sz w:val="16"/>
                <w:szCs w:val="16"/>
              </w:rPr>
            </w:pPr>
            <w:r w:rsidRPr="001D3869">
              <w:rPr>
                <w:sz w:val="16"/>
                <w:szCs w:val="16"/>
              </w:rPr>
              <w:t>Use this system.</w:t>
            </w:r>
          </w:p>
          <w:p w14:paraId="5525CE28" w14:textId="0D6CD549" w:rsidR="005644E4" w:rsidRDefault="005644E4" w:rsidP="00D85BBE">
            <w:pPr>
              <w:autoSpaceDE/>
              <w:autoSpaceDN/>
              <w:adjustRightInd/>
              <w:spacing w:before="0" w:line="240" w:lineRule="auto"/>
              <w:ind w:left="-72"/>
              <w:rPr>
                <w:color w:val="auto"/>
                <w:sz w:val="16"/>
                <w:szCs w:val="24"/>
              </w:rPr>
            </w:pPr>
            <w:r>
              <w:rPr>
                <w:color w:val="auto"/>
                <w:sz w:val="16"/>
                <w:szCs w:val="24"/>
              </w:rPr>
              <w:t xml:space="preserve">For </w:t>
            </w:r>
            <w:r w:rsidR="003E2116">
              <w:rPr>
                <w:color w:val="auto"/>
                <w:sz w:val="16"/>
                <w:szCs w:val="24"/>
              </w:rPr>
              <w:t xml:space="preserve">brush application onto </w:t>
            </w:r>
            <w:r>
              <w:rPr>
                <w:color w:val="auto"/>
                <w:sz w:val="16"/>
                <w:szCs w:val="24"/>
              </w:rPr>
              <w:t xml:space="preserve">field welds </w:t>
            </w:r>
            <w:r w:rsidR="003E2116">
              <w:rPr>
                <w:color w:val="auto"/>
                <w:sz w:val="16"/>
                <w:szCs w:val="24"/>
              </w:rPr>
              <w:t>the recommended DFT should be:</w:t>
            </w:r>
          </w:p>
          <w:p w14:paraId="557F2834" w14:textId="64EA0C7F" w:rsidR="00D85BBE" w:rsidRPr="009205DA" w:rsidRDefault="00D85BBE" w:rsidP="00D85BBE">
            <w:pPr>
              <w:autoSpaceDE/>
              <w:autoSpaceDN/>
              <w:adjustRightInd/>
              <w:spacing w:before="0" w:line="240" w:lineRule="auto"/>
              <w:ind w:left="-72"/>
              <w:rPr>
                <w:color w:val="auto"/>
                <w:sz w:val="16"/>
                <w:szCs w:val="24"/>
              </w:rPr>
            </w:pPr>
            <w:r w:rsidRPr="009205DA">
              <w:rPr>
                <w:color w:val="auto"/>
                <w:sz w:val="16"/>
                <w:szCs w:val="24"/>
              </w:rPr>
              <w:t xml:space="preserve">1. </w:t>
            </w:r>
            <w:r w:rsidR="003E2116">
              <w:rPr>
                <w:color w:val="auto"/>
                <w:sz w:val="16"/>
                <w:szCs w:val="24"/>
              </w:rPr>
              <w:t>1</w:t>
            </w:r>
            <w:r w:rsidR="003E2116" w:rsidRPr="003E2116">
              <w:rPr>
                <w:color w:val="auto"/>
                <w:sz w:val="16"/>
                <w:szCs w:val="24"/>
                <w:vertAlign w:val="superscript"/>
              </w:rPr>
              <w:t>st</w:t>
            </w:r>
            <w:r w:rsidR="003E2116">
              <w:rPr>
                <w:color w:val="auto"/>
                <w:sz w:val="16"/>
                <w:szCs w:val="24"/>
              </w:rPr>
              <w:t xml:space="preserve"> epoxy coat </w:t>
            </w:r>
            <w:r w:rsidRPr="009205DA">
              <w:rPr>
                <w:color w:val="auto"/>
                <w:sz w:val="16"/>
                <w:szCs w:val="24"/>
              </w:rPr>
              <w:t xml:space="preserve">100 </w:t>
            </w:r>
            <w:r w:rsidR="009205DA">
              <w:rPr>
                <w:color w:val="auto"/>
                <w:sz w:val="16"/>
                <w:szCs w:val="24"/>
              </w:rPr>
              <w:t>micron</w:t>
            </w:r>
          </w:p>
          <w:p w14:paraId="0A363CD8" w14:textId="4BA6ED23" w:rsidR="00D85BBE" w:rsidRPr="009205DA" w:rsidRDefault="00D85BBE" w:rsidP="00D85BBE">
            <w:pPr>
              <w:autoSpaceDE/>
              <w:autoSpaceDN/>
              <w:adjustRightInd/>
              <w:spacing w:before="0" w:line="240" w:lineRule="auto"/>
              <w:ind w:left="-72"/>
              <w:rPr>
                <w:color w:val="auto"/>
                <w:sz w:val="16"/>
                <w:szCs w:val="24"/>
              </w:rPr>
            </w:pPr>
            <w:r w:rsidRPr="009205DA">
              <w:rPr>
                <w:color w:val="auto"/>
                <w:sz w:val="16"/>
                <w:szCs w:val="24"/>
              </w:rPr>
              <w:t xml:space="preserve">2. </w:t>
            </w:r>
            <w:r w:rsidR="009205DA">
              <w:rPr>
                <w:color w:val="auto"/>
                <w:sz w:val="16"/>
                <w:szCs w:val="24"/>
              </w:rPr>
              <w:t>2</w:t>
            </w:r>
            <w:r w:rsidR="009205DA" w:rsidRPr="009205DA">
              <w:rPr>
                <w:color w:val="auto"/>
                <w:sz w:val="16"/>
                <w:szCs w:val="24"/>
                <w:vertAlign w:val="superscript"/>
              </w:rPr>
              <w:t>nd</w:t>
            </w:r>
            <w:r w:rsidR="009205DA">
              <w:rPr>
                <w:color w:val="auto"/>
                <w:sz w:val="16"/>
                <w:szCs w:val="24"/>
              </w:rPr>
              <w:t xml:space="preserve"> epoxy coat </w:t>
            </w:r>
            <w:r w:rsidR="009205DA" w:rsidRPr="009205DA">
              <w:rPr>
                <w:color w:val="auto"/>
                <w:sz w:val="16"/>
                <w:szCs w:val="24"/>
              </w:rPr>
              <w:t xml:space="preserve">100 </w:t>
            </w:r>
            <w:r w:rsidR="009205DA">
              <w:rPr>
                <w:color w:val="auto"/>
                <w:sz w:val="16"/>
                <w:szCs w:val="24"/>
              </w:rPr>
              <w:t>micron</w:t>
            </w:r>
            <w:r w:rsidRPr="009205DA">
              <w:rPr>
                <w:color w:val="auto"/>
                <w:sz w:val="16"/>
                <w:szCs w:val="24"/>
              </w:rPr>
              <w:t xml:space="preserve"> </w:t>
            </w:r>
          </w:p>
          <w:p w14:paraId="5DC8D7CD" w14:textId="07BFC8C5" w:rsidR="00D85BBE" w:rsidRPr="009205DA" w:rsidRDefault="00D85BBE" w:rsidP="00D85BBE">
            <w:pPr>
              <w:autoSpaceDE/>
              <w:autoSpaceDN/>
              <w:adjustRightInd/>
              <w:spacing w:before="0" w:line="240" w:lineRule="auto"/>
              <w:ind w:left="-72"/>
              <w:rPr>
                <w:color w:val="auto"/>
                <w:sz w:val="16"/>
                <w:szCs w:val="24"/>
              </w:rPr>
            </w:pPr>
            <w:r w:rsidRPr="009205DA">
              <w:rPr>
                <w:color w:val="auto"/>
                <w:sz w:val="16"/>
                <w:szCs w:val="24"/>
              </w:rPr>
              <w:t>3.</w:t>
            </w:r>
            <w:r w:rsidR="00D45524">
              <w:rPr>
                <w:color w:val="auto"/>
                <w:sz w:val="16"/>
                <w:szCs w:val="24"/>
              </w:rPr>
              <w:t xml:space="preserve"> 3</w:t>
            </w:r>
            <w:r w:rsidR="00D45524" w:rsidRPr="00D032B7">
              <w:rPr>
                <w:color w:val="auto"/>
                <w:sz w:val="16"/>
                <w:szCs w:val="24"/>
                <w:vertAlign w:val="superscript"/>
              </w:rPr>
              <w:t>rd</w:t>
            </w:r>
            <w:r w:rsidR="00D45524">
              <w:rPr>
                <w:color w:val="auto"/>
                <w:sz w:val="16"/>
                <w:szCs w:val="24"/>
              </w:rPr>
              <w:t xml:space="preserve"> </w:t>
            </w:r>
            <w:r w:rsidR="009205DA">
              <w:rPr>
                <w:color w:val="auto"/>
                <w:sz w:val="16"/>
                <w:szCs w:val="24"/>
              </w:rPr>
              <w:t xml:space="preserve">epoxy coat </w:t>
            </w:r>
            <w:r w:rsidR="009205DA" w:rsidRPr="009205DA">
              <w:rPr>
                <w:color w:val="auto"/>
                <w:sz w:val="16"/>
                <w:szCs w:val="24"/>
              </w:rPr>
              <w:t xml:space="preserve">100 </w:t>
            </w:r>
            <w:r w:rsidR="009205DA">
              <w:rPr>
                <w:color w:val="auto"/>
                <w:sz w:val="16"/>
                <w:szCs w:val="24"/>
              </w:rPr>
              <w:t>micron</w:t>
            </w:r>
            <w:r w:rsidRPr="009205DA">
              <w:rPr>
                <w:color w:val="auto"/>
                <w:sz w:val="16"/>
                <w:szCs w:val="24"/>
              </w:rPr>
              <w:t xml:space="preserve"> </w:t>
            </w:r>
          </w:p>
          <w:p w14:paraId="7D0BA930" w14:textId="44F2A033" w:rsidR="00D85BBE" w:rsidRPr="00D45524" w:rsidRDefault="00D85BBE" w:rsidP="00D85BBE">
            <w:pPr>
              <w:autoSpaceDE/>
              <w:autoSpaceDN/>
              <w:adjustRightInd/>
              <w:spacing w:before="0" w:line="240" w:lineRule="auto"/>
              <w:ind w:left="-72"/>
              <w:rPr>
                <w:color w:val="auto"/>
                <w:sz w:val="16"/>
                <w:szCs w:val="24"/>
              </w:rPr>
            </w:pPr>
            <w:r w:rsidRPr="00D45524">
              <w:rPr>
                <w:color w:val="auto"/>
                <w:sz w:val="16"/>
                <w:szCs w:val="24"/>
              </w:rPr>
              <w:t xml:space="preserve">4. </w:t>
            </w:r>
            <w:proofErr w:type="gramStart"/>
            <w:r w:rsidR="00D45524">
              <w:rPr>
                <w:color w:val="auto"/>
                <w:sz w:val="16"/>
                <w:szCs w:val="24"/>
              </w:rPr>
              <w:t>Top coat</w:t>
            </w:r>
            <w:proofErr w:type="gramEnd"/>
            <w:r w:rsidR="00D45524">
              <w:rPr>
                <w:color w:val="auto"/>
                <w:sz w:val="16"/>
                <w:szCs w:val="24"/>
              </w:rPr>
              <w:t xml:space="preserve"> </w:t>
            </w:r>
            <w:r w:rsidRPr="00D45524">
              <w:rPr>
                <w:color w:val="auto"/>
                <w:sz w:val="16"/>
                <w:szCs w:val="24"/>
              </w:rPr>
              <w:t xml:space="preserve">50-75 </w:t>
            </w:r>
            <w:r w:rsidR="00D45524">
              <w:rPr>
                <w:color w:val="auto"/>
                <w:sz w:val="16"/>
                <w:szCs w:val="24"/>
              </w:rPr>
              <w:t>micron</w:t>
            </w:r>
            <w:r w:rsidRPr="00D45524">
              <w:rPr>
                <w:color w:val="auto"/>
                <w:sz w:val="16"/>
                <w:szCs w:val="24"/>
              </w:rPr>
              <w:t xml:space="preserve"> </w:t>
            </w:r>
          </w:p>
          <w:p w14:paraId="074AABC7" w14:textId="2F31DC0C" w:rsidR="00D85BBE" w:rsidRPr="00D45524" w:rsidRDefault="00D85BBE" w:rsidP="00D85BBE">
            <w:pPr>
              <w:autoSpaceDE/>
              <w:autoSpaceDN/>
              <w:adjustRightInd/>
              <w:spacing w:before="0" w:line="240" w:lineRule="auto"/>
              <w:ind w:left="-72"/>
              <w:rPr>
                <w:sz w:val="16"/>
                <w:szCs w:val="16"/>
              </w:rPr>
            </w:pPr>
            <w:r w:rsidRPr="00D45524">
              <w:rPr>
                <w:color w:val="auto"/>
                <w:sz w:val="16"/>
                <w:szCs w:val="24"/>
              </w:rPr>
              <w:t xml:space="preserve">5. </w:t>
            </w:r>
            <w:r w:rsidR="00D45524">
              <w:rPr>
                <w:color w:val="auto"/>
                <w:sz w:val="16"/>
                <w:szCs w:val="24"/>
              </w:rPr>
              <w:t>Total DFT</w:t>
            </w:r>
            <w:r w:rsidRPr="00D45524">
              <w:rPr>
                <w:color w:val="auto"/>
                <w:sz w:val="16"/>
                <w:szCs w:val="24"/>
              </w:rPr>
              <w:t xml:space="preserve">: 350-450 </w:t>
            </w:r>
            <w:r w:rsidR="00D45524">
              <w:rPr>
                <w:color w:val="auto"/>
                <w:sz w:val="16"/>
                <w:szCs w:val="24"/>
              </w:rPr>
              <w:t>micron</w:t>
            </w:r>
          </w:p>
        </w:tc>
      </w:tr>
      <w:tr w:rsidR="003E601E" w:rsidRPr="001D3869" w14:paraId="40BE145E" w14:textId="77777777" w:rsidTr="00A25F9E">
        <w:trPr>
          <w:gridAfter w:val="1"/>
          <w:wAfter w:w="7" w:type="dxa"/>
          <w:cantSplit/>
          <w:trHeight w:val="288"/>
        </w:trPr>
        <w:tc>
          <w:tcPr>
            <w:tcW w:w="1440" w:type="dxa"/>
            <w:gridSpan w:val="2"/>
          </w:tcPr>
          <w:p w14:paraId="3725F7A8"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781" w:type="dxa"/>
            <w:gridSpan w:val="2"/>
          </w:tcPr>
          <w:p w14:paraId="469AA70C" w14:textId="77777777" w:rsidR="003E601E" w:rsidRPr="001D3869" w:rsidRDefault="003E601E" w:rsidP="00A25F9E">
            <w:pPr>
              <w:autoSpaceDE/>
              <w:autoSpaceDN/>
              <w:adjustRightInd/>
              <w:spacing w:before="0" w:line="240" w:lineRule="auto"/>
              <w:ind w:left="-72"/>
              <w:rPr>
                <w:sz w:val="16"/>
                <w:szCs w:val="16"/>
              </w:rPr>
            </w:pPr>
            <w:r w:rsidRPr="00D02000">
              <w:rPr>
                <w:color w:val="auto"/>
                <w:sz w:val="16"/>
                <w:szCs w:val="16"/>
              </w:rPr>
              <w:t>Per manufacturer’s product data sheet</w:t>
            </w:r>
          </w:p>
        </w:tc>
        <w:tc>
          <w:tcPr>
            <w:tcW w:w="990" w:type="dxa"/>
          </w:tcPr>
          <w:p w14:paraId="360747FC" w14:textId="77777777" w:rsidR="003E601E" w:rsidRPr="008846F1" w:rsidRDefault="003E601E" w:rsidP="00A25F9E">
            <w:pPr>
              <w:autoSpaceDE/>
              <w:autoSpaceDN/>
              <w:adjustRightInd/>
              <w:spacing w:before="0" w:line="240" w:lineRule="auto"/>
              <w:ind w:left="-72"/>
              <w:rPr>
                <w:sz w:val="16"/>
                <w:szCs w:val="16"/>
              </w:rPr>
            </w:pPr>
          </w:p>
        </w:tc>
        <w:tc>
          <w:tcPr>
            <w:tcW w:w="3857" w:type="dxa"/>
            <w:gridSpan w:val="3"/>
            <w:vMerge/>
            <w:vAlign w:val="center"/>
          </w:tcPr>
          <w:p w14:paraId="5061531B" w14:textId="77777777" w:rsidR="003E601E" w:rsidRPr="001D3869" w:rsidRDefault="003E601E" w:rsidP="00A25F9E"/>
        </w:tc>
      </w:tr>
      <w:tr w:rsidR="003E601E" w:rsidRPr="001D3869" w14:paraId="3E907E0C" w14:textId="77777777" w:rsidTr="00A25F9E">
        <w:trPr>
          <w:gridAfter w:val="1"/>
          <w:wAfter w:w="7" w:type="dxa"/>
          <w:cantSplit/>
          <w:trHeight w:val="288"/>
        </w:trPr>
        <w:tc>
          <w:tcPr>
            <w:tcW w:w="1440" w:type="dxa"/>
            <w:gridSpan w:val="2"/>
            <w:tcBorders>
              <w:bottom w:val="single" w:sz="12" w:space="0" w:color="auto"/>
            </w:tcBorders>
          </w:tcPr>
          <w:p w14:paraId="572020A8"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Total DFT:</w:t>
            </w:r>
          </w:p>
        </w:tc>
        <w:tc>
          <w:tcPr>
            <w:tcW w:w="3781" w:type="dxa"/>
            <w:gridSpan w:val="2"/>
            <w:tcBorders>
              <w:bottom w:val="single" w:sz="12" w:space="0" w:color="auto"/>
            </w:tcBorders>
          </w:tcPr>
          <w:p w14:paraId="0691A3F4" w14:textId="416F89D7" w:rsidR="003E601E" w:rsidRPr="002E3C48" w:rsidRDefault="003E601E" w:rsidP="00A25F9E">
            <w:pPr>
              <w:autoSpaceDE/>
              <w:autoSpaceDN/>
              <w:adjustRightInd/>
              <w:spacing w:before="0" w:line="240" w:lineRule="auto"/>
              <w:ind w:left="-72"/>
              <w:rPr>
                <w:sz w:val="16"/>
                <w:szCs w:val="16"/>
              </w:rPr>
            </w:pPr>
            <w:r w:rsidRPr="00D02000">
              <w:rPr>
                <w:color w:val="auto"/>
                <w:sz w:val="16"/>
                <w:szCs w:val="16"/>
              </w:rPr>
              <w:t>Per manufacturer’s product data</w:t>
            </w:r>
            <w:r w:rsidR="002E3C48" w:rsidRPr="002E3C48">
              <w:rPr>
                <w:color w:val="auto"/>
                <w:sz w:val="16"/>
                <w:szCs w:val="16"/>
              </w:rPr>
              <w:t xml:space="preserve"> </w:t>
            </w:r>
            <w:r w:rsidR="002E3C48">
              <w:rPr>
                <w:color w:val="auto"/>
                <w:sz w:val="16"/>
                <w:szCs w:val="16"/>
              </w:rPr>
              <w:t>sheet</w:t>
            </w:r>
          </w:p>
        </w:tc>
        <w:tc>
          <w:tcPr>
            <w:tcW w:w="990" w:type="dxa"/>
            <w:tcBorders>
              <w:bottom w:val="single" w:sz="12" w:space="0" w:color="auto"/>
            </w:tcBorders>
          </w:tcPr>
          <w:p w14:paraId="1C4B6FBB" w14:textId="77777777" w:rsidR="003E601E" w:rsidRPr="008846F1" w:rsidRDefault="003E601E" w:rsidP="00A25F9E">
            <w:pPr>
              <w:autoSpaceDE/>
              <w:autoSpaceDN/>
              <w:adjustRightInd/>
              <w:spacing w:before="0" w:line="240" w:lineRule="auto"/>
              <w:ind w:left="-72"/>
              <w:rPr>
                <w:sz w:val="16"/>
                <w:szCs w:val="16"/>
              </w:rPr>
            </w:pPr>
          </w:p>
        </w:tc>
        <w:tc>
          <w:tcPr>
            <w:tcW w:w="3857" w:type="dxa"/>
            <w:gridSpan w:val="3"/>
            <w:vMerge/>
            <w:tcBorders>
              <w:bottom w:val="single" w:sz="12" w:space="0" w:color="auto"/>
            </w:tcBorders>
            <w:vAlign w:val="center"/>
          </w:tcPr>
          <w:p w14:paraId="150A133B" w14:textId="77777777" w:rsidR="003E601E" w:rsidRPr="001D3869" w:rsidRDefault="003E601E" w:rsidP="00A25F9E"/>
        </w:tc>
      </w:tr>
      <w:tr w:rsidR="003E601E" w:rsidRPr="001D3869" w14:paraId="3E36E4CE" w14:textId="77777777" w:rsidTr="00CE7455">
        <w:trPr>
          <w:trHeight w:val="360"/>
        </w:trPr>
        <w:tc>
          <w:tcPr>
            <w:tcW w:w="2288" w:type="dxa"/>
            <w:gridSpan w:val="3"/>
            <w:tcBorders>
              <w:top w:val="single" w:sz="12" w:space="0" w:color="auto"/>
              <w:left w:val="single" w:sz="12" w:space="0" w:color="auto"/>
              <w:bottom w:val="single" w:sz="12" w:space="0" w:color="auto"/>
            </w:tcBorders>
            <w:shd w:val="clear" w:color="auto" w:fill="000000"/>
            <w:vAlign w:val="center"/>
          </w:tcPr>
          <w:p w14:paraId="4840745E"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933" w:type="dxa"/>
            <w:tcBorders>
              <w:top w:val="single" w:sz="12" w:space="0" w:color="auto"/>
              <w:bottom w:val="single" w:sz="12" w:space="0" w:color="auto"/>
            </w:tcBorders>
            <w:shd w:val="clear" w:color="auto" w:fill="000000"/>
            <w:vAlign w:val="center"/>
          </w:tcPr>
          <w:p w14:paraId="6BBD041A"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728" w:type="dxa"/>
            <w:gridSpan w:val="2"/>
            <w:tcBorders>
              <w:top w:val="single" w:sz="12" w:space="0" w:color="auto"/>
              <w:bottom w:val="single" w:sz="12" w:space="0" w:color="auto"/>
            </w:tcBorders>
            <w:shd w:val="clear" w:color="auto" w:fill="000000"/>
            <w:vAlign w:val="center"/>
          </w:tcPr>
          <w:p w14:paraId="4D533E00"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871" w:type="dxa"/>
            <w:tcBorders>
              <w:top w:val="single" w:sz="12" w:space="0" w:color="auto"/>
              <w:bottom w:val="single" w:sz="12" w:space="0" w:color="auto"/>
            </w:tcBorders>
            <w:shd w:val="clear" w:color="auto" w:fill="000000"/>
            <w:vAlign w:val="center"/>
          </w:tcPr>
          <w:p w14:paraId="0D7E56DA"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255" w:type="dxa"/>
            <w:gridSpan w:val="2"/>
            <w:tcBorders>
              <w:top w:val="single" w:sz="12" w:space="0" w:color="auto"/>
              <w:bottom w:val="single" w:sz="12" w:space="0" w:color="auto"/>
              <w:right w:val="single" w:sz="12" w:space="0" w:color="auto"/>
            </w:tcBorders>
            <w:shd w:val="clear" w:color="auto" w:fill="000000"/>
            <w:vAlign w:val="center"/>
          </w:tcPr>
          <w:p w14:paraId="42D69C4C"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57256E8D" w14:textId="77777777" w:rsidTr="00CE7455">
        <w:trPr>
          <w:trHeight w:val="288"/>
        </w:trPr>
        <w:tc>
          <w:tcPr>
            <w:tcW w:w="2288" w:type="dxa"/>
            <w:gridSpan w:val="3"/>
            <w:vAlign w:val="center"/>
          </w:tcPr>
          <w:p w14:paraId="5AF47A77"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PRIMER</w:t>
            </w:r>
          </w:p>
        </w:tc>
        <w:tc>
          <w:tcPr>
            <w:tcW w:w="2933" w:type="dxa"/>
            <w:vAlign w:val="center"/>
          </w:tcPr>
          <w:p w14:paraId="700B19F1"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728" w:type="dxa"/>
            <w:gridSpan w:val="2"/>
            <w:vAlign w:val="center"/>
          </w:tcPr>
          <w:p w14:paraId="74EF3646" w14:textId="77777777" w:rsidR="003E601E" w:rsidRPr="00F96DCC" w:rsidRDefault="003E601E" w:rsidP="00A25F9E">
            <w:pPr>
              <w:autoSpaceDE/>
              <w:autoSpaceDN/>
              <w:adjustRightInd/>
              <w:spacing w:before="0" w:line="240" w:lineRule="auto"/>
              <w:ind w:left="0"/>
              <w:rPr>
                <w:sz w:val="16"/>
                <w:szCs w:val="16"/>
              </w:rPr>
            </w:pPr>
            <w:proofErr w:type="spellStart"/>
            <w:r w:rsidRPr="00F96DCC">
              <w:rPr>
                <w:sz w:val="16"/>
                <w:szCs w:val="16"/>
              </w:rPr>
              <w:t>Carboguard</w:t>
            </w:r>
            <w:proofErr w:type="spellEnd"/>
            <w:r w:rsidRPr="00F96DCC">
              <w:rPr>
                <w:sz w:val="16"/>
                <w:szCs w:val="16"/>
              </w:rPr>
              <w:t xml:space="preserve"> 890 series</w:t>
            </w:r>
          </w:p>
        </w:tc>
        <w:tc>
          <w:tcPr>
            <w:tcW w:w="871" w:type="dxa"/>
            <w:vAlign w:val="center"/>
          </w:tcPr>
          <w:p w14:paraId="180201DC" w14:textId="77777777" w:rsidR="003E601E" w:rsidRPr="00CE7455" w:rsidRDefault="003E601E" w:rsidP="00A25F9E">
            <w:pPr>
              <w:autoSpaceDE/>
              <w:autoSpaceDN/>
              <w:adjustRightInd/>
              <w:spacing w:before="0" w:line="240" w:lineRule="auto"/>
              <w:ind w:left="0"/>
              <w:jc w:val="center"/>
              <w:rPr>
                <w:sz w:val="16"/>
                <w:szCs w:val="16"/>
                <w:lang w:val="ru-RU"/>
              </w:rPr>
            </w:pPr>
            <w:r w:rsidRPr="00CE7455">
              <w:rPr>
                <w:sz w:val="16"/>
                <w:szCs w:val="16"/>
              </w:rPr>
              <w:t>100-</w:t>
            </w:r>
            <w:r w:rsidRPr="00CE7455">
              <w:rPr>
                <w:sz w:val="16"/>
                <w:szCs w:val="16"/>
                <w:lang w:val="ru-RU"/>
              </w:rPr>
              <w:t>214</w:t>
            </w:r>
          </w:p>
        </w:tc>
        <w:tc>
          <w:tcPr>
            <w:tcW w:w="1255" w:type="dxa"/>
            <w:gridSpan w:val="2"/>
            <w:vAlign w:val="center"/>
          </w:tcPr>
          <w:p w14:paraId="200E1417"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121°C (250°F)</w:t>
            </w:r>
          </w:p>
        </w:tc>
      </w:tr>
      <w:tr w:rsidR="003E601E" w:rsidRPr="001D3869" w14:paraId="163BB7C8" w14:textId="77777777" w:rsidTr="00CE7455">
        <w:trPr>
          <w:trHeight w:val="288"/>
        </w:trPr>
        <w:tc>
          <w:tcPr>
            <w:tcW w:w="2288" w:type="dxa"/>
            <w:gridSpan w:val="3"/>
            <w:vAlign w:val="center"/>
          </w:tcPr>
          <w:p w14:paraId="520EF9E7" w14:textId="77777777" w:rsidR="003E601E" w:rsidRPr="001D3869" w:rsidRDefault="003E601E" w:rsidP="00A25F9E">
            <w:pPr>
              <w:autoSpaceDE/>
              <w:autoSpaceDN/>
              <w:adjustRightInd/>
              <w:spacing w:before="0" w:line="240" w:lineRule="auto"/>
              <w:ind w:left="0"/>
              <w:rPr>
                <w:b/>
                <w:sz w:val="16"/>
                <w:szCs w:val="16"/>
              </w:rPr>
            </w:pPr>
          </w:p>
        </w:tc>
        <w:tc>
          <w:tcPr>
            <w:tcW w:w="2933" w:type="dxa"/>
            <w:vAlign w:val="center"/>
          </w:tcPr>
          <w:p w14:paraId="2395F53A" w14:textId="549309D5" w:rsidR="003E601E" w:rsidRPr="001D3869" w:rsidRDefault="000A1759" w:rsidP="00A25F9E">
            <w:pPr>
              <w:autoSpaceDE/>
              <w:autoSpaceDN/>
              <w:adjustRightInd/>
              <w:spacing w:before="0" w:line="240" w:lineRule="auto"/>
              <w:ind w:left="0"/>
              <w:rPr>
                <w:sz w:val="16"/>
                <w:szCs w:val="16"/>
              </w:rPr>
            </w:pPr>
            <w:ins w:id="1090" w:author="Issayevskiy, Konstantin [STAMGazStroy LLP]" w:date="2025-12-08T17:30:00Z" w16du:dateUtc="2025-12-08T12:30:00Z">
              <w:r w:rsidRPr="00402AFE">
                <w:rPr>
                  <w:sz w:val="16"/>
                  <w:szCs w:val="16"/>
                </w:rPr>
                <w:t>Hempel Coatings (USA), Inc.</w:t>
              </w:r>
            </w:ins>
            <w:del w:id="1091" w:author="Issayevskiy, Konstantin [STAMGazStroy LLP]" w:date="2025-12-08T17:30:00Z" w16du:dateUtc="2025-12-08T12:30:00Z">
              <w:r w:rsidR="003E601E" w:rsidRPr="00902A6F" w:rsidDel="000A1759">
                <w:rPr>
                  <w:sz w:val="16"/>
                  <w:szCs w:val="16"/>
                </w:rPr>
                <w:delText>Dampney</w:delText>
              </w:r>
            </w:del>
          </w:p>
        </w:tc>
        <w:tc>
          <w:tcPr>
            <w:tcW w:w="2728" w:type="dxa"/>
            <w:gridSpan w:val="2"/>
            <w:vAlign w:val="center"/>
          </w:tcPr>
          <w:p w14:paraId="4AED7189" w14:textId="291DCAFA" w:rsidR="003E601E" w:rsidRPr="00F96DCC" w:rsidRDefault="000A1759" w:rsidP="00A25F9E">
            <w:pPr>
              <w:autoSpaceDE/>
              <w:autoSpaceDN/>
              <w:adjustRightInd/>
              <w:spacing w:before="0" w:line="240" w:lineRule="auto"/>
              <w:ind w:left="0"/>
              <w:rPr>
                <w:sz w:val="16"/>
                <w:szCs w:val="16"/>
              </w:rPr>
            </w:pPr>
            <w:proofErr w:type="spellStart"/>
            <w:ins w:id="1092" w:author="Issayevskiy, Konstantin [STAMGazStroy LLP]" w:date="2025-12-08T17:30:00Z" w16du:dateUtc="2025-12-08T12:30:00Z">
              <w:r w:rsidRPr="00F96DCC">
                <w:rPr>
                  <w:sz w:val="16"/>
                  <w:szCs w:val="16"/>
                </w:rPr>
                <w:t>Hempadur</w:t>
              </w:r>
              <w:proofErr w:type="spellEnd"/>
              <w:r w:rsidRPr="00F96DCC">
                <w:rPr>
                  <w:sz w:val="16"/>
                  <w:szCs w:val="16"/>
                </w:rPr>
                <w:t xml:space="preserve"> 4588 Series </w:t>
              </w:r>
            </w:ins>
            <w:del w:id="1093" w:author="Issayevskiy, Konstantin [STAMGazStroy LLP]" w:date="2025-12-08T17:30:00Z" w16du:dateUtc="2025-12-08T12:30:00Z">
              <w:r w:rsidR="003E601E" w:rsidRPr="00F96DCC" w:rsidDel="000A1759">
                <w:rPr>
                  <w:sz w:val="16"/>
                  <w:szCs w:val="16"/>
                </w:rPr>
                <w:delText>Endcor 750C</w:delText>
              </w:r>
            </w:del>
          </w:p>
        </w:tc>
        <w:tc>
          <w:tcPr>
            <w:tcW w:w="871" w:type="dxa"/>
            <w:vAlign w:val="center"/>
          </w:tcPr>
          <w:p w14:paraId="122968D8" w14:textId="4D40688C" w:rsidR="003E601E" w:rsidRPr="00CE7455" w:rsidRDefault="000A1759" w:rsidP="00A25F9E">
            <w:pPr>
              <w:autoSpaceDE/>
              <w:autoSpaceDN/>
              <w:adjustRightInd/>
              <w:spacing w:before="0" w:line="240" w:lineRule="auto"/>
              <w:ind w:left="0"/>
              <w:jc w:val="center"/>
              <w:rPr>
                <w:sz w:val="16"/>
                <w:szCs w:val="16"/>
              </w:rPr>
            </w:pPr>
            <w:ins w:id="1094" w:author="Issayevskiy, Konstantin [STAMGazStroy LLP]" w:date="2025-12-08T17:30:00Z" w16du:dateUtc="2025-12-08T12:30:00Z">
              <w:r>
                <w:rPr>
                  <w:sz w:val="16"/>
                  <w:szCs w:val="16"/>
                </w:rPr>
                <w:t>220</w:t>
              </w:r>
            </w:ins>
            <w:del w:id="1095" w:author="Issayevskiy, Konstantin [STAMGazStroy LLP]" w:date="2025-12-08T17:30:00Z" w16du:dateUtc="2025-12-08T12:30:00Z">
              <w:r w:rsidR="003E601E" w:rsidRPr="00CE7455" w:rsidDel="000A1759">
                <w:rPr>
                  <w:sz w:val="16"/>
                  <w:szCs w:val="16"/>
                </w:rPr>
                <w:delText>95</w:delText>
              </w:r>
            </w:del>
          </w:p>
        </w:tc>
        <w:tc>
          <w:tcPr>
            <w:tcW w:w="1255" w:type="dxa"/>
            <w:gridSpan w:val="2"/>
            <w:vAlign w:val="center"/>
          </w:tcPr>
          <w:p w14:paraId="59A7D24D"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121°C (250°F)</w:t>
            </w:r>
          </w:p>
        </w:tc>
      </w:tr>
      <w:tr w:rsidR="003E601E" w:rsidRPr="001D3869" w14:paraId="53B7D61A" w14:textId="77777777" w:rsidTr="00CE7455">
        <w:trPr>
          <w:trHeight w:val="288"/>
        </w:trPr>
        <w:tc>
          <w:tcPr>
            <w:tcW w:w="2288" w:type="dxa"/>
            <w:gridSpan w:val="3"/>
            <w:vAlign w:val="center"/>
          </w:tcPr>
          <w:p w14:paraId="0C06250A"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 Mastic -</w:t>
            </w:r>
          </w:p>
        </w:tc>
        <w:tc>
          <w:tcPr>
            <w:tcW w:w="2933" w:type="dxa"/>
            <w:vAlign w:val="center"/>
          </w:tcPr>
          <w:p w14:paraId="62C798A5" w14:textId="4D3968DD" w:rsidR="003E601E" w:rsidRPr="001D3869" w:rsidRDefault="000A1759" w:rsidP="00A25F9E">
            <w:pPr>
              <w:autoSpaceDE/>
              <w:autoSpaceDN/>
              <w:adjustRightInd/>
              <w:spacing w:before="0" w:line="240" w:lineRule="auto"/>
              <w:ind w:left="0"/>
              <w:rPr>
                <w:sz w:val="16"/>
                <w:szCs w:val="16"/>
              </w:rPr>
            </w:pPr>
            <w:proofErr w:type="spellStart"/>
            <w:ins w:id="1096" w:author="Issayevskiy, Konstantin [STAMGazStroy LLP]" w:date="2025-12-08T17:30:00Z" w16du:dateUtc="2025-12-08T12:30:00Z">
              <w:r w:rsidRPr="00902A6F">
                <w:rPr>
                  <w:sz w:val="16"/>
                  <w:szCs w:val="16"/>
                </w:rPr>
                <w:t>Dampney</w:t>
              </w:r>
              <w:proofErr w:type="spellEnd"/>
              <w:r w:rsidRPr="00402AFE">
                <w:rPr>
                  <w:sz w:val="16"/>
                  <w:szCs w:val="16"/>
                </w:rPr>
                <w:t xml:space="preserve"> </w:t>
              </w:r>
            </w:ins>
            <w:del w:id="1097" w:author="Issayevskiy, Konstantin [STAMGazStroy LLP]" w:date="2025-12-08T17:30:00Z" w16du:dateUtc="2025-12-08T12:30:00Z">
              <w:r w:rsidR="003E601E" w:rsidRPr="00402AFE" w:rsidDel="000A1759">
                <w:rPr>
                  <w:sz w:val="16"/>
                  <w:szCs w:val="16"/>
                </w:rPr>
                <w:delText>Hempel Coatings (USA), Inc.</w:delText>
              </w:r>
            </w:del>
          </w:p>
        </w:tc>
        <w:tc>
          <w:tcPr>
            <w:tcW w:w="2728" w:type="dxa"/>
            <w:gridSpan w:val="2"/>
            <w:vAlign w:val="center"/>
          </w:tcPr>
          <w:p w14:paraId="1E37CBA2" w14:textId="6052E6BB" w:rsidR="003E601E" w:rsidRPr="00F96DCC" w:rsidRDefault="000A1759" w:rsidP="00A25F9E">
            <w:pPr>
              <w:autoSpaceDE/>
              <w:autoSpaceDN/>
              <w:adjustRightInd/>
              <w:spacing w:before="0" w:line="240" w:lineRule="auto"/>
              <w:ind w:left="0"/>
              <w:rPr>
                <w:sz w:val="16"/>
                <w:szCs w:val="16"/>
              </w:rPr>
            </w:pPr>
            <w:proofErr w:type="spellStart"/>
            <w:ins w:id="1098" w:author="Issayevskiy, Konstantin [STAMGazStroy LLP]" w:date="2025-12-08T17:30:00Z" w16du:dateUtc="2025-12-08T12:30:00Z">
              <w:r w:rsidRPr="00F96DCC">
                <w:rPr>
                  <w:sz w:val="16"/>
                  <w:szCs w:val="16"/>
                </w:rPr>
                <w:t>Endcor</w:t>
              </w:r>
              <w:proofErr w:type="spellEnd"/>
              <w:r w:rsidRPr="00F96DCC">
                <w:rPr>
                  <w:sz w:val="16"/>
                  <w:szCs w:val="16"/>
                </w:rPr>
                <w:t xml:space="preserve"> 750C</w:t>
              </w:r>
              <w:r w:rsidRPr="00F96DCC" w:rsidDel="000A1759">
                <w:rPr>
                  <w:sz w:val="16"/>
                  <w:szCs w:val="16"/>
                </w:rPr>
                <w:t xml:space="preserve"> </w:t>
              </w:r>
            </w:ins>
            <w:del w:id="1099" w:author="Issayevskiy, Konstantin [STAMGazStroy LLP]" w:date="2025-12-08T17:30:00Z" w16du:dateUtc="2025-12-08T12:30:00Z">
              <w:r w:rsidR="003E601E" w:rsidRPr="00F96DCC" w:rsidDel="000A1759">
                <w:rPr>
                  <w:sz w:val="16"/>
                  <w:szCs w:val="16"/>
                </w:rPr>
                <w:delText>Hempadur 4588 Series</w:delText>
              </w:r>
            </w:del>
          </w:p>
        </w:tc>
        <w:tc>
          <w:tcPr>
            <w:tcW w:w="871" w:type="dxa"/>
            <w:vAlign w:val="center"/>
          </w:tcPr>
          <w:p w14:paraId="5D8BC996" w14:textId="478D087C" w:rsidR="003E601E" w:rsidRPr="000A1759" w:rsidRDefault="003E601E" w:rsidP="00A25F9E">
            <w:pPr>
              <w:autoSpaceDE/>
              <w:autoSpaceDN/>
              <w:adjustRightInd/>
              <w:spacing w:before="0" w:line="240" w:lineRule="auto"/>
              <w:ind w:left="0"/>
              <w:jc w:val="center"/>
              <w:rPr>
                <w:sz w:val="16"/>
                <w:szCs w:val="16"/>
              </w:rPr>
            </w:pPr>
            <w:del w:id="1100" w:author="Issayevskiy, Konstantin [STAMGazStroy LLP]" w:date="2025-12-08T17:30:00Z" w16du:dateUtc="2025-12-08T12:30:00Z">
              <w:r w:rsidRPr="00CE7455" w:rsidDel="000A1759">
                <w:rPr>
                  <w:sz w:val="16"/>
                  <w:szCs w:val="16"/>
                  <w:lang w:val="ru-RU"/>
                </w:rPr>
                <w:delText>220</w:delText>
              </w:r>
            </w:del>
            <w:ins w:id="1101" w:author="Issayevskiy, Konstantin [STAMGazStroy LLP]" w:date="2025-12-08T17:30:00Z" w16du:dateUtc="2025-12-08T12:30:00Z">
              <w:r w:rsidR="000A1759">
                <w:rPr>
                  <w:sz w:val="16"/>
                  <w:szCs w:val="16"/>
                </w:rPr>
                <w:t>95</w:t>
              </w:r>
            </w:ins>
          </w:p>
        </w:tc>
        <w:tc>
          <w:tcPr>
            <w:tcW w:w="1255" w:type="dxa"/>
            <w:gridSpan w:val="2"/>
            <w:vAlign w:val="center"/>
          </w:tcPr>
          <w:p w14:paraId="56C1611F"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121°C (250°F)</w:t>
            </w:r>
          </w:p>
        </w:tc>
      </w:tr>
      <w:tr w:rsidR="003E601E" w:rsidRPr="001D3869" w14:paraId="683BFC61" w14:textId="77777777" w:rsidTr="00CE7455">
        <w:trPr>
          <w:trHeight w:val="288"/>
        </w:trPr>
        <w:tc>
          <w:tcPr>
            <w:tcW w:w="2288" w:type="dxa"/>
            <w:gridSpan w:val="3"/>
            <w:vAlign w:val="center"/>
          </w:tcPr>
          <w:p w14:paraId="4E9D763E"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Surface Tolerant</w:t>
            </w:r>
          </w:p>
        </w:tc>
        <w:tc>
          <w:tcPr>
            <w:tcW w:w="2933" w:type="dxa"/>
            <w:vAlign w:val="center"/>
          </w:tcPr>
          <w:p w14:paraId="09CDF75A"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728" w:type="dxa"/>
            <w:gridSpan w:val="2"/>
            <w:vAlign w:val="center"/>
          </w:tcPr>
          <w:p w14:paraId="3D96EE78" w14:textId="77777777" w:rsidR="003E601E" w:rsidRPr="00F96DCC" w:rsidRDefault="003E601E" w:rsidP="00A25F9E">
            <w:pPr>
              <w:autoSpaceDE/>
              <w:autoSpaceDN/>
              <w:adjustRightInd/>
              <w:spacing w:before="0" w:line="240" w:lineRule="auto"/>
              <w:ind w:left="0"/>
              <w:rPr>
                <w:sz w:val="16"/>
                <w:szCs w:val="16"/>
              </w:rPr>
            </w:pPr>
            <w:proofErr w:type="spellStart"/>
            <w:r w:rsidRPr="00F96DCC">
              <w:rPr>
                <w:sz w:val="16"/>
                <w:szCs w:val="16"/>
              </w:rPr>
              <w:t>Interseal</w:t>
            </w:r>
            <w:proofErr w:type="spellEnd"/>
            <w:r w:rsidRPr="00F96DCC">
              <w:rPr>
                <w:sz w:val="16"/>
                <w:szCs w:val="16"/>
              </w:rPr>
              <w:t xml:space="preserve"> 670 HS</w:t>
            </w:r>
          </w:p>
        </w:tc>
        <w:tc>
          <w:tcPr>
            <w:tcW w:w="871" w:type="dxa"/>
            <w:vAlign w:val="center"/>
          </w:tcPr>
          <w:p w14:paraId="624742F7" w14:textId="77777777" w:rsidR="003E601E" w:rsidRPr="00CE7455" w:rsidRDefault="003E601E" w:rsidP="00A25F9E">
            <w:pPr>
              <w:autoSpaceDE/>
              <w:autoSpaceDN/>
              <w:adjustRightInd/>
              <w:spacing w:before="0" w:line="240" w:lineRule="auto"/>
              <w:ind w:left="0"/>
              <w:jc w:val="center"/>
              <w:rPr>
                <w:sz w:val="16"/>
                <w:szCs w:val="16"/>
                <w:lang w:val="ru-RU"/>
              </w:rPr>
            </w:pPr>
            <w:r w:rsidRPr="00CE7455">
              <w:rPr>
                <w:sz w:val="16"/>
                <w:szCs w:val="16"/>
                <w:lang w:val="ru-RU"/>
              </w:rPr>
              <w:t>240</w:t>
            </w:r>
          </w:p>
        </w:tc>
        <w:tc>
          <w:tcPr>
            <w:tcW w:w="1255" w:type="dxa"/>
            <w:gridSpan w:val="2"/>
            <w:vAlign w:val="center"/>
          </w:tcPr>
          <w:p w14:paraId="62E0E19C"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121°C (250°F)</w:t>
            </w:r>
          </w:p>
        </w:tc>
      </w:tr>
      <w:tr w:rsidR="008F15C1" w:rsidRPr="001D3869" w14:paraId="4E1C6E14" w14:textId="77777777" w:rsidTr="00CE7455">
        <w:trPr>
          <w:trHeight w:val="288"/>
        </w:trPr>
        <w:tc>
          <w:tcPr>
            <w:tcW w:w="2288" w:type="dxa"/>
            <w:gridSpan w:val="3"/>
            <w:vMerge w:val="restart"/>
            <w:vAlign w:val="center"/>
          </w:tcPr>
          <w:p w14:paraId="604E05DB" w14:textId="77777777" w:rsidR="008F15C1" w:rsidRPr="001D3869" w:rsidRDefault="008F15C1" w:rsidP="00A25F9E">
            <w:pPr>
              <w:autoSpaceDE/>
              <w:autoSpaceDN/>
              <w:adjustRightInd/>
              <w:spacing w:before="0" w:line="240" w:lineRule="auto"/>
              <w:ind w:left="0"/>
              <w:rPr>
                <w:b/>
                <w:sz w:val="16"/>
                <w:szCs w:val="16"/>
              </w:rPr>
            </w:pPr>
            <w:r w:rsidRPr="00D02000">
              <w:rPr>
                <w:b/>
                <w:sz w:val="16"/>
                <w:szCs w:val="16"/>
              </w:rPr>
              <w:t>Surface profile</w:t>
            </w:r>
            <w:r>
              <w:rPr>
                <w:b/>
                <w:sz w:val="16"/>
                <w:szCs w:val="16"/>
              </w:rPr>
              <w:t xml:space="preserve"> </w:t>
            </w:r>
            <w:proofErr w:type="spellStart"/>
            <w:r>
              <w:rPr>
                <w:b/>
                <w:sz w:val="16"/>
                <w:szCs w:val="16"/>
              </w:rPr>
              <w:t>and</w:t>
            </w:r>
            <w:r w:rsidRPr="00864788">
              <w:rPr>
                <w:b/>
                <w:sz w:val="16"/>
                <w:szCs w:val="16"/>
              </w:rPr>
              <w:t>DFT</w:t>
            </w:r>
            <w:proofErr w:type="spellEnd"/>
            <w:r w:rsidRPr="00864788">
              <w:rPr>
                <w:b/>
                <w:sz w:val="16"/>
                <w:szCs w:val="16"/>
              </w:rPr>
              <w:t xml:space="preserve"> as per Manufacturer’s Product Sheet</w:t>
            </w:r>
          </w:p>
        </w:tc>
        <w:tc>
          <w:tcPr>
            <w:tcW w:w="2933" w:type="dxa"/>
            <w:vAlign w:val="center"/>
          </w:tcPr>
          <w:p w14:paraId="2C437CA0" w14:textId="77777777" w:rsidR="008F15C1" w:rsidRPr="001D3869" w:rsidRDefault="008F15C1" w:rsidP="00A25F9E">
            <w:pPr>
              <w:autoSpaceDE/>
              <w:autoSpaceDN/>
              <w:adjustRightInd/>
              <w:spacing w:before="0" w:line="240" w:lineRule="auto"/>
              <w:ind w:left="0"/>
              <w:rPr>
                <w:sz w:val="16"/>
                <w:szCs w:val="16"/>
              </w:rPr>
            </w:pPr>
            <w:r w:rsidRPr="00402AFE">
              <w:rPr>
                <w:sz w:val="16"/>
                <w:szCs w:val="16"/>
              </w:rPr>
              <w:t>International Devoe</w:t>
            </w:r>
          </w:p>
        </w:tc>
        <w:tc>
          <w:tcPr>
            <w:tcW w:w="2728" w:type="dxa"/>
            <w:gridSpan w:val="2"/>
            <w:vAlign w:val="center"/>
          </w:tcPr>
          <w:p w14:paraId="3410C657" w14:textId="77777777" w:rsidR="008F15C1" w:rsidRPr="00F96DCC" w:rsidRDefault="008F15C1" w:rsidP="00A25F9E">
            <w:pPr>
              <w:autoSpaceDE/>
              <w:autoSpaceDN/>
              <w:adjustRightInd/>
              <w:spacing w:before="0" w:line="240" w:lineRule="auto"/>
              <w:ind w:left="0"/>
              <w:rPr>
                <w:sz w:val="16"/>
                <w:szCs w:val="16"/>
              </w:rPr>
            </w:pPr>
            <w:r w:rsidRPr="00F96DCC">
              <w:rPr>
                <w:sz w:val="16"/>
                <w:szCs w:val="16"/>
              </w:rPr>
              <w:t>Devran 224 series</w:t>
            </w:r>
          </w:p>
        </w:tc>
        <w:tc>
          <w:tcPr>
            <w:tcW w:w="871" w:type="dxa"/>
            <w:vAlign w:val="center"/>
          </w:tcPr>
          <w:p w14:paraId="0295C4A3" w14:textId="77777777" w:rsidR="008F15C1" w:rsidRPr="00CE7455" w:rsidRDefault="008F15C1" w:rsidP="00A25F9E">
            <w:pPr>
              <w:autoSpaceDE/>
              <w:autoSpaceDN/>
              <w:adjustRightInd/>
              <w:spacing w:before="0" w:line="240" w:lineRule="auto"/>
              <w:ind w:left="0"/>
              <w:jc w:val="center"/>
              <w:rPr>
                <w:sz w:val="16"/>
                <w:szCs w:val="16"/>
                <w:lang w:val="ru-RU"/>
              </w:rPr>
            </w:pPr>
            <w:r w:rsidRPr="00CE7455">
              <w:rPr>
                <w:sz w:val="16"/>
                <w:szCs w:val="16"/>
              </w:rPr>
              <w:t>28</w:t>
            </w:r>
            <w:r w:rsidRPr="00CE7455">
              <w:rPr>
                <w:sz w:val="16"/>
                <w:szCs w:val="16"/>
                <w:lang w:val="ru-RU"/>
              </w:rPr>
              <w:t>-212</w:t>
            </w:r>
          </w:p>
        </w:tc>
        <w:tc>
          <w:tcPr>
            <w:tcW w:w="1255" w:type="dxa"/>
            <w:gridSpan w:val="2"/>
            <w:vAlign w:val="center"/>
          </w:tcPr>
          <w:p w14:paraId="46A54A33" w14:textId="77777777" w:rsidR="008F15C1" w:rsidRPr="00CE7455" w:rsidRDefault="008F15C1" w:rsidP="00A25F9E">
            <w:pPr>
              <w:autoSpaceDE/>
              <w:autoSpaceDN/>
              <w:adjustRightInd/>
              <w:spacing w:before="0" w:line="240" w:lineRule="auto"/>
              <w:ind w:left="0"/>
              <w:jc w:val="center"/>
              <w:rPr>
                <w:sz w:val="16"/>
                <w:szCs w:val="16"/>
              </w:rPr>
            </w:pPr>
            <w:r w:rsidRPr="00CE7455">
              <w:rPr>
                <w:sz w:val="16"/>
                <w:szCs w:val="16"/>
              </w:rPr>
              <w:t>121°C (250°F)</w:t>
            </w:r>
          </w:p>
        </w:tc>
      </w:tr>
      <w:tr w:rsidR="008F15C1" w:rsidRPr="001D3869" w14:paraId="223549D7" w14:textId="77777777" w:rsidTr="00CE7455">
        <w:trPr>
          <w:trHeight w:val="288"/>
        </w:trPr>
        <w:tc>
          <w:tcPr>
            <w:tcW w:w="2288" w:type="dxa"/>
            <w:gridSpan w:val="3"/>
            <w:vMerge/>
            <w:vAlign w:val="center"/>
          </w:tcPr>
          <w:p w14:paraId="33B7E728" w14:textId="77777777" w:rsidR="008F15C1" w:rsidRPr="007A2CF3" w:rsidRDefault="008F15C1" w:rsidP="00A25F9E">
            <w:pPr>
              <w:autoSpaceDE/>
              <w:autoSpaceDN/>
              <w:adjustRightInd/>
              <w:spacing w:before="0" w:line="240" w:lineRule="auto"/>
              <w:ind w:left="0"/>
              <w:rPr>
                <w:sz w:val="16"/>
                <w:szCs w:val="16"/>
              </w:rPr>
            </w:pPr>
          </w:p>
        </w:tc>
        <w:tc>
          <w:tcPr>
            <w:tcW w:w="2933" w:type="dxa"/>
            <w:vAlign w:val="center"/>
          </w:tcPr>
          <w:p w14:paraId="312BC6F8" w14:textId="77777777" w:rsidR="008F15C1" w:rsidRPr="001D3869" w:rsidRDefault="008F15C1" w:rsidP="00A25F9E">
            <w:pPr>
              <w:autoSpaceDE/>
              <w:autoSpaceDN/>
              <w:adjustRightInd/>
              <w:spacing w:before="0" w:line="240" w:lineRule="auto"/>
              <w:ind w:left="0"/>
              <w:rPr>
                <w:sz w:val="16"/>
                <w:szCs w:val="16"/>
              </w:rPr>
            </w:pPr>
            <w:r w:rsidRPr="00402AFE">
              <w:rPr>
                <w:sz w:val="16"/>
                <w:szCs w:val="16"/>
              </w:rPr>
              <w:t>Jotun Paints</w:t>
            </w:r>
          </w:p>
        </w:tc>
        <w:tc>
          <w:tcPr>
            <w:tcW w:w="2728" w:type="dxa"/>
            <w:gridSpan w:val="2"/>
            <w:vAlign w:val="center"/>
          </w:tcPr>
          <w:p w14:paraId="777CDEF9" w14:textId="77777777" w:rsidR="008F15C1" w:rsidRPr="00F96DCC" w:rsidRDefault="008F15C1" w:rsidP="00A25F9E">
            <w:pPr>
              <w:autoSpaceDE/>
              <w:autoSpaceDN/>
              <w:adjustRightInd/>
              <w:spacing w:before="0" w:line="240" w:lineRule="auto"/>
              <w:ind w:left="0"/>
              <w:rPr>
                <w:sz w:val="16"/>
                <w:szCs w:val="16"/>
              </w:rPr>
            </w:pPr>
            <w:proofErr w:type="spellStart"/>
            <w:r w:rsidRPr="00F96DCC">
              <w:rPr>
                <w:sz w:val="16"/>
                <w:szCs w:val="16"/>
              </w:rPr>
              <w:t>Penguard</w:t>
            </w:r>
            <w:proofErr w:type="spellEnd"/>
            <w:r w:rsidRPr="00F96DCC">
              <w:rPr>
                <w:sz w:val="16"/>
                <w:szCs w:val="16"/>
              </w:rPr>
              <w:t xml:space="preserve"> Universal</w:t>
            </w:r>
          </w:p>
        </w:tc>
        <w:tc>
          <w:tcPr>
            <w:tcW w:w="871" w:type="dxa"/>
            <w:vAlign w:val="center"/>
          </w:tcPr>
          <w:p w14:paraId="0C82F038" w14:textId="77777777" w:rsidR="008F15C1" w:rsidRPr="00CE7455" w:rsidRDefault="008F15C1" w:rsidP="00A25F9E">
            <w:pPr>
              <w:autoSpaceDE/>
              <w:autoSpaceDN/>
              <w:adjustRightInd/>
              <w:spacing w:before="0" w:line="240" w:lineRule="auto"/>
              <w:ind w:left="0"/>
              <w:jc w:val="center"/>
              <w:rPr>
                <w:sz w:val="16"/>
                <w:szCs w:val="16"/>
                <w:lang w:val="ru-RU"/>
              </w:rPr>
            </w:pPr>
            <w:r w:rsidRPr="00CE7455">
              <w:rPr>
                <w:sz w:val="16"/>
                <w:szCs w:val="16"/>
                <w:lang w:val="ru-RU"/>
              </w:rPr>
              <w:t>240</w:t>
            </w:r>
          </w:p>
        </w:tc>
        <w:tc>
          <w:tcPr>
            <w:tcW w:w="1255" w:type="dxa"/>
            <w:gridSpan w:val="2"/>
            <w:vAlign w:val="center"/>
          </w:tcPr>
          <w:p w14:paraId="16464E44" w14:textId="77777777" w:rsidR="008F15C1" w:rsidRPr="00CE7455" w:rsidRDefault="008F15C1" w:rsidP="00A25F9E">
            <w:pPr>
              <w:autoSpaceDE/>
              <w:autoSpaceDN/>
              <w:adjustRightInd/>
              <w:spacing w:before="0" w:line="240" w:lineRule="auto"/>
              <w:ind w:left="0"/>
              <w:jc w:val="center"/>
              <w:rPr>
                <w:sz w:val="16"/>
                <w:szCs w:val="16"/>
              </w:rPr>
            </w:pPr>
            <w:r w:rsidRPr="00CE7455">
              <w:rPr>
                <w:sz w:val="16"/>
                <w:szCs w:val="16"/>
              </w:rPr>
              <w:t>121°C (250°F)</w:t>
            </w:r>
          </w:p>
        </w:tc>
      </w:tr>
      <w:tr w:rsidR="003E601E" w:rsidRPr="001D3869" w14:paraId="371E6ABE" w14:textId="77777777" w:rsidTr="00CE7455">
        <w:trPr>
          <w:trHeight w:val="288"/>
        </w:trPr>
        <w:tc>
          <w:tcPr>
            <w:tcW w:w="2288" w:type="dxa"/>
            <w:gridSpan w:val="3"/>
            <w:vAlign w:val="center"/>
          </w:tcPr>
          <w:p w14:paraId="5F5000D8" w14:textId="77777777" w:rsidR="003E601E" w:rsidRPr="007A2CF3" w:rsidRDefault="003E601E" w:rsidP="00A25F9E">
            <w:pPr>
              <w:autoSpaceDE/>
              <w:autoSpaceDN/>
              <w:adjustRightInd/>
              <w:spacing w:before="0" w:line="240" w:lineRule="auto"/>
              <w:ind w:left="0"/>
              <w:rPr>
                <w:sz w:val="16"/>
                <w:szCs w:val="16"/>
              </w:rPr>
            </w:pPr>
          </w:p>
        </w:tc>
        <w:tc>
          <w:tcPr>
            <w:tcW w:w="2933" w:type="dxa"/>
            <w:vAlign w:val="center"/>
          </w:tcPr>
          <w:p w14:paraId="1B3D4CEA"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PPG</w:t>
            </w:r>
          </w:p>
        </w:tc>
        <w:tc>
          <w:tcPr>
            <w:tcW w:w="2728" w:type="dxa"/>
            <w:gridSpan w:val="2"/>
            <w:vAlign w:val="center"/>
          </w:tcPr>
          <w:p w14:paraId="65EBF5EA" w14:textId="77777777" w:rsidR="00B33551" w:rsidRPr="00F96DCC" w:rsidRDefault="00B33551" w:rsidP="00B33551">
            <w:pPr>
              <w:autoSpaceDE/>
              <w:autoSpaceDN/>
              <w:adjustRightInd/>
              <w:spacing w:before="0" w:line="240" w:lineRule="auto"/>
              <w:ind w:left="0"/>
              <w:rPr>
                <w:sz w:val="16"/>
                <w:szCs w:val="16"/>
              </w:rPr>
            </w:pPr>
            <w:proofErr w:type="spellStart"/>
            <w:r w:rsidRPr="00F96DCC">
              <w:rPr>
                <w:sz w:val="16"/>
                <w:szCs w:val="16"/>
              </w:rPr>
              <w:t>Sigmacover</w:t>
            </w:r>
            <w:proofErr w:type="spellEnd"/>
            <w:r w:rsidRPr="00F96DCC">
              <w:rPr>
                <w:sz w:val="16"/>
                <w:szCs w:val="16"/>
              </w:rPr>
              <w:t xml:space="preserve"> 400 or </w:t>
            </w:r>
            <w:proofErr w:type="spellStart"/>
            <w:r w:rsidRPr="00F96DCC">
              <w:rPr>
                <w:sz w:val="16"/>
                <w:szCs w:val="16"/>
              </w:rPr>
              <w:t>Sigmacover</w:t>
            </w:r>
            <w:proofErr w:type="spellEnd"/>
            <w:r w:rsidRPr="00F96DCC">
              <w:rPr>
                <w:sz w:val="16"/>
                <w:szCs w:val="16"/>
              </w:rPr>
              <w:t xml:space="preserve"> 2</w:t>
            </w:r>
          </w:p>
          <w:p w14:paraId="19BC7CCF" w14:textId="31655A57" w:rsidR="003E601E" w:rsidRPr="00F96DCC" w:rsidRDefault="00B33551" w:rsidP="00B33551">
            <w:pPr>
              <w:autoSpaceDE/>
              <w:autoSpaceDN/>
              <w:adjustRightInd/>
              <w:spacing w:before="0" w:line="240" w:lineRule="auto"/>
              <w:ind w:left="0"/>
              <w:rPr>
                <w:sz w:val="16"/>
                <w:szCs w:val="16"/>
              </w:rPr>
            </w:pPr>
            <w:proofErr w:type="spellStart"/>
            <w:r w:rsidRPr="00F96DCC">
              <w:rPr>
                <w:sz w:val="16"/>
                <w:szCs w:val="16"/>
              </w:rPr>
              <w:t>Amerlock</w:t>
            </w:r>
            <w:proofErr w:type="spellEnd"/>
            <w:r w:rsidRPr="00F96DCC">
              <w:rPr>
                <w:sz w:val="16"/>
                <w:szCs w:val="16"/>
              </w:rPr>
              <w:t xml:space="preserve"> 400 Series or 2 Series</w:t>
            </w:r>
          </w:p>
        </w:tc>
        <w:tc>
          <w:tcPr>
            <w:tcW w:w="871" w:type="dxa"/>
            <w:vAlign w:val="center"/>
          </w:tcPr>
          <w:p w14:paraId="0F10B600" w14:textId="77777777" w:rsidR="003E601E" w:rsidRDefault="003E601E" w:rsidP="00A25F9E">
            <w:pPr>
              <w:autoSpaceDE/>
              <w:autoSpaceDN/>
              <w:adjustRightInd/>
              <w:spacing w:before="0" w:line="240" w:lineRule="auto"/>
              <w:ind w:left="0"/>
              <w:jc w:val="center"/>
              <w:rPr>
                <w:ins w:id="1102" w:author="Kurmanov, Aidyn [STAMGazStroy LLP]" w:date="2025-12-09T16:31:00Z" w16du:dateUtc="2025-12-09T11:31:00Z"/>
                <w:sz w:val="16"/>
                <w:szCs w:val="16"/>
              </w:rPr>
            </w:pPr>
            <w:r w:rsidRPr="00CE7455">
              <w:rPr>
                <w:sz w:val="16"/>
                <w:szCs w:val="16"/>
              </w:rPr>
              <w:t>153</w:t>
            </w:r>
            <w:ins w:id="1103" w:author="Kurmanov, Aidyn [STAMGazStroy LLP]" w:date="2025-12-09T16:31:00Z" w16du:dateUtc="2025-12-09T11:31:00Z">
              <w:r w:rsidR="004E7811">
                <w:rPr>
                  <w:sz w:val="16"/>
                  <w:szCs w:val="16"/>
                </w:rPr>
                <w:t>-180</w:t>
              </w:r>
            </w:ins>
          </w:p>
          <w:p w14:paraId="6F0CD5D5" w14:textId="2884F30E" w:rsidR="003E601E" w:rsidRPr="00CE7455" w:rsidRDefault="004E7811" w:rsidP="00A25F9E">
            <w:pPr>
              <w:autoSpaceDE/>
              <w:autoSpaceDN/>
              <w:adjustRightInd/>
              <w:spacing w:before="0" w:line="240" w:lineRule="auto"/>
              <w:ind w:left="0"/>
              <w:jc w:val="center"/>
              <w:rPr>
                <w:sz w:val="16"/>
                <w:szCs w:val="16"/>
              </w:rPr>
            </w:pPr>
            <w:ins w:id="1104" w:author="Kurmanov, Aidyn [STAMGazStroy LLP]" w:date="2025-12-09T16:31:00Z" w16du:dateUtc="2025-12-09T11:31:00Z">
              <w:r>
                <w:rPr>
                  <w:sz w:val="16"/>
                  <w:szCs w:val="16"/>
                </w:rPr>
                <w:t>153-240</w:t>
              </w:r>
            </w:ins>
          </w:p>
        </w:tc>
        <w:tc>
          <w:tcPr>
            <w:tcW w:w="1255" w:type="dxa"/>
            <w:gridSpan w:val="2"/>
            <w:vAlign w:val="center"/>
          </w:tcPr>
          <w:p w14:paraId="5A7434E7"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121°C (250°F)</w:t>
            </w:r>
          </w:p>
        </w:tc>
      </w:tr>
      <w:tr w:rsidR="003E601E" w:rsidRPr="001D3869" w14:paraId="245A9CF4" w14:textId="77777777" w:rsidTr="00CE7455">
        <w:trPr>
          <w:trHeight w:val="288"/>
        </w:trPr>
        <w:tc>
          <w:tcPr>
            <w:tcW w:w="2288" w:type="dxa"/>
            <w:gridSpan w:val="3"/>
            <w:vAlign w:val="center"/>
          </w:tcPr>
          <w:p w14:paraId="24F1D949" w14:textId="77777777" w:rsidR="003E601E" w:rsidRPr="001D3869" w:rsidRDefault="003E601E" w:rsidP="00A25F9E">
            <w:pPr>
              <w:autoSpaceDE/>
              <w:autoSpaceDN/>
              <w:adjustRightInd/>
              <w:spacing w:before="0" w:line="240" w:lineRule="auto"/>
              <w:ind w:left="0"/>
              <w:rPr>
                <w:b/>
                <w:sz w:val="16"/>
                <w:szCs w:val="16"/>
              </w:rPr>
            </w:pPr>
          </w:p>
        </w:tc>
        <w:tc>
          <w:tcPr>
            <w:tcW w:w="2933" w:type="dxa"/>
            <w:vAlign w:val="center"/>
          </w:tcPr>
          <w:p w14:paraId="6D298C53"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Sherwin Williams</w:t>
            </w:r>
          </w:p>
        </w:tc>
        <w:tc>
          <w:tcPr>
            <w:tcW w:w="2728" w:type="dxa"/>
            <w:gridSpan w:val="2"/>
            <w:vAlign w:val="center"/>
          </w:tcPr>
          <w:p w14:paraId="6DF93EF1" w14:textId="77777777" w:rsidR="003E601E" w:rsidRPr="00F96DCC" w:rsidRDefault="003E601E" w:rsidP="00A25F9E">
            <w:pPr>
              <w:autoSpaceDE/>
              <w:autoSpaceDN/>
              <w:adjustRightInd/>
              <w:spacing w:before="0" w:line="240" w:lineRule="auto"/>
              <w:ind w:left="0"/>
              <w:rPr>
                <w:sz w:val="16"/>
                <w:szCs w:val="16"/>
              </w:rPr>
            </w:pPr>
            <w:proofErr w:type="spellStart"/>
            <w:r w:rsidRPr="00F96DCC">
              <w:rPr>
                <w:sz w:val="16"/>
                <w:szCs w:val="16"/>
              </w:rPr>
              <w:t>Macropoxy</w:t>
            </w:r>
            <w:proofErr w:type="spellEnd"/>
            <w:r w:rsidRPr="00F96DCC">
              <w:rPr>
                <w:sz w:val="16"/>
                <w:szCs w:val="16"/>
              </w:rPr>
              <w:t xml:space="preserve"> 646 Series</w:t>
            </w:r>
          </w:p>
        </w:tc>
        <w:tc>
          <w:tcPr>
            <w:tcW w:w="871" w:type="dxa"/>
            <w:vAlign w:val="center"/>
          </w:tcPr>
          <w:p w14:paraId="0DF087E2" w14:textId="77777777" w:rsidR="003E601E" w:rsidRPr="00CE7455" w:rsidRDefault="003E601E" w:rsidP="00A25F9E">
            <w:pPr>
              <w:autoSpaceDE/>
              <w:autoSpaceDN/>
              <w:adjustRightInd/>
              <w:spacing w:before="0" w:line="240" w:lineRule="auto"/>
              <w:ind w:left="0"/>
              <w:jc w:val="center"/>
              <w:rPr>
                <w:sz w:val="16"/>
                <w:szCs w:val="16"/>
                <w:lang w:val="ru-RU"/>
              </w:rPr>
            </w:pPr>
            <w:r w:rsidRPr="00CE7455">
              <w:rPr>
                <w:sz w:val="16"/>
                <w:szCs w:val="16"/>
                <w:lang w:val="ru-RU"/>
              </w:rPr>
              <w:t>100-250</w:t>
            </w:r>
          </w:p>
        </w:tc>
        <w:tc>
          <w:tcPr>
            <w:tcW w:w="1255" w:type="dxa"/>
            <w:gridSpan w:val="2"/>
            <w:vAlign w:val="center"/>
          </w:tcPr>
          <w:p w14:paraId="5F99A4F8"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121°C (250°F)</w:t>
            </w:r>
          </w:p>
        </w:tc>
      </w:tr>
      <w:tr w:rsidR="003E601E" w:rsidRPr="001D3869" w14:paraId="4C9ED019" w14:textId="77777777" w:rsidTr="00CE7455">
        <w:trPr>
          <w:trHeight w:val="288"/>
        </w:trPr>
        <w:tc>
          <w:tcPr>
            <w:tcW w:w="2288" w:type="dxa"/>
            <w:gridSpan w:val="3"/>
            <w:vAlign w:val="center"/>
          </w:tcPr>
          <w:p w14:paraId="434414D5" w14:textId="77777777" w:rsidR="003E601E" w:rsidRPr="001D3869" w:rsidRDefault="003E601E" w:rsidP="00A25F9E">
            <w:pPr>
              <w:autoSpaceDE/>
              <w:autoSpaceDN/>
              <w:adjustRightInd/>
              <w:spacing w:before="0" w:line="240" w:lineRule="auto"/>
              <w:ind w:left="0"/>
              <w:rPr>
                <w:b/>
                <w:sz w:val="16"/>
                <w:szCs w:val="16"/>
              </w:rPr>
            </w:pPr>
          </w:p>
        </w:tc>
        <w:tc>
          <w:tcPr>
            <w:tcW w:w="2933" w:type="dxa"/>
            <w:vAlign w:val="center"/>
          </w:tcPr>
          <w:p w14:paraId="25E00134"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Tnemec</w:t>
            </w:r>
          </w:p>
        </w:tc>
        <w:tc>
          <w:tcPr>
            <w:tcW w:w="2728" w:type="dxa"/>
            <w:gridSpan w:val="2"/>
            <w:vAlign w:val="center"/>
          </w:tcPr>
          <w:p w14:paraId="1D9AE8DB" w14:textId="77777777" w:rsidR="003E601E" w:rsidRPr="00F96DCC" w:rsidRDefault="003E601E" w:rsidP="00A25F9E">
            <w:pPr>
              <w:autoSpaceDE/>
              <w:autoSpaceDN/>
              <w:adjustRightInd/>
              <w:spacing w:before="0" w:line="240" w:lineRule="auto"/>
              <w:ind w:left="0"/>
              <w:rPr>
                <w:sz w:val="16"/>
                <w:szCs w:val="16"/>
              </w:rPr>
            </w:pPr>
            <w:r w:rsidRPr="00F96DCC">
              <w:rPr>
                <w:sz w:val="16"/>
                <w:szCs w:val="16"/>
              </w:rPr>
              <w:t xml:space="preserve">Series 66 Hi-Build </w:t>
            </w:r>
            <w:proofErr w:type="spellStart"/>
            <w:r w:rsidRPr="00F96DCC">
              <w:rPr>
                <w:sz w:val="16"/>
                <w:szCs w:val="16"/>
              </w:rPr>
              <w:t>Epoxoline</w:t>
            </w:r>
            <w:proofErr w:type="spellEnd"/>
          </w:p>
          <w:p w14:paraId="5AE3DF8A" w14:textId="77777777" w:rsidR="003E601E" w:rsidRPr="00F96DCC" w:rsidRDefault="003E601E" w:rsidP="00A25F9E">
            <w:pPr>
              <w:autoSpaceDE/>
              <w:autoSpaceDN/>
              <w:adjustRightInd/>
              <w:spacing w:before="0" w:line="240" w:lineRule="auto"/>
              <w:ind w:left="0"/>
              <w:rPr>
                <w:sz w:val="16"/>
                <w:szCs w:val="16"/>
              </w:rPr>
            </w:pPr>
            <w:r w:rsidRPr="00F96DCC">
              <w:rPr>
                <w:sz w:val="16"/>
                <w:szCs w:val="16"/>
              </w:rPr>
              <w:t xml:space="preserve">Series L69 Hi-Build </w:t>
            </w:r>
            <w:proofErr w:type="spellStart"/>
            <w:r w:rsidRPr="00F96DCC">
              <w:rPr>
                <w:sz w:val="16"/>
                <w:szCs w:val="16"/>
              </w:rPr>
              <w:t>Epoxoline</w:t>
            </w:r>
            <w:proofErr w:type="spellEnd"/>
            <w:r w:rsidRPr="00F96DCC">
              <w:rPr>
                <w:sz w:val="16"/>
                <w:szCs w:val="16"/>
              </w:rPr>
              <w:t xml:space="preserve"> II</w:t>
            </w:r>
          </w:p>
        </w:tc>
        <w:tc>
          <w:tcPr>
            <w:tcW w:w="871" w:type="dxa"/>
            <w:vAlign w:val="center"/>
          </w:tcPr>
          <w:p w14:paraId="7303A3FF"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lang w:val="ru-RU"/>
              </w:rPr>
              <w:t>362</w:t>
            </w:r>
          </w:p>
          <w:p w14:paraId="6DB758EE"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98</w:t>
            </w:r>
          </w:p>
        </w:tc>
        <w:tc>
          <w:tcPr>
            <w:tcW w:w="1255" w:type="dxa"/>
            <w:gridSpan w:val="2"/>
            <w:vAlign w:val="center"/>
          </w:tcPr>
          <w:p w14:paraId="2DDBA6DC"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121°C (250°F)</w:t>
            </w:r>
          </w:p>
          <w:p w14:paraId="5E9D1E43" w14:textId="77777777" w:rsidR="003E601E" w:rsidRPr="00CE7455" w:rsidRDefault="003E601E" w:rsidP="00A25F9E">
            <w:pPr>
              <w:autoSpaceDE/>
              <w:autoSpaceDN/>
              <w:adjustRightInd/>
              <w:spacing w:before="0" w:line="240" w:lineRule="auto"/>
              <w:ind w:left="0"/>
              <w:jc w:val="center"/>
              <w:rPr>
                <w:sz w:val="16"/>
                <w:szCs w:val="16"/>
              </w:rPr>
            </w:pPr>
            <w:r w:rsidRPr="00CE7455">
              <w:rPr>
                <w:sz w:val="16"/>
                <w:szCs w:val="16"/>
              </w:rPr>
              <w:t>121°C (250°F)</w:t>
            </w:r>
          </w:p>
        </w:tc>
      </w:tr>
      <w:tr w:rsidR="00845F95" w:rsidRPr="001D3869" w14:paraId="307CAA3B" w14:textId="77777777" w:rsidTr="00CE7455">
        <w:trPr>
          <w:trHeight w:val="288"/>
        </w:trPr>
        <w:tc>
          <w:tcPr>
            <w:tcW w:w="2288" w:type="dxa"/>
            <w:gridSpan w:val="3"/>
            <w:vAlign w:val="center"/>
          </w:tcPr>
          <w:p w14:paraId="66D0632F" w14:textId="77777777" w:rsidR="00845F95" w:rsidRPr="001D3869" w:rsidRDefault="00845F95" w:rsidP="00845F95">
            <w:pPr>
              <w:autoSpaceDE/>
              <w:autoSpaceDN/>
              <w:adjustRightInd/>
              <w:spacing w:before="0" w:line="240" w:lineRule="auto"/>
              <w:ind w:left="0"/>
              <w:rPr>
                <w:b/>
                <w:sz w:val="16"/>
                <w:szCs w:val="16"/>
              </w:rPr>
            </w:pPr>
          </w:p>
        </w:tc>
        <w:tc>
          <w:tcPr>
            <w:tcW w:w="2933" w:type="dxa"/>
            <w:vAlign w:val="center"/>
          </w:tcPr>
          <w:p w14:paraId="6379EBA5" w14:textId="63A2CBBF" w:rsidR="00845F95" w:rsidRPr="00402AFE" w:rsidRDefault="00845F95" w:rsidP="00845F95">
            <w:pPr>
              <w:autoSpaceDE/>
              <w:autoSpaceDN/>
              <w:adjustRightInd/>
              <w:spacing w:before="0" w:line="240" w:lineRule="auto"/>
              <w:ind w:left="0"/>
              <w:rPr>
                <w:sz w:val="16"/>
                <w:szCs w:val="16"/>
              </w:rPr>
            </w:pPr>
            <w:r w:rsidRPr="001D0D8C">
              <w:rPr>
                <w:sz w:val="16"/>
                <w:szCs w:val="16"/>
              </w:rPr>
              <w:t>Rust-Oleum</w:t>
            </w:r>
          </w:p>
        </w:tc>
        <w:tc>
          <w:tcPr>
            <w:tcW w:w="2728" w:type="dxa"/>
            <w:gridSpan w:val="2"/>
            <w:vAlign w:val="center"/>
          </w:tcPr>
          <w:p w14:paraId="57521685" w14:textId="776F5A04" w:rsidR="00845F95" w:rsidRPr="00F96DCC" w:rsidRDefault="00845F95" w:rsidP="00845F95">
            <w:pPr>
              <w:autoSpaceDE/>
              <w:autoSpaceDN/>
              <w:adjustRightInd/>
              <w:spacing w:before="0" w:line="240" w:lineRule="auto"/>
              <w:ind w:left="0"/>
              <w:rPr>
                <w:sz w:val="16"/>
                <w:szCs w:val="16"/>
              </w:rPr>
            </w:pPr>
            <w:r w:rsidRPr="00F96DCC">
              <w:rPr>
                <w:sz w:val="16"/>
                <w:szCs w:val="16"/>
              </w:rPr>
              <w:t>Meta Prime (</w:t>
            </w:r>
            <w:proofErr w:type="spellStart"/>
            <w:r w:rsidRPr="00F96DCC">
              <w:rPr>
                <w:sz w:val="16"/>
                <w:szCs w:val="16"/>
              </w:rPr>
              <w:t>Self Healing</w:t>
            </w:r>
            <w:proofErr w:type="spellEnd"/>
            <w:r w:rsidRPr="00F96DCC">
              <w:rPr>
                <w:sz w:val="16"/>
                <w:szCs w:val="16"/>
              </w:rPr>
              <w:t>)</w:t>
            </w:r>
          </w:p>
        </w:tc>
        <w:tc>
          <w:tcPr>
            <w:tcW w:w="871" w:type="dxa"/>
            <w:vAlign w:val="center"/>
          </w:tcPr>
          <w:p w14:paraId="0336D6A5" w14:textId="05DD406C" w:rsidR="00845F95" w:rsidRPr="00CE7455" w:rsidRDefault="00845F95" w:rsidP="00845F95">
            <w:pPr>
              <w:autoSpaceDE/>
              <w:autoSpaceDN/>
              <w:adjustRightInd/>
              <w:spacing w:before="0" w:line="240" w:lineRule="auto"/>
              <w:ind w:left="0"/>
              <w:jc w:val="center"/>
              <w:rPr>
                <w:sz w:val="16"/>
                <w:szCs w:val="16"/>
                <w:lang w:val="ru-RU"/>
              </w:rPr>
            </w:pPr>
            <w:r w:rsidRPr="00CE7455">
              <w:rPr>
                <w:sz w:val="16"/>
                <w:szCs w:val="16"/>
              </w:rPr>
              <w:t>340</w:t>
            </w:r>
          </w:p>
        </w:tc>
        <w:tc>
          <w:tcPr>
            <w:tcW w:w="1255" w:type="dxa"/>
            <w:gridSpan w:val="2"/>
            <w:vAlign w:val="center"/>
          </w:tcPr>
          <w:p w14:paraId="69D521C0" w14:textId="1DB3FF48"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tc>
      </w:tr>
      <w:tr w:rsidR="00410F22" w:rsidRPr="001D3869" w14:paraId="1D85AB79" w14:textId="77777777" w:rsidTr="00CE7455">
        <w:trPr>
          <w:trHeight w:val="288"/>
        </w:trPr>
        <w:tc>
          <w:tcPr>
            <w:tcW w:w="2288" w:type="dxa"/>
            <w:gridSpan w:val="3"/>
            <w:vAlign w:val="center"/>
          </w:tcPr>
          <w:p w14:paraId="51979A44" w14:textId="77777777" w:rsidR="00410F22" w:rsidRPr="001D3869" w:rsidRDefault="00410F22" w:rsidP="00A25F9E">
            <w:pPr>
              <w:autoSpaceDE/>
              <w:autoSpaceDN/>
              <w:adjustRightInd/>
              <w:spacing w:before="0" w:line="240" w:lineRule="auto"/>
              <w:ind w:left="0"/>
              <w:rPr>
                <w:b/>
                <w:sz w:val="16"/>
                <w:szCs w:val="16"/>
              </w:rPr>
            </w:pPr>
          </w:p>
        </w:tc>
        <w:tc>
          <w:tcPr>
            <w:tcW w:w="2933" w:type="dxa"/>
            <w:vAlign w:val="center"/>
          </w:tcPr>
          <w:p w14:paraId="400614F8" w14:textId="61B774B3" w:rsidR="00410F22" w:rsidRPr="00402AFE" w:rsidRDefault="00410F22" w:rsidP="00A25F9E">
            <w:pPr>
              <w:autoSpaceDE/>
              <w:autoSpaceDN/>
              <w:adjustRightInd/>
              <w:spacing w:before="0" w:line="240" w:lineRule="auto"/>
              <w:ind w:left="0"/>
              <w:rPr>
                <w:sz w:val="16"/>
                <w:szCs w:val="16"/>
              </w:rPr>
            </w:pPr>
            <w:r w:rsidRPr="00182297">
              <w:rPr>
                <w:sz w:val="16"/>
                <w:szCs w:val="16"/>
              </w:rPr>
              <w:t>VMP</w:t>
            </w:r>
          </w:p>
        </w:tc>
        <w:tc>
          <w:tcPr>
            <w:tcW w:w="2728" w:type="dxa"/>
            <w:gridSpan w:val="2"/>
            <w:vAlign w:val="center"/>
          </w:tcPr>
          <w:p w14:paraId="445F4802" w14:textId="4DA337AE" w:rsidR="00410F22" w:rsidRPr="00F96DCC" w:rsidRDefault="00C748F3" w:rsidP="00A25F9E">
            <w:pPr>
              <w:autoSpaceDE/>
              <w:autoSpaceDN/>
              <w:adjustRightInd/>
              <w:spacing w:before="0" w:line="240" w:lineRule="auto"/>
              <w:ind w:left="0"/>
              <w:rPr>
                <w:sz w:val="16"/>
                <w:szCs w:val="16"/>
              </w:rPr>
            </w:pPr>
            <w:proofErr w:type="spellStart"/>
            <w:r w:rsidRPr="00C748F3">
              <w:rPr>
                <w:sz w:val="16"/>
                <w:szCs w:val="16"/>
              </w:rPr>
              <w:t>Isolep</w:t>
            </w:r>
            <w:proofErr w:type="spellEnd"/>
            <w:r w:rsidRPr="00C748F3">
              <w:rPr>
                <w:sz w:val="16"/>
                <w:szCs w:val="16"/>
              </w:rPr>
              <w:t>-Mastic</w:t>
            </w:r>
          </w:p>
        </w:tc>
        <w:tc>
          <w:tcPr>
            <w:tcW w:w="871" w:type="dxa"/>
            <w:vAlign w:val="center"/>
          </w:tcPr>
          <w:p w14:paraId="165A4D5F" w14:textId="77777777" w:rsidR="00410F22" w:rsidRPr="00CE7455" w:rsidRDefault="00410F22" w:rsidP="00A25F9E">
            <w:pPr>
              <w:autoSpaceDE/>
              <w:autoSpaceDN/>
              <w:adjustRightInd/>
              <w:spacing w:before="0" w:line="240" w:lineRule="auto"/>
              <w:ind w:left="0"/>
              <w:jc w:val="center"/>
              <w:rPr>
                <w:sz w:val="16"/>
                <w:szCs w:val="16"/>
                <w:lang w:val="ru-RU"/>
              </w:rPr>
            </w:pPr>
          </w:p>
        </w:tc>
        <w:tc>
          <w:tcPr>
            <w:tcW w:w="1255" w:type="dxa"/>
            <w:gridSpan w:val="2"/>
            <w:vAlign w:val="center"/>
          </w:tcPr>
          <w:p w14:paraId="2156E46B" w14:textId="444EF750" w:rsidR="00410F22" w:rsidRPr="00CE7455" w:rsidRDefault="00761E2C" w:rsidP="00A25F9E">
            <w:pPr>
              <w:autoSpaceDE/>
              <w:autoSpaceDN/>
              <w:adjustRightInd/>
              <w:spacing w:before="0" w:line="240" w:lineRule="auto"/>
              <w:ind w:left="0"/>
              <w:jc w:val="center"/>
              <w:rPr>
                <w:sz w:val="16"/>
                <w:szCs w:val="16"/>
              </w:rPr>
            </w:pPr>
            <w:r w:rsidRPr="003E44A2">
              <w:rPr>
                <w:sz w:val="16"/>
                <w:szCs w:val="16"/>
              </w:rPr>
              <w:t xml:space="preserve">93°C </w:t>
            </w:r>
            <w:r>
              <w:rPr>
                <w:sz w:val="16"/>
                <w:szCs w:val="16"/>
              </w:rPr>
              <w:t>(</w:t>
            </w:r>
            <w:r w:rsidRPr="003E44A2">
              <w:rPr>
                <w:sz w:val="16"/>
                <w:szCs w:val="16"/>
              </w:rPr>
              <w:t>200°F</w:t>
            </w:r>
            <w:r>
              <w:rPr>
                <w:sz w:val="16"/>
                <w:szCs w:val="16"/>
              </w:rPr>
              <w:t>)</w:t>
            </w:r>
          </w:p>
        </w:tc>
      </w:tr>
      <w:tr w:rsidR="00845F95" w:rsidRPr="001D3869" w14:paraId="33B1DE85" w14:textId="77777777" w:rsidTr="00A25F9E">
        <w:trPr>
          <w:trHeight w:val="288"/>
        </w:trPr>
        <w:tc>
          <w:tcPr>
            <w:tcW w:w="2288" w:type="dxa"/>
            <w:gridSpan w:val="3"/>
            <w:tcBorders>
              <w:bottom w:val="single" w:sz="12" w:space="0" w:color="auto"/>
            </w:tcBorders>
            <w:vAlign w:val="center"/>
          </w:tcPr>
          <w:p w14:paraId="03A22E2C" w14:textId="77777777" w:rsidR="00845F95" w:rsidRPr="001D3869" w:rsidRDefault="00845F95" w:rsidP="00845F95">
            <w:pPr>
              <w:autoSpaceDE/>
              <w:autoSpaceDN/>
              <w:adjustRightInd/>
              <w:spacing w:before="0" w:line="240" w:lineRule="auto"/>
              <w:ind w:left="0"/>
              <w:rPr>
                <w:i/>
                <w:sz w:val="14"/>
                <w:szCs w:val="14"/>
              </w:rPr>
            </w:pPr>
            <w:r w:rsidRPr="001324D8">
              <w:rPr>
                <w:i/>
                <w:sz w:val="14"/>
                <w:szCs w:val="14"/>
              </w:rPr>
              <w:t>Available in colors.</w:t>
            </w:r>
          </w:p>
        </w:tc>
        <w:tc>
          <w:tcPr>
            <w:tcW w:w="7787" w:type="dxa"/>
            <w:gridSpan w:val="6"/>
            <w:tcBorders>
              <w:bottom w:val="single" w:sz="12" w:space="0" w:color="auto"/>
            </w:tcBorders>
            <w:vAlign w:val="center"/>
          </w:tcPr>
          <w:p w14:paraId="7FD1EE5A" w14:textId="77777777" w:rsidR="00845F95" w:rsidRPr="00F96DCC" w:rsidRDefault="00845F95" w:rsidP="00845F95">
            <w:pPr>
              <w:autoSpaceDE/>
              <w:autoSpaceDN/>
              <w:adjustRightInd/>
              <w:spacing w:before="0" w:line="240" w:lineRule="auto"/>
              <w:ind w:left="0"/>
              <w:rPr>
                <w:i/>
                <w:sz w:val="14"/>
                <w:szCs w:val="14"/>
              </w:rPr>
            </w:pPr>
            <w:r w:rsidRPr="00F96DCC">
              <w:rPr>
                <w:i/>
                <w:sz w:val="14"/>
                <w:szCs w:val="14"/>
              </w:rPr>
              <w:t>May use Aluminum-Filled Epoxy Mastic (Surface-Tolerant Primer) for better performance if aluminum color is acceptable.</w:t>
            </w:r>
          </w:p>
        </w:tc>
      </w:tr>
      <w:tr w:rsidR="00845F95" w:rsidRPr="001D3869" w14:paraId="4966B99A" w14:textId="77777777" w:rsidTr="00CE7455">
        <w:trPr>
          <w:trHeight w:val="288"/>
        </w:trPr>
        <w:tc>
          <w:tcPr>
            <w:tcW w:w="2288" w:type="dxa"/>
            <w:gridSpan w:val="3"/>
            <w:tcBorders>
              <w:top w:val="single" w:sz="12" w:space="0" w:color="auto"/>
            </w:tcBorders>
            <w:vAlign w:val="center"/>
          </w:tcPr>
          <w:p w14:paraId="49B2567A" w14:textId="77777777" w:rsidR="00845F95" w:rsidRPr="001D3869" w:rsidRDefault="00845F95" w:rsidP="00845F95">
            <w:pPr>
              <w:autoSpaceDE/>
              <w:autoSpaceDN/>
              <w:adjustRightInd/>
              <w:spacing w:before="0" w:line="240" w:lineRule="auto"/>
              <w:ind w:left="0"/>
              <w:rPr>
                <w:b/>
                <w:sz w:val="16"/>
                <w:szCs w:val="16"/>
              </w:rPr>
            </w:pPr>
            <w:r w:rsidRPr="001D3869">
              <w:rPr>
                <w:b/>
                <w:sz w:val="16"/>
                <w:szCs w:val="16"/>
              </w:rPr>
              <w:t>TIECOAT</w:t>
            </w:r>
          </w:p>
        </w:tc>
        <w:tc>
          <w:tcPr>
            <w:tcW w:w="2933" w:type="dxa"/>
            <w:tcBorders>
              <w:top w:val="single" w:sz="12" w:space="0" w:color="auto"/>
            </w:tcBorders>
            <w:vAlign w:val="center"/>
          </w:tcPr>
          <w:p w14:paraId="59AC6F12" w14:textId="77777777" w:rsidR="00845F95" w:rsidRPr="001D3869" w:rsidRDefault="00845F95" w:rsidP="00845F95">
            <w:pPr>
              <w:autoSpaceDE/>
              <w:autoSpaceDN/>
              <w:adjustRightInd/>
              <w:spacing w:before="0" w:line="240" w:lineRule="auto"/>
              <w:ind w:left="0"/>
              <w:rPr>
                <w:sz w:val="16"/>
                <w:szCs w:val="16"/>
              </w:rPr>
            </w:pPr>
            <w:r w:rsidRPr="001D3869">
              <w:rPr>
                <w:sz w:val="16"/>
                <w:szCs w:val="16"/>
              </w:rPr>
              <w:t>Carboline</w:t>
            </w:r>
          </w:p>
        </w:tc>
        <w:tc>
          <w:tcPr>
            <w:tcW w:w="2728" w:type="dxa"/>
            <w:gridSpan w:val="2"/>
            <w:tcBorders>
              <w:top w:val="single" w:sz="12" w:space="0" w:color="auto"/>
            </w:tcBorders>
            <w:vAlign w:val="center"/>
          </w:tcPr>
          <w:p w14:paraId="472DDCD5" w14:textId="77777777" w:rsidR="00845F95" w:rsidRPr="00F96DCC" w:rsidRDefault="00845F95" w:rsidP="00845F95">
            <w:pPr>
              <w:autoSpaceDE/>
              <w:autoSpaceDN/>
              <w:adjustRightInd/>
              <w:spacing w:before="0" w:line="240" w:lineRule="auto"/>
              <w:ind w:left="0"/>
              <w:rPr>
                <w:sz w:val="16"/>
                <w:szCs w:val="16"/>
              </w:rPr>
            </w:pPr>
            <w:proofErr w:type="spellStart"/>
            <w:r w:rsidRPr="00F96DCC">
              <w:rPr>
                <w:sz w:val="16"/>
                <w:szCs w:val="16"/>
              </w:rPr>
              <w:t>Carboguard</w:t>
            </w:r>
            <w:proofErr w:type="spellEnd"/>
            <w:r w:rsidRPr="00F96DCC">
              <w:rPr>
                <w:sz w:val="16"/>
                <w:szCs w:val="16"/>
              </w:rPr>
              <w:t xml:space="preserve"> </w:t>
            </w:r>
            <w:proofErr w:type="gramStart"/>
            <w:r w:rsidRPr="00F96DCC">
              <w:rPr>
                <w:sz w:val="16"/>
                <w:szCs w:val="16"/>
              </w:rPr>
              <w:t>890  series</w:t>
            </w:r>
            <w:proofErr w:type="gramEnd"/>
          </w:p>
        </w:tc>
        <w:tc>
          <w:tcPr>
            <w:tcW w:w="871" w:type="dxa"/>
            <w:tcBorders>
              <w:top w:val="single" w:sz="12" w:space="0" w:color="auto"/>
            </w:tcBorders>
            <w:vAlign w:val="center"/>
          </w:tcPr>
          <w:p w14:paraId="457DA24F" w14:textId="77777777" w:rsidR="00845F95" w:rsidRPr="00CE7455" w:rsidRDefault="00845F95" w:rsidP="00845F95">
            <w:pPr>
              <w:autoSpaceDE/>
              <w:autoSpaceDN/>
              <w:adjustRightInd/>
              <w:spacing w:before="0" w:line="240" w:lineRule="auto"/>
              <w:ind w:left="0"/>
              <w:jc w:val="center"/>
              <w:rPr>
                <w:sz w:val="16"/>
                <w:szCs w:val="16"/>
                <w:lang w:val="ru-RU"/>
              </w:rPr>
            </w:pPr>
            <w:r w:rsidRPr="00CE7455">
              <w:rPr>
                <w:sz w:val="16"/>
                <w:szCs w:val="16"/>
              </w:rPr>
              <w:t>100-</w:t>
            </w:r>
            <w:r w:rsidRPr="00CE7455">
              <w:rPr>
                <w:sz w:val="16"/>
                <w:szCs w:val="16"/>
                <w:lang w:val="ru-RU"/>
              </w:rPr>
              <w:t>214</w:t>
            </w:r>
          </w:p>
        </w:tc>
        <w:tc>
          <w:tcPr>
            <w:tcW w:w="1255" w:type="dxa"/>
            <w:gridSpan w:val="2"/>
            <w:tcBorders>
              <w:top w:val="single" w:sz="12" w:space="0" w:color="auto"/>
            </w:tcBorders>
            <w:vAlign w:val="center"/>
          </w:tcPr>
          <w:p w14:paraId="7FC87CBF"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tc>
      </w:tr>
      <w:tr w:rsidR="00845F95" w:rsidRPr="001D3869" w14:paraId="34AC5CB0" w14:textId="77777777" w:rsidTr="00CE7455">
        <w:trPr>
          <w:trHeight w:val="288"/>
        </w:trPr>
        <w:tc>
          <w:tcPr>
            <w:tcW w:w="2288" w:type="dxa"/>
            <w:gridSpan w:val="3"/>
            <w:vAlign w:val="center"/>
          </w:tcPr>
          <w:p w14:paraId="04EB197F" w14:textId="77777777" w:rsidR="00845F95" w:rsidRPr="001D3869" w:rsidRDefault="00845F95" w:rsidP="00845F95">
            <w:pPr>
              <w:autoSpaceDE/>
              <w:autoSpaceDN/>
              <w:adjustRightInd/>
              <w:spacing w:before="0" w:line="240" w:lineRule="auto"/>
              <w:ind w:left="0"/>
              <w:rPr>
                <w:b/>
                <w:sz w:val="16"/>
                <w:szCs w:val="16"/>
              </w:rPr>
            </w:pPr>
          </w:p>
        </w:tc>
        <w:tc>
          <w:tcPr>
            <w:tcW w:w="2933" w:type="dxa"/>
            <w:vAlign w:val="center"/>
          </w:tcPr>
          <w:p w14:paraId="4A3DDABA" w14:textId="617F38EA" w:rsidR="00845F95" w:rsidRPr="001D3869" w:rsidRDefault="00DF12E7" w:rsidP="00845F95">
            <w:pPr>
              <w:autoSpaceDE/>
              <w:autoSpaceDN/>
              <w:adjustRightInd/>
              <w:spacing w:before="0" w:line="240" w:lineRule="auto"/>
              <w:ind w:left="0"/>
              <w:rPr>
                <w:sz w:val="16"/>
                <w:szCs w:val="16"/>
              </w:rPr>
            </w:pPr>
            <w:ins w:id="1105" w:author="Issayevskiy, Konstantin [STAMGazStroy LLP]" w:date="2025-12-08T17:31:00Z" w16du:dateUtc="2025-12-08T12:31:00Z">
              <w:r w:rsidRPr="00402AFE">
                <w:rPr>
                  <w:sz w:val="16"/>
                  <w:szCs w:val="16"/>
                </w:rPr>
                <w:t>Hempel Coatings (USA), Inc.</w:t>
              </w:r>
            </w:ins>
            <w:del w:id="1106" w:author="Issayevskiy, Konstantin [STAMGazStroy LLP]" w:date="2025-12-08T17:31:00Z" w16du:dateUtc="2025-12-08T12:31:00Z">
              <w:r w:rsidR="00845F95" w:rsidRPr="00D02000" w:rsidDel="00DF12E7">
                <w:rPr>
                  <w:sz w:val="16"/>
                  <w:szCs w:val="16"/>
                </w:rPr>
                <w:delText>Dampney</w:delText>
              </w:r>
            </w:del>
          </w:p>
        </w:tc>
        <w:tc>
          <w:tcPr>
            <w:tcW w:w="2728" w:type="dxa"/>
            <w:gridSpan w:val="2"/>
            <w:vAlign w:val="center"/>
          </w:tcPr>
          <w:p w14:paraId="521687A2" w14:textId="77777777" w:rsidR="00DF12E7" w:rsidRPr="00F96DCC" w:rsidRDefault="00DF12E7" w:rsidP="00DF12E7">
            <w:pPr>
              <w:autoSpaceDE/>
              <w:autoSpaceDN/>
              <w:adjustRightInd/>
              <w:spacing w:before="0" w:line="240" w:lineRule="auto"/>
              <w:ind w:left="0"/>
              <w:rPr>
                <w:ins w:id="1107" w:author="Issayevskiy, Konstantin [STAMGazStroy LLP]" w:date="2025-12-08T17:31:00Z" w16du:dateUtc="2025-12-08T12:31:00Z"/>
                <w:sz w:val="16"/>
                <w:szCs w:val="16"/>
              </w:rPr>
            </w:pPr>
            <w:proofErr w:type="spellStart"/>
            <w:ins w:id="1108" w:author="Issayevskiy, Konstantin [STAMGazStroy LLP]" w:date="2025-12-08T17:31:00Z" w16du:dateUtc="2025-12-08T12:31:00Z">
              <w:r w:rsidRPr="00F96DCC">
                <w:rPr>
                  <w:sz w:val="16"/>
                  <w:szCs w:val="16"/>
                </w:rPr>
                <w:t>Hempadur</w:t>
              </w:r>
              <w:proofErr w:type="spellEnd"/>
              <w:r w:rsidRPr="00F96DCC">
                <w:rPr>
                  <w:sz w:val="16"/>
                  <w:szCs w:val="16"/>
                </w:rPr>
                <w:t xml:space="preserve"> 4588 Series</w:t>
              </w:r>
            </w:ins>
          </w:p>
          <w:p w14:paraId="41FCF740" w14:textId="3B1CAB64" w:rsidR="00845F95" w:rsidRPr="00F96DCC" w:rsidRDefault="00DF12E7" w:rsidP="00DF12E7">
            <w:pPr>
              <w:autoSpaceDE/>
              <w:autoSpaceDN/>
              <w:adjustRightInd/>
              <w:spacing w:before="0" w:line="240" w:lineRule="auto"/>
              <w:ind w:left="0"/>
              <w:rPr>
                <w:sz w:val="16"/>
                <w:szCs w:val="16"/>
              </w:rPr>
            </w:pPr>
            <w:proofErr w:type="spellStart"/>
            <w:ins w:id="1109" w:author="Issayevskiy, Konstantin [STAMGazStroy LLP]" w:date="2025-12-08T17:31:00Z" w16du:dateUtc="2025-12-08T12:31:00Z">
              <w:r w:rsidRPr="00F96DCC">
                <w:rPr>
                  <w:sz w:val="16"/>
                  <w:szCs w:val="16"/>
                </w:rPr>
                <w:t>Hempaprime</w:t>
              </w:r>
              <w:proofErr w:type="spellEnd"/>
              <w:r w:rsidRPr="00F96DCC">
                <w:rPr>
                  <w:sz w:val="16"/>
                  <w:szCs w:val="16"/>
                </w:rPr>
                <w:t xml:space="preserve"> Multi 500</w:t>
              </w:r>
            </w:ins>
            <w:del w:id="1110" w:author="Issayevskiy, Konstantin [STAMGazStroy LLP]" w:date="2025-12-08T17:31:00Z" w16du:dateUtc="2025-12-08T12:31:00Z">
              <w:r w:rsidR="00845F95" w:rsidRPr="00F96DCC" w:rsidDel="00DF12E7">
                <w:rPr>
                  <w:sz w:val="16"/>
                  <w:szCs w:val="16"/>
                </w:rPr>
                <w:delText>Endcor 750C</w:delText>
              </w:r>
            </w:del>
          </w:p>
        </w:tc>
        <w:tc>
          <w:tcPr>
            <w:tcW w:w="871" w:type="dxa"/>
            <w:vAlign w:val="center"/>
          </w:tcPr>
          <w:p w14:paraId="19610B51" w14:textId="77777777" w:rsidR="00DF12E7" w:rsidRPr="00CE7455" w:rsidRDefault="00DF12E7" w:rsidP="00DF12E7">
            <w:pPr>
              <w:autoSpaceDE/>
              <w:autoSpaceDN/>
              <w:adjustRightInd/>
              <w:spacing w:before="0" w:line="240" w:lineRule="auto"/>
              <w:ind w:left="0"/>
              <w:jc w:val="center"/>
              <w:rPr>
                <w:ins w:id="1111" w:author="Issayevskiy, Konstantin [STAMGazStroy LLP]" w:date="2025-12-08T17:31:00Z" w16du:dateUtc="2025-12-08T12:31:00Z"/>
                <w:sz w:val="16"/>
                <w:szCs w:val="16"/>
              </w:rPr>
            </w:pPr>
            <w:ins w:id="1112" w:author="Issayevskiy, Konstantin [STAMGazStroy LLP]" w:date="2025-12-08T17:31:00Z" w16du:dateUtc="2025-12-08T12:31:00Z">
              <w:r w:rsidRPr="00CE7455">
                <w:rPr>
                  <w:sz w:val="16"/>
                  <w:szCs w:val="16"/>
                  <w:lang w:val="ru-RU"/>
                </w:rPr>
                <w:t>220</w:t>
              </w:r>
            </w:ins>
          </w:p>
          <w:p w14:paraId="20A61863" w14:textId="3AFBED48" w:rsidR="00845F95" w:rsidRPr="00CE7455" w:rsidRDefault="00DF12E7" w:rsidP="00DF12E7">
            <w:pPr>
              <w:autoSpaceDE/>
              <w:autoSpaceDN/>
              <w:adjustRightInd/>
              <w:spacing w:before="0" w:line="240" w:lineRule="auto"/>
              <w:ind w:left="0"/>
              <w:jc w:val="center"/>
              <w:rPr>
                <w:sz w:val="16"/>
                <w:szCs w:val="16"/>
                <w:lang w:val="ru-RU"/>
              </w:rPr>
            </w:pPr>
            <w:ins w:id="1113" w:author="Issayevskiy, Konstantin [STAMGazStroy LLP]" w:date="2025-12-08T17:31:00Z" w16du:dateUtc="2025-12-08T12:31:00Z">
              <w:r w:rsidRPr="00CE7455">
                <w:rPr>
                  <w:sz w:val="16"/>
                  <w:szCs w:val="16"/>
                </w:rPr>
                <w:t>189-190</w:t>
              </w:r>
            </w:ins>
            <w:del w:id="1114" w:author="Issayevskiy, Konstantin [STAMGazStroy LLP]" w:date="2025-12-08T17:31:00Z" w16du:dateUtc="2025-12-08T12:31:00Z">
              <w:r w:rsidR="00845F95" w:rsidRPr="00CE7455" w:rsidDel="00DF12E7">
                <w:rPr>
                  <w:sz w:val="16"/>
                  <w:szCs w:val="16"/>
                </w:rPr>
                <w:delText>95</w:delText>
              </w:r>
            </w:del>
          </w:p>
        </w:tc>
        <w:tc>
          <w:tcPr>
            <w:tcW w:w="1255" w:type="dxa"/>
            <w:gridSpan w:val="2"/>
            <w:vAlign w:val="center"/>
          </w:tcPr>
          <w:p w14:paraId="1F02420B"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tc>
      </w:tr>
      <w:tr w:rsidR="00845F95" w:rsidRPr="001D3869" w14:paraId="414ED20F" w14:textId="77777777" w:rsidTr="00CE7455">
        <w:trPr>
          <w:trHeight w:val="288"/>
        </w:trPr>
        <w:tc>
          <w:tcPr>
            <w:tcW w:w="2288" w:type="dxa"/>
            <w:gridSpan w:val="3"/>
            <w:vAlign w:val="center"/>
          </w:tcPr>
          <w:p w14:paraId="536CAAB9" w14:textId="77777777" w:rsidR="00845F95" w:rsidRPr="001D3869" w:rsidRDefault="00845F95" w:rsidP="00845F95">
            <w:pPr>
              <w:autoSpaceDE/>
              <w:autoSpaceDN/>
              <w:adjustRightInd/>
              <w:spacing w:before="0" w:line="240" w:lineRule="auto"/>
              <w:ind w:left="0"/>
              <w:rPr>
                <w:b/>
                <w:sz w:val="16"/>
                <w:szCs w:val="16"/>
              </w:rPr>
            </w:pPr>
            <w:r w:rsidRPr="001D3869">
              <w:rPr>
                <w:b/>
                <w:sz w:val="16"/>
                <w:szCs w:val="16"/>
              </w:rPr>
              <w:t>Epoxy - Polyamide</w:t>
            </w:r>
          </w:p>
        </w:tc>
        <w:tc>
          <w:tcPr>
            <w:tcW w:w="2933" w:type="dxa"/>
            <w:vAlign w:val="center"/>
          </w:tcPr>
          <w:p w14:paraId="0ADE4C6F" w14:textId="2AB9F659" w:rsidR="00845F95" w:rsidRPr="001D3869" w:rsidRDefault="00DF12E7" w:rsidP="00845F95">
            <w:pPr>
              <w:autoSpaceDE/>
              <w:autoSpaceDN/>
              <w:adjustRightInd/>
              <w:spacing w:before="0" w:line="240" w:lineRule="auto"/>
              <w:ind w:left="0"/>
              <w:rPr>
                <w:sz w:val="16"/>
                <w:szCs w:val="16"/>
              </w:rPr>
            </w:pPr>
            <w:proofErr w:type="spellStart"/>
            <w:ins w:id="1115" w:author="Issayevskiy, Konstantin [STAMGazStroy LLP]" w:date="2025-12-08T17:31:00Z" w16du:dateUtc="2025-12-08T12:31:00Z">
              <w:r w:rsidRPr="00D02000">
                <w:rPr>
                  <w:sz w:val="16"/>
                  <w:szCs w:val="16"/>
                </w:rPr>
                <w:t>Dampney</w:t>
              </w:r>
              <w:proofErr w:type="spellEnd"/>
              <w:r w:rsidRPr="00402AFE">
                <w:rPr>
                  <w:sz w:val="16"/>
                  <w:szCs w:val="16"/>
                </w:rPr>
                <w:t xml:space="preserve"> </w:t>
              </w:r>
            </w:ins>
            <w:del w:id="1116" w:author="Issayevskiy, Konstantin [STAMGazStroy LLP]" w:date="2025-12-08T17:31:00Z" w16du:dateUtc="2025-12-08T12:31:00Z">
              <w:r w:rsidR="00845F95" w:rsidRPr="00402AFE" w:rsidDel="00DF12E7">
                <w:rPr>
                  <w:sz w:val="16"/>
                  <w:szCs w:val="16"/>
                </w:rPr>
                <w:delText>Hempel Coatings (USA), Inc.</w:delText>
              </w:r>
            </w:del>
          </w:p>
        </w:tc>
        <w:tc>
          <w:tcPr>
            <w:tcW w:w="2728" w:type="dxa"/>
            <w:gridSpan w:val="2"/>
            <w:vAlign w:val="center"/>
          </w:tcPr>
          <w:p w14:paraId="0E7B6999" w14:textId="1AF53C11" w:rsidR="00845F95" w:rsidRPr="00F96DCC" w:rsidDel="00DF12E7" w:rsidRDefault="00845F95" w:rsidP="00845F95">
            <w:pPr>
              <w:autoSpaceDE/>
              <w:autoSpaceDN/>
              <w:adjustRightInd/>
              <w:spacing w:before="0" w:line="240" w:lineRule="auto"/>
              <w:ind w:left="0"/>
              <w:rPr>
                <w:del w:id="1117" w:author="Issayevskiy, Konstantin [STAMGazStroy LLP]" w:date="2025-12-08T17:31:00Z" w16du:dateUtc="2025-12-08T12:31:00Z"/>
                <w:sz w:val="16"/>
                <w:szCs w:val="16"/>
              </w:rPr>
            </w:pPr>
            <w:del w:id="1118" w:author="Issayevskiy, Konstantin [STAMGazStroy LLP]" w:date="2025-12-08T17:31:00Z" w16du:dateUtc="2025-12-08T12:31:00Z">
              <w:r w:rsidRPr="00F96DCC" w:rsidDel="00DF12E7">
                <w:rPr>
                  <w:sz w:val="16"/>
                  <w:szCs w:val="16"/>
                </w:rPr>
                <w:delText>Hempadur 4588 Series</w:delText>
              </w:r>
            </w:del>
          </w:p>
          <w:p w14:paraId="0D26EDE8" w14:textId="73EBC969" w:rsidR="00DB20B1" w:rsidRPr="00F96DCC" w:rsidRDefault="00DF12E7" w:rsidP="00845F95">
            <w:pPr>
              <w:autoSpaceDE/>
              <w:autoSpaceDN/>
              <w:adjustRightInd/>
              <w:spacing w:before="0" w:line="240" w:lineRule="auto"/>
              <w:ind w:left="0"/>
              <w:rPr>
                <w:sz w:val="16"/>
                <w:szCs w:val="16"/>
              </w:rPr>
            </w:pPr>
            <w:proofErr w:type="spellStart"/>
            <w:ins w:id="1119" w:author="Issayevskiy, Konstantin [STAMGazStroy LLP]" w:date="2025-12-08T17:31:00Z" w16du:dateUtc="2025-12-08T12:31:00Z">
              <w:r w:rsidRPr="00F96DCC">
                <w:rPr>
                  <w:sz w:val="16"/>
                  <w:szCs w:val="16"/>
                </w:rPr>
                <w:t>Endcor</w:t>
              </w:r>
              <w:proofErr w:type="spellEnd"/>
              <w:r w:rsidRPr="00F96DCC">
                <w:rPr>
                  <w:sz w:val="16"/>
                  <w:szCs w:val="16"/>
                </w:rPr>
                <w:t xml:space="preserve"> 750C</w:t>
              </w:r>
              <w:r w:rsidRPr="00F96DCC" w:rsidDel="00DF12E7">
                <w:rPr>
                  <w:sz w:val="16"/>
                  <w:szCs w:val="16"/>
                </w:rPr>
                <w:t xml:space="preserve"> </w:t>
              </w:r>
            </w:ins>
            <w:del w:id="1120" w:author="Issayevskiy, Konstantin [STAMGazStroy LLP]" w:date="2025-12-08T17:31:00Z" w16du:dateUtc="2025-12-08T12:31:00Z">
              <w:r w:rsidR="00DB20B1" w:rsidRPr="00F96DCC" w:rsidDel="00DF12E7">
                <w:rPr>
                  <w:sz w:val="16"/>
                  <w:szCs w:val="16"/>
                </w:rPr>
                <w:delText>Hempaprime Multi 500</w:delText>
              </w:r>
            </w:del>
          </w:p>
        </w:tc>
        <w:tc>
          <w:tcPr>
            <w:tcW w:w="871" w:type="dxa"/>
            <w:vAlign w:val="center"/>
          </w:tcPr>
          <w:p w14:paraId="034AECE8" w14:textId="72018746" w:rsidR="00845F95" w:rsidRPr="00CE7455" w:rsidDel="00DF12E7" w:rsidRDefault="00845F95" w:rsidP="00845F95">
            <w:pPr>
              <w:autoSpaceDE/>
              <w:autoSpaceDN/>
              <w:adjustRightInd/>
              <w:spacing w:before="0" w:line="240" w:lineRule="auto"/>
              <w:ind w:left="0"/>
              <w:jc w:val="center"/>
              <w:rPr>
                <w:del w:id="1121" w:author="Issayevskiy, Konstantin [STAMGazStroy LLP]" w:date="2025-12-08T17:31:00Z" w16du:dateUtc="2025-12-08T12:31:00Z"/>
                <w:sz w:val="16"/>
                <w:szCs w:val="16"/>
              </w:rPr>
            </w:pPr>
            <w:del w:id="1122" w:author="Issayevskiy, Konstantin [STAMGazStroy LLP]" w:date="2025-12-08T17:31:00Z" w16du:dateUtc="2025-12-08T12:31:00Z">
              <w:r w:rsidRPr="00CE7455" w:rsidDel="00DF12E7">
                <w:rPr>
                  <w:sz w:val="16"/>
                  <w:szCs w:val="16"/>
                  <w:lang w:val="ru-RU"/>
                </w:rPr>
                <w:delText>220</w:delText>
              </w:r>
            </w:del>
          </w:p>
          <w:p w14:paraId="29819DDF" w14:textId="48C79640" w:rsidR="00DB20B1" w:rsidRPr="00CE7455" w:rsidRDefault="00DF12E7" w:rsidP="00845F95">
            <w:pPr>
              <w:autoSpaceDE/>
              <w:autoSpaceDN/>
              <w:adjustRightInd/>
              <w:spacing w:before="0" w:line="240" w:lineRule="auto"/>
              <w:ind w:left="0"/>
              <w:jc w:val="center"/>
              <w:rPr>
                <w:sz w:val="16"/>
                <w:szCs w:val="16"/>
              </w:rPr>
            </w:pPr>
            <w:ins w:id="1123" w:author="Issayevskiy, Konstantin [STAMGazStroy LLP]" w:date="2025-12-08T17:31:00Z" w16du:dateUtc="2025-12-08T12:31:00Z">
              <w:r>
                <w:rPr>
                  <w:sz w:val="16"/>
                  <w:szCs w:val="16"/>
                </w:rPr>
                <w:t>95</w:t>
              </w:r>
            </w:ins>
            <w:del w:id="1124" w:author="Issayevskiy, Konstantin [STAMGazStroy LLP]" w:date="2025-12-08T17:31:00Z" w16du:dateUtc="2025-12-08T12:31:00Z">
              <w:r w:rsidR="00DB20B1" w:rsidRPr="00CE7455" w:rsidDel="00DF12E7">
                <w:rPr>
                  <w:sz w:val="16"/>
                  <w:szCs w:val="16"/>
                </w:rPr>
                <w:delText>189-190</w:delText>
              </w:r>
            </w:del>
          </w:p>
        </w:tc>
        <w:tc>
          <w:tcPr>
            <w:tcW w:w="1255" w:type="dxa"/>
            <w:gridSpan w:val="2"/>
            <w:vAlign w:val="center"/>
          </w:tcPr>
          <w:p w14:paraId="6C923D84"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tc>
      </w:tr>
      <w:tr w:rsidR="00845F95" w:rsidRPr="001D3869" w14:paraId="539D9520" w14:textId="77777777" w:rsidTr="00CE7455">
        <w:trPr>
          <w:trHeight w:val="288"/>
        </w:trPr>
        <w:tc>
          <w:tcPr>
            <w:tcW w:w="2288" w:type="dxa"/>
            <w:gridSpan w:val="3"/>
            <w:vAlign w:val="center"/>
          </w:tcPr>
          <w:p w14:paraId="07DD72E1" w14:textId="77777777" w:rsidR="00845F95" w:rsidRPr="001D3869" w:rsidRDefault="00845F95" w:rsidP="00845F95">
            <w:pPr>
              <w:autoSpaceDE/>
              <w:autoSpaceDN/>
              <w:adjustRightInd/>
              <w:spacing w:before="0" w:line="240" w:lineRule="auto"/>
              <w:ind w:left="0"/>
              <w:rPr>
                <w:b/>
                <w:sz w:val="16"/>
                <w:szCs w:val="16"/>
              </w:rPr>
            </w:pPr>
            <w:r w:rsidRPr="001D3869">
              <w:rPr>
                <w:b/>
                <w:sz w:val="16"/>
                <w:szCs w:val="16"/>
              </w:rPr>
              <w:t>High Build</w:t>
            </w:r>
          </w:p>
        </w:tc>
        <w:tc>
          <w:tcPr>
            <w:tcW w:w="2933" w:type="dxa"/>
            <w:vAlign w:val="center"/>
          </w:tcPr>
          <w:p w14:paraId="558CC4A7" w14:textId="77777777" w:rsidR="00845F95" w:rsidRPr="001D3869" w:rsidRDefault="00845F95" w:rsidP="00845F95">
            <w:pPr>
              <w:autoSpaceDE/>
              <w:autoSpaceDN/>
              <w:adjustRightInd/>
              <w:spacing w:before="0" w:line="240" w:lineRule="auto"/>
              <w:ind w:left="0"/>
              <w:rPr>
                <w:sz w:val="16"/>
                <w:szCs w:val="16"/>
              </w:rPr>
            </w:pPr>
            <w:r w:rsidRPr="001D3869">
              <w:rPr>
                <w:sz w:val="16"/>
                <w:szCs w:val="16"/>
              </w:rPr>
              <w:t>International</w:t>
            </w:r>
          </w:p>
        </w:tc>
        <w:tc>
          <w:tcPr>
            <w:tcW w:w="2728" w:type="dxa"/>
            <w:gridSpan w:val="2"/>
            <w:vAlign w:val="center"/>
          </w:tcPr>
          <w:p w14:paraId="14612D3C" w14:textId="77777777" w:rsidR="00845F95" w:rsidRPr="00F96DCC" w:rsidRDefault="00845F95" w:rsidP="00845F95">
            <w:pPr>
              <w:autoSpaceDE/>
              <w:autoSpaceDN/>
              <w:adjustRightInd/>
              <w:spacing w:before="0" w:line="240" w:lineRule="auto"/>
              <w:ind w:left="0"/>
              <w:rPr>
                <w:sz w:val="16"/>
                <w:szCs w:val="16"/>
              </w:rPr>
            </w:pPr>
            <w:proofErr w:type="spellStart"/>
            <w:r w:rsidRPr="00F96DCC">
              <w:rPr>
                <w:sz w:val="16"/>
                <w:szCs w:val="16"/>
              </w:rPr>
              <w:t>Interseal</w:t>
            </w:r>
            <w:proofErr w:type="spellEnd"/>
            <w:r w:rsidRPr="00F96DCC">
              <w:rPr>
                <w:sz w:val="16"/>
                <w:szCs w:val="16"/>
              </w:rPr>
              <w:t xml:space="preserve"> 670 HS</w:t>
            </w:r>
          </w:p>
        </w:tc>
        <w:tc>
          <w:tcPr>
            <w:tcW w:w="871" w:type="dxa"/>
            <w:vAlign w:val="center"/>
          </w:tcPr>
          <w:p w14:paraId="6F112638" w14:textId="77777777" w:rsidR="00845F95" w:rsidRPr="00CE7455" w:rsidRDefault="00845F95" w:rsidP="00845F95">
            <w:pPr>
              <w:autoSpaceDE/>
              <w:autoSpaceDN/>
              <w:adjustRightInd/>
              <w:spacing w:before="0" w:line="240" w:lineRule="auto"/>
              <w:ind w:left="0"/>
              <w:jc w:val="center"/>
              <w:rPr>
                <w:sz w:val="16"/>
                <w:szCs w:val="16"/>
                <w:lang w:val="ru-RU"/>
              </w:rPr>
            </w:pPr>
            <w:r w:rsidRPr="00CE7455">
              <w:rPr>
                <w:sz w:val="16"/>
                <w:szCs w:val="16"/>
                <w:lang w:val="ru-RU"/>
              </w:rPr>
              <w:t>240</w:t>
            </w:r>
          </w:p>
        </w:tc>
        <w:tc>
          <w:tcPr>
            <w:tcW w:w="1255" w:type="dxa"/>
            <w:gridSpan w:val="2"/>
            <w:vAlign w:val="center"/>
          </w:tcPr>
          <w:p w14:paraId="7FF420DC"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tc>
      </w:tr>
      <w:tr w:rsidR="008F15C1" w:rsidRPr="001D3869" w14:paraId="77992018" w14:textId="77777777" w:rsidTr="00CE7455">
        <w:trPr>
          <w:trHeight w:val="288"/>
        </w:trPr>
        <w:tc>
          <w:tcPr>
            <w:tcW w:w="2288" w:type="dxa"/>
            <w:gridSpan w:val="3"/>
            <w:vMerge w:val="restart"/>
            <w:vAlign w:val="center"/>
          </w:tcPr>
          <w:p w14:paraId="5F6EDA8B" w14:textId="77777777" w:rsidR="008F15C1" w:rsidRPr="001D3869" w:rsidRDefault="008F15C1" w:rsidP="00845F95">
            <w:pPr>
              <w:autoSpaceDE/>
              <w:autoSpaceDN/>
              <w:adjustRightInd/>
              <w:spacing w:before="0" w:line="240" w:lineRule="auto"/>
              <w:ind w:left="0"/>
              <w:rPr>
                <w:b/>
                <w:sz w:val="16"/>
                <w:szCs w:val="16"/>
              </w:rPr>
            </w:pPr>
            <w:r w:rsidRPr="00864788">
              <w:rPr>
                <w:b/>
                <w:sz w:val="16"/>
                <w:szCs w:val="16"/>
              </w:rPr>
              <w:t>DFT as per Manufacturer’s Product Sheet</w:t>
            </w:r>
          </w:p>
        </w:tc>
        <w:tc>
          <w:tcPr>
            <w:tcW w:w="2933" w:type="dxa"/>
            <w:vAlign w:val="center"/>
          </w:tcPr>
          <w:p w14:paraId="3AC2F23E" w14:textId="77777777" w:rsidR="008F15C1" w:rsidRPr="001D3869" w:rsidRDefault="008F15C1" w:rsidP="00845F95">
            <w:pPr>
              <w:autoSpaceDE/>
              <w:autoSpaceDN/>
              <w:adjustRightInd/>
              <w:spacing w:before="0" w:line="240" w:lineRule="auto"/>
              <w:ind w:left="0"/>
              <w:rPr>
                <w:sz w:val="16"/>
                <w:szCs w:val="16"/>
              </w:rPr>
            </w:pPr>
            <w:r w:rsidRPr="00402AFE">
              <w:rPr>
                <w:sz w:val="16"/>
                <w:szCs w:val="16"/>
              </w:rPr>
              <w:t>International Devoe</w:t>
            </w:r>
          </w:p>
        </w:tc>
        <w:tc>
          <w:tcPr>
            <w:tcW w:w="2728" w:type="dxa"/>
            <w:gridSpan w:val="2"/>
            <w:vAlign w:val="center"/>
          </w:tcPr>
          <w:p w14:paraId="63D41601" w14:textId="77777777" w:rsidR="008F15C1" w:rsidRPr="00F96DCC" w:rsidRDefault="008F15C1" w:rsidP="00845F95">
            <w:pPr>
              <w:autoSpaceDE/>
              <w:autoSpaceDN/>
              <w:adjustRightInd/>
              <w:spacing w:before="0" w:line="240" w:lineRule="auto"/>
              <w:ind w:left="0"/>
              <w:rPr>
                <w:sz w:val="16"/>
                <w:szCs w:val="16"/>
              </w:rPr>
            </w:pPr>
            <w:r w:rsidRPr="00F96DCC">
              <w:rPr>
                <w:sz w:val="16"/>
                <w:szCs w:val="16"/>
              </w:rPr>
              <w:t>Devran 224 series</w:t>
            </w:r>
          </w:p>
        </w:tc>
        <w:tc>
          <w:tcPr>
            <w:tcW w:w="871" w:type="dxa"/>
            <w:vAlign w:val="center"/>
          </w:tcPr>
          <w:p w14:paraId="5A5D0A44" w14:textId="77777777" w:rsidR="008F15C1" w:rsidRPr="00CE7455" w:rsidRDefault="008F15C1" w:rsidP="00845F95">
            <w:pPr>
              <w:autoSpaceDE/>
              <w:autoSpaceDN/>
              <w:adjustRightInd/>
              <w:spacing w:before="0" w:line="240" w:lineRule="auto"/>
              <w:ind w:left="0"/>
              <w:jc w:val="center"/>
              <w:rPr>
                <w:sz w:val="16"/>
                <w:szCs w:val="16"/>
                <w:lang w:val="ru-RU"/>
              </w:rPr>
            </w:pPr>
            <w:r w:rsidRPr="00CE7455">
              <w:rPr>
                <w:sz w:val="16"/>
                <w:szCs w:val="16"/>
              </w:rPr>
              <w:t>28</w:t>
            </w:r>
            <w:r w:rsidRPr="00CE7455">
              <w:rPr>
                <w:sz w:val="16"/>
                <w:szCs w:val="16"/>
                <w:lang w:val="ru-RU"/>
              </w:rPr>
              <w:t>-212</w:t>
            </w:r>
          </w:p>
        </w:tc>
        <w:tc>
          <w:tcPr>
            <w:tcW w:w="1255" w:type="dxa"/>
            <w:gridSpan w:val="2"/>
            <w:vAlign w:val="center"/>
          </w:tcPr>
          <w:p w14:paraId="3E5FADBE" w14:textId="77777777" w:rsidR="008F15C1" w:rsidRPr="00CE7455" w:rsidRDefault="008F15C1" w:rsidP="00845F95">
            <w:pPr>
              <w:autoSpaceDE/>
              <w:autoSpaceDN/>
              <w:adjustRightInd/>
              <w:spacing w:before="0" w:line="240" w:lineRule="auto"/>
              <w:ind w:left="0"/>
              <w:jc w:val="center"/>
              <w:rPr>
                <w:sz w:val="16"/>
                <w:szCs w:val="16"/>
              </w:rPr>
            </w:pPr>
            <w:r w:rsidRPr="00CE7455">
              <w:rPr>
                <w:sz w:val="16"/>
                <w:szCs w:val="16"/>
              </w:rPr>
              <w:t>121°C (250°F)</w:t>
            </w:r>
          </w:p>
        </w:tc>
      </w:tr>
      <w:tr w:rsidR="008F15C1" w:rsidRPr="001D3869" w14:paraId="3E23DFF2" w14:textId="77777777" w:rsidTr="00CE7455">
        <w:trPr>
          <w:trHeight w:val="288"/>
        </w:trPr>
        <w:tc>
          <w:tcPr>
            <w:tcW w:w="2288" w:type="dxa"/>
            <w:gridSpan w:val="3"/>
            <w:vMerge/>
            <w:vAlign w:val="center"/>
          </w:tcPr>
          <w:p w14:paraId="48714343" w14:textId="77777777" w:rsidR="008F15C1" w:rsidRPr="007A2CF3" w:rsidRDefault="008F15C1" w:rsidP="00845F95">
            <w:pPr>
              <w:autoSpaceDE/>
              <w:autoSpaceDN/>
              <w:adjustRightInd/>
              <w:spacing w:before="0" w:line="240" w:lineRule="auto"/>
              <w:ind w:left="0"/>
              <w:rPr>
                <w:sz w:val="16"/>
                <w:szCs w:val="16"/>
              </w:rPr>
            </w:pPr>
          </w:p>
        </w:tc>
        <w:tc>
          <w:tcPr>
            <w:tcW w:w="2933" w:type="dxa"/>
            <w:vAlign w:val="center"/>
          </w:tcPr>
          <w:p w14:paraId="3C2E35A2" w14:textId="77777777" w:rsidR="008F15C1" w:rsidRPr="001D3869" w:rsidRDefault="008F15C1" w:rsidP="00845F95">
            <w:pPr>
              <w:autoSpaceDE/>
              <w:autoSpaceDN/>
              <w:adjustRightInd/>
              <w:spacing w:before="0" w:line="240" w:lineRule="auto"/>
              <w:ind w:left="0"/>
              <w:rPr>
                <w:sz w:val="16"/>
                <w:szCs w:val="16"/>
              </w:rPr>
            </w:pPr>
            <w:r w:rsidRPr="00402AFE">
              <w:rPr>
                <w:sz w:val="16"/>
                <w:szCs w:val="16"/>
              </w:rPr>
              <w:t>Jotun Paints</w:t>
            </w:r>
          </w:p>
        </w:tc>
        <w:tc>
          <w:tcPr>
            <w:tcW w:w="2728" w:type="dxa"/>
            <w:gridSpan w:val="2"/>
            <w:vAlign w:val="center"/>
          </w:tcPr>
          <w:p w14:paraId="53CC6EF4" w14:textId="77777777" w:rsidR="008F15C1" w:rsidRPr="00F96DCC" w:rsidRDefault="008F15C1" w:rsidP="00845F95">
            <w:pPr>
              <w:autoSpaceDE/>
              <w:autoSpaceDN/>
              <w:adjustRightInd/>
              <w:spacing w:before="0" w:line="240" w:lineRule="auto"/>
              <w:ind w:left="0"/>
              <w:rPr>
                <w:sz w:val="16"/>
                <w:szCs w:val="16"/>
              </w:rPr>
            </w:pPr>
            <w:proofErr w:type="spellStart"/>
            <w:r w:rsidRPr="00F96DCC">
              <w:rPr>
                <w:sz w:val="16"/>
                <w:szCs w:val="16"/>
              </w:rPr>
              <w:t>PenguardUniversal</w:t>
            </w:r>
            <w:proofErr w:type="spellEnd"/>
          </w:p>
        </w:tc>
        <w:tc>
          <w:tcPr>
            <w:tcW w:w="871" w:type="dxa"/>
            <w:vAlign w:val="center"/>
          </w:tcPr>
          <w:p w14:paraId="64C95E14" w14:textId="77777777" w:rsidR="008F15C1" w:rsidRPr="00CE7455" w:rsidRDefault="008F15C1" w:rsidP="00845F95">
            <w:pPr>
              <w:autoSpaceDE/>
              <w:autoSpaceDN/>
              <w:adjustRightInd/>
              <w:spacing w:before="0" w:line="240" w:lineRule="auto"/>
              <w:ind w:left="0"/>
              <w:jc w:val="center"/>
              <w:rPr>
                <w:sz w:val="16"/>
                <w:szCs w:val="16"/>
                <w:lang w:val="ru-RU"/>
              </w:rPr>
            </w:pPr>
            <w:r w:rsidRPr="00CE7455">
              <w:rPr>
                <w:sz w:val="16"/>
                <w:szCs w:val="16"/>
                <w:lang w:val="ru-RU"/>
              </w:rPr>
              <w:t>240</w:t>
            </w:r>
          </w:p>
        </w:tc>
        <w:tc>
          <w:tcPr>
            <w:tcW w:w="1255" w:type="dxa"/>
            <w:gridSpan w:val="2"/>
            <w:vAlign w:val="center"/>
          </w:tcPr>
          <w:p w14:paraId="1C2B247F" w14:textId="77777777" w:rsidR="008F15C1" w:rsidRPr="00CE7455" w:rsidRDefault="008F15C1" w:rsidP="00845F95">
            <w:pPr>
              <w:autoSpaceDE/>
              <w:autoSpaceDN/>
              <w:adjustRightInd/>
              <w:spacing w:before="0" w:line="240" w:lineRule="auto"/>
              <w:ind w:left="0"/>
              <w:jc w:val="center"/>
              <w:rPr>
                <w:sz w:val="16"/>
                <w:szCs w:val="16"/>
              </w:rPr>
            </w:pPr>
            <w:r w:rsidRPr="00CE7455">
              <w:rPr>
                <w:sz w:val="16"/>
                <w:szCs w:val="16"/>
              </w:rPr>
              <w:t>121°C (250°F)</w:t>
            </w:r>
          </w:p>
        </w:tc>
      </w:tr>
      <w:tr w:rsidR="00845F95" w:rsidRPr="001D3869" w14:paraId="7478C27B" w14:textId="77777777" w:rsidTr="00CE7455">
        <w:trPr>
          <w:trHeight w:val="288"/>
        </w:trPr>
        <w:tc>
          <w:tcPr>
            <w:tcW w:w="2288" w:type="dxa"/>
            <w:gridSpan w:val="3"/>
            <w:vAlign w:val="center"/>
          </w:tcPr>
          <w:p w14:paraId="5AB328BF" w14:textId="77777777" w:rsidR="00845F95" w:rsidRPr="001D3869" w:rsidRDefault="00845F95" w:rsidP="00845F95">
            <w:pPr>
              <w:autoSpaceDE/>
              <w:autoSpaceDN/>
              <w:adjustRightInd/>
              <w:spacing w:before="0" w:line="240" w:lineRule="auto"/>
              <w:ind w:left="0"/>
              <w:rPr>
                <w:b/>
                <w:sz w:val="16"/>
                <w:szCs w:val="16"/>
              </w:rPr>
            </w:pPr>
          </w:p>
        </w:tc>
        <w:tc>
          <w:tcPr>
            <w:tcW w:w="2933" w:type="dxa"/>
            <w:vAlign w:val="center"/>
          </w:tcPr>
          <w:p w14:paraId="262F0CEB" w14:textId="77777777" w:rsidR="00845F95" w:rsidRPr="001D3869" w:rsidRDefault="00845F95" w:rsidP="00845F95">
            <w:pPr>
              <w:autoSpaceDE/>
              <w:autoSpaceDN/>
              <w:adjustRightInd/>
              <w:spacing w:before="0" w:line="240" w:lineRule="auto"/>
              <w:ind w:left="0"/>
              <w:rPr>
                <w:sz w:val="16"/>
                <w:szCs w:val="16"/>
              </w:rPr>
            </w:pPr>
            <w:r w:rsidRPr="00402AFE">
              <w:rPr>
                <w:sz w:val="16"/>
                <w:szCs w:val="16"/>
              </w:rPr>
              <w:t>PPG</w:t>
            </w:r>
          </w:p>
        </w:tc>
        <w:tc>
          <w:tcPr>
            <w:tcW w:w="2728" w:type="dxa"/>
            <w:gridSpan w:val="2"/>
            <w:vAlign w:val="center"/>
          </w:tcPr>
          <w:p w14:paraId="78BF2CDC" w14:textId="77777777" w:rsidR="00AB0723" w:rsidRPr="00F96DCC" w:rsidRDefault="00AB0723" w:rsidP="00AB0723">
            <w:pPr>
              <w:autoSpaceDE/>
              <w:autoSpaceDN/>
              <w:adjustRightInd/>
              <w:spacing w:before="0" w:line="240" w:lineRule="auto"/>
              <w:ind w:left="0"/>
              <w:rPr>
                <w:sz w:val="16"/>
                <w:szCs w:val="16"/>
              </w:rPr>
            </w:pPr>
            <w:proofErr w:type="spellStart"/>
            <w:r w:rsidRPr="00F96DCC">
              <w:rPr>
                <w:sz w:val="16"/>
                <w:szCs w:val="16"/>
              </w:rPr>
              <w:t>Sigmacover</w:t>
            </w:r>
            <w:proofErr w:type="spellEnd"/>
            <w:r w:rsidRPr="00F96DCC">
              <w:rPr>
                <w:sz w:val="16"/>
                <w:szCs w:val="16"/>
              </w:rPr>
              <w:t xml:space="preserve"> 400 or </w:t>
            </w:r>
            <w:proofErr w:type="spellStart"/>
            <w:r w:rsidRPr="00F96DCC">
              <w:rPr>
                <w:sz w:val="16"/>
                <w:szCs w:val="16"/>
              </w:rPr>
              <w:t>Sigmacover</w:t>
            </w:r>
            <w:proofErr w:type="spellEnd"/>
            <w:r w:rsidRPr="00F96DCC">
              <w:rPr>
                <w:sz w:val="16"/>
                <w:szCs w:val="16"/>
              </w:rPr>
              <w:t xml:space="preserve"> 2</w:t>
            </w:r>
          </w:p>
          <w:p w14:paraId="760F4B90" w14:textId="07B87F61" w:rsidR="00845F95" w:rsidRPr="00F96DCC" w:rsidRDefault="00AB0723" w:rsidP="00AB0723">
            <w:pPr>
              <w:autoSpaceDE/>
              <w:autoSpaceDN/>
              <w:adjustRightInd/>
              <w:spacing w:before="0" w:line="240" w:lineRule="auto"/>
              <w:ind w:left="0"/>
              <w:rPr>
                <w:sz w:val="16"/>
                <w:szCs w:val="16"/>
              </w:rPr>
            </w:pPr>
            <w:proofErr w:type="spellStart"/>
            <w:r w:rsidRPr="00F96DCC">
              <w:rPr>
                <w:sz w:val="16"/>
                <w:szCs w:val="16"/>
              </w:rPr>
              <w:t>Amerlock</w:t>
            </w:r>
            <w:proofErr w:type="spellEnd"/>
            <w:r w:rsidRPr="00F96DCC">
              <w:rPr>
                <w:sz w:val="16"/>
                <w:szCs w:val="16"/>
              </w:rPr>
              <w:t xml:space="preserve"> 400 Series or 2 Series</w:t>
            </w:r>
          </w:p>
        </w:tc>
        <w:tc>
          <w:tcPr>
            <w:tcW w:w="871" w:type="dxa"/>
            <w:vAlign w:val="center"/>
          </w:tcPr>
          <w:p w14:paraId="06D57438" w14:textId="3889B8F1" w:rsidR="00845F95" w:rsidRPr="00CE7455" w:rsidRDefault="00845F95" w:rsidP="00845F95">
            <w:pPr>
              <w:autoSpaceDE/>
              <w:autoSpaceDN/>
              <w:adjustRightInd/>
              <w:spacing w:before="0" w:line="240" w:lineRule="auto"/>
              <w:ind w:left="0"/>
              <w:jc w:val="center"/>
              <w:rPr>
                <w:sz w:val="16"/>
                <w:szCs w:val="16"/>
              </w:rPr>
            </w:pPr>
            <w:del w:id="1125" w:author="Kurmanov, Aidyn [STAMGazStroy LLP]" w:date="2025-12-09T16:31:00Z" w16du:dateUtc="2025-12-09T11:31:00Z">
              <w:r w:rsidRPr="00CE7455" w:rsidDel="00303D83">
                <w:rPr>
                  <w:sz w:val="16"/>
                  <w:szCs w:val="16"/>
                </w:rPr>
                <w:delText>240</w:delText>
              </w:r>
            </w:del>
            <w:ins w:id="1126" w:author="Kurmanov, Aidyn [STAMGazStroy LLP]" w:date="2025-12-09T16:31:00Z" w16du:dateUtc="2025-12-09T11:31:00Z">
              <w:r w:rsidR="00303D83">
                <w:rPr>
                  <w:sz w:val="16"/>
                  <w:szCs w:val="16"/>
                </w:rPr>
                <w:t>153-180</w:t>
              </w:r>
            </w:ins>
          </w:p>
          <w:p w14:paraId="43D2DC5B" w14:textId="0D6E6DD1" w:rsidR="00AB0723" w:rsidRPr="00CE7455" w:rsidRDefault="00AB0723" w:rsidP="00845F95">
            <w:pPr>
              <w:autoSpaceDE/>
              <w:autoSpaceDN/>
              <w:adjustRightInd/>
              <w:spacing w:before="0" w:line="240" w:lineRule="auto"/>
              <w:ind w:left="0"/>
              <w:jc w:val="center"/>
              <w:rPr>
                <w:sz w:val="16"/>
                <w:szCs w:val="16"/>
              </w:rPr>
            </w:pPr>
            <w:del w:id="1127" w:author="Kurmanov, Aidyn [STAMGazStroy LLP]" w:date="2025-12-09T16:32:00Z" w16du:dateUtc="2025-12-09T11:32:00Z">
              <w:r w:rsidRPr="00CE7455">
                <w:rPr>
                  <w:sz w:val="16"/>
                  <w:szCs w:val="16"/>
                </w:rPr>
                <w:delText>189-190</w:delText>
              </w:r>
            </w:del>
            <w:ins w:id="1128" w:author="Kurmanov, Aidyn [STAMGazStroy LLP]" w:date="2025-12-09T16:32:00Z" w16du:dateUtc="2025-12-09T11:32:00Z">
              <w:r w:rsidR="00303D83">
                <w:rPr>
                  <w:sz w:val="16"/>
                  <w:szCs w:val="16"/>
                </w:rPr>
                <w:t>153-240</w:t>
              </w:r>
            </w:ins>
          </w:p>
        </w:tc>
        <w:tc>
          <w:tcPr>
            <w:tcW w:w="1255" w:type="dxa"/>
            <w:gridSpan w:val="2"/>
            <w:vAlign w:val="center"/>
          </w:tcPr>
          <w:p w14:paraId="0B5C7171"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tc>
      </w:tr>
      <w:tr w:rsidR="00845F95" w:rsidRPr="001D3869" w14:paraId="660C6EA8" w14:textId="77777777" w:rsidTr="00CE7455">
        <w:trPr>
          <w:trHeight w:val="288"/>
        </w:trPr>
        <w:tc>
          <w:tcPr>
            <w:tcW w:w="2288" w:type="dxa"/>
            <w:gridSpan w:val="3"/>
            <w:vAlign w:val="center"/>
          </w:tcPr>
          <w:p w14:paraId="57C9DEFF" w14:textId="77777777" w:rsidR="00845F95" w:rsidRPr="001D3869" w:rsidRDefault="00845F95" w:rsidP="00845F95">
            <w:pPr>
              <w:autoSpaceDE/>
              <w:autoSpaceDN/>
              <w:adjustRightInd/>
              <w:spacing w:before="0" w:line="240" w:lineRule="auto"/>
              <w:ind w:left="0"/>
              <w:rPr>
                <w:b/>
                <w:sz w:val="16"/>
                <w:szCs w:val="16"/>
              </w:rPr>
            </w:pPr>
          </w:p>
        </w:tc>
        <w:tc>
          <w:tcPr>
            <w:tcW w:w="2933" w:type="dxa"/>
            <w:vAlign w:val="center"/>
          </w:tcPr>
          <w:p w14:paraId="767CAF48" w14:textId="77777777" w:rsidR="00845F95" w:rsidRPr="001D3869" w:rsidRDefault="00845F95" w:rsidP="00845F95">
            <w:pPr>
              <w:autoSpaceDE/>
              <w:autoSpaceDN/>
              <w:adjustRightInd/>
              <w:spacing w:before="0" w:line="240" w:lineRule="auto"/>
              <w:ind w:left="0"/>
              <w:rPr>
                <w:sz w:val="16"/>
                <w:szCs w:val="16"/>
              </w:rPr>
            </w:pPr>
            <w:r w:rsidRPr="00402AFE">
              <w:rPr>
                <w:sz w:val="16"/>
                <w:szCs w:val="16"/>
              </w:rPr>
              <w:t>Sherwin Williams</w:t>
            </w:r>
          </w:p>
        </w:tc>
        <w:tc>
          <w:tcPr>
            <w:tcW w:w="2728" w:type="dxa"/>
            <w:gridSpan w:val="2"/>
            <w:vAlign w:val="center"/>
          </w:tcPr>
          <w:p w14:paraId="285D4469" w14:textId="77777777" w:rsidR="00845F95" w:rsidRPr="00F96DCC" w:rsidRDefault="00845F95" w:rsidP="00845F95">
            <w:pPr>
              <w:autoSpaceDE/>
              <w:autoSpaceDN/>
              <w:adjustRightInd/>
              <w:spacing w:before="0" w:line="240" w:lineRule="auto"/>
              <w:ind w:left="0"/>
              <w:rPr>
                <w:sz w:val="16"/>
                <w:szCs w:val="16"/>
              </w:rPr>
            </w:pPr>
            <w:proofErr w:type="spellStart"/>
            <w:r w:rsidRPr="00F96DCC">
              <w:rPr>
                <w:sz w:val="16"/>
                <w:szCs w:val="16"/>
              </w:rPr>
              <w:t>Macropoxy</w:t>
            </w:r>
            <w:proofErr w:type="spellEnd"/>
            <w:r w:rsidRPr="00F96DCC">
              <w:rPr>
                <w:sz w:val="16"/>
                <w:szCs w:val="16"/>
              </w:rPr>
              <w:t xml:space="preserve"> 646 Series</w:t>
            </w:r>
          </w:p>
        </w:tc>
        <w:tc>
          <w:tcPr>
            <w:tcW w:w="871" w:type="dxa"/>
            <w:vAlign w:val="center"/>
          </w:tcPr>
          <w:p w14:paraId="1D162F50" w14:textId="77777777" w:rsidR="00845F95" w:rsidRPr="00CE7455" w:rsidRDefault="00845F95" w:rsidP="00845F95">
            <w:pPr>
              <w:autoSpaceDE/>
              <w:autoSpaceDN/>
              <w:adjustRightInd/>
              <w:spacing w:before="0" w:line="240" w:lineRule="auto"/>
              <w:ind w:left="0"/>
              <w:jc w:val="center"/>
              <w:rPr>
                <w:sz w:val="16"/>
                <w:szCs w:val="16"/>
                <w:lang w:val="ru-RU"/>
              </w:rPr>
            </w:pPr>
            <w:r w:rsidRPr="00CE7455">
              <w:rPr>
                <w:sz w:val="16"/>
                <w:szCs w:val="16"/>
                <w:lang w:val="ru-RU"/>
              </w:rPr>
              <w:t>100-250</w:t>
            </w:r>
          </w:p>
        </w:tc>
        <w:tc>
          <w:tcPr>
            <w:tcW w:w="1255" w:type="dxa"/>
            <w:gridSpan w:val="2"/>
            <w:vAlign w:val="center"/>
          </w:tcPr>
          <w:p w14:paraId="7721C841"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tc>
      </w:tr>
      <w:tr w:rsidR="00845F95" w:rsidRPr="001D3869" w14:paraId="0C6E8C88" w14:textId="77777777" w:rsidTr="00CE7455">
        <w:trPr>
          <w:trHeight w:val="288"/>
        </w:trPr>
        <w:tc>
          <w:tcPr>
            <w:tcW w:w="2288" w:type="dxa"/>
            <w:gridSpan w:val="3"/>
            <w:vAlign w:val="center"/>
          </w:tcPr>
          <w:p w14:paraId="05FE056A" w14:textId="77777777" w:rsidR="00845F95" w:rsidRPr="001D3869" w:rsidRDefault="00845F95" w:rsidP="00845F95">
            <w:pPr>
              <w:autoSpaceDE/>
              <w:autoSpaceDN/>
              <w:adjustRightInd/>
              <w:spacing w:before="0" w:line="240" w:lineRule="auto"/>
              <w:ind w:left="0"/>
              <w:rPr>
                <w:b/>
                <w:sz w:val="16"/>
                <w:szCs w:val="16"/>
              </w:rPr>
            </w:pPr>
          </w:p>
        </w:tc>
        <w:tc>
          <w:tcPr>
            <w:tcW w:w="2933" w:type="dxa"/>
            <w:vAlign w:val="center"/>
          </w:tcPr>
          <w:p w14:paraId="7D2279F0" w14:textId="77777777" w:rsidR="00845F95" w:rsidRPr="001D3869" w:rsidRDefault="00845F95" w:rsidP="00845F95">
            <w:pPr>
              <w:autoSpaceDE/>
              <w:autoSpaceDN/>
              <w:adjustRightInd/>
              <w:spacing w:before="0" w:line="240" w:lineRule="auto"/>
              <w:ind w:left="0"/>
              <w:rPr>
                <w:sz w:val="16"/>
                <w:szCs w:val="16"/>
              </w:rPr>
            </w:pPr>
            <w:r w:rsidRPr="00402AFE">
              <w:rPr>
                <w:sz w:val="16"/>
                <w:szCs w:val="16"/>
              </w:rPr>
              <w:t>Tnemec</w:t>
            </w:r>
          </w:p>
        </w:tc>
        <w:tc>
          <w:tcPr>
            <w:tcW w:w="2728" w:type="dxa"/>
            <w:gridSpan w:val="2"/>
            <w:vAlign w:val="center"/>
          </w:tcPr>
          <w:p w14:paraId="2EACE280" w14:textId="77777777" w:rsidR="00845F95" w:rsidRPr="00F96DCC" w:rsidRDefault="00845F95" w:rsidP="00845F95">
            <w:pPr>
              <w:autoSpaceDE/>
              <w:autoSpaceDN/>
              <w:adjustRightInd/>
              <w:spacing w:before="0" w:line="240" w:lineRule="auto"/>
              <w:ind w:left="0"/>
              <w:rPr>
                <w:sz w:val="16"/>
                <w:szCs w:val="16"/>
              </w:rPr>
            </w:pPr>
            <w:r w:rsidRPr="00F96DCC">
              <w:rPr>
                <w:sz w:val="16"/>
                <w:szCs w:val="16"/>
              </w:rPr>
              <w:t xml:space="preserve">Series 66 Hi-Build </w:t>
            </w:r>
            <w:proofErr w:type="spellStart"/>
            <w:r w:rsidRPr="00F96DCC">
              <w:rPr>
                <w:sz w:val="16"/>
                <w:szCs w:val="16"/>
              </w:rPr>
              <w:t>Epoxoline</w:t>
            </w:r>
            <w:proofErr w:type="spellEnd"/>
          </w:p>
          <w:p w14:paraId="397A1B26" w14:textId="77777777" w:rsidR="00845F95" w:rsidRPr="00F96DCC" w:rsidRDefault="00845F95" w:rsidP="00845F95">
            <w:pPr>
              <w:autoSpaceDE/>
              <w:autoSpaceDN/>
              <w:adjustRightInd/>
              <w:spacing w:before="0" w:line="240" w:lineRule="auto"/>
              <w:ind w:left="0"/>
              <w:rPr>
                <w:sz w:val="16"/>
                <w:szCs w:val="16"/>
              </w:rPr>
            </w:pPr>
            <w:r w:rsidRPr="00F96DCC">
              <w:rPr>
                <w:sz w:val="16"/>
                <w:szCs w:val="16"/>
              </w:rPr>
              <w:t xml:space="preserve">Series L69 Hi-Build </w:t>
            </w:r>
            <w:proofErr w:type="spellStart"/>
            <w:r w:rsidRPr="00F96DCC">
              <w:rPr>
                <w:sz w:val="16"/>
                <w:szCs w:val="16"/>
              </w:rPr>
              <w:t>Epoxoline</w:t>
            </w:r>
            <w:proofErr w:type="spellEnd"/>
            <w:r w:rsidRPr="00F96DCC">
              <w:rPr>
                <w:sz w:val="16"/>
                <w:szCs w:val="16"/>
              </w:rPr>
              <w:t xml:space="preserve"> II</w:t>
            </w:r>
          </w:p>
        </w:tc>
        <w:tc>
          <w:tcPr>
            <w:tcW w:w="871" w:type="dxa"/>
            <w:vAlign w:val="center"/>
          </w:tcPr>
          <w:p w14:paraId="1C7041B2"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lang w:val="ru-RU"/>
              </w:rPr>
              <w:t>362</w:t>
            </w:r>
          </w:p>
          <w:p w14:paraId="199508AE"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98</w:t>
            </w:r>
          </w:p>
        </w:tc>
        <w:tc>
          <w:tcPr>
            <w:tcW w:w="1255" w:type="dxa"/>
            <w:gridSpan w:val="2"/>
            <w:vAlign w:val="center"/>
          </w:tcPr>
          <w:p w14:paraId="057ACBD6"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p w14:paraId="52EA954D" w14:textId="77777777" w:rsidR="00845F95" w:rsidRPr="00CE7455" w:rsidRDefault="00845F95" w:rsidP="00845F95">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7CD684DB" w14:textId="77777777" w:rsidTr="00CE7455">
        <w:trPr>
          <w:trHeight w:val="288"/>
        </w:trPr>
        <w:tc>
          <w:tcPr>
            <w:tcW w:w="2288" w:type="dxa"/>
            <w:gridSpan w:val="3"/>
            <w:vAlign w:val="center"/>
          </w:tcPr>
          <w:p w14:paraId="231E07B1" w14:textId="77777777" w:rsidR="00D474B9" w:rsidRPr="001D3869" w:rsidRDefault="00D474B9" w:rsidP="00D474B9">
            <w:pPr>
              <w:autoSpaceDE/>
              <w:autoSpaceDN/>
              <w:adjustRightInd/>
              <w:spacing w:before="0" w:line="240" w:lineRule="auto"/>
              <w:ind w:left="0"/>
              <w:rPr>
                <w:b/>
                <w:sz w:val="16"/>
                <w:szCs w:val="16"/>
              </w:rPr>
            </w:pPr>
          </w:p>
        </w:tc>
        <w:tc>
          <w:tcPr>
            <w:tcW w:w="2933" w:type="dxa"/>
            <w:vAlign w:val="center"/>
          </w:tcPr>
          <w:p w14:paraId="5219D14A" w14:textId="123EA8A4" w:rsidR="00D474B9" w:rsidRPr="00402AFE" w:rsidRDefault="00D474B9" w:rsidP="00D474B9">
            <w:pPr>
              <w:autoSpaceDE/>
              <w:autoSpaceDN/>
              <w:adjustRightInd/>
              <w:spacing w:before="0" w:line="240" w:lineRule="auto"/>
              <w:ind w:left="0"/>
              <w:rPr>
                <w:sz w:val="16"/>
                <w:szCs w:val="16"/>
              </w:rPr>
            </w:pPr>
            <w:r w:rsidRPr="001D0D8C">
              <w:rPr>
                <w:sz w:val="16"/>
                <w:szCs w:val="16"/>
              </w:rPr>
              <w:t>Rust-Oleum</w:t>
            </w:r>
          </w:p>
        </w:tc>
        <w:tc>
          <w:tcPr>
            <w:tcW w:w="2728" w:type="dxa"/>
            <w:gridSpan w:val="2"/>
            <w:vAlign w:val="center"/>
          </w:tcPr>
          <w:p w14:paraId="437EE25E" w14:textId="08D85FD7" w:rsidR="00D474B9" w:rsidRPr="00F96DCC" w:rsidRDefault="00D474B9" w:rsidP="00D474B9">
            <w:pPr>
              <w:autoSpaceDE/>
              <w:autoSpaceDN/>
              <w:adjustRightInd/>
              <w:spacing w:before="0" w:line="240" w:lineRule="auto"/>
              <w:ind w:left="0"/>
              <w:rPr>
                <w:sz w:val="16"/>
                <w:szCs w:val="16"/>
              </w:rPr>
            </w:pPr>
            <w:r w:rsidRPr="00F96DCC">
              <w:rPr>
                <w:sz w:val="16"/>
                <w:szCs w:val="16"/>
              </w:rPr>
              <w:t>Meta Prime (</w:t>
            </w:r>
            <w:proofErr w:type="spellStart"/>
            <w:r w:rsidRPr="00F96DCC">
              <w:rPr>
                <w:sz w:val="16"/>
                <w:szCs w:val="16"/>
              </w:rPr>
              <w:t>Self Healing</w:t>
            </w:r>
            <w:proofErr w:type="spellEnd"/>
            <w:r w:rsidRPr="00F96DCC">
              <w:rPr>
                <w:sz w:val="16"/>
                <w:szCs w:val="16"/>
              </w:rPr>
              <w:t>)</w:t>
            </w:r>
          </w:p>
        </w:tc>
        <w:tc>
          <w:tcPr>
            <w:tcW w:w="871" w:type="dxa"/>
            <w:vAlign w:val="center"/>
          </w:tcPr>
          <w:p w14:paraId="75BF0BDC" w14:textId="6FE180C9" w:rsidR="00D474B9" w:rsidRPr="00CE7455" w:rsidRDefault="00D474B9" w:rsidP="00D474B9">
            <w:pPr>
              <w:autoSpaceDE/>
              <w:autoSpaceDN/>
              <w:adjustRightInd/>
              <w:spacing w:before="0" w:line="240" w:lineRule="auto"/>
              <w:ind w:left="0"/>
              <w:jc w:val="center"/>
              <w:rPr>
                <w:sz w:val="16"/>
                <w:szCs w:val="16"/>
                <w:lang w:val="ru-RU"/>
              </w:rPr>
            </w:pPr>
            <w:r w:rsidRPr="00CE7455">
              <w:rPr>
                <w:sz w:val="16"/>
                <w:szCs w:val="16"/>
              </w:rPr>
              <w:t>340</w:t>
            </w:r>
          </w:p>
        </w:tc>
        <w:tc>
          <w:tcPr>
            <w:tcW w:w="1255" w:type="dxa"/>
            <w:gridSpan w:val="2"/>
            <w:vAlign w:val="center"/>
          </w:tcPr>
          <w:p w14:paraId="3D36DD59" w14:textId="39169C60"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410F22" w:rsidRPr="001D3869" w14:paraId="4CA63EE9" w14:textId="77777777" w:rsidTr="00CE7455">
        <w:trPr>
          <w:trHeight w:val="288"/>
        </w:trPr>
        <w:tc>
          <w:tcPr>
            <w:tcW w:w="2288" w:type="dxa"/>
            <w:gridSpan w:val="3"/>
            <w:vAlign w:val="center"/>
          </w:tcPr>
          <w:p w14:paraId="3FF4B9B9" w14:textId="77777777" w:rsidR="00410F22" w:rsidRPr="001D3869" w:rsidRDefault="00410F22" w:rsidP="00845F95">
            <w:pPr>
              <w:autoSpaceDE/>
              <w:autoSpaceDN/>
              <w:adjustRightInd/>
              <w:spacing w:before="0" w:line="240" w:lineRule="auto"/>
              <w:ind w:left="0"/>
              <w:rPr>
                <w:b/>
                <w:sz w:val="16"/>
                <w:szCs w:val="16"/>
              </w:rPr>
            </w:pPr>
          </w:p>
        </w:tc>
        <w:tc>
          <w:tcPr>
            <w:tcW w:w="2933" w:type="dxa"/>
            <w:vAlign w:val="center"/>
          </w:tcPr>
          <w:p w14:paraId="2A85B983" w14:textId="4E9D88C0" w:rsidR="00410F22" w:rsidRPr="00402AFE" w:rsidRDefault="00410F22" w:rsidP="00845F95">
            <w:pPr>
              <w:autoSpaceDE/>
              <w:autoSpaceDN/>
              <w:adjustRightInd/>
              <w:spacing w:before="0" w:line="240" w:lineRule="auto"/>
              <w:ind w:left="0"/>
              <w:rPr>
                <w:sz w:val="16"/>
                <w:szCs w:val="16"/>
              </w:rPr>
            </w:pPr>
            <w:r w:rsidRPr="00182297">
              <w:rPr>
                <w:sz w:val="16"/>
                <w:szCs w:val="16"/>
              </w:rPr>
              <w:t>VMP</w:t>
            </w:r>
          </w:p>
        </w:tc>
        <w:tc>
          <w:tcPr>
            <w:tcW w:w="2728" w:type="dxa"/>
            <w:gridSpan w:val="2"/>
            <w:vAlign w:val="center"/>
          </w:tcPr>
          <w:p w14:paraId="672A9F1E" w14:textId="061CAA6E" w:rsidR="00410F22" w:rsidRPr="00F96DCC" w:rsidRDefault="00C748F3" w:rsidP="00845F95">
            <w:pPr>
              <w:autoSpaceDE/>
              <w:autoSpaceDN/>
              <w:adjustRightInd/>
              <w:spacing w:before="0" w:line="240" w:lineRule="auto"/>
              <w:ind w:left="0"/>
              <w:rPr>
                <w:sz w:val="16"/>
                <w:szCs w:val="16"/>
              </w:rPr>
            </w:pPr>
            <w:proofErr w:type="spellStart"/>
            <w:r w:rsidRPr="00C748F3">
              <w:rPr>
                <w:sz w:val="16"/>
                <w:szCs w:val="16"/>
              </w:rPr>
              <w:t>Isolep</w:t>
            </w:r>
            <w:proofErr w:type="spellEnd"/>
            <w:r w:rsidRPr="00C748F3">
              <w:rPr>
                <w:sz w:val="16"/>
                <w:szCs w:val="16"/>
              </w:rPr>
              <w:t>-Mastic</w:t>
            </w:r>
          </w:p>
        </w:tc>
        <w:tc>
          <w:tcPr>
            <w:tcW w:w="871" w:type="dxa"/>
            <w:vAlign w:val="center"/>
          </w:tcPr>
          <w:p w14:paraId="69273B81" w14:textId="77777777" w:rsidR="00410F22" w:rsidRPr="00CE7455" w:rsidRDefault="00410F22" w:rsidP="00845F95">
            <w:pPr>
              <w:autoSpaceDE/>
              <w:autoSpaceDN/>
              <w:adjustRightInd/>
              <w:spacing w:before="0" w:line="240" w:lineRule="auto"/>
              <w:ind w:left="0"/>
              <w:jc w:val="center"/>
              <w:rPr>
                <w:sz w:val="16"/>
                <w:szCs w:val="16"/>
                <w:lang w:val="ru-RU"/>
              </w:rPr>
            </w:pPr>
          </w:p>
        </w:tc>
        <w:tc>
          <w:tcPr>
            <w:tcW w:w="1255" w:type="dxa"/>
            <w:gridSpan w:val="2"/>
            <w:vAlign w:val="center"/>
          </w:tcPr>
          <w:p w14:paraId="2122BC80" w14:textId="013CA456" w:rsidR="00410F22" w:rsidRPr="00CE7455" w:rsidRDefault="00DE0E7A" w:rsidP="00845F95">
            <w:pPr>
              <w:autoSpaceDE/>
              <w:autoSpaceDN/>
              <w:adjustRightInd/>
              <w:spacing w:before="0" w:line="240" w:lineRule="auto"/>
              <w:ind w:left="0"/>
              <w:jc w:val="center"/>
              <w:rPr>
                <w:sz w:val="16"/>
                <w:szCs w:val="16"/>
              </w:rPr>
            </w:pPr>
            <w:r w:rsidRPr="003E44A2">
              <w:rPr>
                <w:sz w:val="16"/>
                <w:szCs w:val="16"/>
              </w:rPr>
              <w:t xml:space="preserve">93°C </w:t>
            </w:r>
            <w:r>
              <w:rPr>
                <w:sz w:val="16"/>
                <w:szCs w:val="16"/>
              </w:rPr>
              <w:t>(</w:t>
            </w:r>
            <w:r w:rsidRPr="003E44A2">
              <w:rPr>
                <w:sz w:val="16"/>
                <w:szCs w:val="16"/>
              </w:rPr>
              <w:t>200°F</w:t>
            </w:r>
            <w:r>
              <w:rPr>
                <w:sz w:val="16"/>
                <w:szCs w:val="16"/>
              </w:rPr>
              <w:t>)</w:t>
            </w:r>
          </w:p>
        </w:tc>
      </w:tr>
      <w:tr w:rsidR="00D474B9" w:rsidRPr="001D3869" w14:paraId="73F61035" w14:textId="77777777" w:rsidTr="00CE7455">
        <w:trPr>
          <w:trHeight w:val="288"/>
        </w:trPr>
        <w:tc>
          <w:tcPr>
            <w:tcW w:w="2288" w:type="dxa"/>
            <w:gridSpan w:val="3"/>
            <w:tcBorders>
              <w:top w:val="single" w:sz="12" w:space="0" w:color="auto"/>
            </w:tcBorders>
            <w:vAlign w:val="center"/>
          </w:tcPr>
          <w:p w14:paraId="081203EB" w14:textId="77777777" w:rsidR="00D474B9" w:rsidRPr="001D3869" w:rsidRDefault="00D474B9" w:rsidP="00D474B9">
            <w:pPr>
              <w:autoSpaceDE/>
              <w:autoSpaceDN/>
              <w:adjustRightInd/>
              <w:spacing w:before="0" w:line="240" w:lineRule="auto"/>
              <w:ind w:left="0"/>
              <w:rPr>
                <w:b/>
                <w:sz w:val="16"/>
                <w:szCs w:val="16"/>
              </w:rPr>
            </w:pPr>
            <w:r w:rsidRPr="001D3869">
              <w:rPr>
                <w:b/>
                <w:sz w:val="16"/>
                <w:szCs w:val="16"/>
              </w:rPr>
              <w:t>TOPCOAT</w:t>
            </w:r>
          </w:p>
        </w:tc>
        <w:tc>
          <w:tcPr>
            <w:tcW w:w="2933" w:type="dxa"/>
            <w:tcBorders>
              <w:top w:val="single" w:sz="12" w:space="0" w:color="auto"/>
            </w:tcBorders>
            <w:vAlign w:val="center"/>
          </w:tcPr>
          <w:p w14:paraId="362CFEED" w14:textId="77777777" w:rsidR="00D474B9" w:rsidRPr="001D3869" w:rsidRDefault="00D474B9" w:rsidP="00D474B9">
            <w:pPr>
              <w:autoSpaceDE/>
              <w:autoSpaceDN/>
              <w:adjustRightInd/>
              <w:spacing w:before="0" w:line="240" w:lineRule="auto"/>
              <w:ind w:left="0"/>
              <w:rPr>
                <w:sz w:val="16"/>
                <w:szCs w:val="16"/>
              </w:rPr>
            </w:pPr>
            <w:r w:rsidRPr="001D3869">
              <w:rPr>
                <w:sz w:val="16"/>
                <w:szCs w:val="16"/>
              </w:rPr>
              <w:t>Carboline</w:t>
            </w:r>
          </w:p>
        </w:tc>
        <w:tc>
          <w:tcPr>
            <w:tcW w:w="2728" w:type="dxa"/>
            <w:gridSpan w:val="2"/>
            <w:tcBorders>
              <w:top w:val="single" w:sz="12" w:space="0" w:color="auto"/>
            </w:tcBorders>
            <w:vAlign w:val="center"/>
          </w:tcPr>
          <w:p w14:paraId="773C988B" w14:textId="77777777" w:rsidR="00D474B9" w:rsidRPr="00F96DCC" w:rsidRDefault="00D474B9" w:rsidP="00D474B9">
            <w:pPr>
              <w:autoSpaceDE/>
              <w:autoSpaceDN/>
              <w:adjustRightInd/>
              <w:spacing w:before="0" w:line="240" w:lineRule="auto"/>
              <w:ind w:left="0"/>
              <w:rPr>
                <w:sz w:val="16"/>
                <w:szCs w:val="16"/>
              </w:rPr>
            </w:pPr>
            <w:proofErr w:type="spellStart"/>
            <w:r w:rsidRPr="00F96DCC">
              <w:rPr>
                <w:sz w:val="16"/>
                <w:szCs w:val="16"/>
              </w:rPr>
              <w:t>Carbothane</w:t>
            </w:r>
            <w:proofErr w:type="spellEnd"/>
            <w:r w:rsidRPr="00F96DCC">
              <w:rPr>
                <w:sz w:val="16"/>
                <w:szCs w:val="16"/>
              </w:rPr>
              <w:t xml:space="preserve"> 134 Series</w:t>
            </w:r>
          </w:p>
        </w:tc>
        <w:tc>
          <w:tcPr>
            <w:tcW w:w="871" w:type="dxa"/>
            <w:tcBorders>
              <w:top w:val="single" w:sz="12" w:space="0" w:color="auto"/>
            </w:tcBorders>
            <w:vAlign w:val="center"/>
          </w:tcPr>
          <w:p w14:paraId="6AB51384" w14:textId="2A0F2088" w:rsidR="00D474B9" w:rsidRPr="00CE7455" w:rsidRDefault="00D474B9" w:rsidP="00D474B9">
            <w:pPr>
              <w:autoSpaceDE/>
              <w:autoSpaceDN/>
              <w:adjustRightInd/>
              <w:spacing w:before="0" w:line="240" w:lineRule="auto"/>
              <w:ind w:left="0"/>
              <w:jc w:val="center"/>
              <w:rPr>
                <w:sz w:val="16"/>
                <w:szCs w:val="16"/>
              </w:rPr>
            </w:pPr>
            <w:del w:id="1129" w:author="Kurmanov, Aidyn [STAMGazStroy LLP]" w:date="2025-12-09T16:32:00Z" w16du:dateUtc="2025-12-09T11:32:00Z">
              <w:r w:rsidRPr="00CE7455">
                <w:rPr>
                  <w:sz w:val="16"/>
                  <w:szCs w:val="16"/>
                </w:rPr>
                <w:delText>54-264</w:delText>
              </w:r>
            </w:del>
            <w:ins w:id="1130" w:author="Kurmanov, Aidyn [STAMGazStroy LLP]" w:date="2025-12-09T16:32:00Z" w16du:dateUtc="2025-12-09T11:32:00Z">
              <w:r w:rsidR="00303D83">
                <w:rPr>
                  <w:sz w:val="16"/>
                  <w:szCs w:val="16"/>
                </w:rPr>
                <w:t>288</w:t>
              </w:r>
            </w:ins>
          </w:p>
        </w:tc>
        <w:tc>
          <w:tcPr>
            <w:tcW w:w="1255" w:type="dxa"/>
            <w:gridSpan w:val="2"/>
            <w:tcBorders>
              <w:top w:val="single" w:sz="12" w:space="0" w:color="auto"/>
            </w:tcBorders>
            <w:vAlign w:val="center"/>
          </w:tcPr>
          <w:p w14:paraId="3FBA9515"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29A289B0" w14:textId="77777777" w:rsidTr="00CE7455">
        <w:trPr>
          <w:trHeight w:val="288"/>
        </w:trPr>
        <w:tc>
          <w:tcPr>
            <w:tcW w:w="2288" w:type="dxa"/>
            <w:gridSpan w:val="3"/>
            <w:vAlign w:val="center"/>
          </w:tcPr>
          <w:p w14:paraId="41D8A954" w14:textId="77777777" w:rsidR="00D474B9" w:rsidRPr="001D3869" w:rsidRDefault="00D474B9" w:rsidP="00D474B9">
            <w:pPr>
              <w:autoSpaceDE/>
              <w:autoSpaceDN/>
              <w:adjustRightInd/>
              <w:spacing w:before="0" w:line="240" w:lineRule="auto"/>
              <w:ind w:left="0"/>
              <w:rPr>
                <w:b/>
                <w:sz w:val="16"/>
                <w:szCs w:val="16"/>
              </w:rPr>
            </w:pPr>
          </w:p>
        </w:tc>
        <w:tc>
          <w:tcPr>
            <w:tcW w:w="2933" w:type="dxa"/>
            <w:vAlign w:val="center"/>
          </w:tcPr>
          <w:p w14:paraId="2FE4E0E5" w14:textId="153E5AF3" w:rsidR="00D474B9" w:rsidRPr="001D3869" w:rsidRDefault="00D27BC0" w:rsidP="00D474B9">
            <w:pPr>
              <w:autoSpaceDE/>
              <w:autoSpaceDN/>
              <w:adjustRightInd/>
              <w:spacing w:before="0" w:line="240" w:lineRule="auto"/>
              <w:ind w:left="0"/>
              <w:rPr>
                <w:sz w:val="16"/>
                <w:szCs w:val="16"/>
              </w:rPr>
            </w:pPr>
            <w:ins w:id="1131" w:author="Issayevskiy, Konstantin [STAMGazStroy LLP]" w:date="2025-12-08T17:32:00Z" w16du:dateUtc="2025-12-08T12:32:00Z">
              <w:r w:rsidRPr="00402AFE">
                <w:rPr>
                  <w:sz w:val="16"/>
                  <w:szCs w:val="16"/>
                </w:rPr>
                <w:t>Hempel Coatings (USA), Inc.</w:t>
              </w:r>
            </w:ins>
            <w:del w:id="1132" w:author="Issayevskiy, Konstantin [STAMGazStroy LLP]" w:date="2025-12-08T17:32:00Z" w16du:dateUtc="2025-12-08T12:32:00Z">
              <w:r w:rsidR="00D474B9" w:rsidRPr="00D02000" w:rsidDel="00D27BC0">
                <w:rPr>
                  <w:sz w:val="16"/>
                  <w:szCs w:val="16"/>
                </w:rPr>
                <w:delText>Dampney</w:delText>
              </w:r>
            </w:del>
          </w:p>
        </w:tc>
        <w:tc>
          <w:tcPr>
            <w:tcW w:w="2728" w:type="dxa"/>
            <w:gridSpan w:val="2"/>
            <w:vAlign w:val="center"/>
          </w:tcPr>
          <w:p w14:paraId="7A9481D0" w14:textId="18F1BBFD" w:rsidR="00D474B9" w:rsidRPr="00F96DCC" w:rsidRDefault="00D27BC0" w:rsidP="00D474B9">
            <w:pPr>
              <w:autoSpaceDE/>
              <w:autoSpaceDN/>
              <w:adjustRightInd/>
              <w:spacing w:before="0" w:line="240" w:lineRule="auto"/>
              <w:ind w:left="0"/>
              <w:rPr>
                <w:sz w:val="16"/>
                <w:szCs w:val="16"/>
              </w:rPr>
            </w:pPr>
            <w:proofErr w:type="spellStart"/>
            <w:ins w:id="1133" w:author="Issayevskiy, Konstantin [STAMGazStroy LLP]" w:date="2025-12-08T17:32:00Z" w16du:dateUtc="2025-12-08T12:32:00Z">
              <w:r w:rsidRPr="00F96DCC">
                <w:rPr>
                  <w:sz w:val="16"/>
                  <w:szCs w:val="16"/>
                </w:rPr>
                <w:t>Hempathane</w:t>
              </w:r>
              <w:proofErr w:type="spellEnd"/>
              <w:r w:rsidRPr="00F96DCC">
                <w:rPr>
                  <w:sz w:val="16"/>
                  <w:szCs w:val="16"/>
                </w:rPr>
                <w:t xml:space="preserve"> series</w:t>
              </w:r>
              <w:r w:rsidRPr="00F96DCC" w:rsidDel="00D27BC0">
                <w:rPr>
                  <w:sz w:val="16"/>
                  <w:szCs w:val="16"/>
                </w:rPr>
                <w:t xml:space="preserve"> </w:t>
              </w:r>
            </w:ins>
            <w:del w:id="1134" w:author="Issayevskiy, Konstantin [STAMGazStroy LLP]" w:date="2025-12-08T17:32:00Z" w16du:dateUtc="2025-12-08T12:32:00Z">
              <w:r w:rsidR="00D474B9" w:rsidRPr="00F96DCC" w:rsidDel="00D27BC0">
                <w:rPr>
                  <w:sz w:val="16"/>
                  <w:szCs w:val="16"/>
                </w:rPr>
                <w:delText>Endcor 4600C</w:delText>
              </w:r>
            </w:del>
          </w:p>
        </w:tc>
        <w:tc>
          <w:tcPr>
            <w:tcW w:w="871" w:type="dxa"/>
            <w:vAlign w:val="center"/>
          </w:tcPr>
          <w:p w14:paraId="2E44F37D" w14:textId="48FF5DD7" w:rsidR="00D474B9" w:rsidRPr="00CE7455" w:rsidRDefault="00D27BC0" w:rsidP="00D474B9">
            <w:pPr>
              <w:autoSpaceDE/>
              <w:autoSpaceDN/>
              <w:adjustRightInd/>
              <w:spacing w:before="0" w:line="240" w:lineRule="auto"/>
              <w:ind w:left="0"/>
              <w:jc w:val="center"/>
              <w:rPr>
                <w:sz w:val="16"/>
                <w:szCs w:val="16"/>
                <w:lang w:val="ru-RU"/>
              </w:rPr>
            </w:pPr>
            <w:ins w:id="1135" w:author="Issayevskiy, Konstantin [STAMGazStroy LLP]" w:date="2025-12-08T17:32:00Z" w16du:dateUtc="2025-12-08T12:32:00Z">
              <w:r w:rsidRPr="00CE7455">
                <w:rPr>
                  <w:sz w:val="16"/>
                  <w:szCs w:val="16"/>
                  <w:lang w:val="ru-RU"/>
                </w:rPr>
                <w:t>330-445</w:t>
              </w:r>
            </w:ins>
            <w:del w:id="1136" w:author="Issayevskiy, Konstantin [STAMGazStroy LLP]" w:date="2025-12-08T17:32:00Z" w16du:dateUtc="2025-12-08T12:32:00Z">
              <w:r w:rsidR="00D474B9" w:rsidRPr="00CE7455" w:rsidDel="00D27BC0">
                <w:rPr>
                  <w:sz w:val="16"/>
                  <w:szCs w:val="16"/>
                </w:rPr>
                <w:delText>324</w:delText>
              </w:r>
            </w:del>
          </w:p>
        </w:tc>
        <w:tc>
          <w:tcPr>
            <w:tcW w:w="1255" w:type="dxa"/>
            <w:gridSpan w:val="2"/>
            <w:vAlign w:val="center"/>
          </w:tcPr>
          <w:p w14:paraId="263DBDAE"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52FF6607" w14:textId="77777777" w:rsidTr="00CE7455">
        <w:trPr>
          <w:trHeight w:val="288"/>
        </w:trPr>
        <w:tc>
          <w:tcPr>
            <w:tcW w:w="2288" w:type="dxa"/>
            <w:gridSpan w:val="3"/>
            <w:vAlign w:val="center"/>
          </w:tcPr>
          <w:p w14:paraId="5B88F7BB" w14:textId="77777777" w:rsidR="00D474B9" w:rsidRPr="001D3869" w:rsidRDefault="00D474B9" w:rsidP="00D474B9">
            <w:pPr>
              <w:autoSpaceDE/>
              <w:autoSpaceDN/>
              <w:adjustRightInd/>
              <w:spacing w:before="0" w:line="240" w:lineRule="auto"/>
              <w:ind w:left="0"/>
              <w:rPr>
                <w:b/>
                <w:sz w:val="16"/>
                <w:szCs w:val="16"/>
              </w:rPr>
            </w:pPr>
            <w:r w:rsidRPr="001D3869">
              <w:rPr>
                <w:b/>
                <w:sz w:val="16"/>
                <w:szCs w:val="16"/>
              </w:rPr>
              <w:t>Polyurethane -</w:t>
            </w:r>
          </w:p>
        </w:tc>
        <w:tc>
          <w:tcPr>
            <w:tcW w:w="2933" w:type="dxa"/>
            <w:vAlign w:val="center"/>
          </w:tcPr>
          <w:p w14:paraId="3094B61F" w14:textId="1A647D8B" w:rsidR="00D474B9" w:rsidRPr="001D3869" w:rsidRDefault="00D27BC0" w:rsidP="00D474B9">
            <w:pPr>
              <w:autoSpaceDE/>
              <w:autoSpaceDN/>
              <w:adjustRightInd/>
              <w:spacing w:before="0" w:line="240" w:lineRule="auto"/>
              <w:ind w:left="0"/>
              <w:rPr>
                <w:sz w:val="16"/>
                <w:szCs w:val="16"/>
              </w:rPr>
            </w:pPr>
            <w:proofErr w:type="spellStart"/>
            <w:ins w:id="1137" w:author="Issayevskiy, Konstantin [STAMGazStroy LLP]" w:date="2025-12-08T17:32:00Z" w16du:dateUtc="2025-12-08T12:32:00Z">
              <w:r w:rsidRPr="00D02000">
                <w:rPr>
                  <w:sz w:val="16"/>
                  <w:szCs w:val="16"/>
                </w:rPr>
                <w:t>Dampney</w:t>
              </w:r>
              <w:proofErr w:type="spellEnd"/>
              <w:r w:rsidRPr="00402AFE">
                <w:rPr>
                  <w:sz w:val="16"/>
                  <w:szCs w:val="16"/>
                </w:rPr>
                <w:t xml:space="preserve"> </w:t>
              </w:r>
            </w:ins>
            <w:del w:id="1138" w:author="Issayevskiy, Konstantin [STAMGazStroy LLP]" w:date="2025-12-08T17:32:00Z" w16du:dateUtc="2025-12-08T12:32:00Z">
              <w:r w:rsidR="00D474B9" w:rsidRPr="00402AFE" w:rsidDel="00D27BC0">
                <w:rPr>
                  <w:sz w:val="16"/>
                  <w:szCs w:val="16"/>
                </w:rPr>
                <w:delText>Hempel Coatings (USA), Inc.</w:delText>
              </w:r>
            </w:del>
          </w:p>
        </w:tc>
        <w:tc>
          <w:tcPr>
            <w:tcW w:w="2728" w:type="dxa"/>
            <w:gridSpan w:val="2"/>
            <w:vAlign w:val="center"/>
          </w:tcPr>
          <w:p w14:paraId="541BA066" w14:textId="6EC32EB9" w:rsidR="00D474B9" w:rsidRPr="00F96DCC" w:rsidRDefault="00D27BC0" w:rsidP="00D474B9">
            <w:pPr>
              <w:autoSpaceDE/>
              <w:autoSpaceDN/>
              <w:adjustRightInd/>
              <w:spacing w:before="0" w:line="240" w:lineRule="auto"/>
              <w:ind w:left="0"/>
              <w:rPr>
                <w:sz w:val="16"/>
                <w:szCs w:val="16"/>
              </w:rPr>
            </w:pPr>
            <w:proofErr w:type="spellStart"/>
            <w:ins w:id="1139" w:author="Issayevskiy, Konstantin [STAMGazStroy LLP]" w:date="2025-12-08T17:32:00Z" w16du:dateUtc="2025-12-08T12:32:00Z">
              <w:r w:rsidRPr="00F96DCC">
                <w:rPr>
                  <w:sz w:val="16"/>
                  <w:szCs w:val="16"/>
                </w:rPr>
                <w:t>Endcor</w:t>
              </w:r>
              <w:proofErr w:type="spellEnd"/>
              <w:r w:rsidRPr="00F96DCC">
                <w:rPr>
                  <w:sz w:val="16"/>
                  <w:szCs w:val="16"/>
                </w:rPr>
                <w:t xml:space="preserve"> 4600C </w:t>
              </w:r>
            </w:ins>
            <w:del w:id="1140" w:author="Issayevskiy, Konstantin [STAMGazStroy LLP]" w:date="2025-12-08T17:32:00Z" w16du:dateUtc="2025-12-08T12:32:00Z">
              <w:r w:rsidR="00D474B9" w:rsidRPr="00F96DCC" w:rsidDel="00D27BC0">
                <w:rPr>
                  <w:sz w:val="16"/>
                  <w:szCs w:val="16"/>
                </w:rPr>
                <w:delText>Hempathane series</w:delText>
              </w:r>
            </w:del>
          </w:p>
        </w:tc>
        <w:tc>
          <w:tcPr>
            <w:tcW w:w="871" w:type="dxa"/>
            <w:vAlign w:val="center"/>
          </w:tcPr>
          <w:p w14:paraId="42E53A6D" w14:textId="7C0EBFC8" w:rsidR="00D474B9" w:rsidRPr="00CE7455" w:rsidRDefault="00D27BC0" w:rsidP="00D474B9">
            <w:pPr>
              <w:autoSpaceDE/>
              <w:autoSpaceDN/>
              <w:adjustRightInd/>
              <w:spacing w:before="0" w:line="240" w:lineRule="auto"/>
              <w:ind w:left="0"/>
              <w:jc w:val="center"/>
              <w:rPr>
                <w:sz w:val="16"/>
                <w:szCs w:val="16"/>
                <w:lang w:val="ru-RU"/>
              </w:rPr>
            </w:pPr>
            <w:ins w:id="1141" w:author="Issayevskiy, Konstantin [STAMGazStroy LLP]" w:date="2025-12-08T17:32:00Z" w16du:dateUtc="2025-12-08T12:32:00Z">
              <w:r w:rsidRPr="00CE7455">
                <w:rPr>
                  <w:sz w:val="16"/>
                  <w:szCs w:val="16"/>
                </w:rPr>
                <w:t>324</w:t>
              </w:r>
            </w:ins>
            <w:del w:id="1142" w:author="Issayevskiy, Konstantin [STAMGazStroy LLP]" w:date="2025-12-08T17:32:00Z" w16du:dateUtc="2025-12-08T12:32:00Z">
              <w:r w:rsidR="00D474B9" w:rsidRPr="00CE7455" w:rsidDel="00D27BC0">
                <w:rPr>
                  <w:sz w:val="16"/>
                  <w:szCs w:val="16"/>
                  <w:lang w:val="ru-RU"/>
                </w:rPr>
                <w:delText>330-445</w:delText>
              </w:r>
            </w:del>
          </w:p>
        </w:tc>
        <w:tc>
          <w:tcPr>
            <w:tcW w:w="1255" w:type="dxa"/>
            <w:gridSpan w:val="2"/>
            <w:vAlign w:val="center"/>
          </w:tcPr>
          <w:p w14:paraId="6EFF4B79"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2C469F4A" w14:textId="77777777" w:rsidTr="00CE7455">
        <w:trPr>
          <w:trHeight w:val="288"/>
        </w:trPr>
        <w:tc>
          <w:tcPr>
            <w:tcW w:w="2288" w:type="dxa"/>
            <w:gridSpan w:val="3"/>
            <w:vAlign w:val="center"/>
          </w:tcPr>
          <w:p w14:paraId="2AFA0B29" w14:textId="77777777" w:rsidR="00D474B9" w:rsidRPr="001D3869" w:rsidRDefault="00D474B9" w:rsidP="00D474B9">
            <w:pPr>
              <w:autoSpaceDE/>
              <w:autoSpaceDN/>
              <w:adjustRightInd/>
              <w:spacing w:before="0" w:line="240" w:lineRule="auto"/>
              <w:ind w:left="0"/>
              <w:rPr>
                <w:b/>
                <w:sz w:val="16"/>
                <w:szCs w:val="16"/>
              </w:rPr>
            </w:pPr>
            <w:r w:rsidRPr="001D3869">
              <w:rPr>
                <w:b/>
                <w:sz w:val="16"/>
                <w:szCs w:val="16"/>
              </w:rPr>
              <w:t>Aliphatic</w:t>
            </w:r>
          </w:p>
        </w:tc>
        <w:tc>
          <w:tcPr>
            <w:tcW w:w="2933" w:type="dxa"/>
            <w:vAlign w:val="center"/>
          </w:tcPr>
          <w:p w14:paraId="558AFDF5" w14:textId="77777777" w:rsidR="00D474B9" w:rsidRPr="001D3869" w:rsidRDefault="00D474B9" w:rsidP="00D474B9">
            <w:pPr>
              <w:autoSpaceDE/>
              <w:autoSpaceDN/>
              <w:adjustRightInd/>
              <w:spacing w:before="0" w:line="240" w:lineRule="auto"/>
              <w:ind w:left="0"/>
              <w:rPr>
                <w:sz w:val="16"/>
                <w:szCs w:val="16"/>
              </w:rPr>
            </w:pPr>
            <w:r w:rsidRPr="001D3869">
              <w:rPr>
                <w:sz w:val="16"/>
                <w:szCs w:val="16"/>
              </w:rPr>
              <w:t>International</w:t>
            </w:r>
          </w:p>
        </w:tc>
        <w:tc>
          <w:tcPr>
            <w:tcW w:w="2728" w:type="dxa"/>
            <w:gridSpan w:val="2"/>
            <w:vAlign w:val="center"/>
          </w:tcPr>
          <w:p w14:paraId="503D8694" w14:textId="77777777" w:rsidR="00D474B9" w:rsidRPr="00F96DCC" w:rsidRDefault="00D474B9" w:rsidP="00D474B9">
            <w:pPr>
              <w:autoSpaceDE/>
              <w:autoSpaceDN/>
              <w:adjustRightInd/>
              <w:spacing w:before="0" w:line="240" w:lineRule="auto"/>
              <w:ind w:left="0"/>
              <w:rPr>
                <w:sz w:val="16"/>
                <w:szCs w:val="16"/>
              </w:rPr>
            </w:pPr>
            <w:proofErr w:type="spellStart"/>
            <w:r w:rsidRPr="00F96DCC">
              <w:rPr>
                <w:sz w:val="16"/>
                <w:szCs w:val="16"/>
              </w:rPr>
              <w:t>Interthane</w:t>
            </w:r>
            <w:proofErr w:type="spellEnd"/>
            <w:r w:rsidRPr="00F96DCC">
              <w:rPr>
                <w:sz w:val="16"/>
                <w:szCs w:val="16"/>
              </w:rPr>
              <w:t xml:space="preserve"> 990 </w:t>
            </w:r>
            <w:proofErr w:type="spellStart"/>
            <w:r w:rsidRPr="00F96DCC">
              <w:rPr>
                <w:sz w:val="16"/>
                <w:szCs w:val="16"/>
              </w:rPr>
              <w:t>Series</w:t>
            </w:r>
            <w:r w:rsidRPr="00F96DCC">
              <w:rPr>
                <w:sz w:val="16"/>
                <w:szCs w:val="16"/>
                <w:vertAlign w:val="superscript"/>
              </w:rPr>
              <w:t>T</w:t>
            </w:r>
            <w:proofErr w:type="spellEnd"/>
          </w:p>
        </w:tc>
        <w:tc>
          <w:tcPr>
            <w:tcW w:w="871" w:type="dxa"/>
            <w:vAlign w:val="center"/>
          </w:tcPr>
          <w:p w14:paraId="6360CF27"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247-420</w:t>
            </w:r>
          </w:p>
        </w:tc>
        <w:tc>
          <w:tcPr>
            <w:tcW w:w="1255" w:type="dxa"/>
            <w:gridSpan w:val="2"/>
            <w:vAlign w:val="center"/>
          </w:tcPr>
          <w:p w14:paraId="13F800E2"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62B8DBF6" w14:textId="77777777" w:rsidTr="00CE7455">
        <w:trPr>
          <w:trHeight w:val="288"/>
        </w:trPr>
        <w:tc>
          <w:tcPr>
            <w:tcW w:w="2288" w:type="dxa"/>
            <w:gridSpan w:val="3"/>
            <w:vMerge w:val="restart"/>
            <w:vAlign w:val="center"/>
          </w:tcPr>
          <w:p w14:paraId="2C59B4C6" w14:textId="77777777" w:rsidR="00D474B9" w:rsidRPr="001D3869" w:rsidRDefault="00D474B9" w:rsidP="00D474B9">
            <w:pPr>
              <w:autoSpaceDE/>
              <w:autoSpaceDN/>
              <w:adjustRightInd/>
              <w:spacing w:before="0" w:line="240" w:lineRule="auto"/>
              <w:ind w:left="0"/>
              <w:rPr>
                <w:b/>
                <w:sz w:val="16"/>
                <w:szCs w:val="16"/>
              </w:rPr>
            </w:pPr>
            <w:r w:rsidRPr="00864788">
              <w:rPr>
                <w:b/>
                <w:sz w:val="16"/>
                <w:szCs w:val="16"/>
              </w:rPr>
              <w:t>DFT as per Manufacturer’s Product Sheet</w:t>
            </w:r>
          </w:p>
        </w:tc>
        <w:tc>
          <w:tcPr>
            <w:tcW w:w="2933" w:type="dxa"/>
            <w:vAlign w:val="center"/>
          </w:tcPr>
          <w:p w14:paraId="0878D012" w14:textId="77777777" w:rsidR="00D474B9" w:rsidRPr="001D3869" w:rsidRDefault="00D474B9" w:rsidP="00D474B9">
            <w:pPr>
              <w:autoSpaceDE/>
              <w:autoSpaceDN/>
              <w:adjustRightInd/>
              <w:spacing w:before="0" w:line="240" w:lineRule="auto"/>
              <w:ind w:left="0"/>
              <w:rPr>
                <w:sz w:val="16"/>
                <w:szCs w:val="16"/>
              </w:rPr>
            </w:pPr>
            <w:r w:rsidRPr="00402AFE">
              <w:rPr>
                <w:sz w:val="16"/>
                <w:szCs w:val="16"/>
              </w:rPr>
              <w:t>International Devoe</w:t>
            </w:r>
          </w:p>
        </w:tc>
        <w:tc>
          <w:tcPr>
            <w:tcW w:w="2728" w:type="dxa"/>
            <w:gridSpan w:val="2"/>
            <w:vAlign w:val="center"/>
          </w:tcPr>
          <w:p w14:paraId="1DD30899" w14:textId="77777777" w:rsidR="00D474B9" w:rsidRPr="00F96DCC" w:rsidRDefault="00D474B9" w:rsidP="00D474B9">
            <w:pPr>
              <w:autoSpaceDE/>
              <w:autoSpaceDN/>
              <w:adjustRightInd/>
              <w:spacing w:before="0" w:line="240" w:lineRule="auto"/>
              <w:ind w:left="0"/>
              <w:rPr>
                <w:sz w:val="16"/>
                <w:szCs w:val="16"/>
              </w:rPr>
            </w:pPr>
            <w:proofErr w:type="spellStart"/>
            <w:r w:rsidRPr="00F96DCC">
              <w:rPr>
                <w:sz w:val="16"/>
                <w:szCs w:val="16"/>
              </w:rPr>
              <w:t>Devthane</w:t>
            </w:r>
            <w:proofErr w:type="spellEnd"/>
            <w:r w:rsidRPr="00F96DCC">
              <w:rPr>
                <w:sz w:val="16"/>
                <w:szCs w:val="16"/>
              </w:rPr>
              <w:t xml:space="preserve"> 379 </w:t>
            </w:r>
            <w:proofErr w:type="spellStart"/>
            <w:r w:rsidRPr="00F96DCC">
              <w:rPr>
                <w:sz w:val="16"/>
                <w:szCs w:val="16"/>
              </w:rPr>
              <w:t>series</w:t>
            </w:r>
            <w:r w:rsidRPr="00F96DCC">
              <w:rPr>
                <w:sz w:val="16"/>
                <w:szCs w:val="16"/>
                <w:vertAlign w:val="superscript"/>
              </w:rPr>
              <w:t>T</w:t>
            </w:r>
            <w:proofErr w:type="spellEnd"/>
          </w:p>
        </w:tc>
        <w:tc>
          <w:tcPr>
            <w:tcW w:w="871" w:type="dxa"/>
            <w:vAlign w:val="center"/>
          </w:tcPr>
          <w:p w14:paraId="43FDA90D" w14:textId="125A43F1" w:rsidR="00D474B9" w:rsidRPr="00CE7455" w:rsidRDefault="00D474B9" w:rsidP="00D474B9">
            <w:pPr>
              <w:autoSpaceDE/>
              <w:autoSpaceDN/>
              <w:adjustRightInd/>
              <w:spacing w:before="0" w:line="240" w:lineRule="auto"/>
              <w:ind w:left="0"/>
              <w:jc w:val="center"/>
              <w:rPr>
                <w:sz w:val="16"/>
                <w:szCs w:val="16"/>
                <w:lang w:val="ru-RU"/>
              </w:rPr>
            </w:pPr>
            <w:del w:id="1143" w:author="Kurmanov, Aidyn [STAMGazStroy LLP]" w:date="2025-12-09T16:32:00Z" w16du:dateUtc="2025-12-09T11:32:00Z">
              <w:r w:rsidRPr="00CE7455">
                <w:rPr>
                  <w:sz w:val="16"/>
                  <w:szCs w:val="16"/>
                </w:rPr>
                <w:delText>44</w:delText>
              </w:r>
            </w:del>
            <w:ins w:id="1144" w:author="Kurmanov, Aidyn [STAMGazStroy LLP]" w:date="2025-12-09T16:32:00Z" w16du:dateUtc="2025-12-09T11:32:00Z">
              <w:r w:rsidR="00165B06">
                <w:rPr>
                  <w:sz w:val="16"/>
                  <w:szCs w:val="16"/>
                </w:rPr>
                <w:t>100</w:t>
              </w:r>
            </w:ins>
            <w:r w:rsidRPr="00CE7455">
              <w:rPr>
                <w:sz w:val="16"/>
                <w:szCs w:val="16"/>
                <w:lang w:val="ru-RU"/>
              </w:rPr>
              <w:t>-311</w:t>
            </w:r>
          </w:p>
        </w:tc>
        <w:tc>
          <w:tcPr>
            <w:tcW w:w="1255" w:type="dxa"/>
            <w:gridSpan w:val="2"/>
            <w:vAlign w:val="center"/>
          </w:tcPr>
          <w:p w14:paraId="754B3EE5"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364CEA88" w14:textId="77777777" w:rsidTr="00CE7455">
        <w:trPr>
          <w:trHeight w:val="288"/>
        </w:trPr>
        <w:tc>
          <w:tcPr>
            <w:tcW w:w="2288" w:type="dxa"/>
            <w:gridSpan w:val="3"/>
            <w:vMerge/>
            <w:vAlign w:val="center"/>
          </w:tcPr>
          <w:p w14:paraId="68DB6779" w14:textId="77777777" w:rsidR="00D474B9" w:rsidRPr="001D3869" w:rsidRDefault="00D474B9" w:rsidP="00D474B9">
            <w:pPr>
              <w:autoSpaceDE/>
              <w:autoSpaceDN/>
              <w:adjustRightInd/>
              <w:spacing w:before="0" w:line="240" w:lineRule="auto"/>
              <w:ind w:left="0"/>
              <w:rPr>
                <w:b/>
                <w:sz w:val="16"/>
                <w:szCs w:val="16"/>
              </w:rPr>
            </w:pPr>
          </w:p>
        </w:tc>
        <w:tc>
          <w:tcPr>
            <w:tcW w:w="2933" w:type="dxa"/>
            <w:vAlign w:val="center"/>
          </w:tcPr>
          <w:p w14:paraId="441D7781" w14:textId="77777777" w:rsidR="00D474B9" w:rsidRPr="001D3869" w:rsidRDefault="00D474B9" w:rsidP="00D474B9">
            <w:pPr>
              <w:autoSpaceDE/>
              <w:autoSpaceDN/>
              <w:adjustRightInd/>
              <w:spacing w:before="0" w:line="240" w:lineRule="auto"/>
              <w:ind w:left="0"/>
              <w:rPr>
                <w:sz w:val="16"/>
                <w:szCs w:val="16"/>
              </w:rPr>
            </w:pPr>
            <w:r w:rsidRPr="00402AFE">
              <w:rPr>
                <w:sz w:val="16"/>
                <w:szCs w:val="16"/>
              </w:rPr>
              <w:t>Jotun Paints</w:t>
            </w:r>
          </w:p>
        </w:tc>
        <w:tc>
          <w:tcPr>
            <w:tcW w:w="2728" w:type="dxa"/>
            <w:gridSpan w:val="2"/>
            <w:vAlign w:val="center"/>
          </w:tcPr>
          <w:p w14:paraId="52CD563B" w14:textId="77777777" w:rsidR="00D474B9" w:rsidRPr="00271676" w:rsidRDefault="00D474B9" w:rsidP="00D474B9">
            <w:pPr>
              <w:autoSpaceDE/>
              <w:autoSpaceDN/>
              <w:adjustRightInd/>
              <w:spacing w:before="0" w:line="240" w:lineRule="auto"/>
              <w:ind w:left="0"/>
              <w:rPr>
                <w:sz w:val="16"/>
                <w:szCs w:val="16"/>
                <w:lang w:val="kk-KZ"/>
              </w:rPr>
            </w:pPr>
            <w:r w:rsidRPr="00F96DCC">
              <w:rPr>
                <w:sz w:val="16"/>
                <w:szCs w:val="16"/>
              </w:rPr>
              <w:t>Hardtop</w:t>
            </w:r>
            <w:r w:rsidRPr="00F96DCC">
              <w:rPr>
                <w:sz w:val="16"/>
                <w:szCs w:val="16"/>
                <w:lang w:val="ru-RU"/>
              </w:rPr>
              <w:t xml:space="preserve"> </w:t>
            </w:r>
            <w:r w:rsidRPr="00F96DCC">
              <w:rPr>
                <w:sz w:val="16"/>
                <w:szCs w:val="16"/>
              </w:rPr>
              <w:t>AX</w:t>
            </w:r>
          </w:p>
          <w:p w14:paraId="397E74F1" w14:textId="60DBF719" w:rsidR="00D474B9" w:rsidRPr="00F96DCC" w:rsidRDefault="00D474B9" w:rsidP="00D474B9">
            <w:pPr>
              <w:autoSpaceDE/>
              <w:autoSpaceDN/>
              <w:adjustRightInd/>
              <w:spacing w:before="0" w:line="240" w:lineRule="auto"/>
              <w:ind w:left="0"/>
              <w:rPr>
                <w:sz w:val="16"/>
                <w:szCs w:val="16"/>
              </w:rPr>
            </w:pPr>
            <w:r w:rsidRPr="00F96DCC">
              <w:rPr>
                <w:sz w:val="16"/>
                <w:szCs w:val="16"/>
              </w:rPr>
              <w:t>Hardtop XP</w:t>
            </w:r>
          </w:p>
        </w:tc>
        <w:tc>
          <w:tcPr>
            <w:tcW w:w="871" w:type="dxa"/>
            <w:vAlign w:val="center"/>
          </w:tcPr>
          <w:p w14:paraId="43591CAA" w14:textId="7A03EE84"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325-336</w:t>
            </w:r>
          </w:p>
        </w:tc>
        <w:tc>
          <w:tcPr>
            <w:tcW w:w="1255" w:type="dxa"/>
            <w:gridSpan w:val="2"/>
            <w:vAlign w:val="center"/>
          </w:tcPr>
          <w:p w14:paraId="4CAD7ACD"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729F71FB" w14:textId="77777777" w:rsidTr="00CE7455">
        <w:trPr>
          <w:trHeight w:val="288"/>
        </w:trPr>
        <w:tc>
          <w:tcPr>
            <w:tcW w:w="2288" w:type="dxa"/>
            <w:gridSpan w:val="3"/>
            <w:vAlign w:val="center"/>
          </w:tcPr>
          <w:p w14:paraId="33557C5E" w14:textId="77777777" w:rsidR="00D474B9" w:rsidRPr="001D3869" w:rsidRDefault="00D474B9" w:rsidP="00D474B9">
            <w:pPr>
              <w:autoSpaceDE/>
              <w:autoSpaceDN/>
              <w:adjustRightInd/>
              <w:spacing w:before="0" w:line="240" w:lineRule="auto"/>
              <w:ind w:left="0"/>
              <w:rPr>
                <w:b/>
                <w:sz w:val="16"/>
                <w:szCs w:val="16"/>
              </w:rPr>
            </w:pPr>
          </w:p>
        </w:tc>
        <w:tc>
          <w:tcPr>
            <w:tcW w:w="2933" w:type="dxa"/>
            <w:vAlign w:val="center"/>
          </w:tcPr>
          <w:p w14:paraId="7190FC5C" w14:textId="77777777" w:rsidR="00D474B9" w:rsidRPr="001D3869" w:rsidRDefault="00D474B9" w:rsidP="00D474B9">
            <w:pPr>
              <w:autoSpaceDE/>
              <w:autoSpaceDN/>
              <w:adjustRightInd/>
              <w:spacing w:before="0" w:line="240" w:lineRule="auto"/>
              <w:ind w:left="0"/>
              <w:rPr>
                <w:sz w:val="16"/>
                <w:szCs w:val="16"/>
              </w:rPr>
            </w:pPr>
            <w:r w:rsidRPr="00402AFE">
              <w:rPr>
                <w:sz w:val="16"/>
                <w:szCs w:val="16"/>
              </w:rPr>
              <w:t>PPG</w:t>
            </w:r>
          </w:p>
        </w:tc>
        <w:tc>
          <w:tcPr>
            <w:tcW w:w="2728" w:type="dxa"/>
            <w:gridSpan w:val="2"/>
            <w:vAlign w:val="center"/>
          </w:tcPr>
          <w:p w14:paraId="7701D888" w14:textId="6D184E97" w:rsidR="00B34A5A" w:rsidRPr="00F96DCC" w:rsidRDefault="00D474B9" w:rsidP="00D474B9">
            <w:pPr>
              <w:autoSpaceDE/>
              <w:autoSpaceDN/>
              <w:adjustRightInd/>
              <w:spacing w:before="0" w:line="240" w:lineRule="auto"/>
              <w:ind w:left="0"/>
              <w:rPr>
                <w:sz w:val="16"/>
                <w:szCs w:val="16"/>
                <w:vertAlign w:val="superscript"/>
              </w:rPr>
            </w:pPr>
            <w:proofErr w:type="spellStart"/>
            <w:r w:rsidRPr="00F96DCC">
              <w:rPr>
                <w:sz w:val="16"/>
                <w:szCs w:val="16"/>
              </w:rPr>
              <w:t>Amercoat</w:t>
            </w:r>
            <w:proofErr w:type="spellEnd"/>
            <w:r w:rsidRPr="00F96DCC">
              <w:rPr>
                <w:sz w:val="16"/>
                <w:szCs w:val="16"/>
              </w:rPr>
              <w:t xml:space="preserve"> 450 Series</w:t>
            </w:r>
          </w:p>
          <w:p w14:paraId="622E49EF" w14:textId="606DFFF9" w:rsidR="00D474B9" w:rsidRPr="00F96DCC" w:rsidRDefault="00D474B9" w:rsidP="00D474B9">
            <w:pPr>
              <w:autoSpaceDE/>
              <w:autoSpaceDN/>
              <w:adjustRightInd/>
              <w:spacing w:before="0" w:line="240" w:lineRule="auto"/>
              <w:ind w:left="0"/>
              <w:rPr>
                <w:sz w:val="16"/>
                <w:szCs w:val="16"/>
              </w:rPr>
            </w:pPr>
            <w:proofErr w:type="spellStart"/>
            <w:r w:rsidRPr="00F96DCC">
              <w:rPr>
                <w:sz w:val="16"/>
                <w:szCs w:val="16"/>
              </w:rPr>
              <w:t>Sigmadur</w:t>
            </w:r>
            <w:proofErr w:type="spellEnd"/>
            <w:r w:rsidRPr="00F96DCC">
              <w:rPr>
                <w:sz w:val="16"/>
                <w:szCs w:val="16"/>
              </w:rPr>
              <w:t xml:space="preserve"> 550 </w:t>
            </w:r>
            <w:proofErr w:type="spellStart"/>
            <w:r w:rsidRPr="00F96DCC">
              <w:rPr>
                <w:sz w:val="16"/>
                <w:szCs w:val="16"/>
              </w:rPr>
              <w:t>Series</w:t>
            </w:r>
            <w:r w:rsidRPr="00F96DCC">
              <w:rPr>
                <w:sz w:val="16"/>
                <w:szCs w:val="16"/>
                <w:vertAlign w:val="superscript"/>
              </w:rPr>
              <w:t>T</w:t>
            </w:r>
            <w:proofErr w:type="spellEnd"/>
          </w:p>
        </w:tc>
        <w:tc>
          <w:tcPr>
            <w:tcW w:w="871" w:type="dxa"/>
            <w:vAlign w:val="center"/>
          </w:tcPr>
          <w:p w14:paraId="24D7410C"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lang w:val="ru-RU"/>
              </w:rPr>
              <w:t>31</w:t>
            </w:r>
            <w:r w:rsidRPr="00CE7455">
              <w:rPr>
                <w:sz w:val="16"/>
                <w:szCs w:val="16"/>
              </w:rPr>
              <w:t>2-430</w:t>
            </w:r>
          </w:p>
        </w:tc>
        <w:tc>
          <w:tcPr>
            <w:tcW w:w="1255" w:type="dxa"/>
            <w:gridSpan w:val="2"/>
            <w:vAlign w:val="center"/>
          </w:tcPr>
          <w:p w14:paraId="70E7406C"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34E889B6" w14:textId="77777777" w:rsidTr="00CE7455">
        <w:trPr>
          <w:trHeight w:val="288"/>
        </w:trPr>
        <w:tc>
          <w:tcPr>
            <w:tcW w:w="2288" w:type="dxa"/>
            <w:gridSpan w:val="3"/>
            <w:vAlign w:val="center"/>
          </w:tcPr>
          <w:p w14:paraId="69E4A909" w14:textId="77777777" w:rsidR="00D474B9" w:rsidRPr="001D3869" w:rsidRDefault="00D474B9" w:rsidP="00D474B9">
            <w:pPr>
              <w:autoSpaceDE/>
              <w:autoSpaceDN/>
              <w:adjustRightInd/>
              <w:spacing w:before="0" w:line="240" w:lineRule="auto"/>
              <w:ind w:left="0"/>
              <w:rPr>
                <w:b/>
                <w:sz w:val="16"/>
                <w:szCs w:val="16"/>
              </w:rPr>
            </w:pPr>
          </w:p>
        </w:tc>
        <w:tc>
          <w:tcPr>
            <w:tcW w:w="2933" w:type="dxa"/>
            <w:vAlign w:val="center"/>
          </w:tcPr>
          <w:p w14:paraId="0435AC0B" w14:textId="77777777" w:rsidR="00D474B9" w:rsidRPr="001D3869" w:rsidRDefault="00D474B9" w:rsidP="00D474B9">
            <w:pPr>
              <w:autoSpaceDE/>
              <w:autoSpaceDN/>
              <w:adjustRightInd/>
              <w:spacing w:before="0" w:line="240" w:lineRule="auto"/>
              <w:ind w:left="0"/>
              <w:rPr>
                <w:sz w:val="16"/>
                <w:szCs w:val="16"/>
              </w:rPr>
            </w:pPr>
            <w:r w:rsidRPr="00402AFE">
              <w:rPr>
                <w:sz w:val="16"/>
                <w:szCs w:val="16"/>
              </w:rPr>
              <w:t>Sherwin Williams</w:t>
            </w:r>
          </w:p>
        </w:tc>
        <w:tc>
          <w:tcPr>
            <w:tcW w:w="2728" w:type="dxa"/>
            <w:gridSpan w:val="2"/>
            <w:vAlign w:val="center"/>
          </w:tcPr>
          <w:p w14:paraId="1A15D972" w14:textId="77777777" w:rsidR="00D474B9" w:rsidRPr="00F96DCC" w:rsidRDefault="00D474B9" w:rsidP="00D474B9">
            <w:pPr>
              <w:autoSpaceDE/>
              <w:autoSpaceDN/>
              <w:adjustRightInd/>
              <w:spacing w:before="0" w:line="240" w:lineRule="auto"/>
              <w:ind w:left="0"/>
              <w:rPr>
                <w:sz w:val="16"/>
                <w:szCs w:val="16"/>
              </w:rPr>
            </w:pPr>
            <w:r w:rsidRPr="00F96DCC">
              <w:rPr>
                <w:sz w:val="16"/>
                <w:szCs w:val="16"/>
              </w:rPr>
              <w:t>Hi-Solids Polyurethane Series</w:t>
            </w:r>
          </w:p>
        </w:tc>
        <w:tc>
          <w:tcPr>
            <w:tcW w:w="871" w:type="dxa"/>
            <w:vAlign w:val="center"/>
          </w:tcPr>
          <w:p w14:paraId="5343ADC6" w14:textId="77777777" w:rsidR="00D474B9" w:rsidRPr="00CE7455" w:rsidRDefault="00D474B9" w:rsidP="00D474B9">
            <w:pPr>
              <w:autoSpaceDE/>
              <w:autoSpaceDN/>
              <w:adjustRightInd/>
              <w:spacing w:before="0" w:line="240" w:lineRule="auto"/>
              <w:ind w:left="0"/>
              <w:jc w:val="center"/>
              <w:rPr>
                <w:sz w:val="16"/>
                <w:szCs w:val="16"/>
                <w:lang w:val="ru-RU"/>
              </w:rPr>
            </w:pPr>
            <w:r w:rsidRPr="00CE7455">
              <w:rPr>
                <w:sz w:val="16"/>
                <w:szCs w:val="16"/>
                <w:lang w:val="ru-RU"/>
              </w:rPr>
              <w:t>100-340</w:t>
            </w:r>
          </w:p>
        </w:tc>
        <w:tc>
          <w:tcPr>
            <w:tcW w:w="1255" w:type="dxa"/>
            <w:gridSpan w:val="2"/>
            <w:vAlign w:val="center"/>
          </w:tcPr>
          <w:p w14:paraId="666E6A15"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lang w:val="ru-RU"/>
              </w:rPr>
              <w:t>93</w:t>
            </w:r>
            <w:r w:rsidRPr="00CE7455">
              <w:rPr>
                <w:sz w:val="16"/>
                <w:szCs w:val="16"/>
              </w:rPr>
              <w:t>°C (2</w:t>
            </w:r>
            <w:r w:rsidRPr="00CE7455">
              <w:rPr>
                <w:sz w:val="16"/>
                <w:szCs w:val="16"/>
                <w:lang w:val="ru-RU"/>
              </w:rPr>
              <w:t>0</w:t>
            </w:r>
            <w:r w:rsidRPr="00CE7455">
              <w:rPr>
                <w:sz w:val="16"/>
                <w:szCs w:val="16"/>
              </w:rPr>
              <w:t>0°F)</w:t>
            </w:r>
          </w:p>
        </w:tc>
      </w:tr>
      <w:tr w:rsidR="00D474B9" w:rsidRPr="001D3869" w14:paraId="05FBBDF5" w14:textId="77777777" w:rsidTr="00CE7455">
        <w:trPr>
          <w:trHeight w:val="288"/>
        </w:trPr>
        <w:tc>
          <w:tcPr>
            <w:tcW w:w="2288" w:type="dxa"/>
            <w:gridSpan w:val="3"/>
            <w:vAlign w:val="center"/>
          </w:tcPr>
          <w:p w14:paraId="57F7DC0A" w14:textId="77777777" w:rsidR="00D474B9" w:rsidRPr="001D3869" w:rsidRDefault="00D474B9" w:rsidP="00D474B9">
            <w:pPr>
              <w:autoSpaceDE/>
              <w:autoSpaceDN/>
              <w:adjustRightInd/>
              <w:spacing w:before="0" w:line="240" w:lineRule="auto"/>
              <w:ind w:left="0"/>
              <w:rPr>
                <w:b/>
                <w:sz w:val="16"/>
                <w:szCs w:val="16"/>
              </w:rPr>
            </w:pPr>
          </w:p>
        </w:tc>
        <w:tc>
          <w:tcPr>
            <w:tcW w:w="2933" w:type="dxa"/>
            <w:vAlign w:val="center"/>
          </w:tcPr>
          <w:p w14:paraId="5AC14C10" w14:textId="77777777" w:rsidR="00D474B9" w:rsidRPr="001D3869" w:rsidRDefault="00D474B9" w:rsidP="00D474B9">
            <w:pPr>
              <w:autoSpaceDE/>
              <w:autoSpaceDN/>
              <w:adjustRightInd/>
              <w:spacing w:before="0" w:line="240" w:lineRule="auto"/>
              <w:ind w:left="0"/>
              <w:rPr>
                <w:sz w:val="16"/>
                <w:szCs w:val="16"/>
              </w:rPr>
            </w:pPr>
            <w:r w:rsidRPr="00402AFE">
              <w:rPr>
                <w:sz w:val="16"/>
                <w:szCs w:val="16"/>
              </w:rPr>
              <w:t>Tnemec</w:t>
            </w:r>
          </w:p>
        </w:tc>
        <w:tc>
          <w:tcPr>
            <w:tcW w:w="2728" w:type="dxa"/>
            <w:gridSpan w:val="2"/>
            <w:vAlign w:val="center"/>
          </w:tcPr>
          <w:p w14:paraId="448FF940" w14:textId="77777777" w:rsidR="00D474B9" w:rsidRPr="00F96DCC" w:rsidRDefault="00D474B9" w:rsidP="00D474B9">
            <w:pPr>
              <w:autoSpaceDE/>
              <w:autoSpaceDN/>
              <w:adjustRightInd/>
              <w:spacing w:before="0" w:line="240" w:lineRule="auto"/>
              <w:ind w:left="0"/>
              <w:rPr>
                <w:sz w:val="16"/>
                <w:szCs w:val="16"/>
              </w:rPr>
            </w:pPr>
            <w:r w:rsidRPr="00F96DCC">
              <w:rPr>
                <w:sz w:val="16"/>
                <w:szCs w:val="16"/>
              </w:rPr>
              <w:t xml:space="preserve">Series 1095 </w:t>
            </w:r>
            <w:proofErr w:type="spellStart"/>
            <w:r w:rsidRPr="00F96DCC">
              <w:rPr>
                <w:sz w:val="16"/>
                <w:szCs w:val="16"/>
              </w:rPr>
              <w:t>Indura</w:t>
            </w:r>
            <w:proofErr w:type="spellEnd"/>
            <w:r w:rsidRPr="00F96DCC">
              <w:rPr>
                <w:sz w:val="16"/>
                <w:szCs w:val="16"/>
              </w:rPr>
              <w:t>-Shield</w:t>
            </w:r>
          </w:p>
        </w:tc>
        <w:tc>
          <w:tcPr>
            <w:tcW w:w="871" w:type="dxa"/>
            <w:vAlign w:val="center"/>
          </w:tcPr>
          <w:p w14:paraId="6259D441"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89-135</w:t>
            </w:r>
          </w:p>
        </w:tc>
        <w:tc>
          <w:tcPr>
            <w:tcW w:w="1255" w:type="dxa"/>
            <w:gridSpan w:val="2"/>
            <w:vAlign w:val="center"/>
          </w:tcPr>
          <w:p w14:paraId="2B30B0CF" w14:textId="77777777"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D474B9" w:rsidRPr="001D3869" w14:paraId="4F66E6E2" w14:textId="77777777" w:rsidTr="00CE7455">
        <w:trPr>
          <w:trHeight w:val="288"/>
        </w:trPr>
        <w:tc>
          <w:tcPr>
            <w:tcW w:w="2288" w:type="dxa"/>
            <w:gridSpan w:val="3"/>
            <w:vAlign w:val="center"/>
          </w:tcPr>
          <w:p w14:paraId="44CAB352" w14:textId="77777777" w:rsidR="00D474B9" w:rsidRPr="001D3869" w:rsidRDefault="00D474B9" w:rsidP="00D474B9">
            <w:pPr>
              <w:autoSpaceDE/>
              <w:autoSpaceDN/>
              <w:adjustRightInd/>
              <w:spacing w:before="0" w:line="240" w:lineRule="auto"/>
              <w:ind w:left="0"/>
              <w:rPr>
                <w:b/>
                <w:sz w:val="16"/>
                <w:szCs w:val="16"/>
              </w:rPr>
            </w:pPr>
          </w:p>
        </w:tc>
        <w:tc>
          <w:tcPr>
            <w:tcW w:w="2933" w:type="dxa"/>
            <w:vAlign w:val="center"/>
          </w:tcPr>
          <w:p w14:paraId="2F4E247C" w14:textId="248C951F" w:rsidR="00D474B9" w:rsidRPr="00402AFE" w:rsidRDefault="00D474B9" w:rsidP="00D474B9">
            <w:pPr>
              <w:autoSpaceDE/>
              <w:autoSpaceDN/>
              <w:adjustRightInd/>
              <w:spacing w:before="0" w:line="240" w:lineRule="auto"/>
              <w:ind w:left="0"/>
              <w:rPr>
                <w:sz w:val="16"/>
                <w:szCs w:val="16"/>
              </w:rPr>
            </w:pPr>
            <w:r w:rsidRPr="001D0D8C">
              <w:rPr>
                <w:sz w:val="16"/>
                <w:szCs w:val="16"/>
              </w:rPr>
              <w:t>Rust-Oleum</w:t>
            </w:r>
          </w:p>
        </w:tc>
        <w:tc>
          <w:tcPr>
            <w:tcW w:w="2728" w:type="dxa"/>
            <w:gridSpan w:val="2"/>
            <w:vAlign w:val="center"/>
          </w:tcPr>
          <w:p w14:paraId="63DA7EC3" w14:textId="404192FD" w:rsidR="00D474B9" w:rsidRPr="00F96DCC" w:rsidRDefault="00D474B9" w:rsidP="00D474B9">
            <w:pPr>
              <w:autoSpaceDE/>
              <w:autoSpaceDN/>
              <w:adjustRightInd/>
              <w:spacing w:before="0" w:line="240" w:lineRule="auto"/>
              <w:ind w:left="0"/>
              <w:rPr>
                <w:sz w:val="16"/>
                <w:szCs w:val="16"/>
              </w:rPr>
            </w:pPr>
            <w:r w:rsidRPr="00F96DCC">
              <w:rPr>
                <w:sz w:val="16"/>
                <w:szCs w:val="16"/>
              </w:rPr>
              <w:t>9800 DTM Urethane Mastic</w:t>
            </w:r>
          </w:p>
        </w:tc>
        <w:tc>
          <w:tcPr>
            <w:tcW w:w="871" w:type="dxa"/>
            <w:vAlign w:val="center"/>
          </w:tcPr>
          <w:p w14:paraId="503DF740" w14:textId="2EB0CDC0"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340</w:t>
            </w:r>
          </w:p>
        </w:tc>
        <w:tc>
          <w:tcPr>
            <w:tcW w:w="1255" w:type="dxa"/>
            <w:gridSpan w:val="2"/>
            <w:vAlign w:val="center"/>
          </w:tcPr>
          <w:p w14:paraId="7443281D" w14:textId="733DC9F1" w:rsidR="00D474B9" w:rsidRPr="00CE7455" w:rsidRDefault="00D474B9" w:rsidP="00D474B9">
            <w:pPr>
              <w:autoSpaceDE/>
              <w:autoSpaceDN/>
              <w:adjustRightInd/>
              <w:spacing w:before="0" w:line="240" w:lineRule="auto"/>
              <w:ind w:left="0"/>
              <w:jc w:val="center"/>
              <w:rPr>
                <w:sz w:val="16"/>
                <w:szCs w:val="16"/>
              </w:rPr>
            </w:pPr>
            <w:r w:rsidRPr="00CE7455">
              <w:rPr>
                <w:sz w:val="16"/>
                <w:szCs w:val="16"/>
              </w:rPr>
              <w:t>121°C (250°F)</w:t>
            </w:r>
          </w:p>
        </w:tc>
      </w:tr>
      <w:tr w:rsidR="00AB5E0B" w:rsidRPr="001D3869" w14:paraId="7E016E46" w14:textId="77777777" w:rsidTr="00CE7455">
        <w:trPr>
          <w:trHeight w:val="288"/>
        </w:trPr>
        <w:tc>
          <w:tcPr>
            <w:tcW w:w="2288" w:type="dxa"/>
            <w:gridSpan w:val="3"/>
            <w:vAlign w:val="center"/>
          </w:tcPr>
          <w:p w14:paraId="066EBA73" w14:textId="77777777" w:rsidR="00AB5E0B" w:rsidRPr="001D3869" w:rsidRDefault="00AB5E0B" w:rsidP="00D474B9">
            <w:pPr>
              <w:autoSpaceDE/>
              <w:autoSpaceDN/>
              <w:adjustRightInd/>
              <w:spacing w:before="0" w:line="240" w:lineRule="auto"/>
              <w:ind w:left="0"/>
              <w:rPr>
                <w:b/>
                <w:sz w:val="16"/>
                <w:szCs w:val="16"/>
              </w:rPr>
            </w:pPr>
          </w:p>
        </w:tc>
        <w:tc>
          <w:tcPr>
            <w:tcW w:w="2933" w:type="dxa"/>
            <w:vAlign w:val="center"/>
          </w:tcPr>
          <w:p w14:paraId="60F386A5" w14:textId="10EBEA8A" w:rsidR="00AB5E0B" w:rsidRPr="001D0D8C" w:rsidRDefault="00AB5E0B" w:rsidP="00D474B9">
            <w:pPr>
              <w:autoSpaceDE/>
              <w:autoSpaceDN/>
              <w:adjustRightInd/>
              <w:spacing w:before="0" w:line="240" w:lineRule="auto"/>
              <w:ind w:left="0"/>
              <w:rPr>
                <w:sz w:val="16"/>
                <w:szCs w:val="16"/>
              </w:rPr>
            </w:pPr>
            <w:r>
              <w:rPr>
                <w:sz w:val="16"/>
                <w:szCs w:val="16"/>
              </w:rPr>
              <w:t>VMP</w:t>
            </w:r>
          </w:p>
        </w:tc>
        <w:tc>
          <w:tcPr>
            <w:tcW w:w="2728" w:type="dxa"/>
            <w:gridSpan w:val="2"/>
            <w:vAlign w:val="center"/>
          </w:tcPr>
          <w:p w14:paraId="798162F8" w14:textId="180231EB" w:rsidR="00AB5E0B" w:rsidRPr="00F96DCC" w:rsidRDefault="009B1A9E" w:rsidP="00D474B9">
            <w:pPr>
              <w:autoSpaceDE/>
              <w:autoSpaceDN/>
              <w:adjustRightInd/>
              <w:spacing w:before="0" w:line="240" w:lineRule="auto"/>
              <w:ind w:left="0"/>
              <w:rPr>
                <w:sz w:val="16"/>
                <w:szCs w:val="16"/>
              </w:rPr>
            </w:pPr>
            <w:proofErr w:type="spellStart"/>
            <w:r w:rsidRPr="009B1A9E">
              <w:rPr>
                <w:sz w:val="16"/>
                <w:szCs w:val="16"/>
              </w:rPr>
              <w:t>Polyton</w:t>
            </w:r>
            <w:proofErr w:type="spellEnd"/>
            <w:r w:rsidRPr="009B1A9E">
              <w:rPr>
                <w:sz w:val="16"/>
                <w:szCs w:val="16"/>
              </w:rPr>
              <w:t>-UR (UV)</w:t>
            </w:r>
          </w:p>
        </w:tc>
        <w:tc>
          <w:tcPr>
            <w:tcW w:w="871" w:type="dxa"/>
            <w:vAlign w:val="center"/>
          </w:tcPr>
          <w:p w14:paraId="73BECE09" w14:textId="77777777" w:rsidR="00AB5E0B" w:rsidRPr="00CE7455" w:rsidRDefault="00AB5E0B" w:rsidP="00D474B9">
            <w:pPr>
              <w:autoSpaceDE/>
              <w:autoSpaceDN/>
              <w:adjustRightInd/>
              <w:spacing w:before="0" w:line="240" w:lineRule="auto"/>
              <w:ind w:left="0"/>
              <w:jc w:val="center"/>
              <w:rPr>
                <w:sz w:val="16"/>
                <w:szCs w:val="16"/>
              </w:rPr>
            </w:pPr>
          </w:p>
        </w:tc>
        <w:tc>
          <w:tcPr>
            <w:tcW w:w="1255" w:type="dxa"/>
            <w:gridSpan w:val="2"/>
            <w:vAlign w:val="center"/>
          </w:tcPr>
          <w:p w14:paraId="79F3188A" w14:textId="2479054F" w:rsidR="00AB5E0B" w:rsidRPr="00CE7455" w:rsidRDefault="00DE0E7A" w:rsidP="00D474B9">
            <w:pPr>
              <w:autoSpaceDE/>
              <w:autoSpaceDN/>
              <w:adjustRightInd/>
              <w:spacing w:before="0" w:line="240" w:lineRule="auto"/>
              <w:ind w:left="0"/>
              <w:jc w:val="center"/>
              <w:rPr>
                <w:sz w:val="16"/>
                <w:szCs w:val="16"/>
              </w:rPr>
            </w:pPr>
            <w:r w:rsidRPr="003E44A2">
              <w:rPr>
                <w:sz w:val="16"/>
                <w:szCs w:val="16"/>
              </w:rPr>
              <w:t xml:space="preserve">93°C </w:t>
            </w:r>
            <w:r>
              <w:rPr>
                <w:sz w:val="16"/>
                <w:szCs w:val="16"/>
              </w:rPr>
              <w:t>(</w:t>
            </w:r>
            <w:r w:rsidRPr="003E44A2">
              <w:rPr>
                <w:sz w:val="16"/>
                <w:szCs w:val="16"/>
              </w:rPr>
              <w:t>200°F</w:t>
            </w:r>
            <w:r>
              <w:rPr>
                <w:sz w:val="16"/>
                <w:szCs w:val="16"/>
              </w:rPr>
              <w:t>)</w:t>
            </w:r>
          </w:p>
        </w:tc>
      </w:tr>
      <w:tr w:rsidR="00D474B9" w:rsidRPr="001D3869" w14:paraId="1B3E6299" w14:textId="77777777" w:rsidTr="00A25F9E">
        <w:trPr>
          <w:trHeight w:val="288"/>
        </w:trPr>
        <w:tc>
          <w:tcPr>
            <w:tcW w:w="10075" w:type="dxa"/>
            <w:gridSpan w:val="9"/>
            <w:tcBorders>
              <w:top w:val="single" w:sz="12" w:space="0" w:color="auto"/>
            </w:tcBorders>
            <w:vAlign w:val="center"/>
          </w:tcPr>
          <w:p w14:paraId="42358BBB" w14:textId="77777777" w:rsidR="00D474B9" w:rsidRPr="001D3869" w:rsidRDefault="00D474B9" w:rsidP="00D474B9">
            <w:pPr>
              <w:autoSpaceDE/>
              <w:autoSpaceDN/>
              <w:adjustRightInd/>
              <w:spacing w:before="0" w:line="240" w:lineRule="auto"/>
              <w:ind w:left="0"/>
              <w:rPr>
                <w:i/>
                <w:sz w:val="14"/>
                <w:szCs w:val="14"/>
              </w:rPr>
            </w:pPr>
            <w:r w:rsidRPr="001D3869">
              <w:rPr>
                <w:i/>
                <w:sz w:val="14"/>
                <w:szCs w:val="14"/>
              </w:rPr>
              <w:t>Vendors of mechanical equipment normally have their own standard coatings and find it economically impractical to change to purchaser-specified systems such as this one. C</w:t>
            </w:r>
            <w:r>
              <w:rPr>
                <w:i/>
                <w:sz w:val="14"/>
                <w:szCs w:val="14"/>
              </w:rPr>
              <w:t>ompany</w:t>
            </w:r>
            <w:r w:rsidRPr="001D3869">
              <w:rPr>
                <w:i/>
                <w:sz w:val="14"/>
                <w:szCs w:val="14"/>
              </w:rPr>
              <w:t>'s specified system must be applied unless the vendor obtains written approval from C</w:t>
            </w:r>
            <w:r>
              <w:rPr>
                <w:i/>
                <w:sz w:val="14"/>
                <w:szCs w:val="14"/>
              </w:rPr>
              <w:t>ompany</w:t>
            </w:r>
            <w:r w:rsidRPr="001D3869">
              <w:rPr>
                <w:i/>
                <w:sz w:val="14"/>
                <w:szCs w:val="14"/>
              </w:rPr>
              <w:t xml:space="preserve"> to substitute another. The alternative is to accept the vendor's standard primer and then apply Coating System 3.7 (Manufacturer's Standard/Universal Pr</w:t>
            </w:r>
            <w:r>
              <w:rPr>
                <w:i/>
                <w:sz w:val="14"/>
                <w:szCs w:val="14"/>
              </w:rPr>
              <w:t xml:space="preserve">imer/Epoxy </w:t>
            </w:r>
            <w:proofErr w:type="spellStart"/>
            <w:r>
              <w:rPr>
                <w:i/>
                <w:sz w:val="14"/>
                <w:szCs w:val="14"/>
              </w:rPr>
              <w:t>Intermidiate</w:t>
            </w:r>
            <w:proofErr w:type="spellEnd"/>
            <w:r w:rsidRPr="001D3869">
              <w:rPr>
                <w:i/>
                <w:sz w:val="14"/>
                <w:szCs w:val="14"/>
              </w:rPr>
              <w:t>)/Aliphatic Polyurethane).</w:t>
            </w:r>
          </w:p>
        </w:tc>
      </w:tr>
      <w:tr w:rsidR="00D474B9" w:rsidRPr="001D3869" w14:paraId="0BEB7176" w14:textId="77777777" w:rsidTr="00CE7455">
        <w:trPr>
          <w:trHeight w:val="288"/>
        </w:trPr>
        <w:tc>
          <w:tcPr>
            <w:tcW w:w="1170" w:type="dxa"/>
            <w:vAlign w:val="center"/>
          </w:tcPr>
          <w:p w14:paraId="43593D02" w14:textId="77777777" w:rsidR="00D474B9" w:rsidRPr="001D3869" w:rsidRDefault="00D474B9" w:rsidP="00D474B9">
            <w:pPr>
              <w:autoSpaceDE/>
              <w:autoSpaceDN/>
              <w:adjustRightInd/>
              <w:spacing w:before="0" w:line="240" w:lineRule="auto"/>
              <w:ind w:left="-72"/>
              <w:rPr>
                <w:b/>
                <w:sz w:val="16"/>
                <w:szCs w:val="16"/>
              </w:rPr>
            </w:pPr>
            <w:r w:rsidRPr="001D3869">
              <w:rPr>
                <w:b/>
                <w:sz w:val="16"/>
                <w:szCs w:val="16"/>
              </w:rPr>
              <w:t>Last Update:</w:t>
            </w:r>
          </w:p>
        </w:tc>
        <w:tc>
          <w:tcPr>
            <w:tcW w:w="4051" w:type="dxa"/>
            <w:gridSpan w:val="3"/>
            <w:vAlign w:val="center"/>
          </w:tcPr>
          <w:p w14:paraId="51863CC2" w14:textId="36340350" w:rsidR="00D474B9" w:rsidRPr="00626AB9" w:rsidRDefault="00AB5E0B" w:rsidP="00D474B9">
            <w:pPr>
              <w:autoSpaceDE/>
              <w:autoSpaceDN/>
              <w:adjustRightInd/>
              <w:spacing w:before="0" w:line="240" w:lineRule="auto"/>
              <w:ind w:left="-72"/>
              <w:rPr>
                <w:b/>
                <w:sz w:val="16"/>
                <w:szCs w:val="16"/>
              </w:rPr>
            </w:pPr>
            <w:r>
              <w:rPr>
                <w:position w:val="-1"/>
                <w:sz w:val="16"/>
                <w:szCs w:val="16"/>
              </w:rPr>
              <w:t>November</w:t>
            </w:r>
            <w:r w:rsidR="006656FD">
              <w:rPr>
                <w:position w:val="-1"/>
                <w:sz w:val="16"/>
                <w:szCs w:val="16"/>
              </w:rPr>
              <w:t xml:space="preserve"> 2025</w:t>
            </w:r>
          </w:p>
        </w:tc>
        <w:tc>
          <w:tcPr>
            <w:tcW w:w="2728" w:type="dxa"/>
            <w:gridSpan w:val="2"/>
            <w:vAlign w:val="center"/>
          </w:tcPr>
          <w:p w14:paraId="25D5BFCF" w14:textId="77777777" w:rsidR="00D474B9" w:rsidRPr="00626AB9" w:rsidRDefault="00D474B9" w:rsidP="00D474B9">
            <w:pPr>
              <w:autoSpaceDE/>
              <w:autoSpaceDN/>
              <w:adjustRightInd/>
              <w:spacing w:before="0" w:line="240" w:lineRule="auto"/>
              <w:ind w:left="-72"/>
              <w:rPr>
                <w:sz w:val="16"/>
                <w:szCs w:val="16"/>
              </w:rPr>
            </w:pPr>
          </w:p>
        </w:tc>
        <w:tc>
          <w:tcPr>
            <w:tcW w:w="871" w:type="dxa"/>
            <w:vAlign w:val="center"/>
          </w:tcPr>
          <w:p w14:paraId="142C402B" w14:textId="77777777" w:rsidR="00D474B9" w:rsidRPr="00626AB9" w:rsidRDefault="00D474B9" w:rsidP="00D474B9">
            <w:pPr>
              <w:autoSpaceDE/>
              <w:autoSpaceDN/>
              <w:adjustRightInd/>
              <w:spacing w:before="0" w:line="240" w:lineRule="auto"/>
              <w:ind w:left="-72"/>
              <w:jc w:val="center"/>
              <w:rPr>
                <w:sz w:val="16"/>
                <w:szCs w:val="16"/>
              </w:rPr>
            </w:pPr>
          </w:p>
        </w:tc>
        <w:tc>
          <w:tcPr>
            <w:tcW w:w="1255" w:type="dxa"/>
            <w:gridSpan w:val="2"/>
            <w:vAlign w:val="center"/>
          </w:tcPr>
          <w:p w14:paraId="00A66E8B" w14:textId="77777777" w:rsidR="00D474B9" w:rsidRPr="00626AB9" w:rsidRDefault="00D474B9" w:rsidP="00D474B9">
            <w:pPr>
              <w:autoSpaceDE/>
              <w:autoSpaceDN/>
              <w:adjustRightInd/>
              <w:spacing w:before="0" w:line="240" w:lineRule="auto"/>
              <w:ind w:left="-72"/>
              <w:jc w:val="center"/>
              <w:rPr>
                <w:sz w:val="16"/>
                <w:szCs w:val="16"/>
              </w:rPr>
            </w:pPr>
          </w:p>
        </w:tc>
      </w:tr>
    </w:tbl>
    <w:p w14:paraId="67AB7135" w14:textId="0A3ACFD0" w:rsidR="002F1D68" w:rsidRDefault="00FF7691" w:rsidP="00FB125E">
      <w:pPr>
        <w:spacing w:before="0" w:line="240" w:lineRule="auto"/>
        <w:ind w:left="630" w:hanging="540"/>
        <w:rPr>
          <w:sz w:val="16"/>
          <w:szCs w:val="16"/>
        </w:rPr>
      </w:pPr>
      <w:r w:rsidRPr="00DC0544">
        <w:rPr>
          <w:color w:val="auto"/>
          <w:sz w:val="16"/>
          <w:szCs w:val="16"/>
        </w:rPr>
        <w:t>Note 1</w:t>
      </w:r>
      <w:proofErr w:type="gramStart"/>
      <w:r w:rsidR="00EB314A">
        <w:rPr>
          <w:color w:val="auto"/>
          <w:sz w:val="16"/>
          <w:szCs w:val="16"/>
        </w:rPr>
        <w:t>:</w:t>
      </w:r>
      <w:r w:rsidRPr="00DC0544">
        <w:rPr>
          <w:color w:val="auto"/>
          <w:sz w:val="16"/>
          <w:szCs w:val="16"/>
        </w:rPr>
        <w:t xml:space="preserve"> </w:t>
      </w:r>
      <w:r w:rsidR="00EB314A">
        <w:rPr>
          <w:color w:val="auto"/>
          <w:sz w:val="16"/>
          <w:szCs w:val="16"/>
        </w:rPr>
        <w:tab/>
      </w:r>
      <w:r w:rsidRPr="00DC0544">
        <w:rPr>
          <w:color w:val="auto"/>
          <w:sz w:val="16"/>
          <w:szCs w:val="16"/>
        </w:rPr>
        <w:t>Contrasting</w:t>
      </w:r>
      <w:proofErr w:type="gramEnd"/>
      <w:r w:rsidRPr="00DC0544">
        <w:rPr>
          <w:color w:val="auto"/>
          <w:sz w:val="16"/>
          <w:szCs w:val="16"/>
        </w:rPr>
        <w:t xml:space="preserve"> colors must be used for 1st and 2nd coats. The finish colors shall be selected as per Table 1 - Finish Coat </w:t>
      </w:r>
      <w:proofErr w:type="spellStart"/>
      <w:r w:rsidRPr="00DC0544">
        <w:rPr>
          <w:color w:val="auto"/>
          <w:sz w:val="16"/>
          <w:szCs w:val="16"/>
        </w:rPr>
        <w:t>Colour</w:t>
      </w:r>
      <w:proofErr w:type="spellEnd"/>
      <w:r w:rsidRPr="00DC0544">
        <w:rPr>
          <w:color w:val="auto"/>
          <w:sz w:val="16"/>
          <w:szCs w:val="16"/>
        </w:rPr>
        <w:t xml:space="preserve"> Schedule </w:t>
      </w:r>
      <w:r w:rsidR="002F1D68">
        <w:rPr>
          <w:sz w:val="16"/>
          <w:szCs w:val="16"/>
        </w:rPr>
        <w:br w:type="page"/>
      </w:r>
    </w:p>
    <w:tbl>
      <w:tblPr>
        <w:tblW w:w="9948" w:type="dxa"/>
        <w:jc w:val="center"/>
        <w:tblLayout w:type="fixed"/>
        <w:tblLook w:val="01E0" w:firstRow="1" w:lastRow="1" w:firstColumn="1" w:lastColumn="1" w:noHBand="0" w:noVBand="0"/>
      </w:tblPr>
      <w:tblGrid>
        <w:gridCol w:w="1286"/>
        <w:gridCol w:w="270"/>
        <w:gridCol w:w="848"/>
        <w:gridCol w:w="2603"/>
        <w:gridCol w:w="990"/>
        <w:gridCol w:w="1639"/>
        <w:gridCol w:w="992"/>
        <w:gridCol w:w="1313"/>
        <w:gridCol w:w="7"/>
      </w:tblGrid>
      <w:tr w:rsidR="003E601E" w:rsidRPr="001D3869" w14:paraId="4C6DFDF2" w14:textId="77777777" w:rsidTr="00A25F9E">
        <w:trPr>
          <w:trHeight w:val="360"/>
          <w:jc w:val="center"/>
        </w:trPr>
        <w:tc>
          <w:tcPr>
            <w:tcW w:w="9948" w:type="dxa"/>
            <w:gridSpan w:val="9"/>
            <w:tcBorders>
              <w:top w:val="single" w:sz="6" w:space="0" w:color="auto"/>
              <w:bottom w:val="single" w:sz="12" w:space="0" w:color="auto"/>
            </w:tcBorders>
            <w:shd w:val="clear" w:color="auto" w:fill="FFFFFF"/>
            <w:vAlign w:val="center"/>
          </w:tcPr>
          <w:p w14:paraId="77CB46F4" w14:textId="77777777" w:rsidR="003E601E" w:rsidRPr="001D3869" w:rsidRDefault="003E601E" w:rsidP="00A25F9E">
            <w:pPr>
              <w:ind w:right="-72"/>
              <w:jc w:val="right"/>
              <w:rPr>
                <w:b/>
                <w:i/>
                <w:color w:val="auto"/>
              </w:rPr>
            </w:pPr>
            <w:r w:rsidRPr="001D3869">
              <w:rPr>
                <w:b/>
                <w:i/>
                <w:color w:val="auto"/>
              </w:rPr>
              <w:lastRenderedPageBreak/>
              <w:t>Three-Component Systems</w:t>
            </w:r>
          </w:p>
        </w:tc>
      </w:tr>
      <w:tr w:rsidR="003E601E" w:rsidRPr="001D3869" w14:paraId="36269D47" w14:textId="77777777" w:rsidTr="00A25F9E">
        <w:trPr>
          <w:trHeight w:val="360"/>
          <w:jc w:val="center"/>
        </w:trPr>
        <w:tc>
          <w:tcPr>
            <w:tcW w:w="7636" w:type="dxa"/>
            <w:gridSpan w:val="6"/>
            <w:tcBorders>
              <w:top w:val="single" w:sz="12" w:space="0" w:color="auto"/>
              <w:left w:val="single" w:sz="12" w:space="0" w:color="auto"/>
              <w:bottom w:val="single" w:sz="12" w:space="0" w:color="auto"/>
            </w:tcBorders>
            <w:vAlign w:val="center"/>
          </w:tcPr>
          <w:p w14:paraId="32B3F7C5" w14:textId="77777777" w:rsidR="003E601E" w:rsidRPr="001D3869" w:rsidRDefault="003E601E" w:rsidP="00A25F9E">
            <w:pPr>
              <w:autoSpaceDE/>
              <w:autoSpaceDN/>
              <w:adjustRightInd/>
              <w:spacing w:before="0" w:line="240" w:lineRule="auto"/>
              <w:ind w:left="0"/>
              <w:rPr>
                <w:b/>
                <w:sz w:val="20"/>
                <w:szCs w:val="20"/>
              </w:rPr>
            </w:pPr>
            <w:r w:rsidRPr="001D3869">
              <w:rPr>
                <w:b/>
                <w:sz w:val="20"/>
                <w:szCs w:val="20"/>
              </w:rPr>
              <w:t xml:space="preserve">Manufacturer's Standard | Universal </w:t>
            </w:r>
            <w:r w:rsidRPr="00CD0427">
              <w:rPr>
                <w:b/>
                <w:sz w:val="20"/>
                <w:szCs w:val="20"/>
              </w:rPr>
              <w:t>Tie Coat</w:t>
            </w:r>
            <w:r w:rsidRPr="001D3869">
              <w:rPr>
                <w:b/>
                <w:sz w:val="20"/>
                <w:szCs w:val="20"/>
              </w:rPr>
              <w:t xml:space="preserve">| </w:t>
            </w:r>
            <w:r w:rsidRPr="00CD0427">
              <w:rPr>
                <w:b/>
                <w:sz w:val="20"/>
                <w:szCs w:val="20"/>
              </w:rPr>
              <w:t>Epoxy Intermediate</w:t>
            </w:r>
            <w:r w:rsidRPr="001D3869">
              <w:rPr>
                <w:b/>
                <w:sz w:val="20"/>
                <w:szCs w:val="20"/>
              </w:rPr>
              <w:t xml:space="preserve"> | Aliphatic Polyurethane</w:t>
            </w:r>
            <w:r w:rsidRPr="001D3869">
              <w:rPr>
                <w:b/>
                <w:sz w:val="20"/>
                <w:szCs w:val="20"/>
              </w:rPr>
              <w:br/>
            </w:r>
          </w:p>
        </w:tc>
        <w:tc>
          <w:tcPr>
            <w:tcW w:w="2312" w:type="dxa"/>
            <w:gridSpan w:val="3"/>
            <w:tcBorders>
              <w:top w:val="single" w:sz="12" w:space="0" w:color="auto"/>
              <w:bottom w:val="single" w:sz="12" w:space="0" w:color="auto"/>
              <w:right w:val="single" w:sz="12" w:space="0" w:color="auto"/>
            </w:tcBorders>
            <w:shd w:val="clear" w:color="auto" w:fill="000000"/>
            <w:vAlign w:val="center"/>
          </w:tcPr>
          <w:p w14:paraId="3D3505A7"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3.7</w:t>
            </w:r>
          </w:p>
        </w:tc>
      </w:tr>
      <w:tr w:rsidR="003E601E" w:rsidRPr="001D3869" w14:paraId="397DA9EA" w14:textId="77777777" w:rsidTr="00A25F9E">
        <w:trPr>
          <w:gridAfter w:val="1"/>
          <w:wAfter w:w="7" w:type="dxa"/>
          <w:cantSplit/>
          <w:trHeight w:val="288"/>
          <w:jc w:val="center"/>
        </w:trPr>
        <w:tc>
          <w:tcPr>
            <w:tcW w:w="1556" w:type="dxa"/>
            <w:gridSpan w:val="2"/>
            <w:tcBorders>
              <w:top w:val="single" w:sz="12" w:space="0" w:color="auto"/>
            </w:tcBorders>
          </w:tcPr>
          <w:p w14:paraId="026C7CD2"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451" w:type="dxa"/>
            <w:gridSpan w:val="2"/>
            <w:tcBorders>
              <w:top w:val="single" w:sz="12" w:space="0" w:color="auto"/>
            </w:tcBorders>
          </w:tcPr>
          <w:p w14:paraId="2C585818" w14:textId="77777777" w:rsidR="00E5531B" w:rsidRPr="00C83439" w:rsidRDefault="00E5531B" w:rsidP="00E5531B">
            <w:pPr>
              <w:autoSpaceDE/>
              <w:autoSpaceDN/>
              <w:adjustRightInd/>
              <w:spacing w:before="0" w:line="240" w:lineRule="auto"/>
              <w:ind w:left="-72"/>
              <w:rPr>
                <w:ins w:id="1145" w:author="Kurmanov, Aidyn [STAMGazStroy LLP]" w:date="2025-12-10T13:50:00Z" w16du:dateUtc="2025-12-10T08:50:00Z"/>
                <w:b/>
                <w:bCs/>
                <w:sz w:val="16"/>
                <w:szCs w:val="18"/>
              </w:rPr>
            </w:pPr>
            <w:ins w:id="1146" w:author="Kurmanov, Aidyn [STAMGazStroy LLP]" w:date="2025-12-10T13:50:00Z" w16du:dateUtc="2025-12-10T08:50:00Z">
              <w:r w:rsidRPr="00C83439">
                <w:rPr>
                  <w:b/>
                  <w:bCs/>
                  <w:sz w:val="16"/>
                  <w:szCs w:val="18"/>
                </w:rPr>
                <w:t>Carbon Steel:</w:t>
              </w:r>
            </w:ins>
          </w:p>
          <w:p w14:paraId="54385727" w14:textId="6DDBD7E4" w:rsidR="00E5531B" w:rsidRDefault="00D23AA3" w:rsidP="00E5531B">
            <w:pPr>
              <w:autoSpaceDE/>
              <w:autoSpaceDN/>
              <w:adjustRightInd/>
              <w:spacing w:before="0" w:line="240" w:lineRule="auto"/>
              <w:ind w:left="-72"/>
              <w:rPr>
                <w:ins w:id="1147" w:author="Kurmanov, Aidyn [STAMGazStroy LLP]" w:date="2025-12-10T13:50:00Z" w16du:dateUtc="2025-12-10T08:50:00Z"/>
                <w:sz w:val="16"/>
                <w:szCs w:val="18"/>
              </w:rPr>
            </w:pPr>
            <w:ins w:id="1148" w:author="Kurmanov, Aidyn [STAMGazStroy LLP]" w:date="2025-12-10T13:50:00Z" w16du:dateUtc="2025-12-10T08:50:00Z">
              <w:r w:rsidRPr="00C64F88">
                <w:rPr>
                  <w:sz w:val="16"/>
                  <w:szCs w:val="18"/>
                </w:rPr>
                <w:t>SSPC-SP1/</w:t>
              </w:r>
              <w:r w:rsidR="00E5531B" w:rsidRPr="00C64F88">
                <w:rPr>
                  <w:sz w:val="16"/>
                  <w:szCs w:val="18"/>
                </w:rPr>
                <w:t>SP</w:t>
              </w:r>
            </w:ins>
            <w:ins w:id="1149" w:author="Kurmanov, Aidyn [STAMGazStroy LLP]" w:date="2025-12-10T13:59:00Z" w16du:dateUtc="2025-12-10T08:59:00Z">
              <w:r w:rsidR="00E67CA0">
                <w:rPr>
                  <w:sz w:val="16"/>
                  <w:szCs w:val="18"/>
                </w:rPr>
                <w:t>7</w:t>
              </w:r>
            </w:ins>
            <w:ins w:id="1150" w:author="Kurmanov, Aidyn [STAMGazStroy LLP]" w:date="2025-12-10T13:50:00Z" w16du:dateUtc="2025-12-10T08:50:00Z">
              <w:r w:rsidRPr="00C64F88">
                <w:rPr>
                  <w:sz w:val="16"/>
                  <w:szCs w:val="18"/>
                </w:rPr>
                <w:t xml:space="preserve"> (NACE No. </w:t>
              </w:r>
            </w:ins>
            <w:ins w:id="1151" w:author="Kurmanov, Aidyn [STAMGazStroy LLP]" w:date="2025-12-10T13:59:00Z" w16du:dateUtc="2025-12-10T08:59:00Z">
              <w:r w:rsidR="00E67CA0">
                <w:rPr>
                  <w:sz w:val="16"/>
                  <w:szCs w:val="18"/>
                </w:rPr>
                <w:t>4</w:t>
              </w:r>
            </w:ins>
            <w:ins w:id="1152" w:author="Kurmanov, Aidyn [STAMGazStroy LLP]" w:date="2025-12-10T13:50:00Z" w16du:dateUtc="2025-12-10T08:50:00Z">
              <w:r w:rsidR="00E5531B" w:rsidRPr="00C64F88">
                <w:rPr>
                  <w:sz w:val="16"/>
                  <w:szCs w:val="18"/>
                </w:rPr>
                <w:t xml:space="preserve">) </w:t>
              </w:r>
            </w:ins>
          </w:p>
          <w:p w14:paraId="203D53A1" w14:textId="1E653D64" w:rsidR="00F3411D" w:rsidRDefault="00F3411D" w:rsidP="00E5531B">
            <w:pPr>
              <w:autoSpaceDE/>
              <w:autoSpaceDN/>
              <w:adjustRightInd/>
              <w:spacing w:before="0" w:line="240" w:lineRule="auto"/>
              <w:ind w:left="-72"/>
              <w:rPr>
                <w:ins w:id="1153" w:author="Kurmanov, Aidyn [STAMGazStroy LLP]" w:date="2025-12-10T13:59:00Z" w16du:dateUtc="2025-12-10T08:59:00Z"/>
                <w:sz w:val="16"/>
                <w:szCs w:val="18"/>
              </w:rPr>
            </w:pPr>
            <w:ins w:id="1154" w:author="Kurmanov, Aidyn [STAMGazStroy LLP]" w:date="2025-12-10T13:59:00Z" w16du:dateUtc="2025-12-10T08:59:00Z">
              <w:r w:rsidRPr="00003053">
                <w:rPr>
                  <w:sz w:val="16"/>
                  <w:szCs w:val="18"/>
                </w:rPr>
                <w:t>Brush-Off Blast Cleaning</w:t>
              </w:r>
            </w:ins>
            <w:ins w:id="1155" w:author="Kurmanov, Aidyn [STAMGazStroy LLP]" w:date="2025-12-10T14:10:00Z" w16du:dateUtc="2025-12-10T09:10:00Z">
              <w:r w:rsidR="000064E7">
                <w:rPr>
                  <w:sz w:val="16"/>
                  <w:szCs w:val="18"/>
                </w:rPr>
                <w:t xml:space="preserve"> </w:t>
              </w:r>
            </w:ins>
            <w:ins w:id="1156" w:author="Kurmanov, Aidyn [STAMGazStroy LLP]" w:date="2025-12-10T14:10:00Z">
              <w:r w:rsidR="009922E2" w:rsidRPr="009922E2">
                <w:rPr>
                  <w:sz w:val="16"/>
                  <w:szCs w:val="18"/>
                </w:rPr>
                <w:t>to roughen surface</w:t>
              </w:r>
            </w:ins>
          </w:p>
          <w:p w14:paraId="1074431F" w14:textId="2AC9F15D" w:rsidR="00E5531B" w:rsidRDefault="00E5531B" w:rsidP="00E5531B">
            <w:pPr>
              <w:autoSpaceDE/>
              <w:autoSpaceDN/>
              <w:adjustRightInd/>
              <w:spacing w:before="0" w:line="240" w:lineRule="auto"/>
              <w:ind w:left="-72"/>
              <w:rPr>
                <w:ins w:id="1157" w:author="Kurmanov, Aidyn [STAMGazStroy LLP]" w:date="2025-12-10T13:50:00Z" w16du:dateUtc="2025-12-10T08:50:00Z"/>
                <w:sz w:val="16"/>
                <w:szCs w:val="18"/>
              </w:rPr>
            </w:pPr>
            <w:ins w:id="1158" w:author="Kurmanov, Aidyn [STAMGazStroy LLP]" w:date="2025-12-10T13:50:00Z" w16du:dateUtc="2025-12-10T08:50:00Z">
              <w:r w:rsidRPr="00F6525C">
                <w:rPr>
                  <w:sz w:val="16"/>
                  <w:szCs w:val="18"/>
                </w:rPr>
                <w:t>.</w:t>
              </w:r>
            </w:ins>
          </w:p>
          <w:p w14:paraId="573FA878" w14:textId="77777777" w:rsidR="00E5531B" w:rsidRPr="00C83439" w:rsidRDefault="00E5531B" w:rsidP="00E5531B">
            <w:pPr>
              <w:autoSpaceDE/>
              <w:autoSpaceDN/>
              <w:adjustRightInd/>
              <w:spacing w:before="0" w:line="240" w:lineRule="auto"/>
              <w:ind w:left="-72"/>
              <w:rPr>
                <w:ins w:id="1159" w:author="Kurmanov, Aidyn [STAMGazStroy LLP]" w:date="2025-12-10T13:50:00Z" w16du:dateUtc="2025-12-10T08:50:00Z"/>
                <w:b/>
                <w:bCs/>
                <w:sz w:val="16"/>
                <w:szCs w:val="18"/>
              </w:rPr>
            </w:pPr>
            <w:ins w:id="1160" w:author="Kurmanov, Aidyn [STAMGazStroy LLP]" w:date="2025-12-10T13:50:00Z" w16du:dateUtc="2025-12-10T08:50:00Z">
              <w:r w:rsidRPr="00C83439">
                <w:rPr>
                  <w:b/>
                  <w:bCs/>
                  <w:sz w:val="16"/>
                  <w:szCs w:val="18"/>
                </w:rPr>
                <w:t>Stainless Steel:</w:t>
              </w:r>
            </w:ins>
          </w:p>
          <w:p w14:paraId="485E0C38" w14:textId="00D54F60" w:rsidR="003220CF" w:rsidRDefault="00E5531B" w:rsidP="00A25F9E">
            <w:pPr>
              <w:autoSpaceDE/>
              <w:autoSpaceDN/>
              <w:adjustRightInd/>
              <w:spacing w:before="0" w:line="240" w:lineRule="auto"/>
              <w:ind w:left="-72"/>
              <w:rPr>
                <w:del w:id="1161" w:author="Kurmanov, Aidyn [STAMGazStroy LLP]" w:date="2025-12-10T13:50:00Z" w16du:dateUtc="2025-12-10T08:50:00Z"/>
                <w:sz w:val="16"/>
                <w:szCs w:val="16"/>
              </w:rPr>
            </w:pPr>
            <w:ins w:id="1162" w:author="Kurmanov, Aidyn [STAMGazStroy LLP]" w:date="2025-12-10T13:50:00Z" w16du:dateUtc="2025-12-10T08:50:00Z">
              <w:r w:rsidRPr="00C64F88">
                <w:rPr>
                  <w:sz w:val="16"/>
                  <w:szCs w:val="18"/>
                </w:rPr>
                <w:t>SSPC-SP16</w:t>
              </w:r>
              <w:r>
                <w:rPr>
                  <w:sz w:val="16"/>
                  <w:szCs w:val="18"/>
                </w:rPr>
                <w:t xml:space="preserve"> </w:t>
              </w:r>
              <w:r w:rsidRPr="00003053">
                <w:rPr>
                  <w:sz w:val="16"/>
                  <w:szCs w:val="18"/>
                </w:rPr>
                <w:t xml:space="preserve">Brush-Off Blast Cleaning </w:t>
              </w:r>
            </w:ins>
            <w:ins w:id="1163" w:author="Kurmanov, Aidyn [STAMGazStroy LLP]" w:date="2025-12-10T14:10:00Z">
              <w:r w:rsidR="009922E2" w:rsidRPr="009922E2">
                <w:rPr>
                  <w:sz w:val="16"/>
                  <w:szCs w:val="18"/>
                </w:rPr>
                <w:t xml:space="preserve">to roughen surface </w:t>
              </w:r>
            </w:ins>
            <w:del w:id="1164" w:author="Kurmanov, Aidyn [STAMGazStroy LLP]" w:date="2025-12-10T13:50:00Z" w16du:dateUtc="2025-12-10T08:50:00Z">
              <w:r w:rsidR="00D23AA3" w:rsidRPr="00D23AA3" w:rsidDel="00E5531B">
                <w:rPr>
                  <w:sz w:val="16"/>
                  <w:szCs w:val="16"/>
                </w:rPr>
                <w:delText xml:space="preserve">SSPC-SP1/SP10 (NACE No. </w:delText>
              </w:r>
              <w:r w:rsidR="00D23AA3" w:rsidRPr="00D23AA3">
                <w:rPr>
                  <w:sz w:val="16"/>
                  <w:szCs w:val="16"/>
                </w:rPr>
                <w:delText>2) (SA 2.5)</w:delText>
              </w:r>
              <w:r w:rsidR="00C81752">
                <w:rPr>
                  <w:sz w:val="16"/>
                  <w:szCs w:val="16"/>
                </w:rPr>
                <w:delText xml:space="preserve"> </w:delText>
              </w:r>
            </w:del>
          </w:p>
          <w:p w14:paraId="16FD3778" w14:textId="28CBC52F" w:rsidR="003E601E" w:rsidRPr="001D3869" w:rsidRDefault="003E601E" w:rsidP="00A25F9E">
            <w:pPr>
              <w:autoSpaceDE/>
              <w:autoSpaceDN/>
              <w:adjustRightInd/>
              <w:spacing w:before="0" w:line="240" w:lineRule="auto"/>
              <w:ind w:left="-72"/>
              <w:rPr>
                <w:sz w:val="16"/>
                <w:szCs w:val="16"/>
              </w:rPr>
            </w:pPr>
            <w:del w:id="1165" w:author="Kurmanov, Aidyn [STAMGazStroy LLP]" w:date="2025-12-10T13:50:00Z" w16du:dateUtc="2025-12-10T08:50:00Z">
              <w:r w:rsidRPr="00402AFE">
                <w:rPr>
                  <w:sz w:val="16"/>
                  <w:szCs w:val="16"/>
                </w:rPr>
                <w:delText>Near-white blast cleanliness</w:delText>
              </w:r>
            </w:del>
            <w:r w:rsidRPr="00402AFE">
              <w:rPr>
                <w:sz w:val="16"/>
                <w:szCs w:val="16"/>
              </w:rPr>
              <w:t>.</w:t>
            </w:r>
          </w:p>
        </w:tc>
        <w:tc>
          <w:tcPr>
            <w:tcW w:w="990" w:type="dxa"/>
            <w:tcBorders>
              <w:top w:val="single" w:sz="12" w:space="0" w:color="auto"/>
            </w:tcBorders>
          </w:tcPr>
          <w:p w14:paraId="0B45AC66"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944" w:type="dxa"/>
            <w:gridSpan w:val="3"/>
            <w:vMerge w:val="restart"/>
            <w:tcBorders>
              <w:top w:val="single" w:sz="12" w:space="0" w:color="auto"/>
            </w:tcBorders>
          </w:tcPr>
          <w:p w14:paraId="0AF37935"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Use this system without reapplying manufacturer's standard primer.</w:t>
            </w:r>
          </w:p>
        </w:tc>
      </w:tr>
      <w:tr w:rsidR="003E601E" w:rsidRPr="001D3869" w14:paraId="61EB0EEA" w14:textId="77777777" w:rsidTr="00A25F9E">
        <w:trPr>
          <w:gridAfter w:val="1"/>
          <w:wAfter w:w="7" w:type="dxa"/>
          <w:cantSplit/>
          <w:trHeight w:val="288"/>
          <w:jc w:val="center"/>
        </w:trPr>
        <w:tc>
          <w:tcPr>
            <w:tcW w:w="1556" w:type="dxa"/>
            <w:gridSpan w:val="2"/>
          </w:tcPr>
          <w:p w14:paraId="24EC50AC"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451" w:type="dxa"/>
            <w:gridSpan w:val="2"/>
          </w:tcPr>
          <w:p w14:paraId="18DFA816" w14:textId="77777777" w:rsidR="003E601E" w:rsidRPr="001D3869" w:rsidRDefault="003E601E" w:rsidP="00A25F9E">
            <w:pPr>
              <w:autoSpaceDE/>
              <w:autoSpaceDN/>
              <w:adjustRightInd/>
              <w:spacing w:before="0" w:line="240" w:lineRule="auto"/>
              <w:ind w:left="-72"/>
              <w:rPr>
                <w:sz w:val="16"/>
                <w:szCs w:val="16"/>
              </w:rPr>
            </w:pPr>
            <w:r w:rsidRPr="00CD0427">
              <w:rPr>
                <w:color w:val="auto"/>
                <w:sz w:val="16"/>
                <w:szCs w:val="16"/>
              </w:rPr>
              <w:t>Abrade existing system surface only</w:t>
            </w:r>
          </w:p>
        </w:tc>
        <w:tc>
          <w:tcPr>
            <w:tcW w:w="990" w:type="dxa"/>
          </w:tcPr>
          <w:p w14:paraId="5740000D" w14:textId="77777777" w:rsidR="003E601E" w:rsidRPr="00F029EB" w:rsidRDefault="003E601E" w:rsidP="00A25F9E">
            <w:pPr>
              <w:autoSpaceDE/>
              <w:autoSpaceDN/>
              <w:adjustRightInd/>
              <w:spacing w:before="0" w:line="240" w:lineRule="auto"/>
              <w:ind w:left="-72"/>
              <w:rPr>
                <w:sz w:val="16"/>
                <w:szCs w:val="16"/>
              </w:rPr>
            </w:pPr>
          </w:p>
        </w:tc>
        <w:tc>
          <w:tcPr>
            <w:tcW w:w="3944" w:type="dxa"/>
            <w:gridSpan w:val="3"/>
            <w:vMerge/>
            <w:vAlign w:val="center"/>
          </w:tcPr>
          <w:p w14:paraId="4D4EC512" w14:textId="77777777" w:rsidR="003E601E" w:rsidRPr="001D3869" w:rsidRDefault="003E601E" w:rsidP="00A25F9E"/>
        </w:tc>
      </w:tr>
      <w:tr w:rsidR="003E601E" w:rsidRPr="001D3869" w14:paraId="3171D2BC" w14:textId="77777777" w:rsidTr="00A25F9E">
        <w:trPr>
          <w:gridAfter w:val="1"/>
          <w:wAfter w:w="7" w:type="dxa"/>
          <w:cantSplit/>
          <w:trHeight w:val="288"/>
          <w:jc w:val="center"/>
        </w:trPr>
        <w:tc>
          <w:tcPr>
            <w:tcW w:w="1556" w:type="dxa"/>
            <w:gridSpan w:val="2"/>
            <w:tcBorders>
              <w:bottom w:val="single" w:sz="12" w:space="0" w:color="auto"/>
            </w:tcBorders>
          </w:tcPr>
          <w:p w14:paraId="11A81CE0"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Total DFT:</w:t>
            </w:r>
          </w:p>
        </w:tc>
        <w:tc>
          <w:tcPr>
            <w:tcW w:w="3451" w:type="dxa"/>
            <w:gridSpan w:val="2"/>
            <w:tcBorders>
              <w:bottom w:val="single" w:sz="12" w:space="0" w:color="auto"/>
            </w:tcBorders>
          </w:tcPr>
          <w:p w14:paraId="79686622" w14:textId="77777777" w:rsidR="003E601E" w:rsidRPr="001D3869" w:rsidRDefault="003E601E" w:rsidP="00A25F9E">
            <w:pPr>
              <w:autoSpaceDE/>
              <w:autoSpaceDN/>
              <w:adjustRightInd/>
              <w:spacing w:before="0" w:line="240" w:lineRule="auto"/>
              <w:ind w:left="-72"/>
              <w:rPr>
                <w:sz w:val="16"/>
                <w:szCs w:val="16"/>
              </w:rPr>
            </w:pPr>
            <w:r w:rsidRPr="00D02000">
              <w:rPr>
                <w:color w:val="auto"/>
                <w:sz w:val="16"/>
                <w:szCs w:val="16"/>
              </w:rPr>
              <w:t>Per manufacturer’s product data sheet</w:t>
            </w:r>
          </w:p>
        </w:tc>
        <w:tc>
          <w:tcPr>
            <w:tcW w:w="990" w:type="dxa"/>
            <w:tcBorders>
              <w:bottom w:val="single" w:sz="12" w:space="0" w:color="auto"/>
            </w:tcBorders>
          </w:tcPr>
          <w:p w14:paraId="35231F5D" w14:textId="77777777" w:rsidR="003E601E" w:rsidRPr="00F029EB" w:rsidRDefault="003E601E" w:rsidP="00A25F9E">
            <w:pPr>
              <w:autoSpaceDE/>
              <w:autoSpaceDN/>
              <w:adjustRightInd/>
              <w:spacing w:before="0" w:line="240" w:lineRule="auto"/>
              <w:ind w:left="-72"/>
              <w:rPr>
                <w:sz w:val="16"/>
                <w:szCs w:val="16"/>
              </w:rPr>
            </w:pPr>
          </w:p>
        </w:tc>
        <w:tc>
          <w:tcPr>
            <w:tcW w:w="3944" w:type="dxa"/>
            <w:gridSpan w:val="3"/>
            <w:vMerge/>
            <w:tcBorders>
              <w:bottom w:val="single" w:sz="12" w:space="0" w:color="auto"/>
            </w:tcBorders>
            <w:vAlign w:val="center"/>
          </w:tcPr>
          <w:p w14:paraId="1F76F3C0" w14:textId="77777777" w:rsidR="003E601E" w:rsidRPr="001D3869" w:rsidRDefault="003E601E" w:rsidP="00A25F9E"/>
        </w:tc>
      </w:tr>
      <w:tr w:rsidR="003E601E" w:rsidRPr="001D3869" w14:paraId="43456B10" w14:textId="77777777" w:rsidTr="00A25F9E">
        <w:trPr>
          <w:trHeight w:val="360"/>
          <w:jc w:val="center"/>
        </w:trPr>
        <w:tc>
          <w:tcPr>
            <w:tcW w:w="2404" w:type="dxa"/>
            <w:gridSpan w:val="3"/>
            <w:tcBorders>
              <w:top w:val="single" w:sz="12" w:space="0" w:color="auto"/>
              <w:left w:val="single" w:sz="12" w:space="0" w:color="auto"/>
              <w:bottom w:val="single" w:sz="12" w:space="0" w:color="auto"/>
            </w:tcBorders>
            <w:shd w:val="clear" w:color="auto" w:fill="000000"/>
            <w:vAlign w:val="center"/>
          </w:tcPr>
          <w:p w14:paraId="76AE42CC"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603" w:type="dxa"/>
            <w:tcBorders>
              <w:top w:val="single" w:sz="12" w:space="0" w:color="auto"/>
              <w:bottom w:val="single" w:sz="12" w:space="0" w:color="auto"/>
            </w:tcBorders>
            <w:shd w:val="clear" w:color="auto" w:fill="000000"/>
            <w:vAlign w:val="center"/>
          </w:tcPr>
          <w:p w14:paraId="16457769"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29" w:type="dxa"/>
            <w:gridSpan w:val="2"/>
            <w:tcBorders>
              <w:top w:val="single" w:sz="12" w:space="0" w:color="auto"/>
              <w:bottom w:val="single" w:sz="12" w:space="0" w:color="auto"/>
            </w:tcBorders>
            <w:shd w:val="clear" w:color="auto" w:fill="000000"/>
            <w:vAlign w:val="center"/>
          </w:tcPr>
          <w:p w14:paraId="0202AED2"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92" w:type="dxa"/>
            <w:tcBorders>
              <w:top w:val="single" w:sz="12" w:space="0" w:color="auto"/>
              <w:bottom w:val="single" w:sz="12" w:space="0" w:color="auto"/>
            </w:tcBorders>
            <w:shd w:val="clear" w:color="auto" w:fill="000000"/>
            <w:vAlign w:val="center"/>
          </w:tcPr>
          <w:p w14:paraId="3BF96031"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320" w:type="dxa"/>
            <w:gridSpan w:val="2"/>
            <w:tcBorders>
              <w:top w:val="single" w:sz="12" w:space="0" w:color="auto"/>
              <w:bottom w:val="single" w:sz="12" w:space="0" w:color="auto"/>
              <w:right w:val="single" w:sz="12" w:space="0" w:color="auto"/>
            </w:tcBorders>
            <w:shd w:val="clear" w:color="auto" w:fill="000000"/>
            <w:vAlign w:val="center"/>
          </w:tcPr>
          <w:p w14:paraId="68EC1097"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By Max</w:t>
            </w:r>
            <w:r w:rsidRPr="001D3869">
              <w:rPr>
                <w:b/>
                <w:color w:val="FFFFFF"/>
                <w:sz w:val="16"/>
                <w:szCs w:val="16"/>
              </w:rPr>
              <w:br/>
              <w:t>Svc Temp</w:t>
            </w:r>
          </w:p>
        </w:tc>
      </w:tr>
      <w:tr w:rsidR="003E601E" w:rsidRPr="001D3869" w14:paraId="426018AC" w14:textId="77777777" w:rsidTr="00A25F9E">
        <w:trPr>
          <w:trHeight w:val="288"/>
          <w:jc w:val="center"/>
        </w:trPr>
        <w:tc>
          <w:tcPr>
            <w:tcW w:w="2404" w:type="dxa"/>
            <w:gridSpan w:val="3"/>
            <w:tcBorders>
              <w:bottom w:val="single" w:sz="12" w:space="0" w:color="auto"/>
            </w:tcBorders>
            <w:vAlign w:val="center"/>
          </w:tcPr>
          <w:p w14:paraId="59292877"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PRIMER [</w:t>
            </w:r>
            <w:proofErr w:type="spellStart"/>
            <w:r w:rsidRPr="001D3869">
              <w:rPr>
                <w:b/>
                <w:sz w:val="16"/>
                <w:szCs w:val="16"/>
              </w:rPr>
              <w:t>Mfg’s</w:t>
            </w:r>
            <w:proofErr w:type="spellEnd"/>
            <w:r w:rsidRPr="001D3869">
              <w:rPr>
                <w:b/>
                <w:sz w:val="16"/>
                <w:szCs w:val="16"/>
              </w:rPr>
              <w:t xml:space="preserve"> Standard]</w:t>
            </w:r>
          </w:p>
        </w:tc>
        <w:tc>
          <w:tcPr>
            <w:tcW w:w="7544" w:type="dxa"/>
            <w:gridSpan w:val="6"/>
            <w:tcBorders>
              <w:bottom w:val="single" w:sz="12" w:space="0" w:color="auto"/>
            </w:tcBorders>
            <w:vAlign w:val="center"/>
          </w:tcPr>
          <w:p w14:paraId="1B024D67" w14:textId="77777777" w:rsidR="003E601E" w:rsidRPr="001D3869" w:rsidRDefault="003E601E" w:rsidP="00A25F9E">
            <w:pPr>
              <w:autoSpaceDE/>
              <w:autoSpaceDN/>
              <w:adjustRightInd/>
              <w:spacing w:before="0" w:line="240" w:lineRule="auto"/>
              <w:ind w:left="0"/>
              <w:rPr>
                <w:i/>
                <w:sz w:val="14"/>
                <w:szCs w:val="14"/>
              </w:rPr>
            </w:pPr>
            <w:r w:rsidRPr="001D3869">
              <w:rPr>
                <w:i/>
                <w:sz w:val="14"/>
                <w:szCs w:val="14"/>
              </w:rPr>
              <w:t xml:space="preserve">Apply universal primer over manufacturer's standard primer; then apply </w:t>
            </w:r>
            <w:proofErr w:type="spellStart"/>
            <w:r w:rsidRPr="001D3869">
              <w:rPr>
                <w:i/>
                <w:sz w:val="14"/>
                <w:szCs w:val="14"/>
              </w:rPr>
              <w:t>tiecoat</w:t>
            </w:r>
            <w:proofErr w:type="spellEnd"/>
            <w:r w:rsidRPr="001D3869">
              <w:rPr>
                <w:i/>
                <w:sz w:val="14"/>
                <w:szCs w:val="14"/>
              </w:rPr>
              <w:t xml:space="preserve"> and topcoat.</w:t>
            </w:r>
          </w:p>
        </w:tc>
      </w:tr>
      <w:tr w:rsidR="003E601E" w:rsidRPr="001D3869" w14:paraId="11F52B60" w14:textId="77777777" w:rsidTr="00A25F9E">
        <w:trPr>
          <w:trHeight w:val="288"/>
          <w:jc w:val="center"/>
        </w:trPr>
        <w:tc>
          <w:tcPr>
            <w:tcW w:w="2404" w:type="dxa"/>
            <w:gridSpan w:val="3"/>
            <w:vAlign w:val="center"/>
          </w:tcPr>
          <w:p w14:paraId="7B9F576C" w14:textId="77777777" w:rsidR="003E601E" w:rsidRPr="001D3869" w:rsidRDefault="003E601E" w:rsidP="00A25F9E">
            <w:pPr>
              <w:autoSpaceDE/>
              <w:autoSpaceDN/>
              <w:adjustRightInd/>
              <w:spacing w:before="0" w:line="240" w:lineRule="auto"/>
              <w:ind w:left="0"/>
              <w:rPr>
                <w:b/>
                <w:sz w:val="16"/>
                <w:szCs w:val="16"/>
              </w:rPr>
            </w:pPr>
            <w:r w:rsidRPr="00402AFE">
              <w:rPr>
                <w:b/>
                <w:sz w:val="16"/>
                <w:szCs w:val="16"/>
              </w:rPr>
              <w:t>PRIMER Tie Coat</w:t>
            </w:r>
          </w:p>
        </w:tc>
        <w:tc>
          <w:tcPr>
            <w:tcW w:w="2603" w:type="dxa"/>
            <w:vAlign w:val="center"/>
          </w:tcPr>
          <w:p w14:paraId="2AE9BB61"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629" w:type="dxa"/>
            <w:gridSpan w:val="2"/>
            <w:vAlign w:val="center"/>
          </w:tcPr>
          <w:p w14:paraId="63C63680" w14:textId="77777777"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Carbocoat</w:t>
            </w:r>
            <w:proofErr w:type="spellEnd"/>
            <w:r w:rsidRPr="00081926">
              <w:rPr>
                <w:sz w:val="16"/>
                <w:szCs w:val="16"/>
              </w:rPr>
              <w:t xml:space="preserve"> 150UP</w:t>
            </w:r>
          </w:p>
        </w:tc>
        <w:tc>
          <w:tcPr>
            <w:tcW w:w="992" w:type="dxa"/>
            <w:vAlign w:val="center"/>
          </w:tcPr>
          <w:p w14:paraId="4625CA88" w14:textId="77777777" w:rsidR="003E601E" w:rsidRPr="00BB6718" w:rsidRDefault="003E601E" w:rsidP="00A25F9E">
            <w:pPr>
              <w:autoSpaceDE/>
              <w:autoSpaceDN/>
              <w:adjustRightInd/>
              <w:spacing w:before="0" w:line="240" w:lineRule="auto"/>
              <w:ind w:left="0"/>
              <w:jc w:val="center"/>
              <w:rPr>
                <w:sz w:val="16"/>
                <w:szCs w:val="16"/>
                <w:lang w:val="ru-RU"/>
              </w:rPr>
            </w:pPr>
            <w:r w:rsidRPr="00BB6718">
              <w:rPr>
                <w:sz w:val="16"/>
                <w:szCs w:val="16"/>
                <w:lang w:val="ru-RU"/>
              </w:rPr>
              <w:t>407</w:t>
            </w:r>
          </w:p>
        </w:tc>
        <w:tc>
          <w:tcPr>
            <w:tcW w:w="1320" w:type="dxa"/>
            <w:gridSpan w:val="2"/>
            <w:vAlign w:val="center"/>
          </w:tcPr>
          <w:p w14:paraId="32D78AD0"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9693C" w:rsidRPr="001D3869" w14:paraId="1932E6B1" w14:textId="77777777" w:rsidTr="00A25F9E">
        <w:trPr>
          <w:trHeight w:val="288"/>
          <w:jc w:val="center"/>
          <w:ins w:id="1166" w:author="Kurmanov, Aidyn [STAMGazStroy LLP]" w:date="2025-12-09T16:32:00Z"/>
        </w:trPr>
        <w:tc>
          <w:tcPr>
            <w:tcW w:w="2404" w:type="dxa"/>
            <w:gridSpan w:val="3"/>
            <w:vAlign w:val="center"/>
          </w:tcPr>
          <w:p w14:paraId="131E2D8A" w14:textId="77777777" w:rsidR="0039693C" w:rsidRPr="00402AFE" w:rsidRDefault="0039693C" w:rsidP="0039693C">
            <w:pPr>
              <w:autoSpaceDE/>
              <w:autoSpaceDN/>
              <w:adjustRightInd/>
              <w:spacing w:before="0" w:line="240" w:lineRule="auto"/>
              <w:ind w:left="0"/>
              <w:rPr>
                <w:ins w:id="1167" w:author="Kurmanov, Aidyn [STAMGazStroy LLP]" w:date="2025-12-09T16:32:00Z" w16du:dateUtc="2025-12-09T11:32:00Z"/>
                <w:b/>
                <w:sz w:val="16"/>
                <w:szCs w:val="16"/>
              </w:rPr>
            </w:pPr>
          </w:p>
        </w:tc>
        <w:tc>
          <w:tcPr>
            <w:tcW w:w="2603" w:type="dxa"/>
            <w:vAlign w:val="center"/>
          </w:tcPr>
          <w:p w14:paraId="07C5C88D" w14:textId="09D94C65" w:rsidR="0039693C" w:rsidRPr="001D3869" w:rsidRDefault="0039693C" w:rsidP="0039693C">
            <w:pPr>
              <w:autoSpaceDE/>
              <w:autoSpaceDN/>
              <w:adjustRightInd/>
              <w:spacing w:before="0" w:line="240" w:lineRule="auto"/>
              <w:ind w:left="0"/>
              <w:rPr>
                <w:ins w:id="1168" w:author="Kurmanov, Aidyn [STAMGazStroy LLP]" w:date="2025-12-09T16:32:00Z" w16du:dateUtc="2025-12-09T11:32:00Z"/>
                <w:sz w:val="16"/>
                <w:szCs w:val="16"/>
              </w:rPr>
            </w:pPr>
            <w:ins w:id="1169" w:author="Kurmanov, Aidyn [STAMGazStroy LLP]" w:date="2025-12-09T16:33:00Z" w16du:dateUtc="2025-12-09T11:33:00Z">
              <w:r w:rsidRPr="001D3869">
                <w:rPr>
                  <w:sz w:val="16"/>
                  <w:szCs w:val="16"/>
                </w:rPr>
                <w:t>Carboline</w:t>
              </w:r>
            </w:ins>
          </w:p>
        </w:tc>
        <w:tc>
          <w:tcPr>
            <w:tcW w:w="2629" w:type="dxa"/>
            <w:gridSpan w:val="2"/>
            <w:vAlign w:val="center"/>
          </w:tcPr>
          <w:p w14:paraId="49AB6C4A" w14:textId="1CB4EE32" w:rsidR="0039693C" w:rsidRPr="00081926" w:rsidRDefault="0013667A" w:rsidP="0039693C">
            <w:pPr>
              <w:autoSpaceDE/>
              <w:autoSpaceDN/>
              <w:adjustRightInd/>
              <w:spacing w:before="0" w:line="240" w:lineRule="auto"/>
              <w:ind w:left="0"/>
              <w:rPr>
                <w:ins w:id="1170" w:author="Kurmanov, Aidyn [STAMGazStroy LLP]" w:date="2025-12-09T16:32:00Z" w16du:dateUtc="2025-12-09T11:32:00Z"/>
                <w:sz w:val="16"/>
                <w:szCs w:val="16"/>
              </w:rPr>
            </w:pPr>
            <w:proofErr w:type="spellStart"/>
            <w:ins w:id="1171" w:author="Kurmanov, Aidyn [STAMGazStroy LLP]" w:date="2025-12-09T16:33:00Z" w16du:dateUtc="2025-12-09T11:33:00Z">
              <w:r w:rsidRPr="005F5FAC">
                <w:rPr>
                  <w:sz w:val="16"/>
                  <w:szCs w:val="16"/>
                </w:rPr>
                <w:t>Rustbond</w:t>
              </w:r>
              <w:proofErr w:type="spellEnd"/>
              <w:r w:rsidRPr="005F5FAC">
                <w:rPr>
                  <w:sz w:val="16"/>
                  <w:szCs w:val="16"/>
                </w:rPr>
                <w:t xml:space="preserve"> Penetrating Sealer</w:t>
              </w:r>
            </w:ins>
          </w:p>
        </w:tc>
        <w:tc>
          <w:tcPr>
            <w:tcW w:w="992" w:type="dxa"/>
            <w:vAlign w:val="center"/>
          </w:tcPr>
          <w:p w14:paraId="50662D05" w14:textId="01252B16" w:rsidR="0039693C" w:rsidRPr="0013667A" w:rsidRDefault="0013667A" w:rsidP="0039693C">
            <w:pPr>
              <w:autoSpaceDE/>
              <w:autoSpaceDN/>
              <w:adjustRightInd/>
              <w:spacing w:before="0" w:line="240" w:lineRule="auto"/>
              <w:ind w:left="0"/>
              <w:jc w:val="center"/>
              <w:rPr>
                <w:ins w:id="1172" w:author="Kurmanov, Aidyn [STAMGazStroy LLP]" w:date="2025-12-09T16:32:00Z" w16du:dateUtc="2025-12-09T11:32:00Z"/>
                <w:sz w:val="16"/>
                <w:szCs w:val="16"/>
              </w:rPr>
            </w:pPr>
            <w:ins w:id="1173" w:author="Kurmanov, Aidyn [STAMGazStroy LLP]" w:date="2025-12-09T16:33:00Z" w16du:dateUtc="2025-12-09T11:33:00Z">
              <w:r>
                <w:rPr>
                  <w:sz w:val="16"/>
                  <w:szCs w:val="16"/>
                </w:rPr>
                <w:t>24</w:t>
              </w:r>
            </w:ins>
          </w:p>
        </w:tc>
        <w:tc>
          <w:tcPr>
            <w:tcW w:w="1320" w:type="dxa"/>
            <w:gridSpan w:val="2"/>
            <w:vAlign w:val="center"/>
          </w:tcPr>
          <w:p w14:paraId="7ADA065C" w14:textId="3035105A" w:rsidR="0039693C" w:rsidRPr="005410C8" w:rsidRDefault="0039693C" w:rsidP="0039693C">
            <w:pPr>
              <w:autoSpaceDE/>
              <w:autoSpaceDN/>
              <w:adjustRightInd/>
              <w:spacing w:before="0" w:line="240" w:lineRule="auto"/>
              <w:ind w:left="0"/>
              <w:jc w:val="center"/>
              <w:rPr>
                <w:ins w:id="1174" w:author="Kurmanov, Aidyn [STAMGazStroy LLP]" w:date="2025-12-09T16:32:00Z" w16du:dateUtc="2025-12-09T11:32:00Z"/>
                <w:sz w:val="16"/>
                <w:szCs w:val="16"/>
              </w:rPr>
            </w:pPr>
            <w:ins w:id="1175" w:author="Kurmanov, Aidyn [STAMGazStroy LLP]" w:date="2025-12-09T16:33:00Z" w16du:dateUtc="2025-12-09T11:33:00Z">
              <w:r w:rsidRPr="005410C8">
                <w:rPr>
                  <w:sz w:val="16"/>
                  <w:szCs w:val="16"/>
                </w:rPr>
                <w:t>121°C (250°F)</w:t>
              </w:r>
            </w:ins>
          </w:p>
        </w:tc>
      </w:tr>
      <w:tr w:rsidR="003E601E" w:rsidRPr="001D3869" w14:paraId="62F2F46E" w14:textId="77777777" w:rsidTr="00A25F9E">
        <w:trPr>
          <w:trHeight w:val="288"/>
          <w:jc w:val="center"/>
        </w:trPr>
        <w:tc>
          <w:tcPr>
            <w:tcW w:w="2404" w:type="dxa"/>
            <w:gridSpan w:val="3"/>
            <w:vAlign w:val="center"/>
          </w:tcPr>
          <w:p w14:paraId="36F3FEEE" w14:textId="2F783D57" w:rsidR="003E601E" w:rsidRPr="001D3869" w:rsidRDefault="00FA5129" w:rsidP="00A25F9E">
            <w:pPr>
              <w:autoSpaceDE/>
              <w:autoSpaceDN/>
              <w:adjustRightInd/>
              <w:spacing w:before="0" w:line="240" w:lineRule="auto"/>
              <w:ind w:left="0"/>
              <w:rPr>
                <w:b/>
                <w:sz w:val="16"/>
                <w:szCs w:val="16"/>
              </w:rPr>
            </w:pPr>
            <w:r w:rsidRPr="001D3869">
              <w:rPr>
                <w:b/>
                <w:sz w:val="16"/>
                <w:szCs w:val="16"/>
              </w:rPr>
              <w:t>Universal Primer</w:t>
            </w:r>
          </w:p>
        </w:tc>
        <w:tc>
          <w:tcPr>
            <w:tcW w:w="2603" w:type="dxa"/>
            <w:vAlign w:val="center"/>
          </w:tcPr>
          <w:p w14:paraId="4987C73A" w14:textId="77777777" w:rsidR="003E601E" w:rsidRPr="001D3869" w:rsidRDefault="003E601E" w:rsidP="00A25F9E">
            <w:pPr>
              <w:autoSpaceDE/>
              <w:autoSpaceDN/>
              <w:adjustRightInd/>
              <w:spacing w:before="0" w:line="240" w:lineRule="auto"/>
              <w:ind w:left="0"/>
              <w:rPr>
                <w:sz w:val="16"/>
                <w:szCs w:val="16"/>
              </w:rPr>
            </w:pPr>
            <w:proofErr w:type="spellStart"/>
            <w:r w:rsidRPr="00CD0427">
              <w:rPr>
                <w:sz w:val="16"/>
                <w:szCs w:val="16"/>
              </w:rPr>
              <w:t>Dampney</w:t>
            </w:r>
            <w:proofErr w:type="spellEnd"/>
          </w:p>
        </w:tc>
        <w:tc>
          <w:tcPr>
            <w:tcW w:w="2629" w:type="dxa"/>
            <w:gridSpan w:val="2"/>
            <w:vAlign w:val="center"/>
          </w:tcPr>
          <w:p w14:paraId="78F2E2F2" w14:textId="77777777"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Endcor</w:t>
            </w:r>
            <w:proofErr w:type="spellEnd"/>
            <w:r w:rsidRPr="00081926">
              <w:rPr>
                <w:sz w:val="16"/>
                <w:szCs w:val="16"/>
              </w:rPr>
              <w:t xml:space="preserve"> 750C</w:t>
            </w:r>
          </w:p>
        </w:tc>
        <w:tc>
          <w:tcPr>
            <w:tcW w:w="992" w:type="dxa"/>
            <w:vAlign w:val="center"/>
          </w:tcPr>
          <w:p w14:paraId="18F946D1"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rPr>
              <w:t>95</w:t>
            </w:r>
          </w:p>
        </w:tc>
        <w:tc>
          <w:tcPr>
            <w:tcW w:w="1320" w:type="dxa"/>
            <w:gridSpan w:val="2"/>
            <w:vAlign w:val="center"/>
          </w:tcPr>
          <w:p w14:paraId="2E1E7ECB" w14:textId="77777777" w:rsidR="003E601E" w:rsidRPr="005410C8"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E205DB" w:rsidRPr="001D3869" w14:paraId="3A21840F" w14:textId="77777777" w:rsidTr="00A25F9E">
        <w:trPr>
          <w:trHeight w:val="288"/>
          <w:jc w:val="center"/>
        </w:trPr>
        <w:tc>
          <w:tcPr>
            <w:tcW w:w="2404" w:type="dxa"/>
            <w:gridSpan w:val="3"/>
            <w:vMerge w:val="restart"/>
            <w:vAlign w:val="center"/>
          </w:tcPr>
          <w:p w14:paraId="1D981321" w14:textId="77777777" w:rsidR="00E205DB" w:rsidRPr="001D3869" w:rsidRDefault="00E205DB" w:rsidP="00A25F9E">
            <w:pPr>
              <w:autoSpaceDE/>
              <w:autoSpaceDN/>
              <w:adjustRightInd/>
              <w:spacing w:before="0" w:line="240" w:lineRule="auto"/>
              <w:ind w:left="0"/>
              <w:rPr>
                <w:b/>
                <w:sz w:val="16"/>
                <w:szCs w:val="16"/>
              </w:rPr>
            </w:pPr>
            <w:r w:rsidRPr="00D02000">
              <w:rPr>
                <w:b/>
                <w:sz w:val="16"/>
                <w:szCs w:val="16"/>
              </w:rPr>
              <w:t>Surface profile</w:t>
            </w:r>
            <w:r>
              <w:rPr>
                <w:b/>
                <w:sz w:val="16"/>
                <w:szCs w:val="16"/>
              </w:rPr>
              <w:t xml:space="preserve"> </w:t>
            </w:r>
            <w:proofErr w:type="spellStart"/>
            <w:r>
              <w:rPr>
                <w:b/>
                <w:sz w:val="16"/>
                <w:szCs w:val="16"/>
              </w:rPr>
              <w:t>and</w:t>
            </w:r>
            <w:r w:rsidRPr="00864788">
              <w:rPr>
                <w:b/>
                <w:sz w:val="16"/>
                <w:szCs w:val="16"/>
              </w:rPr>
              <w:t>DFT</w:t>
            </w:r>
            <w:proofErr w:type="spellEnd"/>
            <w:r w:rsidRPr="00864788">
              <w:rPr>
                <w:b/>
                <w:sz w:val="16"/>
                <w:szCs w:val="16"/>
              </w:rPr>
              <w:t xml:space="preserve"> as per Manufacturer’s Product Sheet</w:t>
            </w:r>
          </w:p>
        </w:tc>
        <w:tc>
          <w:tcPr>
            <w:tcW w:w="2603" w:type="dxa"/>
            <w:vAlign w:val="center"/>
          </w:tcPr>
          <w:p w14:paraId="6E22936E" w14:textId="77777777" w:rsidR="00E205DB" w:rsidRPr="001D3869" w:rsidRDefault="00E205DB" w:rsidP="00A25F9E">
            <w:pPr>
              <w:autoSpaceDE/>
              <w:autoSpaceDN/>
              <w:adjustRightInd/>
              <w:spacing w:before="0" w:line="240" w:lineRule="auto"/>
              <w:ind w:left="0"/>
              <w:rPr>
                <w:sz w:val="16"/>
                <w:szCs w:val="16"/>
              </w:rPr>
            </w:pPr>
            <w:r w:rsidRPr="00402AFE">
              <w:rPr>
                <w:sz w:val="16"/>
                <w:szCs w:val="16"/>
              </w:rPr>
              <w:t>Hempel Coatings (USA), Inc.</w:t>
            </w:r>
          </w:p>
        </w:tc>
        <w:tc>
          <w:tcPr>
            <w:tcW w:w="2629" w:type="dxa"/>
            <w:gridSpan w:val="2"/>
            <w:vAlign w:val="center"/>
          </w:tcPr>
          <w:p w14:paraId="0E0106C3" w14:textId="77777777" w:rsidR="00E205DB" w:rsidRPr="00081926" w:rsidRDefault="00E205DB" w:rsidP="00A25F9E">
            <w:pPr>
              <w:autoSpaceDE/>
              <w:autoSpaceDN/>
              <w:adjustRightInd/>
              <w:spacing w:before="0" w:line="240" w:lineRule="auto"/>
              <w:ind w:left="0"/>
              <w:rPr>
                <w:sz w:val="16"/>
                <w:szCs w:val="16"/>
              </w:rPr>
            </w:pPr>
            <w:proofErr w:type="spellStart"/>
            <w:r w:rsidRPr="00081926">
              <w:rPr>
                <w:sz w:val="16"/>
                <w:szCs w:val="16"/>
              </w:rPr>
              <w:t>Hempadur</w:t>
            </w:r>
            <w:proofErr w:type="spellEnd"/>
            <w:r w:rsidRPr="00081926">
              <w:rPr>
                <w:sz w:val="16"/>
                <w:szCs w:val="16"/>
              </w:rPr>
              <w:t xml:space="preserve"> 4588 Series</w:t>
            </w:r>
          </w:p>
          <w:p w14:paraId="3F7ED6E0" w14:textId="59182384" w:rsidR="00E205DB" w:rsidRPr="00081926" w:rsidRDefault="00E205DB" w:rsidP="00A25F9E">
            <w:pPr>
              <w:autoSpaceDE/>
              <w:autoSpaceDN/>
              <w:adjustRightInd/>
              <w:spacing w:before="0" w:line="240" w:lineRule="auto"/>
              <w:ind w:left="0"/>
              <w:rPr>
                <w:sz w:val="16"/>
                <w:szCs w:val="16"/>
              </w:rPr>
            </w:pPr>
            <w:proofErr w:type="spellStart"/>
            <w:r w:rsidRPr="00081926">
              <w:rPr>
                <w:sz w:val="16"/>
                <w:szCs w:val="16"/>
              </w:rPr>
              <w:t>Hempaprime</w:t>
            </w:r>
            <w:proofErr w:type="spellEnd"/>
            <w:r w:rsidRPr="00081926">
              <w:rPr>
                <w:sz w:val="16"/>
                <w:szCs w:val="16"/>
              </w:rPr>
              <w:t xml:space="preserve"> Multi 500</w:t>
            </w:r>
          </w:p>
        </w:tc>
        <w:tc>
          <w:tcPr>
            <w:tcW w:w="992" w:type="dxa"/>
            <w:vAlign w:val="center"/>
          </w:tcPr>
          <w:p w14:paraId="5F0137B5" w14:textId="77777777" w:rsidR="00E205DB" w:rsidRPr="00BB6718" w:rsidRDefault="00E205DB" w:rsidP="00A25F9E">
            <w:pPr>
              <w:autoSpaceDE/>
              <w:autoSpaceDN/>
              <w:adjustRightInd/>
              <w:spacing w:before="0" w:line="240" w:lineRule="auto"/>
              <w:ind w:left="0"/>
              <w:jc w:val="center"/>
              <w:rPr>
                <w:sz w:val="16"/>
                <w:szCs w:val="16"/>
              </w:rPr>
            </w:pPr>
            <w:r w:rsidRPr="00BB6718">
              <w:rPr>
                <w:sz w:val="16"/>
                <w:szCs w:val="16"/>
                <w:lang w:val="ru-RU"/>
              </w:rPr>
              <w:t>220</w:t>
            </w:r>
          </w:p>
          <w:p w14:paraId="00062938" w14:textId="23515E08" w:rsidR="00E205DB" w:rsidRPr="00BB6718" w:rsidRDefault="00E205DB" w:rsidP="00A25F9E">
            <w:pPr>
              <w:autoSpaceDE/>
              <w:autoSpaceDN/>
              <w:adjustRightInd/>
              <w:spacing w:before="0" w:line="240" w:lineRule="auto"/>
              <w:ind w:left="0"/>
              <w:jc w:val="center"/>
              <w:rPr>
                <w:sz w:val="16"/>
                <w:szCs w:val="16"/>
              </w:rPr>
            </w:pPr>
            <w:r w:rsidRPr="00BB6718">
              <w:rPr>
                <w:sz w:val="16"/>
                <w:szCs w:val="16"/>
              </w:rPr>
              <w:t>189-190</w:t>
            </w:r>
          </w:p>
        </w:tc>
        <w:tc>
          <w:tcPr>
            <w:tcW w:w="1320" w:type="dxa"/>
            <w:gridSpan w:val="2"/>
            <w:vAlign w:val="center"/>
          </w:tcPr>
          <w:p w14:paraId="0767F4A8" w14:textId="77777777" w:rsidR="00E205DB" w:rsidRPr="001D3869" w:rsidRDefault="00E205DB" w:rsidP="00A25F9E">
            <w:pPr>
              <w:autoSpaceDE/>
              <w:autoSpaceDN/>
              <w:adjustRightInd/>
              <w:spacing w:before="0" w:line="240" w:lineRule="auto"/>
              <w:ind w:left="0"/>
              <w:jc w:val="center"/>
              <w:rPr>
                <w:sz w:val="16"/>
                <w:szCs w:val="16"/>
              </w:rPr>
            </w:pPr>
            <w:r w:rsidRPr="005410C8">
              <w:rPr>
                <w:sz w:val="16"/>
                <w:szCs w:val="16"/>
              </w:rPr>
              <w:t>121°C (250°F)</w:t>
            </w:r>
          </w:p>
        </w:tc>
      </w:tr>
      <w:tr w:rsidR="00E205DB" w:rsidRPr="001D3869" w14:paraId="2AF503DF" w14:textId="77777777" w:rsidTr="00A25F9E">
        <w:trPr>
          <w:trHeight w:val="288"/>
          <w:jc w:val="center"/>
        </w:trPr>
        <w:tc>
          <w:tcPr>
            <w:tcW w:w="2404" w:type="dxa"/>
            <w:gridSpan w:val="3"/>
            <w:vMerge/>
            <w:vAlign w:val="center"/>
          </w:tcPr>
          <w:p w14:paraId="32D40F55" w14:textId="77777777" w:rsidR="00E205DB" w:rsidRPr="00B6195A" w:rsidRDefault="00E205DB" w:rsidP="00A25F9E">
            <w:pPr>
              <w:autoSpaceDE/>
              <w:autoSpaceDN/>
              <w:adjustRightInd/>
              <w:spacing w:before="0" w:line="240" w:lineRule="auto"/>
              <w:ind w:left="0"/>
              <w:rPr>
                <w:sz w:val="16"/>
                <w:szCs w:val="16"/>
              </w:rPr>
            </w:pPr>
          </w:p>
        </w:tc>
        <w:tc>
          <w:tcPr>
            <w:tcW w:w="2603" w:type="dxa"/>
            <w:vAlign w:val="center"/>
          </w:tcPr>
          <w:p w14:paraId="0C5CF604" w14:textId="77777777" w:rsidR="00E205DB" w:rsidRPr="001D3869" w:rsidRDefault="00E205DB" w:rsidP="00A25F9E">
            <w:pPr>
              <w:autoSpaceDE/>
              <w:autoSpaceDN/>
              <w:adjustRightInd/>
              <w:spacing w:before="0" w:line="240" w:lineRule="auto"/>
              <w:ind w:left="0"/>
              <w:rPr>
                <w:sz w:val="16"/>
                <w:szCs w:val="16"/>
              </w:rPr>
            </w:pPr>
            <w:r w:rsidRPr="001D3869">
              <w:rPr>
                <w:sz w:val="16"/>
                <w:szCs w:val="16"/>
              </w:rPr>
              <w:t>International</w:t>
            </w:r>
          </w:p>
        </w:tc>
        <w:tc>
          <w:tcPr>
            <w:tcW w:w="2629" w:type="dxa"/>
            <w:gridSpan w:val="2"/>
            <w:vAlign w:val="center"/>
          </w:tcPr>
          <w:p w14:paraId="6556AB87" w14:textId="77777777" w:rsidR="00E205DB" w:rsidRPr="00081926" w:rsidRDefault="00E205DB" w:rsidP="00A25F9E">
            <w:pPr>
              <w:autoSpaceDE/>
              <w:autoSpaceDN/>
              <w:adjustRightInd/>
              <w:spacing w:before="0" w:line="240" w:lineRule="auto"/>
              <w:ind w:left="0"/>
              <w:rPr>
                <w:sz w:val="16"/>
                <w:szCs w:val="16"/>
              </w:rPr>
            </w:pPr>
            <w:proofErr w:type="spellStart"/>
            <w:r w:rsidRPr="00081926">
              <w:rPr>
                <w:sz w:val="16"/>
                <w:szCs w:val="16"/>
              </w:rPr>
              <w:t>Interseal</w:t>
            </w:r>
            <w:proofErr w:type="spellEnd"/>
            <w:r w:rsidRPr="00081926">
              <w:rPr>
                <w:sz w:val="16"/>
                <w:szCs w:val="16"/>
              </w:rPr>
              <w:t xml:space="preserve"> 670 HS*</w:t>
            </w:r>
          </w:p>
        </w:tc>
        <w:tc>
          <w:tcPr>
            <w:tcW w:w="992" w:type="dxa"/>
            <w:vAlign w:val="center"/>
          </w:tcPr>
          <w:p w14:paraId="48FF3D19" w14:textId="77777777" w:rsidR="00E205DB" w:rsidRPr="00BB6718" w:rsidRDefault="00E205DB" w:rsidP="00A25F9E">
            <w:pPr>
              <w:autoSpaceDE/>
              <w:autoSpaceDN/>
              <w:adjustRightInd/>
              <w:spacing w:before="0" w:line="240" w:lineRule="auto"/>
              <w:ind w:left="0"/>
              <w:jc w:val="center"/>
              <w:rPr>
                <w:sz w:val="16"/>
                <w:szCs w:val="16"/>
                <w:lang w:val="ru-RU"/>
              </w:rPr>
            </w:pPr>
            <w:r w:rsidRPr="00BB6718">
              <w:rPr>
                <w:sz w:val="16"/>
                <w:szCs w:val="16"/>
                <w:lang w:val="ru-RU"/>
              </w:rPr>
              <w:t>240</w:t>
            </w:r>
          </w:p>
        </w:tc>
        <w:tc>
          <w:tcPr>
            <w:tcW w:w="1320" w:type="dxa"/>
            <w:gridSpan w:val="2"/>
            <w:vAlign w:val="center"/>
          </w:tcPr>
          <w:p w14:paraId="02D7C6DF" w14:textId="77777777" w:rsidR="00E205DB" w:rsidRPr="001D3869" w:rsidRDefault="00E205DB"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3967C4F9" w14:textId="77777777" w:rsidTr="00A25F9E">
        <w:trPr>
          <w:trHeight w:val="288"/>
          <w:jc w:val="center"/>
        </w:trPr>
        <w:tc>
          <w:tcPr>
            <w:tcW w:w="2404" w:type="dxa"/>
            <w:gridSpan w:val="3"/>
            <w:vAlign w:val="center"/>
          </w:tcPr>
          <w:p w14:paraId="14A257F6"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33152999"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International Devoe</w:t>
            </w:r>
          </w:p>
        </w:tc>
        <w:tc>
          <w:tcPr>
            <w:tcW w:w="2629" w:type="dxa"/>
            <w:gridSpan w:val="2"/>
            <w:vAlign w:val="center"/>
          </w:tcPr>
          <w:p w14:paraId="4DE99305" w14:textId="77777777"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Devguard</w:t>
            </w:r>
            <w:proofErr w:type="spellEnd"/>
            <w:r w:rsidRPr="00081926">
              <w:rPr>
                <w:sz w:val="16"/>
                <w:szCs w:val="16"/>
              </w:rPr>
              <w:t xml:space="preserve"> 4160</w:t>
            </w:r>
          </w:p>
        </w:tc>
        <w:tc>
          <w:tcPr>
            <w:tcW w:w="992" w:type="dxa"/>
            <w:vAlign w:val="center"/>
          </w:tcPr>
          <w:p w14:paraId="14BA08C0" w14:textId="77777777" w:rsidR="003E601E" w:rsidRPr="00BB6718" w:rsidRDefault="003E601E" w:rsidP="00A25F9E">
            <w:pPr>
              <w:autoSpaceDE/>
              <w:autoSpaceDN/>
              <w:adjustRightInd/>
              <w:spacing w:before="0" w:line="240" w:lineRule="auto"/>
              <w:ind w:left="0"/>
              <w:jc w:val="center"/>
              <w:rPr>
                <w:sz w:val="16"/>
                <w:szCs w:val="16"/>
                <w:lang w:val="ru-RU"/>
              </w:rPr>
            </w:pPr>
            <w:r w:rsidRPr="00BB6718">
              <w:rPr>
                <w:sz w:val="16"/>
                <w:szCs w:val="16"/>
                <w:lang w:val="ru-RU"/>
              </w:rPr>
              <w:t>419</w:t>
            </w:r>
          </w:p>
        </w:tc>
        <w:tc>
          <w:tcPr>
            <w:tcW w:w="1320" w:type="dxa"/>
            <w:gridSpan w:val="2"/>
            <w:vAlign w:val="center"/>
          </w:tcPr>
          <w:p w14:paraId="3FEE70BC"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412BE03F" w14:textId="77777777" w:rsidTr="00A25F9E">
        <w:trPr>
          <w:trHeight w:val="288"/>
          <w:jc w:val="center"/>
        </w:trPr>
        <w:tc>
          <w:tcPr>
            <w:tcW w:w="2404" w:type="dxa"/>
            <w:gridSpan w:val="3"/>
            <w:vAlign w:val="center"/>
          </w:tcPr>
          <w:p w14:paraId="5CFC54C7"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574D4BB4"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Jotun Paints</w:t>
            </w:r>
          </w:p>
        </w:tc>
        <w:tc>
          <w:tcPr>
            <w:tcW w:w="2629" w:type="dxa"/>
            <w:gridSpan w:val="2"/>
            <w:vAlign w:val="center"/>
          </w:tcPr>
          <w:p w14:paraId="4B5E2A6E" w14:textId="77777777"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Penguard</w:t>
            </w:r>
            <w:proofErr w:type="spellEnd"/>
            <w:r w:rsidRPr="00081926">
              <w:rPr>
                <w:sz w:val="16"/>
                <w:szCs w:val="16"/>
              </w:rPr>
              <w:t xml:space="preserve"> Universal</w:t>
            </w:r>
          </w:p>
        </w:tc>
        <w:tc>
          <w:tcPr>
            <w:tcW w:w="992" w:type="dxa"/>
            <w:vAlign w:val="center"/>
          </w:tcPr>
          <w:p w14:paraId="768EA955" w14:textId="77777777" w:rsidR="003E601E" w:rsidRPr="00BB6718" w:rsidRDefault="003E601E" w:rsidP="00A25F9E">
            <w:pPr>
              <w:autoSpaceDE/>
              <w:autoSpaceDN/>
              <w:adjustRightInd/>
              <w:spacing w:before="0" w:line="240" w:lineRule="auto"/>
              <w:ind w:left="0"/>
              <w:jc w:val="center"/>
              <w:rPr>
                <w:sz w:val="16"/>
                <w:szCs w:val="16"/>
                <w:lang w:val="ru-RU"/>
              </w:rPr>
            </w:pPr>
            <w:r w:rsidRPr="00BB6718">
              <w:rPr>
                <w:sz w:val="16"/>
                <w:szCs w:val="16"/>
                <w:lang w:val="ru-RU"/>
              </w:rPr>
              <w:t>240</w:t>
            </w:r>
          </w:p>
        </w:tc>
        <w:tc>
          <w:tcPr>
            <w:tcW w:w="1320" w:type="dxa"/>
            <w:gridSpan w:val="2"/>
            <w:vAlign w:val="center"/>
          </w:tcPr>
          <w:p w14:paraId="5A0306E2"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0AA1D55D" w14:textId="77777777" w:rsidTr="00A25F9E">
        <w:trPr>
          <w:trHeight w:val="288"/>
          <w:jc w:val="center"/>
        </w:trPr>
        <w:tc>
          <w:tcPr>
            <w:tcW w:w="2404" w:type="dxa"/>
            <w:gridSpan w:val="3"/>
            <w:vAlign w:val="center"/>
          </w:tcPr>
          <w:p w14:paraId="07581319"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58E1603A" w14:textId="77777777" w:rsidR="003E601E" w:rsidRPr="001D3869" w:rsidRDefault="003E601E" w:rsidP="00A25F9E">
            <w:pPr>
              <w:tabs>
                <w:tab w:val="left" w:pos="2585"/>
              </w:tabs>
              <w:autoSpaceDE/>
              <w:autoSpaceDN/>
              <w:adjustRightInd/>
              <w:spacing w:before="0" w:line="240" w:lineRule="auto"/>
              <w:ind w:left="0"/>
              <w:rPr>
                <w:w w:val="0"/>
                <w:sz w:val="16"/>
                <w:szCs w:val="16"/>
              </w:rPr>
            </w:pPr>
            <w:r w:rsidRPr="00402AFE">
              <w:rPr>
                <w:sz w:val="16"/>
                <w:szCs w:val="16"/>
              </w:rPr>
              <w:t>PPG</w:t>
            </w:r>
          </w:p>
        </w:tc>
        <w:tc>
          <w:tcPr>
            <w:tcW w:w="2629" w:type="dxa"/>
            <w:gridSpan w:val="2"/>
            <w:vAlign w:val="center"/>
          </w:tcPr>
          <w:p w14:paraId="77A4F82A" w14:textId="77777777" w:rsidR="00660EA9" w:rsidRPr="00081926" w:rsidRDefault="00660EA9" w:rsidP="00660EA9">
            <w:pPr>
              <w:autoSpaceDE/>
              <w:autoSpaceDN/>
              <w:adjustRightInd/>
              <w:spacing w:before="0" w:line="240" w:lineRule="auto"/>
              <w:ind w:left="0"/>
              <w:rPr>
                <w:sz w:val="16"/>
                <w:szCs w:val="16"/>
              </w:rPr>
            </w:pPr>
            <w:proofErr w:type="spellStart"/>
            <w:r w:rsidRPr="00081926">
              <w:rPr>
                <w:sz w:val="16"/>
                <w:szCs w:val="16"/>
              </w:rPr>
              <w:t>Sigmafast</w:t>
            </w:r>
            <w:proofErr w:type="spellEnd"/>
            <w:r w:rsidRPr="00081926">
              <w:rPr>
                <w:sz w:val="16"/>
                <w:szCs w:val="16"/>
              </w:rPr>
              <w:t xml:space="preserve"> 20</w:t>
            </w:r>
          </w:p>
          <w:p w14:paraId="5935691C" w14:textId="47DACA49" w:rsidR="003E601E" w:rsidRPr="00081926" w:rsidRDefault="00660EA9" w:rsidP="00660EA9">
            <w:pPr>
              <w:autoSpaceDE/>
              <w:autoSpaceDN/>
              <w:adjustRightInd/>
              <w:spacing w:before="0" w:line="240" w:lineRule="auto"/>
              <w:ind w:left="0"/>
              <w:rPr>
                <w:sz w:val="16"/>
                <w:szCs w:val="16"/>
              </w:rPr>
            </w:pPr>
            <w:proofErr w:type="spellStart"/>
            <w:r w:rsidRPr="00081926">
              <w:rPr>
                <w:sz w:val="16"/>
                <w:szCs w:val="16"/>
              </w:rPr>
              <w:t>Amercoat</w:t>
            </w:r>
            <w:proofErr w:type="spellEnd"/>
            <w:r w:rsidRPr="00081926">
              <w:rPr>
                <w:sz w:val="16"/>
                <w:szCs w:val="16"/>
              </w:rPr>
              <w:t xml:space="preserve"> 185H</w:t>
            </w:r>
            <w:r w:rsidRPr="00081926" w:rsidDel="00660EA9">
              <w:rPr>
                <w:sz w:val="16"/>
                <w:szCs w:val="16"/>
              </w:rPr>
              <w:t xml:space="preserve"> </w:t>
            </w:r>
          </w:p>
        </w:tc>
        <w:tc>
          <w:tcPr>
            <w:tcW w:w="992" w:type="dxa"/>
            <w:vAlign w:val="center"/>
          </w:tcPr>
          <w:p w14:paraId="710E416B"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lang w:val="ru-RU"/>
              </w:rPr>
              <w:t>335</w:t>
            </w:r>
            <w:r w:rsidRPr="00BB6718">
              <w:rPr>
                <w:sz w:val="16"/>
                <w:szCs w:val="16"/>
              </w:rPr>
              <w:t>-382</w:t>
            </w:r>
          </w:p>
        </w:tc>
        <w:tc>
          <w:tcPr>
            <w:tcW w:w="1320" w:type="dxa"/>
            <w:gridSpan w:val="2"/>
            <w:vAlign w:val="center"/>
          </w:tcPr>
          <w:p w14:paraId="4AF09570"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3E3C8522" w14:textId="77777777" w:rsidTr="00A25F9E">
        <w:trPr>
          <w:trHeight w:val="288"/>
          <w:jc w:val="center"/>
        </w:trPr>
        <w:tc>
          <w:tcPr>
            <w:tcW w:w="2404" w:type="dxa"/>
            <w:gridSpan w:val="3"/>
            <w:vAlign w:val="center"/>
          </w:tcPr>
          <w:p w14:paraId="7D8304EF"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26612EDA"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Sherwin Williams</w:t>
            </w:r>
          </w:p>
        </w:tc>
        <w:tc>
          <w:tcPr>
            <w:tcW w:w="2629" w:type="dxa"/>
            <w:gridSpan w:val="2"/>
            <w:vAlign w:val="center"/>
          </w:tcPr>
          <w:p w14:paraId="794F1591" w14:textId="77777777" w:rsidR="003E601E" w:rsidRPr="00081926" w:rsidRDefault="003E601E" w:rsidP="00A25F9E">
            <w:pPr>
              <w:autoSpaceDE/>
              <w:autoSpaceDN/>
              <w:adjustRightInd/>
              <w:spacing w:before="0" w:line="240" w:lineRule="auto"/>
              <w:ind w:left="0"/>
              <w:rPr>
                <w:sz w:val="16"/>
                <w:szCs w:val="16"/>
              </w:rPr>
            </w:pPr>
            <w:r w:rsidRPr="00081926">
              <w:rPr>
                <w:sz w:val="16"/>
                <w:szCs w:val="16"/>
              </w:rPr>
              <w:t>Pro-</w:t>
            </w:r>
            <w:proofErr w:type="spellStart"/>
            <w:r w:rsidRPr="00081926">
              <w:rPr>
                <w:sz w:val="16"/>
                <w:szCs w:val="16"/>
              </w:rPr>
              <w:t>Cryl</w:t>
            </w:r>
            <w:proofErr w:type="spellEnd"/>
            <w:r w:rsidR="00E73D8E" w:rsidRPr="00081926">
              <w:rPr>
                <w:sz w:val="16"/>
                <w:szCs w:val="16"/>
              </w:rPr>
              <w:t xml:space="preserve"> </w:t>
            </w:r>
            <w:r w:rsidRPr="00081926">
              <w:rPr>
                <w:sz w:val="16"/>
                <w:szCs w:val="16"/>
              </w:rPr>
              <w:t>Universal Primer</w:t>
            </w:r>
          </w:p>
        </w:tc>
        <w:tc>
          <w:tcPr>
            <w:tcW w:w="992" w:type="dxa"/>
            <w:vAlign w:val="center"/>
          </w:tcPr>
          <w:p w14:paraId="69FB5A9A"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rPr>
              <w:t>100</w:t>
            </w:r>
          </w:p>
        </w:tc>
        <w:tc>
          <w:tcPr>
            <w:tcW w:w="1320" w:type="dxa"/>
            <w:gridSpan w:val="2"/>
            <w:vAlign w:val="center"/>
          </w:tcPr>
          <w:p w14:paraId="6ACFBAC2" w14:textId="77777777" w:rsidR="003E601E" w:rsidRPr="001D3869" w:rsidRDefault="003E601E" w:rsidP="00A25F9E">
            <w:pPr>
              <w:autoSpaceDE/>
              <w:autoSpaceDN/>
              <w:adjustRightInd/>
              <w:spacing w:before="0" w:line="240" w:lineRule="auto"/>
              <w:ind w:left="0"/>
              <w:jc w:val="center"/>
              <w:rPr>
                <w:sz w:val="16"/>
                <w:szCs w:val="16"/>
              </w:rPr>
            </w:pPr>
            <w:r>
              <w:rPr>
                <w:sz w:val="16"/>
                <w:szCs w:val="16"/>
                <w:lang w:val="ru-RU"/>
              </w:rPr>
              <w:t>93</w:t>
            </w:r>
            <w:r>
              <w:rPr>
                <w:sz w:val="16"/>
                <w:szCs w:val="16"/>
              </w:rPr>
              <w:t>°C (</w:t>
            </w:r>
            <w:r>
              <w:rPr>
                <w:sz w:val="16"/>
                <w:szCs w:val="16"/>
                <w:lang w:val="ru-RU"/>
              </w:rPr>
              <w:t>200</w:t>
            </w:r>
            <w:r w:rsidRPr="005410C8">
              <w:rPr>
                <w:sz w:val="16"/>
                <w:szCs w:val="16"/>
              </w:rPr>
              <w:t>°F)</w:t>
            </w:r>
          </w:p>
        </w:tc>
      </w:tr>
      <w:tr w:rsidR="003E601E" w:rsidRPr="001D3869" w14:paraId="639F0206" w14:textId="77777777" w:rsidTr="00A25F9E">
        <w:trPr>
          <w:trHeight w:val="288"/>
          <w:jc w:val="center"/>
        </w:trPr>
        <w:tc>
          <w:tcPr>
            <w:tcW w:w="2404" w:type="dxa"/>
            <w:gridSpan w:val="3"/>
            <w:vAlign w:val="center"/>
          </w:tcPr>
          <w:p w14:paraId="32CC4F7B"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6311EB43"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Tnemec</w:t>
            </w:r>
          </w:p>
        </w:tc>
        <w:tc>
          <w:tcPr>
            <w:tcW w:w="2629" w:type="dxa"/>
            <w:gridSpan w:val="2"/>
            <w:vAlign w:val="center"/>
          </w:tcPr>
          <w:p w14:paraId="417B516A" w14:textId="77777777" w:rsidR="003E601E" w:rsidRPr="00081926" w:rsidRDefault="003E601E" w:rsidP="00A25F9E">
            <w:pPr>
              <w:autoSpaceDE/>
              <w:autoSpaceDN/>
              <w:adjustRightInd/>
              <w:spacing w:before="0" w:line="240" w:lineRule="auto"/>
              <w:ind w:left="0"/>
              <w:rPr>
                <w:sz w:val="16"/>
                <w:szCs w:val="16"/>
              </w:rPr>
            </w:pPr>
            <w:r w:rsidRPr="00081926">
              <w:rPr>
                <w:sz w:val="16"/>
                <w:szCs w:val="16"/>
              </w:rPr>
              <w:t xml:space="preserve">Series 135 </w:t>
            </w:r>
            <w:proofErr w:type="spellStart"/>
            <w:r w:rsidRPr="00081926">
              <w:rPr>
                <w:sz w:val="16"/>
                <w:szCs w:val="16"/>
              </w:rPr>
              <w:t>Chembuild</w:t>
            </w:r>
            <w:proofErr w:type="spellEnd"/>
          </w:p>
        </w:tc>
        <w:tc>
          <w:tcPr>
            <w:tcW w:w="992" w:type="dxa"/>
            <w:vAlign w:val="center"/>
          </w:tcPr>
          <w:p w14:paraId="32EF34D0"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rPr>
              <w:t>98</w:t>
            </w:r>
          </w:p>
        </w:tc>
        <w:tc>
          <w:tcPr>
            <w:tcW w:w="1320" w:type="dxa"/>
            <w:gridSpan w:val="2"/>
            <w:vAlign w:val="center"/>
          </w:tcPr>
          <w:p w14:paraId="1DC9D938" w14:textId="77777777" w:rsidR="003E601E" w:rsidRPr="001D3869" w:rsidRDefault="003E601E" w:rsidP="00A25F9E">
            <w:pPr>
              <w:autoSpaceDE/>
              <w:autoSpaceDN/>
              <w:adjustRightInd/>
              <w:spacing w:before="0" w:line="240" w:lineRule="auto"/>
              <w:ind w:left="0"/>
              <w:rPr>
                <w:sz w:val="16"/>
                <w:szCs w:val="16"/>
              </w:rPr>
            </w:pPr>
            <w:r w:rsidRPr="005410C8">
              <w:rPr>
                <w:sz w:val="16"/>
                <w:szCs w:val="16"/>
              </w:rPr>
              <w:t>121°C (250°F)</w:t>
            </w:r>
          </w:p>
        </w:tc>
      </w:tr>
      <w:tr w:rsidR="003E601E" w:rsidRPr="001D3869" w14:paraId="166571BF" w14:textId="77777777" w:rsidTr="00A25F9E">
        <w:trPr>
          <w:trHeight w:val="288"/>
          <w:jc w:val="center"/>
        </w:trPr>
        <w:tc>
          <w:tcPr>
            <w:tcW w:w="2404" w:type="dxa"/>
            <w:gridSpan w:val="3"/>
            <w:tcBorders>
              <w:top w:val="single" w:sz="12" w:space="0" w:color="auto"/>
            </w:tcBorders>
            <w:vAlign w:val="center"/>
          </w:tcPr>
          <w:p w14:paraId="661D815C" w14:textId="77777777" w:rsidR="003E601E" w:rsidRPr="001D3869" w:rsidRDefault="003E601E" w:rsidP="00A25F9E">
            <w:pPr>
              <w:autoSpaceDE/>
              <w:autoSpaceDN/>
              <w:adjustRightInd/>
              <w:spacing w:before="0" w:line="240" w:lineRule="auto"/>
              <w:ind w:left="0"/>
              <w:rPr>
                <w:b/>
                <w:sz w:val="16"/>
                <w:szCs w:val="16"/>
              </w:rPr>
            </w:pPr>
            <w:r>
              <w:rPr>
                <w:rFonts w:ascii="Arial" w:hAnsi="Arial" w:cs="Arial"/>
                <w:b/>
                <w:bCs/>
                <w:sz w:val="16"/>
                <w:szCs w:val="16"/>
              </w:rPr>
              <w:t>Inter</w:t>
            </w:r>
            <w:r>
              <w:rPr>
                <w:rFonts w:ascii="Arial" w:hAnsi="Arial" w:cs="Arial"/>
                <w:b/>
                <w:bCs/>
                <w:spacing w:val="1"/>
                <w:sz w:val="16"/>
                <w:szCs w:val="16"/>
              </w:rPr>
              <w:t>m</w:t>
            </w:r>
            <w:r>
              <w:rPr>
                <w:rFonts w:ascii="Arial" w:hAnsi="Arial" w:cs="Arial"/>
                <w:b/>
                <w:bCs/>
                <w:sz w:val="16"/>
                <w:szCs w:val="16"/>
              </w:rPr>
              <w:t>edi</w:t>
            </w:r>
            <w:r>
              <w:rPr>
                <w:rFonts w:ascii="Arial" w:hAnsi="Arial" w:cs="Arial"/>
                <w:b/>
                <w:bCs/>
                <w:spacing w:val="1"/>
                <w:sz w:val="16"/>
                <w:szCs w:val="16"/>
              </w:rPr>
              <w:t>a</w:t>
            </w:r>
            <w:r>
              <w:rPr>
                <w:rFonts w:ascii="Arial" w:hAnsi="Arial" w:cs="Arial"/>
                <w:b/>
                <w:bCs/>
                <w:sz w:val="16"/>
                <w:szCs w:val="16"/>
              </w:rPr>
              <w:t>te</w:t>
            </w:r>
          </w:p>
        </w:tc>
        <w:tc>
          <w:tcPr>
            <w:tcW w:w="2603" w:type="dxa"/>
            <w:tcBorders>
              <w:top w:val="single" w:sz="12" w:space="0" w:color="auto"/>
            </w:tcBorders>
            <w:vAlign w:val="center"/>
          </w:tcPr>
          <w:p w14:paraId="14F896D1"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629" w:type="dxa"/>
            <w:gridSpan w:val="2"/>
            <w:tcBorders>
              <w:top w:val="single" w:sz="12" w:space="0" w:color="auto"/>
            </w:tcBorders>
            <w:vAlign w:val="center"/>
          </w:tcPr>
          <w:p w14:paraId="1FBE9516" w14:textId="77777777"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Carboguard</w:t>
            </w:r>
            <w:proofErr w:type="spellEnd"/>
            <w:r w:rsidRPr="00081926">
              <w:rPr>
                <w:sz w:val="16"/>
                <w:szCs w:val="16"/>
              </w:rPr>
              <w:t xml:space="preserve"> 890 series or </w:t>
            </w:r>
            <w:proofErr w:type="spellStart"/>
            <w:r w:rsidRPr="00081926">
              <w:rPr>
                <w:sz w:val="16"/>
                <w:szCs w:val="16"/>
              </w:rPr>
              <w:t>Carbomastic</w:t>
            </w:r>
            <w:proofErr w:type="spellEnd"/>
            <w:r w:rsidRPr="00081926">
              <w:rPr>
                <w:sz w:val="16"/>
                <w:szCs w:val="16"/>
              </w:rPr>
              <w:t xml:space="preserve"> 15</w:t>
            </w:r>
          </w:p>
        </w:tc>
        <w:tc>
          <w:tcPr>
            <w:tcW w:w="992" w:type="dxa"/>
            <w:tcBorders>
              <w:top w:val="single" w:sz="12" w:space="0" w:color="auto"/>
            </w:tcBorders>
            <w:vAlign w:val="center"/>
          </w:tcPr>
          <w:p w14:paraId="6D6A3991"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rPr>
              <w:t>100-</w:t>
            </w:r>
            <w:r w:rsidRPr="00BB6718">
              <w:rPr>
                <w:sz w:val="16"/>
                <w:szCs w:val="16"/>
                <w:lang w:val="ru-RU"/>
              </w:rPr>
              <w:t>214</w:t>
            </w:r>
          </w:p>
          <w:p w14:paraId="1F2F61F2" w14:textId="77777777" w:rsidR="003E601E" w:rsidRPr="00BB6718" w:rsidRDefault="003E601E" w:rsidP="00A25F9E">
            <w:pPr>
              <w:autoSpaceDE/>
              <w:autoSpaceDN/>
              <w:adjustRightInd/>
              <w:spacing w:before="0" w:line="240" w:lineRule="auto"/>
              <w:ind w:left="0"/>
              <w:jc w:val="center"/>
              <w:rPr>
                <w:sz w:val="16"/>
                <w:szCs w:val="16"/>
                <w:lang w:val="ru-RU"/>
              </w:rPr>
            </w:pPr>
            <w:r w:rsidRPr="00BB6718">
              <w:rPr>
                <w:sz w:val="16"/>
                <w:szCs w:val="16"/>
                <w:lang w:val="ru-RU"/>
              </w:rPr>
              <w:t>88</w:t>
            </w:r>
          </w:p>
        </w:tc>
        <w:tc>
          <w:tcPr>
            <w:tcW w:w="1320" w:type="dxa"/>
            <w:gridSpan w:val="2"/>
            <w:tcBorders>
              <w:top w:val="single" w:sz="12" w:space="0" w:color="auto"/>
            </w:tcBorders>
            <w:vAlign w:val="center"/>
          </w:tcPr>
          <w:p w14:paraId="77CD3489"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4D0FAF74" w14:textId="77777777" w:rsidTr="00A25F9E">
        <w:trPr>
          <w:trHeight w:val="288"/>
          <w:jc w:val="center"/>
        </w:trPr>
        <w:tc>
          <w:tcPr>
            <w:tcW w:w="2404" w:type="dxa"/>
            <w:gridSpan w:val="3"/>
            <w:vAlign w:val="center"/>
          </w:tcPr>
          <w:p w14:paraId="4CC9572C" w14:textId="77777777" w:rsidR="003E601E" w:rsidRDefault="003E601E" w:rsidP="00A25F9E">
            <w:pPr>
              <w:autoSpaceDE/>
              <w:autoSpaceDN/>
              <w:adjustRightInd/>
              <w:spacing w:before="0" w:line="240" w:lineRule="auto"/>
              <w:ind w:left="0"/>
              <w:rPr>
                <w:rFonts w:ascii="Arial" w:hAnsi="Arial" w:cs="Arial"/>
                <w:b/>
                <w:bCs/>
                <w:sz w:val="16"/>
                <w:szCs w:val="16"/>
              </w:rPr>
            </w:pPr>
          </w:p>
        </w:tc>
        <w:tc>
          <w:tcPr>
            <w:tcW w:w="2603" w:type="dxa"/>
            <w:vAlign w:val="center"/>
          </w:tcPr>
          <w:p w14:paraId="632201F5" w14:textId="184E07B8" w:rsidR="003E601E" w:rsidRPr="001D3869" w:rsidRDefault="00271676" w:rsidP="00A25F9E">
            <w:pPr>
              <w:autoSpaceDE/>
              <w:autoSpaceDN/>
              <w:adjustRightInd/>
              <w:spacing w:before="0" w:line="240" w:lineRule="auto"/>
              <w:ind w:left="0"/>
              <w:rPr>
                <w:sz w:val="16"/>
                <w:szCs w:val="16"/>
              </w:rPr>
            </w:pPr>
            <w:ins w:id="1176" w:author="Issayevskiy, Konstantin [STAMGazStroy LLP]" w:date="2025-12-08T17:39:00Z" w16du:dateUtc="2025-12-08T12:39:00Z">
              <w:r w:rsidRPr="00402AFE">
                <w:rPr>
                  <w:sz w:val="16"/>
                  <w:szCs w:val="16"/>
                </w:rPr>
                <w:t>Hempel Coatings (USA), Inc.</w:t>
              </w:r>
            </w:ins>
            <w:del w:id="1177" w:author="Issayevskiy, Konstantin [STAMGazStroy LLP]" w:date="2025-12-08T17:39:00Z" w16du:dateUtc="2025-12-08T12:39:00Z">
              <w:r w:rsidR="003E601E" w:rsidRPr="00CD0427" w:rsidDel="00271676">
                <w:rPr>
                  <w:sz w:val="16"/>
                  <w:szCs w:val="16"/>
                </w:rPr>
                <w:delText>Dampney</w:delText>
              </w:r>
            </w:del>
          </w:p>
        </w:tc>
        <w:tc>
          <w:tcPr>
            <w:tcW w:w="2629" w:type="dxa"/>
            <w:gridSpan w:val="2"/>
            <w:vAlign w:val="center"/>
          </w:tcPr>
          <w:p w14:paraId="4267CCF5" w14:textId="77777777" w:rsidR="00271676" w:rsidRPr="00081926" w:rsidRDefault="00271676" w:rsidP="00271676">
            <w:pPr>
              <w:autoSpaceDE/>
              <w:autoSpaceDN/>
              <w:adjustRightInd/>
              <w:spacing w:before="0" w:line="240" w:lineRule="auto"/>
              <w:ind w:left="0"/>
              <w:rPr>
                <w:ins w:id="1178" w:author="Issayevskiy, Konstantin [STAMGazStroy LLP]" w:date="2025-12-08T17:39:00Z" w16du:dateUtc="2025-12-08T12:39:00Z"/>
                <w:sz w:val="16"/>
                <w:szCs w:val="16"/>
              </w:rPr>
            </w:pPr>
            <w:proofErr w:type="spellStart"/>
            <w:ins w:id="1179" w:author="Issayevskiy, Konstantin [STAMGazStroy LLP]" w:date="2025-12-08T17:39:00Z" w16du:dateUtc="2025-12-08T12:39:00Z">
              <w:r w:rsidRPr="00081926">
                <w:rPr>
                  <w:sz w:val="16"/>
                  <w:szCs w:val="16"/>
                </w:rPr>
                <w:t>Hempadur</w:t>
              </w:r>
              <w:proofErr w:type="spellEnd"/>
              <w:r w:rsidRPr="00081926">
                <w:rPr>
                  <w:sz w:val="16"/>
                  <w:szCs w:val="16"/>
                </w:rPr>
                <w:t xml:space="preserve"> 4588 Series</w:t>
              </w:r>
            </w:ins>
          </w:p>
          <w:p w14:paraId="2AB1FF14" w14:textId="232EAC05" w:rsidR="003E601E" w:rsidRPr="00081926" w:rsidRDefault="00271676" w:rsidP="00271676">
            <w:pPr>
              <w:autoSpaceDE/>
              <w:autoSpaceDN/>
              <w:adjustRightInd/>
              <w:spacing w:before="0" w:line="240" w:lineRule="auto"/>
              <w:ind w:left="0"/>
              <w:rPr>
                <w:sz w:val="16"/>
                <w:szCs w:val="16"/>
              </w:rPr>
            </w:pPr>
            <w:proofErr w:type="spellStart"/>
            <w:ins w:id="1180" w:author="Issayevskiy, Konstantin [STAMGazStroy LLP]" w:date="2025-12-08T17:39:00Z" w16du:dateUtc="2025-12-08T12:39:00Z">
              <w:r w:rsidRPr="00081926">
                <w:rPr>
                  <w:sz w:val="16"/>
                  <w:szCs w:val="16"/>
                </w:rPr>
                <w:t>Hempaprime</w:t>
              </w:r>
              <w:proofErr w:type="spellEnd"/>
              <w:r w:rsidRPr="00081926">
                <w:rPr>
                  <w:sz w:val="16"/>
                  <w:szCs w:val="16"/>
                </w:rPr>
                <w:t xml:space="preserve"> Multi 500</w:t>
              </w:r>
            </w:ins>
            <w:del w:id="1181" w:author="Issayevskiy, Konstantin [STAMGazStroy LLP]" w:date="2025-12-08T17:39:00Z" w16du:dateUtc="2025-12-08T12:39:00Z">
              <w:r w:rsidR="003E601E" w:rsidRPr="00081926" w:rsidDel="00271676">
                <w:rPr>
                  <w:sz w:val="16"/>
                  <w:szCs w:val="16"/>
                </w:rPr>
                <w:delText>Endcor 750C</w:delText>
              </w:r>
            </w:del>
          </w:p>
        </w:tc>
        <w:tc>
          <w:tcPr>
            <w:tcW w:w="992" w:type="dxa"/>
            <w:vAlign w:val="center"/>
          </w:tcPr>
          <w:p w14:paraId="5BBCE67A" w14:textId="77777777" w:rsidR="00271676" w:rsidRPr="00BB6718" w:rsidRDefault="00271676" w:rsidP="00271676">
            <w:pPr>
              <w:autoSpaceDE/>
              <w:autoSpaceDN/>
              <w:adjustRightInd/>
              <w:spacing w:before="0" w:line="240" w:lineRule="auto"/>
              <w:ind w:left="0"/>
              <w:jc w:val="center"/>
              <w:rPr>
                <w:ins w:id="1182" w:author="Issayevskiy, Konstantin [STAMGazStroy LLP]" w:date="2025-12-08T17:39:00Z" w16du:dateUtc="2025-12-08T12:39:00Z"/>
                <w:sz w:val="16"/>
                <w:szCs w:val="16"/>
              </w:rPr>
            </w:pPr>
            <w:ins w:id="1183" w:author="Issayevskiy, Konstantin [STAMGazStroy LLP]" w:date="2025-12-08T17:39:00Z" w16du:dateUtc="2025-12-08T12:39:00Z">
              <w:r w:rsidRPr="00BB6718">
                <w:rPr>
                  <w:sz w:val="16"/>
                  <w:szCs w:val="16"/>
                  <w:lang w:val="ru-RU"/>
                </w:rPr>
                <w:t>220</w:t>
              </w:r>
            </w:ins>
          </w:p>
          <w:p w14:paraId="09936B66" w14:textId="78E2C463" w:rsidR="003E601E" w:rsidRPr="00BB6718" w:rsidRDefault="00271676" w:rsidP="00271676">
            <w:pPr>
              <w:autoSpaceDE/>
              <w:autoSpaceDN/>
              <w:adjustRightInd/>
              <w:spacing w:before="0" w:line="240" w:lineRule="auto"/>
              <w:ind w:left="0"/>
              <w:jc w:val="center"/>
              <w:rPr>
                <w:sz w:val="16"/>
                <w:szCs w:val="16"/>
              </w:rPr>
            </w:pPr>
            <w:ins w:id="1184" w:author="Issayevskiy, Konstantin [STAMGazStroy LLP]" w:date="2025-12-08T17:39:00Z" w16du:dateUtc="2025-12-08T12:39:00Z">
              <w:r w:rsidRPr="00BB6718">
                <w:rPr>
                  <w:sz w:val="16"/>
                  <w:szCs w:val="16"/>
                </w:rPr>
                <w:t>189-190</w:t>
              </w:r>
            </w:ins>
            <w:del w:id="1185" w:author="Issayevskiy, Konstantin [STAMGazStroy LLP]" w:date="2025-12-08T17:39:00Z" w16du:dateUtc="2025-12-08T12:39:00Z">
              <w:r w:rsidR="003E601E" w:rsidRPr="00BB6718" w:rsidDel="00271676">
                <w:rPr>
                  <w:sz w:val="16"/>
                  <w:szCs w:val="16"/>
                </w:rPr>
                <w:delText>95</w:delText>
              </w:r>
            </w:del>
          </w:p>
        </w:tc>
        <w:tc>
          <w:tcPr>
            <w:tcW w:w="1320" w:type="dxa"/>
            <w:gridSpan w:val="2"/>
            <w:vAlign w:val="center"/>
          </w:tcPr>
          <w:p w14:paraId="778BE651" w14:textId="77777777" w:rsidR="003E601E" w:rsidRPr="005410C8"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2D5E92B5" w14:textId="77777777" w:rsidTr="00A25F9E">
        <w:trPr>
          <w:trHeight w:val="288"/>
          <w:jc w:val="center"/>
        </w:trPr>
        <w:tc>
          <w:tcPr>
            <w:tcW w:w="2404" w:type="dxa"/>
            <w:gridSpan w:val="3"/>
            <w:vAlign w:val="center"/>
          </w:tcPr>
          <w:p w14:paraId="6DCAE30F"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 - Polyamide</w:t>
            </w:r>
          </w:p>
        </w:tc>
        <w:tc>
          <w:tcPr>
            <w:tcW w:w="2603" w:type="dxa"/>
            <w:vAlign w:val="center"/>
          </w:tcPr>
          <w:p w14:paraId="1B75A233" w14:textId="310148FD" w:rsidR="003E601E" w:rsidRPr="001D3869" w:rsidRDefault="00271676" w:rsidP="00A25F9E">
            <w:pPr>
              <w:autoSpaceDE/>
              <w:autoSpaceDN/>
              <w:adjustRightInd/>
              <w:spacing w:before="0" w:line="240" w:lineRule="auto"/>
              <w:ind w:left="0"/>
              <w:rPr>
                <w:sz w:val="16"/>
                <w:szCs w:val="16"/>
              </w:rPr>
            </w:pPr>
            <w:proofErr w:type="spellStart"/>
            <w:ins w:id="1186" w:author="Issayevskiy, Konstantin [STAMGazStroy LLP]" w:date="2025-12-08T17:39:00Z" w16du:dateUtc="2025-12-08T12:39:00Z">
              <w:r w:rsidRPr="00CD0427">
                <w:rPr>
                  <w:sz w:val="16"/>
                  <w:szCs w:val="16"/>
                </w:rPr>
                <w:t>Dampney</w:t>
              </w:r>
              <w:proofErr w:type="spellEnd"/>
              <w:r w:rsidRPr="00402AFE">
                <w:rPr>
                  <w:sz w:val="16"/>
                  <w:szCs w:val="16"/>
                </w:rPr>
                <w:t xml:space="preserve"> </w:t>
              </w:r>
            </w:ins>
            <w:del w:id="1187" w:author="Issayevskiy, Konstantin [STAMGazStroy LLP]" w:date="2025-12-08T17:39:00Z" w16du:dateUtc="2025-12-08T12:39:00Z">
              <w:r w:rsidR="003E601E" w:rsidRPr="00402AFE" w:rsidDel="00271676">
                <w:rPr>
                  <w:sz w:val="16"/>
                  <w:szCs w:val="16"/>
                </w:rPr>
                <w:delText>Hempel Coatings (USA), Inc.</w:delText>
              </w:r>
            </w:del>
          </w:p>
        </w:tc>
        <w:tc>
          <w:tcPr>
            <w:tcW w:w="2629" w:type="dxa"/>
            <w:gridSpan w:val="2"/>
            <w:vAlign w:val="center"/>
          </w:tcPr>
          <w:p w14:paraId="791F0973" w14:textId="08B8B9C2" w:rsidR="003E601E" w:rsidRPr="00081926" w:rsidDel="00271676" w:rsidRDefault="00271676" w:rsidP="00271676">
            <w:pPr>
              <w:autoSpaceDE/>
              <w:autoSpaceDN/>
              <w:adjustRightInd/>
              <w:spacing w:before="0" w:line="240" w:lineRule="auto"/>
              <w:ind w:left="0"/>
              <w:rPr>
                <w:del w:id="1188" w:author="Issayevskiy, Konstantin [STAMGazStroy LLP]" w:date="2025-12-08T17:39:00Z" w16du:dateUtc="2025-12-08T12:39:00Z"/>
                <w:sz w:val="16"/>
                <w:szCs w:val="16"/>
              </w:rPr>
            </w:pPr>
            <w:proofErr w:type="spellStart"/>
            <w:ins w:id="1189" w:author="Issayevskiy, Konstantin [STAMGazStroy LLP]" w:date="2025-12-08T17:39:00Z" w16du:dateUtc="2025-12-08T12:39:00Z">
              <w:r w:rsidRPr="00081926">
                <w:rPr>
                  <w:sz w:val="16"/>
                  <w:szCs w:val="16"/>
                </w:rPr>
                <w:t>Endcor</w:t>
              </w:r>
              <w:proofErr w:type="spellEnd"/>
              <w:r w:rsidRPr="00081926">
                <w:rPr>
                  <w:sz w:val="16"/>
                  <w:szCs w:val="16"/>
                </w:rPr>
                <w:t xml:space="preserve"> 750C </w:t>
              </w:r>
            </w:ins>
            <w:del w:id="1190" w:author="Issayevskiy, Konstantin [STAMGazStroy LLP]" w:date="2025-12-08T17:39:00Z" w16du:dateUtc="2025-12-08T12:39:00Z">
              <w:r w:rsidR="003E601E" w:rsidRPr="00081926" w:rsidDel="00271676">
                <w:rPr>
                  <w:sz w:val="16"/>
                  <w:szCs w:val="16"/>
                </w:rPr>
                <w:delText>Hempadur 4588 Series</w:delText>
              </w:r>
            </w:del>
          </w:p>
          <w:p w14:paraId="0ADC39CD" w14:textId="31BB04B2" w:rsidR="00712F51" w:rsidRPr="00081926" w:rsidRDefault="00712F51" w:rsidP="00271676">
            <w:pPr>
              <w:autoSpaceDE/>
              <w:autoSpaceDN/>
              <w:adjustRightInd/>
              <w:spacing w:before="0" w:line="240" w:lineRule="auto"/>
              <w:ind w:left="0"/>
              <w:rPr>
                <w:sz w:val="16"/>
                <w:szCs w:val="16"/>
              </w:rPr>
            </w:pPr>
            <w:del w:id="1191" w:author="Issayevskiy, Konstantin [STAMGazStroy LLP]" w:date="2025-12-08T17:39:00Z" w16du:dateUtc="2025-12-08T12:39:00Z">
              <w:r w:rsidRPr="00081926" w:rsidDel="00271676">
                <w:rPr>
                  <w:sz w:val="16"/>
                  <w:szCs w:val="16"/>
                </w:rPr>
                <w:delText>Hempaprime Multi 500</w:delText>
              </w:r>
            </w:del>
          </w:p>
        </w:tc>
        <w:tc>
          <w:tcPr>
            <w:tcW w:w="992" w:type="dxa"/>
            <w:vAlign w:val="center"/>
          </w:tcPr>
          <w:p w14:paraId="46EF871B" w14:textId="3B940180" w:rsidR="003E601E" w:rsidRPr="00BB6718" w:rsidDel="00271676" w:rsidRDefault="00271676" w:rsidP="00A25F9E">
            <w:pPr>
              <w:autoSpaceDE/>
              <w:autoSpaceDN/>
              <w:adjustRightInd/>
              <w:spacing w:before="0" w:line="240" w:lineRule="auto"/>
              <w:ind w:left="0"/>
              <w:jc w:val="center"/>
              <w:rPr>
                <w:del w:id="1192" w:author="Issayevskiy, Konstantin [STAMGazStroy LLP]" w:date="2025-12-08T17:39:00Z" w16du:dateUtc="2025-12-08T12:39:00Z"/>
                <w:sz w:val="16"/>
                <w:szCs w:val="16"/>
              </w:rPr>
            </w:pPr>
            <w:ins w:id="1193" w:author="Issayevskiy, Konstantin [STAMGazStroy LLP]" w:date="2025-12-08T17:39:00Z" w16du:dateUtc="2025-12-08T12:39:00Z">
              <w:r>
                <w:rPr>
                  <w:sz w:val="16"/>
                  <w:szCs w:val="16"/>
                  <w:lang w:val="ru-RU"/>
                </w:rPr>
                <w:t>95</w:t>
              </w:r>
            </w:ins>
            <w:del w:id="1194" w:author="Issayevskiy, Konstantin [STAMGazStroy LLP]" w:date="2025-12-08T17:39:00Z" w16du:dateUtc="2025-12-08T12:39:00Z">
              <w:r w:rsidR="003E601E" w:rsidRPr="00BB6718" w:rsidDel="00271676">
                <w:rPr>
                  <w:sz w:val="16"/>
                  <w:szCs w:val="16"/>
                  <w:lang w:val="ru-RU"/>
                </w:rPr>
                <w:delText>220</w:delText>
              </w:r>
            </w:del>
          </w:p>
          <w:p w14:paraId="3DA21496" w14:textId="37F8FD5B" w:rsidR="00712F51" w:rsidRPr="00BB6718" w:rsidRDefault="00712F51" w:rsidP="00A25F9E">
            <w:pPr>
              <w:autoSpaceDE/>
              <w:autoSpaceDN/>
              <w:adjustRightInd/>
              <w:spacing w:before="0" w:line="240" w:lineRule="auto"/>
              <w:ind w:left="0"/>
              <w:jc w:val="center"/>
              <w:rPr>
                <w:sz w:val="16"/>
                <w:szCs w:val="16"/>
              </w:rPr>
            </w:pPr>
            <w:del w:id="1195" w:author="Issayevskiy, Konstantin [STAMGazStroy LLP]" w:date="2025-12-08T17:39:00Z" w16du:dateUtc="2025-12-08T12:39:00Z">
              <w:r w:rsidRPr="00BB6718" w:rsidDel="00271676">
                <w:rPr>
                  <w:sz w:val="16"/>
                  <w:szCs w:val="16"/>
                </w:rPr>
                <w:delText>189-190</w:delText>
              </w:r>
            </w:del>
          </w:p>
        </w:tc>
        <w:tc>
          <w:tcPr>
            <w:tcW w:w="1320" w:type="dxa"/>
            <w:gridSpan w:val="2"/>
            <w:vAlign w:val="center"/>
          </w:tcPr>
          <w:p w14:paraId="0DFC914B"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2A69689C" w14:textId="77777777" w:rsidTr="00A25F9E">
        <w:trPr>
          <w:trHeight w:val="288"/>
          <w:jc w:val="center"/>
        </w:trPr>
        <w:tc>
          <w:tcPr>
            <w:tcW w:w="2404" w:type="dxa"/>
            <w:gridSpan w:val="3"/>
            <w:vAlign w:val="center"/>
          </w:tcPr>
          <w:p w14:paraId="202F06E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High Build</w:t>
            </w:r>
          </w:p>
        </w:tc>
        <w:tc>
          <w:tcPr>
            <w:tcW w:w="2603" w:type="dxa"/>
            <w:vAlign w:val="center"/>
          </w:tcPr>
          <w:p w14:paraId="47282A3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629" w:type="dxa"/>
            <w:gridSpan w:val="2"/>
            <w:vAlign w:val="center"/>
          </w:tcPr>
          <w:p w14:paraId="6AE7CA68" w14:textId="77777777"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Interseal</w:t>
            </w:r>
            <w:proofErr w:type="spellEnd"/>
            <w:r w:rsidRPr="00081926">
              <w:rPr>
                <w:sz w:val="16"/>
                <w:szCs w:val="16"/>
              </w:rPr>
              <w:t xml:space="preserve"> 670 HS*</w:t>
            </w:r>
          </w:p>
        </w:tc>
        <w:tc>
          <w:tcPr>
            <w:tcW w:w="992" w:type="dxa"/>
            <w:vAlign w:val="center"/>
          </w:tcPr>
          <w:p w14:paraId="594CD67D" w14:textId="77777777" w:rsidR="003E601E" w:rsidRPr="00BB6718" w:rsidRDefault="003E601E" w:rsidP="00A25F9E">
            <w:pPr>
              <w:autoSpaceDE/>
              <w:autoSpaceDN/>
              <w:adjustRightInd/>
              <w:spacing w:before="0" w:line="240" w:lineRule="auto"/>
              <w:ind w:left="0"/>
              <w:jc w:val="center"/>
              <w:rPr>
                <w:sz w:val="16"/>
                <w:szCs w:val="16"/>
                <w:lang w:val="ru-RU"/>
              </w:rPr>
            </w:pPr>
            <w:r w:rsidRPr="00BB6718">
              <w:rPr>
                <w:sz w:val="16"/>
                <w:szCs w:val="16"/>
                <w:lang w:val="ru-RU"/>
              </w:rPr>
              <w:t>240</w:t>
            </w:r>
          </w:p>
        </w:tc>
        <w:tc>
          <w:tcPr>
            <w:tcW w:w="1320" w:type="dxa"/>
            <w:gridSpan w:val="2"/>
            <w:vAlign w:val="center"/>
          </w:tcPr>
          <w:p w14:paraId="73CD6A06"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E205DB" w:rsidRPr="001D3869" w14:paraId="49E2A018" w14:textId="77777777" w:rsidTr="00A25F9E">
        <w:trPr>
          <w:trHeight w:val="288"/>
          <w:jc w:val="center"/>
        </w:trPr>
        <w:tc>
          <w:tcPr>
            <w:tcW w:w="2404" w:type="dxa"/>
            <w:gridSpan w:val="3"/>
            <w:vMerge w:val="restart"/>
            <w:vAlign w:val="center"/>
          </w:tcPr>
          <w:p w14:paraId="28DEE909" w14:textId="77777777" w:rsidR="00E205DB" w:rsidRPr="001D3869" w:rsidRDefault="00E205DB" w:rsidP="00A25F9E">
            <w:pPr>
              <w:autoSpaceDE/>
              <w:autoSpaceDN/>
              <w:adjustRightInd/>
              <w:spacing w:before="0" w:line="240" w:lineRule="auto"/>
              <w:ind w:left="0"/>
              <w:rPr>
                <w:b/>
                <w:sz w:val="16"/>
                <w:szCs w:val="16"/>
              </w:rPr>
            </w:pPr>
            <w:r w:rsidRPr="00864788">
              <w:rPr>
                <w:b/>
                <w:sz w:val="16"/>
                <w:szCs w:val="16"/>
              </w:rPr>
              <w:t>DFT as per Manufacturer’s Product Sheet</w:t>
            </w:r>
          </w:p>
        </w:tc>
        <w:tc>
          <w:tcPr>
            <w:tcW w:w="2603" w:type="dxa"/>
            <w:vAlign w:val="center"/>
          </w:tcPr>
          <w:p w14:paraId="0A9ED93C" w14:textId="77777777" w:rsidR="00E205DB" w:rsidRPr="001D3869" w:rsidRDefault="00E205DB" w:rsidP="00A25F9E">
            <w:pPr>
              <w:autoSpaceDE/>
              <w:autoSpaceDN/>
              <w:adjustRightInd/>
              <w:spacing w:before="0" w:line="240" w:lineRule="auto"/>
              <w:ind w:left="0"/>
              <w:rPr>
                <w:sz w:val="16"/>
                <w:szCs w:val="16"/>
              </w:rPr>
            </w:pPr>
            <w:r w:rsidRPr="00402AFE">
              <w:rPr>
                <w:sz w:val="16"/>
                <w:szCs w:val="16"/>
              </w:rPr>
              <w:t>International Devoe</w:t>
            </w:r>
          </w:p>
        </w:tc>
        <w:tc>
          <w:tcPr>
            <w:tcW w:w="2629" w:type="dxa"/>
            <w:gridSpan w:val="2"/>
            <w:vAlign w:val="center"/>
          </w:tcPr>
          <w:p w14:paraId="0B0099E8" w14:textId="77777777" w:rsidR="00E205DB" w:rsidRPr="00081926" w:rsidRDefault="00E205DB" w:rsidP="00A25F9E">
            <w:pPr>
              <w:autoSpaceDE/>
              <w:autoSpaceDN/>
              <w:adjustRightInd/>
              <w:spacing w:before="0" w:line="240" w:lineRule="auto"/>
              <w:ind w:left="0"/>
              <w:rPr>
                <w:sz w:val="16"/>
                <w:szCs w:val="16"/>
              </w:rPr>
            </w:pPr>
            <w:r w:rsidRPr="00081926">
              <w:rPr>
                <w:sz w:val="16"/>
                <w:szCs w:val="16"/>
              </w:rPr>
              <w:t>Devran 224 series</w:t>
            </w:r>
          </w:p>
        </w:tc>
        <w:tc>
          <w:tcPr>
            <w:tcW w:w="992" w:type="dxa"/>
            <w:vAlign w:val="center"/>
          </w:tcPr>
          <w:p w14:paraId="311D1B38" w14:textId="77777777" w:rsidR="00E205DB" w:rsidRPr="00BB6718" w:rsidRDefault="00E205DB" w:rsidP="00A25F9E">
            <w:pPr>
              <w:autoSpaceDE/>
              <w:autoSpaceDN/>
              <w:adjustRightInd/>
              <w:spacing w:before="0" w:line="240" w:lineRule="auto"/>
              <w:ind w:left="0"/>
              <w:jc w:val="center"/>
              <w:rPr>
                <w:sz w:val="16"/>
                <w:szCs w:val="16"/>
                <w:lang w:val="ru-RU"/>
              </w:rPr>
            </w:pPr>
            <w:r w:rsidRPr="00BB6718">
              <w:rPr>
                <w:sz w:val="16"/>
                <w:szCs w:val="16"/>
              </w:rPr>
              <w:t>28-</w:t>
            </w:r>
            <w:r w:rsidRPr="00BB6718">
              <w:rPr>
                <w:sz w:val="16"/>
                <w:szCs w:val="16"/>
                <w:lang w:val="ru-RU"/>
              </w:rPr>
              <w:t>212</w:t>
            </w:r>
          </w:p>
        </w:tc>
        <w:tc>
          <w:tcPr>
            <w:tcW w:w="1320" w:type="dxa"/>
            <w:gridSpan w:val="2"/>
            <w:vAlign w:val="center"/>
          </w:tcPr>
          <w:p w14:paraId="44AA0730" w14:textId="77777777" w:rsidR="00E205DB" w:rsidRPr="001D3869" w:rsidRDefault="00E205DB" w:rsidP="00A25F9E">
            <w:pPr>
              <w:autoSpaceDE/>
              <w:autoSpaceDN/>
              <w:adjustRightInd/>
              <w:spacing w:before="0" w:line="240" w:lineRule="auto"/>
              <w:ind w:left="0"/>
              <w:jc w:val="center"/>
              <w:rPr>
                <w:sz w:val="16"/>
                <w:szCs w:val="16"/>
              </w:rPr>
            </w:pPr>
            <w:r w:rsidRPr="005410C8">
              <w:rPr>
                <w:sz w:val="16"/>
                <w:szCs w:val="16"/>
              </w:rPr>
              <w:t>121°C (250°F)</w:t>
            </w:r>
          </w:p>
        </w:tc>
      </w:tr>
      <w:tr w:rsidR="00E205DB" w:rsidRPr="001D3869" w14:paraId="1F8EB96A" w14:textId="77777777" w:rsidTr="00A25F9E">
        <w:trPr>
          <w:trHeight w:val="288"/>
          <w:jc w:val="center"/>
        </w:trPr>
        <w:tc>
          <w:tcPr>
            <w:tcW w:w="2404" w:type="dxa"/>
            <w:gridSpan w:val="3"/>
            <w:vMerge/>
            <w:vAlign w:val="center"/>
          </w:tcPr>
          <w:p w14:paraId="16248287" w14:textId="77777777" w:rsidR="00E205DB" w:rsidRPr="00B6195A" w:rsidRDefault="00E205DB" w:rsidP="00A25F9E">
            <w:pPr>
              <w:autoSpaceDE/>
              <w:autoSpaceDN/>
              <w:adjustRightInd/>
              <w:spacing w:before="0" w:line="240" w:lineRule="auto"/>
              <w:ind w:left="0"/>
              <w:rPr>
                <w:sz w:val="16"/>
                <w:szCs w:val="16"/>
              </w:rPr>
            </w:pPr>
          </w:p>
        </w:tc>
        <w:tc>
          <w:tcPr>
            <w:tcW w:w="2603" w:type="dxa"/>
            <w:vAlign w:val="center"/>
          </w:tcPr>
          <w:p w14:paraId="11B0254D" w14:textId="77777777" w:rsidR="00E205DB" w:rsidRPr="001D3869" w:rsidRDefault="00E205DB" w:rsidP="00A25F9E">
            <w:pPr>
              <w:autoSpaceDE/>
              <w:autoSpaceDN/>
              <w:adjustRightInd/>
              <w:spacing w:before="0" w:line="240" w:lineRule="auto"/>
              <w:ind w:left="0"/>
              <w:rPr>
                <w:sz w:val="16"/>
                <w:szCs w:val="16"/>
              </w:rPr>
            </w:pPr>
            <w:r w:rsidRPr="00402AFE">
              <w:rPr>
                <w:sz w:val="16"/>
                <w:szCs w:val="16"/>
              </w:rPr>
              <w:t>Jotun Paints</w:t>
            </w:r>
          </w:p>
        </w:tc>
        <w:tc>
          <w:tcPr>
            <w:tcW w:w="2629" w:type="dxa"/>
            <w:gridSpan w:val="2"/>
            <w:vAlign w:val="center"/>
          </w:tcPr>
          <w:p w14:paraId="2D93AD8D" w14:textId="77777777" w:rsidR="00E205DB" w:rsidRPr="00081926" w:rsidRDefault="00E205DB" w:rsidP="00A25F9E">
            <w:pPr>
              <w:autoSpaceDE/>
              <w:autoSpaceDN/>
              <w:adjustRightInd/>
              <w:spacing w:before="0" w:line="240" w:lineRule="auto"/>
              <w:ind w:left="0"/>
              <w:rPr>
                <w:sz w:val="16"/>
                <w:szCs w:val="16"/>
              </w:rPr>
            </w:pPr>
            <w:proofErr w:type="spellStart"/>
            <w:r w:rsidRPr="00081926">
              <w:rPr>
                <w:sz w:val="16"/>
                <w:szCs w:val="16"/>
              </w:rPr>
              <w:t>Penguard</w:t>
            </w:r>
            <w:proofErr w:type="spellEnd"/>
            <w:r w:rsidRPr="00081926">
              <w:rPr>
                <w:sz w:val="16"/>
                <w:szCs w:val="16"/>
              </w:rPr>
              <w:t xml:space="preserve"> Universal</w:t>
            </w:r>
          </w:p>
        </w:tc>
        <w:tc>
          <w:tcPr>
            <w:tcW w:w="992" w:type="dxa"/>
            <w:vAlign w:val="center"/>
          </w:tcPr>
          <w:p w14:paraId="1575C501" w14:textId="77777777" w:rsidR="00E205DB" w:rsidRPr="00BB6718" w:rsidRDefault="00E205DB" w:rsidP="00A25F9E">
            <w:pPr>
              <w:autoSpaceDE/>
              <w:autoSpaceDN/>
              <w:adjustRightInd/>
              <w:spacing w:before="0" w:line="240" w:lineRule="auto"/>
              <w:ind w:left="0"/>
              <w:jc w:val="center"/>
              <w:rPr>
                <w:sz w:val="16"/>
                <w:szCs w:val="16"/>
                <w:lang w:val="ru-RU"/>
              </w:rPr>
            </w:pPr>
            <w:r w:rsidRPr="00BB6718">
              <w:rPr>
                <w:sz w:val="16"/>
                <w:szCs w:val="16"/>
                <w:lang w:val="ru-RU"/>
              </w:rPr>
              <w:t>240</w:t>
            </w:r>
          </w:p>
        </w:tc>
        <w:tc>
          <w:tcPr>
            <w:tcW w:w="1320" w:type="dxa"/>
            <w:gridSpan w:val="2"/>
            <w:vAlign w:val="center"/>
          </w:tcPr>
          <w:p w14:paraId="6213757A" w14:textId="77777777" w:rsidR="00E205DB" w:rsidRPr="001D3869" w:rsidRDefault="00E205DB"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28158D11" w14:textId="77777777" w:rsidTr="00A25F9E">
        <w:trPr>
          <w:trHeight w:val="288"/>
          <w:jc w:val="center"/>
        </w:trPr>
        <w:tc>
          <w:tcPr>
            <w:tcW w:w="2404" w:type="dxa"/>
            <w:gridSpan w:val="3"/>
            <w:vAlign w:val="center"/>
          </w:tcPr>
          <w:p w14:paraId="2FACD4EF"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1471932B"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PPG</w:t>
            </w:r>
          </w:p>
        </w:tc>
        <w:tc>
          <w:tcPr>
            <w:tcW w:w="2629" w:type="dxa"/>
            <w:gridSpan w:val="2"/>
            <w:vAlign w:val="center"/>
          </w:tcPr>
          <w:p w14:paraId="53FAD0E2" w14:textId="0A07999C"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SigmaCover</w:t>
            </w:r>
            <w:proofErr w:type="spellEnd"/>
            <w:r w:rsidRPr="00081926">
              <w:rPr>
                <w:sz w:val="16"/>
                <w:szCs w:val="16"/>
              </w:rPr>
              <w:t xml:space="preserve"> 410</w:t>
            </w:r>
          </w:p>
          <w:p w14:paraId="642790E4" w14:textId="390C94FA" w:rsidR="00F81141" w:rsidRPr="00081926" w:rsidRDefault="00F81141" w:rsidP="00A25F9E">
            <w:pPr>
              <w:autoSpaceDE/>
              <w:autoSpaceDN/>
              <w:adjustRightInd/>
              <w:spacing w:before="0" w:line="240" w:lineRule="auto"/>
              <w:ind w:left="0"/>
              <w:rPr>
                <w:sz w:val="16"/>
                <w:szCs w:val="16"/>
              </w:rPr>
            </w:pPr>
            <w:proofErr w:type="spellStart"/>
            <w:r w:rsidRPr="00081926">
              <w:rPr>
                <w:sz w:val="16"/>
                <w:szCs w:val="16"/>
              </w:rPr>
              <w:t>Amerlock</w:t>
            </w:r>
            <w:proofErr w:type="spellEnd"/>
            <w:r w:rsidRPr="00081926">
              <w:rPr>
                <w:sz w:val="16"/>
                <w:szCs w:val="16"/>
              </w:rPr>
              <w:t xml:space="preserve"> 400 Series or 2 Series</w:t>
            </w:r>
          </w:p>
        </w:tc>
        <w:tc>
          <w:tcPr>
            <w:tcW w:w="992" w:type="dxa"/>
            <w:vAlign w:val="center"/>
          </w:tcPr>
          <w:p w14:paraId="5CEE647A"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rPr>
              <w:t>240</w:t>
            </w:r>
          </w:p>
        </w:tc>
        <w:tc>
          <w:tcPr>
            <w:tcW w:w="1320" w:type="dxa"/>
            <w:gridSpan w:val="2"/>
            <w:vAlign w:val="center"/>
          </w:tcPr>
          <w:p w14:paraId="40917A81"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3062B34F" w14:textId="77777777" w:rsidTr="00A25F9E">
        <w:trPr>
          <w:trHeight w:val="288"/>
          <w:jc w:val="center"/>
        </w:trPr>
        <w:tc>
          <w:tcPr>
            <w:tcW w:w="2404" w:type="dxa"/>
            <w:gridSpan w:val="3"/>
            <w:vAlign w:val="center"/>
          </w:tcPr>
          <w:p w14:paraId="5DD195B9"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4C69BE29"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Sherwin Williams</w:t>
            </w:r>
          </w:p>
        </w:tc>
        <w:tc>
          <w:tcPr>
            <w:tcW w:w="2629" w:type="dxa"/>
            <w:gridSpan w:val="2"/>
            <w:vAlign w:val="center"/>
          </w:tcPr>
          <w:p w14:paraId="0FB11093" w14:textId="77777777"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Macropoxy</w:t>
            </w:r>
            <w:proofErr w:type="spellEnd"/>
            <w:r w:rsidRPr="00081926">
              <w:rPr>
                <w:sz w:val="16"/>
                <w:szCs w:val="16"/>
              </w:rPr>
              <w:t xml:space="preserve"> 646 </w:t>
            </w:r>
            <w:proofErr w:type="spellStart"/>
            <w:r w:rsidRPr="00081926">
              <w:rPr>
                <w:sz w:val="16"/>
                <w:szCs w:val="16"/>
              </w:rPr>
              <w:t>Seriesor</w:t>
            </w:r>
            <w:proofErr w:type="spellEnd"/>
            <w:r w:rsidRPr="00081926">
              <w:rPr>
                <w:sz w:val="16"/>
                <w:szCs w:val="16"/>
              </w:rPr>
              <w:t xml:space="preserve"> Epoxy Mastic Aluminum II</w:t>
            </w:r>
          </w:p>
        </w:tc>
        <w:tc>
          <w:tcPr>
            <w:tcW w:w="992" w:type="dxa"/>
            <w:vAlign w:val="center"/>
          </w:tcPr>
          <w:p w14:paraId="16D59D8A" w14:textId="77777777" w:rsidR="003E601E" w:rsidRPr="00BB6718" w:rsidRDefault="003E601E" w:rsidP="00A25F9E">
            <w:pPr>
              <w:autoSpaceDE/>
              <w:autoSpaceDN/>
              <w:adjustRightInd/>
              <w:spacing w:before="0" w:line="240" w:lineRule="auto"/>
              <w:ind w:left="0"/>
              <w:jc w:val="center"/>
              <w:rPr>
                <w:sz w:val="16"/>
                <w:szCs w:val="16"/>
                <w:lang w:val="ru-RU"/>
              </w:rPr>
            </w:pPr>
            <w:r w:rsidRPr="00BB6718">
              <w:rPr>
                <w:sz w:val="16"/>
                <w:szCs w:val="16"/>
                <w:lang w:val="ru-RU"/>
              </w:rPr>
              <w:t>100-250</w:t>
            </w:r>
          </w:p>
        </w:tc>
        <w:tc>
          <w:tcPr>
            <w:tcW w:w="1320" w:type="dxa"/>
            <w:gridSpan w:val="2"/>
            <w:vAlign w:val="center"/>
          </w:tcPr>
          <w:p w14:paraId="1C096B36"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56ECE0DE" w14:textId="77777777" w:rsidTr="00A25F9E">
        <w:trPr>
          <w:trHeight w:val="288"/>
          <w:jc w:val="center"/>
        </w:trPr>
        <w:tc>
          <w:tcPr>
            <w:tcW w:w="2404" w:type="dxa"/>
            <w:gridSpan w:val="3"/>
            <w:vAlign w:val="center"/>
          </w:tcPr>
          <w:p w14:paraId="5585BC7C"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069CB246"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Tnemec</w:t>
            </w:r>
          </w:p>
        </w:tc>
        <w:tc>
          <w:tcPr>
            <w:tcW w:w="2629" w:type="dxa"/>
            <w:gridSpan w:val="2"/>
            <w:vAlign w:val="center"/>
          </w:tcPr>
          <w:p w14:paraId="446FD702" w14:textId="77777777" w:rsidR="003E601E" w:rsidRPr="00081926" w:rsidRDefault="003E601E" w:rsidP="00A25F9E">
            <w:pPr>
              <w:autoSpaceDE/>
              <w:autoSpaceDN/>
              <w:adjustRightInd/>
              <w:spacing w:before="0" w:line="240" w:lineRule="auto"/>
              <w:ind w:left="0"/>
              <w:rPr>
                <w:sz w:val="16"/>
                <w:szCs w:val="16"/>
              </w:rPr>
            </w:pPr>
            <w:r w:rsidRPr="00081926">
              <w:rPr>
                <w:sz w:val="16"/>
                <w:szCs w:val="16"/>
              </w:rPr>
              <w:t xml:space="preserve">Series 161 </w:t>
            </w:r>
            <w:proofErr w:type="spellStart"/>
            <w:r w:rsidRPr="00081926">
              <w:rPr>
                <w:sz w:val="16"/>
                <w:szCs w:val="16"/>
              </w:rPr>
              <w:t>Tneme-Fascure</w:t>
            </w:r>
            <w:proofErr w:type="spellEnd"/>
          </w:p>
          <w:p w14:paraId="11984EAE" w14:textId="77777777" w:rsidR="003E601E" w:rsidRPr="00081926" w:rsidRDefault="003E601E" w:rsidP="00A25F9E">
            <w:pPr>
              <w:autoSpaceDE/>
              <w:autoSpaceDN/>
              <w:adjustRightInd/>
              <w:spacing w:before="0" w:line="240" w:lineRule="auto"/>
              <w:ind w:left="0"/>
              <w:rPr>
                <w:sz w:val="16"/>
                <w:szCs w:val="16"/>
              </w:rPr>
            </w:pPr>
            <w:r w:rsidRPr="00081926">
              <w:rPr>
                <w:sz w:val="16"/>
                <w:szCs w:val="16"/>
              </w:rPr>
              <w:t xml:space="preserve">Series L69 Hi-Build </w:t>
            </w:r>
            <w:proofErr w:type="spellStart"/>
            <w:r w:rsidRPr="00081926">
              <w:rPr>
                <w:sz w:val="16"/>
                <w:szCs w:val="16"/>
              </w:rPr>
              <w:t>Epoxlline</w:t>
            </w:r>
            <w:proofErr w:type="spellEnd"/>
            <w:r w:rsidRPr="00081926">
              <w:rPr>
                <w:sz w:val="16"/>
                <w:szCs w:val="16"/>
              </w:rPr>
              <w:t xml:space="preserve"> II</w:t>
            </w:r>
          </w:p>
        </w:tc>
        <w:tc>
          <w:tcPr>
            <w:tcW w:w="992" w:type="dxa"/>
            <w:vAlign w:val="center"/>
          </w:tcPr>
          <w:p w14:paraId="1B0F32B8"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lang w:val="ru-RU"/>
              </w:rPr>
              <w:t>349</w:t>
            </w:r>
            <w:r w:rsidRPr="00BB6718">
              <w:rPr>
                <w:sz w:val="16"/>
                <w:szCs w:val="16"/>
              </w:rPr>
              <w:t>-393</w:t>
            </w:r>
          </w:p>
          <w:p w14:paraId="31197797"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rPr>
              <w:t>98</w:t>
            </w:r>
          </w:p>
        </w:tc>
        <w:tc>
          <w:tcPr>
            <w:tcW w:w="1320" w:type="dxa"/>
            <w:gridSpan w:val="2"/>
            <w:vAlign w:val="center"/>
          </w:tcPr>
          <w:p w14:paraId="390D9EEB" w14:textId="77777777" w:rsidR="003E601E" w:rsidRDefault="003E601E" w:rsidP="00A25F9E">
            <w:pPr>
              <w:autoSpaceDE/>
              <w:autoSpaceDN/>
              <w:adjustRightInd/>
              <w:spacing w:before="0" w:line="240" w:lineRule="auto"/>
              <w:ind w:left="0"/>
              <w:rPr>
                <w:sz w:val="16"/>
                <w:szCs w:val="16"/>
              </w:rPr>
            </w:pPr>
            <w:r w:rsidRPr="005410C8">
              <w:rPr>
                <w:sz w:val="16"/>
                <w:szCs w:val="16"/>
              </w:rPr>
              <w:t>121°C (250°F)</w:t>
            </w:r>
          </w:p>
          <w:p w14:paraId="5A9666A6" w14:textId="77777777" w:rsidR="003E601E" w:rsidRPr="001D3869" w:rsidRDefault="003E601E" w:rsidP="00A25F9E">
            <w:pPr>
              <w:autoSpaceDE/>
              <w:autoSpaceDN/>
              <w:adjustRightInd/>
              <w:spacing w:before="0" w:line="240" w:lineRule="auto"/>
              <w:ind w:left="0"/>
              <w:rPr>
                <w:sz w:val="16"/>
                <w:szCs w:val="16"/>
              </w:rPr>
            </w:pPr>
            <w:r w:rsidRPr="005410C8">
              <w:rPr>
                <w:sz w:val="16"/>
                <w:szCs w:val="16"/>
              </w:rPr>
              <w:t>121°C (250°F)</w:t>
            </w:r>
          </w:p>
        </w:tc>
      </w:tr>
      <w:tr w:rsidR="003E601E" w:rsidRPr="001D3869" w14:paraId="2B8C36C7" w14:textId="77777777" w:rsidTr="00A25F9E">
        <w:trPr>
          <w:trHeight w:val="288"/>
          <w:jc w:val="center"/>
        </w:trPr>
        <w:tc>
          <w:tcPr>
            <w:tcW w:w="2404" w:type="dxa"/>
            <w:gridSpan w:val="3"/>
            <w:tcBorders>
              <w:top w:val="single" w:sz="12" w:space="0" w:color="auto"/>
            </w:tcBorders>
            <w:vAlign w:val="center"/>
          </w:tcPr>
          <w:p w14:paraId="587B9A6F"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TOPCOAT</w:t>
            </w:r>
          </w:p>
        </w:tc>
        <w:tc>
          <w:tcPr>
            <w:tcW w:w="2603" w:type="dxa"/>
            <w:tcBorders>
              <w:top w:val="single" w:sz="12" w:space="0" w:color="auto"/>
            </w:tcBorders>
            <w:vAlign w:val="center"/>
          </w:tcPr>
          <w:p w14:paraId="18E082D9"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629" w:type="dxa"/>
            <w:gridSpan w:val="2"/>
            <w:tcBorders>
              <w:top w:val="single" w:sz="12" w:space="0" w:color="auto"/>
            </w:tcBorders>
            <w:vAlign w:val="center"/>
          </w:tcPr>
          <w:p w14:paraId="78086F3C" w14:textId="77777777"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Carbothane</w:t>
            </w:r>
            <w:proofErr w:type="spellEnd"/>
            <w:r w:rsidRPr="00081926">
              <w:rPr>
                <w:sz w:val="16"/>
                <w:szCs w:val="16"/>
              </w:rPr>
              <w:t xml:space="preserve"> 134 Series</w:t>
            </w:r>
          </w:p>
        </w:tc>
        <w:tc>
          <w:tcPr>
            <w:tcW w:w="992" w:type="dxa"/>
            <w:tcBorders>
              <w:top w:val="single" w:sz="12" w:space="0" w:color="auto"/>
            </w:tcBorders>
            <w:vAlign w:val="center"/>
          </w:tcPr>
          <w:p w14:paraId="76A037AC" w14:textId="1DAB6684" w:rsidR="003E601E" w:rsidRPr="00BB6718" w:rsidRDefault="003E601E" w:rsidP="00A25F9E">
            <w:pPr>
              <w:autoSpaceDE/>
              <w:autoSpaceDN/>
              <w:adjustRightInd/>
              <w:spacing w:before="0" w:line="240" w:lineRule="auto"/>
              <w:ind w:left="0"/>
              <w:jc w:val="center"/>
              <w:rPr>
                <w:sz w:val="16"/>
                <w:szCs w:val="16"/>
              </w:rPr>
            </w:pPr>
            <w:del w:id="1196" w:author="Kurmanov, Aidyn [STAMGazStroy LLP]" w:date="2025-12-09T16:33:00Z" w16du:dateUtc="2025-12-09T11:33:00Z">
              <w:r w:rsidRPr="00BB6718">
                <w:rPr>
                  <w:sz w:val="16"/>
                  <w:szCs w:val="16"/>
                </w:rPr>
                <w:delText>54-264</w:delText>
              </w:r>
            </w:del>
            <w:ins w:id="1197" w:author="Kurmanov, Aidyn [STAMGazStroy LLP]" w:date="2025-12-09T16:33:00Z" w16du:dateUtc="2025-12-09T11:33:00Z">
              <w:r w:rsidR="0013667A">
                <w:rPr>
                  <w:sz w:val="16"/>
                  <w:szCs w:val="16"/>
                </w:rPr>
                <w:t>288</w:t>
              </w:r>
            </w:ins>
          </w:p>
        </w:tc>
        <w:tc>
          <w:tcPr>
            <w:tcW w:w="1320" w:type="dxa"/>
            <w:gridSpan w:val="2"/>
            <w:tcBorders>
              <w:top w:val="single" w:sz="12" w:space="0" w:color="auto"/>
            </w:tcBorders>
            <w:vAlign w:val="center"/>
          </w:tcPr>
          <w:p w14:paraId="7B84AA75"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5A18FDBE" w14:textId="77777777" w:rsidTr="00A25F9E">
        <w:trPr>
          <w:trHeight w:val="288"/>
          <w:jc w:val="center"/>
        </w:trPr>
        <w:tc>
          <w:tcPr>
            <w:tcW w:w="2404" w:type="dxa"/>
            <w:gridSpan w:val="3"/>
            <w:vAlign w:val="center"/>
          </w:tcPr>
          <w:p w14:paraId="3D1E35E7" w14:textId="77777777" w:rsidR="003E601E" w:rsidRPr="001D3869" w:rsidRDefault="003E601E" w:rsidP="00A25F9E">
            <w:pPr>
              <w:autoSpaceDE/>
              <w:autoSpaceDN/>
              <w:adjustRightInd/>
              <w:spacing w:before="0" w:line="240" w:lineRule="auto"/>
              <w:ind w:left="0"/>
              <w:rPr>
                <w:b/>
                <w:sz w:val="16"/>
                <w:szCs w:val="16"/>
              </w:rPr>
            </w:pPr>
          </w:p>
        </w:tc>
        <w:tc>
          <w:tcPr>
            <w:tcW w:w="2603" w:type="dxa"/>
            <w:vAlign w:val="center"/>
          </w:tcPr>
          <w:p w14:paraId="4B06AEF1" w14:textId="05F79A65" w:rsidR="003E601E" w:rsidRPr="001D3869" w:rsidRDefault="00271676" w:rsidP="00A25F9E">
            <w:pPr>
              <w:autoSpaceDE/>
              <w:autoSpaceDN/>
              <w:adjustRightInd/>
              <w:spacing w:before="0" w:line="240" w:lineRule="auto"/>
              <w:ind w:left="0"/>
              <w:rPr>
                <w:sz w:val="16"/>
                <w:szCs w:val="16"/>
              </w:rPr>
            </w:pPr>
            <w:ins w:id="1198" w:author="Issayevskiy, Konstantin [STAMGazStroy LLP]" w:date="2025-12-08T17:40:00Z" w16du:dateUtc="2025-12-08T12:40:00Z">
              <w:r w:rsidRPr="00402AFE">
                <w:rPr>
                  <w:sz w:val="16"/>
                  <w:szCs w:val="16"/>
                </w:rPr>
                <w:t>Hempel Coatings (USA), Inc.</w:t>
              </w:r>
            </w:ins>
            <w:del w:id="1199" w:author="Issayevskiy, Konstantin [STAMGazStroy LLP]" w:date="2025-12-08T17:40:00Z" w16du:dateUtc="2025-12-08T12:40:00Z">
              <w:r w:rsidR="003E601E" w:rsidRPr="00CD0427" w:rsidDel="00271676">
                <w:rPr>
                  <w:sz w:val="16"/>
                  <w:szCs w:val="16"/>
                </w:rPr>
                <w:delText>Dampney</w:delText>
              </w:r>
            </w:del>
          </w:p>
        </w:tc>
        <w:tc>
          <w:tcPr>
            <w:tcW w:w="2629" w:type="dxa"/>
            <w:gridSpan w:val="2"/>
            <w:vAlign w:val="center"/>
          </w:tcPr>
          <w:p w14:paraId="5A722D17" w14:textId="44830A72" w:rsidR="003E601E" w:rsidRPr="00081926" w:rsidRDefault="00271676" w:rsidP="00A25F9E">
            <w:pPr>
              <w:autoSpaceDE/>
              <w:autoSpaceDN/>
              <w:adjustRightInd/>
              <w:spacing w:before="0" w:line="240" w:lineRule="auto"/>
              <w:ind w:left="0"/>
              <w:rPr>
                <w:sz w:val="16"/>
                <w:szCs w:val="16"/>
              </w:rPr>
            </w:pPr>
            <w:proofErr w:type="spellStart"/>
            <w:ins w:id="1200" w:author="Issayevskiy, Konstantin [STAMGazStroy LLP]" w:date="2025-12-08T17:40:00Z" w16du:dateUtc="2025-12-08T12:40:00Z">
              <w:r w:rsidRPr="00081926">
                <w:rPr>
                  <w:sz w:val="16"/>
                  <w:szCs w:val="16"/>
                </w:rPr>
                <w:t>Hempathane</w:t>
              </w:r>
              <w:proofErr w:type="spellEnd"/>
              <w:r w:rsidRPr="00081926">
                <w:rPr>
                  <w:sz w:val="16"/>
                  <w:szCs w:val="16"/>
                </w:rPr>
                <w:t xml:space="preserve"> series </w:t>
              </w:r>
            </w:ins>
            <w:del w:id="1201" w:author="Issayevskiy, Konstantin [STAMGazStroy LLP]" w:date="2025-12-08T17:40:00Z" w16du:dateUtc="2025-12-08T12:40:00Z">
              <w:r w:rsidR="003E601E" w:rsidRPr="00081926" w:rsidDel="00271676">
                <w:rPr>
                  <w:sz w:val="16"/>
                  <w:szCs w:val="16"/>
                </w:rPr>
                <w:delText>Endcor 4600C</w:delText>
              </w:r>
            </w:del>
          </w:p>
        </w:tc>
        <w:tc>
          <w:tcPr>
            <w:tcW w:w="992" w:type="dxa"/>
            <w:vAlign w:val="center"/>
          </w:tcPr>
          <w:p w14:paraId="6938A784" w14:textId="64C9700B" w:rsidR="003E601E" w:rsidRPr="00BB6718" w:rsidRDefault="00271676" w:rsidP="00A25F9E">
            <w:pPr>
              <w:autoSpaceDE/>
              <w:autoSpaceDN/>
              <w:adjustRightInd/>
              <w:spacing w:before="0" w:line="240" w:lineRule="auto"/>
              <w:ind w:left="0"/>
              <w:jc w:val="center"/>
              <w:rPr>
                <w:sz w:val="16"/>
                <w:szCs w:val="16"/>
              </w:rPr>
            </w:pPr>
            <w:ins w:id="1202" w:author="Issayevskiy, Konstantin [STAMGazStroy LLP]" w:date="2025-12-08T17:40:00Z" w16du:dateUtc="2025-12-08T12:40:00Z">
              <w:r w:rsidRPr="00BB6718">
                <w:rPr>
                  <w:sz w:val="16"/>
                  <w:szCs w:val="16"/>
                  <w:lang w:val="ru-RU"/>
                </w:rPr>
                <w:t>330-445</w:t>
              </w:r>
            </w:ins>
            <w:del w:id="1203" w:author="Issayevskiy, Konstantin [STAMGazStroy LLP]" w:date="2025-12-08T17:40:00Z" w16du:dateUtc="2025-12-08T12:40:00Z">
              <w:r w:rsidR="003E601E" w:rsidRPr="00BB6718" w:rsidDel="00271676">
                <w:rPr>
                  <w:sz w:val="16"/>
                  <w:szCs w:val="16"/>
                </w:rPr>
                <w:delText>324</w:delText>
              </w:r>
            </w:del>
          </w:p>
        </w:tc>
        <w:tc>
          <w:tcPr>
            <w:tcW w:w="1320" w:type="dxa"/>
            <w:gridSpan w:val="2"/>
            <w:vAlign w:val="center"/>
          </w:tcPr>
          <w:p w14:paraId="3D7F5CD4" w14:textId="77777777" w:rsidR="003E601E" w:rsidRPr="005410C8"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55AEAC9A" w14:textId="77777777" w:rsidTr="00A25F9E">
        <w:trPr>
          <w:trHeight w:val="288"/>
          <w:jc w:val="center"/>
        </w:trPr>
        <w:tc>
          <w:tcPr>
            <w:tcW w:w="2404" w:type="dxa"/>
            <w:gridSpan w:val="3"/>
            <w:vAlign w:val="center"/>
          </w:tcPr>
          <w:p w14:paraId="0BCB3BDE"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Polyurethane -</w:t>
            </w:r>
          </w:p>
        </w:tc>
        <w:tc>
          <w:tcPr>
            <w:tcW w:w="2603" w:type="dxa"/>
            <w:vAlign w:val="center"/>
          </w:tcPr>
          <w:p w14:paraId="0EC45EF6" w14:textId="6AE1E5AD" w:rsidR="003E601E" w:rsidRPr="001D3869" w:rsidRDefault="00271676" w:rsidP="00A25F9E">
            <w:pPr>
              <w:autoSpaceDE/>
              <w:autoSpaceDN/>
              <w:adjustRightInd/>
              <w:spacing w:before="0" w:line="240" w:lineRule="auto"/>
              <w:ind w:left="0"/>
              <w:rPr>
                <w:sz w:val="16"/>
                <w:szCs w:val="16"/>
              </w:rPr>
            </w:pPr>
            <w:proofErr w:type="spellStart"/>
            <w:ins w:id="1204" w:author="Issayevskiy, Konstantin [STAMGazStroy LLP]" w:date="2025-12-08T17:40:00Z" w16du:dateUtc="2025-12-08T12:40:00Z">
              <w:r w:rsidRPr="00CD0427">
                <w:rPr>
                  <w:sz w:val="16"/>
                  <w:szCs w:val="16"/>
                </w:rPr>
                <w:t>Dampney</w:t>
              </w:r>
              <w:proofErr w:type="spellEnd"/>
              <w:r w:rsidRPr="00402AFE">
                <w:rPr>
                  <w:sz w:val="16"/>
                  <w:szCs w:val="16"/>
                </w:rPr>
                <w:t xml:space="preserve"> </w:t>
              </w:r>
            </w:ins>
            <w:del w:id="1205" w:author="Issayevskiy, Konstantin [STAMGazStroy LLP]" w:date="2025-12-08T17:40:00Z" w16du:dateUtc="2025-12-08T12:40:00Z">
              <w:r w:rsidR="003E601E" w:rsidRPr="00402AFE" w:rsidDel="00271676">
                <w:rPr>
                  <w:sz w:val="16"/>
                  <w:szCs w:val="16"/>
                </w:rPr>
                <w:delText>Hempel Coatings (USA), Inc.</w:delText>
              </w:r>
            </w:del>
          </w:p>
        </w:tc>
        <w:tc>
          <w:tcPr>
            <w:tcW w:w="2629" w:type="dxa"/>
            <w:gridSpan w:val="2"/>
            <w:vAlign w:val="center"/>
          </w:tcPr>
          <w:p w14:paraId="1E7BB665" w14:textId="21636BA5" w:rsidR="003E601E" w:rsidRPr="00081926" w:rsidRDefault="00271676" w:rsidP="00A25F9E">
            <w:pPr>
              <w:autoSpaceDE/>
              <w:autoSpaceDN/>
              <w:adjustRightInd/>
              <w:spacing w:before="0" w:line="240" w:lineRule="auto"/>
              <w:ind w:left="0"/>
              <w:rPr>
                <w:sz w:val="16"/>
                <w:szCs w:val="16"/>
              </w:rPr>
            </w:pPr>
            <w:proofErr w:type="spellStart"/>
            <w:ins w:id="1206" w:author="Issayevskiy, Konstantin [STAMGazStroy LLP]" w:date="2025-12-08T17:40:00Z" w16du:dateUtc="2025-12-08T12:40:00Z">
              <w:r w:rsidRPr="00081926">
                <w:rPr>
                  <w:sz w:val="16"/>
                  <w:szCs w:val="16"/>
                </w:rPr>
                <w:t>Endcor</w:t>
              </w:r>
              <w:proofErr w:type="spellEnd"/>
              <w:r w:rsidRPr="00081926">
                <w:rPr>
                  <w:sz w:val="16"/>
                  <w:szCs w:val="16"/>
                </w:rPr>
                <w:t xml:space="preserve"> 4600C</w:t>
              </w:r>
              <w:r w:rsidRPr="00081926" w:rsidDel="00271676">
                <w:rPr>
                  <w:sz w:val="16"/>
                  <w:szCs w:val="16"/>
                </w:rPr>
                <w:t xml:space="preserve"> </w:t>
              </w:r>
            </w:ins>
            <w:del w:id="1207" w:author="Issayevskiy, Konstantin [STAMGazStroy LLP]" w:date="2025-12-08T17:40:00Z" w16du:dateUtc="2025-12-08T12:40:00Z">
              <w:r w:rsidR="003E601E" w:rsidRPr="00081926" w:rsidDel="00271676">
                <w:rPr>
                  <w:sz w:val="16"/>
                  <w:szCs w:val="16"/>
                </w:rPr>
                <w:delText>Hempathane series</w:delText>
              </w:r>
            </w:del>
          </w:p>
        </w:tc>
        <w:tc>
          <w:tcPr>
            <w:tcW w:w="992" w:type="dxa"/>
            <w:vAlign w:val="center"/>
          </w:tcPr>
          <w:p w14:paraId="0B110EEC" w14:textId="27575987" w:rsidR="003E601E" w:rsidRPr="00BB6718" w:rsidRDefault="00271676" w:rsidP="00A25F9E">
            <w:pPr>
              <w:autoSpaceDE/>
              <w:autoSpaceDN/>
              <w:adjustRightInd/>
              <w:spacing w:before="0" w:line="240" w:lineRule="auto"/>
              <w:ind w:left="0"/>
              <w:jc w:val="center"/>
              <w:rPr>
                <w:sz w:val="16"/>
                <w:szCs w:val="16"/>
                <w:lang w:val="ru-RU"/>
              </w:rPr>
            </w:pPr>
            <w:ins w:id="1208" w:author="Issayevskiy, Konstantin [STAMGazStroy LLP]" w:date="2025-12-08T17:40:00Z" w16du:dateUtc="2025-12-08T12:40:00Z">
              <w:r w:rsidRPr="00BB6718">
                <w:rPr>
                  <w:sz w:val="16"/>
                  <w:szCs w:val="16"/>
                </w:rPr>
                <w:t>324</w:t>
              </w:r>
            </w:ins>
            <w:del w:id="1209" w:author="Issayevskiy, Konstantin [STAMGazStroy LLP]" w:date="2025-12-08T17:40:00Z" w16du:dateUtc="2025-12-08T12:40:00Z">
              <w:r w:rsidR="003E601E" w:rsidRPr="00BB6718" w:rsidDel="00271676">
                <w:rPr>
                  <w:sz w:val="16"/>
                  <w:szCs w:val="16"/>
                  <w:lang w:val="ru-RU"/>
                </w:rPr>
                <w:delText>330-445</w:delText>
              </w:r>
            </w:del>
          </w:p>
        </w:tc>
        <w:tc>
          <w:tcPr>
            <w:tcW w:w="1320" w:type="dxa"/>
            <w:gridSpan w:val="2"/>
            <w:vAlign w:val="center"/>
          </w:tcPr>
          <w:p w14:paraId="28761920"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4338114B" w14:textId="77777777" w:rsidTr="00A25F9E">
        <w:trPr>
          <w:trHeight w:val="288"/>
          <w:jc w:val="center"/>
        </w:trPr>
        <w:tc>
          <w:tcPr>
            <w:tcW w:w="2404" w:type="dxa"/>
            <w:gridSpan w:val="3"/>
            <w:vAlign w:val="center"/>
          </w:tcPr>
          <w:p w14:paraId="292070D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Aliphatic</w:t>
            </w:r>
          </w:p>
        </w:tc>
        <w:tc>
          <w:tcPr>
            <w:tcW w:w="2603" w:type="dxa"/>
            <w:vAlign w:val="center"/>
          </w:tcPr>
          <w:p w14:paraId="5C954989"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629" w:type="dxa"/>
            <w:gridSpan w:val="2"/>
            <w:vAlign w:val="center"/>
          </w:tcPr>
          <w:p w14:paraId="6632E269" w14:textId="07F95EAA"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Interthane</w:t>
            </w:r>
            <w:proofErr w:type="spellEnd"/>
            <w:r w:rsidRPr="00081926">
              <w:rPr>
                <w:sz w:val="16"/>
                <w:szCs w:val="16"/>
              </w:rPr>
              <w:t xml:space="preserve"> 990 Series</w:t>
            </w:r>
          </w:p>
        </w:tc>
        <w:tc>
          <w:tcPr>
            <w:tcW w:w="992" w:type="dxa"/>
            <w:vAlign w:val="center"/>
          </w:tcPr>
          <w:p w14:paraId="4924C796"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rPr>
              <w:t>247-420</w:t>
            </w:r>
          </w:p>
        </w:tc>
        <w:tc>
          <w:tcPr>
            <w:tcW w:w="1320" w:type="dxa"/>
            <w:gridSpan w:val="2"/>
            <w:vAlign w:val="center"/>
          </w:tcPr>
          <w:p w14:paraId="23099F7C"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E205DB" w:rsidRPr="001D3869" w14:paraId="0F84D43A" w14:textId="77777777" w:rsidTr="00A25F9E">
        <w:trPr>
          <w:trHeight w:val="288"/>
          <w:jc w:val="center"/>
        </w:trPr>
        <w:tc>
          <w:tcPr>
            <w:tcW w:w="2404" w:type="dxa"/>
            <w:gridSpan w:val="3"/>
            <w:vMerge w:val="restart"/>
            <w:vAlign w:val="center"/>
          </w:tcPr>
          <w:p w14:paraId="58FC3B64" w14:textId="77777777" w:rsidR="00E205DB" w:rsidRPr="001D3869" w:rsidRDefault="00E205DB" w:rsidP="00A25F9E">
            <w:pPr>
              <w:autoSpaceDE/>
              <w:autoSpaceDN/>
              <w:adjustRightInd/>
              <w:spacing w:before="0" w:line="240" w:lineRule="auto"/>
              <w:ind w:left="0"/>
              <w:rPr>
                <w:b/>
                <w:sz w:val="16"/>
                <w:szCs w:val="16"/>
              </w:rPr>
            </w:pPr>
            <w:r w:rsidRPr="00864788">
              <w:rPr>
                <w:b/>
                <w:sz w:val="16"/>
                <w:szCs w:val="16"/>
              </w:rPr>
              <w:t>DFT as per Manufacturer’s Product Sheet</w:t>
            </w:r>
          </w:p>
        </w:tc>
        <w:tc>
          <w:tcPr>
            <w:tcW w:w="2603" w:type="dxa"/>
            <w:vAlign w:val="center"/>
          </w:tcPr>
          <w:p w14:paraId="5F7F60AA" w14:textId="77777777" w:rsidR="00E205DB" w:rsidRPr="001D3869" w:rsidRDefault="00E205DB" w:rsidP="00A25F9E">
            <w:pPr>
              <w:autoSpaceDE/>
              <w:autoSpaceDN/>
              <w:adjustRightInd/>
              <w:spacing w:before="0" w:line="240" w:lineRule="auto"/>
              <w:ind w:left="0"/>
              <w:rPr>
                <w:sz w:val="16"/>
                <w:szCs w:val="16"/>
              </w:rPr>
            </w:pPr>
            <w:r w:rsidRPr="00402AFE">
              <w:rPr>
                <w:sz w:val="16"/>
                <w:szCs w:val="16"/>
              </w:rPr>
              <w:t>International Devoe</w:t>
            </w:r>
          </w:p>
        </w:tc>
        <w:tc>
          <w:tcPr>
            <w:tcW w:w="2629" w:type="dxa"/>
            <w:gridSpan w:val="2"/>
            <w:vAlign w:val="center"/>
          </w:tcPr>
          <w:p w14:paraId="34AC44D5" w14:textId="77777777" w:rsidR="00E205DB" w:rsidRPr="00081926" w:rsidRDefault="00E205DB" w:rsidP="00A25F9E">
            <w:pPr>
              <w:autoSpaceDE/>
              <w:autoSpaceDN/>
              <w:adjustRightInd/>
              <w:spacing w:before="0" w:line="240" w:lineRule="auto"/>
              <w:ind w:left="0"/>
              <w:rPr>
                <w:sz w:val="16"/>
                <w:szCs w:val="16"/>
              </w:rPr>
            </w:pPr>
            <w:proofErr w:type="spellStart"/>
            <w:r w:rsidRPr="00081926">
              <w:rPr>
                <w:sz w:val="16"/>
                <w:szCs w:val="16"/>
              </w:rPr>
              <w:t>Devthane</w:t>
            </w:r>
            <w:proofErr w:type="spellEnd"/>
            <w:r w:rsidRPr="00081926">
              <w:rPr>
                <w:sz w:val="16"/>
                <w:szCs w:val="16"/>
              </w:rPr>
              <w:t xml:space="preserve"> 379 </w:t>
            </w:r>
            <w:proofErr w:type="spellStart"/>
            <w:r w:rsidRPr="00081926">
              <w:rPr>
                <w:sz w:val="16"/>
                <w:szCs w:val="16"/>
              </w:rPr>
              <w:t>series</w:t>
            </w:r>
            <w:r w:rsidRPr="00081926">
              <w:rPr>
                <w:sz w:val="16"/>
                <w:szCs w:val="16"/>
                <w:vertAlign w:val="superscript"/>
              </w:rPr>
              <w:t>T</w:t>
            </w:r>
            <w:proofErr w:type="spellEnd"/>
          </w:p>
        </w:tc>
        <w:tc>
          <w:tcPr>
            <w:tcW w:w="992" w:type="dxa"/>
            <w:vAlign w:val="center"/>
          </w:tcPr>
          <w:p w14:paraId="4FD96882" w14:textId="77777777" w:rsidR="00E205DB" w:rsidRPr="00BB6718" w:rsidRDefault="00E205DB" w:rsidP="00A25F9E">
            <w:pPr>
              <w:autoSpaceDE/>
              <w:autoSpaceDN/>
              <w:adjustRightInd/>
              <w:spacing w:before="0" w:line="240" w:lineRule="auto"/>
              <w:ind w:left="0"/>
              <w:jc w:val="center"/>
              <w:rPr>
                <w:sz w:val="16"/>
                <w:szCs w:val="16"/>
                <w:lang w:val="ru-RU"/>
              </w:rPr>
            </w:pPr>
            <w:r w:rsidRPr="00BB6718">
              <w:rPr>
                <w:sz w:val="16"/>
                <w:szCs w:val="16"/>
              </w:rPr>
              <w:t>44-</w:t>
            </w:r>
            <w:r w:rsidRPr="00BB6718">
              <w:rPr>
                <w:sz w:val="16"/>
                <w:szCs w:val="16"/>
                <w:lang w:val="ru-RU"/>
              </w:rPr>
              <w:t>311</w:t>
            </w:r>
          </w:p>
        </w:tc>
        <w:tc>
          <w:tcPr>
            <w:tcW w:w="1320" w:type="dxa"/>
            <w:gridSpan w:val="2"/>
            <w:vAlign w:val="center"/>
          </w:tcPr>
          <w:p w14:paraId="628B27DA" w14:textId="77777777" w:rsidR="00E205DB" w:rsidRPr="001D3869" w:rsidRDefault="00E205DB" w:rsidP="00A25F9E">
            <w:pPr>
              <w:autoSpaceDE/>
              <w:autoSpaceDN/>
              <w:adjustRightInd/>
              <w:spacing w:before="0" w:line="240" w:lineRule="auto"/>
              <w:ind w:left="0"/>
              <w:jc w:val="center"/>
              <w:rPr>
                <w:sz w:val="16"/>
                <w:szCs w:val="16"/>
              </w:rPr>
            </w:pPr>
            <w:r w:rsidRPr="005410C8">
              <w:rPr>
                <w:sz w:val="16"/>
                <w:szCs w:val="16"/>
              </w:rPr>
              <w:t>121°C (250°F)</w:t>
            </w:r>
          </w:p>
        </w:tc>
      </w:tr>
      <w:tr w:rsidR="00E205DB" w:rsidRPr="001D3869" w14:paraId="57A313BA" w14:textId="77777777" w:rsidTr="00A25F9E">
        <w:trPr>
          <w:trHeight w:val="288"/>
          <w:jc w:val="center"/>
        </w:trPr>
        <w:tc>
          <w:tcPr>
            <w:tcW w:w="2404" w:type="dxa"/>
            <w:gridSpan w:val="3"/>
            <w:vMerge/>
            <w:vAlign w:val="center"/>
          </w:tcPr>
          <w:p w14:paraId="75CE7C79" w14:textId="77777777" w:rsidR="00E205DB" w:rsidRPr="00B6195A" w:rsidRDefault="00E205DB" w:rsidP="00A25F9E">
            <w:pPr>
              <w:autoSpaceDE/>
              <w:autoSpaceDN/>
              <w:adjustRightInd/>
              <w:spacing w:before="0" w:line="240" w:lineRule="auto"/>
              <w:ind w:left="0"/>
              <w:rPr>
                <w:sz w:val="16"/>
                <w:szCs w:val="16"/>
              </w:rPr>
            </w:pPr>
          </w:p>
        </w:tc>
        <w:tc>
          <w:tcPr>
            <w:tcW w:w="2603" w:type="dxa"/>
            <w:vAlign w:val="center"/>
          </w:tcPr>
          <w:p w14:paraId="0D8A3222" w14:textId="77777777" w:rsidR="00E205DB" w:rsidRPr="001D3869" w:rsidRDefault="00E205DB" w:rsidP="00A25F9E">
            <w:pPr>
              <w:autoSpaceDE/>
              <w:autoSpaceDN/>
              <w:adjustRightInd/>
              <w:spacing w:before="0" w:line="240" w:lineRule="auto"/>
              <w:ind w:left="0"/>
              <w:rPr>
                <w:sz w:val="16"/>
                <w:szCs w:val="16"/>
              </w:rPr>
            </w:pPr>
            <w:r w:rsidRPr="00402AFE">
              <w:rPr>
                <w:sz w:val="16"/>
                <w:szCs w:val="16"/>
              </w:rPr>
              <w:t>Jotun Paints</w:t>
            </w:r>
          </w:p>
        </w:tc>
        <w:tc>
          <w:tcPr>
            <w:tcW w:w="2629" w:type="dxa"/>
            <w:gridSpan w:val="2"/>
            <w:vAlign w:val="center"/>
          </w:tcPr>
          <w:p w14:paraId="50455F69" w14:textId="77777777" w:rsidR="00E205DB" w:rsidRPr="00081926" w:rsidRDefault="00E205DB" w:rsidP="0093764A">
            <w:pPr>
              <w:autoSpaceDE/>
              <w:autoSpaceDN/>
              <w:adjustRightInd/>
              <w:spacing w:before="0" w:line="240" w:lineRule="auto"/>
              <w:ind w:left="0"/>
              <w:rPr>
                <w:sz w:val="16"/>
                <w:szCs w:val="16"/>
              </w:rPr>
            </w:pPr>
            <w:r w:rsidRPr="00081926">
              <w:rPr>
                <w:sz w:val="16"/>
                <w:szCs w:val="16"/>
              </w:rPr>
              <w:t>Hardtop AX</w:t>
            </w:r>
          </w:p>
          <w:p w14:paraId="09B205B7" w14:textId="02D22160" w:rsidR="00E205DB" w:rsidRPr="00081926" w:rsidRDefault="00E205DB" w:rsidP="00A25F9E">
            <w:pPr>
              <w:autoSpaceDE/>
              <w:autoSpaceDN/>
              <w:adjustRightInd/>
              <w:spacing w:before="0" w:line="240" w:lineRule="auto"/>
              <w:ind w:left="0"/>
              <w:rPr>
                <w:sz w:val="16"/>
                <w:szCs w:val="16"/>
              </w:rPr>
            </w:pPr>
            <w:r w:rsidRPr="00081926">
              <w:rPr>
                <w:sz w:val="16"/>
                <w:szCs w:val="16"/>
              </w:rPr>
              <w:t>Hardtop XP</w:t>
            </w:r>
          </w:p>
        </w:tc>
        <w:tc>
          <w:tcPr>
            <w:tcW w:w="992" w:type="dxa"/>
            <w:vAlign w:val="center"/>
          </w:tcPr>
          <w:p w14:paraId="0D91FC46" w14:textId="77497A05" w:rsidR="00E205DB" w:rsidRPr="00BB6718" w:rsidRDefault="00E205DB" w:rsidP="00A25F9E">
            <w:pPr>
              <w:autoSpaceDE/>
              <w:autoSpaceDN/>
              <w:adjustRightInd/>
              <w:spacing w:before="0" w:line="240" w:lineRule="auto"/>
              <w:ind w:left="0"/>
              <w:jc w:val="center"/>
              <w:rPr>
                <w:sz w:val="16"/>
                <w:szCs w:val="16"/>
              </w:rPr>
            </w:pPr>
            <w:r w:rsidRPr="00BB6718">
              <w:rPr>
                <w:sz w:val="16"/>
                <w:szCs w:val="16"/>
              </w:rPr>
              <w:t>325-336</w:t>
            </w:r>
          </w:p>
        </w:tc>
        <w:tc>
          <w:tcPr>
            <w:tcW w:w="1320" w:type="dxa"/>
            <w:gridSpan w:val="2"/>
            <w:vAlign w:val="center"/>
          </w:tcPr>
          <w:p w14:paraId="3487C526" w14:textId="77777777" w:rsidR="00E205DB" w:rsidRPr="001D3869" w:rsidRDefault="00E205DB"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0B83B743" w14:textId="77777777" w:rsidTr="00A25F9E">
        <w:trPr>
          <w:trHeight w:val="288"/>
          <w:jc w:val="center"/>
        </w:trPr>
        <w:tc>
          <w:tcPr>
            <w:tcW w:w="2404" w:type="dxa"/>
            <w:gridSpan w:val="3"/>
            <w:vAlign w:val="center"/>
          </w:tcPr>
          <w:p w14:paraId="3B5F103E"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48FEEDFE"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PPG</w:t>
            </w:r>
          </w:p>
        </w:tc>
        <w:tc>
          <w:tcPr>
            <w:tcW w:w="2629" w:type="dxa"/>
            <w:gridSpan w:val="2"/>
            <w:vAlign w:val="center"/>
          </w:tcPr>
          <w:p w14:paraId="23A7EBD7" w14:textId="002FC9E5" w:rsidR="00DF6BF3" w:rsidRPr="00081926" w:rsidRDefault="003E601E" w:rsidP="00A25F9E">
            <w:pPr>
              <w:autoSpaceDE/>
              <w:autoSpaceDN/>
              <w:adjustRightInd/>
              <w:spacing w:before="0" w:line="240" w:lineRule="auto"/>
              <w:ind w:left="0"/>
              <w:rPr>
                <w:sz w:val="16"/>
                <w:szCs w:val="16"/>
                <w:vertAlign w:val="superscript"/>
              </w:rPr>
            </w:pPr>
            <w:proofErr w:type="spellStart"/>
            <w:r w:rsidRPr="00081926">
              <w:rPr>
                <w:sz w:val="16"/>
                <w:szCs w:val="16"/>
              </w:rPr>
              <w:t>Amercoat</w:t>
            </w:r>
            <w:proofErr w:type="spellEnd"/>
            <w:r w:rsidRPr="00081926">
              <w:rPr>
                <w:sz w:val="16"/>
                <w:szCs w:val="16"/>
              </w:rPr>
              <w:t xml:space="preserve"> 450 series</w:t>
            </w:r>
          </w:p>
          <w:p w14:paraId="76FD1072" w14:textId="2D2E4305" w:rsidR="003E601E" w:rsidRPr="00081926" w:rsidRDefault="003E601E" w:rsidP="00A25F9E">
            <w:pPr>
              <w:autoSpaceDE/>
              <w:autoSpaceDN/>
              <w:adjustRightInd/>
              <w:spacing w:before="0" w:line="240" w:lineRule="auto"/>
              <w:ind w:left="0"/>
              <w:rPr>
                <w:sz w:val="16"/>
                <w:szCs w:val="16"/>
              </w:rPr>
            </w:pPr>
            <w:proofErr w:type="spellStart"/>
            <w:r w:rsidRPr="00081926">
              <w:rPr>
                <w:sz w:val="16"/>
                <w:szCs w:val="16"/>
              </w:rPr>
              <w:t>Sigmadur</w:t>
            </w:r>
            <w:proofErr w:type="spellEnd"/>
            <w:r w:rsidRPr="00081926">
              <w:rPr>
                <w:sz w:val="16"/>
                <w:szCs w:val="16"/>
              </w:rPr>
              <w:t xml:space="preserve"> 550 Series</w:t>
            </w:r>
          </w:p>
        </w:tc>
        <w:tc>
          <w:tcPr>
            <w:tcW w:w="992" w:type="dxa"/>
            <w:vAlign w:val="center"/>
          </w:tcPr>
          <w:p w14:paraId="656CEA2F"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lang w:val="ru-RU"/>
              </w:rPr>
              <w:t>31</w:t>
            </w:r>
            <w:r w:rsidRPr="00BB6718">
              <w:rPr>
                <w:sz w:val="16"/>
                <w:szCs w:val="16"/>
              </w:rPr>
              <w:t>2-430</w:t>
            </w:r>
          </w:p>
        </w:tc>
        <w:tc>
          <w:tcPr>
            <w:tcW w:w="1320" w:type="dxa"/>
            <w:gridSpan w:val="2"/>
            <w:vAlign w:val="center"/>
          </w:tcPr>
          <w:p w14:paraId="1E61082F" w14:textId="77777777" w:rsidR="003E601E" w:rsidRPr="001D3869" w:rsidRDefault="003E601E" w:rsidP="00A25F9E">
            <w:pPr>
              <w:autoSpaceDE/>
              <w:autoSpaceDN/>
              <w:adjustRightInd/>
              <w:spacing w:before="0" w:line="240" w:lineRule="auto"/>
              <w:ind w:left="0"/>
              <w:jc w:val="center"/>
              <w:rPr>
                <w:sz w:val="16"/>
                <w:szCs w:val="16"/>
              </w:rPr>
            </w:pPr>
            <w:r w:rsidRPr="005410C8">
              <w:rPr>
                <w:sz w:val="16"/>
                <w:szCs w:val="16"/>
              </w:rPr>
              <w:t>121°C (250°F)</w:t>
            </w:r>
          </w:p>
        </w:tc>
      </w:tr>
      <w:tr w:rsidR="003E601E" w:rsidRPr="001D3869" w14:paraId="5D553E75" w14:textId="77777777" w:rsidTr="00A25F9E">
        <w:trPr>
          <w:trHeight w:val="288"/>
          <w:jc w:val="center"/>
        </w:trPr>
        <w:tc>
          <w:tcPr>
            <w:tcW w:w="2404" w:type="dxa"/>
            <w:gridSpan w:val="3"/>
            <w:vAlign w:val="center"/>
          </w:tcPr>
          <w:p w14:paraId="571A440E"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25B1A833"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Sherwin Williams</w:t>
            </w:r>
          </w:p>
        </w:tc>
        <w:tc>
          <w:tcPr>
            <w:tcW w:w="2629" w:type="dxa"/>
            <w:gridSpan w:val="2"/>
            <w:vAlign w:val="center"/>
          </w:tcPr>
          <w:p w14:paraId="2B8E8193" w14:textId="77777777" w:rsidR="003E601E" w:rsidRPr="00081926" w:rsidRDefault="003E601E" w:rsidP="00A25F9E">
            <w:pPr>
              <w:autoSpaceDE/>
              <w:autoSpaceDN/>
              <w:adjustRightInd/>
              <w:spacing w:before="0" w:line="240" w:lineRule="auto"/>
              <w:ind w:left="0"/>
              <w:rPr>
                <w:sz w:val="16"/>
                <w:szCs w:val="16"/>
              </w:rPr>
            </w:pPr>
            <w:r w:rsidRPr="00081926">
              <w:rPr>
                <w:sz w:val="16"/>
                <w:szCs w:val="16"/>
              </w:rPr>
              <w:t>Hi-Solids Polyurethane Series</w:t>
            </w:r>
          </w:p>
        </w:tc>
        <w:tc>
          <w:tcPr>
            <w:tcW w:w="992" w:type="dxa"/>
            <w:vAlign w:val="center"/>
          </w:tcPr>
          <w:p w14:paraId="150D9E1A" w14:textId="77777777" w:rsidR="003E601E" w:rsidRPr="00BB6718" w:rsidRDefault="003E601E" w:rsidP="00A25F9E">
            <w:pPr>
              <w:autoSpaceDE/>
              <w:autoSpaceDN/>
              <w:adjustRightInd/>
              <w:spacing w:before="0" w:line="240" w:lineRule="auto"/>
              <w:ind w:left="0"/>
              <w:jc w:val="center"/>
              <w:rPr>
                <w:sz w:val="16"/>
                <w:szCs w:val="16"/>
                <w:lang w:val="ru-RU"/>
              </w:rPr>
            </w:pPr>
            <w:r w:rsidRPr="00BB6718">
              <w:rPr>
                <w:sz w:val="16"/>
                <w:szCs w:val="16"/>
                <w:lang w:val="ru-RU"/>
              </w:rPr>
              <w:t>100-340</w:t>
            </w:r>
          </w:p>
        </w:tc>
        <w:tc>
          <w:tcPr>
            <w:tcW w:w="1320" w:type="dxa"/>
            <w:gridSpan w:val="2"/>
            <w:vAlign w:val="center"/>
          </w:tcPr>
          <w:p w14:paraId="4676F9AD" w14:textId="77777777" w:rsidR="003E601E" w:rsidRPr="001D3869" w:rsidRDefault="003E601E" w:rsidP="00A25F9E">
            <w:pPr>
              <w:autoSpaceDE/>
              <w:autoSpaceDN/>
              <w:adjustRightInd/>
              <w:spacing w:before="0" w:line="240" w:lineRule="auto"/>
              <w:ind w:left="0"/>
              <w:jc w:val="center"/>
              <w:rPr>
                <w:sz w:val="16"/>
                <w:szCs w:val="16"/>
              </w:rPr>
            </w:pPr>
            <w:r>
              <w:rPr>
                <w:sz w:val="16"/>
                <w:szCs w:val="16"/>
                <w:lang w:val="ru-RU"/>
              </w:rPr>
              <w:t>93</w:t>
            </w:r>
            <w:r>
              <w:rPr>
                <w:sz w:val="16"/>
                <w:szCs w:val="16"/>
              </w:rPr>
              <w:t>°C (</w:t>
            </w:r>
            <w:r>
              <w:rPr>
                <w:sz w:val="16"/>
                <w:szCs w:val="16"/>
                <w:lang w:val="ru-RU"/>
              </w:rPr>
              <w:t>200</w:t>
            </w:r>
            <w:r w:rsidRPr="005410C8">
              <w:rPr>
                <w:sz w:val="16"/>
                <w:szCs w:val="16"/>
              </w:rPr>
              <w:t>°F)</w:t>
            </w:r>
          </w:p>
        </w:tc>
      </w:tr>
      <w:tr w:rsidR="003E601E" w:rsidRPr="001D3869" w14:paraId="045B0C0B" w14:textId="77777777" w:rsidTr="00A25F9E">
        <w:trPr>
          <w:trHeight w:val="288"/>
          <w:jc w:val="center"/>
        </w:trPr>
        <w:tc>
          <w:tcPr>
            <w:tcW w:w="2404" w:type="dxa"/>
            <w:gridSpan w:val="3"/>
            <w:vAlign w:val="center"/>
          </w:tcPr>
          <w:p w14:paraId="2A49FBD3" w14:textId="77777777" w:rsidR="003E601E" w:rsidRPr="00B6195A" w:rsidRDefault="003E601E" w:rsidP="00A25F9E">
            <w:pPr>
              <w:autoSpaceDE/>
              <w:autoSpaceDN/>
              <w:adjustRightInd/>
              <w:spacing w:before="0" w:line="240" w:lineRule="auto"/>
              <w:ind w:left="0"/>
              <w:rPr>
                <w:sz w:val="16"/>
                <w:szCs w:val="16"/>
              </w:rPr>
            </w:pPr>
          </w:p>
        </w:tc>
        <w:tc>
          <w:tcPr>
            <w:tcW w:w="2603" w:type="dxa"/>
            <w:vAlign w:val="center"/>
          </w:tcPr>
          <w:p w14:paraId="734EA803" w14:textId="77777777" w:rsidR="003E601E" w:rsidRPr="001D3869" w:rsidRDefault="003E601E" w:rsidP="00A25F9E">
            <w:pPr>
              <w:autoSpaceDE/>
              <w:autoSpaceDN/>
              <w:adjustRightInd/>
              <w:spacing w:before="0" w:line="240" w:lineRule="auto"/>
              <w:ind w:left="0"/>
              <w:rPr>
                <w:sz w:val="16"/>
                <w:szCs w:val="16"/>
              </w:rPr>
            </w:pPr>
            <w:r w:rsidRPr="00402AFE">
              <w:rPr>
                <w:sz w:val="16"/>
                <w:szCs w:val="16"/>
              </w:rPr>
              <w:t>Tnemec</w:t>
            </w:r>
          </w:p>
        </w:tc>
        <w:tc>
          <w:tcPr>
            <w:tcW w:w="2629" w:type="dxa"/>
            <w:gridSpan w:val="2"/>
            <w:vAlign w:val="center"/>
          </w:tcPr>
          <w:p w14:paraId="2B907D8B" w14:textId="77777777" w:rsidR="003E601E" w:rsidRPr="00081926" w:rsidRDefault="003E601E" w:rsidP="00A25F9E">
            <w:pPr>
              <w:autoSpaceDE/>
              <w:autoSpaceDN/>
              <w:adjustRightInd/>
              <w:spacing w:before="0" w:line="240" w:lineRule="auto"/>
              <w:ind w:left="0"/>
              <w:rPr>
                <w:sz w:val="16"/>
                <w:szCs w:val="16"/>
              </w:rPr>
            </w:pPr>
            <w:r w:rsidRPr="00081926">
              <w:rPr>
                <w:sz w:val="16"/>
                <w:szCs w:val="16"/>
              </w:rPr>
              <w:t xml:space="preserve">Series 1095 </w:t>
            </w:r>
            <w:proofErr w:type="spellStart"/>
            <w:r w:rsidRPr="00081926">
              <w:rPr>
                <w:sz w:val="16"/>
                <w:szCs w:val="16"/>
              </w:rPr>
              <w:t>Indura</w:t>
            </w:r>
            <w:proofErr w:type="spellEnd"/>
            <w:r w:rsidRPr="00081926">
              <w:rPr>
                <w:sz w:val="16"/>
                <w:szCs w:val="16"/>
              </w:rPr>
              <w:t>-Shield</w:t>
            </w:r>
          </w:p>
        </w:tc>
        <w:tc>
          <w:tcPr>
            <w:tcW w:w="992" w:type="dxa"/>
            <w:vAlign w:val="center"/>
          </w:tcPr>
          <w:p w14:paraId="612CFA1D" w14:textId="77777777" w:rsidR="003E601E" w:rsidRPr="00BB6718" w:rsidRDefault="003E601E" w:rsidP="00A25F9E">
            <w:pPr>
              <w:autoSpaceDE/>
              <w:autoSpaceDN/>
              <w:adjustRightInd/>
              <w:spacing w:before="0" w:line="240" w:lineRule="auto"/>
              <w:ind w:left="0"/>
              <w:jc w:val="center"/>
              <w:rPr>
                <w:sz w:val="16"/>
                <w:szCs w:val="16"/>
              </w:rPr>
            </w:pPr>
            <w:r w:rsidRPr="00BB6718">
              <w:rPr>
                <w:sz w:val="16"/>
                <w:szCs w:val="16"/>
              </w:rPr>
              <w:t>89-135</w:t>
            </w:r>
          </w:p>
        </w:tc>
        <w:tc>
          <w:tcPr>
            <w:tcW w:w="1320" w:type="dxa"/>
            <w:gridSpan w:val="2"/>
            <w:vAlign w:val="center"/>
          </w:tcPr>
          <w:p w14:paraId="1584025B" w14:textId="77777777" w:rsidR="003E601E" w:rsidRPr="001D3869" w:rsidRDefault="003E601E" w:rsidP="00A25F9E">
            <w:pPr>
              <w:autoSpaceDE/>
              <w:autoSpaceDN/>
              <w:adjustRightInd/>
              <w:spacing w:before="0" w:line="240" w:lineRule="auto"/>
              <w:ind w:left="0"/>
              <w:rPr>
                <w:sz w:val="16"/>
                <w:szCs w:val="16"/>
              </w:rPr>
            </w:pPr>
            <w:r w:rsidRPr="005410C8">
              <w:rPr>
                <w:sz w:val="16"/>
                <w:szCs w:val="16"/>
              </w:rPr>
              <w:t>121°C (250°F)</w:t>
            </w:r>
          </w:p>
        </w:tc>
      </w:tr>
      <w:tr w:rsidR="003E601E" w:rsidRPr="001D3869" w14:paraId="57E7CA1C" w14:textId="77777777" w:rsidTr="00A25F9E">
        <w:trPr>
          <w:trHeight w:val="288"/>
          <w:jc w:val="center"/>
        </w:trPr>
        <w:tc>
          <w:tcPr>
            <w:tcW w:w="2404" w:type="dxa"/>
            <w:gridSpan w:val="3"/>
            <w:tcBorders>
              <w:bottom w:val="single" w:sz="12" w:space="0" w:color="auto"/>
            </w:tcBorders>
            <w:vAlign w:val="center"/>
          </w:tcPr>
          <w:p w14:paraId="33E9B134" w14:textId="77777777" w:rsidR="003E601E" w:rsidRPr="001D3869" w:rsidRDefault="003E601E" w:rsidP="00A25F9E">
            <w:pPr>
              <w:autoSpaceDE/>
              <w:autoSpaceDN/>
              <w:adjustRightInd/>
              <w:spacing w:before="0" w:line="240" w:lineRule="auto"/>
              <w:ind w:left="0"/>
              <w:rPr>
                <w:i/>
                <w:sz w:val="14"/>
                <w:szCs w:val="14"/>
              </w:rPr>
            </w:pPr>
          </w:p>
        </w:tc>
        <w:tc>
          <w:tcPr>
            <w:tcW w:w="7544" w:type="dxa"/>
            <w:gridSpan w:val="6"/>
            <w:tcBorders>
              <w:bottom w:val="single" w:sz="12" w:space="0" w:color="auto"/>
            </w:tcBorders>
            <w:vAlign w:val="center"/>
          </w:tcPr>
          <w:p w14:paraId="273FDC01" w14:textId="77777777" w:rsidR="003E601E" w:rsidRPr="001D3869" w:rsidRDefault="003E601E" w:rsidP="00A25F9E">
            <w:pPr>
              <w:autoSpaceDE/>
              <w:autoSpaceDN/>
              <w:adjustRightInd/>
              <w:spacing w:before="0" w:line="240" w:lineRule="auto"/>
              <w:ind w:left="0"/>
              <w:rPr>
                <w:i/>
                <w:sz w:val="14"/>
                <w:szCs w:val="14"/>
              </w:rPr>
            </w:pPr>
            <w:r w:rsidRPr="001D3869">
              <w:rPr>
                <w:i/>
                <w:sz w:val="14"/>
                <w:szCs w:val="14"/>
              </w:rPr>
              <w:t>Respirators are strongly recommended when applying polyurethane.</w:t>
            </w:r>
          </w:p>
        </w:tc>
      </w:tr>
      <w:tr w:rsidR="003E601E" w:rsidRPr="00F635B8" w14:paraId="1D1E7F11" w14:textId="77777777" w:rsidTr="00A25F9E">
        <w:trPr>
          <w:trHeight w:val="136"/>
          <w:jc w:val="center"/>
        </w:trPr>
        <w:tc>
          <w:tcPr>
            <w:tcW w:w="1286" w:type="dxa"/>
            <w:vAlign w:val="center"/>
          </w:tcPr>
          <w:p w14:paraId="72417367"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Last Update:</w:t>
            </w:r>
          </w:p>
        </w:tc>
        <w:tc>
          <w:tcPr>
            <w:tcW w:w="3721" w:type="dxa"/>
            <w:gridSpan w:val="3"/>
            <w:vAlign w:val="center"/>
          </w:tcPr>
          <w:p w14:paraId="53F53173" w14:textId="1FE985CA" w:rsidR="003E601E" w:rsidRPr="005410C8" w:rsidRDefault="00081926" w:rsidP="00A25F9E">
            <w:pPr>
              <w:autoSpaceDE/>
              <w:autoSpaceDN/>
              <w:adjustRightInd/>
              <w:spacing w:before="0" w:line="240" w:lineRule="auto"/>
              <w:ind w:left="-72"/>
              <w:rPr>
                <w:b/>
                <w:sz w:val="16"/>
                <w:szCs w:val="16"/>
              </w:rPr>
            </w:pPr>
            <w:r>
              <w:rPr>
                <w:position w:val="-1"/>
                <w:sz w:val="16"/>
                <w:szCs w:val="16"/>
              </w:rPr>
              <w:t>November</w:t>
            </w:r>
            <w:r w:rsidR="00EC7A56">
              <w:rPr>
                <w:position w:val="-1"/>
                <w:sz w:val="16"/>
                <w:szCs w:val="16"/>
              </w:rPr>
              <w:t xml:space="preserve"> 2025</w:t>
            </w:r>
          </w:p>
        </w:tc>
        <w:tc>
          <w:tcPr>
            <w:tcW w:w="2629" w:type="dxa"/>
            <w:gridSpan w:val="2"/>
            <w:vAlign w:val="center"/>
          </w:tcPr>
          <w:p w14:paraId="0076EC83" w14:textId="77777777" w:rsidR="003E601E" w:rsidRPr="00F635B8" w:rsidRDefault="003E601E" w:rsidP="00A25F9E">
            <w:pPr>
              <w:autoSpaceDE/>
              <w:autoSpaceDN/>
              <w:adjustRightInd/>
              <w:spacing w:before="0" w:line="240" w:lineRule="auto"/>
              <w:rPr>
                <w:sz w:val="16"/>
                <w:szCs w:val="16"/>
              </w:rPr>
            </w:pPr>
          </w:p>
        </w:tc>
        <w:tc>
          <w:tcPr>
            <w:tcW w:w="992" w:type="dxa"/>
            <w:vAlign w:val="center"/>
          </w:tcPr>
          <w:p w14:paraId="6D5C07FF" w14:textId="77777777" w:rsidR="003E601E" w:rsidRPr="00F635B8" w:rsidRDefault="003E601E" w:rsidP="00A25F9E">
            <w:pPr>
              <w:autoSpaceDE/>
              <w:autoSpaceDN/>
              <w:adjustRightInd/>
              <w:spacing w:before="0" w:line="240" w:lineRule="auto"/>
              <w:jc w:val="center"/>
              <w:rPr>
                <w:sz w:val="16"/>
                <w:szCs w:val="16"/>
              </w:rPr>
            </w:pPr>
          </w:p>
        </w:tc>
        <w:tc>
          <w:tcPr>
            <w:tcW w:w="1320" w:type="dxa"/>
            <w:gridSpan w:val="2"/>
            <w:vAlign w:val="center"/>
          </w:tcPr>
          <w:p w14:paraId="7EABBA7E" w14:textId="77777777" w:rsidR="003E601E" w:rsidRPr="00F635B8" w:rsidRDefault="003E601E" w:rsidP="00A25F9E">
            <w:pPr>
              <w:autoSpaceDE/>
              <w:autoSpaceDN/>
              <w:adjustRightInd/>
              <w:spacing w:before="0" w:line="240" w:lineRule="auto"/>
              <w:jc w:val="center"/>
              <w:rPr>
                <w:sz w:val="16"/>
                <w:szCs w:val="16"/>
              </w:rPr>
            </w:pPr>
          </w:p>
        </w:tc>
      </w:tr>
    </w:tbl>
    <w:p w14:paraId="6DD47A05" w14:textId="5706AC7D" w:rsidR="00BB6718" w:rsidRPr="00DC0544" w:rsidRDefault="00BB6718" w:rsidP="00DC0544">
      <w:pPr>
        <w:spacing w:before="0" w:line="240" w:lineRule="auto"/>
        <w:ind w:left="630" w:hanging="540"/>
        <w:rPr>
          <w:color w:val="auto"/>
          <w:sz w:val="16"/>
          <w:szCs w:val="16"/>
        </w:rPr>
      </w:pPr>
    </w:p>
    <w:p w14:paraId="1245515E" w14:textId="2EECAF4C" w:rsidR="00EC7A56" w:rsidRPr="00DC0544" w:rsidRDefault="00EC7A56" w:rsidP="00DC0544">
      <w:pPr>
        <w:spacing w:before="0" w:line="240" w:lineRule="auto"/>
        <w:ind w:left="630" w:hanging="540"/>
        <w:rPr>
          <w:color w:val="auto"/>
          <w:sz w:val="16"/>
          <w:szCs w:val="16"/>
        </w:rPr>
      </w:pPr>
      <w:r w:rsidRPr="00DC0544">
        <w:rPr>
          <w:color w:val="auto"/>
          <w:sz w:val="16"/>
          <w:szCs w:val="16"/>
        </w:rPr>
        <w:t xml:space="preserve">Note1: </w:t>
      </w:r>
      <w:r w:rsidR="00EB314A">
        <w:rPr>
          <w:color w:val="auto"/>
          <w:sz w:val="16"/>
          <w:szCs w:val="16"/>
        </w:rPr>
        <w:tab/>
      </w:r>
      <w:r w:rsidRPr="00DC0544">
        <w:rPr>
          <w:color w:val="auto"/>
          <w:sz w:val="16"/>
          <w:szCs w:val="16"/>
        </w:rPr>
        <w:t xml:space="preserve">Final </w:t>
      </w:r>
      <w:proofErr w:type="spellStart"/>
      <w:r w:rsidRPr="00DC0544">
        <w:rPr>
          <w:color w:val="auto"/>
          <w:sz w:val="16"/>
          <w:szCs w:val="16"/>
        </w:rPr>
        <w:t>DFTof</w:t>
      </w:r>
      <w:proofErr w:type="spellEnd"/>
      <w:r w:rsidRPr="00DC0544">
        <w:rPr>
          <w:color w:val="auto"/>
          <w:sz w:val="16"/>
          <w:szCs w:val="16"/>
        </w:rPr>
        <w:t xml:space="preserve"> primer coat should be at least 50 percent thicker than the substrate anchor profile but not thicker than maximum DFT listed in product datasheet.</w:t>
      </w:r>
    </w:p>
    <w:p w14:paraId="57D39762" w14:textId="2F9B7920" w:rsidR="003E601E" w:rsidRDefault="0093764A" w:rsidP="00DC0544">
      <w:pPr>
        <w:spacing w:before="0" w:line="240" w:lineRule="auto"/>
        <w:ind w:left="630" w:hanging="540"/>
        <w:rPr>
          <w:sz w:val="20"/>
          <w:szCs w:val="20"/>
        </w:rPr>
      </w:pPr>
      <w:r w:rsidRPr="00DC0544">
        <w:rPr>
          <w:color w:val="auto"/>
          <w:sz w:val="16"/>
          <w:szCs w:val="16"/>
        </w:rPr>
        <w:lastRenderedPageBreak/>
        <w:t xml:space="preserve">Note </w:t>
      </w:r>
      <w:r w:rsidR="00EC7A56" w:rsidRPr="00DC0544">
        <w:rPr>
          <w:color w:val="auto"/>
          <w:sz w:val="16"/>
          <w:szCs w:val="16"/>
        </w:rPr>
        <w:t>2</w:t>
      </w:r>
      <w:proofErr w:type="gramStart"/>
      <w:r w:rsidR="00EB314A">
        <w:rPr>
          <w:color w:val="auto"/>
          <w:sz w:val="16"/>
          <w:szCs w:val="16"/>
        </w:rPr>
        <w:t>:</w:t>
      </w:r>
      <w:r w:rsidRPr="00DC0544">
        <w:rPr>
          <w:color w:val="auto"/>
          <w:sz w:val="16"/>
          <w:szCs w:val="16"/>
        </w:rPr>
        <w:t xml:space="preserve"> </w:t>
      </w:r>
      <w:r w:rsidR="00EB314A">
        <w:rPr>
          <w:color w:val="auto"/>
          <w:sz w:val="16"/>
          <w:szCs w:val="16"/>
        </w:rPr>
        <w:tab/>
      </w:r>
      <w:r w:rsidRPr="00DC0544">
        <w:rPr>
          <w:color w:val="auto"/>
          <w:sz w:val="16"/>
          <w:szCs w:val="16"/>
        </w:rPr>
        <w:t>Contrasting</w:t>
      </w:r>
      <w:proofErr w:type="gramEnd"/>
      <w:r w:rsidRPr="00DC0544">
        <w:rPr>
          <w:color w:val="auto"/>
          <w:sz w:val="16"/>
          <w:szCs w:val="16"/>
        </w:rPr>
        <w:t xml:space="preserve"> colors must be used for 1st and 2nd coats. The finish colors shall be selected as per Table 1 - Finish Coat </w:t>
      </w:r>
      <w:proofErr w:type="spellStart"/>
      <w:r w:rsidRPr="00DC0544">
        <w:rPr>
          <w:color w:val="auto"/>
          <w:sz w:val="16"/>
          <w:szCs w:val="16"/>
        </w:rPr>
        <w:t>Colour</w:t>
      </w:r>
      <w:proofErr w:type="spellEnd"/>
      <w:r w:rsidRPr="00DC0544">
        <w:rPr>
          <w:color w:val="auto"/>
          <w:sz w:val="16"/>
          <w:szCs w:val="16"/>
        </w:rPr>
        <w:t xml:space="preserve"> </w:t>
      </w:r>
      <w:proofErr w:type="gramStart"/>
      <w:r w:rsidRPr="00DC0544">
        <w:rPr>
          <w:color w:val="auto"/>
          <w:sz w:val="16"/>
          <w:szCs w:val="16"/>
        </w:rPr>
        <w:t>Schedule  Deviation</w:t>
      </w:r>
      <w:proofErr w:type="gramEnd"/>
      <w:r w:rsidRPr="00DC0544">
        <w:rPr>
          <w:color w:val="auto"/>
          <w:sz w:val="16"/>
          <w:szCs w:val="16"/>
        </w:rPr>
        <w:t xml:space="preserve"> may be accepted if the coating is manufactured in one color.</w:t>
      </w:r>
      <w:r>
        <w:rPr>
          <w:color w:val="auto"/>
        </w:rPr>
        <w:t xml:space="preserve"> </w:t>
      </w:r>
      <w:r w:rsidR="003E601E">
        <w:rPr>
          <w:sz w:val="20"/>
          <w:szCs w:val="20"/>
        </w:rPr>
        <w:br w:type="page"/>
      </w:r>
    </w:p>
    <w:tbl>
      <w:tblPr>
        <w:tblW w:w="10102" w:type="dxa"/>
        <w:jc w:val="center"/>
        <w:tblLayout w:type="fixed"/>
        <w:tblLook w:val="01E0" w:firstRow="1" w:lastRow="1" w:firstColumn="1" w:lastColumn="1" w:noHBand="0" w:noVBand="0"/>
      </w:tblPr>
      <w:tblGrid>
        <w:gridCol w:w="1170"/>
        <w:gridCol w:w="270"/>
        <w:gridCol w:w="848"/>
        <w:gridCol w:w="3015"/>
        <w:gridCol w:w="7"/>
        <w:gridCol w:w="990"/>
        <w:gridCol w:w="1620"/>
        <w:gridCol w:w="810"/>
        <w:gridCol w:w="52"/>
        <w:gridCol w:w="1301"/>
        <w:gridCol w:w="19"/>
      </w:tblGrid>
      <w:tr w:rsidR="003E601E" w:rsidRPr="001D3869" w14:paraId="5F6470F8" w14:textId="77777777" w:rsidTr="00A25F9E">
        <w:trPr>
          <w:gridAfter w:val="1"/>
          <w:wAfter w:w="19" w:type="dxa"/>
          <w:trHeight w:val="360"/>
          <w:jc w:val="center"/>
        </w:trPr>
        <w:tc>
          <w:tcPr>
            <w:tcW w:w="10083" w:type="dxa"/>
            <w:gridSpan w:val="10"/>
            <w:tcBorders>
              <w:top w:val="single" w:sz="6" w:space="0" w:color="auto"/>
              <w:bottom w:val="single" w:sz="12" w:space="0" w:color="auto"/>
            </w:tcBorders>
            <w:shd w:val="clear" w:color="auto" w:fill="FFFFFF"/>
            <w:vAlign w:val="center"/>
          </w:tcPr>
          <w:p w14:paraId="6B63669C" w14:textId="77777777" w:rsidR="003E601E" w:rsidRPr="001D3869" w:rsidRDefault="003E601E" w:rsidP="00A25F9E">
            <w:pPr>
              <w:ind w:right="-72"/>
              <w:jc w:val="right"/>
              <w:rPr>
                <w:b/>
                <w:i/>
                <w:color w:val="auto"/>
              </w:rPr>
            </w:pPr>
            <w:r w:rsidRPr="001D3869">
              <w:rPr>
                <w:b/>
                <w:i/>
                <w:color w:val="auto"/>
              </w:rPr>
              <w:lastRenderedPageBreak/>
              <w:t>Three-Component Systems</w:t>
            </w:r>
          </w:p>
        </w:tc>
      </w:tr>
      <w:tr w:rsidR="003E601E" w:rsidRPr="001D3869" w14:paraId="5701958B" w14:textId="77777777" w:rsidTr="00876744">
        <w:trPr>
          <w:gridAfter w:val="1"/>
          <w:wAfter w:w="19" w:type="dxa"/>
          <w:trHeight w:val="360"/>
          <w:jc w:val="center"/>
        </w:trPr>
        <w:tc>
          <w:tcPr>
            <w:tcW w:w="7920" w:type="dxa"/>
            <w:gridSpan w:val="7"/>
            <w:tcBorders>
              <w:top w:val="single" w:sz="12" w:space="0" w:color="auto"/>
              <w:left w:val="single" w:sz="12" w:space="0" w:color="auto"/>
              <w:bottom w:val="single" w:sz="12" w:space="0" w:color="auto"/>
            </w:tcBorders>
            <w:vAlign w:val="center"/>
          </w:tcPr>
          <w:p w14:paraId="2B4ED581" w14:textId="6FAE5B26" w:rsidR="003E601E" w:rsidRPr="001D3869" w:rsidRDefault="003E601E" w:rsidP="00A25F9E">
            <w:pPr>
              <w:autoSpaceDE/>
              <w:autoSpaceDN/>
              <w:adjustRightInd/>
              <w:spacing w:before="0" w:line="240" w:lineRule="auto"/>
              <w:ind w:left="0"/>
              <w:rPr>
                <w:b/>
                <w:sz w:val="20"/>
                <w:szCs w:val="20"/>
              </w:rPr>
            </w:pPr>
            <w:r w:rsidRPr="001D3869">
              <w:rPr>
                <w:b/>
                <w:sz w:val="20"/>
                <w:szCs w:val="20"/>
              </w:rPr>
              <w:t>Manufacturer's Standard</w:t>
            </w:r>
            <w:ins w:id="1210" w:author="Kurmanov, Aidyn [STAMGazStroy LLP]" w:date="2025-12-10T14:26:00Z" w16du:dateUtc="2025-12-10T09:26:00Z">
              <w:r w:rsidR="00982912">
                <w:rPr>
                  <w:b/>
                  <w:sz w:val="20"/>
                  <w:szCs w:val="20"/>
                </w:rPr>
                <w:t xml:space="preserve"> </w:t>
              </w:r>
            </w:ins>
            <w:r w:rsidRPr="00CD0427">
              <w:rPr>
                <w:b/>
                <w:sz w:val="20"/>
                <w:szCs w:val="20"/>
              </w:rPr>
              <w:t>or Galvanized</w:t>
            </w:r>
            <w:r w:rsidRPr="001D3869">
              <w:rPr>
                <w:b/>
                <w:sz w:val="20"/>
                <w:szCs w:val="20"/>
              </w:rPr>
              <w:t xml:space="preserve"> | Universal Primer | Aliphatic Polyurethane</w:t>
            </w:r>
          </w:p>
        </w:tc>
        <w:tc>
          <w:tcPr>
            <w:tcW w:w="2163" w:type="dxa"/>
            <w:gridSpan w:val="3"/>
            <w:tcBorders>
              <w:top w:val="single" w:sz="12" w:space="0" w:color="auto"/>
              <w:bottom w:val="single" w:sz="12" w:space="0" w:color="auto"/>
              <w:right w:val="single" w:sz="12" w:space="0" w:color="auto"/>
            </w:tcBorders>
            <w:shd w:val="clear" w:color="auto" w:fill="000000"/>
            <w:vAlign w:val="center"/>
          </w:tcPr>
          <w:p w14:paraId="0A616F90"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3.8</w:t>
            </w:r>
          </w:p>
        </w:tc>
      </w:tr>
      <w:tr w:rsidR="003E601E" w:rsidRPr="001D3869" w14:paraId="3920B89A" w14:textId="77777777" w:rsidTr="00A25F9E">
        <w:trPr>
          <w:gridAfter w:val="1"/>
          <w:wAfter w:w="19" w:type="dxa"/>
          <w:cantSplit/>
          <w:trHeight w:val="288"/>
          <w:jc w:val="center"/>
        </w:trPr>
        <w:tc>
          <w:tcPr>
            <w:tcW w:w="1440" w:type="dxa"/>
            <w:gridSpan w:val="2"/>
            <w:tcBorders>
              <w:top w:val="single" w:sz="12" w:space="0" w:color="auto"/>
            </w:tcBorders>
          </w:tcPr>
          <w:p w14:paraId="72D2D21B" w14:textId="77777777" w:rsidR="003E601E" w:rsidRPr="001D3869" w:rsidRDefault="003E601E" w:rsidP="00A25F9E">
            <w:pPr>
              <w:autoSpaceDE/>
              <w:autoSpaceDN/>
              <w:adjustRightInd/>
              <w:spacing w:before="0" w:line="240" w:lineRule="auto"/>
              <w:ind w:left="0" w:right="-72"/>
              <w:rPr>
                <w:b/>
                <w:sz w:val="16"/>
                <w:szCs w:val="16"/>
              </w:rPr>
            </w:pPr>
            <w:r w:rsidRPr="001D3869">
              <w:rPr>
                <w:b/>
                <w:sz w:val="16"/>
                <w:szCs w:val="16"/>
              </w:rPr>
              <w:t>Surface Prep:</w:t>
            </w:r>
          </w:p>
        </w:tc>
        <w:tc>
          <w:tcPr>
            <w:tcW w:w="3870" w:type="dxa"/>
            <w:gridSpan w:val="3"/>
            <w:tcBorders>
              <w:top w:val="single" w:sz="12" w:space="0" w:color="auto"/>
            </w:tcBorders>
          </w:tcPr>
          <w:p w14:paraId="4BBEE075" w14:textId="5184B8DA" w:rsidR="00B91004" w:rsidRPr="00C83439" w:rsidRDefault="00CB69D6" w:rsidP="00B91004">
            <w:pPr>
              <w:autoSpaceDE/>
              <w:autoSpaceDN/>
              <w:adjustRightInd/>
              <w:spacing w:before="0" w:line="240" w:lineRule="auto"/>
              <w:ind w:left="-72"/>
              <w:rPr>
                <w:ins w:id="1211" w:author="Kurmanov, Aidyn [STAMGazStroy LLP]" w:date="2025-12-10T13:55:00Z" w16du:dateUtc="2025-12-10T08:55:00Z"/>
                <w:b/>
                <w:bCs/>
                <w:sz w:val="16"/>
                <w:szCs w:val="18"/>
              </w:rPr>
            </w:pPr>
            <w:ins w:id="1212" w:author="Kurmanov, Aidyn [STAMGazStroy LLP]" w:date="2025-12-10T13:55:00Z" w16du:dateUtc="2025-12-10T08:55:00Z">
              <w:r>
                <w:rPr>
                  <w:b/>
                  <w:bCs/>
                  <w:sz w:val="16"/>
                  <w:szCs w:val="18"/>
                </w:rPr>
                <w:t>Galvanized</w:t>
              </w:r>
              <w:r w:rsidR="00B91004" w:rsidRPr="00C83439">
                <w:rPr>
                  <w:b/>
                  <w:bCs/>
                  <w:sz w:val="16"/>
                  <w:szCs w:val="18"/>
                </w:rPr>
                <w:t>:</w:t>
              </w:r>
            </w:ins>
          </w:p>
          <w:p w14:paraId="74B5C736" w14:textId="435D0C49" w:rsidR="00B91004" w:rsidRDefault="00B91004" w:rsidP="00B91004">
            <w:pPr>
              <w:autoSpaceDE/>
              <w:autoSpaceDN/>
              <w:adjustRightInd/>
              <w:spacing w:before="0" w:line="240" w:lineRule="auto"/>
              <w:ind w:left="-72"/>
              <w:rPr>
                <w:ins w:id="1213" w:author="Kurmanov, Aidyn [STAMGazStroy LLP]" w:date="2025-12-10T13:55:00Z" w16du:dateUtc="2025-12-10T08:55:00Z"/>
                <w:sz w:val="16"/>
                <w:szCs w:val="18"/>
              </w:rPr>
            </w:pPr>
            <w:ins w:id="1214" w:author="Kurmanov, Aidyn [STAMGazStroy LLP]" w:date="2025-12-10T13:55:00Z" w16du:dateUtc="2025-12-10T08:55:00Z">
              <w:r w:rsidRPr="00C64F88">
                <w:rPr>
                  <w:sz w:val="16"/>
                  <w:szCs w:val="18"/>
                </w:rPr>
                <w:t>SSPC-SP16</w:t>
              </w:r>
              <w:r>
                <w:rPr>
                  <w:sz w:val="16"/>
                  <w:szCs w:val="18"/>
                </w:rPr>
                <w:t xml:space="preserve"> </w:t>
              </w:r>
              <w:r w:rsidRPr="00003053">
                <w:rPr>
                  <w:sz w:val="16"/>
                  <w:szCs w:val="18"/>
                </w:rPr>
                <w:t>Brush-Off Blast Cleaning of Galvanized Steel</w:t>
              </w:r>
            </w:ins>
          </w:p>
          <w:p w14:paraId="1B8E811A" w14:textId="61B9DECD" w:rsidR="00501BF2" w:rsidRDefault="00B91004" w:rsidP="00E14AB6">
            <w:pPr>
              <w:autoSpaceDE/>
              <w:autoSpaceDN/>
              <w:adjustRightInd/>
              <w:spacing w:before="0" w:line="240" w:lineRule="auto"/>
              <w:ind w:left="-72"/>
              <w:rPr>
                <w:del w:id="1215" w:author="Kurmanov, Aidyn [STAMGazStroy LLP]" w:date="2025-12-10T13:55:00Z" w16du:dateUtc="2025-12-10T08:55:00Z"/>
                <w:sz w:val="16"/>
                <w:szCs w:val="16"/>
              </w:rPr>
            </w:pPr>
            <w:ins w:id="1216" w:author="Kurmanov, Aidyn [STAMGazStroy LLP]" w:date="2025-12-10T13:55:00Z" w16du:dateUtc="2025-12-10T08:55:00Z">
              <w:r w:rsidRPr="00F6525C">
                <w:rPr>
                  <w:sz w:val="16"/>
                  <w:szCs w:val="18"/>
                </w:rPr>
                <w:br/>
                <w:t>SSPC-SP1/SP</w:t>
              </w:r>
              <w:r w:rsidR="000D1440">
                <w:rPr>
                  <w:sz w:val="16"/>
                  <w:szCs w:val="18"/>
                </w:rPr>
                <w:t>3</w:t>
              </w:r>
              <w:r w:rsidRPr="00F6525C">
                <w:rPr>
                  <w:sz w:val="16"/>
                  <w:szCs w:val="18"/>
                </w:rPr>
                <w:t xml:space="preserve"> Power tool cleaning, acceptable</w:t>
              </w:r>
              <w:r w:rsidRPr="00C64F88">
                <w:rPr>
                  <w:sz w:val="16"/>
                  <w:szCs w:val="18"/>
                </w:rPr>
                <w:t xml:space="preserve"> for repair </w:t>
              </w:r>
              <w:r>
                <w:rPr>
                  <w:sz w:val="16"/>
                  <w:szCs w:val="18"/>
                </w:rPr>
                <w:t xml:space="preserve">of </w:t>
              </w:r>
              <w:r w:rsidRPr="00C64F88">
                <w:rPr>
                  <w:sz w:val="16"/>
                  <w:szCs w:val="18"/>
                </w:rPr>
                <w:t>small</w:t>
              </w:r>
              <w:r>
                <w:rPr>
                  <w:sz w:val="16"/>
                  <w:szCs w:val="18"/>
                </w:rPr>
                <w:t xml:space="preserve"> areas</w:t>
              </w:r>
            </w:ins>
            <w:del w:id="1217" w:author="Kurmanov, Aidyn [STAMGazStroy LLP]" w:date="2025-12-10T13:55:00Z" w16du:dateUtc="2025-12-10T08:55:00Z">
              <w:r w:rsidR="00E14AB6" w:rsidRPr="00E14AB6" w:rsidDel="00B91004">
                <w:rPr>
                  <w:sz w:val="16"/>
                  <w:szCs w:val="16"/>
                </w:rPr>
                <w:delText xml:space="preserve">SSPC-SP1/SP7 (NACE No. 4) </w:delText>
              </w:r>
            </w:del>
          </w:p>
          <w:p w14:paraId="13D1A8B1" w14:textId="26A04332" w:rsidR="00501BF2" w:rsidRDefault="00E14AB6" w:rsidP="00E14AB6">
            <w:pPr>
              <w:autoSpaceDE/>
              <w:autoSpaceDN/>
              <w:adjustRightInd/>
              <w:spacing w:before="0" w:line="240" w:lineRule="auto"/>
              <w:ind w:left="-72"/>
              <w:rPr>
                <w:del w:id="1218" w:author="Kurmanov, Aidyn [STAMGazStroy LLP]" w:date="2025-12-10T13:55:00Z" w16du:dateUtc="2025-12-10T08:55:00Z"/>
                <w:sz w:val="16"/>
                <w:szCs w:val="16"/>
              </w:rPr>
            </w:pPr>
            <w:del w:id="1219" w:author="Kurmanov, Aidyn [STAMGazStroy LLP]" w:date="2025-12-10T13:55:00Z" w16du:dateUtc="2025-12-10T08:55:00Z">
              <w:r w:rsidRPr="00E14AB6">
                <w:rPr>
                  <w:sz w:val="16"/>
                  <w:szCs w:val="16"/>
                </w:rPr>
                <w:delText>Brush-off blast cleaning</w:delText>
              </w:r>
              <w:r w:rsidR="00501BF2">
                <w:rPr>
                  <w:sz w:val="16"/>
                  <w:szCs w:val="16"/>
                </w:rPr>
                <w:delText xml:space="preserve"> </w:delText>
              </w:r>
              <w:r w:rsidRPr="00E14AB6">
                <w:rPr>
                  <w:sz w:val="16"/>
                  <w:szCs w:val="16"/>
                </w:rPr>
                <w:delText xml:space="preserve">preferred. </w:delText>
              </w:r>
            </w:del>
          </w:p>
          <w:p w14:paraId="7B6FA9C0" w14:textId="3459CE37" w:rsidR="00501BF2" w:rsidRDefault="00E14AB6" w:rsidP="00501BF2">
            <w:pPr>
              <w:autoSpaceDE/>
              <w:autoSpaceDN/>
              <w:adjustRightInd/>
              <w:spacing w:before="0" w:line="240" w:lineRule="auto"/>
              <w:ind w:left="-72"/>
              <w:rPr>
                <w:del w:id="1220" w:author="Kurmanov, Aidyn [STAMGazStroy LLP]" w:date="2025-12-10T13:55:00Z" w16du:dateUtc="2025-12-10T08:55:00Z"/>
                <w:sz w:val="16"/>
                <w:szCs w:val="16"/>
              </w:rPr>
            </w:pPr>
            <w:del w:id="1221" w:author="Kurmanov, Aidyn [STAMGazStroy LLP]" w:date="2025-12-10T13:55:00Z" w16du:dateUtc="2025-12-10T08:55:00Z">
              <w:r w:rsidRPr="00E14AB6">
                <w:rPr>
                  <w:sz w:val="16"/>
                  <w:szCs w:val="16"/>
                </w:rPr>
                <w:delText>SSPC-SP1/SP3 Power tool cleaning</w:delText>
              </w:r>
              <w:r w:rsidR="00501BF2">
                <w:rPr>
                  <w:sz w:val="16"/>
                  <w:szCs w:val="16"/>
                </w:rPr>
                <w:delText xml:space="preserve"> </w:delText>
              </w:r>
              <w:r w:rsidRPr="00E14AB6">
                <w:rPr>
                  <w:sz w:val="16"/>
                  <w:szCs w:val="16"/>
                </w:rPr>
                <w:delText>acceptable.</w:delText>
              </w:r>
              <w:r w:rsidR="00501BF2">
                <w:rPr>
                  <w:sz w:val="16"/>
                  <w:szCs w:val="16"/>
                </w:rPr>
                <w:delText xml:space="preserve"> </w:delText>
              </w:r>
            </w:del>
          </w:p>
          <w:p w14:paraId="1CD34322" w14:textId="7448E6C6" w:rsidR="003E601E" w:rsidRPr="001D3869" w:rsidRDefault="00E14AB6" w:rsidP="00501BF2">
            <w:pPr>
              <w:autoSpaceDE/>
              <w:autoSpaceDN/>
              <w:adjustRightInd/>
              <w:spacing w:before="0" w:line="240" w:lineRule="auto"/>
              <w:ind w:left="-72"/>
              <w:rPr>
                <w:sz w:val="16"/>
                <w:szCs w:val="16"/>
              </w:rPr>
            </w:pPr>
            <w:del w:id="1222" w:author="Kurmanov, Aidyn [STAMGazStroy LLP]" w:date="2025-12-10T13:55:00Z" w16du:dateUtc="2025-12-10T08:55:00Z">
              <w:r w:rsidRPr="00E14AB6">
                <w:rPr>
                  <w:sz w:val="16"/>
                  <w:szCs w:val="16"/>
                </w:rPr>
                <w:delText>SP-3 should only be utilized for small areas</w:delText>
              </w:r>
            </w:del>
            <w:r w:rsidRPr="00E14AB6">
              <w:rPr>
                <w:sz w:val="16"/>
                <w:szCs w:val="16"/>
              </w:rPr>
              <w:t>.</w:t>
            </w:r>
          </w:p>
        </w:tc>
        <w:tc>
          <w:tcPr>
            <w:tcW w:w="990" w:type="dxa"/>
            <w:tcBorders>
              <w:top w:val="single" w:sz="12" w:space="0" w:color="auto"/>
            </w:tcBorders>
          </w:tcPr>
          <w:p w14:paraId="6FC3236D"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783" w:type="dxa"/>
            <w:gridSpan w:val="4"/>
            <w:vMerge w:val="restart"/>
            <w:tcBorders>
              <w:top w:val="single" w:sz="12" w:space="0" w:color="auto"/>
            </w:tcBorders>
          </w:tcPr>
          <w:p w14:paraId="2C32EFA8"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Use this system without reapplying manufacturer's standard primer.</w:t>
            </w:r>
          </w:p>
        </w:tc>
      </w:tr>
      <w:tr w:rsidR="003E601E" w:rsidRPr="001D3869" w14:paraId="03FB6213" w14:textId="77777777" w:rsidTr="00A25F9E">
        <w:trPr>
          <w:gridAfter w:val="1"/>
          <w:wAfter w:w="19" w:type="dxa"/>
          <w:cantSplit/>
          <w:trHeight w:val="288"/>
          <w:jc w:val="center"/>
        </w:trPr>
        <w:tc>
          <w:tcPr>
            <w:tcW w:w="1440" w:type="dxa"/>
            <w:gridSpan w:val="2"/>
          </w:tcPr>
          <w:p w14:paraId="3756CB1B" w14:textId="77777777" w:rsidR="003E601E" w:rsidRPr="001D3869" w:rsidRDefault="003E601E" w:rsidP="00A25F9E">
            <w:pPr>
              <w:autoSpaceDE/>
              <w:autoSpaceDN/>
              <w:adjustRightInd/>
              <w:spacing w:before="0" w:line="240" w:lineRule="auto"/>
              <w:ind w:left="0" w:right="-72"/>
              <w:rPr>
                <w:b/>
                <w:sz w:val="16"/>
                <w:szCs w:val="16"/>
              </w:rPr>
            </w:pPr>
            <w:r w:rsidRPr="001D3869">
              <w:rPr>
                <w:b/>
                <w:sz w:val="16"/>
                <w:szCs w:val="16"/>
              </w:rPr>
              <w:t>Anchor Pattern:</w:t>
            </w:r>
          </w:p>
        </w:tc>
        <w:tc>
          <w:tcPr>
            <w:tcW w:w="3870" w:type="dxa"/>
            <w:gridSpan w:val="3"/>
          </w:tcPr>
          <w:p w14:paraId="17BA9883" w14:textId="77777777" w:rsidR="003E601E" w:rsidRPr="001D3869" w:rsidRDefault="003E601E" w:rsidP="00A25F9E">
            <w:pPr>
              <w:autoSpaceDE/>
              <w:autoSpaceDN/>
              <w:adjustRightInd/>
              <w:spacing w:before="0" w:line="240" w:lineRule="auto"/>
              <w:ind w:left="-72"/>
              <w:rPr>
                <w:sz w:val="16"/>
                <w:szCs w:val="16"/>
              </w:rPr>
            </w:pPr>
            <w:r>
              <w:rPr>
                <w:sz w:val="16"/>
                <w:szCs w:val="16"/>
              </w:rPr>
              <w:t>0.0</w:t>
            </w:r>
            <w:r w:rsidRPr="00CD0427">
              <w:rPr>
                <w:sz w:val="16"/>
                <w:szCs w:val="16"/>
              </w:rPr>
              <w:t>38</w:t>
            </w:r>
            <w:r>
              <w:rPr>
                <w:sz w:val="16"/>
                <w:szCs w:val="16"/>
              </w:rPr>
              <w:t xml:space="preserve"> – 0.064 mm. (</w:t>
            </w:r>
            <w:r w:rsidRPr="001D3869">
              <w:rPr>
                <w:sz w:val="16"/>
                <w:szCs w:val="16"/>
              </w:rPr>
              <w:t>1.5 - 2.5 mils</w:t>
            </w:r>
            <w:r>
              <w:rPr>
                <w:sz w:val="16"/>
                <w:szCs w:val="16"/>
              </w:rPr>
              <w:t>)</w:t>
            </w:r>
          </w:p>
        </w:tc>
        <w:tc>
          <w:tcPr>
            <w:tcW w:w="990" w:type="dxa"/>
          </w:tcPr>
          <w:p w14:paraId="6C799AED" w14:textId="77777777" w:rsidR="003E601E" w:rsidRPr="00864788" w:rsidRDefault="003E601E" w:rsidP="00A25F9E">
            <w:pPr>
              <w:autoSpaceDE/>
              <w:autoSpaceDN/>
              <w:adjustRightInd/>
              <w:spacing w:before="0" w:line="240" w:lineRule="auto"/>
              <w:ind w:left="-72"/>
              <w:rPr>
                <w:sz w:val="16"/>
                <w:szCs w:val="16"/>
              </w:rPr>
            </w:pPr>
          </w:p>
        </w:tc>
        <w:tc>
          <w:tcPr>
            <w:tcW w:w="3783" w:type="dxa"/>
            <w:gridSpan w:val="4"/>
            <w:vMerge/>
            <w:vAlign w:val="center"/>
          </w:tcPr>
          <w:p w14:paraId="10395EED" w14:textId="77777777" w:rsidR="003E601E" w:rsidRPr="001D3869" w:rsidRDefault="003E601E" w:rsidP="00A25F9E"/>
        </w:tc>
      </w:tr>
      <w:tr w:rsidR="003E601E" w:rsidRPr="001D3869" w14:paraId="0AAB387C" w14:textId="77777777" w:rsidTr="00A25F9E">
        <w:trPr>
          <w:gridAfter w:val="1"/>
          <w:wAfter w:w="19" w:type="dxa"/>
          <w:cantSplit/>
          <w:trHeight w:val="288"/>
          <w:jc w:val="center"/>
        </w:trPr>
        <w:tc>
          <w:tcPr>
            <w:tcW w:w="1440" w:type="dxa"/>
            <w:gridSpan w:val="2"/>
            <w:tcBorders>
              <w:bottom w:val="single" w:sz="12" w:space="0" w:color="auto"/>
            </w:tcBorders>
          </w:tcPr>
          <w:p w14:paraId="5DEE1A50" w14:textId="77777777" w:rsidR="003E601E" w:rsidRPr="001D3869" w:rsidRDefault="003E601E" w:rsidP="00A25F9E">
            <w:pPr>
              <w:autoSpaceDE/>
              <w:autoSpaceDN/>
              <w:adjustRightInd/>
              <w:spacing w:before="0" w:line="240" w:lineRule="auto"/>
              <w:ind w:left="0" w:right="-72"/>
              <w:rPr>
                <w:b/>
                <w:sz w:val="16"/>
                <w:szCs w:val="16"/>
              </w:rPr>
            </w:pPr>
            <w:r w:rsidRPr="001D3869">
              <w:rPr>
                <w:b/>
                <w:sz w:val="16"/>
                <w:szCs w:val="16"/>
              </w:rPr>
              <w:t>Total DFT:</w:t>
            </w:r>
          </w:p>
        </w:tc>
        <w:tc>
          <w:tcPr>
            <w:tcW w:w="3870" w:type="dxa"/>
            <w:gridSpan w:val="3"/>
            <w:tcBorders>
              <w:bottom w:val="single" w:sz="12" w:space="0" w:color="auto"/>
            </w:tcBorders>
          </w:tcPr>
          <w:p w14:paraId="12745DBC" w14:textId="77777777" w:rsidR="003E601E" w:rsidRPr="001D3869" w:rsidRDefault="003E601E" w:rsidP="00A25F9E">
            <w:pPr>
              <w:autoSpaceDE/>
              <w:autoSpaceDN/>
              <w:adjustRightInd/>
              <w:spacing w:before="0" w:line="240" w:lineRule="auto"/>
              <w:ind w:left="-72"/>
              <w:rPr>
                <w:sz w:val="16"/>
                <w:szCs w:val="16"/>
              </w:rPr>
            </w:pPr>
            <w:r w:rsidRPr="00D02000">
              <w:rPr>
                <w:color w:val="auto"/>
                <w:sz w:val="16"/>
                <w:szCs w:val="16"/>
              </w:rPr>
              <w:t xml:space="preserve">Per manufacturer’s product data </w:t>
            </w:r>
          </w:p>
        </w:tc>
        <w:tc>
          <w:tcPr>
            <w:tcW w:w="990" w:type="dxa"/>
            <w:tcBorders>
              <w:bottom w:val="single" w:sz="12" w:space="0" w:color="auto"/>
            </w:tcBorders>
          </w:tcPr>
          <w:p w14:paraId="153CB3A4" w14:textId="77777777" w:rsidR="003E601E" w:rsidRPr="00864788" w:rsidRDefault="003E601E" w:rsidP="00A25F9E">
            <w:pPr>
              <w:autoSpaceDE/>
              <w:autoSpaceDN/>
              <w:adjustRightInd/>
              <w:spacing w:before="0" w:line="240" w:lineRule="auto"/>
              <w:ind w:left="-72"/>
              <w:rPr>
                <w:sz w:val="16"/>
                <w:szCs w:val="16"/>
              </w:rPr>
            </w:pPr>
          </w:p>
        </w:tc>
        <w:tc>
          <w:tcPr>
            <w:tcW w:w="3783" w:type="dxa"/>
            <w:gridSpan w:val="4"/>
            <w:vMerge/>
            <w:tcBorders>
              <w:bottom w:val="single" w:sz="12" w:space="0" w:color="auto"/>
            </w:tcBorders>
            <w:vAlign w:val="center"/>
          </w:tcPr>
          <w:p w14:paraId="54C452D9" w14:textId="77777777" w:rsidR="003E601E" w:rsidRPr="001D3869" w:rsidRDefault="003E601E" w:rsidP="00A25F9E"/>
        </w:tc>
      </w:tr>
      <w:tr w:rsidR="003E601E" w:rsidRPr="001D3869" w14:paraId="6B0C21A1" w14:textId="77777777" w:rsidTr="00876744">
        <w:trPr>
          <w:gridAfter w:val="1"/>
          <w:wAfter w:w="19" w:type="dxa"/>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65A2A4DE"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2B9BBEDA"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17" w:type="dxa"/>
            <w:gridSpan w:val="3"/>
            <w:tcBorders>
              <w:top w:val="single" w:sz="12" w:space="0" w:color="auto"/>
              <w:bottom w:val="single" w:sz="12" w:space="0" w:color="auto"/>
            </w:tcBorders>
            <w:shd w:val="clear" w:color="auto" w:fill="000000"/>
            <w:vAlign w:val="center"/>
          </w:tcPr>
          <w:p w14:paraId="10F581BF"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810" w:type="dxa"/>
            <w:tcBorders>
              <w:top w:val="single" w:sz="12" w:space="0" w:color="auto"/>
              <w:bottom w:val="single" w:sz="12" w:space="0" w:color="auto"/>
            </w:tcBorders>
            <w:shd w:val="clear" w:color="auto" w:fill="000000"/>
            <w:vAlign w:val="center"/>
          </w:tcPr>
          <w:p w14:paraId="357F39FB"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353" w:type="dxa"/>
            <w:gridSpan w:val="2"/>
            <w:tcBorders>
              <w:top w:val="single" w:sz="12" w:space="0" w:color="auto"/>
              <w:bottom w:val="single" w:sz="12" w:space="0" w:color="auto"/>
              <w:right w:val="single" w:sz="12" w:space="0" w:color="auto"/>
            </w:tcBorders>
            <w:shd w:val="clear" w:color="auto" w:fill="000000"/>
            <w:vAlign w:val="center"/>
          </w:tcPr>
          <w:p w14:paraId="6CE0117F"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19980FF6" w14:textId="77777777" w:rsidTr="00876744">
        <w:trPr>
          <w:trHeight w:val="381"/>
          <w:jc w:val="center"/>
        </w:trPr>
        <w:tc>
          <w:tcPr>
            <w:tcW w:w="2288" w:type="dxa"/>
            <w:gridSpan w:val="3"/>
            <w:tcBorders>
              <w:bottom w:val="single" w:sz="12" w:space="0" w:color="auto"/>
            </w:tcBorders>
            <w:vAlign w:val="center"/>
          </w:tcPr>
          <w:p w14:paraId="4B731E4A" w14:textId="02487536" w:rsidR="003E601E" w:rsidRPr="00B0649E" w:rsidRDefault="003E601E" w:rsidP="00A25F9E">
            <w:pPr>
              <w:autoSpaceDE/>
              <w:autoSpaceDN/>
              <w:adjustRightInd/>
              <w:spacing w:before="0" w:line="240" w:lineRule="auto"/>
              <w:ind w:left="0"/>
              <w:rPr>
                <w:b/>
                <w:sz w:val="16"/>
                <w:szCs w:val="16"/>
              </w:rPr>
            </w:pPr>
            <w:r w:rsidRPr="001D3869">
              <w:rPr>
                <w:b/>
                <w:sz w:val="16"/>
                <w:szCs w:val="16"/>
              </w:rPr>
              <w:t>PRIMER [</w:t>
            </w:r>
            <w:proofErr w:type="spellStart"/>
            <w:r w:rsidRPr="001D3869">
              <w:rPr>
                <w:b/>
                <w:sz w:val="16"/>
                <w:szCs w:val="16"/>
              </w:rPr>
              <w:t>Mfg's</w:t>
            </w:r>
            <w:proofErr w:type="spellEnd"/>
            <w:r w:rsidRPr="001D3869">
              <w:rPr>
                <w:b/>
                <w:sz w:val="16"/>
                <w:szCs w:val="16"/>
              </w:rPr>
              <w:t xml:space="preserve"> Standard]</w:t>
            </w:r>
            <w:ins w:id="1223" w:author="Kurmanov, Aidyn [STAMGazStroy LLP]" w:date="2025-12-10T14:26:00Z" w16du:dateUtc="2025-12-10T09:26:00Z">
              <w:r w:rsidR="00982912" w:rsidRPr="00982912">
                <w:rPr>
                  <w:b/>
                  <w:sz w:val="16"/>
                  <w:szCs w:val="16"/>
                </w:rPr>
                <w:t xml:space="preserve"> </w:t>
              </w:r>
              <w:r w:rsidR="00982912">
                <w:rPr>
                  <w:b/>
                  <w:sz w:val="16"/>
                  <w:szCs w:val="16"/>
                </w:rPr>
                <w:t xml:space="preserve">or </w:t>
              </w:r>
              <w:r w:rsidR="00982912" w:rsidRPr="00CD0427">
                <w:rPr>
                  <w:b/>
                  <w:sz w:val="20"/>
                  <w:szCs w:val="20"/>
                </w:rPr>
                <w:t>Galvanized</w:t>
              </w:r>
            </w:ins>
          </w:p>
          <w:p w14:paraId="1A5DE004" w14:textId="77777777" w:rsidR="003E601E" w:rsidRPr="001D3869" w:rsidRDefault="003E601E" w:rsidP="00A25F9E">
            <w:pPr>
              <w:autoSpaceDE/>
              <w:autoSpaceDN/>
              <w:adjustRightInd/>
              <w:spacing w:before="0" w:line="240" w:lineRule="auto"/>
              <w:ind w:left="0"/>
              <w:rPr>
                <w:b/>
                <w:sz w:val="16"/>
                <w:szCs w:val="16"/>
              </w:rPr>
            </w:pPr>
          </w:p>
        </w:tc>
        <w:tc>
          <w:tcPr>
            <w:tcW w:w="3015" w:type="dxa"/>
            <w:tcBorders>
              <w:bottom w:val="single" w:sz="12" w:space="0" w:color="auto"/>
            </w:tcBorders>
            <w:vAlign w:val="center"/>
          </w:tcPr>
          <w:p w14:paraId="1E67B8D8" w14:textId="77777777" w:rsidR="003E601E" w:rsidRPr="00B0649E" w:rsidRDefault="003E601E" w:rsidP="00A25F9E">
            <w:pPr>
              <w:autoSpaceDE/>
              <w:autoSpaceDN/>
              <w:adjustRightInd/>
              <w:spacing w:before="0" w:line="240" w:lineRule="auto"/>
              <w:ind w:left="0"/>
              <w:rPr>
                <w:sz w:val="16"/>
                <w:szCs w:val="16"/>
              </w:rPr>
            </w:pPr>
          </w:p>
          <w:p w14:paraId="0C2B0393" w14:textId="77777777" w:rsidR="003E601E" w:rsidRPr="005410C8" w:rsidRDefault="003E601E" w:rsidP="00A25F9E">
            <w:pPr>
              <w:autoSpaceDE/>
              <w:autoSpaceDN/>
              <w:adjustRightInd/>
              <w:spacing w:before="0" w:line="240" w:lineRule="auto"/>
              <w:ind w:left="0"/>
              <w:rPr>
                <w:sz w:val="16"/>
                <w:szCs w:val="16"/>
              </w:rPr>
            </w:pPr>
          </w:p>
        </w:tc>
        <w:tc>
          <w:tcPr>
            <w:tcW w:w="2617" w:type="dxa"/>
            <w:gridSpan w:val="3"/>
            <w:tcBorders>
              <w:bottom w:val="single" w:sz="12" w:space="0" w:color="auto"/>
            </w:tcBorders>
            <w:vAlign w:val="center"/>
          </w:tcPr>
          <w:p w14:paraId="6934CE5B" w14:textId="77777777" w:rsidR="003E601E" w:rsidRPr="00B0649E" w:rsidRDefault="003E601E" w:rsidP="00A25F9E">
            <w:pPr>
              <w:autoSpaceDE/>
              <w:autoSpaceDN/>
              <w:adjustRightInd/>
              <w:spacing w:before="0" w:line="240" w:lineRule="auto"/>
              <w:ind w:left="0"/>
              <w:rPr>
                <w:sz w:val="16"/>
                <w:szCs w:val="16"/>
              </w:rPr>
            </w:pPr>
          </w:p>
          <w:p w14:paraId="29DD5C7D" w14:textId="77777777" w:rsidR="003E601E" w:rsidRPr="005410C8" w:rsidRDefault="003E601E" w:rsidP="00A25F9E">
            <w:pPr>
              <w:autoSpaceDE/>
              <w:autoSpaceDN/>
              <w:adjustRightInd/>
              <w:spacing w:before="0" w:line="240" w:lineRule="auto"/>
              <w:ind w:left="0"/>
              <w:rPr>
                <w:sz w:val="16"/>
                <w:szCs w:val="16"/>
              </w:rPr>
            </w:pPr>
          </w:p>
        </w:tc>
        <w:tc>
          <w:tcPr>
            <w:tcW w:w="862" w:type="dxa"/>
            <w:gridSpan w:val="2"/>
            <w:tcBorders>
              <w:bottom w:val="single" w:sz="12" w:space="0" w:color="auto"/>
            </w:tcBorders>
            <w:vAlign w:val="center"/>
          </w:tcPr>
          <w:p w14:paraId="2C3202AD" w14:textId="77777777" w:rsidR="003E601E" w:rsidRPr="00B0649E" w:rsidRDefault="003E601E" w:rsidP="00A25F9E">
            <w:pPr>
              <w:autoSpaceDE/>
              <w:autoSpaceDN/>
              <w:adjustRightInd/>
              <w:spacing w:before="0" w:line="240" w:lineRule="auto"/>
              <w:ind w:left="0"/>
              <w:jc w:val="center"/>
              <w:rPr>
                <w:sz w:val="16"/>
                <w:szCs w:val="16"/>
              </w:rPr>
            </w:pPr>
          </w:p>
          <w:p w14:paraId="159D6378" w14:textId="77777777" w:rsidR="003E601E" w:rsidRPr="00B0649E" w:rsidRDefault="003E601E" w:rsidP="00A25F9E">
            <w:pPr>
              <w:autoSpaceDE/>
              <w:autoSpaceDN/>
              <w:adjustRightInd/>
              <w:spacing w:before="0" w:line="240" w:lineRule="auto"/>
              <w:ind w:left="0"/>
              <w:jc w:val="center"/>
              <w:rPr>
                <w:sz w:val="16"/>
                <w:szCs w:val="16"/>
              </w:rPr>
            </w:pPr>
          </w:p>
        </w:tc>
        <w:tc>
          <w:tcPr>
            <w:tcW w:w="1320" w:type="dxa"/>
            <w:gridSpan w:val="2"/>
            <w:tcBorders>
              <w:bottom w:val="single" w:sz="12" w:space="0" w:color="auto"/>
            </w:tcBorders>
            <w:vAlign w:val="center"/>
          </w:tcPr>
          <w:p w14:paraId="51FDA40C" w14:textId="77777777" w:rsidR="003E601E" w:rsidRPr="00B0649E" w:rsidRDefault="003E601E" w:rsidP="00A25F9E">
            <w:pPr>
              <w:autoSpaceDE/>
              <w:autoSpaceDN/>
              <w:adjustRightInd/>
              <w:spacing w:before="0" w:line="240" w:lineRule="auto"/>
              <w:ind w:left="0"/>
              <w:jc w:val="center"/>
              <w:rPr>
                <w:sz w:val="16"/>
                <w:szCs w:val="16"/>
              </w:rPr>
            </w:pPr>
          </w:p>
          <w:p w14:paraId="0A8B35B5" w14:textId="77777777" w:rsidR="003E601E" w:rsidRPr="005410C8" w:rsidRDefault="003E601E" w:rsidP="00A25F9E">
            <w:pPr>
              <w:autoSpaceDE/>
              <w:autoSpaceDN/>
              <w:adjustRightInd/>
              <w:spacing w:before="0" w:line="240" w:lineRule="auto"/>
              <w:ind w:left="0"/>
              <w:jc w:val="center"/>
              <w:rPr>
                <w:sz w:val="16"/>
                <w:szCs w:val="16"/>
              </w:rPr>
            </w:pPr>
          </w:p>
        </w:tc>
      </w:tr>
      <w:tr w:rsidR="003E601E" w:rsidRPr="001D3869" w14:paraId="3BAA8AA1" w14:textId="77777777" w:rsidTr="00876744">
        <w:trPr>
          <w:trHeight w:val="328"/>
          <w:jc w:val="center"/>
        </w:trPr>
        <w:tc>
          <w:tcPr>
            <w:tcW w:w="2288" w:type="dxa"/>
            <w:gridSpan w:val="3"/>
            <w:tcBorders>
              <w:top w:val="single" w:sz="12" w:space="0" w:color="auto"/>
            </w:tcBorders>
            <w:vAlign w:val="center"/>
          </w:tcPr>
          <w:p w14:paraId="79A91479" w14:textId="77777777" w:rsidR="003E601E" w:rsidRPr="00B0649E" w:rsidRDefault="003E601E" w:rsidP="00A25F9E">
            <w:pPr>
              <w:spacing w:before="0" w:line="240" w:lineRule="auto"/>
              <w:ind w:left="0"/>
              <w:rPr>
                <w:b/>
                <w:sz w:val="16"/>
                <w:szCs w:val="16"/>
              </w:rPr>
            </w:pPr>
          </w:p>
        </w:tc>
        <w:tc>
          <w:tcPr>
            <w:tcW w:w="3015" w:type="dxa"/>
            <w:tcBorders>
              <w:top w:val="single" w:sz="12" w:space="0" w:color="auto"/>
            </w:tcBorders>
            <w:vAlign w:val="center"/>
          </w:tcPr>
          <w:p w14:paraId="5A96DD32" w14:textId="77777777" w:rsidR="003E601E" w:rsidRDefault="003E601E" w:rsidP="00A25F9E">
            <w:pPr>
              <w:spacing w:before="0" w:line="240" w:lineRule="auto"/>
              <w:ind w:left="0"/>
              <w:rPr>
                <w:sz w:val="16"/>
                <w:szCs w:val="16"/>
                <w:lang w:val="ru-RU"/>
              </w:rPr>
            </w:pPr>
            <w:r w:rsidRPr="005410C8">
              <w:rPr>
                <w:sz w:val="16"/>
                <w:szCs w:val="16"/>
              </w:rPr>
              <w:t>Carboline</w:t>
            </w:r>
          </w:p>
        </w:tc>
        <w:tc>
          <w:tcPr>
            <w:tcW w:w="2617" w:type="dxa"/>
            <w:gridSpan w:val="3"/>
            <w:tcBorders>
              <w:top w:val="single" w:sz="12" w:space="0" w:color="auto"/>
            </w:tcBorders>
            <w:vAlign w:val="center"/>
          </w:tcPr>
          <w:p w14:paraId="68B09BD5" w14:textId="77777777" w:rsidR="003E601E" w:rsidRPr="009D67BF" w:rsidRDefault="003E601E" w:rsidP="00A25F9E">
            <w:pPr>
              <w:spacing w:before="0" w:line="240" w:lineRule="auto"/>
              <w:ind w:left="0"/>
              <w:rPr>
                <w:sz w:val="16"/>
                <w:szCs w:val="16"/>
                <w:lang w:val="ru-RU"/>
              </w:rPr>
            </w:pPr>
            <w:proofErr w:type="spellStart"/>
            <w:r w:rsidRPr="009D67BF">
              <w:rPr>
                <w:sz w:val="16"/>
                <w:szCs w:val="16"/>
              </w:rPr>
              <w:t>Rustbond</w:t>
            </w:r>
            <w:proofErr w:type="spellEnd"/>
            <w:r w:rsidRPr="009D67BF">
              <w:rPr>
                <w:sz w:val="16"/>
                <w:szCs w:val="16"/>
              </w:rPr>
              <w:t xml:space="preserve"> Penetrating Sealer</w:t>
            </w:r>
          </w:p>
        </w:tc>
        <w:tc>
          <w:tcPr>
            <w:tcW w:w="862" w:type="dxa"/>
            <w:gridSpan w:val="2"/>
            <w:tcBorders>
              <w:top w:val="single" w:sz="12" w:space="0" w:color="auto"/>
            </w:tcBorders>
            <w:vAlign w:val="center"/>
          </w:tcPr>
          <w:p w14:paraId="5A571DF5" w14:textId="77777777" w:rsidR="003E601E" w:rsidRPr="00876744" w:rsidRDefault="003E601E" w:rsidP="00A25F9E">
            <w:pPr>
              <w:spacing w:before="0" w:line="240" w:lineRule="auto"/>
              <w:ind w:left="0"/>
              <w:jc w:val="center"/>
              <w:rPr>
                <w:sz w:val="16"/>
                <w:szCs w:val="16"/>
                <w:lang w:val="ru-RU"/>
              </w:rPr>
            </w:pPr>
            <w:r w:rsidRPr="00876744">
              <w:rPr>
                <w:sz w:val="16"/>
                <w:szCs w:val="16"/>
                <w:lang w:val="ru-RU"/>
              </w:rPr>
              <w:t>24</w:t>
            </w:r>
          </w:p>
        </w:tc>
        <w:tc>
          <w:tcPr>
            <w:tcW w:w="1320" w:type="dxa"/>
            <w:gridSpan w:val="2"/>
            <w:tcBorders>
              <w:top w:val="single" w:sz="12" w:space="0" w:color="auto"/>
            </w:tcBorders>
            <w:vAlign w:val="center"/>
          </w:tcPr>
          <w:p w14:paraId="5B252934" w14:textId="77777777" w:rsidR="003E601E" w:rsidRPr="00876744" w:rsidRDefault="003E601E" w:rsidP="00A25F9E">
            <w:pPr>
              <w:spacing w:before="0" w:line="240" w:lineRule="auto"/>
              <w:ind w:left="0"/>
              <w:jc w:val="center"/>
              <w:rPr>
                <w:sz w:val="16"/>
                <w:szCs w:val="16"/>
                <w:lang w:val="ru-RU"/>
              </w:rPr>
            </w:pPr>
            <w:r w:rsidRPr="00876744">
              <w:rPr>
                <w:sz w:val="16"/>
                <w:szCs w:val="16"/>
              </w:rPr>
              <w:t>121°C (250°F)</w:t>
            </w:r>
          </w:p>
        </w:tc>
      </w:tr>
      <w:tr w:rsidR="003E601E" w:rsidRPr="001D3869" w14:paraId="66826D5C" w14:textId="77777777" w:rsidTr="00876744">
        <w:trPr>
          <w:trHeight w:val="288"/>
          <w:jc w:val="center"/>
        </w:trPr>
        <w:tc>
          <w:tcPr>
            <w:tcW w:w="2288" w:type="dxa"/>
            <w:gridSpan w:val="3"/>
            <w:vAlign w:val="center"/>
          </w:tcPr>
          <w:p w14:paraId="18951B0E" w14:textId="77777777" w:rsidR="003E601E" w:rsidRPr="001D3869" w:rsidRDefault="003E601E" w:rsidP="00A25F9E">
            <w:pPr>
              <w:autoSpaceDE/>
              <w:autoSpaceDN/>
              <w:adjustRightInd/>
              <w:spacing w:before="0" w:line="240" w:lineRule="auto"/>
              <w:ind w:left="0"/>
              <w:rPr>
                <w:b/>
                <w:sz w:val="16"/>
                <w:szCs w:val="16"/>
              </w:rPr>
            </w:pPr>
          </w:p>
        </w:tc>
        <w:tc>
          <w:tcPr>
            <w:tcW w:w="3015" w:type="dxa"/>
            <w:vAlign w:val="center"/>
          </w:tcPr>
          <w:p w14:paraId="2B3BB663" w14:textId="77777777" w:rsidR="003E601E" w:rsidRPr="005410C8" w:rsidRDefault="003E601E" w:rsidP="00A25F9E">
            <w:pPr>
              <w:autoSpaceDE/>
              <w:autoSpaceDN/>
              <w:adjustRightInd/>
              <w:spacing w:before="0" w:line="240" w:lineRule="auto"/>
              <w:ind w:left="0"/>
              <w:rPr>
                <w:sz w:val="16"/>
                <w:szCs w:val="16"/>
              </w:rPr>
            </w:pPr>
            <w:proofErr w:type="spellStart"/>
            <w:r w:rsidRPr="00CD0427">
              <w:rPr>
                <w:sz w:val="16"/>
                <w:szCs w:val="16"/>
              </w:rPr>
              <w:t>Dampney</w:t>
            </w:r>
            <w:proofErr w:type="spellEnd"/>
          </w:p>
        </w:tc>
        <w:tc>
          <w:tcPr>
            <w:tcW w:w="2617" w:type="dxa"/>
            <w:gridSpan w:val="3"/>
            <w:vAlign w:val="center"/>
          </w:tcPr>
          <w:p w14:paraId="2CD0C6B0" w14:textId="77777777" w:rsidR="003E601E" w:rsidRPr="009D67BF" w:rsidRDefault="003E601E" w:rsidP="00A25F9E">
            <w:pPr>
              <w:autoSpaceDE/>
              <w:autoSpaceDN/>
              <w:adjustRightInd/>
              <w:spacing w:before="0" w:line="240" w:lineRule="auto"/>
              <w:ind w:left="0"/>
              <w:rPr>
                <w:sz w:val="16"/>
                <w:szCs w:val="16"/>
              </w:rPr>
            </w:pPr>
            <w:proofErr w:type="spellStart"/>
            <w:r w:rsidRPr="009D67BF">
              <w:rPr>
                <w:sz w:val="16"/>
                <w:szCs w:val="16"/>
              </w:rPr>
              <w:t>Endcor</w:t>
            </w:r>
            <w:proofErr w:type="spellEnd"/>
            <w:r w:rsidRPr="009D67BF">
              <w:rPr>
                <w:sz w:val="16"/>
                <w:szCs w:val="16"/>
              </w:rPr>
              <w:t xml:space="preserve"> 750C</w:t>
            </w:r>
          </w:p>
        </w:tc>
        <w:tc>
          <w:tcPr>
            <w:tcW w:w="862" w:type="dxa"/>
            <w:gridSpan w:val="2"/>
            <w:vAlign w:val="center"/>
          </w:tcPr>
          <w:p w14:paraId="606315CB" w14:textId="77777777" w:rsidR="003E601E" w:rsidRPr="00876744" w:rsidRDefault="003E601E" w:rsidP="00A25F9E">
            <w:pPr>
              <w:autoSpaceDE/>
              <w:autoSpaceDN/>
              <w:adjustRightInd/>
              <w:spacing w:before="0" w:line="240" w:lineRule="auto"/>
              <w:ind w:left="0"/>
              <w:jc w:val="center"/>
              <w:rPr>
                <w:sz w:val="16"/>
                <w:szCs w:val="16"/>
              </w:rPr>
            </w:pPr>
            <w:r w:rsidRPr="00876744">
              <w:rPr>
                <w:sz w:val="16"/>
                <w:szCs w:val="16"/>
              </w:rPr>
              <w:t>95</w:t>
            </w:r>
          </w:p>
        </w:tc>
        <w:tc>
          <w:tcPr>
            <w:tcW w:w="1320" w:type="dxa"/>
            <w:gridSpan w:val="2"/>
            <w:vAlign w:val="center"/>
          </w:tcPr>
          <w:p w14:paraId="5447EE01" w14:textId="77777777" w:rsidR="003E601E" w:rsidRPr="00876744" w:rsidRDefault="003E601E" w:rsidP="00A25F9E">
            <w:pPr>
              <w:autoSpaceDE/>
              <w:autoSpaceDN/>
              <w:adjustRightInd/>
              <w:spacing w:before="0" w:line="240" w:lineRule="auto"/>
              <w:ind w:left="0"/>
              <w:jc w:val="center"/>
              <w:rPr>
                <w:sz w:val="16"/>
                <w:szCs w:val="16"/>
              </w:rPr>
            </w:pPr>
            <w:r w:rsidRPr="00876744">
              <w:rPr>
                <w:sz w:val="16"/>
                <w:szCs w:val="16"/>
              </w:rPr>
              <w:t>121°C (250°F)</w:t>
            </w:r>
          </w:p>
        </w:tc>
      </w:tr>
      <w:tr w:rsidR="003E601E" w:rsidRPr="001D3869" w14:paraId="4C0E4119" w14:textId="77777777" w:rsidTr="00876744">
        <w:trPr>
          <w:trHeight w:val="288"/>
          <w:jc w:val="center"/>
        </w:trPr>
        <w:tc>
          <w:tcPr>
            <w:tcW w:w="2288" w:type="dxa"/>
            <w:gridSpan w:val="3"/>
            <w:vAlign w:val="center"/>
          </w:tcPr>
          <w:p w14:paraId="34AA49D3" w14:textId="77777777" w:rsidR="003E601E" w:rsidRPr="001D3869" w:rsidRDefault="003E601E" w:rsidP="00A25F9E">
            <w:pPr>
              <w:autoSpaceDE/>
              <w:autoSpaceDN/>
              <w:adjustRightInd/>
              <w:spacing w:before="0" w:line="240" w:lineRule="auto"/>
              <w:ind w:left="0"/>
              <w:rPr>
                <w:b/>
                <w:sz w:val="16"/>
                <w:szCs w:val="16"/>
              </w:rPr>
            </w:pPr>
            <w:r w:rsidRPr="00864788">
              <w:rPr>
                <w:b/>
                <w:sz w:val="16"/>
                <w:szCs w:val="16"/>
              </w:rPr>
              <w:t>DFT as per Manufacturer’s Product Sheet</w:t>
            </w:r>
          </w:p>
        </w:tc>
        <w:tc>
          <w:tcPr>
            <w:tcW w:w="3015" w:type="dxa"/>
            <w:vAlign w:val="center"/>
          </w:tcPr>
          <w:p w14:paraId="03DEF09C" w14:textId="77777777" w:rsidR="003E601E" w:rsidRPr="005410C8" w:rsidRDefault="003E601E" w:rsidP="00A25F9E">
            <w:pPr>
              <w:autoSpaceDE/>
              <w:autoSpaceDN/>
              <w:adjustRightInd/>
              <w:spacing w:before="0" w:line="240" w:lineRule="auto"/>
              <w:ind w:left="0"/>
              <w:rPr>
                <w:sz w:val="16"/>
                <w:szCs w:val="16"/>
              </w:rPr>
            </w:pPr>
            <w:r w:rsidRPr="005410C8">
              <w:rPr>
                <w:sz w:val="16"/>
                <w:szCs w:val="16"/>
              </w:rPr>
              <w:t>Hempel Coatings (USA), Inc.</w:t>
            </w:r>
          </w:p>
        </w:tc>
        <w:tc>
          <w:tcPr>
            <w:tcW w:w="2617" w:type="dxa"/>
            <w:gridSpan w:val="3"/>
            <w:vAlign w:val="center"/>
          </w:tcPr>
          <w:p w14:paraId="4F11E62F" w14:textId="77777777" w:rsidR="003E601E" w:rsidRPr="009D67BF" w:rsidRDefault="003E601E" w:rsidP="00A25F9E">
            <w:pPr>
              <w:autoSpaceDE/>
              <w:autoSpaceDN/>
              <w:adjustRightInd/>
              <w:spacing w:before="0" w:line="240" w:lineRule="auto"/>
              <w:ind w:left="0"/>
              <w:rPr>
                <w:sz w:val="16"/>
                <w:szCs w:val="16"/>
              </w:rPr>
            </w:pPr>
            <w:proofErr w:type="spellStart"/>
            <w:r w:rsidRPr="009D67BF">
              <w:rPr>
                <w:sz w:val="16"/>
                <w:szCs w:val="16"/>
              </w:rPr>
              <w:t>Hempadur</w:t>
            </w:r>
            <w:proofErr w:type="spellEnd"/>
            <w:r w:rsidRPr="009D67BF">
              <w:rPr>
                <w:sz w:val="16"/>
                <w:szCs w:val="16"/>
              </w:rPr>
              <w:t xml:space="preserve"> 4588 Series</w:t>
            </w:r>
          </w:p>
          <w:p w14:paraId="1AC132B1" w14:textId="4C849C83" w:rsidR="00B1043C" w:rsidRPr="009D67BF" w:rsidRDefault="00B1043C" w:rsidP="00A25F9E">
            <w:pPr>
              <w:autoSpaceDE/>
              <w:autoSpaceDN/>
              <w:adjustRightInd/>
              <w:spacing w:before="0" w:line="240" w:lineRule="auto"/>
              <w:ind w:left="0"/>
              <w:rPr>
                <w:sz w:val="16"/>
                <w:szCs w:val="16"/>
              </w:rPr>
            </w:pPr>
            <w:proofErr w:type="spellStart"/>
            <w:r w:rsidRPr="009D67BF">
              <w:rPr>
                <w:sz w:val="16"/>
                <w:szCs w:val="16"/>
              </w:rPr>
              <w:t>Hempaprime</w:t>
            </w:r>
            <w:proofErr w:type="spellEnd"/>
            <w:r w:rsidRPr="009D67BF">
              <w:rPr>
                <w:sz w:val="16"/>
                <w:szCs w:val="16"/>
              </w:rPr>
              <w:t xml:space="preserve"> Multi 500</w:t>
            </w:r>
          </w:p>
        </w:tc>
        <w:tc>
          <w:tcPr>
            <w:tcW w:w="862" w:type="dxa"/>
            <w:gridSpan w:val="2"/>
            <w:vAlign w:val="center"/>
          </w:tcPr>
          <w:p w14:paraId="627DFE3B" w14:textId="5321F295" w:rsidR="003E601E" w:rsidRPr="00876744" w:rsidRDefault="00B1043C" w:rsidP="00A25F9E">
            <w:pPr>
              <w:autoSpaceDE/>
              <w:autoSpaceDN/>
              <w:adjustRightInd/>
              <w:spacing w:before="0" w:line="240" w:lineRule="auto"/>
              <w:ind w:left="0"/>
              <w:jc w:val="center"/>
              <w:rPr>
                <w:sz w:val="16"/>
                <w:szCs w:val="16"/>
              </w:rPr>
            </w:pPr>
            <w:r w:rsidRPr="00876744">
              <w:rPr>
                <w:sz w:val="16"/>
                <w:szCs w:val="16"/>
              </w:rPr>
              <w:t>220</w:t>
            </w:r>
          </w:p>
          <w:p w14:paraId="00C2759D" w14:textId="0120FFE8" w:rsidR="00B1043C" w:rsidRPr="00876744" w:rsidRDefault="00B1043C" w:rsidP="00A25F9E">
            <w:pPr>
              <w:autoSpaceDE/>
              <w:autoSpaceDN/>
              <w:adjustRightInd/>
              <w:spacing w:before="0" w:line="240" w:lineRule="auto"/>
              <w:ind w:left="0"/>
              <w:jc w:val="center"/>
              <w:rPr>
                <w:sz w:val="16"/>
                <w:szCs w:val="16"/>
              </w:rPr>
            </w:pPr>
            <w:r w:rsidRPr="00876744">
              <w:rPr>
                <w:sz w:val="16"/>
                <w:szCs w:val="16"/>
              </w:rPr>
              <w:t>189-190</w:t>
            </w:r>
          </w:p>
        </w:tc>
        <w:tc>
          <w:tcPr>
            <w:tcW w:w="1320" w:type="dxa"/>
            <w:gridSpan w:val="2"/>
            <w:vAlign w:val="center"/>
          </w:tcPr>
          <w:p w14:paraId="3F26BC30" w14:textId="77777777" w:rsidR="003E601E" w:rsidRPr="00876744" w:rsidRDefault="003E601E" w:rsidP="00A25F9E">
            <w:pPr>
              <w:autoSpaceDE/>
              <w:autoSpaceDN/>
              <w:adjustRightInd/>
              <w:spacing w:before="0" w:line="240" w:lineRule="auto"/>
              <w:ind w:left="0"/>
              <w:jc w:val="center"/>
              <w:rPr>
                <w:sz w:val="16"/>
                <w:szCs w:val="16"/>
              </w:rPr>
            </w:pPr>
            <w:r w:rsidRPr="00876744">
              <w:rPr>
                <w:sz w:val="16"/>
                <w:szCs w:val="16"/>
              </w:rPr>
              <w:t>121°C (250°F)</w:t>
            </w:r>
          </w:p>
        </w:tc>
      </w:tr>
      <w:tr w:rsidR="003E601E" w:rsidRPr="001D3869" w14:paraId="21260D26" w14:textId="77777777" w:rsidTr="00876744">
        <w:trPr>
          <w:trHeight w:val="288"/>
          <w:jc w:val="center"/>
        </w:trPr>
        <w:tc>
          <w:tcPr>
            <w:tcW w:w="2288" w:type="dxa"/>
            <w:gridSpan w:val="3"/>
            <w:vAlign w:val="center"/>
          </w:tcPr>
          <w:p w14:paraId="59E44235" w14:textId="77777777" w:rsidR="003E601E" w:rsidRPr="001D3869" w:rsidRDefault="003E601E" w:rsidP="00A25F9E">
            <w:pPr>
              <w:autoSpaceDE/>
              <w:autoSpaceDN/>
              <w:adjustRightInd/>
              <w:spacing w:before="0" w:line="240" w:lineRule="auto"/>
              <w:ind w:left="0"/>
              <w:rPr>
                <w:b/>
                <w:sz w:val="16"/>
                <w:szCs w:val="16"/>
              </w:rPr>
            </w:pPr>
            <w:r w:rsidRPr="00864788">
              <w:rPr>
                <w:b/>
                <w:sz w:val="16"/>
                <w:szCs w:val="16"/>
              </w:rPr>
              <w:t>PRIMER</w:t>
            </w:r>
          </w:p>
        </w:tc>
        <w:tc>
          <w:tcPr>
            <w:tcW w:w="3015" w:type="dxa"/>
            <w:vAlign w:val="center"/>
          </w:tcPr>
          <w:p w14:paraId="24CCDB33" w14:textId="77777777" w:rsidR="003E601E" w:rsidRPr="005410C8" w:rsidRDefault="003E601E" w:rsidP="00A25F9E">
            <w:pPr>
              <w:autoSpaceDE/>
              <w:autoSpaceDN/>
              <w:adjustRightInd/>
              <w:spacing w:before="0" w:line="240" w:lineRule="auto"/>
              <w:ind w:left="0"/>
              <w:rPr>
                <w:sz w:val="16"/>
                <w:szCs w:val="16"/>
              </w:rPr>
            </w:pPr>
            <w:r w:rsidRPr="005410C8">
              <w:rPr>
                <w:sz w:val="16"/>
                <w:szCs w:val="16"/>
              </w:rPr>
              <w:t>International</w:t>
            </w:r>
          </w:p>
        </w:tc>
        <w:tc>
          <w:tcPr>
            <w:tcW w:w="2617" w:type="dxa"/>
            <w:gridSpan w:val="3"/>
            <w:vAlign w:val="center"/>
          </w:tcPr>
          <w:p w14:paraId="6201F53D" w14:textId="77777777" w:rsidR="003E601E" w:rsidRPr="009D67BF" w:rsidRDefault="003E601E" w:rsidP="00A25F9E">
            <w:pPr>
              <w:autoSpaceDE/>
              <w:autoSpaceDN/>
              <w:adjustRightInd/>
              <w:spacing w:before="0" w:line="240" w:lineRule="auto"/>
              <w:ind w:left="0"/>
              <w:rPr>
                <w:sz w:val="16"/>
                <w:szCs w:val="16"/>
              </w:rPr>
            </w:pPr>
            <w:proofErr w:type="spellStart"/>
            <w:r w:rsidRPr="009D67BF">
              <w:rPr>
                <w:sz w:val="16"/>
                <w:szCs w:val="16"/>
              </w:rPr>
              <w:t>Interseal</w:t>
            </w:r>
            <w:proofErr w:type="spellEnd"/>
            <w:r w:rsidRPr="009D67BF">
              <w:rPr>
                <w:sz w:val="16"/>
                <w:szCs w:val="16"/>
              </w:rPr>
              <w:t xml:space="preserve"> 670 HS*</w:t>
            </w:r>
          </w:p>
        </w:tc>
        <w:tc>
          <w:tcPr>
            <w:tcW w:w="862" w:type="dxa"/>
            <w:gridSpan w:val="2"/>
            <w:vAlign w:val="center"/>
          </w:tcPr>
          <w:p w14:paraId="002A0A78" w14:textId="77777777" w:rsidR="003E601E" w:rsidRPr="00876744" w:rsidRDefault="003E601E" w:rsidP="00A25F9E">
            <w:pPr>
              <w:autoSpaceDE/>
              <w:autoSpaceDN/>
              <w:adjustRightInd/>
              <w:spacing w:before="0" w:line="240" w:lineRule="auto"/>
              <w:ind w:left="0"/>
              <w:jc w:val="center"/>
              <w:rPr>
                <w:sz w:val="16"/>
                <w:szCs w:val="16"/>
                <w:lang w:val="ru-RU"/>
              </w:rPr>
            </w:pPr>
            <w:r w:rsidRPr="00876744">
              <w:rPr>
                <w:sz w:val="16"/>
                <w:szCs w:val="16"/>
                <w:lang w:val="ru-RU"/>
              </w:rPr>
              <w:t>240</w:t>
            </w:r>
          </w:p>
        </w:tc>
        <w:tc>
          <w:tcPr>
            <w:tcW w:w="1320" w:type="dxa"/>
            <w:gridSpan w:val="2"/>
            <w:vAlign w:val="center"/>
          </w:tcPr>
          <w:p w14:paraId="67E040E2" w14:textId="77777777" w:rsidR="003E601E" w:rsidRPr="00876744" w:rsidRDefault="003E601E" w:rsidP="00A25F9E">
            <w:pPr>
              <w:autoSpaceDE/>
              <w:autoSpaceDN/>
              <w:adjustRightInd/>
              <w:spacing w:before="0" w:line="240" w:lineRule="auto"/>
              <w:ind w:left="0"/>
              <w:jc w:val="center"/>
              <w:rPr>
                <w:sz w:val="16"/>
                <w:szCs w:val="16"/>
              </w:rPr>
            </w:pPr>
            <w:r w:rsidRPr="00876744">
              <w:rPr>
                <w:sz w:val="16"/>
                <w:szCs w:val="16"/>
                <w:lang w:val="ru-RU"/>
              </w:rPr>
              <w:t>93</w:t>
            </w:r>
            <w:r w:rsidRPr="00876744">
              <w:rPr>
                <w:sz w:val="16"/>
                <w:szCs w:val="16"/>
              </w:rPr>
              <w:t>°C (</w:t>
            </w:r>
            <w:r w:rsidRPr="00876744">
              <w:rPr>
                <w:sz w:val="16"/>
                <w:szCs w:val="16"/>
                <w:lang w:val="ru-RU"/>
              </w:rPr>
              <w:t>200</w:t>
            </w:r>
            <w:r w:rsidRPr="00876744">
              <w:rPr>
                <w:sz w:val="16"/>
                <w:szCs w:val="16"/>
              </w:rPr>
              <w:t>°F)</w:t>
            </w:r>
          </w:p>
        </w:tc>
      </w:tr>
      <w:tr w:rsidR="003E601E" w:rsidRPr="001D3869" w14:paraId="7C8CE4B6" w14:textId="77777777" w:rsidTr="00876744">
        <w:trPr>
          <w:trHeight w:val="288"/>
          <w:jc w:val="center"/>
        </w:trPr>
        <w:tc>
          <w:tcPr>
            <w:tcW w:w="2288" w:type="dxa"/>
            <w:gridSpan w:val="3"/>
            <w:vAlign w:val="center"/>
          </w:tcPr>
          <w:p w14:paraId="4BD33402"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Universal Primer</w:t>
            </w:r>
          </w:p>
        </w:tc>
        <w:tc>
          <w:tcPr>
            <w:tcW w:w="3015" w:type="dxa"/>
            <w:vAlign w:val="center"/>
          </w:tcPr>
          <w:p w14:paraId="007F1C54" w14:textId="77777777" w:rsidR="003E601E" w:rsidRPr="005410C8" w:rsidRDefault="003E601E" w:rsidP="00A25F9E">
            <w:pPr>
              <w:autoSpaceDE/>
              <w:autoSpaceDN/>
              <w:adjustRightInd/>
              <w:spacing w:before="0" w:line="240" w:lineRule="auto"/>
              <w:ind w:left="0"/>
              <w:rPr>
                <w:sz w:val="16"/>
                <w:szCs w:val="16"/>
              </w:rPr>
            </w:pPr>
            <w:proofErr w:type="spellStart"/>
            <w:r w:rsidRPr="005410C8">
              <w:rPr>
                <w:sz w:val="16"/>
                <w:szCs w:val="16"/>
              </w:rPr>
              <w:t>InternationalDe</w:t>
            </w:r>
            <w:r w:rsidRPr="005410C8">
              <w:rPr>
                <w:spacing w:val="2"/>
                <w:sz w:val="16"/>
                <w:szCs w:val="16"/>
              </w:rPr>
              <w:t>v</w:t>
            </w:r>
            <w:r w:rsidRPr="005410C8">
              <w:rPr>
                <w:sz w:val="16"/>
                <w:szCs w:val="16"/>
              </w:rPr>
              <w:t>oe</w:t>
            </w:r>
            <w:proofErr w:type="spellEnd"/>
          </w:p>
        </w:tc>
        <w:tc>
          <w:tcPr>
            <w:tcW w:w="2617" w:type="dxa"/>
            <w:gridSpan w:val="3"/>
            <w:vAlign w:val="center"/>
          </w:tcPr>
          <w:p w14:paraId="276E6FB3" w14:textId="77777777" w:rsidR="003E601E" w:rsidRPr="009D67BF" w:rsidRDefault="003E601E" w:rsidP="00A25F9E">
            <w:pPr>
              <w:autoSpaceDE/>
              <w:autoSpaceDN/>
              <w:adjustRightInd/>
              <w:spacing w:before="0" w:line="240" w:lineRule="auto"/>
              <w:ind w:left="0"/>
              <w:rPr>
                <w:sz w:val="16"/>
                <w:szCs w:val="16"/>
              </w:rPr>
            </w:pPr>
            <w:r w:rsidRPr="009D67BF">
              <w:rPr>
                <w:sz w:val="16"/>
                <w:szCs w:val="16"/>
              </w:rPr>
              <w:t>Pre-Prime 167</w:t>
            </w:r>
          </w:p>
        </w:tc>
        <w:tc>
          <w:tcPr>
            <w:tcW w:w="862" w:type="dxa"/>
            <w:gridSpan w:val="2"/>
            <w:vAlign w:val="center"/>
          </w:tcPr>
          <w:p w14:paraId="52BFEDCF" w14:textId="77777777" w:rsidR="003E601E" w:rsidRPr="00876744" w:rsidRDefault="003E601E" w:rsidP="00A25F9E">
            <w:pPr>
              <w:autoSpaceDE/>
              <w:autoSpaceDN/>
              <w:adjustRightInd/>
              <w:spacing w:before="0" w:line="240" w:lineRule="auto"/>
              <w:ind w:left="0"/>
              <w:jc w:val="center"/>
              <w:rPr>
                <w:sz w:val="16"/>
                <w:szCs w:val="16"/>
              </w:rPr>
            </w:pPr>
            <w:r w:rsidRPr="00876744">
              <w:rPr>
                <w:sz w:val="16"/>
                <w:szCs w:val="16"/>
              </w:rPr>
              <w:t>95</w:t>
            </w:r>
          </w:p>
        </w:tc>
        <w:tc>
          <w:tcPr>
            <w:tcW w:w="1320" w:type="dxa"/>
            <w:gridSpan w:val="2"/>
            <w:vAlign w:val="center"/>
          </w:tcPr>
          <w:p w14:paraId="281303FE" w14:textId="77777777" w:rsidR="003E601E" w:rsidRPr="00876744" w:rsidRDefault="003E601E" w:rsidP="00A25F9E">
            <w:pPr>
              <w:autoSpaceDE/>
              <w:autoSpaceDN/>
              <w:adjustRightInd/>
              <w:spacing w:before="0" w:line="240" w:lineRule="auto"/>
              <w:ind w:left="0"/>
              <w:jc w:val="center"/>
              <w:rPr>
                <w:sz w:val="16"/>
                <w:szCs w:val="16"/>
              </w:rPr>
            </w:pPr>
            <w:r w:rsidRPr="00876744">
              <w:rPr>
                <w:sz w:val="16"/>
                <w:szCs w:val="16"/>
                <w:lang w:val="ru-RU"/>
              </w:rPr>
              <w:t>93</w:t>
            </w:r>
            <w:r w:rsidRPr="00876744">
              <w:rPr>
                <w:sz w:val="16"/>
                <w:szCs w:val="16"/>
              </w:rPr>
              <w:t>°C (</w:t>
            </w:r>
            <w:r w:rsidRPr="00876744">
              <w:rPr>
                <w:sz w:val="16"/>
                <w:szCs w:val="16"/>
                <w:lang w:val="ru-RU"/>
              </w:rPr>
              <w:t>200</w:t>
            </w:r>
            <w:r w:rsidRPr="00876744">
              <w:rPr>
                <w:sz w:val="16"/>
                <w:szCs w:val="16"/>
              </w:rPr>
              <w:t>°F)</w:t>
            </w:r>
          </w:p>
        </w:tc>
      </w:tr>
      <w:tr w:rsidR="0031172A" w:rsidRPr="001D3869" w14:paraId="657910E8" w14:textId="77777777" w:rsidTr="00876744">
        <w:trPr>
          <w:trHeight w:val="288"/>
          <w:jc w:val="center"/>
        </w:trPr>
        <w:tc>
          <w:tcPr>
            <w:tcW w:w="2288" w:type="dxa"/>
            <w:gridSpan w:val="3"/>
            <w:vMerge w:val="restart"/>
            <w:vAlign w:val="center"/>
          </w:tcPr>
          <w:p w14:paraId="442F1839" w14:textId="77777777" w:rsidR="0031172A" w:rsidRPr="001D3869" w:rsidRDefault="0031172A" w:rsidP="00A25F9E">
            <w:pPr>
              <w:autoSpaceDE/>
              <w:autoSpaceDN/>
              <w:adjustRightInd/>
              <w:spacing w:before="0" w:line="240" w:lineRule="auto"/>
              <w:ind w:left="0"/>
              <w:rPr>
                <w:b/>
                <w:sz w:val="16"/>
                <w:szCs w:val="16"/>
              </w:rPr>
            </w:pPr>
            <w:r w:rsidRPr="00D02000">
              <w:rPr>
                <w:b/>
                <w:sz w:val="16"/>
                <w:szCs w:val="16"/>
              </w:rPr>
              <w:t>Surface profile</w:t>
            </w:r>
            <w:r>
              <w:rPr>
                <w:b/>
                <w:sz w:val="16"/>
                <w:szCs w:val="16"/>
              </w:rPr>
              <w:t xml:space="preserve"> </w:t>
            </w:r>
            <w:proofErr w:type="spellStart"/>
            <w:r>
              <w:rPr>
                <w:b/>
                <w:sz w:val="16"/>
                <w:szCs w:val="16"/>
              </w:rPr>
              <w:t>and</w:t>
            </w:r>
            <w:r w:rsidRPr="00864788">
              <w:rPr>
                <w:b/>
                <w:sz w:val="16"/>
                <w:szCs w:val="16"/>
              </w:rPr>
              <w:t>DFT</w:t>
            </w:r>
            <w:proofErr w:type="spellEnd"/>
            <w:r w:rsidRPr="00864788">
              <w:rPr>
                <w:b/>
                <w:sz w:val="16"/>
                <w:szCs w:val="16"/>
              </w:rPr>
              <w:t xml:space="preserve"> as per Manufacturer’s Product Sheet</w:t>
            </w:r>
          </w:p>
        </w:tc>
        <w:tc>
          <w:tcPr>
            <w:tcW w:w="3015" w:type="dxa"/>
            <w:vAlign w:val="center"/>
          </w:tcPr>
          <w:p w14:paraId="5DC11128" w14:textId="77777777" w:rsidR="0031172A" w:rsidRPr="005410C8" w:rsidRDefault="0031172A" w:rsidP="00A25F9E">
            <w:pPr>
              <w:autoSpaceDE/>
              <w:autoSpaceDN/>
              <w:adjustRightInd/>
              <w:spacing w:before="0" w:line="240" w:lineRule="auto"/>
              <w:ind w:left="0"/>
              <w:rPr>
                <w:sz w:val="16"/>
                <w:szCs w:val="16"/>
              </w:rPr>
            </w:pPr>
            <w:proofErr w:type="spellStart"/>
            <w:r w:rsidRPr="005410C8">
              <w:rPr>
                <w:position w:val="-1"/>
                <w:sz w:val="16"/>
                <w:szCs w:val="16"/>
              </w:rPr>
              <w:t>JotunPaints</w:t>
            </w:r>
            <w:proofErr w:type="spellEnd"/>
          </w:p>
        </w:tc>
        <w:tc>
          <w:tcPr>
            <w:tcW w:w="2617" w:type="dxa"/>
            <w:gridSpan w:val="3"/>
            <w:vAlign w:val="center"/>
          </w:tcPr>
          <w:p w14:paraId="52BC0C30" w14:textId="77777777" w:rsidR="0031172A" w:rsidRPr="009D67BF" w:rsidRDefault="0031172A" w:rsidP="00A25F9E">
            <w:pPr>
              <w:autoSpaceDE/>
              <w:autoSpaceDN/>
              <w:adjustRightInd/>
              <w:spacing w:before="0" w:line="240" w:lineRule="auto"/>
              <w:ind w:left="0"/>
              <w:rPr>
                <w:sz w:val="16"/>
                <w:szCs w:val="16"/>
              </w:rPr>
            </w:pPr>
            <w:proofErr w:type="spellStart"/>
            <w:r w:rsidRPr="009D67BF">
              <w:rPr>
                <w:sz w:val="16"/>
                <w:szCs w:val="16"/>
              </w:rPr>
              <w:t>Penguard</w:t>
            </w:r>
            <w:proofErr w:type="spellEnd"/>
            <w:r w:rsidRPr="009D67BF">
              <w:rPr>
                <w:sz w:val="16"/>
                <w:szCs w:val="16"/>
              </w:rPr>
              <w:t xml:space="preserve"> Universal</w:t>
            </w:r>
          </w:p>
        </w:tc>
        <w:tc>
          <w:tcPr>
            <w:tcW w:w="862" w:type="dxa"/>
            <w:gridSpan w:val="2"/>
            <w:vAlign w:val="center"/>
          </w:tcPr>
          <w:p w14:paraId="132C736B" w14:textId="77777777" w:rsidR="0031172A" w:rsidRPr="00876744" w:rsidRDefault="0031172A" w:rsidP="00A25F9E">
            <w:pPr>
              <w:autoSpaceDE/>
              <w:autoSpaceDN/>
              <w:adjustRightInd/>
              <w:spacing w:before="0" w:line="240" w:lineRule="auto"/>
              <w:ind w:left="0"/>
              <w:jc w:val="center"/>
              <w:rPr>
                <w:sz w:val="16"/>
                <w:szCs w:val="16"/>
                <w:lang w:val="ru-RU"/>
              </w:rPr>
            </w:pPr>
            <w:r w:rsidRPr="00876744">
              <w:rPr>
                <w:sz w:val="16"/>
                <w:szCs w:val="16"/>
                <w:lang w:val="ru-RU"/>
              </w:rPr>
              <w:t>240</w:t>
            </w:r>
          </w:p>
        </w:tc>
        <w:tc>
          <w:tcPr>
            <w:tcW w:w="1320" w:type="dxa"/>
            <w:gridSpan w:val="2"/>
            <w:vAlign w:val="center"/>
          </w:tcPr>
          <w:p w14:paraId="2B548B84" w14:textId="77777777" w:rsidR="0031172A" w:rsidRPr="00876744" w:rsidRDefault="0031172A" w:rsidP="00A25F9E">
            <w:pPr>
              <w:autoSpaceDE/>
              <w:autoSpaceDN/>
              <w:adjustRightInd/>
              <w:spacing w:before="0" w:line="240" w:lineRule="auto"/>
              <w:ind w:left="0"/>
              <w:jc w:val="center"/>
              <w:rPr>
                <w:sz w:val="16"/>
                <w:szCs w:val="16"/>
              </w:rPr>
            </w:pPr>
            <w:r w:rsidRPr="00876744">
              <w:rPr>
                <w:sz w:val="16"/>
                <w:szCs w:val="16"/>
              </w:rPr>
              <w:t>121°C (250°F)</w:t>
            </w:r>
          </w:p>
        </w:tc>
      </w:tr>
      <w:tr w:rsidR="0031172A" w:rsidRPr="001D3869" w14:paraId="51F513AD" w14:textId="77777777" w:rsidTr="00876744">
        <w:trPr>
          <w:trHeight w:val="288"/>
          <w:jc w:val="center"/>
        </w:trPr>
        <w:tc>
          <w:tcPr>
            <w:tcW w:w="2288" w:type="dxa"/>
            <w:gridSpan w:val="3"/>
            <w:vMerge/>
            <w:vAlign w:val="center"/>
          </w:tcPr>
          <w:p w14:paraId="542426BA" w14:textId="77777777" w:rsidR="0031172A" w:rsidRPr="00F029EB" w:rsidRDefault="0031172A" w:rsidP="00A25F9E">
            <w:pPr>
              <w:autoSpaceDE/>
              <w:autoSpaceDN/>
              <w:adjustRightInd/>
              <w:spacing w:before="0" w:line="240" w:lineRule="auto"/>
              <w:ind w:left="0"/>
              <w:rPr>
                <w:sz w:val="16"/>
                <w:szCs w:val="16"/>
              </w:rPr>
            </w:pPr>
          </w:p>
        </w:tc>
        <w:tc>
          <w:tcPr>
            <w:tcW w:w="3015" w:type="dxa"/>
            <w:vAlign w:val="center"/>
          </w:tcPr>
          <w:p w14:paraId="09EEA1DD" w14:textId="77777777" w:rsidR="0031172A" w:rsidRPr="005410C8" w:rsidRDefault="0031172A" w:rsidP="00A25F9E">
            <w:pPr>
              <w:autoSpaceDE/>
              <w:autoSpaceDN/>
              <w:adjustRightInd/>
              <w:spacing w:before="0" w:line="240" w:lineRule="auto"/>
              <w:ind w:left="0"/>
              <w:rPr>
                <w:sz w:val="16"/>
                <w:szCs w:val="16"/>
              </w:rPr>
            </w:pPr>
            <w:r w:rsidRPr="005410C8">
              <w:rPr>
                <w:sz w:val="16"/>
                <w:szCs w:val="16"/>
              </w:rPr>
              <w:t>PPG</w:t>
            </w:r>
          </w:p>
        </w:tc>
        <w:tc>
          <w:tcPr>
            <w:tcW w:w="2617" w:type="dxa"/>
            <w:gridSpan w:val="3"/>
            <w:vAlign w:val="center"/>
          </w:tcPr>
          <w:p w14:paraId="5AD18AB0" w14:textId="331FD8B3" w:rsidR="0031172A" w:rsidRPr="009D67BF" w:rsidRDefault="0031172A" w:rsidP="00926995">
            <w:pPr>
              <w:autoSpaceDE/>
              <w:autoSpaceDN/>
              <w:adjustRightInd/>
              <w:spacing w:before="0" w:line="240" w:lineRule="auto"/>
              <w:ind w:left="0"/>
              <w:rPr>
                <w:sz w:val="16"/>
                <w:szCs w:val="16"/>
              </w:rPr>
            </w:pPr>
            <w:proofErr w:type="spellStart"/>
            <w:r w:rsidRPr="009D67BF">
              <w:rPr>
                <w:sz w:val="16"/>
                <w:szCs w:val="16"/>
              </w:rPr>
              <w:t>Sigmacover</w:t>
            </w:r>
            <w:proofErr w:type="spellEnd"/>
            <w:r w:rsidRPr="009D67BF">
              <w:rPr>
                <w:sz w:val="16"/>
                <w:szCs w:val="16"/>
              </w:rPr>
              <w:t xml:space="preserve"> 280</w:t>
            </w:r>
          </w:p>
          <w:p w14:paraId="22C44B2B" w14:textId="2DF3421C" w:rsidR="0031172A" w:rsidRPr="009D67BF" w:rsidRDefault="0031172A" w:rsidP="00A25F9E">
            <w:pPr>
              <w:autoSpaceDE/>
              <w:autoSpaceDN/>
              <w:adjustRightInd/>
              <w:spacing w:before="0" w:line="240" w:lineRule="auto"/>
              <w:ind w:left="0"/>
              <w:rPr>
                <w:sz w:val="16"/>
                <w:szCs w:val="16"/>
              </w:rPr>
            </w:pPr>
            <w:proofErr w:type="spellStart"/>
            <w:r w:rsidRPr="009D67BF">
              <w:rPr>
                <w:sz w:val="16"/>
                <w:szCs w:val="16"/>
              </w:rPr>
              <w:t>Amerlock</w:t>
            </w:r>
            <w:proofErr w:type="spellEnd"/>
            <w:r w:rsidRPr="009D67BF">
              <w:rPr>
                <w:sz w:val="16"/>
                <w:szCs w:val="16"/>
              </w:rPr>
              <w:t xml:space="preserve"> Sealer</w:t>
            </w:r>
          </w:p>
        </w:tc>
        <w:tc>
          <w:tcPr>
            <w:tcW w:w="862" w:type="dxa"/>
            <w:gridSpan w:val="2"/>
            <w:vAlign w:val="center"/>
          </w:tcPr>
          <w:p w14:paraId="5F8466B8" w14:textId="5E01E2AD" w:rsidR="0031172A" w:rsidRPr="00876744" w:rsidRDefault="0031172A" w:rsidP="00A25F9E">
            <w:pPr>
              <w:autoSpaceDE/>
              <w:autoSpaceDN/>
              <w:adjustRightInd/>
              <w:spacing w:before="0" w:line="240" w:lineRule="auto"/>
              <w:ind w:left="0"/>
              <w:jc w:val="center"/>
              <w:rPr>
                <w:sz w:val="16"/>
                <w:szCs w:val="16"/>
              </w:rPr>
            </w:pPr>
            <w:r w:rsidRPr="00876744">
              <w:rPr>
                <w:sz w:val="16"/>
                <w:szCs w:val="16"/>
              </w:rPr>
              <w:t>84-374</w:t>
            </w:r>
          </w:p>
        </w:tc>
        <w:tc>
          <w:tcPr>
            <w:tcW w:w="1320" w:type="dxa"/>
            <w:gridSpan w:val="2"/>
            <w:vAlign w:val="center"/>
          </w:tcPr>
          <w:p w14:paraId="75658039" w14:textId="77777777" w:rsidR="0031172A" w:rsidRPr="00876744" w:rsidRDefault="0031172A" w:rsidP="00A25F9E">
            <w:pPr>
              <w:autoSpaceDE/>
              <w:autoSpaceDN/>
              <w:adjustRightInd/>
              <w:spacing w:before="0" w:line="240" w:lineRule="auto"/>
              <w:ind w:left="0"/>
              <w:jc w:val="center"/>
              <w:rPr>
                <w:sz w:val="16"/>
                <w:szCs w:val="16"/>
              </w:rPr>
            </w:pPr>
            <w:r w:rsidRPr="00876744">
              <w:rPr>
                <w:sz w:val="16"/>
                <w:szCs w:val="16"/>
              </w:rPr>
              <w:t>121°C (250°F)</w:t>
            </w:r>
          </w:p>
        </w:tc>
      </w:tr>
      <w:tr w:rsidR="003E601E" w:rsidRPr="001D3869" w14:paraId="5D273B12" w14:textId="77777777" w:rsidTr="00876744">
        <w:trPr>
          <w:trHeight w:val="288"/>
          <w:jc w:val="center"/>
        </w:trPr>
        <w:tc>
          <w:tcPr>
            <w:tcW w:w="2288" w:type="dxa"/>
            <w:gridSpan w:val="3"/>
            <w:vAlign w:val="center"/>
          </w:tcPr>
          <w:p w14:paraId="4200AF2F" w14:textId="77777777" w:rsidR="003E601E" w:rsidRPr="00F029EB" w:rsidRDefault="003E601E" w:rsidP="00A25F9E">
            <w:pPr>
              <w:autoSpaceDE/>
              <w:autoSpaceDN/>
              <w:adjustRightInd/>
              <w:spacing w:before="0" w:line="240" w:lineRule="auto"/>
              <w:ind w:left="0"/>
              <w:rPr>
                <w:sz w:val="16"/>
                <w:szCs w:val="16"/>
              </w:rPr>
            </w:pPr>
          </w:p>
        </w:tc>
        <w:tc>
          <w:tcPr>
            <w:tcW w:w="3015" w:type="dxa"/>
            <w:vAlign w:val="center"/>
          </w:tcPr>
          <w:p w14:paraId="2F4D8806" w14:textId="77777777" w:rsidR="003E601E" w:rsidRPr="005410C8" w:rsidRDefault="003E601E" w:rsidP="00A25F9E">
            <w:pPr>
              <w:autoSpaceDE/>
              <w:autoSpaceDN/>
              <w:adjustRightInd/>
              <w:spacing w:before="0" w:line="240" w:lineRule="auto"/>
              <w:ind w:left="0"/>
              <w:rPr>
                <w:sz w:val="16"/>
                <w:szCs w:val="16"/>
              </w:rPr>
            </w:pPr>
            <w:proofErr w:type="spellStart"/>
            <w:r w:rsidRPr="005410C8">
              <w:rPr>
                <w:sz w:val="16"/>
                <w:szCs w:val="16"/>
              </w:rPr>
              <w:t>Sher</w:t>
            </w:r>
            <w:r w:rsidRPr="005410C8">
              <w:rPr>
                <w:spacing w:val="-1"/>
                <w:sz w:val="16"/>
                <w:szCs w:val="16"/>
              </w:rPr>
              <w:t>w</w:t>
            </w:r>
            <w:r w:rsidRPr="005410C8">
              <w:rPr>
                <w:spacing w:val="1"/>
                <w:sz w:val="16"/>
                <w:szCs w:val="16"/>
              </w:rPr>
              <w:t>i</w:t>
            </w:r>
            <w:r w:rsidRPr="005410C8">
              <w:rPr>
                <w:sz w:val="16"/>
                <w:szCs w:val="16"/>
              </w:rPr>
              <w:t>nWilliams</w:t>
            </w:r>
            <w:proofErr w:type="spellEnd"/>
          </w:p>
        </w:tc>
        <w:tc>
          <w:tcPr>
            <w:tcW w:w="2617" w:type="dxa"/>
            <w:gridSpan w:val="3"/>
            <w:vAlign w:val="center"/>
          </w:tcPr>
          <w:p w14:paraId="4C6821E0" w14:textId="77777777" w:rsidR="003E601E" w:rsidRPr="009D67BF" w:rsidRDefault="003E601E" w:rsidP="00A25F9E">
            <w:pPr>
              <w:autoSpaceDE/>
              <w:autoSpaceDN/>
              <w:adjustRightInd/>
              <w:spacing w:before="0" w:line="240" w:lineRule="auto"/>
              <w:ind w:left="0"/>
              <w:rPr>
                <w:sz w:val="16"/>
                <w:szCs w:val="16"/>
              </w:rPr>
            </w:pPr>
            <w:r w:rsidRPr="009D67BF">
              <w:rPr>
                <w:sz w:val="16"/>
                <w:szCs w:val="16"/>
              </w:rPr>
              <w:t>Pro-</w:t>
            </w:r>
            <w:proofErr w:type="spellStart"/>
            <w:r w:rsidRPr="009D67BF">
              <w:rPr>
                <w:sz w:val="16"/>
                <w:szCs w:val="16"/>
              </w:rPr>
              <w:t>Cryl</w:t>
            </w:r>
            <w:proofErr w:type="spellEnd"/>
            <w:r w:rsidRPr="009D67BF">
              <w:rPr>
                <w:sz w:val="16"/>
                <w:szCs w:val="16"/>
              </w:rPr>
              <w:t xml:space="preserve"> Universal Primer</w:t>
            </w:r>
          </w:p>
        </w:tc>
        <w:tc>
          <w:tcPr>
            <w:tcW w:w="862" w:type="dxa"/>
            <w:gridSpan w:val="2"/>
            <w:vAlign w:val="center"/>
          </w:tcPr>
          <w:p w14:paraId="51E86418" w14:textId="77777777" w:rsidR="003E601E" w:rsidRPr="00876744" w:rsidRDefault="003E601E" w:rsidP="00A25F9E">
            <w:pPr>
              <w:autoSpaceDE/>
              <w:autoSpaceDN/>
              <w:adjustRightInd/>
              <w:spacing w:before="0" w:line="240" w:lineRule="auto"/>
              <w:ind w:left="0"/>
              <w:jc w:val="center"/>
              <w:rPr>
                <w:sz w:val="16"/>
                <w:szCs w:val="16"/>
              </w:rPr>
            </w:pPr>
            <w:r w:rsidRPr="00876744">
              <w:rPr>
                <w:sz w:val="16"/>
                <w:szCs w:val="16"/>
              </w:rPr>
              <w:t>100</w:t>
            </w:r>
          </w:p>
        </w:tc>
        <w:tc>
          <w:tcPr>
            <w:tcW w:w="1320" w:type="dxa"/>
            <w:gridSpan w:val="2"/>
            <w:vAlign w:val="center"/>
          </w:tcPr>
          <w:p w14:paraId="5B54BEC4" w14:textId="77777777" w:rsidR="003E601E" w:rsidRPr="00876744" w:rsidRDefault="003E601E" w:rsidP="00A25F9E">
            <w:pPr>
              <w:autoSpaceDE/>
              <w:autoSpaceDN/>
              <w:adjustRightInd/>
              <w:spacing w:before="0" w:line="240" w:lineRule="auto"/>
              <w:ind w:left="0"/>
              <w:jc w:val="center"/>
              <w:rPr>
                <w:sz w:val="16"/>
                <w:szCs w:val="16"/>
              </w:rPr>
            </w:pPr>
            <w:r w:rsidRPr="00876744">
              <w:rPr>
                <w:sz w:val="16"/>
                <w:szCs w:val="16"/>
              </w:rPr>
              <w:t>121°C (250°F)</w:t>
            </w:r>
          </w:p>
        </w:tc>
      </w:tr>
      <w:tr w:rsidR="0023008C" w:rsidRPr="001D3869" w14:paraId="0E335D52" w14:textId="77777777" w:rsidTr="00876744">
        <w:trPr>
          <w:trHeight w:val="288"/>
          <w:jc w:val="center"/>
        </w:trPr>
        <w:tc>
          <w:tcPr>
            <w:tcW w:w="2288" w:type="dxa"/>
            <w:gridSpan w:val="3"/>
            <w:vAlign w:val="center"/>
          </w:tcPr>
          <w:p w14:paraId="629BD117" w14:textId="77777777" w:rsidR="0023008C" w:rsidRPr="00F029EB" w:rsidRDefault="0023008C" w:rsidP="0023008C">
            <w:pPr>
              <w:autoSpaceDE/>
              <w:autoSpaceDN/>
              <w:adjustRightInd/>
              <w:spacing w:before="0" w:line="240" w:lineRule="auto"/>
              <w:ind w:left="0"/>
              <w:rPr>
                <w:sz w:val="16"/>
                <w:szCs w:val="16"/>
              </w:rPr>
            </w:pPr>
          </w:p>
        </w:tc>
        <w:tc>
          <w:tcPr>
            <w:tcW w:w="3015" w:type="dxa"/>
            <w:vAlign w:val="center"/>
          </w:tcPr>
          <w:p w14:paraId="0EB15C7D" w14:textId="5D856511" w:rsidR="0023008C" w:rsidRPr="005410C8" w:rsidRDefault="0023008C" w:rsidP="0023008C">
            <w:pPr>
              <w:autoSpaceDE/>
              <w:autoSpaceDN/>
              <w:adjustRightInd/>
              <w:spacing w:before="0" w:line="240" w:lineRule="auto"/>
              <w:ind w:left="0"/>
              <w:rPr>
                <w:sz w:val="16"/>
                <w:szCs w:val="16"/>
              </w:rPr>
            </w:pPr>
            <w:r>
              <w:rPr>
                <w:sz w:val="16"/>
                <w:szCs w:val="16"/>
              </w:rPr>
              <w:t>Tnemec</w:t>
            </w:r>
          </w:p>
        </w:tc>
        <w:tc>
          <w:tcPr>
            <w:tcW w:w="2617" w:type="dxa"/>
            <w:gridSpan w:val="3"/>
            <w:vAlign w:val="center"/>
          </w:tcPr>
          <w:p w14:paraId="4535E7EC" w14:textId="618336EF" w:rsidR="0023008C" w:rsidRPr="009D67BF" w:rsidRDefault="0023008C" w:rsidP="0023008C">
            <w:pPr>
              <w:autoSpaceDE/>
              <w:autoSpaceDN/>
              <w:adjustRightInd/>
              <w:spacing w:before="0" w:line="240" w:lineRule="auto"/>
              <w:ind w:left="0"/>
              <w:rPr>
                <w:sz w:val="16"/>
                <w:szCs w:val="16"/>
              </w:rPr>
            </w:pPr>
            <w:r w:rsidRPr="009D67BF">
              <w:rPr>
                <w:sz w:val="16"/>
                <w:szCs w:val="16"/>
              </w:rPr>
              <w:t>Series 115 Uni-Bond DF</w:t>
            </w:r>
          </w:p>
        </w:tc>
        <w:tc>
          <w:tcPr>
            <w:tcW w:w="862" w:type="dxa"/>
            <w:gridSpan w:val="2"/>
            <w:vAlign w:val="center"/>
          </w:tcPr>
          <w:p w14:paraId="400F31A2" w14:textId="01DF4F09"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140</w:t>
            </w:r>
          </w:p>
        </w:tc>
        <w:tc>
          <w:tcPr>
            <w:tcW w:w="1320" w:type="dxa"/>
            <w:gridSpan w:val="2"/>
            <w:vAlign w:val="center"/>
          </w:tcPr>
          <w:p w14:paraId="21EFF915" w14:textId="427C585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76°C (170°F)</w:t>
            </w:r>
          </w:p>
        </w:tc>
      </w:tr>
      <w:tr w:rsidR="0023008C" w:rsidRPr="001D3869" w14:paraId="144B8C26" w14:textId="77777777" w:rsidTr="00876744">
        <w:trPr>
          <w:gridAfter w:val="1"/>
          <w:wAfter w:w="19" w:type="dxa"/>
          <w:trHeight w:val="288"/>
          <w:jc w:val="center"/>
        </w:trPr>
        <w:tc>
          <w:tcPr>
            <w:tcW w:w="2288" w:type="dxa"/>
            <w:gridSpan w:val="3"/>
            <w:vAlign w:val="center"/>
          </w:tcPr>
          <w:p w14:paraId="45120186" w14:textId="77777777" w:rsidR="0023008C" w:rsidRPr="00F029EB" w:rsidRDefault="0023008C" w:rsidP="0023008C">
            <w:pPr>
              <w:autoSpaceDE/>
              <w:autoSpaceDN/>
              <w:adjustRightInd/>
              <w:spacing w:before="0" w:line="240" w:lineRule="auto"/>
              <w:ind w:left="0"/>
              <w:rPr>
                <w:sz w:val="16"/>
                <w:szCs w:val="16"/>
              </w:rPr>
            </w:pPr>
          </w:p>
        </w:tc>
        <w:tc>
          <w:tcPr>
            <w:tcW w:w="5632" w:type="dxa"/>
            <w:gridSpan w:val="4"/>
            <w:vAlign w:val="center"/>
          </w:tcPr>
          <w:p w14:paraId="5ED13F4E" w14:textId="77777777" w:rsidR="0023008C" w:rsidRPr="009D67BF" w:rsidRDefault="0023008C" w:rsidP="0023008C">
            <w:pPr>
              <w:ind w:left="20"/>
              <w:rPr>
                <w:i/>
                <w:sz w:val="14"/>
                <w:szCs w:val="14"/>
              </w:rPr>
            </w:pPr>
            <w:r w:rsidRPr="009D67BF">
              <w:rPr>
                <w:i/>
                <w:sz w:val="14"/>
                <w:szCs w:val="14"/>
              </w:rPr>
              <w:t>Apply universal primer over manufacturer's standard primer; then apply topcoat.</w:t>
            </w:r>
          </w:p>
        </w:tc>
        <w:tc>
          <w:tcPr>
            <w:tcW w:w="810" w:type="dxa"/>
            <w:vAlign w:val="center"/>
          </w:tcPr>
          <w:p w14:paraId="1C767412" w14:textId="77777777" w:rsidR="0023008C" w:rsidRPr="00876744" w:rsidRDefault="0023008C" w:rsidP="0023008C">
            <w:pPr>
              <w:autoSpaceDE/>
              <w:autoSpaceDN/>
              <w:adjustRightInd/>
              <w:spacing w:before="0" w:line="240" w:lineRule="auto"/>
              <w:ind w:left="0"/>
              <w:rPr>
                <w:sz w:val="16"/>
                <w:szCs w:val="16"/>
              </w:rPr>
            </w:pPr>
          </w:p>
        </w:tc>
        <w:tc>
          <w:tcPr>
            <w:tcW w:w="1353" w:type="dxa"/>
            <w:gridSpan w:val="2"/>
            <w:vAlign w:val="center"/>
          </w:tcPr>
          <w:p w14:paraId="074F9D20" w14:textId="77777777" w:rsidR="0023008C" w:rsidRPr="00876744" w:rsidRDefault="0023008C" w:rsidP="0023008C">
            <w:pPr>
              <w:autoSpaceDE/>
              <w:autoSpaceDN/>
              <w:adjustRightInd/>
              <w:spacing w:before="0" w:line="240" w:lineRule="auto"/>
              <w:ind w:left="0"/>
              <w:jc w:val="center"/>
              <w:rPr>
                <w:sz w:val="16"/>
                <w:szCs w:val="16"/>
              </w:rPr>
            </w:pPr>
          </w:p>
        </w:tc>
      </w:tr>
      <w:tr w:rsidR="0023008C" w:rsidRPr="001D3869" w14:paraId="69AAFB20" w14:textId="77777777" w:rsidTr="00876744">
        <w:trPr>
          <w:gridAfter w:val="1"/>
          <w:wAfter w:w="19" w:type="dxa"/>
          <w:trHeight w:val="288"/>
          <w:jc w:val="center"/>
        </w:trPr>
        <w:tc>
          <w:tcPr>
            <w:tcW w:w="2288" w:type="dxa"/>
            <w:gridSpan w:val="3"/>
            <w:tcBorders>
              <w:top w:val="single" w:sz="12" w:space="0" w:color="auto"/>
            </w:tcBorders>
            <w:vAlign w:val="center"/>
          </w:tcPr>
          <w:p w14:paraId="314C5823" w14:textId="77777777" w:rsidR="0023008C" w:rsidRPr="001D3869" w:rsidRDefault="0023008C" w:rsidP="0023008C">
            <w:pPr>
              <w:autoSpaceDE/>
              <w:autoSpaceDN/>
              <w:adjustRightInd/>
              <w:spacing w:before="0" w:line="240" w:lineRule="auto"/>
              <w:ind w:left="0"/>
              <w:rPr>
                <w:b/>
                <w:sz w:val="16"/>
                <w:szCs w:val="16"/>
              </w:rPr>
            </w:pPr>
            <w:r w:rsidRPr="001D3869">
              <w:rPr>
                <w:b/>
                <w:sz w:val="16"/>
                <w:szCs w:val="16"/>
              </w:rPr>
              <w:t>TOPCOAT</w:t>
            </w:r>
          </w:p>
        </w:tc>
        <w:tc>
          <w:tcPr>
            <w:tcW w:w="3015" w:type="dxa"/>
            <w:tcBorders>
              <w:top w:val="single" w:sz="12" w:space="0" w:color="auto"/>
            </w:tcBorders>
            <w:vAlign w:val="center"/>
          </w:tcPr>
          <w:p w14:paraId="58DDF162" w14:textId="77777777" w:rsidR="0023008C" w:rsidRPr="005410C8" w:rsidRDefault="0023008C" w:rsidP="0023008C">
            <w:pPr>
              <w:autoSpaceDE/>
              <w:autoSpaceDN/>
              <w:adjustRightInd/>
              <w:spacing w:before="0" w:line="240" w:lineRule="auto"/>
              <w:ind w:left="0"/>
              <w:rPr>
                <w:sz w:val="16"/>
                <w:szCs w:val="16"/>
              </w:rPr>
            </w:pPr>
            <w:r w:rsidRPr="005410C8">
              <w:rPr>
                <w:sz w:val="16"/>
                <w:szCs w:val="16"/>
              </w:rPr>
              <w:t>Carboline</w:t>
            </w:r>
          </w:p>
        </w:tc>
        <w:tc>
          <w:tcPr>
            <w:tcW w:w="2617" w:type="dxa"/>
            <w:gridSpan w:val="3"/>
            <w:tcBorders>
              <w:top w:val="single" w:sz="12" w:space="0" w:color="auto"/>
            </w:tcBorders>
            <w:vAlign w:val="center"/>
          </w:tcPr>
          <w:p w14:paraId="55821F0E" w14:textId="77777777" w:rsidR="0023008C" w:rsidRPr="009D67BF" w:rsidRDefault="0023008C" w:rsidP="0023008C">
            <w:pPr>
              <w:autoSpaceDE/>
              <w:autoSpaceDN/>
              <w:adjustRightInd/>
              <w:spacing w:before="0" w:line="240" w:lineRule="auto"/>
              <w:ind w:left="0"/>
              <w:rPr>
                <w:sz w:val="16"/>
                <w:szCs w:val="16"/>
              </w:rPr>
            </w:pPr>
            <w:proofErr w:type="spellStart"/>
            <w:r w:rsidRPr="009D67BF">
              <w:rPr>
                <w:sz w:val="16"/>
                <w:szCs w:val="16"/>
              </w:rPr>
              <w:t>Carbothane</w:t>
            </w:r>
            <w:proofErr w:type="spellEnd"/>
            <w:r w:rsidRPr="009D67BF">
              <w:rPr>
                <w:sz w:val="16"/>
                <w:szCs w:val="16"/>
              </w:rPr>
              <w:t xml:space="preserve"> 134 Series</w:t>
            </w:r>
          </w:p>
        </w:tc>
        <w:tc>
          <w:tcPr>
            <w:tcW w:w="810" w:type="dxa"/>
            <w:tcBorders>
              <w:top w:val="single" w:sz="12" w:space="0" w:color="auto"/>
            </w:tcBorders>
            <w:vAlign w:val="center"/>
          </w:tcPr>
          <w:p w14:paraId="7BEE4FD9" w14:textId="3EEB8C20" w:rsidR="0023008C" w:rsidRPr="00876744" w:rsidRDefault="0023008C" w:rsidP="0023008C">
            <w:pPr>
              <w:autoSpaceDE/>
              <w:autoSpaceDN/>
              <w:adjustRightInd/>
              <w:spacing w:before="0" w:line="240" w:lineRule="auto"/>
              <w:ind w:left="0"/>
              <w:jc w:val="center"/>
              <w:rPr>
                <w:sz w:val="16"/>
                <w:szCs w:val="16"/>
              </w:rPr>
            </w:pPr>
            <w:del w:id="1224" w:author="Kurmanov, Aidyn [STAMGazStroy LLP]" w:date="2025-12-09T16:33:00Z" w16du:dateUtc="2025-12-09T11:33:00Z">
              <w:r w:rsidRPr="00876744">
                <w:rPr>
                  <w:sz w:val="16"/>
                  <w:szCs w:val="16"/>
                </w:rPr>
                <w:delText>54-264</w:delText>
              </w:r>
            </w:del>
            <w:ins w:id="1225" w:author="Kurmanov, Aidyn [STAMGazStroy LLP]" w:date="2025-12-09T16:33:00Z" w16du:dateUtc="2025-12-09T11:33:00Z">
              <w:r w:rsidR="0013667A">
                <w:rPr>
                  <w:sz w:val="16"/>
                  <w:szCs w:val="16"/>
                </w:rPr>
                <w:t>288</w:t>
              </w:r>
            </w:ins>
          </w:p>
        </w:tc>
        <w:tc>
          <w:tcPr>
            <w:tcW w:w="1353" w:type="dxa"/>
            <w:gridSpan w:val="2"/>
            <w:tcBorders>
              <w:top w:val="single" w:sz="12" w:space="0" w:color="auto"/>
            </w:tcBorders>
            <w:vAlign w:val="center"/>
          </w:tcPr>
          <w:p w14:paraId="007A2A07"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121°C (250°F)</w:t>
            </w:r>
          </w:p>
        </w:tc>
      </w:tr>
      <w:tr w:rsidR="0023008C" w:rsidRPr="001D3869" w14:paraId="326EF40E" w14:textId="77777777" w:rsidTr="00876744">
        <w:trPr>
          <w:gridAfter w:val="1"/>
          <w:wAfter w:w="19" w:type="dxa"/>
          <w:trHeight w:val="288"/>
          <w:jc w:val="center"/>
        </w:trPr>
        <w:tc>
          <w:tcPr>
            <w:tcW w:w="2288" w:type="dxa"/>
            <w:gridSpan w:val="3"/>
            <w:vAlign w:val="center"/>
          </w:tcPr>
          <w:p w14:paraId="5F70D763" w14:textId="77777777" w:rsidR="0023008C" w:rsidRPr="001D3869" w:rsidRDefault="0023008C" w:rsidP="0023008C">
            <w:pPr>
              <w:autoSpaceDE/>
              <w:autoSpaceDN/>
              <w:adjustRightInd/>
              <w:spacing w:before="0" w:line="240" w:lineRule="auto"/>
              <w:ind w:left="0"/>
              <w:rPr>
                <w:b/>
                <w:sz w:val="16"/>
                <w:szCs w:val="16"/>
              </w:rPr>
            </w:pPr>
          </w:p>
        </w:tc>
        <w:tc>
          <w:tcPr>
            <w:tcW w:w="3015" w:type="dxa"/>
            <w:vAlign w:val="center"/>
          </w:tcPr>
          <w:p w14:paraId="0703D154" w14:textId="77777777" w:rsidR="0023008C" w:rsidRPr="005410C8" w:rsidRDefault="0023008C" w:rsidP="0023008C">
            <w:pPr>
              <w:autoSpaceDE/>
              <w:autoSpaceDN/>
              <w:adjustRightInd/>
              <w:spacing w:before="0" w:line="240" w:lineRule="auto"/>
              <w:ind w:left="0"/>
              <w:rPr>
                <w:sz w:val="16"/>
                <w:szCs w:val="16"/>
              </w:rPr>
            </w:pPr>
            <w:proofErr w:type="spellStart"/>
            <w:r w:rsidRPr="00CD0427">
              <w:rPr>
                <w:sz w:val="16"/>
                <w:szCs w:val="16"/>
              </w:rPr>
              <w:t>Dampney</w:t>
            </w:r>
            <w:proofErr w:type="spellEnd"/>
          </w:p>
        </w:tc>
        <w:tc>
          <w:tcPr>
            <w:tcW w:w="2617" w:type="dxa"/>
            <w:gridSpan w:val="3"/>
            <w:vAlign w:val="center"/>
          </w:tcPr>
          <w:p w14:paraId="38822742" w14:textId="77777777" w:rsidR="0023008C" w:rsidRPr="009D67BF" w:rsidRDefault="0023008C" w:rsidP="0023008C">
            <w:pPr>
              <w:autoSpaceDE/>
              <w:autoSpaceDN/>
              <w:adjustRightInd/>
              <w:spacing w:before="0" w:line="240" w:lineRule="auto"/>
              <w:ind w:left="0"/>
              <w:rPr>
                <w:sz w:val="16"/>
                <w:szCs w:val="16"/>
              </w:rPr>
            </w:pPr>
            <w:proofErr w:type="spellStart"/>
            <w:r w:rsidRPr="009D67BF">
              <w:rPr>
                <w:sz w:val="16"/>
                <w:szCs w:val="16"/>
              </w:rPr>
              <w:t>Endcor</w:t>
            </w:r>
            <w:proofErr w:type="spellEnd"/>
            <w:r w:rsidRPr="009D67BF">
              <w:rPr>
                <w:sz w:val="16"/>
                <w:szCs w:val="16"/>
              </w:rPr>
              <w:t xml:space="preserve"> 4600C</w:t>
            </w:r>
          </w:p>
        </w:tc>
        <w:tc>
          <w:tcPr>
            <w:tcW w:w="810" w:type="dxa"/>
            <w:vAlign w:val="center"/>
          </w:tcPr>
          <w:p w14:paraId="7428DB1A"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324</w:t>
            </w:r>
          </w:p>
        </w:tc>
        <w:tc>
          <w:tcPr>
            <w:tcW w:w="1353" w:type="dxa"/>
            <w:gridSpan w:val="2"/>
            <w:vAlign w:val="center"/>
          </w:tcPr>
          <w:p w14:paraId="5E6A6343"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121°C (250°F)</w:t>
            </w:r>
          </w:p>
        </w:tc>
      </w:tr>
      <w:tr w:rsidR="0023008C" w:rsidRPr="001D3869" w14:paraId="508B0304" w14:textId="77777777" w:rsidTr="00876744">
        <w:trPr>
          <w:gridAfter w:val="1"/>
          <w:wAfter w:w="19" w:type="dxa"/>
          <w:trHeight w:val="288"/>
          <w:jc w:val="center"/>
        </w:trPr>
        <w:tc>
          <w:tcPr>
            <w:tcW w:w="2288" w:type="dxa"/>
            <w:gridSpan w:val="3"/>
            <w:vAlign w:val="center"/>
          </w:tcPr>
          <w:p w14:paraId="65959A72" w14:textId="77777777" w:rsidR="0023008C" w:rsidRPr="001D3869" w:rsidRDefault="0023008C" w:rsidP="0023008C">
            <w:pPr>
              <w:autoSpaceDE/>
              <w:autoSpaceDN/>
              <w:adjustRightInd/>
              <w:spacing w:before="0" w:line="240" w:lineRule="auto"/>
              <w:ind w:left="0"/>
              <w:rPr>
                <w:b/>
                <w:sz w:val="16"/>
                <w:szCs w:val="16"/>
              </w:rPr>
            </w:pPr>
            <w:r w:rsidRPr="001D3869">
              <w:rPr>
                <w:b/>
                <w:sz w:val="16"/>
                <w:szCs w:val="16"/>
              </w:rPr>
              <w:t>Polyurethane -</w:t>
            </w:r>
          </w:p>
        </w:tc>
        <w:tc>
          <w:tcPr>
            <w:tcW w:w="3015" w:type="dxa"/>
            <w:vAlign w:val="center"/>
          </w:tcPr>
          <w:p w14:paraId="3752EDB1" w14:textId="77777777" w:rsidR="0023008C" w:rsidRPr="005410C8" w:rsidRDefault="0023008C" w:rsidP="0023008C">
            <w:pPr>
              <w:autoSpaceDE/>
              <w:autoSpaceDN/>
              <w:adjustRightInd/>
              <w:spacing w:before="0" w:line="240" w:lineRule="auto"/>
              <w:ind w:left="0"/>
              <w:rPr>
                <w:sz w:val="16"/>
                <w:szCs w:val="16"/>
              </w:rPr>
            </w:pPr>
            <w:r w:rsidRPr="005410C8">
              <w:rPr>
                <w:sz w:val="16"/>
                <w:szCs w:val="16"/>
              </w:rPr>
              <w:t>Hempel Coatings (USA), Inc.</w:t>
            </w:r>
          </w:p>
        </w:tc>
        <w:tc>
          <w:tcPr>
            <w:tcW w:w="2617" w:type="dxa"/>
            <w:gridSpan w:val="3"/>
            <w:vAlign w:val="center"/>
          </w:tcPr>
          <w:p w14:paraId="037576D2" w14:textId="77777777" w:rsidR="0023008C" w:rsidRPr="009D67BF" w:rsidRDefault="0023008C" w:rsidP="0023008C">
            <w:pPr>
              <w:autoSpaceDE/>
              <w:autoSpaceDN/>
              <w:adjustRightInd/>
              <w:spacing w:before="0" w:line="240" w:lineRule="auto"/>
              <w:ind w:left="0"/>
              <w:rPr>
                <w:sz w:val="16"/>
                <w:szCs w:val="16"/>
              </w:rPr>
            </w:pPr>
            <w:proofErr w:type="spellStart"/>
            <w:r w:rsidRPr="009D67BF">
              <w:rPr>
                <w:sz w:val="16"/>
                <w:szCs w:val="16"/>
              </w:rPr>
              <w:t>Hempathane</w:t>
            </w:r>
            <w:proofErr w:type="spellEnd"/>
            <w:r w:rsidRPr="009D67BF">
              <w:rPr>
                <w:sz w:val="16"/>
                <w:szCs w:val="16"/>
              </w:rPr>
              <w:t xml:space="preserve"> series</w:t>
            </w:r>
          </w:p>
        </w:tc>
        <w:tc>
          <w:tcPr>
            <w:tcW w:w="810" w:type="dxa"/>
            <w:vAlign w:val="center"/>
          </w:tcPr>
          <w:p w14:paraId="4C5C0FC2" w14:textId="77777777" w:rsidR="0023008C" w:rsidRPr="00876744" w:rsidRDefault="0023008C" w:rsidP="0023008C">
            <w:pPr>
              <w:autoSpaceDE/>
              <w:autoSpaceDN/>
              <w:adjustRightInd/>
              <w:spacing w:before="0" w:line="240" w:lineRule="auto"/>
              <w:ind w:left="0"/>
              <w:jc w:val="center"/>
              <w:rPr>
                <w:sz w:val="16"/>
                <w:szCs w:val="16"/>
                <w:lang w:val="ru-RU"/>
              </w:rPr>
            </w:pPr>
            <w:r w:rsidRPr="00876744">
              <w:rPr>
                <w:sz w:val="16"/>
                <w:szCs w:val="16"/>
                <w:lang w:val="ru-RU"/>
              </w:rPr>
              <w:t>330-445</w:t>
            </w:r>
          </w:p>
        </w:tc>
        <w:tc>
          <w:tcPr>
            <w:tcW w:w="1353" w:type="dxa"/>
            <w:gridSpan w:val="2"/>
            <w:vAlign w:val="center"/>
          </w:tcPr>
          <w:p w14:paraId="02D56B88"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121°C (250°F)</w:t>
            </w:r>
          </w:p>
        </w:tc>
      </w:tr>
      <w:tr w:rsidR="0023008C" w:rsidRPr="001D3869" w14:paraId="53D0FF34" w14:textId="77777777" w:rsidTr="00876744">
        <w:trPr>
          <w:gridAfter w:val="1"/>
          <w:wAfter w:w="19" w:type="dxa"/>
          <w:trHeight w:val="288"/>
          <w:jc w:val="center"/>
        </w:trPr>
        <w:tc>
          <w:tcPr>
            <w:tcW w:w="2288" w:type="dxa"/>
            <w:gridSpan w:val="3"/>
            <w:vAlign w:val="center"/>
          </w:tcPr>
          <w:p w14:paraId="7FFF9CA6" w14:textId="77777777" w:rsidR="0023008C" w:rsidRPr="001D3869" w:rsidRDefault="0023008C" w:rsidP="0023008C">
            <w:pPr>
              <w:autoSpaceDE/>
              <w:autoSpaceDN/>
              <w:adjustRightInd/>
              <w:spacing w:before="0" w:line="240" w:lineRule="auto"/>
              <w:ind w:left="0"/>
              <w:rPr>
                <w:b/>
                <w:sz w:val="16"/>
                <w:szCs w:val="16"/>
              </w:rPr>
            </w:pPr>
            <w:r w:rsidRPr="001D3869">
              <w:rPr>
                <w:b/>
                <w:sz w:val="16"/>
                <w:szCs w:val="16"/>
              </w:rPr>
              <w:t>Aliphatic</w:t>
            </w:r>
          </w:p>
        </w:tc>
        <w:tc>
          <w:tcPr>
            <w:tcW w:w="3015" w:type="dxa"/>
            <w:vAlign w:val="center"/>
          </w:tcPr>
          <w:p w14:paraId="0C29883D" w14:textId="77777777" w:rsidR="0023008C" w:rsidRPr="005410C8" w:rsidRDefault="0023008C" w:rsidP="0023008C">
            <w:pPr>
              <w:autoSpaceDE/>
              <w:autoSpaceDN/>
              <w:adjustRightInd/>
              <w:spacing w:before="0" w:line="240" w:lineRule="auto"/>
              <w:ind w:left="0"/>
              <w:rPr>
                <w:sz w:val="16"/>
                <w:szCs w:val="16"/>
              </w:rPr>
            </w:pPr>
            <w:r w:rsidRPr="005410C8">
              <w:rPr>
                <w:sz w:val="16"/>
                <w:szCs w:val="16"/>
              </w:rPr>
              <w:t>International</w:t>
            </w:r>
          </w:p>
        </w:tc>
        <w:tc>
          <w:tcPr>
            <w:tcW w:w="2617" w:type="dxa"/>
            <w:gridSpan w:val="3"/>
            <w:vAlign w:val="center"/>
          </w:tcPr>
          <w:p w14:paraId="305C506C" w14:textId="017FBF73" w:rsidR="0023008C" w:rsidRPr="009D67BF" w:rsidRDefault="0023008C" w:rsidP="0023008C">
            <w:pPr>
              <w:autoSpaceDE/>
              <w:autoSpaceDN/>
              <w:adjustRightInd/>
              <w:spacing w:before="0" w:line="240" w:lineRule="auto"/>
              <w:ind w:left="0"/>
              <w:rPr>
                <w:sz w:val="16"/>
                <w:szCs w:val="16"/>
              </w:rPr>
            </w:pPr>
            <w:proofErr w:type="spellStart"/>
            <w:r w:rsidRPr="009D67BF">
              <w:rPr>
                <w:sz w:val="16"/>
                <w:szCs w:val="16"/>
              </w:rPr>
              <w:t>Interthane</w:t>
            </w:r>
            <w:proofErr w:type="spellEnd"/>
            <w:r w:rsidRPr="009D67BF">
              <w:rPr>
                <w:sz w:val="16"/>
                <w:szCs w:val="16"/>
              </w:rPr>
              <w:t xml:space="preserve"> 990 series</w:t>
            </w:r>
          </w:p>
        </w:tc>
        <w:tc>
          <w:tcPr>
            <w:tcW w:w="810" w:type="dxa"/>
            <w:vAlign w:val="center"/>
          </w:tcPr>
          <w:p w14:paraId="608604EB"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247-420</w:t>
            </w:r>
          </w:p>
        </w:tc>
        <w:tc>
          <w:tcPr>
            <w:tcW w:w="1353" w:type="dxa"/>
            <w:gridSpan w:val="2"/>
            <w:vAlign w:val="center"/>
          </w:tcPr>
          <w:p w14:paraId="1077825E"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121°C (250°F)</w:t>
            </w:r>
          </w:p>
        </w:tc>
      </w:tr>
      <w:tr w:rsidR="008639EA" w:rsidRPr="001D3869" w14:paraId="328619C2" w14:textId="77777777" w:rsidTr="00876744">
        <w:trPr>
          <w:gridAfter w:val="1"/>
          <w:wAfter w:w="19" w:type="dxa"/>
          <w:trHeight w:val="288"/>
          <w:jc w:val="center"/>
        </w:trPr>
        <w:tc>
          <w:tcPr>
            <w:tcW w:w="2288" w:type="dxa"/>
            <w:gridSpan w:val="3"/>
            <w:vMerge w:val="restart"/>
            <w:vAlign w:val="center"/>
          </w:tcPr>
          <w:p w14:paraId="13DB4A6E" w14:textId="77777777" w:rsidR="008639EA" w:rsidRPr="001D3869" w:rsidRDefault="008639EA" w:rsidP="0023008C">
            <w:pPr>
              <w:autoSpaceDE/>
              <w:autoSpaceDN/>
              <w:adjustRightInd/>
              <w:spacing w:before="0" w:line="240" w:lineRule="auto"/>
              <w:ind w:left="0"/>
              <w:rPr>
                <w:b/>
                <w:sz w:val="16"/>
                <w:szCs w:val="16"/>
              </w:rPr>
            </w:pPr>
            <w:r w:rsidRPr="00864788">
              <w:rPr>
                <w:b/>
                <w:sz w:val="16"/>
                <w:szCs w:val="16"/>
              </w:rPr>
              <w:t>DFT as per Manufacturer’s Product Sheet</w:t>
            </w:r>
          </w:p>
        </w:tc>
        <w:tc>
          <w:tcPr>
            <w:tcW w:w="3015" w:type="dxa"/>
            <w:vAlign w:val="center"/>
          </w:tcPr>
          <w:p w14:paraId="5EC31DF3" w14:textId="77777777" w:rsidR="008639EA" w:rsidRPr="005410C8" w:rsidRDefault="008639EA" w:rsidP="0023008C">
            <w:pPr>
              <w:autoSpaceDE/>
              <w:autoSpaceDN/>
              <w:adjustRightInd/>
              <w:spacing w:before="0" w:line="240" w:lineRule="auto"/>
              <w:ind w:left="0"/>
              <w:rPr>
                <w:sz w:val="16"/>
                <w:szCs w:val="16"/>
              </w:rPr>
            </w:pPr>
            <w:proofErr w:type="spellStart"/>
            <w:r w:rsidRPr="005410C8">
              <w:rPr>
                <w:sz w:val="16"/>
                <w:szCs w:val="16"/>
              </w:rPr>
              <w:t>InternationalDe</w:t>
            </w:r>
            <w:r w:rsidRPr="005410C8">
              <w:rPr>
                <w:spacing w:val="2"/>
                <w:sz w:val="16"/>
                <w:szCs w:val="16"/>
              </w:rPr>
              <w:t>v</w:t>
            </w:r>
            <w:r w:rsidRPr="005410C8">
              <w:rPr>
                <w:sz w:val="16"/>
                <w:szCs w:val="16"/>
              </w:rPr>
              <w:t>oe</w:t>
            </w:r>
            <w:proofErr w:type="spellEnd"/>
          </w:p>
        </w:tc>
        <w:tc>
          <w:tcPr>
            <w:tcW w:w="2617" w:type="dxa"/>
            <w:gridSpan w:val="3"/>
            <w:vAlign w:val="center"/>
          </w:tcPr>
          <w:p w14:paraId="7E60D1C2" w14:textId="77777777" w:rsidR="008639EA" w:rsidRPr="009D67BF" w:rsidRDefault="008639EA" w:rsidP="0023008C">
            <w:pPr>
              <w:autoSpaceDE/>
              <w:autoSpaceDN/>
              <w:adjustRightInd/>
              <w:spacing w:before="0" w:line="240" w:lineRule="auto"/>
              <w:ind w:left="0"/>
              <w:rPr>
                <w:sz w:val="16"/>
                <w:szCs w:val="16"/>
              </w:rPr>
            </w:pPr>
            <w:proofErr w:type="spellStart"/>
            <w:r w:rsidRPr="009D67BF">
              <w:rPr>
                <w:sz w:val="16"/>
                <w:szCs w:val="16"/>
              </w:rPr>
              <w:t>Devthane</w:t>
            </w:r>
            <w:proofErr w:type="spellEnd"/>
            <w:r w:rsidRPr="009D67BF">
              <w:rPr>
                <w:sz w:val="16"/>
                <w:szCs w:val="16"/>
              </w:rPr>
              <w:t xml:space="preserve"> 379</w:t>
            </w:r>
            <w:r w:rsidRPr="009D67BF">
              <w:rPr>
                <w:sz w:val="16"/>
                <w:szCs w:val="16"/>
                <w:vertAlign w:val="superscript"/>
              </w:rPr>
              <w:t>T</w:t>
            </w:r>
          </w:p>
        </w:tc>
        <w:tc>
          <w:tcPr>
            <w:tcW w:w="810" w:type="dxa"/>
            <w:vAlign w:val="center"/>
          </w:tcPr>
          <w:p w14:paraId="635C018D" w14:textId="77777777" w:rsidR="008639EA" w:rsidRPr="00876744" w:rsidRDefault="008639EA" w:rsidP="0023008C">
            <w:pPr>
              <w:autoSpaceDE/>
              <w:autoSpaceDN/>
              <w:adjustRightInd/>
              <w:spacing w:before="0" w:line="240" w:lineRule="auto"/>
              <w:ind w:left="0"/>
              <w:jc w:val="center"/>
              <w:rPr>
                <w:sz w:val="16"/>
                <w:szCs w:val="16"/>
                <w:lang w:val="ru-RU"/>
              </w:rPr>
            </w:pPr>
            <w:r w:rsidRPr="00876744">
              <w:rPr>
                <w:sz w:val="16"/>
                <w:szCs w:val="16"/>
              </w:rPr>
              <w:t>44-</w:t>
            </w:r>
            <w:r w:rsidRPr="00876744">
              <w:rPr>
                <w:sz w:val="16"/>
                <w:szCs w:val="16"/>
                <w:lang w:val="ru-RU"/>
              </w:rPr>
              <w:t>311</w:t>
            </w:r>
          </w:p>
        </w:tc>
        <w:tc>
          <w:tcPr>
            <w:tcW w:w="1353" w:type="dxa"/>
            <w:gridSpan w:val="2"/>
            <w:vAlign w:val="center"/>
          </w:tcPr>
          <w:p w14:paraId="5BB464A6" w14:textId="77777777" w:rsidR="008639EA" w:rsidRPr="00876744" w:rsidRDefault="008639EA" w:rsidP="0023008C">
            <w:pPr>
              <w:autoSpaceDE/>
              <w:autoSpaceDN/>
              <w:adjustRightInd/>
              <w:spacing w:before="0" w:line="240" w:lineRule="auto"/>
              <w:ind w:left="0"/>
              <w:jc w:val="center"/>
              <w:rPr>
                <w:sz w:val="16"/>
                <w:szCs w:val="16"/>
              </w:rPr>
            </w:pPr>
            <w:r w:rsidRPr="00876744">
              <w:rPr>
                <w:sz w:val="16"/>
                <w:szCs w:val="16"/>
              </w:rPr>
              <w:t>121°C (250°F)</w:t>
            </w:r>
          </w:p>
        </w:tc>
      </w:tr>
      <w:tr w:rsidR="008639EA" w:rsidRPr="001D3869" w14:paraId="6137918A" w14:textId="77777777" w:rsidTr="00876744">
        <w:trPr>
          <w:gridAfter w:val="1"/>
          <w:wAfter w:w="19" w:type="dxa"/>
          <w:trHeight w:val="288"/>
          <w:jc w:val="center"/>
        </w:trPr>
        <w:tc>
          <w:tcPr>
            <w:tcW w:w="2288" w:type="dxa"/>
            <w:gridSpan w:val="3"/>
            <w:vMerge/>
            <w:vAlign w:val="center"/>
          </w:tcPr>
          <w:p w14:paraId="5D96FF11" w14:textId="77777777" w:rsidR="008639EA" w:rsidRPr="00F029EB" w:rsidRDefault="008639EA" w:rsidP="0023008C">
            <w:pPr>
              <w:autoSpaceDE/>
              <w:autoSpaceDN/>
              <w:adjustRightInd/>
              <w:spacing w:before="0" w:line="240" w:lineRule="auto"/>
              <w:ind w:left="0"/>
              <w:rPr>
                <w:sz w:val="16"/>
                <w:szCs w:val="16"/>
              </w:rPr>
            </w:pPr>
          </w:p>
        </w:tc>
        <w:tc>
          <w:tcPr>
            <w:tcW w:w="3015" w:type="dxa"/>
            <w:vAlign w:val="center"/>
          </w:tcPr>
          <w:p w14:paraId="04C415FB" w14:textId="77777777" w:rsidR="008639EA" w:rsidRPr="005410C8" w:rsidRDefault="008639EA" w:rsidP="0023008C">
            <w:pPr>
              <w:autoSpaceDE/>
              <w:autoSpaceDN/>
              <w:adjustRightInd/>
              <w:spacing w:before="0" w:line="240" w:lineRule="auto"/>
              <w:ind w:left="0"/>
              <w:rPr>
                <w:sz w:val="16"/>
                <w:szCs w:val="16"/>
              </w:rPr>
            </w:pPr>
            <w:proofErr w:type="spellStart"/>
            <w:r w:rsidRPr="005410C8">
              <w:rPr>
                <w:position w:val="-1"/>
                <w:sz w:val="16"/>
                <w:szCs w:val="16"/>
              </w:rPr>
              <w:t>JotunPaints</w:t>
            </w:r>
            <w:proofErr w:type="spellEnd"/>
          </w:p>
        </w:tc>
        <w:tc>
          <w:tcPr>
            <w:tcW w:w="2617" w:type="dxa"/>
            <w:gridSpan w:val="3"/>
            <w:vAlign w:val="center"/>
          </w:tcPr>
          <w:p w14:paraId="0CA54468" w14:textId="77777777" w:rsidR="008639EA" w:rsidRPr="009D67BF" w:rsidRDefault="008639EA" w:rsidP="00E10AAE">
            <w:pPr>
              <w:autoSpaceDE/>
              <w:autoSpaceDN/>
              <w:adjustRightInd/>
              <w:spacing w:before="0" w:line="240" w:lineRule="auto"/>
              <w:ind w:left="0"/>
              <w:rPr>
                <w:sz w:val="16"/>
                <w:szCs w:val="16"/>
              </w:rPr>
            </w:pPr>
            <w:r w:rsidRPr="009D67BF">
              <w:rPr>
                <w:sz w:val="16"/>
                <w:szCs w:val="16"/>
              </w:rPr>
              <w:t>Hardtop AX</w:t>
            </w:r>
          </w:p>
          <w:p w14:paraId="718BF9C0" w14:textId="6D7F3A45" w:rsidR="008639EA" w:rsidRPr="009D67BF" w:rsidRDefault="008639EA" w:rsidP="0023008C">
            <w:pPr>
              <w:autoSpaceDE/>
              <w:autoSpaceDN/>
              <w:adjustRightInd/>
              <w:spacing w:before="0" w:line="240" w:lineRule="auto"/>
              <w:ind w:left="0"/>
              <w:rPr>
                <w:sz w:val="16"/>
                <w:szCs w:val="16"/>
              </w:rPr>
            </w:pPr>
            <w:r w:rsidRPr="009D67BF">
              <w:rPr>
                <w:sz w:val="16"/>
                <w:szCs w:val="16"/>
              </w:rPr>
              <w:t>Hardtop XP</w:t>
            </w:r>
          </w:p>
        </w:tc>
        <w:tc>
          <w:tcPr>
            <w:tcW w:w="810" w:type="dxa"/>
            <w:vAlign w:val="center"/>
          </w:tcPr>
          <w:p w14:paraId="21F9241A" w14:textId="206F24D2" w:rsidR="008639EA" w:rsidRPr="00876744" w:rsidRDefault="008639EA" w:rsidP="0023008C">
            <w:pPr>
              <w:autoSpaceDE/>
              <w:autoSpaceDN/>
              <w:adjustRightInd/>
              <w:spacing w:before="0" w:line="240" w:lineRule="auto"/>
              <w:ind w:left="0"/>
              <w:jc w:val="center"/>
              <w:rPr>
                <w:sz w:val="16"/>
                <w:szCs w:val="16"/>
              </w:rPr>
            </w:pPr>
            <w:r w:rsidRPr="00876744">
              <w:rPr>
                <w:sz w:val="16"/>
                <w:szCs w:val="16"/>
              </w:rPr>
              <w:t>325-336</w:t>
            </w:r>
          </w:p>
        </w:tc>
        <w:tc>
          <w:tcPr>
            <w:tcW w:w="1353" w:type="dxa"/>
            <w:gridSpan w:val="2"/>
            <w:vAlign w:val="center"/>
          </w:tcPr>
          <w:p w14:paraId="6DEABBE7" w14:textId="77777777" w:rsidR="008639EA" w:rsidRPr="00876744" w:rsidRDefault="008639EA" w:rsidP="0023008C">
            <w:pPr>
              <w:autoSpaceDE/>
              <w:autoSpaceDN/>
              <w:adjustRightInd/>
              <w:spacing w:before="0" w:line="240" w:lineRule="auto"/>
              <w:ind w:left="0"/>
              <w:jc w:val="center"/>
              <w:rPr>
                <w:sz w:val="16"/>
                <w:szCs w:val="16"/>
              </w:rPr>
            </w:pPr>
            <w:r w:rsidRPr="00876744">
              <w:rPr>
                <w:sz w:val="16"/>
                <w:szCs w:val="16"/>
              </w:rPr>
              <w:t>121°C (250°F)</w:t>
            </w:r>
          </w:p>
        </w:tc>
      </w:tr>
      <w:tr w:rsidR="0023008C" w:rsidRPr="001D3869" w14:paraId="573EFCCC" w14:textId="77777777" w:rsidTr="00876744">
        <w:trPr>
          <w:gridAfter w:val="1"/>
          <w:wAfter w:w="19" w:type="dxa"/>
          <w:trHeight w:val="288"/>
          <w:jc w:val="center"/>
        </w:trPr>
        <w:tc>
          <w:tcPr>
            <w:tcW w:w="2288" w:type="dxa"/>
            <w:gridSpan w:val="3"/>
            <w:vAlign w:val="center"/>
          </w:tcPr>
          <w:p w14:paraId="449E086D" w14:textId="77777777" w:rsidR="0023008C" w:rsidRPr="00F029EB" w:rsidRDefault="0023008C" w:rsidP="0023008C">
            <w:pPr>
              <w:autoSpaceDE/>
              <w:autoSpaceDN/>
              <w:adjustRightInd/>
              <w:spacing w:before="0" w:line="240" w:lineRule="auto"/>
              <w:ind w:left="0"/>
              <w:rPr>
                <w:sz w:val="16"/>
                <w:szCs w:val="16"/>
              </w:rPr>
            </w:pPr>
          </w:p>
        </w:tc>
        <w:tc>
          <w:tcPr>
            <w:tcW w:w="3015" w:type="dxa"/>
            <w:vAlign w:val="center"/>
          </w:tcPr>
          <w:p w14:paraId="7DB6105A" w14:textId="77777777" w:rsidR="0023008C" w:rsidRPr="005410C8" w:rsidRDefault="0023008C" w:rsidP="0023008C">
            <w:pPr>
              <w:autoSpaceDE/>
              <w:autoSpaceDN/>
              <w:adjustRightInd/>
              <w:spacing w:before="0" w:line="240" w:lineRule="auto"/>
              <w:ind w:left="0"/>
              <w:rPr>
                <w:sz w:val="16"/>
                <w:szCs w:val="16"/>
              </w:rPr>
            </w:pPr>
            <w:r w:rsidRPr="005410C8">
              <w:rPr>
                <w:sz w:val="16"/>
                <w:szCs w:val="16"/>
              </w:rPr>
              <w:t>PPG</w:t>
            </w:r>
          </w:p>
        </w:tc>
        <w:tc>
          <w:tcPr>
            <w:tcW w:w="2617" w:type="dxa"/>
            <w:gridSpan w:val="3"/>
            <w:vAlign w:val="center"/>
          </w:tcPr>
          <w:p w14:paraId="35EE4CE2" w14:textId="087C7BF3" w:rsidR="00777944" w:rsidRPr="009D67BF" w:rsidRDefault="0023008C" w:rsidP="0023008C">
            <w:pPr>
              <w:autoSpaceDE/>
              <w:autoSpaceDN/>
              <w:adjustRightInd/>
              <w:spacing w:before="0" w:line="240" w:lineRule="auto"/>
              <w:ind w:left="0"/>
              <w:rPr>
                <w:sz w:val="16"/>
                <w:szCs w:val="16"/>
              </w:rPr>
            </w:pPr>
            <w:proofErr w:type="spellStart"/>
            <w:r w:rsidRPr="009D67BF">
              <w:rPr>
                <w:sz w:val="16"/>
                <w:szCs w:val="16"/>
              </w:rPr>
              <w:t>Amercoat</w:t>
            </w:r>
            <w:proofErr w:type="spellEnd"/>
            <w:r w:rsidRPr="009D67BF">
              <w:rPr>
                <w:sz w:val="16"/>
                <w:szCs w:val="16"/>
              </w:rPr>
              <w:t xml:space="preserve"> 450 Series</w:t>
            </w:r>
          </w:p>
          <w:p w14:paraId="4C9E519E" w14:textId="48490FC1" w:rsidR="0023008C" w:rsidRPr="009D67BF" w:rsidRDefault="0023008C" w:rsidP="0023008C">
            <w:pPr>
              <w:autoSpaceDE/>
              <w:autoSpaceDN/>
              <w:adjustRightInd/>
              <w:spacing w:before="0" w:line="240" w:lineRule="auto"/>
              <w:ind w:left="0"/>
              <w:rPr>
                <w:sz w:val="16"/>
                <w:szCs w:val="16"/>
              </w:rPr>
            </w:pPr>
            <w:proofErr w:type="spellStart"/>
            <w:r w:rsidRPr="009D67BF">
              <w:rPr>
                <w:sz w:val="16"/>
                <w:szCs w:val="16"/>
              </w:rPr>
              <w:t>Sigmadur</w:t>
            </w:r>
            <w:proofErr w:type="spellEnd"/>
            <w:r w:rsidRPr="009D67BF">
              <w:rPr>
                <w:sz w:val="16"/>
                <w:szCs w:val="16"/>
              </w:rPr>
              <w:t xml:space="preserve"> 550 </w:t>
            </w:r>
            <w:proofErr w:type="spellStart"/>
            <w:r w:rsidRPr="009D67BF">
              <w:rPr>
                <w:sz w:val="16"/>
                <w:szCs w:val="16"/>
              </w:rPr>
              <w:t>Series</w:t>
            </w:r>
            <w:r w:rsidRPr="009D67BF">
              <w:rPr>
                <w:sz w:val="16"/>
                <w:szCs w:val="16"/>
                <w:vertAlign w:val="superscript"/>
              </w:rPr>
              <w:t>T</w:t>
            </w:r>
            <w:proofErr w:type="spellEnd"/>
          </w:p>
        </w:tc>
        <w:tc>
          <w:tcPr>
            <w:tcW w:w="810" w:type="dxa"/>
            <w:vAlign w:val="center"/>
          </w:tcPr>
          <w:p w14:paraId="70ADFD3A"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lang w:val="ru-RU"/>
              </w:rPr>
              <w:t>31</w:t>
            </w:r>
            <w:r w:rsidRPr="00876744">
              <w:rPr>
                <w:sz w:val="16"/>
                <w:szCs w:val="16"/>
              </w:rPr>
              <w:t>2-430</w:t>
            </w:r>
          </w:p>
        </w:tc>
        <w:tc>
          <w:tcPr>
            <w:tcW w:w="1353" w:type="dxa"/>
            <w:gridSpan w:val="2"/>
            <w:vAlign w:val="center"/>
          </w:tcPr>
          <w:p w14:paraId="5DD88A50"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121°C (250°F)</w:t>
            </w:r>
          </w:p>
        </w:tc>
      </w:tr>
      <w:tr w:rsidR="0023008C" w:rsidRPr="001D3869" w14:paraId="3F6F0ED6" w14:textId="77777777" w:rsidTr="00876744">
        <w:trPr>
          <w:gridAfter w:val="1"/>
          <w:wAfter w:w="19" w:type="dxa"/>
          <w:trHeight w:val="288"/>
          <w:jc w:val="center"/>
        </w:trPr>
        <w:tc>
          <w:tcPr>
            <w:tcW w:w="2288" w:type="dxa"/>
            <w:gridSpan w:val="3"/>
            <w:vAlign w:val="center"/>
          </w:tcPr>
          <w:p w14:paraId="267500DE" w14:textId="77777777" w:rsidR="0023008C" w:rsidRPr="00F029EB" w:rsidRDefault="0023008C" w:rsidP="0023008C">
            <w:pPr>
              <w:autoSpaceDE/>
              <w:autoSpaceDN/>
              <w:adjustRightInd/>
              <w:spacing w:before="0" w:line="240" w:lineRule="auto"/>
              <w:ind w:left="0"/>
              <w:rPr>
                <w:sz w:val="16"/>
                <w:szCs w:val="16"/>
              </w:rPr>
            </w:pPr>
          </w:p>
        </w:tc>
        <w:tc>
          <w:tcPr>
            <w:tcW w:w="3015" w:type="dxa"/>
            <w:vAlign w:val="center"/>
          </w:tcPr>
          <w:p w14:paraId="71AF078F" w14:textId="77777777" w:rsidR="0023008C" w:rsidRPr="005410C8" w:rsidRDefault="0023008C" w:rsidP="0023008C">
            <w:pPr>
              <w:autoSpaceDE/>
              <w:autoSpaceDN/>
              <w:adjustRightInd/>
              <w:spacing w:before="0" w:line="240" w:lineRule="auto"/>
              <w:ind w:left="0"/>
              <w:rPr>
                <w:sz w:val="16"/>
                <w:szCs w:val="16"/>
              </w:rPr>
            </w:pPr>
            <w:proofErr w:type="spellStart"/>
            <w:r w:rsidRPr="005410C8">
              <w:rPr>
                <w:sz w:val="16"/>
                <w:szCs w:val="16"/>
              </w:rPr>
              <w:t>Sher</w:t>
            </w:r>
            <w:r w:rsidRPr="005410C8">
              <w:rPr>
                <w:spacing w:val="-1"/>
                <w:sz w:val="16"/>
                <w:szCs w:val="16"/>
              </w:rPr>
              <w:t>w</w:t>
            </w:r>
            <w:r w:rsidRPr="005410C8">
              <w:rPr>
                <w:spacing w:val="1"/>
                <w:sz w:val="16"/>
                <w:szCs w:val="16"/>
              </w:rPr>
              <w:t>i</w:t>
            </w:r>
            <w:r w:rsidRPr="005410C8">
              <w:rPr>
                <w:sz w:val="16"/>
                <w:szCs w:val="16"/>
              </w:rPr>
              <w:t>nWilliams</w:t>
            </w:r>
            <w:proofErr w:type="spellEnd"/>
          </w:p>
        </w:tc>
        <w:tc>
          <w:tcPr>
            <w:tcW w:w="2617" w:type="dxa"/>
            <w:gridSpan w:val="3"/>
            <w:vAlign w:val="center"/>
          </w:tcPr>
          <w:p w14:paraId="62C1DAA7" w14:textId="77777777" w:rsidR="0023008C" w:rsidRPr="009D67BF" w:rsidRDefault="0023008C" w:rsidP="0023008C">
            <w:pPr>
              <w:autoSpaceDE/>
              <w:autoSpaceDN/>
              <w:adjustRightInd/>
              <w:spacing w:before="0" w:line="240" w:lineRule="auto"/>
              <w:ind w:left="0"/>
              <w:rPr>
                <w:sz w:val="16"/>
                <w:szCs w:val="16"/>
              </w:rPr>
            </w:pPr>
            <w:r w:rsidRPr="009D67BF">
              <w:rPr>
                <w:sz w:val="16"/>
                <w:szCs w:val="16"/>
              </w:rPr>
              <w:t>Hi-Solids Polyurethane Series</w:t>
            </w:r>
          </w:p>
        </w:tc>
        <w:tc>
          <w:tcPr>
            <w:tcW w:w="810" w:type="dxa"/>
            <w:vAlign w:val="center"/>
          </w:tcPr>
          <w:p w14:paraId="41EE337A" w14:textId="77777777" w:rsidR="0023008C" w:rsidRPr="00876744" w:rsidRDefault="0023008C" w:rsidP="0023008C">
            <w:pPr>
              <w:autoSpaceDE/>
              <w:autoSpaceDN/>
              <w:adjustRightInd/>
              <w:spacing w:before="0" w:line="240" w:lineRule="auto"/>
              <w:ind w:left="0"/>
              <w:jc w:val="center"/>
              <w:rPr>
                <w:sz w:val="16"/>
                <w:szCs w:val="16"/>
                <w:lang w:val="ru-RU"/>
              </w:rPr>
            </w:pPr>
            <w:r w:rsidRPr="00876744">
              <w:rPr>
                <w:sz w:val="16"/>
                <w:szCs w:val="16"/>
                <w:lang w:val="ru-RU"/>
              </w:rPr>
              <w:t>100-340</w:t>
            </w:r>
          </w:p>
        </w:tc>
        <w:tc>
          <w:tcPr>
            <w:tcW w:w="1353" w:type="dxa"/>
            <w:gridSpan w:val="2"/>
            <w:vAlign w:val="center"/>
          </w:tcPr>
          <w:p w14:paraId="6A399DFE" w14:textId="77777777" w:rsidR="0023008C" w:rsidRPr="00876744" w:rsidRDefault="0023008C" w:rsidP="0023008C">
            <w:pPr>
              <w:autoSpaceDE/>
              <w:autoSpaceDN/>
              <w:adjustRightInd/>
              <w:spacing w:before="0" w:line="240" w:lineRule="auto"/>
              <w:ind w:left="0"/>
              <w:jc w:val="center"/>
              <w:rPr>
                <w:sz w:val="16"/>
                <w:szCs w:val="16"/>
              </w:rPr>
            </w:pPr>
            <w:r w:rsidRPr="00876744">
              <w:rPr>
                <w:sz w:val="16"/>
                <w:szCs w:val="16"/>
              </w:rPr>
              <w:t>121°C (250°F)</w:t>
            </w:r>
          </w:p>
        </w:tc>
      </w:tr>
      <w:tr w:rsidR="0031172A" w:rsidRPr="001D3869" w14:paraId="2D5745E9" w14:textId="77777777" w:rsidTr="00876744">
        <w:trPr>
          <w:gridAfter w:val="1"/>
          <w:wAfter w:w="19" w:type="dxa"/>
          <w:trHeight w:val="288"/>
          <w:jc w:val="center"/>
        </w:trPr>
        <w:tc>
          <w:tcPr>
            <w:tcW w:w="2288" w:type="dxa"/>
            <w:gridSpan w:val="3"/>
            <w:vAlign w:val="center"/>
          </w:tcPr>
          <w:p w14:paraId="4ADCEEEA" w14:textId="77777777" w:rsidR="0031172A" w:rsidRPr="00F029EB" w:rsidRDefault="0031172A" w:rsidP="0031172A">
            <w:pPr>
              <w:autoSpaceDE/>
              <w:autoSpaceDN/>
              <w:adjustRightInd/>
              <w:spacing w:before="0" w:line="240" w:lineRule="auto"/>
              <w:ind w:left="0"/>
              <w:rPr>
                <w:sz w:val="16"/>
                <w:szCs w:val="16"/>
              </w:rPr>
            </w:pPr>
          </w:p>
        </w:tc>
        <w:tc>
          <w:tcPr>
            <w:tcW w:w="3015" w:type="dxa"/>
            <w:vAlign w:val="center"/>
          </w:tcPr>
          <w:p w14:paraId="18C66E43" w14:textId="2FCA357C" w:rsidR="0031172A" w:rsidRPr="005410C8" w:rsidRDefault="0031172A" w:rsidP="0031172A">
            <w:pPr>
              <w:autoSpaceDE/>
              <w:autoSpaceDN/>
              <w:adjustRightInd/>
              <w:spacing w:before="0" w:line="240" w:lineRule="auto"/>
              <w:ind w:left="0"/>
              <w:rPr>
                <w:sz w:val="16"/>
                <w:szCs w:val="16"/>
              </w:rPr>
            </w:pPr>
            <w:r>
              <w:rPr>
                <w:sz w:val="16"/>
                <w:szCs w:val="16"/>
              </w:rPr>
              <w:t>Tnemec</w:t>
            </w:r>
          </w:p>
        </w:tc>
        <w:tc>
          <w:tcPr>
            <w:tcW w:w="2617" w:type="dxa"/>
            <w:gridSpan w:val="3"/>
            <w:vAlign w:val="center"/>
          </w:tcPr>
          <w:p w14:paraId="0F80BF5C" w14:textId="7B72B367" w:rsidR="0031172A" w:rsidRPr="009D67BF" w:rsidRDefault="0031172A" w:rsidP="0031172A">
            <w:pPr>
              <w:autoSpaceDE/>
              <w:autoSpaceDN/>
              <w:adjustRightInd/>
              <w:spacing w:before="0" w:line="240" w:lineRule="auto"/>
              <w:ind w:left="0"/>
              <w:rPr>
                <w:sz w:val="16"/>
                <w:szCs w:val="16"/>
              </w:rPr>
            </w:pPr>
            <w:r w:rsidRPr="009D67BF">
              <w:rPr>
                <w:sz w:val="16"/>
                <w:szCs w:val="16"/>
              </w:rPr>
              <w:t>Series 1095 Endura-Shield</w:t>
            </w:r>
          </w:p>
        </w:tc>
        <w:tc>
          <w:tcPr>
            <w:tcW w:w="810" w:type="dxa"/>
            <w:vAlign w:val="center"/>
          </w:tcPr>
          <w:p w14:paraId="5939D6AE" w14:textId="7A59830E" w:rsidR="0031172A" w:rsidRPr="00876744" w:rsidRDefault="0031172A" w:rsidP="0031172A">
            <w:pPr>
              <w:autoSpaceDE/>
              <w:autoSpaceDN/>
              <w:adjustRightInd/>
              <w:spacing w:before="0" w:line="240" w:lineRule="auto"/>
              <w:ind w:left="0"/>
              <w:jc w:val="center"/>
              <w:rPr>
                <w:sz w:val="16"/>
                <w:szCs w:val="16"/>
                <w:lang w:val="ru-RU"/>
              </w:rPr>
            </w:pPr>
            <w:r w:rsidRPr="00876744">
              <w:rPr>
                <w:sz w:val="16"/>
                <w:szCs w:val="16"/>
              </w:rPr>
              <w:t>94-135</w:t>
            </w:r>
          </w:p>
        </w:tc>
        <w:tc>
          <w:tcPr>
            <w:tcW w:w="1353" w:type="dxa"/>
            <w:gridSpan w:val="2"/>
            <w:vAlign w:val="center"/>
          </w:tcPr>
          <w:p w14:paraId="1AEDBC23" w14:textId="46A36BD6" w:rsidR="0031172A" w:rsidRPr="00876744" w:rsidRDefault="0031172A" w:rsidP="0031172A">
            <w:pPr>
              <w:autoSpaceDE/>
              <w:autoSpaceDN/>
              <w:adjustRightInd/>
              <w:spacing w:before="0" w:line="240" w:lineRule="auto"/>
              <w:ind w:left="0"/>
              <w:jc w:val="center"/>
              <w:rPr>
                <w:sz w:val="16"/>
                <w:szCs w:val="16"/>
              </w:rPr>
            </w:pPr>
            <w:r w:rsidRPr="00876744">
              <w:rPr>
                <w:sz w:val="16"/>
                <w:szCs w:val="16"/>
              </w:rPr>
              <w:t>121°C (250°F)</w:t>
            </w:r>
          </w:p>
        </w:tc>
      </w:tr>
      <w:tr w:rsidR="0031172A" w:rsidRPr="001D3869" w14:paraId="42798E31" w14:textId="77777777" w:rsidTr="00A25F9E">
        <w:trPr>
          <w:gridAfter w:val="1"/>
          <w:wAfter w:w="19" w:type="dxa"/>
          <w:trHeight w:val="288"/>
          <w:jc w:val="center"/>
        </w:trPr>
        <w:tc>
          <w:tcPr>
            <w:tcW w:w="2288" w:type="dxa"/>
            <w:gridSpan w:val="3"/>
            <w:tcBorders>
              <w:bottom w:val="single" w:sz="12" w:space="0" w:color="auto"/>
            </w:tcBorders>
            <w:vAlign w:val="center"/>
          </w:tcPr>
          <w:p w14:paraId="2299015C" w14:textId="77777777" w:rsidR="0031172A" w:rsidRPr="00F029EB" w:rsidRDefault="0031172A" w:rsidP="0031172A">
            <w:pPr>
              <w:autoSpaceDE/>
              <w:autoSpaceDN/>
              <w:adjustRightInd/>
              <w:spacing w:before="0" w:line="240" w:lineRule="auto"/>
              <w:ind w:left="0"/>
              <w:rPr>
                <w:sz w:val="16"/>
                <w:szCs w:val="16"/>
              </w:rPr>
            </w:pPr>
          </w:p>
        </w:tc>
        <w:tc>
          <w:tcPr>
            <w:tcW w:w="7795" w:type="dxa"/>
            <w:gridSpan w:val="7"/>
            <w:tcBorders>
              <w:bottom w:val="single" w:sz="12" w:space="0" w:color="auto"/>
            </w:tcBorders>
            <w:vAlign w:val="center"/>
          </w:tcPr>
          <w:p w14:paraId="62D5E330" w14:textId="77777777" w:rsidR="0031172A" w:rsidRPr="001D3869" w:rsidRDefault="0031172A" w:rsidP="0031172A">
            <w:pPr>
              <w:ind w:left="20"/>
              <w:rPr>
                <w:i/>
                <w:sz w:val="14"/>
                <w:szCs w:val="14"/>
              </w:rPr>
            </w:pPr>
            <w:r w:rsidRPr="001D3869">
              <w:rPr>
                <w:i/>
                <w:sz w:val="14"/>
                <w:szCs w:val="14"/>
              </w:rPr>
              <w:t>Respirators are strongly recommended when applying polyurethane.</w:t>
            </w:r>
          </w:p>
        </w:tc>
      </w:tr>
      <w:tr w:rsidR="0031172A" w:rsidRPr="001D3869" w14:paraId="1850C9D1" w14:textId="77777777" w:rsidTr="00876744">
        <w:trPr>
          <w:gridAfter w:val="1"/>
          <w:wAfter w:w="19" w:type="dxa"/>
          <w:trHeight w:val="288"/>
          <w:jc w:val="center"/>
        </w:trPr>
        <w:tc>
          <w:tcPr>
            <w:tcW w:w="1170" w:type="dxa"/>
            <w:vAlign w:val="center"/>
          </w:tcPr>
          <w:p w14:paraId="4C50BAE7" w14:textId="77777777" w:rsidR="0031172A" w:rsidRPr="001D3869" w:rsidRDefault="0031172A" w:rsidP="0031172A">
            <w:pPr>
              <w:autoSpaceDE/>
              <w:autoSpaceDN/>
              <w:adjustRightInd/>
              <w:spacing w:before="0" w:line="240" w:lineRule="auto"/>
              <w:ind w:left="-72"/>
              <w:rPr>
                <w:b/>
                <w:sz w:val="16"/>
                <w:szCs w:val="16"/>
              </w:rPr>
            </w:pPr>
            <w:r w:rsidRPr="001D3869">
              <w:rPr>
                <w:b/>
                <w:sz w:val="16"/>
                <w:szCs w:val="16"/>
              </w:rPr>
              <w:t>Last Update:</w:t>
            </w:r>
          </w:p>
        </w:tc>
        <w:tc>
          <w:tcPr>
            <w:tcW w:w="4133" w:type="dxa"/>
            <w:gridSpan w:val="3"/>
            <w:vAlign w:val="center"/>
          </w:tcPr>
          <w:p w14:paraId="501F063C" w14:textId="5EAEFB09" w:rsidR="0031172A" w:rsidRPr="00876744" w:rsidRDefault="009D67BF" w:rsidP="0031172A">
            <w:pPr>
              <w:autoSpaceDE/>
              <w:autoSpaceDN/>
              <w:adjustRightInd/>
              <w:spacing w:before="0" w:line="240" w:lineRule="auto"/>
              <w:ind w:left="-72"/>
              <w:rPr>
                <w:b/>
                <w:sz w:val="16"/>
                <w:szCs w:val="16"/>
              </w:rPr>
            </w:pPr>
            <w:r>
              <w:rPr>
                <w:position w:val="-1"/>
                <w:sz w:val="16"/>
                <w:szCs w:val="16"/>
              </w:rPr>
              <w:t>November</w:t>
            </w:r>
            <w:r w:rsidR="00876744">
              <w:rPr>
                <w:position w:val="-1"/>
                <w:sz w:val="16"/>
                <w:szCs w:val="16"/>
              </w:rPr>
              <w:t xml:space="preserve"> 2025</w:t>
            </w:r>
          </w:p>
        </w:tc>
        <w:tc>
          <w:tcPr>
            <w:tcW w:w="2617" w:type="dxa"/>
            <w:gridSpan w:val="3"/>
            <w:vAlign w:val="center"/>
          </w:tcPr>
          <w:p w14:paraId="513F0F3A" w14:textId="77777777" w:rsidR="0031172A" w:rsidRPr="001D3869" w:rsidRDefault="0031172A" w:rsidP="0031172A">
            <w:pPr>
              <w:rPr>
                <w:b/>
                <w:sz w:val="16"/>
                <w:szCs w:val="16"/>
              </w:rPr>
            </w:pPr>
          </w:p>
        </w:tc>
        <w:tc>
          <w:tcPr>
            <w:tcW w:w="810" w:type="dxa"/>
            <w:vAlign w:val="center"/>
          </w:tcPr>
          <w:p w14:paraId="7B37FF54" w14:textId="77777777" w:rsidR="0031172A" w:rsidRPr="001D3869" w:rsidRDefault="0031172A" w:rsidP="0031172A">
            <w:pPr>
              <w:jc w:val="center"/>
              <w:rPr>
                <w:b/>
                <w:sz w:val="16"/>
                <w:szCs w:val="16"/>
              </w:rPr>
            </w:pPr>
          </w:p>
        </w:tc>
        <w:tc>
          <w:tcPr>
            <w:tcW w:w="1353" w:type="dxa"/>
            <w:gridSpan w:val="2"/>
            <w:vAlign w:val="center"/>
          </w:tcPr>
          <w:p w14:paraId="2E4B42DC" w14:textId="77777777" w:rsidR="0031172A" w:rsidRPr="001D3869" w:rsidRDefault="0031172A" w:rsidP="0031172A">
            <w:pPr>
              <w:jc w:val="center"/>
              <w:rPr>
                <w:b/>
                <w:sz w:val="16"/>
                <w:szCs w:val="16"/>
              </w:rPr>
            </w:pPr>
          </w:p>
        </w:tc>
      </w:tr>
    </w:tbl>
    <w:p w14:paraId="33EE89B7" w14:textId="5F1E77F4" w:rsidR="00F04FAC" w:rsidRPr="003432B6" w:rsidRDefault="00F04FAC" w:rsidP="00DC0544">
      <w:pPr>
        <w:spacing w:before="0" w:line="240" w:lineRule="auto"/>
        <w:ind w:left="630" w:hanging="540"/>
        <w:rPr>
          <w:color w:val="auto"/>
          <w:sz w:val="16"/>
          <w:szCs w:val="16"/>
        </w:rPr>
      </w:pPr>
      <w:r w:rsidRPr="00DC0544">
        <w:rPr>
          <w:color w:val="auto"/>
          <w:sz w:val="16"/>
          <w:szCs w:val="16"/>
        </w:rPr>
        <w:t>Note</w:t>
      </w:r>
      <w:r w:rsidRPr="003432B6">
        <w:rPr>
          <w:color w:val="auto"/>
          <w:sz w:val="16"/>
          <w:szCs w:val="16"/>
        </w:rPr>
        <w:t xml:space="preserve"> 1</w:t>
      </w:r>
      <w:proofErr w:type="gramStart"/>
      <w:r w:rsidR="003B6724" w:rsidRPr="003432B6">
        <w:rPr>
          <w:color w:val="auto"/>
          <w:sz w:val="16"/>
          <w:szCs w:val="16"/>
        </w:rPr>
        <w:t xml:space="preserve">: </w:t>
      </w:r>
      <w:r w:rsidR="00EB314A">
        <w:rPr>
          <w:color w:val="auto"/>
          <w:sz w:val="16"/>
          <w:szCs w:val="16"/>
        </w:rPr>
        <w:tab/>
      </w:r>
      <w:r w:rsidR="003B6724">
        <w:rPr>
          <w:color w:val="auto"/>
          <w:sz w:val="16"/>
          <w:szCs w:val="16"/>
        </w:rPr>
        <w:t>For</w:t>
      </w:r>
      <w:proofErr w:type="gramEnd"/>
      <w:r w:rsidR="003B6724" w:rsidRPr="003432B6">
        <w:rPr>
          <w:color w:val="auto"/>
          <w:sz w:val="16"/>
          <w:szCs w:val="16"/>
        </w:rPr>
        <w:t xml:space="preserve"> </w:t>
      </w:r>
      <w:r w:rsidR="003B6724">
        <w:rPr>
          <w:color w:val="auto"/>
          <w:sz w:val="16"/>
          <w:szCs w:val="16"/>
        </w:rPr>
        <w:t>the</w:t>
      </w:r>
      <w:r w:rsidR="003B6724" w:rsidRPr="003432B6">
        <w:rPr>
          <w:color w:val="auto"/>
          <w:sz w:val="16"/>
          <w:szCs w:val="16"/>
        </w:rPr>
        <w:t xml:space="preserve"> </w:t>
      </w:r>
      <w:r w:rsidR="003432B6">
        <w:rPr>
          <w:color w:val="auto"/>
          <w:sz w:val="16"/>
          <w:szCs w:val="16"/>
        </w:rPr>
        <w:t xml:space="preserve">weld joints and other </w:t>
      </w:r>
      <w:r w:rsidR="00D043D5">
        <w:rPr>
          <w:color w:val="auto"/>
          <w:sz w:val="16"/>
          <w:szCs w:val="16"/>
        </w:rPr>
        <w:t xml:space="preserve">locations where the galvanization was damaged by welding process use coating system 3.2. </w:t>
      </w:r>
    </w:p>
    <w:p w14:paraId="2EEA6937" w14:textId="77777777" w:rsidR="003E601E" w:rsidRPr="00C80D24" w:rsidRDefault="003E601E" w:rsidP="003E601E">
      <w:pPr>
        <w:widowControl w:val="0"/>
        <w:spacing w:before="1" w:line="240" w:lineRule="auto"/>
        <w:ind w:left="0" w:right="2551"/>
        <w:contextualSpacing/>
        <w:rPr>
          <w:sz w:val="16"/>
          <w:szCs w:val="16"/>
        </w:rPr>
      </w:pPr>
    </w:p>
    <w:p w14:paraId="71D31E2C" w14:textId="77777777" w:rsidR="003E601E" w:rsidRPr="00C80D24" w:rsidRDefault="003E601E" w:rsidP="003E601E">
      <w:pPr>
        <w:widowControl w:val="0"/>
        <w:spacing w:before="1" w:line="240" w:lineRule="auto"/>
        <w:ind w:left="0" w:right="2551"/>
        <w:contextualSpacing/>
        <w:rPr>
          <w:sz w:val="16"/>
          <w:szCs w:val="16"/>
        </w:rPr>
      </w:pPr>
    </w:p>
    <w:p w14:paraId="5637453B" w14:textId="6C1E4335" w:rsidR="003E601E" w:rsidRPr="00C80D24" w:rsidRDefault="00F04FAC" w:rsidP="00F04FAC">
      <w:pPr>
        <w:autoSpaceDE/>
        <w:autoSpaceDN/>
        <w:adjustRightInd/>
        <w:spacing w:before="0" w:line="240" w:lineRule="auto"/>
        <w:ind w:left="0"/>
        <w:rPr>
          <w:sz w:val="16"/>
          <w:szCs w:val="16"/>
        </w:rPr>
      </w:pPr>
      <w:r w:rsidRPr="00C80D24">
        <w:rPr>
          <w:sz w:val="16"/>
          <w:szCs w:val="16"/>
        </w:rPr>
        <w:br w:type="page"/>
      </w:r>
    </w:p>
    <w:tbl>
      <w:tblPr>
        <w:tblpPr w:leftFromText="180" w:rightFromText="180" w:vertAnchor="text" w:horzAnchor="margin" w:tblpY="144"/>
        <w:tblW w:w="98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458"/>
        <w:gridCol w:w="450"/>
        <w:gridCol w:w="2340"/>
        <w:gridCol w:w="270"/>
        <w:gridCol w:w="1080"/>
        <w:gridCol w:w="1170"/>
        <w:gridCol w:w="900"/>
        <w:gridCol w:w="180"/>
        <w:gridCol w:w="2041"/>
      </w:tblGrid>
      <w:tr w:rsidR="003E601E" w:rsidRPr="00E50958" w14:paraId="0884FAC3" w14:textId="77777777" w:rsidTr="00A25F9E">
        <w:trPr>
          <w:trHeight w:val="360"/>
        </w:trPr>
        <w:tc>
          <w:tcPr>
            <w:tcW w:w="9889" w:type="dxa"/>
            <w:gridSpan w:val="9"/>
            <w:tcBorders>
              <w:top w:val="single" w:sz="4" w:space="0" w:color="auto"/>
              <w:left w:val="nil"/>
              <w:right w:val="nil"/>
            </w:tcBorders>
            <w:shd w:val="clear" w:color="auto" w:fill="FFFFFF"/>
            <w:vAlign w:val="center"/>
          </w:tcPr>
          <w:p w14:paraId="0B459C2C" w14:textId="77777777" w:rsidR="003E601E" w:rsidRPr="00D067EF" w:rsidRDefault="003E601E" w:rsidP="00A25F9E">
            <w:pPr>
              <w:pStyle w:val="CES5191PrimerOnlyHeader"/>
              <w:rPr>
                <w:rFonts w:ascii="Times New Roman" w:hAnsi="Times New Roman"/>
              </w:rPr>
            </w:pPr>
            <w:r w:rsidRPr="00D067EF">
              <w:rPr>
                <w:rFonts w:ascii="Times New Roman" w:hAnsi="Times New Roman"/>
              </w:rPr>
              <w:lastRenderedPageBreak/>
              <w:t>Specialty Coating Systems</w:t>
            </w:r>
          </w:p>
        </w:tc>
      </w:tr>
      <w:tr w:rsidR="003E601E" w:rsidRPr="00E50958" w14:paraId="717A09E6" w14:textId="77777777" w:rsidTr="00A25F9E">
        <w:trPr>
          <w:trHeight w:val="360"/>
        </w:trPr>
        <w:tc>
          <w:tcPr>
            <w:tcW w:w="7668" w:type="dxa"/>
            <w:gridSpan w:val="7"/>
            <w:vAlign w:val="center"/>
          </w:tcPr>
          <w:p w14:paraId="7094B5D9" w14:textId="77777777" w:rsidR="003E601E" w:rsidRPr="00D067EF" w:rsidRDefault="003E601E" w:rsidP="00A25F9E">
            <w:pPr>
              <w:pStyle w:val="CES5191TitleBox"/>
              <w:rPr>
                <w:rFonts w:ascii="Times New Roman" w:hAnsi="Times New Roman" w:cs="Times New Roman"/>
              </w:rPr>
            </w:pPr>
            <w:r w:rsidRPr="00D067EF">
              <w:rPr>
                <w:rFonts w:ascii="Times New Roman" w:hAnsi="Times New Roman" w:cs="Times New Roman"/>
              </w:rPr>
              <w:t>Splash Zone Coating–Sprayable</w:t>
            </w:r>
          </w:p>
        </w:tc>
        <w:tc>
          <w:tcPr>
            <w:tcW w:w="2221" w:type="dxa"/>
            <w:gridSpan w:val="2"/>
            <w:shd w:val="clear" w:color="auto" w:fill="000000"/>
            <w:vAlign w:val="center"/>
          </w:tcPr>
          <w:p w14:paraId="141129B7" w14:textId="77777777" w:rsidR="003E601E" w:rsidRPr="00D067EF" w:rsidRDefault="003E601E" w:rsidP="00A25F9E">
            <w:pPr>
              <w:pStyle w:val="CES5191Numberbox"/>
              <w:rPr>
                <w:rFonts w:ascii="Times New Roman" w:hAnsi="Times New Roman" w:cs="Times New Roman"/>
              </w:rPr>
            </w:pPr>
            <w:r w:rsidRPr="00D067EF">
              <w:rPr>
                <w:rFonts w:ascii="Times New Roman" w:hAnsi="Times New Roman" w:cs="Times New Roman"/>
              </w:rPr>
              <w:t>4.1</w:t>
            </w:r>
          </w:p>
        </w:tc>
      </w:tr>
      <w:tr w:rsidR="003E601E" w:rsidRPr="00E50958" w14:paraId="33230169" w14:textId="77777777" w:rsidTr="00A25F9E">
        <w:trPr>
          <w:trHeight w:val="288"/>
        </w:trPr>
        <w:tc>
          <w:tcPr>
            <w:tcW w:w="1458" w:type="dxa"/>
            <w:tcBorders>
              <w:top w:val="nil"/>
              <w:left w:val="nil"/>
              <w:bottom w:val="nil"/>
              <w:right w:val="nil"/>
            </w:tcBorders>
          </w:tcPr>
          <w:p w14:paraId="71DAB423" w14:textId="77777777" w:rsidR="003E601E" w:rsidRPr="00D067EF" w:rsidRDefault="003E601E" w:rsidP="00A25F9E">
            <w:pPr>
              <w:pStyle w:val="CES5191Arial8bold"/>
              <w:rPr>
                <w:rFonts w:ascii="Times New Roman" w:hAnsi="Times New Roman" w:cs="Times New Roman"/>
              </w:rPr>
            </w:pPr>
            <w:r w:rsidRPr="00D067EF">
              <w:rPr>
                <w:rFonts w:ascii="Times New Roman" w:hAnsi="Times New Roman" w:cs="Times New Roman"/>
              </w:rPr>
              <w:t>Surface Prep:</w:t>
            </w:r>
          </w:p>
        </w:tc>
        <w:tc>
          <w:tcPr>
            <w:tcW w:w="3060" w:type="dxa"/>
            <w:gridSpan w:val="3"/>
            <w:tcBorders>
              <w:top w:val="nil"/>
              <w:left w:val="nil"/>
              <w:bottom w:val="nil"/>
              <w:right w:val="nil"/>
            </w:tcBorders>
          </w:tcPr>
          <w:p w14:paraId="20A9D4E2" w14:textId="77777777" w:rsidR="003A06F9" w:rsidRPr="003A06F9" w:rsidRDefault="003A06F9" w:rsidP="001617A8">
            <w:pPr>
              <w:pStyle w:val="CES5191Arial8leftaligned"/>
              <w:spacing w:line="240" w:lineRule="auto"/>
              <w:rPr>
                <w:rFonts w:ascii="Times New Roman" w:hAnsi="Times New Roman" w:cs="Times New Roman"/>
              </w:rPr>
            </w:pPr>
            <w:r w:rsidRPr="003A06F9">
              <w:rPr>
                <w:rFonts w:ascii="Times New Roman" w:hAnsi="Times New Roman" w:cs="Times New Roman"/>
              </w:rPr>
              <w:t>SSPC-SP1/SP5 (NACE No. 1) (SA 3)</w:t>
            </w:r>
          </w:p>
          <w:p w14:paraId="6E3D9F05" w14:textId="2E589BA6" w:rsidR="003E601E" w:rsidRPr="00D067EF" w:rsidRDefault="003A06F9" w:rsidP="001617A8">
            <w:pPr>
              <w:pStyle w:val="CES5191Arial8leftaligned"/>
              <w:spacing w:line="240" w:lineRule="auto"/>
              <w:rPr>
                <w:rFonts w:ascii="Times New Roman" w:hAnsi="Times New Roman" w:cs="Times New Roman"/>
              </w:rPr>
            </w:pPr>
            <w:r w:rsidRPr="003A06F9">
              <w:rPr>
                <w:rFonts w:ascii="Times New Roman" w:hAnsi="Times New Roman" w:cs="Times New Roman"/>
              </w:rPr>
              <w:t>White metal blast cleanliness.</w:t>
            </w:r>
          </w:p>
        </w:tc>
        <w:tc>
          <w:tcPr>
            <w:tcW w:w="1080" w:type="dxa"/>
            <w:tcBorders>
              <w:top w:val="nil"/>
              <w:left w:val="nil"/>
              <w:bottom w:val="nil"/>
              <w:right w:val="nil"/>
            </w:tcBorders>
          </w:tcPr>
          <w:p w14:paraId="4D0A69D8" w14:textId="77777777" w:rsidR="003E601E" w:rsidRPr="00D067EF" w:rsidRDefault="003E601E" w:rsidP="00A25F9E">
            <w:pPr>
              <w:pStyle w:val="CES5191Arialboldrightaligned"/>
              <w:rPr>
                <w:rFonts w:ascii="Times New Roman" w:hAnsi="Times New Roman" w:cs="Times New Roman"/>
              </w:rPr>
            </w:pPr>
            <w:r w:rsidRPr="00D067EF">
              <w:rPr>
                <w:rFonts w:ascii="Times New Roman" w:hAnsi="Times New Roman" w:cs="Times New Roman"/>
              </w:rPr>
              <w:t>Touch Up:</w:t>
            </w:r>
          </w:p>
        </w:tc>
        <w:tc>
          <w:tcPr>
            <w:tcW w:w="4291" w:type="dxa"/>
            <w:gridSpan w:val="4"/>
            <w:vMerge w:val="restart"/>
            <w:tcBorders>
              <w:top w:val="nil"/>
              <w:left w:val="nil"/>
              <w:bottom w:val="nil"/>
              <w:right w:val="nil"/>
            </w:tcBorders>
          </w:tcPr>
          <w:p w14:paraId="238B5405" w14:textId="77777777" w:rsidR="003E601E" w:rsidRPr="00D067EF" w:rsidRDefault="003E601E" w:rsidP="00A25F9E">
            <w:pPr>
              <w:pStyle w:val="CES5191Arial8leftaligned"/>
              <w:rPr>
                <w:rFonts w:ascii="Times New Roman" w:hAnsi="Times New Roman" w:cs="Times New Roman"/>
              </w:rPr>
            </w:pPr>
            <w:r w:rsidRPr="00D067EF">
              <w:rPr>
                <w:rFonts w:ascii="Times New Roman" w:hAnsi="Times New Roman" w:cs="Times New Roman"/>
              </w:rPr>
              <w:t xml:space="preserve">Use this system for repairs before putting components in immersion service. After </w:t>
            </w:r>
            <w:proofErr w:type="gramStart"/>
            <w:r w:rsidRPr="00D067EF">
              <w:rPr>
                <w:rFonts w:ascii="Times New Roman" w:hAnsi="Times New Roman" w:cs="Times New Roman"/>
              </w:rPr>
              <w:t>putting</w:t>
            </w:r>
            <w:proofErr w:type="gramEnd"/>
            <w:r w:rsidRPr="00D067EF">
              <w:rPr>
                <w:rFonts w:ascii="Times New Roman" w:hAnsi="Times New Roman" w:cs="Times New Roman"/>
              </w:rPr>
              <w:t xml:space="preserve"> in service, use this system above the waterline and System 4.1.1 below the waterline.</w:t>
            </w:r>
          </w:p>
        </w:tc>
      </w:tr>
      <w:tr w:rsidR="003E601E" w:rsidRPr="00E50958" w14:paraId="304021AE" w14:textId="77777777" w:rsidTr="00A25F9E">
        <w:trPr>
          <w:trHeight w:val="288"/>
        </w:trPr>
        <w:tc>
          <w:tcPr>
            <w:tcW w:w="1458" w:type="dxa"/>
            <w:tcBorders>
              <w:top w:val="nil"/>
              <w:left w:val="nil"/>
              <w:bottom w:val="nil"/>
              <w:right w:val="nil"/>
            </w:tcBorders>
            <w:vAlign w:val="center"/>
          </w:tcPr>
          <w:p w14:paraId="60F9D875" w14:textId="77777777" w:rsidR="003E601E" w:rsidRPr="00D067EF" w:rsidRDefault="003E601E" w:rsidP="00A25F9E">
            <w:pPr>
              <w:pStyle w:val="CES5191Arial8bold"/>
              <w:spacing w:line="240" w:lineRule="auto"/>
              <w:rPr>
                <w:rFonts w:ascii="Times New Roman" w:hAnsi="Times New Roman" w:cs="Times New Roman"/>
              </w:rPr>
            </w:pPr>
            <w:r w:rsidRPr="00D067EF">
              <w:rPr>
                <w:rFonts w:ascii="Times New Roman" w:hAnsi="Times New Roman" w:cs="Times New Roman"/>
              </w:rPr>
              <w:t>Anchor Pattern:</w:t>
            </w:r>
          </w:p>
        </w:tc>
        <w:tc>
          <w:tcPr>
            <w:tcW w:w="3060" w:type="dxa"/>
            <w:gridSpan w:val="3"/>
            <w:tcBorders>
              <w:top w:val="nil"/>
              <w:left w:val="nil"/>
              <w:bottom w:val="nil"/>
              <w:right w:val="nil"/>
            </w:tcBorders>
            <w:vAlign w:val="center"/>
          </w:tcPr>
          <w:p w14:paraId="6BF1ECFF" w14:textId="77777777" w:rsidR="003E601E" w:rsidRPr="00D067EF" w:rsidRDefault="003E601E" w:rsidP="00A25F9E">
            <w:pPr>
              <w:pStyle w:val="CES5191Arial8leftaligned"/>
              <w:spacing w:line="240" w:lineRule="auto"/>
              <w:rPr>
                <w:rFonts w:ascii="Times New Roman" w:hAnsi="Times New Roman" w:cs="Times New Roman"/>
              </w:rPr>
            </w:pPr>
            <w:r w:rsidRPr="00D067EF">
              <w:rPr>
                <w:rFonts w:ascii="Times New Roman" w:hAnsi="Times New Roman" w:cs="Times New Roman"/>
              </w:rPr>
              <w:t>Per manufacturer’s product data sheet</w:t>
            </w:r>
          </w:p>
        </w:tc>
        <w:tc>
          <w:tcPr>
            <w:tcW w:w="1080" w:type="dxa"/>
            <w:tcBorders>
              <w:top w:val="nil"/>
              <w:left w:val="nil"/>
              <w:bottom w:val="nil"/>
              <w:right w:val="nil"/>
            </w:tcBorders>
            <w:vAlign w:val="center"/>
          </w:tcPr>
          <w:p w14:paraId="3B1DF370" w14:textId="77777777" w:rsidR="003E601E" w:rsidRPr="00D067EF" w:rsidRDefault="003E601E" w:rsidP="00A25F9E">
            <w:pPr>
              <w:spacing w:before="40" w:after="40" w:line="240" w:lineRule="auto"/>
              <w:rPr>
                <w:b/>
                <w:sz w:val="16"/>
                <w:szCs w:val="16"/>
              </w:rPr>
            </w:pPr>
          </w:p>
        </w:tc>
        <w:tc>
          <w:tcPr>
            <w:tcW w:w="4291" w:type="dxa"/>
            <w:gridSpan w:val="4"/>
            <w:vMerge/>
            <w:tcBorders>
              <w:top w:val="nil"/>
              <w:left w:val="nil"/>
              <w:bottom w:val="nil"/>
              <w:right w:val="nil"/>
            </w:tcBorders>
            <w:vAlign w:val="center"/>
          </w:tcPr>
          <w:p w14:paraId="0710F2D2" w14:textId="77777777" w:rsidR="003E601E" w:rsidRPr="00D067EF" w:rsidRDefault="003E601E" w:rsidP="00A25F9E">
            <w:pPr>
              <w:spacing w:before="40" w:after="40" w:line="240" w:lineRule="auto"/>
            </w:pPr>
          </w:p>
        </w:tc>
      </w:tr>
      <w:tr w:rsidR="003E601E" w:rsidRPr="00E50958" w14:paraId="1F679996" w14:textId="77777777" w:rsidTr="00A25F9E">
        <w:trPr>
          <w:trHeight w:val="288"/>
        </w:trPr>
        <w:tc>
          <w:tcPr>
            <w:tcW w:w="1458" w:type="dxa"/>
            <w:tcBorders>
              <w:top w:val="nil"/>
              <w:left w:val="nil"/>
              <w:bottom w:val="nil"/>
              <w:right w:val="nil"/>
            </w:tcBorders>
          </w:tcPr>
          <w:p w14:paraId="2758DD50" w14:textId="77777777" w:rsidR="003E601E" w:rsidRPr="00D067EF" w:rsidRDefault="003E601E" w:rsidP="00A25F9E">
            <w:pPr>
              <w:pStyle w:val="CES5191Arial8bold"/>
              <w:spacing w:line="240" w:lineRule="auto"/>
              <w:rPr>
                <w:rFonts w:ascii="Times New Roman" w:hAnsi="Times New Roman" w:cs="Times New Roman"/>
              </w:rPr>
            </w:pPr>
            <w:r w:rsidRPr="00D067EF">
              <w:rPr>
                <w:rFonts w:ascii="Times New Roman" w:hAnsi="Times New Roman" w:cs="Times New Roman"/>
              </w:rPr>
              <w:t>Total DFT:</w:t>
            </w:r>
          </w:p>
        </w:tc>
        <w:tc>
          <w:tcPr>
            <w:tcW w:w="3060" w:type="dxa"/>
            <w:gridSpan w:val="3"/>
            <w:tcBorders>
              <w:top w:val="nil"/>
              <w:left w:val="nil"/>
              <w:bottom w:val="nil"/>
              <w:right w:val="nil"/>
            </w:tcBorders>
          </w:tcPr>
          <w:p w14:paraId="172F1C62" w14:textId="753EB4E3" w:rsidR="003E601E" w:rsidRPr="00D067EF" w:rsidRDefault="003E601E" w:rsidP="00A25F9E">
            <w:pPr>
              <w:pStyle w:val="CES5191Arial8leftaligned"/>
              <w:spacing w:line="240" w:lineRule="auto"/>
              <w:rPr>
                <w:rFonts w:ascii="Times New Roman" w:hAnsi="Times New Roman" w:cs="Times New Roman"/>
              </w:rPr>
            </w:pPr>
            <w:del w:id="1226" w:author="Kurmanov, Aidyn [STAMGazStroy LLP]" w:date="2025-12-11T15:46:00Z" w16du:dateUtc="2025-12-11T10:46:00Z">
              <w:r w:rsidRPr="00D067EF">
                <w:rPr>
                  <w:rFonts w:ascii="Times New Roman" w:hAnsi="Times New Roman" w:cs="Times New Roman"/>
                </w:rPr>
                <w:delText>100–200mils</w:delText>
              </w:r>
            </w:del>
            <w:ins w:id="1227" w:author="Kurmanov, Aidyn [STAMGazStroy LLP]" w:date="2025-12-11T15:46:00Z" w16du:dateUtc="2025-12-11T10:46:00Z">
              <w:r w:rsidR="00E35942" w:rsidRPr="00D067EF">
                <w:rPr>
                  <w:rFonts w:ascii="Times New Roman" w:hAnsi="Times New Roman" w:cs="Times New Roman"/>
                </w:rPr>
                <w:t>2</w:t>
              </w:r>
              <w:r w:rsidR="00E35942">
                <w:rPr>
                  <w:rFonts w:ascii="Times New Roman" w:hAnsi="Times New Roman" w:cs="Times New Roman"/>
                </w:rPr>
                <w:t>.</w:t>
              </w:r>
              <w:r w:rsidR="00E35942" w:rsidRPr="00D067EF">
                <w:rPr>
                  <w:rFonts w:ascii="Times New Roman" w:hAnsi="Times New Roman" w:cs="Times New Roman"/>
                </w:rPr>
                <w:t>540–5</w:t>
              </w:r>
              <w:r w:rsidR="00E35942">
                <w:rPr>
                  <w:rFonts w:ascii="Times New Roman" w:hAnsi="Times New Roman" w:cs="Times New Roman"/>
                </w:rPr>
                <w:t>.</w:t>
              </w:r>
              <w:r w:rsidR="00E35942" w:rsidRPr="00D067EF">
                <w:rPr>
                  <w:rFonts w:ascii="Times New Roman" w:hAnsi="Times New Roman" w:cs="Times New Roman"/>
                </w:rPr>
                <w:t>080</w:t>
              </w:r>
              <w:r w:rsidR="00E35942">
                <w:rPr>
                  <w:rFonts w:ascii="Times New Roman" w:hAnsi="Times New Roman" w:cs="Times New Roman"/>
                </w:rPr>
                <w:t xml:space="preserve"> m</w:t>
              </w:r>
              <w:r w:rsidR="00E35942" w:rsidRPr="00D067EF">
                <w:rPr>
                  <w:rFonts w:ascii="Times New Roman" w:hAnsi="Times New Roman" w:cs="Times New Roman"/>
                </w:rPr>
                <w:t>m</w:t>
              </w:r>
              <w:r w:rsidR="00E35942" w:rsidRPr="00D067EF" w:rsidDel="00E35942">
                <w:rPr>
                  <w:rFonts w:ascii="Times New Roman" w:hAnsi="Times New Roman" w:cs="Times New Roman"/>
                </w:rPr>
                <w:t xml:space="preserve"> </w:t>
              </w:r>
            </w:ins>
            <w:del w:id="1228" w:author="Kurmanov, Aidyn [STAMGazStroy LLP]" w:date="2025-12-11T15:46:00Z" w16du:dateUtc="2025-12-11T10:46:00Z">
              <w:r w:rsidRPr="00D067EF" w:rsidDel="00E35942">
                <w:rPr>
                  <w:rFonts w:ascii="Times New Roman" w:hAnsi="Times New Roman" w:cs="Times New Roman"/>
                </w:rPr>
                <w:delText xml:space="preserve"> </w:delText>
              </w:r>
            </w:del>
            <w:r w:rsidRPr="00D067EF">
              <w:rPr>
                <w:rFonts w:ascii="Times New Roman" w:hAnsi="Times New Roman" w:cs="Times New Roman"/>
              </w:rPr>
              <w:t>(</w:t>
            </w:r>
            <w:ins w:id="1229" w:author="Kurmanov, Aidyn [STAMGazStroy LLP]" w:date="2025-12-11T15:46:00Z" w16du:dateUtc="2025-12-11T10:46:00Z">
              <w:r w:rsidR="00E35942" w:rsidRPr="00D067EF">
                <w:rPr>
                  <w:rFonts w:ascii="Times New Roman" w:hAnsi="Times New Roman" w:cs="Times New Roman"/>
                </w:rPr>
                <w:t>100–200</w:t>
              </w:r>
            </w:ins>
            <w:ins w:id="1230" w:author="Kurmanov, Aidyn [STAMGazStroy LLP]" w:date="2025-12-11T15:52:00Z" w16du:dateUtc="2025-12-11T10:52:00Z">
              <w:r w:rsidR="00DF6AA2">
                <w:rPr>
                  <w:rFonts w:ascii="Times New Roman" w:hAnsi="Times New Roman" w:cs="Times New Roman"/>
                </w:rPr>
                <w:t xml:space="preserve"> </w:t>
              </w:r>
            </w:ins>
            <w:ins w:id="1231" w:author="Kurmanov, Aidyn [STAMGazStroy LLP]" w:date="2025-12-11T15:46:00Z" w16du:dateUtc="2025-12-11T10:46:00Z">
              <w:r w:rsidR="00E35942" w:rsidRPr="00D067EF">
                <w:rPr>
                  <w:rFonts w:ascii="Times New Roman" w:hAnsi="Times New Roman" w:cs="Times New Roman"/>
                </w:rPr>
                <w:t>mils</w:t>
              </w:r>
            </w:ins>
            <w:del w:id="1232" w:author="Kurmanov, Aidyn [STAMGazStroy LLP]" w:date="2025-12-11T15:46:00Z" w16du:dateUtc="2025-12-11T10:46:00Z">
              <w:r w:rsidRPr="00D067EF">
                <w:rPr>
                  <w:rFonts w:ascii="Times New Roman" w:hAnsi="Times New Roman" w:cs="Times New Roman"/>
                </w:rPr>
                <w:delText>2540–5080um</w:delText>
              </w:r>
            </w:del>
            <w:r w:rsidRPr="00D067EF">
              <w:rPr>
                <w:rFonts w:ascii="Times New Roman" w:hAnsi="Times New Roman" w:cs="Times New Roman"/>
              </w:rPr>
              <w:t>) or</w:t>
            </w:r>
            <w:r w:rsidRPr="00D067EF">
              <w:rPr>
                <w:rFonts w:ascii="Times New Roman" w:hAnsi="Times New Roman" w:cs="Times New Roman"/>
              </w:rPr>
              <w:br/>
              <w:t>Per manufacturer’s recommendation.</w:t>
            </w:r>
          </w:p>
        </w:tc>
        <w:tc>
          <w:tcPr>
            <w:tcW w:w="1080" w:type="dxa"/>
            <w:tcBorders>
              <w:top w:val="nil"/>
              <w:left w:val="nil"/>
              <w:bottom w:val="nil"/>
              <w:right w:val="nil"/>
            </w:tcBorders>
          </w:tcPr>
          <w:p w14:paraId="056098AC" w14:textId="77777777" w:rsidR="003E601E" w:rsidRPr="00D067EF" w:rsidRDefault="003E601E" w:rsidP="00A25F9E">
            <w:pPr>
              <w:spacing w:before="40" w:after="40" w:line="240" w:lineRule="auto"/>
              <w:jc w:val="right"/>
              <w:rPr>
                <w:b/>
                <w:sz w:val="16"/>
                <w:szCs w:val="16"/>
              </w:rPr>
            </w:pPr>
          </w:p>
        </w:tc>
        <w:tc>
          <w:tcPr>
            <w:tcW w:w="4291" w:type="dxa"/>
            <w:gridSpan w:val="4"/>
            <w:vMerge/>
            <w:tcBorders>
              <w:top w:val="nil"/>
              <w:left w:val="nil"/>
              <w:bottom w:val="nil"/>
              <w:right w:val="nil"/>
            </w:tcBorders>
            <w:vAlign w:val="center"/>
          </w:tcPr>
          <w:p w14:paraId="65CDB362" w14:textId="77777777" w:rsidR="003E601E" w:rsidRPr="00D067EF" w:rsidRDefault="003E601E" w:rsidP="00A25F9E">
            <w:pPr>
              <w:spacing w:before="40" w:after="40" w:line="240" w:lineRule="auto"/>
            </w:pPr>
          </w:p>
        </w:tc>
      </w:tr>
      <w:tr w:rsidR="003E601E" w:rsidRPr="00E50958" w14:paraId="7D715A0D" w14:textId="77777777" w:rsidTr="00A25F9E">
        <w:trPr>
          <w:trHeight w:val="360"/>
        </w:trPr>
        <w:tc>
          <w:tcPr>
            <w:tcW w:w="1908" w:type="dxa"/>
            <w:gridSpan w:val="2"/>
            <w:tcBorders>
              <w:bottom w:val="single" w:sz="4" w:space="0" w:color="auto"/>
            </w:tcBorders>
            <w:shd w:val="clear" w:color="auto" w:fill="000000" w:themeFill="text1"/>
            <w:vAlign w:val="center"/>
          </w:tcPr>
          <w:p w14:paraId="647BC0F1" w14:textId="77777777" w:rsidR="003E601E" w:rsidRPr="007A416F" w:rsidRDefault="003E601E" w:rsidP="00A25F9E">
            <w:pPr>
              <w:pStyle w:val="CES5191TableHeaderWhiteText"/>
              <w:rPr>
                <w:rFonts w:ascii="Times New Roman" w:hAnsi="Times New Roman" w:cs="Times New Roman"/>
              </w:rPr>
            </w:pPr>
            <w:r w:rsidRPr="007A416F">
              <w:rPr>
                <w:rFonts w:ascii="Times New Roman" w:hAnsi="Times New Roman" w:cs="Times New Roman"/>
              </w:rPr>
              <w:t>Coat, Generic Classification, DFT</w:t>
            </w:r>
          </w:p>
        </w:tc>
        <w:tc>
          <w:tcPr>
            <w:tcW w:w="2340" w:type="dxa"/>
            <w:tcBorders>
              <w:bottom w:val="single" w:sz="4" w:space="0" w:color="auto"/>
            </w:tcBorders>
            <w:shd w:val="clear" w:color="auto" w:fill="000000" w:themeFill="text1"/>
            <w:vAlign w:val="center"/>
          </w:tcPr>
          <w:p w14:paraId="7AA5D941" w14:textId="77777777" w:rsidR="003E601E" w:rsidRPr="007A416F" w:rsidRDefault="003E601E" w:rsidP="00A25F9E">
            <w:pPr>
              <w:pStyle w:val="CES5191TableHeaderWhiteText"/>
              <w:rPr>
                <w:rFonts w:ascii="Times New Roman" w:hAnsi="Times New Roman" w:cs="Times New Roman"/>
              </w:rPr>
            </w:pPr>
            <w:r w:rsidRPr="007A416F">
              <w:rPr>
                <w:rFonts w:ascii="Times New Roman" w:hAnsi="Times New Roman" w:cs="Times New Roman"/>
              </w:rPr>
              <w:t>Manufacturer</w:t>
            </w:r>
          </w:p>
        </w:tc>
        <w:tc>
          <w:tcPr>
            <w:tcW w:w="2520" w:type="dxa"/>
            <w:gridSpan w:val="3"/>
            <w:tcBorders>
              <w:bottom w:val="single" w:sz="4" w:space="0" w:color="auto"/>
            </w:tcBorders>
            <w:shd w:val="clear" w:color="auto" w:fill="000000" w:themeFill="text1"/>
            <w:vAlign w:val="center"/>
          </w:tcPr>
          <w:p w14:paraId="478C8E8B" w14:textId="77777777" w:rsidR="003E601E" w:rsidRPr="007A416F" w:rsidRDefault="003E601E" w:rsidP="00A25F9E">
            <w:pPr>
              <w:pStyle w:val="CES5191TableHeaderWhiteText"/>
              <w:rPr>
                <w:rFonts w:ascii="Times New Roman" w:hAnsi="Times New Roman" w:cs="Times New Roman"/>
              </w:rPr>
            </w:pPr>
            <w:r w:rsidRPr="007A416F">
              <w:rPr>
                <w:rFonts w:ascii="Times New Roman" w:hAnsi="Times New Roman" w:cs="Times New Roman"/>
              </w:rPr>
              <w:t>Product Designation</w:t>
            </w:r>
          </w:p>
        </w:tc>
        <w:tc>
          <w:tcPr>
            <w:tcW w:w="1080" w:type="dxa"/>
            <w:gridSpan w:val="2"/>
            <w:tcBorders>
              <w:bottom w:val="single" w:sz="4" w:space="0" w:color="auto"/>
            </w:tcBorders>
            <w:shd w:val="clear" w:color="auto" w:fill="000000" w:themeFill="text1"/>
            <w:vAlign w:val="center"/>
          </w:tcPr>
          <w:p w14:paraId="7645551E" w14:textId="77777777" w:rsidR="003E601E" w:rsidRPr="007A416F" w:rsidRDefault="003E601E" w:rsidP="00A25F9E">
            <w:pPr>
              <w:pStyle w:val="CES5191TableHeaderWhiteText"/>
              <w:jc w:val="center"/>
              <w:rPr>
                <w:rFonts w:ascii="Times New Roman" w:hAnsi="Times New Roman" w:cs="Times New Roman"/>
              </w:rPr>
            </w:pPr>
            <w:r w:rsidRPr="007A416F">
              <w:rPr>
                <w:rFonts w:ascii="Times New Roman" w:hAnsi="Times New Roman" w:cs="Times New Roman"/>
              </w:rPr>
              <w:t>VOC (G/L)</w:t>
            </w:r>
          </w:p>
        </w:tc>
        <w:tc>
          <w:tcPr>
            <w:tcW w:w="2041" w:type="dxa"/>
            <w:tcBorders>
              <w:bottom w:val="single" w:sz="4" w:space="0" w:color="auto"/>
            </w:tcBorders>
            <w:shd w:val="clear" w:color="auto" w:fill="000000" w:themeFill="text1"/>
            <w:vAlign w:val="center"/>
          </w:tcPr>
          <w:p w14:paraId="5CDF4BF2" w14:textId="77777777" w:rsidR="003E601E" w:rsidRPr="007A416F" w:rsidRDefault="003E601E" w:rsidP="00A25F9E">
            <w:pPr>
              <w:pStyle w:val="CES5191TableHeaderWhiteText"/>
              <w:rPr>
                <w:rFonts w:ascii="Times New Roman" w:hAnsi="Times New Roman" w:cs="Times New Roman"/>
              </w:rPr>
            </w:pPr>
            <w:r w:rsidRPr="007A416F">
              <w:rPr>
                <w:rFonts w:ascii="Times New Roman" w:hAnsi="Times New Roman" w:cs="Times New Roman"/>
              </w:rPr>
              <w:t>By Max</w:t>
            </w:r>
            <w:r w:rsidRPr="007A416F">
              <w:rPr>
                <w:rFonts w:ascii="Times New Roman" w:hAnsi="Times New Roman" w:cs="Times New Roman"/>
              </w:rPr>
              <w:br/>
              <w:t>Svc Temp</w:t>
            </w:r>
          </w:p>
        </w:tc>
      </w:tr>
      <w:tr w:rsidR="003E601E" w:rsidRPr="00E50958" w14:paraId="18394370" w14:textId="77777777" w:rsidTr="00A25F9E">
        <w:trPr>
          <w:trHeight w:val="288"/>
        </w:trPr>
        <w:tc>
          <w:tcPr>
            <w:tcW w:w="1908" w:type="dxa"/>
            <w:gridSpan w:val="2"/>
            <w:tcBorders>
              <w:top w:val="single" w:sz="4" w:space="0" w:color="auto"/>
              <w:left w:val="nil"/>
              <w:bottom w:val="nil"/>
              <w:right w:val="nil"/>
            </w:tcBorders>
            <w:vAlign w:val="center"/>
          </w:tcPr>
          <w:p w14:paraId="0098AE72" w14:textId="77777777" w:rsidR="003E601E" w:rsidRPr="00D067EF" w:rsidRDefault="003E601E" w:rsidP="00A25F9E">
            <w:pPr>
              <w:pStyle w:val="CES5191Arial8bold"/>
              <w:rPr>
                <w:rFonts w:ascii="Times New Roman" w:hAnsi="Times New Roman" w:cs="Times New Roman"/>
              </w:rPr>
            </w:pPr>
            <w:r w:rsidRPr="00D067EF">
              <w:rPr>
                <w:rFonts w:ascii="Times New Roman" w:hAnsi="Times New Roman" w:cs="Times New Roman"/>
              </w:rPr>
              <w:t>Splash Zone</w:t>
            </w:r>
          </w:p>
        </w:tc>
        <w:tc>
          <w:tcPr>
            <w:tcW w:w="2340" w:type="dxa"/>
            <w:tcBorders>
              <w:top w:val="single" w:sz="4" w:space="0" w:color="auto"/>
              <w:left w:val="nil"/>
              <w:bottom w:val="nil"/>
              <w:right w:val="nil"/>
            </w:tcBorders>
            <w:vAlign w:val="center"/>
          </w:tcPr>
          <w:p w14:paraId="7C68F97E" w14:textId="77777777" w:rsidR="003E601E" w:rsidRPr="00D067EF" w:rsidRDefault="003E601E" w:rsidP="00A25F9E">
            <w:pPr>
              <w:pStyle w:val="CES5191Arial8leftaligned"/>
              <w:rPr>
                <w:rFonts w:ascii="Times New Roman" w:hAnsi="Times New Roman" w:cs="Times New Roman"/>
              </w:rPr>
            </w:pPr>
            <w:r w:rsidRPr="00D067EF">
              <w:rPr>
                <w:rFonts w:ascii="Times New Roman" w:hAnsi="Times New Roman" w:cs="Times New Roman"/>
              </w:rPr>
              <w:t>Carboline</w:t>
            </w:r>
          </w:p>
        </w:tc>
        <w:tc>
          <w:tcPr>
            <w:tcW w:w="2520" w:type="dxa"/>
            <w:gridSpan w:val="3"/>
            <w:tcBorders>
              <w:top w:val="single" w:sz="4" w:space="0" w:color="auto"/>
              <w:left w:val="nil"/>
              <w:bottom w:val="nil"/>
              <w:right w:val="nil"/>
            </w:tcBorders>
            <w:vAlign w:val="center"/>
          </w:tcPr>
          <w:p w14:paraId="62384BD0" w14:textId="77777777" w:rsidR="003E601E" w:rsidRPr="001617A8" w:rsidRDefault="003E601E" w:rsidP="00A25F9E">
            <w:pPr>
              <w:pStyle w:val="CES5191Arial8leftaligned"/>
              <w:rPr>
                <w:rFonts w:ascii="Times New Roman" w:hAnsi="Times New Roman" w:cs="Times New Roman"/>
              </w:rPr>
            </w:pPr>
            <w:proofErr w:type="spellStart"/>
            <w:r w:rsidRPr="001617A8">
              <w:rPr>
                <w:rFonts w:ascii="Times New Roman" w:hAnsi="Times New Roman" w:cs="Times New Roman"/>
              </w:rPr>
              <w:t>Carboguard</w:t>
            </w:r>
            <w:proofErr w:type="spellEnd"/>
            <w:r w:rsidRPr="001617A8">
              <w:rPr>
                <w:rFonts w:ascii="Times New Roman" w:hAnsi="Times New Roman" w:cs="Times New Roman"/>
              </w:rPr>
              <w:t xml:space="preserve"> 1207</w:t>
            </w:r>
          </w:p>
        </w:tc>
        <w:tc>
          <w:tcPr>
            <w:tcW w:w="1080" w:type="dxa"/>
            <w:gridSpan w:val="2"/>
            <w:tcBorders>
              <w:top w:val="single" w:sz="4" w:space="0" w:color="auto"/>
              <w:left w:val="nil"/>
              <w:bottom w:val="nil"/>
              <w:right w:val="nil"/>
            </w:tcBorders>
            <w:vAlign w:val="center"/>
          </w:tcPr>
          <w:p w14:paraId="24C1454D" w14:textId="77777777" w:rsidR="003E601E" w:rsidRPr="00CE3573" w:rsidRDefault="003E601E" w:rsidP="00A25F9E">
            <w:pPr>
              <w:pStyle w:val="CES5191Arial8centered"/>
              <w:rPr>
                <w:rFonts w:ascii="Times New Roman" w:hAnsi="Times New Roman" w:cs="Times New Roman"/>
              </w:rPr>
            </w:pPr>
            <w:r w:rsidRPr="00CE3573">
              <w:rPr>
                <w:rFonts w:ascii="Times New Roman" w:hAnsi="Times New Roman" w:cs="Times New Roman"/>
              </w:rPr>
              <w:t>0</w:t>
            </w:r>
          </w:p>
        </w:tc>
        <w:tc>
          <w:tcPr>
            <w:tcW w:w="2041" w:type="dxa"/>
            <w:tcBorders>
              <w:top w:val="single" w:sz="4" w:space="0" w:color="auto"/>
              <w:left w:val="nil"/>
              <w:bottom w:val="nil"/>
              <w:right w:val="nil"/>
            </w:tcBorders>
            <w:vAlign w:val="center"/>
          </w:tcPr>
          <w:p w14:paraId="258C738A" w14:textId="77777777" w:rsidR="003E601E" w:rsidRPr="00CE3573" w:rsidRDefault="003E601E" w:rsidP="00586671">
            <w:pPr>
              <w:pStyle w:val="CES5191Arial8leftaligned"/>
              <w:rPr>
                <w:rFonts w:ascii="Times New Roman" w:hAnsi="Times New Roman" w:cs="Times New Roman"/>
              </w:rPr>
            </w:pPr>
            <w:r w:rsidRPr="00CE3573">
              <w:rPr>
                <w:rFonts w:ascii="Times New Roman" w:hAnsi="Times New Roman" w:cs="Times New Roman"/>
              </w:rPr>
              <w:t>93°C(200°F)</w:t>
            </w:r>
          </w:p>
        </w:tc>
      </w:tr>
      <w:tr w:rsidR="003E601E" w:rsidRPr="00E50958" w14:paraId="0737D20D" w14:textId="77777777" w:rsidTr="00A25F9E">
        <w:trPr>
          <w:trHeight w:val="288"/>
        </w:trPr>
        <w:tc>
          <w:tcPr>
            <w:tcW w:w="1908" w:type="dxa"/>
            <w:gridSpan w:val="2"/>
            <w:tcBorders>
              <w:top w:val="nil"/>
              <w:left w:val="nil"/>
              <w:bottom w:val="nil"/>
              <w:right w:val="nil"/>
            </w:tcBorders>
            <w:vAlign w:val="center"/>
          </w:tcPr>
          <w:p w14:paraId="67DCCC0B" w14:textId="77777777" w:rsidR="003E601E" w:rsidRPr="00D067EF" w:rsidRDefault="003E601E" w:rsidP="00A25F9E">
            <w:pPr>
              <w:pStyle w:val="CES5191Arial8bold"/>
              <w:rPr>
                <w:rFonts w:ascii="Times New Roman" w:hAnsi="Times New Roman" w:cs="Times New Roman"/>
              </w:rPr>
            </w:pPr>
            <w:r w:rsidRPr="00D067EF">
              <w:rPr>
                <w:rFonts w:ascii="Times New Roman" w:hAnsi="Times New Roman" w:cs="Times New Roman"/>
              </w:rPr>
              <w:t>Coating</w:t>
            </w:r>
          </w:p>
        </w:tc>
        <w:tc>
          <w:tcPr>
            <w:tcW w:w="2340" w:type="dxa"/>
            <w:tcBorders>
              <w:top w:val="nil"/>
              <w:left w:val="nil"/>
              <w:bottom w:val="nil"/>
              <w:right w:val="nil"/>
            </w:tcBorders>
            <w:vAlign w:val="center"/>
          </w:tcPr>
          <w:p w14:paraId="1C8CB038" w14:textId="77777777" w:rsidR="003E601E" w:rsidRPr="00D067EF" w:rsidRDefault="003E601E" w:rsidP="00A25F9E">
            <w:pPr>
              <w:pStyle w:val="CES5191Arial8leftaligned"/>
              <w:rPr>
                <w:rFonts w:ascii="Times New Roman" w:hAnsi="Times New Roman" w:cs="Times New Roman"/>
              </w:rPr>
            </w:pPr>
            <w:r w:rsidRPr="00D067EF">
              <w:rPr>
                <w:rFonts w:ascii="Times New Roman" w:hAnsi="Times New Roman" w:cs="Times New Roman"/>
              </w:rPr>
              <w:t>Hempel Coatings (USA), Inc.</w:t>
            </w:r>
          </w:p>
        </w:tc>
        <w:tc>
          <w:tcPr>
            <w:tcW w:w="2520" w:type="dxa"/>
            <w:gridSpan w:val="3"/>
            <w:tcBorders>
              <w:top w:val="nil"/>
              <w:left w:val="nil"/>
              <w:bottom w:val="nil"/>
              <w:right w:val="nil"/>
            </w:tcBorders>
            <w:vAlign w:val="center"/>
          </w:tcPr>
          <w:p w14:paraId="2B94565B" w14:textId="77777777" w:rsidR="00586671" w:rsidRPr="001617A8" w:rsidRDefault="00586671" w:rsidP="00586671">
            <w:pPr>
              <w:pStyle w:val="CES5191Arial8leftaligned"/>
              <w:rPr>
                <w:rFonts w:ascii="Times New Roman" w:hAnsi="Times New Roman" w:cs="Times New Roman"/>
              </w:rPr>
            </w:pPr>
            <w:proofErr w:type="spellStart"/>
            <w:r w:rsidRPr="001617A8">
              <w:rPr>
                <w:rFonts w:ascii="Times New Roman" w:hAnsi="Times New Roman" w:cs="Times New Roman"/>
              </w:rPr>
              <w:t>Hempadur</w:t>
            </w:r>
            <w:proofErr w:type="spellEnd"/>
            <w:r w:rsidRPr="001617A8">
              <w:rPr>
                <w:rFonts w:ascii="Times New Roman" w:hAnsi="Times New Roman" w:cs="Times New Roman"/>
              </w:rPr>
              <w:t xml:space="preserve"> Spray-Guard 35493</w:t>
            </w:r>
          </w:p>
          <w:p w14:paraId="2CC26829" w14:textId="47B8EE9C" w:rsidR="003E601E" w:rsidRPr="001617A8" w:rsidRDefault="00586671" w:rsidP="00586671">
            <w:pPr>
              <w:pStyle w:val="CES5191Arial8leftaligned"/>
              <w:rPr>
                <w:rFonts w:ascii="Times New Roman" w:hAnsi="Times New Roman" w:cs="Times New Roman"/>
              </w:rPr>
            </w:pPr>
            <w:proofErr w:type="spellStart"/>
            <w:r w:rsidRPr="001617A8">
              <w:rPr>
                <w:rFonts w:ascii="Times New Roman" w:hAnsi="Times New Roman" w:cs="Times New Roman"/>
              </w:rPr>
              <w:t>Hempadur</w:t>
            </w:r>
            <w:proofErr w:type="spellEnd"/>
            <w:r w:rsidRPr="001617A8">
              <w:rPr>
                <w:rFonts w:ascii="Times New Roman" w:hAnsi="Times New Roman" w:cs="Times New Roman"/>
              </w:rPr>
              <w:t xml:space="preserve"> Spray-Guard 35490</w:t>
            </w:r>
          </w:p>
        </w:tc>
        <w:tc>
          <w:tcPr>
            <w:tcW w:w="1080" w:type="dxa"/>
            <w:gridSpan w:val="2"/>
            <w:tcBorders>
              <w:top w:val="nil"/>
              <w:left w:val="nil"/>
              <w:bottom w:val="nil"/>
              <w:right w:val="nil"/>
            </w:tcBorders>
            <w:vAlign w:val="center"/>
          </w:tcPr>
          <w:p w14:paraId="027776C8" w14:textId="28445218" w:rsidR="003E601E" w:rsidRPr="00CE3573" w:rsidRDefault="00586671" w:rsidP="00A25F9E">
            <w:pPr>
              <w:pStyle w:val="CES5191Arial8centered"/>
              <w:rPr>
                <w:rFonts w:ascii="Times New Roman" w:hAnsi="Times New Roman" w:cs="Times New Roman"/>
              </w:rPr>
            </w:pPr>
            <w:r>
              <w:rPr>
                <w:rFonts w:ascii="Times New Roman" w:hAnsi="Times New Roman" w:cs="Times New Roman"/>
              </w:rPr>
              <w:t>22</w:t>
            </w:r>
            <w:r w:rsidR="003E601E" w:rsidRPr="00CE3573">
              <w:rPr>
                <w:rFonts w:ascii="Times New Roman" w:hAnsi="Times New Roman" w:cs="Times New Roman"/>
              </w:rPr>
              <w:t>0</w:t>
            </w:r>
          </w:p>
        </w:tc>
        <w:tc>
          <w:tcPr>
            <w:tcW w:w="2041" w:type="dxa"/>
            <w:tcBorders>
              <w:top w:val="nil"/>
              <w:left w:val="nil"/>
              <w:bottom w:val="nil"/>
              <w:right w:val="nil"/>
            </w:tcBorders>
            <w:vAlign w:val="center"/>
          </w:tcPr>
          <w:p w14:paraId="3C1478AD" w14:textId="545FD860" w:rsidR="003E601E" w:rsidRPr="00CE3573" w:rsidDel="00263097" w:rsidRDefault="003E601E" w:rsidP="00263097">
            <w:pPr>
              <w:pStyle w:val="CES5191Arial8leftaligned"/>
              <w:rPr>
                <w:del w:id="1233" w:author="Issayevskiy, Konstantin [STAMGazStroy LLP]" w:date="2025-12-09T09:27:00Z" w16du:dateUtc="2025-12-09T04:27:00Z"/>
                <w:rFonts w:ascii="Times New Roman" w:hAnsi="Times New Roman" w:cs="Times New Roman"/>
              </w:rPr>
            </w:pPr>
            <w:r w:rsidRPr="00CE3573">
              <w:rPr>
                <w:rFonts w:ascii="Times New Roman" w:hAnsi="Times New Roman" w:cs="Times New Roman"/>
              </w:rPr>
              <w:t>140°C(284°F)</w:t>
            </w:r>
          </w:p>
          <w:p w14:paraId="78664A28" w14:textId="54A5A14C" w:rsidR="003E601E" w:rsidRPr="00263097" w:rsidRDefault="003E601E" w:rsidP="00263097">
            <w:pPr>
              <w:pStyle w:val="CES5191Arial8leftaligned"/>
              <w:rPr>
                <w:rFonts w:ascii="Times New Roman" w:hAnsi="Times New Roman" w:cs="Times New Roman"/>
                <w:lang w:val="ru-RU"/>
              </w:rPr>
            </w:pPr>
            <w:del w:id="1234" w:author="Issayevskiy, Konstantin [STAMGazStroy LLP]" w:date="2025-12-09T09:27:00Z" w16du:dateUtc="2025-12-09T04:27:00Z">
              <w:r w:rsidRPr="00CE3573" w:rsidDel="00263097">
                <w:rPr>
                  <w:rFonts w:ascii="Times New Roman" w:hAnsi="Times New Roman" w:cs="Times New Roman"/>
                </w:rPr>
                <w:delText>140°C(284°F)</w:delText>
              </w:r>
            </w:del>
          </w:p>
        </w:tc>
      </w:tr>
      <w:tr w:rsidR="003E601E" w:rsidRPr="00E50958" w14:paraId="650FDF3C" w14:textId="77777777" w:rsidTr="00A25F9E">
        <w:trPr>
          <w:trHeight w:val="288"/>
        </w:trPr>
        <w:tc>
          <w:tcPr>
            <w:tcW w:w="1908" w:type="dxa"/>
            <w:gridSpan w:val="2"/>
            <w:tcBorders>
              <w:top w:val="nil"/>
              <w:left w:val="nil"/>
              <w:bottom w:val="nil"/>
              <w:right w:val="nil"/>
            </w:tcBorders>
            <w:vAlign w:val="center"/>
          </w:tcPr>
          <w:p w14:paraId="0381F765" w14:textId="77777777" w:rsidR="003E601E" w:rsidRPr="00D067EF" w:rsidRDefault="003E601E" w:rsidP="00A25F9E">
            <w:pPr>
              <w:pStyle w:val="CES5191Arial8bold"/>
              <w:rPr>
                <w:rFonts w:ascii="Times New Roman" w:hAnsi="Times New Roman" w:cs="Times New Roman"/>
              </w:rPr>
            </w:pPr>
            <w:r w:rsidRPr="00D067EF">
              <w:rPr>
                <w:rFonts w:ascii="Times New Roman" w:hAnsi="Times New Roman" w:cs="Times New Roman"/>
              </w:rPr>
              <w:t>(Spray)</w:t>
            </w:r>
          </w:p>
        </w:tc>
        <w:tc>
          <w:tcPr>
            <w:tcW w:w="2340" w:type="dxa"/>
            <w:tcBorders>
              <w:top w:val="nil"/>
              <w:left w:val="nil"/>
              <w:bottom w:val="nil"/>
              <w:right w:val="nil"/>
            </w:tcBorders>
            <w:vAlign w:val="center"/>
          </w:tcPr>
          <w:p w14:paraId="2BFC99C9" w14:textId="77777777" w:rsidR="003E601E" w:rsidRPr="00D067EF" w:rsidRDefault="003E601E" w:rsidP="00A25F9E">
            <w:pPr>
              <w:pStyle w:val="CES5191Arial8leftaligned"/>
              <w:rPr>
                <w:rFonts w:ascii="Times New Roman" w:hAnsi="Times New Roman" w:cs="Times New Roman"/>
              </w:rPr>
            </w:pPr>
            <w:r w:rsidRPr="00D067EF">
              <w:rPr>
                <w:rFonts w:ascii="Times New Roman" w:hAnsi="Times New Roman" w:cs="Times New Roman"/>
              </w:rPr>
              <w:t>International</w:t>
            </w:r>
          </w:p>
        </w:tc>
        <w:tc>
          <w:tcPr>
            <w:tcW w:w="2520" w:type="dxa"/>
            <w:gridSpan w:val="3"/>
            <w:tcBorders>
              <w:top w:val="nil"/>
              <w:left w:val="nil"/>
              <w:bottom w:val="nil"/>
              <w:right w:val="nil"/>
            </w:tcBorders>
            <w:vAlign w:val="center"/>
          </w:tcPr>
          <w:p w14:paraId="716803EF" w14:textId="77777777" w:rsidR="00EE26DD" w:rsidRPr="001617A8" w:rsidRDefault="00EE26DD" w:rsidP="00EE26DD">
            <w:pPr>
              <w:pStyle w:val="CES5191Arial8leftaligned"/>
              <w:rPr>
                <w:rFonts w:ascii="Times New Roman" w:hAnsi="Times New Roman" w:cs="Times New Roman"/>
              </w:rPr>
            </w:pPr>
            <w:r w:rsidRPr="001617A8">
              <w:rPr>
                <w:rFonts w:ascii="Times New Roman" w:hAnsi="Times New Roman" w:cs="Times New Roman"/>
              </w:rPr>
              <w:t>Interzone 485</w:t>
            </w:r>
          </w:p>
          <w:p w14:paraId="14A4816C" w14:textId="69D20B74" w:rsidR="003E601E" w:rsidRPr="001617A8" w:rsidRDefault="003E601E" w:rsidP="00A25F9E">
            <w:pPr>
              <w:pStyle w:val="CES5191Arial8leftaligned"/>
              <w:rPr>
                <w:rFonts w:ascii="Times New Roman" w:hAnsi="Times New Roman" w:cs="Times New Roman"/>
              </w:rPr>
            </w:pPr>
            <w:r w:rsidRPr="001617A8">
              <w:rPr>
                <w:rFonts w:ascii="Times New Roman" w:hAnsi="Times New Roman" w:cs="Times New Roman"/>
              </w:rPr>
              <w:t>Interzone 1000</w:t>
            </w:r>
          </w:p>
        </w:tc>
        <w:tc>
          <w:tcPr>
            <w:tcW w:w="1080" w:type="dxa"/>
            <w:gridSpan w:val="2"/>
            <w:tcBorders>
              <w:top w:val="nil"/>
              <w:left w:val="nil"/>
              <w:bottom w:val="nil"/>
              <w:right w:val="nil"/>
            </w:tcBorders>
            <w:vAlign w:val="center"/>
          </w:tcPr>
          <w:p w14:paraId="16477A0F" w14:textId="2DE4C085" w:rsidR="003E601E" w:rsidRPr="00CE3573" w:rsidRDefault="002B4036" w:rsidP="00A25F9E">
            <w:pPr>
              <w:pStyle w:val="CES5191Arial8centered"/>
              <w:rPr>
                <w:rFonts w:ascii="Times New Roman" w:hAnsi="Times New Roman" w:cs="Times New Roman"/>
              </w:rPr>
            </w:pPr>
            <w:r w:rsidRPr="00CE3573">
              <w:rPr>
                <w:rFonts w:ascii="Times New Roman" w:hAnsi="Times New Roman" w:cs="Times New Roman"/>
              </w:rPr>
              <w:t>38</w:t>
            </w:r>
          </w:p>
          <w:p w14:paraId="0605D811" w14:textId="38CD0011" w:rsidR="002B4036" w:rsidRPr="00CE3573" w:rsidRDefault="002B4036" w:rsidP="00A25F9E">
            <w:pPr>
              <w:pStyle w:val="CES5191Arial8centered"/>
              <w:rPr>
                <w:rFonts w:ascii="Times New Roman" w:hAnsi="Times New Roman" w:cs="Times New Roman"/>
              </w:rPr>
            </w:pPr>
            <w:r w:rsidRPr="00CE3573">
              <w:rPr>
                <w:rFonts w:ascii="Times New Roman" w:hAnsi="Times New Roman" w:cs="Times New Roman"/>
              </w:rPr>
              <w:t>75</w:t>
            </w:r>
          </w:p>
        </w:tc>
        <w:tc>
          <w:tcPr>
            <w:tcW w:w="2041" w:type="dxa"/>
            <w:tcBorders>
              <w:top w:val="nil"/>
              <w:left w:val="nil"/>
              <w:bottom w:val="nil"/>
              <w:right w:val="nil"/>
            </w:tcBorders>
            <w:vAlign w:val="center"/>
          </w:tcPr>
          <w:p w14:paraId="293EB0C3" w14:textId="77777777" w:rsidR="003E601E" w:rsidRPr="00CE3573" w:rsidRDefault="003E601E" w:rsidP="00586671">
            <w:pPr>
              <w:pStyle w:val="CES5191Arial8leftaligned"/>
              <w:rPr>
                <w:rFonts w:ascii="Times New Roman" w:hAnsi="Times New Roman" w:cs="Times New Roman"/>
              </w:rPr>
            </w:pPr>
            <w:r w:rsidRPr="00CE3573">
              <w:rPr>
                <w:rFonts w:ascii="Times New Roman" w:hAnsi="Times New Roman" w:cs="Times New Roman"/>
                <w:lang w:eastAsia="zh-CN"/>
              </w:rPr>
              <w:t>121°C(250°F)</w:t>
            </w:r>
          </w:p>
        </w:tc>
      </w:tr>
      <w:tr w:rsidR="00E82A75" w:rsidRPr="00E50958" w14:paraId="256426C5" w14:textId="77777777" w:rsidTr="00796C49">
        <w:trPr>
          <w:trHeight w:val="288"/>
        </w:trPr>
        <w:tc>
          <w:tcPr>
            <w:tcW w:w="1908" w:type="dxa"/>
            <w:gridSpan w:val="2"/>
            <w:vMerge w:val="restart"/>
            <w:tcBorders>
              <w:top w:val="nil"/>
              <w:left w:val="nil"/>
              <w:right w:val="nil"/>
            </w:tcBorders>
            <w:vAlign w:val="center"/>
          </w:tcPr>
          <w:p w14:paraId="2CF3FC0E" w14:textId="0C9B305A" w:rsidR="00E82A75" w:rsidRPr="00D067EF" w:rsidRDefault="00E82A75" w:rsidP="00A25F9E">
            <w:pPr>
              <w:pStyle w:val="CES5191Arial8bold"/>
              <w:rPr>
                <w:rFonts w:ascii="Times New Roman" w:hAnsi="Times New Roman" w:cs="Times New Roman"/>
              </w:rPr>
            </w:pPr>
            <w:r w:rsidRPr="00D067EF">
              <w:rPr>
                <w:rFonts w:ascii="Times New Roman" w:hAnsi="Times New Roman" w:cs="Times New Roman"/>
              </w:rPr>
              <w:t>Surface profile and DFT as per Manufacturer’s Product Sheet</w:t>
            </w:r>
          </w:p>
        </w:tc>
        <w:tc>
          <w:tcPr>
            <w:tcW w:w="2340" w:type="dxa"/>
            <w:tcBorders>
              <w:top w:val="nil"/>
              <w:left w:val="nil"/>
              <w:bottom w:val="nil"/>
              <w:right w:val="nil"/>
            </w:tcBorders>
            <w:vAlign w:val="center"/>
          </w:tcPr>
          <w:p w14:paraId="27197736" w14:textId="77777777" w:rsidR="00E82A75" w:rsidRPr="00D067EF" w:rsidRDefault="00E82A75" w:rsidP="00A25F9E">
            <w:pPr>
              <w:pStyle w:val="CES5191Arial8leftaligned"/>
              <w:rPr>
                <w:rFonts w:ascii="Times New Roman" w:hAnsi="Times New Roman" w:cs="Times New Roman"/>
              </w:rPr>
            </w:pPr>
            <w:r w:rsidRPr="00D067EF">
              <w:rPr>
                <w:rFonts w:ascii="Times New Roman" w:hAnsi="Times New Roman" w:cs="Times New Roman"/>
              </w:rPr>
              <w:t>Jotun Paints</w:t>
            </w:r>
          </w:p>
        </w:tc>
        <w:tc>
          <w:tcPr>
            <w:tcW w:w="2520" w:type="dxa"/>
            <w:gridSpan w:val="3"/>
            <w:tcBorders>
              <w:top w:val="nil"/>
              <w:left w:val="nil"/>
              <w:bottom w:val="nil"/>
              <w:right w:val="nil"/>
            </w:tcBorders>
            <w:vAlign w:val="center"/>
          </w:tcPr>
          <w:p w14:paraId="300E2D2E" w14:textId="77777777" w:rsidR="00E82A75" w:rsidRPr="001617A8" w:rsidRDefault="00E82A75" w:rsidP="00A25F9E">
            <w:pPr>
              <w:pStyle w:val="CES5191Arial8leftaligned"/>
              <w:rPr>
                <w:rFonts w:ascii="Times New Roman" w:hAnsi="Times New Roman" w:cs="Times New Roman"/>
                <w:color w:val="auto"/>
              </w:rPr>
            </w:pPr>
            <w:proofErr w:type="spellStart"/>
            <w:r w:rsidRPr="001617A8">
              <w:rPr>
                <w:rFonts w:ascii="Times New Roman" w:hAnsi="Times New Roman" w:cs="Times New Roman"/>
                <w:color w:val="auto"/>
              </w:rPr>
              <w:t>Jotacote</w:t>
            </w:r>
            <w:proofErr w:type="spellEnd"/>
            <w:r w:rsidRPr="001617A8">
              <w:rPr>
                <w:rFonts w:ascii="Times New Roman" w:hAnsi="Times New Roman" w:cs="Times New Roman"/>
                <w:color w:val="auto"/>
              </w:rPr>
              <w:t xml:space="preserve"> UHB  </w:t>
            </w:r>
          </w:p>
          <w:p w14:paraId="510C9338" w14:textId="0009030E" w:rsidR="00F37FA7" w:rsidRPr="001617A8" w:rsidRDefault="009578C2" w:rsidP="00A25F9E">
            <w:pPr>
              <w:pStyle w:val="CES5191Arial8leftaligned"/>
              <w:rPr>
                <w:rFonts w:ascii="Times New Roman" w:hAnsi="Times New Roman" w:cs="Times New Roman"/>
                <w:color w:val="auto"/>
              </w:rPr>
            </w:pPr>
            <w:r w:rsidRPr="001617A8">
              <w:rPr>
                <w:rFonts w:ascii="Times New Roman" w:hAnsi="Times New Roman" w:cs="Times New Roman"/>
                <w:color w:val="auto"/>
              </w:rPr>
              <w:t>Marathon 1000 GF</w:t>
            </w:r>
          </w:p>
        </w:tc>
        <w:tc>
          <w:tcPr>
            <w:tcW w:w="1080" w:type="dxa"/>
            <w:gridSpan w:val="2"/>
            <w:tcBorders>
              <w:top w:val="nil"/>
              <w:left w:val="nil"/>
              <w:bottom w:val="nil"/>
              <w:right w:val="nil"/>
            </w:tcBorders>
            <w:vAlign w:val="center"/>
          </w:tcPr>
          <w:p w14:paraId="285DDA37" w14:textId="77777777" w:rsidR="00E82A75" w:rsidRPr="00CE3573" w:rsidRDefault="00E82A75" w:rsidP="00A25F9E">
            <w:pPr>
              <w:pStyle w:val="CES5191Arial8centered"/>
              <w:rPr>
                <w:rFonts w:ascii="Times New Roman" w:hAnsi="Times New Roman" w:cs="Times New Roman"/>
              </w:rPr>
            </w:pPr>
            <w:r w:rsidRPr="00CE3573">
              <w:rPr>
                <w:rFonts w:ascii="Times New Roman" w:hAnsi="Times New Roman" w:cs="Times New Roman"/>
              </w:rPr>
              <w:t>110</w:t>
            </w:r>
          </w:p>
          <w:p w14:paraId="2F9FA22E" w14:textId="4F31E85F" w:rsidR="009578C2" w:rsidRPr="00CE3573" w:rsidRDefault="009578C2" w:rsidP="00A25F9E">
            <w:pPr>
              <w:pStyle w:val="CES5191Arial8centered"/>
              <w:rPr>
                <w:rFonts w:ascii="Times New Roman" w:hAnsi="Times New Roman" w:cs="Times New Roman"/>
              </w:rPr>
            </w:pPr>
            <w:r w:rsidRPr="00CE3573">
              <w:rPr>
                <w:rFonts w:ascii="Times New Roman" w:hAnsi="Times New Roman" w:cs="Times New Roman"/>
              </w:rPr>
              <w:t>57</w:t>
            </w:r>
          </w:p>
        </w:tc>
        <w:tc>
          <w:tcPr>
            <w:tcW w:w="2041" w:type="dxa"/>
            <w:tcBorders>
              <w:top w:val="nil"/>
              <w:left w:val="nil"/>
              <w:bottom w:val="nil"/>
              <w:right w:val="nil"/>
            </w:tcBorders>
            <w:vAlign w:val="center"/>
          </w:tcPr>
          <w:p w14:paraId="1A1D970E" w14:textId="77777777" w:rsidR="00E82A75" w:rsidRPr="00CE3573" w:rsidRDefault="00E82A75" w:rsidP="00586671">
            <w:pPr>
              <w:pStyle w:val="CES5191Arial8leftaligned"/>
              <w:rPr>
                <w:rFonts w:ascii="Times New Roman" w:hAnsi="Times New Roman" w:cs="Times New Roman"/>
              </w:rPr>
            </w:pPr>
            <w:r w:rsidRPr="00CE3573">
              <w:rPr>
                <w:rFonts w:ascii="Times New Roman" w:hAnsi="Times New Roman" w:cs="Times New Roman"/>
              </w:rPr>
              <w:t>50°C(122°F)</w:t>
            </w:r>
          </w:p>
          <w:p w14:paraId="7C38AD7A" w14:textId="77777777" w:rsidR="00E82A75" w:rsidRPr="00CE3573" w:rsidRDefault="00E82A75" w:rsidP="00586671">
            <w:pPr>
              <w:pStyle w:val="CES5191Arial8leftaligned"/>
              <w:rPr>
                <w:rFonts w:ascii="Times New Roman" w:hAnsi="Times New Roman" w:cs="Times New Roman"/>
              </w:rPr>
            </w:pPr>
            <w:r w:rsidRPr="00CE3573">
              <w:rPr>
                <w:rFonts w:ascii="Times New Roman" w:hAnsi="Times New Roman" w:cs="Times New Roman"/>
              </w:rPr>
              <w:t>60°C(140°F)</w:t>
            </w:r>
          </w:p>
        </w:tc>
      </w:tr>
      <w:tr w:rsidR="00E82A75" w:rsidRPr="00E50958" w14:paraId="7B736CCB" w14:textId="77777777" w:rsidTr="00796C49">
        <w:trPr>
          <w:trHeight w:val="288"/>
        </w:trPr>
        <w:tc>
          <w:tcPr>
            <w:tcW w:w="1908" w:type="dxa"/>
            <w:gridSpan w:val="2"/>
            <w:vMerge/>
            <w:tcBorders>
              <w:left w:val="nil"/>
              <w:bottom w:val="nil"/>
              <w:right w:val="nil"/>
            </w:tcBorders>
            <w:vAlign w:val="center"/>
          </w:tcPr>
          <w:p w14:paraId="0BDD502C" w14:textId="77777777" w:rsidR="00E82A75" w:rsidRPr="00D067EF" w:rsidRDefault="00E82A75" w:rsidP="00A25F9E">
            <w:pPr>
              <w:pStyle w:val="CES5191Arial8bold"/>
              <w:rPr>
                <w:rFonts w:ascii="Times New Roman" w:hAnsi="Times New Roman" w:cs="Times New Roman"/>
              </w:rPr>
            </w:pPr>
          </w:p>
        </w:tc>
        <w:tc>
          <w:tcPr>
            <w:tcW w:w="2340" w:type="dxa"/>
            <w:tcBorders>
              <w:top w:val="nil"/>
              <w:left w:val="nil"/>
              <w:bottom w:val="nil"/>
              <w:right w:val="nil"/>
            </w:tcBorders>
            <w:vAlign w:val="center"/>
          </w:tcPr>
          <w:p w14:paraId="44596C78" w14:textId="77777777" w:rsidR="00E82A75" w:rsidRPr="00D067EF" w:rsidRDefault="00E82A75" w:rsidP="00A25F9E">
            <w:pPr>
              <w:pStyle w:val="CES5191Arial8leftaligned"/>
              <w:rPr>
                <w:rFonts w:ascii="Times New Roman" w:hAnsi="Times New Roman" w:cs="Times New Roman"/>
                <w:szCs w:val="18"/>
              </w:rPr>
            </w:pPr>
            <w:r w:rsidRPr="00D067EF">
              <w:rPr>
                <w:rFonts w:ascii="Times New Roman" w:hAnsi="Times New Roman" w:cs="Times New Roman"/>
              </w:rPr>
              <w:t>PPG</w:t>
            </w:r>
          </w:p>
        </w:tc>
        <w:tc>
          <w:tcPr>
            <w:tcW w:w="2520" w:type="dxa"/>
            <w:gridSpan w:val="3"/>
            <w:tcBorders>
              <w:top w:val="nil"/>
              <w:left w:val="nil"/>
              <w:bottom w:val="nil"/>
              <w:right w:val="nil"/>
            </w:tcBorders>
            <w:vAlign w:val="center"/>
          </w:tcPr>
          <w:p w14:paraId="35A3122F" w14:textId="6210CC14" w:rsidR="00E82A75" w:rsidRPr="001617A8" w:rsidRDefault="00E82A75" w:rsidP="00A25F9E">
            <w:pPr>
              <w:pStyle w:val="CES5191Arial8leftaligned"/>
              <w:rPr>
                <w:rFonts w:ascii="Times New Roman" w:hAnsi="Times New Roman" w:cs="Times New Roman"/>
              </w:rPr>
            </w:pPr>
            <w:proofErr w:type="spellStart"/>
            <w:r w:rsidRPr="001617A8">
              <w:rPr>
                <w:rFonts w:ascii="Times New Roman" w:hAnsi="Times New Roman" w:cs="Times New Roman"/>
              </w:rPr>
              <w:t>Sigmashield</w:t>
            </w:r>
            <w:proofErr w:type="spellEnd"/>
            <w:r w:rsidRPr="001617A8">
              <w:rPr>
                <w:rFonts w:ascii="Times New Roman" w:hAnsi="Times New Roman" w:cs="Times New Roman"/>
              </w:rPr>
              <w:t xml:space="preserve"> 880 Series</w:t>
            </w:r>
          </w:p>
        </w:tc>
        <w:tc>
          <w:tcPr>
            <w:tcW w:w="1080" w:type="dxa"/>
            <w:gridSpan w:val="2"/>
            <w:tcBorders>
              <w:top w:val="nil"/>
              <w:left w:val="nil"/>
              <w:bottom w:val="nil"/>
              <w:right w:val="nil"/>
            </w:tcBorders>
            <w:vAlign w:val="center"/>
          </w:tcPr>
          <w:p w14:paraId="4BFD5FB4" w14:textId="77777777" w:rsidR="00E82A75" w:rsidRPr="00CE3573" w:rsidRDefault="00E82A75" w:rsidP="00A25F9E">
            <w:pPr>
              <w:pStyle w:val="CES5191Arial8centered"/>
              <w:rPr>
                <w:rFonts w:ascii="Times New Roman" w:hAnsi="Times New Roman" w:cs="Times New Roman"/>
              </w:rPr>
            </w:pPr>
            <w:r w:rsidRPr="00CE3573">
              <w:rPr>
                <w:rFonts w:ascii="Times New Roman" w:hAnsi="Times New Roman" w:cs="Times New Roman"/>
              </w:rPr>
              <w:t>207</w:t>
            </w:r>
          </w:p>
        </w:tc>
        <w:tc>
          <w:tcPr>
            <w:tcW w:w="2041" w:type="dxa"/>
            <w:tcBorders>
              <w:top w:val="nil"/>
              <w:left w:val="nil"/>
              <w:bottom w:val="nil"/>
              <w:right w:val="nil"/>
            </w:tcBorders>
            <w:vAlign w:val="center"/>
          </w:tcPr>
          <w:p w14:paraId="524D52EF" w14:textId="77777777" w:rsidR="00E82A75" w:rsidRPr="00CE3573" w:rsidRDefault="00E82A75" w:rsidP="00586671">
            <w:pPr>
              <w:pStyle w:val="CES5191Arial8leftaligned"/>
              <w:rPr>
                <w:rFonts w:ascii="Times New Roman" w:hAnsi="Times New Roman" w:cs="Times New Roman"/>
              </w:rPr>
            </w:pPr>
            <w:r w:rsidRPr="00CE3573">
              <w:rPr>
                <w:rFonts w:ascii="Times New Roman" w:hAnsi="Times New Roman" w:cs="Times New Roman"/>
                <w:lang w:eastAsia="zh-CN"/>
              </w:rPr>
              <w:t>121°C(250°F)</w:t>
            </w:r>
          </w:p>
        </w:tc>
      </w:tr>
      <w:tr w:rsidR="003E601E" w:rsidRPr="00E50958" w14:paraId="28539426" w14:textId="77777777" w:rsidTr="00A25F9E">
        <w:trPr>
          <w:trHeight w:val="288"/>
        </w:trPr>
        <w:tc>
          <w:tcPr>
            <w:tcW w:w="1908" w:type="dxa"/>
            <w:gridSpan w:val="2"/>
            <w:tcBorders>
              <w:top w:val="nil"/>
              <w:left w:val="nil"/>
              <w:bottom w:val="single" w:sz="12" w:space="0" w:color="auto"/>
              <w:right w:val="nil"/>
            </w:tcBorders>
            <w:vAlign w:val="center"/>
          </w:tcPr>
          <w:p w14:paraId="16219D03" w14:textId="77777777" w:rsidR="003E601E" w:rsidRPr="00D067EF" w:rsidRDefault="003E601E" w:rsidP="00A25F9E">
            <w:pPr>
              <w:pStyle w:val="CES5191Arial8bold"/>
              <w:rPr>
                <w:rFonts w:ascii="Times New Roman" w:hAnsi="Times New Roman" w:cs="Times New Roman"/>
              </w:rPr>
            </w:pPr>
          </w:p>
        </w:tc>
        <w:tc>
          <w:tcPr>
            <w:tcW w:w="2340" w:type="dxa"/>
            <w:tcBorders>
              <w:top w:val="nil"/>
              <w:left w:val="nil"/>
              <w:bottom w:val="single" w:sz="12" w:space="0" w:color="auto"/>
              <w:right w:val="nil"/>
            </w:tcBorders>
            <w:vAlign w:val="center"/>
          </w:tcPr>
          <w:p w14:paraId="229139E8" w14:textId="77777777" w:rsidR="003E601E" w:rsidRPr="00D067EF" w:rsidRDefault="003E601E" w:rsidP="00A25F9E">
            <w:pPr>
              <w:pStyle w:val="CES5191Arial8leftaligned"/>
              <w:rPr>
                <w:rFonts w:ascii="Times New Roman" w:hAnsi="Times New Roman" w:cs="Times New Roman"/>
                <w:szCs w:val="18"/>
              </w:rPr>
            </w:pPr>
            <w:r w:rsidRPr="00D067EF">
              <w:rPr>
                <w:rFonts w:ascii="Times New Roman" w:hAnsi="Times New Roman" w:cs="Times New Roman"/>
                <w:szCs w:val="18"/>
              </w:rPr>
              <w:t>Sherwin-Williams</w:t>
            </w:r>
          </w:p>
        </w:tc>
        <w:tc>
          <w:tcPr>
            <w:tcW w:w="2520" w:type="dxa"/>
            <w:gridSpan w:val="3"/>
            <w:tcBorders>
              <w:top w:val="nil"/>
              <w:left w:val="nil"/>
              <w:bottom w:val="single" w:sz="12" w:space="0" w:color="auto"/>
              <w:right w:val="nil"/>
            </w:tcBorders>
            <w:vAlign w:val="center"/>
          </w:tcPr>
          <w:p w14:paraId="38674D80" w14:textId="77777777" w:rsidR="003E601E" w:rsidRPr="001617A8" w:rsidRDefault="003E601E" w:rsidP="00A25F9E">
            <w:pPr>
              <w:pStyle w:val="CES5191Arial8leftaligned"/>
              <w:rPr>
                <w:rFonts w:ascii="Times New Roman" w:hAnsi="Times New Roman" w:cs="Times New Roman"/>
              </w:rPr>
            </w:pPr>
            <w:r w:rsidRPr="001617A8">
              <w:rPr>
                <w:rFonts w:ascii="Times New Roman" w:hAnsi="Times New Roman" w:cs="Times New Roman"/>
              </w:rPr>
              <w:t>Sura-Plate 154</w:t>
            </w:r>
          </w:p>
        </w:tc>
        <w:tc>
          <w:tcPr>
            <w:tcW w:w="1080" w:type="dxa"/>
            <w:gridSpan w:val="2"/>
            <w:tcBorders>
              <w:top w:val="nil"/>
              <w:left w:val="nil"/>
              <w:bottom w:val="single" w:sz="12" w:space="0" w:color="auto"/>
              <w:right w:val="nil"/>
            </w:tcBorders>
            <w:vAlign w:val="center"/>
          </w:tcPr>
          <w:p w14:paraId="6E1507A1" w14:textId="77777777" w:rsidR="003E601E" w:rsidRPr="00CE3573" w:rsidRDefault="003E601E" w:rsidP="00A25F9E">
            <w:pPr>
              <w:pStyle w:val="CES5191Arial8centered"/>
              <w:rPr>
                <w:rFonts w:ascii="Times New Roman" w:hAnsi="Times New Roman" w:cs="Times New Roman"/>
              </w:rPr>
            </w:pPr>
            <w:r w:rsidRPr="00CE3573">
              <w:rPr>
                <w:rFonts w:ascii="Times New Roman" w:hAnsi="Times New Roman" w:cs="Times New Roman"/>
              </w:rPr>
              <w:t>150</w:t>
            </w:r>
          </w:p>
        </w:tc>
        <w:tc>
          <w:tcPr>
            <w:tcW w:w="2041" w:type="dxa"/>
            <w:tcBorders>
              <w:top w:val="nil"/>
              <w:left w:val="nil"/>
              <w:bottom w:val="single" w:sz="12" w:space="0" w:color="auto"/>
              <w:right w:val="nil"/>
            </w:tcBorders>
            <w:vAlign w:val="center"/>
          </w:tcPr>
          <w:p w14:paraId="37D2AD6A" w14:textId="77777777" w:rsidR="003E601E" w:rsidRPr="00CE3573" w:rsidRDefault="003E601E" w:rsidP="00586671">
            <w:pPr>
              <w:pStyle w:val="CES5191Arial8leftaligned"/>
              <w:rPr>
                <w:rFonts w:ascii="Times New Roman" w:hAnsi="Times New Roman" w:cs="Times New Roman"/>
              </w:rPr>
            </w:pPr>
            <w:r w:rsidRPr="00CE3573">
              <w:rPr>
                <w:rFonts w:ascii="Times New Roman" w:hAnsi="Times New Roman" w:cs="Times New Roman"/>
              </w:rPr>
              <w:t>93°C(200°F)</w:t>
            </w:r>
          </w:p>
        </w:tc>
      </w:tr>
      <w:tr w:rsidR="003E601E" w:rsidRPr="00E50958" w14:paraId="5748CB69" w14:textId="77777777" w:rsidTr="00A25F9E">
        <w:trPr>
          <w:trHeight w:val="288"/>
        </w:trPr>
        <w:tc>
          <w:tcPr>
            <w:tcW w:w="1908" w:type="dxa"/>
            <w:gridSpan w:val="2"/>
            <w:tcBorders>
              <w:left w:val="nil"/>
              <w:bottom w:val="nil"/>
              <w:right w:val="nil"/>
            </w:tcBorders>
            <w:vAlign w:val="center"/>
          </w:tcPr>
          <w:p w14:paraId="29674B13" w14:textId="77777777" w:rsidR="003E601E" w:rsidRPr="00D067EF" w:rsidRDefault="003E601E" w:rsidP="00A25F9E">
            <w:pPr>
              <w:pStyle w:val="CES5191Arial8bold"/>
              <w:spacing w:line="240" w:lineRule="auto"/>
              <w:rPr>
                <w:rFonts w:ascii="Times New Roman" w:hAnsi="Times New Roman" w:cs="Times New Roman"/>
              </w:rPr>
            </w:pPr>
            <w:r w:rsidRPr="00D067EF">
              <w:rPr>
                <w:rFonts w:ascii="Times New Roman" w:hAnsi="Times New Roman" w:cs="Times New Roman"/>
              </w:rPr>
              <w:t>Last Update:</w:t>
            </w:r>
          </w:p>
        </w:tc>
        <w:tc>
          <w:tcPr>
            <w:tcW w:w="2340" w:type="dxa"/>
            <w:tcBorders>
              <w:left w:val="nil"/>
              <w:bottom w:val="nil"/>
              <w:right w:val="nil"/>
            </w:tcBorders>
            <w:vAlign w:val="center"/>
          </w:tcPr>
          <w:p w14:paraId="7AB7E680" w14:textId="0DAAD496" w:rsidR="003E601E" w:rsidRPr="00D067EF" w:rsidRDefault="000931ED" w:rsidP="00A25F9E">
            <w:pPr>
              <w:pStyle w:val="CES5191Arial8leftaligned"/>
              <w:spacing w:line="240" w:lineRule="auto"/>
              <w:rPr>
                <w:rFonts w:ascii="Times New Roman" w:hAnsi="Times New Roman" w:cs="Times New Roman"/>
                <w:b/>
              </w:rPr>
            </w:pPr>
            <w:r>
              <w:rPr>
                <w:rFonts w:ascii="Times New Roman" w:hAnsi="Times New Roman" w:cs="Times New Roman"/>
              </w:rPr>
              <w:t>November</w:t>
            </w:r>
            <w:r w:rsidR="00A26DD1">
              <w:rPr>
                <w:rFonts w:ascii="Times New Roman" w:hAnsi="Times New Roman" w:cs="Times New Roman"/>
              </w:rPr>
              <w:t xml:space="preserve"> 2025</w:t>
            </w:r>
          </w:p>
        </w:tc>
        <w:tc>
          <w:tcPr>
            <w:tcW w:w="2520" w:type="dxa"/>
            <w:gridSpan w:val="3"/>
            <w:tcBorders>
              <w:left w:val="nil"/>
              <w:bottom w:val="nil"/>
              <w:right w:val="nil"/>
            </w:tcBorders>
            <w:vAlign w:val="center"/>
          </w:tcPr>
          <w:p w14:paraId="7C12AB17" w14:textId="77777777" w:rsidR="003E601E" w:rsidRPr="00D067EF" w:rsidRDefault="003E601E" w:rsidP="00A25F9E">
            <w:pPr>
              <w:spacing w:before="40" w:after="40" w:line="240" w:lineRule="auto"/>
              <w:rPr>
                <w:b/>
                <w:sz w:val="16"/>
                <w:szCs w:val="16"/>
              </w:rPr>
            </w:pPr>
          </w:p>
        </w:tc>
        <w:tc>
          <w:tcPr>
            <w:tcW w:w="1080" w:type="dxa"/>
            <w:gridSpan w:val="2"/>
            <w:tcBorders>
              <w:left w:val="nil"/>
              <w:bottom w:val="nil"/>
              <w:right w:val="nil"/>
            </w:tcBorders>
            <w:vAlign w:val="center"/>
          </w:tcPr>
          <w:p w14:paraId="733A9574" w14:textId="77777777" w:rsidR="003E601E" w:rsidRPr="00D067EF" w:rsidRDefault="003E601E" w:rsidP="00A25F9E">
            <w:pPr>
              <w:spacing w:before="40" w:after="40" w:line="240" w:lineRule="auto"/>
              <w:jc w:val="center"/>
              <w:rPr>
                <w:b/>
                <w:sz w:val="16"/>
                <w:szCs w:val="16"/>
              </w:rPr>
            </w:pPr>
          </w:p>
        </w:tc>
        <w:tc>
          <w:tcPr>
            <w:tcW w:w="2041" w:type="dxa"/>
            <w:tcBorders>
              <w:left w:val="nil"/>
              <w:bottom w:val="nil"/>
              <w:right w:val="nil"/>
            </w:tcBorders>
            <w:vAlign w:val="center"/>
          </w:tcPr>
          <w:p w14:paraId="298465F9" w14:textId="77777777" w:rsidR="003E601E" w:rsidRPr="00D067EF" w:rsidRDefault="003E601E" w:rsidP="00A25F9E">
            <w:pPr>
              <w:pStyle w:val="CES5191Arial8leftaligned"/>
              <w:spacing w:line="240" w:lineRule="auto"/>
              <w:rPr>
                <w:rFonts w:ascii="Times New Roman" w:hAnsi="Times New Roman" w:cs="Times New Roman"/>
                <w:b/>
              </w:rPr>
            </w:pPr>
          </w:p>
        </w:tc>
      </w:tr>
      <w:tr w:rsidR="006F2331" w:rsidRPr="00E50958" w14:paraId="11D36234" w14:textId="77777777" w:rsidTr="009F1491">
        <w:trPr>
          <w:trHeight w:val="288"/>
        </w:trPr>
        <w:tc>
          <w:tcPr>
            <w:tcW w:w="6768" w:type="dxa"/>
            <w:gridSpan w:val="6"/>
            <w:tcBorders>
              <w:top w:val="nil"/>
              <w:left w:val="nil"/>
              <w:bottom w:val="nil"/>
              <w:right w:val="nil"/>
            </w:tcBorders>
            <w:vAlign w:val="center"/>
          </w:tcPr>
          <w:p w14:paraId="6F5426B9" w14:textId="77777777" w:rsidR="006F2331" w:rsidRPr="00D067EF" w:rsidRDefault="006F2331" w:rsidP="00A25F9E">
            <w:pPr>
              <w:spacing w:before="40" w:after="40" w:line="240" w:lineRule="auto"/>
              <w:rPr>
                <w:b/>
                <w:sz w:val="16"/>
                <w:szCs w:val="16"/>
              </w:rPr>
            </w:pPr>
          </w:p>
        </w:tc>
        <w:tc>
          <w:tcPr>
            <w:tcW w:w="1080" w:type="dxa"/>
            <w:gridSpan w:val="2"/>
            <w:tcBorders>
              <w:top w:val="nil"/>
              <w:left w:val="nil"/>
              <w:bottom w:val="nil"/>
              <w:right w:val="nil"/>
            </w:tcBorders>
            <w:vAlign w:val="center"/>
          </w:tcPr>
          <w:p w14:paraId="0A5E791A" w14:textId="77777777" w:rsidR="006F2331" w:rsidRPr="00D067EF" w:rsidRDefault="006F2331" w:rsidP="00A25F9E">
            <w:pPr>
              <w:spacing w:before="40" w:after="40" w:line="240" w:lineRule="auto"/>
              <w:jc w:val="center"/>
              <w:rPr>
                <w:b/>
                <w:sz w:val="16"/>
                <w:szCs w:val="16"/>
              </w:rPr>
            </w:pPr>
          </w:p>
        </w:tc>
        <w:tc>
          <w:tcPr>
            <w:tcW w:w="2041" w:type="dxa"/>
            <w:tcBorders>
              <w:top w:val="nil"/>
              <w:left w:val="nil"/>
              <w:bottom w:val="nil"/>
              <w:right w:val="nil"/>
            </w:tcBorders>
            <w:vAlign w:val="center"/>
          </w:tcPr>
          <w:p w14:paraId="65589184" w14:textId="77777777" w:rsidR="006F2331" w:rsidRPr="00D067EF" w:rsidRDefault="006F2331" w:rsidP="00A25F9E">
            <w:pPr>
              <w:pStyle w:val="CES5191Arial8leftaligned"/>
              <w:spacing w:line="240" w:lineRule="auto"/>
              <w:rPr>
                <w:rFonts w:ascii="Times New Roman" w:hAnsi="Times New Roman" w:cs="Times New Roman"/>
                <w:b/>
              </w:rPr>
            </w:pPr>
          </w:p>
        </w:tc>
      </w:tr>
    </w:tbl>
    <w:p w14:paraId="756B11EB" w14:textId="77777777" w:rsidR="000235AA" w:rsidRDefault="000235AA"/>
    <w:p w14:paraId="279B6AF2" w14:textId="1B3C2FCA" w:rsidR="00396ED1" w:rsidRDefault="00396ED1">
      <w:pPr>
        <w:autoSpaceDE/>
        <w:autoSpaceDN/>
        <w:adjustRightInd/>
        <w:spacing w:before="0" w:line="240" w:lineRule="auto"/>
        <w:ind w:left="0"/>
      </w:pPr>
      <w:r>
        <w:br w:type="page"/>
      </w:r>
    </w:p>
    <w:tbl>
      <w:tblPr>
        <w:tblpPr w:leftFromText="180" w:rightFromText="180" w:vertAnchor="text" w:horzAnchor="margin" w:tblpY="8"/>
        <w:tblW w:w="98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68"/>
        <w:gridCol w:w="72"/>
        <w:gridCol w:w="468"/>
        <w:gridCol w:w="2340"/>
        <w:gridCol w:w="360"/>
        <w:gridCol w:w="1332"/>
        <w:gridCol w:w="918"/>
        <w:gridCol w:w="810"/>
        <w:gridCol w:w="270"/>
        <w:gridCol w:w="1951"/>
      </w:tblGrid>
      <w:tr w:rsidR="003E601E" w:rsidRPr="00E50958" w14:paraId="1C8866E0" w14:textId="77777777" w:rsidTr="00A25F9E">
        <w:trPr>
          <w:trHeight w:val="360"/>
        </w:trPr>
        <w:tc>
          <w:tcPr>
            <w:tcW w:w="9889" w:type="dxa"/>
            <w:gridSpan w:val="10"/>
            <w:tcBorders>
              <w:top w:val="single" w:sz="4" w:space="0" w:color="auto"/>
              <w:left w:val="nil"/>
              <w:right w:val="nil"/>
            </w:tcBorders>
            <w:shd w:val="clear" w:color="auto" w:fill="FFFFFF"/>
            <w:vAlign w:val="center"/>
          </w:tcPr>
          <w:p w14:paraId="0515486E" w14:textId="77777777" w:rsidR="003E601E" w:rsidRPr="00DD7EC6" w:rsidRDefault="003E601E" w:rsidP="00A25F9E">
            <w:pPr>
              <w:autoSpaceDE/>
              <w:autoSpaceDN/>
              <w:adjustRightInd/>
              <w:spacing w:before="0" w:line="240" w:lineRule="auto"/>
              <w:ind w:left="0"/>
              <w:jc w:val="right"/>
              <w:rPr>
                <w:b/>
                <w:i/>
                <w:color w:val="333333"/>
                <w:sz w:val="20"/>
                <w:szCs w:val="20"/>
              </w:rPr>
            </w:pPr>
            <w:r w:rsidRPr="00DD7EC6">
              <w:rPr>
                <w:b/>
                <w:i/>
                <w:color w:val="333333"/>
                <w:sz w:val="20"/>
                <w:szCs w:val="20"/>
              </w:rPr>
              <w:lastRenderedPageBreak/>
              <w:t>Specialty Coating Systems</w:t>
            </w:r>
          </w:p>
        </w:tc>
      </w:tr>
      <w:tr w:rsidR="003E601E" w:rsidRPr="00E50958" w14:paraId="61DEFA8E" w14:textId="77777777" w:rsidTr="00A25F9E">
        <w:trPr>
          <w:trHeight w:val="360"/>
        </w:trPr>
        <w:tc>
          <w:tcPr>
            <w:tcW w:w="7668" w:type="dxa"/>
            <w:gridSpan w:val="8"/>
            <w:vAlign w:val="center"/>
          </w:tcPr>
          <w:p w14:paraId="37DF5AB8" w14:textId="77777777" w:rsidR="003E601E" w:rsidRPr="00DD7EC6" w:rsidRDefault="003E601E" w:rsidP="00A25F9E">
            <w:pPr>
              <w:autoSpaceDE/>
              <w:autoSpaceDN/>
              <w:adjustRightInd/>
              <w:spacing w:before="0" w:line="240" w:lineRule="auto"/>
              <w:ind w:left="0"/>
              <w:rPr>
                <w:b/>
                <w:sz w:val="20"/>
                <w:szCs w:val="20"/>
              </w:rPr>
            </w:pPr>
            <w:r w:rsidRPr="00DD7EC6">
              <w:rPr>
                <w:b/>
                <w:sz w:val="20"/>
                <w:szCs w:val="20"/>
              </w:rPr>
              <w:t>Splash Zone Compound–Rated to Cure Underwater</w:t>
            </w:r>
          </w:p>
        </w:tc>
        <w:tc>
          <w:tcPr>
            <w:tcW w:w="2221" w:type="dxa"/>
            <w:gridSpan w:val="2"/>
            <w:shd w:val="clear" w:color="auto" w:fill="000000"/>
            <w:vAlign w:val="center"/>
          </w:tcPr>
          <w:p w14:paraId="0EA8194B" w14:textId="77777777" w:rsidR="003E601E" w:rsidRPr="00DD7EC6" w:rsidRDefault="003E601E" w:rsidP="00A25F9E">
            <w:pPr>
              <w:autoSpaceDE/>
              <w:autoSpaceDN/>
              <w:adjustRightInd/>
              <w:spacing w:before="0" w:line="240" w:lineRule="auto"/>
              <w:ind w:left="0"/>
              <w:rPr>
                <w:b/>
                <w:color w:val="FFFFFF" w:themeColor="background1"/>
                <w:sz w:val="36"/>
                <w:szCs w:val="20"/>
              </w:rPr>
            </w:pPr>
            <w:r w:rsidRPr="00DD7EC6">
              <w:rPr>
                <w:b/>
                <w:color w:val="FFFFFF" w:themeColor="background1"/>
                <w:sz w:val="36"/>
                <w:szCs w:val="20"/>
              </w:rPr>
              <w:t>4.1.1</w:t>
            </w:r>
          </w:p>
        </w:tc>
      </w:tr>
      <w:tr w:rsidR="003E601E" w:rsidRPr="00E50958" w14:paraId="7A412C5C" w14:textId="77777777" w:rsidTr="00A25F9E">
        <w:trPr>
          <w:trHeight w:val="288"/>
        </w:trPr>
        <w:tc>
          <w:tcPr>
            <w:tcW w:w="1440" w:type="dxa"/>
            <w:gridSpan w:val="2"/>
            <w:tcBorders>
              <w:top w:val="nil"/>
              <w:left w:val="nil"/>
              <w:bottom w:val="nil"/>
              <w:right w:val="nil"/>
            </w:tcBorders>
          </w:tcPr>
          <w:p w14:paraId="423F0F26" w14:textId="77777777" w:rsidR="003E601E" w:rsidRPr="00DD7EC6" w:rsidRDefault="003E601E" w:rsidP="00A25F9E">
            <w:pPr>
              <w:autoSpaceDE/>
              <w:autoSpaceDN/>
              <w:adjustRightInd/>
              <w:spacing w:before="40" w:after="40" w:line="200" w:lineRule="exact"/>
              <w:ind w:left="0"/>
              <w:rPr>
                <w:b/>
                <w:sz w:val="16"/>
                <w:szCs w:val="16"/>
              </w:rPr>
            </w:pPr>
            <w:r w:rsidRPr="00DD7EC6">
              <w:rPr>
                <w:b/>
                <w:sz w:val="16"/>
                <w:szCs w:val="16"/>
              </w:rPr>
              <w:t>Surface Prep:</w:t>
            </w:r>
          </w:p>
        </w:tc>
        <w:tc>
          <w:tcPr>
            <w:tcW w:w="3168" w:type="dxa"/>
            <w:gridSpan w:val="3"/>
            <w:tcBorders>
              <w:top w:val="nil"/>
              <w:left w:val="nil"/>
              <w:bottom w:val="nil"/>
              <w:right w:val="nil"/>
            </w:tcBorders>
          </w:tcPr>
          <w:p w14:paraId="63DAAF14" w14:textId="77777777" w:rsidR="00A57D2B" w:rsidRPr="00A57D2B" w:rsidRDefault="00A57D2B" w:rsidP="00A57D2B">
            <w:pPr>
              <w:autoSpaceDE/>
              <w:autoSpaceDN/>
              <w:adjustRightInd/>
              <w:spacing w:before="40" w:after="40" w:line="200" w:lineRule="exact"/>
              <w:ind w:left="-22"/>
              <w:rPr>
                <w:sz w:val="16"/>
                <w:szCs w:val="16"/>
              </w:rPr>
            </w:pPr>
            <w:r w:rsidRPr="00A57D2B">
              <w:rPr>
                <w:sz w:val="16"/>
                <w:szCs w:val="16"/>
              </w:rPr>
              <w:t>SSPC-SP1/SP5 (NACE No. 1) (SA 3)</w:t>
            </w:r>
          </w:p>
          <w:p w14:paraId="0834FE6C" w14:textId="577B71DF" w:rsidR="003E601E" w:rsidRPr="00DD7EC6" w:rsidRDefault="00A57D2B" w:rsidP="00A57D2B">
            <w:pPr>
              <w:autoSpaceDE/>
              <w:autoSpaceDN/>
              <w:adjustRightInd/>
              <w:spacing w:before="40" w:after="40" w:line="200" w:lineRule="exact"/>
              <w:ind w:left="-22"/>
              <w:rPr>
                <w:sz w:val="16"/>
                <w:szCs w:val="16"/>
              </w:rPr>
            </w:pPr>
            <w:r w:rsidRPr="00A57D2B">
              <w:rPr>
                <w:sz w:val="16"/>
                <w:szCs w:val="16"/>
              </w:rPr>
              <w:t>White metal blast cleanliness.</w:t>
            </w:r>
          </w:p>
        </w:tc>
        <w:tc>
          <w:tcPr>
            <w:tcW w:w="1332" w:type="dxa"/>
            <w:tcBorders>
              <w:top w:val="nil"/>
              <w:left w:val="nil"/>
              <w:bottom w:val="nil"/>
              <w:right w:val="nil"/>
            </w:tcBorders>
          </w:tcPr>
          <w:p w14:paraId="74113200" w14:textId="77777777" w:rsidR="003E601E" w:rsidRPr="00DD7EC6" w:rsidRDefault="003E601E" w:rsidP="00A25F9E">
            <w:pPr>
              <w:tabs>
                <w:tab w:val="left" w:pos="262"/>
              </w:tabs>
              <w:autoSpaceDE/>
              <w:autoSpaceDN/>
              <w:adjustRightInd/>
              <w:spacing w:before="40" w:after="40" w:line="200" w:lineRule="exact"/>
              <w:ind w:left="0"/>
              <w:jc w:val="center"/>
              <w:rPr>
                <w:b/>
                <w:sz w:val="16"/>
                <w:szCs w:val="16"/>
              </w:rPr>
            </w:pPr>
            <w:r w:rsidRPr="00DD7EC6">
              <w:rPr>
                <w:b/>
                <w:sz w:val="16"/>
                <w:szCs w:val="16"/>
              </w:rPr>
              <w:t>Touch Up:</w:t>
            </w:r>
          </w:p>
        </w:tc>
        <w:tc>
          <w:tcPr>
            <w:tcW w:w="3949" w:type="dxa"/>
            <w:gridSpan w:val="4"/>
            <w:vMerge w:val="restart"/>
            <w:tcBorders>
              <w:top w:val="nil"/>
              <w:left w:val="nil"/>
              <w:bottom w:val="nil"/>
              <w:right w:val="nil"/>
            </w:tcBorders>
          </w:tcPr>
          <w:p w14:paraId="52B80FC0" w14:textId="77777777" w:rsidR="003E601E" w:rsidRPr="00DD7EC6" w:rsidRDefault="003E601E" w:rsidP="004D4DBC">
            <w:pPr>
              <w:autoSpaceDE/>
              <w:autoSpaceDN/>
              <w:adjustRightInd/>
              <w:spacing w:before="40" w:after="40" w:line="200" w:lineRule="exact"/>
              <w:ind w:left="0"/>
              <w:rPr>
                <w:sz w:val="16"/>
                <w:szCs w:val="16"/>
              </w:rPr>
            </w:pPr>
            <w:r w:rsidRPr="00DD7EC6">
              <w:rPr>
                <w:sz w:val="16"/>
                <w:szCs w:val="16"/>
              </w:rPr>
              <w:t xml:space="preserve">After </w:t>
            </w:r>
            <w:proofErr w:type="gramStart"/>
            <w:r w:rsidRPr="00DD7EC6">
              <w:rPr>
                <w:sz w:val="16"/>
                <w:szCs w:val="16"/>
              </w:rPr>
              <w:t>putting</w:t>
            </w:r>
            <w:proofErr w:type="gramEnd"/>
            <w:r w:rsidRPr="00DD7EC6">
              <w:rPr>
                <w:sz w:val="16"/>
                <w:szCs w:val="16"/>
              </w:rPr>
              <w:t xml:space="preserve"> in service, use this system below the waterline and System 4.1 above the waterline.</w:t>
            </w:r>
          </w:p>
        </w:tc>
      </w:tr>
      <w:tr w:rsidR="003E601E" w:rsidRPr="00E50958" w14:paraId="1EE59705" w14:textId="77777777" w:rsidTr="00A25F9E">
        <w:trPr>
          <w:trHeight w:val="288"/>
        </w:trPr>
        <w:tc>
          <w:tcPr>
            <w:tcW w:w="1440" w:type="dxa"/>
            <w:gridSpan w:val="2"/>
            <w:tcBorders>
              <w:top w:val="nil"/>
              <w:left w:val="nil"/>
              <w:bottom w:val="nil"/>
              <w:right w:val="nil"/>
            </w:tcBorders>
            <w:vAlign w:val="center"/>
          </w:tcPr>
          <w:p w14:paraId="314FD00A" w14:textId="77777777" w:rsidR="003E601E" w:rsidRPr="00DD7EC6" w:rsidRDefault="003E601E" w:rsidP="00A25F9E">
            <w:pPr>
              <w:autoSpaceDE/>
              <w:autoSpaceDN/>
              <w:adjustRightInd/>
              <w:spacing w:before="40" w:after="40" w:line="240" w:lineRule="auto"/>
              <w:ind w:left="0"/>
              <w:rPr>
                <w:b/>
                <w:sz w:val="16"/>
                <w:szCs w:val="16"/>
              </w:rPr>
            </w:pPr>
            <w:r w:rsidRPr="00DD7EC6">
              <w:rPr>
                <w:b/>
                <w:sz w:val="16"/>
                <w:szCs w:val="16"/>
              </w:rPr>
              <w:t>Anchor Pattern:</w:t>
            </w:r>
          </w:p>
        </w:tc>
        <w:tc>
          <w:tcPr>
            <w:tcW w:w="2808" w:type="dxa"/>
            <w:gridSpan w:val="2"/>
            <w:tcBorders>
              <w:top w:val="nil"/>
              <w:left w:val="nil"/>
              <w:bottom w:val="nil"/>
              <w:right w:val="nil"/>
            </w:tcBorders>
            <w:vAlign w:val="center"/>
          </w:tcPr>
          <w:p w14:paraId="5DECEAF8" w14:textId="77777777" w:rsidR="003E601E" w:rsidRPr="00DD7EC6" w:rsidRDefault="003E601E" w:rsidP="00A25F9E">
            <w:pPr>
              <w:autoSpaceDE/>
              <w:autoSpaceDN/>
              <w:adjustRightInd/>
              <w:spacing w:before="40" w:after="40" w:line="240" w:lineRule="auto"/>
              <w:ind w:left="-22"/>
              <w:rPr>
                <w:sz w:val="16"/>
                <w:szCs w:val="16"/>
              </w:rPr>
            </w:pPr>
            <w:r w:rsidRPr="00DD7EC6">
              <w:rPr>
                <w:sz w:val="16"/>
                <w:szCs w:val="16"/>
              </w:rPr>
              <w:t>Per manufacturer’s Product data</w:t>
            </w:r>
          </w:p>
        </w:tc>
        <w:tc>
          <w:tcPr>
            <w:tcW w:w="1692" w:type="dxa"/>
            <w:gridSpan w:val="2"/>
            <w:tcBorders>
              <w:top w:val="nil"/>
              <w:left w:val="nil"/>
              <w:bottom w:val="nil"/>
              <w:right w:val="nil"/>
            </w:tcBorders>
            <w:vAlign w:val="center"/>
          </w:tcPr>
          <w:p w14:paraId="64FF160A" w14:textId="77777777" w:rsidR="003E601E" w:rsidRPr="00DD7EC6" w:rsidRDefault="003E601E" w:rsidP="00A25F9E">
            <w:pPr>
              <w:tabs>
                <w:tab w:val="left" w:pos="262"/>
              </w:tabs>
              <w:autoSpaceDE/>
              <w:autoSpaceDN/>
              <w:adjustRightInd/>
              <w:spacing w:before="40" w:after="40" w:line="240" w:lineRule="auto"/>
              <w:ind w:left="-22"/>
              <w:rPr>
                <w:b/>
                <w:sz w:val="16"/>
                <w:szCs w:val="16"/>
              </w:rPr>
            </w:pPr>
          </w:p>
        </w:tc>
        <w:tc>
          <w:tcPr>
            <w:tcW w:w="3949" w:type="dxa"/>
            <w:gridSpan w:val="4"/>
            <w:vMerge/>
            <w:tcBorders>
              <w:top w:val="nil"/>
              <w:left w:val="nil"/>
              <w:bottom w:val="nil"/>
              <w:right w:val="nil"/>
            </w:tcBorders>
            <w:vAlign w:val="center"/>
          </w:tcPr>
          <w:p w14:paraId="28FD77B1" w14:textId="77777777" w:rsidR="003E601E" w:rsidRPr="00DD7EC6" w:rsidRDefault="003E601E" w:rsidP="00A25F9E">
            <w:pPr>
              <w:autoSpaceDE/>
              <w:autoSpaceDN/>
              <w:adjustRightInd/>
              <w:spacing w:before="40" w:after="40" w:line="240" w:lineRule="auto"/>
              <w:ind w:left="936"/>
              <w:rPr>
                <w:sz w:val="24"/>
              </w:rPr>
            </w:pPr>
          </w:p>
        </w:tc>
      </w:tr>
      <w:tr w:rsidR="003E601E" w:rsidRPr="00E50958" w14:paraId="1E5AA57B" w14:textId="77777777" w:rsidTr="00A25F9E">
        <w:trPr>
          <w:trHeight w:val="288"/>
        </w:trPr>
        <w:tc>
          <w:tcPr>
            <w:tcW w:w="1440" w:type="dxa"/>
            <w:gridSpan w:val="2"/>
            <w:tcBorders>
              <w:top w:val="nil"/>
              <w:left w:val="nil"/>
              <w:bottom w:val="nil"/>
              <w:right w:val="nil"/>
            </w:tcBorders>
            <w:vAlign w:val="center"/>
          </w:tcPr>
          <w:p w14:paraId="68DF6CDC" w14:textId="77777777" w:rsidR="003E601E" w:rsidRPr="00DD7EC6" w:rsidRDefault="003E601E" w:rsidP="00A25F9E">
            <w:pPr>
              <w:autoSpaceDE/>
              <w:autoSpaceDN/>
              <w:adjustRightInd/>
              <w:spacing w:before="40" w:after="40" w:line="240" w:lineRule="auto"/>
              <w:ind w:left="0"/>
              <w:rPr>
                <w:b/>
                <w:sz w:val="16"/>
                <w:szCs w:val="16"/>
              </w:rPr>
            </w:pPr>
            <w:r w:rsidRPr="00DD7EC6">
              <w:rPr>
                <w:b/>
                <w:sz w:val="16"/>
                <w:szCs w:val="16"/>
              </w:rPr>
              <w:t>Total DFT:</w:t>
            </w:r>
          </w:p>
        </w:tc>
        <w:tc>
          <w:tcPr>
            <w:tcW w:w="2808" w:type="dxa"/>
            <w:gridSpan w:val="2"/>
            <w:tcBorders>
              <w:top w:val="nil"/>
              <w:left w:val="nil"/>
              <w:bottom w:val="nil"/>
              <w:right w:val="nil"/>
            </w:tcBorders>
            <w:vAlign w:val="center"/>
          </w:tcPr>
          <w:p w14:paraId="5E603027" w14:textId="6EC76503" w:rsidR="003E601E" w:rsidRPr="00DD7EC6" w:rsidRDefault="003E601E" w:rsidP="00A25F9E">
            <w:pPr>
              <w:autoSpaceDE/>
              <w:autoSpaceDN/>
              <w:adjustRightInd/>
              <w:spacing w:before="40" w:after="40" w:line="240" w:lineRule="auto"/>
              <w:ind w:left="-22"/>
              <w:rPr>
                <w:sz w:val="16"/>
                <w:szCs w:val="16"/>
              </w:rPr>
            </w:pPr>
            <w:del w:id="1235" w:author="Kurmanov, Aidyn [STAMGazStroy LLP]" w:date="2025-12-11T15:52:00Z" w16du:dateUtc="2025-12-11T10:52:00Z">
              <w:r w:rsidRPr="00DD7EC6">
                <w:rPr>
                  <w:sz w:val="16"/>
                  <w:szCs w:val="16"/>
                </w:rPr>
                <w:delText>0.5 inch</w:delText>
              </w:r>
            </w:del>
            <w:ins w:id="1236" w:author="Kurmanov, Aidyn [STAMGazStroy LLP]" w:date="2025-12-11T15:52:00Z" w16du:dateUtc="2025-12-11T10:52:00Z">
              <w:r w:rsidR="00064A06" w:rsidRPr="00DD7EC6">
                <w:rPr>
                  <w:sz w:val="16"/>
                  <w:szCs w:val="16"/>
                </w:rPr>
                <w:t>12</w:t>
              </w:r>
              <w:r w:rsidR="00064A06">
                <w:rPr>
                  <w:sz w:val="16"/>
                  <w:szCs w:val="16"/>
                </w:rPr>
                <w:t>.</w:t>
              </w:r>
              <w:r w:rsidR="00064A06" w:rsidRPr="00DD7EC6">
                <w:rPr>
                  <w:sz w:val="16"/>
                  <w:szCs w:val="16"/>
                </w:rPr>
                <w:t xml:space="preserve">7 </w:t>
              </w:r>
              <w:r w:rsidR="00064A06">
                <w:rPr>
                  <w:sz w:val="16"/>
                  <w:szCs w:val="16"/>
                </w:rPr>
                <w:t>m</w:t>
              </w:r>
              <w:r w:rsidR="00064A06" w:rsidRPr="00DD7EC6">
                <w:rPr>
                  <w:sz w:val="16"/>
                  <w:szCs w:val="16"/>
                </w:rPr>
                <w:t>m</w:t>
              </w:r>
              <w:r w:rsidR="00064A06" w:rsidRPr="00DD7EC6" w:rsidDel="00064A06">
                <w:rPr>
                  <w:sz w:val="16"/>
                  <w:szCs w:val="16"/>
                </w:rPr>
                <w:t xml:space="preserve"> </w:t>
              </w:r>
            </w:ins>
            <w:del w:id="1237" w:author="Kurmanov, Aidyn [STAMGazStroy LLP]" w:date="2025-12-11T15:52:00Z" w16du:dateUtc="2025-12-11T10:52:00Z">
              <w:r w:rsidRPr="00DD7EC6" w:rsidDel="00064A06">
                <w:rPr>
                  <w:sz w:val="16"/>
                  <w:szCs w:val="16"/>
                </w:rPr>
                <w:delText xml:space="preserve"> </w:delText>
              </w:r>
            </w:del>
            <w:r w:rsidRPr="00DD7EC6">
              <w:rPr>
                <w:sz w:val="16"/>
                <w:szCs w:val="16"/>
              </w:rPr>
              <w:t>(</w:t>
            </w:r>
            <w:ins w:id="1238" w:author="Kurmanov, Aidyn [STAMGazStroy LLP]" w:date="2025-12-11T15:52:00Z" w16du:dateUtc="2025-12-11T10:52:00Z">
              <w:r w:rsidR="00064A06" w:rsidRPr="00DD7EC6">
                <w:rPr>
                  <w:sz w:val="16"/>
                  <w:szCs w:val="16"/>
                </w:rPr>
                <w:t>0.5 inch</w:t>
              </w:r>
            </w:ins>
            <w:del w:id="1239" w:author="Kurmanov, Aidyn [STAMGazStroy LLP]" w:date="2025-12-11T15:52:00Z" w16du:dateUtc="2025-12-11T10:52:00Z">
              <w:r w:rsidRPr="00DD7EC6">
                <w:rPr>
                  <w:sz w:val="16"/>
                  <w:szCs w:val="16"/>
                </w:rPr>
                <w:delText>1.27 cm</w:delText>
              </w:r>
            </w:del>
            <w:r w:rsidRPr="00DD7EC6">
              <w:rPr>
                <w:sz w:val="16"/>
                <w:szCs w:val="16"/>
              </w:rPr>
              <w:t>) (min)</w:t>
            </w:r>
          </w:p>
        </w:tc>
        <w:tc>
          <w:tcPr>
            <w:tcW w:w="1692" w:type="dxa"/>
            <w:gridSpan w:val="2"/>
            <w:tcBorders>
              <w:top w:val="nil"/>
              <w:left w:val="nil"/>
              <w:bottom w:val="nil"/>
              <w:right w:val="nil"/>
            </w:tcBorders>
            <w:vAlign w:val="center"/>
          </w:tcPr>
          <w:p w14:paraId="2B242827" w14:textId="77777777" w:rsidR="003E601E" w:rsidRPr="00DD7EC6" w:rsidRDefault="003E601E" w:rsidP="00A25F9E">
            <w:pPr>
              <w:autoSpaceDE/>
              <w:autoSpaceDN/>
              <w:adjustRightInd/>
              <w:spacing w:before="40" w:after="40" w:line="240" w:lineRule="auto"/>
              <w:ind w:left="-22"/>
              <w:rPr>
                <w:b/>
                <w:sz w:val="16"/>
                <w:szCs w:val="16"/>
              </w:rPr>
            </w:pPr>
          </w:p>
        </w:tc>
        <w:tc>
          <w:tcPr>
            <w:tcW w:w="3949" w:type="dxa"/>
            <w:gridSpan w:val="4"/>
            <w:vMerge/>
            <w:tcBorders>
              <w:top w:val="nil"/>
              <w:left w:val="nil"/>
              <w:bottom w:val="nil"/>
              <w:right w:val="nil"/>
            </w:tcBorders>
            <w:vAlign w:val="center"/>
          </w:tcPr>
          <w:p w14:paraId="25252DCC" w14:textId="77777777" w:rsidR="003E601E" w:rsidRPr="00DD7EC6" w:rsidRDefault="003E601E" w:rsidP="00A25F9E">
            <w:pPr>
              <w:autoSpaceDE/>
              <w:autoSpaceDN/>
              <w:adjustRightInd/>
              <w:spacing w:before="40" w:after="40" w:line="240" w:lineRule="auto"/>
              <w:ind w:left="936"/>
              <w:rPr>
                <w:sz w:val="24"/>
              </w:rPr>
            </w:pPr>
          </w:p>
        </w:tc>
      </w:tr>
      <w:tr w:rsidR="003E601E" w:rsidRPr="00E50958" w14:paraId="6AE97340" w14:textId="77777777" w:rsidTr="00A25F9E">
        <w:trPr>
          <w:trHeight w:val="360"/>
        </w:trPr>
        <w:tc>
          <w:tcPr>
            <w:tcW w:w="1908" w:type="dxa"/>
            <w:gridSpan w:val="3"/>
            <w:tcBorders>
              <w:bottom w:val="single" w:sz="4" w:space="0" w:color="auto"/>
            </w:tcBorders>
            <w:shd w:val="clear" w:color="auto" w:fill="000000" w:themeFill="text1"/>
            <w:vAlign w:val="center"/>
          </w:tcPr>
          <w:p w14:paraId="168B2645" w14:textId="77777777" w:rsidR="003E601E" w:rsidRPr="007A416F" w:rsidRDefault="003E601E" w:rsidP="00A25F9E">
            <w:pPr>
              <w:tabs>
                <w:tab w:val="left" w:pos="217"/>
              </w:tabs>
              <w:autoSpaceDE/>
              <w:autoSpaceDN/>
              <w:adjustRightInd/>
              <w:spacing w:before="0" w:line="280" w:lineRule="atLeast"/>
              <w:ind w:left="0"/>
              <w:rPr>
                <w:b/>
                <w:color w:val="FFFFFF" w:themeColor="background1"/>
                <w:sz w:val="18"/>
                <w:szCs w:val="18"/>
              </w:rPr>
            </w:pPr>
            <w:r w:rsidRPr="007A416F">
              <w:rPr>
                <w:b/>
                <w:color w:val="FFFFFF" w:themeColor="background1"/>
                <w:sz w:val="18"/>
                <w:szCs w:val="18"/>
              </w:rPr>
              <w:t>Coat, Generic Classification, DFT</w:t>
            </w:r>
          </w:p>
        </w:tc>
        <w:tc>
          <w:tcPr>
            <w:tcW w:w="2340" w:type="dxa"/>
            <w:tcBorders>
              <w:bottom w:val="single" w:sz="4" w:space="0" w:color="auto"/>
            </w:tcBorders>
            <w:shd w:val="clear" w:color="auto" w:fill="000000" w:themeFill="text1"/>
            <w:vAlign w:val="center"/>
          </w:tcPr>
          <w:p w14:paraId="7347DC96" w14:textId="77777777" w:rsidR="003E601E" w:rsidRPr="007A416F" w:rsidRDefault="003E601E" w:rsidP="00666FF5">
            <w:pPr>
              <w:numPr>
                <w:ilvl w:val="0"/>
                <w:numId w:val="32"/>
              </w:numPr>
              <w:tabs>
                <w:tab w:val="left" w:pos="0"/>
              </w:tabs>
              <w:autoSpaceDE/>
              <w:autoSpaceDN/>
              <w:adjustRightInd/>
              <w:spacing w:before="0" w:line="280" w:lineRule="atLeast"/>
              <w:ind w:left="-207" w:firstLine="0"/>
              <w:rPr>
                <w:b/>
                <w:color w:val="FFFFFF" w:themeColor="background1"/>
                <w:sz w:val="18"/>
                <w:szCs w:val="18"/>
              </w:rPr>
            </w:pPr>
            <w:r w:rsidRPr="007A416F">
              <w:rPr>
                <w:b/>
                <w:color w:val="FFFFFF" w:themeColor="background1"/>
                <w:sz w:val="18"/>
                <w:szCs w:val="18"/>
              </w:rPr>
              <w:t>Manufacturer</w:t>
            </w:r>
          </w:p>
        </w:tc>
        <w:tc>
          <w:tcPr>
            <w:tcW w:w="2610" w:type="dxa"/>
            <w:gridSpan w:val="3"/>
            <w:tcBorders>
              <w:bottom w:val="single" w:sz="4" w:space="0" w:color="auto"/>
            </w:tcBorders>
            <w:shd w:val="clear" w:color="auto" w:fill="000000" w:themeFill="text1"/>
            <w:vAlign w:val="center"/>
          </w:tcPr>
          <w:p w14:paraId="26E65730" w14:textId="77777777" w:rsidR="003E601E" w:rsidRPr="007A416F" w:rsidRDefault="003E601E" w:rsidP="00A25F9E">
            <w:pPr>
              <w:tabs>
                <w:tab w:val="left" w:pos="5"/>
              </w:tabs>
              <w:autoSpaceDE/>
              <w:autoSpaceDN/>
              <w:adjustRightInd/>
              <w:spacing w:before="0" w:line="280" w:lineRule="atLeast"/>
              <w:ind w:left="1263"/>
              <w:rPr>
                <w:b/>
                <w:color w:val="FFFFFF" w:themeColor="background1"/>
                <w:sz w:val="18"/>
                <w:szCs w:val="18"/>
              </w:rPr>
            </w:pPr>
            <w:r w:rsidRPr="007A416F">
              <w:rPr>
                <w:b/>
                <w:color w:val="FFFFFF" w:themeColor="background1"/>
                <w:sz w:val="18"/>
                <w:szCs w:val="18"/>
              </w:rPr>
              <w:t>Product Designation</w:t>
            </w:r>
          </w:p>
        </w:tc>
        <w:tc>
          <w:tcPr>
            <w:tcW w:w="1080" w:type="dxa"/>
            <w:gridSpan w:val="2"/>
            <w:tcBorders>
              <w:bottom w:val="single" w:sz="4" w:space="0" w:color="auto"/>
            </w:tcBorders>
            <w:shd w:val="clear" w:color="auto" w:fill="000000" w:themeFill="text1"/>
            <w:vAlign w:val="center"/>
          </w:tcPr>
          <w:p w14:paraId="6DAB871B" w14:textId="77777777" w:rsidR="003E601E" w:rsidRPr="007A416F" w:rsidRDefault="003E601E" w:rsidP="00A25F9E">
            <w:pPr>
              <w:tabs>
                <w:tab w:val="left" w:pos="274"/>
              </w:tabs>
              <w:autoSpaceDE/>
              <w:autoSpaceDN/>
              <w:adjustRightInd/>
              <w:spacing w:before="0" w:line="280" w:lineRule="atLeast"/>
              <w:ind w:left="0"/>
              <w:jc w:val="center"/>
              <w:rPr>
                <w:b/>
                <w:color w:val="FFFFFF" w:themeColor="background1"/>
                <w:sz w:val="18"/>
                <w:szCs w:val="18"/>
              </w:rPr>
            </w:pPr>
            <w:r w:rsidRPr="007A416F">
              <w:rPr>
                <w:b/>
                <w:color w:val="FFFFFF" w:themeColor="background1"/>
                <w:sz w:val="18"/>
                <w:szCs w:val="18"/>
              </w:rPr>
              <w:t>VOC (G/L)</w:t>
            </w:r>
          </w:p>
        </w:tc>
        <w:tc>
          <w:tcPr>
            <w:tcW w:w="1951" w:type="dxa"/>
            <w:tcBorders>
              <w:bottom w:val="single" w:sz="4" w:space="0" w:color="auto"/>
            </w:tcBorders>
            <w:shd w:val="clear" w:color="auto" w:fill="000000" w:themeFill="text1"/>
            <w:vAlign w:val="center"/>
          </w:tcPr>
          <w:p w14:paraId="686AF943" w14:textId="77777777" w:rsidR="003E601E" w:rsidRPr="007A416F" w:rsidRDefault="003E601E" w:rsidP="00A25F9E">
            <w:pPr>
              <w:tabs>
                <w:tab w:val="left" w:pos="186"/>
              </w:tabs>
              <w:autoSpaceDE/>
              <w:autoSpaceDN/>
              <w:adjustRightInd/>
              <w:spacing w:before="0" w:line="280" w:lineRule="atLeast"/>
              <w:ind w:left="0"/>
              <w:rPr>
                <w:b/>
                <w:color w:val="FFFFFF" w:themeColor="background1"/>
                <w:sz w:val="18"/>
                <w:szCs w:val="18"/>
              </w:rPr>
            </w:pPr>
            <w:r w:rsidRPr="007A416F">
              <w:rPr>
                <w:b/>
                <w:color w:val="FFFFFF" w:themeColor="background1"/>
                <w:sz w:val="18"/>
                <w:szCs w:val="18"/>
              </w:rPr>
              <w:t>By Max</w:t>
            </w:r>
            <w:r w:rsidRPr="007A416F">
              <w:rPr>
                <w:b/>
                <w:color w:val="FFFFFF" w:themeColor="background1"/>
                <w:sz w:val="18"/>
                <w:szCs w:val="18"/>
              </w:rPr>
              <w:br/>
              <w:t>Svc Temp</w:t>
            </w:r>
          </w:p>
        </w:tc>
      </w:tr>
      <w:tr w:rsidR="003E601E" w:rsidRPr="00E50958" w14:paraId="0F6F023B" w14:textId="77777777" w:rsidTr="00A25F9E">
        <w:trPr>
          <w:trHeight w:val="288"/>
        </w:trPr>
        <w:tc>
          <w:tcPr>
            <w:tcW w:w="1908" w:type="dxa"/>
            <w:gridSpan w:val="3"/>
            <w:tcBorders>
              <w:top w:val="single" w:sz="4" w:space="0" w:color="auto"/>
              <w:left w:val="nil"/>
              <w:bottom w:val="nil"/>
              <w:right w:val="nil"/>
            </w:tcBorders>
            <w:vAlign w:val="center"/>
          </w:tcPr>
          <w:p w14:paraId="18F75E61" w14:textId="77777777" w:rsidR="003E601E" w:rsidRPr="00DD7EC6" w:rsidRDefault="003E601E" w:rsidP="00A25F9E">
            <w:pPr>
              <w:tabs>
                <w:tab w:val="left" w:pos="217"/>
              </w:tabs>
              <w:autoSpaceDE/>
              <w:autoSpaceDN/>
              <w:adjustRightInd/>
              <w:spacing w:before="40" w:after="40" w:line="200" w:lineRule="exact"/>
              <w:ind w:left="0"/>
              <w:rPr>
                <w:b/>
                <w:sz w:val="16"/>
                <w:szCs w:val="16"/>
              </w:rPr>
            </w:pPr>
            <w:r w:rsidRPr="00DD7EC6">
              <w:rPr>
                <w:b/>
                <w:sz w:val="16"/>
                <w:szCs w:val="16"/>
              </w:rPr>
              <w:t>Splash Zone Coating</w:t>
            </w:r>
          </w:p>
        </w:tc>
        <w:tc>
          <w:tcPr>
            <w:tcW w:w="2340" w:type="dxa"/>
            <w:tcBorders>
              <w:top w:val="single" w:sz="4" w:space="0" w:color="auto"/>
              <w:left w:val="nil"/>
              <w:bottom w:val="nil"/>
              <w:right w:val="nil"/>
            </w:tcBorders>
            <w:vAlign w:val="center"/>
          </w:tcPr>
          <w:p w14:paraId="64EC7A17" w14:textId="77777777" w:rsidR="003E601E" w:rsidRPr="00DD7EC6" w:rsidRDefault="003E601E" w:rsidP="00E73D8E">
            <w:pPr>
              <w:tabs>
                <w:tab w:val="left" w:pos="0"/>
              </w:tabs>
              <w:autoSpaceDE/>
              <w:autoSpaceDN/>
              <w:adjustRightInd/>
              <w:spacing w:before="40" w:after="40" w:line="200" w:lineRule="exact"/>
              <w:ind w:left="-35"/>
              <w:rPr>
                <w:sz w:val="16"/>
                <w:szCs w:val="16"/>
              </w:rPr>
            </w:pPr>
            <w:r w:rsidRPr="00DD7EC6">
              <w:rPr>
                <w:sz w:val="16"/>
                <w:szCs w:val="16"/>
              </w:rPr>
              <w:t>Carboline</w:t>
            </w:r>
          </w:p>
        </w:tc>
        <w:tc>
          <w:tcPr>
            <w:tcW w:w="2610" w:type="dxa"/>
            <w:gridSpan w:val="3"/>
            <w:tcBorders>
              <w:top w:val="single" w:sz="4" w:space="0" w:color="auto"/>
              <w:left w:val="nil"/>
              <w:bottom w:val="nil"/>
              <w:right w:val="nil"/>
            </w:tcBorders>
            <w:vAlign w:val="center"/>
          </w:tcPr>
          <w:p w14:paraId="5F14AFCD" w14:textId="77777777" w:rsidR="003E601E" w:rsidRPr="00A57D2B" w:rsidRDefault="003E601E" w:rsidP="00E73D8E">
            <w:pPr>
              <w:tabs>
                <w:tab w:val="left" w:pos="5"/>
              </w:tabs>
              <w:autoSpaceDE/>
              <w:autoSpaceDN/>
              <w:adjustRightInd/>
              <w:spacing w:before="40" w:after="40" w:line="200" w:lineRule="exact"/>
              <w:ind w:left="0"/>
              <w:rPr>
                <w:sz w:val="16"/>
                <w:szCs w:val="16"/>
              </w:rPr>
            </w:pPr>
            <w:proofErr w:type="spellStart"/>
            <w:proofErr w:type="gramStart"/>
            <w:r w:rsidRPr="00A57D2B">
              <w:rPr>
                <w:sz w:val="16"/>
                <w:szCs w:val="16"/>
              </w:rPr>
              <w:t>Carboguard</w:t>
            </w:r>
            <w:proofErr w:type="spellEnd"/>
            <w:r w:rsidRPr="00A57D2B">
              <w:rPr>
                <w:sz w:val="16"/>
                <w:szCs w:val="16"/>
              </w:rPr>
              <w:t xml:space="preserve">  A</w:t>
            </w:r>
            <w:proofErr w:type="gramEnd"/>
            <w:r w:rsidRPr="00A57D2B">
              <w:rPr>
                <w:sz w:val="16"/>
                <w:szCs w:val="16"/>
              </w:rPr>
              <w:t>-788</w:t>
            </w:r>
          </w:p>
        </w:tc>
        <w:tc>
          <w:tcPr>
            <w:tcW w:w="1080" w:type="dxa"/>
            <w:gridSpan w:val="2"/>
            <w:tcBorders>
              <w:top w:val="single" w:sz="4" w:space="0" w:color="auto"/>
              <w:left w:val="nil"/>
              <w:bottom w:val="nil"/>
              <w:right w:val="nil"/>
            </w:tcBorders>
            <w:vAlign w:val="center"/>
          </w:tcPr>
          <w:p w14:paraId="37A93772" w14:textId="77777777" w:rsidR="003E601E" w:rsidRPr="00DD7EC6" w:rsidRDefault="003E601E" w:rsidP="00A25F9E">
            <w:pPr>
              <w:tabs>
                <w:tab w:val="left" w:pos="274"/>
              </w:tabs>
              <w:autoSpaceDE/>
              <w:autoSpaceDN/>
              <w:adjustRightInd/>
              <w:spacing w:before="40" w:after="40" w:line="200" w:lineRule="exact"/>
              <w:ind w:left="0"/>
              <w:jc w:val="center"/>
              <w:rPr>
                <w:sz w:val="16"/>
                <w:szCs w:val="16"/>
              </w:rPr>
            </w:pPr>
            <w:r w:rsidRPr="00DD7EC6">
              <w:rPr>
                <w:sz w:val="16"/>
                <w:szCs w:val="16"/>
              </w:rPr>
              <w:t>0</w:t>
            </w:r>
          </w:p>
        </w:tc>
        <w:tc>
          <w:tcPr>
            <w:tcW w:w="1951" w:type="dxa"/>
            <w:tcBorders>
              <w:top w:val="single" w:sz="4" w:space="0" w:color="auto"/>
              <w:left w:val="nil"/>
              <w:bottom w:val="nil"/>
              <w:right w:val="nil"/>
            </w:tcBorders>
            <w:vAlign w:val="center"/>
          </w:tcPr>
          <w:p w14:paraId="71C0E06F" w14:textId="77777777" w:rsidR="003E601E" w:rsidRPr="00DD7EC6" w:rsidRDefault="003E601E" w:rsidP="00A25F9E">
            <w:pPr>
              <w:tabs>
                <w:tab w:val="left" w:pos="186"/>
              </w:tabs>
              <w:autoSpaceDE/>
              <w:autoSpaceDN/>
              <w:adjustRightInd/>
              <w:spacing w:before="40" w:after="40" w:line="200" w:lineRule="exact"/>
              <w:ind w:left="65"/>
              <w:rPr>
                <w:sz w:val="16"/>
                <w:szCs w:val="16"/>
              </w:rPr>
            </w:pPr>
            <w:r w:rsidRPr="00AD1252">
              <w:rPr>
                <w:sz w:val="16"/>
                <w:szCs w:val="16"/>
              </w:rPr>
              <w:t>93°C</w:t>
            </w:r>
            <w:r w:rsidRPr="00DD7EC6">
              <w:rPr>
                <w:sz w:val="16"/>
                <w:szCs w:val="16"/>
              </w:rPr>
              <w:t>(</w:t>
            </w:r>
            <w:r w:rsidRPr="009F7DF3">
              <w:rPr>
                <w:sz w:val="16"/>
                <w:szCs w:val="16"/>
              </w:rPr>
              <w:t>200°F</w:t>
            </w:r>
            <w:r w:rsidRPr="00DD7EC6">
              <w:rPr>
                <w:sz w:val="16"/>
                <w:szCs w:val="16"/>
              </w:rPr>
              <w:t>)</w:t>
            </w:r>
          </w:p>
        </w:tc>
      </w:tr>
      <w:tr w:rsidR="003E601E" w:rsidRPr="00E50958" w14:paraId="39CD6C7E" w14:textId="77777777" w:rsidTr="00A25F9E">
        <w:trPr>
          <w:trHeight w:val="288"/>
        </w:trPr>
        <w:tc>
          <w:tcPr>
            <w:tcW w:w="1908" w:type="dxa"/>
            <w:gridSpan w:val="3"/>
            <w:tcBorders>
              <w:top w:val="nil"/>
              <w:left w:val="nil"/>
              <w:bottom w:val="nil"/>
              <w:right w:val="nil"/>
            </w:tcBorders>
            <w:vAlign w:val="center"/>
          </w:tcPr>
          <w:p w14:paraId="30B5474F" w14:textId="77777777" w:rsidR="003E601E" w:rsidRPr="00DD7EC6" w:rsidRDefault="003E601E" w:rsidP="00A25F9E">
            <w:pPr>
              <w:tabs>
                <w:tab w:val="left" w:pos="217"/>
              </w:tabs>
              <w:autoSpaceDE/>
              <w:autoSpaceDN/>
              <w:adjustRightInd/>
              <w:spacing w:before="40" w:after="40" w:line="200" w:lineRule="exact"/>
              <w:ind w:left="0"/>
              <w:rPr>
                <w:b/>
                <w:sz w:val="16"/>
                <w:szCs w:val="16"/>
              </w:rPr>
            </w:pPr>
            <w:r w:rsidRPr="00DD7EC6">
              <w:rPr>
                <w:b/>
                <w:sz w:val="16"/>
                <w:szCs w:val="16"/>
              </w:rPr>
              <w:t>Asbestos Free</w:t>
            </w:r>
          </w:p>
        </w:tc>
        <w:tc>
          <w:tcPr>
            <w:tcW w:w="2340" w:type="dxa"/>
            <w:tcBorders>
              <w:top w:val="nil"/>
              <w:left w:val="nil"/>
              <w:bottom w:val="nil"/>
              <w:right w:val="nil"/>
            </w:tcBorders>
            <w:vAlign w:val="center"/>
          </w:tcPr>
          <w:p w14:paraId="357D6C2E" w14:textId="77777777" w:rsidR="003E601E" w:rsidRPr="00DD7EC6" w:rsidRDefault="003E601E" w:rsidP="00E73D8E">
            <w:pPr>
              <w:tabs>
                <w:tab w:val="left" w:pos="0"/>
              </w:tabs>
              <w:autoSpaceDE/>
              <w:autoSpaceDN/>
              <w:adjustRightInd/>
              <w:spacing w:before="40" w:after="40" w:line="200" w:lineRule="exact"/>
              <w:ind w:left="-35"/>
              <w:rPr>
                <w:sz w:val="16"/>
                <w:szCs w:val="16"/>
              </w:rPr>
            </w:pPr>
            <w:r w:rsidRPr="00DD7EC6">
              <w:rPr>
                <w:sz w:val="16"/>
                <w:szCs w:val="16"/>
              </w:rPr>
              <w:t>Hempel Coatings (USA), Inc.</w:t>
            </w:r>
          </w:p>
        </w:tc>
        <w:tc>
          <w:tcPr>
            <w:tcW w:w="2610" w:type="dxa"/>
            <w:gridSpan w:val="3"/>
            <w:tcBorders>
              <w:top w:val="nil"/>
              <w:left w:val="nil"/>
              <w:bottom w:val="nil"/>
              <w:right w:val="nil"/>
            </w:tcBorders>
            <w:vAlign w:val="center"/>
          </w:tcPr>
          <w:p w14:paraId="64ADC1AB" w14:textId="306740DF" w:rsidR="006152EF" w:rsidRPr="00A57D2B" w:rsidRDefault="006152EF" w:rsidP="006152EF">
            <w:pPr>
              <w:tabs>
                <w:tab w:val="left" w:pos="147"/>
              </w:tabs>
              <w:autoSpaceDE/>
              <w:autoSpaceDN/>
              <w:adjustRightInd/>
              <w:spacing w:before="40" w:after="40" w:line="200" w:lineRule="exact"/>
              <w:ind w:left="5"/>
              <w:rPr>
                <w:sz w:val="16"/>
                <w:szCs w:val="16"/>
              </w:rPr>
            </w:pPr>
            <w:proofErr w:type="spellStart"/>
            <w:r w:rsidRPr="00A57D2B">
              <w:rPr>
                <w:sz w:val="16"/>
                <w:szCs w:val="16"/>
              </w:rPr>
              <w:t>Hempadur</w:t>
            </w:r>
            <w:proofErr w:type="spellEnd"/>
            <w:r w:rsidRPr="00A57D2B">
              <w:rPr>
                <w:sz w:val="16"/>
                <w:szCs w:val="16"/>
              </w:rPr>
              <w:t xml:space="preserve"> Spray-Guard 35493</w:t>
            </w:r>
          </w:p>
          <w:p w14:paraId="78EBB095" w14:textId="77777777" w:rsidR="006152EF" w:rsidRPr="00A57D2B" w:rsidRDefault="006152EF" w:rsidP="006152EF">
            <w:pPr>
              <w:tabs>
                <w:tab w:val="left" w:pos="147"/>
              </w:tabs>
              <w:autoSpaceDE/>
              <w:autoSpaceDN/>
              <w:adjustRightInd/>
              <w:spacing w:before="40" w:after="40" w:line="200" w:lineRule="exact"/>
              <w:ind w:left="5"/>
              <w:rPr>
                <w:sz w:val="16"/>
                <w:szCs w:val="16"/>
              </w:rPr>
            </w:pPr>
            <w:proofErr w:type="spellStart"/>
            <w:r w:rsidRPr="00A57D2B">
              <w:rPr>
                <w:sz w:val="16"/>
                <w:szCs w:val="16"/>
              </w:rPr>
              <w:t>Hempadur</w:t>
            </w:r>
            <w:proofErr w:type="spellEnd"/>
            <w:r w:rsidRPr="00A57D2B">
              <w:rPr>
                <w:sz w:val="16"/>
                <w:szCs w:val="16"/>
              </w:rPr>
              <w:t xml:space="preserve"> 35840</w:t>
            </w:r>
          </w:p>
          <w:p w14:paraId="04E240D0" w14:textId="77777777" w:rsidR="006152EF" w:rsidRPr="00A57D2B" w:rsidRDefault="006152EF" w:rsidP="006152EF">
            <w:pPr>
              <w:tabs>
                <w:tab w:val="left" w:pos="147"/>
              </w:tabs>
              <w:autoSpaceDE/>
              <w:autoSpaceDN/>
              <w:adjustRightInd/>
              <w:spacing w:before="40" w:after="40" w:line="200" w:lineRule="exact"/>
              <w:ind w:left="5"/>
              <w:rPr>
                <w:sz w:val="16"/>
                <w:szCs w:val="16"/>
              </w:rPr>
            </w:pPr>
            <w:proofErr w:type="spellStart"/>
            <w:r w:rsidRPr="00A57D2B">
              <w:rPr>
                <w:sz w:val="16"/>
                <w:szCs w:val="16"/>
              </w:rPr>
              <w:t>Hempadur</w:t>
            </w:r>
            <w:proofErr w:type="spellEnd"/>
            <w:r w:rsidRPr="00A57D2B">
              <w:rPr>
                <w:sz w:val="16"/>
                <w:szCs w:val="16"/>
              </w:rPr>
              <w:t xml:space="preserve"> 35560</w:t>
            </w:r>
          </w:p>
          <w:p w14:paraId="76DD28A0" w14:textId="77777777" w:rsidR="006152EF" w:rsidRPr="00A57D2B" w:rsidRDefault="006152EF" w:rsidP="006152EF">
            <w:pPr>
              <w:tabs>
                <w:tab w:val="left" w:pos="147"/>
              </w:tabs>
              <w:autoSpaceDE/>
              <w:autoSpaceDN/>
              <w:adjustRightInd/>
              <w:spacing w:before="40" w:after="40" w:line="200" w:lineRule="exact"/>
              <w:ind w:left="5"/>
              <w:rPr>
                <w:sz w:val="16"/>
                <w:szCs w:val="16"/>
              </w:rPr>
            </w:pPr>
            <w:proofErr w:type="spellStart"/>
            <w:r w:rsidRPr="00A57D2B">
              <w:rPr>
                <w:sz w:val="16"/>
                <w:szCs w:val="16"/>
              </w:rPr>
              <w:t>Hempadur</w:t>
            </w:r>
            <w:proofErr w:type="spellEnd"/>
            <w:r w:rsidRPr="00A57D2B">
              <w:rPr>
                <w:sz w:val="16"/>
                <w:szCs w:val="16"/>
              </w:rPr>
              <w:t xml:space="preserve"> 35842</w:t>
            </w:r>
          </w:p>
          <w:p w14:paraId="0922A2A5" w14:textId="1D6C83C1" w:rsidR="003E601E" w:rsidRPr="00A57D2B" w:rsidRDefault="006152EF" w:rsidP="006152EF">
            <w:pPr>
              <w:tabs>
                <w:tab w:val="left" w:pos="5"/>
              </w:tabs>
              <w:autoSpaceDE/>
              <w:autoSpaceDN/>
              <w:adjustRightInd/>
              <w:spacing w:before="40" w:after="40" w:line="200" w:lineRule="exact"/>
              <w:ind w:left="0"/>
              <w:rPr>
                <w:sz w:val="16"/>
                <w:szCs w:val="16"/>
              </w:rPr>
            </w:pPr>
            <w:proofErr w:type="spellStart"/>
            <w:r w:rsidRPr="00A57D2B">
              <w:rPr>
                <w:sz w:val="16"/>
                <w:szCs w:val="16"/>
              </w:rPr>
              <w:t>Hempadur</w:t>
            </w:r>
            <w:proofErr w:type="spellEnd"/>
            <w:r w:rsidRPr="00A57D2B">
              <w:rPr>
                <w:sz w:val="16"/>
                <w:szCs w:val="16"/>
              </w:rPr>
              <w:t xml:space="preserve"> Spray-Guard 35490</w:t>
            </w:r>
          </w:p>
        </w:tc>
        <w:tc>
          <w:tcPr>
            <w:tcW w:w="1080" w:type="dxa"/>
            <w:gridSpan w:val="2"/>
            <w:tcBorders>
              <w:top w:val="nil"/>
              <w:left w:val="nil"/>
              <w:bottom w:val="nil"/>
              <w:right w:val="nil"/>
            </w:tcBorders>
            <w:vAlign w:val="center"/>
          </w:tcPr>
          <w:p w14:paraId="10C63BBB" w14:textId="29666BAB" w:rsidR="003E601E" w:rsidRPr="00DD7EC6" w:rsidDel="00263097" w:rsidRDefault="003E601E" w:rsidP="00263097">
            <w:pPr>
              <w:tabs>
                <w:tab w:val="left" w:pos="274"/>
              </w:tabs>
              <w:autoSpaceDE/>
              <w:autoSpaceDN/>
              <w:adjustRightInd/>
              <w:spacing w:before="40" w:after="40" w:line="200" w:lineRule="exact"/>
              <w:ind w:left="0"/>
              <w:jc w:val="center"/>
              <w:rPr>
                <w:del w:id="1240" w:author="Issayevskiy, Konstantin [STAMGazStroy LLP]" w:date="2025-12-09T09:27:00Z" w16du:dateUtc="2025-12-09T04:27:00Z"/>
                <w:sz w:val="16"/>
                <w:szCs w:val="16"/>
              </w:rPr>
            </w:pPr>
            <w:del w:id="1241" w:author="Issayevskiy, Konstantin [STAMGazStroy LLP]" w:date="2025-12-09T09:27:00Z" w16du:dateUtc="2025-12-09T04:27:00Z">
              <w:r w:rsidRPr="00DD7EC6" w:rsidDel="00263097">
                <w:rPr>
                  <w:sz w:val="16"/>
                  <w:szCs w:val="16"/>
                </w:rPr>
                <w:delText>0</w:delText>
              </w:r>
            </w:del>
          </w:p>
          <w:p w14:paraId="1FEE39B8" w14:textId="5B54C465" w:rsidR="003E601E" w:rsidRPr="00263097" w:rsidRDefault="003E601E" w:rsidP="00263097">
            <w:pPr>
              <w:tabs>
                <w:tab w:val="left" w:pos="274"/>
              </w:tabs>
              <w:autoSpaceDE/>
              <w:autoSpaceDN/>
              <w:adjustRightInd/>
              <w:spacing w:before="40" w:after="40" w:line="200" w:lineRule="exact"/>
              <w:ind w:left="0"/>
              <w:jc w:val="center"/>
              <w:rPr>
                <w:sz w:val="16"/>
                <w:szCs w:val="16"/>
                <w:lang w:val="ru-RU"/>
              </w:rPr>
            </w:pPr>
            <w:del w:id="1242" w:author="Issayevskiy, Konstantin [STAMGazStroy LLP]" w:date="2025-12-09T09:27:00Z" w16du:dateUtc="2025-12-09T04:27:00Z">
              <w:r w:rsidRPr="00DD7EC6" w:rsidDel="00263097">
                <w:rPr>
                  <w:sz w:val="16"/>
                  <w:szCs w:val="16"/>
                </w:rPr>
                <w:delText>0</w:delText>
              </w:r>
            </w:del>
            <w:ins w:id="1243" w:author="Issayevskiy, Konstantin [STAMGazStroy LLP]" w:date="2025-12-09T09:27:00Z" w16du:dateUtc="2025-12-09T04:27:00Z">
              <w:r w:rsidR="00263097">
                <w:rPr>
                  <w:sz w:val="16"/>
                  <w:szCs w:val="16"/>
                  <w:lang w:val="ru-RU"/>
                </w:rPr>
                <w:t>22</w:t>
              </w:r>
            </w:ins>
          </w:p>
        </w:tc>
        <w:tc>
          <w:tcPr>
            <w:tcW w:w="1951" w:type="dxa"/>
            <w:tcBorders>
              <w:top w:val="nil"/>
              <w:left w:val="nil"/>
              <w:bottom w:val="nil"/>
              <w:right w:val="nil"/>
            </w:tcBorders>
            <w:vAlign w:val="center"/>
          </w:tcPr>
          <w:p w14:paraId="112917F2" w14:textId="44694CB5" w:rsidR="003E601E" w:rsidRPr="00DD7EC6" w:rsidDel="00263097" w:rsidRDefault="003E601E" w:rsidP="00A25F9E">
            <w:pPr>
              <w:tabs>
                <w:tab w:val="left" w:pos="186"/>
              </w:tabs>
              <w:autoSpaceDE/>
              <w:autoSpaceDN/>
              <w:adjustRightInd/>
              <w:spacing w:before="40" w:after="40" w:line="200" w:lineRule="exact"/>
              <w:ind w:left="65"/>
              <w:rPr>
                <w:del w:id="1244" w:author="Issayevskiy, Konstantin [STAMGazStroy LLP]" w:date="2025-12-09T09:27:00Z" w16du:dateUtc="2025-12-09T04:27:00Z"/>
                <w:sz w:val="16"/>
                <w:szCs w:val="16"/>
              </w:rPr>
            </w:pPr>
            <w:del w:id="1245" w:author="Issayevskiy, Konstantin [STAMGazStroy LLP]" w:date="2025-12-09T09:27:00Z" w16du:dateUtc="2025-12-09T04:27:00Z">
              <w:r w:rsidRPr="00597743" w:rsidDel="00263097">
                <w:rPr>
                  <w:sz w:val="16"/>
                  <w:szCs w:val="16"/>
                </w:rPr>
                <w:delText>140°C</w:delText>
              </w:r>
              <w:r w:rsidRPr="00DD7EC6" w:rsidDel="00263097">
                <w:rPr>
                  <w:sz w:val="16"/>
                  <w:szCs w:val="16"/>
                </w:rPr>
                <w:delText>(</w:delText>
              </w:r>
              <w:r w:rsidRPr="00D87B34" w:rsidDel="00263097">
                <w:rPr>
                  <w:sz w:val="16"/>
                  <w:szCs w:val="16"/>
                </w:rPr>
                <w:delText>284°F</w:delText>
              </w:r>
              <w:r w:rsidRPr="00DD7EC6" w:rsidDel="00263097">
                <w:rPr>
                  <w:sz w:val="16"/>
                  <w:szCs w:val="16"/>
                </w:rPr>
                <w:delText>)</w:delText>
              </w:r>
            </w:del>
          </w:p>
          <w:p w14:paraId="7088590E" w14:textId="77777777" w:rsidR="003E601E" w:rsidRPr="00DD7EC6" w:rsidRDefault="003E601E" w:rsidP="00A25F9E">
            <w:pPr>
              <w:tabs>
                <w:tab w:val="left" w:pos="186"/>
              </w:tabs>
              <w:autoSpaceDE/>
              <w:autoSpaceDN/>
              <w:adjustRightInd/>
              <w:spacing w:before="40" w:after="40" w:line="200" w:lineRule="exact"/>
              <w:ind w:left="65"/>
              <w:rPr>
                <w:sz w:val="16"/>
                <w:szCs w:val="16"/>
              </w:rPr>
            </w:pPr>
            <w:r w:rsidRPr="008D62A1">
              <w:rPr>
                <w:sz w:val="16"/>
                <w:szCs w:val="16"/>
              </w:rPr>
              <w:t>140°C</w:t>
            </w:r>
            <w:r w:rsidRPr="00DD7EC6">
              <w:rPr>
                <w:sz w:val="16"/>
                <w:szCs w:val="16"/>
              </w:rPr>
              <w:t>(</w:t>
            </w:r>
            <w:r w:rsidRPr="008513D7">
              <w:rPr>
                <w:sz w:val="16"/>
                <w:szCs w:val="16"/>
              </w:rPr>
              <w:t>284°F</w:t>
            </w:r>
            <w:r w:rsidRPr="00DD7EC6">
              <w:rPr>
                <w:sz w:val="16"/>
                <w:szCs w:val="16"/>
              </w:rPr>
              <w:t>)</w:t>
            </w:r>
          </w:p>
        </w:tc>
      </w:tr>
      <w:tr w:rsidR="003E601E" w:rsidRPr="00E50958" w14:paraId="0B58D933" w14:textId="77777777" w:rsidTr="00A25F9E">
        <w:trPr>
          <w:trHeight w:val="288"/>
        </w:trPr>
        <w:tc>
          <w:tcPr>
            <w:tcW w:w="1908" w:type="dxa"/>
            <w:gridSpan w:val="3"/>
            <w:tcBorders>
              <w:top w:val="nil"/>
              <w:left w:val="nil"/>
              <w:bottom w:val="nil"/>
              <w:right w:val="nil"/>
            </w:tcBorders>
            <w:vAlign w:val="center"/>
          </w:tcPr>
          <w:p w14:paraId="18C7E1BC" w14:textId="77777777" w:rsidR="003E601E" w:rsidRPr="00DD7EC6" w:rsidRDefault="003E601E" w:rsidP="00A25F9E">
            <w:pPr>
              <w:tabs>
                <w:tab w:val="left" w:pos="217"/>
              </w:tabs>
              <w:autoSpaceDE/>
              <w:autoSpaceDN/>
              <w:adjustRightInd/>
              <w:spacing w:before="40" w:after="40" w:line="200" w:lineRule="exact"/>
              <w:ind w:left="0"/>
              <w:rPr>
                <w:b/>
                <w:sz w:val="16"/>
                <w:szCs w:val="16"/>
              </w:rPr>
            </w:pPr>
            <w:r w:rsidRPr="00DD7EC6">
              <w:rPr>
                <w:b/>
                <w:sz w:val="16"/>
                <w:szCs w:val="16"/>
              </w:rPr>
              <w:t>(Trowel)</w:t>
            </w:r>
          </w:p>
        </w:tc>
        <w:tc>
          <w:tcPr>
            <w:tcW w:w="2340" w:type="dxa"/>
            <w:tcBorders>
              <w:top w:val="nil"/>
              <w:left w:val="nil"/>
              <w:bottom w:val="nil"/>
              <w:right w:val="nil"/>
            </w:tcBorders>
            <w:vAlign w:val="center"/>
          </w:tcPr>
          <w:p w14:paraId="472BB978" w14:textId="77777777" w:rsidR="003E601E" w:rsidRPr="00DD7EC6" w:rsidRDefault="003E601E" w:rsidP="00E73D8E">
            <w:pPr>
              <w:tabs>
                <w:tab w:val="left" w:pos="0"/>
              </w:tabs>
              <w:autoSpaceDE/>
              <w:autoSpaceDN/>
              <w:adjustRightInd/>
              <w:spacing w:before="40" w:after="40" w:line="200" w:lineRule="exact"/>
              <w:ind w:left="-35"/>
              <w:rPr>
                <w:sz w:val="16"/>
                <w:szCs w:val="16"/>
              </w:rPr>
            </w:pPr>
            <w:r w:rsidRPr="00DD7EC6">
              <w:rPr>
                <w:sz w:val="16"/>
                <w:szCs w:val="16"/>
              </w:rPr>
              <w:t>International</w:t>
            </w:r>
          </w:p>
        </w:tc>
        <w:tc>
          <w:tcPr>
            <w:tcW w:w="2610" w:type="dxa"/>
            <w:gridSpan w:val="3"/>
            <w:tcBorders>
              <w:top w:val="nil"/>
              <w:left w:val="nil"/>
              <w:bottom w:val="nil"/>
              <w:right w:val="nil"/>
            </w:tcBorders>
            <w:vAlign w:val="center"/>
          </w:tcPr>
          <w:p w14:paraId="73771811" w14:textId="77777777" w:rsidR="003E601E" w:rsidRPr="00A57D2B" w:rsidRDefault="003E601E" w:rsidP="00E73D8E">
            <w:pPr>
              <w:tabs>
                <w:tab w:val="left" w:pos="5"/>
              </w:tabs>
              <w:autoSpaceDE/>
              <w:autoSpaceDN/>
              <w:adjustRightInd/>
              <w:spacing w:before="40" w:after="40" w:line="200" w:lineRule="exact"/>
              <w:ind w:left="0"/>
              <w:rPr>
                <w:sz w:val="16"/>
                <w:szCs w:val="16"/>
              </w:rPr>
            </w:pPr>
            <w:r w:rsidRPr="00A57D2B">
              <w:rPr>
                <w:sz w:val="16"/>
                <w:szCs w:val="16"/>
              </w:rPr>
              <w:t>Interzone 485*</w:t>
            </w:r>
          </w:p>
          <w:p w14:paraId="3AE33E76" w14:textId="77777777" w:rsidR="003E601E" w:rsidRPr="00A57D2B" w:rsidRDefault="003E601E" w:rsidP="00E73D8E">
            <w:pPr>
              <w:tabs>
                <w:tab w:val="left" w:pos="5"/>
              </w:tabs>
              <w:autoSpaceDE/>
              <w:autoSpaceDN/>
              <w:adjustRightInd/>
              <w:spacing w:before="40" w:after="40" w:line="200" w:lineRule="exact"/>
              <w:ind w:left="0"/>
              <w:rPr>
                <w:sz w:val="16"/>
                <w:szCs w:val="16"/>
              </w:rPr>
            </w:pPr>
            <w:r w:rsidRPr="00A57D2B">
              <w:rPr>
                <w:sz w:val="16"/>
                <w:szCs w:val="16"/>
              </w:rPr>
              <w:t>Interzone 101</w:t>
            </w:r>
          </w:p>
        </w:tc>
        <w:tc>
          <w:tcPr>
            <w:tcW w:w="1080" w:type="dxa"/>
            <w:gridSpan w:val="2"/>
            <w:tcBorders>
              <w:top w:val="nil"/>
              <w:left w:val="nil"/>
              <w:bottom w:val="nil"/>
              <w:right w:val="nil"/>
            </w:tcBorders>
            <w:vAlign w:val="center"/>
          </w:tcPr>
          <w:p w14:paraId="3ADFF921" w14:textId="77777777" w:rsidR="003E601E" w:rsidRPr="00DD7EC6" w:rsidRDefault="003E601E" w:rsidP="00A25F9E">
            <w:pPr>
              <w:tabs>
                <w:tab w:val="left" w:pos="274"/>
              </w:tabs>
              <w:autoSpaceDE/>
              <w:autoSpaceDN/>
              <w:adjustRightInd/>
              <w:spacing w:before="40" w:after="40" w:line="200" w:lineRule="exact"/>
              <w:ind w:left="0"/>
              <w:jc w:val="center"/>
              <w:rPr>
                <w:sz w:val="16"/>
                <w:szCs w:val="16"/>
              </w:rPr>
            </w:pPr>
            <w:r w:rsidRPr="00DD7EC6">
              <w:rPr>
                <w:sz w:val="16"/>
                <w:szCs w:val="16"/>
              </w:rPr>
              <w:t>38</w:t>
            </w:r>
          </w:p>
          <w:p w14:paraId="3D652CAC" w14:textId="77777777" w:rsidR="003E601E" w:rsidRPr="00DD7EC6" w:rsidRDefault="003E601E" w:rsidP="00A25F9E">
            <w:pPr>
              <w:tabs>
                <w:tab w:val="left" w:pos="274"/>
              </w:tabs>
              <w:autoSpaceDE/>
              <w:autoSpaceDN/>
              <w:adjustRightInd/>
              <w:spacing w:before="40" w:after="40" w:line="200" w:lineRule="exact"/>
              <w:ind w:left="0"/>
              <w:jc w:val="center"/>
              <w:rPr>
                <w:sz w:val="16"/>
                <w:szCs w:val="16"/>
              </w:rPr>
            </w:pPr>
            <w:r w:rsidRPr="00DD7EC6">
              <w:rPr>
                <w:sz w:val="16"/>
                <w:szCs w:val="16"/>
              </w:rPr>
              <w:t>0</w:t>
            </w:r>
          </w:p>
        </w:tc>
        <w:tc>
          <w:tcPr>
            <w:tcW w:w="1951" w:type="dxa"/>
            <w:tcBorders>
              <w:top w:val="nil"/>
              <w:left w:val="nil"/>
              <w:bottom w:val="nil"/>
              <w:right w:val="nil"/>
            </w:tcBorders>
            <w:vAlign w:val="center"/>
          </w:tcPr>
          <w:p w14:paraId="6D6F9979" w14:textId="77777777" w:rsidR="003E601E" w:rsidRDefault="003E601E" w:rsidP="00A25F9E">
            <w:pPr>
              <w:tabs>
                <w:tab w:val="left" w:pos="186"/>
              </w:tabs>
              <w:autoSpaceDE/>
              <w:autoSpaceDN/>
              <w:adjustRightInd/>
              <w:spacing w:before="40" w:after="40" w:line="200" w:lineRule="exact"/>
              <w:ind w:left="65"/>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p w14:paraId="6D5FB2BC" w14:textId="77777777" w:rsidR="003E601E" w:rsidRPr="00DD7EC6" w:rsidRDefault="003E601E" w:rsidP="00A25F9E">
            <w:pPr>
              <w:tabs>
                <w:tab w:val="left" w:pos="186"/>
              </w:tabs>
              <w:autoSpaceDE/>
              <w:autoSpaceDN/>
              <w:adjustRightInd/>
              <w:spacing w:before="40" w:after="40" w:line="200" w:lineRule="exact"/>
              <w:ind w:left="65"/>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3E601E" w:rsidRPr="00E50958" w14:paraId="7D994336" w14:textId="77777777" w:rsidTr="00A25F9E">
        <w:trPr>
          <w:trHeight w:val="288"/>
        </w:trPr>
        <w:tc>
          <w:tcPr>
            <w:tcW w:w="1908" w:type="dxa"/>
            <w:gridSpan w:val="3"/>
            <w:tcBorders>
              <w:top w:val="nil"/>
              <w:left w:val="nil"/>
              <w:bottom w:val="nil"/>
              <w:right w:val="nil"/>
            </w:tcBorders>
            <w:vAlign w:val="center"/>
          </w:tcPr>
          <w:p w14:paraId="6A913997" w14:textId="77777777" w:rsidR="003E601E" w:rsidRPr="00DD7EC6" w:rsidRDefault="003E601E" w:rsidP="00A25F9E">
            <w:pPr>
              <w:autoSpaceDE/>
              <w:autoSpaceDN/>
              <w:adjustRightInd/>
              <w:spacing w:before="40" w:after="40" w:line="200" w:lineRule="exact"/>
              <w:ind w:left="0"/>
              <w:rPr>
                <w:b/>
                <w:sz w:val="16"/>
                <w:szCs w:val="16"/>
              </w:rPr>
            </w:pPr>
          </w:p>
        </w:tc>
        <w:tc>
          <w:tcPr>
            <w:tcW w:w="2340" w:type="dxa"/>
            <w:tcBorders>
              <w:top w:val="nil"/>
              <w:left w:val="nil"/>
              <w:bottom w:val="nil"/>
              <w:right w:val="nil"/>
            </w:tcBorders>
            <w:vAlign w:val="center"/>
          </w:tcPr>
          <w:p w14:paraId="605B3B4F" w14:textId="77777777" w:rsidR="003E601E" w:rsidRPr="00DD7EC6" w:rsidRDefault="003E601E" w:rsidP="00E73D8E">
            <w:pPr>
              <w:tabs>
                <w:tab w:val="left" w:pos="0"/>
              </w:tabs>
              <w:autoSpaceDE/>
              <w:autoSpaceDN/>
              <w:adjustRightInd/>
              <w:spacing w:before="40" w:after="40" w:line="200" w:lineRule="exact"/>
              <w:ind w:left="-35"/>
              <w:rPr>
                <w:sz w:val="16"/>
                <w:szCs w:val="16"/>
              </w:rPr>
            </w:pPr>
            <w:r w:rsidRPr="00DD7EC6">
              <w:rPr>
                <w:sz w:val="16"/>
                <w:szCs w:val="16"/>
              </w:rPr>
              <w:t>Jotun Paints</w:t>
            </w:r>
          </w:p>
        </w:tc>
        <w:tc>
          <w:tcPr>
            <w:tcW w:w="2610" w:type="dxa"/>
            <w:gridSpan w:val="3"/>
            <w:tcBorders>
              <w:top w:val="nil"/>
              <w:left w:val="nil"/>
              <w:bottom w:val="nil"/>
              <w:right w:val="nil"/>
            </w:tcBorders>
            <w:vAlign w:val="center"/>
          </w:tcPr>
          <w:p w14:paraId="26FF1D4B" w14:textId="0B57C06C" w:rsidR="003E601E" w:rsidRPr="00A57D2B" w:rsidRDefault="00BC3097" w:rsidP="00E73D8E">
            <w:pPr>
              <w:tabs>
                <w:tab w:val="left" w:pos="5"/>
              </w:tabs>
              <w:autoSpaceDE/>
              <w:autoSpaceDN/>
              <w:adjustRightInd/>
              <w:spacing w:before="40" w:after="40" w:line="200" w:lineRule="exact"/>
              <w:ind w:left="0"/>
              <w:rPr>
                <w:sz w:val="16"/>
                <w:szCs w:val="16"/>
              </w:rPr>
            </w:pPr>
            <w:r w:rsidRPr="00A57D2B">
              <w:rPr>
                <w:sz w:val="16"/>
                <w:szCs w:val="16"/>
              </w:rPr>
              <w:t>Marathon 550</w:t>
            </w:r>
          </w:p>
        </w:tc>
        <w:tc>
          <w:tcPr>
            <w:tcW w:w="1080" w:type="dxa"/>
            <w:gridSpan w:val="2"/>
            <w:tcBorders>
              <w:top w:val="nil"/>
              <w:left w:val="nil"/>
              <w:bottom w:val="nil"/>
              <w:right w:val="nil"/>
            </w:tcBorders>
            <w:vAlign w:val="center"/>
          </w:tcPr>
          <w:p w14:paraId="241386B0" w14:textId="71BE6149" w:rsidR="003E601E" w:rsidRPr="00DD7EC6" w:rsidRDefault="00363EC3" w:rsidP="00A25F9E">
            <w:pPr>
              <w:tabs>
                <w:tab w:val="left" w:pos="274"/>
              </w:tabs>
              <w:autoSpaceDE/>
              <w:autoSpaceDN/>
              <w:adjustRightInd/>
              <w:spacing w:before="40" w:after="40" w:line="200" w:lineRule="exact"/>
              <w:ind w:left="0"/>
              <w:jc w:val="center"/>
              <w:rPr>
                <w:sz w:val="16"/>
                <w:szCs w:val="16"/>
              </w:rPr>
            </w:pPr>
            <w:r>
              <w:rPr>
                <w:sz w:val="16"/>
                <w:szCs w:val="16"/>
              </w:rPr>
              <w:t>165</w:t>
            </w:r>
          </w:p>
        </w:tc>
        <w:tc>
          <w:tcPr>
            <w:tcW w:w="1951" w:type="dxa"/>
            <w:tcBorders>
              <w:top w:val="nil"/>
              <w:left w:val="nil"/>
              <w:bottom w:val="nil"/>
              <w:right w:val="nil"/>
            </w:tcBorders>
            <w:vAlign w:val="center"/>
          </w:tcPr>
          <w:p w14:paraId="1C22C982" w14:textId="77777777" w:rsidR="003E601E" w:rsidRPr="00DD7EC6" w:rsidRDefault="003E601E" w:rsidP="00A25F9E">
            <w:pPr>
              <w:tabs>
                <w:tab w:val="left" w:pos="186"/>
              </w:tabs>
              <w:autoSpaceDE/>
              <w:autoSpaceDN/>
              <w:adjustRightInd/>
              <w:spacing w:before="40" w:after="40" w:line="200" w:lineRule="exact"/>
              <w:ind w:left="65"/>
              <w:rPr>
                <w:sz w:val="16"/>
                <w:szCs w:val="16"/>
              </w:rPr>
            </w:pPr>
            <w:r w:rsidRPr="00AE32FA">
              <w:rPr>
                <w:sz w:val="16"/>
                <w:szCs w:val="16"/>
              </w:rPr>
              <w:t>50°C</w:t>
            </w:r>
            <w:r w:rsidRPr="00DD7EC6">
              <w:rPr>
                <w:sz w:val="16"/>
                <w:szCs w:val="16"/>
              </w:rPr>
              <w:t>(</w:t>
            </w:r>
            <w:r w:rsidRPr="006557D3">
              <w:rPr>
                <w:sz w:val="16"/>
                <w:szCs w:val="16"/>
              </w:rPr>
              <w:t>122°F</w:t>
            </w:r>
            <w:r w:rsidRPr="00DD7EC6">
              <w:rPr>
                <w:sz w:val="16"/>
                <w:szCs w:val="16"/>
              </w:rPr>
              <w:t>)</w:t>
            </w:r>
          </w:p>
        </w:tc>
      </w:tr>
      <w:tr w:rsidR="003E601E" w:rsidRPr="00E50958" w14:paraId="4603DC5E" w14:textId="77777777" w:rsidTr="00A25F9E">
        <w:trPr>
          <w:trHeight w:val="288"/>
        </w:trPr>
        <w:tc>
          <w:tcPr>
            <w:tcW w:w="1908" w:type="dxa"/>
            <w:gridSpan w:val="3"/>
            <w:tcBorders>
              <w:top w:val="nil"/>
              <w:left w:val="nil"/>
              <w:bottom w:val="nil"/>
              <w:right w:val="nil"/>
            </w:tcBorders>
            <w:vAlign w:val="center"/>
          </w:tcPr>
          <w:p w14:paraId="7BB4574A" w14:textId="77777777" w:rsidR="003E601E" w:rsidRPr="00DD7EC6" w:rsidRDefault="003E601E" w:rsidP="00A25F9E">
            <w:pPr>
              <w:autoSpaceDE/>
              <w:autoSpaceDN/>
              <w:adjustRightInd/>
              <w:spacing w:before="40" w:after="40" w:line="200" w:lineRule="exact"/>
              <w:ind w:left="0"/>
              <w:rPr>
                <w:b/>
                <w:sz w:val="16"/>
                <w:szCs w:val="16"/>
              </w:rPr>
            </w:pPr>
          </w:p>
        </w:tc>
        <w:tc>
          <w:tcPr>
            <w:tcW w:w="2340" w:type="dxa"/>
            <w:tcBorders>
              <w:top w:val="nil"/>
              <w:left w:val="nil"/>
              <w:bottom w:val="nil"/>
              <w:right w:val="nil"/>
            </w:tcBorders>
            <w:vAlign w:val="center"/>
          </w:tcPr>
          <w:p w14:paraId="5085A8A5" w14:textId="77777777" w:rsidR="003E601E" w:rsidRPr="00DD7EC6" w:rsidRDefault="003E601E" w:rsidP="00E73D8E">
            <w:pPr>
              <w:tabs>
                <w:tab w:val="left" w:pos="0"/>
              </w:tabs>
              <w:autoSpaceDE/>
              <w:autoSpaceDN/>
              <w:adjustRightInd/>
              <w:spacing w:before="40" w:after="40" w:line="200" w:lineRule="exact"/>
              <w:ind w:left="-35"/>
              <w:rPr>
                <w:sz w:val="16"/>
                <w:szCs w:val="16"/>
              </w:rPr>
            </w:pPr>
            <w:r w:rsidRPr="00DD7EC6">
              <w:rPr>
                <w:sz w:val="16"/>
                <w:szCs w:val="18"/>
              </w:rPr>
              <w:t>Sherwin-Williams</w:t>
            </w:r>
          </w:p>
        </w:tc>
        <w:tc>
          <w:tcPr>
            <w:tcW w:w="2610" w:type="dxa"/>
            <w:gridSpan w:val="3"/>
            <w:tcBorders>
              <w:top w:val="nil"/>
              <w:left w:val="nil"/>
              <w:bottom w:val="nil"/>
              <w:right w:val="nil"/>
            </w:tcBorders>
            <w:vAlign w:val="center"/>
          </w:tcPr>
          <w:p w14:paraId="32A39809" w14:textId="77777777" w:rsidR="003E601E" w:rsidRPr="00A57D2B" w:rsidRDefault="003E601E" w:rsidP="00E73D8E">
            <w:pPr>
              <w:tabs>
                <w:tab w:val="left" w:pos="5"/>
              </w:tabs>
              <w:autoSpaceDE/>
              <w:autoSpaceDN/>
              <w:adjustRightInd/>
              <w:spacing w:before="40" w:after="40" w:line="200" w:lineRule="exact"/>
              <w:ind w:left="0"/>
              <w:rPr>
                <w:sz w:val="16"/>
                <w:szCs w:val="16"/>
              </w:rPr>
            </w:pPr>
            <w:r w:rsidRPr="00A57D2B">
              <w:rPr>
                <w:sz w:val="16"/>
                <w:szCs w:val="16"/>
              </w:rPr>
              <w:t xml:space="preserve">Leigh’s </w:t>
            </w:r>
            <w:proofErr w:type="spellStart"/>
            <w:r w:rsidRPr="00A57D2B">
              <w:rPr>
                <w:sz w:val="16"/>
                <w:szCs w:val="16"/>
              </w:rPr>
              <w:t>Epigrip</w:t>
            </w:r>
            <w:proofErr w:type="spellEnd"/>
            <w:r w:rsidRPr="00A57D2B">
              <w:rPr>
                <w:sz w:val="16"/>
                <w:szCs w:val="16"/>
              </w:rPr>
              <w:t xml:space="preserve"> M216 Series</w:t>
            </w:r>
          </w:p>
        </w:tc>
        <w:tc>
          <w:tcPr>
            <w:tcW w:w="1080" w:type="dxa"/>
            <w:gridSpan w:val="2"/>
            <w:tcBorders>
              <w:top w:val="nil"/>
              <w:left w:val="nil"/>
              <w:bottom w:val="nil"/>
              <w:right w:val="nil"/>
            </w:tcBorders>
            <w:vAlign w:val="center"/>
          </w:tcPr>
          <w:p w14:paraId="490C5FCB" w14:textId="77777777" w:rsidR="003E601E" w:rsidRPr="00DD7EC6" w:rsidRDefault="003E601E" w:rsidP="00A25F9E">
            <w:pPr>
              <w:tabs>
                <w:tab w:val="left" w:pos="274"/>
              </w:tabs>
              <w:autoSpaceDE/>
              <w:autoSpaceDN/>
              <w:adjustRightInd/>
              <w:spacing w:before="40" w:after="40" w:line="200" w:lineRule="exact"/>
              <w:ind w:left="0"/>
              <w:jc w:val="center"/>
              <w:rPr>
                <w:sz w:val="16"/>
                <w:szCs w:val="16"/>
              </w:rPr>
            </w:pPr>
            <w:r w:rsidRPr="00DD7EC6">
              <w:rPr>
                <w:sz w:val="16"/>
                <w:szCs w:val="16"/>
              </w:rPr>
              <w:t>0</w:t>
            </w:r>
          </w:p>
        </w:tc>
        <w:tc>
          <w:tcPr>
            <w:tcW w:w="1951" w:type="dxa"/>
            <w:tcBorders>
              <w:top w:val="nil"/>
              <w:left w:val="nil"/>
              <w:bottom w:val="nil"/>
              <w:right w:val="nil"/>
            </w:tcBorders>
            <w:vAlign w:val="center"/>
          </w:tcPr>
          <w:p w14:paraId="7AC3D65E" w14:textId="77777777" w:rsidR="003E601E" w:rsidRPr="00DD7EC6" w:rsidRDefault="003E601E" w:rsidP="00A25F9E">
            <w:pPr>
              <w:tabs>
                <w:tab w:val="left" w:pos="186"/>
              </w:tabs>
              <w:autoSpaceDE/>
              <w:autoSpaceDN/>
              <w:adjustRightInd/>
              <w:spacing w:before="40" w:after="40" w:line="200" w:lineRule="exact"/>
              <w:ind w:left="65"/>
              <w:rPr>
                <w:sz w:val="16"/>
                <w:szCs w:val="16"/>
              </w:rPr>
            </w:pPr>
            <w:r w:rsidRPr="00B7339B">
              <w:rPr>
                <w:sz w:val="16"/>
                <w:szCs w:val="16"/>
              </w:rPr>
              <w:t>93°C</w:t>
            </w:r>
            <w:r w:rsidRPr="00DD7EC6">
              <w:rPr>
                <w:sz w:val="16"/>
                <w:szCs w:val="16"/>
              </w:rPr>
              <w:t>(</w:t>
            </w:r>
            <w:r w:rsidRPr="009D7AF9">
              <w:rPr>
                <w:sz w:val="16"/>
                <w:szCs w:val="16"/>
              </w:rPr>
              <w:t>200°F</w:t>
            </w:r>
            <w:r w:rsidRPr="00DD7EC6">
              <w:rPr>
                <w:sz w:val="16"/>
                <w:szCs w:val="16"/>
              </w:rPr>
              <w:t>)</w:t>
            </w:r>
          </w:p>
        </w:tc>
      </w:tr>
      <w:tr w:rsidR="003E601E" w:rsidRPr="00E50958" w14:paraId="6D2E976C" w14:textId="77777777" w:rsidTr="00A25F9E">
        <w:trPr>
          <w:trHeight w:val="288"/>
        </w:trPr>
        <w:tc>
          <w:tcPr>
            <w:tcW w:w="1908" w:type="dxa"/>
            <w:gridSpan w:val="3"/>
            <w:tcBorders>
              <w:top w:val="nil"/>
              <w:left w:val="nil"/>
              <w:bottom w:val="single" w:sz="12" w:space="0" w:color="auto"/>
              <w:right w:val="nil"/>
            </w:tcBorders>
            <w:vAlign w:val="center"/>
          </w:tcPr>
          <w:p w14:paraId="36CB7626" w14:textId="77777777" w:rsidR="003E601E" w:rsidRPr="00DD7EC6" w:rsidRDefault="003E601E" w:rsidP="00A25F9E">
            <w:pPr>
              <w:autoSpaceDE/>
              <w:autoSpaceDN/>
              <w:adjustRightInd/>
              <w:spacing w:before="40" w:after="40" w:line="200" w:lineRule="exact"/>
              <w:ind w:left="0"/>
              <w:rPr>
                <w:b/>
                <w:sz w:val="16"/>
                <w:szCs w:val="16"/>
              </w:rPr>
            </w:pPr>
          </w:p>
        </w:tc>
        <w:tc>
          <w:tcPr>
            <w:tcW w:w="2340" w:type="dxa"/>
            <w:tcBorders>
              <w:top w:val="nil"/>
              <w:left w:val="nil"/>
              <w:bottom w:val="single" w:sz="12" w:space="0" w:color="auto"/>
              <w:right w:val="nil"/>
            </w:tcBorders>
            <w:vAlign w:val="center"/>
          </w:tcPr>
          <w:p w14:paraId="36805E7B" w14:textId="77777777" w:rsidR="003E601E" w:rsidRPr="00DD7EC6" w:rsidRDefault="003E601E" w:rsidP="00E73D8E">
            <w:pPr>
              <w:tabs>
                <w:tab w:val="left" w:pos="0"/>
              </w:tabs>
              <w:autoSpaceDE/>
              <w:autoSpaceDN/>
              <w:adjustRightInd/>
              <w:spacing w:before="40" w:after="40" w:line="200" w:lineRule="exact"/>
              <w:ind w:left="-35"/>
              <w:rPr>
                <w:sz w:val="16"/>
                <w:szCs w:val="18"/>
              </w:rPr>
            </w:pPr>
            <w:r w:rsidRPr="00DD7EC6">
              <w:rPr>
                <w:sz w:val="16"/>
                <w:szCs w:val="18"/>
              </w:rPr>
              <w:t>PPG</w:t>
            </w:r>
          </w:p>
        </w:tc>
        <w:tc>
          <w:tcPr>
            <w:tcW w:w="2610" w:type="dxa"/>
            <w:gridSpan w:val="3"/>
            <w:tcBorders>
              <w:top w:val="nil"/>
              <w:left w:val="nil"/>
              <w:bottom w:val="single" w:sz="12" w:space="0" w:color="auto"/>
              <w:right w:val="nil"/>
            </w:tcBorders>
            <w:vAlign w:val="center"/>
          </w:tcPr>
          <w:p w14:paraId="75B563E1" w14:textId="783AA89E" w:rsidR="003E601E" w:rsidRPr="00A57D2B" w:rsidRDefault="003E601E" w:rsidP="00E73D8E">
            <w:pPr>
              <w:tabs>
                <w:tab w:val="left" w:pos="5"/>
              </w:tabs>
              <w:autoSpaceDE/>
              <w:autoSpaceDN/>
              <w:adjustRightInd/>
              <w:spacing w:before="40" w:after="40" w:line="200" w:lineRule="exact"/>
              <w:ind w:left="0"/>
              <w:rPr>
                <w:sz w:val="16"/>
                <w:szCs w:val="16"/>
              </w:rPr>
            </w:pPr>
            <w:proofErr w:type="spellStart"/>
            <w:r w:rsidRPr="00A57D2B">
              <w:rPr>
                <w:sz w:val="16"/>
                <w:szCs w:val="16"/>
              </w:rPr>
              <w:t>SigmaShield</w:t>
            </w:r>
            <w:proofErr w:type="spellEnd"/>
            <w:r w:rsidRPr="00A57D2B">
              <w:rPr>
                <w:sz w:val="16"/>
                <w:szCs w:val="16"/>
              </w:rPr>
              <w:t xml:space="preserve"> 880</w:t>
            </w:r>
            <w:r w:rsidR="00BC3097" w:rsidRPr="00A57D2B">
              <w:rPr>
                <w:sz w:val="16"/>
                <w:szCs w:val="16"/>
              </w:rPr>
              <w:t>XS</w:t>
            </w:r>
          </w:p>
        </w:tc>
        <w:tc>
          <w:tcPr>
            <w:tcW w:w="1080" w:type="dxa"/>
            <w:gridSpan w:val="2"/>
            <w:tcBorders>
              <w:top w:val="nil"/>
              <w:left w:val="nil"/>
              <w:bottom w:val="single" w:sz="12" w:space="0" w:color="auto"/>
              <w:right w:val="nil"/>
            </w:tcBorders>
            <w:vAlign w:val="center"/>
          </w:tcPr>
          <w:p w14:paraId="4AC5AEB7" w14:textId="77777777" w:rsidR="003E601E" w:rsidRPr="00DD7EC6" w:rsidRDefault="003E601E" w:rsidP="00A25F9E">
            <w:pPr>
              <w:tabs>
                <w:tab w:val="left" w:pos="274"/>
              </w:tabs>
              <w:autoSpaceDE/>
              <w:autoSpaceDN/>
              <w:adjustRightInd/>
              <w:spacing w:before="40" w:after="40" w:line="200" w:lineRule="exact"/>
              <w:ind w:left="0"/>
              <w:jc w:val="center"/>
              <w:rPr>
                <w:sz w:val="16"/>
                <w:szCs w:val="16"/>
              </w:rPr>
            </w:pPr>
            <w:r w:rsidRPr="00DD7EC6">
              <w:rPr>
                <w:sz w:val="16"/>
                <w:szCs w:val="16"/>
              </w:rPr>
              <w:t>207</w:t>
            </w:r>
          </w:p>
        </w:tc>
        <w:tc>
          <w:tcPr>
            <w:tcW w:w="1951" w:type="dxa"/>
            <w:tcBorders>
              <w:top w:val="nil"/>
              <w:left w:val="nil"/>
              <w:bottom w:val="single" w:sz="12" w:space="0" w:color="auto"/>
              <w:right w:val="nil"/>
            </w:tcBorders>
            <w:vAlign w:val="center"/>
          </w:tcPr>
          <w:p w14:paraId="1CCC859D" w14:textId="77777777" w:rsidR="003E601E" w:rsidRPr="00DD7EC6" w:rsidRDefault="003E601E" w:rsidP="00A25F9E">
            <w:pPr>
              <w:tabs>
                <w:tab w:val="left" w:pos="254"/>
              </w:tabs>
              <w:autoSpaceDE/>
              <w:autoSpaceDN/>
              <w:adjustRightInd/>
              <w:spacing w:before="40" w:after="40" w:line="200" w:lineRule="exact"/>
              <w:ind w:left="65"/>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3E601E" w:rsidRPr="00E50958" w14:paraId="7E4C5EF5" w14:textId="77777777" w:rsidTr="00A25F9E">
        <w:trPr>
          <w:trHeight w:val="288"/>
        </w:trPr>
        <w:tc>
          <w:tcPr>
            <w:tcW w:w="1368" w:type="dxa"/>
            <w:tcBorders>
              <w:left w:val="nil"/>
              <w:bottom w:val="nil"/>
              <w:right w:val="nil"/>
            </w:tcBorders>
            <w:vAlign w:val="center"/>
          </w:tcPr>
          <w:p w14:paraId="2F73FDB3" w14:textId="77777777" w:rsidR="003E601E" w:rsidRPr="00DD7EC6" w:rsidRDefault="003E601E" w:rsidP="00A25F9E">
            <w:pPr>
              <w:autoSpaceDE/>
              <w:autoSpaceDN/>
              <w:adjustRightInd/>
              <w:spacing w:before="40" w:after="40" w:line="200" w:lineRule="exact"/>
              <w:ind w:left="0"/>
              <w:rPr>
                <w:b/>
                <w:sz w:val="16"/>
                <w:szCs w:val="16"/>
              </w:rPr>
            </w:pPr>
            <w:r w:rsidRPr="00DD7EC6">
              <w:rPr>
                <w:b/>
                <w:sz w:val="16"/>
                <w:szCs w:val="16"/>
              </w:rPr>
              <w:t>Last Update:</w:t>
            </w:r>
          </w:p>
        </w:tc>
        <w:tc>
          <w:tcPr>
            <w:tcW w:w="2880" w:type="dxa"/>
            <w:gridSpan w:val="3"/>
            <w:tcBorders>
              <w:left w:val="nil"/>
              <w:bottom w:val="nil"/>
              <w:right w:val="nil"/>
            </w:tcBorders>
            <w:vAlign w:val="center"/>
          </w:tcPr>
          <w:p w14:paraId="0FD8926C" w14:textId="4245DBB6" w:rsidR="003E601E" w:rsidRPr="00B6377D" w:rsidRDefault="004D4DBC" w:rsidP="00A25F9E">
            <w:pPr>
              <w:autoSpaceDE/>
              <w:autoSpaceDN/>
              <w:adjustRightInd/>
              <w:spacing w:before="40" w:after="40" w:line="200" w:lineRule="exact"/>
              <w:ind w:left="65"/>
              <w:rPr>
                <w:b/>
                <w:sz w:val="16"/>
                <w:szCs w:val="16"/>
              </w:rPr>
            </w:pPr>
            <w:r>
              <w:rPr>
                <w:position w:val="-1"/>
                <w:sz w:val="16"/>
                <w:szCs w:val="16"/>
              </w:rPr>
              <w:t>November</w:t>
            </w:r>
            <w:r w:rsidR="00B6377D">
              <w:rPr>
                <w:position w:val="-1"/>
                <w:sz w:val="16"/>
                <w:szCs w:val="16"/>
              </w:rPr>
              <w:t xml:space="preserve"> 2025</w:t>
            </w:r>
          </w:p>
        </w:tc>
        <w:tc>
          <w:tcPr>
            <w:tcW w:w="2610" w:type="dxa"/>
            <w:gridSpan w:val="3"/>
            <w:tcBorders>
              <w:left w:val="nil"/>
              <w:bottom w:val="nil"/>
              <w:right w:val="nil"/>
            </w:tcBorders>
            <w:vAlign w:val="center"/>
          </w:tcPr>
          <w:p w14:paraId="0275FD46" w14:textId="77777777" w:rsidR="003E601E" w:rsidRPr="00DD7EC6" w:rsidRDefault="003E601E" w:rsidP="00A25F9E">
            <w:pPr>
              <w:autoSpaceDE/>
              <w:autoSpaceDN/>
              <w:adjustRightInd/>
              <w:spacing w:before="40" w:after="40" w:line="200" w:lineRule="exact"/>
              <w:ind w:left="65"/>
              <w:rPr>
                <w:sz w:val="16"/>
                <w:szCs w:val="16"/>
              </w:rPr>
            </w:pPr>
          </w:p>
        </w:tc>
        <w:tc>
          <w:tcPr>
            <w:tcW w:w="1080" w:type="dxa"/>
            <w:gridSpan w:val="2"/>
            <w:tcBorders>
              <w:left w:val="nil"/>
              <w:bottom w:val="nil"/>
              <w:right w:val="nil"/>
            </w:tcBorders>
            <w:vAlign w:val="center"/>
          </w:tcPr>
          <w:p w14:paraId="03821736" w14:textId="77777777" w:rsidR="003E601E" w:rsidRPr="00DD7EC6" w:rsidRDefault="003E601E" w:rsidP="00A25F9E">
            <w:pPr>
              <w:autoSpaceDE/>
              <w:autoSpaceDN/>
              <w:adjustRightInd/>
              <w:spacing w:before="40" w:after="40" w:line="200" w:lineRule="exact"/>
              <w:ind w:left="65"/>
              <w:rPr>
                <w:sz w:val="16"/>
                <w:szCs w:val="16"/>
              </w:rPr>
            </w:pPr>
          </w:p>
        </w:tc>
        <w:tc>
          <w:tcPr>
            <w:tcW w:w="1951" w:type="dxa"/>
            <w:tcBorders>
              <w:left w:val="nil"/>
              <w:bottom w:val="nil"/>
              <w:right w:val="nil"/>
            </w:tcBorders>
            <w:vAlign w:val="center"/>
          </w:tcPr>
          <w:p w14:paraId="30C12F9D" w14:textId="77777777" w:rsidR="003E601E" w:rsidRPr="00DD7EC6" w:rsidRDefault="003E601E" w:rsidP="00A25F9E">
            <w:pPr>
              <w:autoSpaceDE/>
              <w:autoSpaceDN/>
              <w:adjustRightInd/>
              <w:spacing w:before="40" w:after="40" w:line="200" w:lineRule="exact"/>
              <w:ind w:left="65"/>
              <w:rPr>
                <w:sz w:val="16"/>
                <w:szCs w:val="16"/>
              </w:rPr>
            </w:pPr>
          </w:p>
        </w:tc>
      </w:tr>
      <w:tr w:rsidR="003E601E" w:rsidRPr="00E50958" w14:paraId="0C2D8A0F" w14:textId="77777777" w:rsidTr="00A25F9E">
        <w:trPr>
          <w:trHeight w:val="288"/>
        </w:trPr>
        <w:tc>
          <w:tcPr>
            <w:tcW w:w="1368" w:type="dxa"/>
            <w:tcBorders>
              <w:top w:val="nil"/>
              <w:left w:val="nil"/>
              <w:bottom w:val="nil"/>
              <w:right w:val="nil"/>
            </w:tcBorders>
            <w:vAlign w:val="center"/>
          </w:tcPr>
          <w:p w14:paraId="52E3D227" w14:textId="77777777" w:rsidR="003E601E" w:rsidRPr="00DD7EC6" w:rsidRDefault="003E601E" w:rsidP="00A25F9E">
            <w:pPr>
              <w:autoSpaceDE/>
              <w:autoSpaceDN/>
              <w:adjustRightInd/>
              <w:spacing w:before="40" w:after="40" w:line="200" w:lineRule="exact"/>
              <w:ind w:left="0"/>
              <w:rPr>
                <w:b/>
                <w:sz w:val="16"/>
                <w:szCs w:val="16"/>
              </w:rPr>
            </w:pPr>
          </w:p>
        </w:tc>
        <w:tc>
          <w:tcPr>
            <w:tcW w:w="2880" w:type="dxa"/>
            <w:gridSpan w:val="3"/>
            <w:tcBorders>
              <w:top w:val="nil"/>
              <w:left w:val="nil"/>
              <w:bottom w:val="nil"/>
              <w:right w:val="nil"/>
            </w:tcBorders>
            <w:vAlign w:val="center"/>
          </w:tcPr>
          <w:p w14:paraId="09020F0B" w14:textId="77777777" w:rsidR="003E601E" w:rsidRPr="00DD7EC6" w:rsidRDefault="003E601E" w:rsidP="00A25F9E">
            <w:pPr>
              <w:autoSpaceDE/>
              <w:autoSpaceDN/>
              <w:adjustRightInd/>
              <w:spacing w:before="40" w:after="40" w:line="200" w:lineRule="exact"/>
              <w:ind w:left="65"/>
              <w:rPr>
                <w:sz w:val="16"/>
                <w:szCs w:val="16"/>
              </w:rPr>
            </w:pPr>
          </w:p>
        </w:tc>
        <w:tc>
          <w:tcPr>
            <w:tcW w:w="2610" w:type="dxa"/>
            <w:gridSpan w:val="3"/>
            <w:tcBorders>
              <w:top w:val="nil"/>
              <w:left w:val="nil"/>
              <w:bottom w:val="nil"/>
              <w:right w:val="nil"/>
            </w:tcBorders>
            <w:vAlign w:val="center"/>
          </w:tcPr>
          <w:p w14:paraId="2F07C98D" w14:textId="77777777" w:rsidR="003E601E" w:rsidRPr="00DD7EC6" w:rsidRDefault="003E601E" w:rsidP="00A25F9E">
            <w:pPr>
              <w:autoSpaceDE/>
              <w:autoSpaceDN/>
              <w:adjustRightInd/>
              <w:spacing w:before="40" w:after="40" w:line="200" w:lineRule="exact"/>
              <w:ind w:left="65"/>
              <w:rPr>
                <w:sz w:val="16"/>
                <w:szCs w:val="16"/>
              </w:rPr>
            </w:pPr>
          </w:p>
        </w:tc>
        <w:tc>
          <w:tcPr>
            <w:tcW w:w="1080" w:type="dxa"/>
            <w:gridSpan w:val="2"/>
            <w:tcBorders>
              <w:top w:val="nil"/>
              <w:left w:val="nil"/>
              <w:bottom w:val="nil"/>
              <w:right w:val="nil"/>
            </w:tcBorders>
            <w:vAlign w:val="center"/>
          </w:tcPr>
          <w:p w14:paraId="58CBF4AC" w14:textId="77777777" w:rsidR="003E601E" w:rsidRPr="00DD7EC6" w:rsidRDefault="003E601E" w:rsidP="00A25F9E">
            <w:pPr>
              <w:autoSpaceDE/>
              <w:autoSpaceDN/>
              <w:adjustRightInd/>
              <w:spacing w:before="40" w:after="40" w:line="200" w:lineRule="exact"/>
              <w:ind w:left="65"/>
              <w:rPr>
                <w:sz w:val="16"/>
                <w:szCs w:val="16"/>
              </w:rPr>
            </w:pPr>
          </w:p>
        </w:tc>
        <w:tc>
          <w:tcPr>
            <w:tcW w:w="1951" w:type="dxa"/>
            <w:tcBorders>
              <w:top w:val="nil"/>
              <w:left w:val="nil"/>
              <w:bottom w:val="nil"/>
              <w:right w:val="nil"/>
            </w:tcBorders>
            <w:vAlign w:val="center"/>
          </w:tcPr>
          <w:p w14:paraId="23764B25" w14:textId="77777777" w:rsidR="003E601E" w:rsidRPr="00DD7EC6" w:rsidRDefault="003E601E" w:rsidP="00A25F9E">
            <w:pPr>
              <w:autoSpaceDE/>
              <w:autoSpaceDN/>
              <w:adjustRightInd/>
              <w:spacing w:before="40" w:after="40" w:line="200" w:lineRule="exact"/>
              <w:ind w:left="65"/>
              <w:rPr>
                <w:sz w:val="16"/>
                <w:szCs w:val="16"/>
              </w:rPr>
            </w:pPr>
          </w:p>
        </w:tc>
      </w:tr>
    </w:tbl>
    <w:p w14:paraId="1750FB21" w14:textId="6DAA2587" w:rsidR="007972CA" w:rsidRDefault="007972CA" w:rsidP="007972CA">
      <w:pPr>
        <w:spacing w:before="0" w:line="240" w:lineRule="auto"/>
        <w:ind w:left="630" w:hanging="540"/>
        <w:rPr>
          <w:color w:val="auto"/>
          <w:sz w:val="16"/>
          <w:szCs w:val="16"/>
        </w:rPr>
      </w:pPr>
    </w:p>
    <w:p w14:paraId="01B7D149" w14:textId="302A3ACC" w:rsidR="007972CA" w:rsidRDefault="007972CA" w:rsidP="007972CA">
      <w:pPr>
        <w:spacing w:before="0" w:line="240" w:lineRule="auto"/>
        <w:ind w:left="630" w:hanging="540"/>
        <w:rPr>
          <w:color w:val="auto"/>
          <w:sz w:val="16"/>
          <w:szCs w:val="16"/>
        </w:rPr>
      </w:pPr>
      <w:r>
        <w:rPr>
          <w:color w:val="auto"/>
          <w:sz w:val="16"/>
          <w:szCs w:val="16"/>
        </w:rPr>
        <w:t>Note 1:</w:t>
      </w:r>
      <w:r w:rsidR="00EB314A">
        <w:rPr>
          <w:color w:val="auto"/>
          <w:sz w:val="16"/>
          <w:szCs w:val="16"/>
        </w:rPr>
        <w:tab/>
      </w:r>
      <w:r w:rsidRPr="007972CA">
        <w:rPr>
          <w:color w:val="auto"/>
          <w:sz w:val="16"/>
          <w:szCs w:val="16"/>
        </w:rPr>
        <w:t>*For underwater repair applications use Interzone101</w:t>
      </w:r>
    </w:p>
    <w:p w14:paraId="40CB16DD" w14:textId="03E496C5" w:rsidR="007972CA" w:rsidRPr="007972CA" w:rsidRDefault="007972CA" w:rsidP="007972CA">
      <w:pPr>
        <w:spacing w:before="0" w:line="240" w:lineRule="auto"/>
        <w:ind w:left="630" w:hanging="540"/>
        <w:rPr>
          <w:color w:val="auto"/>
          <w:sz w:val="16"/>
          <w:szCs w:val="16"/>
        </w:rPr>
      </w:pPr>
    </w:p>
    <w:p w14:paraId="4D66EBAC" w14:textId="77777777" w:rsidR="003E601E" w:rsidRDefault="003E601E" w:rsidP="003E601E">
      <w:pPr>
        <w:pStyle w:val="CES5191Arial8leftaligned"/>
      </w:pPr>
    </w:p>
    <w:p w14:paraId="006C0A0B" w14:textId="1F1E0B8A" w:rsidR="00396ED1" w:rsidRDefault="00396ED1">
      <w:pPr>
        <w:autoSpaceDE/>
        <w:autoSpaceDN/>
        <w:adjustRightInd/>
        <w:spacing w:before="0" w:line="240" w:lineRule="auto"/>
        <w:ind w:left="0"/>
        <w:rPr>
          <w:rFonts w:ascii="Arial" w:hAnsi="Arial" w:cs="Arial"/>
          <w:sz w:val="16"/>
          <w:szCs w:val="16"/>
        </w:rPr>
      </w:pPr>
      <w:r>
        <w:br w:type="page"/>
      </w:r>
    </w:p>
    <w:tbl>
      <w:tblPr>
        <w:tblpPr w:leftFromText="180" w:rightFromText="180" w:vertAnchor="text" w:horzAnchor="margin" w:tblpY="-5"/>
        <w:tblW w:w="98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440"/>
        <w:gridCol w:w="18"/>
        <w:gridCol w:w="540"/>
        <w:gridCol w:w="1890"/>
        <w:gridCol w:w="900"/>
        <w:gridCol w:w="720"/>
        <w:gridCol w:w="360"/>
        <w:gridCol w:w="360"/>
        <w:gridCol w:w="360"/>
        <w:gridCol w:w="990"/>
        <w:gridCol w:w="90"/>
        <w:gridCol w:w="2221"/>
      </w:tblGrid>
      <w:tr w:rsidR="003E601E" w:rsidRPr="00E50958" w14:paraId="17AD614D" w14:textId="77777777" w:rsidTr="00A25F9E">
        <w:trPr>
          <w:trHeight w:val="360"/>
        </w:trPr>
        <w:tc>
          <w:tcPr>
            <w:tcW w:w="9889" w:type="dxa"/>
            <w:gridSpan w:val="12"/>
            <w:tcBorders>
              <w:top w:val="single" w:sz="4" w:space="0" w:color="auto"/>
              <w:left w:val="nil"/>
              <w:right w:val="nil"/>
            </w:tcBorders>
            <w:shd w:val="clear" w:color="auto" w:fill="FFFFFF"/>
            <w:vAlign w:val="center"/>
          </w:tcPr>
          <w:p w14:paraId="14DDAFC9" w14:textId="77777777" w:rsidR="003E601E" w:rsidRPr="00180DCE" w:rsidRDefault="003E601E" w:rsidP="00A25F9E">
            <w:pPr>
              <w:autoSpaceDE/>
              <w:autoSpaceDN/>
              <w:adjustRightInd/>
              <w:spacing w:before="0" w:line="240" w:lineRule="auto"/>
              <w:ind w:left="0"/>
              <w:jc w:val="right"/>
              <w:rPr>
                <w:b/>
                <w:i/>
                <w:color w:val="333333"/>
                <w:sz w:val="20"/>
                <w:szCs w:val="20"/>
              </w:rPr>
            </w:pPr>
            <w:r w:rsidRPr="00180DCE">
              <w:rPr>
                <w:b/>
                <w:i/>
                <w:color w:val="333333"/>
                <w:sz w:val="20"/>
                <w:szCs w:val="20"/>
              </w:rPr>
              <w:lastRenderedPageBreak/>
              <w:t>Specialty Coating Systems</w:t>
            </w:r>
          </w:p>
        </w:tc>
      </w:tr>
      <w:tr w:rsidR="003E601E" w:rsidRPr="00E50958" w14:paraId="26D6E3CD" w14:textId="77777777" w:rsidTr="00A25F9E">
        <w:trPr>
          <w:trHeight w:val="360"/>
        </w:trPr>
        <w:tc>
          <w:tcPr>
            <w:tcW w:w="7668" w:type="dxa"/>
            <w:gridSpan w:val="11"/>
            <w:vAlign w:val="center"/>
          </w:tcPr>
          <w:p w14:paraId="717A920C" w14:textId="77777777" w:rsidR="003E601E" w:rsidRPr="00180DCE" w:rsidRDefault="003E601E" w:rsidP="00A25F9E">
            <w:pPr>
              <w:autoSpaceDE/>
              <w:autoSpaceDN/>
              <w:adjustRightInd/>
              <w:spacing w:before="0" w:line="240" w:lineRule="auto"/>
              <w:ind w:left="0"/>
              <w:rPr>
                <w:b/>
                <w:sz w:val="20"/>
                <w:szCs w:val="20"/>
              </w:rPr>
            </w:pPr>
            <w:r w:rsidRPr="00180DCE">
              <w:rPr>
                <w:b/>
                <w:sz w:val="20"/>
                <w:szCs w:val="20"/>
              </w:rPr>
              <w:t>Monel Sheath for Splash Zones</w:t>
            </w:r>
          </w:p>
        </w:tc>
        <w:tc>
          <w:tcPr>
            <w:tcW w:w="2221" w:type="dxa"/>
            <w:shd w:val="clear" w:color="auto" w:fill="000000"/>
            <w:vAlign w:val="center"/>
          </w:tcPr>
          <w:p w14:paraId="0641D6B7" w14:textId="77777777" w:rsidR="003E601E" w:rsidRPr="00180DCE" w:rsidRDefault="003E601E" w:rsidP="00A25F9E">
            <w:pPr>
              <w:autoSpaceDE/>
              <w:autoSpaceDN/>
              <w:adjustRightInd/>
              <w:spacing w:before="0" w:line="240" w:lineRule="auto"/>
              <w:ind w:left="0"/>
              <w:rPr>
                <w:b/>
                <w:color w:val="FFFFFF" w:themeColor="background1"/>
                <w:sz w:val="36"/>
                <w:szCs w:val="20"/>
              </w:rPr>
            </w:pPr>
            <w:r w:rsidRPr="00180DCE">
              <w:rPr>
                <w:b/>
                <w:color w:val="FFFFFF" w:themeColor="background1"/>
                <w:sz w:val="36"/>
                <w:szCs w:val="20"/>
              </w:rPr>
              <w:t>4.2</w:t>
            </w:r>
          </w:p>
        </w:tc>
      </w:tr>
      <w:tr w:rsidR="003E601E" w:rsidRPr="00E50958" w14:paraId="3DFB7F44" w14:textId="77777777" w:rsidTr="00A25F9E">
        <w:trPr>
          <w:trHeight w:val="690"/>
        </w:trPr>
        <w:tc>
          <w:tcPr>
            <w:tcW w:w="1440" w:type="dxa"/>
            <w:tcBorders>
              <w:top w:val="nil"/>
              <w:left w:val="nil"/>
              <w:bottom w:val="nil"/>
              <w:right w:val="nil"/>
            </w:tcBorders>
          </w:tcPr>
          <w:p w14:paraId="1CEE0797" w14:textId="77777777" w:rsidR="003E601E" w:rsidRPr="008A671D" w:rsidRDefault="003E601E" w:rsidP="00A25F9E">
            <w:pPr>
              <w:autoSpaceDE/>
              <w:autoSpaceDN/>
              <w:adjustRightInd/>
              <w:spacing w:before="40" w:after="40" w:line="240" w:lineRule="auto"/>
              <w:ind w:left="0"/>
              <w:rPr>
                <w:rFonts w:ascii="Arial" w:hAnsi="Arial" w:cs="Arial"/>
                <w:b/>
                <w:sz w:val="16"/>
                <w:szCs w:val="16"/>
              </w:rPr>
            </w:pPr>
            <w:r w:rsidRPr="008A671D">
              <w:rPr>
                <w:rFonts w:ascii="Arial" w:hAnsi="Arial" w:cs="Arial"/>
                <w:b/>
                <w:sz w:val="16"/>
                <w:szCs w:val="16"/>
              </w:rPr>
              <w:t>Surface Prep:</w:t>
            </w:r>
          </w:p>
        </w:tc>
        <w:tc>
          <w:tcPr>
            <w:tcW w:w="4068" w:type="dxa"/>
            <w:gridSpan w:val="5"/>
            <w:tcBorders>
              <w:top w:val="nil"/>
              <w:left w:val="nil"/>
              <w:bottom w:val="nil"/>
              <w:right w:val="nil"/>
            </w:tcBorders>
          </w:tcPr>
          <w:p w14:paraId="0E80CEDA" w14:textId="77777777" w:rsidR="004D4DBC" w:rsidRPr="004D4DBC" w:rsidRDefault="004D4DBC" w:rsidP="004D4DBC">
            <w:pPr>
              <w:tabs>
                <w:tab w:val="left" w:pos="120"/>
              </w:tabs>
              <w:autoSpaceDE/>
              <w:autoSpaceDN/>
              <w:adjustRightInd/>
              <w:spacing w:before="40" w:after="40" w:line="240" w:lineRule="auto"/>
              <w:ind w:left="65"/>
              <w:rPr>
                <w:sz w:val="16"/>
                <w:szCs w:val="16"/>
              </w:rPr>
            </w:pPr>
            <w:r w:rsidRPr="004D4DBC">
              <w:rPr>
                <w:sz w:val="16"/>
                <w:szCs w:val="16"/>
              </w:rPr>
              <w:t>SSPC-SP1/SP5 (NACE No. 1) (SA 3)</w:t>
            </w:r>
          </w:p>
          <w:p w14:paraId="309C63A4" w14:textId="77777777" w:rsidR="003E601E" w:rsidRDefault="004D4DBC" w:rsidP="004D4DBC">
            <w:pPr>
              <w:tabs>
                <w:tab w:val="left" w:pos="120"/>
              </w:tabs>
              <w:autoSpaceDE/>
              <w:autoSpaceDN/>
              <w:adjustRightInd/>
              <w:spacing w:before="40" w:after="40" w:line="240" w:lineRule="auto"/>
              <w:ind w:left="65"/>
              <w:rPr>
                <w:sz w:val="16"/>
                <w:szCs w:val="16"/>
              </w:rPr>
            </w:pPr>
            <w:r w:rsidRPr="004D4DBC">
              <w:rPr>
                <w:sz w:val="16"/>
                <w:szCs w:val="16"/>
              </w:rPr>
              <w:t>White metal blast cleanliness.</w:t>
            </w:r>
          </w:p>
          <w:p w14:paraId="72A5F6B5" w14:textId="347063E3" w:rsidR="002A3475" w:rsidRPr="00180DCE" w:rsidRDefault="002A3475" w:rsidP="004D4DBC">
            <w:pPr>
              <w:tabs>
                <w:tab w:val="left" w:pos="120"/>
              </w:tabs>
              <w:autoSpaceDE/>
              <w:autoSpaceDN/>
              <w:adjustRightInd/>
              <w:spacing w:before="40" w:after="40" w:line="240" w:lineRule="auto"/>
              <w:ind w:left="65"/>
              <w:rPr>
                <w:sz w:val="16"/>
                <w:szCs w:val="16"/>
              </w:rPr>
            </w:pPr>
            <w:r w:rsidRPr="002A3475">
              <w:rPr>
                <w:sz w:val="16"/>
                <w:szCs w:val="16"/>
              </w:rPr>
              <w:t>Power tool cleaning to bare metal, acceptable.</w:t>
            </w:r>
          </w:p>
        </w:tc>
        <w:tc>
          <w:tcPr>
            <w:tcW w:w="1080" w:type="dxa"/>
            <w:gridSpan w:val="3"/>
            <w:tcBorders>
              <w:top w:val="nil"/>
              <w:left w:val="nil"/>
              <w:bottom w:val="nil"/>
              <w:right w:val="nil"/>
            </w:tcBorders>
          </w:tcPr>
          <w:p w14:paraId="63F66933" w14:textId="77777777" w:rsidR="003E601E" w:rsidRPr="00180DCE" w:rsidRDefault="003E601E" w:rsidP="00A25F9E">
            <w:pPr>
              <w:tabs>
                <w:tab w:val="left" w:pos="21"/>
              </w:tabs>
              <w:autoSpaceDE/>
              <w:autoSpaceDN/>
              <w:adjustRightInd/>
              <w:spacing w:before="40" w:after="40" w:line="240" w:lineRule="auto"/>
              <w:ind w:left="-121"/>
              <w:rPr>
                <w:b/>
                <w:sz w:val="16"/>
                <w:szCs w:val="16"/>
              </w:rPr>
            </w:pPr>
            <w:r w:rsidRPr="00180DCE">
              <w:rPr>
                <w:b/>
                <w:sz w:val="16"/>
                <w:szCs w:val="16"/>
              </w:rPr>
              <w:t>Touch Up:</w:t>
            </w:r>
          </w:p>
        </w:tc>
        <w:tc>
          <w:tcPr>
            <w:tcW w:w="3301" w:type="dxa"/>
            <w:gridSpan w:val="3"/>
            <w:tcBorders>
              <w:top w:val="nil"/>
              <w:left w:val="nil"/>
              <w:bottom w:val="nil"/>
              <w:right w:val="nil"/>
            </w:tcBorders>
          </w:tcPr>
          <w:p w14:paraId="7F2EB5A5" w14:textId="77777777" w:rsidR="003E601E" w:rsidRPr="00180DCE" w:rsidRDefault="003E601E" w:rsidP="00A25F9E">
            <w:pPr>
              <w:autoSpaceDE/>
              <w:autoSpaceDN/>
              <w:adjustRightInd/>
              <w:spacing w:before="40" w:after="40" w:line="240" w:lineRule="auto"/>
              <w:ind w:left="0"/>
              <w:rPr>
                <w:sz w:val="16"/>
                <w:szCs w:val="16"/>
              </w:rPr>
            </w:pPr>
            <w:r w:rsidRPr="00180DCE">
              <w:rPr>
                <w:sz w:val="16"/>
                <w:szCs w:val="16"/>
              </w:rPr>
              <w:t>N/A</w:t>
            </w:r>
          </w:p>
        </w:tc>
      </w:tr>
      <w:tr w:rsidR="003E601E" w:rsidRPr="00E50958" w14:paraId="7AC9F776" w14:textId="77777777" w:rsidTr="00A25F9E">
        <w:trPr>
          <w:trHeight w:val="288"/>
        </w:trPr>
        <w:tc>
          <w:tcPr>
            <w:tcW w:w="1440" w:type="dxa"/>
            <w:tcBorders>
              <w:top w:val="nil"/>
              <w:left w:val="nil"/>
              <w:bottom w:val="nil"/>
              <w:right w:val="nil"/>
            </w:tcBorders>
            <w:vAlign w:val="center"/>
          </w:tcPr>
          <w:p w14:paraId="744E2526" w14:textId="77777777" w:rsidR="003E601E" w:rsidRPr="008A671D" w:rsidRDefault="003E601E" w:rsidP="00A25F9E">
            <w:pPr>
              <w:autoSpaceDE/>
              <w:autoSpaceDN/>
              <w:adjustRightInd/>
              <w:spacing w:before="40" w:after="40" w:line="240" w:lineRule="auto"/>
              <w:ind w:left="0"/>
              <w:rPr>
                <w:rFonts w:ascii="Arial" w:hAnsi="Arial" w:cs="Arial"/>
                <w:b/>
                <w:sz w:val="16"/>
                <w:szCs w:val="16"/>
              </w:rPr>
            </w:pPr>
            <w:r w:rsidRPr="008A671D">
              <w:rPr>
                <w:rFonts w:ascii="Arial" w:hAnsi="Arial" w:cs="Arial"/>
                <w:b/>
                <w:sz w:val="16"/>
                <w:szCs w:val="16"/>
              </w:rPr>
              <w:t>Anchor Pattern:</w:t>
            </w:r>
          </w:p>
        </w:tc>
        <w:tc>
          <w:tcPr>
            <w:tcW w:w="3348" w:type="dxa"/>
            <w:gridSpan w:val="4"/>
            <w:tcBorders>
              <w:top w:val="nil"/>
              <w:left w:val="nil"/>
              <w:bottom w:val="nil"/>
              <w:right w:val="nil"/>
            </w:tcBorders>
            <w:vAlign w:val="center"/>
          </w:tcPr>
          <w:p w14:paraId="74F40DA6" w14:textId="77777777" w:rsidR="003E601E" w:rsidRPr="00180DCE" w:rsidRDefault="003E601E" w:rsidP="00A25F9E">
            <w:pPr>
              <w:tabs>
                <w:tab w:val="left" w:pos="120"/>
              </w:tabs>
              <w:autoSpaceDE/>
              <w:autoSpaceDN/>
              <w:adjustRightInd/>
              <w:spacing w:before="40" w:after="40" w:line="240" w:lineRule="auto"/>
              <w:ind w:left="65"/>
              <w:rPr>
                <w:sz w:val="16"/>
                <w:szCs w:val="16"/>
              </w:rPr>
            </w:pPr>
            <w:r w:rsidRPr="00180DCE">
              <w:rPr>
                <w:sz w:val="16"/>
                <w:szCs w:val="16"/>
              </w:rPr>
              <w:t>Not applicable</w:t>
            </w:r>
          </w:p>
        </w:tc>
        <w:tc>
          <w:tcPr>
            <w:tcW w:w="1080" w:type="dxa"/>
            <w:gridSpan w:val="2"/>
            <w:tcBorders>
              <w:top w:val="nil"/>
              <w:left w:val="nil"/>
              <w:bottom w:val="nil"/>
              <w:right w:val="nil"/>
            </w:tcBorders>
            <w:vAlign w:val="center"/>
          </w:tcPr>
          <w:p w14:paraId="51BC9A68" w14:textId="77777777" w:rsidR="003E601E" w:rsidRPr="00180DCE" w:rsidRDefault="003E601E" w:rsidP="00A25F9E">
            <w:pPr>
              <w:tabs>
                <w:tab w:val="left" w:pos="120"/>
              </w:tabs>
              <w:autoSpaceDE/>
              <w:autoSpaceDN/>
              <w:adjustRightInd/>
              <w:spacing w:before="40" w:after="40" w:line="200" w:lineRule="exact"/>
              <w:ind w:left="65"/>
              <w:rPr>
                <w:sz w:val="16"/>
                <w:szCs w:val="16"/>
              </w:rPr>
            </w:pPr>
          </w:p>
        </w:tc>
        <w:tc>
          <w:tcPr>
            <w:tcW w:w="1800" w:type="dxa"/>
            <w:gridSpan w:val="4"/>
            <w:tcBorders>
              <w:top w:val="nil"/>
              <w:left w:val="nil"/>
              <w:bottom w:val="nil"/>
              <w:right w:val="nil"/>
            </w:tcBorders>
            <w:vAlign w:val="center"/>
          </w:tcPr>
          <w:p w14:paraId="4B7C606C" w14:textId="77777777" w:rsidR="003E601E" w:rsidRPr="00180DCE" w:rsidRDefault="003E601E" w:rsidP="00A25F9E">
            <w:pPr>
              <w:autoSpaceDE/>
              <w:autoSpaceDN/>
              <w:adjustRightInd/>
              <w:spacing w:before="40" w:after="40" w:line="200" w:lineRule="exact"/>
              <w:ind w:left="65"/>
              <w:rPr>
                <w:sz w:val="16"/>
                <w:szCs w:val="16"/>
              </w:rPr>
            </w:pPr>
          </w:p>
        </w:tc>
        <w:tc>
          <w:tcPr>
            <w:tcW w:w="2221" w:type="dxa"/>
            <w:tcBorders>
              <w:top w:val="nil"/>
              <w:left w:val="nil"/>
              <w:bottom w:val="nil"/>
              <w:right w:val="nil"/>
            </w:tcBorders>
            <w:vAlign w:val="center"/>
          </w:tcPr>
          <w:p w14:paraId="7D8BE480" w14:textId="77777777" w:rsidR="003E601E" w:rsidRPr="00180DCE" w:rsidRDefault="003E601E" w:rsidP="00A25F9E">
            <w:pPr>
              <w:autoSpaceDE/>
              <w:autoSpaceDN/>
              <w:adjustRightInd/>
              <w:spacing w:before="40" w:after="40" w:line="200" w:lineRule="exact"/>
              <w:ind w:left="65"/>
              <w:rPr>
                <w:sz w:val="16"/>
                <w:szCs w:val="16"/>
              </w:rPr>
            </w:pPr>
          </w:p>
        </w:tc>
      </w:tr>
      <w:tr w:rsidR="003E601E" w:rsidRPr="00E50958" w14:paraId="54220EEE" w14:textId="77777777" w:rsidTr="00A25F9E">
        <w:trPr>
          <w:trHeight w:val="288"/>
        </w:trPr>
        <w:tc>
          <w:tcPr>
            <w:tcW w:w="1440" w:type="dxa"/>
            <w:tcBorders>
              <w:top w:val="nil"/>
              <w:left w:val="nil"/>
              <w:bottom w:val="nil"/>
              <w:right w:val="nil"/>
            </w:tcBorders>
            <w:vAlign w:val="center"/>
          </w:tcPr>
          <w:p w14:paraId="3127588A" w14:textId="77777777" w:rsidR="003E601E" w:rsidRPr="008A671D" w:rsidRDefault="003E601E" w:rsidP="00A25F9E">
            <w:pPr>
              <w:autoSpaceDE/>
              <w:autoSpaceDN/>
              <w:adjustRightInd/>
              <w:spacing w:before="40" w:after="40" w:line="240" w:lineRule="auto"/>
              <w:ind w:left="0"/>
              <w:rPr>
                <w:rFonts w:ascii="Arial" w:hAnsi="Arial" w:cs="Arial"/>
                <w:b/>
                <w:sz w:val="16"/>
                <w:szCs w:val="16"/>
              </w:rPr>
            </w:pPr>
            <w:r w:rsidRPr="008A671D">
              <w:rPr>
                <w:rFonts w:ascii="Arial" w:hAnsi="Arial" w:cs="Arial"/>
                <w:b/>
                <w:sz w:val="16"/>
                <w:szCs w:val="16"/>
              </w:rPr>
              <w:t>Total DFT:</w:t>
            </w:r>
          </w:p>
        </w:tc>
        <w:tc>
          <w:tcPr>
            <w:tcW w:w="3348" w:type="dxa"/>
            <w:gridSpan w:val="4"/>
            <w:tcBorders>
              <w:top w:val="nil"/>
              <w:left w:val="nil"/>
              <w:bottom w:val="nil"/>
              <w:right w:val="nil"/>
            </w:tcBorders>
            <w:vAlign w:val="center"/>
          </w:tcPr>
          <w:p w14:paraId="4D7C648C" w14:textId="77777777" w:rsidR="003E601E" w:rsidRPr="00180DCE" w:rsidRDefault="003E601E" w:rsidP="00A25F9E">
            <w:pPr>
              <w:tabs>
                <w:tab w:val="left" w:pos="120"/>
              </w:tabs>
              <w:autoSpaceDE/>
              <w:autoSpaceDN/>
              <w:adjustRightInd/>
              <w:spacing w:before="40" w:after="40" w:line="240" w:lineRule="auto"/>
              <w:ind w:left="65"/>
              <w:rPr>
                <w:sz w:val="16"/>
                <w:szCs w:val="16"/>
              </w:rPr>
            </w:pPr>
            <w:r w:rsidRPr="00180DCE">
              <w:rPr>
                <w:sz w:val="16"/>
                <w:szCs w:val="16"/>
              </w:rPr>
              <w:t xml:space="preserve">16 gauge (0.062 </w:t>
            </w:r>
            <w:proofErr w:type="gramStart"/>
            <w:r w:rsidRPr="00180DCE">
              <w:rPr>
                <w:sz w:val="16"/>
                <w:szCs w:val="16"/>
              </w:rPr>
              <w:t>inch)*</w:t>
            </w:r>
            <w:proofErr w:type="gramEnd"/>
          </w:p>
        </w:tc>
        <w:tc>
          <w:tcPr>
            <w:tcW w:w="1080" w:type="dxa"/>
            <w:gridSpan w:val="2"/>
            <w:tcBorders>
              <w:top w:val="nil"/>
              <w:left w:val="nil"/>
              <w:bottom w:val="nil"/>
              <w:right w:val="nil"/>
            </w:tcBorders>
            <w:vAlign w:val="center"/>
          </w:tcPr>
          <w:p w14:paraId="382A3477" w14:textId="77777777" w:rsidR="003E601E" w:rsidRPr="00180DCE" w:rsidRDefault="003E601E" w:rsidP="00A25F9E">
            <w:pPr>
              <w:tabs>
                <w:tab w:val="left" w:pos="120"/>
              </w:tabs>
              <w:autoSpaceDE/>
              <w:autoSpaceDN/>
              <w:adjustRightInd/>
              <w:spacing w:before="40" w:after="40" w:line="200" w:lineRule="exact"/>
              <w:ind w:left="65"/>
              <w:rPr>
                <w:sz w:val="16"/>
                <w:szCs w:val="16"/>
              </w:rPr>
            </w:pPr>
          </w:p>
        </w:tc>
        <w:tc>
          <w:tcPr>
            <w:tcW w:w="1800" w:type="dxa"/>
            <w:gridSpan w:val="4"/>
            <w:tcBorders>
              <w:top w:val="nil"/>
              <w:left w:val="nil"/>
              <w:bottom w:val="nil"/>
              <w:right w:val="nil"/>
            </w:tcBorders>
            <w:vAlign w:val="center"/>
          </w:tcPr>
          <w:p w14:paraId="462B7865" w14:textId="77777777" w:rsidR="003E601E" w:rsidRPr="00180DCE" w:rsidRDefault="003E601E" w:rsidP="00A25F9E">
            <w:pPr>
              <w:autoSpaceDE/>
              <w:autoSpaceDN/>
              <w:adjustRightInd/>
              <w:spacing w:before="40" w:after="40" w:line="200" w:lineRule="exact"/>
              <w:ind w:left="65"/>
              <w:rPr>
                <w:sz w:val="16"/>
                <w:szCs w:val="16"/>
              </w:rPr>
            </w:pPr>
          </w:p>
        </w:tc>
        <w:tc>
          <w:tcPr>
            <w:tcW w:w="2221" w:type="dxa"/>
            <w:tcBorders>
              <w:top w:val="nil"/>
              <w:left w:val="nil"/>
              <w:bottom w:val="nil"/>
              <w:right w:val="nil"/>
            </w:tcBorders>
            <w:vAlign w:val="center"/>
          </w:tcPr>
          <w:p w14:paraId="0CB69941" w14:textId="77777777" w:rsidR="003E601E" w:rsidRPr="00180DCE" w:rsidRDefault="003E601E" w:rsidP="00A25F9E">
            <w:pPr>
              <w:autoSpaceDE/>
              <w:autoSpaceDN/>
              <w:adjustRightInd/>
              <w:spacing w:before="40" w:after="40" w:line="200" w:lineRule="exact"/>
              <w:ind w:left="65"/>
              <w:rPr>
                <w:sz w:val="16"/>
                <w:szCs w:val="16"/>
              </w:rPr>
            </w:pPr>
          </w:p>
        </w:tc>
      </w:tr>
      <w:tr w:rsidR="003E601E" w:rsidRPr="00E50958" w14:paraId="419BE2B8" w14:textId="77777777" w:rsidTr="00A25F9E">
        <w:trPr>
          <w:trHeight w:val="360"/>
        </w:trPr>
        <w:tc>
          <w:tcPr>
            <w:tcW w:w="1998" w:type="dxa"/>
            <w:gridSpan w:val="3"/>
            <w:tcBorders>
              <w:bottom w:val="single" w:sz="4" w:space="0" w:color="auto"/>
            </w:tcBorders>
            <w:shd w:val="clear" w:color="auto" w:fill="000000" w:themeFill="text1"/>
            <w:vAlign w:val="center"/>
          </w:tcPr>
          <w:p w14:paraId="39A3A2C4" w14:textId="77777777" w:rsidR="003E601E" w:rsidRPr="007A416F" w:rsidRDefault="003E601E" w:rsidP="00A25F9E">
            <w:pPr>
              <w:tabs>
                <w:tab w:val="left" w:pos="258"/>
              </w:tabs>
              <w:autoSpaceDE/>
              <w:autoSpaceDN/>
              <w:adjustRightInd/>
              <w:spacing w:before="0" w:line="280" w:lineRule="atLeast"/>
              <w:ind w:left="0"/>
              <w:rPr>
                <w:b/>
                <w:color w:val="FFFFFF" w:themeColor="background1"/>
                <w:sz w:val="18"/>
                <w:szCs w:val="18"/>
              </w:rPr>
            </w:pPr>
            <w:r w:rsidRPr="007A416F">
              <w:rPr>
                <w:b/>
                <w:color w:val="FFFFFF" w:themeColor="background1"/>
                <w:sz w:val="18"/>
                <w:szCs w:val="18"/>
              </w:rPr>
              <w:t>Coat, Generic Classification, DFT</w:t>
            </w:r>
          </w:p>
        </w:tc>
        <w:tc>
          <w:tcPr>
            <w:tcW w:w="1890" w:type="dxa"/>
            <w:tcBorders>
              <w:bottom w:val="single" w:sz="4" w:space="0" w:color="auto"/>
            </w:tcBorders>
            <w:shd w:val="clear" w:color="auto" w:fill="000000" w:themeFill="text1"/>
            <w:vAlign w:val="center"/>
          </w:tcPr>
          <w:p w14:paraId="55A81F08" w14:textId="77777777" w:rsidR="003E601E" w:rsidRPr="007A416F" w:rsidRDefault="003E601E" w:rsidP="00A25F9E">
            <w:pPr>
              <w:tabs>
                <w:tab w:val="left" w:pos="325"/>
              </w:tabs>
              <w:autoSpaceDE/>
              <w:autoSpaceDN/>
              <w:adjustRightInd/>
              <w:spacing w:before="0" w:line="280" w:lineRule="atLeast"/>
              <w:ind w:left="0"/>
              <w:rPr>
                <w:b/>
                <w:color w:val="FFFFFF" w:themeColor="background1"/>
                <w:sz w:val="18"/>
                <w:szCs w:val="18"/>
              </w:rPr>
            </w:pPr>
            <w:r w:rsidRPr="007A416F">
              <w:rPr>
                <w:b/>
                <w:color w:val="FFFFFF" w:themeColor="background1"/>
                <w:sz w:val="18"/>
                <w:szCs w:val="18"/>
              </w:rPr>
              <w:t>Manufacturer</w:t>
            </w:r>
          </w:p>
        </w:tc>
        <w:tc>
          <w:tcPr>
            <w:tcW w:w="2340" w:type="dxa"/>
            <w:gridSpan w:val="4"/>
            <w:tcBorders>
              <w:bottom w:val="single" w:sz="4" w:space="0" w:color="auto"/>
            </w:tcBorders>
            <w:shd w:val="clear" w:color="auto" w:fill="000000" w:themeFill="text1"/>
            <w:vAlign w:val="center"/>
          </w:tcPr>
          <w:p w14:paraId="2DBB49FA" w14:textId="77777777" w:rsidR="003E601E" w:rsidRPr="007A416F" w:rsidRDefault="003E601E" w:rsidP="00A25F9E">
            <w:pPr>
              <w:tabs>
                <w:tab w:val="left" w:pos="242"/>
              </w:tabs>
              <w:autoSpaceDE/>
              <w:autoSpaceDN/>
              <w:adjustRightInd/>
              <w:spacing w:before="0" w:line="280" w:lineRule="atLeast"/>
              <w:ind w:left="0"/>
              <w:rPr>
                <w:b/>
                <w:color w:val="FFFFFF" w:themeColor="background1"/>
                <w:sz w:val="18"/>
                <w:szCs w:val="18"/>
              </w:rPr>
            </w:pPr>
            <w:r w:rsidRPr="007A416F">
              <w:rPr>
                <w:b/>
                <w:color w:val="FFFFFF" w:themeColor="background1"/>
                <w:sz w:val="18"/>
                <w:szCs w:val="18"/>
              </w:rPr>
              <w:t>Product Designation</w:t>
            </w:r>
          </w:p>
        </w:tc>
        <w:tc>
          <w:tcPr>
            <w:tcW w:w="1350" w:type="dxa"/>
            <w:gridSpan w:val="2"/>
            <w:tcBorders>
              <w:bottom w:val="single" w:sz="4" w:space="0" w:color="auto"/>
            </w:tcBorders>
            <w:shd w:val="clear" w:color="auto" w:fill="000000" w:themeFill="text1"/>
            <w:vAlign w:val="center"/>
          </w:tcPr>
          <w:p w14:paraId="0511CE05" w14:textId="77777777" w:rsidR="003E601E" w:rsidRPr="007A416F" w:rsidRDefault="003E601E" w:rsidP="00A25F9E">
            <w:pPr>
              <w:tabs>
                <w:tab w:val="left" w:pos="238"/>
              </w:tabs>
              <w:autoSpaceDE/>
              <w:autoSpaceDN/>
              <w:adjustRightInd/>
              <w:spacing w:before="0" w:line="280" w:lineRule="atLeast"/>
              <w:ind w:left="0"/>
              <w:rPr>
                <w:b/>
                <w:color w:val="FFFFFF" w:themeColor="background1"/>
                <w:sz w:val="18"/>
                <w:szCs w:val="18"/>
              </w:rPr>
            </w:pPr>
            <w:r w:rsidRPr="007A416F">
              <w:rPr>
                <w:b/>
                <w:color w:val="FFFFFF" w:themeColor="background1"/>
                <w:sz w:val="18"/>
                <w:szCs w:val="18"/>
              </w:rPr>
              <w:t>VOC (G/L)</w:t>
            </w:r>
          </w:p>
        </w:tc>
        <w:tc>
          <w:tcPr>
            <w:tcW w:w="2311" w:type="dxa"/>
            <w:gridSpan w:val="2"/>
            <w:tcBorders>
              <w:bottom w:val="single" w:sz="4" w:space="0" w:color="auto"/>
            </w:tcBorders>
            <w:shd w:val="clear" w:color="auto" w:fill="000000" w:themeFill="text1"/>
            <w:vAlign w:val="center"/>
          </w:tcPr>
          <w:p w14:paraId="17195343" w14:textId="77777777" w:rsidR="003E601E" w:rsidRPr="007A416F" w:rsidRDefault="003E601E" w:rsidP="00A25F9E">
            <w:pPr>
              <w:tabs>
                <w:tab w:val="left" w:pos="219"/>
              </w:tabs>
              <w:autoSpaceDE/>
              <w:autoSpaceDN/>
              <w:adjustRightInd/>
              <w:spacing w:before="0" w:line="280" w:lineRule="atLeast"/>
              <w:ind w:left="72"/>
              <w:rPr>
                <w:b/>
                <w:color w:val="FFFFFF" w:themeColor="background1"/>
                <w:sz w:val="18"/>
                <w:szCs w:val="18"/>
              </w:rPr>
            </w:pPr>
            <w:r w:rsidRPr="007A416F">
              <w:rPr>
                <w:b/>
                <w:color w:val="FFFFFF" w:themeColor="background1"/>
                <w:sz w:val="18"/>
                <w:szCs w:val="18"/>
              </w:rPr>
              <w:t>By Max</w:t>
            </w:r>
            <w:r w:rsidRPr="007A416F">
              <w:rPr>
                <w:b/>
                <w:color w:val="FFFFFF" w:themeColor="background1"/>
                <w:sz w:val="18"/>
                <w:szCs w:val="18"/>
              </w:rPr>
              <w:br/>
              <w:t xml:space="preserve">   Svc Temp</w:t>
            </w:r>
          </w:p>
        </w:tc>
      </w:tr>
      <w:tr w:rsidR="003E601E" w:rsidRPr="00E50958" w14:paraId="2E64ED09" w14:textId="77777777" w:rsidTr="00A25F9E">
        <w:trPr>
          <w:trHeight w:val="288"/>
        </w:trPr>
        <w:tc>
          <w:tcPr>
            <w:tcW w:w="9889" w:type="dxa"/>
            <w:gridSpan w:val="12"/>
            <w:tcBorders>
              <w:top w:val="single" w:sz="4" w:space="0" w:color="auto"/>
              <w:left w:val="nil"/>
              <w:bottom w:val="nil"/>
              <w:right w:val="nil"/>
            </w:tcBorders>
            <w:vAlign w:val="center"/>
          </w:tcPr>
          <w:p w14:paraId="14557B39" w14:textId="77777777" w:rsidR="003E601E" w:rsidRPr="00180DCE" w:rsidRDefault="003E601E" w:rsidP="00A25F9E">
            <w:pPr>
              <w:autoSpaceDE/>
              <w:autoSpaceDN/>
              <w:adjustRightInd/>
              <w:spacing w:before="40" w:after="40" w:line="200" w:lineRule="exact"/>
              <w:ind w:left="65"/>
              <w:rPr>
                <w:sz w:val="16"/>
                <w:szCs w:val="16"/>
              </w:rPr>
            </w:pPr>
          </w:p>
        </w:tc>
      </w:tr>
      <w:tr w:rsidR="003E601E" w:rsidRPr="00E50958" w14:paraId="00DF13B4" w14:textId="77777777" w:rsidTr="00A25F9E">
        <w:trPr>
          <w:trHeight w:val="288"/>
        </w:trPr>
        <w:tc>
          <w:tcPr>
            <w:tcW w:w="9889" w:type="dxa"/>
            <w:gridSpan w:val="12"/>
            <w:tcBorders>
              <w:top w:val="nil"/>
              <w:left w:val="nil"/>
              <w:bottom w:val="single" w:sz="12" w:space="0" w:color="auto"/>
              <w:right w:val="nil"/>
            </w:tcBorders>
            <w:vAlign w:val="center"/>
          </w:tcPr>
          <w:p w14:paraId="70E63601" w14:textId="77777777" w:rsidR="003E601E" w:rsidRPr="00180DCE" w:rsidRDefault="003E601E" w:rsidP="00A25F9E">
            <w:pPr>
              <w:tabs>
                <w:tab w:val="left" w:pos="0"/>
              </w:tabs>
              <w:autoSpaceDE/>
              <w:autoSpaceDN/>
              <w:adjustRightInd/>
              <w:spacing w:before="40" w:after="40" w:line="200" w:lineRule="exact"/>
              <w:ind w:left="0"/>
              <w:rPr>
                <w:sz w:val="16"/>
                <w:szCs w:val="16"/>
              </w:rPr>
            </w:pPr>
            <w:r w:rsidRPr="00180DCE">
              <w:rPr>
                <w:sz w:val="16"/>
                <w:szCs w:val="16"/>
              </w:rPr>
              <w:t>Clad the specified portion of the splash zone with cold rolled, plain, unpolished, Monel sheathing per ASTM B-127.</w:t>
            </w:r>
          </w:p>
          <w:p w14:paraId="4AB2A5FF" w14:textId="77777777" w:rsidR="003E601E" w:rsidRPr="00180DCE" w:rsidRDefault="003E601E" w:rsidP="00A25F9E">
            <w:pPr>
              <w:tabs>
                <w:tab w:val="left" w:pos="0"/>
              </w:tabs>
              <w:autoSpaceDE/>
              <w:autoSpaceDN/>
              <w:adjustRightInd/>
              <w:spacing w:before="40" w:after="40" w:line="200" w:lineRule="exact"/>
              <w:ind w:left="0"/>
              <w:rPr>
                <w:sz w:val="16"/>
                <w:szCs w:val="16"/>
              </w:rPr>
            </w:pPr>
            <w:r w:rsidRPr="00180DCE">
              <w:rPr>
                <w:sz w:val="16"/>
                <w:szCs w:val="16"/>
              </w:rPr>
              <w:t xml:space="preserve">Weld the Monel sheathing continuously on all edges. Overlap all joints in the Monel sheathing by four inches. </w:t>
            </w:r>
            <w:proofErr w:type="gramStart"/>
            <w:r w:rsidRPr="00180DCE">
              <w:rPr>
                <w:sz w:val="16"/>
                <w:szCs w:val="16"/>
              </w:rPr>
              <w:t>Require</w:t>
            </w:r>
            <w:proofErr w:type="gramEnd"/>
            <w:r w:rsidRPr="00180DCE">
              <w:rPr>
                <w:sz w:val="16"/>
                <w:szCs w:val="16"/>
              </w:rPr>
              <w:t xml:space="preserve"> contractor to submit the shop drawings showing application details for Monel to Owner for authorization.</w:t>
            </w:r>
          </w:p>
          <w:p w14:paraId="4296F530" w14:textId="77777777" w:rsidR="003E601E" w:rsidRPr="00180DCE" w:rsidRDefault="003E601E" w:rsidP="00A25F9E">
            <w:pPr>
              <w:tabs>
                <w:tab w:val="left" w:pos="0"/>
              </w:tabs>
              <w:autoSpaceDE/>
              <w:autoSpaceDN/>
              <w:adjustRightInd/>
              <w:spacing w:before="40" w:after="40" w:line="200" w:lineRule="exact"/>
              <w:ind w:left="0"/>
              <w:rPr>
                <w:sz w:val="16"/>
                <w:szCs w:val="16"/>
              </w:rPr>
            </w:pPr>
            <w:r w:rsidRPr="00180DCE">
              <w:rPr>
                <w:sz w:val="16"/>
                <w:szCs w:val="16"/>
              </w:rPr>
              <w:t>Ensure full corrosion protection to the portion of the structure covered by Monel by requiring water-tight welds fasten Monel sheathing to steel members and Monel to Monel. Inspect all such welds with liquid-penetrant testing.</w:t>
            </w:r>
          </w:p>
          <w:p w14:paraId="34490C34" w14:textId="77777777" w:rsidR="003E601E" w:rsidRPr="00180DCE" w:rsidRDefault="003E601E" w:rsidP="00A25F9E">
            <w:pPr>
              <w:tabs>
                <w:tab w:val="left" w:pos="0"/>
              </w:tabs>
              <w:autoSpaceDE/>
              <w:autoSpaceDN/>
              <w:adjustRightInd/>
              <w:spacing w:before="40" w:after="40" w:line="200" w:lineRule="exact"/>
              <w:ind w:left="0"/>
              <w:rPr>
                <w:sz w:val="16"/>
                <w:szCs w:val="16"/>
              </w:rPr>
            </w:pPr>
            <w:r w:rsidRPr="00180DCE">
              <w:rPr>
                <w:sz w:val="16"/>
                <w:szCs w:val="16"/>
              </w:rPr>
              <w:t>Repair all defects exceeding those allowed in AWS D1.1 par. 9.25. Weld Monel to steel and Monel to Monel with only GMAW or GTAW processes using Monel filler metal conforming to AWS 5.14 class ERNi Cu-7.</w:t>
            </w:r>
          </w:p>
          <w:p w14:paraId="7165F197" w14:textId="77777777" w:rsidR="003E601E" w:rsidRPr="00180DCE" w:rsidRDefault="003E601E" w:rsidP="00A25F9E">
            <w:pPr>
              <w:tabs>
                <w:tab w:val="left" w:pos="0"/>
              </w:tabs>
              <w:autoSpaceDE/>
              <w:autoSpaceDN/>
              <w:adjustRightInd/>
              <w:spacing w:before="40" w:after="40" w:line="200" w:lineRule="exact"/>
              <w:ind w:left="0"/>
              <w:rPr>
                <w:sz w:val="16"/>
                <w:szCs w:val="16"/>
              </w:rPr>
            </w:pPr>
            <w:r w:rsidRPr="00180DCE">
              <w:rPr>
                <w:sz w:val="16"/>
                <w:szCs w:val="16"/>
              </w:rPr>
              <w:t>Qualify all weld procedures and welders working with Monel according to AWS D1.1 as for a fillet weld using a macro etch cross-section test. Recognize that Monel can tear if posed to mechanical damage. Heavier gauge of Monel can provide some additional tear resistance, but not a substantial difference. Consider cost and handling before selecting heavier gauge Monel.</w:t>
            </w:r>
          </w:p>
          <w:p w14:paraId="6EF231BA" w14:textId="77777777" w:rsidR="003E601E" w:rsidRPr="00180DCE" w:rsidRDefault="003E601E" w:rsidP="00A25F9E">
            <w:pPr>
              <w:tabs>
                <w:tab w:val="left" w:pos="0"/>
              </w:tabs>
              <w:autoSpaceDE/>
              <w:autoSpaceDN/>
              <w:adjustRightInd/>
              <w:spacing w:before="40" w:after="40" w:line="200" w:lineRule="exact"/>
              <w:ind w:left="0"/>
              <w:rPr>
                <w:sz w:val="16"/>
                <w:szCs w:val="16"/>
              </w:rPr>
            </w:pPr>
          </w:p>
          <w:p w14:paraId="5C6AA0C8" w14:textId="77777777" w:rsidR="003E601E" w:rsidRPr="00180DCE" w:rsidRDefault="003E601E" w:rsidP="00A25F9E">
            <w:pPr>
              <w:tabs>
                <w:tab w:val="left" w:pos="0"/>
              </w:tabs>
              <w:autoSpaceDE/>
              <w:autoSpaceDN/>
              <w:adjustRightInd/>
              <w:spacing w:before="40" w:after="40" w:line="200" w:lineRule="exact"/>
              <w:ind w:left="0"/>
              <w:rPr>
                <w:sz w:val="16"/>
                <w:szCs w:val="16"/>
              </w:rPr>
            </w:pPr>
            <w:r w:rsidRPr="00180DCE">
              <w:rPr>
                <w:sz w:val="16"/>
                <w:szCs w:val="16"/>
              </w:rPr>
              <w:t>*This is not DFT; this is Minimum Thickness.</w:t>
            </w:r>
          </w:p>
          <w:p w14:paraId="01A70E5F" w14:textId="77777777" w:rsidR="003E601E" w:rsidRPr="00180DCE" w:rsidRDefault="003E601E" w:rsidP="00A25F9E">
            <w:pPr>
              <w:autoSpaceDE/>
              <w:autoSpaceDN/>
              <w:adjustRightInd/>
              <w:spacing w:before="40" w:after="40" w:line="200" w:lineRule="exact"/>
              <w:ind w:left="142"/>
              <w:rPr>
                <w:sz w:val="16"/>
                <w:szCs w:val="16"/>
              </w:rPr>
            </w:pPr>
          </w:p>
        </w:tc>
      </w:tr>
      <w:tr w:rsidR="003E601E" w:rsidRPr="00E50958" w14:paraId="724C3BE5" w14:textId="77777777" w:rsidTr="00A25F9E">
        <w:trPr>
          <w:trHeight w:val="288"/>
        </w:trPr>
        <w:tc>
          <w:tcPr>
            <w:tcW w:w="1458" w:type="dxa"/>
            <w:gridSpan w:val="2"/>
            <w:tcBorders>
              <w:top w:val="single" w:sz="12" w:space="0" w:color="auto"/>
              <w:left w:val="nil"/>
              <w:bottom w:val="nil"/>
              <w:right w:val="nil"/>
            </w:tcBorders>
            <w:vAlign w:val="center"/>
          </w:tcPr>
          <w:p w14:paraId="090394EC" w14:textId="77777777" w:rsidR="003E601E" w:rsidRPr="008A671D" w:rsidRDefault="003E601E" w:rsidP="00A25F9E">
            <w:pPr>
              <w:autoSpaceDE/>
              <w:autoSpaceDN/>
              <w:adjustRightInd/>
              <w:spacing w:before="40" w:after="40" w:line="200" w:lineRule="exact"/>
              <w:ind w:left="0"/>
              <w:rPr>
                <w:rFonts w:ascii="Arial" w:hAnsi="Arial" w:cs="Arial"/>
                <w:b/>
                <w:sz w:val="16"/>
                <w:szCs w:val="16"/>
              </w:rPr>
            </w:pPr>
            <w:r w:rsidRPr="008A671D">
              <w:rPr>
                <w:rFonts w:ascii="Arial" w:hAnsi="Arial" w:cs="Arial"/>
                <w:b/>
                <w:sz w:val="16"/>
                <w:szCs w:val="16"/>
              </w:rPr>
              <w:t>Last Update:</w:t>
            </w:r>
          </w:p>
        </w:tc>
        <w:tc>
          <w:tcPr>
            <w:tcW w:w="2430" w:type="dxa"/>
            <w:gridSpan w:val="2"/>
            <w:tcBorders>
              <w:top w:val="single" w:sz="12" w:space="0" w:color="auto"/>
              <w:left w:val="nil"/>
              <w:bottom w:val="nil"/>
              <w:right w:val="nil"/>
            </w:tcBorders>
            <w:vAlign w:val="center"/>
          </w:tcPr>
          <w:p w14:paraId="6974C702" w14:textId="4BEA765C" w:rsidR="003E601E" w:rsidRPr="00180DCE" w:rsidRDefault="0095685E" w:rsidP="00A25F9E">
            <w:pPr>
              <w:autoSpaceDE/>
              <w:autoSpaceDN/>
              <w:adjustRightInd/>
              <w:spacing w:before="40" w:after="40" w:line="200" w:lineRule="exact"/>
              <w:ind w:left="65"/>
              <w:rPr>
                <w:b/>
                <w:sz w:val="16"/>
                <w:szCs w:val="16"/>
              </w:rPr>
            </w:pPr>
            <w:r>
              <w:rPr>
                <w:position w:val="-1"/>
                <w:sz w:val="16"/>
                <w:szCs w:val="16"/>
              </w:rPr>
              <w:t>November</w:t>
            </w:r>
            <w:r w:rsidR="007972CA">
              <w:rPr>
                <w:position w:val="-1"/>
                <w:sz w:val="16"/>
                <w:szCs w:val="16"/>
              </w:rPr>
              <w:t xml:space="preserve"> 2025</w:t>
            </w:r>
          </w:p>
        </w:tc>
        <w:tc>
          <w:tcPr>
            <w:tcW w:w="2340" w:type="dxa"/>
            <w:gridSpan w:val="4"/>
            <w:tcBorders>
              <w:top w:val="single" w:sz="12" w:space="0" w:color="auto"/>
              <w:left w:val="nil"/>
              <w:bottom w:val="nil"/>
              <w:right w:val="nil"/>
            </w:tcBorders>
            <w:vAlign w:val="center"/>
          </w:tcPr>
          <w:p w14:paraId="40037BCE" w14:textId="77777777" w:rsidR="003E601E" w:rsidRPr="00180DCE" w:rsidRDefault="003E601E" w:rsidP="00A25F9E">
            <w:pPr>
              <w:autoSpaceDE/>
              <w:autoSpaceDN/>
              <w:adjustRightInd/>
              <w:spacing w:before="40" w:after="40" w:line="200" w:lineRule="exact"/>
              <w:ind w:left="65"/>
              <w:rPr>
                <w:sz w:val="16"/>
                <w:szCs w:val="16"/>
              </w:rPr>
            </w:pPr>
          </w:p>
        </w:tc>
        <w:tc>
          <w:tcPr>
            <w:tcW w:w="1350" w:type="dxa"/>
            <w:gridSpan w:val="2"/>
            <w:tcBorders>
              <w:top w:val="single" w:sz="12" w:space="0" w:color="auto"/>
              <w:left w:val="nil"/>
              <w:bottom w:val="nil"/>
              <w:right w:val="nil"/>
            </w:tcBorders>
            <w:vAlign w:val="center"/>
          </w:tcPr>
          <w:p w14:paraId="60B153AB" w14:textId="77777777" w:rsidR="003E601E" w:rsidRPr="00180DCE" w:rsidRDefault="003E601E" w:rsidP="00A25F9E">
            <w:pPr>
              <w:autoSpaceDE/>
              <w:autoSpaceDN/>
              <w:adjustRightInd/>
              <w:spacing w:before="40" w:after="40" w:line="200" w:lineRule="exact"/>
              <w:ind w:left="65"/>
              <w:rPr>
                <w:sz w:val="16"/>
                <w:szCs w:val="16"/>
              </w:rPr>
            </w:pPr>
          </w:p>
        </w:tc>
        <w:tc>
          <w:tcPr>
            <w:tcW w:w="2311" w:type="dxa"/>
            <w:gridSpan w:val="2"/>
            <w:tcBorders>
              <w:top w:val="single" w:sz="12" w:space="0" w:color="auto"/>
              <w:left w:val="nil"/>
              <w:bottom w:val="nil"/>
              <w:right w:val="nil"/>
            </w:tcBorders>
            <w:vAlign w:val="center"/>
          </w:tcPr>
          <w:p w14:paraId="0DE3AC0E" w14:textId="77777777" w:rsidR="003E601E" w:rsidRPr="00180DCE" w:rsidRDefault="003E601E" w:rsidP="00A25F9E">
            <w:pPr>
              <w:autoSpaceDE/>
              <w:autoSpaceDN/>
              <w:adjustRightInd/>
              <w:spacing w:before="40" w:after="40" w:line="200" w:lineRule="exact"/>
              <w:ind w:left="65"/>
              <w:rPr>
                <w:sz w:val="16"/>
                <w:szCs w:val="16"/>
              </w:rPr>
            </w:pPr>
          </w:p>
        </w:tc>
      </w:tr>
    </w:tbl>
    <w:p w14:paraId="71A2C3D6" w14:textId="77777777" w:rsidR="003E601E" w:rsidRDefault="003E601E" w:rsidP="003E601E">
      <w:pPr>
        <w:pStyle w:val="CES5191Arial8leftaligned"/>
      </w:pPr>
    </w:p>
    <w:p w14:paraId="0C3FEE7E" w14:textId="11682212" w:rsidR="00396ED1" w:rsidRDefault="00396ED1">
      <w:pPr>
        <w:autoSpaceDE/>
        <w:autoSpaceDN/>
        <w:adjustRightInd/>
        <w:spacing w:before="0" w:line="240" w:lineRule="auto"/>
        <w:ind w:left="0"/>
        <w:rPr>
          <w:rFonts w:ascii="Arial" w:hAnsi="Arial" w:cs="Arial"/>
          <w:sz w:val="16"/>
          <w:szCs w:val="16"/>
        </w:rPr>
      </w:pPr>
      <w:r>
        <w:br w:type="page"/>
      </w:r>
    </w:p>
    <w:p w14:paraId="0CA74A85" w14:textId="77777777" w:rsidR="003E601E" w:rsidRDefault="003E601E" w:rsidP="003E601E">
      <w:pPr>
        <w:pStyle w:val="CES5191Arial8leftaligned"/>
      </w:pPr>
    </w:p>
    <w:tbl>
      <w:tblPr>
        <w:tblpPr w:leftFromText="180" w:rightFromText="180" w:vertAnchor="text" w:horzAnchor="margin" w:tblpY="-46"/>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8"/>
        <w:gridCol w:w="162"/>
        <w:gridCol w:w="848"/>
        <w:gridCol w:w="2320"/>
        <w:gridCol w:w="1188"/>
        <w:gridCol w:w="972"/>
        <w:gridCol w:w="900"/>
        <w:gridCol w:w="71"/>
        <w:gridCol w:w="2150"/>
      </w:tblGrid>
      <w:tr w:rsidR="003E601E" w14:paraId="74E4000C" w14:textId="77777777" w:rsidTr="00A25F9E">
        <w:trPr>
          <w:trHeight w:val="360"/>
        </w:trPr>
        <w:tc>
          <w:tcPr>
            <w:tcW w:w="9889" w:type="dxa"/>
            <w:gridSpan w:val="9"/>
            <w:tcBorders>
              <w:left w:val="nil"/>
              <w:right w:val="nil"/>
            </w:tcBorders>
            <w:shd w:val="clear" w:color="auto" w:fill="FFFFFF"/>
            <w:vAlign w:val="center"/>
          </w:tcPr>
          <w:p w14:paraId="08E283B9" w14:textId="77777777" w:rsidR="003E601E" w:rsidRPr="00E77E11" w:rsidRDefault="003E601E" w:rsidP="00A25F9E">
            <w:pPr>
              <w:pStyle w:val="CES5191PrimerOnlyHeader"/>
              <w:rPr>
                <w:rFonts w:ascii="Times New Roman" w:hAnsi="Times New Roman"/>
              </w:rPr>
            </w:pPr>
            <w:r w:rsidRPr="00E77E11">
              <w:rPr>
                <w:rFonts w:ascii="Times New Roman" w:hAnsi="Times New Roman"/>
              </w:rPr>
              <w:t>Specialty Coating Systems</w:t>
            </w:r>
          </w:p>
        </w:tc>
      </w:tr>
      <w:tr w:rsidR="003E601E" w14:paraId="1ECB441F" w14:textId="77777777" w:rsidTr="00A25F9E">
        <w:trPr>
          <w:trHeight w:val="360"/>
        </w:trPr>
        <w:tc>
          <w:tcPr>
            <w:tcW w:w="7668" w:type="dxa"/>
            <w:gridSpan w:val="7"/>
            <w:tcBorders>
              <w:top w:val="single" w:sz="12" w:space="0" w:color="auto"/>
              <w:left w:val="single" w:sz="12" w:space="0" w:color="auto"/>
              <w:bottom w:val="single" w:sz="12" w:space="0" w:color="auto"/>
              <w:right w:val="single" w:sz="12" w:space="0" w:color="auto"/>
            </w:tcBorders>
            <w:vAlign w:val="center"/>
          </w:tcPr>
          <w:p w14:paraId="69E2B884" w14:textId="77777777" w:rsidR="003E601E" w:rsidRPr="00E77E11" w:rsidRDefault="003E601E" w:rsidP="00A25F9E">
            <w:pPr>
              <w:pStyle w:val="CES5191TitleBox"/>
              <w:rPr>
                <w:rFonts w:ascii="Times New Roman" w:hAnsi="Times New Roman" w:cs="Times New Roman"/>
              </w:rPr>
            </w:pPr>
            <w:r w:rsidRPr="00E77E11">
              <w:rPr>
                <w:rFonts w:ascii="Times New Roman" w:hAnsi="Times New Roman" w:cs="Times New Roman"/>
              </w:rPr>
              <w:t>Vulcanized Neoprene for Splash Zones</w:t>
            </w:r>
          </w:p>
        </w:tc>
        <w:tc>
          <w:tcPr>
            <w:tcW w:w="2221" w:type="dxa"/>
            <w:gridSpan w:val="2"/>
            <w:tcBorders>
              <w:top w:val="single" w:sz="12" w:space="0" w:color="auto"/>
              <w:left w:val="single" w:sz="12" w:space="0" w:color="auto"/>
              <w:bottom w:val="single" w:sz="12" w:space="0" w:color="auto"/>
              <w:right w:val="single" w:sz="12" w:space="0" w:color="auto"/>
            </w:tcBorders>
            <w:shd w:val="clear" w:color="auto" w:fill="000000"/>
            <w:vAlign w:val="center"/>
          </w:tcPr>
          <w:p w14:paraId="39CD949E" w14:textId="77777777" w:rsidR="003E601E" w:rsidRPr="00E77E11" w:rsidRDefault="003E601E" w:rsidP="00A25F9E">
            <w:pPr>
              <w:pStyle w:val="CES5191Numberbox"/>
              <w:rPr>
                <w:rFonts w:ascii="Times New Roman" w:hAnsi="Times New Roman" w:cs="Times New Roman"/>
              </w:rPr>
            </w:pPr>
            <w:r w:rsidRPr="00E77E11">
              <w:rPr>
                <w:rFonts w:ascii="Times New Roman" w:hAnsi="Times New Roman" w:cs="Times New Roman"/>
              </w:rPr>
              <w:t>4.3</w:t>
            </w:r>
          </w:p>
        </w:tc>
      </w:tr>
      <w:tr w:rsidR="003E601E" w14:paraId="49E1739C" w14:textId="77777777" w:rsidTr="00A25F9E">
        <w:trPr>
          <w:trHeight w:val="288"/>
        </w:trPr>
        <w:tc>
          <w:tcPr>
            <w:tcW w:w="1440" w:type="dxa"/>
            <w:gridSpan w:val="2"/>
            <w:tcBorders>
              <w:top w:val="nil"/>
              <w:left w:val="nil"/>
              <w:bottom w:val="nil"/>
              <w:right w:val="nil"/>
            </w:tcBorders>
          </w:tcPr>
          <w:p w14:paraId="7701211D" w14:textId="77777777" w:rsidR="003E601E" w:rsidRPr="00E77E11" w:rsidRDefault="003E601E" w:rsidP="00A25F9E">
            <w:pPr>
              <w:pStyle w:val="CES5191Arial8bold"/>
              <w:spacing w:before="60" w:after="60" w:line="240" w:lineRule="auto"/>
              <w:rPr>
                <w:rFonts w:ascii="Times New Roman" w:hAnsi="Times New Roman" w:cs="Times New Roman"/>
              </w:rPr>
            </w:pPr>
            <w:r w:rsidRPr="00E77E11">
              <w:rPr>
                <w:rFonts w:ascii="Times New Roman" w:hAnsi="Times New Roman" w:cs="Times New Roman"/>
              </w:rPr>
              <w:t>Surface Prep:</w:t>
            </w:r>
          </w:p>
        </w:tc>
        <w:tc>
          <w:tcPr>
            <w:tcW w:w="3168" w:type="dxa"/>
            <w:gridSpan w:val="2"/>
            <w:tcBorders>
              <w:top w:val="nil"/>
              <w:left w:val="nil"/>
              <w:bottom w:val="nil"/>
              <w:right w:val="nil"/>
            </w:tcBorders>
          </w:tcPr>
          <w:p w14:paraId="4A4826E8" w14:textId="77777777" w:rsidR="00743DE2" w:rsidRPr="00743DE2" w:rsidRDefault="00743DE2" w:rsidP="00743DE2">
            <w:pPr>
              <w:pStyle w:val="CES5191Arial8leftaligned"/>
              <w:spacing w:before="60" w:after="60" w:line="240" w:lineRule="auto"/>
              <w:rPr>
                <w:rFonts w:ascii="Times New Roman" w:hAnsi="Times New Roman" w:cs="Times New Roman"/>
              </w:rPr>
            </w:pPr>
            <w:r w:rsidRPr="00743DE2">
              <w:rPr>
                <w:rFonts w:ascii="Times New Roman" w:hAnsi="Times New Roman" w:cs="Times New Roman"/>
              </w:rPr>
              <w:t>SSPC-SP1/SP5 (NACE No. 1) (SA 3)</w:t>
            </w:r>
          </w:p>
          <w:p w14:paraId="01605D29" w14:textId="4D097DF4" w:rsidR="003E601E" w:rsidRPr="00E77E11" w:rsidRDefault="00743DE2" w:rsidP="00743DE2">
            <w:pPr>
              <w:pStyle w:val="CES5191Arial8leftaligned"/>
              <w:spacing w:before="60" w:after="60" w:line="240" w:lineRule="auto"/>
              <w:rPr>
                <w:rFonts w:ascii="Times New Roman" w:hAnsi="Times New Roman" w:cs="Times New Roman"/>
              </w:rPr>
            </w:pPr>
            <w:r w:rsidRPr="00743DE2">
              <w:rPr>
                <w:rFonts w:ascii="Times New Roman" w:hAnsi="Times New Roman" w:cs="Times New Roman"/>
              </w:rPr>
              <w:t>White metal blast cleanliness.</w:t>
            </w:r>
          </w:p>
        </w:tc>
        <w:tc>
          <w:tcPr>
            <w:tcW w:w="1188" w:type="dxa"/>
            <w:tcBorders>
              <w:top w:val="nil"/>
              <w:left w:val="nil"/>
              <w:bottom w:val="nil"/>
              <w:right w:val="nil"/>
            </w:tcBorders>
          </w:tcPr>
          <w:p w14:paraId="68E298AD" w14:textId="77777777" w:rsidR="003E601E" w:rsidRDefault="003E601E" w:rsidP="00A25F9E">
            <w:pPr>
              <w:pStyle w:val="CES5191Arialboldrightaligned"/>
              <w:spacing w:before="60" w:after="60" w:line="240" w:lineRule="auto"/>
            </w:pPr>
            <w:r>
              <w:t>Touch Up:</w:t>
            </w:r>
          </w:p>
        </w:tc>
        <w:tc>
          <w:tcPr>
            <w:tcW w:w="4093" w:type="dxa"/>
            <w:gridSpan w:val="4"/>
            <w:vMerge w:val="restart"/>
            <w:tcBorders>
              <w:top w:val="nil"/>
              <w:left w:val="nil"/>
              <w:bottom w:val="nil"/>
              <w:right w:val="nil"/>
            </w:tcBorders>
          </w:tcPr>
          <w:p w14:paraId="577A4297" w14:textId="35F02D7D" w:rsidR="00BD7102" w:rsidRDefault="00BD7102" w:rsidP="00BD7102">
            <w:pPr>
              <w:pStyle w:val="CES5191Arial8leftaligned"/>
            </w:pPr>
            <w:r w:rsidRPr="00761C70">
              <w:rPr>
                <w:rFonts w:ascii="Times New Roman" w:hAnsi="Times New Roman" w:cs="Times New Roman"/>
              </w:rPr>
              <w:t>Consult manufacturer for repair system.</w:t>
            </w:r>
          </w:p>
          <w:p w14:paraId="58081A2F" w14:textId="29373902" w:rsidR="003E601E" w:rsidRDefault="003E601E" w:rsidP="00A25F9E">
            <w:pPr>
              <w:pStyle w:val="CES5191Arial8leftaligned"/>
              <w:spacing w:before="60" w:after="60" w:line="240" w:lineRule="auto"/>
            </w:pPr>
          </w:p>
        </w:tc>
      </w:tr>
      <w:tr w:rsidR="003E601E" w14:paraId="0CD75CCF" w14:textId="77777777" w:rsidTr="00A25F9E">
        <w:trPr>
          <w:trHeight w:val="288"/>
        </w:trPr>
        <w:tc>
          <w:tcPr>
            <w:tcW w:w="1440" w:type="dxa"/>
            <w:gridSpan w:val="2"/>
            <w:tcBorders>
              <w:top w:val="nil"/>
              <w:left w:val="nil"/>
              <w:bottom w:val="nil"/>
              <w:right w:val="nil"/>
            </w:tcBorders>
            <w:vAlign w:val="center"/>
          </w:tcPr>
          <w:p w14:paraId="691D0F25" w14:textId="77777777" w:rsidR="003E601E" w:rsidRPr="00E77E11" w:rsidRDefault="003E601E" w:rsidP="00A25F9E">
            <w:pPr>
              <w:pStyle w:val="CES5191Arial8bold"/>
              <w:spacing w:before="60" w:after="60" w:line="240" w:lineRule="auto"/>
              <w:rPr>
                <w:rFonts w:ascii="Times New Roman" w:hAnsi="Times New Roman" w:cs="Times New Roman"/>
              </w:rPr>
            </w:pPr>
            <w:r w:rsidRPr="00E77E11">
              <w:rPr>
                <w:rFonts w:ascii="Times New Roman" w:hAnsi="Times New Roman" w:cs="Times New Roman"/>
              </w:rPr>
              <w:t>Anchor Pattern:</w:t>
            </w:r>
          </w:p>
        </w:tc>
        <w:tc>
          <w:tcPr>
            <w:tcW w:w="3168" w:type="dxa"/>
            <w:gridSpan w:val="2"/>
            <w:tcBorders>
              <w:top w:val="nil"/>
              <w:left w:val="nil"/>
              <w:bottom w:val="nil"/>
              <w:right w:val="nil"/>
            </w:tcBorders>
            <w:vAlign w:val="center"/>
          </w:tcPr>
          <w:p w14:paraId="1ADAF8BA" w14:textId="77777777" w:rsidR="003E601E" w:rsidRPr="00E77E11" w:rsidRDefault="003E601E" w:rsidP="00A25F9E">
            <w:pPr>
              <w:pStyle w:val="CES5191Arial8leftaligned"/>
              <w:spacing w:before="60" w:after="60" w:line="240" w:lineRule="auto"/>
              <w:rPr>
                <w:rFonts w:ascii="Times New Roman" w:hAnsi="Times New Roman" w:cs="Times New Roman"/>
              </w:rPr>
            </w:pPr>
            <w:r w:rsidRPr="00E77E11">
              <w:rPr>
                <w:rFonts w:ascii="Times New Roman" w:hAnsi="Times New Roman" w:cs="Times New Roman"/>
              </w:rPr>
              <w:t>Per manufacturer’s Product data</w:t>
            </w:r>
          </w:p>
        </w:tc>
        <w:tc>
          <w:tcPr>
            <w:tcW w:w="1188" w:type="dxa"/>
            <w:tcBorders>
              <w:top w:val="nil"/>
              <w:left w:val="nil"/>
              <w:bottom w:val="nil"/>
              <w:right w:val="nil"/>
            </w:tcBorders>
            <w:vAlign w:val="center"/>
          </w:tcPr>
          <w:p w14:paraId="5D84BBD4" w14:textId="77777777" w:rsidR="003E601E" w:rsidRDefault="003E601E" w:rsidP="00A25F9E">
            <w:pPr>
              <w:spacing w:before="60" w:after="60" w:line="240" w:lineRule="auto"/>
              <w:rPr>
                <w:rFonts w:ascii="Arial" w:hAnsi="Arial" w:cs="Arial"/>
                <w:b/>
                <w:sz w:val="16"/>
                <w:szCs w:val="16"/>
              </w:rPr>
            </w:pPr>
          </w:p>
        </w:tc>
        <w:tc>
          <w:tcPr>
            <w:tcW w:w="4093" w:type="dxa"/>
            <w:gridSpan w:val="4"/>
            <w:vMerge/>
            <w:tcBorders>
              <w:top w:val="nil"/>
              <w:left w:val="nil"/>
              <w:bottom w:val="nil"/>
              <w:right w:val="nil"/>
            </w:tcBorders>
            <w:vAlign w:val="center"/>
          </w:tcPr>
          <w:p w14:paraId="4826A010" w14:textId="77777777" w:rsidR="003E601E" w:rsidRDefault="003E601E" w:rsidP="00A25F9E">
            <w:pPr>
              <w:spacing w:before="60" w:after="60" w:line="240" w:lineRule="auto"/>
              <w:rPr>
                <w:rFonts w:ascii="Arial" w:hAnsi="Arial" w:cs="Arial"/>
              </w:rPr>
            </w:pPr>
          </w:p>
        </w:tc>
      </w:tr>
      <w:tr w:rsidR="003E601E" w14:paraId="1652382B" w14:textId="77777777" w:rsidTr="00A25F9E">
        <w:trPr>
          <w:trHeight w:val="288"/>
        </w:trPr>
        <w:tc>
          <w:tcPr>
            <w:tcW w:w="1440" w:type="dxa"/>
            <w:gridSpan w:val="2"/>
            <w:tcBorders>
              <w:top w:val="nil"/>
              <w:left w:val="nil"/>
              <w:bottom w:val="nil"/>
              <w:right w:val="nil"/>
            </w:tcBorders>
            <w:vAlign w:val="center"/>
          </w:tcPr>
          <w:p w14:paraId="3D102041" w14:textId="77777777" w:rsidR="003E601E" w:rsidRPr="00E77E11" w:rsidRDefault="003E601E" w:rsidP="00A25F9E">
            <w:pPr>
              <w:pStyle w:val="CES5191Arial8bold"/>
              <w:spacing w:before="60" w:after="60" w:line="240" w:lineRule="auto"/>
              <w:rPr>
                <w:rFonts w:ascii="Times New Roman" w:hAnsi="Times New Roman" w:cs="Times New Roman"/>
              </w:rPr>
            </w:pPr>
            <w:r w:rsidRPr="00E77E11">
              <w:rPr>
                <w:rFonts w:ascii="Times New Roman" w:hAnsi="Times New Roman" w:cs="Times New Roman"/>
              </w:rPr>
              <w:t>Total DFT:</w:t>
            </w:r>
          </w:p>
        </w:tc>
        <w:tc>
          <w:tcPr>
            <w:tcW w:w="3168" w:type="dxa"/>
            <w:gridSpan w:val="2"/>
            <w:tcBorders>
              <w:top w:val="nil"/>
              <w:left w:val="nil"/>
              <w:bottom w:val="nil"/>
              <w:right w:val="nil"/>
            </w:tcBorders>
            <w:vAlign w:val="center"/>
          </w:tcPr>
          <w:p w14:paraId="2EB23A27" w14:textId="1EEC10E4" w:rsidR="003E601E" w:rsidRPr="00E77E11" w:rsidRDefault="003E601E" w:rsidP="00A25F9E">
            <w:pPr>
              <w:pStyle w:val="CES5191Arial8leftaligned"/>
              <w:spacing w:before="60" w:after="60" w:line="240" w:lineRule="auto"/>
              <w:rPr>
                <w:rFonts w:ascii="Times New Roman" w:hAnsi="Times New Roman" w:cs="Times New Roman"/>
              </w:rPr>
            </w:pPr>
            <w:del w:id="1246" w:author="Kurmanov, Aidyn [STAMGazStroy LLP]" w:date="2025-12-11T15:53:00Z" w16du:dateUtc="2025-12-11T10:53:00Z">
              <w:r w:rsidRPr="00E77E11">
                <w:rPr>
                  <w:rFonts w:ascii="Times New Roman" w:hAnsi="Times New Roman" w:cs="Times New Roman"/>
                </w:rPr>
                <w:delText>0.5–1.0 inch*</w:delText>
              </w:r>
            </w:del>
            <w:ins w:id="1247" w:author="Kurmanov, Aidyn [STAMGazStroy LLP]" w:date="2025-12-11T15:53:00Z" w16du:dateUtc="2025-12-11T10:53:00Z">
              <w:r w:rsidR="00B2148E" w:rsidRPr="00E77E11">
                <w:rPr>
                  <w:rFonts w:ascii="Times New Roman" w:hAnsi="Times New Roman" w:cs="Times New Roman"/>
                </w:rPr>
                <w:t>12</w:t>
              </w:r>
              <w:r w:rsidR="00B2148E">
                <w:rPr>
                  <w:rFonts w:ascii="Times New Roman" w:hAnsi="Times New Roman" w:cs="Times New Roman"/>
                </w:rPr>
                <w:t>.</w:t>
              </w:r>
              <w:r w:rsidR="00B2148E" w:rsidRPr="00E77E11">
                <w:rPr>
                  <w:rFonts w:ascii="Times New Roman" w:hAnsi="Times New Roman" w:cs="Times New Roman"/>
                </w:rPr>
                <w:t>7–25</w:t>
              </w:r>
              <w:r w:rsidR="00B2148E">
                <w:rPr>
                  <w:rFonts w:ascii="Times New Roman" w:hAnsi="Times New Roman" w:cs="Times New Roman"/>
                </w:rPr>
                <w:t>.</w:t>
              </w:r>
              <w:r w:rsidR="00B2148E" w:rsidRPr="00E77E11">
                <w:rPr>
                  <w:rFonts w:ascii="Times New Roman" w:hAnsi="Times New Roman" w:cs="Times New Roman"/>
                </w:rPr>
                <w:t>4</w:t>
              </w:r>
            </w:ins>
            <w:ins w:id="1248" w:author="Kurmanov, Aidyn [STAMGazStroy LLP]" w:date="2025-12-11T15:54:00Z" w16du:dateUtc="2025-12-11T10:54:00Z">
              <w:r w:rsidR="00195131">
                <w:rPr>
                  <w:rFonts w:ascii="Times New Roman" w:hAnsi="Times New Roman" w:cs="Times New Roman"/>
                </w:rPr>
                <w:t xml:space="preserve"> m</w:t>
              </w:r>
            </w:ins>
            <w:ins w:id="1249" w:author="Kurmanov, Aidyn [STAMGazStroy LLP]" w:date="2025-12-11T15:53:00Z" w16du:dateUtc="2025-12-11T10:53:00Z">
              <w:r w:rsidR="00B2148E" w:rsidRPr="00E77E11">
                <w:rPr>
                  <w:rFonts w:ascii="Times New Roman" w:hAnsi="Times New Roman" w:cs="Times New Roman"/>
                </w:rPr>
                <w:t>m</w:t>
              </w:r>
              <w:r w:rsidR="00B2148E" w:rsidRPr="00E77E11" w:rsidDel="00B2148E">
                <w:rPr>
                  <w:rFonts w:ascii="Times New Roman" w:hAnsi="Times New Roman" w:cs="Times New Roman"/>
                </w:rPr>
                <w:t xml:space="preserve"> </w:t>
              </w:r>
            </w:ins>
            <w:del w:id="1250" w:author="Kurmanov, Aidyn [STAMGazStroy LLP]" w:date="2025-12-11T15:53:00Z" w16du:dateUtc="2025-12-11T10:53:00Z">
              <w:r w:rsidRPr="00E77E11" w:rsidDel="00B2148E">
                <w:rPr>
                  <w:rFonts w:ascii="Times New Roman" w:hAnsi="Times New Roman" w:cs="Times New Roman"/>
                </w:rPr>
                <w:delText xml:space="preserve"> </w:delText>
              </w:r>
            </w:del>
            <w:r w:rsidRPr="00E77E11">
              <w:rPr>
                <w:rFonts w:ascii="Times New Roman" w:hAnsi="Times New Roman" w:cs="Times New Roman"/>
              </w:rPr>
              <w:t>(</w:t>
            </w:r>
            <w:ins w:id="1251" w:author="Kurmanov, Aidyn [STAMGazStroy LLP]" w:date="2025-12-11T15:53:00Z" w16du:dateUtc="2025-12-11T10:53:00Z">
              <w:r w:rsidR="00B2148E" w:rsidRPr="00E77E11">
                <w:rPr>
                  <w:rFonts w:ascii="Times New Roman" w:hAnsi="Times New Roman" w:cs="Times New Roman"/>
                </w:rPr>
                <w:t>0.5–1.0 inch*</w:t>
              </w:r>
            </w:ins>
            <w:del w:id="1252" w:author="Kurmanov, Aidyn [STAMGazStroy LLP]" w:date="2025-12-11T15:53:00Z" w16du:dateUtc="2025-12-11T10:53:00Z">
              <w:r w:rsidRPr="00E77E11">
                <w:rPr>
                  <w:rFonts w:ascii="Times New Roman" w:hAnsi="Times New Roman" w:cs="Times New Roman"/>
                </w:rPr>
                <w:delText>1.27–2.54cm</w:delText>
              </w:r>
            </w:del>
            <w:r w:rsidRPr="00E77E11">
              <w:rPr>
                <w:rFonts w:ascii="Times New Roman" w:hAnsi="Times New Roman" w:cs="Times New Roman"/>
              </w:rPr>
              <w:t>)</w:t>
            </w:r>
          </w:p>
        </w:tc>
        <w:tc>
          <w:tcPr>
            <w:tcW w:w="1188" w:type="dxa"/>
            <w:tcBorders>
              <w:top w:val="nil"/>
              <w:left w:val="nil"/>
              <w:bottom w:val="nil"/>
              <w:right w:val="nil"/>
            </w:tcBorders>
            <w:vAlign w:val="center"/>
          </w:tcPr>
          <w:p w14:paraId="066DAA29" w14:textId="77777777" w:rsidR="003E601E" w:rsidRDefault="003E601E" w:rsidP="00A25F9E">
            <w:pPr>
              <w:spacing w:before="60" w:after="60" w:line="240" w:lineRule="auto"/>
              <w:rPr>
                <w:rFonts w:ascii="Arial" w:hAnsi="Arial" w:cs="Arial"/>
                <w:b/>
                <w:sz w:val="16"/>
                <w:szCs w:val="16"/>
              </w:rPr>
            </w:pPr>
          </w:p>
        </w:tc>
        <w:tc>
          <w:tcPr>
            <w:tcW w:w="4093" w:type="dxa"/>
            <w:gridSpan w:val="4"/>
            <w:vMerge/>
            <w:tcBorders>
              <w:top w:val="nil"/>
              <w:left w:val="nil"/>
              <w:bottom w:val="nil"/>
              <w:right w:val="nil"/>
            </w:tcBorders>
            <w:vAlign w:val="center"/>
          </w:tcPr>
          <w:p w14:paraId="38259F04" w14:textId="77777777" w:rsidR="003E601E" w:rsidRDefault="003E601E" w:rsidP="00A25F9E">
            <w:pPr>
              <w:spacing w:before="60" w:after="60" w:line="240" w:lineRule="auto"/>
              <w:rPr>
                <w:rFonts w:ascii="Arial" w:hAnsi="Arial" w:cs="Arial"/>
              </w:rPr>
            </w:pPr>
          </w:p>
        </w:tc>
      </w:tr>
      <w:tr w:rsidR="003E601E" w14:paraId="2A8DA9D7" w14:textId="77777777" w:rsidTr="00A25F9E">
        <w:trPr>
          <w:trHeight w:val="360"/>
        </w:trPr>
        <w:tc>
          <w:tcPr>
            <w:tcW w:w="2288" w:type="dxa"/>
            <w:gridSpan w:val="3"/>
            <w:tcBorders>
              <w:bottom w:val="single" w:sz="4" w:space="0" w:color="auto"/>
            </w:tcBorders>
            <w:shd w:val="clear" w:color="auto" w:fill="000000" w:themeFill="text1"/>
            <w:vAlign w:val="center"/>
          </w:tcPr>
          <w:p w14:paraId="6B4189AF" w14:textId="77777777" w:rsidR="003E601E" w:rsidRPr="007A416F" w:rsidRDefault="003E601E" w:rsidP="00A25F9E">
            <w:pPr>
              <w:pStyle w:val="CES5191TableHeaderWhiteText"/>
              <w:rPr>
                <w:rFonts w:ascii="Times New Roman" w:hAnsi="Times New Roman" w:cs="Times New Roman"/>
              </w:rPr>
            </w:pPr>
            <w:r w:rsidRPr="007A416F">
              <w:rPr>
                <w:rFonts w:ascii="Times New Roman" w:hAnsi="Times New Roman" w:cs="Times New Roman"/>
              </w:rPr>
              <w:t>Coat, Generic Classification, DFT</w:t>
            </w:r>
          </w:p>
        </w:tc>
        <w:tc>
          <w:tcPr>
            <w:tcW w:w="2320" w:type="dxa"/>
            <w:tcBorders>
              <w:bottom w:val="single" w:sz="4" w:space="0" w:color="auto"/>
            </w:tcBorders>
            <w:shd w:val="clear" w:color="auto" w:fill="000000" w:themeFill="text1"/>
            <w:vAlign w:val="center"/>
          </w:tcPr>
          <w:p w14:paraId="4C4BE407" w14:textId="77777777" w:rsidR="003E601E" w:rsidRPr="007A416F" w:rsidRDefault="003E601E" w:rsidP="00A25F9E">
            <w:pPr>
              <w:pStyle w:val="CES5191TableHeaderWhiteText"/>
              <w:rPr>
                <w:rFonts w:ascii="Times New Roman" w:hAnsi="Times New Roman" w:cs="Times New Roman"/>
              </w:rPr>
            </w:pPr>
            <w:r w:rsidRPr="007A416F">
              <w:rPr>
                <w:rFonts w:ascii="Times New Roman" w:hAnsi="Times New Roman" w:cs="Times New Roman"/>
              </w:rPr>
              <w:t>Manufacturer</w:t>
            </w:r>
          </w:p>
        </w:tc>
        <w:tc>
          <w:tcPr>
            <w:tcW w:w="2160" w:type="dxa"/>
            <w:gridSpan w:val="2"/>
            <w:tcBorders>
              <w:bottom w:val="single" w:sz="4" w:space="0" w:color="auto"/>
            </w:tcBorders>
            <w:shd w:val="clear" w:color="auto" w:fill="000000" w:themeFill="text1"/>
            <w:vAlign w:val="center"/>
          </w:tcPr>
          <w:p w14:paraId="1677B849" w14:textId="77777777" w:rsidR="003E601E" w:rsidRPr="007A416F" w:rsidRDefault="003E601E" w:rsidP="00A25F9E">
            <w:pPr>
              <w:pStyle w:val="CES5191TableHeaderWhiteText"/>
            </w:pPr>
            <w:r w:rsidRPr="007A416F">
              <w:t>Product Designation</w:t>
            </w:r>
          </w:p>
        </w:tc>
        <w:tc>
          <w:tcPr>
            <w:tcW w:w="971" w:type="dxa"/>
            <w:gridSpan w:val="2"/>
            <w:tcBorders>
              <w:bottom w:val="single" w:sz="4" w:space="0" w:color="auto"/>
            </w:tcBorders>
            <w:shd w:val="clear" w:color="auto" w:fill="000000" w:themeFill="text1"/>
            <w:vAlign w:val="center"/>
          </w:tcPr>
          <w:p w14:paraId="09E596E6" w14:textId="77777777" w:rsidR="003E601E" w:rsidRPr="007A416F" w:rsidRDefault="003E601E" w:rsidP="00A25F9E">
            <w:pPr>
              <w:pStyle w:val="CES5191TableHeaderWhiteText"/>
              <w:jc w:val="center"/>
            </w:pPr>
            <w:r w:rsidRPr="007A416F">
              <w:t>VOC (G/L)</w:t>
            </w:r>
          </w:p>
        </w:tc>
        <w:tc>
          <w:tcPr>
            <w:tcW w:w="2150" w:type="dxa"/>
            <w:tcBorders>
              <w:bottom w:val="single" w:sz="4" w:space="0" w:color="auto"/>
            </w:tcBorders>
            <w:shd w:val="clear" w:color="auto" w:fill="000000" w:themeFill="text1"/>
            <w:vAlign w:val="center"/>
          </w:tcPr>
          <w:p w14:paraId="47DAA8E1" w14:textId="77777777" w:rsidR="003E601E" w:rsidRPr="007A416F" w:rsidRDefault="003E601E" w:rsidP="00A25F9E">
            <w:pPr>
              <w:pStyle w:val="CES5191TableHeaderWhiteText"/>
            </w:pPr>
            <w:r w:rsidRPr="007A416F">
              <w:t>By Max</w:t>
            </w:r>
            <w:r w:rsidRPr="007A416F">
              <w:br/>
              <w:t>Svc Temp</w:t>
            </w:r>
          </w:p>
        </w:tc>
      </w:tr>
      <w:tr w:rsidR="00751F26" w14:paraId="6EEA2937" w14:textId="77777777" w:rsidTr="00A25F9E">
        <w:trPr>
          <w:trHeight w:val="288"/>
        </w:trPr>
        <w:tc>
          <w:tcPr>
            <w:tcW w:w="2288" w:type="dxa"/>
            <w:gridSpan w:val="3"/>
            <w:tcBorders>
              <w:top w:val="single" w:sz="4" w:space="0" w:color="auto"/>
              <w:left w:val="nil"/>
              <w:bottom w:val="nil"/>
              <w:right w:val="nil"/>
            </w:tcBorders>
            <w:vAlign w:val="center"/>
          </w:tcPr>
          <w:p w14:paraId="17B95860" w14:textId="77777777" w:rsidR="00751F26" w:rsidRPr="00E77E11" w:rsidRDefault="00751F26" w:rsidP="00751F26">
            <w:pPr>
              <w:pStyle w:val="CES5191Arial8bold"/>
              <w:rPr>
                <w:rFonts w:ascii="Times New Roman" w:hAnsi="Times New Roman" w:cs="Times New Roman"/>
              </w:rPr>
            </w:pPr>
            <w:r w:rsidRPr="00E77E11">
              <w:rPr>
                <w:rFonts w:ascii="Times New Roman" w:hAnsi="Times New Roman" w:cs="Times New Roman"/>
              </w:rPr>
              <w:t>Vulcanized Neoprene</w:t>
            </w:r>
          </w:p>
        </w:tc>
        <w:tc>
          <w:tcPr>
            <w:tcW w:w="2320" w:type="dxa"/>
            <w:tcBorders>
              <w:top w:val="single" w:sz="4" w:space="0" w:color="auto"/>
              <w:left w:val="nil"/>
              <w:bottom w:val="nil"/>
              <w:right w:val="nil"/>
            </w:tcBorders>
            <w:vAlign w:val="center"/>
          </w:tcPr>
          <w:p w14:paraId="3C80285A" w14:textId="77777777" w:rsidR="00751F26" w:rsidRPr="00B61DC0" w:rsidRDefault="00751F26" w:rsidP="00751F26">
            <w:pPr>
              <w:pStyle w:val="CES5191Arial8leftaligned"/>
              <w:rPr>
                <w:rFonts w:ascii="Times New Roman" w:hAnsi="Times New Roman" w:cs="Times New Roman"/>
              </w:rPr>
            </w:pPr>
            <w:r w:rsidRPr="00B61DC0">
              <w:rPr>
                <w:rFonts w:ascii="Times New Roman" w:hAnsi="Times New Roman" w:cs="Times New Roman"/>
              </w:rPr>
              <w:t>Mark Tool &amp; Rubber Co.</w:t>
            </w:r>
          </w:p>
        </w:tc>
        <w:tc>
          <w:tcPr>
            <w:tcW w:w="2160" w:type="dxa"/>
            <w:gridSpan w:val="2"/>
            <w:tcBorders>
              <w:top w:val="single" w:sz="4" w:space="0" w:color="auto"/>
              <w:left w:val="nil"/>
              <w:bottom w:val="nil"/>
              <w:right w:val="nil"/>
            </w:tcBorders>
            <w:vAlign w:val="center"/>
          </w:tcPr>
          <w:p w14:paraId="1B98D77E" w14:textId="77777777" w:rsidR="00751F26" w:rsidRPr="007D3EFD" w:rsidRDefault="00751F26" w:rsidP="00751F26">
            <w:pPr>
              <w:pStyle w:val="CES5191Arial8leftaligned"/>
              <w:rPr>
                <w:rFonts w:ascii="Times New Roman" w:hAnsi="Times New Roman" w:cs="Times New Roman"/>
              </w:rPr>
            </w:pPr>
            <w:proofErr w:type="spellStart"/>
            <w:r w:rsidRPr="007D3EFD">
              <w:rPr>
                <w:rFonts w:ascii="Times New Roman" w:hAnsi="Times New Roman" w:cs="Times New Roman"/>
              </w:rPr>
              <w:t>Splashtron</w:t>
            </w:r>
            <w:proofErr w:type="spellEnd"/>
          </w:p>
        </w:tc>
        <w:tc>
          <w:tcPr>
            <w:tcW w:w="971" w:type="dxa"/>
            <w:gridSpan w:val="2"/>
            <w:tcBorders>
              <w:top w:val="single" w:sz="4" w:space="0" w:color="auto"/>
              <w:left w:val="nil"/>
              <w:bottom w:val="nil"/>
              <w:right w:val="nil"/>
            </w:tcBorders>
            <w:vAlign w:val="center"/>
          </w:tcPr>
          <w:p w14:paraId="518FCB99" w14:textId="77777777" w:rsidR="00751F26" w:rsidRPr="00B61DC0" w:rsidRDefault="00751F26" w:rsidP="00751F26">
            <w:pPr>
              <w:pStyle w:val="CES5191Arial8centered"/>
              <w:rPr>
                <w:rFonts w:ascii="Times New Roman" w:hAnsi="Times New Roman" w:cs="Times New Roman"/>
              </w:rPr>
            </w:pPr>
            <w:r w:rsidRPr="00B61DC0">
              <w:rPr>
                <w:rFonts w:ascii="Times New Roman" w:hAnsi="Times New Roman" w:cs="Times New Roman"/>
              </w:rPr>
              <w:t>0</w:t>
            </w:r>
          </w:p>
        </w:tc>
        <w:tc>
          <w:tcPr>
            <w:tcW w:w="2150" w:type="dxa"/>
            <w:tcBorders>
              <w:top w:val="single" w:sz="4" w:space="0" w:color="auto"/>
              <w:left w:val="nil"/>
              <w:bottom w:val="nil"/>
              <w:right w:val="nil"/>
            </w:tcBorders>
            <w:vAlign w:val="center"/>
          </w:tcPr>
          <w:p w14:paraId="148289B9" w14:textId="4751772B" w:rsidR="00751F26" w:rsidRPr="00B61DC0" w:rsidRDefault="00751F26" w:rsidP="00B8073D">
            <w:pPr>
              <w:tabs>
                <w:tab w:val="left" w:pos="186"/>
              </w:tabs>
              <w:autoSpaceDE/>
              <w:autoSpaceDN/>
              <w:adjustRightInd/>
              <w:spacing w:before="40" w:after="40" w:line="200" w:lineRule="exact"/>
              <w:ind w:left="65"/>
              <w:rPr>
                <w:sz w:val="16"/>
                <w:szCs w:val="16"/>
              </w:rPr>
            </w:pPr>
            <w:r w:rsidRPr="00B61DC0">
              <w:rPr>
                <w:sz w:val="16"/>
                <w:szCs w:val="16"/>
              </w:rPr>
              <w:t>135°C (275°F)</w:t>
            </w:r>
          </w:p>
        </w:tc>
      </w:tr>
      <w:tr w:rsidR="007D3EFD" w14:paraId="3F731840" w14:textId="77777777" w:rsidTr="00796C49">
        <w:trPr>
          <w:trHeight w:val="288"/>
        </w:trPr>
        <w:tc>
          <w:tcPr>
            <w:tcW w:w="2288" w:type="dxa"/>
            <w:gridSpan w:val="3"/>
            <w:vMerge w:val="restart"/>
            <w:tcBorders>
              <w:top w:val="nil"/>
              <w:left w:val="nil"/>
              <w:right w:val="nil"/>
            </w:tcBorders>
            <w:vAlign w:val="center"/>
          </w:tcPr>
          <w:p w14:paraId="283C06DD" w14:textId="77777777" w:rsidR="007D3EFD" w:rsidRPr="00E77E11" w:rsidRDefault="007D3EFD" w:rsidP="00751F26">
            <w:pPr>
              <w:pStyle w:val="CES5191Arial8bold"/>
              <w:rPr>
                <w:rFonts w:ascii="Times New Roman" w:hAnsi="Times New Roman" w:cs="Times New Roman"/>
              </w:rPr>
            </w:pPr>
            <w:r w:rsidRPr="00E77E11">
              <w:rPr>
                <w:rFonts w:ascii="Times New Roman" w:hAnsi="Times New Roman" w:cs="Times New Roman"/>
              </w:rPr>
              <w:t xml:space="preserve">DFT as per </w:t>
            </w:r>
            <w:r w:rsidRPr="00E77E11">
              <w:rPr>
                <w:rFonts w:ascii="Times New Roman" w:hAnsi="Times New Roman" w:cs="Times New Roman"/>
              </w:rPr>
              <w:br/>
              <w:t xml:space="preserve">Manufacturer’s </w:t>
            </w:r>
            <w:r w:rsidRPr="00E77E11">
              <w:rPr>
                <w:rFonts w:ascii="Times New Roman" w:hAnsi="Times New Roman" w:cs="Times New Roman"/>
              </w:rPr>
              <w:br/>
              <w:t>Product Sheet</w:t>
            </w:r>
          </w:p>
        </w:tc>
        <w:tc>
          <w:tcPr>
            <w:tcW w:w="2320" w:type="dxa"/>
            <w:tcBorders>
              <w:top w:val="nil"/>
              <w:left w:val="nil"/>
              <w:bottom w:val="nil"/>
              <w:right w:val="nil"/>
            </w:tcBorders>
            <w:vAlign w:val="center"/>
          </w:tcPr>
          <w:p w14:paraId="21E004B5" w14:textId="77777777" w:rsidR="007D3EFD" w:rsidRPr="00B61DC0" w:rsidRDefault="007D3EFD" w:rsidP="00751F26">
            <w:pPr>
              <w:pStyle w:val="CES5191Arial8leftaligned"/>
              <w:rPr>
                <w:rFonts w:ascii="Times New Roman" w:hAnsi="Times New Roman" w:cs="Times New Roman"/>
              </w:rPr>
            </w:pPr>
            <w:proofErr w:type="spellStart"/>
            <w:r w:rsidRPr="00B61DC0">
              <w:rPr>
                <w:rFonts w:ascii="Times New Roman" w:hAnsi="Times New Roman" w:cs="Times New Roman"/>
              </w:rPr>
              <w:t>Tamborine</w:t>
            </w:r>
            <w:proofErr w:type="spellEnd"/>
            <w:r w:rsidRPr="00B61DC0">
              <w:rPr>
                <w:rFonts w:ascii="Times New Roman" w:hAnsi="Times New Roman" w:cs="Times New Roman"/>
              </w:rPr>
              <w:t xml:space="preserve"> E.R.I.</w:t>
            </w:r>
          </w:p>
        </w:tc>
        <w:tc>
          <w:tcPr>
            <w:tcW w:w="2160" w:type="dxa"/>
            <w:gridSpan w:val="2"/>
            <w:tcBorders>
              <w:top w:val="nil"/>
              <w:left w:val="nil"/>
              <w:bottom w:val="nil"/>
              <w:right w:val="nil"/>
            </w:tcBorders>
            <w:vAlign w:val="center"/>
          </w:tcPr>
          <w:p w14:paraId="2A2164FA" w14:textId="77777777" w:rsidR="007D3EFD" w:rsidRPr="007D3EFD" w:rsidRDefault="007D3EFD" w:rsidP="00751F26">
            <w:pPr>
              <w:pStyle w:val="CES5191Arial8leftaligned"/>
              <w:rPr>
                <w:rFonts w:ascii="Times New Roman" w:hAnsi="Times New Roman" w:cs="Times New Roman"/>
              </w:rPr>
            </w:pPr>
            <w:proofErr w:type="spellStart"/>
            <w:r w:rsidRPr="007D3EFD">
              <w:rPr>
                <w:rFonts w:ascii="Times New Roman" w:hAnsi="Times New Roman" w:cs="Times New Roman"/>
              </w:rPr>
              <w:t>Akorros</w:t>
            </w:r>
            <w:proofErr w:type="spellEnd"/>
            <w:r w:rsidRPr="007D3EFD">
              <w:rPr>
                <w:rFonts w:ascii="Times New Roman" w:hAnsi="Times New Roman" w:cs="Times New Roman"/>
              </w:rPr>
              <w:t xml:space="preserve"> C-380</w:t>
            </w:r>
          </w:p>
        </w:tc>
        <w:tc>
          <w:tcPr>
            <w:tcW w:w="971" w:type="dxa"/>
            <w:gridSpan w:val="2"/>
            <w:tcBorders>
              <w:top w:val="nil"/>
              <w:left w:val="nil"/>
              <w:bottom w:val="nil"/>
              <w:right w:val="nil"/>
            </w:tcBorders>
            <w:vAlign w:val="center"/>
          </w:tcPr>
          <w:p w14:paraId="5E2BA0C3" w14:textId="77777777" w:rsidR="007D3EFD" w:rsidRPr="00B61DC0" w:rsidRDefault="007D3EFD" w:rsidP="00751F26">
            <w:pPr>
              <w:pStyle w:val="CES5191Arial8centered"/>
              <w:rPr>
                <w:rFonts w:ascii="Times New Roman" w:hAnsi="Times New Roman" w:cs="Times New Roman"/>
              </w:rPr>
            </w:pPr>
            <w:r w:rsidRPr="00B61DC0">
              <w:rPr>
                <w:rFonts w:ascii="Times New Roman" w:hAnsi="Times New Roman" w:cs="Times New Roman"/>
              </w:rPr>
              <w:t>0</w:t>
            </w:r>
          </w:p>
        </w:tc>
        <w:tc>
          <w:tcPr>
            <w:tcW w:w="2150" w:type="dxa"/>
            <w:tcBorders>
              <w:top w:val="nil"/>
              <w:left w:val="nil"/>
              <w:bottom w:val="nil"/>
              <w:right w:val="nil"/>
            </w:tcBorders>
            <w:vAlign w:val="center"/>
          </w:tcPr>
          <w:p w14:paraId="4AC33FCA" w14:textId="1B5593CD" w:rsidR="007D3EFD" w:rsidRPr="00B61DC0" w:rsidRDefault="007D3EFD" w:rsidP="00B8073D">
            <w:pPr>
              <w:tabs>
                <w:tab w:val="left" w:pos="186"/>
              </w:tabs>
              <w:autoSpaceDE/>
              <w:autoSpaceDN/>
              <w:adjustRightInd/>
              <w:spacing w:before="40" w:after="40" w:line="200" w:lineRule="exact"/>
              <w:ind w:left="65"/>
              <w:rPr>
                <w:sz w:val="16"/>
                <w:szCs w:val="16"/>
              </w:rPr>
            </w:pPr>
            <w:r w:rsidRPr="00B61DC0">
              <w:rPr>
                <w:sz w:val="16"/>
                <w:szCs w:val="16"/>
              </w:rPr>
              <w:t>135°C (275°F)</w:t>
            </w:r>
          </w:p>
        </w:tc>
      </w:tr>
      <w:tr w:rsidR="007D3EFD" w14:paraId="19DB1102" w14:textId="77777777" w:rsidTr="00796C49">
        <w:trPr>
          <w:trHeight w:val="288"/>
        </w:trPr>
        <w:tc>
          <w:tcPr>
            <w:tcW w:w="2288" w:type="dxa"/>
            <w:gridSpan w:val="3"/>
            <w:vMerge/>
            <w:tcBorders>
              <w:left w:val="nil"/>
              <w:right w:val="nil"/>
            </w:tcBorders>
            <w:vAlign w:val="center"/>
          </w:tcPr>
          <w:p w14:paraId="3D76305C" w14:textId="77777777" w:rsidR="007D3EFD" w:rsidRPr="00E77E11" w:rsidRDefault="007D3EFD" w:rsidP="00751F26">
            <w:pPr>
              <w:pStyle w:val="CES5191Arial8bold"/>
              <w:rPr>
                <w:rFonts w:ascii="Times New Roman" w:hAnsi="Times New Roman" w:cs="Times New Roman"/>
              </w:rPr>
            </w:pPr>
          </w:p>
        </w:tc>
        <w:tc>
          <w:tcPr>
            <w:tcW w:w="2320" w:type="dxa"/>
            <w:tcBorders>
              <w:top w:val="nil"/>
              <w:left w:val="nil"/>
              <w:bottom w:val="nil"/>
              <w:right w:val="nil"/>
            </w:tcBorders>
            <w:vAlign w:val="center"/>
          </w:tcPr>
          <w:p w14:paraId="7A29FC7B" w14:textId="086EB25F" w:rsidR="007D3EFD" w:rsidRPr="00B61DC0" w:rsidRDefault="007D3EFD" w:rsidP="00751F26">
            <w:pPr>
              <w:pStyle w:val="CES5191Arial8leftaligned"/>
              <w:rPr>
                <w:rFonts w:ascii="Times New Roman" w:hAnsi="Times New Roman" w:cs="Times New Roman"/>
              </w:rPr>
            </w:pPr>
            <w:r w:rsidRPr="00B61DC0">
              <w:rPr>
                <w:rFonts w:ascii="Times New Roman" w:hAnsi="Times New Roman" w:cs="Times New Roman"/>
              </w:rPr>
              <w:t>Trelleborg</w:t>
            </w:r>
          </w:p>
        </w:tc>
        <w:tc>
          <w:tcPr>
            <w:tcW w:w="2160" w:type="dxa"/>
            <w:gridSpan w:val="2"/>
            <w:tcBorders>
              <w:top w:val="nil"/>
              <w:left w:val="nil"/>
              <w:bottom w:val="nil"/>
              <w:right w:val="nil"/>
            </w:tcBorders>
            <w:vAlign w:val="center"/>
          </w:tcPr>
          <w:p w14:paraId="37C7EA54" w14:textId="19BDA202" w:rsidR="007D3EFD" w:rsidRPr="007D3EFD" w:rsidRDefault="007D3EFD" w:rsidP="00751F26">
            <w:pPr>
              <w:pStyle w:val="CES5191Arial8leftaligned"/>
              <w:rPr>
                <w:rFonts w:ascii="Times New Roman" w:hAnsi="Times New Roman" w:cs="Times New Roman"/>
              </w:rPr>
            </w:pPr>
            <w:proofErr w:type="spellStart"/>
            <w:r w:rsidRPr="007D3EFD">
              <w:rPr>
                <w:rFonts w:ascii="Times New Roman" w:hAnsi="Times New Roman" w:cs="Times New Roman"/>
              </w:rPr>
              <w:t>Vikotherm</w:t>
            </w:r>
            <w:proofErr w:type="spellEnd"/>
            <w:r w:rsidRPr="007D3EFD">
              <w:rPr>
                <w:rFonts w:ascii="Times New Roman" w:hAnsi="Times New Roman" w:cs="Times New Roman"/>
              </w:rPr>
              <w:t>® RC</w:t>
            </w:r>
          </w:p>
        </w:tc>
        <w:tc>
          <w:tcPr>
            <w:tcW w:w="971" w:type="dxa"/>
            <w:gridSpan w:val="2"/>
            <w:tcBorders>
              <w:top w:val="nil"/>
              <w:left w:val="nil"/>
              <w:bottom w:val="nil"/>
              <w:right w:val="nil"/>
            </w:tcBorders>
            <w:vAlign w:val="center"/>
          </w:tcPr>
          <w:p w14:paraId="0B7564DF" w14:textId="1AFCE2BF" w:rsidR="007D3EFD" w:rsidRPr="00B61DC0" w:rsidRDefault="007D3EFD" w:rsidP="00751F26">
            <w:pPr>
              <w:pStyle w:val="CES5191Arial8centered"/>
              <w:rPr>
                <w:rFonts w:ascii="Times New Roman" w:hAnsi="Times New Roman" w:cs="Times New Roman"/>
              </w:rPr>
            </w:pPr>
            <w:r w:rsidRPr="00B61DC0">
              <w:rPr>
                <w:rFonts w:ascii="Times New Roman" w:hAnsi="Times New Roman" w:cs="Times New Roman"/>
              </w:rPr>
              <w:t>0</w:t>
            </w:r>
          </w:p>
        </w:tc>
        <w:tc>
          <w:tcPr>
            <w:tcW w:w="2150" w:type="dxa"/>
            <w:tcBorders>
              <w:top w:val="nil"/>
              <w:left w:val="nil"/>
              <w:bottom w:val="nil"/>
              <w:right w:val="nil"/>
            </w:tcBorders>
            <w:vAlign w:val="center"/>
          </w:tcPr>
          <w:p w14:paraId="31AB7603" w14:textId="3D13D785" w:rsidR="007D3EFD" w:rsidRPr="00B61DC0" w:rsidRDefault="007D3EFD" w:rsidP="00B8073D">
            <w:pPr>
              <w:tabs>
                <w:tab w:val="left" w:pos="186"/>
              </w:tabs>
              <w:autoSpaceDE/>
              <w:autoSpaceDN/>
              <w:adjustRightInd/>
              <w:spacing w:before="40" w:after="40" w:line="200" w:lineRule="exact"/>
              <w:ind w:left="65"/>
              <w:rPr>
                <w:sz w:val="16"/>
                <w:szCs w:val="16"/>
              </w:rPr>
            </w:pPr>
            <w:r w:rsidRPr="00B61DC0">
              <w:rPr>
                <w:sz w:val="16"/>
                <w:szCs w:val="16"/>
              </w:rPr>
              <w:t>135°C (275°F)</w:t>
            </w:r>
          </w:p>
        </w:tc>
      </w:tr>
      <w:tr w:rsidR="007D3EFD" w14:paraId="26049C18" w14:textId="77777777" w:rsidTr="00796C49">
        <w:trPr>
          <w:trHeight w:val="288"/>
        </w:trPr>
        <w:tc>
          <w:tcPr>
            <w:tcW w:w="2288" w:type="dxa"/>
            <w:gridSpan w:val="3"/>
            <w:vMerge/>
            <w:tcBorders>
              <w:left w:val="nil"/>
              <w:bottom w:val="nil"/>
              <w:right w:val="nil"/>
            </w:tcBorders>
            <w:vAlign w:val="center"/>
          </w:tcPr>
          <w:p w14:paraId="04282AE2" w14:textId="77777777" w:rsidR="007D3EFD" w:rsidRPr="00E77E11" w:rsidRDefault="007D3EFD" w:rsidP="008D2217">
            <w:pPr>
              <w:pStyle w:val="CES5191Arial8bold"/>
              <w:rPr>
                <w:rFonts w:ascii="Times New Roman" w:hAnsi="Times New Roman" w:cs="Times New Roman"/>
                <w:i/>
                <w:sz w:val="14"/>
                <w:szCs w:val="14"/>
              </w:rPr>
            </w:pPr>
          </w:p>
        </w:tc>
        <w:tc>
          <w:tcPr>
            <w:tcW w:w="7601" w:type="dxa"/>
            <w:gridSpan w:val="6"/>
            <w:tcBorders>
              <w:top w:val="nil"/>
              <w:left w:val="nil"/>
              <w:bottom w:val="nil"/>
              <w:right w:val="nil"/>
            </w:tcBorders>
            <w:vAlign w:val="center"/>
          </w:tcPr>
          <w:p w14:paraId="1401D993" w14:textId="77777777" w:rsidR="007D3EFD" w:rsidRPr="00E77E11" w:rsidRDefault="007D3EFD" w:rsidP="008D2217">
            <w:pPr>
              <w:pStyle w:val="CES5191Arial8leftaligned"/>
              <w:rPr>
                <w:rFonts w:ascii="Times New Roman" w:hAnsi="Times New Roman" w:cs="Times New Roman"/>
              </w:rPr>
            </w:pPr>
            <w:r w:rsidRPr="00E77E11">
              <w:rPr>
                <w:rFonts w:ascii="Times New Roman" w:hAnsi="Times New Roman" w:cs="Times New Roman"/>
              </w:rPr>
              <w:t xml:space="preserve">Ship sections to be coated to contractor's facility for application of vulcanized neoprene, </w:t>
            </w:r>
            <w:r w:rsidRPr="00E77E11">
              <w:rPr>
                <w:rFonts w:ascii="Times New Roman" w:hAnsi="Times New Roman" w:cs="Times New Roman"/>
              </w:rPr>
              <w:br/>
              <w:t>unless otherwise authorized in writing by Owner.</w:t>
            </w:r>
          </w:p>
        </w:tc>
      </w:tr>
      <w:tr w:rsidR="008D2217" w14:paraId="02570DB7" w14:textId="77777777" w:rsidTr="00A25F9E">
        <w:trPr>
          <w:trHeight w:val="288"/>
        </w:trPr>
        <w:tc>
          <w:tcPr>
            <w:tcW w:w="9889" w:type="dxa"/>
            <w:gridSpan w:val="9"/>
            <w:tcBorders>
              <w:top w:val="nil"/>
              <w:left w:val="nil"/>
              <w:bottom w:val="single" w:sz="12" w:space="0" w:color="auto"/>
              <w:right w:val="nil"/>
            </w:tcBorders>
            <w:vAlign w:val="center"/>
          </w:tcPr>
          <w:p w14:paraId="19E50755" w14:textId="26121765" w:rsidR="008D2217" w:rsidRPr="00E77E11" w:rsidRDefault="008D2217" w:rsidP="008D2217">
            <w:pPr>
              <w:pStyle w:val="CES5191Arial8leftaligned"/>
              <w:rPr>
                <w:rFonts w:ascii="Times New Roman" w:hAnsi="Times New Roman" w:cs="Times New Roman"/>
              </w:rPr>
            </w:pPr>
          </w:p>
        </w:tc>
      </w:tr>
      <w:tr w:rsidR="008D2217" w14:paraId="6C357818" w14:textId="77777777" w:rsidTr="00A25F9E">
        <w:trPr>
          <w:trHeight w:val="288"/>
        </w:trPr>
        <w:tc>
          <w:tcPr>
            <w:tcW w:w="1278" w:type="dxa"/>
            <w:tcBorders>
              <w:top w:val="single" w:sz="12" w:space="0" w:color="auto"/>
              <w:left w:val="nil"/>
              <w:bottom w:val="nil"/>
              <w:right w:val="nil"/>
            </w:tcBorders>
            <w:vAlign w:val="center"/>
          </w:tcPr>
          <w:p w14:paraId="60B5E40B" w14:textId="77777777" w:rsidR="008D2217" w:rsidRPr="00E77E11" w:rsidRDefault="008D2217" w:rsidP="008D2217">
            <w:pPr>
              <w:pStyle w:val="CES5191Arial8bold"/>
              <w:rPr>
                <w:rFonts w:ascii="Times New Roman" w:hAnsi="Times New Roman" w:cs="Times New Roman"/>
              </w:rPr>
            </w:pPr>
            <w:r w:rsidRPr="00E77E11">
              <w:rPr>
                <w:rFonts w:ascii="Times New Roman" w:hAnsi="Times New Roman" w:cs="Times New Roman"/>
              </w:rPr>
              <w:t>Last Update:</w:t>
            </w:r>
          </w:p>
        </w:tc>
        <w:tc>
          <w:tcPr>
            <w:tcW w:w="3330" w:type="dxa"/>
            <w:gridSpan w:val="3"/>
            <w:tcBorders>
              <w:top w:val="single" w:sz="12" w:space="0" w:color="auto"/>
              <w:left w:val="nil"/>
              <w:bottom w:val="nil"/>
              <w:right w:val="nil"/>
            </w:tcBorders>
            <w:vAlign w:val="center"/>
          </w:tcPr>
          <w:p w14:paraId="3CFA6D8A" w14:textId="7EB1FDED" w:rsidR="008D2217" w:rsidRPr="00B8073D" w:rsidRDefault="0095685E" w:rsidP="00B8073D">
            <w:pPr>
              <w:tabs>
                <w:tab w:val="left" w:pos="186"/>
              </w:tabs>
              <w:autoSpaceDE/>
              <w:autoSpaceDN/>
              <w:adjustRightInd/>
              <w:spacing w:before="40" w:after="40" w:line="200" w:lineRule="exact"/>
              <w:ind w:left="65"/>
              <w:rPr>
                <w:b/>
                <w:bCs/>
              </w:rPr>
            </w:pPr>
            <w:r>
              <w:rPr>
                <w:sz w:val="16"/>
                <w:szCs w:val="16"/>
              </w:rPr>
              <w:t>November</w:t>
            </w:r>
            <w:r w:rsidR="008D2217" w:rsidRPr="00B8073D">
              <w:rPr>
                <w:sz w:val="16"/>
                <w:szCs w:val="16"/>
              </w:rPr>
              <w:t xml:space="preserve"> 2025</w:t>
            </w:r>
          </w:p>
        </w:tc>
        <w:tc>
          <w:tcPr>
            <w:tcW w:w="2160" w:type="dxa"/>
            <w:gridSpan w:val="2"/>
            <w:tcBorders>
              <w:top w:val="single" w:sz="12" w:space="0" w:color="auto"/>
              <w:left w:val="nil"/>
              <w:bottom w:val="nil"/>
              <w:right w:val="nil"/>
            </w:tcBorders>
            <w:vAlign w:val="center"/>
          </w:tcPr>
          <w:p w14:paraId="6E49150E" w14:textId="77777777" w:rsidR="008D2217" w:rsidRDefault="008D2217" w:rsidP="008D2217">
            <w:pPr>
              <w:pStyle w:val="CES5191Arial8centered"/>
            </w:pPr>
          </w:p>
        </w:tc>
        <w:tc>
          <w:tcPr>
            <w:tcW w:w="971" w:type="dxa"/>
            <w:gridSpan w:val="2"/>
            <w:tcBorders>
              <w:top w:val="single" w:sz="12" w:space="0" w:color="auto"/>
              <w:left w:val="nil"/>
              <w:bottom w:val="nil"/>
              <w:right w:val="nil"/>
            </w:tcBorders>
            <w:vAlign w:val="center"/>
          </w:tcPr>
          <w:p w14:paraId="04B9B6B2" w14:textId="77777777" w:rsidR="008D2217" w:rsidRDefault="008D2217" w:rsidP="008D2217">
            <w:pPr>
              <w:pStyle w:val="CES5191Arial8centered"/>
            </w:pPr>
          </w:p>
        </w:tc>
        <w:tc>
          <w:tcPr>
            <w:tcW w:w="2150" w:type="dxa"/>
            <w:tcBorders>
              <w:top w:val="single" w:sz="12" w:space="0" w:color="auto"/>
              <w:left w:val="nil"/>
              <w:bottom w:val="nil"/>
              <w:right w:val="nil"/>
            </w:tcBorders>
            <w:vAlign w:val="center"/>
          </w:tcPr>
          <w:p w14:paraId="63A280D6" w14:textId="77777777" w:rsidR="008D2217" w:rsidRDefault="008D2217" w:rsidP="008D2217">
            <w:pPr>
              <w:pStyle w:val="CES5191Arial8centered"/>
            </w:pPr>
          </w:p>
        </w:tc>
      </w:tr>
    </w:tbl>
    <w:p w14:paraId="750D5A83" w14:textId="3CA5449E" w:rsidR="00CF16E6" w:rsidRPr="007D3EFD" w:rsidRDefault="00CF16E6" w:rsidP="00CF16E6">
      <w:pPr>
        <w:spacing w:before="0" w:line="240" w:lineRule="auto"/>
        <w:ind w:left="630" w:hanging="540"/>
        <w:rPr>
          <w:color w:val="auto"/>
          <w:sz w:val="16"/>
          <w:szCs w:val="16"/>
        </w:rPr>
      </w:pPr>
      <w:r>
        <w:rPr>
          <w:color w:val="auto"/>
          <w:sz w:val="16"/>
          <w:szCs w:val="16"/>
        </w:rPr>
        <w:t>Note 1</w:t>
      </w:r>
      <w:proofErr w:type="gramStart"/>
      <w:r>
        <w:rPr>
          <w:color w:val="auto"/>
          <w:sz w:val="16"/>
          <w:szCs w:val="16"/>
        </w:rPr>
        <w:t>:</w:t>
      </w:r>
      <w:r w:rsidRPr="003C2692">
        <w:rPr>
          <w:color w:val="auto"/>
          <w:sz w:val="16"/>
          <w:szCs w:val="16"/>
        </w:rPr>
        <w:t xml:space="preserve"> </w:t>
      </w:r>
      <w:r w:rsidR="00EB314A">
        <w:rPr>
          <w:color w:val="auto"/>
          <w:sz w:val="16"/>
          <w:szCs w:val="16"/>
        </w:rPr>
        <w:tab/>
      </w:r>
      <w:r w:rsidR="003C2692" w:rsidRPr="003C2692">
        <w:rPr>
          <w:color w:val="auto"/>
          <w:sz w:val="16"/>
          <w:szCs w:val="16"/>
        </w:rPr>
        <w:t>May</w:t>
      </w:r>
      <w:proofErr w:type="gramEnd"/>
      <w:r w:rsidR="003C2692" w:rsidRPr="003C2692">
        <w:rPr>
          <w:color w:val="auto"/>
          <w:sz w:val="16"/>
          <w:szCs w:val="16"/>
        </w:rPr>
        <w:t xml:space="preserve"> be applied over single layer fusion bonded epoxy (FBE) as per COM-SU-4042.</w:t>
      </w:r>
    </w:p>
    <w:p w14:paraId="7A9A07A5" w14:textId="2B4640C9" w:rsidR="003C2692" w:rsidRDefault="003C2692" w:rsidP="00CF16E6">
      <w:pPr>
        <w:spacing w:before="0" w:line="240" w:lineRule="auto"/>
        <w:ind w:left="630" w:hanging="540"/>
        <w:rPr>
          <w:color w:val="auto"/>
          <w:sz w:val="16"/>
          <w:szCs w:val="16"/>
        </w:rPr>
      </w:pPr>
      <w:r>
        <w:rPr>
          <w:color w:val="auto"/>
          <w:sz w:val="16"/>
          <w:szCs w:val="16"/>
        </w:rPr>
        <w:t xml:space="preserve">Note 2: </w:t>
      </w:r>
      <w:r w:rsidR="00EB314A">
        <w:rPr>
          <w:color w:val="auto"/>
          <w:sz w:val="16"/>
          <w:szCs w:val="16"/>
        </w:rPr>
        <w:tab/>
      </w:r>
      <w:r w:rsidRPr="003C2692">
        <w:rPr>
          <w:color w:val="auto"/>
          <w:sz w:val="16"/>
          <w:szCs w:val="16"/>
        </w:rPr>
        <w:t>The vulcanization process does include a liquid primer.</w:t>
      </w:r>
    </w:p>
    <w:p w14:paraId="0BFADE67" w14:textId="41301B43" w:rsidR="003C2692" w:rsidRPr="003C2692" w:rsidRDefault="003C2692" w:rsidP="00CF16E6">
      <w:pPr>
        <w:spacing w:before="0" w:line="240" w:lineRule="auto"/>
        <w:ind w:left="630" w:hanging="540"/>
        <w:rPr>
          <w:color w:val="auto"/>
          <w:sz w:val="16"/>
          <w:szCs w:val="16"/>
        </w:rPr>
      </w:pPr>
      <w:r>
        <w:rPr>
          <w:color w:val="auto"/>
          <w:sz w:val="16"/>
          <w:szCs w:val="16"/>
        </w:rPr>
        <w:t>Note 3</w:t>
      </w:r>
      <w:proofErr w:type="gramStart"/>
      <w:r>
        <w:rPr>
          <w:color w:val="auto"/>
          <w:sz w:val="16"/>
          <w:szCs w:val="16"/>
        </w:rPr>
        <w:t xml:space="preserve">: </w:t>
      </w:r>
      <w:r w:rsidR="00EB314A">
        <w:rPr>
          <w:color w:val="auto"/>
          <w:sz w:val="16"/>
          <w:szCs w:val="16"/>
        </w:rPr>
        <w:tab/>
      </w:r>
      <w:r w:rsidR="00611EE8">
        <w:rPr>
          <w:color w:val="auto"/>
          <w:sz w:val="16"/>
          <w:szCs w:val="16"/>
        </w:rPr>
        <w:t>Minimum</w:t>
      </w:r>
      <w:proofErr w:type="gramEnd"/>
      <w:r w:rsidR="00611EE8">
        <w:rPr>
          <w:color w:val="auto"/>
          <w:sz w:val="16"/>
          <w:szCs w:val="16"/>
        </w:rPr>
        <w:t xml:space="preserve"> thickness is indicated</w:t>
      </w:r>
    </w:p>
    <w:p w14:paraId="3517B785" w14:textId="77777777" w:rsidR="00CF16E6" w:rsidRPr="003C2692" w:rsidRDefault="00CF16E6" w:rsidP="003E601E">
      <w:pPr>
        <w:rPr>
          <w:sz w:val="20"/>
          <w:szCs w:val="20"/>
        </w:rPr>
      </w:pPr>
    </w:p>
    <w:p w14:paraId="46FE2FBA" w14:textId="77777777" w:rsidR="00CF16E6" w:rsidRPr="003C2692" w:rsidRDefault="00CF16E6" w:rsidP="003E601E">
      <w:pPr>
        <w:rPr>
          <w:sz w:val="20"/>
          <w:szCs w:val="20"/>
        </w:rPr>
      </w:pPr>
    </w:p>
    <w:p w14:paraId="0D6552B7" w14:textId="77777777" w:rsidR="00CF16E6" w:rsidRPr="00CF16E6" w:rsidRDefault="00CF16E6" w:rsidP="003E601E">
      <w:pPr>
        <w:rPr>
          <w:sz w:val="20"/>
          <w:szCs w:val="20"/>
        </w:rPr>
      </w:pPr>
    </w:p>
    <w:p w14:paraId="69F32D73" w14:textId="4CFA3031" w:rsidR="003E601E" w:rsidRPr="001D3869" w:rsidRDefault="003E601E" w:rsidP="003E601E">
      <w:pPr>
        <w:rPr>
          <w:sz w:val="20"/>
          <w:szCs w:val="20"/>
        </w:rPr>
      </w:pPr>
      <w:r w:rsidRPr="001D3869">
        <w:rPr>
          <w:sz w:val="20"/>
          <w:szCs w:val="20"/>
        </w:rPr>
        <w:br w:type="page"/>
      </w:r>
    </w:p>
    <w:tbl>
      <w:tblPr>
        <w:tblW w:w="9958" w:type="dxa"/>
        <w:jc w:val="center"/>
        <w:tblLayout w:type="fixed"/>
        <w:tblLook w:val="01E0" w:firstRow="1" w:lastRow="1" w:firstColumn="1" w:lastColumn="1" w:noHBand="0" w:noVBand="0"/>
      </w:tblPr>
      <w:tblGrid>
        <w:gridCol w:w="1631"/>
        <w:gridCol w:w="542"/>
        <w:gridCol w:w="2977"/>
        <w:gridCol w:w="1048"/>
        <w:gridCol w:w="1431"/>
        <w:gridCol w:w="1051"/>
        <w:gridCol w:w="1278"/>
      </w:tblGrid>
      <w:tr w:rsidR="003E601E" w:rsidRPr="001D3869" w14:paraId="38EFA2B5" w14:textId="77777777" w:rsidTr="00A25F9E">
        <w:trPr>
          <w:trHeight w:val="360"/>
          <w:jc w:val="center"/>
        </w:trPr>
        <w:tc>
          <w:tcPr>
            <w:tcW w:w="9958" w:type="dxa"/>
            <w:gridSpan w:val="7"/>
            <w:tcBorders>
              <w:top w:val="single" w:sz="6" w:space="0" w:color="auto"/>
              <w:bottom w:val="single" w:sz="12" w:space="0" w:color="auto"/>
            </w:tcBorders>
            <w:shd w:val="clear" w:color="auto" w:fill="FFFFFF"/>
            <w:vAlign w:val="center"/>
          </w:tcPr>
          <w:p w14:paraId="31237942" w14:textId="77777777" w:rsidR="003E601E" w:rsidRPr="001D3869" w:rsidRDefault="003E601E" w:rsidP="00A25F9E">
            <w:pPr>
              <w:ind w:right="-72"/>
              <w:jc w:val="right"/>
              <w:rPr>
                <w:b/>
                <w:i/>
                <w:color w:val="auto"/>
              </w:rPr>
            </w:pPr>
            <w:r w:rsidRPr="001D3869">
              <w:rPr>
                <w:b/>
                <w:i/>
                <w:color w:val="auto"/>
              </w:rPr>
              <w:lastRenderedPageBreak/>
              <w:t>Specialty Coating Systems</w:t>
            </w:r>
          </w:p>
        </w:tc>
      </w:tr>
      <w:tr w:rsidR="003E601E" w:rsidRPr="001D3869" w14:paraId="1FBAA617" w14:textId="77777777" w:rsidTr="00A25F9E">
        <w:trPr>
          <w:trHeight w:val="360"/>
          <w:jc w:val="center"/>
        </w:trPr>
        <w:tc>
          <w:tcPr>
            <w:tcW w:w="7629" w:type="dxa"/>
            <w:gridSpan w:val="5"/>
            <w:tcBorders>
              <w:top w:val="single" w:sz="12" w:space="0" w:color="auto"/>
              <w:left w:val="single" w:sz="12" w:space="0" w:color="auto"/>
              <w:bottom w:val="single" w:sz="12" w:space="0" w:color="auto"/>
            </w:tcBorders>
            <w:vAlign w:val="center"/>
          </w:tcPr>
          <w:p w14:paraId="5C41C967" w14:textId="77777777" w:rsidR="003E601E" w:rsidRPr="001D3869" w:rsidRDefault="003E601E" w:rsidP="00A25F9E">
            <w:pPr>
              <w:autoSpaceDE/>
              <w:autoSpaceDN/>
              <w:adjustRightInd/>
              <w:spacing w:before="0" w:line="240" w:lineRule="auto"/>
              <w:ind w:left="0"/>
              <w:rPr>
                <w:b/>
                <w:sz w:val="20"/>
                <w:szCs w:val="20"/>
              </w:rPr>
            </w:pPr>
            <w:r>
              <w:rPr>
                <w:b/>
                <w:sz w:val="20"/>
                <w:szCs w:val="20"/>
              </w:rPr>
              <w:t>*</w:t>
            </w:r>
            <w:r w:rsidRPr="001D3869">
              <w:rPr>
                <w:b/>
                <w:sz w:val="20"/>
                <w:szCs w:val="20"/>
              </w:rPr>
              <w:t xml:space="preserve">Polyamide Epoxy | </w:t>
            </w:r>
            <w:proofErr w:type="spellStart"/>
            <w:r w:rsidRPr="002F585C">
              <w:rPr>
                <w:b/>
                <w:sz w:val="20"/>
                <w:szCs w:val="20"/>
              </w:rPr>
              <w:t>Cementatious</w:t>
            </w:r>
            <w:proofErr w:type="spellEnd"/>
            <w:r w:rsidRPr="002F585C">
              <w:rPr>
                <w:b/>
                <w:sz w:val="20"/>
                <w:szCs w:val="20"/>
              </w:rPr>
              <w:t xml:space="preserve"> Fireproofing | Epoxy Intermediate | </w:t>
            </w:r>
            <w:r w:rsidRPr="001D3869">
              <w:rPr>
                <w:b/>
                <w:sz w:val="20"/>
                <w:szCs w:val="20"/>
              </w:rPr>
              <w:t>Aliphatic Polyurethane</w:t>
            </w:r>
          </w:p>
        </w:tc>
        <w:tc>
          <w:tcPr>
            <w:tcW w:w="2329" w:type="dxa"/>
            <w:gridSpan w:val="2"/>
            <w:tcBorders>
              <w:top w:val="single" w:sz="12" w:space="0" w:color="auto"/>
              <w:bottom w:val="single" w:sz="12" w:space="0" w:color="auto"/>
              <w:right w:val="single" w:sz="12" w:space="0" w:color="auto"/>
            </w:tcBorders>
            <w:shd w:val="clear" w:color="auto" w:fill="000000"/>
            <w:vAlign w:val="center"/>
          </w:tcPr>
          <w:p w14:paraId="62D8517A"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4.4</w:t>
            </w:r>
          </w:p>
        </w:tc>
      </w:tr>
      <w:tr w:rsidR="003E601E" w:rsidRPr="001D3869" w14:paraId="2677F338" w14:textId="77777777" w:rsidTr="00A25F9E">
        <w:trPr>
          <w:cantSplit/>
          <w:trHeight w:val="288"/>
          <w:jc w:val="center"/>
        </w:trPr>
        <w:tc>
          <w:tcPr>
            <w:tcW w:w="1631" w:type="dxa"/>
            <w:tcBorders>
              <w:top w:val="single" w:sz="12" w:space="0" w:color="auto"/>
            </w:tcBorders>
          </w:tcPr>
          <w:p w14:paraId="568281FE"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519" w:type="dxa"/>
            <w:gridSpan w:val="2"/>
            <w:tcBorders>
              <w:top w:val="single" w:sz="12" w:space="0" w:color="auto"/>
            </w:tcBorders>
          </w:tcPr>
          <w:p w14:paraId="45AFC70D" w14:textId="77777777" w:rsidR="007A05DE" w:rsidRPr="007A05DE" w:rsidRDefault="007A05DE" w:rsidP="007A05DE">
            <w:pPr>
              <w:autoSpaceDE/>
              <w:autoSpaceDN/>
              <w:adjustRightInd/>
              <w:spacing w:before="0" w:line="240" w:lineRule="auto"/>
              <w:ind w:left="-72" w:right="293"/>
              <w:rPr>
                <w:color w:val="auto"/>
                <w:sz w:val="16"/>
                <w:szCs w:val="16"/>
              </w:rPr>
            </w:pPr>
            <w:r w:rsidRPr="007A05DE">
              <w:rPr>
                <w:color w:val="auto"/>
                <w:sz w:val="16"/>
                <w:szCs w:val="16"/>
              </w:rPr>
              <w:t>SSPC-SP1/SP10 (NACE No. 2) (SA 2.5)</w:t>
            </w:r>
          </w:p>
          <w:p w14:paraId="10ACED73" w14:textId="360184AF" w:rsidR="003E601E" w:rsidRPr="008B5946" w:rsidRDefault="007A05DE" w:rsidP="007A05DE">
            <w:pPr>
              <w:autoSpaceDE/>
              <w:autoSpaceDN/>
              <w:adjustRightInd/>
              <w:spacing w:before="0" w:line="240" w:lineRule="auto"/>
              <w:ind w:left="-72" w:right="293"/>
              <w:rPr>
                <w:color w:val="auto"/>
                <w:sz w:val="16"/>
                <w:szCs w:val="16"/>
              </w:rPr>
            </w:pPr>
            <w:r w:rsidRPr="007A05DE">
              <w:rPr>
                <w:color w:val="auto"/>
                <w:sz w:val="16"/>
                <w:szCs w:val="16"/>
              </w:rPr>
              <w:t>Near-white blast cleanliness.</w:t>
            </w:r>
            <w:r>
              <w:rPr>
                <w:color w:val="auto"/>
                <w:sz w:val="16"/>
                <w:szCs w:val="16"/>
              </w:rPr>
              <w:t xml:space="preserve"> </w:t>
            </w:r>
            <w:r w:rsidR="003E601E" w:rsidRPr="00002B24">
              <w:rPr>
                <w:color w:val="auto"/>
                <w:sz w:val="16"/>
                <w:szCs w:val="16"/>
              </w:rPr>
              <w:t xml:space="preserve">Entire coating system must </w:t>
            </w:r>
            <w:proofErr w:type="gramStart"/>
            <w:r w:rsidR="003E601E" w:rsidRPr="00002B24">
              <w:rPr>
                <w:color w:val="auto"/>
                <w:sz w:val="16"/>
                <w:szCs w:val="16"/>
              </w:rPr>
              <w:t>be</w:t>
            </w:r>
            <w:proofErr w:type="gramEnd"/>
            <w:r w:rsidR="003E601E" w:rsidRPr="00002B24">
              <w:rPr>
                <w:color w:val="auto"/>
                <w:sz w:val="16"/>
                <w:szCs w:val="16"/>
              </w:rPr>
              <w:t xml:space="preserve"> in place to provide fireproofing rating.</w:t>
            </w:r>
          </w:p>
        </w:tc>
        <w:tc>
          <w:tcPr>
            <w:tcW w:w="1048" w:type="dxa"/>
            <w:tcBorders>
              <w:top w:val="single" w:sz="12" w:space="0" w:color="auto"/>
            </w:tcBorders>
          </w:tcPr>
          <w:p w14:paraId="551E1D15" w14:textId="77777777" w:rsidR="003E601E" w:rsidRPr="001D3869" w:rsidRDefault="003E601E" w:rsidP="00A25F9E">
            <w:pPr>
              <w:autoSpaceDE/>
              <w:autoSpaceDN/>
              <w:adjustRightInd/>
              <w:spacing w:before="0" w:line="240" w:lineRule="auto"/>
              <w:ind w:left="0"/>
              <w:jc w:val="right"/>
              <w:rPr>
                <w:b/>
                <w:sz w:val="16"/>
                <w:szCs w:val="16"/>
              </w:rPr>
            </w:pPr>
            <w:r w:rsidRPr="001D3869">
              <w:rPr>
                <w:b/>
                <w:sz w:val="16"/>
                <w:szCs w:val="16"/>
              </w:rPr>
              <w:t>Touch Up:</w:t>
            </w:r>
          </w:p>
        </w:tc>
        <w:tc>
          <w:tcPr>
            <w:tcW w:w="3760" w:type="dxa"/>
            <w:gridSpan w:val="3"/>
            <w:vMerge w:val="restart"/>
            <w:tcBorders>
              <w:top w:val="single" w:sz="12" w:space="0" w:color="auto"/>
            </w:tcBorders>
          </w:tcPr>
          <w:p w14:paraId="7F4E9354" w14:textId="77777777" w:rsidR="003E601E" w:rsidRDefault="003E601E" w:rsidP="00A25F9E">
            <w:pPr>
              <w:autoSpaceDE/>
              <w:autoSpaceDN/>
              <w:adjustRightInd/>
              <w:spacing w:before="0" w:line="240" w:lineRule="auto"/>
              <w:ind w:left="0"/>
              <w:rPr>
                <w:sz w:val="16"/>
                <w:szCs w:val="16"/>
              </w:rPr>
            </w:pPr>
            <w:r w:rsidRPr="001D3869">
              <w:rPr>
                <w:sz w:val="16"/>
                <w:szCs w:val="16"/>
              </w:rPr>
              <w:t xml:space="preserve">FIREPROOFING INTACT: </w:t>
            </w:r>
            <w:proofErr w:type="spellStart"/>
            <w:r w:rsidRPr="001D3869">
              <w:rPr>
                <w:sz w:val="16"/>
                <w:szCs w:val="16"/>
              </w:rPr>
              <w:t>Weathercoat</w:t>
            </w:r>
            <w:proofErr w:type="spellEnd"/>
            <w:r w:rsidRPr="001D3869">
              <w:rPr>
                <w:sz w:val="16"/>
                <w:szCs w:val="16"/>
              </w:rPr>
              <w:t xml:space="preserve"> and topcoat for touch-up.</w:t>
            </w:r>
          </w:p>
          <w:p w14:paraId="04770284" w14:textId="77777777" w:rsidR="003E601E" w:rsidRDefault="003E601E" w:rsidP="00A25F9E">
            <w:pPr>
              <w:autoSpaceDE/>
              <w:autoSpaceDN/>
              <w:adjustRightInd/>
              <w:spacing w:before="0" w:line="240" w:lineRule="auto"/>
              <w:ind w:left="0"/>
              <w:rPr>
                <w:sz w:val="16"/>
                <w:szCs w:val="16"/>
              </w:rPr>
            </w:pPr>
            <w:r w:rsidRPr="001D3869">
              <w:rPr>
                <w:sz w:val="16"/>
                <w:szCs w:val="16"/>
              </w:rPr>
              <w:t xml:space="preserve">FIREPROOFING DAMAGED: Repair fireproofing; finish with </w:t>
            </w:r>
            <w:proofErr w:type="spellStart"/>
            <w:r w:rsidRPr="001D3869">
              <w:rPr>
                <w:sz w:val="16"/>
                <w:szCs w:val="16"/>
              </w:rPr>
              <w:t>weathercoat</w:t>
            </w:r>
            <w:proofErr w:type="spellEnd"/>
            <w:r w:rsidRPr="001D3869">
              <w:rPr>
                <w:sz w:val="16"/>
                <w:szCs w:val="16"/>
              </w:rPr>
              <w:t xml:space="preserve"> and topcoat. </w:t>
            </w:r>
          </w:p>
          <w:p w14:paraId="64A84550"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PRIMER DAMAGED: Touch up with polyamide epoxy primer; then apply remainder of system.</w:t>
            </w:r>
          </w:p>
        </w:tc>
      </w:tr>
      <w:tr w:rsidR="003E601E" w:rsidRPr="001D3869" w14:paraId="02FEC0BD" w14:textId="77777777" w:rsidTr="00831AD1">
        <w:trPr>
          <w:cantSplit/>
          <w:trHeight w:val="247"/>
          <w:jc w:val="center"/>
        </w:trPr>
        <w:tc>
          <w:tcPr>
            <w:tcW w:w="1631" w:type="dxa"/>
          </w:tcPr>
          <w:p w14:paraId="62BA670F"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519" w:type="dxa"/>
            <w:gridSpan w:val="2"/>
          </w:tcPr>
          <w:p w14:paraId="2410A1BD"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1048" w:type="dxa"/>
          </w:tcPr>
          <w:p w14:paraId="2D1989BB" w14:textId="77777777" w:rsidR="003E601E" w:rsidRPr="001D3869" w:rsidRDefault="003E601E" w:rsidP="00A25F9E">
            <w:pPr>
              <w:jc w:val="right"/>
              <w:rPr>
                <w:b/>
                <w:sz w:val="16"/>
                <w:szCs w:val="16"/>
              </w:rPr>
            </w:pPr>
          </w:p>
        </w:tc>
        <w:tc>
          <w:tcPr>
            <w:tcW w:w="3760" w:type="dxa"/>
            <w:gridSpan w:val="3"/>
            <w:vMerge/>
            <w:vAlign w:val="center"/>
          </w:tcPr>
          <w:p w14:paraId="47C59C01" w14:textId="77777777" w:rsidR="003E601E" w:rsidRPr="001D3869" w:rsidRDefault="003E601E" w:rsidP="00A25F9E"/>
        </w:tc>
      </w:tr>
      <w:tr w:rsidR="003E601E" w:rsidRPr="001D3869" w14:paraId="1DEF395A" w14:textId="77777777" w:rsidTr="00A25F9E">
        <w:trPr>
          <w:cantSplit/>
          <w:trHeight w:val="288"/>
          <w:jc w:val="center"/>
        </w:trPr>
        <w:tc>
          <w:tcPr>
            <w:tcW w:w="1631" w:type="dxa"/>
            <w:tcBorders>
              <w:bottom w:val="single" w:sz="12" w:space="0" w:color="auto"/>
            </w:tcBorders>
          </w:tcPr>
          <w:p w14:paraId="0234B522"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519" w:type="dxa"/>
            <w:gridSpan w:val="2"/>
            <w:tcBorders>
              <w:bottom w:val="single" w:sz="12" w:space="0" w:color="auto"/>
            </w:tcBorders>
          </w:tcPr>
          <w:p w14:paraId="3B157BBF" w14:textId="77777777" w:rsidR="003E601E" w:rsidRPr="003B2DEF" w:rsidRDefault="003E601E" w:rsidP="00A25F9E">
            <w:pPr>
              <w:autoSpaceDE/>
              <w:autoSpaceDN/>
              <w:adjustRightInd/>
              <w:spacing w:before="0" w:line="240" w:lineRule="auto"/>
              <w:ind w:left="-72"/>
              <w:rPr>
                <w:sz w:val="16"/>
                <w:szCs w:val="16"/>
              </w:rPr>
            </w:pPr>
            <w:r w:rsidRPr="00D02000">
              <w:rPr>
                <w:color w:val="auto"/>
                <w:sz w:val="16"/>
                <w:szCs w:val="16"/>
              </w:rPr>
              <w:t>Per manufacturer’s product data sheet</w:t>
            </w:r>
          </w:p>
        </w:tc>
        <w:tc>
          <w:tcPr>
            <w:tcW w:w="1048" w:type="dxa"/>
            <w:tcBorders>
              <w:bottom w:val="single" w:sz="12" w:space="0" w:color="auto"/>
            </w:tcBorders>
          </w:tcPr>
          <w:p w14:paraId="4239272C" w14:textId="77777777" w:rsidR="003E601E" w:rsidRPr="001D3869" w:rsidRDefault="003E601E" w:rsidP="00A25F9E">
            <w:pPr>
              <w:jc w:val="right"/>
              <w:rPr>
                <w:b/>
                <w:sz w:val="16"/>
                <w:szCs w:val="16"/>
              </w:rPr>
            </w:pPr>
          </w:p>
        </w:tc>
        <w:tc>
          <w:tcPr>
            <w:tcW w:w="3760" w:type="dxa"/>
            <w:gridSpan w:val="3"/>
            <w:vMerge/>
            <w:tcBorders>
              <w:bottom w:val="single" w:sz="12" w:space="0" w:color="auto"/>
            </w:tcBorders>
            <w:vAlign w:val="center"/>
          </w:tcPr>
          <w:p w14:paraId="25A09E8C" w14:textId="77777777" w:rsidR="003E601E" w:rsidRPr="001D3869" w:rsidRDefault="003E601E" w:rsidP="00A25F9E"/>
        </w:tc>
      </w:tr>
      <w:tr w:rsidR="003E601E" w:rsidRPr="001D3869" w14:paraId="64FD6B0A" w14:textId="77777777" w:rsidTr="00A25F9E">
        <w:trPr>
          <w:trHeight w:val="360"/>
          <w:jc w:val="center"/>
        </w:trPr>
        <w:tc>
          <w:tcPr>
            <w:tcW w:w="2173" w:type="dxa"/>
            <w:gridSpan w:val="2"/>
            <w:tcBorders>
              <w:top w:val="single" w:sz="12" w:space="0" w:color="auto"/>
              <w:left w:val="single" w:sz="12" w:space="0" w:color="auto"/>
              <w:bottom w:val="single" w:sz="12" w:space="0" w:color="auto"/>
            </w:tcBorders>
            <w:shd w:val="clear" w:color="auto" w:fill="000000"/>
            <w:vAlign w:val="center"/>
          </w:tcPr>
          <w:p w14:paraId="7D77F906"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977" w:type="dxa"/>
            <w:tcBorders>
              <w:top w:val="single" w:sz="12" w:space="0" w:color="auto"/>
              <w:bottom w:val="single" w:sz="12" w:space="0" w:color="auto"/>
            </w:tcBorders>
            <w:shd w:val="clear" w:color="auto" w:fill="000000"/>
            <w:vAlign w:val="center"/>
          </w:tcPr>
          <w:p w14:paraId="7E995862"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479" w:type="dxa"/>
            <w:gridSpan w:val="2"/>
            <w:tcBorders>
              <w:top w:val="single" w:sz="12" w:space="0" w:color="auto"/>
              <w:bottom w:val="single" w:sz="12" w:space="0" w:color="auto"/>
            </w:tcBorders>
            <w:shd w:val="clear" w:color="auto" w:fill="000000"/>
            <w:vAlign w:val="center"/>
          </w:tcPr>
          <w:p w14:paraId="5BE09585"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1051" w:type="dxa"/>
            <w:tcBorders>
              <w:top w:val="single" w:sz="12" w:space="0" w:color="auto"/>
              <w:bottom w:val="single" w:sz="12" w:space="0" w:color="auto"/>
            </w:tcBorders>
            <w:shd w:val="clear" w:color="auto" w:fill="000000"/>
            <w:vAlign w:val="center"/>
          </w:tcPr>
          <w:p w14:paraId="51D4FB23"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78" w:type="dxa"/>
            <w:tcBorders>
              <w:top w:val="single" w:sz="12" w:space="0" w:color="auto"/>
              <w:bottom w:val="single" w:sz="12" w:space="0" w:color="auto"/>
              <w:right w:val="single" w:sz="12" w:space="0" w:color="auto"/>
            </w:tcBorders>
            <w:shd w:val="clear" w:color="auto" w:fill="000000"/>
            <w:vAlign w:val="center"/>
          </w:tcPr>
          <w:p w14:paraId="72B3562A"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1010D8F8" w14:textId="77777777" w:rsidTr="00A25F9E">
        <w:trPr>
          <w:trHeight w:val="288"/>
          <w:jc w:val="center"/>
        </w:trPr>
        <w:tc>
          <w:tcPr>
            <w:tcW w:w="2173" w:type="dxa"/>
            <w:gridSpan w:val="2"/>
            <w:vAlign w:val="center"/>
          </w:tcPr>
          <w:p w14:paraId="69003A1E"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PRIMER</w:t>
            </w:r>
          </w:p>
        </w:tc>
        <w:tc>
          <w:tcPr>
            <w:tcW w:w="2977" w:type="dxa"/>
            <w:vAlign w:val="center"/>
          </w:tcPr>
          <w:p w14:paraId="48C288C9"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479" w:type="dxa"/>
            <w:gridSpan w:val="2"/>
            <w:vAlign w:val="center"/>
          </w:tcPr>
          <w:p w14:paraId="6A065278" w14:textId="77777777" w:rsidR="003E601E" w:rsidRPr="007D3EFD" w:rsidRDefault="003E601E" w:rsidP="00A25F9E">
            <w:pPr>
              <w:autoSpaceDE/>
              <w:autoSpaceDN/>
              <w:adjustRightInd/>
              <w:spacing w:before="0" w:line="240" w:lineRule="auto"/>
              <w:ind w:left="0" w:right="-152"/>
              <w:rPr>
                <w:sz w:val="16"/>
                <w:szCs w:val="16"/>
              </w:rPr>
            </w:pPr>
            <w:proofErr w:type="spellStart"/>
            <w:r w:rsidRPr="007D3EFD">
              <w:rPr>
                <w:sz w:val="16"/>
                <w:szCs w:val="16"/>
              </w:rPr>
              <w:t>Carboguard</w:t>
            </w:r>
            <w:proofErr w:type="spellEnd"/>
            <w:r w:rsidRPr="007D3EFD">
              <w:rPr>
                <w:sz w:val="16"/>
                <w:szCs w:val="16"/>
              </w:rPr>
              <w:t xml:space="preserve"> 890 series</w:t>
            </w:r>
          </w:p>
        </w:tc>
        <w:tc>
          <w:tcPr>
            <w:tcW w:w="1051" w:type="dxa"/>
            <w:vAlign w:val="center"/>
          </w:tcPr>
          <w:p w14:paraId="0F96C26D" w14:textId="77777777" w:rsidR="003E601E" w:rsidRPr="00B431DE" w:rsidRDefault="003E601E" w:rsidP="00A25F9E">
            <w:pPr>
              <w:spacing w:before="0" w:line="240" w:lineRule="auto"/>
              <w:ind w:left="0"/>
              <w:jc w:val="center"/>
              <w:rPr>
                <w:sz w:val="16"/>
                <w:szCs w:val="16"/>
              </w:rPr>
            </w:pPr>
            <w:r w:rsidRPr="00B431DE">
              <w:rPr>
                <w:sz w:val="16"/>
                <w:szCs w:val="16"/>
              </w:rPr>
              <w:t>214</w:t>
            </w:r>
          </w:p>
        </w:tc>
        <w:tc>
          <w:tcPr>
            <w:tcW w:w="1278" w:type="dxa"/>
            <w:vAlign w:val="center"/>
          </w:tcPr>
          <w:p w14:paraId="25AD9A9A" w14:textId="77777777" w:rsidR="003E601E" w:rsidRPr="001D3869" w:rsidRDefault="003E601E" w:rsidP="00A25F9E">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(200</w:t>
            </w:r>
            <w:r w:rsidRPr="001D3869">
              <w:rPr>
                <w:sz w:val="16"/>
                <w:szCs w:val="16"/>
              </w:rPr>
              <w:t>°F</w:t>
            </w:r>
            <w:r>
              <w:rPr>
                <w:sz w:val="16"/>
                <w:szCs w:val="16"/>
              </w:rPr>
              <w:t>)</w:t>
            </w:r>
          </w:p>
        </w:tc>
      </w:tr>
      <w:tr w:rsidR="003E601E" w:rsidRPr="001D3869" w14:paraId="28F1853A" w14:textId="77777777" w:rsidTr="00A25F9E">
        <w:trPr>
          <w:trHeight w:val="288"/>
          <w:jc w:val="center"/>
        </w:trPr>
        <w:tc>
          <w:tcPr>
            <w:tcW w:w="2173" w:type="dxa"/>
            <w:gridSpan w:val="2"/>
            <w:vAlign w:val="center"/>
          </w:tcPr>
          <w:p w14:paraId="71605F75"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 - Polyamide</w:t>
            </w:r>
          </w:p>
        </w:tc>
        <w:tc>
          <w:tcPr>
            <w:tcW w:w="2977" w:type="dxa"/>
            <w:vAlign w:val="center"/>
          </w:tcPr>
          <w:p w14:paraId="193B02A5"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479" w:type="dxa"/>
            <w:gridSpan w:val="2"/>
            <w:vAlign w:val="center"/>
          </w:tcPr>
          <w:p w14:paraId="27B95143" w14:textId="2A7AB9EE" w:rsidR="003E601E" w:rsidRPr="007D3EFD" w:rsidRDefault="003E601E" w:rsidP="00A25F9E">
            <w:pPr>
              <w:autoSpaceDE/>
              <w:autoSpaceDN/>
              <w:adjustRightInd/>
              <w:spacing w:before="0" w:line="240" w:lineRule="auto"/>
              <w:ind w:left="0" w:right="-152"/>
              <w:rPr>
                <w:sz w:val="16"/>
                <w:szCs w:val="16"/>
              </w:rPr>
            </w:pPr>
            <w:proofErr w:type="spellStart"/>
            <w:r w:rsidRPr="007D3EFD">
              <w:rPr>
                <w:sz w:val="16"/>
                <w:szCs w:val="16"/>
              </w:rPr>
              <w:t>Hempadur</w:t>
            </w:r>
            <w:proofErr w:type="spellEnd"/>
            <w:r w:rsidRPr="007D3EFD">
              <w:rPr>
                <w:sz w:val="16"/>
                <w:szCs w:val="16"/>
              </w:rPr>
              <w:t xml:space="preserve"> 4588</w:t>
            </w:r>
            <w:r w:rsidR="00FF3A59" w:rsidRPr="007D3EFD">
              <w:rPr>
                <w:sz w:val="16"/>
                <w:szCs w:val="16"/>
              </w:rPr>
              <w:t>0</w:t>
            </w:r>
            <w:r w:rsidRPr="007D3EFD">
              <w:rPr>
                <w:sz w:val="16"/>
                <w:szCs w:val="16"/>
              </w:rPr>
              <w:t xml:space="preserve"> Series</w:t>
            </w:r>
          </w:p>
          <w:p w14:paraId="07E1203A" w14:textId="70E6B0E7" w:rsidR="001E77FA" w:rsidRPr="007D3EFD" w:rsidRDefault="001E77FA" w:rsidP="00A25F9E">
            <w:pPr>
              <w:autoSpaceDE/>
              <w:autoSpaceDN/>
              <w:adjustRightInd/>
              <w:spacing w:before="0" w:line="240" w:lineRule="auto"/>
              <w:ind w:left="0" w:right="-152"/>
              <w:rPr>
                <w:sz w:val="16"/>
                <w:szCs w:val="16"/>
              </w:rPr>
            </w:pPr>
            <w:proofErr w:type="spellStart"/>
            <w:r w:rsidRPr="007D3EFD">
              <w:rPr>
                <w:sz w:val="16"/>
                <w:szCs w:val="16"/>
              </w:rPr>
              <w:t>Hempaprime</w:t>
            </w:r>
            <w:proofErr w:type="spellEnd"/>
            <w:r w:rsidRPr="007D3EFD">
              <w:rPr>
                <w:sz w:val="16"/>
                <w:szCs w:val="16"/>
              </w:rPr>
              <w:t xml:space="preserve"> Multi 500</w:t>
            </w:r>
          </w:p>
        </w:tc>
        <w:tc>
          <w:tcPr>
            <w:tcW w:w="1051" w:type="dxa"/>
            <w:vAlign w:val="center"/>
          </w:tcPr>
          <w:p w14:paraId="3B3CB3F1" w14:textId="77777777" w:rsidR="003E601E" w:rsidRPr="00B431DE" w:rsidRDefault="003E601E" w:rsidP="00A25F9E">
            <w:pPr>
              <w:spacing w:before="0" w:line="240" w:lineRule="auto"/>
              <w:ind w:left="0"/>
              <w:jc w:val="center"/>
              <w:rPr>
                <w:sz w:val="16"/>
                <w:szCs w:val="16"/>
              </w:rPr>
            </w:pPr>
            <w:r w:rsidRPr="00B431DE">
              <w:rPr>
                <w:sz w:val="16"/>
                <w:szCs w:val="16"/>
              </w:rPr>
              <w:t>220</w:t>
            </w:r>
          </w:p>
          <w:p w14:paraId="629E11F5" w14:textId="007360F8" w:rsidR="001E77FA" w:rsidRPr="00B431DE" w:rsidRDefault="001E77FA" w:rsidP="00A25F9E">
            <w:pPr>
              <w:spacing w:before="0" w:line="240" w:lineRule="auto"/>
              <w:ind w:left="0"/>
              <w:jc w:val="center"/>
              <w:rPr>
                <w:sz w:val="16"/>
                <w:szCs w:val="16"/>
              </w:rPr>
            </w:pPr>
            <w:r w:rsidRPr="00B431DE">
              <w:rPr>
                <w:sz w:val="16"/>
                <w:szCs w:val="16"/>
              </w:rPr>
              <w:t>189-190</w:t>
            </w:r>
          </w:p>
        </w:tc>
        <w:tc>
          <w:tcPr>
            <w:tcW w:w="1278" w:type="dxa"/>
            <w:vAlign w:val="center"/>
          </w:tcPr>
          <w:p w14:paraId="6523C961"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702F2" w:rsidRPr="001D3869" w14:paraId="58E26E48" w14:textId="77777777" w:rsidTr="00A25F9E">
        <w:trPr>
          <w:trHeight w:val="288"/>
          <w:jc w:val="center"/>
        </w:trPr>
        <w:tc>
          <w:tcPr>
            <w:tcW w:w="2173" w:type="dxa"/>
            <w:gridSpan w:val="2"/>
            <w:vMerge w:val="restart"/>
            <w:vAlign w:val="center"/>
          </w:tcPr>
          <w:p w14:paraId="5490C6A1" w14:textId="77777777" w:rsidR="003702F2" w:rsidRPr="001D3869" w:rsidRDefault="003702F2" w:rsidP="00A25F9E">
            <w:pPr>
              <w:autoSpaceDE/>
              <w:autoSpaceDN/>
              <w:adjustRightInd/>
              <w:spacing w:before="0" w:line="240" w:lineRule="auto"/>
              <w:ind w:left="0"/>
              <w:rPr>
                <w:b/>
                <w:sz w:val="16"/>
                <w:szCs w:val="16"/>
              </w:rPr>
            </w:pPr>
            <w:r w:rsidRPr="00D02000">
              <w:rPr>
                <w:b/>
                <w:sz w:val="16"/>
                <w:szCs w:val="16"/>
              </w:rPr>
              <w:t>Surface profile</w:t>
            </w:r>
            <w:r>
              <w:rPr>
                <w:b/>
                <w:sz w:val="16"/>
                <w:szCs w:val="16"/>
              </w:rPr>
              <w:t xml:space="preserve"> </w:t>
            </w:r>
            <w:proofErr w:type="spellStart"/>
            <w:r>
              <w:rPr>
                <w:b/>
                <w:sz w:val="16"/>
                <w:szCs w:val="16"/>
              </w:rPr>
              <w:t>and</w:t>
            </w:r>
            <w:r w:rsidRPr="00AC6690">
              <w:rPr>
                <w:b/>
                <w:sz w:val="16"/>
                <w:szCs w:val="16"/>
              </w:rPr>
              <w:t>DFT</w:t>
            </w:r>
            <w:proofErr w:type="spellEnd"/>
            <w:r w:rsidRPr="00AC6690">
              <w:rPr>
                <w:b/>
                <w:sz w:val="16"/>
                <w:szCs w:val="16"/>
              </w:rPr>
              <w:t xml:space="preserve"> as per Manufacturer’s Product </w:t>
            </w:r>
            <w:proofErr w:type="gramStart"/>
            <w:r w:rsidRPr="00AC6690">
              <w:rPr>
                <w:b/>
                <w:sz w:val="16"/>
                <w:szCs w:val="16"/>
              </w:rPr>
              <w:t>Sheet</w:t>
            </w:r>
            <w:r>
              <w:rPr>
                <w:sz w:val="16"/>
                <w:szCs w:val="16"/>
              </w:rPr>
              <w:t>(</w:t>
            </w:r>
            <w:proofErr w:type="gramEnd"/>
            <w:r>
              <w:rPr>
                <w:sz w:val="16"/>
                <w:szCs w:val="16"/>
              </w:rPr>
              <w:t>see Note 4)</w:t>
            </w:r>
          </w:p>
        </w:tc>
        <w:tc>
          <w:tcPr>
            <w:tcW w:w="2977" w:type="dxa"/>
            <w:vAlign w:val="center"/>
          </w:tcPr>
          <w:p w14:paraId="5120F00B" w14:textId="77777777" w:rsidR="003702F2" w:rsidRPr="001D3869" w:rsidRDefault="003702F2" w:rsidP="00A25F9E">
            <w:pPr>
              <w:autoSpaceDE/>
              <w:autoSpaceDN/>
              <w:adjustRightInd/>
              <w:spacing w:before="0" w:line="240" w:lineRule="auto"/>
              <w:ind w:left="0"/>
              <w:rPr>
                <w:sz w:val="16"/>
                <w:szCs w:val="16"/>
              </w:rPr>
            </w:pPr>
            <w:r w:rsidRPr="001D3869">
              <w:rPr>
                <w:sz w:val="16"/>
                <w:szCs w:val="16"/>
              </w:rPr>
              <w:t>International</w:t>
            </w:r>
          </w:p>
        </w:tc>
        <w:tc>
          <w:tcPr>
            <w:tcW w:w="2479" w:type="dxa"/>
            <w:gridSpan w:val="2"/>
            <w:vAlign w:val="center"/>
          </w:tcPr>
          <w:p w14:paraId="77A5C2DD" w14:textId="740B9CAC" w:rsidR="003702F2" w:rsidRPr="007D3EFD" w:rsidRDefault="003702F2" w:rsidP="00A25F9E">
            <w:pPr>
              <w:autoSpaceDE/>
              <w:autoSpaceDN/>
              <w:adjustRightInd/>
              <w:spacing w:before="0" w:line="240" w:lineRule="auto"/>
              <w:ind w:left="0" w:right="-152"/>
              <w:rPr>
                <w:sz w:val="16"/>
                <w:szCs w:val="16"/>
              </w:rPr>
            </w:pPr>
            <w:r w:rsidRPr="007D3EFD">
              <w:rPr>
                <w:sz w:val="16"/>
                <w:szCs w:val="16"/>
              </w:rPr>
              <w:t xml:space="preserve">Intergard 251 </w:t>
            </w:r>
          </w:p>
        </w:tc>
        <w:tc>
          <w:tcPr>
            <w:tcW w:w="1051" w:type="dxa"/>
            <w:vAlign w:val="center"/>
          </w:tcPr>
          <w:p w14:paraId="2D319591" w14:textId="77777777" w:rsidR="003702F2" w:rsidRPr="00B431DE" w:rsidRDefault="003702F2" w:rsidP="00A25F9E">
            <w:pPr>
              <w:spacing w:before="0" w:line="240" w:lineRule="auto"/>
              <w:ind w:left="0"/>
              <w:jc w:val="center"/>
              <w:rPr>
                <w:sz w:val="16"/>
                <w:szCs w:val="16"/>
              </w:rPr>
            </w:pPr>
            <w:r w:rsidRPr="00B431DE">
              <w:rPr>
                <w:sz w:val="16"/>
                <w:szCs w:val="16"/>
              </w:rPr>
              <w:t>390</w:t>
            </w:r>
          </w:p>
        </w:tc>
        <w:tc>
          <w:tcPr>
            <w:tcW w:w="1278" w:type="dxa"/>
            <w:vAlign w:val="center"/>
          </w:tcPr>
          <w:p w14:paraId="6243AA20" w14:textId="77777777" w:rsidR="003702F2" w:rsidRPr="001D3869" w:rsidRDefault="003702F2"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702F2" w:rsidRPr="001D3869" w14:paraId="61A6FD4D" w14:textId="77777777" w:rsidTr="00A25F9E">
        <w:trPr>
          <w:trHeight w:val="288"/>
          <w:jc w:val="center"/>
        </w:trPr>
        <w:tc>
          <w:tcPr>
            <w:tcW w:w="2173" w:type="dxa"/>
            <w:gridSpan w:val="2"/>
            <w:vMerge/>
            <w:vAlign w:val="center"/>
          </w:tcPr>
          <w:p w14:paraId="01ADA623" w14:textId="77777777" w:rsidR="003702F2" w:rsidRPr="00B6195A" w:rsidRDefault="003702F2" w:rsidP="00A25F9E">
            <w:pPr>
              <w:autoSpaceDE/>
              <w:autoSpaceDN/>
              <w:adjustRightInd/>
              <w:spacing w:before="0" w:line="240" w:lineRule="auto"/>
              <w:ind w:left="0"/>
              <w:rPr>
                <w:sz w:val="16"/>
                <w:szCs w:val="16"/>
              </w:rPr>
            </w:pPr>
          </w:p>
        </w:tc>
        <w:tc>
          <w:tcPr>
            <w:tcW w:w="2977" w:type="dxa"/>
            <w:vAlign w:val="center"/>
          </w:tcPr>
          <w:p w14:paraId="7DCB485B" w14:textId="77777777" w:rsidR="003702F2" w:rsidRPr="001D3869" w:rsidRDefault="003702F2" w:rsidP="00A25F9E">
            <w:pPr>
              <w:autoSpaceDE/>
              <w:autoSpaceDN/>
              <w:adjustRightInd/>
              <w:spacing w:before="0" w:line="240" w:lineRule="auto"/>
              <w:ind w:left="0"/>
              <w:rPr>
                <w:sz w:val="16"/>
                <w:szCs w:val="16"/>
              </w:rPr>
            </w:pPr>
            <w:r w:rsidRPr="001D3869">
              <w:rPr>
                <w:sz w:val="16"/>
                <w:szCs w:val="16"/>
              </w:rPr>
              <w:t xml:space="preserve">Jotun </w:t>
            </w:r>
          </w:p>
        </w:tc>
        <w:tc>
          <w:tcPr>
            <w:tcW w:w="2479" w:type="dxa"/>
            <w:gridSpan w:val="2"/>
            <w:vAlign w:val="center"/>
          </w:tcPr>
          <w:p w14:paraId="7AA3BB60" w14:textId="77777777" w:rsidR="003702F2" w:rsidRPr="007D3EFD" w:rsidRDefault="003702F2" w:rsidP="00A25F9E">
            <w:pPr>
              <w:autoSpaceDE/>
              <w:autoSpaceDN/>
              <w:adjustRightInd/>
              <w:spacing w:before="0" w:line="240" w:lineRule="auto"/>
              <w:ind w:left="0" w:right="-152"/>
              <w:rPr>
                <w:sz w:val="16"/>
                <w:szCs w:val="16"/>
              </w:rPr>
            </w:pPr>
            <w:proofErr w:type="spellStart"/>
            <w:r w:rsidRPr="007D3EFD">
              <w:rPr>
                <w:sz w:val="16"/>
                <w:szCs w:val="16"/>
              </w:rPr>
              <w:t>Penguard</w:t>
            </w:r>
            <w:proofErr w:type="spellEnd"/>
            <w:r w:rsidRPr="007D3EFD">
              <w:rPr>
                <w:sz w:val="16"/>
                <w:szCs w:val="16"/>
              </w:rPr>
              <w:t xml:space="preserve"> Universal</w:t>
            </w:r>
          </w:p>
        </w:tc>
        <w:tc>
          <w:tcPr>
            <w:tcW w:w="1051" w:type="dxa"/>
            <w:vAlign w:val="center"/>
          </w:tcPr>
          <w:p w14:paraId="76584D6E" w14:textId="77777777" w:rsidR="003702F2" w:rsidRPr="00B431DE" w:rsidRDefault="003702F2" w:rsidP="00A25F9E">
            <w:pPr>
              <w:spacing w:before="0" w:line="240" w:lineRule="auto"/>
              <w:ind w:left="0"/>
              <w:jc w:val="center"/>
              <w:rPr>
                <w:sz w:val="16"/>
                <w:szCs w:val="16"/>
              </w:rPr>
            </w:pPr>
            <w:r w:rsidRPr="00B431DE">
              <w:rPr>
                <w:sz w:val="16"/>
                <w:szCs w:val="16"/>
              </w:rPr>
              <w:t>240</w:t>
            </w:r>
          </w:p>
        </w:tc>
        <w:tc>
          <w:tcPr>
            <w:tcW w:w="1278" w:type="dxa"/>
            <w:vAlign w:val="center"/>
          </w:tcPr>
          <w:p w14:paraId="349F6308" w14:textId="77777777" w:rsidR="003702F2" w:rsidRPr="001D3869" w:rsidRDefault="003702F2"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33A015AE" w14:textId="77777777" w:rsidTr="00A25F9E">
        <w:trPr>
          <w:trHeight w:val="288"/>
          <w:jc w:val="center"/>
        </w:trPr>
        <w:tc>
          <w:tcPr>
            <w:tcW w:w="2173" w:type="dxa"/>
            <w:gridSpan w:val="2"/>
            <w:vAlign w:val="center"/>
          </w:tcPr>
          <w:p w14:paraId="260755B0" w14:textId="77777777" w:rsidR="003E601E" w:rsidRPr="00B6195A" w:rsidRDefault="003E601E" w:rsidP="00A25F9E">
            <w:pPr>
              <w:autoSpaceDE/>
              <w:autoSpaceDN/>
              <w:adjustRightInd/>
              <w:spacing w:before="0" w:line="240" w:lineRule="auto"/>
              <w:ind w:left="0"/>
              <w:rPr>
                <w:sz w:val="16"/>
                <w:szCs w:val="16"/>
              </w:rPr>
            </w:pPr>
          </w:p>
        </w:tc>
        <w:tc>
          <w:tcPr>
            <w:tcW w:w="2977" w:type="dxa"/>
            <w:vAlign w:val="center"/>
          </w:tcPr>
          <w:p w14:paraId="026F14F0"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2479" w:type="dxa"/>
            <w:gridSpan w:val="2"/>
            <w:vAlign w:val="center"/>
          </w:tcPr>
          <w:p w14:paraId="7A82E00D" w14:textId="2A2AF210" w:rsidR="003E601E" w:rsidRPr="007D3EFD" w:rsidRDefault="003E601E" w:rsidP="00DD4F03">
            <w:pPr>
              <w:autoSpaceDE/>
              <w:autoSpaceDN/>
              <w:adjustRightInd/>
              <w:spacing w:before="0" w:line="240" w:lineRule="auto"/>
              <w:ind w:left="0" w:right="-152"/>
              <w:rPr>
                <w:sz w:val="16"/>
                <w:szCs w:val="16"/>
              </w:rPr>
            </w:pPr>
            <w:proofErr w:type="spellStart"/>
            <w:r w:rsidRPr="007D3EFD">
              <w:rPr>
                <w:sz w:val="16"/>
                <w:szCs w:val="16"/>
              </w:rPr>
              <w:t>Amercoat</w:t>
            </w:r>
            <w:proofErr w:type="spellEnd"/>
            <w:r w:rsidRPr="007D3EFD">
              <w:rPr>
                <w:sz w:val="16"/>
                <w:szCs w:val="16"/>
              </w:rPr>
              <w:t xml:space="preserve"> 240</w:t>
            </w:r>
            <w:r w:rsidR="00DD4F03" w:rsidRPr="007D3EFD">
              <w:rPr>
                <w:sz w:val="16"/>
                <w:szCs w:val="16"/>
              </w:rPr>
              <w:t xml:space="preserve"> Series</w:t>
            </w:r>
          </w:p>
        </w:tc>
        <w:tc>
          <w:tcPr>
            <w:tcW w:w="1051" w:type="dxa"/>
            <w:vAlign w:val="center"/>
          </w:tcPr>
          <w:p w14:paraId="09DA3AA7" w14:textId="77777777" w:rsidR="003E601E" w:rsidRPr="00B431DE" w:rsidRDefault="003E601E" w:rsidP="00A25F9E">
            <w:pPr>
              <w:spacing w:before="0" w:line="240" w:lineRule="auto"/>
              <w:ind w:left="0"/>
              <w:jc w:val="center"/>
              <w:rPr>
                <w:sz w:val="16"/>
                <w:szCs w:val="16"/>
              </w:rPr>
            </w:pPr>
            <w:r w:rsidRPr="00B431DE">
              <w:rPr>
                <w:sz w:val="16"/>
                <w:szCs w:val="16"/>
              </w:rPr>
              <w:t>153</w:t>
            </w:r>
          </w:p>
        </w:tc>
        <w:tc>
          <w:tcPr>
            <w:tcW w:w="1278" w:type="dxa"/>
            <w:vAlign w:val="center"/>
          </w:tcPr>
          <w:p w14:paraId="1408E0AD"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0BEF6C61" w14:textId="77777777" w:rsidTr="00A25F9E">
        <w:trPr>
          <w:trHeight w:val="288"/>
          <w:jc w:val="center"/>
        </w:trPr>
        <w:tc>
          <w:tcPr>
            <w:tcW w:w="2173" w:type="dxa"/>
            <w:gridSpan w:val="2"/>
            <w:vAlign w:val="center"/>
          </w:tcPr>
          <w:p w14:paraId="1F6C7CF8" w14:textId="77777777" w:rsidR="003E601E" w:rsidRPr="00B6195A" w:rsidRDefault="003E601E" w:rsidP="00A25F9E">
            <w:pPr>
              <w:autoSpaceDE/>
              <w:autoSpaceDN/>
              <w:adjustRightInd/>
              <w:spacing w:before="0" w:line="240" w:lineRule="auto"/>
              <w:ind w:left="0"/>
              <w:rPr>
                <w:sz w:val="16"/>
                <w:szCs w:val="16"/>
              </w:rPr>
            </w:pPr>
          </w:p>
        </w:tc>
        <w:tc>
          <w:tcPr>
            <w:tcW w:w="2977" w:type="dxa"/>
            <w:vAlign w:val="center"/>
          </w:tcPr>
          <w:p w14:paraId="2002F7E2"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479" w:type="dxa"/>
            <w:gridSpan w:val="2"/>
            <w:vAlign w:val="center"/>
          </w:tcPr>
          <w:p w14:paraId="2CEC5F03" w14:textId="00EDE3AE" w:rsidR="003E601E" w:rsidRPr="007D3EFD" w:rsidRDefault="003E601E" w:rsidP="00A25F9E">
            <w:pPr>
              <w:autoSpaceDE/>
              <w:autoSpaceDN/>
              <w:adjustRightInd/>
              <w:spacing w:before="0" w:line="240" w:lineRule="auto"/>
              <w:ind w:left="0" w:right="-152"/>
              <w:rPr>
                <w:sz w:val="16"/>
                <w:szCs w:val="16"/>
              </w:rPr>
            </w:pPr>
            <w:proofErr w:type="spellStart"/>
            <w:r w:rsidRPr="007D3EFD">
              <w:rPr>
                <w:sz w:val="16"/>
                <w:szCs w:val="16"/>
              </w:rPr>
              <w:t>Macropoxy</w:t>
            </w:r>
            <w:proofErr w:type="spellEnd"/>
            <w:r w:rsidRPr="007D3EFD">
              <w:rPr>
                <w:sz w:val="16"/>
                <w:szCs w:val="16"/>
              </w:rPr>
              <w:t xml:space="preserve"> 646 Series </w:t>
            </w:r>
          </w:p>
        </w:tc>
        <w:tc>
          <w:tcPr>
            <w:tcW w:w="1051" w:type="dxa"/>
            <w:vAlign w:val="center"/>
          </w:tcPr>
          <w:p w14:paraId="0305BBA1" w14:textId="77777777" w:rsidR="003E601E" w:rsidRPr="00B431DE" w:rsidRDefault="003E601E" w:rsidP="00A25F9E">
            <w:pPr>
              <w:spacing w:before="0" w:line="240" w:lineRule="auto"/>
              <w:ind w:left="0"/>
              <w:jc w:val="center"/>
              <w:rPr>
                <w:sz w:val="16"/>
                <w:szCs w:val="16"/>
              </w:rPr>
            </w:pPr>
            <w:r w:rsidRPr="00B431DE">
              <w:rPr>
                <w:sz w:val="16"/>
                <w:szCs w:val="16"/>
              </w:rPr>
              <w:t>100-250</w:t>
            </w:r>
          </w:p>
        </w:tc>
        <w:tc>
          <w:tcPr>
            <w:tcW w:w="1278" w:type="dxa"/>
            <w:vAlign w:val="center"/>
          </w:tcPr>
          <w:p w14:paraId="0DFBB22F"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4C2D29DB" w14:textId="77777777" w:rsidTr="00A25F9E">
        <w:trPr>
          <w:trHeight w:val="288"/>
          <w:jc w:val="center"/>
        </w:trPr>
        <w:tc>
          <w:tcPr>
            <w:tcW w:w="2173" w:type="dxa"/>
            <w:gridSpan w:val="2"/>
            <w:tcBorders>
              <w:bottom w:val="single" w:sz="12" w:space="0" w:color="auto"/>
            </w:tcBorders>
            <w:vAlign w:val="center"/>
          </w:tcPr>
          <w:p w14:paraId="7B1D6B4C" w14:textId="77777777" w:rsidR="003E601E" w:rsidRPr="00B6195A" w:rsidRDefault="003E601E" w:rsidP="00A25F9E">
            <w:pPr>
              <w:autoSpaceDE/>
              <w:autoSpaceDN/>
              <w:adjustRightInd/>
              <w:spacing w:before="0" w:line="240" w:lineRule="auto"/>
              <w:ind w:left="0"/>
              <w:rPr>
                <w:sz w:val="16"/>
                <w:szCs w:val="16"/>
              </w:rPr>
            </w:pPr>
          </w:p>
        </w:tc>
        <w:tc>
          <w:tcPr>
            <w:tcW w:w="2977" w:type="dxa"/>
            <w:tcBorders>
              <w:bottom w:val="single" w:sz="12" w:space="0" w:color="auto"/>
            </w:tcBorders>
            <w:vAlign w:val="center"/>
          </w:tcPr>
          <w:p w14:paraId="32AA4D4E" w14:textId="052BEB48"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479" w:type="dxa"/>
            <w:gridSpan w:val="2"/>
            <w:tcBorders>
              <w:bottom w:val="single" w:sz="12" w:space="0" w:color="auto"/>
            </w:tcBorders>
            <w:vAlign w:val="center"/>
          </w:tcPr>
          <w:p w14:paraId="4A646534" w14:textId="77777777" w:rsidR="003E601E" w:rsidRPr="007D3EFD" w:rsidRDefault="003E601E" w:rsidP="00A25F9E">
            <w:pPr>
              <w:autoSpaceDE/>
              <w:autoSpaceDN/>
              <w:adjustRightInd/>
              <w:spacing w:before="0" w:line="240" w:lineRule="auto"/>
              <w:ind w:left="0" w:right="-152"/>
              <w:rPr>
                <w:sz w:val="16"/>
                <w:szCs w:val="16"/>
              </w:rPr>
            </w:pPr>
            <w:r w:rsidRPr="007D3EFD">
              <w:rPr>
                <w:sz w:val="16"/>
                <w:szCs w:val="16"/>
              </w:rPr>
              <w:t xml:space="preserve">Series 66 Hi-Build </w:t>
            </w:r>
            <w:proofErr w:type="spellStart"/>
            <w:r w:rsidRPr="007D3EFD">
              <w:rPr>
                <w:sz w:val="16"/>
                <w:szCs w:val="16"/>
              </w:rPr>
              <w:t>Epoxoline</w:t>
            </w:r>
            <w:proofErr w:type="spellEnd"/>
            <w:r w:rsidRPr="007D3EFD">
              <w:rPr>
                <w:sz w:val="16"/>
                <w:szCs w:val="16"/>
              </w:rPr>
              <w:t xml:space="preserve">  </w:t>
            </w:r>
          </w:p>
          <w:p w14:paraId="088B5AC1" w14:textId="77777777" w:rsidR="003E601E" w:rsidRPr="007D3EFD" w:rsidRDefault="003E601E" w:rsidP="00A25F9E">
            <w:pPr>
              <w:autoSpaceDE/>
              <w:autoSpaceDN/>
              <w:adjustRightInd/>
              <w:spacing w:before="0" w:line="240" w:lineRule="auto"/>
              <w:ind w:left="0" w:right="-152"/>
              <w:rPr>
                <w:sz w:val="16"/>
                <w:szCs w:val="16"/>
              </w:rPr>
            </w:pPr>
            <w:r w:rsidRPr="007D3EFD">
              <w:rPr>
                <w:sz w:val="16"/>
                <w:szCs w:val="16"/>
              </w:rPr>
              <w:t xml:space="preserve">Series L69 Hi-Build </w:t>
            </w:r>
            <w:proofErr w:type="spellStart"/>
            <w:r w:rsidRPr="007D3EFD">
              <w:rPr>
                <w:sz w:val="16"/>
                <w:szCs w:val="16"/>
              </w:rPr>
              <w:t>Epoxoline</w:t>
            </w:r>
            <w:proofErr w:type="spellEnd"/>
            <w:r w:rsidRPr="007D3EFD">
              <w:rPr>
                <w:sz w:val="16"/>
                <w:szCs w:val="16"/>
              </w:rPr>
              <w:t xml:space="preserve"> II</w:t>
            </w:r>
          </w:p>
        </w:tc>
        <w:tc>
          <w:tcPr>
            <w:tcW w:w="1051" w:type="dxa"/>
            <w:tcBorders>
              <w:bottom w:val="single" w:sz="12" w:space="0" w:color="auto"/>
            </w:tcBorders>
            <w:vAlign w:val="center"/>
          </w:tcPr>
          <w:p w14:paraId="65254FF0" w14:textId="77777777" w:rsidR="003E601E" w:rsidRPr="00B431DE" w:rsidRDefault="003E601E" w:rsidP="00A25F9E">
            <w:pPr>
              <w:spacing w:before="0" w:line="240" w:lineRule="auto"/>
              <w:ind w:left="0"/>
              <w:jc w:val="center"/>
              <w:rPr>
                <w:sz w:val="16"/>
                <w:szCs w:val="16"/>
              </w:rPr>
            </w:pPr>
            <w:r w:rsidRPr="00B431DE">
              <w:rPr>
                <w:sz w:val="16"/>
                <w:szCs w:val="16"/>
              </w:rPr>
              <w:t>362</w:t>
            </w:r>
          </w:p>
          <w:p w14:paraId="6378A25F" w14:textId="77777777" w:rsidR="003E601E" w:rsidRPr="00B431DE" w:rsidRDefault="003E601E" w:rsidP="00A25F9E">
            <w:pPr>
              <w:spacing w:before="0" w:line="240" w:lineRule="auto"/>
              <w:ind w:left="0"/>
              <w:jc w:val="center"/>
              <w:rPr>
                <w:sz w:val="16"/>
                <w:szCs w:val="16"/>
              </w:rPr>
            </w:pPr>
            <w:r w:rsidRPr="00B431DE">
              <w:rPr>
                <w:sz w:val="16"/>
                <w:szCs w:val="16"/>
              </w:rPr>
              <w:t>98</w:t>
            </w:r>
          </w:p>
        </w:tc>
        <w:tc>
          <w:tcPr>
            <w:tcW w:w="1278" w:type="dxa"/>
            <w:tcBorders>
              <w:bottom w:val="single" w:sz="12" w:space="0" w:color="auto"/>
            </w:tcBorders>
            <w:vAlign w:val="center"/>
          </w:tcPr>
          <w:p w14:paraId="25F9FDD7" w14:textId="77777777" w:rsidR="003E601E"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p w14:paraId="028BE718"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34C713EF" w14:textId="77777777" w:rsidTr="00A25F9E">
        <w:trPr>
          <w:trHeight w:val="288"/>
          <w:jc w:val="center"/>
        </w:trPr>
        <w:tc>
          <w:tcPr>
            <w:tcW w:w="2173" w:type="dxa"/>
            <w:gridSpan w:val="2"/>
            <w:tcBorders>
              <w:top w:val="single" w:sz="12" w:space="0" w:color="auto"/>
              <w:bottom w:val="single" w:sz="12" w:space="0" w:color="auto"/>
            </w:tcBorders>
          </w:tcPr>
          <w:p w14:paraId="7BABA1DB" w14:textId="77777777" w:rsidR="003E601E" w:rsidRPr="001D3869" w:rsidRDefault="003E601E" w:rsidP="00A25F9E">
            <w:pPr>
              <w:autoSpaceDE/>
              <w:autoSpaceDN/>
              <w:adjustRightInd/>
              <w:spacing w:before="0" w:line="240" w:lineRule="auto"/>
              <w:ind w:left="0"/>
              <w:rPr>
                <w:i/>
                <w:sz w:val="14"/>
                <w:szCs w:val="14"/>
              </w:rPr>
            </w:pPr>
            <w:r w:rsidRPr="001D3869">
              <w:rPr>
                <w:b/>
                <w:sz w:val="16"/>
                <w:szCs w:val="16"/>
              </w:rPr>
              <w:t>FIREPROOFING</w:t>
            </w:r>
          </w:p>
        </w:tc>
        <w:tc>
          <w:tcPr>
            <w:tcW w:w="7785" w:type="dxa"/>
            <w:gridSpan w:val="5"/>
            <w:tcBorders>
              <w:top w:val="single" w:sz="12" w:space="0" w:color="auto"/>
              <w:bottom w:val="single" w:sz="12" w:space="0" w:color="auto"/>
            </w:tcBorders>
            <w:vAlign w:val="center"/>
          </w:tcPr>
          <w:p w14:paraId="026D439A" w14:textId="77777777" w:rsidR="003E601E" w:rsidRPr="007D3EFD" w:rsidRDefault="003E601E" w:rsidP="00A25F9E">
            <w:pPr>
              <w:autoSpaceDE/>
              <w:autoSpaceDN/>
              <w:adjustRightInd/>
              <w:spacing w:before="0" w:line="240" w:lineRule="auto"/>
              <w:ind w:left="0"/>
              <w:rPr>
                <w:i/>
                <w:sz w:val="14"/>
                <w:szCs w:val="14"/>
              </w:rPr>
            </w:pPr>
            <w:r w:rsidRPr="007D3EFD">
              <w:rPr>
                <w:i/>
                <w:sz w:val="14"/>
                <w:szCs w:val="14"/>
              </w:rPr>
              <w:t xml:space="preserve">Company specifies fireproofing type and thickness. See Company's Fire Protection Manual. Certain manufacturers require a </w:t>
            </w:r>
            <w:proofErr w:type="spellStart"/>
            <w:r w:rsidRPr="007D3EFD">
              <w:rPr>
                <w:i/>
                <w:sz w:val="14"/>
                <w:szCs w:val="14"/>
              </w:rPr>
              <w:t>tiecoat</w:t>
            </w:r>
            <w:proofErr w:type="spellEnd"/>
            <w:r w:rsidRPr="007D3EFD">
              <w:rPr>
                <w:i/>
                <w:sz w:val="14"/>
                <w:szCs w:val="14"/>
              </w:rPr>
              <w:t xml:space="preserve"> between the fireproofing and </w:t>
            </w:r>
            <w:proofErr w:type="spellStart"/>
            <w:r w:rsidRPr="007D3EFD">
              <w:rPr>
                <w:i/>
                <w:sz w:val="14"/>
                <w:szCs w:val="14"/>
              </w:rPr>
              <w:t>weathercoating</w:t>
            </w:r>
            <w:proofErr w:type="spellEnd"/>
            <w:r w:rsidRPr="007D3EFD">
              <w:rPr>
                <w:i/>
                <w:sz w:val="14"/>
                <w:szCs w:val="14"/>
              </w:rPr>
              <w:t xml:space="preserve">. Before sandblasting, weld 12-gage steel studs to the steel to support the mesh reinforcement. Alternative reinforcing techniques may be acceptable; but they require prior written authorization from Company. Allow fireproofing to cure ten days at 21°C (70°F) before applying </w:t>
            </w:r>
            <w:proofErr w:type="spellStart"/>
            <w:r w:rsidRPr="007D3EFD">
              <w:rPr>
                <w:i/>
                <w:sz w:val="14"/>
                <w:szCs w:val="14"/>
              </w:rPr>
              <w:t>weathercoat</w:t>
            </w:r>
            <w:proofErr w:type="spellEnd"/>
            <w:r w:rsidRPr="007D3EFD">
              <w:rPr>
                <w:i/>
                <w:sz w:val="14"/>
                <w:szCs w:val="14"/>
              </w:rPr>
              <w:t xml:space="preserve">; lower temps require a longer cure. Apply </w:t>
            </w:r>
            <w:proofErr w:type="spellStart"/>
            <w:r w:rsidRPr="007D3EFD">
              <w:rPr>
                <w:i/>
                <w:sz w:val="14"/>
                <w:szCs w:val="14"/>
              </w:rPr>
              <w:t>weathercoat</w:t>
            </w:r>
            <w:proofErr w:type="spellEnd"/>
            <w:r w:rsidRPr="007D3EFD">
              <w:rPr>
                <w:i/>
                <w:sz w:val="14"/>
                <w:szCs w:val="14"/>
              </w:rPr>
              <w:t xml:space="preserve"> in two coats with the first thinned to penetrate, unless the manufacturer recommends a </w:t>
            </w:r>
            <w:proofErr w:type="spellStart"/>
            <w:r w:rsidRPr="007D3EFD">
              <w:rPr>
                <w:i/>
                <w:sz w:val="14"/>
                <w:szCs w:val="14"/>
              </w:rPr>
              <w:t>tiecoat</w:t>
            </w:r>
            <w:proofErr w:type="spellEnd"/>
            <w:r w:rsidRPr="007D3EFD">
              <w:rPr>
                <w:i/>
                <w:sz w:val="14"/>
                <w:szCs w:val="14"/>
              </w:rPr>
              <w:t xml:space="preserve"> instead.</w:t>
            </w:r>
          </w:p>
        </w:tc>
      </w:tr>
      <w:tr w:rsidR="003E601E" w:rsidRPr="001D3869" w14:paraId="1DA1F174" w14:textId="77777777" w:rsidTr="00A25F9E">
        <w:trPr>
          <w:trHeight w:val="288"/>
          <w:jc w:val="center"/>
        </w:trPr>
        <w:tc>
          <w:tcPr>
            <w:tcW w:w="2173" w:type="dxa"/>
            <w:gridSpan w:val="2"/>
            <w:tcBorders>
              <w:top w:val="single" w:sz="12" w:space="0" w:color="auto"/>
            </w:tcBorders>
            <w:vAlign w:val="center"/>
          </w:tcPr>
          <w:p w14:paraId="54547903"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TIECOAT</w:t>
            </w:r>
          </w:p>
        </w:tc>
        <w:tc>
          <w:tcPr>
            <w:tcW w:w="2977" w:type="dxa"/>
            <w:tcBorders>
              <w:top w:val="single" w:sz="12" w:space="0" w:color="auto"/>
            </w:tcBorders>
            <w:vAlign w:val="center"/>
          </w:tcPr>
          <w:p w14:paraId="47B359FB"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479" w:type="dxa"/>
            <w:gridSpan w:val="2"/>
            <w:tcBorders>
              <w:top w:val="single" w:sz="12" w:space="0" w:color="auto"/>
            </w:tcBorders>
            <w:vAlign w:val="center"/>
          </w:tcPr>
          <w:p w14:paraId="468FCF9E" w14:textId="77777777" w:rsidR="003E601E" w:rsidRPr="007D3EFD" w:rsidRDefault="003E601E" w:rsidP="00A25F9E">
            <w:pPr>
              <w:autoSpaceDE/>
              <w:autoSpaceDN/>
              <w:adjustRightInd/>
              <w:spacing w:before="0" w:line="240" w:lineRule="auto"/>
              <w:ind w:left="0"/>
              <w:rPr>
                <w:sz w:val="16"/>
                <w:szCs w:val="16"/>
              </w:rPr>
            </w:pPr>
            <w:proofErr w:type="spellStart"/>
            <w:r w:rsidRPr="007D3EFD">
              <w:rPr>
                <w:sz w:val="16"/>
                <w:szCs w:val="16"/>
              </w:rPr>
              <w:t>Carboguard</w:t>
            </w:r>
            <w:proofErr w:type="spellEnd"/>
            <w:r w:rsidRPr="007D3EFD">
              <w:rPr>
                <w:sz w:val="16"/>
                <w:szCs w:val="16"/>
              </w:rPr>
              <w:t xml:space="preserve"> 1340</w:t>
            </w:r>
          </w:p>
        </w:tc>
        <w:tc>
          <w:tcPr>
            <w:tcW w:w="1051" w:type="dxa"/>
            <w:tcBorders>
              <w:top w:val="single" w:sz="12" w:space="0" w:color="auto"/>
            </w:tcBorders>
            <w:vAlign w:val="center"/>
          </w:tcPr>
          <w:p w14:paraId="161CCDA6" w14:textId="77777777" w:rsidR="003E601E" w:rsidRPr="00B431DE" w:rsidRDefault="003E601E" w:rsidP="00A25F9E">
            <w:pPr>
              <w:spacing w:before="0" w:line="240" w:lineRule="auto"/>
              <w:ind w:left="0"/>
              <w:jc w:val="center"/>
              <w:rPr>
                <w:sz w:val="16"/>
                <w:szCs w:val="16"/>
              </w:rPr>
            </w:pPr>
            <w:r w:rsidRPr="00B431DE">
              <w:rPr>
                <w:sz w:val="16"/>
                <w:szCs w:val="16"/>
              </w:rPr>
              <w:t>214</w:t>
            </w:r>
          </w:p>
        </w:tc>
        <w:tc>
          <w:tcPr>
            <w:tcW w:w="1278" w:type="dxa"/>
            <w:tcBorders>
              <w:top w:val="single" w:sz="12" w:space="0" w:color="auto"/>
            </w:tcBorders>
            <w:vAlign w:val="center"/>
          </w:tcPr>
          <w:p w14:paraId="6A0A0656" w14:textId="77777777" w:rsidR="003E601E" w:rsidRPr="001D3869" w:rsidRDefault="003E601E" w:rsidP="00A25F9E">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(200</w:t>
            </w:r>
            <w:r w:rsidRPr="001D3869">
              <w:rPr>
                <w:sz w:val="16"/>
                <w:szCs w:val="16"/>
              </w:rPr>
              <w:t>°F</w:t>
            </w:r>
            <w:r>
              <w:rPr>
                <w:sz w:val="16"/>
                <w:szCs w:val="16"/>
              </w:rPr>
              <w:t>)</w:t>
            </w:r>
          </w:p>
        </w:tc>
      </w:tr>
      <w:tr w:rsidR="003E601E" w:rsidRPr="001D3869" w14:paraId="5B70DA6D" w14:textId="77777777" w:rsidTr="00A25F9E">
        <w:trPr>
          <w:trHeight w:val="288"/>
          <w:jc w:val="center"/>
        </w:trPr>
        <w:tc>
          <w:tcPr>
            <w:tcW w:w="2173" w:type="dxa"/>
            <w:gridSpan w:val="2"/>
            <w:vAlign w:val="center"/>
          </w:tcPr>
          <w:p w14:paraId="68B8AB4E" w14:textId="77777777" w:rsidR="003E601E" w:rsidRPr="001D3869" w:rsidRDefault="003E601E" w:rsidP="00A25F9E">
            <w:pPr>
              <w:autoSpaceDE/>
              <w:autoSpaceDN/>
              <w:adjustRightInd/>
              <w:spacing w:before="0" w:line="240" w:lineRule="auto"/>
              <w:ind w:left="0"/>
              <w:rPr>
                <w:b/>
                <w:sz w:val="16"/>
                <w:szCs w:val="16"/>
              </w:rPr>
            </w:pPr>
            <w:r w:rsidRPr="002F585C">
              <w:rPr>
                <w:b/>
                <w:sz w:val="16"/>
                <w:szCs w:val="16"/>
              </w:rPr>
              <w:t>Epoxy–Intermediate</w:t>
            </w:r>
          </w:p>
        </w:tc>
        <w:tc>
          <w:tcPr>
            <w:tcW w:w="2977" w:type="dxa"/>
            <w:vAlign w:val="center"/>
          </w:tcPr>
          <w:p w14:paraId="0F90CA12"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479" w:type="dxa"/>
            <w:gridSpan w:val="2"/>
            <w:vAlign w:val="center"/>
          </w:tcPr>
          <w:p w14:paraId="62E1AE92" w14:textId="77777777" w:rsidR="003E601E" w:rsidRPr="007D3EFD" w:rsidRDefault="003E601E" w:rsidP="00A25F9E">
            <w:pPr>
              <w:autoSpaceDE/>
              <w:autoSpaceDN/>
              <w:adjustRightInd/>
              <w:spacing w:before="0" w:line="240" w:lineRule="auto"/>
              <w:ind w:left="0"/>
              <w:rPr>
                <w:sz w:val="16"/>
                <w:szCs w:val="16"/>
              </w:rPr>
            </w:pPr>
            <w:proofErr w:type="spellStart"/>
            <w:r w:rsidRPr="007D3EFD">
              <w:rPr>
                <w:sz w:val="16"/>
                <w:szCs w:val="16"/>
              </w:rPr>
              <w:t>Hempadur</w:t>
            </w:r>
            <w:proofErr w:type="spellEnd"/>
            <w:r w:rsidRPr="007D3EFD">
              <w:rPr>
                <w:sz w:val="16"/>
                <w:szCs w:val="16"/>
              </w:rPr>
              <w:t xml:space="preserve"> 45880 Series</w:t>
            </w:r>
          </w:p>
          <w:p w14:paraId="40A4DC3F" w14:textId="31CD70E0" w:rsidR="00971E49" w:rsidRPr="007D3EFD" w:rsidRDefault="00971E49" w:rsidP="00A25F9E">
            <w:pPr>
              <w:autoSpaceDE/>
              <w:autoSpaceDN/>
              <w:adjustRightInd/>
              <w:spacing w:before="0" w:line="240" w:lineRule="auto"/>
              <w:ind w:left="0"/>
              <w:rPr>
                <w:sz w:val="16"/>
                <w:szCs w:val="16"/>
              </w:rPr>
            </w:pPr>
            <w:proofErr w:type="spellStart"/>
            <w:r w:rsidRPr="007D3EFD">
              <w:rPr>
                <w:sz w:val="16"/>
                <w:szCs w:val="16"/>
              </w:rPr>
              <w:t>Hempaprime</w:t>
            </w:r>
            <w:proofErr w:type="spellEnd"/>
            <w:r w:rsidRPr="007D3EFD">
              <w:rPr>
                <w:sz w:val="16"/>
                <w:szCs w:val="16"/>
              </w:rPr>
              <w:t xml:space="preserve"> Multi 500</w:t>
            </w:r>
          </w:p>
        </w:tc>
        <w:tc>
          <w:tcPr>
            <w:tcW w:w="1051" w:type="dxa"/>
            <w:vAlign w:val="center"/>
          </w:tcPr>
          <w:p w14:paraId="25D51E78" w14:textId="77777777" w:rsidR="003E601E" w:rsidRPr="00B431DE" w:rsidRDefault="003E601E" w:rsidP="00A25F9E">
            <w:pPr>
              <w:spacing w:before="0" w:line="240" w:lineRule="auto"/>
              <w:ind w:left="0"/>
              <w:jc w:val="center"/>
              <w:rPr>
                <w:sz w:val="16"/>
                <w:szCs w:val="16"/>
              </w:rPr>
            </w:pPr>
            <w:r w:rsidRPr="00B431DE">
              <w:rPr>
                <w:sz w:val="16"/>
                <w:szCs w:val="16"/>
              </w:rPr>
              <w:t>220</w:t>
            </w:r>
          </w:p>
          <w:p w14:paraId="0FA23036" w14:textId="2A062FE5" w:rsidR="00971E49" w:rsidRPr="00B431DE" w:rsidRDefault="00971E49" w:rsidP="00A25F9E">
            <w:pPr>
              <w:spacing w:before="0" w:line="240" w:lineRule="auto"/>
              <w:ind w:left="0"/>
              <w:jc w:val="center"/>
              <w:rPr>
                <w:sz w:val="16"/>
                <w:szCs w:val="16"/>
              </w:rPr>
            </w:pPr>
            <w:r w:rsidRPr="00B431DE">
              <w:rPr>
                <w:sz w:val="16"/>
                <w:szCs w:val="16"/>
              </w:rPr>
              <w:t>189-190</w:t>
            </w:r>
          </w:p>
        </w:tc>
        <w:tc>
          <w:tcPr>
            <w:tcW w:w="1278" w:type="dxa"/>
            <w:vAlign w:val="center"/>
          </w:tcPr>
          <w:p w14:paraId="5C203A7E"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665406FD" w14:textId="77777777" w:rsidTr="00A25F9E">
        <w:trPr>
          <w:trHeight w:val="288"/>
          <w:jc w:val="center"/>
        </w:trPr>
        <w:tc>
          <w:tcPr>
            <w:tcW w:w="2173" w:type="dxa"/>
            <w:gridSpan w:val="2"/>
            <w:vAlign w:val="center"/>
          </w:tcPr>
          <w:p w14:paraId="13785B98"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High Build</w:t>
            </w:r>
          </w:p>
        </w:tc>
        <w:tc>
          <w:tcPr>
            <w:tcW w:w="2977" w:type="dxa"/>
            <w:vAlign w:val="center"/>
          </w:tcPr>
          <w:p w14:paraId="0B5EA17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479" w:type="dxa"/>
            <w:gridSpan w:val="2"/>
            <w:vAlign w:val="center"/>
          </w:tcPr>
          <w:p w14:paraId="48647A57" w14:textId="77777777" w:rsidR="003E601E" w:rsidRPr="007D3EFD" w:rsidRDefault="003E601E" w:rsidP="00A25F9E">
            <w:pPr>
              <w:autoSpaceDE/>
              <w:autoSpaceDN/>
              <w:adjustRightInd/>
              <w:spacing w:before="0" w:line="240" w:lineRule="auto"/>
              <w:ind w:left="0"/>
              <w:rPr>
                <w:sz w:val="16"/>
                <w:szCs w:val="16"/>
              </w:rPr>
            </w:pPr>
            <w:r w:rsidRPr="007D3EFD">
              <w:rPr>
                <w:sz w:val="16"/>
                <w:szCs w:val="16"/>
              </w:rPr>
              <w:t xml:space="preserve">Intergard 475 HS </w:t>
            </w:r>
          </w:p>
        </w:tc>
        <w:tc>
          <w:tcPr>
            <w:tcW w:w="1051" w:type="dxa"/>
            <w:vAlign w:val="center"/>
          </w:tcPr>
          <w:p w14:paraId="51B632F9" w14:textId="77777777" w:rsidR="003E601E" w:rsidRPr="00B431DE" w:rsidRDefault="003E601E" w:rsidP="00A25F9E">
            <w:pPr>
              <w:spacing w:before="0" w:line="240" w:lineRule="auto"/>
              <w:ind w:left="0"/>
              <w:jc w:val="center"/>
              <w:rPr>
                <w:sz w:val="16"/>
                <w:szCs w:val="16"/>
              </w:rPr>
            </w:pPr>
            <w:r w:rsidRPr="00B431DE">
              <w:rPr>
                <w:sz w:val="16"/>
                <w:szCs w:val="16"/>
              </w:rPr>
              <w:t>207</w:t>
            </w:r>
          </w:p>
        </w:tc>
        <w:tc>
          <w:tcPr>
            <w:tcW w:w="1278" w:type="dxa"/>
            <w:vAlign w:val="center"/>
          </w:tcPr>
          <w:p w14:paraId="55CE4C5A"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4D62F1DE" w14:textId="77777777" w:rsidTr="00A25F9E">
        <w:trPr>
          <w:trHeight w:val="288"/>
          <w:jc w:val="center"/>
        </w:trPr>
        <w:tc>
          <w:tcPr>
            <w:tcW w:w="2173" w:type="dxa"/>
            <w:gridSpan w:val="2"/>
            <w:vAlign w:val="center"/>
          </w:tcPr>
          <w:p w14:paraId="409D0023" w14:textId="77777777" w:rsidR="003E601E" w:rsidRPr="001D3869" w:rsidRDefault="003E601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977" w:type="dxa"/>
            <w:vAlign w:val="center"/>
          </w:tcPr>
          <w:p w14:paraId="621B0B97" w14:textId="77777777" w:rsidR="003E601E" w:rsidRPr="00002B24" w:rsidRDefault="003E601E" w:rsidP="00A25F9E">
            <w:pPr>
              <w:autoSpaceDE/>
              <w:autoSpaceDN/>
              <w:adjustRightInd/>
              <w:spacing w:before="0" w:line="240" w:lineRule="auto"/>
              <w:ind w:left="0"/>
              <w:rPr>
                <w:sz w:val="16"/>
                <w:szCs w:val="16"/>
              </w:rPr>
            </w:pPr>
            <w:r w:rsidRPr="00002B24">
              <w:rPr>
                <w:sz w:val="16"/>
                <w:szCs w:val="16"/>
              </w:rPr>
              <w:t>Jotun Paints</w:t>
            </w:r>
          </w:p>
        </w:tc>
        <w:tc>
          <w:tcPr>
            <w:tcW w:w="2479" w:type="dxa"/>
            <w:gridSpan w:val="2"/>
            <w:vAlign w:val="center"/>
          </w:tcPr>
          <w:p w14:paraId="1039EC12" w14:textId="6FAE42DE" w:rsidR="002B2363" w:rsidRPr="007D3EFD" w:rsidRDefault="003E601E" w:rsidP="002B2363">
            <w:pPr>
              <w:autoSpaceDE/>
              <w:autoSpaceDN/>
              <w:adjustRightInd/>
              <w:spacing w:before="0" w:line="240" w:lineRule="auto"/>
              <w:ind w:left="0"/>
              <w:rPr>
                <w:sz w:val="16"/>
                <w:szCs w:val="16"/>
              </w:rPr>
            </w:pPr>
            <w:proofErr w:type="spellStart"/>
            <w:r w:rsidRPr="007D3EFD">
              <w:rPr>
                <w:sz w:val="16"/>
                <w:szCs w:val="16"/>
              </w:rPr>
              <w:t>Jotamastic</w:t>
            </w:r>
            <w:proofErr w:type="spellEnd"/>
            <w:r w:rsidRPr="007D3EFD">
              <w:rPr>
                <w:sz w:val="16"/>
                <w:szCs w:val="16"/>
              </w:rPr>
              <w:t xml:space="preserve"> 80</w:t>
            </w:r>
            <w:r w:rsidR="002B2363" w:rsidRPr="007D3EFD">
              <w:rPr>
                <w:sz w:val="16"/>
                <w:szCs w:val="16"/>
              </w:rPr>
              <w:t>Series</w:t>
            </w:r>
          </w:p>
          <w:p w14:paraId="429887A2" w14:textId="1922271D" w:rsidR="002B2363" w:rsidRPr="007D3EFD" w:rsidRDefault="002B2363" w:rsidP="002B2363">
            <w:pPr>
              <w:autoSpaceDE/>
              <w:autoSpaceDN/>
              <w:adjustRightInd/>
              <w:spacing w:before="0" w:line="240" w:lineRule="auto"/>
              <w:ind w:left="0"/>
              <w:rPr>
                <w:sz w:val="16"/>
                <w:szCs w:val="16"/>
              </w:rPr>
            </w:pPr>
            <w:proofErr w:type="spellStart"/>
            <w:r w:rsidRPr="007D3EFD">
              <w:rPr>
                <w:sz w:val="16"/>
                <w:szCs w:val="16"/>
              </w:rPr>
              <w:t>Jotamastic</w:t>
            </w:r>
            <w:proofErr w:type="spellEnd"/>
            <w:r w:rsidRPr="007D3EFD">
              <w:rPr>
                <w:sz w:val="16"/>
                <w:szCs w:val="16"/>
              </w:rPr>
              <w:t xml:space="preserve"> 90</w:t>
            </w:r>
          </w:p>
        </w:tc>
        <w:tc>
          <w:tcPr>
            <w:tcW w:w="1051" w:type="dxa"/>
            <w:vAlign w:val="center"/>
          </w:tcPr>
          <w:p w14:paraId="6FDC6636" w14:textId="77777777" w:rsidR="00F60730" w:rsidRPr="00B431DE" w:rsidRDefault="00F60730" w:rsidP="00F60730">
            <w:pPr>
              <w:spacing w:before="0" w:line="240" w:lineRule="auto"/>
              <w:ind w:left="0"/>
              <w:jc w:val="center"/>
              <w:rPr>
                <w:sz w:val="16"/>
                <w:szCs w:val="16"/>
              </w:rPr>
            </w:pPr>
            <w:r w:rsidRPr="00B431DE">
              <w:rPr>
                <w:sz w:val="16"/>
                <w:szCs w:val="16"/>
              </w:rPr>
              <w:t>145-270</w:t>
            </w:r>
          </w:p>
          <w:p w14:paraId="70981B47" w14:textId="754A1063" w:rsidR="003E601E" w:rsidRPr="00B431DE" w:rsidRDefault="00F60730" w:rsidP="00F60730">
            <w:pPr>
              <w:spacing w:before="0" w:line="240" w:lineRule="auto"/>
              <w:ind w:left="0"/>
              <w:jc w:val="center"/>
              <w:rPr>
                <w:sz w:val="16"/>
                <w:szCs w:val="16"/>
              </w:rPr>
            </w:pPr>
            <w:r w:rsidRPr="00B431DE">
              <w:rPr>
                <w:sz w:val="16"/>
                <w:szCs w:val="16"/>
              </w:rPr>
              <w:t>240-270</w:t>
            </w:r>
          </w:p>
        </w:tc>
        <w:tc>
          <w:tcPr>
            <w:tcW w:w="1278" w:type="dxa"/>
            <w:vAlign w:val="center"/>
          </w:tcPr>
          <w:p w14:paraId="165B734C"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007C9439" w14:textId="77777777" w:rsidTr="00A25F9E">
        <w:trPr>
          <w:trHeight w:val="288"/>
          <w:jc w:val="center"/>
        </w:trPr>
        <w:tc>
          <w:tcPr>
            <w:tcW w:w="2173" w:type="dxa"/>
            <w:gridSpan w:val="2"/>
            <w:vAlign w:val="center"/>
          </w:tcPr>
          <w:p w14:paraId="2EBF82E9" w14:textId="77777777" w:rsidR="003E601E" w:rsidRPr="00B6195A" w:rsidRDefault="003E601E" w:rsidP="00A25F9E">
            <w:pPr>
              <w:autoSpaceDE/>
              <w:autoSpaceDN/>
              <w:adjustRightInd/>
              <w:spacing w:before="0" w:line="240" w:lineRule="auto"/>
              <w:ind w:left="0"/>
              <w:rPr>
                <w:sz w:val="16"/>
                <w:szCs w:val="16"/>
              </w:rPr>
            </w:pPr>
          </w:p>
        </w:tc>
        <w:tc>
          <w:tcPr>
            <w:tcW w:w="2977" w:type="dxa"/>
            <w:vAlign w:val="center"/>
          </w:tcPr>
          <w:p w14:paraId="040DFAE4"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2479" w:type="dxa"/>
            <w:gridSpan w:val="2"/>
            <w:vAlign w:val="center"/>
          </w:tcPr>
          <w:p w14:paraId="15B0D144" w14:textId="3EF3E915" w:rsidR="003E601E" w:rsidRPr="007D3EFD" w:rsidRDefault="003E601E" w:rsidP="00A25F9E">
            <w:pPr>
              <w:autoSpaceDE/>
              <w:autoSpaceDN/>
              <w:adjustRightInd/>
              <w:spacing w:before="0" w:line="240" w:lineRule="auto"/>
              <w:ind w:left="0"/>
              <w:rPr>
                <w:sz w:val="16"/>
                <w:szCs w:val="16"/>
              </w:rPr>
            </w:pPr>
            <w:proofErr w:type="spellStart"/>
            <w:r w:rsidRPr="007D3EFD">
              <w:rPr>
                <w:sz w:val="16"/>
                <w:szCs w:val="16"/>
              </w:rPr>
              <w:t>SigmaCover</w:t>
            </w:r>
            <w:proofErr w:type="spellEnd"/>
            <w:r w:rsidRPr="007D3EFD">
              <w:rPr>
                <w:sz w:val="16"/>
                <w:szCs w:val="16"/>
              </w:rPr>
              <w:t xml:space="preserve"> 410</w:t>
            </w:r>
          </w:p>
          <w:p w14:paraId="5CE9FA84" w14:textId="77777777" w:rsidR="005D75A2" w:rsidRPr="007D3EFD" w:rsidRDefault="005D75A2" w:rsidP="005D75A2">
            <w:pPr>
              <w:autoSpaceDE/>
              <w:autoSpaceDN/>
              <w:adjustRightInd/>
              <w:spacing w:before="0" w:line="240" w:lineRule="auto"/>
              <w:ind w:left="0"/>
              <w:rPr>
                <w:sz w:val="16"/>
                <w:szCs w:val="16"/>
              </w:rPr>
            </w:pPr>
            <w:proofErr w:type="spellStart"/>
            <w:r w:rsidRPr="007D3EFD">
              <w:rPr>
                <w:sz w:val="16"/>
                <w:szCs w:val="16"/>
              </w:rPr>
              <w:t>Amerlock</w:t>
            </w:r>
            <w:proofErr w:type="spellEnd"/>
            <w:r w:rsidRPr="007D3EFD">
              <w:rPr>
                <w:sz w:val="16"/>
                <w:szCs w:val="16"/>
              </w:rPr>
              <w:t xml:space="preserve"> 400 Series</w:t>
            </w:r>
          </w:p>
          <w:p w14:paraId="275EB2EE" w14:textId="173C7572" w:rsidR="005D75A2" w:rsidRPr="007D3EFD" w:rsidRDefault="005D75A2" w:rsidP="005D75A2">
            <w:pPr>
              <w:autoSpaceDE/>
              <w:autoSpaceDN/>
              <w:adjustRightInd/>
              <w:spacing w:before="0" w:line="240" w:lineRule="auto"/>
              <w:ind w:left="0"/>
              <w:rPr>
                <w:sz w:val="16"/>
                <w:szCs w:val="16"/>
              </w:rPr>
            </w:pPr>
            <w:proofErr w:type="spellStart"/>
            <w:r w:rsidRPr="007D3EFD">
              <w:rPr>
                <w:sz w:val="16"/>
                <w:szCs w:val="16"/>
              </w:rPr>
              <w:t>Amerlock</w:t>
            </w:r>
            <w:proofErr w:type="spellEnd"/>
            <w:r w:rsidRPr="007D3EFD">
              <w:rPr>
                <w:sz w:val="16"/>
                <w:szCs w:val="16"/>
              </w:rPr>
              <w:t xml:space="preserve"> 2 Series</w:t>
            </w:r>
          </w:p>
        </w:tc>
        <w:tc>
          <w:tcPr>
            <w:tcW w:w="1051" w:type="dxa"/>
            <w:vAlign w:val="center"/>
          </w:tcPr>
          <w:p w14:paraId="35909574" w14:textId="43C595A5" w:rsidR="00F073EC" w:rsidRPr="00B431DE" w:rsidRDefault="00F073EC" w:rsidP="00F073EC">
            <w:pPr>
              <w:spacing w:before="0" w:line="240" w:lineRule="auto"/>
              <w:ind w:left="0"/>
              <w:jc w:val="center"/>
              <w:rPr>
                <w:sz w:val="16"/>
                <w:szCs w:val="16"/>
              </w:rPr>
            </w:pPr>
            <w:r w:rsidRPr="00B431DE">
              <w:rPr>
                <w:sz w:val="16"/>
                <w:szCs w:val="16"/>
              </w:rPr>
              <w:t>84-240</w:t>
            </w:r>
          </w:p>
          <w:p w14:paraId="06C260F4" w14:textId="77777777" w:rsidR="00F073EC" w:rsidRPr="00B431DE" w:rsidRDefault="00F073EC" w:rsidP="00F073EC">
            <w:pPr>
              <w:spacing w:before="0" w:line="240" w:lineRule="auto"/>
              <w:ind w:left="0"/>
              <w:jc w:val="center"/>
              <w:rPr>
                <w:sz w:val="16"/>
                <w:szCs w:val="16"/>
              </w:rPr>
            </w:pPr>
            <w:r w:rsidRPr="00B431DE">
              <w:rPr>
                <w:sz w:val="16"/>
                <w:szCs w:val="16"/>
              </w:rPr>
              <w:t>153-240</w:t>
            </w:r>
          </w:p>
          <w:p w14:paraId="77030D7A" w14:textId="6A0E3400" w:rsidR="00F073EC" w:rsidRPr="00B431DE" w:rsidRDefault="00F073EC" w:rsidP="00F073EC">
            <w:pPr>
              <w:spacing w:before="0" w:line="240" w:lineRule="auto"/>
              <w:ind w:left="0"/>
              <w:jc w:val="center"/>
              <w:rPr>
                <w:sz w:val="16"/>
                <w:szCs w:val="16"/>
              </w:rPr>
            </w:pPr>
            <w:r w:rsidRPr="00B431DE">
              <w:rPr>
                <w:sz w:val="16"/>
                <w:szCs w:val="16"/>
              </w:rPr>
              <w:t>153-240</w:t>
            </w:r>
          </w:p>
        </w:tc>
        <w:tc>
          <w:tcPr>
            <w:tcW w:w="1278" w:type="dxa"/>
            <w:vAlign w:val="center"/>
          </w:tcPr>
          <w:p w14:paraId="4B290A4A"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2B8B9E6D" w14:textId="77777777" w:rsidTr="00A25F9E">
        <w:trPr>
          <w:trHeight w:val="288"/>
          <w:jc w:val="center"/>
        </w:trPr>
        <w:tc>
          <w:tcPr>
            <w:tcW w:w="2173" w:type="dxa"/>
            <w:gridSpan w:val="2"/>
            <w:vAlign w:val="center"/>
          </w:tcPr>
          <w:p w14:paraId="464F124B" w14:textId="77777777" w:rsidR="003E601E" w:rsidRPr="00B6195A" w:rsidRDefault="003E601E" w:rsidP="00A25F9E">
            <w:pPr>
              <w:autoSpaceDE/>
              <w:autoSpaceDN/>
              <w:adjustRightInd/>
              <w:spacing w:before="0" w:line="240" w:lineRule="auto"/>
              <w:ind w:left="0"/>
              <w:rPr>
                <w:sz w:val="16"/>
                <w:szCs w:val="16"/>
              </w:rPr>
            </w:pPr>
          </w:p>
        </w:tc>
        <w:tc>
          <w:tcPr>
            <w:tcW w:w="2977" w:type="dxa"/>
            <w:vAlign w:val="center"/>
          </w:tcPr>
          <w:p w14:paraId="627D9AF1"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479" w:type="dxa"/>
            <w:gridSpan w:val="2"/>
            <w:vAlign w:val="center"/>
          </w:tcPr>
          <w:p w14:paraId="07ADF0BD" w14:textId="4B9D2AB0" w:rsidR="003E601E" w:rsidRPr="007D3EFD" w:rsidRDefault="003E601E" w:rsidP="00A25F9E">
            <w:pPr>
              <w:autoSpaceDE/>
              <w:autoSpaceDN/>
              <w:adjustRightInd/>
              <w:spacing w:before="0" w:line="240" w:lineRule="auto"/>
              <w:ind w:left="0"/>
              <w:rPr>
                <w:sz w:val="16"/>
                <w:szCs w:val="16"/>
              </w:rPr>
            </w:pPr>
            <w:proofErr w:type="spellStart"/>
            <w:r w:rsidRPr="007D3EFD">
              <w:rPr>
                <w:sz w:val="16"/>
                <w:szCs w:val="16"/>
              </w:rPr>
              <w:t>Macropoxy</w:t>
            </w:r>
            <w:proofErr w:type="spellEnd"/>
            <w:r w:rsidRPr="007D3EFD">
              <w:rPr>
                <w:sz w:val="16"/>
                <w:szCs w:val="16"/>
              </w:rPr>
              <w:t xml:space="preserve"> 646 Series </w:t>
            </w:r>
          </w:p>
        </w:tc>
        <w:tc>
          <w:tcPr>
            <w:tcW w:w="1051" w:type="dxa"/>
            <w:vAlign w:val="center"/>
          </w:tcPr>
          <w:p w14:paraId="36F92654" w14:textId="77777777" w:rsidR="003E601E" w:rsidRPr="00B431DE" w:rsidRDefault="003E601E" w:rsidP="00A25F9E">
            <w:pPr>
              <w:spacing w:before="0" w:line="240" w:lineRule="auto"/>
              <w:ind w:left="0"/>
              <w:jc w:val="center"/>
              <w:rPr>
                <w:sz w:val="16"/>
                <w:szCs w:val="16"/>
              </w:rPr>
            </w:pPr>
            <w:r w:rsidRPr="00B431DE">
              <w:rPr>
                <w:sz w:val="16"/>
                <w:szCs w:val="16"/>
              </w:rPr>
              <w:t>100-250</w:t>
            </w:r>
          </w:p>
        </w:tc>
        <w:tc>
          <w:tcPr>
            <w:tcW w:w="1278" w:type="dxa"/>
            <w:vAlign w:val="center"/>
          </w:tcPr>
          <w:p w14:paraId="0F4029AE"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313F8C60" w14:textId="77777777" w:rsidTr="00A25F9E">
        <w:trPr>
          <w:trHeight w:val="288"/>
          <w:jc w:val="center"/>
        </w:trPr>
        <w:tc>
          <w:tcPr>
            <w:tcW w:w="2173" w:type="dxa"/>
            <w:gridSpan w:val="2"/>
            <w:vAlign w:val="center"/>
          </w:tcPr>
          <w:p w14:paraId="26498780" w14:textId="77777777" w:rsidR="003E601E" w:rsidRPr="00B6195A" w:rsidRDefault="003E601E" w:rsidP="00A25F9E">
            <w:pPr>
              <w:autoSpaceDE/>
              <w:autoSpaceDN/>
              <w:adjustRightInd/>
              <w:spacing w:before="0" w:line="240" w:lineRule="auto"/>
              <w:ind w:left="0"/>
              <w:rPr>
                <w:sz w:val="16"/>
                <w:szCs w:val="16"/>
              </w:rPr>
            </w:pPr>
          </w:p>
        </w:tc>
        <w:tc>
          <w:tcPr>
            <w:tcW w:w="2977" w:type="dxa"/>
            <w:vAlign w:val="center"/>
          </w:tcPr>
          <w:p w14:paraId="6DE01369" w14:textId="677B6DB0"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479" w:type="dxa"/>
            <w:gridSpan w:val="2"/>
            <w:vAlign w:val="center"/>
          </w:tcPr>
          <w:p w14:paraId="4855A226" w14:textId="77777777" w:rsidR="003E601E" w:rsidRPr="007D3EFD" w:rsidRDefault="003E601E" w:rsidP="00A25F9E">
            <w:pPr>
              <w:autoSpaceDE/>
              <w:autoSpaceDN/>
              <w:adjustRightInd/>
              <w:spacing w:before="0" w:line="240" w:lineRule="auto"/>
              <w:ind w:left="0"/>
              <w:rPr>
                <w:sz w:val="16"/>
                <w:szCs w:val="16"/>
              </w:rPr>
            </w:pPr>
            <w:r w:rsidRPr="007D3EFD">
              <w:rPr>
                <w:sz w:val="16"/>
                <w:szCs w:val="16"/>
              </w:rPr>
              <w:t xml:space="preserve">Series 66 Hi-Build </w:t>
            </w:r>
            <w:proofErr w:type="spellStart"/>
            <w:r w:rsidRPr="007D3EFD">
              <w:rPr>
                <w:sz w:val="16"/>
                <w:szCs w:val="16"/>
              </w:rPr>
              <w:t>Epoxoline</w:t>
            </w:r>
            <w:proofErr w:type="spellEnd"/>
            <w:r w:rsidRPr="007D3EFD">
              <w:rPr>
                <w:sz w:val="16"/>
                <w:szCs w:val="16"/>
              </w:rPr>
              <w:t xml:space="preserve"> </w:t>
            </w:r>
          </w:p>
          <w:p w14:paraId="183A6127" w14:textId="77777777" w:rsidR="003E601E" w:rsidRPr="007D3EFD" w:rsidRDefault="003E601E" w:rsidP="00A25F9E">
            <w:pPr>
              <w:autoSpaceDE/>
              <w:autoSpaceDN/>
              <w:adjustRightInd/>
              <w:spacing w:before="0" w:line="240" w:lineRule="auto"/>
              <w:ind w:left="0"/>
              <w:rPr>
                <w:sz w:val="16"/>
                <w:szCs w:val="16"/>
              </w:rPr>
            </w:pPr>
            <w:r w:rsidRPr="007D3EFD">
              <w:rPr>
                <w:sz w:val="16"/>
                <w:szCs w:val="16"/>
              </w:rPr>
              <w:t xml:space="preserve">Series L69 Hi-Build </w:t>
            </w:r>
            <w:proofErr w:type="spellStart"/>
            <w:r w:rsidRPr="007D3EFD">
              <w:rPr>
                <w:sz w:val="16"/>
                <w:szCs w:val="16"/>
              </w:rPr>
              <w:t>Epoxoline</w:t>
            </w:r>
            <w:proofErr w:type="spellEnd"/>
            <w:r w:rsidRPr="007D3EFD">
              <w:rPr>
                <w:sz w:val="16"/>
                <w:szCs w:val="16"/>
              </w:rPr>
              <w:t xml:space="preserve"> II</w:t>
            </w:r>
          </w:p>
        </w:tc>
        <w:tc>
          <w:tcPr>
            <w:tcW w:w="1051" w:type="dxa"/>
            <w:vAlign w:val="center"/>
          </w:tcPr>
          <w:p w14:paraId="12ADC460" w14:textId="77777777" w:rsidR="003E601E" w:rsidRPr="00B431DE" w:rsidRDefault="003E601E" w:rsidP="00A25F9E">
            <w:pPr>
              <w:spacing w:before="0" w:line="240" w:lineRule="auto"/>
              <w:ind w:left="0"/>
              <w:jc w:val="center"/>
              <w:rPr>
                <w:sz w:val="16"/>
                <w:szCs w:val="16"/>
              </w:rPr>
            </w:pPr>
            <w:r w:rsidRPr="00B431DE">
              <w:rPr>
                <w:sz w:val="16"/>
                <w:szCs w:val="16"/>
              </w:rPr>
              <w:t>362</w:t>
            </w:r>
          </w:p>
          <w:p w14:paraId="2F535AFC" w14:textId="77777777" w:rsidR="003E601E" w:rsidRPr="00B431DE" w:rsidRDefault="003E601E" w:rsidP="00A25F9E">
            <w:pPr>
              <w:spacing w:before="0" w:line="240" w:lineRule="auto"/>
              <w:ind w:left="0"/>
              <w:jc w:val="center"/>
              <w:rPr>
                <w:sz w:val="16"/>
                <w:szCs w:val="16"/>
              </w:rPr>
            </w:pPr>
            <w:r w:rsidRPr="00B431DE">
              <w:rPr>
                <w:sz w:val="16"/>
                <w:szCs w:val="16"/>
              </w:rPr>
              <w:t>98</w:t>
            </w:r>
          </w:p>
        </w:tc>
        <w:tc>
          <w:tcPr>
            <w:tcW w:w="1278" w:type="dxa"/>
            <w:vAlign w:val="center"/>
          </w:tcPr>
          <w:p w14:paraId="2BD653A9" w14:textId="77777777" w:rsidR="003E601E"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p w14:paraId="58543344"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55E86429" w14:textId="77777777" w:rsidTr="00A25F9E">
        <w:trPr>
          <w:trHeight w:val="288"/>
          <w:jc w:val="center"/>
        </w:trPr>
        <w:tc>
          <w:tcPr>
            <w:tcW w:w="2173" w:type="dxa"/>
            <w:gridSpan w:val="2"/>
            <w:tcBorders>
              <w:top w:val="single" w:sz="12" w:space="0" w:color="auto"/>
            </w:tcBorders>
            <w:vAlign w:val="center"/>
          </w:tcPr>
          <w:p w14:paraId="6DF8FC17"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TOPCOAT</w:t>
            </w:r>
          </w:p>
        </w:tc>
        <w:tc>
          <w:tcPr>
            <w:tcW w:w="2977" w:type="dxa"/>
            <w:tcBorders>
              <w:top w:val="single" w:sz="12" w:space="0" w:color="auto"/>
            </w:tcBorders>
            <w:vAlign w:val="center"/>
          </w:tcPr>
          <w:p w14:paraId="03EBE78F"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479" w:type="dxa"/>
            <w:gridSpan w:val="2"/>
            <w:tcBorders>
              <w:top w:val="single" w:sz="12" w:space="0" w:color="auto"/>
            </w:tcBorders>
            <w:vAlign w:val="center"/>
          </w:tcPr>
          <w:p w14:paraId="0C1F0D54" w14:textId="77777777" w:rsidR="003E601E" w:rsidRPr="007D3EFD" w:rsidRDefault="003E601E" w:rsidP="00A25F9E">
            <w:pPr>
              <w:autoSpaceDE/>
              <w:autoSpaceDN/>
              <w:adjustRightInd/>
              <w:spacing w:before="0" w:line="240" w:lineRule="auto"/>
              <w:ind w:left="0"/>
              <w:rPr>
                <w:sz w:val="16"/>
                <w:szCs w:val="16"/>
              </w:rPr>
            </w:pPr>
            <w:proofErr w:type="spellStart"/>
            <w:r w:rsidRPr="007D3EFD">
              <w:rPr>
                <w:sz w:val="16"/>
                <w:szCs w:val="16"/>
              </w:rPr>
              <w:t>Carbothane</w:t>
            </w:r>
            <w:proofErr w:type="spellEnd"/>
            <w:r w:rsidRPr="007D3EFD">
              <w:rPr>
                <w:sz w:val="16"/>
                <w:szCs w:val="16"/>
              </w:rPr>
              <w:t xml:space="preserve"> </w:t>
            </w:r>
            <w:proofErr w:type="gramStart"/>
            <w:r w:rsidRPr="007D3EFD">
              <w:rPr>
                <w:sz w:val="16"/>
                <w:szCs w:val="16"/>
              </w:rPr>
              <w:t>134  series</w:t>
            </w:r>
            <w:proofErr w:type="gramEnd"/>
          </w:p>
        </w:tc>
        <w:tc>
          <w:tcPr>
            <w:tcW w:w="1051" w:type="dxa"/>
            <w:tcBorders>
              <w:top w:val="single" w:sz="12" w:space="0" w:color="auto"/>
            </w:tcBorders>
            <w:vAlign w:val="center"/>
          </w:tcPr>
          <w:p w14:paraId="1E4F01B8" w14:textId="77777777" w:rsidR="003E601E" w:rsidRPr="00B431DE" w:rsidRDefault="003E601E" w:rsidP="00A25F9E">
            <w:pPr>
              <w:spacing w:before="0" w:line="240" w:lineRule="auto"/>
              <w:ind w:left="0"/>
              <w:jc w:val="center"/>
              <w:rPr>
                <w:sz w:val="16"/>
                <w:szCs w:val="16"/>
              </w:rPr>
            </w:pPr>
            <w:r w:rsidRPr="00B431DE">
              <w:rPr>
                <w:sz w:val="16"/>
                <w:szCs w:val="16"/>
              </w:rPr>
              <w:t>288</w:t>
            </w:r>
          </w:p>
        </w:tc>
        <w:tc>
          <w:tcPr>
            <w:tcW w:w="1278" w:type="dxa"/>
            <w:tcBorders>
              <w:top w:val="single" w:sz="12" w:space="0" w:color="auto"/>
            </w:tcBorders>
            <w:vAlign w:val="center"/>
          </w:tcPr>
          <w:p w14:paraId="5801BE25" w14:textId="77777777" w:rsidR="003E601E" w:rsidRPr="001D3869" w:rsidRDefault="003E601E" w:rsidP="00A25F9E">
            <w:pPr>
              <w:autoSpaceDE/>
              <w:autoSpaceDN/>
              <w:adjustRightInd/>
              <w:spacing w:before="0" w:line="240" w:lineRule="auto"/>
              <w:ind w:left="0"/>
              <w:rPr>
                <w:sz w:val="16"/>
                <w:szCs w:val="16"/>
              </w:rPr>
            </w:pPr>
            <w:r>
              <w:rPr>
                <w:sz w:val="16"/>
                <w:szCs w:val="16"/>
              </w:rPr>
              <w:t>80</w:t>
            </w:r>
            <w:r w:rsidRPr="001D3869">
              <w:rPr>
                <w:sz w:val="16"/>
                <w:szCs w:val="16"/>
              </w:rPr>
              <w:t>°</w:t>
            </w:r>
            <w:r>
              <w:rPr>
                <w:sz w:val="16"/>
                <w:szCs w:val="16"/>
              </w:rPr>
              <w:t>C (175</w:t>
            </w:r>
            <w:r w:rsidRPr="001D3869">
              <w:rPr>
                <w:sz w:val="16"/>
                <w:szCs w:val="16"/>
              </w:rPr>
              <w:t>°F</w:t>
            </w:r>
            <w:r>
              <w:rPr>
                <w:sz w:val="16"/>
                <w:szCs w:val="16"/>
              </w:rPr>
              <w:t>)</w:t>
            </w:r>
          </w:p>
        </w:tc>
      </w:tr>
      <w:tr w:rsidR="003E601E" w:rsidRPr="001D3869" w14:paraId="5664B39A" w14:textId="77777777" w:rsidTr="00A25F9E">
        <w:trPr>
          <w:trHeight w:val="288"/>
          <w:jc w:val="center"/>
        </w:trPr>
        <w:tc>
          <w:tcPr>
            <w:tcW w:w="2173" w:type="dxa"/>
            <w:gridSpan w:val="2"/>
            <w:vAlign w:val="center"/>
          </w:tcPr>
          <w:p w14:paraId="4F57671D"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Polyurethane -</w:t>
            </w:r>
          </w:p>
        </w:tc>
        <w:tc>
          <w:tcPr>
            <w:tcW w:w="2977" w:type="dxa"/>
            <w:vAlign w:val="center"/>
          </w:tcPr>
          <w:p w14:paraId="671BA4CA"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479" w:type="dxa"/>
            <w:gridSpan w:val="2"/>
            <w:vAlign w:val="center"/>
          </w:tcPr>
          <w:p w14:paraId="2A8DD0BF" w14:textId="77777777" w:rsidR="003E601E" w:rsidRPr="007D3EFD" w:rsidRDefault="003E601E" w:rsidP="00A25F9E">
            <w:pPr>
              <w:autoSpaceDE/>
              <w:autoSpaceDN/>
              <w:adjustRightInd/>
              <w:spacing w:before="0" w:line="240" w:lineRule="auto"/>
              <w:ind w:left="0"/>
              <w:rPr>
                <w:sz w:val="16"/>
                <w:szCs w:val="16"/>
              </w:rPr>
            </w:pPr>
            <w:proofErr w:type="spellStart"/>
            <w:r w:rsidRPr="007D3EFD">
              <w:rPr>
                <w:sz w:val="16"/>
                <w:szCs w:val="16"/>
              </w:rPr>
              <w:t>Hempathane</w:t>
            </w:r>
            <w:proofErr w:type="spellEnd"/>
            <w:r w:rsidRPr="007D3EFD">
              <w:rPr>
                <w:sz w:val="16"/>
                <w:szCs w:val="16"/>
              </w:rPr>
              <w:t xml:space="preserve"> series</w:t>
            </w:r>
          </w:p>
        </w:tc>
        <w:tc>
          <w:tcPr>
            <w:tcW w:w="1051" w:type="dxa"/>
            <w:vAlign w:val="center"/>
          </w:tcPr>
          <w:p w14:paraId="1D8DF06D" w14:textId="77777777" w:rsidR="003E601E" w:rsidRPr="00B431DE" w:rsidRDefault="003E601E" w:rsidP="00A25F9E">
            <w:pPr>
              <w:spacing w:before="0" w:line="240" w:lineRule="auto"/>
              <w:ind w:left="0"/>
              <w:jc w:val="center"/>
              <w:rPr>
                <w:sz w:val="16"/>
                <w:szCs w:val="16"/>
              </w:rPr>
            </w:pPr>
            <w:r w:rsidRPr="00B431DE">
              <w:rPr>
                <w:sz w:val="16"/>
                <w:szCs w:val="16"/>
              </w:rPr>
              <w:t>330-445</w:t>
            </w:r>
          </w:p>
        </w:tc>
        <w:tc>
          <w:tcPr>
            <w:tcW w:w="1278" w:type="dxa"/>
            <w:vAlign w:val="center"/>
          </w:tcPr>
          <w:p w14:paraId="694D528C"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173A2290" w14:textId="77777777" w:rsidTr="00A25F9E">
        <w:trPr>
          <w:trHeight w:val="288"/>
          <w:jc w:val="center"/>
        </w:trPr>
        <w:tc>
          <w:tcPr>
            <w:tcW w:w="2173" w:type="dxa"/>
            <w:gridSpan w:val="2"/>
            <w:vAlign w:val="center"/>
          </w:tcPr>
          <w:p w14:paraId="704B069D"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Aliphatic</w:t>
            </w:r>
          </w:p>
        </w:tc>
        <w:tc>
          <w:tcPr>
            <w:tcW w:w="2977" w:type="dxa"/>
            <w:vAlign w:val="center"/>
          </w:tcPr>
          <w:p w14:paraId="0949B5EA"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479" w:type="dxa"/>
            <w:gridSpan w:val="2"/>
            <w:vAlign w:val="center"/>
          </w:tcPr>
          <w:p w14:paraId="6BD495AA" w14:textId="77777777" w:rsidR="003E601E" w:rsidRPr="007D3EFD" w:rsidRDefault="003E601E" w:rsidP="00A25F9E">
            <w:pPr>
              <w:autoSpaceDE/>
              <w:autoSpaceDN/>
              <w:adjustRightInd/>
              <w:spacing w:before="0" w:line="240" w:lineRule="auto"/>
              <w:ind w:left="0"/>
              <w:rPr>
                <w:sz w:val="16"/>
                <w:szCs w:val="16"/>
              </w:rPr>
            </w:pPr>
            <w:proofErr w:type="spellStart"/>
            <w:r w:rsidRPr="007D3EFD">
              <w:rPr>
                <w:sz w:val="16"/>
                <w:szCs w:val="16"/>
              </w:rPr>
              <w:t>Interthane</w:t>
            </w:r>
            <w:proofErr w:type="spellEnd"/>
            <w:r w:rsidRPr="007D3EFD">
              <w:rPr>
                <w:sz w:val="16"/>
                <w:szCs w:val="16"/>
              </w:rPr>
              <w:t xml:space="preserve"> 990 </w:t>
            </w:r>
            <w:proofErr w:type="spellStart"/>
            <w:r w:rsidRPr="007D3EFD">
              <w:rPr>
                <w:sz w:val="16"/>
                <w:szCs w:val="16"/>
              </w:rPr>
              <w:t>Series</w:t>
            </w:r>
            <w:r w:rsidRPr="007D3EFD">
              <w:rPr>
                <w:sz w:val="16"/>
                <w:szCs w:val="16"/>
                <w:vertAlign w:val="superscript"/>
              </w:rPr>
              <w:t>T</w:t>
            </w:r>
            <w:proofErr w:type="spellEnd"/>
          </w:p>
        </w:tc>
        <w:tc>
          <w:tcPr>
            <w:tcW w:w="1051" w:type="dxa"/>
            <w:vAlign w:val="center"/>
          </w:tcPr>
          <w:p w14:paraId="557E9BC9" w14:textId="77777777" w:rsidR="003E601E" w:rsidRPr="00B431DE" w:rsidRDefault="003E601E" w:rsidP="00A25F9E">
            <w:pPr>
              <w:spacing w:before="0" w:line="240" w:lineRule="auto"/>
              <w:ind w:left="0"/>
              <w:jc w:val="center"/>
              <w:rPr>
                <w:sz w:val="16"/>
                <w:szCs w:val="16"/>
              </w:rPr>
            </w:pPr>
            <w:r w:rsidRPr="00B431DE">
              <w:rPr>
                <w:sz w:val="16"/>
                <w:szCs w:val="16"/>
              </w:rPr>
              <w:t>247-420</w:t>
            </w:r>
          </w:p>
        </w:tc>
        <w:tc>
          <w:tcPr>
            <w:tcW w:w="1278" w:type="dxa"/>
            <w:vAlign w:val="center"/>
          </w:tcPr>
          <w:p w14:paraId="752B3FC3"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61D98892" w14:textId="77777777" w:rsidTr="00A25F9E">
        <w:trPr>
          <w:trHeight w:val="288"/>
          <w:jc w:val="center"/>
        </w:trPr>
        <w:tc>
          <w:tcPr>
            <w:tcW w:w="2173" w:type="dxa"/>
            <w:gridSpan w:val="2"/>
            <w:vAlign w:val="center"/>
          </w:tcPr>
          <w:p w14:paraId="2C4CB891" w14:textId="77777777" w:rsidR="003E601E" w:rsidRPr="001D3869" w:rsidRDefault="003E601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977" w:type="dxa"/>
            <w:vAlign w:val="center"/>
          </w:tcPr>
          <w:p w14:paraId="16516CBE" w14:textId="77777777" w:rsidR="003E601E" w:rsidRPr="00002B24" w:rsidRDefault="003E601E" w:rsidP="00A25F9E">
            <w:pPr>
              <w:autoSpaceDE/>
              <w:autoSpaceDN/>
              <w:adjustRightInd/>
              <w:spacing w:before="0" w:line="240" w:lineRule="auto"/>
              <w:ind w:left="0"/>
              <w:rPr>
                <w:sz w:val="16"/>
                <w:szCs w:val="16"/>
              </w:rPr>
            </w:pPr>
            <w:r w:rsidRPr="00002B24">
              <w:rPr>
                <w:sz w:val="16"/>
                <w:szCs w:val="16"/>
              </w:rPr>
              <w:t>Jotun Paints</w:t>
            </w:r>
          </w:p>
        </w:tc>
        <w:tc>
          <w:tcPr>
            <w:tcW w:w="2479" w:type="dxa"/>
            <w:gridSpan w:val="2"/>
            <w:vAlign w:val="center"/>
          </w:tcPr>
          <w:p w14:paraId="25FBA5FD" w14:textId="77777777" w:rsidR="001E052A" w:rsidRPr="007D3EFD" w:rsidRDefault="001E052A" w:rsidP="001E052A">
            <w:pPr>
              <w:autoSpaceDE/>
              <w:autoSpaceDN/>
              <w:adjustRightInd/>
              <w:spacing w:before="0" w:line="240" w:lineRule="auto"/>
              <w:ind w:left="0"/>
              <w:rPr>
                <w:sz w:val="16"/>
                <w:szCs w:val="16"/>
              </w:rPr>
            </w:pPr>
            <w:r w:rsidRPr="007D3EFD">
              <w:rPr>
                <w:sz w:val="16"/>
                <w:szCs w:val="16"/>
              </w:rPr>
              <w:t>Hardtop AX</w:t>
            </w:r>
          </w:p>
          <w:p w14:paraId="4CC5753D" w14:textId="1A94D255" w:rsidR="003E601E" w:rsidRPr="007D3EFD" w:rsidRDefault="003E601E" w:rsidP="00A25F9E">
            <w:pPr>
              <w:autoSpaceDE/>
              <w:autoSpaceDN/>
              <w:adjustRightInd/>
              <w:spacing w:before="0" w:line="240" w:lineRule="auto"/>
              <w:ind w:left="0"/>
              <w:rPr>
                <w:sz w:val="16"/>
                <w:szCs w:val="16"/>
              </w:rPr>
            </w:pPr>
            <w:r w:rsidRPr="007D3EFD">
              <w:rPr>
                <w:sz w:val="16"/>
                <w:szCs w:val="16"/>
              </w:rPr>
              <w:t>Hardtop XP</w:t>
            </w:r>
            <w:ins w:id="1253" w:author="Issayevskiy, Konstantin [STAMGazStroy LLP]" w:date="2025-12-09T09:36:00Z" w16du:dateUtc="2025-12-09T04:36:00Z">
              <w:r w:rsidR="00860F72" w:rsidRPr="007D3EFD">
                <w:rPr>
                  <w:sz w:val="16"/>
                  <w:szCs w:val="16"/>
                  <w:vertAlign w:val="superscript"/>
                </w:rPr>
                <w:t>T</w:t>
              </w:r>
            </w:ins>
          </w:p>
        </w:tc>
        <w:tc>
          <w:tcPr>
            <w:tcW w:w="1051" w:type="dxa"/>
            <w:vAlign w:val="center"/>
          </w:tcPr>
          <w:p w14:paraId="4E2F7230" w14:textId="3434C61B" w:rsidR="003E601E" w:rsidRPr="00B431DE" w:rsidRDefault="001E052A" w:rsidP="00A25F9E">
            <w:pPr>
              <w:spacing w:before="0" w:line="240" w:lineRule="auto"/>
              <w:ind w:left="0"/>
              <w:jc w:val="center"/>
              <w:rPr>
                <w:sz w:val="16"/>
                <w:szCs w:val="16"/>
              </w:rPr>
            </w:pPr>
            <w:r w:rsidRPr="00B431DE">
              <w:rPr>
                <w:sz w:val="16"/>
                <w:szCs w:val="16"/>
              </w:rPr>
              <w:t>325-336</w:t>
            </w:r>
          </w:p>
        </w:tc>
        <w:tc>
          <w:tcPr>
            <w:tcW w:w="1278" w:type="dxa"/>
            <w:vAlign w:val="center"/>
          </w:tcPr>
          <w:p w14:paraId="0D3C6ACA"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6755734F" w14:textId="77777777" w:rsidTr="00A25F9E">
        <w:trPr>
          <w:trHeight w:val="288"/>
          <w:jc w:val="center"/>
        </w:trPr>
        <w:tc>
          <w:tcPr>
            <w:tcW w:w="2173" w:type="dxa"/>
            <w:gridSpan w:val="2"/>
            <w:vAlign w:val="center"/>
          </w:tcPr>
          <w:p w14:paraId="4FE5C261" w14:textId="77777777" w:rsidR="003E601E" w:rsidRPr="00B6195A" w:rsidRDefault="003E601E" w:rsidP="00A25F9E">
            <w:pPr>
              <w:autoSpaceDE/>
              <w:autoSpaceDN/>
              <w:adjustRightInd/>
              <w:spacing w:before="0" w:line="240" w:lineRule="auto"/>
              <w:ind w:left="0"/>
              <w:rPr>
                <w:sz w:val="16"/>
                <w:szCs w:val="16"/>
              </w:rPr>
            </w:pPr>
          </w:p>
        </w:tc>
        <w:tc>
          <w:tcPr>
            <w:tcW w:w="2977" w:type="dxa"/>
            <w:vAlign w:val="center"/>
          </w:tcPr>
          <w:p w14:paraId="3C5EEDC9"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2479" w:type="dxa"/>
            <w:gridSpan w:val="2"/>
            <w:vAlign w:val="center"/>
          </w:tcPr>
          <w:p w14:paraId="573AFC14" w14:textId="7BE58EBF" w:rsidR="00426EF9" w:rsidRPr="007D3EFD" w:rsidRDefault="003E601E" w:rsidP="00A25F9E">
            <w:pPr>
              <w:autoSpaceDE/>
              <w:autoSpaceDN/>
              <w:adjustRightInd/>
              <w:spacing w:before="0" w:line="240" w:lineRule="auto"/>
              <w:ind w:left="0"/>
              <w:rPr>
                <w:sz w:val="16"/>
                <w:szCs w:val="16"/>
                <w:vertAlign w:val="superscript"/>
              </w:rPr>
            </w:pPr>
            <w:proofErr w:type="spellStart"/>
            <w:r w:rsidRPr="007D3EFD">
              <w:rPr>
                <w:sz w:val="16"/>
                <w:szCs w:val="16"/>
              </w:rPr>
              <w:t>Amercoat</w:t>
            </w:r>
            <w:proofErr w:type="spellEnd"/>
            <w:r w:rsidRPr="007D3EFD">
              <w:rPr>
                <w:sz w:val="16"/>
                <w:szCs w:val="16"/>
              </w:rPr>
              <w:t xml:space="preserve"> 450 Series</w:t>
            </w:r>
          </w:p>
          <w:p w14:paraId="20D51D1A" w14:textId="40713C99" w:rsidR="003E601E" w:rsidRPr="007D3EFD" w:rsidRDefault="003E601E" w:rsidP="00A25F9E">
            <w:pPr>
              <w:autoSpaceDE/>
              <w:autoSpaceDN/>
              <w:adjustRightInd/>
              <w:spacing w:before="0" w:line="240" w:lineRule="auto"/>
              <w:ind w:left="0"/>
              <w:rPr>
                <w:sz w:val="16"/>
                <w:szCs w:val="16"/>
              </w:rPr>
            </w:pPr>
            <w:proofErr w:type="spellStart"/>
            <w:r w:rsidRPr="007D3EFD">
              <w:rPr>
                <w:sz w:val="16"/>
                <w:szCs w:val="16"/>
              </w:rPr>
              <w:t>Sigmadur</w:t>
            </w:r>
            <w:proofErr w:type="spellEnd"/>
            <w:r w:rsidRPr="007D3EFD">
              <w:rPr>
                <w:sz w:val="16"/>
                <w:szCs w:val="16"/>
              </w:rPr>
              <w:t xml:space="preserve"> 550 Series</w:t>
            </w:r>
          </w:p>
        </w:tc>
        <w:tc>
          <w:tcPr>
            <w:tcW w:w="1051" w:type="dxa"/>
            <w:vAlign w:val="center"/>
          </w:tcPr>
          <w:p w14:paraId="2ACA2332" w14:textId="77777777" w:rsidR="003E601E" w:rsidRPr="00B431DE" w:rsidRDefault="003E601E" w:rsidP="00A25F9E">
            <w:pPr>
              <w:spacing w:before="0" w:line="240" w:lineRule="auto"/>
              <w:ind w:left="0"/>
              <w:jc w:val="center"/>
              <w:rPr>
                <w:sz w:val="16"/>
                <w:szCs w:val="16"/>
              </w:rPr>
            </w:pPr>
            <w:r w:rsidRPr="00B431DE">
              <w:rPr>
                <w:sz w:val="16"/>
                <w:szCs w:val="16"/>
              </w:rPr>
              <w:t>312-430</w:t>
            </w:r>
          </w:p>
        </w:tc>
        <w:tc>
          <w:tcPr>
            <w:tcW w:w="1278" w:type="dxa"/>
            <w:vAlign w:val="center"/>
          </w:tcPr>
          <w:p w14:paraId="27B50A36"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61007C7C" w14:textId="77777777" w:rsidTr="00A25F9E">
        <w:trPr>
          <w:trHeight w:val="288"/>
          <w:jc w:val="center"/>
        </w:trPr>
        <w:tc>
          <w:tcPr>
            <w:tcW w:w="2173" w:type="dxa"/>
            <w:gridSpan w:val="2"/>
            <w:vAlign w:val="center"/>
          </w:tcPr>
          <w:p w14:paraId="543598A8" w14:textId="77777777" w:rsidR="003E601E" w:rsidRPr="00B6195A" w:rsidRDefault="003E601E" w:rsidP="00A25F9E">
            <w:pPr>
              <w:autoSpaceDE/>
              <w:autoSpaceDN/>
              <w:adjustRightInd/>
              <w:spacing w:before="0" w:line="240" w:lineRule="auto"/>
              <w:ind w:left="0"/>
              <w:rPr>
                <w:sz w:val="16"/>
                <w:szCs w:val="16"/>
              </w:rPr>
            </w:pPr>
          </w:p>
        </w:tc>
        <w:tc>
          <w:tcPr>
            <w:tcW w:w="2977" w:type="dxa"/>
            <w:vAlign w:val="center"/>
          </w:tcPr>
          <w:p w14:paraId="272E41A5"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479" w:type="dxa"/>
            <w:gridSpan w:val="2"/>
            <w:vAlign w:val="center"/>
          </w:tcPr>
          <w:p w14:paraId="34991DE6" w14:textId="77777777" w:rsidR="003E601E" w:rsidRPr="007D3EFD" w:rsidRDefault="003E601E" w:rsidP="00A25F9E">
            <w:pPr>
              <w:autoSpaceDE/>
              <w:autoSpaceDN/>
              <w:adjustRightInd/>
              <w:spacing w:before="0" w:line="240" w:lineRule="auto"/>
              <w:ind w:left="0"/>
              <w:rPr>
                <w:sz w:val="16"/>
                <w:szCs w:val="16"/>
              </w:rPr>
            </w:pPr>
            <w:r w:rsidRPr="007D3EFD">
              <w:rPr>
                <w:sz w:val="16"/>
                <w:szCs w:val="16"/>
              </w:rPr>
              <w:t>Hi-Solids Polyurethane Series</w:t>
            </w:r>
          </w:p>
        </w:tc>
        <w:tc>
          <w:tcPr>
            <w:tcW w:w="1051" w:type="dxa"/>
            <w:vAlign w:val="center"/>
          </w:tcPr>
          <w:p w14:paraId="711CDAEA" w14:textId="77777777" w:rsidR="003E601E" w:rsidRPr="00B431DE" w:rsidRDefault="003E601E" w:rsidP="00A25F9E">
            <w:pPr>
              <w:spacing w:before="0" w:line="240" w:lineRule="auto"/>
              <w:ind w:left="0"/>
              <w:jc w:val="center"/>
              <w:rPr>
                <w:sz w:val="16"/>
                <w:szCs w:val="16"/>
              </w:rPr>
            </w:pPr>
            <w:r w:rsidRPr="00B431DE">
              <w:rPr>
                <w:sz w:val="16"/>
                <w:szCs w:val="16"/>
              </w:rPr>
              <w:t>100-340</w:t>
            </w:r>
          </w:p>
        </w:tc>
        <w:tc>
          <w:tcPr>
            <w:tcW w:w="1278" w:type="dxa"/>
            <w:vAlign w:val="center"/>
          </w:tcPr>
          <w:p w14:paraId="7B074574"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7F97A197" w14:textId="77777777" w:rsidTr="00A25F9E">
        <w:trPr>
          <w:trHeight w:val="288"/>
          <w:jc w:val="center"/>
        </w:trPr>
        <w:tc>
          <w:tcPr>
            <w:tcW w:w="2173" w:type="dxa"/>
            <w:gridSpan w:val="2"/>
            <w:vAlign w:val="center"/>
          </w:tcPr>
          <w:p w14:paraId="6AB478EF" w14:textId="77777777" w:rsidR="003E601E" w:rsidRPr="00B6195A" w:rsidRDefault="003E601E" w:rsidP="00A25F9E">
            <w:pPr>
              <w:autoSpaceDE/>
              <w:autoSpaceDN/>
              <w:adjustRightInd/>
              <w:spacing w:before="0" w:line="240" w:lineRule="auto"/>
              <w:ind w:left="0"/>
              <w:rPr>
                <w:sz w:val="16"/>
                <w:szCs w:val="16"/>
              </w:rPr>
            </w:pPr>
          </w:p>
        </w:tc>
        <w:tc>
          <w:tcPr>
            <w:tcW w:w="2977" w:type="dxa"/>
            <w:vAlign w:val="center"/>
          </w:tcPr>
          <w:p w14:paraId="28906B80" w14:textId="7C8669FE"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479" w:type="dxa"/>
            <w:gridSpan w:val="2"/>
            <w:vAlign w:val="center"/>
          </w:tcPr>
          <w:p w14:paraId="4778DEF2" w14:textId="77777777" w:rsidR="003E601E" w:rsidRPr="007D3EFD" w:rsidRDefault="003E601E" w:rsidP="00A25F9E">
            <w:pPr>
              <w:autoSpaceDE/>
              <w:autoSpaceDN/>
              <w:adjustRightInd/>
              <w:spacing w:before="0" w:line="240" w:lineRule="auto"/>
              <w:ind w:left="0"/>
              <w:rPr>
                <w:sz w:val="16"/>
                <w:szCs w:val="16"/>
              </w:rPr>
            </w:pPr>
            <w:r w:rsidRPr="007D3EFD">
              <w:rPr>
                <w:sz w:val="16"/>
                <w:szCs w:val="16"/>
              </w:rPr>
              <w:t>Series 1095 Endura-Shield</w:t>
            </w:r>
          </w:p>
        </w:tc>
        <w:tc>
          <w:tcPr>
            <w:tcW w:w="1051" w:type="dxa"/>
            <w:vAlign w:val="center"/>
          </w:tcPr>
          <w:p w14:paraId="030DD4C4" w14:textId="77777777" w:rsidR="003E601E" w:rsidRPr="00B431DE" w:rsidRDefault="003E601E" w:rsidP="00A25F9E">
            <w:pPr>
              <w:spacing w:before="0" w:line="240" w:lineRule="auto"/>
              <w:ind w:left="0"/>
              <w:jc w:val="center"/>
              <w:rPr>
                <w:sz w:val="16"/>
                <w:szCs w:val="16"/>
              </w:rPr>
            </w:pPr>
            <w:r w:rsidRPr="00B431DE">
              <w:rPr>
                <w:sz w:val="16"/>
                <w:szCs w:val="16"/>
              </w:rPr>
              <w:t>89-135</w:t>
            </w:r>
          </w:p>
        </w:tc>
        <w:tc>
          <w:tcPr>
            <w:tcW w:w="1278" w:type="dxa"/>
            <w:vAlign w:val="center"/>
          </w:tcPr>
          <w:p w14:paraId="44A8176E"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4C2DFAB1" w14:textId="77777777" w:rsidTr="00A25F9E">
        <w:trPr>
          <w:trHeight w:val="288"/>
          <w:jc w:val="center"/>
        </w:trPr>
        <w:tc>
          <w:tcPr>
            <w:tcW w:w="2173" w:type="dxa"/>
            <w:gridSpan w:val="2"/>
            <w:tcBorders>
              <w:bottom w:val="single" w:sz="12" w:space="0" w:color="auto"/>
            </w:tcBorders>
            <w:vAlign w:val="center"/>
          </w:tcPr>
          <w:p w14:paraId="771F0B66" w14:textId="77777777" w:rsidR="003E601E" w:rsidRPr="00B6195A" w:rsidRDefault="003E601E" w:rsidP="00A25F9E">
            <w:pPr>
              <w:autoSpaceDE/>
              <w:autoSpaceDN/>
              <w:adjustRightInd/>
              <w:spacing w:before="0" w:line="240" w:lineRule="auto"/>
              <w:ind w:left="0"/>
              <w:rPr>
                <w:sz w:val="16"/>
                <w:szCs w:val="16"/>
              </w:rPr>
            </w:pPr>
          </w:p>
        </w:tc>
        <w:tc>
          <w:tcPr>
            <w:tcW w:w="7785" w:type="dxa"/>
            <w:gridSpan w:val="5"/>
            <w:tcBorders>
              <w:bottom w:val="single" w:sz="12" w:space="0" w:color="auto"/>
            </w:tcBorders>
            <w:vAlign w:val="center"/>
          </w:tcPr>
          <w:p w14:paraId="7D053778" w14:textId="77777777" w:rsidR="003E601E" w:rsidRPr="001D3869" w:rsidRDefault="003E601E" w:rsidP="00A25F9E">
            <w:pPr>
              <w:autoSpaceDE/>
              <w:autoSpaceDN/>
              <w:adjustRightInd/>
              <w:spacing w:before="0" w:line="240" w:lineRule="auto"/>
              <w:ind w:left="0"/>
              <w:rPr>
                <w:i/>
                <w:sz w:val="14"/>
                <w:szCs w:val="14"/>
              </w:rPr>
            </w:pPr>
            <w:r w:rsidRPr="001D3869">
              <w:rPr>
                <w:i/>
                <w:sz w:val="14"/>
                <w:szCs w:val="14"/>
              </w:rPr>
              <w:t>Respirators are strongly recommended when applying polyurethane.</w:t>
            </w:r>
          </w:p>
        </w:tc>
      </w:tr>
    </w:tbl>
    <w:p w14:paraId="1AF73B22" w14:textId="5481D8E5" w:rsidR="003E601E" w:rsidRPr="00744093" w:rsidRDefault="003E601E" w:rsidP="003E601E">
      <w:pPr>
        <w:widowControl w:val="0"/>
        <w:tabs>
          <w:tab w:val="left" w:pos="1360"/>
          <w:tab w:val="left" w:pos="5387"/>
          <w:tab w:val="left" w:pos="7655"/>
          <w:tab w:val="left" w:pos="8020"/>
        </w:tabs>
        <w:spacing w:line="240" w:lineRule="auto"/>
        <w:ind w:left="426" w:right="-612" w:hanging="568"/>
        <w:rPr>
          <w:rFonts w:ascii="Arial" w:hAnsi="Arial" w:cs="Arial"/>
          <w:sz w:val="16"/>
          <w:szCs w:val="16"/>
        </w:rPr>
      </w:pPr>
      <w:r w:rsidRPr="000F4EA8">
        <w:rPr>
          <w:b/>
          <w:sz w:val="16"/>
          <w:szCs w:val="16"/>
        </w:rPr>
        <w:t>Last Update:</w:t>
      </w:r>
      <w:r w:rsidR="00AC4716">
        <w:rPr>
          <w:position w:val="-1"/>
          <w:sz w:val="16"/>
          <w:szCs w:val="16"/>
        </w:rPr>
        <w:t xml:space="preserve"> </w:t>
      </w:r>
      <w:r w:rsidR="007D3EFD">
        <w:rPr>
          <w:position w:val="-1"/>
          <w:sz w:val="16"/>
          <w:szCs w:val="16"/>
        </w:rPr>
        <w:t>November</w:t>
      </w:r>
      <w:r w:rsidR="00AC4716">
        <w:rPr>
          <w:position w:val="-1"/>
          <w:sz w:val="16"/>
          <w:szCs w:val="16"/>
        </w:rPr>
        <w:t xml:space="preserve"> 2025</w:t>
      </w:r>
    </w:p>
    <w:p w14:paraId="4FCD2205" w14:textId="574DA1B9" w:rsidR="003E601E" w:rsidRPr="007972CA" w:rsidRDefault="003E601E" w:rsidP="007972CA">
      <w:pPr>
        <w:spacing w:before="0" w:line="240" w:lineRule="auto"/>
        <w:ind w:left="630" w:hanging="540"/>
        <w:rPr>
          <w:color w:val="auto"/>
          <w:sz w:val="16"/>
          <w:szCs w:val="16"/>
        </w:rPr>
      </w:pPr>
      <w:r w:rsidRPr="007972CA">
        <w:rPr>
          <w:color w:val="auto"/>
          <w:sz w:val="16"/>
          <w:szCs w:val="16"/>
        </w:rPr>
        <w:t>Note</w:t>
      </w:r>
      <w:ins w:id="1254" w:author="Issayevskiy, Konstantin [STAMGazStroy LLP]" w:date="2025-12-09T09:38:00Z" w16du:dateUtc="2025-12-09T04:38:00Z">
        <w:r w:rsidR="00436153" w:rsidRPr="00436153">
          <w:rPr>
            <w:color w:val="auto"/>
            <w:sz w:val="16"/>
            <w:szCs w:val="16"/>
          </w:rPr>
          <w:t xml:space="preserve"> </w:t>
        </w:r>
      </w:ins>
      <w:r w:rsidRPr="007972CA">
        <w:rPr>
          <w:color w:val="auto"/>
          <w:sz w:val="16"/>
          <w:szCs w:val="16"/>
        </w:rPr>
        <w:t>1:</w:t>
      </w:r>
      <w:r w:rsidR="008A6FC7">
        <w:rPr>
          <w:color w:val="auto"/>
          <w:sz w:val="16"/>
          <w:szCs w:val="16"/>
        </w:rPr>
        <w:tab/>
      </w:r>
      <w:r w:rsidRPr="007972CA">
        <w:rPr>
          <w:color w:val="auto"/>
          <w:sz w:val="16"/>
          <w:szCs w:val="16"/>
        </w:rPr>
        <w:t>Fireproofing</w:t>
      </w:r>
      <w:r w:rsidR="006F2331" w:rsidRPr="007972CA">
        <w:rPr>
          <w:color w:val="auto"/>
          <w:sz w:val="16"/>
          <w:szCs w:val="16"/>
        </w:rPr>
        <w:t xml:space="preserve"> </w:t>
      </w:r>
      <w:r w:rsidRPr="007972CA">
        <w:rPr>
          <w:color w:val="auto"/>
          <w:sz w:val="16"/>
          <w:szCs w:val="16"/>
        </w:rPr>
        <w:t>type</w:t>
      </w:r>
      <w:r w:rsidR="006F2331" w:rsidRPr="007972CA">
        <w:rPr>
          <w:color w:val="auto"/>
          <w:sz w:val="16"/>
          <w:szCs w:val="16"/>
        </w:rPr>
        <w:t xml:space="preserve"> </w:t>
      </w:r>
      <w:r w:rsidRPr="007972CA">
        <w:rPr>
          <w:color w:val="auto"/>
          <w:sz w:val="16"/>
          <w:szCs w:val="16"/>
        </w:rPr>
        <w:t>and</w:t>
      </w:r>
      <w:r w:rsidR="006F2331" w:rsidRPr="007972CA">
        <w:rPr>
          <w:color w:val="auto"/>
          <w:sz w:val="16"/>
          <w:szCs w:val="16"/>
        </w:rPr>
        <w:t xml:space="preserve"> </w:t>
      </w:r>
      <w:r w:rsidRPr="007972CA">
        <w:rPr>
          <w:color w:val="auto"/>
          <w:sz w:val="16"/>
          <w:szCs w:val="16"/>
        </w:rPr>
        <w:t>thickness</w:t>
      </w:r>
      <w:r w:rsidR="006F2331" w:rsidRPr="007972CA">
        <w:rPr>
          <w:color w:val="auto"/>
          <w:sz w:val="16"/>
          <w:szCs w:val="16"/>
        </w:rPr>
        <w:t xml:space="preserve"> </w:t>
      </w:r>
      <w:r w:rsidRPr="007972CA">
        <w:rPr>
          <w:color w:val="auto"/>
          <w:sz w:val="16"/>
          <w:szCs w:val="16"/>
        </w:rPr>
        <w:t>shall</w:t>
      </w:r>
      <w:r w:rsidR="006F2331" w:rsidRPr="007972CA">
        <w:rPr>
          <w:color w:val="auto"/>
          <w:sz w:val="16"/>
          <w:szCs w:val="16"/>
        </w:rPr>
        <w:t xml:space="preserve"> </w:t>
      </w:r>
      <w:r w:rsidRPr="007972CA">
        <w:rPr>
          <w:color w:val="auto"/>
          <w:sz w:val="16"/>
          <w:szCs w:val="16"/>
        </w:rPr>
        <w:t>be</w:t>
      </w:r>
      <w:r w:rsidR="006F2331" w:rsidRPr="007972CA">
        <w:rPr>
          <w:color w:val="auto"/>
          <w:sz w:val="16"/>
          <w:szCs w:val="16"/>
        </w:rPr>
        <w:t xml:space="preserve"> </w:t>
      </w:r>
      <w:r w:rsidRPr="007972CA">
        <w:rPr>
          <w:color w:val="auto"/>
          <w:sz w:val="16"/>
          <w:szCs w:val="16"/>
        </w:rPr>
        <w:t>specified</w:t>
      </w:r>
      <w:r w:rsidR="006F2331" w:rsidRPr="007972CA">
        <w:rPr>
          <w:color w:val="auto"/>
          <w:sz w:val="16"/>
          <w:szCs w:val="16"/>
        </w:rPr>
        <w:t xml:space="preserve"> </w:t>
      </w:r>
      <w:r w:rsidRPr="007972CA">
        <w:rPr>
          <w:color w:val="auto"/>
          <w:sz w:val="16"/>
          <w:szCs w:val="16"/>
        </w:rPr>
        <w:t>by</w:t>
      </w:r>
      <w:r w:rsidR="00055B5F" w:rsidRPr="007972CA">
        <w:rPr>
          <w:color w:val="auto"/>
          <w:sz w:val="16"/>
          <w:szCs w:val="16"/>
        </w:rPr>
        <w:t xml:space="preserve"> </w:t>
      </w:r>
      <w:r w:rsidRPr="007972CA">
        <w:rPr>
          <w:color w:val="auto"/>
          <w:sz w:val="16"/>
          <w:szCs w:val="16"/>
        </w:rPr>
        <w:t>Purchaser.</w:t>
      </w:r>
    </w:p>
    <w:p w14:paraId="0B9EEEA4" w14:textId="25A59FCD" w:rsidR="003E601E" w:rsidRPr="007972CA" w:rsidRDefault="003E601E" w:rsidP="007972CA">
      <w:pPr>
        <w:spacing w:before="0" w:line="240" w:lineRule="auto"/>
        <w:ind w:left="630" w:hanging="540"/>
        <w:rPr>
          <w:color w:val="auto"/>
          <w:sz w:val="16"/>
          <w:szCs w:val="16"/>
        </w:rPr>
      </w:pPr>
      <w:r w:rsidRPr="007972CA">
        <w:rPr>
          <w:color w:val="auto"/>
          <w:sz w:val="16"/>
          <w:szCs w:val="16"/>
        </w:rPr>
        <w:t>Note</w:t>
      </w:r>
      <w:ins w:id="1255" w:author="Issayevskiy, Konstantin [STAMGazStroy LLP]" w:date="2025-12-09T09:38:00Z" w16du:dateUtc="2025-12-09T04:38:00Z">
        <w:r w:rsidR="00436153" w:rsidRPr="00436153">
          <w:rPr>
            <w:color w:val="auto"/>
            <w:sz w:val="16"/>
            <w:szCs w:val="16"/>
          </w:rPr>
          <w:t xml:space="preserve"> </w:t>
        </w:r>
      </w:ins>
      <w:r w:rsidRPr="007972CA">
        <w:rPr>
          <w:color w:val="auto"/>
          <w:sz w:val="16"/>
          <w:szCs w:val="16"/>
        </w:rPr>
        <w:t>2:</w:t>
      </w:r>
      <w:r w:rsidR="008A6FC7">
        <w:rPr>
          <w:color w:val="auto"/>
          <w:sz w:val="16"/>
          <w:szCs w:val="16"/>
        </w:rPr>
        <w:tab/>
      </w:r>
      <w:r w:rsidRPr="007972CA">
        <w:rPr>
          <w:color w:val="auto"/>
          <w:sz w:val="16"/>
          <w:szCs w:val="16"/>
        </w:rPr>
        <w:t>A</w:t>
      </w:r>
      <w:r w:rsidR="006F2331" w:rsidRPr="007972CA">
        <w:rPr>
          <w:color w:val="auto"/>
          <w:sz w:val="16"/>
          <w:szCs w:val="16"/>
        </w:rPr>
        <w:t xml:space="preserve"> </w:t>
      </w:r>
      <w:r w:rsidRPr="007972CA">
        <w:rPr>
          <w:color w:val="auto"/>
          <w:sz w:val="16"/>
          <w:szCs w:val="16"/>
        </w:rPr>
        <w:t>tie</w:t>
      </w:r>
      <w:r w:rsidR="006F2331" w:rsidRPr="007972CA">
        <w:rPr>
          <w:color w:val="auto"/>
          <w:sz w:val="16"/>
          <w:szCs w:val="16"/>
        </w:rPr>
        <w:t xml:space="preserve"> </w:t>
      </w:r>
      <w:r w:rsidRPr="007972CA">
        <w:rPr>
          <w:color w:val="auto"/>
          <w:sz w:val="16"/>
          <w:szCs w:val="16"/>
        </w:rPr>
        <w:t>coat</w:t>
      </w:r>
      <w:r w:rsidR="006F2331" w:rsidRPr="007972CA">
        <w:rPr>
          <w:color w:val="auto"/>
          <w:sz w:val="16"/>
          <w:szCs w:val="16"/>
        </w:rPr>
        <w:t xml:space="preserve"> </w:t>
      </w:r>
      <w:r w:rsidRPr="007972CA">
        <w:rPr>
          <w:color w:val="auto"/>
          <w:sz w:val="16"/>
          <w:szCs w:val="16"/>
        </w:rPr>
        <w:t>between</w:t>
      </w:r>
      <w:r w:rsidR="006F2331" w:rsidRPr="007972CA">
        <w:rPr>
          <w:color w:val="auto"/>
          <w:sz w:val="16"/>
          <w:szCs w:val="16"/>
        </w:rPr>
        <w:t xml:space="preserve"> </w:t>
      </w:r>
      <w:r w:rsidRPr="007972CA">
        <w:rPr>
          <w:color w:val="auto"/>
          <w:sz w:val="16"/>
          <w:szCs w:val="16"/>
        </w:rPr>
        <w:t>the</w:t>
      </w:r>
      <w:r w:rsidR="006F2331" w:rsidRPr="007972CA">
        <w:rPr>
          <w:color w:val="auto"/>
          <w:sz w:val="16"/>
          <w:szCs w:val="16"/>
        </w:rPr>
        <w:t xml:space="preserve"> </w:t>
      </w:r>
      <w:r w:rsidRPr="007972CA">
        <w:rPr>
          <w:color w:val="auto"/>
          <w:sz w:val="16"/>
          <w:szCs w:val="16"/>
        </w:rPr>
        <w:t>fireproofing</w:t>
      </w:r>
      <w:r w:rsidR="006F2331" w:rsidRPr="007972CA">
        <w:rPr>
          <w:color w:val="auto"/>
          <w:sz w:val="16"/>
          <w:szCs w:val="16"/>
        </w:rPr>
        <w:t xml:space="preserve"> </w:t>
      </w:r>
      <w:r w:rsidRPr="007972CA">
        <w:rPr>
          <w:color w:val="auto"/>
          <w:sz w:val="16"/>
          <w:szCs w:val="16"/>
        </w:rPr>
        <w:t>and</w:t>
      </w:r>
      <w:r w:rsidR="006F2331" w:rsidRPr="007972CA">
        <w:rPr>
          <w:color w:val="auto"/>
          <w:sz w:val="16"/>
          <w:szCs w:val="16"/>
        </w:rPr>
        <w:t xml:space="preserve"> </w:t>
      </w:r>
      <w:r w:rsidRPr="007972CA">
        <w:rPr>
          <w:color w:val="auto"/>
          <w:sz w:val="16"/>
          <w:szCs w:val="16"/>
        </w:rPr>
        <w:t>the weather</w:t>
      </w:r>
      <w:r w:rsidR="006F2331" w:rsidRPr="007972CA">
        <w:rPr>
          <w:color w:val="auto"/>
          <w:sz w:val="16"/>
          <w:szCs w:val="16"/>
        </w:rPr>
        <w:t xml:space="preserve"> </w:t>
      </w:r>
      <w:r w:rsidRPr="007972CA">
        <w:rPr>
          <w:color w:val="auto"/>
          <w:sz w:val="16"/>
          <w:szCs w:val="16"/>
        </w:rPr>
        <w:t>coati</w:t>
      </w:r>
      <w:r w:rsidR="006F2331" w:rsidRPr="007972CA">
        <w:rPr>
          <w:color w:val="auto"/>
          <w:sz w:val="16"/>
          <w:szCs w:val="16"/>
        </w:rPr>
        <w:t>ng</w:t>
      </w:r>
      <w:r w:rsidRPr="007972CA">
        <w:rPr>
          <w:color w:val="auto"/>
          <w:sz w:val="16"/>
          <w:szCs w:val="16"/>
        </w:rPr>
        <w:t>s</w:t>
      </w:r>
      <w:r w:rsidR="006F2331" w:rsidRPr="007972CA">
        <w:rPr>
          <w:color w:val="auto"/>
          <w:sz w:val="16"/>
          <w:szCs w:val="16"/>
        </w:rPr>
        <w:t xml:space="preserve"> </w:t>
      </w:r>
      <w:r w:rsidRPr="007972CA">
        <w:rPr>
          <w:color w:val="auto"/>
          <w:sz w:val="16"/>
          <w:szCs w:val="16"/>
        </w:rPr>
        <w:t>recommended</w:t>
      </w:r>
      <w:r w:rsidR="006F2331" w:rsidRPr="007972CA">
        <w:rPr>
          <w:color w:val="auto"/>
          <w:sz w:val="16"/>
          <w:szCs w:val="16"/>
        </w:rPr>
        <w:t xml:space="preserve"> </w:t>
      </w:r>
      <w:r w:rsidRPr="007972CA">
        <w:rPr>
          <w:color w:val="auto"/>
          <w:sz w:val="16"/>
          <w:szCs w:val="16"/>
        </w:rPr>
        <w:t>by</w:t>
      </w:r>
      <w:r w:rsidR="006F2331" w:rsidRPr="007972CA">
        <w:rPr>
          <w:color w:val="auto"/>
          <w:sz w:val="16"/>
          <w:szCs w:val="16"/>
        </w:rPr>
        <w:t xml:space="preserve"> </w:t>
      </w:r>
      <w:r w:rsidRPr="007972CA">
        <w:rPr>
          <w:color w:val="auto"/>
          <w:sz w:val="16"/>
          <w:szCs w:val="16"/>
        </w:rPr>
        <w:t>certain</w:t>
      </w:r>
      <w:r w:rsidR="006F2331" w:rsidRPr="007972CA">
        <w:rPr>
          <w:color w:val="auto"/>
          <w:sz w:val="16"/>
          <w:szCs w:val="16"/>
        </w:rPr>
        <w:t xml:space="preserve"> </w:t>
      </w:r>
      <w:proofErr w:type="spellStart"/>
      <w:proofErr w:type="gramStart"/>
      <w:r w:rsidRPr="007972CA">
        <w:rPr>
          <w:color w:val="auto"/>
          <w:sz w:val="16"/>
          <w:szCs w:val="16"/>
        </w:rPr>
        <w:t>manufacturers.Follow</w:t>
      </w:r>
      <w:proofErr w:type="spellEnd"/>
      <w:proofErr w:type="gramEnd"/>
      <w:r w:rsidR="006F2331" w:rsidRPr="007972CA">
        <w:rPr>
          <w:color w:val="auto"/>
          <w:sz w:val="16"/>
          <w:szCs w:val="16"/>
        </w:rPr>
        <w:t xml:space="preserve"> </w:t>
      </w:r>
      <w:r w:rsidRPr="007972CA">
        <w:rPr>
          <w:color w:val="auto"/>
          <w:sz w:val="16"/>
          <w:szCs w:val="16"/>
        </w:rPr>
        <w:t>the manufacturer’s</w:t>
      </w:r>
      <w:r w:rsidR="006F2331" w:rsidRPr="007972CA">
        <w:rPr>
          <w:color w:val="auto"/>
          <w:sz w:val="16"/>
          <w:szCs w:val="16"/>
        </w:rPr>
        <w:t xml:space="preserve"> </w:t>
      </w:r>
      <w:r w:rsidRPr="007972CA">
        <w:rPr>
          <w:color w:val="auto"/>
          <w:sz w:val="16"/>
          <w:szCs w:val="16"/>
        </w:rPr>
        <w:t>instructions.</w:t>
      </w:r>
    </w:p>
    <w:p w14:paraId="6B35AE5E" w14:textId="38A8A26F" w:rsidR="003E601E" w:rsidRPr="007972CA" w:rsidRDefault="003E601E" w:rsidP="007972CA">
      <w:pPr>
        <w:spacing w:before="0" w:line="240" w:lineRule="auto"/>
        <w:ind w:left="630" w:hanging="540"/>
        <w:rPr>
          <w:color w:val="auto"/>
          <w:sz w:val="16"/>
          <w:szCs w:val="16"/>
        </w:rPr>
      </w:pPr>
      <w:r w:rsidRPr="007972CA">
        <w:rPr>
          <w:color w:val="auto"/>
          <w:sz w:val="16"/>
          <w:szCs w:val="16"/>
        </w:rPr>
        <w:t>Note</w:t>
      </w:r>
      <w:ins w:id="1256" w:author="Issayevskiy, Konstantin [STAMGazStroy LLP]" w:date="2025-12-09T09:38:00Z" w16du:dateUtc="2025-12-09T04:38:00Z">
        <w:r w:rsidR="00436153" w:rsidRPr="00436153">
          <w:rPr>
            <w:color w:val="auto"/>
            <w:sz w:val="16"/>
            <w:szCs w:val="16"/>
          </w:rPr>
          <w:t xml:space="preserve"> </w:t>
        </w:r>
      </w:ins>
      <w:r w:rsidRPr="007972CA">
        <w:rPr>
          <w:color w:val="auto"/>
          <w:sz w:val="16"/>
          <w:szCs w:val="16"/>
        </w:rPr>
        <w:t>3:</w:t>
      </w:r>
      <w:r w:rsidR="008A6FC7">
        <w:rPr>
          <w:color w:val="auto"/>
          <w:sz w:val="16"/>
          <w:szCs w:val="16"/>
        </w:rPr>
        <w:tab/>
      </w:r>
      <w:r w:rsidRPr="007972CA">
        <w:rPr>
          <w:color w:val="auto"/>
          <w:sz w:val="16"/>
          <w:szCs w:val="16"/>
        </w:rPr>
        <w:t>For</w:t>
      </w:r>
      <w:r w:rsidR="006F2331" w:rsidRPr="007972CA">
        <w:rPr>
          <w:color w:val="auto"/>
          <w:sz w:val="16"/>
          <w:szCs w:val="16"/>
        </w:rPr>
        <w:t xml:space="preserve"> </w:t>
      </w:r>
      <w:r w:rsidRPr="007972CA">
        <w:rPr>
          <w:color w:val="auto"/>
          <w:sz w:val="16"/>
          <w:szCs w:val="16"/>
        </w:rPr>
        <w:t>cementitious</w:t>
      </w:r>
      <w:r w:rsidR="006F2331" w:rsidRPr="007972CA">
        <w:rPr>
          <w:color w:val="auto"/>
          <w:sz w:val="16"/>
          <w:szCs w:val="16"/>
        </w:rPr>
        <w:t xml:space="preserve"> </w:t>
      </w:r>
      <w:proofErr w:type="spellStart"/>
      <w:proofErr w:type="gramStart"/>
      <w:r w:rsidRPr="007972CA">
        <w:rPr>
          <w:color w:val="auto"/>
          <w:sz w:val="16"/>
          <w:szCs w:val="16"/>
        </w:rPr>
        <w:t>fireproofing.Prior</w:t>
      </w:r>
      <w:proofErr w:type="spellEnd"/>
      <w:proofErr w:type="gramEnd"/>
      <w:r w:rsidR="006F2331" w:rsidRPr="007972CA">
        <w:rPr>
          <w:color w:val="auto"/>
          <w:sz w:val="16"/>
          <w:szCs w:val="16"/>
        </w:rPr>
        <w:t xml:space="preserve"> </w:t>
      </w:r>
      <w:r w:rsidRPr="007972CA">
        <w:rPr>
          <w:color w:val="auto"/>
          <w:sz w:val="16"/>
          <w:szCs w:val="16"/>
        </w:rPr>
        <w:t>to</w:t>
      </w:r>
      <w:r w:rsidR="006F2331" w:rsidRPr="007972CA">
        <w:rPr>
          <w:color w:val="auto"/>
          <w:sz w:val="16"/>
          <w:szCs w:val="16"/>
        </w:rPr>
        <w:t xml:space="preserve"> </w:t>
      </w:r>
      <w:r w:rsidRPr="007972CA">
        <w:rPr>
          <w:color w:val="auto"/>
          <w:sz w:val="16"/>
          <w:szCs w:val="16"/>
        </w:rPr>
        <w:t>abrasive</w:t>
      </w:r>
      <w:r w:rsidR="006F2331" w:rsidRPr="007972CA">
        <w:rPr>
          <w:color w:val="auto"/>
          <w:sz w:val="16"/>
          <w:szCs w:val="16"/>
        </w:rPr>
        <w:t xml:space="preserve"> </w:t>
      </w:r>
      <w:r w:rsidRPr="007972CA">
        <w:rPr>
          <w:color w:val="auto"/>
          <w:sz w:val="16"/>
          <w:szCs w:val="16"/>
        </w:rPr>
        <w:t>blasting,</w:t>
      </w:r>
      <w:r w:rsidR="006F2331" w:rsidRPr="007972CA">
        <w:rPr>
          <w:color w:val="auto"/>
          <w:sz w:val="16"/>
          <w:szCs w:val="16"/>
        </w:rPr>
        <w:t xml:space="preserve"> </w:t>
      </w:r>
      <w:r w:rsidRPr="007972CA">
        <w:rPr>
          <w:color w:val="auto"/>
          <w:sz w:val="16"/>
          <w:szCs w:val="16"/>
        </w:rPr>
        <w:t>12-guage</w:t>
      </w:r>
      <w:r w:rsidR="006F2331" w:rsidRPr="007972CA">
        <w:rPr>
          <w:color w:val="auto"/>
          <w:sz w:val="16"/>
          <w:szCs w:val="16"/>
        </w:rPr>
        <w:t xml:space="preserve"> </w:t>
      </w:r>
      <w:r w:rsidRPr="007972CA">
        <w:rPr>
          <w:color w:val="auto"/>
          <w:sz w:val="16"/>
          <w:szCs w:val="16"/>
        </w:rPr>
        <w:t>steel</w:t>
      </w:r>
      <w:r w:rsidR="006F2331" w:rsidRPr="007972CA">
        <w:rPr>
          <w:color w:val="auto"/>
          <w:sz w:val="16"/>
          <w:szCs w:val="16"/>
        </w:rPr>
        <w:t xml:space="preserve"> </w:t>
      </w:r>
      <w:r w:rsidRPr="007972CA">
        <w:rPr>
          <w:color w:val="auto"/>
          <w:sz w:val="16"/>
          <w:szCs w:val="16"/>
        </w:rPr>
        <w:t>studs</w:t>
      </w:r>
      <w:r w:rsidR="006F2331" w:rsidRPr="007972CA">
        <w:rPr>
          <w:color w:val="auto"/>
          <w:sz w:val="16"/>
          <w:szCs w:val="16"/>
        </w:rPr>
        <w:t xml:space="preserve"> </w:t>
      </w:r>
      <w:r w:rsidRPr="007972CA">
        <w:rPr>
          <w:color w:val="auto"/>
          <w:sz w:val="16"/>
          <w:szCs w:val="16"/>
        </w:rPr>
        <w:t>shall</w:t>
      </w:r>
      <w:r w:rsidR="006F2331" w:rsidRPr="007972CA">
        <w:rPr>
          <w:color w:val="auto"/>
          <w:sz w:val="16"/>
          <w:szCs w:val="16"/>
        </w:rPr>
        <w:t xml:space="preserve"> </w:t>
      </w:r>
      <w:r w:rsidRPr="007972CA">
        <w:rPr>
          <w:color w:val="auto"/>
          <w:sz w:val="16"/>
          <w:szCs w:val="16"/>
        </w:rPr>
        <w:t>be</w:t>
      </w:r>
      <w:r w:rsidR="006F2331" w:rsidRPr="007972CA">
        <w:rPr>
          <w:color w:val="auto"/>
          <w:sz w:val="16"/>
          <w:szCs w:val="16"/>
        </w:rPr>
        <w:t xml:space="preserve"> </w:t>
      </w:r>
      <w:r w:rsidRPr="007972CA">
        <w:rPr>
          <w:color w:val="auto"/>
          <w:sz w:val="16"/>
          <w:szCs w:val="16"/>
        </w:rPr>
        <w:t>welded</w:t>
      </w:r>
      <w:r w:rsidR="006F2331" w:rsidRPr="007972CA">
        <w:rPr>
          <w:color w:val="auto"/>
          <w:sz w:val="16"/>
          <w:szCs w:val="16"/>
        </w:rPr>
        <w:t xml:space="preserve"> </w:t>
      </w:r>
      <w:r w:rsidRPr="007972CA">
        <w:rPr>
          <w:color w:val="auto"/>
          <w:sz w:val="16"/>
          <w:szCs w:val="16"/>
        </w:rPr>
        <w:t>to</w:t>
      </w:r>
      <w:r w:rsidR="006F2331" w:rsidRPr="007972CA">
        <w:rPr>
          <w:color w:val="auto"/>
          <w:sz w:val="16"/>
          <w:szCs w:val="16"/>
        </w:rPr>
        <w:t xml:space="preserve"> </w:t>
      </w:r>
      <w:r w:rsidRPr="007972CA">
        <w:rPr>
          <w:color w:val="auto"/>
          <w:sz w:val="16"/>
          <w:szCs w:val="16"/>
        </w:rPr>
        <w:t>the</w:t>
      </w:r>
      <w:r w:rsidR="006F2331" w:rsidRPr="007972CA">
        <w:rPr>
          <w:color w:val="auto"/>
          <w:sz w:val="16"/>
          <w:szCs w:val="16"/>
        </w:rPr>
        <w:t xml:space="preserve"> </w:t>
      </w:r>
      <w:r w:rsidRPr="007972CA">
        <w:rPr>
          <w:color w:val="auto"/>
          <w:sz w:val="16"/>
          <w:szCs w:val="16"/>
        </w:rPr>
        <w:t>steel</w:t>
      </w:r>
      <w:r w:rsidR="006F2331" w:rsidRPr="007972CA">
        <w:rPr>
          <w:color w:val="auto"/>
          <w:sz w:val="16"/>
          <w:szCs w:val="16"/>
        </w:rPr>
        <w:t xml:space="preserve"> </w:t>
      </w:r>
      <w:r w:rsidRPr="007972CA">
        <w:rPr>
          <w:color w:val="auto"/>
          <w:sz w:val="16"/>
          <w:szCs w:val="16"/>
        </w:rPr>
        <w:t>for</w:t>
      </w:r>
      <w:r w:rsidR="006F2331" w:rsidRPr="007972CA">
        <w:rPr>
          <w:color w:val="auto"/>
          <w:sz w:val="16"/>
          <w:szCs w:val="16"/>
        </w:rPr>
        <w:t xml:space="preserve"> </w:t>
      </w:r>
      <w:r w:rsidRPr="007972CA">
        <w:rPr>
          <w:color w:val="auto"/>
          <w:sz w:val="16"/>
          <w:szCs w:val="16"/>
        </w:rPr>
        <w:t>support</w:t>
      </w:r>
      <w:r w:rsidR="006F2331" w:rsidRPr="007972CA">
        <w:rPr>
          <w:color w:val="auto"/>
          <w:sz w:val="16"/>
          <w:szCs w:val="16"/>
        </w:rPr>
        <w:t xml:space="preserve"> </w:t>
      </w:r>
      <w:r w:rsidRPr="007972CA">
        <w:rPr>
          <w:color w:val="auto"/>
          <w:sz w:val="16"/>
          <w:szCs w:val="16"/>
        </w:rPr>
        <w:t>of mesh</w:t>
      </w:r>
      <w:r w:rsidR="006F2331" w:rsidRPr="007972CA">
        <w:rPr>
          <w:color w:val="auto"/>
          <w:sz w:val="16"/>
          <w:szCs w:val="16"/>
        </w:rPr>
        <w:t xml:space="preserve"> </w:t>
      </w:r>
      <w:r w:rsidRPr="007972CA">
        <w:rPr>
          <w:color w:val="auto"/>
          <w:sz w:val="16"/>
          <w:szCs w:val="16"/>
        </w:rPr>
        <w:t>reinforcement.</w:t>
      </w:r>
      <w:r w:rsidR="006F2331" w:rsidRPr="007972CA">
        <w:rPr>
          <w:color w:val="auto"/>
          <w:sz w:val="16"/>
          <w:szCs w:val="16"/>
        </w:rPr>
        <w:t xml:space="preserve"> </w:t>
      </w:r>
      <w:r w:rsidRPr="007972CA">
        <w:rPr>
          <w:color w:val="auto"/>
          <w:sz w:val="16"/>
          <w:szCs w:val="16"/>
        </w:rPr>
        <w:t>After</w:t>
      </w:r>
      <w:r w:rsidR="006F2331" w:rsidRPr="007972CA">
        <w:rPr>
          <w:color w:val="auto"/>
          <w:sz w:val="16"/>
          <w:szCs w:val="16"/>
        </w:rPr>
        <w:t xml:space="preserve"> </w:t>
      </w:r>
      <w:proofErr w:type="spellStart"/>
      <w:proofErr w:type="gramStart"/>
      <w:r w:rsidRPr="007972CA">
        <w:rPr>
          <w:color w:val="auto"/>
          <w:sz w:val="16"/>
          <w:szCs w:val="16"/>
        </w:rPr>
        <w:t>priming,attach</w:t>
      </w:r>
      <w:proofErr w:type="spellEnd"/>
      <w:proofErr w:type="gramEnd"/>
      <w:r w:rsidR="006F2331" w:rsidRPr="007972CA">
        <w:rPr>
          <w:color w:val="auto"/>
          <w:sz w:val="16"/>
          <w:szCs w:val="16"/>
        </w:rPr>
        <w:t xml:space="preserve"> </w:t>
      </w:r>
      <w:r w:rsidRPr="007972CA">
        <w:rPr>
          <w:color w:val="auto"/>
          <w:sz w:val="16"/>
          <w:szCs w:val="16"/>
        </w:rPr>
        <w:t>19-guage</w:t>
      </w:r>
      <w:r w:rsidR="006F2331" w:rsidRPr="007972CA">
        <w:rPr>
          <w:color w:val="auto"/>
          <w:sz w:val="16"/>
          <w:szCs w:val="16"/>
        </w:rPr>
        <w:t xml:space="preserve"> </w:t>
      </w:r>
      <w:r w:rsidRPr="007972CA">
        <w:rPr>
          <w:color w:val="auto"/>
          <w:sz w:val="16"/>
          <w:szCs w:val="16"/>
        </w:rPr>
        <w:t>galvanized</w:t>
      </w:r>
      <w:r w:rsidR="006F2331" w:rsidRPr="007972CA">
        <w:rPr>
          <w:color w:val="auto"/>
          <w:sz w:val="16"/>
          <w:szCs w:val="16"/>
        </w:rPr>
        <w:t xml:space="preserve"> </w:t>
      </w:r>
      <w:r w:rsidRPr="007972CA">
        <w:rPr>
          <w:color w:val="auto"/>
          <w:sz w:val="16"/>
          <w:szCs w:val="16"/>
        </w:rPr>
        <w:t>wire</w:t>
      </w:r>
      <w:r w:rsidR="006F2331" w:rsidRPr="007972CA">
        <w:rPr>
          <w:color w:val="auto"/>
          <w:sz w:val="16"/>
          <w:szCs w:val="16"/>
        </w:rPr>
        <w:t xml:space="preserve"> </w:t>
      </w:r>
      <w:r w:rsidRPr="007972CA">
        <w:rPr>
          <w:color w:val="auto"/>
          <w:sz w:val="16"/>
          <w:szCs w:val="16"/>
        </w:rPr>
        <w:t>mesh</w:t>
      </w:r>
      <w:r w:rsidR="006F2331" w:rsidRPr="007972CA">
        <w:rPr>
          <w:color w:val="auto"/>
          <w:sz w:val="16"/>
          <w:szCs w:val="16"/>
        </w:rPr>
        <w:t xml:space="preserve"> </w:t>
      </w:r>
      <w:r w:rsidRPr="007972CA">
        <w:rPr>
          <w:color w:val="auto"/>
          <w:sz w:val="16"/>
          <w:szCs w:val="16"/>
        </w:rPr>
        <w:t>reinforcement</w:t>
      </w:r>
      <w:r w:rsidR="006F2331" w:rsidRPr="007972CA">
        <w:rPr>
          <w:color w:val="auto"/>
          <w:sz w:val="16"/>
          <w:szCs w:val="16"/>
        </w:rPr>
        <w:t xml:space="preserve"> </w:t>
      </w:r>
      <w:r w:rsidRPr="007972CA">
        <w:rPr>
          <w:color w:val="auto"/>
          <w:sz w:val="16"/>
          <w:szCs w:val="16"/>
        </w:rPr>
        <w:t>to</w:t>
      </w:r>
      <w:r w:rsidR="006F2331" w:rsidRPr="007972CA">
        <w:rPr>
          <w:color w:val="auto"/>
          <w:sz w:val="16"/>
          <w:szCs w:val="16"/>
        </w:rPr>
        <w:t xml:space="preserve"> </w:t>
      </w:r>
      <w:r w:rsidRPr="007972CA">
        <w:rPr>
          <w:color w:val="auto"/>
          <w:sz w:val="16"/>
          <w:szCs w:val="16"/>
        </w:rPr>
        <w:t>the</w:t>
      </w:r>
      <w:r w:rsidR="006F2331" w:rsidRPr="007972CA">
        <w:rPr>
          <w:color w:val="auto"/>
          <w:sz w:val="16"/>
          <w:szCs w:val="16"/>
        </w:rPr>
        <w:t xml:space="preserve"> </w:t>
      </w:r>
      <w:proofErr w:type="spellStart"/>
      <w:proofErr w:type="gramStart"/>
      <w:r w:rsidRPr="007972CA">
        <w:rPr>
          <w:color w:val="auto"/>
          <w:sz w:val="16"/>
          <w:szCs w:val="16"/>
        </w:rPr>
        <w:t>studs.Other</w:t>
      </w:r>
      <w:proofErr w:type="spellEnd"/>
      <w:proofErr w:type="gramEnd"/>
      <w:r w:rsidR="006F2331" w:rsidRPr="007972CA">
        <w:rPr>
          <w:color w:val="auto"/>
          <w:sz w:val="16"/>
          <w:szCs w:val="16"/>
        </w:rPr>
        <w:t xml:space="preserve"> </w:t>
      </w:r>
      <w:r w:rsidRPr="007972CA">
        <w:rPr>
          <w:color w:val="auto"/>
          <w:sz w:val="16"/>
          <w:szCs w:val="16"/>
        </w:rPr>
        <w:t>reinforcing</w:t>
      </w:r>
      <w:r w:rsidR="006F2331" w:rsidRPr="007972CA">
        <w:rPr>
          <w:color w:val="auto"/>
          <w:sz w:val="16"/>
          <w:szCs w:val="16"/>
        </w:rPr>
        <w:t xml:space="preserve"> </w:t>
      </w:r>
      <w:r w:rsidRPr="007972CA">
        <w:rPr>
          <w:color w:val="auto"/>
          <w:sz w:val="16"/>
          <w:szCs w:val="16"/>
        </w:rPr>
        <w:t>details</w:t>
      </w:r>
      <w:r w:rsidR="006F2331" w:rsidRPr="007972CA">
        <w:rPr>
          <w:color w:val="auto"/>
          <w:sz w:val="16"/>
          <w:szCs w:val="16"/>
        </w:rPr>
        <w:t xml:space="preserve"> </w:t>
      </w:r>
      <w:r w:rsidRPr="007972CA">
        <w:rPr>
          <w:color w:val="auto"/>
          <w:sz w:val="16"/>
          <w:szCs w:val="16"/>
        </w:rPr>
        <w:t>may be</w:t>
      </w:r>
      <w:r w:rsidR="006F2331" w:rsidRPr="007972CA">
        <w:rPr>
          <w:color w:val="auto"/>
          <w:sz w:val="16"/>
          <w:szCs w:val="16"/>
        </w:rPr>
        <w:t xml:space="preserve"> </w:t>
      </w:r>
      <w:r w:rsidRPr="007972CA">
        <w:rPr>
          <w:color w:val="auto"/>
          <w:sz w:val="16"/>
          <w:szCs w:val="16"/>
        </w:rPr>
        <w:t>acceptable</w:t>
      </w:r>
      <w:r w:rsidR="006F2331" w:rsidRPr="007972CA">
        <w:rPr>
          <w:color w:val="auto"/>
          <w:sz w:val="16"/>
          <w:szCs w:val="16"/>
        </w:rPr>
        <w:t xml:space="preserve"> </w:t>
      </w:r>
      <w:r w:rsidRPr="007972CA">
        <w:rPr>
          <w:color w:val="auto"/>
          <w:sz w:val="16"/>
          <w:szCs w:val="16"/>
        </w:rPr>
        <w:t>but</w:t>
      </w:r>
      <w:r w:rsidR="006F2331" w:rsidRPr="007972CA">
        <w:rPr>
          <w:color w:val="auto"/>
          <w:sz w:val="16"/>
          <w:szCs w:val="16"/>
        </w:rPr>
        <w:t xml:space="preserve"> </w:t>
      </w:r>
      <w:r w:rsidRPr="007972CA">
        <w:rPr>
          <w:color w:val="auto"/>
          <w:sz w:val="16"/>
          <w:szCs w:val="16"/>
        </w:rPr>
        <w:t>shall</w:t>
      </w:r>
      <w:r w:rsidR="006F2331" w:rsidRPr="007972CA">
        <w:rPr>
          <w:color w:val="auto"/>
          <w:sz w:val="16"/>
          <w:szCs w:val="16"/>
        </w:rPr>
        <w:t xml:space="preserve"> </w:t>
      </w:r>
      <w:r w:rsidRPr="007972CA">
        <w:rPr>
          <w:color w:val="auto"/>
          <w:sz w:val="16"/>
          <w:szCs w:val="16"/>
        </w:rPr>
        <w:t>receive</w:t>
      </w:r>
      <w:r w:rsidR="006F2331" w:rsidRPr="007972CA">
        <w:rPr>
          <w:color w:val="auto"/>
          <w:sz w:val="16"/>
          <w:szCs w:val="16"/>
        </w:rPr>
        <w:t xml:space="preserve"> </w:t>
      </w:r>
      <w:r w:rsidRPr="007972CA">
        <w:rPr>
          <w:color w:val="auto"/>
          <w:sz w:val="16"/>
          <w:szCs w:val="16"/>
        </w:rPr>
        <w:t>Purchaser’s</w:t>
      </w:r>
      <w:r w:rsidR="006F2331" w:rsidRPr="007972CA">
        <w:rPr>
          <w:color w:val="auto"/>
          <w:sz w:val="16"/>
          <w:szCs w:val="16"/>
        </w:rPr>
        <w:t xml:space="preserve"> </w:t>
      </w:r>
      <w:r w:rsidRPr="007972CA">
        <w:rPr>
          <w:color w:val="auto"/>
          <w:sz w:val="16"/>
          <w:szCs w:val="16"/>
        </w:rPr>
        <w:t>written</w:t>
      </w:r>
      <w:r w:rsidR="006F2331" w:rsidRPr="007972CA">
        <w:rPr>
          <w:color w:val="auto"/>
          <w:sz w:val="16"/>
          <w:szCs w:val="16"/>
        </w:rPr>
        <w:t xml:space="preserve"> </w:t>
      </w:r>
      <w:r w:rsidRPr="007972CA">
        <w:rPr>
          <w:color w:val="auto"/>
          <w:sz w:val="16"/>
          <w:szCs w:val="16"/>
        </w:rPr>
        <w:t>acceptance</w:t>
      </w:r>
      <w:r w:rsidR="006F2331" w:rsidRPr="007972CA">
        <w:rPr>
          <w:color w:val="auto"/>
          <w:sz w:val="16"/>
          <w:szCs w:val="16"/>
        </w:rPr>
        <w:t xml:space="preserve"> </w:t>
      </w:r>
      <w:r w:rsidRPr="007972CA">
        <w:rPr>
          <w:color w:val="auto"/>
          <w:sz w:val="16"/>
          <w:szCs w:val="16"/>
        </w:rPr>
        <w:t>prior</w:t>
      </w:r>
      <w:r w:rsidR="006F2331" w:rsidRPr="007972CA">
        <w:rPr>
          <w:color w:val="auto"/>
          <w:sz w:val="16"/>
          <w:szCs w:val="16"/>
        </w:rPr>
        <w:t xml:space="preserve"> </w:t>
      </w:r>
      <w:r w:rsidRPr="007972CA">
        <w:rPr>
          <w:color w:val="auto"/>
          <w:sz w:val="16"/>
          <w:szCs w:val="16"/>
        </w:rPr>
        <w:t>to</w:t>
      </w:r>
      <w:r w:rsidR="006F2331" w:rsidRPr="007972CA">
        <w:rPr>
          <w:color w:val="auto"/>
          <w:sz w:val="16"/>
          <w:szCs w:val="16"/>
        </w:rPr>
        <w:t xml:space="preserve"> </w:t>
      </w:r>
      <w:r w:rsidRPr="007972CA">
        <w:rPr>
          <w:color w:val="auto"/>
          <w:sz w:val="16"/>
          <w:szCs w:val="16"/>
        </w:rPr>
        <w:t>use.</w:t>
      </w:r>
    </w:p>
    <w:p w14:paraId="056F2D1C" w14:textId="09F79A8E" w:rsidR="003E601E" w:rsidRPr="007972CA" w:rsidRDefault="003E601E" w:rsidP="007972CA">
      <w:pPr>
        <w:spacing w:before="0" w:line="240" w:lineRule="auto"/>
        <w:ind w:left="630" w:hanging="540"/>
        <w:rPr>
          <w:color w:val="auto"/>
          <w:sz w:val="16"/>
          <w:szCs w:val="16"/>
        </w:rPr>
      </w:pPr>
      <w:r w:rsidRPr="007972CA">
        <w:rPr>
          <w:color w:val="auto"/>
          <w:sz w:val="16"/>
          <w:szCs w:val="16"/>
        </w:rPr>
        <w:t>Note</w:t>
      </w:r>
      <w:ins w:id="1257" w:author="Issayevskiy, Konstantin [STAMGazStroy LLP]" w:date="2025-12-09T09:38:00Z" w16du:dateUtc="2025-12-09T04:38:00Z">
        <w:r w:rsidR="00436153" w:rsidRPr="00436153">
          <w:rPr>
            <w:color w:val="auto"/>
            <w:sz w:val="16"/>
            <w:szCs w:val="16"/>
          </w:rPr>
          <w:t xml:space="preserve"> 4</w:t>
        </w:r>
      </w:ins>
      <w:del w:id="1258" w:author="Issayevskiy, Konstantin [STAMGazStroy LLP]" w:date="2025-12-09T09:38:00Z" w16du:dateUtc="2025-12-09T04:38:00Z">
        <w:r w:rsidRPr="007972CA" w:rsidDel="00436153">
          <w:rPr>
            <w:color w:val="auto"/>
            <w:sz w:val="16"/>
            <w:szCs w:val="16"/>
          </w:rPr>
          <w:delText>3</w:delText>
        </w:r>
      </w:del>
      <w:r w:rsidRPr="007972CA">
        <w:rPr>
          <w:color w:val="auto"/>
          <w:sz w:val="16"/>
          <w:szCs w:val="16"/>
        </w:rPr>
        <w:t>:</w:t>
      </w:r>
      <w:r w:rsidR="00EB314A">
        <w:rPr>
          <w:color w:val="auto"/>
          <w:sz w:val="16"/>
          <w:szCs w:val="16"/>
        </w:rPr>
        <w:tab/>
      </w:r>
      <w:r w:rsidRPr="007972CA">
        <w:rPr>
          <w:color w:val="auto"/>
          <w:sz w:val="16"/>
          <w:szCs w:val="16"/>
        </w:rPr>
        <w:t>For</w:t>
      </w:r>
      <w:r w:rsidR="006F2331" w:rsidRPr="007972CA">
        <w:rPr>
          <w:color w:val="auto"/>
          <w:sz w:val="16"/>
          <w:szCs w:val="16"/>
        </w:rPr>
        <w:t xml:space="preserve"> </w:t>
      </w:r>
      <w:r w:rsidRPr="007972CA">
        <w:rPr>
          <w:color w:val="auto"/>
          <w:sz w:val="16"/>
          <w:szCs w:val="16"/>
        </w:rPr>
        <w:t>cementitious</w:t>
      </w:r>
      <w:r w:rsidR="006F2331" w:rsidRPr="007972CA">
        <w:rPr>
          <w:color w:val="auto"/>
          <w:sz w:val="16"/>
          <w:szCs w:val="16"/>
        </w:rPr>
        <w:t xml:space="preserve"> </w:t>
      </w:r>
      <w:proofErr w:type="spellStart"/>
      <w:proofErr w:type="gramStart"/>
      <w:r w:rsidRPr="007972CA">
        <w:rPr>
          <w:color w:val="auto"/>
          <w:sz w:val="16"/>
          <w:szCs w:val="16"/>
        </w:rPr>
        <w:t>fireproofing.Fireproofing</w:t>
      </w:r>
      <w:proofErr w:type="spellEnd"/>
      <w:proofErr w:type="gramEnd"/>
      <w:r w:rsidR="006F2331" w:rsidRPr="007972CA">
        <w:rPr>
          <w:color w:val="auto"/>
          <w:sz w:val="16"/>
          <w:szCs w:val="16"/>
        </w:rPr>
        <w:t xml:space="preserve"> </w:t>
      </w:r>
      <w:r w:rsidRPr="007972CA">
        <w:rPr>
          <w:color w:val="auto"/>
          <w:sz w:val="16"/>
          <w:szCs w:val="16"/>
        </w:rPr>
        <w:t>shall</w:t>
      </w:r>
      <w:r w:rsidR="006F2331" w:rsidRPr="007972CA">
        <w:rPr>
          <w:color w:val="auto"/>
          <w:sz w:val="16"/>
          <w:szCs w:val="16"/>
        </w:rPr>
        <w:t xml:space="preserve"> </w:t>
      </w:r>
      <w:r w:rsidRPr="007972CA">
        <w:rPr>
          <w:color w:val="auto"/>
          <w:sz w:val="16"/>
          <w:szCs w:val="16"/>
        </w:rPr>
        <w:t>be</w:t>
      </w:r>
      <w:r w:rsidR="006F2331" w:rsidRPr="007972CA">
        <w:rPr>
          <w:color w:val="auto"/>
          <w:sz w:val="16"/>
          <w:szCs w:val="16"/>
        </w:rPr>
        <w:t xml:space="preserve"> </w:t>
      </w:r>
      <w:r w:rsidRPr="007972CA">
        <w:rPr>
          <w:color w:val="auto"/>
          <w:sz w:val="16"/>
          <w:szCs w:val="16"/>
        </w:rPr>
        <w:t>cured</w:t>
      </w:r>
      <w:r w:rsidR="006F2331" w:rsidRPr="007972CA">
        <w:rPr>
          <w:color w:val="auto"/>
          <w:sz w:val="16"/>
          <w:szCs w:val="16"/>
        </w:rPr>
        <w:t xml:space="preserve"> </w:t>
      </w:r>
      <w:proofErr w:type="gramStart"/>
      <w:r w:rsidRPr="007972CA">
        <w:rPr>
          <w:color w:val="auto"/>
          <w:sz w:val="16"/>
          <w:szCs w:val="16"/>
        </w:rPr>
        <w:t>for10</w:t>
      </w:r>
      <w:proofErr w:type="gramEnd"/>
      <w:r w:rsidR="006F2331" w:rsidRPr="007972CA">
        <w:rPr>
          <w:color w:val="auto"/>
          <w:sz w:val="16"/>
          <w:szCs w:val="16"/>
        </w:rPr>
        <w:t xml:space="preserve"> </w:t>
      </w:r>
      <w:r w:rsidRPr="007972CA">
        <w:rPr>
          <w:color w:val="auto"/>
          <w:sz w:val="16"/>
          <w:szCs w:val="16"/>
        </w:rPr>
        <w:t>days</w:t>
      </w:r>
      <w:r w:rsidR="006F2331" w:rsidRPr="007972CA">
        <w:rPr>
          <w:color w:val="auto"/>
          <w:sz w:val="16"/>
          <w:szCs w:val="16"/>
        </w:rPr>
        <w:t xml:space="preserve"> </w:t>
      </w:r>
      <w:r w:rsidRPr="007972CA">
        <w:rPr>
          <w:color w:val="auto"/>
          <w:sz w:val="16"/>
          <w:szCs w:val="16"/>
        </w:rPr>
        <w:t>at</w:t>
      </w:r>
      <w:r w:rsidR="006F2331" w:rsidRPr="007972CA">
        <w:rPr>
          <w:color w:val="auto"/>
          <w:sz w:val="16"/>
          <w:szCs w:val="16"/>
        </w:rPr>
        <w:t xml:space="preserve"> </w:t>
      </w:r>
      <w:r w:rsidRPr="007972CA">
        <w:rPr>
          <w:color w:val="auto"/>
          <w:sz w:val="16"/>
          <w:szCs w:val="16"/>
        </w:rPr>
        <w:t>70°F(21°C)</w:t>
      </w:r>
      <w:r w:rsidR="006F2331" w:rsidRPr="007972CA">
        <w:rPr>
          <w:color w:val="auto"/>
          <w:sz w:val="16"/>
          <w:szCs w:val="16"/>
        </w:rPr>
        <w:t xml:space="preserve"> </w:t>
      </w:r>
      <w:r w:rsidRPr="007972CA">
        <w:rPr>
          <w:color w:val="auto"/>
          <w:sz w:val="16"/>
          <w:szCs w:val="16"/>
        </w:rPr>
        <w:t>prior</w:t>
      </w:r>
      <w:r w:rsidR="006F2331" w:rsidRPr="007972CA">
        <w:rPr>
          <w:color w:val="auto"/>
          <w:sz w:val="16"/>
          <w:szCs w:val="16"/>
        </w:rPr>
        <w:t xml:space="preserve"> </w:t>
      </w:r>
      <w:r w:rsidRPr="007972CA">
        <w:rPr>
          <w:color w:val="auto"/>
          <w:sz w:val="16"/>
          <w:szCs w:val="16"/>
        </w:rPr>
        <w:t>to application</w:t>
      </w:r>
      <w:r w:rsidR="006F2331" w:rsidRPr="007972CA">
        <w:rPr>
          <w:color w:val="auto"/>
          <w:sz w:val="16"/>
          <w:szCs w:val="16"/>
        </w:rPr>
        <w:t xml:space="preserve"> </w:t>
      </w:r>
      <w:r w:rsidRPr="007972CA">
        <w:rPr>
          <w:color w:val="auto"/>
          <w:sz w:val="16"/>
          <w:szCs w:val="16"/>
        </w:rPr>
        <w:t xml:space="preserve">of </w:t>
      </w:r>
      <w:proofErr w:type="spellStart"/>
      <w:r w:rsidRPr="007972CA">
        <w:rPr>
          <w:color w:val="auto"/>
          <w:sz w:val="16"/>
          <w:szCs w:val="16"/>
        </w:rPr>
        <w:t>weathercoat</w:t>
      </w:r>
      <w:proofErr w:type="spellEnd"/>
      <w:r w:rsidRPr="007972CA">
        <w:rPr>
          <w:color w:val="auto"/>
          <w:sz w:val="16"/>
          <w:szCs w:val="16"/>
        </w:rPr>
        <w:t>. Lower</w:t>
      </w:r>
      <w:r w:rsidR="006F2331" w:rsidRPr="007972CA">
        <w:rPr>
          <w:color w:val="auto"/>
          <w:sz w:val="16"/>
          <w:szCs w:val="16"/>
        </w:rPr>
        <w:t xml:space="preserve"> </w:t>
      </w:r>
      <w:r w:rsidRPr="007972CA">
        <w:rPr>
          <w:color w:val="auto"/>
          <w:sz w:val="16"/>
          <w:szCs w:val="16"/>
        </w:rPr>
        <w:t>temperatures</w:t>
      </w:r>
      <w:r w:rsidR="006F2331" w:rsidRPr="007972CA">
        <w:rPr>
          <w:color w:val="auto"/>
          <w:sz w:val="16"/>
          <w:szCs w:val="16"/>
        </w:rPr>
        <w:t xml:space="preserve"> </w:t>
      </w:r>
      <w:r w:rsidRPr="007972CA">
        <w:rPr>
          <w:color w:val="auto"/>
          <w:sz w:val="16"/>
          <w:szCs w:val="16"/>
        </w:rPr>
        <w:t>require</w:t>
      </w:r>
      <w:r w:rsidR="006F2331" w:rsidRPr="007972CA">
        <w:rPr>
          <w:color w:val="auto"/>
          <w:sz w:val="16"/>
          <w:szCs w:val="16"/>
        </w:rPr>
        <w:t xml:space="preserve"> </w:t>
      </w:r>
      <w:r w:rsidRPr="007972CA">
        <w:rPr>
          <w:color w:val="auto"/>
          <w:sz w:val="16"/>
          <w:szCs w:val="16"/>
        </w:rPr>
        <w:t xml:space="preserve">a </w:t>
      </w:r>
      <w:proofErr w:type="spellStart"/>
      <w:proofErr w:type="gramStart"/>
      <w:r w:rsidRPr="007972CA">
        <w:rPr>
          <w:color w:val="auto"/>
          <w:sz w:val="16"/>
          <w:szCs w:val="16"/>
        </w:rPr>
        <w:t>longercure.Weather</w:t>
      </w:r>
      <w:proofErr w:type="spellEnd"/>
      <w:proofErr w:type="gramEnd"/>
      <w:r w:rsidR="006F2331" w:rsidRPr="007972CA">
        <w:rPr>
          <w:color w:val="auto"/>
          <w:sz w:val="16"/>
          <w:szCs w:val="16"/>
        </w:rPr>
        <w:t xml:space="preserve"> </w:t>
      </w:r>
      <w:r w:rsidRPr="007972CA">
        <w:rPr>
          <w:color w:val="auto"/>
          <w:sz w:val="16"/>
          <w:szCs w:val="16"/>
        </w:rPr>
        <w:t>coat</w:t>
      </w:r>
      <w:r w:rsidR="006F2331" w:rsidRPr="007972CA">
        <w:rPr>
          <w:color w:val="auto"/>
          <w:sz w:val="16"/>
          <w:szCs w:val="16"/>
        </w:rPr>
        <w:t xml:space="preserve"> </w:t>
      </w:r>
      <w:r w:rsidRPr="007972CA">
        <w:rPr>
          <w:color w:val="auto"/>
          <w:sz w:val="16"/>
          <w:szCs w:val="16"/>
        </w:rPr>
        <w:t>shall</w:t>
      </w:r>
      <w:r w:rsidR="006F2331" w:rsidRPr="007972CA">
        <w:rPr>
          <w:color w:val="auto"/>
          <w:sz w:val="16"/>
          <w:szCs w:val="16"/>
        </w:rPr>
        <w:t xml:space="preserve"> </w:t>
      </w:r>
      <w:r w:rsidRPr="007972CA">
        <w:rPr>
          <w:color w:val="auto"/>
          <w:sz w:val="16"/>
          <w:szCs w:val="16"/>
        </w:rPr>
        <w:t>be</w:t>
      </w:r>
      <w:r w:rsidR="006F2331" w:rsidRPr="007972CA">
        <w:rPr>
          <w:color w:val="auto"/>
          <w:sz w:val="16"/>
          <w:szCs w:val="16"/>
        </w:rPr>
        <w:t xml:space="preserve"> </w:t>
      </w:r>
      <w:r w:rsidRPr="007972CA">
        <w:rPr>
          <w:color w:val="auto"/>
          <w:sz w:val="16"/>
          <w:szCs w:val="16"/>
        </w:rPr>
        <w:t>applied</w:t>
      </w:r>
      <w:r w:rsidR="006F2331" w:rsidRPr="007972CA">
        <w:rPr>
          <w:color w:val="auto"/>
          <w:sz w:val="16"/>
          <w:szCs w:val="16"/>
        </w:rPr>
        <w:t xml:space="preserve"> </w:t>
      </w:r>
      <w:r w:rsidRPr="007972CA">
        <w:rPr>
          <w:color w:val="auto"/>
          <w:sz w:val="16"/>
          <w:szCs w:val="16"/>
        </w:rPr>
        <w:t>in</w:t>
      </w:r>
      <w:r w:rsidR="006F2331" w:rsidRPr="007972CA">
        <w:rPr>
          <w:color w:val="auto"/>
          <w:sz w:val="16"/>
          <w:szCs w:val="16"/>
        </w:rPr>
        <w:t xml:space="preserve"> </w:t>
      </w:r>
      <w:r w:rsidRPr="007972CA">
        <w:rPr>
          <w:color w:val="auto"/>
          <w:sz w:val="16"/>
          <w:szCs w:val="16"/>
        </w:rPr>
        <w:t>two</w:t>
      </w:r>
      <w:r w:rsidR="006F2331" w:rsidRPr="007972CA">
        <w:rPr>
          <w:color w:val="auto"/>
          <w:sz w:val="16"/>
          <w:szCs w:val="16"/>
        </w:rPr>
        <w:t xml:space="preserve"> </w:t>
      </w:r>
      <w:r w:rsidRPr="007972CA">
        <w:rPr>
          <w:color w:val="auto"/>
          <w:sz w:val="16"/>
          <w:szCs w:val="16"/>
        </w:rPr>
        <w:t>coats</w:t>
      </w:r>
      <w:r w:rsidR="006F2331" w:rsidRPr="007972CA">
        <w:rPr>
          <w:color w:val="auto"/>
          <w:sz w:val="16"/>
          <w:szCs w:val="16"/>
        </w:rPr>
        <w:t xml:space="preserve"> </w:t>
      </w:r>
      <w:r w:rsidRPr="007972CA">
        <w:rPr>
          <w:color w:val="auto"/>
          <w:sz w:val="16"/>
          <w:szCs w:val="16"/>
        </w:rPr>
        <w:t>with</w:t>
      </w:r>
      <w:r w:rsidR="006F2331" w:rsidRPr="007972CA">
        <w:rPr>
          <w:color w:val="auto"/>
          <w:sz w:val="16"/>
          <w:szCs w:val="16"/>
        </w:rPr>
        <w:t xml:space="preserve"> </w:t>
      </w:r>
      <w:r w:rsidRPr="007972CA">
        <w:rPr>
          <w:color w:val="auto"/>
          <w:sz w:val="16"/>
          <w:szCs w:val="16"/>
        </w:rPr>
        <w:t>the</w:t>
      </w:r>
      <w:r w:rsidR="006F2331" w:rsidRPr="007972CA">
        <w:rPr>
          <w:color w:val="auto"/>
          <w:sz w:val="16"/>
          <w:szCs w:val="16"/>
        </w:rPr>
        <w:t xml:space="preserve"> first t</w:t>
      </w:r>
      <w:r w:rsidRPr="007972CA">
        <w:rPr>
          <w:color w:val="auto"/>
          <w:sz w:val="16"/>
          <w:szCs w:val="16"/>
        </w:rPr>
        <w:t>hinned</w:t>
      </w:r>
      <w:r w:rsidR="006F2331" w:rsidRPr="007972CA">
        <w:rPr>
          <w:color w:val="auto"/>
          <w:sz w:val="16"/>
          <w:szCs w:val="16"/>
        </w:rPr>
        <w:t xml:space="preserve"> </w:t>
      </w:r>
      <w:proofErr w:type="spellStart"/>
      <w:proofErr w:type="gramStart"/>
      <w:r w:rsidRPr="007972CA">
        <w:rPr>
          <w:color w:val="auto"/>
          <w:sz w:val="16"/>
          <w:szCs w:val="16"/>
        </w:rPr>
        <w:t>topenetrate,unless</w:t>
      </w:r>
      <w:proofErr w:type="spellEnd"/>
      <w:proofErr w:type="gramEnd"/>
      <w:r w:rsidRPr="007972CA">
        <w:rPr>
          <w:color w:val="auto"/>
          <w:sz w:val="16"/>
          <w:szCs w:val="16"/>
        </w:rPr>
        <w:t xml:space="preserve"> manufacturer</w:t>
      </w:r>
      <w:r w:rsidR="006F2331" w:rsidRPr="007972CA">
        <w:rPr>
          <w:color w:val="auto"/>
          <w:sz w:val="16"/>
          <w:szCs w:val="16"/>
        </w:rPr>
        <w:t xml:space="preserve"> </w:t>
      </w:r>
      <w:r w:rsidRPr="007972CA">
        <w:rPr>
          <w:color w:val="auto"/>
          <w:sz w:val="16"/>
          <w:szCs w:val="16"/>
        </w:rPr>
        <w:t>recommends</w:t>
      </w:r>
      <w:r w:rsidR="006F2331" w:rsidRPr="007972CA">
        <w:rPr>
          <w:color w:val="auto"/>
          <w:sz w:val="16"/>
          <w:szCs w:val="16"/>
        </w:rPr>
        <w:t xml:space="preserve"> </w:t>
      </w:r>
      <w:r w:rsidRPr="007972CA">
        <w:rPr>
          <w:color w:val="auto"/>
          <w:sz w:val="16"/>
          <w:szCs w:val="16"/>
        </w:rPr>
        <w:t>a</w:t>
      </w:r>
      <w:r w:rsidR="006F2331" w:rsidRPr="007972CA">
        <w:rPr>
          <w:color w:val="auto"/>
          <w:sz w:val="16"/>
          <w:szCs w:val="16"/>
        </w:rPr>
        <w:t xml:space="preserve"> </w:t>
      </w:r>
      <w:r w:rsidRPr="007972CA">
        <w:rPr>
          <w:color w:val="auto"/>
          <w:sz w:val="16"/>
          <w:szCs w:val="16"/>
        </w:rPr>
        <w:t>tie</w:t>
      </w:r>
      <w:r w:rsidR="006F2331" w:rsidRPr="007972CA">
        <w:rPr>
          <w:color w:val="auto"/>
          <w:sz w:val="16"/>
          <w:szCs w:val="16"/>
        </w:rPr>
        <w:t xml:space="preserve"> </w:t>
      </w:r>
      <w:r w:rsidRPr="007972CA">
        <w:rPr>
          <w:color w:val="auto"/>
          <w:sz w:val="16"/>
          <w:szCs w:val="16"/>
        </w:rPr>
        <w:t>coat</w:t>
      </w:r>
      <w:r w:rsidR="006F2331" w:rsidRPr="007972CA">
        <w:rPr>
          <w:color w:val="auto"/>
          <w:sz w:val="16"/>
          <w:szCs w:val="16"/>
        </w:rPr>
        <w:t xml:space="preserve"> </w:t>
      </w:r>
      <w:r w:rsidRPr="007972CA">
        <w:rPr>
          <w:color w:val="auto"/>
          <w:sz w:val="16"/>
          <w:szCs w:val="16"/>
        </w:rPr>
        <w:t>instead.</w:t>
      </w:r>
    </w:p>
    <w:p w14:paraId="21C36728" w14:textId="55EFF2B2" w:rsidR="00FC7DC4" w:rsidRPr="007972CA" w:rsidRDefault="003E601E" w:rsidP="007972CA">
      <w:pPr>
        <w:spacing w:before="0" w:line="240" w:lineRule="auto"/>
        <w:ind w:left="630" w:hanging="540"/>
        <w:rPr>
          <w:color w:val="auto"/>
          <w:sz w:val="16"/>
          <w:szCs w:val="16"/>
        </w:rPr>
      </w:pPr>
      <w:r w:rsidRPr="007972CA">
        <w:rPr>
          <w:color w:val="auto"/>
          <w:sz w:val="16"/>
          <w:szCs w:val="16"/>
        </w:rPr>
        <w:t xml:space="preserve">Note </w:t>
      </w:r>
      <w:ins w:id="1259" w:author="Issayevskiy, Konstantin [STAMGazStroy LLP]" w:date="2025-12-09T09:38:00Z" w16du:dateUtc="2025-12-09T04:38:00Z">
        <w:r w:rsidR="00436153" w:rsidRPr="00436153">
          <w:rPr>
            <w:color w:val="auto"/>
            <w:sz w:val="16"/>
            <w:szCs w:val="16"/>
          </w:rPr>
          <w:t>5</w:t>
        </w:r>
      </w:ins>
      <w:del w:id="1260" w:author="Issayevskiy, Konstantin [STAMGazStroy LLP]" w:date="2025-12-09T09:38:00Z" w16du:dateUtc="2025-12-09T04:38:00Z">
        <w:r w:rsidRPr="007972CA" w:rsidDel="00436153">
          <w:rPr>
            <w:color w:val="auto"/>
            <w:sz w:val="16"/>
            <w:szCs w:val="16"/>
          </w:rPr>
          <w:delText>4</w:delText>
        </w:r>
      </w:del>
      <w:r w:rsidRPr="007972CA">
        <w:rPr>
          <w:color w:val="auto"/>
          <w:sz w:val="16"/>
          <w:szCs w:val="16"/>
        </w:rPr>
        <w:t>:</w:t>
      </w:r>
      <w:r w:rsidR="00EB314A">
        <w:rPr>
          <w:color w:val="auto"/>
          <w:sz w:val="16"/>
          <w:szCs w:val="16"/>
        </w:rPr>
        <w:tab/>
      </w:r>
      <w:r w:rsidRPr="007972CA">
        <w:rPr>
          <w:color w:val="auto"/>
          <w:sz w:val="16"/>
          <w:szCs w:val="16"/>
        </w:rPr>
        <w:t xml:space="preserve">All primers </w:t>
      </w:r>
      <w:proofErr w:type="gramStart"/>
      <w:r w:rsidRPr="007972CA">
        <w:rPr>
          <w:color w:val="auto"/>
          <w:sz w:val="16"/>
          <w:szCs w:val="16"/>
        </w:rPr>
        <w:t>to undergo</w:t>
      </w:r>
      <w:proofErr w:type="gramEnd"/>
      <w:r w:rsidRPr="007972CA">
        <w:rPr>
          <w:color w:val="auto"/>
          <w:sz w:val="16"/>
          <w:szCs w:val="16"/>
        </w:rPr>
        <w:t xml:space="preserve"> 100% holiday testing as per NACE SP188 and all indications repaired prior to application of fireproofing.</w:t>
      </w:r>
    </w:p>
    <w:p w14:paraId="086C3897" w14:textId="004A4E03" w:rsidR="003E601E" w:rsidRDefault="004C2A7B" w:rsidP="007972CA">
      <w:pPr>
        <w:spacing w:before="0" w:line="240" w:lineRule="auto"/>
        <w:ind w:left="630" w:hanging="540"/>
        <w:rPr>
          <w:color w:val="auto"/>
          <w:sz w:val="16"/>
          <w:szCs w:val="16"/>
        </w:rPr>
      </w:pPr>
      <w:r>
        <w:rPr>
          <w:color w:val="auto"/>
          <w:sz w:val="16"/>
          <w:szCs w:val="16"/>
        </w:rPr>
        <w:t xml:space="preserve">Note </w:t>
      </w:r>
      <w:ins w:id="1261" w:author="Issayevskiy, Konstantin [STAMGazStroy LLP]" w:date="2025-12-09T09:38:00Z" w16du:dateUtc="2025-12-09T04:38:00Z">
        <w:r w:rsidR="00436153" w:rsidRPr="00436153">
          <w:rPr>
            <w:color w:val="auto"/>
            <w:sz w:val="16"/>
            <w:szCs w:val="16"/>
          </w:rPr>
          <w:t>6</w:t>
        </w:r>
      </w:ins>
      <w:del w:id="1262" w:author="Issayevskiy, Konstantin [STAMGazStroy LLP]" w:date="2025-12-09T09:38:00Z" w16du:dateUtc="2025-12-09T04:38:00Z">
        <w:r w:rsidDel="00436153">
          <w:rPr>
            <w:color w:val="auto"/>
            <w:sz w:val="16"/>
            <w:szCs w:val="16"/>
          </w:rPr>
          <w:delText>5</w:delText>
        </w:r>
      </w:del>
      <w:r>
        <w:rPr>
          <w:color w:val="auto"/>
          <w:sz w:val="16"/>
          <w:szCs w:val="16"/>
        </w:rPr>
        <w:t>:</w:t>
      </w:r>
      <w:r w:rsidR="00EB314A">
        <w:rPr>
          <w:color w:val="auto"/>
          <w:sz w:val="16"/>
          <w:szCs w:val="16"/>
        </w:rPr>
        <w:tab/>
      </w:r>
      <w:r w:rsidR="003E601E" w:rsidRPr="007972CA">
        <w:rPr>
          <w:color w:val="auto"/>
          <w:sz w:val="16"/>
          <w:szCs w:val="16"/>
        </w:rPr>
        <w:t>*</w:t>
      </w:r>
      <w:bookmarkStart w:id="1263" w:name="_Hlk209436882"/>
      <w:r w:rsidR="003E601E" w:rsidRPr="007972CA">
        <w:rPr>
          <w:color w:val="auto"/>
          <w:sz w:val="16"/>
          <w:szCs w:val="16"/>
        </w:rPr>
        <w:t>Consult</w:t>
      </w:r>
      <w:r w:rsidR="006F2331" w:rsidRPr="007972CA">
        <w:rPr>
          <w:color w:val="auto"/>
          <w:sz w:val="16"/>
          <w:szCs w:val="16"/>
        </w:rPr>
        <w:t xml:space="preserve"> </w:t>
      </w:r>
      <w:r w:rsidR="006B3026" w:rsidRPr="007972CA">
        <w:rPr>
          <w:color w:val="auto"/>
          <w:sz w:val="16"/>
          <w:szCs w:val="16"/>
        </w:rPr>
        <w:t xml:space="preserve">TCO </w:t>
      </w:r>
      <w:r w:rsidR="003E601E" w:rsidRPr="007972CA">
        <w:rPr>
          <w:color w:val="auto"/>
          <w:sz w:val="16"/>
          <w:szCs w:val="16"/>
        </w:rPr>
        <w:t>Fireproofing</w:t>
      </w:r>
      <w:r w:rsidR="006F2331" w:rsidRPr="007972CA">
        <w:rPr>
          <w:color w:val="auto"/>
          <w:sz w:val="16"/>
          <w:szCs w:val="16"/>
        </w:rPr>
        <w:t xml:space="preserve"> </w:t>
      </w:r>
      <w:r w:rsidR="00055B5F" w:rsidRPr="007972CA">
        <w:rPr>
          <w:color w:val="auto"/>
          <w:sz w:val="16"/>
          <w:szCs w:val="16"/>
        </w:rPr>
        <w:t xml:space="preserve">Engineer </w:t>
      </w:r>
      <w:r w:rsidR="003E601E" w:rsidRPr="007972CA">
        <w:rPr>
          <w:color w:val="auto"/>
          <w:sz w:val="16"/>
          <w:szCs w:val="16"/>
        </w:rPr>
        <w:t>for</w:t>
      </w:r>
      <w:r w:rsidR="006F2331" w:rsidRPr="007972CA">
        <w:rPr>
          <w:color w:val="auto"/>
          <w:sz w:val="16"/>
          <w:szCs w:val="16"/>
        </w:rPr>
        <w:t xml:space="preserve"> </w:t>
      </w:r>
      <w:r w:rsidR="003E601E" w:rsidRPr="007972CA">
        <w:rPr>
          <w:color w:val="auto"/>
          <w:sz w:val="16"/>
          <w:szCs w:val="16"/>
        </w:rPr>
        <w:t>approved</w:t>
      </w:r>
      <w:r w:rsidR="006F2331" w:rsidRPr="007972CA">
        <w:rPr>
          <w:color w:val="auto"/>
          <w:sz w:val="16"/>
          <w:szCs w:val="16"/>
        </w:rPr>
        <w:t xml:space="preserve"> </w:t>
      </w:r>
      <w:r w:rsidR="003E601E" w:rsidRPr="007972CA">
        <w:rPr>
          <w:color w:val="auto"/>
          <w:sz w:val="16"/>
          <w:szCs w:val="16"/>
        </w:rPr>
        <w:t>intumescent</w:t>
      </w:r>
      <w:r w:rsidR="006F2331" w:rsidRPr="007972CA">
        <w:rPr>
          <w:color w:val="auto"/>
          <w:sz w:val="16"/>
          <w:szCs w:val="16"/>
        </w:rPr>
        <w:t xml:space="preserve"> </w:t>
      </w:r>
      <w:r w:rsidR="003E601E" w:rsidRPr="007972CA">
        <w:rPr>
          <w:color w:val="auto"/>
          <w:sz w:val="16"/>
          <w:szCs w:val="16"/>
        </w:rPr>
        <w:t>PFP</w:t>
      </w:r>
      <w:r w:rsidR="006F2331" w:rsidRPr="007972CA">
        <w:rPr>
          <w:color w:val="auto"/>
          <w:sz w:val="16"/>
          <w:szCs w:val="16"/>
        </w:rPr>
        <w:t xml:space="preserve"> </w:t>
      </w:r>
      <w:r w:rsidR="003E601E" w:rsidRPr="007972CA">
        <w:rPr>
          <w:color w:val="auto"/>
          <w:sz w:val="16"/>
          <w:szCs w:val="16"/>
        </w:rPr>
        <w:t>system.</w:t>
      </w:r>
      <w:bookmarkEnd w:id="1263"/>
    </w:p>
    <w:p w14:paraId="247859A5" w14:textId="3A7AD4F1" w:rsidR="004C2A7B" w:rsidRPr="007972CA" w:rsidRDefault="004C2A7B" w:rsidP="004C2A7B">
      <w:pPr>
        <w:spacing w:before="0" w:line="240" w:lineRule="auto"/>
        <w:ind w:left="630" w:hanging="540"/>
        <w:rPr>
          <w:color w:val="auto"/>
          <w:sz w:val="16"/>
          <w:szCs w:val="16"/>
        </w:rPr>
      </w:pPr>
      <w:r>
        <w:rPr>
          <w:color w:val="auto"/>
          <w:sz w:val="16"/>
          <w:szCs w:val="16"/>
        </w:rPr>
        <w:t xml:space="preserve">Note </w:t>
      </w:r>
      <w:ins w:id="1264" w:author="Issayevskiy, Konstantin [STAMGazStroy LLP]" w:date="2025-12-09T09:38:00Z" w16du:dateUtc="2025-12-09T04:38:00Z">
        <w:r w:rsidR="00436153" w:rsidRPr="00436153">
          <w:rPr>
            <w:color w:val="auto"/>
            <w:sz w:val="16"/>
            <w:szCs w:val="16"/>
          </w:rPr>
          <w:t>7</w:t>
        </w:r>
      </w:ins>
      <w:del w:id="1265" w:author="Issayevskiy, Konstantin [STAMGazStroy LLP]" w:date="2025-12-09T09:38:00Z" w16du:dateUtc="2025-12-09T04:38:00Z">
        <w:r w:rsidDel="00436153">
          <w:rPr>
            <w:color w:val="auto"/>
            <w:sz w:val="16"/>
            <w:szCs w:val="16"/>
          </w:rPr>
          <w:delText>6</w:delText>
        </w:r>
      </w:del>
      <w:r>
        <w:rPr>
          <w:color w:val="auto"/>
          <w:sz w:val="16"/>
          <w:szCs w:val="16"/>
        </w:rPr>
        <w:t xml:space="preserve">: </w:t>
      </w:r>
      <w:r w:rsidR="00EB314A">
        <w:rPr>
          <w:color w:val="auto"/>
          <w:sz w:val="16"/>
          <w:szCs w:val="16"/>
        </w:rPr>
        <w:tab/>
      </w:r>
      <w:r w:rsidRPr="007972CA">
        <w:rPr>
          <w:color w:val="auto"/>
          <w:sz w:val="16"/>
          <w:szCs w:val="16"/>
        </w:rPr>
        <w:t xml:space="preserve">*The entire protective coating system must be installed to </w:t>
      </w:r>
      <w:proofErr w:type="spellStart"/>
      <w:r w:rsidRPr="007972CA">
        <w:rPr>
          <w:color w:val="auto"/>
          <w:sz w:val="16"/>
          <w:szCs w:val="16"/>
        </w:rPr>
        <w:t>provid</w:t>
      </w:r>
      <w:proofErr w:type="spellEnd"/>
      <w:r w:rsidRPr="007972CA">
        <w:rPr>
          <w:color w:val="auto"/>
          <w:sz w:val="16"/>
          <w:szCs w:val="16"/>
        </w:rPr>
        <w:t xml:space="preserve"> fireproof rating. </w:t>
      </w:r>
    </w:p>
    <w:p w14:paraId="3AC3A9B6" w14:textId="2FD4D1E9" w:rsidR="003E601E" w:rsidRPr="007972CA" w:rsidRDefault="003E601E" w:rsidP="007972CA">
      <w:pPr>
        <w:spacing w:before="0" w:line="240" w:lineRule="auto"/>
        <w:ind w:left="630" w:hanging="540"/>
        <w:rPr>
          <w:color w:val="auto"/>
          <w:sz w:val="16"/>
          <w:szCs w:val="16"/>
        </w:rPr>
      </w:pPr>
    </w:p>
    <w:p w14:paraId="539FC777" w14:textId="600CAFB2" w:rsidR="00E24B6C" w:rsidRDefault="00E24B6C">
      <w:pPr>
        <w:autoSpaceDE/>
        <w:autoSpaceDN/>
        <w:adjustRightInd/>
        <w:spacing w:before="0" w:line="240" w:lineRule="auto"/>
        <w:ind w:left="0"/>
        <w:rPr>
          <w:sz w:val="16"/>
          <w:szCs w:val="16"/>
        </w:rPr>
      </w:pPr>
      <w:r>
        <w:rPr>
          <w:sz w:val="16"/>
          <w:szCs w:val="16"/>
        </w:rPr>
        <w:br w:type="page"/>
      </w:r>
    </w:p>
    <w:tbl>
      <w:tblPr>
        <w:tblW w:w="9270"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260"/>
        <w:gridCol w:w="180"/>
        <w:gridCol w:w="450"/>
        <w:gridCol w:w="2232"/>
        <w:gridCol w:w="18"/>
        <w:gridCol w:w="450"/>
        <w:gridCol w:w="810"/>
        <w:gridCol w:w="270"/>
        <w:gridCol w:w="972"/>
        <w:gridCol w:w="18"/>
        <w:gridCol w:w="810"/>
        <w:gridCol w:w="450"/>
        <w:gridCol w:w="9"/>
        <w:gridCol w:w="1341"/>
      </w:tblGrid>
      <w:tr w:rsidR="003E601E" w:rsidRPr="00E50958" w14:paraId="116A6208" w14:textId="77777777" w:rsidTr="00A25F9E">
        <w:trPr>
          <w:trHeight w:val="360"/>
        </w:trPr>
        <w:tc>
          <w:tcPr>
            <w:tcW w:w="9270" w:type="dxa"/>
            <w:gridSpan w:val="14"/>
            <w:tcBorders>
              <w:top w:val="single" w:sz="4" w:space="0" w:color="auto"/>
              <w:left w:val="nil"/>
              <w:right w:val="nil"/>
            </w:tcBorders>
            <w:shd w:val="clear" w:color="auto" w:fill="FFFFFF"/>
            <w:vAlign w:val="center"/>
          </w:tcPr>
          <w:p w14:paraId="2BCA7800" w14:textId="77777777" w:rsidR="003E601E" w:rsidRPr="002F585C" w:rsidRDefault="003E601E" w:rsidP="00A25F9E">
            <w:pPr>
              <w:autoSpaceDE/>
              <w:autoSpaceDN/>
              <w:adjustRightInd/>
              <w:spacing w:before="0" w:line="240" w:lineRule="auto"/>
              <w:ind w:left="0"/>
              <w:jc w:val="right"/>
              <w:rPr>
                <w:b/>
                <w:i/>
                <w:color w:val="333333"/>
                <w:sz w:val="20"/>
                <w:szCs w:val="20"/>
              </w:rPr>
            </w:pPr>
            <w:r w:rsidRPr="002F585C">
              <w:rPr>
                <w:b/>
                <w:i/>
                <w:color w:val="333333"/>
                <w:sz w:val="20"/>
                <w:szCs w:val="20"/>
              </w:rPr>
              <w:lastRenderedPageBreak/>
              <w:t>Specialty Coating Systems</w:t>
            </w:r>
          </w:p>
        </w:tc>
      </w:tr>
      <w:tr w:rsidR="003E601E" w:rsidRPr="00E50958" w14:paraId="06805205" w14:textId="77777777" w:rsidTr="00A25F9E">
        <w:trPr>
          <w:trHeight w:val="360"/>
        </w:trPr>
        <w:tc>
          <w:tcPr>
            <w:tcW w:w="7470" w:type="dxa"/>
            <w:gridSpan w:val="11"/>
            <w:vAlign w:val="center"/>
          </w:tcPr>
          <w:p w14:paraId="393F9211" w14:textId="77777777" w:rsidR="003E601E" w:rsidRPr="002F585C" w:rsidRDefault="003E601E" w:rsidP="00A25F9E">
            <w:pPr>
              <w:autoSpaceDE/>
              <w:autoSpaceDN/>
              <w:adjustRightInd/>
              <w:spacing w:before="0" w:line="240" w:lineRule="auto"/>
              <w:ind w:left="0"/>
              <w:rPr>
                <w:b/>
                <w:sz w:val="20"/>
                <w:szCs w:val="20"/>
              </w:rPr>
            </w:pPr>
            <w:r w:rsidRPr="002F585C">
              <w:rPr>
                <w:b/>
                <w:sz w:val="20"/>
                <w:szCs w:val="20"/>
              </w:rPr>
              <w:t>*Polyamide Epoxy | Epoxy Intumescent Fireproofing | Epoxy Intermediate | Aliphatic Polyurethane</w:t>
            </w:r>
          </w:p>
        </w:tc>
        <w:tc>
          <w:tcPr>
            <w:tcW w:w="1800" w:type="dxa"/>
            <w:gridSpan w:val="3"/>
            <w:shd w:val="clear" w:color="auto" w:fill="000000"/>
            <w:vAlign w:val="center"/>
          </w:tcPr>
          <w:p w14:paraId="56D362C0" w14:textId="77777777" w:rsidR="003E601E" w:rsidRPr="002F585C" w:rsidRDefault="003E601E" w:rsidP="00A25F9E">
            <w:pPr>
              <w:autoSpaceDE/>
              <w:autoSpaceDN/>
              <w:adjustRightInd/>
              <w:spacing w:before="0" w:line="240" w:lineRule="auto"/>
              <w:ind w:left="0"/>
              <w:rPr>
                <w:b/>
                <w:color w:val="FFFFFF" w:themeColor="background1"/>
                <w:sz w:val="36"/>
                <w:szCs w:val="20"/>
              </w:rPr>
            </w:pPr>
            <w:r w:rsidRPr="002F585C">
              <w:rPr>
                <w:b/>
                <w:color w:val="FFFFFF" w:themeColor="background1"/>
                <w:sz w:val="36"/>
                <w:szCs w:val="20"/>
              </w:rPr>
              <w:t>4.4.1</w:t>
            </w:r>
          </w:p>
        </w:tc>
      </w:tr>
      <w:tr w:rsidR="003E601E" w:rsidRPr="00E50958" w14:paraId="3A3D1D0A" w14:textId="77777777" w:rsidTr="00A25F9E">
        <w:trPr>
          <w:trHeight w:val="288"/>
        </w:trPr>
        <w:tc>
          <w:tcPr>
            <w:tcW w:w="1440" w:type="dxa"/>
            <w:gridSpan w:val="2"/>
            <w:tcBorders>
              <w:top w:val="nil"/>
              <w:left w:val="nil"/>
              <w:bottom w:val="nil"/>
              <w:right w:val="nil"/>
            </w:tcBorders>
          </w:tcPr>
          <w:p w14:paraId="03D73D5F" w14:textId="77777777" w:rsidR="003E601E" w:rsidRPr="002F585C" w:rsidRDefault="003E601E" w:rsidP="00A25F9E">
            <w:pPr>
              <w:autoSpaceDE/>
              <w:autoSpaceDN/>
              <w:adjustRightInd/>
              <w:spacing w:before="20" w:after="20" w:line="240" w:lineRule="auto"/>
              <w:ind w:left="0"/>
              <w:rPr>
                <w:b/>
                <w:sz w:val="16"/>
                <w:szCs w:val="16"/>
              </w:rPr>
            </w:pPr>
            <w:r w:rsidRPr="002F585C">
              <w:rPr>
                <w:b/>
                <w:sz w:val="16"/>
                <w:szCs w:val="16"/>
              </w:rPr>
              <w:t>Surface Prep:</w:t>
            </w:r>
          </w:p>
        </w:tc>
        <w:tc>
          <w:tcPr>
            <w:tcW w:w="3150" w:type="dxa"/>
            <w:gridSpan w:val="4"/>
            <w:tcBorders>
              <w:top w:val="nil"/>
              <w:left w:val="nil"/>
              <w:bottom w:val="nil"/>
              <w:right w:val="nil"/>
            </w:tcBorders>
          </w:tcPr>
          <w:p w14:paraId="7A2626A4" w14:textId="77777777" w:rsidR="000635D4" w:rsidRPr="000635D4" w:rsidRDefault="000635D4" w:rsidP="000635D4">
            <w:pPr>
              <w:tabs>
                <w:tab w:val="left" w:pos="12"/>
              </w:tabs>
              <w:autoSpaceDE/>
              <w:autoSpaceDN/>
              <w:adjustRightInd/>
              <w:spacing w:before="20" w:after="20" w:line="240" w:lineRule="auto"/>
              <w:ind w:left="0"/>
              <w:rPr>
                <w:sz w:val="16"/>
                <w:szCs w:val="16"/>
              </w:rPr>
            </w:pPr>
            <w:r w:rsidRPr="000635D4">
              <w:rPr>
                <w:sz w:val="16"/>
                <w:szCs w:val="16"/>
              </w:rPr>
              <w:t>SSPC-SP1/SP10 (NACE No. 2) (SA 2.5)</w:t>
            </w:r>
          </w:p>
          <w:p w14:paraId="735A17C9" w14:textId="0AFB1A2E" w:rsidR="003E601E" w:rsidRPr="002F585C" w:rsidRDefault="000635D4" w:rsidP="000635D4">
            <w:pPr>
              <w:tabs>
                <w:tab w:val="left" w:pos="12"/>
              </w:tabs>
              <w:autoSpaceDE/>
              <w:autoSpaceDN/>
              <w:adjustRightInd/>
              <w:spacing w:before="20" w:after="20" w:line="240" w:lineRule="auto"/>
              <w:ind w:left="0"/>
              <w:rPr>
                <w:sz w:val="16"/>
                <w:szCs w:val="16"/>
              </w:rPr>
            </w:pPr>
            <w:r w:rsidRPr="000635D4">
              <w:rPr>
                <w:sz w:val="16"/>
                <w:szCs w:val="16"/>
              </w:rPr>
              <w:t>Near-white blast cleanliness.</w:t>
            </w:r>
            <w:r w:rsidR="009438B1">
              <w:rPr>
                <w:sz w:val="16"/>
                <w:szCs w:val="16"/>
              </w:rPr>
              <w:t xml:space="preserve"> </w:t>
            </w:r>
            <w:r w:rsidR="003E601E" w:rsidRPr="002F585C">
              <w:rPr>
                <w:sz w:val="16"/>
                <w:szCs w:val="16"/>
              </w:rPr>
              <w:t xml:space="preserve">Entire coating system must </w:t>
            </w:r>
            <w:proofErr w:type="gramStart"/>
            <w:r w:rsidR="003E601E" w:rsidRPr="002F585C">
              <w:rPr>
                <w:sz w:val="16"/>
                <w:szCs w:val="16"/>
              </w:rPr>
              <w:t>be</w:t>
            </w:r>
            <w:proofErr w:type="gramEnd"/>
            <w:r w:rsidR="003E601E" w:rsidRPr="002F585C">
              <w:rPr>
                <w:sz w:val="16"/>
                <w:szCs w:val="16"/>
              </w:rPr>
              <w:t xml:space="preserve"> in place to provide fireproofing rating.</w:t>
            </w:r>
          </w:p>
        </w:tc>
        <w:tc>
          <w:tcPr>
            <w:tcW w:w="1080" w:type="dxa"/>
            <w:gridSpan w:val="2"/>
            <w:tcBorders>
              <w:top w:val="nil"/>
              <w:left w:val="nil"/>
              <w:bottom w:val="nil"/>
              <w:right w:val="nil"/>
            </w:tcBorders>
          </w:tcPr>
          <w:p w14:paraId="624F75A6" w14:textId="77777777" w:rsidR="003E601E" w:rsidRPr="002F585C" w:rsidRDefault="003E601E" w:rsidP="00A25F9E">
            <w:pPr>
              <w:autoSpaceDE/>
              <w:autoSpaceDN/>
              <w:adjustRightInd/>
              <w:spacing w:before="20" w:after="20" w:line="240" w:lineRule="auto"/>
              <w:ind w:left="-20"/>
              <w:jc w:val="center"/>
              <w:rPr>
                <w:b/>
                <w:sz w:val="16"/>
                <w:szCs w:val="16"/>
              </w:rPr>
            </w:pPr>
            <w:r w:rsidRPr="002F585C">
              <w:rPr>
                <w:b/>
                <w:sz w:val="16"/>
                <w:szCs w:val="16"/>
              </w:rPr>
              <w:t>Touch Up:</w:t>
            </w:r>
          </w:p>
        </w:tc>
        <w:tc>
          <w:tcPr>
            <w:tcW w:w="3600" w:type="dxa"/>
            <w:gridSpan w:val="6"/>
            <w:vMerge w:val="restart"/>
            <w:tcBorders>
              <w:top w:val="nil"/>
              <w:left w:val="nil"/>
              <w:bottom w:val="nil"/>
              <w:right w:val="nil"/>
            </w:tcBorders>
          </w:tcPr>
          <w:p w14:paraId="1D61566C" w14:textId="77777777" w:rsidR="003E601E" w:rsidRPr="002F585C" w:rsidRDefault="003E601E" w:rsidP="00A25F9E">
            <w:pPr>
              <w:tabs>
                <w:tab w:val="left" w:pos="34"/>
              </w:tabs>
              <w:autoSpaceDE/>
              <w:autoSpaceDN/>
              <w:adjustRightInd/>
              <w:spacing w:before="20" w:after="20" w:line="240" w:lineRule="auto"/>
              <w:ind w:left="34"/>
              <w:rPr>
                <w:sz w:val="16"/>
                <w:szCs w:val="16"/>
              </w:rPr>
            </w:pPr>
            <w:r w:rsidRPr="002F585C">
              <w:rPr>
                <w:sz w:val="16"/>
                <w:szCs w:val="16"/>
              </w:rPr>
              <w:t>FIREPROOFING INTACT: Weather coat and topcoat for touch-up. FIREPROOFING DAMAGED: Repair fireproofing; finish with weather coat and topcoat. PRIMER DAMAGED: Touch up with polyamide epoxy primer; then apply remainder of system.</w:t>
            </w:r>
          </w:p>
        </w:tc>
      </w:tr>
      <w:tr w:rsidR="003E601E" w:rsidRPr="00E50958" w14:paraId="421A1715" w14:textId="77777777" w:rsidTr="00A25F9E">
        <w:trPr>
          <w:trHeight w:val="288"/>
        </w:trPr>
        <w:tc>
          <w:tcPr>
            <w:tcW w:w="1440" w:type="dxa"/>
            <w:gridSpan w:val="2"/>
            <w:tcBorders>
              <w:top w:val="nil"/>
              <w:left w:val="nil"/>
              <w:bottom w:val="nil"/>
              <w:right w:val="nil"/>
            </w:tcBorders>
            <w:vAlign w:val="center"/>
          </w:tcPr>
          <w:p w14:paraId="558FDE20" w14:textId="77777777" w:rsidR="003E601E" w:rsidRPr="002F585C" w:rsidRDefault="003E601E" w:rsidP="00A25F9E">
            <w:pPr>
              <w:autoSpaceDE/>
              <w:autoSpaceDN/>
              <w:adjustRightInd/>
              <w:spacing w:before="20" w:after="20" w:line="240" w:lineRule="auto"/>
              <w:ind w:left="0"/>
              <w:rPr>
                <w:b/>
                <w:sz w:val="16"/>
                <w:szCs w:val="16"/>
              </w:rPr>
            </w:pPr>
            <w:r w:rsidRPr="002F585C">
              <w:rPr>
                <w:b/>
                <w:sz w:val="16"/>
                <w:szCs w:val="16"/>
              </w:rPr>
              <w:t>Anchor Pattern:</w:t>
            </w:r>
          </w:p>
        </w:tc>
        <w:tc>
          <w:tcPr>
            <w:tcW w:w="3960" w:type="dxa"/>
            <w:gridSpan w:val="5"/>
            <w:tcBorders>
              <w:top w:val="nil"/>
              <w:left w:val="nil"/>
              <w:bottom w:val="nil"/>
              <w:right w:val="nil"/>
            </w:tcBorders>
            <w:vAlign w:val="center"/>
          </w:tcPr>
          <w:p w14:paraId="0B495522" w14:textId="77777777" w:rsidR="003E601E" w:rsidRPr="002F585C" w:rsidRDefault="003E601E" w:rsidP="00A25F9E">
            <w:pPr>
              <w:tabs>
                <w:tab w:val="left" w:pos="12"/>
              </w:tabs>
              <w:autoSpaceDE/>
              <w:autoSpaceDN/>
              <w:adjustRightInd/>
              <w:spacing w:before="20" w:after="20" w:line="240" w:lineRule="auto"/>
              <w:ind w:left="0"/>
              <w:rPr>
                <w:sz w:val="16"/>
                <w:szCs w:val="16"/>
              </w:rPr>
            </w:pPr>
            <w:r w:rsidRPr="002F585C">
              <w:rPr>
                <w:sz w:val="16"/>
                <w:szCs w:val="16"/>
              </w:rPr>
              <w:t>Per manufacturer’s product data sheet</w:t>
            </w:r>
          </w:p>
        </w:tc>
        <w:tc>
          <w:tcPr>
            <w:tcW w:w="270" w:type="dxa"/>
            <w:tcBorders>
              <w:top w:val="nil"/>
              <w:left w:val="nil"/>
              <w:bottom w:val="nil"/>
              <w:right w:val="nil"/>
            </w:tcBorders>
            <w:vAlign w:val="center"/>
          </w:tcPr>
          <w:p w14:paraId="1753B539" w14:textId="77777777" w:rsidR="003E601E" w:rsidRPr="002F585C" w:rsidRDefault="003E601E" w:rsidP="00A25F9E">
            <w:pPr>
              <w:autoSpaceDE/>
              <w:autoSpaceDN/>
              <w:adjustRightInd/>
              <w:spacing w:before="20" w:after="20" w:line="240" w:lineRule="auto"/>
              <w:ind w:left="936"/>
              <w:rPr>
                <w:b/>
                <w:sz w:val="16"/>
                <w:szCs w:val="16"/>
              </w:rPr>
            </w:pPr>
          </w:p>
        </w:tc>
        <w:tc>
          <w:tcPr>
            <w:tcW w:w="3600" w:type="dxa"/>
            <w:gridSpan w:val="6"/>
            <w:vMerge/>
            <w:tcBorders>
              <w:top w:val="nil"/>
              <w:left w:val="nil"/>
              <w:bottom w:val="nil"/>
              <w:right w:val="nil"/>
            </w:tcBorders>
            <w:vAlign w:val="center"/>
          </w:tcPr>
          <w:p w14:paraId="015C0435" w14:textId="77777777" w:rsidR="003E601E" w:rsidRPr="002F585C" w:rsidRDefault="003E601E" w:rsidP="00A25F9E">
            <w:pPr>
              <w:autoSpaceDE/>
              <w:autoSpaceDN/>
              <w:adjustRightInd/>
              <w:spacing w:before="20" w:after="20" w:line="240" w:lineRule="auto"/>
              <w:ind w:left="936"/>
              <w:rPr>
                <w:sz w:val="24"/>
              </w:rPr>
            </w:pPr>
          </w:p>
        </w:tc>
      </w:tr>
      <w:tr w:rsidR="003E601E" w:rsidRPr="00E50958" w14:paraId="439A5D35" w14:textId="77777777" w:rsidTr="00A25F9E">
        <w:trPr>
          <w:trHeight w:val="288"/>
        </w:trPr>
        <w:tc>
          <w:tcPr>
            <w:tcW w:w="1440" w:type="dxa"/>
            <w:gridSpan w:val="2"/>
            <w:tcBorders>
              <w:top w:val="nil"/>
              <w:left w:val="nil"/>
              <w:bottom w:val="nil"/>
              <w:right w:val="nil"/>
            </w:tcBorders>
          </w:tcPr>
          <w:p w14:paraId="7DF45273" w14:textId="77777777" w:rsidR="003E601E" w:rsidRPr="002F585C" w:rsidRDefault="003E601E" w:rsidP="00A25F9E">
            <w:pPr>
              <w:autoSpaceDE/>
              <w:autoSpaceDN/>
              <w:adjustRightInd/>
              <w:spacing w:before="20" w:after="20" w:line="240" w:lineRule="auto"/>
              <w:ind w:left="0"/>
              <w:rPr>
                <w:b/>
                <w:sz w:val="16"/>
                <w:szCs w:val="16"/>
              </w:rPr>
            </w:pPr>
            <w:r w:rsidRPr="002F585C">
              <w:rPr>
                <w:b/>
                <w:sz w:val="16"/>
                <w:szCs w:val="16"/>
              </w:rPr>
              <w:t>Total DFT:</w:t>
            </w:r>
          </w:p>
        </w:tc>
        <w:tc>
          <w:tcPr>
            <w:tcW w:w="3960" w:type="dxa"/>
            <w:gridSpan w:val="5"/>
            <w:tcBorders>
              <w:top w:val="nil"/>
              <w:left w:val="nil"/>
              <w:bottom w:val="nil"/>
              <w:right w:val="nil"/>
            </w:tcBorders>
          </w:tcPr>
          <w:p w14:paraId="210BF892" w14:textId="77777777" w:rsidR="003E601E" w:rsidRPr="002F585C" w:rsidRDefault="003E601E" w:rsidP="00A25F9E">
            <w:pPr>
              <w:tabs>
                <w:tab w:val="left" w:pos="12"/>
              </w:tabs>
              <w:autoSpaceDE/>
              <w:autoSpaceDN/>
              <w:adjustRightInd/>
              <w:spacing w:before="20" w:after="20" w:line="240" w:lineRule="auto"/>
              <w:ind w:left="0"/>
              <w:rPr>
                <w:sz w:val="16"/>
                <w:szCs w:val="16"/>
              </w:rPr>
            </w:pPr>
            <w:r w:rsidRPr="002F585C">
              <w:rPr>
                <w:sz w:val="16"/>
                <w:szCs w:val="18"/>
              </w:rPr>
              <w:t>Per Product Data Sheets</w:t>
            </w:r>
            <w:r w:rsidRPr="002F585C">
              <w:rPr>
                <w:sz w:val="16"/>
                <w:szCs w:val="16"/>
              </w:rPr>
              <w:t xml:space="preserve"> plus fireproofing thickness</w:t>
            </w:r>
          </w:p>
        </w:tc>
        <w:tc>
          <w:tcPr>
            <w:tcW w:w="270" w:type="dxa"/>
            <w:tcBorders>
              <w:top w:val="nil"/>
              <w:left w:val="nil"/>
              <w:bottom w:val="nil"/>
              <w:right w:val="nil"/>
            </w:tcBorders>
          </w:tcPr>
          <w:p w14:paraId="634BB701" w14:textId="77777777" w:rsidR="003E601E" w:rsidRPr="002F585C" w:rsidRDefault="003E601E" w:rsidP="00A25F9E">
            <w:pPr>
              <w:autoSpaceDE/>
              <w:autoSpaceDN/>
              <w:adjustRightInd/>
              <w:spacing w:before="20" w:after="20" w:line="240" w:lineRule="auto"/>
              <w:ind w:left="936"/>
              <w:jc w:val="right"/>
              <w:rPr>
                <w:b/>
                <w:sz w:val="16"/>
                <w:szCs w:val="16"/>
              </w:rPr>
            </w:pPr>
          </w:p>
        </w:tc>
        <w:tc>
          <w:tcPr>
            <w:tcW w:w="3600" w:type="dxa"/>
            <w:gridSpan w:val="6"/>
            <w:vMerge/>
            <w:tcBorders>
              <w:top w:val="nil"/>
              <w:left w:val="nil"/>
              <w:bottom w:val="nil"/>
              <w:right w:val="nil"/>
            </w:tcBorders>
            <w:vAlign w:val="center"/>
          </w:tcPr>
          <w:p w14:paraId="6AB88384" w14:textId="77777777" w:rsidR="003E601E" w:rsidRPr="002F585C" w:rsidRDefault="003E601E" w:rsidP="00A25F9E">
            <w:pPr>
              <w:autoSpaceDE/>
              <w:autoSpaceDN/>
              <w:adjustRightInd/>
              <w:spacing w:before="20" w:after="20" w:line="240" w:lineRule="auto"/>
              <w:ind w:left="936"/>
              <w:rPr>
                <w:sz w:val="24"/>
              </w:rPr>
            </w:pPr>
          </w:p>
        </w:tc>
      </w:tr>
      <w:tr w:rsidR="003E601E" w:rsidRPr="00E50958" w14:paraId="5F702311" w14:textId="77777777" w:rsidTr="00C31836">
        <w:trPr>
          <w:trHeight w:val="360"/>
        </w:trPr>
        <w:tc>
          <w:tcPr>
            <w:tcW w:w="1890" w:type="dxa"/>
            <w:gridSpan w:val="3"/>
            <w:tcBorders>
              <w:bottom w:val="single" w:sz="4" w:space="0" w:color="auto"/>
            </w:tcBorders>
            <w:shd w:val="clear" w:color="auto" w:fill="000000" w:themeFill="text1"/>
            <w:vAlign w:val="center"/>
          </w:tcPr>
          <w:p w14:paraId="13F69692" w14:textId="77777777" w:rsidR="003E601E" w:rsidRPr="002F585C" w:rsidRDefault="003E601E" w:rsidP="00A25F9E">
            <w:pPr>
              <w:autoSpaceDE/>
              <w:autoSpaceDN/>
              <w:adjustRightInd/>
              <w:spacing w:before="0" w:line="280" w:lineRule="atLeast"/>
              <w:ind w:left="-108"/>
              <w:rPr>
                <w:b/>
                <w:color w:val="FFFFFF" w:themeColor="background1"/>
                <w:sz w:val="18"/>
                <w:szCs w:val="18"/>
              </w:rPr>
            </w:pPr>
            <w:r w:rsidRPr="002F585C">
              <w:rPr>
                <w:b/>
                <w:color w:val="FFFFFF" w:themeColor="background1"/>
                <w:sz w:val="18"/>
                <w:szCs w:val="18"/>
              </w:rPr>
              <w:t>Coat, Generic Classification, DFT</w:t>
            </w:r>
          </w:p>
        </w:tc>
        <w:tc>
          <w:tcPr>
            <w:tcW w:w="2232" w:type="dxa"/>
            <w:tcBorders>
              <w:bottom w:val="single" w:sz="4" w:space="0" w:color="auto"/>
            </w:tcBorders>
            <w:shd w:val="clear" w:color="auto" w:fill="000000" w:themeFill="text1"/>
            <w:vAlign w:val="center"/>
          </w:tcPr>
          <w:p w14:paraId="75FB0A1F" w14:textId="77777777" w:rsidR="003E601E" w:rsidRPr="002F585C" w:rsidRDefault="003E601E" w:rsidP="00A25F9E">
            <w:pPr>
              <w:autoSpaceDE/>
              <w:autoSpaceDN/>
              <w:adjustRightInd/>
              <w:spacing w:before="0" w:line="280" w:lineRule="atLeast"/>
              <w:ind w:left="0"/>
              <w:rPr>
                <w:b/>
                <w:color w:val="FFFFFF" w:themeColor="background1"/>
                <w:sz w:val="18"/>
                <w:szCs w:val="18"/>
              </w:rPr>
            </w:pPr>
            <w:r w:rsidRPr="002F585C">
              <w:rPr>
                <w:b/>
                <w:color w:val="FFFFFF" w:themeColor="background1"/>
                <w:sz w:val="18"/>
                <w:szCs w:val="18"/>
              </w:rPr>
              <w:t>Manufacturer</w:t>
            </w:r>
          </w:p>
        </w:tc>
        <w:tc>
          <w:tcPr>
            <w:tcW w:w="2520" w:type="dxa"/>
            <w:gridSpan w:val="5"/>
            <w:tcBorders>
              <w:bottom w:val="single" w:sz="4" w:space="0" w:color="auto"/>
            </w:tcBorders>
            <w:shd w:val="clear" w:color="auto" w:fill="000000" w:themeFill="text1"/>
            <w:vAlign w:val="center"/>
          </w:tcPr>
          <w:p w14:paraId="3AC0321C" w14:textId="77777777" w:rsidR="003E601E" w:rsidRPr="002F585C" w:rsidRDefault="003E601E" w:rsidP="00A25F9E">
            <w:pPr>
              <w:autoSpaceDE/>
              <w:autoSpaceDN/>
              <w:adjustRightInd/>
              <w:spacing w:before="0" w:line="280" w:lineRule="atLeast"/>
              <w:ind w:left="0"/>
              <w:rPr>
                <w:b/>
                <w:color w:val="FFFFFF" w:themeColor="background1"/>
                <w:sz w:val="18"/>
                <w:szCs w:val="18"/>
              </w:rPr>
            </w:pPr>
            <w:r w:rsidRPr="002F585C">
              <w:rPr>
                <w:b/>
                <w:color w:val="FFFFFF" w:themeColor="background1"/>
                <w:sz w:val="18"/>
                <w:szCs w:val="18"/>
              </w:rPr>
              <w:t>Product Designation</w:t>
            </w:r>
          </w:p>
        </w:tc>
        <w:tc>
          <w:tcPr>
            <w:tcW w:w="1278" w:type="dxa"/>
            <w:gridSpan w:val="3"/>
            <w:tcBorders>
              <w:bottom w:val="single" w:sz="4" w:space="0" w:color="auto"/>
            </w:tcBorders>
            <w:shd w:val="clear" w:color="auto" w:fill="000000" w:themeFill="text1"/>
            <w:vAlign w:val="center"/>
          </w:tcPr>
          <w:p w14:paraId="7A4F36E8" w14:textId="77777777" w:rsidR="003E601E" w:rsidRPr="002F585C" w:rsidRDefault="003E601E" w:rsidP="00A25F9E">
            <w:pPr>
              <w:autoSpaceDE/>
              <w:autoSpaceDN/>
              <w:adjustRightInd/>
              <w:spacing w:before="0" w:line="280" w:lineRule="atLeast"/>
              <w:ind w:left="-92"/>
              <w:rPr>
                <w:b/>
                <w:color w:val="FFFFFF" w:themeColor="background1"/>
                <w:sz w:val="18"/>
                <w:szCs w:val="18"/>
              </w:rPr>
            </w:pPr>
            <w:r w:rsidRPr="002F585C">
              <w:rPr>
                <w:b/>
                <w:color w:val="FFFFFF" w:themeColor="background1"/>
                <w:sz w:val="18"/>
                <w:szCs w:val="18"/>
              </w:rPr>
              <w:t>VOC (G/L)</w:t>
            </w:r>
          </w:p>
        </w:tc>
        <w:tc>
          <w:tcPr>
            <w:tcW w:w="1350" w:type="dxa"/>
            <w:gridSpan w:val="2"/>
            <w:tcBorders>
              <w:bottom w:val="single" w:sz="4" w:space="0" w:color="auto"/>
            </w:tcBorders>
            <w:shd w:val="clear" w:color="auto" w:fill="000000" w:themeFill="text1"/>
            <w:vAlign w:val="center"/>
          </w:tcPr>
          <w:p w14:paraId="4BFA6136" w14:textId="77777777" w:rsidR="003E601E" w:rsidRPr="002F585C" w:rsidRDefault="003E601E" w:rsidP="00A25F9E">
            <w:pPr>
              <w:tabs>
                <w:tab w:val="left" w:pos="52"/>
              </w:tabs>
              <w:autoSpaceDE/>
              <w:autoSpaceDN/>
              <w:adjustRightInd/>
              <w:spacing w:before="0" w:line="280" w:lineRule="atLeast"/>
              <w:ind w:left="0"/>
              <w:rPr>
                <w:b/>
                <w:color w:val="FFFFFF" w:themeColor="background1"/>
                <w:sz w:val="18"/>
                <w:szCs w:val="18"/>
              </w:rPr>
            </w:pPr>
            <w:r w:rsidRPr="002F585C">
              <w:rPr>
                <w:b/>
                <w:color w:val="FFFFFF" w:themeColor="background1"/>
                <w:sz w:val="18"/>
                <w:szCs w:val="18"/>
              </w:rPr>
              <w:t>By Max</w:t>
            </w:r>
            <w:r w:rsidRPr="002F585C">
              <w:rPr>
                <w:b/>
                <w:color w:val="FFFFFF" w:themeColor="background1"/>
                <w:sz w:val="18"/>
                <w:szCs w:val="18"/>
              </w:rPr>
              <w:br/>
              <w:t>Svc Temp</w:t>
            </w:r>
          </w:p>
        </w:tc>
      </w:tr>
      <w:tr w:rsidR="003E601E" w:rsidRPr="00E50958" w14:paraId="7149DA65" w14:textId="77777777" w:rsidTr="00C31836">
        <w:trPr>
          <w:trHeight w:val="288"/>
        </w:trPr>
        <w:tc>
          <w:tcPr>
            <w:tcW w:w="1890" w:type="dxa"/>
            <w:gridSpan w:val="3"/>
            <w:tcBorders>
              <w:top w:val="single" w:sz="4" w:space="0" w:color="auto"/>
              <w:left w:val="nil"/>
              <w:bottom w:val="nil"/>
              <w:right w:val="nil"/>
            </w:tcBorders>
            <w:vAlign w:val="center"/>
          </w:tcPr>
          <w:p w14:paraId="6BFE23D5" w14:textId="77777777" w:rsidR="003E601E" w:rsidRPr="002F585C" w:rsidRDefault="003E601E" w:rsidP="00A25F9E">
            <w:pPr>
              <w:autoSpaceDE/>
              <w:autoSpaceDN/>
              <w:adjustRightInd/>
              <w:spacing w:before="20" w:after="20" w:line="240" w:lineRule="auto"/>
              <w:ind w:left="0"/>
              <w:rPr>
                <w:b/>
                <w:sz w:val="16"/>
                <w:szCs w:val="16"/>
              </w:rPr>
            </w:pPr>
            <w:r w:rsidRPr="002F585C">
              <w:rPr>
                <w:b/>
                <w:sz w:val="16"/>
                <w:szCs w:val="16"/>
              </w:rPr>
              <w:t>PRIMER</w:t>
            </w:r>
          </w:p>
        </w:tc>
        <w:tc>
          <w:tcPr>
            <w:tcW w:w="2232" w:type="dxa"/>
            <w:tcBorders>
              <w:top w:val="single" w:sz="4" w:space="0" w:color="auto"/>
              <w:left w:val="nil"/>
              <w:bottom w:val="nil"/>
              <w:right w:val="nil"/>
            </w:tcBorders>
            <w:vAlign w:val="center"/>
          </w:tcPr>
          <w:p w14:paraId="0FB1885C" w14:textId="77777777" w:rsidR="003E601E" w:rsidRPr="002F585C" w:rsidRDefault="003E601E" w:rsidP="00157F84">
            <w:pPr>
              <w:tabs>
                <w:tab w:val="left" w:pos="0"/>
              </w:tabs>
              <w:autoSpaceDE/>
              <w:autoSpaceDN/>
              <w:adjustRightInd/>
              <w:spacing w:before="20" w:after="20" w:line="240" w:lineRule="auto"/>
              <w:ind w:left="0"/>
              <w:rPr>
                <w:sz w:val="16"/>
                <w:szCs w:val="16"/>
              </w:rPr>
            </w:pPr>
            <w:r w:rsidRPr="002F585C">
              <w:rPr>
                <w:sz w:val="16"/>
                <w:szCs w:val="16"/>
              </w:rPr>
              <w:t>Carboline</w:t>
            </w:r>
          </w:p>
        </w:tc>
        <w:tc>
          <w:tcPr>
            <w:tcW w:w="2520" w:type="dxa"/>
            <w:gridSpan w:val="5"/>
            <w:tcBorders>
              <w:top w:val="single" w:sz="4" w:space="0" w:color="auto"/>
              <w:left w:val="nil"/>
              <w:bottom w:val="nil"/>
              <w:right w:val="nil"/>
            </w:tcBorders>
            <w:vAlign w:val="center"/>
          </w:tcPr>
          <w:p w14:paraId="28C8ED24" w14:textId="77777777" w:rsidR="003E601E" w:rsidRPr="00A048C5" w:rsidRDefault="003E601E" w:rsidP="00C31836">
            <w:pPr>
              <w:autoSpaceDE/>
              <w:autoSpaceDN/>
              <w:adjustRightInd/>
              <w:spacing w:before="20" w:after="20" w:line="240" w:lineRule="auto"/>
              <w:ind w:left="-20"/>
              <w:rPr>
                <w:sz w:val="16"/>
                <w:szCs w:val="16"/>
              </w:rPr>
            </w:pPr>
            <w:proofErr w:type="spellStart"/>
            <w:r w:rsidRPr="00A048C5">
              <w:rPr>
                <w:sz w:val="16"/>
                <w:szCs w:val="16"/>
              </w:rPr>
              <w:t>Carboguard</w:t>
            </w:r>
            <w:proofErr w:type="spellEnd"/>
            <w:r w:rsidRPr="00A048C5">
              <w:rPr>
                <w:sz w:val="16"/>
                <w:szCs w:val="16"/>
              </w:rPr>
              <w:t xml:space="preserve"> 890 Series</w:t>
            </w:r>
          </w:p>
        </w:tc>
        <w:tc>
          <w:tcPr>
            <w:tcW w:w="1278" w:type="dxa"/>
            <w:gridSpan w:val="3"/>
            <w:tcBorders>
              <w:top w:val="single" w:sz="4" w:space="0" w:color="auto"/>
              <w:left w:val="nil"/>
              <w:bottom w:val="nil"/>
              <w:right w:val="nil"/>
            </w:tcBorders>
            <w:vAlign w:val="center"/>
          </w:tcPr>
          <w:p w14:paraId="3F3E4F00" w14:textId="77777777" w:rsidR="003E601E" w:rsidRPr="00A048C5" w:rsidRDefault="003E601E" w:rsidP="00CB5FA6">
            <w:pPr>
              <w:autoSpaceDE/>
              <w:autoSpaceDN/>
              <w:adjustRightInd/>
              <w:spacing w:before="20" w:after="20" w:line="240" w:lineRule="auto"/>
              <w:ind w:left="-92"/>
              <w:jc w:val="center"/>
              <w:rPr>
                <w:sz w:val="16"/>
                <w:szCs w:val="16"/>
              </w:rPr>
            </w:pPr>
            <w:r w:rsidRPr="00A048C5">
              <w:rPr>
                <w:sz w:val="16"/>
                <w:szCs w:val="16"/>
              </w:rPr>
              <w:t>214</w:t>
            </w:r>
          </w:p>
        </w:tc>
        <w:tc>
          <w:tcPr>
            <w:tcW w:w="1350" w:type="dxa"/>
            <w:gridSpan w:val="2"/>
            <w:tcBorders>
              <w:top w:val="single" w:sz="4" w:space="0" w:color="auto"/>
              <w:left w:val="nil"/>
              <w:bottom w:val="nil"/>
              <w:right w:val="nil"/>
            </w:tcBorders>
            <w:vAlign w:val="center"/>
          </w:tcPr>
          <w:p w14:paraId="5469936F" w14:textId="77777777" w:rsidR="003E601E" w:rsidRPr="00A048C5" w:rsidRDefault="003E601E" w:rsidP="00A25F9E">
            <w:pPr>
              <w:tabs>
                <w:tab w:val="left" w:pos="52"/>
              </w:tabs>
              <w:autoSpaceDE/>
              <w:autoSpaceDN/>
              <w:adjustRightInd/>
              <w:spacing w:before="20" w:after="20" w:line="240" w:lineRule="auto"/>
              <w:ind w:left="0"/>
              <w:rPr>
                <w:sz w:val="16"/>
                <w:szCs w:val="16"/>
              </w:rPr>
            </w:pPr>
            <w:r w:rsidRPr="00A048C5">
              <w:rPr>
                <w:sz w:val="16"/>
                <w:szCs w:val="16"/>
              </w:rPr>
              <w:t>93°C(200°F)</w:t>
            </w:r>
          </w:p>
        </w:tc>
      </w:tr>
      <w:tr w:rsidR="003E601E" w:rsidRPr="00E50958" w14:paraId="70B9DB97" w14:textId="77777777" w:rsidTr="00C31836">
        <w:trPr>
          <w:trHeight w:val="288"/>
        </w:trPr>
        <w:tc>
          <w:tcPr>
            <w:tcW w:w="1890" w:type="dxa"/>
            <w:gridSpan w:val="3"/>
            <w:tcBorders>
              <w:top w:val="nil"/>
              <w:left w:val="nil"/>
              <w:bottom w:val="nil"/>
              <w:right w:val="nil"/>
            </w:tcBorders>
            <w:vAlign w:val="center"/>
          </w:tcPr>
          <w:p w14:paraId="394C4310" w14:textId="77777777" w:rsidR="003E601E" w:rsidRPr="002F585C" w:rsidRDefault="003E601E" w:rsidP="00A25F9E">
            <w:pPr>
              <w:autoSpaceDE/>
              <w:autoSpaceDN/>
              <w:adjustRightInd/>
              <w:spacing w:before="20" w:after="20" w:line="240" w:lineRule="auto"/>
              <w:ind w:left="0"/>
              <w:rPr>
                <w:b/>
                <w:sz w:val="16"/>
                <w:szCs w:val="16"/>
              </w:rPr>
            </w:pPr>
            <w:r w:rsidRPr="002F585C">
              <w:rPr>
                <w:b/>
                <w:sz w:val="16"/>
                <w:szCs w:val="16"/>
              </w:rPr>
              <w:t>Epoxy–Polyamide</w:t>
            </w:r>
          </w:p>
        </w:tc>
        <w:tc>
          <w:tcPr>
            <w:tcW w:w="2232" w:type="dxa"/>
            <w:tcBorders>
              <w:top w:val="nil"/>
              <w:left w:val="nil"/>
              <w:bottom w:val="nil"/>
              <w:right w:val="nil"/>
            </w:tcBorders>
            <w:vAlign w:val="center"/>
          </w:tcPr>
          <w:p w14:paraId="3DB585B8" w14:textId="77777777" w:rsidR="003E601E" w:rsidRPr="002F585C" w:rsidRDefault="003E601E" w:rsidP="00157F84">
            <w:pPr>
              <w:tabs>
                <w:tab w:val="left" w:pos="0"/>
              </w:tabs>
              <w:autoSpaceDE/>
              <w:autoSpaceDN/>
              <w:adjustRightInd/>
              <w:spacing w:before="20" w:after="20" w:line="240" w:lineRule="auto"/>
              <w:ind w:left="0"/>
              <w:rPr>
                <w:sz w:val="16"/>
                <w:szCs w:val="16"/>
              </w:rPr>
            </w:pPr>
            <w:r w:rsidRPr="002F585C">
              <w:rPr>
                <w:sz w:val="16"/>
                <w:szCs w:val="16"/>
              </w:rPr>
              <w:t>Hempel Coatings (USA), Inc.</w:t>
            </w:r>
          </w:p>
        </w:tc>
        <w:tc>
          <w:tcPr>
            <w:tcW w:w="2520" w:type="dxa"/>
            <w:gridSpan w:val="5"/>
            <w:tcBorders>
              <w:top w:val="nil"/>
              <w:left w:val="nil"/>
              <w:bottom w:val="nil"/>
              <w:right w:val="nil"/>
            </w:tcBorders>
            <w:vAlign w:val="center"/>
          </w:tcPr>
          <w:p w14:paraId="7FA4EF32" w14:textId="77777777" w:rsidR="00F356DC" w:rsidRPr="00A048C5" w:rsidRDefault="00F356DC" w:rsidP="00C31836">
            <w:pPr>
              <w:autoSpaceDE/>
              <w:autoSpaceDN/>
              <w:adjustRightInd/>
              <w:spacing w:before="20" w:after="20" w:line="240" w:lineRule="auto"/>
              <w:ind w:left="-20"/>
              <w:rPr>
                <w:rFonts w:ascii="Arial" w:hAnsi="Arial" w:cs="Arial"/>
                <w:shd w:val="clear" w:color="auto" w:fill="FFFFFF"/>
              </w:rPr>
            </w:pPr>
            <w:proofErr w:type="spellStart"/>
            <w:r w:rsidRPr="00A048C5">
              <w:rPr>
                <w:sz w:val="16"/>
                <w:szCs w:val="16"/>
              </w:rPr>
              <w:t>Hempadur</w:t>
            </w:r>
            <w:proofErr w:type="spellEnd"/>
            <w:r w:rsidRPr="00A048C5">
              <w:rPr>
                <w:sz w:val="16"/>
                <w:szCs w:val="16"/>
              </w:rPr>
              <w:t xml:space="preserve"> 4588 Series </w:t>
            </w:r>
            <w:r w:rsidRPr="00A048C5">
              <w:rPr>
                <w:rFonts w:ascii="Arial" w:hAnsi="Arial" w:cs="Arial"/>
                <w:shd w:val="clear" w:color="auto" w:fill="FFFFFF"/>
              </w:rPr>
              <w:t xml:space="preserve"> </w:t>
            </w:r>
          </w:p>
          <w:p w14:paraId="77D7B390" w14:textId="0DA4A043" w:rsidR="003E601E" w:rsidRPr="00A048C5" w:rsidRDefault="00F356DC" w:rsidP="00C31836">
            <w:pPr>
              <w:autoSpaceDE/>
              <w:autoSpaceDN/>
              <w:adjustRightInd/>
              <w:spacing w:before="20" w:after="20" w:line="240" w:lineRule="auto"/>
              <w:ind w:left="-20"/>
              <w:rPr>
                <w:sz w:val="16"/>
                <w:szCs w:val="16"/>
              </w:rPr>
            </w:pPr>
            <w:proofErr w:type="spellStart"/>
            <w:r w:rsidRPr="00A048C5">
              <w:rPr>
                <w:sz w:val="16"/>
                <w:szCs w:val="16"/>
              </w:rPr>
              <w:t>Hempaprime</w:t>
            </w:r>
            <w:proofErr w:type="spellEnd"/>
            <w:r w:rsidRPr="00A048C5">
              <w:rPr>
                <w:sz w:val="16"/>
                <w:szCs w:val="16"/>
              </w:rPr>
              <w:t xml:space="preserve"> Multi 500</w:t>
            </w:r>
          </w:p>
        </w:tc>
        <w:tc>
          <w:tcPr>
            <w:tcW w:w="1278" w:type="dxa"/>
            <w:gridSpan w:val="3"/>
            <w:tcBorders>
              <w:top w:val="nil"/>
              <w:left w:val="nil"/>
              <w:bottom w:val="nil"/>
              <w:right w:val="nil"/>
            </w:tcBorders>
            <w:vAlign w:val="center"/>
          </w:tcPr>
          <w:p w14:paraId="2910A5B5" w14:textId="77777777" w:rsidR="003E601E" w:rsidRPr="00A048C5" w:rsidRDefault="003E601E" w:rsidP="00CB5FA6">
            <w:pPr>
              <w:autoSpaceDE/>
              <w:autoSpaceDN/>
              <w:adjustRightInd/>
              <w:spacing w:before="20" w:after="20" w:line="240" w:lineRule="auto"/>
              <w:ind w:left="-92"/>
              <w:jc w:val="center"/>
              <w:rPr>
                <w:sz w:val="16"/>
                <w:szCs w:val="16"/>
              </w:rPr>
            </w:pPr>
            <w:r w:rsidRPr="00A048C5">
              <w:rPr>
                <w:sz w:val="16"/>
                <w:szCs w:val="16"/>
              </w:rPr>
              <w:t>220</w:t>
            </w:r>
          </w:p>
          <w:p w14:paraId="7EB1D71C" w14:textId="223CC76A" w:rsidR="003E601E" w:rsidRPr="00A048C5" w:rsidRDefault="00CB5FA6" w:rsidP="00CB5FA6">
            <w:pPr>
              <w:autoSpaceDE/>
              <w:autoSpaceDN/>
              <w:adjustRightInd/>
              <w:spacing w:before="20" w:after="20" w:line="240" w:lineRule="auto"/>
              <w:ind w:left="-92"/>
              <w:jc w:val="center"/>
              <w:rPr>
                <w:sz w:val="16"/>
                <w:szCs w:val="16"/>
              </w:rPr>
            </w:pPr>
            <w:r w:rsidRPr="00A048C5">
              <w:rPr>
                <w:sz w:val="16"/>
                <w:szCs w:val="16"/>
              </w:rPr>
              <w:t>189-190</w:t>
            </w:r>
          </w:p>
        </w:tc>
        <w:tc>
          <w:tcPr>
            <w:tcW w:w="1350" w:type="dxa"/>
            <w:gridSpan w:val="2"/>
            <w:tcBorders>
              <w:top w:val="nil"/>
              <w:left w:val="nil"/>
              <w:bottom w:val="nil"/>
              <w:right w:val="nil"/>
            </w:tcBorders>
            <w:vAlign w:val="center"/>
          </w:tcPr>
          <w:p w14:paraId="07963C85" w14:textId="77777777" w:rsidR="003E601E" w:rsidRPr="00A048C5" w:rsidRDefault="003E601E" w:rsidP="00A25F9E">
            <w:pPr>
              <w:tabs>
                <w:tab w:val="left" w:pos="52"/>
              </w:tabs>
              <w:autoSpaceDE/>
              <w:autoSpaceDN/>
              <w:adjustRightInd/>
              <w:spacing w:before="20" w:after="20" w:line="240" w:lineRule="auto"/>
              <w:ind w:left="0"/>
              <w:rPr>
                <w:sz w:val="16"/>
                <w:szCs w:val="16"/>
              </w:rPr>
            </w:pPr>
            <w:r w:rsidRPr="00A048C5">
              <w:rPr>
                <w:sz w:val="16"/>
                <w:szCs w:val="16"/>
              </w:rPr>
              <w:t>121°C(250°F)</w:t>
            </w:r>
          </w:p>
          <w:p w14:paraId="299C6ACC" w14:textId="77777777" w:rsidR="003E601E" w:rsidRPr="00A048C5" w:rsidRDefault="003E601E" w:rsidP="00A25F9E">
            <w:pPr>
              <w:tabs>
                <w:tab w:val="left" w:pos="52"/>
              </w:tabs>
              <w:autoSpaceDE/>
              <w:autoSpaceDN/>
              <w:adjustRightInd/>
              <w:spacing w:before="20" w:after="20" w:line="240" w:lineRule="auto"/>
              <w:ind w:left="0"/>
              <w:rPr>
                <w:sz w:val="16"/>
                <w:szCs w:val="16"/>
              </w:rPr>
            </w:pPr>
            <w:r w:rsidRPr="00A048C5">
              <w:rPr>
                <w:sz w:val="16"/>
                <w:szCs w:val="16"/>
              </w:rPr>
              <w:t>140°C(284°F)</w:t>
            </w:r>
          </w:p>
        </w:tc>
      </w:tr>
      <w:tr w:rsidR="0026156E" w:rsidRPr="00E50958" w14:paraId="3E54A681" w14:textId="77777777" w:rsidTr="00C31836">
        <w:trPr>
          <w:trHeight w:val="288"/>
        </w:trPr>
        <w:tc>
          <w:tcPr>
            <w:tcW w:w="1890" w:type="dxa"/>
            <w:gridSpan w:val="3"/>
            <w:vMerge w:val="restart"/>
            <w:tcBorders>
              <w:top w:val="nil"/>
              <w:left w:val="nil"/>
              <w:right w:val="nil"/>
            </w:tcBorders>
            <w:vAlign w:val="center"/>
          </w:tcPr>
          <w:p w14:paraId="3900A354" w14:textId="77777777" w:rsidR="0026156E" w:rsidRDefault="0026156E" w:rsidP="00A25F9E">
            <w:pPr>
              <w:autoSpaceDE/>
              <w:autoSpaceDN/>
              <w:adjustRightInd/>
              <w:spacing w:before="20" w:after="20" w:line="240" w:lineRule="auto"/>
              <w:ind w:left="0"/>
              <w:rPr>
                <w:b/>
                <w:sz w:val="16"/>
                <w:szCs w:val="16"/>
              </w:rPr>
            </w:pPr>
            <w:r w:rsidRPr="002F585C">
              <w:rPr>
                <w:b/>
                <w:sz w:val="16"/>
                <w:szCs w:val="16"/>
              </w:rPr>
              <w:t xml:space="preserve">Surface profile and DFT as per Manufacturer’s Product Sheet </w:t>
            </w:r>
          </w:p>
          <w:p w14:paraId="252A14A3" w14:textId="46C970FE" w:rsidR="0026156E" w:rsidRPr="002F585C" w:rsidRDefault="0026156E" w:rsidP="00A25F9E">
            <w:pPr>
              <w:autoSpaceDE/>
              <w:autoSpaceDN/>
              <w:adjustRightInd/>
              <w:spacing w:before="20" w:after="20" w:line="240" w:lineRule="auto"/>
              <w:ind w:left="0"/>
              <w:rPr>
                <w:b/>
                <w:sz w:val="16"/>
                <w:szCs w:val="16"/>
              </w:rPr>
            </w:pPr>
            <w:r w:rsidRPr="002F585C">
              <w:rPr>
                <w:b/>
                <w:sz w:val="16"/>
                <w:szCs w:val="16"/>
              </w:rPr>
              <w:t>(See Note 4)</w:t>
            </w:r>
          </w:p>
        </w:tc>
        <w:tc>
          <w:tcPr>
            <w:tcW w:w="2232" w:type="dxa"/>
            <w:tcBorders>
              <w:top w:val="nil"/>
              <w:left w:val="nil"/>
              <w:bottom w:val="nil"/>
              <w:right w:val="nil"/>
            </w:tcBorders>
            <w:vAlign w:val="center"/>
          </w:tcPr>
          <w:p w14:paraId="5A667087" w14:textId="77777777" w:rsidR="0026156E" w:rsidRPr="002F585C" w:rsidRDefault="0026156E" w:rsidP="00157F84">
            <w:pPr>
              <w:tabs>
                <w:tab w:val="left" w:pos="0"/>
              </w:tabs>
              <w:autoSpaceDE/>
              <w:autoSpaceDN/>
              <w:adjustRightInd/>
              <w:spacing w:before="20" w:after="20" w:line="240" w:lineRule="auto"/>
              <w:ind w:left="0"/>
              <w:rPr>
                <w:sz w:val="16"/>
                <w:szCs w:val="16"/>
              </w:rPr>
            </w:pPr>
            <w:r w:rsidRPr="002F585C">
              <w:rPr>
                <w:sz w:val="16"/>
                <w:szCs w:val="16"/>
              </w:rPr>
              <w:t>International</w:t>
            </w:r>
          </w:p>
        </w:tc>
        <w:tc>
          <w:tcPr>
            <w:tcW w:w="2520" w:type="dxa"/>
            <w:gridSpan w:val="5"/>
            <w:tcBorders>
              <w:top w:val="nil"/>
              <w:left w:val="nil"/>
              <w:bottom w:val="nil"/>
              <w:right w:val="nil"/>
            </w:tcBorders>
            <w:vAlign w:val="center"/>
          </w:tcPr>
          <w:p w14:paraId="26F7D78A" w14:textId="77777777" w:rsidR="0026156E" w:rsidRPr="00A048C5" w:rsidRDefault="0026156E" w:rsidP="00C31836">
            <w:pPr>
              <w:autoSpaceDE/>
              <w:autoSpaceDN/>
              <w:adjustRightInd/>
              <w:spacing w:before="20" w:after="20" w:line="240" w:lineRule="auto"/>
              <w:ind w:left="-20"/>
              <w:rPr>
                <w:sz w:val="16"/>
                <w:szCs w:val="16"/>
              </w:rPr>
            </w:pPr>
            <w:r w:rsidRPr="00A048C5">
              <w:rPr>
                <w:sz w:val="16"/>
                <w:szCs w:val="16"/>
              </w:rPr>
              <w:t xml:space="preserve">Intergard 251 </w:t>
            </w:r>
          </w:p>
        </w:tc>
        <w:tc>
          <w:tcPr>
            <w:tcW w:w="1278" w:type="dxa"/>
            <w:gridSpan w:val="3"/>
            <w:tcBorders>
              <w:top w:val="nil"/>
              <w:left w:val="nil"/>
              <w:bottom w:val="nil"/>
              <w:right w:val="nil"/>
            </w:tcBorders>
            <w:vAlign w:val="center"/>
          </w:tcPr>
          <w:p w14:paraId="0D14A393" w14:textId="77777777" w:rsidR="0026156E" w:rsidRPr="00A048C5" w:rsidRDefault="0026156E" w:rsidP="00CB5FA6">
            <w:pPr>
              <w:autoSpaceDE/>
              <w:autoSpaceDN/>
              <w:adjustRightInd/>
              <w:spacing w:before="20" w:after="20" w:line="240" w:lineRule="auto"/>
              <w:ind w:left="-92"/>
              <w:jc w:val="center"/>
              <w:rPr>
                <w:sz w:val="16"/>
                <w:szCs w:val="16"/>
              </w:rPr>
            </w:pPr>
            <w:r w:rsidRPr="00A048C5">
              <w:rPr>
                <w:sz w:val="16"/>
                <w:szCs w:val="16"/>
              </w:rPr>
              <w:t>390</w:t>
            </w:r>
          </w:p>
        </w:tc>
        <w:tc>
          <w:tcPr>
            <w:tcW w:w="1350" w:type="dxa"/>
            <w:gridSpan w:val="2"/>
            <w:tcBorders>
              <w:top w:val="nil"/>
              <w:left w:val="nil"/>
              <w:bottom w:val="nil"/>
              <w:right w:val="nil"/>
            </w:tcBorders>
            <w:vAlign w:val="center"/>
          </w:tcPr>
          <w:p w14:paraId="6BD3FB18" w14:textId="77777777" w:rsidR="0026156E" w:rsidRPr="00A048C5" w:rsidRDefault="0026156E" w:rsidP="00A25F9E">
            <w:pPr>
              <w:tabs>
                <w:tab w:val="left" w:pos="52"/>
              </w:tabs>
              <w:autoSpaceDE/>
              <w:autoSpaceDN/>
              <w:adjustRightInd/>
              <w:spacing w:before="20" w:after="20" w:line="240" w:lineRule="auto"/>
              <w:ind w:left="0"/>
              <w:rPr>
                <w:sz w:val="16"/>
                <w:szCs w:val="16"/>
              </w:rPr>
            </w:pPr>
            <w:r w:rsidRPr="00A048C5">
              <w:rPr>
                <w:sz w:val="16"/>
                <w:szCs w:val="16"/>
              </w:rPr>
              <w:t>121°C(250°F)</w:t>
            </w:r>
          </w:p>
        </w:tc>
      </w:tr>
      <w:tr w:rsidR="0026156E" w:rsidRPr="00E50958" w14:paraId="6C65CC4F" w14:textId="77777777" w:rsidTr="00C31836">
        <w:trPr>
          <w:trHeight w:val="373"/>
        </w:trPr>
        <w:tc>
          <w:tcPr>
            <w:tcW w:w="1890" w:type="dxa"/>
            <w:gridSpan w:val="3"/>
            <w:vMerge/>
            <w:tcBorders>
              <w:left w:val="nil"/>
              <w:right w:val="nil"/>
            </w:tcBorders>
            <w:vAlign w:val="center"/>
          </w:tcPr>
          <w:p w14:paraId="50847429" w14:textId="77777777" w:rsidR="0026156E" w:rsidRPr="002F585C" w:rsidRDefault="0026156E" w:rsidP="00FC7DC4">
            <w:pPr>
              <w:autoSpaceDE/>
              <w:autoSpaceDN/>
              <w:adjustRightInd/>
              <w:spacing w:before="20" w:after="20" w:line="240" w:lineRule="auto"/>
              <w:ind w:left="0"/>
              <w:rPr>
                <w:b/>
                <w:sz w:val="16"/>
                <w:szCs w:val="16"/>
              </w:rPr>
            </w:pPr>
          </w:p>
        </w:tc>
        <w:tc>
          <w:tcPr>
            <w:tcW w:w="2232" w:type="dxa"/>
            <w:tcBorders>
              <w:top w:val="nil"/>
              <w:left w:val="nil"/>
              <w:bottom w:val="nil"/>
              <w:right w:val="nil"/>
            </w:tcBorders>
            <w:vAlign w:val="center"/>
          </w:tcPr>
          <w:p w14:paraId="046925CF" w14:textId="77777777" w:rsidR="0026156E" w:rsidRPr="002F585C" w:rsidRDefault="0026156E" w:rsidP="00157F84">
            <w:pPr>
              <w:tabs>
                <w:tab w:val="left" w:pos="0"/>
              </w:tabs>
              <w:autoSpaceDE/>
              <w:autoSpaceDN/>
              <w:adjustRightInd/>
              <w:spacing w:before="0" w:line="240" w:lineRule="auto"/>
              <w:ind w:left="0"/>
              <w:rPr>
                <w:sz w:val="16"/>
                <w:szCs w:val="16"/>
              </w:rPr>
            </w:pPr>
            <w:r w:rsidRPr="002F585C">
              <w:rPr>
                <w:sz w:val="16"/>
                <w:szCs w:val="16"/>
              </w:rPr>
              <w:t>Jotun</w:t>
            </w:r>
          </w:p>
        </w:tc>
        <w:tc>
          <w:tcPr>
            <w:tcW w:w="2520" w:type="dxa"/>
            <w:gridSpan w:val="5"/>
            <w:tcBorders>
              <w:top w:val="nil"/>
              <w:left w:val="nil"/>
              <w:bottom w:val="nil"/>
              <w:right w:val="nil"/>
            </w:tcBorders>
            <w:vAlign w:val="center"/>
          </w:tcPr>
          <w:p w14:paraId="50DC32AA" w14:textId="77777777" w:rsidR="0026156E" w:rsidRPr="00A048C5" w:rsidRDefault="0026156E" w:rsidP="00C31836">
            <w:pPr>
              <w:autoSpaceDE/>
              <w:autoSpaceDN/>
              <w:adjustRightInd/>
              <w:spacing w:before="0" w:line="240" w:lineRule="auto"/>
              <w:ind w:left="-20"/>
              <w:rPr>
                <w:sz w:val="16"/>
                <w:szCs w:val="16"/>
              </w:rPr>
            </w:pPr>
            <w:proofErr w:type="spellStart"/>
            <w:r w:rsidRPr="00A048C5">
              <w:rPr>
                <w:sz w:val="16"/>
                <w:szCs w:val="16"/>
              </w:rPr>
              <w:t>Penguard</w:t>
            </w:r>
            <w:proofErr w:type="spellEnd"/>
            <w:r w:rsidRPr="00A048C5">
              <w:rPr>
                <w:sz w:val="16"/>
                <w:szCs w:val="16"/>
              </w:rPr>
              <w:t xml:space="preserve"> Universal</w:t>
            </w:r>
          </w:p>
        </w:tc>
        <w:tc>
          <w:tcPr>
            <w:tcW w:w="1278" w:type="dxa"/>
            <w:gridSpan w:val="3"/>
            <w:tcBorders>
              <w:top w:val="nil"/>
              <w:left w:val="nil"/>
              <w:bottom w:val="nil"/>
              <w:right w:val="nil"/>
            </w:tcBorders>
            <w:vAlign w:val="center"/>
          </w:tcPr>
          <w:p w14:paraId="2A909401" w14:textId="77777777" w:rsidR="0026156E" w:rsidRPr="00A048C5" w:rsidRDefault="0026156E" w:rsidP="00CB5FA6">
            <w:pPr>
              <w:autoSpaceDE/>
              <w:autoSpaceDN/>
              <w:adjustRightInd/>
              <w:spacing w:before="0" w:line="240" w:lineRule="auto"/>
              <w:ind w:left="-92"/>
              <w:jc w:val="center"/>
              <w:rPr>
                <w:sz w:val="16"/>
                <w:szCs w:val="16"/>
              </w:rPr>
            </w:pPr>
            <w:r w:rsidRPr="00A048C5">
              <w:rPr>
                <w:sz w:val="16"/>
                <w:szCs w:val="16"/>
              </w:rPr>
              <w:t>240</w:t>
            </w:r>
          </w:p>
        </w:tc>
        <w:tc>
          <w:tcPr>
            <w:tcW w:w="1350" w:type="dxa"/>
            <w:gridSpan w:val="2"/>
            <w:tcBorders>
              <w:top w:val="nil"/>
              <w:left w:val="nil"/>
              <w:bottom w:val="nil"/>
              <w:right w:val="nil"/>
            </w:tcBorders>
            <w:vAlign w:val="center"/>
          </w:tcPr>
          <w:p w14:paraId="078AA197" w14:textId="77777777" w:rsidR="0026156E" w:rsidRPr="00A048C5" w:rsidRDefault="0026156E" w:rsidP="00A25F9E">
            <w:pPr>
              <w:tabs>
                <w:tab w:val="left" w:pos="52"/>
              </w:tabs>
              <w:autoSpaceDE/>
              <w:autoSpaceDN/>
              <w:adjustRightInd/>
              <w:spacing w:before="0" w:line="240" w:lineRule="auto"/>
              <w:ind w:left="0"/>
              <w:rPr>
                <w:sz w:val="16"/>
                <w:szCs w:val="16"/>
              </w:rPr>
            </w:pPr>
            <w:r w:rsidRPr="00A048C5">
              <w:rPr>
                <w:sz w:val="16"/>
                <w:szCs w:val="16"/>
              </w:rPr>
              <w:t>121°C(250°F)</w:t>
            </w:r>
          </w:p>
        </w:tc>
      </w:tr>
      <w:tr w:rsidR="0026156E" w:rsidRPr="00E50958" w14:paraId="66C0DD28" w14:textId="77777777" w:rsidTr="00C31836">
        <w:trPr>
          <w:trHeight w:val="288"/>
        </w:trPr>
        <w:tc>
          <w:tcPr>
            <w:tcW w:w="1890" w:type="dxa"/>
            <w:gridSpan w:val="3"/>
            <w:vMerge/>
            <w:tcBorders>
              <w:left w:val="nil"/>
              <w:bottom w:val="nil"/>
              <w:right w:val="nil"/>
            </w:tcBorders>
            <w:vAlign w:val="center"/>
          </w:tcPr>
          <w:p w14:paraId="14AF9571" w14:textId="77777777" w:rsidR="0026156E" w:rsidRPr="002F585C" w:rsidRDefault="0026156E" w:rsidP="00FC7DC4">
            <w:pPr>
              <w:autoSpaceDE/>
              <w:autoSpaceDN/>
              <w:adjustRightInd/>
              <w:spacing w:before="20" w:after="20" w:line="240" w:lineRule="auto"/>
              <w:ind w:left="0"/>
              <w:rPr>
                <w:b/>
                <w:sz w:val="16"/>
                <w:szCs w:val="16"/>
              </w:rPr>
            </w:pPr>
          </w:p>
        </w:tc>
        <w:tc>
          <w:tcPr>
            <w:tcW w:w="2232" w:type="dxa"/>
            <w:tcBorders>
              <w:top w:val="nil"/>
              <w:left w:val="nil"/>
              <w:bottom w:val="nil"/>
              <w:right w:val="nil"/>
            </w:tcBorders>
            <w:vAlign w:val="center"/>
          </w:tcPr>
          <w:p w14:paraId="2F04BE95" w14:textId="77777777" w:rsidR="0026156E" w:rsidRPr="002F585C" w:rsidRDefault="0026156E" w:rsidP="00157F84">
            <w:pPr>
              <w:tabs>
                <w:tab w:val="left" w:pos="0"/>
              </w:tabs>
              <w:autoSpaceDE/>
              <w:autoSpaceDN/>
              <w:adjustRightInd/>
              <w:spacing w:before="0" w:line="240" w:lineRule="auto"/>
              <w:ind w:left="0"/>
              <w:rPr>
                <w:sz w:val="16"/>
                <w:szCs w:val="16"/>
              </w:rPr>
            </w:pPr>
            <w:r w:rsidRPr="002F585C">
              <w:rPr>
                <w:sz w:val="16"/>
                <w:szCs w:val="16"/>
              </w:rPr>
              <w:t>PPG</w:t>
            </w:r>
          </w:p>
        </w:tc>
        <w:tc>
          <w:tcPr>
            <w:tcW w:w="2520" w:type="dxa"/>
            <w:gridSpan w:val="5"/>
            <w:tcBorders>
              <w:top w:val="nil"/>
              <w:left w:val="nil"/>
              <w:bottom w:val="nil"/>
              <w:right w:val="nil"/>
            </w:tcBorders>
            <w:vAlign w:val="center"/>
          </w:tcPr>
          <w:p w14:paraId="7CB7FF02" w14:textId="77777777" w:rsidR="00E12A93" w:rsidRPr="00A048C5" w:rsidRDefault="00E12A93" w:rsidP="00E12A93">
            <w:pPr>
              <w:autoSpaceDE/>
              <w:autoSpaceDN/>
              <w:adjustRightInd/>
              <w:spacing w:before="0" w:line="240" w:lineRule="auto"/>
              <w:ind w:left="-20"/>
              <w:rPr>
                <w:sz w:val="16"/>
                <w:szCs w:val="16"/>
              </w:rPr>
            </w:pPr>
            <w:proofErr w:type="spellStart"/>
            <w:r w:rsidRPr="00A048C5">
              <w:rPr>
                <w:sz w:val="16"/>
                <w:szCs w:val="16"/>
              </w:rPr>
              <w:t>Amerlock</w:t>
            </w:r>
            <w:proofErr w:type="spellEnd"/>
            <w:r w:rsidRPr="00A048C5">
              <w:rPr>
                <w:sz w:val="16"/>
                <w:szCs w:val="16"/>
              </w:rPr>
              <w:t xml:space="preserve"> 400 Series</w:t>
            </w:r>
          </w:p>
          <w:p w14:paraId="5B7E7016" w14:textId="672EF779" w:rsidR="0026156E" w:rsidRPr="00A048C5" w:rsidRDefault="00E12A93" w:rsidP="00C31836">
            <w:pPr>
              <w:autoSpaceDE/>
              <w:autoSpaceDN/>
              <w:adjustRightInd/>
              <w:spacing w:before="0" w:line="240" w:lineRule="auto"/>
              <w:ind w:left="-20"/>
              <w:rPr>
                <w:sz w:val="16"/>
                <w:szCs w:val="16"/>
              </w:rPr>
            </w:pPr>
            <w:proofErr w:type="spellStart"/>
            <w:r w:rsidRPr="00A048C5">
              <w:rPr>
                <w:sz w:val="16"/>
                <w:szCs w:val="16"/>
              </w:rPr>
              <w:t>Amerlock</w:t>
            </w:r>
            <w:proofErr w:type="spellEnd"/>
            <w:r w:rsidRPr="00A048C5">
              <w:rPr>
                <w:sz w:val="16"/>
                <w:szCs w:val="16"/>
              </w:rPr>
              <w:t xml:space="preserve"> 2 Series</w:t>
            </w:r>
          </w:p>
        </w:tc>
        <w:tc>
          <w:tcPr>
            <w:tcW w:w="1278" w:type="dxa"/>
            <w:gridSpan w:val="3"/>
            <w:tcBorders>
              <w:top w:val="nil"/>
              <w:left w:val="nil"/>
              <w:bottom w:val="nil"/>
              <w:right w:val="nil"/>
            </w:tcBorders>
            <w:vAlign w:val="center"/>
          </w:tcPr>
          <w:p w14:paraId="1C9ED7DB" w14:textId="3DFC8AB2" w:rsidR="0026156E" w:rsidRPr="00A048C5" w:rsidRDefault="0026156E" w:rsidP="00CB5FA6">
            <w:pPr>
              <w:autoSpaceDE/>
              <w:autoSpaceDN/>
              <w:adjustRightInd/>
              <w:spacing w:before="0" w:line="240" w:lineRule="auto"/>
              <w:ind w:left="-92"/>
              <w:jc w:val="center"/>
              <w:rPr>
                <w:sz w:val="16"/>
                <w:szCs w:val="16"/>
              </w:rPr>
            </w:pPr>
            <w:r w:rsidRPr="00A048C5">
              <w:rPr>
                <w:sz w:val="16"/>
                <w:szCs w:val="16"/>
              </w:rPr>
              <w:t>153</w:t>
            </w:r>
            <w:r w:rsidR="00004F4D" w:rsidRPr="00A048C5">
              <w:rPr>
                <w:sz w:val="16"/>
                <w:szCs w:val="16"/>
              </w:rPr>
              <w:t>-240</w:t>
            </w:r>
          </w:p>
        </w:tc>
        <w:tc>
          <w:tcPr>
            <w:tcW w:w="1350" w:type="dxa"/>
            <w:gridSpan w:val="2"/>
            <w:tcBorders>
              <w:top w:val="nil"/>
              <w:left w:val="nil"/>
              <w:bottom w:val="nil"/>
              <w:right w:val="nil"/>
            </w:tcBorders>
            <w:vAlign w:val="center"/>
          </w:tcPr>
          <w:p w14:paraId="14CBBA90" w14:textId="77777777" w:rsidR="0026156E" w:rsidRPr="00A048C5" w:rsidRDefault="0026156E" w:rsidP="00A25F9E">
            <w:pPr>
              <w:tabs>
                <w:tab w:val="left" w:pos="52"/>
              </w:tabs>
              <w:autoSpaceDE/>
              <w:autoSpaceDN/>
              <w:adjustRightInd/>
              <w:spacing w:before="0" w:line="240" w:lineRule="auto"/>
              <w:ind w:left="0"/>
              <w:rPr>
                <w:sz w:val="16"/>
                <w:szCs w:val="16"/>
              </w:rPr>
            </w:pPr>
            <w:r w:rsidRPr="00A048C5">
              <w:rPr>
                <w:sz w:val="16"/>
                <w:szCs w:val="16"/>
              </w:rPr>
              <w:t>121°C(250°F)</w:t>
            </w:r>
          </w:p>
        </w:tc>
      </w:tr>
      <w:tr w:rsidR="003E601E" w:rsidRPr="00E50958" w14:paraId="263433ED" w14:textId="77777777" w:rsidTr="00C31836">
        <w:trPr>
          <w:trHeight w:val="288"/>
        </w:trPr>
        <w:tc>
          <w:tcPr>
            <w:tcW w:w="1890" w:type="dxa"/>
            <w:gridSpan w:val="3"/>
            <w:tcBorders>
              <w:top w:val="nil"/>
              <w:left w:val="nil"/>
              <w:bottom w:val="nil"/>
              <w:right w:val="nil"/>
            </w:tcBorders>
            <w:vAlign w:val="center"/>
          </w:tcPr>
          <w:p w14:paraId="0FF1463D" w14:textId="77777777" w:rsidR="003E601E" w:rsidRPr="002F585C" w:rsidRDefault="003E601E" w:rsidP="00A25F9E">
            <w:pPr>
              <w:autoSpaceDE/>
              <w:autoSpaceDN/>
              <w:adjustRightInd/>
              <w:spacing w:before="0" w:line="240" w:lineRule="auto"/>
              <w:ind w:left="0"/>
              <w:rPr>
                <w:b/>
                <w:sz w:val="16"/>
                <w:szCs w:val="16"/>
              </w:rPr>
            </w:pPr>
          </w:p>
        </w:tc>
        <w:tc>
          <w:tcPr>
            <w:tcW w:w="2232" w:type="dxa"/>
            <w:tcBorders>
              <w:top w:val="nil"/>
              <w:left w:val="nil"/>
              <w:bottom w:val="nil"/>
              <w:right w:val="nil"/>
            </w:tcBorders>
            <w:vAlign w:val="center"/>
          </w:tcPr>
          <w:p w14:paraId="36204B8E" w14:textId="77777777" w:rsidR="003E601E" w:rsidRPr="002F585C" w:rsidRDefault="003E601E" w:rsidP="00157F84">
            <w:pPr>
              <w:tabs>
                <w:tab w:val="left" w:pos="0"/>
              </w:tabs>
              <w:autoSpaceDE/>
              <w:autoSpaceDN/>
              <w:adjustRightInd/>
              <w:spacing w:before="0" w:line="240" w:lineRule="auto"/>
              <w:ind w:left="0"/>
              <w:rPr>
                <w:sz w:val="16"/>
                <w:szCs w:val="16"/>
              </w:rPr>
            </w:pPr>
            <w:r w:rsidRPr="002F585C">
              <w:rPr>
                <w:sz w:val="16"/>
                <w:szCs w:val="16"/>
              </w:rPr>
              <w:t>Sherwin Williams</w:t>
            </w:r>
          </w:p>
        </w:tc>
        <w:tc>
          <w:tcPr>
            <w:tcW w:w="2520" w:type="dxa"/>
            <w:gridSpan w:val="5"/>
            <w:tcBorders>
              <w:top w:val="nil"/>
              <w:left w:val="nil"/>
              <w:bottom w:val="nil"/>
              <w:right w:val="nil"/>
            </w:tcBorders>
            <w:vAlign w:val="center"/>
          </w:tcPr>
          <w:p w14:paraId="0FFF65AC" w14:textId="77777777" w:rsidR="003E601E" w:rsidRPr="00A048C5" w:rsidRDefault="003E601E" w:rsidP="00C31836">
            <w:pPr>
              <w:autoSpaceDE/>
              <w:autoSpaceDN/>
              <w:adjustRightInd/>
              <w:spacing w:before="0" w:line="240" w:lineRule="auto"/>
              <w:ind w:left="-20"/>
              <w:rPr>
                <w:sz w:val="16"/>
                <w:szCs w:val="16"/>
                <w:lang w:val="es-MX"/>
              </w:rPr>
            </w:pPr>
            <w:proofErr w:type="spellStart"/>
            <w:r w:rsidRPr="00A048C5">
              <w:rPr>
                <w:sz w:val="16"/>
                <w:szCs w:val="16"/>
                <w:lang w:val="es-MX"/>
              </w:rPr>
              <w:t>Macropoxy</w:t>
            </w:r>
            <w:proofErr w:type="spellEnd"/>
            <w:r w:rsidRPr="00A048C5">
              <w:rPr>
                <w:sz w:val="16"/>
                <w:szCs w:val="16"/>
                <w:lang w:val="es-MX"/>
              </w:rPr>
              <w:t xml:space="preserve"> 646 Series</w:t>
            </w:r>
          </w:p>
        </w:tc>
        <w:tc>
          <w:tcPr>
            <w:tcW w:w="1278" w:type="dxa"/>
            <w:gridSpan w:val="3"/>
            <w:tcBorders>
              <w:top w:val="nil"/>
              <w:left w:val="nil"/>
              <w:bottom w:val="nil"/>
              <w:right w:val="nil"/>
            </w:tcBorders>
            <w:vAlign w:val="center"/>
          </w:tcPr>
          <w:p w14:paraId="53EC3E37" w14:textId="77777777" w:rsidR="003E601E" w:rsidRPr="00A048C5" w:rsidRDefault="003E601E" w:rsidP="00CB5FA6">
            <w:pPr>
              <w:autoSpaceDE/>
              <w:autoSpaceDN/>
              <w:adjustRightInd/>
              <w:spacing w:before="0" w:line="240" w:lineRule="auto"/>
              <w:ind w:left="-92"/>
              <w:jc w:val="center"/>
              <w:rPr>
                <w:sz w:val="16"/>
                <w:szCs w:val="16"/>
              </w:rPr>
            </w:pPr>
            <w:r w:rsidRPr="00A048C5">
              <w:rPr>
                <w:sz w:val="16"/>
                <w:szCs w:val="16"/>
              </w:rPr>
              <w:t>100–250</w:t>
            </w:r>
          </w:p>
        </w:tc>
        <w:tc>
          <w:tcPr>
            <w:tcW w:w="1350" w:type="dxa"/>
            <w:gridSpan w:val="2"/>
            <w:tcBorders>
              <w:top w:val="nil"/>
              <w:left w:val="nil"/>
              <w:bottom w:val="nil"/>
              <w:right w:val="nil"/>
            </w:tcBorders>
            <w:vAlign w:val="center"/>
          </w:tcPr>
          <w:p w14:paraId="291BAFCE" w14:textId="77777777" w:rsidR="003E601E" w:rsidRPr="00A048C5" w:rsidRDefault="003E601E" w:rsidP="00A25F9E">
            <w:pPr>
              <w:tabs>
                <w:tab w:val="left" w:pos="52"/>
              </w:tabs>
              <w:autoSpaceDE/>
              <w:autoSpaceDN/>
              <w:adjustRightInd/>
              <w:spacing w:before="0" w:line="240" w:lineRule="auto"/>
              <w:ind w:left="0"/>
              <w:rPr>
                <w:sz w:val="16"/>
                <w:szCs w:val="16"/>
              </w:rPr>
            </w:pPr>
            <w:r w:rsidRPr="00A048C5">
              <w:rPr>
                <w:sz w:val="16"/>
                <w:szCs w:val="16"/>
              </w:rPr>
              <w:t>121°C(250°F)</w:t>
            </w:r>
          </w:p>
        </w:tc>
      </w:tr>
      <w:tr w:rsidR="003E601E" w:rsidRPr="00E50958" w14:paraId="2BE4C651" w14:textId="77777777" w:rsidTr="00C31836">
        <w:trPr>
          <w:trHeight w:val="288"/>
        </w:trPr>
        <w:tc>
          <w:tcPr>
            <w:tcW w:w="1890" w:type="dxa"/>
            <w:gridSpan w:val="3"/>
            <w:tcBorders>
              <w:top w:val="nil"/>
              <w:left w:val="nil"/>
              <w:bottom w:val="single" w:sz="12" w:space="0" w:color="auto"/>
              <w:right w:val="nil"/>
            </w:tcBorders>
            <w:vAlign w:val="center"/>
          </w:tcPr>
          <w:p w14:paraId="3BB8C684" w14:textId="77777777" w:rsidR="003E601E" w:rsidRPr="002F585C" w:rsidRDefault="003E601E" w:rsidP="00A25F9E">
            <w:pPr>
              <w:autoSpaceDE/>
              <w:autoSpaceDN/>
              <w:adjustRightInd/>
              <w:spacing w:before="0" w:line="240" w:lineRule="auto"/>
              <w:ind w:left="0"/>
              <w:rPr>
                <w:b/>
                <w:sz w:val="16"/>
                <w:szCs w:val="16"/>
              </w:rPr>
            </w:pPr>
          </w:p>
        </w:tc>
        <w:tc>
          <w:tcPr>
            <w:tcW w:w="2232" w:type="dxa"/>
            <w:tcBorders>
              <w:top w:val="nil"/>
              <w:left w:val="nil"/>
              <w:bottom w:val="single" w:sz="12" w:space="0" w:color="auto"/>
              <w:right w:val="nil"/>
            </w:tcBorders>
            <w:vAlign w:val="center"/>
          </w:tcPr>
          <w:p w14:paraId="3AA4915E" w14:textId="77777777" w:rsidR="003E601E" w:rsidRPr="002F585C" w:rsidRDefault="003E601E" w:rsidP="00157F84">
            <w:pPr>
              <w:tabs>
                <w:tab w:val="left" w:pos="0"/>
              </w:tabs>
              <w:autoSpaceDE/>
              <w:autoSpaceDN/>
              <w:adjustRightInd/>
              <w:spacing w:before="0" w:line="240" w:lineRule="auto"/>
              <w:ind w:left="0"/>
              <w:rPr>
                <w:sz w:val="16"/>
                <w:szCs w:val="16"/>
              </w:rPr>
            </w:pPr>
            <w:r w:rsidRPr="002F585C">
              <w:rPr>
                <w:sz w:val="16"/>
                <w:szCs w:val="16"/>
              </w:rPr>
              <w:t>Tnemec</w:t>
            </w:r>
          </w:p>
        </w:tc>
        <w:tc>
          <w:tcPr>
            <w:tcW w:w="2520" w:type="dxa"/>
            <w:gridSpan w:val="5"/>
            <w:tcBorders>
              <w:top w:val="nil"/>
              <w:left w:val="nil"/>
              <w:bottom w:val="single" w:sz="12" w:space="0" w:color="auto"/>
              <w:right w:val="nil"/>
            </w:tcBorders>
            <w:vAlign w:val="center"/>
          </w:tcPr>
          <w:p w14:paraId="56698DB3" w14:textId="77777777" w:rsidR="003E601E" w:rsidRPr="00A048C5" w:rsidRDefault="003E601E" w:rsidP="00C31836">
            <w:pPr>
              <w:autoSpaceDE/>
              <w:autoSpaceDN/>
              <w:adjustRightInd/>
              <w:spacing w:before="0" w:line="240" w:lineRule="auto"/>
              <w:ind w:left="-20"/>
              <w:rPr>
                <w:sz w:val="16"/>
                <w:szCs w:val="16"/>
              </w:rPr>
            </w:pPr>
            <w:r w:rsidRPr="00A048C5">
              <w:rPr>
                <w:sz w:val="16"/>
                <w:szCs w:val="16"/>
              </w:rPr>
              <w:t xml:space="preserve">Series 66 Hi-Build </w:t>
            </w:r>
            <w:proofErr w:type="spellStart"/>
            <w:r w:rsidRPr="00A048C5">
              <w:rPr>
                <w:sz w:val="16"/>
                <w:szCs w:val="16"/>
              </w:rPr>
              <w:t>Epoxoline</w:t>
            </w:r>
            <w:proofErr w:type="spellEnd"/>
          </w:p>
          <w:p w14:paraId="2A6E01F7" w14:textId="77777777" w:rsidR="003E601E" w:rsidRPr="00A048C5" w:rsidRDefault="003E601E" w:rsidP="00C31836">
            <w:pPr>
              <w:autoSpaceDE/>
              <w:autoSpaceDN/>
              <w:adjustRightInd/>
              <w:spacing w:before="0" w:line="240" w:lineRule="auto"/>
              <w:ind w:left="-20"/>
              <w:rPr>
                <w:sz w:val="16"/>
                <w:szCs w:val="16"/>
              </w:rPr>
            </w:pPr>
            <w:r w:rsidRPr="00A048C5">
              <w:rPr>
                <w:sz w:val="16"/>
                <w:szCs w:val="16"/>
              </w:rPr>
              <w:t xml:space="preserve">Series L69 Hi-Build </w:t>
            </w:r>
            <w:proofErr w:type="spellStart"/>
            <w:r w:rsidRPr="00A048C5">
              <w:rPr>
                <w:sz w:val="16"/>
                <w:szCs w:val="16"/>
              </w:rPr>
              <w:t>Epoxoline</w:t>
            </w:r>
            <w:proofErr w:type="spellEnd"/>
            <w:r w:rsidRPr="00A048C5">
              <w:rPr>
                <w:sz w:val="16"/>
                <w:szCs w:val="16"/>
              </w:rPr>
              <w:t xml:space="preserve"> II</w:t>
            </w:r>
          </w:p>
        </w:tc>
        <w:tc>
          <w:tcPr>
            <w:tcW w:w="1278" w:type="dxa"/>
            <w:gridSpan w:val="3"/>
            <w:tcBorders>
              <w:top w:val="nil"/>
              <w:left w:val="nil"/>
              <w:bottom w:val="single" w:sz="12" w:space="0" w:color="auto"/>
              <w:right w:val="nil"/>
            </w:tcBorders>
            <w:vAlign w:val="center"/>
          </w:tcPr>
          <w:p w14:paraId="594E36D2" w14:textId="77777777" w:rsidR="003E601E" w:rsidRPr="00A048C5" w:rsidRDefault="003E601E" w:rsidP="00CB5FA6">
            <w:pPr>
              <w:autoSpaceDE/>
              <w:autoSpaceDN/>
              <w:adjustRightInd/>
              <w:spacing w:before="0" w:line="240" w:lineRule="auto"/>
              <w:ind w:left="-92"/>
              <w:jc w:val="center"/>
              <w:rPr>
                <w:sz w:val="16"/>
                <w:szCs w:val="16"/>
              </w:rPr>
            </w:pPr>
            <w:r w:rsidRPr="00A048C5">
              <w:rPr>
                <w:sz w:val="16"/>
                <w:szCs w:val="16"/>
              </w:rPr>
              <w:t>362</w:t>
            </w:r>
          </w:p>
          <w:p w14:paraId="289A0B2E" w14:textId="77777777" w:rsidR="003E601E" w:rsidRPr="00A048C5" w:rsidRDefault="003E601E" w:rsidP="00CB5FA6">
            <w:pPr>
              <w:autoSpaceDE/>
              <w:autoSpaceDN/>
              <w:adjustRightInd/>
              <w:spacing w:before="0" w:line="240" w:lineRule="auto"/>
              <w:ind w:left="-92"/>
              <w:jc w:val="center"/>
              <w:rPr>
                <w:sz w:val="16"/>
                <w:szCs w:val="16"/>
              </w:rPr>
            </w:pPr>
            <w:r w:rsidRPr="00A048C5">
              <w:rPr>
                <w:sz w:val="16"/>
                <w:szCs w:val="16"/>
              </w:rPr>
              <w:t>98</w:t>
            </w:r>
          </w:p>
        </w:tc>
        <w:tc>
          <w:tcPr>
            <w:tcW w:w="1350" w:type="dxa"/>
            <w:gridSpan w:val="2"/>
            <w:tcBorders>
              <w:top w:val="nil"/>
              <w:left w:val="nil"/>
              <w:bottom w:val="single" w:sz="12" w:space="0" w:color="auto"/>
              <w:right w:val="nil"/>
            </w:tcBorders>
            <w:vAlign w:val="center"/>
          </w:tcPr>
          <w:p w14:paraId="0CB55174" w14:textId="77777777" w:rsidR="005F743B" w:rsidRDefault="003E601E" w:rsidP="00A25F9E">
            <w:pPr>
              <w:tabs>
                <w:tab w:val="left" w:pos="52"/>
              </w:tabs>
              <w:autoSpaceDE/>
              <w:autoSpaceDN/>
              <w:adjustRightInd/>
              <w:spacing w:before="0" w:line="240" w:lineRule="auto"/>
              <w:ind w:left="0"/>
              <w:rPr>
                <w:ins w:id="1266" w:author="Issayevskiy, Konstantin [STAMGazStroy LLP]" w:date="2025-12-09T09:44:00Z" w16du:dateUtc="2025-12-09T04:44:00Z"/>
                <w:sz w:val="16"/>
                <w:szCs w:val="16"/>
                <w:lang w:val="ru-RU"/>
              </w:rPr>
            </w:pPr>
            <w:r w:rsidRPr="00A048C5">
              <w:rPr>
                <w:sz w:val="16"/>
                <w:szCs w:val="16"/>
              </w:rPr>
              <w:t>121°C(250°F)</w:t>
            </w:r>
          </w:p>
          <w:p w14:paraId="38ABA4F9" w14:textId="356F5FA7" w:rsidR="003E601E" w:rsidRPr="00A048C5" w:rsidRDefault="003E601E" w:rsidP="00A25F9E">
            <w:pPr>
              <w:tabs>
                <w:tab w:val="left" w:pos="52"/>
              </w:tabs>
              <w:autoSpaceDE/>
              <w:autoSpaceDN/>
              <w:adjustRightInd/>
              <w:spacing w:before="0" w:line="240" w:lineRule="auto"/>
              <w:ind w:left="0"/>
              <w:rPr>
                <w:sz w:val="16"/>
                <w:szCs w:val="16"/>
              </w:rPr>
            </w:pPr>
            <w:r w:rsidRPr="00A048C5">
              <w:rPr>
                <w:sz w:val="16"/>
                <w:szCs w:val="16"/>
              </w:rPr>
              <w:t>121°C(250°F)</w:t>
            </w:r>
          </w:p>
        </w:tc>
      </w:tr>
      <w:tr w:rsidR="003E601E" w:rsidRPr="00E50958" w14:paraId="2FD9D8C9" w14:textId="77777777" w:rsidTr="00A25F9E">
        <w:trPr>
          <w:trHeight w:val="432"/>
        </w:trPr>
        <w:tc>
          <w:tcPr>
            <w:tcW w:w="1890" w:type="dxa"/>
            <w:gridSpan w:val="3"/>
            <w:tcBorders>
              <w:top w:val="single" w:sz="12" w:space="0" w:color="auto"/>
              <w:left w:val="nil"/>
              <w:bottom w:val="single" w:sz="12" w:space="0" w:color="auto"/>
              <w:right w:val="nil"/>
            </w:tcBorders>
          </w:tcPr>
          <w:p w14:paraId="0298CD73" w14:textId="77777777" w:rsidR="003E601E" w:rsidRPr="002F585C" w:rsidRDefault="003E601E" w:rsidP="00A25F9E">
            <w:pPr>
              <w:autoSpaceDE/>
              <w:autoSpaceDN/>
              <w:adjustRightInd/>
              <w:spacing w:before="40" w:after="40" w:line="200" w:lineRule="exact"/>
              <w:ind w:left="0"/>
              <w:rPr>
                <w:b/>
                <w:i/>
                <w:sz w:val="14"/>
                <w:szCs w:val="14"/>
              </w:rPr>
            </w:pPr>
            <w:r w:rsidRPr="002F585C">
              <w:rPr>
                <w:b/>
                <w:sz w:val="16"/>
                <w:szCs w:val="16"/>
              </w:rPr>
              <w:t>FIREPROOFING</w:t>
            </w:r>
          </w:p>
        </w:tc>
        <w:tc>
          <w:tcPr>
            <w:tcW w:w="7380" w:type="dxa"/>
            <w:gridSpan w:val="11"/>
            <w:tcBorders>
              <w:top w:val="single" w:sz="12" w:space="0" w:color="auto"/>
              <w:left w:val="nil"/>
              <w:bottom w:val="single" w:sz="12" w:space="0" w:color="auto"/>
              <w:right w:val="nil"/>
            </w:tcBorders>
            <w:vAlign w:val="center"/>
          </w:tcPr>
          <w:p w14:paraId="3B0E54D9" w14:textId="77777777" w:rsidR="003E601E" w:rsidRPr="00A048C5" w:rsidRDefault="003E601E" w:rsidP="00A25F9E">
            <w:pPr>
              <w:autoSpaceDE/>
              <w:autoSpaceDN/>
              <w:adjustRightInd/>
              <w:spacing w:before="40" w:after="40" w:line="200" w:lineRule="exact"/>
              <w:ind w:left="65"/>
              <w:rPr>
                <w:sz w:val="16"/>
                <w:szCs w:val="16"/>
              </w:rPr>
            </w:pPr>
            <w:r w:rsidRPr="00A048C5">
              <w:rPr>
                <w:sz w:val="16"/>
                <w:szCs w:val="16"/>
              </w:rPr>
              <w:t xml:space="preserve">Accepted brands of epoxy intumescent materials are contained within the latest edition of </w:t>
            </w:r>
            <w:r w:rsidRPr="00A048C5">
              <w:rPr>
                <w:sz w:val="16"/>
                <w:szCs w:val="16"/>
              </w:rPr>
              <w:br/>
              <w:t xml:space="preserve">FPM–DU-5091. Owner specifies fireproofing type and thickness. See </w:t>
            </w:r>
            <w:proofErr w:type="gramStart"/>
            <w:r w:rsidRPr="00A048C5">
              <w:rPr>
                <w:sz w:val="16"/>
                <w:szCs w:val="16"/>
              </w:rPr>
              <w:t>the Fire</w:t>
            </w:r>
            <w:proofErr w:type="gramEnd"/>
            <w:r w:rsidRPr="00A048C5">
              <w:rPr>
                <w:sz w:val="16"/>
                <w:szCs w:val="16"/>
              </w:rPr>
              <w:t xml:space="preserve"> Protection Technology. Certain manufacturers require a </w:t>
            </w:r>
            <w:proofErr w:type="spellStart"/>
            <w:r w:rsidRPr="00A048C5">
              <w:rPr>
                <w:sz w:val="16"/>
                <w:szCs w:val="16"/>
              </w:rPr>
              <w:t>tiecoat</w:t>
            </w:r>
            <w:proofErr w:type="spellEnd"/>
            <w:r w:rsidRPr="00A048C5">
              <w:rPr>
                <w:sz w:val="16"/>
                <w:szCs w:val="16"/>
              </w:rPr>
              <w:t xml:space="preserve"> between the fireproofing and weather coating. Some epoxy intumescent materials require a reinforcing scrim material to be applied.  See manufacturer’s application instructions.</w:t>
            </w:r>
          </w:p>
        </w:tc>
      </w:tr>
      <w:tr w:rsidR="003E601E" w:rsidRPr="00E50958" w14:paraId="0F96D2AD" w14:textId="77777777" w:rsidTr="00C31836">
        <w:trPr>
          <w:trHeight w:val="288"/>
        </w:trPr>
        <w:tc>
          <w:tcPr>
            <w:tcW w:w="1890" w:type="dxa"/>
            <w:gridSpan w:val="3"/>
            <w:tcBorders>
              <w:top w:val="single" w:sz="12" w:space="0" w:color="auto"/>
              <w:left w:val="nil"/>
              <w:bottom w:val="nil"/>
              <w:right w:val="nil"/>
            </w:tcBorders>
            <w:vAlign w:val="center"/>
          </w:tcPr>
          <w:p w14:paraId="535E5A3B" w14:textId="77777777" w:rsidR="003E601E" w:rsidRPr="002F585C" w:rsidRDefault="003E601E" w:rsidP="00A25F9E">
            <w:pPr>
              <w:autoSpaceDE/>
              <w:autoSpaceDN/>
              <w:adjustRightInd/>
              <w:spacing w:before="0" w:line="240" w:lineRule="auto"/>
              <w:ind w:left="0"/>
              <w:rPr>
                <w:b/>
                <w:sz w:val="16"/>
                <w:szCs w:val="16"/>
              </w:rPr>
            </w:pPr>
            <w:r w:rsidRPr="002F585C">
              <w:rPr>
                <w:b/>
                <w:sz w:val="16"/>
                <w:szCs w:val="16"/>
              </w:rPr>
              <w:t>TIECOAT</w:t>
            </w:r>
          </w:p>
        </w:tc>
        <w:tc>
          <w:tcPr>
            <w:tcW w:w="2232" w:type="dxa"/>
            <w:tcBorders>
              <w:top w:val="single" w:sz="12" w:space="0" w:color="auto"/>
              <w:left w:val="nil"/>
              <w:bottom w:val="nil"/>
              <w:right w:val="nil"/>
            </w:tcBorders>
            <w:vAlign w:val="center"/>
          </w:tcPr>
          <w:p w14:paraId="65B860A6" w14:textId="77777777" w:rsidR="003E601E" w:rsidRPr="002F585C" w:rsidRDefault="003E601E" w:rsidP="00157F84">
            <w:pPr>
              <w:tabs>
                <w:tab w:val="left" w:pos="-13"/>
              </w:tabs>
              <w:autoSpaceDE/>
              <w:autoSpaceDN/>
              <w:adjustRightInd/>
              <w:spacing w:before="0" w:line="240" w:lineRule="auto"/>
              <w:ind w:left="0" w:right="-117"/>
              <w:rPr>
                <w:sz w:val="16"/>
                <w:szCs w:val="16"/>
              </w:rPr>
            </w:pPr>
            <w:r w:rsidRPr="002F585C">
              <w:rPr>
                <w:sz w:val="16"/>
                <w:szCs w:val="16"/>
              </w:rPr>
              <w:t>Carboline</w:t>
            </w:r>
          </w:p>
        </w:tc>
        <w:tc>
          <w:tcPr>
            <w:tcW w:w="2538" w:type="dxa"/>
            <w:gridSpan w:val="6"/>
            <w:tcBorders>
              <w:top w:val="single" w:sz="12" w:space="0" w:color="auto"/>
              <w:left w:val="nil"/>
              <w:bottom w:val="nil"/>
              <w:right w:val="nil"/>
            </w:tcBorders>
            <w:vAlign w:val="center"/>
          </w:tcPr>
          <w:p w14:paraId="6D60AAA0" w14:textId="77777777" w:rsidR="003E601E" w:rsidRPr="00A048C5" w:rsidRDefault="003E601E" w:rsidP="00A25F9E">
            <w:pPr>
              <w:tabs>
                <w:tab w:val="left" w:pos="185"/>
              </w:tabs>
              <w:autoSpaceDE/>
              <w:autoSpaceDN/>
              <w:adjustRightInd/>
              <w:spacing w:before="0" w:line="240" w:lineRule="auto"/>
              <w:ind w:left="0"/>
              <w:rPr>
                <w:sz w:val="16"/>
                <w:szCs w:val="16"/>
              </w:rPr>
            </w:pPr>
            <w:proofErr w:type="spellStart"/>
            <w:r w:rsidRPr="00A048C5">
              <w:rPr>
                <w:sz w:val="16"/>
                <w:szCs w:val="16"/>
              </w:rPr>
              <w:t>Carboguard</w:t>
            </w:r>
            <w:proofErr w:type="spellEnd"/>
            <w:r w:rsidRPr="00A048C5">
              <w:rPr>
                <w:sz w:val="16"/>
                <w:szCs w:val="16"/>
              </w:rPr>
              <w:t xml:space="preserve"> 1340</w:t>
            </w:r>
          </w:p>
        </w:tc>
        <w:tc>
          <w:tcPr>
            <w:tcW w:w="1269" w:type="dxa"/>
            <w:gridSpan w:val="3"/>
            <w:tcBorders>
              <w:top w:val="single" w:sz="12" w:space="0" w:color="auto"/>
              <w:left w:val="nil"/>
              <w:bottom w:val="nil"/>
              <w:right w:val="nil"/>
            </w:tcBorders>
            <w:vAlign w:val="center"/>
          </w:tcPr>
          <w:p w14:paraId="307EB2AA" w14:textId="77777777" w:rsidR="003E601E" w:rsidRPr="00A048C5" w:rsidRDefault="003E601E" w:rsidP="00CB5FA6">
            <w:pPr>
              <w:tabs>
                <w:tab w:val="left" w:pos="36"/>
              </w:tabs>
              <w:autoSpaceDE/>
              <w:autoSpaceDN/>
              <w:adjustRightInd/>
              <w:spacing w:before="0" w:line="240" w:lineRule="auto"/>
              <w:ind w:left="-105"/>
              <w:jc w:val="center"/>
              <w:rPr>
                <w:sz w:val="16"/>
                <w:szCs w:val="16"/>
              </w:rPr>
            </w:pPr>
            <w:r w:rsidRPr="00A048C5">
              <w:rPr>
                <w:sz w:val="16"/>
                <w:szCs w:val="16"/>
              </w:rPr>
              <w:t>214</w:t>
            </w:r>
          </w:p>
        </w:tc>
        <w:tc>
          <w:tcPr>
            <w:tcW w:w="1341" w:type="dxa"/>
            <w:tcBorders>
              <w:top w:val="single" w:sz="12" w:space="0" w:color="auto"/>
              <w:left w:val="nil"/>
              <w:bottom w:val="nil"/>
              <w:right w:val="nil"/>
            </w:tcBorders>
            <w:vAlign w:val="center"/>
          </w:tcPr>
          <w:p w14:paraId="0798E506" w14:textId="77777777" w:rsidR="003E601E" w:rsidRPr="002F585C" w:rsidRDefault="003E601E" w:rsidP="00A25F9E">
            <w:pPr>
              <w:autoSpaceDE/>
              <w:autoSpaceDN/>
              <w:adjustRightInd/>
              <w:spacing w:before="0" w:line="240" w:lineRule="auto"/>
              <w:ind w:left="-51"/>
              <w:rPr>
                <w:sz w:val="16"/>
                <w:szCs w:val="16"/>
              </w:rPr>
            </w:pPr>
            <w:r w:rsidRPr="00041E8C">
              <w:rPr>
                <w:sz w:val="16"/>
                <w:szCs w:val="16"/>
              </w:rPr>
              <w:t>93°C</w:t>
            </w:r>
            <w:r w:rsidRPr="002F585C">
              <w:rPr>
                <w:sz w:val="16"/>
                <w:szCs w:val="16"/>
              </w:rPr>
              <w:t>(</w:t>
            </w:r>
            <w:r w:rsidRPr="00110DED">
              <w:rPr>
                <w:sz w:val="16"/>
                <w:szCs w:val="16"/>
              </w:rPr>
              <w:t>200°F</w:t>
            </w:r>
            <w:r w:rsidRPr="002F585C">
              <w:rPr>
                <w:sz w:val="16"/>
                <w:szCs w:val="16"/>
              </w:rPr>
              <w:t>)</w:t>
            </w:r>
          </w:p>
        </w:tc>
      </w:tr>
      <w:tr w:rsidR="00CE5748" w:rsidRPr="00E50958" w14:paraId="3F700D12" w14:textId="77777777" w:rsidTr="00C31836">
        <w:trPr>
          <w:trHeight w:val="288"/>
        </w:trPr>
        <w:tc>
          <w:tcPr>
            <w:tcW w:w="1890" w:type="dxa"/>
            <w:gridSpan w:val="3"/>
            <w:tcBorders>
              <w:top w:val="nil"/>
              <w:left w:val="nil"/>
              <w:bottom w:val="nil"/>
              <w:right w:val="nil"/>
            </w:tcBorders>
            <w:vAlign w:val="center"/>
          </w:tcPr>
          <w:p w14:paraId="281CF2DE" w14:textId="77777777" w:rsidR="00CE5748" w:rsidRPr="002F585C" w:rsidRDefault="00CE5748" w:rsidP="00CE5748">
            <w:pPr>
              <w:autoSpaceDE/>
              <w:autoSpaceDN/>
              <w:adjustRightInd/>
              <w:spacing w:before="0" w:line="240" w:lineRule="auto"/>
              <w:ind w:left="0"/>
              <w:rPr>
                <w:b/>
                <w:sz w:val="16"/>
                <w:szCs w:val="16"/>
              </w:rPr>
            </w:pPr>
            <w:r w:rsidRPr="002F585C">
              <w:rPr>
                <w:b/>
                <w:sz w:val="16"/>
                <w:szCs w:val="16"/>
              </w:rPr>
              <w:t>Epoxy–Intermediate</w:t>
            </w:r>
          </w:p>
        </w:tc>
        <w:tc>
          <w:tcPr>
            <w:tcW w:w="2232" w:type="dxa"/>
            <w:tcBorders>
              <w:top w:val="nil"/>
              <w:left w:val="nil"/>
              <w:bottom w:val="nil"/>
              <w:right w:val="nil"/>
            </w:tcBorders>
            <w:vAlign w:val="center"/>
          </w:tcPr>
          <w:p w14:paraId="799DF514" w14:textId="77777777" w:rsidR="00CE5748" w:rsidRPr="002F585C" w:rsidRDefault="00CE5748" w:rsidP="00CE5748">
            <w:pPr>
              <w:tabs>
                <w:tab w:val="left" w:pos="-13"/>
              </w:tabs>
              <w:autoSpaceDE/>
              <w:autoSpaceDN/>
              <w:adjustRightInd/>
              <w:spacing w:before="0" w:line="240" w:lineRule="auto"/>
              <w:ind w:left="0" w:right="-117"/>
              <w:rPr>
                <w:sz w:val="16"/>
                <w:szCs w:val="16"/>
              </w:rPr>
            </w:pPr>
            <w:r w:rsidRPr="002F585C">
              <w:rPr>
                <w:sz w:val="16"/>
                <w:szCs w:val="16"/>
              </w:rPr>
              <w:t>Hempel Coatings (USA), Inc.</w:t>
            </w:r>
          </w:p>
        </w:tc>
        <w:tc>
          <w:tcPr>
            <w:tcW w:w="2538" w:type="dxa"/>
            <w:gridSpan w:val="6"/>
            <w:tcBorders>
              <w:top w:val="nil"/>
              <w:left w:val="nil"/>
              <w:bottom w:val="nil"/>
              <w:right w:val="nil"/>
            </w:tcBorders>
            <w:vAlign w:val="center"/>
          </w:tcPr>
          <w:p w14:paraId="1EACDDD5" w14:textId="77777777" w:rsidR="00CE5748" w:rsidRPr="00A048C5" w:rsidRDefault="00CE5748" w:rsidP="00CE5748">
            <w:pPr>
              <w:tabs>
                <w:tab w:val="left" w:pos="185"/>
              </w:tabs>
              <w:autoSpaceDE/>
              <w:autoSpaceDN/>
              <w:adjustRightInd/>
              <w:spacing w:before="0" w:line="240" w:lineRule="auto"/>
              <w:ind w:left="0"/>
              <w:rPr>
                <w:sz w:val="16"/>
                <w:szCs w:val="16"/>
              </w:rPr>
            </w:pPr>
            <w:proofErr w:type="spellStart"/>
            <w:r w:rsidRPr="00A048C5">
              <w:rPr>
                <w:sz w:val="16"/>
                <w:szCs w:val="16"/>
              </w:rPr>
              <w:t>Hempadur</w:t>
            </w:r>
            <w:proofErr w:type="spellEnd"/>
            <w:r w:rsidRPr="00A048C5">
              <w:rPr>
                <w:sz w:val="16"/>
                <w:szCs w:val="16"/>
              </w:rPr>
              <w:t xml:space="preserve"> 4588 Series  </w:t>
            </w:r>
          </w:p>
          <w:p w14:paraId="3BCFF694" w14:textId="338276D1" w:rsidR="00CE5748" w:rsidRPr="00A048C5" w:rsidRDefault="00CE5748" w:rsidP="00CE5748">
            <w:pPr>
              <w:tabs>
                <w:tab w:val="left" w:pos="185"/>
              </w:tabs>
              <w:autoSpaceDE/>
              <w:autoSpaceDN/>
              <w:adjustRightInd/>
              <w:spacing w:before="0" w:line="240" w:lineRule="auto"/>
              <w:ind w:left="0"/>
              <w:rPr>
                <w:sz w:val="16"/>
                <w:szCs w:val="16"/>
              </w:rPr>
            </w:pPr>
            <w:proofErr w:type="spellStart"/>
            <w:r w:rsidRPr="00A048C5">
              <w:rPr>
                <w:sz w:val="16"/>
                <w:szCs w:val="16"/>
              </w:rPr>
              <w:t>Hempaprime</w:t>
            </w:r>
            <w:proofErr w:type="spellEnd"/>
            <w:r w:rsidRPr="00A048C5">
              <w:rPr>
                <w:sz w:val="16"/>
                <w:szCs w:val="16"/>
              </w:rPr>
              <w:t xml:space="preserve"> Multi 500</w:t>
            </w:r>
          </w:p>
        </w:tc>
        <w:tc>
          <w:tcPr>
            <w:tcW w:w="1269" w:type="dxa"/>
            <w:gridSpan w:val="3"/>
            <w:tcBorders>
              <w:top w:val="nil"/>
              <w:left w:val="nil"/>
              <w:bottom w:val="nil"/>
              <w:right w:val="nil"/>
            </w:tcBorders>
            <w:vAlign w:val="center"/>
          </w:tcPr>
          <w:p w14:paraId="1EE5CA50" w14:textId="77777777" w:rsidR="00CE5748" w:rsidRPr="00A048C5" w:rsidRDefault="00CE5748" w:rsidP="00CE5748">
            <w:pPr>
              <w:autoSpaceDE/>
              <w:autoSpaceDN/>
              <w:adjustRightInd/>
              <w:spacing w:before="20" w:after="20" w:line="240" w:lineRule="auto"/>
              <w:ind w:left="-92"/>
              <w:jc w:val="center"/>
              <w:rPr>
                <w:sz w:val="16"/>
                <w:szCs w:val="16"/>
              </w:rPr>
            </w:pPr>
            <w:r w:rsidRPr="00A048C5">
              <w:rPr>
                <w:sz w:val="16"/>
                <w:szCs w:val="16"/>
              </w:rPr>
              <w:t>220</w:t>
            </w:r>
          </w:p>
          <w:p w14:paraId="34335E6A" w14:textId="468D22F9" w:rsidR="00CE5748" w:rsidRPr="00A048C5" w:rsidRDefault="00CE5748" w:rsidP="00CE5748">
            <w:pPr>
              <w:tabs>
                <w:tab w:val="left" w:pos="36"/>
              </w:tabs>
              <w:autoSpaceDE/>
              <w:autoSpaceDN/>
              <w:adjustRightInd/>
              <w:spacing w:before="0" w:line="240" w:lineRule="auto"/>
              <w:ind w:left="-105"/>
              <w:jc w:val="center"/>
              <w:rPr>
                <w:sz w:val="16"/>
                <w:szCs w:val="16"/>
              </w:rPr>
            </w:pPr>
            <w:r w:rsidRPr="00A048C5">
              <w:rPr>
                <w:sz w:val="16"/>
                <w:szCs w:val="16"/>
              </w:rPr>
              <w:t>189-190</w:t>
            </w:r>
          </w:p>
        </w:tc>
        <w:tc>
          <w:tcPr>
            <w:tcW w:w="1341" w:type="dxa"/>
            <w:tcBorders>
              <w:top w:val="nil"/>
              <w:left w:val="nil"/>
              <w:bottom w:val="nil"/>
              <w:right w:val="nil"/>
            </w:tcBorders>
            <w:vAlign w:val="center"/>
          </w:tcPr>
          <w:p w14:paraId="31B9C966" w14:textId="77777777" w:rsidR="00CE5748" w:rsidRPr="002F585C" w:rsidRDefault="00CE5748" w:rsidP="00CE5748">
            <w:pPr>
              <w:autoSpaceDE/>
              <w:autoSpaceDN/>
              <w:adjustRightInd/>
              <w:spacing w:before="0" w:line="240" w:lineRule="auto"/>
              <w:ind w:left="-51"/>
              <w:rPr>
                <w:sz w:val="16"/>
                <w:szCs w:val="16"/>
              </w:rPr>
            </w:pPr>
            <w:r w:rsidRPr="00CB3910">
              <w:rPr>
                <w:sz w:val="16"/>
                <w:szCs w:val="16"/>
              </w:rPr>
              <w:t>140°C</w:t>
            </w:r>
            <w:r w:rsidRPr="002F585C">
              <w:rPr>
                <w:sz w:val="16"/>
                <w:szCs w:val="16"/>
              </w:rPr>
              <w:t>(</w:t>
            </w:r>
            <w:r w:rsidRPr="006A6F67">
              <w:rPr>
                <w:sz w:val="16"/>
                <w:szCs w:val="16"/>
              </w:rPr>
              <w:t>284°F</w:t>
            </w:r>
            <w:r w:rsidRPr="002F585C">
              <w:rPr>
                <w:sz w:val="16"/>
                <w:szCs w:val="16"/>
              </w:rPr>
              <w:t>)</w:t>
            </w:r>
          </w:p>
        </w:tc>
      </w:tr>
      <w:tr w:rsidR="003E601E" w:rsidRPr="00E50958" w14:paraId="71B21A18" w14:textId="77777777" w:rsidTr="00C31836">
        <w:trPr>
          <w:trHeight w:val="288"/>
        </w:trPr>
        <w:tc>
          <w:tcPr>
            <w:tcW w:w="1890" w:type="dxa"/>
            <w:gridSpan w:val="3"/>
            <w:tcBorders>
              <w:top w:val="nil"/>
              <w:left w:val="nil"/>
              <w:bottom w:val="nil"/>
              <w:right w:val="nil"/>
            </w:tcBorders>
            <w:vAlign w:val="center"/>
          </w:tcPr>
          <w:p w14:paraId="48B23C29" w14:textId="77777777" w:rsidR="003E601E" w:rsidRPr="002F585C" w:rsidRDefault="003E601E" w:rsidP="00A25F9E">
            <w:pPr>
              <w:autoSpaceDE/>
              <w:autoSpaceDN/>
              <w:adjustRightInd/>
              <w:spacing w:before="0" w:line="240" w:lineRule="auto"/>
              <w:ind w:left="0"/>
              <w:rPr>
                <w:b/>
                <w:sz w:val="16"/>
                <w:szCs w:val="16"/>
              </w:rPr>
            </w:pPr>
            <w:r w:rsidRPr="002F585C">
              <w:rPr>
                <w:b/>
                <w:sz w:val="16"/>
                <w:szCs w:val="16"/>
              </w:rPr>
              <w:t>High Build</w:t>
            </w:r>
          </w:p>
        </w:tc>
        <w:tc>
          <w:tcPr>
            <w:tcW w:w="2232" w:type="dxa"/>
            <w:tcBorders>
              <w:top w:val="nil"/>
              <w:left w:val="nil"/>
              <w:bottom w:val="nil"/>
              <w:right w:val="nil"/>
            </w:tcBorders>
            <w:vAlign w:val="center"/>
          </w:tcPr>
          <w:p w14:paraId="78BADBD0" w14:textId="77777777" w:rsidR="003E601E" w:rsidRPr="002F585C" w:rsidRDefault="003E601E" w:rsidP="00157F84">
            <w:pPr>
              <w:tabs>
                <w:tab w:val="left" w:pos="-13"/>
              </w:tabs>
              <w:autoSpaceDE/>
              <w:autoSpaceDN/>
              <w:adjustRightInd/>
              <w:spacing w:before="0" w:line="240" w:lineRule="auto"/>
              <w:ind w:left="0" w:right="-117"/>
              <w:rPr>
                <w:sz w:val="16"/>
                <w:szCs w:val="16"/>
              </w:rPr>
            </w:pPr>
            <w:r w:rsidRPr="002F585C">
              <w:rPr>
                <w:sz w:val="16"/>
                <w:szCs w:val="16"/>
              </w:rPr>
              <w:t>International</w:t>
            </w:r>
          </w:p>
        </w:tc>
        <w:tc>
          <w:tcPr>
            <w:tcW w:w="2538" w:type="dxa"/>
            <w:gridSpan w:val="6"/>
            <w:tcBorders>
              <w:top w:val="nil"/>
              <w:left w:val="nil"/>
              <w:bottom w:val="nil"/>
              <w:right w:val="nil"/>
            </w:tcBorders>
            <w:vAlign w:val="center"/>
          </w:tcPr>
          <w:p w14:paraId="338FC27C" w14:textId="77777777" w:rsidR="003E601E" w:rsidRPr="00A048C5" w:rsidRDefault="003E601E" w:rsidP="00A25F9E">
            <w:pPr>
              <w:tabs>
                <w:tab w:val="left" w:pos="185"/>
              </w:tabs>
              <w:autoSpaceDE/>
              <w:autoSpaceDN/>
              <w:adjustRightInd/>
              <w:spacing w:before="0" w:line="240" w:lineRule="auto"/>
              <w:ind w:left="0"/>
              <w:rPr>
                <w:sz w:val="16"/>
                <w:szCs w:val="16"/>
              </w:rPr>
            </w:pPr>
            <w:r w:rsidRPr="00A048C5">
              <w:rPr>
                <w:sz w:val="16"/>
                <w:szCs w:val="16"/>
              </w:rPr>
              <w:t xml:space="preserve">Intergard 475 HS </w:t>
            </w:r>
          </w:p>
        </w:tc>
        <w:tc>
          <w:tcPr>
            <w:tcW w:w="1269" w:type="dxa"/>
            <w:gridSpan w:val="3"/>
            <w:tcBorders>
              <w:top w:val="nil"/>
              <w:left w:val="nil"/>
              <w:bottom w:val="nil"/>
              <w:right w:val="nil"/>
            </w:tcBorders>
            <w:vAlign w:val="center"/>
          </w:tcPr>
          <w:p w14:paraId="2D24D5B5" w14:textId="77777777" w:rsidR="003E601E" w:rsidRPr="00A048C5" w:rsidRDefault="003E601E" w:rsidP="00CB5FA6">
            <w:pPr>
              <w:tabs>
                <w:tab w:val="left" w:pos="36"/>
              </w:tabs>
              <w:autoSpaceDE/>
              <w:autoSpaceDN/>
              <w:adjustRightInd/>
              <w:spacing w:before="0" w:line="240" w:lineRule="auto"/>
              <w:ind w:left="-105"/>
              <w:jc w:val="center"/>
              <w:rPr>
                <w:sz w:val="16"/>
                <w:szCs w:val="16"/>
              </w:rPr>
            </w:pPr>
            <w:r w:rsidRPr="00A048C5">
              <w:rPr>
                <w:sz w:val="16"/>
                <w:szCs w:val="16"/>
              </w:rPr>
              <w:t>207</w:t>
            </w:r>
          </w:p>
        </w:tc>
        <w:tc>
          <w:tcPr>
            <w:tcW w:w="1341" w:type="dxa"/>
            <w:tcBorders>
              <w:top w:val="nil"/>
              <w:left w:val="nil"/>
              <w:bottom w:val="nil"/>
              <w:right w:val="nil"/>
            </w:tcBorders>
            <w:vAlign w:val="center"/>
          </w:tcPr>
          <w:p w14:paraId="79273F3E" w14:textId="77777777" w:rsidR="003E601E" w:rsidRPr="002F585C" w:rsidRDefault="003E601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6156E" w:rsidRPr="00E50958" w14:paraId="5CCD1137" w14:textId="77777777" w:rsidTr="00C31836">
        <w:trPr>
          <w:trHeight w:val="288"/>
        </w:trPr>
        <w:tc>
          <w:tcPr>
            <w:tcW w:w="1890" w:type="dxa"/>
            <w:gridSpan w:val="3"/>
            <w:vMerge w:val="restart"/>
            <w:tcBorders>
              <w:top w:val="nil"/>
              <w:left w:val="nil"/>
              <w:right w:val="nil"/>
            </w:tcBorders>
            <w:vAlign w:val="center"/>
          </w:tcPr>
          <w:p w14:paraId="589FEC33" w14:textId="77777777" w:rsidR="0026156E" w:rsidRPr="002F585C" w:rsidRDefault="0026156E" w:rsidP="00A25F9E">
            <w:pPr>
              <w:autoSpaceDE/>
              <w:autoSpaceDN/>
              <w:adjustRightInd/>
              <w:spacing w:before="0" w:line="240" w:lineRule="auto"/>
              <w:ind w:left="0"/>
              <w:rPr>
                <w:b/>
                <w:sz w:val="16"/>
                <w:szCs w:val="16"/>
              </w:rPr>
            </w:pPr>
            <w:r w:rsidRPr="002F585C">
              <w:rPr>
                <w:b/>
                <w:sz w:val="16"/>
                <w:szCs w:val="16"/>
              </w:rPr>
              <w:t xml:space="preserve">DFT as per </w:t>
            </w:r>
            <w:r w:rsidRPr="002F585C">
              <w:rPr>
                <w:b/>
                <w:sz w:val="16"/>
                <w:szCs w:val="16"/>
              </w:rPr>
              <w:br/>
              <w:t xml:space="preserve">Manufacturer’s </w:t>
            </w:r>
            <w:r w:rsidRPr="002F585C">
              <w:rPr>
                <w:b/>
                <w:sz w:val="16"/>
                <w:szCs w:val="16"/>
              </w:rPr>
              <w:br/>
              <w:t>Product Sheet</w:t>
            </w:r>
          </w:p>
        </w:tc>
        <w:tc>
          <w:tcPr>
            <w:tcW w:w="2232" w:type="dxa"/>
            <w:tcBorders>
              <w:top w:val="nil"/>
              <w:left w:val="nil"/>
              <w:bottom w:val="nil"/>
              <w:right w:val="nil"/>
            </w:tcBorders>
            <w:vAlign w:val="center"/>
          </w:tcPr>
          <w:p w14:paraId="0A354682" w14:textId="77777777" w:rsidR="0026156E" w:rsidRPr="002F585C" w:rsidRDefault="0026156E" w:rsidP="00157F84">
            <w:pPr>
              <w:tabs>
                <w:tab w:val="left" w:pos="-13"/>
              </w:tabs>
              <w:autoSpaceDE/>
              <w:autoSpaceDN/>
              <w:adjustRightInd/>
              <w:spacing w:before="0" w:line="240" w:lineRule="auto"/>
              <w:ind w:left="0" w:right="-117"/>
              <w:rPr>
                <w:sz w:val="16"/>
                <w:szCs w:val="16"/>
              </w:rPr>
            </w:pPr>
            <w:r w:rsidRPr="002F585C">
              <w:rPr>
                <w:sz w:val="16"/>
                <w:szCs w:val="16"/>
              </w:rPr>
              <w:t>Jotun Paints</w:t>
            </w:r>
          </w:p>
        </w:tc>
        <w:tc>
          <w:tcPr>
            <w:tcW w:w="2538" w:type="dxa"/>
            <w:gridSpan w:val="6"/>
            <w:tcBorders>
              <w:top w:val="nil"/>
              <w:left w:val="nil"/>
              <w:bottom w:val="nil"/>
              <w:right w:val="nil"/>
            </w:tcBorders>
            <w:vAlign w:val="center"/>
          </w:tcPr>
          <w:p w14:paraId="38DEA4DF" w14:textId="77777777" w:rsidR="0026156E" w:rsidRPr="00A048C5" w:rsidRDefault="0026156E" w:rsidP="00A25F9E">
            <w:pPr>
              <w:tabs>
                <w:tab w:val="left" w:pos="185"/>
              </w:tabs>
              <w:autoSpaceDE/>
              <w:autoSpaceDN/>
              <w:adjustRightInd/>
              <w:spacing w:before="0" w:line="240" w:lineRule="auto"/>
              <w:ind w:left="0"/>
              <w:rPr>
                <w:sz w:val="16"/>
                <w:szCs w:val="16"/>
              </w:rPr>
            </w:pPr>
            <w:proofErr w:type="spellStart"/>
            <w:r w:rsidRPr="00A048C5">
              <w:rPr>
                <w:sz w:val="16"/>
                <w:szCs w:val="16"/>
              </w:rPr>
              <w:t>Penguard</w:t>
            </w:r>
            <w:proofErr w:type="spellEnd"/>
            <w:r w:rsidRPr="00A048C5">
              <w:rPr>
                <w:sz w:val="16"/>
                <w:szCs w:val="16"/>
              </w:rPr>
              <w:t xml:space="preserve"> Universal</w:t>
            </w:r>
          </w:p>
        </w:tc>
        <w:tc>
          <w:tcPr>
            <w:tcW w:w="1269" w:type="dxa"/>
            <w:gridSpan w:val="3"/>
            <w:tcBorders>
              <w:top w:val="nil"/>
              <w:left w:val="nil"/>
              <w:bottom w:val="nil"/>
              <w:right w:val="nil"/>
            </w:tcBorders>
            <w:vAlign w:val="center"/>
          </w:tcPr>
          <w:p w14:paraId="5067C8F7" w14:textId="77777777" w:rsidR="0026156E" w:rsidRPr="00A048C5" w:rsidRDefault="0026156E" w:rsidP="00CB5FA6">
            <w:pPr>
              <w:tabs>
                <w:tab w:val="left" w:pos="36"/>
              </w:tabs>
              <w:autoSpaceDE/>
              <w:autoSpaceDN/>
              <w:adjustRightInd/>
              <w:spacing w:before="0" w:line="240" w:lineRule="auto"/>
              <w:ind w:left="-105"/>
              <w:jc w:val="center"/>
              <w:rPr>
                <w:sz w:val="16"/>
                <w:szCs w:val="16"/>
              </w:rPr>
            </w:pPr>
            <w:r w:rsidRPr="00A048C5">
              <w:rPr>
                <w:sz w:val="16"/>
                <w:szCs w:val="16"/>
              </w:rPr>
              <w:t>240</w:t>
            </w:r>
          </w:p>
        </w:tc>
        <w:tc>
          <w:tcPr>
            <w:tcW w:w="1341" w:type="dxa"/>
            <w:tcBorders>
              <w:top w:val="nil"/>
              <w:left w:val="nil"/>
              <w:bottom w:val="nil"/>
              <w:right w:val="nil"/>
            </w:tcBorders>
            <w:vAlign w:val="center"/>
          </w:tcPr>
          <w:p w14:paraId="38959049" w14:textId="77777777" w:rsidR="0026156E" w:rsidRPr="002F585C" w:rsidRDefault="0026156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6156E" w:rsidRPr="00E50958" w14:paraId="30F33017" w14:textId="77777777" w:rsidTr="00C31836">
        <w:trPr>
          <w:trHeight w:val="288"/>
        </w:trPr>
        <w:tc>
          <w:tcPr>
            <w:tcW w:w="1890" w:type="dxa"/>
            <w:gridSpan w:val="3"/>
            <w:vMerge/>
            <w:tcBorders>
              <w:left w:val="nil"/>
              <w:bottom w:val="nil"/>
              <w:right w:val="nil"/>
            </w:tcBorders>
            <w:vAlign w:val="center"/>
          </w:tcPr>
          <w:p w14:paraId="666D5255" w14:textId="77777777" w:rsidR="0026156E" w:rsidRPr="002F585C" w:rsidRDefault="0026156E" w:rsidP="00A25F9E">
            <w:pPr>
              <w:autoSpaceDE/>
              <w:autoSpaceDN/>
              <w:adjustRightInd/>
              <w:spacing w:before="0" w:line="240" w:lineRule="auto"/>
              <w:ind w:left="0"/>
              <w:rPr>
                <w:b/>
                <w:sz w:val="16"/>
                <w:szCs w:val="16"/>
              </w:rPr>
            </w:pPr>
          </w:p>
        </w:tc>
        <w:tc>
          <w:tcPr>
            <w:tcW w:w="2232" w:type="dxa"/>
            <w:tcBorders>
              <w:top w:val="nil"/>
              <w:left w:val="nil"/>
              <w:bottom w:val="nil"/>
              <w:right w:val="nil"/>
            </w:tcBorders>
            <w:vAlign w:val="center"/>
          </w:tcPr>
          <w:p w14:paraId="0AFC74F4" w14:textId="77777777" w:rsidR="0026156E" w:rsidRPr="002F585C" w:rsidRDefault="0026156E" w:rsidP="00157F84">
            <w:pPr>
              <w:tabs>
                <w:tab w:val="left" w:pos="-13"/>
              </w:tabs>
              <w:autoSpaceDE/>
              <w:autoSpaceDN/>
              <w:adjustRightInd/>
              <w:spacing w:before="0" w:line="240" w:lineRule="auto"/>
              <w:ind w:left="0" w:right="-117"/>
              <w:rPr>
                <w:sz w:val="16"/>
                <w:szCs w:val="16"/>
              </w:rPr>
            </w:pPr>
            <w:r w:rsidRPr="002F585C">
              <w:rPr>
                <w:sz w:val="16"/>
                <w:szCs w:val="16"/>
              </w:rPr>
              <w:t>PPG</w:t>
            </w:r>
          </w:p>
        </w:tc>
        <w:tc>
          <w:tcPr>
            <w:tcW w:w="2538" w:type="dxa"/>
            <w:gridSpan w:val="6"/>
            <w:tcBorders>
              <w:top w:val="nil"/>
              <w:left w:val="nil"/>
              <w:bottom w:val="nil"/>
              <w:right w:val="nil"/>
            </w:tcBorders>
            <w:vAlign w:val="center"/>
          </w:tcPr>
          <w:p w14:paraId="295AA4AB" w14:textId="77777777" w:rsidR="00BA1E21" w:rsidRPr="00A048C5" w:rsidRDefault="00BA1E21" w:rsidP="00BA1E21">
            <w:pPr>
              <w:tabs>
                <w:tab w:val="left" w:pos="185"/>
              </w:tabs>
              <w:autoSpaceDE/>
              <w:autoSpaceDN/>
              <w:adjustRightInd/>
              <w:spacing w:before="0" w:line="240" w:lineRule="auto"/>
              <w:ind w:left="0"/>
              <w:rPr>
                <w:sz w:val="16"/>
                <w:szCs w:val="16"/>
              </w:rPr>
            </w:pPr>
            <w:proofErr w:type="spellStart"/>
            <w:r w:rsidRPr="00A048C5">
              <w:rPr>
                <w:sz w:val="16"/>
                <w:szCs w:val="16"/>
              </w:rPr>
              <w:t>Amerlock</w:t>
            </w:r>
            <w:proofErr w:type="spellEnd"/>
            <w:r w:rsidRPr="00A048C5">
              <w:rPr>
                <w:sz w:val="16"/>
                <w:szCs w:val="16"/>
              </w:rPr>
              <w:t xml:space="preserve"> 400 Series</w:t>
            </w:r>
          </w:p>
          <w:p w14:paraId="58F003D2" w14:textId="5D3DEDAC" w:rsidR="0026156E" w:rsidRPr="00A048C5" w:rsidRDefault="00BA1E21" w:rsidP="00BA1E21">
            <w:pPr>
              <w:tabs>
                <w:tab w:val="left" w:pos="185"/>
              </w:tabs>
              <w:autoSpaceDE/>
              <w:autoSpaceDN/>
              <w:adjustRightInd/>
              <w:spacing w:before="0" w:line="240" w:lineRule="auto"/>
              <w:ind w:left="0"/>
              <w:rPr>
                <w:sz w:val="16"/>
                <w:szCs w:val="16"/>
              </w:rPr>
            </w:pPr>
            <w:proofErr w:type="spellStart"/>
            <w:r w:rsidRPr="00A048C5">
              <w:rPr>
                <w:sz w:val="16"/>
                <w:szCs w:val="16"/>
              </w:rPr>
              <w:t>Amerlock</w:t>
            </w:r>
            <w:proofErr w:type="spellEnd"/>
            <w:r w:rsidRPr="00A048C5">
              <w:rPr>
                <w:sz w:val="16"/>
                <w:szCs w:val="16"/>
              </w:rPr>
              <w:t xml:space="preserve"> 2 Series</w:t>
            </w:r>
          </w:p>
        </w:tc>
        <w:tc>
          <w:tcPr>
            <w:tcW w:w="1269" w:type="dxa"/>
            <w:gridSpan w:val="3"/>
            <w:tcBorders>
              <w:top w:val="nil"/>
              <w:left w:val="nil"/>
              <w:bottom w:val="nil"/>
              <w:right w:val="nil"/>
            </w:tcBorders>
            <w:vAlign w:val="center"/>
          </w:tcPr>
          <w:p w14:paraId="0ACF75F2" w14:textId="63509D11" w:rsidR="0026156E" w:rsidRPr="00A048C5" w:rsidRDefault="0026156E" w:rsidP="00CB5FA6">
            <w:pPr>
              <w:tabs>
                <w:tab w:val="left" w:pos="36"/>
              </w:tabs>
              <w:autoSpaceDE/>
              <w:autoSpaceDN/>
              <w:adjustRightInd/>
              <w:spacing w:before="0" w:line="240" w:lineRule="auto"/>
              <w:ind w:left="-105"/>
              <w:jc w:val="center"/>
              <w:rPr>
                <w:sz w:val="16"/>
                <w:szCs w:val="16"/>
              </w:rPr>
            </w:pPr>
            <w:r w:rsidRPr="00A048C5">
              <w:rPr>
                <w:sz w:val="16"/>
                <w:szCs w:val="16"/>
              </w:rPr>
              <w:t>153</w:t>
            </w:r>
            <w:r w:rsidR="008D1C3E" w:rsidRPr="00A048C5">
              <w:rPr>
                <w:sz w:val="16"/>
                <w:szCs w:val="16"/>
              </w:rPr>
              <w:t>-240</w:t>
            </w:r>
          </w:p>
        </w:tc>
        <w:tc>
          <w:tcPr>
            <w:tcW w:w="1341" w:type="dxa"/>
            <w:tcBorders>
              <w:top w:val="nil"/>
              <w:left w:val="nil"/>
              <w:bottom w:val="nil"/>
              <w:right w:val="nil"/>
            </w:tcBorders>
            <w:vAlign w:val="center"/>
          </w:tcPr>
          <w:p w14:paraId="53EC728B" w14:textId="77777777" w:rsidR="0026156E" w:rsidRPr="002F585C" w:rsidRDefault="0026156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3E601E" w:rsidRPr="00E50958" w14:paraId="134EDA04" w14:textId="77777777" w:rsidTr="00C31836">
        <w:trPr>
          <w:trHeight w:val="288"/>
        </w:trPr>
        <w:tc>
          <w:tcPr>
            <w:tcW w:w="1890" w:type="dxa"/>
            <w:gridSpan w:val="3"/>
            <w:tcBorders>
              <w:top w:val="nil"/>
              <w:left w:val="nil"/>
              <w:bottom w:val="nil"/>
              <w:right w:val="nil"/>
            </w:tcBorders>
            <w:vAlign w:val="center"/>
          </w:tcPr>
          <w:p w14:paraId="7C88A3EA" w14:textId="77777777" w:rsidR="003E601E" w:rsidRPr="002F585C" w:rsidRDefault="003E601E" w:rsidP="00A25F9E">
            <w:pPr>
              <w:autoSpaceDE/>
              <w:autoSpaceDN/>
              <w:adjustRightInd/>
              <w:spacing w:before="0" w:line="240" w:lineRule="auto"/>
              <w:ind w:left="0"/>
              <w:rPr>
                <w:b/>
                <w:sz w:val="16"/>
                <w:szCs w:val="16"/>
              </w:rPr>
            </w:pPr>
          </w:p>
        </w:tc>
        <w:tc>
          <w:tcPr>
            <w:tcW w:w="2232" w:type="dxa"/>
            <w:tcBorders>
              <w:top w:val="nil"/>
              <w:left w:val="nil"/>
              <w:bottom w:val="nil"/>
              <w:right w:val="nil"/>
            </w:tcBorders>
            <w:vAlign w:val="center"/>
          </w:tcPr>
          <w:p w14:paraId="210545BD" w14:textId="77777777" w:rsidR="003E601E" w:rsidRPr="002F585C" w:rsidRDefault="003E601E" w:rsidP="00157F84">
            <w:pPr>
              <w:tabs>
                <w:tab w:val="left" w:pos="-13"/>
              </w:tabs>
              <w:autoSpaceDE/>
              <w:autoSpaceDN/>
              <w:adjustRightInd/>
              <w:spacing w:before="0" w:line="240" w:lineRule="auto"/>
              <w:ind w:left="0" w:right="-117"/>
              <w:rPr>
                <w:sz w:val="16"/>
                <w:szCs w:val="16"/>
              </w:rPr>
            </w:pPr>
            <w:r w:rsidRPr="002F585C">
              <w:rPr>
                <w:sz w:val="16"/>
                <w:szCs w:val="16"/>
              </w:rPr>
              <w:t>Sherwin Williams</w:t>
            </w:r>
          </w:p>
        </w:tc>
        <w:tc>
          <w:tcPr>
            <w:tcW w:w="2538" w:type="dxa"/>
            <w:gridSpan w:val="6"/>
            <w:tcBorders>
              <w:top w:val="nil"/>
              <w:left w:val="nil"/>
              <w:bottom w:val="nil"/>
              <w:right w:val="nil"/>
            </w:tcBorders>
            <w:vAlign w:val="center"/>
          </w:tcPr>
          <w:p w14:paraId="625135B4" w14:textId="77777777" w:rsidR="003E601E" w:rsidRPr="00A048C5" w:rsidRDefault="003E601E" w:rsidP="00A25F9E">
            <w:pPr>
              <w:tabs>
                <w:tab w:val="left" w:pos="185"/>
              </w:tabs>
              <w:autoSpaceDE/>
              <w:autoSpaceDN/>
              <w:adjustRightInd/>
              <w:spacing w:before="0" w:line="240" w:lineRule="auto"/>
              <w:ind w:left="0"/>
              <w:rPr>
                <w:sz w:val="16"/>
                <w:szCs w:val="16"/>
              </w:rPr>
            </w:pPr>
            <w:proofErr w:type="spellStart"/>
            <w:r w:rsidRPr="00A048C5">
              <w:rPr>
                <w:sz w:val="16"/>
                <w:szCs w:val="16"/>
              </w:rPr>
              <w:t>Macropoxy</w:t>
            </w:r>
            <w:proofErr w:type="spellEnd"/>
            <w:r w:rsidRPr="00A048C5">
              <w:rPr>
                <w:sz w:val="16"/>
                <w:szCs w:val="16"/>
              </w:rPr>
              <w:t xml:space="preserve"> 646 Series</w:t>
            </w:r>
          </w:p>
        </w:tc>
        <w:tc>
          <w:tcPr>
            <w:tcW w:w="1269" w:type="dxa"/>
            <w:gridSpan w:val="3"/>
            <w:tcBorders>
              <w:top w:val="nil"/>
              <w:left w:val="nil"/>
              <w:bottom w:val="nil"/>
              <w:right w:val="nil"/>
            </w:tcBorders>
            <w:vAlign w:val="center"/>
          </w:tcPr>
          <w:p w14:paraId="6086369F" w14:textId="77777777" w:rsidR="003E601E" w:rsidRPr="00A048C5" w:rsidRDefault="003E601E" w:rsidP="00CB5FA6">
            <w:pPr>
              <w:tabs>
                <w:tab w:val="left" w:pos="36"/>
              </w:tabs>
              <w:autoSpaceDE/>
              <w:autoSpaceDN/>
              <w:adjustRightInd/>
              <w:spacing w:before="0" w:line="240" w:lineRule="auto"/>
              <w:ind w:left="-105"/>
              <w:jc w:val="center"/>
              <w:rPr>
                <w:sz w:val="16"/>
                <w:szCs w:val="16"/>
              </w:rPr>
            </w:pPr>
            <w:r w:rsidRPr="00A048C5">
              <w:rPr>
                <w:sz w:val="16"/>
                <w:szCs w:val="16"/>
              </w:rPr>
              <w:t>100–250</w:t>
            </w:r>
          </w:p>
        </w:tc>
        <w:tc>
          <w:tcPr>
            <w:tcW w:w="1341" w:type="dxa"/>
            <w:tcBorders>
              <w:top w:val="nil"/>
              <w:left w:val="nil"/>
              <w:bottom w:val="nil"/>
              <w:right w:val="nil"/>
            </w:tcBorders>
            <w:vAlign w:val="center"/>
          </w:tcPr>
          <w:p w14:paraId="17EA51BF" w14:textId="77777777" w:rsidR="003E601E" w:rsidRPr="002F585C" w:rsidRDefault="003E601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3E601E" w:rsidRPr="00E50958" w14:paraId="388F0539" w14:textId="77777777" w:rsidTr="00C31836">
        <w:trPr>
          <w:trHeight w:val="288"/>
        </w:trPr>
        <w:tc>
          <w:tcPr>
            <w:tcW w:w="1890" w:type="dxa"/>
            <w:gridSpan w:val="3"/>
            <w:tcBorders>
              <w:top w:val="nil"/>
              <w:left w:val="nil"/>
              <w:bottom w:val="single" w:sz="12" w:space="0" w:color="auto"/>
              <w:right w:val="nil"/>
            </w:tcBorders>
            <w:vAlign w:val="center"/>
          </w:tcPr>
          <w:p w14:paraId="530E85D2" w14:textId="77777777" w:rsidR="003E601E" w:rsidRPr="002F585C" w:rsidRDefault="003E601E" w:rsidP="00A25F9E">
            <w:pPr>
              <w:autoSpaceDE/>
              <w:autoSpaceDN/>
              <w:adjustRightInd/>
              <w:spacing w:before="0" w:line="240" w:lineRule="auto"/>
              <w:ind w:left="0"/>
              <w:rPr>
                <w:b/>
                <w:sz w:val="16"/>
                <w:szCs w:val="16"/>
              </w:rPr>
            </w:pPr>
          </w:p>
        </w:tc>
        <w:tc>
          <w:tcPr>
            <w:tcW w:w="2232" w:type="dxa"/>
            <w:tcBorders>
              <w:top w:val="nil"/>
              <w:left w:val="nil"/>
              <w:bottom w:val="single" w:sz="12" w:space="0" w:color="auto"/>
              <w:right w:val="nil"/>
            </w:tcBorders>
            <w:vAlign w:val="center"/>
          </w:tcPr>
          <w:p w14:paraId="6F30B63B" w14:textId="77777777" w:rsidR="003E601E" w:rsidRPr="002F585C" w:rsidRDefault="003E601E" w:rsidP="00157F84">
            <w:pPr>
              <w:tabs>
                <w:tab w:val="left" w:pos="-13"/>
              </w:tabs>
              <w:autoSpaceDE/>
              <w:autoSpaceDN/>
              <w:adjustRightInd/>
              <w:spacing w:before="0" w:line="240" w:lineRule="auto"/>
              <w:ind w:left="0" w:right="-117"/>
              <w:rPr>
                <w:sz w:val="16"/>
                <w:szCs w:val="16"/>
              </w:rPr>
            </w:pPr>
            <w:r w:rsidRPr="002F585C">
              <w:rPr>
                <w:sz w:val="16"/>
                <w:szCs w:val="16"/>
              </w:rPr>
              <w:t>Tnemec</w:t>
            </w:r>
          </w:p>
        </w:tc>
        <w:tc>
          <w:tcPr>
            <w:tcW w:w="2538" w:type="dxa"/>
            <w:gridSpan w:val="6"/>
            <w:tcBorders>
              <w:top w:val="nil"/>
              <w:left w:val="nil"/>
              <w:bottom w:val="single" w:sz="12" w:space="0" w:color="auto"/>
              <w:right w:val="nil"/>
            </w:tcBorders>
            <w:vAlign w:val="center"/>
          </w:tcPr>
          <w:p w14:paraId="3ACBF9AF" w14:textId="77777777" w:rsidR="003E601E" w:rsidRPr="00A048C5" w:rsidRDefault="003E601E" w:rsidP="00A25F9E">
            <w:pPr>
              <w:tabs>
                <w:tab w:val="left" w:pos="185"/>
              </w:tabs>
              <w:autoSpaceDE/>
              <w:autoSpaceDN/>
              <w:adjustRightInd/>
              <w:spacing w:before="0" w:line="240" w:lineRule="auto"/>
              <w:ind w:left="0"/>
              <w:rPr>
                <w:sz w:val="16"/>
                <w:szCs w:val="16"/>
              </w:rPr>
            </w:pPr>
            <w:r w:rsidRPr="00A048C5">
              <w:rPr>
                <w:sz w:val="16"/>
                <w:szCs w:val="16"/>
              </w:rPr>
              <w:t xml:space="preserve">Series 66 Hi-Build </w:t>
            </w:r>
            <w:proofErr w:type="spellStart"/>
            <w:r w:rsidRPr="00A048C5">
              <w:rPr>
                <w:sz w:val="16"/>
                <w:szCs w:val="16"/>
              </w:rPr>
              <w:t>Epoxoline</w:t>
            </w:r>
            <w:proofErr w:type="spellEnd"/>
          </w:p>
          <w:p w14:paraId="3E3678FA" w14:textId="77777777" w:rsidR="003E601E" w:rsidRPr="00A048C5" w:rsidRDefault="003E601E" w:rsidP="00A25F9E">
            <w:pPr>
              <w:tabs>
                <w:tab w:val="left" w:pos="185"/>
              </w:tabs>
              <w:autoSpaceDE/>
              <w:autoSpaceDN/>
              <w:adjustRightInd/>
              <w:spacing w:before="0" w:line="240" w:lineRule="auto"/>
              <w:ind w:left="0"/>
              <w:rPr>
                <w:sz w:val="16"/>
                <w:szCs w:val="16"/>
              </w:rPr>
            </w:pPr>
            <w:r w:rsidRPr="00A048C5">
              <w:rPr>
                <w:sz w:val="16"/>
                <w:szCs w:val="16"/>
              </w:rPr>
              <w:t xml:space="preserve">Series L69 Hi-Build </w:t>
            </w:r>
            <w:proofErr w:type="spellStart"/>
            <w:r w:rsidRPr="00A048C5">
              <w:rPr>
                <w:sz w:val="16"/>
                <w:szCs w:val="16"/>
              </w:rPr>
              <w:t>Epoxoline</w:t>
            </w:r>
            <w:proofErr w:type="spellEnd"/>
            <w:r w:rsidRPr="00A048C5">
              <w:rPr>
                <w:sz w:val="16"/>
                <w:szCs w:val="16"/>
              </w:rPr>
              <w:t xml:space="preserve"> II</w:t>
            </w:r>
          </w:p>
        </w:tc>
        <w:tc>
          <w:tcPr>
            <w:tcW w:w="1269" w:type="dxa"/>
            <w:gridSpan w:val="3"/>
            <w:tcBorders>
              <w:top w:val="nil"/>
              <w:left w:val="nil"/>
              <w:bottom w:val="single" w:sz="12" w:space="0" w:color="auto"/>
              <w:right w:val="nil"/>
            </w:tcBorders>
            <w:vAlign w:val="center"/>
          </w:tcPr>
          <w:p w14:paraId="4ACBF6D2" w14:textId="77777777" w:rsidR="003E601E" w:rsidRPr="00A048C5" w:rsidRDefault="003E601E" w:rsidP="00CB5FA6">
            <w:pPr>
              <w:tabs>
                <w:tab w:val="left" w:pos="36"/>
              </w:tabs>
              <w:autoSpaceDE/>
              <w:autoSpaceDN/>
              <w:adjustRightInd/>
              <w:spacing w:before="0" w:line="240" w:lineRule="auto"/>
              <w:ind w:left="-105"/>
              <w:jc w:val="center"/>
              <w:rPr>
                <w:sz w:val="16"/>
                <w:szCs w:val="16"/>
              </w:rPr>
            </w:pPr>
            <w:r w:rsidRPr="00A048C5">
              <w:rPr>
                <w:sz w:val="16"/>
                <w:szCs w:val="16"/>
              </w:rPr>
              <w:t>362</w:t>
            </w:r>
          </w:p>
          <w:p w14:paraId="0DC8B4A1" w14:textId="77777777" w:rsidR="003E601E" w:rsidRPr="00A048C5" w:rsidRDefault="003E601E" w:rsidP="00CB5FA6">
            <w:pPr>
              <w:tabs>
                <w:tab w:val="left" w:pos="36"/>
              </w:tabs>
              <w:autoSpaceDE/>
              <w:autoSpaceDN/>
              <w:adjustRightInd/>
              <w:spacing w:before="0" w:line="240" w:lineRule="auto"/>
              <w:ind w:left="-105"/>
              <w:jc w:val="center"/>
              <w:rPr>
                <w:sz w:val="16"/>
                <w:szCs w:val="16"/>
              </w:rPr>
            </w:pPr>
            <w:r w:rsidRPr="00A048C5">
              <w:rPr>
                <w:sz w:val="16"/>
                <w:szCs w:val="16"/>
              </w:rPr>
              <w:t>98</w:t>
            </w:r>
          </w:p>
        </w:tc>
        <w:tc>
          <w:tcPr>
            <w:tcW w:w="1341" w:type="dxa"/>
            <w:tcBorders>
              <w:top w:val="nil"/>
              <w:left w:val="nil"/>
              <w:bottom w:val="single" w:sz="12" w:space="0" w:color="auto"/>
              <w:right w:val="nil"/>
            </w:tcBorders>
            <w:vAlign w:val="center"/>
          </w:tcPr>
          <w:p w14:paraId="4EDFED58" w14:textId="77777777" w:rsidR="00CB5FA6" w:rsidRDefault="003E601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p w14:paraId="67C62BE6" w14:textId="2D5FCA48" w:rsidR="003E601E" w:rsidRPr="002F585C" w:rsidRDefault="003E601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3E601E" w:rsidRPr="00E50958" w14:paraId="5E1C3D0C" w14:textId="77777777" w:rsidTr="00C31836">
        <w:trPr>
          <w:trHeight w:val="288"/>
        </w:trPr>
        <w:tc>
          <w:tcPr>
            <w:tcW w:w="1890" w:type="dxa"/>
            <w:gridSpan w:val="3"/>
            <w:tcBorders>
              <w:top w:val="single" w:sz="12" w:space="0" w:color="auto"/>
              <w:left w:val="nil"/>
              <w:bottom w:val="nil"/>
              <w:right w:val="nil"/>
            </w:tcBorders>
            <w:vAlign w:val="center"/>
          </w:tcPr>
          <w:p w14:paraId="61C84069" w14:textId="77777777" w:rsidR="003E601E" w:rsidRPr="002F585C" w:rsidRDefault="003E601E" w:rsidP="00A25F9E">
            <w:pPr>
              <w:autoSpaceDE/>
              <w:autoSpaceDN/>
              <w:adjustRightInd/>
              <w:spacing w:before="0" w:line="240" w:lineRule="auto"/>
              <w:ind w:left="0"/>
              <w:rPr>
                <w:b/>
                <w:sz w:val="16"/>
                <w:szCs w:val="16"/>
              </w:rPr>
            </w:pPr>
            <w:r w:rsidRPr="002F585C">
              <w:rPr>
                <w:b/>
                <w:sz w:val="16"/>
                <w:szCs w:val="16"/>
              </w:rPr>
              <w:t>TOPCOAT</w:t>
            </w:r>
          </w:p>
        </w:tc>
        <w:tc>
          <w:tcPr>
            <w:tcW w:w="2232" w:type="dxa"/>
            <w:tcBorders>
              <w:top w:val="single" w:sz="12" w:space="0" w:color="auto"/>
              <w:left w:val="nil"/>
              <w:bottom w:val="nil"/>
              <w:right w:val="nil"/>
            </w:tcBorders>
            <w:vAlign w:val="center"/>
          </w:tcPr>
          <w:p w14:paraId="5A5BDAC7" w14:textId="77777777" w:rsidR="003E601E" w:rsidRPr="002F585C" w:rsidRDefault="003E601E" w:rsidP="00A25F9E">
            <w:pPr>
              <w:autoSpaceDE/>
              <w:autoSpaceDN/>
              <w:adjustRightInd/>
              <w:spacing w:before="0" w:line="240" w:lineRule="auto"/>
              <w:ind w:left="-13"/>
              <w:rPr>
                <w:sz w:val="16"/>
                <w:szCs w:val="16"/>
              </w:rPr>
            </w:pPr>
            <w:r w:rsidRPr="002F585C">
              <w:rPr>
                <w:sz w:val="16"/>
                <w:szCs w:val="16"/>
              </w:rPr>
              <w:t>Carboline</w:t>
            </w:r>
          </w:p>
        </w:tc>
        <w:tc>
          <w:tcPr>
            <w:tcW w:w="2538" w:type="dxa"/>
            <w:gridSpan w:val="6"/>
            <w:tcBorders>
              <w:top w:val="single" w:sz="12" w:space="0" w:color="auto"/>
              <w:left w:val="nil"/>
              <w:bottom w:val="nil"/>
              <w:right w:val="nil"/>
            </w:tcBorders>
            <w:vAlign w:val="center"/>
          </w:tcPr>
          <w:p w14:paraId="10E4EDF2" w14:textId="77777777" w:rsidR="003E601E" w:rsidRPr="00A048C5" w:rsidRDefault="003E601E" w:rsidP="00C31836">
            <w:pPr>
              <w:autoSpaceDE/>
              <w:autoSpaceDN/>
              <w:adjustRightInd/>
              <w:spacing w:before="0" w:line="240" w:lineRule="auto"/>
              <w:ind w:left="0"/>
              <w:rPr>
                <w:sz w:val="16"/>
                <w:szCs w:val="16"/>
              </w:rPr>
            </w:pPr>
            <w:proofErr w:type="spellStart"/>
            <w:r w:rsidRPr="00A048C5">
              <w:rPr>
                <w:sz w:val="16"/>
                <w:szCs w:val="16"/>
              </w:rPr>
              <w:t>Carbothane</w:t>
            </w:r>
            <w:proofErr w:type="spellEnd"/>
            <w:r w:rsidRPr="00A048C5">
              <w:rPr>
                <w:sz w:val="16"/>
                <w:szCs w:val="16"/>
              </w:rPr>
              <w:t xml:space="preserve"> 134 Series</w:t>
            </w:r>
          </w:p>
        </w:tc>
        <w:tc>
          <w:tcPr>
            <w:tcW w:w="1269" w:type="dxa"/>
            <w:gridSpan w:val="3"/>
            <w:tcBorders>
              <w:top w:val="single" w:sz="12" w:space="0" w:color="auto"/>
              <w:left w:val="nil"/>
              <w:bottom w:val="nil"/>
              <w:right w:val="nil"/>
            </w:tcBorders>
            <w:vAlign w:val="center"/>
          </w:tcPr>
          <w:p w14:paraId="398914BD" w14:textId="77777777" w:rsidR="003E601E" w:rsidRPr="00A048C5" w:rsidRDefault="003E601E" w:rsidP="00CB5FA6">
            <w:pPr>
              <w:autoSpaceDE/>
              <w:autoSpaceDN/>
              <w:adjustRightInd/>
              <w:spacing w:before="0" w:line="240" w:lineRule="auto"/>
              <w:ind w:left="-105"/>
              <w:jc w:val="center"/>
              <w:rPr>
                <w:sz w:val="16"/>
                <w:szCs w:val="16"/>
              </w:rPr>
            </w:pPr>
            <w:r w:rsidRPr="00A048C5">
              <w:rPr>
                <w:sz w:val="16"/>
                <w:szCs w:val="16"/>
              </w:rPr>
              <w:t>288</w:t>
            </w:r>
          </w:p>
        </w:tc>
        <w:tc>
          <w:tcPr>
            <w:tcW w:w="1341" w:type="dxa"/>
            <w:tcBorders>
              <w:top w:val="single" w:sz="12" w:space="0" w:color="auto"/>
              <w:left w:val="nil"/>
              <w:bottom w:val="nil"/>
              <w:right w:val="nil"/>
            </w:tcBorders>
            <w:vAlign w:val="center"/>
          </w:tcPr>
          <w:p w14:paraId="5AED567F" w14:textId="77777777" w:rsidR="003E601E" w:rsidRPr="002F585C" w:rsidRDefault="003E601E" w:rsidP="00A25F9E">
            <w:pPr>
              <w:autoSpaceDE/>
              <w:autoSpaceDN/>
              <w:adjustRightInd/>
              <w:spacing w:before="0" w:line="240" w:lineRule="auto"/>
              <w:ind w:left="-51"/>
              <w:rPr>
                <w:sz w:val="16"/>
                <w:szCs w:val="16"/>
              </w:rPr>
            </w:pPr>
            <w:r w:rsidRPr="00773D95">
              <w:rPr>
                <w:sz w:val="16"/>
                <w:szCs w:val="16"/>
              </w:rPr>
              <w:t>80°C</w:t>
            </w:r>
            <w:r w:rsidRPr="002F585C">
              <w:rPr>
                <w:sz w:val="16"/>
                <w:szCs w:val="16"/>
              </w:rPr>
              <w:t>(</w:t>
            </w:r>
            <w:r w:rsidRPr="0006331C">
              <w:rPr>
                <w:sz w:val="16"/>
                <w:szCs w:val="16"/>
              </w:rPr>
              <w:t>175°F</w:t>
            </w:r>
            <w:r w:rsidRPr="002F585C">
              <w:rPr>
                <w:sz w:val="16"/>
                <w:szCs w:val="16"/>
              </w:rPr>
              <w:t>)</w:t>
            </w:r>
          </w:p>
        </w:tc>
      </w:tr>
      <w:tr w:rsidR="003E601E" w:rsidRPr="00E50958" w14:paraId="1A2ED3CB" w14:textId="77777777" w:rsidTr="00C31836">
        <w:trPr>
          <w:trHeight w:val="288"/>
        </w:trPr>
        <w:tc>
          <w:tcPr>
            <w:tcW w:w="1890" w:type="dxa"/>
            <w:gridSpan w:val="3"/>
            <w:tcBorders>
              <w:top w:val="nil"/>
              <w:left w:val="nil"/>
              <w:bottom w:val="nil"/>
              <w:right w:val="nil"/>
            </w:tcBorders>
            <w:vAlign w:val="center"/>
          </w:tcPr>
          <w:p w14:paraId="7C5ED94F" w14:textId="77777777" w:rsidR="003E601E" w:rsidRPr="002F585C" w:rsidRDefault="003E601E" w:rsidP="00A25F9E">
            <w:pPr>
              <w:autoSpaceDE/>
              <w:autoSpaceDN/>
              <w:adjustRightInd/>
              <w:spacing w:before="0" w:line="240" w:lineRule="auto"/>
              <w:ind w:left="0"/>
              <w:rPr>
                <w:b/>
                <w:sz w:val="16"/>
                <w:szCs w:val="16"/>
              </w:rPr>
            </w:pPr>
            <w:r w:rsidRPr="002F585C">
              <w:rPr>
                <w:b/>
                <w:sz w:val="16"/>
                <w:szCs w:val="16"/>
              </w:rPr>
              <w:t>Polyurethane –</w:t>
            </w:r>
          </w:p>
        </w:tc>
        <w:tc>
          <w:tcPr>
            <w:tcW w:w="2232" w:type="dxa"/>
            <w:tcBorders>
              <w:top w:val="nil"/>
              <w:left w:val="nil"/>
              <w:bottom w:val="nil"/>
              <w:right w:val="nil"/>
            </w:tcBorders>
            <w:vAlign w:val="center"/>
          </w:tcPr>
          <w:p w14:paraId="5DC3B7BD" w14:textId="77777777" w:rsidR="003E601E" w:rsidRPr="002F585C" w:rsidRDefault="003E601E" w:rsidP="00A25F9E">
            <w:pPr>
              <w:autoSpaceDE/>
              <w:autoSpaceDN/>
              <w:adjustRightInd/>
              <w:spacing w:before="0" w:line="240" w:lineRule="auto"/>
              <w:ind w:left="-13"/>
              <w:rPr>
                <w:sz w:val="16"/>
                <w:szCs w:val="16"/>
              </w:rPr>
            </w:pPr>
            <w:r w:rsidRPr="002F585C">
              <w:rPr>
                <w:sz w:val="16"/>
                <w:szCs w:val="16"/>
              </w:rPr>
              <w:t>Hempel Coatings (USA), Inc.</w:t>
            </w:r>
          </w:p>
        </w:tc>
        <w:tc>
          <w:tcPr>
            <w:tcW w:w="2538" w:type="dxa"/>
            <w:gridSpan w:val="6"/>
            <w:tcBorders>
              <w:top w:val="nil"/>
              <w:left w:val="nil"/>
              <w:bottom w:val="nil"/>
              <w:right w:val="nil"/>
            </w:tcBorders>
            <w:vAlign w:val="center"/>
          </w:tcPr>
          <w:p w14:paraId="386CBA3B" w14:textId="77777777" w:rsidR="003E601E" w:rsidRPr="00A048C5" w:rsidRDefault="003E601E" w:rsidP="00C31836">
            <w:pPr>
              <w:autoSpaceDE/>
              <w:autoSpaceDN/>
              <w:adjustRightInd/>
              <w:spacing w:before="0" w:line="240" w:lineRule="auto"/>
              <w:ind w:left="0"/>
              <w:rPr>
                <w:sz w:val="16"/>
                <w:szCs w:val="16"/>
              </w:rPr>
            </w:pPr>
            <w:proofErr w:type="spellStart"/>
            <w:r w:rsidRPr="00A048C5">
              <w:rPr>
                <w:sz w:val="16"/>
                <w:szCs w:val="16"/>
              </w:rPr>
              <w:t>Hempathane</w:t>
            </w:r>
            <w:proofErr w:type="spellEnd"/>
            <w:r w:rsidRPr="00A048C5">
              <w:rPr>
                <w:sz w:val="16"/>
                <w:szCs w:val="16"/>
              </w:rPr>
              <w:t xml:space="preserve"> series</w:t>
            </w:r>
          </w:p>
        </w:tc>
        <w:tc>
          <w:tcPr>
            <w:tcW w:w="1269" w:type="dxa"/>
            <w:gridSpan w:val="3"/>
            <w:tcBorders>
              <w:top w:val="nil"/>
              <w:left w:val="nil"/>
              <w:bottom w:val="nil"/>
              <w:right w:val="nil"/>
            </w:tcBorders>
            <w:vAlign w:val="center"/>
          </w:tcPr>
          <w:p w14:paraId="3E314AD7" w14:textId="77777777" w:rsidR="003E601E" w:rsidRPr="00A048C5" w:rsidRDefault="003E601E" w:rsidP="00CB5FA6">
            <w:pPr>
              <w:autoSpaceDE/>
              <w:autoSpaceDN/>
              <w:adjustRightInd/>
              <w:spacing w:before="0" w:line="240" w:lineRule="auto"/>
              <w:ind w:left="-105"/>
              <w:jc w:val="center"/>
              <w:rPr>
                <w:sz w:val="16"/>
                <w:szCs w:val="16"/>
              </w:rPr>
            </w:pPr>
            <w:r w:rsidRPr="00A048C5">
              <w:rPr>
                <w:sz w:val="16"/>
                <w:szCs w:val="16"/>
              </w:rPr>
              <w:t>330–445</w:t>
            </w:r>
          </w:p>
        </w:tc>
        <w:tc>
          <w:tcPr>
            <w:tcW w:w="1341" w:type="dxa"/>
            <w:tcBorders>
              <w:top w:val="nil"/>
              <w:left w:val="nil"/>
              <w:bottom w:val="nil"/>
              <w:right w:val="nil"/>
            </w:tcBorders>
            <w:vAlign w:val="center"/>
          </w:tcPr>
          <w:p w14:paraId="0410F90B" w14:textId="77777777" w:rsidR="003E601E" w:rsidRPr="002F585C" w:rsidRDefault="003E601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3E601E" w:rsidRPr="00E50958" w14:paraId="040C36EC" w14:textId="77777777" w:rsidTr="00C31836">
        <w:trPr>
          <w:trHeight w:val="288"/>
        </w:trPr>
        <w:tc>
          <w:tcPr>
            <w:tcW w:w="1890" w:type="dxa"/>
            <w:gridSpan w:val="3"/>
            <w:tcBorders>
              <w:top w:val="nil"/>
              <w:left w:val="nil"/>
              <w:bottom w:val="nil"/>
              <w:right w:val="nil"/>
            </w:tcBorders>
            <w:vAlign w:val="center"/>
          </w:tcPr>
          <w:p w14:paraId="117FE073" w14:textId="77777777" w:rsidR="003E601E" w:rsidRPr="002F585C" w:rsidRDefault="003E601E" w:rsidP="00A25F9E">
            <w:pPr>
              <w:autoSpaceDE/>
              <w:autoSpaceDN/>
              <w:adjustRightInd/>
              <w:spacing w:before="0" w:line="240" w:lineRule="auto"/>
              <w:ind w:left="0"/>
              <w:rPr>
                <w:b/>
                <w:sz w:val="16"/>
                <w:szCs w:val="16"/>
              </w:rPr>
            </w:pPr>
            <w:r w:rsidRPr="002F585C">
              <w:rPr>
                <w:b/>
                <w:sz w:val="16"/>
                <w:szCs w:val="16"/>
              </w:rPr>
              <w:t>Aliphatic</w:t>
            </w:r>
          </w:p>
        </w:tc>
        <w:tc>
          <w:tcPr>
            <w:tcW w:w="2232" w:type="dxa"/>
            <w:tcBorders>
              <w:top w:val="nil"/>
              <w:left w:val="nil"/>
              <w:bottom w:val="nil"/>
              <w:right w:val="nil"/>
            </w:tcBorders>
            <w:vAlign w:val="center"/>
          </w:tcPr>
          <w:p w14:paraId="71D25D1D" w14:textId="77777777" w:rsidR="003E601E" w:rsidRPr="002F585C" w:rsidRDefault="003E601E" w:rsidP="00A25F9E">
            <w:pPr>
              <w:autoSpaceDE/>
              <w:autoSpaceDN/>
              <w:adjustRightInd/>
              <w:spacing w:before="0" w:line="240" w:lineRule="auto"/>
              <w:ind w:left="-13"/>
              <w:rPr>
                <w:sz w:val="16"/>
                <w:szCs w:val="16"/>
              </w:rPr>
            </w:pPr>
            <w:r w:rsidRPr="002F585C">
              <w:rPr>
                <w:sz w:val="16"/>
                <w:szCs w:val="16"/>
              </w:rPr>
              <w:t>International</w:t>
            </w:r>
          </w:p>
        </w:tc>
        <w:tc>
          <w:tcPr>
            <w:tcW w:w="2538" w:type="dxa"/>
            <w:gridSpan w:val="6"/>
            <w:tcBorders>
              <w:top w:val="nil"/>
              <w:left w:val="nil"/>
              <w:bottom w:val="nil"/>
              <w:right w:val="nil"/>
            </w:tcBorders>
            <w:vAlign w:val="center"/>
          </w:tcPr>
          <w:p w14:paraId="2E4B0A5C" w14:textId="3AF92646" w:rsidR="003E601E" w:rsidRPr="00A048C5" w:rsidRDefault="003E601E" w:rsidP="00C31836">
            <w:pPr>
              <w:autoSpaceDE/>
              <w:autoSpaceDN/>
              <w:adjustRightInd/>
              <w:spacing w:before="0" w:line="240" w:lineRule="auto"/>
              <w:ind w:left="0"/>
              <w:rPr>
                <w:sz w:val="16"/>
                <w:szCs w:val="16"/>
                <w:vertAlign w:val="superscript"/>
              </w:rPr>
            </w:pPr>
            <w:proofErr w:type="spellStart"/>
            <w:r w:rsidRPr="00A048C5">
              <w:rPr>
                <w:sz w:val="16"/>
                <w:szCs w:val="16"/>
              </w:rPr>
              <w:t>Interthane</w:t>
            </w:r>
            <w:proofErr w:type="spellEnd"/>
            <w:r w:rsidRPr="00A048C5">
              <w:rPr>
                <w:sz w:val="16"/>
                <w:szCs w:val="16"/>
              </w:rPr>
              <w:t xml:space="preserve"> 990 Series</w:t>
            </w:r>
          </w:p>
        </w:tc>
        <w:tc>
          <w:tcPr>
            <w:tcW w:w="1269" w:type="dxa"/>
            <w:gridSpan w:val="3"/>
            <w:tcBorders>
              <w:top w:val="nil"/>
              <w:left w:val="nil"/>
              <w:bottom w:val="nil"/>
              <w:right w:val="nil"/>
            </w:tcBorders>
            <w:vAlign w:val="center"/>
          </w:tcPr>
          <w:p w14:paraId="0FD949C3" w14:textId="5E12A62D" w:rsidR="003E601E" w:rsidRPr="00A048C5" w:rsidRDefault="003E601E" w:rsidP="00CB5FA6">
            <w:pPr>
              <w:autoSpaceDE/>
              <w:autoSpaceDN/>
              <w:adjustRightInd/>
              <w:spacing w:before="0" w:line="240" w:lineRule="auto"/>
              <w:ind w:left="-105"/>
              <w:jc w:val="center"/>
              <w:rPr>
                <w:sz w:val="16"/>
                <w:szCs w:val="16"/>
              </w:rPr>
            </w:pPr>
            <w:del w:id="1267" w:author="Kurmanov, Aidyn [STAMGazStroy LLP]" w:date="2025-12-09T16:34:00Z" w16du:dateUtc="2025-12-09T11:34:00Z">
              <w:r w:rsidRPr="00A048C5">
                <w:rPr>
                  <w:sz w:val="16"/>
                  <w:szCs w:val="16"/>
                </w:rPr>
                <w:delText>241</w:delText>
              </w:r>
            </w:del>
            <w:ins w:id="1268" w:author="Kurmanov, Aidyn [STAMGazStroy LLP]" w:date="2025-12-09T16:34:00Z" w16du:dateUtc="2025-12-09T11:34:00Z">
              <w:r w:rsidR="00FE207C">
                <w:rPr>
                  <w:sz w:val="16"/>
                  <w:szCs w:val="16"/>
                </w:rPr>
                <w:t>247</w:t>
              </w:r>
            </w:ins>
            <w:r w:rsidRPr="00A048C5">
              <w:rPr>
                <w:sz w:val="16"/>
                <w:szCs w:val="16"/>
              </w:rPr>
              <w:t>-420</w:t>
            </w:r>
          </w:p>
        </w:tc>
        <w:tc>
          <w:tcPr>
            <w:tcW w:w="1341" w:type="dxa"/>
            <w:tcBorders>
              <w:top w:val="nil"/>
              <w:left w:val="nil"/>
              <w:bottom w:val="nil"/>
              <w:right w:val="nil"/>
            </w:tcBorders>
            <w:vAlign w:val="center"/>
          </w:tcPr>
          <w:p w14:paraId="1DEF6541" w14:textId="77777777" w:rsidR="003E601E" w:rsidRPr="002F585C" w:rsidRDefault="003E601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6156E" w:rsidRPr="00E50958" w14:paraId="1F30B76F" w14:textId="77777777" w:rsidTr="00C31836">
        <w:trPr>
          <w:trHeight w:val="288"/>
        </w:trPr>
        <w:tc>
          <w:tcPr>
            <w:tcW w:w="1890" w:type="dxa"/>
            <w:gridSpan w:val="3"/>
            <w:vMerge w:val="restart"/>
            <w:tcBorders>
              <w:top w:val="nil"/>
              <w:left w:val="nil"/>
              <w:right w:val="nil"/>
            </w:tcBorders>
            <w:vAlign w:val="center"/>
          </w:tcPr>
          <w:p w14:paraId="63A3BA13" w14:textId="77777777" w:rsidR="0026156E" w:rsidRPr="002F585C" w:rsidRDefault="0026156E" w:rsidP="00A25F9E">
            <w:pPr>
              <w:autoSpaceDE/>
              <w:autoSpaceDN/>
              <w:adjustRightInd/>
              <w:spacing w:before="0" w:line="240" w:lineRule="auto"/>
              <w:ind w:left="0"/>
              <w:rPr>
                <w:b/>
                <w:sz w:val="16"/>
                <w:szCs w:val="16"/>
              </w:rPr>
            </w:pPr>
            <w:r w:rsidRPr="002F585C">
              <w:rPr>
                <w:b/>
                <w:sz w:val="16"/>
                <w:szCs w:val="16"/>
              </w:rPr>
              <w:t xml:space="preserve">DFT as per </w:t>
            </w:r>
            <w:r w:rsidRPr="002F585C">
              <w:rPr>
                <w:b/>
                <w:sz w:val="16"/>
                <w:szCs w:val="16"/>
              </w:rPr>
              <w:br/>
              <w:t xml:space="preserve">Manufacturer’s </w:t>
            </w:r>
            <w:r w:rsidRPr="002F585C">
              <w:rPr>
                <w:b/>
                <w:sz w:val="16"/>
                <w:szCs w:val="16"/>
              </w:rPr>
              <w:br/>
              <w:t>Product Sheet</w:t>
            </w:r>
          </w:p>
        </w:tc>
        <w:tc>
          <w:tcPr>
            <w:tcW w:w="2232" w:type="dxa"/>
            <w:tcBorders>
              <w:top w:val="nil"/>
              <w:left w:val="nil"/>
              <w:bottom w:val="nil"/>
              <w:right w:val="nil"/>
            </w:tcBorders>
            <w:vAlign w:val="center"/>
          </w:tcPr>
          <w:p w14:paraId="1B26498A" w14:textId="77777777" w:rsidR="0026156E" w:rsidRPr="002F585C" w:rsidRDefault="0026156E" w:rsidP="00A25F9E">
            <w:pPr>
              <w:autoSpaceDE/>
              <w:autoSpaceDN/>
              <w:adjustRightInd/>
              <w:spacing w:before="0" w:line="240" w:lineRule="auto"/>
              <w:ind w:left="-13"/>
              <w:rPr>
                <w:sz w:val="16"/>
                <w:szCs w:val="16"/>
              </w:rPr>
            </w:pPr>
            <w:r w:rsidRPr="002F585C">
              <w:rPr>
                <w:sz w:val="16"/>
                <w:szCs w:val="16"/>
              </w:rPr>
              <w:t>Jotun Paints</w:t>
            </w:r>
          </w:p>
        </w:tc>
        <w:tc>
          <w:tcPr>
            <w:tcW w:w="2538" w:type="dxa"/>
            <w:gridSpan w:val="6"/>
            <w:tcBorders>
              <w:top w:val="nil"/>
              <w:left w:val="nil"/>
              <w:bottom w:val="nil"/>
              <w:right w:val="nil"/>
            </w:tcBorders>
            <w:vAlign w:val="center"/>
          </w:tcPr>
          <w:p w14:paraId="10C8FB32" w14:textId="77777777" w:rsidR="00E44AA7" w:rsidRPr="00A048C5" w:rsidRDefault="00E44AA7" w:rsidP="00C31836">
            <w:pPr>
              <w:autoSpaceDE/>
              <w:autoSpaceDN/>
              <w:adjustRightInd/>
              <w:spacing w:before="0" w:line="240" w:lineRule="auto"/>
              <w:ind w:left="0"/>
              <w:rPr>
                <w:sz w:val="16"/>
                <w:szCs w:val="16"/>
                <w:lang w:val="ru-RU"/>
              </w:rPr>
            </w:pPr>
            <w:r w:rsidRPr="00A048C5">
              <w:rPr>
                <w:sz w:val="16"/>
                <w:szCs w:val="16"/>
              </w:rPr>
              <w:t>Hardtop AX</w:t>
            </w:r>
          </w:p>
          <w:p w14:paraId="26DFF66C" w14:textId="432BE921" w:rsidR="0026156E" w:rsidRPr="009F2210" w:rsidRDefault="0026156E" w:rsidP="00C31836">
            <w:pPr>
              <w:autoSpaceDE/>
              <w:autoSpaceDN/>
              <w:adjustRightInd/>
              <w:spacing w:before="0" w:line="240" w:lineRule="auto"/>
              <w:ind w:left="0"/>
              <w:rPr>
                <w:sz w:val="16"/>
                <w:szCs w:val="16"/>
                <w:lang w:val="ru-RU"/>
              </w:rPr>
            </w:pPr>
            <w:r w:rsidRPr="00A048C5">
              <w:rPr>
                <w:sz w:val="16"/>
                <w:szCs w:val="16"/>
              </w:rPr>
              <w:t>Hardtop XP</w:t>
            </w:r>
            <w:del w:id="1269" w:author="Issayevskiy, Konstantin [STAMGazStroy LLP]" w:date="2025-12-09T09:41:00Z" w16du:dateUtc="2025-12-09T04:41:00Z">
              <w:r w:rsidRPr="00A048C5" w:rsidDel="009F2210">
                <w:rPr>
                  <w:sz w:val="16"/>
                  <w:szCs w:val="16"/>
                  <w:vertAlign w:val="superscript"/>
                </w:rPr>
                <w:delText>T</w:delText>
              </w:r>
            </w:del>
          </w:p>
        </w:tc>
        <w:tc>
          <w:tcPr>
            <w:tcW w:w="1269" w:type="dxa"/>
            <w:gridSpan w:val="3"/>
            <w:tcBorders>
              <w:top w:val="nil"/>
              <w:left w:val="nil"/>
              <w:bottom w:val="nil"/>
              <w:right w:val="nil"/>
            </w:tcBorders>
            <w:vAlign w:val="center"/>
          </w:tcPr>
          <w:p w14:paraId="78FD450E" w14:textId="2FE3838F" w:rsidR="0026156E" w:rsidRPr="00A048C5" w:rsidRDefault="006B3026" w:rsidP="00CB5FA6">
            <w:pPr>
              <w:autoSpaceDE/>
              <w:autoSpaceDN/>
              <w:adjustRightInd/>
              <w:spacing w:before="0" w:line="240" w:lineRule="auto"/>
              <w:ind w:left="-105"/>
              <w:jc w:val="center"/>
              <w:rPr>
                <w:sz w:val="16"/>
                <w:szCs w:val="16"/>
              </w:rPr>
            </w:pPr>
            <w:r w:rsidRPr="00A048C5">
              <w:rPr>
                <w:sz w:val="16"/>
                <w:szCs w:val="16"/>
              </w:rPr>
              <w:t>325-336</w:t>
            </w:r>
          </w:p>
        </w:tc>
        <w:tc>
          <w:tcPr>
            <w:tcW w:w="1341" w:type="dxa"/>
            <w:tcBorders>
              <w:top w:val="nil"/>
              <w:left w:val="nil"/>
              <w:bottom w:val="nil"/>
              <w:right w:val="nil"/>
            </w:tcBorders>
            <w:vAlign w:val="center"/>
          </w:tcPr>
          <w:p w14:paraId="274F104A" w14:textId="77777777" w:rsidR="0026156E" w:rsidRPr="002F585C" w:rsidRDefault="0026156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26156E" w:rsidRPr="00E50958" w14:paraId="25907FD2" w14:textId="77777777" w:rsidTr="00C31836">
        <w:trPr>
          <w:trHeight w:val="288"/>
        </w:trPr>
        <w:tc>
          <w:tcPr>
            <w:tcW w:w="1890" w:type="dxa"/>
            <w:gridSpan w:val="3"/>
            <w:vMerge/>
            <w:tcBorders>
              <w:left w:val="nil"/>
              <w:bottom w:val="nil"/>
              <w:right w:val="nil"/>
            </w:tcBorders>
            <w:vAlign w:val="center"/>
          </w:tcPr>
          <w:p w14:paraId="0497BB29" w14:textId="77777777" w:rsidR="0026156E" w:rsidRPr="002F585C" w:rsidRDefault="0026156E" w:rsidP="00A25F9E">
            <w:pPr>
              <w:autoSpaceDE/>
              <w:autoSpaceDN/>
              <w:adjustRightInd/>
              <w:spacing w:before="0" w:line="240" w:lineRule="auto"/>
              <w:ind w:left="0"/>
              <w:rPr>
                <w:b/>
                <w:sz w:val="16"/>
                <w:szCs w:val="16"/>
              </w:rPr>
            </w:pPr>
          </w:p>
        </w:tc>
        <w:tc>
          <w:tcPr>
            <w:tcW w:w="2232" w:type="dxa"/>
            <w:tcBorders>
              <w:top w:val="nil"/>
              <w:left w:val="nil"/>
              <w:bottom w:val="nil"/>
              <w:right w:val="nil"/>
            </w:tcBorders>
            <w:vAlign w:val="center"/>
          </w:tcPr>
          <w:p w14:paraId="4BF3D1C9" w14:textId="77777777" w:rsidR="0026156E" w:rsidRPr="002F585C" w:rsidRDefault="0026156E" w:rsidP="00A25F9E">
            <w:pPr>
              <w:autoSpaceDE/>
              <w:autoSpaceDN/>
              <w:adjustRightInd/>
              <w:spacing w:before="0" w:line="240" w:lineRule="auto"/>
              <w:ind w:left="-13"/>
              <w:rPr>
                <w:sz w:val="16"/>
                <w:szCs w:val="16"/>
              </w:rPr>
            </w:pPr>
            <w:r w:rsidRPr="002F585C">
              <w:rPr>
                <w:sz w:val="16"/>
                <w:szCs w:val="16"/>
              </w:rPr>
              <w:t>PPG</w:t>
            </w:r>
          </w:p>
        </w:tc>
        <w:tc>
          <w:tcPr>
            <w:tcW w:w="2538" w:type="dxa"/>
            <w:gridSpan w:val="6"/>
            <w:tcBorders>
              <w:top w:val="nil"/>
              <w:left w:val="nil"/>
              <w:bottom w:val="nil"/>
              <w:right w:val="nil"/>
            </w:tcBorders>
            <w:vAlign w:val="center"/>
          </w:tcPr>
          <w:p w14:paraId="63C3E735" w14:textId="4C96F5E4" w:rsidR="0026156E" w:rsidRPr="00A048C5" w:rsidRDefault="0026156E" w:rsidP="00C31836">
            <w:pPr>
              <w:autoSpaceDE/>
              <w:autoSpaceDN/>
              <w:adjustRightInd/>
              <w:spacing w:before="0" w:line="240" w:lineRule="auto"/>
              <w:ind w:left="0"/>
              <w:rPr>
                <w:sz w:val="16"/>
                <w:szCs w:val="16"/>
              </w:rPr>
            </w:pPr>
            <w:proofErr w:type="spellStart"/>
            <w:r w:rsidRPr="00A048C5">
              <w:rPr>
                <w:sz w:val="16"/>
                <w:szCs w:val="16"/>
              </w:rPr>
              <w:t>Amercoat</w:t>
            </w:r>
            <w:proofErr w:type="spellEnd"/>
            <w:r w:rsidRPr="00A048C5">
              <w:rPr>
                <w:sz w:val="16"/>
                <w:szCs w:val="16"/>
              </w:rPr>
              <w:t xml:space="preserve"> 450 Series</w:t>
            </w:r>
          </w:p>
          <w:p w14:paraId="6D89B843" w14:textId="4874BC6D" w:rsidR="0026156E" w:rsidRPr="00A048C5" w:rsidRDefault="0026156E" w:rsidP="00C31836">
            <w:pPr>
              <w:autoSpaceDE/>
              <w:autoSpaceDN/>
              <w:adjustRightInd/>
              <w:spacing w:before="0" w:line="240" w:lineRule="auto"/>
              <w:ind w:left="0"/>
              <w:rPr>
                <w:sz w:val="16"/>
                <w:szCs w:val="16"/>
              </w:rPr>
            </w:pPr>
            <w:proofErr w:type="spellStart"/>
            <w:r w:rsidRPr="00A048C5">
              <w:rPr>
                <w:sz w:val="16"/>
                <w:szCs w:val="16"/>
              </w:rPr>
              <w:t>Sigmadur</w:t>
            </w:r>
            <w:proofErr w:type="spellEnd"/>
            <w:r w:rsidRPr="00A048C5">
              <w:rPr>
                <w:sz w:val="16"/>
                <w:szCs w:val="16"/>
              </w:rPr>
              <w:t xml:space="preserve"> 550Series</w:t>
            </w:r>
            <w:r w:rsidRPr="00A048C5">
              <w:rPr>
                <w:sz w:val="16"/>
                <w:szCs w:val="16"/>
                <w:vertAlign w:val="superscript"/>
              </w:rPr>
              <w:t>T</w:t>
            </w:r>
          </w:p>
        </w:tc>
        <w:tc>
          <w:tcPr>
            <w:tcW w:w="1269" w:type="dxa"/>
            <w:gridSpan w:val="3"/>
            <w:tcBorders>
              <w:top w:val="nil"/>
              <w:left w:val="nil"/>
              <w:bottom w:val="nil"/>
              <w:right w:val="nil"/>
            </w:tcBorders>
            <w:vAlign w:val="center"/>
          </w:tcPr>
          <w:p w14:paraId="576EE4A4" w14:textId="77777777" w:rsidR="0026156E" w:rsidRPr="00A048C5" w:rsidRDefault="0026156E" w:rsidP="00CB5FA6">
            <w:pPr>
              <w:autoSpaceDE/>
              <w:autoSpaceDN/>
              <w:adjustRightInd/>
              <w:spacing w:before="0" w:line="240" w:lineRule="auto"/>
              <w:ind w:left="-105"/>
              <w:jc w:val="center"/>
              <w:rPr>
                <w:sz w:val="16"/>
                <w:szCs w:val="16"/>
              </w:rPr>
            </w:pPr>
            <w:r w:rsidRPr="00A048C5">
              <w:rPr>
                <w:sz w:val="16"/>
                <w:szCs w:val="16"/>
              </w:rPr>
              <w:t>312-430</w:t>
            </w:r>
          </w:p>
        </w:tc>
        <w:tc>
          <w:tcPr>
            <w:tcW w:w="1341" w:type="dxa"/>
            <w:tcBorders>
              <w:top w:val="nil"/>
              <w:left w:val="nil"/>
              <w:bottom w:val="nil"/>
              <w:right w:val="nil"/>
            </w:tcBorders>
            <w:vAlign w:val="center"/>
          </w:tcPr>
          <w:p w14:paraId="54463C9F" w14:textId="77777777" w:rsidR="0026156E" w:rsidRPr="002F585C" w:rsidRDefault="0026156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3E601E" w:rsidRPr="00E50958" w14:paraId="74C19EDE" w14:textId="77777777" w:rsidTr="00C31836">
        <w:trPr>
          <w:trHeight w:val="288"/>
        </w:trPr>
        <w:tc>
          <w:tcPr>
            <w:tcW w:w="1890" w:type="dxa"/>
            <w:gridSpan w:val="3"/>
            <w:tcBorders>
              <w:top w:val="nil"/>
              <w:left w:val="nil"/>
              <w:bottom w:val="nil"/>
              <w:right w:val="nil"/>
            </w:tcBorders>
            <w:vAlign w:val="center"/>
          </w:tcPr>
          <w:p w14:paraId="33846FE2" w14:textId="77777777" w:rsidR="003E601E" w:rsidRPr="002F585C" w:rsidRDefault="003E601E" w:rsidP="00A25F9E">
            <w:pPr>
              <w:autoSpaceDE/>
              <w:autoSpaceDN/>
              <w:adjustRightInd/>
              <w:spacing w:before="0" w:line="240" w:lineRule="auto"/>
              <w:ind w:left="0"/>
              <w:rPr>
                <w:b/>
                <w:sz w:val="16"/>
                <w:szCs w:val="16"/>
              </w:rPr>
            </w:pPr>
          </w:p>
        </w:tc>
        <w:tc>
          <w:tcPr>
            <w:tcW w:w="2232" w:type="dxa"/>
            <w:tcBorders>
              <w:top w:val="nil"/>
              <w:left w:val="nil"/>
              <w:bottom w:val="nil"/>
              <w:right w:val="nil"/>
            </w:tcBorders>
            <w:vAlign w:val="center"/>
          </w:tcPr>
          <w:p w14:paraId="7AC50DB6" w14:textId="77777777" w:rsidR="003E601E" w:rsidRPr="002F585C" w:rsidRDefault="003E601E" w:rsidP="00A25F9E">
            <w:pPr>
              <w:autoSpaceDE/>
              <w:autoSpaceDN/>
              <w:adjustRightInd/>
              <w:spacing w:before="0" w:line="240" w:lineRule="auto"/>
              <w:ind w:left="-13"/>
              <w:rPr>
                <w:sz w:val="16"/>
                <w:szCs w:val="16"/>
              </w:rPr>
            </w:pPr>
            <w:r w:rsidRPr="002F585C">
              <w:rPr>
                <w:sz w:val="16"/>
                <w:szCs w:val="16"/>
              </w:rPr>
              <w:t>Sherwin Williams</w:t>
            </w:r>
          </w:p>
        </w:tc>
        <w:tc>
          <w:tcPr>
            <w:tcW w:w="2538" w:type="dxa"/>
            <w:gridSpan w:val="6"/>
            <w:tcBorders>
              <w:top w:val="nil"/>
              <w:left w:val="nil"/>
              <w:bottom w:val="nil"/>
              <w:right w:val="nil"/>
            </w:tcBorders>
            <w:vAlign w:val="center"/>
          </w:tcPr>
          <w:p w14:paraId="74ABEC6F" w14:textId="77777777" w:rsidR="003E601E" w:rsidRPr="00A048C5" w:rsidRDefault="003E601E" w:rsidP="00C31836">
            <w:pPr>
              <w:autoSpaceDE/>
              <w:autoSpaceDN/>
              <w:adjustRightInd/>
              <w:spacing w:before="0" w:line="240" w:lineRule="auto"/>
              <w:ind w:left="0"/>
              <w:rPr>
                <w:sz w:val="16"/>
                <w:szCs w:val="16"/>
              </w:rPr>
            </w:pPr>
            <w:r w:rsidRPr="00A048C5">
              <w:rPr>
                <w:sz w:val="16"/>
                <w:szCs w:val="16"/>
              </w:rPr>
              <w:t>Hi-Solids Polyurethane Series</w:t>
            </w:r>
          </w:p>
        </w:tc>
        <w:tc>
          <w:tcPr>
            <w:tcW w:w="1269" w:type="dxa"/>
            <w:gridSpan w:val="3"/>
            <w:tcBorders>
              <w:top w:val="nil"/>
              <w:left w:val="nil"/>
              <w:bottom w:val="nil"/>
              <w:right w:val="nil"/>
            </w:tcBorders>
            <w:vAlign w:val="center"/>
          </w:tcPr>
          <w:p w14:paraId="029A5F21" w14:textId="77777777" w:rsidR="003E601E" w:rsidRPr="00A048C5" w:rsidRDefault="003E601E" w:rsidP="00CB5FA6">
            <w:pPr>
              <w:autoSpaceDE/>
              <w:autoSpaceDN/>
              <w:adjustRightInd/>
              <w:spacing w:before="0" w:line="240" w:lineRule="auto"/>
              <w:ind w:left="-105"/>
              <w:jc w:val="center"/>
              <w:rPr>
                <w:sz w:val="16"/>
                <w:szCs w:val="16"/>
              </w:rPr>
            </w:pPr>
            <w:r w:rsidRPr="00A048C5">
              <w:rPr>
                <w:sz w:val="16"/>
                <w:szCs w:val="16"/>
              </w:rPr>
              <w:t>100–340</w:t>
            </w:r>
          </w:p>
        </w:tc>
        <w:tc>
          <w:tcPr>
            <w:tcW w:w="1341" w:type="dxa"/>
            <w:tcBorders>
              <w:top w:val="nil"/>
              <w:left w:val="nil"/>
              <w:bottom w:val="nil"/>
              <w:right w:val="nil"/>
            </w:tcBorders>
            <w:vAlign w:val="center"/>
          </w:tcPr>
          <w:p w14:paraId="774031C1" w14:textId="77777777" w:rsidR="003E601E" w:rsidRPr="002F585C" w:rsidRDefault="003E601E" w:rsidP="00A25F9E">
            <w:pPr>
              <w:autoSpaceDE/>
              <w:autoSpaceDN/>
              <w:adjustRightInd/>
              <w:spacing w:before="0" w:line="240" w:lineRule="auto"/>
              <w:ind w:left="-51"/>
              <w:rPr>
                <w:sz w:val="16"/>
                <w:szCs w:val="16"/>
              </w:rPr>
            </w:pPr>
            <w:r w:rsidRPr="00BD1BF0">
              <w:rPr>
                <w:sz w:val="16"/>
                <w:szCs w:val="16"/>
              </w:rPr>
              <w:t>121°C</w:t>
            </w:r>
            <w:r w:rsidRPr="00043026">
              <w:rPr>
                <w:sz w:val="16"/>
                <w:szCs w:val="16"/>
              </w:rPr>
              <w:t>(</w:t>
            </w:r>
            <w:r w:rsidRPr="00ED0AF9">
              <w:rPr>
                <w:sz w:val="16"/>
                <w:szCs w:val="16"/>
              </w:rPr>
              <w:t>250°F</w:t>
            </w:r>
            <w:r w:rsidRPr="00043026">
              <w:rPr>
                <w:sz w:val="16"/>
                <w:szCs w:val="16"/>
              </w:rPr>
              <w:t>)</w:t>
            </w:r>
          </w:p>
        </w:tc>
      </w:tr>
      <w:tr w:rsidR="003E601E" w:rsidRPr="00E50958" w14:paraId="36715130" w14:textId="77777777" w:rsidTr="00C31836">
        <w:trPr>
          <w:trHeight w:val="288"/>
        </w:trPr>
        <w:tc>
          <w:tcPr>
            <w:tcW w:w="1890" w:type="dxa"/>
            <w:gridSpan w:val="3"/>
            <w:tcBorders>
              <w:top w:val="nil"/>
              <w:left w:val="nil"/>
              <w:bottom w:val="nil"/>
              <w:right w:val="nil"/>
            </w:tcBorders>
            <w:vAlign w:val="center"/>
          </w:tcPr>
          <w:p w14:paraId="42F88ED4" w14:textId="77777777" w:rsidR="003E601E" w:rsidRPr="002F585C" w:rsidRDefault="003E601E" w:rsidP="00A25F9E">
            <w:pPr>
              <w:autoSpaceDE/>
              <w:autoSpaceDN/>
              <w:adjustRightInd/>
              <w:spacing w:before="0" w:line="240" w:lineRule="auto"/>
              <w:ind w:left="0"/>
              <w:rPr>
                <w:b/>
                <w:sz w:val="16"/>
                <w:szCs w:val="16"/>
              </w:rPr>
            </w:pPr>
          </w:p>
        </w:tc>
        <w:tc>
          <w:tcPr>
            <w:tcW w:w="2232" w:type="dxa"/>
            <w:tcBorders>
              <w:top w:val="nil"/>
              <w:left w:val="nil"/>
              <w:bottom w:val="nil"/>
              <w:right w:val="nil"/>
            </w:tcBorders>
            <w:vAlign w:val="center"/>
          </w:tcPr>
          <w:p w14:paraId="548C2F4F" w14:textId="77777777" w:rsidR="003E601E" w:rsidRPr="002F585C" w:rsidRDefault="003E601E" w:rsidP="00A25F9E">
            <w:pPr>
              <w:autoSpaceDE/>
              <w:autoSpaceDN/>
              <w:adjustRightInd/>
              <w:spacing w:before="0" w:line="240" w:lineRule="auto"/>
              <w:ind w:left="-13"/>
              <w:rPr>
                <w:sz w:val="16"/>
                <w:szCs w:val="16"/>
              </w:rPr>
            </w:pPr>
            <w:r w:rsidRPr="002F585C">
              <w:rPr>
                <w:sz w:val="16"/>
                <w:szCs w:val="16"/>
              </w:rPr>
              <w:t>Tnemec</w:t>
            </w:r>
          </w:p>
        </w:tc>
        <w:tc>
          <w:tcPr>
            <w:tcW w:w="2538" w:type="dxa"/>
            <w:gridSpan w:val="6"/>
            <w:tcBorders>
              <w:top w:val="nil"/>
              <w:left w:val="nil"/>
              <w:bottom w:val="nil"/>
              <w:right w:val="nil"/>
            </w:tcBorders>
            <w:vAlign w:val="center"/>
          </w:tcPr>
          <w:p w14:paraId="20FFD0CE" w14:textId="77777777" w:rsidR="003E601E" w:rsidRPr="00A048C5" w:rsidRDefault="003E601E" w:rsidP="00C31836">
            <w:pPr>
              <w:autoSpaceDE/>
              <w:autoSpaceDN/>
              <w:adjustRightInd/>
              <w:spacing w:before="0" w:line="240" w:lineRule="auto"/>
              <w:ind w:left="0"/>
              <w:rPr>
                <w:sz w:val="16"/>
                <w:szCs w:val="16"/>
              </w:rPr>
            </w:pPr>
            <w:r w:rsidRPr="00A048C5">
              <w:rPr>
                <w:sz w:val="16"/>
                <w:szCs w:val="16"/>
              </w:rPr>
              <w:t>Series 1095 Endura-Shield</w:t>
            </w:r>
          </w:p>
        </w:tc>
        <w:tc>
          <w:tcPr>
            <w:tcW w:w="1269" w:type="dxa"/>
            <w:gridSpan w:val="3"/>
            <w:tcBorders>
              <w:top w:val="nil"/>
              <w:left w:val="nil"/>
              <w:bottom w:val="nil"/>
              <w:right w:val="nil"/>
            </w:tcBorders>
            <w:vAlign w:val="center"/>
          </w:tcPr>
          <w:p w14:paraId="10FA1FEB" w14:textId="77777777" w:rsidR="003E601E" w:rsidRPr="00A048C5" w:rsidRDefault="003E601E" w:rsidP="00CB5FA6">
            <w:pPr>
              <w:autoSpaceDE/>
              <w:autoSpaceDN/>
              <w:adjustRightInd/>
              <w:spacing w:before="0" w:line="240" w:lineRule="auto"/>
              <w:ind w:left="-105"/>
              <w:jc w:val="center"/>
              <w:rPr>
                <w:sz w:val="16"/>
                <w:szCs w:val="16"/>
              </w:rPr>
            </w:pPr>
            <w:r w:rsidRPr="00A048C5">
              <w:rPr>
                <w:sz w:val="16"/>
                <w:szCs w:val="16"/>
              </w:rPr>
              <w:t>89-135</w:t>
            </w:r>
          </w:p>
        </w:tc>
        <w:tc>
          <w:tcPr>
            <w:tcW w:w="1341" w:type="dxa"/>
            <w:tcBorders>
              <w:top w:val="nil"/>
              <w:left w:val="nil"/>
              <w:bottom w:val="nil"/>
              <w:right w:val="nil"/>
            </w:tcBorders>
            <w:vAlign w:val="center"/>
          </w:tcPr>
          <w:p w14:paraId="66A72CDF" w14:textId="77777777" w:rsidR="003E601E" w:rsidRPr="002F585C" w:rsidRDefault="003E601E" w:rsidP="00A25F9E">
            <w:pPr>
              <w:autoSpaceDE/>
              <w:autoSpaceDN/>
              <w:adjustRightInd/>
              <w:spacing w:before="0" w:line="240" w:lineRule="auto"/>
              <w:ind w:left="-51"/>
              <w:rPr>
                <w:sz w:val="16"/>
                <w:szCs w:val="16"/>
              </w:rPr>
            </w:pPr>
            <w:r w:rsidRPr="00BD1BF0">
              <w:rPr>
                <w:sz w:val="16"/>
                <w:szCs w:val="16"/>
              </w:rPr>
              <w:t>121°C</w:t>
            </w:r>
            <w:r w:rsidRPr="002F585C">
              <w:rPr>
                <w:sz w:val="16"/>
                <w:szCs w:val="16"/>
              </w:rPr>
              <w:t>(</w:t>
            </w:r>
            <w:r w:rsidRPr="00ED0AF9">
              <w:rPr>
                <w:sz w:val="16"/>
                <w:szCs w:val="16"/>
              </w:rPr>
              <w:t>250°F</w:t>
            </w:r>
            <w:r w:rsidRPr="002F585C">
              <w:rPr>
                <w:sz w:val="16"/>
                <w:szCs w:val="16"/>
              </w:rPr>
              <w:t>)</w:t>
            </w:r>
          </w:p>
        </w:tc>
      </w:tr>
      <w:tr w:rsidR="003E601E" w:rsidRPr="00E50958" w14:paraId="3E3D9634" w14:textId="77777777" w:rsidTr="00A25F9E">
        <w:trPr>
          <w:trHeight w:val="259"/>
        </w:trPr>
        <w:tc>
          <w:tcPr>
            <w:tcW w:w="9270" w:type="dxa"/>
            <w:gridSpan w:val="14"/>
            <w:tcBorders>
              <w:top w:val="nil"/>
              <w:left w:val="nil"/>
              <w:bottom w:val="single" w:sz="12" w:space="0" w:color="auto"/>
              <w:right w:val="nil"/>
            </w:tcBorders>
            <w:vAlign w:val="center"/>
          </w:tcPr>
          <w:p w14:paraId="344460AD" w14:textId="74EAEA35" w:rsidR="003E601E" w:rsidRPr="00A048C5" w:rsidRDefault="003E601E" w:rsidP="00A25F9E">
            <w:pPr>
              <w:autoSpaceDE/>
              <w:autoSpaceDN/>
              <w:adjustRightInd/>
              <w:spacing w:before="0" w:line="240" w:lineRule="auto"/>
              <w:ind w:left="65"/>
              <w:rPr>
                <w:sz w:val="16"/>
                <w:szCs w:val="16"/>
              </w:rPr>
            </w:pPr>
          </w:p>
        </w:tc>
      </w:tr>
      <w:tr w:rsidR="003E601E" w:rsidRPr="00E50958" w14:paraId="3A811F35" w14:textId="77777777" w:rsidTr="00A25F9E">
        <w:trPr>
          <w:trHeight w:val="259"/>
        </w:trPr>
        <w:tc>
          <w:tcPr>
            <w:tcW w:w="1260" w:type="dxa"/>
            <w:tcBorders>
              <w:left w:val="nil"/>
              <w:bottom w:val="nil"/>
              <w:right w:val="nil"/>
            </w:tcBorders>
            <w:vAlign w:val="center"/>
          </w:tcPr>
          <w:p w14:paraId="5BB81C0F" w14:textId="77777777" w:rsidR="003E601E" w:rsidRPr="002F585C" w:rsidRDefault="003E601E" w:rsidP="00A25F9E">
            <w:pPr>
              <w:autoSpaceDE/>
              <w:autoSpaceDN/>
              <w:adjustRightInd/>
              <w:spacing w:before="40" w:after="40" w:line="200" w:lineRule="exact"/>
              <w:ind w:left="0"/>
              <w:rPr>
                <w:b/>
                <w:sz w:val="16"/>
                <w:szCs w:val="16"/>
              </w:rPr>
            </w:pPr>
            <w:r w:rsidRPr="002F585C">
              <w:rPr>
                <w:b/>
                <w:sz w:val="16"/>
                <w:szCs w:val="16"/>
              </w:rPr>
              <w:t>Last Update:</w:t>
            </w:r>
          </w:p>
        </w:tc>
        <w:tc>
          <w:tcPr>
            <w:tcW w:w="2880" w:type="dxa"/>
            <w:gridSpan w:val="4"/>
            <w:tcBorders>
              <w:left w:val="nil"/>
              <w:bottom w:val="nil"/>
              <w:right w:val="nil"/>
            </w:tcBorders>
            <w:vAlign w:val="center"/>
          </w:tcPr>
          <w:p w14:paraId="41195D1E" w14:textId="60EAB66B" w:rsidR="003E601E" w:rsidRPr="002F585C" w:rsidRDefault="0098036A" w:rsidP="00A25F9E">
            <w:pPr>
              <w:autoSpaceDE/>
              <w:autoSpaceDN/>
              <w:adjustRightInd/>
              <w:spacing w:before="40" w:after="40" w:line="200" w:lineRule="exact"/>
              <w:ind w:left="65"/>
              <w:rPr>
                <w:b/>
                <w:sz w:val="16"/>
                <w:szCs w:val="16"/>
              </w:rPr>
            </w:pPr>
            <w:r>
              <w:rPr>
                <w:sz w:val="16"/>
                <w:szCs w:val="16"/>
              </w:rPr>
              <w:t>November</w:t>
            </w:r>
            <w:r w:rsidR="00463384">
              <w:rPr>
                <w:sz w:val="16"/>
                <w:szCs w:val="16"/>
              </w:rPr>
              <w:t xml:space="preserve"> 2025</w:t>
            </w:r>
          </w:p>
        </w:tc>
        <w:tc>
          <w:tcPr>
            <w:tcW w:w="5130" w:type="dxa"/>
            <w:gridSpan w:val="9"/>
            <w:tcBorders>
              <w:left w:val="nil"/>
              <w:bottom w:val="nil"/>
              <w:right w:val="nil"/>
            </w:tcBorders>
            <w:vAlign w:val="center"/>
          </w:tcPr>
          <w:p w14:paraId="0516106F" w14:textId="77777777" w:rsidR="003E601E" w:rsidRPr="002F585C" w:rsidRDefault="003E601E" w:rsidP="00A25F9E">
            <w:pPr>
              <w:autoSpaceDE/>
              <w:autoSpaceDN/>
              <w:adjustRightInd/>
              <w:spacing w:before="40" w:after="40" w:line="200" w:lineRule="exact"/>
              <w:ind w:left="0"/>
              <w:jc w:val="center"/>
              <w:rPr>
                <w:b/>
                <w:sz w:val="16"/>
                <w:szCs w:val="16"/>
              </w:rPr>
            </w:pPr>
          </w:p>
        </w:tc>
      </w:tr>
    </w:tbl>
    <w:p w14:paraId="48663FD3" w14:textId="19DA3B44" w:rsidR="00463384" w:rsidRDefault="00463384" w:rsidP="00463384">
      <w:pPr>
        <w:spacing w:before="0" w:line="240" w:lineRule="auto"/>
        <w:ind w:left="630" w:hanging="540"/>
        <w:rPr>
          <w:color w:val="auto"/>
          <w:sz w:val="16"/>
          <w:szCs w:val="16"/>
        </w:rPr>
      </w:pPr>
    </w:p>
    <w:p w14:paraId="1805A11A" w14:textId="763F082F" w:rsidR="00463384" w:rsidRPr="00463384" w:rsidRDefault="00463384" w:rsidP="00463384">
      <w:pPr>
        <w:spacing w:before="0" w:line="240" w:lineRule="auto"/>
        <w:ind w:left="630" w:hanging="540"/>
        <w:rPr>
          <w:color w:val="auto"/>
          <w:sz w:val="16"/>
          <w:szCs w:val="16"/>
        </w:rPr>
      </w:pPr>
      <w:r w:rsidRPr="00463384">
        <w:rPr>
          <w:color w:val="auto"/>
          <w:sz w:val="16"/>
          <w:szCs w:val="16"/>
        </w:rPr>
        <w:t>Note</w:t>
      </w:r>
      <w:r>
        <w:rPr>
          <w:color w:val="auto"/>
          <w:sz w:val="16"/>
          <w:szCs w:val="16"/>
        </w:rPr>
        <w:t xml:space="preserve"> 1</w:t>
      </w:r>
      <w:proofErr w:type="gramStart"/>
      <w:r w:rsidRPr="00463384">
        <w:rPr>
          <w:color w:val="auto"/>
          <w:sz w:val="16"/>
          <w:szCs w:val="16"/>
        </w:rPr>
        <w:t>:</w:t>
      </w:r>
      <w:r>
        <w:rPr>
          <w:color w:val="auto"/>
          <w:sz w:val="16"/>
          <w:szCs w:val="16"/>
        </w:rPr>
        <w:t xml:space="preserve"> </w:t>
      </w:r>
      <w:r w:rsidR="008A6FC7">
        <w:rPr>
          <w:color w:val="auto"/>
          <w:sz w:val="16"/>
          <w:szCs w:val="16"/>
        </w:rPr>
        <w:tab/>
      </w:r>
      <w:r w:rsidRPr="00463384">
        <w:rPr>
          <w:color w:val="auto"/>
          <w:sz w:val="16"/>
          <w:szCs w:val="16"/>
        </w:rPr>
        <w:t>Fireproofing</w:t>
      </w:r>
      <w:proofErr w:type="gramEnd"/>
      <w:r w:rsidRPr="00463384">
        <w:rPr>
          <w:color w:val="auto"/>
          <w:sz w:val="16"/>
          <w:szCs w:val="16"/>
        </w:rPr>
        <w:t xml:space="preserve"> type and thickness shall be specified by Purchaser.</w:t>
      </w:r>
    </w:p>
    <w:p w14:paraId="2B0232B2" w14:textId="6B29F645" w:rsidR="00463384" w:rsidRPr="00463384" w:rsidRDefault="00463384" w:rsidP="00463384">
      <w:pPr>
        <w:spacing w:before="0" w:line="240" w:lineRule="auto"/>
        <w:ind w:left="630" w:hanging="540"/>
        <w:rPr>
          <w:color w:val="auto"/>
          <w:sz w:val="16"/>
          <w:szCs w:val="16"/>
        </w:rPr>
      </w:pPr>
      <w:r>
        <w:rPr>
          <w:color w:val="auto"/>
          <w:sz w:val="16"/>
          <w:szCs w:val="16"/>
        </w:rPr>
        <w:t>Note 2</w:t>
      </w:r>
      <w:proofErr w:type="gramStart"/>
      <w:r>
        <w:rPr>
          <w:color w:val="auto"/>
          <w:sz w:val="16"/>
          <w:szCs w:val="16"/>
        </w:rPr>
        <w:t xml:space="preserve">: </w:t>
      </w:r>
      <w:r w:rsidR="008A6FC7">
        <w:rPr>
          <w:color w:val="auto"/>
          <w:sz w:val="16"/>
          <w:szCs w:val="16"/>
        </w:rPr>
        <w:tab/>
      </w:r>
      <w:r w:rsidRPr="00463384">
        <w:rPr>
          <w:color w:val="auto"/>
          <w:sz w:val="16"/>
          <w:szCs w:val="16"/>
        </w:rPr>
        <w:t>Consult</w:t>
      </w:r>
      <w:proofErr w:type="gramEnd"/>
      <w:r w:rsidRPr="00463384">
        <w:rPr>
          <w:color w:val="auto"/>
          <w:sz w:val="16"/>
          <w:szCs w:val="16"/>
        </w:rPr>
        <w:t xml:space="preserve"> TCO Fireproofing Engineer for approved intumescent PFP system.</w:t>
      </w:r>
    </w:p>
    <w:p w14:paraId="67F39594" w14:textId="77777777" w:rsidR="00463384" w:rsidRPr="00463384" w:rsidRDefault="00463384" w:rsidP="00463384">
      <w:pPr>
        <w:spacing w:before="0" w:line="240" w:lineRule="auto"/>
        <w:ind w:left="630" w:hanging="540"/>
        <w:rPr>
          <w:color w:val="auto"/>
          <w:sz w:val="16"/>
          <w:szCs w:val="16"/>
        </w:rPr>
      </w:pPr>
    </w:p>
    <w:p w14:paraId="01F68EC4" w14:textId="77777777" w:rsidR="003E601E" w:rsidRPr="00B40C9A" w:rsidRDefault="003E601E" w:rsidP="003E601E">
      <w:pPr>
        <w:rPr>
          <w:sz w:val="20"/>
          <w:szCs w:val="20"/>
        </w:rPr>
      </w:pPr>
    </w:p>
    <w:p w14:paraId="6ACF9D96" w14:textId="77777777" w:rsidR="003E601E" w:rsidRDefault="003E601E" w:rsidP="003E601E">
      <w:pPr>
        <w:rPr>
          <w:sz w:val="20"/>
          <w:szCs w:val="20"/>
        </w:rPr>
      </w:pPr>
      <w:r w:rsidRPr="002F00D1">
        <w:rPr>
          <w:sz w:val="20"/>
          <w:szCs w:val="20"/>
        </w:rPr>
        <w:br w:type="page"/>
      </w:r>
    </w:p>
    <w:tbl>
      <w:tblPr>
        <w:tblW w:w="9967" w:type="dxa"/>
        <w:jc w:val="center"/>
        <w:tblLayout w:type="fixed"/>
        <w:tblLook w:val="01E0" w:firstRow="1" w:lastRow="1" w:firstColumn="1" w:lastColumn="1" w:noHBand="0" w:noVBand="0"/>
      </w:tblPr>
      <w:tblGrid>
        <w:gridCol w:w="1278"/>
        <w:gridCol w:w="272"/>
        <w:gridCol w:w="665"/>
        <w:gridCol w:w="2979"/>
        <w:gridCol w:w="998"/>
        <w:gridCol w:w="1410"/>
        <w:gridCol w:w="945"/>
        <w:gridCol w:w="413"/>
        <w:gridCol w:w="1007"/>
      </w:tblGrid>
      <w:tr w:rsidR="003E601E" w:rsidRPr="001D3869" w14:paraId="018552C1" w14:textId="77777777" w:rsidTr="00A25F9E">
        <w:trPr>
          <w:trHeight w:val="360"/>
          <w:jc w:val="center"/>
        </w:trPr>
        <w:tc>
          <w:tcPr>
            <w:tcW w:w="9967" w:type="dxa"/>
            <w:gridSpan w:val="9"/>
            <w:tcBorders>
              <w:top w:val="single" w:sz="6" w:space="0" w:color="auto"/>
              <w:bottom w:val="single" w:sz="12" w:space="0" w:color="auto"/>
            </w:tcBorders>
            <w:shd w:val="clear" w:color="auto" w:fill="FFFFFF"/>
            <w:vAlign w:val="center"/>
          </w:tcPr>
          <w:p w14:paraId="39DD8007" w14:textId="77777777" w:rsidR="003E601E" w:rsidRPr="001D3869" w:rsidRDefault="003E601E" w:rsidP="00A25F9E">
            <w:pPr>
              <w:ind w:right="-72"/>
              <w:jc w:val="right"/>
              <w:rPr>
                <w:b/>
                <w:i/>
                <w:color w:val="auto"/>
              </w:rPr>
            </w:pPr>
            <w:r w:rsidRPr="001D3869">
              <w:rPr>
                <w:b/>
                <w:i/>
                <w:color w:val="auto"/>
              </w:rPr>
              <w:lastRenderedPageBreak/>
              <w:t>Specialty Coating Systems</w:t>
            </w:r>
          </w:p>
        </w:tc>
      </w:tr>
      <w:tr w:rsidR="003E601E" w:rsidRPr="001D3869" w14:paraId="3070C201" w14:textId="77777777" w:rsidTr="00A25F9E">
        <w:trPr>
          <w:trHeight w:val="360"/>
          <w:jc w:val="center"/>
        </w:trPr>
        <w:tc>
          <w:tcPr>
            <w:tcW w:w="7602" w:type="dxa"/>
            <w:gridSpan w:val="6"/>
            <w:tcBorders>
              <w:top w:val="single" w:sz="12" w:space="0" w:color="auto"/>
              <w:left w:val="single" w:sz="12" w:space="0" w:color="auto"/>
              <w:bottom w:val="single" w:sz="12" w:space="0" w:color="auto"/>
            </w:tcBorders>
            <w:vAlign w:val="center"/>
          </w:tcPr>
          <w:p w14:paraId="72C47127" w14:textId="77777777" w:rsidR="003E601E" w:rsidRPr="001D3869" w:rsidRDefault="003E601E" w:rsidP="00A25F9E">
            <w:pPr>
              <w:autoSpaceDE/>
              <w:autoSpaceDN/>
              <w:adjustRightInd/>
              <w:spacing w:before="0" w:line="240" w:lineRule="auto"/>
              <w:ind w:left="0"/>
              <w:rPr>
                <w:b/>
                <w:sz w:val="20"/>
                <w:szCs w:val="20"/>
              </w:rPr>
            </w:pPr>
            <w:r w:rsidRPr="002F585C">
              <w:rPr>
                <w:b/>
                <w:sz w:val="20"/>
                <w:szCs w:val="20"/>
              </w:rPr>
              <w:t>Medium Duty</w:t>
            </w:r>
            <w:r w:rsidRPr="001D3869">
              <w:rPr>
                <w:b/>
                <w:sz w:val="20"/>
                <w:szCs w:val="20"/>
              </w:rPr>
              <w:t xml:space="preserve"> Non-Skid | 20 - 30 Mesh Grit | Polyester Non-Skid</w:t>
            </w:r>
          </w:p>
        </w:tc>
        <w:tc>
          <w:tcPr>
            <w:tcW w:w="2365" w:type="dxa"/>
            <w:gridSpan w:val="3"/>
            <w:tcBorders>
              <w:top w:val="single" w:sz="12" w:space="0" w:color="auto"/>
              <w:bottom w:val="single" w:sz="12" w:space="0" w:color="auto"/>
              <w:right w:val="single" w:sz="12" w:space="0" w:color="auto"/>
            </w:tcBorders>
            <w:shd w:val="clear" w:color="auto" w:fill="000000"/>
            <w:vAlign w:val="center"/>
          </w:tcPr>
          <w:p w14:paraId="7535EA77"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4.5</w:t>
            </w:r>
          </w:p>
        </w:tc>
      </w:tr>
      <w:tr w:rsidR="003E601E" w:rsidRPr="001D3869" w14:paraId="3DCA988F" w14:textId="77777777" w:rsidTr="00A25F9E">
        <w:trPr>
          <w:cantSplit/>
          <w:trHeight w:val="288"/>
          <w:jc w:val="center"/>
        </w:trPr>
        <w:tc>
          <w:tcPr>
            <w:tcW w:w="1550" w:type="dxa"/>
            <w:gridSpan w:val="2"/>
            <w:tcBorders>
              <w:top w:val="single" w:sz="12" w:space="0" w:color="auto"/>
            </w:tcBorders>
          </w:tcPr>
          <w:p w14:paraId="70CF740E"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644" w:type="dxa"/>
            <w:gridSpan w:val="2"/>
            <w:tcBorders>
              <w:top w:val="single" w:sz="12" w:space="0" w:color="auto"/>
            </w:tcBorders>
          </w:tcPr>
          <w:p w14:paraId="1DC116B7" w14:textId="77777777" w:rsidR="009438B1" w:rsidRPr="009438B1" w:rsidRDefault="009438B1" w:rsidP="009438B1">
            <w:pPr>
              <w:autoSpaceDE/>
              <w:autoSpaceDN/>
              <w:adjustRightInd/>
              <w:spacing w:before="0" w:line="240" w:lineRule="auto"/>
              <w:ind w:left="-72"/>
              <w:rPr>
                <w:color w:val="auto"/>
                <w:sz w:val="16"/>
                <w:szCs w:val="16"/>
              </w:rPr>
            </w:pPr>
            <w:r w:rsidRPr="009438B1">
              <w:rPr>
                <w:color w:val="auto"/>
                <w:sz w:val="16"/>
                <w:szCs w:val="16"/>
              </w:rPr>
              <w:t>SSPC-SP1/SP10 (NACE No. 2) (SA 2.5)</w:t>
            </w:r>
          </w:p>
          <w:p w14:paraId="7431F8AA" w14:textId="13912BD2" w:rsidR="003E601E" w:rsidRPr="008B5946" w:rsidRDefault="009438B1" w:rsidP="009438B1">
            <w:pPr>
              <w:autoSpaceDE/>
              <w:autoSpaceDN/>
              <w:adjustRightInd/>
              <w:spacing w:before="0" w:line="240" w:lineRule="auto"/>
              <w:ind w:left="-72"/>
              <w:rPr>
                <w:color w:val="auto"/>
                <w:sz w:val="16"/>
                <w:szCs w:val="16"/>
              </w:rPr>
            </w:pPr>
            <w:r w:rsidRPr="009438B1">
              <w:rPr>
                <w:color w:val="auto"/>
                <w:sz w:val="16"/>
                <w:szCs w:val="16"/>
              </w:rPr>
              <w:t>Near-white blast cleanliness.</w:t>
            </w:r>
          </w:p>
        </w:tc>
        <w:tc>
          <w:tcPr>
            <w:tcW w:w="998" w:type="dxa"/>
            <w:tcBorders>
              <w:top w:val="single" w:sz="12" w:space="0" w:color="auto"/>
            </w:tcBorders>
          </w:tcPr>
          <w:p w14:paraId="3C1D8DFD"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775" w:type="dxa"/>
            <w:gridSpan w:val="4"/>
            <w:vMerge w:val="restart"/>
            <w:tcBorders>
              <w:top w:val="single" w:sz="12" w:space="0" w:color="auto"/>
            </w:tcBorders>
          </w:tcPr>
          <w:p w14:paraId="54DD030B"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Use this system.</w:t>
            </w:r>
          </w:p>
        </w:tc>
      </w:tr>
      <w:tr w:rsidR="003E601E" w:rsidRPr="001D3869" w14:paraId="3552C41F" w14:textId="77777777" w:rsidTr="00A25F9E">
        <w:trPr>
          <w:cantSplit/>
          <w:trHeight w:val="288"/>
          <w:jc w:val="center"/>
        </w:trPr>
        <w:tc>
          <w:tcPr>
            <w:tcW w:w="1550" w:type="dxa"/>
            <w:gridSpan w:val="2"/>
          </w:tcPr>
          <w:p w14:paraId="204B7E71"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644" w:type="dxa"/>
            <w:gridSpan w:val="2"/>
          </w:tcPr>
          <w:p w14:paraId="0B3E7C63"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8" w:type="dxa"/>
          </w:tcPr>
          <w:p w14:paraId="77369271" w14:textId="77777777" w:rsidR="003E601E" w:rsidRPr="001D3869" w:rsidRDefault="003E601E" w:rsidP="00A25F9E">
            <w:pPr>
              <w:jc w:val="right"/>
              <w:rPr>
                <w:b/>
                <w:sz w:val="16"/>
                <w:szCs w:val="16"/>
              </w:rPr>
            </w:pPr>
          </w:p>
        </w:tc>
        <w:tc>
          <w:tcPr>
            <w:tcW w:w="3775" w:type="dxa"/>
            <w:gridSpan w:val="4"/>
            <w:vMerge/>
            <w:vAlign w:val="center"/>
          </w:tcPr>
          <w:p w14:paraId="039CE6E6" w14:textId="77777777" w:rsidR="003E601E" w:rsidRPr="001D3869" w:rsidRDefault="003E601E" w:rsidP="00A25F9E"/>
        </w:tc>
      </w:tr>
      <w:tr w:rsidR="003E601E" w:rsidRPr="001D3869" w14:paraId="2161CF91" w14:textId="77777777" w:rsidTr="00A25F9E">
        <w:trPr>
          <w:cantSplit/>
          <w:trHeight w:val="288"/>
          <w:jc w:val="center"/>
        </w:trPr>
        <w:tc>
          <w:tcPr>
            <w:tcW w:w="1550" w:type="dxa"/>
            <w:gridSpan w:val="2"/>
            <w:tcBorders>
              <w:bottom w:val="single" w:sz="12" w:space="0" w:color="auto"/>
            </w:tcBorders>
          </w:tcPr>
          <w:p w14:paraId="433AA670"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644" w:type="dxa"/>
            <w:gridSpan w:val="2"/>
            <w:tcBorders>
              <w:bottom w:val="single" w:sz="12" w:space="0" w:color="auto"/>
            </w:tcBorders>
          </w:tcPr>
          <w:p w14:paraId="3C0FF3F9" w14:textId="77777777" w:rsidR="003E601E" w:rsidRPr="003B2DEF" w:rsidRDefault="003E601E" w:rsidP="00A25F9E">
            <w:pPr>
              <w:autoSpaceDE/>
              <w:autoSpaceDN/>
              <w:adjustRightInd/>
              <w:spacing w:before="0" w:line="240" w:lineRule="auto"/>
              <w:ind w:left="-72"/>
              <w:rPr>
                <w:sz w:val="16"/>
                <w:szCs w:val="16"/>
              </w:rPr>
            </w:pPr>
            <w:r>
              <w:rPr>
                <w:color w:val="auto"/>
                <w:sz w:val="16"/>
                <w:szCs w:val="16"/>
              </w:rPr>
              <w:t>1</w:t>
            </w:r>
            <w:r w:rsidRPr="003B2DEF">
              <w:rPr>
                <w:color w:val="auto"/>
                <w:sz w:val="16"/>
                <w:szCs w:val="16"/>
              </w:rPr>
              <w:t>.</w:t>
            </w:r>
            <w:r>
              <w:rPr>
                <w:color w:val="auto"/>
                <w:sz w:val="16"/>
                <w:szCs w:val="16"/>
              </w:rPr>
              <w:t>016</w:t>
            </w:r>
            <w:r w:rsidRPr="003B2DEF">
              <w:rPr>
                <w:color w:val="auto"/>
                <w:sz w:val="16"/>
                <w:szCs w:val="16"/>
              </w:rPr>
              <w:t xml:space="preserve"> – </w:t>
            </w:r>
            <w:r>
              <w:rPr>
                <w:color w:val="auto"/>
                <w:sz w:val="16"/>
                <w:szCs w:val="16"/>
              </w:rPr>
              <w:t>1</w:t>
            </w:r>
            <w:r w:rsidRPr="003B2DEF">
              <w:rPr>
                <w:color w:val="auto"/>
                <w:sz w:val="16"/>
                <w:szCs w:val="16"/>
              </w:rPr>
              <w:t>.</w:t>
            </w:r>
            <w:r>
              <w:rPr>
                <w:color w:val="auto"/>
                <w:sz w:val="16"/>
                <w:szCs w:val="16"/>
              </w:rPr>
              <w:t xml:space="preserve">397 </w:t>
            </w:r>
            <w:r w:rsidRPr="003B2DEF">
              <w:rPr>
                <w:color w:val="auto"/>
                <w:sz w:val="16"/>
                <w:szCs w:val="16"/>
              </w:rPr>
              <w:t>mm. (</w:t>
            </w:r>
            <w:r>
              <w:rPr>
                <w:color w:val="auto"/>
                <w:sz w:val="16"/>
                <w:szCs w:val="16"/>
              </w:rPr>
              <w:t>40</w:t>
            </w:r>
            <w:r w:rsidRPr="003B2DEF">
              <w:rPr>
                <w:color w:val="auto"/>
                <w:sz w:val="16"/>
                <w:szCs w:val="16"/>
              </w:rPr>
              <w:t xml:space="preserve">.0 - </w:t>
            </w:r>
            <w:r>
              <w:rPr>
                <w:color w:val="auto"/>
                <w:sz w:val="16"/>
                <w:szCs w:val="16"/>
              </w:rPr>
              <w:t>55</w:t>
            </w:r>
            <w:r w:rsidRPr="003B2DEF">
              <w:rPr>
                <w:color w:val="auto"/>
                <w:sz w:val="16"/>
                <w:szCs w:val="16"/>
              </w:rPr>
              <w:t>.0 mils)</w:t>
            </w:r>
          </w:p>
        </w:tc>
        <w:tc>
          <w:tcPr>
            <w:tcW w:w="998" w:type="dxa"/>
            <w:tcBorders>
              <w:bottom w:val="single" w:sz="12" w:space="0" w:color="auto"/>
            </w:tcBorders>
          </w:tcPr>
          <w:p w14:paraId="4B0F76C4" w14:textId="77777777" w:rsidR="003E601E" w:rsidRPr="001D3869" w:rsidRDefault="003E601E" w:rsidP="00A25F9E">
            <w:pPr>
              <w:jc w:val="right"/>
              <w:rPr>
                <w:b/>
                <w:sz w:val="16"/>
                <w:szCs w:val="16"/>
              </w:rPr>
            </w:pPr>
          </w:p>
        </w:tc>
        <w:tc>
          <w:tcPr>
            <w:tcW w:w="3775" w:type="dxa"/>
            <w:gridSpan w:val="4"/>
            <w:vMerge/>
            <w:tcBorders>
              <w:bottom w:val="single" w:sz="12" w:space="0" w:color="auto"/>
            </w:tcBorders>
            <w:vAlign w:val="center"/>
          </w:tcPr>
          <w:p w14:paraId="2B4C18D8" w14:textId="77777777" w:rsidR="003E601E" w:rsidRPr="001D3869" w:rsidRDefault="003E601E" w:rsidP="00A25F9E"/>
        </w:tc>
      </w:tr>
      <w:tr w:rsidR="003E601E" w:rsidRPr="001D3869" w14:paraId="2289165B" w14:textId="77777777" w:rsidTr="00A25F9E">
        <w:trPr>
          <w:trHeight w:val="360"/>
          <w:jc w:val="center"/>
        </w:trPr>
        <w:tc>
          <w:tcPr>
            <w:tcW w:w="2215" w:type="dxa"/>
            <w:gridSpan w:val="3"/>
            <w:tcBorders>
              <w:top w:val="single" w:sz="12" w:space="0" w:color="auto"/>
              <w:left w:val="single" w:sz="12" w:space="0" w:color="auto"/>
              <w:bottom w:val="single" w:sz="12" w:space="0" w:color="auto"/>
            </w:tcBorders>
            <w:shd w:val="clear" w:color="auto" w:fill="000000"/>
            <w:vAlign w:val="center"/>
          </w:tcPr>
          <w:p w14:paraId="4064B0E3"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979" w:type="dxa"/>
            <w:tcBorders>
              <w:top w:val="single" w:sz="12" w:space="0" w:color="auto"/>
              <w:bottom w:val="single" w:sz="12" w:space="0" w:color="auto"/>
            </w:tcBorders>
            <w:shd w:val="clear" w:color="auto" w:fill="000000"/>
            <w:vAlign w:val="center"/>
          </w:tcPr>
          <w:p w14:paraId="71E2CBAE"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408" w:type="dxa"/>
            <w:gridSpan w:val="2"/>
            <w:tcBorders>
              <w:top w:val="single" w:sz="12" w:space="0" w:color="auto"/>
              <w:bottom w:val="single" w:sz="12" w:space="0" w:color="auto"/>
            </w:tcBorders>
            <w:shd w:val="clear" w:color="auto" w:fill="000000"/>
            <w:vAlign w:val="center"/>
          </w:tcPr>
          <w:p w14:paraId="24ACBC89"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45" w:type="dxa"/>
            <w:tcBorders>
              <w:top w:val="single" w:sz="12" w:space="0" w:color="auto"/>
              <w:bottom w:val="single" w:sz="12" w:space="0" w:color="auto"/>
            </w:tcBorders>
            <w:shd w:val="clear" w:color="auto" w:fill="000000"/>
            <w:vAlign w:val="center"/>
          </w:tcPr>
          <w:p w14:paraId="11C9A405"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420" w:type="dxa"/>
            <w:gridSpan w:val="2"/>
            <w:tcBorders>
              <w:top w:val="single" w:sz="12" w:space="0" w:color="auto"/>
              <w:bottom w:val="single" w:sz="12" w:space="0" w:color="auto"/>
              <w:right w:val="single" w:sz="12" w:space="0" w:color="auto"/>
            </w:tcBorders>
            <w:shd w:val="clear" w:color="auto" w:fill="000000"/>
            <w:vAlign w:val="center"/>
          </w:tcPr>
          <w:p w14:paraId="7FA61BE5"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565B5B53" w14:textId="77777777" w:rsidTr="00A25F9E">
        <w:trPr>
          <w:trHeight w:val="288"/>
          <w:jc w:val="center"/>
        </w:trPr>
        <w:tc>
          <w:tcPr>
            <w:tcW w:w="2215" w:type="dxa"/>
            <w:gridSpan w:val="3"/>
            <w:vAlign w:val="center"/>
          </w:tcPr>
          <w:p w14:paraId="002B65C6"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PRIMER</w:t>
            </w:r>
          </w:p>
        </w:tc>
        <w:tc>
          <w:tcPr>
            <w:tcW w:w="2979" w:type="dxa"/>
            <w:vAlign w:val="center"/>
          </w:tcPr>
          <w:p w14:paraId="1BEBFFB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408" w:type="dxa"/>
            <w:gridSpan w:val="2"/>
            <w:vAlign w:val="center"/>
          </w:tcPr>
          <w:p w14:paraId="47BD344B" w14:textId="77777777" w:rsidR="003E601E" w:rsidRPr="0098036A" w:rsidRDefault="003E601E" w:rsidP="00A25F9E">
            <w:pPr>
              <w:autoSpaceDE/>
              <w:autoSpaceDN/>
              <w:adjustRightInd/>
              <w:spacing w:before="0" w:line="240" w:lineRule="auto"/>
              <w:ind w:left="0"/>
              <w:rPr>
                <w:sz w:val="16"/>
                <w:szCs w:val="16"/>
              </w:rPr>
            </w:pPr>
            <w:proofErr w:type="spellStart"/>
            <w:r w:rsidRPr="0098036A">
              <w:rPr>
                <w:sz w:val="16"/>
                <w:szCs w:val="16"/>
              </w:rPr>
              <w:t>Carboguard</w:t>
            </w:r>
            <w:proofErr w:type="spellEnd"/>
            <w:r w:rsidRPr="0098036A">
              <w:rPr>
                <w:sz w:val="16"/>
                <w:szCs w:val="16"/>
              </w:rPr>
              <w:t xml:space="preserve"> 869 Non-Skid</w:t>
            </w:r>
          </w:p>
        </w:tc>
        <w:tc>
          <w:tcPr>
            <w:tcW w:w="945" w:type="dxa"/>
            <w:vAlign w:val="center"/>
          </w:tcPr>
          <w:p w14:paraId="408C074C" w14:textId="77777777" w:rsidR="003E601E" w:rsidRPr="00463EC8" w:rsidRDefault="003E601E" w:rsidP="00A25F9E">
            <w:pPr>
              <w:spacing w:before="0" w:line="240" w:lineRule="auto"/>
              <w:ind w:left="0"/>
              <w:jc w:val="center"/>
              <w:rPr>
                <w:sz w:val="16"/>
                <w:szCs w:val="16"/>
              </w:rPr>
            </w:pPr>
            <w:r w:rsidRPr="00463EC8">
              <w:rPr>
                <w:sz w:val="16"/>
                <w:szCs w:val="16"/>
              </w:rPr>
              <w:t>226</w:t>
            </w:r>
          </w:p>
        </w:tc>
        <w:tc>
          <w:tcPr>
            <w:tcW w:w="1420" w:type="dxa"/>
            <w:gridSpan w:val="2"/>
            <w:vAlign w:val="center"/>
          </w:tcPr>
          <w:p w14:paraId="5700D795" w14:textId="77777777" w:rsidR="003E601E" w:rsidRPr="00463EC8" w:rsidRDefault="003E601E" w:rsidP="00A25F9E">
            <w:pPr>
              <w:autoSpaceDE/>
              <w:autoSpaceDN/>
              <w:adjustRightInd/>
              <w:spacing w:before="0" w:line="240" w:lineRule="auto"/>
              <w:ind w:left="0"/>
              <w:rPr>
                <w:sz w:val="16"/>
                <w:szCs w:val="16"/>
              </w:rPr>
            </w:pPr>
            <w:r w:rsidRPr="00463EC8">
              <w:rPr>
                <w:sz w:val="16"/>
                <w:szCs w:val="16"/>
              </w:rPr>
              <w:t>121°C (250°F)</w:t>
            </w:r>
          </w:p>
        </w:tc>
      </w:tr>
      <w:tr w:rsidR="00157F84" w:rsidRPr="001D3869" w14:paraId="40E91FFD" w14:textId="77777777" w:rsidTr="00324C5C">
        <w:trPr>
          <w:trHeight w:val="288"/>
          <w:jc w:val="center"/>
        </w:trPr>
        <w:tc>
          <w:tcPr>
            <w:tcW w:w="2215" w:type="dxa"/>
            <w:gridSpan w:val="3"/>
            <w:vAlign w:val="center"/>
          </w:tcPr>
          <w:p w14:paraId="0C2FFCD3" w14:textId="77777777" w:rsidR="00157F84" w:rsidRPr="001D3869" w:rsidRDefault="00157F84" w:rsidP="00157F84">
            <w:pPr>
              <w:autoSpaceDE/>
              <w:autoSpaceDN/>
              <w:adjustRightInd/>
              <w:spacing w:before="0" w:line="240" w:lineRule="auto"/>
              <w:ind w:left="0"/>
              <w:rPr>
                <w:b/>
                <w:sz w:val="16"/>
                <w:szCs w:val="16"/>
              </w:rPr>
            </w:pPr>
          </w:p>
        </w:tc>
        <w:tc>
          <w:tcPr>
            <w:tcW w:w="2979" w:type="dxa"/>
            <w:tcBorders>
              <w:top w:val="nil"/>
              <w:left w:val="nil"/>
              <w:bottom w:val="nil"/>
              <w:right w:val="nil"/>
            </w:tcBorders>
            <w:vAlign w:val="center"/>
          </w:tcPr>
          <w:p w14:paraId="2802E95E" w14:textId="719F1DB2" w:rsidR="00157F84" w:rsidRPr="001D3869" w:rsidRDefault="00157F84" w:rsidP="00157F84">
            <w:pPr>
              <w:autoSpaceDE/>
              <w:autoSpaceDN/>
              <w:adjustRightInd/>
              <w:spacing w:before="0" w:line="240" w:lineRule="auto"/>
              <w:ind w:left="0"/>
              <w:rPr>
                <w:sz w:val="16"/>
                <w:szCs w:val="16"/>
              </w:rPr>
            </w:pPr>
            <w:proofErr w:type="spellStart"/>
            <w:r w:rsidRPr="00157F84">
              <w:rPr>
                <w:sz w:val="16"/>
                <w:szCs w:val="16"/>
              </w:rPr>
              <w:t>Corrocoat</w:t>
            </w:r>
            <w:proofErr w:type="spellEnd"/>
          </w:p>
        </w:tc>
        <w:tc>
          <w:tcPr>
            <w:tcW w:w="2408" w:type="dxa"/>
            <w:gridSpan w:val="2"/>
            <w:tcBorders>
              <w:top w:val="nil"/>
              <w:left w:val="nil"/>
              <w:bottom w:val="nil"/>
              <w:right w:val="nil"/>
            </w:tcBorders>
            <w:vAlign w:val="center"/>
          </w:tcPr>
          <w:p w14:paraId="12BF9644" w14:textId="004326E3"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ZipCoat</w:t>
            </w:r>
            <w:proofErr w:type="spellEnd"/>
          </w:p>
        </w:tc>
        <w:tc>
          <w:tcPr>
            <w:tcW w:w="945" w:type="dxa"/>
            <w:tcBorders>
              <w:top w:val="nil"/>
              <w:left w:val="nil"/>
              <w:bottom w:val="nil"/>
              <w:right w:val="nil"/>
            </w:tcBorders>
            <w:vAlign w:val="center"/>
          </w:tcPr>
          <w:p w14:paraId="5AF45D62" w14:textId="2B377143" w:rsidR="00157F84" w:rsidRPr="00463EC8" w:rsidRDefault="00157F84" w:rsidP="00157F84">
            <w:pPr>
              <w:spacing w:before="0" w:line="240" w:lineRule="auto"/>
              <w:ind w:left="0"/>
              <w:jc w:val="center"/>
              <w:rPr>
                <w:sz w:val="16"/>
                <w:szCs w:val="16"/>
              </w:rPr>
            </w:pPr>
            <w:r w:rsidRPr="00463EC8">
              <w:rPr>
                <w:sz w:val="16"/>
                <w:szCs w:val="16"/>
              </w:rPr>
              <w:t>47</w:t>
            </w:r>
          </w:p>
        </w:tc>
        <w:tc>
          <w:tcPr>
            <w:tcW w:w="1420" w:type="dxa"/>
            <w:gridSpan w:val="2"/>
            <w:tcBorders>
              <w:top w:val="nil"/>
              <w:left w:val="nil"/>
              <w:bottom w:val="nil"/>
              <w:right w:val="nil"/>
            </w:tcBorders>
            <w:vAlign w:val="center"/>
          </w:tcPr>
          <w:p w14:paraId="6BAF58A8" w14:textId="5ED1B3E7" w:rsidR="00157F84" w:rsidRPr="00463EC8" w:rsidRDefault="005F743B" w:rsidP="00157F84">
            <w:pPr>
              <w:autoSpaceDE/>
              <w:autoSpaceDN/>
              <w:adjustRightInd/>
              <w:spacing w:before="0" w:line="240" w:lineRule="auto"/>
              <w:ind w:left="0"/>
              <w:rPr>
                <w:sz w:val="16"/>
                <w:szCs w:val="16"/>
              </w:rPr>
            </w:pPr>
            <w:ins w:id="1270" w:author="Issayevskiy, Konstantin [STAMGazStroy LLP]" w:date="2025-12-09T09:45:00Z" w16du:dateUtc="2025-12-09T04:45:00Z">
              <w:r w:rsidRPr="00463EC8">
                <w:rPr>
                  <w:sz w:val="16"/>
                  <w:szCs w:val="16"/>
                </w:rPr>
                <w:t>121°C (250°F)</w:t>
              </w:r>
            </w:ins>
            <w:del w:id="1271" w:author="Issayevskiy, Konstantin [STAMGazStroy LLP]" w:date="2025-12-09T09:45:00Z" w16du:dateUtc="2025-12-09T04:45:00Z">
              <w:r w:rsidR="00157F84" w:rsidRPr="00463EC8" w:rsidDel="005F743B">
                <w:rPr>
                  <w:sz w:val="16"/>
                  <w:szCs w:val="16"/>
                </w:rPr>
                <w:delText>250°F (121°C)</w:delText>
              </w:r>
            </w:del>
          </w:p>
        </w:tc>
      </w:tr>
      <w:tr w:rsidR="00157F84" w:rsidRPr="001D3869" w14:paraId="19BA8E4F" w14:textId="77777777" w:rsidTr="00A25F9E">
        <w:trPr>
          <w:trHeight w:val="288"/>
          <w:jc w:val="center"/>
        </w:trPr>
        <w:tc>
          <w:tcPr>
            <w:tcW w:w="2215" w:type="dxa"/>
            <w:gridSpan w:val="3"/>
            <w:vAlign w:val="center"/>
          </w:tcPr>
          <w:p w14:paraId="09CB6416" w14:textId="77777777" w:rsidR="00157F84" w:rsidRPr="001D3869" w:rsidRDefault="00157F84" w:rsidP="00157F84">
            <w:pPr>
              <w:autoSpaceDE/>
              <w:autoSpaceDN/>
              <w:adjustRightInd/>
              <w:spacing w:before="0" w:line="240" w:lineRule="auto"/>
              <w:ind w:left="0"/>
              <w:rPr>
                <w:b/>
                <w:sz w:val="16"/>
                <w:szCs w:val="16"/>
              </w:rPr>
            </w:pPr>
            <w:r w:rsidRPr="001D3869">
              <w:rPr>
                <w:b/>
                <w:sz w:val="16"/>
                <w:szCs w:val="16"/>
              </w:rPr>
              <w:t>Non-Skid</w:t>
            </w:r>
          </w:p>
        </w:tc>
        <w:tc>
          <w:tcPr>
            <w:tcW w:w="2979" w:type="dxa"/>
            <w:vAlign w:val="center"/>
          </w:tcPr>
          <w:p w14:paraId="5ACB46CE" w14:textId="77777777" w:rsidR="00157F84" w:rsidRPr="001D3869" w:rsidRDefault="00157F84" w:rsidP="00157F84">
            <w:pPr>
              <w:autoSpaceDE/>
              <w:autoSpaceDN/>
              <w:adjustRightInd/>
              <w:spacing w:before="0" w:line="240" w:lineRule="auto"/>
              <w:ind w:left="0"/>
              <w:rPr>
                <w:sz w:val="16"/>
                <w:szCs w:val="16"/>
              </w:rPr>
            </w:pPr>
            <w:r w:rsidRPr="001D3869">
              <w:rPr>
                <w:sz w:val="16"/>
                <w:szCs w:val="16"/>
              </w:rPr>
              <w:t>Hempel Coatings (USA), Inc.</w:t>
            </w:r>
          </w:p>
        </w:tc>
        <w:tc>
          <w:tcPr>
            <w:tcW w:w="2408" w:type="dxa"/>
            <w:gridSpan w:val="2"/>
            <w:vAlign w:val="center"/>
          </w:tcPr>
          <w:p w14:paraId="626B3E55" w14:textId="77777777"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Hempadur</w:t>
            </w:r>
            <w:proofErr w:type="spellEnd"/>
            <w:r w:rsidRPr="0098036A">
              <w:rPr>
                <w:sz w:val="16"/>
                <w:szCs w:val="16"/>
              </w:rPr>
              <w:t xml:space="preserve"> 4588 Series</w:t>
            </w:r>
          </w:p>
          <w:p w14:paraId="43682A1F" w14:textId="244C987A" w:rsidR="00FB1429" w:rsidRPr="0098036A" w:rsidRDefault="00FB1429" w:rsidP="00157F84">
            <w:pPr>
              <w:autoSpaceDE/>
              <w:autoSpaceDN/>
              <w:adjustRightInd/>
              <w:spacing w:before="0" w:line="240" w:lineRule="auto"/>
              <w:ind w:left="0"/>
              <w:rPr>
                <w:sz w:val="16"/>
                <w:szCs w:val="16"/>
              </w:rPr>
            </w:pPr>
            <w:proofErr w:type="spellStart"/>
            <w:r w:rsidRPr="0098036A">
              <w:rPr>
                <w:sz w:val="16"/>
                <w:szCs w:val="16"/>
              </w:rPr>
              <w:t>Hempaprime</w:t>
            </w:r>
            <w:proofErr w:type="spellEnd"/>
            <w:r w:rsidRPr="0098036A">
              <w:rPr>
                <w:sz w:val="16"/>
                <w:szCs w:val="16"/>
              </w:rPr>
              <w:t xml:space="preserve"> Multi 500</w:t>
            </w:r>
          </w:p>
        </w:tc>
        <w:tc>
          <w:tcPr>
            <w:tcW w:w="945" w:type="dxa"/>
            <w:vAlign w:val="center"/>
          </w:tcPr>
          <w:p w14:paraId="2B5E6500" w14:textId="77777777" w:rsidR="00157F84" w:rsidRPr="00463EC8" w:rsidRDefault="00157F84" w:rsidP="00157F84">
            <w:pPr>
              <w:spacing w:before="0" w:line="240" w:lineRule="auto"/>
              <w:ind w:left="0"/>
              <w:jc w:val="center"/>
              <w:rPr>
                <w:sz w:val="16"/>
                <w:szCs w:val="16"/>
              </w:rPr>
            </w:pPr>
            <w:r w:rsidRPr="00463EC8">
              <w:rPr>
                <w:sz w:val="16"/>
                <w:szCs w:val="16"/>
              </w:rPr>
              <w:t>220</w:t>
            </w:r>
          </w:p>
          <w:p w14:paraId="0E24C693" w14:textId="76BE13E5" w:rsidR="002429EB" w:rsidRPr="00463EC8" w:rsidRDefault="002429EB" w:rsidP="00157F84">
            <w:pPr>
              <w:spacing w:before="0" w:line="240" w:lineRule="auto"/>
              <w:ind w:left="0"/>
              <w:jc w:val="center"/>
              <w:rPr>
                <w:sz w:val="16"/>
                <w:szCs w:val="16"/>
              </w:rPr>
            </w:pPr>
            <w:r w:rsidRPr="00463EC8">
              <w:rPr>
                <w:sz w:val="16"/>
                <w:szCs w:val="16"/>
              </w:rPr>
              <w:t>189-190</w:t>
            </w:r>
          </w:p>
        </w:tc>
        <w:tc>
          <w:tcPr>
            <w:tcW w:w="1420" w:type="dxa"/>
            <w:gridSpan w:val="2"/>
            <w:vAlign w:val="center"/>
          </w:tcPr>
          <w:p w14:paraId="33E2AAAD" w14:textId="77777777" w:rsidR="00157F84" w:rsidRPr="00463EC8" w:rsidRDefault="00157F84" w:rsidP="00157F84">
            <w:pPr>
              <w:autoSpaceDE/>
              <w:autoSpaceDN/>
              <w:adjustRightInd/>
              <w:spacing w:before="0" w:line="240" w:lineRule="auto"/>
              <w:ind w:left="0"/>
              <w:rPr>
                <w:sz w:val="16"/>
                <w:szCs w:val="16"/>
              </w:rPr>
            </w:pPr>
            <w:r w:rsidRPr="00463EC8">
              <w:rPr>
                <w:sz w:val="16"/>
                <w:szCs w:val="16"/>
              </w:rPr>
              <w:t>121°C (250°F)</w:t>
            </w:r>
          </w:p>
        </w:tc>
      </w:tr>
      <w:tr w:rsidR="0058221C" w:rsidRPr="001D3869" w14:paraId="7EE6F6C6" w14:textId="77777777" w:rsidTr="00A25F9E">
        <w:trPr>
          <w:trHeight w:val="288"/>
          <w:jc w:val="center"/>
        </w:trPr>
        <w:tc>
          <w:tcPr>
            <w:tcW w:w="2215" w:type="dxa"/>
            <w:gridSpan w:val="3"/>
            <w:vMerge w:val="restart"/>
            <w:vAlign w:val="center"/>
          </w:tcPr>
          <w:p w14:paraId="24F22FE9" w14:textId="77777777" w:rsidR="0058221C" w:rsidRPr="001D3869" w:rsidRDefault="0058221C" w:rsidP="00157F84">
            <w:pPr>
              <w:autoSpaceDE/>
              <w:autoSpaceDN/>
              <w:adjustRightInd/>
              <w:spacing w:before="0" w:line="240" w:lineRule="auto"/>
              <w:ind w:left="0"/>
              <w:rPr>
                <w:b/>
                <w:sz w:val="16"/>
                <w:szCs w:val="16"/>
              </w:rPr>
            </w:pPr>
            <w:r w:rsidRPr="00AC6690">
              <w:rPr>
                <w:b/>
                <w:sz w:val="16"/>
                <w:szCs w:val="16"/>
              </w:rPr>
              <w:t>DFT as per Manufacturer’s Product Sheet</w:t>
            </w:r>
          </w:p>
        </w:tc>
        <w:tc>
          <w:tcPr>
            <w:tcW w:w="2979" w:type="dxa"/>
            <w:vAlign w:val="center"/>
          </w:tcPr>
          <w:p w14:paraId="7A24D4DC" w14:textId="77777777" w:rsidR="0058221C" w:rsidRPr="001D3869" w:rsidRDefault="0058221C" w:rsidP="00157F84">
            <w:pPr>
              <w:autoSpaceDE/>
              <w:autoSpaceDN/>
              <w:adjustRightInd/>
              <w:spacing w:before="0" w:line="240" w:lineRule="auto"/>
              <w:ind w:left="0"/>
              <w:rPr>
                <w:sz w:val="16"/>
                <w:szCs w:val="16"/>
              </w:rPr>
            </w:pPr>
            <w:r w:rsidRPr="001D3869">
              <w:rPr>
                <w:sz w:val="16"/>
                <w:szCs w:val="16"/>
              </w:rPr>
              <w:t>International</w:t>
            </w:r>
          </w:p>
        </w:tc>
        <w:tc>
          <w:tcPr>
            <w:tcW w:w="2408" w:type="dxa"/>
            <w:gridSpan w:val="2"/>
            <w:vAlign w:val="center"/>
          </w:tcPr>
          <w:p w14:paraId="7206E63E" w14:textId="1ACFCFF1" w:rsidR="0058221C" w:rsidRPr="0098036A" w:rsidRDefault="0058221C" w:rsidP="00157F84">
            <w:pPr>
              <w:autoSpaceDE/>
              <w:autoSpaceDN/>
              <w:adjustRightInd/>
              <w:spacing w:before="0" w:line="240" w:lineRule="auto"/>
              <w:ind w:left="0"/>
              <w:rPr>
                <w:sz w:val="16"/>
                <w:szCs w:val="16"/>
              </w:rPr>
            </w:pPr>
            <w:r w:rsidRPr="0098036A">
              <w:rPr>
                <w:sz w:val="16"/>
                <w:szCs w:val="16"/>
              </w:rPr>
              <w:t>Interzone 954</w:t>
            </w:r>
            <w:r w:rsidR="006062F9" w:rsidRPr="0098036A">
              <w:rPr>
                <w:sz w:val="16"/>
                <w:szCs w:val="16"/>
              </w:rPr>
              <w:t xml:space="preserve"> GF</w:t>
            </w:r>
          </w:p>
        </w:tc>
        <w:tc>
          <w:tcPr>
            <w:tcW w:w="945" w:type="dxa"/>
            <w:vAlign w:val="center"/>
          </w:tcPr>
          <w:p w14:paraId="0DBBCF23" w14:textId="77777777" w:rsidR="0058221C" w:rsidRPr="00463EC8" w:rsidRDefault="0058221C" w:rsidP="00157F84">
            <w:pPr>
              <w:spacing w:before="0" w:line="240" w:lineRule="auto"/>
              <w:ind w:left="0"/>
              <w:jc w:val="center"/>
              <w:rPr>
                <w:sz w:val="16"/>
                <w:szCs w:val="16"/>
              </w:rPr>
            </w:pPr>
            <w:r w:rsidRPr="00463EC8">
              <w:rPr>
                <w:sz w:val="16"/>
                <w:szCs w:val="16"/>
              </w:rPr>
              <w:t>74</w:t>
            </w:r>
          </w:p>
        </w:tc>
        <w:tc>
          <w:tcPr>
            <w:tcW w:w="1420" w:type="dxa"/>
            <w:gridSpan w:val="2"/>
            <w:vAlign w:val="center"/>
          </w:tcPr>
          <w:p w14:paraId="790639DE" w14:textId="77777777" w:rsidR="0058221C" w:rsidRPr="00463EC8" w:rsidRDefault="0058221C" w:rsidP="00157F84">
            <w:pPr>
              <w:autoSpaceDE/>
              <w:autoSpaceDN/>
              <w:adjustRightInd/>
              <w:spacing w:before="0" w:line="240" w:lineRule="auto"/>
              <w:ind w:left="0"/>
              <w:rPr>
                <w:sz w:val="16"/>
                <w:szCs w:val="16"/>
              </w:rPr>
            </w:pPr>
            <w:r w:rsidRPr="00463EC8">
              <w:rPr>
                <w:sz w:val="16"/>
                <w:szCs w:val="16"/>
              </w:rPr>
              <w:t>121°C (250°F)</w:t>
            </w:r>
          </w:p>
        </w:tc>
      </w:tr>
      <w:tr w:rsidR="0058221C" w:rsidRPr="001D3869" w14:paraId="297DEDE3" w14:textId="77777777" w:rsidTr="00A25F9E">
        <w:trPr>
          <w:trHeight w:val="288"/>
          <w:jc w:val="center"/>
        </w:trPr>
        <w:tc>
          <w:tcPr>
            <w:tcW w:w="2215" w:type="dxa"/>
            <w:gridSpan w:val="3"/>
            <w:vMerge/>
            <w:vAlign w:val="center"/>
          </w:tcPr>
          <w:p w14:paraId="7D961751" w14:textId="77777777" w:rsidR="0058221C" w:rsidRPr="001D3869" w:rsidRDefault="0058221C" w:rsidP="00157F84">
            <w:pPr>
              <w:jc w:val="center"/>
              <w:rPr>
                <w:b/>
                <w:sz w:val="16"/>
                <w:szCs w:val="16"/>
              </w:rPr>
            </w:pPr>
          </w:p>
        </w:tc>
        <w:tc>
          <w:tcPr>
            <w:tcW w:w="2979" w:type="dxa"/>
            <w:vAlign w:val="center"/>
          </w:tcPr>
          <w:p w14:paraId="02097557" w14:textId="77777777" w:rsidR="0058221C" w:rsidRPr="001D3869" w:rsidRDefault="0058221C" w:rsidP="00157F84">
            <w:pPr>
              <w:autoSpaceDE/>
              <w:autoSpaceDN/>
              <w:adjustRightInd/>
              <w:spacing w:before="0" w:line="240" w:lineRule="auto"/>
              <w:ind w:left="-250" w:firstLine="250"/>
              <w:rPr>
                <w:w w:val="0"/>
                <w:sz w:val="16"/>
                <w:szCs w:val="16"/>
              </w:rPr>
            </w:pPr>
            <w:r w:rsidRPr="001D3869">
              <w:rPr>
                <w:sz w:val="16"/>
                <w:szCs w:val="16"/>
              </w:rPr>
              <w:t>Jotun Paints</w:t>
            </w:r>
          </w:p>
        </w:tc>
        <w:tc>
          <w:tcPr>
            <w:tcW w:w="2408" w:type="dxa"/>
            <w:gridSpan w:val="2"/>
            <w:vAlign w:val="center"/>
          </w:tcPr>
          <w:p w14:paraId="3FE74846" w14:textId="3C4D91BC" w:rsidR="0058221C" w:rsidRPr="0098036A" w:rsidRDefault="0058221C" w:rsidP="00157F84">
            <w:pPr>
              <w:autoSpaceDE/>
              <w:autoSpaceDN/>
              <w:adjustRightInd/>
              <w:spacing w:before="0" w:line="240" w:lineRule="auto"/>
              <w:ind w:left="0"/>
              <w:rPr>
                <w:sz w:val="16"/>
                <w:szCs w:val="16"/>
              </w:rPr>
            </w:pPr>
            <w:proofErr w:type="spellStart"/>
            <w:r w:rsidRPr="0098036A">
              <w:rPr>
                <w:sz w:val="16"/>
                <w:szCs w:val="16"/>
              </w:rPr>
              <w:t>Penguard</w:t>
            </w:r>
            <w:proofErr w:type="spellEnd"/>
            <w:r w:rsidRPr="0098036A">
              <w:rPr>
                <w:sz w:val="16"/>
                <w:szCs w:val="16"/>
              </w:rPr>
              <w:t xml:space="preserve"> Universal</w:t>
            </w:r>
          </w:p>
        </w:tc>
        <w:tc>
          <w:tcPr>
            <w:tcW w:w="945" w:type="dxa"/>
            <w:vAlign w:val="center"/>
          </w:tcPr>
          <w:p w14:paraId="26CC6BB7" w14:textId="6F5CB721" w:rsidR="0058221C" w:rsidRPr="00463EC8" w:rsidRDefault="0058221C" w:rsidP="00157F84">
            <w:pPr>
              <w:spacing w:before="0" w:line="240" w:lineRule="auto"/>
              <w:ind w:left="0"/>
              <w:jc w:val="center"/>
              <w:rPr>
                <w:sz w:val="16"/>
                <w:szCs w:val="16"/>
              </w:rPr>
            </w:pPr>
            <w:r w:rsidRPr="00463EC8">
              <w:rPr>
                <w:sz w:val="16"/>
                <w:szCs w:val="16"/>
              </w:rPr>
              <w:t>240-270</w:t>
            </w:r>
          </w:p>
        </w:tc>
        <w:tc>
          <w:tcPr>
            <w:tcW w:w="1420" w:type="dxa"/>
            <w:gridSpan w:val="2"/>
            <w:vAlign w:val="center"/>
          </w:tcPr>
          <w:p w14:paraId="0B4D2480" w14:textId="77777777" w:rsidR="0058221C" w:rsidRPr="00463EC8" w:rsidRDefault="0058221C" w:rsidP="00157F84">
            <w:pPr>
              <w:autoSpaceDE/>
              <w:autoSpaceDN/>
              <w:adjustRightInd/>
              <w:spacing w:before="0" w:line="240" w:lineRule="auto"/>
              <w:ind w:left="0"/>
              <w:rPr>
                <w:sz w:val="16"/>
                <w:szCs w:val="16"/>
              </w:rPr>
            </w:pPr>
            <w:r w:rsidRPr="00463EC8">
              <w:rPr>
                <w:sz w:val="16"/>
                <w:szCs w:val="16"/>
              </w:rPr>
              <w:t>121°C (250°F)</w:t>
            </w:r>
          </w:p>
        </w:tc>
      </w:tr>
      <w:tr w:rsidR="00157F84" w:rsidRPr="001D3869" w14:paraId="72903E40" w14:textId="77777777" w:rsidTr="00A25F9E">
        <w:trPr>
          <w:trHeight w:val="288"/>
          <w:jc w:val="center"/>
        </w:trPr>
        <w:tc>
          <w:tcPr>
            <w:tcW w:w="2215" w:type="dxa"/>
            <w:gridSpan w:val="3"/>
            <w:vAlign w:val="center"/>
          </w:tcPr>
          <w:p w14:paraId="7C908D37" w14:textId="77777777" w:rsidR="00157F84" w:rsidRPr="001D3869" w:rsidRDefault="00157F84" w:rsidP="00157F84">
            <w:pPr>
              <w:jc w:val="center"/>
              <w:rPr>
                <w:b/>
                <w:sz w:val="16"/>
                <w:szCs w:val="16"/>
              </w:rPr>
            </w:pPr>
          </w:p>
        </w:tc>
        <w:tc>
          <w:tcPr>
            <w:tcW w:w="2979" w:type="dxa"/>
            <w:vAlign w:val="center"/>
          </w:tcPr>
          <w:p w14:paraId="5086747C" w14:textId="77777777" w:rsidR="00157F84" w:rsidRPr="001D3869" w:rsidRDefault="00157F84" w:rsidP="00157F84">
            <w:pPr>
              <w:autoSpaceDE/>
              <w:autoSpaceDN/>
              <w:adjustRightInd/>
              <w:spacing w:before="0" w:line="240" w:lineRule="auto"/>
              <w:ind w:left="0"/>
              <w:rPr>
                <w:sz w:val="16"/>
                <w:szCs w:val="16"/>
              </w:rPr>
            </w:pPr>
            <w:r>
              <w:rPr>
                <w:sz w:val="16"/>
                <w:szCs w:val="16"/>
              </w:rPr>
              <w:t>PPG</w:t>
            </w:r>
          </w:p>
        </w:tc>
        <w:tc>
          <w:tcPr>
            <w:tcW w:w="2408" w:type="dxa"/>
            <w:gridSpan w:val="2"/>
            <w:vAlign w:val="center"/>
          </w:tcPr>
          <w:p w14:paraId="512F9C7A" w14:textId="66B60C80"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Amerlock</w:t>
            </w:r>
            <w:proofErr w:type="spellEnd"/>
            <w:r w:rsidRPr="0098036A">
              <w:rPr>
                <w:sz w:val="16"/>
                <w:szCs w:val="16"/>
              </w:rPr>
              <w:t xml:space="preserve"> 2 </w:t>
            </w:r>
            <w:r w:rsidR="005E4DA2" w:rsidRPr="0098036A">
              <w:rPr>
                <w:sz w:val="16"/>
                <w:szCs w:val="16"/>
              </w:rPr>
              <w:t xml:space="preserve">Series </w:t>
            </w:r>
            <w:r w:rsidRPr="0098036A">
              <w:rPr>
                <w:sz w:val="16"/>
                <w:szCs w:val="16"/>
              </w:rPr>
              <w:t>GF</w:t>
            </w:r>
          </w:p>
          <w:p w14:paraId="2A92CF96" w14:textId="77777777"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SigmaShield</w:t>
            </w:r>
            <w:proofErr w:type="spellEnd"/>
            <w:r w:rsidRPr="0098036A">
              <w:rPr>
                <w:sz w:val="16"/>
                <w:szCs w:val="16"/>
              </w:rPr>
              <w:t xml:space="preserve"> 2 GF</w:t>
            </w:r>
          </w:p>
        </w:tc>
        <w:tc>
          <w:tcPr>
            <w:tcW w:w="945" w:type="dxa"/>
            <w:vAlign w:val="center"/>
          </w:tcPr>
          <w:p w14:paraId="5D326A1C" w14:textId="77777777" w:rsidR="00157F84" w:rsidRPr="00463EC8" w:rsidRDefault="00157F84" w:rsidP="00157F84">
            <w:pPr>
              <w:spacing w:before="0" w:line="240" w:lineRule="auto"/>
              <w:ind w:left="0"/>
              <w:jc w:val="center"/>
              <w:rPr>
                <w:sz w:val="16"/>
                <w:szCs w:val="16"/>
              </w:rPr>
            </w:pPr>
            <w:r w:rsidRPr="00463EC8">
              <w:rPr>
                <w:sz w:val="16"/>
                <w:szCs w:val="16"/>
              </w:rPr>
              <w:t>84-114</w:t>
            </w:r>
          </w:p>
        </w:tc>
        <w:tc>
          <w:tcPr>
            <w:tcW w:w="1420" w:type="dxa"/>
            <w:gridSpan w:val="2"/>
            <w:vAlign w:val="center"/>
          </w:tcPr>
          <w:p w14:paraId="721D8BFC" w14:textId="77777777" w:rsidR="00157F84" w:rsidRPr="00463EC8" w:rsidRDefault="00157F84" w:rsidP="00157F84">
            <w:pPr>
              <w:autoSpaceDE/>
              <w:autoSpaceDN/>
              <w:adjustRightInd/>
              <w:spacing w:before="0" w:line="240" w:lineRule="auto"/>
              <w:ind w:left="0"/>
              <w:rPr>
                <w:sz w:val="16"/>
                <w:szCs w:val="16"/>
              </w:rPr>
            </w:pPr>
            <w:r w:rsidRPr="00463EC8">
              <w:rPr>
                <w:sz w:val="16"/>
                <w:szCs w:val="16"/>
              </w:rPr>
              <w:t>121°C (250°F)</w:t>
            </w:r>
          </w:p>
        </w:tc>
      </w:tr>
      <w:tr w:rsidR="00157F84" w:rsidRPr="001D3869" w14:paraId="129F51A9" w14:textId="77777777" w:rsidTr="00A25F9E">
        <w:trPr>
          <w:trHeight w:val="288"/>
          <w:jc w:val="center"/>
        </w:trPr>
        <w:tc>
          <w:tcPr>
            <w:tcW w:w="2215" w:type="dxa"/>
            <w:gridSpan w:val="3"/>
            <w:vAlign w:val="center"/>
          </w:tcPr>
          <w:p w14:paraId="22B11942" w14:textId="77777777" w:rsidR="00157F84" w:rsidRPr="001D3869" w:rsidRDefault="00157F84" w:rsidP="00157F84">
            <w:pPr>
              <w:jc w:val="center"/>
              <w:rPr>
                <w:b/>
                <w:sz w:val="16"/>
                <w:szCs w:val="16"/>
              </w:rPr>
            </w:pPr>
          </w:p>
        </w:tc>
        <w:tc>
          <w:tcPr>
            <w:tcW w:w="2979" w:type="dxa"/>
            <w:vAlign w:val="center"/>
          </w:tcPr>
          <w:p w14:paraId="7F22C420" w14:textId="77777777" w:rsidR="00157F84" w:rsidRPr="001D3869" w:rsidRDefault="00157F84" w:rsidP="00157F84">
            <w:pPr>
              <w:autoSpaceDE/>
              <w:autoSpaceDN/>
              <w:adjustRightInd/>
              <w:spacing w:before="0" w:line="240" w:lineRule="auto"/>
              <w:ind w:left="0"/>
              <w:rPr>
                <w:sz w:val="16"/>
                <w:szCs w:val="16"/>
              </w:rPr>
            </w:pPr>
            <w:r w:rsidRPr="001D3869">
              <w:rPr>
                <w:sz w:val="16"/>
                <w:szCs w:val="16"/>
              </w:rPr>
              <w:t>Sherwin Williams</w:t>
            </w:r>
          </w:p>
        </w:tc>
        <w:tc>
          <w:tcPr>
            <w:tcW w:w="2408" w:type="dxa"/>
            <w:gridSpan w:val="2"/>
            <w:vAlign w:val="center"/>
          </w:tcPr>
          <w:p w14:paraId="73CB06F1" w14:textId="57068387"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Macropoxy</w:t>
            </w:r>
            <w:proofErr w:type="spellEnd"/>
            <w:r w:rsidRPr="0098036A">
              <w:rPr>
                <w:sz w:val="16"/>
                <w:szCs w:val="16"/>
              </w:rPr>
              <w:t xml:space="preserve"> 646 FF Series </w:t>
            </w:r>
          </w:p>
        </w:tc>
        <w:tc>
          <w:tcPr>
            <w:tcW w:w="945" w:type="dxa"/>
            <w:vAlign w:val="center"/>
          </w:tcPr>
          <w:p w14:paraId="4ED64D8D" w14:textId="77777777" w:rsidR="00157F84" w:rsidRPr="00463EC8" w:rsidRDefault="00157F84" w:rsidP="00157F84">
            <w:pPr>
              <w:spacing w:before="0" w:line="240" w:lineRule="auto"/>
              <w:ind w:left="0"/>
              <w:jc w:val="center"/>
              <w:rPr>
                <w:sz w:val="16"/>
                <w:szCs w:val="16"/>
              </w:rPr>
            </w:pPr>
            <w:r w:rsidRPr="00463EC8">
              <w:rPr>
                <w:sz w:val="16"/>
                <w:szCs w:val="16"/>
              </w:rPr>
              <w:t>100-250</w:t>
            </w:r>
          </w:p>
        </w:tc>
        <w:tc>
          <w:tcPr>
            <w:tcW w:w="1420" w:type="dxa"/>
            <w:gridSpan w:val="2"/>
            <w:vAlign w:val="center"/>
          </w:tcPr>
          <w:p w14:paraId="0E69F9C2" w14:textId="77777777" w:rsidR="00157F84" w:rsidRPr="00463EC8" w:rsidRDefault="00157F84" w:rsidP="00157F84">
            <w:pPr>
              <w:autoSpaceDE/>
              <w:autoSpaceDN/>
              <w:adjustRightInd/>
              <w:spacing w:before="0" w:line="240" w:lineRule="auto"/>
              <w:ind w:left="0"/>
              <w:rPr>
                <w:sz w:val="16"/>
                <w:szCs w:val="16"/>
              </w:rPr>
            </w:pPr>
            <w:r w:rsidRPr="00463EC8">
              <w:rPr>
                <w:sz w:val="16"/>
                <w:szCs w:val="16"/>
              </w:rPr>
              <w:t>121°C (250°F)</w:t>
            </w:r>
          </w:p>
        </w:tc>
      </w:tr>
      <w:tr w:rsidR="00157F84" w:rsidRPr="001D3869" w14:paraId="07C6EFCF" w14:textId="77777777" w:rsidTr="00A25F9E">
        <w:trPr>
          <w:trHeight w:val="288"/>
          <w:jc w:val="center"/>
        </w:trPr>
        <w:tc>
          <w:tcPr>
            <w:tcW w:w="2215" w:type="dxa"/>
            <w:gridSpan w:val="3"/>
            <w:tcBorders>
              <w:bottom w:val="single" w:sz="12" w:space="0" w:color="auto"/>
            </w:tcBorders>
            <w:vAlign w:val="center"/>
          </w:tcPr>
          <w:p w14:paraId="050C6D21" w14:textId="77777777" w:rsidR="00157F84" w:rsidRPr="001D3869" w:rsidRDefault="00157F84" w:rsidP="00157F84">
            <w:pPr>
              <w:jc w:val="center"/>
              <w:rPr>
                <w:i/>
                <w:sz w:val="14"/>
                <w:szCs w:val="14"/>
              </w:rPr>
            </w:pPr>
          </w:p>
        </w:tc>
        <w:tc>
          <w:tcPr>
            <w:tcW w:w="7752" w:type="dxa"/>
            <w:gridSpan w:val="6"/>
            <w:tcBorders>
              <w:bottom w:val="single" w:sz="12" w:space="0" w:color="auto"/>
            </w:tcBorders>
            <w:vAlign w:val="center"/>
          </w:tcPr>
          <w:p w14:paraId="48C34F53" w14:textId="77777777" w:rsidR="00157F84" w:rsidRPr="0098036A" w:rsidRDefault="00157F84" w:rsidP="00157F84">
            <w:pPr>
              <w:autoSpaceDE/>
              <w:autoSpaceDN/>
              <w:adjustRightInd/>
              <w:spacing w:before="0" w:line="240" w:lineRule="auto"/>
              <w:ind w:left="0"/>
              <w:rPr>
                <w:i/>
                <w:sz w:val="14"/>
                <w:szCs w:val="14"/>
              </w:rPr>
            </w:pPr>
            <w:r w:rsidRPr="0098036A">
              <w:rPr>
                <w:i/>
                <w:sz w:val="14"/>
                <w:szCs w:val="14"/>
              </w:rPr>
              <w:t>Broadcast grit in between coats.</w:t>
            </w:r>
          </w:p>
        </w:tc>
      </w:tr>
      <w:tr w:rsidR="00157F84" w:rsidRPr="001D3869" w14:paraId="1B9978F4" w14:textId="77777777" w:rsidTr="00A25F9E">
        <w:trPr>
          <w:trHeight w:val="288"/>
          <w:jc w:val="center"/>
        </w:trPr>
        <w:tc>
          <w:tcPr>
            <w:tcW w:w="2215" w:type="dxa"/>
            <w:gridSpan w:val="3"/>
            <w:tcBorders>
              <w:top w:val="single" w:sz="12" w:space="0" w:color="auto"/>
            </w:tcBorders>
            <w:vAlign w:val="center"/>
          </w:tcPr>
          <w:p w14:paraId="75EA84B4" w14:textId="77777777" w:rsidR="00157F84" w:rsidRPr="001D3869" w:rsidRDefault="00157F84" w:rsidP="00157F84">
            <w:pPr>
              <w:autoSpaceDE/>
              <w:autoSpaceDN/>
              <w:adjustRightInd/>
              <w:spacing w:before="0" w:line="240" w:lineRule="auto"/>
              <w:ind w:left="0"/>
              <w:rPr>
                <w:b/>
                <w:sz w:val="16"/>
                <w:szCs w:val="16"/>
              </w:rPr>
            </w:pPr>
            <w:r w:rsidRPr="001D3869">
              <w:rPr>
                <w:b/>
                <w:sz w:val="16"/>
                <w:szCs w:val="16"/>
              </w:rPr>
              <w:t>TIECOAT</w:t>
            </w:r>
          </w:p>
        </w:tc>
        <w:tc>
          <w:tcPr>
            <w:tcW w:w="7752" w:type="dxa"/>
            <w:gridSpan w:val="6"/>
            <w:vMerge w:val="restart"/>
            <w:tcBorders>
              <w:top w:val="single" w:sz="12" w:space="0" w:color="auto"/>
            </w:tcBorders>
            <w:vAlign w:val="center"/>
          </w:tcPr>
          <w:p w14:paraId="40F1E98C" w14:textId="77777777" w:rsidR="00157F84" w:rsidRPr="0098036A" w:rsidRDefault="00157F84" w:rsidP="00157F84">
            <w:pPr>
              <w:spacing w:before="0" w:line="240" w:lineRule="auto"/>
              <w:ind w:left="0"/>
              <w:rPr>
                <w:sz w:val="16"/>
                <w:szCs w:val="16"/>
              </w:rPr>
            </w:pPr>
            <w:r w:rsidRPr="0098036A">
              <w:rPr>
                <w:i/>
                <w:sz w:val="14"/>
                <w:szCs w:val="14"/>
              </w:rPr>
              <w:t xml:space="preserve">Apply grit to these coatings to provide a non-skid surface. Apply polyester first at 0.8 mm. (30 </w:t>
            </w:r>
            <w:proofErr w:type="spellStart"/>
            <w:r w:rsidRPr="0098036A">
              <w:rPr>
                <w:i/>
                <w:sz w:val="14"/>
                <w:szCs w:val="14"/>
              </w:rPr>
              <w:t>mils</w:t>
            </w:r>
            <w:proofErr w:type="spellEnd"/>
            <w:r w:rsidRPr="0098036A">
              <w:rPr>
                <w:i/>
                <w:sz w:val="14"/>
                <w:szCs w:val="14"/>
              </w:rPr>
              <w:t>). Sprinkle Company-approved 20 - 30 mesh garnet, alumina, or other grit evenly over the coating at a rate of 0.73 kg/m</w:t>
            </w:r>
            <w:r w:rsidRPr="0098036A">
              <w:rPr>
                <w:i/>
                <w:sz w:val="14"/>
                <w:szCs w:val="14"/>
                <w:vertAlign w:val="superscript"/>
              </w:rPr>
              <w:t>2</w:t>
            </w:r>
            <w:r w:rsidRPr="0098036A">
              <w:rPr>
                <w:i/>
                <w:sz w:val="14"/>
                <w:szCs w:val="14"/>
              </w:rPr>
              <w:t xml:space="preserve"> – 0.88 kg/m</w:t>
            </w:r>
            <w:r w:rsidRPr="0098036A">
              <w:rPr>
                <w:i/>
                <w:sz w:val="14"/>
                <w:szCs w:val="14"/>
                <w:vertAlign w:val="superscript"/>
              </w:rPr>
              <w:t>2</w:t>
            </w:r>
            <w:r w:rsidRPr="0098036A">
              <w:rPr>
                <w:i/>
                <w:sz w:val="14"/>
                <w:szCs w:val="14"/>
              </w:rPr>
              <w:t xml:space="preserve"> (15 - 18 </w:t>
            </w:r>
            <w:proofErr w:type="spellStart"/>
            <w:r w:rsidRPr="0098036A">
              <w:rPr>
                <w:i/>
                <w:sz w:val="14"/>
                <w:szCs w:val="14"/>
              </w:rPr>
              <w:t>lbs</w:t>
            </w:r>
            <w:proofErr w:type="spellEnd"/>
            <w:r w:rsidRPr="0098036A">
              <w:rPr>
                <w:i/>
                <w:sz w:val="14"/>
                <w:szCs w:val="14"/>
              </w:rPr>
              <w:t xml:space="preserve"> per 100 sq ft). Spray </w:t>
            </w:r>
            <w:proofErr w:type="gramStart"/>
            <w:r w:rsidRPr="0098036A">
              <w:rPr>
                <w:i/>
                <w:sz w:val="14"/>
                <w:szCs w:val="14"/>
              </w:rPr>
              <w:t>apply</w:t>
            </w:r>
            <w:proofErr w:type="gramEnd"/>
            <w:r w:rsidRPr="0098036A">
              <w:rPr>
                <w:i/>
                <w:sz w:val="14"/>
                <w:szCs w:val="14"/>
              </w:rPr>
              <w:t xml:space="preserve"> a final 0.25 mm. (10.0 </w:t>
            </w:r>
            <w:proofErr w:type="spellStart"/>
            <w:r w:rsidRPr="0098036A">
              <w:rPr>
                <w:i/>
                <w:sz w:val="14"/>
                <w:szCs w:val="14"/>
              </w:rPr>
              <w:t>mils</w:t>
            </w:r>
            <w:proofErr w:type="spellEnd"/>
            <w:r w:rsidRPr="0098036A">
              <w:rPr>
                <w:i/>
                <w:sz w:val="14"/>
                <w:szCs w:val="14"/>
              </w:rPr>
              <w:t xml:space="preserve">) of </w:t>
            </w:r>
            <w:proofErr w:type="spellStart"/>
            <w:r w:rsidRPr="0098036A">
              <w:rPr>
                <w:i/>
                <w:sz w:val="14"/>
                <w:szCs w:val="14"/>
              </w:rPr>
              <w:t>isopolyester</w:t>
            </w:r>
            <w:proofErr w:type="spellEnd"/>
            <w:r w:rsidRPr="0098036A">
              <w:rPr>
                <w:i/>
                <w:sz w:val="14"/>
                <w:szCs w:val="14"/>
              </w:rPr>
              <w:t xml:space="preserve"> over the grit while the first coat is still sticky.</w:t>
            </w:r>
          </w:p>
        </w:tc>
      </w:tr>
      <w:tr w:rsidR="00157F84" w:rsidRPr="001D3869" w14:paraId="58CE5211" w14:textId="77777777" w:rsidTr="00A25F9E">
        <w:trPr>
          <w:trHeight w:val="288"/>
          <w:jc w:val="center"/>
        </w:trPr>
        <w:tc>
          <w:tcPr>
            <w:tcW w:w="2215" w:type="dxa"/>
            <w:gridSpan w:val="3"/>
            <w:tcBorders>
              <w:bottom w:val="single" w:sz="12" w:space="0" w:color="auto"/>
            </w:tcBorders>
            <w:vAlign w:val="center"/>
          </w:tcPr>
          <w:p w14:paraId="69C1DAFD" w14:textId="77777777" w:rsidR="00157F84" w:rsidRPr="001D3869" w:rsidRDefault="00157F84" w:rsidP="00157F84">
            <w:pPr>
              <w:autoSpaceDE/>
              <w:autoSpaceDN/>
              <w:adjustRightInd/>
              <w:spacing w:before="0" w:line="240" w:lineRule="auto"/>
              <w:ind w:left="0"/>
              <w:rPr>
                <w:b/>
                <w:sz w:val="16"/>
                <w:szCs w:val="16"/>
              </w:rPr>
            </w:pPr>
            <w:r w:rsidRPr="001D3869">
              <w:rPr>
                <w:b/>
                <w:sz w:val="16"/>
                <w:szCs w:val="16"/>
              </w:rPr>
              <w:t>20 - 30 Mesh Grit</w:t>
            </w:r>
          </w:p>
        </w:tc>
        <w:tc>
          <w:tcPr>
            <w:tcW w:w="7752" w:type="dxa"/>
            <w:gridSpan w:val="6"/>
            <w:vMerge/>
            <w:tcBorders>
              <w:bottom w:val="single" w:sz="12" w:space="0" w:color="auto"/>
            </w:tcBorders>
            <w:vAlign w:val="center"/>
          </w:tcPr>
          <w:p w14:paraId="4CFB1E82" w14:textId="77777777" w:rsidR="00157F84" w:rsidRPr="0098036A" w:rsidRDefault="00157F84" w:rsidP="00157F84">
            <w:pPr>
              <w:autoSpaceDE/>
              <w:autoSpaceDN/>
              <w:adjustRightInd/>
              <w:spacing w:before="0" w:line="240" w:lineRule="auto"/>
              <w:ind w:left="0"/>
              <w:rPr>
                <w:i/>
                <w:sz w:val="14"/>
                <w:szCs w:val="14"/>
              </w:rPr>
            </w:pPr>
          </w:p>
        </w:tc>
      </w:tr>
      <w:tr w:rsidR="00157F84" w:rsidRPr="001D3869" w14:paraId="2BF27637" w14:textId="77777777" w:rsidTr="00A25F9E">
        <w:trPr>
          <w:trHeight w:val="288"/>
          <w:jc w:val="center"/>
        </w:trPr>
        <w:tc>
          <w:tcPr>
            <w:tcW w:w="2215" w:type="dxa"/>
            <w:gridSpan w:val="3"/>
            <w:tcBorders>
              <w:top w:val="single" w:sz="12" w:space="0" w:color="auto"/>
            </w:tcBorders>
            <w:vAlign w:val="center"/>
          </w:tcPr>
          <w:p w14:paraId="7E2F4524" w14:textId="77777777" w:rsidR="00157F84" w:rsidRPr="001D3869" w:rsidRDefault="00157F84" w:rsidP="00157F84">
            <w:pPr>
              <w:autoSpaceDE/>
              <w:autoSpaceDN/>
              <w:adjustRightInd/>
              <w:spacing w:before="0" w:line="240" w:lineRule="auto"/>
              <w:ind w:left="0"/>
              <w:rPr>
                <w:b/>
                <w:sz w:val="16"/>
                <w:szCs w:val="16"/>
              </w:rPr>
            </w:pPr>
            <w:r w:rsidRPr="001D3869">
              <w:rPr>
                <w:b/>
                <w:sz w:val="16"/>
                <w:szCs w:val="16"/>
              </w:rPr>
              <w:t>TOPCOAT</w:t>
            </w:r>
          </w:p>
        </w:tc>
        <w:tc>
          <w:tcPr>
            <w:tcW w:w="2979" w:type="dxa"/>
            <w:tcBorders>
              <w:top w:val="single" w:sz="12" w:space="0" w:color="auto"/>
            </w:tcBorders>
            <w:vAlign w:val="center"/>
          </w:tcPr>
          <w:p w14:paraId="767C76A7" w14:textId="77777777" w:rsidR="00157F84" w:rsidRPr="001D3869" w:rsidRDefault="00157F84" w:rsidP="00157F84">
            <w:pPr>
              <w:autoSpaceDE/>
              <w:autoSpaceDN/>
              <w:adjustRightInd/>
              <w:spacing w:before="0" w:line="240" w:lineRule="auto"/>
              <w:ind w:left="0"/>
              <w:rPr>
                <w:sz w:val="16"/>
                <w:szCs w:val="16"/>
              </w:rPr>
            </w:pPr>
            <w:r w:rsidRPr="001D3869">
              <w:rPr>
                <w:sz w:val="16"/>
                <w:szCs w:val="16"/>
              </w:rPr>
              <w:t>Carboline</w:t>
            </w:r>
          </w:p>
        </w:tc>
        <w:tc>
          <w:tcPr>
            <w:tcW w:w="2408" w:type="dxa"/>
            <w:gridSpan w:val="2"/>
            <w:tcBorders>
              <w:top w:val="single" w:sz="12" w:space="0" w:color="auto"/>
            </w:tcBorders>
            <w:vAlign w:val="center"/>
          </w:tcPr>
          <w:p w14:paraId="1FE0D92F" w14:textId="77777777"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Carboguard</w:t>
            </w:r>
            <w:proofErr w:type="spellEnd"/>
            <w:r w:rsidRPr="0098036A">
              <w:rPr>
                <w:sz w:val="16"/>
                <w:szCs w:val="16"/>
              </w:rPr>
              <w:t xml:space="preserve"> 869 Non-Skid</w:t>
            </w:r>
          </w:p>
        </w:tc>
        <w:tc>
          <w:tcPr>
            <w:tcW w:w="945" w:type="dxa"/>
            <w:tcBorders>
              <w:top w:val="single" w:sz="12" w:space="0" w:color="auto"/>
            </w:tcBorders>
            <w:vAlign w:val="center"/>
          </w:tcPr>
          <w:p w14:paraId="0FF8A4F0" w14:textId="77777777" w:rsidR="00157F84" w:rsidRPr="00463EC8" w:rsidRDefault="00157F84" w:rsidP="00157F84">
            <w:pPr>
              <w:spacing w:before="0" w:line="240" w:lineRule="auto"/>
              <w:ind w:left="0"/>
              <w:jc w:val="center"/>
              <w:rPr>
                <w:sz w:val="16"/>
                <w:szCs w:val="16"/>
              </w:rPr>
            </w:pPr>
            <w:r w:rsidRPr="00463EC8">
              <w:rPr>
                <w:sz w:val="16"/>
                <w:szCs w:val="16"/>
              </w:rPr>
              <w:t>226</w:t>
            </w:r>
          </w:p>
        </w:tc>
        <w:tc>
          <w:tcPr>
            <w:tcW w:w="1420" w:type="dxa"/>
            <w:gridSpan w:val="2"/>
            <w:tcBorders>
              <w:top w:val="single" w:sz="12" w:space="0" w:color="auto"/>
            </w:tcBorders>
            <w:vAlign w:val="center"/>
          </w:tcPr>
          <w:p w14:paraId="50DC3BE4" w14:textId="77777777" w:rsidR="00157F84" w:rsidRPr="00463EC8" w:rsidRDefault="00157F84" w:rsidP="00157F84">
            <w:pPr>
              <w:autoSpaceDE/>
              <w:autoSpaceDN/>
              <w:adjustRightInd/>
              <w:spacing w:before="0" w:line="240" w:lineRule="auto"/>
              <w:ind w:left="0"/>
              <w:rPr>
                <w:sz w:val="16"/>
                <w:szCs w:val="16"/>
              </w:rPr>
            </w:pPr>
            <w:r w:rsidRPr="00463EC8">
              <w:rPr>
                <w:sz w:val="16"/>
                <w:szCs w:val="16"/>
              </w:rPr>
              <w:t>121°C (250°F)</w:t>
            </w:r>
          </w:p>
        </w:tc>
      </w:tr>
      <w:tr w:rsidR="00157F84" w:rsidRPr="001D3869" w14:paraId="2AF285D2" w14:textId="77777777" w:rsidTr="00A25F9E">
        <w:trPr>
          <w:trHeight w:val="288"/>
          <w:jc w:val="center"/>
        </w:trPr>
        <w:tc>
          <w:tcPr>
            <w:tcW w:w="2215" w:type="dxa"/>
            <w:gridSpan w:val="3"/>
            <w:vAlign w:val="center"/>
          </w:tcPr>
          <w:p w14:paraId="39BE2333" w14:textId="77777777" w:rsidR="00157F84" w:rsidRPr="001D3869" w:rsidRDefault="00157F84" w:rsidP="00157F84">
            <w:pPr>
              <w:autoSpaceDE/>
              <w:autoSpaceDN/>
              <w:adjustRightInd/>
              <w:spacing w:before="0" w:line="240" w:lineRule="auto"/>
              <w:ind w:left="0"/>
              <w:rPr>
                <w:b/>
                <w:sz w:val="16"/>
                <w:szCs w:val="16"/>
              </w:rPr>
            </w:pPr>
          </w:p>
        </w:tc>
        <w:tc>
          <w:tcPr>
            <w:tcW w:w="2979" w:type="dxa"/>
            <w:vAlign w:val="center"/>
          </w:tcPr>
          <w:p w14:paraId="4E5936DD" w14:textId="22A62C03" w:rsidR="00157F84" w:rsidRPr="001D3869" w:rsidRDefault="00157F84" w:rsidP="00157F84">
            <w:pPr>
              <w:autoSpaceDE/>
              <w:autoSpaceDN/>
              <w:adjustRightInd/>
              <w:spacing w:before="0" w:line="240" w:lineRule="auto"/>
              <w:ind w:left="0"/>
              <w:rPr>
                <w:sz w:val="16"/>
                <w:szCs w:val="16"/>
              </w:rPr>
            </w:pPr>
            <w:proofErr w:type="spellStart"/>
            <w:r w:rsidRPr="00157F84">
              <w:rPr>
                <w:sz w:val="16"/>
                <w:szCs w:val="16"/>
              </w:rPr>
              <w:t>Corrocoat</w:t>
            </w:r>
            <w:proofErr w:type="spellEnd"/>
          </w:p>
        </w:tc>
        <w:tc>
          <w:tcPr>
            <w:tcW w:w="2408" w:type="dxa"/>
            <w:gridSpan w:val="2"/>
            <w:vAlign w:val="center"/>
          </w:tcPr>
          <w:p w14:paraId="4F9AA63C" w14:textId="5BF33FC9"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ZipCoat</w:t>
            </w:r>
            <w:proofErr w:type="spellEnd"/>
          </w:p>
        </w:tc>
        <w:tc>
          <w:tcPr>
            <w:tcW w:w="945" w:type="dxa"/>
            <w:vAlign w:val="center"/>
          </w:tcPr>
          <w:p w14:paraId="7AE81F7D" w14:textId="1DE2F3EA" w:rsidR="00157F84" w:rsidRPr="00463EC8" w:rsidRDefault="00157F84" w:rsidP="00157F84">
            <w:pPr>
              <w:spacing w:before="0" w:line="240" w:lineRule="auto"/>
              <w:ind w:left="0"/>
              <w:jc w:val="center"/>
              <w:rPr>
                <w:sz w:val="16"/>
                <w:szCs w:val="16"/>
              </w:rPr>
            </w:pPr>
            <w:r w:rsidRPr="00463EC8">
              <w:rPr>
                <w:sz w:val="16"/>
                <w:szCs w:val="16"/>
              </w:rPr>
              <w:t>47</w:t>
            </w:r>
          </w:p>
        </w:tc>
        <w:tc>
          <w:tcPr>
            <w:tcW w:w="1420" w:type="dxa"/>
            <w:gridSpan w:val="2"/>
            <w:vAlign w:val="center"/>
          </w:tcPr>
          <w:p w14:paraId="360CFA7E" w14:textId="1DEAAD52" w:rsidR="00157F84" w:rsidRPr="00463EC8" w:rsidRDefault="005F743B" w:rsidP="00157F84">
            <w:pPr>
              <w:autoSpaceDE/>
              <w:autoSpaceDN/>
              <w:adjustRightInd/>
              <w:spacing w:before="0" w:line="240" w:lineRule="auto"/>
              <w:ind w:left="0"/>
              <w:rPr>
                <w:sz w:val="16"/>
                <w:szCs w:val="16"/>
              </w:rPr>
            </w:pPr>
            <w:ins w:id="1272" w:author="Issayevskiy, Konstantin [STAMGazStroy LLP]" w:date="2025-12-09T09:45:00Z" w16du:dateUtc="2025-12-09T04:45:00Z">
              <w:r w:rsidRPr="00463EC8">
                <w:rPr>
                  <w:sz w:val="16"/>
                  <w:szCs w:val="16"/>
                </w:rPr>
                <w:t>121°C (250°F)</w:t>
              </w:r>
            </w:ins>
            <w:del w:id="1273" w:author="Issayevskiy, Konstantin [STAMGazStroy LLP]" w:date="2025-12-09T09:45:00Z" w16du:dateUtc="2025-12-09T04:45:00Z">
              <w:r w:rsidR="00157F84" w:rsidRPr="00463EC8" w:rsidDel="005F743B">
                <w:rPr>
                  <w:sz w:val="16"/>
                  <w:szCs w:val="16"/>
                </w:rPr>
                <w:delText>250°F (121°C)</w:delText>
              </w:r>
            </w:del>
          </w:p>
        </w:tc>
      </w:tr>
      <w:tr w:rsidR="00157F84" w:rsidRPr="001D3869" w14:paraId="2913C933" w14:textId="77777777" w:rsidTr="00A25F9E">
        <w:trPr>
          <w:trHeight w:val="288"/>
          <w:jc w:val="center"/>
        </w:trPr>
        <w:tc>
          <w:tcPr>
            <w:tcW w:w="2215" w:type="dxa"/>
            <w:gridSpan w:val="3"/>
            <w:vAlign w:val="center"/>
          </w:tcPr>
          <w:p w14:paraId="0FADF466" w14:textId="77777777" w:rsidR="00157F84" w:rsidRPr="001D3869" w:rsidRDefault="00157F84" w:rsidP="00157F84">
            <w:pPr>
              <w:autoSpaceDE/>
              <w:autoSpaceDN/>
              <w:adjustRightInd/>
              <w:spacing w:before="0" w:line="240" w:lineRule="auto"/>
              <w:ind w:left="0"/>
              <w:rPr>
                <w:b/>
                <w:sz w:val="16"/>
                <w:szCs w:val="16"/>
              </w:rPr>
            </w:pPr>
            <w:r w:rsidRPr="001D3869">
              <w:rPr>
                <w:b/>
                <w:sz w:val="16"/>
                <w:szCs w:val="16"/>
              </w:rPr>
              <w:t>Non-Skid</w:t>
            </w:r>
          </w:p>
        </w:tc>
        <w:tc>
          <w:tcPr>
            <w:tcW w:w="2979" w:type="dxa"/>
            <w:vAlign w:val="center"/>
          </w:tcPr>
          <w:p w14:paraId="1F85AD6C" w14:textId="77777777" w:rsidR="00157F84" w:rsidRPr="001D3869" w:rsidRDefault="00157F84" w:rsidP="00157F84">
            <w:pPr>
              <w:autoSpaceDE/>
              <w:autoSpaceDN/>
              <w:adjustRightInd/>
              <w:spacing w:before="0" w:line="240" w:lineRule="auto"/>
              <w:ind w:left="0"/>
              <w:rPr>
                <w:sz w:val="16"/>
                <w:szCs w:val="16"/>
              </w:rPr>
            </w:pPr>
            <w:r w:rsidRPr="001D3869">
              <w:rPr>
                <w:sz w:val="16"/>
                <w:szCs w:val="16"/>
              </w:rPr>
              <w:t>Hempel Coatings (USA), Inc.</w:t>
            </w:r>
          </w:p>
        </w:tc>
        <w:tc>
          <w:tcPr>
            <w:tcW w:w="2408" w:type="dxa"/>
            <w:gridSpan w:val="2"/>
            <w:vAlign w:val="center"/>
          </w:tcPr>
          <w:p w14:paraId="54590D68" w14:textId="77777777"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Hempadur</w:t>
            </w:r>
            <w:proofErr w:type="spellEnd"/>
            <w:r w:rsidRPr="0098036A">
              <w:rPr>
                <w:sz w:val="16"/>
                <w:szCs w:val="16"/>
              </w:rPr>
              <w:t xml:space="preserve"> 4588 Series</w:t>
            </w:r>
          </w:p>
          <w:p w14:paraId="665ABCD5" w14:textId="570FDD99" w:rsidR="0067547C" w:rsidRPr="0098036A" w:rsidRDefault="0067547C" w:rsidP="00157F84">
            <w:pPr>
              <w:autoSpaceDE/>
              <w:autoSpaceDN/>
              <w:adjustRightInd/>
              <w:spacing w:before="0" w:line="240" w:lineRule="auto"/>
              <w:ind w:left="0"/>
              <w:rPr>
                <w:sz w:val="16"/>
                <w:szCs w:val="16"/>
              </w:rPr>
            </w:pPr>
            <w:proofErr w:type="spellStart"/>
            <w:r w:rsidRPr="0098036A">
              <w:rPr>
                <w:sz w:val="16"/>
                <w:szCs w:val="16"/>
              </w:rPr>
              <w:t>Hempaprime</w:t>
            </w:r>
            <w:proofErr w:type="spellEnd"/>
            <w:r w:rsidRPr="0098036A">
              <w:rPr>
                <w:sz w:val="16"/>
                <w:szCs w:val="16"/>
              </w:rPr>
              <w:t xml:space="preserve"> Multi 500</w:t>
            </w:r>
          </w:p>
        </w:tc>
        <w:tc>
          <w:tcPr>
            <w:tcW w:w="945" w:type="dxa"/>
            <w:vAlign w:val="center"/>
          </w:tcPr>
          <w:p w14:paraId="7900B832" w14:textId="77777777" w:rsidR="00157F84" w:rsidRPr="00463EC8" w:rsidRDefault="00157F84" w:rsidP="00157F84">
            <w:pPr>
              <w:spacing w:before="0" w:line="240" w:lineRule="auto"/>
              <w:ind w:left="0"/>
              <w:jc w:val="center"/>
              <w:rPr>
                <w:sz w:val="16"/>
                <w:szCs w:val="16"/>
              </w:rPr>
            </w:pPr>
            <w:r w:rsidRPr="00463EC8">
              <w:rPr>
                <w:sz w:val="16"/>
                <w:szCs w:val="16"/>
              </w:rPr>
              <w:t>220</w:t>
            </w:r>
          </w:p>
          <w:p w14:paraId="420B24D9" w14:textId="4665DD40" w:rsidR="0067547C" w:rsidRPr="00463EC8" w:rsidRDefault="0067547C" w:rsidP="00157F84">
            <w:pPr>
              <w:spacing w:before="0" w:line="240" w:lineRule="auto"/>
              <w:ind w:left="0"/>
              <w:jc w:val="center"/>
              <w:rPr>
                <w:sz w:val="16"/>
                <w:szCs w:val="16"/>
              </w:rPr>
            </w:pPr>
            <w:r w:rsidRPr="00463EC8">
              <w:rPr>
                <w:sz w:val="16"/>
                <w:szCs w:val="16"/>
              </w:rPr>
              <w:t>189-190</w:t>
            </w:r>
          </w:p>
        </w:tc>
        <w:tc>
          <w:tcPr>
            <w:tcW w:w="1420" w:type="dxa"/>
            <w:gridSpan w:val="2"/>
            <w:vAlign w:val="center"/>
          </w:tcPr>
          <w:p w14:paraId="40918122" w14:textId="77777777" w:rsidR="00157F84" w:rsidRPr="00463EC8" w:rsidRDefault="00157F84" w:rsidP="00157F84">
            <w:pPr>
              <w:autoSpaceDE/>
              <w:autoSpaceDN/>
              <w:adjustRightInd/>
              <w:spacing w:before="0" w:line="240" w:lineRule="auto"/>
              <w:ind w:left="0"/>
              <w:rPr>
                <w:sz w:val="16"/>
                <w:szCs w:val="16"/>
              </w:rPr>
            </w:pPr>
            <w:r w:rsidRPr="00463EC8">
              <w:rPr>
                <w:sz w:val="16"/>
                <w:szCs w:val="16"/>
              </w:rPr>
              <w:t>121°C (250°F)</w:t>
            </w:r>
          </w:p>
        </w:tc>
      </w:tr>
      <w:tr w:rsidR="0058221C" w:rsidRPr="001D3869" w14:paraId="045F57E2" w14:textId="77777777" w:rsidTr="00A25F9E">
        <w:trPr>
          <w:trHeight w:val="288"/>
          <w:jc w:val="center"/>
        </w:trPr>
        <w:tc>
          <w:tcPr>
            <w:tcW w:w="2215" w:type="dxa"/>
            <w:gridSpan w:val="3"/>
            <w:vMerge w:val="restart"/>
            <w:vAlign w:val="center"/>
          </w:tcPr>
          <w:p w14:paraId="771A66D1" w14:textId="77777777" w:rsidR="0058221C" w:rsidRPr="001D3869" w:rsidRDefault="0058221C" w:rsidP="00157F84">
            <w:pPr>
              <w:autoSpaceDE/>
              <w:autoSpaceDN/>
              <w:adjustRightInd/>
              <w:spacing w:before="0" w:line="240" w:lineRule="auto"/>
              <w:ind w:left="0"/>
              <w:rPr>
                <w:b/>
                <w:sz w:val="16"/>
                <w:szCs w:val="16"/>
              </w:rPr>
            </w:pPr>
            <w:r w:rsidRPr="00AC6690">
              <w:rPr>
                <w:b/>
                <w:sz w:val="16"/>
                <w:szCs w:val="16"/>
              </w:rPr>
              <w:t>DFT as per Manufacturer’s Product Sheet</w:t>
            </w:r>
          </w:p>
        </w:tc>
        <w:tc>
          <w:tcPr>
            <w:tcW w:w="2979" w:type="dxa"/>
            <w:vAlign w:val="center"/>
          </w:tcPr>
          <w:p w14:paraId="4AE75018" w14:textId="77777777" w:rsidR="0058221C" w:rsidRPr="001D3869" w:rsidRDefault="0058221C" w:rsidP="00157F84">
            <w:pPr>
              <w:autoSpaceDE/>
              <w:autoSpaceDN/>
              <w:adjustRightInd/>
              <w:spacing w:before="0" w:line="240" w:lineRule="auto"/>
              <w:ind w:left="0"/>
              <w:rPr>
                <w:sz w:val="16"/>
                <w:szCs w:val="16"/>
              </w:rPr>
            </w:pPr>
            <w:r w:rsidRPr="001D3869">
              <w:rPr>
                <w:sz w:val="16"/>
                <w:szCs w:val="16"/>
              </w:rPr>
              <w:t>International</w:t>
            </w:r>
          </w:p>
        </w:tc>
        <w:tc>
          <w:tcPr>
            <w:tcW w:w="2408" w:type="dxa"/>
            <w:gridSpan w:val="2"/>
            <w:vAlign w:val="center"/>
          </w:tcPr>
          <w:p w14:paraId="26F87F6A" w14:textId="51046606" w:rsidR="0058221C" w:rsidRPr="0098036A" w:rsidRDefault="0058221C" w:rsidP="00157F84">
            <w:pPr>
              <w:autoSpaceDE/>
              <w:autoSpaceDN/>
              <w:adjustRightInd/>
              <w:spacing w:before="0" w:line="240" w:lineRule="auto"/>
              <w:ind w:left="0"/>
              <w:rPr>
                <w:sz w:val="16"/>
                <w:szCs w:val="16"/>
              </w:rPr>
            </w:pPr>
            <w:r w:rsidRPr="0098036A">
              <w:rPr>
                <w:sz w:val="16"/>
                <w:szCs w:val="16"/>
              </w:rPr>
              <w:t>Interzone 954</w:t>
            </w:r>
            <w:r w:rsidR="006062F9" w:rsidRPr="0098036A">
              <w:rPr>
                <w:sz w:val="16"/>
                <w:szCs w:val="16"/>
              </w:rPr>
              <w:t xml:space="preserve"> GF</w:t>
            </w:r>
            <w:r w:rsidRPr="0098036A">
              <w:rPr>
                <w:sz w:val="16"/>
                <w:szCs w:val="16"/>
              </w:rPr>
              <w:t xml:space="preserve"> </w:t>
            </w:r>
          </w:p>
        </w:tc>
        <w:tc>
          <w:tcPr>
            <w:tcW w:w="945" w:type="dxa"/>
            <w:vAlign w:val="center"/>
          </w:tcPr>
          <w:p w14:paraId="263CBF0E" w14:textId="77777777" w:rsidR="0058221C" w:rsidRPr="00463EC8" w:rsidRDefault="0058221C" w:rsidP="00157F84">
            <w:pPr>
              <w:spacing w:before="0" w:line="240" w:lineRule="auto"/>
              <w:ind w:left="0"/>
              <w:jc w:val="center"/>
              <w:rPr>
                <w:sz w:val="16"/>
                <w:szCs w:val="16"/>
              </w:rPr>
            </w:pPr>
            <w:r w:rsidRPr="00463EC8">
              <w:rPr>
                <w:sz w:val="16"/>
                <w:szCs w:val="16"/>
              </w:rPr>
              <w:t>225</w:t>
            </w:r>
          </w:p>
        </w:tc>
        <w:tc>
          <w:tcPr>
            <w:tcW w:w="1420" w:type="dxa"/>
            <w:gridSpan w:val="2"/>
            <w:vAlign w:val="center"/>
          </w:tcPr>
          <w:p w14:paraId="037A42BF" w14:textId="77777777" w:rsidR="0058221C" w:rsidRPr="00463EC8" w:rsidRDefault="0058221C" w:rsidP="00157F84">
            <w:pPr>
              <w:autoSpaceDE/>
              <w:autoSpaceDN/>
              <w:adjustRightInd/>
              <w:spacing w:before="0" w:line="240" w:lineRule="auto"/>
              <w:ind w:left="0"/>
              <w:rPr>
                <w:sz w:val="16"/>
                <w:szCs w:val="16"/>
              </w:rPr>
            </w:pPr>
            <w:r w:rsidRPr="00463EC8">
              <w:rPr>
                <w:sz w:val="16"/>
                <w:szCs w:val="16"/>
              </w:rPr>
              <w:t>121°C (250°F)</w:t>
            </w:r>
          </w:p>
        </w:tc>
      </w:tr>
      <w:tr w:rsidR="0058221C" w:rsidRPr="001D3869" w14:paraId="3F563046" w14:textId="77777777" w:rsidTr="00A25F9E">
        <w:trPr>
          <w:trHeight w:val="288"/>
          <w:jc w:val="center"/>
        </w:trPr>
        <w:tc>
          <w:tcPr>
            <w:tcW w:w="2215" w:type="dxa"/>
            <w:gridSpan w:val="3"/>
            <w:vMerge/>
            <w:vAlign w:val="center"/>
          </w:tcPr>
          <w:p w14:paraId="58BB18F2" w14:textId="77777777" w:rsidR="0058221C" w:rsidRPr="001D3869" w:rsidRDefault="0058221C" w:rsidP="00157F84">
            <w:pPr>
              <w:jc w:val="center"/>
              <w:rPr>
                <w:b/>
                <w:sz w:val="16"/>
                <w:szCs w:val="16"/>
              </w:rPr>
            </w:pPr>
          </w:p>
        </w:tc>
        <w:tc>
          <w:tcPr>
            <w:tcW w:w="2979" w:type="dxa"/>
            <w:vAlign w:val="center"/>
          </w:tcPr>
          <w:p w14:paraId="1CB8DD53" w14:textId="77777777" w:rsidR="0058221C" w:rsidRPr="001D3869" w:rsidRDefault="0058221C" w:rsidP="00157F84">
            <w:pPr>
              <w:autoSpaceDE/>
              <w:autoSpaceDN/>
              <w:adjustRightInd/>
              <w:spacing w:before="0" w:line="240" w:lineRule="auto"/>
              <w:ind w:left="0"/>
              <w:rPr>
                <w:sz w:val="16"/>
                <w:szCs w:val="16"/>
              </w:rPr>
            </w:pPr>
            <w:r w:rsidRPr="001D3869">
              <w:rPr>
                <w:sz w:val="16"/>
                <w:szCs w:val="16"/>
              </w:rPr>
              <w:t>Jotun Paints</w:t>
            </w:r>
          </w:p>
        </w:tc>
        <w:tc>
          <w:tcPr>
            <w:tcW w:w="2408" w:type="dxa"/>
            <w:gridSpan w:val="2"/>
            <w:vAlign w:val="center"/>
          </w:tcPr>
          <w:p w14:paraId="7B0F71B8" w14:textId="20C5F565" w:rsidR="0058221C" w:rsidRPr="0098036A" w:rsidRDefault="0058221C" w:rsidP="00157F84">
            <w:pPr>
              <w:autoSpaceDE/>
              <w:autoSpaceDN/>
              <w:adjustRightInd/>
              <w:spacing w:before="0" w:line="240" w:lineRule="auto"/>
              <w:ind w:left="0"/>
              <w:rPr>
                <w:sz w:val="16"/>
                <w:szCs w:val="16"/>
              </w:rPr>
            </w:pPr>
            <w:r w:rsidRPr="0098036A">
              <w:rPr>
                <w:sz w:val="16"/>
                <w:szCs w:val="16"/>
              </w:rPr>
              <w:t>Marathon 1000 GF with Jotun™ Anti-Skid</w:t>
            </w:r>
          </w:p>
        </w:tc>
        <w:tc>
          <w:tcPr>
            <w:tcW w:w="945" w:type="dxa"/>
            <w:vAlign w:val="center"/>
          </w:tcPr>
          <w:p w14:paraId="1A8AA55E" w14:textId="3A75D2F7" w:rsidR="0058221C" w:rsidRPr="00463EC8" w:rsidRDefault="0058221C" w:rsidP="00157F84">
            <w:pPr>
              <w:spacing w:before="0" w:line="240" w:lineRule="auto"/>
              <w:ind w:left="0"/>
              <w:jc w:val="center"/>
              <w:rPr>
                <w:sz w:val="16"/>
                <w:szCs w:val="16"/>
              </w:rPr>
            </w:pPr>
            <w:r w:rsidRPr="00463EC8">
              <w:rPr>
                <w:sz w:val="16"/>
                <w:szCs w:val="16"/>
              </w:rPr>
              <w:t>57</w:t>
            </w:r>
          </w:p>
        </w:tc>
        <w:tc>
          <w:tcPr>
            <w:tcW w:w="1420" w:type="dxa"/>
            <w:gridSpan w:val="2"/>
            <w:vAlign w:val="center"/>
          </w:tcPr>
          <w:p w14:paraId="53F6D4FF" w14:textId="77777777" w:rsidR="0058221C" w:rsidRPr="00463EC8" w:rsidRDefault="0058221C" w:rsidP="00157F84">
            <w:pPr>
              <w:autoSpaceDE/>
              <w:autoSpaceDN/>
              <w:adjustRightInd/>
              <w:spacing w:before="0" w:line="240" w:lineRule="auto"/>
              <w:ind w:left="0"/>
              <w:rPr>
                <w:sz w:val="16"/>
                <w:szCs w:val="16"/>
              </w:rPr>
            </w:pPr>
            <w:r w:rsidRPr="00463EC8">
              <w:rPr>
                <w:sz w:val="16"/>
                <w:szCs w:val="16"/>
              </w:rPr>
              <w:t>121°C (250°F)</w:t>
            </w:r>
          </w:p>
        </w:tc>
      </w:tr>
      <w:tr w:rsidR="00157F84" w:rsidRPr="001D3869" w14:paraId="375ED4A4" w14:textId="77777777" w:rsidTr="00A25F9E">
        <w:trPr>
          <w:trHeight w:val="288"/>
          <w:jc w:val="center"/>
        </w:trPr>
        <w:tc>
          <w:tcPr>
            <w:tcW w:w="2215" w:type="dxa"/>
            <w:gridSpan w:val="3"/>
            <w:vAlign w:val="center"/>
          </w:tcPr>
          <w:p w14:paraId="2B091BE3" w14:textId="77777777" w:rsidR="00157F84" w:rsidRPr="001D3869" w:rsidRDefault="00157F84" w:rsidP="00157F84">
            <w:pPr>
              <w:jc w:val="center"/>
              <w:rPr>
                <w:b/>
                <w:sz w:val="16"/>
                <w:szCs w:val="16"/>
              </w:rPr>
            </w:pPr>
          </w:p>
        </w:tc>
        <w:tc>
          <w:tcPr>
            <w:tcW w:w="2979" w:type="dxa"/>
            <w:vAlign w:val="center"/>
          </w:tcPr>
          <w:p w14:paraId="177F9C26" w14:textId="77777777" w:rsidR="00157F84" w:rsidRPr="001D3869" w:rsidRDefault="00157F84" w:rsidP="00157F84">
            <w:pPr>
              <w:autoSpaceDE/>
              <w:autoSpaceDN/>
              <w:adjustRightInd/>
              <w:spacing w:before="0" w:line="240" w:lineRule="auto"/>
              <w:ind w:left="0"/>
              <w:rPr>
                <w:sz w:val="16"/>
                <w:szCs w:val="16"/>
              </w:rPr>
            </w:pPr>
            <w:r>
              <w:rPr>
                <w:sz w:val="16"/>
                <w:szCs w:val="16"/>
              </w:rPr>
              <w:t>PPG</w:t>
            </w:r>
          </w:p>
        </w:tc>
        <w:tc>
          <w:tcPr>
            <w:tcW w:w="2408" w:type="dxa"/>
            <w:gridSpan w:val="2"/>
            <w:vAlign w:val="center"/>
          </w:tcPr>
          <w:p w14:paraId="159618A0" w14:textId="307463FD"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Amerlock</w:t>
            </w:r>
            <w:proofErr w:type="spellEnd"/>
            <w:r w:rsidRPr="0098036A">
              <w:rPr>
                <w:sz w:val="16"/>
                <w:szCs w:val="16"/>
              </w:rPr>
              <w:t xml:space="preserve"> 2 </w:t>
            </w:r>
            <w:r w:rsidR="005E4DA2" w:rsidRPr="0098036A">
              <w:rPr>
                <w:sz w:val="16"/>
                <w:szCs w:val="16"/>
              </w:rPr>
              <w:t>Series</w:t>
            </w:r>
            <w:r w:rsidRPr="0098036A">
              <w:rPr>
                <w:sz w:val="16"/>
                <w:szCs w:val="16"/>
              </w:rPr>
              <w:t xml:space="preserve"> GF</w:t>
            </w:r>
          </w:p>
          <w:p w14:paraId="3A3B7C28" w14:textId="77777777"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SigmaShield</w:t>
            </w:r>
            <w:proofErr w:type="spellEnd"/>
            <w:r w:rsidRPr="0098036A">
              <w:rPr>
                <w:sz w:val="16"/>
                <w:szCs w:val="16"/>
              </w:rPr>
              <w:t xml:space="preserve"> 2 GF</w:t>
            </w:r>
          </w:p>
        </w:tc>
        <w:tc>
          <w:tcPr>
            <w:tcW w:w="945" w:type="dxa"/>
            <w:vAlign w:val="center"/>
          </w:tcPr>
          <w:p w14:paraId="1716CFB1" w14:textId="77777777" w:rsidR="00157F84" w:rsidRPr="00463EC8" w:rsidRDefault="00157F84" w:rsidP="00157F84">
            <w:pPr>
              <w:spacing w:before="0" w:line="240" w:lineRule="auto"/>
              <w:ind w:left="0"/>
              <w:jc w:val="center"/>
              <w:rPr>
                <w:sz w:val="16"/>
                <w:szCs w:val="16"/>
              </w:rPr>
            </w:pPr>
            <w:r w:rsidRPr="00463EC8">
              <w:rPr>
                <w:sz w:val="16"/>
                <w:szCs w:val="16"/>
              </w:rPr>
              <w:t>163</w:t>
            </w:r>
          </w:p>
        </w:tc>
        <w:tc>
          <w:tcPr>
            <w:tcW w:w="1420" w:type="dxa"/>
            <w:gridSpan w:val="2"/>
            <w:vAlign w:val="center"/>
          </w:tcPr>
          <w:p w14:paraId="612A85E0" w14:textId="77777777" w:rsidR="00157F84" w:rsidRPr="00463EC8" w:rsidRDefault="00157F84" w:rsidP="00157F84">
            <w:pPr>
              <w:autoSpaceDE/>
              <w:autoSpaceDN/>
              <w:adjustRightInd/>
              <w:spacing w:before="0" w:line="240" w:lineRule="auto"/>
              <w:ind w:left="0"/>
              <w:rPr>
                <w:sz w:val="16"/>
                <w:szCs w:val="16"/>
              </w:rPr>
            </w:pPr>
            <w:r w:rsidRPr="00463EC8">
              <w:rPr>
                <w:sz w:val="16"/>
                <w:szCs w:val="16"/>
              </w:rPr>
              <w:t>121°C (250°F)</w:t>
            </w:r>
          </w:p>
        </w:tc>
      </w:tr>
      <w:tr w:rsidR="00157F84" w:rsidRPr="001D3869" w14:paraId="2140CBDA" w14:textId="77777777" w:rsidTr="00A25F9E">
        <w:trPr>
          <w:trHeight w:val="288"/>
          <w:jc w:val="center"/>
        </w:trPr>
        <w:tc>
          <w:tcPr>
            <w:tcW w:w="2215" w:type="dxa"/>
            <w:gridSpan w:val="3"/>
            <w:tcBorders>
              <w:bottom w:val="single" w:sz="12" w:space="0" w:color="auto"/>
            </w:tcBorders>
            <w:vAlign w:val="center"/>
          </w:tcPr>
          <w:p w14:paraId="4C10717E" w14:textId="77777777" w:rsidR="00157F84" w:rsidRPr="001D3869" w:rsidRDefault="00157F84" w:rsidP="00157F84">
            <w:pPr>
              <w:jc w:val="center"/>
              <w:rPr>
                <w:b/>
                <w:sz w:val="16"/>
                <w:szCs w:val="16"/>
              </w:rPr>
            </w:pPr>
          </w:p>
        </w:tc>
        <w:tc>
          <w:tcPr>
            <w:tcW w:w="2979" w:type="dxa"/>
            <w:tcBorders>
              <w:bottom w:val="single" w:sz="12" w:space="0" w:color="auto"/>
            </w:tcBorders>
            <w:vAlign w:val="center"/>
          </w:tcPr>
          <w:p w14:paraId="2DDEC76A" w14:textId="77777777" w:rsidR="00157F84" w:rsidRPr="001D3869" w:rsidRDefault="00157F84" w:rsidP="00157F84">
            <w:pPr>
              <w:autoSpaceDE/>
              <w:autoSpaceDN/>
              <w:adjustRightInd/>
              <w:spacing w:before="0" w:line="240" w:lineRule="auto"/>
              <w:ind w:left="0"/>
              <w:rPr>
                <w:sz w:val="16"/>
                <w:szCs w:val="16"/>
              </w:rPr>
            </w:pPr>
            <w:r w:rsidRPr="001D3869">
              <w:rPr>
                <w:sz w:val="16"/>
                <w:szCs w:val="16"/>
              </w:rPr>
              <w:t>Sherwin Williams</w:t>
            </w:r>
          </w:p>
        </w:tc>
        <w:tc>
          <w:tcPr>
            <w:tcW w:w="2408" w:type="dxa"/>
            <w:gridSpan w:val="2"/>
            <w:tcBorders>
              <w:bottom w:val="single" w:sz="12" w:space="0" w:color="auto"/>
            </w:tcBorders>
            <w:vAlign w:val="center"/>
          </w:tcPr>
          <w:p w14:paraId="569502C6" w14:textId="677CC218" w:rsidR="00157F84" w:rsidRPr="0098036A" w:rsidRDefault="00157F84" w:rsidP="00157F84">
            <w:pPr>
              <w:autoSpaceDE/>
              <w:autoSpaceDN/>
              <w:adjustRightInd/>
              <w:spacing w:before="0" w:line="240" w:lineRule="auto"/>
              <w:ind w:left="0"/>
              <w:rPr>
                <w:sz w:val="16"/>
                <w:szCs w:val="16"/>
              </w:rPr>
            </w:pPr>
            <w:proofErr w:type="spellStart"/>
            <w:r w:rsidRPr="0098036A">
              <w:rPr>
                <w:sz w:val="16"/>
                <w:szCs w:val="16"/>
              </w:rPr>
              <w:t>Macropoxy</w:t>
            </w:r>
            <w:proofErr w:type="spellEnd"/>
            <w:r w:rsidRPr="0098036A">
              <w:rPr>
                <w:sz w:val="16"/>
                <w:szCs w:val="16"/>
              </w:rPr>
              <w:t xml:space="preserve"> 646 FF Series </w:t>
            </w:r>
          </w:p>
        </w:tc>
        <w:tc>
          <w:tcPr>
            <w:tcW w:w="945" w:type="dxa"/>
            <w:tcBorders>
              <w:bottom w:val="single" w:sz="12" w:space="0" w:color="auto"/>
            </w:tcBorders>
            <w:vAlign w:val="center"/>
          </w:tcPr>
          <w:p w14:paraId="2D985AE5" w14:textId="77777777" w:rsidR="00157F84" w:rsidRPr="004801EA" w:rsidRDefault="00157F84" w:rsidP="00157F84">
            <w:pPr>
              <w:spacing w:before="0" w:line="240" w:lineRule="auto"/>
              <w:ind w:left="0"/>
              <w:jc w:val="center"/>
              <w:rPr>
                <w:sz w:val="16"/>
                <w:szCs w:val="16"/>
              </w:rPr>
            </w:pPr>
            <w:r w:rsidRPr="004801EA">
              <w:rPr>
                <w:rFonts w:ascii="Arial" w:hAnsi="Arial" w:cs="Arial"/>
                <w:sz w:val="16"/>
                <w:szCs w:val="16"/>
              </w:rPr>
              <w:t>100-</w:t>
            </w:r>
            <w:r w:rsidRPr="004801EA">
              <w:rPr>
                <w:sz w:val="16"/>
                <w:szCs w:val="16"/>
              </w:rPr>
              <w:t>250</w:t>
            </w:r>
          </w:p>
        </w:tc>
        <w:tc>
          <w:tcPr>
            <w:tcW w:w="1420" w:type="dxa"/>
            <w:gridSpan w:val="2"/>
            <w:tcBorders>
              <w:bottom w:val="single" w:sz="12" w:space="0" w:color="auto"/>
            </w:tcBorders>
            <w:vAlign w:val="center"/>
          </w:tcPr>
          <w:p w14:paraId="48E3CB6C" w14:textId="77777777" w:rsidR="00157F84" w:rsidRPr="00463EC8" w:rsidRDefault="00157F84" w:rsidP="00157F84">
            <w:pPr>
              <w:autoSpaceDE/>
              <w:autoSpaceDN/>
              <w:adjustRightInd/>
              <w:spacing w:before="0" w:line="240" w:lineRule="auto"/>
              <w:ind w:left="0"/>
              <w:rPr>
                <w:sz w:val="16"/>
                <w:szCs w:val="16"/>
              </w:rPr>
            </w:pPr>
            <w:r w:rsidRPr="00463EC8">
              <w:rPr>
                <w:sz w:val="16"/>
                <w:szCs w:val="16"/>
              </w:rPr>
              <w:t>121°C (250°F)</w:t>
            </w:r>
          </w:p>
          <w:p w14:paraId="65FFCBF8" w14:textId="77777777" w:rsidR="00157F84" w:rsidRPr="00463EC8" w:rsidRDefault="00157F84" w:rsidP="00157F84">
            <w:pPr>
              <w:autoSpaceDE/>
              <w:autoSpaceDN/>
              <w:adjustRightInd/>
              <w:spacing w:before="0" w:line="240" w:lineRule="auto"/>
              <w:ind w:left="0"/>
              <w:rPr>
                <w:sz w:val="16"/>
                <w:szCs w:val="16"/>
              </w:rPr>
            </w:pPr>
          </w:p>
        </w:tc>
      </w:tr>
      <w:tr w:rsidR="00157F84" w:rsidRPr="000F4EA8" w14:paraId="7A5E53B4" w14:textId="77777777" w:rsidTr="00A25F9E">
        <w:trPr>
          <w:trHeight w:val="288"/>
          <w:jc w:val="center"/>
        </w:trPr>
        <w:tc>
          <w:tcPr>
            <w:tcW w:w="1278" w:type="dxa"/>
            <w:vAlign w:val="center"/>
          </w:tcPr>
          <w:p w14:paraId="4DD92D1B" w14:textId="77777777" w:rsidR="00157F84" w:rsidRPr="000F4EA8" w:rsidRDefault="00157F84" w:rsidP="00157F84">
            <w:pPr>
              <w:autoSpaceDE/>
              <w:autoSpaceDN/>
              <w:adjustRightInd/>
              <w:spacing w:before="0" w:line="240" w:lineRule="auto"/>
              <w:ind w:left="-72"/>
              <w:rPr>
                <w:b/>
                <w:sz w:val="16"/>
                <w:szCs w:val="16"/>
              </w:rPr>
            </w:pPr>
            <w:r w:rsidRPr="000F4EA8">
              <w:rPr>
                <w:b/>
                <w:sz w:val="16"/>
                <w:szCs w:val="16"/>
              </w:rPr>
              <w:t>Last Update:</w:t>
            </w:r>
          </w:p>
        </w:tc>
        <w:tc>
          <w:tcPr>
            <w:tcW w:w="3916" w:type="dxa"/>
            <w:gridSpan w:val="3"/>
            <w:vAlign w:val="center"/>
          </w:tcPr>
          <w:p w14:paraId="1FA44684" w14:textId="2B4AC765" w:rsidR="00157F84" w:rsidRPr="000F4EA8" w:rsidRDefault="0098036A" w:rsidP="00157F84">
            <w:pPr>
              <w:autoSpaceDE/>
              <w:autoSpaceDN/>
              <w:adjustRightInd/>
              <w:spacing w:before="0" w:line="240" w:lineRule="auto"/>
              <w:ind w:left="-72"/>
              <w:rPr>
                <w:b/>
                <w:sz w:val="16"/>
                <w:szCs w:val="16"/>
              </w:rPr>
            </w:pPr>
            <w:r>
              <w:rPr>
                <w:position w:val="-1"/>
                <w:sz w:val="16"/>
                <w:szCs w:val="16"/>
              </w:rPr>
              <w:t>November</w:t>
            </w:r>
            <w:r w:rsidR="00463EC8">
              <w:rPr>
                <w:position w:val="-1"/>
                <w:sz w:val="16"/>
                <w:szCs w:val="16"/>
              </w:rPr>
              <w:t xml:space="preserve"> 2025</w:t>
            </w:r>
          </w:p>
        </w:tc>
        <w:tc>
          <w:tcPr>
            <w:tcW w:w="2408" w:type="dxa"/>
            <w:gridSpan w:val="2"/>
            <w:vAlign w:val="center"/>
          </w:tcPr>
          <w:p w14:paraId="7C320A65" w14:textId="77777777" w:rsidR="00157F84" w:rsidRPr="000F4EA8" w:rsidRDefault="00157F84" w:rsidP="00157F84">
            <w:pPr>
              <w:rPr>
                <w:b/>
                <w:sz w:val="16"/>
                <w:szCs w:val="16"/>
              </w:rPr>
            </w:pPr>
          </w:p>
        </w:tc>
        <w:tc>
          <w:tcPr>
            <w:tcW w:w="1358" w:type="dxa"/>
            <w:gridSpan w:val="2"/>
            <w:vAlign w:val="center"/>
          </w:tcPr>
          <w:p w14:paraId="26C5B9BB" w14:textId="77777777" w:rsidR="00157F84" w:rsidRPr="000F4EA8" w:rsidRDefault="00157F84" w:rsidP="00157F84">
            <w:pPr>
              <w:jc w:val="center"/>
              <w:rPr>
                <w:b/>
                <w:sz w:val="16"/>
                <w:szCs w:val="16"/>
              </w:rPr>
            </w:pPr>
          </w:p>
        </w:tc>
        <w:tc>
          <w:tcPr>
            <w:tcW w:w="1007" w:type="dxa"/>
            <w:vAlign w:val="center"/>
          </w:tcPr>
          <w:p w14:paraId="0A730A49" w14:textId="77777777" w:rsidR="00157F84" w:rsidRPr="000F4EA8" w:rsidRDefault="00157F84" w:rsidP="00157F84">
            <w:pPr>
              <w:jc w:val="center"/>
              <w:rPr>
                <w:b/>
                <w:sz w:val="16"/>
                <w:szCs w:val="16"/>
              </w:rPr>
            </w:pPr>
          </w:p>
        </w:tc>
      </w:tr>
    </w:tbl>
    <w:p w14:paraId="0FBE21A5" w14:textId="1488774B" w:rsidR="003E601E" w:rsidRDefault="003E601E" w:rsidP="003E601E">
      <w:pPr>
        <w:ind w:left="-142"/>
      </w:pPr>
    </w:p>
    <w:p w14:paraId="0C1D7729" w14:textId="77777777" w:rsidR="003E601E" w:rsidRPr="001D3869" w:rsidRDefault="003E601E" w:rsidP="003E601E">
      <w:pPr>
        <w:tabs>
          <w:tab w:val="left" w:pos="3225"/>
        </w:tabs>
        <w:rPr>
          <w:sz w:val="20"/>
          <w:szCs w:val="20"/>
        </w:rPr>
      </w:pPr>
    </w:p>
    <w:p w14:paraId="6171068E" w14:textId="77777777" w:rsidR="003E601E" w:rsidRDefault="003E601E" w:rsidP="003E601E">
      <w:pPr>
        <w:tabs>
          <w:tab w:val="left" w:pos="3225"/>
        </w:tabs>
        <w:rPr>
          <w:sz w:val="20"/>
          <w:szCs w:val="20"/>
        </w:rPr>
      </w:pPr>
      <w:r w:rsidRPr="001D3869">
        <w:rPr>
          <w:sz w:val="20"/>
          <w:szCs w:val="20"/>
        </w:rPr>
        <w:br w:type="page"/>
      </w:r>
    </w:p>
    <w:p w14:paraId="48156B4C" w14:textId="77777777" w:rsidR="003E601E" w:rsidRPr="001D3869" w:rsidRDefault="003E601E" w:rsidP="003E601E">
      <w:pPr>
        <w:tabs>
          <w:tab w:val="left" w:pos="3225"/>
        </w:tabs>
        <w:rPr>
          <w:sz w:val="20"/>
          <w:szCs w:val="20"/>
        </w:rPr>
      </w:pPr>
    </w:p>
    <w:tbl>
      <w:tblPr>
        <w:tblW w:w="9924" w:type="dxa"/>
        <w:jc w:val="center"/>
        <w:tblLayout w:type="fixed"/>
        <w:tblLook w:val="01E0" w:firstRow="1" w:lastRow="1" w:firstColumn="1" w:lastColumn="1" w:noHBand="0" w:noVBand="0"/>
      </w:tblPr>
      <w:tblGrid>
        <w:gridCol w:w="1170"/>
        <w:gridCol w:w="270"/>
        <w:gridCol w:w="595"/>
        <w:gridCol w:w="2465"/>
        <w:gridCol w:w="1360"/>
        <w:gridCol w:w="1703"/>
        <w:gridCol w:w="376"/>
        <w:gridCol w:w="694"/>
        <w:gridCol w:w="277"/>
        <w:gridCol w:w="1014"/>
      </w:tblGrid>
      <w:tr w:rsidR="003E601E" w:rsidRPr="001D3869" w14:paraId="4BD841C8" w14:textId="77777777" w:rsidTr="00A25F9E">
        <w:trPr>
          <w:trHeight w:val="360"/>
          <w:jc w:val="center"/>
        </w:trPr>
        <w:tc>
          <w:tcPr>
            <w:tcW w:w="9924" w:type="dxa"/>
            <w:gridSpan w:val="10"/>
            <w:tcBorders>
              <w:top w:val="single" w:sz="6" w:space="0" w:color="auto"/>
              <w:bottom w:val="single" w:sz="12" w:space="0" w:color="auto"/>
            </w:tcBorders>
            <w:shd w:val="clear" w:color="auto" w:fill="FFFFFF"/>
            <w:vAlign w:val="center"/>
          </w:tcPr>
          <w:p w14:paraId="78C22A28" w14:textId="77777777" w:rsidR="003E601E" w:rsidRPr="001D3869" w:rsidRDefault="003E601E" w:rsidP="00A25F9E">
            <w:pPr>
              <w:ind w:right="-72"/>
              <w:jc w:val="right"/>
              <w:rPr>
                <w:b/>
                <w:i/>
                <w:color w:val="auto"/>
              </w:rPr>
            </w:pPr>
            <w:r w:rsidRPr="001D3869">
              <w:rPr>
                <w:b/>
                <w:i/>
                <w:color w:val="auto"/>
              </w:rPr>
              <w:t>Specialty Coating Systems</w:t>
            </w:r>
          </w:p>
        </w:tc>
      </w:tr>
      <w:tr w:rsidR="003E601E" w:rsidRPr="001D3869" w14:paraId="0B602C01" w14:textId="77777777" w:rsidTr="00A25F9E">
        <w:trPr>
          <w:trHeight w:val="360"/>
          <w:jc w:val="center"/>
        </w:trPr>
        <w:tc>
          <w:tcPr>
            <w:tcW w:w="7563" w:type="dxa"/>
            <w:gridSpan w:val="6"/>
            <w:tcBorders>
              <w:top w:val="single" w:sz="12" w:space="0" w:color="auto"/>
              <w:left w:val="single" w:sz="12" w:space="0" w:color="auto"/>
              <w:bottom w:val="single" w:sz="12" w:space="0" w:color="auto"/>
            </w:tcBorders>
            <w:vAlign w:val="center"/>
          </w:tcPr>
          <w:p w14:paraId="42607C3C" w14:textId="77777777" w:rsidR="003E601E" w:rsidRPr="001D3869" w:rsidRDefault="003E601E" w:rsidP="00A25F9E">
            <w:pPr>
              <w:autoSpaceDE/>
              <w:autoSpaceDN/>
              <w:adjustRightInd/>
              <w:spacing w:before="0" w:line="240" w:lineRule="auto"/>
              <w:ind w:left="0"/>
              <w:rPr>
                <w:b/>
                <w:sz w:val="20"/>
                <w:szCs w:val="20"/>
              </w:rPr>
            </w:pPr>
            <w:r>
              <w:t xml:space="preserve">Light Duty </w:t>
            </w:r>
            <w:r w:rsidRPr="001D3869">
              <w:rPr>
                <w:b/>
                <w:sz w:val="20"/>
                <w:szCs w:val="20"/>
              </w:rPr>
              <w:t>Epoxy| Grit | Aliphatic Polyurethane Non-Skid</w:t>
            </w:r>
          </w:p>
        </w:tc>
        <w:tc>
          <w:tcPr>
            <w:tcW w:w="2361" w:type="dxa"/>
            <w:gridSpan w:val="4"/>
            <w:tcBorders>
              <w:top w:val="single" w:sz="12" w:space="0" w:color="auto"/>
              <w:bottom w:val="single" w:sz="12" w:space="0" w:color="auto"/>
              <w:right w:val="single" w:sz="12" w:space="0" w:color="auto"/>
            </w:tcBorders>
            <w:shd w:val="clear" w:color="auto" w:fill="000000"/>
            <w:vAlign w:val="center"/>
          </w:tcPr>
          <w:p w14:paraId="0A8AD6D4"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4.6</w:t>
            </w:r>
          </w:p>
        </w:tc>
      </w:tr>
      <w:tr w:rsidR="003E601E" w:rsidRPr="001D3869" w14:paraId="5C9BA4ED" w14:textId="77777777" w:rsidTr="00DE2288">
        <w:trPr>
          <w:cantSplit/>
          <w:trHeight w:val="288"/>
          <w:jc w:val="center"/>
        </w:trPr>
        <w:tc>
          <w:tcPr>
            <w:tcW w:w="1440" w:type="dxa"/>
            <w:gridSpan w:val="2"/>
            <w:tcBorders>
              <w:top w:val="single" w:sz="12" w:space="0" w:color="auto"/>
            </w:tcBorders>
          </w:tcPr>
          <w:p w14:paraId="0384E38E"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060" w:type="dxa"/>
            <w:gridSpan w:val="2"/>
            <w:tcBorders>
              <w:top w:val="single" w:sz="12" w:space="0" w:color="auto"/>
            </w:tcBorders>
          </w:tcPr>
          <w:p w14:paraId="3EF76F5B" w14:textId="77777777" w:rsidR="007D01FA" w:rsidRPr="007D01FA" w:rsidRDefault="007D01FA" w:rsidP="007D01FA">
            <w:pPr>
              <w:autoSpaceDE/>
              <w:autoSpaceDN/>
              <w:adjustRightInd/>
              <w:spacing w:before="0" w:line="240" w:lineRule="auto"/>
              <w:ind w:left="-72"/>
              <w:rPr>
                <w:color w:val="auto"/>
                <w:sz w:val="16"/>
                <w:szCs w:val="16"/>
              </w:rPr>
            </w:pPr>
            <w:r w:rsidRPr="007D01FA">
              <w:rPr>
                <w:color w:val="auto"/>
                <w:sz w:val="16"/>
                <w:szCs w:val="16"/>
              </w:rPr>
              <w:t>SSPC-SP1/SP10 (NACE No. 2) (SA 2.5)</w:t>
            </w:r>
          </w:p>
          <w:p w14:paraId="3DBEDFAD" w14:textId="3577DDD6" w:rsidR="003E601E" w:rsidRPr="008B5946" w:rsidRDefault="007D01FA" w:rsidP="007D01FA">
            <w:pPr>
              <w:autoSpaceDE/>
              <w:autoSpaceDN/>
              <w:adjustRightInd/>
              <w:spacing w:before="0" w:line="240" w:lineRule="auto"/>
              <w:ind w:left="-72"/>
              <w:rPr>
                <w:color w:val="auto"/>
                <w:sz w:val="16"/>
                <w:szCs w:val="16"/>
              </w:rPr>
            </w:pPr>
            <w:r w:rsidRPr="007D01FA">
              <w:rPr>
                <w:color w:val="auto"/>
                <w:sz w:val="16"/>
                <w:szCs w:val="16"/>
              </w:rPr>
              <w:t>Near-white blast cleanliness.</w:t>
            </w:r>
          </w:p>
        </w:tc>
        <w:tc>
          <w:tcPr>
            <w:tcW w:w="1360" w:type="dxa"/>
            <w:tcBorders>
              <w:top w:val="single" w:sz="12" w:space="0" w:color="auto"/>
            </w:tcBorders>
          </w:tcPr>
          <w:p w14:paraId="5E97B5E7"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064" w:type="dxa"/>
            <w:gridSpan w:val="5"/>
            <w:vMerge w:val="restart"/>
            <w:tcBorders>
              <w:top w:val="single" w:sz="12" w:space="0" w:color="auto"/>
            </w:tcBorders>
          </w:tcPr>
          <w:p w14:paraId="7D2A58BF"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Use this system.</w:t>
            </w:r>
          </w:p>
        </w:tc>
      </w:tr>
      <w:tr w:rsidR="003E601E" w:rsidRPr="001D3869" w14:paraId="1A178CAA" w14:textId="77777777" w:rsidTr="00DE2288">
        <w:trPr>
          <w:cantSplit/>
          <w:trHeight w:val="288"/>
          <w:jc w:val="center"/>
        </w:trPr>
        <w:tc>
          <w:tcPr>
            <w:tcW w:w="1440" w:type="dxa"/>
            <w:gridSpan w:val="2"/>
          </w:tcPr>
          <w:p w14:paraId="5A12F695"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060" w:type="dxa"/>
            <w:gridSpan w:val="2"/>
          </w:tcPr>
          <w:p w14:paraId="248A8DD8"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1360" w:type="dxa"/>
          </w:tcPr>
          <w:p w14:paraId="72705788" w14:textId="77777777" w:rsidR="003E601E" w:rsidRPr="001D3869" w:rsidRDefault="003E601E" w:rsidP="00A25F9E">
            <w:pPr>
              <w:jc w:val="right"/>
              <w:rPr>
                <w:b/>
                <w:sz w:val="16"/>
                <w:szCs w:val="16"/>
              </w:rPr>
            </w:pPr>
          </w:p>
        </w:tc>
        <w:tc>
          <w:tcPr>
            <w:tcW w:w="4064" w:type="dxa"/>
            <w:gridSpan w:val="5"/>
            <w:vMerge/>
            <w:vAlign w:val="center"/>
          </w:tcPr>
          <w:p w14:paraId="5ADAE1DC" w14:textId="77777777" w:rsidR="003E601E" w:rsidRPr="001D3869" w:rsidRDefault="003E601E" w:rsidP="00A25F9E"/>
        </w:tc>
      </w:tr>
      <w:tr w:rsidR="003E601E" w:rsidRPr="001D3869" w14:paraId="725D0226" w14:textId="77777777" w:rsidTr="00DE2288">
        <w:trPr>
          <w:cantSplit/>
          <w:trHeight w:val="288"/>
          <w:jc w:val="center"/>
        </w:trPr>
        <w:tc>
          <w:tcPr>
            <w:tcW w:w="1440" w:type="dxa"/>
            <w:gridSpan w:val="2"/>
            <w:tcBorders>
              <w:bottom w:val="single" w:sz="12" w:space="0" w:color="auto"/>
            </w:tcBorders>
          </w:tcPr>
          <w:p w14:paraId="147C2423"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060" w:type="dxa"/>
            <w:gridSpan w:val="2"/>
            <w:tcBorders>
              <w:bottom w:val="single" w:sz="12" w:space="0" w:color="auto"/>
            </w:tcBorders>
          </w:tcPr>
          <w:p w14:paraId="7983060A" w14:textId="77777777" w:rsidR="003E601E" w:rsidRPr="003B2DEF" w:rsidRDefault="003E601E" w:rsidP="00A25F9E">
            <w:pPr>
              <w:autoSpaceDE/>
              <w:autoSpaceDN/>
              <w:adjustRightInd/>
              <w:spacing w:before="0" w:line="240" w:lineRule="auto"/>
              <w:ind w:left="-72"/>
              <w:rPr>
                <w:sz w:val="16"/>
                <w:szCs w:val="16"/>
              </w:rPr>
            </w:pPr>
            <w:r w:rsidRPr="003B2DEF">
              <w:rPr>
                <w:color w:val="auto"/>
                <w:sz w:val="16"/>
                <w:szCs w:val="16"/>
              </w:rPr>
              <w:t>0.</w:t>
            </w:r>
            <w:r>
              <w:rPr>
                <w:color w:val="auto"/>
                <w:sz w:val="16"/>
                <w:szCs w:val="16"/>
              </w:rPr>
              <w:t>559</w:t>
            </w:r>
            <w:r w:rsidRPr="003B2DEF">
              <w:rPr>
                <w:color w:val="auto"/>
                <w:sz w:val="16"/>
                <w:szCs w:val="16"/>
              </w:rPr>
              <w:t xml:space="preserve"> – 0.</w:t>
            </w:r>
            <w:r>
              <w:rPr>
                <w:color w:val="auto"/>
                <w:sz w:val="16"/>
                <w:szCs w:val="16"/>
              </w:rPr>
              <w:t xml:space="preserve">711 </w:t>
            </w:r>
            <w:r w:rsidRPr="003B2DEF">
              <w:rPr>
                <w:color w:val="auto"/>
                <w:sz w:val="16"/>
                <w:szCs w:val="16"/>
              </w:rPr>
              <w:t>mm. (</w:t>
            </w:r>
            <w:r>
              <w:rPr>
                <w:color w:val="auto"/>
                <w:sz w:val="16"/>
                <w:szCs w:val="16"/>
              </w:rPr>
              <w:t>22</w:t>
            </w:r>
            <w:r w:rsidRPr="003B2DEF">
              <w:rPr>
                <w:color w:val="auto"/>
                <w:sz w:val="16"/>
                <w:szCs w:val="16"/>
              </w:rPr>
              <w:t xml:space="preserve">.0 - </w:t>
            </w:r>
            <w:r>
              <w:rPr>
                <w:color w:val="auto"/>
                <w:sz w:val="16"/>
                <w:szCs w:val="16"/>
              </w:rPr>
              <w:t>28</w:t>
            </w:r>
            <w:r w:rsidRPr="003B2DEF">
              <w:rPr>
                <w:color w:val="auto"/>
                <w:sz w:val="16"/>
                <w:szCs w:val="16"/>
              </w:rPr>
              <w:t>.0 mils)</w:t>
            </w:r>
          </w:p>
        </w:tc>
        <w:tc>
          <w:tcPr>
            <w:tcW w:w="1360" w:type="dxa"/>
            <w:tcBorders>
              <w:bottom w:val="single" w:sz="12" w:space="0" w:color="auto"/>
            </w:tcBorders>
          </w:tcPr>
          <w:p w14:paraId="328B97BB" w14:textId="77777777" w:rsidR="003E601E" w:rsidRPr="001D3869" w:rsidRDefault="003E601E" w:rsidP="00A25F9E">
            <w:pPr>
              <w:jc w:val="right"/>
              <w:rPr>
                <w:b/>
                <w:sz w:val="16"/>
                <w:szCs w:val="16"/>
              </w:rPr>
            </w:pPr>
          </w:p>
        </w:tc>
        <w:tc>
          <w:tcPr>
            <w:tcW w:w="4064" w:type="dxa"/>
            <w:gridSpan w:val="5"/>
            <w:vMerge/>
            <w:tcBorders>
              <w:bottom w:val="single" w:sz="12" w:space="0" w:color="auto"/>
            </w:tcBorders>
            <w:vAlign w:val="center"/>
          </w:tcPr>
          <w:p w14:paraId="3048C291" w14:textId="77777777" w:rsidR="003E601E" w:rsidRPr="001D3869" w:rsidRDefault="003E601E" w:rsidP="00A25F9E"/>
        </w:tc>
      </w:tr>
      <w:tr w:rsidR="003E601E" w:rsidRPr="001D3869" w14:paraId="62D60139" w14:textId="77777777" w:rsidTr="00DE2288">
        <w:trPr>
          <w:trHeight w:val="360"/>
          <w:jc w:val="center"/>
        </w:trPr>
        <w:tc>
          <w:tcPr>
            <w:tcW w:w="2035" w:type="dxa"/>
            <w:gridSpan w:val="3"/>
            <w:tcBorders>
              <w:top w:val="single" w:sz="12" w:space="0" w:color="auto"/>
              <w:left w:val="single" w:sz="12" w:space="0" w:color="auto"/>
              <w:bottom w:val="single" w:sz="12" w:space="0" w:color="auto"/>
            </w:tcBorders>
            <w:shd w:val="clear" w:color="auto" w:fill="000000"/>
            <w:vAlign w:val="center"/>
          </w:tcPr>
          <w:p w14:paraId="752864F6"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465" w:type="dxa"/>
            <w:tcBorders>
              <w:top w:val="single" w:sz="12" w:space="0" w:color="auto"/>
              <w:bottom w:val="single" w:sz="12" w:space="0" w:color="auto"/>
            </w:tcBorders>
            <w:shd w:val="clear" w:color="auto" w:fill="000000"/>
            <w:vAlign w:val="center"/>
          </w:tcPr>
          <w:p w14:paraId="29B626A2"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063" w:type="dxa"/>
            <w:gridSpan w:val="2"/>
            <w:tcBorders>
              <w:top w:val="single" w:sz="12" w:space="0" w:color="auto"/>
              <w:bottom w:val="single" w:sz="12" w:space="0" w:color="auto"/>
            </w:tcBorders>
            <w:shd w:val="clear" w:color="auto" w:fill="000000"/>
            <w:vAlign w:val="center"/>
          </w:tcPr>
          <w:p w14:paraId="4BF4D2AB"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1070" w:type="dxa"/>
            <w:gridSpan w:val="2"/>
            <w:tcBorders>
              <w:top w:val="single" w:sz="12" w:space="0" w:color="auto"/>
              <w:bottom w:val="single" w:sz="12" w:space="0" w:color="auto"/>
            </w:tcBorders>
            <w:shd w:val="clear" w:color="auto" w:fill="000000"/>
            <w:vAlign w:val="center"/>
          </w:tcPr>
          <w:p w14:paraId="0A42BE58"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91" w:type="dxa"/>
            <w:gridSpan w:val="2"/>
            <w:tcBorders>
              <w:top w:val="single" w:sz="12" w:space="0" w:color="auto"/>
              <w:bottom w:val="single" w:sz="12" w:space="0" w:color="auto"/>
              <w:right w:val="single" w:sz="12" w:space="0" w:color="auto"/>
            </w:tcBorders>
            <w:shd w:val="clear" w:color="auto" w:fill="000000"/>
            <w:vAlign w:val="center"/>
          </w:tcPr>
          <w:p w14:paraId="3D8CEFBD"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56526DC3" w14:textId="77777777" w:rsidTr="00A25F9E">
        <w:trPr>
          <w:trHeight w:val="288"/>
          <w:jc w:val="center"/>
        </w:trPr>
        <w:tc>
          <w:tcPr>
            <w:tcW w:w="2035" w:type="dxa"/>
            <w:gridSpan w:val="3"/>
            <w:tcBorders>
              <w:bottom w:val="single" w:sz="12" w:space="0" w:color="auto"/>
            </w:tcBorders>
            <w:vAlign w:val="center"/>
          </w:tcPr>
          <w:p w14:paraId="46F9C032" w14:textId="77777777" w:rsidR="003E601E" w:rsidRPr="001D3869" w:rsidRDefault="003E601E" w:rsidP="00A25F9E">
            <w:pPr>
              <w:autoSpaceDE/>
              <w:autoSpaceDN/>
              <w:adjustRightInd/>
              <w:spacing w:before="0" w:line="240" w:lineRule="auto"/>
              <w:ind w:left="0"/>
              <w:rPr>
                <w:i/>
                <w:sz w:val="14"/>
                <w:szCs w:val="14"/>
              </w:rPr>
            </w:pPr>
            <w:r w:rsidRPr="001D3869">
              <w:rPr>
                <w:b/>
                <w:sz w:val="16"/>
                <w:szCs w:val="16"/>
              </w:rPr>
              <w:t>PRIMER</w:t>
            </w:r>
          </w:p>
        </w:tc>
        <w:tc>
          <w:tcPr>
            <w:tcW w:w="7889" w:type="dxa"/>
            <w:gridSpan w:val="7"/>
            <w:tcBorders>
              <w:bottom w:val="single" w:sz="12" w:space="0" w:color="auto"/>
            </w:tcBorders>
            <w:vAlign w:val="center"/>
          </w:tcPr>
          <w:p w14:paraId="764F2BDB" w14:textId="77777777" w:rsidR="003E601E" w:rsidRPr="001D3869" w:rsidRDefault="003E601E" w:rsidP="00A25F9E">
            <w:pPr>
              <w:autoSpaceDE/>
              <w:autoSpaceDN/>
              <w:adjustRightInd/>
              <w:spacing w:before="0" w:line="240" w:lineRule="auto"/>
              <w:ind w:left="0"/>
              <w:rPr>
                <w:i/>
                <w:sz w:val="14"/>
                <w:szCs w:val="14"/>
              </w:rPr>
            </w:pPr>
            <w:r w:rsidRPr="001D3869">
              <w:rPr>
                <w:i/>
                <w:sz w:val="14"/>
                <w:szCs w:val="14"/>
              </w:rPr>
              <w:t>Use coating supplier's recommendation.</w:t>
            </w:r>
          </w:p>
        </w:tc>
      </w:tr>
      <w:tr w:rsidR="003E601E" w:rsidRPr="001D3869" w14:paraId="6CF4A930" w14:textId="77777777" w:rsidTr="00A25F9E">
        <w:trPr>
          <w:trHeight w:val="288"/>
          <w:jc w:val="center"/>
        </w:trPr>
        <w:tc>
          <w:tcPr>
            <w:tcW w:w="2035" w:type="dxa"/>
            <w:gridSpan w:val="3"/>
            <w:tcBorders>
              <w:bottom w:val="single" w:sz="12" w:space="0" w:color="auto"/>
            </w:tcBorders>
            <w:vAlign w:val="center"/>
          </w:tcPr>
          <w:p w14:paraId="3349BFC3" w14:textId="77777777" w:rsidR="003E601E" w:rsidRPr="001D3869" w:rsidRDefault="003E601E" w:rsidP="00A25F9E">
            <w:pPr>
              <w:autoSpaceDE/>
              <w:autoSpaceDN/>
              <w:adjustRightInd/>
              <w:spacing w:before="0" w:line="240" w:lineRule="auto"/>
              <w:ind w:left="0"/>
              <w:rPr>
                <w:i/>
                <w:sz w:val="14"/>
                <w:szCs w:val="14"/>
              </w:rPr>
            </w:pPr>
            <w:r w:rsidRPr="001D3869">
              <w:rPr>
                <w:b/>
                <w:sz w:val="16"/>
                <w:szCs w:val="16"/>
              </w:rPr>
              <w:t>TIECOAT</w:t>
            </w:r>
          </w:p>
        </w:tc>
        <w:tc>
          <w:tcPr>
            <w:tcW w:w="7889" w:type="dxa"/>
            <w:gridSpan w:val="7"/>
            <w:tcBorders>
              <w:bottom w:val="single" w:sz="12" w:space="0" w:color="auto"/>
            </w:tcBorders>
            <w:vAlign w:val="center"/>
          </w:tcPr>
          <w:p w14:paraId="2F4E613A" w14:textId="77777777" w:rsidR="003E601E" w:rsidRPr="001D3869" w:rsidRDefault="003E601E" w:rsidP="00A25F9E">
            <w:pPr>
              <w:autoSpaceDE/>
              <w:autoSpaceDN/>
              <w:adjustRightInd/>
              <w:spacing w:before="0" w:line="240" w:lineRule="auto"/>
              <w:ind w:left="0"/>
              <w:rPr>
                <w:i/>
                <w:sz w:val="14"/>
                <w:szCs w:val="14"/>
              </w:rPr>
            </w:pPr>
            <w:r w:rsidRPr="001D3869">
              <w:rPr>
                <w:i/>
                <w:sz w:val="14"/>
                <w:szCs w:val="14"/>
              </w:rPr>
              <w:t>Non-skid grit is supplied in coatings. Specify size of grit when ordering.</w:t>
            </w:r>
          </w:p>
        </w:tc>
      </w:tr>
      <w:tr w:rsidR="003E601E" w:rsidRPr="001D3869" w14:paraId="3A319CDA" w14:textId="77777777" w:rsidTr="00DE2288">
        <w:trPr>
          <w:trHeight w:val="288"/>
          <w:jc w:val="center"/>
        </w:trPr>
        <w:tc>
          <w:tcPr>
            <w:tcW w:w="2035" w:type="dxa"/>
            <w:gridSpan w:val="3"/>
            <w:tcBorders>
              <w:top w:val="single" w:sz="12" w:space="0" w:color="auto"/>
            </w:tcBorders>
            <w:vAlign w:val="center"/>
          </w:tcPr>
          <w:p w14:paraId="010B7C58"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TOPCOAT</w:t>
            </w:r>
          </w:p>
        </w:tc>
        <w:tc>
          <w:tcPr>
            <w:tcW w:w="2465" w:type="dxa"/>
            <w:tcBorders>
              <w:top w:val="single" w:sz="12" w:space="0" w:color="auto"/>
            </w:tcBorders>
            <w:vAlign w:val="center"/>
          </w:tcPr>
          <w:p w14:paraId="30ADF0A5"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3063" w:type="dxa"/>
            <w:gridSpan w:val="2"/>
            <w:tcBorders>
              <w:top w:val="single" w:sz="12" w:space="0" w:color="auto"/>
            </w:tcBorders>
            <w:vAlign w:val="center"/>
          </w:tcPr>
          <w:p w14:paraId="1BF5B805" w14:textId="77777777" w:rsidR="003E601E" w:rsidRPr="001053BA" w:rsidRDefault="003E601E" w:rsidP="00A25F9E">
            <w:pPr>
              <w:autoSpaceDE/>
              <w:autoSpaceDN/>
              <w:adjustRightInd/>
              <w:spacing w:before="0" w:line="240" w:lineRule="auto"/>
              <w:ind w:left="0"/>
              <w:rPr>
                <w:sz w:val="16"/>
                <w:szCs w:val="16"/>
              </w:rPr>
            </w:pPr>
            <w:proofErr w:type="spellStart"/>
            <w:r w:rsidRPr="001053BA">
              <w:rPr>
                <w:sz w:val="16"/>
                <w:szCs w:val="16"/>
              </w:rPr>
              <w:t>Carboguard</w:t>
            </w:r>
            <w:proofErr w:type="spellEnd"/>
            <w:r w:rsidRPr="001053BA">
              <w:rPr>
                <w:sz w:val="16"/>
                <w:szCs w:val="16"/>
              </w:rPr>
              <w:t xml:space="preserve"> 869 Non-Skid</w:t>
            </w:r>
          </w:p>
        </w:tc>
        <w:tc>
          <w:tcPr>
            <w:tcW w:w="1070" w:type="dxa"/>
            <w:gridSpan w:val="2"/>
            <w:tcBorders>
              <w:top w:val="single" w:sz="12" w:space="0" w:color="auto"/>
            </w:tcBorders>
            <w:vAlign w:val="center"/>
          </w:tcPr>
          <w:p w14:paraId="3CA16122" w14:textId="77777777" w:rsidR="003E601E" w:rsidRPr="001D3869" w:rsidRDefault="003E601E" w:rsidP="00A25F9E">
            <w:pPr>
              <w:spacing w:before="0" w:line="240" w:lineRule="auto"/>
              <w:ind w:left="0"/>
              <w:jc w:val="center"/>
              <w:rPr>
                <w:sz w:val="16"/>
                <w:szCs w:val="16"/>
              </w:rPr>
            </w:pPr>
            <w:r>
              <w:rPr>
                <w:sz w:val="16"/>
                <w:szCs w:val="16"/>
              </w:rPr>
              <w:t>226</w:t>
            </w:r>
          </w:p>
        </w:tc>
        <w:tc>
          <w:tcPr>
            <w:tcW w:w="1291" w:type="dxa"/>
            <w:gridSpan w:val="2"/>
            <w:tcBorders>
              <w:top w:val="single" w:sz="12" w:space="0" w:color="auto"/>
            </w:tcBorders>
            <w:vAlign w:val="center"/>
          </w:tcPr>
          <w:p w14:paraId="16183839"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57991A79" w14:textId="77777777" w:rsidTr="00DE2288">
        <w:trPr>
          <w:trHeight w:val="288"/>
          <w:jc w:val="center"/>
        </w:trPr>
        <w:tc>
          <w:tcPr>
            <w:tcW w:w="2035" w:type="dxa"/>
            <w:gridSpan w:val="3"/>
            <w:vAlign w:val="center"/>
          </w:tcPr>
          <w:p w14:paraId="1C5B2F3D"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 Non-Skid</w:t>
            </w:r>
          </w:p>
        </w:tc>
        <w:tc>
          <w:tcPr>
            <w:tcW w:w="2465" w:type="dxa"/>
            <w:vAlign w:val="center"/>
          </w:tcPr>
          <w:p w14:paraId="712FFB0B"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3063" w:type="dxa"/>
            <w:gridSpan w:val="2"/>
            <w:vAlign w:val="center"/>
          </w:tcPr>
          <w:p w14:paraId="6697B35F" w14:textId="77777777" w:rsidR="003E601E" w:rsidRPr="001053BA" w:rsidRDefault="003E601E" w:rsidP="00A25F9E">
            <w:pPr>
              <w:autoSpaceDE/>
              <w:autoSpaceDN/>
              <w:adjustRightInd/>
              <w:spacing w:before="0" w:line="240" w:lineRule="auto"/>
              <w:ind w:left="0"/>
              <w:rPr>
                <w:sz w:val="16"/>
                <w:szCs w:val="16"/>
              </w:rPr>
            </w:pPr>
            <w:proofErr w:type="spellStart"/>
            <w:r w:rsidRPr="001053BA">
              <w:rPr>
                <w:sz w:val="16"/>
                <w:szCs w:val="16"/>
              </w:rPr>
              <w:t>Hempadur</w:t>
            </w:r>
            <w:proofErr w:type="spellEnd"/>
            <w:r w:rsidRPr="001053BA">
              <w:rPr>
                <w:sz w:val="16"/>
                <w:szCs w:val="16"/>
              </w:rPr>
              <w:t xml:space="preserve"> 4588 Series</w:t>
            </w:r>
          </w:p>
          <w:p w14:paraId="58BEC490" w14:textId="7DFD7368" w:rsidR="00255F9D" w:rsidRPr="001053BA" w:rsidRDefault="00255F9D" w:rsidP="00A25F9E">
            <w:pPr>
              <w:autoSpaceDE/>
              <w:autoSpaceDN/>
              <w:adjustRightInd/>
              <w:spacing w:before="0" w:line="240" w:lineRule="auto"/>
              <w:ind w:left="0"/>
              <w:rPr>
                <w:sz w:val="16"/>
                <w:szCs w:val="16"/>
              </w:rPr>
            </w:pPr>
            <w:proofErr w:type="spellStart"/>
            <w:r w:rsidRPr="001053BA">
              <w:rPr>
                <w:sz w:val="16"/>
                <w:szCs w:val="16"/>
              </w:rPr>
              <w:t>Hempaprime</w:t>
            </w:r>
            <w:proofErr w:type="spellEnd"/>
            <w:r w:rsidRPr="001053BA">
              <w:rPr>
                <w:sz w:val="16"/>
                <w:szCs w:val="16"/>
              </w:rPr>
              <w:t xml:space="preserve"> Multi 500</w:t>
            </w:r>
          </w:p>
        </w:tc>
        <w:tc>
          <w:tcPr>
            <w:tcW w:w="1070" w:type="dxa"/>
            <w:gridSpan w:val="2"/>
            <w:vAlign w:val="center"/>
          </w:tcPr>
          <w:p w14:paraId="1258849F" w14:textId="77777777" w:rsidR="003E601E" w:rsidRPr="00463EC8" w:rsidRDefault="003E601E" w:rsidP="00A25F9E">
            <w:pPr>
              <w:spacing w:before="0" w:line="240" w:lineRule="auto"/>
              <w:ind w:left="0"/>
              <w:jc w:val="center"/>
              <w:rPr>
                <w:sz w:val="16"/>
                <w:szCs w:val="16"/>
              </w:rPr>
            </w:pPr>
            <w:r w:rsidRPr="00463EC8">
              <w:rPr>
                <w:sz w:val="16"/>
                <w:szCs w:val="16"/>
              </w:rPr>
              <w:t>220</w:t>
            </w:r>
          </w:p>
          <w:p w14:paraId="2987B3FC" w14:textId="3D195AFF" w:rsidR="00CE4FAA" w:rsidRPr="00463EC8" w:rsidRDefault="00CE4FAA" w:rsidP="00A25F9E">
            <w:pPr>
              <w:spacing w:before="0" w:line="240" w:lineRule="auto"/>
              <w:ind w:left="0"/>
              <w:jc w:val="center"/>
              <w:rPr>
                <w:sz w:val="16"/>
                <w:szCs w:val="16"/>
              </w:rPr>
            </w:pPr>
            <w:r w:rsidRPr="00463EC8">
              <w:rPr>
                <w:sz w:val="16"/>
                <w:szCs w:val="16"/>
              </w:rPr>
              <w:t>189-190</w:t>
            </w:r>
          </w:p>
        </w:tc>
        <w:tc>
          <w:tcPr>
            <w:tcW w:w="1291" w:type="dxa"/>
            <w:gridSpan w:val="2"/>
            <w:vAlign w:val="center"/>
          </w:tcPr>
          <w:p w14:paraId="5610A50F"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CE4FAA" w:rsidRPr="001D3869" w14:paraId="3C154AD6" w14:textId="77777777" w:rsidTr="00DE2288">
        <w:trPr>
          <w:trHeight w:val="288"/>
          <w:jc w:val="center"/>
        </w:trPr>
        <w:tc>
          <w:tcPr>
            <w:tcW w:w="2035" w:type="dxa"/>
            <w:gridSpan w:val="3"/>
            <w:vMerge w:val="restart"/>
            <w:vAlign w:val="center"/>
          </w:tcPr>
          <w:p w14:paraId="27996E9F" w14:textId="77777777" w:rsidR="00CE4FAA" w:rsidRPr="001D3869" w:rsidRDefault="00CE4FAA"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465" w:type="dxa"/>
            <w:vAlign w:val="center"/>
          </w:tcPr>
          <w:p w14:paraId="44359B5C" w14:textId="77777777" w:rsidR="00CE4FAA" w:rsidRPr="001D3869" w:rsidRDefault="00CE4FAA" w:rsidP="00A25F9E">
            <w:pPr>
              <w:autoSpaceDE/>
              <w:autoSpaceDN/>
              <w:adjustRightInd/>
              <w:spacing w:before="0" w:line="240" w:lineRule="auto"/>
              <w:ind w:left="0"/>
              <w:rPr>
                <w:sz w:val="16"/>
                <w:szCs w:val="16"/>
              </w:rPr>
            </w:pPr>
            <w:r w:rsidRPr="001D3869">
              <w:rPr>
                <w:sz w:val="16"/>
                <w:szCs w:val="16"/>
              </w:rPr>
              <w:t>International</w:t>
            </w:r>
          </w:p>
        </w:tc>
        <w:tc>
          <w:tcPr>
            <w:tcW w:w="3063" w:type="dxa"/>
            <w:gridSpan w:val="2"/>
            <w:vAlign w:val="center"/>
          </w:tcPr>
          <w:p w14:paraId="5795EAD8" w14:textId="3CF64839" w:rsidR="00CE4FAA" w:rsidRPr="001053BA" w:rsidRDefault="00CE4FAA" w:rsidP="00A25F9E">
            <w:pPr>
              <w:autoSpaceDE/>
              <w:autoSpaceDN/>
              <w:adjustRightInd/>
              <w:spacing w:before="0" w:line="240" w:lineRule="auto"/>
              <w:ind w:left="0"/>
              <w:rPr>
                <w:sz w:val="16"/>
                <w:szCs w:val="16"/>
              </w:rPr>
            </w:pPr>
            <w:r w:rsidRPr="001053BA">
              <w:rPr>
                <w:sz w:val="16"/>
                <w:szCs w:val="16"/>
              </w:rPr>
              <w:t>Interzone 954</w:t>
            </w:r>
            <w:r w:rsidR="00DE2288" w:rsidRPr="001053BA">
              <w:rPr>
                <w:sz w:val="16"/>
                <w:szCs w:val="16"/>
              </w:rPr>
              <w:t>GF</w:t>
            </w:r>
          </w:p>
        </w:tc>
        <w:tc>
          <w:tcPr>
            <w:tcW w:w="1070" w:type="dxa"/>
            <w:gridSpan w:val="2"/>
            <w:vAlign w:val="center"/>
          </w:tcPr>
          <w:p w14:paraId="2D5F32D1" w14:textId="77777777" w:rsidR="00CE4FAA" w:rsidRPr="00463EC8" w:rsidRDefault="00CE4FAA" w:rsidP="00A25F9E">
            <w:pPr>
              <w:spacing w:before="0" w:line="240" w:lineRule="auto"/>
              <w:ind w:left="0"/>
              <w:jc w:val="center"/>
              <w:rPr>
                <w:sz w:val="16"/>
                <w:szCs w:val="16"/>
              </w:rPr>
            </w:pPr>
            <w:r w:rsidRPr="00463EC8">
              <w:rPr>
                <w:sz w:val="16"/>
                <w:szCs w:val="16"/>
              </w:rPr>
              <w:t>225</w:t>
            </w:r>
          </w:p>
        </w:tc>
        <w:tc>
          <w:tcPr>
            <w:tcW w:w="1291" w:type="dxa"/>
            <w:gridSpan w:val="2"/>
            <w:vAlign w:val="center"/>
          </w:tcPr>
          <w:p w14:paraId="382D474E" w14:textId="77777777" w:rsidR="00CE4FAA" w:rsidRPr="001D3869" w:rsidRDefault="00CE4FAA"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CE4FAA" w:rsidRPr="001D3869" w14:paraId="224E5454" w14:textId="77777777" w:rsidTr="00DE2288">
        <w:trPr>
          <w:trHeight w:val="288"/>
          <w:jc w:val="center"/>
        </w:trPr>
        <w:tc>
          <w:tcPr>
            <w:tcW w:w="2035" w:type="dxa"/>
            <w:gridSpan w:val="3"/>
            <w:vMerge/>
            <w:vAlign w:val="center"/>
          </w:tcPr>
          <w:p w14:paraId="17E4C2DF" w14:textId="77777777" w:rsidR="00CE4FAA" w:rsidRPr="001D3869" w:rsidRDefault="00CE4FAA" w:rsidP="00A25F9E">
            <w:pPr>
              <w:jc w:val="center"/>
              <w:rPr>
                <w:b/>
                <w:sz w:val="16"/>
                <w:szCs w:val="16"/>
              </w:rPr>
            </w:pPr>
          </w:p>
        </w:tc>
        <w:tc>
          <w:tcPr>
            <w:tcW w:w="2465" w:type="dxa"/>
            <w:vAlign w:val="center"/>
          </w:tcPr>
          <w:p w14:paraId="3E14914B" w14:textId="77777777" w:rsidR="00CE4FAA" w:rsidRPr="001D3869" w:rsidRDefault="00CE4FAA" w:rsidP="00A25F9E">
            <w:pPr>
              <w:autoSpaceDE/>
              <w:autoSpaceDN/>
              <w:adjustRightInd/>
              <w:spacing w:before="0" w:line="240" w:lineRule="auto"/>
              <w:ind w:left="0"/>
              <w:rPr>
                <w:sz w:val="16"/>
                <w:szCs w:val="16"/>
              </w:rPr>
            </w:pPr>
            <w:r w:rsidRPr="001D3869">
              <w:rPr>
                <w:sz w:val="16"/>
                <w:szCs w:val="16"/>
              </w:rPr>
              <w:t>Jotun Paints</w:t>
            </w:r>
          </w:p>
        </w:tc>
        <w:tc>
          <w:tcPr>
            <w:tcW w:w="3063" w:type="dxa"/>
            <w:gridSpan w:val="2"/>
            <w:vAlign w:val="center"/>
          </w:tcPr>
          <w:p w14:paraId="3616D180" w14:textId="77777777" w:rsidR="00CE4FAA" w:rsidRPr="001053BA" w:rsidRDefault="00CE4FAA" w:rsidP="00A25F9E">
            <w:pPr>
              <w:autoSpaceDE/>
              <w:autoSpaceDN/>
              <w:adjustRightInd/>
              <w:spacing w:before="0" w:line="240" w:lineRule="auto"/>
              <w:ind w:left="0"/>
              <w:rPr>
                <w:sz w:val="16"/>
                <w:szCs w:val="16"/>
              </w:rPr>
            </w:pPr>
            <w:proofErr w:type="spellStart"/>
            <w:r w:rsidRPr="001053BA">
              <w:rPr>
                <w:sz w:val="16"/>
                <w:szCs w:val="16"/>
              </w:rPr>
              <w:t>Penguard</w:t>
            </w:r>
            <w:proofErr w:type="spellEnd"/>
            <w:r w:rsidRPr="001053BA">
              <w:rPr>
                <w:sz w:val="16"/>
                <w:szCs w:val="16"/>
              </w:rPr>
              <w:t xml:space="preserve"> Universal with Jotun Anti-Skid</w:t>
            </w:r>
          </w:p>
        </w:tc>
        <w:tc>
          <w:tcPr>
            <w:tcW w:w="1070" w:type="dxa"/>
            <w:gridSpan w:val="2"/>
            <w:vAlign w:val="center"/>
          </w:tcPr>
          <w:p w14:paraId="246FDA84" w14:textId="77777777" w:rsidR="00CE4FAA" w:rsidRPr="00463EC8" w:rsidRDefault="00CE4FAA" w:rsidP="00A25F9E">
            <w:pPr>
              <w:spacing w:before="0" w:line="240" w:lineRule="auto"/>
              <w:ind w:left="0"/>
              <w:jc w:val="center"/>
              <w:rPr>
                <w:sz w:val="16"/>
                <w:szCs w:val="16"/>
              </w:rPr>
            </w:pPr>
            <w:r w:rsidRPr="00463EC8">
              <w:rPr>
                <w:sz w:val="16"/>
                <w:szCs w:val="16"/>
              </w:rPr>
              <w:t>240</w:t>
            </w:r>
          </w:p>
        </w:tc>
        <w:tc>
          <w:tcPr>
            <w:tcW w:w="1291" w:type="dxa"/>
            <w:gridSpan w:val="2"/>
            <w:vAlign w:val="center"/>
          </w:tcPr>
          <w:p w14:paraId="721ECA93" w14:textId="77777777" w:rsidR="00CE4FAA" w:rsidRPr="001D3869" w:rsidRDefault="00CE4FAA"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745A9C0E" w14:textId="77777777" w:rsidTr="00DE2288">
        <w:trPr>
          <w:trHeight w:val="288"/>
          <w:jc w:val="center"/>
        </w:trPr>
        <w:tc>
          <w:tcPr>
            <w:tcW w:w="2035" w:type="dxa"/>
            <w:gridSpan w:val="3"/>
            <w:vAlign w:val="center"/>
          </w:tcPr>
          <w:p w14:paraId="3326961D" w14:textId="77777777" w:rsidR="003E601E" w:rsidRPr="001D3869" w:rsidRDefault="003E601E" w:rsidP="00A25F9E">
            <w:pPr>
              <w:jc w:val="center"/>
              <w:rPr>
                <w:b/>
                <w:sz w:val="16"/>
                <w:szCs w:val="16"/>
              </w:rPr>
            </w:pPr>
          </w:p>
        </w:tc>
        <w:tc>
          <w:tcPr>
            <w:tcW w:w="2465" w:type="dxa"/>
            <w:vAlign w:val="center"/>
          </w:tcPr>
          <w:p w14:paraId="6A59B53E"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3063" w:type="dxa"/>
            <w:gridSpan w:val="2"/>
            <w:vAlign w:val="center"/>
          </w:tcPr>
          <w:p w14:paraId="5612F630" w14:textId="63F174B0" w:rsidR="00AE3570" w:rsidRPr="001053BA" w:rsidRDefault="003E601E" w:rsidP="00A25F9E">
            <w:pPr>
              <w:autoSpaceDE/>
              <w:autoSpaceDN/>
              <w:adjustRightInd/>
              <w:spacing w:before="0" w:line="240" w:lineRule="auto"/>
              <w:ind w:left="0"/>
              <w:rPr>
                <w:sz w:val="16"/>
                <w:szCs w:val="16"/>
              </w:rPr>
            </w:pPr>
            <w:proofErr w:type="spellStart"/>
            <w:r w:rsidRPr="001053BA">
              <w:rPr>
                <w:sz w:val="16"/>
                <w:szCs w:val="16"/>
              </w:rPr>
              <w:t>Amerlock</w:t>
            </w:r>
            <w:proofErr w:type="spellEnd"/>
            <w:r w:rsidRPr="001053BA">
              <w:rPr>
                <w:sz w:val="16"/>
                <w:szCs w:val="16"/>
              </w:rPr>
              <w:t xml:space="preserve"> 2</w:t>
            </w:r>
            <w:r w:rsidR="00AE3570" w:rsidRPr="001053BA">
              <w:rPr>
                <w:sz w:val="16"/>
                <w:szCs w:val="16"/>
              </w:rPr>
              <w:t xml:space="preserve"> </w:t>
            </w:r>
            <w:proofErr w:type="gramStart"/>
            <w:r w:rsidR="00AE3570" w:rsidRPr="001053BA">
              <w:rPr>
                <w:sz w:val="16"/>
                <w:szCs w:val="16"/>
              </w:rPr>
              <w:t xml:space="preserve">Series </w:t>
            </w:r>
            <w:r w:rsidRPr="001053BA">
              <w:rPr>
                <w:sz w:val="16"/>
                <w:szCs w:val="16"/>
              </w:rPr>
              <w:t xml:space="preserve"> GF</w:t>
            </w:r>
            <w:proofErr w:type="gramEnd"/>
          </w:p>
          <w:p w14:paraId="0E8AFC25" w14:textId="5DF689D7" w:rsidR="003E601E" w:rsidRPr="001053BA" w:rsidRDefault="003E601E" w:rsidP="00A25F9E">
            <w:pPr>
              <w:autoSpaceDE/>
              <w:autoSpaceDN/>
              <w:adjustRightInd/>
              <w:spacing w:before="0" w:line="240" w:lineRule="auto"/>
              <w:ind w:left="0"/>
              <w:rPr>
                <w:sz w:val="16"/>
                <w:szCs w:val="16"/>
              </w:rPr>
            </w:pPr>
            <w:proofErr w:type="spellStart"/>
            <w:r w:rsidRPr="001053BA">
              <w:rPr>
                <w:sz w:val="16"/>
                <w:szCs w:val="16"/>
              </w:rPr>
              <w:t>SigmaShield</w:t>
            </w:r>
            <w:proofErr w:type="spellEnd"/>
            <w:r w:rsidRPr="001053BA">
              <w:rPr>
                <w:sz w:val="16"/>
                <w:szCs w:val="16"/>
              </w:rPr>
              <w:t xml:space="preserve"> 2 GF </w:t>
            </w:r>
          </w:p>
        </w:tc>
        <w:tc>
          <w:tcPr>
            <w:tcW w:w="1070" w:type="dxa"/>
            <w:gridSpan w:val="2"/>
            <w:vAlign w:val="center"/>
          </w:tcPr>
          <w:p w14:paraId="04F7CB25" w14:textId="77777777" w:rsidR="003E601E" w:rsidRPr="00463EC8" w:rsidRDefault="003E601E" w:rsidP="00A25F9E">
            <w:pPr>
              <w:spacing w:before="0" w:line="240" w:lineRule="auto"/>
              <w:ind w:left="0"/>
              <w:jc w:val="center"/>
              <w:rPr>
                <w:sz w:val="16"/>
                <w:szCs w:val="16"/>
              </w:rPr>
            </w:pPr>
            <w:r w:rsidRPr="00463EC8">
              <w:rPr>
                <w:sz w:val="16"/>
                <w:szCs w:val="16"/>
              </w:rPr>
              <w:t>84</w:t>
            </w:r>
          </w:p>
        </w:tc>
        <w:tc>
          <w:tcPr>
            <w:tcW w:w="1291" w:type="dxa"/>
            <w:gridSpan w:val="2"/>
            <w:vAlign w:val="center"/>
          </w:tcPr>
          <w:p w14:paraId="31390AA8"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718232FA" w14:textId="77777777" w:rsidTr="00DE2288">
        <w:trPr>
          <w:trHeight w:val="288"/>
          <w:jc w:val="center"/>
        </w:trPr>
        <w:tc>
          <w:tcPr>
            <w:tcW w:w="2035" w:type="dxa"/>
            <w:gridSpan w:val="3"/>
            <w:vAlign w:val="center"/>
          </w:tcPr>
          <w:p w14:paraId="5321BACC" w14:textId="77777777" w:rsidR="003E601E" w:rsidRPr="001D3869" w:rsidRDefault="003E601E" w:rsidP="00A25F9E">
            <w:pPr>
              <w:jc w:val="center"/>
              <w:rPr>
                <w:b/>
                <w:sz w:val="16"/>
                <w:szCs w:val="16"/>
              </w:rPr>
            </w:pPr>
          </w:p>
        </w:tc>
        <w:tc>
          <w:tcPr>
            <w:tcW w:w="2465" w:type="dxa"/>
            <w:vAlign w:val="center"/>
          </w:tcPr>
          <w:p w14:paraId="50080BBC"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3063" w:type="dxa"/>
            <w:gridSpan w:val="2"/>
            <w:vAlign w:val="center"/>
          </w:tcPr>
          <w:p w14:paraId="5FB70D27" w14:textId="77777777" w:rsidR="003E601E" w:rsidRPr="001053BA" w:rsidRDefault="003E601E" w:rsidP="00A25F9E">
            <w:pPr>
              <w:autoSpaceDE/>
              <w:autoSpaceDN/>
              <w:adjustRightInd/>
              <w:spacing w:before="0" w:line="240" w:lineRule="auto"/>
              <w:ind w:left="0"/>
              <w:rPr>
                <w:sz w:val="16"/>
                <w:szCs w:val="16"/>
              </w:rPr>
            </w:pPr>
            <w:proofErr w:type="spellStart"/>
            <w:r w:rsidRPr="001053BA">
              <w:rPr>
                <w:sz w:val="16"/>
                <w:szCs w:val="16"/>
              </w:rPr>
              <w:t>Macropoxy</w:t>
            </w:r>
            <w:proofErr w:type="spellEnd"/>
            <w:r w:rsidRPr="001053BA">
              <w:rPr>
                <w:sz w:val="16"/>
                <w:szCs w:val="16"/>
              </w:rPr>
              <w:t xml:space="preserve"> 646 FF Series</w:t>
            </w:r>
          </w:p>
        </w:tc>
        <w:tc>
          <w:tcPr>
            <w:tcW w:w="1070" w:type="dxa"/>
            <w:gridSpan w:val="2"/>
            <w:vAlign w:val="center"/>
          </w:tcPr>
          <w:p w14:paraId="0C80738D" w14:textId="08D72424" w:rsidR="003E601E" w:rsidRPr="00463EC8" w:rsidRDefault="009A34B3" w:rsidP="00A25F9E">
            <w:pPr>
              <w:spacing w:before="0" w:line="240" w:lineRule="auto"/>
              <w:ind w:left="0"/>
              <w:jc w:val="center"/>
              <w:rPr>
                <w:sz w:val="16"/>
                <w:szCs w:val="16"/>
              </w:rPr>
            </w:pPr>
            <w:r w:rsidRPr="00463EC8">
              <w:rPr>
                <w:sz w:val="16"/>
                <w:szCs w:val="16"/>
              </w:rPr>
              <w:t>100-250</w:t>
            </w:r>
          </w:p>
        </w:tc>
        <w:tc>
          <w:tcPr>
            <w:tcW w:w="1291" w:type="dxa"/>
            <w:gridSpan w:val="2"/>
            <w:vAlign w:val="center"/>
          </w:tcPr>
          <w:p w14:paraId="36DDAEA8"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5D9F58A9" w14:textId="77777777" w:rsidTr="00DE2288">
        <w:trPr>
          <w:trHeight w:val="288"/>
          <w:jc w:val="center"/>
        </w:trPr>
        <w:tc>
          <w:tcPr>
            <w:tcW w:w="2035" w:type="dxa"/>
            <w:gridSpan w:val="3"/>
            <w:vAlign w:val="center"/>
          </w:tcPr>
          <w:p w14:paraId="2AEA99C2" w14:textId="77777777" w:rsidR="003E601E" w:rsidRPr="001D3869" w:rsidRDefault="003E601E" w:rsidP="00A25F9E">
            <w:pPr>
              <w:jc w:val="center"/>
              <w:rPr>
                <w:b/>
                <w:sz w:val="16"/>
                <w:szCs w:val="16"/>
              </w:rPr>
            </w:pPr>
          </w:p>
        </w:tc>
        <w:tc>
          <w:tcPr>
            <w:tcW w:w="2465" w:type="dxa"/>
            <w:vAlign w:val="center"/>
          </w:tcPr>
          <w:p w14:paraId="0519618D" w14:textId="77777777"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3063" w:type="dxa"/>
            <w:gridSpan w:val="2"/>
            <w:vAlign w:val="center"/>
          </w:tcPr>
          <w:p w14:paraId="39C008EF" w14:textId="77777777" w:rsidR="003E601E" w:rsidRPr="001053BA" w:rsidRDefault="003E601E" w:rsidP="00A25F9E">
            <w:pPr>
              <w:autoSpaceDE/>
              <w:autoSpaceDN/>
              <w:adjustRightInd/>
              <w:spacing w:before="0" w:line="240" w:lineRule="auto"/>
              <w:ind w:left="0"/>
              <w:rPr>
                <w:sz w:val="16"/>
                <w:szCs w:val="16"/>
              </w:rPr>
            </w:pPr>
            <w:r w:rsidRPr="001053BA">
              <w:rPr>
                <w:sz w:val="16"/>
                <w:szCs w:val="16"/>
              </w:rPr>
              <w:t xml:space="preserve">Series 280 </w:t>
            </w:r>
            <w:proofErr w:type="spellStart"/>
            <w:r w:rsidRPr="001053BA">
              <w:rPr>
                <w:sz w:val="16"/>
                <w:szCs w:val="16"/>
              </w:rPr>
              <w:t>Tneme</w:t>
            </w:r>
            <w:proofErr w:type="spellEnd"/>
            <w:r w:rsidRPr="001053BA">
              <w:rPr>
                <w:sz w:val="16"/>
                <w:szCs w:val="16"/>
              </w:rPr>
              <w:t>-Glaze with</w:t>
            </w:r>
          </w:p>
          <w:p w14:paraId="172380D5" w14:textId="77777777" w:rsidR="003E601E" w:rsidRPr="001053BA" w:rsidRDefault="003E601E" w:rsidP="00A25F9E">
            <w:pPr>
              <w:autoSpaceDE/>
              <w:autoSpaceDN/>
              <w:adjustRightInd/>
              <w:spacing w:before="0" w:line="240" w:lineRule="auto"/>
              <w:ind w:left="0"/>
              <w:rPr>
                <w:sz w:val="16"/>
                <w:szCs w:val="16"/>
              </w:rPr>
            </w:pPr>
            <w:r w:rsidRPr="001053BA">
              <w:rPr>
                <w:sz w:val="16"/>
                <w:szCs w:val="16"/>
              </w:rPr>
              <w:t>287-0300C Additive</w:t>
            </w:r>
            <w:r w:rsidRPr="001053BA">
              <w:rPr>
                <w:sz w:val="16"/>
                <w:szCs w:val="16"/>
              </w:rPr>
              <w:tab/>
            </w:r>
          </w:p>
        </w:tc>
        <w:tc>
          <w:tcPr>
            <w:tcW w:w="1070" w:type="dxa"/>
            <w:gridSpan w:val="2"/>
            <w:vAlign w:val="center"/>
          </w:tcPr>
          <w:p w14:paraId="48123436" w14:textId="77777777" w:rsidR="003E601E" w:rsidRPr="00463EC8" w:rsidRDefault="003E601E" w:rsidP="00A25F9E">
            <w:pPr>
              <w:spacing w:before="0" w:line="240" w:lineRule="auto"/>
              <w:ind w:left="0"/>
              <w:jc w:val="center"/>
              <w:rPr>
                <w:sz w:val="16"/>
                <w:szCs w:val="16"/>
              </w:rPr>
            </w:pPr>
            <w:r w:rsidRPr="00463EC8">
              <w:rPr>
                <w:sz w:val="16"/>
                <w:szCs w:val="16"/>
              </w:rPr>
              <w:t>25</w:t>
            </w:r>
          </w:p>
        </w:tc>
        <w:tc>
          <w:tcPr>
            <w:tcW w:w="1291" w:type="dxa"/>
            <w:gridSpan w:val="2"/>
            <w:vAlign w:val="center"/>
          </w:tcPr>
          <w:p w14:paraId="7D69C45E"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6F0AA9DD" w14:textId="77777777" w:rsidTr="00A25F9E">
        <w:trPr>
          <w:trHeight w:val="288"/>
          <w:jc w:val="center"/>
        </w:trPr>
        <w:tc>
          <w:tcPr>
            <w:tcW w:w="2035" w:type="dxa"/>
            <w:gridSpan w:val="3"/>
            <w:tcBorders>
              <w:bottom w:val="single" w:sz="12" w:space="0" w:color="auto"/>
            </w:tcBorders>
            <w:vAlign w:val="center"/>
          </w:tcPr>
          <w:p w14:paraId="451937D1" w14:textId="77777777" w:rsidR="003E601E" w:rsidRPr="001D3869" w:rsidRDefault="003E601E" w:rsidP="00A25F9E">
            <w:pPr>
              <w:autoSpaceDE/>
              <w:autoSpaceDN/>
              <w:adjustRightInd/>
              <w:spacing w:before="0" w:line="240" w:lineRule="auto"/>
              <w:ind w:left="0"/>
              <w:rPr>
                <w:i/>
                <w:sz w:val="14"/>
                <w:szCs w:val="14"/>
              </w:rPr>
            </w:pPr>
          </w:p>
        </w:tc>
        <w:tc>
          <w:tcPr>
            <w:tcW w:w="7889" w:type="dxa"/>
            <w:gridSpan w:val="7"/>
            <w:tcBorders>
              <w:bottom w:val="single" w:sz="12" w:space="0" w:color="auto"/>
            </w:tcBorders>
            <w:vAlign w:val="center"/>
          </w:tcPr>
          <w:p w14:paraId="737F2065" w14:textId="77777777" w:rsidR="003E601E" w:rsidRPr="001053BA" w:rsidRDefault="003E601E" w:rsidP="00A25F9E">
            <w:pPr>
              <w:autoSpaceDE/>
              <w:autoSpaceDN/>
              <w:adjustRightInd/>
              <w:spacing w:before="0" w:line="240" w:lineRule="auto"/>
              <w:ind w:left="0"/>
              <w:rPr>
                <w:i/>
                <w:sz w:val="14"/>
                <w:szCs w:val="14"/>
              </w:rPr>
            </w:pPr>
            <w:r w:rsidRPr="001053BA">
              <w:rPr>
                <w:i/>
                <w:sz w:val="14"/>
                <w:szCs w:val="14"/>
              </w:rPr>
              <w:t>Method of application (spray, roller, brush) depends on the coating supplier selected.</w:t>
            </w:r>
          </w:p>
        </w:tc>
      </w:tr>
      <w:tr w:rsidR="003E601E" w:rsidRPr="001D3869" w14:paraId="3927874C" w14:textId="77777777" w:rsidTr="00DE2288">
        <w:trPr>
          <w:trHeight w:val="288"/>
          <w:jc w:val="center"/>
        </w:trPr>
        <w:tc>
          <w:tcPr>
            <w:tcW w:w="2035" w:type="dxa"/>
            <w:gridSpan w:val="3"/>
            <w:tcBorders>
              <w:top w:val="single" w:sz="12" w:space="0" w:color="auto"/>
            </w:tcBorders>
            <w:vAlign w:val="center"/>
          </w:tcPr>
          <w:p w14:paraId="07238823"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SECONDARY TOPCOAT</w:t>
            </w:r>
          </w:p>
        </w:tc>
        <w:tc>
          <w:tcPr>
            <w:tcW w:w="2465" w:type="dxa"/>
            <w:tcBorders>
              <w:top w:val="single" w:sz="12" w:space="0" w:color="auto"/>
            </w:tcBorders>
            <w:vAlign w:val="center"/>
          </w:tcPr>
          <w:p w14:paraId="792A5C2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3063" w:type="dxa"/>
            <w:gridSpan w:val="2"/>
            <w:tcBorders>
              <w:top w:val="single" w:sz="12" w:space="0" w:color="auto"/>
            </w:tcBorders>
            <w:vAlign w:val="center"/>
          </w:tcPr>
          <w:p w14:paraId="691D981C" w14:textId="77777777" w:rsidR="003E601E" w:rsidRPr="001053BA" w:rsidRDefault="003E601E" w:rsidP="00A25F9E">
            <w:pPr>
              <w:autoSpaceDE/>
              <w:autoSpaceDN/>
              <w:adjustRightInd/>
              <w:spacing w:before="0" w:line="240" w:lineRule="auto"/>
              <w:ind w:left="0"/>
              <w:rPr>
                <w:sz w:val="16"/>
                <w:szCs w:val="16"/>
              </w:rPr>
            </w:pPr>
            <w:proofErr w:type="spellStart"/>
            <w:r w:rsidRPr="001053BA">
              <w:rPr>
                <w:sz w:val="16"/>
                <w:szCs w:val="16"/>
              </w:rPr>
              <w:t>Carboguard</w:t>
            </w:r>
            <w:proofErr w:type="spellEnd"/>
            <w:r w:rsidRPr="001053BA">
              <w:rPr>
                <w:sz w:val="16"/>
                <w:szCs w:val="16"/>
              </w:rPr>
              <w:t xml:space="preserve"> 134Series</w:t>
            </w:r>
          </w:p>
        </w:tc>
        <w:tc>
          <w:tcPr>
            <w:tcW w:w="1070" w:type="dxa"/>
            <w:gridSpan w:val="2"/>
            <w:tcBorders>
              <w:top w:val="single" w:sz="12" w:space="0" w:color="auto"/>
            </w:tcBorders>
            <w:vAlign w:val="center"/>
          </w:tcPr>
          <w:p w14:paraId="2F614B81" w14:textId="77777777" w:rsidR="003E601E" w:rsidRPr="00463EC8" w:rsidRDefault="003E601E" w:rsidP="00A25F9E">
            <w:pPr>
              <w:spacing w:before="0" w:line="240" w:lineRule="auto"/>
              <w:ind w:left="0"/>
              <w:jc w:val="center"/>
              <w:rPr>
                <w:sz w:val="16"/>
                <w:szCs w:val="16"/>
              </w:rPr>
            </w:pPr>
            <w:r w:rsidRPr="00463EC8">
              <w:rPr>
                <w:sz w:val="16"/>
                <w:szCs w:val="16"/>
              </w:rPr>
              <w:t>190-288</w:t>
            </w:r>
          </w:p>
        </w:tc>
        <w:tc>
          <w:tcPr>
            <w:tcW w:w="1291" w:type="dxa"/>
            <w:gridSpan w:val="2"/>
            <w:tcBorders>
              <w:top w:val="single" w:sz="12" w:space="0" w:color="auto"/>
            </w:tcBorders>
            <w:vAlign w:val="center"/>
          </w:tcPr>
          <w:p w14:paraId="429A6BD4"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51F0B5F7" w14:textId="77777777" w:rsidTr="00DE2288">
        <w:trPr>
          <w:trHeight w:val="288"/>
          <w:jc w:val="center"/>
        </w:trPr>
        <w:tc>
          <w:tcPr>
            <w:tcW w:w="2035" w:type="dxa"/>
            <w:gridSpan w:val="3"/>
            <w:vAlign w:val="center"/>
          </w:tcPr>
          <w:p w14:paraId="3C7E3BF0"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Polyurethane - Aliphatic</w:t>
            </w:r>
          </w:p>
        </w:tc>
        <w:tc>
          <w:tcPr>
            <w:tcW w:w="2465" w:type="dxa"/>
            <w:vAlign w:val="center"/>
          </w:tcPr>
          <w:p w14:paraId="51CE2B0C"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3063" w:type="dxa"/>
            <w:gridSpan w:val="2"/>
            <w:vAlign w:val="center"/>
          </w:tcPr>
          <w:p w14:paraId="6D56426C" w14:textId="77777777" w:rsidR="003E601E" w:rsidRPr="001053BA" w:rsidRDefault="003E601E" w:rsidP="00A25F9E">
            <w:pPr>
              <w:autoSpaceDE/>
              <w:autoSpaceDN/>
              <w:adjustRightInd/>
              <w:spacing w:before="0" w:line="240" w:lineRule="auto"/>
              <w:ind w:left="0"/>
              <w:rPr>
                <w:sz w:val="16"/>
                <w:szCs w:val="16"/>
              </w:rPr>
            </w:pPr>
            <w:proofErr w:type="spellStart"/>
            <w:r w:rsidRPr="001053BA">
              <w:rPr>
                <w:sz w:val="16"/>
                <w:szCs w:val="16"/>
              </w:rPr>
              <w:t>Hempathane</w:t>
            </w:r>
            <w:proofErr w:type="spellEnd"/>
            <w:r w:rsidRPr="001053BA">
              <w:rPr>
                <w:sz w:val="16"/>
                <w:szCs w:val="16"/>
              </w:rPr>
              <w:t xml:space="preserve"> series</w:t>
            </w:r>
          </w:p>
        </w:tc>
        <w:tc>
          <w:tcPr>
            <w:tcW w:w="1070" w:type="dxa"/>
            <w:gridSpan w:val="2"/>
            <w:vAlign w:val="center"/>
          </w:tcPr>
          <w:p w14:paraId="213F2BFD" w14:textId="77777777" w:rsidR="003E601E" w:rsidRPr="00463EC8" w:rsidRDefault="003E601E" w:rsidP="00A25F9E">
            <w:pPr>
              <w:spacing w:before="0" w:line="240" w:lineRule="auto"/>
              <w:ind w:left="0"/>
              <w:jc w:val="center"/>
              <w:rPr>
                <w:sz w:val="16"/>
                <w:szCs w:val="16"/>
              </w:rPr>
            </w:pPr>
            <w:r w:rsidRPr="00463EC8">
              <w:rPr>
                <w:sz w:val="16"/>
                <w:szCs w:val="16"/>
              </w:rPr>
              <w:t>330-345</w:t>
            </w:r>
          </w:p>
        </w:tc>
        <w:tc>
          <w:tcPr>
            <w:tcW w:w="1291" w:type="dxa"/>
            <w:gridSpan w:val="2"/>
            <w:vAlign w:val="center"/>
          </w:tcPr>
          <w:p w14:paraId="0F873B0A"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0F56EFCE" w14:textId="77777777" w:rsidTr="00DE2288">
        <w:trPr>
          <w:trHeight w:val="288"/>
          <w:jc w:val="center"/>
        </w:trPr>
        <w:tc>
          <w:tcPr>
            <w:tcW w:w="2035" w:type="dxa"/>
            <w:gridSpan w:val="3"/>
            <w:vAlign w:val="center"/>
          </w:tcPr>
          <w:p w14:paraId="1A819B93" w14:textId="77777777" w:rsidR="003E601E" w:rsidRPr="001D3869" w:rsidRDefault="003E601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465" w:type="dxa"/>
            <w:vAlign w:val="center"/>
          </w:tcPr>
          <w:p w14:paraId="793A1DE1"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3063" w:type="dxa"/>
            <w:gridSpan w:val="2"/>
            <w:vAlign w:val="center"/>
          </w:tcPr>
          <w:p w14:paraId="45994BE1" w14:textId="77777777" w:rsidR="003E601E" w:rsidRPr="001053BA" w:rsidRDefault="003E601E" w:rsidP="00A25F9E">
            <w:pPr>
              <w:autoSpaceDE/>
              <w:autoSpaceDN/>
              <w:adjustRightInd/>
              <w:spacing w:before="0" w:line="240" w:lineRule="auto"/>
              <w:ind w:left="0"/>
              <w:rPr>
                <w:sz w:val="16"/>
                <w:szCs w:val="16"/>
              </w:rPr>
            </w:pPr>
            <w:proofErr w:type="spellStart"/>
            <w:r w:rsidRPr="001053BA">
              <w:rPr>
                <w:sz w:val="16"/>
                <w:szCs w:val="16"/>
              </w:rPr>
              <w:t>Interthane</w:t>
            </w:r>
            <w:proofErr w:type="spellEnd"/>
            <w:r w:rsidRPr="001053BA">
              <w:rPr>
                <w:sz w:val="16"/>
                <w:szCs w:val="16"/>
              </w:rPr>
              <w:t xml:space="preserve"> 990 Series</w:t>
            </w:r>
          </w:p>
        </w:tc>
        <w:tc>
          <w:tcPr>
            <w:tcW w:w="1070" w:type="dxa"/>
            <w:gridSpan w:val="2"/>
            <w:vAlign w:val="center"/>
          </w:tcPr>
          <w:p w14:paraId="2500DC6B" w14:textId="1CFDCA38" w:rsidR="003E601E" w:rsidRPr="00463EC8" w:rsidRDefault="003E601E" w:rsidP="00A25F9E">
            <w:pPr>
              <w:spacing w:before="0" w:line="240" w:lineRule="auto"/>
              <w:ind w:left="0"/>
              <w:jc w:val="center"/>
              <w:rPr>
                <w:sz w:val="16"/>
                <w:szCs w:val="16"/>
              </w:rPr>
            </w:pPr>
            <w:del w:id="1274" w:author="Kurmanov, Aidyn [STAMGazStroy LLP]" w:date="2025-12-09T16:34:00Z" w16du:dateUtc="2025-12-09T11:34:00Z">
              <w:r w:rsidRPr="00463EC8" w:rsidDel="00FE207C">
                <w:rPr>
                  <w:sz w:val="16"/>
                  <w:szCs w:val="16"/>
                </w:rPr>
                <w:delText>395</w:delText>
              </w:r>
            </w:del>
            <w:ins w:id="1275" w:author="Kurmanov, Aidyn [STAMGazStroy LLP]" w:date="2025-12-09T16:34:00Z" w16du:dateUtc="2025-12-09T11:34:00Z">
              <w:r w:rsidR="00FE207C">
                <w:rPr>
                  <w:sz w:val="16"/>
                  <w:szCs w:val="16"/>
                </w:rPr>
                <w:t>247-420</w:t>
              </w:r>
            </w:ins>
          </w:p>
        </w:tc>
        <w:tc>
          <w:tcPr>
            <w:tcW w:w="1291" w:type="dxa"/>
            <w:gridSpan w:val="2"/>
            <w:vAlign w:val="center"/>
          </w:tcPr>
          <w:p w14:paraId="2D14BB01"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5C54A58F" w14:textId="77777777" w:rsidTr="00DE2288">
        <w:trPr>
          <w:trHeight w:val="288"/>
          <w:jc w:val="center"/>
        </w:trPr>
        <w:tc>
          <w:tcPr>
            <w:tcW w:w="2035" w:type="dxa"/>
            <w:gridSpan w:val="3"/>
            <w:vAlign w:val="center"/>
          </w:tcPr>
          <w:p w14:paraId="153A6E88" w14:textId="77777777" w:rsidR="003E601E" w:rsidRPr="001D3869" w:rsidRDefault="003E601E" w:rsidP="00A25F9E">
            <w:pPr>
              <w:autoSpaceDE/>
              <w:autoSpaceDN/>
              <w:adjustRightInd/>
              <w:spacing w:before="0" w:line="240" w:lineRule="auto"/>
              <w:ind w:left="0"/>
              <w:rPr>
                <w:b/>
                <w:sz w:val="16"/>
                <w:szCs w:val="16"/>
              </w:rPr>
            </w:pPr>
          </w:p>
        </w:tc>
        <w:tc>
          <w:tcPr>
            <w:tcW w:w="2465" w:type="dxa"/>
            <w:vAlign w:val="center"/>
          </w:tcPr>
          <w:p w14:paraId="7DAF0FD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Jotun Paints</w:t>
            </w:r>
          </w:p>
        </w:tc>
        <w:tc>
          <w:tcPr>
            <w:tcW w:w="3063" w:type="dxa"/>
            <w:gridSpan w:val="2"/>
            <w:vAlign w:val="center"/>
          </w:tcPr>
          <w:p w14:paraId="03FB8481" w14:textId="77777777" w:rsidR="006D0AB4" w:rsidRPr="001053BA" w:rsidRDefault="006D0AB4" w:rsidP="006D0AB4">
            <w:pPr>
              <w:autoSpaceDE/>
              <w:autoSpaceDN/>
              <w:adjustRightInd/>
              <w:spacing w:before="0" w:line="240" w:lineRule="auto"/>
              <w:ind w:left="0"/>
              <w:rPr>
                <w:sz w:val="16"/>
                <w:szCs w:val="16"/>
              </w:rPr>
            </w:pPr>
            <w:r w:rsidRPr="001053BA">
              <w:rPr>
                <w:sz w:val="16"/>
                <w:szCs w:val="16"/>
              </w:rPr>
              <w:t>Hardtop AX</w:t>
            </w:r>
          </w:p>
          <w:p w14:paraId="3FFF093D" w14:textId="3FF65BB0" w:rsidR="003E601E" w:rsidRPr="001053BA" w:rsidRDefault="003E601E" w:rsidP="00A25F9E">
            <w:pPr>
              <w:autoSpaceDE/>
              <w:autoSpaceDN/>
              <w:adjustRightInd/>
              <w:spacing w:before="0" w:line="240" w:lineRule="auto"/>
              <w:ind w:left="0"/>
              <w:rPr>
                <w:sz w:val="16"/>
                <w:szCs w:val="16"/>
              </w:rPr>
            </w:pPr>
            <w:r w:rsidRPr="001053BA">
              <w:rPr>
                <w:sz w:val="16"/>
                <w:szCs w:val="16"/>
              </w:rPr>
              <w:t>Hardtop XP</w:t>
            </w:r>
          </w:p>
        </w:tc>
        <w:tc>
          <w:tcPr>
            <w:tcW w:w="1070" w:type="dxa"/>
            <w:gridSpan w:val="2"/>
            <w:vAlign w:val="center"/>
          </w:tcPr>
          <w:p w14:paraId="36123F1B" w14:textId="720B34B6" w:rsidR="003E601E" w:rsidRPr="00463EC8" w:rsidRDefault="006D0AB4" w:rsidP="00A25F9E">
            <w:pPr>
              <w:spacing w:before="0" w:line="240" w:lineRule="auto"/>
              <w:ind w:left="0"/>
              <w:jc w:val="center"/>
              <w:rPr>
                <w:sz w:val="16"/>
                <w:szCs w:val="16"/>
              </w:rPr>
            </w:pPr>
            <w:r w:rsidRPr="00463EC8">
              <w:rPr>
                <w:sz w:val="16"/>
                <w:szCs w:val="16"/>
              </w:rPr>
              <w:t>325-336</w:t>
            </w:r>
          </w:p>
        </w:tc>
        <w:tc>
          <w:tcPr>
            <w:tcW w:w="1291" w:type="dxa"/>
            <w:gridSpan w:val="2"/>
            <w:vAlign w:val="center"/>
          </w:tcPr>
          <w:p w14:paraId="750BAF65"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6480B2C9" w14:textId="77777777" w:rsidTr="00DE2288">
        <w:trPr>
          <w:trHeight w:val="288"/>
          <w:jc w:val="center"/>
        </w:trPr>
        <w:tc>
          <w:tcPr>
            <w:tcW w:w="2035" w:type="dxa"/>
            <w:gridSpan w:val="3"/>
            <w:vAlign w:val="center"/>
          </w:tcPr>
          <w:p w14:paraId="4040431C" w14:textId="77777777" w:rsidR="003E601E" w:rsidRPr="001D3869" w:rsidRDefault="003E601E" w:rsidP="00A25F9E">
            <w:pPr>
              <w:jc w:val="center"/>
              <w:rPr>
                <w:b/>
                <w:sz w:val="16"/>
                <w:szCs w:val="16"/>
              </w:rPr>
            </w:pPr>
          </w:p>
        </w:tc>
        <w:tc>
          <w:tcPr>
            <w:tcW w:w="2465" w:type="dxa"/>
            <w:vAlign w:val="center"/>
          </w:tcPr>
          <w:p w14:paraId="7C5B5E83"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3063" w:type="dxa"/>
            <w:gridSpan w:val="2"/>
            <w:vAlign w:val="center"/>
          </w:tcPr>
          <w:p w14:paraId="20046B79" w14:textId="09DF2681" w:rsidR="00516B6B" w:rsidRPr="001053BA" w:rsidRDefault="003E601E" w:rsidP="00A25F9E">
            <w:pPr>
              <w:autoSpaceDE/>
              <w:autoSpaceDN/>
              <w:adjustRightInd/>
              <w:spacing w:before="0" w:line="240" w:lineRule="auto"/>
              <w:ind w:left="0"/>
              <w:rPr>
                <w:sz w:val="16"/>
                <w:szCs w:val="16"/>
              </w:rPr>
            </w:pPr>
            <w:proofErr w:type="spellStart"/>
            <w:r w:rsidRPr="001053BA">
              <w:rPr>
                <w:sz w:val="16"/>
                <w:szCs w:val="16"/>
              </w:rPr>
              <w:t>Amercoat</w:t>
            </w:r>
            <w:proofErr w:type="spellEnd"/>
            <w:r w:rsidRPr="001053BA">
              <w:rPr>
                <w:sz w:val="16"/>
                <w:szCs w:val="16"/>
              </w:rPr>
              <w:t xml:space="preserve"> 450 Series</w:t>
            </w:r>
          </w:p>
          <w:p w14:paraId="5845C385" w14:textId="6E67D287" w:rsidR="003E601E" w:rsidRPr="001053BA" w:rsidRDefault="003E601E" w:rsidP="00A25F9E">
            <w:pPr>
              <w:autoSpaceDE/>
              <w:autoSpaceDN/>
              <w:adjustRightInd/>
              <w:spacing w:before="0" w:line="240" w:lineRule="auto"/>
              <w:ind w:left="0"/>
              <w:rPr>
                <w:sz w:val="16"/>
                <w:szCs w:val="16"/>
              </w:rPr>
            </w:pPr>
            <w:proofErr w:type="spellStart"/>
            <w:r w:rsidRPr="001053BA">
              <w:rPr>
                <w:sz w:val="16"/>
                <w:szCs w:val="16"/>
              </w:rPr>
              <w:t>SigmaDur</w:t>
            </w:r>
            <w:proofErr w:type="spellEnd"/>
            <w:r w:rsidRPr="001053BA">
              <w:rPr>
                <w:sz w:val="16"/>
                <w:szCs w:val="16"/>
              </w:rPr>
              <w:t xml:space="preserve"> 550</w:t>
            </w:r>
          </w:p>
        </w:tc>
        <w:tc>
          <w:tcPr>
            <w:tcW w:w="1070" w:type="dxa"/>
            <w:gridSpan w:val="2"/>
            <w:vAlign w:val="center"/>
          </w:tcPr>
          <w:p w14:paraId="076AAFF1" w14:textId="77777777" w:rsidR="003E601E" w:rsidRPr="00463EC8" w:rsidRDefault="003E601E" w:rsidP="00A25F9E">
            <w:pPr>
              <w:spacing w:before="0" w:line="240" w:lineRule="auto"/>
              <w:ind w:left="0"/>
              <w:jc w:val="center"/>
              <w:rPr>
                <w:sz w:val="16"/>
                <w:szCs w:val="16"/>
              </w:rPr>
            </w:pPr>
            <w:r w:rsidRPr="00463EC8">
              <w:rPr>
                <w:sz w:val="16"/>
                <w:szCs w:val="16"/>
              </w:rPr>
              <w:t>335</w:t>
            </w:r>
          </w:p>
        </w:tc>
        <w:tc>
          <w:tcPr>
            <w:tcW w:w="1291" w:type="dxa"/>
            <w:gridSpan w:val="2"/>
            <w:vAlign w:val="center"/>
          </w:tcPr>
          <w:p w14:paraId="22EC763C"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0C93AF4C" w14:textId="77777777" w:rsidTr="00DE2288">
        <w:trPr>
          <w:trHeight w:val="288"/>
          <w:jc w:val="center"/>
        </w:trPr>
        <w:tc>
          <w:tcPr>
            <w:tcW w:w="2035" w:type="dxa"/>
            <w:gridSpan w:val="3"/>
            <w:vAlign w:val="center"/>
          </w:tcPr>
          <w:p w14:paraId="3857C4CD" w14:textId="77777777" w:rsidR="003E601E" w:rsidRPr="001D3869" w:rsidRDefault="003E601E" w:rsidP="00A25F9E">
            <w:pPr>
              <w:jc w:val="center"/>
              <w:rPr>
                <w:b/>
                <w:sz w:val="16"/>
                <w:szCs w:val="16"/>
              </w:rPr>
            </w:pPr>
          </w:p>
        </w:tc>
        <w:tc>
          <w:tcPr>
            <w:tcW w:w="2465" w:type="dxa"/>
            <w:vAlign w:val="center"/>
          </w:tcPr>
          <w:p w14:paraId="1A25C90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3063" w:type="dxa"/>
            <w:gridSpan w:val="2"/>
            <w:vAlign w:val="center"/>
          </w:tcPr>
          <w:p w14:paraId="369D3814" w14:textId="77777777" w:rsidR="003E601E" w:rsidRPr="001053BA" w:rsidRDefault="003E601E" w:rsidP="00A25F9E">
            <w:pPr>
              <w:autoSpaceDE/>
              <w:autoSpaceDN/>
              <w:adjustRightInd/>
              <w:spacing w:before="0" w:line="240" w:lineRule="auto"/>
              <w:ind w:left="0"/>
              <w:rPr>
                <w:sz w:val="16"/>
                <w:szCs w:val="16"/>
              </w:rPr>
            </w:pPr>
            <w:r w:rsidRPr="001053BA">
              <w:rPr>
                <w:sz w:val="16"/>
                <w:szCs w:val="16"/>
              </w:rPr>
              <w:t>Hi-Solids Polyurethane Series</w:t>
            </w:r>
          </w:p>
        </w:tc>
        <w:tc>
          <w:tcPr>
            <w:tcW w:w="1070" w:type="dxa"/>
            <w:gridSpan w:val="2"/>
            <w:vAlign w:val="center"/>
          </w:tcPr>
          <w:p w14:paraId="487D35C0" w14:textId="77777777" w:rsidR="003E601E" w:rsidRPr="00463EC8" w:rsidRDefault="003E601E" w:rsidP="00A25F9E">
            <w:pPr>
              <w:spacing w:before="0" w:line="240" w:lineRule="auto"/>
              <w:ind w:left="0"/>
              <w:jc w:val="center"/>
              <w:rPr>
                <w:sz w:val="16"/>
                <w:szCs w:val="16"/>
              </w:rPr>
            </w:pPr>
            <w:r w:rsidRPr="00463EC8">
              <w:rPr>
                <w:sz w:val="16"/>
                <w:szCs w:val="16"/>
              </w:rPr>
              <w:t>100-340</w:t>
            </w:r>
          </w:p>
        </w:tc>
        <w:tc>
          <w:tcPr>
            <w:tcW w:w="1291" w:type="dxa"/>
            <w:gridSpan w:val="2"/>
            <w:vAlign w:val="center"/>
          </w:tcPr>
          <w:p w14:paraId="0683E277"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65D151FB" w14:textId="77777777" w:rsidTr="00DE2288">
        <w:trPr>
          <w:trHeight w:val="288"/>
          <w:jc w:val="center"/>
        </w:trPr>
        <w:tc>
          <w:tcPr>
            <w:tcW w:w="2035" w:type="dxa"/>
            <w:gridSpan w:val="3"/>
            <w:vAlign w:val="center"/>
          </w:tcPr>
          <w:p w14:paraId="18B8B5B4" w14:textId="77777777" w:rsidR="003E601E" w:rsidRPr="001D3869" w:rsidRDefault="003E601E" w:rsidP="00A25F9E">
            <w:pPr>
              <w:jc w:val="center"/>
              <w:rPr>
                <w:b/>
                <w:sz w:val="16"/>
                <w:szCs w:val="16"/>
              </w:rPr>
            </w:pPr>
          </w:p>
        </w:tc>
        <w:tc>
          <w:tcPr>
            <w:tcW w:w="2465" w:type="dxa"/>
            <w:vAlign w:val="center"/>
          </w:tcPr>
          <w:p w14:paraId="011F6B9F" w14:textId="7C1484DC"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3063" w:type="dxa"/>
            <w:gridSpan w:val="2"/>
            <w:vAlign w:val="center"/>
          </w:tcPr>
          <w:p w14:paraId="2D707334" w14:textId="6522F719" w:rsidR="003E601E" w:rsidRPr="001053BA" w:rsidRDefault="003E601E" w:rsidP="00A25F9E">
            <w:pPr>
              <w:autoSpaceDE/>
              <w:autoSpaceDN/>
              <w:adjustRightInd/>
              <w:spacing w:before="0" w:line="240" w:lineRule="auto"/>
              <w:ind w:left="0"/>
              <w:rPr>
                <w:sz w:val="16"/>
                <w:szCs w:val="16"/>
              </w:rPr>
            </w:pPr>
            <w:r w:rsidRPr="001053BA">
              <w:rPr>
                <w:sz w:val="16"/>
                <w:szCs w:val="16"/>
              </w:rPr>
              <w:t>Series 290 CRU</w:t>
            </w:r>
          </w:p>
        </w:tc>
        <w:tc>
          <w:tcPr>
            <w:tcW w:w="1070" w:type="dxa"/>
            <w:gridSpan w:val="2"/>
            <w:vAlign w:val="center"/>
          </w:tcPr>
          <w:p w14:paraId="4E004D76" w14:textId="77777777" w:rsidR="003E601E" w:rsidRPr="001D3869" w:rsidRDefault="003E601E" w:rsidP="00A25F9E">
            <w:pPr>
              <w:spacing w:before="0" w:line="240" w:lineRule="auto"/>
              <w:ind w:left="0"/>
              <w:jc w:val="center"/>
              <w:rPr>
                <w:sz w:val="16"/>
                <w:szCs w:val="16"/>
              </w:rPr>
            </w:pPr>
            <w:r>
              <w:rPr>
                <w:sz w:val="16"/>
                <w:szCs w:val="16"/>
              </w:rPr>
              <w:t>288</w:t>
            </w:r>
          </w:p>
        </w:tc>
        <w:tc>
          <w:tcPr>
            <w:tcW w:w="1291" w:type="dxa"/>
            <w:gridSpan w:val="2"/>
            <w:vAlign w:val="center"/>
          </w:tcPr>
          <w:p w14:paraId="7CA8765A" w14:textId="77777777" w:rsidR="003E601E" w:rsidRPr="001D3869" w:rsidRDefault="003E601E" w:rsidP="00A25F9E">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3E601E" w:rsidRPr="001D3869" w14:paraId="0D6069F7" w14:textId="77777777" w:rsidTr="00A25F9E">
        <w:trPr>
          <w:trHeight w:val="288"/>
          <w:jc w:val="center"/>
        </w:trPr>
        <w:tc>
          <w:tcPr>
            <w:tcW w:w="2035" w:type="dxa"/>
            <w:gridSpan w:val="3"/>
            <w:tcBorders>
              <w:bottom w:val="single" w:sz="12" w:space="0" w:color="auto"/>
            </w:tcBorders>
            <w:vAlign w:val="center"/>
          </w:tcPr>
          <w:p w14:paraId="2A42EA9E" w14:textId="77777777" w:rsidR="003E601E" w:rsidRPr="001D3869" w:rsidRDefault="003E601E" w:rsidP="00A25F9E">
            <w:pPr>
              <w:autoSpaceDE/>
              <w:autoSpaceDN/>
              <w:adjustRightInd/>
              <w:spacing w:before="0" w:line="240" w:lineRule="auto"/>
              <w:ind w:left="0"/>
              <w:rPr>
                <w:i/>
                <w:sz w:val="14"/>
                <w:szCs w:val="14"/>
              </w:rPr>
            </w:pPr>
          </w:p>
        </w:tc>
        <w:tc>
          <w:tcPr>
            <w:tcW w:w="7889" w:type="dxa"/>
            <w:gridSpan w:val="7"/>
            <w:tcBorders>
              <w:bottom w:val="single" w:sz="12" w:space="0" w:color="auto"/>
            </w:tcBorders>
            <w:vAlign w:val="center"/>
          </w:tcPr>
          <w:p w14:paraId="642F8078" w14:textId="77777777" w:rsidR="003E601E" w:rsidRPr="001D3869" w:rsidRDefault="003E601E" w:rsidP="00A25F9E">
            <w:pPr>
              <w:autoSpaceDE/>
              <w:autoSpaceDN/>
              <w:adjustRightInd/>
              <w:spacing w:before="0" w:line="240" w:lineRule="auto"/>
              <w:ind w:left="0"/>
              <w:rPr>
                <w:i/>
                <w:sz w:val="14"/>
                <w:szCs w:val="14"/>
              </w:rPr>
            </w:pPr>
            <w:r w:rsidRPr="001D3869">
              <w:rPr>
                <w:i/>
                <w:sz w:val="14"/>
                <w:szCs w:val="14"/>
              </w:rPr>
              <w:t xml:space="preserve">Respirators are strongly recommended when applying polyurethane. An aliphatic polyurethane coating may be applied over </w:t>
            </w:r>
            <w:proofErr w:type="gramStart"/>
            <w:r w:rsidRPr="001D3869">
              <w:rPr>
                <w:i/>
                <w:sz w:val="14"/>
                <w:szCs w:val="14"/>
              </w:rPr>
              <w:t>the epoxy</w:t>
            </w:r>
            <w:proofErr w:type="gramEnd"/>
            <w:r w:rsidRPr="001D3869">
              <w:rPr>
                <w:i/>
                <w:sz w:val="14"/>
                <w:szCs w:val="14"/>
              </w:rPr>
              <w:t xml:space="preserve"> non-skid for markings or prevention of chalking.</w:t>
            </w:r>
          </w:p>
        </w:tc>
      </w:tr>
      <w:tr w:rsidR="003E601E" w:rsidRPr="000F4EA8" w14:paraId="52865169" w14:textId="77777777" w:rsidTr="00DE2288">
        <w:trPr>
          <w:trHeight w:val="288"/>
          <w:jc w:val="center"/>
        </w:trPr>
        <w:tc>
          <w:tcPr>
            <w:tcW w:w="1170" w:type="dxa"/>
            <w:vAlign w:val="center"/>
          </w:tcPr>
          <w:p w14:paraId="46CDF190" w14:textId="77777777" w:rsidR="003E601E" w:rsidRPr="000F4EA8" w:rsidRDefault="003E601E" w:rsidP="00A25F9E">
            <w:pPr>
              <w:autoSpaceDE/>
              <w:autoSpaceDN/>
              <w:adjustRightInd/>
              <w:spacing w:before="0" w:line="240" w:lineRule="auto"/>
              <w:ind w:left="-72"/>
              <w:rPr>
                <w:b/>
                <w:sz w:val="16"/>
                <w:szCs w:val="16"/>
              </w:rPr>
            </w:pPr>
            <w:r w:rsidRPr="000F4EA8">
              <w:rPr>
                <w:b/>
                <w:sz w:val="16"/>
                <w:szCs w:val="16"/>
              </w:rPr>
              <w:t>Last Update:</w:t>
            </w:r>
          </w:p>
        </w:tc>
        <w:tc>
          <w:tcPr>
            <w:tcW w:w="3330" w:type="dxa"/>
            <w:gridSpan w:val="3"/>
            <w:vAlign w:val="center"/>
          </w:tcPr>
          <w:p w14:paraId="65B8EA11" w14:textId="6B40125B" w:rsidR="003E601E" w:rsidRPr="000F4EA8" w:rsidRDefault="001053BA" w:rsidP="00A25F9E">
            <w:pPr>
              <w:autoSpaceDE/>
              <w:autoSpaceDN/>
              <w:adjustRightInd/>
              <w:spacing w:before="0" w:line="240" w:lineRule="auto"/>
              <w:ind w:left="-72"/>
              <w:rPr>
                <w:b/>
                <w:sz w:val="16"/>
                <w:szCs w:val="16"/>
              </w:rPr>
            </w:pPr>
            <w:r>
              <w:rPr>
                <w:position w:val="-1"/>
                <w:sz w:val="16"/>
                <w:szCs w:val="16"/>
              </w:rPr>
              <w:t>November</w:t>
            </w:r>
            <w:r w:rsidR="007A0F5E" w:rsidRPr="007A0F5E">
              <w:rPr>
                <w:position w:val="-1"/>
                <w:sz w:val="16"/>
                <w:szCs w:val="16"/>
              </w:rPr>
              <w:t xml:space="preserve"> </w:t>
            </w:r>
            <w:r w:rsidR="008B4820">
              <w:rPr>
                <w:position w:val="-1"/>
                <w:sz w:val="16"/>
                <w:szCs w:val="16"/>
              </w:rPr>
              <w:t>2025</w:t>
            </w:r>
          </w:p>
        </w:tc>
        <w:tc>
          <w:tcPr>
            <w:tcW w:w="3439" w:type="dxa"/>
            <w:gridSpan w:val="3"/>
            <w:vAlign w:val="center"/>
          </w:tcPr>
          <w:p w14:paraId="01F87655" w14:textId="77777777" w:rsidR="003E601E" w:rsidRPr="00F029EB" w:rsidRDefault="003E601E" w:rsidP="00A25F9E">
            <w:pPr>
              <w:autoSpaceDE/>
              <w:autoSpaceDN/>
              <w:adjustRightInd/>
              <w:spacing w:before="0" w:line="240" w:lineRule="auto"/>
              <w:ind w:left="-72"/>
              <w:rPr>
                <w:sz w:val="16"/>
                <w:szCs w:val="16"/>
              </w:rPr>
            </w:pPr>
          </w:p>
        </w:tc>
        <w:tc>
          <w:tcPr>
            <w:tcW w:w="971" w:type="dxa"/>
            <w:gridSpan w:val="2"/>
            <w:vAlign w:val="center"/>
          </w:tcPr>
          <w:p w14:paraId="33E03A6D" w14:textId="77777777" w:rsidR="003E601E" w:rsidRPr="00F029EB" w:rsidRDefault="003E601E" w:rsidP="00A25F9E">
            <w:pPr>
              <w:autoSpaceDE/>
              <w:autoSpaceDN/>
              <w:adjustRightInd/>
              <w:spacing w:before="0" w:line="240" w:lineRule="auto"/>
              <w:ind w:left="-72"/>
              <w:jc w:val="center"/>
              <w:rPr>
                <w:sz w:val="16"/>
                <w:szCs w:val="16"/>
              </w:rPr>
            </w:pPr>
          </w:p>
        </w:tc>
        <w:tc>
          <w:tcPr>
            <w:tcW w:w="1014" w:type="dxa"/>
            <w:vAlign w:val="center"/>
          </w:tcPr>
          <w:p w14:paraId="3C2E2D22" w14:textId="77777777" w:rsidR="003E601E" w:rsidRPr="00F029EB" w:rsidRDefault="003E601E" w:rsidP="00A25F9E">
            <w:pPr>
              <w:autoSpaceDE/>
              <w:autoSpaceDN/>
              <w:adjustRightInd/>
              <w:spacing w:before="0" w:line="240" w:lineRule="auto"/>
              <w:ind w:left="-72"/>
              <w:jc w:val="center"/>
              <w:rPr>
                <w:sz w:val="16"/>
                <w:szCs w:val="16"/>
              </w:rPr>
            </w:pPr>
          </w:p>
        </w:tc>
      </w:tr>
    </w:tbl>
    <w:p w14:paraId="05EDFDBE" w14:textId="45F6C9E0" w:rsidR="006F2331" w:rsidRPr="009F1067" w:rsidRDefault="003E601E" w:rsidP="009F1067">
      <w:pPr>
        <w:spacing w:before="0" w:line="240" w:lineRule="auto"/>
        <w:ind w:left="630" w:hanging="540"/>
        <w:rPr>
          <w:color w:val="auto"/>
          <w:sz w:val="16"/>
          <w:szCs w:val="16"/>
        </w:rPr>
      </w:pPr>
      <w:r w:rsidRPr="009F1067">
        <w:rPr>
          <w:color w:val="auto"/>
          <w:sz w:val="16"/>
          <w:szCs w:val="16"/>
        </w:rPr>
        <w:t>Note</w:t>
      </w:r>
      <w:r w:rsidR="006F2331" w:rsidRPr="009F1067">
        <w:rPr>
          <w:color w:val="auto"/>
          <w:sz w:val="16"/>
          <w:szCs w:val="16"/>
        </w:rPr>
        <w:t xml:space="preserve"> </w:t>
      </w:r>
      <w:r w:rsidRPr="009F1067">
        <w:rPr>
          <w:color w:val="auto"/>
          <w:sz w:val="16"/>
          <w:szCs w:val="16"/>
        </w:rPr>
        <w:t>1</w:t>
      </w:r>
      <w:proofErr w:type="gramStart"/>
      <w:r w:rsidRPr="009F1067">
        <w:rPr>
          <w:color w:val="auto"/>
          <w:sz w:val="16"/>
          <w:szCs w:val="16"/>
        </w:rPr>
        <w:t>:</w:t>
      </w:r>
      <w:r w:rsidR="006F2331" w:rsidRPr="009F1067">
        <w:rPr>
          <w:color w:val="auto"/>
          <w:sz w:val="16"/>
          <w:szCs w:val="16"/>
        </w:rPr>
        <w:t xml:space="preserve"> </w:t>
      </w:r>
      <w:r w:rsidR="008A6FC7">
        <w:rPr>
          <w:color w:val="auto"/>
          <w:sz w:val="16"/>
          <w:szCs w:val="16"/>
        </w:rPr>
        <w:tab/>
      </w:r>
      <w:r w:rsidR="006F2331" w:rsidRPr="009F1067">
        <w:rPr>
          <w:color w:val="auto"/>
          <w:sz w:val="16"/>
          <w:szCs w:val="16"/>
        </w:rPr>
        <w:t>Consult</w:t>
      </w:r>
      <w:proofErr w:type="gramEnd"/>
      <w:r w:rsidR="006F2331" w:rsidRPr="009F1067">
        <w:rPr>
          <w:color w:val="auto"/>
          <w:sz w:val="16"/>
          <w:szCs w:val="16"/>
        </w:rPr>
        <w:t xml:space="preserve"> product data sheets to ensure the proper DFTs.</w:t>
      </w:r>
    </w:p>
    <w:p w14:paraId="162C1846" w14:textId="27AB6B45" w:rsidR="003E601E" w:rsidRPr="009F1067" w:rsidRDefault="003E601E" w:rsidP="009F1067">
      <w:pPr>
        <w:spacing w:before="0" w:line="240" w:lineRule="auto"/>
        <w:ind w:left="630" w:hanging="540"/>
        <w:rPr>
          <w:color w:val="auto"/>
          <w:sz w:val="16"/>
          <w:szCs w:val="16"/>
        </w:rPr>
      </w:pPr>
      <w:r w:rsidRPr="009F1067">
        <w:rPr>
          <w:color w:val="auto"/>
          <w:sz w:val="16"/>
          <w:szCs w:val="16"/>
        </w:rPr>
        <w:t>Note</w:t>
      </w:r>
      <w:r w:rsidR="006F2331" w:rsidRPr="009F1067">
        <w:rPr>
          <w:color w:val="auto"/>
          <w:sz w:val="16"/>
          <w:szCs w:val="16"/>
        </w:rPr>
        <w:t xml:space="preserve"> </w:t>
      </w:r>
      <w:r w:rsidRPr="009F1067">
        <w:rPr>
          <w:color w:val="auto"/>
          <w:sz w:val="16"/>
          <w:szCs w:val="16"/>
        </w:rPr>
        <w:t>2</w:t>
      </w:r>
      <w:proofErr w:type="gramStart"/>
      <w:r w:rsidRPr="009F1067">
        <w:rPr>
          <w:color w:val="auto"/>
          <w:sz w:val="16"/>
          <w:szCs w:val="16"/>
        </w:rPr>
        <w:t>:</w:t>
      </w:r>
      <w:r w:rsidR="009F1067">
        <w:rPr>
          <w:color w:val="auto"/>
          <w:sz w:val="16"/>
          <w:szCs w:val="16"/>
        </w:rPr>
        <w:t xml:space="preserve"> </w:t>
      </w:r>
      <w:r w:rsidR="008A6FC7">
        <w:rPr>
          <w:color w:val="auto"/>
          <w:sz w:val="16"/>
          <w:szCs w:val="16"/>
        </w:rPr>
        <w:tab/>
      </w:r>
      <w:r w:rsidRPr="009F1067">
        <w:rPr>
          <w:color w:val="auto"/>
          <w:sz w:val="16"/>
          <w:szCs w:val="16"/>
        </w:rPr>
        <w:t>Broad</w:t>
      </w:r>
      <w:proofErr w:type="gramEnd"/>
      <w:r w:rsidR="006F2331" w:rsidRPr="009F1067">
        <w:rPr>
          <w:color w:val="auto"/>
          <w:sz w:val="16"/>
          <w:szCs w:val="16"/>
        </w:rPr>
        <w:t xml:space="preserve"> </w:t>
      </w:r>
      <w:r w:rsidRPr="009F1067">
        <w:rPr>
          <w:color w:val="auto"/>
          <w:sz w:val="16"/>
          <w:szCs w:val="16"/>
        </w:rPr>
        <w:t>cast</w:t>
      </w:r>
      <w:r w:rsidR="006F2331" w:rsidRPr="009F1067">
        <w:rPr>
          <w:color w:val="auto"/>
          <w:sz w:val="16"/>
          <w:szCs w:val="16"/>
        </w:rPr>
        <w:t xml:space="preserve"> </w:t>
      </w:r>
      <w:proofErr w:type="spellStart"/>
      <w:r w:rsidRPr="009F1067">
        <w:rPr>
          <w:color w:val="auto"/>
          <w:sz w:val="16"/>
          <w:szCs w:val="16"/>
        </w:rPr>
        <w:t>gritin</w:t>
      </w:r>
      <w:proofErr w:type="spellEnd"/>
      <w:r w:rsidR="006F2331" w:rsidRPr="009F1067">
        <w:rPr>
          <w:color w:val="auto"/>
          <w:sz w:val="16"/>
          <w:szCs w:val="16"/>
        </w:rPr>
        <w:t xml:space="preserve"> </w:t>
      </w:r>
      <w:r w:rsidRPr="009F1067">
        <w:rPr>
          <w:color w:val="auto"/>
          <w:sz w:val="16"/>
          <w:szCs w:val="16"/>
        </w:rPr>
        <w:t>between</w:t>
      </w:r>
      <w:r w:rsidR="006F2331" w:rsidRPr="009F1067">
        <w:rPr>
          <w:color w:val="auto"/>
          <w:sz w:val="16"/>
          <w:szCs w:val="16"/>
        </w:rPr>
        <w:t xml:space="preserve"> </w:t>
      </w:r>
      <w:r w:rsidRPr="009F1067">
        <w:rPr>
          <w:color w:val="auto"/>
          <w:sz w:val="16"/>
          <w:szCs w:val="16"/>
        </w:rPr>
        <w:t>coats.</w:t>
      </w:r>
    </w:p>
    <w:p w14:paraId="34ABFC63" w14:textId="0211DD57" w:rsidR="003E601E" w:rsidRDefault="003E601E" w:rsidP="008E4BF9">
      <w:pPr>
        <w:spacing w:line="240" w:lineRule="auto"/>
        <w:ind w:left="-142" w:right="3521"/>
        <w:contextualSpacing/>
        <w:outlineLvl w:val="0"/>
        <w:rPr>
          <w:sz w:val="20"/>
          <w:szCs w:val="20"/>
        </w:rPr>
      </w:pPr>
      <w:r w:rsidRPr="00157225">
        <w:rPr>
          <w:sz w:val="16"/>
          <w:szCs w:val="16"/>
        </w:rPr>
        <w:t>.</w:t>
      </w:r>
      <w:r w:rsidRPr="001D3869">
        <w:rPr>
          <w:sz w:val="20"/>
          <w:szCs w:val="20"/>
        </w:rPr>
        <w:br w:type="page"/>
      </w:r>
    </w:p>
    <w:tbl>
      <w:tblPr>
        <w:tblW w:w="9949" w:type="dxa"/>
        <w:jc w:val="center"/>
        <w:tblLayout w:type="fixed"/>
        <w:tblLook w:val="01E0" w:firstRow="1" w:lastRow="1" w:firstColumn="1" w:lastColumn="1" w:noHBand="0" w:noVBand="0"/>
      </w:tblPr>
      <w:tblGrid>
        <w:gridCol w:w="1166"/>
        <w:gridCol w:w="267"/>
        <w:gridCol w:w="665"/>
        <w:gridCol w:w="3012"/>
        <w:gridCol w:w="7"/>
        <w:gridCol w:w="27"/>
        <w:gridCol w:w="963"/>
        <w:gridCol w:w="1574"/>
        <w:gridCol w:w="959"/>
        <w:gridCol w:w="8"/>
        <w:gridCol w:w="502"/>
        <w:gridCol w:w="715"/>
        <w:gridCol w:w="84"/>
      </w:tblGrid>
      <w:tr w:rsidR="003E601E" w:rsidRPr="001D3869" w14:paraId="685D3E9A" w14:textId="77777777" w:rsidTr="00A25F9E">
        <w:trPr>
          <w:trHeight w:val="360"/>
          <w:jc w:val="center"/>
        </w:trPr>
        <w:tc>
          <w:tcPr>
            <w:tcW w:w="9949" w:type="dxa"/>
            <w:gridSpan w:val="13"/>
            <w:tcBorders>
              <w:top w:val="single" w:sz="6" w:space="0" w:color="auto"/>
              <w:bottom w:val="single" w:sz="12" w:space="0" w:color="auto"/>
            </w:tcBorders>
            <w:shd w:val="clear" w:color="auto" w:fill="FFFFFF"/>
            <w:vAlign w:val="center"/>
          </w:tcPr>
          <w:p w14:paraId="44FE3C54" w14:textId="77777777" w:rsidR="003E601E" w:rsidRPr="001D3869" w:rsidRDefault="003E601E" w:rsidP="00A25F9E">
            <w:pPr>
              <w:ind w:right="-72"/>
              <w:jc w:val="right"/>
              <w:rPr>
                <w:b/>
                <w:i/>
                <w:color w:val="auto"/>
              </w:rPr>
            </w:pPr>
            <w:r w:rsidRPr="001D3869">
              <w:rPr>
                <w:b/>
                <w:i/>
                <w:color w:val="auto"/>
              </w:rPr>
              <w:lastRenderedPageBreak/>
              <w:t>Specialty Coating Systems</w:t>
            </w:r>
          </w:p>
        </w:tc>
      </w:tr>
      <w:tr w:rsidR="003E601E" w:rsidRPr="001D3869" w14:paraId="1D18E777" w14:textId="77777777" w:rsidTr="00A25F9E">
        <w:trPr>
          <w:trHeight w:val="360"/>
          <w:jc w:val="center"/>
        </w:trPr>
        <w:tc>
          <w:tcPr>
            <w:tcW w:w="7681" w:type="dxa"/>
            <w:gridSpan w:val="8"/>
            <w:tcBorders>
              <w:top w:val="single" w:sz="12" w:space="0" w:color="auto"/>
              <w:left w:val="single" w:sz="12" w:space="0" w:color="auto"/>
              <w:bottom w:val="single" w:sz="12" w:space="0" w:color="auto"/>
            </w:tcBorders>
            <w:vAlign w:val="center"/>
          </w:tcPr>
          <w:p w14:paraId="5C377CD9" w14:textId="77777777" w:rsidR="003E601E" w:rsidRPr="001D3869" w:rsidRDefault="003E601E" w:rsidP="00A25F9E">
            <w:pPr>
              <w:autoSpaceDE/>
              <w:autoSpaceDN/>
              <w:adjustRightInd/>
              <w:spacing w:before="0" w:line="240" w:lineRule="auto"/>
              <w:ind w:left="0"/>
              <w:rPr>
                <w:b/>
                <w:sz w:val="20"/>
                <w:szCs w:val="20"/>
              </w:rPr>
            </w:pPr>
            <w:r w:rsidRPr="00157225">
              <w:rPr>
                <w:b/>
                <w:sz w:val="20"/>
                <w:szCs w:val="20"/>
              </w:rPr>
              <w:t xml:space="preserve">Heavy Duty Epoxy Non-Skid | Grit | Aliphatic Polyurethane </w:t>
            </w:r>
          </w:p>
        </w:tc>
        <w:tc>
          <w:tcPr>
            <w:tcW w:w="2268" w:type="dxa"/>
            <w:gridSpan w:val="5"/>
            <w:tcBorders>
              <w:top w:val="single" w:sz="12" w:space="0" w:color="auto"/>
              <w:bottom w:val="single" w:sz="12" w:space="0" w:color="auto"/>
              <w:right w:val="single" w:sz="12" w:space="0" w:color="auto"/>
            </w:tcBorders>
            <w:shd w:val="clear" w:color="auto" w:fill="000000"/>
            <w:vAlign w:val="center"/>
          </w:tcPr>
          <w:p w14:paraId="57BD880B"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4.</w:t>
            </w:r>
            <w:r>
              <w:rPr>
                <w:b/>
                <w:color w:val="FFFFFF"/>
                <w:sz w:val="36"/>
                <w:szCs w:val="40"/>
              </w:rPr>
              <w:t>7</w:t>
            </w:r>
          </w:p>
        </w:tc>
      </w:tr>
      <w:tr w:rsidR="003E601E" w:rsidRPr="001D3869" w14:paraId="5265CB5F" w14:textId="77777777" w:rsidTr="00A25F9E">
        <w:trPr>
          <w:cantSplit/>
          <w:trHeight w:val="288"/>
          <w:jc w:val="center"/>
        </w:trPr>
        <w:tc>
          <w:tcPr>
            <w:tcW w:w="1433" w:type="dxa"/>
            <w:gridSpan w:val="2"/>
            <w:tcBorders>
              <w:top w:val="single" w:sz="12" w:space="0" w:color="auto"/>
            </w:tcBorders>
          </w:tcPr>
          <w:p w14:paraId="5F746F0F"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684" w:type="dxa"/>
            <w:gridSpan w:val="3"/>
            <w:tcBorders>
              <w:top w:val="single" w:sz="12" w:space="0" w:color="auto"/>
            </w:tcBorders>
          </w:tcPr>
          <w:p w14:paraId="03108E25" w14:textId="77777777" w:rsidR="006A284F" w:rsidRPr="006A284F" w:rsidRDefault="006A284F" w:rsidP="006A284F">
            <w:pPr>
              <w:autoSpaceDE/>
              <w:autoSpaceDN/>
              <w:adjustRightInd/>
              <w:spacing w:before="0" w:line="240" w:lineRule="auto"/>
              <w:ind w:left="-72"/>
              <w:rPr>
                <w:color w:val="auto"/>
                <w:sz w:val="16"/>
                <w:szCs w:val="16"/>
              </w:rPr>
            </w:pPr>
            <w:r w:rsidRPr="006A284F">
              <w:rPr>
                <w:color w:val="auto"/>
                <w:sz w:val="16"/>
                <w:szCs w:val="16"/>
              </w:rPr>
              <w:t>SSPC-SP1/SP10 (NACE No. 2) (SA 2.5)</w:t>
            </w:r>
          </w:p>
          <w:p w14:paraId="69AD61C4" w14:textId="2D29DBAA" w:rsidR="003E601E" w:rsidRPr="008B5946" w:rsidRDefault="006A284F" w:rsidP="006A284F">
            <w:pPr>
              <w:autoSpaceDE/>
              <w:autoSpaceDN/>
              <w:adjustRightInd/>
              <w:spacing w:before="0" w:line="240" w:lineRule="auto"/>
              <w:ind w:left="-72"/>
              <w:rPr>
                <w:color w:val="auto"/>
                <w:sz w:val="16"/>
                <w:szCs w:val="16"/>
              </w:rPr>
            </w:pPr>
            <w:r w:rsidRPr="006A284F">
              <w:rPr>
                <w:color w:val="auto"/>
                <w:sz w:val="16"/>
                <w:szCs w:val="16"/>
              </w:rPr>
              <w:t>Near-white blast cleanliness.</w:t>
            </w:r>
          </w:p>
        </w:tc>
        <w:tc>
          <w:tcPr>
            <w:tcW w:w="990" w:type="dxa"/>
            <w:gridSpan w:val="2"/>
            <w:tcBorders>
              <w:top w:val="single" w:sz="12" w:space="0" w:color="auto"/>
            </w:tcBorders>
          </w:tcPr>
          <w:p w14:paraId="3B8C7990"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842" w:type="dxa"/>
            <w:gridSpan w:val="6"/>
            <w:vMerge w:val="restart"/>
            <w:tcBorders>
              <w:top w:val="single" w:sz="12" w:space="0" w:color="auto"/>
            </w:tcBorders>
          </w:tcPr>
          <w:p w14:paraId="17206F98"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Use this system.</w:t>
            </w:r>
          </w:p>
        </w:tc>
      </w:tr>
      <w:tr w:rsidR="003E601E" w:rsidRPr="001D3869" w14:paraId="254400B2" w14:textId="77777777" w:rsidTr="00A25F9E">
        <w:trPr>
          <w:cantSplit/>
          <w:trHeight w:val="288"/>
          <w:jc w:val="center"/>
        </w:trPr>
        <w:tc>
          <w:tcPr>
            <w:tcW w:w="1433" w:type="dxa"/>
            <w:gridSpan w:val="2"/>
          </w:tcPr>
          <w:p w14:paraId="2637DB59"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684" w:type="dxa"/>
            <w:gridSpan w:val="3"/>
          </w:tcPr>
          <w:p w14:paraId="47E6A505"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gridSpan w:val="2"/>
          </w:tcPr>
          <w:p w14:paraId="765599CA" w14:textId="77777777" w:rsidR="003E601E" w:rsidRPr="001D3869" w:rsidRDefault="003E601E" w:rsidP="00A25F9E">
            <w:pPr>
              <w:jc w:val="right"/>
              <w:rPr>
                <w:b/>
                <w:sz w:val="16"/>
                <w:szCs w:val="16"/>
              </w:rPr>
            </w:pPr>
          </w:p>
        </w:tc>
        <w:tc>
          <w:tcPr>
            <w:tcW w:w="3842" w:type="dxa"/>
            <w:gridSpan w:val="6"/>
            <w:vMerge/>
            <w:vAlign w:val="center"/>
          </w:tcPr>
          <w:p w14:paraId="4CF9C694" w14:textId="77777777" w:rsidR="003E601E" w:rsidRPr="001D3869" w:rsidRDefault="003E601E" w:rsidP="00A25F9E"/>
        </w:tc>
      </w:tr>
      <w:tr w:rsidR="003E601E" w:rsidRPr="001D3869" w14:paraId="6B1CD7A7" w14:textId="77777777" w:rsidTr="00A25F9E">
        <w:trPr>
          <w:cantSplit/>
          <w:trHeight w:val="288"/>
          <w:jc w:val="center"/>
        </w:trPr>
        <w:tc>
          <w:tcPr>
            <w:tcW w:w="1433" w:type="dxa"/>
            <w:gridSpan w:val="2"/>
            <w:tcBorders>
              <w:bottom w:val="single" w:sz="12" w:space="0" w:color="auto"/>
            </w:tcBorders>
          </w:tcPr>
          <w:p w14:paraId="3CDB79D7"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684" w:type="dxa"/>
            <w:gridSpan w:val="3"/>
            <w:tcBorders>
              <w:bottom w:val="single" w:sz="12" w:space="0" w:color="auto"/>
            </w:tcBorders>
          </w:tcPr>
          <w:p w14:paraId="4ADE0A64" w14:textId="77777777" w:rsidR="003E601E" w:rsidRPr="003B2DEF" w:rsidRDefault="003E601E" w:rsidP="00A25F9E">
            <w:pPr>
              <w:autoSpaceDE/>
              <w:autoSpaceDN/>
              <w:adjustRightInd/>
              <w:spacing w:before="0" w:line="240" w:lineRule="auto"/>
              <w:ind w:left="-72"/>
              <w:rPr>
                <w:sz w:val="16"/>
                <w:szCs w:val="16"/>
              </w:rPr>
            </w:pPr>
            <w:r>
              <w:rPr>
                <w:color w:val="auto"/>
                <w:sz w:val="16"/>
                <w:szCs w:val="16"/>
              </w:rPr>
              <w:t>1</w:t>
            </w:r>
            <w:r w:rsidRPr="003B2DEF">
              <w:rPr>
                <w:color w:val="auto"/>
                <w:sz w:val="16"/>
                <w:szCs w:val="16"/>
              </w:rPr>
              <w:t>.</w:t>
            </w:r>
            <w:r>
              <w:rPr>
                <w:color w:val="auto"/>
                <w:sz w:val="16"/>
                <w:szCs w:val="16"/>
              </w:rPr>
              <w:t>346</w:t>
            </w:r>
            <w:r w:rsidRPr="003B2DEF">
              <w:rPr>
                <w:color w:val="auto"/>
                <w:sz w:val="16"/>
                <w:szCs w:val="16"/>
              </w:rPr>
              <w:t xml:space="preserve"> – </w:t>
            </w:r>
            <w:r>
              <w:rPr>
                <w:color w:val="auto"/>
                <w:sz w:val="16"/>
                <w:szCs w:val="16"/>
              </w:rPr>
              <w:t>5</w:t>
            </w:r>
            <w:r w:rsidRPr="003B2DEF">
              <w:rPr>
                <w:color w:val="auto"/>
                <w:sz w:val="16"/>
                <w:szCs w:val="16"/>
              </w:rPr>
              <w:t>.</w:t>
            </w:r>
            <w:r>
              <w:rPr>
                <w:color w:val="auto"/>
                <w:sz w:val="16"/>
                <w:szCs w:val="16"/>
              </w:rPr>
              <w:t xml:space="preserve">156 </w:t>
            </w:r>
            <w:r w:rsidRPr="003B2DEF">
              <w:rPr>
                <w:color w:val="auto"/>
                <w:sz w:val="16"/>
                <w:szCs w:val="16"/>
              </w:rPr>
              <w:t>mm. (</w:t>
            </w:r>
            <w:r>
              <w:rPr>
                <w:color w:val="auto"/>
                <w:sz w:val="16"/>
                <w:szCs w:val="16"/>
              </w:rPr>
              <w:t>53</w:t>
            </w:r>
            <w:r w:rsidRPr="003B2DEF">
              <w:rPr>
                <w:color w:val="auto"/>
                <w:sz w:val="16"/>
                <w:szCs w:val="16"/>
              </w:rPr>
              <w:t xml:space="preserve">.0 - </w:t>
            </w:r>
            <w:r>
              <w:rPr>
                <w:color w:val="auto"/>
                <w:sz w:val="16"/>
                <w:szCs w:val="16"/>
              </w:rPr>
              <w:t>203</w:t>
            </w:r>
            <w:r w:rsidRPr="003B2DEF">
              <w:rPr>
                <w:color w:val="auto"/>
                <w:sz w:val="16"/>
                <w:szCs w:val="16"/>
              </w:rPr>
              <w:t>.0 mils)</w:t>
            </w:r>
          </w:p>
        </w:tc>
        <w:tc>
          <w:tcPr>
            <w:tcW w:w="990" w:type="dxa"/>
            <w:gridSpan w:val="2"/>
            <w:tcBorders>
              <w:bottom w:val="single" w:sz="12" w:space="0" w:color="auto"/>
            </w:tcBorders>
          </w:tcPr>
          <w:p w14:paraId="43417DA3" w14:textId="77777777" w:rsidR="003E601E" w:rsidRPr="001D3869" w:rsidRDefault="003E601E" w:rsidP="00A25F9E">
            <w:pPr>
              <w:jc w:val="right"/>
              <w:rPr>
                <w:b/>
                <w:sz w:val="16"/>
                <w:szCs w:val="16"/>
              </w:rPr>
            </w:pPr>
          </w:p>
        </w:tc>
        <w:tc>
          <w:tcPr>
            <w:tcW w:w="3842" w:type="dxa"/>
            <w:gridSpan w:val="6"/>
            <w:vMerge/>
            <w:tcBorders>
              <w:bottom w:val="single" w:sz="12" w:space="0" w:color="auto"/>
            </w:tcBorders>
            <w:vAlign w:val="center"/>
          </w:tcPr>
          <w:p w14:paraId="427DB1DA" w14:textId="77777777" w:rsidR="003E601E" w:rsidRPr="001D3869" w:rsidRDefault="003E601E" w:rsidP="00A25F9E"/>
        </w:tc>
      </w:tr>
      <w:tr w:rsidR="003E601E" w:rsidRPr="001D3869" w14:paraId="31E28553" w14:textId="77777777" w:rsidTr="00D02790">
        <w:trPr>
          <w:trHeight w:val="360"/>
          <w:jc w:val="center"/>
        </w:trPr>
        <w:tc>
          <w:tcPr>
            <w:tcW w:w="2098" w:type="dxa"/>
            <w:gridSpan w:val="3"/>
            <w:tcBorders>
              <w:top w:val="single" w:sz="12" w:space="0" w:color="auto"/>
              <w:left w:val="single" w:sz="12" w:space="0" w:color="auto"/>
              <w:bottom w:val="single" w:sz="12" w:space="0" w:color="auto"/>
            </w:tcBorders>
            <w:shd w:val="clear" w:color="auto" w:fill="000000"/>
            <w:vAlign w:val="center"/>
          </w:tcPr>
          <w:p w14:paraId="4C8A0B3E"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012" w:type="dxa"/>
            <w:tcBorders>
              <w:top w:val="single" w:sz="12" w:space="0" w:color="auto"/>
              <w:bottom w:val="single" w:sz="12" w:space="0" w:color="auto"/>
            </w:tcBorders>
            <w:shd w:val="clear" w:color="auto" w:fill="000000"/>
            <w:vAlign w:val="center"/>
          </w:tcPr>
          <w:p w14:paraId="66DE20D0"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571" w:type="dxa"/>
            <w:gridSpan w:val="4"/>
            <w:tcBorders>
              <w:top w:val="single" w:sz="12" w:space="0" w:color="auto"/>
              <w:bottom w:val="single" w:sz="12" w:space="0" w:color="auto"/>
            </w:tcBorders>
            <w:shd w:val="clear" w:color="auto" w:fill="000000"/>
            <w:vAlign w:val="center"/>
          </w:tcPr>
          <w:p w14:paraId="729DBCDA"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59" w:type="dxa"/>
            <w:tcBorders>
              <w:top w:val="single" w:sz="12" w:space="0" w:color="auto"/>
              <w:bottom w:val="single" w:sz="12" w:space="0" w:color="auto"/>
            </w:tcBorders>
            <w:shd w:val="clear" w:color="auto" w:fill="000000"/>
            <w:vAlign w:val="center"/>
          </w:tcPr>
          <w:p w14:paraId="2862E99D" w14:textId="77777777" w:rsidR="003E601E"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w:t>
            </w:r>
          </w:p>
          <w:p w14:paraId="75A8ED98"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 xml:space="preserve"> (G/L)</w:t>
            </w:r>
          </w:p>
        </w:tc>
        <w:tc>
          <w:tcPr>
            <w:tcW w:w="1309" w:type="dxa"/>
            <w:gridSpan w:val="4"/>
            <w:tcBorders>
              <w:top w:val="single" w:sz="12" w:space="0" w:color="auto"/>
              <w:bottom w:val="single" w:sz="12" w:space="0" w:color="auto"/>
              <w:right w:val="single" w:sz="12" w:space="0" w:color="auto"/>
            </w:tcBorders>
            <w:shd w:val="clear" w:color="auto" w:fill="000000"/>
            <w:vAlign w:val="center"/>
          </w:tcPr>
          <w:p w14:paraId="6CAFDDF2"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1CD941FE" w14:textId="77777777" w:rsidTr="00A25F9E">
        <w:trPr>
          <w:trHeight w:val="288"/>
          <w:jc w:val="center"/>
        </w:trPr>
        <w:tc>
          <w:tcPr>
            <w:tcW w:w="2098" w:type="dxa"/>
            <w:gridSpan w:val="3"/>
            <w:tcBorders>
              <w:top w:val="single" w:sz="12" w:space="0" w:color="auto"/>
            </w:tcBorders>
            <w:vAlign w:val="center"/>
          </w:tcPr>
          <w:p w14:paraId="5A219718" w14:textId="77777777" w:rsidR="003E601E" w:rsidRPr="001D3869" w:rsidRDefault="003E601E" w:rsidP="00A25F9E">
            <w:pPr>
              <w:autoSpaceDE/>
              <w:autoSpaceDN/>
              <w:adjustRightInd/>
              <w:spacing w:before="0" w:line="240" w:lineRule="auto"/>
              <w:ind w:left="0"/>
              <w:rPr>
                <w:i/>
                <w:sz w:val="14"/>
                <w:szCs w:val="14"/>
              </w:rPr>
            </w:pPr>
            <w:r w:rsidRPr="001D3869">
              <w:rPr>
                <w:b/>
                <w:sz w:val="16"/>
                <w:szCs w:val="16"/>
              </w:rPr>
              <w:t>PRIMER</w:t>
            </w:r>
          </w:p>
        </w:tc>
        <w:tc>
          <w:tcPr>
            <w:tcW w:w="7851" w:type="dxa"/>
            <w:gridSpan w:val="10"/>
            <w:tcBorders>
              <w:top w:val="single" w:sz="12" w:space="0" w:color="auto"/>
            </w:tcBorders>
            <w:vAlign w:val="center"/>
          </w:tcPr>
          <w:p w14:paraId="55AE5AAB" w14:textId="77777777" w:rsidR="003E601E" w:rsidRPr="001D3869" w:rsidRDefault="003E601E" w:rsidP="00A25F9E">
            <w:pPr>
              <w:autoSpaceDE/>
              <w:autoSpaceDN/>
              <w:adjustRightInd/>
              <w:spacing w:before="0" w:line="240" w:lineRule="auto"/>
              <w:ind w:left="0"/>
              <w:rPr>
                <w:i/>
                <w:sz w:val="14"/>
                <w:szCs w:val="14"/>
              </w:rPr>
            </w:pPr>
            <w:r w:rsidRPr="001D3869">
              <w:rPr>
                <w:i/>
                <w:sz w:val="14"/>
                <w:szCs w:val="14"/>
              </w:rPr>
              <w:t>Use coating supplier's recommendation.</w:t>
            </w:r>
          </w:p>
        </w:tc>
      </w:tr>
      <w:tr w:rsidR="003E601E" w:rsidRPr="001D3869" w14:paraId="2962E0AE" w14:textId="77777777" w:rsidTr="00A25F9E">
        <w:trPr>
          <w:trHeight w:val="288"/>
          <w:jc w:val="center"/>
        </w:trPr>
        <w:tc>
          <w:tcPr>
            <w:tcW w:w="2098" w:type="dxa"/>
            <w:gridSpan w:val="3"/>
            <w:vAlign w:val="center"/>
          </w:tcPr>
          <w:p w14:paraId="55C56804" w14:textId="77777777" w:rsidR="003E601E" w:rsidRPr="001D3869" w:rsidRDefault="003E601E" w:rsidP="00A25F9E">
            <w:pPr>
              <w:jc w:val="center"/>
              <w:rPr>
                <w:b/>
                <w:sz w:val="16"/>
                <w:szCs w:val="16"/>
              </w:rPr>
            </w:pPr>
          </w:p>
        </w:tc>
        <w:tc>
          <w:tcPr>
            <w:tcW w:w="3046" w:type="dxa"/>
            <w:gridSpan w:val="3"/>
            <w:vAlign w:val="center"/>
          </w:tcPr>
          <w:p w14:paraId="11344AE1"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537" w:type="dxa"/>
            <w:gridSpan w:val="2"/>
            <w:vAlign w:val="center"/>
          </w:tcPr>
          <w:p w14:paraId="1E296305" w14:textId="77777777" w:rsidR="003E601E" w:rsidRPr="004D0477" w:rsidRDefault="003E601E" w:rsidP="00A25F9E">
            <w:pPr>
              <w:autoSpaceDE/>
              <w:autoSpaceDN/>
              <w:adjustRightInd/>
              <w:spacing w:before="0" w:line="240" w:lineRule="auto"/>
              <w:ind w:left="0"/>
              <w:rPr>
                <w:sz w:val="16"/>
                <w:szCs w:val="16"/>
              </w:rPr>
            </w:pPr>
            <w:proofErr w:type="spellStart"/>
            <w:r w:rsidRPr="004D0477">
              <w:rPr>
                <w:sz w:val="16"/>
                <w:szCs w:val="16"/>
              </w:rPr>
              <w:t>Carboguard</w:t>
            </w:r>
            <w:proofErr w:type="spellEnd"/>
            <w:r w:rsidRPr="004D0477">
              <w:rPr>
                <w:sz w:val="16"/>
                <w:szCs w:val="16"/>
              </w:rPr>
              <w:t xml:space="preserve"> 893</w:t>
            </w:r>
          </w:p>
        </w:tc>
        <w:tc>
          <w:tcPr>
            <w:tcW w:w="967" w:type="dxa"/>
            <w:gridSpan w:val="2"/>
            <w:vAlign w:val="center"/>
          </w:tcPr>
          <w:p w14:paraId="34C88305" w14:textId="77777777" w:rsidR="003E601E" w:rsidRPr="008B4820" w:rsidRDefault="003E601E" w:rsidP="00A25F9E">
            <w:pPr>
              <w:spacing w:before="0" w:line="240" w:lineRule="auto"/>
              <w:ind w:left="0"/>
              <w:jc w:val="center"/>
              <w:rPr>
                <w:sz w:val="16"/>
                <w:szCs w:val="16"/>
              </w:rPr>
            </w:pPr>
            <w:r w:rsidRPr="008B4820">
              <w:rPr>
                <w:sz w:val="16"/>
                <w:szCs w:val="16"/>
              </w:rPr>
              <w:t>195</w:t>
            </w:r>
          </w:p>
        </w:tc>
        <w:tc>
          <w:tcPr>
            <w:tcW w:w="1301" w:type="dxa"/>
            <w:gridSpan w:val="3"/>
            <w:vAlign w:val="center"/>
          </w:tcPr>
          <w:p w14:paraId="0B57263E" w14:textId="77777777" w:rsidR="003E601E" w:rsidRPr="008B4820" w:rsidRDefault="003E601E" w:rsidP="00A25F9E">
            <w:pPr>
              <w:autoSpaceDE/>
              <w:autoSpaceDN/>
              <w:adjustRightInd/>
              <w:spacing w:before="0" w:line="240" w:lineRule="auto"/>
              <w:ind w:left="34" w:right="-108" w:hanging="106"/>
              <w:jc w:val="center"/>
              <w:rPr>
                <w:sz w:val="16"/>
                <w:szCs w:val="16"/>
              </w:rPr>
            </w:pPr>
            <w:r w:rsidRPr="008B4820">
              <w:rPr>
                <w:sz w:val="16"/>
                <w:szCs w:val="16"/>
              </w:rPr>
              <w:t>93°C (200°F)</w:t>
            </w:r>
          </w:p>
        </w:tc>
      </w:tr>
      <w:tr w:rsidR="00EF1839" w:rsidRPr="001D3869" w14:paraId="26204187" w14:textId="77777777" w:rsidTr="00A25F9E">
        <w:trPr>
          <w:trHeight w:val="288"/>
          <w:jc w:val="center"/>
        </w:trPr>
        <w:tc>
          <w:tcPr>
            <w:tcW w:w="2098" w:type="dxa"/>
            <w:gridSpan w:val="3"/>
            <w:vAlign w:val="center"/>
          </w:tcPr>
          <w:p w14:paraId="59C0FD5C" w14:textId="77777777" w:rsidR="00EF1839" w:rsidRPr="001D3869" w:rsidRDefault="00EF1839" w:rsidP="00EF1839">
            <w:pPr>
              <w:jc w:val="center"/>
              <w:rPr>
                <w:b/>
                <w:sz w:val="16"/>
                <w:szCs w:val="16"/>
              </w:rPr>
            </w:pPr>
          </w:p>
        </w:tc>
        <w:tc>
          <w:tcPr>
            <w:tcW w:w="3046" w:type="dxa"/>
            <w:gridSpan w:val="3"/>
            <w:vAlign w:val="center"/>
          </w:tcPr>
          <w:p w14:paraId="5BC4A3A3" w14:textId="71C7AD97" w:rsidR="00EF1839" w:rsidRPr="001D3869" w:rsidRDefault="00EF1839" w:rsidP="00EF1839">
            <w:pPr>
              <w:autoSpaceDE/>
              <w:autoSpaceDN/>
              <w:adjustRightInd/>
              <w:spacing w:before="0" w:line="240" w:lineRule="auto"/>
              <w:ind w:left="0"/>
              <w:rPr>
                <w:sz w:val="16"/>
                <w:szCs w:val="16"/>
              </w:rPr>
            </w:pPr>
            <w:r w:rsidRPr="001D3869">
              <w:rPr>
                <w:sz w:val="16"/>
                <w:szCs w:val="16"/>
              </w:rPr>
              <w:t>Hempel Coatings (USA), Inc.</w:t>
            </w:r>
          </w:p>
        </w:tc>
        <w:tc>
          <w:tcPr>
            <w:tcW w:w="2537" w:type="dxa"/>
            <w:gridSpan w:val="2"/>
            <w:vAlign w:val="center"/>
          </w:tcPr>
          <w:p w14:paraId="21C68FAA" w14:textId="145B5B57" w:rsidR="00EF1839" w:rsidRPr="004D0477" w:rsidRDefault="00EF1839" w:rsidP="00EF1839">
            <w:pPr>
              <w:autoSpaceDE/>
              <w:autoSpaceDN/>
              <w:adjustRightInd/>
              <w:spacing w:before="0" w:line="240" w:lineRule="auto"/>
              <w:ind w:left="0"/>
              <w:rPr>
                <w:sz w:val="16"/>
                <w:szCs w:val="16"/>
              </w:rPr>
            </w:pPr>
            <w:r w:rsidRPr="004D0477">
              <w:rPr>
                <w:sz w:val="16"/>
                <w:szCs w:val="16"/>
              </w:rPr>
              <w:t>No product specified</w:t>
            </w:r>
          </w:p>
        </w:tc>
        <w:tc>
          <w:tcPr>
            <w:tcW w:w="967" w:type="dxa"/>
            <w:gridSpan w:val="2"/>
            <w:vAlign w:val="center"/>
          </w:tcPr>
          <w:p w14:paraId="5982325D" w14:textId="77777777" w:rsidR="00EF1839" w:rsidRPr="008B4820" w:rsidRDefault="00EF1839" w:rsidP="00EF1839">
            <w:pPr>
              <w:spacing w:before="0" w:line="240" w:lineRule="auto"/>
              <w:ind w:left="0"/>
              <w:jc w:val="center"/>
              <w:rPr>
                <w:sz w:val="16"/>
                <w:szCs w:val="16"/>
              </w:rPr>
            </w:pPr>
          </w:p>
        </w:tc>
        <w:tc>
          <w:tcPr>
            <w:tcW w:w="1301" w:type="dxa"/>
            <w:gridSpan w:val="3"/>
            <w:vAlign w:val="center"/>
          </w:tcPr>
          <w:p w14:paraId="72D3102B" w14:textId="77777777" w:rsidR="00EF1839" w:rsidRPr="008B4820" w:rsidRDefault="00EF1839" w:rsidP="00EF1839">
            <w:pPr>
              <w:autoSpaceDE/>
              <w:autoSpaceDN/>
              <w:adjustRightInd/>
              <w:spacing w:before="0" w:line="240" w:lineRule="auto"/>
              <w:ind w:left="34" w:right="-108" w:hanging="106"/>
              <w:jc w:val="center"/>
              <w:rPr>
                <w:sz w:val="16"/>
                <w:szCs w:val="16"/>
              </w:rPr>
            </w:pPr>
          </w:p>
        </w:tc>
      </w:tr>
      <w:tr w:rsidR="00EF1839" w:rsidRPr="001D3869" w14:paraId="2A981EE1" w14:textId="77777777" w:rsidTr="00A25F9E">
        <w:trPr>
          <w:trHeight w:val="288"/>
          <w:jc w:val="center"/>
        </w:trPr>
        <w:tc>
          <w:tcPr>
            <w:tcW w:w="2098" w:type="dxa"/>
            <w:gridSpan w:val="3"/>
            <w:vAlign w:val="center"/>
          </w:tcPr>
          <w:p w14:paraId="515249FA" w14:textId="77777777" w:rsidR="00EF1839" w:rsidRPr="001D3869" w:rsidRDefault="00EF1839" w:rsidP="00EF1839">
            <w:pPr>
              <w:jc w:val="center"/>
              <w:rPr>
                <w:b/>
                <w:sz w:val="16"/>
                <w:szCs w:val="16"/>
              </w:rPr>
            </w:pPr>
          </w:p>
        </w:tc>
        <w:tc>
          <w:tcPr>
            <w:tcW w:w="3046" w:type="dxa"/>
            <w:gridSpan w:val="3"/>
            <w:vAlign w:val="center"/>
          </w:tcPr>
          <w:p w14:paraId="5CECE2B2" w14:textId="77777777" w:rsidR="00EF1839" w:rsidRPr="001D3869" w:rsidRDefault="00EF1839" w:rsidP="00EF1839">
            <w:pPr>
              <w:autoSpaceDE/>
              <w:autoSpaceDN/>
              <w:adjustRightInd/>
              <w:spacing w:before="0" w:line="240" w:lineRule="auto"/>
              <w:ind w:left="0"/>
              <w:rPr>
                <w:sz w:val="16"/>
                <w:szCs w:val="16"/>
              </w:rPr>
            </w:pPr>
            <w:proofErr w:type="spellStart"/>
            <w:r w:rsidRPr="00A970A6">
              <w:rPr>
                <w:sz w:val="16"/>
                <w:szCs w:val="16"/>
              </w:rPr>
              <w:t>Hummervoll</w:t>
            </w:r>
            <w:proofErr w:type="spellEnd"/>
          </w:p>
        </w:tc>
        <w:tc>
          <w:tcPr>
            <w:tcW w:w="2537" w:type="dxa"/>
            <w:gridSpan w:val="2"/>
            <w:vAlign w:val="center"/>
          </w:tcPr>
          <w:p w14:paraId="06C1AF91" w14:textId="77777777" w:rsidR="00EF1839" w:rsidRPr="004D0477" w:rsidRDefault="00EF1839" w:rsidP="00EF1839">
            <w:pPr>
              <w:autoSpaceDE/>
              <w:autoSpaceDN/>
              <w:adjustRightInd/>
              <w:spacing w:before="0" w:line="240" w:lineRule="auto"/>
              <w:ind w:left="0"/>
              <w:rPr>
                <w:sz w:val="16"/>
                <w:szCs w:val="16"/>
              </w:rPr>
            </w:pPr>
            <w:r w:rsidRPr="004D0477">
              <w:rPr>
                <w:sz w:val="16"/>
                <w:szCs w:val="16"/>
              </w:rPr>
              <w:t>Hi EP Sealer</w:t>
            </w:r>
          </w:p>
        </w:tc>
        <w:tc>
          <w:tcPr>
            <w:tcW w:w="967" w:type="dxa"/>
            <w:gridSpan w:val="2"/>
            <w:vAlign w:val="center"/>
          </w:tcPr>
          <w:p w14:paraId="4F790C8A" w14:textId="77777777" w:rsidR="00EF1839" w:rsidRPr="008B4820" w:rsidRDefault="00EF1839" w:rsidP="00EF1839">
            <w:pPr>
              <w:spacing w:before="0" w:line="240" w:lineRule="auto"/>
              <w:ind w:left="0"/>
              <w:jc w:val="center"/>
              <w:rPr>
                <w:sz w:val="16"/>
                <w:szCs w:val="16"/>
              </w:rPr>
            </w:pPr>
            <w:r w:rsidRPr="008B4820">
              <w:rPr>
                <w:sz w:val="16"/>
                <w:szCs w:val="16"/>
              </w:rPr>
              <w:t>0</w:t>
            </w:r>
          </w:p>
        </w:tc>
        <w:tc>
          <w:tcPr>
            <w:tcW w:w="1301" w:type="dxa"/>
            <w:gridSpan w:val="3"/>
            <w:vAlign w:val="center"/>
          </w:tcPr>
          <w:p w14:paraId="71E2F32E" w14:textId="77777777" w:rsidR="00EF1839" w:rsidRPr="008B4820" w:rsidRDefault="00EF1839" w:rsidP="00EF1839">
            <w:pPr>
              <w:autoSpaceDE/>
              <w:autoSpaceDN/>
              <w:adjustRightInd/>
              <w:spacing w:before="0" w:line="240" w:lineRule="auto"/>
              <w:ind w:left="-72" w:right="-108" w:hanging="106"/>
              <w:jc w:val="center"/>
              <w:rPr>
                <w:sz w:val="16"/>
                <w:szCs w:val="16"/>
              </w:rPr>
            </w:pPr>
            <w:r w:rsidRPr="008B4820">
              <w:rPr>
                <w:sz w:val="16"/>
                <w:szCs w:val="16"/>
              </w:rPr>
              <w:t>60°C (140°F)</w:t>
            </w:r>
          </w:p>
        </w:tc>
      </w:tr>
      <w:tr w:rsidR="00AC3E6B" w:rsidRPr="001D3869" w14:paraId="48FFFD2F" w14:textId="77777777" w:rsidTr="00A25F9E">
        <w:trPr>
          <w:trHeight w:val="288"/>
          <w:jc w:val="center"/>
        </w:trPr>
        <w:tc>
          <w:tcPr>
            <w:tcW w:w="2098" w:type="dxa"/>
            <w:gridSpan w:val="3"/>
            <w:vAlign w:val="center"/>
          </w:tcPr>
          <w:p w14:paraId="75137400" w14:textId="77777777" w:rsidR="00AC3E6B" w:rsidRPr="001D3869" w:rsidRDefault="00AC3E6B" w:rsidP="00AC3E6B">
            <w:pPr>
              <w:jc w:val="center"/>
              <w:rPr>
                <w:b/>
                <w:sz w:val="16"/>
                <w:szCs w:val="16"/>
              </w:rPr>
            </w:pPr>
          </w:p>
        </w:tc>
        <w:tc>
          <w:tcPr>
            <w:tcW w:w="3046" w:type="dxa"/>
            <w:gridSpan w:val="3"/>
            <w:vAlign w:val="center"/>
          </w:tcPr>
          <w:p w14:paraId="06562973" w14:textId="4C9D0CDD" w:rsidR="00AC3E6B" w:rsidRPr="00A970A6" w:rsidRDefault="00AC3E6B" w:rsidP="00AC3E6B">
            <w:pPr>
              <w:autoSpaceDE/>
              <w:autoSpaceDN/>
              <w:adjustRightInd/>
              <w:spacing w:before="0" w:line="240" w:lineRule="auto"/>
              <w:ind w:left="0"/>
              <w:rPr>
                <w:sz w:val="16"/>
                <w:szCs w:val="16"/>
              </w:rPr>
            </w:pPr>
            <w:r>
              <w:rPr>
                <w:sz w:val="16"/>
                <w:szCs w:val="16"/>
              </w:rPr>
              <w:t>International</w:t>
            </w:r>
          </w:p>
        </w:tc>
        <w:tc>
          <w:tcPr>
            <w:tcW w:w="2537" w:type="dxa"/>
            <w:gridSpan w:val="2"/>
            <w:vAlign w:val="center"/>
          </w:tcPr>
          <w:p w14:paraId="3280E796" w14:textId="400345DA" w:rsidR="00AC3E6B" w:rsidRPr="004D0477" w:rsidRDefault="00AC3E6B" w:rsidP="00AC3E6B">
            <w:pPr>
              <w:autoSpaceDE/>
              <w:autoSpaceDN/>
              <w:adjustRightInd/>
              <w:spacing w:before="0" w:line="240" w:lineRule="auto"/>
              <w:ind w:left="0"/>
              <w:rPr>
                <w:sz w:val="16"/>
                <w:szCs w:val="16"/>
              </w:rPr>
            </w:pPr>
            <w:r w:rsidRPr="004D0477">
              <w:rPr>
                <w:sz w:val="16"/>
                <w:szCs w:val="16"/>
              </w:rPr>
              <w:t>No product specified</w:t>
            </w:r>
          </w:p>
        </w:tc>
        <w:tc>
          <w:tcPr>
            <w:tcW w:w="967" w:type="dxa"/>
            <w:gridSpan w:val="2"/>
            <w:vAlign w:val="center"/>
          </w:tcPr>
          <w:p w14:paraId="164131EC" w14:textId="77777777" w:rsidR="00AC3E6B" w:rsidRPr="008B4820" w:rsidRDefault="00AC3E6B" w:rsidP="00AC3E6B">
            <w:pPr>
              <w:spacing w:before="0" w:line="240" w:lineRule="auto"/>
              <w:ind w:left="0"/>
              <w:jc w:val="center"/>
              <w:rPr>
                <w:sz w:val="16"/>
                <w:szCs w:val="16"/>
              </w:rPr>
            </w:pPr>
          </w:p>
        </w:tc>
        <w:tc>
          <w:tcPr>
            <w:tcW w:w="1301" w:type="dxa"/>
            <w:gridSpan w:val="3"/>
            <w:vAlign w:val="center"/>
          </w:tcPr>
          <w:p w14:paraId="5E24E8B3" w14:textId="77777777" w:rsidR="00AC3E6B" w:rsidRPr="008B4820" w:rsidRDefault="00AC3E6B" w:rsidP="00AC3E6B">
            <w:pPr>
              <w:autoSpaceDE/>
              <w:autoSpaceDN/>
              <w:adjustRightInd/>
              <w:spacing w:before="0" w:line="240" w:lineRule="auto"/>
              <w:ind w:left="-72" w:right="-108" w:hanging="106"/>
              <w:jc w:val="center"/>
              <w:rPr>
                <w:sz w:val="16"/>
                <w:szCs w:val="16"/>
              </w:rPr>
            </w:pPr>
          </w:p>
        </w:tc>
      </w:tr>
      <w:tr w:rsidR="00AC3E6B" w:rsidRPr="001D3869" w14:paraId="62F2E657" w14:textId="77777777" w:rsidTr="00A25F9E">
        <w:trPr>
          <w:trHeight w:val="288"/>
          <w:jc w:val="center"/>
        </w:trPr>
        <w:tc>
          <w:tcPr>
            <w:tcW w:w="2098" w:type="dxa"/>
            <w:gridSpan w:val="3"/>
            <w:vAlign w:val="center"/>
          </w:tcPr>
          <w:p w14:paraId="28E55842" w14:textId="77777777" w:rsidR="00AC3E6B" w:rsidRPr="001D3869" w:rsidRDefault="00AC3E6B" w:rsidP="00AC3E6B">
            <w:pPr>
              <w:jc w:val="center"/>
              <w:rPr>
                <w:b/>
                <w:sz w:val="16"/>
                <w:szCs w:val="16"/>
              </w:rPr>
            </w:pPr>
          </w:p>
        </w:tc>
        <w:tc>
          <w:tcPr>
            <w:tcW w:w="3046" w:type="dxa"/>
            <w:gridSpan w:val="3"/>
            <w:vAlign w:val="center"/>
          </w:tcPr>
          <w:p w14:paraId="0177B080" w14:textId="77777777" w:rsidR="00AC3E6B" w:rsidRPr="001D3869" w:rsidRDefault="00AC3E6B" w:rsidP="00AC3E6B">
            <w:pPr>
              <w:autoSpaceDE/>
              <w:autoSpaceDN/>
              <w:adjustRightInd/>
              <w:spacing w:before="0" w:line="240" w:lineRule="auto"/>
              <w:ind w:left="0"/>
              <w:rPr>
                <w:sz w:val="16"/>
                <w:szCs w:val="16"/>
              </w:rPr>
            </w:pPr>
            <w:r w:rsidRPr="001D3869">
              <w:rPr>
                <w:sz w:val="16"/>
                <w:szCs w:val="16"/>
              </w:rPr>
              <w:t>Jotun Paints</w:t>
            </w:r>
          </w:p>
        </w:tc>
        <w:tc>
          <w:tcPr>
            <w:tcW w:w="2537" w:type="dxa"/>
            <w:gridSpan w:val="2"/>
            <w:vAlign w:val="center"/>
          </w:tcPr>
          <w:p w14:paraId="67BACDC7" w14:textId="04777179" w:rsidR="00AC3E6B" w:rsidRPr="004D0477" w:rsidRDefault="00CA394C" w:rsidP="00AC3E6B">
            <w:pPr>
              <w:autoSpaceDE/>
              <w:autoSpaceDN/>
              <w:adjustRightInd/>
              <w:spacing w:before="0" w:line="240" w:lineRule="auto"/>
              <w:ind w:left="0"/>
              <w:rPr>
                <w:sz w:val="16"/>
                <w:szCs w:val="16"/>
              </w:rPr>
            </w:pPr>
            <w:proofErr w:type="spellStart"/>
            <w:r w:rsidRPr="004D0477">
              <w:rPr>
                <w:sz w:val="16"/>
                <w:szCs w:val="16"/>
              </w:rPr>
              <w:t>Penguard</w:t>
            </w:r>
            <w:proofErr w:type="spellEnd"/>
            <w:r w:rsidRPr="004D0477">
              <w:rPr>
                <w:sz w:val="16"/>
                <w:szCs w:val="16"/>
              </w:rPr>
              <w:t xml:space="preserve"> Universal</w:t>
            </w:r>
          </w:p>
        </w:tc>
        <w:tc>
          <w:tcPr>
            <w:tcW w:w="967" w:type="dxa"/>
            <w:gridSpan w:val="2"/>
            <w:vAlign w:val="center"/>
          </w:tcPr>
          <w:p w14:paraId="04753CBD" w14:textId="2EA7F49B" w:rsidR="00AC3E6B" w:rsidRPr="008B4820" w:rsidRDefault="00AC3E6B" w:rsidP="00AC3E6B">
            <w:pPr>
              <w:spacing w:before="0" w:line="240" w:lineRule="auto"/>
              <w:ind w:left="0"/>
              <w:jc w:val="center"/>
              <w:rPr>
                <w:sz w:val="16"/>
                <w:szCs w:val="16"/>
              </w:rPr>
            </w:pPr>
            <w:del w:id="1276" w:author="Kurmanov, Aidyn [STAMGazStroy LLP]" w:date="2025-12-09T16:36:00Z" w16du:dateUtc="2025-12-09T11:36:00Z">
              <w:r w:rsidRPr="008B4820" w:rsidDel="00770B30">
                <w:rPr>
                  <w:sz w:val="16"/>
                  <w:szCs w:val="16"/>
                </w:rPr>
                <w:delText>150</w:delText>
              </w:r>
            </w:del>
            <w:ins w:id="1277" w:author="Kurmanov, Aidyn [STAMGazStroy LLP]" w:date="2025-12-09T16:36:00Z" w16du:dateUtc="2025-12-09T11:36:00Z">
              <w:r w:rsidR="00770B30">
                <w:rPr>
                  <w:sz w:val="16"/>
                  <w:szCs w:val="16"/>
                </w:rPr>
                <w:t>240-270</w:t>
              </w:r>
            </w:ins>
          </w:p>
        </w:tc>
        <w:tc>
          <w:tcPr>
            <w:tcW w:w="1301" w:type="dxa"/>
            <w:gridSpan w:val="3"/>
            <w:vAlign w:val="center"/>
          </w:tcPr>
          <w:p w14:paraId="20A7DDC1" w14:textId="77777777" w:rsidR="00AC3E6B" w:rsidRPr="008B4820" w:rsidRDefault="00AC3E6B" w:rsidP="00AC3E6B">
            <w:pPr>
              <w:autoSpaceDE/>
              <w:autoSpaceDN/>
              <w:adjustRightInd/>
              <w:spacing w:before="0" w:line="240" w:lineRule="auto"/>
              <w:ind w:left="34" w:right="-108" w:hanging="106"/>
              <w:jc w:val="center"/>
              <w:rPr>
                <w:sz w:val="16"/>
                <w:szCs w:val="16"/>
              </w:rPr>
            </w:pPr>
            <w:r w:rsidRPr="008B4820">
              <w:rPr>
                <w:sz w:val="16"/>
                <w:szCs w:val="16"/>
              </w:rPr>
              <w:t>121°C (250°F)</w:t>
            </w:r>
          </w:p>
        </w:tc>
      </w:tr>
      <w:tr w:rsidR="00D748A1" w:rsidRPr="001D3869" w14:paraId="66E511ED" w14:textId="77777777" w:rsidTr="00A25F9E">
        <w:trPr>
          <w:trHeight w:val="288"/>
          <w:jc w:val="center"/>
        </w:trPr>
        <w:tc>
          <w:tcPr>
            <w:tcW w:w="2098" w:type="dxa"/>
            <w:gridSpan w:val="3"/>
            <w:vAlign w:val="center"/>
          </w:tcPr>
          <w:p w14:paraId="18ADD82F" w14:textId="77777777" w:rsidR="00D748A1" w:rsidRPr="001D3869" w:rsidRDefault="00D748A1" w:rsidP="00D748A1">
            <w:pPr>
              <w:jc w:val="center"/>
              <w:rPr>
                <w:b/>
                <w:sz w:val="16"/>
                <w:szCs w:val="16"/>
              </w:rPr>
            </w:pPr>
          </w:p>
        </w:tc>
        <w:tc>
          <w:tcPr>
            <w:tcW w:w="3046" w:type="dxa"/>
            <w:gridSpan w:val="3"/>
            <w:vAlign w:val="center"/>
          </w:tcPr>
          <w:p w14:paraId="604B4C81" w14:textId="27493BAB" w:rsidR="00D748A1" w:rsidRPr="001D3869" w:rsidRDefault="00D748A1" w:rsidP="00D748A1">
            <w:pPr>
              <w:autoSpaceDE/>
              <w:autoSpaceDN/>
              <w:adjustRightInd/>
              <w:spacing w:before="0" w:line="240" w:lineRule="auto"/>
              <w:ind w:left="0"/>
              <w:rPr>
                <w:sz w:val="16"/>
                <w:szCs w:val="16"/>
              </w:rPr>
            </w:pPr>
            <w:r>
              <w:rPr>
                <w:sz w:val="16"/>
                <w:szCs w:val="16"/>
              </w:rPr>
              <w:t>PPG</w:t>
            </w:r>
          </w:p>
        </w:tc>
        <w:tc>
          <w:tcPr>
            <w:tcW w:w="2537" w:type="dxa"/>
            <w:gridSpan w:val="2"/>
            <w:vAlign w:val="center"/>
          </w:tcPr>
          <w:p w14:paraId="3F82DE3F" w14:textId="77777777" w:rsidR="00D748A1" w:rsidRPr="004D0477" w:rsidRDefault="00D748A1" w:rsidP="00D748A1">
            <w:pPr>
              <w:autoSpaceDE/>
              <w:autoSpaceDN/>
              <w:adjustRightInd/>
              <w:spacing w:before="0" w:line="240" w:lineRule="auto"/>
              <w:ind w:left="0"/>
              <w:rPr>
                <w:sz w:val="16"/>
                <w:szCs w:val="16"/>
              </w:rPr>
            </w:pPr>
            <w:proofErr w:type="spellStart"/>
            <w:r w:rsidRPr="004D0477">
              <w:rPr>
                <w:sz w:val="16"/>
                <w:szCs w:val="16"/>
              </w:rPr>
              <w:t>Amerlock</w:t>
            </w:r>
            <w:proofErr w:type="spellEnd"/>
            <w:r w:rsidRPr="004D0477">
              <w:rPr>
                <w:sz w:val="16"/>
                <w:szCs w:val="16"/>
              </w:rPr>
              <w:t xml:space="preserve"> 400 Series</w:t>
            </w:r>
          </w:p>
          <w:p w14:paraId="43C2CB01" w14:textId="1A94E989" w:rsidR="00D748A1" w:rsidRPr="004D0477" w:rsidRDefault="00D748A1" w:rsidP="00D748A1">
            <w:pPr>
              <w:autoSpaceDE/>
              <w:autoSpaceDN/>
              <w:adjustRightInd/>
              <w:spacing w:before="0" w:line="240" w:lineRule="auto"/>
              <w:ind w:left="0"/>
              <w:rPr>
                <w:sz w:val="16"/>
                <w:szCs w:val="16"/>
              </w:rPr>
            </w:pPr>
            <w:proofErr w:type="spellStart"/>
            <w:r w:rsidRPr="004D0477">
              <w:rPr>
                <w:sz w:val="16"/>
                <w:szCs w:val="16"/>
              </w:rPr>
              <w:t>Amerlock</w:t>
            </w:r>
            <w:proofErr w:type="spellEnd"/>
            <w:r w:rsidRPr="004D0477">
              <w:rPr>
                <w:sz w:val="16"/>
                <w:szCs w:val="16"/>
              </w:rPr>
              <w:t xml:space="preserve"> 2 Series</w:t>
            </w:r>
          </w:p>
        </w:tc>
        <w:tc>
          <w:tcPr>
            <w:tcW w:w="967" w:type="dxa"/>
            <w:gridSpan w:val="2"/>
            <w:vAlign w:val="center"/>
          </w:tcPr>
          <w:p w14:paraId="22F2AC8C" w14:textId="5DCFEDA8" w:rsidR="00D748A1" w:rsidRPr="008B4820" w:rsidRDefault="00D748A1" w:rsidP="00D748A1">
            <w:pPr>
              <w:spacing w:before="0" w:line="240" w:lineRule="auto"/>
              <w:ind w:left="0"/>
              <w:jc w:val="center"/>
              <w:rPr>
                <w:sz w:val="16"/>
                <w:szCs w:val="16"/>
              </w:rPr>
            </w:pPr>
            <w:r w:rsidRPr="008B4820">
              <w:rPr>
                <w:sz w:val="16"/>
                <w:szCs w:val="16"/>
              </w:rPr>
              <w:t>153-240</w:t>
            </w:r>
          </w:p>
        </w:tc>
        <w:tc>
          <w:tcPr>
            <w:tcW w:w="1301" w:type="dxa"/>
            <w:gridSpan w:val="3"/>
            <w:vAlign w:val="center"/>
          </w:tcPr>
          <w:p w14:paraId="52D23FC4" w14:textId="0CDD2B6A" w:rsidR="00D748A1" w:rsidRPr="008B4820" w:rsidRDefault="00D748A1" w:rsidP="00D748A1">
            <w:pPr>
              <w:autoSpaceDE/>
              <w:autoSpaceDN/>
              <w:adjustRightInd/>
              <w:spacing w:before="0" w:line="240" w:lineRule="auto"/>
              <w:ind w:left="34" w:right="-108" w:hanging="106"/>
              <w:jc w:val="center"/>
              <w:rPr>
                <w:sz w:val="16"/>
                <w:szCs w:val="16"/>
              </w:rPr>
            </w:pPr>
            <w:r w:rsidRPr="008B4820">
              <w:rPr>
                <w:sz w:val="16"/>
                <w:szCs w:val="16"/>
              </w:rPr>
              <w:t>121°C (250°F)</w:t>
            </w:r>
          </w:p>
        </w:tc>
      </w:tr>
      <w:tr w:rsidR="00D748A1" w:rsidRPr="001D3869" w14:paraId="4D1A9E02" w14:textId="77777777" w:rsidTr="00A25F9E">
        <w:trPr>
          <w:trHeight w:val="288"/>
          <w:jc w:val="center"/>
        </w:trPr>
        <w:tc>
          <w:tcPr>
            <w:tcW w:w="2098" w:type="dxa"/>
            <w:gridSpan w:val="3"/>
            <w:tcBorders>
              <w:bottom w:val="single" w:sz="12" w:space="0" w:color="auto"/>
            </w:tcBorders>
            <w:vAlign w:val="center"/>
          </w:tcPr>
          <w:p w14:paraId="1B7B7E69" w14:textId="77777777" w:rsidR="00D748A1" w:rsidRPr="001D3869" w:rsidRDefault="00D748A1" w:rsidP="00D748A1">
            <w:pPr>
              <w:jc w:val="center"/>
              <w:rPr>
                <w:b/>
                <w:sz w:val="16"/>
                <w:szCs w:val="16"/>
              </w:rPr>
            </w:pPr>
          </w:p>
        </w:tc>
        <w:tc>
          <w:tcPr>
            <w:tcW w:w="3046" w:type="dxa"/>
            <w:gridSpan w:val="3"/>
            <w:tcBorders>
              <w:bottom w:val="single" w:sz="12" w:space="0" w:color="auto"/>
            </w:tcBorders>
            <w:vAlign w:val="center"/>
          </w:tcPr>
          <w:p w14:paraId="6BAD3DB6" w14:textId="77777777" w:rsidR="00D748A1" w:rsidRPr="001D3869" w:rsidRDefault="00D748A1" w:rsidP="00D748A1">
            <w:pPr>
              <w:autoSpaceDE/>
              <w:autoSpaceDN/>
              <w:adjustRightInd/>
              <w:spacing w:before="0" w:line="240" w:lineRule="auto"/>
              <w:ind w:left="0"/>
              <w:rPr>
                <w:sz w:val="16"/>
                <w:szCs w:val="16"/>
              </w:rPr>
            </w:pPr>
            <w:r w:rsidRPr="001D3869">
              <w:rPr>
                <w:sz w:val="16"/>
                <w:szCs w:val="16"/>
              </w:rPr>
              <w:t>Sherwin Williams</w:t>
            </w:r>
          </w:p>
        </w:tc>
        <w:tc>
          <w:tcPr>
            <w:tcW w:w="2537" w:type="dxa"/>
            <w:gridSpan w:val="2"/>
            <w:tcBorders>
              <w:bottom w:val="single" w:sz="12" w:space="0" w:color="auto"/>
            </w:tcBorders>
            <w:vAlign w:val="center"/>
          </w:tcPr>
          <w:p w14:paraId="70255877" w14:textId="77777777" w:rsidR="00D748A1" w:rsidRPr="004D0477" w:rsidRDefault="00D748A1" w:rsidP="00D748A1">
            <w:pPr>
              <w:autoSpaceDE/>
              <w:autoSpaceDN/>
              <w:adjustRightInd/>
              <w:spacing w:before="0" w:line="240" w:lineRule="auto"/>
              <w:ind w:left="0"/>
              <w:rPr>
                <w:sz w:val="16"/>
                <w:szCs w:val="16"/>
              </w:rPr>
            </w:pPr>
            <w:proofErr w:type="spellStart"/>
            <w:r w:rsidRPr="004D0477">
              <w:rPr>
                <w:sz w:val="16"/>
                <w:szCs w:val="16"/>
              </w:rPr>
              <w:t>Macropoxy</w:t>
            </w:r>
            <w:proofErr w:type="spellEnd"/>
            <w:r w:rsidRPr="004D0477">
              <w:rPr>
                <w:sz w:val="16"/>
                <w:szCs w:val="16"/>
              </w:rPr>
              <w:t xml:space="preserve"> 646 FF Series</w:t>
            </w:r>
          </w:p>
        </w:tc>
        <w:tc>
          <w:tcPr>
            <w:tcW w:w="967" w:type="dxa"/>
            <w:gridSpan w:val="2"/>
            <w:tcBorders>
              <w:bottom w:val="single" w:sz="12" w:space="0" w:color="auto"/>
            </w:tcBorders>
            <w:vAlign w:val="center"/>
          </w:tcPr>
          <w:p w14:paraId="63BFB60E" w14:textId="77777777" w:rsidR="00D748A1" w:rsidRPr="008B4820" w:rsidRDefault="00D748A1" w:rsidP="00D748A1">
            <w:pPr>
              <w:spacing w:before="0" w:line="240" w:lineRule="auto"/>
              <w:ind w:left="0"/>
              <w:jc w:val="center"/>
              <w:rPr>
                <w:sz w:val="16"/>
                <w:szCs w:val="16"/>
              </w:rPr>
            </w:pPr>
            <w:r w:rsidRPr="008B4820">
              <w:rPr>
                <w:sz w:val="16"/>
                <w:szCs w:val="16"/>
              </w:rPr>
              <w:t>100-250</w:t>
            </w:r>
          </w:p>
        </w:tc>
        <w:tc>
          <w:tcPr>
            <w:tcW w:w="1301" w:type="dxa"/>
            <w:gridSpan w:val="3"/>
            <w:tcBorders>
              <w:bottom w:val="single" w:sz="12" w:space="0" w:color="auto"/>
            </w:tcBorders>
            <w:vAlign w:val="center"/>
          </w:tcPr>
          <w:p w14:paraId="4CB8156C" w14:textId="77777777" w:rsidR="00D748A1" w:rsidRPr="008B4820" w:rsidRDefault="00D748A1" w:rsidP="00D748A1">
            <w:pPr>
              <w:autoSpaceDE/>
              <w:autoSpaceDN/>
              <w:adjustRightInd/>
              <w:spacing w:before="0" w:line="240" w:lineRule="auto"/>
              <w:ind w:left="34" w:hanging="111"/>
              <w:jc w:val="center"/>
              <w:rPr>
                <w:sz w:val="16"/>
                <w:szCs w:val="16"/>
              </w:rPr>
            </w:pPr>
            <w:r w:rsidRPr="008B4820">
              <w:rPr>
                <w:sz w:val="16"/>
                <w:szCs w:val="16"/>
              </w:rPr>
              <w:t>121°C (250°F)</w:t>
            </w:r>
          </w:p>
        </w:tc>
      </w:tr>
      <w:tr w:rsidR="00D748A1" w:rsidRPr="001D3869" w14:paraId="2B3BF554" w14:textId="77777777" w:rsidTr="00A25F9E">
        <w:trPr>
          <w:trHeight w:val="288"/>
          <w:jc w:val="center"/>
        </w:trPr>
        <w:tc>
          <w:tcPr>
            <w:tcW w:w="2098" w:type="dxa"/>
            <w:gridSpan w:val="3"/>
            <w:tcBorders>
              <w:bottom w:val="single" w:sz="12" w:space="0" w:color="auto"/>
            </w:tcBorders>
            <w:vAlign w:val="center"/>
          </w:tcPr>
          <w:p w14:paraId="112CA166" w14:textId="77777777" w:rsidR="00D748A1" w:rsidRPr="001D3869" w:rsidRDefault="00D748A1" w:rsidP="00D748A1">
            <w:pPr>
              <w:autoSpaceDE/>
              <w:autoSpaceDN/>
              <w:adjustRightInd/>
              <w:spacing w:before="0" w:line="240" w:lineRule="auto"/>
              <w:ind w:left="0"/>
              <w:rPr>
                <w:i/>
                <w:sz w:val="14"/>
                <w:szCs w:val="14"/>
              </w:rPr>
            </w:pPr>
            <w:r w:rsidRPr="001D3869">
              <w:rPr>
                <w:b/>
                <w:sz w:val="16"/>
                <w:szCs w:val="16"/>
              </w:rPr>
              <w:t>TIECOAT</w:t>
            </w:r>
          </w:p>
        </w:tc>
        <w:tc>
          <w:tcPr>
            <w:tcW w:w="7851" w:type="dxa"/>
            <w:gridSpan w:val="10"/>
            <w:tcBorders>
              <w:bottom w:val="single" w:sz="12" w:space="0" w:color="auto"/>
            </w:tcBorders>
            <w:vAlign w:val="center"/>
          </w:tcPr>
          <w:p w14:paraId="78388464" w14:textId="77777777" w:rsidR="00D748A1" w:rsidRPr="004D0477" w:rsidRDefault="00D748A1" w:rsidP="00D748A1">
            <w:pPr>
              <w:autoSpaceDE/>
              <w:autoSpaceDN/>
              <w:adjustRightInd/>
              <w:spacing w:before="0" w:line="240" w:lineRule="auto"/>
              <w:ind w:left="0"/>
              <w:rPr>
                <w:i/>
                <w:sz w:val="14"/>
                <w:szCs w:val="14"/>
              </w:rPr>
            </w:pPr>
            <w:r w:rsidRPr="004D0477">
              <w:rPr>
                <w:i/>
                <w:sz w:val="14"/>
                <w:szCs w:val="14"/>
              </w:rPr>
              <w:t>Broadcast grit in between coats.</w:t>
            </w:r>
          </w:p>
        </w:tc>
      </w:tr>
      <w:tr w:rsidR="00D748A1" w:rsidRPr="001D3869" w14:paraId="7C5A5251" w14:textId="77777777" w:rsidTr="00D02790">
        <w:trPr>
          <w:trHeight w:val="288"/>
          <w:jc w:val="center"/>
        </w:trPr>
        <w:tc>
          <w:tcPr>
            <w:tcW w:w="2098" w:type="dxa"/>
            <w:gridSpan w:val="3"/>
            <w:tcBorders>
              <w:top w:val="single" w:sz="12" w:space="0" w:color="auto"/>
            </w:tcBorders>
            <w:vAlign w:val="center"/>
          </w:tcPr>
          <w:p w14:paraId="363F5AE1" w14:textId="77777777" w:rsidR="00D748A1" w:rsidRPr="001D3869" w:rsidRDefault="00D748A1" w:rsidP="00D748A1">
            <w:pPr>
              <w:autoSpaceDE/>
              <w:autoSpaceDN/>
              <w:adjustRightInd/>
              <w:spacing w:before="0" w:line="240" w:lineRule="auto"/>
              <w:ind w:left="0"/>
              <w:rPr>
                <w:b/>
                <w:sz w:val="16"/>
                <w:szCs w:val="16"/>
              </w:rPr>
            </w:pPr>
            <w:r w:rsidRPr="001D3869">
              <w:rPr>
                <w:b/>
                <w:sz w:val="16"/>
                <w:szCs w:val="16"/>
              </w:rPr>
              <w:t>TOPCOAT</w:t>
            </w:r>
          </w:p>
        </w:tc>
        <w:tc>
          <w:tcPr>
            <w:tcW w:w="3012" w:type="dxa"/>
            <w:tcBorders>
              <w:top w:val="single" w:sz="12" w:space="0" w:color="auto"/>
            </w:tcBorders>
            <w:vAlign w:val="center"/>
          </w:tcPr>
          <w:p w14:paraId="378E2887" w14:textId="77777777" w:rsidR="00D748A1" w:rsidRPr="001D3869" w:rsidRDefault="00D748A1" w:rsidP="00D748A1">
            <w:pPr>
              <w:autoSpaceDE/>
              <w:autoSpaceDN/>
              <w:adjustRightInd/>
              <w:spacing w:before="0" w:line="240" w:lineRule="auto"/>
              <w:ind w:left="0"/>
              <w:rPr>
                <w:sz w:val="16"/>
                <w:szCs w:val="16"/>
              </w:rPr>
            </w:pPr>
            <w:r w:rsidRPr="001D3869">
              <w:rPr>
                <w:sz w:val="16"/>
                <w:szCs w:val="16"/>
              </w:rPr>
              <w:t>Carboline</w:t>
            </w:r>
          </w:p>
        </w:tc>
        <w:tc>
          <w:tcPr>
            <w:tcW w:w="2571" w:type="dxa"/>
            <w:gridSpan w:val="4"/>
            <w:tcBorders>
              <w:top w:val="single" w:sz="12" w:space="0" w:color="auto"/>
            </w:tcBorders>
            <w:vAlign w:val="center"/>
          </w:tcPr>
          <w:p w14:paraId="63B5A51F" w14:textId="77777777" w:rsidR="00D748A1" w:rsidRPr="004D0477" w:rsidRDefault="00D748A1" w:rsidP="00D748A1">
            <w:pPr>
              <w:autoSpaceDE/>
              <w:autoSpaceDN/>
              <w:adjustRightInd/>
              <w:spacing w:before="0" w:line="240" w:lineRule="auto"/>
              <w:ind w:left="0"/>
              <w:rPr>
                <w:sz w:val="16"/>
                <w:szCs w:val="16"/>
              </w:rPr>
            </w:pPr>
            <w:proofErr w:type="spellStart"/>
            <w:r w:rsidRPr="004D0477">
              <w:rPr>
                <w:sz w:val="16"/>
                <w:szCs w:val="16"/>
              </w:rPr>
              <w:t>Carboguard</w:t>
            </w:r>
            <w:proofErr w:type="spellEnd"/>
            <w:r w:rsidRPr="004D0477">
              <w:rPr>
                <w:sz w:val="16"/>
                <w:szCs w:val="16"/>
              </w:rPr>
              <w:t xml:space="preserve"> 1209 Non-Skid</w:t>
            </w:r>
          </w:p>
        </w:tc>
        <w:tc>
          <w:tcPr>
            <w:tcW w:w="959" w:type="dxa"/>
            <w:tcBorders>
              <w:top w:val="single" w:sz="12" w:space="0" w:color="auto"/>
            </w:tcBorders>
            <w:vAlign w:val="center"/>
          </w:tcPr>
          <w:p w14:paraId="4A8C8D8C" w14:textId="77777777" w:rsidR="00D748A1" w:rsidRPr="008B4820" w:rsidRDefault="00D748A1" w:rsidP="00D748A1">
            <w:pPr>
              <w:spacing w:before="0" w:line="240" w:lineRule="auto"/>
              <w:ind w:left="0"/>
              <w:jc w:val="center"/>
              <w:rPr>
                <w:sz w:val="16"/>
                <w:szCs w:val="16"/>
              </w:rPr>
            </w:pPr>
            <w:r w:rsidRPr="008B4820">
              <w:rPr>
                <w:sz w:val="16"/>
                <w:szCs w:val="16"/>
              </w:rPr>
              <w:t>226</w:t>
            </w:r>
          </w:p>
        </w:tc>
        <w:tc>
          <w:tcPr>
            <w:tcW w:w="1309" w:type="dxa"/>
            <w:gridSpan w:val="4"/>
            <w:tcBorders>
              <w:top w:val="single" w:sz="12" w:space="0" w:color="auto"/>
            </w:tcBorders>
            <w:vAlign w:val="center"/>
          </w:tcPr>
          <w:p w14:paraId="0D1F144C" w14:textId="77777777" w:rsidR="00D748A1" w:rsidRPr="008B4820" w:rsidRDefault="00D748A1" w:rsidP="00D748A1">
            <w:pPr>
              <w:autoSpaceDE/>
              <w:autoSpaceDN/>
              <w:adjustRightInd/>
              <w:spacing w:before="0" w:line="240" w:lineRule="auto"/>
              <w:ind w:left="0"/>
              <w:rPr>
                <w:sz w:val="16"/>
                <w:szCs w:val="16"/>
              </w:rPr>
            </w:pPr>
            <w:r w:rsidRPr="008B4820">
              <w:rPr>
                <w:sz w:val="16"/>
                <w:szCs w:val="16"/>
              </w:rPr>
              <w:t>121°C (250°F)</w:t>
            </w:r>
          </w:p>
        </w:tc>
      </w:tr>
      <w:tr w:rsidR="00D748A1" w:rsidRPr="001D3869" w14:paraId="5B3DB290" w14:textId="77777777" w:rsidTr="00D02790">
        <w:trPr>
          <w:trHeight w:val="288"/>
          <w:jc w:val="center"/>
        </w:trPr>
        <w:tc>
          <w:tcPr>
            <w:tcW w:w="2098" w:type="dxa"/>
            <w:gridSpan w:val="3"/>
            <w:vAlign w:val="center"/>
          </w:tcPr>
          <w:p w14:paraId="3014DBCC" w14:textId="77777777" w:rsidR="00D748A1" w:rsidRPr="001D3869" w:rsidRDefault="00D748A1" w:rsidP="00D748A1">
            <w:pPr>
              <w:autoSpaceDE/>
              <w:autoSpaceDN/>
              <w:adjustRightInd/>
              <w:spacing w:before="0" w:line="240" w:lineRule="auto"/>
              <w:ind w:left="0"/>
              <w:rPr>
                <w:b/>
                <w:sz w:val="16"/>
                <w:szCs w:val="16"/>
              </w:rPr>
            </w:pPr>
            <w:r w:rsidRPr="001D3869">
              <w:rPr>
                <w:b/>
                <w:sz w:val="16"/>
                <w:szCs w:val="16"/>
              </w:rPr>
              <w:t>Epoxy Non-Skid</w:t>
            </w:r>
          </w:p>
        </w:tc>
        <w:tc>
          <w:tcPr>
            <w:tcW w:w="3012" w:type="dxa"/>
            <w:vAlign w:val="center"/>
          </w:tcPr>
          <w:p w14:paraId="2B40EA04" w14:textId="77777777" w:rsidR="00D748A1" w:rsidRPr="001D3869" w:rsidRDefault="00D748A1" w:rsidP="00D748A1">
            <w:pPr>
              <w:autoSpaceDE/>
              <w:autoSpaceDN/>
              <w:adjustRightInd/>
              <w:spacing w:before="0" w:line="240" w:lineRule="auto"/>
              <w:ind w:left="0"/>
              <w:rPr>
                <w:sz w:val="16"/>
                <w:szCs w:val="16"/>
              </w:rPr>
            </w:pPr>
            <w:r w:rsidRPr="001D3869">
              <w:rPr>
                <w:sz w:val="16"/>
                <w:szCs w:val="16"/>
              </w:rPr>
              <w:t>Hempel Coatings (USA), Inc.</w:t>
            </w:r>
          </w:p>
        </w:tc>
        <w:tc>
          <w:tcPr>
            <w:tcW w:w="2571" w:type="dxa"/>
            <w:gridSpan w:val="4"/>
            <w:vAlign w:val="center"/>
          </w:tcPr>
          <w:p w14:paraId="1A4DAB26" w14:textId="77777777" w:rsidR="00115232" w:rsidRPr="004D0477" w:rsidRDefault="00115232" w:rsidP="00115232">
            <w:pPr>
              <w:autoSpaceDE/>
              <w:autoSpaceDN/>
              <w:adjustRightInd/>
              <w:spacing w:before="0" w:line="240" w:lineRule="auto"/>
              <w:ind w:left="0"/>
              <w:rPr>
                <w:sz w:val="16"/>
                <w:szCs w:val="16"/>
              </w:rPr>
            </w:pPr>
            <w:proofErr w:type="spellStart"/>
            <w:r w:rsidRPr="004D0477">
              <w:rPr>
                <w:sz w:val="16"/>
                <w:szCs w:val="16"/>
              </w:rPr>
              <w:t>Hempadur</w:t>
            </w:r>
            <w:proofErr w:type="spellEnd"/>
            <w:r w:rsidRPr="004D0477">
              <w:rPr>
                <w:sz w:val="16"/>
                <w:szCs w:val="16"/>
              </w:rPr>
              <w:t xml:space="preserve"> Spray-Guard 35493</w:t>
            </w:r>
          </w:p>
          <w:p w14:paraId="745E6B2D" w14:textId="72205207" w:rsidR="00D748A1" w:rsidRPr="004D0477" w:rsidRDefault="00115232" w:rsidP="00D748A1">
            <w:pPr>
              <w:autoSpaceDE/>
              <w:autoSpaceDN/>
              <w:adjustRightInd/>
              <w:spacing w:before="0" w:line="240" w:lineRule="auto"/>
              <w:ind w:left="0"/>
              <w:rPr>
                <w:sz w:val="16"/>
                <w:szCs w:val="16"/>
              </w:rPr>
            </w:pPr>
            <w:proofErr w:type="spellStart"/>
            <w:r w:rsidRPr="004D0477">
              <w:rPr>
                <w:sz w:val="16"/>
                <w:szCs w:val="16"/>
              </w:rPr>
              <w:t>Hempadur</w:t>
            </w:r>
            <w:proofErr w:type="spellEnd"/>
            <w:r w:rsidRPr="004D0477">
              <w:rPr>
                <w:sz w:val="16"/>
                <w:szCs w:val="16"/>
              </w:rPr>
              <w:t xml:space="preserve"> Spray-Guard 35490</w:t>
            </w:r>
          </w:p>
        </w:tc>
        <w:tc>
          <w:tcPr>
            <w:tcW w:w="959" w:type="dxa"/>
            <w:vAlign w:val="center"/>
          </w:tcPr>
          <w:p w14:paraId="65428160" w14:textId="39189C27" w:rsidR="00D748A1" w:rsidRPr="008B4820" w:rsidRDefault="00685C59" w:rsidP="00D748A1">
            <w:pPr>
              <w:spacing w:before="0" w:line="240" w:lineRule="auto"/>
              <w:ind w:left="0"/>
              <w:jc w:val="center"/>
              <w:rPr>
                <w:sz w:val="16"/>
                <w:szCs w:val="16"/>
              </w:rPr>
            </w:pPr>
            <w:ins w:id="1278" w:author="Issayevskiy, Konstantin [STAMGazStroy LLP]" w:date="2025-12-17T13:23:00Z" w16du:dateUtc="2025-12-17T08:23:00Z">
              <w:r>
                <w:rPr>
                  <w:sz w:val="16"/>
                  <w:szCs w:val="16"/>
                </w:rPr>
                <w:t>22</w:t>
              </w:r>
            </w:ins>
          </w:p>
        </w:tc>
        <w:tc>
          <w:tcPr>
            <w:tcW w:w="1309" w:type="dxa"/>
            <w:gridSpan w:val="4"/>
            <w:vAlign w:val="center"/>
          </w:tcPr>
          <w:p w14:paraId="436A2C99" w14:textId="77777777" w:rsidR="00D748A1" w:rsidRPr="008B4820" w:rsidRDefault="00D748A1" w:rsidP="00D748A1">
            <w:pPr>
              <w:autoSpaceDE/>
              <w:autoSpaceDN/>
              <w:adjustRightInd/>
              <w:spacing w:before="0" w:line="240" w:lineRule="auto"/>
              <w:ind w:left="0"/>
              <w:rPr>
                <w:sz w:val="16"/>
                <w:szCs w:val="16"/>
              </w:rPr>
            </w:pPr>
            <w:r w:rsidRPr="008B4820">
              <w:rPr>
                <w:sz w:val="16"/>
                <w:szCs w:val="16"/>
              </w:rPr>
              <w:t>140°C (284°F)</w:t>
            </w:r>
          </w:p>
        </w:tc>
      </w:tr>
      <w:tr w:rsidR="000027BF" w:rsidRPr="001D3869" w14:paraId="2D81FB0B" w14:textId="77777777" w:rsidTr="00D02790">
        <w:trPr>
          <w:trHeight w:val="288"/>
          <w:jc w:val="center"/>
        </w:trPr>
        <w:tc>
          <w:tcPr>
            <w:tcW w:w="2098" w:type="dxa"/>
            <w:gridSpan w:val="3"/>
            <w:vMerge w:val="restart"/>
            <w:vAlign w:val="center"/>
          </w:tcPr>
          <w:p w14:paraId="68F81501" w14:textId="77777777" w:rsidR="000027BF" w:rsidRPr="001D3869" w:rsidRDefault="000027BF" w:rsidP="00D748A1">
            <w:pPr>
              <w:autoSpaceDE/>
              <w:autoSpaceDN/>
              <w:adjustRightInd/>
              <w:spacing w:before="0" w:line="240" w:lineRule="auto"/>
              <w:ind w:left="0"/>
              <w:rPr>
                <w:b/>
                <w:sz w:val="16"/>
                <w:szCs w:val="16"/>
              </w:rPr>
            </w:pPr>
            <w:r w:rsidRPr="00AC6690">
              <w:rPr>
                <w:b/>
                <w:sz w:val="16"/>
                <w:szCs w:val="16"/>
              </w:rPr>
              <w:t>DFT as per Manufacturer’s Product Sheet</w:t>
            </w:r>
          </w:p>
        </w:tc>
        <w:tc>
          <w:tcPr>
            <w:tcW w:w="3012" w:type="dxa"/>
            <w:vAlign w:val="center"/>
          </w:tcPr>
          <w:p w14:paraId="104AA746" w14:textId="77777777" w:rsidR="000027BF" w:rsidRPr="001D3869" w:rsidRDefault="000027BF" w:rsidP="00D748A1">
            <w:pPr>
              <w:autoSpaceDE/>
              <w:autoSpaceDN/>
              <w:adjustRightInd/>
              <w:spacing w:before="0" w:line="240" w:lineRule="auto"/>
              <w:ind w:left="0"/>
              <w:rPr>
                <w:sz w:val="16"/>
                <w:szCs w:val="16"/>
              </w:rPr>
            </w:pPr>
            <w:r w:rsidRPr="001D3869">
              <w:rPr>
                <w:sz w:val="16"/>
                <w:szCs w:val="16"/>
              </w:rPr>
              <w:t>International</w:t>
            </w:r>
          </w:p>
        </w:tc>
        <w:tc>
          <w:tcPr>
            <w:tcW w:w="2571" w:type="dxa"/>
            <w:gridSpan w:val="4"/>
            <w:vAlign w:val="center"/>
          </w:tcPr>
          <w:p w14:paraId="1AFFEF17" w14:textId="123C03C7" w:rsidR="000027BF" w:rsidRPr="004D0477" w:rsidRDefault="000027BF" w:rsidP="00D748A1">
            <w:pPr>
              <w:autoSpaceDE/>
              <w:autoSpaceDN/>
              <w:adjustRightInd/>
              <w:spacing w:before="0" w:line="240" w:lineRule="auto"/>
              <w:ind w:left="0"/>
              <w:rPr>
                <w:sz w:val="16"/>
                <w:szCs w:val="16"/>
              </w:rPr>
            </w:pPr>
            <w:r w:rsidRPr="004D0477">
              <w:rPr>
                <w:sz w:val="16"/>
                <w:szCs w:val="16"/>
              </w:rPr>
              <w:t xml:space="preserve">Interzone 485 </w:t>
            </w:r>
          </w:p>
        </w:tc>
        <w:tc>
          <w:tcPr>
            <w:tcW w:w="959" w:type="dxa"/>
            <w:vAlign w:val="center"/>
          </w:tcPr>
          <w:p w14:paraId="678403D8" w14:textId="31EFF7EE" w:rsidR="000027BF" w:rsidRPr="008B4820" w:rsidRDefault="000027BF" w:rsidP="00D748A1">
            <w:pPr>
              <w:spacing w:before="0" w:line="240" w:lineRule="auto"/>
              <w:ind w:left="0"/>
              <w:jc w:val="center"/>
              <w:rPr>
                <w:sz w:val="16"/>
                <w:szCs w:val="16"/>
              </w:rPr>
            </w:pPr>
            <w:r w:rsidRPr="008B4820">
              <w:rPr>
                <w:sz w:val="16"/>
                <w:szCs w:val="16"/>
              </w:rPr>
              <w:t>30</w:t>
            </w:r>
          </w:p>
        </w:tc>
        <w:tc>
          <w:tcPr>
            <w:tcW w:w="1309" w:type="dxa"/>
            <w:gridSpan w:val="4"/>
            <w:vAlign w:val="center"/>
          </w:tcPr>
          <w:p w14:paraId="4E94620A" w14:textId="77777777" w:rsidR="000027BF" w:rsidRPr="008B4820" w:rsidRDefault="000027BF" w:rsidP="00D748A1">
            <w:pPr>
              <w:autoSpaceDE/>
              <w:autoSpaceDN/>
              <w:adjustRightInd/>
              <w:spacing w:before="0" w:line="240" w:lineRule="auto"/>
              <w:ind w:left="0"/>
              <w:rPr>
                <w:sz w:val="16"/>
                <w:szCs w:val="16"/>
              </w:rPr>
            </w:pPr>
            <w:r w:rsidRPr="008B4820">
              <w:rPr>
                <w:sz w:val="16"/>
                <w:szCs w:val="16"/>
              </w:rPr>
              <w:t>121°C (250°F)</w:t>
            </w:r>
          </w:p>
        </w:tc>
      </w:tr>
      <w:tr w:rsidR="000027BF" w:rsidRPr="001D3869" w14:paraId="32FB8F12" w14:textId="77777777" w:rsidTr="00D02790">
        <w:trPr>
          <w:trHeight w:val="288"/>
          <w:jc w:val="center"/>
        </w:trPr>
        <w:tc>
          <w:tcPr>
            <w:tcW w:w="2098" w:type="dxa"/>
            <w:gridSpan w:val="3"/>
            <w:vMerge/>
            <w:vAlign w:val="center"/>
          </w:tcPr>
          <w:p w14:paraId="6E888D90" w14:textId="77777777" w:rsidR="000027BF" w:rsidRPr="001D3869" w:rsidRDefault="000027BF" w:rsidP="00D748A1">
            <w:pPr>
              <w:jc w:val="center"/>
              <w:rPr>
                <w:b/>
                <w:sz w:val="16"/>
                <w:szCs w:val="16"/>
              </w:rPr>
            </w:pPr>
          </w:p>
        </w:tc>
        <w:tc>
          <w:tcPr>
            <w:tcW w:w="3012" w:type="dxa"/>
            <w:vAlign w:val="center"/>
          </w:tcPr>
          <w:p w14:paraId="07ABD2D7" w14:textId="77777777" w:rsidR="000027BF" w:rsidRPr="001D3869" w:rsidRDefault="000027BF" w:rsidP="00D748A1">
            <w:pPr>
              <w:autoSpaceDE/>
              <w:autoSpaceDN/>
              <w:adjustRightInd/>
              <w:spacing w:before="0" w:line="240" w:lineRule="auto"/>
              <w:ind w:left="0"/>
              <w:rPr>
                <w:sz w:val="16"/>
                <w:szCs w:val="16"/>
              </w:rPr>
            </w:pPr>
            <w:r w:rsidRPr="001D3869">
              <w:rPr>
                <w:sz w:val="16"/>
                <w:szCs w:val="16"/>
              </w:rPr>
              <w:t>Jotun Paints</w:t>
            </w:r>
          </w:p>
        </w:tc>
        <w:tc>
          <w:tcPr>
            <w:tcW w:w="2571" w:type="dxa"/>
            <w:gridSpan w:val="4"/>
            <w:vAlign w:val="center"/>
          </w:tcPr>
          <w:p w14:paraId="65C42997" w14:textId="5A9FEDA1" w:rsidR="000027BF" w:rsidRPr="004D0477" w:rsidRDefault="000027BF" w:rsidP="00D748A1">
            <w:pPr>
              <w:autoSpaceDE/>
              <w:autoSpaceDN/>
              <w:adjustRightInd/>
              <w:spacing w:before="0" w:line="240" w:lineRule="auto"/>
              <w:ind w:left="0"/>
              <w:rPr>
                <w:sz w:val="16"/>
                <w:szCs w:val="16"/>
              </w:rPr>
            </w:pPr>
            <w:r w:rsidRPr="004D0477">
              <w:rPr>
                <w:sz w:val="16"/>
                <w:szCs w:val="16"/>
              </w:rPr>
              <w:t>Marathon 1000 GF</w:t>
            </w:r>
          </w:p>
        </w:tc>
        <w:tc>
          <w:tcPr>
            <w:tcW w:w="959" w:type="dxa"/>
            <w:vAlign w:val="center"/>
          </w:tcPr>
          <w:p w14:paraId="317C7B7E" w14:textId="77777777" w:rsidR="000027BF" w:rsidRPr="008B4820" w:rsidRDefault="000027BF" w:rsidP="00D748A1">
            <w:pPr>
              <w:spacing w:before="0" w:line="240" w:lineRule="auto"/>
              <w:ind w:left="0"/>
              <w:jc w:val="center"/>
              <w:rPr>
                <w:sz w:val="16"/>
                <w:szCs w:val="16"/>
              </w:rPr>
            </w:pPr>
            <w:r w:rsidRPr="008B4820">
              <w:rPr>
                <w:sz w:val="16"/>
                <w:szCs w:val="16"/>
              </w:rPr>
              <w:t>70</w:t>
            </w:r>
          </w:p>
        </w:tc>
        <w:tc>
          <w:tcPr>
            <w:tcW w:w="1309" w:type="dxa"/>
            <w:gridSpan w:val="4"/>
            <w:vAlign w:val="center"/>
          </w:tcPr>
          <w:p w14:paraId="0F9A715C" w14:textId="77777777" w:rsidR="000027BF" w:rsidRPr="008B4820" w:rsidRDefault="000027BF" w:rsidP="00D748A1">
            <w:pPr>
              <w:autoSpaceDE/>
              <w:autoSpaceDN/>
              <w:adjustRightInd/>
              <w:spacing w:before="0" w:line="240" w:lineRule="auto"/>
              <w:ind w:left="0"/>
              <w:rPr>
                <w:sz w:val="16"/>
                <w:szCs w:val="16"/>
              </w:rPr>
            </w:pPr>
            <w:r w:rsidRPr="008B4820">
              <w:rPr>
                <w:sz w:val="16"/>
                <w:szCs w:val="16"/>
              </w:rPr>
              <w:t>121°C (250°F)</w:t>
            </w:r>
          </w:p>
        </w:tc>
      </w:tr>
      <w:tr w:rsidR="00D748A1" w:rsidRPr="001D3869" w14:paraId="0DF42E12" w14:textId="77777777" w:rsidTr="00D02790">
        <w:trPr>
          <w:trHeight w:val="288"/>
          <w:jc w:val="center"/>
        </w:trPr>
        <w:tc>
          <w:tcPr>
            <w:tcW w:w="2098" w:type="dxa"/>
            <w:gridSpan w:val="3"/>
            <w:vAlign w:val="center"/>
          </w:tcPr>
          <w:p w14:paraId="399EA194" w14:textId="77777777" w:rsidR="00D748A1" w:rsidRPr="001D3869" w:rsidRDefault="00D748A1" w:rsidP="00D748A1">
            <w:pPr>
              <w:jc w:val="center"/>
              <w:rPr>
                <w:b/>
                <w:sz w:val="16"/>
                <w:szCs w:val="16"/>
              </w:rPr>
            </w:pPr>
          </w:p>
        </w:tc>
        <w:tc>
          <w:tcPr>
            <w:tcW w:w="3012" w:type="dxa"/>
            <w:vAlign w:val="center"/>
          </w:tcPr>
          <w:p w14:paraId="15A96DD4" w14:textId="77777777" w:rsidR="00D748A1" w:rsidRPr="001D3869" w:rsidRDefault="00D748A1" w:rsidP="00D748A1">
            <w:pPr>
              <w:autoSpaceDE/>
              <w:autoSpaceDN/>
              <w:adjustRightInd/>
              <w:spacing w:before="0" w:line="240" w:lineRule="auto"/>
              <w:ind w:left="0"/>
              <w:rPr>
                <w:sz w:val="16"/>
                <w:szCs w:val="16"/>
              </w:rPr>
            </w:pPr>
            <w:r>
              <w:rPr>
                <w:sz w:val="16"/>
                <w:szCs w:val="16"/>
              </w:rPr>
              <w:t>PPG</w:t>
            </w:r>
          </w:p>
        </w:tc>
        <w:tc>
          <w:tcPr>
            <w:tcW w:w="2571" w:type="dxa"/>
            <w:gridSpan w:val="4"/>
            <w:vAlign w:val="center"/>
          </w:tcPr>
          <w:p w14:paraId="6BFD850B" w14:textId="1ABE7F8F" w:rsidR="00B01E44" w:rsidRPr="004D0477" w:rsidRDefault="00D748A1" w:rsidP="00D748A1">
            <w:pPr>
              <w:autoSpaceDE/>
              <w:autoSpaceDN/>
              <w:adjustRightInd/>
              <w:spacing w:before="0" w:line="240" w:lineRule="auto"/>
              <w:ind w:left="0"/>
              <w:rPr>
                <w:sz w:val="16"/>
                <w:szCs w:val="16"/>
              </w:rPr>
            </w:pPr>
            <w:proofErr w:type="spellStart"/>
            <w:r w:rsidRPr="004D0477">
              <w:rPr>
                <w:sz w:val="16"/>
                <w:szCs w:val="16"/>
              </w:rPr>
              <w:t>Amerlock</w:t>
            </w:r>
            <w:proofErr w:type="spellEnd"/>
            <w:r w:rsidRPr="004D0477">
              <w:rPr>
                <w:sz w:val="16"/>
                <w:szCs w:val="16"/>
              </w:rPr>
              <w:t xml:space="preserve"> 1090</w:t>
            </w:r>
          </w:p>
          <w:p w14:paraId="1FE7274C" w14:textId="2AAA8D5A" w:rsidR="00D748A1" w:rsidRPr="004D0477" w:rsidRDefault="00D748A1" w:rsidP="00D748A1">
            <w:pPr>
              <w:autoSpaceDE/>
              <w:autoSpaceDN/>
              <w:adjustRightInd/>
              <w:spacing w:before="0" w:line="240" w:lineRule="auto"/>
              <w:ind w:left="0"/>
              <w:rPr>
                <w:sz w:val="16"/>
                <w:szCs w:val="16"/>
              </w:rPr>
            </w:pPr>
            <w:proofErr w:type="spellStart"/>
            <w:r w:rsidRPr="004D0477">
              <w:rPr>
                <w:sz w:val="16"/>
                <w:szCs w:val="16"/>
              </w:rPr>
              <w:t>Sigmashield</w:t>
            </w:r>
            <w:proofErr w:type="spellEnd"/>
            <w:r w:rsidRPr="004D0477">
              <w:rPr>
                <w:sz w:val="16"/>
                <w:szCs w:val="16"/>
              </w:rPr>
              <w:t xml:space="preserve"> 1090</w:t>
            </w:r>
          </w:p>
        </w:tc>
        <w:tc>
          <w:tcPr>
            <w:tcW w:w="959" w:type="dxa"/>
            <w:vAlign w:val="center"/>
          </w:tcPr>
          <w:p w14:paraId="01DB5AD1" w14:textId="2719B188" w:rsidR="00D748A1" w:rsidRPr="008B4820" w:rsidRDefault="00D748A1" w:rsidP="00D748A1">
            <w:pPr>
              <w:spacing w:before="0" w:line="240" w:lineRule="auto"/>
              <w:ind w:left="0"/>
              <w:jc w:val="center"/>
              <w:rPr>
                <w:sz w:val="16"/>
                <w:szCs w:val="16"/>
              </w:rPr>
            </w:pPr>
            <w:r w:rsidRPr="008B4820">
              <w:rPr>
                <w:sz w:val="16"/>
                <w:szCs w:val="16"/>
              </w:rPr>
              <w:t>68</w:t>
            </w:r>
          </w:p>
        </w:tc>
        <w:tc>
          <w:tcPr>
            <w:tcW w:w="1309" w:type="dxa"/>
            <w:gridSpan w:val="4"/>
            <w:vAlign w:val="center"/>
          </w:tcPr>
          <w:p w14:paraId="5737ACFC" w14:textId="77777777" w:rsidR="00D748A1" w:rsidRPr="008B4820" w:rsidRDefault="00D748A1" w:rsidP="00D748A1">
            <w:pPr>
              <w:autoSpaceDE/>
              <w:autoSpaceDN/>
              <w:adjustRightInd/>
              <w:spacing w:before="0" w:line="240" w:lineRule="auto"/>
              <w:ind w:left="0"/>
              <w:rPr>
                <w:sz w:val="16"/>
                <w:szCs w:val="16"/>
              </w:rPr>
            </w:pPr>
            <w:r w:rsidRPr="008B4820">
              <w:rPr>
                <w:sz w:val="16"/>
                <w:szCs w:val="16"/>
              </w:rPr>
              <w:t>121°C (250°F)</w:t>
            </w:r>
          </w:p>
        </w:tc>
      </w:tr>
      <w:tr w:rsidR="00D748A1" w:rsidRPr="001D3869" w14:paraId="76BA59E5" w14:textId="77777777" w:rsidTr="00D02790">
        <w:trPr>
          <w:trHeight w:val="288"/>
          <w:jc w:val="center"/>
        </w:trPr>
        <w:tc>
          <w:tcPr>
            <w:tcW w:w="2098" w:type="dxa"/>
            <w:gridSpan w:val="3"/>
            <w:vAlign w:val="center"/>
          </w:tcPr>
          <w:p w14:paraId="6B982FF2" w14:textId="77777777" w:rsidR="00D748A1" w:rsidRPr="001D3869" w:rsidRDefault="00D748A1" w:rsidP="00D748A1">
            <w:pPr>
              <w:jc w:val="center"/>
              <w:rPr>
                <w:b/>
                <w:sz w:val="16"/>
                <w:szCs w:val="16"/>
              </w:rPr>
            </w:pPr>
          </w:p>
        </w:tc>
        <w:tc>
          <w:tcPr>
            <w:tcW w:w="3012" w:type="dxa"/>
            <w:vAlign w:val="center"/>
          </w:tcPr>
          <w:p w14:paraId="487434B9" w14:textId="77777777" w:rsidR="00D748A1" w:rsidRPr="001D3869" w:rsidRDefault="00D748A1" w:rsidP="00D748A1">
            <w:pPr>
              <w:autoSpaceDE/>
              <w:autoSpaceDN/>
              <w:adjustRightInd/>
              <w:spacing w:before="0" w:line="240" w:lineRule="auto"/>
              <w:ind w:left="0"/>
              <w:rPr>
                <w:sz w:val="16"/>
                <w:szCs w:val="16"/>
              </w:rPr>
            </w:pPr>
            <w:proofErr w:type="spellStart"/>
            <w:r w:rsidRPr="00A970A6">
              <w:rPr>
                <w:sz w:val="16"/>
                <w:szCs w:val="16"/>
              </w:rPr>
              <w:t>Hummervoll</w:t>
            </w:r>
            <w:proofErr w:type="spellEnd"/>
          </w:p>
        </w:tc>
        <w:tc>
          <w:tcPr>
            <w:tcW w:w="2571" w:type="dxa"/>
            <w:gridSpan w:val="4"/>
            <w:vAlign w:val="center"/>
          </w:tcPr>
          <w:p w14:paraId="2D1786EF" w14:textId="77777777" w:rsidR="00D748A1" w:rsidRPr="004D0477" w:rsidRDefault="00D748A1" w:rsidP="00D748A1">
            <w:pPr>
              <w:autoSpaceDE/>
              <w:autoSpaceDN/>
              <w:adjustRightInd/>
              <w:spacing w:before="0" w:line="240" w:lineRule="auto"/>
              <w:ind w:left="0"/>
              <w:rPr>
                <w:sz w:val="16"/>
                <w:szCs w:val="16"/>
              </w:rPr>
            </w:pPr>
            <w:r w:rsidRPr="004D0477">
              <w:rPr>
                <w:sz w:val="16"/>
                <w:szCs w:val="16"/>
              </w:rPr>
              <w:t>Hi EP Deck Coat</w:t>
            </w:r>
          </w:p>
        </w:tc>
        <w:tc>
          <w:tcPr>
            <w:tcW w:w="959" w:type="dxa"/>
            <w:vAlign w:val="center"/>
          </w:tcPr>
          <w:p w14:paraId="7AA03D9C" w14:textId="77777777" w:rsidR="00D748A1" w:rsidRPr="008B4820" w:rsidRDefault="00D748A1" w:rsidP="00D748A1">
            <w:pPr>
              <w:spacing w:before="0" w:line="240" w:lineRule="auto"/>
              <w:ind w:left="0"/>
              <w:jc w:val="center"/>
              <w:rPr>
                <w:sz w:val="16"/>
                <w:szCs w:val="16"/>
              </w:rPr>
            </w:pPr>
          </w:p>
        </w:tc>
        <w:tc>
          <w:tcPr>
            <w:tcW w:w="1309" w:type="dxa"/>
            <w:gridSpan w:val="4"/>
            <w:vAlign w:val="center"/>
          </w:tcPr>
          <w:p w14:paraId="7068921D" w14:textId="77777777" w:rsidR="00D748A1" w:rsidRPr="008B4820" w:rsidRDefault="00D748A1" w:rsidP="00D748A1">
            <w:pPr>
              <w:autoSpaceDE/>
              <w:autoSpaceDN/>
              <w:adjustRightInd/>
              <w:spacing w:before="0" w:line="240" w:lineRule="auto"/>
              <w:ind w:left="-72" w:right="-108" w:hanging="106"/>
              <w:jc w:val="center"/>
              <w:rPr>
                <w:sz w:val="16"/>
                <w:szCs w:val="16"/>
              </w:rPr>
            </w:pPr>
            <w:r w:rsidRPr="008B4820">
              <w:rPr>
                <w:sz w:val="16"/>
                <w:szCs w:val="16"/>
              </w:rPr>
              <w:t>121°C (250°F)</w:t>
            </w:r>
          </w:p>
        </w:tc>
      </w:tr>
      <w:tr w:rsidR="00D748A1" w:rsidRPr="001D3869" w14:paraId="2FEAA4A0" w14:textId="77777777" w:rsidTr="00D02790">
        <w:trPr>
          <w:trHeight w:val="288"/>
          <w:jc w:val="center"/>
        </w:trPr>
        <w:tc>
          <w:tcPr>
            <w:tcW w:w="2098" w:type="dxa"/>
            <w:gridSpan w:val="3"/>
            <w:vAlign w:val="center"/>
          </w:tcPr>
          <w:p w14:paraId="66178DAA" w14:textId="77777777" w:rsidR="00D748A1" w:rsidRPr="001D3869" w:rsidRDefault="00D748A1" w:rsidP="00D748A1">
            <w:pPr>
              <w:jc w:val="center"/>
              <w:rPr>
                <w:b/>
                <w:sz w:val="16"/>
                <w:szCs w:val="16"/>
              </w:rPr>
            </w:pPr>
          </w:p>
        </w:tc>
        <w:tc>
          <w:tcPr>
            <w:tcW w:w="3012" w:type="dxa"/>
            <w:vAlign w:val="center"/>
          </w:tcPr>
          <w:p w14:paraId="30A2AD1E" w14:textId="77777777" w:rsidR="00D748A1" w:rsidRPr="001D3869" w:rsidRDefault="00D748A1" w:rsidP="00D748A1">
            <w:pPr>
              <w:autoSpaceDE/>
              <w:autoSpaceDN/>
              <w:adjustRightInd/>
              <w:spacing w:before="0" w:line="240" w:lineRule="auto"/>
              <w:ind w:left="0"/>
              <w:rPr>
                <w:sz w:val="16"/>
                <w:szCs w:val="16"/>
              </w:rPr>
            </w:pPr>
            <w:r w:rsidRPr="001D3869">
              <w:rPr>
                <w:sz w:val="16"/>
                <w:szCs w:val="16"/>
              </w:rPr>
              <w:t>Sherwin Williams</w:t>
            </w:r>
          </w:p>
        </w:tc>
        <w:tc>
          <w:tcPr>
            <w:tcW w:w="2571" w:type="dxa"/>
            <w:gridSpan w:val="4"/>
            <w:vAlign w:val="center"/>
          </w:tcPr>
          <w:p w14:paraId="6BD82320" w14:textId="2AECA278" w:rsidR="00D748A1" w:rsidRPr="004D0477" w:rsidRDefault="00D748A1" w:rsidP="00D748A1">
            <w:pPr>
              <w:autoSpaceDE/>
              <w:autoSpaceDN/>
              <w:adjustRightInd/>
              <w:spacing w:before="0" w:line="240" w:lineRule="auto"/>
              <w:ind w:left="0"/>
              <w:rPr>
                <w:sz w:val="16"/>
                <w:szCs w:val="16"/>
              </w:rPr>
            </w:pPr>
            <w:proofErr w:type="spellStart"/>
            <w:r w:rsidRPr="004D0477">
              <w:rPr>
                <w:sz w:val="16"/>
                <w:szCs w:val="16"/>
              </w:rPr>
              <w:t>Macropoxy</w:t>
            </w:r>
            <w:proofErr w:type="spellEnd"/>
            <w:r w:rsidRPr="004D0477">
              <w:rPr>
                <w:sz w:val="16"/>
                <w:szCs w:val="16"/>
              </w:rPr>
              <w:t xml:space="preserve"> 646 FF Series</w:t>
            </w:r>
          </w:p>
        </w:tc>
        <w:tc>
          <w:tcPr>
            <w:tcW w:w="959" w:type="dxa"/>
            <w:vAlign w:val="center"/>
          </w:tcPr>
          <w:p w14:paraId="5DC86A8D" w14:textId="28332A8D" w:rsidR="00D748A1" w:rsidRPr="008B4820" w:rsidRDefault="00D748A1" w:rsidP="00D748A1">
            <w:pPr>
              <w:spacing w:before="0" w:line="240" w:lineRule="auto"/>
              <w:ind w:left="0"/>
              <w:jc w:val="center"/>
              <w:rPr>
                <w:sz w:val="16"/>
                <w:szCs w:val="16"/>
              </w:rPr>
            </w:pPr>
            <w:r w:rsidRPr="008B4820">
              <w:rPr>
                <w:sz w:val="16"/>
                <w:szCs w:val="16"/>
              </w:rPr>
              <w:t>100-250</w:t>
            </w:r>
          </w:p>
        </w:tc>
        <w:tc>
          <w:tcPr>
            <w:tcW w:w="1309" w:type="dxa"/>
            <w:gridSpan w:val="4"/>
            <w:vAlign w:val="center"/>
          </w:tcPr>
          <w:p w14:paraId="6CAC7AA9" w14:textId="73E4B651" w:rsidR="00D748A1" w:rsidRPr="008B4820" w:rsidRDefault="00D748A1" w:rsidP="00D748A1">
            <w:pPr>
              <w:autoSpaceDE/>
              <w:autoSpaceDN/>
              <w:adjustRightInd/>
              <w:spacing w:before="0" w:line="240" w:lineRule="auto"/>
              <w:ind w:left="0"/>
              <w:rPr>
                <w:sz w:val="16"/>
                <w:szCs w:val="16"/>
              </w:rPr>
            </w:pPr>
            <w:r w:rsidRPr="008B4820">
              <w:rPr>
                <w:sz w:val="16"/>
                <w:szCs w:val="16"/>
              </w:rPr>
              <w:t>121°C (250°F)</w:t>
            </w:r>
          </w:p>
        </w:tc>
      </w:tr>
      <w:tr w:rsidR="00D748A1" w:rsidRPr="001D3869" w14:paraId="71E9C0BB" w14:textId="77777777" w:rsidTr="00A25F9E">
        <w:trPr>
          <w:trHeight w:val="288"/>
          <w:jc w:val="center"/>
        </w:trPr>
        <w:tc>
          <w:tcPr>
            <w:tcW w:w="2098" w:type="dxa"/>
            <w:gridSpan w:val="3"/>
            <w:tcBorders>
              <w:bottom w:val="single" w:sz="12" w:space="0" w:color="auto"/>
            </w:tcBorders>
            <w:vAlign w:val="center"/>
          </w:tcPr>
          <w:p w14:paraId="57BA5215" w14:textId="77777777" w:rsidR="00D748A1" w:rsidRPr="001D3869" w:rsidRDefault="00D748A1" w:rsidP="00D748A1">
            <w:pPr>
              <w:jc w:val="center"/>
              <w:rPr>
                <w:i/>
                <w:sz w:val="14"/>
                <w:szCs w:val="14"/>
              </w:rPr>
            </w:pPr>
          </w:p>
        </w:tc>
        <w:tc>
          <w:tcPr>
            <w:tcW w:w="7851" w:type="dxa"/>
            <w:gridSpan w:val="10"/>
            <w:tcBorders>
              <w:bottom w:val="single" w:sz="12" w:space="0" w:color="auto"/>
            </w:tcBorders>
            <w:vAlign w:val="center"/>
          </w:tcPr>
          <w:p w14:paraId="21EBE62B" w14:textId="77777777" w:rsidR="00D748A1" w:rsidRPr="004D0477" w:rsidRDefault="00D748A1" w:rsidP="00D748A1">
            <w:pPr>
              <w:autoSpaceDE/>
              <w:autoSpaceDN/>
              <w:adjustRightInd/>
              <w:spacing w:before="0" w:line="240" w:lineRule="auto"/>
              <w:ind w:left="0"/>
              <w:rPr>
                <w:i/>
                <w:sz w:val="14"/>
                <w:szCs w:val="14"/>
              </w:rPr>
            </w:pPr>
            <w:r w:rsidRPr="004D0477">
              <w:rPr>
                <w:i/>
                <w:sz w:val="14"/>
                <w:szCs w:val="14"/>
              </w:rPr>
              <w:t>Method of application (spray, roller, brush) depends on the coating supplier selected.</w:t>
            </w:r>
          </w:p>
        </w:tc>
      </w:tr>
      <w:tr w:rsidR="00D748A1" w:rsidRPr="001D3869" w14:paraId="25E771CD" w14:textId="77777777" w:rsidTr="00D02790">
        <w:trPr>
          <w:trHeight w:val="288"/>
          <w:jc w:val="center"/>
        </w:trPr>
        <w:tc>
          <w:tcPr>
            <w:tcW w:w="2098" w:type="dxa"/>
            <w:gridSpan w:val="3"/>
            <w:tcBorders>
              <w:top w:val="single" w:sz="12" w:space="0" w:color="auto"/>
            </w:tcBorders>
            <w:vAlign w:val="center"/>
          </w:tcPr>
          <w:p w14:paraId="2F93C038" w14:textId="77777777" w:rsidR="00D748A1" w:rsidRPr="001D3869" w:rsidRDefault="00D748A1" w:rsidP="00D748A1">
            <w:pPr>
              <w:autoSpaceDE/>
              <w:autoSpaceDN/>
              <w:adjustRightInd/>
              <w:spacing w:before="0" w:line="240" w:lineRule="auto"/>
              <w:ind w:left="0"/>
              <w:rPr>
                <w:b/>
                <w:sz w:val="16"/>
                <w:szCs w:val="16"/>
              </w:rPr>
            </w:pPr>
            <w:r w:rsidRPr="001D3869">
              <w:rPr>
                <w:b/>
                <w:sz w:val="16"/>
                <w:szCs w:val="16"/>
              </w:rPr>
              <w:t>SECONDARY TOPCOAT</w:t>
            </w:r>
          </w:p>
        </w:tc>
        <w:tc>
          <w:tcPr>
            <w:tcW w:w="3012" w:type="dxa"/>
            <w:tcBorders>
              <w:top w:val="single" w:sz="12" w:space="0" w:color="auto"/>
            </w:tcBorders>
            <w:vAlign w:val="center"/>
          </w:tcPr>
          <w:p w14:paraId="5241E89A" w14:textId="77777777" w:rsidR="00D748A1" w:rsidRPr="001D3869" w:rsidRDefault="00D748A1" w:rsidP="00D748A1">
            <w:pPr>
              <w:autoSpaceDE/>
              <w:autoSpaceDN/>
              <w:adjustRightInd/>
              <w:spacing w:before="0" w:line="240" w:lineRule="auto"/>
              <w:ind w:left="0"/>
              <w:rPr>
                <w:sz w:val="16"/>
                <w:szCs w:val="16"/>
              </w:rPr>
            </w:pPr>
            <w:r w:rsidRPr="001D3869">
              <w:rPr>
                <w:sz w:val="16"/>
                <w:szCs w:val="16"/>
              </w:rPr>
              <w:t>Carboline</w:t>
            </w:r>
          </w:p>
        </w:tc>
        <w:tc>
          <w:tcPr>
            <w:tcW w:w="2571" w:type="dxa"/>
            <w:gridSpan w:val="4"/>
            <w:tcBorders>
              <w:top w:val="single" w:sz="12" w:space="0" w:color="auto"/>
            </w:tcBorders>
            <w:vAlign w:val="center"/>
          </w:tcPr>
          <w:p w14:paraId="458547FE" w14:textId="77777777" w:rsidR="00D748A1" w:rsidRPr="004D0477" w:rsidRDefault="00D748A1" w:rsidP="00D748A1">
            <w:pPr>
              <w:autoSpaceDE/>
              <w:autoSpaceDN/>
              <w:adjustRightInd/>
              <w:spacing w:before="0" w:line="240" w:lineRule="auto"/>
              <w:ind w:left="0"/>
              <w:rPr>
                <w:sz w:val="16"/>
                <w:szCs w:val="16"/>
              </w:rPr>
            </w:pPr>
            <w:r w:rsidRPr="004D0477">
              <w:rPr>
                <w:sz w:val="16"/>
                <w:szCs w:val="16"/>
              </w:rPr>
              <w:t>Carbothane134 Series</w:t>
            </w:r>
          </w:p>
        </w:tc>
        <w:tc>
          <w:tcPr>
            <w:tcW w:w="959" w:type="dxa"/>
            <w:tcBorders>
              <w:top w:val="single" w:sz="12" w:space="0" w:color="auto"/>
            </w:tcBorders>
            <w:vAlign w:val="center"/>
          </w:tcPr>
          <w:p w14:paraId="2527B244" w14:textId="50FA71BE" w:rsidR="00D748A1" w:rsidRPr="008B4820" w:rsidRDefault="00D748A1" w:rsidP="00D748A1">
            <w:pPr>
              <w:spacing w:before="0" w:line="240" w:lineRule="auto"/>
              <w:ind w:left="0"/>
              <w:jc w:val="center"/>
              <w:rPr>
                <w:sz w:val="16"/>
                <w:szCs w:val="16"/>
              </w:rPr>
            </w:pPr>
            <w:del w:id="1279" w:author="Kurmanov, Aidyn [STAMGazStroy LLP]" w:date="2025-12-09T16:36:00Z" w16du:dateUtc="2025-12-09T11:36:00Z">
              <w:r w:rsidRPr="008B4820">
                <w:rPr>
                  <w:sz w:val="16"/>
                  <w:szCs w:val="16"/>
                </w:rPr>
                <w:delText>190-</w:delText>
              </w:r>
            </w:del>
            <w:r w:rsidRPr="008B4820">
              <w:rPr>
                <w:sz w:val="16"/>
                <w:szCs w:val="16"/>
              </w:rPr>
              <w:t>288</w:t>
            </w:r>
          </w:p>
        </w:tc>
        <w:tc>
          <w:tcPr>
            <w:tcW w:w="1309" w:type="dxa"/>
            <w:gridSpan w:val="4"/>
            <w:tcBorders>
              <w:top w:val="single" w:sz="12" w:space="0" w:color="auto"/>
            </w:tcBorders>
            <w:vAlign w:val="center"/>
          </w:tcPr>
          <w:p w14:paraId="7EEEB01E" w14:textId="77777777" w:rsidR="00D748A1" w:rsidRPr="008B4820" w:rsidRDefault="00D748A1" w:rsidP="00D748A1">
            <w:pPr>
              <w:autoSpaceDE/>
              <w:autoSpaceDN/>
              <w:adjustRightInd/>
              <w:spacing w:before="0" w:line="240" w:lineRule="auto"/>
              <w:ind w:left="0"/>
              <w:rPr>
                <w:sz w:val="16"/>
                <w:szCs w:val="16"/>
              </w:rPr>
            </w:pPr>
            <w:r w:rsidRPr="008B4820">
              <w:rPr>
                <w:sz w:val="16"/>
                <w:szCs w:val="16"/>
              </w:rPr>
              <w:t>121°C (250°F)</w:t>
            </w:r>
          </w:p>
        </w:tc>
      </w:tr>
      <w:tr w:rsidR="00D748A1" w:rsidRPr="001D3869" w14:paraId="71854A40" w14:textId="77777777" w:rsidTr="00D02790">
        <w:trPr>
          <w:trHeight w:val="288"/>
          <w:jc w:val="center"/>
        </w:trPr>
        <w:tc>
          <w:tcPr>
            <w:tcW w:w="2098" w:type="dxa"/>
            <w:gridSpan w:val="3"/>
            <w:vAlign w:val="center"/>
          </w:tcPr>
          <w:p w14:paraId="3B058589" w14:textId="77777777" w:rsidR="00D748A1" w:rsidRPr="001D3869" w:rsidRDefault="00D748A1" w:rsidP="00D748A1">
            <w:pPr>
              <w:autoSpaceDE/>
              <w:autoSpaceDN/>
              <w:adjustRightInd/>
              <w:spacing w:before="0" w:line="240" w:lineRule="auto"/>
              <w:ind w:left="0"/>
              <w:rPr>
                <w:b/>
                <w:sz w:val="16"/>
                <w:szCs w:val="16"/>
              </w:rPr>
            </w:pPr>
            <w:r w:rsidRPr="001D3869">
              <w:rPr>
                <w:b/>
                <w:sz w:val="16"/>
                <w:szCs w:val="16"/>
              </w:rPr>
              <w:t>Polyurethane - Aliphatic</w:t>
            </w:r>
          </w:p>
        </w:tc>
        <w:tc>
          <w:tcPr>
            <w:tcW w:w="3012" w:type="dxa"/>
            <w:vAlign w:val="center"/>
          </w:tcPr>
          <w:p w14:paraId="5DE0BE39" w14:textId="77777777" w:rsidR="00D748A1" w:rsidRPr="001D3869" w:rsidRDefault="00D748A1" w:rsidP="00D748A1">
            <w:pPr>
              <w:autoSpaceDE/>
              <w:autoSpaceDN/>
              <w:adjustRightInd/>
              <w:spacing w:before="0" w:line="240" w:lineRule="auto"/>
              <w:ind w:left="0"/>
              <w:rPr>
                <w:sz w:val="16"/>
                <w:szCs w:val="16"/>
              </w:rPr>
            </w:pPr>
            <w:r w:rsidRPr="001D3869">
              <w:rPr>
                <w:sz w:val="16"/>
                <w:szCs w:val="16"/>
              </w:rPr>
              <w:t>Hempel Coatings (USA), Inc.</w:t>
            </w:r>
          </w:p>
        </w:tc>
        <w:tc>
          <w:tcPr>
            <w:tcW w:w="2571" w:type="dxa"/>
            <w:gridSpan w:val="4"/>
            <w:vAlign w:val="center"/>
          </w:tcPr>
          <w:p w14:paraId="11EE684D" w14:textId="3F1C47D6" w:rsidR="00D748A1" w:rsidRPr="004D0477" w:rsidRDefault="004431BE" w:rsidP="00D748A1">
            <w:pPr>
              <w:autoSpaceDE/>
              <w:autoSpaceDN/>
              <w:adjustRightInd/>
              <w:spacing w:before="0" w:line="240" w:lineRule="auto"/>
              <w:ind w:left="0"/>
              <w:rPr>
                <w:sz w:val="16"/>
                <w:szCs w:val="16"/>
              </w:rPr>
            </w:pPr>
            <w:proofErr w:type="spellStart"/>
            <w:r w:rsidRPr="004D0477">
              <w:rPr>
                <w:sz w:val="16"/>
                <w:szCs w:val="16"/>
              </w:rPr>
              <w:t>Hempathane</w:t>
            </w:r>
            <w:proofErr w:type="spellEnd"/>
            <w:r w:rsidRPr="004D0477">
              <w:rPr>
                <w:sz w:val="16"/>
                <w:szCs w:val="16"/>
              </w:rPr>
              <w:t xml:space="preserve"> Series</w:t>
            </w:r>
          </w:p>
        </w:tc>
        <w:tc>
          <w:tcPr>
            <w:tcW w:w="959" w:type="dxa"/>
            <w:vAlign w:val="center"/>
          </w:tcPr>
          <w:p w14:paraId="0224126A" w14:textId="440C888B" w:rsidR="00D748A1" w:rsidRPr="008B4820" w:rsidRDefault="00125F2F" w:rsidP="00D748A1">
            <w:pPr>
              <w:spacing w:before="0" w:line="240" w:lineRule="auto"/>
              <w:ind w:left="0"/>
              <w:jc w:val="center"/>
              <w:rPr>
                <w:sz w:val="16"/>
                <w:szCs w:val="16"/>
              </w:rPr>
            </w:pPr>
            <w:ins w:id="1280" w:author="Issayevskiy, Konstantin [STAMGazStroy LLP]" w:date="2025-12-17T13:23:00Z" w16du:dateUtc="2025-12-17T08:23:00Z">
              <w:r>
                <w:rPr>
                  <w:sz w:val="16"/>
                  <w:szCs w:val="16"/>
                </w:rPr>
                <w:t>442-445</w:t>
              </w:r>
            </w:ins>
            <w:del w:id="1281" w:author="Issayevskiy, Konstantin [STAMGazStroy LLP]" w:date="2025-12-17T13:23:00Z" w16du:dateUtc="2025-12-17T08:23:00Z">
              <w:r w:rsidR="00D748A1" w:rsidRPr="008B4820" w:rsidDel="00125F2F">
                <w:rPr>
                  <w:sz w:val="16"/>
                  <w:szCs w:val="16"/>
                </w:rPr>
                <w:delText>0</w:delText>
              </w:r>
            </w:del>
          </w:p>
        </w:tc>
        <w:tc>
          <w:tcPr>
            <w:tcW w:w="1309" w:type="dxa"/>
            <w:gridSpan w:val="4"/>
            <w:vAlign w:val="center"/>
          </w:tcPr>
          <w:p w14:paraId="3CE32814" w14:textId="77777777" w:rsidR="00D748A1" w:rsidRPr="008B4820" w:rsidRDefault="00D748A1" w:rsidP="00D748A1">
            <w:pPr>
              <w:autoSpaceDE/>
              <w:autoSpaceDN/>
              <w:adjustRightInd/>
              <w:spacing w:before="0" w:line="240" w:lineRule="auto"/>
              <w:ind w:left="0"/>
              <w:rPr>
                <w:sz w:val="16"/>
                <w:szCs w:val="16"/>
              </w:rPr>
            </w:pPr>
            <w:r w:rsidRPr="008B4820">
              <w:rPr>
                <w:sz w:val="16"/>
                <w:szCs w:val="16"/>
              </w:rPr>
              <w:t>140°C (284°F)</w:t>
            </w:r>
          </w:p>
        </w:tc>
      </w:tr>
      <w:tr w:rsidR="000027BF" w:rsidRPr="001D3869" w14:paraId="46AFC10D" w14:textId="77777777" w:rsidTr="00D02790">
        <w:trPr>
          <w:trHeight w:val="288"/>
          <w:jc w:val="center"/>
        </w:trPr>
        <w:tc>
          <w:tcPr>
            <w:tcW w:w="2098" w:type="dxa"/>
            <w:gridSpan w:val="3"/>
            <w:vMerge w:val="restart"/>
            <w:vAlign w:val="center"/>
          </w:tcPr>
          <w:p w14:paraId="217E78EE" w14:textId="77777777" w:rsidR="000027BF" w:rsidRPr="001D3869" w:rsidRDefault="000027BF" w:rsidP="00D748A1">
            <w:pPr>
              <w:autoSpaceDE/>
              <w:autoSpaceDN/>
              <w:adjustRightInd/>
              <w:spacing w:before="0" w:line="240" w:lineRule="auto"/>
              <w:ind w:left="0"/>
              <w:rPr>
                <w:b/>
                <w:sz w:val="16"/>
                <w:szCs w:val="16"/>
              </w:rPr>
            </w:pPr>
            <w:r w:rsidRPr="00AC6690">
              <w:rPr>
                <w:b/>
                <w:sz w:val="16"/>
                <w:szCs w:val="16"/>
              </w:rPr>
              <w:t>DFT as per Manufacturer’s Product Sheet</w:t>
            </w:r>
          </w:p>
        </w:tc>
        <w:tc>
          <w:tcPr>
            <w:tcW w:w="3012" w:type="dxa"/>
            <w:vAlign w:val="center"/>
          </w:tcPr>
          <w:p w14:paraId="0BF209B9" w14:textId="77777777" w:rsidR="000027BF" w:rsidRPr="001D3869" w:rsidRDefault="000027BF" w:rsidP="00D748A1">
            <w:pPr>
              <w:autoSpaceDE/>
              <w:autoSpaceDN/>
              <w:adjustRightInd/>
              <w:spacing w:before="0" w:line="240" w:lineRule="auto"/>
              <w:ind w:left="0"/>
              <w:rPr>
                <w:sz w:val="16"/>
                <w:szCs w:val="16"/>
              </w:rPr>
            </w:pPr>
            <w:r w:rsidRPr="001D3869">
              <w:rPr>
                <w:sz w:val="16"/>
                <w:szCs w:val="16"/>
              </w:rPr>
              <w:t>International</w:t>
            </w:r>
          </w:p>
        </w:tc>
        <w:tc>
          <w:tcPr>
            <w:tcW w:w="2571" w:type="dxa"/>
            <w:gridSpan w:val="4"/>
            <w:vAlign w:val="center"/>
          </w:tcPr>
          <w:p w14:paraId="5F6BA7B7" w14:textId="77777777" w:rsidR="000027BF" w:rsidRPr="004D0477" w:rsidRDefault="000027BF" w:rsidP="00D748A1">
            <w:pPr>
              <w:autoSpaceDE/>
              <w:autoSpaceDN/>
              <w:adjustRightInd/>
              <w:spacing w:before="0" w:line="240" w:lineRule="auto"/>
              <w:ind w:left="0"/>
              <w:rPr>
                <w:sz w:val="16"/>
                <w:szCs w:val="16"/>
              </w:rPr>
            </w:pPr>
            <w:proofErr w:type="spellStart"/>
            <w:r w:rsidRPr="004D0477">
              <w:rPr>
                <w:sz w:val="16"/>
                <w:szCs w:val="16"/>
              </w:rPr>
              <w:t>Interthane</w:t>
            </w:r>
            <w:proofErr w:type="spellEnd"/>
            <w:r w:rsidRPr="004D0477">
              <w:rPr>
                <w:sz w:val="16"/>
                <w:szCs w:val="16"/>
              </w:rPr>
              <w:t xml:space="preserve"> 990 Series</w:t>
            </w:r>
          </w:p>
        </w:tc>
        <w:tc>
          <w:tcPr>
            <w:tcW w:w="959" w:type="dxa"/>
            <w:vAlign w:val="center"/>
          </w:tcPr>
          <w:p w14:paraId="400E0972" w14:textId="01FA7C33" w:rsidR="000027BF" w:rsidRPr="008B4820" w:rsidRDefault="000027BF" w:rsidP="00D748A1">
            <w:pPr>
              <w:spacing w:before="0" w:line="240" w:lineRule="auto"/>
              <w:ind w:left="0"/>
              <w:jc w:val="center"/>
              <w:rPr>
                <w:sz w:val="16"/>
                <w:szCs w:val="16"/>
              </w:rPr>
            </w:pPr>
            <w:del w:id="1282" w:author="Kurmanov, Aidyn [STAMGazStroy LLP]" w:date="2025-12-09T16:36:00Z" w16du:dateUtc="2025-12-09T11:36:00Z">
              <w:r w:rsidRPr="008B4820">
                <w:rPr>
                  <w:sz w:val="16"/>
                  <w:szCs w:val="16"/>
                </w:rPr>
                <w:delText>241</w:delText>
              </w:r>
            </w:del>
            <w:ins w:id="1283" w:author="Kurmanov, Aidyn [STAMGazStroy LLP]" w:date="2025-12-09T16:36:00Z" w16du:dateUtc="2025-12-09T11:36:00Z">
              <w:r w:rsidR="00770B30">
                <w:rPr>
                  <w:sz w:val="16"/>
                  <w:szCs w:val="16"/>
                </w:rPr>
                <w:t>247</w:t>
              </w:r>
            </w:ins>
            <w:r w:rsidRPr="008B4820">
              <w:rPr>
                <w:sz w:val="16"/>
                <w:szCs w:val="16"/>
              </w:rPr>
              <w:t>-420</w:t>
            </w:r>
          </w:p>
        </w:tc>
        <w:tc>
          <w:tcPr>
            <w:tcW w:w="1309" w:type="dxa"/>
            <w:gridSpan w:val="4"/>
            <w:vAlign w:val="center"/>
          </w:tcPr>
          <w:p w14:paraId="758D3ED1" w14:textId="77777777" w:rsidR="000027BF" w:rsidRPr="008B4820" w:rsidRDefault="000027BF" w:rsidP="00D748A1">
            <w:pPr>
              <w:autoSpaceDE/>
              <w:autoSpaceDN/>
              <w:adjustRightInd/>
              <w:spacing w:before="0" w:line="240" w:lineRule="auto"/>
              <w:ind w:left="0"/>
              <w:rPr>
                <w:sz w:val="16"/>
                <w:szCs w:val="16"/>
              </w:rPr>
            </w:pPr>
            <w:r w:rsidRPr="008B4820">
              <w:rPr>
                <w:sz w:val="16"/>
                <w:szCs w:val="16"/>
              </w:rPr>
              <w:t>121°C (250°F)</w:t>
            </w:r>
          </w:p>
        </w:tc>
      </w:tr>
      <w:tr w:rsidR="000027BF" w:rsidRPr="001D3869" w14:paraId="3B2E06CD" w14:textId="77777777" w:rsidTr="00D02790">
        <w:trPr>
          <w:trHeight w:val="288"/>
          <w:jc w:val="center"/>
        </w:trPr>
        <w:tc>
          <w:tcPr>
            <w:tcW w:w="2098" w:type="dxa"/>
            <w:gridSpan w:val="3"/>
            <w:vMerge/>
            <w:vAlign w:val="center"/>
          </w:tcPr>
          <w:p w14:paraId="5F8DE391" w14:textId="77777777" w:rsidR="000027BF" w:rsidRPr="001D3869" w:rsidRDefault="000027BF" w:rsidP="00D748A1">
            <w:pPr>
              <w:autoSpaceDE/>
              <w:autoSpaceDN/>
              <w:adjustRightInd/>
              <w:spacing w:before="0" w:line="240" w:lineRule="auto"/>
              <w:ind w:left="0"/>
              <w:rPr>
                <w:b/>
                <w:sz w:val="16"/>
                <w:szCs w:val="16"/>
              </w:rPr>
            </w:pPr>
          </w:p>
        </w:tc>
        <w:tc>
          <w:tcPr>
            <w:tcW w:w="3012" w:type="dxa"/>
            <w:vAlign w:val="center"/>
          </w:tcPr>
          <w:p w14:paraId="61601554" w14:textId="77777777" w:rsidR="000027BF" w:rsidRPr="001D3869" w:rsidRDefault="000027BF" w:rsidP="00D748A1">
            <w:pPr>
              <w:autoSpaceDE/>
              <w:autoSpaceDN/>
              <w:adjustRightInd/>
              <w:spacing w:before="0" w:line="240" w:lineRule="auto"/>
              <w:ind w:left="0"/>
              <w:rPr>
                <w:sz w:val="16"/>
                <w:szCs w:val="16"/>
              </w:rPr>
            </w:pPr>
            <w:r w:rsidRPr="001D3869">
              <w:rPr>
                <w:sz w:val="16"/>
                <w:szCs w:val="16"/>
              </w:rPr>
              <w:t>Jotun Paints</w:t>
            </w:r>
          </w:p>
        </w:tc>
        <w:tc>
          <w:tcPr>
            <w:tcW w:w="2571" w:type="dxa"/>
            <w:gridSpan w:val="4"/>
            <w:vAlign w:val="center"/>
          </w:tcPr>
          <w:p w14:paraId="3EE21102" w14:textId="77777777" w:rsidR="000027BF" w:rsidRPr="004D0477" w:rsidRDefault="000027BF" w:rsidP="00EC02DE">
            <w:pPr>
              <w:autoSpaceDE/>
              <w:autoSpaceDN/>
              <w:adjustRightInd/>
              <w:spacing w:before="0" w:line="240" w:lineRule="auto"/>
              <w:ind w:left="0"/>
              <w:rPr>
                <w:sz w:val="16"/>
                <w:szCs w:val="16"/>
              </w:rPr>
            </w:pPr>
            <w:r w:rsidRPr="004D0477">
              <w:rPr>
                <w:sz w:val="16"/>
                <w:szCs w:val="16"/>
              </w:rPr>
              <w:t>Hardtop AX</w:t>
            </w:r>
          </w:p>
          <w:p w14:paraId="3E1F27AF" w14:textId="77777777" w:rsidR="000027BF" w:rsidRPr="004D0477" w:rsidRDefault="000027BF" w:rsidP="00D748A1">
            <w:pPr>
              <w:autoSpaceDE/>
              <w:autoSpaceDN/>
              <w:adjustRightInd/>
              <w:spacing w:before="0" w:line="240" w:lineRule="auto"/>
              <w:ind w:left="0"/>
              <w:rPr>
                <w:sz w:val="16"/>
                <w:szCs w:val="16"/>
              </w:rPr>
            </w:pPr>
            <w:r w:rsidRPr="004D0477">
              <w:rPr>
                <w:sz w:val="16"/>
                <w:szCs w:val="16"/>
              </w:rPr>
              <w:t>Hardtop XP</w:t>
            </w:r>
          </w:p>
        </w:tc>
        <w:tc>
          <w:tcPr>
            <w:tcW w:w="959" w:type="dxa"/>
            <w:vAlign w:val="center"/>
          </w:tcPr>
          <w:p w14:paraId="4C423B31" w14:textId="3CA1C541" w:rsidR="000027BF" w:rsidRPr="008B4820" w:rsidRDefault="000027BF" w:rsidP="00D748A1">
            <w:pPr>
              <w:spacing w:before="0" w:line="240" w:lineRule="auto"/>
              <w:ind w:left="0"/>
              <w:jc w:val="center"/>
              <w:rPr>
                <w:sz w:val="16"/>
                <w:szCs w:val="16"/>
              </w:rPr>
            </w:pPr>
            <w:r w:rsidRPr="008B4820">
              <w:rPr>
                <w:sz w:val="16"/>
                <w:szCs w:val="16"/>
              </w:rPr>
              <w:t>325-336</w:t>
            </w:r>
          </w:p>
        </w:tc>
        <w:tc>
          <w:tcPr>
            <w:tcW w:w="1309" w:type="dxa"/>
            <w:gridSpan w:val="4"/>
            <w:vAlign w:val="center"/>
          </w:tcPr>
          <w:p w14:paraId="23E59FBE" w14:textId="77777777" w:rsidR="000027BF" w:rsidRPr="008B4820" w:rsidRDefault="000027BF" w:rsidP="00D748A1">
            <w:pPr>
              <w:autoSpaceDE/>
              <w:autoSpaceDN/>
              <w:adjustRightInd/>
              <w:spacing w:before="0" w:line="240" w:lineRule="auto"/>
              <w:ind w:left="0"/>
              <w:rPr>
                <w:sz w:val="16"/>
                <w:szCs w:val="16"/>
              </w:rPr>
            </w:pPr>
            <w:r w:rsidRPr="008B4820">
              <w:rPr>
                <w:sz w:val="16"/>
                <w:szCs w:val="16"/>
              </w:rPr>
              <w:t>121°C (250°F)</w:t>
            </w:r>
          </w:p>
        </w:tc>
      </w:tr>
      <w:tr w:rsidR="00D748A1" w:rsidRPr="001D3869" w14:paraId="192129F8" w14:textId="77777777" w:rsidTr="00D02790">
        <w:trPr>
          <w:trHeight w:val="288"/>
          <w:jc w:val="center"/>
        </w:trPr>
        <w:tc>
          <w:tcPr>
            <w:tcW w:w="2098" w:type="dxa"/>
            <w:gridSpan w:val="3"/>
            <w:vAlign w:val="center"/>
          </w:tcPr>
          <w:p w14:paraId="51A865FD" w14:textId="77777777" w:rsidR="00D748A1" w:rsidRPr="001D3869" w:rsidRDefault="00D748A1" w:rsidP="00D748A1">
            <w:pPr>
              <w:jc w:val="center"/>
              <w:rPr>
                <w:b/>
                <w:sz w:val="16"/>
                <w:szCs w:val="16"/>
              </w:rPr>
            </w:pPr>
          </w:p>
        </w:tc>
        <w:tc>
          <w:tcPr>
            <w:tcW w:w="3012" w:type="dxa"/>
            <w:vAlign w:val="center"/>
          </w:tcPr>
          <w:p w14:paraId="445D8F0D" w14:textId="77777777" w:rsidR="00D748A1" w:rsidRPr="001D3869" w:rsidRDefault="00D748A1" w:rsidP="00D748A1">
            <w:pPr>
              <w:autoSpaceDE/>
              <w:autoSpaceDN/>
              <w:adjustRightInd/>
              <w:spacing w:before="0" w:line="240" w:lineRule="auto"/>
              <w:ind w:left="0"/>
              <w:rPr>
                <w:sz w:val="16"/>
                <w:szCs w:val="16"/>
              </w:rPr>
            </w:pPr>
            <w:r>
              <w:rPr>
                <w:sz w:val="16"/>
                <w:szCs w:val="16"/>
              </w:rPr>
              <w:t>PPG</w:t>
            </w:r>
          </w:p>
        </w:tc>
        <w:tc>
          <w:tcPr>
            <w:tcW w:w="2571" w:type="dxa"/>
            <w:gridSpan w:val="4"/>
            <w:vAlign w:val="center"/>
          </w:tcPr>
          <w:p w14:paraId="5BF2A89B" w14:textId="7E6E313E" w:rsidR="00197976" w:rsidRPr="004D0477" w:rsidRDefault="00D748A1" w:rsidP="00D748A1">
            <w:pPr>
              <w:autoSpaceDE/>
              <w:autoSpaceDN/>
              <w:adjustRightInd/>
              <w:spacing w:before="0" w:line="240" w:lineRule="auto"/>
              <w:ind w:left="0"/>
              <w:rPr>
                <w:sz w:val="16"/>
                <w:szCs w:val="16"/>
              </w:rPr>
            </w:pPr>
            <w:proofErr w:type="spellStart"/>
            <w:r w:rsidRPr="004D0477">
              <w:rPr>
                <w:sz w:val="16"/>
                <w:szCs w:val="16"/>
              </w:rPr>
              <w:t>Amercoat</w:t>
            </w:r>
            <w:proofErr w:type="spellEnd"/>
            <w:r w:rsidRPr="004D0477">
              <w:rPr>
                <w:sz w:val="16"/>
                <w:szCs w:val="16"/>
              </w:rPr>
              <w:t xml:space="preserve"> 450 Series </w:t>
            </w:r>
          </w:p>
          <w:p w14:paraId="5445AE07" w14:textId="594F8D75" w:rsidR="00D748A1" w:rsidRPr="004D0477" w:rsidRDefault="00D748A1" w:rsidP="00D748A1">
            <w:pPr>
              <w:autoSpaceDE/>
              <w:autoSpaceDN/>
              <w:adjustRightInd/>
              <w:spacing w:before="0" w:line="240" w:lineRule="auto"/>
              <w:ind w:left="0"/>
              <w:rPr>
                <w:sz w:val="16"/>
                <w:szCs w:val="16"/>
              </w:rPr>
            </w:pPr>
            <w:proofErr w:type="spellStart"/>
            <w:r w:rsidRPr="004D0477">
              <w:rPr>
                <w:sz w:val="16"/>
                <w:szCs w:val="16"/>
              </w:rPr>
              <w:t>SigmaDur</w:t>
            </w:r>
            <w:proofErr w:type="spellEnd"/>
            <w:r w:rsidRPr="004D0477">
              <w:rPr>
                <w:sz w:val="16"/>
                <w:szCs w:val="16"/>
              </w:rPr>
              <w:t xml:space="preserve"> 550 Series</w:t>
            </w:r>
          </w:p>
        </w:tc>
        <w:tc>
          <w:tcPr>
            <w:tcW w:w="959" w:type="dxa"/>
            <w:vAlign w:val="center"/>
          </w:tcPr>
          <w:p w14:paraId="10322740" w14:textId="3C75CFD9" w:rsidR="00D748A1" w:rsidRPr="008B4820" w:rsidRDefault="00D748A1" w:rsidP="00D748A1">
            <w:pPr>
              <w:spacing w:before="0" w:line="240" w:lineRule="auto"/>
              <w:ind w:left="0"/>
              <w:jc w:val="center"/>
              <w:rPr>
                <w:sz w:val="16"/>
                <w:szCs w:val="16"/>
              </w:rPr>
            </w:pPr>
            <w:r w:rsidRPr="008B4820">
              <w:rPr>
                <w:sz w:val="16"/>
                <w:szCs w:val="16"/>
              </w:rPr>
              <w:t>312-430</w:t>
            </w:r>
          </w:p>
        </w:tc>
        <w:tc>
          <w:tcPr>
            <w:tcW w:w="1309" w:type="dxa"/>
            <w:gridSpan w:val="4"/>
            <w:vAlign w:val="center"/>
          </w:tcPr>
          <w:p w14:paraId="6F187A85" w14:textId="77777777" w:rsidR="00D748A1" w:rsidRPr="008B4820" w:rsidRDefault="00D748A1" w:rsidP="00D748A1">
            <w:pPr>
              <w:autoSpaceDE/>
              <w:autoSpaceDN/>
              <w:adjustRightInd/>
              <w:spacing w:before="0" w:line="240" w:lineRule="auto"/>
              <w:ind w:left="0"/>
              <w:rPr>
                <w:sz w:val="16"/>
                <w:szCs w:val="16"/>
              </w:rPr>
            </w:pPr>
            <w:r w:rsidRPr="008B4820">
              <w:rPr>
                <w:sz w:val="16"/>
                <w:szCs w:val="16"/>
              </w:rPr>
              <w:t>121°C (250°F)</w:t>
            </w:r>
          </w:p>
        </w:tc>
      </w:tr>
      <w:tr w:rsidR="006408FF" w:rsidRPr="001D3869" w14:paraId="4D728A6C" w14:textId="77777777" w:rsidTr="00D02790">
        <w:trPr>
          <w:trHeight w:val="288"/>
          <w:jc w:val="center"/>
        </w:trPr>
        <w:tc>
          <w:tcPr>
            <w:tcW w:w="2098" w:type="dxa"/>
            <w:gridSpan w:val="3"/>
            <w:vAlign w:val="center"/>
          </w:tcPr>
          <w:p w14:paraId="275BEFEA" w14:textId="77777777" w:rsidR="006408FF" w:rsidRPr="001D3869" w:rsidRDefault="006408FF" w:rsidP="00D748A1">
            <w:pPr>
              <w:jc w:val="center"/>
              <w:rPr>
                <w:b/>
                <w:sz w:val="16"/>
                <w:szCs w:val="16"/>
              </w:rPr>
            </w:pPr>
          </w:p>
        </w:tc>
        <w:tc>
          <w:tcPr>
            <w:tcW w:w="3012" w:type="dxa"/>
            <w:vAlign w:val="center"/>
          </w:tcPr>
          <w:p w14:paraId="0D0FA739" w14:textId="1DF5B9E2" w:rsidR="006408FF" w:rsidRDefault="006408FF" w:rsidP="00D748A1">
            <w:pPr>
              <w:autoSpaceDE/>
              <w:autoSpaceDN/>
              <w:adjustRightInd/>
              <w:spacing w:before="0" w:line="240" w:lineRule="auto"/>
              <w:ind w:left="0"/>
              <w:rPr>
                <w:sz w:val="16"/>
                <w:szCs w:val="16"/>
              </w:rPr>
            </w:pPr>
            <w:proofErr w:type="spellStart"/>
            <w:r w:rsidRPr="00A970A6">
              <w:rPr>
                <w:sz w:val="16"/>
                <w:szCs w:val="16"/>
              </w:rPr>
              <w:t>Hummervoll</w:t>
            </w:r>
            <w:proofErr w:type="spellEnd"/>
          </w:p>
        </w:tc>
        <w:tc>
          <w:tcPr>
            <w:tcW w:w="2571" w:type="dxa"/>
            <w:gridSpan w:val="4"/>
            <w:vAlign w:val="center"/>
          </w:tcPr>
          <w:p w14:paraId="2C8EE690" w14:textId="727E23E1" w:rsidR="006408FF" w:rsidRPr="004D0477" w:rsidRDefault="00D02790" w:rsidP="00D748A1">
            <w:pPr>
              <w:autoSpaceDE/>
              <w:autoSpaceDN/>
              <w:adjustRightInd/>
              <w:spacing w:before="0" w:line="240" w:lineRule="auto"/>
              <w:ind w:left="0"/>
              <w:rPr>
                <w:sz w:val="16"/>
                <w:szCs w:val="16"/>
              </w:rPr>
            </w:pPr>
            <w:r w:rsidRPr="004D0477">
              <w:rPr>
                <w:sz w:val="16"/>
                <w:szCs w:val="16"/>
              </w:rPr>
              <w:t xml:space="preserve">Hi EP Deck </w:t>
            </w:r>
            <w:proofErr w:type="gramStart"/>
            <w:r w:rsidRPr="004D0477">
              <w:rPr>
                <w:sz w:val="16"/>
                <w:szCs w:val="16"/>
              </w:rPr>
              <w:t>Top Coat</w:t>
            </w:r>
            <w:proofErr w:type="gramEnd"/>
          </w:p>
        </w:tc>
        <w:tc>
          <w:tcPr>
            <w:tcW w:w="959" w:type="dxa"/>
            <w:vAlign w:val="center"/>
          </w:tcPr>
          <w:p w14:paraId="012FE647" w14:textId="40C5515E" w:rsidR="006408FF" w:rsidRPr="008B4820" w:rsidRDefault="00F41498" w:rsidP="00D748A1">
            <w:pPr>
              <w:spacing w:before="0" w:line="240" w:lineRule="auto"/>
              <w:ind w:left="0"/>
              <w:jc w:val="center"/>
              <w:rPr>
                <w:sz w:val="16"/>
                <w:szCs w:val="16"/>
              </w:rPr>
            </w:pPr>
            <w:r>
              <w:rPr>
                <w:sz w:val="16"/>
                <w:szCs w:val="16"/>
              </w:rPr>
              <w:t>0</w:t>
            </w:r>
          </w:p>
        </w:tc>
        <w:tc>
          <w:tcPr>
            <w:tcW w:w="1309" w:type="dxa"/>
            <w:gridSpan w:val="4"/>
            <w:vAlign w:val="center"/>
          </w:tcPr>
          <w:p w14:paraId="25A1DB9B" w14:textId="208B2841" w:rsidR="006408FF" w:rsidRPr="00D02790" w:rsidRDefault="00D02790" w:rsidP="00D748A1">
            <w:pPr>
              <w:autoSpaceDE/>
              <w:autoSpaceDN/>
              <w:adjustRightInd/>
              <w:spacing w:before="0" w:line="240" w:lineRule="auto"/>
              <w:ind w:left="0"/>
              <w:rPr>
                <w:sz w:val="16"/>
                <w:szCs w:val="16"/>
              </w:rPr>
            </w:pPr>
            <w:r w:rsidRPr="00D02790">
              <w:rPr>
                <w:sz w:val="16"/>
                <w:szCs w:val="16"/>
              </w:rPr>
              <w:t>121</w:t>
            </w:r>
            <w:del w:id="1284" w:author="Issayevskiy, Konstantin [STAMGazStroy LLP]" w:date="2025-12-09T17:43:00Z" w16du:dateUtc="2025-12-09T12:43:00Z">
              <w:r w:rsidRPr="00D02790" w:rsidDel="005D3D14">
                <w:rPr>
                  <w:sz w:val="16"/>
                  <w:szCs w:val="16"/>
                </w:rPr>
                <w:delText>.1</w:delText>
              </w:r>
            </w:del>
            <w:r w:rsidRPr="00D02790">
              <w:rPr>
                <w:sz w:val="16"/>
                <w:szCs w:val="16"/>
              </w:rPr>
              <w:t>°C (250°F)</w:t>
            </w:r>
          </w:p>
        </w:tc>
      </w:tr>
      <w:tr w:rsidR="00D748A1" w:rsidRPr="001D3869" w14:paraId="7EFDFC8D" w14:textId="77777777" w:rsidTr="00D02790">
        <w:trPr>
          <w:trHeight w:val="288"/>
          <w:jc w:val="center"/>
        </w:trPr>
        <w:tc>
          <w:tcPr>
            <w:tcW w:w="2098" w:type="dxa"/>
            <w:gridSpan w:val="3"/>
            <w:vAlign w:val="center"/>
          </w:tcPr>
          <w:p w14:paraId="2853C711" w14:textId="77777777" w:rsidR="00D748A1" w:rsidRPr="001D3869" w:rsidRDefault="00D748A1" w:rsidP="00D748A1">
            <w:pPr>
              <w:jc w:val="center"/>
              <w:rPr>
                <w:b/>
                <w:sz w:val="16"/>
                <w:szCs w:val="16"/>
              </w:rPr>
            </w:pPr>
          </w:p>
        </w:tc>
        <w:tc>
          <w:tcPr>
            <w:tcW w:w="3012" w:type="dxa"/>
            <w:vAlign w:val="center"/>
          </w:tcPr>
          <w:p w14:paraId="3108A4F4" w14:textId="77777777" w:rsidR="00D748A1" w:rsidRPr="001D3869" w:rsidRDefault="00D748A1" w:rsidP="00D748A1">
            <w:pPr>
              <w:autoSpaceDE/>
              <w:autoSpaceDN/>
              <w:adjustRightInd/>
              <w:spacing w:before="0" w:line="240" w:lineRule="auto"/>
              <w:ind w:left="0"/>
              <w:rPr>
                <w:sz w:val="16"/>
                <w:szCs w:val="16"/>
              </w:rPr>
            </w:pPr>
            <w:r w:rsidRPr="001D3869">
              <w:rPr>
                <w:sz w:val="16"/>
                <w:szCs w:val="16"/>
              </w:rPr>
              <w:t>Sherwin Williams</w:t>
            </w:r>
          </w:p>
        </w:tc>
        <w:tc>
          <w:tcPr>
            <w:tcW w:w="2571" w:type="dxa"/>
            <w:gridSpan w:val="4"/>
            <w:vAlign w:val="center"/>
          </w:tcPr>
          <w:p w14:paraId="33ACECF3" w14:textId="77777777" w:rsidR="00D748A1" w:rsidRPr="004D0477" w:rsidRDefault="00D748A1" w:rsidP="00D748A1">
            <w:pPr>
              <w:autoSpaceDE/>
              <w:autoSpaceDN/>
              <w:adjustRightInd/>
              <w:spacing w:before="0" w:line="240" w:lineRule="auto"/>
              <w:ind w:left="0"/>
              <w:rPr>
                <w:sz w:val="16"/>
                <w:szCs w:val="16"/>
              </w:rPr>
            </w:pPr>
            <w:r w:rsidRPr="004D0477">
              <w:rPr>
                <w:sz w:val="16"/>
                <w:szCs w:val="16"/>
              </w:rPr>
              <w:t>Hi-Solids Polyurethane Series</w:t>
            </w:r>
          </w:p>
        </w:tc>
        <w:tc>
          <w:tcPr>
            <w:tcW w:w="959" w:type="dxa"/>
            <w:vAlign w:val="center"/>
          </w:tcPr>
          <w:p w14:paraId="0C0AE49F" w14:textId="77777777" w:rsidR="00D748A1" w:rsidRPr="001D3869" w:rsidRDefault="00D748A1" w:rsidP="00D748A1">
            <w:pPr>
              <w:spacing w:before="0" w:line="240" w:lineRule="auto"/>
              <w:ind w:left="0"/>
              <w:jc w:val="center"/>
              <w:rPr>
                <w:sz w:val="16"/>
                <w:szCs w:val="16"/>
              </w:rPr>
            </w:pPr>
            <w:r>
              <w:rPr>
                <w:sz w:val="16"/>
                <w:szCs w:val="16"/>
              </w:rPr>
              <w:t>100-340</w:t>
            </w:r>
          </w:p>
        </w:tc>
        <w:tc>
          <w:tcPr>
            <w:tcW w:w="1309" w:type="dxa"/>
            <w:gridSpan w:val="4"/>
            <w:vAlign w:val="center"/>
          </w:tcPr>
          <w:p w14:paraId="18F16009" w14:textId="77777777" w:rsidR="00D748A1" w:rsidRPr="001D3869" w:rsidRDefault="00D748A1" w:rsidP="00D748A1">
            <w:pPr>
              <w:autoSpaceDE/>
              <w:autoSpaceDN/>
              <w:adjustRightInd/>
              <w:spacing w:before="0" w:line="240" w:lineRule="auto"/>
              <w:ind w:left="0"/>
              <w:rPr>
                <w:sz w:val="16"/>
                <w:szCs w:val="16"/>
              </w:rPr>
            </w:pPr>
            <w:r>
              <w:rPr>
                <w:sz w:val="16"/>
                <w:szCs w:val="16"/>
              </w:rPr>
              <w:t>121</w:t>
            </w:r>
            <w:r w:rsidRPr="001D3869">
              <w:rPr>
                <w:sz w:val="16"/>
                <w:szCs w:val="16"/>
              </w:rPr>
              <w:t>°</w:t>
            </w:r>
            <w:r>
              <w:rPr>
                <w:sz w:val="16"/>
                <w:szCs w:val="16"/>
              </w:rPr>
              <w:t>C (250</w:t>
            </w:r>
            <w:r w:rsidRPr="001D3869">
              <w:rPr>
                <w:sz w:val="16"/>
                <w:szCs w:val="16"/>
              </w:rPr>
              <w:t>°F</w:t>
            </w:r>
            <w:r>
              <w:rPr>
                <w:sz w:val="16"/>
                <w:szCs w:val="16"/>
              </w:rPr>
              <w:t>)</w:t>
            </w:r>
          </w:p>
        </w:tc>
      </w:tr>
      <w:tr w:rsidR="00D748A1" w:rsidRPr="001D3869" w14:paraId="7F6E0E0E" w14:textId="77777777" w:rsidTr="00A25F9E">
        <w:trPr>
          <w:trHeight w:val="288"/>
          <w:jc w:val="center"/>
        </w:trPr>
        <w:tc>
          <w:tcPr>
            <w:tcW w:w="2098" w:type="dxa"/>
            <w:gridSpan w:val="3"/>
            <w:tcBorders>
              <w:bottom w:val="single" w:sz="12" w:space="0" w:color="auto"/>
            </w:tcBorders>
            <w:vAlign w:val="center"/>
          </w:tcPr>
          <w:p w14:paraId="70CEB1C5" w14:textId="77777777" w:rsidR="00D748A1" w:rsidRPr="001D3869" w:rsidRDefault="00D748A1" w:rsidP="00D748A1">
            <w:pPr>
              <w:jc w:val="center"/>
              <w:rPr>
                <w:i/>
                <w:sz w:val="14"/>
                <w:szCs w:val="14"/>
              </w:rPr>
            </w:pPr>
          </w:p>
        </w:tc>
        <w:tc>
          <w:tcPr>
            <w:tcW w:w="7851" w:type="dxa"/>
            <w:gridSpan w:val="10"/>
            <w:tcBorders>
              <w:bottom w:val="single" w:sz="12" w:space="0" w:color="auto"/>
            </w:tcBorders>
            <w:vAlign w:val="center"/>
          </w:tcPr>
          <w:p w14:paraId="4486B8D8" w14:textId="77777777" w:rsidR="00D748A1" w:rsidRPr="001D3869" w:rsidRDefault="00D748A1" w:rsidP="00D748A1">
            <w:pPr>
              <w:autoSpaceDE/>
              <w:autoSpaceDN/>
              <w:adjustRightInd/>
              <w:spacing w:before="0" w:line="240" w:lineRule="auto"/>
              <w:ind w:left="0"/>
              <w:rPr>
                <w:i/>
                <w:sz w:val="14"/>
                <w:szCs w:val="14"/>
              </w:rPr>
            </w:pPr>
            <w:r w:rsidRPr="001D3869">
              <w:rPr>
                <w:i/>
                <w:sz w:val="14"/>
                <w:szCs w:val="14"/>
              </w:rPr>
              <w:t xml:space="preserve">Respirators are strongly recommended when applying polyurethane. An aliphatic polyurethane coating may be applied over </w:t>
            </w:r>
            <w:proofErr w:type="gramStart"/>
            <w:r w:rsidRPr="001D3869">
              <w:rPr>
                <w:i/>
                <w:sz w:val="14"/>
                <w:szCs w:val="14"/>
              </w:rPr>
              <w:t>the epoxy</w:t>
            </w:r>
            <w:proofErr w:type="gramEnd"/>
            <w:r w:rsidRPr="001D3869">
              <w:rPr>
                <w:i/>
                <w:sz w:val="14"/>
                <w:szCs w:val="14"/>
              </w:rPr>
              <w:t xml:space="preserve"> non-skid for markings or prevention of chalking.</w:t>
            </w:r>
          </w:p>
        </w:tc>
      </w:tr>
      <w:tr w:rsidR="00D748A1" w:rsidRPr="000F4EA8" w14:paraId="67FC1F1B" w14:textId="77777777" w:rsidTr="00A25F9E">
        <w:trPr>
          <w:gridAfter w:val="1"/>
          <w:wAfter w:w="84" w:type="dxa"/>
          <w:trHeight w:val="288"/>
          <w:jc w:val="center"/>
        </w:trPr>
        <w:tc>
          <w:tcPr>
            <w:tcW w:w="1166" w:type="dxa"/>
            <w:vAlign w:val="center"/>
          </w:tcPr>
          <w:p w14:paraId="3C1E3C40" w14:textId="77777777" w:rsidR="00D748A1" w:rsidRPr="000F4EA8" w:rsidRDefault="00D748A1" w:rsidP="00D748A1">
            <w:pPr>
              <w:autoSpaceDE/>
              <w:autoSpaceDN/>
              <w:adjustRightInd/>
              <w:spacing w:before="0" w:line="240" w:lineRule="auto"/>
              <w:ind w:left="-72"/>
              <w:rPr>
                <w:b/>
                <w:sz w:val="16"/>
                <w:szCs w:val="16"/>
              </w:rPr>
            </w:pPr>
            <w:r w:rsidRPr="000F4EA8">
              <w:rPr>
                <w:b/>
                <w:sz w:val="16"/>
                <w:szCs w:val="16"/>
              </w:rPr>
              <w:t>Last Update:</w:t>
            </w:r>
          </w:p>
        </w:tc>
        <w:tc>
          <w:tcPr>
            <w:tcW w:w="3944" w:type="dxa"/>
            <w:gridSpan w:val="3"/>
            <w:vAlign w:val="center"/>
          </w:tcPr>
          <w:p w14:paraId="6EFA452E" w14:textId="07C7B743" w:rsidR="00D748A1" w:rsidRPr="000F4EA8" w:rsidRDefault="004D0477" w:rsidP="00D748A1">
            <w:pPr>
              <w:autoSpaceDE/>
              <w:autoSpaceDN/>
              <w:adjustRightInd/>
              <w:spacing w:before="0" w:line="240" w:lineRule="auto"/>
              <w:ind w:left="-72"/>
              <w:rPr>
                <w:b/>
                <w:sz w:val="16"/>
                <w:szCs w:val="16"/>
              </w:rPr>
            </w:pPr>
            <w:r>
              <w:rPr>
                <w:position w:val="-1"/>
                <w:sz w:val="16"/>
                <w:szCs w:val="16"/>
              </w:rPr>
              <w:t>November</w:t>
            </w:r>
            <w:r w:rsidR="00D748A1" w:rsidRPr="007A0F5E">
              <w:rPr>
                <w:position w:val="-1"/>
                <w:sz w:val="16"/>
                <w:szCs w:val="16"/>
              </w:rPr>
              <w:t xml:space="preserve"> </w:t>
            </w:r>
            <w:r w:rsidR="00746AFA" w:rsidRPr="007A0F5E">
              <w:rPr>
                <w:position w:val="-1"/>
                <w:sz w:val="16"/>
                <w:szCs w:val="16"/>
              </w:rPr>
              <w:t>20</w:t>
            </w:r>
            <w:r w:rsidR="00746AFA">
              <w:rPr>
                <w:position w:val="-1"/>
                <w:sz w:val="16"/>
                <w:szCs w:val="16"/>
              </w:rPr>
              <w:t>25</w:t>
            </w:r>
          </w:p>
        </w:tc>
        <w:tc>
          <w:tcPr>
            <w:tcW w:w="2571" w:type="dxa"/>
            <w:gridSpan w:val="4"/>
            <w:vAlign w:val="center"/>
          </w:tcPr>
          <w:p w14:paraId="123CDF10" w14:textId="77777777" w:rsidR="00D748A1" w:rsidRPr="000F4EA8" w:rsidRDefault="00D748A1" w:rsidP="00D748A1">
            <w:pPr>
              <w:rPr>
                <w:b/>
                <w:sz w:val="16"/>
                <w:szCs w:val="16"/>
              </w:rPr>
            </w:pPr>
          </w:p>
        </w:tc>
        <w:tc>
          <w:tcPr>
            <w:tcW w:w="1469" w:type="dxa"/>
            <w:gridSpan w:val="3"/>
            <w:vAlign w:val="center"/>
          </w:tcPr>
          <w:p w14:paraId="44462B46" w14:textId="77777777" w:rsidR="00D748A1" w:rsidRPr="000F4EA8" w:rsidRDefault="00D748A1" w:rsidP="00D748A1">
            <w:pPr>
              <w:jc w:val="center"/>
              <w:rPr>
                <w:b/>
                <w:sz w:val="16"/>
                <w:szCs w:val="16"/>
              </w:rPr>
            </w:pPr>
          </w:p>
        </w:tc>
        <w:tc>
          <w:tcPr>
            <w:tcW w:w="715" w:type="dxa"/>
            <w:vAlign w:val="center"/>
          </w:tcPr>
          <w:p w14:paraId="52F6FAB0" w14:textId="77777777" w:rsidR="00D748A1" w:rsidRPr="000F4EA8" w:rsidRDefault="00D748A1" w:rsidP="00D748A1">
            <w:pPr>
              <w:jc w:val="center"/>
              <w:rPr>
                <w:b/>
                <w:sz w:val="16"/>
                <w:szCs w:val="16"/>
              </w:rPr>
            </w:pPr>
          </w:p>
        </w:tc>
      </w:tr>
    </w:tbl>
    <w:p w14:paraId="4E424199" w14:textId="77777777" w:rsidR="003E601E" w:rsidRDefault="003E601E" w:rsidP="003E601E">
      <w:pPr>
        <w:tabs>
          <w:tab w:val="left" w:pos="3225"/>
        </w:tabs>
        <w:rPr>
          <w:sz w:val="20"/>
          <w:szCs w:val="20"/>
        </w:rPr>
      </w:pPr>
    </w:p>
    <w:p w14:paraId="5EDB6EE9" w14:textId="0BF8E428" w:rsidR="00FC6F8E" w:rsidRDefault="00FC6F8E">
      <w:pPr>
        <w:autoSpaceDE/>
        <w:autoSpaceDN/>
        <w:adjustRightInd/>
        <w:spacing w:before="0" w:line="240" w:lineRule="auto"/>
        <w:ind w:left="0"/>
        <w:rPr>
          <w:sz w:val="20"/>
          <w:szCs w:val="20"/>
        </w:rPr>
      </w:pPr>
      <w:r>
        <w:rPr>
          <w:sz w:val="20"/>
          <w:szCs w:val="20"/>
        </w:rPr>
        <w:br w:type="page"/>
      </w:r>
    </w:p>
    <w:tbl>
      <w:tblPr>
        <w:tblW w:w="10108" w:type="dxa"/>
        <w:jc w:val="center"/>
        <w:tblLayout w:type="fixed"/>
        <w:tblLook w:val="01E0" w:firstRow="1" w:lastRow="1" w:firstColumn="1" w:lastColumn="1" w:noHBand="0" w:noVBand="0"/>
      </w:tblPr>
      <w:tblGrid>
        <w:gridCol w:w="43"/>
        <w:gridCol w:w="1397"/>
        <w:gridCol w:w="420"/>
        <w:gridCol w:w="2407"/>
        <w:gridCol w:w="968"/>
        <w:gridCol w:w="1260"/>
        <w:gridCol w:w="202"/>
        <w:gridCol w:w="135"/>
        <w:gridCol w:w="23"/>
        <w:gridCol w:w="720"/>
        <w:gridCol w:w="202"/>
        <w:gridCol w:w="90"/>
        <w:gridCol w:w="45"/>
        <w:gridCol w:w="179"/>
        <w:gridCol w:w="1523"/>
        <w:gridCol w:w="45"/>
        <w:gridCol w:w="371"/>
        <w:gridCol w:w="78"/>
      </w:tblGrid>
      <w:tr w:rsidR="003E601E" w:rsidRPr="008A671D" w14:paraId="7FDEE0F1" w14:textId="77777777" w:rsidTr="00A25F9E">
        <w:trPr>
          <w:gridAfter w:val="1"/>
          <w:wAfter w:w="78" w:type="dxa"/>
          <w:trHeight w:val="360"/>
          <w:jc w:val="center"/>
        </w:trPr>
        <w:tc>
          <w:tcPr>
            <w:tcW w:w="10030" w:type="dxa"/>
            <w:gridSpan w:val="17"/>
            <w:tcBorders>
              <w:top w:val="single" w:sz="6" w:space="0" w:color="auto"/>
              <w:bottom w:val="single" w:sz="12" w:space="0" w:color="auto"/>
            </w:tcBorders>
            <w:shd w:val="clear" w:color="auto" w:fill="FFFFFF"/>
            <w:vAlign w:val="center"/>
          </w:tcPr>
          <w:p w14:paraId="3E954758" w14:textId="77777777" w:rsidR="003E601E" w:rsidRPr="002F585C" w:rsidRDefault="003E601E" w:rsidP="00A25F9E">
            <w:pPr>
              <w:autoSpaceDE/>
              <w:autoSpaceDN/>
              <w:adjustRightInd/>
              <w:spacing w:before="0" w:line="240" w:lineRule="auto"/>
              <w:ind w:left="0"/>
              <w:jc w:val="right"/>
              <w:rPr>
                <w:b/>
                <w:i/>
                <w:color w:val="333333"/>
                <w:sz w:val="20"/>
                <w:szCs w:val="20"/>
              </w:rPr>
            </w:pPr>
            <w:r w:rsidRPr="002F585C">
              <w:rPr>
                <w:b/>
                <w:i/>
                <w:color w:val="333333"/>
                <w:sz w:val="20"/>
                <w:szCs w:val="20"/>
              </w:rPr>
              <w:lastRenderedPageBreak/>
              <w:t>Specialty-Coating Systems</w:t>
            </w:r>
          </w:p>
        </w:tc>
      </w:tr>
      <w:tr w:rsidR="003E601E" w:rsidRPr="008A671D" w14:paraId="48079E79" w14:textId="77777777" w:rsidTr="00A25F9E">
        <w:trPr>
          <w:gridBefore w:val="1"/>
          <w:wBefore w:w="43" w:type="dxa"/>
          <w:trHeight w:val="360"/>
          <w:jc w:val="center"/>
        </w:trPr>
        <w:tc>
          <w:tcPr>
            <w:tcW w:w="7532" w:type="dxa"/>
            <w:gridSpan w:val="9"/>
            <w:tcBorders>
              <w:top w:val="single" w:sz="12" w:space="0" w:color="auto"/>
              <w:left w:val="single" w:sz="12" w:space="0" w:color="auto"/>
              <w:bottom w:val="single" w:sz="12" w:space="0" w:color="auto"/>
            </w:tcBorders>
            <w:vAlign w:val="center"/>
          </w:tcPr>
          <w:p w14:paraId="246885EC" w14:textId="77777777" w:rsidR="003E601E" w:rsidRPr="002F585C" w:rsidRDefault="003E601E" w:rsidP="00A25F9E">
            <w:pPr>
              <w:autoSpaceDE/>
              <w:autoSpaceDN/>
              <w:adjustRightInd/>
              <w:spacing w:before="0" w:line="240" w:lineRule="auto"/>
              <w:ind w:left="0"/>
              <w:rPr>
                <w:b/>
                <w:sz w:val="20"/>
                <w:szCs w:val="20"/>
              </w:rPr>
            </w:pPr>
            <w:r w:rsidRPr="002F585C">
              <w:rPr>
                <w:b/>
                <w:sz w:val="20"/>
                <w:szCs w:val="20"/>
              </w:rPr>
              <w:t>High Temperature Linings Behind Refractory</w:t>
            </w:r>
          </w:p>
        </w:tc>
        <w:tc>
          <w:tcPr>
            <w:tcW w:w="516" w:type="dxa"/>
            <w:gridSpan w:val="4"/>
            <w:tcBorders>
              <w:top w:val="single" w:sz="12" w:space="0" w:color="auto"/>
              <w:bottom w:val="single" w:sz="12" w:space="0" w:color="auto"/>
              <w:right w:val="single" w:sz="4" w:space="0" w:color="auto"/>
            </w:tcBorders>
            <w:shd w:val="clear" w:color="auto" w:fill="000000"/>
            <w:vAlign w:val="center"/>
          </w:tcPr>
          <w:p w14:paraId="58E678B0" w14:textId="77777777" w:rsidR="003E601E" w:rsidRPr="002F585C" w:rsidRDefault="003E601E" w:rsidP="00A25F9E">
            <w:pPr>
              <w:autoSpaceDE/>
              <w:autoSpaceDN/>
              <w:adjustRightInd/>
              <w:spacing w:before="0" w:line="240" w:lineRule="auto"/>
              <w:ind w:left="0"/>
              <w:jc w:val="center"/>
              <w:rPr>
                <w:b/>
                <w:color w:val="FFFFFF" w:themeColor="background1"/>
                <w:sz w:val="36"/>
                <w:szCs w:val="20"/>
              </w:rPr>
            </w:pPr>
          </w:p>
        </w:tc>
        <w:tc>
          <w:tcPr>
            <w:tcW w:w="2017" w:type="dxa"/>
            <w:gridSpan w:val="4"/>
            <w:tcBorders>
              <w:top w:val="single" w:sz="12" w:space="0" w:color="auto"/>
              <w:left w:val="single" w:sz="4" w:space="0" w:color="auto"/>
              <w:bottom w:val="single" w:sz="12" w:space="0" w:color="auto"/>
              <w:right w:val="single" w:sz="12" w:space="0" w:color="auto"/>
            </w:tcBorders>
            <w:shd w:val="clear" w:color="auto" w:fill="000000"/>
            <w:vAlign w:val="center"/>
          </w:tcPr>
          <w:p w14:paraId="1CB0DC7E" w14:textId="77777777" w:rsidR="003E601E" w:rsidRPr="002F585C" w:rsidRDefault="003E601E" w:rsidP="00A25F9E">
            <w:pPr>
              <w:spacing w:before="0" w:line="240" w:lineRule="auto"/>
              <w:ind w:left="0"/>
              <w:jc w:val="center"/>
              <w:rPr>
                <w:b/>
                <w:color w:val="FFFFFF" w:themeColor="background1"/>
                <w:sz w:val="36"/>
                <w:szCs w:val="20"/>
              </w:rPr>
            </w:pPr>
            <w:r w:rsidRPr="002F585C">
              <w:rPr>
                <w:b/>
                <w:color w:val="FFFFFF" w:themeColor="background1"/>
                <w:sz w:val="36"/>
                <w:szCs w:val="20"/>
              </w:rPr>
              <w:t>4.9</w:t>
            </w:r>
          </w:p>
        </w:tc>
      </w:tr>
      <w:tr w:rsidR="003E601E" w:rsidRPr="008A671D" w14:paraId="74838AC3" w14:textId="77777777" w:rsidTr="00A25F9E">
        <w:trPr>
          <w:gridAfter w:val="1"/>
          <w:wAfter w:w="78" w:type="dxa"/>
          <w:cantSplit/>
          <w:trHeight w:val="288"/>
          <w:jc w:val="center"/>
        </w:trPr>
        <w:tc>
          <w:tcPr>
            <w:tcW w:w="1440" w:type="dxa"/>
            <w:gridSpan w:val="2"/>
          </w:tcPr>
          <w:p w14:paraId="6757537C" w14:textId="77777777" w:rsidR="003E601E" w:rsidRPr="002F585C" w:rsidRDefault="003E601E" w:rsidP="00A25F9E">
            <w:pPr>
              <w:autoSpaceDE/>
              <w:autoSpaceDN/>
              <w:adjustRightInd/>
              <w:spacing w:before="60" w:after="60" w:line="240" w:lineRule="auto"/>
              <w:ind w:left="0"/>
              <w:rPr>
                <w:b/>
                <w:sz w:val="16"/>
                <w:szCs w:val="16"/>
              </w:rPr>
            </w:pPr>
            <w:r w:rsidRPr="002F585C">
              <w:rPr>
                <w:b/>
                <w:sz w:val="16"/>
                <w:szCs w:val="16"/>
              </w:rPr>
              <w:t>Surface Prep:</w:t>
            </w:r>
          </w:p>
        </w:tc>
        <w:tc>
          <w:tcPr>
            <w:tcW w:w="3795" w:type="dxa"/>
            <w:gridSpan w:val="3"/>
          </w:tcPr>
          <w:p w14:paraId="4CFB9ECD" w14:textId="77777777" w:rsidR="00C06FE3" w:rsidRPr="00C06FE3" w:rsidRDefault="00C06FE3" w:rsidP="00C06FE3">
            <w:pPr>
              <w:tabs>
                <w:tab w:val="left" w:pos="104"/>
              </w:tabs>
              <w:autoSpaceDE/>
              <w:autoSpaceDN/>
              <w:adjustRightInd/>
              <w:spacing w:before="60" w:after="60" w:line="240" w:lineRule="auto"/>
              <w:ind w:left="65"/>
              <w:rPr>
                <w:sz w:val="16"/>
                <w:szCs w:val="16"/>
              </w:rPr>
            </w:pPr>
            <w:r w:rsidRPr="00C06FE3">
              <w:rPr>
                <w:sz w:val="16"/>
                <w:szCs w:val="16"/>
              </w:rPr>
              <w:t>SSPC-SP1/SP10 (NACE No. 2) (SA 2.5)</w:t>
            </w:r>
          </w:p>
          <w:p w14:paraId="1C2A997C" w14:textId="1E8CE3B8" w:rsidR="003E601E" w:rsidRPr="002F585C" w:rsidRDefault="00C06FE3" w:rsidP="00C06FE3">
            <w:pPr>
              <w:tabs>
                <w:tab w:val="left" w:pos="104"/>
              </w:tabs>
              <w:autoSpaceDE/>
              <w:autoSpaceDN/>
              <w:adjustRightInd/>
              <w:spacing w:before="60" w:after="60" w:line="240" w:lineRule="auto"/>
              <w:ind w:left="65"/>
              <w:rPr>
                <w:sz w:val="16"/>
                <w:szCs w:val="16"/>
              </w:rPr>
            </w:pPr>
            <w:r w:rsidRPr="00C06FE3">
              <w:rPr>
                <w:sz w:val="16"/>
                <w:szCs w:val="16"/>
              </w:rPr>
              <w:t>Near-white blast cleanliness.</w:t>
            </w:r>
          </w:p>
        </w:tc>
        <w:tc>
          <w:tcPr>
            <w:tcW w:w="1260" w:type="dxa"/>
            <w:tcBorders>
              <w:top w:val="single" w:sz="12" w:space="0" w:color="auto"/>
              <w:left w:val="nil"/>
            </w:tcBorders>
          </w:tcPr>
          <w:p w14:paraId="294EF0EE" w14:textId="77777777" w:rsidR="003E601E" w:rsidRPr="002F585C" w:rsidRDefault="003E601E" w:rsidP="00A25F9E">
            <w:pPr>
              <w:tabs>
                <w:tab w:val="left" w:pos="137"/>
              </w:tabs>
              <w:autoSpaceDE/>
              <w:autoSpaceDN/>
              <w:adjustRightInd/>
              <w:spacing w:before="60" w:after="60" w:line="240" w:lineRule="auto"/>
              <w:ind w:left="0"/>
              <w:jc w:val="center"/>
              <w:rPr>
                <w:b/>
                <w:sz w:val="16"/>
                <w:szCs w:val="16"/>
              </w:rPr>
            </w:pPr>
            <w:r w:rsidRPr="002F585C">
              <w:rPr>
                <w:b/>
                <w:sz w:val="16"/>
                <w:szCs w:val="16"/>
              </w:rPr>
              <w:t>Touch Up:</w:t>
            </w:r>
          </w:p>
        </w:tc>
        <w:tc>
          <w:tcPr>
            <w:tcW w:w="3535" w:type="dxa"/>
            <w:gridSpan w:val="11"/>
            <w:vMerge w:val="restart"/>
            <w:tcBorders>
              <w:top w:val="single" w:sz="12" w:space="0" w:color="auto"/>
            </w:tcBorders>
          </w:tcPr>
          <w:p w14:paraId="547DADDB" w14:textId="77777777" w:rsidR="003E601E" w:rsidRPr="002F585C" w:rsidRDefault="003E601E" w:rsidP="00A25F9E">
            <w:pPr>
              <w:autoSpaceDE/>
              <w:autoSpaceDN/>
              <w:adjustRightInd/>
              <w:spacing w:before="60" w:after="60" w:line="240" w:lineRule="auto"/>
              <w:ind w:left="0"/>
              <w:rPr>
                <w:sz w:val="16"/>
                <w:szCs w:val="16"/>
              </w:rPr>
            </w:pPr>
            <w:r w:rsidRPr="002F585C">
              <w:rPr>
                <w:sz w:val="16"/>
                <w:szCs w:val="16"/>
              </w:rPr>
              <w:t>Use this system.</w:t>
            </w:r>
          </w:p>
        </w:tc>
      </w:tr>
      <w:tr w:rsidR="003E601E" w:rsidRPr="008A671D" w14:paraId="2F336094" w14:textId="77777777" w:rsidTr="00A25F9E">
        <w:trPr>
          <w:gridAfter w:val="1"/>
          <w:wAfter w:w="78" w:type="dxa"/>
          <w:cantSplit/>
          <w:trHeight w:val="288"/>
          <w:jc w:val="center"/>
        </w:trPr>
        <w:tc>
          <w:tcPr>
            <w:tcW w:w="1440" w:type="dxa"/>
            <w:gridSpan w:val="2"/>
            <w:vAlign w:val="center"/>
          </w:tcPr>
          <w:p w14:paraId="756F63BB" w14:textId="77777777" w:rsidR="003E601E" w:rsidRPr="002F585C" w:rsidRDefault="003E601E" w:rsidP="00A25F9E">
            <w:pPr>
              <w:autoSpaceDE/>
              <w:autoSpaceDN/>
              <w:adjustRightInd/>
              <w:spacing w:before="60" w:after="60" w:line="240" w:lineRule="auto"/>
              <w:ind w:left="0"/>
              <w:rPr>
                <w:b/>
                <w:sz w:val="16"/>
                <w:szCs w:val="16"/>
              </w:rPr>
            </w:pPr>
            <w:r w:rsidRPr="002F585C">
              <w:rPr>
                <w:b/>
                <w:sz w:val="16"/>
                <w:szCs w:val="16"/>
              </w:rPr>
              <w:t>Anchor Pattern:</w:t>
            </w:r>
          </w:p>
        </w:tc>
        <w:tc>
          <w:tcPr>
            <w:tcW w:w="3795" w:type="dxa"/>
            <w:gridSpan w:val="3"/>
            <w:vAlign w:val="center"/>
          </w:tcPr>
          <w:p w14:paraId="4D51F7BE" w14:textId="77777777" w:rsidR="003E601E" w:rsidRPr="002F585C" w:rsidRDefault="003E601E" w:rsidP="00A25F9E">
            <w:pPr>
              <w:tabs>
                <w:tab w:val="left" w:pos="104"/>
              </w:tabs>
              <w:autoSpaceDE/>
              <w:autoSpaceDN/>
              <w:adjustRightInd/>
              <w:spacing w:before="60" w:after="60" w:line="240" w:lineRule="auto"/>
              <w:ind w:left="65"/>
              <w:rPr>
                <w:sz w:val="16"/>
                <w:szCs w:val="16"/>
              </w:rPr>
            </w:pPr>
            <w:r w:rsidRPr="002F585C">
              <w:rPr>
                <w:sz w:val="16"/>
                <w:szCs w:val="16"/>
              </w:rPr>
              <w:t>Per manufacturer’s product data sheet</w:t>
            </w:r>
          </w:p>
        </w:tc>
        <w:tc>
          <w:tcPr>
            <w:tcW w:w="1260" w:type="dxa"/>
            <w:tcBorders>
              <w:left w:val="nil"/>
            </w:tcBorders>
            <w:vAlign w:val="center"/>
          </w:tcPr>
          <w:p w14:paraId="5C9A02C6" w14:textId="77777777" w:rsidR="003E601E" w:rsidRPr="002F585C" w:rsidRDefault="003E601E" w:rsidP="00A25F9E">
            <w:pPr>
              <w:autoSpaceDE/>
              <w:autoSpaceDN/>
              <w:adjustRightInd/>
              <w:spacing w:before="60" w:after="60" w:line="240" w:lineRule="auto"/>
              <w:ind w:left="936"/>
              <w:rPr>
                <w:b/>
                <w:sz w:val="16"/>
                <w:szCs w:val="16"/>
              </w:rPr>
            </w:pPr>
          </w:p>
        </w:tc>
        <w:tc>
          <w:tcPr>
            <w:tcW w:w="3535" w:type="dxa"/>
            <w:gridSpan w:val="11"/>
            <w:vMerge/>
            <w:vAlign w:val="center"/>
          </w:tcPr>
          <w:p w14:paraId="1B693C1A" w14:textId="77777777" w:rsidR="003E601E" w:rsidRPr="002F585C" w:rsidRDefault="003E601E" w:rsidP="00A25F9E">
            <w:pPr>
              <w:autoSpaceDE/>
              <w:autoSpaceDN/>
              <w:adjustRightInd/>
              <w:spacing w:before="60" w:after="60" w:line="240" w:lineRule="auto"/>
              <w:ind w:left="936"/>
              <w:rPr>
                <w:sz w:val="24"/>
              </w:rPr>
            </w:pPr>
          </w:p>
        </w:tc>
      </w:tr>
      <w:tr w:rsidR="003E601E" w:rsidRPr="008A671D" w14:paraId="6B4A8AEA" w14:textId="77777777" w:rsidTr="00A25F9E">
        <w:trPr>
          <w:gridAfter w:val="1"/>
          <w:wAfter w:w="78" w:type="dxa"/>
          <w:cantSplit/>
          <w:trHeight w:val="288"/>
          <w:jc w:val="center"/>
        </w:trPr>
        <w:tc>
          <w:tcPr>
            <w:tcW w:w="1440" w:type="dxa"/>
            <w:gridSpan w:val="2"/>
            <w:vAlign w:val="center"/>
          </w:tcPr>
          <w:p w14:paraId="610CCAE8" w14:textId="77777777" w:rsidR="003E601E" w:rsidRPr="002F585C" w:rsidRDefault="003E601E" w:rsidP="00A25F9E">
            <w:pPr>
              <w:autoSpaceDE/>
              <w:autoSpaceDN/>
              <w:adjustRightInd/>
              <w:spacing w:before="60" w:after="60" w:line="240" w:lineRule="auto"/>
              <w:ind w:left="0"/>
              <w:rPr>
                <w:b/>
                <w:sz w:val="16"/>
                <w:szCs w:val="16"/>
              </w:rPr>
            </w:pPr>
            <w:r w:rsidRPr="002F585C">
              <w:rPr>
                <w:b/>
                <w:sz w:val="16"/>
                <w:szCs w:val="16"/>
              </w:rPr>
              <w:t>Total DFT:</w:t>
            </w:r>
          </w:p>
        </w:tc>
        <w:tc>
          <w:tcPr>
            <w:tcW w:w="3795" w:type="dxa"/>
            <w:gridSpan w:val="3"/>
            <w:vAlign w:val="center"/>
          </w:tcPr>
          <w:p w14:paraId="42D10883" w14:textId="77777777" w:rsidR="003E601E" w:rsidRPr="002F585C" w:rsidRDefault="003E601E" w:rsidP="00A25F9E">
            <w:pPr>
              <w:tabs>
                <w:tab w:val="left" w:pos="104"/>
              </w:tabs>
              <w:autoSpaceDE/>
              <w:autoSpaceDN/>
              <w:adjustRightInd/>
              <w:spacing w:before="60" w:after="60" w:line="240" w:lineRule="auto"/>
              <w:ind w:left="65"/>
              <w:rPr>
                <w:sz w:val="16"/>
                <w:szCs w:val="16"/>
              </w:rPr>
            </w:pPr>
            <w:r w:rsidRPr="002F585C">
              <w:rPr>
                <w:sz w:val="16"/>
                <w:szCs w:val="16"/>
              </w:rPr>
              <w:t>Per manufacturer’s product data sheet</w:t>
            </w:r>
          </w:p>
        </w:tc>
        <w:tc>
          <w:tcPr>
            <w:tcW w:w="1260" w:type="dxa"/>
            <w:tcBorders>
              <w:left w:val="nil"/>
              <w:bottom w:val="single" w:sz="12" w:space="0" w:color="auto"/>
            </w:tcBorders>
            <w:vAlign w:val="center"/>
          </w:tcPr>
          <w:p w14:paraId="68406872" w14:textId="77777777" w:rsidR="003E601E" w:rsidRPr="002F585C" w:rsidRDefault="003E601E" w:rsidP="00A25F9E">
            <w:pPr>
              <w:autoSpaceDE/>
              <w:autoSpaceDN/>
              <w:adjustRightInd/>
              <w:spacing w:before="60" w:after="60" w:line="240" w:lineRule="auto"/>
              <w:ind w:left="936"/>
              <w:rPr>
                <w:b/>
                <w:sz w:val="16"/>
                <w:szCs w:val="16"/>
              </w:rPr>
            </w:pPr>
          </w:p>
        </w:tc>
        <w:tc>
          <w:tcPr>
            <w:tcW w:w="3535" w:type="dxa"/>
            <w:gridSpan w:val="11"/>
            <w:vMerge/>
            <w:tcBorders>
              <w:bottom w:val="single" w:sz="12" w:space="0" w:color="auto"/>
            </w:tcBorders>
            <w:vAlign w:val="center"/>
          </w:tcPr>
          <w:p w14:paraId="09F3DBF9" w14:textId="77777777" w:rsidR="003E601E" w:rsidRPr="002F585C" w:rsidRDefault="003E601E" w:rsidP="00A25F9E">
            <w:pPr>
              <w:autoSpaceDE/>
              <w:autoSpaceDN/>
              <w:adjustRightInd/>
              <w:spacing w:before="60" w:after="60" w:line="240" w:lineRule="auto"/>
              <w:ind w:left="936"/>
              <w:rPr>
                <w:sz w:val="24"/>
              </w:rPr>
            </w:pPr>
          </w:p>
        </w:tc>
      </w:tr>
      <w:tr w:rsidR="003E601E" w:rsidRPr="008A671D" w14:paraId="1C9D186E" w14:textId="77777777" w:rsidTr="00A25F9E">
        <w:trPr>
          <w:gridAfter w:val="1"/>
          <w:wAfter w:w="78" w:type="dxa"/>
          <w:trHeight w:val="489"/>
          <w:jc w:val="center"/>
        </w:trPr>
        <w:tc>
          <w:tcPr>
            <w:tcW w:w="1860" w:type="dxa"/>
            <w:gridSpan w:val="3"/>
            <w:tcBorders>
              <w:left w:val="single" w:sz="12" w:space="0" w:color="auto"/>
              <w:bottom w:val="single" w:sz="4" w:space="0" w:color="auto"/>
            </w:tcBorders>
            <w:shd w:val="clear" w:color="auto" w:fill="000000" w:themeFill="text1"/>
            <w:vAlign w:val="center"/>
          </w:tcPr>
          <w:p w14:paraId="25C01A56" w14:textId="77777777" w:rsidR="003E601E" w:rsidRPr="002F585C" w:rsidRDefault="003E601E" w:rsidP="00A25F9E">
            <w:pPr>
              <w:tabs>
                <w:tab w:val="left" w:pos="127"/>
              </w:tabs>
              <w:autoSpaceDE/>
              <w:autoSpaceDN/>
              <w:adjustRightInd/>
              <w:spacing w:before="0" w:line="280" w:lineRule="atLeast"/>
              <w:ind w:left="0"/>
              <w:rPr>
                <w:b/>
                <w:color w:val="FFFFFF" w:themeColor="background1"/>
                <w:sz w:val="18"/>
                <w:szCs w:val="18"/>
              </w:rPr>
            </w:pPr>
            <w:r w:rsidRPr="002F585C">
              <w:rPr>
                <w:b/>
                <w:color w:val="FFFFFF" w:themeColor="background1"/>
                <w:sz w:val="18"/>
                <w:szCs w:val="18"/>
              </w:rPr>
              <w:t>Coat, Generic Classification,</w:t>
            </w:r>
          </w:p>
        </w:tc>
        <w:tc>
          <w:tcPr>
            <w:tcW w:w="2407" w:type="dxa"/>
            <w:tcBorders>
              <w:bottom w:val="single" w:sz="4" w:space="0" w:color="auto"/>
            </w:tcBorders>
            <w:shd w:val="clear" w:color="auto" w:fill="000000" w:themeFill="text1"/>
            <w:vAlign w:val="center"/>
          </w:tcPr>
          <w:p w14:paraId="55BF1B4D" w14:textId="77777777" w:rsidR="003E601E" w:rsidRPr="002F585C" w:rsidRDefault="003E601E" w:rsidP="00A25F9E">
            <w:pPr>
              <w:autoSpaceDE/>
              <w:autoSpaceDN/>
              <w:adjustRightInd/>
              <w:spacing w:before="0" w:line="280" w:lineRule="atLeast"/>
              <w:ind w:left="0"/>
              <w:rPr>
                <w:b/>
                <w:color w:val="FFFFFF" w:themeColor="background1"/>
                <w:sz w:val="18"/>
                <w:szCs w:val="18"/>
              </w:rPr>
            </w:pPr>
            <w:r w:rsidRPr="002F585C">
              <w:rPr>
                <w:b/>
                <w:color w:val="FFFFFF" w:themeColor="background1"/>
                <w:sz w:val="18"/>
                <w:szCs w:val="18"/>
              </w:rPr>
              <w:t>Manufacturer</w:t>
            </w:r>
          </w:p>
        </w:tc>
        <w:tc>
          <w:tcPr>
            <w:tcW w:w="2430" w:type="dxa"/>
            <w:gridSpan w:val="3"/>
            <w:tcBorders>
              <w:top w:val="single" w:sz="12" w:space="0" w:color="auto"/>
              <w:bottom w:val="single" w:sz="4" w:space="0" w:color="auto"/>
            </w:tcBorders>
            <w:shd w:val="clear" w:color="auto" w:fill="000000" w:themeFill="text1"/>
            <w:vAlign w:val="center"/>
          </w:tcPr>
          <w:p w14:paraId="1F872C72" w14:textId="77777777" w:rsidR="003E601E" w:rsidRPr="002F585C" w:rsidRDefault="003E601E" w:rsidP="00A25F9E">
            <w:pPr>
              <w:tabs>
                <w:tab w:val="left" w:pos="112"/>
              </w:tabs>
              <w:autoSpaceDE/>
              <w:autoSpaceDN/>
              <w:adjustRightInd/>
              <w:spacing w:before="0" w:line="280" w:lineRule="atLeast"/>
              <w:ind w:left="0"/>
              <w:rPr>
                <w:b/>
                <w:color w:val="FFFFFF" w:themeColor="background1"/>
                <w:sz w:val="18"/>
                <w:szCs w:val="18"/>
              </w:rPr>
            </w:pPr>
            <w:r w:rsidRPr="002F585C">
              <w:rPr>
                <w:b/>
                <w:color w:val="FFFFFF" w:themeColor="background1"/>
                <w:sz w:val="18"/>
                <w:szCs w:val="18"/>
              </w:rPr>
              <w:t>Product Designation</w:t>
            </w:r>
          </w:p>
        </w:tc>
        <w:tc>
          <w:tcPr>
            <w:tcW w:w="1080" w:type="dxa"/>
            <w:gridSpan w:val="4"/>
            <w:tcBorders>
              <w:top w:val="single" w:sz="12" w:space="0" w:color="auto"/>
              <w:bottom w:val="single" w:sz="4" w:space="0" w:color="auto"/>
            </w:tcBorders>
            <w:shd w:val="clear" w:color="auto" w:fill="000000" w:themeFill="text1"/>
            <w:vAlign w:val="center"/>
          </w:tcPr>
          <w:p w14:paraId="1FC0D23B" w14:textId="77777777" w:rsidR="003E601E" w:rsidRPr="002F585C" w:rsidRDefault="003E601E" w:rsidP="00A25F9E">
            <w:pPr>
              <w:tabs>
                <w:tab w:val="left" w:pos="-50"/>
              </w:tabs>
              <w:autoSpaceDE/>
              <w:autoSpaceDN/>
              <w:adjustRightInd/>
              <w:spacing w:before="0" w:line="280" w:lineRule="atLeast"/>
              <w:ind w:left="-50" w:right="-79"/>
              <w:rPr>
                <w:b/>
                <w:color w:val="FFFFFF" w:themeColor="background1"/>
                <w:sz w:val="18"/>
                <w:szCs w:val="18"/>
              </w:rPr>
            </w:pPr>
            <w:r w:rsidRPr="002F585C">
              <w:rPr>
                <w:b/>
                <w:color w:val="FFFFFF" w:themeColor="background1"/>
                <w:sz w:val="18"/>
                <w:szCs w:val="18"/>
              </w:rPr>
              <w:t xml:space="preserve">VOC </w:t>
            </w:r>
            <w:proofErr w:type="gramStart"/>
            <w:r w:rsidRPr="002F585C">
              <w:rPr>
                <w:b/>
                <w:color w:val="FFFFFF" w:themeColor="background1"/>
                <w:sz w:val="18"/>
                <w:szCs w:val="18"/>
              </w:rPr>
              <w:t xml:space="preserve">   (</w:t>
            </w:r>
            <w:proofErr w:type="gramEnd"/>
            <w:r w:rsidRPr="002F585C">
              <w:rPr>
                <w:b/>
                <w:color w:val="FFFFFF" w:themeColor="background1"/>
                <w:sz w:val="18"/>
                <w:szCs w:val="18"/>
              </w:rPr>
              <w:t>G/L)</w:t>
            </w:r>
          </w:p>
        </w:tc>
        <w:tc>
          <w:tcPr>
            <w:tcW w:w="2253" w:type="dxa"/>
            <w:gridSpan w:val="6"/>
            <w:tcBorders>
              <w:top w:val="single" w:sz="12" w:space="0" w:color="auto"/>
              <w:bottom w:val="single" w:sz="4" w:space="0" w:color="auto"/>
              <w:right w:val="single" w:sz="12" w:space="0" w:color="auto"/>
            </w:tcBorders>
            <w:shd w:val="clear" w:color="auto" w:fill="000000" w:themeFill="text1"/>
            <w:vAlign w:val="center"/>
          </w:tcPr>
          <w:p w14:paraId="434DD97B" w14:textId="77777777" w:rsidR="003E601E" w:rsidRPr="002F585C" w:rsidRDefault="003E601E" w:rsidP="00A25F9E">
            <w:pPr>
              <w:tabs>
                <w:tab w:val="left" w:pos="146"/>
              </w:tabs>
              <w:autoSpaceDE/>
              <w:autoSpaceDN/>
              <w:adjustRightInd/>
              <w:spacing w:before="0" w:line="280" w:lineRule="atLeast"/>
              <w:ind w:left="0"/>
              <w:rPr>
                <w:b/>
                <w:color w:val="FFFFFF" w:themeColor="background1"/>
                <w:sz w:val="18"/>
                <w:szCs w:val="18"/>
              </w:rPr>
            </w:pPr>
            <w:r w:rsidRPr="002F585C">
              <w:rPr>
                <w:b/>
                <w:color w:val="FFFFFF" w:themeColor="background1"/>
                <w:sz w:val="18"/>
                <w:szCs w:val="18"/>
              </w:rPr>
              <w:t>By Max</w:t>
            </w:r>
            <w:r w:rsidRPr="002F585C">
              <w:rPr>
                <w:b/>
                <w:color w:val="FFFFFF" w:themeColor="background1"/>
                <w:sz w:val="18"/>
                <w:szCs w:val="18"/>
              </w:rPr>
              <w:br/>
              <w:t xml:space="preserve">  Svc Temp</w:t>
            </w:r>
          </w:p>
        </w:tc>
      </w:tr>
      <w:tr w:rsidR="003E601E" w:rsidRPr="008A671D" w14:paraId="0C42BFFB" w14:textId="77777777" w:rsidTr="00A25F9E">
        <w:trPr>
          <w:gridAfter w:val="1"/>
          <w:wAfter w:w="78" w:type="dxa"/>
          <w:trHeight w:val="57"/>
          <w:jc w:val="center"/>
        </w:trPr>
        <w:tc>
          <w:tcPr>
            <w:tcW w:w="1860" w:type="dxa"/>
            <w:gridSpan w:val="3"/>
            <w:tcBorders>
              <w:top w:val="single" w:sz="4" w:space="0" w:color="auto"/>
              <w:left w:val="single" w:sz="12" w:space="0" w:color="auto"/>
            </w:tcBorders>
            <w:shd w:val="clear" w:color="auto" w:fill="000000"/>
            <w:vAlign w:val="center"/>
          </w:tcPr>
          <w:p w14:paraId="51BEF825" w14:textId="77777777" w:rsidR="003E601E" w:rsidRPr="007A416F" w:rsidRDefault="003E601E" w:rsidP="00A25F9E">
            <w:pPr>
              <w:tabs>
                <w:tab w:val="left" w:pos="127"/>
              </w:tabs>
              <w:spacing w:before="0" w:line="280" w:lineRule="atLeast"/>
              <w:ind w:left="0"/>
              <w:rPr>
                <w:b/>
                <w:color w:val="FFFFFF" w:themeColor="background1"/>
                <w:sz w:val="18"/>
                <w:szCs w:val="18"/>
              </w:rPr>
            </w:pPr>
          </w:p>
        </w:tc>
        <w:tc>
          <w:tcPr>
            <w:tcW w:w="2407" w:type="dxa"/>
            <w:tcBorders>
              <w:top w:val="single" w:sz="4" w:space="0" w:color="auto"/>
            </w:tcBorders>
            <w:shd w:val="clear" w:color="auto" w:fill="000000"/>
            <w:vAlign w:val="center"/>
          </w:tcPr>
          <w:p w14:paraId="26428886" w14:textId="77777777" w:rsidR="003E601E" w:rsidRPr="007A416F" w:rsidRDefault="003E601E" w:rsidP="00A25F9E">
            <w:pPr>
              <w:spacing w:before="0" w:line="280" w:lineRule="atLeast"/>
              <w:ind w:left="0"/>
              <w:rPr>
                <w:b/>
                <w:color w:val="FFFFFF" w:themeColor="background1"/>
                <w:sz w:val="18"/>
                <w:szCs w:val="18"/>
              </w:rPr>
            </w:pPr>
          </w:p>
        </w:tc>
        <w:tc>
          <w:tcPr>
            <w:tcW w:w="2430" w:type="dxa"/>
            <w:gridSpan w:val="3"/>
            <w:tcBorders>
              <w:top w:val="single" w:sz="4" w:space="0" w:color="auto"/>
            </w:tcBorders>
            <w:shd w:val="clear" w:color="auto" w:fill="000000"/>
            <w:vAlign w:val="center"/>
          </w:tcPr>
          <w:p w14:paraId="617C316D" w14:textId="77777777" w:rsidR="003E601E" w:rsidRPr="007A416F" w:rsidRDefault="003E601E" w:rsidP="00A25F9E">
            <w:pPr>
              <w:tabs>
                <w:tab w:val="left" w:pos="112"/>
              </w:tabs>
              <w:spacing w:before="0" w:line="280" w:lineRule="atLeast"/>
              <w:ind w:left="0"/>
              <w:rPr>
                <w:b/>
                <w:color w:val="FFFFFF" w:themeColor="background1"/>
                <w:sz w:val="18"/>
                <w:szCs w:val="18"/>
              </w:rPr>
            </w:pPr>
          </w:p>
        </w:tc>
        <w:tc>
          <w:tcPr>
            <w:tcW w:w="1080" w:type="dxa"/>
            <w:gridSpan w:val="4"/>
            <w:tcBorders>
              <w:top w:val="single" w:sz="4" w:space="0" w:color="auto"/>
            </w:tcBorders>
            <w:shd w:val="clear" w:color="auto" w:fill="000000"/>
            <w:vAlign w:val="center"/>
          </w:tcPr>
          <w:p w14:paraId="74811E00" w14:textId="77777777" w:rsidR="003E601E" w:rsidRPr="007A416F" w:rsidRDefault="003E601E" w:rsidP="00A25F9E">
            <w:pPr>
              <w:tabs>
                <w:tab w:val="left" w:pos="-50"/>
              </w:tabs>
              <w:spacing w:before="0" w:line="280" w:lineRule="atLeast"/>
              <w:ind w:left="-50" w:right="-79"/>
              <w:rPr>
                <w:b/>
                <w:color w:val="FFFFFF" w:themeColor="background1"/>
                <w:sz w:val="18"/>
                <w:szCs w:val="18"/>
              </w:rPr>
            </w:pPr>
          </w:p>
        </w:tc>
        <w:tc>
          <w:tcPr>
            <w:tcW w:w="2253" w:type="dxa"/>
            <w:gridSpan w:val="6"/>
            <w:tcBorders>
              <w:top w:val="single" w:sz="4" w:space="0" w:color="auto"/>
              <w:right w:val="single" w:sz="12" w:space="0" w:color="auto"/>
            </w:tcBorders>
            <w:shd w:val="clear" w:color="auto" w:fill="000000"/>
            <w:vAlign w:val="center"/>
          </w:tcPr>
          <w:p w14:paraId="1868EC6D" w14:textId="77777777" w:rsidR="003E601E" w:rsidRPr="007A416F" w:rsidRDefault="003E601E" w:rsidP="00A25F9E">
            <w:pPr>
              <w:tabs>
                <w:tab w:val="left" w:pos="146"/>
              </w:tabs>
              <w:spacing w:before="0" w:line="280" w:lineRule="atLeast"/>
              <w:ind w:left="0"/>
              <w:rPr>
                <w:b/>
                <w:color w:val="FFFFFF" w:themeColor="background1"/>
                <w:sz w:val="18"/>
                <w:szCs w:val="18"/>
              </w:rPr>
            </w:pPr>
          </w:p>
        </w:tc>
      </w:tr>
      <w:tr w:rsidR="003E601E" w:rsidRPr="00E50958" w14:paraId="771FFCCC" w14:textId="77777777" w:rsidTr="00A25F9E">
        <w:trPr>
          <w:gridAfter w:val="3"/>
          <w:wAfter w:w="494" w:type="dxa"/>
          <w:trHeight w:val="288"/>
          <w:jc w:val="center"/>
        </w:trPr>
        <w:tc>
          <w:tcPr>
            <w:tcW w:w="1860" w:type="dxa"/>
            <w:gridSpan w:val="3"/>
            <w:vAlign w:val="center"/>
          </w:tcPr>
          <w:p w14:paraId="77CBC45E" w14:textId="77777777" w:rsidR="003E601E" w:rsidRPr="002F585C" w:rsidRDefault="003E601E" w:rsidP="00A25F9E">
            <w:pPr>
              <w:tabs>
                <w:tab w:val="left" w:pos="127"/>
              </w:tabs>
              <w:autoSpaceDE/>
              <w:autoSpaceDN/>
              <w:adjustRightInd/>
              <w:spacing w:before="40" w:after="40" w:line="200" w:lineRule="exact"/>
              <w:ind w:left="0"/>
              <w:rPr>
                <w:b/>
                <w:sz w:val="16"/>
                <w:szCs w:val="16"/>
              </w:rPr>
            </w:pPr>
            <w:r w:rsidRPr="002F585C">
              <w:rPr>
                <w:b/>
                <w:sz w:val="16"/>
                <w:szCs w:val="16"/>
              </w:rPr>
              <w:t>High Temperature Mastic</w:t>
            </w:r>
          </w:p>
        </w:tc>
        <w:tc>
          <w:tcPr>
            <w:tcW w:w="2407" w:type="dxa"/>
            <w:vAlign w:val="center"/>
          </w:tcPr>
          <w:p w14:paraId="5F392F3A" w14:textId="77777777" w:rsidR="003E601E" w:rsidRPr="002F585C" w:rsidRDefault="003E601E" w:rsidP="00A25F9E">
            <w:pPr>
              <w:autoSpaceDE/>
              <w:autoSpaceDN/>
              <w:adjustRightInd/>
              <w:spacing w:before="40" w:after="40" w:line="200" w:lineRule="exact"/>
              <w:ind w:left="65"/>
              <w:rPr>
                <w:sz w:val="16"/>
                <w:szCs w:val="16"/>
              </w:rPr>
            </w:pPr>
            <w:r w:rsidRPr="002F585C">
              <w:rPr>
                <w:sz w:val="16"/>
                <w:szCs w:val="16"/>
              </w:rPr>
              <w:t>Foster</w:t>
            </w:r>
          </w:p>
        </w:tc>
        <w:tc>
          <w:tcPr>
            <w:tcW w:w="2588" w:type="dxa"/>
            <w:gridSpan w:val="5"/>
            <w:vAlign w:val="center"/>
          </w:tcPr>
          <w:p w14:paraId="2FD59F42" w14:textId="77777777" w:rsidR="003E601E" w:rsidRPr="001F00E4" w:rsidRDefault="003E601E" w:rsidP="00A25F9E">
            <w:pPr>
              <w:tabs>
                <w:tab w:val="left" w:pos="112"/>
              </w:tabs>
              <w:autoSpaceDE/>
              <w:autoSpaceDN/>
              <w:adjustRightInd/>
              <w:spacing w:before="40" w:after="40" w:line="200" w:lineRule="exact"/>
              <w:ind w:left="65"/>
              <w:rPr>
                <w:sz w:val="16"/>
                <w:szCs w:val="16"/>
              </w:rPr>
            </w:pPr>
            <w:r w:rsidRPr="001F00E4">
              <w:rPr>
                <w:sz w:val="16"/>
                <w:szCs w:val="16"/>
              </w:rPr>
              <w:t>Chil-</w:t>
            </w:r>
            <w:proofErr w:type="spellStart"/>
            <w:r w:rsidRPr="001F00E4">
              <w:rPr>
                <w:sz w:val="16"/>
                <w:szCs w:val="16"/>
              </w:rPr>
              <w:t>Lastic</w:t>
            </w:r>
            <w:proofErr w:type="spellEnd"/>
            <w:r w:rsidRPr="001F00E4">
              <w:rPr>
                <w:sz w:val="16"/>
                <w:szCs w:val="16"/>
              </w:rPr>
              <w:t xml:space="preserve"> CP-79 (S and </w:t>
            </w:r>
            <w:proofErr w:type="gramStart"/>
            <w:r w:rsidRPr="001F00E4">
              <w:rPr>
                <w:sz w:val="16"/>
                <w:szCs w:val="16"/>
              </w:rPr>
              <w:t>T)*</w:t>
            </w:r>
            <w:proofErr w:type="gramEnd"/>
          </w:p>
        </w:tc>
        <w:tc>
          <w:tcPr>
            <w:tcW w:w="1012" w:type="dxa"/>
            <w:gridSpan w:val="3"/>
            <w:vAlign w:val="center"/>
          </w:tcPr>
          <w:p w14:paraId="314B82FD" w14:textId="77777777" w:rsidR="003E601E" w:rsidRPr="002F585C" w:rsidRDefault="003E601E" w:rsidP="00A25F9E">
            <w:pPr>
              <w:tabs>
                <w:tab w:val="left" w:pos="76"/>
              </w:tabs>
              <w:autoSpaceDE/>
              <w:autoSpaceDN/>
              <w:adjustRightInd/>
              <w:spacing w:before="40" w:after="40" w:line="200" w:lineRule="exact"/>
              <w:ind w:left="65"/>
              <w:rPr>
                <w:sz w:val="16"/>
                <w:szCs w:val="16"/>
              </w:rPr>
            </w:pPr>
            <w:r w:rsidRPr="002F585C">
              <w:rPr>
                <w:sz w:val="16"/>
                <w:szCs w:val="16"/>
              </w:rPr>
              <w:t>340/281</w:t>
            </w:r>
          </w:p>
        </w:tc>
        <w:tc>
          <w:tcPr>
            <w:tcW w:w="1747" w:type="dxa"/>
            <w:gridSpan w:val="3"/>
            <w:vAlign w:val="center"/>
          </w:tcPr>
          <w:p w14:paraId="38ECFFD9" w14:textId="77777777" w:rsidR="003E601E" w:rsidRPr="002F585C" w:rsidRDefault="003E601E" w:rsidP="00A25F9E">
            <w:pPr>
              <w:tabs>
                <w:tab w:val="left" w:pos="198"/>
              </w:tabs>
              <w:autoSpaceDE/>
              <w:autoSpaceDN/>
              <w:adjustRightInd/>
              <w:spacing w:before="40" w:after="40" w:line="200" w:lineRule="exact"/>
              <w:ind w:left="65"/>
              <w:rPr>
                <w:sz w:val="16"/>
                <w:szCs w:val="16"/>
              </w:rPr>
            </w:pPr>
            <w:r w:rsidRPr="003B7172">
              <w:rPr>
                <w:sz w:val="16"/>
                <w:szCs w:val="16"/>
              </w:rPr>
              <w:t>205°C</w:t>
            </w:r>
            <w:r w:rsidRPr="002F585C">
              <w:rPr>
                <w:sz w:val="16"/>
                <w:szCs w:val="16"/>
              </w:rPr>
              <w:t>(</w:t>
            </w:r>
            <w:r w:rsidRPr="00F25805">
              <w:rPr>
                <w:sz w:val="16"/>
                <w:szCs w:val="16"/>
              </w:rPr>
              <w:t>350°F</w:t>
            </w:r>
            <w:r w:rsidRPr="002F585C">
              <w:rPr>
                <w:sz w:val="16"/>
                <w:szCs w:val="16"/>
              </w:rPr>
              <w:t>)</w:t>
            </w:r>
          </w:p>
        </w:tc>
      </w:tr>
      <w:tr w:rsidR="003E601E" w:rsidRPr="00E50958" w14:paraId="0406FF60" w14:textId="77777777" w:rsidTr="00A25F9E">
        <w:trPr>
          <w:gridAfter w:val="3"/>
          <w:wAfter w:w="494" w:type="dxa"/>
          <w:trHeight w:val="288"/>
          <w:jc w:val="center"/>
        </w:trPr>
        <w:tc>
          <w:tcPr>
            <w:tcW w:w="1860" w:type="dxa"/>
            <w:gridSpan w:val="3"/>
            <w:vAlign w:val="center"/>
          </w:tcPr>
          <w:p w14:paraId="21321D91" w14:textId="77777777" w:rsidR="003E601E" w:rsidRPr="002F585C" w:rsidRDefault="003E601E" w:rsidP="00A25F9E">
            <w:pPr>
              <w:tabs>
                <w:tab w:val="left" w:pos="127"/>
              </w:tabs>
              <w:autoSpaceDE/>
              <w:autoSpaceDN/>
              <w:adjustRightInd/>
              <w:spacing w:before="40" w:after="40" w:line="200" w:lineRule="exact"/>
              <w:ind w:left="0"/>
              <w:rPr>
                <w:b/>
                <w:sz w:val="16"/>
                <w:szCs w:val="16"/>
              </w:rPr>
            </w:pPr>
            <w:r w:rsidRPr="002F585C">
              <w:rPr>
                <w:b/>
                <w:sz w:val="16"/>
                <w:szCs w:val="16"/>
              </w:rPr>
              <w:t xml:space="preserve">DFT as per Manufacturer’s </w:t>
            </w:r>
            <w:r w:rsidRPr="002F585C">
              <w:rPr>
                <w:b/>
                <w:sz w:val="16"/>
                <w:szCs w:val="16"/>
              </w:rPr>
              <w:br/>
              <w:t>Product Sheet</w:t>
            </w:r>
          </w:p>
        </w:tc>
        <w:tc>
          <w:tcPr>
            <w:tcW w:w="2407" w:type="dxa"/>
            <w:vAlign w:val="center"/>
          </w:tcPr>
          <w:p w14:paraId="1AA4F61B" w14:textId="77777777" w:rsidR="003E601E" w:rsidRPr="002F585C" w:rsidRDefault="003E601E" w:rsidP="00A25F9E">
            <w:pPr>
              <w:autoSpaceDE/>
              <w:autoSpaceDN/>
              <w:adjustRightInd/>
              <w:spacing w:before="40" w:after="40" w:line="200" w:lineRule="exact"/>
              <w:ind w:left="65"/>
              <w:rPr>
                <w:sz w:val="16"/>
                <w:szCs w:val="16"/>
              </w:rPr>
            </w:pPr>
            <w:r w:rsidRPr="002F585C">
              <w:rPr>
                <w:sz w:val="16"/>
                <w:szCs w:val="16"/>
              </w:rPr>
              <w:t>RAI</w:t>
            </w:r>
          </w:p>
        </w:tc>
        <w:tc>
          <w:tcPr>
            <w:tcW w:w="2588" w:type="dxa"/>
            <w:gridSpan w:val="5"/>
            <w:vAlign w:val="center"/>
          </w:tcPr>
          <w:p w14:paraId="458226A6" w14:textId="77777777" w:rsidR="003E601E" w:rsidRPr="001F00E4" w:rsidRDefault="003E601E" w:rsidP="00A25F9E">
            <w:pPr>
              <w:tabs>
                <w:tab w:val="left" w:pos="112"/>
              </w:tabs>
              <w:autoSpaceDE/>
              <w:autoSpaceDN/>
              <w:adjustRightInd/>
              <w:spacing w:before="40" w:after="40" w:line="200" w:lineRule="exact"/>
              <w:ind w:left="65"/>
              <w:rPr>
                <w:sz w:val="16"/>
                <w:szCs w:val="16"/>
              </w:rPr>
            </w:pPr>
            <w:r w:rsidRPr="001F00E4">
              <w:rPr>
                <w:sz w:val="16"/>
                <w:szCs w:val="16"/>
              </w:rPr>
              <w:t xml:space="preserve">HT Mastic 500 (NF and </w:t>
            </w:r>
            <w:proofErr w:type="spellStart"/>
            <w:r w:rsidRPr="001F00E4">
              <w:rPr>
                <w:sz w:val="16"/>
                <w:szCs w:val="16"/>
              </w:rPr>
              <w:t>NFt</w:t>
            </w:r>
            <w:proofErr w:type="spellEnd"/>
            <w:r w:rsidRPr="001F00E4">
              <w:rPr>
                <w:sz w:val="16"/>
                <w:szCs w:val="16"/>
              </w:rPr>
              <w:t>)</w:t>
            </w:r>
          </w:p>
        </w:tc>
        <w:tc>
          <w:tcPr>
            <w:tcW w:w="1012" w:type="dxa"/>
            <w:gridSpan w:val="3"/>
            <w:vAlign w:val="center"/>
          </w:tcPr>
          <w:p w14:paraId="2D119B07" w14:textId="77777777" w:rsidR="003E601E" w:rsidRPr="002F585C" w:rsidRDefault="003E601E" w:rsidP="00A25F9E">
            <w:pPr>
              <w:tabs>
                <w:tab w:val="left" w:pos="76"/>
              </w:tabs>
              <w:autoSpaceDE/>
              <w:autoSpaceDN/>
              <w:adjustRightInd/>
              <w:spacing w:before="40" w:after="40" w:line="200" w:lineRule="exact"/>
              <w:ind w:left="65"/>
              <w:rPr>
                <w:sz w:val="16"/>
                <w:szCs w:val="16"/>
              </w:rPr>
            </w:pPr>
            <w:r w:rsidRPr="002F585C">
              <w:rPr>
                <w:sz w:val="16"/>
                <w:szCs w:val="16"/>
              </w:rPr>
              <w:t>24/350</w:t>
            </w:r>
          </w:p>
        </w:tc>
        <w:tc>
          <w:tcPr>
            <w:tcW w:w="1747" w:type="dxa"/>
            <w:gridSpan w:val="3"/>
            <w:vAlign w:val="center"/>
          </w:tcPr>
          <w:p w14:paraId="17752487" w14:textId="77777777" w:rsidR="003E601E" w:rsidRPr="002F585C" w:rsidRDefault="003E601E" w:rsidP="00A25F9E">
            <w:pPr>
              <w:tabs>
                <w:tab w:val="left" w:pos="198"/>
              </w:tabs>
              <w:autoSpaceDE/>
              <w:autoSpaceDN/>
              <w:adjustRightInd/>
              <w:spacing w:before="40" w:after="40" w:line="200" w:lineRule="exact"/>
              <w:ind w:left="65"/>
              <w:rPr>
                <w:sz w:val="16"/>
                <w:szCs w:val="16"/>
              </w:rPr>
            </w:pPr>
            <w:r w:rsidRPr="00DE6574">
              <w:rPr>
                <w:sz w:val="16"/>
                <w:szCs w:val="16"/>
              </w:rPr>
              <w:t>121°C</w:t>
            </w:r>
            <w:r w:rsidRPr="002F585C">
              <w:rPr>
                <w:sz w:val="16"/>
                <w:szCs w:val="16"/>
              </w:rPr>
              <w:t>(</w:t>
            </w:r>
            <w:r w:rsidRPr="009107C6">
              <w:rPr>
                <w:sz w:val="16"/>
                <w:szCs w:val="16"/>
              </w:rPr>
              <w:t>400°F</w:t>
            </w:r>
            <w:r w:rsidRPr="002F585C">
              <w:rPr>
                <w:sz w:val="16"/>
                <w:szCs w:val="16"/>
              </w:rPr>
              <w:t>)</w:t>
            </w:r>
          </w:p>
        </w:tc>
      </w:tr>
      <w:tr w:rsidR="003E601E" w:rsidRPr="00E50958" w14:paraId="5C3FD0BF" w14:textId="77777777" w:rsidTr="00A25F9E">
        <w:trPr>
          <w:gridAfter w:val="3"/>
          <w:wAfter w:w="494" w:type="dxa"/>
          <w:trHeight w:val="288"/>
          <w:jc w:val="center"/>
        </w:trPr>
        <w:tc>
          <w:tcPr>
            <w:tcW w:w="1860" w:type="dxa"/>
            <w:gridSpan w:val="3"/>
            <w:vAlign w:val="center"/>
          </w:tcPr>
          <w:p w14:paraId="1B7FBF6C" w14:textId="77777777" w:rsidR="003E601E" w:rsidRPr="002F585C" w:rsidRDefault="003E601E" w:rsidP="00A25F9E">
            <w:pPr>
              <w:autoSpaceDE/>
              <w:autoSpaceDN/>
              <w:adjustRightInd/>
              <w:spacing w:before="40" w:after="40" w:line="200" w:lineRule="exact"/>
              <w:ind w:left="0"/>
              <w:rPr>
                <w:b/>
                <w:sz w:val="16"/>
                <w:szCs w:val="16"/>
              </w:rPr>
            </w:pPr>
          </w:p>
        </w:tc>
        <w:tc>
          <w:tcPr>
            <w:tcW w:w="2407" w:type="dxa"/>
            <w:vAlign w:val="center"/>
          </w:tcPr>
          <w:p w14:paraId="0EDF58E5" w14:textId="77777777" w:rsidR="003E601E" w:rsidRPr="002F585C" w:rsidRDefault="003E601E" w:rsidP="00A25F9E">
            <w:pPr>
              <w:autoSpaceDE/>
              <w:autoSpaceDN/>
              <w:adjustRightInd/>
              <w:spacing w:before="40" w:after="40" w:line="200" w:lineRule="exact"/>
              <w:ind w:left="65"/>
              <w:rPr>
                <w:sz w:val="16"/>
                <w:szCs w:val="16"/>
              </w:rPr>
            </w:pPr>
            <w:r w:rsidRPr="002F585C">
              <w:rPr>
                <w:sz w:val="16"/>
                <w:szCs w:val="16"/>
              </w:rPr>
              <w:t>RAI</w:t>
            </w:r>
          </w:p>
        </w:tc>
        <w:tc>
          <w:tcPr>
            <w:tcW w:w="2588" w:type="dxa"/>
            <w:gridSpan w:val="5"/>
            <w:vAlign w:val="center"/>
          </w:tcPr>
          <w:p w14:paraId="296207AF" w14:textId="77777777" w:rsidR="003E601E" w:rsidRPr="001F00E4" w:rsidRDefault="003E601E" w:rsidP="00A25F9E">
            <w:pPr>
              <w:tabs>
                <w:tab w:val="left" w:pos="112"/>
              </w:tabs>
              <w:autoSpaceDE/>
              <w:autoSpaceDN/>
              <w:adjustRightInd/>
              <w:spacing w:before="40" w:after="40" w:line="200" w:lineRule="exact"/>
              <w:ind w:left="65"/>
              <w:rPr>
                <w:sz w:val="16"/>
                <w:szCs w:val="16"/>
              </w:rPr>
            </w:pPr>
            <w:r w:rsidRPr="001F00E4">
              <w:rPr>
                <w:sz w:val="16"/>
                <w:szCs w:val="16"/>
              </w:rPr>
              <w:t>Corr-FX 600</w:t>
            </w:r>
          </w:p>
        </w:tc>
        <w:tc>
          <w:tcPr>
            <w:tcW w:w="1012" w:type="dxa"/>
            <w:gridSpan w:val="3"/>
            <w:vAlign w:val="center"/>
          </w:tcPr>
          <w:p w14:paraId="30CD8AC9" w14:textId="77777777" w:rsidR="003E601E" w:rsidRPr="002F585C" w:rsidRDefault="003E601E" w:rsidP="00A25F9E">
            <w:pPr>
              <w:tabs>
                <w:tab w:val="left" w:pos="76"/>
              </w:tabs>
              <w:autoSpaceDE/>
              <w:autoSpaceDN/>
              <w:adjustRightInd/>
              <w:spacing w:before="40" w:after="40" w:line="200" w:lineRule="exact"/>
              <w:ind w:left="65"/>
              <w:rPr>
                <w:sz w:val="16"/>
                <w:szCs w:val="16"/>
              </w:rPr>
            </w:pPr>
            <w:r w:rsidRPr="002F585C">
              <w:rPr>
                <w:sz w:val="16"/>
                <w:szCs w:val="16"/>
              </w:rPr>
              <w:t>24</w:t>
            </w:r>
          </w:p>
        </w:tc>
        <w:tc>
          <w:tcPr>
            <w:tcW w:w="1747" w:type="dxa"/>
            <w:gridSpan w:val="3"/>
            <w:vAlign w:val="center"/>
          </w:tcPr>
          <w:p w14:paraId="5851FC10" w14:textId="77777777" w:rsidR="003E601E" w:rsidRPr="002F585C" w:rsidRDefault="003E601E" w:rsidP="00A25F9E">
            <w:pPr>
              <w:tabs>
                <w:tab w:val="left" w:pos="198"/>
              </w:tabs>
              <w:autoSpaceDE/>
              <w:autoSpaceDN/>
              <w:adjustRightInd/>
              <w:spacing w:before="40" w:after="40" w:line="200" w:lineRule="exact"/>
              <w:ind w:left="65"/>
              <w:rPr>
                <w:sz w:val="16"/>
                <w:szCs w:val="16"/>
              </w:rPr>
            </w:pPr>
            <w:r w:rsidRPr="005C25A6">
              <w:rPr>
                <w:sz w:val="16"/>
                <w:szCs w:val="16"/>
              </w:rPr>
              <w:t>260°C</w:t>
            </w:r>
            <w:r w:rsidRPr="002F585C">
              <w:rPr>
                <w:sz w:val="16"/>
                <w:szCs w:val="16"/>
              </w:rPr>
              <w:t>(</w:t>
            </w:r>
            <w:r w:rsidRPr="000203D2">
              <w:rPr>
                <w:sz w:val="16"/>
                <w:szCs w:val="16"/>
              </w:rPr>
              <w:t>500°F</w:t>
            </w:r>
            <w:r w:rsidRPr="002F585C">
              <w:rPr>
                <w:sz w:val="16"/>
                <w:szCs w:val="16"/>
              </w:rPr>
              <w:t>)</w:t>
            </w:r>
          </w:p>
        </w:tc>
      </w:tr>
      <w:tr w:rsidR="003E601E" w:rsidRPr="00E50958" w14:paraId="16CBA60F" w14:textId="77777777" w:rsidTr="00A25F9E">
        <w:trPr>
          <w:gridAfter w:val="3"/>
          <w:wAfter w:w="494" w:type="dxa"/>
          <w:trHeight w:val="288"/>
          <w:jc w:val="center"/>
        </w:trPr>
        <w:tc>
          <w:tcPr>
            <w:tcW w:w="1860" w:type="dxa"/>
            <w:gridSpan w:val="3"/>
            <w:vAlign w:val="center"/>
          </w:tcPr>
          <w:p w14:paraId="17380E8C" w14:textId="77777777" w:rsidR="003E601E" w:rsidRPr="002F585C" w:rsidRDefault="003E601E" w:rsidP="00A25F9E">
            <w:pPr>
              <w:autoSpaceDE/>
              <w:autoSpaceDN/>
              <w:adjustRightInd/>
              <w:spacing w:before="40" w:after="40" w:line="200" w:lineRule="exact"/>
              <w:ind w:left="0"/>
              <w:rPr>
                <w:b/>
                <w:sz w:val="16"/>
                <w:szCs w:val="16"/>
              </w:rPr>
            </w:pPr>
          </w:p>
        </w:tc>
        <w:tc>
          <w:tcPr>
            <w:tcW w:w="2407" w:type="dxa"/>
            <w:vAlign w:val="center"/>
          </w:tcPr>
          <w:p w14:paraId="5C92DE8F" w14:textId="77777777" w:rsidR="003E601E" w:rsidRPr="002F585C" w:rsidRDefault="003E601E" w:rsidP="00A25F9E">
            <w:pPr>
              <w:autoSpaceDE/>
              <w:autoSpaceDN/>
              <w:adjustRightInd/>
              <w:spacing w:before="40" w:after="40" w:line="200" w:lineRule="exact"/>
              <w:ind w:left="65"/>
              <w:rPr>
                <w:sz w:val="16"/>
                <w:szCs w:val="16"/>
              </w:rPr>
            </w:pPr>
          </w:p>
        </w:tc>
        <w:tc>
          <w:tcPr>
            <w:tcW w:w="2588" w:type="dxa"/>
            <w:gridSpan w:val="5"/>
            <w:vAlign w:val="center"/>
          </w:tcPr>
          <w:p w14:paraId="0970FBA7" w14:textId="77777777" w:rsidR="003E601E" w:rsidRPr="001F00E4" w:rsidRDefault="003E601E" w:rsidP="00A25F9E">
            <w:pPr>
              <w:autoSpaceDE/>
              <w:autoSpaceDN/>
              <w:adjustRightInd/>
              <w:spacing w:before="40" w:after="40" w:line="200" w:lineRule="exact"/>
              <w:ind w:left="65"/>
              <w:rPr>
                <w:sz w:val="16"/>
                <w:szCs w:val="16"/>
              </w:rPr>
            </w:pPr>
          </w:p>
        </w:tc>
        <w:tc>
          <w:tcPr>
            <w:tcW w:w="1012" w:type="dxa"/>
            <w:gridSpan w:val="3"/>
            <w:vAlign w:val="center"/>
          </w:tcPr>
          <w:p w14:paraId="4E72F821" w14:textId="77777777" w:rsidR="003E601E" w:rsidRPr="002F585C" w:rsidRDefault="003E601E" w:rsidP="00A25F9E">
            <w:pPr>
              <w:autoSpaceDE/>
              <w:autoSpaceDN/>
              <w:adjustRightInd/>
              <w:spacing w:before="40" w:after="40" w:line="200" w:lineRule="exact"/>
              <w:ind w:left="65"/>
              <w:rPr>
                <w:sz w:val="16"/>
                <w:szCs w:val="16"/>
              </w:rPr>
            </w:pPr>
          </w:p>
        </w:tc>
        <w:tc>
          <w:tcPr>
            <w:tcW w:w="1747" w:type="dxa"/>
            <w:gridSpan w:val="3"/>
            <w:vAlign w:val="center"/>
          </w:tcPr>
          <w:p w14:paraId="2BA5E840" w14:textId="77777777" w:rsidR="003E601E" w:rsidRPr="002F585C" w:rsidRDefault="003E601E" w:rsidP="00A25F9E">
            <w:pPr>
              <w:autoSpaceDE/>
              <w:autoSpaceDN/>
              <w:adjustRightInd/>
              <w:spacing w:before="40" w:after="40" w:line="200" w:lineRule="exact"/>
              <w:ind w:left="65"/>
              <w:rPr>
                <w:sz w:val="16"/>
                <w:szCs w:val="16"/>
              </w:rPr>
            </w:pPr>
          </w:p>
        </w:tc>
      </w:tr>
      <w:tr w:rsidR="003E601E" w:rsidRPr="008A671D" w14:paraId="44BACAB4" w14:textId="77777777" w:rsidTr="00A25F9E">
        <w:trPr>
          <w:gridAfter w:val="1"/>
          <w:wAfter w:w="78" w:type="dxa"/>
          <w:trHeight w:val="288"/>
          <w:jc w:val="center"/>
        </w:trPr>
        <w:tc>
          <w:tcPr>
            <w:tcW w:w="10030" w:type="dxa"/>
            <w:gridSpan w:val="17"/>
            <w:vAlign w:val="center"/>
          </w:tcPr>
          <w:p w14:paraId="1DAE59E1" w14:textId="77777777" w:rsidR="003E601E" w:rsidRPr="001F00E4" w:rsidRDefault="003E601E" w:rsidP="00A25F9E">
            <w:pPr>
              <w:autoSpaceDE/>
              <w:autoSpaceDN/>
              <w:adjustRightInd/>
              <w:spacing w:before="0" w:line="240" w:lineRule="auto"/>
              <w:ind w:left="55"/>
              <w:rPr>
                <w:sz w:val="16"/>
                <w:szCs w:val="16"/>
              </w:rPr>
            </w:pPr>
          </w:p>
        </w:tc>
      </w:tr>
      <w:tr w:rsidR="003E601E" w:rsidRPr="00E50958" w14:paraId="1E28933E" w14:textId="77777777" w:rsidTr="00A25F9E">
        <w:trPr>
          <w:gridAfter w:val="2"/>
          <w:wAfter w:w="449" w:type="dxa"/>
          <w:trHeight w:val="288"/>
          <w:jc w:val="center"/>
        </w:trPr>
        <w:tc>
          <w:tcPr>
            <w:tcW w:w="1860" w:type="dxa"/>
            <w:gridSpan w:val="3"/>
            <w:tcBorders>
              <w:top w:val="single" w:sz="12" w:space="0" w:color="auto"/>
            </w:tcBorders>
            <w:vAlign w:val="center"/>
          </w:tcPr>
          <w:p w14:paraId="4CFF3D8C" w14:textId="77777777" w:rsidR="003E601E" w:rsidRPr="002F585C" w:rsidRDefault="003E601E" w:rsidP="00A25F9E">
            <w:pPr>
              <w:autoSpaceDE/>
              <w:autoSpaceDN/>
              <w:adjustRightInd/>
              <w:spacing w:before="40" w:after="40" w:line="200" w:lineRule="exact"/>
              <w:ind w:left="0"/>
              <w:rPr>
                <w:b/>
                <w:sz w:val="16"/>
                <w:szCs w:val="16"/>
              </w:rPr>
            </w:pPr>
            <w:r w:rsidRPr="002F585C">
              <w:rPr>
                <w:b/>
                <w:sz w:val="16"/>
                <w:szCs w:val="16"/>
              </w:rPr>
              <w:t>2</w:t>
            </w:r>
            <w:r w:rsidRPr="002F585C">
              <w:rPr>
                <w:b/>
                <w:sz w:val="16"/>
                <w:szCs w:val="16"/>
                <w:vertAlign w:val="superscript"/>
              </w:rPr>
              <w:t>nd</w:t>
            </w:r>
            <w:r w:rsidRPr="002F585C">
              <w:rPr>
                <w:b/>
                <w:sz w:val="16"/>
                <w:szCs w:val="16"/>
              </w:rPr>
              <w:t xml:space="preserve"> Coat if Required</w:t>
            </w:r>
          </w:p>
        </w:tc>
        <w:tc>
          <w:tcPr>
            <w:tcW w:w="2407" w:type="dxa"/>
            <w:tcBorders>
              <w:top w:val="single" w:sz="12" w:space="0" w:color="auto"/>
            </w:tcBorders>
            <w:vAlign w:val="center"/>
          </w:tcPr>
          <w:p w14:paraId="76E8FBBF" w14:textId="77777777" w:rsidR="003E601E" w:rsidRPr="002F585C" w:rsidRDefault="003E601E" w:rsidP="00A25F9E">
            <w:pPr>
              <w:autoSpaceDE/>
              <w:autoSpaceDN/>
              <w:adjustRightInd/>
              <w:spacing w:before="40" w:after="40" w:line="200" w:lineRule="exact"/>
              <w:ind w:left="65"/>
              <w:rPr>
                <w:sz w:val="16"/>
                <w:szCs w:val="16"/>
              </w:rPr>
            </w:pPr>
            <w:r w:rsidRPr="002F585C">
              <w:rPr>
                <w:sz w:val="16"/>
                <w:szCs w:val="16"/>
              </w:rPr>
              <w:t>Foster</w:t>
            </w:r>
          </w:p>
        </w:tc>
        <w:tc>
          <w:tcPr>
            <w:tcW w:w="2565" w:type="dxa"/>
            <w:gridSpan w:val="4"/>
            <w:tcBorders>
              <w:top w:val="single" w:sz="12" w:space="0" w:color="auto"/>
            </w:tcBorders>
            <w:vAlign w:val="center"/>
          </w:tcPr>
          <w:p w14:paraId="630ED10F" w14:textId="77777777" w:rsidR="003E601E" w:rsidRPr="001F00E4" w:rsidRDefault="003E601E" w:rsidP="00A25F9E">
            <w:pPr>
              <w:tabs>
                <w:tab w:val="left" w:pos="112"/>
              </w:tabs>
              <w:autoSpaceDE/>
              <w:autoSpaceDN/>
              <w:adjustRightInd/>
              <w:spacing w:before="40" w:after="40" w:line="200" w:lineRule="exact"/>
              <w:ind w:left="65"/>
              <w:rPr>
                <w:sz w:val="16"/>
                <w:szCs w:val="16"/>
              </w:rPr>
            </w:pPr>
            <w:r w:rsidRPr="001F00E4">
              <w:rPr>
                <w:sz w:val="16"/>
                <w:szCs w:val="16"/>
              </w:rPr>
              <w:t>Chil-</w:t>
            </w:r>
            <w:proofErr w:type="spellStart"/>
            <w:r w:rsidRPr="001F00E4">
              <w:rPr>
                <w:sz w:val="16"/>
                <w:szCs w:val="16"/>
              </w:rPr>
              <w:t>Lastic</w:t>
            </w:r>
            <w:proofErr w:type="spellEnd"/>
            <w:r w:rsidRPr="001F00E4">
              <w:rPr>
                <w:sz w:val="16"/>
                <w:szCs w:val="16"/>
              </w:rPr>
              <w:t xml:space="preserve"> CP-79 (S and T)</w:t>
            </w:r>
          </w:p>
        </w:tc>
        <w:tc>
          <w:tcPr>
            <w:tcW w:w="1080" w:type="dxa"/>
            <w:gridSpan w:val="5"/>
            <w:tcBorders>
              <w:top w:val="single" w:sz="12" w:space="0" w:color="auto"/>
            </w:tcBorders>
            <w:vAlign w:val="center"/>
          </w:tcPr>
          <w:p w14:paraId="4A772442" w14:textId="77777777" w:rsidR="003E601E" w:rsidRPr="002F585C" w:rsidRDefault="003E601E" w:rsidP="00A25F9E">
            <w:pPr>
              <w:tabs>
                <w:tab w:val="left" w:pos="99"/>
              </w:tabs>
              <w:autoSpaceDE/>
              <w:autoSpaceDN/>
              <w:adjustRightInd/>
              <w:spacing w:before="40" w:after="40" w:line="200" w:lineRule="exact"/>
              <w:ind w:left="65"/>
              <w:rPr>
                <w:sz w:val="16"/>
                <w:szCs w:val="16"/>
              </w:rPr>
            </w:pPr>
            <w:r w:rsidRPr="002F585C">
              <w:rPr>
                <w:sz w:val="16"/>
                <w:szCs w:val="16"/>
              </w:rPr>
              <w:t>340/281</w:t>
            </w:r>
          </w:p>
        </w:tc>
        <w:tc>
          <w:tcPr>
            <w:tcW w:w="1747" w:type="dxa"/>
            <w:gridSpan w:val="3"/>
            <w:tcBorders>
              <w:top w:val="single" w:sz="12" w:space="0" w:color="auto"/>
            </w:tcBorders>
            <w:vAlign w:val="center"/>
          </w:tcPr>
          <w:p w14:paraId="57B6E2D3" w14:textId="77777777" w:rsidR="003E601E" w:rsidRPr="002F585C" w:rsidRDefault="003E601E" w:rsidP="00A25F9E">
            <w:pPr>
              <w:tabs>
                <w:tab w:val="left" w:pos="476"/>
              </w:tabs>
              <w:autoSpaceDE/>
              <w:autoSpaceDN/>
              <w:adjustRightInd/>
              <w:spacing w:before="40" w:after="40" w:line="200" w:lineRule="exact"/>
              <w:ind w:left="65"/>
              <w:rPr>
                <w:sz w:val="16"/>
                <w:szCs w:val="16"/>
              </w:rPr>
            </w:pPr>
            <w:r w:rsidRPr="00F75FDF">
              <w:rPr>
                <w:sz w:val="16"/>
                <w:szCs w:val="16"/>
              </w:rPr>
              <w:t>205°C</w:t>
            </w:r>
            <w:r w:rsidRPr="002F585C">
              <w:rPr>
                <w:sz w:val="16"/>
                <w:szCs w:val="16"/>
              </w:rPr>
              <w:t>(</w:t>
            </w:r>
            <w:r w:rsidRPr="00B11BE1">
              <w:rPr>
                <w:sz w:val="16"/>
                <w:szCs w:val="16"/>
              </w:rPr>
              <w:t>350°F</w:t>
            </w:r>
            <w:r w:rsidRPr="002F585C">
              <w:rPr>
                <w:sz w:val="16"/>
                <w:szCs w:val="16"/>
              </w:rPr>
              <w:t>)</w:t>
            </w:r>
          </w:p>
        </w:tc>
      </w:tr>
      <w:tr w:rsidR="003E601E" w:rsidRPr="00E50958" w14:paraId="67153818" w14:textId="77777777" w:rsidTr="00A25F9E">
        <w:trPr>
          <w:gridAfter w:val="2"/>
          <w:wAfter w:w="449" w:type="dxa"/>
          <w:trHeight w:val="288"/>
          <w:jc w:val="center"/>
        </w:trPr>
        <w:tc>
          <w:tcPr>
            <w:tcW w:w="1860" w:type="dxa"/>
            <w:gridSpan w:val="3"/>
            <w:vAlign w:val="center"/>
          </w:tcPr>
          <w:p w14:paraId="15A57C28" w14:textId="77777777" w:rsidR="003E601E" w:rsidRPr="002F585C" w:rsidRDefault="003E601E" w:rsidP="00A25F9E">
            <w:pPr>
              <w:autoSpaceDE/>
              <w:autoSpaceDN/>
              <w:adjustRightInd/>
              <w:spacing w:before="40" w:after="40" w:line="200" w:lineRule="exact"/>
              <w:ind w:left="0"/>
              <w:rPr>
                <w:b/>
                <w:sz w:val="16"/>
                <w:szCs w:val="16"/>
              </w:rPr>
            </w:pPr>
            <w:r w:rsidRPr="002F585C">
              <w:rPr>
                <w:b/>
                <w:sz w:val="16"/>
                <w:szCs w:val="16"/>
              </w:rPr>
              <w:t>High Temperature Mastic</w:t>
            </w:r>
          </w:p>
        </w:tc>
        <w:tc>
          <w:tcPr>
            <w:tcW w:w="2407" w:type="dxa"/>
            <w:vAlign w:val="center"/>
          </w:tcPr>
          <w:p w14:paraId="0898BAB7" w14:textId="77777777" w:rsidR="003E601E" w:rsidRPr="002F585C" w:rsidRDefault="003E601E" w:rsidP="00A25F9E">
            <w:pPr>
              <w:autoSpaceDE/>
              <w:autoSpaceDN/>
              <w:adjustRightInd/>
              <w:spacing w:before="40" w:after="40" w:line="200" w:lineRule="exact"/>
              <w:ind w:left="65"/>
              <w:rPr>
                <w:sz w:val="16"/>
                <w:szCs w:val="16"/>
              </w:rPr>
            </w:pPr>
            <w:r w:rsidRPr="002F585C">
              <w:rPr>
                <w:sz w:val="16"/>
                <w:szCs w:val="16"/>
              </w:rPr>
              <w:t>RAI</w:t>
            </w:r>
          </w:p>
        </w:tc>
        <w:tc>
          <w:tcPr>
            <w:tcW w:w="2565" w:type="dxa"/>
            <w:gridSpan w:val="4"/>
            <w:vAlign w:val="center"/>
          </w:tcPr>
          <w:p w14:paraId="663FAA16" w14:textId="77777777" w:rsidR="003E601E" w:rsidRPr="001F00E4" w:rsidRDefault="003E601E" w:rsidP="00A25F9E">
            <w:pPr>
              <w:tabs>
                <w:tab w:val="left" w:pos="112"/>
              </w:tabs>
              <w:autoSpaceDE/>
              <w:autoSpaceDN/>
              <w:adjustRightInd/>
              <w:spacing w:before="40" w:after="40" w:line="200" w:lineRule="exact"/>
              <w:ind w:left="65"/>
              <w:rPr>
                <w:sz w:val="16"/>
                <w:szCs w:val="16"/>
              </w:rPr>
            </w:pPr>
            <w:r w:rsidRPr="001F00E4">
              <w:rPr>
                <w:sz w:val="16"/>
                <w:szCs w:val="16"/>
              </w:rPr>
              <w:t xml:space="preserve">HT Mastic 500 (NF and </w:t>
            </w:r>
            <w:proofErr w:type="spellStart"/>
            <w:r w:rsidRPr="001F00E4">
              <w:rPr>
                <w:sz w:val="16"/>
                <w:szCs w:val="16"/>
              </w:rPr>
              <w:t>NFt</w:t>
            </w:r>
            <w:proofErr w:type="spellEnd"/>
            <w:r w:rsidRPr="001F00E4">
              <w:rPr>
                <w:sz w:val="16"/>
                <w:szCs w:val="16"/>
              </w:rPr>
              <w:t>)</w:t>
            </w:r>
          </w:p>
        </w:tc>
        <w:tc>
          <w:tcPr>
            <w:tcW w:w="1080" w:type="dxa"/>
            <w:gridSpan w:val="5"/>
            <w:vAlign w:val="center"/>
          </w:tcPr>
          <w:p w14:paraId="336D0342" w14:textId="77777777" w:rsidR="003E601E" w:rsidRPr="002F585C" w:rsidRDefault="003E601E" w:rsidP="00A25F9E">
            <w:pPr>
              <w:tabs>
                <w:tab w:val="left" w:pos="99"/>
              </w:tabs>
              <w:autoSpaceDE/>
              <w:autoSpaceDN/>
              <w:adjustRightInd/>
              <w:spacing w:before="40" w:after="40" w:line="200" w:lineRule="exact"/>
              <w:ind w:left="65"/>
              <w:rPr>
                <w:sz w:val="16"/>
                <w:szCs w:val="16"/>
              </w:rPr>
            </w:pPr>
            <w:r w:rsidRPr="002F585C">
              <w:rPr>
                <w:sz w:val="16"/>
                <w:szCs w:val="16"/>
              </w:rPr>
              <w:t>24/350</w:t>
            </w:r>
          </w:p>
        </w:tc>
        <w:tc>
          <w:tcPr>
            <w:tcW w:w="1747" w:type="dxa"/>
            <w:gridSpan w:val="3"/>
            <w:vAlign w:val="center"/>
          </w:tcPr>
          <w:p w14:paraId="7822B8B7" w14:textId="77777777" w:rsidR="003E601E" w:rsidRPr="002F585C" w:rsidRDefault="003E601E" w:rsidP="00A25F9E">
            <w:pPr>
              <w:tabs>
                <w:tab w:val="left" w:pos="476"/>
              </w:tabs>
              <w:autoSpaceDE/>
              <w:autoSpaceDN/>
              <w:adjustRightInd/>
              <w:spacing w:before="40" w:after="40" w:line="200" w:lineRule="exact"/>
              <w:ind w:left="65"/>
              <w:rPr>
                <w:sz w:val="16"/>
                <w:szCs w:val="16"/>
              </w:rPr>
            </w:pPr>
            <w:r w:rsidRPr="00A37DCB">
              <w:rPr>
                <w:sz w:val="16"/>
                <w:szCs w:val="16"/>
              </w:rPr>
              <w:t>121°C</w:t>
            </w:r>
            <w:r w:rsidRPr="002F585C">
              <w:rPr>
                <w:sz w:val="16"/>
                <w:szCs w:val="16"/>
              </w:rPr>
              <w:t>(</w:t>
            </w:r>
            <w:r w:rsidRPr="00F16155">
              <w:rPr>
                <w:sz w:val="16"/>
                <w:szCs w:val="16"/>
              </w:rPr>
              <w:t>400°F</w:t>
            </w:r>
            <w:r w:rsidRPr="002F585C">
              <w:rPr>
                <w:sz w:val="16"/>
                <w:szCs w:val="16"/>
              </w:rPr>
              <w:t>)</w:t>
            </w:r>
          </w:p>
        </w:tc>
      </w:tr>
      <w:tr w:rsidR="003E601E" w:rsidRPr="00E50958" w14:paraId="2A68164B" w14:textId="77777777" w:rsidTr="00A25F9E">
        <w:trPr>
          <w:gridAfter w:val="2"/>
          <w:wAfter w:w="449" w:type="dxa"/>
          <w:trHeight w:val="288"/>
          <w:jc w:val="center"/>
        </w:trPr>
        <w:tc>
          <w:tcPr>
            <w:tcW w:w="1860" w:type="dxa"/>
            <w:gridSpan w:val="3"/>
            <w:vMerge w:val="restart"/>
            <w:vAlign w:val="center"/>
          </w:tcPr>
          <w:p w14:paraId="3415D50C" w14:textId="77777777" w:rsidR="003E601E" w:rsidRPr="002F585C" w:rsidRDefault="003E601E" w:rsidP="00A25F9E">
            <w:pPr>
              <w:autoSpaceDE/>
              <w:autoSpaceDN/>
              <w:adjustRightInd/>
              <w:spacing w:before="40" w:after="40" w:line="200" w:lineRule="exact"/>
              <w:ind w:left="0"/>
              <w:rPr>
                <w:b/>
                <w:sz w:val="16"/>
                <w:szCs w:val="16"/>
              </w:rPr>
            </w:pPr>
            <w:r w:rsidRPr="002F585C">
              <w:rPr>
                <w:b/>
                <w:sz w:val="16"/>
                <w:szCs w:val="16"/>
              </w:rPr>
              <w:t xml:space="preserve">DFT as per Manufacturer’s </w:t>
            </w:r>
            <w:r w:rsidRPr="002F585C">
              <w:rPr>
                <w:b/>
                <w:sz w:val="16"/>
                <w:szCs w:val="16"/>
              </w:rPr>
              <w:br/>
              <w:t>Product Sheet</w:t>
            </w:r>
          </w:p>
        </w:tc>
        <w:tc>
          <w:tcPr>
            <w:tcW w:w="2407" w:type="dxa"/>
            <w:vAlign w:val="center"/>
          </w:tcPr>
          <w:p w14:paraId="449B0F84" w14:textId="77777777" w:rsidR="003E601E" w:rsidRPr="002F585C" w:rsidRDefault="003E601E" w:rsidP="00A25F9E">
            <w:pPr>
              <w:autoSpaceDE/>
              <w:autoSpaceDN/>
              <w:adjustRightInd/>
              <w:spacing w:before="40" w:after="40" w:line="200" w:lineRule="exact"/>
              <w:ind w:left="65"/>
              <w:rPr>
                <w:sz w:val="16"/>
                <w:szCs w:val="16"/>
              </w:rPr>
            </w:pPr>
            <w:r w:rsidRPr="002F585C">
              <w:rPr>
                <w:sz w:val="16"/>
                <w:szCs w:val="16"/>
              </w:rPr>
              <w:t>RAI</w:t>
            </w:r>
          </w:p>
        </w:tc>
        <w:tc>
          <w:tcPr>
            <w:tcW w:w="2565" w:type="dxa"/>
            <w:gridSpan w:val="4"/>
            <w:vAlign w:val="center"/>
          </w:tcPr>
          <w:p w14:paraId="0BAF12D9" w14:textId="77777777" w:rsidR="003E601E" w:rsidRPr="001F00E4" w:rsidRDefault="003E601E" w:rsidP="00A25F9E">
            <w:pPr>
              <w:tabs>
                <w:tab w:val="left" w:pos="112"/>
              </w:tabs>
              <w:autoSpaceDE/>
              <w:autoSpaceDN/>
              <w:adjustRightInd/>
              <w:spacing w:before="40" w:after="40" w:line="200" w:lineRule="exact"/>
              <w:ind w:left="65"/>
              <w:rPr>
                <w:sz w:val="16"/>
                <w:szCs w:val="16"/>
              </w:rPr>
            </w:pPr>
            <w:r w:rsidRPr="001F00E4">
              <w:rPr>
                <w:sz w:val="16"/>
                <w:szCs w:val="16"/>
              </w:rPr>
              <w:t>Corr-FX 600</w:t>
            </w:r>
          </w:p>
        </w:tc>
        <w:tc>
          <w:tcPr>
            <w:tcW w:w="1080" w:type="dxa"/>
            <w:gridSpan w:val="5"/>
            <w:vAlign w:val="center"/>
          </w:tcPr>
          <w:p w14:paraId="5672C4C8" w14:textId="77777777" w:rsidR="003E601E" w:rsidRPr="002F585C" w:rsidRDefault="003E601E" w:rsidP="00A25F9E">
            <w:pPr>
              <w:tabs>
                <w:tab w:val="left" w:pos="99"/>
              </w:tabs>
              <w:autoSpaceDE/>
              <w:autoSpaceDN/>
              <w:adjustRightInd/>
              <w:spacing w:before="40" w:after="40" w:line="200" w:lineRule="exact"/>
              <w:ind w:left="65"/>
              <w:rPr>
                <w:sz w:val="16"/>
                <w:szCs w:val="16"/>
              </w:rPr>
            </w:pPr>
            <w:r w:rsidRPr="002F585C">
              <w:rPr>
                <w:sz w:val="16"/>
                <w:szCs w:val="16"/>
              </w:rPr>
              <w:t>24</w:t>
            </w:r>
          </w:p>
        </w:tc>
        <w:tc>
          <w:tcPr>
            <w:tcW w:w="1747" w:type="dxa"/>
            <w:gridSpan w:val="3"/>
            <w:vAlign w:val="center"/>
          </w:tcPr>
          <w:p w14:paraId="0BF3FE1B" w14:textId="77777777" w:rsidR="003E601E" w:rsidRPr="002F585C" w:rsidRDefault="003E601E" w:rsidP="00A25F9E">
            <w:pPr>
              <w:tabs>
                <w:tab w:val="left" w:pos="476"/>
              </w:tabs>
              <w:autoSpaceDE/>
              <w:autoSpaceDN/>
              <w:adjustRightInd/>
              <w:spacing w:before="40" w:after="40" w:line="200" w:lineRule="exact"/>
              <w:ind w:left="65"/>
              <w:rPr>
                <w:sz w:val="16"/>
                <w:szCs w:val="16"/>
              </w:rPr>
            </w:pPr>
            <w:r w:rsidRPr="00CA6242">
              <w:rPr>
                <w:sz w:val="16"/>
                <w:szCs w:val="16"/>
              </w:rPr>
              <w:t>260°C</w:t>
            </w:r>
            <w:r w:rsidRPr="002F585C">
              <w:rPr>
                <w:sz w:val="16"/>
                <w:szCs w:val="16"/>
              </w:rPr>
              <w:t xml:space="preserve"> (</w:t>
            </w:r>
            <w:r w:rsidRPr="008C7223">
              <w:rPr>
                <w:sz w:val="16"/>
                <w:szCs w:val="16"/>
              </w:rPr>
              <w:t>500</w:t>
            </w:r>
            <w:r w:rsidRPr="00043026">
              <w:rPr>
                <w:sz w:val="16"/>
                <w:szCs w:val="16"/>
              </w:rPr>
              <w:t>°F</w:t>
            </w:r>
            <w:r w:rsidRPr="002F585C">
              <w:rPr>
                <w:sz w:val="16"/>
                <w:szCs w:val="16"/>
              </w:rPr>
              <w:t>)</w:t>
            </w:r>
          </w:p>
        </w:tc>
      </w:tr>
      <w:tr w:rsidR="003E601E" w:rsidRPr="00E50958" w14:paraId="629A3F6F" w14:textId="77777777" w:rsidTr="00A25F9E">
        <w:trPr>
          <w:gridAfter w:val="2"/>
          <w:wAfter w:w="449" w:type="dxa"/>
          <w:trHeight w:val="288"/>
          <w:jc w:val="center"/>
        </w:trPr>
        <w:tc>
          <w:tcPr>
            <w:tcW w:w="1860" w:type="dxa"/>
            <w:gridSpan w:val="3"/>
            <w:vMerge/>
            <w:vAlign w:val="center"/>
          </w:tcPr>
          <w:p w14:paraId="762C15D5" w14:textId="77777777" w:rsidR="003E601E" w:rsidRPr="002F585C" w:rsidRDefault="003E601E" w:rsidP="00A25F9E">
            <w:pPr>
              <w:autoSpaceDE/>
              <w:autoSpaceDN/>
              <w:adjustRightInd/>
              <w:spacing w:after="120" w:line="260" w:lineRule="exact"/>
              <w:ind w:left="936"/>
              <w:jc w:val="center"/>
              <w:rPr>
                <w:b/>
                <w:sz w:val="16"/>
                <w:szCs w:val="16"/>
              </w:rPr>
            </w:pPr>
          </w:p>
        </w:tc>
        <w:tc>
          <w:tcPr>
            <w:tcW w:w="2407" w:type="dxa"/>
            <w:vAlign w:val="center"/>
          </w:tcPr>
          <w:p w14:paraId="144E7D60" w14:textId="77777777" w:rsidR="003E601E" w:rsidRPr="002F585C" w:rsidRDefault="003E601E" w:rsidP="00A25F9E">
            <w:pPr>
              <w:autoSpaceDE/>
              <w:autoSpaceDN/>
              <w:adjustRightInd/>
              <w:spacing w:before="40" w:after="40" w:line="200" w:lineRule="exact"/>
              <w:ind w:left="65"/>
              <w:rPr>
                <w:sz w:val="16"/>
                <w:szCs w:val="16"/>
              </w:rPr>
            </w:pPr>
          </w:p>
        </w:tc>
        <w:tc>
          <w:tcPr>
            <w:tcW w:w="2565" w:type="dxa"/>
            <w:gridSpan w:val="4"/>
            <w:vAlign w:val="center"/>
          </w:tcPr>
          <w:p w14:paraId="222C7C0E" w14:textId="77777777" w:rsidR="003E601E" w:rsidRPr="002F585C" w:rsidRDefault="003E601E" w:rsidP="00A25F9E">
            <w:pPr>
              <w:autoSpaceDE/>
              <w:autoSpaceDN/>
              <w:adjustRightInd/>
              <w:spacing w:before="40" w:after="40" w:line="200" w:lineRule="exact"/>
              <w:ind w:left="65"/>
              <w:rPr>
                <w:sz w:val="16"/>
                <w:szCs w:val="16"/>
              </w:rPr>
            </w:pPr>
          </w:p>
        </w:tc>
        <w:tc>
          <w:tcPr>
            <w:tcW w:w="1080" w:type="dxa"/>
            <w:gridSpan w:val="5"/>
            <w:vAlign w:val="center"/>
          </w:tcPr>
          <w:p w14:paraId="1F9FF70F" w14:textId="77777777" w:rsidR="003E601E" w:rsidRPr="002F585C" w:rsidRDefault="003E601E" w:rsidP="00A25F9E">
            <w:pPr>
              <w:autoSpaceDE/>
              <w:autoSpaceDN/>
              <w:adjustRightInd/>
              <w:spacing w:before="40" w:after="40" w:line="200" w:lineRule="exact"/>
              <w:ind w:left="65"/>
              <w:rPr>
                <w:sz w:val="16"/>
                <w:szCs w:val="16"/>
              </w:rPr>
            </w:pPr>
          </w:p>
        </w:tc>
        <w:tc>
          <w:tcPr>
            <w:tcW w:w="1747" w:type="dxa"/>
            <w:gridSpan w:val="3"/>
            <w:vAlign w:val="center"/>
          </w:tcPr>
          <w:p w14:paraId="56D5C959" w14:textId="77777777" w:rsidR="003E601E" w:rsidRPr="002F585C" w:rsidRDefault="003E601E" w:rsidP="00A25F9E">
            <w:pPr>
              <w:tabs>
                <w:tab w:val="left" w:pos="476"/>
              </w:tabs>
              <w:autoSpaceDE/>
              <w:autoSpaceDN/>
              <w:adjustRightInd/>
              <w:spacing w:before="40" w:after="40" w:line="200" w:lineRule="exact"/>
              <w:ind w:left="65"/>
              <w:rPr>
                <w:sz w:val="16"/>
                <w:szCs w:val="16"/>
              </w:rPr>
            </w:pPr>
          </w:p>
        </w:tc>
      </w:tr>
      <w:tr w:rsidR="003E601E" w:rsidRPr="00E50958" w14:paraId="260CCEB4" w14:textId="77777777" w:rsidTr="00A25F9E">
        <w:trPr>
          <w:gridAfter w:val="2"/>
          <w:wAfter w:w="449" w:type="dxa"/>
          <w:trHeight w:val="288"/>
          <w:jc w:val="center"/>
        </w:trPr>
        <w:tc>
          <w:tcPr>
            <w:tcW w:w="1860" w:type="dxa"/>
            <w:gridSpan w:val="3"/>
            <w:vMerge/>
            <w:vAlign w:val="center"/>
          </w:tcPr>
          <w:p w14:paraId="528078F0" w14:textId="77777777" w:rsidR="003E601E" w:rsidRPr="002F585C" w:rsidRDefault="003E601E" w:rsidP="00A25F9E">
            <w:pPr>
              <w:autoSpaceDE/>
              <w:autoSpaceDN/>
              <w:adjustRightInd/>
              <w:spacing w:before="40" w:after="40" w:line="240" w:lineRule="auto"/>
              <w:ind w:left="0"/>
              <w:rPr>
                <w:b/>
                <w:sz w:val="16"/>
                <w:szCs w:val="16"/>
              </w:rPr>
            </w:pPr>
          </w:p>
        </w:tc>
        <w:tc>
          <w:tcPr>
            <w:tcW w:w="2407" w:type="dxa"/>
            <w:vAlign w:val="center"/>
          </w:tcPr>
          <w:p w14:paraId="25AC7372" w14:textId="77777777" w:rsidR="003E601E" w:rsidRPr="002F585C" w:rsidRDefault="003E601E" w:rsidP="00A25F9E">
            <w:pPr>
              <w:autoSpaceDE/>
              <w:autoSpaceDN/>
              <w:adjustRightInd/>
              <w:spacing w:before="40" w:after="40" w:line="240" w:lineRule="auto"/>
              <w:ind w:left="65"/>
              <w:rPr>
                <w:sz w:val="16"/>
                <w:szCs w:val="16"/>
              </w:rPr>
            </w:pPr>
          </w:p>
        </w:tc>
        <w:tc>
          <w:tcPr>
            <w:tcW w:w="2565" w:type="dxa"/>
            <w:gridSpan w:val="4"/>
            <w:vAlign w:val="center"/>
          </w:tcPr>
          <w:p w14:paraId="63D5913D" w14:textId="77777777" w:rsidR="003E601E" w:rsidRPr="002F585C" w:rsidRDefault="003E601E" w:rsidP="00A25F9E">
            <w:pPr>
              <w:autoSpaceDE/>
              <w:autoSpaceDN/>
              <w:adjustRightInd/>
              <w:spacing w:before="40" w:after="40" w:line="240" w:lineRule="auto"/>
              <w:ind w:left="65"/>
              <w:rPr>
                <w:sz w:val="16"/>
                <w:szCs w:val="16"/>
              </w:rPr>
            </w:pPr>
          </w:p>
        </w:tc>
        <w:tc>
          <w:tcPr>
            <w:tcW w:w="1080" w:type="dxa"/>
            <w:gridSpan w:val="5"/>
            <w:vAlign w:val="center"/>
          </w:tcPr>
          <w:p w14:paraId="1331AD2D" w14:textId="77777777" w:rsidR="003E601E" w:rsidRPr="002F585C" w:rsidRDefault="003E601E" w:rsidP="00A25F9E">
            <w:pPr>
              <w:autoSpaceDE/>
              <w:autoSpaceDN/>
              <w:adjustRightInd/>
              <w:spacing w:before="40" w:after="40" w:line="240" w:lineRule="auto"/>
              <w:ind w:left="65"/>
              <w:rPr>
                <w:sz w:val="16"/>
                <w:szCs w:val="16"/>
              </w:rPr>
            </w:pPr>
          </w:p>
        </w:tc>
        <w:tc>
          <w:tcPr>
            <w:tcW w:w="1747" w:type="dxa"/>
            <w:gridSpan w:val="3"/>
            <w:vAlign w:val="center"/>
          </w:tcPr>
          <w:p w14:paraId="73CD4CEB" w14:textId="77777777" w:rsidR="003E601E" w:rsidRPr="002F585C" w:rsidRDefault="003E601E" w:rsidP="00A25F9E">
            <w:pPr>
              <w:tabs>
                <w:tab w:val="left" w:pos="476"/>
              </w:tabs>
              <w:autoSpaceDE/>
              <w:autoSpaceDN/>
              <w:adjustRightInd/>
              <w:spacing w:before="40" w:after="40" w:line="240" w:lineRule="auto"/>
              <w:ind w:left="65"/>
              <w:rPr>
                <w:sz w:val="16"/>
                <w:szCs w:val="16"/>
              </w:rPr>
            </w:pPr>
          </w:p>
        </w:tc>
      </w:tr>
      <w:tr w:rsidR="003E601E" w:rsidRPr="00E50958" w14:paraId="2EE1DD60" w14:textId="77777777" w:rsidTr="00A25F9E">
        <w:trPr>
          <w:gridAfter w:val="2"/>
          <w:wAfter w:w="449" w:type="dxa"/>
          <w:trHeight w:val="288"/>
          <w:jc w:val="center"/>
        </w:trPr>
        <w:tc>
          <w:tcPr>
            <w:tcW w:w="1860" w:type="dxa"/>
            <w:gridSpan w:val="3"/>
            <w:tcBorders>
              <w:bottom w:val="single" w:sz="12" w:space="0" w:color="auto"/>
            </w:tcBorders>
            <w:vAlign w:val="center"/>
          </w:tcPr>
          <w:p w14:paraId="5462A8A1" w14:textId="77777777" w:rsidR="003E601E" w:rsidRPr="002F585C" w:rsidRDefault="003E601E" w:rsidP="00A25F9E">
            <w:pPr>
              <w:autoSpaceDE/>
              <w:autoSpaceDN/>
              <w:adjustRightInd/>
              <w:spacing w:before="40" w:after="40" w:line="240" w:lineRule="auto"/>
              <w:ind w:left="0"/>
              <w:rPr>
                <w:b/>
                <w:sz w:val="16"/>
                <w:szCs w:val="16"/>
              </w:rPr>
            </w:pPr>
          </w:p>
        </w:tc>
        <w:tc>
          <w:tcPr>
            <w:tcW w:w="2407" w:type="dxa"/>
            <w:tcBorders>
              <w:bottom w:val="single" w:sz="12" w:space="0" w:color="auto"/>
            </w:tcBorders>
            <w:vAlign w:val="center"/>
          </w:tcPr>
          <w:p w14:paraId="67EC0F23" w14:textId="77777777" w:rsidR="003E601E" w:rsidRPr="002F585C" w:rsidRDefault="003E601E" w:rsidP="00A25F9E">
            <w:pPr>
              <w:autoSpaceDE/>
              <w:autoSpaceDN/>
              <w:adjustRightInd/>
              <w:spacing w:before="40" w:after="40" w:line="240" w:lineRule="auto"/>
              <w:ind w:left="65"/>
              <w:rPr>
                <w:sz w:val="16"/>
                <w:szCs w:val="16"/>
              </w:rPr>
            </w:pPr>
          </w:p>
        </w:tc>
        <w:tc>
          <w:tcPr>
            <w:tcW w:w="2565" w:type="dxa"/>
            <w:gridSpan w:val="4"/>
            <w:tcBorders>
              <w:left w:val="nil"/>
              <w:bottom w:val="single" w:sz="12" w:space="0" w:color="auto"/>
            </w:tcBorders>
            <w:vAlign w:val="center"/>
          </w:tcPr>
          <w:p w14:paraId="660DAC12" w14:textId="77777777" w:rsidR="003E601E" w:rsidRPr="002F585C" w:rsidRDefault="003E601E" w:rsidP="00A25F9E">
            <w:pPr>
              <w:autoSpaceDE/>
              <w:autoSpaceDN/>
              <w:adjustRightInd/>
              <w:spacing w:before="40" w:after="40" w:line="240" w:lineRule="auto"/>
              <w:ind w:left="65"/>
              <w:rPr>
                <w:sz w:val="16"/>
                <w:szCs w:val="16"/>
              </w:rPr>
            </w:pPr>
          </w:p>
        </w:tc>
        <w:tc>
          <w:tcPr>
            <w:tcW w:w="1080" w:type="dxa"/>
            <w:gridSpan w:val="5"/>
            <w:tcBorders>
              <w:bottom w:val="single" w:sz="12" w:space="0" w:color="auto"/>
            </w:tcBorders>
            <w:vAlign w:val="center"/>
          </w:tcPr>
          <w:p w14:paraId="358F2022" w14:textId="77777777" w:rsidR="003E601E" w:rsidRPr="002F585C" w:rsidRDefault="003E601E" w:rsidP="00A25F9E">
            <w:pPr>
              <w:autoSpaceDE/>
              <w:autoSpaceDN/>
              <w:adjustRightInd/>
              <w:spacing w:before="40" w:after="40" w:line="240" w:lineRule="auto"/>
              <w:ind w:left="65"/>
              <w:rPr>
                <w:sz w:val="16"/>
                <w:szCs w:val="16"/>
              </w:rPr>
            </w:pPr>
          </w:p>
        </w:tc>
        <w:tc>
          <w:tcPr>
            <w:tcW w:w="1747" w:type="dxa"/>
            <w:gridSpan w:val="3"/>
            <w:tcBorders>
              <w:left w:val="nil"/>
              <w:bottom w:val="single" w:sz="12" w:space="0" w:color="auto"/>
            </w:tcBorders>
            <w:vAlign w:val="center"/>
          </w:tcPr>
          <w:p w14:paraId="4ED079EA" w14:textId="77777777" w:rsidR="003E601E" w:rsidRPr="002F585C" w:rsidRDefault="003E601E" w:rsidP="00A25F9E">
            <w:pPr>
              <w:autoSpaceDE/>
              <w:autoSpaceDN/>
              <w:adjustRightInd/>
              <w:spacing w:before="40" w:after="40" w:line="240" w:lineRule="auto"/>
              <w:ind w:left="65"/>
              <w:rPr>
                <w:sz w:val="16"/>
                <w:szCs w:val="16"/>
              </w:rPr>
            </w:pPr>
          </w:p>
        </w:tc>
      </w:tr>
      <w:tr w:rsidR="003E601E" w:rsidRPr="008A671D" w14:paraId="0E2DCCF0" w14:textId="77777777" w:rsidTr="00A25F9E">
        <w:trPr>
          <w:gridAfter w:val="1"/>
          <w:wAfter w:w="78" w:type="dxa"/>
          <w:trHeight w:val="288"/>
          <w:jc w:val="center"/>
        </w:trPr>
        <w:tc>
          <w:tcPr>
            <w:tcW w:w="4267" w:type="dxa"/>
            <w:gridSpan w:val="4"/>
            <w:tcBorders>
              <w:top w:val="single" w:sz="12" w:space="0" w:color="auto"/>
            </w:tcBorders>
            <w:vAlign w:val="center"/>
          </w:tcPr>
          <w:p w14:paraId="29F67DC6" w14:textId="01E6780F" w:rsidR="003E601E" w:rsidRPr="002F585C" w:rsidRDefault="003E601E" w:rsidP="00A25F9E">
            <w:pPr>
              <w:tabs>
                <w:tab w:val="left" w:pos="127"/>
              </w:tabs>
              <w:autoSpaceDE/>
              <w:autoSpaceDN/>
              <w:adjustRightInd/>
              <w:spacing w:before="0" w:line="240" w:lineRule="auto"/>
              <w:ind w:left="65"/>
              <w:rPr>
                <w:sz w:val="16"/>
                <w:szCs w:val="16"/>
              </w:rPr>
            </w:pPr>
            <w:r w:rsidRPr="002F585C">
              <w:rPr>
                <w:b/>
                <w:sz w:val="16"/>
                <w:szCs w:val="16"/>
              </w:rPr>
              <w:t>Last Update:</w:t>
            </w:r>
            <w:r w:rsidR="004D0477">
              <w:rPr>
                <w:b/>
                <w:sz w:val="16"/>
                <w:szCs w:val="16"/>
              </w:rPr>
              <w:t xml:space="preserve"> </w:t>
            </w:r>
            <w:r w:rsidR="004D0477">
              <w:rPr>
                <w:position w:val="-1"/>
                <w:sz w:val="16"/>
                <w:szCs w:val="16"/>
              </w:rPr>
              <w:t xml:space="preserve">November </w:t>
            </w:r>
            <w:r w:rsidR="008B26A7">
              <w:rPr>
                <w:position w:val="-1"/>
                <w:sz w:val="16"/>
                <w:szCs w:val="16"/>
              </w:rPr>
              <w:t>2025</w:t>
            </w:r>
          </w:p>
        </w:tc>
        <w:tc>
          <w:tcPr>
            <w:tcW w:w="2430" w:type="dxa"/>
            <w:gridSpan w:val="3"/>
            <w:tcBorders>
              <w:top w:val="single" w:sz="12" w:space="0" w:color="auto"/>
            </w:tcBorders>
            <w:vAlign w:val="center"/>
          </w:tcPr>
          <w:p w14:paraId="7043DCDC" w14:textId="77777777" w:rsidR="003E601E" w:rsidRPr="002F585C" w:rsidRDefault="003E601E" w:rsidP="00A25F9E">
            <w:pPr>
              <w:autoSpaceDE/>
              <w:autoSpaceDN/>
              <w:adjustRightInd/>
              <w:spacing w:before="0" w:line="240" w:lineRule="auto"/>
              <w:ind w:left="936"/>
              <w:rPr>
                <w:sz w:val="16"/>
                <w:szCs w:val="16"/>
              </w:rPr>
            </w:pPr>
          </w:p>
        </w:tc>
        <w:tc>
          <w:tcPr>
            <w:tcW w:w="1080" w:type="dxa"/>
            <w:gridSpan w:val="4"/>
            <w:tcBorders>
              <w:top w:val="single" w:sz="12" w:space="0" w:color="auto"/>
            </w:tcBorders>
            <w:vAlign w:val="center"/>
          </w:tcPr>
          <w:p w14:paraId="767CCC25" w14:textId="77777777" w:rsidR="003E601E" w:rsidRPr="002F585C" w:rsidRDefault="003E601E" w:rsidP="00A25F9E">
            <w:pPr>
              <w:autoSpaceDE/>
              <w:autoSpaceDN/>
              <w:adjustRightInd/>
              <w:spacing w:before="0" w:line="240" w:lineRule="auto"/>
              <w:ind w:left="936"/>
              <w:jc w:val="center"/>
              <w:rPr>
                <w:sz w:val="16"/>
                <w:szCs w:val="16"/>
              </w:rPr>
            </w:pPr>
          </w:p>
        </w:tc>
        <w:tc>
          <w:tcPr>
            <w:tcW w:w="2253" w:type="dxa"/>
            <w:gridSpan w:val="6"/>
            <w:tcBorders>
              <w:top w:val="single" w:sz="12" w:space="0" w:color="auto"/>
            </w:tcBorders>
            <w:vAlign w:val="center"/>
          </w:tcPr>
          <w:p w14:paraId="2CB09AC2" w14:textId="77777777" w:rsidR="003E601E" w:rsidRPr="002F585C" w:rsidRDefault="003E601E" w:rsidP="00A25F9E">
            <w:pPr>
              <w:autoSpaceDE/>
              <w:autoSpaceDN/>
              <w:adjustRightInd/>
              <w:spacing w:before="0" w:line="240" w:lineRule="auto"/>
              <w:ind w:left="936"/>
              <w:rPr>
                <w:sz w:val="16"/>
                <w:szCs w:val="16"/>
              </w:rPr>
            </w:pPr>
          </w:p>
        </w:tc>
      </w:tr>
      <w:tr w:rsidR="006F2331" w:rsidRPr="008A671D" w14:paraId="3C779FC6" w14:textId="77777777" w:rsidTr="009F1491">
        <w:trPr>
          <w:gridAfter w:val="1"/>
          <w:wAfter w:w="78" w:type="dxa"/>
          <w:trHeight w:val="288"/>
          <w:jc w:val="center"/>
        </w:trPr>
        <w:tc>
          <w:tcPr>
            <w:tcW w:w="6697" w:type="dxa"/>
            <w:gridSpan w:val="7"/>
            <w:tcBorders>
              <w:top w:val="single" w:sz="12" w:space="0" w:color="auto"/>
            </w:tcBorders>
            <w:vAlign w:val="center"/>
          </w:tcPr>
          <w:p w14:paraId="0E1BB91B" w14:textId="59B4AB7E" w:rsidR="006F2331" w:rsidRPr="006F2331" w:rsidRDefault="006F2331" w:rsidP="00A25F9E">
            <w:pPr>
              <w:tabs>
                <w:tab w:val="left" w:pos="127"/>
              </w:tabs>
              <w:autoSpaceDE/>
              <w:autoSpaceDN/>
              <w:adjustRightInd/>
              <w:spacing w:before="0" w:line="240" w:lineRule="auto"/>
              <w:ind w:left="65"/>
              <w:rPr>
                <w:sz w:val="16"/>
                <w:szCs w:val="16"/>
              </w:rPr>
            </w:pPr>
            <w:r w:rsidRPr="006F2331">
              <w:rPr>
                <w:sz w:val="16"/>
                <w:szCs w:val="16"/>
              </w:rPr>
              <w:t>Note</w:t>
            </w:r>
            <w:r w:rsidR="000D7841">
              <w:rPr>
                <w:sz w:val="16"/>
                <w:szCs w:val="16"/>
              </w:rPr>
              <w:t xml:space="preserve"> 1</w:t>
            </w:r>
            <w:r w:rsidRPr="006F2331">
              <w:rPr>
                <w:sz w:val="16"/>
                <w:szCs w:val="16"/>
              </w:rPr>
              <w:t>: Material to be applied after refractory anchor installation</w:t>
            </w:r>
          </w:p>
          <w:p w14:paraId="5898F0D6" w14:textId="77777777" w:rsidR="006F2331" w:rsidRPr="006F2331" w:rsidRDefault="006F2331" w:rsidP="00A25F9E">
            <w:pPr>
              <w:autoSpaceDE/>
              <w:autoSpaceDN/>
              <w:adjustRightInd/>
              <w:spacing w:before="0" w:line="240" w:lineRule="auto"/>
              <w:ind w:left="936"/>
              <w:rPr>
                <w:sz w:val="16"/>
                <w:szCs w:val="16"/>
              </w:rPr>
            </w:pPr>
          </w:p>
        </w:tc>
        <w:tc>
          <w:tcPr>
            <w:tcW w:w="1080" w:type="dxa"/>
            <w:gridSpan w:val="4"/>
            <w:tcBorders>
              <w:top w:val="single" w:sz="12" w:space="0" w:color="auto"/>
            </w:tcBorders>
            <w:vAlign w:val="center"/>
          </w:tcPr>
          <w:p w14:paraId="7E5C2C23" w14:textId="77777777" w:rsidR="006F2331" w:rsidRPr="002F585C" w:rsidRDefault="006F2331" w:rsidP="00A25F9E">
            <w:pPr>
              <w:autoSpaceDE/>
              <w:autoSpaceDN/>
              <w:adjustRightInd/>
              <w:spacing w:before="0" w:line="240" w:lineRule="auto"/>
              <w:ind w:left="936"/>
              <w:jc w:val="center"/>
              <w:rPr>
                <w:sz w:val="16"/>
                <w:szCs w:val="16"/>
              </w:rPr>
            </w:pPr>
          </w:p>
        </w:tc>
        <w:tc>
          <w:tcPr>
            <w:tcW w:w="2253" w:type="dxa"/>
            <w:gridSpan w:val="6"/>
            <w:tcBorders>
              <w:top w:val="single" w:sz="12" w:space="0" w:color="auto"/>
            </w:tcBorders>
            <w:vAlign w:val="center"/>
          </w:tcPr>
          <w:p w14:paraId="31163839" w14:textId="77777777" w:rsidR="006F2331" w:rsidRPr="002F585C" w:rsidRDefault="006F2331" w:rsidP="00A25F9E">
            <w:pPr>
              <w:autoSpaceDE/>
              <w:autoSpaceDN/>
              <w:adjustRightInd/>
              <w:spacing w:before="0" w:line="240" w:lineRule="auto"/>
              <w:ind w:left="936"/>
              <w:rPr>
                <w:sz w:val="16"/>
                <w:szCs w:val="16"/>
              </w:rPr>
            </w:pPr>
          </w:p>
        </w:tc>
      </w:tr>
    </w:tbl>
    <w:p w14:paraId="54394A31" w14:textId="77777777" w:rsidR="003E601E" w:rsidRPr="002F585C" w:rsidRDefault="003E601E" w:rsidP="003E601E">
      <w:pPr>
        <w:tabs>
          <w:tab w:val="left" w:pos="3225"/>
        </w:tabs>
        <w:rPr>
          <w:sz w:val="20"/>
          <w:szCs w:val="20"/>
        </w:rPr>
      </w:pPr>
    </w:p>
    <w:p w14:paraId="34E01CC8" w14:textId="1A33858B" w:rsidR="0063728F" w:rsidRDefault="0063728F">
      <w:pPr>
        <w:autoSpaceDE/>
        <w:autoSpaceDN/>
        <w:adjustRightInd/>
        <w:spacing w:before="0" w:line="240" w:lineRule="auto"/>
        <w:ind w:left="0"/>
        <w:rPr>
          <w:sz w:val="20"/>
          <w:szCs w:val="20"/>
        </w:rPr>
      </w:pPr>
      <w:r>
        <w:rPr>
          <w:sz w:val="20"/>
          <w:szCs w:val="20"/>
        </w:rPr>
        <w:br w:type="page"/>
      </w:r>
    </w:p>
    <w:p w14:paraId="652FDF56" w14:textId="77777777" w:rsidR="002D58F7" w:rsidRDefault="002D58F7">
      <w:pPr>
        <w:autoSpaceDE/>
        <w:autoSpaceDN/>
        <w:adjustRightInd/>
        <w:spacing w:before="0" w:line="240" w:lineRule="auto"/>
        <w:ind w:left="0"/>
        <w:rPr>
          <w:sz w:val="20"/>
          <w:szCs w:val="20"/>
        </w:rPr>
      </w:pPr>
    </w:p>
    <w:p w14:paraId="59874840" w14:textId="77777777" w:rsidR="002D58F7" w:rsidRDefault="002D58F7">
      <w:pPr>
        <w:autoSpaceDE/>
        <w:autoSpaceDN/>
        <w:adjustRightInd/>
        <w:spacing w:before="0" w:line="240" w:lineRule="auto"/>
        <w:ind w:left="0"/>
        <w:rPr>
          <w:sz w:val="20"/>
          <w:szCs w:val="20"/>
        </w:rPr>
      </w:pPr>
    </w:p>
    <w:tbl>
      <w:tblPr>
        <w:tblW w:w="9837"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50"/>
        <w:gridCol w:w="540"/>
        <w:gridCol w:w="9"/>
        <w:gridCol w:w="2421"/>
        <w:gridCol w:w="2160"/>
        <w:gridCol w:w="236"/>
        <w:gridCol w:w="1015"/>
        <w:gridCol w:w="9"/>
        <w:gridCol w:w="90"/>
        <w:gridCol w:w="146"/>
        <w:gridCol w:w="1805"/>
        <w:gridCol w:w="56"/>
      </w:tblGrid>
      <w:tr w:rsidR="003E601E" w14:paraId="558BE376" w14:textId="77777777" w:rsidTr="00AC0BBE">
        <w:trPr>
          <w:gridAfter w:val="1"/>
          <w:wAfter w:w="56" w:type="dxa"/>
          <w:trHeight w:val="360"/>
        </w:trPr>
        <w:tc>
          <w:tcPr>
            <w:tcW w:w="9781" w:type="dxa"/>
            <w:gridSpan w:val="11"/>
            <w:tcBorders>
              <w:top w:val="single" w:sz="4" w:space="0" w:color="auto"/>
              <w:left w:val="nil"/>
              <w:bottom w:val="single" w:sz="12" w:space="0" w:color="auto"/>
              <w:right w:val="nil"/>
            </w:tcBorders>
            <w:shd w:val="clear" w:color="auto" w:fill="FFFFFF"/>
            <w:vAlign w:val="center"/>
            <w:hideMark/>
          </w:tcPr>
          <w:p w14:paraId="1E524774" w14:textId="77777777" w:rsidR="003E601E" w:rsidRDefault="003E601E" w:rsidP="00A25F9E">
            <w:pPr>
              <w:pStyle w:val="CES5191PrimerOnlyHeader"/>
              <w:spacing w:line="276" w:lineRule="auto"/>
            </w:pPr>
            <w:r>
              <w:t>Liquid Coating Systems for Buried Service</w:t>
            </w:r>
          </w:p>
        </w:tc>
      </w:tr>
      <w:tr w:rsidR="003E601E" w14:paraId="50F1F677" w14:textId="77777777" w:rsidTr="00AC0BBE">
        <w:trPr>
          <w:gridAfter w:val="1"/>
          <w:wAfter w:w="56" w:type="dxa"/>
          <w:trHeight w:val="360"/>
        </w:trPr>
        <w:tc>
          <w:tcPr>
            <w:tcW w:w="7830" w:type="dxa"/>
            <w:gridSpan w:val="9"/>
            <w:tcBorders>
              <w:top w:val="single" w:sz="12" w:space="0" w:color="auto"/>
              <w:left w:val="single" w:sz="12" w:space="0" w:color="auto"/>
              <w:bottom w:val="single" w:sz="12" w:space="0" w:color="auto"/>
              <w:right w:val="single" w:sz="12" w:space="0" w:color="auto"/>
            </w:tcBorders>
            <w:vAlign w:val="center"/>
            <w:hideMark/>
          </w:tcPr>
          <w:p w14:paraId="72A21A27" w14:textId="77777777" w:rsidR="003E601E" w:rsidRPr="002F585C" w:rsidRDefault="003E601E" w:rsidP="00A25F9E">
            <w:pPr>
              <w:pStyle w:val="CES5191TitleBox"/>
              <w:spacing w:line="276" w:lineRule="auto"/>
              <w:rPr>
                <w:rFonts w:ascii="Times New Roman" w:hAnsi="Times New Roman" w:cs="Times New Roman"/>
              </w:rPr>
            </w:pPr>
            <w:r w:rsidRPr="002F585C">
              <w:rPr>
                <w:rFonts w:ascii="Times New Roman" w:hAnsi="Times New Roman" w:cs="Times New Roman"/>
              </w:rPr>
              <w:t>Thick Film Liquid Exterior Coatings for Buried Service (Not Steam Out Compatible)</w:t>
            </w:r>
          </w:p>
        </w:tc>
        <w:tc>
          <w:tcPr>
            <w:tcW w:w="1951" w:type="dxa"/>
            <w:gridSpan w:val="2"/>
            <w:tcBorders>
              <w:top w:val="single" w:sz="12" w:space="0" w:color="auto"/>
              <w:left w:val="single" w:sz="12" w:space="0" w:color="auto"/>
              <w:bottom w:val="single" w:sz="12" w:space="0" w:color="auto"/>
              <w:right w:val="single" w:sz="12" w:space="0" w:color="auto"/>
            </w:tcBorders>
            <w:shd w:val="clear" w:color="auto" w:fill="000000"/>
            <w:vAlign w:val="center"/>
            <w:hideMark/>
          </w:tcPr>
          <w:p w14:paraId="4FD246C6" w14:textId="77777777" w:rsidR="003E601E" w:rsidRDefault="003E601E" w:rsidP="00A25F9E">
            <w:pPr>
              <w:pStyle w:val="CES5191Numberbox"/>
              <w:spacing w:line="276" w:lineRule="auto"/>
            </w:pPr>
            <w:r>
              <w:t>6.1</w:t>
            </w:r>
          </w:p>
        </w:tc>
      </w:tr>
      <w:tr w:rsidR="003E601E" w14:paraId="4DED20E8" w14:textId="77777777" w:rsidTr="00AC0BBE">
        <w:trPr>
          <w:gridAfter w:val="1"/>
          <w:wAfter w:w="56" w:type="dxa"/>
          <w:trHeight w:val="288"/>
        </w:trPr>
        <w:tc>
          <w:tcPr>
            <w:tcW w:w="1899" w:type="dxa"/>
            <w:gridSpan w:val="3"/>
            <w:tcBorders>
              <w:top w:val="nil"/>
              <w:left w:val="nil"/>
              <w:bottom w:val="nil"/>
              <w:right w:val="nil"/>
            </w:tcBorders>
            <w:hideMark/>
          </w:tcPr>
          <w:p w14:paraId="6D891994" w14:textId="77777777" w:rsidR="003E601E" w:rsidRPr="002F585C" w:rsidRDefault="003E601E" w:rsidP="00A25F9E">
            <w:pPr>
              <w:pStyle w:val="CES5191Arial8bold"/>
              <w:rPr>
                <w:rFonts w:ascii="Times New Roman" w:hAnsi="Times New Roman" w:cs="Times New Roman"/>
              </w:rPr>
            </w:pPr>
            <w:r w:rsidRPr="002F585C">
              <w:rPr>
                <w:rFonts w:ascii="Times New Roman" w:hAnsi="Times New Roman" w:cs="Times New Roman"/>
              </w:rPr>
              <w:t>Surface Prep:</w:t>
            </w:r>
          </w:p>
        </w:tc>
        <w:tc>
          <w:tcPr>
            <w:tcW w:w="4581" w:type="dxa"/>
            <w:gridSpan w:val="2"/>
            <w:tcBorders>
              <w:top w:val="nil"/>
              <w:left w:val="nil"/>
              <w:bottom w:val="nil"/>
              <w:right w:val="nil"/>
            </w:tcBorders>
            <w:hideMark/>
          </w:tcPr>
          <w:p w14:paraId="52AF1607" w14:textId="77777777" w:rsidR="00897ED1" w:rsidRPr="00897ED1" w:rsidRDefault="00897ED1" w:rsidP="00897ED1">
            <w:pPr>
              <w:pStyle w:val="CES5191Arial8leftaligned"/>
              <w:rPr>
                <w:rFonts w:ascii="Times New Roman" w:hAnsi="Times New Roman" w:cs="Times New Roman"/>
              </w:rPr>
            </w:pPr>
            <w:r w:rsidRPr="00897ED1">
              <w:rPr>
                <w:rFonts w:ascii="Times New Roman" w:hAnsi="Times New Roman" w:cs="Times New Roman"/>
              </w:rPr>
              <w:t>SSPC-SP1/SP10 (NACE No. 2) (SA 2.5)</w:t>
            </w:r>
          </w:p>
          <w:p w14:paraId="3FA7479D" w14:textId="21ECE56F" w:rsidR="003E601E" w:rsidRPr="002F585C" w:rsidRDefault="00897ED1" w:rsidP="00897ED1">
            <w:pPr>
              <w:pStyle w:val="CES5191Arial8leftaligned"/>
              <w:rPr>
                <w:rFonts w:ascii="Times New Roman" w:hAnsi="Times New Roman" w:cs="Times New Roman"/>
              </w:rPr>
            </w:pPr>
            <w:r w:rsidRPr="00897ED1">
              <w:rPr>
                <w:rFonts w:ascii="Times New Roman" w:hAnsi="Times New Roman" w:cs="Times New Roman"/>
              </w:rPr>
              <w:t>Near white metal blast cleanliness.</w:t>
            </w:r>
          </w:p>
        </w:tc>
        <w:tc>
          <w:tcPr>
            <w:tcW w:w="1251" w:type="dxa"/>
            <w:gridSpan w:val="2"/>
            <w:tcBorders>
              <w:top w:val="nil"/>
              <w:left w:val="nil"/>
              <w:bottom w:val="nil"/>
              <w:right w:val="nil"/>
            </w:tcBorders>
            <w:hideMark/>
          </w:tcPr>
          <w:p w14:paraId="0F732DD3" w14:textId="77777777" w:rsidR="003E601E" w:rsidRPr="002F585C" w:rsidRDefault="003E601E" w:rsidP="00A25F9E">
            <w:pPr>
              <w:pStyle w:val="CES5191Arialboldrightaligned"/>
              <w:rPr>
                <w:rFonts w:ascii="Times New Roman" w:hAnsi="Times New Roman" w:cs="Times New Roman"/>
              </w:rPr>
            </w:pPr>
            <w:r w:rsidRPr="002F585C">
              <w:rPr>
                <w:rFonts w:ascii="Times New Roman" w:hAnsi="Times New Roman" w:cs="Times New Roman"/>
              </w:rPr>
              <w:t>Touch Up:</w:t>
            </w:r>
          </w:p>
        </w:tc>
        <w:tc>
          <w:tcPr>
            <w:tcW w:w="2050" w:type="dxa"/>
            <w:gridSpan w:val="4"/>
            <w:vMerge w:val="restart"/>
            <w:tcBorders>
              <w:top w:val="nil"/>
              <w:left w:val="nil"/>
              <w:bottom w:val="nil"/>
              <w:right w:val="nil"/>
            </w:tcBorders>
            <w:hideMark/>
          </w:tcPr>
          <w:p w14:paraId="50B1BEAF" w14:textId="54B304C6" w:rsidR="003E601E" w:rsidRPr="002F585C" w:rsidRDefault="00897ED1" w:rsidP="00A25F9E">
            <w:pPr>
              <w:pStyle w:val="CES5191Arial8leftaligned"/>
              <w:rPr>
                <w:rFonts w:ascii="Times New Roman" w:hAnsi="Times New Roman" w:cs="Times New Roman"/>
              </w:rPr>
            </w:pPr>
            <w:r w:rsidRPr="00897ED1">
              <w:rPr>
                <w:rFonts w:ascii="Times New Roman" w:hAnsi="Times New Roman" w:cs="Times New Roman"/>
              </w:rPr>
              <w:t>Use this system.</w:t>
            </w:r>
          </w:p>
        </w:tc>
      </w:tr>
      <w:tr w:rsidR="003E601E" w14:paraId="188476C9" w14:textId="77777777" w:rsidTr="00AC0BBE">
        <w:trPr>
          <w:gridAfter w:val="1"/>
          <w:wAfter w:w="56" w:type="dxa"/>
          <w:trHeight w:val="288"/>
        </w:trPr>
        <w:tc>
          <w:tcPr>
            <w:tcW w:w="1899" w:type="dxa"/>
            <w:gridSpan w:val="3"/>
            <w:tcBorders>
              <w:top w:val="nil"/>
              <w:left w:val="nil"/>
              <w:bottom w:val="nil"/>
              <w:right w:val="nil"/>
            </w:tcBorders>
            <w:vAlign w:val="center"/>
            <w:hideMark/>
          </w:tcPr>
          <w:p w14:paraId="1D143C40" w14:textId="77777777" w:rsidR="003E601E" w:rsidRPr="002F585C" w:rsidRDefault="003E601E" w:rsidP="00A25F9E">
            <w:pPr>
              <w:pStyle w:val="CES5191Arial8bold"/>
              <w:spacing w:before="20" w:after="20" w:line="240" w:lineRule="auto"/>
              <w:rPr>
                <w:rFonts w:ascii="Times New Roman" w:hAnsi="Times New Roman" w:cs="Times New Roman"/>
              </w:rPr>
            </w:pPr>
            <w:r w:rsidRPr="002F585C">
              <w:rPr>
                <w:rFonts w:ascii="Times New Roman" w:hAnsi="Times New Roman" w:cs="Times New Roman"/>
              </w:rPr>
              <w:t>Anchor Pattern:</w:t>
            </w:r>
          </w:p>
        </w:tc>
        <w:tc>
          <w:tcPr>
            <w:tcW w:w="4581" w:type="dxa"/>
            <w:gridSpan w:val="2"/>
            <w:tcBorders>
              <w:top w:val="nil"/>
              <w:left w:val="nil"/>
              <w:bottom w:val="nil"/>
              <w:right w:val="nil"/>
            </w:tcBorders>
            <w:vAlign w:val="center"/>
            <w:hideMark/>
          </w:tcPr>
          <w:p w14:paraId="2C58202B" w14:textId="77777777" w:rsidR="003E601E" w:rsidRPr="002F585C" w:rsidRDefault="003E601E" w:rsidP="00A25F9E">
            <w:pPr>
              <w:pStyle w:val="CES5191Arial8leftaligned"/>
              <w:spacing w:before="20" w:after="20" w:line="240" w:lineRule="auto"/>
              <w:rPr>
                <w:rFonts w:ascii="Times New Roman" w:hAnsi="Times New Roman" w:cs="Times New Roman"/>
              </w:rPr>
            </w:pPr>
            <w:r w:rsidRPr="002F585C">
              <w:rPr>
                <w:rFonts w:ascii="Times New Roman" w:hAnsi="Times New Roman" w:cs="Times New Roman"/>
              </w:rPr>
              <w:t>Per manufacturer’s product data sheet</w:t>
            </w:r>
          </w:p>
        </w:tc>
        <w:tc>
          <w:tcPr>
            <w:tcW w:w="1251" w:type="dxa"/>
            <w:gridSpan w:val="2"/>
            <w:tcBorders>
              <w:top w:val="nil"/>
              <w:left w:val="nil"/>
              <w:bottom w:val="nil"/>
              <w:right w:val="nil"/>
            </w:tcBorders>
            <w:vAlign w:val="center"/>
          </w:tcPr>
          <w:p w14:paraId="4BD6DEF2" w14:textId="77777777" w:rsidR="003E601E" w:rsidRDefault="003E601E" w:rsidP="00A25F9E">
            <w:pPr>
              <w:spacing w:before="20" w:after="20" w:line="240" w:lineRule="auto"/>
              <w:ind w:left="936"/>
              <w:rPr>
                <w:rFonts w:ascii="Arial" w:hAnsi="Arial" w:cs="Arial"/>
                <w:b/>
                <w:sz w:val="16"/>
                <w:szCs w:val="16"/>
              </w:rPr>
            </w:pPr>
          </w:p>
        </w:tc>
        <w:tc>
          <w:tcPr>
            <w:tcW w:w="2050" w:type="dxa"/>
            <w:gridSpan w:val="4"/>
            <w:vMerge/>
            <w:tcBorders>
              <w:top w:val="nil"/>
              <w:left w:val="nil"/>
              <w:bottom w:val="nil"/>
              <w:right w:val="nil"/>
            </w:tcBorders>
            <w:vAlign w:val="center"/>
            <w:hideMark/>
          </w:tcPr>
          <w:p w14:paraId="0D33D524" w14:textId="77777777" w:rsidR="003E601E" w:rsidRDefault="003E601E" w:rsidP="00A25F9E">
            <w:pPr>
              <w:spacing w:before="0" w:line="240" w:lineRule="auto"/>
              <w:ind w:left="0"/>
              <w:rPr>
                <w:rFonts w:ascii="Arial" w:hAnsi="Arial" w:cs="Arial"/>
                <w:sz w:val="16"/>
                <w:szCs w:val="16"/>
              </w:rPr>
            </w:pPr>
          </w:p>
        </w:tc>
      </w:tr>
      <w:tr w:rsidR="003E601E" w14:paraId="0F0119EE" w14:textId="77777777" w:rsidTr="00AC0BBE">
        <w:trPr>
          <w:gridAfter w:val="1"/>
          <w:wAfter w:w="56" w:type="dxa"/>
          <w:trHeight w:val="288"/>
        </w:trPr>
        <w:tc>
          <w:tcPr>
            <w:tcW w:w="1899" w:type="dxa"/>
            <w:gridSpan w:val="3"/>
            <w:tcBorders>
              <w:top w:val="nil"/>
              <w:left w:val="nil"/>
              <w:bottom w:val="nil"/>
              <w:right w:val="nil"/>
            </w:tcBorders>
            <w:hideMark/>
          </w:tcPr>
          <w:p w14:paraId="2CCDB30B" w14:textId="77777777" w:rsidR="003E601E" w:rsidRPr="002F585C" w:rsidRDefault="003E601E" w:rsidP="00A25F9E">
            <w:pPr>
              <w:pStyle w:val="CES5191Arial8bold"/>
              <w:spacing w:before="20" w:after="20" w:line="240" w:lineRule="auto"/>
              <w:rPr>
                <w:rFonts w:ascii="Times New Roman" w:hAnsi="Times New Roman" w:cs="Times New Roman"/>
              </w:rPr>
            </w:pPr>
            <w:r w:rsidRPr="002F585C">
              <w:rPr>
                <w:rFonts w:ascii="Times New Roman" w:hAnsi="Times New Roman" w:cs="Times New Roman"/>
              </w:rPr>
              <w:t>Total DFT:</w:t>
            </w:r>
          </w:p>
        </w:tc>
        <w:tc>
          <w:tcPr>
            <w:tcW w:w="4581" w:type="dxa"/>
            <w:gridSpan w:val="2"/>
            <w:tcBorders>
              <w:top w:val="nil"/>
              <w:left w:val="nil"/>
              <w:bottom w:val="nil"/>
              <w:right w:val="nil"/>
            </w:tcBorders>
            <w:hideMark/>
          </w:tcPr>
          <w:p w14:paraId="6A5A8569" w14:textId="4F557E57" w:rsidR="003E601E" w:rsidRPr="002F585C" w:rsidRDefault="00A032E3" w:rsidP="00A25F9E">
            <w:pPr>
              <w:pStyle w:val="CES5191Arial8leftaligned"/>
              <w:spacing w:before="20" w:after="20" w:line="240" w:lineRule="auto"/>
              <w:rPr>
                <w:rFonts w:ascii="Times New Roman" w:hAnsi="Times New Roman" w:cs="Times New Roman"/>
              </w:rPr>
            </w:pPr>
            <w:ins w:id="1285" w:author="Kurmanov, Aidyn [STAMGazStroy LLP]" w:date="2025-12-11T15:41:00Z" w16du:dateUtc="2025-12-11T10:41:00Z">
              <w:r>
                <w:rPr>
                  <w:rFonts w:ascii="Times New Roman" w:hAnsi="Times New Roman" w:cs="Times New Roman"/>
                </w:rPr>
                <w:t>0.</w:t>
              </w:r>
            </w:ins>
            <w:r w:rsidR="003E601E" w:rsidRPr="002F585C">
              <w:rPr>
                <w:rFonts w:ascii="Times New Roman" w:hAnsi="Times New Roman" w:cs="Times New Roman"/>
              </w:rPr>
              <w:t>762–1</w:t>
            </w:r>
            <w:ins w:id="1286" w:author="Kurmanov, Aidyn [STAMGazStroy LLP]" w:date="2025-12-11T15:41:00Z" w16du:dateUtc="2025-12-11T10:41:00Z">
              <w:r>
                <w:rPr>
                  <w:rFonts w:ascii="Times New Roman" w:hAnsi="Times New Roman" w:cs="Times New Roman"/>
                </w:rPr>
                <w:t>.</w:t>
              </w:r>
            </w:ins>
            <w:r w:rsidR="003E601E" w:rsidRPr="002F585C">
              <w:rPr>
                <w:rFonts w:ascii="Times New Roman" w:hAnsi="Times New Roman" w:cs="Times New Roman"/>
              </w:rPr>
              <w:t xml:space="preserve">524 </w:t>
            </w:r>
            <w:del w:id="1287" w:author="Kurmanov, Aidyn [STAMGazStroy LLP]" w:date="2025-12-11T15:43:00Z" w16du:dateUtc="2025-12-11T10:43:00Z">
              <w:r w:rsidR="003E601E" w:rsidRPr="002F585C" w:rsidDel="00A032E3">
                <w:rPr>
                  <w:rFonts w:ascii="Times New Roman" w:hAnsi="Times New Roman" w:cs="Times New Roman"/>
                </w:rPr>
                <w:delText xml:space="preserve">um </w:delText>
              </w:r>
            </w:del>
            <w:ins w:id="1288" w:author="Kurmanov, Aidyn [STAMGazStroy LLP]" w:date="2025-12-11T15:43:00Z" w16du:dateUtc="2025-12-11T10:43:00Z">
              <w:r>
                <w:rPr>
                  <w:rFonts w:ascii="Times New Roman" w:hAnsi="Times New Roman" w:cs="Times New Roman"/>
                </w:rPr>
                <w:t>mm</w:t>
              </w:r>
              <w:r w:rsidR="003E601E" w:rsidRPr="002F585C">
                <w:rPr>
                  <w:rFonts w:ascii="Times New Roman" w:hAnsi="Times New Roman" w:cs="Times New Roman"/>
                </w:rPr>
                <w:t xml:space="preserve"> </w:t>
              </w:r>
            </w:ins>
            <w:r w:rsidR="003E601E" w:rsidRPr="002F585C">
              <w:rPr>
                <w:rFonts w:ascii="Times New Roman" w:hAnsi="Times New Roman" w:cs="Times New Roman"/>
              </w:rPr>
              <w:t xml:space="preserve">(30–60 </w:t>
            </w:r>
            <w:proofErr w:type="gramStart"/>
            <w:r w:rsidR="003E601E" w:rsidRPr="002F585C">
              <w:rPr>
                <w:rFonts w:ascii="Times New Roman" w:hAnsi="Times New Roman" w:cs="Times New Roman"/>
              </w:rPr>
              <w:t>mils)(</w:t>
            </w:r>
            <w:proofErr w:type="gramEnd"/>
            <w:r w:rsidR="003E601E" w:rsidRPr="002F585C">
              <w:rPr>
                <w:rFonts w:ascii="Times New Roman" w:hAnsi="Times New Roman" w:cs="Times New Roman"/>
              </w:rPr>
              <w:t>Per manufacturer's data sheets for min/max thickness per coat.)</w:t>
            </w:r>
          </w:p>
        </w:tc>
        <w:tc>
          <w:tcPr>
            <w:tcW w:w="1251" w:type="dxa"/>
            <w:gridSpan w:val="2"/>
            <w:tcBorders>
              <w:top w:val="nil"/>
              <w:left w:val="nil"/>
              <w:bottom w:val="nil"/>
              <w:right w:val="nil"/>
            </w:tcBorders>
          </w:tcPr>
          <w:p w14:paraId="2DBCF3DF" w14:textId="77777777" w:rsidR="003E601E" w:rsidRDefault="003E601E" w:rsidP="00A25F9E">
            <w:pPr>
              <w:spacing w:before="20" w:after="20" w:line="240" w:lineRule="auto"/>
              <w:ind w:left="936"/>
              <w:jc w:val="right"/>
              <w:rPr>
                <w:rFonts w:ascii="Arial" w:hAnsi="Arial" w:cs="Arial"/>
                <w:b/>
                <w:sz w:val="16"/>
                <w:szCs w:val="16"/>
              </w:rPr>
            </w:pPr>
          </w:p>
        </w:tc>
        <w:tc>
          <w:tcPr>
            <w:tcW w:w="2050" w:type="dxa"/>
            <w:gridSpan w:val="4"/>
            <w:vMerge/>
            <w:tcBorders>
              <w:top w:val="nil"/>
              <w:left w:val="nil"/>
              <w:bottom w:val="nil"/>
              <w:right w:val="nil"/>
            </w:tcBorders>
            <w:vAlign w:val="center"/>
            <w:hideMark/>
          </w:tcPr>
          <w:p w14:paraId="44E48CFA" w14:textId="77777777" w:rsidR="003E601E" w:rsidRDefault="003E601E" w:rsidP="00A25F9E">
            <w:pPr>
              <w:spacing w:before="0" w:line="240" w:lineRule="auto"/>
              <w:ind w:left="0"/>
              <w:rPr>
                <w:rFonts w:ascii="Arial" w:hAnsi="Arial" w:cs="Arial"/>
                <w:sz w:val="16"/>
                <w:szCs w:val="16"/>
              </w:rPr>
            </w:pPr>
          </w:p>
        </w:tc>
      </w:tr>
      <w:tr w:rsidR="003E601E" w14:paraId="44C30E23" w14:textId="77777777" w:rsidTr="00AC0BBE">
        <w:trPr>
          <w:gridAfter w:val="1"/>
          <w:wAfter w:w="56" w:type="dxa"/>
          <w:trHeight w:val="360"/>
        </w:trPr>
        <w:tc>
          <w:tcPr>
            <w:tcW w:w="1890" w:type="dxa"/>
            <w:gridSpan w:val="2"/>
            <w:tcBorders>
              <w:top w:val="single" w:sz="12" w:space="0" w:color="auto"/>
              <w:left w:val="single" w:sz="12" w:space="0" w:color="auto"/>
              <w:bottom w:val="nil"/>
              <w:right w:val="single" w:sz="12" w:space="0" w:color="auto"/>
            </w:tcBorders>
            <w:shd w:val="clear" w:color="auto" w:fill="000000"/>
            <w:vAlign w:val="center"/>
            <w:hideMark/>
          </w:tcPr>
          <w:p w14:paraId="384C8166" w14:textId="77777777" w:rsidR="003E601E" w:rsidRDefault="003E601E" w:rsidP="00A25F9E">
            <w:pPr>
              <w:pStyle w:val="CES5191TableHeaderWhiteText"/>
            </w:pPr>
            <w:r>
              <w:t>Coat, Generic Classification, DFT</w:t>
            </w:r>
          </w:p>
        </w:tc>
        <w:tc>
          <w:tcPr>
            <w:tcW w:w="2430" w:type="dxa"/>
            <w:gridSpan w:val="2"/>
            <w:tcBorders>
              <w:top w:val="single" w:sz="12" w:space="0" w:color="auto"/>
              <w:left w:val="single" w:sz="12" w:space="0" w:color="auto"/>
              <w:bottom w:val="nil"/>
              <w:right w:val="single" w:sz="12" w:space="0" w:color="auto"/>
            </w:tcBorders>
            <w:shd w:val="clear" w:color="auto" w:fill="000000"/>
            <w:vAlign w:val="center"/>
            <w:hideMark/>
          </w:tcPr>
          <w:p w14:paraId="6A0CF9E6" w14:textId="77777777" w:rsidR="003E601E" w:rsidRDefault="003E601E" w:rsidP="00A25F9E">
            <w:pPr>
              <w:pStyle w:val="CES5191TableHeaderWhiteText"/>
            </w:pPr>
            <w:r>
              <w:t>Manufacturer</w:t>
            </w:r>
          </w:p>
        </w:tc>
        <w:tc>
          <w:tcPr>
            <w:tcW w:w="2160" w:type="dxa"/>
            <w:tcBorders>
              <w:top w:val="single" w:sz="12" w:space="0" w:color="auto"/>
              <w:left w:val="single" w:sz="12" w:space="0" w:color="auto"/>
              <w:bottom w:val="nil"/>
              <w:right w:val="single" w:sz="12" w:space="0" w:color="auto"/>
            </w:tcBorders>
            <w:shd w:val="clear" w:color="auto" w:fill="000000"/>
            <w:vAlign w:val="center"/>
            <w:hideMark/>
          </w:tcPr>
          <w:p w14:paraId="0EDBD036" w14:textId="77777777" w:rsidR="003E601E" w:rsidRDefault="003E601E" w:rsidP="00A25F9E">
            <w:pPr>
              <w:pStyle w:val="CES5191TableHeaderWhiteText"/>
            </w:pPr>
            <w:r>
              <w:t>Product Designation</w:t>
            </w:r>
          </w:p>
        </w:tc>
        <w:tc>
          <w:tcPr>
            <w:tcW w:w="1260" w:type="dxa"/>
            <w:gridSpan w:val="3"/>
            <w:tcBorders>
              <w:top w:val="single" w:sz="12" w:space="0" w:color="auto"/>
              <w:left w:val="single" w:sz="12" w:space="0" w:color="auto"/>
              <w:bottom w:val="nil"/>
              <w:right w:val="single" w:sz="12" w:space="0" w:color="auto"/>
            </w:tcBorders>
            <w:shd w:val="clear" w:color="auto" w:fill="000000"/>
            <w:vAlign w:val="center"/>
            <w:hideMark/>
          </w:tcPr>
          <w:p w14:paraId="21CF716C" w14:textId="77777777" w:rsidR="003E601E" w:rsidRDefault="003E601E" w:rsidP="00A25F9E">
            <w:pPr>
              <w:pStyle w:val="CES5191TableHeaderWhiteText"/>
              <w:jc w:val="center"/>
            </w:pPr>
            <w:r>
              <w:t>VOC (G/L)</w:t>
            </w:r>
          </w:p>
        </w:tc>
        <w:tc>
          <w:tcPr>
            <w:tcW w:w="2041" w:type="dxa"/>
            <w:gridSpan w:val="3"/>
            <w:tcBorders>
              <w:top w:val="single" w:sz="12" w:space="0" w:color="auto"/>
              <w:left w:val="single" w:sz="12" w:space="0" w:color="auto"/>
              <w:bottom w:val="nil"/>
              <w:right w:val="single" w:sz="12" w:space="0" w:color="auto"/>
            </w:tcBorders>
            <w:shd w:val="clear" w:color="auto" w:fill="000000"/>
            <w:vAlign w:val="center"/>
            <w:hideMark/>
          </w:tcPr>
          <w:p w14:paraId="2E3F12DA" w14:textId="77777777" w:rsidR="003E601E" w:rsidRDefault="003E601E" w:rsidP="00A25F9E">
            <w:pPr>
              <w:pStyle w:val="CES5191TableHeaderWhiteText"/>
            </w:pPr>
            <w:r>
              <w:t>By Max</w:t>
            </w:r>
            <w:r>
              <w:br/>
              <w:t>Svc Temp</w:t>
            </w:r>
          </w:p>
        </w:tc>
      </w:tr>
      <w:tr w:rsidR="003E601E" w14:paraId="15CACE46" w14:textId="77777777" w:rsidTr="00AC0BBE">
        <w:trPr>
          <w:gridAfter w:val="1"/>
          <w:wAfter w:w="56" w:type="dxa"/>
          <w:trHeight w:val="288"/>
        </w:trPr>
        <w:tc>
          <w:tcPr>
            <w:tcW w:w="1890" w:type="dxa"/>
            <w:gridSpan w:val="2"/>
            <w:tcBorders>
              <w:top w:val="nil"/>
              <w:left w:val="nil"/>
              <w:bottom w:val="nil"/>
              <w:right w:val="nil"/>
            </w:tcBorders>
            <w:vAlign w:val="center"/>
            <w:hideMark/>
          </w:tcPr>
          <w:p w14:paraId="0A021F7F" w14:textId="77777777" w:rsidR="003E601E" w:rsidRPr="007A0FAD" w:rsidRDefault="003E601E" w:rsidP="00A25F9E">
            <w:pPr>
              <w:autoSpaceDE/>
              <w:autoSpaceDN/>
              <w:adjustRightInd/>
              <w:spacing w:before="0" w:line="240" w:lineRule="auto"/>
              <w:ind w:left="0"/>
            </w:pPr>
            <w:r w:rsidRPr="002F585C">
              <w:rPr>
                <w:b/>
                <w:sz w:val="16"/>
                <w:szCs w:val="16"/>
              </w:rPr>
              <w:t>SINGLE COAT</w:t>
            </w:r>
          </w:p>
        </w:tc>
        <w:tc>
          <w:tcPr>
            <w:tcW w:w="2430" w:type="dxa"/>
            <w:gridSpan w:val="2"/>
            <w:tcBorders>
              <w:top w:val="nil"/>
              <w:left w:val="nil"/>
              <w:bottom w:val="nil"/>
              <w:right w:val="nil"/>
            </w:tcBorders>
            <w:vAlign w:val="center"/>
            <w:hideMark/>
          </w:tcPr>
          <w:p w14:paraId="0E7F0941" w14:textId="77777777" w:rsidR="003E601E" w:rsidRPr="002F585C" w:rsidRDefault="003E601E" w:rsidP="00A25F9E">
            <w:pPr>
              <w:pStyle w:val="CES5191Arial8leftaligned"/>
              <w:rPr>
                <w:rFonts w:ascii="Times New Roman" w:hAnsi="Times New Roman" w:cs="Times New Roman"/>
              </w:rPr>
            </w:pPr>
            <w:r w:rsidRPr="002F585C">
              <w:rPr>
                <w:rFonts w:ascii="Times New Roman" w:hAnsi="Times New Roman" w:cs="Times New Roman"/>
              </w:rPr>
              <w:t>Carboline</w:t>
            </w:r>
          </w:p>
        </w:tc>
        <w:tc>
          <w:tcPr>
            <w:tcW w:w="2160" w:type="dxa"/>
            <w:tcBorders>
              <w:top w:val="nil"/>
              <w:left w:val="nil"/>
              <w:bottom w:val="nil"/>
              <w:right w:val="nil"/>
            </w:tcBorders>
            <w:vAlign w:val="center"/>
            <w:hideMark/>
          </w:tcPr>
          <w:p w14:paraId="3A92CC58" w14:textId="77777777" w:rsidR="003E601E" w:rsidRPr="002F585C" w:rsidRDefault="003E601E" w:rsidP="00A25F9E">
            <w:pPr>
              <w:pStyle w:val="CES5191Arial8leftaligned"/>
              <w:rPr>
                <w:rFonts w:ascii="Times New Roman" w:hAnsi="Times New Roman" w:cs="Times New Roman"/>
              </w:rPr>
            </w:pPr>
            <w:proofErr w:type="spellStart"/>
            <w:r w:rsidRPr="002F585C">
              <w:rPr>
                <w:rFonts w:ascii="Times New Roman" w:hAnsi="Times New Roman" w:cs="Times New Roman"/>
              </w:rPr>
              <w:t>Plasite</w:t>
            </w:r>
            <w:proofErr w:type="spellEnd"/>
            <w:r w:rsidRPr="002F585C">
              <w:rPr>
                <w:rFonts w:ascii="Times New Roman" w:hAnsi="Times New Roman" w:cs="Times New Roman"/>
              </w:rPr>
              <w:t xml:space="preserve"> 4550</w:t>
            </w:r>
          </w:p>
        </w:tc>
        <w:tc>
          <w:tcPr>
            <w:tcW w:w="1260" w:type="dxa"/>
            <w:gridSpan w:val="3"/>
            <w:tcBorders>
              <w:top w:val="nil"/>
              <w:left w:val="nil"/>
              <w:bottom w:val="nil"/>
              <w:right w:val="nil"/>
            </w:tcBorders>
            <w:vAlign w:val="center"/>
            <w:hideMark/>
          </w:tcPr>
          <w:p w14:paraId="2CB61B9E" w14:textId="77777777" w:rsidR="003E601E" w:rsidRPr="002F585C" w:rsidRDefault="003E601E" w:rsidP="00A25F9E">
            <w:pPr>
              <w:pStyle w:val="CES5191Arial8centered"/>
              <w:rPr>
                <w:rFonts w:ascii="Times New Roman" w:hAnsi="Times New Roman" w:cs="Times New Roman"/>
              </w:rPr>
            </w:pPr>
            <w:r w:rsidRPr="002F585C">
              <w:rPr>
                <w:rFonts w:ascii="Times New Roman" w:hAnsi="Times New Roman" w:cs="Times New Roman"/>
              </w:rPr>
              <w:t>0-3</w:t>
            </w:r>
          </w:p>
        </w:tc>
        <w:tc>
          <w:tcPr>
            <w:tcW w:w="2041" w:type="dxa"/>
            <w:gridSpan w:val="3"/>
            <w:tcBorders>
              <w:top w:val="nil"/>
              <w:left w:val="nil"/>
              <w:bottom w:val="nil"/>
              <w:right w:val="nil"/>
            </w:tcBorders>
            <w:vAlign w:val="center"/>
            <w:hideMark/>
          </w:tcPr>
          <w:p w14:paraId="614E5975" w14:textId="77777777" w:rsidR="003E601E" w:rsidRPr="002F585C" w:rsidRDefault="003E601E" w:rsidP="00A25F9E">
            <w:pPr>
              <w:pStyle w:val="CES5191Arial8leftaligned"/>
              <w:rPr>
                <w:rFonts w:ascii="Times New Roman" w:hAnsi="Times New Roman" w:cs="Times New Roman"/>
              </w:rPr>
            </w:pPr>
            <w:r w:rsidRPr="00E73A54">
              <w:rPr>
                <w:rFonts w:ascii="Times New Roman" w:hAnsi="Times New Roman" w:cs="Times New Roman"/>
              </w:rPr>
              <w:t>93°C</w:t>
            </w:r>
            <w:r w:rsidRPr="002F585C">
              <w:rPr>
                <w:rFonts w:ascii="Times New Roman" w:hAnsi="Times New Roman" w:cs="Times New Roman"/>
              </w:rPr>
              <w:t>(</w:t>
            </w:r>
            <w:r w:rsidRPr="001012BB">
              <w:rPr>
                <w:rFonts w:ascii="Times New Roman" w:hAnsi="Times New Roman" w:cs="Times New Roman"/>
              </w:rPr>
              <w:t>200°F</w:t>
            </w:r>
            <w:r w:rsidRPr="002F585C">
              <w:rPr>
                <w:rFonts w:ascii="Times New Roman" w:hAnsi="Times New Roman" w:cs="Times New Roman"/>
              </w:rPr>
              <w:t>)</w:t>
            </w:r>
          </w:p>
        </w:tc>
      </w:tr>
      <w:tr w:rsidR="00F403BB" w14:paraId="65DA2AA2" w14:textId="77777777" w:rsidTr="00AC0BBE">
        <w:trPr>
          <w:gridAfter w:val="1"/>
          <w:wAfter w:w="56" w:type="dxa"/>
          <w:trHeight w:val="288"/>
        </w:trPr>
        <w:tc>
          <w:tcPr>
            <w:tcW w:w="1890" w:type="dxa"/>
            <w:gridSpan w:val="2"/>
            <w:tcBorders>
              <w:top w:val="nil"/>
              <w:left w:val="nil"/>
              <w:bottom w:val="nil"/>
              <w:right w:val="nil"/>
            </w:tcBorders>
            <w:vAlign w:val="center"/>
          </w:tcPr>
          <w:p w14:paraId="1D4849F7" w14:textId="77777777" w:rsidR="00F403BB" w:rsidRPr="002F585C" w:rsidRDefault="00F403BB" w:rsidP="00F403BB">
            <w:pPr>
              <w:autoSpaceDE/>
              <w:autoSpaceDN/>
              <w:adjustRightInd/>
              <w:spacing w:before="0" w:line="240" w:lineRule="auto"/>
              <w:ind w:left="0"/>
              <w:rPr>
                <w:b/>
                <w:sz w:val="16"/>
                <w:szCs w:val="16"/>
              </w:rPr>
            </w:pPr>
          </w:p>
        </w:tc>
        <w:tc>
          <w:tcPr>
            <w:tcW w:w="2430" w:type="dxa"/>
            <w:gridSpan w:val="2"/>
            <w:tcBorders>
              <w:top w:val="nil"/>
              <w:left w:val="nil"/>
              <w:bottom w:val="nil"/>
              <w:right w:val="nil"/>
            </w:tcBorders>
            <w:vAlign w:val="center"/>
          </w:tcPr>
          <w:p w14:paraId="794A3A54" w14:textId="22CD07B1" w:rsidR="00F403BB" w:rsidRPr="002F585C" w:rsidRDefault="00F403BB" w:rsidP="00F403BB">
            <w:pPr>
              <w:pStyle w:val="CES5191Arial8leftaligned"/>
              <w:rPr>
                <w:rFonts w:ascii="Times New Roman" w:hAnsi="Times New Roman" w:cs="Times New Roman"/>
              </w:rPr>
            </w:pPr>
            <w:proofErr w:type="spellStart"/>
            <w:r w:rsidRPr="001B1371">
              <w:rPr>
                <w:rFonts w:ascii="Times New Roman" w:hAnsi="Times New Roman" w:cs="Times New Roman"/>
              </w:rPr>
              <w:t>Corrocoat</w:t>
            </w:r>
            <w:proofErr w:type="spellEnd"/>
          </w:p>
        </w:tc>
        <w:tc>
          <w:tcPr>
            <w:tcW w:w="2160" w:type="dxa"/>
            <w:tcBorders>
              <w:top w:val="nil"/>
              <w:left w:val="nil"/>
              <w:bottom w:val="nil"/>
              <w:right w:val="nil"/>
            </w:tcBorders>
            <w:vAlign w:val="center"/>
          </w:tcPr>
          <w:p w14:paraId="2FACB229" w14:textId="2EACE61F" w:rsidR="00F403BB" w:rsidRPr="002F585C" w:rsidRDefault="00F403BB" w:rsidP="00F403BB">
            <w:pPr>
              <w:pStyle w:val="CES5191Arial8leftaligned"/>
              <w:rPr>
                <w:rFonts w:ascii="Times New Roman" w:hAnsi="Times New Roman" w:cs="Times New Roman"/>
              </w:rPr>
            </w:pPr>
            <w:proofErr w:type="spellStart"/>
            <w:r w:rsidRPr="001B1371">
              <w:rPr>
                <w:rFonts w:ascii="Times New Roman" w:hAnsi="Times New Roman" w:cs="Times New Roman"/>
              </w:rPr>
              <w:t>Polyglass</w:t>
            </w:r>
            <w:proofErr w:type="spellEnd"/>
            <w:r w:rsidRPr="001B1371">
              <w:rPr>
                <w:rFonts w:ascii="Times New Roman" w:hAnsi="Times New Roman" w:cs="Times New Roman"/>
              </w:rPr>
              <w:t xml:space="preserve"> VEF</w:t>
            </w:r>
          </w:p>
        </w:tc>
        <w:tc>
          <w:tcPr>
            <w:tcW w:w="1260" w:type="dxa"/>
            <w:gridSpan w:val="3"/>
            <w:tcBorders>
              <w:top w:val="nil"/>
              <w:left w:val="nil"/>
              <w:bottom w:val="nil"/>
              <w:right w:val="nil"/>
            </w:tcBorders>
            <w:vAlign w:val="center"/>
          </w:tcPr>
          <w:p w14:paraId="0F3B9C4C" w14:textId="3A04FE6A" w:rsidR="00F403BB" w:rsidRPr="002F585C" w:rsidRDefault="00F403BB" w:rsidP="00F403BB">
            <w:pPr>
              <w:pStyle w:val="CES5191Arial8centered"/>
              <w:rPr>
                <w:rFonts w:ascii="Times New Roman" w:hAnsi="Times New Roman" w:cs="Times New Roman"/>
              </w:rPr>
            </w:pPr>
            <w:r w:rsidRPr="001B1371">
              <w:rPr>
                <w:rFonts w:ascii="Times New Roman" w:hAnsi="Times New Roman" w:cs="Times New Roman"/>
              </w:rPr>
              <w:t>32</w:t>
            </w:r>
          </w:p>
        </w:tc>
        <w:tc>
          <w:tcPr>
            <w:tcW w:w="2041" w:type="dxa"/>
            <w:gridSpan w:val="3"/>
            <w:tcBorders>
              <w:top w:val="nil"/>
              <w:left w:val="nil"/>
              <w:bottom w:val="nil"/>
              <w:right w:val="nil"/>
            </w:tcBorders>
            <w:vAlign w:val="center"/>
          </w:tcPr>
          <w:p w14:paraId="7CE7DB6F" w14:textId="6CA10976" w:rsidR="00F403BB" w:rsidRPr="00E73A54" w:rsidRDefault="00F403BB" w:rsidP="00F403BB">
            <w:pPr>
              <w:pStyle w:val="CES5191Arial8leftaligned"/>
              <w:rPr>
                <w:rFonts w:ascii="Times New Roman" w:hAnsi="Times New Roman" w:cs="Times New Roman"/>
              </w:rPr>
            </w:pPr>
            <w:r w:rsidRPr="001B1371">
              <w:rPr>
                <w:rFonts w:ascii="Times New Roman" w:hAnsi="Times New Roman" w:cs="Times New Roman"/>
              </w:rPr>
              <w:t>200°F (93°C)</w:t>
            </w:r>
          </w:p>
        </w:tc>
      </w:tr>
      <w:tr w:rsidR="00F403BB" w14:paraId="5DA8F2E2" w14:textId="77777777" w:rsidTr="00AC0BBE">
        <w:trPr>
          <w:gridAfter w:val="1"/>
          <w:wAfter w:w="56" w:type="dxa"/>
          <w:trHeight w:val="288"/>
        </w:trPr>
        <w:tc>
          <w:tcPr>
            <w:tcW w:w="1890" w:type="dxa"/>
            <w:gridSpan w:val="2"/>
            <w:tcBorders>
              <w:top w:val="nil"/>
              <w:left w:val="nil"/>
              <w:bottom w:val="nil"/>
              <w:right w:val="nil"/>
            </w:tcBorders>
            <w:vAlign w:val="center"/>
            <w:hideMark/>
          </w:tcPr>
          <w:p w14:paraId="20581512" w14:textId="77777777" w:rsidR="00F403BB" w:rsidRPr="007A0FAD" w:rsidRDefault="00F403BB" w:rsidP="00F403BB">
            <w:pPr>
              <w:autoSpaceDE/>
              <w:autoSpaceDN/>
              <w:adjustRightInd/>
              <w:spacing w:before="0" w:line="240" w:lineRule="auto"/>
              <w:ind w:left="0"/>
            </w:pPr>
            <w:r w:rsidRPr="002F585C">
              <w:rPr>
                <w:b/>
                <w:sz w:val="16"/>
                <w:szCs w:val="16"/>
              </w:rPr>
              <w:t>Epoxy</w:t>
            </w:r>
          </w:p>
        </w:tc>
        <w:tc>
          <w:tcPr>
            <w:tcW w:w="2430" w:type="dxa"/>
            <w:gridSpan w:val="2"/>
            <w:tcBorders>
              <w:top w:val="nil"/>
              <w:left w:val="nil"/>
              <w:bottom w:val="nil"/>
              <w:right w:val="nil"/>
            </w:tcBorders>
            <w:vAlign w:val="center"/>
            <w:hideMark/>
          </w:tcPr>
          <w:p w14:paraId="6E2D0B82"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Hempel Coatings (USA), Inc.</w:t>
            </w:r>
          </w:p>
        </w:tc>
        <w:tc>
          <w:tcPr>
            <w:tcW w:w="2160" w:type="dxa"/>
            <w:tcBorders>
              <w:top w:val="nil"/>
              <w:left w:val="nil"/>
              <w:bottom w:val="nil"/>
              <w:right w:val="nil"/>
            </w:tcBorders>
            <w:vAlign w:val="center"/>
            <w:hideMark/>
          </w:tcPr>
          <w:p w14:paraId="511F6E5D" w14:textId="77777777" w:rsidR="00F403BB" w:rsidRPr="002F585C" w:rsidRDefault="00F403BB" w:rsidP="00F403BB">
            <w:pPr>
              <w:pStyle w:val="CES5191Arial8leftaligned"/>
              <w:rPr>
                <w:rFonts w:ascii="Times New Roman" w:hAnsi="Times New Roman" w:cs="Times New Roman"/>
              </w:rPr>
            </w:pPr>
            <w:proofErr w:type="spellStart"/>
            <w:r w:rsidRPr="002F585C">
              <w:rPr>
                <w:rFonts w:ascii="Times New Roman" w:hAnsi="Times New Roman" w:cs="Times New Roman"/>
              </w:rPr>
              <w:t>Hempadur</w:t>
            </w:r>
            <w:proofErr w:type="spellEnd"/>
            <w:r w:rsidRPr="002F585C">
              <w:rPr>
                <w:rFonts w:ascii="Times New Roman" w:hAnsi="Times New Roman" w:cs="Times New Roman"/>
              </w:rPr>
              <w:t xml:space="preserve"> 35900</w:t>
            </w:r>
          </w:p>
        </w:tc>
        <w:tc>
          <w:tcPr>
            <w:tcW w:w="1260" w:type="dxa"/>
            <w:gridSpan w:val="3"/>
            <w:tcBorders>
              <w:top w:val="nil"/>
              <w:left w:val="nil"/>
              <w:bottom w:val="nil"/>
              <w:right w:val="nil"/>
            </w:tcBorders>
            <w:vAlign w:val="center"/>
            <w:hideMark/>
          </w:tcPr>
          <w:p w14:paraId="3DD9D49B"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0</w:t>
            </w:r>
          </w:p>
        </w:tc>
        <w:tc>
          <w:tcPr>
            <w:tcW w:w="2041" w:type="dxa"/>
            <w:gridSpan w:val="3"/>
            <w:tcBorders>
              <w:top w:val="nil"/>
              <w:left w:val="nil"/>
              <w:bottom w:val="nil"/>
              <w:right w:val="nil"/>
            </w:tcBorders>
            <w:vAlign w:val="center"/>
            <w:hideMark/>
          </w:tcPr>
          <w:p w14:paraId="68BE0A95" w14:textId="77777777" w:rsidR="00F403BB" w:rsidRPr="002F585C" w:rsidRDefault="00F403BB" w:rsidP="00F403BB">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F403BB" w14:paraId="31E69F71" w14:textId="77777777" w:rsidTr="00AC0BBE">
        <w:trPr>
          <w:gridAfter w:val="1"/>
          <w:wAfter w:w="56" w:type="dxa"/>
          <w:trHeight w:val="288"/>
        </w:trPr>
        <w:tc>
          <w:tcPr>
            <w:tcW w:w="1890" w:type="dxa"/>
            <w:gridSpan w:val="2"/>
            <w:tcBorders>
              <w:top w:val="nil"/>
              <w:left w:val="nil"/>
              <w:bottom w:val="nil"/>
              <w:right w:val="nil"/>
            </w:tcBorders>
            <w:vAlign w:val="center"/>
            <w:hideMark/>
          </w:tcPr>
          <w:p w14:paraId="357AB280" w14:textId="77777777" w:rsidR="00F403BB" w:rsidRPr="007A0FAD" w:rsidRDefault="00F403BB" w:rsidP="00F403BB">
            <w:pPr>
              <w:autoSpaceDE/>
              <w:autoSpaceDN/>
              <w:adjustRightInd/>
              <w:spacing w:before="0" w:line="240" w:lineRule="auto"/>
              <w:ind w:left="0"/>
            </w:pPr>
            <w:r w:rsidRPr="002F585C">
              <w:rPr>
                <w:b/>
                <w:sz w:val="16"/>
                <w:szCs w:val="16"/>
              </w:rPr>
              <w:t>Thick Film</w:t>
            </w:r>
          </w:p>
        </w:tc>
        <w:tc>
          <w:tcPr>
            <w:tcW w:w="2430" w:type="dxa"/>
            <w:gridSpan w:val="2"/>
            <w:tcBorders>
              <w:top w:val="nil"/>
              <w:left w:val="nil"/>
              <w:bottom w:val="nil"/>
              <w:right w:val="nil"/>
            </w:tcBorders>
            <w:vAlign w:val="center"/>
            <w:hideMark/>
          </w:tcPr>
          <w:p w14:paraId="3F1EAFA4"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International</w:t>
            </w:r>
          </w:p>
        </w:tc>
        <w:tc>
          <w:tcPr>
            <w:tcW w:w="2160" w:type="dxa"/>
            <w:tcBorders>
              <w:top w:val="nil"/>
              <w:left w:val="nil"/>
              <w:bottom w:val="nil"/>
              <w:right w:val="nil"/>
            </w:tcBorders>
            <w:vAlign w:val="center"/>
            <w:hideMark/>
          </w:tcPr>
          <w:p w14:paraId="174509F0"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Enviroline 376F-</w:t>
            </w:r>
            <w:r>
              <w:rPr>
                <w:rFonts w:ascii="Times New Roman" w:hAnsi="Times New Roman" w:cs="Times New Roman"/>
              </w:rPr>
              <w:t>6</w:t>
            </w:r>
            <w:r w:rsidRPr="002F585C">
              <w:rPr>
                <w:rFonts w:ascii="Times New Roman" w:hAnsi="Times New Roman" w:cs="Times New Roman"/>
              </w:rPr>
              <w:t>0 (Single Coat)</w:t>
            </w:r>
          </w:p>
        </w:tc>
        <w:tc>
          <w:tcPr>
            <w:tcW w:w="1260" w:type="dxa"/>
            <w:gridSpan w:val="3"/>
            <w:tcBorders>
              <w:top w:val="nil"/>
              <w:left w:val="nil"/>
              <w:bottom w:val="nil"/>
              <w:right w:val="nil"/>
            </w:tcBorders>
            <w:vAlign w:val="center"/>
            <w:hideMark/>
          </w:tcPr>
          <w:p w14:paraId="4E9AEA1E"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34</w:t>
            </w:r>
          </w:p>
        </w:tc>
        <w:tc>
          <w:tcPr>
            <w:tcW w:w="2041" w:type="dxa"/>
            <w:gridSpan w:val="3"/>
            <w:tcBorders>
              <w:top w:val="nil"/>
              <w:left w:val="nil"/>
              <w:bottom w:val="nil"/>
              <w:right w:val="nil"/>
            </w:tcBorders>
            <w:vAlign w:val="center"/>
            <w:hideMark/>
          </w:tcPr>
          <w:p w14:paraId="28146800" w14:textId="77777777" w:rsidR="00F403BB" w:rsidRPr="002F585C" w:rsidRDefault="00F403BB" w:rsidP="00F403BB">
            <w:pPr>
              <w:pStyle w:val="CES5191Arial8leftaligned"/>
              <w:rPr>
                <w:rFonts w:ascii="Times New Roman" w:hAnsi="Times New Roman" w:cs="Times New Roman"/>
              </w:rPr>
            </w:pPr>
            <w:r w:rsidRPr="00B6030F">
              <w:rPr>
                <w:rFonts w:ascii="Times New Roman" w:hAnsi="Times New Roman" w:cs="Times New Roman"/>
              </w:rPr>
              <w:t>71°</w:t>
            </w:r>
            <w:r>
              <w:rPr>
                <w:rFonts w:ascii="Times New Roman" w:hAnsi="Times New Roman" w:cs="Times New Roman"/>
              </w:rPr>
              <w:t>C</w:t>
            </w:r>
            <w:r w:rsidRPr="00043026">
              <w:rPr>
                <w:rFonts w:ascii="Times New Roman" w:hAnsi="Times New Roman" w:cs="Times New Roman"/>
              </w:rPr>
              <w:t>(</w:t>
            </w:r>
            <w:r w:rsidRPr="00080BBF">
              <w:rPr>
                <w:rFonts w:ascii="Times New Roman" w:hAnsi="Times New Roman" w:cs="Times New Roman"/>
              </w:rPr>
              <w:t>160°F</w:t>
            </w:r>
            <w:r w:rsidRPr="00043026">
              <w:rPr>
                <w:rFonts w:ascii="Times New Roman" w:hAnsi="Times New Roman" w:cs="Times New Roman"/>
              </w:rPr>
              <w:t>)</w:t>
            </w:r>
          </w:p>
        </w:tc>
      </w:tr>
      <w:tr w:rsidR="00F403BB" w14:paraId="66853B64" w14:textId="77777777" w:rsidTr="00AC0BBE">
        <w:trPr>
          <w:gridAfter w:val="1"/>
          <w:wAfter w:w="56" w:type="dxa"/>
          <w:trHeight w:val="288"/>
        </w:trPr>
        <w:tc>
          <w:tcPr>
            <w:tcW w:w="1890" w:type="dxa"/>
            <w:gridSpan w:val="2"/>
            <w:tcBorders>
              <w:top w:val="nil"/>
              <w:left w:val="nil"/>
              <w:bottom w:val="nil"/>
              <w:right w:val="nil"/>
            </w:tcBorders>
            <w:vAlign w:val="center"/>
          </w:tcPr>
          <w:p w14:paraId="777F8AEA" w14:textId="77777777" w:rsidR="00F403BB" w:rsidRPr="007A0FAD" w:rsidRDefault="00F403BB" w:rsidP="00F403BB">
            <w:pPr>
              <w:autoSpaceDE/>
              <w:autoSpaceDN/>
              <w:adjustRightInd/>
              <w:spacing w:before="0" w:line="240" w:lineRule="auto"/>
              <w:ind w:left="0"/>
            </w:pPr>
          </w:p>
        </w:tc>
        <w:tc>
          <w:tcPr>
            <w:tcW w:w="2430" w:type="dxa"/>
            <w:gridSpan w:val="2"/>
            <w:tcBorders>
              <w:top w:val="nil"/>
              <w:left w:val="nil"/>
              <w:bottom w:val="nil"/>
              <w:right w:val="nil"/>
            </w:tcBorders>
            <w:vAlign w:val="center"/>
            <w:hideMark/>
          </w:tcPr>
          <w:p w14:paraId="73011D2E"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International</w:t>
            </w:r>
          </w:p>
        </w:tc>
        <w:tc>
          <w:tcPr>
            <w:tcW w:w="2160" w:type="dxa"/>
            <w:tcBorders>
              <w:top w:val="nil"/>
              <w:left w:val="nil"/>
              <w:bottom w:val="nil"/>
              <w:right w:val="nil"/>
            </w:tcBorders>
            <w:vAlign w:val="center"/>
            <w:hideMark/>
          </w:tcPr>
          <w:p w14:paraId="0CC95664"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Interzone 954</w:t>
            </w:r>
          </w:p>
        </w:tc>
        <w:tc>
          <w:tcPr>
            <w:tcW w:w="1260" w:type="dxa"/>
            <w:gridSpan w:val="3"/>
            <w:tcBorders>
              <w:top w:val="nil"/>
              <w:left w:val="nil"/>
              <w:bottom w:val="nil"/>
              <w:right w:val="nil"/>
            </w:tcBorders>
            <w:vAlign w:val="center"/>
            <w:hideMark/>
          </w:tcPr>
          <w:p w14:paraId="2303E45D"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163</w:t>
            </w:r>
          </w:p>
        </w:tc>
        <w:tc>
          <w:tcPr>
            <w:tcW w:w="2041" w:type="dxa"/>
            <w:gridSpan w:val="3"/>
            <w:tcBorders>
              <w:top w:val="nil"/>
              <w:left w:val="nil"/>
              <w:bottom w:val="nil"/>
              <w:right w:val="nil"/>
            </w:tcBorders>
            <w:vAlign w:val="center"/>
            <w:hideMark/>
          </w:tcPr>
          <w:p w14:paraId="675C99CD" w14:textId="77777777" w:rsidR="00F403BB" w:rsidRPr="002F585C" w:rsidRDefault="00F403BB" w:rsidP="00F403BB">
            <w:pPr>
              <w:pStyle w:val="CES5191Arial8leftaligned"/>
              <w:rPr>
                <w:rFonts w:ascii="Times New Roman" w:hAnsi="Times New Roman" w:cs="Times New Roman"/>
              </w:rPr>
            </w:pPr>
            <w:r w:rsidRPr="00B6030F">
              <w:rPr>
                <w:rFonts w:ascii="Times New Roman" w:hAnsi="Times New Roman" w:cs="Times New Roman"/>
              </w:rPr>
              <w:t>71°</w:t>
            </w:r>
            <w:r>
              <w:rPr>
                <w:rFonts w:ascii="Times New Roman" w:hAnsi="Times New Roman" w:cs="Times New Roman"/>
              </w:rPr>
              <w:t>C</w:t>
            </w:r>
            <w:r w:rsidRPr="002F585C">
              <w:rPr>
                <w:rFonts w:ascii="Times New Roman" w:hAnsi="Times New Roman" w:cs="Times New Roman"/>
              </w:rPr>
              <w:t>(</w:t>
            </w:r>
            <w:r w:rsidRPr="00080BBF">
              <w:rPr>
                <w:rFonts w:ascii="Times New Roman" w:hAnsi="Times New Roman" w:cs="Times New Roman"/>
              </w:rPr>
              <w:t>160°F</w:t>
            </w:r>
            <w:r w:rsidRPr="002F585C">
              <w:rPr>
                <w:rFonts w:ascii="Times New Roman" w:hAnsi="Times New Roman" w:cs="Times New Roman"/>
              </w:rPr>
              <w:t>)</w:t>
            </w:r>
          </w:p>
        </w:tc>
      </w:tr>
      <w:tr w:rsidR="00F403BB" w14:paraId="6510E852" w14:textId="77777777" w:rsidTr="00AC0BBE">
        <w:trPr>
          <w:gridAfter w:val="1"/>
          <w:wAfter w:w="56" w:type="dxa"/>
          <w:trHeight w:val="288"/>
        </w:trPr>
        <w:tc>
          <w:tcPr>
            <w:tcW w:w="1890" w:type="dxa"/>
            <w:gridSpan w:val="2"/>
            <w:vMerge w:val="restart"/>
            <w:tcBorders>
              <w:top w:val="nil"/>
              <w:left w:val="nil"/>
              <w:bottom w:val="nil"/>
              <w:right w:val="nil"/>
            </w:tcBorders>
            <w:vAlign w:val="center"/>
            <w:hideMark/>
          </w:tcPr>
          <w:p w14:paraId="20445714" w14:textId="77777777" w:rsidR="00F403BB" w:rsidRPr="007A0FAD" w:rsidRDefault="00F403BB" w:rsidP="00F403BB">
            <w:pPr>
              <w:autoSpaceDE/>
              <w:autoSpaceDN/>
              <w:adjustRightInd/>
              <w:spacing w:before="0" w:line="240" w:lineRule="auto"/>
              <w:ind w:left="0"/>
            </w:pPr>
            <w:r w:rsidRPr="002F585C">
              <w:rPr>
                <w:b/>
                <w:sz w:val="16"/>
                <w:szCs w:val="16"/>
              </w:rPr>
              <w:t xml:space="preserve">DFT as per </w:t>
            </w:r>
            <w:r w:rsidRPr="002F585C">
              <w:rPr>
                <w:b/>
                <w:sz w:val="16"/>
                <w:szCs w:val="16"/>
              </w:rPr>
              <w:br/>
              <w:t xml:space="preserve">Manufacturer’s </w:t>
            </w:r>
            <w:r w:rsidRPr="002F585C">
              <w:rPr>
                <w:b/>
                <w:sz w:val="16"/>
                <w:szCs w:val="16"/>
              </w:rPr>
              <w:br/>
              <w:t>Product Sheet</w:t>
            </w:r>
          </w:p>
        </w:tc>
        <w:tc>
          <w:tcPr>
            <w:tcW w:w="2430" w:type="dxa"/>
            <w:gridSpan w:val="2"/>
            <w:tcBorders>
              <w:top w:val="nil"/>
              <w:left w:val="nil"/>
              <w:bottom w:val="nil"/>
              <w:right w:val="nil"/>
            </w:tcBorders>
            <w:vAlign w:val="center"/>
            <w:hideMark/>
          </w:tcPr>
          <w:p w14:paraId="78CD5562"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International</w:t>
            </w:r>
          </w:p>
        </w:tc>
        <w:tc>
          <w:tcPr>
            <w:tcW w:w="2160" w:type="dxa"/>
            <w:tcBorders>
              <w:top w:val="nil"/>
              <w:left w:val="nil"/>
              <w:bottom w:val="nil"/>
              <w:right w:val="nil"/>
            </w:tcBorders>
            <w:vAlign w:val="center"/>
            <w:hideMark/>
          </w:tcPr>
          <w:p w14:paraId="78517680"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Interzone 1000 (Single coat)</w:t>
            </w:r>
          </w:p>
        </w:tc>
        <w:tc>
          <w:tcPr>
            <w:tcW w:w="1260" w:type="dxa"/>
            <w:gridSpan w:val="3"/>
            <w:tcBorders>
              <w:top w:val="nil"/>
              <w:left w:val="nil"/>
              <w:bottom w:val="nil"/>
              <w:right w:val="nil"/>
            </w:tcBorders>
            <w:vAlign w:val="center"/>
            <w:hideMark/>
          </w:tcPr>
          <w:p w14:paraId="683C0DE6"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75</w:t>
            </w:r>
          </w:p>
        </w:tc>
        <w:tc>
          <w:tcPr>
            <w:tcW w:w="2041" w:type="dxa"/>
            <w:gridSpan w:val="3"/>
            <w:tcBorders>
              <w:top w:val="nil"/>
              <w:left w:val="nil"/>
              <w:bottom w:val="nil"/>
              <w:right w:val="nil"/>
            </w:tcBorders>
            <w:vAlign w:val="center"/>
            <w:hideMark/>
          </w:tcPr>
          <w:p w14:paraId="62EE2511" w14:textId="77777777" w:rsidR="00F403BB" w:rsidRPr="002F585C" w:rsidRDefault="00F403BB" w:rsidP="00F403BB">
            <w:pPr>
              <w:pStyle w:val="CES5191Arial8leftaligned"/>
              <w:rPr>
                <w:rFonts w:ascii="Times New Roman" w:hAnsi="Times New Roman" w:cs="Times New Roman"/>
              </w:rPr>
            </w:pPr>
            <w:r w:rsidRPr="001A6524">
              <w:rPr>
                <w:rFonts w:ascii="Times New Roman" w:hAnsi="Times New Roman" w:cs="Times New Roman"/>
              </w:rPr>
              <w:t>60°C</w:t>
            </w:r>
            <w:r w:rsidRPr="002F585C">
              <w:rPr>
                <w:rFonts w:ascii="Times New Roman" w:hAnsi="Times New Roman" w:cs="Times New Roman"/>
              </w:rPr>
              <w:t>(</w:t>
            </w:r>
            <w:r w:rsidRPr="00017567">
              <w:rPr>
                <w:rFonts w:ascii="Times New Roman" w:hAnsi="Times New Roman" w:cs="Times New Roman"/>
              </w:rPr>
              <w:t>140°F</w:t>
            </w:r>
            <w:r w:rsidRPr="002F585C">
              <w:rPr>
                <w:rFonts w:ascii="Times New Roman" w:hAnsi="Times New Roman" w:cs="Times New Roman"/>
              </w:rPr>
              <w:t>)</w:t>
            </w:r>
          </w:p>
        </w:tc>
      </w:tr>
      <w:tr w:rsidR="00F403BB" w14:paraId="2DF8AB51" w14:textId="77777777" w:rsidTr="00AC0BBE">
        <w:trPr>
          <w:gridAfter w:val="1"/>
          <w:wAfter w:w="56" w:type="dxa"/>
          <w:trHeight w:val="288"/>
        </w:trPr>
        <w:tc>
          <w:tcPr>
            <w:tcW w:w="1890" w:type="dxa"/>
            <w:gridSpan w:val="2"/>
            <w:vMerge/>
            <w:tcBorders>
              <w:top w:val="nil"/>
              <w:left w:val="nil"/>
              <w:bottom w:val="nil"/>
              <w:right w:val="nil"/>
            </w:tcBorders>
            <w:vAlign w:val="center"/>
            <w:hideMark/>
          </w:tcPr>
          <w:p w14:paraId="54AD8840" w14:textId="77777777" w:rsidR="00F403BB" w:rsidRPr="002F585C" w:rsidRDefault="00F403BB" w:rsidP="00F403BB">
            <w:pPr>
              <w:autoSpaceDE/>
              <w:autoSpaceDN/>
              <w:adjustRightInd/>
              <w:spacing w:before="0" w:line="240" w:lineRule="auto"/>
              <w:ind w:left="0"/>
              <w:rPr>
                <w:b/>
                <w:sz w:val="16"/>
                <w:szCs w:val="16"/>
              </w:rPr>
            </w:pPr>
          </w:p>
        </w:tc>
        <w:tc>
          <w:tcPr>
            <w:tcW w:w="2430" w:type="dxa"/>
            <w:gridSpan w:val="2"/>
            <w:tcBorders>
              <w:top w:val="nil"/>
              <w:left w:val="nil"/>
              <w:bottom w:val="nil"/>
              <w:right w:val="nil"/>
            </w:tcBorders>
            <w:vAlign w:val="center"/>
            <w:hideMark/>
          </w:tcPr>
          <w:p w14:paraId="2050DFC3"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Jotun Paints</w:t>
            </w:r>
          </w:p>
        </w:tc>
        <w:tc>
          <w:tcPr>
            <w:tcW w:w="2160" w:type="dxa"/>
            <w:tcBorders>
              <w:top w:val="nil"/>
              <w:left w:val="nil"/>
              <w:bottom w:val="nil"/>
              <w:right w:val="nil"/>
            </w:tcBorders>
            <w:vAlign w:val="center"/>
            <w:hideMark/>
          </w:tcPr>
          <w:p w14:paraId="59A4ED84"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Marathon Series</w:t>
            </w:r>
          </w:p>
        </w:tc>
        <w:tc>
          <w:tcPr>
            <w:tcW w:w="1260" w:type="dxa"/>
            <w:gridSpan w:val="3"/>
            <w:tcBorders>
              <w:top w:val="nil"/>
              <w:left w:val="nil"/>
              <w:bottom w:val="nil"/>
              <w:right w:val="nil"/>
            </w:tcBorders>
            <w:vAlign w:val="center"/>
            <w:hideMark/>
          </w:tcPr>
          <w:p w14:paraId="2738CB34"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210</w:t>
            </w:r>
          </w:p>
        </w:tc>
        <w:tc>
          <w:tcPr>
            <w:tcW w:w="2041" w:type="dxa"/>
            <w:gridSpan w:val="3"/>
            <w:tcBorders>
              <w:top w:val="nil"/>
              <w:left w:val="nil"/>
              <w:bottom w:val="nil"/>
              <w:right w:val="nil"/>
            </w:tcBorders>
            <w:vAlign w:val="center"/>
            <w:hideMark/>
          </w:tcPr>
          <w:p w14:paraId="48D85318" w14:textId="77777777" w:rsidR="00F403BB" w:rsidRPr="002F585C" w:rsidRDefault="00F403BB" w:rsidP="00F403BB">
            <w:pPr>
              <w:pStyle w:val="CES5191Arial8leftaligned"/>
              <w:rPr>
                <w:rFonts w:ascii="Times New Roman" w:hAnsi="Times New Roman" w:cs="Times New Roman"/>
              </w:rPr>
            </w:pPr>
            <w:r w:rsidRPr="004129FE">
              <w:rPr>
                <w:rFonts w:ascii="Times New Roman" w:hAnsi="Times New Roman" w:cs="Times New Roman"/>
              </w:rPr>
              <w:t>70°C</w:t>
            </w:r>
            <w:r w:rsidRPr="002F585C">
              <w:rPr>
                <w:rFonts w:ascii="Times New Roman" w:hAnsi="Times New Roman" w:cs="Times New Roman"/>
              </w:rPr>
              <w:t>(</w:t>
            </w:r>
            <w:r w:rsidRPr="00277DA7">
              <w:rPr>
                <w:rFonts w:ascii="Times New Roman" w:hAnsi="Times New Roman" w:cs="Times New Roman"/>
              </w:rPr>
              <w:t>158°F</w:t>
            </w:r>
            <w:r w:rsidRPr="002F585C">
              <w:rPr>
                <w:rFonts w:ascii="Times New Roman" w:hAnsi="Times New Roman" w:cs="Times New Roman"/>
              </w:rPr>
              <w:t>)</w:t>
            </w:r>
          </w:p>
        </w:tc>
      </w:tr>
      <w:tr w:rsidR="00F403BB" w14:paraId="41A585B5" w14:textId="77777777" w:rsidTr="00AC0BBE">
        <w:trPr>
          <w:gridAfter w:val="1"/>
          <w:wAfter w:w="56" w:type="dxa"/>
          <w:trHeight w:val="288"/>
        </w:trPr>
        <w:tc>
          <w:tcPr>
            <w:tcW w:w="1890" w:type="dxa"/>
            <w:gridSpan w:val="2"/>
            <w:tcBorders>
              <w:top w:val="nil"/>
              <w:left w:val="nil"/>
              <w:bottom w:val="nil"/>
              <w:right w:val="nil"/>
            </w:tcBorders>
            <w:vAlign w:val="center"/>
          </w:tcPr>
          <w:p w14:paraId="37D115F9" w14:textId="77777777" w:rsidR="00F403BB" w:rsidRPr="007A0FAD" w:rsidRDefault="00F403BB" w:rsidP="00F403BB">
            <w:pPr>
              <w:autoSpaceDE/>
              <w:autoSpaceDN/>
              <w:adjustRightInd/>
              <w:spacing w:before="0" w:line="240" w:lineRule="auto"/>
              <w:ind w:left="0"/>
            </w:pPr>
          </w:p>
        </w:tc>
        <w:tc>
          <w:tcPr>
            <w:tcW w:w="2430" w:type="dxa"/>
            <w:gridSpan w:val="2"/>
            <w:tcBorders>
              <w:top w:val="nil"/>
              <w:left w:val="nil"/>
              <w:bottom w:val="nil"/>
              <w:right w:val="nil"/>
            </w:tcBorders>
            <w:vAlign w:val="center"/>
            <w:hideMark/>
          </w:tcPr>
          <w:p w14:paraId="6B44B93C"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PPG</w:t>
            </w:r>
          </w:p>
        </w:tc>
        <w:tc>
          <w:tcPr>
            <w:tcW w:w="2160" w:type="dxa"/>
            <w:tcBorders>
              <w:top w:val="nil"/>
              <w:left w:val="nil"/>
              <w:bottom w:val="nil"/>
              <w:right w:val="nil"/>
            </w:tcBorders>
            <w:vAlign w:val="center"/>
            <w:hideMark/>
          </w:tcPr>
          <w:p w14:paraId="46833373" w14:textId="77777777" w:rsidR="00F403BB" w:rsidRPr="002F585C" w:rsidRDefault="00F403BB" w:rsidP="00F403BB">
            <w:pPr>
              <w:pStyle w:val="CES5191Arial8leftaligned"/>
              <w:rPr>
                <w:rFonts w:ascii="Times New Roman" w:hAnsi="Times New Roman" w:cs="Times New Roman"/>
              </w:rPr>
            </w:pPr>
            <w:proofErr w:type="spellStart"/>
            <w:r w:rsidRPr="002F585C">
              <w:rPr>
                <w:rFonts w:ascii="Times New Roman" w:hAnsi="Times New Roman" w:cs="Times New Roman"/>
              </w:rPr>
              <w:t>Novaguard</w:t>
            </w:r>
            <w:proofErr w:type="spellEnd"/>
            <w:r w:rsidRPr="002F585C">
              <w:rPr>
                <w:rFonts w:ascii="Times New Roman" w:hAnsi="Times New Roman" w:cs="Times New Roman"/>
              </w:rPr>
              <w:t xml:space="preserve"> 840</w:t>
            </w:r>
          </w:p>
        </w:tc>
        <w:tc>
          <w:tcPr>
            <w:tcW w:w="1260" w:type="dxa"/>
            <w:gridSpan w:val="3"/>
            <w:tcBorders>
              <w:top w:val="nil"/>
              <w:left w:val="nil"/>
              <w:bottom w:val="nil"/>
              <w:right w:val="nil"/>
            </w:tcBorders>
            <w:vAlign w:val="center"/>
            <w:hideMark/>
          </w:tcPr>
          <w:p w14:paraId="325997F9"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97</w:t>
            </w:r>
          </w:p>
        </w:tc>
        <w:tc>
          <w:tcPr>
            <w:tcW w:w="2041" w:type="dxa"/>
            <w:gridSpan w:val="3"/>
            <w:tcBorders>
              <w:top w:val="nil"/>
              <w:left w:val="nil"/>
              <w:bottom w:val="nil"/>
              <w:right w:val="nil"/>
            </w:tcBorders>
            <w:vAlign w:val="center"/>
            <w:hideMark/>
          </w:tcPr>
          <w:p w14:paraId="3227F317" w14:textId="77777777" w:rsidR="00F403BB" w:rsidRPr="002F585C" w:rsidRDefault="00F403BB" w:rsidP="00F403BB">
            <w:pPr>
              <w:pStyle w:val="CES5191Arial8leftaligned"/>
              <w:rPr>
                <w:rFonts w:ascii="Times New Roman" w:hAnsi="Times New Roman" w:cs="Times New Roman"/>
              </w:rPr>
            </w:pPr>
            <w:r w:rsidRPr="00EE2911">
              <w:rPr>
                <w:rFonts w:ascii="Times New Roman" w:hAnsi="Times New Roman" w:cs="Times New Roman"/>
              </w:rPr>
              <w:t>49°C</w:t>
            </w:r>
            <w:r w:rsidRPr="002F585C">
              <w:rPr>
                <w:rFonts w:ascii="Times New Roman" w:hAnsi="Times New Roman" w:cs="Times New Roman"/>
              </w:rPr>
              <w:t>(</w:t>
            </w:r>
            <w:r w:rsidRPr="00740E60">
              <w:rPr>
                <w:rFonts w:ascii="Times New Roman" w:hAnsi="Times New Roman" w:cs="Times New Roman"/>
              </w:rPr>
              <w:t>120°F</w:t>
            </w:r>
            <w:r w:rsidRPr="002F585C">
              <w:rPr>
                <w:rFonts w:ascii="Times New Roman" w:hAnsi="Times New Roman" w:cs="Times New Roman"/>
              </w:rPr>
              <w:t>)</w:t>
            </w:r>
          </w:p>
        </w:tc>
      </w:tr>
      <w:tr w:rsidR="00F403BB" w14:paraId="62F9EC53" w14:textId="77777777" w:rsidTr="00AC0BBE">
        <w:trPr>
          <w:gridAfter w:val="1"/>
          <w:wAfter w:w="56" w:type="dxa"/>
          <w:trHeight w:val="288"/>
        </w:trPr>
        <w:tc>
          <w:tcPr>
            <w:tcW w:w="1890" w:type="dxa"/>
            <w:gridSpan w:val="2"/>
            <w:tcBorders>
              <w:top w:val="nil"/>
              <w:left w:val="nil"/>
              <w:bottom w:val="nil"/>
              <w:right w:val="nil"/>
            </w:tcBorders>
            <w:vAlign w:val="center"/>
          </w:tcPr>
          <w:p w14:paraId="06074E1E" w14:textId="77777777" w:rsidR="00F403BB" w:rsidRPr="007A0FAD" w:rsidRDefault="00F403BB" w:rsidP="00F403BB">
            <w:pPr>
              <w:autoSpaceDE/>
              <w:autoSpaceDN/>
              <w:adjustRightInd/>
              <w:spacing w:before="0" w:line="240" w:lineRule="auto"/>
              <w:ind w:left="0"/>
            </w:pPr>
          </w:p>
        </w:tc>
        <w:tc>
          <w:tcPr>
            <w:tcW w:w="2430" w:type="dxa"/>
            <w:gridSpan w:val="2"/>
            <w:tcBorders>
              <w:top w:val="nil"/>
              <w:left w:val="nil"/>
              <w:bottom w:val="nil"/>
              <w:right w:val="nil"/>
            </w:tcBorders>
            <w:vAlign w:val="center"/>
            <w:hideMark/>
          </w:tcPr>
          <w:p w14:paraId="614C94D0"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Sherwin Williams</w:t>
            </w:r>
          </w:p>
        </w:tc>
        <w:tc>
          <w:tcPr>
            <w:tcW w:w="2160" w:type="dxa"/>
            <w:tcBorders>
              <w:top w:val="nil"/>
              <w:left w:val="nil"/>
              <w:bottom w:val="nil"/>
              <w:right w:val="nil"/>
            </w:tcBorders>
            <w:vAlign w:val="center"/>
            <w:hideMark/>
          </w:tcPr>
          <w:p w14:paraId="66227280" w14:textId="74424ABD" w:rsidR="001B1371" w:rsidRDefault="00F403BB" w:rsidP="00F403BB">
            <w:pPr>
              <w:pStyle w:val="CES5191Arial8leftaligned"/>
              <w:rPr>
                <w:rFonts w:ascii="Times New Roman" w:hAnsi="Times New Roman" w:cs="Times New Roman"/>
              </w:rPr>
            </w:pPr>
            <w:r w:rsidRPr="002F585C">
              <w:rPr>
                <w:rFonts w:ascii="Times New Roman" w:hAnsi="Times New Roman" w:cs="Times New Roman"/>
              </w:rPr>
              <w:t xml:space="preserve">Nova-Plate 325 </w:t>
            </w:r>
          </w:p>
          <w:p w14:paraId="51F5C714" w14:textId="7B9A364F"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 xml:space="preserve">Nova-Plate UHS </w:t>
            </w:r>
          </w:p>
        </w:tc>
        <w:tc>
          <w:tcPr>
            <w:tcW w:w="1260" w:type="dxa"/>
            <w:gridSpan w:val="3"/>
            <w:tcBorders>
              <w:top w:val="nil"/>
              <w:left w:val="nil"/>
              <w:bottom w:val="nil"/>
              <w:right w:val="nil"/>
            </w:tcBorders>
            <w:vAlign w:val="center"/>
            <w:hideMark/>
          </w:tcPr>
          <w:p w14:paraId="5CE32A19"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&lt; 100</w:t>
            </w:r>
          </w:p>
        </w:tc>
        <w:tc>
          <w:tcPr>
            <w:tcW w:w="2041" w:type="dxa"/>
            <w:gridSpan w:val="3"/>
            <w:tcBorders>
              <w:top w:val="nil"/>
              <w:left w:val="nil"/>
              <w:bottom w:val="nil"/>
              <w:right w:val="nil"/>
            </w:tcBorders>
            <w:vAlign w:val="center"/>
            <w:hideMark/>
          </w:tcPr>
          <w:p w14:paraId="11D2E723" w14:textId="77777777" w:rsidR="00F403BB" w:rsidRPr="002F585C" w:rsidRDefault="00F403BB" w:rsidP="00F403BB">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F403BB" w14:paraId="6EC6113B" w14:textId="77777777" w:rsidTr="00AC0BBE">
        <w:trPr>
          <w:gridAfter w:val="1"/>
          <w:wAfter w:w="56" w:type="dxa"/>
          <w:trHeight w:val="288"/>
        </w:trPr>
        <w:tc>
          <w:tcPr>
            <w:tcW w:w="1890" w:type="dxa"/>
            <w:gridSpan w:val="2"/>
            <w:tcBorders>
              <w:top w:val="nil"/>
              <w:left w:val="nil"/>
              <w:bottom w:val="nil"/>
              <w:right w:val="nil"/>
            </w:tcBorders>
            <w:vAlign w:val="center"/>
          </w:tcPr>
          <w:p w14:paraId="28EC185A" w14:textId="77777777" w:rsidR="00F403BB" w:rsidRPr="007A0FAD" w:rsidRDefault="00F403BB" w:rsidP="00F403BB">
            <w:pPr>
              <w:autoSpaceDE/>
              <w:autoSpaceDN/>
              <w:adjustRightInd/>
              <w:spacing w:before="0" w:line="240" w:lineRule="auto"/>
              <w:ind w:left="0"/>
            </w:pPr>
          </w:p>
        </w:tc>
        <w:tc>
          <w:tcPr>
            <w:tcW w:w="2430" w:type="dxa"/>
            <w:gridSpan w:val="2"/>
            <w:tcBorders>
              <w:top w:val="nil"/>
              <w:left w:val="nil"/>
              <w:bottom w:val="nil"/>
              <w:right w:val="nil"/>
            </w:tcBorders>
            <w:vAlign w:val="center"/>
            <w:hideMark/>
          </w:tcPr>
          <w:p w14:paraId="046EF344"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Tnemec</w:t>
            </w:r>
          </w:p>
        </w:tc>
        <w:tc>
          <w:tcPr>
            <w:tcW w:w="2160" w:type="dxa"/>
            <w:tcBorders>
              <w:top w:val="nil"/>
              <w:left w:val="nil"/>
              <w:bottom w:val="nil"/>
              <w:right w:val="nil"/>
            </w:tcBorders>
            <w:vAlign w:val="center"/>
            <w:hideMark/>
          </w:tcPr>
          <w:p w14:paraId="2F771E84"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Series 335 Tank Armor</w:t>
            </w:r>
          </w:p>
        </w:tc>
        <w:tc>
          <w:tcPr>
            <w:tcW w:w="1260" w:type="dxa"/>
            <w:gridSpan w:val="3"/>
            <w:tcBorders>
              <w:top w:val="nil"/>
              <w:left w:val="nil"/>
              <w:bottom w:val="nil"/>
              <w:right w:val="nil"/>
            </w:tcBorders>
            <w:vAlign w:val="center"/>
            <w:hideMark/>
          </w:tcPr>
          <w:p w14:paraId="07DA8B3E"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11</w:t>
            </w:r>
          </w:p>
        </w:tc>
        <w:tc>
          <w:tcPr>
            <w:tcW w:w="2041" w:type="dxa"/>
            <w:gridSpan w:val="3"/>
            <w:tcBorders>
              <w:top w:val="nil"/>
              <w:left w:val="nil"/>
              <w:bottom w:val="nil"/>
              <w:right w:val="nil"/>
            </w:tcBorders>
            <w:vAlign w:val="center"/>
            <w:hideMark/>
          </w:tcPr>
          <w:p w14:paraId="661C8278" w14:textId="77777777" w:rsidR="00F403BB" w:rsidRPr="002F585C" w:rsidRDefault="00F403BB" w:rsidP="00F403BB">
            <w:pPr>
              <w:pStyle w:val="CES5191Arial8leftaligned"/>
              <w:rPr>
                <w:rFonts w:ascii="Times New Roman" w:hAnsi="Times New Roman" w:cs="Times New Roman"/>
              </w:rPr>
            </w:pPr>
            <w:r w:rsidRPr="009970EA">
              <w:rPr>
                <w:rFonts w:ascii="Times New Roman" w:hAnsi="Times New Roman" w:cs="Times New Roman"/>
              </w:rPr>
              <w:t>82°C</w:t>
            </w:r>
            <w:r w:rsidRPr="002F585C">
              <w:rPr>
                <w:rFonts w:ascii="Times New Roman" w:hAnsi="Times New Roman" w:cs="Times New Roman"/>
              </w:rPr>
              <w:t>(</w:t>
            </w:r>
            <w:r w:rsidRPr="001F292C">
              <w:rPr>
                <w:rFonts w:ascii="Times New Roman" w:hAnsi="Times New Roman" w:cs="Times New Roman"/>
              </w:rPr>
              <w:t>180°F</w:t>
            </w:r>
            <w:r w:rsidRPr="002F585C">
              <w:rPr>
                <w:rFonts w:ascii="Times New Roman" w:hAnsi="Times New Roman" w:cs="Times New Roman"/>
              </w:rPr>
              <w:t>)</w:t>
            </w:r>
          </w:p>
        </w:tc>
      </w:tr>
      <w:tr w:rsidR="00F403BB" w14:paraId="77C4855F" w14:textId="77777777" w:rsidTr="00AC0BBE">
        <w:trPr>
          <w:gridAfter w:val="1"/>
          <w:wAfter w:w="56" w:type="dxa"/>
          <w:trHeight w:val="288"/>
        </w:trPr>
        <w:tc>
          <w:tcPr>
            <w:tcW w:w="1890" w:type="dxa"/>
            <w:gridSpan w:val="2"/>
            <w:tcBorders>
              <w:top w:val="nil"/>
              <w:left w:val="nil"/>
              <w:bottom w:val="single" w:sz="12" w:space="0" w:color="auto"/>
              <w:right w:val="nil"/>
            </w:tcBorders>
            <w:vAlign w:val="center"/>
          </w:tcPr>
          <w:p w14:paraId="3F8FE3E5" w14:textId="77777777" w:rsidR="00F403BB" w:rsidRPr="007A0FAD" w:rsidRDefault="00F403BB" w:rsidP="00F403BB">
            <w:pPr>
              <w:autoSpaceDE/>
              <w:autoSpaceDN/>
              <w:adjustRightInd/>
              <w:spacing w:before="0" w:line="240" w:lineRule="auto"/>
              <w:ind w:left="0"/>
            </w:pPr>
          </w:p>
        </w:tc>
        <w:tc>
          <w:tcPr>
            <w:tcW w:w="7891" w:type="dxa"/>
            <w:gridSpan w:val="9"/>
            <w:tcBorders>
              <w:top w:val="nil"/>
              <w:left w:val="nil"/>
              <w:bottom w:val="single" w:sz="12" w:space="0" w:color="auto"/>
              <w:right w:val="nil"/>
            </w:tcBorders>
            <w:vAlign w:val="center"/>
            <w:hideMark/>
          </w:tcPr>
          <w:p w14:paraId="0E268B8E"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Note</w:t>
            </w:r>
            <w:proofErr w:type="gramStart"/>
            <w:r w:rsidRPr="002F585C">
              <w:rPr>
                <w:rFonts w:ascii="Times New Roman" w:hAnsi="Times New Roman" w:cs="Times New Roman"/>
              </w:rPr>
              <w:t>:  Stripe</w:t>
            </w:r>
            <w:proofErr w:type="gramEnd"/>
            <w:r w:rsidRPr="002F585C">
              <w:rPr>
                <w:rFonts w:ascii="Times New Roman" w:hAnsi="Times New Roman" w:cs="Times New Roman"/>
              </w:rPr>
              <w:t xml:space="preserve"> coat of welds and edges highly recommended.</w:t>
            </w:r>
          </w:p>
        </w:tc>
      </w:tr>
      <w:tr w:rsidR="00F403BB" w14:paraId="4B61025F" w14:textId="77777777" w:rsidTr="00AC0BBE">
        <w:trPr>
          <w:gridAfter w:val="1"/>
          <w:wAfter w:w="56" w:type="dxa"/>
          <w:trHeight w:val="288"/>
        </w:trPr>
        <w:tc>
          <w:tcPr>
            <w:tcW w:w="1890" w:type="dxa"/>
            <w:gridSpan w:val="2"/>
            <w:tcBorders>
              <w:top w:val="single" w:sz="12" w:space="0" w:color="auto"/>
              <w:left w:val="nil"/>
              <w:bottom w:val="nil"/>
              <w:right w:val="nil"/>
            </w:tcBorders>
            <w:vAlign w:val="center"/>
            <w:hideMark/>
          </w:tcPr>
          <w:p w14:paraId="493D95F5" w14:textId="77777777" w:rsidR="00F403BB" w:rsidRPr="007A0FAD" w:rsidRDefault="00F403BB" w:rsidP="00F403BB">
            <w:pPr>
              <w:autoSpaceDE/>
              <w:autoSpaceDN/>
              <w:adjustRightInd/>
              <w:spacing w:before="0" w:line="240" w:lineRule="auto"/>
              <w:ind w:left="0"/>
            </w:pPr>
            <w:r w:rsidRPr="002F585C">
              <w:rPr>
                <w:b/>
                <w:sz w:val="16"/>
                <w:szCs w:val="16"/>
              </w:rPr>
              <w:t>REPAIR/FIELD JOINT COAT</w:t>
            </w:r>
          </w:p>
        </w:tc>
        <w:tc>
          <w:tcPr>
            <w:tcW w:w="2430" w:type="dxa"/>
            <w:gridSpan w:val="2"/>
            <w:tcBorders>
              <w:top w:val="single" w:sz="12" w:space="0" w:color="auto"/>
              <w:left w:val="nil"/>
              <w:bottom w:val="nil"/>
              <w:right w:val="nil"/>
            </w:tcBorders>
            <w:vAlign w:val="center"/>
            <w:hideMark/>
          </w:tcPr>
          <w:p w14:paraId="5AAEA900"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Carboline</w:t>
            </w:r>
          </w:p>
        </w:tc>
        <w:tc>
          <w:tcPr>
            <w:tcW w:w="2160" w:type="dxa"/>
            <w:tcBorders>
              <w:top w:val="single" w:sz="12" w:space="0" w:color="auto"/>
              <w:left w:val="nil"/>
              <w:bottom w:val="nil"/>
              <w:right w:val="nil"/>
            </w:tcBorders>
            <w:vAlign w:val="center"/>
            <w:hideMark/>
          </w:tcPr>
          <w:p w14:paraId="79964C66"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Polyclad 975H</w:t>
            </w:r>
          </w:p>
        </w:tc>
        <w:tc>
          <w:tcPr>
            <w:tcW w:w="1260" w:type="dxa"/>
            <w:gridSpan w:val="3"/>
            <w:tcBorders>
              <w:top w:val="single" w:sz="12" w:space="0" w:color="auto"/>
              <w:left w:val="nil"/>
              <w:bottom w:val="nil"/>
              <w:right w:val="nil"/>
            </w:tcBorders>
            <w:vAlign w:val="center"/>
            <w:hideMark/>
          </w:tcPr>
          <w:p w14:paraId="15FDD85F"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0</w:t>
            </w:r>
          </w:p>
        </w:tc>
        <w:tc>
          <w:tcPr>
            <w:tcW w:w="2041" w:type="dxa"/>
            <w:gridSpan w:val="3"/>
            <w:tcBorders>
              <w:top w:val="single" w:sz="12" w:space="0" w:color="auto"/>
              <w:left w:val="nil"/>
              <w:bottom w:val="nil"/>
              <w:right w:val="nil"/>
            </w:tcBorders>
            <w:vAlign w:val="center"/>
            <w:hideMark/>
          </w:tcPr>
          <w:p w14:paraId="46627CF8" w14:textId="77777777" w:rsidR="00F403BB" w:rsidRPr="002F585C" w:rsidRDefault="00F403BB" w:rsidP="00F403BB">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F403BB" w14:paraId="55505035" w14:textId="77777777" w:rsidTr="00AC0BBE">
        <w:trPr>
          <w:gridAfter w:val="1"/>
          <w:wAfter w:w="56" w:type="dxa"/>
          <w:trHeight w:val="288"/>
        </w:trPr>
        <w:tc>
          <w:tcPr>
            <w:tcW w:w="1890" w:type="dxa"/>
            <w:gridSpan w:val="2"/>
            <w:tcBorders>
              <w:top w:val="nil"/>
              <w:left w:val="nil"/>
              <w:bottom w:val="nil"/>
              <w:right w:val="nil"/>
            </w:tcBorders>
            <w:vAlign w:val="center"/>
          </w:tcPr>
          <w:p w14:paraId="490C6388" w14:textId="77777777" w:rsidR="00F403BB" w:rsidRPr="002F585C" w:rsidRDefault="00F403BB" w:rsidP="00F403BB">
            <w:pPr>
              <w:autoSpaceDE/>
              <w:autoSpaceDN/>
              <w:adjustRightInd/>
              <w:spacing w:before="0" w:line="240" w:lineRule="auto"/>
              <w:ind w:left="0"/>
              <w:rPr>
                <w:b/>
                <w:sz w:val="16"/>
                <w:szCs w:val="16"/>
              </w:rPr>
            </w:pPr>
          </w:p>
        </w:tc>
        <w:tc>
          <w:tcPr>
            <w:tcW w:w="2430" w:type="dxa"/>
            <w:gridSpan w:val="2"/>
            <w:tcBorders>
              <w:top w:val="nil"/>
              <w:left w:val="nil"/>
              <w:bottom w:val="nil"/>
              <w:right w:val="nil"/>
            </w:tcBorders>
            <w:vAlign w:val="center"/>
          </w:tcPr>
          <w:p w14:paraId="7B533072" w14:textId="2D280B9B" w:rsidR="00F403BB" w:rsidRPr="002F585C" w:rsidRDefault="00F403BB" w:rsidP="00F403BB">
            <w:pPr>
              <w:pStyle w:val="CES5191Arial8leftaligned"/>
              <w:rPr>
                <w:rFonts w:ascii="Times New Roman" w:hAnsi="Times New Roman" w:cs="Times New Roman"/>
              </w:rPr>
            </w:pPr>
            <w:proofErr w:type="spellStart"/>
            <w:r w:rsidRPr="001B1371">
              <w:rPr>
                <w:rFonts w:ascii="Times New Roman" w:hAnsi="Times New Roman" w:cs="Times New Roman"/>
              </w:rPr>
              <w:t>Corrocoat</w:t>
            </w:r>
            <w:proofErr w:type="spellEnd"/>
          </w:p>
        </w:tc>
        <w:tc>
          <w:tcPr>
            <w:tcW w:w="2160" w:type="dxa"/>
            <w:tcBorders>
              <w:top w:val="nil"/>
              <w:left w:val="nil"/>
              <w:bottom w:val="nil"/>
              <w:right w:val="nil"/>
            </w:tcBorders>
            <w:vAlign w:val="center"/>
          </w:tcPr>
          <w:p w14:paraId="41766FAA" w14:textId="7452092E" w:rsidR="00F403BB" w:rsidRPr="002F585C" w:rsidRDefault="00F403BB" w:rsidP="00F403BB">
            <w:pPr>
              <w:pStyle w:val="CES5191Arial8leftaligned"/>
              <w:rPr>
                <w:rFonts w:ascii="Times New Roman" w:hAnsi="Times New Roman" w:cs="Times New Roman"/>
              </w:rPr>
            </w:pPr>
            <w:proofErr w:type="spellStart"/>
            <w:r w:rsidRPr="001B1371">
              <w:rPr>
                <w:rFonts w:ascii="Times New Roman" w:hAnsi="Times New Roman" w:cs="Times New Roman"/>
              </w:rPr>
              <w:t>Polyglass</w:t>
            </w:r>
            <w:proofErr w:type="spellEnd"/>
            <w:r w:rsidRPr="001B1371">
              <w:rPr>
                <w:rFonts w:ascii="Times New Roman" w:hAnsi="Times New Roman" w:cs="Times New Roman"/>
              </w:rPr>
              <w:t xml:space="preserve"> VEF</w:t>
            </w:r>
          </w:p>
        </w:tc>
        <w:tc>
          <w:tcPr>
            <w:tcW w:w="1260" w:type="dxa"/>
            <w:gridSpan w:val="3"/>
            <w:tcBorders>
              <w:top w:val="nil"/>
              <w:left w:val="nil"/>
              <w:bottom w:val="nil"/>
              <w:right w:val="nil"/>
            </w:tcBorders>
            <w:vAlign w:val="center"/>
          </w:tcPr>
          <w:p w14:paraId="77A6961C" w14:textId="0A371BAE" w:rsidR="00F403BB" w:rsidRPr="002F585C" w:rsidRDefault="00F403BB" w:rsidP="00F403BB">
            <w:pPr>
              <w:pStyle w:val="CES5191Arial8centered"/>
              <w:rPr>
                <w:rFonts w:ascii="Times New Roman" w:hAnsi="Times New Roman" w:cs="Times New Roman"/>
              </w:rPr>
            </w:pPr>
            <w:r w:rsidRPr="001B1371">
              <w:rPr>
                <w:rFonts w:ascii="Times New Roman" w:hAnsi="Times New Roman" w:cs="Times New Roman"/>
              </w:rPr>
              <w:t>32</w:t>
            </w:r>
          </w:p>
        </w:tc>
        <w:tc>
          <w:tcPr>
            <w:tcW w:w="2041" w:type="dxa"/>
            <w:gridSpan w:val="3"/>
            <w:tcBorders>
              <w:top w:val="nil"/>
              <w:left w:val="nil"/>
              <w:bottom w:val="nil"/>
              <w:right w:val="nil"/>
            </w:tcBorders>
            <w:vAlign w:val="center"/>
          </w:tcPr>
          <w:p w14:paraId="4CD9A9B5" w14:textId="7F2DA053" w:rsidR="00F403BB" w:rsidRPr="00E73A54" w:rsidRDefault="00F403BB" w:rsidP="00F403BB">
            <w:pPr>
              <w:pStyle w:val="CES5191Arial8leftaligned"/>
              <w:rPr>
                <w:rFonts w:ascii="Times New Roman" w:hAnsi="Times New Roman" w:cs="Times New Roman"/>
              </w:rPr>
            </w:pPr>
            <w:r w:rsidRPr="001B1371">
              <w:rPr>
                <w:rFonts w:ascii="Times New Roman" w:hAnsi="Times New Roman" w:cs="Times New Roman"/>
              </w:rPr>
              <w:t>200°F (93°C)</w:t>
            </w:r>
          </w:p>
        </w:tc>
      </w:tr>
      <w:tr w:rsidR="00F403BB" w14:paraId="1ABEEAA2" w14:textId="77777777" w:rsidTr="00AC0BBE">
        <w:trPr>
          <w:gridAfter w:val="1"/>
          <w:wAfter w:w="56" w:type="dxa"/>
          <w:trHeight w:val="288"/>
        </w:trPr>
        <w:tc>
          <w:tcPr>
            <w:tcW w:w="1890" w:type="dxa"/>
            <w:gridSpan w:val="2"/>
            <w:tcBorders>
              <w:top w:val="nil"/>
              <w:left w:val="nil"/>
              <w:bottom w:val="nil"/>
              <w:right w:val="nil"/>
            </w:tcBorders>
            <w:vAlign w:val="center"/>
            <w:hideMark/>
          </w:tcPr>
          <w:p w14:paraId="63A4CCE7" w14:textId="77777777" w:rsidR="00F403BB" w:rsidRPr="007A0FAD" w:rsidRDefault="00F403BB" w:rsidP="00F403BB">
            <w:pPr>
              <w:autoSpaceDE/>
              <w:autoSpaceDN/>
              <w:adjustRightInd/>
              <w:spacing w:before="0" w:line="240" w:lineRule="auto"/>
              <w:ind w:left="0"/>
            </w:pPr>
            <w:r w:rsidRPr="002F585C">
              <w:rPr>
                <w:b/>
                <w:sz w:val="16"/>
                <w:szCs w:val="16"/>
              </w:rPr>
              <w:t>Epoxy</w:t>
            </w:r>
          </w:p>
        </w:tc>
        <w:tc>
          <w:tcPr>
            <w:tcW w:w="2430" w:type="dxa"/>
            <w:gridSpan w:val="2"/>
            <w:tcBorders>
              <w:top w:val="nil"/>
              <w:left w:val="nil"/>
              <w:bottom w:val="nil"/>
              <w:right w:val="nil"/>
            </w:tcBorders>
            <w:vAlign w:val="center"/>
            <w:hideMark/>
          </w:tcPr>
          <w:p w14:paraId="4455A451"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Hempel Coatings (USA), Inc.</w:t>
            </w:r>
          </w:p>
        </w:tc>
        <w:tc>
          <w:tcPr>
            <w:tcW w:w="2160" w:type="dxa"/>
            <w:tcBorders>
              <w:top w:val="nil"/>
              <w:left w:val="nil"/>
              <w:bottom w:val="nil"/>
              <w:right w:val="nil"/>
            </w:tcBorders>
            <w:vAlign w:val="center"/>
            <w:hideMark/>
          </w:tcPr>
          <w:p w14:paraId="248D8E92" w14:textId="77777777" w:rsidR="00F403BB" w:rsidRPr="002F585C" w:rsidRDefault="00F403BB" w:rsidP="00F403BB">
            <w:pPr>
              <w:pStyle w:val="CES5191Arial8leftaligned"/>
              <w:rPr>
                <w:rFonts w:ascii="Times New Roman" w:hAnsi="Times New Roman" w:cs="Times New Roman"/>
              </w:rPr>
            </w:pPr>
            <w:proofErr w:type="spellStart"/>
            <w:r w:rsidRPr="002F585C">
              <w:rPr>
                <w:rFonts w:ascii="Times New Roman" w:hAnsi="Times New Roman" w:cs="Times New Roman"/>
              </w:rPr>
              <w:t>Hempadur</w:t>
            </w:r>
            <w:proofErr w:type="spellEnd"/>
            <w:r w:rsidRPr="002F585C">
              <w:rPr>
                <w:rFonts w:ascii="Times New Roman" w:hAnsi="Times New Roman" w:cs="Times New Roman"/>
              </w:rPr>
              <w:t xml:space="preserve"> 35900</w:t>
            </w:r>
          </w:p>
        </w:tc>
        <w:tc>
          <w:tcPr>
            <w:tcW w:w="1260" w:type="dxa"/>
            <w:gridSpan w:val="3"/>
            <w:tcBorders>
              <w:top w:val="nil"/>
              <w:left w:val="nil"/>
              <w:bottom w:val="nil"/>
              <w:right w:val="nil"/>
            </w:tcBorders>
            <w:vAlign w:val="center"/>
            <w:hideMark/>
          </w:tcPr>
          <w:p w14:paraId="65A33407"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0</w:t>
            </w:r>
          </w:p>
        </w:tc>
        <w:tc>
          <w:tcPr>
            <w:tcW w:w="2041" w:type="dxa"/>
            <w:gridSpan w:val="3"/>
            <w:tcBorders>
              <w:top w:val="nil"/>
              <w:left w:val="nil"/>
              <w:bottom w:val="nil"/>
              <w:right w:val="nil"/>
            </w:tcBorders>
            <w:vAlign w:val="center"/>
            <w:hideMark/>
          </w:tcPr>
          <w:p w14:paraId="410FEB33" w14:textId="77777777" w:rsidR="00F403BB" w:rsidRPr="002F585C" w:rsidRDefault="00F403BB" w:rsidP="00F403BB">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F403BB" w14:paraId="4DC84BA8" w14:textId="77777777" w:rsidTr="00AC0BBE">
        <w:trPr>
          <w:gridAfter w:val="1"/>
          <w:wAfter w:w="56" w:type="dxa"/>
          <w:trHeight w:val="288"/>
        </w:trPr>
        <w:tc>
          <w:tcPr>
            <w:tcW w:w="1890" w:type="dxa"/>
            <w:gridSpan w:val="2"/>
            <w:tcBorders>
              <w:top w:val="nil"/>
              <w:left w:val="nil"/>
              <w:bottom w:val="nil"/>
              <w:right w:val="nil"/>
            </w:tcBorders>
            <w:vAlign w:val="center"/>
          </w:tcPr>
          <w:p w14:paraId="293BF9EE" w14:textId="77777777" w:rsidR="00F403BB" w:rsidRPr="007A0FAD" w:rsidRDefault="00F403BB" w:rsidP="00F403BB">
            <w:pPr>
              <w:autoSpaceDE/>
              <w:autoSpaceDN/>
              <w:adjustRightInd/>
              <w:spacing w:before="0" w:line="240" w:lineRule="auto"/>
              <w:ind w:left="0"/>
            </w:pPr>
          </w:p>
        </w:tc>
        <w:tc>
          <w:tcPr>
            <w:tcW w:w="2430" w:type="dxa"/>
            <w:gridSpan w:val="2"/>
            <w:tcBorders>
              <w:top w:val="nil"/>
              <w:left w:val="nil"/>
              <w:bottom w:val="nil"/>
              <w:right w:val="nil"/>
            </w:tcBorders>
            <w:vAlign w:val="center"/>
            <w:hideMark/>
          </w:tcPr>
          <w:p w14:paraId="7CEFF853"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International</w:t>
            </w:r>
          </w:p>
        </w:tc>
        <w:tc>
          <w:tcPr>
            <w:tcW w:w="2160" w:type="dxa"/>
            <w:tcBorders>
              <w:top w:val="nil"/>
              <w:left w:val="nil"/>
              <w:bottom w:val="nil"/>
              <w:right w:val="nil"/>
            </w:tcBorders>
            <w:vAlign w:val="center"/>
            <w:hideMark/>
          </w:tcPr>
          <w:p w14:paraId="1D167254"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Enviroline 124 Girth</w:t>
            </w:r>
          </w:p>
        </w:tc>
        <w:tc>
          <w:tcPr>
            <w:tcW w:w="1260" w:type="dxa"/>
            <w:gridSpan w:val="3"/>
            <w:tcBorders>
              <w:top w:val="nil"/>
              <w:left w:val="nil"/>
              <w:bottom w:val="nil"/>
              <w:right w:val="nil"/>
            </w:tcBorders>
            <w:vAlign w:val="center"/>
            <w:hideMark/>
          </w:tcPr>
          <w:p w14:paraId="012CC2D5"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10</w:t>
            </w:r>
          </w:p>
        </w:tc>
        <w:tc>
          <w:tcPr>
            <w:tcW w:w="2041" w:type="dxa"/>
            <w:gridSpan w:val="3"/>
            <w:tcBorders>
              <w:top w:val="nil"/>
              <w:left w:val="nil"/>
              <w:bottom w:val="nil"/>
              <w:right w:val="nil"/>
            </w:tcBorders>
            <w:vAlign w:val="center"/>
            <w:hideMark/>
          </w:tcPr>
          <w:p w14:paraId="2D3B0F57" w14:textId="77777777" w:rsidR="00F403BB" w:rsidRPr="002F585C" w:rsidRDefault="00F403BB" w:rsidP="00F403BB">
            <w:pPr>
              <w:pStyle w:val="CES5191Arial8leftaligned"/>
              <w:rPr>
                <w:rFonts w:ascii="Times New Roman" w:hAnsi="Times New Roman" w:cs="Times New Roman"/>
              </w:rPr>
            </w:pPr>
            <w:r w:rsidRPr="000D3D91">
              <w:rPr>
                <w:rFonts w:ascii="Times New Roman" w:hAnsi="Times New Roman" w:cs="Times New Roman"/>
              </w:rPr>
              <w:t>95°C</w:t>
            </w:r>
            <w:r w:rsidRPr="002F585C">
              <w:rPr>
                <w:rFonts w:ascii="Times New Roman" w:hAnsi="Times New Roman" w:cs="Times New Roman"/>
              </w:rPr>
              <w:t>(</w:t>
            </w:r>
            <w:r w:rsidRPr="00095D37">
              <w:rPr>
                <w:rFonts w:ascii="Times New Roman" w:hAnsi="Times New Roman" w:cs="Times New Roman"/>
              </w:rPr>
              <w:t>203°F</w:t>
            </w:r>
            <w:r w:rsidRPr="002F585C">
              <w:rPr>
                <w:rFonts w:ascii="Times New Roman" w:hAnsi="Times New Roman" w:cs="Times New Roman"/>
              </w:rPr>
              <w:t>)</w:t>
            </w:r>
          </w:p>
        </w:tc>
      </w:tr>
      <w:tr w:rsidR="00F403BB" w14:paraId="79A12DE2" w14:textId="77777777" w:rsidTr="00AC0BBE">
        <w:trPr>
          <w:gridAfter w:val="1"/>
          <w:wAfter w:w="56" w:type="dxa"/>
          <w:trHeight w:val="288"/>
        </w:trPr>
        <w:tc>
          <w:tcPr>
            <w:tcW w:w="1890" w:type="dxa"/>
            <w:gridSpan w:val="2"/>
            <w:tcBorders>
              <w:top w:val="nil"/>
              <w:left w:val="nil"/>
              <w:bottom w:val="nil"/>
              <w:right w:val="nil"/>
            </w:tcBorders>
            <w:vAlign w:val="center"/>
            <w:hideMark/>
          </w:tcPr>
          <w:p w14:paraId="180B4337" w14:textId="77777777" w:rsidR="00F403BB" w:rsidRPr="007A0FAD" w:rsidRDefault="00F403BB" w:rsidP="00F403BB">
            <w:pPr>
              <w:autoSpaceDE/>
              <w:autoSpaceDN/>
              <w:adjustRightInd/>
              <w:spacing w:before="0" w:line="240" w:lineRule="auto"/>
              <w:ind w:left="0"/>
            </w:pPr>
            <w:r w:rsidRPr="002F585C">
              <w:rPr>
                <w:b/>
                <w:sz w:val="16"/>
                <w:szCs w:val="16"/>
              </w:rPr>
              <w:t>Thick Film</w:t>
            </w:r>
          </w:p>
        </w:tc>
        <w:tc>
          <w:tcPr>
            <w:tcW w:w="2430" w:type="dxa"/>
            <w:gridSpan w:val="2"/>
            <w:tcBorders>
              <w:top w:val="nil"/>
              <w:left w:val="nil"/>
              <w:bottom w:val="nil"/>
              <w:right w:val="nil"/>
            </w:tcBorders>
            <w:vAlign w:val="center"/>
            <w:hideMark/>
          </w:tcPr>
          <w:p w14:paraId="031E423E"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International</w:t>
            </w:r>
          </w:p>
        </w:tc>
        <w:tc>
          <w:tcPr>
            <w:tcW w:w="2160" w:type="dxa"/>
            <w:tcBorders>
              <w:top w:val="nil"/>
              <w:left w:val="nil"/>
              <w:bottom w:val="nil"/>
              <w:right w:val="nil"/>
            </w:tcBorders>
            <w:vAlign w:val="center"/>
            <w:hideMark/>
          </w:tcPr>
          <w:p w14:paraId="3ADFECE9"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Interzone 954</w:t>
            </w:r>
          </w:p>
        </w:tc>
        <w:tc>
          <w:tcPr>
            <w:tcW w:w="1260" w:type="dxa"/>
            <w:gridSpan w:val="3"/>
            <w:tcBorders>
              <w:top w:val="nil"/>
              <w:left w:val="nil"/>
              <w:bottom w:val="nil"/>
              <w:right w:val="nil"/>
            </w:tcBorders>
            <w:vAlign w:val="center"/>
            <w:hideMark/>
          </w:tcPr>
          <w:p w14:paraId="3B907CD1"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163</w:t>
            </w:r>
          </w:p>
        </w:tc>
        <w:tc>
          <w:tcPr>
            <w:tcW w:w="2041" w:type="dxa"/>
            <w:gridSpan w:val="3"/>
            <w:tcBorders>
              <w:top w:val="nil"/>
              <w:left w:val="nil"/>
              <w:bottom w:val="nil"/>
              <w:right w:val="nil"/>
            </w:tcBorders>
            <w:vAlign w:val="center"/>
            <w:hideMark/>
          </w:tcPr>
          <w:p w14:paraId="3111240F" w14:textId="77777777" w:rsidR="00F403BB" w:rsidRPr="002F585C" w:rsidRDefault="00F403BB" w:rsidP="00F403BB">
            <w:pPr>
              <w:pStyle w:val="CES5191Arial8leftaligned"/>
              <w:rPr>
                <w:rFonts w:ascii="Times New Roman" w:hAnsi="Times New Roman" w:cs="Times New Roman"/>
              </w:rPr>
            </w:pPr>
            <w:r w:rsidRPr="003011D5">
              <w:rPr>
                <w:rFonts w:ascii="Times New Roman" w:hAnsi="Times New Roman" w:cs="Times New Roman"/>
              </w:rPr>
              <w:t>71°</w:t>
            </w:r>
            <w:r>
              <w:rPr>
                <w:rFonts w:ascii="Times New Roman" w:hAnsi="Times New Roman" w:cs="Times New Roman"/>
              </w:rPr>
              <w:t>C</w:t>
            </w:r>
            <w:r w:rsidRPr="002F585C">
              <w:rPr>
                <w:rFonts w:ascii="Times New Roman" w:hAnsi="Times New Roman" w:cs="Times New Roman"/>
              </w:rPr>
              <w:t>(</w:t>
            </w:r>
            <w:r w:rsidRPr="00A242E0">
              <w:rPr>
                <w:rFonts w:ascii="Times New Roman" w:hAnsi="Times New Roman" w:cs="Times New Roman"/>
              </w:rPr>
              <w:t>160°F</w:t>
            </w:r>
            <w:r w:rsidRPr="002F585C">
              <w:rPr>
                <w:rFonts w:ascii="Times New Roman" w:hAnsi="Times New Roman" w:cs="Times New Roman"/>
              </w:rPr>
              <w:t xml:space="preserve">) </w:t>
            </w:r>
          </w:p>
        </w:tc>
      </w:tr>
      <w:tr w:rsidR="00F403BB" w14:paraId="6A2860C4" w14:textId="77777777" w:rsidTr="00AC0BBE">
        <w:trPr>
          <w:gridAfter w:val="1"/>
          <w:wAfter w:w="56" w:type="dxa"/>
          <w:trHeight w:val="288"/>
        </w:trPr>
        <w:tc>
          <w:tcPr>
            <w:tcW w:w="1890" w:type="dxa"/>
            <w:gridSpan w:val="2"/>
            <w:vMerge w:val="restart"/>
            <w:tcBorders>
              <w:top w:val="nil"/>
              <w:left w:val="nil"/>
              <w:bottom w:val="nil"/>
              <w:right w:val="nil"/>
            </w:tcBorders>
            <w:vAlign w:val="center"/>
            <w:hideMark/>
          </w:tcPr>
          <w:p w14:paraId="376A4085" w14:textId="77777777" w:rsidR="00F403BB" w:rsidRPr="007A0FAD" w:rsidRDefault="00F403BB" w:rsidP="00F403BB">
            <w:pPr>
              <w:autoSpaceDE/>
              <w:autoSpaceDN/>
              <w:adjustRightInd/>
              <w:spacing w:before="0" w:line="240" w:lineRule="auto"/>
              <w:ind w:left="0"/>
            </w:pPr>
            <w:r w:rsidRPr="002F585C">
              <w:rPr>
                <w:b/>
                <w:sz w:val="16"/>
                <w:szCs w:val="16"/>
              </w:rPr>
              <w:t xml:space="preserve">DFT as per </w:t>
            </w:r>
            <w:r w:rsidRPr="002F585C">
              <w:rPr>
                <w:b/>
                <w:sz w:val="16"/>
                <w:szCs w:val="16"/>
              </w:rPr>
              <w:br/>
              <w:t xml:space="preserve">Manufacturer’s </w:t>
            </w:r>
            <w:r w:rsidRPr="002F585C">
              <w:rPr>
                <w:b/>
                <w:sz w:val="16"/>
                <w:szCs w:val="16"/>
              </w:rPr>
              <w:br/>
              <w:t>Product Sheet</w:t>
            </w:r>
          </w:p>
        </w:tc>
        <w:tc>
          <w:tcPr>
            <w:tcW w:w="2430" w:type="dxa"/>
            <w:gridSpan w:val="2"/>
            <w:tcBorders>
              <w:top w:val="nil"/>
              <w:left w:val="nil"/>
              <w:bottom w:val="nil"/>
              <w:right w:val="nil"/>
            </w:tcBorders>
            <w:vAlign w:val="center"/>
            <w:hideMark/>
          </w:tcPr>
          <w:p w14:paraId="023A0D41"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International</w:t>
            </w:r>
          </w:p>
        </w:tc>
        <w:tc>
          <w:tcPr>
            <w:tcW w:w="2160" w:type="dxa"/>
            <w:tcBorders>
              <w:top w:val="nil"/>
              <w:left w:val="nil"/>
              <w:bottom w:val="nil"/>
              <w:right w:val="nil"/>
            </w:tcBorders>
            <w:vAlign w:val="center"/>
            <w:hideMark/>
          </w:tcPr>
          <w:p w14:paraId="081B2F6A"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Interzone 1000</w:t>
            </w:r>
          </w:p>
        </w:tc>
        <w:tc>
          <w:tcPr>
            <w:tcW w:w="1260" w:type="dxa"/>
            <w:gridSpan w:val="3"/>
            <w:tcBorders>
              <w:top w:val="nil"/>
              <w:left w:val="nil"/>
              <w:bottom w:val="nil"/>
              <w:right w:val="nil"/>
            </w:tcBorders>
            <w:vAlign w:val="center"/>
            <w:hideMark/>
          </w:tcPr>
          <w:p w14:paraId="15F69CDA"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75</w:t>
            </w:r>
          </w:p>
        </w:tc>
        <w:tc>
          <w:tcPr>
            <w:tcW w:w="2041" w:type="dxa"/>
            <w:gridSpan w:val="3"/>
            <w:tcBorders>
              <w:top w:val="nil"/>
              <w:left w:val="nil"/>
              <w:bottom w:val="nil"/>
              <w:right w:val="nil"/>
            </w:tcBorders>
            <w:vAlign w:val="center"/>
            <w:hideMark/>
          </w:tcPr>
          <w:p w14:paraId="30EC092A" w14:textId="77777777" w:rsidR="00F403BB" w:rsidRPr="002F585C" w:rsidRDefault="00F403BB" w:rsidP="00F403BB">
            <w:pPr>
              <w:pStyle w:val="CES5191Arial8leftaligned"/>
              <w:rPr>
                <w:rFonts w:ascii="Times New Roman" w:hAnsi="Times New Roman" w:cs="Times New Roman"/>
              </w:rPr>
            </w:pPr>
            <w:r w:rsidRPr="001A6524">
              <w:rPr>
                <w:rFonts w:ascii="Times New Roman" w:hAnsi="Times New Roman" w:cs="Times New Roman"/>
              </w:rPr>
              <w:t>60°C</w:t>
            </w:r>
            <w:r w:rsidRPr="00043026">
              <w:rPr>
                <w:rFonts w:ascii="Times New Roman" w:hAnsi="Times New Roman" w:cs="Times New Roman"/>
              </w:rPr>
              <w:t>(</w:t>
            </w:r>
            <w:r w:rsidRPr="00017567">
              <w:rPr>
                <w:rFonts w:ascii="Times New Roman" w:hAnsi="Times New Roman" w:cs="Times New Roman"/>
              </w:rPr>
              <w:t>140°F</w:t>
            </w:r>
            <w:r w:rsidRPr="00043026">
              <w:rPr>
                <w:rFonts w:ascii="Times New Roman" w:hAnsi="Times New Roman" w:cs="Times New Roman"/>
              </w:rPr>
              <w:t>)</w:t>
            </w:r>
          </w:p>
        </w:tc>
      </w:tr>
      <w:tr w:rsidR="00F403BB" w14:paraId="0C0ED5C7" w14:textId="77777777" w:rsidTr="00AC0BBE">
        <w:trPr>
          <w:gridAfter w:val="1"/>
          <w:wAfter w:w="56" w:type="dxa"/>
          <w:trHeight w:val="288"/>
        </w:trPr>
        <w:tc>
          <w:tcPr>
            <w:tcW w:w="1890" w:type="dxa"/>
            <w:gridSpan w:val="2"/>
            <w:vMerge/>
            <w:tcBorders>
              <w:top w:val="nil"/>
              <w:left w:val="nil"/>
              <w:bottom w:val="nil"/>
              <w:right w:val="nil"/>
            </w:tcBorders>
            <w:vAlign w:val="center"/>
            <w:hideMark/>
          </w:tcPr>
          <w:p w14:paraId="2A1532DB" w14:textId="77777777" w:rsidR="00F403BB" w:rsidRPr="002F585C" w:rsidRDefault="00F403BB" w:rsidP="00F403BB">
            <w:pPr>
              <w:autoSpaceDE/>
              <w:autoSpaceDN/>
              <w:adjustRightInd/>
              <w:spacing w:before="0" w:line="240" w:lineRule="auto"/>
              <w:ind w:left="0"/>
              <w:rPr>
                <w:b/>
                <w:sz w:val="16"/>
                <w:szCs w:val="16"/>
              </w:rPr>
            </w:pPr>
          </w:p>
        </w:tc>
        <w:tc>
          <w:tcPr>
            <w:tcW w:w="2430" w:type="dxa"/>
            <w:gridSpan w:val="2"/>
            <w:tcBorders>
              <w:top w:val="nil"/>
              <w:left w:val="nil"/>
              <w:bottom w:val="nil"/>
              <w:right w:val="nil"/>
            </w:tcBorders>
            <w:vAlign w:val="center"/>
            <w:hideMark/>
          </w:tcPr>
          <w:p w14:paraId="0A4CD015"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Jotun Paints</w:t>
            </w:r>
          </w:p>
        </w:tc>
        <w:tc>
          <w:tcPr>
            <w:tcW w:w="2160" w:type="dxa"/>
            <w:tcBorders>
              <w:top w:val="nil"/>
              <w:left w:val="nil"/>
              <w:bottom w:val="nil"/>
              <w:right w:val="nil"/>
            </w:tcBorders>
            <w:vAlign w:val="center"/>
            <w:hideMark/>
          </w:tcPr>
          <w:p w14:paraId="3FD764E9"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Marathon Series</w:t>
            </w:r>
          </w:p>
        </w:tc>
        <w:tc>
          <w:tcPr>
            <w:tcW w:w="1260" w:type="dxa"/>
            <w:gridSpan w:val="3"/>
            <w:tcBorders>
              <w:top w:val="nil"/>
              <w:left w:val="nil"/>
              <w:bottom w:val="nil"/>
              <w:right w:val="nil"/>
            </w:tcBorders>
            <w:vAlign w:val="center"/>
            <w:hideMark/>
          </w:tcPr>
          <w:p w14:paraId="454709B9"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210</w:t>
            </w:r>
          </w:p>
        </w:tc>
        <w:tc>
          <w:tcPr>
            <w:tcW w:w="2041" w:type="dxa"/>
            <w:gridSpan w:val="3"/>
            <w:tcBorders>
              <w:top w:val="nil"/>
              <w:left w:val="nil"/>
              <w:bottom w:val="nil"/>
              <w:right w:val="nil"/>
            </w:tcBorders>
            <w:vAlign w:val="center"/>
            <w:hideMark/>
          </w:tcPr>
          <w:p w14:paraId="514CD832" w14:textId="77777777" w:rsidR="00F403BB" w:rsidRPr="002F585C" w:rsidRDefault="00F403BB" w:rsidP="00F403BB">
            <w:pPr>
              <w:pStyle w:val="CES5191Arial8leftaligned"/>
              <w:rPr>
                <w:rFonts w:ascii="Times New Roman" w:hAnsi="Times New Roman" w:cs="Times New Roman"/>
              </w:rPr>
            </w:pPr>
            <w:r w:rsidRPr="004129FE">
              <w:rPr>
                <w:rFonts w:ascii="Times New Roman" w:hAnsi="Times New Roman" w:cs="Times New Roman"/>
              </w:rPr>
              <w:t>70°C</w:t>
            </w:r>
            <w:r w:rsidRPr="00043026">
              <w:rPr>
                <w:rFonts w:ascii="Times New Roman" w:hAnsi="Times New Roman" w:cs="Times New Roman"/>
              </w:rPr>
              <w:t>(</w:t>
            </w:r>
            <w:r w:rsidRPr="00277DA7">
              <w:rPr>
                <w:rFonts w:ascii="Times New Roman" w:hAnsi="Times New Roman" w:cs="Times New Roman"/>
              </w:rPr>
              <w:t>158°F</w:t>
            </w:r>
            <w:r w:rsidRPr="00043026">
              <w:rPr>
                <w:rFonts w:ascii="Times New Roman" w:hAnsi="Times New Roman" w:cs="Times New Roman"/>
              </w:rPr>
              <w:t>)</w:t>
            </w:r>
          </w:p>
        </w:tc>
      </w:tr>
      <w:tr w:rsidR="00F403BB" w14:paraId="4408F43D" w14:textId="77777777" w:rsidTr="00AC0BBE">
        <w:trPr>
          <w:gridAfter w:val="1"/>
          <w:wAfter w:w="56" w:type="dxa"/>
          <w:trHeight w:val="288"/>
        </w:trPr>
        <w:tc>
          <w:tcPr>
            <w:tcW w:w="1890" w:type="dxa"/>
            <w:gridSpan w:val="2"/>
            <w:tcBorders>
              <w:top w:val="nil"/>
              <w:left w:val="nil"/>
              <w:bottom w:val="nil"/>
              <w:right w:val="nil"/>
            </w:tcBorders>
            <w:vAlign w:val="center"/>
          </w:tcPr>
          <w:p w14:paraId="302BDE14" w14:textId="77777777" w:rsidR="00F403BB" w:rsidRPr="007A0FAD" w:rsidRDefault="00F403BB" w:rsidP="00F403BB">
            <w:pPr>
              <w:autoSpaceDE/>
              <w:autoSpaceDN/>
              <w:adjustRightInd/>
              <w:spacing w:before="0" w:line="240" w:lineRule="auto"/>
              <w:ind w:left="0"/>
            </w:pPr>
          </w:p>
        </w:tc>
        <w:tc>
          <w:tcPr>
            <w:tcW w:w="2430" w:type="dxa"/>
            <w:gridSpan w:val="2"/>
            <w:tcBorders>
              <w:top w:val="nil"/>
              <w:left w:val="nil"/>
              <w:bottom w:val="nil"/>
              <w:right w:val="nil"/>
            </w:tcBorders>
            <w:vAlign w:val="center"/>
            <w:hideMark/>
          </w:tcPr>
          <w:p w14:paraId="1DF3743E"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PPG</w:t>
            </w:r>
          </w:p>
        </w:tc>
        <w:tc>
          <w:tcPr>
            <w:tcW w:w="2160" w:type="dxa"/>
            <w:tcBorders>
              <w:top w:val="nil"/>
              <w:left w:val="nil"/>
              <w:bottom w:val="nil"/>
              <w:right w:val="nil"/>
            </w:tcBorders>
            <w:vAlign w:val="center"/>
            <w:hideMark/>
          </w:tcPr>
          <w:p w14:paraId="1FBF333C" w14:textId="77777777" w:rsidR="00F403BB" w:rsidRPr="002F585C" w:rsidRDefault="00F403BB" w:rsidP="00F403BB">
            <w:pPr>
              <w:pStyle w:val="CES5191Arial8leftaligned"/>
              <w:rPr>
                <w:rFonts w:ascii="Times New Roman" w:hAnsi="Times New Roman" w:cs="Times New Roman"/>
              </w:rPr>
            </w:pPr>
            <w:proofErr w:type="spellStart"/>
            <w:r w:rsidRPr="002F585C">
              <w:rPr>
                <w:rFonts w:ascii="Times New Roman" w:hAnsi="Times New Roman" w:cs="Times New Roman"/>
              </w:rPr>
              <w:t>Novaguard</w:t>
            </w:r>
            <w:proofErr w:type="spellEnd"/>
            <w:r w:rsidRPr="002F585C">
              <w:rPr>
                <w:rFonts w:ascii="Times New Roman" w:hAnsi="Times New Roman" w:cs="Times New Roman"/>
              </w:rPr>
              <w:t xml:space="preserve"> 840</w:t>
            </w:r>
          </w:p>
        </w:tc>
        <w:tc>
          <w:tcPr>
            <w:tcW w:w="1260" w:type="dxa"/>
            <w:gridSpan w:val="3"/>
            <w:tcBorders>
              <w:top w:val="nil"/>
              <w:left w:val="nil"/>
              <w:bottom w:val="nil"/>
              <w:right w:val="nil"/>
            </w:tcBorders>
            <w:vAlign w:val="center"/>
            <w:hideMark/>
          </w:tcPr>
          <w:p w14:paraId="051D4DEE"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97</w:t>
            </w:r>
          </w:p>
        </w:tc>
        <w:tc>
          <w:tcPr>
            <w:tcW w:w="2041" w:type="dxa"/>
            <w:gridSpan w:val="3"/>
            <w:tcBorders>
              <w:top w:val="nil"/>
              <w:left w:val="nil"/>
              <w:bottom w:val="nil"/>
              <w:right w:val="nil"/>
            </w:tcBorders>
            <w:vAlign w:val="center"/>
            <w:hideMark/>
          </w:tcPr>
          <w:p w14:paraId="504361BA" w14:textId="77777777" w:rsidR="00F403BB" w:rsidRPr="002F585C" w:rsidRDefault="00F403BB" w:rsidP="00F403BB">
            <w:pPr>
              <w:pStyle w:val="CES5191Arial8leftaligned"/>
              <w:rPr>
                <w:rFonts w:ascii="Times New Roman" w:hAnsi="Times New Roman" w:cs="Times New Roman"/>
              </w:rPr>
            </w:pPr>
            <w:r w:rsidRPr="00EE2911">
              <w:rPr>
                <w:rFonts w:ascii="Times New Roman" w:hAnsi="Times New Roman" w:cs="Times New Roman"/>
              </w:rPr>
              <w:t>49°C</w:t>
            </w:r>
            <w:r w:rsidRPr="00043026">
              <w:rPr>
                <w:rFonts w:ascii="Times New Roman" w:hAnsi="Times New Roman" w:cs="Times New Roman"/>
              </w:rPr>
              <w:t>(</w:t>
            </w:r>
            <w:r w:rsidRPr="00740E60">
              <w:rPr>
                <w:rFonts w:ascii="Times New Roman" w:hAnsi="Times New Roman" w:cs="Times New Roman"/>
              </w:rPr>
              <w:t>120°F</w:t>
            </w:r>
            <w:r w:rsidRPr="00043026">
              <w:rPr>
                <w:rFonts w:ascii="Times New Roman" w:hAnsi="Times New Roman" w:cs="Times New Roman"/>
              </w:rPr>
              <w:t>)</w:t>
            </w:r>
          </w:p>
        </w:tc>
      </w:tr>
      <w:tr w:rsidR="00F403BB" w14:paraId="581BA405" w14:textId="77777777" w:rsidTr="00AC0BBE">
        <w:trPr>
          <w:gridAfter w:val="1"/>
          <w:wAfter w:w="56" w:type="dxa"/>
          <w:trHeight w:val="288"/>
        </w:trPr>
        <w:tc>
          <w:tcPr>
            <w:tcW w:w="1890" w:type="dxa"/>
            <w:gridSpan w:val="2"/>
            <w:tcBorders>
              <w:top w:val="nil"/>
              <w:left w:val="nil"/>
              <w:bottom w:val="nil"/>
              <w:right w:val="nil"/>
            </w:tcBorders>
            <w:vAlign w:val="center"/>
          </w:tcPr>
          <w:p w14:paraId="268E8F92" w14:textId="77777777" w:rsidR="00F403BB" w:rsidRDefault="00F403BB" w:rsidP="00F403BB">
            <w:pPr>
              <w:pStyle w:val="CES5191Arial8bold"/>
            </w:pPr>
          </w:p>
        </w:tc>
        <w:tc>
          <w:tcPr>
            <w:tcW w:w="2430" w:type="dxa"/>
            <w:gridSpan w:val="2"/>
            <w:tcBorders>
              <w:top w:val="nil"/>
              <w:left w:val="nil"/>
              <w:bottom w:val="nil"/>
              <w:right w:val="nil"/>
            </w:tcBorders>
            <w:vAlign w:val="center"/>
            <w:hideMark/>
          </w:tcPr>
          <w:p w14:paraId="46268B7C"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Sherwin Williams</w:t>
            </w:r>
          </w:p>
        </w:tc>
        <w:tc>
          <w:tcPr>
            <w:tcW w:w="2160" w:type="dxa"/>
            <w:tcBorders>
              <w:top w:val="nil"/>
              <w:left w:val="nil"/>
              <w:bottom w:val="nil"/>
              <w:right w:val="nil"/>
            </w:tcBorders>
            <w:vAlign w:val="center"/>
            <w:hideMark/>
          </w:tcPr>
          <w:p w14:paraId="0B258C9A" w14:textId="1CF2CF51" w:rsidR="001B1371" w:rsidRDefault="00F403BB" w:rsidP="00F403BB">
            <w:pPr>
              <w:pStyle w:val="CES5191Arial8leftaligned"/>
              <w:rPr>
                <w:rFonts w:ascii="Times New Roman" w:hAnsi="Times New Roman" w:cs="Times New Roman"/>
              </w:rPr>
            </w:pPr>
            <w:r w:rsidRPr="002F585C">
              <w:rPr>
                <w:rFonts w:ascii="Times New Roman" w:hAnsi="Times New Roman" w:cs="Times New Roman"/>
              </w:rPr>
              <w:t>Nova-Plate 325</w:t>
            </w:r>
          </w:p>
          <w:p w14:paraId="4FC1FDC5" w14:textId="73E09E4B"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Nova-Plate UHS</w:t>
            </w:r>
          </w:p>
        </w:tc>
        <w:tc>
          <w:tcPr>
            <w:tcW w:w="1260" w:type="dxa"/>
            <w:gridSpan w:val="3"/>
            <w:tcBorders>
              <w:top w:val="nil"/>
              <w:left w:val="nil"/>
              <w:bottom w:val="nil"/>
              <w:right w:val="nil"/>
            </w:tcBorders>
            <w:vAlign w:val="center"/>
            <w:hideMark/>
          </w:tcPr>
          <w:p w14:paraId="603153B8"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&lt; 100</w:t>
            </w:r>
          </w:p>
        </w:tc>
        <w:tc>
          <w:tcPr>
            <w:tcW w:w="2041" w:type="dxa"/>
            <w:gridSpan w:val="3"/>
            <w:tcBorders>
              <w:top w:val="nil"/>
              <w:left w:val="nil"/>
              <w:bottom w:val="nil"/>
              <w:right w:val="nil"/>
            </w:tcBorders>
            <w:vAlign w:val="center"/>
            <w:hideMark/>
          </w:tcPr>
          <w:p w14:paraId="5F659BEC" w14:textId="77777777" w:rsidR="00F403BB" w:rsidRPr="002F585C" w:rsidRDefault="00F403BB" w:rsidP="00F403BB">
            <w:pPr>
              <w:pStyle w:val="CES5191Arial8leftaligned"/>
              <w:rPr>
                <w:rFonts w:ascii="Times New Roman" w:hAnsi="Times New Roman" w:cs="Times New Roman"/>
              </w:rPr>
            </w:pPr>
            <w:r w:rsidRPr="00E73A54">
              <w:rPr>
                <w:rFonts w:ascii="Times New Roman" w:hAnsi="Times New Roman" w:cs="Times New Roman"/>
              </w:rPr>
              <w:t>93°C</w:t>
            </w:r>
            <w:r w:rsidRPr="00043026">
              <w:rPr>
                <w:rFonts w:ascii="Times New Roman" w:hAnsi="Times New Roman" w:cs="Times New Roman"/>
              </w:rPr>
              <w:t>(</w:t>
            </w:r>
            <w:r w:rsidRPr="001012BB">
              <w:rPr>
                <w:rFonts w:ascii="Times New Roman" w:hAnsi="Times New Roman" w:cs="Times New Roman"/>
              </w:rPr>
              <w:t>200°F</w:t>
            </w:r>
            <w:r w:rsidRPr="00043026">
              <w:rPr>
                <w:rFonts w:ascii="Times New Roman" w:hAnsi="Times New Roman" w:cs="Times New Roman"/>
              </w:rPr>
              <w:t>)</w:t>
            </w:r>
          </w:p>
        </w:tc>
      </w:tr>
      <w:tr w:rsidR="00F403BB" w14:paraId="2514994E" w14:textId="77777777" w:rsidTr="00AC0BBE">
        <w:trPr>
          <w:gridAfter w:val="1"/>
          <w:wAfter w:w="56" w:type="dxa"/>
          <w:trHeight w:val="288"/>
        </w:trPr>
        <w:tc>
          <w:tcPr>
            <w:tcW w:w="1890" w:type="dxa"/>
            <w:gridSpan w:val="2"/>
            <w:tcBorders>
              <w:top w:val="nil"/>
              <w:left w:val="nil"/>
              <w:bottom w:val="nil"/>
              <w:right w:val="nil"/>
            </w:tcBorders>
            <w:vAlign w:val="center"/>
          </w:tcPr>
          <w:p w14:paraId="37703440" w14:textId="77777777" w:rsidR="00F403BB" w:rsidRDefault="00F403BB" w:rsidP="00F403BB">
            <w:pPr>
              <w:pStyle w:val="CES5191Arial8bold"/>
            </w:pPr>
          </w:p>
        </w:tc>
        <w:tc>
          <w:tcPr>
            <w:tcW w:w="2430" w:type="dxa"/>
            <w:gridSpan w:val="2"/>
            <w:tcBorders>
              <w:top w:val="nil"/>
              <w:left w:val="nil"/>
              <w:bottom w:val="nil"/>
              <w:right w:val="nil"/>
            </w:tcBorders>
            <w:vAlign w:val="center"/>
            <w:hideMark/>
          </w:tcPr>
          <w:p w14:paraId="66914C52"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Tnemec</w:t>
            </w:r>
          </w:p>
        </w:tc>
        <w:tc>
          <w:tcPr>
            <w:tcW w:w="2160" w:type="dxa"/>
            <w:tcBorders>
              <w:top w:val="nil"/>
              <w:left w:val="nil"/>
              <w:bottom w:val="nil"/>
              <w:right w:val="nil"/>
            </w:tcBorders>
            <w:vAlign w:val="center"/>
            <w:hideMark/>
          </w:tcPr>
          <w:p w14:paraId="6F29D428" w14:textId="77777777" w:rsidR="00F403BB" w:rsidRPr="002F585C" w:rsidRDefault="00F403BB" w:rsidP="00F403BB">
            <w:pPr>
              <w:pStyle w:val="CES5191Arial8leftaligned"/>
              <w:rPr>
                <w:rFonts w:ascii="Times New Roman" w:hAnsi="Times New Roman" w:cs="Times New Roman"/>
              </w:rPr>
            </w:pPr>
            <w:r w:rsidRPr="002F585C">
              <w:rPr>
                <w:rFonts w:ascii="Times New Roman" w:hAnsi="Times New Roman" w:cs="Times New Roman"/>
              </w:rPr>
              <w:t>Series 335 Tank Armor</w:t>
            </w:r>
          </w:p>
        </w:tc>
        <w:tc>
          <w:tcPr>
            <w:tcW w:w="1260" w:type="dxa"/>
            <w:gridSpan w:val="3"/>
            <w:tcBorders>
              <w:top w:val="nil"/>
              <w:left w:val="nil"/>
              <w:bottom w:val="nil"/>
              <w:right w:val="nil"/>
            </w:tcBorders>
            <w:vAlign w:val="center"/>
            <w:hideMark/>
          </w:tcPr>
          <w:p w14:paraId="32BCF1BA" w14:textId="77777777" w:rsidR="00F403BB" w:rsidRPr="002F585C" w:rsidRDefault="00F403BB" w:rsidP="00F403BB">
            <w:pPr>
              <w:pStyle w:val="CES5191Arial8centered"/>
              <w:rPr>
                <w:rFonts w:ascii="Times New Roman" w:hAnsi="Times New Roman" w:cs="Times New Roman"/>
              </w:rPr>
            </w:pPr>
            <w:r w:rsidRPr="002F585C">
              <w:rPr>
                <w:rFonts w:ascii="Times New Roman" w:hAnsi="Times New Roman" w:cs="Times New Roman"/>
              </w:rPr>
              <w:t>11</w:t>
            </w:r>
          </w:p>
        </w:tc>
        <w:tc>
          <w:tcPr>
            <w:tcW w:w="2041" w:type="dxa"/>
            <w:gridSpan w:val="3"/>
            <w:tcBorders>
              <w:top w:val="nil"/>
              <w:left w:val="nil"/>
              <w:bottom w:val="nil"/>
              <w:right w:val="nil"/>
            </w:tcBorders>
            <w:vAlign w:val="center"/>
            <w:hideMark/>
          </w:tcPr>
          <w:p w14:paraId="15923554" w14:textId="77777777" w:rsidR="00F403BB" w:rsidRPr="002F585C" w:rsidRDefault="00F403BB" w:rsidP="00F403BB">
            <w:pPr>
              <w:pStyle w:val="CES5191Arial8leftaligned"/>
              <w:rPr>
                <w:rFonts w:ascii="Times New Roman" w:hAnsi="Times New Roman" w:cs="Times New Roman"/>
              </w:rPr>
            </w:pPr>
            <w:r w:rsidRPr="009970EA">
              <w:rPr>
                <w:rFonts w:ascii="Times New Roman" w:hAnsi="Times New Roman" w:cs="Times New Roman"/>
              </w:rPr>
              <w:t>82°C</w:t>
            </w:r>
            <w:r w:rsidRPr="00043026">
              <w:rPr>
                <w:rFonts w:ascii="Times New Roman" w:hAnsi="Times New Roman" w:cs="Times New Roman"/>
              </w:rPr>
              <w:t>(</w:t>
            </w:r>
            <w:r w:rsidRPr="001F292C">
              <w:rPr>
                <w:rFonts w:ascii="Times New Roman" w:hAnsi="Times New Roman" w:cs="Times New Roman"/>
              </w:rPr>
              <w:t>180°F</w:t>
            </w:r>
            <w:r w:rsidRPr="00043026">
              <w:rPr>
                <w:rFonts w:ascii="Times New Roman" w:hAnsi="Times New Roman" w:cs="Times New Roman"/>
              </w:rPr>
              <w:t>)</w:t>
            </w:r>
          </w:p>
        </w:tc>
      </w:tr>
      <w:tr w:rsidR="00F403BB" w14:paraId="0D9E356C" w14:textId="77777777" w:rsidTr="00AC0BBE">
        <w:trPr>
          <w:gridAfter w:val="1"/>
          <w:wAfter w:w="56" w:type="dxa"/>
          <w:trHeight w:val="288"/>
        </w:trPr>
        <w:tc>
          <w:tcPr>
            <w:tcW w:w="9781" w:type="dxa"/>
            <w:gridSpan w:val="11"/>
            <w:tcBorders>
              <w:top w:val="nil"/>
              <w:left w:val="nil"/>
              <w:bottom w:val="nil"/>
              <w:right w:val="nil"/>
            </w:tcBorders>
            <w:vAlign w:val="center"/>
            <w:hideMark/>
          </w:tcPr>
          <w:p w14:paraId="224A0B3F" w14:textId="77777777" w:rsidR="00F403BB" w:rsidRPr="00FB37C1" w:rsidRDefault="00F403BB" w:rsidP="008639EA">
            <w:pPr>
              <w:widowControl w:val="0"/>
              <w:spacing w:before="42" w:line="184" w:lineRule="exact"/>
              <w:ind w:left="58" w:right="777"/>
            </w:pPr>
            <w:r w:rsidRPr="002F585C">
              <w:rPr>
                <w:sz w:val="16"/>
                <w:szCs w:val="16"/>
              </w:rPr>
              <w:t xml:space="preserve">Warning:  </w:t>
            </w:r>
            <w:r>
              <w:rPr>
                <w:sz w:val="16"/>
                <w:szCs w:val="16"/>
              </w:rPr>
              <w:t>All</w:t>
            </w:r>
            <w:r w:rsidRPr="002F585C">
              <w:rPr>
                <w:sz w:val="16"/>
                <w:szCs w:val="16"/>
              </w:rPr>
              <w:t xml:space="preserve"> of the listed materials are not compa</w:t>
            </w:r>
            <w:r>
              <w:rPr>
                <w:sz w:val="16"/>
                <w:szCs w:val="16"/>
              </w:rPr>
              <w:t xml:space="preserve">tible </w:t>
            </w:r>
            <w:proofErr w:type="gramStart"/>
            <w:r>
              <w:rPr>
                <w:sz w:val="16"/>
                <w:szCs w:val="16"/>
              </w:rPr>
              <w:t>to</w:t>
            </w:r>
            <w:proofErr w:type="gramEnd"/>
            <w:r>
              <w:rPr>
                <w:sz w:val="16"/>
                <w:szCs w:val="16"/>
              </w:rPr>
              <w:t xml:space="preserve"> Steam Out temperatures, except Nova</w:t>
            </w:r>
            <w:r w:rsidRPr="00FB37C1">
              <w:rPr>
                <w:sz w:val="16"/>
                <w:szCs w:val="16"/>
              </w:rPr>
              <w:t>-</w:t>
            </w:r>
            <w:r>
              <w:rPr>
                <w:sz w:val="16"/>
                <w:szCs w:val="16"/>
              </w:rPr>
              <w:t>Plate</w:t>
            </w:r>
            <w:r w:rsidRPr="00FB37C1">
              <w:rPr>
                <w:sz w:val="16"/>
                <w:szCs w:val="16"/>
              </w:rPr>
              <w:t xml:space="preserve"> </w:t>
            </w:r>
            <w:r>
              <w:rPr>
                <w:sz w:val="16"/>
                <w:szCs w:val="16"/>
              </w:rPr>
              <w:t>UHS</w:t>
            </w:r>
            <w:r w:rsidRPr="00FB37C1">
              <w:rPr>
                <w:sz w:val="16"/>
                <w:szCs w:val="16"/>
              </w:rPr>
              <w:t xml:space="preserve">, </w:t>
            </w:r>
            <w:r w:rsidRPr="00213827">
              <w:rPr>
                <w:sz w:val="16"/>
                <w:szCs w:val="16"/>
              </w:rPr>
              <w:t>Series</w:t>
            </w:r>
            <w:r w:rsidRPr="00FB37C1">
              <w:rPr>
                <w:sz w:val="16"/>
                <w:szCs w:val="16"/>
              </w:rPr>
              <w:t xml:space="preserve"> 335 </w:t>
            </w:r>
            <w:r w:rsidRPr="00213827">
              <w:rPr>
                <w:sz w:val="16"/>
                <w:szCs w:val="16"/>
              </w:rPr>
              <w:t>Tank</w:t>
            </w:r>
            <w:r w:rsidRPr="00FB37C1">
              <w:rPr>
                <w:sz w:val="16"/>
                <w:szCs w:val="16"/>
              </w:rPr>
              <w:t xml:space="preserve"> </w:t>
            </w:r>
            <w:r w:rsidRPr="00213827">
              <w:rPr>
                <w:sz w:val="16"/>
                <w:szCs w:val="16"/>
              </w:rPr>
              <w:t>Armor</w:t>
            </w:r>
            <w:r w:rsidRPr="00FB37C1">
              <w:rPr>
                <w:sz w:val="16"/>
                <w:szCs w:val="16"/>
              </w:rPr>
              <w:t xml:space="preserve"> </w:t>
            </w:r>
            <w:r>
              <w:rPr>
                <w:sz w:val="16"/>
                <w:szCs w:val="16"/>
                <w:lang w:val="ru-RU"/>
              </w:rPr>
              <w:t>и</w:t>
            </w:r>
            <w:r w:rsidRPr="00FB37C1">
              <w:rPr>
                <w:sz w:val="16"/>
                <w:szCs w:val="16"/>
              </w:rPr>
              <w:t xml:space="preserve"> </w:t>
            </w:r>
            <w:r w:rsidRPr="00213827">
              <w:rPr>
                <w:sz w:val="16"/>
                <w:szCs w:val="16"/>
              </w:rPr>
              <w:t>Enviroline</w:t>
            </w:r>
            <w:r w:rsidRPr="00FB37C1">
              <w:rPr>
                <w:sz w:val="16"/>
                <w:szCs w:val="16"/>
              </w:rPr>
              <w:t xml:space="preserve"> 376</w:t>
            </w:r>
            <w:r w:rsidRPr="00213827">
              <w:rPr>
                <w:sz w:val="16"/>
                <w:szCs w:val="16"/>
              </w:rPr>
              <w:t>F</w:t>
            </w:r>
            <w:r w:rsidRPr="00FB37C1">
              <w:rPr>
                <w:sz w:val="16"/>
                <w:szCs w:val="16"/>
              </w:rPr>
              <w:t>-60.</w:t>
            </w:r>
          </w:p>
        </w:tc>
      </w:tr>
      <w:tr w:rsidR="00F403BB" w14:paraId="4AC6A98B" w14:textId="77777777" w:rsidTr="00AC0BBE">
        <w:trPr>
          <w:gridAfter w:val="1"/>
          <w:wAfter w:w="56" w:type="dxa"/>
          <w:trHeight w:val="288"/>
        </w:trPr>
        <w:tc>
          <w:tcPr>
            <w:tcW w:w="9781" w:type="dxa"/>
            <w:gridSpan w:val="11"/>
            <w:tcBorders>
              <w:top w:val="nil"/>
              <w:left w:val="nil"/>
              <w:bottom w:val="single" w:sz="12" w:space="0" w:color="auto"/>
              <w:right w:val="nil"/>
            </w:tcBorders>
            <w:vAlign w:val="center"/>
          </w:tcPr>
          <w:p w14:paraId="0974394B" w14:textId="77777777" w:rsidR="00F403BB" w:rsidRDefault="00F403BB" w:rsidP="00F403BB">
            <w:pPr>
              <w:pStyle w:val="CES5191Arial8leftaligned"/>
            </w:pPr>
          </w:p>
        </w:tc>
      </w:tr>
      <w:tr w:rsidR="00F403BB" w14:paraId="58653914" w14:textId="77777777" w:rsidTr="00AC0BBE">
        <w:trPr>
          <w:trHeight w:val="288"/>
        </w:trPr>
        <w:tc>
          <w:tcPr>
            <w:tcW w:w="1350" w:type="dxa"/>
            <w:tcBorders>
              <w:top w:val="single" w:sz="12" w:space="0" w:color="auto"/>
              <w:left w:val="nil"/>
              <w:bottom w:val="nil"/>
              <w:right w:val="nil"/>
            </w:tcBorders>
            <w:vAlign w:val="center"/>
            <w:hideMark/>
          </w:tcPr>
          <w:p w14:paraId="42631549" w14:textId="77777777" w:rsidR="00F403BB" w:rsidRPr="002F585C" w:rsidRDefault="00F403BB" w:rsidP="00F403BB">
            <w:pPr>
              <w:pStyle w:val="CES5191Arial8bold"/>
              <w:rPr>
                <w:rFonts w:ascii="Times New Roman" w:hAnsi="Times New Roman" w:cs="Times New Roman"/>
              </w:rPr>
            </w:pPr>
            <w:r w:rsidRPr="002F585C">
              <w:rPr>
                <w:rFonts w:ascii="Times New Roman" w:hAnsi="Times New Roman" w:cs="Times New Roman"/>
              </w:rPr>
              <w:t>Last Update:</w:t>
            </w:r>
          </w:p>
        </w:tc>
        <w:tc>
          <w:tcPr>
            <w:tcW w:w="5130" w:type="dxa"/>
            <w:gridSpan w:val="4"/>
            <w:tcBorders>
              <w:top w:val="single" w:sz="12" w:space="0" w:color="auto"/>
              <w:left w:val="nil"/>
              <w:bottom w:val="nil"/>
              <w:right w:val="nil"/>
            </w:tcBorders>
            <w:vAlign w:val="center"/>
            <w:hideMark/>
          </w:tcPr>
          <w:p w14:paraId="6E34588D" w14:textId="2312AD26" w:rsidR="00F403BB" w:rsidRPr="002F585C" w:rsidRDefault="00400049" w:rsidP="00F403BB">
            <w:pPr>
              <w:pStyle w:val="CES5191Arial8leftaligned"/>
              <w:rPr>
                <w:rFonts w:ascii="Times New Roman" w:hAnsi="Times New Roman" w:cs="Times New Roman"/>
                <w:b/>
              </w:rPr>
            </w:pPr>
            <w:r>
              <w:rPr>
                <w:rFonts w:ascii="Times New Roman" w:hAnsi="Times New Roman" w:cs="Times New Roman"/>
              </w:rPr>
              <w:t>November</w:t>
            </w:r>
            <w:r w:rsidR="001B1371">
              <w:rPr>
                <w:rFonts w:ascii="Times New Roman" w:hAnsi="Times New Roman" w:cs="Times New Roman"/>
              </w:rPr>
              <w:t xml:space="preserve"> 2025</w:t>
            </w:r>
          </w:p>
        </w:tc>
        <w:tc>
          <w:tcPr>
            <w:tcW w:w="236" w:type="dxa"/>
            <w:tcBorders>
              <w:top w:val="single" w:sz="12" w:space="0" w:color="auto"/>
              <w:left w:val="nil"/>
              <w:bottom w:val="nil"/>
              <w:right w:val="nil"/>
            </w:tcBorders>
            <w:vAlign w:val="center"/>
          </w:tcPr>
          <w:p w14:paraId="6935FA8D" w14:textId="77777777" w:rsidR="00F403BB" w:rsidRDefault="00F403BB" w:rsidP="00F403BB">
            <w:pPr>
              <w:spacing w:after="120" w:line="260" w:lineRule="exact"/>
              <w:ind w:left="936"/>
              <w:rPr>
                <w:rFonts w:ascii="Arial" w:hAnsi="Arial" w:cs="Arial"/>
                <w:b/>
                <w:sz w:val="16"/>
                <w:szCs w:val="16"/>
              </w:rPr>
            </w:pPr>
          </w:p>
        </w:tc>
        <w:tc>
          <w:tcPr>
            <w:tcW w:w="1260" w:type="dxa"/>
            <w:gridSpan w:val="4"/>
            <w:tcBorders>
              <w:top w:val="single" w:sz="12" w:space="0" w:color="auto"/>
              <w:left w:val="nil"/>
              <w:bottom w:val="nil"/>
              <w:right w:val="nil"/>
            </w:tcBorders>
            <w:vAlign w:val="center"/>
          </w:tcPr>
          <w:p w14:paraId="56D9F1A0" w14:textId="77777777" w:rsidR="00F403BB" w:rsidRDefault="00F403BB" w:rsidP="00F403BB">
            <w:pPr>
              <w:spacing w:after="120" w:line="260" w:lineRule="exact"/>
              <w:ind w:left="936"/>
              <w:jc w:val="center"/>
              <w:rPr>
                <w:rFonts w:ascii="Arial" w:hAnsi="Arial" w:cs="Arial"/>
                <w:b/>
                <w:sz w:val="16"/>
                <w:szCs w:val="16"/>
              </w:rPr>
            </w:pPr>
          </w:p>
        </w:tc>
        <w:tc>
          <w:tcPr>
            <w:tcW w:w="1861" w:type="dxa"/>
            <w:gridSpan w:val="2"/>
            <w:tcBorders>
              <w:top w:val="single" w:sz="12" w:space="0" w:color="auto"/>
              <w:left w:val="nil"/>
              <w:bottom w:val="nil"/>
              <w:right w:val="nil"/>
            </w:tcBorders>
            <w:vAlign w:val="center"/>
          </w:tcPr>
          <w:p w14:paraId="02177161" w14:textId="77777777" w:rsidR="00F403BB" w:rsidRDefault="00F403BB" w:rsidP="00F403BB">
            <w:pPr>
              <w:spacing w:after="120" w:line="260" w:lineRule="exact"/>
              <w:ind w:left="936"/>
              <w:jc w:val="center"/>
              <w:rPr>
                <w:rFonts w:ascii="Arial" w:hAnsi="Arial" w:cs="Arial"/>
                <w:b/>
                <w:sz w:val="16"/>
                <w:szCs w:val="16"/>
              </w:rPr>
            </w:pPr>
          </w:p>
        </w:tc>
      </w:tr>
    </w:tbl>
    <w:p w14:paraId="3F705EB9" w14:textId="01D01BCD" w:rsidR="00295315" w:rsidRPr="009F1067" w:rsidRDefault="00295315" w:rsidP="009F1067">
      <w:pPr>
        <w:spacing w:before="0" w:line="240" w:lineRule="auto"/>
        <w:ind w:left="630" w:hanging="540"/>
        <w:rPr>
          <w:color w:val="auto"/>
          <w:sz w:val="16"/>
          <w:szCs w:val="16"/>
        </w:rPr>
      </w:pPr>
      <w:r w:rsidRPr="009F1067">
        <w:rPr>
          <w:color w:val="auto"/>
          <w:sz w:val="16"/>
          <w:szCs w:val="16"/>
        </w:rPr>
        <w:t>Note 1</w:t>
      </w:r>
      <w:proofErr w:type="gramStart"/>
      <w:r w:rsidR="000D7841">
        <w:rPr>
          <w:color w:val="auto"/>
          <w:sz w:val="16"/>
          <w:szCs w:val="16"/>
        </w:rPr>
        <w:t>:</w:t>
      </w:r>
      <w:r w:rsidRPr="009F1067">
        <w:rPr>
          <w:color w:val="auto"/>
          <w:sz w:val="16"/>
          <w:szCs w:val="16"/>
        </w:rPr>
        <w:t xml:space="preserve"> </w:t>
      </w:r>
      <w:r w:rsidR="008A6FC7">
        <w:rPr>
          <w:color w:val="auto"/>
          <w:sz w:val="16"/>
          <w:szCs w:val="16"/>
        </w:rPr>
        <w:tab/>
      </w:r>
      <w:r w:rsidRPr="009F1067">
        <w:rPr>
          <w:color w:val="auto"/>
          <w:sz w:val="16"/>
          <w:szCs w:val="16"/>
        </w:rPr>
        <w:t>Contrasting</w:t>
      </w:r>
      <w:proofErr w:type="gramEnd"/>
      <w:r w:rsidRPr="009F1067">
        <w:rPr>
          <w:color w:val="auto"/>
          <w:sz w:val="16"/>
          <w:szCs w:val="16"/>
        </w:rPr>
        <w:t xml:space="preserve">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6760F8FF" w14:textId="5A19D61C" w:rsidR="005D62AE" w:rsidRDefault="005D62AE" w:rsidP="003E601E">
      <w:pPr>
        <w:tabs>
          <w:tab w:val="left" w:pos="3225"/>
        </w:tabs>
        <w:rPr>
          <w:rFonts w:ascii="Arial" w:hAnsi="Arial" w:cs="Arial"/>
          <w:b/>
          <w:sz w:val="16"/>
          <w:szCs w:val="16"/>
        </w:rPr>
      </w:pPr>
    </w:p>
    <w:p w14:paraId="2C37E716" w14:textId="77777777" w:rsidR="005D62AE" w:rsidRDefault="005D62AE">
      <w:pPr>
        <w:autoSpaceDE/>
        <w:autoSpaceDN/>
        <w:adjustRightInd/>
        <w:spacing w:before="0" w:line="240" w:lineRule="auto"/>
        <w:ind w:left="0"/>
        <w:rPr>
          <w:rFonts w:ascii="Arial" w:hAnsi="Arial" w:cs="Arial"/>
          <w:b/>
          <w:sz w:val="16"/>
          <w:szCs w:val="16"/>
        </w:rPr>
      </w:pPr>
      <w:r>
        <w:rPr>
          <w:rFonts w:ascii="Arial" w:hAnsi="Arial" w:cs="Arial"/>
          <w:b/>
          <w:sz w:val="16"/>
          <w:szCs w:val="16"/>
        </w:rPr>
        <w:br w:type="page"/>
      </w:r>
    </w:p>
    <w:tbl>
      <w:tblPr>
        <w:tblW w:w="9792"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50"/>
        <w:gridCol w:w="90"/>
        <w:gridCol w:w="450"/>
        <w:gridCol w:w="2430"/>
        <w:gridCol w:w="2412"/>
        <w:gridCol w:w="236"/>
        <w:gridCol w:w="772"/>
        <w:gridCol w:w="90"/>
        <w:gridCol w:w="398"/>
        <w:gridCol w:w="1553"/>
        <w:gridCol w:w="11"/>
      </w:tblGrid>
      <w:tr w:rsidR="005D62AE" w14:paraId="53ADB935" w14:textId="77777777" w:rsidTr="00AC0BBE">
        <w:trPr>
          <w:gridAfter w:val="1"/>
          <w:wAfter w:w="11" w:type="dxa"/>
          <w:trHeight w:val="360"/>
        </w:trPr>
        <w:tc>
          <w:tcPr>
            <w:tcW w:w="9781" w:type="dxa"/>
            <w:gridSpan w:val="10"/>
            <w:tcBorders>
              <w:top w:val="single" w:sz="4" w:space="0" w:color="auto"/>
              <w:left w:val="nil"/>
              <w:bottom w:val="single" w:sz="12" w:space="0" w:color="auto"/>
              <w:right w:val="nil"/>
            </w:tcBorders>
            <w:shd w:val="clear" w:color="auto" w:fill="FFFFFF"/>
            <w:vAlign w:val="center"/>
            <w:hideMark/>
          </w:tcPr>
          <w:p w14:paraId="682AF960" w14:textId="77777777" w:rsidR="005D62AE" w:rsidRDefault="005D62AE" w:rsidP="00F403BB">
            <w:pPr>
              <w:ind w:right="-72"/>
              <w:jc w:val="right"/>
            </w:pPr>
            <w:r w:rsidRPr="002F585C">
              <w:rPr>
                <w:b/>
                <w:i/>
                <w:color w:val="auto"/>
              </w:rPr>
              <w:lastRenderedPageBreak/>
              <w:t>Liquid Coating Systems for Buried Service</w:t>
            </w:r>
          </w:p>
        </w:tc>
      </w:tr>
      <w:tr w:rsidR="005D62AE" w14:paraId="030D0074" w14:textId="77777777" w:rsidTr="00AC0BBE">
        <w:trPr>
          <w:gridAfter w:val="1"/>
          <w:wAfter w:w="11" w:type="dxa"/>
          <w:trHeight w:val="360"/>
        </w:trPr>
        <w:tc>
          <w:tcPr>
            <w:tcW w:w="7830" w:type="dxa"/>
            <w:gridSpan w:val="8"/>
            <w:tcBorders>
              <w:top w:val="single" w:sz="12" w:space="0" w:color="auto"/>
              <w:left w:val="single" w:sz="12" w:space="0" w:color="auto"/>
              <w:bottom w:val="single" w:sz="12" w:space="0" w:color="auto"/>
              <w:right w:val="single" w:sz="12" w:space="0" w:color="auto"/>
            </w:tcBorders>
            <w:vAlign w:val="center"/>
            <w:hideMark/>
          </w:tcPr>
          <w:p w14:paraId="4AA6FE38" w14:textId="77777777" w:rsidR="005D62AE" w:rsidRDefault="005D62AE" w:rsidP="00F403BB">
            <w:pPr>
              <w:autoSpaceDE/>
              <w:autoSpaceDN/>
              <w:adjustRightInd/>
              <w:spacing w:before="0" w:line="240" w:lineRule="auto"/>
              <w:ind w:left="0"/>
            </w:pPr>
            <w:r w:rsidRPr="002F585C">
              <w:rPr>
                <w:b/>
                <w:sz w:val="20"/>
                <w:szCs w:val="20"/>
              </w:rPr>
              <w:t>Thick Film Liquid Exterior Coatings for Buried Service (150# Steam Out Compatible)</w:t>
            </w:r>
          </w:p>
        </w:tc>
        <w:tc>
          <w:tcPr>
            <w:tcW w:w="1951" w:type="dxa"/>
            <w:gridSpan w:val="2"/>
            <w:tcBorders>
              <w:top w:val="single" w:sz="12" w:space="0" w:color="auto"/>
              <w:left w:val="single" w:sz="12" w:space="0" w:color="auto"/>
              <w:bottom w:val="single" w:sz="12" w:space="0" w:color="auto"/>
              <w:right w:val="single" w:sz="12" w:space="0" w:color="auto"/>
            </w:tcBorders>
            <w:shd w:val="clear" w:color="auto" w:fill="000000"/>
            <w:vAlign w:val="center"/>
            <w:hideMark/>
          </w:tcPr>
          <w:p w14:paraId="03738DA1" w14:textId="77777777" w:rsidR="005D62AE" w:rsidRDefault="005D62AE" w:rsidP="00F403BB">
            <w:pPr>
              <w:autoSpaceDE/>
              <w:autoSpaceDN/>
              <w:adjustRightInd/>
              <w:spacing w:before="0" w:line="240" w:lineRule="auto"/>
              <w:ind w:left="0"/>
              <w:jc w:val="center"/>
            </w:pPr>
            <w:r w:rsidRPr="002F585C">
              <w:rPr>
                <w:b/>
                <w:color w:val="FFFFFF"/>
                <w:sz w:val="36"/>
                <w:szCs w:val="40"/>
              </w:rPr>
              <w:t>6.2</w:t>
            </w:r>
          </w:p>
        </w:tc>
      </w:tr>
      <w:tr w:rsidR="005D62AE" w14:paraId="5093B0BB" w14:textId="77777777" w:rsidTr="00AC0BBE">
        <w:trPr>
          <w:gridAfter w:val="1"/>
          <w:wAfter w:w="11" w:type="dxa"/>
          <w:trHeight w:val="288"/>
        </w:trPr>
        <w:tc>
          <w:tcPr>
            <w:tcW w:w="1440" w:type="dxa"/>
            <w:gridSpan w:val="2"/>
            <w:tcBorders>
              <w:top w:val="nil"/>
              <w:left w:val="nil"/>
              <w:bottom w:val="nil"/>
              <w:right w:val="nil"/>
            </w:tcBorders>
            <w:hideMark/>
          </w:tcPr>
          <w:p w14:paraId="24D72700" w14:textId="77777777" w:rsidR="005D62AE" w:rsidRPr="007A0FAD" w:rsidRDefault="005D62AE" w:rsidP="00F403BB">
            <w:pPr>
              <w:autoSpaceDE/>
              <w:autoSpaceDN/>
              <w:adjustRightInd/>
              <w:spacing w:before="0" w:line="240" w:lineRule="auto"/>
              <w:ind w:left="-72"/>
            </w:pPr>
            <w:r w:rsidRPr="002F585C">
              <w:rPr>
                <w:b/>
                <w:sz w:val="16"/>
                <w:szCs w:val="16"/>
              </w:rPr>
              <w:t>Surface Prep:</w:t>
            </w:r>
          </w:p>
        </w:tc>
        <w:tc>
          <w:tcPr>
            <w:tcW w:w="5292" w:type="dxa"/>
            <w:gridSpan w:val="3"/>
            <w:tcBorders>
              <w:top w:val="nil"/>
              <w:left w:val="nil"/>
              <w:bottom w:val="nil"/>
              <w:right w:val="nil"/>
            </w:tcBorders>
            <w:hideMark/>
          </w:tcPr>
          <w:p w14:paraId="1E6C3AE8" w14:textId="77777777" w:rsidR="00AC0BBE" w:rsidRDefault="005D62AE" w:rsidP="00F403BB">
            <w:pPr>
              <w:pStyle w:val="CES5191Arial8leftaligned"/>
              <w:rPr>
                <w:rFonts w:ascii="Times New Roman" w:hAnsi="Times New Roman" w:cs="Times New Roman"/>
              </w:rPr>
            </w:pPr>
            <w:r w:rsidRPr="002F585C" w:rsidDel="008D3FA0">
              <w:rPr>
                <w:rFonts w:ascii="Times New Roman" w:hAnsi="Times New Roman" w:cs="Times New Roman"/>
              </w:rPr>
              <w:t xml:space="preserve">SSPC-SP1/SP10 (NACE No. 2) (SA 2.5) </w:t>
            </w:r>
          </w:p>
          <w:p w14:paraId="6D000211" w14:textId="265ED05D" w:rsidR="005D62AE" w:rsidRDefault="005D62AE" w:rsidP="00F403BB">
            <w:pPr>
              <w:pStyle w:val="CES5191Arial8leftaligned"/>
            </w:pPr>
            <w:r w:rsidRPr="002F585C">
              <w:rPr>
                <w:rFonts w:ascii="Times New Roman" w:hAnsi="Times New Roman" w:cs="Times New Roman"/>
              </w:rPr>
              <w:t xml:space="preserve">Near white metal blast </w:t>
            </w:r>
            <w:proofErr w:type="spellStart"/>
            <w:r>
              <w:rPr>
                <w:rFonts w:ascii="Times New Roman" w:hAnsi="Times New Roman" w:cs="Times New Roman"/>
              </w:rPr>
              <w:t>cleaning</w:t>
            </w:r>
            <w:r w:rsidRPr="002F585C" w:rsidDel="008D3FA0">
              <w:rPr>
                <w:rFonts w:ascii="Times New Roman" w:hAnsi="Times New Roman" w:cs="Times New Roman"/>
              </w:rPr>
              <w:t>cleanliness</w:t>
            </w:r>
            <w:proofErr w:type="spellEnd"/>
            <w:r>
              <w:t>.</w:t>
            </w:r>
          </w:p>
        </w:tc>
        <w:tc>
          <w:tcPr>
            <w:tcW w:w="1008" w:type="dxa"/>
            <w:gridSpan w:val="2"/>
            <w:tcBorders>
              <w:top w:val="nil"/>
              <w:left w:val="nil"/>
              <w:bottom w:val="nil"/>
              <w:right w:val="nil"/>
            </w:tcBorders>
            <w:hideMark/>
          </w:tcPr>
          <w:p w14:paraId="345C3991" w14:textId="77777777" w:rsidR="005D62AE" w:rsidRDefault="005D62AE" w:rsidP="00F403BB">
            <w:pPr>
              <w:pStyle w:val="CES5191Arialboldrightaligned"/>
            </w:pPr>
            <w:r w:rsidRPr="002F585C">
              <w:rPr>
                <w:rFonts w:ascii="Times New Roman" w:hAnsi="Times New Roman" w:cs="Times New Roman"/>
              </w:rPr>
              <w:t>Touch Up:</w:t>
            </w:r>
          </w:p>
        </w:tc>
        <w:tc>
          <w:tcPr>
            <w:tcW w:w="2041" w:type="dxa"/>
            <w:gridSpan w:val="3"/>
            <w:vMerge w:val="restart"/>
            <w:tcBorders>
              <w:top w:val="nil"/>
              <w:left w:val="nil"/>
              <w:bottom w:val="nil"/>
              <w:right w:val="nil"/>
            </w:tcBorders>
            <w:hideMark/>
          </w:tcPr>
          <w:p w14:paraId="51193F06" w14:textId="1304C640" w:rsidR="005D62AE" w:rsidRDefault="00AC0BBE" w:rsidP="00F403BB">
            <w:pPr>
              <w:autoSpaceDE/>
              <w:autoSpaceDN/>
              <w:adjustRightInd/>
              <w:spacing w:before="0" w:line="240" w:lineRule="auto"/>
              <w:ind w:left="-72"/>
            </w:pPr>
            <w:r w:rsidRPr="00AC0BBE">
              <w:rPr>
                <w:color w:val="auto"/>
                <w:sz w:val="16"/>
                <w:szCs w:val="16"/>
              </w:rPr>
              <w:t>Use this system.</w:t>
            </w:r>
          </w:p>
        </w:tc>
      </w:tr>
      <w:tr w:rsidR="005D62AE" w14:paraId="35416083" w14:textId="77777777" w:rsidTr="00AC0BBE">
        <w:trPr>
          <w:gridAfter w:val="1"/>
          <w:wAfter w:w="11" w:type="dxa"/>
          <w:trHeight w:val="288"/>
        </w:trPr>
        <w:tc>
          <w:tcPr>
            <w:tcW w:w="1440" w:type="dxa"/>
            <w:gridSpan w:val="2"/>
            <w:tcBorders>
              <w:top w:val="nil"/>
              <w:left w:val="nil"/>
              <w:bottom w:val="nil"/>
              <w:right w:val="nil"/>
            </w:tcBorders>
            <w:vAlign w:val="center"/>
            <w:hideMark/>
          </w:tcPr>
          <w:p w14:paraId="4CEFD0D2" w14:textId="77777777" w:rsidR="005D62AE" w:rsidRPr="007A0FAD" w:rsidRDefault="005D62AE" w:rsidP="00F403BB">
            <w:pPr>
              <w:autoSpaceDE/>
              <w:autoSpaceDN/>
              <w:adjustRightInd/>
              <w:spacing w:before="0" w:line="240" w:lineRule="auto"/>
              <w:ind w:left="-72"/>
            </w:pPr>
            <w:r w:rsidRPr="002F585C">
              <w:rPr>
                <w:b/>
                <w:sz w:val="16"/>
                <w:szCs w:val="16"/>
              </w:rPr>
              <w:t>Anchor Pattern:</w:t>
            </w:r>
          </w:p>
        </w:tc>
        <w:tc>
          <w:tcPr>
            <w:tcW w:w="5292" w:type="dxa"/>
            <w:gridSpan w:val="3"/>
            <w:tcBorders>
              <w:top w:val="nil"/>
              <w:left w:val="nil"/>
              <w:bottom w:val="nil"/>
              <w:right w:val="nil"/>
            </w:tcBorders>
            <w:vAlign w:val="center"/>
            <w:hideMark/>
          </w:tcPr>
          <w:p w14:paraId="272AEECB" w14:textId="77777777" w:rsidR="005D62AE" w:rsidRPr="002F585C" w:rsidRDefault="005D62AE" w:rsidP="00F403BB">
            <w:pPr>
              <w:pStyle w:val="CES5191Arial8leftaligned"/>
              <w:spacing w:before="20" w:after="20" w:line="240" w:lineRule="auto"/>
              <w:rPr>
                <w:rFonts w:ascii="Times New Roman" w:hAnsi="Times New Roman" w:cs="Times New Roman"/>
              </w:rPr>
            </w:pPr>
            <w:r w:rsidRPr="002F585C">
              <w:rPr>
                <w:rFonts w:ascii="Times New Roman" w:hAnsi="Times New Roman" w:cs="Times New Roman"/>
              </w:rPr>
              <w:t>Per manufacturer’s product data sheet</w:t>
            </w:r>
          </w:p>
        </w:tc>
        <w:tc>
          <w:tcPr>
            <w:tcW w:w="1008" w:type="dxa"/>
            <w:gridSpan w:val="2"/>
            <w:tcBorders>
              <w:top w:val="nil"/>
              <w:left w:val="nil"/>
              <w:bottom w:val="nil"/>
              <w:right w:val="nil"/>
            </w:tcBorders>
            <w:vAlign w:val="center"/>
          </w:tcPr>
          <w:p w14:paraId="3517A7CE" w14:textId="77777777" w:rsidR="005D62AE" w:rsidRDefault="005D62AE" w:rsidP="00F403BB">
            <w:pPr>
              <w:spacing w:before="20" w:after="20" w:line="240" w:lineRule="auto"/>
              <w:ind w:left="936"/>
              <w:rPr>
                <w:rFonts w:ascii="Arial" w:hAnsi="Arial" w:cs="Arial"/>
                <w:b/>
                <w:sz w:val="16"/>
                <w:szCs w:val="16"/>
              </w:rPr>
            </w:pPr>
          </w:p>
        </w:tc>
        <w:tc>
          <w:tcPr>
            <w:tcW w:w="2041" w:type="dxa"/>
            <w:gridSpan w:val="3"/>
            <w:vMerge/>
            <w:tcBorders>
              <w:top w:val="nil"/>
              <w:left w:val="nil"/>
              <w:bottom w:val="nil"/>
              <w:right w:val="nil"/>
            </w:tcBorders>
            <w:vAlign w:val="center"/>
            <w:hideMark/>
          </w:tcPr>
          <w:p w14:paraId="678D5D4E" w14:textId="77777777" w:rsidR="005D62AE" w:rsidRDefault="005D62AE" w:rsidP="00F403BB">
            <w:pPr>
              <w:spacing w:before="0" w:line="240" w:lineRule="auto"/>
              <w:ind w:left="0"/>
              <w:rPr>
                <w:rFonts w:ascii="Arial" w:hAnsi="Arial" w:cs="Arial"/>
                <w:sz w:val="16"/>
                <w:szCs w:val="16"/>
              </w:rPr>
            </w:pPr>
          </w:p>
        </w:tc>
      </w:tr>
      <w:tr w:rsidR="005D62AE" w14:paraId="70A146C0" w14:textId="77777777" w:rsidTr="00AC0BBE">
        <w:trPr>
          <w:gridAfter w:val="1"/>
          <w:wAfter w:w="11" w:type="dxa"/>
          <w:trHeight w:val="288"/>
        </w:trPr>
        <w:tc>
          <w:tcPr>
            <w:tcW w:w="1440" w:type="dxa"/>
            <w:gridSpan w:val="2"/>
            <w:tcBorders>
              <w:top w:val="nil"/>
              <w:left w:val="nil"/>
              <w:bottom w:val="nil"/>
              <w:right w:val="nil"/>
            </w:tcBorders>
            <w:hideMark/>
          </w:tcPr>
          <w:p w14:paraId="28206000" w14:textId="77777777" w:rsidR="005D62AE" w:rsidRPr="007A0FAD" w:rsidRDefault="005D62AE" w:rsidP="00F403BB">
            <w:pPr>
              <w:autoSpaceDE/>
              <w:autoSpaceDN/>
              <w:adjustRightInd/>
              <w:spacing w:before="0" w:line="240" w:lineRule="auto"/>
              <w:ind w:left="-72"/>
            </w:pPr>
            <w:r w:rsidRPr="002F585C">
              <w:rPr>
                <w:b/>
                <w:sz w:val="16"/>
                <w:szCs w:val="16"/>
              </w:rPr>
              <w:t>Total DFT:</w:t>
            </w:r>
          </w:p>
        </w:tc>
        <w:tc>
          <w:tcPr>
            <w:tcW w:w="5292" w:type="dxa"/>
            <w:gridSpan w:val="3"/>
            <w:tcBorders>
              <w:top w:val="nil"/>
              <w:left w:val="nil"/>
              <w:bottom w:val="nil"/>
              <w:right w:val="nil"/>
            </w:tcBorders>
            <w:hideMark/>
          </w:tcPr>
          <w:p w14:paraId="7D0FB4BE" w14:textId="7E562B4B" w:rsidR="005D62AE" w:rsidRPr="002F585C" w:rsidRDefault="00A032E3" w:rsidP="00F403BB">
            <w:pPr>
              <w:pStyle w:val="CES5191Arial8leftaligned"/>
              <w:spacing w:before="20" w:after="20" w:line="240" w:lineRule="auto"/>
              <w:rPr>
                <w:rFonts w:ascii="Times New Roman" w:hAnsi="Times New Roman" w:cs="Times New Roman"/>
              </w:rPr>
            </w:pPr>
            <w:ins w:id="1289" w:author="Kurmanov, Aidyn [STAMGazStroy LLP]" w:date="2025-12-11T15:41:00Z" w16du:dateUtc="2025-12-11T10:41:00Z">
              <w:r>
                <w:rPr>
                  <w:rFonts w:ascii="Times New Roman" w:hAnsi="Times New Roman" w:cs="Times New Roman"/>
                </w:rPr>
                <w:t>0.</w:t>
              </w:r>
            </w:ins>
            <w:r w:rsidR="005D62AE" w:rsidRPr="002F585C">
              <w:rPr>
                <w:rFonts w:ascii="Times New Roman" w:hAnsi="Times New Roman" w:cs="Times New Roman"/>
              </w:rPr>
              <w:t>762–1</w:t>
            </w:r>
            <w:ins w:id="1290" w:author="Kurmanov, Aidyn [STAMGazStroy LLP]" w:date="2025-12-11T15:41:00Z" w16du:dateUtc="2025-12-11T10:41:00Z">
              <w:r>
                <w:rPr>
                  <w:rFonts w:ascii="Times New Roman" w:hAnsi="Times New Roman" w:cs="Times New Roman"/>
                </w:rPr>
                <w:t>.</w:t>
              </w:r>
            </w:ins>
            <w:r w:rsidR="005D62AE" w:rsidRPr="002F585C">
              <w:rPr>
                <w:rFonts w:ascii="Times New Roman" w:hAnsi="Times New Roman" w:cs="Times New Roman"/>
              </w:rPr>
              <w:t xml:space="preserve">524 </w:t>
            </w:r>
            <w:del w:id="1291" w:author="Kurmanov, Aidyn [STAMGazStroy LLP]" w:date="2025-12-11T15:41:00Z" w16du:dateUtc="2025-12-11T10:41:00Z">
              <w:r w:rsidR="005D62AE" w:rsidRPr="002F585C" w:rsidDel="00A032E3">
                <w:rPr>
                  <w:rFonts w:ascii="Times New Roman" w:hAnsi="Times New Roman" w:cs="Times New Roman"/>
                </w:rPr>
                <w:delText xml:space="preserve">um </w:delText>
              </w:r>
            </w:del>
            <w:ins w:id="1292" w:author="Kurmanov, Aidyn [STAMGazStroy LLP]" w:date="2025-12-11T15:41:00Z" w16du:dateUtc="2025-12-11T10:41:00Z">
              <w:r>
                <w:rPr>
                  <w:rFonts w:ascii="Times New Roman" w:hAnsi="Times New Roman" w:cs="Times New Roman"/>
                </w:rPr>
                <w:t>mm</w:t>
              </w:r>
              <w:r w:rsidR="005D62AE" w:rsidRPr="002F585C">
                <w:rPr>
                  <w:rFonts w:ascii="Times New Roman" w:hAnsi="Times New Roman" w:cs="Times New Roman"/>
                </w:rPr>
                <w:t xml:space="preserve"> </w:t>
              </w:r>
            </w:ins>
            <w:r w:rsidR="005D62AE" w:rsidRPr="002F585C">
              <w:rPr>
                <w:rFonts w:ascii="Times New Roman" w:hAnsi="Times New Roman" w:cs="Times New Roman"/>
              </w:rPr>
              <w:t>(30–60 mils) (Per manufacturer's data sheets for min/max thickness per coat.)</w:t>
            </w:r>
          </w:p>
        </w:tc>
        <w:tc>
          <w:tcPr>
            <w:tcW w:w="1008" w:type="dxa"/>
            <w:gridSpan w:val="2"/>
            <w:tcBorders>
              <w:top w:val="nil"/>
              <w:left w:val="nil"/>
              <w:bottom w:val="nil"/>
              <w:right w:val="nil"/>
            </w:tcBorders>
          </w:tcPr>
          <w:p w14:paraId="5E95C792" w14:textId="77777777" w:rsidR="005D62AE" w:rsidRDefault="005D62AE" w:rsidP="00F403BB">
            <w:pPr>
              <w:spacing w:before="20" w:after="20" w:line="240" w:lineRule="auto"/>
              <w:ind w:left="936"/>
              <w:jc w:val="right"/>
              <w:rPr>
                <w:rFonts w:ascii="Arial" w:hAnsi="Arial" w:cs="Arial"/>
                <w:b/>
                <w:sz w:val="16"/>
                <w:szCs w:val="16"/>
              </w:rPr>
            </w:pPr>
          </w:p>
        </w:tc>
        <w:tc>
          <w:tcPr>
            <w:tcW w:w="2041" w:type="dxa"/>
            <w:gridSpan w:val="3"/>
            <w:vMerge/>
            <w:tcBorders>
              <w:top w:val="nil"/>
              <w:left w:val="nil"/>
              <w:bottom w:val="nil"/>
              <w:right w:val="nil"/>
            </w:tcBorders>
            <w:vAlign w:val="center"/>
            <w:hideMark/>
          </w:tcPr>
          <w:p w14:paraId="33161145" w14:textId="77777777" w:rsidR="005D62AE" w:rsidRDefault="005D62AE" w:rsidP="00F403BB">
            <w:pPr>
              <w:spacing w:before="0" w:line="240" w:lineRule="auto"/>
              <w:ind w:left="0"/>
              <w:rPr>
                <w:rFonts w:ascii="Arial" w:hAnsi="Arial" w:cs="Arial"/>
                <w:sz w:val="16"/>
                <w:szCs w:val="16"/>
              </w:rPr>
            </w:pPr>
          </w:p>
        </w:tc>
      </w:tr>
      <w:tr w:rsidR="005D62AE" w14:paraId="6B4AEBBE" w14:textId="77777777" w:rsidTr="00AC0BBE">
        <w:trPr>
          <w:gridAfter w:val="1"/>
          <w:wAfter w:w="11" w:type="dxa"/>
          <w:trHeight w:val="360"/>
        </w:trPr>
        <w:tc>
          <w:tcPr>
            <w:tcW w:w="1890" w:type="dxa"/>
            <w:gridSpan w:val="3"/>
            <w:tcBorders>
              <w:top w:val="single" w:sz="12" w:space="0" w:color="auto"/>
              <w:left w:val="single" w:sz="12" w:space="0" w:color="auto"/>
              <w:bottom w:val="nil"/>
              <w:right w:val="single" w:sz="12" w:space="0" w:color="auto"/>
            </w:tcBorders>
            <w:shd w:val="clear" w:color="auto" w:fill="000000"/>
            <w:vAlign w:val="center"/>
            <w:hideMark/>
          </w:tcPr>
          <w:p w14:paraId="762426E9" w14:textId="77777777" w:rsidR="005D62AE" w:rsidRPr="002F585C" w:rsidRDefault="005D62AE" w:rsidP="00F403BB">
            <w:pPr>
              <w:autoSpaceDE/>
              <w:autoSpaceDN/>
              <w:adjustRightInd/>
              <w:spacing w:before="0" w:line="240" w:lineRule="auto"/>
              <w:ind w:left="0"/>
              <w:rPr>
                <w:color w:val="FFFFFF"/>
                <w:sz w:val="16"/>
                <w:szCs w:val="16"/>
              </w:rPr>
            </w:pPr>
            <w:r w:rsidRPr="002F585C">
              <w:rPr>
                <w:b/>
                <w:color w:val="FFFFFF"/>
                <w:sz w:val="16"/>
                <w:szCs w:val="16"/>
              </w:rPr>
              <w:t>Coat, Generic Classification, DFT</w:t>
            </w:r>
          </w:p>
        </w:tc>
        <w:tc>
          <w:tcPr>
            <w:tcW w:w="2430" w:type="dxa"/>
            <w:tcBorders>
              <w:top w:val="single" w:sz="12" w:space="0" w:color="auto"/>
              <w:left w:val="single" w:sz="12" w:space="0" w:color="auto"/>
              <w:bottom w:val="nil"/>
              <w:right w:val="single" w:sz="12" w:space="0" w:color="auto"/>
            </w:tcBorders>
            <w:shd w:val="clear" w:color="auto" w:fill="000000"/>
            <w:vAlign w:val="center"/>
            <w:hideMark/>
          </w:tcPr>
          <w:p w14:paraId="63F5BFE3" w14:textId="77777777" w:rsidR="005D62AE" w:rsidRPr="002F585C" w:rsidRDefault="005D62AE" w:rsidP="00F403BB">
            <w:pPr>
              <w:autoSpaceDE/>
              <w:autoSpaceDN/>
              <w:adjustRightInd/>
              <w:spacing w:before="0" w:line="240" w:lineRule="auto"/>
              <w:ind w:left="0"/>
              <w:rPr>
                <w:color w:val="FFFFFF"/>
                <w:sz w:val="16"/>
                <w:szCs w:val="16"/>
              </w:rPr>
            </w:pPr>
            <w:r w:rsidRPr="002F585C">
              <w:rPr>
                <w:b/>
                <w:color w:val="FFFFFF"/>
                <w:sz w:val="16"/>
                <w:szCs w:val="16"/>
              </w:rPr>
              <w:t>Manufacturer</w:t>
            </w:r>
          </w:p>
        </w:tc>
        <w:tc>
          <w:tcPr>
            <w:tcW w:w="2412" w:type="dxa"/>
            <w:tcBorders>
              <w:top w:val="single" w:sz="12" w:space="0" w:color="auto"/>
              <w:left w:val="single" w:sz="12" w:space="0" w:color="auto"/>
              <w:bottom w:val="nil"/>
              <w:right w:val="single" w:sz="12" w:space="0" w:color="auto"/>
            </w:tcBorders>
            <w:shd w:val="clear" w:color="auto" w:fill="000000"/>
            <w:vAlign w:val="center"/>
            <w:hideMark/>
          </w:tcPr>
          <w:p w14:paraId="65CF626C" w14:textId="77777777" w:rsidR="005D62AE" w:rsidRPr="002F585C" w:rsidRDefault="005D62AE" w:rsidP="00F403BB">
            <w:pPr>
              <w:autoSpaceDE/>
              <w:autoSpaceDN/>
              <w:adjustRightInd/>
              <w:spacing w:before="0" w:line="240" w:lineRule="auto"/>
              <w:ind w:left="0"/>
              <w:rPr>
                <w:color w:val="FFFFFF"/>
                <w:sz w:val="16"/>
                <w:szCs w:val="16"/>
              </w:rPr>
            </w:pPr>
            <w:r w:rsidRPr="002F585C">
              <w:rPr>
                <w:b/>
                <w:color w:val="FFFFFF"/>
                <w:sz w:val="16"/>
                <w:szCs w:val="16"/>
              </w:rPr>
              <w:t>Product Designation</w:t>
            </w:r>
          </w:p>
        </w:tc>
        <w:tc>
          <w:tcPr>
            <w:tcW w:w="1008" w:type="dxa"/>
            <w:gridSpan w:val="2"/>
            <w:tcBorders>
              <w:top w:val="single" w:sz="12" w:space="0" w:color="auto"/>
              <w:left w:val="single" w:sz="12" w:space="0" w:color="auto"/>
              <w:bottom w:val="nil"/>
              <w:right w:val="single" w:sz="12" w:space="0" w:color="auto"/>
            </w:tcBorders>
            <w:shd w:val="clear" w:color="auto" w:fill="000000"/>
            <w:vAlign w:val="center"/>
            <w:hideMark/>
          </w:tcPr>
          <w:p w14:paraId="5FFFA5D8" w14:textId="77777777" w:rsidR="005D62AE" w:rsidRPr="002F585C" w:rsidRDefault="005D62AE" w:rsidP="00F403BB">
            <w:pPr>
              <w:autoSpaceDE/>
              <w:autoSpaceDN/>
              <w:adjustRightInd/>
              <w:spacing w:before="0" w:line="240" w:lineRule="auto"/>
              <w:ind w:left="0"/>
              <w:rPr>
                <w:color w:val="FFFFFF"/>
                <w:sz w:val="16"/>
                <w:szCs w:val="16"/>
              </w:rPr>
            </w:pPr>
            <w:r w:rsidRPr="002F585C">
              <w:rPr>
                <w:b/>
                <w:color w:val="FFFFFF"/>
                <w:sz w:val="16"/>
                <w:szCs w:val="16"/>
              </w:rPr>
              <w:t>VOC (G/L)</w:t>
            </w:r>
          </w:p>
        </w:tc>
        <w:tc>
          <w:tcPr>
            <w:tcW w:w="2041" w:type="dxa"/>
            <w:gridSpan w:val="3"/>
            <w:tcBorders>
              <w:top w:val="single" w:sz="12" w:space="0" w:color="auto"/>
              <w:left w:val="single" w:sz="12" w:space="0" w:color="auto"/>
              <w:bottom w:val="nil"/>
              <w:right w:val="single" w:sz="12" w:space="0" w:color="auto"/>
            </w:tcBorders>
            <w:shd w:val="clear" w:color="auto" w:fill="000000"/>
            <w:vAlign w:val="center"/>
            <w:hideMark/>
          </w:tcPr>
          <w:p w14:paraId="6D8A3CC9" w14:textId="77777777" w:rsidR="005D62AE" w:rsidRPr="002F585C" w:rsidRDefault="005D62AE" w:rsidP="00F403BB">
            <w:pPr>
              <w:autoSpaceDE/>
              <w:autoSpaceDN/>
              <w:adjustRightInd/>
              <w:spacing w:before="0" w:line="240" w:lineRule="auto"/>
              <w:ind w:left="0"/>
              <w:rPr>
                <w:color w:val="FFFFFF"/>
                <w:sz w:val="16"/>
                <w:szCs w:val="16"/>
              </w:rPr>
            </w:pPr>
            <w:r w:rsidRPr="002F585C">
              <w:rPr>
                <w:b/>
                <w:color w:val="FFFFFF"/>
                <w:sz w:val="16"/>
                <w:szCs w:val="16"/>
              </w:rPr>
              <w:t>By Max</w:t>
            </w:r>
            <w:r w:rsidRPr="002F585C">
              <w:rPr>
                <w:b/>
                <w:color w:val="FFFFFF"/>
                <w:sz w:val="16"/>
                <w:szCs w:val="16"/>
              </w:rPr>
              <w:br/>
              <w:t>Svc Temp</w:t>
            </w:r>
          </w:p>
        </w:tc>
      </w:tr>
      <w:tr w:rsidR="005D62AE" w14:paraId="1AE0CEF3" w14:textId="77777777" w:rsidTr="00AC0BBE">
        <w:trPr>
          <w:gridAfter w:val="1"/>
          <w:wAfter w:w="11" w:type="dxa"/>
          <w:trHeight w:val="288"/>
        </w:trPr>
        <w:tc>
          <w:tcPr>
            <w:tcW w:w="1890" w:type="dxa"/>
            <w:gridSpan w:val="3"/>
            <w:tcBorders>
              <w:top w:val="nil"/>
              <w:left w:val="nil"/>
              <w:bottom w:val="nil"/>
              <w:right w:val="nil"/>
            </w:tcBorders>
            <w:vAlign w:val="center"/>
            <w:hideMark/>
          </w:tcPr>
          <w:p w14:paraId="3442DAA0" w14:textId="77777777" w:rsidR="005D62AE" w:rsidRPr="007A0FAD" w:rsidRDefault="005D62AE" w:rsidP="00F403BB">
            <w:pPr>
              <w:autoSpaceDE/>
              <w:autoSpaceDN/>
              <w:adjustRightInd/>
              <w:spacing w:before="0" w:line="240" w:lineRule="auto"/>
              <w:ind w:left="0"/>
            </w:pPr>
            <w:r w:rsidRPr="002F585C">
              <w:rPr>
                <w:b/>
                <w:sz w:val="16"/>
                <w:szCs w:val="16"/>
              </w:rPr>
              <w:t>SINGLE COAT</w:t>
            </w:r>
          </w:p>
        </w:tc>
        <w:tc>
          <w:tcPr>
            <w:tcW w:w="2430" w:type="dxa"/>
            <w:tcBorders>
              <w:top w:val="nil"/>
              <w:left w:val="nil"/>
              <w:bottom w:val="nil"/>
              <w:right w:val="nil"/>
            </w:tcBorders>
            <w:vAlign w:val="center"/>
            <w:hideMark/>
          </w:tcPr>
          <w:p w14:paraId="03C9F6AF" w14:textId="77777777" w:rsidR="005D62AE" w:rsidRPr="007A0FAD" w:rsidRDefault="005D62AE" w:rsidP="00F403BB">
            <w:pPr>
              <w:autoSpaceDE/>
              <w:autoSpaceDN/>
              <w:adjustRightInd/>
              <w:spacing w:before="0" w:line="240" w:lineRule="auto"/>
              <w:ind w:left="149"/>
            </w:pPr>
            <w:r w:rsidRPr="002F585C">
              <w:rPr>
                <w:sz w:val="16"/>
                <w:szCs w:val="16"/>
              </w:rPr>
              <w:t>International</w:t>
            </w:r>
          </w:p>
        </w:tc>
        <w:tc>
          <w:tcPr>
            <w:tcW w:w="2412" w:type="dxa"/>
            <w:tcBorders>
              <w:top w:val="nil"/>
              <w:left w:val="nil"/>
              <w:bottom w:val="nil"/>
              <w:right w:val="nil"/>
            </w:tcBorders>
            <w:vAlign w:val="center"/>
            <w:hideMark/>
          </w:tcPr>
          <w:p w14:paraId="760940C8" w14:textId="77777777" w:rsidR="005D62AE" w:rsidRPr="007A0FAD" w:rsidRDefault="005D62AE" w:rsidP="00F403BB">
            <w:pPr>
              <w:autoSpaceDE/>
              <w:autoSpaceDN/>
              <w:adjustRightInd/>
              <w:spacing w:before="0" w:line="240" w:lineRule="auto"/>
              <w:ind w:left="149"/>
            </w:pPr>
            <w:r w:rsidRPr="002F585C">
              <w:rPr>
                <w:sz w:val="16"/>
                <w:szCs w:val="16"/>
              </w:rPr>
              <w:t>Enviroline 376F-60</w:t>
            </w:r>
          </w:p>
        </w:tc>
        <w:tc>
          <w:tcPr>
            <w:tcW w:w="1008" w:type="dxa"/>
            <w:gridSpan w:val="2"/>
            <w:tcBorders>
              <w:top w:val="nil"/>
              <w:left w:val="nil"/>
              <w:bottom w:val="nil"/>
              <w:right w:val="nil"/>
            </w:tcBorders>
            <w:vAlign w:val="center"/>
            <w:hideMark/>
          </w:tcPr>
          <w:p w14:paraId="5C07351C" w14:textId="77777777" w:rsidR="005D62AE" w:rsidRPr="007A0FAD" w:rsidRDefault="005D62AE" w:rsidP="00F403BB">
            <w:pPr>
              <w:autoSpaceDE/>
              <w:autoSpaceDN/>
              <w:adjustRightInd/>
              <w:spacing w:before="0" w:line="240" w:lineRule="auto"/>
              <w:ind w:left="149"/>
            </w:pPr>
            <w:r w:rsidRPr="002F585C">
              <w:rPr>
                <w:sz w:val="16"/>
                <w:szCs w:val="16"/>
              </w:rPr>
              <w:t>34</w:t>
            </w:r>
          </w:p>
        </w:tc>
        <w:tc>
          <w:tcPr>
            <w:tcW w:w="2041" w:type="dxa"/>
            <w:gridSpan w:val="3"/>
            <w:tcBorders>
              <w:top w:val="nil"/>
              <w:left w:val="nil"/>
              <w:bottom w:val="nil"/>
              <w:right w:val="nil"/>
            </w:tcBorders>
            <w:vAlign w:val="center"/>
            <w:hideMark/>
          </w:tcPr>
          <w:p w14:paraId="1B8D6823" w14:textId="77777777" w:rsidR="005D62AE" w:rsidRPr="007A0FAD" w:rsidRDefault="005D62AE" w:rsidP="00F403BB">
            <w:pPr>
              <w:autoSpaceDE/>
              <w:autoSpaceDN/>
              <w:adjustRightInd/>
              <w:spacing w:before="0" w:line="240" w:lineRule="auto"/>
              <w:ind w:left="149"/>
            </w:pPr>
            <w:r w:rsidRPr="004C1F79">
              <w:rPr>
                <w:sz w:val="16"/>
                <w:szCs w:val="16"/>
              </w:rPr>
              <w:t>71°</w:t>
            </w:r>
            <w:r>
              <w:rPr>
                <w:sz w:val="16"/>
                <w:szCs w:val="16"/>
              </w:rPr>
              <w:t>C</w:t>
            </w:r>
            <w:r w:rsidRPr="002F585C">
              <w:rPr>
                <w:sz w:val="16"/>
                <w:szCs w:val="16"/>
              </w:rPr>
              <w:t>(</w:t>
            </w:r>
            <w:r w:rsidRPr="00151E9C">
              <w:rPr>
                <w:sz w:val="16"/>
                <w:szCs w:val="16"/>
              </w:rPr>
              <w:t>160°F</w:t>
            </w:r>
            <w:r w:rsidRPr="002F585C">
              <w:rPr>
                <w:sz w:val="16"/>
                <w:szCs w:val="16"/>
              </w:rPr>
              <w:t>)</w:t>
            </w:r>
          </w:p>
        </w:tc>
      </w:tr>
      <w:tr w:rsidR="005D62AE" w14:paraId="57F5F1D0" w14:textId="77777777" w:rsidTr="00AC0BBE">
        <w:trPr>
          <w:gridAfter w:val="1"/>
          <w:wAfter w:w="11" w:type="dxa"/>
          <w:trHeight w:val="288"/>
        </w:trPr>
        <w:tc>
          <w:tcPr>
            <w:tcW w:w="1890" w:type="dxa"/>
            <w:gridSpan w:val="3"/>
            <w:tcBorders>
              <w:top w:val="nil"/>
              <w:left w:val="nil"/>
              <w:bottom w:val="nil"/>
              <w:right w:val="nil"/>
            </w:tcBorders>
            <w:vAlign w:val="center"/>
            <w:hideMark/>
          </w:tcPr>
          <w:p w14:paraId="3D6FF7A6" w14:textId="77777777" w:rsidR="005D62AE" w:rsidRPr="007A0FAD" w:rsidRDefault="005D62AE" w:rsidP="00F403BB">
            <w:pPr>
              <w:autoSpaceDE/>
              <w:autoSpaceDN/>
              <w:adjustRightInd/>
              <w:spacing w:before="0" w:line="240" w:lineRule="auto"/>
              <w:ind w:left="0"/>
            </w:pPr>
            <w:r w:rsidRPr="002F585C">
              <w:rPr>
                <w:b/>
                <w:sz w:val="16"/>
                <w:szCs w:val="16"/>
              </w:rPr>
              <w:t>Epoxy</w:t>
            </w:r>
          </w:p>
        </w:tc>
        <w:tc>
          <w:tcPr>
            <w:tcW w:w="2430" w:type="dxa"/>
            <w:tcBorders>
              <w:top w:val="nil"/>
              <w:left w:val="nil"/>
              <w:bottom w:val="nil"/>
              <w:right w:val="nil"/>
            </w:tcBorders>
            <w:vAlign w:val="center"/>
            <w:hideMark/>
          </w:tcPr>
          <w:p w14:paraId="0B7C7E10" w14:textId="77777777" w:rsidR="005D62AE" w:rsidRPr="007A0FAD" w:rsidRDefault="005D62AE" w:rsidP="00F403BB">
            <w:pPr>
              <w:autoSpaceDE/>
              <w:autoSpaceDN/>
              <w:adjustRightInd/>
              <w:spacing w:before="0" w:line="240" w:lineRule="auto"/>
              <w:ind w:left="149"/>
            </w:pPr>
            <w:r w:rsidRPr="002F585C">
              <w:rPr>
                <w:sz w:val="16"/>
                <w:szCs w:val="16"/>
              </w:rPr>
              <w:t>International</w:t>
            </w:r>
          </w:p>
        </w:tc>
        <w:tc>
          <w:tcPr>
            <w:tcW w:w="2412" w:type="dxa"/>
            <w:tcBorders>
              <w:top w:val="nil"/>
              <w:left w:val="nil"/>
              <w:bottom w:val="nil"/>
              <w:right w:val="nil"/>
            </w:tcBorders>
            <w:vAlign w:val="center"/>
            <w:hideMark/>
          </w:tcPr>
          <w:p w14:paraId="41FCEEB9" w14:textId="77777777" w:rsidR="005D62AE" w:rsidRPr="007A0FAD" w:rsidRDefault="005D62AE" w:rsidP="00F403BB">
            <w:pPr>
              <w:autoSpaceDE/>
              <w:autoSpaceDN/>
              <w:adjustRightInd/>
              <w:spacing w:before="0" w:line="240" w:lineRule="auto"/>
              <w:ind w:left="149"/>
            </w:pPr>
            <w:r w:rsidRPr="002F585C">
              <w:rPr>
                <w:sz w:val="16"/>
                <w:szCs w:val="16"/>
              </w:rPr>
              <w:t>Enviroline 405HTR</w:t>
            </w:r>
          </w:p>
        </w:tc>
        <w:tc>
          <w:tcPr>
            <w:tcW w:w="1008" w:type="dxa"/>
            <w:gridSpan w:val="2"/>
            <w:tcBorders>
              <w:top w:val="nil"/>
              <w:left w:val="nil"/>
              <w:bottom w:val="nil"/>
              <w:right w:val="nil"/>
            </w:tcBorders>
            <w:vAlign w:val="center"/>
            <w:hideMark/>
          </w:tcPr>
          <w:p w14:paraId="1F5F10EA" w14:textId="77777777" w:rsidR="005D62AE" w:rsidRPr="007A0FAD" w:rsidRDefault="005D62AE" w:rsidP="00F403BB">
            <w:pPr>
              <w:autoSpaceDE/>
              <w:autoSpaceDN/>
              <w:adjustRightInd/>
              <w:spacing w:before="0" w:line="240" w:lineRule="auto"/>
              <w:ind w:left="149"/>
            </w:pPr>
            <w:r w:rsidRPr="002F585C">
              <w:rPr>
                <w:sz w:val="16"/>
                <w:szCs w:val="16"/>
              </w:rPr>
              <w:t>3</w:t>
            </w:r>
          </w:p>
        </w:tc>
        <w:tc>
          <w:tcPr>
            <w:tcW w:w="2041" w:type="dxa"/>
            <w:gridSpan w:val="3"/>
            <w:tcBorders>
              <w:top w:val="nil"/>
              <w:left w:val="nil"/>
              <w:bottom w:val="nil"/>
              <w:right w:val="nil"/>
            </w:tcBorders>
            <w:vAlign w:val="center"/>
            <w:hideMark/>
          </w:tcPr>
          <w:p w14:paraId="1D18B574" w14:textId="77777777" w:rsidR="005D62AE" w:rsidRPr="007A0FAD" w:rsidRDefault="005D62AE" w:rsidP="00F403BB">
            <w:pPr>
              <w:autoSpaceDE/>
              <w:autoSpaceDN/>
              <w:adjustRightInd/>
              <w:spacing w:before="0" w:line="240" w:lineRule="auto"/>
              <w:ind w:left="149"/>
            </w:pPr>
            <w:r w:rsidRPr="005D655D">
              <w:rPr>
                <w:sz w:val="16"/>
                <w:szCs w:val="16"/>
              </w:rPr>
              <w:t>121°C</w:t>
            </w:r>
            <w:r w:rsidRPr="002F585C">
              <w:rPr>
                <w:sz w:val="16"/>
                <w:szCs w:val="16"/>
              </w:rPr>
              <w:t>(</w:t>
            </w:r>
            <w:r w:rsidRPr="0001327F">
              <w:rPr>
                <w:sz w:val="16"/>
                <w:szCs w:val="16"/>
              </w:rPr>
              <w:t>250°F</w:t>
            </w:r>
            <w:r w:rsidRPr="002F585C">
              <w:rPr>
                <w:sz w:val="16"/>
                <w:szCs w:val="16"/>
              </w:rPr>
              <w:t>)</w:t>
            </w:r>
          </w:p>
        </w:tc>
      </w:tr>
      <w:tr w:rsidR="005D62AE" w14:paraId="5DFE3FA2" w14:textId="77777777" w:rsidTr="00AC0BBE">
        <w:trPr>
          <w:gridAfter w:val="1"/>
          <w:wAfter w:w="11" w:type="dxa"/>
          <w:trHeight w:val="288"/>
        </w:trPr>
        <w:tc>
          <w:tcPr>
            <w:tcW w:w="1890" w:type="dxa"/>
            <w:gridSpan w:val="3"/>
            <w:tcBorders>
              <w:top w:val="nil"/>
              <w:left w:val="nil"/>
              <w:bottom w:val="nil"/>
              <w:right w:val="nil"/>
            </w:tcBorders>
            <w:vAlign w:val="center"/>
            <w:hideMark/>
          </w:tcPr>
          <w:p w14:paraId="114AAE21" w14:textId="77777777" w:rsidR="005D62AE" w:rsidRPr="007A0FAD" w:rsidRDefault="005D62AE" w:rsidP="00F403BB">
            <w:pPr>
              <w:autoSpaceDE/>
              <w:autoSpaceDN/>
              <w:adjustRightInd/>
              <w:spacing w:before="0" w:line="240" w:lineRule="auto"/>
              <w:ind w:left="0"/>
            </w:pPr>
            <w:r w:rsidRPr="002F585C">
              <w:rPr>
                <w:b/>
                <w:sz w:val="16"/>
                <w:szCs w:val="16"/>
              </w:rPr>
              <w:t>Thick Film</w:t>
            </w:r>
          </w:p>
        </w:tc>
        <w:tc>
          <w:tcPr>
            <w:tcW w:w="2430" w:type="dxa"/>
            <w:tcBorders>
              <w:top w:val="nil"/>
              <w:left w:val="nil"/>
              <w:bottom w:val="nil"/>
              <w:right w:val="nil"/>
            </w:tcBorders>
            <w:vAlign w:val="center"/>
            <w:hideMark/>
          </w:tcPr>
          <w:p w14:paraId="7906DB3C" w14:textId="77777777" w:rsidR="005D62AE" w:rsidRPr="007A0FAD" w:rsidRDefault="005D62AE" w:rsidP="00F403BB">
            <w:pPr>
              <w:autoSpaceDE/>
              <w:autoSpaceDN/>
              <w:adjustRightInd/>
              <w:spacing w:before="0" w:line="240" w:lineRule="auto"/>
              <w:ind w:left="149"/>
            </w:pPr>
            <w:r w:rsidRPr="002F585C">
              <w:rPr>
                <w:sz w:val="16"/>
                <w:szCs w:val="16"/>
              </w:rPr>
              <w:t>PPG</w:t>
            </w:r>
          </w:p>
        </w:tc>
        <w:tc>
          <w:tcPr>
            <w:tcW w:w="2412" w:type="dxa"/>
            <w:tcBorders>
              <w:top w:val="nil"/>
              <w:left w:val="nil"/>
              <w:bottom w:val="nil"/>
              <w:right w:val="nil"/>
            </w:tcBorders>
            <w:vAlign w:val="center"/>
            <w:hideMark/>
          </w:tcPr>
          <w:p w14:paraId="1715964B" w14:textId="77777777" w:rsidR="005D62AE" w:rsidRPr="007A0FAD" w:rsidRDefault="005D62AE" w:rsidP="00F403BB">
            <w:pPr>
              <w:autoSpaceDE/>
              <w:autoSpaceDN/>
              <w:adjustRightInd/>
              <w:spacing w:before="0" w:line="240" w:lineRule="auto"/>
              <w:ind w:left="149"/>
            </w:pPr>
            <w:proofErr w:type="spellStart"/>
            <w:r w:rsidRPr="002F585C">
              <w:rPr>
                <w:sz w:val="16"/>
                <w:szCs w:val="16"/>
              </w:rPr>
              <w:t>Sigmaline</w:t>
            </w:r>
            <w:proofErr w:type="spellEnd"/>
            <w:r w:rsidRPr="002F585C">
              <w:rPr>
                <w:sz w:val="16"/>
                <w:szCs w:val="16"/>
              </w:rPr>
              <w:t xml:space="preserve"> 2500</w:t>
            </w:r>
          </w:p>
        </w:tc>
        <w:tc>
          <w:tcPr>
            <w:tcW w:w="1008" w:type="dxa"/>
            <w:gridSpan w:val="2"/>
            <w:tcBorders>
              <w:top w:val="nil"/>
              <w:left w:val="nil"/>
              <w:bottom w:val="nil"/>
              <w:right w:val="nil"/>
            </w:tcBorders>
            <w:vAlign w:val="center"/>
            <w:hideMark/>
          </w:tcPr>
          <w:p w14:paraId="32337AB6" w14:textId="77777777" w:rsidR="005D62AE" w:rsidRPr="007A0FAD" w:rsidRDefault="005D62AE" w:rsidP="00F403BB">
            <w:pPr>
              <w:autoSpaceDE/>
              <w:autoSpaceDN/>
              <w:adjustRightInd/>
              <w:spacing w:before="0" w:line="240" w:lineRule="auto"/>
              <w:ind w:left="149"/>
            </w:pPr>
            <w:r w:rsidRPr="002F585C">
              <w:rPr>
                <w:sz w:val="16"/>
                <w:szCs w:val="16"/>
              </w:rPr>
              <w:t>125</w:t>
            </w:r>
          </w:p>
        </w:tc>
        <w:tc>
          <w:tcPr>
            <w:tcW w:w="2041" w:type="dxa"/>
            <w:gridSpan w:val="3"/>
            <w:tcBorders>
              <w:top w:val="nil"/>
              <w:left w:val="nil"/>
              <w:bottom w:val="nil"/>
              <w:right w:val="nil"/>
            </w:tcBorders>
            <w:vAlign w:val="center"/>
            <w:hideMark/>
          </w:tcPr>
          <w:p w14:paraId="7BF76C2F" w14:textId="77777777" w:rsidR="005D62AE" w:rsidRPr="007A0FAD" w:rsidRDefault="005D62AE" w:rsidP="00F403BB">
            <w:pPr>
              <w:autoSpaceDE/>
              <w:autoSpaceDN/>
              <w:adjustRightInd/>
              <w:spacing w:before="0" w:line="240" w:lineRule="auto"/>
              <w:ind w:left="149"/>
            </w:pPr>
            <w:r w:rsidRPr="005260B7">
              <w:rPr>
                <w:sz w:val="16"/>
                <w:szCs w:val="16"/>
              </w:rPr>
              <w:t>90°C</w:t>
            </w:r>
            <w:r w:rsidRPr="002F585C">
              <w:rPr>
                <w:sz w:val="16"/>
                <w:szCs w:val="16"/>
              </w:rPr>
              <w:t>(</w:t>
            </w:r>
            <w:r w:rsidRPr="00A24D3A">
              <w:rPr>
                <w:sz w:val="16"/>
                <w:szCs w:val="16"/>
              </w:rPr>
              <w:t>195°F</w:t>
            </w:r>
            <w:r w:rsidRPr="002F585C">
              <w:rPr>
                <w:sz w:val="16"/>
                <w:szCs w:val="16"/>
              </w:rPr>
              <w:t>)</w:t>
            </w:r>
          </w:p>
        </w:tc>
      </w:tr>
      <w:tr w:rsidR="005D62AE" w14:paraId="3BDCCB39" w14:textId="77777777" w:rsidTr="00AC0BBE">
        <w:trPr>
          <w:gridAfter w:val="1"/>
          <w:wAfter w:w="11" w:type="dxa"/>
          <w:trHeight w:val="288"/>
        </w:trPr>
        <w:tc>
          <w:tcPr>
            <w:tcW w:w="1890" w:type="dxa"/>
            <w:gridSpan w:val="3"/>
            <w:vMerge w:val="restart"/>
            <w:tcBorders>
              <w:top w:val="nil"/>
              <w:left w:val="nil"/>
              <w:bottom w:val="nil"/>
              <w:right w:val="nil"/>
            </w:tcBorders>
            <w:vAlign w:val="center"/>
            <w:hideMark/>
          </w:tcPr>
          <w:p w14:paraId="7DDC0DBA" w14:textId="77777777" w:rsidR="005D62AE" w:rsidRPr="007A0FAD" w:rsidRDefault="005D62AE" w:rsidP="00F403BB">
            <w:pPr>
              <w:autoSpaceDE/>
              <w:autoSpaceDN/>
              <w:adjustRightInd/>
              <w:spacing w:before="0" w:line="240" w:lineRule="auto"/>
              <w:ind w:left="0"/>
            </w:pPr>
            <w:r w:rsidRPr="002F585C">
              <w:rPr>
                <w:b/>
                <w:sz w:val="16"/>
                <w:szCs w:val="16"/>
              </w:rPr>
              <w:t xml:space="preserve">DFT as per </w:t>
            </w:r>
            <w:r w:rsidRPr="002F585C">
              <w:rPr>
                <w:b/>
                <w:sz w:val="16"/>
                <w:szCs w:val="16"/>
              </w:rPr>
              <w:br/>
              <w:t xml:space="preserve">Manufacturer’s </w:t>
            </w:r>
            <w:r w:rsidRPr="002F585C">
              <w:rPr>
                <w:b/>
                <w:sz w:val="16"/>
                <w:szCs w:val="16"/>
              </w:rPr>
              <w:br/>
              <w:t>Product Sheet</w:t>
            </w:r>
          </w:p>
        </w:tc>
        <w:tc>
          <w:tcPr>
            <w:tcW w:w="2430" w:type="dxa"/>
            <w:tcBorders>
              <w:top w:val="nil"/>
              <w:left w:val="nil"/>
              <w:bottom w:val="nil"/>
              <w:right w:val="nil"/>
            </w:tcBorders>
            <w:vAlign w:val="center"/>
            <w:hideMark/>
          </w:tcPr>
          <w:p w14:paraId="7E079DA4" w14:textId="77777777" w:rsidR="005D62AE" w:rsidRPr="007A0FAD" w:rsidRDefault="005D62AE" w:rsidP="00F403BB">
            <w:pPr>
              <w:autoSpaceDE/>
              <w:autoSpaceDN/>
              <w:adjustRightInd/>
              <w:spacing w:before="0" w:line="240" w:lineRule="auto"/>
              <w:ind w:left="149"/>
            </w:pPr>
            <w:r w:rsidRPr="002F585C">
              <w:rPr>
                <w:sz w:val="16"/>
                <w:szCs w:val="16"/>
              </w:rPr>
              <w:t xml:space="preserve">Sherwin-Williams </w:t>
            </w:r>
          </w:p>
        </w:tc>
        <w:tc>
          <w:tcPr>
            <w:tcW w:w="2412" w:type="dxa"/>
            <w:tcBorders>
              <w:top w:val="nil"/>
              <w:left w:val="nil"/>
              <w:bottom w:val="nil"/>
              <w:right w:val="nil"/>
            </w:tcBorders>
            <w:vAlign w:val="center"/>
            <w:hideMark/>
          </w:tcPr>
          <w:p w14:paraId="05378D33" w14:textId="77777777" w:rsidR="005D62AE" w:rsidRPr="007A0FAD" w:rsidRDefault="005D62AE" w:rsidP="00F403BB">
            <w:pPr>
              <w:autoSpaceDE/>
              <w:autoSpaceDN/>
              <w:adjustRightInd/>
              <w:spacing w:before="0" w:line="240" w:lineRule="auto"/>
              <w:ind w:left="149"/>
            </w:pPr>
            <w:r w:rsidRPr="002F585C">
              <w:rPr>
                <w:sz w:val="16"/>
                <w:szCs w:val="16"/>
              </w:rPr>
              <w:t>Nova-Plate UHS</w:t>
            </w:r>
          </w:p>
        </w:tc>
        <w:tc>
          <w:tcPr>
            <w:tcW w:w="1008" w:type="dxa"/>
            <w:gridSpan w:val="2"/>
            <w:tcBorders>
              <w:top w:val="nil"/>
              <w:left w:val="nil"/>
              <w:bottom w:val="nil"/>
              <w:right w:val="nil"/>
            </w:tcBorders>
            <w:vAlign w:val="center"/>
            <w:hideMark/>
          </w:tcPr>
          <w:p w14:paraId="3F30914E" w14:textId="77777777" w:rsidR="005D62AE" w:rsidRPr="007A0FAD" w:rsidRDefault="005D62AE" w:rsidP="00F403BB">
            <w:pPr>
              <w:autoSpaceDE/>
              <w:autoSpaceDN/>
              <w:adjustRightInd/>
              <w:spacing w:before="0" w:line="240" w:lineRule="auto"/>
              <w:ind w:left="149"/>
            </w:pPr>
            <w:r w:rsidRPr="002F585C">
              <w:rPr>
                <w:sz w:val="16"/>
                <w:szCs w:val="16"/>
              </w:rPr>
              <w:t>&lt;100</w:t>
            </w:r>
          </w:p>
        </w:tc>
        <w:tc>
          <w:tcPr>
            <w:tcW w:w="2041" w:type="dxa"/>
            <w:gridSpan w:val="3"/>
            <w:tcBorders>
              <w:top w:val="nil"/>
              <w:left w:val="nil"/>
              <w:bottom w:val="nil"/>
              <w:right w:val="nil"/>
            </w:tcBorders>
            <w:vAlign w:val="center"/>
            <w:hideMark/>
          </w:tcPr>
          <w:p w14:paraId="45432485" w14:textId="77777777" w:rsidR="005D62AE" w:rsidRPr="007A0FAD" w:rsidRDefault="005D62AE" w:rsidP="00F403BB">
            <w:pPr>
              <w:autoSpaceDE/>
              <w:autoSpaceDN/>
              <w:adjustRightInd/>
              <w:spacing w:before="0" w:line="240" w:lineRule="auto"/>
              <w:ind w:left="149"/>
            </w:pPr>
            <w:r w:rsidRPr="00096D67">
              <w:rPr>
                <w:sz w:val="16"/>
                <w:szCs w:val="16"/>
              </w:rPr>
              <w:t>93°C (200°F)</w:t>
            </w:r>
          </w:p>
        </w:tc>
      </w:tr>
      <w:tr w:rsidR="00806C8E" w14:paraId="0FBE451E" w14:textId="77777777" w:rsidTr="00AC0BBE">
        <w:trPr>
          <w:gridAfter w:val="1"/>
          <w:wAfter w:w="11" w:type="dxa"/>
          <w:trHeight w:val="288"/>
        </w:trPr>
        <w:tc>
          <w:tcPr>
            <w:tcW w:w="1890" w:type="dxa"/>
            <w:gridSpan w:val="3"/>
            <w:vMerge/>
            <w:tcBorders>
              <w:top w:val="nil"/>
              <w:left w:val="nil"/>
              <w:bottom w:val="nil"/>
              <w:right w:val="nil"/>
            </w:tcBorders>
            <w:vAlign w:val="center"/>
            <w:hideMark/>
          </w:tcPr>
          <w:p w14:paraId="206D196F" w14:textId="77777777" w:rsidR="00806C8E" w:rsidRDefault="00806C8E" w:rsidP="00806C8E">
            <w:pPr>
              <w:spacing w:before="0" w:line="240" w:lineRule="auto"/>
              <w:ind w:left="0"/>
              <w:rPr>
                <w:rFonts w:ascii="Arial" w:hAnsi="Arial" w:cs="Arial"/>
                <w:b/>
                <w:sz w:val="16"/>
                <w:szCs w:val="16"/>
              </w:rPr>
            </w:pPr>
          </w:p>
        </w:tc>
        <w:tc>
          <w:tcPr>
            <w:tcW w:w="2430" w:type="dxa"/>
            <w:tcBorders>
              <w:top w:val="nil"/>
              <w:left w:val="nil"/>
              <w:bottom w:val="nil"/>
              <w:right w:val="nil"/>
            </w:tcBorders>
            <w:vAlign w:val="center"/>
          </w:tcPr>
          <w:p w14:paraId="147574FE" w14:textId="140F91BB" w:rsidR="00806C8E" w:rsidRPr="007A0FAD" w:rsidRDefault="00806C8E" w:rsidP="00806C8E">
            <w:pPr>
              <w:autoSpaceDE/>
              <w:autoSpaceDN/>
              <w:adjustRightInd/>
              <w:spacing w:before="0" w:line="240" w:lineRule="auto"/>
              <w:ind w:left="149"/>
            </w:pPr>
            <w:r w:rsidRPr="002F585C">
              <w:rPr>
                <w:sz w:val="16"/>
                <w:szCs w:val="16"/>
              </w:rPr>
              <w:t>Tnemec</w:t>
            </w:r>
          </w:p>
        </w:tc>
        <w:tc>
          <w:tcPr>
            <w:tcW w:w="2412" w:type="dxa"/>
            <w:tcBorders>
              <w:top w:val="nil"/>
              <w:left w:val="nil"/>
              <w:bottom w:val="nil"/>
              <w:right w:val="nil"/>
            </w:tcBorders>
            <w:vAlign w:val="center"/>
          </w:tcPr>
          <w:p w14:paraId="7915FA8E" w14:textId="34568189" w:rsidR="00806C8E" w:rsidRPr="002B4C53" w:rsidRDefault="00806C8E" w:rsidP="00806C8E">
            <w:pPr>
              <w:autoSpaceDE/>
              <w:autoSpaceDN/>
              <w:adjustRightInd/>
              <w:spacing w:before="0" w:line="240" w:lineRule="auto"/>
              <w:ind w:left="149"/>
            </w:pPr>
            <w:r w:rsidRPr="002F585C">
              <w:rPr>
                <w:sz w:val="16"/>
                <w:szCs w:val="16"/>
              </w:rPr>
              <w:t>Series 335 Tank Armor</w:t>
            </w:r>
          </w:p>
        </w:tc>
        <w:tc>
          <w:tcPr>
            <w:tcW w:w="1008" w:type="dxa"/>
            <w:gridSpan w:val="2"/>
            <w:tcBorders>
              <w:top w:val="nil"/>
              <w:left w:val="nil"/>
              <w:bottom w:val="nil"/>
              <w:right w:val="nil"/>
            </w:tcBorders>
            <w:vAlign w:val="center"/>
          </w:tcPr>
          <w:p w14:paraId="5B3A01F6" w14:textId="75B42CFF" w:rsidR="00806C8E" w:rsidRPr="00FD42F7" w:rsidRDefault="00806C8E" w:rsidP="00806C8E">
            <w:pPr>
              <w:autoSpaceDE/>
              <w:autoSpaceDN/>
              <w:adjustRightInd/>
              <w:spacing w:before="0" w:line="240" w:lineRule="auto"/>
              <w:ind w:left="149"/>
            </w:pPr>
            <w:r w:rsidRPr="002F585C">
              <w:rPr>
                <w:sz w:val="16"/>
                <w:szCs w:val="16"/>
              </w:rPr>
              <w:t>11</w:t>
            </w:r>
          </w:p>
        </w:tc>
        <w:tc>
          <w:tcPr>
            <w:tcW w:w="2041" w:type="dxa"/>
            <w:gridSpan w:val="3"/>
            <w:tcBorders>
              <w:top w:val="nil"/>
              <w:left w:val="nil"/>
              <w:bottom w:val="nil"/>
              <w:right w:val="nil"/>
            </w:tcBorders>
            <w:vAlign w:val="center"/>
          </w:tcPr>
          <w:p w14:paraId="5B6A1541" w14:textId="1C2F36BD" w:rsidR="00806C8E" w:rsidRPr="003971B2" w:rsidRDefault="00806C8E" w:rsidP="00806C8E">
            <w:pPr>
              <w:autoSpaceDE/>
              <w:autoSpaceDN/>
              <w:adjustRightInd/>
              <w:spacing w:before="0" w:line="240" w:lineRule="auto"/>
              <w:ind w:left="149"/>
            </w:pPr>
            <w:r w:rsidRPr="00096D67">
              <w:rPr>
                <w:sz w:val="16"/>
                <w:szCs w:val="16"/>
              </w:rPr>
              <w:t>82°C (180°F)</w:t>
            </w:r>
          </w:p>
        </w:tc>
      </w:tr>
      <w:tr w:rsidR="00806C8E" w14:paraId="68C86FC9" w14:textId="77777777" w:rsidTr="00AC0BBE">
        <w:trPr>
          <w:gridAfter w:val="1"/>
          <w:wAfter w:w="11" w:type="dxa"/>
          <w:trHeight w:val="288"/>
        </w:trPr>
        <w:tc>
          <w:tcPr>
            <w:tcW w:w="1890" w:type="dxa"/>
            <w:gridSpan w:val="3"/>
            <w:tcBorders>
              <w:top w:val="nil"/>
              <w:left w:val="nil"/>
              <w:bottom w:val="single" w:sz="12" w:space="0" w:color="auto"/>
              <w:right w:val="nil"/>
            </w:tcBorders>
            <w:vAlign w:val="center"/>
          </w:tcPr>
          <w:p w14:paraId="40738F9A" w14:textId="77777777" w:rsidR="00806C8E" w:rsidRDefault="00806C8E" w:rsidP="00806C8E">
            <w:pPr>
              <w:pStyle w:val="CES5191Arial8bold"/>
            </w:pPr>
          </w:p>
        </w:tc>
        <w:tc>
          <w:tcPr>
            <w:tcW w:w="7891" w:type="dxa"/>
            <w:gridSpan w:val="7"/>
            <w:tcBorders>
              <w:top w:val="nil"/>
              <w:left w:val="nil"/>
              <w:bottom w:val="single" w:sz="12" w:space="0" w:color="auto"/>
              <w:right w:val="nil"/>
            </w:tcBorders>
            <w:vAlign w:val="center"/>
          </w:tcPr>
          <w:p w14:paraId="2C58E14F" w14:textId="77777777" w:rsidR="00806C8E" w:rsidRPr="00C64708" w:rsidRDefault="00806C8E" w:rsidP="00806C8E">
            <w:pPr>
              <w:autoSpaceDE/>
              <w:autoSpaceDN/>
              <w:adjustRightInd/>
              <w:spacing w:before="0" w:line="240" w:lineRule="auto"/>
              <w:ind w:left="149"/>
            </w:pPr>
          </w:p>
        </w:tc>
      </w:tr>
      <w:tr w:rsidR="00806C8E" w14:paraId="7F191998" w14:textId="77777777" w:rsidTr="00AC0BBE">
        <w:trPr>
          <w:gridAfter w:val="1"/>
          <w:wAfter w:w="11" w:type="dxa"/>
          <w:trHeight w:val="288"/>
        </w:trPr>
        <w:tc>
          <w:tcPr>
            <w:tcW w:w="1890" w:type="dxa"/>
            <w:gridSpan w:val="3"/>
            <w:tcBorders>
              <w:top w:val="single" w:sz="12" w:space="0" w:color="auto"/>
              <w:left w:val="nil"/>
              <w:bottom w:val="nil"/>
              <w:right w:val="nil"/>
            </w:tcBorders>
            <w:vAlign w:val="center"/>
            <w:hideMark/>
          </w:tcPr>
          <w:p w14:paraId="6C7554EC" w14:textId="77777777" w:rsidR="00806C8E" w:rsidRPr="007A0FAD" w:rsidRDefault="00806C8E" w:rsidP="00806C8E">
            <w:pPr>
              <w:autoSpaceDE/>
              <w:autoSpaceDN/>
              <w:adjustRightInd/>
              <w:spacing w:before="0" w:line="240" w:lineRule="auto"/>
              <w:ind w:left="0"/>
            </w:pPr>
            <w:r w:rsidRPr="002F585C">
              <w:rPr>
                <w:b/>
                <w:sz w:val="16"/>
                <w:szCs w:val="16"/>
              </w:rPr>
              <w:t>REPAIR/FIELD JOINT COAT</w:t>
            </w:r>
          </w:p>
        </w:tc>
        <w:tc>
          <w:tcPr>
            <w:tcW w:w="2430" w:type="dxa"/>
            <w:tcBorders>
              <w:top w:val="single" w:sz="12" w:space="0" w:color="auto"/>
              <w:left w:val="nil"/>
              <w:bottom w:val="nil"/>
              <w:right w:val="nil"/>
            </w:tcBorders>
            <w:vAlign w:val="center"/>
            <w:hideMark/>
          </w:tcPr>
          <w:p w14:paraId="6C47D8F1" w14:textId="77777777" w:rsidR="00806C8E" w:rsidRPr="007A0FAD" w:rsidRDefault="00806C8E" w:rsidP="00806C8E">
            <w:pPr>
              <w:autoSpaceDE/>
              <w:autoSpaceDN/>
              <w:adjustRightInd/>
              <w:spacing w:before="0" w:line="240" w:lineRule="auto"/>
              <w:ind w:left="149"/>
            </w:pPr>
            <w:r w:rsidRPr="002F585C">
              <w:rPr>
                <w:sz w:val="16"/>
                <w:szCs w:val="16"/>
              </w:rPr>
              <w:t>International</w:t>
            </w:r>
          </w:p>
        </w:tc>
        <w:tc>
          <w:tcPr>
            <w:tcW w:w="2412" w:type="dxa"/>
            <w:tcBorders>
              <w:top w:val="single" w:sz="12" w:space="0" w:color="auto"/>
              <w:left w:val="nil"/>
              <w:bottom w:val="nil"/>
              <w:right w:val="nil"/>
            </w:tcBorders>
            <w:vAlign w:val="center"/>
            <w:hideMark/>
          </w:tcPr>
          <w:p w14:paraId="1B5A9575" w14:textId="77777777" w:rsidR="00806C8E" w:rsidRPr="007A0FAD" w:rsidRDefault="00806C8E" w:rsidP="00806C8E">
            <w:pPr>
              <w:autoSpaceDE/>
              <w:autoSpaceDN/>
              <w:adjustRightInd/>
              <w:spacing w:before="0" w:line="240" w:lineRule="auto"/>
              <w:ind w:left="149"/>
            </w:pPr>
            <w:r w:rsidRPr="002F585C">
              <w:rPr>
                <w:sz w:val="16"/>
                <w:szCs w:val="16"/>
              </w:rPr>
              <w:t>Enviroline 376F-60</w:t>
            </w:r>
          </w:p>
        </w:tc>
        <w:tc>
          <w:tcPr>
            <w:tcW w:w="1008" w:type="dxa"/>
            <w:gridSpan w:val="2"/>
            <w:tcBorders>
              <w:top w:val="single" w:sz="12" w:space="0" w:color="auto"/>
              <w:left w:val="nil"/>
              <w:bottom w:val="nil"/>
              <w:right w:val="nil"/>
            </w:tcBorders>
            <w:vAlign w:val="center"/>
            <w:hideMark/>
          </w:tcPr>
          <w:p w14:paraId="7D245F60" w14:textId="77777777" w:rsidR="00806C8E" w:rsidRPr="007A0FAD" w:rsidRDefault="00806C8E" w:rsidP="00806C8E">
            <w:pPr>
              <w:autoSpaceDE/>
              <w:autoSpaceDN/>
              <w:adjustRightInd/>
              <w:spacing w:before="0" w:line="240" w:lineRule="auto"/>
              <w:ind w:left="149"/>
            </w:pPr>
            <w:r w:rsidRPr="002F585C">
              <w:rPr>
                <w:sz w:val="16"/>
                <w:szCs w:val="16"/>
              </w:rPr>
              <w:t>34</w:t>
            </w:r>
          </w:p>
        </w:tc>
        <w:tc>
          <w:tcPr>
            <w:tcW w:w="2041" w:type="dxa"/>
            <w:gridSpan w:val="3"/>
            <w:tcBorders>
              <w:top w:val="single" w:sz="12" w:space="0" w:color="auto"/>
              <w:left w:val="nil"/>
              <w:bottom w:val="nil"/>
              <w:right w:val="nil"/>
            </w:tcBorders>
            <w:vAlign w:val="center"/>
            <w:hideMark/>
          </w:tcPr>
          <w:p w14:paraId="776BD6B7" w14:textId="77777777" w:rsidR="00806C8E" w:rsidRPr="00C64708" w:rsidRDefault="00806C8E" w:rsidP="00806C8E">
            <w:pPr>
              <w:autoSpaceDE/>
              <w:autoSpaceDN/>
              <w:adjustRightInd/>
              <w:spacing w:before="0" w:line="240" w:lineRule="auto"/>
              <w:ind w:left="149"/>
            </w:pPr>
            <w:r w:rsidRPr="00096D67">
              <w:rPr>
                <w:sz w:val="16"/>
                <w:szCs w:val="16"/>
              </w:rPr>
              <w:t>71°C (160°F)</w:t>
            </w:r>
          </w:p>
        </w:tc>
      </w:tr>
      <w:tr w:rsidR="00806C8E" w14:paraId="4182A3AB" w14:textId="77777777" w:rsidTr="00AC0BBE">
        <w:trPr>
          <w:gridAfter w:val="1"/>
          <w:wAfter w:w="11" w:type="dxa"/>
          <w:trHeight w:val="288"/>
        </w:trPr>
        <w:tc>
          <w:tcPr>
            <w:tcW w:w="1890" w:type="dxa"/>
            <w:gridSpan w:val="3"/>
            <w:tcBorders>
              <w:top w:val="nil"/>
              <w:left w:val="nil"/>
              <w:bottom w:val="nil"/>
              <w:right w:val="nil"/>
            </w:tcBorders>
            <w:vAlign w:val="center"/>
            <w:hideMark/>
          </w:tcPr>
          <w:p w14:paraId="00F7EAD0" w14:textId="77777777" w:rsidR="00806C8E" w:rsidRPr="007A0FAD" w:rsidRDefault="00806C8E" w:rsidP="00806C8E">
            <w:pPr>
              <w:autoSpaceDE/>
              <w:autoSpaceDN/>
              <w:adjustRightInd/>
              <w:spacing w:before="0" w:line="240" w:lineRule="auto"/>
              <w:ind w:left="0"/>
            </w:pPr>
            <w:r w:rsidRPr="002F585C">
              <w:rPr>
                <w:b/>
                <w:sz w:val="16"/>
                <w:szCs w:val="16"/>
              </w:rPr>
              <w:t>Epoxy</w:t>
            </w:r>
          </w:p>
        </w:tc>
        <w:tc>
          <w:tcPr>
            <w:tcW w:w="2430" w:type="dxa"/>
            <w:tcBorders>
              <w:top w:val="nil"/>
              <w:left w:val="nil"/>
              <w:bottom w:val="nil"/>
              <w:right w:val="nil"/>
            </w:tcBorders>
            <w:vAlign w:val="center"/>
            <w:hideMark/>
          </w:tcPr>
          <w:p w14:paraId="41F7D427" w14:textId="77777777" w:rsidR="00806C8E" w:rsidRPr="007A0FAD" w:rsidRDefault="00806C8E" w:rsidP="00806C8E">
            <w:pPr>
              <w:autoSpaceDE/>
              <w:autoSpaceDN/>
              <w:adjustRightInd/>
              <w:spacing w:before="0" w:line="240" w:lineRule="auto"/>
              <w:ind w:left="149"/>
            </w:pPr>
            <w:r w:rsidRPr="002F585C">
              <w:rPr>
                <w:sz w:val="16"/>
                <w:szCs w:val="16"/>
              </w:rPr>
              <w:t>International</w:t>
            </w:r>
          </w:p>
        </w:tc>
        <w:tc>
          <w:tcPr>
            <w:tcW w:w="2412" w:type="dxa"/>
            <w:tcBorders>
              <w:top w:val="nil"/>
              <w:left w:val="nil"/>
              <w:bottom w:val="nil"/>
              <w:right w:val="nil"/>
            </w:tcBorders>
            <w:vAlign w:val="center"/>
            <w:hideMark/>
          </w:tcPr>
          <w:p w14:paraId="5B92A48C" w14:textId="77777777" w:rsidR="00806C8E" w:rsidRPr="007A0FAD" w:rsidRDefault="00806C8E" w:rsidP="00806C8E">
            <w:pPr>
              <w:autoSpaceDE/>
              <w:autoSpaceDN/>
              <w:adjustRightInd/>
              <w:spacing w:before="0" w:line="240" w:lineRule="auto"/>
              <w:ind w:left="149"/>
            </w:pPr>
            <w:r w:rsidRPr="002F585C">
              <w:rPr>
                <w:sz w:val="16"/>
                <w:szCs w:val="16"/>
              </w:rPr>
              <w:t>Enviroline 405HTR</w:t>
            </w:r>
          </w:p>
        </w:tc>
        <w:tc>
          <w:tcPr>
            <w:tcW w:w="1008" w:type="dxa"/>
            <w:gridSpan w:val="2"/>
            <w:tcBorders>
              <w:top w:val="nil"/>
              <w:left w:val="nil"/>
              <w:bottom w:val="nil"/>
              <w:right w:val="nil"/>
            </w:tcBorders>
            <w:vAlign w:val="center"/>
            <w:hideMark/>
          </w:tcPr>
          <w:p w14:paraId="23BF85FF" w14:textId="77777777" w:rsidR="00806C8E" w:rsidRPr="007A0FAD" w:rsidRDefault="00806C8E" w:rsidP="00806C8E">
            <w:pPr>
              <w:autoSpaceDE/>
              <w:autoSpaceDN/>
              <w:adjustRightInd/>
              <w:spacing w:before="0" w:line="240" w:lineRule="auto"/>
              <w:ind w:left="149"/>
            </w:pPr>
            <w:r w:rsidRPr="002F585C">
              <w:rPr>
                <w:sz w:val="16"/>
                <w:szCs w:val="16"/>
              </w:rPr>
              <w:t>3</w:t>
            </w:r>
          </w:p>
        </w:tc>
        <w:tc>
          <w:tcPr>
            <w:tcW w:w="2041" w:type="dxa"/>
            <w:gridSpan w:val="3"/>
            <w:tcBorders>
              <w:top w:val="nil"/>
              <w:left w:val="nil"/>
              <w:bottom w:val="nil"/>
              <w:right w:val="nil"/>
            </w:tcBorders>
            <w:vAlign w:val="center"/>
            <w:hideMark/>
          </w:tcPr>
          <w:p w14:paraId="05845A23" w14:textId="77777777" w:rsidR="00806C8E" w:rsidRPr="00C64708" w:rsidRDefault="00806C8E" w:rsidP="00806C8E">
            <w:pPr>
              <w:autoSpaceDE/>
              <w:autoSpaceDN/>
              <w:adjustRightInd/>
              <w:spacing w:before="0" w:line="240" w:lineRule="auto"/>
              <w:ind w:left="149"/>
            </w:pPr>
            <w:r w:rsidRPr="004A3960">
              <w:rPr>
                <w:sz w:val="16"/>
                <w:szCs w:val="16"/>
              </w:rPr>
              <w:t>121°C</w:t>
            </w:r>
            <w:r w:rsidRPr="002F585C">
              <w:rPr>
                <w:sz w:val="16"/>
                <w:szCs w:val="16"/>
              </w:rPr>
              <w:t>(</w:t>
            </w:r>
            <w:r w:rsidRPr="00CC73BD">
              <w:rPr>
                <w:sz w:val="16"/>
                <w:szCs w:val="16"/>
              </w:rPr>
              <w:t>250°F</w:t>
            </w:r>
            <w:r w:rsidRPr="002F585C">
              <w:rPr>
                <w:sz w:val="16"/>
                <w:szCs w:val="16"/>
              </w:rPr>
              <w:t>)</w:t>
            </w:r>
          </w:p>
        </w:tc>
      </w:tr>
      <w:tr w:rsidR="00806C8E" w14:paraId="32E09FF3" w14:textId="77777777" w:rsidTr="00AC0BBE">
        <w:trPr>
          <w:gridAfter w:val="1"/>
          <w:wAfter w:w="11" w:type="dxa"/>
          <w:trHeight w:val="288"/>
        </w:trPr>
        <w:tc>
          <w:tcPr>
            <w:tcW w:w="1890" w:type="dxa"/>
            <w:gridSpan w:val="3"/>
            <w:tcBorders>
              <w:top w:val="nil"/>
              <w:left w:val="nil"/>
              <w:bottom w:val="nil"/>
              <w:right w:val="nil"/>
            </w:tcBorders>
            <w:vAlign w:val="center"/>
            <w:hideMark/>
          </w:tcPr>
          <w:p w14:paraId="4BCD9E61" w14:textId="77777777" w:rsidR="00806C8E" w:rsidRPr="007A0FAD" w:rsidRDefault="00806C8E" w:rsidP="00806C8E">
            <w:pPr>
              <w:autoSpaceDE/>
              <w:autoSpaceDN/>
              <w:adjustRightInd/>
              <w:spacing w:before="0" w:line="240" w:lineRule="auto"/>
              <w:ind w:left="0"/>
            </w:pPr>
            <w:r w:rsidRPr="002F585C">
              <w:rPr>
                <w:b/>
                <w:sz w:val="16"/>
                <w:szCs w:val="16"/>
              </w:rPr>
              <w:t>Thick Film</w:t>
            </w:r>
          </w:p>
        </w:tc>
        <w:tc>
          <w:tcPr>
            <w:tcW w:w="2430" w:type="dxa"/>
            <w:tcBorders>
              <w:top w:val="nil"/>
              <w:left w:val="nil"/>
              <w:bottom w:val="nil"/>
              <w:right w:val="nil"/>
            </w:tcBorders>
            <w:vAlign w:val="center"/>
            <w:hideMark/>
          </w:tcPr>
          <w:p w14:paraId="2A41BF1D" w14:textId="77777777" w:rsidR="00806C8E" w:rsidRPr="007A0FAD" w:rsidRDefault="00806C8E" w:rsidP="00806C8E">
            <w:pPr>
              <w:autoSpaceDE/>
              <w:autoSpaceDN/>
              <w:adjustRightInd/>
              <w:spacing w:before="0" w:line="240" w:lineRule="auto"/>
              <w:ind w:left="149"/>
            </w:pPr>
            <w:r w:rsidRPr="002F585C">
              <w:rPr>
                <w:sz w:val="16"/>
                <w:szCs w:val="16"/>
              </w:rPr>
              <w:t>PPG</w:t>
            </w:r>
          </w:p>
        </w:tc>
        <w:tc>
          <w:tcPr>
            <w:tcW w:w="2412" w:type="dxa"/>
            <w:tcBorders>
              <w:top w:val="nil"/>
              <w:left w:val="nil"/>
              <w:bottom w:val="nil"/>
              <w:right w:val="nil"/>
            </w:tcBorders>
            <w:vAlign w:val="center"/>
            <w:hideMark/>
          </w:tcPr>
          <w:p w14:paraId="374D8723" w14:textId="77777777" w:rsidR="00806C8E" w:rsidRPr="007A0FAD" w:rsidRDefault="00806C8E" w:rsidP="00806C8E">
            <w:pPr>
              <w:autoSpaceDE/>
              <w:autoSpaceDN/>
              <w:adjustRightInd/>
              <w:spacing w:before="0" w:line="240" w:lineRule="auto"/>
              <w:ind w:left="149"/>
            </w:pPr>
            <w:proofErr w:type="spellStart"/>
            <w:r w:rsidRPr="002F585C">
              <w:rPr>
                <w:sz w:val="16"/>
                <w:szCs w:val="16"/>
              </w:rPr>
              <w:t>Sigmaline</w:t>
            </w:r>
            <w:proofErr w:type="spellEnd"/>
            <w:r w:rsidRPr="002F585C">
              <w:rPr>
                <w:sz w:val="16"/>
                <w:szCs w:val="16"/>
              </w:rPr>
              <w:t xml:space="preserve"> 2500</w:t>
            </w:r>
          </w:p>
        </w:tc>
        <w:tc>
          <w:tcPr>
            <w:tcW w:w="1008" w:type="dxa"/>
            <w:gridSpan w:val="2"/>
            <w:tcBorders>
              <w:top w:val="nil"/>
              <w:left w:val="nil"/>
              <w:bottom w:val="nil"/>
              <w:right w:val="nil"/>
            </w:tcBorders>
            <w:vAlign w:val="center"/>
            <w:hideMark/>
          </w:tcPr>
          <w:p w14:paraId="34462E1F" w14:textId="77777777" w:rsidR="00806C8E" w:rsidRPr="007A0FAD" w:rsidRDefault="00806C8E" w:rsidP="00806C8E">
            <w:pPr>
              <w:autoSpaceDE/>
              <w:autoSpaceDN/>
              <w:adjustRightInd/>
              <w:spacing w:before="0" w:line="240" w:lineRule="auto"/>
              <w:ind w:left="149"/>
            </w:pPr>
            <w:r w:rsidRPr="002F585C">
              <w:rPr>
                <w:sz w:val="16"/>
                <w:szCs w:val="16"/>
              </w:rPr>
              <w:t>125</w:t>
            </w:r>
          </w:p>
        </w:tc>
        <w:tc>
          <w:tcPr>
            <w:tcW w:w="2041" w:type="dxa"/>
            <w:gridSpan w:val="3"/>
            <w:tcBorders>
              <w:top w:val="nil"/>
              <w:left w:val="nil"/>
              <w:bottom w:val="nil"/>
              <w:right w:val="nil"/>
            </w:tcBorders>
            <w:vAlign w:val="center"/>
            <w:hideMark/>
          </w:tcPr>
          <w:p w14:paraId="03641E07" w14:textId="77777777" w:rsidR="00806C8E" w:rsidRPr="00C64708" w:rsidRDefault="00806C8E" w:rsidP="00806C8E">
            <w:pPr>
              <w:autoSpaceDE/>
              <w:autoSpaceDN/>
              <w:adjustRightInd/>
              <w:spacing w:before="0" w:line="240" w:lineRule="auto"/>
              <w:ind w:left="149"/>
            </w:pPr>
            <w:r w:rsidRPr="005E78AC">
              <w:rPr>
                <w:sz w:val="16"/>
                <w:szCs w:val="16"/>
              </w:rPr>
              <w:t>90°C</w:t>
            </w:r>
            <w:r w:rsidRPr="002F585C">
              <w:rPr>
                <w:sz w:val="16"/>
                <w:szCs w:val="16"/>
              </w:rPr>
              <w:t>(</w:t>
            </w:r>
            <w:r w:rsidRPr="001F35A6">
              <w:rPr>
                <w:sz w:val="16"/>
                <w:szCs w:val="16"/>
              </w:rPr>
              <w:t>195°F</w:t>
            </w:r>
            <w:r w:rsidRPr="002F585C">
              <w:rPr>
                <w:sz w:val="16"/>
                <w:szCs w:val="16"/>
              </w:rPr>
              <w:t>)</w:t>
            </w:r>
          </w:p>
        </w:tc>
      </w:tr>
      <w:tr w:rsidR="00806C8E" w14:paraId="75AF8238" w14:textId="77777777" w:rsidTr="00AC0BBE">
        <w:trPr>
          <w:gridAfter w:val="1"/>
          <w:wAfter w:w="11" w:type="dxa"/>
          <w:trHeight w:val="288"/>
        </w:trPr>
        <w:tc>
          <w:tcPr>
            <w:tcW w:w="1890" w:type="dxa"/>
            <w:gridSpan w:val="3"/>
            <w:vMerge w:val="restart"/>
            <w:tcBorders>
              <w:top w:val="nil"/>
              <w:left w:val="nil"/>
              <w:bottom w:val="nil"/>
              <w:right w:val="nil"/>
            </w:tcBorders>
            <w:vAlign w:val="center"/>
            <w:hideMark/>
          </w:tcPr>
          <w:p w14:paraId="6E6509F6" w14:textId="77777777" w:rsidR="00806C8E" w:rsidRPr="007A0FAD" w:rsidRDefault="00806C8E" w:rsidP="00806C8E">
            <w:pPr>
              <w:autoSpaceDE/>
              <w:autoSpaceDN/>
              <w:adjustRightInd/>
              <w:spacing w:before="0" w:line="240" w:lineRule="auto"/>
              <w:ind w:left="0"/>
            </w:pPr>
            <w:r w:rsidRPr="002F585C">
              <w:rPr>
                <w:b/>
                <w:sz w:val="16"/>
                <w:szCs w:val="16"/>
              </w:rPr>
              <w:t xml:space="preserve">DFT as per </w:t>
            </w:r>
            <w:r w:rsidRPr="002F585C">
              <w:rPr>
                <w:b/>
                <w:sz w:val="16"/>
                <w:szCs w:val="16"/>
              </w:rPr>
              <w:br/>
              <w:t xml:space="preserve">Manufacturer’s </w:t>
            </w:r>
            <w:r w:rsidRPr="002F585C">
              <w:rPr>
                <w:b/>
                <w:sz w:val="16"/>
                <w:szCs w:val="16"/>
              </w:rPr>
              <w:br/>
              <w:t>Product Sheet</w:t>
            </w:r>
          </w:p>
        </w:tc>
        <w:tc>
          <w:tcPr>
            <w:tcW w:w="2430" w:type="dxa"/>
            <w:tcBorders>
              <w:top w:val="nil"/>
              <w:left w:val="nil"/>
              <w:bottom w:val="nil"/>
              <w:right w:val="nil"/>
            </w:tcBorders>
            <w:vAlign w:val="center"/>
            <w:hideMark/>
          </w:tcPr>
          <w:p w14:paraId="353C16A8" w14:textId="77777777" w:rsidR="00806C8E" w:rsidRPr="007A0FAD" w:rsidRDefault="00806C8E" w:rsidP="00806C8E">
            <w:pPr>
              <w:autoSpaceDE/>
              <w:autoSpaceDN/>
              <w:adjustRightInd/>
              <w:spacing w:before="0" w:line="240" w:lineRule="auto"/>
              <w:ind w:left="149"/>
            </w:pPr>
            <w:r w:rsidRPr="002F585C">
              <w:rPr>
                <w:sz w:val="16"/>
                <w:szCs w:val="16"/>
              </w:rPr>
              <w:t>Sherwin-Williams</w:t>
            </w:r>
          </w:p>
        </w:tc>
        <w:tc>
          <w:tcPr>
            <w:tcW w:w="2412" w:type="dxa"/>
            <w:tcBorders>
              <w:top w:val="nil"/>
              <w:left w:val="nil"/>
              <w:bottom w:val="nil"/>
              <w:right w:val="nil"/>
            </w:tcBorders>
            <w:vAlign w:val="center"/>
            <w:hideMark/>
          </w:tcPr>
          <w:p w14:paraId="5D3E0146" w14:textId="77777777" w:rsidR="00806C8E" w:rsidRPr="007A0FAD" w:rsidRDefault="00806C8E" w:rsidP="00806C8E">
            <w:pPr>
              <w:autoSpaceDE/>
              <w:autoSpaceDN/>
              <w:adjustRightInd/>
              <w:spacing w:before="0" w:line="240" w:lineRule="auto"/>
              <w:ind w:left="149"/>
            </w:pPr>
            <w:r w:rsidRPr="002F585C">
              <w:rPr>
                <w:sz w:val="16"/>
                <w:szCs w:val="16"/>
              </w:rPr>
              <w:t>Nova-Plate UHS</w:t>
            </w:r>
          </w:p>
        </w:tc>
        <w:tc>
          <w:tcPr>
            <w:tcW w:w="1008" w:type="dxa"/>
            <w:gridSpan w:val="2"/>
            <w:tcBorders>
              <w:top w:val="nil"/>
              <w:left w:val="nil"/>
              <w:bottom w:val="nil"/>
              <w:right w:val="nil"/>
            </w:tcBorders>
            <w:vAlign w:val="center"/>
            <w:hideMark/>
          </w:tcPr>
          <w:p w14:paraId="2EC3B6E4" w14:textId="77777777" w:rsidR="00806C8E" w:rsidRPr="002F585C" w:rsidRDefault="00806C8E" w:rsidP="00806C8E">
            <w:pPr>
              <w:autoSpaceDE/>
              <w:autoSpaceDN/>
              <w:adjustRightInd/>
              <w:spacing w:before="0" w:line="240" w:lineRule="auto"/>
              <w:ind w:left="149"/>
            </w:pPr>
            <w:r w:rsidRPr="002F585C">
              <w:rPr>
                <w:sz w:val="16"/>
                <w:szCs w:val="16"/>
              </w:rPr>
              <w:t>&lt;100</w:t>
            </w:r>
          </w:p>
        </w:tc>
        <w:tc>
          <w:tcPr>
            <w:tcW w:w="2041" w:type="dxa"/>
            <w:gridSpan w:val="3"/>
            <w:tcBorders>
              <w:top w:val="nil"/>
              <w:left w:val="nil"/>
              <w:bottom w:val="nil"/>
              <w:right w:val="nil"/>
            </w:tcBorders>
            <w:vAlign w:val="center"/>
            <w:hideMark/>
          </w:tcPr>
          <w:p w14:paraId="254C2837" w14:textId="77777777" w:rsidR="00806C8E" w:rsidRPr="00C64708" w:rsidRDefault="00806C8E" w:rsidP="00806C8E">
            <w:pPr>
              <w:autoSpaceDE/>
              <w:autoSpaceDN/>
              <w:adjustRightInd/>
              <w:spacing w:before="0" w:line="240" w:lineRule="auto"/>
              <w:ind w:left="149"/>
            </w:pPr>
            <w:r w:rsidRPr="00043026">
              <w:rPr>
                <w:sz w:val="16"/>
                <w:szCs w:val="16"/>
              </w:rPr>
              <w:t>93°C (200°F)</w:t>
            </w:r>
          </w:p>
        </w:tc>
      </w:tr>
      <w:tr w:rsidR="00806C8E" w14:paraId="598A9E1C" w14:textId="77777777" w:rsidTr="00AC0BBE">
        <w:trPr>
          <w:gridAfter w:val="1"/>
          <w:wAfter w:w="11" w:type="dxa"/>
          <w:trHeight w:val="288"/>
        </w:trPr>
        <w:tc>
          <w:tcPr>
            <w:tcW w:w="1890" w:type="dxa"/>
            <w:gridSpan w:val="3"/>
            <w:vMerge/>
            <w:tcBorders>
              <w:top w:val="nil"/>
              <w:left w:val="nil"/>
              <w:bottom w:val="nil"/>
              <w:right w:val="nil"/>
            </w:tcBorders>
            <w:vAlign w:val="center"/>
            <w:hideMark/>
          </w:tcPr>
          <w:p w14:paraId="6923A00B" w14:textId="77777777" w:rsidR="00806C8E" w:rsidRDefault="00806C8E" w:rsidP="00806C8E">
            <w:pPr>
              <w:spacing w:before="0" w:line="240" w:lineRule="auto"/>
              <w:ind w:left="0"/>
              <w:rPr>
                <w:rFonts w:ascii="Arial" w:hAnsi="Arial" w:cs="Arial"/>
                <w:b/>
                <w:sz w:val="16"/>
                <w:szCs w:val="16"/>
              </w:rPr>
            </w:pPr>
          </w:p>
        </w:tc>
        <w:tc>
          <w:tcPr>
            <w:tcW w:w="2430" w:type="dxa"/>
            <w:tcBorders>
              <w:top w:val="nil"/>
              <w:left w:val="nil"/>
              <w:bottom w:val="nil"/>
              <w:right w:val="nil"/>
            </w:tcBorders>
            <w:vAlign w:val="center"/>
          </w:tcPr>
          <w:p w14:paraId="16BFB006" w14:textId="24F3CBCC" w:rsidR="00806C8E" w:rsidRPr="007A0FAD" w:rsidRDefault="00806C8E" w:rsidP="00806C8E">
            <w:pPr>
              <w:autoSpaceDE/>
              <w:autoSpaceDN/>
              <w:adjustRightInd/>
              <w:spacing w:before="0" w:line="240" w:lineRule="auto"/>
              <w:ind w:left="149"/>
            </w:pPr>
            <w:r w:rsidRPr="002F585C">
              <w:rPr>
                <w:sz w:val="16"/>
                <w:szCs w:val="16"/>
              </w:rPr>
              <w:t>Tnemec</w:t>
            </w:r>
          </w:p>
        </w:tc>
        <w:tc>
          <w:tcPr>
            <w:tcW w:w="2412" w:type="dxa"/>
            <w:tcBorders>
              <w:top w:val="nil"/>
              <w:left w:val="nil"/>
              <w:bottom w:val="nil"/>
              <w:right w:val="nil"/>
            </w:tcBorders>
            <w:vAlign w:val="center"/>
          </w:tcPr>
          <w:p w14:paraId="52D08A7B" w14:textId="37DE1FEF" w:rsidR="00806C8E" w:rsidRPr="002B4C53" w:rsidRDefault="00806C8E" w:rsidP="00806C8E">
            <w:pPr>
              <w:autoSpaceDE/>
              <w:autoSpaceDN/>
              <w:adjustRightInd/>
              <w:spacing w:before="0" w:line="240" w:lineRule="auto"/>
              <w:ind w:left="149"/>
            </w:pPr>
            <w:r w:rsidRPr="002F585C">
              <w:rPr>
                <w:sz w:val="16"/>
                <w:szCs w:val="16"/>
              </w:rPr>
              <w:t>Series 335 Tank Armor</w:t>
            </w:r>
          </w:p>
        </w:tc>
        <w:tc>
          <w:tcPr>
            <w:tcW w:w="1008" w:type="dxa"/>
            <w:gridSpan w:val="2"/>
            <w:tcBorders>
              <w:top w:val="nil"/>
              <w:left w:val="nil"/>
              <w:bottom w:val="nil"/>
              <w:right w:val="nil"/>
            </w:tcBorders>
            <w:vAlign w:val="center"/>
          </w:tcPr>
          <w:p w14:paraId="255D6248" w14:textId="5F7BF0F5" w:rsidR="00806C8E" w:rsidRPr="002F585C" w:rsidRDefault="00806C8E" w:rsidP="00806C8E">
            <w:pPr>
              <w:autoSpaceDE/>
              <w:autoSpaceDN/>
              <w:adjustRightInd/>
              <w:spacing w:before="0" w:line="240" w:lineRule="auto"/>
              <w:ind w:left="149"/>
            </w:pPr>
            <w:r w:rsidRPr="002F585C">
              <w:rPr>
                <w:sz w:val="16"/>
                <w:szCs w:val="16"/>
              </w:rPr>
              <w:t>11</w:t>
            </w:r>
          </w:p>
        </w:tc>
        <w:tc>
          <w:tcPr>
            <w:tcW w:w="2041" w:type="dxa"/>
            <w:gridSpan w:val="3"/>
            <w:tcBorders>
              <w:top w:val="nil"/>
              <w:left w:val="nil"/>
              <w:bottom w:val="nil"/>
              <w:right w:val="nil"/>
            </w:tcBorders>
            <w:vAlign w:val="center"/>
          </w:tcPr>
          <w:p w14:paraId="0A903695" w14:textId="30D7DEBE" w:rsidR="00806C8E" w:rsidRPr="00C64708" w:rsidRDefault="00806C8E" w:rsidP="00806C8E">
            <w:pPr>
              <w:autoSpaceDE/>
              <w:autoSpaceDN/>
              <w:adjustRightInd/>
              <w:spacing w:before="0" w:line="240" w:lineRule="auto"/>
              <w:ind w:left="149"/>
            </w:pPr>
            <w:r w:rsidRPr="00096D67">
              <w:rPr>
                <w:sz w:val="16"/>
                <w:szCs w:val="16"/>
              </w:rPr>
              <w:t>82°C (180°F)</w:t>
            </w:r>
          </w:p>
        </w:tc>
      </w:tr>
      <w:tr w:rsidR="00806C8E" w14:paraId="09B3C170" w14:textId="77777777" w:rsidTr="00AC0BBE">
        <w:trPr>
          <w:gridAfter w:val="1"/>
          <w:wAfter w:w="11" w:type="dxa"/>
          <w:trHeight w:val="288"/>
        </w:trPr>
        <w:tc>
          <w:tcPr>
            <w:tcW w:w="9781" w:type="dxa"/>
            <w:gridSpan w:val="10"/>
            <w:tcBorders>
              <w:top w:val="nil"/>
              <w:left w:val="nil"/>
              <w:bottom w:val="nil"/>
              <w:right w:val="nil"/>
            </w:tcBorders>
            <w:vAlign w:val="center"/>
            <w:hideMark/>
          </w:tcPr>
          <w:p w14:paraId="4BEACC7D" w14:textId="77777777" w:rsidR="00806C8E" w:rsidRDefault="00806C8E" w:rsidP="004A5A0D">
            <w:pPr>
              <w:widowControl w:val="0"/>
              <w:spacing w:before="42" w:line="184" w:lineRule="exact"/>
              <w:ind w:left="0" w:right="777"/>
            </w:pPr>
            <w:proofErr w:type="gramStart"/>
            <w:r w:rsidRPr="002F585C">
              <w:rPr>
                <w:sz w:val="16"/>
                <w:szCs w:val="16"/>
              </w:rPr>
              <w:t>All of</w:t>
            </w:r>
            <w:proofErr w:type="gramEnd"/>
            <w:r w:rsidRPr="002F585C">
              <w:rPr>
                <w:sz w:val="16"/>
                <w:szCs w:val="16"/>
              </w:rPr>
              <w:t xml:space="preserve"> the listed materials are compatible </w:t>
            </w:r>
            <w:proofErr w:type="gramStart"/>
            <w:r w:rsidRPr="002F585C">
              <w:rPr>
                <w:sz w:val="16"/>
                <w:szCs w:val="16"/>
              </w:rPr>
              <w:t>to</w:t>
            </w:r>
            <w:proofErr w:type="gramEnd"/>
            <w:r w:rsidRPr="002F585C">
              <w:rPr>
                <w:sz w:val="16"/>
                <w:szCs w:val="16"/>
              </w:rPr>
              <w:t xml:space="preserve"> Steam Out temperatures up to </w:t>
            </w:r>
            <w:proofErr w:type="gramStart"/>
            <w:r w:rsidRPr="002F585C">
              <w:rPr>
                <w:sz w:val="16"/>
                <w:szCs w:val="16"/>
              </w:rPr>
              <w:t>150# (</w:t>
            </w:r>
            <w:proofErr w:type="gramEnd"/>
            <w:r w:rsidRPr="00707207">
              <w:rPr>
                <w:sz w:val="16"/>
                <w:szCs w:val="16"/>
              </w:rPr>
              <w:t>186°C</w:t>
            </w:r>
            <w:r w:rsidRPr="002F585C">
              <w:rPr>
                <w:sz w:val="16"/>
                <w:szCs w:val="16"/>
              </w:rPr>
              <w:t>/</w:t>
            </w:r>
            <w:r w:rsidRPr="002C5573">
              <w:rPr>
                <w:sz w:val="16"/>
                <w:szCs w:val="16"/>
              </w:rPr>
              <w:t>366°F</w:t>
            </w:r>
            <w:r w:rsidRPr="002F585C">
              <w:rPr>
                <w:sz w:val="16"/>
                <w:szCs w:val="16"/>
              </w:rPr>
              <w:t>).</w:t>
            </w:r>
          </w:p>
        </w:tc>
      </w:tr>
      <w:tr w:rsidR="00806C8E" w14:paraId="27F05082" w14:textId="77777777" w:rsidTr="00AC0BBE">
        <w:trPr>
          <w:gridAfter w:val="1"/>
          <w:wAfter w:w="11" w:type="dxa"/>
          <w:trHeight w:val="288"/>
        </w:trPr>
        <w:tc>
          <w:tcPr>
            <w:tcW w:w="9781" w:type="dxa"/>
            <w:gridSpan w:val="10"/>
            <w:tcBorders>
              <w:top w:val="nil"/>
              <w:left w:val="nil"/>
              <w:bottom w:val="single" w:sz="12" w:space="0" w:color="auto"/>
              <w:right w:val="nil"/>
            </w:tcBorders>
            <w:vAlign w:val="center"/>
          </w:tcPr>
          <w:p w14:paraId="501099FD" w14:textId="77777777" w:rsidR="00806C8E" w:rsidRDefault="00806C8E" w:rsidP="00806C8E">
            <w:pPr>
              <w:pStyle w:val="CES5191Arial8leftaligned"/>
            </w:pPr>
          </w:p>
        </w:tc>
      </w:tr>
      <w:tr w:rsidR="00806C8E" w14:paraId="133D2202" w14:textId="77777777" w:rsidTr="00AC0BBE">
        <w:trPr>
          <w:trHeight w:val="288"/>
        </w:trPr>
        <w:tc>
          <w:tcPr>
            <w:tcW w:w="1350" w:type="dxa"/>
            <w:tcBorders>
              <w:top w:val="single" w:sz="12" w:space="0" w:color="auto"/>
              <w:left w:val="nil"/>
              <w:bottom w:val="nil"/>
              <w:right w:val="nil"/>
            </w:tcBorders>
            <w:vAlign w:val="center"/>
            <w:hideMark/>
          </w:tcPr>
          <w:p w14:paraId="494D5DA6" w14:textId="77777777" w:rsidR="00806C8E" w:rsidRDefault="00806C8E" w:rsidP="00806C8E">
            <w:pPr>
              <w:pStyle w:val="CES5191Arial8bold"/>
            </w:pPr>
            <w:r w:rsidRPr="002F585C">
              <w:rPr>
                <w:rFonts w:ascii="Times New Roman" w:hAnsi="Times New Roman" w:cs="Times New Roman"/>
                <w:bCs/>
                <w:spacing w:val="1"/>
                <w:position w:val="-1"/>
              </w:rPr>
              <w:t>Last Update:</w:t>
            </w:r>
          </w:p>
        </w:tc>
        <w:tc>
          <w:tcPr>
            <w:tcW w:w="5382" w:type="dxa"/>
            <w:gridSpan w:val="4"/>
            <w:tcBorders>
              <w:top w:val="single" w:sz="12" w:space="0" w:color="auto"/>
              <w:left w:val="nil"/>
              <w:bottom w:val="nil"/>
              <w:right w:val="nil"/>
            </w:tcBorders>
            <w:vAlign w:val="center"/>
            <w:hideMark/>
          </w:tcPr>
          <w:p w14:paraId="380E7BA7" w14:textId="21A92DBB" w:rsidR="00806C8E" w:rsidRDefault="004A5A0D" w:rsidP="00806C8E">
            <w:pPr>
              <w:widowControl w:val="0"/>
              <w:spacing w:line="143" w:lineRule="exact"/>
              <w:ind w:left="290" w:right="-20"/>
              <w:jc w:val="both"/>
              <w:rPr>
                <w:b/>
              </w:rPr>
            </w:pPr>
            <w:r>
              <w:rPr>
                <w:position w:val="-1"/>
                <w:sz w:val="16"/>
                <w:szCs w:val="16"/>
              </w:rPr>
              <w:t>November</w:t>
            </w:r>
            <w:r w:rsidR="008444BA">
              <w:rPr>
                <w:position w:val="-1"/>
                <w:sz w:val="16"/>
                <w:szCs w:val="16"/>
              </w:rPr>
              <w:t xml:space="preserve"> 2025</w:t>
            </w:r>
          </w:p>
        </w:tc>
        <w:tc>
          <w:tcPr>
            <w:tcW w:w="236" w:type="dxa"/>
            <w:tcBorders>
              <w:top w:val="single" w:sz="12" w:space="0" w:color="auto"/>
              <w:left w:val="nil"/>
              <w:bottom w:val="nil"/>
              <w:right w:val="nil"/>
            </w:tcBorders>
            <w:vAlign w:val="center"/>
          </w:tcPr>
          <w:p w14:paraId="1EAA810C" w14:textId="77777777" w:rsidR="00806C8E" w:rsidRDefault="00806C8E" w:rsidP="00806C8E">
            <w:pPr>
              <w:spacing w:after="120" w:line="260" w:lineRule="exact"/>
              <w:ind w:left="936"/>
              <w:rPr>
                <w:rFonts w:ascii="Arial" w:hAnsi="Arial" w:cs="Arial"/>
                <w:b/>
                <w:sz w:val="16"/>
                <w:szCs w:val="16"/>
              </w:rPr>
            </w:pPr>
          </w:p>
        </w:tc>
        <w:tc>
          <w:tcPr>
            <w:tcW w:w="1260" w:type="dxa"/>
            <w:gridSpan w:val="3"/>
            <w:tcBorders>
              <w:top w:val="single" w:sz="12" w:space="0" w:color="auto"/>
              <w:left w:val="nil"/>
              <w:bottom w:val="nil"/>
              <w:right w:val="nil"/>
            </w:tcBorders>
            <w:vAlign w:val="center"/>
          </w:tcPr>
          <w:p w14:paraId="0E2578DD" w14:textId="77777777" w:rsidR="00806C8E" w:rsidRDefault="00806C8E" w:rsidP="00806C8E">
            <w:pPr>
              <w:spacing w:after="120" w:line="260" w:lineRule="exact"/>
              <w:ind w:left="936"/>
              <w:jc w:val="center"/>
              <w:rPr>
                <w:rFonts w:ascii="Arial" w:hAnsi="Arial" w:cs="Arial"/>
                <w:b/>
                <w:sz w:val="16"/>
                <w:szCs w:val="16"/>
              </w:rPr>
            </w:pPr>
          </w:p>
        </w:tc>
        <w:tc>
          <w:tcPr>
            <w:tcW w:w="1564" w:type="dxa"/>
            <w:gridSpan w:val="2"/>
            <w:tcBorders>
              <w:top w:val="single" w:sz="12" w:space="0" w:color="auto"/>
              <w:left w:val="nil"/>
              <w:bottom w:val="nil"/>
              <w:right w:val="nil"/>
            </w:tcBorders>
            <w:vAlign w:val="center"/>
          </w:tcPr>
          <w:p w14:paraId="4E9A5F0C" w14:textId="77777777" w:rsidR="00806C8E" w:rsidRDefault="00806C8E" w:rsidP="00806C8E">
            <w:pPr>
              <w:spacing w:after="120" w:line="260" w:lineRule="exact"/>
              <w:ind w:left="936"/>
              <w:jc w:val="center"/>
              <w:rPr>
                <w:rFonts w:ascii="Arial" w:hAnsi="Arial" w:cs="Arial"/>
                <w:b/>
                <w:sz w:val="16"/>
                <w:szCs w:val="16"/>
              </w:rPr>
            </w:pPr>
          </w:p>
        </w:tc>
      </w:tr>
    </w:tbl>
    <w:p w14:paraId="4F1DD400" w14:textId="6A881665" w:rsidR="00806C8E" w:rsidRPr="009F1067" w:rsidRDefault="00806C8E" w:rsidP="009F1067">
      <w:pPr>
        <w:spacing w:before="0" w:line="240" w:lineRule="auto"/>
        <w:ind w:left="630" w:hanging="540"/>
        <w:rPr>
          <w:color w:val="auto"/>
          <w:sz w:val="16"/>
          <w:szCs w:val="16"/>
        </w:rPr>
      </w:pPr>
      <w:r w:rsidRPr="009F1067">
        <w:rPr>
          <w:color w:val="auto"/>
          <w:sz w:val="16"/>
          <w:szCs w:val="16"/>
        </w:rPr>
        <w:t>Note 1</w:t>
      </w:r>
      <w:proofErr w:type="gramStart"/>
      <w:r w:rsidR="000D7841">
        <w:rPr>
          <w:color w:val="auto"/>
          <w:sz w:val="16"/>
          <w:szCs w:val="16"/>
        </w:rPr>
        <w:t>:</w:t>
      </w:r>
      <w:r w:rsidRPr="009F1067">
        <w:rPr>
          <w:color w:val="auto"/>
          <w:sz w:val="16"/>
          <w:szCs w:val="16"/>
        </w:rPr>
        <w:t xml:space="preserve"> </w:t>
      </w:r>
      <w:r w:rsidR="008A6FC7">
        <w:rPr>
          <w:color w:val="auto"/>
          <w:sz w:val="16"/>
          <w:szCs w:val="16"/>
        </w:rPr>
        <w:tab/>
      </w:r>
      <w:r w:rsidRPr="009F1067">
        <w:rPr>
          <w:color w:val="auto"/>
          <w:sz w:val="16"/>
          <w:szCs w:val="16"/>
        </w:rPr>
        <w:t>Contrasting</w:t>
      </w:r>
      <w:proofErr w:type="gramEnd"/>
      <w:r w:rsidRPr="009F1067">
        <w:rPr>
          <w:color w:val="auto"/>
          <w:sz w:val="16"/>
          <w:szCs w:val="16"/>
        </w:rPr>
        <w:t xml:space="preserve">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5F0C9F6C" w14:textId="77777777" w:rsidR="005D62AE" w:rsidRDefault="005D62AE" w:rsidP="003E601E">
      <w:pPr>
        <w:tabs>
          <w:tab w:val="left" w:pos="3225"/>
        </w:tabs>
        <w:rPr>
          <w:sz w:val="20"/>
          <w:szCs w:val="20"/>
        </w:rPr>
      </w:pPr>
    </w:p>
    <w:p w14:paraId="36955BCF" w14:textId="18D92FD4" w:rsidR="003E601E" w:rsidRDefault="003E601E" w:rsidP="003E601E">
      <w:pPr>
        <w:tabs>
          <w:tab w:val="left" w:pos="3225"/>
        </w:tabs>
        <w:rPr>
          <w:sz w:val="20"/>
          <w:szCs w:val="20"/>
        </w:rPr>
      </w:pPr>
      <w:r w:rsidRPr="001D3869">
        <w:rPr>
          <w:sz w:val="20"/>
          <w:szCs w:val="20"/>
        </w:rPr>
        <w:br w:type="page"/>
      </w:r>
    </w:p>
    <w:tbl>
      <w:tblPr>
        <w:tblW w:w="10038" w:type="dxa"/>
        <w:jc w:val="center"/>
        <w:tblLayout w:type="fixed"/>
        <w:tblLook w:val="01E0" w:firstRow="1" w:lastRow="1" w:firstColumn="1" w:lastColumn="1" w:noHBand="0" w:noVBand="0"/>
      </w:tblPr>
      <w:tblGrid>
        <w:gridCol w:w="1170"/>
        <w:gridCol w:w="270"/>
        <w:gridCol w:w="583"/>
        <w:gridCol w:w="3015"/>
        <w:gridCol w:w="7"/>
        <w:gridCol w:w="990"/>
        <w:gridCol w:w="1800"/>
        <w:gridCol w:w="971"/>
        <w:gridCol w:w="1118"/>
        <w:gridCol w:w="114"/>
      </w:tblGrid>
      <w:tr w:rsidR="003E601E" w:rsidRPr="001D3869" w14:paraId="355C2F81" w14:textId="77777777" w:rsidTr="00A25F9E">
        <w:trPr>
          <w:trHeight w:val="360"/>
          <w:jc w:val="center"/>
        </w:trPr>
        <w:tc>
          <w:tcPr>
            <w:tcW w:w="10038" w:type="dxa"/>
            <w:gridSpan w:val="10"/>
            <w:tcBorders>
              <w:top w:val="single" w:sz="6" w:space="0" w:color="auto"/>
              <w:bottom w:val="single" w:sz="12" w:space="0" w:color="auto"/>
            </w:tcBorders>
            <w:shd w:val="clear" w:color="auto" w:fill="FFFFFF"/>
            <w:vAlign w:val="center"/>
          </w:tcPr>
          <w:p w14:paraId="00D98F54" w14:textId="77777777" w:rsidR="003E601E" w:rsidRPr="001D3869" w:rsidRDefault="003E601E" w:rsidP="00A25F9E">
            <w:pPr>
              <w:ind w:right="-72"/>
              <w:jc w:val="right"/>
              <w:rPr>
                <w:b/>
                <w:i/>
                <w:color w:val="auto"/>
              </w:rPr>
            </w:pPr>
            <w:r w:rsidRPr="001D3869">
              <w:rPr>
                <w:b/>
                <w:i/>
                <w:color w:val="auto"/>
              </w:rPr>
              <w:lastRenderedPageBreak/>
              <w:t xml:space="preserve">Thin Film </w:t>
            </w:r>
            <w:r>
              <w:rPr>
                <w:b/>
                <w:i/>
                <w:color w:val="auto"/>
              </w:rPr>
              <w:t>Linings</w:t>
            </w:r>
            <w:r w:rsidRPr="001D3869">
              <w:rPr>
                <w:b/>
                <w:i/>
                <w:color w:val="auto"/>
              </w:rPr>
              <w:t xml:space="preserve"> for Immersion Service</w:t>
            </w:r>
          </w:p>
        </w:tc>
      </w:tr>
      <w:tr w:rsidR="003E601E" w:rsidRPr="001D3869" w14:paraId="4E0BB436" w14:textId="77777777" w:rsidTr="00A25F9E">
        <w:trPr>
          <w:trHeight w:val="360"/>
          <w:jc w:val="center"/>
        </w:trPr>
        <w:tc>
          <w:tcPr>
            <w:tcW w:w="7835" w:type="dxa"/>
            <w:gridSpan w:val="7"/>
            <w:tcBorders>
              <w:top w:val="single" w:sz="12" w:space="0" w:color="auto"/>
              <w:left w:val="single" w:sz="12" w:space="0" w:color="auto"/>
              <w:bottom w:val="single" w:sz="12" w:space="0" w:color="auto"/>
            </w:tcBorders>
            <w:vAlign w:val="center"/>
          </w:tcPr>
          <w:p w14:paraId="2C97453A" w14:textId="77777777" w:rsidR="003E601E" w:rsidRPr="001D3869" w:rsidRDefault="003E601E" w:rsidP="00A25F9E">
            <w:pPr>
              <w:autoSpaceDE/>
              <w:autoSpaceDN/>
              <w:adjustRightInd/>
              <w:spacing w:before="0" w:line="240" w:lineRule="auto"/>
              <w:ind w:left="0"/>
              <w:rPr>
                <w:b/>
                <w:sz w:val="20"/>
                <w:szCs w:val="20"/>
              </w:rPr>
            </w:pPr>
            <w:r w:rsidRPr="001D3869">
              <w:rPr>
                <w:b/>
                <w:sz w:val="20"/>
                <w:szCs w:val="20"/>
              </w:rPr>
              <w:t xml:space="preserve">Thin Film </w:t>
            </w:r>
            <w:r>
              <w:rPr>
                <w:b/>
                <w:sz w:val="20"/>
                <w:szCs w:val="20"/>
              </w:rPr>
              <w:t>Linings</w:t>
            </w:r>
            <w:r w:rsidRPr="001D3869">
              <w:rPr>
                <w:b/>
                <w:sz w:val="20"/>
                <w:szCs w:val="20"/>
              </w:rPr>
              <w:t xml:space="preserve"> for Fresh-Water Immersion Service</w:t>
            </w:r>
          </w:p>
        </w:tc>
        <w:tc>
          <w:tcPr>
            <w:tcW w:w="2203" w:type="dxa"/>
            <w:gridSpan w:val="3"/>
            <w:tcBorders>
              <w:top w:val="single" w:sz="12" w:space="0" w:color="auto"/>
              <w:bottom w:val="single" w:sz="12" w:space="0" w:color="auto"/>
              <w:right w:val="single" w:sz="12" w:space="0" w:color="auto"/>
            </w:tcBorders>
            <w:shd w:val="clear" w:color="auto" w:fill="000000"/>
            <w:vAlign w:val="center"/>
          </w:tcPr>
          <w:p w14:paraId="42478D7C"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8.1</w:t>
            </w:r>
          </w:p>
        </w:tc>
      </w:tr>
      <w:tr w:rsidR="003E601E" w:rsidRPr="001D3869" w14:paraId="52F0355E" w14:textId="77777777" w:rsidTr="00A25F9E">
        <w:trPr>
          <w:cantSplit/>
          <w:trHeight w:val="288"/>
          <w:jc w:val="center"/>
        </w:trPr>
        <w:tc>
          <w:tcPr>
            <w:tcW w:w="1440" w:type="dxa"/>
            <w:gridSpan w:val="2"/>
            <w:tcBorders>
              <w:top w:val="single" w:sz="12" w:space="0" w:color="auto"/>
            </w:tcBorders>
          </w:tcPr>
          <w:p w14:paraId="320D5BD4"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605" w:type="dxa"/>
            <w:gridSpan w:val="3"/>
            <w:tcBorders>
              <w:top w:val="single" w:sz="12" w:space="0" w:color="auto"/>
            </w:tcBorders>
          </w:tcPr>
          <w:p w14:paraId="2908C576" w14:textId="77777777" w:rsidR="00F01F5E" w:rsidRPr="00F01F5E" w:rsidRDefault="00F01F5E" w:rsidP="00F01F5E">
            <w:pPr>
              <w:autoSpaceDE/>
              <w:autoSpaceDN/>
              <w:adjustRightInd/>
              <w:spacing w:before="0" w:line="240" w:lineRule="auto"/>
              <w:ind w:left="-72" w:right="-103"/>
              <w:rPr>
                <w:sz w:val="16"/>
                <w:szCs w:val="16"/>
              </w:rPr>
            </w:pPr>
            <w:r w:rsidRPr="00F01F5E">
              <w:rPr>
                <w:sz w:val="16"/>
                <w:szCs w:val="16"/>
              </w:rPr>
              <w:t>SSPC-SP1/SP5(NACENo.</w:t>
            </w:r>
            <w:proofErr w:type="gramStart"/>
            <w:r w:rsidRPr="00F01F5E">
              <w:rPr>
                <w:sz w:val="16"/>
                <w:szCs w:val="16"/>
              </w:rPr>
              <w:t>1)(</w:t>
            </w:r>
            <w:proofErr w:type="gramEnd"/>
            <w:r w:rsidRPr="00F01F5E">
              <w:rPr>
                <w:sz w:val="16"/>
                <w:szCs w:val="16"/>
              </w:rPr>
              <w:t>SA3)</w:t>
            </w:r>
          </w:p>
          <w:p w14:paraId="23102F72" w14:textId="508C1150" w:rsidR="003E601E" w:rsidRPr="003B2DEF" w:rsidRDefault="00F01F5E" w:rsidP="00F01F5E">
            <w:pPr>
              <w:autoSpaceDE/>
              <w:autoSpaceDN/>
              <w:adjustRightInd/>
              <w:spacing w:before="0" w:line="240" w:lineRule="auto"/>
              <w:ind w:left="-72"/>
              <w:rPr>
                <w:sz w:val="16"/>
                <w:szCs w:val="16"/>
              </w:rPr>
            </w:pPr>
            <w:r w:rsidRPr="00F01F5E">
              <w:rPr>
                <w:sz w:val="16"/>
                <w:szCs w:val="16"/>
              </w:rPr>
              <w:t>White metal blast cleanliness.</w:t>
            </w:r>
          </w:p>
        </w:tc>
        <w:tc>
          <w:tcPr>
            <w:tcW w:w="990" w:type="dxa"/>
            <w:tcBorders>
              <w:top w:val="single" w:sz="12" w:space="0" w:color="auto"/>
            </w:tcBorders>
          </w:tcPr>
          <w:p w14:paraId="3EF8F01F"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003" w:type="dxa"/>
            <w:gridSpan w:val="4"/>
            <w:vMerge w:val="restart"/>
            <w:tcBorders>
              <w:top w:val="single" w:sz="12" w:space="0" w:color="auto"/>
            </w:tcBorders>
          </w:tcPr>
          <w:p w14:paraId="6F20A894"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3E601E" w:rsidRPr="001D3869" w14:paraId="7761AB95" w14:textId="77777777" w:rsidTr="00A25F9E">
        <w:trPr>
          <w:cantSplit/>
          <w:trHeight w:val="288"/>
          <w:jc w:val="center"/>
        </w:trPr>
        <w:tc>
          <w:tcPr>
            <w:tcW w:w="1440" w:type="dxa"/>
            <w:gridSpan w:val="2"/>
          </w:tcPr>
          <w:p w14:paraId="643C3DE0"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605" w:type="dxa"/>
            <w:gridSpan w:val="3"/>
          </w:tcPr>
          <w:p w14:paraId="761E9556"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0E53F1B7" w14:textId="77777777" w:rsidR="003E601E" w:rsidRPr="001D3869" w:rsidRDefault="003E601E" w:rsidP="00A25F9E">
            <w:pPr>
              <w:jc w:val="right"/>
              <w:rPr>
                <w:b/>
                <w:sz w:val="16"/>
                <w:szCs w:val="16"/>
              </w:rPr>
            </w:pPr>
          </w:p>
        </w:tc>
        <w:tc>
          <w:tcPr>
            <w:tcW w:w="4003" w:type="dxa"/>
            <w:gridSpan w:val="4"/>
            <w:vMerge/>
            <w:vAlign w:val="center"/>
          </w:tcPr>
          <w:p w14:paraId="456CBB7E" w14:textId="77777777" w:rsidR="003E601E" w:rsidRPr="001D3869" w:rsidRDefault="003E601E" w:rsidP="00A25F9E"/>
        </w:tc>
      </w:tr>
      <w:tr w:rsidR="003E601E" w:rsidRPr="001D3869" w14:paraId="38882B29" w14:textId="77777777" w:rsidTr="00A25F9E">
        <w:trPr>
          <w:cantSplit/>
          <w:trHeight w:val="288"/>
          <w:jc w:val="center"/>
        </w:trPr>
        <w:tc>
          <w:tcPr>
            <w:tcW w:w="1440" w:type="dxa"/>
            <w:gridSpan w:val="2"/>
            <w:tcBorders>
              <w:bottom w:val="single" w:sz="12" w:space="0" w:color="auto"/>
            </w:tcBorders>
          </w:tcPr>
          <w:p w14:paraId="79007906"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605" w:type="dxa"/>
            <w:gridSpan w:val="3"/>
            <w:tcBorders>
              <w:bottom w:val="single" w:sz="12" w:space="0" w:color="auto"/>
            </w:tcBorders>
          </w:tcPr>
          <w:p w14:paraId="222FCBCD" w14:textId="77777777" w:rsidR="003E601E" w:rsidRPr="003B2DEF" w:rsidRDefault="003E601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1EAA2B40" w14:textId="77777777" w:rsidR="003E601E" w:rsidRPr="003B2DEF" w:rsidRDefault="003E601E" w:rsidP="00A25F9E">
            <w:pPr>
              <w:autoSpaceDE/>
              <w:autoSpaceDN/>
              <w:adjustRightInd/>
              <w:spacing w:before="0" w:line="240" w:lineRule="auto"/>
              <w:ind w:left="-72" w:right="747"/>
              <w:rPr>
                <w:sz w:val="16"/>
                <w:szCs w:val="16"/>
              </w:rPr>
            </w:pPr>
            <w:r w:rsidRPr="003B2DEF">
              <w:rPr>
                <w:sz w:val="16"/>
                <w:szCs w:val="16"/>
              </w:rPr>
              <w:t>(See</w:t>
            </w:r>
            <w:r w:rsidR="008D3916"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tcBorders>
              <w:bottom w:val="single" w:sz="12" w:space="0" w:color="auto"/>
            </w:tcBorders>
          </w:tcPr>
          <w:p w14:paraId="0149FD70" w14:textId="77777777" w:rsidR="003E601E" w:rsidRPr="001D3869" w:rsidRDefault="003E601E" w:rsidP="00A25F9E">
            <w:pPr>
              <w:jc w:val="right"/>
              <w:rPr>
                <w:b/>
                <w:sz w:val="16"/>
                <w:szCs w:val="16"/>
              </w:rPr>
            </w:pPr>
          </w:p>
        </w:tc>
        <w:tc>
          <w:tcPr>
            <w:tcW w:w="4003" w:type="dxa"/>
            <w:gridSpan w:val="4"/>
            <w:vMerge/>
            <w:tcBorders>
              <w:bottom w:val="single" w:sz="12" w:space="0" w:color="auto"/>
            </w:tcBorders>
            <w:vAlign w:val="center"/>
          </w:tcPr>
          <w:p w14:paraId="0E8C543C" w14:textId="77777777" w:rsidR="003E601E" w:rsidRPr="001D3869" w:rsidRDefault="003E601E" w:rsidP="00A25F9E"/>
        </w:tc>
      </w:tr>
      <w:tr w:rsidR="003E601E" w:rsidRPr="001D3869" w14:paraId="5677510D" w14:textId="77777777" w:rsidTr="00A25F9E">
        <w:trPr>
          <w:trHeight w:val="360"/>
          <w:jc w:val="center"/>
        </w:trPr>
        <w:tc>
          <w:tcPr>
            <w:tcW w:w="2023" w:type="dxa"/>
            <w:gridSpan w:val="3"/>
            <w:tcBorders>
              <w:top w:val="single" w:sz="12" w:space="0" w:color="auto"/>
              <w:left w:val="single" w:sz="12" w:space="0" w:color="auto"/>
              <w:bottom w:val="single" w:sz="12" w:space="0" w:color="auto"/>
            </w:tcBorders>
            <w:shd w:val="clear" w:color="auto" w:fill="000000"/>
            <w:vAlign w:val="center"/>
          </w:tcPr>
          <w:p w14:paraId="5AEC8D10"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3FEC73C8"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797" w:type="dxa"/>
            <w:gridSpan w:val="3"/>
            <w:tcBorders>
              <w:top w:val="single" w:sz="12" w:space="0" w:color="auto"/>
              <w:bottom w:val="single" w:sz="12" w:space="0" w:color="auto"/>
            </w:tcBorders>
            <w:shd w:val="clear" w:color="auto" w:fill="000000"/>
            <w:vAlign w:val="center"/>
          </w:tcPr>
          <w:p w14:paraId="6D2298BE"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634AB01A"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32" w:type="dxa"/>
            <w:gridSpan w:val="2"/>
            <w:tcBorders>
              <w:top w:val="single" w:sz="12" w:space="0" w:color="auto"/>
              <w:bottom w:val="single" w:sz="12" w:space="0" w:color="auto"/>
              <w:right w:val="single" w:sz="12" w:space="0" w:color="auto"/>
            </w:tcBorders>
            <w:shd w:val="clear" w:color="auto" w:fill="000000"/>
            <w:vAlign w:val="center"/>
          </w:tcPr>
          <w:p w14:paraId="4352B1AF"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1B45B2F0" w14:textId="77777777" w:rsidTr="00A25F9E">
        <w:trPr>
          <w:trHeight w:val="288"/>
          <w:jc w:val="center"/>
        </w:trPr>
        <w:tc>
          <w:tcPr>
            <w:tcW w:w="2023" w:type="dxa"/>
            <w:gridSpan w:val="3"/>
            <w:tcBorders>
              <w:top w:val="single" w:sz="12" w:space="0" w:color="auto"/>
            </w:tcBorders>
            <w:vAlign w:val="center"/>
          </w:tcPr>
          <w:p w14:paraId="3A6D4EB1"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FIRST COAT</w:t>
            </w:r>
          </w:p>
        </w:tc>
        <w:tc>
          <w:tcPr>
            <w:tcW w:w="3015" w:type="dxa"/>
            <w:tcBorders>
              <w:top w:val="single" w:sz="12" w:space="0" w:color="auto"/>
            </w:tcBorders>
            <w:vAlign w:val="center"/>
          </w:tcPr>
          <w:p w14:paraId="0E70B685"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797" w:type="dxa"/>
            <w:gridSpan w:val="3"/>
            <w:tcBorders>
              <w:top w:val="single" w:sz="12" w:space="0" w:color="auto"/>
            </w:tcBorders>
            <w:vAlign w:val="center"/>
          </w:tcPr>
          <w:p w14:paraId="1516B41B" w14:textId="77777777" w:rsidR="003E601E" w:rsidRPr="00F42D83" w:rsidRDefault="003E601E" w:rsidP="00A25F9E">
            <w:pPr>
              <w:autoSpaceDE/>
              <w:autoSpaceDN/>
              <w:adjustRightInd/>
              <w:spacing w:before="0" w:line="240" w:lineRule="auto"/>
              <w:ind w:left="0"/>
              <w:rPr>
                <w:sz w:val="16"/>
                <w:szCs w:val="16"/>
              </w:rPr>
            </w:pPr>
            <w:proofErr w:type="spellStart"/>
            <w:r w:rsidRPr="00F42D83">
              <w:rPr>
                <w:sz w:val="16"/>
                <w:szCs w:val="16"/>
              </w:rPr>
              <w:t>Carboguard</w:t>
            </w:r>
            <w:proofErr w:type="spellEnd"/>
            <w:r w:rsidRPr="00F42D83">
              <w:rPr>
                <w:sz w:val="16"/>
                <w:szCs w:val="16"/>
              </w:rPr>
              <w:t xml:space="preserve"> 891</w:t>
            </w:r>
            <w:r w:rsidR="00E73D8E" w:rsidRPr="00F42D83">
              <w:rPr>
                <w:sz w:val="16"/>
                <w:szCs w:val="16"/>
              </w:rPr>
              <w:t xml:space="preserve"> </w:t>
            </w:r>
            <w:r w:rsidRPr="00F42D83">
              <w:rPr>
                <w:sz w:val="16"/>
                <w:szCs w:val="16"/>
              </w:rPr>
              <w:t>Series</w:t>
            </w:r>
          </w:p>
        </w:tc>
        <w:tc>
          <w:tcPr>
            <w:tcW w:w="971" w:type="dxa"/>
            <w:tcBorders>
              <w:top w:val="single" w:sz="12" w:space="0" w:color="auto"/>
            </w:tcBorders>
            <w:vAlign w:val="center"/>
          </w:tcPr>
          <w:p w14:paraId="23083498"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119-214</w:t>
            </w:r>
          </w:p>
        </w:tc>
        <w:tc>
          <w:tcPr>
            <w:tcW w:w="1232" w:type="dxa"/>
            <w:gridSpan w:val="2"/>
            <w:tcBorders>
              <w:top w:val="single" w:sz="12" w:space="0" w:color="auto"/>
            </w:tcBorders>
            <w:vAlign w:val="center"/>
          </w:tcPr>
          <w:p w14:paraId="0CD67B52"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3E601E" w:rsidRPr="001D3869" w14:paraId="6B22E8A1" w14:textId="77777777" w:rsidTr="00A25F9E">
        <w:trPr>
          <w:trHeight w:val="288"/>
          <w:jc w:val="center"/>
        </w:trPr>
        <w:tc>
          <w:tcPr>
            <w:tcW w:w="2023" w:type="dxa"/>
            <w:gridSpan w:val="3"/>
            <w:vAlign w:val="center"/>
          </w:tcPr>
          <w:p w14:paraId="5BEE52DD"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3015" w:type="dxa"/>
            <w:vAlign w:val="center"/>
          </w:tcPr>
          <w:p w14:paraId="60EDD288" w14:textId="77777777" w:rsidR="003E601E" w:rsidRPr="001D3869" w:rsidRDefault="003E601E" w:rsidP="00A25F9E">
            <w:pPr>
              <w:autoSpaceDE/>
              <w:autoSpaceDN/>
              <w:adjustRightInd/>
              <w:spacing w:before="0" w:line="240" w:lineRule="auto"/>
              <w:ind w:left="0"/>
              <w:rPr>
                <w:sz w:val="16"/>
                <w:szCs w:val="16"/>
              </w:rPr>
            </w:pPr>
            <w:proofErr w:type="spellStart"/>
            <w:r w:rsidRPr="003965C7">
              <w:rPr>
                <w:sz w:val="16"/>
                <w:szCs w:val="16"/>
              </w:rPr>
              <w:t>Dampney</w:t>
            </w:r>
            <w:proofErr w:type="spellEnd"/>
          </w:p>
        </w:tc>
        <w:tc>
          <w:tcPr>
            <w:tcW w:w="2797" w:type="dxa"/>
            <w:gridSpan w:val="3"/>
            <w:vAlign w:val="center"/>
          </w:tcPr>
          <w:p w14:paraId="1EB29AFA" w14:textId="77777777" w:rsidR="003E601E" w:rsidRPr="00F42D83" w:rsidRDefault="003E601E" w:rsidP="00A25F9E">
            <w:pPr>
              <w:autoSpaceDE/>
              <w:autoSpaceDN/>
              <w:adjustRightInd/>
              <w:spacing w:before="0" w:line="240" w:lineRule="auto"/>
              <w:ind w:left="0"/>
              <w:rPr>
                <w:sz w:val="16"/>
                <w:szCs w:val="16"/>
              </w:rPr>
            </w:pPr>
            <w:proofErr w:type="spellStart"/>
            <w:r w:rsidRPr="00F42D83">
              <w:rPr>
                <w:sz w:val="16"/>
                <w:szCs w:val="16"/>
              </w:rPr>
              <w:t>Protexior</w:t>
            </w:r>
            <w:proofErr w:type="spellEnd"/>
            <w:r w:rsidRPr="00F42D83">
              <w:rPr>
                <w:sz w:val="16"/>
                <w:szCs w:val="16"/>
              </w:rPr>
              <w:t xml:space="preserve"> 795</w:t>
            </w:r>
          </w:p>
        </w:tc>
        <w:tc>
          <w:tcPr>
            <w:tcW w:w="971" w:type="dxa"/>
            <w:vAlign w:val="center"/>
          </w:tcPr>
          <w:p w14:paraId="44F02E0E" w14:textId="401863EC" w:rsidR="003E601E" w:rsidRPr="00761C70" w:rsidRDefault="00D026C4" w:rsidP="00A25F9E">
            <w:pPr>
              <w:autoSpaceDE/>
              <w:autoSpaceDN/>
              <w:adjustRightInd/>
              <w:spacing w:before="0" w:line="240" w:lineRule="auto"/>
              <w:ind w:left="0"/>
              <w:jc w:val="center"/>
              <w:rPr>
                <w:sz w:val="16"/>
                <w:szCs w:val="16"/>
                <w:lang w:val="ru-RU"/>
              </w:rPr>
            </w:pPr>
            <w:r>
              <w:rPr>
                <w:sz w:val="16"/>
                <w:szCs w:val="16"/>
                <w:lang w:val="ru-RU"/>
              </w:rPr>
              <w:t>125</w:t>
            </w:r>
          </w:p>
        </w:tc>
        <w:tc>
          <w:tcPr>
            <w:tcW w:w="1232" w:type="dxa"/>
            <w:gridSpan w:val="2"/>
            <w:vAlign w:val="center"/>
          </w:tcPr>
          <w:p w14:paraId="4D23A2A1"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3E601E" w:rsidRPr="001D3869" w14:paraId="7FFA45AC" w14:textId="77777777" w:rsidTr="00A25F9E">
        <w:trPr>
          <w:trHeight w:val="288"/>
          <w:jc w:val="center"/>
        </w:trPr>
        <w:tc>
          <w:tcPr>
            <w:tcW w:w="2023" w:type="dxa"/>
            <w:gridSpan w:val="3"/>
            <w:vAlign w:val="center"/>
          </w:tcPr>
          <w:p w14:paraId="3543692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3015" w:type="dxa"/>
            <w:vAlign w:val="center"/>
          </w:tcPr>
          <w:p w14:paraId="76255F45"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797" w:type="dxa"/>
            <w:gridSpan w:val="3"/>
            <w:vAlign w:val="center"/>
          </w:tcPr>
          <w:p w14:paraId="12C4C810" w14:textId="4A83B4BF" w:rsidR="003E601E" w:rsidRPr="00F42D83" w:rsidRDefault="00CC50D7" w:rsidP="00A25F9E">
            <w:pPr>
              <w:autoSpaceDE/>
              <w:autoSpaceDN/>
              <w:adjustRightInd/>
              <w:spacing w:before="0" w:line="240" w:lineRule="auto"/>
              <w:ind w:left="0"/>
              <w:rPr>
                <w:sz w:val="16"/>
                <w:szCs w:val="16"/>
              </w:rPr>
            </w:pPr>
            <w:proofErr w:type="spellStart"/>
            <w:r w:rsidRPr="00F42D83">
              <w:rPr>
                <w:sz w:val="16"/>
                <w:szCs w:val="16"/>
              </w:rPr>
              <w:t>Hempadur</w:t>
            </w:r>
            <w:proofErr w:type="spellEnd"/>
            <w:r w:rsidRPr="00F42D83">
              <w:rPr>
                <w:sz w:val="16"/>
                <w:szCs w:val="16"/>
              </w:rPr>
              <w:t xml:space="preserve"> 85671</w:t>
            </w:r>
          </w:p>
        </w:tc>
        <w:tc>
          <w:tcPr>
            <w:tcW w:w="971" w:type="dxa"/>
            <w:vAlign w:val="center"/>
          </w:tcPr>
          <w:p w14:paraId="223BDA2B" w14:textId="6AB1E3AD" w:rsidR="003E601E" w:rsidRPr="001D3869" w:rsidRDefault="007B6197" w:rsidP="00A25F9E">
            <w:pPr>
              <w:autoSpaceDE/>
              <w:autoSpaceDN/>
              <w:adjustRightInd/>
              <w:spacing w:before="0" w:line="240" w:lineRule="auto"/>
              <w:ind w:left="0"/>
              <w:jc w:val="center"/>
              <w:rPr>
                <w:sz w:val="16"/>
                <w:szCs w:val="16"/>
              </w:rPr>
            </w:pPr>
            <w:r>
              <w:rPr>
                <w:sz w:val="16"/>
                <w:szCs w:val="16"/>
              </w:rPr>
              <w:t>320</w:t>
            </w:r>
          </w:p>
        </w:tc>
        <w:tc>
          <w:tcPr>
            <w:tcW w:w="1232" w:type="dxa"/>
            <w:gridSpan w:val="2"/>
            <w:vAlign w:val="center"/>
          </w:tcPr>
          <w:p w14:paraId="6D2D5A9E" w14:textId="5460BDFA" w:rsidR="003E601E" w:rsidRPr="001D3869" w:rsidRDefault="003E601E" w:rsidP="00A25F9E">
            <w:pPr>
              <w:autoSpaceDE/>
              <w:autoSpaceDN/>
              <w:adjustRightInd/>
              <w:spacing w:before="0" w:line="240" w:lineRule="auto"/>
              <w:ind w:left="0"/>
              <w:rPr>
                <w:sz w:val="16"/>
                <w:szCs w:val="16"/>
              </w:rPr>
            </w:pPr>
            <w:del w:id="1293" w:author="Kurmanov, Aidyn [STAMGazStroy LLP]" w:date="2025-12-09T17:02:00Z" w16du:dateUtc="2025-12-09T12:02:00Z">
              <w:r>
                <w:rPr>
                  <w:sz w:val="16"/>
                  <w:szCs w:val="16"/>
                </w:rPr>
                <w:delText>35</w:delText>
              </w:r>
            </w:del>
            <w:ins w:id="1294" w:author="Kurmanov, Aidyn [STAMGazStroy LLP]" w:date="2025-12-09T17:02:00Z" w16du:dateUtc="2025-12-09T12:02:00Z">
              <w:r w:rsidR="00687EFA">
                <w:rPr>
                  <w:sz w:val="16"/>
                  <w:szCs w:val="16"/>
                </w:rPr>
                <w:t>95</w:t>
              </w:r>
            </w:ins>
            <w:r w:rsidRPr="001D3869">
              <w:rPr>
                <w:sz w:val="16"/>
                <w:szCs w:val="16"/>
              </w:rPr>
              <w:t>°</w:t>
            </w:r>
            <w:r>
              <w:rPr>
                <w:sz w:val="16"/>
                <w:szCs w:val="16"/>
              </w:rPr>
              <w:t>C (</w:t>
            </w:r>
            <w:del w:id="1295" w:author="Kurmanov, Aidyn [STAMGazStroy LLP]" w:date="2025-12-09T17:03:00Z" w16du:dateUtc="2025-12-09T12:03:00Z">
              <w:r>
                <w:rPr>
                  <w:sz w:val="16"/>
                  <w:szCs w:val="16"/>
                </w:rPr>
                <w:delText>95</w:delText>
              </w:r>
            </w:del>
            <w:ins w:id="1296" w:author="Kurmanov, Aidyn [STAMGazStroy LLP]" w:date="2025-12-09T17:03:00Z" w16du:dateUtc="2025-12-09T12:03:00Z">
              <w:r w:rsidR="00687EFA">
                <w:rPr>
                  <w:sz w:val="16"/>
                  <w:szCs w:val="16"/>
                </w:rPr>
                <w:t>203</w:t>
              </w:r>
            </w:ins>
            <w:r w:rsidRPr="001D3869">
              <w:rPr>
                <w:sz w:val="16"/>
                <w:szCs w:val="16"/>
              </w:rPr>
              <w:t>°F</w:t>
            </w:r>
            <w:r>
              <w:rPr>
                <w:sz w:val="16"/>
                <w:szCs w:val="16"/>
              </w:rPr>
              <w:t>)</w:t>
            </w:r>
          </w:p>
        </w:tc>
      </w:tr>
      <w:tr w:rsidR="004740CB" w:rsidRPr="001D3869" w14:paraId="70F3C2FC" w14:textId="77777777" w:rsidTr="00A25F9E">
        <w:trPr>
          <w:trHeight w:val="288"/>
          <w:jc w:val="center"/>
        </w:trPr>
        <w:tc>
          <w:tcPr>
            <w:tcW w:w="2023" w:type="dxa"/>
            <w:gridSpan w:val="3"/>
            <w:vMerge w:val="restart"/>
            <w:vAlign w:val="center"/>
          </w:tcPr>
          <w:p w14:paraId="3F4FD570" w14:textId="77777777" w:rsidR="004740CB" w:rsidRPr="001D3869" w:rsidRDefault="004740CB"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3015" w:type="dxa"/>
            <w:vAlign w:val="center"/>
          </w:tcPr>
          <w:p w14:paraId="74BC1090" w14:textId="77777777" w:rsidR="004740CB" w:rsidRPr="001D3869" w:rsidRDefault="004740CB" w:rsidP="00A25F9E">
            <w:pPr>
              <w:autoSpaceDE/>
              <w:autoSpaceDN/>
              <w:adjustRightInd/>
              <w:spacing w:before="0" w:line="240" w:lineRule="auto"/>
              <w:ind w:left="0"/>
              <w:rPr>
                <w:sz w:val="16"/>
                <w:szCs w:val="16"/>
              </w:rPr>
            </w:pPr>
            <w:r w:rsidRPr="001D3869">
              <w:rPr>
                <w:sz w:val="16"/>
                <w:szCs w:val="16"/>
              </w:rPr>
              <w:t>International</w:t>
            </w:r>
          </w:p>
        </w:tc>
        <w:tc>
          <w:tcPr>
            <w:tcW w:w="2797" w:type="dxa"/>
            <w:gridSpan w:val="3"/>
            <w:vAlign w:val="center"/>
          </w:tcPr>
          <w:p w14:paraId="6DD44D36" w14:textId="56D177AE" w:rsidR="004740CB" w:rsidRPr="00F42D83" w:rsidRDefault="004740CB" w:rsidP="00A25F9E">
            <w:pPr>
              <w:autoSpaceDE/>
              <w:autoSpaceDN/>
              <w:adjustRightInd/>
              <w:spacing w:before="0" w:line="240" w:lineRule="auto"/>
              <w:ind w:left="0"/>
              <w:rPr>
                <w:sz w:val="16"/>
                <w:szCs w:val="16"/>
              </w:rPr>
            </w:pPr>
            <w:r w:rsidRPr="00F42D83">
              <w:rPr>
                <w:sz w:val="16"/>
                <w:szCs w:val="16"/>
              </w:rPr>
              <w:t xml:space="preserve">Interline 850 </w:t>
            </w:r>
          </w:p>
        </w:tc>
        <w:tc>
          <w:tcPr>
            <w:tcW w:w="971" w:type="dxa"/>
            <w:vAlign w:val="center"/>
          </w:tcPr>
          <w:p w14:paraId="04A2F5D9" w14:textId="77777777" w:rsidR="004740CB" w:rsidRPr="001D3869" w:rsidRDefault="004740CB" w:rsidP="00A25F9E">
            <w:pPr>
              <w:autoSpaceDE/>
              <w:autoSpaceDN/>
              <w:adjustRightInd/>
              <w:spacing w:before="0" w:line="240" w:lineRule="auto"/>
              <w:ind w:left="0"/>
              <w:jc w:val="center"/>
              <w:rPr>
                <w:sz w:val="16"/>
                <w:szCs w:val="16"/>
              </w:rPr>
            </w:pPr>
            <w:r>
              <w:rPr>
                <w:sz w:val="16"/>
                <w:szCs w:val="16"/>
              </w:rPr>
              <w:t>225</w:t>
            </w:r>
          </w:p>
        </w:tc>
        <w:tc>
          <w:tcPr>
            <w:tcW w:w="1232" w:type="dxa"/>
            <w:gridSpan w:val="2"/>
            <w:vAlign w:val="center"/>
          </w:tcPr>
          <w:p w14:paraId="7ABE4897" w14:textId="77777777" w:rsidR="004740CB" w:rsidRPr="001D3869" w:rsidRDefault="004740CB"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4740CB" w:rsidRPr="001D3869" w14:paraId="55A56B61" w14:textId="77777777" w:rsidTr="00A25F9E">
        <w:trPr>
          <w:trHeight w:val="288"/>
          <w:jc w:val="center"/>
        </w:trPr>
        <w:tc>
          <w:tcPr>
            <w:tcW w:w="2023" w:type="dxa"/>
            <w:gridSpan w:val="3"/>
            <w:vMerge/>
            <w:vAlign w:val="center"/>
          </w:tcPr>
          <w:p w14:paraId="528C40BF" w14:textId="77777777" w:rsidR="004740CB" w:rsidRPr="001D3869" w:rsidRDefault="004740CB" w:rsidP="00A25F9E">
            <w:pPr>
              <w:autoSpaceDE/>
              <w:autoSpaceDN/>
              <w:adjustRightInd/>
              <w:spacing w:before="0" w:line="240" w:lineRule="auto"/>
              <w:ind w:left="0"/>
              <w:rPr>
                <w:b/>
                <w:sz w:val="16"/>
                <w:szCs w:val="16"/>
              </w:rPr>
            </w:pPr>
          </w:p>
        </w:tc>
        <w:tc>
          <w:tcPr>
            <w:tcW w:w="3015" w:type="dxa"/>
            <w:vAlign w:val="center"/>
          </w:tcPr>
          <w:p w14:paraId="699CBB52" w14:textId="77777777" w:rsidR="004740CB" w:rsidRPr="001D3869" w:rsidRDefault="004740CB" w:rsidP="00A25F9E">
            <w:pPr>
              <w:autoSpaceDE/>
              <w:autoSpaceDN/>
              <w:adjustRightInd/>
              <w:spacing w:before="0" w:line="240" w:lineRule="auto"/>
              <w:ind w:left="0"/>
              <w:rPr>
                <w:sz w:val="16"/>
                <w:szCs w:val="16"/>
              </w:rPr>
            </w:pPr>
            <w:r w:rsidRPr="001D3869">
              <w:rPr>
                <w:sz w:val="16"/>
                <w:szCs w:val="16"/>
              </w:rPr>
              <w:t>Jotun Paints</w:t>
            </w:r>
          </w:p>
        </w:tc>
        <w:tc>
          <w:tcPr>
            <w:tcW w:w="2797" w:type="dxa"/>
            <w:gridSpan w:val="3"/>
            <w:vAlign w:val="center"/>
          </w:tcPr>
          <w:p w14:paraId="3CCB341F" w14:textId="6884B67F" w:rsidR="004740CB" w:rsidRPr="00F42D83" w:rsidRDefault="004740CB" w:rsidP="00A25F9E">
            <w:pPr>
              <w:autoSpaceDE/>
              <w:autoSpaceDN/>
              <w:adjustRightInd/>
              <w:spacing w:before="0" w:line="240" w:lineRule="auto"/>
              <w:ind w:left="0"/>
              <w:rPr>
                <w:sz w:val="16"/>
                <w:szCs w:val="16"/>
              </w:rPr>
            </w:pPr>
            <w:proofErr w:type="spellStart"/>
            <w:r w:rsidRPr="00F42D83">
              <w:rPr>
                <w:sz w:val="16"/>
                <w:szCs w:val="16"/>
              </w:rPr>
              <w:t>Tankguard</w:t>
            </w:r>
            <w:proofErr w:type="spellEnd"/>
            <w:r w:rsidRPr="00F42D83">
              <w:rPr>
                <w:sz w:val="16"/>
                <w:szCs w:val="16"/>
              </w:rPr>
              <w:t xml:space="preserve"> DW</w:t>
            </w:r>
          </w:p>
        </w:tc>
        <w:tc>
          <w:tcPr>
            <w:tcW w:w="971" w:type="dxa"/>
            <w:vAlign w:val="center"/>
          </w:tcPr>
          <w:p w14:paraId="5A9B625A" w14:textId="7465382F" w:rsidR="004740CB" w:rsidRPr="001D3869" w:rsidRDefault="004740CB" w:rsidP="00A25F9E">
            <w:pPr>
              <w:autoSpaceDE/>
              <w:autoSpaceDN/>
              <w:adjustRightInd/>
              <w:spacing w:before="0" w:line="240" w:lineRule="auto"/>
              <w:ind w:left="0"/>
              <w:jc w:val="center"/>
              <w:rPr>
                <w:sz w:val="16"/>
                <w:szCs w:val="16"/>
              </w:rPr>
            </w:pPr>
            <w:r>
              <w:rPr>
                <w:sz w:val="16"/>
                <w:szCs w:val="16"/>
              </w:rPr>
              <w:t>3</w:t>
            </w:r>
          </w:p>
        </w:tc>
        <w:tc>
          <w:tcPr>
            <w:tcW w:w="1232" w:type="dxa"/>
            <w:gridSpan w:val="2"/>
            <w:vAlign w:val="center"/>
          </w:tcPr>
          <w:p w14:paraId="1618EF6A" w14:textId="77777777" w:rsidR="004740CB" w:rsidRPr="001D3869" w:rsidRDefault="004740CB" w:rsidP="00A25F9E">
            <w:pPr>
              <w:autoSpaceDE/>
              <w:autoSpaceDN/>
              <w:adjustRightInd/>
              <w:spacing w:before="0" w:line="240" w:lineRule="auto"/>
              <w:ind w:left="0"/>
              <w:rPr>
                <w:sz w:val="16"/>
                <w:szCs w:val="16"/>
              </w:rPr>
            </w:pPr>
            <w:r>
              <w:rPr>
                <w:sz w:val="16"/>
                <w:szCs w:val="16"/>
              </w:rPr>
              <w:t>50</w:t>
            </w:r>
            <w:r w:rsidRPr="001D3869">
              <w:rPr>
                <w:sz w:val="16"/>
                <w:szCs w:val="16"/>
              </w:rPr>
              <w:t>°</w:t>
            </w:r>
            <w:r>
              <w:rPr>
                <w:sz w:val="16"/>
                <w:szCs w:val="16"/>
              </w:rPr>
              <w:t>C (122</w:t>
            </w:r>
            <w:r w:rsidRPr="001D3869">
              <w:rPr>
                <w:sz w:val="16"/>
                <w:szCs w:val="16"/>
              </w:rPr>
              <w:t>°F</w:t>
            </w:r>
            <w:r>
              <w:rPr>
                <w:sz w:val="16"/>
                <w:szCs w:val="16"/>
              </w:rPr>
              <w:t>)</w:t>
            </w:r>
          </w:p>
        </w:tc>
      </w:tr>
      <w:tr w:rsidR="003E601E" w:rsidRPr="001D3869" w14:paraId="6146F774" w14:textId="77777777" w:rsidTr="00A25F9E">
        <w:trPr>
          <w:trHeight w:val="288"/>
          <w:jc w:val="center"/>
        </w:trPr>
        <w:tc>
          <w:tcPr>
            <w:tcW w:w="2023" w:type="dxa"/>
            <w:gridSpan w:val="3"/>
            <w:vAlign w:val="center"/>
          </w:tcPr>
          <w:p w14:paraId="16239583" w14:textId="77777777" w:rsidR="003E601E" w:rsidRPr="001D3869" w:rsidRDefault="003E601E" w:rsidP="00A25F9E">
            <w:pPr>
              <w:jc w:val="center"/>
              <w:rPr>
                <w:b/>
                <w:sz w:val="16"/>
                <w:szCs w:val="16"/>
              </w:rPr>
            </w:pPr>
          </w:p>
        </w:tc>
        <w:tc>
          <w:tcPr>
            <w:tcW w:w="3015" w:type="dxa"/>
            <w:vAlign w:val="center"/>
          </w:tcPr>
          <w:p w14:paraId="6E2B74A4"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2797" w:type="dxa"/>
            <w:gridSpan w:val="3"/>
            <w:vAlign w:val="center"/>
          </w:tcPr>
          <w:p w14:paraId="5021B456" w14:textId="4C34D637" w:rsidR="004740CB" w:rsidRPr="00F42D83" w:rsidRDefault="003E601E" w:rsidP="00A25F9E">
            <w:pPr>
              <w:autoSpaceDE/>
              <w:autoSpaceDN/>
              <w:adjustRightInd/>
              <w:spacing w:before="0" w:line="240" w:lineRule="auto"/>
              <w:ind w:left="0"/>
              <w:rPr>
                <w:sz w:val="16"/>
                <w:szCs w:val="16"/>
              </w:rPr>
            </w:pPr>
            <w:proofErr w:type="spellStart"/>
            <w:r w:rsidRPr="00F42D83">
              <w:rPr>
                <w:sz w:val="16"/>
                <w:szCs w:val="16"/>
              </w:rPr>
              <w:t>Amercoat</w:t>
            </w:r>
            <w:proofErr w:type="spellEnd"/>
            <w:r w:rsidRPr="00F42D83">
              <w:rPr>
                <w:sz w:val="16"/>
                <w:szCs w:val="16"/>
              </w:rPr>
              <w:t xml:space="preserve"> 240</w:t>
            </w:r>
          </w:p>
          <w:p w14:paraId="14269E4F" w14:textId="78B84450" w:rsidR="003E601E" w:rsidRPr="00F42D83" w:rsidRDefault="003E601E" w:rsidP="00A25F9E">
            <w:pPr>
              <w:autoSpaceDE/>
              <w:autoSpaceDN/>
              <w:adjustRightInd/>
              <w:spacing w:before="0" w:line="240" w:lineRule="auto"/>
              <w:ind w:left="0"/>
              <w:rPr>
                <w:sz w:val="16"/>
                <w:szCs w:val="16"/>
              </w:rPr>
            </w:pPr>
            <w:proofErr w:type="spellStart"/>
            <w:r w:rsidRPr="00F42D83">
              <w:rPr>
                <w:sz w:val="16"/>
                <w:szCs w:val="16"/>
              </w:rPr>
              <w:t>SigmaCover</w:t>
            </w:r>
            <w:proofErr w:type="spellEnd"/>
            <w:r w:rsidRPr="00F42D83">
              <w:rPr>
                <w:sz w:val="16"/>
                <w:szCs w:val="16"/>
              </w:rPr>
              <w:t xml:space="preserve"> 240</w:t>
            </w:r>
          </w:p>
        </w:tc>
        <w:tc>
          <w:tcPr>
            <w:tcW w:w="971" w:type="dxa"/>
            <w:vAlign w:val="center"/>
          </w:tcPr>
          <w:p w14:paraId="2893F160" w14:textId="0AA09DD2" w:rsidR="003E601E" w:rsidRPr="001D3869" w:rsidRDefault="003E601E" w:rsidP="00A25F9E">
            <w:pPr>
              <w:autoSpaceDE/>
              <w:autoSpaceDN/>
              <w:adjustRightInd/>
              <w:spacing w:before="0" w:line="240" w:lineRule="auto"/>
              <w:ind w:left="0"/>
              <w:jc w:val="center"/>
              <w:rPr>
                <w:sz w:val="16"/>
                <w:szCs w:val="16"/>
              </w:rPr>
            </w:pPr>
            <w:del w:id="1297" w:author="Kurmanov, Aidyn [STAMGazStroy LLP]" w:date="2025-12-09T17:03:00Z" w16du:dateUtc="2025-12-09T12:03:00Z">
              <w:r w:rsidDel="00687EFA">
                <w:rPr>
                  <w:sz w:val="16"/>
                  <w:szCs w:val="16"/>
                </w:rPr>
                <w:delText>153</w:delText>
              </w:r>
            </w:del>
            <w:ins w:id="1298" w:author="Kurmanov, Aidyn [STAMGazStroy LLP]" w:date="2025-12-09T17:03:00Z" w16du:dateUtc="2025-12-09T12:03:00Z">
              <w:r w:rsidR="00687EFA">
                <w:rPr>
                  <w:sz w:val="16"/>
                  <w:szCs w:val="16"/>
                </w:rPr>
                <w:t>146-180</w:t>
              </w:r>
            </w:ins>
          </w:p>
        </w:tc>
        <w:tc>
          <w:tcPr>
            <w:tcW w:w="1232" w:type="dxa"/>
            <w:gridSpan w:val="2"/>
            <w:vAlign w:val="center"/>
          </w:tcPr>
          <w:p w14:paraId="4E9FBDF3"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417A75B1" w14:textId="77777777" w:rsidTr="00A25F9E">
        <w:trPr>
          <w:trHeight w:val="288"/>
          <w:jc w:val="center"/>
        </w:trPr>
        <w:tc>
          <w:tcPr>
            <w:tcW w:w="2023" w:type="dxa"/>
            <w:gridSpan w:val="3"/>
            <w:vAlign w:val="center"/>
          </w:tcPr>
          <w:p w14:paraId="7A9017B8" w14:textId="77777777" w:rsidR="003E601E" w:rsidRPr="001D3869" w:rsidRDefault="003E601E" w:rsidP="00A25F9E">
            <w:pPr>
              <w:jc w:val="center"/>
              <w:rPr>
                <w:b/>
                <w:sz w:val="16"/>
                <w:szCs w:val="16"/>
              </w:rPr>
            </w:pPr>
          </w:p>
        </w:tc>
        <w:tc>
          <w:tcPr>
            <w:tcW w:w="3015" w:type="dxa"/>
            <w:vAlign w:val="center"/>
          </w:tcPr>
          <w:p w14:paraId="04EAF458"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797" w:type="dxa"/>
            <w:gridSpan w:val="3"/>
            <w:vAlign w:val="center"/>
          </w:tcPr>
          <w:p w14:paraId="44AC893E" w14:textId="46F3AB1A" w:rsidR="003E601E" w:rsidRPr="00F42D83" w:rsidRDefault="003E601E" w:rsidP="00A25F9E">
            <w:pPr>
              <w:autoSpaceDE/>
              <w:autoSpaceDN/>
              <w:adjustRightInd/>
              <w:spacing w:before="0" w:line="240" w:lineRule="auto"/>
              <w:ind w:left="0"/>
              <w:rPr>
                <w:sz w:val="16"/>
                <w:szCs w:val="16"/>
              </w:rPr>
            </w:pPr>
            <w:proofErr w:type="spellStart"/>
            <w:r w:rsidRPr="00F42D83">
              <w:rPr>
                <w:sz w:val="16"/>
                <w:szCs w:val="16"/>
              </w:rPr>
              <w:t>Macropoxy</w:t>
            </w:r>
            <w:proofErr w:type="spellEnd"/>
            <w:r w:rsidRPr="00F42D83">
              <w:rPr>
                <w:sz w:val="16"/>
                <w:szCs w:val="16"/>
              </w:rPr>
              <w:t xml:space="preserve"> 646 Series </w:t>
            </w:r>
          </w:p>
        </w:tc>
        <w:tc>
          <w:tcPr>
            <w:tcW w:w="971" w:type="dxa"/>
            <w:vAlign w:val="center"/>
          </w:tcPr>
          <w:p w14:paraId="2A19EEFC"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100-250</w:t>
            </w:r>
          </w:p>
        </w:tc>
        <w:tc>
          <w:tcPr>
            <w:tcW w:w="1232" w:type="dxa"/>
            <w:gridSpan w:val="2"/>
            <w:vAlign w:val="center"/>
          </w:tcPr>
          <w:p w14:paraId="3FF1FCC2" w14:textId="2733228E" w:rsidR="003E601E" w:rsidRPr="001D3869" w:rsidRDefault="003E601E" w:rsidP="00A25F9E">
            <w:pPr>
              <w:autoSpaceDE/>
              <w:autoSpaceDN/>
              <w:adjustRightInd/>
              <w:spacing w:before="0" w:line="240" w:lineRule="auto"/>
              <w:ind w:left="0"/>
              <w:rPr>
                <w:sz w:val="16"/>
                <w:szCs w:val="16"/>
              </w:rPr>
            </w:pPr>
            <w:del w:id="1299" w:author="Kurmanov, Aidyn [STAMGazStroy LLP]" w:date="2025-12-09T17:04:00Z" w16du:dateUtc="2025-12-09T12:04:00Z">
              <w:r w:rsidDel="00687EFA">
                <w:rPr>
                  <w:sz w:val="16"/>
                  <w:szCs w:val="16"/>
                </w:rPr>
                <w:delText>93</w:delText>
              </w:r>
            </w:del>
            <w:ins w:id="1300" w:author="Kurmanov, Aidyn [STAMGazStroy LLP]" w:date="2025-12-09T17:04:00Z" w16du:dateUtc="2025-12-09T12:04:00Z">
              <w:r w:rsidR="00687EFA">
                <w:rPr>
                  <w:sz w:val="16"/>
                  <w:szCs w:val="16"/>
                </w:rPr>
                <w:t>49</w:t>
              </w:r>
            </w:ins>
            <w:r w:rsidRPr="001D3869">
              <w:rPr>
                <w:sz w:val="16"/>
                <w:szCs w:val="16"/>
              </w:rPr>
              <w:t>°</w:t>
            </w:r>
            <w:r>
              <w:rPr>
                <w:sz w:val="16"/>
                <w:szCs w:val="16"/>
              </w:rPr>
              <w:t>C (120</w:t>
            </w:r>
            <w:r w:rsidRPr="001D3869">
              <w:rPr>
                <w:sz w:val="16"/>
                <w:szCs w:val="16"/>
              </w:rPr>
              <w:t>°F</w:t>
            </w:r>
            <w:r>
              <w:rPr>
                <w:sz w:val="16"/>
                <w:szCs w:val="16"/>
              </w:rPr>
              <w:t>)</w:t>
            </w:r>
          </w:p>
        </w:tc>
      </w:tr>
      <w:tr w:rsidR="003E601E" w:rsidRPr="001D3869" w14:paraId="3B0FBCA4" w14:textId="77777777" w:rsidTr="00A25F9E">
        <w:trPr>
          <w:trHeight w:val="288"/>
          <w:jc w:val="center"/>
        </w:trPr>
        <w:tc>
          <w:tcPr>
            <w:tcW w:w="2023" w:type="dxa"/>
            <w:gridSpan w:val="3"/>
            <w:vAlign w:val="center"/>
          </w:tcPr>
          <w:p w14:paraId="1201F1A1" w14:textId="77777777" w:rsidR="003E601E" w:rsidRPr="001D3869" w:rsidRDefault="003E601E" w:rsidP="00A25F9E">
            <w:pPr>
              <w:jc w:val="center"/>
              <w:rPr>
                <w:b/>
                <w:sz w:val="16"/>
                <w:szCs w:val="16"/>
              </w:rPr>
            </w:pPr>
          </w:p>
        </w:tc>
        <w:tc>
          <w:tcPr>
            <w:tcW w:w="3015" w:type="dxa"/>
            <w:vAlign w:val="center"/>
          </w:tcPr>
          <w:p w14:paraId="6F9F574C" w14:textId="2C020AC0"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797" w:type="dxa"/>
            <w:gridSpan w:val="3"/>
            <w:vAlign w:val="center"/>
          </w:tcPr>
          <w:p w14:paraId="4EE4E616" w14:textId="2B7E6C00" w:rsidR="003E601E" w:rsidRPr="00F42D83" w:rsidRDefault="003E601E" w:rsidP="00A25F9E">
            <w:pPr>
              <w:autoSpaceDE/>
              <w:autoSpaceDN/>
              <w:adjustRightInd/>
              <w:spacing w:before="0" w:line="240" w:lineRule="auto"/>
              <w:ind w:left="0"/>
              <w:rPr>
                <w:sz w:val="16"/>
                <w:szCs w:val="16"/>
              </w:rPr>
            </w:pPr>
            <w:r w:rsidRPr="00F42D83">
              <w:rPr>
                <w:sz w:val="16"/>
                <w:szCs w:val="16"/>
              </w:rPr>
              <w:t xml:space="preserve">Series 61 </w:t>
            </w:r>
            <w:proofErr w:type="spellStart"/>
            <w:r w:rsidRPr="00F42D83">
              <w:rPr>
                <w:sz w:val="16"/>
                <w:szCs w:val="16"/>
              </w:rPr>
              <w:t>Tneme</w:t>
            </w:r>
            <w:proofErr w:type="spellEnd"/>
            <w:r w:rsidRPr="00F42D83">
              <w:rPr>
                <w:sz w:val="16"/>
                <w:szCs w:val="16"/>
              </w:rPr>
              <w:t xml:space="preserve">-Liner </w:t>
            </w:r>
          </w:p>
        </w:tc>
        <w:tc>
          <w:tcPr>
            <w:tcW w:w="971" w:type="dxa"/>
            <w:vAlign w:val="center"/>
          </w:tcPr>
          <w:p w14:paraId="3E5BADFD"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232" w:type="dxa"/>
            <w:gridSpan w:val="2"/>
            <w:vAlign w:val="center"/>
          </w:tcPr>
          <w:p w14:paraId="5E2E8E23" w14:textId="658348F4" w:rsidR="003E601E" w:rsidRPr="001D3869" w:rsidRDefault="003E601E" w:rsidP="00A25F9E">
            <w:pPr>
              <w:autoSpaceDE/>
              <w:autoSpaceDN/>
              <w:adjustRightInd/>
              <w:spacing w:before="0" w:line="240" w:lineRule="auto"/>
              <w:ind w:left="0"/>
              <w:rPr>
                <w:sz w:val="16"/>
                <w:szCs w:val="16"/>
              </w:rPr>
            </w:pPr>
            <w:del w:id="1301" w:author="Kurmanov, Aidyn [STAMGazStroy LLP]" w:date="2025-12-09T17:04:00Z" w16du:dateUtc="2025-12-09T12:04:00Z">
              <w:r w:rsidDel="007E35A2">
                <w:rPr>
                  <w:sz w:val="16"/>
                  <w:szCs w:val="16"/>
                </w:rPr>
                <w:delText>49</w:delText>
              </w:r>
            </w:del>
            <w:ins w:id="1302" w:author="Kurmanov, Aidyn [STAMGazStroy LLP]" w:date="2025-12-09T17:04:00Z" w16du:dateUtc="2025-12-09T12:04:00Z">
              <w:r w:rsidR="007E35A2">
                <w:rPr>
                  <w:sz w:val="16"/>
                  <w:szCs w:val="16"/>
                </w:rPr>
                <w:t>49</w:t>
              </w:r>
            </w:ins>
            <w:r w:rsidRPr="001D3869">
              <w:rPr>
                <w:sz w:val="16"/>
                <w:szCs w:val="16"/>
              </w:rPr>
              <w:t>°</w:t>
            </w:r>
            <w:r>
              <w:rPr>
                <w:sz w:val="16"/>
                <w:szCs w:val="16"/>
              </w:rPr>
              <w:t>C (120</w:t>
            </w:r>
            <w:r w:rsidRPr="001D3869">
              <w:rPr>
                <w:sz w:val="16"/>
                <w:szCs w:val="16"/>
              </w:rPr>
              <w:t>°F</w:t>
            </w:r>
            <w:r>
              <w:rPr>
                <w:sz w:val="16"/>
                <w:szCs w:val="16"/>
              </w:rPr>
              <w:t>)</w:t>
            </w:r>
          </w:p>
        </w:tc>
      </w:tr>
      <w:tr w:rsidR="003E601E" w:rsidRPr="001D3869" w14:paraId="6CADF8E0" w14:textId="77777777" w:rsidTr="00A25F9E">
        <w:trPr>
          <w:trHeight w:val="288"/>
          <w:jc w:val="center"/>
        </w:trPr>
        <w:tc>
          <w:tcPr>
            <w:tcW w:w="2023" w:type="dxa"/>
            <w:gridSpan w:val="3"/>
            <w:vAlign w:val="center"/>
          </w:tcPr>
          <w:p w14:paraId="65C4B6F1" w14:textId="77777777" w:rsidR="003E601E" w:rsidRPr="001D3869" w:rsidRDefault="003E601E" w:rsidP="00A25F9E">
            <w:pPr>
              <w:jc w:val="center"/>
              <w:rPr>
                <w:b/>
                <w:sz w:val="16"/>
                <w:szCs w:val="16"/>
              </w:rPr>
            </w:pPr>
          </w:p>
        </w:tc>
        <w:tc>
          <w:tcPr>
            <w:tcW w:w="5812" w:type="dxa"/>
            <w:gridSpan w:val="4"/>
            <w:vAlign w:val="center"/>
          </w:tcPr>
          <w:p w14:paraId="46AB33D0" w14:textId="77777777" w:rsidR="003E601E" w:rsidRPr="00F42D83" w:rsidRDefault="003E601E" w:rsidP="00A25F9E">
            <w:pPr>
              <w:spacing w:before="0" w:line="240" w:lineRule="auto"/>
              <w:ind w:left="0"/>
              <w:rPr>
                <w:sz w:val="16"/>
                <w:szCs w:val="16"/>
              </w:rPr>
            </w:pPr>
            <w:r w:rsidRPr="00F42D83">
              <w:rPr>
                <w:i/>
                <w:sz w:val="14"/>
                <w:szCs w:val="14"/>
              </w:rPr>
              <w:t>Note: Stripe coat of welds and edges highly recommended.</w:t>
            </w:r>
          </w:p>
        </w:tc>
        <w:tc>
          <w:tcPr>
            <w:tcW w:w="971" w:type="dxa"/>
          </w:tcPr>
          <w:p w14:paraId="30EF7A7F" w14:textId="77777777" w:rsidR="003E601E" w:rsidRPr="001D3869" w:rsidRDefault="003E601E" w:rsidP="00A25F9E">
            <w:pPr>
              <w:autoSpaceDE/>
              <w:autoSpaceDN/>
              <w:adjustRightInd/>
              <w:spacing w:before="0" w:line="240" w:lineRule="auto"/>
              <w:ind w:left="0"/>
              <w:rPr>
                <w:sz w:val="16"/>
                <w:szCs w:val="16"/>
              </w:rPr>
            </w:pPr>
          </w:p>
        </w:tc>
        <w:tc>
          <w:tcPr>
            <w:tcW w:w="1232" w:type="dxa"/>
            <w:gridSpan w:val="2"/>
          </w:tcPr>
          <w:p w14:paraId="6E3B1BFF" w14:textId="77777777" w:rsidR="003E601E" w:rsidRDefault="003E601E" w:rsidP="00A25F9E">
            <w:pPr>
              <w:spacing w:before="0" w:line="240" w:lineRule="auto"/>
              <w:ind w:left="0"/>
              <w:rPr>
                <w:sz w:val="16"/>
                <w:szCs w:val="16"/>
              </w:rPr>
            </w:pPr>
          </w:p>
        </w:tc>
      </w:tr>
      <w:tr w:rsidR="003E601E" w:rsidRPr="001D3869" w14:paraId="74ADAC92" w14:textId="77777777" w:rsidTr="00A25F9E">
        <w:trPr>
          <w:trHeight w:val="288"/>
          <w:jc w:val="center"/>
        </w:trPr>
        <w:tc>
          <w:tcPr>
            <w:tcW w:w="2023" w:type="dxa"/>
            <w:gridSpan w:val="3"/>
            <w:tcBorders>
              <w:top w:val="single" w:sz="12" w:space="0" w:color="auto"/>
            </w:tcBorders>
            <w:vAlign w:val="center"/>
          </w:tcPr>
          <w:p w14:paraId="6931914C"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 COAT</w:t>
            </w:r>
          </w:p>
        </w:tc>
        <w:tc>
          <w:tcPr>
            <w:tcW w:w="3015" w:type="dxa"/>
            <w:tcBorders>
              <w:top w:val="single" w:sz="12" w:space="0" w:color="auto"/>
            </w:tcBorders>
            <w:vAlign w:val="center"/>
          </w:tcPr>
          <w:p w14:paraId="2DA00E6A"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797" w:type="dxa"/>
            <w:gridSpan w:val="3"/>
            <w:tcBorders>
              <w:top w:val="single" w:sz="12" w:space="0" w:color="auto"/>
            </w:tcBorders>
            <w:vAlign w:val="center"/>
          </w:tcPr>
          <w:p w14:paraId="7055D15F" w14:textId="77777777" w:rsidR="003E601E" w:rsidRPr="00F42D83" w:rsidRDefault="003E601E" w:rsidP="00A25F9E">
            <w:pPr>
              <w:autoSpaceDE/>
              <w:autoSpaceDN/>
              <w:adjustRightInd/>
              <w:spacing w:before="0" w:line="240" w:lineRule="auto"/>
              <w:ind w:left="0"/>
              <w:rPr>
                <w:sz w:val="16"/>
                <w:szCs w:val="16"/>
              </w:rPr>
            </w:pPr>
            <w:proofErr w:type="spellStart"/>
            <w:r w:rsidRPr="00F42D83">
              <w:rPr>
                <w:sz w:val="16"/>
                <w:szCs w:val="16"/>
              </w:rPr>
              <w:t>Carboguard</w:t>
            </w:r>
            <w:proofErr w:type="spellEnd"/>
            <w:r w:rsidRPr="00F42D83">
              <w:rPr>
                <w:sz w:val="16"/>
                <w:szCs w:val="16"/>
              </w:rPr>
              <w:t xml:space="preserve"> 891Series</w:t>
            </w:r>
          </w:p>
        </w:tc>
        <w:tc>
          <w:tcPr>
            <w:tcW w:w="971" w:type="dxa"/>
            <w:tcBorders>
              <w:top w:val="single" w:sz="12" w:space="0" w:color="auto"/>
            </w:tcBorders>
            <w:vAlign w:val="center"/>
          </w:tcPr>
          <w:p w14:paraId="274E13B0"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119-214</w:t>
            </w:r>
          </w:p>
        </w:tc>
        <w:tc>
          <w:tcPr>
            <w:tcW w:w="1232" w:type="dxa"/>
            <w:gridSpan w:val="2"/>
            <w:tcBorders>
              <w:top w:val="single" w:sz="12" w:space="0" w:color="auto"/>
            </w:tcBorders>
            <w:vAlign w:val="center"/>
          </w:tcPr>
          <w:p w14:paraId="7956093F"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3E601E" w:rsidRPr="001D3869" w14:paraId="1A05043F" w14:textId="77777777" w:rsidTr="00A25F9E">
        <w:trPr>
          <w:trHeight w:val="288"/>
          <w:jc w:val="center"/>
        </w:trPr>
        <w:tc>
          <w:tcPr>
            <w:tcW w:w="2023" w:type="dxa"/>
            <w:gridSpan w:val="3"/>
            <w:vAlign w:val="center"/>
          </w:tcPr>
          <w:p w14:paraId="45C2527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3015" w:type="dxa"/>
            <w:vAlign w:val="center"/>
          </w:tcPr>
          <w:p w14:paraId="4AE1F7E5" w14:textId="77777777" w:rsidR="003E601E" w:rsidRPr="001D3869" w:rsidRDefault="003E601E" w:rsidP="00A25F9E">
            <w:pPr>
              <w:autoSpaceDE/>
              <w:autoSpaceDN/>
              <w:adjustRightInd/>
              <w:spacing w:before="0" w:line="240" w:lineRule="auto"/>
              <w:ind w:left="0"/>
              <w:rPr>
                <w:sz w:val="16"/>
                <w:szCs w:val="16"/>
              </w:rPr>
            </w:pPr>
            <w:proofErr w:type="spellStart"/>
            <w:r w:rsidRPr="003965C7">
              <w:rPr>
                <w:sz w:val="16"/>
                <w:szCs w:val="16"/>
              </w:rPr>
              <w:t>Dampney</w:t>
            </w:r>
            <w:proofErr w:type="spellEnd"/>
          </w:p>
        </w:tc>
        <w:tc>
          <w:tcPr>
            <w:tcW w:w="2797" w:type="dxa"/>
            <w:gridSpan w:val="3"/>
            <w:vAlign w:val="center"/>
          </w:tcPr>
          <w:p w14:paraId="59EFD82B" w14:textId="77777777" w:rsidR="003E601E" w:rsidRPr="00F42D83" w:rsidRDefault="003E601E" w:rsidP="00A25F9E">
            <w:pPr>
              <w:autoSpaceDE/>
              <w:autoSpaceDN/>
              <w:adjustRightInd/>
              <w:spacing w:before="0" w:line="240" w:lineRule="auto"/>
              <w:ind w:left="0"/>
              <w:rPr>
                <w:sz w:val="16"/>
                <w:szCs w:val="16"/>
              </w:rPr>
            </w:pPr>
            <w:proofErr w:type="spellStart"/>
            <w:r w:rsidRPr="00F42D83">
              <w:rPr>
                <w:sz w:val="16"/>
                <w:szCs w:val="16"/>
              </w:rPr>
              <w:t>Protexior</w:t>
            </w:r>
            <w:proofErr w:type="spellEnd"/>
            <w:r w:rsidRPr="00F42D83">
              <w:rPr>
                <w:sz w:val="16"/>
                <w:szCs w:val="16"/>
              </w:rPr>
              <w:t xml:space="preserve"> 794</w:t>
            </w:r>
          </w:p>
        </w:tc>
        <w:tc>
          <w:tcPr>
            <w:tcW w:w="971" w:type="dxa"/>
            <w:vAlign w:val="center"/>
          </w:tcPr>
          <w:p w14:paraId="6144CA80" w14:textId="7165400A" w:rsidR="003E601E" w:rsidRDefault="00D026C4" w:rsidP="00A25F9E">
            <w:pPr>
              <w:autoSpaceDE/>
              <w:autoSpaceDN/>
              <w:adjustRightInd/>
              <w:spacing w:before="0" w:line="240" w:lineRule="auto"/>
              <w:ind w:left="0"/>
              <w:jc w:val="center"/>
              <w:rPr>
                <w:sz w:val="16"/>
                <w:szCs w:val="16"/>
              </w:rPr>
            </w:pPr>
            <w:r>
              <w:rPr>
                <w:sz w:val="16"/>
                <w:szCs w:val="16"/>
                <w:lang w:val="ru-RU"/>
              </w:rPr>
              <w:t>90</w:t>
            </w:r>
          </w:p>
        </w:tc>
        <w:tc>
          <w:tcPr>
            <w:tcW w:w="1232" w:type="dxa"/>
            <w:gridSpan w:val="2"/>
            <w:vAlign w:val="center"/>
          </w:tcPr>
          <w:p w14:paraId="27198B62"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3E601E" w:rsidRPr="001D3869" w14:paraId="4F57A2A1" w14:textId="77777777" w:rsidTr="00A25F9E">
        <w:trPr>
          <w:trHeight w:val="288"/>
          <w:jc w:val="center"/>
        </w:trPr>
        <w:tc>
          <w:tcPr>
            <w:tcW w:w="2023" w:type="dxa"/>
            <w:gridSpan w:val="3"/>
            <w:vAlign w:val="center"/>
          </w:tcPr>
          <w:p w14:paraId="4D80AFF7"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3015" w:type="dxa"/>
            <w:vAlign w:val="center"/>
          </w:tcPr>
          <w:p w14:paraId="5CEB70B8"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797" w:type="dxa"/>
            <w:gridSpan w:val="3"/>
            <w:vAlign w:val="center"/>
          </w:tcPr>
          <w:p w14:paraId="4F502274" w14:textId="509EECD1" w:rsidR="003E601E" w:rsidRPr="00F42D83" w:rsidRDefault="00491E9D" w:rsidP="00A25F9E">
            <w:pPr>
              <w:autoSpaceDE/>
              <w:autoSpaceDN/>
              <w:adjustRightInd/>
              <w:spacing w:before="0" w:line="240" w:lineRule="auto"/>
              <w:ind w:left="0"/>
              <w:rPr>
                <w:sz w:val="16"/>
                <w:szCs w:val="16"/>
              </w:rPr>
            </w:pPr>
            <w:proofErr w:type="spellStart"/>
            <w:r w:rsidRPr="00F42D83">
              <w:rPr>
                <w:sz w:val="16"/>
                <w:szCs w:val="16"/>
              </w:rPr>
              <w:t>Hempadur</w:t>
            </w:r>
            <w:proofErr w:type="spellEnd"/>
            <w:r w:rsidRPr="00F42D83">
              <w:rPr>
                <w:sz w:val="16"/>
                <w:szCs w:val="16"/>
              </w:rPr>
              <w:t xml:space="preserve"> 8567</w:t>
            </w:r>
          </w:p>
        </w:tc>
        <w:tc>
          <w:tcPr>
            <w:tcW w:w="971" w:type="dxa"/>
            <w:vAlign w:val="center"/>
          </w:tcPr>
          <w:p w14:paraId="50468D4A" w14:textId="24B0559C" w:rsidR="003E601E" w:rsidRPr="001D3869" w:rsidRDefault="00491E9D" w:rsidP="00A25F9E">
            <w:pPr>
              <w:autoSpaceDE/>
              <w:autoSpaceDN/>
              <w:adjustRightInd/>
              <w:spacing w:before="0" w:line="240" w:lineRule="auto"/>
              <w:ind w:left="0"/>
              <w:jc w:val="center"/>
              <w:rPr>
                <w:sz w:val="16"/>
                <w:szCs w:val="16"/>
              </w:rPr>
            </w:pPr>
            <w:r>
              <w:rPr>
                <w:sz w:val="16"/>
                <w:szCs w:val="16"/>
              </w:rPr>
              <w:t>320</w:t>
            </w:r>
          </w:p>
        </w:tc>
        <w:tc>
          <w:tcPr>
            <w:tcW w:w="1232" w:type="dxa"/>
            <w:gridSpan w:val="2"/>
            <w:vAlign w:val="center"/>
          </w:tcPr>
          <w:p w14:paraId="3DA71EDC" w14:textId="60AFAF97" w:rsidR="003E601E" w:rsidRPr="001D3869" w:rsidRDefault="003E601E" w:rsidP="00A25F9E">
            <w:pPr>
              <w:autoSpaceDE/>
              <w:autoSpaceDN/>
              <w:adjustRightInd/>
              <w:spacing w:before="0" w:line="240" w:lineRule="auto"/>
              <w:ind w:left="0"/>
              <w:rPr>
                <w:sz w:val="16"/>
                <w:szCs w:val="16"/>
              </w:rPr>
            </w:pPr>
            <w:del w:id="1303" w:author="Kurmanov, Aidyn [STAMGazStroy LLP]" w:date="2025-12-09T17:05:00Z" w16du:dateUtc="2025-12-09T12:05:00Z">
              <w:r>
                <w:rPr>
                  <w:sz w:val="16"/>
                  <w:szCs w:val="16"/>
                </w:rPr>
                <w:delText>35</w:delText>
              </w:r>
            </w:del>
            <w:ins w:id="1304" w:author="Kurmanov, Aidyn [STAMGazStroy LLP]" w:date="2025-12-09T17:05:00Z" w16du:dateUtc="2025-12-09T12:05:00Z">
              <w:r w:rsidR="00150334">
                <w:rPr>
                  <w:sz w:val="16"/>
                  <w:szCs w:val="16"/>
                </w:rPr>
                <w:t>95</w:t>
              </w:r>
            </w:ins>
            <w:r w:rsidRPr="001D3869">
              <w:rPr>
                <w:sz w:val="16"/>
                <w:szCs w:val="16"/>
              </w:rPr>
              <w:t>°</w:t>
            </w:r>
            <w:r>
              <w:rPr>
                <w:sz w:val="16"/>
                <w:szCs w:val="16"/>
              </w:rPr>
              <w:t>C (</w:t>
            </w:r>
            <w:del w:id="1305" w:author="Kurmanov, Aidyn [STAMGazStroy LLP]" w:date="2025-12-09T17:05:00Z" w16du:dateUtc="2025-12-09T12:05:00Z">
              <w:r>
                <w:rPr>
                  <w:sz w:val="16"/>
                  <w:szCs w:val="16"/>
                </w:rPr>
                <w:delText>95</w:delText>
              </w:r>
            </w:del>
            <w:ins w:id="1306" w:author="Kurmanov, Aidyn [STAMGazStroy LLP]" w:date="2025-12-09T17:05:00Z" w16du:dateUtc="2025-12-09T12:05:00Z">
              <w:r w:rsidR="00150334">
                <w:rPr>
                  <w:sz w:val="16"/>
                  <w:szCs w:val="16"/>
                </w:rPr>
                <w:t>203</w:t>
              </w:r>
            </w:ins>
            <w:r w:rsidRPr="001D3869">
              <w:rPr>
                <w:sz w:val="16"/>
                <w:szCs w:val="16"/>
              </w:rPr>
              <w:t>°F</w:t>
            </w:r>
            <w:r>
              <w:rPr>
                <w:sz w:val="16"/>
                <w:szCs w:val="16"/>
              </w:rPr>
              <w:t>)</w:t>
            </w:r>
          </w:p>
        </w:tc>
      </w:tr>
      <w:tr w:rsidR="004740CB" w:rsidRPr="001D3869" w14:paraId="7B720EEE" w14:textId="77777777" w:rsidTr="00A25F9E">
        <w:trPr>
          <w:trHeight w:val="288"/>
          <w:jc w:val="center"/>
        </w:trPr>
        <w:tc>
          <w:tcPr>
            <w:tcW w:w="2023" w:type="dxa"/>
            <w:gridSpan w:val="3"/>
            <w:vMerge w:val="restart"/>
            <w:vAlign w:val="center"/>
          </w:tcPr>
          <w:p w14:paraId="7006E9FB" w14:textId="77777777" w:rsidR="004740CB" w:rsidRPr="001D3869" w:rsidRDefault="004740CB"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3015" w:type="dxa"/>
            <w:vAlign w:val="center"/>
          </w:tcPr>
          <w:p w14:paraId="544B26D0" w14:textId="77777777" w:rsidR="004740CB" w:rsidRPr="001D3869" w:rsidRDefault="004740CB" w:rsidP="00A25F9E">
            <w:pPr>
              <w:autoSpaceDE/>
              <w:autoSpaceDN/>
              <w:adjustRightInd/>
              <w:spacing w:before="0" w:line="240" w:lineRule="auto"/>
              <w:ind w:left="0"/>
              <w:rPr>
                <w:sz w:val="16"/>
                <w:szCs w:val="16"/>
              </w:rPr>
            </w:pPr>
            <w:r w:rsidRPr="001D3869">
              <w:rPr>
                <w:sz w:val="16"/>
                <w:szCs w:val="16"/>
              </w:rPr>
              <w:t>International</w:t>
            </w:r>
          </w:p>
        </w:tc>
        <w:tc>
          <w:tcPr>
            <w:tcW w:w="2797" w:type="dxa"/>
            <w:gridSpan w:val="3"/>
            <w:vAlign w:val="center"/>
          </w:tcPr>
          <w:p w14:paraId="621CD14D" w14:textId="6AEB89C4" w:rsidR="004740CB" w:rsidRPr="00F42D83" w:rsidRDefault="004740CB" w:rsidP="00A25F9E">
            <w:pPr>
              <w:autoSpaceDE/>
              <w:autoSpaceDN/>
              <w:adjustRightInd/>
              <w:spacing w:before="0" w:line="240" w:lineRule="auto"/>
              <w:ind w:left="0"/>
              <w:rPr>
                <w:sz w:val="16"/>
                <w:szCs w:val="16"/>
              </w:rPr>
            </w:pPr>
            <w:r w:rsidRPr="00F42D83">
              <w:rPr>
                <w:sz w:val="16"/>
                <w:szCs w:val="16"/>
              </w:rPr>
              <w:t xml:space="preserve">Interline 850 </w:t>
            </w:r>
          </w:p>
        </w:tc>
        <w:tc>
          <w:tcPr>
            <w:tcW w:w="971" w:type="dxa"/>
            <w:vAlign w:val="center"/>
          </w:tcPr>
          <w:p w14:paraId="06966BB7" w14:textId="77777777" w:rsidR="004740CB" w:rsidRPr="001D3869" w:rsidRDefault="004740CB" w:rsidP="00A25F9E">
            <w:pPr>
              <w:autoSpaceDE/>
              <w:autoSpaceDN/>
              <w:adjustRightInd/>
              <w:spacing w:before="0" w:line="240" w:lineRule="auto"/>
              <w:ind w:left="0"/>
              <w:jc w:val="center"/>
              <w:rPr>
                <w:sz w:val="16"/>
                <w:szCs w:val="16"/>
              </w:rPr>
            </w:pPr>
            <w:r>
              <w:rPr>
                <w:sz w:val="16"/>
                <w:szCs w:val="16"/>
              </w:rPr>
              <w:t>225</w:t>
            </w:r>
          </w:p>
        </w:tc>
        <w:tc>
          <w:tcPr>
            <w:tcW w:w="1232" w:type="dxa"/>
            <w:gridSpan w:val="2"/>
            <w:vAlign w:val="center"/>
          </w:tcPr>
          <w:p w14:paraId="53AEFECE" w14:textId="77777777" w:rsidR="004740CB" w:rsidRPr="001D3869" w:rsidRDefault="004740CB"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4740CB" w:rsidRPr="001D3869" w14:paraId="6A7EAE06" w14:textId="77777777" w:rsidTr="00A25F9E">
        <w:trPr>
          <w:trHeight w:val="288"/>
          <w:jc w:val="center"/>
        </w:trPr>
        <w:tc>
          <w:tcPr>
            <w:tcW w:w="2023" w:type="dxa"/>
            <w:gridSpan w:val="3"/>
            <w:vMerge/>
            <w:vAlign w:val="center"/>
          </w:tcPr>
          <w:p w14:paraId="3DE5C99D" w14:textId="77777777" w:rsidR="004740CB" w:rsidRPr="00AC6690" w:rsidRDefault="004740CB" w:rsidP="00032154">
            <w:pPr>
              <w:autoSpaceDE/>
              <w:autoSpaceDN/>
              <w:adjustRightInd/>
              <w:spacing w:before="0" w:line="240" w:lineRule="auto"/>
              <w:ind w:left="0"/>
              <w:rPr>
                <w:b/>
                <w:sz w:val="16"/>
                <w:szCs w:val="16"/>
              </w:rPr>
            </w:pPr>
          </w:p>
        </w:tc>
        <w:tc>
          <w:tcPr>
            <w:tcW w:w="3015" w:type="dxa"/>
            <w:vAlign w:val="center"/>
          </w:tcPr>
          <w:p w14:paraId="33745551" w14:textId="3277DE72" w:rsidR="004740CB" w:rsidRPr="001D3869" w:rsidRDefault="004740CB" w:rsidP="00032154">
            <w:pPr>
              <w:autoSpaceDE/>
              <w:autoSpaceDN/>
              <w:adjustRightInd/>
              <w:spacing w:before="0" w:line="240" w:lineRule="auto"/>
              <w:ind w:left="0"/>
              <w:rPr>
                <w:sz w:val="16"/>
                <w:szCs w:val="16"/>
              </w:rPr>
            </w:pPr>
            <w:r w:rsidRPr="001D3869">
              <w:rPr>
                <w:sz w:val="16"/>
                <w:szCs w:val="16"/>
              </w:rPr>
              <w:t>Jotun Paints</w:t>
            </w:r>
          </w:p>
        </w:tc>
        <w:tc>
          <w:tcPr>
            <w:tcW w:w="2797" w:type="dxa"/>
            <w:gridSpan w:val="3"/>
            <w:vAlign w:val="center"/>
          </w:tcPr>
          <w:p w14:paraId="10F9D0A2" w14:textId="3B9D7748" w:rsidR="004740CB" w:rsidRPr="00F42D83" w:rsidRDefault="004740CB" w:rsidP="00032154">
            <w:pPr>
              <w:autoSpaceDE/>
              <w:autoSpaceDN/>
              <w:adjustRightInd/>
              <w:spacing w:before="0" w:line="240" w:lineRule="auto"/>
              <w:ind w:left="0"/>
              <w:rPr>
                <w:sz w:val="16"/>
                <w:szCs w:val="16"/>
              </w:rPr>
            </w:pPr>
            <w:proofErr w:type="spellStart"/>
            <w:r w:rsidRPr="00F42D83">
              <w:rPr>
                <w:sz w:val="16"/>
                <w:szCs w:val="16"/>
              </w:rPr>
              <w:t>Tankguard</w:t>
            </w:r>
            <w:proofErr w:type="spellEnd"/>
            <w:r w:rsidRPr="00F42D83">
              <w:rPr>
                <w:sz w:val="16"/>
                <w:szCs w:val="16"/>
              </w:rPr>
              <w:t xml:space="preserve"> DW</w:t>
            </w:r>
          </w:p>
        </w:tc>
        <w:tc>
          <w:tcPr>
            <w:tcW w:w="971" w:type="dxa"/>
            <w:vAlign w:val="center"/>
          </w:tcPr>
          <w:p w14:paraId="5AC57FE9" w14:textId="22F5E404" w:rsidR="004740CB" w:rsidRDefault="004740CB" w:rsidP="00032154">
            <w:pPr>
              <w:autoSpaceDE/>
              <w:autoSpaceDN/>
              <w:adjustRightInd/>
              <w:spacing w:before="0" w:line="240" w:lineRule="auto"/>
              <w:ind w:left="0"/>
              <w:jc w:val="center"/>
              <w:rPr>
                <w:sz w:val="16"/>
                <w:szCs w:val="16"/>
              </w:rPr>
            </w:pPr>
            <w:r>
              <w:rPr>
                <w:sz w:val="16"/>
                <w:szCs w:val="16"/>
              </w:rPr>
              <w:t>3</w:t>
            </w:r>
          </w:p>
        </w:tc>
        <w:tc>
          <w:tcPr>
            <w:tcW w:w="1232" w:type="dxa"/>
            <w:gridSpan w:val="2"/>
            <w:vAlign w:val="center"/>
          </w:tcPr>
          <w:p w14:paraId="65C8FC29" w14:textId="4E3945A5" w:rsidR="004740CB" w:rsidRDefault="004740CB" w:rsidP="00032154">
            <w:pPr>
              <w:autoSpaceDE/>
              <w:autoSpaceDN/>
              <w:adjustRightInd/>
              <w:spacing w:before="0" w:line="240" w:lineRule="auto"/>
              <w:ind w:left="0"/>
              <w:rPr>
                <w:sz w:val="16"/>
                <w:szCs w:val="16"/>
              </w:rPr>
            </w:pPr>
            <w:r>
              <w:rPr>
                <w:sz w:val="16"/>
                <w:szCs w:val="16"/>
              </w:rPr>
              <w:t>50</w:t>
            </w:r>
            <w:r w:rsidRPr="001D3869">
              <w:rPr>
                <w:sz w:val="16"/>
                <w:szCs w:val="16"/>
              </w:rPr>
              <w:t>°</w:t>
            </w:r>
            <w:r>
              <w:rPr>
                <w:sz w:val="16"/>
                <w:szCs w:val="16"/>
              </w:rPr>
              <w:t>C (122</w:t>
            </w:r>
            <w:r w:rsidRPr="001D3869">
              <w:rPr>
                <w:sz w:val="16"/>
                <w:szCs w:val="16"/>
              </w:rPr>
              <w:t>°F</w:t>
            </w:r>
            <w:r>
              <w:rPr>
                <w:sz w:val="16"/>
                <w:szCs w:val="16"/>
              </w:rPr>
              <w:t>)</w:t>
            </w:r>
          </w:p>
        </w:tc>
      </w:tr>
      <w:tr w:rsidR="00032154" w:rsidRPr="001D3869" w14:paraId="4D220BEC" w14:textId="77777777" w:rsidTr="00A25F9E">
        <w:trPr>
          <w:trHeight w:val="288"/>
          <w:jc w:val="center"/>
        </w:trPr>
        <w:tc>
          <w:tcPr>
            <w:tcW w:w="2023" w:type="dxa"/>
            <w:gridSpan w:val="3"/>
            <w:vAlign w:val="center"/>
          </w:tcPr>
          <w:p w14:paraId="1C114BD2" w14:textId="77777777" w:rsidR="00032154" w:rsidRPr="001D3869" w:rsidRDefault="00032154" w:rsidP="00032154">
            <w:pPr>
              <w:jc w:val="center"/>
              <w:rPr>
                <w:b/>
                <w:sz w:val="16"/>
                <w:szCs w:val="16"/>
              </w:rPr>
            </w:pPr>
          </w:p>
        </w:tc>
        <w:tc>
          <w:tcPr>
            <w:tcW w:w="3015" w:type="dxa"/>
            <w:vAlign w:val="center"/>
          </w:tcPr>
          <w:p w14:paraId="5E967182" w14:textId="77777777" w:rsidR="00032154" w:rsidRPr="001D3869" w:rsidRDefault="00032154" w:rsidP="00032154">
            <w:pPr>
              <w:autoSpaceDE/>
              <w:autoSpaceDN/>
              <w:adjustRightInd/>
              <w:spacing w:before="0" w:line="240" w:lineRule="auto"/>
              <w:ind w:left="0"/>
              <w:rPr>
                <w:sz w:val="16"/>
                <w:szCs w:val="16"/>
              </w:rPr>
            </w:pPr>
            <w:r>
              <w:rPr>
                <w:sz w:val="16"/>
                <w:szCs w:val="16"/>
              </w:rPr>
              <w:t>PPG</w:t>
            </w:r>
          </w:p>
        </w:tc>
        <w:tc>
          <w:tcPr>
            <w:tcW w:w="2797" w:type="dxa"/>
            <w:gridSpan w:val="3"/>
            <w:vAlign w:val="center"/>
          </w:tcPr>
          <w:p w14:paraId="6D2AB844" w14:textId="6A6BC803" w:rsidR="004740CB" w:rsidRPr="00F42D83" w:rsidRDefault="00032154" w:rsidP="00032154">
            <w:pPr>
              <w:autoSpaceDE/>
              <w:autoSpaceDN/>
              <w:adjustRightInd/>
              <w:spacing w:before="0" w:line="240" w:lineRule="auto"/>
              <w:ind w:left="0"/>
              <w:rPr>
                <w:sz w:val="16"/>
                <w:szCs w:val="16"/>
              </w:rPr>
            </w:pPr>
            <w:proofErr w:type="spellStart"/>
            <w:r w:rsidRPr="00F42D83">
              <w:rPr>
                <w:sz w:val="16"/>
                <w:szCs w:val="16"/>
              </w:rPr>
              <w:t>Amercoat</w:t>
            </w:r>
            <w:proofErr w:type="spellEnd"/>
            <w:r w:rsidRPr="00F42D83">
              <w:rPr>
                <w:sz w:val="16"/>
                <w:szCs w:val="16"/>
              </w:rPr>
              <w:t xml:space="preserve"> 240</w:t>
            </w:r>
          </w:p>
          <w:p w14:paraId="4C8D673C" w14:textId="5C881F6E" w:rsidR="00032154" w:rsidRPr="00F42D83" w:rsidRDefault="00032154" w:rsidP="00032154">
            <w:pPr>
              <w:autoSpaceDE/>
              <w:autoSpaceDN/>
              <w:adjustRightInd/>
              <w:spacing w:before="0" w:line="240" w:lineRule="auto"/>
              <w:ind w:left="0"/>
              <w:rPr>
                <w:sz w:val="16"/>
                <w:szCs w:val="16"/>
              </w:rPr>
            </w:pPr>
            <w:proofErr w:type="spellStart"/>
            <w:r w:rsidRPr="00F42D83">
              <w:rPr>
                <w:sz w:val="16"/>
                <w:szCs w:val="16"/>
              </w:rPr>
              <w:t>SigmaCover</w:t>
            </w:r>
            <w:proofErr w:type="spellEnd"/>
            <w:r w:rsidRPr="00F42D83">
              <w:rPr>
                <w:sz w:val="16"/>
                <w:szCs w:val="16"/>
              </w:rPr>
              <w:t xml:space="preserve"> 240</w:t>
            </w:r>
          </w:p>
        </w:tc>
        <w:tc>
          <w:tcPr>
            <w:tcW w:w="971" w:type="dxa"/>
            <w:vAlign w:val="center"/>
          </w:tcPr>
          <w:p w14:paraId="67BE4EEC" w14:textId="62C4EB36" w:rsidR="00032154" w:rsidRPr="001D3869" w:rsidRDefault="00032154" w:rsidP="00032154">
            <w:pPr>
              <w:autoSpaceDE/>
              <w:autoSpaceDN/>
              <w:adjustRightInd/>
              <w:spacing w:before="0" w:line="240" w:lineRule="auto"/>
              <w:ind w:left="0"/>
              <w:jc w:val="center"/>
              <w:rPr>
                <w:sz w:val="16"/>
                <w:szCs w:val="16"/>
              </w:rPr>
            </w:pPr>
            <w:del w:id="1307" w:author="Kurmanov, Aidyn [STAMGazStroy LLP]" w:date="2025-12-09T17:05:00Z" w16du:dateUtc="2025-12-09T12:05:00Z">
              <w:r w:rsidDel="001B027F">
                <w:rPr>
                  <w:sz w:val="16"/>
                  <w:szCs w:val="16"/>
                </w:rPr>
                <w:delText>153</w:delText>
              </w:r>
            </w:del>
            <w:ins w:id="1308" w:author="Kurmanov, Aidyn [STAMGazStroy LLP]" w:date="2025-12-09T17:05:00Z" w16du:dateUtc="2025-12-09T12:05:00Z">
              <w:r w:rsidR="001B027F">
                <w:rPr>
                  <w:sz w:val="16"/>
                  <w:szCs w:val="16"/>
                </w:rPr>
                <w:t>146-180</w:t>
              </w:r>
            </w:ins>
          </w:p>
        </w:tc>
        <w:tc>
          <w:tcPr>
            <w:tcW w:w="1232" w:type="dxa"/>
            <w:gridSpan w:val="2"/>
            <w:vAlign w:val="center"/>
          </w:tcPr>
          <w:p w14:paraId="0AE6A3AE" w14:textId="77777777" w:rsidR="00032154" w:rsidRPr="001D3869" w:rsidRDefault="00032154" w:rsidP="00032154">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032154" w:rsidRPr="001D3869" w14:paraId="381A6BC8" w14:textId="77777777" w:rsidTr="00A25F9E">
        <w:trPr>
          <w:trHeight w:val="288"/>
          <w:jc w:val="center"/>
        </w:trPr>
        <w:tc>
          <w:tcPr>
            <w:tcW w:w="2023" w:type="dxa"/>
            <w:gridSpan w:val="3"/>
            <w:vAlign w:val="center"/>
          </w:tcPr>
          <w:p w14:paraId="2E30420A" w14:textId="77777777" w:rsidR="00032154" w:rsidRPr="001D3869" w:rsidRDefault="00032154" w:rsidP="00032154">
            <w:pPr>
              <w:jc w:val="center"/>
              <w:rPr>
                <w:b/>
                <w:sz w:val="16"/>
                <w:szCs w:val="16"/>
              </w:rPr>
            </w:pPr>
          </w:p>
        </w:tc>
        <w:tc>
          <w:tcPr>
            <w:tcW w:w="3015" w:type="dxa"/>
            <w:vAlign w:val="center"/>
          </w:tcPr>
          <w:p w14:paraId="0C62434A" w14:textId="77777777" w:rsidR="00032154" w:rsidRPr="001D3869" w:rsidRDefault="00032154" w:rsidP="00032154">
            <w:pPr>
              <w:autoSpaceDE/>
              <w:autoSpaceDN/>
              <w:adjustRightInd/>
              <w:spacing w:before="0" w:line="240" w:lineRule="auto"/>
              <w:ind w:left="0"/>
              <w:rPr>
                <w:sz w:val="16"/>
                <w:szCs w:val="16"/>
              </w:rPr>
            </w:pPr>
            <w:r w:rsidRPr="001D3869">
              <w:rPr>
                <w:sz w:val="16"/>
                <w:szCs w:val="16"/>
              </w:rPr>
              <w:t>Sherwin Williams</w:t>
            </w:r>
          </w:p>
        </w:tc>
        <w:tc>
          <w:tcPr>
            <w:tcW w:w="2797" w:type="dxa"/>
            <w:gridSpan w:val="3"/>
            <w:vAlign w:val="center"/>
          </w:tcPr>
          <w:p w14:paraId="30BC3691" w14:textId="7F5E42C9" w:rsidR="00032154" w:rsidRPr="00F42D83" w:rsidRDefault="00032154" w:rsidP="00032154">
            <w:pPr>
              <w:autoSpaceDE/>
              <w:autoSpaceDN/>
              <w:adjustRightInd/>
              <w:spacing w:before="0" w:line="240" w:lineRule="auto"/>
              <w:ind w:left="0"/>
              <w:rPr>
                <w:sz w:val="16"/>
                <w:szCs w:val="16"/>
              </w:rPr>
            </w:pPr>
            <w:proofErr w:type="spellStart"/>
            <w:r w:rsidRPr="00F42D83">
              <w:rPr>
                <w:sz w:val="16"/>
                <w:szCs w:val="16"/>
              </w:rPr>
              <w:t>Macropoxy</w:t>
            </w:r>
            <w:proofErr w:type="spellEnd"/>
            <w:r w:rsidRPr="00F42D83">
              <w:rPr>
                <w:sz w:val="16"/>
                <w:szCs w:val="16"/>
              </w:rPr>
              <w:t xml:space="preserve"> 646 Series </w:t>
            </w:r>
          </w:p>
        </w:tc>
        <w:tc>
          <w:tcPr>
            <w:tcW w:w="971" w:type="dxa"/>
            <w:vAlign w:val="center"/>
          </w:tcPr>
          <w:p w14:paraId="3F86137F" w14:textId="77777777" w:rsidR="00032154" w:rsidRPr="001D3869" w:rsidRDefault="00032154" w:rsidP="00032154">
            <w:pPr>
              <w:autoSpaceDE/>
              <w:autoSpaceDN/>
              <w:adjustRightInd/>
              <w:spacing w:before="0" w:line="240" w:lineRule="auto"/>
              <w:ind w:left="0"/>
              <w:jc w:val="center"/>
              <w:rPr>
                <w:sz w:val="16"/>
                <w:szCs w:val="16"/>
              </w:rPr>
            </w:pPr>
            <w:r>
              <w:rPr>
                <w:sz w:val="16"/>
                <w:szCs w:val="16"/>
              </w:rPr>
              <w:t>100-250</w:t>
            </w:r>
          </w:p>
        </w:tc>
        <w:tc>
          <w:tcPr>
            <w:tcW w:w="1232" w:type="dxa"/>
            <w:gridSpan w:val="2"/>
            <w:vAlign w:val="center"/>
          </w:tcPr>
          <w:p w14:paraId="15A6B92B" w14:textId="77777777" w:rsidR="00032154" w:rsidRPr="001D3869" w:rsidRDefault="00032154" w:rsidP="00032154">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(120</w:t>
            </w:r>
            <w:r w:rsidRPr="001D3869">
              <w:rPr>
                <w:sz w:val="16"/>
                <w:szCs w:val="16"/>
              </w:rPr>
              <w:t>°F</w:t>
            </w:r>
            <w:r>
              <w:rPr>
                <w:sz w:val="16"/>
                <w:szCs w:val="16"/>
              </w:rPr>
              <w:t>)</w:t>
            </w:r>
          </w:p>
        </w:tc>
      </w:tr>
      <w:tr w:rsidR="00032154" w:rsidRPr="001D3869" w14:paraId="41BB2902" w14:textId="77777777" w:rsidTr="00A25F9E">
        <w:trPr>
          <w:trHeight w:val="288"/>
          <w:jc w:val="center"/>
        </w:trPr>
        <w:tc>
          <w:tcPr>
            <w:tcW w:w="2023" w:type="dxa"/>
            <w:gridSpan w:val="3"/>
            <w:vAlign w:val="center"/>
          </w:tcPr>
          <w:p w14:paraId="68A5A43B" w14:textId="77777777" w:rsidR="00032154" w:rsidRPr="001D3869" w:rsidRDefault="00032154" w:rsidP="00032154">
            <w:pPr>
              <w:jc w:val="center"/>
              <w:rPr>
                <w:b/>
                <w:sz w:val="16"/>
                <w:szCs w:val="16"/>
              </w:rPr>
            </w:pPr>
          </w:p>
        </w:tc>
        <w:tc>
          <w:tcPr>
            <w:tcW w:w="3015" w:type="dxa"/>
            <w:vAlign w:val="center"/>
          </w:tcPr>
          <w:p w14:paraId="359A5DB3" w14:textId="65633DEA" w:rsidR="00032154" w:rsidRPr="001D3869" w:rsidRDefault="00032154" w:rsidP="00032154">
            <w:pPr>
              <w:autoSpaceDE/>
              <w:autoSpaceDN/>
              <w:adjustRightInd/>
              <w:spacing w:before="0" w:line="240" w:lineRule="auto"/>
              <w:ind w:left="0"/>
              <w:rPr>
                <w:sz w:val="16"/>
                <w:szCs w:val="16"/>
              </w:rPr>
            </w:pPr>
            <w:r w:rsidRPr="002D3716">
              <w:rPr>
                <w:sz w:val="16"/>
                <w:szCs w:val="16"/>
              </w:rPr>
              <w:t xml:space="preserve">Tnemec </w:t>
            </w:r>
          </w:p>
        </w:tc>
        <w:tc>
          <w:tcPr>
            <w:tcW w:w="2797" w:type="dxa"/>
            <w:gridSpan w:val="3"/>
            <w:vAlign w:val="center"/>
          </w:tcPr>
          <w:p w14:paraId="7E0975F0" w14:textId="2B4B35DE" w:rsidR="00032154" w:rsidRPr="00F42D83" w:rsidRDefault="00032154" w:rsidP="00032154">
            <w:pPr>
              <w:autoSpaceDE/>
              <w:autoSpaceDN/>
              <w:adjustRightInd/>
              <w:spacing w:before="0" w:line="240" w:lineRule="auto"/>
              <w:ind w:left="0"/>
              <w:rPr>
                <w:sz w:val="16"/>
                <w:szCs w:val="16"/>
              </w:rPr>
            </w:pPr>
            <w:r w:rsidRPr="00F42D83">
              <w:rPr>
                <w:sz w:val="16"/>
                <w:szCs w:val="16"/>
              </w:rPr>
              <w:t xml:space="preserve">Series 61 </w:t>
            </w:r>
            <w:proofErr w:type="spellStart"/>
            <w:r w:rsidRPr="00F42D83">
              <w:rPr>
                <w:sz w:val="16"/>
                <w:szCs w:val="16"/>
              </w:rPr>
              <w:t>Tneme</w:t>
            </w:r>
            <w:proofErr w:type="spellEnd"/>
            <w:r w:rsidRPr="00F42D83">
              <w:rPr>
                <w:sz w:val="16"/>
                <w:szCs w:val="16"/>
              </w:rPr>
              <w:t xml:space="preserve">-Liner </w:t>
            </w:r>
          </w:p>
        </w:tc>
        <w:tc>
          <w:tcPr>
            <w:tcW w:w="971" w:type="dxa"/>
            <w:vAlign w:val="center"/>
          </w:tcPr>
          <w:p w14:paraId="4BFE7731" w14:textId="77777777" w:rsidR="00032154" w:rsidRPr="001D3869" w:rsidRDefault="00032154" w:rsidP="00032154">
            <w:pPr>
              <w:autoSpaceDE/>
              <w:autoSpaceDN/>
              <w:adjustRightInd/>
              <w:spacing w:before="0" w:line="240" w:lineRule="auto"/>
              <w:ind w:left="0"/>
              <w:jc w:val="center"/>
              <w:rPr>
                <w:sz w:val="16"/>
                <w:szCs w:val="16"/>
              </w:rPr>
            </w:pPr>
            <w:r>
              <w:rPr>
                <w:sz w:val="16"/>
                <w:szCs w:val="16"/>
              </w:rPr>
              <w:t>45</w:t>
            </w:r>
          </w:p>
        </w:tc>
        <w:tc>
          <w:tcPr>
            <w:tcW w:w="1232" w:type="dxa"/>
            <w:gridSpan w:val="2"/>
            <w:vAlign w:val="center"/>
          </w:tcPr>
          <w:p w14:paraId="7C2F6824" w14:textId="77777777" w:rsidR="00032154" w:rsidRPr="001D3869" w:rsidRDefault="00032154" w:rsidP="00032154">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(120</w:t>
            </w:r>
            <w:r w:rsidRPr="001D3869">
              <w:rPr>
                <w:sz w:val="16"/>
                <w:szCs w:val="16"/>
              </w:rPr>
              <w:t>°F</w:t>
            </w:r>
            <w:r>
              <w:rPr>
                <w:sz w:val="16"/>
                <w:szCs w:val="16"/>
              </w:rPr>
              <w:t>)</w:t>
            </w:r>
          </w:p>
        </w:tc>
      </w:tr>
      <w:tr w:rsidR="00032154" w:rsidRPr="001D3869" w14:paraId="2D1C563B" w14:textId="77777777" w:rsidTr="00A25F9E">
        <w:trPr>
          <w:trHeight w:val="288"/>
          <w:jc w:val="center"/>
        </w:trPr>
        <w:tc>
          <w:tcPr>
            <w:tcW w:w="10038" w:type="dxa"/>
            <w:gridSpan w:val="10"/>
            <w:tcBorders>
              <w:top w:val="single" w:sz="12" w:space="0" w:color="auto"/>
            </w:tcBorders>
            <w:vAlign w:val="center"/>
          </w:tcPr>
          <w:p w14:paraId="44211C59" w14:textId="77777777" w:rsidR="00032154" w:rsidRPr="00364589" w:rsidRDefault="00032154" w:rsidP="00032154">
            <w:pPr>
              <w:autoSpaceDE/>
              <w:autoSpaceDN/>
              <w:adjustRightInd/>
              <w:spacing w:before="0" w:line="240" w:lineRule="auto"/>
              <w:ind w:left="0"/>
              <w:rPr>
                <w:i/>
                <w:sz w:val="14"/>
                <w:szCs w:val="14"/>
              </w:rPr>
            </w:pPr>
            <w:r w:rsidRPr="00364589">
              <w:rPr>
                <w:i/>
                <w:sz w:val="14"/>
                <w:szCs w:val="14"/>
              </w:rPr>
              <w:t>If seam sealant or putty is required, use any of the brands from the Acceptable Brands list: (Epoxy, Rivet and Seam Sealer (Spray or Trowel), Polysulfide Flexible</w:t>
            </w:r>
          </w:p>
          <w:p w14:paraId="45496E61" w14:textId="77777777" w:rsidR="00032154" w:rsidRPr="001D3869" w:rsidRDefault="00032154" w:rsidP="00032154">
            <w:pPr>
              <w:autoSpaceDE/>
              <w:autoSpaceDN/>
              <w:adjustRightInd/>
              <w:spacing w:before="0" w:line="240" w:lineRule="auto"/>
              <w:ind w:left="0"/>
              <w:rPr>
                <w:i/>
                <w:sz w:val="14"/>
                <w:szCs w:val="14"/>
              </w:rPr>
            </w:pPr>
            <w:r w:rsidRPr="00364589">
              <w:rPr>
                <w:i/>
                <w:sz w:val="14"/>
                <w:szCs w:val="14"/>
              </w:rPr>
              <w:t xml:space="preserve">Putty). This list is limited to full-service national manufacturers. Local conditions may </w:t>
            </w:r>
            <w:proofErr w:type="gramStart"/>
            <w:r w:rsidRPr="00364589">
              <w:rPr>
                <w:i/>
                <w:sz w:val="14"/>
                <w:szCs w:val="14"/>
              </w:rPr>
              <w:t>warrant adding</w:t>
            </w:r>
            <w:proofErr w:type="gramEnd"/>
            <w:r w:rsidRPr="00364589">
              <w:rPr>
                <w:i/>
                <w:sz w:val="14"/>
                <w:szCs w:val="14"/>
              </w:rPr>
              <w:t xml:space="preserve"> local suppliers</w:t>
            </w:r>
            <w:r w:rsidRPr="001D3869">
              <w:rPr>
                <w:i/>
                <w:sz w:val="14"/>
                <w:szCs w:val="14"/>
              </w:rPr>
              <w:t>.</w:t>
            </w:r>
          </w:p>
        </w:tc>
      </w:tr>
      <w:tr w:rsidR="00032154" w:rsidRPr="001D3869" w14:paraId="2A5289BC" w14:textId="77777777" w:rsidTr="00A25F9E">
        <w:trPr>
          <w:trHeight w:val="288"/>
          <w:jc w:val="center"/>
        </w:trPr>
        <w:tc>
          <w:tcPr>
            <w:tcW w:w="10038" w:type="dxa"/>
            <w:gridSpan w:val="10"/>
            <w:vAlign w:val="center"/>
          </w:tcPr>
          <w:p w14:paraId="3324EADA" w14:textId="77777777" w:rsidR="00032154" w:rsidRPr="001D3869" w:rsidRDefault="00032154" w:rsidP="00032154">
            <w:pPr>
              <w:autoSpaceDE/>
              <w:autoSpaceDN/>
              <w:adjustRightInd/>
              <w:spacing w:before="0" w:line="240" w:lineRule="auto"/>
              <w:ind w:left="0"/>
              <w:rPr>
                <w:i/>
                <w:sz w:val="14"/>
                <w:szCs w:val="14"/>
              </w:rPr>
            </w:pPr>
            <w:r w:rsidRPr="00110A58">
              <w:rPr>
                <w:i/>
                <w:sz w:val="14"/>
                <w:szCs w:val="14"/>
              </w:rPr>
              <w:t>* Designates single coat application, low temperature cure and application, and fast cure. Applied 20–25 mils (508–635 um) by Plural Component Equipment</w:t>
            </w:r>
            <w:r w:rsidRPr="00364589">
              <w:rPr>
                <w:i/>
                <w:sz w:val="14"/>
                <w:szCs w:val="14"/>
              </w:rPr>
              <w:t>.</w:t>
            </w:r>
          </w:p>
        </w:tc>
      </w:tr>
      <w:tr w:rsidR="00032154" w:rsidRPr="000F4EA8" w14:paraId="7E318DAE" w14:textId="77777777" w:rsidTr="00A25F9E">
        <w:trPr>
          <w:gridAfter w:val="1"/>
          <w:wAfter w:w="114" w:type="dxa"/>
          <w:trHeight w:val="288"/>
          <w:jc w:val="center"/>
        </w:trPr>
        <w:tc>
          <w:tcPr>
            <w:tcW w:w="1170" w:type="dxa"/>
            <w:vAlign w:val="center"/>
          </w:tcPr>
          <w:p w14:paraId="3B7AB149" w14:textId="77777777" w:rsidR="00032154" w:rsidRPr="000F4EA8" w:rsidRDefault="00032154" w:rsidP="00032154">
            <w:pPr>
              <w:autoSpaceDE/>
              <w:autoSpaceDN/>
              <w:adjustRightInd/>
              <w:spacing w:before="0" w:line="240" w:lineRule="auto"/>
              <w:ind w:left="-72"/>
              <w:rPr>
                <w:b/>
                <w:sz w:val="16"/>
                <w:szCs w:val="16"/>
              </w:rPr>
            </w:pPr>
            <w:r w:rsidRPr="000F4EA8">
              <w:rPr>
                <w:b/>
                <w:sz w:val="16"/>
                <w:szCs w:val="16"/>
              </w:rPr>
              <w:t>Last Update:</w:t>
            </w:r>
          </w:p>
        </w:tc>
        <w:tc>
          <w:tcPr>
            <w:tcW w:w="3868" w:type="dxa"/>
            <w:gridSpan w:val="3"/>
            <w:vAlign w:val="center"/>
          </w:tcPr>
          <w:p w14:paraId="6CF01C00" w14:textId="08835972" w:rsidR="00032154" w:rsidRPr="000F4EA8" w:rsidRDefault="00F42D83" w:rsidP="00032154">
            <w:pPr>
              <w:autoSpaceDE/>
              <w:autoSpaceDN/>
              <w:adjustRightInd/>
              <w:spacing w:before="0" w:line="240" w:lineRule="auto"/>
              <w:ind w:left="-72"/>
              <w:rPr>
                <w:b/>
                <w:sz w:val="16"/>
                <w:szCs w:val="16"/>
              </w:rPr>
            </w:pPr>
            <w:r>
              <w:rPr>
                <w:position w:val="-1"/>
                <w:sz w:val="16"/>
                <w:szCs w:val="16"/>
              </w:rPr>
              <w:t>November</w:t>
            </w:r>
            <w:r w:rsidR="00491E9D">
              <w:rPr>
                <w:position w:val="-1"/>
                <w:sz w:val="16"/>
                <w:szCs w:val="16"/>
              </w:rPr>
              <w:t xml:space="preserve"> 2025</w:t>
            </w:r>
          </w:p>
        </w:tc>
        <w:tc>
          <w:tcPr>
            <w:tcW w:w="2797" w:type="dxa"/>
            <w:gridSpan w:val="3"/>
            <w:vAlign w:val="center"/>
          </w:tcPr>
          <w:p w14:paraId="526F2E13" w14:textId="77777777" w:rsidR="00032154" w:rsidRPr="000F4EA8" w:rsidRDefault="00032154" w:rsidP="00032154">
            <w:pPr>
              <w:rPr>
                <w:b/>
                <w:sz w:val="16"/>
                <w:szCs w:val="16"/>
              </w:rPr>
            </w:pPr>
          </w:p>
        </w:tc>
        <w:tc>
          <w:tcPr>
            <w:tcW w:w="971" w:type="dxa"/>
            <w:vAlign w:val="center"/>
          </w:tcPr>
          <w:p w14:paraId="0E477555" w14:textId="77777777" w:rsidR="00032154" w:rsidRPr="000F4EA8" w:rsidRDefault="00032154" w:rsidP="00032154">
            <w:pPr>
              <w:jc w:val="center"/>
              <w:rPr>
                <w:b/>
                <w:sz w:val="16"/>
                <w:szCs w:val="16"/>
              </w:rPr>
            </w:pPr>
          </w:p>
        </w:tc>
        <w:tc>
          <w:tcPr>
            <w:tcW w:w="1118" w:type="dxa"/>
            <w:vAlign w:val="center"/>
          </w:tcPr>
          <w:p w14:paraId="666CFCF7" w14:textId="77777777" w:rsidR="00032154" w:rsidRPr="000F4EA8" w:rsidRDefault="00032154" w:rsidP="00032154">
            <w:pPr>
              <w:jc w:val="center"/>
              <w:rPr>
                <w:b/>
                <w:sz w:val="16"/>
                <w:szCs w:val="16"/>
              </w:rPr>
            </w:pPr>
          </w:p>
        </w:tc>
      </w:tr>
    </w:tbl>
    <w:p w14:paraId="496433F0" w14:textId="7D6C4103" w:rsidR="00491E9D" w:rsidRPr="009F1067" w:rsidRDefault="00491E9D" w:rsidP="009F1067">
      <w:pPr>
        <w:spacing w:before="0" w:line="240" w:lineRule="auto"/>
        <w:ind w:left="630" w:hanging="540"/>
        <w:rPr>
          <w:color w:val="auto"/>
          <w:sz w:val="16"/>
          <w:szCs w:val="16"/>
        </w:rPr>
      </w:pPr>
      <w:r w:rsidRPr="009F1067">
        <w:rPr>
          <w:color w:val="auto"/>
          <w:sz w:val="16"/>
          <w:szCs w:val="16"/>
        </w:rPr>
        <w:t xml:space="preserve">Note 1 </w:t>
      </w:r>
      <w:r w:rsidR="008A6FC7">
        <w:rPr>
          <w:color w:val="auto"/>
          <w:sz w:val="16"/>
          <w:szCs w:val="16"/>
        </w:rPr>
        <w:tab/>
      </w:r>
      <w:r w:rsidRPr="009F1067">
        <w:rPr>
          <w:color w:val="auto"/>
          <w:sz w:val="16"/>
          <w:szCs w:val="16"/>
        </w:rPr>
        <w:t xml:space="preserve">Contrasting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78A35D2F" w14:textId="77777777" w:rsidR="003E601E" w:rsidRDefault="003E601E" w:rsidP="003E601E">
      <w:pPr>
        <w:tabs>
          <w:tab w:val="left" w:pos="3225"/>
        </w:tabs>
        <w:ind w:left="-284"/>
        <w:rPr>
          <w:sz w:val="20"/>
          <w:szCs w:val="20"/>
        </w:rPr>
      </w:pPr>
      <w:r w:rsidRPr="001D3869">
        <w:rPr>
          <w:sz w:val="20"/>
          <w:szCs w:val="20"/>
        </w:rPr>
        <w:br w:type="page"/>
      </w:r>
    </w:p>
    <w:p w14:paraId="2E3ABCC0" w14:textId="77777777" w:rsidR="003E601E" w:rsidRPr="001D3869" w:rsidRDefault="003E601E" w:rsidP="003E601E">
      <w:pPr>
        <w:tabs>
          <w:tab w:val="left" w:pos="3225"/>
        </w:tabs>
        <w:rPr>
          <w:sz w:val="20"/>
          <w:szCs w:val="20"/>
        </w:rPr>
      </w:pPr>
    </w:p>
    <w:tbl>
      <w:tblPr>
        <w:tblW w:w="9872" w:type="dxa"/>
        <w:jc w:val="center"/>
        <w:tblLayout w:type="fixed"/>
        <w:tblLook w:val="01E0" w:firstRow="1" w:lastRow="1" w:firstColumn="1" w:lastColumn="1" w:noHBand="0" w:noVBand="0"/>
      </w:tblPr>
      <w:tblGrid>
        <w:gridCol w:w="1170"/>
        <w:gridCol w:w="411"/>
        <w:gridCol w:w="543"/>
        <w:gridCol w:w="2597"/>
        <w:gridCol w:w="277"/>
        <w:gridCol w:w="713"/>
        <w:gridCol w:w="1884"/>
        <w:gridCol w:w="141"/>
        <w:gridCol w:w="830"/>
        <w:gridCol w:w="141"/>
        <w:gridCol w:w="1117"/>
        <w:gridCol w:w="41"/>
        <w:gridCol w:w="7"/>
      </w:tblGrid>
      <w:tr w:rsidR="003E601E" w:rsidRPr="001D3869" w14:paraId="125BA1D3" w14:textId="77777777" w:rsidTr="00A25F9E">
        <w:trPr>
          <w:trHeight w:val="360"/>
          <w:jc w:val="center"/>
        </w:trPr>
        <w:tc>
          <w:tcPr>
            <w:tcW w:w="9872" w:type="dxa"/>
            <w:gridSpan w:val="13"/>
            <w:tcBorders>
              <w:top w:val="single" w:sz="6" w:space="0" w:color="auto"/>
              <w:bottom w:val="single" w:sz="12" w:space="0" w:color="auto"/>
            </w:tcBorders>
            <w:shd w:val="clear" w:color="auto" w:fill="FFFFFF"/>
            <w:vAlign w:val="center"/>
          </w:tcPr>
          <w:p w14:paraId="1E67E227" w14:textId="77777777" w:rsidR="003E601E" w:rsidRPr="001D3869" w:rsidRDefault="003E601E" w:rsidP="00A25F9E">
            <w:pPr>
              <w:ind w:right="-72"/>
              <w:jc w:val="right"/>
              <w:rPr>
                <w:b/>
                <w:i/>
                <w:color w:val="auto"/>
              </w:rPr>
            </w:pPr>
            <w:r w:rsidRPr="001D3869">
              <w:rPr>
                <w:b/>
                <w:i/>
                <w:color w:val="auto"/>
              </w:rPr>
              <w:t xml:space="preserve">Thin Film </w:t>
            </w:r>
            <w:r>
              <w:rPr>
                <w:b/>
                <w:i/>
                <w:color w:val="auto"/>
              </w:rPr>
              <w:t>Linings</w:t>
            </w:r>
            <w:r w:rsidRPr="001D3869">
              <w:rPr>
                <w:b/>
                <w:i/>
                <w:color w:val="auto"/>
              </w:rPr>
              <w:t xml:space="preserve"> for Immersion Service</w:t>
            </w:r>
          </w:p>
        </w:tc>
      </w:tr>
      <w:tr w:rsidR="003E601E" w:rsidRPr="001D3869" w14:paraId="662B657B" w14:textId="77777777" w:rsidTr="00A25F9E">
        <w:trPr>
          <w:trHeight w:val="360"/>
          <w:jc w:val="center"/>
        </w:trPr>
        <w:tc>
          <w:tcPr>
            <w:tcW w:w="7736" w:type="dxa"/>
            <w:gridSpan w:val="8"/>
            <w:tcBorders>
              <w:top w:val="single" w:sz="12" w:space="0" w:color="auto"/>
              <w:left w:val="single" w:sz="12" w:space="0" w:color="auto"/>
              <w:bottom w:val="single" w:sz="12" w:space="0" w:color="auto"/>
            </w:tcBorders>
            <w:vAlign w:val="center"/>
          </w:tcPr>
          <w:p w14:paraId="605BE335" w14:textId="77777777" w:rsidR="003E601E" w:rsidRPr="001D3869" w:rsidRDefault="003E601E" w:rsidP="00A25F9E">
            <w:pPr>
              <w:autoSpaceDE/>
              <w:autoSpaceDN/>
              <w:adjustRightInd/>
              <w:spacing w:before="0" w:line="240" w:lineRule="auto"/>
              <w:ind w:left="0"/>
              <w:rPr>
                <w:b/>
                <w:sz w:val="20"/>
                <w:szCs w:val="20"/>
              </w:rPr>
            </w:pPr>
            <w:r w:rsidRPr="001D3869">
              <w:rPr>
                <w:b/>
                <w:sz w:val="20"/>
                <w:szCs w:val="20"/>
              </w:rPr>
              <w:t xml:space="preserve">Thin Film </w:t>
            </w:r>
            <w:r>
              <w:rPr>
                <w:b/>
                <w:sz w:val="20"/>
                <w:szCs w:val="20"/>
              </w:rPr>
              <w:t xml:space="preserve">Linings for Demineralized Water </w:t>
            </w:r>
            <w:r w:rsidRPr="001D3869">
              <w:rPr>
                <w:b/>
                <w:sz w:val="20"/>
                <w:szCs w:val="20"/>
              </w:rPr>
              <w:t>or Condensate Immersion Service</w:t>
            </w:r>
            <w:r w:rsidRPr="001D3869">
              <w:rPr>
                <w:b/>
                <w:sz w:val="20"/>
                <w:szCs w:val="20"/>
              </w:rPr>
              <w:tab/>
            </w:r>
          </w:p>
        </w:tc>
        <w:tc>
          <w:tcPr>
            <w:tcW w:w="2136" w:type="dxa"/>
            <w:gridSpan w:val="5"/>
            <w:tcBorders>
              <w:top w:val="single" w:sz="12" w:space="0" w:color="auto"/>
              <w:bottom w:val="single" w:sz="12" w:space="0" w:color="auto"/>
              <w:right w:val="single" w:sz="12" w:space="0" w:color="auto"/>
            </w:tcBorders>
            <w:shd w:val="clear" w:color="auto" w:fill="000000"/>
            <w:vAlign w:val="center"/>
          </w:tcPr>
          <w:p w14:paraId="40285400"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8.2</w:t>
            </w:r>
          </w:p>
        </w:tc>
      </w:tr>
      <w:tr w:rsidR="003E601E" w:rsidRPr="001D3869" w14:paraId="014851F2" w14:textId="77777777" w:rsidTr="00A25F9E">
        <w:trPr>
          <w:gridAfter w:val="1"/>
          <w:wAfter w:w="7" w:type="dxa"/>
          <w:cantSplit/>
          <w:trHeight w:val="288"/>
          <w:jc w:val="center"/>
        </w:trPr>
        <w:tc>
          <w:tcPr>
            <w:tcW w:w="1581" w:type="dxa"/>
            <w:gridSpan w:val="2"/>
            <w:tcBorders>
              <w:top w:val="single" w:sz="12" w:space="0" w:color="auto"/>
            </w:tcBorders>
          </w:tcPr>
          <w:p w14:paraId="29E10596"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140" w:type="dxa"/>
            <w:gridSpan w:val="2"/>
            <w:tcBorders>
              <w:top w:val="single" w:sz="12" w:space="0" w:color="auto"/>
            </w:tcBorders>
          </w:tcPr>
          <w:p w14:paraId="0F949531" w14:textId="77777777" w:rsidR="00B3344F" w:rsidRPr="00B3344F" w:rsidRDefault="00B3344F" w:rsidP="00B3344F">
            <w:pPr>
              <w:autoSpaceDE/>
              <w:autoSpaceDN/>
              <w:adjustRightInd/>
              <w:spacing w:before="0" w:line="240" w:lineRule="auto"/>
              <w:ind w:left="-72" w:right="-103"/>
              <w:rPr>
                <w:sz w:val="16"/>
                <w:szCs w:val="16"/>
              </w:rPr>
            </w:pPr>
            <w:r w:rsidRPr="00B3344F">
              <w:rPr>
                <w:sz w:val="16"/>
                <w:szCs w:val="16"/>
              </w:rPr>
              <w:t>SSPC-SP1/SP5(NACENo.</w:t>
            </w:r>
            <w:proofErr w:type="gramStart"/>
            <w:r w:rsidRPr="00B3344F">
              <w:rPr>
                <w:sz w:val="16"/>
                <w:szCs w:val="16"/>
              </w:rPr>
              <w:t>1)(</w:t>
            </w:r>
            <w:proofErr w:type="gramEnd"/>
            <w:r w:rsidRPr="00B3344F">
              <w:rPr>
                <w:sz w:val="16"/>
                <w:szCs w:val="16"/>
              </w:rPr>
              <w:t>SA3)</w:t>
            </w:r>
          </w:p>
          <w:p w14:paraId="72F2FD7B" w14:textId="4C423C63" w:rsidR="003E601E" w:rsidRPr="003B2DEF" w:rsidRDefault="00B3344F" w:rsidP="00B3344F">
            <w:pPr>
              <w:autoSpaceDE/>
              <w:autoSpaceDN/>
              <w:adjustRightInd/>
              <w:spacing w:before="0" w:line="240" w:lineRule="auto"/>
              <w:ind w:left="-72" w:right="-103"/>
              <w:rPr>
                <w:sz w:val="16"/>
                <w:szCs w:val="16"/>
              </w:rPr>
            </w:pPr>
            <w:r w:rsidRPr="00B3344F">
              <w:rPr>
                <w:sz w:val="16"/>
                <w:szCs w:val="16"/>
              </w:rPr>
              <w:t>White metal blast cleanliness.</w:t>
            </w:r>
          </w:p>
        </w:tc>
        <w:tc>
          <w:tcPr>
            <w:tcW w:w="990" w:type="dxa"/>
            <w:gridSpan w:val="2"/>
            <w:tcBorders>
              <w:top w:val="single" w:sz="12" w:space="0" w:color="auto"/>
            </w:tcBorders>
          </w:tcPr>
          <w:p w14:paraId="6EF33BDC"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154" w:type="dxa"/>
            <w:gridSpan w:val="6"/>
            <w:vMerge w:val="restart"/>
            <w:tcBorders>
              <w:top w:val="single" w:sz="12" w:space="0" w:color="auto"/>
            </w:tcBorders>
          </w:tcPr>
          <w:p w14:paraId="044C6195"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3E601E" w:rsidRPr="001D3869" w14:paraId="5B2F1B44" w14:textId="77777777" w:rsidTr="00A25F9E">
        <w:trPr>
          <w:gridAfter w:val="1"/>
          <w:wAfter w:w="7" w:type="dxa"/>
          <w:cantSplit/>
          <w:trHeight w:val="288"/>
          <w:jc w:val="center"/>
        </w:trPr>
        <w:tc>
          <w:tcPr>
            <w:tcW w:w="1581" w:type="dxa"/>
            <w:gridSpan w:val="2"/>
          </w:tcPr>
          <w:p w14:paraId="4E7C68F6"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140" w:type="dxa"/>
            <w:gridSpan w:val="2"/>
          </w:tcPr>
          <w:p w14:paraId="15D37A1D"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gridSpan w:val="2"/>
          </w:tcPr>
          <w:p w14:paraId="6D007A2E" w14:textId="77777777" w:rsidR="003E601E" w:rsidRPr="001D3869" w:rsidRDefault="003E601E" w:rsidP="00A25F9E">
            <w:pPr>
              <w:jc w:val="right"/>
              <w:rPr>
                <w:b/>
                <w:sz w:val="16"/>
                <w:szCs w:val="16"/>
              </w:rPr>
            </w:pPr>
          </w:p>
        </w:tc>
        <w:tc>
          <w:tcPr>
            <w:tcW w:w="4154" w:type="dxa"/>
            <w:gridSpan w:val="6"/>
            <w:vMerge/>
            <w:vAlign w:val="center"/>
          </w:tcPr>
          <w:p w14:paraId="465C3A23" w14:textId="77777777" w:rsidR="003E601E" w:rsidRPr="001D3869" w:rsidRDefault="003E601E" w:rsidP="00A25F9E"/>
        </w:tc>
      </w:tr>
      <w:tr w:rsidR="003E601E" w:rsidRPr="001D3869" w14:paraId="153E709B" w14:textId="77777777" w:rsidTr="00A25F9E">
        <w:trPr>
          <w:gridAfter w:val="1"/>
          <w:wAfter w:w="7" w:type="dxa"/>
          <w:cantSplit/>
          <w:trHeight w:val="288"/>
          <w:jc w:val="center"/>
        </w:trPr>
        <w:tc>
          <w:tcPr>
            <w:tcW w:w="1581" w:type="dxa"/>
            <w:gridSpan w:val="2"/>
            <w:tcBorders>
              <w:bottom w:val="single" w:sz="12" w:space="0" w:color="auto"/>
            </w:tcBorders>
          </w:tcPr>
          <w:p w14:paraId="3935F5A4"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140" w:type="dxa"/>
            <w:gridSpan w:val="2"/>
            <w:tcBorders>
              <w:bottom w:val="single" w:sz="12" w:space="0" w:color="auto"/>
            </w:tcBorders>
          </w:tcPr>
          <w:p w14:paraId="661D6AAB" w14:textId="77777777" w:rsidR="003E601E" w:rsidRPr="003B2DEF" w:rsidRDefault="003E601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11921703" w14:textId="77777777" w:rsidR="003E601E" w:rsidRPr="003B2DEF" w:rsidRDefault="008D3916" w:rsidP="00A25F9E">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gridSpan w:val="2"/>
            <w:tcBorders>
              <w:bottom w:val="single" w:sz="12" w:space="0" w:color="auto"/>
            </w:tcBorders>
          </w:tcPr>
          <w:p w14:paraId="2C898F5B" w14:textId="77777777" w:rsidR="003E601E" w:rsidRPr="001D3869" w:rsidRDefault="003E601E" w:rsidP="00A25F9E">
            <w:pPr>
              <w:jc w:val="right"/>
              <w:rPr>
                <w:b/>
                <w:sz w:val="16"/>
                <w:szCs w:val="16"/>
              </w:rPr>
            </w:pPr>
          </w:p>
        </w:tc>
        <w:tc>
          <w:tcPr>
            <w:tcW w:w="4154" w:type="dxa"/>
            <w:gridSpan w:val="6"/>
            <w:vMerge/>
            <w:tcBorders>
              <w:bottom w:val="single" w:sz="12" w:space="0" w:color="auto"/>
            </w:tcBorders>
            <w:vAlign w:val="center"/>
          </w:tcPr>
          <w:p w14:paraId="344D518D" w14:textId="77777777" w:rsidR="003E601E" w:rsidRPr="001D3869" w:rsidRDefault="003E601E" w:rsidP="00A25F9E"/>
        </w:tc>
      </w:tr>
      <w:tr w:rsidR="003E601E" w:rsidRPr="001D3869" w14:paraId="1308A34A" w14:textId="77777777" w:rsidTr="00A25F9E">
        <w:trPr>
          <w:trHeight w:val="360"/>
          <w:jc w:val="center"/>
        </w:trPr>
        <w:tc>
          <w:tcPr>
            <w:tcW w:w="2124" w:type="dxa"/>
            <w:gridSpan w:val="3"/>
            <w:tcBorders>
              <w:top w:val="single" w:sz="12" w:space="0" w:color="auto"/>
              <w:left w:val="single" w:sz="12" w:space="0" w:color="auto"/>
              <w:bottom w:val="single" w:sz="12" w:space="0" w:color="auto"/>
            </w:tcBorders>
            <w:shd w:val="clear" w:color="auto" w:fill="000000"/>
            <w:vAlign w:val="center"/>
          </w:tcPr>
          <w:p w14:paraId="1772B0BE"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597" w:type="dxa"/>
            <w:tcBorders>
              <w:top w:val="single" w:sz="12" w:space="0" w:color="auto"/>
              <w:bottom w:val="single" w:sz="12" w:space="0" w:color="auto"/>
            </w:tcBorders>
            <w:shd w:val="clear" w:color="auto" w:fill="000000"/>
            <w:vAlign w:val="center"/>
          </w:tcPr>
          <w:p w14:paraId="25F338F9"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015" w:type="dxa"/>
            <w:gridSpan w:val="4"/>
            <w:tcBorders>
              <w:top w:val="single" w:sz="12" w:space="0" w:color="auto"/>
              <w:bottom w:val="single" w:sz="12" w:space="0" w:color="auto"/>
            </w:tcBorders>
            <w:shd w:val="clear" w:color="auto" w:fill="000000"/>
            <w:vAlign w:val="center"/>
          </w:tcPr>
          <w:p w14:paraId="7EDD7B06"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gridSpan w:val="2"/>
            <w:tcBorders>
              <w:top w:val="single" w:sz="12" w:space="0" w:color="auto"/>
              <w:bottom w:val="single" w:sz="12" w:space="0" w:color="auto"/>
            </w:tcBorders>
            <w:shd w:val="clear" w:color="auto" w:fill="000000"/>
            <w:vAlign w:val="center"/>
          </w:tcPr>
          <w:p w14:paraId="11C59BD4"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165" w:type="dxa"/>
            <w:gridSpan w:val="3"/>
            <w:tcBorders>
              <w:top w:val="single" w:sz="12" w:space="0" w:color="auto"/>
              <w:bottom w:val="single" w:sz="12" w:space="0" w:color="auto"/>
              <w:right w:val="single" w:sz="12" w:space="0" w:color="auto"/>
            </w:tcBorders>
            <w:shd w:val="clear" w:color="auto" w:fill="000000"/>
            <w:vAlign w:val="center"/>
          </w:tcPr>
          <w:p w14:paraId="64F7D739"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06F5B07D" w14:textId="77777777" w:rsidTr="00A25F9E">
        <w:trPr>
          <w:trHeight w:val="288"/>
          <w:jc w:val="center"/>
        </w:trPr>
        <w:tc>
          <w:tcPr>
            <w:tcW w:w="2124" w:type="dxa"/>
            <w:gridSpan w:val="3"/>
            <w:tcBorders>
              <w:top w:val="single" w:sz="12" w:space="0" w:color="auto"/>
            </w:tcBorders>
            <w:vAlign w:val="center"/>
          </w:tcPr>
          <w:p w14:paraId="4D6D11D8"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FIRST COAT</w:t>
            </w:r>
          </w:p>
        </w:tc>
        <w:tc>
          <w:tcPr>
            <w:tcW w:w="2597" w:type="dxa"/>
            <w:tcBorders>
              <w:top w:val="single" w:sz="12" w:space="0" w:color="auto"/>
            </w:tcBorders>
            <w:vAlign w:val="center"/>
          </w:tcPr>
          <w:p w14:paraId="6C525BA4"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3015" w:type="dxa"/>
            <w:gridSpan w:val="4"/>
            <w:tcBorders>
              <w:top w:val="single" w:sz="12" w:space="0" w:color="auto"/>
            </w:tcBorders>
            <w:vAlign w:val="center"/>
          </w:tcPr>
          <w:p w14:paraId="2E928A0E" w14:textId="77777777" w:rsidR="003E601E" w:rsidRPr="00084682" w:rsidRDefault="003E601E" w:rsidP="00A25F9E">
            <w:pPr>
              <w:autoSpaceDE/>
              <w:autoSpaceDN/>
              <w:adjustRightInd/>
              <w:spacing w:before="0" w:line="240" w:lineRule="auto"/>
              <w:ind w:left="0"/>
              <w:rPr>
                <w:sz w:val="16"/>
                <w:szCs w:val="16"/>
              </w:rPr>
            </w:pPr>
            <w:r w:rsidRPr="00084682">
              <w:rPr>
                <w:sz w:val="16"/>
                <w:szCs w:val="16"/>
              </w:rPr>
              <w:t>Phenoline 385</w:t>
            </w:r>
          </w:p>
        </w:tc>
        <w:tc>
          <w:tcPr>
            <w:tcW w:w="971" w:type="dxa"/>
            <w:gridSpan w:val="2"/>
            <w:tcBorders>
              <w:top w:val="single" w:sz="12" w:space="0" w:color="auto"/>
            </w:tcBorders>
            <w:vAlign w:val="center"/>
          </w:tcPr>
          <w:p w14:paraId="46C70F15"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235</w:t>
            </w:r>
          </w:p>
        </w:tc>
        <w:tc>
          <w:tcPr>
            <w:tcW w:w="1165" w:type="dxa"/>
            <w:gridSpan w:val="3"/>
            <w:tcBorders>
              <w:top w:val="single" w:sz="12" w:space="0" w:color="auto"/>
            </w:tcBorders>
            <w:vAlign w:val="center"/>
          </w:tcPr>
          <w:p w14:paraId="5D9A63DB"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3E601E" w:rsidRPr="001D3869" w14:paraId="7800C11D" w14:textId="77777777" w:rsidTr="00A25F9E">
        <w:trPr>
          <w:trHeight w:val="288"/>
          <w:jc w:val="center"/>
        </w:trPr>
        <w:tc>
          <w:tcPr>
            <w:tcW w:w="2124" w:type="dxa"/>
            <w:gridSpan w:val="3"/>
            <w:vAlign w:val="center"/>
          </w:tcPr>
          <w:p w14:paraId="1A805C6A"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597" w:type="dxa"/>
            <w:vAlign w:val="center"/>
          </w:tcPr>
          <w:p w14:paraId="49662067"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3015" w:type="dxa"/>
            <w:gridSpan w:val="4"/>
            <w:vAlign w:val="center"/>
          </w:tcPr>
          <w:p w14:paraId="6DF5FDB6" w14:textId="77777777" w:rsidR="003E601E" w:rsidRPr="00084682" w:rsidRDefault="003E601E" w:rsidP="00A25F9E">
            <w:pPr>
              <w:autoSpaceDE/>
              <w:autoSpaceDN/>
              <w:adjustRightInd/>
              <w:spacing w:before="0" w:line="240" w:lineRule="auto"/>
              <w:ind w:left="0"/>
              <w:rPr>
                <w:sz w:val="16"/>
                <w:szCs w:val="16"/>
              </w:rPr>
            </w:pPr>
            <w:proofErr w:type="spellStart"/>
            <w:r w:rsidRPr="00084682">
              <w:rPr>
                <w:sz w:val="16"/>
                <w:szCs w:val="16"/>
              </w:rPr>
              <w:t>Hempadur</w:t>
            </w:r>
            <w:proofErr w:type="spellEnd"/>
            <w:r w:rsidRPr="00084682">
              <w:rPr>
                <w:sz w:val="16"/>
                <w:szCs w:val="16"/>
              </w:rPr>
              <w:t xml:space="preserve"> 85671</w:t>
            </w:r>
          </w:p>
        </w:tc>
        <w:tc>
          <w:tcPr>
            <w:tcW w:w="971" w:type="dxa"/>
            <w:gridSpan w:val="2"/>
            <w:vAlign w:val="center"/>
          </w:tcPr>
          <w:p w14:paraId="11131758"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320</w:t>
            </w:r>
          </w:p>
        </w:tc>
        <w:tc>
          <w:tcPr>
            <w:tcW w:w="1165" w:type="dxa"/>
            <w:gridSpan w:val="3"/>
            <w:vAlign w:val="center"/>
          </w:tcPr>
          <w:p w14:paraId="247357EC" w14:textId="77777777" w:rsidR="003E601E" w:rsidRPr="001D3869" w:rsidRDefault="003E601E"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1A1BFBFC" w14:textId="77777777" w:rsidTr="00A25F9E">
        <w:trPr>
          <w:trHeight w:val="288"/>
          <w:jc w:val="center"/>
        </w:trPr>
        <w:tc>
          <w:tcPr>
            <w:tcW w:w="2124" w:type="dxa"/>
            <w:gridSpan w:val="3"/>
            <w:vAlign w:val="center"/>
          </w:tcPr>
          <w:p w14:paraId="4FFD6135"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597" w:type="dxa"/>
            <w:vAlign w:val="center"/>
          </w:tcPr>
          <w:p w14:paraId="468708D8"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3015" w:type="dxa"/>
            <w:gridSpan w:val="4"/>
            <w:vAlign w:val="center"/>
          </w:tcPr>
          <w:p w14:paraId="456B1119" w14:textId="77777777" w:rsidR="003E601E" w:rsidRPr="00084682" w:rsidRDefault="003E601E" w:rsidP="00A25F9E">
            <w:pPr>
              <w:autoSpaceDE/>
              <w:autoSpaceDN/>
              <w:adjustRightInd/>
              <w:spacing w:before="0" w:line="240" w:lineRule="auto"/>
              <w:ind w:left="0"/>
              <w:rPr>
                <w:sz w:val="16"/>
                <w:szCs w:val="16"/>
              </w:rPr>
            </w:pPr>
            <w:r w:rsidRPr="00084682">
              <w:rPr>
                <w:sz w:val="16"/>
                <w:szCs w:val="16"/>
              </w:rPr>
              <w:t>Interline 399</w:t>
            </w:r>
          </w:p>
        </w:tc>
        <w:tc>
          <w:tcPr>
            <w:tcW w:w="971" w:type="dxa"/>
            <w:gridSpan w:val="2"/>
            <w:vAlign w:val="center"/>
          </w:tcPr>
          <w:p w14:paraId="377BC2A0"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340</w:t>
            </w:r>
          </w:p>
        </w:tc>
        <w:tc>
          <w:tcPr>
            <w:tcW w:w="1165" w:type="dxa"/>
            <w:gridSpan w:val="3"/>
            <w:vAlign w:val="center"/>
          </w:tcPr>
          <w:p w14:paraId="21E64619" w14:textId="77777777" w:rsidR="003E601E" w:rsidRPr="001D3869" w:rsidRDefault="003E601E"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74F5DEBD" w14:textId="77777777" w:rsidTr="00A25F9E">
        <w:trPr>
          <w:trHeight w:val="288"/>
          <w:jc w:val="center"/>
        </w:trPr>
        <w:tc>
          <w:tcPr>
            <w:tcW w:w="2124" w:type="dxa"/>
            <w:gridSpan w:val="3"/>
            <w:vAlign w:val="center"/>
          </w:tcPr>
          <w:p w14:paraId="3E9EB04A" w14:textId="77777777" w:rsidR="003E601E" w:rsidRPr="001D3869" w:rsidRDefault="003E601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597" w:type="dxa"/>
            <w:vAlign w:val="center"/>
          </w:tcPr>
          <w:p w14:paraId="68DDD422"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Jotun Paints</w:t>
            </w:r>
          </w:p>
        </w:tc>
        <w:tc>
          <w:tcPr>
            <w:tcW w:w="3015" w:type="dxa"/>
            <w:gridSpan w:val="4"/>
            <w:vAlign w:val="center"/>
          </w:tcPr>
          <w:p w14:paraId="2120009C" w14:textId="7FD46B5B" w:rsidR="003E601E" w:rsidRPr="00084682" w:rsidRDefault="003E601E" w:rsidP="00A25F9E">
            <w:pPr>
              <w:autoSpaceDE/>
              <w:autoSpaceDN/>
              <w:adjustRightInd/>
              <w:spacing w:before="0" w:line="240" w:lineRule="auto"/>
              <w:ind w:left="0"/>
              <w:rPr>
                <w:sz w:val="16"/>
                <w:szCs w:val="16"/>
              </w:rPr>
            </w:pPr>
            <w:proofErr w:type="spellStart"/>
            <w:r w:rsidRPr="00084682">
              <w:rPr>
                <w:sz w:val="16"/>
                <w:szCs w:val="16"/>
              </w:rPr>
              <w:t>Tankguard</w:t>
            </w:r>
            <w:proofErr w:type="spellEnd"/>
            <w:r w:rsidRPr="00084682">
              <w:rPr>
                <w:sz w:val="16"/>
                <w:szCs w:val="16"/>
              </w:rPr>
              <w:t xml:space="preserve"> Storage </w:t>
            </w:r>
          </w:p>
        </w:tc>
        <w:tc>
          <w:tcPr>
            <w:tcW w:w="971" w:type="dxa"/>
            <w:gridSpan w:val="2"/>
            <w:vAlign w:val="center"/>
          </w:tcPr>
          <w:p w14:paraId="63C4157F" w14:textId="29F35662" w:rsidR="003E601E" w:rsidRPr="001D3869" w:rsidRDefault="003E601E" w:rsidP="00A25F9E">
            <w:pPr>
              <w:autoSpaceDE/>
              <w:autoSpaceDN/>
              <w:adjustRightInd/>
              <w:spacing w:before="0" w:line="240" w:lineRule="auto"/>
              <w:ind w:left="0"/>
              <w:jc w:val="center"/>
              <w:rPr>
                <w:sz w:val="16"/>
                <w:szCs w:val="16"/>
              </w:rPr>
            </w:pPr>
            <w:del w:id="1309" w:author="Kurmanov, Aidyn [STAMGazStroy LLP]" w:date="2025-12-09T17:11:00Z" w16du:dateUtc="2025-12-09T12:11:00Z">
              <w:r>
                <w:rPr>
                  <w:sz w:val="16"/>
                  <w:szCs w:val="16"/>
                </w:rPr>
                <w:delText>310</w:delText>
              </w:r>
            </w:del>
            <w:ins w:id="1310" w:author="Kurmanov, Aidyn [STAMGazStroy LLP]" w:date="2025-12-09T17:11:00Z" w16du:dateUtc="2025-12-09T12:11:00Z">
              <w:r w:rsidR="004658BF">
                <w:rPr>
                  <w:sz w:val="16"/>
                  <w:szCs w:val="16"/>
                </w:rPr>
                <w:t>335</w:t>
              </w:r>
            </w:ins>
          </w:p>
        </w:tc>
        <w:tc>
          <w:tcPr>
            <w:tcW w:w="1165" w:type="dxa"/>
            <w:gridSpan w:val="3"/>
            <w:vAlign w:val="center"/>
          </w:tcPr>
          <w:p w14:paraId="74798525" w14:textId="77777777" w:rsidR="003E601E" w:rsidRPr="001D3869" w:rsidRDefault="003E601E"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3E20C2F6" w14:textId="77777777" w:rsidTr="00A25F9E">
        <w:trPr>
          <w:trHeight w:val="288"/>
          <w:jc w:val="center"/>
        </w:trPr>
        <w:tc>
          <w:tcPr>
            <w:tcW w:w="2124" w:type="dxa"/>
            <w:gridSpan w:val="3"/>
            <w:vAlign w:val="center"/>
          </w:tcPr>
          <w:p w14:paraId="176EF412" w14:textId="77777777" w:rsidR="003E601E" w:rsidRPr="001D3869" w:rsidRDefault="003E601E" w:rsidP="00A25F9E">
            <w:pPr>
              <w:autoSpaceDE/>
              <w:autoSpaceDN/>
              <w:adjustRightInd/>
              <w:spacing w:before="0" w:line="240" w:lineRule="auto"/>
              <w:ind w:left="0"/>
              <w:rPr>
                <w:b/>
                <w:sz w:val="16"/>
                <w:szCs w:val="16"/>
              </w:rPr>
            </w:pPr>
          </w:p>
        </w:tc>
        <w:tc>
          <w:tcPr>
            <w:tcW w:w="2597" w:type="dxa"/>
            <w:vAlign w:val="center"/>
          </w:tcPr>
          <w:p w14:paraId="16961050" w14:textId="77777777" w:rsidR="003E601E" w:rsidRPr="00EB020E" w:rsidRDefault="003E601E" w:rsidP="00A25F9E">
            <w:pPr>
              <w:autoSpaceDE/>
              <w:autoSpaceDN/>
              <w:adjustRightInd/>
              <w:spacing w:before="0" w:line="240" w:lineRule="auto"/>
              <w:ind w:left="0"/>
              <w:rPr>
                <w:sz w:val="16"/>
                <w:szCs w:val="16"/>
              </w:rPr>
            </w:pPr>
            <w:r w:rsidRPr="00EB020E">
              <w:rPr>
                <w:sz w:val="16"/>
                <w:szCs w:val="16"/>
              </w:rPr>
              <w:t xml:space="preserve">PPG </w:t>
            </w:r>
          </w:p>
        </w:tc>
        <w:tc>
          <w:tcPr>
            <w:tcW w:w="3015" w:type="dxa"/>
            <w:gridSpan w:val="4"/>
            <w:vAlign w:val="center"/>
          </w:tcPr>
          <w:p w14:paraId="4888D381" w14:textId="77777777" w:rsidR="00640A20" w:rsidRPr="00084682" w:rsidRDefault="00640A20" w:rsidP="00640A20">
            <w:pPr>
              <w:autoSpaceDE/>
              <w:autoSpaceDN/>
              <w:adjustRightInd/>
              <w:spacing w:before="0" w:line="240" w:lineRule="auto"/>
              <w:ind w:left="0"/>
              <w:rPr>
                <w:sz w:val="16"/>
                <w:szCs w:val="16"/>
                <w:lang w:val="ru-RU"/>
              </w:rPr>
            </w:pPr>
            <w:proofErr w:type="spellStart"/>
            <w:r w:rsidRPr="00084682">
              <w:rPr>
                <w:sz w:val="16"/>
                <w:szCs w:val="16"/>
              </w:rPr>
              <w:t>Amercoat</w:t>
            </w:r>
            <w:proofErr w:type="spellEnd"/>
            <w:r w:rsidRPr="00084682">
              <w:rPr>
                <w:sz w:val="16"/>
                <w:szCs w:val="16"/>
              </w:rPr>
              <w:t xml:space="preserve"> 90HS</w:t>
            </w:r>
          </w:p>
          <w:p w14:paraId="15FC8244" w14:textId="6FC946C3" w:rsidR="003E601E" w:rsidRPr="00084682" w:rsidRDefault="00640A20" w:rsidP="00640A20">
            <w:pPr>
              <w:autoSpaceDE/>
              <w:autoSpaceDN/>
              <w:adjustRightInd/>
              <w:spacing w:before="0" w:line="240" w:lineRule="auto"/>
              <w:ind w:left="0"/>
              <w:rPr>
                <w:sz w:val="16"/>
                <w:szCs w:val="16"/>
              </w:rPr>
            </w:pPr>
            <w:proofErr w:type="spellStart"/>
            <w:r w:rsidRPr="00084682">
              <w:rPr>
                <w:sz w:val="16"/>
                <w:szCs w:val="16"/>
              </w:rPr>
              <w:t>Phenguard</w:t>
            </w:r>
            <w:proofErr w:type="spellEnd"/>
            <w:r w:rsidRPr="00084682">
              <w:rPr>
                <w:sz w:val="16"/>
                <w:szCs w:val="16"/>
              </w:rPr>
              <w:t xml:space="preserve"> 930 Series</w:t>
            </w:r>
          </w:p>
        </w:tc>
        <w:tc>
          <w:tcPr>
            <w:tcW w:w="971" w:type="dxa"/>
            <w:gridSpan w:val="2"/>
            <w:vAlign w:val="center"/>
          </w:tcPr>
          <w:p w14:paraId="131E1CD5"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312-324</w:t>
            </w:r>
          </w:p>
        </w:tc>
        <w:tc>
          <w:tcPr>
            <w:tcW w:w="1165" w:type="dxa"/>
            <w:gridSpan w:val="3"/>
            <w:vAlign w:val="center"/>
          </w:tcPr>
          <w:p w14:paraId="0544DEB7"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0ED77C49" w14:textId="77777777" w:rsidTr="00A25F9E">
        <w:trPr>
          <w:trHeight w:val="288"/>
          <w:jc w:val="center"/>
        </w:trPr>
        <w:tc>
          <w:tcPr>
            <w:tcW w:w="2124" w:type="dxa"/>
            <w:gridSpan w:val="3"/>
            <w:vAlign w:val="center"/>
          </w:tcPr>
          <w:p w14:paraId="0CC40095" w14:textId="77777777" w:rsidR="003E601E" w:rsidRPr="001D3869" w:rsidRDefault="003E601E" w:rsidP="00A25F9E">
            <w:pPr>
              <w:jc w:val="center"/>
              <w:rPr>
                <w:b/>
                <w:sz w:val="16"/>
                <w:szCs w:val="16"/>
              </w:rPr>
            </w:pPr>
          </w:p>
        </w:tc>
        <w:tc>
          <w:tcPr>
            <w:tcW w:w="2597" w:type="dxa"/>
            <w:vAlign w:val="center"/>
          </w:tcPr>
          <w:p w14:paraId="56571398"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3015" w:type="dxa"/>
            <w:gridSpan w:val="4"/>
            <w:vAlign w:val="center"/>
          </w:tcPr>
          <w:p w14:paraId="65978249" w14:textId="52DE0BB6" w:rsidR="003E601E" w:rsidRPr="00084682" w:rsidRDefault="003E601E" w:rsidP="00A25F9E">
            <w:pPr>
              <w:autoSpaceDE/>
              <w:autoSpaceDN/>
              <w:adjustRightInd/>
              <w:spacing w:before="0" w:line="240" w:lineRule="auto"/>
              <w:ind w:left="0"/>
              <w:rPr>
                <w:sz w:val="16"/>
                <w:szCs w:val="16"/>
              </w:rPr>
            </w:pPr>
            <w:proofErr w:type="spellStart"/>
            <w:r w:rsidRPr="00084682">
              <w:rPr>
                <w:sz w:val="16"/>
                <w:szCs w:val="16"/>
              </w:rPr>
              <w:t>Epo</w:t>
            </w:r>
            <w:proofErr w:type="spellEnd"/>
            <w:r w:rsidRPr="00084682">
              <w:rPr>
                <w:sz w:val="16"/>
                <w:szCs w:val="16"/>
              </w:rPr>
              <w:t xml:space="preserve">-Phen FF </w:t>
            </w:r>
          </w:p>
        </w:tc>
        <w:tc>
          <w:tcPr>
            <w:tcW w:w="971" w:type="dxa"/>
            <w:gridSpan w:val="2"/>
            <w:vAlign w:val="center"/>
          </w:tcPr>
          <w:p w14:paraId="006E2315" w14:textId="77777777" w:rsidR="003E601E" w:rsidRPr="001D3869" w:rsidRDefault="003E601E" w:rsidP="00A25F9E">
            <w:pPr>
              <w:autoSpaceDE/>
              <w:autoSpaceDN/>
              <w:adjustRightInd/>
              <w:spacing w:before="0" w:line="240" w:lineRule="auto"/>
              <w:ind w:left="0"/>
              <w:jc w:val="center"/>
              <w:rPr>
                <w:sz w:val="16"/>
                <w:szCs w:val="16"/>
              </w:rPr>
            </w:pPr>
            <w:del w:id="1311" w:author="Kurmanov, Aidyn [STAMGazStroy LLP]" w:date="2025-12-09T17:11:00Z" w16du:dateUtc="2025-12-09T12:11:00Z">
              <w:r w:rsidRPr="00161B3E">
                <w:rPr>
                  <w:sz w:val="16"/>
                  <w:szCs w:val="16"/>
                </w:rPr>
                <w:delText xml:space="preserve">&lt; </w:delText>
              </w:r>
            </w:del>
            <w:r w:rsidRPr="00161B3E">
              <w:rPr>
                <w:sz w:val="16"/>
                <w:szCs w:val="16"/>
              </w:rPr>
              <w:t xml:space="preserve">250          </w:t>
            </w:r>
          </w:p>
        </w:tc>
        <w:tc>
          <w:tcPr>
            <w:tcW w:w="1165" w:type="dxa"/>
            <w:gridSpan w:val="3"/>
            <w:vAlign w:val="center"/>
          </w:tcPr>
          <w:p w14:paraId="1C449A13" w14:textId="77777777" w:rsidR="003E601E" w:rsidRPr="001D3869" w:rsidRDefault="003E601E" w:rsidP="00A25F9E">
            <w:pPr>
              <w:autoSpaceDE/>
              <w:autoSpaceDN/>
              <w:adjustRightInd/>
              <w:spacing w:before="0" w:line="240" w:lineRule="auto"/>
              <w:ind w:left="0"/>
              <w:rPr>
                <w:sz w:val="16"/>
                <w:szCs w:val="16"/>
              </w:rPr>
            </w:pPr>
            <w:r>
              <w:rPr>
                <w:sz w:val="16"/>
                <w:szCs w:val="16"/>
              </w:rPr>
              <w:t>99</w:t>
            </w:r>
            <w:r w:rsidRPr="001D3869">
              <w:rPr>
                <w:sz w:val="16"/>
                <w:szCs w:val="16"/>
              </w:rPr>
              <w:t>°</w:t>
            </w:r>
            <w:r>
              <w:rPr>
                <w:sz w:val="16"/>
                <w:szCs w:val="16"/>
              </w:rPr>
              <w:t>C (210</w:t>
            </w:r>
            <w:r w:rsidRPr="001D3869">
              <w:rPr>
                <w:sz w:val="16"/>
                <w:szCs w:val="16"/>
              </w:rPr>
              <w:t>°F</w:t>
            </w:r>
            <w:r>
              <w:rPr>
                <w:sz w:val="16"/>
                <w:szCs w:val="16"/>
              </w:rPr>
              <w:t>)</w:t>
            </w:r>
          </w:p>
        </w:tc>
      </w:tr>
      <w:tr w:rsidR="003E601E" w:rsidRPr="001D3869" w14:paraId="61F68193" w14:textId="77777777" w:rsidTr="00A25F9E">
        <w:trPr>
          <w:trHeight w:val="288"/>
          <w:jc w:val="center"/>
        </w:trPr>
        <w:tc>
          <w:tcPr>
            <w:tcW w:w="2124" w:type="dxa"/>
            <w:gridSpan w:val="3"/>
            <w:vAlign w:val="center"/>
          </w:tcPr>
          <w:p w14:paraId="7BC7B008" w14:textId="77777777" w:rsidR="003E601E" w:rsidRPr="001D3869" w:rsidRDefault="003E601E" w:rsidP="00A25F9E">
            <w:pPr>
              <w:jc w:val="center"/>
              <w:rPr>
                <w:b/>
                <w:sz w:val="16"/>
                <w:szCs w:val="16"/>
              </w:rPr>
            </w:pPr>
          </w:p>
        </w:tc>
        <w:tc>
          <w:tcPr>
            <w:tcW w:w="2597" w:type="dxa"/>
            <w:vAlign w:val="center"/>
          </w:tcPr>
          <w:p w14:paraId="36B90B3F" w14:textId="00A45E5E"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3015" w:type="dxa"/>
            <w:gridSpan w:val="4"/>
            <w:vAlign w:val="center"/>
          </w:tcPr>
          <w:p w14:paraId="73F13425" w14:textId="56BE7F89" w:rsidR="003E601E" w:rsidRPr="00084682" w:rsidRDefault="003E601E" w:rsidP="00A25F9E">
            <w:pPr>
              <w:autoSpaceDE/>
              <w:autoSpaceDN/>
              <w:adjustRightInd/>
              <w:spacing w:before="0" w:line="240" w:lineRule="auto"/>
              <w:ind w:left="0"/>
              <w:rPr>
                <w:sz w:val="16"/>
                <w:szCs w:val="16"/>
              </w:rPr>
            </w:pPr>
            <w:r w:rsidRPr="00084682">
              <w:rPr>
                <w:sz w:val="16"/>
                <w:szCs w:val="16"/>
              </w:rPr>
              <w:t xml:space="preserve">Series 61 </w:t>
            </w:r>
            <w:proofErr w:type="spellStart"/>
            <w:r w:rsidRPr="00084682">
              <w:rPr>
                <w:sz w:val="16"/>
                <w:szCs w:val="16"/>
              </w:rPr>
              <w:t>Tneme</w:t>
            </w:r>
            <w:proofErr w:type="spellEnd"/>
            <w:r w:rsidRPr="00084682">
              <w:rPr>
                <w:sz w:val="16"/>
                <w:szCs w:val="16"/>
              </w:rPr>
              <w:t xml:space="preserve">-Liner </w:t>
            </w:r>
          </w:p>
        </w:tc>
        <w:tc>
          <w:tcPr>
            <w:tcW w:w="971" w:type="dxa"/>
            <w:gridSpan w:val="2"/>
            <w:vAlign w:val="center"/>
          </w:tcPr>
          <w:p w14:paraId="076A5B7E"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165" w:type="dxa"/>
            <w:gridSpan w:val="3"/>
            <w:vAlign w:val="center"/>
          </w:tcPr>
          <w:p w14:paraId="1644A18E"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(120</w:t>
            </w:r>
            <w:r w:rsidRPr="001D3869">
              <w:rPr>
                <w:sz w:val="16"/>
                <w:szCs w:val="16"/>
              </w:rPr>
              <w:t>°F</w:t>
            </w:r>
            <w:r>
              <w:rPr>
                <w:sz w:val="16"/>
                <w:szCs w:val="16"/>
              </w:rPr>
              <w:t>)</w:t>
            </w:r>
          </w:p>
        </w:tc>
      </w:tr>
      <w:tr w:rsidR="003E601E" w:rsidRPr="001D3869" w14:paraId="24500CF0" w14:textId="77777777" w:rsidTr="00A25F9E">
        <w:trPr>
          <w:trHeight w:val="288"/>
          <w:jc w:val="center"/>
        </w:trPr>
        <w:tc>
          <w:tcPr>
            <w:tcW w:w="2124" w:type="dxa"/>
            <w:gridSpan w:val="3"/>
            <w:vAlign w:val="center"/>
          </w:tcPr>
          <w:p w14:paraId="48D5DF0F" w14:textId="77777777" w:rsidR="003E601E" w:rsidRPr="001D3869" w:rsidRDefault="003E601E" w:rsidP="00A25F9E">
            <w:pPr>
              <w:jc w:val="center"/>
              <w:rPr>
                <w:b/>
                <w:sz w:val="16"/>
                <w:szCs w:val="16"/>
              </w:rPr>
            </w:pPr>
          </w:p>
        </w:tc>
        <w:tc>
          <w:tcPr>
            <w:tcW w:w="5612" w:type="dxa"/>
            <w:gridSpan w:val="5"/>
            <w:vAlign w:val="center"/>
          </w:tcPr>
          <w:p w14:paraId="4FDB298D" w14:textId="77777777" w:rsidR="003E601E" w:rsidRPr="00084682" w:rsidRDefault="003E601E" w:rsidP="00A25F9E">
            <w:pPr>
              <w:autoSpaceDE/>
              <w:autoSpaceDN/>
              <w:adjustRightInd/>
              <w:spacing w:before="0" w:line="240" w:lineRule="auto"/>
              <w:ind w:left="0"/>
              <w:rPr>
                <w:sz w:val="16"/>
                <w:szCs w:val="16"/>
              </w:rPr>
            </w:pPr>
            <w:r w:rsidRPr="00084682">
              <w:rPr>
                <w:i/>
                <w:sz w:val="14"/>
                <w:szCs w:val="14"/>
              </w:rPr>
              <w:t>Note: Stripe coat of welds and edges highly recommended.</w:t>
            </w:r>
          </w:p>
        </w:tc>
        <w:tc>
          <w:tcPr>
            <w:tcW w:w="971" w:type="dxa"/>
            <w:gridSpan w:val="2"/>
            <w:vAlign w:val="center"/>
          </w:tcPr>
          <w:p w14:paraId="25D5DDAA" w14:textId="77777777" w:rsidR="003E601E" w:rsidRPr="001D3869" w:rsidRDefault="003E601E" w:rsidP="00A25F9E">
            <w:pPr>
              <w:autoSpaceDE/>
              <w:autoSpaceDN/>
              <w:adjustRightInd/>
              <w:spacing w:before="0" w:line="240" w:lineRule="auto"/>
              <w:ind w:left="0"/>
              <w:jc w:val="center"/>
              <w:rPr>
                <w:sz w:val="16"/>
                <w:szCs w:val="16"/>
              </w:rPr>
            </w:pPr>
          </w:p>
        </w:tc>
        <w:tc>
          <w:tcPr>
            <w:tcW w:w="1165" w:type="dxa"/>
            <w:gridSpan w:val="3"/>
            <w:vAlign w:val="center"/>
          </w:tcPr>
          <w:p w14:paraId="18A59BA0" w14:textId="77777777" w:rsidR="003E601E" w:rsidRPr="001D3869" w:rsidRDefault="003E601E" w:rsidP="00A25F9E">
            <w:pPr>
              <w:autoSpaceDE/>
              <w:autoSpaceDN/>
              <w:adjustRightInd/>
              <w:spacing w:before="0" w:line="240" w:lineRule="auto"/>
              <w:ind w:left="0"/>
              <w:rPr>
                <w:sz w:val="16"/>
                <w:szCs w:val="16"/>
              </w:rPr>
            </w:pPr>
          </w:p>
        </w:tc>
      </w:tr>
      <w:tr w:rsidR="003E601E" w:rsidRPr="001D3869" w14:paraId="788D74F4" w14:textId="77777777" w:rsidTr="00A25F9E">
        <w:trPr>
          <w:trHeight w:val="288"/>
          <w:jc w:val="center"/>
        </w:trPr>
        <w:tc>
          <w:tcPr>
            <w:tcW w:w="2124" w:type="dxa"/>
            <w:gridSpan w:val="3"/>
            <w:tcBorders>
              <w:top w:val="single" w:sz="12" w:space="0" w:color="auto"/>
            </w:tcBorders>
            <w:vAlign w:val="center"/>
          </w:tcPr>
          <w:p w14:paraId="2E0D156D"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 COAT</w:t>
            </w:r>
          </w:p>
        </w:tc>
        <w:tc>
          <w:tcPr>
            <w:tcW w:w="2597" w:type="dxa"/>
            <w:tcBorders>
              <w:top w:val="single" w:sz="12" w:space="0" w:color="auto"/>
            </w:tcBorders>
            <w:vAlign w:val="center"/>
          </w:tcPr>
          <w:p w14:paraId="46FBBFF4"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3015" w:type="dxa"/>
            <w:gridSpan w:val="4"/>
            <w:tcBorders>
              <w:top w:val="single" w:sz="12" w:space="0" w:color="auto"/>
            </w:tcBorders>
            <w:vAlign w:val="center"/>
          </w:tcPr>
          <w:p w14:paraId="42FFC6D0" w14:textId="77777777" w:rsidR="003E601E" w:rsidRPr="00084682" w:rsidRDefault="003E601E" w:rsidP="00A25F9E">
            <w:pPr>
              <w:autoSpaceDE/>
              <w:autoSpaceDN/>
              <w:adjustRightInd/>
              <w:spacing w:before="0" w:line="240" w:lineRule="auto"/>
              <w:ind w:left="0"/>
              <w:rPr>
                <w:sz w:val="16"/>
                <w:szCs w:val="16"/>
              </w:rPr>
            </w:pPr>
            <w:r w:rsidRPr="00084682">
              <w:rPr>
                <w:sz w:val="16"/>
                <w:szCs w:val="16"/>
              </w:rPr>
              <w:t>Phenoline 385</w:t>
            </w:r>
          </w:p>
        </w:tc>
        <w:tc>
          <w:tcPr>
            <w:tcW w:w="971" w:type="dxa"/>
            <w:gridSpan w:val="2"/>
            <w:tcBorders>
              <w:top w:val="single" w:sz="12" w:space="0" w:color="auto"/>
            </w:tcBorders>
            <w:vAlign w:val="center"/>
          </w:tcPr>
          <w:p w14:paraId="697AE4DD"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235</w:t>
            </w:r>
          </w:p>
        </w:tc>
        <w:tc>
          <w:tcPr>
            <w:tcW w:w="1165" w:type="dxa"/>
            <w:gridSpan w:val="3"/>
            <w:tcBorders>
              <w:top w:val="single" w:sz="12" w:space="0" w:color="auto"/>
            </w:tcBorders>
            <w:vAlign w:val="center"/>
          </w:tcPr>
          <w:p w14:paraId="2AAAE12E"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3E601E" w:rsidRPr="001D3869" w14:paraId="0CF41E18" w14:textId="77777777" w:rsidTr="00A25F9E">
        <w:trPr>
          <w:trHeight w:val="288"/>
          <w:jc w:val="center"/>
        </w:trPr>
        <w:tc>
          <w:tcPr>
            <w:tcW w:w="2124" w:type="dxa"/>
            <w:gridSpan w:val="3"/>
            <w:vAlign w:val="center"/>
          </w:tcPr>
          <w:p w14:paraId="65CCAD46"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597" w:type="dxa"/>
            <w:vAlign w:val="center"/>
          </w:tcPr>
          <w:p w14:paraId="78204159"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3015" w:type="dxa"/>
            <w:gridSpan w:val="4"/>
            <w:vAlign w:val="center"/>
          </w:tcPr>
          <w:p w14:paraId="0877FB41" w14:textId="77777777" w:rsidR="003E601E" w:rsidRPr="00084682" w:rsidRDefault="003E601E" w:rsidP="00A25F9E">
            <w:pPr>
              <w:autoSpaceDE/>
              <w:autoSpaceDN/>
              <w:adjustRightInd/>
              <w:spacing w:before="0" w:line="240" w:lineRule="auto"/>
              <w:ind w:left="0"/>
              <w:rPr>
                <w:sz w:val="16"/>
                <w:szCs w:val="16"/>
              </w:rPr>
            </w:pPr>
            <w:proofErr w:type="spellStart"/>
            <w:r w:rsidRPr="00084682">
              <w:rPr>
                <w:sz w:val="16"/>
                <w:szCs w:val="16"/>
              </w:rPr>
              <w:t>Hempadur</w:t>
            </w:r>
            <w:proofErr w:type="spellEnd"/>
            <w:r w:rsidRPr="00084682">
              <w:rPr>
                <w:sz w:val="16"/>
                <w:szCs w:val="16"/>
              </w:rPr>
              <w:t xml:space="preserve"> 85671</w:t>
            </w:r>
          </w:p>
        </w:tc>
        <w:tc>
          <w:tcPr>
            <w:tcW w:w="971" w:type="dxa"/>
            <w:gridSpan w:val="2"/>
            <w:vAlign w:val="center"/>
          </w:tcPr>
          <w:p w14:paraId="7DEEB344"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320</w:t>
            </w:r>
          </w:p>
        </w:tc>
        <w:tc>
          <w:tcPr>
            <w:tcW w:w="1165" w:type="dxa"/>
            <w:gridSpan w:val="3"/>
            <w:vAlign w:val="center"/>
          </w:tcPr>
          <w:p w14:paraId="496042EB" w14:textId="77777777" w:rsidR="003E601E" w:rsidRPr="001D3869" w:rsidRDefault="003E601E"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3C3F2798" w14:textId="77777777" w:rsidTr="00A25F9E">
        <w:trPr>
          <w:trHeight w:val="288"/>
          <w:jc w:val="center"/>
        </w:trPr>
        <w:tc>
          <w:tcPr>
            <w:tcW w:w="2124" w:type="dxa"/>
            <w:gridSpan w:val="3"/>
            <w:vAlign w:val="center"/>
          </w:tcPr>
          <w:p w14:paraId="0C3347B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597" w:type="dxa"/>
            <w:vAlign w:val="center"/>
          </w:tcPr>
          <w:p w14:paraId="265274B9"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3015" w:type="dxa"/>
            <w:gridSpan w:val="4"/>
            <w:vAlign w:val="center"/>
          </w:tcPr>
          <w:p w14:paraId="445496C1" w14:textId="77777777" w:rsidR="003E601E" w:rsidRPr="00084682" w:rsidRDefault="003E601E" w:rsidP="00A25F9E">
            <w:pPr>
              <w:autoSpaceDE/>
              <w:autoSpaceDN/>
              <w:adjustRightInd/>
              <w:spacing w:before="0" w:line="240" w:lineRule="auto"/>
              <w:ind w:left="0"/>
              <w:rPr>
                <w:sz w:val="16"/>
                <w:szCs w:val="16"/>
              </w:rPr>
            </w:pPr>
            <w:r w:rsidRPr="00084682">
              <w:rPr>
                <w:sz w:val="16"/>
                <w:szCs w:val="16"/>
              </w:rPr>
              <w:t>Interline 399</w:t>
            </w:r>
          </w:p>
        </w:tc>
        <w:tc>
          <w:tcPr>
            <w:tcW w:w="971" w:type="dxa"/>
            <w:gridSpan w:val="2"/>
            <w:vAlign w:val="center"/>
          </w:tcPr>
          <w:p w14:paraId="7C2830C4"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340</w:t>
            </w:r>
          </w:p>
        </w:tc>
        <w:tc>
          <w:tcPr>
            <w:tcW w:w="1165" w:type="dxa"/>
            <w:gridSpan w:val="3"/>
            <w:vAlign w:val="center"/>
          </w:tcPr>
          <w:p w14:paraId="2CE3DA6C" w14:textId="77777777" w:rsidR="003E601E" w:rsidRPr="001D3869" w:rsidRDefault="003E601E"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41CB14F1" w14:textId="77777777" w:rsidTr="00A25F9E">
        <w:trPr>
          <w:trHeight w:val="288"/>
          <w:jc w:val="center"/>
        </w:trPr>
        <w:tc>
          <w:tcPr>
            <w:tcW w:w="2124" w:type="dxa"/>
            <w:gridSpan w:val="3"/>
            <w:vAlign w:val="center"/>
          </w:tcPr>
          <w:p w14:paraId="5DDEBB33" w14:textId="77777777" w:rsidR="003E601E" w:rsidRPr="001D3869" w:rsidRDefault="003E601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597" w:type="dxa"/>
            <w:vAlign w:val="center"/>
          </w:tcPr>
          <w:p w14:paraId="44C06A38"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Jotun Paints</w:t>
            </w:r>
          </w:p>
        </w:tc>
        <w:tc>
          <w:tcPr>
            <w:tcW w:w="3015" w:type="dxa"/>
            <w:gridSpan w:val="4"/>
            <w:vAlign w:val="center"/>
          </w:tcPr>
          <w:p w14:paraId="24B7C641" w14:textId="120E009B" w:rsidR="003E601E" w:rsidRPr="00084682" w:rsidRDefault="003E601E" w:rsidP="00A25F9E">
            <w:pPr>
              <w:autoSpaceDE/>
              <w:autoSpaceDN/>
              <w:adjustRightInd/>
              <w:spacing w:before="0" w:line="240" w:lineRule="auto"/>
              <w:ind w:left="0"/>
              <w:rPr>
                <w:sz w:val="16"/>
                <w:szCs w:val="16"/>
              </w:rPr>
            </w:pPr>
            <w:proofErr w:type="spellStart"/>
            <w:r w:rsidRPr="00084682">
              <w:rPr>
                <w:sz w:val="16"/>
                <w:szCs w:val="16"/>
              </w:rPr>
              <w:t>Tankguard</w:t>
            </w:r>
            <w:proofErr w:type="spellEnd"/>
            <w:r w:rsidRPr="00084682">
              <w:rPr>
                <w:sz w:val="16"/>
                <w:szCs w:val="16"/>
              </w:rPr>
              <w:t xml:space="preserve"> Storage </w:t>
            </w:r>
          </w:p>
        </w:tc>
        <w:tc>
          <w:tcPr>
            <w:tcW w:w="971" w:type="dxa"/>
            <w:gridSpan w:val="2"/>
            <w:vAlign w:val="center"/>
          </w:tcPr>
          <w:p w14:paraId="393D7245" w14:textId="30DF9F16" w:rsidR="003E601E" w:rsidRPr="001D3869" w:rsidRDefault="003E601E" w:rsidP="00A25F9E">
            <w:pPr>
              <w:autoSpaceDE/>
              <w:autoSpaceDN/>
              <w:adjustRightInd/>
              <w:spacing w:before="0" w:line="240" w:lineRule="auto"/>
              <w:ind w:left="0"/>
              <w:jc w:val="center"/>
              <w:rPr>
                <w:sz w:val="16"/>
                <w:szCs w:val="16"/>
              </w:rPr>
            </w:pPr>
            <w:del w:id="1312" w:author="Kurmanov, Aidyn [STAMGazStroy LLP]" w:date="2025-12-09T17:11:00Z" w16du:dateUtc="2025-12-09T12:11:00Z">
              <w:r>
                <w:rPr>
                  <w:sz w:val="16"/>
                  <w:szCs w:val="16"/>
                </w:rPr>
                <w:delText>310</w:delText>
              </w:r>
            </w:del>
            <w:ins w:id="1313" w:author="Kurmanov, Aidyn [STAMGazStroy LLP]" w:date="2025-12-09T17:11:00Z" w16du:dateUtc="2025-12-09T12:11:00Z">
              <w:r w:rsidR="004658BF">
                <w:rPr>
                  <w:sz w:val="16"/>
                  <w:szCs w:val="16"/>
                </w:rPr>
                <w:t>335</w:t>
              </w:r>
            </w:ins>
          </w:p>
        </w:tc>
        <w:tc>
          <w:tcPr>
            <w:tcW w:w="1165" w:type="dxa"/>
            <w:gridSpan w:val="3"/>
            <w:vAlign w:val="center"/>
          </w:tcPr>
          <w:p w14:paraId="0555A5EC" w14:textId="77777777" w:rsidR="003E601E" w:rsidRPr="001D3869" w:rsidRDefault="003E601E"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6AC3C622" w14:textId="77777777" w:rsidTr="00A25F9E">
        <w:trPr>
          <w:trHeight w:val="288"/>
          <w:jc w:val="center"/>
        </w:trPr>
        <w:tc>
          <w:tcPr>
            <w:tcW w:w="2124" w:type="dxa"/>
            <w:gridSpan w:val="3"/>
            <w:vAlign w:val="center"/>
          </w:tcPr>
          <w:p w14:paraId="26EF42F6" w14:textId="77777777" w:rsidR="003E601E" w:rsidRPr="001D3869" w:rsidRDefault="003E601E" w:rsidP="00A25F9E">
            <w:pPr>
              <w:autoSpaceDE/>
              <w:autoSpaceDN/>
              <w:adjustRightInd/>
              <w:spacing w:before="0" w:line="240" w:lineRule="auto"/>
              <w:ind w:left="0"/>
              <w:rPr>
                <w:b/>
                <w:sz w:val="16"/>
                <w:szCs w:val="16"/>
              </w:rPr>
            </w:pPr>
          </w:p>
        </w:tc>
        <w:tc>
          <w:tcPr>
            <w:tcW w:w="2597" w:type="dxa"/>
            <w:vAlign w:val="center"/>
          </w:tcPr>
          <w:p w14:paraId="43E88FF0"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 xml:space="preserve">PPG </w:t>
            </w:r>
          </w:p>
        </w:tc>
        <w:tc>
          <w:tcPr>
            <w:tcW w:w="3015" w:type="dxa"/>
            <w:gridSpan w:val="4"/>
            <w:vAlign w:val="center"/>
          </w:tcPr>
          <w:p w14:paraId="09E8E656" w14:textId="77777777" w:rsidR="000034AA" w:rsidRPr="00084682" w:rsidRDefault="003E601E" w:rsidP="00A25F9E">
            <w:pPr>
              <w:autoSpaceDE/>
              <w:autoSpaceDN/>
              <w:adjustRightInd/>
              <w:spacing w:before="0" w:line="240" w:lineRule="auto"/>
              <w:ind w:left="0"/>
              <w:rPr>
                <w:sz w:val="16"/>
                <w:szCs w:val="16"/>
              </w:rPr>
            </w:pPr>
            <w:proofErr w:type="spellStart"/>
            <w:r w:rsidRPr="00084682">
              <w:rPr>
                <w:sz w:val="16"/>
                <w:szCs w:val="16"/>
              </w:rPr>
              <w:t>Amercoat</w:t>
            </w:r>
            <w:proofErr w:type="spellEnd"/>
            <w:r w:rsidRPr="00084682">
              <w:rPr>
                <w:sz w:val="16"/>
                <w:szCs w:val="16"/>
              </w:rPr>
              <w:t xml:space="preserve"> 90HS/ </w:t>
            </w:r>
          </w:p>
          <w:p w14:paraId="4BE6C959" w14:textId="126E7043" w:rsidR="003E601E" w:rsidRPr="00084682" w:rsidRDefault="003E601E" w:rsidP="00A25F9E">
            <w:pPr>
              <w:autoSpaceDE/>
              <w:autoSpaceDN/>
              <w:adjustRightInd/>
              <w:spacing w:before="0" w:line="240" w:lineRule="auto"/>
              <w:ind w:left="0"/>
              <w:rPr>
                <w:sz w:val="16"/>
                <w:szCs w:val="16"/>
              </w:rPr>
            </w:pPr>
            <w:proofErr w:type="spellStart"/>
            <w:r w:rsidRPr="00084682">
              <w:rPr>
                <w:sz w:val="16"/>
                <w:szCs w:val="16"/>
              </w:rPr>
              <w:t>Phenguard</w:t>
            </w:r>
            <w:proofErr w:type="spellEnd"/>
            <w:r w:rsidRPr="00084682">
              <w:rPr>
                <w:sz w:val="16"/>
                <w:szCs w:val="16"/>
              </w:rPr>
              <w:t xml:space="preserve"> 9</w:t>
            </w:r>
            <w:r w:rsidR="000034AA" w:rsidRPr="00084682">
              <w:rPr>
                <w:sz w:val="16"/>
                <w:szCs w:val="16"/>
              </w:rPr>
              <w:t>4</w:t>
            </w:r>
            <w:r w:rsidRPr="00084682">
              <w:rPr>
                <w:sz w:val="16"/>
                <w:szCs w:val="16"/>
              </w:rPr>
              <w:t xml:space="preserve">0 Series </w:t>
            </w:r>
          </w:p>
        </w:tc>
        <w:tc>
          <w:tcPr>
            <w:tcW w:w="971" w:type="dxa"/>
            <w:gridSpan w:val="2"/>
            <w:vAlign w:val="center"/>
          </w:tcPr>
          <w:p w14:paraId="6FC72908"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312-324</w:t>
            </w:r>
          </w:p>
        </w:tc>
        <w:tc>
          <w:tcPr>
            <w:tcW w:w="1165" w:type="dxa"/>
            <w:gridSpan w:val="3"/>
            <w:vAlign w:val="center"/>
          </w:tcPr>
          <w:p w14:paraId="467DFF9B"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659E17A0" w14:textId="77777777" w:rsidTr="00A25F9E">
        <w:trPr>
          <w:trHeight w:val="288"/>
          <w:jc w:val="center"/>
        </w:trPr>
        <w:tc>
          <w:tcPr>
            <w:tcW w:w="2124" w:type="dxa"/>
            <w:gridSpan w:val="3"/>
            <w:vAlign w:val="center"/>
          </w:tcPr>
          <w:p w14:paraId="5562DD83" w14:textId="77777777" w:rsidR="003E601E" w:rsidRPr="001D3869" w:rsidRDefault="003E601E" w:rsidP="00A25F9E">
            <w:pPr>
              <w:jc w:val="center"/>
              <w:rPr>
                <w:b/>
                <w:sz w:val="16"/>
                <w:szCs w:val="16"/>
              </w:rPr>
            </w:pPr>
          </w:p>
        </w:tc>
        <w:tc>
          <w:tcPr>
            <w:tcW w:w="2597" w:type="dxa"/>
            <w:vAlign w:val="center"/>
          </w:tcPr>
          <w:p w14:paraId="4CD8CDCB"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3015" w:type="dxa"/>
            <w:gridSpan w:val="4"/>
            <w:vAlign w:val="center"/>
          </w:tcPr>
          <w:p w14:paraId="345BD178" w14:textId="0EA94419" w:rsidR="003E601E" w:rsidRPr="00084682" w:rsidRDefault="003E601E" w:rsidP="00A25F9E">
            <w:pPr>
              <w:autoSpaceDE/>
              <w:autoSpaceDN/>
              <w:adjustRightInd/>
              <w:spacing w:before="0" w:line="240" w:lineRule="auto"/>
              <w:ind w:left="0"/>
              <w:rPr>
                <w:sz w:val="16"/>
                <w:szCs w:val="16"/>
              </w:rPr>
            </w:pPr>
            <w:proofErr w:type="spellStart"/>
            <w:r w:rsidRPr="00084682">
              <w:rPr>
                <w:sz w:val="16"/>
                <w:szCs w:val="16"/>
              </w:rPr>
              <w:t>Epo</w:t>
            </w:r>
            <w:proofErr w:type="spellEnd"/>
            <w:r w:rsidRPr="00084682">
              <w:rPr>
                <w:sz w:val="16"/>
                <w:szCs w:val="16"/>
              </w:rPr>
              <w:t xml:space="preserve">-Phen FF </w:t>
            </w:r>
          </w:p>
        </w:tc>
        <w:tc>
          <w:tcPr>
            <w:tcW w:w="971" w:type="dxa"/>
            <w:gridSpan w:val="2"/>
            <w:vAlign w:val="center"/>
          </w:tcPr>
          <w:p w14:paraId="417FB193" w14:textId="77777777" w:rsidR="003E601E" w:rsidRPr="001D3869" w:rsidRDefault="003E601E" w:rsidP="00A25F9E">
            <w:pPr>
              <w:autoSpaceDE/>
              <w:autoSpaceDN/>
              <w:adjustRightInd/>
              <w:spacing w:before="0" w:line="240" w:lineRule="auto"/>
              <w:ind w:left="0"/>
              <w:jc w:val="center"/>
              <w:rPr>
                <w:sz w:val="16"/>
                <w:szCs w:val="16"/>
              </w:rPr>
            </w:pPr>
            <w:del w:id="1314" w:author="Kurmanov, Aidyn [STAMGazStroy LLP]" w:date="2025-12-09T17:11:00Z" w16du:dateUtc="2025-12-09T12:11:00Z">
              <w:r w:rsidRPr="00161B3E">
                <w:rPr>
                  <w:sz w:val="16"/>
                  <w:szCs w:val="16"/>
                </w:rPr>
                <w:delText xml:space="preserve">&lt; </w:delText>
              </w:r>
            </w:del>
            <w:r w:rsidRPr="00161B3E">
              <w:rPr>
                <w:sz w:val="16"/>
                <w:szCs w:val="16"/>
              </w:rPr>
              <w:t xml:space="preserve">250          </w:t>
            </w:r>
          </w:p>
        </w:tc>
        <w:tc>
          <w:tcPr>
            <w:tcW w:w="1165" w:type="dxa"/>
            <w:gridSpan w:val="3"/>
            <w:vAlign w:val="center"/>
          </w:tcPr>
          <w:p w14:paraId="5ACC2B18" w14:textId="77777777" w:rsidR="003E601E" w:rsidRPr="001D3869" w:rsidRDefault="003E601E" w:rsidP="00A25F9E">
            <w:pPr>
              <w:autoSpaceDE/>
              <w:autoSpaceDN/>
              <w:adjustRightInd/>
              <w:spacing w:before="0" w:line="240" w:lineRule="auto"/>
              <w:ind w:left="0"/>
              <w:rPr>
                <w:sz w:val="16"/>
                <w:szCs w:val="16"/>
              </w:rPr>
            </w:pPr>
            <w:r>
              <w:rPr>
                <w:sz w:val="16"/>
                <w:szCs w:val="16"/>
              </w:rPr>
              <w:t>99</w:t>
            </w:r>
            <w:r w:rsidRPr="001D3869">
              <w:rPr>
                <w:sz w:val="16"/>
                <w:szCs w:val="16"/>
              </w:rPr>
              <w:t>°</w:t>
            </w:r>
            <w:r>
              <w:rPr>
                <w:sz w:val="16"/>
                <w:szCs w:val="16"/>
              </w:rPr>
              <w:t>C (210</w:t>
            </w:r>
            <w:r w:rsidRPr="001D3869">
              <w:rPr>
                <w:sz w:val="16"/>
                <w:szCs w:val="16"/>
              </w:rPr>
              <w:t>°F</w:t>
            </w:r>
            <w:r>
              <w:rPr>
                <w:sz w:val="16"/>
                <w:szCs w:val="16"/>
              </w:rPr>
              <w:t>)</w:t>
            </w:r>
          </w:p>
        </w:tc>
      </w:tr>
      <w:tr w:rsidR="003E601E" w:rsidRPr="001D3869" w14:paraId="11FB5C21" w14:textId="77777777" w:rsidTr="00A25F9E">
        <w:trPr>
          <w:trHeight w:val="288"/>
          <w:jc w:val="center"/>
        </w:trPr>
        <w:tc>
          <w:tcPr>
            <w:tcW w:w="2124" w:type="dxa"/>
            <w:gridSpan w:val="3"/>
            <w:vAlign w:val="center"/>
          </w:tcPr>
          <w:p w14:paraId="7CFD4224" w14:textId="77777777" w:rsidR="003E601E" w:rsidRPr="001D3869" w:rsidRDefault="003E601E" w:rsidP="00A25F9E">
            <w:pPr>
              <w:jc w:val="center"/>
              <w:rPr>
                <w:b/>
                <w:sz w:val="16"/>
                <w:szCs w:val="16"/>
              </w:rPr>
            </w:pPr>
          </w:p>
        </w:tc>
        <w:tc>
          <w:tcPr>
            <w:tcW w:w="2597" w:type="dxa"/>
            <w:vAlign w:val="center"/>
          </w:tcPr>
          <w:p w14:paraId="1ADF6A4C" w14:textId="12490472"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3015" w:type="dxa"/>
            <w:gridSpan w:val="4"/>
            <w:vAlign w:val="center"/>
          </w:tcPr>
          <w:p w14:paraId="07FDABF9" w14:textId="4D766556" w:rsidR="003E601E" w:rsidRPr="00084682" w:rsidRDefault="003E601E" w:rsidP="00A25F9E">
            <w:pPr>
              <w:autoSpaceDE/>
              <w:autoSpaceDN/>
              <w:adjustRightInd/>
              <w:spacing w:before="0" w:line="240" w:lineRule="auto"/>
              <w:ind w:left="0"/>
              <w:rPr>
                <w:sz w:val="16"/>
                <w:szCs w:val="16"/>
              </w:rPr>
            </w:pPr>
            <w:r w:rsidRPr="00084682">
              <w:rPr>
                <w:sz w:val="16"/>
                <w:szCs w:val="16"/>
              </w:rPr>
              <w:t xml:space="preserve">Series 61 </w:t>
            </w:r>
            <w:proofErr w:type="spellStart"/>
            <w:r w:rsidRPr="00084682">
              <w:rPr>
                <w:sz w:val="16"/>
                <w:szCs w:val="16"/>
              </w:rPr>
              <w:t>Tneme</w:t>
            </w:r>
            <w:proofErr w:type="spellEnd"/>
            <w:r w:rsidRPr="00084682">
              <w:rPr>
                <w:sz w:val="16"/>
                <w:szCs w:val="16"/>
              </w:rPr>
              <w:t xml:space="preserve">-Liner </w:t>
            </w:r>
          </w:p>
        </w:tc>
        <w:tc>
          <w:tcPr>
            <w:tcW w:w="971" w:type="dxa"/>
            <w:gridSpan w:val="2"/>
            <w:vAlign w:val="center"/>
          </w:tcPr>
          <w:p w14:paraId="29BB1213"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165" w:type="dxa"/>
            <w:gridSpan w:val="3"/>
            <w:vAlign w:val="center"/>
          </w:tcPr>
          <w:p w14:paraId="08B13999"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(120</w:t>
            </w:r>
            <w:r w:rsidRPr="001D3869">
              <w:rPr>
                <w:sz w:val="16"/>
                <w:szCs w:val="16"/>
              </w:rPr>
              <w:t>°F</w:t>
            </w:r>
            <w:r>
              <w:rPr>
                <w:sz w:val="16"/>
                <w:szCs w:val="16"/>
              </w:rPr>
              <w:t>)</w:t>
            </w:r>
          </w:p>
        </w:tc>
      </w:tr>
      <w:tr w:rsidR="003E601E" w:rsidRPr="008F10AC" w14:paraId="386F7E93" w14:textId="77777777" w:rsidTr="00A25F9E">
        <w:trPr>
          <w:gridAfter w:val="2"/>
          <w:wAfter w:w="48" w:type="dxa"/>
          <w:trHeight w:val="288"/>
          <w:jc w:val="center"/>
        </w:trPr>
        <w:tc>
          <w:tcPr>
            <w:tcW w:w="9824" w:type="dxa"/>
            <w:gridSpan w:val="11"/>
            <w:tcBorders>
              <w:top w:val="single" w:sz="12" w:space="0" w:color="auto"/>
            </w:tcBorders>
            <w:vAlign w:val="center"/>
          </w:tcPr>
          <w:p w14:paraId="38D40278" w14:textId="77777777" w:rsidR="003E601E" w:rsidRPr="008F10AC" w:rsidRDefault="003E601E" w:rsidP="00A25F9E">
            <w:pPr>
              <w:autoSpaceDE/>
              <w:autoSpaceDN/>
              <w:adjustRightInd/>
              <w:spacing w:before="0" w:line="240" w:lineRule="auto"/>
              <w:ind w:left="0"/>
              <w:rPr>
                <w:i/>
                <w:sz w:val="14"/>
                <w:szCs w:val="14"/>
              </w:rPr>
            </w:pPr>
          </w:p>
        </w:tc>
      </w:tr>
      <w:tr w:rsidR="003E601E" w:rsidRPr="008F10AC" w14:paraId="722AA8B8" w14:textId="77777777" w:rsidTr="00A25F9E">
        <w:trPr>
          <w:gridAfter w:val="2"/>
          <w:wAfter w:w="48" w:type="dxa"/>
          <w:trHeight w:val="288"/>
          <w:jc w:val="center"/>
        </w:trPr>
        <w:tc>
          <w:tcPr>
            <w:tcW w:w="1170" w:type="dxa"/>
            <w:vAlign w:val="center"/>
          </w:tcPr>
          <w:p w14:paraId="1ED44326" w14:textId="77777777" w:rsidR="003E601E" w:rsidRPr="008F10AC" w:rsidRDefault="003E601E" w:rsidP="00A25F9E">
            <w:pPr>
              <w:autoSpaceDE/>
              <w:autoSpaceDN/>
              <w:adjustRightInd/>
              <w:spacing w:before="0" w:line="240" w:lineRule="auto"/>
              <w:ind w:left="-72"/>
              <w:rPr>
                <w:b/>
                <w:sz w:val="16"/>
                <w:szCs w:val="16"/>
              </w:rPr>
            </w:pPr>
            <w:r w:rsidRPr="008F10AC">
              <w:rPr>
                <w:b/>
                <w:sz w:val="16"/>
                <w:szCs w:val="16"/>
              </w:rPr>
              <w:t>Last Update:</w:t>
            </w:r>
          </w:p>
        </w:tc>
        <w:tc>
          <w:tcPr>
            <w:tcW w:w="3828" w:type="dxa"/>
            <w:gridSpan w:val="4"/>
            <w:vAlign w:val="center"/>
          </w:tcPr>
          <w:p w14:paraId="5020C74B" w14:textId="34EE5123" w:rsidR="003E601E" w:rsidRPr="008F10AC" w:rsidRDefault="00B2212B" w:rsidP="00A25F9E">
            <w:pPr>
              <w:autoSpaceDE/>
              <w:autoSpaceDN/>
              <w:adjustRightInd/>
              <w:spacing w:before="0" w:line="240" w:lineRule="auto"/>
              <w:ind w:left="-72"/>
              <w:rPr>
                <w:b/>
                <w:sz w:val="16"/>
                <w:szCs w:val="16"/>
              </w:rPr>
            </w:pPr>
            <w:r>
              <w:rPr>
                <w:position w:val="-1"/>
                <w:sz w:val="16"/>
                <w:szCs w:val="16"/>
              </w:rPr>
              <w:t>November</w:t>
            </w:r>
            <w:r w:rsidR="00D37414">
              <w:rPr>
                <w:position w:val="-1"/>
                <w:sz w:val="16"/>
                <w:szCs w:val="16"/>
              </w:rPr>
              <w:t xml:space="preserve"> 2025</w:t>
            </w:r>
          </w:p>
        </w:tc>
        <w:tc>
          <w:tcPr>
            <w:tcW w:w="2597" w:type="dxa"/>
            <w:gridSpan w:val="2"/>
            <w:vAlign w:val="center"/>
          </w:tcPr>
          <w:p w14:paraId="148A74D2" w14:textId="77777777" w:rsidR="003E601E" w:rsidRPr="008F10AC" w:rsidRDefault="003E601E" w:rsidP="00A25F9E">
            <w:pPr>
              <w:rPr>
                <w:b/>
                <w:sz w:val="16"/>
                <w:szCs w:val="16"/>
              </w:rPr>
            </w:pPr>
          </w:p>
        </w:tc>
        <w:tc>
          <w:tcPr>
            <w:tcW w:w="971" w:type="dxa"/>
            <w:gridSpan w:val="2"/>
            <w:vAlign w:val="center"/>
          </w:tcPr>
          <w:p w14:paraId="1EB05756" w14:textId="77777777" w:rsidR="003E601E" w:rsidRPr="008F10AC" w:rsidRDefault="003E601E" w:rsidP="00A25F9E">
            <w:pPr>
              <w:jc w:val="center"/>
              <w:rPr>
                <w:b/>
                <w:sz w:val="16"/>
                <w:szCs w:val="16"/>
              </w:rPr>
            </w:pPr>
          </w:p>
        </w:tc>
        <w:tc>
          <w:tcPr>
            <w:tcW w:w="1258" w:type="dxa"/>
            <w:gridSpan w:val="2"/>
            <w:vAlign w:val="center"/>
          </w:tcPr>
          <w:p w14:paraId="6E1336D0" w14:textId="77777777" w:rsidR="003E601E" w:rsidRPr="008F10AC" w:rsidRDefault="003E601E" w:rsidP="00A25F9E">
            <w:pPr>
              <w:jc w:val="center"/>
              <w:rPr>
                <w:b/>
                <w:sz w:val="16"/>
                <w:szCs w:val="16"/>
              </w:rPr>
            </w:pPr>
          </w:p>
        </w:tc>
      </w:tr>
    </w:tbl>
    <w:p w14:paraId="62DD57BC" w14:textId="3508A7F9" w:rsidR="00FB1357" w:rsidRPr="009F1067" w:rsidRDefault="00FB1357" w:rsidP="009F1067">
      <w:pPr>
        <w:spacing w:before="0" w:line="240" w:lineRule="auto"/>
        <w:ind w:left="630" w:hanging="540"/>
        <w:rPr>
          <w:color w:val="auto"/>
          <w:sz w:val="16"/>
          <w:szCs w:val="16"/>
        </w:rPr>
      </w:pPr>
      <w:r w:rsidRPr="009F1067">
        <w:rPr>
          <w:color w:val="auto"/>
          <w:sz w:val="16"/>
          <w:szCs w:val="16"/>
        </w:rPr>
        <w:t xml:space="preserve">Note 1 </w:t>
      </w:r>
      <w:r w:rsidR="00084682">
        <w:rPr>
          <w:color w:val="auto"/>
          <w:sz w:val="16"/>
          <w:szCs w:val="16"/>
        </w:rPr>
        <w:tab/>
      </w:r>
      <w:r w:rsidRPr="009F1067">
        <w:rPr>
          <w:color w:val="auto"/>
          <w:sz w:val="16"/>
          <w:szCs w:val="16"/>
        </w:rPr>
        <w:t xml:space="preserve">Contrasting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524D7474" w14:textId="2820D539" w:rsidR="00373975" w:rsidRPr="009F1067" w:rsidRDefault="00373975" w:rsidP="009F1067">
      <w:pPr>
        <w:spacing w:before="0" w:line="240" w:lineRule="auto"/>
        <w:ind w:left="630" w:hanging="540"/>
        <w:rPr>
          <w:color w:val="auto"/>
          <w:sz w:val="16"/>
          <w:szCs w:val="16"/>
        </w:rPr>
      </w:pPr>
      <w:r w:rsidRPr="009F1067">
        <w:rPr>
          <w:color w:val="auto"/>
          <w:sz w:val="16"/>
          <w:szCs w:val="16"/>
        </w:rPr>
        <w:t>Note 2</w:t>
      </w:r>
      <w:proofErr w:type="gramStart"/>
      <w:r w:rsidRPr="009F1067">
        <w:rPr>
          <w:color w:val="auto"/>
          <w:sz w:val="16"/>
          <w:szCs w:val="16"/>
        </w:rPr>
        <w:t xml:space="preserve">: </w:t>
      </w:r>
      <w:r w:rsidR="00084682">
        <w:rPr>
          <w:color w:val="auto"/>
          <w:sz w:val="16"/>
          <w:szCs w:val="16"/>
        </w:rPr>
        <w:tab/>
      </w:r>
      <w:r w:rsidR="00336A78" w:rsidRPr="009F1067">
        <w:rPr>
          <w:color w:val="auto"/>
          <w:sz w:val="16"/>
          <w:szCs w:val="16"/>
        </w:rPr>
        <w:t>Consult</w:t>
      </w:r>
      <w:proofErr w:type="gramEnd"/>
      <w:r w:rsidR="00336A78" w:rsidRPr="009F1067">
        <w:rPr>
          <w:color w:val="auto"/>
          <w:sz w:val="16"/>
          <w:szCs w:val="16"/>
        </w:rPr>
        <w:t xml:space="preserve"> TCO coating expert if </w:t>
      </w:r>
      <w:r w:rsidR="008D323F" w:rsidRPr="009F1067">
        <w:rPr>
          <w:color w:val="auto"/>
          <w:sz w:val="16"/>
          <w:szCs w:val="16"/>
        </w:rPr>
        <w:t>seam sealant</w:t>
      </w:r>
      <w:r w:rsidR="002A780D" w:rsidRPr="009F1067">
        <w:rPr>
          <w:color w:val="auto"/>
          <w:sz w:val="16"/>
          <w:szCs w:val="16"/>
        </w:rPr>
        <w:t xml:space="preserve">, </w:t>
      </w:r>
      <w:r w:rsidR="008D323F" w:rsidRPr="009F1067">
        <w:rPr>
          <w:color w:val="auto"/>
          <w:sz w:val="16"/>
          <w:szCs w:val="16"/>
        </w:rPr>
        <w:t xml:space="preserve">putty </w:t>
      </w:r>
      <w:r w:rsidR="002A780D" w:rsidRPr="009F1067">
        <w:rPr>
          <w:color w:val="auto"/>
          <w:sz w:val="16"/>
          <w:szCs w:val="16"/>
        </w:rPr>
        <w:t xml:space="preserve">or pit filler </w:t>
      </w:r>
      <w:r w:rsidR="008D323F" w:rsidRPr="009F1067">
        <w:rPr>
          <w:color w:val="auto"/>
          <w:sz w:val="16"/>
          <w:szCs w:val="16"/>
        </w:rPr>
        <w:t>is required</w:t>
      </w:r>
      <w:r w:rsidR="00814F67" w:rsidRPr="009F1067">
        <w:rPr>
          <w:color w:val="auto"/>
          <w:sz w:val="16"/>
          <w:szCs w:val="16"/>
        </w:rPr>
        <w:t xml:space="preserve"> </w:t>
      </w:r>
    </w:p>
    <w:p w14:paraId="765801CC" w14:textId="77777777" w:rsidR="003E601E" w:rsidRPr="00976D9F" w:rsidRDefault="003E601E" w:rsidP="003E601E">
      <w:pPr>
        <w:tabs>
          <w:tab w:val="left" w:pos="3225"/>
        </w:tabs>
        <w:rPr>
          <w:sz w:val="20"/>
          <w:szCs w:val="20"/>
        </w:rPr>
      </w:pPr>
      <w:r w:rsidRPr="00976D9F">
        <w:rPr>
          <w:sz w:val="20"/>
          <w:szCs w:val="20"/>
        </w:rPr>
        <w:br w:type="page"/>
      </w:r>
    </w:p>
    <w:p w14:paraId="2949D6A9" w14:textId="77777777" w:rsidR="003E601E" w:rsidRPr="00976D9F" w:rsidRDefault="003E601E" w:rsidP="003E601E">
      <w:pPr>
        <w:tabs>
          <w:tab w:val="left" w:pos="3225"/>
        </w:tabs>
        <w:rPr>
          <w:sz w:val="20"/>
          <w:szCs w:val="20"/>
        </w:rPr>
      </w:pPr>
    </w:p>
    <w:tbl>
      <w:tblPr>
        <w:tblW w:w="9980" w:type="dxa"/>
        <w:jc w:val="center"/>
        <w:tblLayout w:type="fixed"/>
        <w:tblLook w:val="01E0" w:firstRow="1" w:lastRow="1" w:firstColumn="1" w:lastColumn="1" w:noHBand="0" w:noVBand="0"/>
      </w:tblPr>
      <w:tblGrid>
        <w:gridCol w:w="1530"/>
        <w:gridCol w:w="246"/>
        <w:gridCol w:w="612"/>
        <w:gridCol w:w="2659"/>
        <w:gridCol w:w="56"/>
        <w:gridCol w:w="1917"/>
        <w:gridCol w:w="613"/>
        <w:gridCol w:w="108"/>
        <w:gridCol w:w="913"/>
        <w:gridCol w:w="108"/>
        <w:gridCol w:w="1218"/>
      </w:tblGrid>
      <w:tr w:rsidR="003E601E" w:rsidRPr="001D3869" w14:paraId="3AC72C66" w14:textId="77777777" w:rsidTr="00A25F9E">
        <w:trPr>
          <w:trHeight w:val="360"/>
          <w:jc w:val="center"/>
        </w:trPr>
        <w:tc>
          <w:tcPr>
            <w:tcW w:w="9980" w:type="dxa"/>
            <w:gridSpan w:val="11"/>
            <w:tcBorders>
              <w:top w:val="single" w:sz="6" w:space="0" w:color="auto"/>
              <w:bottom w:val="single" w:sz="12" w:space="0" w:color="auto"/>
            </w:tcBorders>
            <w:shd w:val="clear" w:color="auto" w:fill="FFFFFF"/>
            <w:vAlign w:val="center"/>
          </w:tcPr>
          <w:p w14:paraId="10BCEC70" w14:textId="77777777" w:rsidR="003E601E" w:rsidRPr="001D3869" w:rsidRDefault="003E601E" w:rsidP="00A25F9E">
            <w:pPr>
              <w:ind w:right="-72"/>
              <w:jc w:val="right"/>
              <w:rPr>
                <w:b/>
                <w:i/>
                <w:color w:val="auto"/>
              </w:rPr>
            </w:pPr>
            <w:r w:rsidRPr="001D3869">
              <w:rPr>
                <w:b/>
                <w:i/>
                <w:color w:val="auto"/>
              </w:rPr>
              <w:t xml:space="preserve">Thin Film </w:t>
            </w:r>
            <w:r>
              <w:rPr>
                <w:b/>
                <w:i/>
                <w:color w:val="auto"/>
              </w:rPr>
              <w:t>Linings</w:t>
            </w:r>
            <w:r w:rsidRPr="001D3869">
              <w:rPr>
                <w:b/>
                <w:i/>
                <w:color w:val="auto"/>
              </w:rPr>
              <w:t xml:space="preserve"> for Immersion Service</w:t>
            </w:r>
          </w:p>
        </w:tc>
      </w:tr>
      <w:tr w:rsidR="003E601E" w:rsidRPr="001D3869" w14:paraId="5CC2F496" w14:textId="77777777" w:rsidTr="00A25F9E">
        <w:trPr>
          <w:trHeight w:val="360"/>
          <w:jc w:val="center"/>
        </w:trPr>
        <w:tc>
          <w:tcPr>
            <w:tcW w:w="7633" w:type="dxa"/>
            <w:gridSpan w:val="7"/>
            <w:tcBorders>
              <w:top w:val="single" w:sz="12" w:space="0" w:color="auto"/>
              <w:left w:val="single" w:sz="12" w:space="0" w:color="auto"/>
              <w:bottom w:val="single" w:sz="12" w:space="0" w:color="auto"/>
            </w:tcBorders>
            <w:vAlign w:val="center"/>
          </w:tcPr>
          <w:p w14:paraId="05FF293D" w14:textId="77777777" w:rsidR="003E601E" w:rsidRPr="001D3869" w:rsidRDefault="003E601E" w:rsidP="00A25F9E">
            <w:pPr>
              <w:autoSpaceDE/>
              <w:autoSpaceDN/>
              <w:adjustRightInd/>
              <w:spacing w:before="0" w:line="240" w:lineRule="auto"/>
              <w:ind w:left="0"/>
              <w:rPr>
                <w:b/>
                <w:sz w:val="20"/>
                <w:szCs w:val="20"/>
              </w:rPr>
            </w:pPr>
            <w:r w:rsidRPr="001D3869">
              <w:rPr>
                <w:b/>
                <w:sz w:val="20"/>
                <w:szCs w:val="20"/>
              </w:rPr>
              <w:t>Thin</w:t>
            </w:r>
            <w:r>
              <w:rPr>
                <w:b/>
                <w:sz w:val="20"/>
                <w:szCs w:val="20"/>
              </w:rPr>
              <w:t xml:space="preserve"> Film Linings for NSF-Approved </w:t>
            </w:r>
            <w:r w:rsidRPr="001D3869">
              <w:rPr>
                <w:b/>
                <w:sz w:val="20"/>
                <w:szCs w:val="20"/>
              </w:rPr>
              <w:t>Potable Water Immersion Service</w:t>
            </w:r>
            <w:r w:rsidRPr="001D3869">
              <w:rPr>
                <w:b/>
                <w:sz w:val="20"/>
                <w:szCs w:val="20"/>
              </w:rPr>
              <w:tab/>
            </w:r>
          </w:p>
        </w:tc>
        <w:tc>
          <w:tcPr>
            <w:tcW w:w="2347" w:type="dxa"/>
            <w:gridSpan w:val="4"/>
            <w:tcBorders>
              <w:top w:val="single" w:sz="12" w:space="0" w:color="auto"/>
              <w:bottom w:val="single" w:sz="12" w:space="0" w:color="auto"/>
              <w:right w:val="single" w:sz="12" w:space="0" w:color="auto"/>
            </w:tcBorders>
            <w:shd w:val="clear" w:color="auto" w:fill="000000"/>
            <w:vAlign w:val="center"/>
          </w:tcPr>
          <w:p w14:paraId="28DDB705"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8.3</w:t>
            </w:r>
          </w:p>
        </w:tc>
      </w:tr>
      <w:tr w:rsidR="003E601E" w:rsidRPr="001D3869" w14:paraId="10422A7E" w14:textId="77777777" w:rsidTr="00FB4D52">
        <w:trPr>
          <w:cantSplit/>
          <w:trHeight w:val="288"/>
          <w:jc w:val="center"/>
        </w:trPr>
        <w:tc>
          <w:tcPr>
            <w:tcW w:w="1530" w:type="dxa"/>
            <w:tcBorders>
              <w:top w:val="single" w:sz="12" w:space="0" w:color="auto"/>
            </w:tcBorders>
          </w:tcPr>
          <w:p w14:paraId="3E2DFA0E"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573" w:type="dxa"/>
            <w:gridSpan w:val="4"/>
            <w:tcBorders>
              <w:top w:val="single" w:sz="12" w:space="0" w:color="auto"/>
            </w:tcBorders>
          </w:tcPr>
          <w:p w14:paraId="311F87FC" w14:textId="77777777" w:rsidR="00FB4D52" w:rsidRPr="00FB4D52" w:rsidRDefault="00FB4D52" w:rsidP="00FB4D52">
            <w:pPr>
              <w:autoSpaceDE/>
              <w:autoSpaceDN/>
              <w:adjustRightInd/>
              <w:spacing w:before="0" w:line="240" w:lineRule="auto"/>
              <w:ind w:left="-72" w:right="-103"/>
              <w:rPr>
                <w:sz w:val="16"/>
                <w:szCs w:val="16"/>
              </w:rPr>
            </w:pPr>
            <w:r w:rsidRPr="00FB4D52">
              <w:rPr>
                <w:sz w:val="16"/>
                <w:szCs w:val="16"/>
              </w:rPr>
              <w:t>SSPC-SP1/SP5(NACENo.</w:t>
            </w:r>
            <w:proofErr w:type="gramStart"/>
            <w:r w:rsidRPr="00FB4D52">
              <w:rPr>
                <w:sz w:val="16"/>
                <w:szCs w:val="16"/>
              </w:rPr>
              <w:t>1)(</w:t>
            </w:r>
            <w:proofErr w:type="gramEnd"/>
            <w:r w:rsidRPr="00FB4D52">
              <w:rPr>
                <w:sz w:val="16"/>
                <w:szCs w:val="16"/>
              </w:rPr>
              <w:t>SA3)</w:t>
            </w:r>
          </w:p>
          <w:p w14:paraId="7101CC18" w14:textId="6BA4ADFF" w:rsidR="003E601E" w:rsidRPr="003B2DEF" w:rsidRDefault="00FB4D52" w:rsidP="00FB4D52">
            <w:pPr>
              <w:autoSpaceDE/>
              <w:autoSpaceDN/>
              <w:adjustRightInd/>
              <w:spacing w:before="0" w:line="240" w:lineRule="auto"/>
              <w:ind w:left="-72" w:right="-103"/>
              <w:rPr>
                <w:sz w:val="16"/>
                <w:szCs w:val="16"/>
              </w:rPr>
            </w:pPr>
            <w:r w:rsidRPr="00FB4D52">
              <w:rPr>
                <w:sz w:val="16"/>
                <w:szCs w:val="16"/>
              </w:rPr>
              <w:t>White metal blast cleanliness.</w:t>
            </w:r>
          </w:p>
        </w:tc>
        <w:tc>
          <w:tcPr>
            <w:tcW w:w="1917" w:type="dxa"/>
            <w:tcBorders>
              <w:top w:val="single" w:sz="12" w:space="0" w:color="auto"/>
            </w:tcBorders>
          </w:tcPr>
          <w:p w14:paraId="6CFFB1EC"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2960" w:type="dxa"/>
            <w:gridSpan w:val="5"/>
            <w:vMerge w:val="restart"/>
            <w:tcBorders>
              <w:top w:val="single" w:sz="12" w:space="0" w:color="auto"/>
            </w:tcBorders>
          </w:tcPr>
          <w:p w14:paraId="285998A8"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3E601E" w:rsidRPr="001D3869" w14:paraId="7EC6D6E6" w14:textId="77777777" w:rsidTr="00FB4D52">
        <w:trPr>
          <w:cantSplit/>
          <w:trHeight w:val="288"/>
          <w:jc w:val="center"/>
        </w:trPr>
        <w:tc>
          <w:tcPr>
            <w:tcW w:w="1530" w:type="dxa"/>
          </w:tcPr>
          <w:p w14:paraId="5564E5DC"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573" w:type="dxa"/>
            <w:gridSpan w:val="4"/>
          </w:tcPr>
          <w:p w14:paraId="1AD30AB5"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1917" w:type="dxa"/>
          </w:tcPr>
          <w:p w14:paraId="2D4E76CE" w14:textId="77777777" w:rsidR="003E601E" w:rsidRPr="001D3869" w:rsidRDefault="003E601E" w:rsidP="00A25F9E">
            <w:pPr>
              <w:jc w:val="right"/>
              <w:rPr>
                <w:b/>
                <w:sz w:val="16"/>
                <w:szCs w:val="16"/>
              </w:rPr>
            </w:pPr>
          </w:p>
        </w:tc>
        <w:tc>
          <w:tcPr>
            <w:tcW w:w="2960" w:type="dxa"/>
            <w:gridSpan w:val="5"/>
            <w:vMerge/>
            <w:vAlign w:val="center"/>
          </w:tcPr>
          <w:p w14:paraId="36308764" w14:textId="77777777" w:rsidR="003E601E" w:rsidRPr="001D3869" w:rsidRDefault="003E601E" w:rsidP="00A25F9E"/>
        </w:tc>
      </w:tr>
      <w:tr w:rsidR="003E601E" w:rsidRPr="001D3869" w14:paraId="0C0EF7A8" w14:textId="77777777" w:rsidTr="00FB4D52">
        <w:trPr>
          <w:cantSplit/>
          <w:trHeight w:val="288"/>
          <w:jc w:val="center"/>
        </w:trPr>
        <w:tc>
          <w:tcPr>
            <w:tcW w:w="1530" w:type="dxa"/>
            <w:tcBorders>
              <w:bottom w:val="single" w:sz="12" w:space="0" w:color="auto"/>
            </w:tcBorders>
          </w:tcPr>
          <w:p w14:paraId="2D2F3203"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573" w:type="dxa"/>
            <w:gridSpan w:val="4"/>
            <w:tcBorders>
              <w:bottom w:val="single" w:sz="12" w:space="0" w:color="auto"/>
            </w:tcBorders>
          </w:tcPr>
          <w:p w14:paraId="069E6BB2" w14:textId="77777777" w:rsidR="003E601E" w:rsidRPr="003B2DEF" w:rsidRDefault="003E601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06962D89" w14:textId="77777777" w:rsidR="003E601E" w:rsidRPr="003B2DEF" w:rsidRDefault="008D3916" w:rsidP="00A25F9E">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1917" w:type="dxa"/>
            <w:tcBorders>
              <w:bottom w:val="single" w:sz="12" w:space="0" w:color="auto"/>
            </w:tcBorders>
          </w:tcPr>
          <w:p w14:paraId="4A5D9824" w14:textId="77777777" w:rsidR="003E601E" w:rsidRPr="001D3869" w:rsidRDefault="003E601E" w:rsidP="00A25F9E">
            <w:pPr>
              <w:jc w:val="right"/>
              <w:rPr>
                <w:b/>
                <w:sz w:val="16"/>
                <w:szCs w:val="16"/>
              </w:rPr>
            </w:pPr>
          </w:p>
        </w:tc>
        <w:tc>
          <w:tcPr>
            <w:tcW w:w="2960" w:type="dxa"/>
            <w:gridSpan w:val="5"/>
            <w:vMerge/>
            <w:tcBorders>
              <w:bottom w:val="single" w:sz="12" w:space="0" w:color="auto"/>
            </w:tcBorders>
            <w:vAlign w:val="center"/>
          </w:tcPr>
          <w:p w14:paraId="03A27FD6" w14:textId="77777777" w:rsidR="003E601E" w:rsidRPr="001D3869" w:rsidRDefault="003E601E" w:rsidP="00A25F9E"/>
        </w:tc>
      </w:tr>
      <w:tr w:rsidR="003E601E" w:rsidRPr="001D3869" w14:paraId="45BFD588" w14:textId="77777777" w:rsidTr="008D3916">
        <w:trPr>
          <w:trHeight w:val="360"/>
          <w:jc w:val="center"/>
        </w:trPr>
        <w:tc>
          <w:tcPr>
            <w:tcW w:w="2388" w:type="dxa"/>
            <w:gridSpan w:val="3"/>
            <w:tcBorders>
              <w:top w:val="single" w:sz="12" w:space="0" w:color="auto"/>
              <w:left w:val="single" w:sz="12" w:space="0" w:color="auto"/>
              <w:bottom w:val="single" w:sz="12" w:space="0" w:color="auto"/>
            </w:tcBorders>
            <w:shd w:val="clear" w:color="auto" w:fill="000000"/>
            <w:vAlign w:val="center"/>
          </w:tcPr>
          <w:p w14:paraId="353FA360"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715" w:type="dxa"/>
            <w:gridSpan w:val="2"/>
            <w:tcBorders>
              <w:top w:val="single" w:sz="12" w:space="0" w:color="auto"/>
              <w:bottom w:val="single" w:sz="12" w:space="0" w:color="auto"/>
            </w:tcBorders>
            <w:shd w:val="clear" w:color="auto" w:fill="000000"/>
            <w:vAlign w:val="center"/>
          </w:tcPr>
          <w:p w14:paraId="656B6E51"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530" w:type="dxa"/>
            <w:gridSpan w:val="2"/>
            <w:tcBorders>
              <w:top w:val="single" w:sz="12" w:space="0" w:color="auto"/>
              <w:bottom w:val="single" w:sz="12" w:space="0" w:color="auto"/>
            </w:tcBorders>
            <w:shd w:val="clear" w:color="auto" w:fill="000000"/>
            <w:vAlign w:val="center"/>
          </w:tcPr>
          <w:p w14:paraId="65740E76"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1021" w:type="dxa"/>
            <w:gridSpan w:val="2"/>
            <w:tcBorders>
              <w:top w:val="single" w:sz="12" w:space="0" w:color="auto"/>
              <w:bottom w:val="single" w:sz="12" w:space="0" w:color="auto"/>
            </w:tcBorders>
            <w:shd w:val="clear" w:color="auto" w:fill="000000"/>
            <w:vAlign w:val="center"/>
          </w:tcPr>
          <w:p w14:paraId="305BBA6E"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326" w:type="dxa"/>
            <w:gridSpan w:val="2"/>
            <w:tcBorders>
              <w:top w:val="single" w:sz="12" w:space="0" w:color="auto"/>
              <w:bottom w:val="single" w:sz="12" w:space="0" w:color="auto"/>
              <w:right w:val="single" w:sz="12" w:space="0" w:color="auto"/>
            </w:tcBorders>
            <w:shd w:val="clear" w:color="auto" w:fill="000000"/>
            <w:vAlign w:val="center"/>
          </w:tcPr>
          <w:p w14:paraId="4A0BE793"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770FBDA7" w14:textId="77777777" w:rsidTr="008D3916">
        <w:trPr>
          <w:trHeight w:val="288"/>
          <w:jc w:val="center"/>
        </w:trPr>
        <w:tc>
          <w:tcPr>
            <w:tcW w:w="2388" w:type="dxa"/>
            <w:gridSpan w:val="3"/>
            <w:tcBorders>
              <w:top w:val="single" w:sz="12" w:space="0" w:color="auto"/>
            </w:tcBorders>
            <w:vAlign w:val="center"/>
          </w:tcPr>
          <w:p w14:paraId="6B6FA828"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FIRST COAT</w:t>
            </w:r>
          </w:p>
        </w:tc>
        <w:tc>
          <w:tcPr>
            <w:tcW w:w="2715" w:type="dxa"/>
            <w:gridSpan w:val="2"/>
            <w:tcBorders>
              <w:top w:val="single" w:sz="12" w:space="0" w:color="auto"/>
            </w:tcBorders>
            <w:vAlign w:val="center"/>
          </w:tcPr>
          <w:p w14:paraId="3592F9FF"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530" w:type="dxa"/>
            <w:gridSpan w:val="2"/>
            <w:tcBorders>
              <w:top w:val="single" w:sz="12" w:space="0" w:color="auto"/>
            </w:tcBorders>
            <w:vAlign w:val="center"/>
          </w:tcPr>
          <w:p w14:paraId="628D8207" w14:textId="77777777" w:rsidR="003E601E" w:rsidRPr="00AC7F7F" w:rsidRDefault="003E601E" w:rsidP="00A25F9E">
            <w:pPr>
              <w:autoSpaceDE/>
              <w:autoSpaceDN/>
              <w:adjustRightInd/>
              <w:spacing w:before="0" w:line="240" w:lineRule="auto"/>
              <w:ind w:left="0"/>
              <w:rPr>
                <w:sz w:val="16"/>
                <w:szCs w:val="16"/>
              </w:rPr>
            </w:pPr>
            <w:proofErr w:type="spellStart"/>
            <w:r w:rsidRPr="00AC7F7F">
              <w:rPr>
                <w:sz w:val="16"/>
                <w:szCs w:val="16"/>
              </w:rPr>
              <w:t>Carboguard</w:t>
            </w:r>
            <w:proofErr w:type="spellEnd"/>
            <w:r w:rsidRPr="00AC7F7F">
              <w:rPr>
                <w:sz w:val="16"/>
                <w:szCs w:val="16"/>
              </w:rPr>
              <w:t xml:space="preserve"> 891</w:t>
            </w:r>
            <w:r w:rsidR="002B7765" w:rsidRPr="00AC7F7F">
              <w:rPr>
                <w:sz w:val="16"/>
                <w:szCs w:val="16"/>
              </w:rPr>
              <w:t xml:space="preserve"> </w:t>
            </w:r>
            <w:r w:rsidRPr="00AC7F7F">
              <w:rPr>
                <w:sz w:val="16"/>
                <w:szCs w:val="16"/>
              </w:rPr>
              <w:t>Series</w:t>
            </w:r>
          </w:p>
        </w:tc>
        <w:tc>
          <w:tcPr>
            <w:tcW w:w="1021" w:type="dxa"/>
            <w:gridSpan w:val="2"/>
            <w:tcBorders>
              <w:top w:val="single" w:sz="12" w:space="0" w:color="auto"/>
            </w:tcBorders>
            <w:vAlign w:val="center"/>
          </w:tcPr>
          <w:p w14:paraId="69C230F0"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119-214</w:t>
            </w:r>
          </w:p>
        </w:tc>
        <w:tc>
          <w:tcPr>
            <w:tcW w:w="1326" w:type="dxa"/>
            <w:gridSpan w:val="2"/>
            <w:tcBorders>
              <w:top w:val="single" w:sz="12" w:space="0" w:color="auto"/>
            </w:tcBorders>
            <w:vAlign w:val="center"/>
          </w:tcPr>
          <w:p w14:paraId="59DC64B1"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3E601E" w:rsidRPr="001D3869" w14:paraId="6B590ABE" w14:textId="77777777" w:rsidTr="008D3916">
        <w:trPr>
          <w:trHeight w:val="288"/>
          <w:jc w:val="center"/>
        </w:trPr>
        <w:tc>
          <w:tcPr>
            <w:tcW w:w="2388" w:type="dxa"/>
            <w:gridSpan w:val="3"/>
            <w:vAlign w:val="center"/>
          </w:tcPr>
          <w:p w14:paraId="31EBAA5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715" w:type="dxa"/>
            <w:gridSpan w:val="2"/>
            <w:vAlign w:val="center"/>
          </w:tcPr>
          <w:p w14:paraId="38F21954"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530" w:type="dxa"/>
            <w:gridSpan w:val="2"/>
            <w:vAlign w:val="center"/>
          </w:tcPr>
          <w:p w14:paraId="4BCC8B6F" w14:textId="77777777" w:rsidR="00EC7EE9" w:rsidRPr="00AC7F7F" w:rsidRDefault="00EC7EE9" w:rsidP="00EC7EE9">
            <w:pPr>
              <w:autoSpaceDE/>
              <w:autoSpaceDN/>
              <w:adjustRightInd/>
              <w:spacing w:before="0" w:line="240" w:lineRule="auto"/>
              <w:ind w:left="0"/>
              <w:rPr>
                <w:sz w:val="16"/>
                <w:szCs w:val="16"/>
              </w:rPr>
            </w:pPr>
            <w:proofErr w:type="spellStart"/>
            <w:r w:rsidRPr="00AC7F7F">
              <w:rPr>
                <w:sz w:val="16"/>
                <w:szCs w:val="16"/>
              </w:rPr>
              <w:t>Hempadur</w:t>
            </w:r>
            <w:proofErr w:type="spellEnd"/>
            <w:r w:rsidRPr="00AC7F7F">
              <w:rPr>
                <w:sz w:val="16"/>
                <w:szCs w:val="16"/>
              </w:rPr>
              <w:t xml:space="preserve"> 35560</w:t>
            </w:r>
          </w:p>
          <w:p w14:paraId="3AC289ED" w14:textId="24D84442" w:rsidR="003E601E" w:rsidRPr="00AC7F7F" w:rsidRDefault="00EC7EE9" w:rsidP="00EC7EE9">
            <w:pPr>
              <w:autoSpaceDE/>
              <w:autoSpaceDN/>
              <w:adjustRightInd/>
              <w:spacing w:before="0" w:line="240" w:lineRule="auto"/>
              <w:ind w:left="0"/>
              <w:rPr>
                <w:sz w:val="16"/>
                <w:szCs w:val="16"/>
              </w:rPr>
            </w:pPr>
            <w:proofErr w:type="spellStart"/>
            <w:r w:rsidRPr="00AC7F7F">
              <w:rPr>
                <w:sz w:val="16"/>
                <w:szCs w:val="16"/>
              </w:rPr>
              <w:t>Hempadur</w:t>
            </w:r>
            <w:proofErr w:type="spellEnd"/>
            <w:r w:rsidRPr="00AC7F7F">
              <w:rPr>
                <w:sz w:val="16"/>
                <w:szCs w:val="16"/>
              </w:rPr>
              <w:t xml:space="preserve"> 35530</w:t>
            </w:r>
          </w:p>
        </w:tc>
        <w:tc>
          <w:tcPr>
            <w:tcW w:w="1021" w:type="dxa"/>
            <w:gridSpan w:val="2"/>
            <w:vAlign w:val="center"/>
          </w:tcPr>
          <w:p w14:paraId="70B87761" w14:textId="77777777" w:rsidR="003E601E" w:rsidRDefault="003E601E" w:rsidP="00A25F9E">
            <w:pPr>
              <w:autoSpaceDE/>
              <w:autoSpaceDN/>
              <w:adjustRightInd/>
              <w:spacing w:before="0" w:line="240" w:lineRule="auto"/>
              <w:ind w:left="0"/>
              <w:jc w:val="center"/>
              <w:rPr>
                <w:sz w:val="16"/>
                <w:szCs w:val="16"/>
              </w:rPr>
            </w:pPr>
            <w:r w:rsidRPr="005B1C68">
              <w:rPr>
                <w:sz w:val="16"/>
                <w:szCs w:val="16"/>
              </w:rPr>
              <w:t>9–</w:t>
            </w:r>
            <w:r>
              <w:rPr>
                <w:sz w:val="16"/>
                <w:szCs w:val="16"/>
              </w:rPr>
              <w:t>320</w:t>
            </w:r>
          </w:p>
          <w:p w14:paraId="54321DD7" w14:textId="680A34DE" w:rsidR="00EC7EE9" w:rsidRPr="001D3869" w:rsidRDefault="00EC7EE9" w:rsidP="00A25F9E">
            <w:pPr>
              <w:autoSpaceDE/>
              <w:autoSpaceDN/>
              <w:adjustRightInd/>
              <w:spacing w:before="0" w:line="240" w:lineRule="auto"/>
              <w:ind w:left="0"/>
              <w:jc w:val="center"/>
              <w:rPr>
                <w:sz w:val="16"/>
                <w:szCs w:val="16"/>
              </w:rPr>
            </w:pPr>
            <w:r>
              <w:rPr>
                <w:sz w:val="16"/>
                <w:szCs w:val="16"/>
              </w:rPr>
              <w:t>22-320</w:t>
            </w:r>
          </w:p>
        </w:tc>
        <w:tc>
          <w:tcPr>
            <w:tcW w:w="1326" w:type="dxa"/>
            <w:gridSpan w:val="2"/>
            <w:vAlign w:val="center"/>
          </w:tcPr>
          <w:p w14:paraId="21AFABA8" w14:textId="77777777" w:rsidR="003E601E" w:rsidRPr="001D3869" w:rsidRDefault="003E601E" w:rsidP="00A25F9E">
            <w:pPr>
              <w:autoSpaceDE/>
              <w:autoSpaceDN/>
              <w:adjustRightInd/>
              <w:spacing w:before="0" w:line="240" w:lineRule="auto"/>
              <w:ind w:left="0"/>
              <w:rPr>
                <w:sz w:val="16"/>
                <w:szCs w:val="16"/>
              </w:rPr>
            </w:pPr>
            <w:r>
              <w:rPr>
                <w:sz w:val="16"/>
                <w:szCs w:val="16"/>
              </w:rPr>
              <w:t>35</w:t>
            </w:r>
            <w:r w:rsidRPr="001D3869">
              <w:rPr>
                <w:sz w:val="16"/>
                <w:szCs w:val="16"/>
              </w:rPr>
              <w:t>°</w:t>
            </w:r>
            <w:r>
              <w:rPr>
                <w:sz w:val="16"/>
                <w:szCs w:val="16"/>
              </w:rPr>
              <w:t>C (95</w:t>
            </w:r>
            <w:r w:rsidRPr="001D3869">
              <w:rPr>
                <w:sz w:val="16"/>
                <w:szCs w:val="16"/>
              </w:rPr>
              <w:t>°F</w:t>
            </w:r>
            <w:r>
              <w:rPr>
                <w:sz w:val="16"/>
                <w:szCs w:val="16"/>
              </w:rPr>
              <w:t>)/ 90</w:t>
            </w:r>
            <w:r w:rsidRPr="001D3869">
              <w:rPr>
                <w:sz w:val="16"/>
                <w:szCs w:val="16"/>
              </w:rPr>
              <w:t>°</w:t>
            </w:r>
            <w:r>
              <w:rPr>
                <w:sz w:val="16"/>
                <w:szCs w:val="16"/>
              </w:rPr>
              <w:t>C (194</w:t>
            </w:r>
            <w:r w:rsidRPr="001D3869">
              <w:rPr>
                <w:sz w:val="16"/>
                <w:szCs w:val="16"/>
              </w:rPr>
              <w:t>°F</w:t>
            </w:r>
            <w:r>
              <w:rPr>
                <w:sz w:val="16"/>
                <w:szCs w:val="16"/>
              </w:rPr>
              <w:t xml:space="preserve">) </w:t>
            </w:r>
          </w:p>
        </w:tc>
      </w:tr>
      <w:tr w:rsidR="003E601E" w:rsidRPr="001D3869" w14:paraId="6BD0331B" w14:textId="77777777" w:rsidTr="008D3916">
        <w:trPr>
          <w:trHeight w:val="288"/>
          <w:jc w:val="center"/>
        </w:trPr>
        <w:tc>
          <w:tcPr>
            <w:tcW w:w="2388" w:type="dxa"/>
            <w:gridSpan w:val="3"/>
            <w:vAlign w:val="center"/>
          </w:tcPr>
          <w:p w14:paraId="51FE1C80"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715" w:type="dxa"/>
            <w:gridSpan w:val="2"/>
            <w:vAlign w:val="center"/>
          </w:tcPr>
          <w:p w14:paraId="1C982F8C"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530" w:type="dxa"/>
            <w:gridSpan w:val="2"/>
            <w:vAlign w:val="center"/>
          </w:tcPr>
          <w:p w14:paraId="1564C78F" w14:textId="77777777" w:rsidR="003E601E" w:rsidRPr="00AC7F7F" w:rsidRDefault="003E601E" w:rsidP="00A25F9E">
            <w:pPr>
              <w:autoSpaceDE/>
              <w:autoSpaceDN/>
              <w:adjustRightInd/>
              <w:spacing w:before="0" w:line="240" w:lineRule="auto"/>
              <w:ind w:left="0"/>
              <w:rPr>
                <w:sz w:val="16"/>
                <w:szCs w:val="16"/>
              </w:rPr>
            </w:pPr>
            <w:r w:rsidRPr="00AC7F7F">
              <w:rPr>
                <w:sz w:val="16"/>
                <w:szCs w:val="16"/>
              </w:rPr>
              <w:t>Interline 850</w:t>
            </w:r>
          </w:p>
        </w:tc>
        <w:tc>
          <w:tcPr>
            <w:tcW w:w="1021" w:type="dxa"/>
            <w:gridSpan w:val="2"/>
            <w:vAlign w:val="center"/>
          </w:tcPr>
          <w:p w14:paraId="5648672E"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225</w:t>
            </w:r>
          </w:p>
        </w:tc>
        <w:tc>
          <w:tcPr>
            <w:tcW w:w="1326" w:type="dxa"/>
            <w:gridSpan w:val="2"/>
            <w:vAlign w:val="center"/>
          </w:tcPr>
          <w:p w14:paraId="32AB2C53" w14:textId="77777777" w:rsidR="003E601E" w:rsidRPr="001D3869" w:rsidRDefault="003E601E" w:rsidP="00A25F9E">
            <w:pPr>
              <w:autoSpaceDE/>
              <w:autoSpaceDN/>
              <w:adjustRightInd/>
              <w:spacing w:before="0" w:line="240" w:lineRule="auto"/>
              <w:ind w:left="0"/>
              <w:rPr>
                <w:sz w:val="16"/>
                <w:szCs w:val="16"/>
              </w:rPr>
            </w:pPr>
            <w:r>
              <w:rPr>
                <w:sz w:val="16"/>
                <w:szCs w:val="16"/>
              </w:rPr>
              <w:t>40</w:t>
            </w:r>
            <w:r w:rsidRPr="001D3869">
              <w:rPr>
                <w:sz w:val="16"/>
                <w:szCs w:val="16"/>
              </w:rPr>
              <w:t>°</w:t>
            </w:r>
            <w:r>
              <w:rPr>
                <w:sz w:val="16"/>
                <w:szCs w:val="16"/>
              </w:rPr>
              <w:t>C (120</w:t>
            </w:r>
            <w:r w:rsidRPr="001D3869">
              <w:rPr>
                <w:sz w:val="16"/>
                <w:szCs w:val="16"/>
              </w:rPr>
              <w:t>°F</w:t>
            </w:r>
            <w:r>
              <w:rPr>
                <w:sz w:val="16"/>
                <w:szCs w:val="16"/>
              </w:rPr>
              <w:t>)</w:t>
            </w:r>
          </w:p>
        </w:tc>
      </w:tr>
      <w:tr w:rsidR="003E601E" w:rsidRPr="001D3869" w14:paraId="15D2D155" w14:textId="77777777" w:rsidTr="008D3916">
        <w:trPr>
          <w:trHeight w:val="288"/>
          <w:jc w:val="center"/>
        </w:trPr>
        <w:tc>
          <w:tcPr>
            <w:tcW w:w="2388" w:type="dxa"/>
            <w:gridSpan w:val="3"/>
            <w:vAlign w:val="center"/>
          </w:tcPr>
          <w:p w14:paraId="2D459389" w14:textId="77777777" w:rsidR="003E601E" w:rsidRPr="001D3869" w:rsidRDefault="003E601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715" w:type="dxa"/>
            <w:gridSpan w:val="2"/>
            <w:vAlign w:val="center"/>
          </w:tcPr>
          <w:p w14:paraId="6139CB01"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 Devoe</w:t>
            </w:r>
          </w:p>
        </w:tc>
        <w:tc>
          <w:tcPr>
            <w:tcW w:w="2530" w:type="dxa"/>
            <w:gridSpan w:val="2"/>
            <w:vAlign w:val="center"/>
          </w:tcPr>
          <w:p w14:paraId="012DD636" w14:textId="172ECA08" w:rsidR="003E601E" w:rsidRPr="00AC7F7F" w:rsidRDefault="003E601E" w:rsidP="00A25F9E">
            <w:pPr>
              <w:autoSpaceDE/>
              <w:autoSpaceDN/>
              <w:adjustRightInd/>
              <w:spacing w:before="0" w:line="240" w:lineRule="auto"/>
              <w:ind w:left="0"/>
              <w:rPr>
                <w:sz w:val="16"/>
                <w:szCs w:val="16"/>
              </w:rPr>
            </w:pPr>
            <w:r w:rsidRPr="00AC7F7F">
              <w:rPr>
                <w:sz w:val="16"/>
                <w:szCs w:val="16"/>
              </w:rPr>
              <w:t xml:space="preserve">Bar-Rust 233 H </w:t>
            </w:r>
          </w:p>
        </w:tc>
        <w:tc>
          <w:tcPr>
            <w:tcW w:w="1021" w:type="dxa"/>
            <w:gridSpan w:val="2"/>
            <w:vAlign w:val="center"/>
          </w:tcPr>
          <w:p w14:paraId="567F77DC"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170</w:t>
            </w:r>
          </w:p>
        </w:tc>
        <w:tc>
          <w:tcPr>
            <w:tcW w:w="1326" w:type="dxa"/>
            <w:gridSpan w:val="2"/>
            <w:vAlign w:val="center"/>
          </w:tcPr>
          <w:p w14:paraId="73260D22"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w:t>
            </w:r>
            <w:r w:rsidRPr="001D3869">
              <w:rPr>
                <w:sz w:val="16"/>
                <w:szCs w:val="16"/>
              </w:rPr>
              <w:t>0°F</w:t>
            </w:r>
            <w:r>
              <w:rPr>
                <w:sz w:val="16"/>
                <w:szCs w:val="16"/>
              </w:rPr>
              <w:t>)</w:t>
            </w:r>
          </w:p>
        </w:tc>
      </w:tr>
      <w:tr w:rsidR="003E601E" w:rsidRPr="001D3869" w14:paraId="1B7B088B" w14:textId="77777777" w:rsidTr="008D3916">
        <w:trPr>
          <w:trHeight w:val="288"/>
          <w:jc w:val="center"/>
        </w:trPr>
        <w:tc>
          <w:tcPr>
            <w:tcW w:w="2388" w:type="dxa"/>
            <w:gridSpan w:val="3"/>
            <w:vAlign w:val="center"/>
          </w:tcPr>
          <w:p w14:paraId="53B566A5" w14:textId="77777777" w:rsidR="003E601E" w:rsidRPr="001D3869" w:rsidRDefault="003E601E" w:rsidP="00A25F9E">
            <w:pPr>
              <w:autoSpaceDE/>
              <w:autoSpaceDN/>
              <w:adjustRightInd/>
              <w:spacing w:before="0" w:line="240" w:lineRule="auto"/>
              <w:ind w:left="0"/>
              <w:rPr>
                <w:b/>
                <w:sz w:val="16"/>
                <w:szCs w:val="16"/>
              </w:rPr>
            </w:pPr>
          </w:p>
        </w:tc>
        <w:tc>
          <w:tcPr>
            <w:tcW w:w="2715" w:type="dxa"/>
            <w:gridSpan w:val="2"/>
            <w:vAlign w:val="center"/>
          </w:tcPr>
          <w:p w14:paraId="712FADB1"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Jotun Paints</w:t>
            </w:r>
          </w:p>
        </w:tc>
        <w:tc>
          <w:tcPr>
            <w:tcW w:w="2530" w:type="dxa"/>
            <w:gridSpan w:val="2"/>
            <w:vAlign w:val="center"/>
          </w:tcPr>
          <w:p w14:paraId="4D2752C4" w14:textId="77777777" w:rsidR="003E601E" w:rsidRPr="00AC7F7F" w:rsidRDefault="003E601E" w:rsidP="00A25F9E">
            <w:pPr>
              <w:autoSpaceDE/>
              <w:autoSpaceDN/>
              <w:adjustRightInd/>
              <w:spacing w:before="0" w:line="240" w:lineRule="auto"/>
              <w:ind w:left="0"/>
              <w:rPr>
                <w:sz w:val="16"/>
                <w:szCs w:val="16"/>
              </w:rPr>
            </w:pPr>
            <w:proofErr w:type="spellStart"/>
            <w:r w:rsidRPr="00AC7F7F">
              <w:rPr>
                <w:sz w:val="16"/>
                <w:szCs w:val="16"/>
              </w:rPr>
              <w:t>Tankguard</w:t>
            </w:r>
            <w:proofErr w:type="spellEnd"/>
            <w:r w:rsidRPr="00AC7F7F">
              <w:rPr>
                <w:sz w:val="16"/>
                <w:szCs w:val="16"/>
              </w:rPr>
              <w:t xml:space="preserve"> 412*</w:t>
            </w:r>
          </w:p>
        </w:tc>
        <w:tc>
          <w:tcPr>
            <w:tcW w:w="1021" w:type="dxa"/>
            <w:gridSpan w:val="2"/>
            <w:vAlign w:val="center"/>
          </w:tcPr>
          <w:p w14:paraId="789EFF98"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40</w:t>
            </w:r>
          </w:p>
        </w:tc>
        <w:tc>
          <w:tcPr>
            <w:tcW w:w="1326" w:type="dxa"/>
            <w:gridSpan w:val="2"/>
            <w:vAlign w:val="center"/>
          </w:tcPr>
          <w:p w14:paraId="06C0549F" w14:textId="77777777" w:rsidR="003E601E" w:rsidRPr="00562700" w:rsidRDefault="003E601E" w:rsidP="00A25F9E">
            <w:pPr>
              <w:autoSpaceDE/>
              <w:autoSpaceDN/>
              <w:adjustRightInd/>
              <w:spacing w:before="0" w:line="240" w:lineRule="auto"/>
              <w:ind w:left="0"/>
              <w:rPr>
                <w:sz w:val="16"/>
                <w:szCs w:val="16"/>
              </w:rPr>
            </w:pPr>
            <w:r w:rsidRPr="00562700">
              <w:rPr>
                <w:sz w:val="16"/>
                <w:szCs w:val="16"/>
              </w:rPr>
              <w:t>50°C (122°F)</w:t>
            </w:r>
          </w:p>
        </w:tc>
      </w:tr>
      <w:tr w:rsidR="009A1B55" w:rsidRPr="001D3869" w14:paraId="2F5704A2" w14:textId="77777777" w:rsidTr="008D3916">
        <w:trPr>
          <w:trHeight w:val="288"/>
          <w:jc w:val="center"/>
        </w:trPr>
        <w:tc>
          <w:tcPr>
            <w:tcW w:w="2388" w:type="dxa"/>
            <w:gridSpan w:val="3"/>
            <w:vAlign w:val="center"/>
          </w:tcPr>
          <w:p w14:paraId="68CB9B2D" w14:textId="77777777" w:rsidR="009A1B55" w:rsidRPr="001D3869" w:rsidRDefault="009A1B55" w:rsidP="009A1B55">
            <w:pPr>
              <w:jc w:val="center"/>
              <w:rPr>
                <w:b/>
                <w:sz w:val="16"/>
                <w:szCs w:val="16"/>
              </w:rPr>
            </w:pPr>
          </w:p>
        </w:tc>
        <w:tc>
          <w:tcPr>
            <w:tcW w:w="2715" w:type="dxa"/>
            <w:gridSpan w:val="2"/>
            <w:vAlign w:val="center"/>
          </w:tcPr>
          <w:p w14:paraId="660CFD10" w14:textId="77777777" w:rsidR="009A1B55" w:rsidRPr="001D3869" w:rsidRDefault="009A1B55" w:rsidP="009A1B55">
            <w:pPr>
              <w:autoSpaceDE/>
              <w:autoSpaceDN/>
              <w:adjustRightInd/>
              <w:spacing w:before="0" w:line="240" w:lineRule="auto"/>
              <w:ind w:left="0"/>
              <w:rPr>
                <w:sz w:val="16"/>
                <w:szCs w:val="16"/>
              </w:rPr>
            </w:pPr>
            <w:r>
              <w:rPr>
                <w:sz w:val="16"/>
                <w:szCs w:val="16"/>
              </w:rPr>
              <w:t>PPG</w:t>
            </w:r>
          </w:p>
        </w:tc>
        <w:tc>
          <w:tcPr>
            <w:tcW w:w="2530" w:type="dxa"/>
            <w:gridSpan w:val="2"/>
            <w:vAlign w:val="center"/>
          </w:tcPr>
          <w:p w14:paraId="1B554859" w14:textId="56D18055" w:rsidR="009A1B55" w:rsidRPr="00AC7F7F" w:rsidRDefault="009A1B55" w:rsidP="009A1B55">
            <w:pPr>
              <w:autoSpaceDE/>
              <w:autoSpaceDN/>
              <w:adjustRightInd/>
              <w:spacing w:before="0" w:line="240" w:lineRule="auto"/>
              <w:ind w:left="0"/>
              <w:rPr>
                <w:sz w:val="16"/>
                <w:szCs w:val="16"/>
              </w:rPr>
            </w:pPr>
            <w:proofErr w:type="spellStart"/>
            <w:r w:rsidRPr="00AC7F7F">
              <w:rPr>
                <w:sz w:val="16"/>
                <w:szCs w:val="16"/>
              </w:rPr>
              <w:t>Amerlock</w:t>
            </w:r>
            <w:proofErr w:type="spellEnd"/>
            <w:r w:rsidRPr="00AC7F7F">
              <w:rPr>
                <w:sz w:val="16"/>
                <w:szCs w:val="16"/>
              </w:rPr>
              <w:t xml:space="preserve"> 2 Series</w:t>
            </w:r>
          </w:p>
        </w:tc>
        <w:tc>
          <w:tcPr>
            <w:tcW w:w="1021" w:type="dxa"/>
            <w:gridSpan w:val="2"/>
            <w:vAlign w:val="center"/>
          </w:tcPr>
          <w:p w14:paraId="31C549A3" w14:textId="0D95B16B" w:rsidR="009A1B55" w:rsidRPr="001D3869" w:rsidRDefault="009A1B55" w:rsidP="009A1B55">
            <w:pPr>
              <w:autoSpaceDE/>
              <w:autoSpaceDN/>
              <w:adjustRightInd/>
              <w:spacing w:before="0" w:line="240" w:lineRule="auto"/>
              <w:ind w:left="0"/>
              <w:jc w:val="center"/>
              <w:rPr>
                <w:sz w:val="16"/>
                <w:szCs w:val="16"/>
              </w:rPr>
            </w:pPr>
            <w:r>
              <w:rPr>
                <w:sz w:val="16"/>
                <w:szCs w:val="16"/>
                <w:lang w:val="ru-RU"/>
              </w:rPr>
              <w:t>153-240</w:t>
            </w:r>
          </w:p>
        </w:tc>
        <w:tc>
          <w:tcPr>
            <w:tcW w:w="1326" w:type="dxa"/>
            <w:gridSpan w:val="2"/>
            <w:vAlign w:val="center"/>
          </w:tcPr>
          <w:p w14:paraId="78A6BABE" w14:textId="21972B4E" w:rsidR="009A1B55" w:rsidRPr="00562700" w:rsidRDefault="009A1B55" w:rsidP="009A1B55">
            <w:pPr>
              <w:autoSpaceDE/>
              <w:autoSpaceDN/>
              <w:adjustRightInd/>
              <w:spacing w:before="0" w:line="240" w:lineRule="auto"/>
              <w:ind w:left="0"/>
              <w:rPr>
                <w:sz w:val="16"/>
                <w:szCs w:val="16"/>
              </w:rPr>
            </w:pPr>
            <w:r w:rsidRPr="00562700">
              <w:rPr>
                <w:sz w:val="16"/>
                <w:szCs w:val="16"/>
              </w:rPr>
              <w:t>60°C (140°F)</w:t>
            </w:r>
          </w:p>
        </w:tc>
      </w:tr>
      <w:tr w:rsidR="003E601E" w:rsidRPr="001D3869" w14:paraId="0AD8764D" w14:textId="77777777" w:rsidTr="008D3916">
        <w:trPr>
          <w:trHeight w:val="288"/>
          <w:jc w:val="center"/>
        </w:trPr>
        <w:tc>
          <w:tcPr>
            <w:tcW w:w="2388" w:type="dxa"/>
            <w:gridSpan w:val="3"/>
            <w:vAlign w:val="center"/>
          </w:tcPr>
          <w:p w14:paraId="38598D33" w14:textId="77777777" w:rsidR="003E601E" w:rsidRPr="001D3869" w:rsidRDefault="003E601E" w:rsidP="00A25F9E">
            <w:pPr>
              <w:jc w:val="center"/>
              <w:rPr>
                <w:b/>
                <w:sz w:val="16"/>
                <w:szCs w:val="16"/>
              </w:rPr>
            </w:pPr>
          </w:p>
        </w:tc>
        <w:tc>
          <w:tcPr>
            <w:tcW w:w="2715" w:type="dxa"/>
            <w:gridSpan w:val="2"/>
            <w:vAlign w:val="center"/>
          </w:tcPr>
          <w:p w14:paraId="5E8AA8E7"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530" w:type="dxa"/>
            <w:gridSpan w:val="2"/>
            <w:vAlign w:val="center"/>
          </w:tcPr>
          <w:p w14:paraId="087E9BC9" w14:textId="6DD80562" w:rsidR="003E601E" w:rsidRPr="00AC7F7F" w:rsidRDefault="003E601E" w:rsidP="00A25F9E">
            <w:pPr>
              <w:autoSpaceDE/>
              <w:autoSpaceDN/>
              <w:adjustRightInd/>
              <w:spacing w:before="0" w:line="240" w:lineRule="auto"/>
              <w:ind w:left="0"/>
              <w:rPr>
                <w:sz w:val="16"/>
                <w:szCs w:val="16"/>
              </w:rPr>
            </w:pPr>
            <w:proofErr w:type="spellStart"/>
            <w:r w:rsidRPr="00AC7F7F">
              <w:rPr>
                <w:sz w:val="16"/>
                <w:szCs w:val="16"/>
              </w:rPr>
              <w:t>Macropoxy</w:t>
            </w:r>
            <w:proofErr w:type="spellEnd"/>
            <w:r w:rsidRPr="00AC7F7F">
              <w:rPr>
                <w:sz w:val="16"/>
                <w:szCs w:val="16"/>
              </w:rPr>
              <w:t xml:space="preserve"> 646 PW Series </w:t>
            </w:r>
          </w:p>
        </w:tc>
        <w:tc>
          <w:tcPr>
            <w:tcW w:w="1021" w:type="dxa"/>
            <w:gridSpan w:val="2"/>
            <w:vAlign w:val="center"/>
          </w:tcPr>
          <w:p w14:paraId="7C2B16C7"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86-250</w:t>
            </w:r>
          </w:p>
        </w:tc>
        <w:tc>
          <w:tcPr>
            <w:tcW w:w="1326" w:type="dxa"/>
            <w:gridSpan w:val="2"/>
            <w:vAlign w:val="center"/>
          </w:tcPr>
          <w:p w14:paraId="1C15C94E" w14:textId="77777777" w:rsidR="003E601E" w:rsidRPr="00562700" w:rsidRDefault="003E601E" w:rsidP="00A25F9E">
            <w:pPr>
              <w:autoSpaceDE/>
              <w:autoSpaceDN/>
              <w:adjustRightInd/>
              <w:spacing w:before="0" w:line="240" w:lineRule="auto"/>
              <w:ind w:left="0"/>
              <w:rPr>
                <w:sz w:val="16"/>
                <w:szCs w:val="16"/>
              </w:rPr>
            </w:pPr>
            <w:r w:rsidRPr="00562700">
              <w:rPr>
                <w:sz w:val="16"/>
                <w:szCs w:val="16"/>
              </w:rPr>
              <w:t>49°C (120°F)</w:t>
            </w:r>
          </w:p>
        </w:tc>
      </w:tr>
      <w:tr w:rsidR="003E601E" w:rsidRPr="001D3869" w14:paraId="4EC5605C" w14:textId="77777777" w:rsidTr="008D3916">
        <w:trPr>
          <w:trHeight w:val="288"/>
          <w:jc w:val="center"/>
        </w:trPr>
        <w:tc>
          <w:tcPr>
            <w:tcW w:w="2388" w:type="dxa"/>
            <w:gridSpan w:val="3"/>
            <w:vAlign w:val="center"/>
          </w:tcPr>
          <w:p w14:paraId="2D3F2DF5" w14:textId="77777777" w:rsidR="003E601E" w:rsidRPr="001D3869" w:rsidRDefault="003E601E" w:rsidP="00A25F9E">
            <w:pPr>
              <w:jc w:val="center"/>
              <w:rPr>
                <w:b/>
                <w:sz w:val="16"/>
                <w:szCs w:val="16"/>
              </w:rPr>
            </w:pPr>
          </w:p>
        </w:tc>
        <w:tc>
          <w:tcPr>
            <w:tcW w:w="2715" w:type="dxa"/>
            <w:gridSpan w:val="2"/>
            <w:vAlign w:val="center"/>
          </w:tcPr>
          <w:p w14:paraId="6BD2DC81" w14:textId="71571A91"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530" w:type="dxa"/>
            <w:gridSpan w:val="2"/>
            <w:vAlign w:val="center"/>
          </w:tcPr>
          <w:p w14:paraId="13622C2A" w14:textId="63CB063C" w:rsidR="003E601E" w:rsidRPr="00AC7F7F" w:rsidRDefault="003E601E" w:rsidP="00A25F9E">
            <w:pPr>
              <w:autoSpaceDE/>
              <w:autoSpaceDN/>
              <w:adjustRightInd/>
              <w:spacing w:before="0" w:line="240" w:lineRule="auto"/>
              <w:ind w:left="0"/>
              <w:rPr>
                <w:sz w:val="16"/>
                <w:szCs w:val="16"/>
              </w:rPr>
            </w:pPr>
            <w:r w:rsidRPr="00AC7F7F">
              <w:rPr>
                <w:sz w:val="16"/>
                <w:szCs w:val="16"/>
              </w:rPr>
              <w:t xml:space="preserve">Series L140 Porta-Pox Plus </w:t>
            </w:r>
          </w:p>
        </w:tc>
        <w:tc>
          <w:tcPr>
            <w:tcW w:w="1021" w:type="dxa"/>
            <w:gridSpan w:val="2"/>
            <w:vAlign w:val="center"/>
          </w:tcPr>
          <w:p w14:paraId="3844FEEE"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98</w:t>
            </w:r>
          </w:p>
        </w:tc>
        <w:tc>
          <w:tcPr>
            <w:tcW w:w="1326" w:type="dxa"/>
            <w:gridSpan w:val="2"/>
            <w:vAlign w:val="center"/>
          </w:tcPr>
          <w:p w14:paraId="49F4C8BA"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w:t>
            </w:r>
            <w:r w:rsidRPr="001D3869">
              <w:rPr>
                <w:sz w:val="16"/>
                <w:szCs w:val="16"/>
              </w:rPr>
              <w:t>0°F</w:t>
            </w:r>
            <w:r>
              <w:rPr>
                <w:sz w:val="16"/>
                <w:szCs w:val="16"/>
              </w:rPr>
              <w:t>)</w:t>
            </w:r>
          </w:p>
        </w:tc>
      </w:tr>
      <w:tr w:rsidR="003E601E" w:rsidRPr="001D3869" w14:paraId="26669686" w14:textId="77777777" w:rsidTr="00A25F9E">
        <w:trPr>
          <w:trHeight w:val="288"/>
          <w:jc w:val="center"/>
        </w:trPr>
        <w:tc>
          <w:tcPr>
            <w:tcW w:w="2388" w:type="dxa"/>
            <w:gridSpan w:val="3"/>
            <w:vAlign w:val="center"/>
          </w:tcPr>
          <w:p w14:paraId="050E8CA1" w14:textId="77777777" w:rsidR="003E601E" w:rsidRPr="001D3869" w:rsidRDefault="003E601E" w:rsidP="00A25F9E">
            <w:pPr>
              <w:jc w:val="center"/>
              <w:rPr>
                <w:b/>
                <w:sz w:val="16"/>
                <w:szCs w:val="16"/>
              </w:rPr>
            </w:pPr>
          </w:p>
        </w:tc>
        <w:tc>
          <w:tcPr>
            <w:tcW w:w="5245" w:type="dxa"/>
            <w:gridSpan w:val="4"/>
            <w:vAlign w:val="center"/>
          </w:tcPr>
          <w:p w14:paraId="1A35C2D9" w14:textId="77777777" w:rsidR="003E601E" w:rsidRPr="00AC7F7F" w:rsidRDefault="003E601E" w:rsidP="00A25F9E">
            <w:pPr>
              <w:spacing w:before="0" w:line="240" w:lineRule="auto"/>
              <w:ind w:left="0"/>
              <w:rPr>
                <w:sz w:val="16"/>
                <w:szCs w:val="16"/>
              </w:rPr>
            </w:pPr>
            <w:r w:rsidRPr="00AC7F7F">
              <w:rPr>
                <w:i/>
                <w:sz w:val="14"/>
                <w:szCs w:val="14"/>
              </w:rPr>
              <w:t>Note: Stripe coat of welds and edges highly recommended.</w:t>
            </w:r>
          </w:p>
        </w:tc>
        <w:tc>
          <w:tcPr>
            <w:tcW w:w="1021" w:type="dxa"/>
            <w:gridSpan w:val="2"/>
            <w:vAlign w:val="center"/>
          </w:tcPr>
          <w:p w14:paraId="1B80C7D1" w14:textId="77777777" w:rsidR="003E601E" w:rsidRPr="001D3869" w:rsidRDefault="003E601E" w:rsidP="00A25F9E">
            <w:pPr>
              <w:spacing w:before="0" w:line="240" w:lineRule="auto"/>
              <w:ind w:left="0"/>
              <w:rPr>
                <w:sz w:val="16"/>
                <w:szCs w:val="16"/>
              </w:rPr>
            </w:pPr>
          </w:p>
        </w:tc>
        <w:tc>
          <w:tcPr>
            <w:tcW w:w="1326" w:type="dxa"/>
            <w:gridSpan w:val="2"/>
            <w:vAlign w:val="center"/>
          </w:tcPr>
          <w:p w14:paraId="367E4D41" w14:textId="77777777" w:rsidR="003E601E" w:rsidRDefault="003E601E" w:rsidP="00A25F9E">
            <w:pPr>
              <w:autoSpaceDE/>
              <w:autoSpaceDN/>
              <w:adjustRightInd/>
              <w:spacing w:before="0" w:line="240" w:lineRule="auto"/>
              <w:ind w:left="0"/>
              <w:rPr>
                <w:sz w:val="16"/>
                <w:szCs w:val="16"/>
              </w:rPr>
            </w:pPr>
          </w:p>
        </w:tc>
      </w:tr>
      <w:tr w:rsidR="003E601E" w:rsidRPr="001D3869" w14:paraId="2F0A3029" w14:textId="77777777" w:rsidTr="008D3916">
        <w:trPr>
          <w:trHeight w:val="288"/>
          <w:jc w:val="center"/>
        </w:trPr>
        <w:tc>
          <w:tcPr>
            <w:tcW w:w="2388" w:type="dxa"/>
            <w:gridSpan w:val="3"/>
            <w:tcBorders>
              <w:top w:val="single" w:sz="12" w:space="0" w:color="auto"/>
            </w:tcBorders>
            <w:vAlign w:val="center"/>
          </w:tcPr>
          <w:p w14:paraId="48A95956"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 COAT</w:t>
            </w:r>
          </w:p>
        </w:tc>
        <w:tc>
          <w:tcPr>
            <w:tcW w:w="2715" w:type="dxa"/>
            <w:gridSpan w:val="2"/>
            <w:tcBorders>
              <w:top w:val="single" w:sz="12" w:space="0" w:color="auto"/>
            </w:tcBorders>
            <w:vAlign w:val="center"/>
          </w:tcPr>
          <w:p w14:paraId="23D51D19"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530" w:type="dxa"/>
            <w:gridSpan w:val="2"/>
            <w:tcBorders>
              <w:top w:val="single" w:sz="12" w:space="0" w:color="auto"/>
            </w:tcBorders>
            <w:vAlign w:val="center"/>
          </w:tcPr>
          <w:p w14:paraId="41CA0E4A" w14:textId="77777777" w:rsidR="003E601E" w:rsidRPr="00AC7F7F" w:rsidRDefault="003E601E" w:rsidP="00A25F9E">
            <w:pPr>
              <w:autoSpaceDE/>
              <w:autoSpaceDN/>
              <w:adjustRightInd/>
              <w:spacing w:before="0" w:line="240" w:lineRule="auto"/>
              <w:ind w:left="0"/>
              <w:rPr>
                <w:sz w:val="16"/>
                <w:szCs w:val="16"/>
              </w:rPr>
            </w:pPr>
            <w:proofErr w:type="spellStart"/>
            <w:r w:rsidRPr="00AC7F7F">
              <w:rPr>
                <w:sz w:val="16"/>
                <w:szCs w:val="16"/>
              </w:rPr>
              <w:t>Carboguard</w:t>
            </w:r>
            <w:proofErr w:type="spellEnd"/>
            <w:r w:rsidRPr="00AC7F7F">
              <w:rPr>
                <w:sz w:val="16"/>
                <w:szCs w:val="16"/>
              </w:rPr>
              <w:t xml:space="preserve"> 891</w:t>
            </w:r>
            <w:r w:rsidR="002B7765" w:rsidRPr="00AC7F7F">
              <w:rPr>
                <w:sz w:val="16"/>
                <w:szCs w:val="16"/>
              </w:rPr>
              <w:t xml:space="preserve"> </w:t>
            </w:r>
            <w:r w:rsidRPr="00AC7F7F">
              <w:rPr>
                <w:sz w:val="16"/>
                <w:szCs w:val="16"/>
              </w:rPr>
              <w:t>Series</w:t>
            </w:r>
          </w:p>
        </w:tc>
        <w:tc>
          <w:tcPr>
            <w:tcW w:w="1021" w:type="dxa"/>
            <w:gridSpan w:val="2"/>
            <w:tcBorders>
              <w:top w:val="single" w:sz="12" w:space="0" w:color="auto"/>
            </w:tcBorders>
            <w:vAlign w:val="center"/>
          </w:tcPr>
          <w:p w14:paraId="7F930E49"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119-214</w:t>
            </w:r>
          </w:p>
        </w:tc>
        <w:tc>
          <w:tcPr>
            <w:tcW w:w="1326" w:type="dxa"/>
            <w:gridSpan w:val="2"/>
            <w:tcBorders>
              <w:top w:val="single" w:sz="12" w:space="0" w:color="auto"/>
            </w:tcBorders>
            <w:vAlign w:val="center"/>
          </w:tcPr>
          <w:p w14:paraId="47980BD1"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6327A7" w:rsidRPr="001D3869" w14:paraId="0C3A8083" w14:textId="77777777" w:rsidTr="008D3916">
        <w:trPr>
          <w:trHeight w:val="288"/>
          <w:jc w:val="center"/>
        </w:trPr>
        <w:tc>
          <w:tcPr>
            <w:tcW w:w="2388" w:type="dxa"/>
            <w:gridSpan w:val="3"/>
            <w:vAlign w:val="center"/>
          </w:tcPr>
          <w:p w14:paraId="34E66991" w14:textId="77777777" w:rsidR="006327A7" w:rsidRPr="001D3869" w:rsidRDefault="006327A7" w:rsidP="006327A7">
            <w:pPr>
              <w:autoSpaceDE/>
              <w:autoSpaceDN/>
              <w:adjustRightInd/>
              <w:spacing w:before="0" w:line="240" w:lineRule="auto"/>
              <w:ind w:left="0"/>
              <w:rPr>
                <w:b/>
                <w:sz w:val="16"/>
                <w:szCs w:val="16"/>
              </w:rPr>
            </w:pPr>
            <w:r w:rsidRPr="001D3869">
              <w:rPr>
                <w:b/>
                <w:sz w:val="16"/>
                <w:szCs w:val="16"/>
              </w:rPr>
              <w:t>Epoxy</w:t>
            </w:r>
          </w:p>
        </w:tc>
        <w:tc>
          <w:tcPr>
            <w:tcW w:w="2715" w:type="dxa"/>
            <w:gridSpan w:val="2"/>
            <w:vAlign w:val="center"/>
          </w:tcPr>
          <w:p w14:paraId="066C9CE5" w14:textId="77777777" w:rsidR="006327A7" w:rsidRPr="001D3869" w:rsidRDefault="006327A7" w:rsidP="006327A7">
            <w:pPr>
              <w:autoSpaceDE/>
              <w:autoSpaceDN/>
              <w:adjustRightInd/>
              <w:spacing w:before="0" w:line="240" w:lineRule="auto"/>
              <w:ind w:left="0"/>
              <w:rPr>
                <w:sz w:val="16"/>
                <w:szCs w:val="16"/>
              </w:rPr>
            </w:pPr>
            <w:r w:rsidRPr="001D3869">
              <w:rPr>
                <w:sz w:val="16"/>
                <w:szCs w:val="16"/>
              </w:rPr>
              <w:t>Hempel Coatings (USA), Inc.</w:t>
            </w:r>
          </w:p>
        </w:tc>
        <w:tc>
          <w:tcPr>
            <w:tcW w:w="2530" w:type="dxa"/>
            <w:gridSpan w:val="2"/>
            <w:vAlign w:val="center"/>
          </w:tcPr>
          <w:p w14:paraId="515A9FCF" w14:textId="77777777" w:rsidR="006327A7" w:rsidRPr="00AC7F7F" w:rsidRDefault="006327A7" w:rsidP="006327A7">
            <w:pPr>
              <w:autoSpaceDE/>
              <w:autoSpaceDN/>
              <w:adjustRightInd/>
              <w:spacing w:before="0" w:line="240" w:lineRule="auto"/>
              <w:ind w:left="0"/>
              <w:rPr>
                <w:sz w:val="16"/>
                <w:szCs w:val="16"/>
              </w:rPr>
            </w:pPr>
            <w:proofErr w:type="spellStart"/>
            <w:r w:rsidRPr="00AC7F7F">
              <w:rPr>
                <w:sz w:val="16"/>
                <w:szCs w:val="16"/>
              </w:rPr>
              <w:t>Hempadur</w:t>
            </w:r>
            <w:proofErr w:type="spellEnd"/>
            <w:r w:rsidRPr="00AC7F7F">
              <w:rPr>
                <w:sz w:val="16"/>
                <w:szCs w:val="16"/>
              </w:rPr>
              <w:t xml:space="preserve"> 35560</w:t>
            </w:r>
          </w:p>
          <w:p w14:paraId="0FCBC008" w14:textId="2D4756D9" w:rsidR="006327A7" w:rsidRPr="00AC7F7F" w:rsidRDefault="006327A7" w:rsidP="006327A7">
            <w:pPr>
              <w:autoSpaceDE/>
              <w:autoSpaceDN/>
              <w:adjustRightInd/>
              <w:spacing w:before="0" w:line="240" w:lineRule="auto"/>
              <w:ind w:left="0"/>
              <w:rPr>
                <w:sz w:val="16"/>
                <w:szCs w:val="16"/>
              </w:rPr>
            </w:pPr>
            <w:proofErr w:type="spellStart"/>
            <w:r w:rsidRPr="00AC7F7F">
              <w:rPr>
                <w:sz w:val="16"/>
                <w:szCs w:val="16"/>
              </w:rPr>
              <w:t>Hempadur</w:t>
            </w:r>
            <w:proofErr w:type="spellEnd"/>
            <w:r w:rsidRPr="00AC7F7F">
              <w:rPr>
                <w:sz w:val="16"/>
                <w:szCs w:val="16"/>
              </w:rPr>
              <w:t xml:space="preserve"> 35530</w:t>
            </w:r>
          </w:p>
        </w:tc>
        <w:tc>
          <w:tcPr>
            <w:tcW w:w="1021" w:type="dxa"/>
            <w:gridSpan w:val="2"/>
            <w:vAlign w:val="center"/>
          </w:tcPr>
          <w:p w14:paraId="47108795" w14:textId="77777777" w:rsidR="006327A7" w:rsidRDefault="006327A7" w:rsidP="006327A7">
            <w:pPr>
              <w:autoSpaceDE/>
              <w:autoSpaceDN/>
              <w:adjustRightInd/>
              <w:spacing w:before="0" w:line="240" w:lineRule="auto"/>
              <w:ind w:left="0"/>
              <w:jc w:val="center"/>
              <w:rPr>
                <w:sz w:val="16"/>
                <w:szCs w:val="16"/>
                <w:lang w:val="ru-RU"/>
              </w:rPr>
            </w:pPr>
            <w:r w:rsidRPr="005B1C68">
              <w:rPr>
                <w:sz w:val="16"/>
                <w:szCs w:val="16"/>
              </w:rPr>
              <w:t>9–</w:t>
            </w:r>
            <w:r>
              <w:rPr>
                <w:sz w:val="16"/>
                <w:szCs w:val="16"/>
              </w:rPr>
              <w:t>320</w:t>
            </w:r>
          </w:p>
          <w:p w14:paraId="1692A749" w14:textId="24EE263B" w:rsidR="006327A7" w:rsidRPr="00761C70" w:rsidRDefault="006327A7" w:rsidP="006327A7">
            <w:pPr>
              <w:autoSpaceDE/>
              <w:autoSpaceDN/>
              <w:adjustRightInd/>
              <w:spacing w:before="0" w:line="240" w:lineRule="auto"/>
              <w:ind w:left="0"/>
              <w:jc w:val="center"/>
              <w:rPr>
                <w:sz w:val="16"/>
                <w:szCs w:val="16"/>
                <w:lang w:val="ru-RU"/>
              </w:rPr>
            </w:pPr>
            <w:r>
              <w:rPr>
                <w:sz w:val="16"/>
                <w:szCs w:val="16"/>
                <w:lang w:val="ru-RU"/>
              </w:rPr>
              <w:t>22-320</w:t>
            </w:r>
          </w:p>
        </w:tc>
        <w:tc>
          <w:tcPr>
            <w:tcW w:w="1326" w:type="dxa"/>
            <w:gridSpan w:val="2"/>
            <w:vAlign w:val="center"/>
          </w:tcPr>
          <w:p w14:paraId="13284DB9" w14:textId="5C3D3EE1" w:rsidR="006327A7" w:rsidRPr="001D3869" w:rsidRDefault="006327A7" w:rsidP="006327A7">
            <w:pPr>
              <w:autoSpaceDE/>
              <w:autoSpaceDN/>
              <w:adjustRightInd/>
              <w:spacing w:before="0" w:line="240" w:lineRule="auto"/>
              <w:ind w:left="0"/>
              <w:rPr>
                <w:sz w:val="16"/>
                <w:szCs w:val="16"/>
              </w:rPr>
            </w:pPr>
            <w:r>
              <w:rPr>
                <w:sz w:val="16"/>
                <w:szCs w:val="16"/>
              </w:rPr>
              <w:t>35</w:t>
            </w:r>
            <w:r w:rsidRPr="001D3869">
              <w:rPr>
                <w:sz w:val="16"/>
                <w:szCs w:val="16"/>
              </w:rPr>
              <w:t>°</w:t>
            </w:r>
            <w:r>
              <w:rPr>
                <w:sz w:val="16"/>
                <w:szCs w:val="16"/>
              </w:rPr>
              <w:t>C (95</w:t>
            </w:r>
            <w:r w:rsidRPr="001D3869">
              <w:rPr>
                <w:sz w:val="16"/>
                <w:szCs w:val="16"/>
              </w:rPr>
              <w:t>°F</w:t>
            </w:r>
            <w:r>
              <w:rPr>
                <w:sz w:val="16"/>
                <w:szCs w:val="16"/>
              </w:rPr>
              <w:t>)/ 90</w:t>
            </w:r>
            <w:r w:rsidRPr="001D3869">
              <w:rPr>
                <w:sz w:val="16"/>
                <w:szCs w:val="16"/>
              </w:rPr>
              <w:t>°</w:t>
            </w:r>
            <w:r>
              <w:rPr>
                <w:sz w:val="16"/>
                <w:szCs w:val="16"/>
              </w:rPr>
              <w:t>C (194</w:t>
            </w:r>
            <w:r w:rsidRPr="001D3869">
              <w:rPr>
                <w:sz w:val="16"/>
                <w:szCs w:val="16"/>
              </w:rPr>
              <w:t>°F</w:t>
            </w:r>
            <w:r>
              <w:rPr>
                <w:sz w:val="16"/>
                <w:szCs w:val="16"/>
              </w:rPr>
              <w:t xml:space="preserve">) </w:t>
            </w:r>
          </w:p>
        </w:tc>
      </w:tr>
      <w:tr w:rsidR="003E601E" w:rsidRPr="001D3869" w14:paraId="3714DDA2" w14:textId="77777777" w:rsidTr="008D3916">
        <w:trPr>
          <w:trHeight w:val="288"/>
          <w:jc w:val="center"/>
        </w:trPr>
        <w:tc>
          <w:tcPr>
            <w:tcW w:w="2388" w:type="dxa"/>
            <w:gridSpan w:val="3"/>
            <w:vAlign w:val="center"/>
          </w:tcPr>
          <w:p w14:paraId="3B60CDF3"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715" w:type="dxa"/>
            <w:gridSpan w:val="2"/>
            <w:vAlign w:val="center"/>
          </w:tcPr>
          <w:p w14:paraId="0BC9AB2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530" w:type="dxa"/>
            <w:gridSpan w:val="2"/>
            <w:vAlign w:val="center"/>
          </w:tcPr>
          <w:p w14:paraId="52B7189C" w14:textId="77777777" w:rsidR="003E601E" w:rsidRPr="00AC7F7F" w:rsidRDefault="003E601E" w:rsidP="00A25F9E">
            <w:pPr>
              <w:autoSpaceDE/>
              <w:autoSpaceDN/>
              <w:adjustRightInd/>
              <w:spacing w:before="0" w:line="240" w:lineRule="auto"/>
              <w:ind w:left="0"/>
              <w:rPr>
                <w:sz w:val="16"/>
                <w:szCs w:val="16"/>
              </w:rPr>
            </w:pPr>
            <w:r w:rsidRPr="00AC7F7F">
              <w:rPr>
                <w:sz w:val="16"/>
                <w:szCs w:val="16"/>
              </w:rPr>
              <w:t>Interline 850</w:t>
            </w:r>
          </w:p>
        </w:tc>
        <w:tc>
          <w:tcPr>
            <w:tcW w:w="1021" w:type="dxa"/>
            <w:gridSpan w:val="2"/>
            <w:vAlign w:val="center"/>
          </w:tcPr>
          <w:p w14:paraId="5537E9AB"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225</w:t>
            </w:r>
          </w:p>
        </w:tc>
        <w:tc>
          <w:tcPr>
            <w:tcW w:w="1326" w:type="dxa"/>
            <w:gridSpan w:val="2"/>
            <w:vAlign w:val="center"/>
          </w:tcPr>
          <w:p w14:paraId="5D0C2C85" w14:textId="77777777" w:rsidR="003E601E" w:rsidRPr="001D3869" w:rsidRDefault="003E601E" w:rsidP="00A25F9E">
            <w:pPr>
              <w:autoSpaceDE/>
              <w:autoSpaceDN/>
              <w:adjustRightInd/>
              <w:spacing w:before="0" w:line="240" w:lineRule="auto"/>
              <w:ind w:left="0"/>
              <w:rPr>
                <w:sz w:val="16"/>
                <w:szCs w:val="16"/>
              </w:rPr>
            </w:pPr>
            <w:r>
              <w:rPr>
                <w:sz w:val="16"/>
                <w:szCs w:val="16"/>
              </w:rPr>
              <w:t>40</w:t>
            </w:r>
            <w:r w:rsidRPr="001D3869">
              <w:rPr>
                <w:sz w:val="16"/>
                <w:szCs w:val="16"/>
              </w:rPr>
              <w:t>°</w:t>
            </w:r>
            <w:r>
              <w:rPr>
                <w:sz w:val="16"/>
                <w:szCs w:val="16"/>
              </w:rPr>
              <w:t>C (120</w:t>
            </w:r>
            <w:r w:rsidRPr="001D3869">
              <w:rPr>
                <w:sz w:val="16"/>
                <w:szCs w:val="16"/>
              </w:rPr>
              <w:t>°F</w:t>
            </w:r>
            <w:r>
              <w:rPr>
                <w:sz w:val="16"/>
                <w:szCs w:val="16"/>
              </w:rPr>
              <w:t>)</w:t>
            </w:r>
          </w:p>
        </w:tc>
      </w:tr>
      <w:tr w:rsidR="003E601E" w:rsidRPr="001D3869" w14:paraId="2E4B20D1" w14:textId="77777777" w:rsidTr="008D3916">
        <w:trPr>
          <w:trHeight w:val="288"/>
          <w:jc w:val="center"/>
        </w:trPr>
        <w:tc>
          <w:tcPr>
            <w:tcW w:w="2388" w:type="dxa"/>
            <w:gridSpan w:val="3"/>
            <w:vAlign w:val="center"/>
          </w:tcPr>
          <w:p w14:paraId="3687583C" w14:textId="77777777" w:rsidR="003E601E" w:rsidRPr="001D3869" w:rsidRDefault="003E601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715" w:type="dxa"/>
            <w:gridSpan w:val="2"/>
            <w:vAlign w:val="center"/>
          </w:tcPr>
          <w:p w14:paraId="0150BB1C"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 Devoe</w:t>
            </w:r>
          </w:p>
        </w:tc>
        <w:tc>
          <w:tcPr>
            <w:tcW w:w="2530" w:type="dxa"/>
            <w:gridSpan w:val="2"/>
            <w:vAlign w:val="center"/>
          </w:tcPr>
          <w:p w14:paraId="1126D553" w14:textId="36EDBDEE" w:rsidR="003E601E" w:rsidRPr="00AC7F7F" w:rsidRDefault="003E601E" w:rsidP="00A25F9E">
            <w:pPr>
              <w:autoSpaceDE/>
              <w:autoSpaceDN/>
              <w:adjustRightInd/>
              <w:spacing w:before="0" w:line="240" w:lineRule="auto"/>
              <w:ind w:left="0"/>
              <w:rPr>
                <w:sz w:val="16"/>
                <w:szCs w:val="16"/>
              </w:rPr>
            </w:pPr>
            <w:r w:rsidRPr="00AC7F7F">
              <w:rPr>
                <w:sz w:val="16"/>
                <w:szCs w:val="16"/>
              </w:rPr>
              <w:t xml:space="preserve">Bar-Rust 233 H </w:t>
            </w:r>
          </w:p>
        </w:tc>
        <w:tc>
          <w:tcPr>
            <w:tcW w:w="1021" w:type="dxa"/>
            <w:gridSpan w:val="2"/>
            <w:vAlign w:val="center"/>
          </w:tcPr>
          <w:p w14:paraId="19D294D1"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170</w:t>
            </w:r>
          </w:p>
        </w:tc>
        <w:tc>
          <w:tcPr>
            <w:tcW w:w="1326" w:type="dxa"/>
            <w:gridSpan w:val="2"/>
            <w:vAlign w:val="center"/>
          </w:tcPr>
          <w:p w14:paraId="3EA3D5BA"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w:t>
            </w:r>
            <w:r w:rsidRPr="001D3869">
              <w:rPr>
                <w:sz w:val="16"/>
                <w:szCs w:val="16"/>
              </w:rPr>
              <w:t>0°F</w:t>
            </w:r>
            <w:r>
              <w:rPr>
                <w:sz w:val="16"/>
                <w:szCs w:val="16"/>
              </w:rPr>
              <w:t>)</w:t>
            </w:r>
          </w:p>
        </w:tc>
      </w:tr>
      <w:tr w:rsidR="003E601E" w:rsidRPr="001D3869" w14:paraId="5ACC3B4F" w14:textId="77777777" w:rsidTr="008D3916">
        <w:trPr>
          <w:trHeight w:val="288"/>
          <w:jc w:val="center"/>
        </w:trPr>
        <w:tc>
          <w:tcPr>
            <w:tcW w:w="2388" w:type="dxa"/>
            <w:gridSpan w:val="3"/>
            <w:vAlign w:val="center"/>
          </w:tcPr>
          <w:p w14:paraId="1336C4CD" w14:textId="77777777" w:rsidR="003E601E" w:rsidRPr="001D3869" w:rsidRDefault="003E601E" w:rsidP="00A25F9E">
            <w:pPr>
              <w:autoSpaceDE/>
              <w:autoSpaceDN/>
              <w:adjustRightInd/>
              <w:spacing w:before="0" w:line="240" w:lineRule="auto"/>
              <w:ind w:left="0"/>
              <w:rPr>
                <w:b/>
                <w:sz w:val="16"/>
                <w:szCs w:val="16"/>
              </w:rPr>
            </w:pPr>
          </w:p>
        </w:tc>
        <w:tc>
          <w:tcPr>
            <w:tcW w:w="2715" w:type="dxa"/>
            <w:gridSpan w:val="2"/>
            <w:vAlign w:val="center"/>
          </w:tcPr>
          <w:p w14:paraId="37289BE7"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Jotun Paints</w:t>
            </w:r>
          </w:p>
        </w:tc>
        <w:tc>
          <w:tcPr>
            <w:tcW w:w="2530" w:type="dxa"/>
            <w:gridSpan w:val="2"/>
            <w:vAlign w:val="center"/>
          </w:tcPr>
          <w:p w14:paraId="2BF1C5EF" w14:textId="0252BDB8" w:rsidR="003E601E" w:rsidRPr="00AC7F7F" w:rsidRDefault="003E601E" w:rsidP="00A25F9E">
            <w:pPr>
              <w:autoSpaceDE/>
              <w:autoSpaceDN/>
              <w:adjustRightInd/>
              <w:spacing w:before="0" w:line="240" w:lineRule="auto"/>
              <w:ind w:left="0"/>
              <w:rPr>
                <w:sz w:val="16"/>
                <w:szCs w:val="16"/>
              </w:rPr>
            </w:pPr>
            <w:proofErr w:type="spellStart"/>
            <w:r w:rsidRPr="00AC7F7F">
              <w:rPr>
                <w:sz w:val="16"/>
                <w:szCs w:val="16"/>
              </w:rPr>
              <w:t>Tankguard</w:t>
            </w:r>
            <w:proofErr w:type="spellEnd"/>
            <w:r w:rsidRPr="00AC7F7F">
              <w:rPr>
                <w:sz w:val="16"/>
                <w:szCs w:val="16"/>
              </w:rPr>
              <w:t xml:space="preserve"> 412 </w:t>
            </w:r>
          </w:p>
        </w:tc>
        <w:tc>
          <w:tcPr>
            <w:tcW w:w="1021" w:type="dxa"/>
            <w:gridSpan w:val="2"/>
            <w:vAlign w:val="center"/>
          </w:tcPr>
          <w:p w14:paraId="75433391"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40</w:t>
            </w:r>
          </w:p>
        </w:tc>
        <w:tc>
          <w:tcPr>
            <w:tcW w:w="1326" w:type="dxa"/>
            <w:gridSpan w:val="2"/>
            <w:vAlign w:val="center"/>
          </w:tcPr>
          <w:p w14:paraId="2E1E4866" w14:textId="77777777" w:rsidR="003E601E" w:rsidRPr="001D3869" w:rsidRDefault="003E601E" w:rsidP="00A25F9E">
            <w:pPr>
              <w:autoSpaceDE/>
              <w:autoSpaceDN/>
              <w:adjustRightInd/>
              <w:spacing w:before="0" w:line="240" w:lineRule="auto"/>
              <w:ind w:left="0"/>
              <w:rPr>
                <w:sz w:val="16"/>
                <w:szCs w:val="16"/>
              </w:rPr>
            </w:pPr>
            <w:r>
              <w:rPr>
                <w:sz w:val="16"/>
                <w:szCs w:val="16"/>
              </w:rPr>
              <w:t>50</w:t>
            </w:r>
            <w:r w:rsidRPr="001D3869">
              <w:rPr>
                <w:sz w:val="16"/>
                <w:szCs w:val="16"/>
              </w:rPr>
              <w:t>°</w:t>
            </w:r>
            <w:r>
              <w:rPr>
                <w:sz w:val="16"/>
                <w:szCs w:val="16"/>
              </w:rPr>
              <w:t>C (122</w:t>
            </w:r>
            <w:r w:rsidRPr="001D3869">
              <w:rPr>
                <w:sz w:val="16"/>
                <w:szCs w:val="16"/>
              </w:rPr>
              <w:t>°F</w:t>
            </w:r>
            <w:r>
              <w:rPr>
                <w:sz w:val="16"/>
                <w:szCs w:val="16"/>
              </w:rPr>
              <w:t>)</w:t>
            </w:r>
          </w:p>
        </w:tc>
      </w:tr>
      <w:tr w:rsidR="00D33BED" w:rsidRPr="001D3869" w14:paraId="7936612B" w14:textId="77777777" w:rsidTr="008D3916">
        <w:trPr>
          <w:trHeight w:val="288"/>
          <w:jc w:val="center"/>
        </w:trPr>
        <w:tc>
          <w:tcPr>
            <w:tcW w:w="2388" w:type="dxa"/>
            <w:gridSpan w:val="3"/>
            <w:vAlign w:val="center"/>
          </w:tcPr>
          <w:p w14:paraId="68D8E713" w14:textId="77777777" w:rsidR="00D33BED" w:rsidRPr="001D3869" w:rsidRDefault="00D33BED" w:rsidP="00D33BED">
            <w:pPr>
              <w:jc w:val="center"/>
              <w:rPr>
                <w:b/>
                <w:sz w:val="16"/>
                <w:szCs w:val="16"/>
              </w:rPr>
            </w:pPr>
          </w:p>
        </w:tc>
        <w:tc>
          <w:tcPr>
            <w:tcW w:w="2715" w:type="dxa"/>
            <w:gridSpan w:val="2"/>
            <w:vAlign w:val="center"/>
          </w:tcPr>
          <w:p w14:paraId="6425B0B2" w14:textId="77777777" w:rsidR="00D33BED" w:rsidRPr="001D3869" w:rsidRDefault="00D33BED" w:rsidP="00D33BED">
            <w:pPr>
              <w:autoSpaceDE/>
              <w:autoSpaceDN/>
              <w:adjustRightInd/>
              <w:spacing w:before="0" w:line="240" w:lineRule="auto"/>
              <w:ind w:left="0"/>
              <w:rPr>
                <w:sz w:val="16"/>
                <w:szCs w:val="16"/>
              </w:rPr>
            </w:pPr>
            <w:r>
              <w:rPr>
                <w:sz w:val="16"/>
                <w:szCs w:val="16"/>
              </w:rPr>
              <w:t>PPG</w:t>
            </w:r>
          </w:p>
        </w:tc>
        <w:tc>
          <w:tcPr>
            <w:tcW w:w="2530" w:type="dxa"/>
            <w:gridSpan w:val="2"/>
            <w:vAlign w:val="center"/>
          </w:tcPr>
          <w:p w14:paraId="14F892FB" w14:textId="3AEE0178" w:rsidR="00D33BED" w:rsidRPr="00AC7F7F" w:rsidRDefault="00D33BED" w:rsidP="00D33BED">
            <w:pPr>
              <w:autoSpaceDE/>
              <w:autoSpaceDN/>
              <w:adjustRightInd/>
              <w:spacing w:before="0" w:line="240" w:lineRule="auto"/>
              <w:ind w:left="0"/>
              <w:rPr>
                <w:sz w:val="16"/>
                <w:szCs w:val="16"/>
              </w:rPr>
            </w:pPr>
            <w:proofErr w:type="spellStart"/>
            <w:r w:rsidRPr="00AC7F7F">
              <w:rPr>
                <w:sz w:val="16"/>
                <w:szCs w:val="16"/>
              </w:rPr>
              <w:t>Amerlock</w:t>
            </w:r>
            <w:proofErr w:type="spellEnd"/>
            <w:r w:rsidRPr="00AC7F7F">
              <w:rPr>
                <w:sz w:val="16"/>
                <w:szCs w:val="16"/>
              </w:rPr>
              <w:t xml:space="preserve"> 2 Series</w:t>
            </w:r>
          </w:p>
        </w:tc>
        <w:tc>
          <w:tcPr>
            <w:tcW w:w="1021" w:type="dxa"/>
            <w:gridSpan w:val="2"/>
            <w:vAlign w:val="center"/>
          </w:tcPr>
          <w:p w14:paraId="1F2B5365" w14:textId="38B3115C" w:rsidR="00D33BED" w:rsidRPr="001D3869" w:rsidRDefault="00D33BED" w:rsidP="00D33BED">
            <w:pPr>
              <w:autoSpaceDE/>
              <w:autoSpaceDN/>
              <w:adjustRightInd/>
              <w:spacing w:before="0" w:line="240" w:lineRule="auto"/>
              <w:ind w:left="0"/>
              <w:jc w:val="center"/>
              <w:rPr>
                <w:sz w:val="16"/>
                <w:szCs w:val="16"/>
              </w:rPr>
            </w:pPr>
            <w:r>
              <w:rPr>
                <w:sz w:val="16"/>
                <w:szCs w:val="16"/>
                <w:lang w:val="ru-RU"/>
              </w:rPr>
              <w:t>153-240</w:t>
            </w:r>
          </w:p>
        </w:tc>
        <w:tc>
          <w:tcPr>
            <w:tcW w:w="1326" w:type="dxa"/>
            <w:gridSpan w:val="2"/>
            <w:vAlign w:val="center"/>
          </w:tcPr>
          <w:p w14:paraId="5C2B039C" w14:textId="2ECDCC83" w:rsidR="00D33BED" w:rsidRPr="001D3869" w:rsidRDefault="00D33BED" w:rsidP="00D33BED">
            <w:pPr>
              <w:autoSpaceDE/>
              <w:autoSpaceDN/>
              <w:adjustRightInd/>
              <w:spacing w:before="0" w:line="240" w:lineRule="auto"/>
              <w:ind w:left="0"/>
              <w:rPr>
                <w:sz w:val="16"/>
                <w:szCs w:val="16"/>
              </w:rPr>
            </w:pPr>
            <w:r w:rsidRPr="00562700">
              <w:rPr>
                <w:sz w:val="16"/>
                <w:szCs w:val="16"/>
              </w:rPr>
              <w:t>60°C (140°F)</w:t>
            </w:r>
          </w:p>
        </w:tc>
      </w:tr>
      <w:tr w:rsidR="003E601E" w:rsidRPr="001D3869" w14:paraId="676E9DFC" w14:textId="77777777" w:rsidTr="008D3916">
        <w:trPr>
          <w:trHeight w:val="288"/>
          <w:jc w:val="center"/>
        </w:trPr>
        <w:tc>
          <w:tcPr>
            <w:tcW w:w="2388" w:type="dxa"/>
            <w:gridSpan w:val="3"/>
            <w:vAlign w:val="center"/>
          </w:tcPr>
          <w:p w14:paraId="363AA53C" w14:textId="77777777" w:rsidR="003E601E" w:rsidRPr="001D3869" w:rsidRDefault="003E601E" w:rsidP="00A25F9E">
            <w:pPr>
              <w:jc w:val="center"/>
              <w:rPr>
                <w:b/>
                <w:sz w:val="16"/>
                <w:szCs w:val="16"/>
              </w:rPr>
            </w:pPr>
          </w:p>
        </w:tc>
        <w:tc>
          <w:tcPr>
            <w:tcW w:w="2715" w:type="dxa"/>
            <w:gridSpan w:val="2"/>
            <w:vAlign w:val="center"/>
          </w:tcPr>
          <w:p w14:paraId="02E1B6F5"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530" w:type="dxa"/>
            <w:gridSpan w:val="2"/>
            <w:vAlign w:val="center"/>
          </w:tcPr>
          <w:p w14:paraId="28348569" w14:textId="66EF7343" w:rsidR="003E601E" w:rsidRPr="00AC7F7F" w:rsidRDefault="003E601E" w:rsidP="00A25F9E">
            <w:pPr>
              <w:autoSpaceDE/>
              <w:autoSpaceDN/>
              <w:adjustRightInd/>
              <w:spacing w:before="0" w:line="240" w:lineRule="auto"/>
              <w:ind w:left="0"/>
              <w:rPr>
                <w:sz w:val="16"/>
                <w:szCs w:val="16"/>
              </w:rPr>
            </w:pPr>
            <w:proofErr w:type="spellStart"/>
            <w:r w:rsidRPr="00AC7F7F">
              <w:rPr>
                <w:sz w:val="16"/>
                <w:szCs w:val="16"/>
              </w:rPr>
              <w:t>Macropoxy</w:t>
            </w:r>
            <w:proofErr w:type="spellEnd"/>
            <w:r w:rsidRPr="00AC7F7F">
              <w:rPr>
                <w:sz w:val="16"/>
                <w:szCs w:val="16"/>
              </w:rPr>
              <w:t xml:space="preserve"> 646 PW Series </w:t>
            </w:r>
          </w:p>
        </w:tc>
        <w:tc>
          <w:tcPr>
            <w:tcW w:w="1021" w:type="dxa"/>
            <w:gridSpan w:val="2"/>
            <w:vAlign w:val="center"/>
          </w:tcPr>
          <w:p w14:paraId="01EECDAA"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86-250</w:t>
            </w:r>
          </w:p>
        </w:tc>
        <w:tc>
          <w:tcPr>
            <w:tcW w:w="1326" w:type="dxa"/>
            <w:gridSpan w:val="2"/>
            <w:vAlign w:val="center"/>
          </w:tcPr>
          <w:p w14:paraId="4154A5EF"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(120</w:t>
            </w:r>
            <w:r w:rsidRPr="001D3869">
              <w:rPr>
                <w:sz w:val="16"/>
                <w:szCs w:val="16"/>
              </w:rPr>
              <w:t>°F</w:t>
            </w:r>
            <w:r>
              <w:rPr>
                <w:sz w:val="16"/>
                <w:szCs w:val="16"/>
              </w:rPr>
              <w:t>)</w:t>
            </w:r>
          </w:p>
        </w:tc>
      </w:tr>
      <w:tr w:rsidR="003E601E" w:rsidRPr="001D3869" w14:paraId="3591DCEA" w14:textId="77777777" w:rsidTr="008D3916">
        <w:trPr>
          <w:trHeight w:val="288"/>
          <w:jc w:val="center"/>
        </w:trPr>
        <w:tc>
          <w:tcPr>
            <w:tcW w:w="2388" w:type="dxa"/>
            <w:gridSpan w:val="3"/>
            <w:vAlign w:val="center"/>
          </w:tcPr>
          <w:p w14:paraId="19AFCD6D" w14:textId="77777777" w:rsidR="003E601E" w:rsidRPr="001D3869" w:rsidRDefault="003E601E" w:rsidP="00A25F9E">
            <w:pPr>
              <w:jc w:val="center"/>
              <w:rPr>
                <w:b/>
                <w:sz w:val="16"/>
                <w:szCs w:val="16"/>
              </w:rPr>
            </w:pPr>
          </w:p>
        </w:tc>
        <w:tc>
          <w:tcPr>
            <w:tcW w:w="2715" w:type="dxa"/>
            <w:gridSpan w:val="2"/>
            <w:vAlign w:val="center"/>
          </w:tcPr>
          <w:p w14:paraId="08689243" w14:textId="30370EB6"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530" w:type="dxa"/>
            <w:gridSpan w:val="2"/>
            <w:vAlign w:val="center"/>
          </w:tcPr>
          <w:p w14:paraId="2EBFC8A4" w14:textId="07B8ADC2" w:rsidR="003E601E" w:rsidRPr="00AC7F7F" w:rsidRDefault="003E601E" w:rsidP="00A25F9E">
            <w:pPr>
              <w:autoSpaceDE/>
              <w:autoSpaceDN/>
              <w:adjustRightInd/>
              <w:spacing w:before="0" w:line="240" w:lineRule="auto"/>
              <w:ind w:left="0"/>
              <w:rPr>
                <w:sz w:val="16"/>
                <w:szCs w:val="16"/>
              </w:rPr>
            </w:pPr>
            <w:r w:rsidRPr="00AC7F7F">
              <w:rPr>
                <w:sz w:val="16"/>
                <w:szCs w:val="16"/>
              </w:rPr>
              <w:t xml:space="preserve">Series L140 Porta-Pox Plus </w:t>
            </w:r>
          </w:p>
        </w:tc>
        <w:tc>
          <w:tcPr>
            <w:tcW w:w="1021" w:type="dxa"/>
            <w:gridSpan w:val="2"/>
            <w:vAlign w:val="center"/>
          </w:tcPr>
          <w:p w14:paraId="0E810D2E"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98</w:t>
            </w:r>
          </w:p>
        </w:tc>
        <w:tc>
          <w:tcPr>
            <w:tcW w:w="1326" w:type="dxa"/>
            <w:gridSpan w:val="2"/>
            <w:vAlign w:val="center"/>
          </w:tcPr>
          <w:p w14:paraId="07E349C6"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w:t>
            </w:r>
            <w:r w:rsidRPr="001D3869">
              <w:rPr>
                <w:sz w:val="16"/>
                <w:szCs w:val="16"/>
              </w:rPr>
              <w:t>0°F</w:t>
            </w:r>
            <w:r>
              <w:rPr>
                <w:sz w:val="16"/>
                <w:szCs w:val="16"/>
              </w:rPr>
              <w:t>)</w:t>
            </w:r>
          </w:p>
        </w:tc>
      </w:tr>
      <w:tr w:rsidR="003E601E" w:rsidRPr="001D3869" w14:paraId="79184D76" w14:textId="77777777" w:rsidTr="00A25F9E">
        <w:trPr>
          <w:trHeight w:val="288"/>
          <w:jc w:val="center"/>
        </w:trPr>
        <w:tc>
          <w:tcPr>
            <w:tcW w:w="9980" w:type="dxa"/>
            <w:gridSpan w:val="11"/>
            <w:tcBorders>
              <w:top w:val="single" w:sz="12" w:space="0" w:color="auto"/>
            </w:tcBorders>
            <w:vAlign w:val="center"/>
          </w:tcPr>
          <w:p w14:paraId="37D4C863" w14:textId="5FC29313" w:rsidR="003E601E" w:rsidRPr="001D3869" w:rsidRDefault="003E601E" w:rsidP="00A25F9E">
            <w:pPr>
              <w:autoSpaceDE/>
              <w:autoSpaceDN/>
              <w:adjustRightInd/>
              <w:spacing w:before="0" w:line="240" w:lineRule="auto"/>
              <w:ind w:left="0"/>
              <w:rPr>
                <w:i/>
                <w:sz w:val="14"/>
                <w:szCs w:val="14"/>
              </w:rPr>
            </w:pPr>
          </w:p>
        </w:tc>
      </w:tr>
      <w:tr w:rsidR="003E601E" w:rsidRPr="008F10AC" w14:paraId="0FF119B4" w14:textId="77777777" w:rsidTr="00A25F9E">
        <w:trPr>
          <w:trHeight w:val="288"/>
          <w:jc w:val="center"/>
        </w:trPr>
        <w:tc>
          <w:tcPr>
            <w:tcW w:w="1776" w:type="dxa"/>
            <w:gridSpan w:val="2"/>
            <w:vAlign w:val="center"/>
          </w:tcPr>
          <w:p w14:paraId="34609D5B" w14:textId="77777777" w:rsidR="003E601E" w:rsidRPr="008F10AC" w:rsidRDefault="003E601E" w:rsidP="00A25F9E">
            <w:pPr>
              <w:autoSpaceDE/>
              <w:autoSpaceDN/>
              <w:adjustRightInd/>
              <w:spacing w:before="0" w:line="240" w:lineRule="auto"/>
              <w:ind w:left="-72"/>
              <w:rPr>
                <w:b/>
                <w:sz w:val="16"/>
                <w:szCs w:val="16"/>
              </w:rPr>
            </w:pPr>
            <w:r w:rsidRPr="008F10AC">
              <w:rPr>
                <w:b/>
                <w:sz w:val="16"/>
                <w:szCs w:val="16"/>
              </w:rPr>
              <w:t>Last Update:</w:t>
            </w:r>
          </w:p>
        </w:tc>
        <w:tc>
          <w:tcPr>
            <w:tcW w:w="3271" w:type="dxa"/>
            <w:gridSpan w:val="2"/>
            <w:vAlign w:val="center"/>
          </w:tcPr>
          <w:p w14:paraId="79817EB4" w14:textId="2A79A17B" w:rsidR="003E601E" w:rsidRPr="008F10AC" w:rsidRDefault="00AC3E99" w:rsidP="00A25F9E">
            <w:pPr>
              <w:autoSpaceDE/>
              <w:autoSpaceDN/>
              <w:adjustRightInd/>
              <w:spacing w:before="0" w:line="240" w:lineRule="auto"/>
              <w:ind w:left="-72"/>
              <w:rPr>
                <w:b/>
                <w:sz w:val="16"/>
                <w:szCs w:val="16"/>
              </w:rPr>
            </w:pPr>
            <w:r>
              <w:rPr>
                <w:position w:val="-1"/>
                <w:sz w:val="16"/>
                <w:szCs w:val="16"/>
              </w:rPr>
              <w:t>November</w:t>
            </w:r>
            <w:r w:rsidR="00A31AB2">
              <w:rPr>
                <w:position w:val="-1"/>
                <w:sz w:val="16"/>
                <w:szCs w:val="16"/>
              </w:rPr>
              <w:t xml:space="preserve"> 2025</w:t>
            </w:r>
          </w:p>
        </w:tc>
        <w:tc>
          <w:tcPr>
            <w:tcW w:w="2694" w:type="dxa"/>
            <w:gridSpan w:val="4"/>
            <w:vAlign w:val="center"/>
          </w:tcPr>
          <w:p w14:paraId="77E6A6A4" w14:textId="77777777" w:rsidR="003E601E" w:rsidRPr="008F10AC" w:rsidRDefault="003E601E" w:rsidP="00A25F9E">
            <w:pPr>
              <w:rPr>
                <w:b/>
                <w:sz w:val="16"/>
                <w:szCs w:val="16"/>
              </w:rPr>
            </w:pPr>
          </w:p>
        </w:tc>
        <w:tc>
          <w:tcPr>
            <w:tcW w:w="1021" w:type="dxa"/>
            <w:gridSpan w:val="2"/>
            <w:vAlign w:val="center"/>
          </w:tcPr>
          <w:p w14:paraId="6693C71B" w14:textId="77777777" w:rsidR="003E601E" w:rsidRPr="008F10AC" w:rsidRDefault="003E601E" w:rsidP="00A25F9E">
            <w:pPr>
              <w:jc w:val="center"/>
              <w:rPr>
                <w:b/>
                <w:sz w:val="16"/>
                <w:szCs w:val="16"/>
              </w:rPr>
            </w:pPr>
          </w:p>
        </w:tc>
        <w:tc>
          <w:tcPr>
            <w:tcW w:w="1218" w:type="dxa"/>
            <w:vAlign w:val="center"/>
          </w:tcPr>
          <w:p w14:paraId="4E4A3571" w14:textId="77777777" w:rsidR="003E601E" w:rsidRPr="008F10AC" w:rsidRDefault="003E601E" w:rsidP="00A25F9E">
            <w:pPr>
              <w:jc w:val="center"/>
              <w:rPr>
                <w:b/>
                <w:sz w:val="16"/>
                <w:szCs w:val="16"/>
              </w:rPr>
            </w:pPr>
          </w:p>
        </w:tc>
      </w:tr>
    </w:tbl>
    <w:p w14:paraId="0B38C231" w14:textId="030FADA5" w:rsidR="00A31AB2" w:rsidRPr="009F1067" w:rsidRDefault="00A31AB2" w:rsidP="009F1067">
      <w:pPr>
        <w:spacing w:before="0" w:line="240" w:lineRule="auto"/>
        <w:ind w:left="630" w:hanging="540"/>
        <w:rPr>
          <w:color w:val="auto"/>
          <w:sz w:val="16"/>
          <w:szCs w:val="16"/>
        </w:rPr>
      </w:pPr>
      <w:r w:rsidRPr="009F1067">
        <w:rPr>
          <w:color w:val="auto"/>
          <w:sz w:val="16"/>
          <w:szCs w:val="16"/>
        </w:rPr>
        <w:t>Note 1</w:t>
      </w:r>
      <w:r w:rsidR="005D1C9A">
        <w:rPr>
          <w:color w:val="auto"/>
          <w:sz w:val="16"/>
          <w:szCs w:val="16"/>
        </w:rPr>
        <w:t>:</w:t>
      </w:r>
      <w:r w:rsidR="005D1C9A">
        <w:rPr>
          <w:color w:val="auto"/>
          <w:sz w:val="16"/>
          <w:szCs w:val="16"/>
        </w:rPr>
        <w:tab/>
      </w:r>
      <w:r w:rsidRPr="009F1067">
        <w:rPr>
          <w:color w:val="auto"/>
          <w:sz w:val="16"/>
          <w:szCs w:val="16"/>
        </w:rPr>
        <w:t xml:space="preserve">Contrasting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1B7E99E2" w14:textId="0B854B71" w:rsidR="00A31AB2" w:rsidRPr="009F1067" w:rsidRDefault="00A31AB2" w:rsidP="009F1067">
      <w:pPr>
        <w:spacing w:before="0" w:line="240" w:lineRule="auto"/>
        <w:ind w:left="630" w:hanging="540"/>
        <w:rPr>
          <w:color w:val="auto"/>
          <w:sz w:val="16"/>
          <w:szCs w:val="16"/>
        </w:rPr>
      </w:pPr>
      <w:r w:rsidRPr="009F1067">
        <w:rPr>
          <w:color w:val="auto"/>
          <w:sz w:val="16"/>
          <w:szCs w:val="16"/>
        </w:rPr>
        <w:t>Note 2</w:t>
      </w:r>
      <w:proofErr w:type="gramStart"/>
      <w:r w:rsidRPr="009F1067">
        <w:rPr>
          <w:color w:val="auto"/>
          <w:sz w:val="16"/>
          <w:szCs w:val="16"/>
        </w:rPr>
        <w:t xml:space="preserve">: </w:t>
      </w:r>
      <w:r w:rsidR="005D1C9A">
        <w:rPr>
          <w:color w:val="auto"/>
          <w:sz w:val="16"/>
          <w:szCs w:val="16"/>
        </w:rPr>
        <w:tab/>
      </w:r>
      <w:r w:rsidRPr="009F1067">
        <w:rPr>
          <w:color w:val="auto"/>
          <w:sz w:val="16"/>
          <w:szCs w:val="16"/>
        </w:rPr>
        <w:t>Consult</w:t>
      </w:r>
      <w:proofErr w:type="gramEnd"/>
      <w:r w:rsidRPr="009F1067">
        <w:rPr>
          <w:color w:val="auto"/>
          <w:sz w:val="16"/>
          <w:szCs w:val="16"/>
        </w:rPr>
        <w:t xml:space="preserve"> TCO coating expert if seam sealant, putty or pit filler is required </w:t>
      </w:r>
    </w:p>
    <w:p w14:paraId="0787EBD3" w14:textId="77777777" w:rsidR="003E601E" w:rsidRPr="001D3869" w:rsidRDefault="003E601E" w:rsidP="003E601E">
      <w:pPr>
        <w:tabs>
          <w:tab w:val="left" w:pos="3225"/>
        </w:tabs>
        <w:rPr>
          <w:sz w:val="20"/>
          <w:szCs w:val="20"/>
        </w:rPr>
      </w:pPr>
      <w:r w:rsidRPr="001D3869">
        <w:rPr>
          <w:sz w:val="20"/>
          <w:szCs w:val="20"/>
        </w:rPr>
        <w:br w:type="page"/>
      </w:r>
    </w:p>
    <w:tbl>
      <w:tblPr>
        <w:tblW w:w="9951" w:type="dxa"/>
        <w:jc w:val="center"/>
        <w:tblLayout w:type="fixed"/>
        <w:tblLook w:val="01E0" w:firstRow="1" w:lastRow="1" w:firstColumn="1" w:lastColumn="1" w:noHBand="0" w:noVBand="0"/>
      </w:tblPr>
      <w:tblGrid>
        <w:gridCol w:w="1553"/>
        <w:gridCol w:w="848"/>
        <w:gridCol w:w="2799"/>
        <w:gridCol w:w="990"/>
        <w:gridCol w:w="1645"/>
        <w:gridCol w:w="971"/>
        <w:gridCol w:w="1145"/>
      </w:tblGrid>
      <w:tr w:rsidR="003E601E" w:rsidRPr="001D3869" w14:paraId="2429A0B3" w14:textId="77777777" w:rsidTr="00A25F9E">
        <w:trPr>
          <w:trHeight w:val="360"/>
          <w:jc w:val="center"/>
        </w:trPr>
        <w:tc>
          <w:tcPr>
            <w:tcW w:w="9951" w:type="dxa"/>
            <w:gridSpan w:val="7"/>
            <w:tcBorders>
              <w:top w:val="single" w:sz="6" w:space="0" w:color="auto"/>
              <w:bottom w:val="single" w:sz="12" w:space="0" w:color="auto"/>
            </w:tcBorders>
            <w:shd w:val="clear" w:color="auto" w:fill="FFFFFF"/>
            <w:vAlign w:val="center"/>
          </w:tcPr>
          <w:p w14:paraId="046EA7D7" w14:textId="77777777" w:rsidR="003E601E" w:rsidRPr="001D3869" w:rsidRDefault="003E601E" w:rsidP="00A25F9E">
            <w:pPr>
              <w:ind w:right="-72"/>
              <w:jc w:val="right"/>
              <w:rPr>
                <w:b/>
                <w:i/>
                <w:color w:val="auto"/>
              </w:rPr>
            </w:pPr>
            <w:r w:rsidRPr="001D3869">
              <w:rPr>
                <w:b/>
                <w:i/>
                <w:color w:val="auto"/>
              </w:rPr>
              <w:lastRenderedPageBreak/>
              <w:t xml:space="preserve">Thin Film </w:t>
            </w:r>
            <w:proofErr w:type="spellStart"/>
            <w:r>
              <w:rPr>
                <w:b/>
                <w:i/>
                <w:color w:val="auto"/>
              </w:rPr>
              <w:t>Linings</w:t>
            </w:r>
            <w:r w:rsidRPr="001D3869">
              <w:rPr>
                <w:b/>
                <w:i/>
                <w:color w:val="auto"/>
              </w:rPr>
              <w:t>for</w:t>
            </w:r>
            <w:proofErr w:type="spellEnd"/>
            <w:r w:rsidRPr="001D3869">
              <w:rPr>
                <w:b/>
                <w:i/>
                <w:color w:val="auto"/>
              </w:rPr>
              <w:t xml:space="preserve"> Immersion Service</w:t>
            </w:r>
          </w:p>
        </w:tc>
      </w:tr>
      <w:tr w:rsidR="003E601E" w:rsidRPr="001D3869" w14:paraId="5EAEDFE2" w14:textId="77777777" w:rsidTr="00A25F9E">
        <w:trPr>
          <w:trHeight w:val="360"/>
          <w:jc w:val="center"/>
        </w:trPr>
        <w:tc>
          <w:tcPr>
            <w:tcW w:w="7835" w:type="dxa"/>
            <w:gridSpan w:val="5"/>
            <w:tcBorders>
              <w:top w:val="single" w:sz="12" w:space="0" w:color="auto"/>
              <w:left w:val="single" w:sz="12" w:space="0" w:color="auto"/>
              <w:bottom w:val="single" w:sz="12" w:space="0" w:color="auto"/>
            </w:tcBorders>
            <w:vAlign w:val="center"/>
          </w:tcPr>
          <w:p w14:paraId="6C06B257" w14:textId="77777777" w:rsidR="003E601E" w:rsidRPr="001D3869" w:rsidRDefault="003E601E" w:rsidP="00A25F9E">
            <w:pPr>
              <w:autoSpaceDE/>
              <w:autoSpaceDN/>
              <w:adjustRightInd/>
              <w:spacing w:before="0" w:line="240" w:lineRule="auto"/>
              <w:ind w:left="0"/>
              <w:rPr>
                <w:b/>
                <w:sz w:val="20"/>
                <w:szCs w:val="20"/>
              </w:rPr>
            </w:pPr>
            <w:r w:rsidRPr="001D3869">
              <w:rPr>
                <w:b/>
                <w:sz w:val="20"/>
                <w:szCs w:val="20"/>
              </w:rPr>
              <w:t xml:space="preserve">Thin Film </w:t>
            </w:r>
            <w:r>
              <w:rPr>
                <w:b/>
                <w:sz w:val="20"/>
                <w:szCs w:val="20"/>
              </w:rPr>
              <w:t>Linings</w:t>
            </w:r>
            <w:r w:rsidRPr="001D3869">
              <w:rPr>
                <w:b/>
                <w:sz w:val="20"/>
                <w:szCs w:val="20"/>
              </w:rPr>
              <w:t xml:space="preserve"> for Salt Water and Brine Immersion Service</w:t>
            </w:r>
          </w:p>
        </w:tc>
        <w:tc>
          <w:tcPr>
            <w:tcW w:w="2116" w:type="dxa"/>
            <w:gridSpan w:val="2"/>
            <w:tcBorders>
              <w:top w:val="single" w:sz="12" w:space="0" w:color="auto"/>
              <w:bottom w:val="single" w:sz="12" w:space="0" w:color="auto"/>
              <w:right w:val="single" w:sz="12" w:space="0" w:color="auto"/>
            </w:tcBorders>
            <w:shd w:val="clear" w:color="auto" w:fill="000000"/>
            <w:vAlign w:val="center"/>
          </w:tcPr>
          <w:p w14:paraId="57F4A01A"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8.4</w:t>
            </w:r>
          </w:p>
        </w:tc>
      </w:tr>
      <w:tr w:rsidR="003E601E" w:rsidRPr="001D3869" w14:paraId="093177D1" w14:textId="77777777" w:rsidTr="00A25F9E">
        <w:trPr>
          <w:cantSplit/>
          <w:trHeight w:val="288"/>
          <w:jc w:val="center"/>
        </w:trPr>
        <w:tc>
          <w:tcPr>
            <w:tcW w:w="1553" w:type="dxa"/>
            <w:tcBorders>
              <w:top w:val="single" w:sz="12" w:space="0" w:color="auto"/>
            </w:tcBorders>
          </w:tcPr>
          <w:p w14:paraId="75CFC427"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647" w:type="dxa"/>
            <w:gridSpan w:val="2"/>
            <w:tcBorders>
              <w:top w:val="single" w:sz="12" w:space="0" w:color="auto"/>
            </w:tcBorders>
          </w:tcPr>
          <w:p w14:paraId="04DE090C" w14:textId="77777777" w:rsidR="00AC3E99" w:rsidRPr="00AC3E99" w:rsidRDefault="00AC3E99" w:rsidP="00AC3E99">
            <w:pPr>
              <w:autoSpaceDE/>
              <w:autoSpaceDN/>
              <w:adjustRightInd/>
              <w:spacing w:before="0" w:line="240" w:lineRule="auto"/>
              <w:ind w:left="-72" w:right="-103"/>
              <w:rPr>
                <w:sz w:val="16"/>
                <w:szCs w:val="16"/>
              </w:rPr>
            </w:pPr>
            <w:r w:rsidRPr="00AC3E99">
              <w:rPr>
                <w:sz w:val="16"/>
                <w:szCs w:val="16"/>
              </w:rPr>
              <w:t>SSPC-SP1/SP5(NACENo.</w:t>
            </w:r>
            <w:proofErr w:type="gramStart"/>
            <w:r w:rsidRPr="00AC3E99">
              <w:rPr>
                <w:sz w:val="16"/>
                <w:szCs w:val="16"/>
              </w:rPr>
              <w:t>1)(</w:t>
            </w:r>
            <w:proofErr w:type="gramEnd"/>
            <w:r w:rsidRPr="00AC3E99">
              <w:rPr>
                <w:sz w:val="16"/>
                <w:szCs w:val="16"/>
              </w:rPr>
              <w:t>SA3)</w:t>
            </w:r>
          </w:p>
          <w:p w14:paraId="5D9621B9" w14:textId="4B7F27E8" w:rsidR="003E601E" w:rsidRPr="003B2DEF" w:rsidRDefault="00AC3E99" w:rsidP="00AC3E99">
            <w:pPr>
              <w:autoSpaceDE/>
              <w:autoSpaceDN/>
              <w:adjustRightInd/>
              <w:spacing w:before="0" w:line="240" w:lineRule="auto"/>
              <w:ind w:left="-72" w:right="-103"/>
              <w:rPr>
                <w:sz w:val="16"/>
                <w:szCs w:val="16"/>
              </w:rPr>
            </w:pPr>
            <w:r w:rsidRPr="00AC3E99">
              <w:rPr>
                <w:sz w:val="16"/>
                <w:szCs w:val="16"/>
              </w:rPr>
              <w:t>White metal blast cleanliness.</w:t>
            </w:r>
          </w:p>
        </w:tc>
        <w:tc>
          <w:tcPr>
            <w:tcW w:w="990" w:type="dxa"/>
            <w:tcBorders>
              <w:top w:val="single" w:sz="12" w:space="0" w:color="auto"/>
            </w:tcBorders>
          </w:tcPr>
          <w:p w14:paraId="6398931E"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761" w:type="dxa"/>
            <w:gridSpan w:val="3"/>
            <w:vMerge w:val="restart"/>
            <w:tcBorders>
              <w:top w:val="single" w:sz="12" w:space="0" w:color="auto"/>
            </w:tcBorders>
          </w:tcPr>
          <w:p w14:paraId="6F50C8BA"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3E601E" w:rsidRPr="001D3869" w14:paraId="1EAC12FA" w14:textId="77777777" w:rsidTr="00A25F9E">
        <w:trPr>
          <w:cantSplit/>
          <w:trHeight w:val="288"/>
          <w:jc w:val="center"/>
        </w:trPr>
        <w:tc>
          <w:tcPr>
            <w:tcW w:w="1553" w:type="dxa"/>
          </w:tcPr>
          <w:p w14:paraId="49CE444C"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647" w:type="dxa"/>
            <w:gridSpan w:val="2"/>
          </w:tcPr>
          <w:p w14:paraId="091EFA5E"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0477AB10" w14:textId="77777777" w:rsidR="003E601E" w:rsidRPr="001D3869" w:rsidRDefault="003E601E" w:rsidP="00A25F9E">
            <w:pPr>
              <w:jc w:val="right"/>
              <w:rPr>
                <w:b/>
                <w:sz w:val="16"/>
                <w:szCs w:val="16"/>
              </w:rPr>
            </w:pPr>
          </w:p>
        </w:tc>
        <w:tc>
          <w:tcPr>
            <w:tcW w:w="3761" w:type="dxa"/>
            <w:gridSpan w:val="3"/>
            <w:vMerge/>
            <w:vAlign w:val="center"/>
          </w:tcPr>
          <w:p w14:paraId="7DEA4027" w14:textId="77777777" w:rsidR="003E601E" w:rsidRPr="001D3869" w:rsidRDefault="003E601E" w:rsidP="00A25F9E"/>
        </w:tc>
      </w:tr>
      <w:tr w:rsidR="003E601E" w:rsidRPr="001D3869" w14:paraId="74A31B11" w14:textId="77777777" w:rsidTr="00A25F9E">
        <w:trPr>
          <w:cantSplit/>
          <w:trHeight w:val="288"/>
          <w:jc w:val="center"/>
        </w:trPr>
        <w:tc>
          <w:tcPr>
            <w:tcW w:w="1553" w:type="dxa"/>
            <w:tcBorders>
              <w:bottom w:val="single" w:sz="12" w:space="0" w:color="auto"/>
            </w:tcBorders>
          </w:tcPr>
          <w:p w14:paraId="4A60CF92"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647" w:type="dxa"/>
            <w:gridSpan w:val="2"/>
            <w:tcBorders>
              <w:bottom w:val="single" w:sz="12" w:space="0" w:color="auto"/>
            </w:tcBorders>
          </w:tcPr>
          <w:p w14:paraId="7F07EA34" w14:textId="77777777" w:rsidR="003E601E" w:rsidRPr="003B2DEF" w:rsidRDefault="003E601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6DB0C8BF" w14:textId="77777777" w:rsidR="003E601E" w:rsidRPr="003B2DEF" w:rsidRDefault="008D3916" w:rsidP="00A25F9E">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tcBorders>
              <w:bottom w:val="single" w:sz="12" w:space="0" w:color="auto"/>
            </w:tcBorders>
          </w:tcPr>
          <w:p w14:paraId="32122AF8" w14:textId="77777777" w:rsidR="003E601E" w:rsidRPr="001D3869" w:rsidRDefault="003E601E" w:rsidP="00A25F9E">
            <w:pPr>
              <w:jc w:val="right"/>
              <w:rPr>
                <w:b/>
                <w:sz w:val="16"/>
                <w:szCs w:val="16"/>
              </w:rPr>
            </w:pPr>
          </w:p>
        </w:tc>
        <w:tc>
          <w:tcPr>
            <w:tcW w:w="3761" w:type="dxa"/>
            <w:gridSpan w:val="3"/>
            <w:vMerge/>
            <w:tcBorders>
              <w:bottom w:val="single" w:sz="12" w:space="0" w:color="auto"/>
            </w:tcBorders>
            <w:vAlign w:val="center"/>
          </w:tcPr>
          <w:p w14:paraId="7E072F00" w14:textId="77777777" w:rsidR="003E601E" w:rsidRPr="001D3869" w:rsidRDefault="003E601E" w:rsidP="00A25F9E"/>
        </w:tc>
      </w:tr>
      <w:tr w:rsidR="003E601E" w:rsidRPr="001D3869" w14:paraId="7B81CFE8" w14:textId="77777777" w:rsidTr="00A25F9E">
        <w:trPr>
          <w:trHeight w:val="360"/>
          <w:jc w:val="center"/>
        </w:trPr>
        <w:tc>
          <w:tcPr>
            <w:tcW w:w="2401" w:type="dxa"/>
            <w:gridSpan w:val="2"/>
            <w:tcBorders>
              <w:top w:val="single" w:sz="12" w:space="0" w:color="auto"/>
              <w:left w:val="single" w:sz="12" w:space="0" w:color="auto"/>
              <w:bottom w:val="single" w:sz="12" w:space="0" w:color="auto"/>
            </w:tcBorders>
            <w:shd w:val="clear" w:color="auto" w:fill="000000"/>
            <w:vAlign w:val="center"/>
          </w:tcPr>
          <w:p w14:paraId="305255FC"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799" w:type="dxa"/>
            <w:tcBorders>
              <w:top w:val="single" w:sz="12" w:space="0" w:color="auto"/>
              <w:bottom w:val="single" w:sz="12" w:space="0" w:color="auto"/>
            </w:tcBorders>
            <w:shd w:val="clear" w:color="auto" w:fill="000000"/>
            <w:vAlign w:val="center"/>
          </w:tcPr>
          <w:p w14:paraId="61B9734B"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35" w:type="dxa"/>
            <w:gridSpan w:val="2"/>
            <w:tcBorders>
              <w:top w:val="single" w:sz="12" w:space="0" w:color="auto"/>
              <w:bottom w:val="single" w:sz="12" w:space="0" w:color="auto"/>
            </w:tcBorders>
            <w:shd w:val="clear" w:color="auto" w:fill="000000"/>
            <w:vAlign w:val="center"/>
          </w:tcPr>
          <w:p w14:paraId="228900C7"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7CEFA7C8"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145" w:type="dxa"/>
            <w:tcBorders>
              <w:top w:val="single" w:sz="12" w:space="0" w:color="auto"/>
              <w:bottom w:val="single" w:sz="12" w:space="0" w:color="auto"/>
              <w:right w:val="single" w:sz="12" w:space="0" w:color="auto"/>
            </w:tcBorders>
            <w:shd w:val="clear" w:color="auto" w:fill="000000"/>
            <w:vAlign w:val="center"/>
          </w:tcPr>
          <w:p w14:paraId="1104AD87"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380A5446" w14:textId="77777777" w:rsidTr="00A25F9E">
        <w:trPr>
          <w:trHeight w:val="288"/>
          <w:jc w:val="center"/>
        </w:trPr>
        <w:tc>
          <w:tcPr>
            <w:tcW w:w="2401" w:type="dxa"/>
            <w:gridSpan w:val="2"/>
            <w:tcBorders>
              <w:top w:val="single" w:sz="12" w:space="0" w:color="auto"/>
            </w:tcBorders>
            <w:vAlign w:val="center"/>
          </w:tcPr>
          <w:p w14:paraId="3E11FC81"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FIRST COAT</w:t>
            </w:r>
          </w:p>
        </w:tc>
        <w:tc>
          <w:tcPr>
            <w:tcW w:w="2799" w:type="dxa"/>
            <w:tcBorders>
              <w:top w:val="single" w:sz="12" w:space="0" w:color="auto"/>
            </w:tcBorders>
            <w:vAlign w:val="center"/>
          </w:tcPr>
          <w:p w14:paraId="5310B934"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635" w:type="dxa"/>
            <w:gridSpan w:val="2"/>
            <w:tcBorders>
              <w:top w:val="single" w:sz="12" w:space="0" w:color="auto"/>
            </w:tcBorders>
            <w:vAlign w:val="center"/>
          </w:tcPr>
          <w:p w14:paraId="439DDFA6" w14:textId="77777777" w:rsidR="003E601E" w:rsidRPr="00DC5B31" w:rsidRDefault="003E601E" w:rsidP="00A25F9E">
            <w:pPr>
              <w:autoSpaceDE/>
              <w:autoSpaceDN/>
              <w:adjustRightInd/>
              <w:spacing w:before="0" w:line="240" w:lineRule="auto"/>
              <w:ind w:left="0"/>
              <w:rPr>
                <w:sz w:val="16"/>
                <w:szCs w:val="16"/>
              </w:rPr>
            </w:pPr>
            <w:proofErr w:type="spellStart"/>
            <w:r w:rsidRPr="00DC5B31">
              <w:rPr>
                <w:sz w:val="16"/>
                <w:szCs w:val="16"/>
              </w:rPr>
              <w:t>Carboguard</w:t>
            </w:r>
            <w:proofErr w:type="spellEnd"/>
            <w:r w:rsidRPr="00DC5B31">
              <w:rPr>
                <w:sz w:val="16"/>
                <w:szCs w:val="16"/>
              </w:rPr>
              <w:t xml:space="preserve"> 891</w:t>
            </w:r>
            <w:r w:rsidR="002B7765" w:rsidRPr="00DC5B31">
              <w:rPr>
                <w:sz w:val="16"/>
                <w:szCs w:val="16"/>
              </w:rPr>
              <w:t xml:space="preserve"> </w:t>
            </w:r>
            <w:r w:rsidRPr="00DC5B31">
              <w:rPr>
                <w:sz w:val="16"/>
                <w:szCs w:val="16"/>
              </w:rPr>
              <w:t>Series</w:t>
            </w:r>
          </w:p>
        </w:tc>
        <w:tc>
          <w:tcPr>
            <w:tcW w:w="971" w:type="dxa"/>
            <w:tcBorders>
              <w:top w:val="single" w:sz="12" w:space="0" w:color="auto"/>
            </w:tcBorders>
            <w:vAlign w:val="center"/>
          </w:tcPr>
          <w:p w14:paraId="1A99C264"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119-214</w:t>
            </w:r>
          </w:p>
        </w:tc>
        <w:tc>
          <w:tcPr>
            <w:tcW w:w="1145" w:type="dxa"/>
            <w:tcBorders>
              <w:top w:val="single" w:sz="12" w:space="0" w:color="auto"/>
            </w:tcBorders>
            <w:vAlign w:val="center"/>
          </w:tcPr>
          <w:p w14:paraId="17C33D10"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3E601E" w:rsidRPr="001D3869" w14:paraId="22DBE8D9" w14:textId="77777777" w:rsidTr="00A25F9E">
        <w:trPr>
          <w:trHeight w:val="288"/>
          <w:jc w:val="center"/>
        </w:trPr>
        <w:tc>
          <w:tcPr>
            <w:tcW w:w="2401" w:type="dxa"/>
            <w:gridSpan w:val="2"/>
            <w:vAlign w:val="center"/>
          </w:tcPr>
          <w:p w14:paraId="7F4FC383"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799" w:type="dxa"/>
            <w:vAlign w:val="center"/>
          </w:tcPr>
          <w:p w14:paraId="320C80BC" w14:textId="77777777" w:rsidR="003E601E" w:rsidRPr="001D3869" w:rsidRDefault="003E601E" w:rsidP="00A25F9E">
            <w:pPr>
              <w:autoSpaceDE/>
              <w:autoSpaceDN/>
              <w:adjustRightInd/>
              <w:spacing w:before="0" w:line="240" w:lineRule="auto"/>
              <w:ind w:left="0"/>
              <w:rPr>
                <w:sz w:val="16"/>
                <w:szCs w:val="16"/>
              </w:rPr>
            </w:pPr>
            <w:proofErr w:type="spellStart"/>
            <w:r w:rsidRPr="003965C7">
              <w:rPr>
                <w:sz w:val="16"/>
                <w:szCs w:val="16"/>
              </w:rPr>
              <w:t>Dampney</w:t>
            </w:r>
            <w:proofErr w:type="spellEnd"/>
          </w:p>
        </w:tc>
        <w:tc>
          <w:tcPr>
            <w:tcW w:w="2635" w:type="dxa"/>
            <w:gridSpan w:val="2"/>
            <w:vAlign w:val="center"/>
          </w:tcPr>
          <w:p w14:paraId="24B387C9" w14:textId="77777777" w:rsidR="003E601E" w:rsidRPr="00DC5B31" w:rsidRDefault="003E601E" w:rsidP="00A25F9E">
            <w:pPr>
              <w:autoSpaceDE/>
              <w:autoSpaceDN/>
              <w:adjustRightInd/>
              <w:spacing w:before="0" w:line="240" w:lineRule="auto"/>
              <w:ind w:left="0"/>
              <w:rPr>
                <w:sz w:val="16"/>
                <w:szCs w:val="16"/>
              </w:rPr>
            </w:pPr>
            <w:proofErr w:type="spellStart"/>
            <w:r w:rsidRPr="00DC5B31">
              <w:rPr>
                <w:sz w:val="16"/>
                <w:szCs w:val="16"/>
              </w:rPr>
              <w:t>Apexior</w:t>
            </w:r>
            <w:proofErr w:type="spellEnd"/>
            <w:r w:rsidRPr="00DC5B31">
              <w:rPr>
                <w:sz w:val="16"/>
                <w:szCs w:val="16"/>
              </w:rPr>
              <w:t xml:space="preserve"> 3/3C</w:t>
            </w:r>
          </w:p>
          <w:p w14:paraId="166CFB8B" w14:textId="77777777" w:rsidR="003E601E" w:rsidRPr="00DC5B31" w:rsidRDefault="003E601E" w:rsidP="00A25F9E">
            <w:pPr>
              <w:autoSpaceDE/>
              <w:autoSpaceDN/>
              <w:adjustRightInd/>
              <w:spacing w:before="0" w:line="240" w:lineRule="auto"/>
              <w:ind w:left="0"/>
              <w:rPr>
                <w:sz w:val="16"/>
                <w:szCs w:val="16"/>
              </w:rPr>
            </w:pPr>
            <w:proofErr w:type="spellStart"/>
            <w:r w:rsidRPr="00DC5B31">
              <w:rPr>
                <w:sz w:val="16"/>
                <w:szCs w:val="16"/>
              </w:rPr>
              <w:t>Protexior</w:t>
            </w:r>
            <w:proofErr w:type="spellEnd"/>
            <w:r w:rsidRPr="00DC5B31">
              <w:rPr>
                <w:sz w:val="16"/>
                <w:szCs w:val="16"/>
              </w:rPr>
              <w:t xml:space="preserve"> 795</w:t>
            </w:r>
          </w:p>
        </w:tc>
        <w:tc>
          <w:tcPr>
            <w:tcW w:w="971" w:type="dxa"/>
            <w:vAlign w:val="center"/>
          </w:tcPr>
          <w:p w14:paraId="6DFACEF2" w14:textId="77777777" w:rsidR="003E601E" w:rsidRDefault="003E601E" w:rsidP="00A25F9E">
            <w:pPr>
              <w:autoSpaceDE/>
              <w:autoSpaceDN/>
              <w:adjustRightInd/>
              <w:spacing w:before="0" w:line="240" w:lineRule="auto"/>
              <w:ind w:left="0"/>
              <w:jc w:val="center"/>
              <w:rPr>
                <w:sz w:val="16"/>
                <w:szCs w:val="16"/>
              </w:rPr>
            </w:pPr>
            <w:r>
              <w:rPr>
                <w:sz w:val="16"/>
                <w:szCs w:val="16"/>
              </w:rPr>
              <w:t>413/336</w:t>
            </w:r>
          </w:p>
          <w:p w14:paraId="49E216BF" w14:textId="77777777" w:rsidR="003E601E" w:rsidRDefault="003E601E" w:rsidP="00A25F9E">
            <w:pPr>
              <w:autoSpaceDE/>
              <w:autoSpaceDN/>
              <w:adjustRightInd/>
              <w:spacing w:before="0" w:line="240" w:lineRule="auto"/>
              <w:ind w:left="0"/>
              <w:jc w:val="center"/>
              <w:rPr>
                <w:sz w:val="16"/>
                <w:szCs w:val="16"/>
              </w:rPr>
            </w:pPr>
            <w:r>
              <w:rPr>
                <w:sz w:val="16"/>
                <w:szCs w:val="16"/>
              </w:rPr>
              <w:t>125</w:t>
            </w:r>
          </w:p>
        </w:tc>
        <w:tc>
          <w:tcPr>
            <w:tcW w:w="1145" w:type="dxa"/>
            <w:vAlign w:val="center"/>
          </w:tcPr>
          <w:p w14:paraId="018F688B" w14:textId="77777777" w:rsidR="003E601E"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p w14:paraId="75AA5716"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523A07" w:rsidRPr="001D3869" w14:paraId="2144BA53" w14:textId="77777777" w:rsidTr="00A25F9E">
        <w:trPr>
          <w:trHeight w:val="288"/>
          <w:jc w:val="center"/>
        </w:trPr>
        <w:tc>
          <w:tcPr>
            <w:tcW w:w="2401" w:type="dxa"/>
            <w:gridSpan w:val="2"/>
            <w:vAlign w:val="center"/>
          </w:tcPr>
          <w:p w14:paraId="6980839A" w14:textId="77777777" w:rsidR="00523A07" w:rsidRPr="001D3869" w:rsidRDefault="00523A07" w:rsidP="00523A07">
            <w:pPr>
              <w:autoSpaceDE/>
              <w:autoSpaceDN/>
              <w:adjustRightInd/>
              <w:spacing w:before="0" w:line="240" w:lineRule="auto"/>
              <w:ind w:left="0"/>
              <w:rPr>
                <w:b/>
                <w:sz w:val="16"/>
                <w:szCs w:val="16"/>
              </w:rPr>
            </w:pPr>
            <w:r w:rsidRPr="001D3869">
              <w:rPr>
                <w:b/>
                <w:sz w:val="16"/>
                <w:szCs w:val="16"/>
              </w:rPr>
              <w:t>Thin Film</w:t>
            </w:r>
          </w:p>
        </w:tc>
        <w:tc>
          <w:tcPr>
            <w:tcW w:w="2799" w:type="dxa"/>
            <w:vAlign w:val="center"/>
          </w:tcPr>
          <w:p w14:paraId="0245A2AF" w14:textId="77777777" w:rsidR="00523A07" w:rsidRPr="001D3869" w:rsidRDefault="00523A07" w:rsidP="00523A07">
            <w:pPr>
              <w:autoSpaceDE/>
              <w:autoSpaceDN/>
              <w:adjustRightInd/>
              <w:spacing w:before="0" w:line="240" w:lineRule="auto"/>
              <w:ind w:left="0"/>
              <w:rPr>
                <w:sz w:val="16"/>
                <w:szCs w:val="16"/>
              </w:rPr>
            </w:pPr>
            <w:r w:rsidRPr="001D3869">
              <w:rPr>
                <w:sz w:val="16"/>
                <w:szCs w:val="16"/>
              </w:rPr>
              <w:t>Hempel Coatings (USA), Inc.</w:t>
            </w:r>
          </w:p>
        </w:tc>
        <w:tc>
          <w:tcPr>
            <w:tcW w:w="2635" w:type="dxa"/>
            <w:gridSpan w:val="2"/>
            <w:vAlign w:val="center"/>
          </w:tcPr>
          <w:p w14:paraId="447ED117" w14:textId="4C1D398B" w:rsidR="00523A07" w:rsidRPr="00DC5B31" w:rsidRDefault="00523A07" w:rsidP="00523A07">
            <w:pPr>
              <w:autoSpaceDE/>
              <w:autoSpaceDN/>
              <w:adjustRightInd/>
              <w:spacing w:before="0" w:line="240" w:lineRule="auto"/>
              <w:ind w:left="0"/>
              <w:rPr>
                <w:sz w:val="16"/>
                <w:szCs w:val="16"/>
              </w:rPr>
            </w:pPr>
            <w:proofErr w:type="spellStart"/>
            <w:r w:rsidRPr="00DC5B31">
              <w:rPr>
                <w:sz w:val="16"/>
                <w:szCs w:val="16"/>
              </w:rPr>
              <w:t>Hempadur</w:t>
            </w:r>
            <w:proofErr w:type="spellEnd"/>
            <w:r w:rsidRPr="00DC5B31">
              <w:rPr>
                <w:sz w:val="16"/>
                <w:szCs w:val="16"/>
              </w:rPr>
              <w:t xml:space="preserve"> 85671</w:t>
            </w:r>
          </w:p>
        </w:tc>
        <w:tc>
          <w:tcPr>
            <w:tcW w:w="971" w:type="dxa"/>
            <w:vAlign w:val="center"/>
          </w:tcPr>
          <w:p w14:paraId="50283E11" w14:textId="2CDBB41F" w:rsidR="00523A07" w:rsidRPr="001D3869" w:rsidRDefault="00523A07" w:rsidP="00523A07">
            <w:pPr>
              <w:autoSpaceDE/>
              <w:autoSpaceDN/>
              <w:adjustRightInd/>
              <w:spacing w:before="0" w:line="240" w:lineRule="auto"/>
              <w:ind w:left="0"/>
              <w:jc w:val="center"/>
              <w:rPr>
                <w:sz w:val="16"/>
                <w:szCs w:val="16"/>
              </w:rPr>
            </w:pPr>
            <w:r>
              <w:rPr>
                <w:sz w:val="16"/>
                <w:szCs w:val="16"/>
                <w:lang w:val="ru-RU"/>
              </w:rPr>
              <w:t>320</w:t>
            </w:r>
          </w:p>
        </w:tc>
        <w:tc>
          <w:tcPr>
            <w:tcW w:w="1145" w:type="dxa"/>
            <w:vAlign w:val="center"/>
          </w:tcPr>
          <w:p w14:paraId="32E1F36F" w14:textId="31662EFD" w:rsidR="00523A07" w:rsidRPr="004F4BE5" w:rsidRDefault="00523A07" w:rsidP="00523A07">
            <w:pPr>
              <w:autoSpaceDE/>
              <w:autoSpaceDN/>
              <w:adjustRightInd/>
              <w:spacing w:before="0" w:line="240" w:lineRule="auto"/>
              <w:ind w:left="0"/>
              <w:rPr>
                <w:sz w:val="16"/>
                <w:szCs w:val="16"/>
              </w:rPr>
            </w:pPr>
            <w:r w:rsidRPr="004F4BE5">
              <w:rPr>
                <w:sz w:val="16"/>
                <w:szCs w:val="16"/>
              </w:rPr>
              <w:t>95°C (203°F)</w:t>
            </w:r>
          </w:p>
        </w:tc>
      </w:tr>
      <w:tr w:rsidR="00D22017" w:rsidRPr="001D3869" w14:paraId="55960FD4" w14:textId="77777777" w:rsidTr="00A25F9E">
        <w:trPr>
          <w:trHeight w:val="288"/>
          <w:jc w:val="center"/>
        </w:trPr>
        <w:tc>
          <w:tcPr>
            <w:tcW w:w="2401" w:type="dxa"/>
            <w:gridSpan w:val="2"/>
            <w:vAlign w:val="center"/>
          </w:tcPr>
          <w:p w14:paraId="64ACC330" w14:textId="77777777" w:rsidR="00D22017" w:rsidRPr="001D3869" w:rsidRDefault="00D22017" w:rsidP="00D22017">
            <w:pPr>
              <w:autoSpaceDE/>
              <w:autoSpaceDN/>
              <w:adjustRightInd/>
              <w:spacing w:before="0" w:line="240" w:lineRule="auto"/>
              <w:ind w:left="0"/>
              <w:rPr>
                <w:b/>
                <w:sz w:val="16"/>
                <w:szCs w:val="16"/>
              </w:rPr>
            </w:pPr>
            <w:r w:rsidRPr="00AC6690">
              <w:rPr>
                <w:b/>
                <w:sz w:val="16"/>
                <w:szCs w:val="16"/>
              </w:rPr>
              <w:t>DFT as per Manufacturer’s Product Sheet</w:t>
            </w:r>
          </w:p>
        </w:tc>
        <w:tc>
          <w:tcPr>
            <w:tcW w:w="2799" w:type="dxa"/>
            <w:vAlign w:val="center"/>
          </w:tcPr>
          <w:p w14:paraId="52C8FBC0" w14:textId="77777777" w:rsidR="00D22017" w:rsidRPr="001D3869" w:rsidRDefault="00D22017" w:rsidP="00D22017">
            <w:pPr>
              <w:autoSpaceDE/>
              <w:autoSpaceDN/>
              <w:adjustRightInd/>
              <w:spacing w:before="0" w:line="240" w:lineRule="auto"/>
              <w:ind w:left="0"/>
              <w:rPr>
                <w:sz w:val="16"/>
                <w:szCs w:val="16"/>
              </w:rPr>
            </w:pPr>
            <w:r w:rsidRPr="001D3869">
              <w:rPr>
                <w:sz w:val="16"/>
                <w:szCs w:val="16"/>
              </w:rPr>
              <w:t>International</w:t>
            </w:r>
          </w:p>
        </w:tc>
        <w:tc>
          <w:tcPr>
            <w:tcW w:w="2635" w:type="dxa"/>
            <w:gridSpan w:val="2"/>
            <w:vAlign w:val="center"/>
          </w:tcPr>
          <w:p w14:paraId="6B255C1C" w14:textId="77777777" w:rsidR="00D22017" w:rsidRPr="00DC5B31" w:rsidRDefault="00D22017" w:rsidP="00D22017">
            <w:pPr>
              <w:autoSpaceDE/>
              <w:autoSpaceDN/>
              <w:adjustRightInd/>
              <w:spacing w:before="0" w:line="240" w:lineRule="auto"/>
              <w:ind w:left="0"/>
              <w:rPr>
                <w:sz w:val="16"/>
                <w:szCs w:val="16"/>
              </w:rPr>
            </w:pPr>
            <w:r w:rsidRPr="00DC5B31">
              <w:rPr>
                <w:sz w:val="16"/>
                <w:szCs w:val="16"/>
              </w:rPr>
              <w:t>Intergard 7500</w:t>
            </w:r>
          </w:p>
          <w:p w14:paraId="501A4472" w14:textId="5FB984B7" w:rsidR="00D22017" w:rsidRPr="00DC5B31" w:rsidRDefault="00D22017" w:rsidP="00D22017">
            <w:pPr>
              <w:autoSpaceDE/>
              <w:autoSpaceDN/>
              <w:adjustRightInd/>
              <w:spacing w:before="0" w:line="240" w:lineRule="auto"/>
              <w:ind w:left="0"/>
              <w:rPr>
                <w:sz w:val="16"/>
                <w:szCs w:val="16"/>
              </w:rPr>
            </w:pPr>
            <w:proofErr w:type="spellStart"/>
            <w:r w:rsidRPr="00DC5B31">
              <w:rPr>
                <w:sz w:val="16"/>
                <w:szCs w:val="16"/>
              </w:rPr>
              <w:t>Intershield</w:t>
            </w:r>
            <w:proofErr w:type="spellEnd"/>
            <w:r w:rsidRPr="00DC5B31">
              <w:rPr>
                <w:sz w:val="16"/>
                <w:szCs w:val="16"/>
              </w:rPr>
              <w:t xml:space="preserve"> 300 Series</w:t>
            </w:r>
          </w:p>
        </w:tc>
        <w:tc>
          <w:tcPr>
            <w:tcW w:w="971" w:type="dxa"/>
            <w:vAlign w:val="center"/>
          </w:tcPr>
          <w:p w14:paraId="2CCE5A69" w14:textId="77777777" w:rsidR="00D22017" w:rsidRPr="00FA47E9" w:rsidRDefault="00D22017" w:rsidP="00D22017">
            <w:pPr>
              <w:autoSpaceDE/>
              <w:autoSpaceDN/>
              <w:adjustRightInd/>
              <w:spacing w:before="0" w:line="240" w:lineRule="auto"/>
              <w:ind w:left="0"/>
              <w:jc w:val="center"/>
              <w:rPr>
                <w:sz w:val="16"/>
                <w:szCs w:val="16"/>
                <w:lang w:val="ru-RU"/>
              </w:rPr>
            </w:pPr>
            <w:r>
              <w:rPr>
                <w:sz w:val="16"/>
                <w:szCs w:val="16"/>
                <w:lang w:val="ru-RU"/>
              </w:rPr>
              <w:t>188</w:t>
            </w:r>
          </w:p>
          <w:p w14:paraId="6B5DA51E" w14:textId="4D8D5622" w:rsidR="00D22017" w:rsidRPr="001D3869" w:rsidRDefault="00D22017" w:rsidP="00D22017">
            <w:pPr>
              <w:autoSpaceDE/>
              <w:autoSpaceDN/>
              <w:adjustRightInd/>
              <w:spacing w:before="0" w:line="240" w:lineRule="auto"/>
              <w:ind w:left="0"/>
              <w:jc w:val="center"/>
              <w:rPr>
                <w:sz w:val="16"/>
                <w:szCs w:val="16"/>
              </w:rPr>
            </w:pPr>
            <w:r>
              <w:rPr>
                <w:sz w:val="16"/>
                <w:szCs w:val="16"/>
              </w:rPr>
              <w:t>206-386</w:t>
            </w:r>
          </w:p>
        </w:tc>
        <w:tc>
          <w:tcPr>
            <w:tcW w:w="1145" w:type="dxa"/>
            <w:vAlign w:val="center"/>
          </w:tcPr>
          <w:p w14:paraId="6E999156" w14:textId="77777777" w:rsidR="00D22017" w:rsidRPr="004F4BE5" w:rsidRDefault="00D22017" w:rsidP="00D22017">
            <w:pPr>
              <w:autoSpaceDE/>
              <w:autoSpaceDN/>
              <w:adjustRightInd/>
              <w:spacing w:before="0" w:line="240" w:lineRule="auto"/>
              <w:ind w:left="0"/>
              <w:rPr>
                <w:sz w:val="16"/>
                <w:szCs w:val="16"/>
              </w:rPr>
            </w:pPr>
            <w:r w:rsidRPr="004F4BE5">
              <w:rPr>
                <w:sz w:val="16"/>
                <w:szCs w:val="16"/>
              </w:rPr>
              <w:t>50°C (122°F)</w:t>
            </w:r>
          </w:p>
          <w:p w14:paraId="13BD05D9" w14:textId="2FB93100" w:rsidR="00D22017" w:rsidRPr="004F4BE5" w:rsidRDefault="00D22017" w:rsidP="00D22017">
            <w:pPr>
              <w:autoSpaceDE/>
              <w:autoSpaceDN/>
              <w:adjustRightInd/>
              <w:spacing w:before="0" w:line="240" w:lineRule="auto"/>
              <w:ind w:left="0"/>
              <w:rPr>
                <w:sz w:val="16"/>
                <w:szCs w:val="16"/>
              </w:rPr>
            </w:pPr>
            <w:r w:rsidRPr="004F4BE5">
              <w:rPr>
                <w:sz w:val="16"/>
                <w:szCs w:val="16"/>
              </w:rPr>
              <w:t>80°C (167°F)</w:t>
            </w:r>
          </w:p>
        </w:tc>
      </w:tr>
      <w:tr w:rsidR="00E64458" w:rsidRPr="001D3869" w14:paraId="6316BA9E" w14:textId="77777777" w:rsidTr="00A25F9E">
        <w:trPr>
          <w:trHeight w:val="288"/>
          <w:jc w:val="center"/>
        </w:trPr>
        <w:tc>
          <w:tcPr>
            <w:tcW w:w="2401" w:type="dxa"/>
            <w:gridSpan w:val="2"/>
            <w:vAlign w:val="center"/>
          </w:tcPr>
          <w:p w14:paraId="78EA191F" w14:textId="77777777" w:rsidR="00E64458" w:rsidRPr="001D3869" w:rsidRDefault="00E64458" w:rsidP="00E64458">
            <w:pPr>
              <w:autoSpaceDE/>
              <w:autoSpaceDN/>
              <w:adjustRightInd/>
              <w:spacing w:before="0" w:line="240" w:lineRule="auto"/>
              <w:ind w:left="0"/>
              <w:rPr>
                <w:b/>
                <w:sz w:val="16"/>
                <w:szCs w:val="16"/>
              </w:rPr>
            </w:pPr>
          </w:p>
        </w:tc>
        <w:tc>
          <w:tcPr>
            <w:tcW w:w="2799" w:type="dxa"/>
            <w:vAlign w:val="center"/>
          </w:tcPr>
          <w:p w14:paraId="47D2A3B0" w14:textId="77777777" w:rsidR="00E64458" w:rsidRPr="001D3869" w:rsidRDefault="00E64458" w:rsidP="00E64458">
            <w:pPr>
              <w:autoSpaceDE/>
              <w:autoSpaceDN/>
              <w:adjustRightInd/>
              <w:spacing w:before="0" w:line="240" w:lineRule="auto"/>
              <w:ind w:left="0"/>
              <w:rPr>
                <w:sz w:val="16"/>
                <w:szCs w:val="16"/>
              </w:rPr>
            </w:pPr>
            <w:r w:rsidRPr="001D3869">
              <w:rPr>
                <w:sz w:val="16"/>
                <w:szCs w:val="16"/>
              </w:rPr>
              <w:t>Jotun Paints</w:t>
            </w:r>
          </w:p>
        </w:tc>
        <w:tc>
          <w:tcPr>
            <w:tcW w:w="2635" w:type="dxa"/>
            <w:gridSpan w:val="2"/>
            <w:vAlign w:val="center"/>
          </w:tcPr>
          <w:p w14:paraId="7790B245" w14:textId="77777777" w:rsidR="00E64458" w:rsidRPr="00DC5B31" w:rsidRDefault="00E64458" w:rsidP="00E64458">
            <w:pPr>
              <w:autoSpaceDE/>
              <w:autoSpaceDN/>
              <w:adjustRightInd/>
              <w:spacing w:before="0" w:line="240" w:lineRule="auto"/>
              <w:ind w:left="0"/>
              <w:rPr>
                <w:sz w:val="16"/>
                <w:szCs w:val="16"/>
                <w:lang w:val="ru-RU"/>
              </w:rPr>
            </w:pPr>
            <w:proofErr w:type="spellStart"/>
            <w:r w:rsidRPr="00DC5B31">
              <w:rPr>
                <w:sz w:val="16"/>
                <w:szCs w:val="16"/>
              </w:rPr>
              <w:t>Jotacote</w:t>
            </w:r>
            <w:proofErr w:type="spellEnd"/>
            <w:r w:rsidRPr="00DC5B31">
              <w:rPr>
                <w:sz w:val="16"/>
                <w:szCs w:val="16"/>
              </w:rPr>
              <w:t xml:space="preserve"> HF002</w:t>
            </w:r>
          </w:p>
          <w:p w14:paraId="76DE604A" w14:textId="44F0B571" w:rsidR="00E64458" w:rsidRPr="00DC5B31" w:rsidRDefault="00E64458" w:rsidP="00E64458">
            <w:pPr>
              <w:autoSpaceDE/>
              <w:autoSpaceDN/>
              <w:adjustRightInd/>
              <w:spacing w:before="0" w:line="240" w:lineRule="auto"/>
              <w:ind w:left="0"/>
              <w:rPr>
                <w:sz w:val="16"/>
                <w:szCs w:val="16"/>
              </w:rPr>
            </w:pPr>
            <w:proofErr w:type="spellStart"/>
            <w:r w:rsidRPr="00DC5B31">
              <w:rPr>
                <w:sz w:val="16"/>
                <w:szCs w:val="16"/>
              </w:rPr>
              <w:t>Penguard</w:t>
            </w:r>
            <w:proofErr w:type="spellEnd"/>
            <w:r w:rsidRPr="00DC5B31">
              <w:rPr>
                <w:sz w:val="16"/>
                <w:szCs w:val="16"/>
                <w:lang w:val="ru-RU"/>
              </w:rPr>
              <w:t xml:space="preserve"> </w:t>
            </w:r>
            <w:r w:rsidRPr="00DC5B31">
              <w:rPr>
                <w:sz w:val="16"/>
                <w:szCs w:val="16"/>
              </w:rPr>
              <w:t xml:space="preserve">Universal </w:t>
            </w:r>
          </w:p>
        </w:tc>
        <w:tc>
          <w:tcPr>
            <w:tcW w:w="971" w:type="dxa"/>
            <w:vAlign w:val="center"/>
          </w:tcPr>
          <w:p w14:paraId="24674362" w14:textId="77777777" w:rsidR="00E64458" w:rsidRDefault="00E64458" w:rsidP="00E64458">
            <w:pPr>
              <w:autoSpaceDE/>
              <w:autoSpaceDN/>
              <w:adjustRightInd/>
              <w:spacing w:before="0" w:line="240" w:lineRule="auto"/>
              <w:ind w:left="0"/>
              <w:jc w:val="center"/>
              <w:rPr>
                <w:sz w:val="16"/>
                <w:szCs w:val="16"/>
                <w:lang w:val="ru-RU"/>
              </w:rPr>
            </w:pPr>
            <w:r>
              <w:rPr>
                <w:sz w:val="16"/>
                <w:szCs w:val="16"/>
                <w:lang w:val="ru-RU"/>
              </w:rPr>
              <w:t>306</w:t>
            </w:r>
          </w:p>
          <w:p w14:paraId="4C20F06B" w14:textId="6A355C88" w:rsidR="00E64458" w:rsidRPr="001D3869" w:rsidRDefault="00E64458" w:rsidP="00E64458">
            <w:pPr>
              <w:autoSpaceDE/>
              <w:autoSpaceDN/>
              <w:adjustRightInd/>
              <w:spacing w:before="0" w:line="240" w:lineRule="auto"/>
              <w:ind w:left="0"/>
              <w:jc w:val="center"/>
              <w:rPr>
                <w:sz w:val="16"/>
                <w:szCs w:val="16"/>
              </w:rPr>
            </w:pPr>
            <w:r>
              <w:rPr>
                <w:sz w:val="16"/>
                <w:szCs w:val="16"/>
              </w:rPr>
              <w:t>240</w:t>
            </w:r>
          </w:p>
        </w:tc>
        <w:tc>
          <w:tcPr>
            <w:tcW w:w="1145" w:type="dxa"/>
            <w:vAlign w:val="center"/>
          </w:tcPr>
          <w:p w14:paraId="26B40453" w14:textId="77777777" w:rsidR="00E64458" w:rsidRPr="001D3869" w:rsidRDefault="00E64458" w:rsidP="00E64458">
            <w:pPr>
              <w:autoSpaceDE/>
              <w:autoSpaceDN/>
              <w:adjustRightInd/>
              <w:spacing w:before="0" w:line="240" w:lineRule="auto"/>
              <w:ind w:left="0"/>
              <w:rPr>
                <w:sz w:val="16"/>
                <w:szCs w:val="16"/>
              </w:rPr>
            </w:pPr>
            <w:r>
              <w:rPr>
                <w:sz w:val="16"/>
                <w:szCs w:val="16"/>
              </w:rPr>
              <w:t>50</w:t>
            </w:r>
            <w:r w:rsidRPr="001D3869">
              <w:rPr>
                <w:sz w:val="16"/>
                <w:szCs w:val="16"/>
              </w:rPr>
              <w:t>°</w:t>
            </w:r>
            <w:r>
              <w:rPr>
                <w:sz w:val="16"/>
                <w:szCs w:val="16"/>
              </w:rPr>
              <w:t>C (122</w:t>
            </w:r>
            <w:r w:rsidRPr="001D3869">
              <w:rPr>
                <w:sz w:val="16"/>
                <w:szCs w:val="16"/>
              </w:rPr>
              <w:t>°F</w:t>
            </w:r>
            <w:r>
              <w:rPr>
                <w:sz w:val="16"/>
                <w:szCs w:val="16"/>
              </w:rPr>
              <w:t>)</w:t>
            </w:r>
          </w:p>
        </w:tc>
      </w:tr>
      <w:tr w:rsidR="00EC0AF3" w:rsidRPr="001D3869" w14:paraId="6EA83186" w14:textId="77777777" w:rsidTr="00A25F9E">
        <w:trPr>
          <w:trHeight w:val="288"/>
          <w:jc w:val="center"/>
        </w:trPr>
        <w:tc>
          <w:tcPr>
            <w:tcW w:w="2401" w:type="dxa"/>
            <w:gridSpan w:val="2"/>
            <w:vAlign w:val="center"/>
          </w:tcPr>
          <w:p w14:paraId="573A937B" w14:textId="77777777" w:rsidR="00EC0AF3" w:rsidRPr="001D3869" w:rsidRDefault="00EC0AF3" w:rsidP="00EC0AF3">
            <w:pPr>
              <w:autoSpaceDE/>
              <w:autoSpaceDN/>
              <w:adjustRightInd/>
              <w:spacing w:before="0" w:line="240" w:lineRule="auto"/>
              <w:ind w:left="0"/>
              <w:rPr>
                <w:b/>
                <w:sz w:val="16"/>
                <w:szCs w:val="16"/>
              </w:rPr>
            </w:pPr>
          </w:p>
        </w:tc>
        <w:tc>
          <w:tcPr>
            <w:tcW w:w="2799" w:type="dxa"/>
            <w:vAlign w:val="center"/>
          </w:tcPr>
          <w:p w14:paraId="7D38CCAB" w14:textId="77777777" w:rsidR="00EC0AF3" w:rsidRPr="001D3869" w:rsidRDefault="00EC0AF3" w:rsidP="00EC0AF3">
            <w:pPr>
              <w:autoSpaceDE/>
              <w:autoSpaceDN/>
              <w:adjustRightInd/>
              <w:spacing w:before="0" w:line="240" w:lineRule="auto"/>
              <w:ind w:left="0"/>
              <w:rPr>
                <w:sz w:val="16"/>
                <w:szCs w:val="16"/>
              </w:rPr>
            </w:pPr>
            <w:r>
              <w:rPr>
                <w:sz w:val="16"/>
                <w:szCs w:val="16"/>
              </w:rPr>
              <w:t>PPG</w:t>
            </w:r>
          </w:p>
        </w:tc>
        <w:tc>
          <w:tcPr>
            <w:tcW w:w="2635" w:type="dxa"/>
            <w:gridSpan w:val="2"/>
            <w:vAlign w:val="center"/>
          </w:tcPr>
          <w:p w14:paraId="71B70670" w14:textId="77777777" w:rsidR="00EC0AF3" w:rsidRPr="00DC5B31" w:rsidRDefault="00EC0AF3" w:rsidP="00EC0AF3">
            <w:pPr>
              <w:autoSpaceDE/>
              <w:autoSpaceDN/>
              <w:adjustRightInd/>
              <w:spacing w:before="0" w:line="240" w:lineRule="auto"/>
              <w:ind w:left="0"/>
              <w:rPr>
                <w:sz w:val="16"/>
                <w:szCs w:val="16"/>
                <w:lang w:val="ru-RU"/>
              </w:rPr>
            </w:pPr>
            <w:proofErr w:type="spellStart"/>
            <w:r w:rsidRPr="00DC5B31">
              <w:rPr>
                <w:sz w:val="16"/>
                <w:szCs w:val="16"/>
              </w:rPr>
              <w:t>Amercoat</w:t>
            </w:r>
            <w:proofErr w:type="spellEnd"/>
            <w:r w:rsidRPr="00DC5B31">
              <w:rPr>
                <w:sz w:val="16"/>
                <w:szCs w:val="16"/>
              </w:rPr>
              <w:t xml:space="preserve"> 90HS </w:t>
            </w:r>
          </w:p>
          <w:p w14:paraId="0710A70C" w14:textId="13B94528" w:rsidR="00EC0AF3" w:rsidRPr="00DC5B31" w:rsidRDefault="00EC0AF3" w:rsidP="00EC0AF3">
            <w:pPr>
              <w:autoSpaceDE/>
              <w:autoSpaceDN/>
              <w:adjustRightInd/>
              <w:spacing w:before="0" w:line="240" w:lineRule="auto"/>
              <w:ind w:left="0"/>
              <w:rPr>
                <w:sz w:val="16"/>
                <w:szCs w:val="16"/>
              </w:rPr>
            </w:pPr>
            <w:proofErr w:type="spellStart"/>
            <w:r w:rsidRPr="00DC5B31">
              <w:rPr>
                <w:sz w:val="16"/>
                <w:szCs w:val="16"/>
              </w:rPr>
              <w:t>Sigmacover</w:t>
            </w:r>
            <w:proofErr w:type="spellEnd"/>
            <w:r w:rsidRPr="00DC5B31">
              <w:rPr>
                <w:sz w:val="16"/>
                <w:szCs w:val="16"/>
              </w:rPr>
              <w:t xml:space="preserve"> 380</w:t>
            </w:r>
          </w:p>
        </w:tc>
        <w:tc>
          <w:tcPr>
            <w:tcW w:w="971" w:type="dxa"/>
            <w:vAlign w:val="center"/>
          </w:tcPr>
          <w:p w14:paraId="2EE76B41" w14:textId="77777777" w:rsidR="00EC0AF3" w:rsidRPr="005C5C3C" w:rsidRDefault="00EC0AF3" w:rsidP="00EC0AF3">
            <w:pPr>
              <w:autoSpaceDE/>
              <w:autoSpaceDN/>
              <w:adjustRightInd/>
              <w:spacing w:before="0" w:line="240" w:lineRule="auto"/>
              <w:ind w:left="0"/>
              <w:jc w:val="center"/>
              <w:rPr>
                <w:sz w:val="16"/>
                <w:szCs w:val="16"/>
                <w:lang w:val="ru-RU"/>
              </w:rPr>
            </w:pPr>
            <w:r>
              <w:rPr>
                <w:sz w:val="16"/>
                <w:szCs w:val="16"/>
                <w:lang w:val="ru-RU"/>
              </w:rPr>
              <w:t>315-324</w:t>
            </w:r>
          </w:p>
          <w:p w14:paraId="24E532A1" w14:textId="11F7616E" w:rsidR="00EC0AF3" w:rsidRPr="001D3869" w:rsidRDefault="00EC0AF3" w:rsidP="00EC0AF3">
            <w:pPr>
              <w:autoSpaceDE/>
              <w:autoSpaceDN/>
              <w:adjustRightInd/>
              <w:spacing w:before="0" w:line="240" w:lineRule="auto"/>
              <w:ind w:left="0"/>
              <w:jc w:val="center"/>
              <w:rPr>
                <w:sz w:val="16"/>
                <w:szCs w:val="16"/>
              </w:rPr>
            </w:pPr>
            <w:r>
              <w:rPr>
                <w:sz w:val="16"/>
                <w:szCs w:val="16"/>
                <w:lang w:val="ru-RU"/>
              </w:rPr>
              <w:t>233-324</w:t>
            </w:r>
          </w:p>
        </w:tc>
        <w:tc>
          <w:tcPr>
            <w:tcW w:w="1145" w:type="dxa"/>
            <w:vAlign w:val="center"/>
          </w:tcPr>
          <w:p w14:paraId="07D417F8" w14:textId="77777777" w:rsidR="00EC0AF3" w:rsidRPr="001D3869" w:rsidRDefault="00EC0AF3" w:rsidP="00EC0AF3">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0EFF73C5" w14:textId="77777777" w:rsidTr="00A25F9E">
        <w:trPr>
          <w:trHeight w:val="288"/>
          <w:jc w:val="center"/>
        </w:trPr>
        <w:tc>
          <w:tcPr>
            <w:tcW w:w="2401" w:type="dxa"/>
            <w:gridSpan w:val="2"/>
            <w:vAlign w:val="center"/>
          </w:tcPr>
          <w:p w14:paraId="4580D6DE" w14:textId="77777777" w:rsidR="003E601E" w:rsidRPr="001D3869" w:rsidRDefault="003E601E" w:rsidP="00A25F9E">
            <w:pPr>
              <w:autoSpaceDE/>
              <w:autoSpaceDN/>
              <w:adjustRightInd/>
              <w:spacing w:before="0" w:line="240" w:lineRule="auto"/>
              <w:ind w:left="0"/>
              <w:rPr>
                <w:b/>
                <w:sz w:val="16"/>
                <w:szCs w:val="16"/>
              </w:rPr>
            </w:pPr>
          </w:p>
        </w:tc>
        <w:tc>
          <w:tcPr>
            <w:tcW w:w="2799" w:type="dxa"/>
            <w:vAlign w:val="center"/>
          </w:tcPr>
          <w:p w14:paraId="7ABFDFC8"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635" w:type="dxa"/>
            <w:gridSpan w:val="2"/>
            <w:vAlign w:val="center"/>
          </w:tcPr>
          <w:p w14:paraId="2DF8F365" w14:textId="53D90683" w:rsidR="003E601E" w:rsidRPr="00DC5B31" w:rsidRDefault="003E601E" w:rsidP="00A25F9E">
            <w:pPr>
              <w:autoSpaceDE/>
              <w:autoSpaceDN/>
              <w:adjustRightInd/>
              <w:spacing w:before="0" w:line="240" w:lineRule="auto"/>
              <w:ind w:left="0"/>
              <w:rPr>
                <w:sz w:val="16"/>
                <w:szCs w:val="16"/>
              </w:rPr>
            </w:pPr>
            <w:proofErr w:type="spellStart"/>
            <w:r w:rsidRPr="00DC5B31">
              <w:rPr>
                <w:sz w:val="16"/>
                <w:szCs w:val="16"/>
              </w:rPr>
              <w:t>Phenicon</w:t>
            </w:r>
            <w:proofErr w:type="spellEnd"/>
            <w:r w:rsidRPr="00DC5B31">
              <w:rPr>
                <w:sz w:val="16"/>
                <w:szCs w:val="16"/>
              </w:rPr>
              <w:t xml:space="preserve"> HS </w:t>
            </w:r>
          </w:p>
        </w:tc>
        <w:tc>
          <w:tcPr>
            <w:tcW w:w="971" w:type="dxa"/>
            <w:vAlign w:val="center"/>
          </w:tcPr>
          <w:p w14:paraId="429E275C" w14:textId="77777777" w:rsidR="003E601E" w:rsidRPr="001D3869" w:rsidRDefault="003E601E" w:rsidP="00A25F9E">
            <w:pPr>
              <w:autoSpaceDE/>
              <w:autoSpaceDN/>
              <w:adjustRightInd/>
              <w:spacing w:before="0" w:line="240" w:lineRule="auto"/>
              <w:ind w:left="0"/>
              <w:jc w:val="center"/>
              <w:rPr>
                <w:sz w:val="16"/>
                <w:szCs w:val="16"/>
              </w:rPr>
            </w:pPr>
            <w:r w:rsidRPr="00161B3E">
              <w:rPr>
                <w:sz w:val="16"/>
                <w:szCs w:val="16"/>
              </w:rPr>
              <w:t xml:space="preserve">&lt; 250          </w:t>
            </w:r>
          </w:p>
        </w:tc>
        <w:tc>
          <w:tcPr>
            <w:tcW w:w="1145" w:type="dxa"/>
            <w:vAlign w:val="center"/>
          </w:tcPr>
          <w:p w14:paraId="4858BAB4"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09B0C941" w14:textId="77777777" w:rsidTr="00A25F9E">
        <w:trPr>
          <w:trHeight w:val="288"/>
          <w:jc w:val="center"/>
        </w:trPr>
        <w:tc>
          <w:tcPr>
            <w:tcW w:w="2401" w:type="dxa"/>
            <w:gridSpan w:val="2"/>
            <w:vAlign w:val="center"/>
          </w:tcPr>
          <w:p w14:paraId="79090103" w14:textId="77777777" w:rsidR="003E601E" w:rsidRPr="001D3869" w:rsidRDefault="003E601E" w:rsidP="00A25F9E">
            <w:pPr>
              <w:autoSpaceDE/>
              <w:autoSpaceDN/>
              <w:adjustRightInd/>
              <w:spacing w:before="0" w:line="240" w:lineRule="auto"/>
              <w:ind w:left="0"/>
              <w:rPr>
                <w:b/>
                <w:sz w:val="16"/>
                <w:szCs w:val="16"/>
              </w:rPr>
            </w:pPr>
          </w:p>
        </w:tc>
        <w:tc>
          <w:tcPr>
            <w:tcW w:w="2799" w:type="dxa"/>
            <w:vAlign w:val="center"/>
          </w:tcPr>
          <w:p w14:paraId="6978D5FC" w14:textId="1E3C5914"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635" w:type="dxa"/>
            <w:gridSpan w:val="2"/>
            <w:vAlign w:val="center"/>
          </w:tcPr>
          <w:p w14:paraId="5BB6152A" w14:textId="2159A1BF" w:rsidR="003E601E" w:rsidRPr="00DC5B31" w:rsidRDefault="003E601E" w:rsidP="00A25F9E">
            <w:pPr>
              <w:autoSpaceDE/>
              <w:autoSpaceDN/>
              <w:adjustRightInd/>
              <w:spacing w:before="0" w:line="240" w:lineRule="auto"/>
              <w:ind w:left="0"/>
              <w:rPr>
                <w:sz w:val="16"/>
                <w:szCs w:val="16"/>
              </w:rPr>
            </w:pPr>
            <w:r w:rsidRPr="00DC5B31">
              <w:rPr>
                <w:sz w:val="16"/>
                <w:szCs w:val="16"/>
              </w:rPr>
              <w:t xml:space="preserve">Series L69 Hi-Build </w:t>
            </w:r>
            <w:proofErr w:type="spellStart"/>
            <w:r w:rsidRPr="00DC5B31">
              <w:rPr>
                <w:sz w:val="16"/>
                <w:szCs w:val="16"/>
              </w:rPr>
              <w:t>Epoxoline</w:t>
            </w:r>
            <w:proofErr w:type="spellEnd"/>
            <w:r w:rsidRPr="00DC5B31">
              <w:rPr>
                <w:sz w:val="16"/>
                <w:szCs w:val="16"/>
              </w:rPr>
              <w:t xml:space="preserve"> II </w:t>
            </w:r>
          </w:p>
        </w:tc>
        <w:tc>
          <w:tcPr>
            <w:tcW w:w="971" w:type="dxa"/>
            <w:vAlign w:val="center"/>
          </w:tcPr>
          <w:p w14:paraId="7356C652"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98</w:t>
            </w:r>
          </w:p>
        </w:tc>
        <w:tc>
          <w:tcPr>
            <w:tcW w:w="1145" w:type="dxa"/>
            <w:vAlign w:val="center"/>
          </w:tcPr>
          <w:p w14:paraId="63031E5D"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3E601E" w:rsidRPr="001D3869" w14:paraId="4E456E22" w14:textId="77777777" w:rsidTr="00A25F9E">
        <w:trPr>
          <w:trHeight w:val="288"/>
          <w:jc w:val="center"/>
        </w:trPr>
        <w:tc>
          <w:tcPr>
            <w:tcW w:w="2401" w:type="dxa"/>
            <w:gridSpan w:val="2"/>
            <w:vAlign w:val="center"/>
          </w:tcPr>
          <w:p w14:paraId="5E257291" w14:textId="77777777" w:rsidR="003E601E" w:rsidRPr="001D3869" w:rsidRDefault="003E601E" w:rsidP="00A25F9E">
            <w:pPr>
              <w:autoSpaceDE/>
              <w:autoSpaceDN/>
              <w:adjustRightInd/>
              <w:spacing w:before="0" w:line="240" w:lineRule="auto"/>
              <w:ind w:left="0"/>
              <w:rPr>
                <w:b/>
                <w:sz w:val="16"/>
                <w:szCs w:val="16"/>
              </w:rPr>
            </w:pPr>
          </w:p>
        </w:tc>
        <w:tc>
          <w:tcPr>
            <w:tcW w:w="5434" w:type="dxa"/>
            <w:gridSpan w:val="3"/>
            <w:vAlign w:val="center"/>
          </w:tcPr>
          <w:p w14:paraId="5DA9081B" w14:textId="77777777" w:rsidR="003E601E" w:rsidRPr="00DC5B31" w:rsidRDefault="003E601E" w:rsidP="00A25F9E">
            <w:pPr>
              <w:spacing w:before="0" w:line="240" w:lineRule="auto"/>
              <w:ind w:left="0"/>
              <w:rPr>
                <w:sz w:val="16"/>
                <w:szCs w:val="16"/>
              </w:rPr>
            </w:pPr>
            <w:r w:rsidRPr="00DC5B31">
              <w:rPr>
                <w:i/>
                <w:sz w:val="14"/>
                <w:szCs w:val="14"/>
              </w:rPr>
              <w:t>Note: Stripe coat of welds and edges highly recommended.</w:t>
            </w:r>
          </w:p>
        </w:tc>
        <w:tc>
          <w:tcPr>
            <w:tcW w:w="971" w:type="dxa"/>
            <w:vAlign w:val="center"/>
          </w:tcPr>
          <w:p w14:paraId="38A8CF12" w14:textId="77777777" w:rsidR="003E601E" w:rsidRPr="001D3869" w:rsidRDefault="003E601E" w:rsidP="00A25F9E">
            <w:pPr>
              <w:spacing w:before="0" w:line="240" w:lineRule="auto"/>
              <w:ind w:left="0"/>
              <w:rPr>
                <w:sz w:val="16"/>
                <w:szCs w:val="16"/>
              </w:rPr>
            </w:pPr>
          </w:p>
        </w:tc>
        <w:tc>
          <w:tcPr>
            <w:tcW w:w="1145" w:type="dxa"/>
          </w:tcPr>
          <w:p w14:paraId="3F1CC885" w14:textId="77777777" w:rsidR="003E601E" w:rsidRPr="001D3869" w:rsidRDefault="003E601E" w:rsidP="00A25F9E">
            <w:pPr>
              <w:autoSpaceDE/>
              <w:autoSpaceDN/>
              <w:adjustRightInd/>
              <w:spacing w:before="0" w:line="240" w:lineRule="auto"/>
              <w:ind w:left="0"/>
              <w:rPr>
                <w:sz w:val="16"/>
                <w:szCs w:val="16"/>
              </w:rPr>
            </w:pPr>
          </w:p>
        </w:tc>
      </w:tr>
      <w:tr w:rsidR="003E601E" w:rsidRPr="001D3869" w14:paraId="655337FB" w14:textId="77777777" w:rsidTr="00A25F9E">
        <w:trPr>
          <w:trHeight w:val="288"/>
          <w:jc w:val="center"/>
        </w:trPr>
        <w:tc>
          <w:tcPr>
            <w:tcW w:w="2401" w:type="dxa"/>
            <w:gridSpan w:val="2"/>
            <w:tcBorders>
              <w:top w:val="single" w:sz="12" w:space="0" w:color="auto"/>
            </w:tcBorders>
            <w:vAlign w:val="center"/>
          </w:tcPr>
          <w:p w14:paraId="589EE3B2"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 COAT</w:t>
            </w:r>
          </w:p>
        </w:tc>
        <w:tc>
          <w:tcPr>
            <w:tcW w:w="2799" w:type="dxa"/>
            <w:tcBorders>
              <w:top w:val="single" w:sz="12" w:space="0" w:color="auto"/>
            </w:tcBorders>
            <w:vAlign w:val="center"/>
          </w:tcPr>
          <w:p w14:paraId="6291F93B"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635" w:type="dxa"/>
            <w:gridSpan w:val="2"/>
            <w:tcBorders>
              <w:top w:val="single" w:sz="12" w:space="0" w:color="auto"/>
            </w:tcBorders>
            <w:vAlign w:val="center"/>
          </w:tcPr>
          <w:p w14:paraId="151336E9" w14:textId="77777777" w:rsidR="003E601E" w:rsidRPr="00DC5B31" w:rsidRDefault="003E601E" w:rsidP="00A25F9E">
            <w:pPr>
              <w:autoSpaceDE/>
              <w:autoSpaceDN/>
              <w:adjustRightInd/>
              <w:spacing w:before="0" w:line="240" w:lineRule="auto"/>
              <w:ind w:left="0"/>
              <w:rPr>
                <w:sz w:val="16"/>
                <w:szCs w:val="16"/>
              </w:rPr>
            </w:pPr>
            <w:proofErr w:type="spellStart"/>
            <w:r w:rsidRPr="00DC5B31">
              <w:rPr>
                <w:sz w:val="16"/>
                <w:szCs w:val="16"/>
              </w:rPr>
              <w:t>Carboguard</w:t>
            </w:r>
            <w:proofErr w:type="spellEnd"/>
            <w:r w:rsidRPr="00DC5B31">
              <w:rPr>
                <w:sz w:val="16"/>
                <w:szCs w:val="16"/>
              </w:rPr>
              <w:t xml:space="preserve"> 891</w:t>
            </w:r>
            <w:r w:rsidR="002B7765" w:rsidRPr="00DC5B31">
              <w:rPr>
                <w:sz w:val="16"/>
                <w:szCs w:val="16"/>
              </w:rPr>
              <w:t xml:space="preserve"> </w:t>
            </w:r>
            <w:r w:rsidRPr="00DC5B31">
              <w:rPr>
                <w:sz w:val="16"/>
                <w:szCs w:val="16"/>
              </w:rPr>
              <w:t>Series</w:t>
            </w:r>
          </w:p>
        </w:tc>
        <w:tc>
          <w:tcPr>
            <w:tcW w:w="971" w:type="dxa"/>
            <w:tcBorders>
              <w:top w:val="single" w:sz="12" w:space="0" w:color="auto"/>
            </w:tcBorders>
            <w:vAlign w:val="center"/>
          </w:tcPr>
          <w:p w14:paraId="1D2E4065"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119-214</w:t>
            </w:r>
          </w:p>
        </w:tc>
        <w:tc>
          <w:tcPr>
            <w:tcW w:w="1145" w:type="dxa"/>
            <w:tcBorders>
              <w:top w:val="single" w:sz="12" w:space="0" w:color="auto"/>
            </w:tcBorders>
            <w:vAlign w:val="center"/>
          </w:tcPr>
          <w:p w14:paraId="12691B91"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235785" w:rsidRPr="001D3869" w14:paraId="42066027" w14:textId="77777777" w:rsidTr="00A25F9E">
        <w:trPr>
          <w:trHeight w:val="288"/>
          <w:jc w:val="center"/>
        </w:trPr>
        <w:tc>
          <w:tcPr>
            <w:tcW w:w="2401" w:type="dxa"/>
            <w:gridSpan w:val="2"/>
            <w:vAlign w:val="center"/>
          </w:tcPr>
          <w:p w14:paraId="44977BC3" w14:textId="77777777" w:rsidR="00235785" w:rsidRPr="001D3869" w:rsidRDefault="00235785" w:rsidP="00235785">
            <w:pPr>
              <w:autoSpaceDE/>
              <w:autoSpaceDN/>
              <w:adjustRightInd/>
              <w:spacing w:before="0" w:line="240" w:lineRule="auto"/>
              <w:ind w:left="0"/>
              <w:rPr>
                <w:b/>
                <w:sz w:val="16"/>
                <w:szCs w:val="16"/>
              </w:rPr>
            </w:pPr>
            <w:r w:rsidRPr="001D3869">
              <w:rPr>
                <w:b/>
                <w:sz w:val="16"/>
                <w:szCs w:val="16"/>
              </w:rPr>
              <w:t>Epoxy</w:t>
            </w:r>
          </w:p>
        </w:tc>
        <w:tc>
          <w:tcPr>
            <w:tcW w:w="2799" w:type="dxa"/>
            <w:vAlign w:val="center"/>
          </w:tcPr>
          <w:p w14:paraId="0273D10B" w14:textId="77777777" w:rsidR="00235785" w:rsidRPr="001D3869" w:rsidRDefault="00235785" w:rsidP="00235785">
            <w:pPr>
              <w:autoSpaceDE/>
              <w:autoSpaceDN/>
              <w:adjustRightInd/>
              <w:spacing w:before="0" w:line="240" w:lineRule="auto"/>
              <w:ind w:left="0"/>
              <w:rPr>
                <w:sz w:val="16"/>
                <w:szCs w:val="16"/>
              </w:rPr>
            </w:pPr>
            <w:proofErr w:type="spellStart"/>
            <w:r w:rsidRPr="003965C7">
              <w:rPr>
                <w:sz w:val="16"/>
                <w:szCs w:val="16"/>
              </w:rPr>
              <w:t>Dampney</w:t>
            </w:r>
            <w:proofErr w:type="spellEnd"/>
          </w:p>
        </w:tc>
        <w:tc>
          <w:tcPr>
            <w:tcW w:w="2635" w:type="dxa"/>
            <w:gridSpan w:val="2"/>
            <w:vAlign w:val="center"/>
          </w:tcPr>
          <w:p w14:paraId="6DE9E014" w14:textId="12616962" w:rsidR="00235785" w:rsidRPr="00DC5B31" w:rsidRDefault="00235785" w:rsidP="005659DC">
            <w:pPr>
              <w:autoSpaceDE/>
              <w:autoSpaceDN/>
              <w:adjustRightInd/>
              <w:spacing w:before="0" w:line="240" w:lineRule="auto"/>
              <w:ind w:left="0"/>
              <w:rPr>
                <w:sz w:val="16"/>
                <w:szCs w:val="16"/>
              </w:rPr>
            </w:pPr>
            <w:proofErr w:type="spellStart"/>
            <w:r w:rsidRPr="00DC5B31">
              <w:rPr>
                <w:sz w:val="16"/>
                <w:szCs w:val="16"/>
              </w:rPr>
              <w:t>Apexior</w:t>
            </w:r>
            <w:proofErr w:type="spellEnd"/>
            <w:r w:rsidRPr="00DC5B31">
              <w:rPr>
                <w:sz w:val="16"/>
                <w:szCs w:val="16"/>
              </w:rPr>
              <w:t xml:space="preserve"> 3/3C*</w:t>
            </w:r>
          </w:p>
        </w:tc>
        <w:tc>
          <w:tcPr>
            <w:tcW w:w="971" w:type="dxa"/>
            <w:vAlign w:val="center"/>
          </w:tcPr>
          <w:p w14:paraId="62C15EB1" w14:textId="6B7F7303" w:rsidR="00235785" w:rsidRDefault="00235785" w:rsidP="005659DC">
            <w:pPr>
              <w:autoSpaceDE/>
              <w:autoSpaceDN/>
              <w:adjustRightInd/>
              <w:spacing w:before="0" w:line="240" w:lineRule="auto"/>
              <w:ind w:left="0"/>
              <w:jc w:val="center"/>
              <w:rPr>
                <w:sz w:val="16"/>
                <w:szCs w:val="16"/>
              </w:rPr>
            </w:pPr>
            <w:r>
              <w:rPr>
                <w:sz w:val="16"/>
                <w:szCs w:val="16"/>
              </w:rPr>
              <w:t>413/336</w:t>
            </w:r>
          </w:p>
        </w:tc>
        <w:tc>
          <w:tcPr>
            <w:tcW w:w="1145" w:type="dxa"/>
            <w:vAlign w:val="center"/>
          </w:tcPr>
          <w:p w14:paraId="2F5A9B59" w14:textId="6FBED100" w:rsidR="00235785" w:rsidRPr="001D3869" w:rsidRDefault="00235785" w:rsidP="00235785">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235785" w:rsidRPr="001D3869" w14:paraId="7C167398" w14:textId="77777777" w:rsidTr="00A25F9E">
        <w:trPr>
          <w:trHeight w:val="288"/>
          <w:jc w:val="center"/>
        </w:trPr>
        <w:tc>
          <w:tcPr>
            <w:tcW w:w="2401" w:type="dxa"/>
            <w:gridSpan w:val="2"/>
            <w:vAlign w:val="center"/>
          </w:tcPr>
          <w:p w14:paraId="09A38233" w14:textId="77777777" w:rsidR="00235785" w:rsidRPr="001D3869" w:rsidRDefault="00235785" w:rsidP="00235785">
            <w:pPr>
              <w:autoSpaceDE/>
              <w:autoSpaceDN/>
              <w:adjustRightInd/>
              <w:spacing w:before="0" w:line="240" w:lineRule="auto"/>
              <w:ind w:left="0"/>
              <w:rPr>
                <w:b/>
                <w:sz w:val="16"/>
                <w:szCs w:val="16"/>
              </w:rPr>
            </w:pPr>
            <w:r w:rsidRPr="001D3869">
              <w:rPr>
                <w:b/>
                <w:sz w:val="16"/>
                <w:szCs w:val="16"/>
              </w:rPr>
              <w:t>Thin Film</w:t>
            </w:r>
          </w:p>
        </w:tc>
        <w:tc>
          <w:tcPr>
            <w:tcW w:w="2799" w:type="dxa"/>
            <w:vAlign w:val="center"/>
          </w:tcPr>
          <w:p w14:paraId="60C6A3AF" w14:textId="77777777" w:rsidR="00235785" w:rsidRPr="001D3869" w:rsidRDefault="00235785" w:rsidP="00235785">
            <w:pPr>
              <w:autoSpaceDE/>
              <w:autoSpaceDN/>
              <w:adjustRightInd/>
              <w:spacing w:before="0" w:line="240" w:lineRule="auto"/>
              <w:ind w:left="0"/>
              <w:rPr>
                <w:sz w:val="16"/>
                <w:szCs w:val="16"/>
              </w:rPr>
            </w:pPr>
            <w:r w:rsidRPr="001D3869">
              <w:rPr>
                <w:sz w:val="16"/>
                <w:szCs w:val="16"/>
              </w:rPr>
              <w:t>Hempel Coatings (USA), Inc.</w:t>
            </w:r>
          </w:p>
        </w:tc>
        <w:tc>
          <w:tcPr>
            <w:tcW w:w="2635" w:type="dxa"/>
            <w:gridSpan w:val="2"/>
            <w:vAlign w:val="center"/>
          </w:tcPr>
          <w:p w14:paraId="3F826384" w14:textId="38838BEF" w:rsidR="00235785" w:rsidRPr="00DC5B31" w:rsidRDefault="00235785" w:rsidP="00235785">
            <w:pPr>
              <w:autoSpaceDE/>
              <w:autoSpaceDN/>
              <w:adjustRightInd/>
              <w:spacing w:before="0" w:line="240" w:lineRule="auto"/>
              <w:ind w:left="0"/>
              <w:rPr>
                <w:sz w:val="16"/>
                <w:szCs w:val="16"/>
              </w:rPr>
            </w:pPr>
            <w:proofErr w:type="spellStart"/>
            <w:r w:rsidRPr="00DC5B31">
              <w:rPr>
                <w:sz w:val="16"/>
                <w:szCs w:val="16"/>
              </w:rPr>
              <w:t>Hempadur</w:t>
            </w:r>
            <w:proofErr w:type="spellEnd"/>
            <w:r w:rsidRPr="00DC5B31">
              <w:rPr>
                <w:sz w:val="16"/>
                <w:szCs w:val="16"/>
              </w:rPr>
              <w:t xml:space="preserve"> 85671</w:t>
            </w:r>
          </w:p>
        </w:tc>
        <w:tc>
          <w:tcPr>
            <w:tcW w:w="971" w:type="dxa"/>
            <w:vAlign w:val="center"/>
          </w:tcPr>
          <w:p w14:paraId="08308ADC" w14:textId="6C907AB3" w:rsidR="00235785" w:rsidRPr="001D3869" w:rsidRDefault="00235785" w:rsidP="00235785">
            <w:pPr>
              <w:autoSpaceDE/>
              <w:autoSpaceDN/>
              <w:adjustRightInd/>
              <w:spacing w:before="0" w:line="240" w:lineRule="auto"/>
              <w:ind w:left="0"/>
              <w:jc w:val="center"/>
              <w:rPr>
                <w:sz w:val="16"/>
                <w:szCs w:val="16"/>
              </w:rPr>
            </w:pPr>
            <w:r>
              <w:rPr>
                <w:sz w:val="16"/>
                <w:szCs w:val="16"/>
                <w:lang w:val="ru-RU"/>
              </w:rPr>
              <w:t>320</w:t>
            </w:r>
          </w:p>
        </w:tc>
        <w:tc>
          <w:tcPr>
            <w:tcW w:w="1145" w:type="dxa"/>
            <w:vAlign w:val="center"/>
          </w:tcPr>
          <w:p w14:paraId="494BCD79" w14:textId="6CA065AE" w:rsidR="00235785" w:rsidRPr="00235785" w:rsidRDefault="00235785" w:rsidP="00235785">
            <w:pPr>
              <w:autoSpaceDE/>
              <w:autoSpaceDN/>
              <w:adjustRightInd/>
              <w:spacing w:before="0" w:line="240" w:lineRule="auto"/>
              <w:ind w:left="0"/>
              <w:rPr>
                <w:sz w:val="16"/>
                <w:szCs w:val="16"/>
              </w:rPr>
            </w:pPr>
            <w:r w:rsidRPr="00235785">
              <w:rPr>
                <w:sz w:val="16"/>
                <w:szCs w:val="16"/>
              </w:rPr>
              <w:t>95°C (203°F)</w:t>
            </w:r>
          </w:p>
        </w:tc>
      </w:tr>
      <w:tr w:rsidR="00235785" w:rsidRPr="001D3869" w14:paraId="0335E5E6" w14:textId="77777777" w:rsidTr="00A25F9E">
        <w:trPr>
          <w:trHeight w:val="288"/>
          <w:jc w:val="center"/>
        </w:trPr>
        <w:tc>
          <w:tcPr>
            <w:tcW w:w="2401" w:type="dxa"/>
            <w:gridSpan w:val="2"/>
            <w:vAlign w:val="center"/>
          </w:tcPr>
          <w:p w14:paraId="045D89DB" w14:textId="77777777" w:rsidR="00235785" w:rsidRPr="001D3869" w:rsidRDefault="00235785" w:rsidP="00235785">
            <w:pPr>
              <w:autoSpaceDE/>
              <w:autoSpaceDN/>
              <w:adjustRightInd/>
              <w:spacing w:before="0" w:line="240" w:lineRule="auto"/>
              <w:ind w:left="0"/>
              <w:rPr>
                <w:b/>
                <w:sz w:val="16"/>
                <w:szCs w:val="16"/>
              </w:rPr>
            </w:pPr>
            <w:r w:rsidRPr="00AC6690">
              <w:rPr>
                <w:b/>
                <w:sz w:val="16"/>
                <w:szCs w:val="16"/>
              </w:rPr>
              <w:t>DFT as per Manufacturer’s Product Sheet</w:t>
            </w:r>
          </w:p>
        </w:tc>
        <w:tc>
          <w:tcPr>
            <w:tcW w:w="2799" w:type="dxa"/>
            <w:vAlign w:val="center"/>
          </w:tcPr>
          <w:p w14:paraId="137E3EF3" w14:textId="77777777" w:rsidR="00235785" w:rsidRPr="001D3869" w:rsidRDefault="00235785" w:rsidP="00235785">
            <w:pPr>
              <w:autoSpaceDE/>
              <w:autoSpaceDN/>
              <w:adjustRightInd/>
              <w:spacing w:before="0" w:line="240" w:lineRule="auto"/>
              <w:ind w:left="0"/>
              <w:rPr>
                <w:sz w:val="16"/>
                <w:szCs w:val="16"/>
              </w:rPr>
            </w:pPr>
            <w:r w:rsidRPr="001D3869">
              <w:rPr>
                <w:sz w:val="16"/>
                <w:szCs w:val="16"/>
              </w:rPr>
              <w:t>International</w:t>
            </w:r>
          </w:p>
        </w:tc>
        <w:tc>
          <w:tcPr>
            <w:tcW w:w="2635" w:type="dxa"/>
            <w:gridSpan w:val="2"/>
            <w:vAlign w:val="center"/>
          </w:tcPr>
          <w:p w14:paraId="4E75C223" w14:textId="77777777" w:rsidR="00AE7956" w:rsidRPr="00DC5B31" w:rsidRDefault="00235785" w:rsidP="00235785">
            <w:pPr>
              <w:autoSpaceDE/>
              <w:autoSpaceDN/>
              <w:adjustRightInd/>
              <w:spacing w:before="0" w:line="240" w:lineRule="auto"/>
              <w:ind w:left="0"/>
              <w:rPr>
                <w:sz w:val="16"/>
                <w:szCs w:val="16"/>
              </w:rPr>
            </w:pPr>
            <w:r w:rsidRPr="00DC5B31">
              <w:rPr>
                <w:sz w:val="16"/>
                <w:szCs w:val="16"/>
              </w:rPr>
              <w:t>Intergard 7500</w:t>
            </w:r>
          </w:p>
          <w:p w14:paraId="09A71B20" w14:textId="49549F72" w:rsidR="00235785" w:rsidRPr="00DC5B31" w:rsidRDefault="00235785" w:rsidP="00235785">
            <w:pPr>
              <w:autoSpaceDE/>
              <w:autoSpaceDN/>
              <w:adjustRightInd/>
              <w:spacing w:before="0" w:line="240" w:lineRule="auto"/>
              <w:ind w:left="0"/>
              <w:rPr>
                <w:sz w:val="16"/>
                <w:szCs w:val="16"/>
              </w:rPr>
            </w:pPr>
            <w:proofErr w:type="spellStart"/>
            <w:r w:rsidRPr="00DC5B31">
              <w:rPr>
                <w:sz w:val="16"/>
                <w:szCs w:val="16"/>
              </w:rPr>
              <w:t>Intershield</w:t>
            </w:r>
            <w:proofErr w:type="spellEnd"/>
            <w:r w:rsidRPr="00DC5B31">
              <w:rPr>
                <w:sz w:val="16"/>
                <w:szCs w:val="16"/>
              </w:rPr>
              <w:t xml:space="preserve"> 300 Series</w:t>
            </w:r>
          </w:p>
        </w:tc>
        <w:tc>
          <w:tcPr>
            <w:tcW w:w="971" w:type="dxa"/>
            <w:vAlign w:val="center"/>
          </w:tcPr>
          <w:p w14:paraId="317FA120" w14:textId="77777777" w:rsidR="00235785" w:rsidRPr="00FA47E9" w:rsidRDefault="00235785" w:rsidP="00235785">
            <w:pPr>
              <w:autoSpaceDE/>
              <w:autoSpaceDN/>
              <w:adjustRightInd/>
              <w:spacing w:before="0" w:line="240" w:lineRule="auto"/>
              <w:ind w:left="0"/>
              <w:jc w:val="center"/>
              <w:rPr>
                <w:sz w:val="16"/>
                <w:szCs w:val="16"/>
                <w:lang w:val="ru-RU"/>
              </w:rPr>
            </w:pPr>
            <w:r>
              <w:rPr>
                <w:sz w:val="16"/>
                <w:szCs w:val="16"/>
                <w:lang w:val="ru-RU"/>
              </w:rPr>
              <w:t>188</w:t>
            </w:r>
          </w:p>
          <w:p w14:paraId="22DEBC4F" w14:textId="1D8B10A0" w:rsidR="00235785" w:rsidRPr="001D3869" w:rsidRDefault="00235785" w:rsidP="00235785">
            <w:pPr>
              <w:autoSpaceDE/>
              <w:autoSpaceDN/>
              <w:adjustRightInd/>
              <w:spacing w:before="0" w:line="240" w:lineRule="auto"/>
              <w:ind w:left="0"/>
              <w:jc w:val="center"/>
              <w:rPr>
                <w:sz w:val="16"/>
                <w:szCs w:val="16"/>
              </w:rPr>
            </w:pPr>
            <w:r>
              <w:rPr>
                <w:sz w:val="16"/>
                <w:szCs w:val="16"/>
              </w:rPr>
              <w:t>206-386</w:t>
            </w:r>
          </w:p>
        </w:tc>
        <w:tc>
          <w:tcPr>
            <w:tcW w:w="1145" w:type="dxa"/>
            <w:vAlign w:val="center"/>
          </w:tcPr>
          <w:p w14:paraId="485DDD0D" w14:textId="77777777" w:rsidR="00235785" w:rsidRDefault="00235785" w:rsidP="00235785">
            <w:pPr>
              <w:autoSpaceDE/>
              <w:autoSpaceDN/>
              <w:adjustRightInd/>
              <w:spacing w:before="0" w:line="240" w:lineRule="auto"/>
              <w:ind w:left="0"/>
              <w:rPr>
                <w:sz w:val="16"/>
                <w:szCs w:val="16"/>
              </w:rPr>
            </w:pPr>
            <w:r w:rsidRPr="00235785">
              <w:rPr>
                <w:sz w:val="16"/>
                <w:szCs w:val="16"/>
              </w:rPr>
              <w:t>50°C (122°F)</w:t>
            </w:r>
          </w:p>
          <w:p w14:paraId="2D49CC78" w14:textId="200DB177" w:rsidR="00235785" w:rsidRPr="00235785" w:rsidRDefault="00235785" w:rsidP="00235785">
            <w:pPr>
              <w:autoSpaceDE/>
              <w:autoSpaceDN/>
              <w:adjustRightInd/>
              <w:spacing w:before="0" w:line="240" w:lineRule="auto"/>
              <w:ind w:left="0"/>
              <w:rPr>
                <w:sz w:val="16"/>
                <w:szCs w:val="16"/>
              </w:rPr>
            </w:pPr>
            <w:r w:rsidRPr="00235785">
              <w:rPr>
                <w:sz w:val="16"/>
                <w:szCs w:val="16"/>
              </w:rPr>
              <w:t>80°C (167°F)</w:t>
            </w:r>
          </w:p>
        </w:tc>
      </w:tr>
      <w:tr w:rsidR="00235785" w:rsidRPr="001D3869" w14:paraId="1CF5628D" w14:textId="77777777" w:rsidTr="00A25F9E">
        <w:trPr>
          <w:trHeight w:val="288"/>
          <w:jc w:val="center"/>
        </w:trPr>
        <w:tc>
          <w:tcPr>
            <w:tcW w:w="2401" w:type="dxa"/>
            <w:gridSpan w:val="2"/>
            <w:vAlign w:val="center"/>
          </w:tcPr>
          <w:p w14:paraId="45C154EA" w14:textId="77777777" w:rsidR="00235785" w:rsidRPr="001D3869" w:rsidRDefault="00235785" w:rsidP="00235785">
            <w:pPr>
              <w:autoSpaceDE/>
              <w:autoSpaceDN/>
              <w:adjustRightInd/>
              <w:spacing w:before="0" w:line="240" w:lineRule="auto"/>
              <w:ind w:left="0"/>
              <w:rPr>
                <w:b/>
                <w:sz w:val="16"/>
                <w:szCs w:val="16"/>
              </w:rPr>
            </w:pPr>
          </w:p>
        </w:tc>
        <w:tc>
          <w:tcPr>
            <w:tcW w:w="2799" w:type="dxa"/>
            <w:vAlign w:val="center"/>
          </w:tcPr>
          <w:p w14:paraId="24E35CDE" w14:textId="77777777" w:rsidR="00235785" w:rsidRPr="001D3869" w:rsidRDefault="00235785" w:rsidP="00235785">
            <w:pPr>
              <w:autoSpaceDE/>
              <w:autoSpaceDN/>
              <w:adjustRightInd/>
              <w:spacing w:before="0" w:line="240" w:lineRule="auto"/>
              <w:ind w:left="0"/>
              <w:rPr>
                <w:sz w:val="16"/>
                <w:szCs w:val="16"/>
              </w:rPr>
            </w:pPr>
            <w:r w:rsidRPr="001D3869">
              <w:rPr>
                <w:sz w:val="16"/>
                <w:szCs w:val="16"/>
              </w:rPr>
              <w:t>Jotun Paints</w:t>
            </w:r>
          </w:p>
        </w:tc>
        <w:tc>
          <w:tcPr>
            <w:tcW w:w="2635" w:type="dxa"/>
            <w:gridSpan w:val="2"/>
            <w:vAlign w:val="center"/>
          </w:tcPr>
          <w:p w14:paraId="5596E3A5" w14:textId="77777777" w:rsidR="00235785" w:rsidRPr="00DC5B31" w:rsidRDefault="00235785" w:rsidP="00235785">
            <w:pPr>
              <w:autoSpaceDE/>
              <w:autoSpaceDN/>
              <w:adjustRightInd/>
              <w:spacing w:before="0" w:line="240" w:lineRule="auto"/>
              <w:ind w:left="0"/>
              <w:rPr>
                <w:sz w:val="16"/>
                <w:szCs w:val="16"/>
                <w:lang w:val="ru-RU"/>
              </w:rPr>
            </w:pPr>
            <w:proofErr w:type="spellStart"/>
            <w:r w:rsidRPr="00DC5B31">
              <w:rPr>
                <w:sz w:val="16"/>
                <w:szCs w:val="16"/>
              </w:rPr>
              <w:t>Jotacote</w:t>
            </w:r>
            <w:proofErr w:type="spellEnd"/>
            <w:r w:rsidRPr="00DC5B31">
              <w:rPr>
                <w:sz w:val="16"/>
                <w:szCs w:val="16"/>
              </w:rPr>
              <w:t xml:space="preserve"> HF002</w:t>
            </w:r>
          </w:p>
          <w:p w14:paraId="416E828C" w14:textId="2C05D9A2" w:rsidR="00235785" w:rsidRPr="00DC5B31" w:rsidRDefault="00235785" w:rsidP="00235785">
            <w:pPr>
              <w:autoSpaceDE/>
              <w:autoSpaceDN/>
              <w:adjustRightInd/>
              <w:spacing w:before="0" w:line="240" w:lineRule="auto"/>
              <w:ind w:left="0"/>
              <w:rPr>
                <w:sz w:val="16"/>
                <w:szCs w:val="16"/>
              </w:rPr>
            </w:pPr>
            <w:proofErr w:type="spellStart"/>
            <w:r w:rsidRPr="00DC5B31">
              <w:rPr>
                <w:sz w:val="16"/>
                <w:szCs w:val="16"/>
              </w:rPr>
              <w:t>Penguard</w:t>
            </w:r>
            <w:proofErr w:type="spellEnd"/>
            <w:r w:rsidRPr="00DC5B31">
              <w:rPr>
                <w:sz w:val="16"/>
                <w:szCs w:val="16"/>
                <w:lang w:val="ru-RU"/>
              </w:rPr>
              <w:t xml:space="preserve"> </w:t>
            </w:r>
            <w:r w:rsidRPr="00DC5B31">
              <w:rPr>
                <w:sz w:val="16"/>
                <w:szCs w:val="16"/>
              </w:rPr>
              <w:t xml:space="preserve">Universal </w:t>
            </w:r>
          </w:p>
        </w:tc>
        <w:tc>
          <w:tcPr>
            <w:tcW w:w="971" w:type="dxa"/>
            <w:vAlign w:val="center"/>
          </w:tcPr>
          <w:p w14:paraId="24A3856F" w14:textId="77777777" w:rsidR="00235785" w:rsidRDefault="00235785" w:rsidP="00235785">
            <w:pPr>
              <w:autoSpaceDE/>
              <w:autoSpaceDN/>
              <w:adjustRightInd/>
              <w:spacing w:before="0" w:line="240" w:lineRule="auto"/>
              <w:ind w:left="0"/>
              <w:jc w:val="center"/>
              <w:rPr>
                <w:sz w:val="16"/>
                <w:szCs w:val="16"/>
                <w:lang w:val="ru-RU"/>
              </w:rPr>
            </w:pPr>
            <w:r>
              <w:rPr>
                <w:sz w:val="16"/>
                <w:szCs w:val="16"/>
                <w:lang w:val="ru-RU"/>
              </w:rPr>
              <w:t>306</w:t>
            </w:r>
          </w:p>
          <w:p w14:paraId="4792FCCA" w14:textId="0DEAB2A8" w:rsidR="00235785" w:rsidRPr="001D3869" w:rsidRDefault="00235785" w:rsidP="00235785">
            <w:pPr>
              <w:autoSpaceDE/>
              <w:autoSpaceDN/>
              <w:adjustRightInd/>
              <w:spacing w:before="0" w:line="240" w:lineRule="auto"/>
              <w:ind w:left="0"/>
              <w:jc w:val="center"/>
              <w:rPr>
                <w:sz w:val="16"/>
                <w:szCs w:val="16"/>
              </w:rPr>
            </w:pPr>
            <w:r>
              <w:rPr>
                <w:sz w:val="16"/>
                <w:szCs w:val="16"/>
              </w:rPr>
              <w:t>240</w:t>
            </w:r>
          </w:p>
        </w:tc>
        <w:tc>
          <w:tcPr>
            <w:tcW w:w="1145" w:type="dxa"/>
            <w:vAlign w:val="center"/>
          </w:tcPr>
          <w:p w14:paraId="6CF8B99B" w14:textId="2DD740EC" w:rsidR="00235785" w:rsidRPr="001D3869" w:rsidRDefault="00235785" w:rsidP="00235785">
            <w:pPr>
              <w:autoSpaceDE/>
              <w:autoSpaceDN/>
              <w:adjustRightInd/>
              <w:spacing w:before="0" w:line="240" w:lineRule="auto"/>
              <w:ind w:left="0"/>
              <w:rPr>
                <w:sz w:val="16"/>
                <w:szCs w:val="16"/>
              </w:rPr>
            </w:pPr>
            <w:r>
              <w:rPr>
                <w:sz w:val="16"/>
                <w:szCs w:val="16"/>
              </w:rPr>
              <w:t>50</w:t>
            </w:r>
            <w:r w:rsidRPr="001D3869">
              <w:rPr>
                <w:sz w:val="16"/>
                <w:szCs w:val="16"/>
              </w:rPr>
              <w:t>°</w:t>
            </w:r>
            <w:r>
              <w:rPr>
                <w:sz w:val="16"/>
                <w:szCs w:val="16"/>
              </w:rPr>
              <w:t>C (122</w:t>
            </w:r>
            <w:r w:rsidRPr="001D3869">
              <w:rPr>
                <w:sz w:val="16"/>
                <w:szCs w:val="16"/>
              </w:rPr>
              <w:t>°F</w:t>
            </w:r>
            <w:r>
              <w:rPr>
                <w:sz w:val="16"/>
                <w:szCs w:val="16"/>
              </w:rPr>
              <w:t>)</w:t>
            </w:r>
          </w:p>
        </w:tc>
      </w:tr>
      <w:tr w:rsidR="00235785" w:rsidRPr="001D3869" w14:paraId="2EB6D70B" w14:textId="77777777" w:rsidTr="00A25F9E">
        <w:trPr>
          <w:trHeight w:val="288"/>
          <w:jc w:val="center"/>
        </w:trPr>
        <w:tc>
          <w:tcPr>
            <w:tcW w:w="2401" w:type="dxa"/>
            <w:gridSpan w:val="2"/>
            <w:vAlign w:val="center"/>
          </w:tcPr>
          <w:p w14:paraId="2EFE6133" w14:textId="77777777" w:rsidR="00235785" w:rsidRPr="001D3869" w:rsidRDefault="00235785" w:rsidP="00235785">
            <w:pPr>
              <w:autoSpaceDE/>
              <w:autoSpaceDN/>
              <w:adjustRightInd/>
              <w:spacing w:before="0" w:line="240" w:lineRule="auto"/>
              <w:ind w:left="0"/>
              <w:rPr>
                <w:b/>
                <w:sz w:val="16"/>
                <w:szCs w:val="16"/>
              </w:rPr>
            </w:pPr>
          </w:p>
        </w:tc>
        <w:tc>
          <w:tcPr>
            <w:tcW w:w="2799" w:type="dxa"/>
            <w:vAlign w:val="center"/>
          </w:tcPr>
          <w:p w14:paraId="6FE3AAE1" w14:textId="77777777" w:rsidR="00235785" w:rsidRPr="001D3869" w:rsidRDefault="00235785" w:rsidP="00235785">
            <w:pPr>
              <w:autoSpaceDE/>
              <w:autoSpaceDN/>
              <w:adjustRightInd/>
              <w:spacing w:before="0" w:line="240" w:lineRule="auto"/>
              <w:ind w:left="0"/>
              <w:rPr>
                <w:sz w:val="16"/>
                <w:szCs w:val="16"/>
              </w:rPr>
            </w:pPr>
            <w:r>
              <w:rPr>
                <w:sz w:val="16"/>
                <w:szCs w:val="16"/>
              </w:rPr>
              <w:t>PPG</w:t>
            </w:r>
          </w:p>
        </w:tc>
        <w:tc>
          <w:tcPr>
            <w:tcW w:w="2635" w:type="dxa"/>
            <w:gridSpan w:val="2"/>
            <w:vAlign w:val="center"/>
          </w:tcPr>
          <w:p w14:paraId="5FB30013" w14:textId="77777777" w:rsidR="00235785" w:rsidRPr="00DC5B31" w:rsidRDefault="00235785" w:rsidP="00235785">
            <w:pPr>
              <w:autoSpaceDE/>
              <w:autoSpaceDN/>
              <w:adjustRightInd/>
              <w:spacing w:before="0" w:line="240" w:lineRule="auto"/>
              <w:ind w:left="0"/>
              <w:rPr>
                <w:sz w:val="16"/>
                <w:szCs w:val="16"/>
                <w:lang w:val="ru-RU"/>
              </w:rPr>
            </w:pPr>
            <w:proofErr w:type="spellStart"/>
            <w:r w:rsidRPr="00DC5B31">
              <w:rPr>
                <w:sz w:val="16"/>
                <w:szCs w:val="16"/>
              </w:rPr>
              <w:t>Amercoat</w:t>
            </w:r>
            <w:proofErr w:type="spellEnd"/>
            <w:r w:rsidRPr="00DC5B31">
              <w:rPr>
                <w:sz w:val="16"/>
                <w:szCs w:val="16"/>
              </w:rPr>
              <w:t xml:space="preserve"> 90HS </w:t>
            </w:r>
          </w:p>
          <w:p w14:paraId="0C1F7347" w14:textId="268DC6F0" w:rsidR="00235785" w:rsidRPr="00DC5B31" w:rsidRDefault="00235785" w:rsidP="00235785">
            <w:pPr>
              <w:autoSpaceDE/>
              <w:autoSpaceDN/>
              <w:adjustRightInd/>
              <w:spacing w:before="0" w:line="240" w:lineRule="auto"/>
              <w:ind w:left="0"/>
              <w:rPr>
                <w:sz w:val="16"/>
                <w:szCs w:val="16"/>
              </w:rPr>
            </w:pPr>
            <w:proofErr w:type="spellStart"/>
            <w:r w:rsidRPr="00DC5B31">
              <w:rPr>
                <w:sz w:val="16"/>
                <w:szCs w:val="16"/>
              </w:rPr>
              <w:t>Sigmacover</w:t>
            </w:r>
            <w:proofErr w:type="spellEnd"/>
            <w:r w:rsidRPr="00DC5B31">
              <w:rPr>
                <w:sz w:val="16"/>
                <w:szCs w:val="16"/>
              </w:rPr>
              <w:t xml:space="preserve"> 380</w:t>
            </w:r>
          </w:p>
        </w:tc>
        <w:tc>
          <w:tcPr>
            <w:tcW w:w="971" w:type="dxa"/>
            <w:vAlign w:val="center"/>
          </w:tcPr>
          <w:p w14:paraId="6C280856" w14:textId="77777777" w:rsidR="00235785" w:rsidRPr="005C5C3C" w:rsidRDefault="00235785" w:rsidP="00235785">
            <w:pPr>
              <w:autoSpaceDE/>
              <w:autoSpaceDN/>
              <w:adjustRightInd/>
              <w:spacing w:before="0" w:line="240" w:lineRule="auto"/>
              <w:ind w:left="0"/>
              <w:jc w:val="center"/>
              <w:rPr>
                <w:sz w:val="16"/>
                <w:szCs w:val="16"/>
                <w:lang w:val="ru-RU"/>
              </w:rPr>
            </w:pPr>
            <w:r>
              <w:rPr>
                <w:sz w:val="16"/>
                <w:szCs w:val="16"/>
                <w:lang w:val="ru-RU"/>
              </w:rPr>
              <w:t>315-324</w:t>
            </w:r>
          </w:p>
          <w:p w14:paraId="2D960FE2" w14:textId="6EEA2C4E" w:rsidR="00235785" w:rsidRPr="001D3869" w:rsidRDefault="00235785" w:rsidP="00235785">
            <w:pPr>
              <w:autoSpaceDE/>
              <w:autoSpaceDN/>
              <w:adjustRightInd/>
              <w:spacing w:before="0" w:line="240" w:lineRule="auto"/>
              <w:ind w:left="0"/>
              <w:jc w:val="center"/>
              <w:rPr>
                <w:sz w:val="16"/>
                <w:szCs w:val="16"/>
              </w:rPr>
            </w:pPr>
            <w:r>
              <w:rPr>
                <w:sz w:val="16"/>
                <w:szCs w:val="16"/>
                <w:lang w:val="ru-RU"/>
              </w:rPr>
              <w:t>233-324</w:t>
            </w:r>
          </w:p>
        </w:tc>
        <w:tc>
          <w:tcPr>
            <w:tcW w:w="1145" w:type="dxa"/>
            <w:vAlign w:val="center"/>
          </w:tcPr>
          <w:p w14:paraId="70EC2791" w14:textId="6367F143" w:rsidR="00235785" w:rsidRPr="001D3869" w:rsidRDefault="00235785" w:rsidP="00235785">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26B4EF8C" w14:textId="77777777" w:rsidTr="00A25F9E">
        <w:trPr>
          <w:trHeight w:val="288"/>
          <w:jc w:val="center"/>
        </w:trPr>
        <w:tc>
          <w:tcPr>
            <w:tcW w:w="2401" w:type="dxa"/>
            <w:gridSpan w:val="2"/>
            <w:vAlign w:val="center"/>
          </w:tcPr>
          <w:p w14:paraId="37649418" w14:textId="77777777" w:rsidR="003E601E" w:rsidRPr="001D3869" w:rsidRDefault="003E601E" w:rsidP="00A25F9E">
            <w:pPr>
              <w:autoSpaceDE/>
              <w:autoSpaceDN/>
              <w:adjustRightInd/>
              <w:spacing w:before="0" w:line="240" w:lineRule="auto"/>
              <w:ind w:left="0"/>
              <w:rPr>
                <w:b/>
                <w:sz w:val="16"/>
                <w:szCs w:val="16"/>
              </w:rPr>
            </w:pPr>
          </w:p>
        </w:tc>
        <w:tc>
          <w:tcPr>
            <w:tcW w:w="2799" w:type="dxa"/>
            <w:vAlign w:val="center"/>
          </w:tcPr>
          <w:p w14:paraId="2892210E"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635" w:type="dxa"/>
            <w:gridSpan w:val="2"/>
            <w:vAlign w:val="center"/>
          </w:tcPr>
          <w:p w14:paraId="090AE2BE" w14:textId="14B95298" w:rsidR="003E601E" w:rsidRPr="00DC5B31" w:rsidRDefault="003E601E" w:rsidP="00A25F9E">
            <w:pPr>
              <w:autoSpaceDE/>
              <w:autoSpaceDN/>
              <w:adjustRightInd/>
              <w:spacing w:before="0" w:line="240" w:lineRule="auto"/>
              <w:ind w:left="0"/>
              <w:rPr>
                <w:sz w:val="16"/>
                <w:szCs w:val="16"/>
              </w:rPr>
            </w:pPr>
            <w:proofErr w:type="spellStart"/>
            <w:r w:rsidRPr="00DC5B31">
              <w:rPr>
                <w:sz w:val="16"/>
                <w:szCs w:val="16"/>
              </w:rPr>
              <w:t>Phenicon</w:t>
            </w:r>
            <w:proofErr w:type="spellEnd"/>
            <w:r w:rsidRPr="00DC5B31">
              <w:rPr>
                <w:sz w:val="16"/>
                <w:szCs w:val="16"/>
              </w:rPr>
              <w:t xml:space="preserve"> HS </w:t>
            </w:r>
          </w:p>
        </w:tc>
        <w:tc>
          <w:tcPr>
            <w:tcW w:w="971" w:type="dxa"/>
            <w:vAlign w:val="center"/>
          </w:tcPr>
          <w:p w14:paraId="01A93F89" w14:textId="307041F0" w:rsidR="003E601E" w:rsidRPr="001D3869" w:rsidRDefault="003E601E" w:rsidP="00A25F9E">
            <w:pPr>
              <w:autoSpaceDE/>
              <w:autoSpaceDN/>
              <w:adjustRightInd/>
              <w:spacing w:before="0" w:line="240" w:lineRule="auto"/>
              <w:ind w:left="0"/>
              <w:jc w:val="center"/>
              <w:rPr>
                <w:sz w:val="16"/>
                <w:szCs w:val="16"/>
              </w:rPr>
            </w:pPr>
            <w:r w:rsidRPr="00161B3E">
              <w:rPr>
                <w:sz w:val="16"/>
                <w:szCs w:val="16"/>
              </w:rPr>
              <w:t xml:space="preserve">&lt; 250 </w:t>
            </w:r>
          </w:p>
        </w:tc>
        <w:tc>
          <w:tcPr>
            <w:tcW w:w="1145" w:type="dxa"/>
            <w:vAlign w:val="center"/>
          </w:tcPr>
          <w:p w14:paraId="54F71A33"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3ADA9C6A" w14:textId="77777777" w:rsidTr="00A25F9E">
        <w:trPr>
          <w:trHeight w:val="288"/>
          <w:jc w:val="center"/>
        </w:trPr>
        <w:tc>
          <w:tcPr>
            <w:tcW w:w="2401" w:type="dxa"/>
            <w:gridSpan w:val="2"/>
            <w:vAlign w:val="center"/>
          </w:tcPr>
          <w:p w14:paraId="065684B6" w14:textId="77777777" w:rsidR="003E601E" w:rsidRPr="001D3869" w:rsidRDefault="003E601E" w:rsidP="00A25F9E">
            <w:pPr>
              <w:autoSpaceDE/>
              <w:autoSpaceDN/>
              <w:adjustRightInd/>
              <w:spacing w:before="0" w:line="240" w:lineRule="auto"/>
              <w:ind w:left="0"/>
              <w:rPr>
                <w:b/>
                <w:sz w:val="16"/>
                <w:szCs w:val="16"/>
              </w:rPr>
            </w:pPr>
          </w:p>
        </w:tc>
        <w:tc>
          <w:tcPr>
            <w:tcW w:w="2799" w:type="dxa"/>
            <w:vAlign w:val="center"/>
          </w:tcPr>
          <w:p w14:paraId="402DEC18" w14:textId="5D9E52C0"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635" w:type="dxa"/>
            <w:gridSpan w:val="2"/>
            <w:vAlign w:val="center"/>
          </w:tcPr>
          <w:p w14:paraId="3CC7347A" w14:textId="72A995FF" w:rsidR="003E601E" w:rsidRPr="00DC5B31" w:rsidRDefault="003E601E" w:rsidP="00A25F9E">
            <w:pPr>
              <w:autoSpaceDE/>
              <w:autoSpaceDN/>
              <w:adjustRightInd/>
              <w:spacing w:before="0" w:line="240" w:lineRule="auto"/>
              <w:ind w:left="0"/>
              <w:rPr>
                <w:sz w:val="16"/>
                <w:szCs w:val="16"/>
              </w:rPr>
            </w:pPr>
            <w:r w:rsidRPr="00DC5B31">
              <w:rPr>
                <w:sz w:val="16"/>
                <w:szCs w:val="16"/>
              </w:rPr>
              <w:t xml:space="preserve">Series L69 Hi-Build </w:t>
            </w:r>
            <w:proofErr w:type="spellStart"/>
            <w:r w:rsidRPr="00DC5B31">
              <w:rPr>
                <w:sz w:val="16"/>
                <w:szCs w:val="16"/>
              </w:rPr>
              <w:t>Epoxoline</w:t>
            </w:r>
            <w:proofErr w:type="spellEnd"/>
            <w:r w:rsidRPr="00DC5B31">
              <w:rPr>
                <w:sz w:val="16"/>
                <w:szCs w:val="16"/>
              </w:rPr>
              <w:t xml:space="preserve"> II </w:t>
            </w:r>
          </w:p>
        </w:tc>
        <w:tc>
          <w:tcPr>
            <w:tcW w:w="971" w:type="dxa"/>
            <w:vAlign w:val="center"/>
          </w:tcPr>
          <w:p w14:paraId="41350B68"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98</w:t>
            </w:r>
          </w:p>
        </w:tc>
        <w:tc>
          <w:tcPr>
            <w:tcW w:w="1145" w:type="dxa"/>
            <w:vAlign w:val="center"/>
          </w:tcPr>
          <w:p w14:paraId="2B035B84"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3E601E" w:rsidRPr="001D3869" w14:paraId="45E7BA8F" w14:textId="77777777" w:rsidTr="00A25F9E">
        <w:trPr>
          <w:trHeight w:val="288"/>
          <w:jc w:val="center"/>
        </w:trPr>
        <w:tc>
          <w:tcPr>
            <w:tcW w:w="9951" w:type="dxa"/>
            <w:gridSpan w:val="7"/>
            <w:tcBorders>
              <w:top w:val="single" w:sz="12" w:space="0" w:color="auto"/>
            </w:tcBorders>
          </w:tcPr>
          <w:tbl>
            <w:tblPr>
              <w:tblW w:w="10551" w:type="dxa"/>
              <w:jc w:val="center"/>
              <w:tblLayout w:type="fixed"/>
              <w:tblLook w:val="01E0" w:firstRow="1" w:lastRow="1" w:firstColumn="1" w:lastColumn="1" w:noHBand="0" w:noVBand="0"/>
            </w:tblPr>
            <w:tblGrid>
              <w:gridCol w:w="1170"/>
              <w:gridCol w:w="4133"/>
              <w:gridCol w:w="3015"/>
              <w:gridCol w:w="971"/>
              <w:gridCol w:w="1165"/>
              <w:gridCol w:w="97"/>
            </w:tblGrid>
            <w:tr w:rsidR="003E601E" w:rsidRPr="008F10AC" w14:paraId="758A6242" w14:textId="77777777" w:rsidTr="00A25F9E">
              <w:trPr>
                <w:trHeight w:val="288"/>
                <w:jc w:val="center"/>
              </w:trPr>
              <w:tc>
                <w:tcPr>
                  <w:tcW w:w="10551" w:type="dxa"/>
                  <w:gridSpan w:val="6"/>
                  <w:vAlign w:val="center"/>
                </w:tcPr>
                <w:p w14:paraId="2A400847" w14:textId="77777777" w:rsidR="003E601E" w:rsidRPr="008F10AC" w:rsidRDefault="003E601E" w:rsidP="00A25F9E">
                  <w:pPr>
                    <w:autoSpaceDE/>
                    <w:autoSpaceDN/>
                    <w:adjustRightInd/>
                    <w:spacing w:before="0" w:line="240" w:lineRule="auto"/>
                    <w:ind w:left="207"/>
                    <w:rPr>
                      <w:i/>
                      <w:sz w:val="14"/>
                      <w:szCs w:val="14"/>
                    </w:rPr>
                  </w:pPr>
                  <w:r w:rsidRPr="008F10AC">
                    <w:rPr>
                      <w:i/>
                      <w:sz w:val="14"/>
                      <w:szCs w:val="14"/>
                    </w:rPr>
                    <w:t>* Designates single coat application, low temperature cure and application, and fast cure. Applied 20–25 mils (508–625 um) by Plural Component Equipment</w:t>
                  </w:r>
                </w:p>
              </w:tc>
            </w:tr>
            <w:tr w:rsidR="003E601E" w:rsidRPr="008F10AC" w14:paraId="620FA57C" w14:textId="77777777" w:rsidTr="00A25F9E">
              <w:trPr>
                <w:gridAfter w:val="1"/>
                <w:wAfter w:w="97" w:type="dxa"/>
                <w:trHeight w:val="288"/>
                <w:jc w:val="center"/>
              </w:trPr>
              <w:tc>
                <w:tcPr>
                  <w:tcW w:w="1170" w:type="dxa"/>
                  <w:vAlign w:val="center"/>
                </w:tcPr>
                <w:p w14:paraId="58E86F58" w14:textId="77777777" w:rsidR="003E601E" w:rsidRPr="008F10AC" w:rsidRDefault="003E601E" w:rsidP="00A25F9E">
                  <w:pPr>
                    <w:autoSpaceDE/>
                    <w:autoSpaceDN/>
                    <w:adjustRightInd/>
                    <w:spacing w:before="0" w:line="240" w:lineRule="auto"/>
                    <w:ind w:left="207" w:right="-387"/>
                    <w:rPr>
                      <w:b/>
                      <w:sz w:val="16"/>
                      <w:szCs w:val="16"/>
                    </w:rPr>
                  </w:pPr>
                  <w:r w:rsidRPr="008F10AC">
                    <w:rPr>
                      <w:b/>
                      <w:sz w:val="16"/>
                      <w:szCs w:val="16"/>
                    </w:rPr>
                    <w:t>Last Update:</w:t>
                  </w:r>
                </w:p>
              </w:tc>
              <w:tc>
                <w:tcPr>
                  <w:tcW w:w="4133" w:type="dxa"/>
                  <w:vAlign w:val="center"/>
                </w:tcPr>
                <w:p w14:paraId="68045610" w14:textId="49FC6037" w:rsidR="003E601E" w:rsidRPr="008F10AC" w:rsidRDefault="00DC5B31" w:rsidP="00A25F9E">
                  <w:pPr>
                    <w:autoSpaceDE/>
                    <w:autoSpaceDN/>
                    <w:adjustRightInd/>
                    <w:spacing w:before="0" w:line="240" w:lineRule="auto"/>
                    <w:ind w:left="65"/>
                    <w:rPr>
                      <w:b/>
                      <w:sz w:val="16"/>
                      <w:szCs w:val="16"/>
                    </w:rPr>
                  </w:pPr>
                  <w:r>
                    <w:rPr>
                      <w:position w:val="-1"/>
                      <w:sz w:val="16"/>
                      <w:szCs w:val="16"/>
                    </w:rPr>
                    <w:t>November</w:t>
                  </w:r>
                  <w:r w:rsidR="005659DC">
                    <w:rPr>
                      <w:position w:val="-1"/>
                      <w:sz w:val="16"/>
                      <w:szCs w:val="16"/>
                    </w:rPr>
                    <w:t xml:space="preserve"> 2025</w:t>
                  </w:r>
                </w:p>
              </w:tc>
              <w:tc>
                <w:tcPr>
                  <w:tcW w:w="3015" w:type="dxa"/>
                  <w:vAlign w:val="center"/>
                </w:tcPr>
                <w:p w14:paraId="09668E84" w14:textId="77777777" w:rsidR="003E601E" w:rsidRPr="008F10AC" w:rsidRDefault="003E601E" w:rsidP="00A25F9E">
                  <w:pPr>
                    <w:rPr>
                      <w:b/>
                      <w:sz w:val="16"/>
                      <w:szCs w:val="16"/>
                    </w:rPr>
                  </w:pPr>
                </w:p>
              </w:tc>
              <w:tc>
                <w:tcPr>
                  <w:tcW w:w="971" w:type="dxa"/>
                  <w:vAlign w:val="center"/>
                </w:tcPr>
                <w:p w14:paraId="3E76043E" w14:textId="77777777" w:rsidR="003E601E" w:rsidRPr="008F10AC" w:rsidRDefault="003E601E" w:rsidP="00A25F9E">
                  <w:pPr>
                    <w:jc w:val="center"/>
                    <w:rPr>
                      <w:b/>
                      <w:sz w:val="16"/>
                      <w:szCs w:val="16"/>
                    </w:rPr>
                  </w:pPr>
                </w:p>
              </w:tc>
              <w:tc>
                <w:tcPr>
                  <w:tcW w:w="1165" w:type="dxa"/>
                  <w:vAlign w:val="center"/>
                </w:tcPr>
                <w:p w14:paraId="508D9165" w14:textId="77777777" w:rsidR="003E601E" w:rsidRPr="008F10AC" w:rsidRDefault="003E601E" w:rsidP="00A25F9E">
                  <w:pPr>
                    <w:jc w:val="center"/>
                    <w:rPr>
                      <w:b/>
                      <w:sz w:val="16"/>
                      <w:szCs w:val="16"/>
                    </w:rPr>
                  </w:pPr>
                </w:p>
              </w:tc>
            </w:tr>
          </w:tbl>
          <w:p w14:paraId="0D4C5F11" w14:textId="77777777" w:rsidR="003E601E" w:rsidRDefault="003E601E" w:rsidP="00A25F9E"/>
        </w:tc>
      </w:tr>
    </w:tbl>
    <w:p w14:paraId="0DEC16F7" w14:textId="6279CA05" w:rsidR="00090777" w:rsidRPr="009F1067" w:rsidRDefault="00090777" w:rsidP="009F1067">
      <w:pPr>
        <w:spacing w:before="0" w:line="240" w:lineRule="auto"/>
        <w:ind w:left="630" w:hanging="540"/>
        <w:rPr>
          <w:color w:val="auto"/>
          <w:sz w:val="16"/>
          <w:szCs w:val="16"/>
        </w:rPr>
      </w:pPr>
      <w:r w:rsidRPr="009F1067">
        <w:rPr>
          <w:color w:val="auto"/>
          <w:sz w:val="16"/>
          <w:szCs w:val="16"/>
        </w:rPr>
        <w:t>Note 1</w:t>
      </w:r>
      <w:r w:rsidR="00AC3E99">
        <w:rPr>
          <w:color w:val="auto"/>
          <w:sz w:val="16"/>
          <w:szCs w:val="16"/>
        </w:rPr>
        <w:t>:</w:t>
      </w:r>
      <w:r w:rsidR="00AC3E99">
        <w:rPr>
          <w:color w:val="auto"/>
          <w:sz w:val="16"/>
          <w:szCs w:val="16"/>
        </w:rPr>
        <w:tab/>
      </w:r>
      <w:r w:rsidRPr="009F1067">
        <w:rPr>
          <w:color w:val="auto"/>
          <w:sz w:val="16"/>
          <w:szCs w:val="16"/>
        </w:rPr>
        <w:t xml:space="preserve">Contrasting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3539C9AA" w14:textId="75480757" w:rsidR="00090777" w:rsidRDefault="00090777" w:rsidP="009F1067">
      <w:pPr>
        <w:spacing w:before="0" w:line="240" w:lineRule="auto"/>
        <w:ind w:left="630" w:hanging="540"/>
        <w:rPr>
          <w:color w:val="auto"/>
          <w:sz w:val="16"/>
          <w:szCs w:val="16"/>
        </w:rPr>
      </w:pPr>
      <w:r w:rsidRPr="009F1067">
        <w:rPr>
          <w:color w:val="auto"/>
          <w:sz w:val="16"/>
          <w:szCs w:val="16"/>
        </w:rPr>
        <w:t>Note 2</w:t>
      </w:r>
      <w:proofErr w:type="gramStart"/>
      <w:r w:rsidRPr="009F1067">
        <w:rPr>
          <w:color w:val="auto"/>
          <w:sz w:val="16"/>
          <w:szCs w:val="16"/>
        </w:rPr>
        <w:t xml:space="preserve">: </w:t>
      </w:r>
      <w:r w:rsidR="00AC3E99">
        <w:rPr>
          <w:color w:val="auto"/>
          <w:sz w:val="16"/>
          <w:szCs w:val="16"/>
        </w:rPr>
        <w:tab/>
      </w:r>
      <w:r w:rsidRPr="009F1067">
        <w:rPr>
          <w:color w:val="auto"/>
          <w:sz w:val="16"/>
          <w:szCs w:val="16"/>
        </w:rPr>
        <w:t>Consult</w:t>
      </w:r>
      <w:proofErr w:type="gramEnd"/>
      <w:r w:rsidRPr="009F1067">
        <w:rPr>
          <w:color w:val="auto"/>
          <w:sz w:val="16"/>
          <w:szCs w:val="16"/>
        </w:rPr>
        <w:t xml:space="preserve"> TCO coating expert if seam sealant, putty or pit filler is required </w:t>
      </w:r>
    </w:p>
    <w:p w14:paraId="4B6600CE" w14:textId="77777777" w:rsidR="003E601E" w:rsidRPr="001D3869" w:rsidRDefault="003E601E" w:rsidP="003E601E">
      <w:pPr>
        <w:tabs>
          <w:tab w:val="left" w:pos="3225"/>
        </w:tabs>
        <w:rPr>
          <w:sz w:val="20"/>
          <w:szCs w:val="20"/>
        </w:rPr>
      </w:pPr>
      <w:r w:rsidRPr="001D3869">
        <w:rPr>
          <w:sz w:val="20"/>
          <w:szCs w:val="20"/>
        </w:rPr>
        <w:br w:type="page"/>
      </w:r>
    </w:p>
    <w:tbl>
      <w:tblPr>
        <w:tblW w:w="9970" w:type="dxa"/>
        <w:jc w:val="center"/>
        <w:tblLayout w:type="fixed"/>
        <w:tblLook w:val="01E0" w:firstRow="1" w:lastRow="1" w:firstColumn="1" w:lastColumn="1" w:noHBand="0" w:noVBand="0"/>
      </w:tblPr>
      <w:tblGrid>
        <w:gridCol w:w="1169"/>
        <w:gridCol w:w="270"/>
        <w:gridCol w:w="546"/>
        <w:gridCol w:w="2889"/>
        <w:gridCol w:w="990"/>
        <w:gridCol w:w="1872"/>
        <w:gridCol w:w="971"/>
        <w:gridCol w:w="1255"/>
        <w:gridCol w:w="8"/>
      </w:tblGrid>
      <w:tr w:rsidR="003E601E" w:rsidRPr="001D3869" w14:paraId="76608E2F" w14:textId="77777777" w:rsidTr="00A25F9E">
        <w:trPr>
          <w:trHeight w:val="360"/>
          <w:jc w:val="center"/>
        </w:trPr>
        <w:tc>
          <w:tcPr>
            <w:tcW w:w="9970" w:type="dxa"/>
            <w:gridSpan w:val="9"/>
            <w:tcBorders>
              <w:top w:val="single" w:sz="6" w:space="0" w:color="auto"/>
              <w:bottom w:val="single" w:sz="12" w:space="0" w:color="auto"/>
            </w:tcBorders>
            <w:shd w:val="clear" w:color="auto" w:fill="FFFFFF"/>
            <w:vAlign w:val="center"/>
          </w:tcPr>
          <w:p w14:paraId="2339AAF7" w14:textId="77777777" w:rsidR="003E601E" w:rsidRPr="001D3869" w:rsidRDefault="003E601E" w:rsidP="00A25F9E">
            <w:pPr>
              <w:ind w:right="-72"/>
              <w:jc w:val="right"/>
              <w:rPr>
                <w:b/>
                <w:i/>
                <w:color w:val="auto"/>
              </w:rPr>
            </w:pPr>
            <w:r w:rsidRPr="001D3869">
              <w:rPr>
                <w:b/>
                <w:i/>
                <w:color w:val="auto"/>
              </w:rPr>
              <w:lastRenderedPageBreak/>
              <w:t xml:space="preserve">Thin Film </w:t>
            </w:r>
            <w:r>
              <w:rPr>
                <w:b/>
                <w:i/>
                <w:color w:val="auto"/>
              </w:rPr>
              <w:t>Linings</w:t>
            </w:r>
            <w:r w:rsidRPr="001D3869">
              <w:rPr>
                <w:b/>
                <w:i/>
                <w:color w:val="auto"/>
              </w:rPr>
              <w:t xml:space="preserve"> for Immersion Service</w:t>
            </w:r>
          </w:p>
        </w:tc>
      </w:tr>
      <w:tr w:rsidR="003E601E" w:rsidRPr="001D3869" w14:paraId="02ED7A3B" w14:textId="77777777" w:rsidTr="00A25F9E">
        <w:trPr>
          <w:trHeight w:val="360"/>
          <w:jc w:val="center"/>
        </w:trPr>
        <w:tc>
          <w:tcPr>
            <w:tcW w:w="7736" w:type="dxa"/>
            <w:gridSpan w:val="6"/>
            <w:tcBorders>
              <w:top w:val="single" w:sz="12" w:space="0" w:color="auto"/>
              <w:left w:val="single" w:sz="12" w:space="0" w:color="auto"/>
              <w:bottom w:val="single" w:sz="12" w:space="0" w:color="auto"/>
            </w:tcBorders>
            <w:vAlign w:val="center"/>
          </w:tcPr>
          <w:p w14:paraId="713B93B6" w14:textId="77777777" w:rsidR="003E601E" w:rsidRPr="001D3869" w:rsidRDefault="003E601E" w:rsidP="00A25F9E">
            <w:pPr>
              <w:autoSpaceDE/>
              <w:autoSpaceDN/>
              <w:adjustRightInd/>
              <w:spacing w:before="0" w:line="240" w:lineRule="auto"/>
              <w:ind w:left="0"/>
              <w:rPr>
                <w:b/>
                <w:sz w:val="20"/>
                <w:szCs w:val="20"/>
              </w:rPr>
            </w:pPr>
            <w:r w:rsidRPr="001D3869">
              <w:rPr>
                <w:b/>
                <w:sz w:val="20"/>
                <w:szCs w:val="20"/>
              </w:rPr>
              <w:t xml:space="preserve">Thin Film </w:t>
            </w:r>
            <w:r w:rsidRPr="00BA4513">
              <w:rPr>
                <w:b/>
                <w:sz w:val="20"/>
                <w:szCs w:val="20"/>
              </w:rPr>
              <w:t>Linings</w:t>
            </w:r>
            <w:r w:rsidRPr="001D3869">
              <w:rPr>
                <w:b/>
                <w:sz w:val="20"/>
                <w:szCs w:val="20"/>
              </w:rPr>
              <w:t xml:space="preserve"> for Produced-Water Immersion Service</w:t>
            </w:r>
          </w:p>
        </w:tc>
        <w:tc>
          <w:tcPr>
            <w:tcW w:w="2234" w:type="dxa"/>
            <w:gridSpan w:val="3"/>
            <w:tcBorders>
              <w:top w:val="single" w:sz="12" w:space="0" w:color="auto"/>
              <w:bottom w:val="single" w:sz="12" w:space="0" w:color="auto"/>
              <w:right w:val="single" w:sz="12" w:space="0" w:color="auto"/>
            </w:tcBorders>
            <w:shd w:val="clear" w:color="auto" w:fill="000000"/>
            <w:vAlign w:val="center"/>
          </w:tcPr>
          <w:p w14:paraId="159EAA07" w14:textId="77777777" w:rsidR="003E601E" w:rsidRPr="001D3869" w:rsidRDefault="003E601E" w:rsidP="00A25F9E">
            <w:pPr>
              <w:jc w:val="center"/>
              <w:rPr>
                <w:b/>
                <w:color w:val="FFFFFF"/>
                <w:sz w:val="36"/>
                <w:szCs w:val="40"/>
              </w:rPr>
            </w:pPr>
            <w:r w:rsidRPr="001D3869">
              <w:rPr>
                <w:b/>
                <w:color w:val="FFFFFF"/>
                <w:sz w:val="36"/>
                <w:szCs w:val="40"/>
              </w:rPr>
              <w:t>8.5</w:t>
            </w:r>
          </w:p>
        </w:tc>
      </w:tr>
      <w:tr w:rsidR="003E601E" w:rsidRPr="001D3869" w14:paraId="6B57F46B" w14:textId="77777777" w:rsidTr="00A25F9E">
        <w:trPr>
          <w:gridAfter w:val="1"/>
          <w:wAfter w:w="8" w:type="dxa"/>
          <w:cantSplit/>
          <w:trHeight w:val="288"/>
          <w:jc w:val="center"/>
        </w:trPr>
        <w:tc>
          <w:tcPr>
            <w:tcW w:w="1439" w:type="dxa"/>
            <w:gridSpan w:val="2"/>
            <w:tcBorders>
              <w:top w:val="single" w:sz="12" w:space="0" w:color="auto"/>
            </w:tcBorders>
          </w:tcPr>
          <w:p w14:paraId="6B76D8F0"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435" w:type="dxa"/>
            <w:gridSpan w:val="2"/>
            <w:tcBorders>
              <w:top w:val="single" w:sz="12" w:space="0" w:color="auto"/>
            </w:tcBorders>
          </w:tcPr>
          <w:p w14:paraId="643E36A2" w14:textId="77777777" w:rsidR="00AC3E99" w:rsidRPr="00AC3E99" w:rsidRDefault="00AC3E99" w:rsidP="00AC3E99">
            <w:pPr>
              <w:autoSpaceDE/>
              <w:autoSpaceDN/>
              <w:adjustRightInd/>
              <w:spacing w:before="0" w:line="240" w:lineRule="auto"/>
              <w:ind w:left="-72" w:right="-103"/>
              <w:rPr>
                <w:sz w:val="16"/>
                <w:szCs w:val="16"/>
              </w:rPr>
            </w:pPr>
            <w:r w:rsidRPr="00AC3E99">
              <w:rPr>
                <w:sz w:val="16"/>
                <w:szCs w:val="16"/>
              </w:rPr>
              <w:t>SSPC-SP1/SP5(NACENo.</w:t>
            </w:r>
            <w:proofErr w:type="gramStart"/>
            <w:r w:rsidRPr="00AC3E99">
              <w:rPr>
                <w:sz w:val="16"/>
                <w:szCs w:val="16"/>
              </w:rPr>
              <w:t>1)(</w:t>
            </w:r>
            <w:proofErr w:type="gramEnd"/>
            <w:r w:rsidRPr="00AC3E99">
              <w:rPr>
                <w:sz w:val="16"/>
                <w:szCs w:val="16"/>
              </w:rPr>
              <w:t>SA3)</w:t>
            </w:r>
          </w:p>
          <w:p w14:paraId="01832F9E" w14:textId="5F3F8947" w:rsidR="003E601E" w:rsidRPr="003B2DEF" w:rsidRDefault="00AC3E99" w:rsidP="00AC3E99">
            <w:pPr>
              <w:autoSpaceDE/>
              <w:autoSpaceDN/>
              <w:adjustRightInd/>
              <w:spacing w:before="0" w:line="240" w:lineRule="auto"/>
              <w:ind w:left="-72" w:right="-103"/>
              <w:rPr>
                <w:sz w:val="16"/>
                <w:szCs w:val="16"/>
              </w:rPr>
            </w:pPr>
            <w:r w:rsidRPr="00AC3E99">
              <w:rPr>
                <w:sz w:val="16"/>
                <w:szCs w:val="16"/>
              </w:rPr>
              <w:t>White metal blast cleanliness.</w:t>
            </w:r>
          </w:p>
        </w:tc>
        <w:tc>
          <w:tcPr>
            <w:tcW w:w="990" w:type="dxa"/>
            <w:tcBorders>
              <w:top w:val="single" w:sz="12" w:space="0" w:color="auto"/>
            </w:tcBorders>
          </w:tcPr>
          <w:p w14:paraId="20C671B4"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098" w:type="dxa"/>
            <w:gridSpan w:val="3"/>
            <w:vMerge w:val="restart"/>
            <w:tcBorders>
              <w:top w:val="single" w:sz="12" w:space="0" w:color="auto"/>
            </w:tcBorders>
          </w:tcPr>
          <w:p w14:paraId="7804CDCC"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3E601E" w:rsidRPr="001D3869" w14:paraId="0721120A" w14:textId="77777777" w:rsidTr="00A25F9E">
        <w:trPr>
          <w:gridAfter w:val="1"/>
          <w:wAfter w:w="8" w:type="dxa"/>
          <w:cantSplit/>
          <w:trHeight w:val="288"/>
          <w:jc w:val="center"/>
        </w:trPr>
        <w:tc>
          <w:tcPr>
            <w:tcW w:w="1439" w:type="dxa"/>
            <w:gridSpan w:val="2"/>
          </w:tcPr>
          <w:p w14:paraId="2848A548"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435" w:type="dxa"/>
            <w:gridSpan w:val="2"/>
          </w:tcPr>
          <w:p w14:paraId="05F9911A"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52405308" w14:textId="77777777" w:rsidR="003E601E" w:rsidRPr="001D3869" w:rsidRDefault="003E601E" w:rsidP="00A25F9E">
            <w:pPr>
              <w:jc w:val="right"/>
              <w:rPr>
                <w:b/>
                <w:sz w:val="16"/>
                <w:szCs w:val="16"/>
              </w:rPr>
            </w:pPr>
          </w:p>
        </w:tc>
        <w:tc>
          <w:tcPr>
            <w:tcW w:w="4098" w:type="dxa"/>
            <w:gridSpan w:val="3"/>
            <w:vMerge/>
            <w:vAlign w:val="center"/>
          </w:tcPr>
          <w:p w14:paraId="08BE49C7" w14:textId="77777777" w:rsidR="003E601E" w:rsidRPr="001D3869" w:rsidRDefault="003E601E" w:rsidP="00A25F9E"/>
        </w:tc>
      </w:tr>
      <w:tr w:rsidR="003E601E" w:rsidRPr="001D3869" w14:paraId="5C495E5B" w14:textId="77777777" w:rsidTr="00A25F9E">
        <w:trPr>
          <w:gridAfter w:val="1"/>
          <w:wAfter w:w="8" w:type="dxa"/>
          <w:cantSplit/>
          <w:trHeight w:val="288"/>
          <w:jc w:val="center"/>
        </w:trPr>
        <w:tc>
          <w:tcPr>
            <w:tcW w:w="1439" w:type="dxa"/>
            <w:gridSpan w:val="2"/>
            <w:tcBorders>
              <w:bottom w:val="single" w:sz="12" w:space="0" w:color="auto"/>
            </w:tcBorders>
          </w:tcPr>
          <w:p w14:paraId="1ABDCCB2"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435" w:type="dxa"/>
            <w:gridSpan w:val="2"/>
            <w:tcBorders>
              <w:bottom w:val="single" w:sz="12" w:space="0" w:color="auto"/>
            </w:tcBorders>
          </w:tcPr>
          <w:p w14:paraId="7E6291F1" w14:textId="77777777" w:rsidR="003E601E" w:rsidRPr="003B2DEF" w:rsidRDefault="003E601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2685BD1E" w14:textId="77777777" w:rsidR="003E601E" w:rsidRPr="003B2DEF" w:rsidRDefault="008D3916" w:rsidP="00A25F9E">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tcBorders>
              <w:bottom w:val="single" w:sz="12" w:space="0" w:color="auto"/>
            </w:tcBorders>
          </w:tcPr>
          <w:p w14:paraId="73B4F765" w14:textId="77777777" w:rsidR="003E601E" w:rsidRPr="001D3869" w:rsidRDefault="003E601E" w:rsidP="00A25F9E">
            <w:pPr>
              <w:jc w:val="right"/>
              <w:rPr>
                <w:b/>
                <w:sz w:val="16"/>
                <w:szCs w:val="16"/>
              </w:rPr>
            </w:pPr>
          </w:p>
        </w:tc>
        <w:tc>
          <w:tcPr>
            <w:tcW w:w="4098" w:type="dxa"/>
            <w:gridSpan w:val="3"/>
            <w:vMerge/>
            <w:tcBorders>
              <w:bottom w:val="single" w:sz="12" w:space="0" w:color="auto"/>
            </w:tcBorders>
            <w:vAlign w:val="center"/>
          </w:tcPr>
          <w:p w14:paraId="0083D32F" w14:textId="77777777" w:rsidR="003E601E" w:rsidRPr="001D3869" w:rsidRDefault="003E601E" w:rsidP="00A25F9E"/>
        </w:tc>
      </w:tr>
      <w:tr w:rsidR="003E601E" w:rsidRPr="001D3869" w14:paraId="3E1A2BA5" w14:textId="77777777" w:rsidTr="00A25F9E">
        <w:trPr>
          <w:trHeight w:val="360"/>
          <w:jc w:val="center"/>
        </w:trPr>
        <w:tc>
          <w:tcPr>
            <w:tcW w:w="1985" w:type="dxa"/>
            <w:gridSpan w:val="3"/>
            <w:tcBorders>
              <w:top w:val="single" w:sz="12" w:space="0" w:color="auto"/>
              <w:left w:val="single" w:sz="12" w:space="0" w:color="auto"/>
              <w:bottom w:val="single" w:sz="12" w:space="0" w:color="auto"/>
            </w:tcBorders>
            <w:shd w:val="clear" w:color="auto" w:fill="000000"/>
            <w:vAlign w:val="center"/>
          </w:tcPr>
          <w:p w14:paraId="05B5B051"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89" w:type="dxa"/>
            <w:tcBorders>
              <w:top w:val="single" w:sz="12" w:space="0" w:color="auto"/>
              <w:bottom w:val="single" w:sz="12" w:space="0" w:color="auto"/>
            </w:tcBorders>
            <w:shd w:val="clear" w:color="auto" w:fill="000000"/>
            <w:vAlign w:val="center"/>
          </w:tcPr>
          <w:p w14:paraId="2639B78B"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62" w:type="dxa"/>
            <w:gridSpan w:val="2"/>
            <w:tcBorders>
              <w:top w:val="single" w:sz="12" w:space="0" w:color="auto"/>
              <w:bottom w:val="single" w:sz="12" w:space="0" w:color="auto"/>
            </w:tcBorders>
            <w:shd w:val="clear" w:color="auto" w:fill="000000"/>
            <w:vAlign w:val="center"/>
          </w:tcPr>
          <w:p w14:paraId="0F43181B"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1C0077A9"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63" w:type="dxa"/>
            <w:gridSpan w:val="2"/>
            <w:tcBorders>
              <w:top w:val="single" w:sz="12" w:space="0" w:color="auto"/>
              <w:bottom w:val="single" w:sz="12" w:space="0" w:color="auto"/>
              <w:right w:val="single" w:sz="12" w:space="0" w:color="auto"/>
            </w:tcBorders>
            <w:shd w:val="clear" w:color="auto" w:fill="000000"/>
            <w:vAlign w:val="center"/>
          </w:tcPr>
          <w:p w14:paraId="58FB5C8B"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382CDE53" w14:textId="77777777" w:rsidTr="00A25F9E">
        <w:trPr>
          <w:trHeight w:val="288"/>
          <w:jc w:val="center"/>
        </w:trPr>
        <w:tc>
          <w:tcPr>
            <w:tcW w:w="1985" w:type="dxa"/>
            <w:gridSpan w:val="3"/>
            <w:tcBorders>
              <w:top w:val="single" w:sz="12" w:space="0" w:color="auto"/>
            </w:tcBorders>
            <w:vAlign w:val="center"/>
          </w:tcPr>
          <w:p w14:paraId="0D09290B"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FIRST COAT</w:t>
            </w:r>
          </w:p>
        </w:tc>
        <w:tc>
          <w:tcPr>
            <w:tcW w:w="2889" w:type="dxa"/>
            <w:tcBorders>
              <w:top w:val="single" w:sz="12" w:space="0" w:color="auto"/>
            </w:tcBorders>
            <w:vAlign w:val="center"/>
          </w:tcPr>
          <w:p w14:paraId="33784524"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862" w:type="dxa"/>
            <w:gridSpan w:val="2"/>
            <w:tcBorders>
              <w:top w:val="single" w:sz="12" w:space="0" w:color="auto"/>
            </w:tcBorders>
            <w:vAlign w:val="center"/>
          </w:tcPr>
          <w:p w14:paraId="28014E1F"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Carboguard</w:t>
            </w:r>
            <w:proofErr w:type="spellEnd"/>
            <w:r w:rsidRPr="006C619E">
              <w:rPr>
                <w:sz w:val="16"/>
                <w:szCs w:val="16"/>
              </w:rPr>
              <w:t xml:space="preserve"> 891</w:t>
            </w:r>
            <w:r w:rsidR="002B7765" w:rsidRPr="006C619E">
              <w:rPr>
                <w:sz w:val="16"/>
                <w:szCs w:val="16"/>
              </w:rPr>
              <w:t xml:space="preserve"> </w:t>
            </w:r>
            <w:r w:rsidRPr="006C619E">
              <w:rPr>
                <w:sz w:val="16"/>
                <w:szCs w:val="16"/>
              </w:rPr>
              <w:t>Series</w:t>
            </w:r>
          </w:p>
        </w:tc>
        <w:tc>
          <w:tcPr>
            <w:tcW w:w="971" w:type="dxa"/>
            <w:tcBorders>
              <w:top w:val="single" w:sz="12" w:space="0" w:color="auto"/>
            </w:tcBorders>
            <w:vAlign w:val="center"/>
          </w:tcPr>
          <w:p w14:paraId="551EBF25"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119-214</w:t>
            </w:r>
          </w:p>
        </w:tc>
        <w:tc>
          <w:tcPr>
            <w:tcW w:w="1263" w:type="dxa"/>
            <w:gridSpan w:val="2"/>
            <w:tcBorders>
              <w:top w:val="single" w:sz="12" w:space="0" w:color="auto"/>
            </w:tcBorders>
            <w:vAlign w:val="center"/>
          </w:tcPr>
          <w:p w14:paraId="1797DE03"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3E601E" w:rsidRPr="001D3869" w14:paraId="53F3B703" w14:textId="77777777" w:rsidTr="00A25F9E">
        <w:trPr>
          <w:trHeight w:val="288"/>
          <w:jc w:val="center"/>
        </w:trPr>
        <w:tc>
          <w:tcPr>
            <w:tcW w:w="1985" w:type="dxa"/>
            <w:gridSpan w:val="3"/>
            <w:vAlign w:val="center"/>
          </w:tcPr>
          <w:p w14:paraId="2C59E9B3"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889" w:type="dxa"/>
            <w:vAlign w:val="center"/>
          </w:tcPr>
          <w:p w14:paraId="10673FD0"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862" w:type="dxa"/>
            <w:gridSpan w:val="2"/>
            <w:vAlign w:val="center"/>
          </w:tcPr>
          <w:p w14:paraId="6407C27C"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Hempadur</w:t>
            </w:r>
            <w:proofErr w:type="spellEnd"/>
            <w:r w:rsidRPr="006C619E">
              <w:rPr>
                <w:sz w:val="16"/>
                <w:szCs w:val="16"/>
              </w:rPr>
              <w:t xml:space="preserve"> 85671</w:t>
            </w:r>
          </w:p>
        </w:tc>
        <w:tc>
          <w:tcPr>
            <w:tcW w:w="971" w:type="dxa"/>
            <w:vAlign w:val="center"/>
          </w:tcPr>
          <w:p w14:paraId="18BD0A88"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320</w:t>
            </w:r>
          </w:p>
        </w:tc>
        <w:tc>
          <w:tcPr>
            <w:tcW w:w="1263" w:type="dxa"/>
            <w:gridSpan w:val="2"/>
            <w:vAlign w:val="center"/>
          </w:tcPr>
          <w:p w14:paraId="2749C412" w14:textId="77777777" w:rsidR="003E601E" w:rsidRPr="001D3869" w:rsidRDefault="003E601E" w:rsidP="00A25F9E">
            <w:pPr>
              <w:autoSpaceDE/>
              <w:autoSpaceDN/>
              <w:adjustRightInd/>
              <w:spacing w:before="0" w:line="240" w:lineRule="auto"/>
              <w:ind w:left="0"/>
              <w:rPr>
                <w:sz w:val="16"/>
                <w:szCs w:val="16"/>
              </w:rPr>
            </w:pPr>
            <w:r>
              <w:rPr>
                <w:sz w:val="16"/>
                <w:szCs w:val="16"/>
              </w:rPr>
              <w:t>90</w:t>
            </w:r>
            <w:r w:rsidRPr="001D3869">
              <w:rPr>
                <w:sz w:val="16"/>
                <w:szCs w:val="16"/>
              </w:rPr>
              <w:t>°</w:t>
            </w:r>
            <w:r>
              <w:rPr>
                <w:sz w:val="16"/>
                <w:szCs w:val="16"/>
              </w:rPr>
              <w:t>C (194</w:t>
            </w:r>
            <w:r w:rsidRPr="001D3869">
              <w:rPr>
                <w:sz w:val="16"/>
                <w:szCs w:val="16"/>
              </w:rPr>
              <w:t>°F</w:t>
            </w:r>
            <w:r>
              <w:rPr>
                <w:sz w:val="16"/>
                <w:szCs w:val="16"/>
              </w:rPr>
              <w:t>)</w:t>
            </w:r>
          </w:p>
        </w:tc>
      </w:tr>
      <w:tr w:rsidR="003E601E" w:rsidRPr="001D3869" w14:paraId="09F5049E" w14:textId="77777777" w:rsidTr="00A25F9E">
        <w:trPr>
          <w:trHeight w:val="288"/>
          <w:jc w:val="center"/>
        </w:trPr>
        <w:tc>
          <w:tcPr>
            <w:tcW w:w="1985" w:type="dxa"/>
            <w:gridSpan w:val="3"/>
            <w:vAlign w:val="center"/>
          </w:tcPr>
          <w:p w14:paraId="47C0CB13"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889" w:type="dxa"/>
            <w:vAlign w:val="center"/>
          </w:tcPr>
          <w:p w14:paraId="4A3B81B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862" w:type="dxa"/>
            <w:gridSpan w:val="2"/>
            <w:vAlign w:val="center"/>
          </w:tcPr>
          <w:p w14:paraId="67EB9C26" w14:textId="77777777" w:rsidR="003E601E" w:rsidRPr="006C619E" w:rsidRDefault="003E601E" w:rsidP="00A25F9E">
            <w:pPr>
              <w:autoSpaceDE/>
              <w:autoSpaceDN/>
              <w:adjustRightInd/>
              <w:spacing w:before="0" w:line="240" w:lineRule="auto"/>
              <w:ind w:left="0"/>
              <w:rPr>
                <w:sz w:val="16"/>
                <w:szCs w:val="16"/>
              </w:rPr>
            </w:pPr>
            <w:r w:rsidRPr="006C619E">
              <w:rPr>
                <w:sz w:val="16"/>
                <w:szCs w:val="16"/>
              </w:rPr>
              <w:t>Interline 399</w:t>
            </w:r>
          </w:p>
          <w:p w14:paraId="54D23BC4"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Intershield</w:t>
            </w:r>
            <w:proofErr w:type="spellEnd"/>
            <w:r w:rsidRPr="006C619E">
              <w:rPr>
                <w:sz w:val="16"/>
                <w:szCs w:val="16"/>
              </w:rPr>
              <w:t xml:space="preserve"> 300 Series</w:t>
            </w:r>
          </w:p>
        </w:tc>
        <w:tc>
          <w:tcPr>
            <w:tcW w:w="971" w:type="dxa"/>
            <w:vAlign w:val="center"/>
          </w:tcPr>
          <w:p w14:paraId="204B9F81" w14:textId="77777777" w:rsidR="003E601E" w:rsidRDefault="003E601E" w:rsidP="00A25F9E">
            <w:pPr>
              <w:autoSpaceDE/>
              <w:autoSpaceDN/>
              <w:adjustRightInd/>
              <w:spacing w:before="0" w:line="240" w:lineRule="auto"/>
              <w:ind w:left="0"/>
              <w:jc w:val="center"/>
              <w:rPr>
                <w:sz w:val="16"/>
                <w:szCs w:val="16"/>
              </w:rPr>
            </w:pPr>
            <w:r>
              <w:rPr>
                <w:sz w:val="16"/>
                <w:szCs w:val="16"/>
              </w:rPr>
              <w:t>340</w:t>
            </w:r>
          </w:p>
          <w:p w14:paraId="1032CE6A"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204-386</w:t>
            </w:r>
          </w:p>
        </w:tc>
        <w:tc>
          <w:tcPr>
            <w:tcW w:w="1263" w:type="dxa"/>
            <w:gridSpan w:val="2"/>
            <w:vAlign w:val="center"/>
          </w:tcPr>
          <w:p w14:paraId="082574FB" w14:textId="77777777" w:rsidR="003E601E" w:rsidRDefault="003E601E"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p w14:paraId="200564B4" w14:textId="77777777" w:rsidR="003E601E" w:rsidRPr="001D3869" w:rsidRDefault="003E601E" w:rsidP="00A25F9E">
            <w:pPr>
              <w:autoSpaceDE/>
              <w:autoSpaceDN/>
              <w:adjustRightInd/>
              <w:spacing w:before="0" w:line="240" w:lineRule="auto"/>
              <w:ind w:left="0"/>
              <w:rPr>
                <w:sz w:val="16"/>
                <w:szCs w:val="16"/>
              </w:rPr>
            </w:pPr>
            <w:r>
              <w:rPr>
                <w:sz w:val="16"/>
                <w:szCs w:val="16"/>
              </w:rPr>
              <w:t>80</w:t>
            </w:r>
            <w:r w:rsidRPr="001D3869">
              <w:rPr>
                <w:sz w:val="16"/>
                <w:szCs w:val="16"/>
              </w:rPr>
              <w:t>°</w:t>
            </w:r>
            <w:r>
              <w:rPr>
                <w:sz w:val="16"/>
                <w:szCs w:val="16"/>
              </w:rPr>
              <w:t>C (167</w:t>
            </w:r>
            <w:r w:rsidRPr="001D3869">
              <w:rPr>
                <w:sz w:val="16"/>
                <w:szCs w:val="16"/>
              </w:rPr>
              <w:t>°F</w:t>
            </w:r>
            <w:r>
              <w:rPr>
                <w:sz w:val="16"/>
                <w:szCs w:val="16"/>
              </w:rPr>
              <w:t>)</w:t>
            </w:r>
          </w:p>
        </w:tc>
      </w:tr>
      <w:tr w:rsidR="006143B6" w:rsidRPr="001D3869" w14:paraId="1AD805A7" w14:textId="77777777" w:rsidTr="00A25F9E">
        <w:trPr>
          <w:trHeight w:val="288"/>
          <w:jc w:val="center"/>
        </w:trPr>
        <w:tc>
          <w:tcPr>
            <w:tcW w:w="1985" w:type="dxa"/>
            <w:gridSpan w:val="3"/>
            <w:vMerge w:val="restart"/>
            <w:vAlign w:val="center"/>
          </w:tcPr>
          <w:p w14:paraId="17BECFDB" w14:textId="77777777" w:rsidR="006143B6" w:rsidRPr="001D3869" w:rsidRDefault="006143B6"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889" w:type="dxa"/>
            <w:vAlign w:val="center"/>
          </w:tcPr>
          <w:p w14:paraId="0E38CFB7" w14:textId="77777777" w:rsidR="006143B6" w:rsidRPr="001D3869" w:rsidRDefault="006143B6" w:rsidP="00A25F9E">
            <w:pPr>
              <w:autoSpaceDE/>
              <w:autoSpaceDN/>
              <w:adjustRightInd/>
              <w:spacing w:before="0" w:line="240" w:lineRule="auto"/>
              <w:ind w:left="0"/>
              <w:rPr>
                <w:sz w:val="16"/>
                <w:szCs w:val="16"/>
              </w:rPr>
            </w:pPr>
            <w:proofErr w:type="spellStart"/>
            <w:r>
              <w:rPr>
                <w:sz w:val="16"/>
                <w:szCs w:val="16"/>
              </w:rPr>
              <w:t>Dampney</w:t>
            </w:r>
            <w:proofErr w:type="spellEnd"/>
          </w:p>
        </w:tc>
        <w:tc>
          <w:tcPr>
            <w:tcW w:w="2862" w:type="dxa"/>
            <w:gridSpan w:val="2"/>
            <w:vAlign w:val="center"/>
          </w:tcPr>
          <w:p w14:paraId="34855A13" w14:textId="77777777" w:rsidR="006143B6" w:rsidRPr="006C619E" w:rsidRDefault="006143B6" w:rsidP="00A25F9E">
            <w:pPr>
              <w:autoSpaceDE/>
              <w:autoSpaceDN/>
              <w:adjustRightInd/>
              <w:spacing w:before="0" w:line="240" w:lineRule="auto"/>
              <w:ind w:left="0"/>
              <w:rPr>
                <w:sz w:val="16"/>
                <w:szCs w:val="16"/>
              </w:rPr>
            </w:pPr>
            <w:proofErr w:type="spellStart"/>
            <w:r w:rsidRPr="006C619E">
              <w:rPr>
                <w:sz w:val="16"/>
                <w:szCs w:val="16"/>
              </w:rPr>
              <w:t>Protexior</w:t>
            </w:r>
            <w:proofErr w:type="spellEnd"/>
            <w:r w:rsidRPr="006C619E">
              <w:rPr>
                <w:sz w:val="16"/>
                <w:szCs w:val="16"/>
              </w:rPr>
              <w:t xml:space="preserve"> 795</w:t>
            </w:r>
          </w:p>
        </w:tc>
        <w:tc>
          <w:tcPr>
            <w:tcW w:w="971" w:type="dxa"/>
            <w:vAlign w:val="center"/>
          </w:tcPr>
          <w:p w14:paraId="7ADD6663" w14:textId="77777777" w:rsidR="006143B6" w:rsidRPr="001D3869" w:rsidRDefault="006143B6" w:rsidP="00A25F9E">
            <w:pPr>
              <w:autoSpaceDE/>
              <w:autoSpaceDN/>
              <w:adjustRightInd/>
              <w:spacing w:before="0" w:line="240" w:lineRule="auto"/>
              <w:ind w:left="0"/>
              <w:jc w:val="center"/>
              <w:rPr>
                <w:sz w:val="16"/>
                <w:szCs w:val="16"/>
              </w:rPr>
            </w:pPr>
            <w:r>
              <w:rPr>
                <w:sz w:val="16"/>
                <w:szCs w:val="16"/>
              </w:rPr>
              <w:t>125</w:t>
            </w:r>
          </w:p>
        </w:tc>
        <w:tc>
          <w:tcPr>
            <w:tcW w:w="1263" w:type="dxa"/>
            <w:gridSpan w:val="2"/>
            <w:vAlign w:val="center"/>
          </w:tcPr>
          <w:p w14:paraId="1AADDBDA" w14:textId="77777777" w:rsidR="006143B6" w:rsidRPr="001D3869" w:rsidRDefault="006143B6"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6143B6" w:rsidRPr="001D3869" w14:paraId="239D7FAC" w14:textId="77777777" w:rsidTr="00A25F9E">
        <w:trPr>
          <w:trHeight w:val="288"/>
          <w:jc w:val="center"/>
        </w:trPr>
        <w:tc>
          <w:tcPr>
            <w:tcW w:w="1985" w:type="dxa"/>
            <w:gridSpan w:val="3"/>
            <w:vMerge/>
            <w:vAlign w:val="center"/>
          </w:tcPr>
          <w:p w14:paraId="6C5D87C5" w14:textId="77777777" w:rsidR="006143B6" w:rsidRPr="001D3869" w:rsidRDefault="006143B6" w:rsidP="00A25F9E">
            <w:pPr>
              <w:autoSpaceDE/>
              <w:autoSpaceDN/>
              <w:adjustRightInd/>
              <w:spacing w:before="0" w:line="240" w:lineRule="auto"/>
              <w:ind w:left="0"/>
              <w:rPr>
                <w:b/>
                <w:sz w:val="16"/>
                <w:szCs w:val="16"/>
              </w:rPr>
            </w:pPr>
          </w:p>
        </w:tc>
        <w:tc>
          <w:tcPr>
            <w:tcW w:w="2889" w:type="dxa"/>
            <w:vAlign w:val="center"/>
          </w:tcPr>
          <w:p w14:paraId="5B2E81EE" w14:textId="77777777" w:rsidR="006143B6" w:rsidRPr="001D3869" w:rsidRDefault="006143B6" w:rsidP="00A25F9E">
            <w:pPr>
              <w:autoSpaceDE/>
              <w:autoSpaceDN/>
              <w:adjustRightInd/>
              <w:spacing w:before="0" w:line="240" w:lineRule="auto"/>
              <w:ind w:left="0"/>
              <w:rPr>
                <w:sz w:val="16"/>
                <w:szCs w:val="16"/>
              </w:rPr>
            </w:pPr>
            <w:r w:rsidRPr="001D3869">
              <w:rPr>
                <w:sz w:val="16"/>
                <w:szCs w:val="16"/>
              </w:rPr>
              <w:t>Jotun Paints</w:t>
            </w:r>
          </w:p>
        </w:tc>
        <w:tc>
          <w:tcPr>
            <w:tcW w:w="2862" w:type="dxa"/>
            <w:gridSpan w:val="2"/>
            <w:vAlign w:val="center"/>
          </w:tcPr>
          <w:p w14:paraId="223B80EC" w14:textId="2BE27DC9" w:rsidR="006143B6" w:rsidRPr="006C619E" w:rsidRDefault="006143B6" w:rsidP="00A25F9E">
            <w:pPr>
              <w:autoSpaceDE/>
              <w:autoSpaceDN/>
              <w:adjustRightInd/>
              <w:spacing w:before="0" w:line="240" w:lineRule="auto"/>
              <w:ind w:left="0"/>
              <w:rPr>
                <w:sz w:val="16"/>
                <w:szCs w:val="16"/>
              </w:rPr>
            </w:pPr>
            <w:proofErr w:type="spellStart"/>
            <w:r w:rsidRPr="006C619E">
              <w:rPr>
                <w:sz w:val="16"/>
                <w:szCs w:val="16"/>
              </w:rPr>
              <w:t>Penguard</w:t>
            </w:r>
            <w:proofErr w:type="spellEnd"/>
            <w:r w:rsidRPr="006C619E">
              <w:rPr>
                <w:sz w:val="16"/>
                <w:szCs w:val="16"/>
              </w:rPr>
              <w:t xml:space="preserve"> Universal</w:t>
            </w:r>
          </w:p>
        </w:tc>
        <w:tc>
          <w:tcPr>
            <w:tcW w:w="971" w:type="dxa"/>
            <w:vAlign w:val="center"/>
          </w:tcPr>
          <w:p w14:paraId="5FCDA211" w14:textId="77777777" w:rsidR="006143B6" w:rsidRPr="001D3869" w:rsidRDefault="006143B6" w:rsidP="00A25F9E">
            <w:pPr>
              <w:autoSpaceDE/>
              <w:autoSpaceDN/>
              <w:adjustRightInd/>
              <w:spacing w:before="0" w:line="240" w:lineRule="auto"/>
              <w:ind w:left="0"/>
              <w:jc w:val="center"/>
              <w:rPr>
                <w:sz w:val="16"/>
                <w:szCs w:val="16"/>
              </w:rPr>
            </w:pPr>
            <w:r>
              <w:rPr>
                <w:sz w:val="16"/>
                <w:szCs w:val="16"/>
              </w:rPr>
              <w:t>240</w:t>
            </w:r>
          </w:p>
        </w:tc>
        <w:tc>
          <w:tcPr>
            <w:tcW w:w="1263" w:type="dxa"/>
            <w:gridSpan w:val="2"/>
            <w:vAlign w:val="center"/>
          </w:tcPr>
          <w:p w14:paraId="6ECF5930" w14:textId="77777777" w:rsidR="006143B6" w:rsidRPr="001D3869" w:rsidRDefault="006143B6" w:rsidP="00A25F9E">
            <w:pPr>
              <w:autoSpaceDE/>
              <w:autoSpaceDN/>
              <w:adjustRightInd/>
              <w:spacing w:before="0" w:line="240" w:lineRule="auto"/>
              <w:ind w:left="0"/>
              <w:rPr>
                <w:sz w:val="16"/>
                <w:szCs w:val="16"/>
              </w:rPr>
            </w:pPr>
            <w:r>
              <w:rPr>
                <w:sz w:val="16"/>
                <w:szCs w:val="16"/>
              </w:rPr>
              <w:t>44</w:t>
            </w:r>
            <w:r w:rsidRPr="001D3869">
              <w:rPr>
                <w:sz w:val="16"/>
                <w:szCs w:val="16"/>
              </w:rPr>
              <w:t>°</w:t>
            </w:r>
            <w:r>
              <w:rPr>
                <w:sz w:val="16"/>
                <w:szCs w:val="16"/>
              </w:rPr>
              <w:t>C (112</w:t>
            </w:r>
            <w:r w:rsidRPr="001D3869">
              <w:rPr>
                <w:sz w:val="16"/>
                <w:szCs w:val="16"/>
              </w:rPr>
              <w:t>°F</w:t>
            </w:r>
            <w:r>
              <w:rPr>
                <w:sz w:val="16"/>
                <w:szCs w:val="16"/>
              </w:rPr>
              <w:t>)</w:t>
            </w:r>
          </w:p>
        </w:tc>
      </w:tr>
      <w:tr w:rsidR="003E601E" w:rsidRPr="001D3869" w14:paraId="2D5F75A6" w14:textId="77777777" w:rsidTr="00A25F9E">
        <w:trPr>
          <w:trHeight w:val="288"/>
          <w:jc w:val="center"/>
        </w:trPr>
        <w:tc>
          <w:tcPr>
            <w:tcW w:w="1985" w:type="dxa"/>
            <w:gridSpan w:val="3"/>
            <w:vAlign w:val="center"/>
          </w:tcPr>
          <w:p w14:paraId="13AF05D7" w14:textId="77777777" w:rsidR="003E601E" w:rsidRPr="001D3869" w:rsidRDefault="003E601E" w:rsidP="00A25F9E">
            <w:pPr>
              <w:jc w:val="center"/>
              <w:rPr>
                <w:b/>
                <w:sz w:val="16"/>
                <w:szCs w:val="16"/>
              </w:rPr>
            </w:pPr>
          </w:p>
        </w:tc>
        <w:tc>
          <w:tcPr>
            <w:tcW w:w="2889" w:type="dxa"/>
            <w:vAlign w:val="center"/>
          </w:tcPr>
          <w:p w14:paraId="3C7FD66F"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2862" w:type="dxa"/>
            <w:gridSpan w:val="2"/>
            <w:vAlign w:val="center"/>
          </w:tcPr>
          <w:p w14:paraId="54826077" w14:textId="0B3BC06B" w:rsidR="004245BC" w:rsidRPr="006C619E" w:rsidRDefault="003E601E" w:rsidP="00A25F9E">
            <w:pPr>
              <w:autoSpaceDE/>
              <w:autoSpaceDN/>
              <w:adjustRightInd/>
              <w:spacing w:before="0" w:line="240" w:lineRule="auto"/>
              <w:ind w:left="0"/>
              <w:rPr>
                <w:sz w:val="16"/>
                <w:szCs w:val="16"/>
              </w:rPr>
            </w:pPr>
            <w:proofErr w:type="spellStart"/>
            <w:r w:rsidRPr="006C619E">
              <w:rPr>
                <w:sz w:val="16"/>
                <w:szCs w:val="16"/>
              </w:rPr>
              <w:t>Amercoat</w:t>
            </w:r>
            <w:proofErr w:type="spellEnd"/>
            <w:r w:rsidRPr="006C619E">
              <w:rPr>
                <w:sz w:val="16"/>
                <w:szCs w:val="16"/>
              </w:rPr>
              <w:t xml:space="preserve"> 90HS</w:t>
            </w:r>
          </w:p>
          <w:p w14:paraId="0F522530" w14:textId="6AA539AF"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Phenguard</w:t>
            </w:r>
            <w:proofErr w:type="spellEnd"/>
            <w:r w:rsidRPr="006C619E">
              <w:rPr>
                <w:sz w:val="16"/>
                <w:szCs w:val="16"/>
              </w:rPr>
              <w:t xml:space="preserve"> 930 Series </w:t>
            </w:r>
          </w:p>
        </w:tc>
        <w:tc>
          <w:tcPr>
            <w:tcW w:w="971" w:type="dxa"/>
            <w:vAlign w:val="center"/>
          </w:tcPr>
          <w:p w14:paraId="5D695324" w14:textId="34C92344" w:rsidR="003E601E" w:rsidRPr="001D3869" w:rsidRDefault="00FC40A8" w:rsidP="00A25F9E">
            <w:pPr>
              <w:autoSpaceDE/>
              <w:autoSpaceDN/>
              <w:adjustRightInd/>
              <w:spacing w:before="0" w:line="240" w:lineRule="auto"/>
              <w:ind w:left="0"/>
              <w:jc w:val="center"/>
              <w:rPr>
                <w:sz w:val="16"/>
                <w:szCs w:val="16"/>
              </w:rPr>
            </w:pPr>
            <w:r>
              <w:rPr>
                <w:sz w:val="16"/>
                <w:szCs w:val="16"/>
              </w:rPr>
              <w:t>315-</w:t>
            </w:r>
            <w:r w:rsidRPr="001D3869">
              <w:rPr>
                <w:sz w:val="16"/>
                <w:szCs w:val="16"/>
              </w:rPr>
              <w:t>32</w:t>
            </w:r>
            <w:r>
              <w:rPr>
                <w:sz w:val="16"/>
                <w:szCs w:val="16"/>
                <w:lang w:val="ru-RU"/>
              </w:rPr>
              <w:t>4</w:t>
            </w:r>
          </w:p>
        </w:tc>
        <w:tc>
          <w:tcPr>
            <w:tcW w:w="1263" w:type="dxa"/>
            <w:gridSpan w:val="2"/>
            <w:vAlign w:val="center"/>
          </w:tcPr>
          <w:p w14:paraId="0F01C615" w14:textId="77777777" w:rsidR="003E601E"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p w14:paraId="2CA76877" w14:textId="1E2D6ADE" w:rsidR="007E50ED" w:rsidRPr="001D3869" w:rsidRDefault="007E50ED"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3E601E" w:rsidRPr="001D3869" w14:paraId="2AFA6FF6" w14:textId="77777777" w:rsidTr="00A25F9E">
        <w:trPr>
          <w:trHeight w:val="288"/>
          <w:jc w:val="center"/>
        </w:trPr>
        <w:tc>
          <w:tcPr>
            <w:tcW w:w="1985" w:type="dxa"/>
            <w:gridSpan w:val="3"/>
            <w:vAlign w:val="center"/>
          </w:tcPr>
          <w:p w14:paraId="423121AB" w14:textId="77777777" w:rsidR="003E601E" w:rsidRPr="001D3869" w:rsidRDefault="003E601E" w:rsidP="00A25F9E">
            <w:pPr>
              <w:jc w:val="center"/>
              <w:rPr>
                <w:b/>
                <w:sz w:val="16"/>
                <w:szCs w:val="16"/>
              </w:rPr>
            </w:pPr>
          </w:p>
        </w:tc>
        <w:tc>
          <w:tcPr>
            <w:tcW w:w="2889" w:type="dxa"/>
            <w:vAlign w:val="center"/>
          </w:tcPr>
          <w:p w14:paraId="71E57815"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862" w:type="dxa"/>
            <w:gridSpan w:val="2"/>
            <w:vAlign w:val="center"/>
          </w:tcPr>
          <w:p w14:paraId="0B3CAB1A"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Epo</w:t>
            </w:r>
            <w:proofErr w:type="spellEnd"/>
            <w:r w:rsidRPr="006C619E">
              <w:rPr>
                <w:sz w:val="16"/>
                <w:szCs w:val="16"/>
              </w:rPr>
              <w:t>-Phen FF</w:t>
            </w:r>
          </w:p>
        </w:tc>
        <w:tc>
          <w:tcPr>
            <w:tcW w:w="971" w:type="dxa"/>
            <w:vAlign w:val="center"/>
          </w:tcPr>
          <w:p w14:paraId="317CC675" w14:textId="77777777" w:rsidR="003E601E" w:rsidRPr="001D3869" w:rsidRDefault="003E601E" w:rsidP="00A25F9E">
            <w:pPr>
              <w:autoSpaceDE/>
              <w:autoSpaceDN/>
              <w:adjustRightInd/>
              <w:spacing w:before="0" w:line="240" w:lineRule="auto"/>
              <w:ind w:left="0"/>
              <w:jc w:val="center"/>
              <w:rPr>
                <w:sz w:val="16"/>
                <w:szCs w:val="16"/>
              </w:rPr>
            </w:pPr>
            <w:r w:rsidRPr="00161B3E">
              <w:rPr>
                <w:sz w:val="16"/>
                <w:szCs w:val="16"/>
              </w:rPr>
              <w:t xml:space="preserve">&lt; 250          </w:t>
            </w:r>
          </w:p>
        </w:tc>
        <w:tc>
          <w:tcPr>
            <w:tcW w:w="1263" w:type="dxa"/>
            <w:gridSpan w:val="2"/>
            <w:vAlign w:val="center"/>
          </w:tcPr>
          <w:p w14:paraId="1AD65152" w14:textId="77777777" w:rsidR="003E601E" w:rsidRPr="001D3869" w:rsidRDefault="003E601E" w:rsidP="00A25F9E">
            <w:pPr>
              <w:autoSpaceDE/>
              <w:autoSpaceDN/>
              <w:adjustRightInd/>
              <w:spacing w:before="0" w:line="240" w:lineRule="auto"/>
              <w:ind w:left="0"/>
              <w:rPr>
                <w:sz w:val="16"/>
                <w:szCs w:val="16"/>
              </w:rPr>
            </w:pPr>
            <w:r>
              <w:rPr>
                <w:sz w:val="16"/>
                <w:szCs w:val="16"/>
              </w:rPr>
              <w:t>99</w:t>
            </w:r>
            <w:r w:rsidRPr="001D3869">
              <w:rPr>
                <w:sz w:val="16"/>
                <w:szCs w:val="16"/>
              </w:rPr>
              <w:t>°</w:t>
            </w:r>
            <w:r>
              <w:rPr>
                <w:sz w:val="16"/>
                <w:szCs w:val="16"/>
              </w:rPr>
              <w:t>C (210</w:t>
            </w:r>
            <w:r w:rsidRPr="001D3869">
              <w:rPr>
                <w:sz w:val="16"/>
                <w:szCs w:val="16"/>
              </w:rPr>
              <w:t>°F</w:t>
            </w:r>
            <w:r>
              <w:rPr>
                <w:sz w:val="16"/>
                <w:szCs w:val="16"/>
              </w:rPr>
              <w:t>)</w:t>
            </w:r>
          </w:p>
        </w:tc>
      </w:tr>
      <w:tr w:rsidR="003E601E" w:rsidRPr="001D3869" w14:paraId="441BB4A0" w14:textId="77777777" w:rsidTr="00A25F9E">
        <w:trPr>
          <w:trHeight w:val="288"/>
          <w:jc w:val="center"/>
        </w:trPr>
        <w:tc>
          <w:tcPr>
            <w:tcW w:w="1985" w:type="dxa"/>
            <w:gridSpan w:val="3"/>
            <w:vAlign w:val="center"/>
          </w:tcPr>
          <w:p w14:paraId="64A5FA8B" w14:textId="77777777" w:rsidR="003E601E" w:rsidRPr="001D3869" w:rsidRDefault="003E601E" w:rsidP="00A25F9E">
            <w:pPr>
              <w:jc w:val="center"/>
              <w:rPr>
                <w:b/>
                <w:sz w:val="16"/>
                <w:szCs w:val="16"/>
              </w:rPr>
            </w:pPr>
          </w:p>
        </w:tc>
        <w:tc>
          <w:tcPr>
            <w:tcW w:w="2889" w:type="dxa"/>
            <w:vAlign w:val="center"/>
          </w:tcPr>
          <w:p w14:paraId="4E899FF4" w14:textId="6CEE2803"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862" w:type="dxa"/>
            <w:gridSpan w:val="2"/>
            <w:vAlign w:val="center"/>
          </w:tcPr>
          <w:p w14:paraId="10CA3E57" w14:textId="4473F02A" w:rsidR="003E601E" w:rsidRPr="006C619E" w:rsidRDefault="003E601E" w:rsidP="00A25F9E">
            <w:pPr>
              <w:autoSpaceDE/>
              <w:autoSpaceDN/>
              <w:adjustRightInd/>
              <w:spacing w:before="0" w:line="240" w:lineRule="auto"/>
              <w:ind w:left="0"/>
              <w:rPr>
                <w:sz w:val="16"/>
                <w:szCs w:val="16"/>
              </w:rPr>
            </w:pPr>
            <w:r w:rsidRPr="006C619E">
              <w:rPr>
                <w:sz w:val="16"/>
                <w:szCs w:val="16"/>
              </w:rPr>
              <w:t xml:space="preserve">Series 61 </w:t>
            </w:r>
            <w:proofErr w:type="spellStart"/>
            <w:r w:rsidRPr="006C619E">
              <w:rPr>
                <w:sz w:val="16"/>
                <w:szCs w:val="16"/>
              </w:rPr>
              <w:t>Tneme</w:t>
            </w:r>
            <w:proofErr w:type="spellEnd"/>
            <w:r w:rsidRPr="006C619E">
              <w:rPr>
                <w:sz w:val="16"/>
                <w:szCs w:val="16"/>
              </w:rPr>
              <w:t xml:space="preserve">-Liner </w:t>
            </w:r>
          </w:p>
        </w:tc>
        <w:tc>
          <w:tcPr>
            <w:tcW w:w="971" w:type="dxa"/>
            <w:vAlign w:val="center"/>
          </w:tcPr>
          <w:p w14:paraId="39C65C42"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263" w:type="dxa"/>
            <w:gridSpan w:val="2"/>
            <w:vAlign w:val="center"/>
          </w:tcPr>
          <w:p w14:paraId="09CE22DA"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3E601E" w:rsidRPr="001D3869" w14:paraId="2040892F" w14:textId="77777777" w:rsidTr="00A25F9E">
        <w:trPr>
          <w:trHeight w:val="288"/>
          <w:jc w:val="center"/>
        </w:trPr>
        <w:tc>
          <w:tcPr>
            <w:tcW w:w="1985" w:type="dxa"/>
            <w:gridSpan w:val="3"/>
            <w:vAlign w:val="center"/>
          </w:tcPr>
          <w:p w14:paraId="75ED3723" w14:textId="77777777" w:rsidR="003E601E" w:rsidRPr="001D3869" w:rsidRDefault="003E601E" w:rsidP="00A25F9E">
            <w:pPr>
              <w:jc w:val="center"/>
              <w:rPr>
                <w:b/>
                <w:sz w:val="16"/>
                <w:szCs w:val="16"/>
              </w:rPr>
            </w:pPr>
          </w:p>
        </w:tc>
        <w:tc>
          <w:tcPr>
            <w:tcW w:w="5751" w:type="dxa"/>
            <w:gridSpan w:val="3"/>
            <w:vAlign w:val="center"/>
          </w:tcPr>
          <w:p w14:paraId="286931D4" w14:textId="77777777" w:rsidR="003E601E" w:rsidRPr="006C619E" w:rsidRDefault="003E601E" w:rsidP="00A25F9E">
            <w:pPr>
              <w:spacing w:before="0" w:line="240" w:lineRule="auto"/>
              <w:ind w:left="0"/>
              <w:rPr>
                <w:i/>
                <w:sz w:val="14"/>
                <w:szCs w:val="14"/>
              </w:rPr>
            </w:pPr>
            <w:r w:rsidRPr="006C619E">
              <w:rPr>
                <w:i/>
                <w:sz w:val="14"/>
                <w:szCs w:val="14"/>
              </w:rPr>
              <w:t>Note: Stripe coat of welds and edges highly recommended.</w:t>
            </w:r>
          </w:p>
        </w:tc>
        <w:tc>
          <w:tcPr>
            <w:tcW w:w="971" w:type="dxa"/>
            <w:vAlign w:val="center"/>
          </w:tcPr>
          <w:p w14:paraId="66A94C15" w14:textId="77777777" w:rsidR="003E601E" w:rsidRPr="001D3869" w:rsidRDefault="003E601E" w:rsidP="00A25F9E">
            <w:pPr>
              <w:spacing w:before="0" w:line="240" w:lineRule="auto"/>
              <w:ind w:left="0"/>
              <w:rPr>
                <w:sz w:val="16"/>
                <w:szCs w:val="16"/>
              </w:rPr>
            </w:pPr>
          </w:p>
        </w:tc>
        <w:tc>
          <w:tcPr>
            <w:tcW w:w="1263" w:type="dxa"/>
            <w:gridSpan w:val="2"/>
            <w:vAlign w:val="center"/>
          </w:tcPr>
          <w:p w14:paraId="07D8B911" w14:textId="77777777" w:rsidR="003E601E" w:rsidRPr="001D3869" w:rsidRDefault="003E601E" w:rsidP="00A25F9E">
            <w:pPr>
              <w:spacing w:before="0" w:line="240" w:lineRule="auto"/>
              <w:ind w:left="0"/>
              <w:rPr>
                <w:sz w:val="16"/>
                <w:szCs w:val="16"/>
              </w:rPr>
            </w:pPr>
          </w:p>
        </w:tc>
      </w:tr>
      <w:tr w:rsidR="003E601E" w:rsidRPr="001D3869" w14:paraId="1BDEC6E1" w14:textId="77777777" w:rsidTr="00A25F9E">
        <w:trPr>
          <w:trHeight w:val="288"/>
          <w:jc w:val="center"/>
        </w:trPr>
        <w:tc>
          <w:tcPr>
            <w:tcW w:w="1985" w:type="dxa"/>
            <w:gridSpan w:val="3"/>
            <w:tcBorders>
              <w:top w:val="single" w:sz="12" w:space="0" w:color="auto"/>
            </w:tcBorders>
            <w:vAlign w:val="center"/>
          </w:tcPr>
          <w:p w14:paraId="66DB98E7"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 COAT</w:t>
            </w:r>
          </w:p>
        </w:tc>
        <w:tc>
          <w:tcPr>
            <w:tcW w:w="2889" w:type="dxa"/>
            <w:tcBorders>
              <w:top w:val="single" w:sz="12" w:space="0" w:color="auto"/>
            </w:tcBorders>
            <w:vAlign w:val="center"/>
          </w:tcPr>
          <w:p w14:paraId="1185C50A"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862" w:type="dxa"/>
            <w:gridSpan w:val="2"/>
            <w:tcBorders>
              <w:top w:val="single" w:sz="12" w:space="0" w:color="auto"/>
            </w:tcBorders>
            <w:vAlign w:val="center"/>
          </w:tcPr>
          <w:p w14:paraId="53E4D26B"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Carboguard</w:t>
            </w:r>
            <w:proofErr w:type="spellEnd"/>
            <w:r w:rsidRPr="006C619E">
              <w:rPr>
                <w:sz w:val="16"/>
                <w:szCs w:val="16"/>
              </w:rPr>
              <w:t xml:space="preserve"> 891</w:t>
            </w:r>
            <w:r w:rsidR="002B7765" w:rsidRPr="006C619E">
              <w:rPr>
                <w:sz w:val="16"/>
                <w:szCs w:val="16"/>
              </w:rPr>
              <w:t xml:space="preserve"> </w:t>
            </w:r>
            <w:r w:rsidRPr="006C619E">
              <w:rPr>
                <w:sz w:val="16"/>
                <w:szCs w:val="16"/>
              </w:rPr>
              <w:t>Series</w:t>
            </w:r>
          </w:p>
        </w:tc>
        <w:tc>
          <w:tcPr>
            <w:tcW w:w="971" w:type="dxa"/>
            <w:tcBorders>
              <w:top w:val="single" w:sz="12" w:space="0" w:color="auto"/>
            </w:tcBorders>
            <w:vAlign w:val="center"/>
          </w:tcPr>
          <w:p w14:paraId="0C693F25"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119-214</w:t>
            </w:r>
          </w:p>
        </w:tc>
        <w:tc>
          <w:tcPr>
            <w:tcW w:w="1263" w:type="dxa"/>
            <w:gridSpan w:val="2"/>
            <w:tcBorders>
              <w:top w:val="single" w:sz="12" w:space="0" w:color="auto"/>
            </w:tcBorders>
            <w:vAlign w:val="center"/>
          </w:tcPr>
          <w:p w14:paraId="3CA833FA" w14:textId="77777777" w:rsidR="003E601E" w:rsidRPr="001D3869" w:rsidRDefault="003E601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w:t>
            </w:r>
            <w:r w:rsidRPr="001D3869">
              <w:rPr>
                <w:sz w:val="16"/>
                <w:szCs w:val="16"/>
              </w:rPr>
              <w:t>0°F</w:t>
            </w:r>
            <w:r>
              <w:rPr>
                <w:sz w:val="16"/>
                <w:szCs w:val="16"/>
              </w:rPr>
              <w:t>)</w:t>
            </w:r>
          </w:p>
        </w:tc>
      </w:tr>
      <w:tr w:rsidR="003E601E" w:rsidRPr="001D3869" w14:paraId="78744526" w14:textId="77777777" w:rsidTr="00A25F9E">
        <w:trPr>
          <w:trHeight w:val="288"/>
          <w:jc w:val="center"/>
        </w:trPr>
        <w:tc>
          <w:tcPr>
            <w:tcW w:w="1985" w:type="dxa"/>
            <w:gridSpan w:val="3"/>
            <w:vAlign w:val="center"/>
          </w:tcPr>
          <w:p w14:paraId="4C805D09"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889" w:type="dxa"/>
            <w:vAlign w:val="center"/>
          </w:tcPr>
          <w:p w14:paraId="737DFE0E"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862" w:type="dxa"/>
            <w:gridSpan w:val="2"/>
            <w:vAlign w:val="center"/>
          </w:tcPr>
          <w:p w14:paraId="43884C7B"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Hempadur</w:t>
            </w:r>
            <w:proofErr w:type="spellEnd"/>
            <w:r w:rsidRPr="006C619E">
              <w:rPr>
                <w:sz w:val="16"/>
                <w:szCs w:val="16"/>
              </w:rPr>
              <w:t xml:space="preserve"> 85671</w:t>
            </w:r>
          </w:p>
        </w:tc>
        <w:tc>
          <w:tcPr>
            <w:tcW w:w="971" w:type="dxa"/>
            <w:vAlign w:val="center"/>
          </w:tcPr>
          <w:p w14:paraId="5EEAEC04"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320</w:t>
            </w:r>
          </w:p>
        </w:tc>
        <w:tc>
          <w:tcPr>
            <w:tcW w:w="1263" w:type="dxa"/>
            <w:gridSpan w:val="2"/>
            <w:vAlign w:val="center"/>
          </w:tcPr>
          <w:p w14:paraId="756D2D6A" w14:textId="77777777" w:rsidR="003E601E" w:rsidRPr="001D3869" w:rsidRDefault="003E601E" w:rsidP="00A25F9E">
            <w:pPr>
              <w:autoSpaceDE/>
              <w:autoSpaceDN/>
              <w:adjustRightInd/>
              <w:spacing w:before="0" w:line="240" w:lineRule="auto"/>
              <w:ind w:left="0"/>
              <w:rPr>
                <w:sz w:val="16"/>
                <w:szCs w:val="16"/>
              </w:rPr>
            </w:pPr>
            <w:r>
              <w:rPr>
                <w:sz w:val="16"/>
                <w:szCs w:val="16"/>
              </w:rPr>
              <w:t>90</w:t>
            </w:r>
            <w:r w:rsidRPr="001D3869">
              <w:rPr>
                <w:sz w:val="16"/>
                <w:szCs w:val="16"/>
              </w:rPr>
              <w:t>°</w:t>
            </w:r>
            <w:r>
              <w:rPr>
                <w:sz w:val="16"/>
                <w:szCs w:val="16"/>
              </w:rPr>
              <w:t>C (194</w:t>
            </w:r>
            <w:r w:rsidRPr="001D3869">
              <w:rPr>
                <w:sz w:val="16"/>
                <w:szCs w:val="16"/>
              </w:rPr>
              <w:t>°F</w:t>
            </w:r>
            <w:r>
              <w:rPr>
                <w:sz w:val="16"/>
                <w:szCs w:val="16"/>
              </w:rPr>
              <w:t>)</w:t>
            </w:r>
          </w:p>
        </w:tc>
      </w:tr>
      <w:tr w:rsidR="003E601E" w:rsidRPr="001D3869" w14:paraId="6B40C32A" w14:textId="77777777" w:rsidTr="00A25F9E">
        <w:trPr>
          <w:trHeight w:val="288"/>
          <w:jc w:val="center"/>
        </w:trPr>
        <w:tc>
          <w:tcPr>
            <w:tcW w:w="1985" w:type="dxa"/>
            <w:gridSpan w:val="3"/>
            <w:vAlign w:val="center"/>
          </w:tcPr>
          <w:p w14:paraId="1F8DB692"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889" w:type="dxa"/>
            <w:vAlign w:val="center"/>
          </w:tcPr>
          <w:p w14:paraId="1AA1CAF2"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862" w:type="dxa"/>
            <w:gridSpan w:val="2"/>
            <w:vAlign w:val="center"/>
          </w:tcPr>
          <w:p w14:paraId="4BF35977" w14:textId="77777777" w:rsidR="003E601E" w:rsidRPr="006C619E" w:rsidRDefault="003E601E" w:rsidP="00A25F9E">
            <w:pPr>
              <w:autoSpaceDE/>
              <w:autoSpaceDN/>
              <w:adjustRightInd/>
              <w:spacing w:before="0" w:line="240" w:lineRule="auto"/>
              <w:ind w:left="0"/>
              <w:rPr>
                <w:sz w:val="16"/>
                <w:szCs w:val="16"/>
              </w:rPr>
            </w:pPr>
            <w:r w:rsidRPr="006C619E">
              <w:rPr>
                <w:sz w:val="16"/>
                <w:szCs w:val="16"/>
              </w:rPr>
              <w:t>Interline 399</w:t>
            </w:r>
          </w:p>
          <w:p w14:paraId="51BC02DF"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Intershield</w:t>
            </w:r>
            <w:proofErr w:type="spellEnd"/>
            <w:r w:rsidRPr="006C619E">
              <w:rPr>
                <w:sz w:val="16"/>
                <w:szCs w:val="16"/>
              </w:rPr>
              <w:t xml:space="preserve"> 300 Series</w:t>
            </w:r>
          </w:p>
        </w:tc>
        <w:tc>
          <w:tcPr>
            <w:tcW w:w="971" w:type="dxa"/>
            <w:vAlign w:val="center"/>
          </w:tcPr>
          <w:p w14:paraId="34C6FA48" w14:textId="77777777" w:rsidR="003E601E" w:rsidRDefault="003E601E" w:rsidP="00A25F9E">
            <w:pPr>
              <w:autoSpaceDE/>
              <w:autoSpaceDN/>
              <w:adjustRightInd/>
              <w:spacing w:before="0" w:line="240" w:lineRule="auto"/>
              <w:ind w:left="0"/>
              <w:jc w:val="center"/>
              <w:rPr>
                <w:sz w:val="16"/>
                <w:szCs w:val="16"/>
              </w:rPr>
            </w:pPr>
            <w:r>
              <w:rPr>
                <w:sz w:val="16"/>
                <w:szCs w:val="16"/>
              </w:rPr>
              <w:t>340</w:t>
            </w:r>
          </w:p>
          <w:p w14:paraId="507C6AC1"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204-386</w:t>
            </w:r>
          </w:p>
        </w:tc>
        <w:tc>
          <w:tcPr>
            <w:tcW w:w="1263" w:type="dxa"/>
            <w:gridSpan w:val="2"/>
            <w:vAlign w:val="center"/>
          </w:tcPr>
          <w:p w14:paraId="50185CB5" w14:textId="34829993" w:rsidR="003E601E" w:rsidRDefault="003E601E" w:rsidP="00A25F9E">
            <w:pPr>
              <w:autoSpaceDE/>
              <w:autoSpaceDN/>
              <w:adjustRightInd/>
              <w:spacing w:before="0" w:line="240" w:lineRule="auto"/>
              <w:ind w:left="0"/>
              <w:rPr>
                <w:sz w:val="16"/>
                <w:szCs w:val="16"/>
              </w:rPr>
            </w:pPr>
            <w:del w:id="1315" w:author="Kurmanov, Aidyn [STAMGazStroy LLP]" w:date="2025-12-17T14:19:00Z" w16du:dateUtc="2025-12-17T09:19:00Z">
              <w:r w:rsidRPr="00E3260A">
                <w:rPr>
                  <w:sz w:val="16"/>
                  <w:szCs w:val="16"/>
                </w:rPr>
                <w:delText>60</w:delText>
              </w:r>
            </w:del>
            <w:ins w:id="1316" w:author="Kurmanov, Aidyn [STAMGazStroy LLP]" w:date="2025-12-17T14:19:00Z" w16du:dateUtc="2025-12-17T09:19:00Z">
              <w:r w:rsidR="00E3260A" w:rsidRPr="00E3260A">
                <w:rPr>
                  <w:sz w:val="16"/>
                  <w:szCs w:val="16"/>
                  <w:lang w:val="ru-RU"/>
                </w:rPr>
                <w:t>95</w:t>
              </w:r>
            </w:ins>
            <w:r w:rsidRPr="00E3260A">
              <w:rPr>
                <w:sz w:val="16"/>
                <w:szCs w:val="16"/>
              </w:rPr>
              <w:t>°C (140°F)</w:t>
            </w:r>
          </w:p>
          <w:p w14:paraId="51A9697D" w14:textId="77777777" w:rsidR="003E601E" w:rsidRPr="001D3869" w:rsidRDefault="003E601E" w:rsidP="00A25F9E">
            <w:pPr>
              <w:autoSpaceDE/>
              <w:autoSpaceDN/>
              <w:adjustRightInd/>
              <w:spacing w:before="0" w:line="240" w:lineRule="auto"/>
              <w:ind w:left="0"/>
              <w:rPr>
                <w:sz w:val="16"/>
                <w:szCs w:val="16"/>
              </w:rPr>
            </w:pPr>
            <w:r>
              <w:rPr>
                <w:sz w:val="16"/>
                <w:szCs w:val="16"/>
              </w:rPr>
              <w:t>80</w:t>
            </w:r>
            <w:r w:rsidRPr="001D3869">
              <w:rPr>
                <w:sz w:val="16"/>
                <w:szCs w:val="16"/>
              </w:rPr>
              <w:t>°</w:t>
            </w:r>
            <w:r>
              <w:rPr>
                <w:sz w:val="16"/>
                <w:szCs w:val="16"/>
              </w:rPr>
              <w:t>C (167</w:t>
            </w:r>
            <w:r w:rsidRPr="001D3869">
              <w:rPr>
                <w:sz w:val="16"/>
                <w:szCs w:val="16"/>
              </w:rPr>
              <w:t>°F</w:t>
            </w:r>
            <w:r>
              <w:rPr>
                <w:sz w:val="16"/>
                <w:szCs w:val="16"/>
              </w:rPr>
              <w:t>)</w:t>
            </w:r>
          </w:p>
        </w:tc>
      </w:tr>
      <w:tr w:rsidR="006143B6" w:rsidRPr="001D3869" w14:paraId="3CFF623F" w14:textId="77777777" w:rsidTr="00852E25">
        <w:trPr>
          <w:trHeight w:val="288"/>
          <w:jc w:val="center"/>
        </w:trPr>
        <w:tc>
          <w:tcPr>
            <w:tcW w:w="1985" w:type="dxa"/>
            <w:gridSpan w:val="3"/>
            <w:vMerge w:val="restart"/>
            <w:vAlign w:val="center"/>
          </w:tcPr>
          <w:p w14:paraId="2E8C0B89" w14:textId="77777777" w:rsidR="006143B6" w:rsidRPr="001D3869" w:rsidRDefault="006143B6"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889" w:type="dxa"/>
          </w:tcPr>
          <w:p w14:paraId="4DA34230" w14:textId="77777777" w:rsidR="006143B6" w:rsidRPr="001D3869" w:rsidRDefault="006143B6" w:rsidP="00A25F9E">
            <w:pPr>
              <w:autoSpaceDE/>
              <w:autoSpaceDN/>
              <w:adjustRightInd/>
              <w:spacing w:before="0" w:line="240" w:lineRule="auto"/>
              <w:ind w:left="0"/>
              <w:rPr>
                <w:sz w:val="16"/>
                <w:szCs w:val="16"/>
              </w:rPr>
            </w:pPr>
            <w:proofErr w:type="spellStart"/>
            <w:r>
              <w:rPr>
                <w:sz w:val="16"/>
                <w:szCs w:val="16"/>
              </w:rPr>
              <w:t>Dampney</w:t>
            </w:r>
            <w:proofErr w:type="spellEnd"/>
          </w:p>
        </w:tc>
        <w:tc>
          <w:tcPr>
            <w:tcW w:w="2862" w:type="dxa"/>
            <w:gridSpan w:val="2"/>
            <w:vAlign w:val="center"/>
          </w:tcPr>
          <w:p w14:paraId="0B2F06DB" w14:textId="2548D119" w:rsidR="006143B6" w:rsidRPr="006C619E" w:rsidRDefault="006143B6" w:rsidP="00BB7533">
            <w:pPr>
              <w:autoSpaceDE/>
              <w:autoSpaceDN/>
              <w:adjustRightInd/>
              <w:spacing w:before="0" w:line="240" w:lineRule="auto"/>
              <w:ind w:left="0"/>
              <w:rPr>
                <w:sz w:val="16"/>
                <w:szCs w:val="16"/>
              </w:rPr>
            </w:pPr>
            <w:proofErr w:type="spellStart"/>
            <w:r w:rsidRPr="006C619E">
              <w:rPr>
                <w:sz w:val="16"/>
                <w:szCs w:val="16"/>
              </w:rPr>
              <w:t>Protexior</w:t>
            </w:r>
            <w:proofErr w:type="spellEnd"/>
            <w:r w:rsidRPr="006C619E">
              <w:rPr>
                <w:sz w:val="16"/>
                <w:szCs w:val="16"/>
              </w:rPr>
              <w:t xml:space="preserve"> 794</w:t>
            </w:r>
          </w:p>
        </w:tc>
        <w:tc>
          <w:tcPr>
            <w:tcW w:w="971" w:type="dxa"/>
          </w:tcPr>
          <w:p w14:paraId="2626A3C0" w14:textId="4C2D47ED" w:rsidR="006143B6" w:rsidRPr="001D3869" w:rsidRDefault="006143B6" w:rsidP="00A25F9E">
            <w:pPr>
              <w:autoSpaceDE/>
              <w:autoSpaceDN/>
              <w:adjustRightInd/>
              <w:spacing w:before="0" w:line="240" w:lineRule="auto"/>
              <w:ind w:left="0"/>
              <w:jc w:val="center"/>
              <w:rPr>
                <w:sz w:val="16"/>
                <w:szCs w:val="16"/>
              </w:rPr>
            </w:pPr>
            <w:r>
              <w:rPr>
                <w:sz w:val="16"/>
                <w:szCs w:val="16"/>
              </w:rPr>
              <w:t>90</w:t>
            </w:r>
          </w:p>
        </w:tc>
        <w:tc>
          <w:tcPr>
            <w:tcW w:w="1263" w:type="dxa"/>
            <w:gridSpan w:val="2"/>
          </w:tcPr>
          <w:p w14:paraId="3364CC53" w14:textId="77777777" w:rsidR="006143B6" w:rsidRPr="001D3869" w:rsidRDefault="006143B6"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6143B6" w:rsidRPr="001D3869" w14:paraId="7E8AD653" w14:textId="77777777" w:rsidTr="00A25F9E">
        <w:trPr>
          <w:trHeight w:val="288"/>
          <w:jc w:val="center"/>
        </w:trPr>
        <w:tc>
          <w:tcPr>
            <w:tcW w:w="1985" w:type="dxa"/>
            <w:gridSpan w:val="3"/>
            <w:vMerge/>
            <w:vAlign w:val="center"/>
          </w:tcPr>
          <w:p w14:paraId="2C68D96A" w14:textId="77777777" w:rsidR="006143B6" w:rsidRPr="001D3869" w:rsidRDefault="006143B6" w:rsidP="00D14B0C">
            <w:pPr>
              <w:autoSpaceDE/>
              <w:autoSpaceDN/>
              <w:adjustRightInd/>
              <w:spacing w:before="0" w:line="240" w:lineRule="auto"/>
              <w:ind w:left="0"/>
              <w:rPr>
                <w:b/>
                <w:sz w:val="16"/>
                <w:szCs w:val="16"/>
              </w:rPr>
            </w:pPr>
          </w:p>
        </w:tc>
        <w:tc>
          <w:tcPr>
            <w:tcW w:w="2889" w:type="dxa"/>
            <w:vAlign w:val="center"/>
          </w:tcPr>
          <w:p w14:paraId="4D6978C5" w14:textId="77777777" w:rsidR="006143B6" w:rsidRPr="001D3869" w:rsidRDefault="006143B6" w:rsidP="00D14B0C">
            <w:pPr>
              <w:autoSpaceDE/>
              <w:autoSpaceDN/>
              <w:adjustRightInd/>
              <w:spacing w:before="0" w:line="240" w:lineRule="auto"/>
              <w:ind w:left="0"/>
              <w:rPr>
                <w:sz w:val="16"/>
                <w:szCs w:val="16"/>
              </w:rPr>
            </w:pPr>
            <w:r w:rsidRPr="001D3869">
              <w:rPr>
                <w:sz w:val="16"/>
                <w:szCs w:val="16"/>
              </w:rPr>
              <w:t>Jotun Paints</w:t>
            </w:r>
          </w:p>
        </w:tc>
        <w:tc>
          <w:tcPr>
            <w:tcW w:w="2862" w:type="dxa"/>
            <w:gridSpan w:val="2"/>
            <w:vAlign w:val="center"/>
          </w:tcPr>
          <w:p w14:paraId="624AFF6C" w14:textId="2CEB9E53" w:rsidR="006143B6" w:rsidRPr="006C619E" w:rsidRDefault="006143B6" w:rsidP="00D14B0C">
            <w:pPr>
              <w:autoSpaceDE/>
              <w:autoSpaceDN/>
              <w:adjustRightInd/>
              <w:spacing w:before="0" w:line="240" w:lineRule="auto"/>
              <w:ind w:left="0"/>
              <w:rPr>
                <w:sz w:val="16"/>
                <w:szCs w:val="16"/>
              </w:rPr>
            </w:pPr>
            <w:proofErr w:type="spellStart"/>
            <w:r w:rsidRPr="006C619E">
              <w:rPr>
                <w:sz w:val="16"/>
                <w:szCs w:val="16"/>
              </w:rPr>
              <w:t>Penguard</w:t>
            </w:r>
            <w:proofErr w:type="spellEnd"/>
            <w:r w:rsidRPr="006C619E">
              <w:rPr>
                <w:sz w:val="16"/>
                <w:szCs w:val="16"/>
              </w:rPr>
              <w:t xml:space="preserve"> Universal</w:t>
            </w:r>
          </w:p>
        </w:tc>
        <w:tc>
          <w:tcPr>
            <w:tcW w:w="971" w:type="dxa"/>
            <w:vAlign w:val="center"/>
          </w:tcPr>
          <w:p w14:paraId="7235B49D" w14:textId="77777777" w:rsidR="006143B6" w:rsidRPr="001D3869" w:rsidRDefault="006143B6" w:rsidP="00D14B0C">
            <w:pPr>
              <w:autoSpaceDE/>
              <w:autoSpaceDN/>
              <w:adjustRightInd/>
              <w:spacing w:before="0" w:line="240" w:lineRule="auto"/>
              <w:ind w:left="0"/>
              <w:jc w:val="center"/>
              <w:rPr>
                <w:sz w:val="16"/>
                <w:szCs w:val="16"/>
              </w:rPr>
            </w:pPr>
            <w:r>
              <w:rPr>
                <w:sz w:val="16"/>
                <w:szCs w:val="16"/>
              </w:rPr>
              <w:t>240</w:t>
            </w:r>
          </w:p>
        </w:tc>
        <w:tc>
          <w:tcPr>
            <w:tcW w:w="1263" w:type="dxa"/>
            <w:gridSpan w:val="2"/>
            <w:vAlign w:val="center"/>
          </w:tcPr>
          <w:p w14:paraId="115ED7D6" w14:textId="77777777" w:rsidR="006143B6" w:rsidRPr="001D3869" w:rsidRDefault="006143B6" w:rsidP="00D14B0C">
            <w:pPr>
              <w:autoSpaceDE/>
              <w:autoSpaceDN/>
              <w:adjustRightInd/>
              <w:spacing w:before="0" w:line="240" w:lineRule="auto"/>
              <w:ind w:left="0"/>
              <w:rPr>
                <w:sz w:val="16"/>
                <w:szCs w:val="16"/>
              </w:rPr>
            </w:pPr>
            <w:r>
              <w:rPr>
                <w:sz w:val="16"/>
                <w:szCs w:val="16"/>
              </w:rPr>
              <w:t>44</w:t>
            </w:r>
            <w:r w:rsidRPr="001D3869">
              <w:rPr>
                <w:sz w:val="16"/>
                <w:szCs w:val="16"/>
              </w:rPr>
              <w:t>°</w:t>
            </w:r>
            <w:r>
              <w:rPr>
                <w:sz w:val="16"/>
                <w:szCs w:val="16"/>
              </w:rPr>
              <w:t>C (112</w:t>
            </w:r>
            <w:r w:rsidRPr="001D3869">
              <w:rPr>
                <w:sz w:val="16"/>
                <w:szCs w:val="16"/>
              </w:rPr>
              <w:t>°F</w:t>
            </w:r>
            <w:r>
              <w:rPr>
                <w:sz w:val="16"/>
                <w:szCs w:val="16"/>
              </w:rPr>
              <w:t>)</w:t>
            </w:r>
          </w:p>
        </w:tc>
      </w:tr>
      <w:tr w:rsidR="00D14B0C" w:rsidRPr="001D3869" w14:paraId="58E639BD" w14:textId="77777777" w:rsidTr="00A25F9E">
        <w:trPr>
          <w:trHeight w:val="288"/>
          <w:jc w:val="center"/>
        </w:trPr>
        <w:tc>
          <w:tcPr>
            <w:tcW w:w="1985" w:type="dxa"/>
            <w:gridSpan w:val="3"/>
            <w:vAlign w:val="center"/>
          </w:tcPr>
          <w:p w14:paraId="073D35F7" w14:textId="77777777" w:rsidR="00D14B0C" w:rsidRPr="001D3869" w:rsidRDefault="00D14B0C" w:rsidP="00D14B0C">
            <w:pPr>
              <w:jc w:val="center"/>
              <w:rPr>
                <w:b/>
                <w:sz w:val="16"/>
                <w:szCs w:val="16"/>
              </w:rPr>
            </w:pPr>
          </w:p>
        </w:tc>
        <w:tc>
          <w:tcPr>
            <w:tcW w:w="2889" w:type="dxa"/>
            <w:vAlign w:val="center"/>
          </w:tcPr>
          <w:p w14:paraId="524C0AA3" w14:textId="77777777" w:rsidR="00D14B0C" w:rsidRPr="001D3869" w:rsidRDefault="00D14B0C" w:rsidP="00D14B0C">
            <w:pPr>
              <w:autoSpaceDE/>
              <w:autoSpaceDN/>
              <w:adjustRightInd/>
              <w:spacing w:before="0" w:line="240" w:lineRule="auto"/>
              <w:ind w:left="0"/>
              <w:rPr>
                <w:sz w:val="16"/>
                <w:szCs w:val="16"/>
              </w:rPr>
            </w:pPr>
            <w:r>
              <w:rPr>
                <w:sz w:val="16"/>
                <w:szCs w:val="16"/>
              </w:rPr>
              <w:t>PPG</w:t>
            </w:r>
          </w:p>
        </w:tc>
        <w:tc>
          <w:tcPr>
            <w:tcW w:w="2862" w:type="dxa"/>
            <w:gridSpan w:val="2"/>
            <w:vAlign w:val="center"/>
          </w:tcPr>
          <w:p w14:paraId="504DBBF3" w14:textId="77777777" w:rsidR="00D14B0C" w:rsidRPr="006C619E" w:rsidRDefault="00D14B0C" w:rsidP="00D14B0C">
            <w:pPr>
              <w:autoSpaceDE/>
              <w:autoSpaceDN/>
              <w:adjustRightInd/>
              <w:spacing w:before="0" w:line="240" w:lineRule="auto"/>
              <w:ind w:left="0"/>
              <w:rPr>
                <w:sz w:val="16"/>
                <w:szCs w:val="16"/>
                <w:lang w:val="ru-RU"/>
              </w:rPr>
            </w:pPr>
            <w:proofErr w:type="spellStart"/>
            <w:r w:rsidRPr="006C619E">
              <w:rPr>
                <w:sz w:val="16"/>
                <w:szCs w:val="16"/>
              </w:rPr>
              <w:t>Amercoat</w:t>
            </w:r>
            <w:proofErr w:type="spellEnd"/>
            <w:r w:rsidRPr="006C619E">
              <w:rPr>
                <w:sz w:val="16"/>
                <w:szCs w:val="16"/>
              </w:rPr>
              <w:t xml:space="preserve"> 90HS</w:t>
            </w:r>
          </w:p>
          <w:p w14:paraId="4A40FB1C" w14:textId="1C3B4DC5" w:rsidR="00D14B0C" w:rsidRPr="006C619E" w:rsidRDefault="00D14B0C" w:rsidP="00D14B0C">
            <w:pPr>
              <w:autoSpaceDE/>
              <w:autoSpaceDN/>
              <w:adjustRightInd/>
              <w:spacing w:before="0" w:line="240" w:lineRule="auto"/>
              <w:ind w:left="0"/>
              <w:rPr>
                <w:sz w:val="16"/>
                <w:szCs w:val="16"/>
              </w:rPr>
            </w:pPr>
            <w:proofErr w:type="spellStart"/>
            <w:r w:rsidRPr="006C619E">
              <w:rPr>
                <w:sz w:val="16"/>
                <w:szCs w:val="16"/>
              </w:rPr>
              <w:t>Phenguard</w:t>
            </w:r>
            <w:proofErr w:type="spellEnd"/>
            <w:r w:rsidRPr="006C619E">
              <w:rPr>
                <w:sz w:val="16"/>
                <w:szCs w:val="16"/>
              </w:rPr>
              <w:t xml:space="preserve"> 930 Series </w:t>
            </w:r>
          </w:p>
        </w:tc>
        <w:tc>
          <w:tcPr>
            <w:tcW w:w="971" w:type="dxa"/>
            <w:vAlign w:val="center"/>
          </w:tcPr>
          <w:p w14:paraId="39EE5097" w14:textId="306E237F" w:rsidR="00D14B0C" w:rsidRPr="001D3869" w:rsidRDefault="00D14B0C" w:rsidP="00D14B0C">
            <w:pPr>
              <w:autoSpaceDE/>
              <w:autoSpaceDN/>
              <w:adjustRightInd/>
              <w:spacing w:before="0" w:line="240" w:lineRule="auto"/>
              <w:ind w:left="0"/>
              <w:jc w:val="center"/>
              <w:rPr>
                <w:sz w:val="16"/>
                <w:szCs w:val="16"/>
              </w:rPr>
            </w:pPr>
            <w:r>
              <w:rPr>
                <w:sz w:val="16"/>
                <w:szCs w:val="16"/>
              </w:rPr>
              <w:t>315-</w:t>
            </w:r>
            <w:r w:rsidRPr="001D3869">
              <w:rPr>
                <w:sz w:val="16"/>
                <w:szCs w:val="16"/>
              </w:rPr>
              <w:t>32</w:t>
            </w:r>
            <w:r>
              <w:rPr>
                <w:sz w:val="16"/>
                <w:szCs w:val="16"/>
              </w:rPr>
              <w:t>4</w:t>
            </w:r>
          </w:p>
        </w:tc>
        <w:tc>
          <w:tcPr>
            <w:tcW w:w="1263" w:type="dxa"/>
            <w:gridSpan w:val="2"/>
            <w:vAlign w:val="center"/>
          </w:tcPr>
          <w:p w14:paraId="06968E85" w14:textId="77777777" w:rsidR="00D14B0C" w:rsidRPr="001D3869" w:rsidRDefault="00D14B0C" w:rsidP="00D14B0C">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2835EF16" w14:textId="77777777" w:rsidTr="00A25F9E">
        <w:trPr>
          <w:trHeight w:val="288"/>
          <w:jc w:val="center"/>
        </w:trPr>
        <w:tc>
          <w:tcPr>
            <w:tcW w:w="1985" w:type="dxa"/>
            <w:gridSpan w:val="3"/>
            <w:vAlign w:val="center"/>
          </w:tcPr>
          <w:p w14:paraId="1341F50F" w14:textId="77777777" w:rsidR="003E601E" w:rsidRPr="001D3869" w:rsidRDefault="003E601E" w:rsidP="00A25F9E">
            <w:pPr>
              <w:jc w:val="center"/>
              <w:rPr>
                <w:b/>
                <w:sz w:val="16"/>
                <w:szCs w:val="16"/>
              </w:rPr>
            </w:pPr>
          </w:p>
        </w:tc>
        <w:tc>
          <w:tcPr>
            <w:tcW w:w="2889" w:type="dxa"/>
            <w:vAlign w:val="center"/>
          </w:tcPr>
          <w:p w14:paraId="6462FB6A"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862" w:type="dxa"/>
            <w:gridSpan w:val="2"/>
            <w:vAlign w:val="center"/>
          </w:tcPr>
          <w:p w14:paraId="44540FD6"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Epo</w:t>
            </w:r>
            <w:proofErr w:type="spellEnd"/>
            <w:r w:rsidRPr="006C619E">
              <w:rPr>
                <w:sz w:val="16"/>
                <w:szCs w:val="16"/>
              </w:rPr>
              <w:t>-Phen FF</w:t>
            </w:r>
          </w:p>
        </w:tc>
        <w:tc>
          <w:tcPr>
            <w:tcW w:w="971" w:type="dxa"/>
            <w:vAlign w:val="center"/>
          </w:tcPr>
          <w:p w14:paraId="67F06805" w14:textId="0781E5B7" w:rsidR="003E601E" w:rsidRPr="001D3869" w:rsidRDefault="003E601E" w:rsidP="00A25F9E">
            <w:pPr>
              <w:autoSpaceDE/>
              <w:autoSpaceDN/>
              <w:adjustRightInd/>
              <w:spacing w:before="0" w:line="240" w:lineRule="auto"/>
              <w:ind w:left="0"/>
              <w:jc w:val="center"/>
              <w:rPr>
                <w:sz w:val="16"/>
                <w:szCs w:val="16"/>
              </w:rPr>
            </w:pPr>
            <w:r w:rsidRPr="00161B3E">
              <w:rPr>
                <w:sz w:val="16"/>
                <w:szCs w:val="16"/>
              </w:rPr>
              <w:t xml:space="preserve">&lt; 250 </w:t>
            </w:r>
          </w:p>
        </w:tc>
        <w:tc>
          <w:tcPr>
            <w:tcW w:w="1263" w:type="dxa"/>
            <w:gridSpan w:val="2"/>
            <w:vAlign w:val="center"/>
          </w:tcPr>
          <w:p w14:paraId="0CD37B82" w14:textId="77777777" w:rsidR="003E601E" w:rsidRPr="001D3869" w:rsidRDefault="003E601E" w:rsidP="00A25F9E">
            <w:pPr>
              <w:autoSpaceDE/>
              <w:autoSpaceDN/>
              <w:adjustRightInd/>
              <w:spacing w:before="0" w:line="240" w:lineRule="auto"/>
              <w:ind w:left="0"/>
              <w:rPr>
                <w:sz w:val="16"/>
                <w:szCs w:val="16"/>
              </w:rPr>
            </w:pPr>
            <w:r>
              <w:rPr>
                <w:sz w:val="16"/>
                <w:szCs w:val="16"/>
              </w:rPr>
              <w:t>99</w:t>
            </w:r>
            <w:r w:rsidRPr="001D3869">
              <w:rPr>
                <w:sz w:val="16"/>
                <w:szCs w:val="16"/>
              </w:rPr>
              <w:t>°</w:t>
            </w:r>
            <w:r>
              <w:rPr>
                <w:sz w:val="16"/>
                <w:szCs w:val="16"/>
              </w:rPr>
              <w:t>C (210</w:t>
            </w:r>
            <w:r w:rsidRPr="001D3869">
              <w:rPr>
                <w:sz w:val="16"/>
                <w:szCs w:val="16"/>
              </w:rPr>
              <w:t>°F</w:t>
            </w:r>
            <w:r>
              <w:rPr>
                <w:sz w:val="16"/>
                <w:szCs w:val="16"/>
              </w:rPr>
              <w:t>)</w:t>
            </w:r>
          </w:p>
        </w:tc>
      </w:tr>
      <w:tr w:rsidR="003E601E" w:rsidRPr="001D3869" w14:paraId="068A12A9" w14:textId="77777777" w:rsidTr="00A25F9E">
        <w:trPr>
          <w:trHeight w:val="288"/>
          <w:jc w:val="center"/>
        </w:trPr>
        <w:tc>
          <w:tcPr>
            <w:tcW w:w="1985" w:type="dxa"/>
            <w:gridSpan w:val="3"/>
            <w:vAlign w:val="center"/>
          </w:tcPr>
          <w:p w14:paraId="3821F60F" w14:textId="77777777" w:rsidR="003E601E" w:rsidRPr="001D3869" w:rsidRDefault="003E601E" w:rsidP="00A25F9E">
            <w:pPr>
              <w:jc w:val="center"/>
              <w:rPr>
                <w:b/>
                <w:sz w:val="16"/>
                <w:szCs w:val="16"/>
              </w:rPr>
            </w:pPr>
          </w:p>
        </w:tc>
        <w:tc>
          <w:tcPr>
            <w:tcW w:w="2889" w:type="dxa"/>
            <w:vAlign w:val="center"/>
          </w:tcPr>
          <w:p w14:paraId="09E979D7" w14:textId="318ECB85"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862" w:type="dxa"/>
            <w:gridSpan w:val="2"/>
            <w:vAlign w:val="center"/>
          </w:tcPr>
          <w:p w14:paraId="5CF3DF28" w14:textId="0D15ADE6" w:rsidR="003E601E" w:rsidRPr="006C619E" w:rsidRDefault="003E601E" w:rsidP="00A25F9E">
            <w:pPr>
              <w:autoSpaceDE/>
              <w:autoSpaceDN/>
              <w:adjustRightInd/>
              <w:spacing w:before="0" w:line="240" w:lineRule="auto"/>
              <w:ind w:left="0"/>
              <w:rPr>
                <w:sz w:val="16"/>
                <w:szCs w:val="16"/>
              </w:rPr>
            </w:pPr>
            <w:r w:rsidRPr="006C619E">
              <w:rPr>
                <w:sz w:val="16"/>
                <w:szCs w:val="16"/>
              </w:rPr>
              <w:t xml:space="preserve">Series 61 </w:t>
            </w:r>
            <w:proofErr w:type="spellStart"/>
            <w:r w:rsidRPr="006C619E">
              <w:rPr>
                <w:sz w:val="16"/>
                <w:szCs w:val="16"/>
              </w:rPr>
              <w:t>Tneme</w:t>
            </w:r>
            <w:proofErr w:type="spellEnd"/>
            <w:r w:rsidRPr="006C619E">
              <w:rPr>
                <w:sz w:val="16"/>
                <w:szCs w:val="16"/>
              </w:rPr>
              <w:t xml:space="preserve">-Liner </w:t>
            </w:r>
          </w:p>
        </w:tc>
        <w:tc>
          <w:tcPr>
            <w:tcW w:w="971" w:type="dxa"/>
            <w:vAlign w:val="center"/>
          </w:tcPr>
          <w:p w14:paraId="12C4E843"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263" w:type="dxa"/>
            <w:gridSpan w:val="2"/>
            <w:vAlign w:val="center"/>
          </w:tcPr>
          <w:p w14:paraId="270F06F1"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3E601E" w:rsidRPr="001D3869" w14:paraId="51989EF6" w14:textId="77777777" w:rsidTr="00A25F9E">
        <w:trPr>
          <w:trHeight w:val="288"/>
          <w:jc w:val="center"/>
        </w:trPr>
        <w:tc>
          <w:tcPr>
            <w:tcW w:w="9970" w:type="dxa"/>
            <w:gridSpan w:val="9"/>
            <w:tcBorders>
              <w:top w:val="single" w:sz="12" w:space="0" w:color="auto"/>
            </w:tcBorders>
            <w:vAlign w:val="center"/>
          </w:tcPr>
          <w:p w14:paraId="2CFBC3F0" w14:textId="77777777" w:rsidR="003E601E" w:rsidRPr="001D3869" w:rsidRDefault="003E601E" w:rsidP="00F63B15">
            <w:pPr>
              <w:autoSpaceDE/>
              <w:autoSpaceDN/>
              <w:adjustRightInd/>
              <w:spacing w:before="0" w:line="240" w:lineRule="auto"/>
              <w:ind w:left="0"/>
              <w:rPr>
                <w:i/>
                <w:sz w:val="14"/>
                <w:szCs w:val="14"/>
              </w:rPr>
            </w:pPr>
          </w:p>
        </w:tc>
      </w:tr>
      <w:tr w:rsidR="003E601E" w:rsidRPr="000F4EA8" w14:paraId="5645E2DC" w14:textId="77777777" w:rsidTr="00A25F9E">
        <w:trPr>
          <w:gridAfter w:val="1"/>
          <w:wAfter w:w="8" w:type="dxa"/>
          <w:trHeight w:val="288"/>
          <w:jc w:val="center"/>
        </w:trPr>
        <w:tc>
          <w:tcPr>
            <w:tcW w:w="1169" w:type="dxa"/>
            <w:vAlign w:val="center"/>
          </w:tcPr>
          <w:p w14:paraId="74211333" w14:textId="77777777" w:rsidR="003E601E" w:rsidRPr="000F4EA8" w:rsidRDefault="003E601E" w:rsidP="00A25F9E">
            <w:pPr>
              <w:autoSpaceDE/>
              <w:autoSpaceDN/>
              <w:adjustRightInd/>
              <w:spacing w:before="0" w:line="240" w:lineRule="auto"/>
              <w:ind w:left="-72"/>
              <w:rPr>
                <w:b/>
                <w:sz w:val="16"/>
                <w:szCs w:val="16"/>
              </w:rPr>
            </w:pPr>
            <w:r w:rsidRPr="000F4EA8">
              <w:rPr>
                <w:b/>
                <w:sz w:val="16"/>
                <w:szCs w:val="16"/>
              </w:rPr>
              <w:t>Last Update:</w:t>
            </w:r>
          </w:p>
        </w:tc>
        <w:tc>
          <w:tcPr>
            <w:tcW w:w="3705" w:type="dxa"/>
            <w:gridSpan w:val="3"/>
            <w:vAlign w:val="center"/>
          </w:tcPr>
          <w:p w14:paraId="33EA81D7" w14:textId="050F6DAF" w:rsidR="003E601E" w:rsidRPr="000F4EA8" w:rsidRDefault="00590942" w:rsidP="00A25F9E">
            <w:pPr>
              <w:autoSpaceDE/>
              <w:autoSpaceDN/>
              <w:adjustRightInd/>
              <w:spacing w:before="0" w:line="240" w:lineRule="auto"/>
              <w:ind w:left="-72"/>
              <w:rPr>
                <w:b/>
                <w:sz w:val="16"/>
                <w:szCs w:val="16"/>
              </w:rPr>
            </w:pPr>
            <w:r>
              <w:rPr>
                <w:position w:val="-1"/>
                <w:sz w:val="16"/>
                <w:szCs w:val="16"/>
              </w:rPr>
              <w:t>November</w:t>
            </w:r>
            <w:r w:rsidR="00F63B15">
              <w:rPr>
                <w:position w:val="-1"/>
                <w:sz w:val="16"/>
                <w:szCs w:val="16"/>
              </w:rPr>
              <w:t xml:space="preserve"> 2025</w:t>
            </w:r>
          </w:p>
        </w:tc>
        <w:tc>
          <w:tcPr>
            <w:tcW w:w="2862" w:type="dxa"/>
            <w:gridSpan w:val="2"/>
            <w:vAlign w:val="center"/>
          </w:tcPr>
          <w:p w14:paraId="4683E7C0" w14:textId="77777777" w:rsidR="003E601E" w:rsidRPr="000F4EA8" w:rsidRDefault="003E601E" w:rsidP="00A25F9E">
            <w:pPr>
              <w:rPr>
                <w:b/>
                <w:sz w:val="16"/>
                <w:szCs w:val="16"/>
              </w:rPr>
            </w:pPr>
          </w:p>
        </w:tc>
        <w:tc>
          <w:tcPr>
            <w:tcW w:w="971" w:type="dxa"/>
            <w:vAlign w:val="center"/>
          </w:tcPr>
          <w:p w14:paraId="4D5E9800" w14:textId="77777777" w:rsidR="003E601E" w:rsidRPr="000F4EA8" w:rsidRDefault="003E601E" w:rsidP="00A25F9E">
            <w:pPr>
              <w:jc w:val="center"/>
              <w:rPr>
                <w:b/>
                <w:sz w:val="16"/>
                <w:szCs w:val="16"/>
              </w:rPr>
            </w:pPr>
          </w:p>
        </w:tc>
        <w:tc>
          <w:tcPr>
            <w:tcW w:w="1255" w:type="dxa"/>
            <w:vAlign w:val="center"/>
          </w:tcPr>
          <w:p w14:paraId="40FA1D61" w14:textId="77777777" w:rsidR="003E601E" w:rsidRPr="000F4EA8" w:rsidRDefault="003E601E" w:rsidP="00A25F9E">
            <w:pPr>
              <w:jc w:val="center"/>
              <w:rPr>
                <w:b/>
                <w:sz w:val="16"/>
                <w:szCs w:val="16"/>
              </w:rPr>
            </w:pPr>
          </w:p>
        </w:tc>
      </w:tr>
    </w:tbl>
    <w:p w14:paraId="5ADB9A99" w14:textId="13B261F0" w:rsidR="005659DC" w:rsidRPr="009F1067" w:rsidRDefault="005659DC" w:rsidP="009F1067">
      <w:pPr>
        <w:spacing w:before="0" w:line="240" w:lineRule="auto"/>
        <w:ind w:left="630" w:hanging="540"/>
        <w:rPr>
          <w:color w:val="auto"/>
          <w:sz w:val="16"/>
          <w:szCs w:val="16"/>
        </w:rPr>
      </w:pPr>
      <w:r w:rsidRPr="009F1067">
        <w:rPr>
          <w:color w:val="auto"/>
          <w:sz w:val="16"/>
          <w:szCs w:val="16"/>
        </w:rPr>
        <w:t>Note 1</w:t>
      </w:r>
      <w:r w:rsidR="00AC3E99">
        <w:rPr>
          <w:color w:val="auto"/>
          <w:sz w:val="16"/>
          <w:szCs w:val="16"/>
        </w:rPr>
        <w:t>:</w:t>
      </w:r>
      <w:r w:rsidR="00AC3E99">
        <w:rPr>
          <w:color w:val="auto"/>
          <w:sz w:val="16"/>
          <w:szCs w:val="16"/>
        </w:rPr>
        <w:tab/>
      </w:r>
      <w:r w:rsidRPr="009F1067">
        <w:rPr>
          <w:color w:val="auto"/>
          <w:sz w:val="16"/>
          <w:szCs w:val="16"/>
        </w:rPr>
        <w:t xml:space="preserve">Contrasting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35C6C1BD" w14:textId="3D63DF46" w:rsidR="005659DC" w:rsidRPr="009F1067" w:rsidRDefault="005659DC" w:rsidP="009F1067">
      <w:pPr>
        <w:spacing w:before="0" w:line="240" w:lineRule="auto"/>
        <w:ind w:left="630" w:hanging="540"/>
        <w:rPr>
          <w:color w:val="auto"/>
          <w:sz w:val="16"/>
          <w:szCs w:val="16"/>
        </w:rPr>
      </w:pPr>
      <w:r w:rsidRPr="009F1067">
        <w:rPr>
          <w:color w:val="auto"/>
          <w:sz w:val="16"/>
          <w:szCs w:val="16"/>
        </w:rPr>
        <w:t>Note 2</w:t>
      </w:r>
      <w:proofErr w:type="gramStart"/>
      <w:r w:rsidRPr="009F1067">
        <w:rPr>
          <w:color w:val="auto"/>
          <w:sz w:val="16"/>
          <w:szCs w:val="16"/>
        </w:rPr>
        <w:t xml:space="preserve">: </w:t>
      </w:r>
      <w:r w:rsidR="00AC3E99">
        <w:rPr>
          <w:color w:val="auto"/>
          <w:sz w:val="16"/>
          <w:szCs w:val="16"/>
        </w:rPr>
        <w:tab/>
      </w:r>
      <w:r w:rsidRPr="009F1067">
        <w:rPr>
          <w:color w:val="auto"/>
          <w:sz w:val="16"/>
          <w:szCs w:val="16"/>
        </w:rPr>
        <w:t>Consult</w:t>
      </w:r>
      <w:proofErr w:type="gramEnd"/>
      <w:r w:rsidRPr="009F1067">
        <w:rPr>
          <w:color w:val="auto"/>
          <w:sz w:val="16"/>
          <w:szCs w:val="16"/>
        </w:rPr>
        <w:t xml:space="preserve"> TCO coating expert if seam sealant, putty or pit filler is required </w:t>
      </w:r>
    </w:p>
    <w:p w14:paraId="521CFCD8" w14:textId="79EFA3DF" w:rsidR="006F2331" w:rsidRPr="009F1067" w:rsidRDefault="006F2331" w:rsidP="009F1067">
      <w:pPr>
        <w:spacing w:before="0" w:line="240" w:lineRule="auto"/>
        <w:ind w:left="630" w:hanging="540"/>
        <w:rPr>
          <w:color w:val="auto"/>
          <w:sz w:val="16"/>
          <w:szCs w:val="16"/>
        </w:rPr>
      </w:pPr>
    </w:p>
    <w:p w14:paraId="3D1CCC07" w14:textId="77777777" w:rsidR="006F2331" w:rsidRPr="001D3869" w:rsidRDefault="006F2331" w:rsidP="006F2331">
      <w:pPr>
        <w:tabs>
          <w:tab w:val="left" w:pos="3225"/>
        </w:tabs>
        <w:rPr>
          <w:sz w:val="20"/>
          <w:szCs w:val="20"/>
        </w:rPr>
      </w:pPr>
      <w:r w:rsidRPr="001D3869">
        <w:rPr>
          <w:sz w:val="20"/>
          <w:szCs w:val="20"/>
        </w:rPr>
        <w:br w:type="page"/>
      </w:r>
    </w:p>
    <w:p w14:paraId="14CBEF0E" w14:textId="77777777" w:rsidR="003E601E" w:rsidRPr="001D3869" w:rsidRDefault="003E601E" w:rsidP="003E601E">
      <w:pPr>
        <w:tabs>
          <w:tab w:val="left" w:pos="3225"/>
        </w:tabs>
        <w:rPr>
          <w:sz w:val="20"/>
          <w:szCs w:val="20"/>
        </w:rPr>
      </w:pPr>
    </w:p>
    <w:tbl>
      <w:tblPr>
        <w:tblW w:w="9950" w:type="dxa"/>
        <w:jc w:val="center"/>
        <w:tblLayout w:type="fixed"/>
        <w:tblLook w:val="01E0" w:firstRow="1" w:lastRow="1" w:firstColumn="1" w:lastColumn="1" w:noHBand="0" w:noVBand="0"/>
      </w:tblPr>
      <w:tblGrid>
        <w:gridCol w:w="1170"/>
        <w:gridCol w:w="270"/>
        <w:gridCol w:w="583"/>
        <w:gridCol w:w="2835"/>
        <w:gridCol w:w="990"/>
        <w:gridCol w:w="1876"/>
        <w:gridCol w:w="971"/>
        <w:gridCol w:w="1165"/>
        <w:gridCol w:w="83"/>
        <w:gridCol w:w="7"/>
      </w:tblGrid>
      <w:tr w:rsidR="003E601E" w:rsidRPr="001D3869" w14:paraId="55EC0E07" w14:textId="77777777" w:rsidTr="00A25F9E">
        <w:trPr>
          <w:trHeight w:val="360"/>
          <w:jc w:val="center"/>
        </w:trPr>
        <w:tc>
          <w:tcPr>
            <w:tcW w:w="9950" w:type="dxa"/>
            <w:gridSpan w:val="10"/>
            <w:tcBorders>
              <w:top w:val="single" w:sz="6" w:space="0" w:color="auto"/>
              <w:bottom w:val="single" w:sz="12" w:space="0" w:color="auto"/>
            </w:tcBorders>
            <w:shd w:val="clear" w:color="auto" w:fill="FFFFFF"/>
            <w:vAlign w:val="center"/>
          </w:tcPr>
          <w:p w14:paraId="6E9E9CA3" w14:textId="77777777" w:rsidR="003E601E" w:rsidRPr="001D3869" w:rsidRDefault="003E601E" w:rsidP="00A25F9E">
            <w:pPr>
              <w:ind w:right="-72"/>
              <w:jc w:val="right"/>
              <w:rPr>
                <w:b/>
                <w:i/>
                <w:color w:val="auto"/>
              </w:rPr>
            </w:pPr>
            <w:r w:rsidRPr="001D3869">
              <w:rPr>
                <w:b/>
                <w:i/>
                <w:color w:val="auto"/>
              </w:rPr>
              <w:t xml:space="preserve">Thin Film </w:t>
            </w:r>
            <w:r>
              <w:rPr>
                <w:b/>
                <w:i/>
                <w:color w:val="auto"/>
              </w:rPr>
              <w:t>Linings</w:t>
            </w:r>
            <w:r w:rsidRPr="001D3869">
              <w:rPr>
                <w:b/>
                <w:i/>
                <w:color w:val="auto"/>
              </w:rPr>
              <w:t xml:space="preserve"> for Immersion Service</w:t>
            </w:r>
          </w:p>
        </w:tc>
      </w:tr>
      <w:tr w:rsidR="003E601E" w:rsidRPr="001D3869" w14:paraId="67CD1DC2" w14:textId="77777777" w:rsidTr="00A25F9E">
        <w:trPr>
          <w:trHeight w:val="360"/>
          <w:jc w:val="center"/>
        </w:trPr>
        <w:tc>
          <w:tcPr>
            <w:tcW w:w="7724" w:type="dxa"/>
            <w:gridSpan w:val="6"/>
            <w:tcBorders>
              <w:top w:val="single" w:sz="12" w:space="0" w:color="auto"/>
              <w:left w:val="single" w:sz="12" w:space="0" w:color="auto"/>
              <w:bottom w:val="single" w:sz="12" w:space="0" w:color="auto"/>
            </w:tcBorders>
            <w:vAlign w:val="center"/>
          </w:tcPr>
          <w:p w14:paraId="5BE30346" w14:textId="77777777" w:rsidR="003E601E" w:rsidRPr="001D3869" w:rsidRDefault="003E601E" w:rsidP="00A25F9E">
            <w:pPr>
              <w:autoSpaceDE/>
              <w:autoSpaceDN/>
              <w:adjustRightInd/>
              <w:spacing w:before="0" w:line="240" w:lineRule="auto"/>
              <w:ind w:left="0"/>
              <w:rPr>
                <w:b/>
                <w:sz w:val="20"/>
                <w:szCs w:val="20"/>
              </w:rPr>
            </w:pPr>
            <w:r>
              <w:rPr>
                <w:b/>
                <w:sz w:val="20"/>
                <w:szCs w:val="20"/>
              </w:rPr>
              <w:t xml:space="preserve">Thin Film </w:t>
            </w:r>
            <w:proofErr w:type="spellStart"/>
            <w:r w:rsidRPr="00BA4513">
              <w:rPr>
                <w:b/>
                <w:sz w:val="20"/>
                <w:szCs w:val="20"/>
              </w:rPr>
              <w:t>Linings</w:t>
            </w:r>
            <w:r w:rsidRPr="001D3869">
              <w:rPr>
                <w:b/>
                <w:sz w:val="20"/>
                <w:szCs w:val="20"/>
              </w:rPr>
              <w:t>for</w:t>
            </w:r>
            <w:proofErr w:type="spellEnd"/>
            <w:r w:rsidRPr="001D3869">
              <w:rPr>
                <w:b/>
                <w:sz w:val="20"/>
                <w:szCs w:val="20"/>
              </w:rPr>
              <w:t xml:space="preserve"> Crude Oil (Sweet or Sour) Immersion Service</w:t>
            </w:r>
          </w:p>
        </w:tc>
        <w:tc>
          <w:tcPr>
            <w:tcW w:w="2226" w:type="dxa"/>
            <w:gridSpan w:val="4"/>
            <w:tcBorders>
              <w:top w:val="single" w:sz="12" w:space="0" w:color="auto"/>
              <w:bottom w:val="single" w:sz="12" w:space="0" w:color="auto"/>
              <w:right w:val="single" w:sz="12" w:space="0" w:color="auto"/>
            </w:tcBorders>
            <w:shd w:val="clear" w:color="auto" w:fill="000000"/>
            <w:vAlign w:val="center"/>
          </w:tcPr>
          <w:p w14:paraId="2F018160"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8.</w:t>
            </w:r>
            <w:r>
              <w:rPr>
                <w:b/>
                <w:color w:val="FFFFFF"/>
                <w:sz w:val="36"/>
                <w:szCs w:val="40"/>
              </w:rPr>
              <w:t>6</w:t>
            </w:r>
          </w:p>
        </w:tc>
      </w:tr>
      <w:tr w:rsidR="003E601E" w:rsidRPr="001D3869" w14:paraId="1A32C376" w14:textId="77777777" w:rsidTr="00A25F9E">
        <w:trPr>
          <w:gridAfter w:val="1"/>
          <w:wAfter w:w="7" w:type="dxa"/>
          <w:cantSplit/>
          <w:trHeight w:val="288"/>
          <w:jc w:val="center"/>
        </w:trPr>
        <w:tc>
          <w:tcPr>
            <w:tcW w:w="1440" w:type="dxa"/>
            <w:gridSpan w:val="2"/>
            <w:tcBorders>
              <w:top w:val="single" w:sz="12" w:space="0" w:color="auto"/>
            </w:tcBorders>
          </w:tcPr>
          <w:p w14:paraId="42FB8C2B"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418" w:type="dxa"/>
            <w:gridSpan w:val="2"/>
            <w:tcBorders>
              <w:top w:val="single" w:sz="12" w:space="0" w:color="auto"/>
            </w:tcBorders>
          </w:tcPr>
          <w:p w14:paraId="435CD449" w14:textId="77777777" w:rsidR="001B6EE6" w:rsidRPr="001B6EE6" w:rsidRDefault="001B6EE6" w:rsidP="001B6EE6">
            <w:pPr>
              <w:autoSpaceDE/>
              <w:autoSpaceDN/>
              <w:adjustRightInd/>
              <w:spacing w:before="0" w:line="240" w:lineRule="auto"/>
              <w:ind w:left="-72" w:right="-103"/>
              <w:rPr>
                <w:sz w:val="16"/>
                <w:szCs w:val="16"/>
              </w:rPr>
            </w:pPr>
            <w:r w:rsidRPr="001B6EE6">
              <w:rPr>
                <w:sz w:val="16"/>
                <w:szCs w:val="16"/>
              </w:rPr>
              <w:t>SSPC-SP1/SP5(NACENo.</w:t>
            </w:r>
            <w:proofErr w:type="gramStart"/>
            <w:r w:rsidRPr="001B6EE6">
              <w:rPr>
                <w:sz w:val="16"/>
                <w:szCs w:val="16"/>
              </w:rPr>
              <w:t>1)(</w:t>
            </w:r>
            <w:proofErr w:type="gramEnd"/>
            <w:r w:rsidRPr="001B6EE6">
              <w:rPr>
                <w:sz w:val="16"/>
                <w:szCs w:val="16"/>
              </w:rPr>
              <w:t>SA3)</w:t>
            </w:r>
          </w:p>
          <w:p w14:paraId="11339F20" w14:textId="5B48DFBE" w:rsidR="003E601E" w:rsidRPr="003B2DEF" w:rsidRDefault="001B6EE6" w:rsidP="001B6EE6">
            <w:pPr>
              <w:autoSpaceDE/>
              <w:autoSpaceDN/>
              <w:adjustRightInd/>
              <w:spacing w:before="0" w:line="240" w:lineRule="auto"/>
              <w:ind w:left="-72" w:right="-103"/>
              <w:rPr>
                <w:sz w:val="16"/>
                <w:szCs w:val="16"/>
              </w:rPr>
            </w:pPr>
            <w:r w:rsidRPr="001B6EE6">
              <w:rPr>
                <w:sz w:val="16"/>
                <w:szCs w:val="16"/>
              </w:rPr>
              <w:t>White metal blast cleanliness.</w:t>
            </w:r>
          </w:p>
        </w:tc>
        <w:tc>
          <w:tcPr>
            <w:tcW w:w="990" w:type="dxa"/>
            <w:tcBorders>
              <w:top w:val="single" w:sz="12" w:space="0" w:color="auto"/>
            </w:tcBorders>
          </w:tcPr>
          <w:p w14:paraId="046C5C08"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095" w:type="dxa"/>
            <w:gridSpan w:val="4"/>
            <w:vMerge w:val="restart"/>
            <w:tcBorders>
              <w:top w:val="single" w:sz="12" w:space="0" w:color="auto"/>
            </w:tcBorders>
          </w:tcPr>
          <w:p w14:paraId="4C13445F"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3E601E" w:rsidRPr="001D3869" w14:paraId="49676265" w14:textId="77777777" w:rsidTr="00A25F9E">
        <w:trPr>
          <w:gridAfter w:val="1"/>
          <w:wAfter w:w="7" w:type="dxa"/>
          <w:cantSplit/>
          <w:trHeight w:val="288"/>
          <w:jc w:val="center"/>
        </w:trPr>
        <w:tc>
          <w:tcPr>
            <w:tcW w:w="1440" w:type="dxa"/>
            <w:gridSpan w:val="2"/>
          </w:tcPr>
          <w:p w14:paraId="28813C44"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418" w:type="dxa"/>
            <w:gridSpan w:val="2"/>
          </w:tcPr>
          <w:p w14:paraId="00F1D19A"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5802ACB4" w14:textId="77777777" w:rsidR="003E601E" w:rsidRPr="001D3869" w:rsidRDefault="003E601E" w:rsidP="00A25F9E">
            <w:pPr>
              <w:jc w:val="right"/>
              <w:rPr>
                <w:b/>
                <w:sz w:val="16"/>
                <w:szCs w:val="16"/>
              </w:rPr>
            </w:pPr>
          </w:p>
        </w:tc>
        <w:tc>
          <w:tcPr>
            <w:tcW w:w="4095" w:type="dxa"/>
            <w:gridSpan w:val="4"/>
            <w:vMerge/>
            <w:vAlign w:val="center"/>
          </w:tcPr>
          <w:p w14:paraId="79A8523A" w14:textId="77777777" w:rsidR="003E601E" w:rsidRPr="001D3869" w:rsidRDefault="003E601E" w:rsidP="00A25F9E"/>
        </w:tc>
      </w:tr>
      <w:tr w:rsidR="003E601E" w:rsidRPr="001D3869" w14:paraId="67F201B5" w14:textId="77777777" w:rsidTr="00A25F9E">
        <w:trPr>
          <w:gridAfter w:val="1"/>
          <w:wAfter w:w="7" w:type="dxa"/>
          <w:cantSplit/>
          <w:trHeight w:val="288"/>
          <w:jc w:val="center"/>
        </w:trPr>
        <w:tc>
          <w:tcPr>
            <w:tcW w:w="1440" w:type="dxa"/>
            <w:gridSpan w:val="2"/>
            <w:tcBorders>
              <w:bottom w:val="single" w:sz="12" w:space="0" w:color="auto"/>
            </w:tcBorders>
          </w:tcPr>
          <w:p w14:paraId="1E36A91D"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418" w:type="dxa"/>
            <w:gridSpan w:val="2"/>
            <w:tcBorders>
              <w:bottom w:val="single" w:sz="12" w:space="0" w:color="auto"/>
            </w:tcBorders>
          </w:tcPr>
          <w:p w14:paraId="32029102" w14:textId="77777777" w:rsidR="003E601E" w:rsidRPr="003B2DEF" w:rsidRDefault="003E601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2781BA8B" w14:textId="77777777" w:rsidR="003E601E" w:rsidRPr="003B2DEF" w:rsidRDefault="008D3916" w:rsidP="00A25F9E">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tcBorders>
              <w:bottom w:val="single" w:sz="12" w:space="0" w:color="auto"/>
            </w:tcBorders>
          </w:tcPr>
          <w:p w14:paraId="36DE1E8B" w14:textId="77777777" w:rsidR="003E601E" w:rsidRPr="001D3869" w:rsidRDefault="003E601E" w:rsidP="00A25F9E">
            <w:pPr>
              <w:jc w:val="right"/>
              <w:rPr>
                <w:b/>
                <w:sz w:val="16"/>
                <w:szCs w:val="16"/>
              </w:rPr>
            </w:pPr>
          </w:p>
        </w:tc>
        <w:tc>
          <w:tcPr>
            <w:tcW w:w="4095" w:type="dxa"/>
            <w:gridSpan w:val="4"/>
            <w:vMerge/>
            <w:tcBorders>
              <w:bottom w:val="single" w:sz="12" w:space="0" w:color="auto"/>
            </w:tcBorders>
            <w:vAlign w:val="center"/>
          </w:tcPr>
          <w:p w14:paraId="02468F3E" w14:textId="77777777" w:rsidR="003E601E" w:rsidRPr="001D3869" w:rsidRDefault="003E601E" w:rsidP="00A25F9E"/>
        </w:tc>
      </w:tr>
      <w:tr w:rsidR="003E601E" w:rsidRPr="001D3869" w14:paraId="21C60DE8" w14:textId="77777777" w:rsidTr="00A25F9E">
        <w:trPr>
          <w:trHeight w:val="360"/>
          <w:jc w:val="center"/>
        </w:trPr>
        <w:tc>
          <w:tcPr>
            <w:tcW w:w="2023" w:type="dxa"/>
            <w:gridSpan w:val="3"/>
            <w:tcBorders>
              <w:top w:val="single" w:sz="12" w:space="0" w:color="auto"/>
              <w:left w:val="single" w:sz="12" w:space="0" w:color="auto"/>
              <w:bottom w:val="single" w:sz="12" w:space="0" w:color="auto"/>
            </w:tcBorders>
            <w:shd w:val="clear" w:color="auto" w:fill="000000"/>
            <w:vAlign w:val="center"/>
          </w:tcPr>
          <w:p w14:paraId="4A3861D6"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35" w:type="dxa"/>
            <w:tcBorders>
              <w:top w:val="single" w:sz="12" w:space="0" w:color="auto"/>
              <w:bottom w:val="single" w:sz="12" w:space="0" w:color="auto"/>
            </w:tcBorders>
            <w:shd w:val="clear" w:color="auto" w:fill="000000"/>
            <w:vAlign w:val="center"/>
          </w:tcPr>
          <w:p w14:paraId="700E1A7E"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66" w:type="dxa"/>
            <w:gridSpan w:val="2"/>
            <w:tcBorders>
              <w:top w:val="single" w:sz="12" w:space="0" w:color="auto"/>
              <w:bottom w:val="single" w:sz="12" w:space="0" w:color="auto"/>
            </w:tcBorders>
            <w:shd w:val="clear" w:color="auto" w:fill="000000"/>
            <w:vAlign w:val="center"/>
          </w:tcPr>
          <w:p w14:paraId="681B461D"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795DA790"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55" w:type="dxa"/>
            <w:gridSpan w:val="3"/>
            <w:tcBorders>
              <w:top w:val="single" w:sz="12" w:space="0" w:color="auto"/>
              <w:bottom w:val="single" w:sz="12" w:space="0" w:color="auto"/>
              <w:right w:val="single" w:sz="12" w:space="0" w:color="auto"/>
            </w:tcBorders>
            <w:shd w:val="clear" w:color="auto" w:fill="000000"/>
            <w:vAlign w:val="center"/>
          </w:tcPr>
          <w:p w14:paraId="18F24822"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3B9D4DB3" w14:textId="77777777" w:rsidTr="00A25F9E">
        <w:trPr>
          <w:trHeight w:val="288"/>
          <w:jc w:val="center"/>
        </w:trPr>
        <w:tc>
          <w:tcPr>
            <w:tcW w:w="2023" w:type="dxa"/>
            <w:gridSpan w:val="3"/>
            <w:vAlign w:val="center"/>
          </w:tcPr>
          <w:p w14:paraId="461030AF"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FIRST COAT</w:t>
            </w:r>
          </w:p>
        </w:tc>
        <w:tc>
          <w:tcPr>
            <w:tcW w:w="2835" w:type="dxa"/>
            <w:vAlign w:val="center"/>
          </w:tcPr>
          <w:p w14:paraId="76287446"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866" w:type="dxa"/>
            <w:gridSpan w:val="2"/>
            <w:vAlign w:val="center"/>
          </w:tcPr>
          <w:p w14:paraId="0901A54F" w14:textId="77777777" w:rsidR="003E601E" w:rsidRPr="006C619E" w:rsidRDefault="003E601E" w:rsidP="00A25F9E">
            <w:pPr>
              <w:autoSpaceDE/>
              <w:autoSpaceDN/>
              <w:adjustRightInd/>
              <w:spacing w:before="0" w:line="240" w:lineRule="auto"/>
              <w:ind w:left="0"/>
              <w:rPr>
                <w:sz w:val="16"/>
                <w:szCs w:val="16"/>
              </w:rPr>
            </w:pPr>
            <w:r w:rsidRPr="006C619E">
              <w:rPr>
                <w:sz w:val="16"/>
                <w:szCs w:val="16"/>
              </w:rPr>
              <w:t>Phenoline 385</w:t>
            </w:r>
          </w:p>
        </w:tc>
        <w:tc>
          <w:tcPr>
            <w:tcW w:w="971" w:type="dxa"/>
            <w:vAlign w:val="center"/>
          </w:tcPr>
          <w:p w14:paraId="1F2F6F30"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w:t>
            </w:r>
          </w:p>
        </w:tc>
        <w:tc>
          <w:tcPr>
            <w:tcW w:w="1255" w:type="dxa"/>
            <w:gridSpan w:val="3"/>
            <w:vAlign w:val="center"/>
          </w:tcPr>
          <w:p w14:paraId="79C953B5"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w:t>
            </w:r>
            <w:r w:rsidRPr="001D3869">
              <w:rPr>
                <w:sz w:val="16"/>
                <w:szCs w:val="16"/>
              </w:rPr>
              <w:t>0°F</w:t>
            </w:r>
            <w:r>
              <w:rPr>
                <w:sz w:val="16"/>
                <w:szCs w:val="16"/>
              </w:rPr>
              <w:t>)</w:t>
            </w:r>
          </w:p>
        </w:tc>
      </w:tr>
      <w:tr w:rsidR="003E601E" w:rsidRPr="001D3869" w14:paraId="6ED696B8" w14:textId="77777777" w:rsidTr="00A25F9E">
        <w:trPr>
          <w:trHeight w:val="288"/>
          <w:jc w:val="center"/>
        </w:trPr>
        <w:tc>
          <w:tcPr>
            <w:tcW w:w="2023" w:type="dxa"/>
            <w:gridSpan w:val="3"/>
            <w:vAlign w:val="center"/>
          </w:tcPr>
          <w:p w14:paraId="1CBAAB1D"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835" w:type="dxa"/>
            <w:vAlign w:val="center"/>
          </w:tcPr>
          <w:p w14:paraId="40433E45"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866" w:type="dxa"/>
            <w:gridSpan w:val="2"/>
            <w:vAlign w:val="center"/>
          </w:tcPr>
          <w:p w14:paraId="6EB8A286" w14:textId="52515E78"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Hempadur</w:t>
            </w:r>
            <w:proofErr w:type="spellEnd"/>
            <w:r w:rsidRPr="006C619E">
              <w:rPr>
                <w:sz w:val="16"/>
                <w:szCs w:val="16"/>
              </w:rPr>
              <w:t xml:space="preserve"> 85671 </w:t>
            </w:r>
          </w:p>
        </w:tc>
        <w:tc>
          <w:tcPr>
            <w:tcW w:w="971" w:type="dxa"/>
            <w:vAlign w:val="center"/>
          </w:tcPr>
          <w:p w14:paraId="3C3FD721"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320-0</w:t>
            </w:r>
          </w:p>
        </w:tc>
        <w:tc>
          <w:tcPr>
            <w:tcW w:w="1255" w:type="dxa"/>
            <w:gridSpan w:val="3"/>
            <w:vAlign w:val="center"/>
          </w:tcPr>
          <w:p w14:paraId="782CEEEB" w14:textId="77777777" w:rsidR="003E601E" w:rsidRPr="001D3869" w:rsidRDefault="003E601E" w:rsidP="00A25F9E">
            <w:pPr>
              <w:autoSpaceDE/>
              <w:autoSpaceDN/>
              <w:adjustRightInd/>
              <w:spacing w:before="0" w:line="240" w:lineRule="auto"/>
              <w:ind w:left="0"/>
              <w:rPr>
                <w:sz w:val="16"/>
                <w:szCs w:val="16"/>
              </w:rPr>
            </w:pPr>
            <w:r>
              <w:rPr>
                <w:sz w:val="16"/>
                <w:szCs w:val="16"/>
              </w:rPr>
              <w:t>90</w:t>
            </w:r>
            <w:r w:rsidRPr="001D3869">
              <w:rPr>
                <w:sz w:val="16"/>
                <w:szCs w:val="16"/>
              </w:rPr>
              <w:t>°</w:t>
            </w:r>
            <w:r>
              <w:rPr>
                <w:sz w:val="16"/>
                <w:szCs w:val="16"/>
              </w:rPr>
              <w:t>C (*</w:t>
            </w:r>
            <w:r w:rsidRPr="001D3869">
              <w:rPr>
                <w:sz w:val="16"/>
                <w:szCs w:val="16"/>
              </w:rPr>
              <w:t>1</w:t>
            </w:r>
            <w:r>
              <w:rPr>
                <w:sz w:val="16"/>
                <w:szCs w:val="16"/>
              </w:rPr>
              <w:t>94</w:t>
            </w:r>
            <w:r w:rsidRPr="001D3869">
              <w:rPr>
                <w:sz w:val="16"/>
                <w:szCs w:val="16"/>
              </w:rPr>
              <w:t>°F</w:t>
            </w:r>
            <w:r>
              <w:rPr>
                <w:sz w:val="16"/>
                <w:szCs w:val="16"/>
              </w:rPr>
              <w:t>)</w:t>
            </w:r>
          </w:p>
        </w:tc>
      </w:tr>
      <w:tr w:rsidR="003E601E" w:rsidRPr="001D3869" w14:paraId="30E4D9AD" w14:textId="77777777" w:rsidTr="00A25F9E">
        <w:trPr>
          <w:trHeight w:val="288"/>
          <w:jc w:val="center"/>
        </w:trPr>
        <w:tc>
          <w:tcPr>
            <w:tcW w:w="2023" w:type="dxa"/>
            <w:gridSpan w:val="3"/>
            <w:vAlign w:val="center"/>
          </w:tcPr>
          <w:p w14:paraId="3960F9AB"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835" w:type="dxa"/>
            <w:vAlign w:val="center"/>
          </w:tcPr>
          <w:p w14:paraId="5856F374"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866" w:type="dxa"/>
            <w:gridSpan w:val="2"/>
            <w:vAlign w:val="center"/>
          </w:tcPr>
          <w:p w14:paraId="1AC69D48" w14:textId="77777777" w:rsidR="003E601E" w:rsidRPr="006C619E" w:rsidRDefault="003E601E" w:rsidP="00A25F9E">
            <w:pPr>
              <w:autoSpaceDE/>
              <w:autoSpaceDN/>
              <w:adjustRightInd/>
              <w:spacing w:before="0" w:line="240" w:lineRule="auto"/>
              <w:ind w:left="0"/>
              <w:rPr>
                <w:sz w:val="16"/>
                <w:szCs w:val="16"/>
              </w:rPr>
            </w:pPr>
            <w:r w:rsidRPr="006C619E">
              <w:rPr>
                <w:sz w:val="16"/>
                <w:szCs w:val="16"/>
              </w:rPr>
              <w:t>Interline 850</w:t>
            </w:r>
          </w:p>
        </w:tc>
        <w:tc>
          <w:tcPr>
            <w:tcW w:w="971" w:type="dxa"/>
            <w:vAlign w:val="center"/>
          </w:tcPr>
          <w:p w14:paraId="508C9B76"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225</w:t>
            </w:r>
          </w:p>
        </w:tc>
        <w:tc>
          <w:tcPr>
            <w:tcW w:w="1255" w:type="dxa"/>
            <w:gridSpan w:val="3"/>
            <w:vAlign w:val="center"/>
          </w:tcPr>
          <w:p w14:paraId="3D34E292"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202FE3" w:rsidRPr="001D3869" w14:paraId="0937AC1B" w14:textId="77777777" w:rsidTr="00A25F9E">
        <w:trPr>
          <w:trHeight w:val="288"/>
          <w:jc w:val="center"/>
        </w:trPr>
        <w:tc>
          <w:tcPr>
            <w:tcW w:w="2023" w:type="dxa"/>
            <w:gridSpan w:val="3"/>
            <w:vMerge w:val="restart"/>
            <w:vAlign w:val="center"/>
          </w:tcPr>
          <w:p w14:paraId="567F8522" w14:textId="77777777" w:rsidR="00202FE3" w:rsidRPr="001D3869" w:rsidRDefault="00202FE3"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835" w:type="dxa"/>
            <w:vAlign w:val="center"/>
          </w:tcPr>
          <w:p w14:paraId="75234789" w14:textId="77777777" w:rsidR="00202FE3" w:rsidRPr="001D3869" w:rsidRDefault="00202FE3" w:rsidP="00A25F9E">
            <w:pPr>
              <w:autoSpaceDE/>
              <w:autoSpaceDN/>
              <w:adjustRightInd/>
              <w:spacing w:before="0" w:line="240" w:lineRule="auto"/>
              <w:ind w:left="0"/>
              <w:rPr>
                <w:sz w:val="16"/>
                <w:szCs w:val="16"/>
              </w:rPr>
            </w:pPr>
            <w:r w:rsidRPr="001D3869">
              <w:rPr>
                <w:sz w:val="16"/>
                <w:szCs w:val="16"/>
              </w:rPr>
              <w:t>International Devoe</w:t>
            </w:r>
          </w:p>
        </w:tc>
        <w:tc>
          <w:tcPr>
            <w:tcW w:w="2866" w:type="dxa"/>
            <w:gridSpan w:val="2"/>
            <w:vAlign w:val="center"/>
          </w:tcPr>
          <w:p w14:paraId="657C38F8" w14:textId="77777777" w:rsidR="00202FE3" w:rsidRPr="006C619E" w:rsidRDefault="00202FE3" w:rsidP="00A25F9E">
            <w:pPr>
              <w:autoSpaceDE/>
              <w:autoSpaceDN/>
              <w:adjustRightInd/>
              <w:spacing w:before="0" w:line="240" w:lineRule="auto"/>
              <w:ind w:left="0"/>
              <w:rPr>
                <w:sz w:val="16"/>
                <w:szCs w:val="16"/>
              </w:rPr>
            </w:pPr>
            <w:proofErr w:type="spellStart"/>
            <w:r w:rsidRPr="006C619E">
              <w:rPr>
                <w:sz w:val="16"/>
                <w:szCs w:val="16"/>
              </w:rPr>
              <w:t>Devchem</w:t>
            </w:r>
            <w:proofErr w:type="spellEnd"/>
            <w:r w:rsidRPr="006C619E">
              <w:rPr>
                <w:sz w:val="16"/>
                <w:szCs w:val="16"/>
              </w:rPr>
              <w:t xml:space="preserve"> 253</w:t>
            </w:r>
          </w:p>
        </w:tc>
        <w:tc>
          <w:tcPr>
            <w:tcW w:w="971" w:type="dxa"/>
            <w:vAlign w:val="center"/>
          </w:tcPr>
          <w:p w14:paraId="69A27901" w14:textId="77777777" w:rsidR="00202FE3" w:rsidRPr="001D3869" w:rsidRDefault="00202FE3" w:rsidP="00A25F9E">
            <w:pPr>
              <w:autoSpaceDE/>
              <w:autoSpaceDN/>
              <w:adjustRightInd/>
              <w:spacing w:before="0" w:line="240" w:lineRule="auto"/>
              <w:ind w:left="0"/>
              <w:jc w:val="center"/>
              <w:rPr>
                <w:sz w:val="16"/>
                <w:szCs w:val="16"/>
              </w:rPr>
            </w:pPr>
            <w:r>
              <w:rPr>
                <w:sz w:val="16"/>
                <w:szCs w:val="16"/>
              </w:rPr>
              <w:t>213</w:t>
            </w:r>
          </w:p>
        </w:tc>
        <w:tc>
          <w:tcPr>
            <w:tcW w:w="1255" w:type="dxa"/>
            <w:gridSpan w:val="3"/>
            <w:vAlign w:val="center"/>
          </w:tcPr>
          <w:p w14:paraId="1908FF52" w14:textId="77777777" w:rsidR="00202FE3" w:rsidRPr="001D3869" w:rsidRDefault="00202FE3" w:rsidP="00A25F9E">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w:t>
            </w:r>
            <w:r w:rsidRPr="001D3869">
              <w:rPr>
                <w:sz w:val="16"/>
                <w:szCs w:val="16"/>
              </w:rPr>
              <w:t>0°F</w:t>
            </w:r>
            <w:r>
              <w:rPr>
                <w:sz w:val="16"/>
                <w:szCs w:val="16"/>
              </w:rPr>
              <w:t>)</w:t>
            </w:r>
          </w:p>
        </w:tc>
      </w:tr>
      <w:tr w:rsidR="00202FE3" w:rsidRPr="001D3869" w14:paraId="2E9B874B" w14:textId="77777777" w:rsidTr="00A25F9E">
        <w:trPr>
          <w:trHeight w:val="288"/>
          <w:jc w:val="center"/>
        </w:trPr>
        <w:tc>
          <w:tcPr>
            <w:tcW w:w="2023" w:type="dxa"/>
            <w:gridSpan w:val="3"/>
            <w:vMerge/>
            <w:vAlign w:val="center"/>
          </w:tcPr>
          <w:p w14:paraId="37D24DF1" w14:textId="77777777" w:rsidR="00202FE3" w:rsidRPr="001D3869" w:rsidRDefault="00202FE3" w:rsidP="00A25F9E">
            <w:pPr>
              <w:jc w:val="center"/>
              <w:rPr>
                <w:b/>
                <w:sz w:val="16"/>
                <w:szCs w:val="16"/>
              </w:rPr>
            </w:pPr>
          </w:p>
        </w:tc>
        <w:tc>
          <w:tcPr>
            <w:tcW w:w="2835" w:type="dxa"/>
            <w:vAlign w:val="center"/>
          </w:tcPr>
          <w:p w14:paraId="1A04F0FE" w14:textId="77777777" w:rsidR="00202FE3" w:rsidRPr="001D3869" w:rsidRDefault="00202FE3" w:rsidP="00A25F9E">
            <w:pPr>
              <w:autoSpaceDE/>
              <w:autoSpaceDN/>
              <w:adjustRightInd/>
              <w:spacing w:before="0" w:line="240" w:lineRule="auto"/>
              <w:ind w:left="0"/>
              <w:rPr>
                <w:sz w:val="16"/>
                <w:szCs w:val="16"/>
              </w:rPr>
            </w:pPr>
            <w:r w:rsidRPr="001D3869">
              <w:rPr>
                <w:sz w:val="16"/>
                <w:szCs w:val="16"/>
              </w:rPr>
              <w:t>Jotun Paints</w:t>
            </w:r>
          </w:p>
        </w:tc>
        <w:tc>
          <w:tcPr>
            <w:tcW w:w="2866" w:type="dxa"/>
            <w:gridSpan w:val="2"/>
            <w:vAlign w:val="center"/>
          </w:tcPr>
          <w:p w14:paraId="4A9DFCF7" w14:textId="6483348D" w:rsidR="00202FE3" w:rsidRPr="006C619E" w:rsidRDefault="00202FE3" w:rsidP="00A25F9E">
            <w:pPr>
              <w:autoSpaceDE/>
              <w:autoSpaceDN/>
              <w:adjustRightInd/>
              <w:spacing w:before="0" w:line="240" w:lineRule="auto"/>
              <w:ind w:left="0"/>
              <w:rPr>
                <w:sz w:val="16"/>
                <w:szCs w:val="16"/>
              </w:rPr>
            </w:pPr>
            <w:proofErr w:type="spellStart"/>
            <w:r w:rsidRPr="006C619E">
              <w:rPr>
                <w:sz w:val="16"/>
                <w:szCs w:val="16"/>
              </w:rPr>
              <w:t>Penguard</w:t>
            </w:r>
            <w:proofErr w:type="spellEnd"/>
            <w:r w:rsidRPr="006C619E">
              <w:rPr>
                <w:sz w:val="16"/>
                <w:szCs w:val="16"/>
              </w:rPr>
              <w:t xml:space="preserve"> Universal </w:t>
            </w:r>
          </w:p>
        </w:tc>
        <w:tc>
          <w:tcPr>
            <w:tcW w:w="971" w:type="dxa"/>
            <w:vAlign w:val="center"/>
          </w:tcPr>
          <w:p w14:paraId="29FE6E84" w14:textId="77777777" w:rsidR="00202FE3" w:rsidRPr="001D3869" w:rsidRDefault="00202FE3" w:rsidP="00A25F9E">
            <w:pPr>
              <w:autoSpaceDE/>
              <w:autoSpaceDN/>
              <w:adjustRightInd/>
              <w:spacing w:before="0" w:line="240" w:lineRule="auto"/>
              <w:ind w:left="0"/>
              <w:jc w:val="center"/>
              <w:rPr>
                <w:sz w:val="16"/>
                <w:szCs w:val="16"/>
              </w:rPr>
            </w:pPr>
            <w:r>
              <w:rPr>
                <w:sz w:val="16"/>
                <w:szCs w:val="16"/>
              </w:rPr>
              <w:t>240</w:t>
            </w:r>
          </w:p>
        </w:tc>
        <w:tc>
          <w:tcPr>
            <w:tcW w:w="1255" w:type="dxa"/>
            <w:gridSpan w:val="3"/>
            <w:vAlign w:val="center"/>
          </w:tcPr>
          <w:p w14:paraId="20E28F2D" w14:textId="77777777" w:rsidR="00202FE3" w:rsidRPr="001D3869" w:rsidRDefault="00202FE3" w:rsidP="00A25F9E">
            <w:pPr>
              <w:autoSpaceDE/>
              <w:autoSpaceDN/>
              <w:adjustRightInd/>
              <w:spacing w:before="0" w:line="240" w:lineRule="auto"/>
              <w:ind w:left="0"/>
              <w:rPr>
                <w:sz w:val="16"/>
                <w:szCs w:val="16"/>
              </w:rPr>
            </w:pPr>
            <w:r>
              <w:rPr>
                <w:sz w:val="16"/>
                <w:szCs w:val="16"/>
              </w:rPr>
              <w:t>44</w:t>
            </w:r>
            <w:r w:rsidRPr="001D3869">
              <w:rPr>
                <w:sz w:val="16"/>
                <w:szCs w:val="16"/>
              </w:rPr>
              <w:t>°</w:t>
            </w:r>
            <w:r>
              <w:rPr>
                <w:sz w:val="16"/>
                <w:szCs w:val="16"/>
              </w:rPr>
              <w:t>C (112</w:t>
            </w:r>
            <w:r w:rsidRPr="001D3869">
              <w:rPr>
                <w:sz w:val="16"/>
                <w:szCs w:val="16"/>
              </w:rPr>
              <w:t>°F</w:t>
            </w:r>
            <w:r>
              <w:rPr>
                <w:sz w:val="16"/>
                <w:szCs w:val="16"/>
              </w:rPr>
              <w:t>)</w:t>
            </w:r>
          </w:p>
        </w:tc>
      </w:tr>
      <w:tr w:rsidR="003E601E" w:rsidRPr="001D3869" w14:paraId="2FEFB69D" w14:textId="77777777" w:rsidTr="00A25F9E">
        <w:trPr>
          <w:trHeight w:val="288"/>
          <w:jc w:val="center"/>
        </w:trPr>
        <w:tc>
          <w:tcPr>
            <w:tcW w:w="2023" w:type="dxa"/>
            <w:gridSpan w:val="3"/>
            <w:vAlign w:val="center"/>
          </w:tcPr>
          <w:p w14:paraId="35774858" w14:textId="77777777" w:rsidR="003E601E" w:rsidRPr="001D3869" w:rsidRDefault="003E601E" w:rsidP="00A25F9E">
            <w:pPr>
              <w:jc w:val="center"/>
              <w:rPr>
                <w:b/>
                <w:sz w:val="16"/>
                <w:szCs w:val="16"/>
              </w:rPr>
            </w:pPr>
          </w:p>
        </w:tc>
        <w:tc>
          <w:tcPr>
            <w:tcW w:w="2835" w:type="dxa"/>
            <w:vAlign w:val="center"/>
          </w:tcPr>
          <w:p w14:paraId="3C1F2020"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2866" w:type="dxa"/>
            <w:gridSpan w:val="2"/>
            <w:vAlign w:val="center"/>
          </w:tcPr>
          <w:p w14:paraId="71A0F206" w14:textId="0745FD01"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Amercoat</w:t>
            </w:r>
            <w:proofErr w:type="spellEnd"/>
            <w:r w:rsidRPr="006C619E">
              <w:rPr>
                <w:sz w:val="16"/>
                <w:szCs w:val="16"/>
              </w:rPr>
              <w:t xml:space="preserve"> 90HS </w:t>
            </w:r>
          </w:p>
          <w:p w14:paraId="11204265" w14:textId="12C6EFC2" w:rsidR="00E1535F" w:rsidRPr="006C619E" w:rsidRDefault="00E1535F" w:rsidP="00A25F9E">
            <w:pPr>
              <w:autoSpaceDE/>
              <w:autoSpaceDN/>
              <w:adjustRightInd/>
              <w:spacing w:before="0" w:line="240" w:lineRule="auto"/>
              <w:ind w:left="0"/>
              <w:rPr>
                <w:sz w:val="16"/>
                <w:szCs w:val="16"/>
              </w:rPr>
            </w:pPr>
            <w:proofErr w:type="spellStart"/>
            <w:r w:rsidRPr="006C619E">
              <w:rPr>
                <w:sz w:val="16"/>
                <w:szCs w:val="16"/>
              </w:rPr>
              <w:t>Sigmaguard</w:t>
            </w:r>
            <w:proofErr w:type="spellEnd"/>
            <w:r w:rsidRPr="006C619E">
              <w:rPr>
                <w:sz w:val="16"/>
                <w:szCs w:val="16"/>
              </w:rPr>
              <w:t xml:space="preserve"> 720</w:t>
            </w:r>
          </w:p>
        </w:tc>
        <w:tc>
          <w:tcPr>
            <w:tcW w:w="971" w:type="dxa"/>
            <w:vAlign w:val="center"/>
          </w:tcPr>
          <w:p w14:paraId="3AB0B3D1" w14:textId="77777777" w:rsidR="00523FFB" w:rsidRDefault="00523FFB" w:rsidP="00523FFB">
            <w:pPr>
              <w:autoSpaceDE/>
              <w:autoSpaceDN/>
              <w:adjustRightInd/>
              <w:spacing w:before="0" w:line="240" w:lineRule="auto"/>
              <w:ind w:left="0"/>
              <w:jc w:val="center"/>
              <w:rPr>
                <w:sz w:val="16"/>
                <w:szCs w:val="16"/>
                <w:lang w:val="ru-RU"/>
              </w:rPr>
            </w:pPr>
            <w:r>
              <w:rPr>
                <w:sz w:val="16"/>
                <w:szCs w:val="16"/>
                <w:lang w:val="ru-RU"/>
              </w:rPr>
              <w:t>315-324</w:t>
            </w:r>
          </w:p>
          <w:p w14:paraId="1D9FDD35" w14:textId="7285858D" w:rsidR="003E601E" w:rsidRPr="001D3869" w:rsidRDefault="00523FFB" w:rsidP="00523FFB">
            <w:pPr>
              <w:autoSpaceDE/>
              <w:autoSpaceDN/>
              <w:adjustRightInd/>
              <w:spacing w:before="0" w:line="240" w:lineRule="auto"/>
              <w:ind w:left="0"/>
              <w:jc w:val="center"/>
              <w:rPr>
                <w:sz w:val="16"/>
                <w:szCs w:val="16"/>
              </w:rPr>
            </w:pPr>
            <w:r>
              <w:rPr>
                <w:sz w:val="16"/>
                <w:szCs w:val="16"/>
                <w:lang w:val="ru-RU"/>
              </w:rPr>
              <w:t>233-324</w:t>
            </w:r>
          </w:p>
        </w:tc>
        <w:tc>
          <w:tcPr>
            <w:tcW w:w="1255" w:type="dxa"/>
            <w:gridSpan w:val="3"/>
            <w:vAlign w:val="center"/>
          </w:tcPr>
          <w:p w14:paraId="18F5FCCB"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0A482871" w14:textId="77777777" w:rsidTr="00A25F9E">
        <w:trPr>
          <w:trHeight w:val="288"/>
          <w:jc w:val="center"/>
        </w:trPr>
        <w:tc>
          <w:tcPr>
            <w:tcW w:w="2023" w:type="dxa"/>
            <w:gridSpan w:val="3"/>
            <w:vAlign w:val="center"/>
          </w:tcPr>
          <w:p w14:paraId="1A3D67B9" w14:textId="77777777" w:rsidR="003E601E" w:rsidRPr="001D3869" w:rsidRDefault="003E601E" w:rsidP="00A25F9E">
            <w:pPr>
              <w:jc w:val="center"/>
              <w:rPr>
                <w:b/>
                <w:sz w:val="16"/>
                <w:szCs w:val="16"/>
              </w:rPr>
            </w:pPr>
          </w:p>
        </w:tc>
        <w:tc>
          <w:tcPr>
            <w:tcW w:w="2835" w:type="dxa"/>
            <w:vAlign w:val="center"/>
          </w:tcPr>
          <w:p w14:paraId="40C0F102"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866" w:type="dxa"/>
            <w:gridSpan w:val="2"/>
            <w:vAlign w:val="center"/>
          </w:tcPr>
          <w:p w14:paraId="44EABA89"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Phenicon</w:t>
            </w:r>
            <w:proofErr w:type="spellEnd"/>
            <w:r w:rsidRPr="006C619E">
              <w:rPr>
                <w:sz w:val="16"/>
                <w:szCs w:val="16"/>
              </w:rPr>
              <w:t xml:space="preserve"> HS </w:t>
            </w:r>
          </w:p>
        </w:tc>
        <w:tc>
          <w:tcPr>
            <w:tcW w:w="971" w:type="dxa"/>
            <w:vAlign w:val="center"/>
          </w:tcPr>
          <w:p w14:paraId="7C02E751" w14:textId="77777777" w:rsidR="003E601E" w:rsidRPr="001D3869" w:rsidRDefault="003E601E" w:rsidP="00A25F9E">
            <w:pPr>
              <w:autoSpaceDE/>
              <w:autoSpaceDN/>
              <w:adjustRightInd/>
              <w:spacing w:before="0" w:line="240" w:lineRule="auto"/>
              <w:ind w:left="0"/>
              <w:jc w:val="center"/>
              <w:rPr>
                <w:sz w:val="16"/>
                <w:szCs w:val="16"/>
              </w:rPr>
            </w:pPr>
            <w:r w:rsidRPr="00161B3E">
              <w:rPr>
                <w:sz w:val="16"/>
                <w:szCs w:val="16"/>
              </w:rPr>
              <w:t xml:space="preserve">&lt; 250          </w:t>
            </w:r>
          </w:p>
        </w:tc>
        <w:tc>
          <w:tcPr>
            <w:tcW w:w="1255" w:type="dxa"/>
            <w:gridSpan w:val="3"/>
            <w:vAlign w:val="center"/>
          </w:tcPr>
          <w:p w14:paraId="16710E8E" w14:textId="77777777" w:rsidR="003E601E" w:rsidRPr="001D3869" w:rsidRDefault="003E601E" w:rsidP="00A25F9E">
            <w:pPr>
              <w:autoSpaceDE/>
              <w:autoSpaceDN/>
              <w:adjustRightInd/>
              <w:spacing w:before="0" w:line="240" w:lineRule="auto"/>
              <w:ind w:left="0"/>
              <w:rPr>
                <w:sz w:val="16"/>
                <w:szCs w:val="16"/>
              </w:rPr>
            </w:pPr>
            <w:r>
              <w:rPr>
                <w:sz w:val="16"/>
                <w:szCs w:val="16"/>
              </w:rPr>
              <w:t>71</w:t>
            </w:r>
            <w:r w:rsidRPr="001D3869">
              <w:rPr>
                <w:sz w:val="16"/>
                <w:szCs w:val="16"/>
              </w:rPr>
              <w:t>°</w:t>
            </w:r>
            <w:r>
              <w:rPr>
                <w:sz w:val="16"/>
                <w:szCs w:val="16"/>
              </w:rPr>
              <w:t>C (</w:t>
            </w:r>
            <w:r w:rsidRPr="001D3869">
              <w:rPr>
                <w:sz w:val="16"/>
                <w:szCs w:val="16"/>
              </w:rPr>
              <w:t>1</w:t>
            </w:r>
            <w:r>
              <w:rPr>
                <w:sz w:val="16"/>
                <w:szCs w:val="16"/>
              </w:rPr>
              <w:t>6</w:t>
            </w:r>
            <w:r w:rsidRPr="001D3869">
              <w:rPr>
                <w:sz w:val="16"/>
                <w:szCs w:val="16"/>
              </w:rPr>
              <w:t>0°F</w:t>
            </w:r>
            <w:r>
              <w:rPr>
                <w:sz w:val="16"/>
                <w:szCs w:val="16"/>
              </w:rPr>
              <w:t>)</w:t>
            </w:r>
          </w:p>
        </w:tc>
      </w:tr>
      <w:tr w:rsidR="003E601E" w:rsidRPr="001D3869" w14:paraId="5953E2FF" w14:textId="77777777" w:rsidTr="00A25F9E">
        <w:trPr>
          <w:trHeight w:val="288"/>
          <w:jc w:val="center"/>
        </w:trPr>
        <w:tc>
          <w:tcPr>
            <w:tcW w:w="2023" w:type="dxa"/>
            <w:gridSpan w:val="3"/>
            <w:vAlign w:val="center"/>
          </w:tcPr>
          <w:p w14:paraId="0D443C23" w14:textId="77777777" w:rsidR="003E601E" w:rsidRPr="001D3869" w:rsidRDefault="003E601E" w:rsidP="00A25F9E">
            <w:pPr>
              <w:jc w:val="center"/>
              <w:rPr>
                <w:b/>
                <w:sz w:val="16"/>
                <w:szCs w:val="16"/>
              </w:rPr>
            </w:pPr>
          </w:p>
        </w:tc>
        <w:tc>
          <w:tcPr>
            <w:tcW w:w="2835" w:type="dxa"/>
            <w:vAlign w:val="center"/>
          </w:tcPr>
          <w:p w14:paraId="0DC3D054" w14:textId="22F01FA6"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866" w:type="dxa"/>
            <w:gridSpan w:val="2"/>
            <w:vAlign w:val="center"/>
          </w:tcPr>
          <w:p w14:paraId="2C1BD02D" w14:textId="61581EE5" w:rsidR="003E601E" w:rsidRPr="006C619E" w:rsidRDefault="003E601E" w:rsidP="00A25F9E">
            <w:pPr>
              <w:autoSpaceDE/>
              <w:autoSpaceDN/>
              <w:adjustRightInd/>
              <w:spacing w:before="0" w:line="240" w:lineRule="auto"/>
              <w:ind w:left="0"/>
              <w:rPr>
                <w:sz w:val="16"/>
                <w:szCs w:val="16"/>
              </w:rPr>
            </w:pPr>
            <w:r w:rsidRPr="006C619E">
              <w:rPr>
                <w:sz w:val="16"/>
                <w:szCs w:val="16"/>
              </w:rPr>
              <w:t xml:space="preserve">Series 61 </w:t>
            </w:r>
            <w:proofErr w:type="spellStart"/>
            <w:r w:rsidRPr="006C619E">
              <w:rPr>
                <w:sz w:val="16"/>
                <w:szCs w:val="16"/>
              </w:rPr>
              <w:t>Tneme</w:t>
            </w:r>
            <w:proofErr w:type="spellEnd"/>
            <w:r w:rsidRPr="006C619E">
              <w:rPr>
                <w:sz w:val="16"/>
                <w:szCs w:val="16"/>
              </w:rPr>
              <w:t xml:space="preserve">-Liner </w:t>
            </w:r>
          </w:p>
        </w:tc>
        <w:tc>
          <w:tcPr>
            <w:tcW w:w="971" w:type="dxa"/>
            <w:vAlign w:val="center"/>
          </w:tcPr>
          <w:p w14:paraId="420E27E3"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255" w:type="dxa"/>
            <w:gridSpan w:val="3"/>
            <w:vAlign w:val="center"/>
          </w:tcPr>
          <w:p w14:paraId="341D0BA1"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3E601E" w:rsidRPr="001D3869" w14:paraId="42B40DF3" w14:textId="77777777" w:rsidTr="00A25F9E">
        <w:trPr>
          <w:trHeight w:val="288"/>
          <w:jc w:val="center"/>
        </w:trPr>
        <w:tc>
          <w:tcPr>
            <w:tcW w:w="2023" w:type="dxa"/>
            <w:gridSpan w:val="3"/>
            <w:tcBorders>
              <w:bottom w:val="single" w:sz="12" w:space="0" w:color="auto"/>
            </w:tcBorders>
            <w:vAlign w:val="center"/>
          </w:tcPr>
          <w:p w14:paraId="023843BB" w14:textId="77777777" w:rsidR="003E601E" w:rsidRPr="001D3869" w:rsidRDefault="003E601E" w:rsidP="00A25F9E">
            <w:pPr>
              <w:jc w:val="center"/>
              <w:rPr>
                <w:b/>
                <w:sz w:val="16"/>
                <w:szCs w:val="16"/>
              </w:rPr>
            </w:pPr>
          </w:p>
        </w:tc>
        <w:tc>
          <w:tcPr>
            <w:tcW w:w="5701" w:type="dxa"/>
            <w:gridSpan w:val="3"/>
            <w:tcBorders>
              <w:bottom w:val="single" w:sz="12" w:space="0" w:color="auto"/>
            </w:tcBorders>
            <w:vAlign w:val="center"/>
          </w:tcPr>
          <w:p w14:paraId="438B1069" w14:textId="77777777" w:rsidR="003E601E" w:rsidRPr="006C619E" w:rsidRDefault="003E601E" w:rsidP="00A25F9E">
            <w:pPr>
              <w:autoSpaceDE/>
              <w:autoSpaceDN/>
              <w:adjustRightInd/>
              <w:spacing w:before="0" w:line="240" w:lineRule="auto"/>
              <w:ind w:left="0"/>
              <w:rPr>
                <w:sz w:val="16"/>
                <w:szCs w:val="16"/>
              </w:rPr>
            </w:pPr>
            <w:r w:rsidRPr="006C619E">
              <w:rPr>
                <w:i/>
                <w:sz w:val="14"/>
                <w:szCs w:val="14"/>
              </w:rPr>
              <w:t>Note: Stripe coat of welds and edges highly recommended</w:t>
            </w:r>
          </w:p>
        </w:tc>
        <w:tc>
          <w:tcPr>
            <w:tcW w:w="971" w:type="dxa"/>
            <w:tcBorders>
              <w:bottom w:val="single" w:sz="12" w:space="0" w:color="auto"/>
            </w:tcBorders>
            <w:vAlign w:val="center"/>
          </w:tcPr>
          <w:p w14:paraId="49015DD2" w14:textId="77777777" w:rsidR="003E601E" w:rsidRPr="001D3869" w:rsidRDefault="003E601E" w:rsidP="00A25F9E">
            <w:pPr>
              <w:autoSpaceDE/>
              <w:autoSpaceDN/>
              <w:adjustRightInd/>
              <w:spacing w:before="0" w:line="240" w:lineRule="auto"/>
              <w:ind w:left="0"/>
              <w:rPr>
                <w:sz w:val="16"/>
                <w:szCs w:val="16"/>
              </w:rPr>
            </w:pPr>
          </w:p>
        </w:tc>
        <w:tc>
          <w:tcPr>
            <w:tcW w:w="1255" w:type="dxa"/>
            <w:gridSpan w:val="3"/>
            <w:tcBorders>
              <w:bottom w:val="single" w:sz="12" w:space="0" w:color="auto"/>
            </w:tcBorders>
            <w:vAlign w:val="center"/>
          </w:tcPr>
          <w:p w14:paraId="54790B51" w14:textId="77777777" w:rsidR="003E601E" w:rsidRPr="001D3869" w:rsidRDefault="003E601E" w:rsidP="00A25F9E">
            <w:pPr>
              <w:autoSpaceDE/>
              <w:autoSpaceDN/>
              <w:adjustRightInd/>
              <w:spacing w:before="0" w:line="240" w:lineRule="auto"/>
              <w:ind w:left="0"/>
              <w:rPr>
                <w:sz w:val="16"/>
                <w:szCs w:val="16"/>
              </w:rPr>
            </w:pPr>
          </w:p>
        </w:tc>
      </w:tr>
      <w:tr w:rsidR="003E601E" w:rsidRPr="001D3869" w14:paraId="22D30F57" w14:textId="77777777" w:rsidTr="00A25F9E">
        <w:trPr>
          <w:trHeight w:val="288"/>
          <w:jc w:val="center"/>
        </w:trPr>
        <w:tc>
          <w:tcPr>
            <w:tcW w:w="2023" w:type="dxa"/>
            <w:gridSpan w:val="3"/>
            <w:tcBorders>
              <w:top w:val="single" w:sz="12" w:space="0" w:color="auto"/>
            </w:tcBorders>
            <w:vAlign w:val="center"/>
          </w:tcPr>
          <w:p w14:paraId="1087EFDB"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 COAT</w:t>
            </w:r>
          </w:p>
        </w:tc>
        <w:tc>
          <w:tcPr>
            <w:tcW w:w="2835" w:type="dxa"/>
            <w:tcBorders>
              <w:top w:val="single" w:sz="12" w:space="0" w:color="auto"/>
            </w:tcBorders>
            <w:vAlign w:val="center"/>
          </w:tcPr>
          <w:p w14:paraId="4A097076"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866" w:type="dxa"/>
            <w:gridSpan w:val="2"/>
            <w:tcBorders>
              <w:top w:val="single" w:sz="12" w:space="0" w:color="auto"/>
            </w:tcBorders>
            <w:vAlign w:val="center"/>
          </w:tcPr>
          <w:p w14:paraId="672C38C7" w14:textId="77777777" w:rsidR="003E601E" w:rsidRPr="006C619E" w:rsidRDefault="003E601E" w:rsidP="00A25F9E">
            <w:pPr>
              <w:autoSpaceDE/>
              <w:autoSpaceDN/>
              <w:adjustRightInd/>
              <w:spacing w:before="0" w:line="240" w:lineRule="auto"/>
              <w:ind w:left="0"/>
              <w:rPr>
                <w:sz w:val="16"/>
                <w:szCs w:val="16"/>
              </w:rPr>
            </w:pPr>
            <w:r w:rsidRPr="006C619E">
              <w:rPr>
                <w:sz w:val="16"/>
                <w:szCs w:val="16"/>
              </w:rPr>
              <w:t>Phenoline 385</w:t>
            </w:r>
          </w:p>
        </w:tc>
        <w:tc>
          <w:tcPr>
            <w:tcW w:w="971" w:type="dxa"/>
            <w:tcBorders>
              <w:top w:val="single" w:sz="12" w:space="0" w:color="auto"/>
            </w:tcBorders>
            <w:vAlign w:val="center"/>
          </w:tcPr>
          <w:p w14:paraId="268B294C"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w:t>
            </w:r>
          </w:p>
        </w:tc>
        <w:tc>
          <w:tcPr>
            <w:tcW w:w="1255" w:type="dxa"/>
            <w:gridSpan w:val="3"/>
            <w:tcBorders>
              <w:top w:val="single" w:sz="12" w:space="0" w:color="auto"/>
            </w:tcBorders>
            <w:vAlign w:val="center"/>
          </w:tcPr>
          <w:p w14:paraId="43BC1DE1" w14:textId="77777777" w:rsidR="003E601E" w:rsidRPr="001D3869" w:rsidRDefault="003E601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w:t>
            </w:r>
            <w:r w:rsidRPr="001D3869">
              <w:rPr>
                <w:sz w:val="16"/>
                <w:szCs w:val="16"/>
              </w:rPr>
              <w:t>0°F</w:t>
            </w:r>
            <w:r>
              <w:rPr>
                <w:sz w:val="16"/>
                <w:szCs w:val="16"/>
              </w:rPr>
              <w:t>)</w:t>
            </w:r>
          </w:p>
        </w:tc>
      </w:tr>
      <w:tr w:rsidR="003E601E" w:rsidRPr="001D3869" w14:paraId="38C44988" w14:textId="77777777" w:rsidTr="00A25F9E">
        <w:trPr>
          <w:trHeight w:val="288"/>
          <w:jc w:val="center"/>
        </w:trPr>
        <w:tc>
          <w:tcPr>
            <w:tcW w:w="2023" w:type="dxa"/>
            <w:gridSpan w:val="3"/>
            <w:vAlign w:val="center"/>
          </w:tcPr>
          <w:p w14:paraId="160044D7"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835" w:type="dxa"/>
            <w:vAlign w:val="center"/>
          </w:tcPr>
          <w:p w14:paraId="235DA37B"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866" w:type="dxa"/>
            <w:gridSpan w:val="2"/>
            <w:vAlign w:val="center"/>
          </w:tcPr>
          <w:p w14:paraId="5A556213" w14:textId="689566CB"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Hempadur</w:t>
            </w:r>
            <w:proofErr w:type="spellEnd"/>
            <w:r w:rsidRPr="006C619E">
              <w:rPr>
                <w:sz w:val="16"/>
                <w:szCs w:val="16"/>
              </w:rPr>
              <w:t xml:space="preserve"> 85671</w:t>
            </w:r>
          </w:p>
        </w:tc>
        <w:tc>
          <w:tcPr>
            <w:tcW w:w="971" w:type="dxa"/>
            <w:vAlign w:val="center"/>
          </w:tcPr>
          <w:p w14:paraId="18A05C2E"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320-0</w:t>
            </w:r>
          </w:p>
        </w:tc>
        <w:tc>
          <w:tcPr>
            <w:tcW w:w="1255" w:type="dxa"/>
            <w:gridSpan w:val="3"/>
            <w:vAlign w:val="center"/>
          </w:tcPr>
          <w:p w14:paraId="5AFD0C0E" w14:textId="77777777" w:rsidR="003E601E" w:rsidRPr="001D3869" w:rsidRDefault="003E601E" w:rsidP="00A25F9E">
            <w:pPr>
              <w:autoSpaceDE/>
              <w:autoSpaceDN/>
              <w:adjustRightInd/>
              <w:spacing w:before="0" w:line="240" w:lineRule="auto"/>
              <w:ind w:left="0"/>
              <w:rPr>
                <w:sz w:val="16"/>
                <w:szCs w:val="16"/>
              </w:rPr>
            </w:pPr>
            <w:r>
              <w:rPr>
                <w:sz w:val="16"/>
                <w:szCs w:val="16"/>
              </w:rPr>
              <w:t>90</w:t>
            </w:r>
            <w:r w:rsidRPr="001D3869">
              <w:rPr>
                <w:sz w:val="16"/>
                <w:szCs w:val="16"/>
              </w:rPr>
              <w:t>°</w:t>
            </w:r>
            <w:r>
              <w:rPr>
                <w:sz w:val="16"/>
                <w:szCs w:val="16"/>
              </w:rPr>
              <w:t>C (*</w:t>
            </w:r>
            <w:r w:rsidRPr="001D3869">
              <w:rPr>
                <w:sz w:val="16"/>
                <w:szCs w:val="16"/>
              </w:rPr>
              <w:t>1</w:t>
            </w:r>
            <w:r>
              <w:rPr>
                <w:sz w:val="16"/>
                <w:szCs w:val="16"/>
              </w:rPr>
              <w:t>94</w:t>
            </w:r>
            <w:r w:rsidRPr="001D3869">
              <w:rPr>
                <w:sz w:val="16"/>
                <w:szCs w:val="16"/>
              </w:rPr>
              <w:t>°F</w:t>
            </w:r>
            <w:r>
              <w:rPr>
                <w:sz w:val="16"/>
                <w:szCs w:val="16"/>
              </w:rPr>
              <w:t>)</w:t>
            </w:r>
          </w:p>
        </w:tc>
      </w:tr>
      <w:tr w:rsidR="003E601E" w:rsidRPr="001D3869" w14:paraId="766A4244" w14:textId="77777777" w:rsidTr="00A25F9E">
        <w:trPr>
          <w:trHeight w:val="288"/>
          <w:jc w:val="center"/>
        </w:trPr>
        <w:tc>
          <w:tcPr>
            <w:tcW w:w="2023" w:type="dxa"/>
            <w:gridSpan w:val="3"/>
            <w:vAlign w:val="center"/>
          </w:tcPr>
          <w:p w14:paraId="5D45B51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835" w:type="dxa"/>
            <w:vAlign w:val="center"/>
          </w:tcPr>
          <w:p w14:paraId="5640B5D4"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866" w:type="dxa"/>
            <w:gridSpan w:val="2"/>
            <w:vAlign w:val="center"/>
          </w:tcPr>
          <w:p w14:paraId="0B8C5FA2" w14:textId="77777777" w:rsidR="003E601E" w:rsidRPr="006C619E" w:rsidRDefault="003E601E" w:rsidP="00A25F9E">
            <w:pPr>
              <w:autoSpaceDE/>
              <w:autoSpaceDN/>
              <w:adjustRightInd/>
              <w:spacing w:before="0" w:line="240" w:lineRule="auto"/>
              <w:ind w:left="0"/>
              <w:rPr>
                <w:sz w:val="16"/>
                <w:szCs w:val="16"/>
              </w:rPr>
            </w:pPr>
            <w:r w:rsidRPr="006C619E">
              <w:rPr>
                <w:sz w:val="16"/>
                <w:szCs w:val="16"/>
              </w:rPr>
              <w:t>Interline 850</w:t>
            </w:r>
          </w:p>
        </w:tc>
        <w:tc>
          <w:tcPr>
            <w:tcW w:w="971" w:type="dxa"/>
            <w:vAlign w:val="center"/>
          </w:tcPr>
          <w:p w14:paraId="233D869F"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225</w:t>
            </w:r>
          </w:p>
        </w:tc>
        <w:tc>
          <w:tcPr>
            <w:tcW w:w="1255" w:type="dxa"/>
            <w:gridSpan w:val="3"/>
            <w:vAlign w:val="center"/>
          </w:tcPr>
          <w:p w14:paraId="0A624128"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202FE3" w:rsidRPr="001D3869" w14:paraId="04A8C530" w14:textId="77777777" w:rsidTr="00A25F9E">
        <w:trPr>
          <w:trHeight w:val="288"/>
          <w:jc w:val="center"/>
        </w:trPr>
        <w:tc>
          <w:tcPr>
            <w:tcW w:w="2023" w:type="dxa"/>
            <w:gridSpan w:val="3"/>
            <w:vMerge w:val="restart"/>
            <w:vAlign w:val="center"/>
          </w:tcPr>
          <w:p w14:paraId="657D2762" w14:textId="77777777" w:rsidR="00202FE3" w:rsidRPr="001D3869" w:rsidRDefault="00202FE3"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835" w:type="dxa"/>
            <w:vAlign w:val="center"/>
          </w:tcPr>
          <w:p w14:paraId="0D5CBE09" w14:textId="77777777" w:rsidR="00202FE3" w:rsidRPr="001D3869" w:rsidRDefault="00202FE3" w:rsidP="00A25F9E">
            <w:pPr>
              <w:autoSpaceDE/>
              <w:autoSpaceDN/>
              <w:adjustRightInd/>
              <w:spacing w:before="0" w:line="240" w:lineRule="auto"/>
              <w:ind w:left="0"/>
              <w:rPr>
                <w:sz w:val="16"/>
                <w:szCs w:val="16"/>
              </w:rPr>
            </w:pPr>
            <w:r w:rsidRPr="001D3869">
              <w:rPr>
                <w:sz w:val="16"/>
                <w:szCs w:val="16"/>
              </w:rPr>
              <w:t>International Devoe</w:t>
            </w:r>
          </w:p>
        </w:tc>
        <w:tc>
          <w:tcPr>
            <w:tcW w:w="2866" w:type="dxa"/>
            <w:gridSpan w:val="2"/>
            <w:vAlign w:val="center"/>
          </w:tcPr>
          <w:p w14:paraId="39F3142B" w14:textId="77777777" w:rsidR="00202FE3" w:rsidRPr="006C619E" w:rsidRDefault="00202FE3" w:rsidP="00A25F9E">
            <w:pPr>
              <w:autoSpaceDE/>
              <w:autoSpaceDN/>
              <w:adjustRightInd/>
              <w:spacing w:before="0" w:line="240" w:lineRule="auto"/>
              <w:ind w:left="0"/>
              <w:rPr>
                <w:sz w:val="16"/>
                <w:szCs w:val="16"/>
              </w:rPr>
            </w:pPr>
            <w:proofErr w:type="spellStart"/>
            <w:r w:rsidRPr="006C619E">
              <w:rPr>
                <w:sz w:val="16"/>
                <w:szCs w:val="16"/>
              </w:rPr>
              <w:t>Devchem</w:t>
            </w:r>
            <w:proofErr w:type="spellEnd"/>
            <w:r w:rsidRPr="006C619E">
              <w:rPr>
                <w:sz w:val="16"/>
                <w:szCs w:val="16"/>
              </w:rPr>
              <w:t xml:space="preserve"> 253</w:t>
            </w:r>
          </w:p>
        </w:tc>
        <w:tc>
          <w:tcPr>
            <w:tcW w:w="971" w:type="dxa"/>
            <w:vAlign w:val="center"/>
          </w:tcPr>
          <w:p w14:paraId="3D59989A" w14:textId="77777777" w:rsidR="00202FE3" w:rsidRPr="001D3869" w:rsidRDefault="00202FE3" w:rsidP="00A25F9E">
            <w:pPr>
              <w:autoSpaceDE/>
              <w:autoSpaceDN/>
              <w:adjustRightInd/>
              <w:spacing w:before="0" w:line="240" w:lineRule="auto"/>
              <w:ind w:left="0"/>
              <w:jc w:val="center"/>
              <w:rPr>
                <w:sz w:val="16"/>
                <w:szCs w:val="16"/>
              </w:rPr>
            </w:pPr>
            <w:r>
              <w:rPr>
                <w:sz w:val="16"/>
                <w:szCs w:val="16"/>
              </w:rPr>
              <w:t>213</w:t>
            </w:r>
          </w:p>
        </w:tc>
        <w:tc>
          <w:tcPr>
            <w:tcW w:w="1255" w:type="dxa"/>
            <w:gridSpan w:val="3"/>
            <w:vAlign w:val="center"/>
          </w:tcPr>
          <w:p w14:paraId="314023C3" w14:textId="77777777" w:rsidR="00202FE3" w:rsidRPr="001D3869" w:rsidRDefault="00202FE3" w:rsidP="00A25F9E">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w:t>
            </w:r>
            <w:r w:rsidRPr="001D3869">
              <w:rPr>
                <w:sz w:val="16"/>
                <w:szCs w:val="16"/>
              </w:rPr>
              <w:t>0°F</w:t>
            </w:r>
            <w:r>
              <w:rPr>
                <w:sz w:val="16"/>
                <w:szCs w:val="16"/>
              </w:rPr>
              <w:t>)</w:t>
            </w:r>
          </w:p>
        </w:tc>
      </w:tr>
      <w:tr w:rsidR="00202FE3" w:rsidRPr="001D3869" w14:paraId="5AB510F8" w14:textId="77777777" w:rsidTr="00A25F9E">
        <w:trPr>
          <w:trHeight w:val="288"/>
          <w:jc w:val="center"/>
        </w:trPr>
        <w:tc>
          <w:tcPr>
            <w:tcW w:w="2023" w:type="dxa"/>
            <w:gridSpan w:val="3"/>
            <w:vMerge/>
            <w:vAlign w:val="center"/>
          </w:tcPr>
          <w:p w14:paraId="59A171A4" w14:textId="77777777" w:rsidR="00202FE3" w:rsidRPr="001D3869" w:rsidRDefault="00202FE3" w:rsidP="00A25F9E">
            <w:pPr>
              <w:jc w:val="center"/>
              <w:rPr>
                <w:b/>
                <w:sz w:val="16"/>
                <w:szCs w:val="16"/>
              </w:rPr>
            </w:pPr>
          </w:p>
        </w:tc>
        <w:tc>
          <w:tcPr>
            <w:tcW w:w="2835" w:type="dxa"/>
            <w:vAlign w:val="center"/>
          </w:tcPr>
          <w:p w14:paraId="21918B0E" w14:textId="77777777" w:rsidR="00202FE3" w:rsidRPr="001D3869" w:rsidRDefault="00202FE3" w:rsidP="00A25F9E">
            <w:pPr>
              <w:autoSpaceDE/>
              <w:autoSpaceDN/>
              <w:adjustRightInd/>
              <w:spacing w:before="0" w:line="240" w:lineRule="auto"/>
              <w:ind w:left="0"/>
              <w:rPr>
                <w:sz w:val="16"/>
                <w:szCs w:val="16"/>
              </w:rPr>
            </w:pPr>
            <w:r w:rsidRPr="001D3869">
              <w:rPr>
                <w:sz w:val="16"/>
                <w:szCs w:val="16"/>
              </w:rPr>
              <w:t>Jotun Paints</w:t>
            </w:r>
          </w:p>
        </w:tc>
        <w:tc>
          <w:tcPr>
            <w:tcW w:w="2866" w:type="dxa"/>
            <w:gridSpan w:val="2"/>
            <w:vAlign w:val="center"/>
          </w:tcPr>
          <w:p w14:paraId="67904FD5" w14:textId="783523F7" w:rsidR="00202FE3" w:rsidRPr="006C619E" w:rsidRDefault="00202FE3" w:rsidP="00A25F9E">
            <w:pPr>
              <w:autoSpaceDE/>
              <w:autoSpaceDN/>
              <w:adjustRightInd/>
              <w:spacing w:before="0" w:line="240" w:lineRule="auto"/>
              <w:ind w:left="0"/>
              <w:rPr>
                <w:sz w:val="16"/>
                <w:szCs w:val="16"/>
              </w:rPr>
            </w:pPr>
            <w:proofErr w:type="spellStart"/>
            <w:r w:rsidRPr="006C619E">
              <w:rPr>
                <w:sz w:val="16"/>
                <w:szCs w:val="16"/>
              </w:rPr>
              <w:t>Penguard</w:t>
            </w:r>
            <w:proofErr w:type="spellEnd"/>
            <w:r w:rsidRPr="006C619E">
              <w:rPr>
                <w:sz w:val="16"/>
                <w:szCs w:val="16"/>
              </w:rPr>
              <w:t xml:space="preserve"> Universal </w:t>
            </w:r>
          </w:p>
        </w:tc>
        <w:tc>
          <w:tcPr>
            <w:tcW w:w="971" w:type="dxa"/>
            <w:vAlign w:val="center"/>
          </w:tcPr>
          <w:p w14:paraId="26537D9D" w14:textId="77777777" w:rsidR="00202FE3" w:rsidRPr="001D3869" w:rsidRDefault="00202FE3" w:rsidP="00A25F9E">
            <w:pPr>
              <w:autoSpaceDE/>
              <w:autoSpaceDN/>
              <w:adjustRightInd/>
              <w:spacing w:before="0" w:line="240" w:lineRule="auto"/>
              <w:ind w:left="0"/>
              <w:jc w:val="center"/>
              <w:rPr>
                <w:sz w:val="16"/>
                <w:szCs w:val="16"/>
              </w:rPr>
            </w:pPr>
            <w:r>
              <w:rPr>
                <w:sz w:val="16"/>
                <w:szCs w:val="16"/>
              </w:rPr>
              <w:t>240</w:t>
            </w:r>
          </w:p>
        </w:tc>
        <w:tc>
          <w:tcPr>
            <w:tcW w:w="1255" w:type="dxa"/>
            <w:gridSpan w:val="3"/>
            <w:vAlign w:val="center"/>
          </w:tcPr>
          <w:p w14:paraId="6C06C4B4" w14:textId="77777777" w:rsidR="00202FE3" w:rsidRPr="001D3869" w:rsidRDefault="00202FE3" w:rsidP="00A25F9E">
            <w:pPr>
              <w:autoSpaceDE/>
              <w:autoSpaceDN/>
              <w:adjustRightInd/>
              <w:spacing w:before="0" w:line="240" w:lineRule="auto"/>
              <w:ind w:left="0"/>
              <w:rPr>
                <w:sz w:val="16"/>
                <w:szCs w:val="16"/>
              </w:rPr>
            </w:pPr>
            <w:r>
              <w:rPr>
                <w:sz w:val="16"/>
                <w:szCs w:val="16"/>
              </w:rPr>
              <w:t>44</w:t>
            </w:r>
            <w:r w:rsidRPr="001D3869">
              <w:rPr>
                <w:sz w:val="16"/>
                <w:szCs w:val="16"/>
              </w:rPr>
              <w:t>°</w:t>
            </w:r>
            <w:r>
              <w:rPr>
                <w:sz w:val="16"/>
                <w:szCs w:val="16"/>
              </w:rPr>
              <w:t>C (112</w:t>
            </w:r>
            <w:r w:rsidRPr="001D3869">
              <w:rPr>
                <w:sz w:val="16"/>
                <w:szCs w:val="16"/>
              </w:rPr>
              <w:t>°F</w:t>
            </w:r>
            <w:r>
              <w:rPr>
                <w:sz w:val="16"/>
                <w:szCs w:val="16"/>
              </w:rPr>
              <w:t>)</w:t>
            </w:r>
          </w:p>
        </w:tc>
      </w:tr>
      <w:tr w:rsidR="00ED7D67" w:rsidRPr="001D3869" w14:paraId="24079E5B" w14:textId="77777777" w:rsidTr="00A25F9E">
        <w:trPr>
          <w:trHeight w:val="288"/>
          <w:jc w:val="center"/>
        </w:trPr>
        <w:tc>
          <w:tcPr>
            <w:tcW w:w="2023" w:type="dxa"/>
            <w:gridSpan w:val="3"/>
            <w:vAlign w:val="center"/>
          </w:tcPr>
          <w:p w14:paraId="51926A59" w14:textId="77777777" w:rsidR="00ED7D67" w:rsidRPr="001D3869" w:rsidRDefault="00ED7D67" w:rsidP="00A25F9E">
            <w:pPr>
              <w:jc w:val="center"/>
              <w:rPr>
                <w:b/>
                <w:sz w:val="16"/>
                <w:szCs w:val="16"/>
              </w:rPr>
            </w:pPr>
          </w:p>
        </w:tc>
        <w:tc>
          <w:tcPr>
            <w:tcW w:w="2835" w:type="dxa"/>
            <w:vAlign w:val="center"/>
          </w:tcPr>
          <w:p w14:paraId="7906C0EE" w14:textId="77777777" w:rsidR="00ED7D67" w:rsidRPr="001D3869" w:rsidRDefault="00ED7D67" w:rsidP="00A25F9E">
            <w:pPr>
              <w:autoSpaceDE/>
              <w:autoSpaceDN/>
              <w:adjustRightInd/>
              <w:spacing w:before="0" w:line="240" w:lineRule="auto"/>
              <w:ind w:left="0"/>
              <w:rPr>
                <w:sz w:val="16"/>
                <w:szCs w:val="16"/>
              </w:rPr>
            </w:pPr>
            <w:r>
              <w:rPr>
                <w:sz w:val="16"/>
                <w:szCs w:val="16"/>
              </w:rPr>
              <w:t>PPG</w:t>
            </w:r>
          </w:p>
        </w:tc>
        <w:tc>
          <w:tcPr>
            <w:tcW w:w="2866" w:type="dxa"/>
            <w:gridSpan w:val="2"/>
            <w:vAlign w:val="center"/>
          </w:tcPr>
          <w:p w14:paraId="161423D1" w14:textId="7B4A94E6" w:rsidR="00BE1E93" w:rsidRPr="006C619E" w:rsidRDefault="00ED7D67" w:rsidP="00A25F9E">
            <w:pPr>
              <w:autoSpaceDE/>
              <w:autoSpaceDN/>
              <w:adjustRightInd/>
              <w:spacing w:before="0" w:line="240" w:lineRule="auto"/>
              <w:ind w:left="0"/>
              <w:rPr>
                <w:sz w:val="16"/>
                <w:szCs w:val="16"/>
              </w:rPr>
            </w:pPr>
            <w:proofErr w:type="spellStart"/>
            <w:r w:rsidRPr="006C619E">
              <w:rPr>
                <w:sz w:val="16"/>
                <w:szCs w:val="16"/>
              </w:rPr>
              <w:t>Amercoat</w:t>
            </w:r>
            <w:proofErr w:type="spellEnd"/>
            <w:r w:rsidRPr="006C619E">
              <w:rPr>
                <w:sz w:val="16"/>
                <w:szCs w:val="16"/>
              </w:rPr>
              <w:t xml:space="preserve"> 90HS</w:t>
            </w:r>
          </w:p>
          <w:p w14:paraId="13245A2F" w14:textId="3A757CB9" w:rsidR="00ED7D67" w:rsidRPr="006C619E" w:rsidRDefault="00BE1E93" w:rsidP="00A25F9E">
            <w:pPr>
              <w:autoSpaceDE/>
              <w:autoSpaceDN/>
              <w:adjustRightInd/>
              <w:spacing w:before="0" w:line="240" w:lineRule="auto"/>
              <w:ind w:left="0"/>
              <w:rPr>
                <w:sz w:val="16"/>
                <w:szCs w:val="16"/>
              </w:rPr>
            </w:pPr>
            <w:proofErr w:type="spellStart"/>
            <w:r w:rsidRPr="006C619E">
              <w:rPr>
                <w:sz w:val="16"/>
                <w:szCs w:val="16"/>
              </w:rPr>
              <w:t>Sigmaguard</w:t>
            </w:r>
            <w:proofErr w:type="spellEnd"/>
            <w:r w:rsidRPr="006C619E">
              <w:rPr>
                <w:sz w:val="16"/>
                <w:szCs w:val="16"/>
              </w:rPr>
              <w:t xml:space="preserve"> 720</w:t>
            </w:r>
            <w:r w:rsidR="00ED7D67" w:rsidRPr="006C619E">
              <w:rPr>
                <w:sz w:val="16"/>
                <w:szCs w:val="16"/>
              </w:rPr>
              <w:t xml:space="preserve"> </w:t>
            </w:r>
          </w:p>
        </w:tc>
        <w:tc>
          <w:tcPr>
            <w:tcW w:w="971" w:type="dxa"/>
            <w:vAlign w:val="center"/>
          </w:tcPr>
          <w:p w14:paraId="707FD9EC" w14:textId="77777777" w:rsidR="00F21DBD" w:rsidRDefault="00F21DBD" w:rsidP="00F21DBD">
            <w:pPr>
              <w:autoSpaceDE/>
              <w:autoSpaceDN/>
              <w:adjustRightInd/>
              <w:spacing w:before="0" w:line="240" w:lineRule="auto"/>
              <w:ind w:left="0"/>
              <w:jc w:val="center"/>
              <w:rPr>
                <w:sz w:val="16"/>
                <w:szCs w:val="16"/>
                <w:lang w:val="ru-RU"/>
              </w:rPr>
            </w:pPr>
            <w:r>
              <w:rPr>
                <w:sz w:val="16"/>
                <w:szCs w:val="16"/>
                <w:lang w:val="ru-RU"/>
              </w:rPr>
              <w:t>315-324</w:t>
            </w:r>
          </w:p>
          <w:p w14:paraId="74A469F4" w14:textId="0DFF357F" w:rsidR="00ED7D67" w:rsidRPr="001D3869" w:rsidRDefault="00F21DBD" w:rsidP="00F21DBD">
            <w:pPr>
              <w:autoSpaceDE/>
              <w:autoSpaceDN/>
              <w:adjustRightInd/>
              <w:spacing w:before="0" w:line="240" w:lineRule="auto"/>
              <w:ind w:left="0"/>
              <w:jc w:val="center"/>
              <w:rPr>
                <w:sz w:val="16"/>
                <w:szCs w:val="16"/>
              </w:rPr>
            </w:pPr>
            <w:r>
              <w:rPr>
                <w:sz w:val="16"/>
                <w:szCs w:val="16"/>
                <w:lang w:val="ru-RU"/>
              </w:rPr>
              <w:t>233-324</w:t>
            </w:r>
          </w:p>
        </w:tc>
        <w:tc>
          <w:tcPr>
            <w:tcW w:w="1255" w:type="dxa"/>
            <w:gridSpan w:val="3"/>
            <w:vAlign w:val="center"/>
          </w:tcPr>
          <w:p w14:paraId="6281AE46" w14:textId="0D864932" w:rsidR="00ED7D67" w:rsidRPr="001D3869" w:rsidRDefault="00ED7D67"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3E601E" w:rsidRPr="001D3869" w14:paraId="52AC0733" w14:textId="77777777" w:rsidTr="00A25F9E">
        <w:trPr>
          <w:trHeight w:val="288"/>
          <w:jc w:val="center"/>
        </w:trPr>
        <w:tc>
          <w:tcPr>
            <w:tcW w:w="2023" w:type="dxa"/>
            <w:gridSpan w:val="3"/>
            <w:vAlign w:val="center"/>
          </w:tcPr>
          <w:p w14:paraId="5352C440" w14:textId="77777777" w:rsidR="003E601E" w:rsidRPr="001D3869" w:rsidRDefault="003E601E" w:rsidP="00A25F9E">
            <w:pPr>
              <w:jc w:val="center"/>
              <w:rPr>
                <w:b/>
                <w:sz w:val="16"/>
                <w:szCs w:val="16"/>
              </w:rPr>
            </w:pPr>
          </w:p>
        </w:tc>
        <w:tc>
          <w:tcPr>
            <w:tcW w:w="2835" w:type="dxa"/>
            <w:vAlign w:val="center"/>
          </w:tcPr>
          <w:p w14:paraId="293FB81F"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866" w:type="dxa"/>
            <w:gridSpan w:val="2"/>
            <w:vAlign w:val="center"/>
          </w:tcPr>
          <w:p w14:paraId="0C87542F" w14:textId="77777777" w:rsidR="003E601E" w:rsidRPr="006C619E" w:rsidRDefault="003E601E" w:rsidP="00A25F9E">
            <w:pPr>
              <w:autoSpaceDE/>
              <w:autoSpaceDN/>
              <w:adjustRightInd/>
              <w:spacing w:before="0" w:line="240" w:lineRule="auto"/>
              <w:ind w:left="0"/>
              <w:rPr>
                <w:sz w:val="16"/>
                <w:szCs w:val="16"/>
              </w:rPr>
            </w:pPr>
            <w:proofErr w:type="spellStart"/>
            <w:r w:rsidRPr="006C619E">
              <w:rPr>
                <w:sz w:val="16"/>
                <w:szCs w:val="16"/>
              </w:rPr>
              <w:t>Phenicon</w:t>
            </w:r>
            <w:proofErr w:type="spellEnd"/>
            <w:r w:rsidRPr="006C619E">
              <w:rPr>
                <w:sz w:val="16"/>
                <w:szCs w:val="16"/>
              </w:rPr>
              <w:t xml:space="preserve"> HS </w:t>
            </w:r>
          </w:p>
        </w:tc>
        <w:tc>
          <w:tcPr>
            <w:tcW w:w="971" w:type="dxa"/>
            <w:vAlign w:val="center"/>
          </w:tcPr>
          <w:p w14:paraId="3EB53729" w14:textId="4E228714" w:rsidR="003E601E" w:rsidRPr="001D3869" w:rsidRDefault="003E601E" w:rsidP="00A25F9E">
            <w:pPr>
              <w:autoSpaceDE/>
              <w:autoSpaceDN/>
              <w:adjustRightInd/>
              <w:spacing w:before="0" w:line="240" w:lineRule="auto"/>
              <w:ind w:left="0"/>
              <w:jc w:val="center"/>
              <w:rPr>
                <w:sz w:val="16"/>
                <w:szCs w:val="16"/>
              </w:rPr>
            </w:pPr>
            <w:r w:rsidRPr="00161B3E">
              <w:rPr>
                <w:sz w:val="16"/>
                <w:szCs w:val="16"/>
              </w:rPr>
              <w:t xml:space="preserve">&lt; 250 </w:t>
            </w:r>
          </w:p>
        </w:tc>
        <w:tc>
          <w:tcPr>
            <w:tcW w:w="1255" w:type="dxa"/>
            <w:gridSpan w:val="3"/>
            <w:vAlign w:val="center"/>
          </w:tcPr>
          <w:p w14:paraId="4912008D" w14:textId="77777777" w:rsidR="003E601E" w:rsidRPr="001D3869" w:rsidRDefault="003E601E" w:rsidP="00A25F9E">
            <w:pPr>
              <w:autoSpaceDE/>
              <w:autoSpaceDN/>
              <w:adjustRightInd/>
              <w:spacing w:before="0" w:line="240" w:lineRule="auto"/>
              <w:ind w:left="0"/>
              <w:rPr>
                <w:sz w:val="16"/>
                <w:szCs w:val="16"/>
              </w:rPr>
            </w:pPr>
            <w:r>
              <w:rPr>
                <w:sz w:val="16"/>
                <w:szCs w:val="16"/>
              </w:rPr>
              <w:t>71</w:t>
            </w:r>
            <w:r w:rsidRPr="001D3869">
              <w:rPr>
                <w:sz w:val="16"/>
                <w:szCs w:val="16"/>
              </w:rPr>
              <w:t>°</w:t>
            </w:r>
            <w:r>
              <w:rPr>
                <w:sz w:val="16"/>
                <w:szCs w:val="16"/>
              </w:rPr>
              <w:t>C (</w:t>
            </w:r>
            <w:r w:rsidRPr="001D3869">
              <w:rPr>
                <w:sz w:val="16"/>
                <w:szCs w:val="16"/>
              </w:rPr>
              <w:t>1</w:t>
            </w:r>
            <w:r>
              <w:rPr>
                <w:sz w:val="16"/>
                <w:szCs w:val="16"/>
              </w:rPr>
              <w:t>6</w:t>
            </w:r>
            <w:r w:rsidRPr="001D3869">
              <w:rPr>
                <w:sz w:val="16"/>
                <w:szCs w:val="16"/>
              </w:rPr>
              <w:t>0°F</w:t>
            </w:r>
            <w:r>
              <w:rPr>
                <w:sz w:val="16"/>
                <w:szCs w:val="16"/>
              </w:rPr>
              <w:t>)</w:t>
            </w:r>
          </w:p>
        </w:tc>
      </w:tr>
      <w:tr w:rsidR="003E601E" w:rsidRPr="001D3869" w14:paraId="0D0D25D5" w14:textId="77777777" w:rsidTr="00A25F9E">
        <w:trPr>
          <w:trHeight w:val="288"/>
          <w:jc w:val="center"/>
        </w:trPr>
        <w:tc>
          <w:tcPr>
            <w:tcW w:w="2023" w:type="dxa"/>
            <w:gridSpan w:val="3"/>
            <w:vAlign w:val="center"/>
          </w:tcPr>
          <w:p w14:paraId="2C9D1189" w14:textId="77777777" w:rsidR="003E601E" w:rsidRPr="001D3869" w:rsidRDefault="003E601E" w:rsidP="00A25F9E">
            <w:pPr>
              <w:jc w:val="center"/>
              <w:rPr>
                <w:b/>
                <w:sz w:val="16"/>
                <w:szCs w:val="16"/>
              </w:rPr>
            </w:pPr>
          </w:p>
        </w:tc>
        <w:tc>
          <w:tcPr>
            <w:tcW w:w="2835" w:type="dxa"/>
            <w:vAlign w:val="center"/>
          </w:tcPr>
          <w:p w14:paraId="20B67EBA" w14:textId="23D0B7F1"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866" w:type="dxa"/>
            <w:gridSpan w:val="2"/>
            <w:vAlign w:val="center"/>
          </w:tcPr>
          <w:p w14:paraId="142863C4" w14:textId="45B17A53" w:rsidR="003E601E" w:rsidRPr="006C619E" w:rsidRDefault="003E601E" w:rsidP="00A25F9E">
            <w:pPr>
              <w:autoSpaceDE/>
              <w:autoSpaceDN/>
              <w:adjustRightInd/>
              <w:spacing w:before="0" w:line="240" w:lineRule="auto"/>
              <w:ind w:left="0"/>
              <w:rPr>
                <w:sz w:val="16"/>
                <w:szCs w:val="16"/>
              </w:rPr>
            </w:pPr>
            <w:r w:rsidRPr="006C619E">
              <w:rPr>
                <w:sz w:val="16"/>
                <w:szCs w:val="16"/>
              </w:rPr>
              <w:t xml:space="preserve">Series 61 </w:t>
            </w:r>
            <w:proofErr w:type="spellStart"/>
            <w:r w:rsidRPr="006C619E">
              <w:rPr>
                <w:sz w:val="16"/>
                <w:szCs w:val="16"/>
              </w:rPr>
              <w:t>Tneme</w:t>
            </w:r>
            <w:proofErr w:type="spellEnd"/>
            <w:r w:rsidRPr="006C619E">
              <w:rPr>
                <w:sz w:val="16"/>
                <w:szCs w:val="16"/>
              </w:rPr>
              <w:t xml:space="preserve">-Liner </w:t>
            </w:r>
          </w:p>
        </w:tc>
        <w:tc>
          <w:tcPr>
            <w:tcW w:w="971" w:type="dxa"/>
            <w:vAlign w:val="center"/>
          </w:tcPr>
          <w:p w14:paraId="6C880089"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255" w:type="dxa"/>
            <w:gridSpan w:val="3"/>
            <w:vAlign w:val="center"/>
          </w:tcPr>
          <w:p w14:paraId="388979A9"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3E601E" w:rsidRPr="001D3869" w14:paraId="7FF0D080" w14:textId="77777777" w:rsidTr="00A25F9E">
        <w:trPr>
          <w:trHeight w:val="288"/>
          <w:jc w:val="center"/>
        </w:trPr>
        <w:tc>
          <w:tcPr>
            <w:tcW w:w="9950" w:type="dxa"/>
            <w:gridSpan w:val="10"/>
            <w:tcBorders>
              <w:top w:val="single" w:sz="12" w:space="0" w:color="auto"/>
            </w:tcBorders>
            <w:vAlign w:val="center"/>
          </w:tcPr>
          <w:p w14:paraId="2B6294BD" w14:textId="4B5E3221" w:rsidR="003E601E" w:rsidRPr="001D3869" w:rsidRDefault="003E601E" w:rsidP="00A25F9E">
            <w:pPr>
              <w:autoSpaceDE/>
              <w:autoSpaceDN/>
              <w:adjustRightInd/>
              <w:spacing w:before="0" w:line="240" w:lineRule="auto"/>
              <w:ind w:left="0"/>
              <w:rPr>
                <w:i/>
                <w:sz w:val="14"/>
                <w:szCs w:val="14"/>
              </w:rPr>
            </w:pPr>
          </w:p>
        </w:tc>
      </w:tr>
      <w:tr w:rsidR="003E601E" w:rsidRPr="000F4EA8" w14:paraId="24225947" w14:textId="77777777" w:rsidTr="00A25F9E">
        <w:trPr>
          <w:gridAfter w:val="2"/>
          <w:wAfter w:w="90" w:type="dxa"/>
          <w:trHeight w:val="288"/>
          <w:jc w:val="center"/>
        </w:trPr>
        <w:tc>
          <w:tcPr>
            <w:tcW w:w="1170" w:type="dxa"/>
            <w:vAlign w:val="center"/>
          </w:tcPr>
          <w:p w14:paraId="4AFF0764" w14:textId="77777777" w:rsidR="003E601E" w:rsidRPr="000F4EA8" w:rsidRDefault="003E601E" w:rsidP="00A25F9E">
            <w:pPr>
              <w:autoSpaceDE/>
              <w:autoSpaceDN/>
              <w:adjustRightInd/>
              <w:spacing w:before="0" w:line="240" w:lineRule="auto"/>
              <w:ind w:left="-72"/>
              <w:rPr>
                <w:b/>
                <w:sz w:val="16"/>
                <w:szCs w:val="16"/>
              </w:rPr>
            </w:pPr>
            <w:r w:rsidRPr="000F4EA8">
              <w:rPr>
                <w:b/>
                <w:sz w:val="16"/>
                <w:szCs w:val="16"/>
              </w:rPr>
              <w:t>Last Update:</w:t>
            </w:r>
          </w:p>
        </w:tc>
        <w:tc>
          <w:tcPr>
            <w:tcW w:w="3688" w:type="dxa"/>
            <w:gridSpan w:val="3"/>
            <w:vAlign w:val="center"/>
          </w:tcPr>
          <w:p w14:paraId="34CB5687" w14:textId="199936E1" w:rsidR="003E601E" w:rsidRPr="000F4EA8" w:rsidRDefault="006C619E" w:rsidP="00A25F9E">
            <w:pPr>
              <w:autoSpaceDE/>
              <w:autoSpaceDN/>
              <w:adjustRightInd/>
              <w:spacing w:before="0" w:line="240" w:lineRule="auto"/>
              <w:ind w:left="-72"/>
              <w:rPr>
                <w:b/>
                <w:sz w:val="16"/>
                <w:szCs w:val="16"/>
              </w:rPr>
            </w:pPr>
            <w:r>
              <w:rPr>
                <w:position w:val="-1"/>
                <w:sz w:val="16"/>
                <w:szCs w:val="16"/>
              </w:rPr>
              <w:t>November</w:t>
            </w:r>
            <w:r w:rsidR="00693F05">
              <w:rPr>
                <w:position w:val="-1"/>
                <w:sz w:val="16"/>
                <w:szCs w:val="16"/>
              </w:rPr>
              <w:t xml:space="preserve"> 2025</w:t>
            </w:r>
          </w:p>
        </w:tc>
        <w:tc>
          <w:tcPr>
            <w:tcW w:w="2866" w:type="dxa"/>
            <w:gridSpan w:val="2"/>
            <w:vAlign w:val="center"/>
          </w:tcPr>
          <w:p w14:paraId="77C352A7" w14:textId="77777777" w:rsidR="003E601E" w:rsidRPr="000F4EA8" w:rsidRDefault="003E601E" w:rsidP="00A25F9E">
            <w:pPr>
              <w:rPr>
                <w:b/>
                <w:sz w:val="16"/>
                <w:szCs w:val="16"/>
              </w:rPr>
            </w:pPr>
          </w:p>
        </w:tc>
        <w:tc>
          <w:tcPr>
            <w:tcW w:w="971" w:type="dxa"/>
            <w:vAlign w:val="center"/>
          </w:tcPr>
          <w:p w14:paraId="1B46DA2A" w14:textId="77777777" w:rsidR="003E601E" w:rsidRPr="000F4EA8" w:rsidRDefault="003E601E" w:rsidP="00A25F9E">
            <w:pPr>
              <w:jc w:val="center"/>
              <w:rPr>
                <w:b/>
                <w:sz w:val="16"/>
                <w:szCs w:val="16"/>
              </w:rPr>
            </w:pPr>
          </w:p>
        </w:tc>
        <w:tc>
          <w:tcPr>
            <w:tcW w:w="1165" w:type="dxa"/>
            <w:vAlign w:val="center"/>
          </w:tcPr>
          <w:p w14:paraId="082C3CBA" w14:textId="77777777" w:rsidR="003E601E" w:rsidRPr="000F4EA8" w:rsidRDefault="003E601E" w:rsidP="00A25F9E">
            <w:pPr>
              <w:jc w:val="center"/>
              <w:rPr>
                <w:b/>
                <w:sz w:val="16"/>
                <w:szCs w:val="16"/>
              </w:rPr>
            </w:pPr>
          </w:p>
        </w:tc>
      </w:tr>
    </w:tbl>
    <w:p w14:paraId="48A14065" w14:textId="513616D1" w:rsidR="00A64EA1" w:rsidRPr="009F1067" w:rsidRDefault="00A64EA1" w:rsidP="009F1067">
      <w:pPr>
        <w:spacing w:before="0" w:line="240" w:lineRule="auto"/>
        <w:ind w:left="630" w:hanging="540"/>
        <w:rPr>
          <w:color w:val="auto"/>
          <w:sz w:val="16"/>
          <w:szCs w:val="16"/>
        </w:rPr>
      </w:pPr>
      <w:r w:rsidRPr="009F1067">
        <w:rPr>
          <w:color w:val="auto"/>
          <w:sz w:val="16"/>
          <w:szCs w:val="16"/>
        </w:rPr>
        <w:t>Note 1</w:t>
      </w:r>
      <w:proofErr w:type="gramStart"/>
      <w:r w:rsidR="00DC520E">
        <w:rPr>
          <w:color w:val="auto"/>
          <w:sz w:val="16"/>
          <w:szCs w:val="16"/>
        </w:rPr>
        <w:t>:</w:t>
      </w:r>
      <w:r w:rsidRPr="009F1067">
        <w:rPr>
          <w:color w:val="auto"/>
          <w:sz w:val="16"/>
          <w:szCs w:val="16"/>
        </w:rPr>
        <w:t xml:space="preserve"> </w:t>
      </w:r>
      <w:r w:rsidR="00DC520E">
        <w:rPr>
          <w:color w:val="auto"/>
          <w:sz w:val="16"/>
          <w:szCs w:val="16"/>
        </w:rPr>
        <w:tab/>
      </w:r>
      <w:r w:rsidRPr="009F1067">
        <w:rPr>
          <w:color w:val="auto"/>
          <w:sz w:val="16"/>
          <w:szCs w:val="16"/>
        </w:rPr>
        <w:t>Contrasting</w:t>
      </w:r>
      <w:proofErr w:type="gramEnd"/>
      <w:r w:rsidRPr="009F1067">
        <w:rPr>
          <w:color w:val="auto"/>
          <w:sz w:val="16"/>
          <w:szCs w:val="16"/>
        </w:rPr>
        <w:t xml:space="preserve">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6D303CC1" w14:textId="23163BC0" w:rsidR="00A64EA1" w:rsidRPr="009F1067" w:rsidRDefault="00A64EA1" w:rsidP="009F1067">
      <w:pPr>
        <w:spacing w:before="0" w:line="240" w:lineRule="auto"/>
        <w:ind w:left="630" w:hanging="540"/>
        <w:rPr>
          <w:color w:val="auto"/>
          <w:sz w:val="16"/>
          <w:szCs w:val="16"/>
        </w:rPr>
      </w:pPr>
      <w:r w:rsidRPr="009F1067">
        <w:rPr>
          <w:color w:val="auto"/>
          <w:sz w:val="16"/>
          <w:szCs w:val="16"/>
        </w:rPr>
        <w:t>Note 2</w:t>
      </w:r>
      <w:proofErr w:type="gramStart"/>
      <w:r w:rsidRPr="009F1067">
        <w:rPr>
          <w:color w:val="auto"/>
          <w:sz w:val="16"/>
          <w:szCs w:val="16"/>
        </w:rPr>
        <w:t xml:space="preserve">: </w:t>
      </w:r>
      <w:r w:rsidR="00DC520E">
        <w:rPr>
          <w:color w:val="auto"/>
          <w:sz w:val="16"/>
          <w:szCs w:val="16"/>
        </w:rPr>
        <w:tab/>
      </w:r>
      <w:r w:rsidRPr="009F1067">
        <w:rPr>
          <w:color w:val="auto"/>
          <w:sz w:val="16"/>
          <w:szCs w:val="16"/>
        </w:rPr>
        <w:t>Consult</w:t>
      </w:r>
      <w:proofErr w:type="gramEnd"/>
      <w:r w:rsidRPr="009F1067">
        <w:rPr>
          <w:color w:val="auto"/>
          <w:sz w:val="16"/>
          <w:szCs w:val="16"/>
        </w:rPr>
        <w:t xml:space="preserve"> TCO coating expert if seam sealant, putty or pit filler is required </w:t>
      </w:r>
    </w:p>
    <w:p w14:paraId="4E0A5739" w14:textId="77777777" w:rsidR="003E601E" w:rsidRPr="001D3869" w:rsidRDefault="003E601E" w:rsidP="003E601E">
      <w:pPr>
        <w:tabs>
          <w:tab w:val="left" w:pos="3225"/>
        </w:tabs>
        <w:ind w:left="-284"/>
        <w:rPr>
          <w:sz w:val="20"/>
          <w:szCs w:val="20"/>
        </w:rPr>
      </w:pPr>
      <w:r w:rsidRPr="001D3869">
        <w:rPr>
          <w:sz w:val="20"/>
          <w:szCs w:val="20"/>
        </w:rPr>
        <w:br w:type="page"/>
      </w:r>
    </w:p>
    <w:tbl>
      <w:tblPr>
        <w:tblW w:w="9995" w:type="dxa"/>
        <w:jc w:val="center"/>
        <w:tblLayout w:type="fixed"/>
        <w:tblLook w:val="01E0" w:firstRow="1" w:lastRow="1" w:firstColumn="1" w:lastColumn="1" w:noHBand="0" w:noVBand="0"/>
      </w:tblPr>
      <w:tblGrid>
        <w:gridCol w:w="1170"/>
        <w:gridCol w:w="270"/>
        <w:gridCol w:w="583"/>
        <w:gridCol w:w="2570"/>
        <w:gridCol w:w="990"/>
        <w:gridCol w:w="2144"/>
        <w:gridCol w:w="971"/>
        <w:gridCol w:w="1297"/>
      </w:tblGrid>
      <w:tr w:rsidR="003E601E" w:rsidRPr="001D3869" w14:paraId="6E60A351" w14:textId="77777777" w:rsidTr="00A25F9E">
        <w:trPr>
          <w:trHeight w:val="360"/>
          <w:jc w:val="center"/>
        </w:trPr>
        <w:tc>
          <w:tcPr>
            <w:tcW w:w="9995" w:type="dxa"/>
            <w:gridSpan w:val="8"/>
            <w:tcBorders>
              <w:top w:val="single" w:sz="6" w:space="0" w:color="auto"/>
              <w:bottom w:val="single" w:sz="12" w:space="0" w:color="auto"/>
            </w:tcBorders>
            <w:shd w:val="clear" w:color="auto" w:fill="FFFFFF"/>
            <w:vAlign w:val="center"/>
          </w:tcPr>
          <w:p w14:paraId="7DC0F414" w14:textId="77777777" w:rsidR="003E601E" w:rsidRPr="001D3869" w:rsidRDefault="003E601E" w:rsidP="00A25F9E">
            <w:pPr>
              <w:ind w:right="-72"/>
              <w:jc w:val="right"/>
              <w:rPr>
                <w:b/>
                <w:i/>
                <w:color w:val="auto"/>
              </w:rPr>
            </w:pPr>
            <w:r w:rsidRPr="001D3869">
              <w:rPr>
                <w:b/>
                <w:i/>
                <w:color w:val="auto"/>
              </w:rPr>
              <w:lastRenderedPageBreak/>
              <w:t xml:space="preserve">Thin Film </w:t>
            </w:r>
            <w:r>
              <w:rPr>
                <w:b/>
                <w:i/>
                <w:color w:val="auto"/>
              </w:rPr>
              <w:t>Linings</w:t>
            </w:r>
            <w:r w:rsidRPr="001D3869">
              <w:rPr>
                <w:b/>
                <w:i/>
                <w:color w:val="auto"/>
              </w:rPr>
              <w:t xml:space="preserve"> for Immersion Service</w:t>
            </w:r>
          </w:p>
        </w:tc>
      </w:tr>
      <w:tr w:rsidR="003E601E" w:rsidRPr="001D3869" w14:paraId="415ED64D" w14:textId="77777777" w:rsidTr="00A25F9E">
        <w:trPr>
          <w:trHeight w:val="360"/>
          <w:jc w:val="center"/>
        </w:trPr>
        <w:tc>
          <w:tcPr>
            <w:tcW w:w="7727" w:type="dxa"/>
            <w:gridSpan w:val="6"/>
            <w:tcBorders>
              <w:top w:val="single" w:sz="12" w:space="0" w:color="auto"/>
              <w:left w:val="single" w:sz="12" w:space="0" w:color="auto"/>
              <w:bottom w:val="single" w:sz="12" w:space="0" w:color="auto"/>
            </w:tcBorders>
            <w:vAlign w:val="center"/>
          </w:tcPr>
          <w:p w14:paraId="0C66449A" w14:textId="77777777" w:rsidR="003E601E" w:rsidRPr="001D3869" w:rsidRDefault="003E601E" w:rsidP="00A25F9E">
            <w:pPr>
              <w:autoSpaceDE/>
              <w:autoSpaceDN/>
              <w:adjustRightInd/>
              <w:spacing w:before="0" w:line="240" w:lineRule="auto"/>
              <w:ind w:left="0"/>
              <w:rPr>
                <w:b/>
                <w:sz w:val="20"/>
                <w:szCs w:val="20"/>
              </w:rPr>
            </w:pPr>
            <w:r>
              <w:rPr>
                <w:b/>
                <w:sz w:val="20"/>
                <w:szCs w:val="20"/>
              </w:rPr>
              <w:t xml:space="preserve">Thin Film </w:t>
            </w:r>
            <w:proofErr w:type="spellStart"/>
            <w:r w:rsidRPr="00BA4513">
              <w:rPr>
                <w:b/>
                <w:sz w:val="20"/>
                <w:szCs w:val="20"/>
              </w:rPr>
              <w:t>Linings</w:t>
            </w:r>
            <w:r w:rsidRPr="001D3869">
              <w:rPr>
                <w:b/>
                <w:sz w:val="20"/>
                <w:szCs w:val="20"/>
              </w:rPr>
              <w:t>for</w:t>
            </w:r>
            <w:proofErr w:type="spellEnd"/>
            <w:r w:rsidRPr="001D3869">
              <w:rPr>
                <w:b/>
                <w:sz w:val="20"/>
                <w:szCs w:val="20"/>
              </w:rPr>
              <w:t xml:space="preserve"> Fuel (Low-Aromatic) Immersion Service</w:t>
            </w:r>
          </w:p>
        </w:tc>
        <w:tc>
          <w:tcPr>
            <w:tcW w:w="2268" w:type="dxa"/>
            <w:gridSpan w:val="2"/>
            <w:tcBorders>
              <w:top w:val="single" w:sz="12" w:space="0" w:color="auto"/>
              <w:bottom w:val="single" w:sz="12" w:space="0" w:color="auto"/>
              <w:right w:val="single" w:sz="12" w:space="0" w:color="auto"/>
            </w:tcBorders>
            <w:shd w:val="clear" w:color="auto" w:fill="000000"/>
            <w:vAlign w:val="center"/>
          </w:tcPr>
          <w:p w14:paraId="4A628A42"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8.7</w:t>
            </w:r>
          </w:p>
        </w:tc>
      </w:tr>
      <w:tr w:rsidR="003E601E" w:rsidRPr="001D3869" w14:paraId="6ED30071" w14:textId="77777777" w:rsidTr="00A25F9E">
        <w:trPr>
          <w:cantSplit/>
          <w:trHeight w:val="288"/>
          <w:jc w:val="center"/>
        </w:trPr>
        <w:tc>
          <w:tcPr>
            <w:tcW w:w="1440" w:type="dxa"/>
            <w:gridSpan w:val="2"/>
            <w:tcBorders>
              <w:top w:val="single" w:sz="12" w:space="0" w:color="auto"/>
            </w:tcBorders>
          </w:tcPr>
          <w:p w14:paraId="6E501705"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153" w:type="dxa"/>
            <w:gridSpan w:val="2"/>
            <w:tcBorders>
              <w:top w:val="single" w:sz="12" w:space="0" w:color="auto"/>
            </w:tcBorders>
          </w:tcPr>
          <w:p w14:paraId="5BF3A554" w14:textId="77777777" w:rsidR="008B1474" w:rsidRPr="008B1474" w:rsidRDefault="008B1474" w:rsidP="008B1474">
            <w:pPr>
              <w:autoSpaceDE/>
              <w:autoSpaceDN/>
              <w:adjustRightInd/>
              <w:spacing w:before="0" w:line="240" w:lineRule="auto"/>
              <w:ind w:left="-72" w:right="-103"/>
              <w:rPr>
                <w:sz w:val="16"/>
                <w:szCs w:val="16"/>
              </w:rPr>
            </w:pPr>
            <w:r w:rsidRPr="008B1474">
              <w:rPr>
                <w:sz w:val="16"/>
                <w:szCs w:val="16"/>
              </w:rPr>
              <w:t>SSPC-SP1/SP5(NACENo.</w:t>
            </w:r>
            <w:proofErr w:type="gramStart"/>
            <w:r w:rsidRPr="008B1474">
              <w:rPr>
                <w:sz w:val="16"/>
                <w:szCs w:val="16"/>
              </w:rPr>
              <w:t>1)(</w:t>
            </w:r>
            <w:proofErr w:type="gramEnd"/>
            <w:r w:rsidRPr="008B1474">
              <w:rPr>
                <w:sz w:val="16"/>
                <w:szCs w:val="16"/>
              </w:rPr>
              <w:t>SA3)</w:t>
            </w:r>
          </w:p>
          <w:p w14:paraId="5E4A1914" w14:textId="5D481EBD" w:rsidR="003E601E" w:rsidRPr="003B2DEF" w:rsidRDefault="008B1474" w:rsidP="008B1474">
            <w:pPr>
              <w:autoSpaceDE/>
              <w:autoSpaceDN/>
              <w:adjustRightInd/>
              <w:spacing w:before="0" w:line="240" w:lineRule="auto"/>
              <w:ind w:left="-72" w:right="-103"/>
              <w:rPr>
                <w:sz w:val="16"/>
                <w:szCs w:val="16"/>
              </w:rPr>
            </w:pPr>
            <w:r w:rsidRPr="008B1474">
              <w:rPr>
                <w:sz w:val="16"/>
                <w:szCs w:val="16"/>
              </w:rPr>
              <w:t>White metal blast cleanliness.</w:t>
            </w:r>
          </w:p>
        </w:tc>
        <w:tc>
          <w:tcPr>
            <w:tcW w:w="990" w:type="dxa"/>
            <w:tcBorders>
              <w:top w:val="single" w:sz="12" w:space="0" w:color="auto"/>
            </w:tcBorders>
          </w:tcPr>
          <w:p w14:paraId="5BB10734"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412" w:type="dxa"/>
            <w:gridSpan w:val="3"/>
            <w:vMerge w:val="restart"/>
            <w:tcBorders>
              <w:top w:val="single" w:sz="12" w:space="0" w:color="auto"/>
            </w:tcBorders>
          </w:tcPr>
          <w:p w14:paraId="316E4828"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3E601E" w:rsidRPr="001D3869" w14:paraId="163DA411" w14:textId="77777777" w:rsidTr="00A25F9E">
        <w:trPr>
          <w:cantSplit/>
          <w:trHeight w:val="288"/>
          <w:jc w:val="center"/>
        </w:trPr>
        <w:tc>
          <w:tcPr>
            <w:tcW w:w="1440" w:type="dxa"/>
            <w:gridSpan w:val="2"/>
          </w:tcPr>
          <w:p w14:paraId="2FC4EE0E"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153" w:type="dxa"/>
            <w:gridSpan w:val="2"/>
          </w:tcPr>
          <w:p w14:paraId="30ED646E"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1E32A588" w14:textId="77777777" w:rsidR="003E601E" w:rsidRPr="001D3869" w:rsidRDefault="003E601E" w:rsidP="00A25F9E">
            <w:pPr>
              <w:jc w:val="right"/>
              <w:rPr>
                <w:b/>
                <w:sz w:val="16"/>
                <w:szCs w:val="16"/>
              </w:rPr>
            </w:pPr>
          </w:p>
        </w:tc>
        <w:tc>
          <w:tcPr>
            <w:tcW w:w="4412" w:type="dxa"/>
            <w:gridSpan w:val="3"/>
            <w:vMerge/>
            <w:vAlign w:val="center"/>
          </w:tcPr>
          <w:p w14:paraId="18051685" w14:textId="77777777" w:rsidR="003E601E" w:rsidRPr="001D3869" w:rsidRDefault="003E601E" w:rsidP="00A25F9E"/>
        </w:tc>
      </w:tr>
      <w:tr w:rsidR="003E601E" w:rsidRPr="001D3869" w14:paraId="19C25BF4" w14:textId="77777777" w:rsidTr="00A25F9E">
        <w:trPr>
          <w:cantSplit/>
          <w:trHeight w:val="288"/>
          <w:jc w:val="center"/>
        </w:trPr>
        <w:tc>
          <w:tcPr>
            <w:tcW w:w="1440" w:type="dxa"/>
            <w:gridSpan w:val="2"/>
            <w:tcBorders>
              <w:bottom w:val="single" w:sz="12" w:space="0" w:color="auto"/>
            </w:tcBorders>
          </w:tcPr>
          <w:p w14:paraId="55CBD90C"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153" w:type="dxa"/>
            <w:gridSpan w:val="2"/>
            <w:tcBorders>
              <w:bottom w:val="single" w:sz="12" w:space="0" w:color="auto"/>
            </w:tcBorders>
          </w:tcPr>
          <w:p w14:paraId="08527608" w14:textId="77777777" w:rsidR="003E601E" w:rsidRPr="003B2DEF" w:rsidRDefault="003E601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5E86CE1F" w14:textId="77777777" w:rsidR="003E601E" w:rsidRPr="003B2DEF" w:rsidRDefault="008D3916" w:rsidP="00A25F9E">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tcBorders>
              <w:bottom w:val="single" w:sz="12" w:space="0" w:color="auto"/>
            </w:tcBorders>
          </w:tcPr>
          <w:p w14:paraId="749E6475" w14:textId="77777777" w:rsidR="003E601E" w:rsidRPr="001D3869" w:rsidRDefault="003E601E" w:rsidP="00A25F9E">
            <w:pPr>
              <w:jc w:val="right"/>
              <w:rPr>
                <w:b/>
                <w:sz w:val="16"/>
                <w:szCs w:val="16"/>
              </w:rPr>
            </w:pPr>
          </w:p>
        </w:tc>
        <w:tc>
          <w:tcPr>
            <w:tcW w:w="4412" w:type="dxa"/>
            <w:gridSpan w:val="3"/>
            <w:vMerge/>
            <w:tcBorders>
              <w:bottom w:val="single" w:sz="12" w:space="0" w:color="auto"/>
            </w:tcBorders>
            <w:vAlign w:val="center"/>
          </w:tcPr>
          <w:p w14:paraId="7B80DD9A" w14:textId="77777777" w:rsidR="003E601E" w:rsidRPr="001D3869" w:rsidRDefault="003E601E" w:rsidP="00A25F9E"/>
        </w:tc>
      </w:tr>
      <w:tr w:rsidR="003E601E" w:rsidRPr="001D3869" w14:paraId="5F554164" w14:textId="77777777" w:rsidTr="00A25F9E">
        <w:trPr>
          <w:trHeight w:val="360"/>
          <w:jc w:val="center"/>
        </w:trPr>
        <w:tc>
          <w:tcPr>
            <w:tcW w:w="2023" w:type="dxa"/>
            <w:gridSpan w:val="3"/>
            <w:tcBorders>
              <w:top w:val="single" w:sz="12" w:space="0" w:color="auto"/>
              <w:left w:val="single" w:sz="12" w:space="0" w:color="auto"/>
              <w:bottom w:val="single" w:sz="12" w:space="0" w:color="auto"/>
            </w:tcBorders>
            <w:shd w:val="clear" w:color="auto" w:fill="000000"/>
            <w:vAlign w:val="center"/>
          </w:tcPr>
          <w:p w14:paraId="504E4E9F"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570" w:type="dxa"/>
            <w:tcBorders>
              <w:top w:val="single" w:sz="12" w:space="0" w:color="auto"/>
              <w:bottom w:val="single" w:sz="12" w:space="0" w:color="auto"/>
            </w:tcBorders>
            <w:shd w:val="clear" w:color="auto" w:fill="000000"/>
            <w:vAlign w:val="center"/>
          </w:tcPr>
          <w:p w14:paraId="672AFF54"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134" w:type="dxa"/>
            <w:gridSpan w:val="2"/>
            <w:tcBorders>
              <w:top w:val="single" w:sz="12" w:space="0" w:color="auto"/>
              <w:bottom w:val="single" w:sz="12" w:space="0" w:color="auto"/>
            </w:tcBorders>
            <w:shd w:val="clear" w:color="auto" w:fill="000000"/>
            <w:vAlign w:val="center"/>
          </w:tcPr>
          <w:p w14:paraId="779223FC"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3C7B7F05"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97" w:type="dxa"/>
            <w:tcBorders>
              <w:top w:val="single" w:sz="12" w:space="0" w:color="auto"/>
              <w:bottom w:val="single" w:sz="12" w:space="0" w:color="auto"/>
              <w:right w:val="single" w:sz="12" w:space="0" w:color="auto"/>
            </w:tcBorders>
            <w:shd w:val="clear" w:color="auto" w:fill="000000"/>
            <w:vAlign w:val="center"/>
          </w:tcPr>
          <w:p w14:paraId="68C4C20C"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00B421A8" w14:textId="77777777" w:rsidTr="00A25F9E">
        <w:trPr>
          <w:trHeight w:val="288"/>
          <w:jc w:val="center"/>
        </w:trPr>
        <w:tc>
          <w:tcPr>
            <w:tcW w:w="2023" w:type="dxa"/>
            <w:gridSpan w:val="3"/>
            <w:vAlign w:val="center"/>
          </w:tcPr>
          <w:p w14:paraId="64BA7CE8"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FIRST COAT</w:t>
            </w:r>
          </w:p>
        </w:tc>
        <w:tc>
          <w:tcPr>
            <w:tcW w:w="2570" w:type="dxa"/>
            <w:vAlign w:val="center"/>
          </w:tcPr>
          <w:p w14:paraId="6156B97B"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3134" w:type="dxa"/>
            <w:gridSpan w:val="2"/>
            <w:vAlign w:val="center"/>
          </w:tcPr>
          <w:p w14:paraId="57167E6C" w14:textId="77777777" w:rsidR="003E601E" w:rsidRPr="001A16E6" w:rsidRDefault="003E601E" w:rsidP="00A25F9E">
            <w:pPr>
              <w:autoSpaceDE/>
              <w:autoSpaceDN/>
              <w:adjustRightInd/>
              <w:spacing w:before="0" w:line="240" w:lineRule="auto"/>
              <w:ind w:left="0"/>
              <w:rPr>
                <w:sz w:val="16"/>
                <w:szCs w:val="16"/>
              </w:rPr>
            </w:pPr>
            <w:r w:rsidRPr="001A16E6">
              <w:rPr>
                <w:sz w:val="16"/>
                <w:szCs w:val="16"/>
              </w:rPr>
              <w:t>Phenoline 385</w:t>
            </w:r>
          </w:p>
        </w:tc>
        <w:tc>
          <w:tcPr>
            <w:tcW w:w="971" w:type="dxa"/>
            <w:vAlign w:val="center"/>
          </w:tcPr>
          <w:p w14:paraId="14FCCDCD"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w:t>
            </w:r>
          </w:p>
        </w:tc>
        <w:tc>
          <w:tcPr>
            <w:tcW w:w="1297" w:type="dxa"/>
            <w:vAlign w:val="center"/>
          </w:tcPr>
          <w:p w14:paraId="416FFFC6"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w:t>
            </w:r>
            <w:r w:rsidRPr="001D3869">
              <w:rPr>
                <w:sz w:val="16"/>
                <w:szCs w:val="16"/>
              </w:rPr>
              <w:t>120°F</w:t>
            </w:r>
            <w:r>
              <w:rPr>
                <w:sz w:val="16"/>
                <w:szCs w:val="16"/>
              </w:rPr>
              <w:t>)</w:t>
            </w:r>
          </w:p>
        </w:tc>
      </w:tr>
      <w:tr w:rsidR="003E601E" w:rsidRPr="001D3869" w14:paraId="0D9610E2" w14:textId="77777777" w:rsidTr="00A25F9E">
        <w:trPr>
          <w:trHeight w:val="288"/>
          <w:jc w:val="center"/>
        </w:trPr>
        <w:tc>
          <w:tcPr>
            <w:tcW w:w="2023" w:type="dxa"/>
            <w:gridSpan w:val="3"/>
            <w:vAlign w:val="center"/>
          </w:tcPr>
          <w:p w14:paraId="197BCB87"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570" w:type="dxa"/>
            <w:vAlign w:val="center"/>
          </w:tcPr>
          <w:p w14:paraId="3D3BB4F0"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3134" w:type="dxa"/>
            <w:gridSpan w:val="2"/>
            <w:vAlign w:val="center"/>
          </w:tcPr>
          <w:p w14:paraId="369937B0" w14:textId="77777777" w:rsidR="003E601E" w:rsidRPr="001A16E6" w:rsidRDefault="003E601E" w:rsidP="00A25F9E">
            <w:pPr>
              <w:autoSpaceDE/>
              <w:autoSpaceDN/>
              <w:adjustRightInd/>
              <w:spacing w:before="0" w:line="240" w:lineRule="auto"/>
              <w:ind w:left="0"/>
              <w:rPr>
                <w:sz w:val="16"/>
                <w:szCs w:val="16"/>
              </w:rPr>
            </w:pPr>
            <w:proofErr w:type="spellStart"/>
            <w:r w:rsidRPr="001A16E6">
              <w:rPr>
                <w:sz w:val="16"/>
                <w:szCs w:val="16"/>
              </w:rPr>
              <w:t>Hempadur</w:t>
            </w:r>
            <w:proofErr w:type="spellEnd"/>
            <w:r w:rsidRPr="001A16E6">
              <w:rPr>
                <w:sz w:val="16"/>
                <w:szCs w:val="16"/>
              </w:rPr>
              <w:t xml:space="preserve"> 85671</w:t>
            </w:r>
          </w:p>
        </w:tc>
        <w:tc>
          <w:tcPr>
            <w:tcW w:w="971" w:type="dxa"/>
            <w:vAlign w:val="center"/>
          </w:tcPr>
          <w:p w14:paraId="2EFA2AAA"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141-316</w:t>
            </w:r>
          </w:p>
        </w:tc>
        <w:tc>
          <w:tcPr>
            <w:tcW w:w="1297" w:type="dxa"/>
            <w:vAlign w:val="center"/>
          </w:tcPr>
          <w:p w14:paraId="4E43796C"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3E601E" w:rsidRPr="001D3869" w14:paraId="2F1FAEDF" w14:textId="77777777" w:rsidTr="00A25F9E">
        <w:trPr>
          <w:trHeight w:val="288"/>
          <w:jc w:val="center"/>
        </w:trPr>
        <w:tc>
          <w:tcPr>
            <w:tcW w:w="2023" w:type="dxa"/>
            <w:gridSpan w:val="3"/>
            <w:vAlign w:val="center"/>
          </w:tcPr>
          <w:p w14:paraId="5112701D"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570" w:type="dxa"/>
            <w:vAlign w:val="center"/>
          </w:tcPr>
          <w:p w14:paraId="4B63E359"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3134" w:type="dxa"/>
            <w:gridSpan w:val="2"/>
            <w:vAlign w:val="center"/>
          </w:tcPr>
          <w:p w14:paraId="5215ACDD" w14:textId="77777777" w:rsidR="003E601E" w:rsidRPr="001A16E6" w:rsidRDefault="003E601E" w:rsidP="00A25F9E">
            <w:pPr>
              <w:autoSpaceDE/>
              <w:autoSpaceDN/>
              <w:adjustRightInd/>
              <w:spacing w:before="0" w:line="240" w:lineRule="auto"/>
              <w:ind w:left="0"/>
              <w:rPr>
                <w:sz w:val="16"/>
                <w:szCs w:val="16"/>
              </w:rPr>
            </w:pPr>
            <w:r w:rsidRPr="001A16E6">
              <w:rPr>
                <w:sz w:val="16"/>
                <w:szCs w:val="16"/>
              </w:rPr>
              <w:t>Interline 850</w:t>
            </w:r>
          </w:p>
        </w:tc>
        <w:tc>
          <w:tcPr>
            <w:tcW w:w="971" w:type="dxa"/>
            <w:vAlign w:val="center"/>
          </w:tcPr>
          <w:p w14:paraId="24958AD4"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225</w:t>
            </w:r>
          </w:p>
        </w:tc>
        <w:tc>
          <w:tcPr>
            <w:tcW w:w="1297" w:type="dxa"/>
            <w:vAlign w:val="center"/>
          </w:tcPr>
          <w:p w14:paraId="17FBBA1D"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1A16E6" w:rsidRPr="001D3869" w14:paraId="25B069B3" w14:textId="77777777" w:rsidTr="00A25F9E">
        <w:trPr>
          <w:trHeight w:val="288"/>
          <w:jc w:val="center"/>
        </w:trPr>
        <w:tc>
          <w:tcPr>
            <w:tcW w:w="2023" w:type="dxa"/>
            <w:gridSpan w:val="3"/>
            <w:vMerge w:val="restart"/>
            <w:vAlign w:val="center"/>
          </w:tcPr>
          <w:p w14:paraId="6D846DA9" w14:textId="77777777" w:rsidR="001A16E6" w:rsidRPr="001D3869" w:rsidRDefault="001A16E6"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570" w:type="dxa"/>
            <w:vAlign w:val="center"/>
          </w:tcPr>
          <w:p w14:paraId="0C6FE5A2" w14:textId="25AB56DE" w:rsidR="001A16E6" w:rsidRPr="001D3869" w:rsidRDefault="001A16E6" w:rsidP="00A25F9E">
            <w:pPr>
              <w:autoSpaceDE/>
              <w:autoSpaceDN/>
              <w:adjustRightInd/>
              <w:spacing w:before="0" w:line="240" w:lineRule="auto"/>
              <w:ind w:left="0"/>
              <w:rPr>
                <w:sz w:val="16"/>
                <w:szCs w:val="16"/>
              </w:rPr>
            </w:pPr>
            <w:r w:rsidRPr="00B15F04">
              <w:rPr>
                <w:sz w:val="16"/>
                <w:szCs w:val="16"/>
              </w:rPr>
              <w:t xml:space="preserve">International </w:t>
            </w:r>
          </w:p>
        </w:tc>
        <w:tc>
          <w:tcPr>
            <w:tcW w:w="3134" w:type="dxa"/>
            <w:gridSpan w:val="2"/>
            <w:vAlign w:val="center"/>
          </w:tcPr>
          <w:p w14:paraId="3BC9276E" w14:textId="00F7119E" w:rsidR="001A16E6" w:rsidRPr="001A16E6" w:rsidRDefault="001A16E6" w:rsidP="00A25F9E">
            <w:pPr>
              <w:autoSpaceDE/>
              <w:autoSpaceDN/>
              <w:adjustRightInd/>
              <w:spacing w:before="0" w:line="240" w:lineRule="auto"/>
              <w:ind w:left="0"/>
              <w:rPr>
                <w:sz w:val="16"/>
                <w:szCs w:val="16"/>
              </w:rPr>
            </w:pPr>
            <w:r w:rsidRPr="001A16E6">
              <w:rPr>
                <w:sz w:val="16"/>
                <w:szCs w:val="16"/>
              </w:rPr>
              <w:t>Enviroline 125 LV series</w:t>
            </w:r>
            <w:r w:rsidRPr="001A16E6" w:rsidDel="008C5DD2">
              <w:rPr>
                <w:sz w:val="16"/>
                <w:szCs w:val="16"/>
              </w:rPr>
              <w:t xml:space="preserve"> </w:t>
            </w:r>
          </w:p>
        </w:tc>
        <w:tc>
          <w:tcPr>
            <w:tcW w:w="971" w:type="dxa"/>
            <w:vAlign w:val="center"/>
          </w:tcPr>
          <w:p w14:paraId="2EFA8DEA" w14:textId="7528498F" w:rsidR="001A16E6" w:rsidRPr="001D3869" w:rsidRDefault="001A16E6" w:rsidP="00A25F9E">
            <w:pPr>
              <w:autoSpaceDE/>
              <w:autoSpaceDN/>
              <w:adjustRightInd/>
              <w:spacing w:before="0" w:line="240" w:lineRule="auto"/>
              <w:ind w:left="0"/>
              <w:jc w:val="center"/>
              <w:rPr>
                <w:sz w:val="16"/>
                <w:szCs w:val="16"/>
              </w:rPr>
            </w:pPr>
            <w:r w:rsidRPr="00B15F04">
              <w:rPr>
                <w:sz w:val="16"/>
                <w:szCs w:val="16"/>
              </w:rPr>
              <w:t>48</w:t>
            </w:r>
          </w:p>
        </w:tc>
        <w:tc>
          <w:tcPr>
            <w:tcW w:w="1297" w:type="dxa"/>
            <w:vAlign w:val="center"/>
          </w:tcPr>
          <w:p w14:paraId="5D231383" w14:textId="22959C67" w:rsidR="001A16E6" w:rsidRPr="001D3869" w:rsidRDefault="001A16E6"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1A16E6" w:rsidRPr="001D3869" w14:paraId="1EA17461" w14:textId="77777777" w:rsidTr="00A25F9E">
        <w:trPr>
          <w:trHeight w:val="288"/>
          <w:jc w:val="center"/>
        </w:trPr>
        <w:tc>
          <w:tcPr>
            <w:tcW w:w="2023" w:type="dxa"/>
            <w:gridSpan w:val="3"/>
            <w:vMerge/>
            <w:vAlign w:val="center"/>
          </w:tcPr>
          <w:p w14:paraId="7BD3BB16" w14:textId="77777777" w:rsidR="001A16E6" w:rsidRPr="001D3869" w:rsidRDefault="001A16E6" w:rsidP="00A25F9E">
            <w:pPr>
              <w:jc w:val="center"/>
              <w:rPr>
                <w:b/>
                <w:sz w:val="16"/>
                <w:szCs w:val="16"/>
              </w:rPr>
            </w:pPr>
          </w:p>
        </w:tc>
        <w:tc>
          <w:tcPr>
            <w:tcW w:w="2570" w:type="dxa"/>
            <w:vAlign w:val="center"/>
          </w:tcPr>
          <w:p w14:paraId="04BD2AA4" w14:textId="77777777" w:rsidR="001A16E6" w:rsidRPr="001D3869" w:rsidRDefault="001A16E6" w:rsidP="00A25F9E">
            <w:pPr>
              <w:autoSpaceDE/>
              <w:autoSpaceDN/>
              <w:adjustRightInd/>
              <w:spacing w:before="0" w:line="240" w:lineRule="auto"/>
              <w:ind w:left="0"/>
              <w:rPr>
                <w:sz w:val="16"/>
                <w:szCs w:val="16"/>
              </w:rPr>
            </w:pPr>
            <w:r w:rsidRPr="001D3869">
              <w:rPr>
                <w:sz w:val="16"/>
                <w:szCs w:val="16"/>
              </w:rPr>
              <w:t>Jotun Paints</w:t>
            </w:r>
          </w:p>
        </w:tc>
        <w:tc>
          <w:tcPr>
            <w:tcW w:w="3134" w:type="dxa"/>
            <w:gridSpan w:val="2"/>
            <w:vAlign w:val="center"/>
          </w:tcPr>
          <w:p w14:paraId="68197B91" w14:textId="1B077425" w:rsidR="001A16E6" w:rsidRPr="001A16E6" w:rsidRDefault="001A16E6" w:rsidP="00A25F9E">
            <w:pPr>
              <w:autoSpaceDE/>
              <w:autoSpaceDN/>
              <w:adjustRightInd/>
              <w:spacing w:before="0" w:line="240" w:lineRule="auto"/>
              <w:ind w:left="0"/>
              <w:rPr>
                <w:sz w:val="16"/>
                <w:szCs w:val="16"/>
              </w:rPr>
            </w:pPr>
            <w:proofErr w:type="spellStart"/>
            <w:r w:rsidRPr="001A16E6">
              <w:rPr>
                <w:sz w:val="16"/>
                <w:szCs w:val="16"/>
              </w:rPr>
              <w:t>Tankguard</w:t>
            </w:r>
            <w:proofErr w:type="spellEnd"/>
            <w:r w:rsidRPr="001A16E6">
              <w:rPr>
                <w:sz w:val="16"/>
                <w:szCs w:val="16"/>
              </w:rPr>
              <w:t xml:space="preserve"> Storage </w:t>
            </w:r>
          </w:p>
        </w:tc>
        <w:tc>
          <w:tcPr>
            <w:tcW w:w="971" w:type="dxa"/>
            <w:vAlign w:val="center"/>
          </w:tcPr>
          <w:p w14:paraId="34A6470A" w14:textId="77777777" w:rsidR="001A16E6" w:rsidRPr="001D3869" w:rsidRDefault="001A16E6" w:rsidP="00A25F9E">
            <w:pPr>
              <w:autoSpaceDE/>
              <w:autoSpaceDN/>
              <w:adjustRightInd/>
              <w:spacing w:before="0" w:line="240" w:lineRule="auto"/>
              <w:ind w:left="0"/>
              <w:jc w:val="center"/>
              <w:rPr>
                <w:sz w:val="16"/>
                <w:szCs w:val="16"/>
              </w:rPr>
            </w:pPr>
            <w:r>
              <w:rPr>
                <w:sz w:val="16"/>
                <w:szCs w:val="16"/>
              </w:rPr>
              <w:t>310</w:t>
            </w:r>
          </w:p>
        </w:tc>
        <w:tc>
          <w:tcPr>
            <w:tcW w:w="1297" w:type="dxa"/>
            <w:vAlign w:val="center"/>
          </w:tcPr>
          <w:p w14:paraId="6A000A8B" w14:textId="77777777" w:rsidR="001A16E6" w:rsidRPr="001D3869" w:rsidRDefault="001A16E6"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698EC612" w14:textId="77777777" w:rsidTr="00A25F9E">
        <w:trPr>
          <w:trHeight w:val="288"/>
          <w:jc w:val="center"/>
        </w:trPr>
        <w:tc>
          <w:tcPr>
            <w:tcW w:w="2023" w:type="dxa"/>
            <w:gridSpan w:val="3"/>
            <w:vAlign w:val="center"/>
          </w:tcPr>
          <w:p w14:paraId="1E6A367A" w14:textId="77777777" w:rsidR="003E601E" w:rsidRPr="001D3869" w:rsidRDefault="003E601E" w:rsidP="00A25F9E">
            <w:pPr>
              <w:jc w:val="center"/>
              <w:rPr>
                <w:b/>
                <w:sz w:val="16"/>
                <w:szCs w:val="16"/>
              </w:rPr>
            </w:pPr>
          </w:p>
        </w:tc>
        <w:tc>
          <w:tcPr>
            <w:tcW w:w="2570" w:type="dxa"/>
            <w:vAlign w:val="center"/>
          </w:tcPr>
          <w:p w14:paraId="6BB89F43"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3134" w:type="dxa"/>
            <w:gridSpan w:val="2"/>
            <w:vAlign w:val="center"/>
          </w:tcPr>
          <w:p w14:paraId="03205DE4" w14:textId="6035168F" w:rsidR="00D747E9" w:rsidRPr="001A16E6" w:rsidRDefault="003E601E" w:rsidP="00A25F9E">
            <w:pPr>
              <w:autoSpaceDE/>
              <w:autoSpaceDN/>
              <w:adjustRightInd/>
              <w:spacing w:before="0" w:line="240" w:lineRule="auto"/>
              <w:ind w:left="0"/>
              <w:rPr>
                <w:sz w:val="16"/>
                <w:szCs w:val="16"/>
              </w:rPr>
            </w:pPr>
            <w:proofErr w:type="spellStart"/>
            <w:r w:rsidRPr="001A16E6">
              <w:rPr>
                <w:sz w:val="16"/>
                <w:szCs w:val="16"/>
              </w:rPr>
              <w:t>Amercoat</w:t>
            </w:r>
            <w:proofErr w:type="spellEnd"/>
            <w:r w:rsidRPr="001A16E6">
              <w:rPr>
                <w:sz w:val="16"/>
                <w:szCs w:val="16"/>
              </w:rPr>
              <w:t xml:space="preserve"> 90HS</w:t>
            </w:r>
          </w:p>
          <w:p w14:paraId="24C2CF58" w14:textId="1E2B6DCF" w:rsidR="003E601E" w:rsidRPr="001A16E6" w:rsidRDefault="003E601E" w:rsidP="00A25F9E">
            <w:pPr>
              <w:autoSpaceDE/>
              <w:autoSpaceDN/>
              <w:adjustRightInd/>
              <w:spacing w:before="0" w:line="240" w:lineRule="auto"/>
              <w:ind w:left="0"/>
              <w:rPr>
                <w:sz w:val="16"/>
                <w:szCs w:val="16"/>
              </w:rPr>
            </w:pPr>
            <w:proofErr w:type="spellStart"/>
            <w:r w:rsidRPr="001A16E6">
              <w:rPr>
                <w:sz w:val="16"/>
                <w:szCs w:val="16"/>
              </w:rPr>
              <w:t>Sigmacover</w:t>
            </w:r>
            <w:proofErr w:type="spellEnd"/>
            <w:r w:rsidRPr="001A16E6">
              <w:rPr>
                <w:sz w:val="16"/>
                <w:szCs w:val="16"/>
              </w:rPr>
              <w:t xml:space="preserve"> 720 </w:t>
            </w:r>
          </w:p>
        </w:tc>
        <w:tc>
          <w:tcPr>
            <w:tcW w:w="971" w:type="dxa"/>
            <w:vAlign w:val="center"/>
          </w:tcPr>
          <w:p w14:paraId="2ACC1433" w14:textId="67BC5BF2" w:rsidR="00077BFD" w:rsidRDefault="00077BFD" w:rsidP="00A25F9E">
            <w:pPr>
              <w:autoSpaceDE/>
              <w:autoSpaceDN/>
              <w:adjustRightInd/>
              <w:spacing w:before="0" w:line="240" w:lineRule="auto"/>
              <w:ind w:left="0"/>
              <w:jc w:val="center"/>
              <w:rPr>
                <w:ins w:id="1317" w:author="Kurmanov, Aidyn [STAMGazStroy LLP]" w:date="2025-12-17T14:22:00Z" w16du:dateUtc="2025-12-17T09:22:00Z"/>
                <w:sz w:val="16"/>
                <w:szCs w:val="16"/>
              </w:rPr>
            </w:pPr>
            <w:ins w:id="1318" w:author="Kurmanov, Aidyn [STAMGazStroy LLP]" w:date="2025-12-17T14:22:00Z" w16du:dateUtc="2025-12-17T09:22:00Z">
              <w:r>
                <w:rPr>
                  <w:sz w:val="16"/>
                  <w:szCs w:val="16"/>
                </w:rPr>
                <w:t>315-324</w:t>
              </w:r>
            </w:ins>
          </w:p>
          <w:p w14:paraId="60991C23" w14:textId="35417256" w:rsidR="003E601E" w:rsidRPr="001D3869" w:rsidRDefault="00F01AFA" w:rsidP="00A25F9E">
            <w:pPr>
              <w:autoSpaceDE/>
              <w:autoSpaceDN/>
              <w:adjustRightInd/>
              <w:spacing w:before="0" w:line="240" w:lineRule="auto"/>
              <w:ind w:left="0"/>
              <w:jc w:val="center"/>
              <w:rPr>
                <w:sz w:val="16"/>
                <w:szCs w:val="16"/>
              </w:rPr>
            </w:pPr>
            <w:r>
              <w:rPr>
                <w:sz w:val="16"/>
                <w:szCs w:val="16"/>
              </w:rPr>
              <w:t>233-</w:t>
            </w:r>
            <w:r w:rsidRPr="001D3869">
              <w:rPr>
                <w:sz w:val="16"/>
                <w:szCs w:val="16"/>
              </w:rPr>
              <w:t>32</w:t>
            </w:r>
            <w:r>
              <w:rPr>
                <w:sz w:val="16"/>
                <w:szCs w:val="16"/>
                <w:lang w:val="ru-RU"/>
              </w:rPr>
              <w:t>4</w:t>
            </w:r>
          </w:p>
        </w:tc>
        <w:tc>
          <w:tcPr>
            <w:tcW w:w="1297" w:type="dxa"/>
            <w:vAlign w:val="center"/>
          </w:tcPr>
          <w:p w14:paraId="6AA6E0E0" w14:textId="77777777" w:rsidR="003E601E" w:rsidRDefault="003E601E" w:rsidP="00A25F9E">
            <w:pPr>
              <w:autoSpaceDE/>
              <w:autoSpaceDN/>
              <w:adjustRightInd/>
              <w:spacing w:before="0" w:line="240" w:lineRule="auto"/>
              <w:ind w:left="0"/>
              <w:rPr>
                <w:ins w:id="1319" w:author="Kurmanov, Aidyn [STAMGazStroy LLP]" w:date="2025-12-17T14:23:00Z" w16du:dateUtc="2025-12-17T09:23:00Z"/>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p w14:paraId="6CD95B41" w14:textId="657505D6" w:rsidR="003E601E" w:rsidRPr="001D3869" w:rsidRDefault="00077BFD" w:rsidP="00A25F9E">
            <w:pPr>
              <w:autoSpaceDE/>
              <w:autoSpaceDN/>
              <w:adjustRightInd/>
              <w:spacing w:before="0" w:line="240" w:lineRule="auto"/>
              <w:ind w:left="0"/>
              <w:rPr>
                <w:sz w:val="16"/>
                <w:szCs w:val="16"/>
              </w:rPr>
            </w:pPr>
            <w:ins w:id="1320" w:author="Kurmanov, Aidyn [STAMGazStroy LLP]" w:date="2025-12-17T14:23:00Z" w16du:dateUtc="2025-12-17T09:23:00Z">
              <w:r>
                <w:rPr>
                  <w:sz w:val="16"/>
                  <w:szCs w:val="16"/>
                </w:rPr>
                <w:t>60</w:t>
              </w:r>
              <w:r w:rsidRPr="001D3869">
                <w:rPr>
                  <w:sz w:val="16"/>
                  <w:szCs w:val="16"/>
                </w:rPr>
                <w:t>°</w:t>
              </w:r>
              <w:r>
                <w:rPr>
                  <w:sz w:val="16"/>
                  <w:szCs w:val="16"/>
                </w:rPr>
                <w:t>C (14</w:t>
              </w:r>
              <w:r w:rsidRPr="001D3869">
                <w:rPr>
                  <w:sz w:val="16"/>
                  <w:szCs w:val="16"/>
                </w:rPr>
                <w:t>0°F</w:t>
              </w:r>
              <w:r>
                <w:rPr>
                  <w:sz w:val="16"/>
                  <w:szCs w:val="16"/>
                </w:rPr>
                <w:t>)</w:t>
              </w:r>
            </w:ins>
          </w:p>
        </w:tc>
      </w:tr>
      <w:tr w:rsidR="003E601E" w:rsidRPr="001D3869" w14:paraId="78DE8DA8" w14:textId="77777777" w:rsidTr="00A25F9E">
        <w:trPr>
          <w:trHeight w:val="288"/>
          <w:jc w:val="center"/>
        </w:trPr>
        <w:tc>
          <w:tcPr>
            <w:tcW w:w="2023" w:type="dxa"/>
            <w:gridSpan w:val="3"/>
            <w:vAlign w:val="center"/>
          </w:tcPr>
          <w:p w14:paraId="25518B50" w14:textId="77777777" w:rsidR="003E601E" w:rsidRPr="001D3869" w:rsidRDefault="003E601E" w:rsidP="00A25F9E">
            <w:pPr>
              <w:jc w:val="center"/>
              <w:rPr>
                <w:b/>
                <w:sz w:val="16"/>
                <w:szCs w:val="16"/>
              </w:rPr>
            </w:pPr>
          </w:p>
        </w:tc>
        <w:tc>
          <w:tcPr>
            <w:tcW w:w="2570" w:type="dxa"/>
            <w:vAlign w:val="center"/>
          </w:tcPr>
          <w:p w14:paraId="445A4FAF"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3134" w:type="dxa"/>
            <w:gridSpan w:val="2"/>
            <w:vAlign w:val="center"/>
          </w:tcPr>
          <w:p w14:paraId="57AFBB53" w14:textId="77777777" w:rsidR="003E601E" w:rsidRPr="001A16E6" w:rsidRDefault="003E601E" w:rsidP="00A25F9E">
            <w:pPr>
              <w:autoSpaceDE/>
              <w:autoSpaceDN/>
              <w:adjustRightInd/>
              <w:spacing w:before="0" w:line="240" w:lineRule="auto"/>
              <w:ind w:left="0"/>
              <w:rPr>
                <w:sz w:val="16"/>
                <w:szCs w:val="16"/>
              </w:rPr>
            </w:pPr>
            <w:proofErr w:type="spellStart"/>
            <w:r w:rsidRPr="001A16E6">
              <w:rPr>
                <w:sz w:val="16"/>
                <w:szCs w:val="16"/>
              </w:rPr>
              <w:t>Phenicon</w:t>
            </w:r>
            <w:proofErr w:type="spellEnd"/>
            <w:r w:rsidRPr="001A16E6">
              <w:rPr>
                <w:sz w:val="16"/>
                <w:szCs w:val="16"/>
              </w:rPr>
              <w:t xml:space="preserve"> HS </w:t>
            </w:r>
          </w:p>
        </w:tc>
        <w:tc>
          <w:tcPr>
            <w:tcW w:w="971" w:type="dxa"/>
            <w:vAlign w:val="center"/>
          </w:tcPr>
          <w:p w14:paraId="0BB23553" w14:textId="520ADE49" w:rsidR="003E601E" w:rsidRPr="001D3869" w:rsidRDefault="003E601E" w:rsidP="00A25F9E">
            <w:pPr>
              <w:autoSpaceDE/>
              <w:autoSpaceDN/>
              <w:adjustRightInd/>
              <w:spacing w:before="0" w:line="240" w:lineRule="auto"/>
              <w:ind w:left="0"/>
              <w:jc w:val="center"/>
              <w:rPr>
                <w:sz w:val="16"/>
                <w:szCs w:val="16"/>
              </w:rPr>
            </w:pPr>
            <w:r w:rsidRPr="00161B3E">
              <w:rPr>
                <w:sz w:val="16"/>
                <w:szCs w:val="16"/>
              </w:rPr>
              <w:t xml:space="preserve">&lt; 250 </w:t>
            </w:r>
          </w:p>
        </w:tc>
        <w:tc>
          <w:tcPr>
            <w:tcW w:w="1297" w:type="dxa"/>
            <w:vAlign w:val="center"/>
          </w:tcPr>
          <w:p w14:paraId="4EB46048"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3E601E" w:rsidRPr="001D3869" w14:paraId="1860A751" w14:textId="77777777" w:rsidTr="00A25F9E">
        <w:trPr>
          <w:trHeight w:val="288"/>
          <w:jc w:val="center"/>
        </w:trPr>
        <w:tc>
          <w:tcPr>
            <w:tcW w:w="2023" w:type="dxa"/>
            <w:gridSpan w:val="3"/>
            <w:vAlign w:val="center"/>
          </w:tcPr>
          <w:p w14:paraId="0CED6EA1" w14:textId="77777777" w:rsidR="003E601E" w:rsidRPr="001D3869" w:rsidRDefault="003E601E" w:rsidP="00A25F9E">
            <w:pPr>
              <w:jc w:val="center"/>
              <w:rPr>
                <w:b/>
                <w:sz w:val="16"/>
                <w:szCs w:val="16"/>
              </w:rPr>
            </w:pPr>
          </w:p>
        </w:tc>
        <w:tc>
          <w:tcPr>
            <w:tcW w:w="2570" w:type="dxa"/>
            <w:vAlign w:val="center"/>
          </w:tcPr>
          <w:p w14:paraId="0BB9CF10" w14:textId="2229DF66"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3134" w:type="dxa"/>
            <w:gridSpan w:val="2"/>
            <w:vAlign w:val="center"/>
          </w:tcPr>
          <w:p w14:paraId="7249519B" w14:textId="1E0E2964" w:rsidR="003E601E" w:rsidRPr="001A16E6" w:rsidRDefault="003E601E" w:rsidP="00A25F9E">
            <w:pPr>
              <w:autoSpaceDE/>
              <w:autoSpaceDN/>
              <w:adjustRightInd/>
              <w:spacing w:before="0" w:line="240" w:lineRule="auto"/>
              <w:ind w:left="0"/>
              <w:rPr>
                <w:sz w:val="16"/>
                <w:szCs w:val="16"/>
              </w:rPr>
            </w:pPr>
            <w:r w:rsidRPr="001A16E6">
              <w:rPr>
                <w:sz w:val="16"/>
                <w:szCs w:val="16"/>
              </w:rPr>
              <w:t xml:space="preserve">Series 61 </w:t>
            </w:r>
            <w:proofErr w:type="spellStart"/>
            <w:r w:rsidRPr="001A16E6">
              <w:rPr>
                <w:sz w:val="16"/>
                <w:szCs w:val="16"/>
              </w:rPr>
              <w:t>Tneme</w:t>
            </w:r>
            <w:proofErr w:type="spellEnd"/>
            <w:r w:rsidRPr="001A16E6">
              <w:rPr>
                <w:sz w:val="16"/>
                <w:szCs w:val="16"/>
              </w:rPr>
              <w:t xml:space="preserve">-Liner </w:t>
            </w:r>
          </w:p>
        </w:tc>
        <w:tc>
          <w:tcPr>
            <w:tcW w:w="971" w:type="dxa"/>
            <w:vAlign w:val="center"/>
          </w:tcPr>
          <w:p w14:paraId="01CC9B60"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297" w:type="dxa"/>
            <w:vAlign w:val="center"/>
          </w:tcPr>
          <w:p w14:paraId="2171734A"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3E601E" w:rsidRPr="001D3869" w14:paraId="51F6F10B" w14:textId="77777777" w:rsidTr="00A25F9E">
        <w:trPr>
          <w:trHeight w:val="288"/>
          <w:jc w:val="center"/>
        </w:trPr>
        <w:tc>
          <w:tcPr>
            <w:tcW w:w="2023" w:type="dxa"/>
            <w:gridSpan w:val="3"/>
            <w:vAlign w:val="center"/>
          </w:tcPr>
          <w:p w14:paraId="4EFF9934" w14:textId="77777777" w:rsidR="003E601E" w:rsidRPr="001D3869" w:rsidRDefault="003E601E" w:rsidP="00A25F9E">
            <w:pPr>
              <w:jc w:val="center"/>
              <w:rPr>
                <w:b/>
                <w:sz w:val="16"/>
                <w:szCs w:val="16"/>
              </w:rPr>
            </w:pPr>
          </w:p>
        </w:tc>
        <w:tc>
          <w:tcPr>
            <w:tcW w:w="5704" w:type="dxa"/>
            <w:gridSpan w:val="3"/>
            <w:vAlign w:val="center"/>
          </w:tcPr>
          <w:p w14:paraId="3EA5445F" w14:textId="77777777" w:rsidR="003E601E" w:rsidRPr="001A16E6" w:rsidRDefault="003E601E" w:rsidP="00A25F9E">
            <w:pPr>
              <w:autoSpaceDE/>
              <w:autoSpaceDN/>
              <w:adjustRightInd/>
              <w:spacing w:before="0" w:line="240" w:lineRule="auto"/>
              <w:ind w:left="0"/>
              <w:rPr>
                <w:i/>
                <w:sz w:val="14"/>
                <w:szCs w:val="14"/>
              </w:rPr>
            </w:pPr>
            <w:r w:rsidRPr="001A16E6">
              <w:rPr>
                <w:i/>
                <w:sz w:val="14"/>
                <w:szCs w:val="14"/>
              </w:rPr>
              <w:t>Note: Stripe coat of welds and edges highly recommended.</w:t>
            </w:r>
          </w:p>
        </w:tc>
        <w:tc>
          <w:tcPr>
            <w:tcW w:w="971" w:type="dxa"/>
            <w:vAlign w:val="center"/>
          </w:tcPr>
          <w:p w14:paraId="653CBA3D" w14:textId="77777777" w:rsidR="003E601E" w:rsidRDefault="003E601E" w:rsidP="00A25F9E">
            <w:pPr>
              <w:autoSpaceDE/>
              <w:autoSpaceDN/>
              <w:adjustRightInd/>
              <w:spacing w:before="0" w:line="240" w:lineRule="auto"/>
              <w:ind w:left="0"/>
              <w:jc w:val="center"/>
              <w:rPr>
                <w:sz w:val="16"/>
                <w:szCs w:val="16"/>
              </w:rPr>
            </w:pPr>
          </w:p>
        </w:tc>
        <w:tc>
          <w:tcPr>
            <w:tcW w:w="1297" w:type="dxa"/>
            <w:vAlign w:val="center"/>
          </w:tcPr>
          <w:p w14:paraId="65C1AC2C" w14:textId="77777777" w:rsidR="003E601E" w:rsidRDefault="003E601E" w:rsidP="00A25F9E">
            <w:pPr>
              <w:autoSpaceDE/>
              <w:autoSpaceDN/>
              <w:adjustRightInd/>
              <w:spacing w:before="0" w:line="240" w:lineRule="auto"/>
              <w:ind w:left="0"/>
              <w:rPr>
                <w:sz w:val="16"/>
                <w:szCs w:val="16"/>
              </w:rPr>
            </w:pPr>
          </w:p>
        </w:tc>
      </w:tr>
      <w:tr w:rsidR="003E601E" w:rsidRPr="001D3869" w14:paraId="2D46F892" w14:textId="77777777" w:rsidTr="00A25F9E">
        <w:trPr>
          <w:trHeight w:val="288"/>
          <w:jc w:val="center"/>
        </w:trPr>
        <w:tc>
          <w:tcPr>
            <w:tcW w:w="2023" w:type="dxa"/>
            <w:gridSpan w:val="3"/>
            <w:tcBorders>
              <w:top w:val="single" w:sz="12" w:space="0" w:color="auto"/>
            </w:tcBorders>
            <w:vAlign w:val="center"/>
          </w:tcPr>
          <w:p w14:paraId="098A23C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 COAT</w:t>
            </w:r>
          </w:p>
        </w:tc>
        <w:tc>
          <w:tcPr>
            <w:tcW w:w="2570" w:type="dxa"/>
            <w:tcBorders>
              <w:top w:val="single" w:sz="12" w:space="0" w:color="auto"/>
            </w:tcBorders>
            <w:vAlign w:val="center"/>
          </w:tcPr>
          <w:p w14:paraId="138AD7D8"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3134" w:type="dxa"/>
            <w:gridSpan w:val="2"/>
            <w:tcBorders>
              <w:top w:val="single" w:sz="12" w:space="0" w:color="auto"/>
            </w:tcBorders>
            <w:vAlign w:val="center"/>
          </w:tcPr>
          <w:p w14:paraId="50873171" w14:textId="77777777" w:rsidR="003E601E" w:rsidRPr="001A16E6" w:rsidRDefault="003E601E" w:rsidP="00A25F9E">
            <w:pPr>
              <w:autoSpaceDE/>
              <w:autoSpaceDN/>
              <w:adjustRightInd/>
              <w:spacing w:before="0" w:line="240" w:lineRule="auto"/>
              <w:ind w:left="0"/>
              <w:rPr>
                <w:sz w:val="16"/>
                <w:szCs w:val="16"/>
              </w:rPr>
            </w:pPr>
            <w:r w:rsidRPr="001A16E6">
              <w:rPr>
                <w:sz w:val="16"/>
                <w:szCs w:val="16"/>
              </w:rPr>
              <w:t>Phenoline 385</w:t>
            </w:r>
          </w:p>
        </w:tc>
        <w:tc>
          <w:tcPr>
            <w:tcW w:w="971" w:type="dxa"/>
            <w:tcBorders>
              <w:top w:val="single" w:sz="12" w:space="0" w:color="auto"/>
            </w:tcBorders>
            <w:vAlign w:val="center"/>
          </w:tcPr>
          <w:p w14:paraId="6D8089D3"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w:t>
            </w:r>
          </w:p>
        </w:tc>
        <w:tc>
          <w:tcPr>
            <w:tcW w:w="1297" w:type="dxa"/>
            <w:tcBorders>
              <w:top w:val="single" w:sz="12" w:space="0" w:color="auto"/>
            </w:tcBorders>
            <w:vAlign w:val="center"/>
          </w:tcPr>
          <w:p w14:paraId="77345252"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w:t>
            </w:r>
            <w:r w:rsidRPr="001D3869">
              <w:rPr>
                <w:sz w:val="16"/>
                <w:szCs w:val="16"/>
              </w:rPr>
              <w:t>120°F</w:t>
            </w:r>
            <w:r>
              <w:rPr>
                <w:sz w:val="16"/>
                <w:szCs w:val="16"/>
              </w:rPr>
              <w:t>)</w:t>
            </w:r>
          </w:p>
        </w:tc>
      </w:tr>
      <w:tr w:rsidR="003E601E" w:rsidRPr="001D3869" w14:paraId="73B3E66C" w14:textId="77777777" w:rsidTr="00A25F9E">
        <w:trPr>
          <w:trHeight w:val="288"/>
          <w:jc w:val="center"/>
        </w:trPr>
        <w:tc>
          <w:tcPr>
            <w:tcW w:w="2023" w:type="dxa"/>
            <w:gridSpan w:val="3"/>
            <w:vAlign w:val="center"/>
          </w:tcPr>
          <w:p w14:paraId="16BAB85B"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570" w:type="dxa"/>
            <w:vAlign w:val="center"/>
          </w:tcPr>
          <w:p w14:paraId="143F4132"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3134" w:type="dxa"/>
            <w:gridSpan w:val="2"/>
            <w:vAlign w:val="center"/>
          </w:tcPr>
          <w:p w14:paraId="59B4CF3D" w14:textId="77777777" w:rsidR="003E601E" w:rsidRPr="001A16E6" w:rsidRDefault="003E601E" w:rsidP="00A25F9E">
            <w:pPr>
              <w:autoSpaceDE/>
              <w:autoSpaceDN/>
              <w:adjustRightInd/>
              <w:spacing w:before="0" w:line="240" w:lineRule="auto"/>
              <w:ind w:left="0"/>
              <w:rPr>
                <w:sz w:val="16"/>
                <w:szCs w:val="16"/>
              </w:rPr>
            </w:pPr>
            <w:proofErr w:type="spellStart"/>
            <w:r w:rsidRPr="001A16E6">
              <w:rPr>
                <w:sz w:val="16"/>
                <w:szCs w:val="16"/>
              </w:rPr>
              <w:t>Hempadur</w:t>
            </w:r>
            <w:proofErr w:type="spellEnd"/>
            <w:r w:rsidRPr="001A16E6">
              <w:rPr>
                <w:sz w:val="16"/>
                <w:szCs w:val="16"/>
              </w:rPr>
              <w:t xml:space="preserve"> 85671</w:t>
            </w:r>
          </w:p>
        </w:tc>
        <w:tc>
          <w:tcPr>
            <w:tcW w:w="971" w:type="dxa"/>
            <w:vAlign w:val="center"/>
          </w:tcPr>
          <w:p w14:paraId="087F3A38"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141-316</w:t>
            </w:r>
          </w:p>
        </w:tc>
        <w:tc>
          <w:tcPr>
            <w:tcW w:w="1297" w:type="dxa"/>
            <w:vAlign w:val="center"/>
          </w:tcPr>
          <w:p w14:paraId="13E92EC5"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3E601E" w:rsidRPr="001D3869" w14:paraId="5BA3D5ED" w14:textId="77777777" w:rsidTr="00A25F9E">
        <w:trPr>
          <w:trHeight w:val="288"/>
          <w:jc w:val="center"/>
        </w:trPr>
        <w:tc>
          <w:tcPr>
            <w:tcW w:w="2023" w:type="dxa"/>
            <w:gridSpan w:val="3"/>
            <w:vAlign w:val="center"/>
          </w:tcPr>
          <w:p w14:paraId="579BB98A"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570" w:type="dxa"/>
            <w:vAlign w:val="center"/>
          </w:tcPr>
          <w:p w14:paraId="0C29CA2A"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3134" w:type="dxa"/>
            <w:gridSpan w:val="2"/>
            <w:vAlign w:val="center"/>
          </w:tcPr>
          <w:p w14:paraId="3A3D575E" w14:textId="77777777" w:rsidR="003E601E" w:rsidRPr="001A16E6" w:rsidRDefault="003E601E" w:rsidP="00A25F9E">
            <w:pPr>
              <w:autoSpaceDE/>
              <w:autoSpaceDN/>
              <w:adjustRightInd/>
              <w:spacing w:before="0" w:line="240" w:lineRule="auto"/>
              <w:ind w:left="0"/>
              <w:rPr>
                <w:sz w:val="16"/>
                <w:szCs w:val="16"/>
              </w:rPr>
            </w:pPr>
            <w:r w:rsidRPr="001A16E6">
              <w:rPr>
                <w:sz w:val="16"/>
                <w:szCs w:val="16"/>
              </w:rPr>
              <w:t>Interline 850</w:t>
            </w:r>
          </w:p>
        </w:tc>
        <w:tc>
          <w:tcPr>
            <w:tcW w:w="971" w:type="dxa"/>
            <w:vAlign w:val="center"/>
          </w:tcPr>
          <w:p w14:paraId="5E4D8E22"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225</w:t>
            </w:r>
          </w:p>
        </w:tc>
        <w:tc>
          <w:tcPr>
            <w:tcW w:w="1297" w:type="dxa"/>
            <w:vAlign w:val="center"/>
          </w:tcPr>
          <w:p w14:paraId="60529826"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1A16E6" w:rsidRPr="001D3869" w14:paraId="1E47590C" w14:textId="77777777" w:rsidTr="00A25F9E">
        <w:trPr>
          <w:trHeight w:val="288"/>
          <w:jc w:val="center"/>
        </w:trPr>
        <w:tc>
          <w:tcPr>
            <w:tcW w:w="2023" w:type="dxa"/>
            <w:gridSpan w:val="3"/>
            <w:vMerge w:val="restart"/>
            <w:vAlign w:val="center"/>
          </w:tcPr>
          <w:p w14:paraId="3752C30F" w14:textId="77777777" w:rsidR="001A16E6" w:rsidRPr="001D3869" w:rsidRDefault="001A16E6"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570" w:type="dxa"/>
            <w:vAlign w:val="center"/>
          </w:tcPr>
          <w:p w14:paraId="7D11E7BE" w14:textId="115051A7" w:rsidR="001A16E6" w:rsidRPr="001D3869" w:rsidRDefault="001A16E6" w:rsidP="00A25F9E">
            <w:pPr>
              <w:autoSpaceDE/>
              <w:autoSpaceDN/>
              <w:adjustRightInd/>
              <w:spacing w:before="0" w:line="240" w:lineRule="auto"/>
              <w:ind w:left="0"/>
              <w:rPr>
                <w:sz w:val="16"/>
                <w:szCs w:val="16"/>
              </w:rPr>
            </w:pPr>
            <w:r w:rsidRPr="00B15F04">
              <w:rPr>
                <w:sz w:val="16"/>
                <w:szCs w:val="16"/>
              </w:rPr>
              <w:t xml:space="preserve">International </w:t>
            </w:r>
          </w:p>
        </w:tc>
        <w:tc>
          <w:tcPr>
            <w:tcW w:w="3134" w:type="dxa"/>
            <w:gridSpan w:val="2"/>
            <w:vAlign w:val="center"/>
          </w:tcPr>
          <w:p w14:paraId="32F4674D" w14:textId="5113A401" w:rsidR="001A16E6" w:rsidRPr="001A16E6" w:rsidRDefault="001A16E6" w:rsidP="00A25F9E">
            <w:pPr>
              <w:autoSpaceDE/>
              <w:autoSpaceDN/>
              <w:adjustRightInd/>
              <w:spacing w:before="0" w:line="240" w:lineRule="auto"/>
              <w:ind w:left="0"/>
              <w:rPr>
                <w:sz w:val="16"/>
                <w:szCs w:val="16"/>
              </w:rPr>
            </w:pPr>
            <w:r w:rsidRPr="001A16E6">
              <w:rPr>
                <w:sz w:val="16"/>
                <w:szCs w:val="16"/>
              </w:rPr>
              <w:t>Enviroline 125 LV series</w:t>
            </w:r>
          </w:p>
        </w:tc>
        <w:tc>
          <w:tcPr>
            <w:tcW w:w="971" w:type="dxa"/>
            <w:vAlign w:val="center"/>
          </w:tcPr>
          <w:p w14:paraId="652BB170" w14:textId="6A839BC8" w:rsidR="001A16E6" w:rsidRPr="001D3869" w:rsidRDefault="001A16E6" w:rsidP="00A25F9E">
            <w:pPr>
              <w:autoSpaceDE/>
              <w:autoSpaceDN/>
              <w:adjustRightInd/>
              <w:spacing w:before="0" w:line="240" w:lineRule="auto"/>
              <w:ind w:left="0"/>
              <w:jc w:val="center"/>
              <w:rPr>
                <w:sz w:val="16"/>
                <w:szCs w:val="16"/>
              </w:rPr>
            </w:pPr>
            <w:r w:rsidRPr="00B15F04">
              <w:rPr>
                <w:sz w:val="16"/>
                <w:szCs w:val="16"/>
              </w:rPr>
              <w:t>48</w:t>
            </w:r>
          </w:p>
        </w:tc>
        <w:tc>
          <w:tcPr>
            <w:tcW w:w="1297" w:type="dxa"/>
            <w:vAlign w:val="center"/>
          </w:tcPr>
          <w:p w14:paraId="584305EE" w14:textId="1168E5F7" w:rsidR="001A16E6" w:rsidRPr="001D3869" w:rsidRDefault="001A16E6"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1A16E6" w:rsidRPr="001D3869" w14:paraId="29B44845" w14:textId="77777777" w:rsidTr="00A25F9E">
        <w:trPr>
          <w:trHeight w:val="288"/>
          <w:jc w:val="center"/>
        </w:trPr>
        <w:tc>
          <w:tcPr>
            <w:tcW w:w="2023" w:type="dxa"/>
            <w:gridSpan w:val="3"/>
            <w:vMerge/>
            <w:vAlign w:val="center"/>
          </w:tcPr>
          <w:p w14:paraId="322FF62E" w14:textId="77777777" w:rsidR="001A16E6" w:rsidRPr="001D3869" w:rsidRDefault="001A16E6" w:rsidP="00A25F9E">
            <w:pPr>
              <w:jc w:val="center"/>
              <w:rPr>
                <w:b/>
                <w:sz w:val="16"/>
                <w:szCs w:val="16"/>
              </w:rPr>
            </w:pPr>
          </w:p>
        </w:tc>
        <w:tc>
          <w:tcPr>
            <w:tcW w:w="2570" w:type="dxa"/>
            <w:vAlign w:val="center"/>
          </w:tcPr>
          <w:p w14:paraId="75040DDC" w14:textId="77777777" w:rsidR="001A16E6" w:rsidRPr="001D3869" w:rsidRDefault="001A16E6" w:rsidP="00A25F9E">
            <w:pPr>
              <w:autoSpaceDE/>
              <w:autoSpaceDN/>
              <w:adjustRightInd/>
              <w:spacing w:before="0" w:line="240" w:lineRule="auto"/>
              <w:ind w:left="0"/>
              <w:rPr>
                <w:sz w:val="16"/>
                <w:szCs w:val="16"/>
              </w:rPr>
            </w:pPr>
            <w:r w:rsidRPr="001D3869">
              <w:rPr>
                <w:sz w:val="16"/>
                <w:szCs w:val="16"/>
              </w:rPr>
              <w:t>Jotun Paints</w:t>
            </w:r>
          </w:p>
        </w:tc>
        <w:tc>
          <w:tcPr>
            <w:tcW w:w="3134" w:type="dxa"/>
            <w:gridSpan w:val="2"/>
            <w:vAlign w:val="center"/>
          </w:tcPr>
          <w:p w14:paraId="3794B83E" w14:textId="088146EC" w:rsidR="001A16E6" w:rsidRPr="001A16E6" w:rsidRDefault="001A16E6" w:rsidP="00A25F9E">
            <w:pPr>
              <w:autoSpaceDE/>
              <w:autoSpaceDN/>
              <w:adjustRightInd/>
              <w:spacing w:before="0" w:line="240" w:lineRule="auto"/>
              <w:ind w:left="0"/>
              <w:rPr>
                <w:sz w:val="16"/>
                <w:szCs w:val="16"/>
              </w:rPr>
            </w:pPr>
            <w:proofErr w:type="spellStart"/>
            <w:r w:rsidRPr="001A16E6">
              <w:rPr>
                <w:sz w:val="16"/>
                <w:szCs w:val="16"/>
              </w:rPr>
              <w:t>Tankguard</w:t>
            </w:r>
            <w:proofErr w:type="spellEnd"/>
            <w:r w:rsidRPr="001A16E6">
              <w:rPr>
                <w:sz w:val="16"/>
                <w:szCs w:val="16"/>
              </w:rPr>
              <w:t xml:space="preserve"> Storage </w:t>
            </w:r>
          </w:p>
        </w:tc>
        <w:tc>
          <w:tcPr>
            <w:tcW w:w="971" w:type="dxa"/>
            <w:vAlign w:val="center"/>
          </w:tcPr>
          <w:p w14:paraId="5F6CFE29" w14:textId="77777777" w:rsidR="001A16E6" w:rsidRPr="001D3869" w:rsidRDefault="001A16E6" w:rsidP="00A25F9E">
            <w:pPr>
              <w:autoSpaceDE/>
              <w:autoSpaceDN/>
              <w:adjustRightInd/>
              <w:spacing w:before="0" w:line="240" w:lineRule="auto"/>
              <w:ind w:left="0"/>
              <w:jc w:val="center"/>
              <w:rPr>
                <w:sz w:val="16"/>
                <w:szCs w:val="16"/>
              </w:rPr>
            </w:pPr>
            <w:r>
              <w:rPr>
                <w:sz w:val="16"/>
                <w:szCs w:val="16"/>
              </w:rPr>
              <w:t>310</w:t>
            </w:r>
          </w:p>
        </w:tc>
        <w:tc>
          <w:tcPr>
            <w:tcW w:w="1297" w:type="dxa"/>
            <w:vAlign w:val="center"/>
          </w:tcPr>
          <w:p w14:paraId="735F4A5A" w14:textId="77777777" w:rsidR="001A16E6" w:rsidRPr="001D3869" w:rsidRDefault="001A16E6" w:rsidP="00A25F9E">
            <w:pPr>
              <w:autoSpaceDE/>
              <w:autoSpaceDN/>
              <w:adjustRightInd/>
              <w:spacing w:before="0" w:line="240" w:lineRule="auto"/>
              <w:ind w:left="0"/>
              <w:rPr>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3A3140CD" w14:textId="77777777" w:rsidTr="00A25F9E">
        <w:trPr>
          <w:trHeight w:val="288"/>
          <w:jc w:val="center"/>
        </w:trPr>
        <w:tc>
          <w:tcPr>
            <w:tcW w:w="2023" w:type="dxa"/>
            <w:gridSpan w:val="3"/>
            <w:vAlign w:val="center"/>
          </w:tcPr>
          <w:p w14:paraId="29E801EE" w14:textId="77777777" w:rsidR="003E601E" w:rsidRPr="001D3869" w:rsidRDefault="003E601E" w:rsidP="00A25F9E">
            <w:pPr>
              <w:jc w:val="center"/>
              <w:rPr>
                <w:b/>
                <w:sz w:val="16"/>
                <w:szCs w:val="16"/>
              </w:rPr>
            </w:pPr>
          </w:p>
        </w:tc>
        <w:tc>
          <w:tcPr>
            <w:tcW w:w="2570" w:type="dxa"/>
            <w:vAlign w:val="center"/>
          </w:tcPr>
          <w:p w14:paraId="449ED04B"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3134" w:type="dxa"/>
            <w:gridSpan w:val="2"/>
            <w:vAlign w:val="center"/>
          </w:tcPr>
          <w:p w14:paraId="12B81594" w14:textId="05644AB7" w:rsidR="00D747E9" w:rsidRPr="001A16E6" w:rsidRDefault="003E601E" w:rsidP="00A25F9E">
            <w:pPr>
              <w:autoSpaceDE/>
              <w:autoSpaceDN/>
              <w:adjustRightInd/>
              <w:spacing w:before="0" w:line="240" w:lineRule="auto"/>
              <w:ind w:left="0"/>
              <w:rPr>
                <w:sz w:val="16"/>
                <w:szCs w:val="16"/>
              </w:rPr>
            </w:pPr>
            <w:proofErr w:type="spellStart"/>
            <w:r w:rsidRPr="001A16E6">
              <w:rPr>
                <w:sz w:val="16"/>
                <w:szCs w:val="16"/>
              </w:rPr>
              <w:t>Amercoat</w:t>
            </w:r>
            <w:proofErr w:type="spellEnd"/>
            <w:r w:rsidRPr="001A16E6">
              <w:rPr>
                <w:sz w:val="16"/>
                <w:szCs w:val="16"/>
              </w:rPr>
              <w:t xml:space="preserve"> 90HS</w:t>
            </w:r>
          </w:p>
          <w:p w14:paraId="1BA99601" w14:textId="2EC33AEB" w:rsidR="003E601E" w:rsidRPr="001A16E6" w:rsidRDefault="003E601E" w:rsidP="00A25F9E">
            <w:pPr>
              <w:autoSpaceDE/>
              <w:autoSpaceDN/>
              <w:adjustRightInd/>
              <w:spacing w:before="0" w:line="240" w:lineRule="auto"/>
              <w:ind w:left="0"/>
              <w:rPr>
                <w:sz w:val="16"/>
                <w:szCs w:val="16"/>
              </w:rPr>
            </w:pPr>
            <w:proofErr w:type="spellStart"/>
            <w:r w:rsidRPr="001A16E6">
              <w:rPr>
                <w:sz w:val="16"/>
                <w:szCs w:val="16"/>
              </w:rPr>
              <w:t>Sigmacover</w:t>
            </w:r>
            <w:proofErr w:type="spellEnd"/>
            <w:r w:rsidRPr="001A16E6">
              <w:rPr>
                <w:sz w:val="16"/>
                <w:szCs w:val="16"/>
              </w:rPr>
              <w:t xml:space="preserve"> 720 </w:t>
            </w:r>
          </w:p>
        </w:tc>
        <w:tc>
          <w:tcPr>
            <w:tcW w:w="971" w:type="dxa"/>
            <w:vAlign w:val="center"/>
          </w:tcPr>
          <w:p w14:paraId="4FA25D58" w14:textId="45C7E397" w:rsidR="00077BFD" w:rsidRDefault="00077BFD" w:rsidP="00A25F9E">
            <w:pPr>
              <w:autoSpaceDE/>
              <w:autoSpaceDN/>
              <w:adjustRightInd/>
              <w:spacing w:before="0" w:line="240" w:lineRule="auto"/>
              <w:ind w:left="0"/>
              <w:jc w:val="center"/>
              <w:rPr>
                <w:ins w:id="1321" w:author="Kurmanov, Aidyn [STAMGazStroy LLP]" w:date="2025-12-17T14:22:00Z" w16du:dateUtc="2025-12-17T09:22:00Z"/>
                <w:sz w:val="16"/>
                <w:szCs w:val="16"/>
              </w:rPr>
            </w:pPr>
            <w:ins w:id="1322" w:author="Kurmanov, Aidyn [STAMGazStroy LLP]" w:date="2025-12-17T14:22:00Z" w16du:dateUtc="2025-12-17T09:22:00Z">
              <w:r>
                <w:rPr>
                  <w:sz w:val="16"/>
                  <w:szCs w:val="16"/>
                </w:rPr>
                <w:t>315-324</w:t>
              </w:r>
            </w:ins>
          </w:p>
          <w:p w14:paraId="53EC6626" w14:textId="0ECC533F" w:rsidR="003E601E" w:rsidRPr="001D3869" w:rsidRDefault="00B15F04" w:rsidP="00A25F9E">
            <w:pPr>
              <w:autoSpaceDE/>
              <w:autoSpaceDN/>
              <w:adjustRightInd/>
              <w:spacing w:before="0" w:line="240" w:lineRule="auto"/>
              <w:ind w:left="0"/>
              <w:jc w:val="center"/>
              <w:rPr>
                <w:sz w:val="16"/>
                <w:szCs w:val="16"/>
              </w:rPr>
            </w:pPr>
            <w:r w:rsidRPr="00B15F04">
              <w:rPr>
                <w:sz w:val="16"/>
                <w:szCs w:val="16"/>
              </w:rPr>
              <w:t>233-324</w:t>
            </w:r>
          </w:p>
        </w:tc>
        <w:tc>
          <w:tcPr>
            <w:tcW w:w="1297" w:type="dxa"/>
            <w:vAlign w:val="center"/>
          </w:tcPr>
          <w:p w14:paraId="6DB1F9E5" w14:textId="77777777" w:rsidR="003E601E" w:rsidRDefault="003E601E" w:rsidP="00A25F9E">
            <w:pPr>
              <w:autoSpaceDE/>
              <w:autoSpaceDN/>
              <w:adjustRightInd/>
              <w:spacing w:before="0" w:line="240" w:lineRule="auto"/>
              <w:ind w:left="0"/>
              <w:rPr>
                <w:ins w:id="1323" w:author="Kurmanov, Aidyn [STAMGazStroy LLP]" w:date="2025-12-17T14:23:00Z" w16du:dateUtc="2025-12-17T09:23:00Z"/>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p w14:paraId="2F17AC14" w14:textId="731DBB6A" w:rsidR="003E601E" w:rsidRPr="001D3869" w:rsidRDefault="00077BFD" w:rsidP="00A25F9E">
            <w:pPr>
              <w:autoSpaceDE/>
              <w:autoSpaceDN/>
              <w:adjustRightInd/>
              <w:spacing w:before="0" w:line="240" w:lineRule="auto"/>
              <w:ind w:left="0"/>
              <w:rPr>
                <w:sz w:val="16"/>
                <w:szCs w:val="16"/>
              </w:rPr>
            </w:pPr>
            <w:ins w:id="1324" w:author="Kurmanov, Aidyn [STAMGazStroy LLP]" w:date="2025-12-17T14:23:00Z" w16du:dateUtc="2025-12-17T09:23:00Z">
              <w:r>
                <w:rPr>
                  <w:sz w:val="16"/>
                  <w:szCs w:val="16"/>
                </w:rPr>
                <w:t>60</w:t>
              </w:r>
              <w:r w:rsidRPr="001D3869">
                <w:rPr>
                  <w:sz w:val="16"/>
                  <w:szCs w:val="16"/>
                </w:rPr>
                <w:t>°</w:t>
              </w:r>
              <w:r>
                <w:rPr>
                  <w:sz w:val="16"/>
                  <w:szCs w:val="16"/>
                </w:rPr>
                <w:t>C (14</w:t>
              </w:r>
              <w:r w:rsidRPr="001D3869">
                <w:rPr>
                  <w:sz w:val="16"/>
                  <w:szCs w:val="16"/>
                </w:rPr>
                <w:t>0°F</w:t>
              </w:r>
              <w:r>
                <w:rPr>
                  <w:sz w:val="16"/>
                  <w:szCs w:val="16"/>
                </w:rPr>
                <w:t>)</w:t>
              </w:r>
            </w:ins>
          </w:p>
        </w:tc>
      </w:tr>
      <w:tr w:rsidR="003E601E" w:rsidRPr="001D3869" w14:paraId="5FD9DE06" w14:textId="77777777" w:rsidTr="00A25F9E">
        <w:trPr>
          <w:trHeight w:val="288"/>
          <w:jc w:val="center"/>
        </w:trPr>
        <w:tc>
          <w:tcPr>
            <w:tcW w:w="2023" w:type="dxa"/>
            <w:gridSpan w:val="3"/>
            <w:vAlign w:val="center"/>
          </w:tcPr>
          <w:p w14:paraId="0E8FC188" w14:textId="77777777" w:rsidR="003E601E" w:rsidRPr="001D3869" w:rsidRDefault="003E601E" w:rsidP="00A25F9E">
            <w:pPr>
              <w:jc w:val="center"/>
              <w:rPr>
                <w:b/>
                <w:sz w:val="16"/>
                <w:szCs w:val="16"/>
              </w:rPr>
            </w:pPr>
          </w:p>
        </w:tc>
        <w:tc>
          <w:tcPr>
            <w:tcW w:w="2570" w:type="dxa"/>
            <w:vAlign w:val="center"/>
          </w:tcPr>
          <w:p w14:paraId="3C0035B4"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3134" w:type="dxa"/>
            <w:gridSpan w:val="2"/>
            <w:vAlign w:val="center"/>
          </w:tcPr>
          <w:p w14:paraId="6F19162D" w14:textId="77777777" w:rsidR="003E601E" w:rsidRPr="001A16E6" w:rsidRDefault="003E601E" w:rsidP="00A25F9E">
            <w:pPr>
              <w:autoSpaceDE/>
              <w:autoSpaceDN/>
              <w:adjustRightInd/>
              <w:spacing w:before="0" w:line="240" w:lineRule="auto"/>
              <w:ind w:left="0"/>
              <w:rPr>
                <w:sz w:val="16"/>
                <w:szCs w:val="16"/>
              </w:rPr>
            </w:pPr>
            <w:proofErr w:type="spellStart"/>
            <w:r w:rsidRPr="001A16E6">
              <w:rPr>
                <w:sz w:val="16"/>
                <w:szCs w:val="16"/>
              </w:rPr>
              <w:t>Phenicon</w:t>
            </w:r>
            <w:proofErr w:type="spellEnd"/>
            <w:r w:rsidRPr="001A16E6">
              <w:rPr>
                <w:sz w:val="16"/>
                <w:szCs w:val="16"/>
              </w:rPr>
              <w:t xml:space="preserve"> HS </w:t>
            </w:r>
          </w:p>
        </w:tc>
        <w:tc>
          <w:tcPr>
            <w:tcW w:w="971" w:type="dxa"/>
            <w:vAlign w:val="center"/>
          </w:tcPr>
          <w:p w14:paraId="3074A9BF" w14:textId="05FE862B" w:rsidR="003E601E" w:rsidRPr="001D3869" w:rsidRDefault="003E601E" w:rsidP="00A25F9E">
            <w:pPr>
              <w:autoSpaceDE/>
              <w:autoSpaceDN/>
              <w:adjustRightInd/>
              <w:spacing w:before="0" w:line="240" w:lineRule="auto"/>
              <w:ind w:left="0"/>
              <w:jc w:val="center"/>
              <w:rPr>
                <w:sz w:val="16"/>
                <w:szCs w:val="16"/>
              </w:rPr>
            </w:pPr>
            <w:r w:rsidRPr="00161B3E">
              <w:rPr>
                <w:sz w:val="16"/>
                <w:szCs w:val="16"/>
              </w:rPr>
              <w:t xml:space="preserve">&lt; 250 </w:t>
            </w:r>
          </w:p>
        </w:tc>
        <w:tc>
          <w:tcPr>
            <w:tcW w:w="1297" w:type="dxa"/>
            <w:vAlign w:val="center"/>
          </w:tcPr>
          <w:p w14:paraId="06A0BF5C" w14:textId="77777777" w:rsidR="003E601E" w:rsidRPr="001D3869" w:rsidRDefault="003E601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3E601E" w:rsidRPr="001D3869" w14:paraId="2381C197" w14:textId="77777777" w:rsidTr="00A25F9E">
        <w:trPr>
          <w:trHeight w:val="288"/>
          <w:jc w:val="center"/>
        </w:trPr>
        <w:tc>
          <w:tcPr>
            <w:tcW w:w="2023" w:type="dxa"/>
            <w:gridSpan w:val="3"/>
            <w:vAlign w:val="center"/>
          </w:tcPr>
          <w:p w14:paraId="44276F76" w14:textId="77777777" w:rsidR="003E601E" w:rsidRPr="001D3869" w:rsidRDefault="003E601E" w:rsidP="00A25F9E">
            <w:pPr>
              <w:jc w:val="center"/>
              <w:rPr>
                <w:b/>
                <w:sz w:val="16"/>
                <w:szCs w:val="16"/>
              </w:rPr>
            </w:pPr>
          </w:p>
        </w:tc>
        <w:tc>
          <w:tcPr>
            <w:tcW w:w="2570" w:type="dxa"/>
            <w:vAlign w:val="center"/>
          </w:tcPr>
          <w:p w14:paraId="37EBCF32" w14:textId="4757917A" w:rsidR="003E601E" w:rsidRPr="001D3869" w:rsidRDefault="003E601E" w:rsidP="00A25F9E">
            <w:pPr>
              <w:autoSpaceDE/>
              <w:autoSpaceDN/>
              <w:adjustRightInd/>
              <w:spacing w:before="0" w:line="240" w:lineRule="auto"/>
              <w:ind w:left="0"/>
              <w:rPr>
                <w:sz w:val="16"/>
                <w:szCs w:val="16"/>
              </w:rPr>
            </w:pPr>
            <w:r w:rsidRPr="002D3716">
              <w:rPr>
                <w:sz w:val="16"/>
                <w:szCs w:val="16"/>
              </w:rPr>
              <w:t>Tnemec</w:t>
            </w:r>
          </w:p>
        </w:tc>
        <w:tc>
          <w:tcPr>
            <w:tcW w:w="3134" w:type="dxa"/>
            <w:gridSpan w:val="2"/>
            <w:vAlign w:val="center"/>
          </w:tcPr>
          <w:p w14:paraId="6C787605" w14:textId="2236E5E0" w:rsidR="003E601E" w:rsidRPr="001A16E6" w:rsidRDefault="003E601E" w:rsidP="00A25F9E">
            <w:pPr>
              <w:autoSpaceDE/>
              <w:autoSpaceDN/>
              <w:adjustRightInd/>
              <w:spacing w:before="0" w:line="240" w:lineRule="auto"/>
              <w:ind w:left="0"/>
              <w:rPr>
                <w:sz w:val="16"/>
                <w:szCs w:val="16"/>
              </w:rPr>
            </w:pPr>
            <w:r w:rsidRPr="001A16E6">
              <w:rPr>
                <w:sz w:val="16"/>
                <w:szCs w:val="16"/>
              </w:rPr>
              <w:t xml:space="preserve">Series 61 </w:t>
            </w:r>
            <w:proofErr w:type="spellStart"/>
            <w:r w:rsidRPr="001A16E6">
              <w:rPr>
                <w:sz w:val="16"/>
                <w:szCs w:val="16"/>
              </w:rPr>
              <w:t>Tneme</w:t>
            </w:r>
            <w:proofErr w:type="spellEnd"/>
            <w:r w:rsidRPr="001A16E6">
              <w:rPr>
                <w:sz w:val="16"/>
                <w:szCs w:val="16"/>
              </w:rPr>
              <w:t xml:space="preserve">-Liner </w:t>
            </w:r>
          </w:p>
        </w:tc>
        <w:tc>
          <w:tcPr>
            <w:tcW w:w="971" w:type="dxa"/>
            <w:vAlign w:val="center"/>
          </w:tcPr>
          <w:p w14:paraId="64549B3F"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297" w:type="dxa"/>
            <w:vAlign w:val="center"/>
          </w:tcPr>
          <w:p w14:paraId="1CD49C6D" w14:textId="77777777" w:rsidR="003E601E" w:rsidRPr="001D3869" w:rsidRDefault="003E601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3E601E" w:rsidRPr="001D3869" w14:paraId="13E046D6" w14:textId="77777777" w:rsidTr="00A25F9E">
        <w:trPr>
          <w:trHeight w:val="288"/>
          <w:jc w:val="center"/>
        </w:trPr>
        <w:tc>
          <w:tcPr>
            <w:tcW w:w="9995" w:type="dxa"/>
            <w:gridSpan w:val="8"/>
            <w:tcBorders>
              <w:top w:val="single" w:sz="12" w:space="0" w:color="auto"/>
            </w:tcBorders>
            <w:vAlign w:val="center"/>
          </w:tcPr>
          <w:p w14:paraId="269DEED6" w14:textId="77777777" w:rsidR="003E601E" w:rsidRPr="001D3869" w:rsidRDefault="003E601E" w:rsidP="00A25F9E">
            <w:pPr>
              <w:autoSpaceDE/>
              <w:autoSpaceDN/>
              <w:adjustRightInd/>
              <w:spacing w:before="0" w:line="240" w:lineRule="auto"/>
              <w:ind w:left="0"/>
              <w:rPr>
                <w:i/>
                <w:sz w:val="14"/>
                <w:szCs w:val="14"/>
              </w:rPr>
            </w:pPr>
          </w:p>
        </w:tc>
      </w:tr>
      <w:tr w:rsidR="003E601E" w:rsidRPr="000F4EA8" w14:paraId="3EBE654F" w14:textId="77777777" w:rsidTr="00A25F9E">
        <w:trPr>
          <w:trHeight w:val="288"/>
          <w:jc w:val="center"/>
        </w:trPr>
        <w:tc>
          <w:tcPr>
            <w:tcW w:w="1170" w:type="dxa"/>
            <w:vAlign w:val="center"/>
          </w:tcPr>
          <w:p w14:paraId="562EB31F" w14:textId="77777777" w:rsidR="003E601E" w:rsidRPr="000F4EA8" w:rsidRDefault="003E601E" w:rsidP="00A25F9E">
            <w:pPr>
              <w:autoSpaceDE/>
              <w:autoSpaceDN/>
              <w:adjustRightInd/>
              <w:spacing w:before="0" w:line="240" w:lineRule="auto"/>
              <w:ind w:left="-72"/>
              <w:rPr>
                <w:b/>
                <w:sz w:val="16"/>
                <w:szCs w:val="16"/>
              </w:rPr>
            </w:pPr>
            <w:r w:rsidRPr="000F4EA8">
              <w:rPr>
                <w:b/>
                <w:sz w:val="16"/>
                <w:szCs w:val="16"/>
              </w:rPr>
              <w:t>Last Update:</w:t>
            </w:r>
          </w:p>
        </w:tc>
        <w:tc>
          <w:tcPr>
            <w:tcW w:w="3423" w:type="dxa"/>
            <w:gridSpan w:val="3"/>
            <w:vAlign w:val="center"/>
          </w:tcPr>
          <w:p w14:paraId="589A959C" w14:textId="16FF0C17" w:rsidR="003E601E" w:rsidRPr="000F4EA8" w:rsidRDefault="00EB50D4" w:rsidP="00A25F9E">
            <w:pPr>
              <w:autoSpaceDE/>
              <w:autoSpaceDN/>
              <w:adjustRightInd/>
              <w:spacing w:before="0" w:line="240" w:lineRule="auto"/>
              <w:ind w:left="-72"/>
              <w:rPr>
                <w:b/>
                <w:sz w:val="16"/>
                <w:szCs w:val="16"/>
              </w:rPr>
            </w:pPr>
            <w:r>
              <w:rPr>
                <w:position w:val="-1"/>
                <w:sz w:val="16"/>
                <w:szCs w:val="16"/>
              </w:rPr>
              <w:t>November</w:t>
            </w:r>
            <w:r w:rsidR="00767F2E" w:rsidRPr="007A0F5E">
              <w:rPr>
                <w:position w:val="-1"/>
                <w:sz w:val="16"/>
                <w:szCs w:val="16"/>
              </w:rPr>
              <w:t xml:space="preserve"> </w:t>
            </w:r>
            <w:r w:rsidR="001007C3">
              <w:rPr>
                <w:position w:val="-1"/>
                <w:sz w:val="16"/>
                <w:szCs w:val="16"/>
              </w:rPr>
              <w:t>2025</w:t>
            </w:r>
          </w:p>
        </w:tc>
        <w:tc>
          <w:tcPr>
            <w:tcW w:w="3134" w:type="dxa"/>
            <w:gridSpan w:val="2"/>
            <w:vAlign w:val="center"/>
          </w:tcPr>
          <w:p w14:paraId="3D6A6A59" w14:textId="77777777" w:rsidR="003E601E" w:rsidRPr="000F4EA8" w:rsidRDefault="003E601E" w:rsidP="00A25F9E">
            <w:pPr>
              <w:rPr>
                <w:b/>
                <w:sz w:val="16"/>
                <w:szCs w:val="16"/>
              </w:rPr>
            </w:pPr>
          </w:p>
        </w:tc>
        <w:tc>
          <w:tcPr>
            <w:tcW w:w="971" w:type="dxa"/>
            <w:vAlign w:val="center"/>
          </w:tcPr>
          <w:p w14:paraId="367EA8A8" w14:textId="77777777" w:rsidR="003E601E" w:rsidRPr="000F4EA8" w:rsidRDefault="003E601E" w:rsidP="00A25F9E">
            <w:pPr>
              <w:jc w:val="center"/>
              <w:rPr>
                <w:b/>
                <w:sz w:val="16"/>
                <w:szCs w:val="16"/>
              </w:rPr>
            </w:pPr>
          </w:p>
        </w:tc>
        <w:tc>
          <w:tcPr>
            <w:tcW w:w="1297" w:type="dxa"/>
            <w:vAlign w:val="center"/>
          </w:tcPr>
          <w:p w14:paraId="34190415" w14:textId="77777777" w:rsidR="003E601E" w:rsidRPr="000F4EA8" w:rsidRDefault="003E601E" w:rsidP="00A25F9E">
            <w:pPr>
              <w:jc w:val="center"/>
              <w:rPr>
                <w:b/>
                <w:sz w:val="16"/>
                <w:szCs w:val="16"/>
              </w:rPr>
            </w:pPr>
          </w:p>
        </w:tc>
      </w:tr>
    </w:tbl>
    <w:p w14:paraId="4928A0C2" w14:textId="2825D0EB" w:rsidR="003E601E" w:rsidRPr="009F1067" w:rsidRDefault="003E601E" w:rsidP="009F1067">
      <w:pPr>
        <w:spacing w:before="0" w:line="240" w:lineRule="auto"/>
        <w:ind w:left="630" w:hanging="540"/>
        <w:rPr>
          <w:color w:val="auto"/>
          <w:sz w:val="16"/>
          <w:szCs w:val="16"/>
        </w:rPr>
      </w:pPr>
      <w:r w:rsidRPr="009F1067">
        <w:rPr>
          <w:color w:val="auto"/>
          <w:sz w:val="16"/>
          <w:szCs w:val="16"/>
        </w:rPr>
        <w:t>.</w:t>
      </w:r>
    </w:p>
    <w:p w14:paraId="42AFA480" w14:textId="4120D9BE" w:rsidR="002A222B" w:rsidRPr="009F1067" w:rsidRDefault="002A222B" w:rsidP="009F1067">
      <w:pPr>
        <w:spacing w:before="0" w:line="240" w:lineRule="auto"/>
        <w:ind w:left="630" w:hanging="540"/>
        <w:rPr>
          <w:color w:val="auto"/>
          <w:sz w:val="16"/>
          <w:szCs w:val="16"/>
        </w:rPr>
      </w:pPr>
      <w:r w:rsidRPr="009F1067">
        <w:rPr>
          <w:color w:val="auto"/>
          <w:sz w:val="16"/>
          <w:szCs w:val="16"/>
        </w:rPr>
        <w:t>Note 1</w:t>
      </w:r>
      <w:proofErr w:type="gramStart"/>
      <w:r w:rsidRPr="009F1067">
        <w:rPr>
          <w:color w:val="auto"/>
          <w:sz w:val="16"/>
          <w:szCs w:val="16"/>
        </w:rPr>
        <w:t xml:space="preserve">: </w:t>
      </w:r>
      <w:r w:rsidR="008B1474">
        <w:rPr>
          <w:color w:val="auto"/>
          <w:sz w:val="16"/>
          <w:szCs w:val="16"/>
        </w:rPr>
        <w:tab/>
      </w:r>
      <w:r w:rsidRPr="009F1067">
        <w:rPr>
          <w:color w:val="auto"/>
          <w:sz w:val="16"/>
          <w:szCs w:val="16"/>
        </w:rPr>
        <w:t>Finished</w:t>
      </w:r>
      <w:proofErr w:type="gramEnd"/>
      <w:r w:rsidRPr="009F1067">
        <w:rPr>
          <w:color w:val="auto"/>
          <w:sz w:val="16"/>
          <w:szCs w:val="16"/>
        </w:rPr>
        <w:t xml:space="preserve"> products storage tanks such as aviation fuel have color </w:t>
      </w:r>
      <w:proofErr w:type="spellStart"/>
      <w:proofErr w:type="gramStart"/>
      <w:r w:rsidRPr="009F1067">
        <w:rPr>
          <w:color w:val="auto"/>
          <w:sz w:val="16"/>
          <w:szCs w:val="16"/>
        </w:rPr>
        <w:t>restrictions.Exposed</w:t>
      </w:r>
      <w:proofErr w:type="spellEnd"/>
      <w:proofErr w:type="gramEnd"/>
      <w:r w:rsidRPr="009F1067">
        <w:rPr>
          <w:color w:val="auto"/>
          <w:sz w:val="16"/>
          <w:szCs w:val="16"/>
        </w:rPr>
        <w:t xml:space="preserve"> color should be yellow or white.</w:t>
      </w:r>
    </w:p>
    <w:p w14:paraId="7773D126" w14:textId="20498FDD" w:rsidR="001C0BBC" w:rsidRPr="009F1067" w:rsidRDefault="001C0BBC" w:rsidP="009F1067">
      <w:pPr>
        <w:spacing w:before="0" w:line="240" w:lineRule="auto"/>
        <w:ind w:left="630" w:hanging="540"/>
        <w:rPr>
          <w:color w:val="auto"/>
          <w:sz w:val="16"/>
          <w:szCs w:val="16"/>
        </w:rPr>
      </w:pPr>
      <w:r w:rsidRPr="009F1067">
        <w:rPr>
          <w:color w:val="auto"/>
          <w:sz w:val="16"/>
          <w:szCs w:val="16"/>
        </w:rPr>
        <w:t>Note 2</w:t>
      </w:r>
      <w:r w:rsidR="008B1474">
        <w:rPr>
          <w:color w:val="auto"/>
          <w:sz w:val="16"/>
          <w:szCs w:val="16"/>
        </w:rPr>
        <w:t>:</w:t>
      </w:r>
      <w:r w:rsidR="008B1474">
        <w:rPr>
          <w:color w:val="auto"/>
          <w:sz w:val="16"/>
          <w:szCs w:val="16"/>
        </w:rPr>
        <w:tab/>
      </w:r>
      <w:r w:rsidRPr="009F1067">
        <w:rPr>
          <w:color w:val="auto"/>
          <w:sz w:val="16"/>
          <w:szCs w:val="16"/>
        </w:rPr>
        <w:t xml:space="preserve">Contrasting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312B91F9" w14:textId="244E1A4D" w:rsidR="001C0BBC" w:rsidRPr="009F1067" w:rsidRDefault="001C0BBC" w:rsidP="009F1067">
      <w:pPr>
        <w:spacing w:before="0" w:line="240" w:lineRule="auto"/>
        <w:ind w:left="630" w:hanging="540"/>
        <w:rPr>
          <w:color w:val="auto"/>
          <w:sz w:val="16"/>
          <w:szCs w:val="16"/>
        </w:rPr>
      </w:pPr>
      <w:r w:rsidRPr="009F1067">
        <w:rPr>
          <w:color w:val="auto"/>
          <w:sz w:val="16"/>
          <w:szCs w:val="16"/>
        </w:rPr>
        <w:t>Note 3</w:t>
      </w:r>
      <w:proofErr w:type="gramStart"/>
      <w:r w:rsidRPr="009F1067">
        <w:rPr>
          <w:color w:val="auto"/>
          <w:sz w:val="16"/>
          <w:szCs w:val="16"/>
        </w:rPr>
        <w:t xml:space="preserve">: </w:t>
      </w:r>
      <w:r w:rsidR="008B1474">
        <w:rPr>
          <w:color w:val="auto"/>
          <w:sz w:val="16"/>
          <w:szCs w:val="16"/>
        </w:rPr>
        <w:tab/>
      </w:r>
      <w:r w:rsidRPr="009F1067">
        <w:rPr>
          <w:color w:val="auto"/>
          <w:sz w:val="16"/>
          <w:szCs w:val="16"/>
        </w:rPr>
        <w:t>Consult</w:t>
      </w:r>
      <w:proofErr w:type="gramEnd"/>
      <w:r w:rsidRPr="009F1067">
        <w:rPr>
          <w:color w:val="auto"/>
          <w:sz w:val="16"/>
          <w:szCs w:val="16"/>
        </w:rPr>
        <w:t xml:space="preserve"> TCO coating </w:t>
      </w:r>
      <w:proofErr w:type="gramStart"/>
      <w:r w:rsidRPr="009F1067">
        <w:rPr>
          <w:color w:val="auto"/>
          <w:sz w:val="16"/>
          <w:szCs w:val="16"/>
        </w:rPr>
        <w:t>expert</w:t>
      </w:r>
      <w:proofErr w:type="gramEnd"/>
      <w:r w:rsidRPr="009F1067">
        <w:rPr>
          <w:color w:val="auto"/>
          <w:sz w:val="16"/>
          <w:szCs w:val="16"/>
        </w:rPr>
        <w:t xml:space="preserve"> if seam sealant, putty or pit filler is required </w:t>
      </w:r>
    </w:p>
    <w:p w14:paraId="4D2F5DAC" w14:textId="77777777" w:rsidR="001C0BBC" w:rsidRPr="00161B3E" w:rsidRDefault="001C0BBC" w:rsidP="003E601E">
      <w:pPr>
        <w:widowControl w:val="0"/>
        <w:spacing w:line="240" w:lineRule="auto"/>
        <w:ind w:left="-142" w:right="-23"/>
        <w:contextualSpacing/>
        <w:rPr>
          <w:sz w:val="16"/>
          <w:szCs w:val="16"/>
        </w:rPr>
      </w:pPr>
    </w:p>
    <w:p w14:paraId="36AC069F" w14:textId="77777777" w:rsidR="003E601E" w:rsidRPr="001D3869" w:rsidRDefault="003E601E" w:rsidP="003E601E">
      <w:pPr>
        <w:tabs>
          <w:tab w:val="left" w:pos="3225"/>
        </w:tabs>
        <w:ind w:left="-142"/>
        <w:rPr>
          <w:sz w:val="20"/>
          <w:szCs w:val="20"/>
        </w:rPr>
      </w:pPr>
      <w:r w:rsidRPr="001D3869">
        <w:rPr>
          <w:sz w:val="20"/>
          <w:szCs w:val="20"/>
        </w:rPr>
        <w:br w:type="page"/>
      </w:r>
    </w:p>
    <w:tbl>
      <w:tblPr>
        <w:tblW w:w="9907" w:type="dxa"/>
        <w:jc w:val="center"/>
        <w:tblLayout w:type="fixed"/>
        <w:tblLook w:val="01E0" w:firstRow="1" w:lastRow="1" w:firstColumn="1" w:lastColumn="1" w:noHBand="0" w:noVBand="0"/>
      </w:tblPr>
      <w:tblGrid>
        <w:gridCol w:w="1170"/>
        <w:gridCol w:w="270"/>
        <w:gridCol w:w="648"/>
        <w:gridCol w:w="2493"/>
        <w:gridCol w:w="990"/>
        <w:gridCol w:w="1881"/>
        <w:gridCol w:w="971"/>
        <w:gridCol w:w="1394"/>
        <w:gridCol w:w="83"/>
        <w:gridCol w:w="7"/>
      </w:tblGrid>
      <w:tr w:rsidR="003E601E" w:rsidRPr="001D3869" w14:paraId="508995C8" w14:textId="77777777" w:rsidTr="00A25F9E">
        <w:trPr>
          <w:trHeight w:val="360"/>
          <w:jc w:val="center"/>
        </w:trPr>
        <w:tc>
          <w:tcPr>
            <w:tcW w:w="9907" w:type="dxa"/>
            <w:gridSpan w:val="10"/>
            <w:tcBorders>
              <w:top w:val="single" w:sz="6" w:space="0" w:color="auto"/>
              <w:bottom w:val="single" w:sz="12" w:space="0" w:color="auto"/>
            </w:tcBorders>
            <w:shd w:val="clear" w:color="auto" w:fill="FFFFFF"/>
            <w:vAlign w:val="center"/>
          </w:tcPr>
          <w:p w14:paraId="0086DAEE" w14:textId="77777777" w:rsidR="003E601E" w:rsidRPr="001D3869" w:rsidRDefault="003E601E" w:rsidP="00A25F9E">
            <w:pPr>
              <w:ind w:right="-72"/>
              <w:jc w:val="right"/>
              <w:rPr>
                <w:b/>
                <w:i/>
                <w:color w:val="auto"/>
              </w:rPr>
            </w:pPr>
            <w:r w:rsidRPr="001D3869">
              <w:rPr>
                <w:b/>
                <w:i/>
                <w:color w:val="auto"/>
              </w:rPr>
              <w:lastRenderedPageBreak/>
              <w:t xml:space="preserve">Thin Film </w:t>
            </w:r>
            <w:r>
              <w:rPr>
                <w:b/>
                <w:i/>
                <w:color w:val="auto"/>
              </w:rPr>
              <w:t>Linings</w:t>
            </w:r>
            <w:r w:rsidRPr="001D3869">
              <w:rPr>
                <w:b/>
                <w:i/>
                <w:color w:val="auto"/>
              </w:rPr>
              <w:t xml:space="preserve"> for Immersion Service</w:t>
            </w:r>
          </w:p>
        </w:tc>
      </w:tr>
      <w:tr w:rsidR="003E601E" w:rsidRPr="001D3869" w14:paraId="4718C751" w14:textId="77777777" w:rsidTr="00A25F9E">
        <w:trPr>
          <w:trHeight w:val="360"/>
          <w:jc w:val="center"/>
        </w:trPr>
        <w:tc>
          <w:tcPr>
            <w:tcW w:w="7452" w:type="dxa"/>
            <w:gridSpan w:val="6"/>
            <w:tcBorders>
              <w:top w:val="single" w:sz="12" w:space="0" w:color="auto"/>
              <w:left w:val="single" w:sz="12" w:space="0" w:color="auto"/>
              <w:bottom w:val="single" w:sz="12" w:space="0" w:color="auto"/>
            </w:tcBorders>
            <w:vAlign w:val="center"/>
          </w:tcPr>
          <w:p w14:paraId="4943F1C6" w14:textId="77777777" w:rsidR="003E601E" w:rsidRPr="001D3869" w:rsidRDefault="003E601E" w:rsidP="00A25F9E">
            <w:pPr>
              <w:autoSpaceDE/>
              <w:autoSpaceDN/>
              <w:adjustRightInd/>
              <w:spacing w:before="0" w:line="240" w:lineRule="auto"/>
              <w:ind w:left="0"/>
              <w:rPr>
                <w:b/>
                <w:sz w:val="20"/>
                <w:szCs w:val="20"/>
              </w:rPr>
            </w:pPr>
            <w:r>
              <w:rPr>
                <w:b/>
                <w:sz w:val="20"/>
                <w:szCs w:val="20"/>
              </w:rPr>
              <w:t xml:space="preserve">Thin Film </w:t>
            </w:r>
            <w:proofErr w:type="spellStart"/>
            <w:r w:rsidRPr="00BA4513">
              <w:rPr>
                <w:b/>
                <w:sz w:val="20"/>
                <w:szCs w:val="20"/>
              </w:rPr>
              <w:t>Linings</w:t>
            </w:r>
            <w:r w:rsidRPr="001D3869">
              <w:rPr>
                <w:b/>
                <w:sz w:val="20"/>
                <w:szCs w:val="20"/>
              </w:rPr>
              <w:t>for</w:t>
            </w:r>
            <w:proofErr w:type="spellEnd"/>
            <w:r w:rsidRPr="001D3869">
              <w:rPr>
                <w:b/>
                <w:sz w:val="20"/>
                <w:szCs w:val="20"/>
              </w:rPr>
              <w:t xml:space="preserve"> Fuel (High-Aromatic) Immersion Service</w:t>
            </w:r>
          </w:p>
        </w:tc>
        <w:tc>
          <w:tcPr>
            <w:tcW w:w="2455" w:type="dxa"/>
            <w:gridSpan w:val="4"/>
            <w:tcBorders>
              <w:top w:val="single" w:sz="12" w:space="0" w:color="auto"/>
              <w:bottom w:val="single" w:sz="12" w:space="0" w:color="auto"/>
              <w:right w:val="single" w:sz="12" w:space="0" w:color="auto"/>
            </w:tcBorders>
            <w:shd w:val="clear" w:color="auto" w:fill="000000"/>
            <w:vAlign w:val="center"/>
          </w:tcPr>
          <w:p w14:paraId="4E9F0F3F" w14:textId="77777777" w:rsidR="003E601E" w:rsidRPr="001D3869" w:rsidRDefault="003E601E" w:rsidP="00A25F9E">
            <w:pPr>
              <w:autoSpaceDE/>
              <w:autoSpaceDN/>
              <w:adjustRightInd/>
              <w:spacing w:before="0" w:line="240" w:lineRule="auto"/>
              <w:ind w:left="0"/>
              <w:jc w:val="center"/>
              <w:rPr>
                <w:b/>
                <w:color w:val="FFFFFF"/>
                <w:sz w:val="36"/>
                <w:szCs w:val="40"/>
              </w:rPr>
            </w:pPr>
            <w:r w:rsidRPr="001D3869">
              <w:rPr>
                <w:b/>
                <w:color w:val="FFFFFF"/>
                <w:sz w:val="36"/>
                <w:szCs w:val="40"/>
              </w:rPr>
              <w:t>8.8</w:t>
            </w:r>
          </w:p>
        </w:tc>
      </w:tr>
      <w:tr w:rsidR="003E601E" w:rsidRPr="001D3869" w14:paraId="0B66C355" w14:textId="77777777" w:rsidTr="00A25F9E">
        <w:trPr>
          <w:gridAfter w:val="1"/>
          <w:wAfter w:w="7" w:type="dxa"/>
          <w:cantSplit/>
          <w:trHeight w:val="288"/>
          <w:jc w:val="center"/>
        </w:trPr>
        <w:tc>
          <w:tcPr>
            <w:tcW w:w="1440" w:type="dxa"/>
            <w:gridSpan w:val="2"/>
            <w:tcBorders>
              <w:top w:val="single" w:sz="12" w:space="0" w:color="auto"/>
            </w:tcBorders>
          </w:tcPr>
          <w:p w14:paraId="1CA349B1"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Surface Prep:</w:t>
            </w:r>
          </w:p>
        </w:tc>
        <w:tc>
          <w:tcPr>
            <w:tcW w:w="3141" w:type="dxa"/>
            <w:gridSpan w:val="2"/>
            <w:tcBorders>
              <w:top w:val="single" w:sz="12" w:space="0" w:color="auto"/>
            </w:tcBorders>
          </w:tcPr>
          <w:p w14:paraId="39474BD6" w14:textId="77777777" w:rsidR="009F12EA" w:rsidRPr="009F12EA" w:rsidRDefault="009F12EA" w:rsidP="009F12EA">
            <w:pPr>
              <w:autoSpaceDE/>
              <w:autoSpaceDN/>
              <w:adjustRightInd/>
              <w:spacing w:before="0" w:line="240" w:lineRule="auto"/>
              <w:ind w:left="-72" w:right="-103"/>
              <w:rPr>
                <w:sz w:val="16"/>
                <w:szCs w:val="16"/>
              </w:rPr>
            </w:pPr>
            <w:r w:rsidRPr="009F12EA">
              <w:rPr>
                <w:sz w:val="16"/>
                <w:szCs w:val="16"/>
              </w:rPr>
              <w:t>SSPC-SP1/SP5(NACENo.</w:t>
            </w:r>
            <w:proofErr w:type="gramStart"/>
            <w:r w:rsidRPr="009F12EA">
              <w:rPr>
                <w:sz w:val="16"/>
                <w:szCs w:val="16"/>
              </w:rPr>
              <w:t>1)(</w:t>
            </w:r>
            <w:proofErr w:type="gramEnd"/>
            <w:r w:rsidRPr="009F12EA">
              <w:rPr>
                <w:sz w:val="16"/>
                <w:szCs w:val="16"/>
              </w:rPr>
              <w:t>SA3)</w:t>
            </w:r>
          </w:p>
          <w:p w14:paraId="4C585A30" w14:textId="6550F7F0" w:rsidR="003E601E" w:rsidRPr="003B2DEF" w:rsidRDefault="009F12EA" w:rsidP="009B08C7">
            <w:pPr>
              <w:autoSpaceDE/>
              <w:autoSpaceDN/>
              <w:adjustRightInd/>
              <w:spacing w:before="0" w:line="240" w:lineRule="auto"/>
              <w:ind w:left="-72" w:right="-103"/>
              <w:rPr>
                <w:sz w:val="16"/>
                <w:szCs w:val="16"/>
              </w:rPr>
            </w:pPr>
            <w:r w:rsidRPr="009F12EA">
              <w:rPr>
                <w:sz w:val="16"/>
                <w:szCs w:val="16"/>
              </w:rPr>
              <w:t>White metal blast cleanliness.</w:t>
            </w:r>
          </w:p>
        </w:tc>
        <w:tc>
          <w:tcPr>
            <w:tcW w:w="990" w:type="dxa"/>
            <w:tcBorders>
              <w:top w:val="single" w:sz="12" w:space="0" w:color="auto"/>
            </w:tcBorders>
          </w:tcPr>
          <w:p w14:paraId="7488B8C7" w14:textId="77777777" w:rsidR="003E601E" w:rsidRPr="001D3869" w:rsidRDefault="003E601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329" w:type="dxa"/>
            <w:gridSpan w:val="4"/>
            <w:vMerge w:val="restart"/>
            <w:tcBorders>
              <w:top w:val="single" w:sz="12" w:space="0" w:color="auto"/>
            </w:tcBorders>
          </w:tcPr>
          <w:p w14:paraId="3C25A63A" w14:textId="77777777" w:rsidR="003E601E" w:rsidRPr="001D3869" w:rsidRDefault="003E601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3E601E" w:rsidRPr="001D3869" w14:paraId="195826D1" w14:textId="77777777" w:rsidTr="00A25F9E">
        <w:trPr>
          <w:gridAfter w:val="1"/>
          <w:wAfter w:w="7" w:type="dxa"/>
          <w:cantSplit/>
          <w:trHeight w:val="288"/>
          <w:jc w:val="center"/>
        </w:trPr>
        <w:tc>
          <w:tcPr>
            <w:tcW w:w="1440" w:type="dxa"/>
            <w:gridSpan w:val="2"/>
          </w:tcPr>
          <w:p w14:paraId="00605991" w14:textId="77777777" w:rsidR="003E601E" w:rsidRPr="001D3869" w:rsidRDefault="003E601E" w:rsidP="00A25F9E">
            <w:pPr>
              <w:autoSpaceDE/>
              <w:autoSpaceDN/>
              <w:adjustRightInd/>
              <w:spacing w:before="0" w:line="240" w:lineRule="auto"/>
              <w:ind w:left="-72"/>
              <w:rPr>
                <w:b/>
                <w:sz w:val="16"/>
                <w:szCs w:val="16"/>
              </w:rPr>
            </w:pPr>
            <w:r w:rsidRPr="001D3869">
              <w:rPr>
                <w:b/>
                <w:sz w:val="16"/>
                <w:szCs w:val="16"/>
              </w:rPr>
              <w:t>Anchor Pattern:</w:t>
            </w:r>
          </w:p>
        </w:tc>
        <w:tc>
          <w:tcPr>
            <w:tcW w:w="3141" w:type="dxa"/>
            <w:gridSpan w:val="2"/>
          </w:tcPr>
          <w:p w14:paraId="0B58C04F" w14:textId="77777777" w:rsidR="003E601E" w:rsidRPr="003B2DEF" w:rsidRDefault="003E601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66D645C1" w14:textId="77777777" w:rsidR="003E601E" w:rsidRPr="001D3869" w:rsidRDefault="003E601E" w:rsidP="00A25F9E">
            <w:pPr>
              <w:jc w:val="right"/>
              <w:rPr>
                <w:b/>
                <w:sz w:val="16"/>
                <w:szCs w:val="16"/>
              </w:rPr>
            </w:pPr>
          </w:p>
        </w:tc>
        <w:tc>
          <w:tcPr>
            <w:tcW w:w="4329" w:type="dxa"/>
            <w:gridSpan w:val="4"/>
            <w:vMerge/>
            <w:vAlign w:val="center"/>
          </w:tcPr>
          <w:p w14:paraId="453EE807" w14:textId="77777777" w:rsidR="003E601E" w:rsidRPr="001D3869" w:rsidRDefault="003E601E" w:rsidP="00A25F9E"/>
        </w:tc>
      </w:tr>
      <w:tr w:rsidR="003E601E" w:rsidRPr="001D3869" w14:paraId="6CD96037" w14:textId="77777777" w:rsidTr="00A25F9E">
        <w:trPr>
          <w:gridAfter w:val="1"/>
          <w:wAfter w:w="7" w:type="dxa"/>
          <w:cantSplit/>
          <w:trHeight w:val="288"/>
          <w:jc w:val="center"/>
        </w:trPr>
        <w:tc>
          <w:tcPr>
            <w:tcW w:w="1440" w:type="dxa"/>
            <w:gridSpan w:val="2"/>
            <w:tcBorders>
              <w:bottom w:val="single" w:sz="12" w:space="0" w:color="auto"/>
            </w:tcBorders>
          </w:tcPr>
          <w:p w14:paraId="65D5E455" w14:textId="77777777" w:rsidR="003E601E" w:rsidRPr="003B2DEF" w:rsidRDefault="003E601E" w:rsidP="00A25F9E">
            <w:pPr>
              <w:autoSpaceDE/>
              <w:autoSpaceDN/>
              <w:adjustRightInd/>
              <w:spacing w:before="0" w:line="240" w:lineRule="auto"/>
              <w:ind w:left="-72"/>
              <w:rPr>
                <w:b/>
                <w:sz w:val="16"/>
                <w:szCs w:val="16"/>
              </w:rPr>
            </w:pPr>
            <w:r w:rsidRPr="003B2DEF">
              <w:rPr>
                <w:b/>
                <w:sz w:val="16"/>
                <w:szCs w:val="16"/>
              </w:rPr>
              <w:t>Total DFT:</w:t>
            </w:r>
          </w:p>
        </w:tc>
        <w:tc>
          <w:tcPr>
            <w:tcW w:w="3141" w:type="dxa"/>
            <w:gridSpan w:val="2"/>
            <w:tcBorders>
              <w:bottom w:val="single" w:sz="12" w:space="0" w:color="auto"/>
            </w:tcBorders>
          </w:tcPr>
          <w:p w14:paraId="59A58ADC" w14:textId="77777777" w:rsidR="003E601E" w:rsidRPr="003B2DEF" w:rsidRDefault="003E601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3ECD0F09" w14:textId="77777777" w:rsidR="003E601E" w:rsidRPr="003B2DEF" w:rsidRDefault="008D3916" w:rsidP="00A25F9E">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tcBorders>
              <w:bottom w:val="single" w:sz="12" w:space="0" w:color="auto"/>
            </w:tcBorders>
          </w:tcPr>
          <w:p w14:paraId="5BC6A270" w14:textId="77777777" w:rsidR="003E601E" w:rsidRPr="001D3869" w:rsidRDefault="003E601E" w:rsidP="00A25F9E">
            <w:pPr>
              <w:jc w:val="right"/>
              <w:rPr>
                <w:b/>
                <w:sz w:val="16"/>
                <w:szCs w:val="16"/>
              </w:rPr>
            </w:pPr>
          </w:p>
        </w:tc>
        <w:tc>
          <w:tcPr>
            <w:tcW w:w="4329" w:type="dxa"/>
            <w:gridSpan w:val="4"/>
            <w:vMerge/>
            <w:tcBorders>
              <w:bottom w:val="single" w:sz="12" w:space="0" w:color="auto"/>
            </w:tcBorders>
            <w:vAlign w:val="center"/>
          </w:tcPr>
          <w:p w14:paraId="6E52782E" w14:textId="77777777" w:rsidR="003E601E" w:rsidRPr="001D3869" w:rsidRDefault="003E601E" w:rsidP="00A25F9E"/>
        </w:tc>
      </w:tr>
      <w:tr w:rsidR="003E601E" w:rsidRPr="001D3869" w14:paraId="42B5B74F" w14:textId="77777777" w:rsidTr="00A25F9E">
        <w:trPr>
          <w:trHeight w:val="360"/>
          <w:jc w:val="center"/>
        </w:trPr>
        <w:tc>
          <w:tcPr>
            <w:tcW w:w="2088" w:type="dxa"/>
            <w:gridSpan w:val="3"/>
            <w:tcBorders>
              <w:top w:val="single" w:sz="12" w:space="0" w:color="auto"/>
              <w:left w:val="single" w:sz="12" w:space="0" w:color="auto"/>
              <w:bottom w:val="single" w:sz="12" w:space="0" w:color="auto"/>
            </w:tcBorders>
            <w:shd w:val="clear" w:color="auto" w:fill="000000"/>
            <w:vAlign w:val="center"/>
          </w:tcPr>
          <w:p w14:paraId="6A4D0036"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493" w:type="dxa"/>
            <w:tcBorders>
              <w:top w:val="single" w:sz="12" w:space="0" w:color="auto"/>
              <w:bottom w:val="single" w:sz="12" w:space="0" w:color="auto"/>
            </w:tcBorders>
            <w:shd w:val="clear" w:color="auto" w:fill="000000"/>
            <w:vAlign w:val="center"/>
          </w:tcPr>
          <w:p w14:paraId="270DF68E"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71" w:type="dxa"/>
            <w:gridSpan w:val="2"/>
            <w:tcBorders>
              <w:top w:val="single" w:sz="12" w:space="0" w:color="auto"/>
              <w:bottom w:val="single" w:sz="12" w:space="0" w:color="auto"/>
            </w:tcBorders>
            <w:shd w:val="clear" w:color="auto" w:fill="000000"/>
            <w:vAlign w:val="center"/>
          </w:tcPr>
          <w:p w14:paraId="5DB85E61" w14:textId="77777777" w:rsidR="003E601E" w:rsidRPr="001D3869" w:rsidRDefault="003E601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0509A34E" w14:textId="77777777" w:rsidR="003E601E" w:rsidRPr="001D3869" w:rsidRDefault="003E601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484" w:type="dxa"/>
            <w:gridSpan w:val="3"/>
            <w:tcBorders>
              <w:top w:val="single" w:sz="12" w:space="0" w:color="auto"/>
              <w:bottom w:val="single" w:sz="12" w:space="0" w:color="auto"/>
              <w:right w:val="single" w:sz="12" w:space="0" w:color="auto"/>
            </w:tcBorders>
            <w:shd w:val="clear" w:color="auto" w:fill="000000"/>
            <w:vAlign w:val="center"/>
          </w:tcPr>
          <w:p w14:paraId="5DCAA8AC" w14:textId="77777777" w:rsidR="003E601E" w:rsidRPr="001D3869" w:rsidRDefault="003E601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3E601E" w:rsidRPr="001D3869" w14:paraId="07A9073F" w14:textId="77777777" w:rsidTr="00A25F9E">
        <w:trPr>
          <w:trHeight w:val="288"/>
          <w:jc w:val="center"/>
        </w:trPr>
        <w:tc>
          <w:tcPr>
            <w:tcW w:w="2088" w:type="dxa"/>
            <w:gridSpan w:val="3"/>
            <w:vAlign w:val="center"/>
          </w:tcPr>
          <w:p w14:paraId="50462FF5"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FIRST COAT</w:t>
            </w:r>
          </w:p>
        </w:tc>
        <w:tc>
          <w:tcPr>
            <w:tcW w:w="2493" w:type="dxa"/>
            <w:vAlign w:val="center"/>
          </w:tcPr>
          <w:p w14:paraId="2FAAB72D"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871" w:type="dxa"/>
            <w:gridSpan w:val="2"/>
            <w:vAlign w:val="center"/>
          </w:tcPr>
          <w:p w14:paraId="434205C6" w14:textId="77777777" w:rsidR="003E601E" w:rsidRPr="007E2444" w:rsidRDefault="003E601E" w:rsidP="00A25F9E">
            <w:pPr>
              <w:autoSpaceDE/>
              <w:autoSpaceDN/>
              <w:adjustRightInd/>
              <w:spacing w:before="0" w:line="240" w:lineRule="auto"/>
              <w:ind w:left="0"/>
              <w:rPr>
                <w:sz w:val="16"/>
                <w:szCs w:val="16"/>
              </w:rPr>
            </w:pPr>
            <w:r w:rsidRPr="007E2444">
              <w:rPr>
                <w:sz w:val="16"/>
                <w:szCs w:val="16"/>
              </w:rPr>
              <w:t>Phenoline 385</w:t>
            </w:r>
          </w:p>
        </w:tc>
        <w:tc>
          <w:tcPr>
            <w:tcW w:w="971" w:type="dxa"/>
            <w:vAlign w:val="center"/>
          </w:tcPr>
          <w:p w14:paraId="56E46142"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w:t>
            </w:r>
          </w:p>
        </w:tc>
        <w:tc>
          <w:tcPr>
            <w:tcW w:w="1484" w:type="dxa"/>
            <w:gridSpan w:val="3"/>
            <w:vAlign w:val="center"/>
          </w:tcPr>
          <w:p w14:paraId="12740323" w14:textId="77777777" w:rsidR="003E601E" w:rsidRPr="001D3869" w:rsidRDefault="003E601E" w:rsidP="00A25F9E">
            <w:pPr>
              <w:autoSpaceDE/>
              <w:autoSpaceDN/>
              <w:adjustRightInd/>
              <w:spacing w:before="0" w:line="240" w:lineRule="auto"/>
              <w:ind w:left="179"/>
              <w:rPr>
                <w:w w:val="0"/>
                <w:sz w:val="16"/>
                <w:szCs w:val="16"/>
              </w:rPr>
            </w:pPr>
            <w:r>
              <w:rPr>
                <w:sz w:val="16"/>
                <w:szCs w:val="16"/>
              </w:rPr>
              <w:t>49</w:t>
            </w:r>
            <w:r w:rsidRPr="001D3869">
              <w:rPr>
                <w:sz w:val="16"/>
                <w:szCs w:val="16"/>
              </w:rPr>
              <w:t>°</w:t>
            </w:r>
            <w:r>
              <w:rPr>
                <w:sz w:val="16"/>
                <w:szCs w:val="16"/>
              </w:rPr>
              <w:t>C (</w:t>
            </w:r>
            <w:r w:rsidRPr="001D3869">
              <w:rPr>
                <w:sz w:val="16"/>
                <w:szCs w:val="16"/>
              </w:rPr>
              <w:t>120°F</w:t>
            </w:r>
            <w:r>
              <w:rPr>
                <w:sz w:val="16"/>
                <w:szCs w:val="16"/>
              </w:rPr>
              <w:t>)</w:t>
            </w:r>
          </w:p>
        </w:tc>
      </w:tr>
      <w:tr w:rsidR="003E601E" w:rsidRPr="001D3869" w14:paraId="18728A38" w14:textId="77777777" w:rsidTr="00A25F9E">
        <w:trPr>
          <w:trHeight w:val="288"/>
          <w:jc w:val="center"/>
        </w:trPr>
        <w:tc>
          <w:tcPr>
            <w:tcW w:w="2088" w:type="dxa"/>
            <w:gridSpan w:val="3"/>
            <w:vAlign w:val="center"/>
          </w:tcPr>
          <w:p w14:paraId="7A87B1D5"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493" w:type="dxa"/>
            <w:vAlign w:val="center"/>
          </w:tcPr>
          <w:p w14:paraId="42BE3030"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871" w:type="dxa"/>
            <w:gridSpan w:val="2"/>
            <w:vAlign w:val="center"/>
          </w:tcPr>
          <w:p w14:paraId="154B8C5D" w14:textId="18481639" w:rsidR="003E601E" w:rsidRPr="007E2444" w:rsidRDefault="003E601E" w:rsidP="00A25F9E">
            <w:pPr>
              <w:autoSpaceDE/>
              <w:autoSpaceDN/>
              <w:adjustRightInd/>
              <w:spacing w:before="0" w:line="240" w:lineRule="auto"/>
              <w:ind w:left="0"/>
              <w:rPr>
                <w:sz w:val="16"/>
                <w:szCs w:val="16"/>
              </w:rPr>
            </w:pPr>
            <w:proofErr w:type="spellStart"/>
            <w:r w:rsidRPr="007E2444">
              <w:rPr>
                <w:sz w:val="16"/>
                <w:szCs w:val="16"/>
              </w:rPr>
              <w:t>Hempadur</w:t>
            </w:r>
            <w:proofErr w:type="spellEnd"/>
            <w:r w:rsidRPr="007E2444">
              <w:rPr>
                <w:sz w:val="16"/>
                <w:szCs w:val="16"/>
              </w:rPr>
              <w:t xml:space="preserve"> 85671</w:t>
            </w:r>
          </w:p>
        </w:tc>
        <w:tc>
          <w:tcPr>
            <w:tcW w:w="971" w:type="dxa"/>
            <w:vAlign w:val="center"/>
          </w:tcPr>
          <w:p w14:paraId="0E5486FB"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0-</w:t>
            </w:r>
            <w:r w:rsidRPr="001D3869">
              <w:rPr>
                <w:sz w:val="16"/>
                <w:szCs w:val="16"/>
              </w:rPr>
              <w:t>32</w:t>
            </w:r>
            <w:r>
              <w:rPr>
                <w:sz w:val="16"/>
                <w:szCs w:val="16"/>
              </w:rPr>
              <w:t>0</w:t>
            </w:r>
          </w:p>
        </w:tc>
        <w:tc>
          <w:tcPr>
            <w:tcW w:w="1484" w:type="dxa"/>
            <w:gridSpan w:val="3"/>
            <w:vAlign w:val="center"/>
          </w:tcPr>
          <w:p w14:paraId="5BCB11B1" w14:textId="20B9144E" w:rsidR="003E601E" w:rsidRPr="00804F8B" w:rsidRDefault="00804F8B" w:rsidP="00A25F9E">
            <w:pPr>
              <w:autoSpaceDE/>
              <w:autoSpaceDN/>
              <w:adjustRightInd/>
              <w:spacing w:before="0" w:line="240" w:lineRule="auto"/>
              <w:ind w:left="179"/>
              <w:rPr>
                <w:w w:val="0"/>
                <w:sz w:val="16"/>
                <w:szCs w:val="16"/>
              </w:rPr>
            </w:pPr>
            <w:r w:rsidRPr="00804F8B">
              <w:rPr>
                <w:sz w:val="16"/>
                <w:szCs w:val="16"/>
              </w:rPr>
              <w:t>95°C (203°F)</w:t>
            </w:r>
          </w:p>
        </w:tc>
      </w:tr>
      <w:tr w:rsidR="003E601E" w:rsidRPr="001D3869" w14:paraId="6BD36B24" w14:textId="77777777" w:rsidTr="00A25F9E">
        <w:trPr>
          <w:trHeight w:val="288"/>
          <w:jc w:val="center"/>
        </w:trPr>
        <w:tc>
          <w:tcPr>
            <w:tcW w:w="2088" w:type="dxa"/>
            <w:gridSpan w:val="3"/>
            <w:vAlign w:val="center"/>
          </w:tcPr>
          <w:p w14:paraId="7D2D54CA"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493" w:type="dxa"/>
            <w:vAlign w:val="center"/>
          </w:tcPr>
          <w:p w14:paraId="4F1AD067"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871" w:type="dxa"/>
            <w:gridSpan w:val="2"/>
            <w:vAlign w:val="center"/>
          </w:tcPr>
          <w:p w14:paraId="52B9E58B" w14:textId="77777777" w:rsidR="003E601E" w:rsidRPr="007E2444" w:rsidRDefault="003E601E" w:rsidP="00A25F9E">
            <w:pPr>
              <w:autoSpaceDE/>
              <w:autoSpaceDN/>
              <w:adjustRightInd/>
              <w:spacing w:before="0" w:line="240" w:lineRule="auto"/>
              <w:ind w:left="0"/>
              <w:rPr>
                <w:sz w:val="16"/>
                <w:szCs w:val="16"/>
              </w:rPr>
            </w:pPr>
            <w:r w:rsidRPr="007E2444">
              <w:rPr>
                <w:sz w:val="16"/>
                <w:szCs w:val="16"/>
              </w:rPr>
              <w:t>Interline 850</w:t>
            </w:r>
          </w:p>
        </w:tc>
        <w:tc>
          <w:tcPr>
            <w:tcW w:w="971" w:type="dxa"/>
            <w:vAlign w:val="center"/>
          </w:tcPr>
          <w:p w14:paraId="40A7F570"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225</w:t>
            </w:r>
          </w:p>
        </w:tc>
        <w:tc>
          <w:tcPr>
            <w:tcW w:w="1484" w:type="dxa"/>
            <w:gridSpan w:val="3"/>
            <w:vAlign w:val="center"/>
          </w:tcPr>
          <w:p w14:paraId="067FB1C4" w14:textId="77777777" w:rsidR="003E601E" w:rsidRPr="001D3869" w:rsidRDefault="003E601E" w:rsidP="00A25F9E">
            <w:pPr>
              <w:autoSpaceDE/>
              <w:autoSpaceDN/>
              <w:adjustRightInd/>
              <w:spacing w:before="0" w:line="240" w:lineRule="auto"/>
              <w:ind w:left="179"/>
              <w:rPr>
                <w:w w:val="0"/>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8167A8" w:rsidRPr="001D3869" w14:paraId="64A26F3D" w14:textId="77777777" w:rsidTr="00A25F9E">
        <w:trPr>
          <w:trHeight w:val="288"/>
          <w:jc w:val="center"/>
        </w:trPr>
        <w:tc>
          <w:tcPr>
            <w:tcW w:w="2088" w:type="dxa"/>
            <w:gridSpan w:val="3"/>
            <w:vMerge w:val="restart"/>
            <w:vAlign w:val="center"/>
          </w:tcPr>
          <w:p w14:paraId="28C23419" w14:textId="77777777" w:rsidR="008167A8" w:rsidRPr="001D3869" w:rsidRDefault="008167A8"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493" w:type="dxa"/>
            <w:vAlign w:val="center"/>
          </w:tcPr>
          <w:p w14:paraId="3D556BD7" w14:textId="105EA864" w:rsidR="008167A8" w:rsidRPr="001D3869" w:rsidRDefault="008167A8" w:rsidP="00A25F9E">
            <w:pPr>
              <w:autoSpaceDE/>
              <w:autoSpaceDN/>
              <w:adjustRightInd/>
              <w:spacing w:before="0" w:line="240" w:lineRule="auto"/>
              <w:ind w:left="0"/>
              <w:rPr>
                <w:sz w:val="16"/>
                <w:szCs w:val="16"/>
              </w:rPr>
            </w:pPr>
            <w:r w:rsidRPr="00EC4CA7">
              <w:rPr>
                <w:sz w:val="16"/>
                <w:szCs w:val="16"/>
              </w:rPr>
              <w:t xml:space="preserve">International </w:t>
            </w:r>
          </w:p>
        </w:tc>
        <w:tc>
          <w:tcPr>
            <w:tcW w:w="2871" w:type="dxa"/>
            <w:gridSpan w:val="2"/>
            <w:vAlign w:val="center"/>
          </w:tcPr>
          <w:p w14:paraId="1116D8E5" w14:textId="6113DA37" w:rsidR="008167A8" w:rsidRPr="007E2444" w:rsidRDefault="008167A8" w:rsidP="00A25F9E">
            <w:pPr>
              <w:autoSpaceDE/>
              <w:autoSpaceDN/>
              <w:adjustRightInd/>
              <w:spacing w:before="0" w:line="240" w:lineRule="auto"/>
              <w:ind w:left="0"/>
              <w:rPr>
                <w:sz w:val="16"/>
                <w:szCs w:val="16"/>
              </w:rPr>
            </w:pPr>
            <w:proofErr w:type="spellStart"/>
            <w:r w:rsidRPr="007E2444">
              <w:rPr>
                <w:sz w:val="16"/>
                <w:szCs w:val="16"/>
              </w:rPr>
              <w:t>Eviroline</w:t>
            </w:r>
            <w:proofErr w:type="spellEnd"/>
            <w:r w:rsidRPr="007E2444">
              <w:rPr>
                <w:sz w:val="16"/>
                <w:szCs w:val="16"/>
              </w:rPr>
              <w:t xml:space="preserve"> 125 LV series</w:t>
            </w:r>
          </w:p>
        </w:tc>
        <w:tc>
          <w:tcPr>
            <w:tcW w:w="971" w:type="dxa"/>
            <w:vAlign w:val="center"/>
          </w:tcPr>
          <w:p w14:paraId="348B8F1A" w14:textId="039D24B3" w:rsidR="008167A8" w:rsidRPr="001D3869" w:rsidRDefault="008167A8" w:rsidP="00A25F9E">
            <w:pPr>
              <w:autoSpaceDE/>
              <w:autoSpaceDN/>
              <w:adjustRightInd/>
              <w:spacing w:before="0" w:line="240" w:lineRule="auto"/>
              <w:ind w:left="0"/>
              <w:jc w:val="center"/>
              <w:rPr>
                <w:sz w:val="16"/>
                <w:szCs w:val="16"/>
              </w:rPr>
            </w:pPr>
            <w:r>
              <w:rPr>
                <w:sz w:val="16"/>
                <w:szCs w:val="16"/>
                <w:lang w:val="ru-RU"/>
              </w:rPr>
              <w:t>48</w:t>
            </w:r>
          </w:p>
        </w:tc>
        <w:tc>
          <w:tcPr>
            <w:tcW w:w="1484" w:type="dxa"/>
            <w:gridSpan w:val="3"/>
            <w:vAlign w:val="center"/>
          </w:tcPr>
          <w:p w14:paraId="68FD9DFA" w14:textId="2EC3BB5E" w:rsidR="008167A8" w:rsidRPr="001D3869" w:rsidRDefault="008167A8" w:rsidP="00A25F9E">
            <w:pPr>
              <w:autoSpaceDE/>
              <w:autoSpaceDN/>
              <w:adjustRightInd/>
              <w:spacing w:before="0" w:line="240" w:lineRule="auto"/>
              <w:ind w:left="179"/>
              <w:rPr>
                <w:w w:val="0"/>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8167A8" w:rsidRPr="001D3869" w14:paraId="20AC4663" w14:textId="77777777" w:rsidTr="00A25F9E">
        <w:trPr>
          <w:trHeight w:val="288"/>
          <w:jc w:val="center"/>
        </w:trPr>
        <w:tc>
          <w:tcPr>
            <w:tcW w:w="2088" w:type="dxa"/>
            <w:gridSpan w:val="3"/>
            <w:vMerge/>
            <w:vAlign w:val="center"/>
          </w:tcPr>
          <w:p w14:paraId="469254D2" w14:textId="77777777" w:rsidR="008167A8" w:rsidRPr="001D3869" w:rsidRDefault="008167A8" w:rsidP="00A25F9E">
            <w:pPr>
              <w:jc w:val="center"/>
              <w:rPr>
                <w:b/>
                <w:sz w:val="16"/>
                <w:szCs w:val="16"/>
              </w:rPr>
            </w:pPr>
          </w:p>
        </w:tc>
        <w:tc>
          <w:tcPr>
            <w:tcW w:w="2493" w:type="dxa"/>
            <w:vAlign w:val="center"/>
          </w:tcPr>
          <w:p w14:paraId="76CCD813" w14:textId="77777777" w:rsidR="008167A8" w:rsidRPr="001D3869" w:rsidRDefault="008167A8" w:rsidP="00A25F9E">
            <w:pPr>
              <w:autoSpaceDE/>
              <w:autoSpaceDN/>
              <w:adjustRightInd/>
              <w:spacing w:before="0" w:line="240" w:lineRule="auto"/>
              <w:ind w:left="0"/>
              <w:rPr>
                <w:sz w:val="16"/>
                <w:szCs w:val="16"/>
              </w:rPr>
            </w:pPr>
            <w:r w:rsidRPr="001D3869">
              <w:rPr>
                <w:sz w:val="16"/>
                <w:szCs w:val="16"/>
              </w:rPr>
              <w:t>Jotun Paints</w:t>
            </w:r>
          </w:p>
        </w:tc>
        <w:tc>
          <w:tcPr>
            <w:tcW w:w="2871" w:type="dxa"/>
            <w:gridSpan w:val="2"/>
            <w:vAlign w:val="center"/>
          </w:tcPr>
          <w:p w14:paraId="2B8A3E4D" w14:textId="0622B219" w:rsidR="008167A8" w:rsidRPr="007E2444" w:rsidRDefault="008167A8" w:rsidP="00A25F9E">
            <w:pPr>
              <w:autoSpaceDE/>
              <w:autoSpaceDN/>
              <w:adjustRightInd/>
              <w:spacing w:before="0" w:line="240" w:lineRule="auto"/>
              <w:ind w:left="0"/>
              <w:rPr>
                <w:sz w:val="16"/>
                <w:szCs w:val="16"/>
              </w:rPr>
            </w:pPr>
            <w:proofErr w:type="spellStart"/>
            <w:r w:rsidRPr="007E2444">
              <w:rPr>
                <w:sz w:val="16"/>
                <w:szCs w:val="16"/>
              </w:rPr>
              <w:t>Tankguard</w:t>
            </w:r>
            <w:proofErr w:type="spellEnd"/>
            <w:r w:rsidRPr="007E2444">
              <w:rPr>
                <w:sz w:val="16"/>
                <w:szCs w:val="16"/>
              </w:rPr>
              <w:t xml:space="preserve"> Storage </w:t>
            </w:r>
          </w:p>
        </w:tc>
        <w:tc>
          <w:tcPr>
            <w:tcW w:w="971" w:type="dxa"/>
            <w:vAlign w:val="center"/>
          </w:tcPr>
          <w:p w14:paraId="7184CAF0" w14:textId="77777777" w:rsidR="008167A8" w:rsidRPr="001D3869" w:rsidRDefault="008167A8" w:rsidP="00A25F9E">
            <w:pPr>
              <w:autoSpaceDE/>
              <w:autoSpaceDN/>
              <w:adjustRightInd/>
              <w:spacing w:before="0" w:line="240" w:lineRule="auto"/>
              <w:ind w:left="0"/>
              <w:jc w:val="center"/>
              <w:rPr>
                <w:sz w:val="16"/>
                <w:szCs w:val="16"/>
              </w:rPr>
            </w:pPr>
            <w:r>
              <w:rPr>
                <w:sz w:val="16"/>
                <w:szCs w:val="16"/>
              </w:rPr>
              <w:t>310</w:t>
            </w:r>
          </w:p>
        </w:tc>
        <w:tc>
          <w:tcPr>
            <w:tcW w:w="1484" w:type="dxa"/>
            <w:gridSpan w:val="3"/>
            <w:vAlign w:val="center"/>
          </w:tcPr>
          <w:p w14:paraId="0E6A5785" w14:textId="77777777" w:rsidR="008167A8" w:rsidRPr="001D3869" w:rsidRDefault="008167A8" w:rsidP="00A25F9E">
            <w:pPr>
              <w:autoSpaceDE/>
              <w:autoSpaceDN/>
              <w:adjustRightInd/>
              <w:spacing w:before="0" w:line="240" w:lineRule="auto"/>
              <w:ind w:left="179"/>
              <w:rPr>
                <w:w w:val="0"/>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3E601E" w:rsidRPr="001D3869" w14:paraId="6A963304" w14:textId="77777777" w:rsidTr="00A25F9E">
        <w:trPr>
          <w:trHeight w:val="288"/>
          <w:jc w:val="center"/>
        </w:trPr>
        <w:tc>
          <w:tcPr>
            <w:tcW w:w="2088" w:type="dxa"/>
            <w:gridSpan w:val="3"/>
            <w:vAlign w:val="center"/>
          </w:tcPr>
          <w:p w14:paraId="1F3004F6" w14:textId="77777777" w:rsidR="003E601E" w:rsidRPr="001D3869" w:rsidRDefault="003E601E" w:rsidP="00A25F9E">
            <w:pPr>
              <w:jc w:val="center"/>
              <w:rPr>
                <w:b/>
                <w:sz w:val="16"/>
                <w:szCs w:val="16"/>
              </w:rPr>
            </w:pPr>
          </w:p>
        </w:tc>
        <w:tc>
          <w:tcPr>
            <w:tcW w:w="2493" w:type="dxa"/>
            <w:vAlign w:val="center"/>
          </w:tcPr>
          <w:p w14:paraId="103B0200" w14:textId="77777777" w:rsidR="003E601E" w:rsidRPr="001D3869" w:rsidRDefault="003E601E" w:rsidP="00A25F9E">
            <w:pPr>
              <w:autoSpaceDE/>
              <w:autoSpaceDN/>
              <w:adjustRightInd/>
              <w:spacing w:before="0" w:line="240" w:lineRule="auto"/>
              <w:ind w:left="0"/>
              <w:rPr>
                <w:sz w:val="16"/>
                <w:szCs w:val="16"/>
              </w:rPr>
            </w:pPr>
            <w:r>
              <w:rPr>
                <w:sz w:val="16"/>
                <w:szCs w:val="16"/>
              </w:rPr>
              <w:t>PPG</w:t>
            </w:r>
          </w:p>
        </w:tc>
        <w:tc>
          <w:tcPr>
            <w:tcW w:w="2871" w:type="dxa"/>
            <w:gridSpan w:val="2"/>
            <w:vAlign w:val="center"/>
          </w:tcPr>
          <w:p w14:paraId="61C68FED" w14:textId="5A6D1B11" w:rsidR="00F40085" w:rsidRPr="007E2444" w:rsidRDefault="003E601E" w:rsidP="00A25F9E">
            <w:pPr>
              <w:autoSpaceDE/>
              <w:autoSpaceDN/>
              <w:adjustRightInd/>
              <w:spacing w:before="0" w:line="240" w:lineRule="auto"/>
              <w:ind w:left="0"/>
              <w:rPr>
                <w:sz w:val="16"/>
                <w:szCs w:val="16"/>
              </w:rPr>
            </w:pPr>
            <w:proofErr w:type="spellStart"/>
            <w:r w:rsidRPr="007E2444">
              <w:rPr>
                <w:sz w:val="16"/>
                <w:szCs w:val="16"/>
              </w:rPr>
              <w:t>Amercoat</w:t>
            </w:r>
            <w:proofErr w:type="spellEnd"/>
            <w:r w:rsidRPr="007E2444">
              <w:rPr>
                <w:sz w:val="16"/>
                <w:szCs w:val="16"/>
              </w:rPr>
              <w:t xml:space="preserve"> 90HS </w:t>
            </w:r>
          </w:p>
          <w:p w14:paraId="42C8690E" w14:textId="01E2766D" w:rsidR="003E601E" w:rsidRPr="007E2444" w:rsidRDefault="003E601E" w:rsidP="00A25F9E">
            <w:pPr>
              <w:autoSpaceDE/>
              <w:autoSpaceDN/>
              <w:adjustRightInd/>
              <w:spacing w:before="0" w:line="240" w:lineRule="auto"/>
              <w:ind w:left="0"/>
              <w:rPr>
                <w:sz w:val="16"/>
                <w:szCs w:val="16"/>
              </w:rPr>
            </w:pPr>
            <w:proofErr w:type="spellStart"/>
            <w:r w:rsidRPr="007E2444">
              <w:rPr>
                <w:sz w:val="16"/>
                <w:szCs w:val="16"/>
              </w:rPr>
              <w:t>Sigmacover</w:t>
            </w:r>
            <w:proofErr w:type="spellEnd"/>
            <w:r w:rsidRPr="007E2444">
              <w:rPr>
                <w:sz w:val="16"/>
                <w:szCs w:val="16"/>
              </w:rPr>
              <w:t xml:space="preserve"> 720 </w:t>
            </w:r>
          </w:p>
        </w:tc>
        <w:tc>
          <w:tcPr>
            <w:tcW w:w="971" w:type="dxa"/>
            <w:vAlign w:val="center"/>
          </w:tcPr>
          <w:p w14:paraId="4AF62E72" w14:textId="77777777" w:rsidR="004B3571" w:rsidRDefault="004B3571" w:rsidP="004B3571">
            <w:pPr>
              <w:autoSpaceDE/>
              <w:autoSpaceDN/>
              <w:adjustRightInd/>
              <w:spacing w:before="0" w:line="240" w:lineRule="auto"/>
              <w:ind w:left="0"/>
              <w:jc w:val="center"/>
              <w:rPr>
                <w:sz w:val="16"/>
                <w:szCs w:val="16"/>
                <w:lang w:val="ru-RU"/>
              </w:rPr>
            </w:pPr>
            <w:r>
              <w:rPr>
                <w:sz w:val="16"/>
                <w:szCs w:val="16"/>
                <w:lang w:val="ru-RU"/>
              </w:rPr>
              <w:t>315-324</w:t>
            </w:r>
          </w:p>
          <w:p w14:paraId="1D731AA0" w14:textId="2D4A6EF3" w:rsidR="003E601E" w:rsidRPr="001D3869" w:rsidRDefault="004B3571" w:rsidP="004B3571">
            <w:pPr>
              <w:autoSpaceDE/>
              <w:autoSpaceDN/>
              <w:adjustRightInd/>
              <w:spacing w:before="0" w:line="240" w:lineRule="auto"/>
              <w:ind w:left="0"/>
              <w:jc w:val="center"/>
              <w:rPr>
                <w:sz w:val="16"/>
                <w:szCs w:val="16"/>
              </w:rPr>
            </w:pPr>
            <w:r>
              <w:rPr>
                <w:sz w:val="16"/>
                <w:szCs w:val="16"/>
                <w:lang w:val="ru-RU"/>
              </w:rPr>
              <w:t>233-324</w:t>
            </w:r>
          </w:p>
        </w:tc>
        <w:tc>
          <w:tcPr>
            <w:tcW w:w="1484" w:type="dxa"/>
            <w:gridSpan w:val="3"/>
            <w:vAlign w:val="center"/>
          </w:tcPr>
          <w:p w14:paraId="5471BB69" w14:textId="77777777" w:rsidR="00620CA3" w:rsidRDefault="00620CA3" w:rsidP="00620CA3">
            <w:pPr>
              <w:autoSpaceDE/>
              <w:autoSpaceDN/>
              <w:adjustRightInd/>
              <w:spacing w:before="0" w:line="240" w:lineRule="auto"/>
              <w:ind w:left="179"/>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p w14:paraId="63D12C1D" w14:textId="51EEDBFA" w:rsidR="003E601E" w:rsidRPr="001D3869" w:rsidRDefault="00620CA3" w:rsidP="00620CA3">
            <w:pPr>
              <w:autoSpaceDE/>
              <w:autoSpaceDN/>
              <w:adjustRightInd/>
              <w:spacing w:before="0" w:line="240" w:lineRule="auto"/>
              <w:ind w:left="179"/>
              <w:rPr>
                <w:w w:val="0"/>
                <w:sz w:val="16"/>
                <w:szCs w:val="16"/>
              </w:rPr>
            </w:pPr>
            <w:r w:rsidRPr="00620CA3">
              <w:rPr>
                <w:sz w:val="16"/>
                <w:szCs w:val="16"/>
              </w:rPr>
              <w:t>60°C (140°F)</w:t>
            </w:r>
          </w:p>
        </w:tc>
      </w:tr>
      <w:tr w:rsidR="003E601E" w:rsidRPr="001D3869" w14:paraId="01121933" w14:textId="77777777" w:rsidTr="00A25F9E">
        <w:trPr>
          <w:trHeight w:val="288"/>
          <w:jc w:val="center"/>
        </w:trPr>
        <w:tc>
          <w:tcPr>
            <w:tcW w:w="2088" w:type="dxa"/>
            <w:gridSpan w:val="3"/>
            <w:vAlign w:val="center"/>
          </w:tcPr>
          <w:p w14:paraId="1F302288" w14:textId="77777777" w:rsidR="003E601E" w:rsidRPr="001D3869" w:rsidRDefault="003E601E" w:rsidP="00A25F9E">
            <w:pPr>
              <w:jc w:val="center"/>
              <w:rPr>
                <w:b/>
                <w:sz w:val="16"/>
                <w:szCs w:val="16"/>
              </w:rPr>
            </w:pPr>
          </w:p>
        </w:tc>
        <w:tc>
          <w:tcPr>
            <w:tcW w:w="2493" w:type="dxa"/>
            <w:vAlign w:val="center"/>
          </w:tcPr>
          <w:p w14:paraId="14A97B79"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871" w:type="dxa"/>
            <w:gridSpan w:val="2"/>
            <w:vAlign w:val="center"/>
          </w:tcPr>
          <w:p w14:paraId="44F2900C" w14:textId="77777777" w:rsidR="003E601E" w:rsidRPr="007E2444" w:rsidRDefault="003E601E" w:rsidP="00A25F9E">
            <w:pPr>
              <w:autoSpaceDE/>
              <w:autoSpaceDN/>
              <w:adjustRightInd/>
              <w:spacing w:before="0" w:line="240" w:lineRule="auto"/>
              <w:ind w:left="0"/>
              <w:rPr>
                <w:sz w:val="16"/>
                <w:szCs w:val="16"/>
              </w:rPr>
            </w:pPr>
            <w:proofErr w:type="spellStart"/>
            <w:r w:rsidRPr="007E2444">
              <w:rPr>
                <w:sz w:val="16"/>
                <w:szCs w:val="16"/>
              </w:rPr>
              <w:t>Phenicon</w:t>
            </w:r>
            <w:proofErr w:type="spellEnd"/>
            <w:r w:rsidRPr="007E2444">
              <w:rPr>
                <w:sz w:val="16"/>
                <w:szCs w:val="16"/>
              </w:rPr>
              <w:t xml:space="preserve"> HS </w:t>
            </w:r>
          </w:p>
        </w:tc>
        <w:tc>
          <w:tcPr>
            <w:tcW w:w="971" w:type="dxa"/>
            <w:vAlign w:val="center"/>
          </w:tcPr>
          <w:p w14:paraId="288CF3F4" w14:textId="77777777" w:rsidR="003E601E" w:rsidRPr="001D3869" w:rsidRDefault="003E601E" w:rsidP="00A25F9E">
            <w:pPr>
              <w:autoSpaceDE/>
              <w:autoSpaceDN/>
              <w:adjustRightInd/>
              <w:spacing w:before="0" w:line="240" w:lineRule="auto"/>
              <w:ind w:left="0"/>
              <w:jc w:val="center"/>
              <w:rPr>
                <w:sz w:val="16"/>
                <w:szCs w:val="16"/>
              </w:rPr>
            </w:pPr>
            <w:r w:rsidRPr="002D3716">
              <w:rPr>
                <w:sz w:val="16"/>
                <w:szCs w:val="16"/>
              </w:rPr>
              <w:t>&lt; 250</w:t>
            </w:r>
          </w:p>
        </w:tc>
        <w:tc>
          <w:tcPr>
            <w:tcW w:w="1484" w:type="dxa"/>
            <w:gridSpan w:val="3"/>
            <w:vAlign w:val="center"/>
          </w:tcPr>
          <w:p w14:paraId="42779814" w14:textId="77777777" w:rsidR="003E601E" w:rsidRPr="001D3869" w:rsidRDefault="003E601E" w:rsidP="00A25F9E">
            <w:pPr>
              <w:autoSpaceDE/>
              <w:autoSpaceDN/>
              <w:adjustRightInd/>
              <w:spacing w:before="0" w:line="240" w:lineRule="auto"/>
              <w:ind w:left="179"/>
              <w:rPr>
                <w:w w:val="0"/>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3E601E" w:rsidRPr="001D3869" w14:paraId="4B6396BE" w14:textId="77777777" w:rsidTr="00A25F9E">
        <w:trPr>
          <w:trHeight w:val="288"/>
          <w:jc w:val="center"/>
        </w:trPr>
        <w:tc>
          <w:tcPr>
            <w:tcW w:w="2088" w:type="dxa"/>
            <w:gridSpan w:val="3"/>
            <w:vAlign w:val="center"/>
          </w:tcPr>
          <w:p w14:paraId="2E5D7C84" w14:textId="77777777" w:rsidR="003E601E" w:rsidRPr="001D3869" w:rsidRDefault="003E601E" w:rsidP="00A25F9E">
            <w:pPr>
              <w:jc w:val="center"/>
              <w:rPr>
                <w:b/>
                <w:sz w:val="16"/>
                <w:szCs w:val="16"/>
              </w:rPr>
            </w:pPr>
          </w:p>
        </w:tc>
        <w:tc>
          <w:tcPr>
            <w:tcW w:w="2493" w:type="dxa"/>
            <w:vAlign w:val="center"/>
          </w:tcPr>
          <w:p w14:paraId="537E9644" w14:textId="1A74C875"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871" w:type="dxa"/>
            <w:gridSpan w:val="2"/>
            <w:vAlign w:val="center"/>
          </w:tcPr>
          <w:p w14:paraId="3A578A87" w14:textId="0BD27170" w:rsidR="003E601E" w:rsidRPr="007E2444" w:rsidRDefault="003E601E" w:rsidP="00A25F9E">
            <w:pPr>
              <w:autoSpaceDE/>
              <w:autoSpaceDN/>
              <w:adjustRightInd/>
              <w:spacing w:before="0" w:line="240" w:lineRule="auto"/>
              <w:ind w:left="0"/>
              <w:rPr>
                <w:sz w:val="16"/>
                <w:szCs w:val="16"/>
              </w:rPr>
            </w:pPr>
            <w:r w:rsidRPr="007E2444">
              <w:rPr>
                <w:sz w:val="16"/>
                <w:szCs w:val="16"/>
              </w:rPr>
              <w:t xml:space="preserve">Series 61 </w:t>
            </w:r>
            <w:proofErr w:type="spellStart"/>
            <w:r w:rsidRPr="007E2444">
              <w:rPr>
                <w:sz w:val="16"/>
                <w:szCs w:val="16"/>
              </w:rPr>
              <w:t>Tneme</w:t>
            </w:r>
            <w:proofErr w:type="spellEnd"/>
            <w:r w:rsidRPr="007E2444">
              <w:rPr>
                <w:sz w:val="16"/>
                <w:szCs w:val="16"/>
              </w:rPr>
              <w:t xml:space="preserve">-Liner </w:t>
            </w:r>
          </w:p>
        </w:tc>
        <w:tc>
          <w:tcPr>
            <w:tcW w:w="971" w:type="dxa"/>
            <w:vAlign w:val="center"/>
          </w:tcPr>
          <w:p w14:paraId="4B6A3AB4"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484" w:type="dxa"/>
            <w:gridSpan w:val="3"/>
            <w:vAlign w:val="center"/>
          </w:tcPr>
          <w:p w14:paraId="455AE72E" w14:textId="77777777" w:rsidR="003E601E" w:rsidRPr="001D3869" w:rsidRDefault="003E601E" w:rsidP="00A25F9E">
            <w:pPr>
              <w:autoSpaceDE/>
              <w:autoSpaceDN/>
              <w:adjustRightInd/>
              <w:spacing w:before="0" w:line="240" w:lineRule="auto"/>
              <w:ind w:left="179"/>
              <w:rPr>
                <w:w w:val="0"/>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3E601E" w:rsidRPr="001D3869" w14:paraId="67B5DF05" w14:textId="77777777" w:rsidTr="00A25F9E">
        <w:trPr>
          <w:trHeight w:val="288"/>
          <w:jc w:val="center"/>
        </w:trPr>
        <w:tc>
          <w:tcPr>
            <w:tcW w:w="2088" w:type="dxa"/>
            <w:gridSpan w:val="3"/>
            <w:vAlign w:val="center"/>
          </w:tcPr>
          <w:p w14:paraId="469AD85B" w14:textId="77777777" w:rsidR="003E601E" w:rsidRPr="001D3869" w:rsidRDefault="003E601E" w:rsidP="00A25F9E">
            <w:pPr>
              <w:jc w:val="center"/>
              <w:rPr>
                <w:b/>
                <w:sz w:val="16"/>
                <w:szCs w:val="16"/>
              </w:rPr>
            </w:pPr>
          </w:p>
        </w:tc>
        <w:tc>
          <w:tcPr>
            <w:tcW w:w="5364" w:type="dxa"/>
            <w:gridSpan w:val="3"/>
            <w:vAlign w:val="center"/>
          </w:tcPr>
          <w:p w14:paraId="3D6AF306" w14:textId="77777777" w:rsidR="003E601E" w:rsidRPr="007E2444" w:rsidRDefault="003E601E" w:rsidP="00A25F9E">
            <w:pPr>
              <w:autoSpaceDE/>
              <w:autoSpaceDN/>
              <w:adjustRightInd/>
              <w:spacing w:before="0" w:line="240" w:lineRule="auto"/>
              <w:ind w:left="0"/>
              <w:rPr>
                <w:sz w:val="16"/>
                <w:szCs w:val="16"/>
              </w:rPr>
            </w:pPr>
            <w:r w:rsidRPr="007E2444">
              <w:rPr>
                <w:i/>
                <w:sz w:val="14"/>
                <w:szCs w:val="14"/>
              </w:rPr>
              <w:t>Note: Stripe coat of welds and edges highly recommended</w:t>
            </w:r>
          </w:p>
        </w:tc>
        <w:tc>
          <w:tcPr>
            <w:tcW w:w="971" w:type="dxa"/>
            <w:vAlign w:val="center"/>
          </w:tcPr>
          <w:p w14:paraId="4AFA1076" w14:textId="77777777" w:rsidR="003E601E" w:rsidRDefault="003E601E" w:rsidP="00A25F9E">
            <w:pPr>
              <w:autoSpaceDE/>
              <w:autoSpaceDN/>
              <w:adjustRightInd/>
              <w:spacing w:before="0" w:line="240" w:lineRule="auto"/>
              <w:ind w:left="0"/>
              <w:jc w:val="center"/>
              <w:rPr>
                <w:sz w:val="16"/>
                <w:szCs w:val="16"/>
              </w:rPr>
            </w:pPr>
          </w:p>
        </w:tc>
        <w:tc>
          <w:tcPr>
            <w:tcW w:w="1484" w:type="dxa"/>
            <w:gridSpan w:val="3"/>
            <w:vAlign w:val="center"/>
          </w:tcPr>
          <w:p w14:paraId="76564C31" w14:textId="77777777" w:rsidR="003E601E" w:rsidRDefault="003E601E" w:rsidP="00A25F9E">
            <w:pPr>
              <w:autoSpaceDE/>
              <w:autoSpaceDN/>
              <w:adjustRightInd/>
              <w:spacing w:before="0" w:line="240" w:lineRule="auto"/>
              <w:ind w:left="179"/>
              <w:rPr>
                <w:sz w:val="16"/>
                <w:szCs w:val="16"/>
              </w:rPr>
            </w:pPr>
          </w:p>
        </w:tc>
      </w:tr>
      <w:tr w:rsidR="003E601E" w:rsidRPr="001D3869" w14:paraId="5D11C400" w14:textId="77777777" w:rsidTr="00A25F9E">
        <w:trPr>
          <w:trHeight w:val="288"/>
          <w:jc w:val="center"/>
        </w:trPr>
        <w:tc>
          <w:tcPr>
            <w:tcW w:w="2088" w:type="dxa"/>
            <w:gridSpan w:val="3"/>
            <w:tcBorders>
              <w:top w:val="single" w:sz="12" w:space="0" w:color="auto"/>
            </w:tcBorders>
            <w:vAlign w:val="center"/>
          </w:tcPr>
          <w:p w14:paraId="4739C052"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SECOND COAT</w:t>
            </w:r>
          </w:p>
        </w:tc>
        <w:tc>
          <w:tcPr>
            <w:tcW w:w="2493" w:type="dxa"/>
            <w:tcBorders>
              <w:top w:val="single" w:sz="12" w:space="0" w:color="auto"/>
            </w:tcBorders>
            <w:vAlign w:val="center"/>
          </w:tcPr>
          <w:p w14:paraId="0D93ED26"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Carboline</w:t>
            </w:r>
          </w:p>
        </w:tc>
        <w:tc>
          <w:tcPr>
            <w:tcW w:w="2871" w:type="dxa"/>
            <w:gridSpan w:val="2"/>
            <w:tcBorders>
              <w:top w:val="single" w:sz="12" w:space="0" w:color="auto"/>
            </w:tcBorders>
            <w:vAlign w:val="center"/>
          </w:tcPr>
          <w:p w14:paraId="7EFD78BB" w14:textId="77777777" w:rsidR="003E601E" w:rsidRPr="007E2444" w:rsidRDefault="003E601E" w:rsidP="00A25F9E">
            <w:pPr>
              <w:autoSpaceDE/>
              <w:autoSpaceDN/>
              <w:adjustRightInd/>
              <w:spacing w:before="0" w:line="240" w:lineRule="auto"/>
              <w:ind w:left="0"/>
              <w:rPr>
                <w:sz w:val="16"/>
                <w:szCs w:val="16"/>
              </w:rPr>
            </w:pPr>
            <w:r w:rsidRPr="007E2444">
              <w:rPr>
                <w:sz w:val="16"/>
                <w:szCs w:val="16"/>
              </w:rPr>
              <w:t>Phenoline 385</w:t>
            </w:r>
          </w:p>
        </w:tc>
        <w:tc>
          <w:tcPr>
            <w:tcW w:w="971" w:type="dxa"/>
            <w:tcBorders>
              <w:top w:val="single" w:sz="12" w:space="0" w:color="auto"/>
            </w:tcBorders>
            <w:vAlign w:val="center"/>
          </w:tcPr>
          <w:p w14:paraId="5D0DAB66"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119</w:t>
            </w:r>
          </w:p>
        </w:tc>
        <w:tc>
          <w:tcPr>
            <w:tcW w:w="1484" w:type="dxa"/>
            <w:gridSpan w:val="3"/>
            <w:tcBorders>
              <w:top w:val="single" w:sz="12" w:space="0" w:color="auto"/>
            </w:tcBorders>
            <w:vAlign w:val="center"/>
          </w:tcPr>
          <w:p w14:paraId="70753F7E" w14:textId="77777777" w:rsidR="003E601E" w:rsidRPr="001D3869" w:rsidRDefault="003E601E" w:rsidP="00A25F9E">
            <w:pPr>
              <w:autoSpaceDE/>
              <w:autoSpaceDN/>
              <w:adjustRightInd/>
              <w:spacing w:before="0" w:line="240" w:lineRule="auto"/>
              <w:ind w:left="179"/>
              <w:rPr>
                <w:w w:val="0"/>
                <w:sz w:val="16"/>
                <w:szCs w:val="16"/>
              </w:rPr>
            </w:pPr>
            <w:r>
              <w:rPr>
                <w:sz w:val="16"/>
                <w:szCs w:val="16"/>
              </w:rPr>
              <w:t>49</w:t>
            </w:r>
            <w:r w:rsidRPr="001D3869">
              <w:rPr>
                <w:sz w:val="16"/>
                <w:szCs w:val="16"/>
              </w:rPr>
              <w:t>°</w:t>
            </w:r>
            <w:r>
              <w:rPr>
                <w:sz w:val="16"/>
                <w:szCs w:val="16"/>
              </w:rPr>
              <w:t>C (</w:t>
            </w:r>
            <w:r w:rsidRPr="001D3869">
              <w:rPr>
                <w:sz w:val="16"/>
                <w:szCs w:val="16"/>
              </w:rPr>
              <w:t>120°F</w:t>
            </w:r>
            <w:r>
              <w:rPr>
                <w:sz w:val="16"/>
                <w:szCs w:val="16"/>
              </w:rPr>
              <w:t>)</w:t>
            </w:r>
          </w:p>
        </w:tc>
      </w:tr>
      <w:tr w:rsidR="003E601E" w:rsidRPr="001D3869" w14:paraId="113B288B" w14:textId="77777777" w:rsidTr="00A25F9E">
        <w:trPr>
          <w:trHeight w:val="288"/>
          <w:jc w:val="center"/>
        </w:trPr>
        <w:tc>
          <w:tcPr>
            <w:tcW w:w="2088" w:type="dxa"/>
            <w:gridSpan w:val="3"/>
            <w:vAlign w:val="center"/>
          </w:tcPr>
          <w:p w14:paraId="0D991E54"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Epoxy</w:t>
            </w:r>
          </w:p>
        </w:tc>
        <w:tc>
          <w:tcPr>
            <w:tcW w:w="2493" w:type="dxa"/>
            <w:vAlign w:val="center"/>
          </w:tcPr>
          <w:p w14:paraId="462D265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Hempel Coatings (USA), Inc.</w:t>
            </w:r>
          </w:p>
        </w:tc>
        <w:tc>
          <w:tcPr>
            <w:tcW w:w="2871" w:type="dxa"/>
            <w:gridSpan w:val="2"/>
            <w:vAlign w:val="center"/>
          </w:tcPr>
          <w:p w14:paraId="4D2425A1" w14:textId="1E7F1D97" w:rsidR="003E601E" w:rsidRPr="007E2444" w:rsidRDefault="003E601E" w:rsidP="00A25F9E">
            <w:pPr>
              <w:autoSpaceDE/>
              <w:autoSpaceDN/>
              <w:adjustRightInd/>
              <w:spacing w:before="0" w:line="240" w:lineRule="auto"/>
              <w:ind w:left="0"/>
              <w:rPr>
                <w:sz w:val="16"/>
                <w:szCs w:val="16"/>
              </w:rPr>
            </w:pPr>
            <w:proofErr w:type="spellStart"/>
            <w:r w:rsidRPr="007E2444">
              <w:rPr>
                <w:sz w:val="16"/>
                <w:szCs w:val="16"/>
              </w:rPr>
              <w:t>Hempadur</w:t>
            </w:r>
            <w:proofErr w:type="spellEnd"/>
            <w:r w:rsidRPr="007E2444">
              <w:rPr>
                <w:sz w:val="16"/>
                <w:szCs w:val="16"/>
              </w:rPr>
              <w:t xml:space="preserve"> 85671</w:t>
            </w:r>
          </w:p>
        </w:tc>
        <w:tc>
          <w:tcPr>
            <w:tcW w:w="971" w:type="dxa"/>
            <w:vAlign w:val="center"/>
          </w:tcPr>
          <w:p w14:paraId="7EC46568"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0-</w:t>
            </w:r>
            <w:r w:rsidRPr="001D3869">
              <w:rPr>
                <w:sz w:val="16"/>
                <w:szCs w:val="16"/>
              </w:rPr>
              <w:t>32</w:t>
            </w:r>
            <w:r>
              <w:rPr>
                <w:sz w:val="16"/>
                <w:szCs w:val="16"/>
              </w:rPr>
              <w:t>0</w:t>
            </w:r>
          </w:p>
        </w:tc>
        <w:tc>
          <w:tcPr>
            <w:tcW w:w="1484" w:type="dxa"/>
            <w:gridSpan w:val="3"/>
            <w:vAlign w:val="center"/>
          </w:tcPr>
          <w:p w14:paraId="4F733167" w14:textId="77777777" w:rsidR="003E601E" w:rsidRPr="001D3869" w:rsidRDefault="003E601E" w:rsidP="00A25F9E">
            <w:pPr>
              <w:autoSpaceDE/>
              <w:autoSpaceDN/>
              <w:adjustRightInd/>
              <w:spacing w:before="0" w:line="240" w:lineRule="auto"/>
              <w:ind w:left="179"/>
              <w:rPr>
                <w:w w:val="0"/>
                <w:sz w:val="16"/>
                <w:szCs w:val="16"/>
              </w:rPr>
            </w:pPr>
            <w:r>
              <w:rPr>
                <w:sz w:val="16"/>
                <w:szCs w:val="16"/>
              </w:rPr>
              <w:t>49</w:t>
            </w:r>
            <w:r w:rsidRPr="001D3869">
              <w:rPr>
                <w:sz w:val="16"/>
                <w:szCs w:val="16"/>
              </w:rPr>
              <w:t>°</w:t>
            </w:r>
            <w:r>
              <w:rPr>
                <w:sz w:val="16"/>
                <w:szCs w:val="16"/>
              </w:rPr>
              <w:t>C (</w:t>
            </w:r>
            <w:r w:rsidRPr="001D3869">
              <w:rPr>
                <w:sz w:val="16"/>
                <w:szCs w:val="16"/>
              </w:rPr>
              <w:t>120°F</w:t>
            </w:r>
            <w:r>
              <w:rPr>
                <w:sz w:val="16"/>
                <w:szCs w:val="16"/>
              </w:rPr>
              <w:t>)</w:t>
            </w:r>
          </w:p>
        </w:tc>
      </w:tr>
      <w:tr w:rsidR="003E601E" w:rsidRPr="001D3869" w14:paraId="54C1DA40" w14:textId="77777777" w:rsidTr="00A25F9E">
        <w:trPr>
          <w:trHeight w:val="288"/>
          <w:jc w:val="center"/>
        </w:trPr>
        <w:tc>
          <w:tcPr>
            <w:tcW w:w="2088" w:type="dxa"/>
            <w:gridSpan w:val="3"/>
            <w:vAlign w:val="center"/>
          </w:tcPr>
          <w:p w14:paraId="258F1418" w14:textId="77777777" w:rsidR="003E601E" w:rsidRPr="001D3869" w:rsidRDefault="003E601E" w:rsidP="00A25F9E">
            <w:pPr>
              <w:autoSpaceDE/>
              <w:autoSpaceDN/>
              <w:adjustRightInd/>
              <w:spacing w:before="0" w:line="240" w:lineRule="auto"/>
              <w:ind w:left="0"/>
              <w:rPr>
                <w:b/>
                <w:sz w:val="16"/>
                <w:szCs w:val="16"/>
              </w:rPr>
            </w:pPr>
            <w:r w:rsidRPr="001D3869">
              <w:rPr>
                <w:b/>
                <w:sz w:val="16"/>
                <w:szCs w:val="16"/>
              </w:rPr>
              <w:t>Thin Film</w:t>
            </w:r>
          </w:p>
        </w:tc>
        <w:tc>
          <w:tcPr>
            <w:tcW w:w="2493" w:type="dxa"/>
            <w:vAlign w:val="center"/>
          </w:tcPr>
          <w:p w14:paraId="7D02AE03"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International</w:t>
            </w:r>
          </w:p>
        </w:tc>
        <w:tc>
          <w:tcPr>
            <w:tcW w:w="2871" w:type="dxa"/>
            <w:gridSpan w:val="2"/>
            <w:vAlign w:val="center"/>
          </w:tcPr>
          <w:p w14:paraId="6ADAAC5D" w14:textId="77777777" w:rsidR="003E601E" w:rsidRPr="007E2444" w:rsidRDefault="003E601E" w:rsidP="00A25F9E">
            <w:pPr>
              <w:autoSpaceDE/>
              <w:autoSpaceDN/>
              <w:adjustRightInd/>
              <w:spacing w:before="0" w:line="240" w:lineRule="auto"/>
              <w:ind w:left="0"/>
              <w:rPr>
                <w:sz w:val="16"/>
                <w:szCs w:val="16"/>
              </w:rPr>
            </w:pPr>
            <w:r w:rsidRPr="007E2444">
              <w:rPr>
                <w:sz w:val="16"/>
                <w:szCs w:val="16"/>
              </w:rPr>
              <w:t>Interline 850</w:t>
            </w:r>
          </w:p>
        </w:tc>
        <w:tc>
          <w:tcPr>
            <w:tcW w:w="971" w:type="dxa"/>
            <w:vAlign w:val="center"/>
          </w:tcPr>
          <w:p w14:paraId="62134E9D"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225</w:t>
            </w:r>
          </w:p>
        </w:tc>
        <w:tc>
          <w:tcPr>
            <w:tcW w:w="1484" w:type="dxa"/>
            <w:gridSpan w:val="3"/>
            <w:vAlign w:val="center"/>
          </w:tcPr>
          <w:p w14:paraId="19BBCD5B" w14:textId="77777777" w:rsidR="003E601E" w:rsidRPr="001D3869" w:rsidRDefault="003E601E" w:rsidP="00A25F9E">
            <w:pPr>
              <w:autoSpaceDE/>
              <w:autoSpaceDN/>
              <w:adjustRightInd/>
              <w:spacing w:before="0" w:line="240" w:lineRule="auto"/>
              <w:ind w:left="179"/>
              <w:rPr>
                <w:w w:val="0"/>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8167A8" w:rsidRPr="001D3869" w14:paraId="2A23F2B7" w14:textId="77777777" w:rsidTr="00A25F9E">
        <w:trPr>
          <w:trHeight w:val="288"/>
          <w:jc w:val="center"/>
        </w:trPr>
        <w:tc>
          <w:tcPr>
            <w:tcW w:w="2088" w:type="dxa"/>
            <w:gridSpan w:val="3"/>
            <w:vMerge w:val="restart"/>
            <w:vAlign w:val="center"/>
          </w:tcPr>
          <w:p w14:paraId="2BDE99F3" w14:textId="77777777" w:rsidR="008167A8" w:rsidRPr="001D3869" w:rsidRDefault="008167A8"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493" w:type="dxa"/>
            <w:vAlign w:val="center"/>
          </w:tcPr>
          <w:p w14:paraId="15C4CACF" w14:textId="6442B04D" w:rsidR="008167A8" w:rsidRPr="001D3869" w:rsidRDefault="008167A8" w:rsidP="00A25F9E">
            <w:pPr>
              <w:autoSpaceDE/>
              <w:autoSpaceDN/>
              <w:adjustRightInd/>
              <w:spacing w:before="0" w:line="240" w:lineRule="auto"/>
              <w:ind w:left="0"/>
              <w:rPr>
                <w:sz w:val="16"/>
                <w:szCs w:val="16"/>
              </w:rPr>
            </w:pPr>
            <w:r w:rsidRPr="00EC4CA7">
              <w:rPr>
                <w:sz w:val="16"/>
                <w:szCs w:val="16"/>
              </w:rPr>
              <w:t xml:space="preserve">International </w:t>
            </w:r>
          </w:p>
        </w:tc>
        <w:tc>
          <w:tcPr>
            <w:tcW w:w="2871" w:type="dxa"/>
            <w:gridSpan w:val="2"/>
            <w:vAlign w:val="center"/>
          </w:tcPr>
          <w:p w14:paraId="39A51E46" w14:textId="25C79250" w:rsidR="008167A8" w:rsidRPr="007E2444" w:rsidRDefault="008167A8" w:rsidP="00A25F9E">
            <w:pPr>
              <w:autoSpaceDE/>
              <w:autoSpaceDN/>
              <w:adjustRightInd/>
              <w:spacing w:before="0" w:line="240" w:lineRule="auto"/>
              <w:ind w:left="0"/>
              <w:rPr>
                <w:sz w:val="16"/>
                <w:szCs w:val="16"/>
              </w:rPr>
            </w:pPr>
            <w:proofErr w:type="spellStart"/>
            <w:r w:rsidRPr="007E2444">
              <w:rPr>
                <w:sz w:val="16"/>
                <w:szCs w:val="16"/>
              </w:rPr>
              <w:t>Eviroline</w:t>
            </w:r>
            <w:proofErr w:type="spellEnd"/>
            <w:r w:rsidRPr="007E2444">
              <w:rPr>
                <w:sz w:val="16"/>
                <w:szCs w:val="16"/>
              </w:rPr>
              <w:t xml:space="preserve"> 125 LV series</w:t>
            </w:r>
            <w:r w:rsidRPr="007E2444" w:rsidDel="00EC4CA7">
              <w:rPr>
                <w:sz w:val="16"/>
                <w:szCs w:val="16"/>
              </w:rPr>
              <w:t xml:space="preserve"> </w:t>
            </w:r>
          </w:p>
        </w:tc>
        <w:tc>
          <w:tcPr>
            <w:tcW w:w="971" w:type="dxa"/>
            <w:vAlign w:val="center"/>
          </w:tcPr>
          <w:p w14:paraId="0E872A51" w14:textId="31BE3616" w:rsidR="008167A8" w:rsidRPr="001D3869" w:rsidRDefault="008167A8" w:rsidP="00A25F9E">
            <w:pPr>
              <w:autoSpaceDE/>
              <w:autoSpaceDN/>
              <w:adjustRightInd/>
              <w:spacing w:before="0" w:line="240" w:lineRule="auto"/>
              <w:ind w:left="0"/>
              <w:jc w:val="center"/>
              <w:rPr>
                <w:sz w:val="16"/>
                <w:szCs w:val="16"/>
              </w:rPr>
            </w:pPr>
            <w:r>
              <w:rPr>
                <w:sz w:val="16"/>
                <w:szCs w:val="16"/>
                <w:lang w:val="ru-RU"/>
              </w:rPr>
              <w:t>48</w:t>
            </w:r>
          </w:p>
        </w:tc>
        <w:tc>
          <w:tcPr>
            <w:tcW w:w="1484" w:type="dxa"/>
            <w:gridSpan w:val="3"/>
            <w:vAlign w:val="center"/>
          </w:tcPr>
          <w:p w14:paraId="726F1274" w14:textId="2A43D20E" w:rsidR="008167A8" w:rsidRPr="001D3869" w:rsidRDefault="008167A8" w:rsidP="00A25F9E">
            <w:pPr>
              <w:autoSpaceDE/>
              <w:autoSpaceDN/>
              <w:adjustRightInd/>
              <w:spacing w:before="0" w:line="240" w:lineRule="auto"/>
              <w:ind w:left="179"/>
              <w:rPr>
                <w:w w:val="0"/>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8167A8" w:rsidRPr="001D3869" w14:paraId="40F869F8" w14:textId="77777777" w:rsidTr="00A25F9E">
        <w:trPr>
          <w:trHeight w:val="288"/>
          <w:jc w:val="center"/>
        </w:trPr>
        <w:tc>
          <w:tcPr>
            <w:tcW w:w="2088" w:type="dxa"/>
            <w:gridSpan w:val="3"/>
            <w:vMerge/>
            <w:vAlign w:val="center"/>
          </w:tcPr>
          <w:p w14:paraId="402312A6" w14:textId="77777777" w:rsidR="008167A8" w:rsidRPr="001D3869" w:rsidRDefault="008167A8" w:rsidP="00A25F9E">
            <w:pPr>
              <w:jc w:val="center"/>
              <w:rPr>
                <w:b/>
                <w:sz w:val="16"/>
                <w:szCs w:val="16"/>
              </w:rPr>
            </w:pPr>
          </w:p>
        </w:tc>
        <w:tc>
          <w:tcPr>
            <w:tcW w:w="2493" w:type="dxa"/>
            <w:vAlign w:val="center"/>
          </w:tcPr>
          <w:p w14:paraId="1C8F3EAD" w14:textId="77777777" w:rsidR="008167A8" w:rsidRPr="001D3869" w:rsidRDefault="008167A8" w:rsidP="00A25F9E">
            <w:pPr>
              <w:autoSpaceDE/>
              <w:autoSpaceDN/>
              <w:adjustRightInd/>
              <w:spacing w:before="0" w:line="240" w:lineRule="auto"/>
              <w:ind w:left="0"/>
              <w:rPr>
                <w:sz w:val="16"/>
                <w:szCs w:val="16"/>
              </w:rPr>
            </w:pPr>
            <w:r w:rsidRPr="001D3869">
              <w:rPr>
                <w:sz w:val="16"/>
                <w:szCs w:val="16"/>
              </w:rPr>
              <w:t>Jotun Paints</w:t>
            </w:r>
          </w:p>
        </w:tc>
        <w:tc>
          <w:tcPr>
            <w:tcW w:w="2871" w:type="dxa"/>
            <w:gridSpan w:val="2"/>
            <w:vAlign w:val="center"/>
          </w:tcPr>
          <w:p w14:paraId="3E643A8E" w14:textId="38F970DF" w:rsidR="008167A8" w:rsidRPr="007E2444" w:rsidRDefault="008167A8" w:rsidP="00A25F9E">
            <w:pPr>
              <w:autoSpaceDE/>
              <w:autoSpaceDN/>
              <w:adjustRightInd/>
              <w:spacing w:before="0" w:line="240" w:lineRule="auto"/>
              <w:ind w:left="0"/>
              <w:rPr>
                <w:sz w:val="16"/>
                <w:szCs w:val="16"/>
              </w:rPr>
            </w:pPr>
            <w:proofErr w:type="spellStart"/>
            <w:r w:rsidRPr="007E2444">
              <w:rPr>
                <w:sz w:val="16"/>
                <w:szCs w:val="16"/>
              </w:rPr>
              <w:t>Tankguard</w:t>
            </w:r>
            <w:proofErr w:type="spellEnd"/>
            <w:r w:rsidRPr="007E2444">
              <w:rPr>
                <w:sz w:val="16"/>
                <w:szCs w:val="16"/>
              </w:rPr>
              <w:t xml:space="preserve"> Storage </w:t>
            </w:r>
          </w:p>
        </w:tc>
        <w:tc>
          <w:tcPr>
            <w:tcW w:w="971" w:type="dxa"/>
            <w:vAlign w:val="center"/>
          </w:tcPr>
          <w:p w14:paraId="26272CE8" w14:textId="77777777" w:rsidR="008167A8" w:rsidRPr="001D3869" w:rsidRDefault="008167A8" w:rsidP="00A25F9E">
            <w:pPr>
              <w:autoSpaceDE/>
              <w:autoSpaceDN/>
              <w:adjustRightInd/>
              <w:spacing w:before="0" w:line="240" w:lineRule="auto"/>
              <w:ind w:left="0"/>
              <w:jc w:val="center"/>
              <w:rPr>
                <w:sz w:val="16"/>
                <w:szCs w:val="16"/>
              </w:rPr>
            </w:pPr>
            <w:r>
              <w:rPr>
                <w:sz w:val="16"/>
                <w:szCs w:val="16"/>
              </w:rPr>
              <w:t>310</w:t>
            </w:r>
          </w:p>
        </w:tc>
        <w:tc>
          <w:tcPr>
            <w:tcW w:w="1484" w:type="dxa"/>
            <w:gridSpan w:val="3"/>
            <w:vAlign w:val="center"/>
          </w:tcPr>
          <w:p w14:paraId="47F29985" w14:textId="77777777" w:rsidR="008167A8" w:rsidRPr="001D3869" w:rsidRDefault="008167A8" w:rsidP="00A25F9E">
            <w:pPr>
              <w:autoSpaceDE/>
              <w:autoSpaceDN/>
              <w:adjustRightInd/>
              <w:spacing w:before="0" w:line="240" w:lineRule="auto"/>
              <w:ind w:left="179"/>
              <w:rPr>
                <w:w w:val="0"/>
                <w:sz w:val="16"/>
                <w:szCs w:val="16"/>
              </w:rPr>
            </w:pPr>
            <w:r>
              <w:rPr>
                <w:sz w:val="16"/>
                <w:szCs w:val="16"/>
              </w:rPr>
              <w:t>95</w:t>
            </w:r>
            <w:r w:rsidRPr="001D3869">
              <w:rPr>
                <w:sz w:val="16"/>
                <w:szCs w:val="16"/>
              </w:rPr>
              <w:t>°</w:t>
            </w:r>
            <w:r>
              <w:rPr>
                <w:sz w:val="16"/>
                <w:szCs w:val="16"/>
              </w:rPr>
              <w:t>C (203</w:t>
            </w:r>
            <w:r w:rsidRPr="001D3869">
              <w:rPr>
                <w:sz w:val="16"/>
                <w:szCs w:val="16"/>
              </w:rPr>
              <w:t>°F</w:t>
            </w:r>
            <w:r>
              <w:rPr>
                <w:sz w:val="16"/>
                <w:szCs w:val="16"/>
              </w:rPr>
              <w:t>)</w:t>
            </w:r>
          </w:p>
        </w:tc>
      </w:tr>
      <w:tr w:rsidR="002715EB" w:rsidRPr="001D3869" w14:paraId="11B95E4D" w14:textId="77777777" w:rsidTr="00A25F9E">
        <w:trPr>
          <w:trHeight w:val="288"/>
          <w:jc w:val="center"/>
        </w:trPr>
        <w:tc>
          <w:tcPr>
            <w:tcW w:w="2088" w:type="dxa"/>
            <w:gridSpan w:val="3"/>
            <w:vAlign w:val="center"/>
          </w:tcPr>
          <w:p w14:paraId="4F175F30" w14:textId="77777777" w:rsidR="002715EB" w:rsidRPr="001D3869" w:rsidRDefault="002715EB" w:rsidP="002715EB">
            <w:pPr>
              <w:jc w:val="center"/>
              <w:rPr>
                <w:b/>
                <w:sz w:val="16"/>
                <w:szCs w:val="16"/>
              </w:rPr>
            </w:pPr>
          </w:p>
        </w:tc>
        <w:tc>
          <w:tcPr>
            <w:tcW w:w="2493" w:type="dxa"/>
            <w:vAlign w:val="center"/>
          </w:tcPr>
          <w:p w14:paraId="4EABA44E" w14:textId="77777777" w:rsidR="002715EB" w:rsidRPr="001D3869" w:rsidRDefault="002715EB" w:rsidP="002715EB">
            <w:pPr>
              <w:autoSpaceDE/>
              <w:autoSpaceDN/>
              <w:adjustRightInd/>
              <w:spacing w:before="0" w:line="240" w:lineRule="auto"/>
              <w:ind w:left="0"/>
              <w:rPr>
                <w:sz w:val="16"/>
                <w:szCs w:val="16"/>
              </w:rPr>
            </w:pPr>
            <w:r>
              <w:rPr>
                <w:sz w:val="16"/>
                <w:szCs w:val="16"/>
              </w:rPr>
              <w:t>PPG</w:t>
            </w:r>
          </w:p>
        </w:tc>
        <w:tc>
          <w:tcPr>
            <w:tcW w:w="2871" w:type="dxa"/>
            <w:gridSpan w:val="2"/>
            <w:vAlign w:val="center"/>
          </w:tcPr>
          <w:p w14:paraId="740F5D3D" w14:textId="2F50F8D4" w:rsidR="002715EB" w:rsidRPr="007E2444" w:rsidRDefault="002715EB" w:rsidP="002715EB">
            <w:pPr>
              <w:autoSpaceDE/>
              <w:autoSpaceDN/>
              <w:adjustRightInd/>
              <w:spacing w:before="0" w:line="240" w:lineRule="auto"/>
              <w:ind w:left="0"/>
              <w:rPr>
                <w:sz w:val="16"/>
                <w:szCs w:val="16"/>
              </w:rPr>
            </w:pPr>
            <w:proofErr w:type="spellStart"/>
            <w:r w:rsidRPr="007E2444">
              <w:rPr>
                <w:sz w:val="16"/>
                <w:szCs w:val="16"/>
              </w:rPr>
              <w:t>Amercoat</w:t>
            </w:r>
            <w:proofErr w:type="spellEnd"/>
            <w:r w:rsidRPr="007E2444">
              <w:rPr>
                <w:sz w:val="16"/>
                <w:szCs w:val="16"/>
              </w:rPr>
              <w:t xml:space="preserve"> 90HS</w:t>
            </w:r>
          </w:p>
          <w:p w14:paraId="29CB2572" w14:textId="2A3132AE" w:rsidR="002715EB" w:rsidRPr="007E2444" w:rsidRDefault="002715EB" w:rsidP="002715EB">
            <w:pPr>
              <w:autoSpaceDE/>
              <w:autoSpaceDN/>
              <w:adjustRightInd/>
              <w:spacing w:before="0" w:line="240" w:lineRule="auto"/>
              <w:ind w:left="0"/>
              <w:rPr>
                <w:sz w:val="16"/>
                <w:szCs w:val="16"/>
              </w:rPr>
            </w:pPr>
            <w:proofErr w:type="spellStart"/>
            <w:r w:rsidRPr="007E2444">
              <w:rPr>
                <w:sz w:val="16"/>
                <w:szCs w:val="16"/>
              </w:rPr>
              <w:t>Sigmacover</w:t>
            </w:r>
            <w:proofErr w:type="spellEnd"/>
            <w:r w:rsidRPr="007E2444">
              <w:rPr>
                <w:sz w:val="16"/>
                <w:szCs w:val="16"/>
              </w:rPr>
              <w:t xml:space="preserve"> 720 </w:t>
            </w:r>
          </w:p>
        </w:tc>
        <w:tc>
          <w:tcPr>
            <w:tcW w:w="971" w:type="dxa"/>
            <w:vAlign w:val="center"/>
          </w:tcPr>
          <w:p w14:paraId="31392080" w14:textId="77777777" w:rsidR="002715EB" w:rsidRDefault="002715EB" w:rsidP="002715EB">
            <w:pPr>
              <w:autoSpaceDE/>
              <w:autoSpaceDN/>
              <w:adjustRightInd/>
              <w:spacing w:before="0" w:line="240" w:lineRule="auto"/>
              <w:ind w:left="0"/>
              <w:jc w:val="center"/>
              <w:rPr>
                <w:sz w:val="16"/>
                <w:szCs w:val="16"/>
                <w:lang w:val="ru-RU"/>
              </w:rPr>
            </w:pPr>
            <w:r>
              <w:rPr>
                <w:sz w:val="16"/>
                <w:szCs w:val="16"/>
                <w:lang w:val="ru-RU"/>
              </w:rPr>
              <w:t>315-324</w:t>
            </w:r>
          </w:p>
          <w:p w14:paraId="71684979" w14:textId="5DCAAB93" w:rsidR="002715EB" w:rsidRPr="001D3869" w:rsidRDefault="002715EB" w:rsidP="002715EB">
            <w:pPr>
              <w:autoSpaceDE/>
              <w:autoSpaceDN/>
              <w:adjustRightInd/>
              <w:spacing w:before="0" w:line="240" w:lineRule="auto"/>
              <w:ind w:left="0"/>
              <w:jc w:val="center"/>
              <w:rPr>
                <w:sz w:val="16"/>
                <w:szCs w:val="16"/>
              </w:rPr>
            </w:pPr>
            <w:r>
              <w:rPr>
                <w:sz w:val="16"/>
                <w:szCs w:val="16"/>
                <w:lang w:val="ru-RU"/>
              </w:rPr>
              <w:t>233-324</w:t>
            </w:r>
          </w:p>
        </w:tc>
        <w:tc>
          <w:tcPr>
            <w:tcW w:w="1484" w:type="dxa"/>
            <w:gridSpan w:val="3"/>
            <w:vAlign w:val="center"/>
          </w:tcPr>
          <w:p w14:paraId="67D6B2F0" w14:textId="77777777" w:rsidR="002715EB" w:rsidRDefault="002715EB" w:rsidP="002715EB">
            <w:pPr>
              <w:autoSpaceDE/>
              <w:autoSpaceDN/>
              <w:adjustRightInd/>
              <w:spacing w:before="0" w:line="240" w:lineRule="auto"/>
              <w:ind w:left="179"/>
              <w:rPr>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p w14:paraId="48D7969A" w14:textId="3DC6627C" w:rsidR="002715EB" w:rsidRPr="001D3869" w:rsidRDefault="002715EB" w:rsidP="002715EB">
            <w:pPr>
              <w:autoSpaceDE/>
              <w:autoSpaceDN/>
              <w:adjustRightInd/>
              <w:spacing w:before="0" w:line="240" w:lineRule="auto"/>
              <w:ind w:left="179"/>
              <w:rPr>
                <w:w w:val="0"/>
                <w:sz w:val="16"/>
                <w:szCs w:val="16"/>
              </w:rPr>
            </w:pPr>
            <w:r w:rsidRPr="002715EB">
              <w:rPr>
                <w:sz w:val="16"/>
                <w:szCs w:val="16"/>
              </w:rPr>
              <w:t>60°C (140°F)</w:t>
            </w:r>
          </w:p>
        </w:tc>
      </w:tr>
      <w:tr w:rsidR="003E601E" w:rsidRPr="001D3869" w14:paraId="2F5AA2F2" w14:textId="77777777" w:rsidTr="00A25F9E">
        <w:trPr>
          <w:trHeight w:val="288"/>
          <w:jc w:val="center"/>
        </w:trPr>
        <w:tc>
          <w:tcPr>
            <w:tcW w:w="2088" w:type="dxa"/>
            <w:gridSpan w:val="3"/>
            <w:vAlign w:val="center"/>
          </w:tcPr>
          <w:p w14:paraId="0F6366F9" w14:textId="77777777" w:rsidR="003E601E" w:rsidRPr="001D3869" w:rsidRDefault="003E601E" w:rsidP="00A25F9E">
            <w:pPr>
              <w:jc w:val="center"/>
              <w:rPr>
                <w:b/>
                <w:sz w:val="16"/>
                <w:szCs w:val="16"/>
              </w:rPr>
            </w:pPr>
          </w:p>
        </w:tc>
        <w:tc>
          <w:tcPr>
            <w:tcW w:w="2493" w:type="dxa"/>
            <w:vAlign w:val="center"/>
          </w:tcPr>
          <w:p w14:paraId="73721E5E" w14:textId="77777777" w:rsidR="003E601E" w:rsidRPr="001D3869" w:rsidRDefault="003E601E" w:rsidP="00A25F9E">
            <w:pPr>
              <w:autoSpaceDE/>
              <w:autoSpaceDN/>
              <w:adjustRightInd/>
              <w:spacing w:before="0" w:line="240" w:lineRule="auto"/>
              <w:ind w:left="0"/>
              <w:rPr>
                <w:sz w:val="16"/>
                <w:szCs w:val="16"/>
              </w:rPr>
            </w:pPr>
            <w:r w:rsidRPr="001D3869">
              <w:rPr>
                <w:sz w:val="16"/>
                <w:szCs w:val="16"/>
              </w:rPr>
              <w:t>Sherwin Williams</w:t>
            </w:r>
          </w:p>
        </w:tc>
        <w:tc>
          <w:tcPr>
            <w:tcW w:w="2871" w:type="dxa"/>
            <w:gridSpan w:val="2"/>
            <w:vAlign w:val="center"/>
          </w:tcPr>
          <w:p w14:paraId="7C03FA06" w14:textId="77777777" w:rsidR="003E601E" w:rsidRPr="007E2444" w:rsidRDefault="003E601E" w:rsidP="00A25F9E">
            <w:pPr>
              <w:autoSpaceDE/>
              <w:autoSpaceDN/>
              <w:adjustRightInd/>
              <w:spacing w:before="0" w:line="240" w:lineRule="auto"/>
              <w:ind w:left="0"/>
              <w:rPr>
                <w:sz w:val="16"/>
                <w:szCs w:val="16"/>
              </w:rPr>
            </w:pPr>
            <w:proofErr w:type="spellStart"/>
            <w:r w:rsidRPr="007E2444">
              <w:rPr>
                <w:sz w:val="16"/>
                <w:szCs w:val="16"/>
              </w:rPr>
              <w:t>Phenicon</w:t>
            </w:r>
            <w:proofErr w:type="spellEnd"/>
            <w:r w:rsidRPr="007E2444">
              <w:rPr>
                <w:sz w:val="16"/>
                <w:szCs w:val="16"/>
              </w:rPr>
              <w:t xml:space="preserve"> HS </w:t>
            </w:r>
          </w:p>
        </w:tc>
        <w:tc>
          <w:tcPr>
            <w:tcW w:w="971" w:type="dxa"/>
            <w:vAlign w:val="center"/>
          </w:tcPr>
          <w:p w14:paraId="3F9BBE60" w14:textId="77777777" w:rsidR="003E601E" w:rsidRPr="001D3869" w:rsidRDefault="003E601E" w:rsidP="00A25F9E">
            <w:pPr>
              <w:autoSpaceDE/>
              <w:autoSpaceDN/>
              <w:adjustRightInd/>
              <w:spacing w:before="0" w:line="240" w:lineRule="auto"/>
              <w:ind w:left="0"/>
              <w:jc w:val="center"/>
              <w:rPr>
                <w:sz w:val="16"/>
                <w:szCs w:val="16"/>
              </w:rPr>
            </w:pPr>
            <w:r w:rsidRPr="002D3716">
              <w:rPr>
                <w:sz w:val="16"/>
                <w:szCs w:val="16"/>
              </w:rPr>
              <w:t>&lt; 250</w:t>
            </w:r>
          </w:p>
        </w:tc>
        <w:tc>
          <w:tcPr>
            <w:tcW w:w="1484" w:type="dxa"/>
            <w:gridSpan w:val="3"/>
            <w:vAlign w:val="center"/>
          </w:tcPr>
          <w:p w14:paraId="54E34F00" w14:textId="77777777" w:rsidR="003E601E" w:rsidRPr="001D3869" w:rsidRDefault="003E601E" w:rsidP="00A25F9E">
            <w:pPr>
              <w:autoSpaceDE/>
              <w:autoSpaceDN/>
              <w:adjustRightInd/>
              <w:spacing w:before="0" w:line="240" w:lineRule="auto"/>
              <w:ind w:left="179"/>
              <w:rPr>
                <w:w w:val="0"/>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3E601E" w:rsidRPr="001D3869" w14:paraId="32BBA68D" w14:textId="77777777" w:rsidTr="00A25F9E">
        <w:trPr>
          <w:trHeight w:val="288"/>
          <w:jc w:val="center"/>
        </w:trPr>
        <w:tc>
          <w:tcPr>
            <w:tcW w:w="2088" w:type="dxa"/>
            <w:gridSpan w:val="3"/>
            <w:vAlign w:val="center"/>
          </w:tcPr>
          <w:p w14:paraId="4329DFA0" w14:textId="77777777" w:rsidR="003E601E" w:rsidRPr="001D3869" w:rsidRDefault="003E601E" w:rsidP="00A25F9E">
            <w:pPr>
              <w:jc w:val="center"/>
              <w:rPr>
                <w:b/>
                <w:sz w:val="16"/>
                <w:szCs w:val="16"/>
              </w:rPr>
            </w:pPr>
          </w:p>
        </w:tc>
        <w:tc>
          <w:tcPr>
            <w:tcW w:w="2493" w:type="dxa"/>
            <w:vAlign w:val="center"/>
          </w:tcPr>
          <w:p w14:paraId="3874E26E" w14:textId="695F415D" w:rsidR="003E601E" w:rsidRPr="001D3869" w:rsidRDefault="003E601E" w:rsidP="00A25F9E">
            <w:pPr>
              <w:autoSpaceDE/>
              <w:autoSpaceDN/>
              <w:adjustRightInd/>
              <w:spacing w:before="0" w:line="240" w:lineRule="auto"/>
              <w:ind w:left="0"/>
              <w:rPr>
                <w:sz w:val="16"/>
                <w:szCs w:val="16"/>
              </w:rPr>
            </w:pPr>
            <w:r w:rsidRPr="002D3716">
              <w:rPr>
                <w:sz w:val="16"/>
                <w:szCs w:val="16"/>
              </w:rPr>
              <w:t xml:space="preserve">Tnemec </w:t>
            </w:r>
          </w:p>
        </w:tc>
        <w:tc>
          <w:tcPr>
            <w:tcW w:w="2871" w:type="dxa"/>
            <w:gridSpan w:val="2"/>
            <w:vAlign w:val="center"/>
          </w:tcPr>
          <w:p w14:paraId="771F5F9D" w14:textId="0069D86E" w:rsidR="003E601E" w:rsidRPr="007E2444" w:rsidRDefault="003E601E" w:rsidP="00A25F9E">
            <w:pPr>
              <w:autoSpaceDE/>
              <w:autoSpaceDN/>
              <w:adjustRightInd/>
              <w:spacing w:before="0" w:line="240" w:lineRule="auto"/>
              <w:ind w:left="0"/>
              <w:rPr>
                <w:sz w:val="16"/>
                <w:szCs w:val="16"/>
              </w:rPr>
            </w:pPr>
            <w:r w:rsidRPr="007E2444">
              <w:rPr>
                <w:sz w:val="16"/>
                <w:szCs w:val="16"/>
              </w:rPr>
              <w:t xml:space="preserve">Series 61 </w:t>
            </w:r>
            <w:proofErr w:type="spellStart"/>
            <w:r w:rsidRPr="007E2444">
              <w:rPr>
                <w:sz w:val="16"/>
                <w:szCs w:val="16"/>
              </w:rPr>
              <w:t>Tneme</w:t>
            </w:r>
            <w:proofErr w:type="spellEnd"/>
            <w:r w:rsidRPr="007E2444">
              <w:rPr>
                <w:sz w:val="16"/>
                <w:szCs w:val="16"/>
              </w:rPr>
              <w:t xml:space="preserve">-Liner </w:t>
            </w:r>
          </w:p>
        </w:tc>
        <w:tc>
          <w:tcPr>
            <w:tcW w:w="971" w:type="dxa"/>
            <w:vAlign w:val="center"/>
          </w:tcPr>
          <w:p w14:paraId="09A3F915" w14:textId="77777777" w:rsidR="003E601E" w:rsidRPr="001D3869" w:rsidRDefault="003E601E" w:rsidP="00A25F9E">
            <w:pPr>
              <w:autoSpaceDE/>
              <w:autoSpaceDN/>
              <w:adjustRightInd/>
              <w:spacing w:before="0" w:line="240" w:lineRule="auto"/>
              <w:ind w:left="0"/>
              <w:jc w:val="center"/>
              <w:rPr>
                <w:sz w:val="16"/>
                <w:szCs w:val="16"/>
              </w:rPr>
            </w:pPr>
            <w:r>
              <w:rPr>
                <w:sz w:val="16"/>
                <w:szCs w:val="16"/>
              </w:rPr>
              <w:t>45</w:t>
            </w:r>
          </w:p>
        </w:tc>
        <w:tc>
          <w:tcPr>
            <w:tcW w:w="1484" w:type="dxa"/>
            <w:gridSpan w:val="3"/>
            <w:vAlign w:val="center"/>
          </w:tcPr>
          <w:p w14:paraId="72975598" w14:textId="77777777" w:rsidR="003E601E" w:rsidRPr="001D3869" w:rsidRDefault="003E601E" w:rsidP="00A25F9E">
            <w:pPr>
              <w:autoSpaceDE/>
              <w:autoSpaceDN/>
              <w:adjustRightInd/>
              <w:spacing w:before="0" w:line="240" w:lineRule="auto"/>
              <w:ind w:left="179"/>
              <w:rPr>
                <w:w w:val="0"/>
                <w:sz w:val="16"/>
                <w:szCs w:val="16"/>
              </w:rPr>
            </w:pPr>
            <w:r>
              <w:rPr>
                <w:sz w:val="16"/>
                <w:szCs w:val="16"/>
              </w:rPr>
              <w:t>49</w:t>
            </w:r>
            <w:r w:rsidRPr="001D3869">
              <w:rPr>
                <w:sz w:val="16"/>
                <w:szCs w:val="16"/>
              </w:rPr>
              <w:t>°</w:t>
            </w:r>
            <w:r>
              <w:rPr>
                <w:sz w:val="16"/>
                <w:szCs w:val="16"/>
              </w:rPr>
              <w:t>C (12</w:t>
            </w:r>
            <w:r w:rsidRPr="001D3869">
              <w:rPr>
                <w:sz w:val="16"/>
                <w:szCs w:val="16"/>
              </w:rPr>
              <w:t>0°F</w:t>
            </w:r>
            <w:r>
              <w:rPr>
                <w:sz w:val="16"/>
                <w:szCs w:val="16"/>
              </w:rPr>
              <w:t>)</w:t>
            </w:r>
          </w:p>
        </w:tc>
      </w:tr>
      <w:tr w:rsidR="003E601E" w:rsidRPr="001D3869" w14:paraId="05735712" w14:textId="77777777" w:rsidTr="00D33AAA">
        <w:trPr>
          <w:trHeight w:val="271"/>
          <w:jc w:val="center"/>
        </w:trPr>
        <w:tc>
          <w:tcPr>
            <w:tcW w:w="9907" w:type="dxa"/>
            <w:gridSpan w:val="10"/>
            <w:tcBorders>
              <w:top w:val="single" w:sz="12" w:space="0" w:color="auto"/>
            </w:tcBorders>
          </w:tcPr>
          <w:p w14:paraId="50AFDB0D" w14:textId="194D5994" w:rsidR="003E601E" w:rsidRPr="00161B3E" w:rsidRDefault="003E601E" w:rsidP="00D33AAA">
            <w:pPr>
              <w:widowControl w:val="0"/>
              <w:spacing w:before="63" w:line="240" w:lineRule="auto"/>
              <w:ind w:left="0" w:right="-20"/>
              <w:rPr>
                <w:i/>
                <w:sz w:val="14"/>
                <w:szCs w:val="14"/>
              </w:rPr>
            </w:pPr>
            <w:r w:rsidRPr="00161B3E">
              <w:rPr>
                <w:i/>
                <w:sz w:val="14"/>
                <w:szCs w:val="14"/>
              </w:rPr>
              <w:t>*Designates single coat application, low temperature cure and application, and fast cure. Applied 20– 25 mils (508–625 um) by Plural Component Equipment.</w:t>
            </w:r>
          </w:p>
        </w:tc>
      </w:tr>
      <w:tr w:rsidR="003E601E" w:rsidRPr="000F4EA8" w14:paraId="676F070B" w14:textId="77777777" w:rsidTr="00A25F9E">
        <w:trPr>
          <w:gridAfter w:val="2"/>
          <w:wAfter w:w="90" w:type="dxa"/>
          <w:trHeight w:val="288"/>
          <w:jc w:val="center"/>
        </w:trPr>
        <w:tc>
          <w:tcPr>
            <w:tcW w:w="1170" w:type="dxa"/>
            <w:vAlign w:val="center"/>
          </w:tcPr>
          <w:p w14:paraId="34DFFCBF" w14:textId="77777777" w:rsidR="003E601E" w:rsidRPr="000F4EA8" w:rsidRDefault="003E601E" w:rsidP="00A25F9E">
            <w:pPr>
              <w:autoSpaceDE/>
              <w:autoSpaceDN/>
              <w:adjustRightInd/>
              <w:spacing w:before="0" w:line="240" w:lineRule="auto"/>
              <w:ind w:left="-72"/>
              <w:rPr>
                <w:b/>
                <w:sz w:val="16"/>
                <w:szCs w:val="16"/>
              </w:rPr>
            </w:pPr>
            <w:r w:rsidRPr="000F4EA8">
              <w:rPr>
                <w:b/>
                <w:sz w:val="16"/>
                <w:szCs w:val="16"/>
              </w:rPr>
              <w:t>Last Update:</w:t>
            </w:r>
          </w:p>
        </w:tc>
        <w:tc>
          <w:tcPr>
            <w:tcW w:w="3411" w:type="dxa"/>
            <w:gridSpan w:val="3"/>
            <w:vAlign w:val="center"/>
          </w:tcPr>
          <w:p w14:paraId="0FEFEF80" w14:textId="240532E3" w:rsidR="003E601E" w:rsidRPr="000F4EA8" w:rsidRDefault="00291A16" w:rsidP="00A25F9E">
            <w:pPr>
              <w:autoSpaceDE/>
              <w:autoSpaceDN/>
              <w:adjustRightInd/>
              <w:spacing w:before="0" w:line="240" w:lineRule="auto"/>
              <w:ind w:left="-72"/>
              <w:rPr>
                <w:b/>
                <w:sz w:val="16"/>
                <w:szCs w:val="16"/>
              </w:rPr>
            </w:pPr>
            <w:r>
              <w:rPr>
                <w:position w:val="-1"/>
                <w:sz w:val="16"/>
                <w:szCs w:val="16"/>
              </w:rPr>
              <w:t>November</w:t>
            </w:r>
            <w:r w:rsidR="003E601E">
              <w:rPr>
                <w:position w:val="-1"/>
                <w:sz w:val="16"/>
                <w:szCs w:val="16"/>
              </w:rPr>
              <w:t xml:space="preserve"> </w:t>
            </w:r>
            <w:r w:rsidR="001007C3">
              <w:rPr>
                <w:position w:val="-1"/>
                <w:sz w:val="16"/>
                <w:szCs w:val="16"/>
              </w:rPr>
              <w:t>2025</w:t>
            </w:r>
          </w:p>
        </w:tc>
        <w:tc>
          <w:tcPr>
            <w:tcW w:w="2871" w:type="dxa"/>
            <w:gridSpan w:val="2"/>
            <w:vAlign w:val="center"/>
          </w:tcPr>
          <w:p w14:paraId="02C3B940" w14:textId="77777777" w:rsidR="003E601E" w:rsidRPr="000F4EA8" w:rsidRDefault="003E601E" w:rsidP="00A25F9E">
            <w:pPr>
              <w:rPr>
                <w:b/>
                <w:sz w:val="16"/>
                <w:szCs w:val="16"/>
              </w:rPr>
            </w:pPr>
          </w:p>
        </w:tc>
        <w:tc>
          <w:tcPr>
            <w:tcW w:w="971" w:type="dxa"/>
            <w:vAlign w:val="center"/>
          </w:tcPr>
          <w:p w14:paraId="29A6851F" w14:textId="77777777" w:rsidR="003E601E" w:rsidRPr="000F4EA8" w:rsidRDefault="003E601E" w:rsidP="00A25F9E">
            <w:pPr>
              <w:jc w:val="center"/>
              <w:rPr>
                <w:b/>
                <w:sz w:val="16"/>
                <w:szCs w:val="16"/>
              </w:rPr>
            </w:pPr>
          </w:p>
        </w:tc>
        <w:tc>
          <w:tcPr>
            <w:tcW w:w="1394" w:type="dxa"/>
            <w:vAlign w:val="center"/>
          </w:tcPr>
          <w:p w14:paraId="744DCAEE" w14:textId="77777777" w:rsidR="003E601E" w:rsidRPr="000F4EA8" w:rsidRDefault="003E601E" w:rsidP="00A25F9E">
            <w:pPr>
              <w:jc w:val="center"/>
              <w:rPr>
                <w:b/>
                <w:sz w:val="16"/>
                <w:szCs w:val="16"/>
              </w:rPr>
            </w:pPr>
          </w:p>
        </w:tc>
      </w:tr>
    </w:tbl>
    <w:p w14:paraId="57D8C41A" w14:textId="6E449E3B" w:rsidR="00DE1F68" w:rsidRPr="009F1067" w:rsidRDefault="00DE1F68" w:rsidP="009F1067">
      <w:pPr>
        <w:spacing w:before="0" w:line="240" w:lineRule="auto"/>
        <w:ind w:left="630" w:hanging="540"/>
        <w:rPr>
          <w:color w:val="auto"/>
          <w:sz w:val="16"/>
          <w:szCs w:val="16"/>
        </w:rPr>
      </w:pPr>
      <w:r w:rsidRPr="009F1067">
        <w:rPr>
          <w:color w:val="auto"/>
          <w:sz w:val="16"/>
          <w:szCs w:val="16"/>
        </w:rPr>
        <w:t>Note 1</w:t>
      </w:r>
      <w:proofErr w:type="gramStart"/>
      <w:r w:rsidRPr="009F1067">
        <w:rPr>
          <w:color w:val="auto"/>
          <w:sz w:val="16"/>
          <w:szCs w:val="16"/>
        </w:rPr>
        <w:t xml:space="preserve">: </w:t>
      </w:r>
      <w:r w:rsidR="009B08C7">
        <w:rPr>
          <w:color w:val="auto"/>
          <w:sz w:val="16"/>
          <w:szCs w:val="16"/>
        </w:rPr>
        <w:tab/>
      </w:r>
      <w:r w:rsidRPr="009F1067">
        <w:rPr>
          <w:color w:val="auto"/>
          <w:sz w:val="16"/>
          <w:szCs w:val="16"/>
        </w:rPr>
        <w:t>Finished</w:t>
      </w:r>
      <w:proofErr w:type="gramEnd"/>
      <w:r w:rsidRPr="009F1067">
        <w:rPr>
          <w:color w:val="auto"/>
          <w:sz w:val="16"/>
          <w:szCs w:val="16"/>
        </w:rPr>
        <w:t xml:space="preserve"> products storage tanks such as aviation fuel have color </w:t>
      </w:r>
      <w:proofErr w:type="spellStart"/>
      <w:proofErr w:type="gramStart"/>
      <w:r w:rsidRPr="009F1067">
        <w:rPr>
          <w:color w:val="auto"/>
          <w:sz w:val="16"/>
          <w:szCs w:val="16"/>
        </w:rPr>
        <w:t>restrictions.Exposed</w:t>
      </w:r>
      <w:proofErr w:type="spellEnd"/>
      <w:proofErr w:type="gramEnd"/>
      <w:r w:rsidRPr="009F1067">
        <w:rPr>
          <w:color w:val="auto"/>
          <w:sz w:val="16"/>
          <w:szCs w:val="16"/>
        </w:rPr>
        <w:t xml:space="preserve"> color should be yellow or white.</w:t>
      </w:r>
    </w:p>
    <w:p w14:paraId="31E8098A" w14:textId="59773ACA" w:rsidR="00DE1F68" w:rsidRPr="009F1067" w:rsidRDefault="00DE1F68" w:rsidP="009F1067">
      <w:pPr>
        <w:spacing w:before="0" w:line="240" w:lineRule="auto"/>
        <w:ind w:left="630" w:hanging="540"/>
        <w:rPr>
          <w:color w:val="auto"/>
          <w:sz w:val="16"/>
          <w:szCs w:val="16"/>
        </w:rPr>
      </w:pPr>
      <w:r w:rsidRPr="009F1067">
        <w:rPr>
          <w:color w:val="auto"/>
          <w:sz w:val="16"/>
          <w:szCs w:val="16"/>
        </w:rPr>
        <w:t>Note 2</w:t>
      </w:r>
      <w:proofErr w:type="gramStart"/>
      <w:r w:rsidR="007E2444">
        <w:rPr>
          <w:color w:val="auto"/>
          <w:sz w:val="16"/>
          <w:szCs w:val="16"/>
        </w:rPr>
        <w:t>:</w:t>
      </w:r>
      <w:r w:rsidRPr="009F1067">
        <w:rPr>
          <w:color w:val="auto"/>
          <w:sz w:val="16"/>
          <w:szCs w:val="16"/>
        </w:rPr>
        <w:t xml:space="preserve"> </w:t>
      </w:r>
      <w:r w:rsidR="009B08C7">
        <w:rPr>
          <w:color w:val="auto"/>
          <w:sz w:val="16"/>
          <w:szCs w:val="16"/>
        </w:rPr>
        <w:tab/>
      </w:r>
      <w:r w:rsidRPr="009F1067">
        <w:rPr>
          <w:color w:val="auto"/>
          <w:sz w:val="16"/>
          <w:szCs w:val="16"/>
        </w:rPr>
        <w:t>Contrasting</w:t>
      </w:r>
      <w:proofErr w:type="gramEnd"/>
      <w:r w:rsidRPr="009F1067">
        <w:rPr>
          <w:color w:val="auto"/>
          <w:sz w:val="16"/>
          <w:szCs w:val="16"/>
        </w:rPr>
        <w:t xml:space="preserve">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2DC2C2C8" w14:textId="4E172CE0" w:rsidR="00DE1F68" w:rsidRPr="009F1067" w:rsidRDefault="00DE1F68" w:rsidP="009F1067">
      <w:pPr>
        <w:spacing w:before="0" w:line="240" w:lineRule="auto"/>
        <w:ind w:left="630" w:hanging="540"/>
        <w:rPr>
          <w:color w:val="auto"/>
          <w:sz w:val="16"/>
          <w:szCs w:val="16"/>
        </w:rPr>
      </w:pPr>
      <w:r w:rsidRPr="009F1067">
        <w:rPr>
          <w:color w:val="auto"/>
          <w:sz w:val="16"/>
          <w:szCs w:val="16"/>
        </w:rPr>
        <w:t>Note 3</w:t>
      </w:r>
      <w:proofErr w:type="gramStart"/>
      <w:r w:rsidRPr="009F1067">
        <w:rPr>
          <w:color w:val="auto"/>
          <w:sz w:val="16"/>
          <w:szCs w:val="16"/>
        </w:rPr>
        <w:t xml:space="preserve">: </w:t>
      </w:r>
      <w:r w:rsidR="009B08C7">
        <w:rPr>
          <w:color w:val="auto"/>
          <w:sz w:val="16"/>
          <w:szCs w:val="16"/>
        </w:rPr>
        <w:tab/>
      </w:r>
      <w:r w:rsidRPr="009F1067">
        <w:rPr>
          <w:color w:val="auto"/>
          <w:sz w:val="16"/>
          <w:szCs w:val="16"/>
        </w:rPr>
        <w:t>Consult</w:t>
      </w:r>
      <w:proofErr w:type="gramEnd"/>
      <w:r w:rsidRPr="009F1067">
        <w:rPr>
          <w:color w:val="auto"/>
          <w:sz w:val="16"/>
          <w:szCs w:val="16"/>
        </w:rPr>
        <w:t xml:space="preserve"> TCO coating </w:t>
      </w:r>
      <w:proofErr w:type="gramStart"/>
      <w:r w:rsidRPr="009F1067">
        <w:rPr>
          <w:color w:val="auto"/>
          <w:sz w:val="16"/>
          <w:szCs w:val="16"/>
        </w:rPr>
        <w:t>expert</w:t>
      </w:r>
      <w:proofErr w:type="gramEnd"/>
      <w:r w:rsidRPr="009F1067">
        <w:rPr>
          <w:color w:val="auto"/>
          <w:sz w:val="16"/>
          <w:szCs w:val="16"/>
        </w:rPr>
        <w:t xml:space="preserve"> if seam sealant, putty or pit filler is required </w:t>
      </w:r>
    </w:p>
    <w:p w14:paraId="0DFFCBB7" w14:textId="77777777" w:rsidR="001318C2" w:rsidRDefault="001318C2" w:rsidP="003E601E">
      <w:pPr>
        <w:tabs>
          <w:tab w:val="left" w:pos="3225"/>
        </w:tabs>
        <w:ind w:left="-142"/>
        <w:rPr>
          <w:sz w:val="20"/>
          <w:szCs w:val="20"/>
        </w:rPr>
      </w:pPr>
    </w:p>
    <w:p w14:paraId="2936F2E4" w14:textId="6D6FD94D" w:rsidR="00DE1F68" w:rsidRDefault="00DE1F68">
      <w:pPr>
        <w:autoSpaceDE/>
        <w:autoSpaceDN/>
        <w:adjustRightInd/>
        <w:spacing w:before="0" w:line="240" w:lineRule="auto"/>
        <w:ind w:left="0"/>
        <w:rPr>
          <w:sz w:val="20"/>
          <w:szCs w:val="20"/>
        </w:rPr>
      </w:pPr>
      <w:r>
        <w:rPr>
          <w:sz w:val="20"/>
          <w:szCs w:val="20"/>
        </w:rPr>
        <w:br w:type="page"/>
      </w:r>
    </w:p>
    <w:tbl>
      <w:tblPr>
        <w:tblW w:w="9844" w:type="dxa"/>
        <w:tblLayout w:type="fixed"/>
        <w:tblLook w:val="01E0" w:firstRow="1" w:lastRow="1" w:firstColumn="1" w:lastColumn="1" w:noHBand="0" w:noVBand="0"/>
      </w:tblPr>
      <w:tblGrid>
        <w:gridCol w:w="1170"/>
        <w:gridCol w:w="270"/>
        <w:gridCol w:w="848"/>
        <w:gridCol w:w="2532"/>
        <w:gridCol w:w="990"/>
        <w:gridCol w:w="1877"/>
        <w:gridCol w:w="157"/>
        <w:gridCol w:w="796"/>
        <w:gridCol w:w="487"/>
        <w:gridCol w:w="615"/>
        <w:gridCol w:w="71"/>
        <w:gridCol w:w="24"/>
        <w:gridCol w:w="7"/>
      </w:tblGrid>
      <w:tr w:rsidR="001318C2" w:rsidRPr="001D3869" w14:paraId="31A12978" w14:textId="77777777" w:rsidTr="00BE6F2C">
        <w:trPr>
          <w:trHeight w:val="360"/>
        </w:trPr>
        <w:tc>
          <w:tcPr>
            <w:tcW w:w="9844" w:type="dxa"/>
            <w:gridSpan w:val="13"/>
            <w:tcBorders>
              <w:top w:val="single" w:sz="6" w:space="0" w:color="auto"/>
              <w:bottom w:val="single" w:sz="12" w:space="0" w:color="auto"/>
            </w:tcBorders>
            <w:shd w:val="clear" w:color="auto" w:fill="FFFFFF"/>
            <w:vAlign w:val="center"/>
          </w:tcPr>
          <w:p w14:paraId="66A06074" w14:textId="77777777" w:rsidR="001318C2" w:rsidRPr="001D3869" w:rsidRDefault="001318C2" w:rsidP="00BE6F2C">
            <w:pPr>
              <w:ind w:right="-72"/>
              <w:jc w:val="right"/>
              <w:rPr>
                <w:b/>
                <w:i/>
                <w:color w:val="auto"/>
              </w:rPr>
            </w:pPr>
            <w:r w:rsidRPr="001D3869">
              <w:rPr>
                <w:b/>
                <w:i/>
                <w:color w:val="auto"/>
              </w:rPr>
              <w:lastRenderedPageBreak/>
              <w:t xml:space="preserve">Thin Film </w:t>
            </w:r>
            <w:r>
              <w:rPr>
                <w:b/>
                <w:i/>
                <w:color w:val="auto"/>
              </w:rPr>
              <w:t>Linings</w:t>
            </w:r>
            <w:r w:rsidRPr="001D3869">
              <w:rPr>
                <w:b/>
                <w:i/>
                <w:color w:val="auto"/>
              </w:rPr>
              <w:t xml:space="preserve"> for Immersion Service</w:t>
            </w:r>
          </w:p>
        </w:tc>
      </w:tr>
      <w:tr w:rsidR="001318C2" w:rsidRPr="001D3869" w14:paraId="51B84400" w14:textId="77777777" w:rsidTr="00BE6F2C">
        <w:trPr>
          <w:trHeight w:val="360"/>
        </w:trPr>
        <w:tc>
          <w:tcPr>
            <w:tcW w:w="7844" w:type="dxa"/>
            <w:gridSpan w:val="7"/>
            <w:tcBorders>
              <w:top w:val="single" w:sz="12" w:space="0" w:color="auto"/>
              <w:left w:val="single" w:sz="12" w:space="0" w:color="auto"/>
              <w:bottom w:val="single" w:sz="12" w:space="0" w:color="auto"/>
            </w:tcBorders>
            <w:vAlign w:val="center"/>
          </w:tcPr>
          <w:p w14:paraId="0EC0A695" w14:textId="77777777" w:rsidR="001318C2" w:rsidRPr="001D3869" w:rsidRDefault="001318C2" w:rsidP="00BE6F2C">
            <w:pPr>
              <w:autoSpaceDE/>
              <w:autoSpaceDN/>
              <w:adjustRightInd/>
              <w:spacing w:before="0" w:line="240" w:lineRule="auto"/>
              <w:ind w:left="0"/>
              <w:rPr>
                <w:b/>
                <w:sz w:val="20"/>
                <w:szCs w:val="20"/>
              </w:rPr>
            </w:pPr>
            <w:r>
              <w:rPr>
                <w:b/>
                <w:sz w:val="20"/>
                <w:szCs w:val="20"/>
              </w:rPr>
              <w:t xml:space="preserve">Thin Film </w:t>
            </w:r>
            <w:r w:rsidRPr="00C74E8B">
              <w:rPr>
                <w:b/>
                <w:sz w:val="20"/>
                <w:szCs w:val="20"/>
              </w:rPr>
              <w:t>Linings</w:t>
            </w:r>
            <w:r w:rsidR="002B7765">
              <w:rPr>
                <w:b/>
                <w:sz w:val="20"/>
                <w:szCs w:val="20"/>
              </w:rPr>
              <w:t xml:space="preserve"> </w:t>
            </w:r>
            <w:r w:rsidRPr="001D3869">
              <w:rPr>
                <w:b/>
                <w:sz w:val="20"/>
                <w:szCs w:val="20"/>
              </w:rPr>
              <w:t>for Acetone Immersion Service</w:t>
            </w:r>
          </w:p>
        </w:tc>
        <w:tc>
          <w:tcPr>
            <w:tcW w:w="2000" w:type="dxa"/>
            <w:gridSpan w:val="6"/>
            <w:tcBorders>
              <w:top w:val="single" w:sz="12" w:space="0" w:color="auto"/>
              <w:bottom w:val="single" w:sz="12" w:space="0" w:color="auto"/>
              <w:right w:val="single" w:sz="12" w:space="0" w:color="auto"/>
            </w:tcBorders>
            <w:shd w:val="clear" w:color="auto" w:fill="000000"/>
            <w:vAlign w:val="center"/>
          </w:tcPr>
          <w:p w14:paraId="0FC34845" w14:textId="77777777" w:rsidR="001318C2" w:rsidRPr="001D3869" w:rsidRDefault="001318C2" w:rsidP="00BE6F2C">
            <w:pPr>
              <w:autoSpaceDE/>
              <w:autoSpaceDN/>
              <w:adjustRightInd/>
              <w:spacing w:before="0" w:line="240" w:lineRule="auto"/>
              <w:ind w:left="0"/>
              <w:jc w:val="center"/>
              <w:rPr>
                <w:b/>
                <w:color w:val="FFFFFF"/>
                <w:sz w:val="36"/>
                <w:szCs w:val="40"/>
              </w:rPr>
            </w:pPr>
            <w:r w:rsidRPr="001D3869">
              <w:rPr>
                <w:b/>
                <w:color w:val="FFFFFF"/>
                <w:sz w:val="36"/>
                <w:szCs w:val="40"/>
              </w:rPr>
              <w:t>8.10</w:t>
            </w:r>
          </w:p>
        </w:tc>
      </w:tr>
      <w:tr w:rsidR="001318C2" w:rsidRPr="001D3869" w14:paraId="5BFAE2CF" w14:textId="77777777" w:rsidTr="00BE6F2C">
        <w:trPr>
          <w:gridAfter w:val="1"/>
          <w:wAfter w:w="7" w:type="dxa"/>
          <w:cantSplit/>
          <w:trHeight w:val="288"/>
        </w:trPr>
        <w:tc>
          <w:tcPr>
            <w:tcW w:w="1440" w:type="dxa"/>
            <w:gridSpan w:val="2"/>
            <w:tcBorders>
              <w:top w:val="single" w:sz="12" w:space="0" w:color="auto"/>
            </w:tcBorders>
          </w:tcPr>
          <w:p w14:paraId="25159209" w14:textId="77777777" w:rsidR="001318C2" w:rsidRPr="001D3869" w:rsidRDefault="001318C2" w:rsidP="00BE6F2C">
            <w:pPr>
              <w:autoSpaceDE/>
              <w:autoSpaceDN/>
              <w:adjustRightInd/>
              <w:spacing w:before="0" w:line="240" w:lineRule="auto"/>
              <w:ind w:left="-72"/>
              <w:rPr>
                <w:b/>
                <w:sz w:val="16"/>
                <w:szCs w:val="16"/>
              </w:rPr>
            </w:pPr>
            <w:r w:rsidRPr="001D3869">
              <w:rPr>
                <w:b/>
                <w:sz w:val="16"/>
                <w:szCs w:val="16"/>
              </w:rPr>
              <w:t>Surface Prep:</w:t>
            </w:r>
          </w:p>
        </w:tc>
        <w:tc>
          <w:tcPr>
            <w:tcW w:w="3380" w:type="dxa"/>
            <w:gridSpan w:val="2"/>
            <w:tcBorders>
              <w:top w:val="single" w:sz="12" w:space="0" w:color="auto"/>
            </w:tcBorders>
          </w:tcPr>
          <w:p w14:paraId="6A108F52" w14:textId="77777777" w:rsidR="009B08C7" w:rsidRPr="009B08C7" w:rsidRDefault="009B08C7" w:rsidP="009B08C7">
            <w:pPr>
              <w:autoSpaceDE/>
              <w:autoSpaceDN/>
              <w:adjustRightInd/>
              <w:spacing w:before="0" w:line="240" w:lineRule="auto"/>
              <w:ind w:left="-72" w:right="-103"/>
              <w:rPr>
                <w:sz w:val="16"/>
                <w:szCs w:val="16"/>
              </w:rPr>
            </w:pPr>
            <w:r w:rsidRPr="009B08C7">
              <w:rPr>
                <w:sz w:val="16"/>
                <w:szCs w:val="16"/>
              </w:rPr>
              <w:t>SSPC-SP1/SP5(NACENo.</w:t>
            </w:r>
            <w:proofErr w:type="gramStart"/>
            <w:r w:rsidRPr="009B08C7">
              <w:rPr>
                <w:sz w:val="16"/>
                <w:szCs w:val="16"/>
              </w:rPr>
              <w:t>1)(</w:t>
            </w:r>
            <w:proofErr w:type="gramEnd"/>
            <w:r w:rsidRPr="009B08C7">
              <w:rPr>
                <w:sz w:val="16"/>
                <w:szCs w:val="16"/>
              </w:rPr>
              <w:t>SA3)</w:t>
            </w:r>
          </w:p>
          <w:p w14:paraId="0348CF90" w14:textId="18573966" w:rsidR="001318C2" w:rsidRPr="003B2DEF" w:rsidRDefault="009B08C7" w:rsidP="009B08C7">
            <w:pPr>
              <w:autoSpaceDE/>
              <w:autoSpaceDN/>
              <w:adjustRightInd/>
              <w:spacing w:before="0" w:line="240" w:lineRule="auto"/>
              <w:ind w:left="-72" w:right="-103"/>
              <w:rPr>
                <w:sz w:val="16"/>
                <w:szCs w:val="16"/>
              </w:rPr>
            </w:pPr>
            <w:r w:rsidRPr="009B08C7">
              <w:rPr>
                <w:sz w:val="16"/>
                <w:szCs w:val="16"/>
              </w:rPr>
              <w:t>White metal blast cleanliness.</w:t>
            </w:r>
          </w:p>
        </w:tc>
        <w:tc>
          <w:tcPr>
            <w:tcW w:w="990" w:type="dxa"/>
            <w:tcBorders>
              <w:top w:val="single" w:sz="12" w:space="0" w:color="auto"/>
            </w:tcBorders>
          </w:tcPr>
          <w:p w14:paraId="1B4F8428" w14:textId="77777777" w:rsidR="001318C2" w:rsidRPr="001D3869" w:rsidRDefault="001318C2" w:rsidP="00BE6F2C">
            <w:pPr>
              <w:autoSpaceDE/>
              <w:autoSpaceDN/>
              <w:adjustRightInd/>
              <w:spacing w:before="0" w:line="240" w:lineRule="auto"/>
              <w:ind w:left="0" w:right="-72"/>
              <w:jc w:val="right"/>
              <w:rPr>
                <w:b/>
                <w:sz w:val="16"/>
                <w:szCs w:val="16"/>
              </w:rPr>
            </w:pPr>
            <w:r w:rsidRPr="001D3869">
              <w:rPr>
                <w:b/>
                <w:sz w:val="16"/>
                <w:szCs w:val="16"/>
              </w:rPr>
              <w:t>Touch Up:</w:t>
            </w:r>
          </w:p>
        </w:tc>
        <w:tc>
          <w:tcPr>
            <w:tcW w:w="4027" w:type="dxa"/>
            <w:gridSpan w:val="7"/>
            <w:vMerge w:val="restart"/>
            <w:tcBorders>
              <w:top w:val="single" w:sz="12" w:space="0" w:color="auto"/>
            </w:tcBorders>
          </w:tcPr>
          <w:p w14:paraId="548DB8E4" w14:textId="77777777" w:rsidR="001318C2" w:rsidRPr="001D3869" w:rsidRDefault="001318C2" w:rsidP="00BE6F2C">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1318C2" w:rsidRPr="001D3869" w14:paraId="56A341A4" w14:textId="77777777" w:rsidTr="00BE6F2C">
        <w:trPr>
          <w:gridAfter w:val="1"/>
          <w:wAfter w:w="7" w:type="dxa"/>
          <w:cantSplit/>
          <w:trHeight w:val="288"/>
        </w:trPr>
        <w:tc>
          <w:tcPr>
            <w:tcW w:w="1440" w:type="dxa"/>
            <w:gridSpan w:val="2"/>
          </w:tcPr>
          <w:p w14:paraId="42DC1330" w14:textId="77777777" w:rsidR="001318C2" w:rsidRPr="001D3869" w:rsidRDefault="001318C2" w:rsidP="00BE6F2C">
            <w:pPr>
              <w:autoSpaceDE/>
              <w:autoSpaceDN/>
              <w:adjustRightInd/>
              <w:spacing w:before="0" w:line="240" w:lineRule="auto"/>
              <w:ind w:left="-72"/>
              <w:rPr>
                <w:b/>
                <w:sz w:val="16"/>
                <w:szCs w:val="16"/>
              </w:rPr>
            </w:pPr>
            <w:r w:rsidRPr="001D3869">
              <w:rPr>
                <w:b/>
                <w:sz w:val="16"/>
                <w:szCs w:val="16"/>
              </w:rPr>
              <w:t>Anchor Pattern:</w:t>
            </w:r>
          </w:p>
        </w:tc>
        <w:tc>
          <w:tcPr>
            <w:tcW w:w="3380" w:type="dxa"/>
            <w:gridSpan w:val="2"/>
          </w:tcPr>
          <w:p w14:paraId="0FD8F92C" w14:textId="77777777" w:rsidR="001318C2" w:rsidRPr="003B2DEF" w:rsidRDefault="001318C2" w:rsidP="00BE6F2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11DBD392" w14:textId="77777777" w:rsidR="001318C2" w:rsidRPr="001D3869" w:rsidRDefault="001318C2" w:rsidP="00BE6F2C">
            <w:pPr>
              <w:jc w:val="right"/>
              <w:rPr>
                <w:b/>
                <w:sz w:val="16"/>
                <w:szCs w:val="16"/>
              </w:rPr>
            </w:pPr>
          </w:p>
        </w:tc>
        <w:tc>
          <w:tcPr>
            <w:tcW w:w="4027" w:type="dxa"/>
            <w:gridSpan w:val="7"/>
            <w:vMerge/>
            <w:vAlign w:val="center"/>
          </w:tcPr>
          <w:p w14:paraId="39503F90" w14:textId="77777777" w:rsidR="001318C2" w:rsidRPr="001D3869" w:rsidRDefault="001318C2" w:rsidP="00BE6F2C"/>
        </w:tc>
      </w:tr>
      <w:tr w:rsidR="001318C2" w:rsidRPr="001D3869" w14:paraId="0B314516" w14:textId="77777777" w:rsidTr="00BE6F2C">
        <w:trPr>
          <w:gridAfter w:val="1"/>
          <w:wAfter w:w="7" w:type="dxa"/>
          <w:cantSplit/>
          <w:trHeight w:val="288"/>
        </w:trPr>
        <w:tc>
          <w:tcPr>
            <w:tcW w:w="1440" w:type="dxa"/>
            <w:gridSpan w:val="2"/>
            <w:tcBorders>
              <w:bottom w:val="single" w:sz="12" w:space="0" w:color="auto"/>
            </w:tcBorders>
          </w:tcPr>
          <w:p w14:paraId="501A119C" w14:textId="77777777" w:rsidR="001318C2" w:rsidRPr="003B2DEF" w:rsidRDefault="001318C2" w:rsidP="00BE6F2C">
            <w:pPr>
              <w:autoSpaceDE/>
              <w:autoSpaceDN/>
              <w:adjustRightInd/>
              <w:spacing w:before="0" w:line="240" w:lineRule="auto"/>
              <w:ind w:left="-72"/>
              <w:rPr>
                <w:b/>
                <w:sz w:val="16"/>
                <w:szCs w:val="16"/>
              </w:rPr>
            </w:pPr>
            <w:r w:rsidRPr="003B2DEF">
              <w:rPr>
                <w:b/>
                <w:sz w:val="16"/>
                <w:szCs w:val="16"/>
              </w:rPr>
              <w:t>Total DFT:</w:t>
            </w:r>
          </w:p>
        </w:tc>
        <w:tc>
          <w:tcPr>
            <w:tcW w:w="3380" w:type="dxa"/>
            <w:gridSpan w:val="2"/>
            <w:tcBorders>
              <w:bottom w:val="single" w:sz="12" w:space="0" w:color="auto"/>
            </w:tcBorders>
          </w:tcPr>
          <w:p w14:paraId="13227021" w14:textId="77777777" w:rsidR="001318C2" w:rsidRPr="003B2DEF" w:rsidRDefault="001318C2" w:rsidP="00BE6F2C">
            <w:pPr>
              <w:autoSpaceDE/>
              <w:autoSpaceDN/>
              <w:adjustRightInd/>
              <w:spacing w:before="0" w:line="240" w:lineRule="auto"/>
              <w:ind w:left="-72"/>
              <w:rPr>
                <w:color w:val="auto"/>
                <w:sz w:val="16"/>
                <w:szCs w:val="16"/>
              </w:rPr>
            </w:pPr>
            <w:r w:rsidRPr="003B2DEF">
              <w:rPr>
                <w:color w:val="auto"/>
                <w:sz w:val="16"/>
                <w:szCs w:val="16"/>
              </w:rPr>
              <w:t>0.</w:t>
            </w:r>
            <w:r>
              <w:rPr>
                <w:color w:val="auto"/>
                <w:sz w:val="16"/>
                <w:szCs w:val="16"/>
              </w:rPr>
              <w:t>064</w:t>
            </w:r>
            <w:r w:rsidRPr="003B2DEF">
              <w:rPr>
                <w:color w:val="auto"/>
                <w:sz w:val="16"/>
                <w:szCs w:val="16"/>
              </w:rPr>
              <w:t xml:space="preserve"> – 0.</w:t>
            </w:r>
            <w:r>
              <w:rPr>
                <w:color w:val="auto"/>
                <w:sz w:val="16"/>
                <w:szCs w:val="16"/>
              </w:rPr>
              <w:t>089</w:t>
            </w:r>
            <w:r w:rsidRPr="003B2DEF">
              <w:rPr>
                <w:color w:val="auto"/>
                <w:sz w:val="16"/>
                <w:szCs w:val="16"/>
              </w:rPr>
              <w:t xml:space="preserve"> mm. (</w:t>
            </w:r>
            <w:r>
              <w:rPr>
                <w:color w:val="auto"/>
                <w:sz w:val="16"/>
                <w:szCs w:val="16"/>
              </w:rPr>
              <w:t>2</w:t>
            </w:r>
            <w:r w:rsidRPr="003B2DEF">
              <w:rPr>
                <w:color w:val="auto"/>
                <w:sz w:val="16"/>
                <w:szCs w:val="16"/>
              </w:rPr>
              <w:t>.</w:t>
            </w:r>
            <w:r>
              <w:rPr>
                <w:color w:val="auto"/>
                <w:sz w:val="16"/>
                <w:szCs w:val="16"/>
              </w:rPr>
              <w:t>5</w:t>
            </w:r>
            <w:r w:rsidRPr="003B2DEF">
              <w:rPr>
                <w:color w:val="auto"/>
                <w:sz w:val="16"/>
                <w:szCs w:val="16"/>
              </w:rPr>
              <w:t xml:space="preserve"> - </w:t>
            </w:r>
            <w:r>
              <w:rPr>
                <w:color w:val="auto"/>
                <w:sz w:val="16"/>
                <w:szCs w:val="16"/>
              </w:rPr>
              <w:t>3</w:t>
            </w:r>
            <w:r w:rsidRPr="003B2DEF">
              <w:rPr>
                <w:color w:val="auto"/>
                <w:sz w:val="16"/>
                <w:szCs w:val="16"/>
              </w:rPr>
              <w:t>.</w:t>
            </w:r>
            <w:r>
              <w:rPr>
                <w:color w:val="auto"/>
                <w:sz w:val="16"/>
                <w:szCs w:val="16"/>
              </w:rPr>
              <w:t>5</w:t>
            </w:r>
            <w:r w:rsidRPr="003B2DEF">
              <w:rPr>
                <w:color w:val="auto"/>
                <w:sz w:val="16"/>
                <w:szCs w:val="16"/>
              </w:rPr>
              <w:t xml:space="preserve"> mils)</w:t>
            </w:r>
          </w:p>
          <w:p w14:paraId="2B346F64" w14:textId="77777777" w:rsidR="001318C2" w:rsidRPr="003B2DEF" w:rsidRDefault="008D3916" w:rsidP="00BE6F2C">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tcBorders>
              <w:bottom w:val="single" w:sz="12" w:space="0" w:color="auto"/>
            </w:tcBorders>
          </w:tcPr>
          <w:p w14:paraId="15A21B29" w14:textId="77777777" w:rsidR="001318C2" w:rsidRPr="001D3869" w:rsidRDefault="001318C2" w:rsidP="00BE6F2C">
            <w:pPr>
              <w:jc w:val="right"/>
              <w:rPr>
                <w:b/>
                <w:sz w:val="16"/>
                <w:szCs w:val="16"/>
              </w:rPr>
            </w:pPr>
          </w:p>
        </w:tc>
        <w:tc>
          <w:tcPr>
            <w:tcW w:w="4027" w:type="dxa"/>
            <w:gridSpan w:val="7"/>
            <w:vMerge/>
            <w:tcBorders>
              <w:bottom w:val="single" w:sz="12" w:space="0" w:color="auto"/>
            </w:tcBorders>
            <w:vAlign w:val="center"/>
          </w:tcPr>
          <w:p w14:paraId="06F8A07B" w14:textId="77777777" w:rsidR="001318C2" w:rsidRPr="001D3869" w:rsidRDefault="001318C2" w:rsidP="00BE6F2C"/>
        </w:tc>
      </w:tr>
      <w:tr w:rsidR="001318C2" w:rsidRPr="001D3869" w14:paraId="03235E0A" w14:textId="77777777" w:rsidTr="00442227">
        <w:trPr>
          <w:gridAfter w:val="2"/>
          <w:wAfter w:w="31" w:type="dxa"/>
          <w:trHeight w:val="360"/>
        </w:trPr>
        <w:tc>
          <w:tcPr>
            <w:tcW w:w="2288" w:type="dxa"/>
            <w:gridSpan w:val="3"/>
            <w:tcBorders>
              <w:top w:val="single" w:sz="12" w:space="0" w:color="auto"/>
              <w:left w:val="single" w:sz="12" w:space="0" w:color="auto"/>
              <w:bottom w:val="single" w:sz="12" w:space="0" w:color="auto"/>
            </w:tcBorders>
            <w:shd w:val="clear" w:color="auto" w:fill="000000"/>
            <w:vAlign w:val="center"/>
          </w:tcPr>
          <w:p w14:paraId="7C340B85" w14:textId="77777777" w:rsidR="001318C2" w:rsidRPr="001D3869" w:rsidRDefault="001318C2" w:rsidP="00BE6F2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532" w:type="dxa"/>
            <w:tcBorders>
              <w:top w:val="single" w:sz="12" w:space="0" w:color="auto"/>
              <w:bottom w:val="single" w:sz="12" w:space="0" w:color="auto"/>
            </w:tcBorders>
            <w:shd w:val="clear" w:color="auto" w:fill="000000"/>
            <w:vAlign w:val="center"/>
          </w:tcPr>
          <w:p w14:paraId="73AAE5CC" w14:textId="77777777" w:rsidR="001318C2" w:rsidRPr="001D3869" w:rsidRDefault="001318C2" w:rsidP="00BE6F2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67" w:type="dxa"/>
            <w:gridSpan w:val="2"/>
            <w:tcBorders>
              <w:top w:val="single" w:sz="12" w:space="0" w:color="auto"/>
              <w:bottom w:val="single" w:sz="12" w:space="0" w:color="auto"/>
            </w:tcBorders>
            <w:shd w:val="clear" w:color="auto" w:fill="000000"/>
            <w:vAlign w:val="center"/>
          </w:tcPr>
          <w:p w14:paraId="7E3EC64E" w14:textId="77777777" w:rsidR="001318C2" w:rsidRPr="001D3869" w:rsidRDefault="001318C2" w:rsidP="00BE6F2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53" w:type="dxa"/>
            <w:gridSpan w:val="2"/>
            <w:tcBorders>
              <w:top w:val="single" w:sz="12" w:space="0" w:color="auto"/>
              <w:bottom w:val="single" w:sz="12" w:space="0" w:color="auto"/>
            </w:tcBorders>
            <w:shd w:val="clear" w:color="auto" w:fill="000000"/>
            <w:vAlign w:val="center"/>
          </w:tcPr>
          <w:p w14:paraId="494AA0A3" w14:textId="77777777" w:rsidR="001318C2" w:rsidRPr="001D3869" w:rsidRDefault="001318C2" w:rsidP="00BE6F2C">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173" w:type="dxa"/>
            <w:gridSpan w:val="3"/>
            <w:tcBorders>
              <w:top w:val="single" w:sz="12" w:space="0" w:color="auto"/>
              <w:bottom w:val="single" w:sz="12" w:space="0" w:color="auto"/>
              <w:right w:val="single" w:sz="12" w:space="0" w:color="auto"/>
            </w:tcBorders>
            <w:shd w:val="clear" w:color="auto" w:fill="000000"/>
            <w:vAlign w:val="center"/>
          </w:tcPr>
          <w:p w14:paraId="4F016242" w14:textId="77777777" w:rsidR="001318C2" w:rsidRPr="001D3869" w:rsidRDefault="001318C2" w:rsidP="00BE6F2C">
            <w:pPr>
              <w:autoSpaceDE/>
              <w:autoSpaceDN/>
              <w:adjustRightInd/>
              <w:spacing w:before="0" w:line="240" w:lineRule="auto"/>
              <w:ind w:left="0"/>
              <w:rPr>
                <w:b/>
                <w:color w:val="FFFFFF"/>
                <w:sz w:val="16"/>
                <w:szCs w:val="16"/>
              </w:rPr>
            </w:pPr>
            <w:r w:rsidRPr="001D3869">
              <w:rPr>
                <w:b/>
                <w:color w:val="FFFFFF"/>
                <w:sz w:val="16"/>
                <w:szCs w:val="16"/>
              </w:rPr>
              <w:t>By Max</w:t>
            </w:r>
            <w:r w:rsidRPr="001D3869">
              <w:rPr>
                <w:b/>
                <w:color w:val="FFFFFF"/>
                <w:sz w:val="16"/>
                <w:szCs w:val="16"/>
              </w:rPr>
              <w:br/>
              <w:t>Svc Temp</w:t>
            </w:r>
          </w:p>
        </w:tc>
      </w:tr>
      <w:tr w:rsidR="00442227" w:rsidRPr="001D3869" w14:paraId="3CC036EE" w14:textId="77777777" w:rsidTr="00442227">
        <w:trPr>
          <w:gridAfter w:val="2"/>
          <w:wAfter w:w="31" w:type="dxa"/>
          <w:trHeight w:val="288"/>
        </w:trPr>
        <w:tc>
          <w:tcPr>
            <w:tcW w:w="2288" w:type="dxa"/>
            <w:gridSpan w:val="3"/>
            <w:vAlign w:val="center"/>
          </w:tcPr>
          <w:p w14:paraId="7EDB53DC" w14:textId="77777777" w:rsidR="00442227" w:rsidRPr="001D3869" w:rsidRDefault="00442227" w:rsidP="00442227">
            <w:pPr>
              <w:autoSpaceDE/>
              <w:autoSpaceDN/>
              <w:adjustRightInd/>
              <w:spacing w:before="0" w:line="240" w:lineRule="auto"/>
              <w:ind w:left="0"/>
              <w:rPr>
                <w:b/>
                <w:sz w:val="16"/>
                <w:szCs w:val="16"/>
              </w:rPr>
            </w:pPr>
            <w:r w:rsidRPr="001D3869">
              <w:rPr>
                <w:b/>
                <w:sz w:val="16"/>
                <w:szCs w:val="16"/>
              </w:rPr>
              <w:t>PRIMER</w:t>
            </w:r>
          </w:p>
        </w:tc>
        <w:tc>
          <w:tcPr>
            <w:tcW w:w="2532" w:type="dxa"/>
            <w:vAlign w:val="center"/>
          </w:tcPr>
          <w:p w14:paraId="3F2D21E6" w14:textId="77777777" w:rsidR="00442227" w:rsidRPr="001D3869" w:rsidRDefault="00442227" w:rsidP="00442227">
            <w:pPr>
              <w:autoSpaceDE/>
              <w:autoSpaceDN/>
              <w:adjustRightInd/>
              <w:spacing w:before="0" w:line="240" w:lineRule="auto"/>
              <w:ind w:left="0"/>
              <w:rPr>
                <w:sz w:val="16"/>
                <w:szCs w:val="16"/>
              </w:rPr>
            </w:pPr>
            <w:r w:rsidRPr="001D3869">
              <w:rPr>
                <w:sz w:val="16"/>
                <w:szCs w:val="16"/>
              </w:rPr>
              <w:t>Carboline</w:t>
            </w:r>
          </w:p>
        </w:tc>
        <w:tc>
          <w:tcPr>
            <w:tcW w:w="2867" w:type="dxa"/>
            <w:gridSpan w:val="2"/>
            <w:vAlign w:val="center"/>
          </w:tcPr>
          <w:p w14:paraId="417A5297" w14:textId="77777777" w:rsidR="00442227" w:rsidRPr="009B08C7" w:rsidRDefault="00442227" w:rsidP="00442227">
            <w:pPr>
              <w:autoSpaceDE/>
              <w:autoSpaceDN/>
              <w:adjustRightInd/>
              <w:spacing w:before="0" w:line="240" w:lineRule="auto"/>
              <w:ind w:left="0"/>
              <w:rPr>
                <w:sz w:val="16"/>
                <w:szCs w:val="16"/>
              </w:rPr>
            </w:pPr>
            <w:proofErr w:type="spellStart"/>
            <w:r w:rsidRPr="009B08C7">
              <w:rPr>
                <w:sz w:val="16"/>
                <w:szCs w:val="16"/>
              </w:rPr>
              <w:t>Carbozinc</w:t>
            </w:r>
            <w:proofErr w:type="spellEnd"/>
            <w:r w:rsidRPr="009B08C7">
              <w:rPr>
                <w:sz w:val="16"/>
                <w:szCs w:val="16"/>
              </w:rPr>
              <w:t xml:space="preserve"> 11 Series</w:t>
            </w:r>
          </w:p>
        </w:tc>
        <w:tc>
          <w:tcPr>
            <w:tcW w:w="953" w:type="dxa"/>
            <w:gridSpan w:val="2"/>
            <w:vAlign w:val="center"/>
          </w:tcPr>
          <w:p w14:paraId="0CBF4320" w14:textId="77777777" w:rsidR="00442227" w:rsidRPr="001D3869" w:rsidRDefault="00442227" w:rsidP="00442227">
            <w:pPr>
              <w:autoSpaceDE/>
              <w:autoSpaceDN/>
              <w:adjustRightInd/>
              <w:spacing w:before="0" w:line="240" w:lineRule="auto"/>
              <w:ind w:left="0"/>
              <w:jc w:val="center"/>
              <w:rPr>
                <w:sz w:val="16"/>
                <w:szCs w:val="16"/>
              </w:rPr>
            </w:pPr>
            <w:r w:rsidRPr="000F4EA8">
              <w:rPr>
                <w:sz w:val="16"/>
                <w:szCs w:val="16"/>
              </w:rPr>
              <w:t>264–515</w:t>
            </w:r>
          </w:p>
        </w:tc>
        <w:tc>
          <w:tcPr>
            <w:tcW w:w="1173" w:type="dxa"/>
            <w:gridSpan w:val="3"/>
            <w:vAlign w:val="center"/>
          </w:tcPr>
          <w:p w14:paraId="207ED50E" w14:textId="49350D5B" w:rsidR="00442227" w:rsidRPr="00442227" w:rsidRDefault="00442227" w:rsidP="00442227">
            <w:pPr>
              <w:autoSpaceDE/>
              <w:autoSpaceDN/>
              <w:adjustRightInd/>
              <w:spacing w:before="0" w:line="240" w:lineRule="auto"/>
              <w:ind w:left="0"/>
              <w:rPr>
                <w:sz w:val="16"/>
                <w:szCs w:val="16"/>
              </w:rPr>
            </w:pPr>
            <w:r w:rsidRPr="00442227">
              <w:rPr>
                <w:sz w:val="16"/>
                <w:szCs w:val="16"/>
              </w:rPr>
              <w:t>40°C (104°F)</w:t>
            </w:r>
          </w:p>
        </w:tc>
      </w:tr>
      <w:tr w:rsidR="00442227" w:rsidRPr="001D3869" w14:paraId="448E4E9E" w14:textId="77777777" w:rsidTr="00442227">
        <w:trPr>
          <w:gridAfter w:val="2"/>
          <w:wAfter w:w="31" w:type="dxa"/>
          <w:trHeight w:val="288"/>
        </w:trPr>
        <w:tc>
          <w:tcPr>
            <w:tcW w:w="2288" w:type="dxa"/>
            <w:gridSpan w:val="3"/>
            <w:vAlign w:val="center"/>
          </w:tcPr>
          <w:p w14:paraId="35080ED2" w14:textId="77777777" w:rsidR="00442227" w:rsidRPr="001D3869" w:rsidRDefault="00442227" w:rsidP="00442227">
            <w:pPr>
              <w:autoSpaceDE/>
              <w:autoSpaceDN/>
              <w:adjustRightInd/>
              <w:spacing w:before="0" w:line="240" w:lineRule="auto"/>
              <w:ind w:left="0"/>
              <w:rPr>
                <w:b/>
                <w:sz w:val="16"/>
                <w:szCs w:val="16"/>
              </w:rPr>
            </w:pPr>
            <w:r w:rsidRPr="001D3869">
              <w:rPr>
                <w:b/>
                <w:sz w:val="16"/>
                <w:szCs w:val="16"/>
              </w:rPr>
              <w:t>FIRST COAT</w:t>
            </w:r>
          </w:p>
        </w:tc>
        <w:tc>
          <w:tcPr>
            <w:tcW w:w="2532" w:type="dxa"/>
            <w:vAlign w:val="center"/>
          </w:tcPr>
          <w:p w14:paraId="112D5746" w14:textId="77777777" w:rsidR="00442227" w:rsidRPr="001D3869" w:rsidRDefault="00442227" w:rsidP="00442227">
            <w:pPr>
              <w:autoSpaceDE/>
              <w:autoSpaceDN/>
              <w:adjustRightInd/>
              <w:spacing w:before="0" w:line="240" w:lineRule="auto"/>
              <w:ind w:left="0"/>
              <w:rPr>
                <w:sz w:val="16"/>
                <w:szCs w:val="16"/>
              </w:rPr>
            </w:pPr>
            <w:r w:rsidRPr="001D3869">
              <w:rPr>
                <w:sz w:val="16"/>
                <w:szCs w:val="16"/>
              </w:rPr>
              <w:t>Hempel Coatings (USA), Inc.</w:t>
            </w:r>
          </w:p>
        </w:tc>
        <w:tc>
          <w:tcPr>
            <w:tcW w:w="2867" w:type="dxa"/>
            <w:gridSpan w:val="2"/>
            <w:vAlign w:val="center"/>
          </w:tcPr>
          <w:p w14:paraId="5FCA83D7" w14:textId="77777777" w:rsidR="00C7113F" w:rsidRPr="009B08C7" w:rsidRDefault="00C7113F" w:rsidP="00C7113F">
            <w:pPr>
              <w:autoSpaceDE/>
              <w:autoSpaceDN/>
              <w:adjustRightInd/>
              <w:spacing w:before="0" w:line="240" w:lineRule="auto"/>
              <w:ind w:left="0"/>
              <w:rPr>
                <w:sz w:val="16"/>
                <w:szCs w:val="16"/>
              </w:rPr>
            </w:pPr>
            <w:proofErr w:type="spellStart"/>
            <w:r w:rsidRPr="009B08C7">
              <w:rPr>
                <w:sz w:val="16"/>
                <w:szCs w:val="16"/>
              </w:rPr>
              <w:t>Galvosil</w:t>
            </w:r>
            <w:proofErr w:type="spellEnd"/>
            <w:r w:rsidRPr="009B08C7">
              <w:rPr>
                <w:sz w:val="16"/>
                <w:szCs w:val="16"/>
              </w:rPr>
              <w:t xml:space="preserve"> 15680</w:t>
            </w:r>
          </w:p>
          <w:p w14:paraId="1379C8C3" w14:textId="31210494" w:rsidR="00442227" w:rsidRPr="009B08C7" w:rsidRDefault="00C7113F" w:rsidP="00C7113F">
            <w:pPr>
              <w:autoSpaceDE/>
              <w:autoSpaceDN/>
              <w:adjustRightInd/>
              <w:spacing w:before="0" w:line="240" w:lineRule="auto"/>
              <w:ind w:left="0"/>
              <w:rPr>
                <w:sz w:val="16"/>
                <w:szCs w:val="16"/>
              </w:rPr>
            </w:pPr>
            <w:proofErr w:type="spellStart"/>
            <w:r w:rsidRPr="009B08C7">
              <w:rPr>
                <w:sz w:val="16"/>
                <w:szCs w:val="16"/>
              </w:rPr>
              <w:t>Galvosil</w:t>
            </w:r>
            <w:proofErr w:type="spellEnd"/>
            <w:r w:rsidRPr="009B08C7">
              <w:rPr>
                <w:sz w:val="16"/>
                <w:szCs w:val="16"/>
              </w:rPr>
              <w:t xml:space="preserve"> 1570M (Methanol)</w:t>
            </w:r>
          </w:p>
        </w:tc>
        <w:tc>
          <w:tcPr>
            <w:tcW w:w="953" w:type="dxa"/>
            <w:gridSpan w:val="2"/>
            <w:vAlign w:val="center"/>
          </w:tcPr>
          <w:p w14:paraId="42179A63" w14:textId="77777777" w:rsidR="00442227" w:rsidRPr="001D3869" w:rsidRDefault="00442227" w:rsidP="00442227">
            <w:pPr>
              <w:autoSpaceDE/>
              <w:autoSpaceDN/>
              <w:adjustRightInd/>
              <w:spacing w:before="0" w:line="240" w:lineRule="auto"/>
              <w:ind w:left="0"/>
              <w:jc w:val="center"/>
              <w:rPr>
                <w:sz w:val="16"/>
                <w:szCs w:val="16"/>
              </w:rPr>
            </w:pPr>
            <w:r w:rsidRPr="000F4EA8">
              <w:rPr>
                <w:sz w:val="16"/>
                <w:szCs w:val="16"/>
              </w:rPr>
              <w:t>320–435</w:t>
            </w:r>
          </w:p>
        </w:tc>
        <w:tc>
          <w:tcPr>
            <w:tcW w:w="1173" w:type="dxa"/>
            <w:gridSpan w:val="3"/>
            <w:vAlign w:val="center"/>
          </w:tcPr>
          <w:p w14:paraId="1E8A8EA0" w14:textId="134E48A2" w:rsidR="00442227" w:rsidRPr="00442227" w:rsidRDefault="00442227" w:rsidP="00442227">
            <w:pPr>
              <w:autoSpaceDE/>
              <w:autoSpaceDN/>
              <w:adjustRightInd/>
              <w:spacing w:before="0" w:line="240" w:lineRule="auto"/>
              <w:ind w:left="0"/>
              <w:rPr>
                <w:sz w:val="16"/>
                <w:szCs w:val="16"/>
              </w:rPr>
            </w:pPr>
            <w:r w:rsidRPr="00442227">
              <w:rPr>
                <w:sz w:val="16"/>
                <w:szCs w:val="16"/>
              </w:rPr>
              <w:t>40°C (104°F)</w:t>
            </w:r>
          </w:p>
        </w:tc>
      </w:tr>
      <w:tr w:rsidR="00442227" w:rsidRPr="001D3869" w14:paraId="66D782E1" w14:textId="77777777" w:rsidTr="00442227">
        <w:trPr>
          <w:gridAfter w:val="2"/>
          <w:wAfter w:w="31" w:type="dxa"/>
          <w:trHeight w:val="288"/>
        </w:trPr>
        <w:tc>
          <w:tcPr>
            <w:tcW w:w="2288" w:type="dxa"/>
            <w:gridSpan w:val="3"/>
            <w:vAlign w:val="center"/>
          </w:tcPr>
          <w:p w14:paraId="226AC99C" w14:textId="77777777" w:rsidR="00442227" w:rsidRPr="001D3869" w:rsidRDefault="00442227" w:rsidP="00442227">
            <w:pPr>
              <w:autoSpaceDE/>
              <w:autoSpaceDN/>
              <w:adjustRightInd/>
              <w:spacing w:before="0" w:line="240" w:lineRule="auto"/>
              <w:ind w:left="0"/>
              <w:rPr>
                <w:b/>
                <w:sz w:val="16"/>
                <w:szCs w:val="16"/>
              </w:rPr>
            </w:pPr>
            <w:r w:rsidRPr="001D3869">
              <w:rPr>
                <w:b/>
                <w:sz w:val="16"/>
                <w:szCs w:val="16"/>
              </w:rPr>
              <w:t>Epoxy</w:t>
            </w:r>
          </w:p>
        </w:tc>
        <w:tc>
          <w:tcPr>
            <w:tcW w:w="2532" w:type="dxa"/>
            <w:vAlign w:val="center"/>
          </w:tcPr>
          <w:p w14:paraId="75C520B6" w14:textId="77777777" w:rsidR="00442227" w:rsidRPr="001D3869" w:rsidRDefault="00442227" w:rsidP="00442227">
            <w:pPr>
              <w:autoSpaceDE/>
              <w:autoSpaceDN/>
              <w:adjustRightInd/>
              <w:spacing w:before="0" w:line="240" w:lineRule="auto"/>
              <w:ind w:left="0"/>
              <w:rPr>
                <w:sz w:val="16"/>
                <w:szCs w:val="16"/>
              </w:rPr>
            </w:pPr>
            <w:r w:rsidRPr="001D3869">
              <w:rPr>
                <w:sz w:val="16"/>
                <w:szCs w:val="16"/>
              </w:rPr>
              <w:t>International</w:t>
            </w:r>
          </w:p>
        </w:tc>
        <w:tc>
          <w:tcPr>
            <w:tcW w:w="2867" w:type="dxa"/>
            <w:gridSpan w:val="2"/>
            <w:vAlign w:val="center"/>
          </w:tcPr>
          <w:p w14:paraId="2684EB6B" w14:textId="77777777" w:rsidR="00442227" w:rsidRPr="009B08C7" w:rsidRDefault="00442227" w:rsidP="00442227">
            <w:pPr>
              <w:autoSpaceDE/>
              <w:autoSpaceDN/>
              <w:adjustRightInd/>
              <w:spacing w:before="0" w:line="240" w:lineRule="auto"/>
              <w:ind w:left="0"/>
              <w:rPr>
                <w:sz w:val="16"/>
                <w:szCs w:val="16"/>
              </w:rPr>
            </w:pPr>
            <w:proofErr w:type="spellStart"/>
            <w:r w:rsidRPr="009B08C7">
              <w:rPr>
                <w:sz w:val="16"/>
                <w:szCs w:val="16"/>
              </w:rPr>
              <w:t>Interzinc</w:t>
            </w:r>
            <w:proofErr w:type="spellEnd"/>
            <w:r w:rsidRPr="009B08C7">
              <w:rPr>
                <w:sz w:val="16"/>
                <w:szCs w:val="16"/>
              </w:rPr>
              <w:t xml:space="preserve"> 22 Series</w:t>
            </w:r>
          </w:p>
        </w:tc>
        <w:tc>
          <w:tcPr>
            <w:tcW w:w="953" w:type="dxa"/>
            <w:gridSpan w:val="2"/>
            <w:vAlign w:val="center"/>
          </w:tcPr>
          <w:p w14:paraId="544820BE" w14:textId="77777777" w:rsidR="00442227" w:rsidRPr="001D3869" w:rsidRDefault="00442227" w:rsidP="00442227">
            <w:pPr>
              <w:autoSpaceDE/>
              <w:autoSpaceDN/>
              <w:adjustRightInd/>
              <w:spacing w:before="0" w:line="240" w:lineRule="auto"/>
              <w:ind w:left="0"/>
              <w:jc w:val="center"/>
              <w:rPr>
                <w:sz w:val="16"/>
                <w:szCs w:val="16"/>
              </w:rPr>
            </w:pPr>
            <w:r>
              <w:rPr>
                <w:sz w:val="16"/>
                <w:szCs w:val="16"/>
              </w:rPr>
              <w:t>290-490</w:t>
            </w:r>
          </w:p>
        </w:tc>
        <w:tc>
          <w:tcPr>
            <w:tcW w:w="1173" w:type="dxa"/>
            <w:gridSpan w:val="3"/>
            <w:vAlign w:val="center"/>
          </w:tcPr>
          <w:p w14:paraId="6E1CEDB1" w14:textId="3D4529E5" w:rsidR="00442227" w:rsidRPr="00442227" w:rsidRDefault="00442227" w:rsidP="00442227">
            <w:pPr>
              <w:autoSpaceDE/>
              <w:autoSpaceDN/>
              <w:adjustRightInd/>
              <w:spacing w:before="0" w:line="240" w:lineRule="auto"/>
              <w:ind w:left="0"/>
              <w:rPr>
                <w:sz w:val="16"/>
                <w:szCs w:val="16"/>
              </w:rPr>
            </w:pPr>
            <w:r w:rsidRPr="00442227">
              <w:rPr>
                <w:sz w:val="16"/>
                <w:szCs w:val="16"/>
              </w:rPr>
              <w:t>40°C (104°F)</w:t>
            </w:r>
          </w:p>
        </w:tc>
      </w:tr>
      <w:tr w:rsidR="00442227" w:rsidRPr="001D3869" w14:paraId="31EEF3C0" w14:textId="77777777" w:rsidTr="00442227">
        <w:trPr>
          <w:gridAfter w:val="2"/>
          <w:wAfter w:w="31" w:type="dxa"/>
          <w:trHeight w:val="288"/>
        </w:trPr>
        <w:tc>
          <w:tcPr>
            <w:tcW w:w="2288" w:type="dxa"/>
            <w:gridSpan w:val="3"/>
            <w:vAlign w:val="center"/>
          </w:tcPr>
          <w:p w14:paraId="74C4DB02" w14:textId="77777777" w:rsidR="00442227" w:rsidRPr="001D3869" w:rsidRDefault="00442227" w:rsidP="00442227">
            <w:pPr>
              <w:autoSpaceDE/>
              <w:autoSpaceDN/>
              <w:adjustRightInd/>
              <w:spacing w:before="0" w:line="240" w:lineRule="auto"/>
              <w:ind w:left="0"/>
              <w:rPr>
                <w:b/>
                <w:sz w:val="16"/>
                <w:szCs w:val="16"/>
              </w:rPr>
            </w:pPr>
            <w:r w:rsidRPr="001D3869">
              <w:rPr>
                <w:b/>
                <w:sz w:val="16"/>
                <w:szCs w:val="16"/>
              </w:rPr>
              <w:t>Thin Film</w:t>
            </w:r>
          </w:p>
        </w:tc>
        <w:tc>
          <w:tcPr>
            <w:tcW w:w="2532" w:type="dxa"/>
            <w:vAlign w:val="center"/>
          </w:tcPr>
          <w:p w14:paraId="3F12E3CC" w14:textId="77777777" w:rsidR="00442227" w:rsidRPr="001D3869" w:rsidRDefault="00442227" w:rsidP="00442227">
            <w:pPr>
              <w:autoSpaceDE/>
              <w:autoSpaceDN/>
              <w:adjustRightInd/>
              <w:spacing w:before="0" w:line="240" w:lineRule="auto"/>
              <w:ind w:left="0"/>
              <w:rPr>
                <w:sz w:val="16"/>
                <w:szCs w:val="16"/>
              </w:rPr>
            </w:pPr>
            <w:r w:rsidRPr="001D3869">
              <w:rPr>
                <w:sz w:val="16"/>
                <w:szCs w:val="16"/>
              </w:rPr>
              <w:t>Jotun Paints</w:t>
            </w:r>
          </w:p>
        </w:tc>
        <w:tc>
          <w:tcPr>
            <w:tcW w:w="2867" w:type="dxa"/>
            <w:gridSpan w:val="2"/>
            <w:vAlign w:val="center"/>
          </w:tcPr>
          <w:p w14:paraId="52B9DD8E" w14:textId="77777777" w:rsidR="00442227" w:rsidRPr="009B08C7" w:rsidRDefault="00442227" w:rsidP="00442227">
            <w:pPr>
              <w:autoSpaceDE/>
              <w:autoSpaceDN/>
              <w:adjustRightInd/>
              <w:spacing w:before="0" w:line="240" w:lineRule="auto"/>
              <w:ind w:left="0"/>
              <w:rPr>
                <w:sz w:val="16"/>
                <w:szCs w:val="16"/>
              </w:rPr>
            </w:pPr>
            <w:proofErr w:type="spellStart"/>
            <w:r w:rsidRPr="009B08C7">
              <w:rPr>
                <w:sz w:val="16"/>
                <w:szCs w:val="16"/>
              </w:rPr>
              <w:t>Tankguard</w:t>
            </w:r>
            <w:proofErr w:type="spellEnd"/>
            <w:r w:rsidRPr="009B08C7">
              <w:rPr>
                <w:sz w:val="16"/>
                <w:szCs w:val="16"/>
              </w:rPr>
              <w:t xml:space="preserve"> Zinc</w:t>
            </w:r>
          </w:p>
        </w:tc>
        <w:tc>
          <w:tcPr>
            <w:tcW w:w="953" w:type="dxa"/>
            <w:gridSpan w:val="2"/>
            <w:vAlign w:val="center"/>
          </w:tcPr>
          <w:p w14:paraId="3F755F43" w14:textId="77777777" w:rsidR="00442227" w:rsidRPr="001D3869" w:rsidRDefault="00442227" w:rsidP="00442227">
            <w:pPr>
              <w:autoSpaceDE/>
              <w:autoSpaceDN/>
              <w:adjustRightInd/>
              <w:spacing w:before="0" w:line="240" w:lineRule="auto"/>
              <w:ind w:left="0"/>
              <w:jc w:val="center"/>
              <w:rPr>
                <w:sz w:val="16"/>
                <w:szCs w:val="16"/>
              </w:rPr>
            </w:pPr>
            <w:r>
              <w:rPr>
                <w:sz w:val="16"/>
                <w:szCs w:val="16"/>
              </w:rPr>
              <w:t>463</w:t>
            </w:r>
          </w:p>
        </w:tc>
        <w:tc>
          <w:tcPr>
            <w:tcW w:w="1173" w:type="dxa"/>
            <w:gridSpan w:val="3"/>
            <w:vAlign w:val="center"/>
          </w:tcPr>
          <w:p w14:paraId="14D45C8B" w14:textId="21651521" w:rsidR="00442227" w:rsidRPr="00442227" w:rsidRDefault="00442227" w:rsidP="00442227">
            <w:pPr>
              <w:autoSpaceDE/>
              <w:autoSpaceDN/>
              <w:adjustRightInd/>
              <w:spacing w:before="0" w:line="240" w:lineRule="auto"/>
              <w:ind w:left="0"/>
              <w:rPr>
                <w:sz w:val="16"/>
                <w:szCs w:val="16"/>
              </w:rPr>
            </w:pPr>
            <w:r w:rsidRPr="00442227">
              <w:rPr>
                <w:sz w:val="16"/>
                <w:szCs w:val="16"/>
              </w:rPr>
              <w:t>40°C (104°F)</w:t>
            </w:r>
          </w:p>
        </w:tc>
      </w:tr>
      <w:tr w:rsidR="00442227" w:rsidRPr="001D3869" w14:paraId="6D81EB19" w14:textId="77777777" w:rsidTr="00442227">
        <w:trPr>
          <w:gridAfter w:val="2"/>
          <w:wAfter w:w="31" w:type="dxa"/>
          <w:trHeight w:val="288"/>
        </w:trPr>
        <w:tc>
          <w:tcPr>
            <w:tcW w:w="2288" w:type="dxa"/>
            <w:gridSpan w:val="3"/>
            <w:vAlign w:val="center"/>
          </w:tcPr>
          <w:p w14:paraId="3709C985" w14:textId="77777777" w:rsidR="00442227" w:rsidRPr="001D3869" w:rsidRDefault="00442227" w:rsidP="00442227">
            <w:pPr>
              <w:autoSpaceDE/>
              <w:autoSpaceDN/>
              <w:adjustRightInd/>
              <w:spacing w:before="0" w:line="240" w:lineRule="auto"/>
              <w:ind w:left="0"/>
              <w:rPr>
                <w:b/>
                <w:sz w:val="16"/>
                <w:szCs w:val="16"/>
              </w:rPr>
            </w:pPr>
            <w:r w:rsidRPr="00AC6690">
              <w:rPr>
                <w:b/>
                <w:sz w:val="16"/>
                <w:szCs w:val="16"/>
              </w:rPr>
              <w:t>DFT as per Manufacturer’s Product Sheet</w:t>
            </w:r>
          </w:p>
        </w:tc>
        <w:tc>
          <w:tcPr>
            <w:tcW w:w="2532" w:type="dxa"/>
            <w:vAlign w:val="center"/>
          </w:tcPr>
          <w:p w14:paraId="0D84B2B6" w14:textId="77777777" w:rsidR="00442227" w:rsidRPr="001D3869" w:rsidRDefault="00442227" w:rsidP="00442227">
            <w:pPr>
              <w:autoSpaceDE/>
              <w:autoSpaceDN/>
              <w:adjustRightInd/>
              <w:spacing w:before="0" w:line="240" w:lineRule="auto"/>
              <w:ind w:left="0"/>
              <w:rPr>
                <w:sz w:val="16"/>
                <w:szCs w:val="16"/>
              </w:rPr>
            </w:pPr>
            <w:r>
              <w:rPr>
                <w:sz w:val="16"/>
                <w:szCs w:val="16"/>
              </w:rPr>
              <w:t>PPG</w:t>
            </w:r>
          </w:p>
        </w:tc>
        <w:tc>
          <w:tcPr>
            <w:tcW w:w="2867" w:type="dxa"/>
            <w:gridSpan w:val="2"/>
            <w:vAlign w:val="center"/>
          </w:tcPr>
          <w:p w14:paraId="4BBEF723" w14:textId="77777777" w:rsidR="007349A2" w:rsidRPr="009B08C7" w:rsidRDefault="007349A2" w:rsidP="007349A2">
            <w:pPr>
              <w:autoSpaceDE/>
              <w:autoSpaceDN/>
              <w:adjustRightInd/>
              <w:spacing w:before="0" w:line="240" w:lineRule="auto"/>
              <w:ind w:left="0"/>
              <w:rPr>
                <w:sz w:val="16"/>
                <w:szCs w:val="16"/>
              </w:rPr>
            </w:pPr>
            <w:proofErr w:type="spellStart"/>
            <w:r w:rsidRPr="009B08C7">
              <w:rPr>
                <w:sz w:val="16"/>
                <w:szCs w:val="16"/>
              </w:rPr>
              <w:t>Dimetcote</w:t>
            </w:r>
            <w:proofErr w:type="spellEnd"/>
            <w:r w:rsidRPr="009B08C7">
              <w:rPr>
                <w:sz w:val="16"/>
                <w:szCs w:val="16"/>
              </w:rPr>
              <w:t xml:space="preserve"> 9</w:t>
            </w:r>
          </w:p>
          <w:p w14:paraId="36C896DB" w14:textId="67BF73D3" w:rsidR="00442227" w:rsidRPr="009B08C7" w:rsidRDefault="007349A2" w:rsidP="007349A2">
            <w:pPr>
              <w:autoSpaceDE/>
              <w:autoSpaceDN/>
              <w:adjustRightInd/>
              <w:spacing w:before="0" w:line="240" w:lineRule="auto"/>
              <w:ind w:left="0"/>
              <w:rPr>
                <w:sz w:val="16"/>
                <w:szCs w:val="16"/>
              </w:rPr>
            </w:pPr>
            <w:proofErr w:type="spellStart"/>
            <w:r w:rsidRPr="009B08C7">
              <w:rPr>
                <w:sz w:val="16"/>
                <w:szCs w:val="16"/>
              </w:rPr>
              <w:t>Sigmaguard</w:t>
            </w:r>
            <w:proofErr w:type="spellEnd"/>
            <w:r w:rsidRPr="009B08C7">
              <w:rPr>
                <w:sz w:val="16"/>
                <w:szCs w:val="16"/>
              </w:rPr>
              <w:t xml:space="preserve"> 750</w:t>
            </w:r>
          </w:p>
        </w:tc>
        <w:tc>
          <w:tcPr>
            <w:tcW w:w="953" w:type="dxa"/>
            <w:gridSpan w:val="2"/>
            <w:vAlign w:val="center"/>
          </w:tcPr>
          <w:p w14:paraId="485025E0" w14:textId="64E98579" w:rsidR="00442227" w:rsidRPr="001D3869" w:rsidRDefault="00A7657C" w:rsidP="00442227">
            <w:pPr>
              <w:autoSpaceDE/>
              <w:autoSpaceDN/>
              <w:adjustRightInd/>
              <w:spacing w:before="0" w:line="240" w:lineRule="auto"/>
              <w:ind w:left="0"/>
              <w:jc w:val="center"/>
              <w:rPr>
                <w:sz w:val="16"/>
                <w:szCs w:val="16"/>
              </w:rPr>
            </w:pPr>
            <w:ins w:id="1325" w:author="Kurmanov, Aidyn [STAMGazStroy LLP]" w:date="2025-12-11T14:44:00Z" w16du:dateUtc="2025-12-11T09:44:00Z">
              <w:r>
                <w:rPr>
                  <w:sz w:val="16"/>
                  <w:szCs w:val="16"/>
                </w:rPr>
                <w:t>324-</w:t>
              </w:r>
            </w:ins>
            <w:r w:rsidR="00442227">
              <w:rPr>
                <w:sz w:val="16"/>
                <w:szCs w:val="16"/>
              </w:rPr>
              <w:t>480</w:t>
            </w:r>
          </w:p>
        </w:tc>
        <w:tc>
          <w:tcPr>
            <w:tcW w:w="1173" w:type="dxa"/>
            <w:gridSpan w:val="3"/>
            <w:vAlign w:val="center"/>
          </w:tcPr>
          <w:p w14:paraId="45C9E5CE" w14:textId="3DE84BC9" w:rsidR="00442227" w:rsidRPr="00442227" w:rsidRDefault="00442227" w:rsidP="00442227">
            <w:pPr>
              <w:autoSpaceDE/>
              <w:autoSpaceDN/>
              <w:adjustRightInd/>
              <w:spacing w:before="0" w:line="240" w:lineRule="auto"/>
              <w:ind w:left="0"/>
              <w:rPr>
                <w:sz w:val="16"/>
                <w:szCs w:val="16"/>
              </w:rPr>
            </w:pPr>
            <w:r w:rsidRPr="00442227">
              <w:rPr>
                <w:sz w:val="16"/>
                <w:szCs w:val="16"/>
              </w:rPr>
              <w:t>40°C (104°F)</w:t>
            </w:r>
          </w:p>
        </w:tc>
      </w:tr>
      <w:tr w:rsidR="00442227" w:rsidRPr="001D3869" w14:paraId="68C17340" w14:textId="77777777" w:rsidTr="00442227">
        <w:trPr>
          <w:gridAfter w:val="2"/>
          <w:wAfter w:w="31" w:type="dxa"/>
          <w:trHeight w:val="288"/>
        </w:trPr>
        <w:tc>
          <w:tcPr>
            <w:tcW w:w="2288" w:type="dxa"/>
            <w:gridSpan w:val="3"/>
            <w:vAlign w:val="center"/>
          </w:tcPr>
          <w:p w14:paraId="410E1DCE" w14:textId="77777777" w:rsidR="00442227" w:rsidRPr="001D3869" w:rsidRDefault="00442227" w:rsidP="00442227">
            <w:pPr>
              <w:jc w:val="center"/>
              <w:rPr>
                <w:b/>
                <w:sz w:val="16"/>
                <w:szCs w:val="16"/>
              </w:rPr>
            </w:pPr>
          </w:p>
        </w:tc>
        <w:tc>
          <w:tcPr>
            <w:tcW w:w="2532" w:type="dxa"/>
            <w:vAlign w:val="center"/>
          </w:tcPr>
          <w:p w14:paraId="559A3AA1" w14:textId="77777777" w:rsidR="00442227" w:rsidRPr="001D3869" w:rsidRDefault="00442227" w:rsidP="00442227">
            <w:pPr>
              <w:autoSpaceDE/>
              <w:autoSpaceDN/>
              <w:adjustRightInd/>
              <w:spacing w:before="0" w:line="240" w:lineRule="auto"/>
              <w:ind w:left="0"/>
              <w:rPr>
                <w:sz w:val="16"/>
                <w:szCs w:val="16"/>
              </w:rPr>
            </w:pPr>
            <w:r w:rsidRPr="001D3869">
              <w:rPr>
                <w:sz w:val="16"/>
                <w:szCs w:val="16"/>
              </w:rPr>
              <w:t>Sherwin Williams</w:t>
            </w:r>
          </w:p>
        </w:tc>
        <w:tc>
          <w:tcPr>
            <w:tcW w:w="2867" w:type="dxa"/>
            <w:gridSpan w:val="2"/>
            <w:vAlign w:val="center"/>
          </w:tcPr>
          <w:p w14:paraId="18C827AE" w14:textId="77777777" w:rsidR="00442227" w:rsidRPr="009B08C7" w:rsidRDefault="00442227" w:rsidP="00442227">
            <w:pPr>
              <w:autoSpaceDE/>
              <w:autoSpaceDN/>
              <w:adjustRightInd/>
              <w:spacing w:before="0" w:line="240" w:lineRule="auto"/>
              <w:ind w:left="0"/>
              <w:rPr>
                <w:sz w:val="16"/>
                <w:szCs w:val="16"/>
              </w:rPr>
            </w:pPr>
            <w:r w:rsidRPr="009B08C7">
              <w:rPr>
                <w:sz w:val="16"/>
                <w:szCs w:val="16"/>
              </w:rPr>
              <w:t>Zinc Clad II HS Series</w:t>
            </w:r>
          </w:p>
        </w:tc>
        <w:tc>
          <w:tcPr>
            <w:tcW w:w="953" w:type="dxa"/>
            <w:gridSpan w:val="2"/>
            <w:vAlign w:val="center"/>
          </w:tcPr>
          <w:p w14:paraId="51A6F4FC" w14:textId="77777777" w:rsidR="00442227" w:rsidRPr="001D3869" w:rsidRDefault="00442227" w:rsidP="00442227">
            <w:pPr>
              <w:autoSpaceDE/>
              <w:autoSpaceDN/>
              <w:adjustRightInd/>
              <w:spacing w:before="0" w:line="240" w:lineRule="auto"/>
              <w:ind w:left="0"/>
              <w:jc w:val="center"/>
              <w:rPr>
                <w:sz w:val="16"/>
                <w:szCs w:val="16"/>
              </w:rPr>
            </w:pPr>
            <w:r w:rsidRPr="000F4EA8">
              <w:rPr>
                <w:sz w:val="16"/>
                <w:szCs w:val="16"/>
              </w:rPr>
              <w:t>320–500</w:t>
            </w:r>
          </w:p>
        </w:tc>
        <w:tc>
          <w:tcPr>
            <w:tcW w:w="1173" w:type="dxa"/>
            <w:gridSpan w:val="3"/>
            <w:vAlign w:val="center"/>
          </w:tcPr>
          <w:p w14:paraId="0D1138EC" w14:textId="13B02BB9" w:rsidR="00442227" w:rsidRPr="00442227" w:rsidRDefault="00442227" w:rsidP="00442227">
            <w:pPr>
              <w:autoSpaceDE/>
              <w:autoSpaceDN/>
              <w:adjustRightInd/>
              <w:spacing w:before="0" w:line="240" w:lineRule="auto"/>
              <w:ind w:left="0"/>
              <w:rPr>
                <w:sz w:val="16"/>
                <w:szCs w:val="16"/>
              </w:rPr>
            </w:pPr>
            <w:r w:rsidRPr="00442227">
              <w:rPr>
                <w:sz w:val="16"/>
                <w:szCs w:val="16"/>
              </w:rPr>
              <w:t>40°C (104°F)</w:t>
            </w:r>
          </w:p>
        </w:tc>
      </w:tr>
      <w:tr w:rsidR="00442227" w:rsidRPr="001D3869" w14:paraId="2A1FA317" w14:textId="77777777" w:rsidTr="00442227">
        <w:trPr>
          <w:gridAfter w:val="2"/>
          <w:wAfter w:w="31" w:type="dxa"/>
          <w:trHeight w:val="288"/>
        </w:trPr>
        <w:tc>
          <w:tcPr>
            <w:tcW w:w="2288" w:type="dxa"/>
            <w:gridSpan w:val="3"/>
            <w:vAlign w:val="center"/>
          </w:tcPr>
          <w:p w14:paraId="606F3CF5" w14:textId="77777777" w:rsidR="00442227" w:rsidRPr="001D3869" w:rsidRDefault="00442227" w:rsidP="00442227">
            <w:pPr>
              <w:jc w:val="center"/>
              <w:rPr>
                <w:b/>
                <w:sz w:val="16"/>
                <w:szCs w:val="16"/>
              </w:rPr>
            </w:pPr>
          </w:p>
        </w:tc>
        <w:tc>
          <w:tcPr>
            <w:tcW w:w="2532" w:type="dxa"/>
            <w:vAlign w:val="center"/>
          </w:tcPr>
          <w:p w14:paraId="2682739F" w14:textId="77777777" w:rsidR="00442227" w:rsidRPr="001D3869" w:rsidRDefault="00442227" w:rsidP="00442227">
            <w:pPr>
              <w:autoSpaceDE/>
              <w:autoSpaceDN/>
              <w:adjustRightInd/>
              <w:spacing w:before="0" w:line="240" w:lineRule="auto"/>
              <w:ind w:left="0"/>
              <w:rPr>
                <w:sz w:val="16"/>
                <w:szCs w:val="16"/>
              </w:rPr>
            </w:pPr>
            <w:r w:rsidRPr="000F4EA8">
              <w:rPr>
                <w:sz w:val="16"/>
                <w:szCs w:val="16"/>
              </w:rPr>
              <w:t>Tnemec</w:t>
            </w:r>
          </w:p>
        </w:tc>
        <w:tc>
          <w:tcPr>
            <w:tcW w:w="2867" w:type="dxa"/>
            <w:gridSpan w:val="2"/>
            <w:vAlign w:val="center"/>
          </w:tcPr>
          <w:p w14:paraId="759A74D3" w14:textId="77777777" w:rsidR="00442227" w:rsidRPr="009B08C7" w:rsidRDefault="00442227" w:rsidP="00442227">
            <w:pPr>
              <w:autoSpaceDE/>
              <w:autoSpaceDN/>
              <w:adjustRightInd/>
              <w:spacing w:before="0" w:line="240" w:lineRule="auto"/>
              <w:ind w:left="0"/>
              <w:rPr>
                <w:sz w:val="16"/>
                <w:szCs w:val="16"/>
              </w:rPr>
            </w:pPr>
            <w:r w:rsidRPr="009B08C7">
              <w:rPr>
                <w:sz w:val="16"/>
                <w:szCs w:val="16"/>
              </w:rPr>
              <w:t xml:space="preserve">Series 90E–92 </w:t>
            </w:r>
            <w:proofErr w:type="spellStart"/>
            <w:r w:rsidRPr="009B08C7">
              <w:rPr>
                <w:sz w:val="16"/>
                <w:szCs w:val="16"/>
              </w:rPr>
              <w:t>Tneme</w:t>
            </w:r>
            <w:proofErr w:type="spellEnd"/>
            <w:r w:rsidRPr="009B08C7">
              <w:rPr>
                <w:sz w:val="16"/>
                <w:szCs w:val="16"/>
              </w:rPr>
              <w:t>-Zinc</w:t>
            </w:r>
          </w:p>
        </w:tc>
        <w:tc>
          <w:tcPr>
            <w:tcW w:w="953" w:type="dxa"/>
            <w:gridSpan w:val="2"/>
            <w:vAlign w:val="center"/>
          </w:tcPr>
          <w:p w14:paraId="4180A93B" w14:textId="77777777" w:rsidR="00442227" w:rsidRPr="001D3869" w:rsidRDefault="00442227" w:rsidP="00442227">
            <w:pPr>
              <w:autoSpaceDE/>
              <w:autoSpaceDN/>
              <w:adjustRightInd/>
              <w:spacing w:before="0" w:line="240" w:lineRule="auto"/>
              <w:ind w:left="0"/>
              <w:jc w:val="center"/>
              <w:rPr>
                <w:sz w:val="16"/>
                <w:szCs w:val="16"/>
              </w:rPr>
            </w:pPr>
            <w:r>
              <w:rPr>
                <w:sz w:val="16"/>
                <w:szCs w:val="16"/>
              </w:rPr>
              <w:t>473-500</w:t>
            </w:r>
          </w:p>
        </w:tc>
        <w:tc>
          <w:tcPr>
            <w:tcW w:w="1173" w:type="dxa"/>
            <w:gridSpan w:val="3"/>
            <w:vAlign w:val="center"/>
          </w:tcPr>
          <w:p w14:paraId="7FE90988" w14:textId="688A198B" w:rsidR="00442227" w:rsidRPr="00442227" w:rsidRDefault="00442227" w:rsidP="00442227">
            <w:pPr>
              <w:autoSpaceDE/>
              <w:autoSpaceDN/>
              <w:adjustRightInd/>
              <w:spacing w:before="0" w:line="240" w:lineRule="auto"/>
              <w:ind w:left="0"/>
              <w:rPr>
                <w:sz w:val="16"/>
                <w:szCs w:val="16"/>
              </w:rPr>
            </w:pPr>
            <w:r w:rsidRPr="00442227">
              <w:rPr>
                <w:sz w:val="16"/>
                <w:szCs w:val="16"/>
              </w:rPr>
              <w:t>40°C (104°F)</w:t>
            </w:r>
          </w:p>
        </w:tc>
      </w:tr>
      <w:tr w:rsidR="001318C2" w:rsidRPr="001D3869" w14:paraId="6226187F" w14:textId="77777777" w:rsidTr="00BE6F2C">
        <w:trPr>
          <w:trHeight w:val="288"/>
        </w:trPr>
        <w:tc>
          <w:tcPr>
            <w:tcW w:w="9844" w:type="dxa"/>
            <w:gridSpan w:val="13"/>
            <w:tcBorders>
              <w:top w:val="single" w:sz="12" w:space="0" w:color="auto"/>
            </w:tcBorders>
            <w:vAlign w:val="center"/>
          </w:tcPr>
          <w:p w14:paraId="1AC0666D" w14:textId="1B5D67A4" w:rsidR="001318C2" w:rsidRPr="001D3869" w:rsidRDefault="001318C2" w:rsidP="00BE6F2C">
            <w:pPr>
              <w:autoSpaceDE/>
              <w:autoSpaceDN/>
              <w:adjustRightInd/>
              <w:spacing w:before="0" w:line="240" w:lineRule="auto"/>
              <w:ind w:left="0"/>
              <w:rPr>
                <w:i/>
                <w:sz w:val="14"/>
                <w:szCs w:val="14"/>
              </w:rPr>
            </w:pPr>
          </w:p>
        </w:tc>
      </w:tr>
      <w:tr w:rsidR="001318C2" w:rsidRPr="000F4EA8" w14:paraId="77B3FC08" w14:textId="77777777" w:rsidTr="00BE6F2C">
        <w:trPr>
          <w:gridAfter w:val="3"/>
          <w:wAfter w:w="102" w:type="dxa"/>
          <w:trHeight w:val="288"/>
        </w:trPr>
        <w:tc>
          <w:tcPr>
            <w:tcW w:w="1170" w:type="dxa"/>
            <w:vAlign w:val="center"/>
          </w:tcPr>
          <w:p w14:paraId="6A86A31D" w14:textId="77777777" w:rsidR="001318C2" w:rsidRPr="000F4EA8" w:rsidRDefault="001318C2" w:rsidP="00BE6F2C">
            <w:pPr>
              <w:autoSpaceDE/>
              <w:autoSpaceDN/>
              <w:adjustRightInd/>
              <w:spacing w:before="0" w:line="240" w:lineRule="auto"/>
              <w:ind w:left="-72"/>
              <w:rPr>
                <w:b/>
                <w:sz w:val="16"/>
                <w:szCs w:val="16"/>
              </w:rPr>
            </w:pPr>
            <w:r w:rsidRPr="000F4EA8">
              <w:rPr>
                <w:b/>
                <w:sz w:val="16"/>
                <w:szCs w:val="16"/>
              </w:rPr>
              <w:t>Last Update:</w:t>
            </w:r>
          </w:p>
        </w:tc>
        <w:tc>
          <w:tcPr>
            <w:tcW w:w="3650" w:type="dxa"/>
            <w:gridSpan w:val="3"/>
            <w:vAlign w:val="center"/>
          </w:tcPr>
          <w:p w14:paraId="4A2C8DB7" w14:textId="176AF2AB" w:rsidR="001318C2" w:rsidRPr="000F4EA8" w:rsidRDefault="007E2444" w:rsidP="00BE6F2C">
            <w:pPr>
              <w:autoSpaceDE/>
              <w:autoSpaceDN/>
              <w:adjustRightInd/>
              <w:spacing w:before="0" w:line="240" w:lineRule="auto"/>
              <w:ind w:left="-72"/>
              <w:rPr>
                <w:b/>
                <w:sz w:val="16"/>
                <w:szCs w:val="16"/>
              </w:rPr>
            </w:pPr>
            <w:r>
              <w:rPr>
                <w:position w:val="-1"/>
                <w:sz w:val="16"/>
                <w:szCs w:val="16"/>
              </w:rPr>
              <w:t>November</w:t>
            </w:r>
            <w:r w:rsidR="00C0355E">
              <w:rPr>
                <w:position w:val="-1"/>
                <w:sz w:val="16"/>
                <w:szCs w:val="16"/>
              </w:rPr>
              <w:t xml:space="preserve"> 2025</w:t>
            </w:r>
          </w:p>
        </w:tc>
        <w:tc>
          <w:tcPr>
            <w:tcW w:w="3024" w:type="dxa"/>
            <w:gridSpan w:val="3"/>
            <w:vAlign w:val="center"/>
          </w:tcPr>
          <w:p w14:paraId="2A457AD3" w14:textId="77777777" w:rsidR="001318C2" w:rsidRPr="00F029EB" w:rsidRDefault="001318C2" w:rsidP="00BE6F2C">
            <w:pPr>
              <w:autoSpaceDE/>
              <w:autoSpaceDN/>
              <w:adjustRightInd/>
              <w:spacing w:before="0" w:line="240" w:lineRule="auto"/>
              <w:ind w:left="-72"/>
              <w:rPr>
                <w:sz w:val="16"/>
                <w:szCs w:val="16"/>
              </w:rPr>
            </w:pPr>
          </w:p>
        </w:tc>
        <w:tc>
          <w:tcPr>
            <w:tcW w:w="1283" w:type="dxa"/>
            <w:gridSpan w:val="2"/>
            <w:vAlign w:val="center"/>
          </w:tcPr>
          <w:p w14:paraId="4685C638" w14:textId="77777777" w:rsidR="001318C2" w:rsidRPr="00F029EB" w:rsidRDefault="001318C2" w:rsidP="00BE6F2C">
            <w:pPr>
              <w:autoSpaceDE/>
              <w:autoSpaceDN/>
              <w:adjustRightInd/>
              <w:spacing w:before="0" w:line="240" w:lineRule="auto"/>
              <w:ind w:left="-72"/>
              <w:jc w:val="center"/>
              <w:rPr>
                <w:sz w:val="16"/>
                <w:szCs w:val="16"/>
              </w:rPr>
            </w:pPr>
          </w:p>
        </w:tc>
        <w:tc>
          <w:tcPr>
            <w:tcW w:w="615" w:type="dxa"/>
            <w:vAlign w:val="center"/>
          </w:tcPr>
          <w:p w14:paraId="15123CD2" w14:textId="77777777" w:rsidR="001318C2" w:rsidRPr="000F4EA8" w:rsidRDefault="001318C2" w:rsidP="00BE6F2C">
            <w:pPr>
              <w:jc w:val="center"/>
              <w:rPr>
                <w:b/>
                <w:sz w:val="16"/>
                <w:szCs w:val="16"/>
              </w:rPr>
            </w:pPr>
          </w:p>
        </w:tc>
      </w:tr>
    </w:tbl>
    <w:p w14:paraId="4ED8C481" w14:textId="2842FABF" w:rsidR="001318C2" w:rsidRPr="009F1067" w:rsidRDefault="001318C2" w:rsidP="009F1067">
      <w:pPr>
        <w:spacing w:before="0" w:line="240" w:lineRule="auto"/>
        <w:ind w:left="630" w:hanging="540"/>
        <w:rPr>
          <w:color w:val="auto"/>
          <w:sz w:val="16"/>
          <w:szCs w:val="16"/>
        </w:rPr>
      </w:pPr>
    </w:p>
    <w:p w14:paraId="2E8387ED" w14:textId="586363D9" w:rsidR="00000143" w:rsidRPr="009F1067" w:rsidRDefault="00450830" w:rsidP="009F1067">
      <w:pPr>
        <w:spacing w:before="0" w:line="240" w:lineRule="auto"/>
        <w:ind w:left="630" w:hanging="540"/>
        <w:rPr>
          <w:color w:val="auto"/>
          <w:sz w:val="16"/>
          <w:szCs w:val="16"/>
        </w:rPr>
      </w:pPr>
      <w:r w:rsidRPr="009F1067">
        <w:rPr>
          <w:color w:val="auto"/>
          <w:sz w:val="16"/>
          <w:szCs w:val="16"/>
        </w:rPr>
        <w:t>Note 1</w:t>
      </w:r>
      <w:proofErr w:type="gramStart"/>
      <w:r w:rsidRPr="009F1067">
        <w:rPr>
          <w:color w:val="auto"/>
          <w:sz w:val="16"/>
          <w:szCs w:val="16"/>
        </w:rPr>
        <w:t xml:space="preserve">: </w:t>
      </w:r>
      <w:r w:rsidR="009B08C7">
        <w:rPr>
          <w:color w:val="auto"/>
          <w:sz w:val="16"/>
          <w:szCs w:val="16"/>
        </w:rPr>
        <w:tab/>
      </w:r>
      <w:r w:rsidR="00000143" w:rsidRPr="009F1067">
        <w:rPr>
          <w:color w:val="auto"/>
          <w:sz w:val="16"/>
          <w:szCs w:val="16"/>
        </w:rPr>
        <w:t>DO</w:t>
      </w:r>
      <w:proofErr w:type="gramEnd"/>
      <w:r w:rsidR="00000143" w:rsidRPr="009F1067">
        <w:rPr>
          <w:color w:val="auto"/>
          <w:sz w:val="16"/>
          <w:szCs w:val="16"/>
        </w:rPr>
        <w:t xml:space="preserve"> NOT USE seam sealer or putty in this service. For alternatives consult </w:t>
      </w:r>
      <w:r w:rsidRPr="009F1067">
        <w:rPr>
          <w:color w:val="auto"/>
          <w:sz w:val="16"/>
          <w:szCs w:val="16"/>
        </w:rPr>
        <w:t>TCO coating expert</w:t>
      </w:r>
      <w:r w:rsidR="00000143" w:rsidRPr="009F1067">
        <w:rPr>
          <w:color w:val="auto"/>
          <w:sz w:val="16"/>
          <w:szCs w:val="16"/>
        </w:rPr>
        <w:t xml:space="preserve">. </w:t>
      </w:r>
    </w:p>
    <w:p w14:paraId="2E70A638" w14:textId="77777777" w:rsidR="00000143" w:rsidRPr="000F4EA8" w:rsidRDefault="00000143" w:rsidP="001318C2">
      <w:pPr>
        <w:widowControl w:val="0"/>
        <w:spacing w:line="240" w:lineRule="auto"/>
        <w:ind w:left="-142" w:right="-20"/>
        <w:rPr>
          <w:sz w:val="16"/>
          <w:szCs w:val="16"/>
        </w:rPr>
      </w:pPr>
    </w:p>
    <w:p w14:paraId="6CF75D9B" w14:textId="77777777" w:rsidR="003E601E" w:rsidRPr="001D3869" w:rsidRDefault="003E601E" w:rsidP="003E601E">
      <w:pPr>
        <w:tabs>
          <w:tab w:val="left" w:pos="3225"/>
        </w:tabs>
        <w:ind w:left="-142"/>
        <w:rPr>
          <w:sz w:val="20"/>
          <w:szCs w:val="20"/>
        </w:rPr>
      </w:pPr>
      <w:r w:rsidRPr="001D3869">
        <w:rPr>
          <w:sz w:val="20"/>
          <w:szCs w:val="20"/>
        </w:rPr>
        <w:br w:type="page"/>
      </w:r>
    </w:p>
    <w:tbl>
      <w:tblPr>
        <w:tblW w:w="9870" w:type="dxa"/>
        <w:jc w:val="center"/>
        <w:tblLayout w:type="fixed"/>
        <w:tblLook w:val="01E0" w:firstRow="1" w:lastRow="1" w:firstColumn="1" w:lastColumn="1" w:noHBand="0" w:noVBand="0"/>
      </w:tblPr>
      <w:tblGrid>
        <w:gridCol w:w="1168"/>
        <w:gridCol w:w="270"/>
        <w:gridCol w:w="538"/>
        <w:gridCol w:w="2632"/>
        <w:gridCol w:w="990"/>
        <w:gridCol w:w="2142"/>
        <w:gridCol w:w="900"/>
        <w:gridCol w:w="1230"/>
      </w:tblGrid>
      <w:tr w:rsidR="00A25F9E" w:rsidRPr="001D3869" w14:paraId="6587CFC9" w14:textId="77777777" w:rsidTr="00A25F9E">
        <w:trPr>
          <w:trHeight w:val="360"/>
          <w:jc w:val="center"/>
        </w:trPr>
        <w:tc>
          <w:tcPr>
            <w:tcW w:w="9870" w:type="dxa"/>
            <w:gridSpan w:val="8"/>
            <w:tcBorders>
              <w:top w:val="single" w:sz="6" w:space="0" w:color="auto"/>
              <w:bottom w:val="single" w:sz="12" w:space="0" w:color="auto"/>
            </w:tcBorders>
            <w:shd w:val="clear" w:color="auto" w:fill="FFFFFF"/>
            <w:vAlign w:val="center"/>
          </w:tcPr>
          <w:p w14:paraId="68CEEDDB" w14:textId="77777777" w:rsidR="00A25F9E" w:rsidRPr="001D3869" w:rsidRDefault="00A25F9E" w:rsidP="00A25F9E">
            <w:pPr>
              <w:ind w:right="-72"/>
              <w:jc w:val="right"/>
              <w:rPr>
                <w:b/>
                <w:i/>
                <w:color w:val="auto"/>
              </w:rPr>
            </w:pPr>
            <w:r w:rsidRPr="001D3869">
              <w:rPr>
                <w:b/>
                <w:i/>
                <w:color w:val="auto"/>
              </w:rPr>
              <w:lastRenderedPageBreak/>
              <w:t xml:space="preserve">Thin Film </w:t>
            </w:r>
            <w:r>
              <w:rPr>
                <w:b/>
                <w:i/>
                <w:color w:val="auto"/>
              </w:rPr>
              <w:t>Linings</w:t>
            </w:r>
            <w:r w:rsidRPr="001D3869">
              <w:rPr>
                <w:b/>
                <w:i/>
                <w:color w:val="auto"/>
              </w:rPr>
              <w:t xml:space="preserve"> for Immersion Service</w:t>
            </w:r>
          </w:p>
        </w:tc>
      </w:tr>
      <w:tr w:rsidR="00A25F9E" w:rsidRPr="001D3869" w14:paraId="00A5606B" w14:textId="77777777" w:rsidTr="00A41548">
        <w:trPr>
          <w:trHeight w:val="360"/>
          <w:jc w:val="center"/>
        </w:trPr>
        <w:tc>
          <w:tcPr>
            <w:tcW w:w="7740" w:type="dxa"/>
            <w:gridSpan w:val="6"/>
            <w:tcBorders>
              <w:top w:val="single" w:sz="12" w:space="0" w:color="auto"/>
              <w:left w:val="single" w:sz="12" w:space="0" w:color="auto"/>
              <w:bottom w:val="single" w:sz="12" w:space="0" w:color="auto"/>
            </w:tcBorders>
            <w:vAlign w:val="center"/>
          </w:tcPr>
          <w:p w14:paraId="263B3B12" w14:textId="77777777" w:rsidR="00A25F9E" w:rsidRPr="001D3869" w:rsidRDefault="00A25F9E" w:rsidP="00A25F9E">
            <w:pPr>
              <w:autoSpaceDE/>
              <w:autoSpaceDN/>
              <w:adjustRightInd/>
              <w:spacing w:before="0" w:line="240" w:lineRule="auto"/>
              <w:ind w:left="0"/>
              <w:rPr>
                <w:b/>
                <w:sz w:val="20"/>
                <w:szCs w:val="20"/>
              </w:rPr>
            </w:pPr>
            <w:r>
              <w:rPr>
                <w:b/>
                <w:sz w:val="20"/>
                <w:szCs w:val="20"/>
              </w:rPr>
              <w:t xml:space="preserve">Thin Film </w:t>
            </w:r>
            <w:proofErr w:type="spellStart"/>
            <w:r w:rsidRPr="006066C4">
              <w:rPr>
                <w:b/>
                <w:sz w:val="20"/>
                <w:szCs w:val="20"/>
              </w:rPr>
              <w:t>Linings</w:t>
            </w:r>
            <w:r w:rsidRPr="001D3869">
              <w:rPr>
                <w:b/>
                <w:sz w:val="20"/>
                <w:szCs w:val="20"/>
              </w:rPr>
              <w:t>for</w:t>
            </w:r>
            <w:proofErr w:type="spellEnd"/>
            <w:r w:rsidRPr="001D3869">
              <w:rPr>
                <w:b/>
                <w:sz w:val="20"/>
                <w:szCs w:val="20"/>
              </w:rPr>
              <w:t xml:space="preserve"> Ethyl &amp; Methyl Alcohol Immersion Service</w:t>
            </w:r>
          </w:p>
        </w:tc>
        <w:tc>
          <w:tcPr>
            <w:tcW w:w="2130" w:type="dxa"/>
            <w:gridSpan w:val="2"/>
            <w:tcBorders>
              <w:top w:val="single" w:sz="12" w:space="0" w:color="auto"/>
              <w:bottom w:val="single" w:sz="12" w:space="0" w:color="auto"/>
              <w:right w:val="single" w:sz="12" w:space="0" w:color="auto"/>
            </w:tcBorders>
            <w:shd w:val="clear" w:color="auto" w:fill="000000"/>
            <w:vAlign w:val="center"/>
          </w:tcPr>
          <w:p w14:paraId="4955EE57"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8.11</w:t>
            </w:r>
          </w:p>
        </w:tc>
      </w:tr>
      <w:tr w:rsidR="00A25F9E" w:rsidRPr="001D3869" w14:paraId="7091F58B" w14:textId="77777777" w:rsidTr="00A41548">
        <w:trPr>
          <w:cantSplit/>
          <w:trHeight w:val="288"/>
          <w:jc w:val="center"/>
        </w:trPr>
        <w:tc>
          <w:tcPr>
            <w:tcW w:w="1438" w:type="dxa"/>
            <w:gridSpan w:val="2"/>
            <w:tcBorders>
              <w:top w:val="single" w:sz="12" w:space="0" w:color="auto"/>
            </w:tcBorders>
          </w:tcPr>
          <w:p w14:paraId="6370900F"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170" w:type="dxa"/>
            <w:gridSpan w:val="2"/>
            <w:tcBorders>
              <w:top w:val="single" w:sz="12" w:space="0" w:color="auto"/>
            </w:tcBorders>
          </w:tcPr>
          <w:p w14:paraId="16736A28" w14:textId="77777777" w:rsidR="00E2125D" w:rsidRPr="00E2125D" w:rsidRDefault="00E2125D" w:rsidP="00E2125D">
            <w:pPr>
              <w:autoSpaceDE/>
              <w:autoSpaceDN/>
              <w:adjustRightInd/>
              <w:spacing w:before="0" w:line="240" w:lineRule="auto"/>
              <w:ind w:left="-72" w:right="-103"/>
              <w:rPr>
                <w:sz w:val="16"/>
                <w:szCs w:val="16"/>
              </w:rPr>
            </w:pPr>
            <w:r w:rsidRPr="00E2125D">
              <w:rPr>
                <w:sz w:val="16"/>
                <w:szCs w:val="16"/>
              </w:rPr>
              <w:t>SSPC-SP1/SP5(NACENo.</w:t>
            </w:r>
            <w:proofErr w:type="gramStart"/>
            <w:r w:rsidRPr="00E2125D">
              <w:rPr>
                <w:sz w:val="16"/>
                <w:szCs w:val="16"/>
              </w:rPr>
              <w:t>1)(</w:t>
            </w:r>
            <w:proofErr w:type="gramEnd"/>
            <w:r w:rsidRPr="00E2125D">
              <w:rPr>
                <w:sz w:val="16"/>
                <w:szCs w:val="16"/>
              </w:rPr>
              <w:t>SA3)</w:t>
            </w:r>
          </w:p>
          <w:p w14:paraId="4AF83926" w14:textId="290CA833" w:rsidR="00A25F9E" w:rsidRPr="003B2DEF" w:rsidRDefault="00E2125D" w:rsidP="00E2125D">
            <w:pPr>
              <w:autoSpaceDE/>
              <w:autoSpaceDN/>
              <w:adjustRightInd/>
              <w:spacing w:before="0" w:line="240" w:lineRule="auto"/>
              <w:ind w:left="-72" w:right="-103"/>
              <w:rPr>
                <w:sz w:val="16"/>
                <w:szCs w:val="16"/>
              </w:rPr>
            </w:pPr>
            <w:r w:rsidRPr="00E2125D">
              <w:rPr>
                <w:sz w:val="16"/>
                <w:szCs w:val="16"/>
              </w:rPr>
              <w:t>White metal blast cleanliness.</w:t>
            </w:r>
          </w:p>
        </w:tc>
        <w:tc>
          <w:tcPr>
            <w:tcW w:w="990" w:type="dxa"/>
            <w:tcBorders>
              <w:top w:val="single" w:sz="12" w:space="0" w:color="auto"/>
            </w:tcBorders>
          </w:tcPr>
          <w:p w14:paraId="2FB53C73"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272" w:type="dxa"/>
            <w:gridSpan w:val="3"/>
            <w:vMerge w:val="restart"/>
            <w:tcBorders>
              <w:top w:val="single" w:sz="12" w:space="0" w:color="auto"/>
            </w:tcBorders>
          </w:tcPr>
          <w:p w14:paraId="56DCD2DB"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06D951FE" w14:textId="77777777" w:rsidTr="00A41548">
        <w:trPr>
          <w:cantSplit/>
          <w:trHeight w:val="288"/>
          <w:jc w:val="center"/>
        </w:trPr>
        <w:tc>
          <w:tcPr>
            <w:tcW w:w="1438" w:type="dxa"/>
            <w:gridSpan w:val="2"/>
          </w:tcPr>
          <w:p w14:paraId="2A85DB78"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170" w:type="dxa"/>
            <w:gridSpan w:val="2"/>
          </w:tcPr>
          <w:p w14:paraId="6C415BBD"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22695700" w14:textId="77777777" w:rsidR="00A25F9E" w:rsidRPr="001D3869" w:rsidRDefault="00A25F9E" w:rsidP="00A25F9E">
            <w:pPr>
              <w:jc w:val="right"/>
              <w:rPr>
                <w:b/>
                <w:sz w:val="16"/>
                <w:szCs w:val="16"/>
              </w:rPr>
            </w:pPr>
          </w:p>
        </w:tc>
        <w:tc>
          <w:tcPr>
            <w:tcW w:w="4272" w:type="dxa"/>
            <w:gridSpan w:val="3"/>
            <w:vMerge/>
            <w:vAlign w:val="center"/>
          </w:tcPr>
          <w:p w14:paraId="3E3B5FDC" w14:textId="77777777" w:rsidR="00A25F9E" w:rsidRPr="001D3869" w:rsidRDefault="00A25F9E" w:rsidP="00A25F9E"/>
        </w:tc>
      </w:tr>
      <w:tr w:rsidR="00A25F9E" w:rsidRPr="001D3869" w14:paraId="0F39F9A7" w14:textId="77777777" w:rsidTr="00A41548">
        <w:trPr>
          <w:cantSplit/>
          <w:trHeight w:val="288"/>
          <w:jc w:val="center"/>
        </w:trPr>
        <w:tc>
          <w:tcPr>
            <w:tcW w:w="1438" w:type="dxa"/>
            <w:gridSpan w:val="2"/>
            <w:tcBorders>
              <w:bottom w:val="single" w:sz="12" w:space="0" w:color="auto"/>
            </w:tcBorders>
          </w:tcPr>
          <w:p w14:paraId="5A2B334C"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170" w:type="dxa"/>
            <w:gridSpan w:val="2"/>
            <w:tcBorders>
              <w:bottom w:val="single" w:sz="12" w:space="0" w:color="auto"/>
            </w:tcBorders>
          </w:tcPr>
          <w:p w14:paraId="465BC306"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0.254 – 0.305 mm. (10.0 - 12.0 mils)</w:t>
            </w:r>
          </w:p>
          <w:p w14:paraId="4955A3E8" w14:textId="77777777" w:rsidR="00A25F9E" w:rsidRPr="003B2DEF" w:rsidRDefault="008D3916" w:rsidP="00A25F9E">
            <w:pPr>
              <w:autoSpaceDE/>
              <w:autoSpaceDN/>
              <w:adjustRightInd/>
              <w:spacing w:before="0" w:line="240" w:lineRule="auto"/>
              <w:ind w:left="-72" w:right="747"/>
              <w:rPr>
                <w:sz w:val="16"/>
                <w:szCs w:val="16"/>
              </w:rPr>
            </w:pPr>
            <w:r w:rsidRPr="003B2DEF">
              <w:rPr>
                <w:sz w:val="16"/>
                <w:szCs w:val="16"/>
              </w:rPr>
              <w:t>(See</w:t>
            </w:r>
            <w:r w:rsidRPr="008D3916">
              <w:rPr>
                <w:sz w:val="16"/>
                <w:szCs w:val="16"/>
              </w:rPr>
              <w:t xml:space="preserve"> manufacturer's data sheets for min/max thickness per coat</w:t>
            </w:r>
            <w:r w:rsidRPr="003B2DEF">
              <w:rPr>
                <w:sz w:val="16"/>
                <w:szCs w:val="16"/>
              </w:rPr>
              <w:t>.)</w:t>
            </w:r>
            <w:r w:rsidRPr="008D3916">
              <w:rPr>
                <w:sz w:val="16"/>
                <w:szCs w:val="16"/>
              </w:rPr>
              <w:t>.</w:t>
            </w:r>
          </w:p>
        </w:tc>
        <w:tc>
          <w:tcPr>
            <w:tcW w:w="990" w:type="dxa"/>
            <w:tcBorders>
              <w:bottom w:val="single" w:sz="12" w:space="0" w:color="auto"/>
            </w:tcBorders>
          </w:tcPr>
          <w:p w14:paraId="757DD63E" w14:textId="77777777" w:rsidR="00A25F9E" w:rsidRPr="001D3869" w:rsidRDefault="00A25F9E" w:rsidP="00A25F9E">
            <w:pPr>
              <w:jc w:val="right"/>
              <w:rPr>
                <w:b/>
                <w:sz w:val="16"/>
                <w:szCs w:val="16"/>
              </w:rPr>
            </w:pPr>
          </w:p>
        </w:tc>
        <w:tc>
          <w:tcPr>
            <w:tcW w:w="4272" w:type="dxa"/>
            <w:gridSpan w:val="3"/>
            <w:vMerge/>
            <w:tcBorders>
              <w:bottom w:val="single" w:sz="12" w:space="0" w:color="auto"/>
            </w:tcBorders>
            <w:vAlign w:val="center"/>
          </w:tcPr>
          <w:p w14:paraId="7790F5FE" w14:textId="77777777" w:rsidR="00A25F9E" w:rsidRPr="001D3869" w:rsidRDefault="00A25F9E" w:rsidP="00A25F9E"/>
        </w:tc>
      </w:tr>
      <w:tr w:rsidR="00A25F9E" w:rsidRPr="001D3869" w14:paraId="07B92EB2" w14:textId="77777777" w:rsidTr="00A41548">
        <w:trPr>
          <w:trHeight w:val="360"/>
          <w:jc w:val="center"/>
        </w:trPr>
        <w:tc>
          <w:tcPr>
            <w:tcW w:w="1976" w:type="dxa"/>
            <w:gridSpan w:val="3"/>
            <w:tcBorders>
              <w:top w:val="single" w:sz="12" w:space="0" w:color="auto"/>
              <w:left w:val="single" w:sz="12" w:space="0" w:color="auto"/>
              <w:bottom w:val="single" w:sz="12" w:space="0" w:color="auto"/>
            </w:tcBorders>
            <w:shd w:val="clear" w:color="auto" w:fill="000000"/>
            <w:vAlign w:val="center"/>
          </w:tcPr>
          <w:p w14:paraId="3E2B3031"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632" w:type="dxa"/>
            <w:tcBorders>
              <w:top w:val="single" w:sz="12" w:space="0" w:color="auto"/>
              <w:bottom w:val="single" w:sz="12" w:space="0" w:color="auto"/>
            </w:tcBorders>
            <w:shd w:val="clear" w:color="auto" w:fill="000000"/>
            <w:vAlign w:val="center"/>
          </w:tcPr>
          <w:p w14:paraId="19E4AE4E"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132" w:type="dxa"/>
            <w:gridSpan w:val="2"/>
            <w:tcBorders>
              <w:top w:val="single" w:sz="12" w:space="0" w:color="auto"/>
              <w:bottom w:val="single" w:sz="12" w:space="0" w:color="auto"/>
            </w:tcBorders>
            <w:shd w:val="clear" w:color="auto" w:fill="000000"/>
            <w:vAlign w:val="center"/>
          </w:tcPr>
          <w:p w14:paraId="74FFAC64"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00" w:type="dxa"/>
            <w:tcBorders>
              <w:top w:val="single" w:sz="12" w:space="0" w:color="auto"/>
              <w:bottom w:val="single" w:sz="12" w:space="0" w:color="auto"/>
            </w:tcBorders>
            <w:shd w:val="clear" w:color="auto" w:fill="000000"/>
            <w:vAlign w:val="center"/>
          </w:tcPr>
          <w:p w14:paraId="0F85722A"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30" w:type="dxa"/>
            <w:tcBorders>
              <w:top w:val="single" w:sz="12" w:space="0" w:color="auto"/>
              <w:bottom w:val="single" w:sz="12" w:space="0" w:color="auto"/>
              <w:right w:val="single" w:sz="12" w:space="0" w:color="auto"/>
            </w:tcBorders>
            <w:shd w:val="clear" w:color="auto" w:fill="000000"/>
            <w:vAlign w:val="center"/>
          </w:tcPr>
          <w:p w14:paraId="0D797639"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2D3D5EFD" w14:textId="77777777" w:rsidTr="00817198">
        <w:trPr>
          <w:trHeight w:val="288"/>
          <w:jc w:val="center"/>
        </w:trPr>
        <w:tc>
          <w:tcPr>
            <w:tcW w:w="1976" w:type="dxa"/>
            <w:gridSpan w:val="3"/>
            <w:vAlign w:val="center"/>
          </w:tcPr>
          <w:p w14:paraId="664108CD" w14:textId="77777777" w:rsidR="00A25F9E" w:rsidRPr="001D3869" w:rsidRDefault="00A25F9E" w:rsidP="00A25F9E">
            <w:pPr>
              <w:autoSpaceDE/>
              <w:autoSpaceDN/>
              <w:adjustRightInd/>
              <w:spacing w:before="0" w:line="240" w:lineRule="auto"/>
              <w:ind w:left="0"/>
              <w:rPr>
                <w:b/>
                <w:sz w:val="16"/>
                <w:szCs w:val="16"/>
              </w:rPr>
            </w:pPr>
            <w:r w:rsidRPr="001D3869">
              <w:rPr>
                <w:b/>
                <w:sz w:val="16"/>
                <w:szCs w:val="16"/>
              </w:rPr>
              <w:t>FIRST COAT</w:t>
            </w:r>
          </w:p>
        </w:tc>
        <w:tc>
          <w:tcPr>
            <w:tcW w:w="2632" w:type="dxa"/>
            <w:vAlign w:val="center"/>
          </w:tcPr>
          <w:p w14:paraId="67FB8BC5"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3132" w:type="dxa"/>
            <w:gridSpan w:val="2"/>
            <w:vAlign w:val="center"/>
          </w:tcPr>
          <w:p w14:paraId="382DE29A" w14:textId="77777777" w:rsidR="00A25F9E" w:rsidRPr="00323E68" w:rsidRDefault="00A25F9E" w:rsidP="00A25F9E">
            <w:pPr>
              <w:autoSpaceDE/>
              <w:autoSpaceDN/>
              <w:adjustRightInd/>
              <w:spacing w:before="0" w:line="240" w:lineRule="auto"/>
              <w:ind w:left="0"/>
              <w:rPr>
                <w:sz w:val="16"/>
                <w:szCs w:val="16"/>
              </w:rPr>
            </w:pPr>
            <w:r w:rsidRPr="00323E68">
              <w:rPr>
                <w:sz w:val="16"/>
                <w:szCs w:val="16"/>
              </w:rPr>
              <w:t>Phenoline 353 LTE</w:t>
            </w:r>
          </w:p>
        </w:tc>
        <w:tc>
          <w:tcPr>
            <w:tcW w:w="900" w:type="dxa"/>
            <w:vAlign w:val="center"/>
          </w:tcPr>
          <w:p w14:paraId="535B0636" w14:textId="77777777" w:rsidR="00A25F9E" w:rsidRPr="00A41548" w:rsidRDefault="00A25F9E" w:rsidP="00A25F9E">
            <w:pPr>
              <w:autoSpaceDE/>
              <w:autoSpaceDN/>
              <w:adjustRightInd/>
              <w:spacing w:before="0" w:line="240" w:lineRule="auto"/>
              <w:ind w:left="0"/>
              <w:jc w:val="center"/>
              <w:rPr>
                <w:sz w:val="16"/>
                <w:szCs w:val="16"/>
              </w:rPr>
            </w:pPr>
            <w:r w:rsidRPr="00A41548">
              <w:rPr>
                <w:sz w:val="16"/>
                <w:szCs w:val="16"/>
              </w:rPr>
              <w:t>197</w:t>
            </w:r>
          </w:p>
        </w:tc>
        <w:tc>
          <w:tcPr>
            <w:tcW w:w="1230" w:type="dxa"/>
            <w:vAlign w:val="center"/>
          </w:tcPr>
          <w:p w14:paraId="660A1E68" w14:textId="77777777" w:rsidR="00A25F9E" w:rsidRPr="00A41548" w:rsidRDefault="00A25F9E" w:rsidP="00A25F9E">
            <w:pPr>
              <w:autoSpaceDE/>
              <w:autoSpaceDN/>
              <w:adjustRightInd/>
              <w:spacing w:before="0" w:line="240" w:lineRule="auto"/>
              <w:ind w:left="0"/>
              <w:jc w:val="center"/>
              <w:rPr>
                <w:w w:val="0"/>
                <w:sz w:val="16"/>
                <w:szCs w:val="16"/>
              </w:rPr>
            </w:pPr>
            <w:r w:rsidRPr="00A41548">
              <w:rPr>
                <w:sz w:val="16"/>
                <w:szCs w:val="16"/>
              </w:rPr>
              <w:t>49°C (120°F)</w:t>
            </w:r>
          </w:p>
        </w:tc>
      </w:tr>
      <w:tr w:rsidR="00A25F9E" w:rsidRPr="001D3869" w14:paraId="2364D1F9" w14:textId="77777777" w:rsidTr="00817198">
        <w:trPr>
          <w:trHeight w:val="288"/>
          <w:jc w:val="center"/>
        </w:trPr>
        <w:tc>
          <w:tcPr>
            <w:tcW w:w="1976" w:type="dxa"/>
            <w:gridSpan w:val="3"/>
            <w:vAlign w:val="center"/>
          </w:tcPr>
          <w:p w14:paraId="2671D645" w14:textId="77777777" w:rsidR="00A25F9E" w:rsidRPr="001D3869" w:rsidRDefault="00A25F9E" w:rsidP="00A25F9E">
            <w:pPr>
              <w:autoSpaceDE/>
              <w:autoSpaceDN/>
              <w:adjustRightInd/>
              <w:spacing w:before="0" w:line="240" w:lineRule="auto"/>
              <w:ind w:left="0"/>
              <w:rPr>
                <w:b/>
                <w:sz w:val="16"/>
                <w:szCs w:val="16"/>
              </w:rPr>
            </w:pPr>
            <w:r w:rsidRPr="001D3869">
              <w:rPr>
                <w:b/>
                <w:sz w:val="16"/>
                <w:szCs w:val="16"/>
              </w:rPr>
              <w:t>Epoxy</w:t>
            </w:r>
          </w:p>
        </w:tc>
        <w:tc>
          <w:tcPr>
            <w:tcW w:w="2632" w:type="dxa"/>
            <w:vAlign w:val="center"/>
          </w:tcPr>
          <w:p w14:paraId="7835DE0B"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Hempel Coatings (USA), Inc.</w:t>
            </w:r>
          </w:p>
        </w:tc>
        <w:tc>
          <w:tcPr>
            <w:tcW w:w="3132" w:type="dxa"/>
            <w:gridSpan w:val="2"/>
            <w:vAlign w:val="center"/>
          </w:tcPr>
          <w:p w14:paraId="4594490D" w14:textId="77777777" w:rsidR="00A25F9E" w:rsidRPr="00323E68" w:rsidRDefault="00A25F9E" w:rsidP="00A25F9E">
            <w:pPr>
              <w:autoSpaceDE/>
              <w:autoSpaceDN/>
              <w:adjustRightInd/>
              <w:spacing w:before="0" w:line="240" w:lineRule="auto"/>
              <w:ind w:left="0"/>
              <w:rPr>
                <w:sz w:val="16"/>
                <w:szCs w:val="16"/>
              </w:rPr>
            </w:pPr>
            <w:proofErr w:type="spellStart"/>
            <w:r w:rsidRPr="00323E68">
              <w:rPr>
                <w:sz w:val="16"/>
                <w:szCs w:val="16"/>
              </w:rPr>
              <w:t>Hempadur</w:t>
            </w:r>
            <w:proofErr w:type="spellEnd"/>
            <w:r w:rsidRPr="00323E68">
              <w:rPr>
                <w:sz w:val="16"/>
                <w:szCs w:val="16"/>
              </w:rPr>
              <w:t xml:space="preserve"> 35760 (Ethanol)</w:t>
            </w:r>
          </w:p>
        </w:tc>
        <w:tc>
          <w:tcPr>
            <w:tcW w:w="900" w:type="dxa"/>
            <w:vAlign w:val="center"/>
          </w:tcPr>
          <w:p w14:paraId="64C357B4" w14:textId="77777777" w:rsidR="00A25F9E" w:rsidRPr="00A41548" w:rsidRDefault="00A25F9E" w:rsidP="00A25F9E">
            <w:pPr>
              <w:autoSpaceDE/>
              <w:autoSpaceDN/>
              <w:adjustRightInd/>
              <w:spacing w:before="0" w:line="240" w:lineRule="auto"/>
              <w:ind w:left="0"/>
              <w:jc w:val="center"/>
              <w:rPr>
                <w:sz w:val="16"/>
                <w:szCs w:val="16"/>
              </w:rPr>
            </w:pPr>
            <w:r w:rsidRPr="00A41548">
              <w:rPr>
                <w:sz w:val="16"/>
                <w:szCs w:val="16"/>
              </w:rPr>
              <w:t>0</w:t>
            </w:r>
          </w:p>
        </w:tc>
        <w:tc>
          <w:tcPr>
            <w:tcW w:w="1230" w:type="dxa"/>
            <w:vAlign w:val="center"/>
          </w:tcPr>
          <w:p w14:paraId="35088861" w14:textId="77777777" w:rsidR="00A25F9E" w:rsidRPr="00A41548" w:rsidRDefault="00A25F9E" w:rsidP="00A25F9E">
            <w:pPr>
              <w:autoSpaceDE/>
              <w:autoSpaceDN/>
              <w:adjustRightInd/>
              <w:spacing w:before="0" w:line="240" w:lineRule="auto"/>
              <w:ind w:left="0"/>
              <w:jc w:val="center"/>
              <w:rPr>
                <w:w w:val="0"/>
                <w:sz w:val="16"/>
                <w:szCs w:val="16"/>
              </w:rPr>
            </w:pPr>
            <w:r w:rsidRPr="00A41548">
              <w:rPr>
                <w:sz w:val="16"/>
                <w:szCs w:val="16"/>
              </w:rPr>
              <w:t>45°C(113°F)</w:t>
            </w:r>
          </w:p>
        </w:tc>
      </w:tr>
      <w:tr w:rsidR="00A25F9E" w:rsidRPr="001D3869" w14:paraId="1A22FE58" w14:textId="77777777" w:rsidTr="00817198">
        <w:trPr>
          <w:trHeight w:val="288"/>
          <w:jc w:val="center"/>
        </w:trPr>
        <w:tc>
          <w:tcPr>
            <w:tcW w:w="1976" w:type="dxa"/>
            <w:gridSpan w:val="3"/>
            <w:vAlign w:val="center"/>
          </w:tcPr>
          <w:p w14:paraId="6DD80409" w14:textId="77777777" w:rsidR="00A25F9E" w:rsidRPr="001D3869" w:rsidRDefault="00A25F9E" w:rsidP="00A25F9E">
            <w:pPr>
              <w:autoSpaceDE/>
              <w:autoSpaceDN/>
              <w:adjustRightInd/>
              <w:spacing w:before="0" w:line="240" w:lineRule="auto"/>
              <w:ind w:left="0"/>
              <w:rPr>
                <w:b/>
                <w:sz w:val="16"/>
                <w:szCs w:val="16"/>
              </w:rPr>
            </w:pPr>
            <w:r w:rsidRPr="001D3869">
              <w:rPr>
                <w:b/>
                <w:sz w:val="16"/>
                <w:szCs w:val="16"/>
              </w:rPr>
              <w:t>Thin Film</w:t>
            </w:r>
          </w:p>
        </w:tc>
        <w:tc>
          <w:tcPr>
            <w:tcW w:w="2632" w:type="dxa"/>
            <w:vAlign w:val="center"/>
          </w:tcPr>
          <w:p w14:paraId="131FD185"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Hempel Coatings (USA), Inc.</w:t>
            </w:r>
          </w:p>
        </w:tc>
        <w:tc>
          <w:tcPr>
            <w:tcW w:w="3132" w:type="dxa"/>
            <w:gridSpan w:val="2"/>
            <w:vAlign w:val="center"/>
          </w:tcPr>
          <w:p w14:paraId="1859809B" w14:textId="24611E51" w:rsidR="00315259" w:rsidRPr="00323E68" w:rsidRDefault="00A25F9E" w:rsidP="00A25F9E">
            <w:pPr>
              <w:autoSpaceDE/>
              <w:autoSpaceDN/>
              <w:adjustRightInd/>
              <w:spacing w:before="0" w:line="240" w:lineRule="auto"/>
              <w:ind w:left="0"/>
              <w:rPr>
                <w:sz w:val="16"/>
                <w:szCs w:val="16"/>
              </w:rPr>
            </w:pPr>
            <w:proofErr w:type="spellStart"/>
            <w:r w:rsidRPr="00323E68">
              <w:rPr>
                <w:sz w:val="16"/>
                <w:szCs w:val="16"/>
              </w:rPr>
              <w:t>Galvosil</w:t>
            </w:r>
            <w:proofErr w:type="spellEnd"/>
            <w:r w:rsidRPr="00323E68">
              <w:rPr>
                <w:sz w:val="16"/>
                <w:szCs w:val="16"/>
              </w:rPr>
              <w:t xml:space="preserve"> 15680</w:t>
            </w:r>
          </w:p>
          <w:p w14:paraId="46B5A5B8" w14:textId="31979405" w:rsidR="00A25F9E" w:rsidRPr="00323E68" w:rsidRDefault="00315259" w:rsidP="00A25F9E">
            <w:pPr>
              <w:autoSpaceDE/>
              <w:autoSpaceDN/>
              <w:adjustRightInd/>
              <w:spacing w:before="0" w:line="240" w:lineRule="auto"/>
              <w:ind w:left="0"/>
              <w:rPr>
                <w:sz w:val="16"/>
                <w:szCs w:val="16"/>
              </w:rPr>
            </w:pPr>
            <w:proofErr w:type="spellStart"/>
            <w:r w:rsidRPr="00323E68">
              <w:rPr>
                <w:sz w:val="16"/>
                <w:szCs w:val="16"/>
              </w:rPr>
              <w:t>Galvosil</w:t>
            </w:r>
            <w:proofErr w:type="spellEnd"/>
            <w:r w:rsidRPr="00323E68">
              <w:rPr>
                <w:sz w:val="16"/>
                <w:szCs w:val="16"/>
              </w:rPr>
              <w:t xml:space="preserve"> </w:t>
            </w:r>
            <w:r w:rsidR="00A25F9E" w:rsidRPr="00323E68">
              <w:rPr>
                <w:sz w:val="16"/>
                <w:szCs w:val="16"/>
              </w:rPr>
              <w:t>1570M (Methanol)</w:t>
            </w:r>
          </w:p>
        </w:tc>
        <w:tc>
          <w:tcPr>
            <w:tcW w:w="900" w:type="dxa"/>
            <w:vAlign w:val="center"/>
          </w:tcPr>
          <w:p w14:paraId="41A36BD8" w14:textId="77777777" w:rsidR="00A25F9E" w:rsidRPr="00A41548" w:rsidRDefault="00A25F9E" w:rsidP="00A25F9E">
            <w:pPr>
              <w:autoSpaceDE/>
              <w:autoSpaceDN/>
              <w:adjustRightInd/>
              <w:spacing w:before="0" w:line="240" w:lineRule="auto"/>
              <w:ind w:left="0"/>
              <w:jc w:val="center"/>
              <w:rPr>
                <w:sz w:val="16"/>
                <w:szCs w:val="16"/>
              </w:rPr>
            </w:pPr>
            <w:r w:rsidRPr="00A41548">
              <w:rPr>
                <w:sz w:val="16"/>
                <w:szCs w:val="16"/>
              </w:rPr>
              <w:t>320–435</w:t>
            </w:r>
          </w:p>
        </w:tc>
        <w:tc>
          <w:tcPr>
            <w:tcW w:w="1230" w:type="dxa"/>
            <w:vAlign w:val="center"/>
          </w:tcPr>
          <w:p w14:paraId="35D07B9D" w14:textId="77777777" w:rsidR="00A25F9E" w:rsidRPr="00A41548" w:rsidRDefault="00A25F9E" w:rsidP="00A25F9E">
            <w:pPr>
              <w:autoSpaceDE/>
              <w:autoSpaceDN/>
              <w:adjustRightInd/>
              <w:spacing w:before="0" w:line="240" w:lineRule="auto"/>
              <w:ind w:left="0"/>
              <w:jc w:val="center"/>
              <w:rPr>
                <w:w w:val="0"/>
                <w:sz w:val="16"/>
                <w:szCs w:val="16"/>
              </w:rPr>
            </w:pPr>
            <w:r w:rsidRPr="00A41548">
              <w:rPr>
                <w:sz w:val="16"/>
                <w:szCs w:val="16"/>
              </w:rPr>
              <w:t>45°C(113°F)</w:t>
            </w:r>
          </w:p>
        </w:tc>
      </w:tr>
      <w:tr w:rsidR="00817198" w:rsidRPr="001D3869" w14:paraId="04628AC7" w14:textId="77777777" w:rsidTr="00817198">
        <w:trPr>
          <w:trHeight w:val="288"/>
          <w:jc w:val="center"/>
        </w:trPr>
        <w:tc>
          <w:tcPr>
            <w:tcW w:w="1976" w:type="dxa"/>
            <w:gridSpan w:val="3"/>
            <w:vMerge w:val="restart"/>
            <w:vAlign w:val="center"/>
          </w:tcPr>
          <w:p w14:paraId="4B84344F" w14:textId="77777777" w:rsidR="00817198" w:rsidRPr="001D3869" w:rsidRDefault="00817198"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632" w:type="dxa"/>
            <w:vAlign w:val="center"/>
          </w:tcPr>
          <w:p w14:paraId="29D79956" w14:textId="77777777" w:rsidR="00817198" w:rsidRPr="001D3869" w:rsidRDefault="00817198" w:rsidP="00A25F9E">
            <w:pPr>
              <w:autoSpaceDE/>
              <w:autoSpaceDN/>
              <w:adjustRightInd/>
              <w:spacing w:before="0" w:line="240" w:lineRule="auto"/>
              <w:ind w:left="0"/>
              <w:rPr>
                <w:sz w:val="16"/>
                <w:szCs w:val="16"/>
              </w:rPr>
            </w:pPr>
            <w:r w:rsidRPr="002B1B83">
              <w:rPr>
                <w:sz w:val="16"/>
                <w:szCs w:val="16"/>
              </w:rPr>
              <w:t xml:space="preserve">International  </w:t>
            </w:r>
          </w:p>
        </w:tc>
        <w:tc>
          <w:tcPr>
            <w:tcW w:w="3132" w:type="dxa"/>
            <w:gridSpan w:val="2"/>
            <w:vAlign w:val="center"/>
          </w:tcPr>
          <w:p w14:paraId="4F223B87" w14:textId="77777777" w:rsidR="00817198" w:rsidRPr="00323E68" w:rsidRDefault="00817198" w:rsidP="00A25F9E">
            <w:pPr>
              <w:autoSpaceDE/>
              <w:autoSpaceDN/>
              <w:adjustRightInd/>
              <w:spacing w:before="0" w:line="240" w:lineRule="auto"/>
              <w:ind w:left="0"/>
              <w:rPr>
                <w:sz w:val="16"/>
                <w:szCs w:val="16"/>
              </w:rPr>
            </w:pPr>
            <w:r w:rsidRPr="00323E68">
              <w:rPr>
                <w:sz w:val="16"/>
                <w:szCs w:val="16"/>
              </w:rPr>
              <w:t>Interline 850</w:t>
            </w:r>
          </w:p>
        </w:tc>
        <w:tc>
          <w:tcPr>
            <w:tcW w:w="900" w:type="dxa"/>
            <w:vAlign w:val="center"/>
          </w:tcPr>
          <w:p w14:paraId="6F52883A" w14:textId="77777777" w:rsidR="00817198" w:rsidRPr="00A41548" w:rsidRDefault="00817198" w:rsidP="00A25F9E">
            <w:pPr>
              <w:autoSpaceDE/>
              <w:autoSpaceDN/>
              <w:adjustRightInd/>
              <w:spacing w:before="0" w:line="240" w:lineRule="auto"/>
              <w:ind w:left="0"/>
              <w:jc w:val="center"/>
              <w:rPr>
                <w:sz w:val="16"/>
                <w:szCs w:val="16"/>
              </w:rPr>
            </w:pPr>
            <w:r w:rsidRPr="00A41548">
              <w:rPr>
                <w:sz w:val="16"/>
                <w:szCs w:val="16"/>
              </w:rPr>
              <w:t>225</w:t>
            </w:r>
          </w:p>
        </w:tc>
        <w:tc>
          <w:tcPr>
            <w:tcW w:w="1230" w:type="dxa"/>
            <w:vAlign w:val="center"/>
          </w:tcPr>
          <w:p w14:paraId="748DF0FA" w14:textId="77777777" w:rsidR="00817198" w:rsidRPr="00A41548" w:rsidRDefault="00817198" w:rsidP="00A25F9E">
            <w:pPr>
              <w:autoSpaceDE/>
              <w:autoSpaceDN/>
              <w:adjustRightInd/>
              <w:spacing w:before="0" w:line="240" w:lineRule="auto"/>
              <w:ind w:left="0"/>
              <w:jc w:val="center"/>
              <w:rPr>
                <w:w w:val="0"/>
                <w:sz w:val="16"/>
                <w:szCs w:val="16"/>
              </w:rPr>
            </w:pPr>
            <w:r w:rsidRPr="00A41548">
              <w:rPr>
                <w:sz w:val="16"/>
                <w:szCs w:val="16"/>
              </w:rPr>
              <w:t>49°C (120°F)</w:t>
            </w:r>
          </w:p>
        </w:tc>
      </w:tr>
      <w:tr w:rsidR="00817198" w:rsidRPr="001D3869" w14:paraId="0CCF0D2E" w14:textId="77777777" w:rsidTr="00817198">
        <w:trPr>
          <w:trHeight w:val="288"/>
          <w:jc w:val="center"/>
        </w:trPr>
        <w:tc>
          <w:tcPr>
            <w:tcW w:w="1976" w:type="dxa"/>
            <w:gridSpan w:val="3"/>
            <w:vMerge/>
            <w:vAlign w:val="center"/>
          </w:tcPr>
          <w:p w14:paraId="5372B3C2" w14:textId="77777777" w:rsidR="00817198" w:rsidRPr="00F029EB" w:rsidRDefault="00817198" w:rsidP="00A25F9E">
            <w:pPr>
              <w:autoSpaceDE/>
              <w:autoSpaceDN/>
              <w:adjustRightInd/>
              <w:spacing w:before="0" w:line="240" w:lineRule="auto"/>
              <w:ind w:left="0"/>
              <w:rPr>
                <w:sz w:val="16"/>
                <w:szCs w:val="16"/>
              </w:rPr>
            </w:pPr>
          </w:p>
        </w:tc>
        <w:tc>
          <w:tcPr>
            <w:tcW w:w="2632" w:type="dxa"/>
            <w:vAlign w:val="center"/>
          </w:tcPr>
          <w:p w14:paraId="7266ED8B" w14:textId="77777777" w:rsidR="00817198" w:rsidRPr="001D3869" w:rsidRDefault="00817198" w:rsidP="00A25F9E">
            <w:pPr>
              <w:autoSpaceDE/>
              <w:autoSpaceDN/>
              <w:adjustRightInd/>
              <w:spacing w:before="0" w:line="240" w:lineRule="auto"/>
              <w:ind w:left="0"/>
              <w:rPr>
                <w:sz w:val="16"/>
                <w:szCs w:val="16"/>
              </w:rPr>
            </w:pPr>
            <w:r w:rsidRPr="001D3869">
              <w:rPr>
                <w:sz w:val="16"/>
                <w:szCs w:val="16"/>
              </w:rPr>
              <w:t>Jotun Paints</w:t>
            </w:r>
          </w:p>
        </w:tc>
        <w:tc>
          <w:tcPr>
            <w:tcW w:w="3132" w:type="dxa"/>
            <w:gridSpan w:val="2"/>
            <w:vAlign w:val="center"/>
          </w:tcPr>
          <w:p w14:paraId="5A9E3561" w14:textId="77777777" w:rsidR="00817198" w:rsidRPr="00323E68" w:rsidRDefault="00817198" w:rsidP="00A25F9E">
            <w:pPr>
              <w:autoSpaceDE/>
              <w:autoSpaceDN/>
              <w:adjustRightInd/>
              <w:spacing w:before="0" w:line="240" w:lineRule="auto"/>
              <w:ind w:left="0"/>
              <w:rPr>
                <w:sz w:val="16"/>
                <w:szCs w:val="16"/>
              </w:rPr>
            </w:pPr>
            <w:proofErr w:type="spellStart"/>
            <w:r w:rsidRPr="00323E68">
              <w:rPr>
                <w:sz w:val="16"/>
                <w:szCs w:val="16"/>
              </w:rPr>
              <w:t>Tankguard</w:t>
            </w:r>
            <w:proofErr w:type="spellEnd"/>
            <w:r w:rsidRPr="00323E68">
              <w:rPr>
                <w:sz w:val="16"/>
                <w:szCs w:val="16"/>
              </w:rPr>
              <w:t xml:space="preserve"> Storage</w:t>
            </w:r>
          </w:p>
          <w:p w14:paraId="71B3E60E" w14:textId="3842003C" w:rsidR="00817198" w:rsidRPr="00323E68" w:rsidRDefault="00817198" w:rsidP="00A25F9E">
            <w:pPr>
              <w:autoSpaceDE/>
              <w:autoSpaceDN/>
              <w:adjustRightInd/>
              <w:spacing w:before="0" w:line="240" w:lineRule="auto"/>
              <w:ind w:left="0"/>
              <w:rPr>
                <w:sz w:val="16"/>
                <w:szCs w:val="16"/>
              </w:rPr>
            </w:pPr>
            <w:proofErr w:type="spellStart"/>
            <w:r w:rsidRPr="00323E68">
              <w:rPr>
                <w:sz w:val="16"/>
                <w:szCs w:val="16"/>
              </w:rPr>
              <w:t>Tankguard</w:t>
            </w:r>
            <w:proofErr w:type="spellEnd"/>
            <w:r w:rsidRPr="00323E68">
              <w:rPr>
                <w:sz w:val="16"/>
                <w:szCs w:val="16"/>
              </w:rPr>
              <w:t xml:space="preserve"> Plus (Methanol)</w:t>
            </w:r>
          </w:p>
        </w:tc>
        <w:tc>
          <w:tcPr>
            <w:tcW w:w="900" w:type="dxa"/>
            <w:vAlign w:val="center"/>
          </w:tcPr>
          <w:p w14:paraId="3394B0B9" w14:textId="0E04FB0A" w:rsidR="00817198" w:rsidRPr="00A41548" w:rsidRDefault="00817198" w:rsidP="00A25F9E">
            <w:pPr>
              <w:autoSpaceDE/>
              <w:autoSpaceDN/>
              <w:adjustRightInd/>
              <w:spacing w:before="0" w:line="240" w:lineRule="auto"/>
              <w:ind w:left="0"/>
              <w:jc w:val="center"/>
              <w:rPr>
                <w:sz w:val="16"/>
                <w:szCs w:val="16"/>
              </w:rPr>
            </w:pPr>
            <w:r w:rsidRPr="00A41548">
              <w:rPr>
                <w:sz w:val="16"/>
                <w:szCs w:val="16"/>
              </w:rPr>
              <w:t>335</w:t>
            </w:r>
          </w:p>
          <w:p w14:paraId="1D8D8AF8" w14:textId="002D8BF0" w:rsidR="00817198" w:rsidRPr="00A41548" w:rsidRDefault="00817198" w:rsidP="00A25F9E">
            <w:pPr>
              <w:autoSpaceDE/>
              <w:autoSpaceDN/>
              <w:adjustRightInd/>
              <w:spacing w:before="0" w:line="240" w:lineRule="auto"/>
              <w:ind w:left="0"/>
              <w:jc w:val="center"/>
              <w:rPr>
                <w:sz w:val="16"/>
                <w:szCs w:val="16"/>
              </w:rPr>
            </w:pPr>
            <w:r w:rsidRPr="00A41548">
              <w:rPr>
                <w:sz w:val="16"/>
                <w:szCs w:val="16"/>
              </w:rPr>
              <w:t>300</w:t>
            </w:r>
          </w:p>
        </w:tc>
        <w:tc>
          <w:tcPr>
            <w:tcW w:w="1230" w:type="dxa"/>
            <w:vAlign w:val="center"/>
          </w:tcPr>
          <w:p w14:paraId="5A190483" w14:textId="77777777" w:rsidR="00817198" w:rsidRPr="00A41548" w:rsidRDefault="00817198" w:rsidP="00A25F9E">
            <w:pPr>
              <w:autoSpaceDE/>
              <w:autoSpaceDN/>
              <w:adjustRightInd/>
              <w:spacing w:before="0" w:line="240" w:lineRule="auto"/>
              <w:ind w:left="0"/>
              <w:jc w:val="center"/>
              <w:rPr>
                <w:w w:val="0"/>
                <w:sz w:val="16"/>
                <w:szCs w:val="16"/>
              </w:rPr>
            </w:pPr>
            <w:r w:rsidRPr="00A41548">
              <w:rPr>
                <w:sz w:val="16"/>
                <w:szCs w:val="16"/>
              </w:rPr>
              <w:t>60°C(140°F)</w:t>
            </w:r>
          </w:p>
        </w:tc>
      </w:tr>
      <w:tr w:rsidR="00A25F9E" w:rsidRPr="001D3869" w14:paraId="4F3413AF" w14:textId="77777777" w:rsidTr="00817198">
        <w:trPr>
          <w:trHeight w:val="288"/>
          <w:jc w:val="center"/>
        </w:trPr>
        <w:tc>
          <w:tcPr>
            <w:tcW w:w="1976" w:type="dxa"/>
            <w:gridSpan w:val="3"/>
            <w:vAlign w:val="center"/>
          </w:tcPr>
          <w:p w14:paraId="0FA9ECEC" w14:textId="77777777" w:rsidR="00A25F9E" w:rsidRPr="00F029EB" w:rsidRDefault="00A25F9E" w:rsidP="00A25F9E">
            <w:pPr>
              <w:autoSpaceDE/>
              <w:autoSpaceDN/>
              <w:adjustRightInd/>
              <w:spacing w:before="0" w:line="240" w:lineRule="auto"/>
              <w:ind w:left="0"/>
              <w:rPr>
                <w:sz w:val="16"/>
                <w:szCs w:val="16"/>
              </w:rPr>
            </w:pPr>
          </w:p>
        </w:tc>
        <w:tc>
          <w:tcPr>
            <w:tcW w:w="2632" w:type="dxa"/>
            <w:vAlign w:val="center"/>
          </w:tcPr>
          <w:p w14:paraId="04F2C379"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Sherwin Williams</w:t>
            </w:r>
          </w:p>
        </w:tc>
        <w:tc>
          <w:tcPr>
            <w:tcW w:w="3132" w:type="dxa"/>
            <w:gridSpan w:val="2"/>
            <w:vAlign w:val="center"/>
          </w:tcPr>
          <w:p w14:paraId="7041B319" w14:textId="77777777" w:rsidR="00A25F9E" w:rsidRPr="00323E68" w:rsidRDefault="00A25F9E" w:rsidP="00A25F9E">
            <w:pPr>
              <w:autoSpaceDE/>
              <w:autoSpaceDN/>
              <w:adjustRightInd/>
              <w:spacing w:before="0" w:line="240" w:lineRule="auto"/>
              <w:ind w:left="0"/>
              <w:rPr>
                <w:sz w:val="16"/>
                <w:szCs w:val="16"/>
              </w:rPr>
            </w:pPr>
            <w:proofErr w:type="spellStart"/>
            <w:r w:rsidRPr="00323E68">
              <w:rPr>
                <w:sz w:val="16"/>
                <w:szCs w:val="16"/>
              </w:rPr>
              <w:t>Phenicon</w:t>
            </w:r>
            <w:proofErr w:type="spellEnd"/>
            <w:r w:rsidRPr="00323E68">
              <w:rPr>
                <w:sz w:val="16"/>
                <w:szCs w:val="16"/>
              </w:rPr>
              <w:t xml:space="preserve"> HS</w:t>
            </w:r>
          </w:p>
        </w:tc>
        <w:tc>
          <w:tcPr>
            <w:tcW w:w="900" w:type="dxa"/>
            <w:vAlign w:val="center"/>
          </w:tcPr>
          <w:p w14:paraId="2380C47D" w14:textId="77777777" w:rsidR="00A25F9E" w:rsidRPr="00A41548" w:rsidRDefault="00A25F9E" w:rsidP="00A25F9E">
            <w:pPr>
              <w:autoSpaceDE/>
              <w:autoSpaceDN/>
              <w:adjustRightInd/>
              <w:spacing w:before="0" w:line="240" w:lineRule="auto"/>
              <w:ind w:left="0"/>
              <w:jc w:val="center"/>
              <w:rPr>
                <w:sz w:val="16"/>
                <w:szCs w:val="16"/>
              </w:rPr>
            </w:pPr>
            <w:r w:rsidRPr="00A41548">
              <w:rPr>
                <w:sz w:val="16"/>
                <w:szCs w:val="16"/>
              </w:rPr>
              <w:t>&lt; 250</w:t>
            </w:r>
          </w:p>
        </w:tc>
        <w:tc>
          <w:tcPr>
            <w:tcW w:w="1230" w:type="dxa"/>
            <w:vAlign w:val="center"/>
          </w:tcPr>
          <w:p w14:paraId="1DFEB35F" w14:textId="77777777" w:rsidR="00A25F9E" w:rsidRPr="00A41548" w:rsidRDefault="00A25F9E" w:rsidP="00A25F9E">
            <w:pPr>
              <w:autoSpaceDE/>
              <w:autoSpaceDN/>
              <w:adjustRightInd/>
              <w:spacing w:before="0" w:line="240" w:lineRule="auto"/>
              <w:ind w:left="0"/>
              <w:jc w:val="center"/>
              <w:rPr>
                <w:w w:val="0"/>
                <w:sz w:val="16"/>
                <w:szCs w:val="16"/>
              </w:rPr>
            </w:pPr>
            <w:r w:rsidRPr="00A41548">
              <w:rPr>
                <w:sz w:val="16"/>
                <w:szCs w:val="16"/>
              </w:rPr>
              <w:t>60°C(140°F)</w:t>
            </w:r>
          </w:p>
        </w:tc>
      </w:tr>
      <w:tr w:rsidR="00A25F9E" w:rsidRPr="001D3869" w14:paraId="3210321C" w14:textId="77777777" w:rsidTr="00817198">
        <w:trPr>
          <w:trHeight w:val="288"/>
          <w:jc w:val="center"/>
        </w:trPr>
        <w:tc>
          <w:tcPr>
            <w:tcW w:w="1976" w:type="dxa"/>
            <w:gridSpan w:val="3"/>
            <w:vAlign w:val="center"/>
          </w:tcPr>
          <w:p w14:paraId="1BE4080D" w14:textId="77777777" w:rsidR="00A25F9E" w:rsidRPr="00F029EB" w:rsidRDefault="00A25F9E" w:rsidP="00A25F9E">
            <w:pPr>
              <w:autoSpaceDE/>
              <w:autoSpaceDN/>
              <w:adjustRightInd/>
              <w:spacing w:before="0" w:line="240" w:lineRule="auto"/>
              <w:ind w:left="0"/>
              <w:rPr>
                <w:sz w:val="16"/>
                <w:szCs w:val="16"/>
              </w:rPr>
            </w:pPr>
          </w:p>
        </w:tc>
        <w:tc>
          <w:tcPr>
            <w:tcW w:w="2632" w:type="dxa"/>
            <w:vAlign w:val="center"/>
          </w:tcPr>
          <w:p w14:paraId="1615AEA5" w14:textId="77777777" w:rsidR="00A25F9E" w:rsidRPr="001D3869" w:rsidRDefault="00A25F9E" w:rsidP="00A25F9E">
            <w:pPr>
              <w:autoSpaceDE/>
              <w:autoSpaceDN/>
              <w:adjustRightInd/>
              <w:spacing w:before="0" w:line="240" w:lineRule="auto"/>
              <w:ind w:left="0"/>
              <w:rPr>
                <w:sz w:val="16"/>
                <w:szCs w:val="16"/>
              </w:rPr>
            </w:pPr>
            <w:r w:rsidRPr="002B1B83">
              <w:rPr>
                <w:sz w:val="16"/>
                <w:szCs w:val="16"/>
              </w:rPr>
              <w:t>PPG</w:t>
            </w:r>
          </w:p>
        </w:tc>
        <w:tc>
          <w:tcPr>
            <w:tcW w:w="3132" w:type="dxa"/>
            <w:gridSpan w:val="2"/>
            <w:vAlign w:val="center"/>
          </w:tcPr>
          <w:p w14:paraId="482AB789" w14:textId="77777777" w:rsidR="00A25F9E" w:rsidRPr="00323E68" w:rsidRDefault="00A25F9E" w:rsidP="00A25F9E">
            <w:pPr>
              <w:autoSpaceDE/>
              <w:autoSpaceDN/>
              <w:adjustRightInd/>
              <w:spacing w:before="0" w:line="240" w:lineRule="auto"/>
              <w:ind w:left="0"/>
              <w:rPr>
                <w:sz w:val="16"/>
                <w:szCs w:val="16"/>
              </w:rPr>
            </w:pPr>
            <w:proofErr w:type="spellStart"/>
            <w:r w:rsidRPr="00323E68">
              <w:rPr>
                <w:sz w:val="16"/>
                <w:szCs w:val="16"/>
              </w:rPr>
              <w:t>Dimetcote</w:t>
            </w:r>
            <w:proofErr w:type="spellEnd"/>
            <w:r w:rsidRPr="00323E68">
              <w:rPr>
                <w:sz w:val="16"/>
                <w:szCs w:val="16"/>
              </w:rPr>
              <w:t xml:space="preserve"> 9 or </w:t>
            </w:r>
            <w:proofErr w:type="spellStart"/>
            <w:r w:rsidRPr="00323E68">
              <w:rPr>
                <w:sz w:val="16"/>
                <w:szCs w:val="16"/>
              </w:rPr>
              <w:t>Sigmazinc</w:t>
            </w:r>
            <w:proofErr w:type="spellEnd"/>
            <w:r w:rsidRPr="00323E68">
              <w:rPr>
                <w:sz w:val="16"/>
                <w:szCs w:val="16"/>
              </w:rPr>
              <w:t xml:space="preserve"> 9</w:t>
            </w:r>
          </w:p>
          <w:p w14:paraId="58D9B433" w14:textId="24695434" w:rsidR="002A4FBF" w:rsidRPr="00323E68" w:rsidRDefault="002A4FBF" w:rsidP="00A25F9E">
            <w:pPr>
              <w:autoSpaceDE/>
              <w:autoSpaceDN/>
              <w:adjustRightInd/>
              <w:spacing w:before="0" w:line="240" w:lineRule="auto"/>
              <w:ind w:left="0"/>
              <w:rPr>
                <w:sz w:val="16"/>
                <w:szCs w:val="16"/>
              </w:rPr>
            </w:pPr>
            <w:proofErr w:type="spellStart"/>
            <w:r w:rsidRPr="00323E68">
              <w:rPr>
                <w:sz w:val="16"/>
                <w:szCs w:val="16"/>
              </w:rPr>
              <w:t>Sigmaguard</w:t>
            </w:r>
            <w:proofErr w:type="spellEnd"/>
            <w:r w:rsidRPr="00323E68">
              <w:rPr>
                <w:sz w:val="16"/>
                <w:szCs w:val="16"/>
              </w:rPr>
              <w:t xml:space="preserve"> 750</w:t>
            </w:r>
          </w:p>
        </w:tc>
        <w:tc>
          <w:tcPr>
            <w:tcW w:w="900" w:type="dxa"/>
            <w:vAlign w:val="center"/>
          </w:tcPr>
          <w:p w14:paraId="2B0D39FC" w14:textId="77777777" w:rsidR="00A25F9E" w:rsidRPr="00A41548" w:rsidRDefault="00A25F9E" w:rsidP="00A25F9E">
            <w:pPr>
              <w:autoSpaceDE/>
              <w:autoSpaceDN/>
              <w:adjustRightInd/>
              <w:spacing w:before="0" w:line="240" w:lineRule="auto"/>
              <w:ind w:left="0"/>
              <w:jc w:val="center"/>
              <w:rPr>
                <w:sz w:val="16"/>
                <w:szCs w:val="16"/>
              </w:rPr>
            </w:pPr>
            <w:r w:rsidRPr="00A41548">
              <w:rPr>
                <w:sz w:val="16"/>
                <w:szCs w:val="16"/>
              </w:rPr>
              <w:t>480</w:t>
            </w:r>
          </w:p>
          <w:p w14:paraId="32E2F493" w14:textId="4F978D4D" w:rsidR="002A4FBF" w:rsidRPr="00A41548" w:rsidRDefault="002A4FBF" w:rsidP="00A25F9E">
            <w:pPr>
              <w:autoSpaceDE/>
              <w:autoSpaceDN/>
              <w:adjustRightInd/>
              <w:spacing w:before="0" w:line="240" w:lineRule="auto"/>
              <w:ind w:left="0"/>
              <w:jc w:val="center"/>
              <w:rPr>
                <w:sz w:val="16"/>
                <w:szCs w:val="16"/>
              </w:rPr>
            </w:pPr>
            <w:r w:rsidRPr="00A41548">
              <w:rPr>
                <w:sz w:val="16"/>
                <w:szCs w:val="16"/>
              </w:rPr>
              <w:t>324-480</w:t>
            </w:r>
          </w:p>
        </w:tc>
        <w:tc>
          <w:tcPr>
            <w:tcW w:w="1230" w:type="dxa"/>
            <w:vAlign w:val="center"/>
          </w:tcPr>
          <w:p w14:paraId="47CD8265" w14:textId="77777777" w:rsidR="00A25F9E" w:rsidRPr="00A41548" w:rsidRDefault="00A25F9E" w:rsidP="00A25F9E">
            <w:pPr>
              <w:autoSpaceDE/>
              <w:autoSpaceDN/>
              <w:adjustRightInd/>
              <w:spacing w:before="0" w:line="240" w:lineRule="auto"/>
              <w:ind w:left="0"/>
              <w:jc w:val="center"/>
              <w:rPr>
                <w:w w:val="0"/>
                <w:sz w:val="16"/>
                <w:szCs w:val="16"/>
              </w:rPr>
            </w:pPr>
            <w:r w:rsidRPr="00A41548">
              <w:rPr>
                <w:sz w:val="16"/>
                <w:szCs w:val="16"/>
              </w:rPr>
              <w:t>60°C(140°F)</w:t>
            </w:r>
          </w:p>
        </w:tc>
      </w:tr>
      <w:tr w:rsidR="00A25F9E" w:rsidRPr="001D3869" w14:paraId="0A9A104C" w14:textId="77777777" w:rsidTr="00817198">
        <w:trPr>
          <w:trHeight w:val="288"/>
          <w:jc w:val="center"/>
        </w:trPr>
        <w:tc>
          <w:tcPr>
            <w:tcW w:w="1976" w:type="dxa"/>
            <w:gridSpan w:val="3"/>
            <w:tcBorders>
              <w:bottom w:val="single" w:sz="12" w:space="0" w:color="auto"/>
            </w:tcBorders>
            <w:vAlign w:val="center"/>
          </w:tcPr>
          <w:p w14:paraId="325F38B6" w14:textId="77777777" w:rsidR="00A25F9E" w:rsidRPr="00F029EB" w:rsidRDefault="00A25F9E" w:rsidP="00A25F9E">
            <w:pPr>
              <w:autoSpaceDE/>
              <w:autoSpaceDN/>
              <w:adjustRightInd/>
              <w:spacing w:before="0" w:line="240" w:lineRule="auto"/>
              <w:ind w:left="0"/>
              <w:rPr>
                <w:sz w:val="16"/>
                <w:szCs w:val="16"/>
              </w:rPr>
            </w:pPr>
          </w:p>
        </w:tc>
        <w:tc>
          <w:tcPr>
            <w:tcW w:w="7894" w:type="dxa"/>
            <w:gridSpan w:val="5"/>
            <w:tcBorders>
              <w:bottom w:val="single" w:sz="12" w:space="0" w:color="auto"/>
            </w:tcBorders>
            <w:vAlign w:val="center"/>
          </w:tcPr>
          <w:p w14:paraId="0A0F5E1C" w14:textId="77777777" w:rsidR="00A25F9E" w:rsidRPr="00323E68" w:rsidRDefault="00A25F9E" w:rsidP="00A25F9E">
            <w:pPr>
              <w:autoSpaceDE/>
              <w:autoSpaceDN/>
              <w:adjustRightInd/>
              <w:spacing w:before="0" w:line="240" w:lineRule="auto"/>
              <w:ind w:left="0"/>
              <w:rPr>
                <w:i/>
                <w:w w:val="0"/>
                <w:sz w:val="14"/>
                <w:szCs w:val="14"/>
              </w:rPr>
            </w:pPr>
            <w:r w:rsidRPr="00323E68">
              <w:rPr>
                <w:rFonts w:ascii="Arial" w:hAnsi="Arial" w:cs="Arial"/>
                <w:i/>
                <w:iCs/>
                <w:sz w:val="14"/>
                <w:szCs w:val="14"/>
              </w:rPr>
              <w:t>N</w:t>
            </w:r>
            <w:r w:rsidRPr="00323E68">
              <w:rPr>
                <w:i/>
                <w:sz w:val="14"/>
                <w:szCs w:val="14"/>
              </w:rPr>
              <w:t>ote: Stripe coat of welds and edges highly recommended</w:t>
            </w:r>
          </w:p>
        </w:tc>
      </w:tr>
      <w:tr w:rsidR="00A25F9E" w:rsidRPr="001D3869" w14:paraId="02999509" w14:textId="77777777" w:rsidTr="00817198">
        <w:trPr>
          <w:trHeight w:val="288"/>
          <w:jc w:val="center"/>
        </w:trPr>
        <w:tc>
          <w:tcPr>
            <w:tcW w:w="1976" w:type="dxa"/>
            <w:gridSpan w:val="3"/>
            <w:tcBorders>
              <w:top w:val="single" w:sz="12" w:space="0" w:color="auto"/>
            </w:tcBorders>
            <w:vAlign w:val="center"/>
          </w:tcPr>
          <w:p w14:paraId="536FE8F5" w14:textId="77777777" w:rsidR="00A25F9E" w:rsidRPr="001D3869" w:rsidRDefault="00A25F9E" w:rsidP="00A25F9E">
            <w:pPr>
              <w:autoSpaceDE/>
              <w:autoSpaceDN/>
              <w:adjustRightInd/>
              <w:spacing w:before="0" w:line="240" w:lineRule="auto"/>
              <w:ind w:left="0"/>
              <w:rPr>
                <w:b/>
                <w:sz w:val="16"/>
                <w:szCs w:val="16"/>
              </w:rPr>
            </w:pPr>
            <w:r w:rsidRPr="001D3869">
              <w:rPr>
                <w:b/>
                <w:sz w:val="16"/>
                <w:szCs w:val="16"/>
              </w:rPr>
              <w:t>SECOND COAT</w:t>
            </w:r>
          </w:p>
        </w:tc>
        <w:tc>
          <w:tcPr>
            <w:tcW w:w="2632" w:type="dxa"/>
            <w:tcBorders>
              <w:top w:val="single" w:sz="12" w:space="0" w:color="auto"/>
            </w:tcBorders>
            <w:vAlign w:val="center"/>
          </w:tcPr>
          <w:p w14:paraId="0748E56F"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3132" w:type="dxa"/>
            <w:gridSpan w:val="2"/>
            <w:tcBorders>
              <w:top w:val="single" w:sz="12" w:space="0" w:color="auto"/>
            </w:tcBorders>
            <w:vAlign w:val="center"/>
          </w:tcPr>
          <w:p w14:paraId="1296926B" w14:textId="77777777" w:rsidR="00A25F9E" w:rsidRPr="00323E68" w:rsidRDefault="00A25F9E" w:rsidP="00A25F9E">
            <w:pPr>
              <w:autoSpaceDE/>
              <w:autoSpaceDN/>
              <w:adjustRightInd/>
              <w:spacing w:before="0" w:line="240" w:lineRule="auto"/>
              <w:ind w:left="0"/>
              <w:rPr>
                <w:sz w:val="16"/>
                <w:szCs w:val="16"/>
              </w:rPr>
            </w:pPr>
            <w:r w:rsidRPr="00323E68">
              <w:rPr>
                <w:sz w:val="16"/>
                <w:szCs w:val="16"/>
              </w:rPr>
              <w:t>Phenoline 353 LTE</w:t>
            </w:r>
          </w:p>
        </w:tc>
        <w:tc>
          <w:tcPr>
            <w:tcW w:w="900" w:type="dxa"/>
            <w:tcBorders>
              <w:top w:val="single" w:sz="12" w:space="0" w:color="auto"/>
            </w:tcBorders>
            <w:vAlign w:val="center"/>
          </w:tcPr>
          <w:p w14:paraId="357BC41A" w14:textId="77777777" w:rsidR="00A25F9E" w:rsidRPr="00A41548" w:rsidRDefault="00A25F9E" w:rsidP="00A25F9E">
            <w:pPr>
              <w:autoSpaceDE/>
              <w:autoSpaceDN/>
              <w:adjustRightInd/>
              <w:spacing w:before="0" w:line="240" w:lineRule="auto"/>
              <w:ind w:left="0"/>
              <w:jc w:val="center"/>
              <w:rPr>
                <w:sz w:val="16"/>
                <w:szCs w:val="16"/>
              </w:rPr>
            </w:pPr>
            <w:r w:rsidRPr="00A41548">
              <w:rPr>
                <w:sz w:val="16"/>
                <w:szCs w:val="16"/>
              </w:rPr>
              <w:t>197</w:t>
            </w:r>
          </w:p>
        </w:tc>
        <w:tc>
          <w:tcPr>
            <w:tcW w:w="1230" w:type="dxa"/>
            <w:tcBorders>
              <w:top w:val="single" w:sz="12" w:space="0" w:color="auto"/>
            </w:tcBorders>
            <w:vAlign w:val="center"/>
          </w:tcPr>
          <w:p w14:paraId="681ED9E2" w14:textId="77777777" w:rsidR="00A25F9E" w:rsidRPr="00A41548" w:rsidRDefault="00A25F9E" w:rsidP="00A25F9E">
            <w:pPr>
              <w:autoSpaceDE/>
              <w:autoSpaceDN/>
              <w:adjustRightInd/>
              <w:spacing w:before="0" w:line="240" w:lineRule="auto"/>
              <w:ind w:left="0"/>
              <w:jc w:val="center"/>
              <w:rPr>
                <w:w w:val="0"/>
                <w:sz w:val="16"/>
                <w:szCs w:val="16"/>
              </w:rPr>
            </w:pPr>
            <w:r w:rsidRPr="00A41548">
              <w:rPr>
                <w:sz w:val="16"/>
                <w:szCs w:val="16"/>
              </w:rPr>
              <w:t>49°C (120°F)</w:t>
            </w:r>
          </w:p>
        </w:tc>
      </w:tr>
      <w:tr w:rsidR="00A25F9E" w:rsidRPr="001D3869" w14:paraId="55CFDAB6" w14:textId="77777777" w:rsidTr="00817198">
        <w:trPr>
          <w:trHeight w:val="288"/>
          <w:jc w:val="center"/>
        </w:trPr>
        <w:tc>
          <w:tcPr>
            <w:tcW w:w="1976" w:type="dxa"/>
            <w:gridSpan w:val="3"/>
            <w:vAlign w:val="center"/>
          </w:tcPr>
          <w:p w14:paraId="58F73D41" w14:textId="77777777" w:rsidR="00A25F9E" w:rsidRPr="001D3869" w:rsidRDefault="00A25F9E" w:rsidP="00A25F9E">
            <w:pPr>
              <w:autoSpaceDE/>
              <w:autoSpaceDN/>
              <w:adjustRightInd/>
              <w:spacing w:before="0" w:line="240" w:lineRule="auto"/>
              <w:ind w:left="0"/>
              <w:rPr>
                <w:b/>
                <w:sz w:val="16"/>
                <w:szCs w:val="16"/>
              </w:rPr>
            </w:pPr>
            <w:r w:rsidRPr="001D3869">
              <w:rPr>
                <w:b/>
                <w:sz w:val="16"/>
                <w:szCs w:val="16"/>
              </w:rPr>
              <w:t>Epoxy</w:t>
            </w:r>
          </w:p>
        </w:tc>
        <w:tc>
          <w:tcPr>
            <w:tcW w:w="2632" w:type="dxa"/>
            <w:vAlign w:val="center"/>
          </w:tcPr>
          <w:p w14:paraId="1FF5CF4B"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Hempel Coatings (USA), Inc.</w:t>
            </w:r>
          </w:p>
        </w:tc>
        <w:tc>
          <w:tcPr>
            <w:tcW w:w="3132" w:type="dxa"/>
            <w:gridSpan w:val="2"/>
            <w:vAlign w:val="center"/>
          </w:tcPr>
          <w:p w14:paraId="341E3136" w14:textId="77777777" w:rsidR="00A25F9E" w:rsidRPr="00323E68" w:rsidRDefault="00A25F9E" w:rsidP="00A25F9E">
            <w:pPr>
              <w:autoSpaceDE/>
              <w:autoSpaceDN/>
              <w:adjustRightInd/>
              <w:spacing w:before="0" w:line="240" w:lineRule="auto"/>
              <w:ind w:left="0"/>
              <w:rPr>
                <w:sz w:val="16"/>
                <w:szCs w:val="16"/>
              </w:rPr>
            </w:pPr>
            <w:proofErr w:type="spellStart"/>
            <w:r w:rsidRPr="00323E68">
              <w:rPr>
                <w:sz w:val="16"/>
                <w:szCs w:val="16"/>
              </w:rPr>
              <w:t>Hempadur</w:t>
            </w:r>
            <w:proofErr w:type="spellEnd"/>
            <w:r w:rsidRPr="00323E68">
              <w:rPr>
                <w:sz w:val="16"/>
                <w:szCs w:val="16"/>
              </w:rPr>
              <w:t xml:space="preserve"> 35760 (Ethanol)</w:t>
            </w:r>
          </w:p>
        </w:tc>
        <w:tc>
          <w:tcPr>
            <w:tcW w:w="900" w:type="dxa"/>
            <w:vAlign w:val="center"/>
          </w:tcPr>
          <w:p w14:paraId="0552AA9B" w14:textId="77777777" w:rsidR="00A25F9E" w:rsidRPr="00A41548" w:rsidRDefault="00A25F9E" w:rsidP="00A25F9E">
            <w:pPr>
              <w:autoSpaceDE/>
              <w:autoSpaceDN/>
              <w:adjustRightInd/>
              <w:spacing w:before="0" w:line="240" w:lineRule="auto"/>
              <w:ind w:left="0"/>
              <w:jc w:val="center"/>
              <w:rPr>
                <w:sz w:val="16"/>
                <w:szCs w:val="16"/>
              </w:rPr>
            </w:pPr>
            <w:r w:rsidRPr="00A41548">
              <w:rPr>
                <w:sz w:val="16"/>
                <w:szCs w:val="16"/>
              </w:rPr>
              <w:t>0</w:t>
            </w:r>
          </w:p>
        </w:tc>
        <w:tc>
          <w:tcPr>
            <w:tcW w:w="1230" w:type="dxa"/>
            <w:vAlign w:val="center"/>
          </w:tcPr>
          <w:p w14:paraId="4F67A272" w14:textId="77777777" w:rsidR="00A25F9E" w:rsidRPr="00A41548" w:rsidRDefault="00A25F9E" w:rsidP="00A25F9E">
            <w:pPr>
              <w:autoSpaceDE/>
              <w:autoSpaceDN/>
              <w:adjustRightInd/>
              <w:spacing w:before="0" w:line="240" w:lineRule="auto"/>
              <w:ind w:left="0"/>
              <w:jc w:val="center"/>
              <w:rPr>
                <w:w w:val="0"/>
                <w:sz w:val="16"/>
                <w:szCs w:val="16"/>
              </w:rPr>
            </w:pPr>
            <w:r w:rsidRPr="00A41548">
              <w:rPr>
                <w:sz w:val="16"/>
                <w:szCs w:val="16"/>
              </w:rPr>
              <w:t>45°C(113°F)</w:t>
            </w:r>
          </w:p>
        </w:tc>
      </w:tr>
      <w:tr w:rsidR="00817198" w:rsidRPr="001D3869" w14:paraId="69377905" w14:textId="77777777" w:rsidTr="00817198">
        <w:trPr>
          <w:trHeight w:val="288"/>
          <w:jc w:val="center"/>
        </w:trPr>
        <w:tc>
          <w:tcPr>
            <w:tcW w:w="1976" w:type="dxa"/>
            <w:gridSpan w:val="3"/>
            <w:vMerge w:val="restart"/>
            <w:vAlign w:val="center"/>
          </w:tcPr>
          <w:p w14:paraId="4A41B6A7" w14:textId="2552AE1C" w:rsidR="00817198" w:rsidRPr="001D3869" w:rsidRDefault="00817198" w:rsidP="003C59A5">
            <w:pPr>
              <w:spacing w:before="0" w:line="240" w:lineRule="auto"/>
              <w:ind w:left="0"/>
              <w:rPr>
                <w:b/>
                <w:sz w:val="16"/>
                <w:szCs w:val="16"/>
              </w:rPr>
            </w:pPr>
            <w:r w:rsidRPr="00AC6690">
              <w:rPr>
                <w:b/>
                <w:sz w:val="16"/>
                <w:szCs w:val="16"/>
              </w:rPr>
              <w:t>DFT as per Manufacturer’s Product Sheet</w:t>
            </w:r>
          </w:p>
        </w:tc>
        <w:tc>
          <w:tcPr>
            <w:tcW w:w="2632" w:type="dxa"/>
            <w:vAlign w:val="center"/>
          </w:tcPr>
          <w:p w14:paraId="5608FC1C" w14:textId="77777777" w:rsidR="00817198" w:rsidRPr="001D3869" w:rsidRDefault="00817198" w:rsidP="003C59A5">
            <w:pPr>
              <w:autoSpaceDE/>
              <w:autoSpaceDN/>
              <w:adjustRightInd/>
              <w:spacing w:before="0" w:line="240" w:lineRule="auto"/>
              <w:ind w:left="0"/>
              <w:rPr>
                <w:sz w:val="16"/>
                <w:szCs w:val="16"/>
              </w:rPr>
            </w:pPr>
            <w:r w:rsidRPr="001D3869">
              <w:rPr>
                <w:sz w:val="16"/>
                <w:szCs w:val="16"/>
              </w:rPr>
              <w:t>Hempel Coatings (USA), Inc.</w:t>
            </w:r>
          </w:p>
        </w:tc>
        <w:tc>
          <w:tcPr>
            <w:tcW w:w="3132" w:type="dxa"/>
            <w:gridSpan w:val="2"/>
            <w:vAlign w:val="center"/>
          </w:tcPr>
          <w:p w14:paraId="31BC970A" w14:textId="77777777" w:rsidR="00817198" w:rsidRPr="00323E68" w:rsidRDefault="00817198" w:rsidP="003C59A5">
            <w:pPr>
              <w:autoSpaceDE/>
              <w:autoSpaceDN/>
              <w:adjustRightInd/>
              <w:spacing w:before="0" w:line="240" w:lineRule="auto"/>
              <w:ind w:left="0"/>
              <w:rPr>
                <w:sz w:val="16"/>
                <w:szCs w:val="16"/>
              </w:rPr>
            </w:pPr>
            <w:r w:rsidRPr="00323E68">
              <w:rPr>
                <w:sz w:val="16"/>
                <w:szCs w:val="16"/>
              </w:rPr>
              <w:t>Not specified</w:t>
            </w:r>
          </w:p>
        </w:tc>
        <w:tc>
          <w:tcPr>
            <w:tcW w:w="900" w:type="dxa"/>
            <w:vAlign w:val="center"/>
          </w:tcPr>
          <w:p w14:paraId="2AFB1E72" w14:textId="77777777" w:rsidR="00817198" w:rsidRPr="00A41548" w:rsidRDefault="00817198" w:rsidP="003C59A5">
            <w:pPr>
              <w:autoSpaceDE/>
              <w:autoSpaceDN/>
              <w:adjustRightInd/>
              <w:spacing w:before="0" w:line="240" w:lineRule="auto"/>
              <w:ind w:left="0"/>
              <w:jc w:val="center"/>
              <w:rPr>
                <w:sz w:val="16"/>
                <w:szCs w:val="16"/>
              </w:rPr>
            </w:pPr>
          </w:p>
        </w:tc>
        <w:tc>
          <w:tcPr>
            <w:tcW w:w="1230" w:type="dxa"/>
            <w:vAlign w:val="center"/>
          </w:tcPr>
          <w:p w14:paraId="7ECBBDA6" w14:textId="77777777" w:rsidR="00817198" w:rsidRPr="00A41548" w:rsidRDefault="00817198" w:rsidP="003C59A5">
            <w:pPr>
              <w:autoSpaceDE/>
              <w:autoSpaceDN/>
              <w:adjustRightInd/>
              <w:spacing w:before="0" w:line="240" w:lineRule="auto"/>
              <w:ind w:left="0"/>
              <w:jc w:val="center"/>
              <w:rPr>
                <w:sz w:val="16"/>
                <w:szCs w:val="16"/>
              </w:rPr>
            </w:pPr>
          </w:p>
        </w:tc>
      </w:tr>
      <w:tr w:rsidR="00817198" w:rsidRPr="001D3869" w14:paraId="62D42A63" w14:textId="77777777" w:rsidTr="00817198">
        <w:trPr>
          <w:trHeight w:val="288"/>
          <w:jc w:val="center"/>
        </w:trPr>
        <w:tc>
          <w:tcPr>
            <w:tcW w:w="1976" w:type="dxa"/>
            <w:gridSpan w:val="3"/>
            <w:vMerge/>
            <w:vAlign w:val="center"/>
          </w:tcPr>
          <w:p w14:paraId="402AB3CD" w14:textId="42A379C7" w:rsidR="00817198" w:rsidRPr="001D3869" w:rsidRDefault="00817198" w:rsidP="003C59A5">
            <w:pPr>
              <w:autoSpaceDE/>
              <w:autoSpaceDN/>
              <w:adjustRightInd/>
              <w:spacing w:before="0" w:line="240" w:lineRule="auto"/>
              <w:ind w:left="0"/>
              <w:rPr>
                <w:b/>
                <w:sz w:val="16"/>
                <w:szCs w:val="16"/>
              </w:rPr>
            </w:pPr>
          </w:p>
        </w:tc>
        <w:tc>
          <w:tcPr>
            <w:tcW w:w="2632" w:type="dxa"/>
            <w:vAlign w:val="center"/>
          </w:tcPr>
          <w:p w14:paraId="41408CCD" w14:textId="77777777" w:rsidR="00817198" w:rsidRPr="001D3869" w:rsidRDefault="00817198" w:rsidP="003C59A5">
            <w:pPr>
              <w:autoSpaceDE/>
              <w:autoSpaceDN/>
              <w:adjustRightInd/>
              <w:spacing w:before="0" w:line="240" w:lineRule="auto"/>
              <w:ind w:left="0"/>
              <w:rPr>
                <w:sz w:val="16"/>
                <w:szCs w:val="16"/>
              </w:rPr>
            </w:pPr>
            <w:r w:rsidRPr="002B1B83">
              <w:rPr>
                <w:sz w:val="16"/>
                <w:szCs w:val="16"/>
              </w:rPr>
              <w:t xml:space="preserve">International  </w:t>
            </w:r>
          </w:p>
        </w:tc>
        <w:tc>
          <w:tcPr>
            <w:tcW w:w="3132" w:type="dxa"/>
            <w:gridSpan w:val="2"/>
            <w:vAlign w:val="center"/>
          </w:tcPr>
          <w:p w14:paraId="64665954" w14:textId="77777777" w:rsidR="00817198" w:rsidRPr="00323E68" w:rsidRDefault="00817198" w:rsidP="003C59A5">
            <w:pPr>
              <w:autoSpaceDE/>
              <w:autoSpaceDN/>
              <w:adjustRightInd/>
              <w:spacing w:before="0" w:line="240" w:lineRule="auto"/>
              <w:ind w:left="0"/>
              <w:rPr>
                <w:sz w:val="16"/>
                <w:szCs w:val="16"/>
              </w:rPr>
            </w:pPr>
            <w:r w:rsidRPr="00323E68">
              <w:rPr>
                <w:sz w:val="16"/>
                <w:szCs w:val="16"/>
              </w:rPr>
              <w:t>Interline 850</w:t>
            </w:r>
          </w:p>
        </w:tc>
        <w:tc>
          <w:tcPr>
            <w:tcW w:w="900" w:type="dxa"/>
            <w:vAlign w:val="center"/>
          </w:tcPr>
          <w:p w14:paraId="457DE8F2" w14:textId="77777777" w:rsidR="00817198" w:rsidRPr="00A41548" w:rsidRDefault="00817198" w:rsidP="003C59A5">
            <w:pPr>
              <w:autoSpaceDE/>
              <w:autoSpaceDN/>
              <w:adjustRightInd/>
              <w:spacing w:before="0" w:line="240" w:lineRule="auto"/>
              <w:ind w:left="0"/>
              <w:jc w:val="center"/>
              <w:rPr>
                <w:sz w:val="16"/>
                <w:szCs w:val="16"/>
              </w:rPr>
            </w:pPr>
            <w:r w:rsidRPr="00A41548">
              <w:rPr>
                <w:sz w:val="16"/>
                <w:szCs w:val="16"/>
              </w:rPr>
              <w:t>225</w:t>
            </w:r>
          </w:p>
        </w:tc>
        <w:tc>
          <w:tcPr>
            <w:tcW w:w="1230" w:type="dxa"/>
            <w:vAlign w:val="center"/>
          </w:tcPr>
          <w:p w14:paraId="0A5E684E" w14:textId="77777777" w:rsidR="00817198" w:rsidRPr="00A41548" w:rsidRDefault="00817198" w:rsidP="003C59A5">
            <w:pPr>
              <w:autoSpaceDE/>
              <w:autoSpaceDN/>
              <w:adjustRightInd/>
              <w:spacing w:before="0" w:line="240" w:lineRule="auto"/>
              <w:ind w:left="0"/>
              <w:jc w:val="center"/>
              <w:rPr>
                <w:w w:val="0"/>
                <w:sz w:val="16"/>
                <w:szCs w:val="16"/>
              </w:rPr>
            </w:pPr>
            <w:r w:rsidRPr="00A41548">
              <w:rPr>
                <w:sz w:val="16"/>
                <w:szCs w:val="16"/>
              </w:rPr>
              <w:t>49°C (120°F)</w:t>
            </w:r>
          </w:p>
        </w:tc>
      </w:tr>
      <w:tr w:rsidR="00A25F9E" w:rsidRPr="001D3869" w14:paraId="414A6395" w14:textId="77777777" w:rsidTr="00817198">
        <w:trPr>
          <w:trHeight w:val="288"/>
          <w:jc w:val="center"/>
        </w:trPr>
        <w:tc>
          <w:tcPr>
            <w:tcW w:w="1976" w:type="dxa"/>
            <w:gridSpan w:val="3"/>
            <w:vAlign w:val="center"/>
          </w:tcPr>
          <w:p w14:paraId="22065628" w14:textId="77777777" w:rsidR="00A25F9E" w:rsidRPr="001D3869" w:rsidRDefault="00A25F9E" w:rsidP="00A25F9E">
            <w:pPr>
              <w:autoSpaceDE/>
              <w:autoSpaceDN/>
              <w:adjustRightInd/>
              <w:spacing w:before="0" w:line="240" w:lineRule="auto"/>
              <w:ind w:left="0"/>
              <w:rPr>
                <w:b/>
                <w:sz w:val="16"/>
                <w:szCs w:val="16"/>
              </w:rPr>
            </w:pPr>
            <w:r w:rsidRPr="001D3869">
              <w:rPr>
                <w:b/>
                <w:sz w:val="16"/>
                <w:szCs w:val="16"/>
              </w:rPr>
              <w:t>Thin Film</w:t>
            </w:r>
          </w:p>
        </w:tc>
        <w:tc>
          <w:tcPr>
            <w:tcW w:w="2632" w:type="dxa"/>
            <w:vAlign w:val="center"/>
          </w:tcPr>
          <w:p w14:paraId="6823EE6E"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Jotun Paints</w:t>
            </w:r>
          </w:p>
        </w:tc>
        <w:tc>
          <w:tcPr>
            <w:tcW w:w="3132" w:type="dxa"/>
            <w:gridSpan w:val="2"/>
            <w:vAlign w:val="center"/>
          </w:tcPr>
          <w:p w14:paraId="27BFFC87" w14:textId="77777777" w:rsidR="009D6394" w:rsidRPr="00323E68" w:rsidRDefault="009D6394" w:rsidP="009D6394">
            <w:pPr>
              <w:autoSpaceDE/>
              <w:autoSpaceDN/>
              <w:adjustRightInd/>
              <w:spacing w:before="0" w:line="240" w:lineRule="auto"/>
              <w:ind w:left="0"/>
              <w:rPr>
                <w:sz w:val="16"/>
                <w:szCs w:val="16"/>
              </w:rPr>
            </w:pPr>
            <w:proofErr w:type="spellStart"/>
            <w:r w:rsidRPr="00323E68">
              <w:rPr>
                <w:sz w:val="16"/>
                <w:szCs w:val="16"/>
              </w:rPr>
              <w:t>Tankguard</w:t>
            </w:r>
            <w:proofErr w:type="spellEnd"/>
            <w:r w:rsidRPr="00323E68">
              <w:rPr>
                <w:sz w:val="16"/>
                <w:szCs w:val="16"/>
              </w:rPr>
              <w:t xml:space="preserve"> Storage</w:t>
            </w:r>
          </w:p>
          <w:p w14:paraId="457EF11D" w14:textId="4BD27C80" w:rsidR="00A25F9E" w:rsidRPr="00323E68" w:rsidRDefault="009D6394" w:rsidP="009D6394">
            <w:pPr>
              <w:autoSpaceDE/>
              <w:autoSpaceDN/>
              <w:adjustRightInd/>
              <w:spacing w:before="0" w:line="240" w:lineRule="auto"/>
              <w:ind w:left="0"/>
              <w:rPr>
                <w:sz w:val="16"/>
                <w:szCs w:val="16"/>
              </w:rPr>
            </w:pPr>
            <w:proofErr w:type="spellStart"/>
            <w:r w:rsidRPr="00323E68">
              <w:rPr>
                <w:sz w:val="16"/>
                <w:szCs w:val="16"/>
              </w:rPr>
              <w:t>Tankguard</w:t>
            </w:r>
            <w:proofErr w:type="spellEnd"/>
            <w:r w:rsidRPr="00323E68">
              <w:rPr>
                <w:sz w:val="16"/>
                <w:szCs w:val="16"/>
              </w:rPr>
              <w:t xml:space="preserve"> Plus (Methanol)</w:t>
            </w:r>
          </w:p>
        </w:tc>
        <w:tc>
          <w:tcPr>
            <w:tcW w:w="900" w:type="dxa"/>
            <w:vAlign w:val="center"/>
          </w:tcPr>
          <w:p w14:paraId="78C537A3" w14:textId="77777777" w:rsidR="00EE61B1" w:rsidRPr="00A41548" w:rsidRDefault="00EE61B1" w:rsidP="00EE61B1">
            <w:pPr>
              <w:autoSpaceDE/>
              <w:autoSpaceDN/>
              <w:adjustRightInd/>
              <w:spacing w:before="0" w:line="240" w:lineRule="auto"/>
              <w:ind w:left="0"/>
              <w:jc w:val="center"/>
              <w:rPr>
                <w:sz w:val="16"/>
                <w:szCs w:val="16"/>
              </w:rPr>
            </w:pPr>
            <w:r w:rsidRPr="00A41548">
              <w:rPr>
                <w:sz w:val="16"/>
                <w:szCs w:val="16"/>
              </w:rPr>
              <w:t>335</w:t>
            </w:r>
          </w:p>
          <w:p w14:paraId="31F4C8BE" w14:textId="6F69A37B" w:rsidR="00A25F9E" w:rsidRPr="00A41548" w:rsidRDefault="00EE61B1" w:rsidP="00EE61B1">
            <w:pPr>
              <w:autoSpaceDE/>
              <w:autoSpaceDN/>
              <w:adjustRightInd/>
              <w:spacing w:before="0" w:line="240" w:lineRule="auto"/>
              <w:ind w:left="0"/>
              <w:jc w:val="center"/>
              <w:rPr>
                <w:sz w:val="16"/>
                <w:szCs w:val="16"/>
              </w:rPr>
            </w:pPr>
            <w:r w:rsidRPr="00A41548">
              <w:rPr>
                <w:sz w:val="16"/>
                <w:szCs w:val="16"/>
              </w:rPr>
              <w:t>300</w:t>
            </w:r>
          </w:p>
        </w:tc>
        <w:tc>
          <w:tcPr>
            <w:tcW w:w="1230" w:type="dxa"/>
            <w:vAlign w:val="center"/>
          </w:tcPr>
          <w:p w14:paraId="16C5E762" w14:textId="77777777" w:rsidR="00A25F9E" w:rsidRPr="00A41548" w:rsidRDefault="00A25F9E" w:rsidP="00A25F9E">
            <w:pPr>
              <w:autoSpaceDE/>
              <w:autoSpaceDN/>
              <w:adjustRightInd/>
              <w:spacing w:before="0" w:line="240" w:lineRule="auto"/>
              <w:ind w:left="0"/>
              <w:jc w:val="center"/>
              <w:rPr>
                <w:w w:val="0"/>
                <w:sz w:val="16"/>
                <w:szCs w:val="16"/>
              </w:rPr>
            </w:pPr>
            <w:r w:rsidRPr="00A41548">
              <w:rPr>
                <w:sz w:val="16"/>
                <w:szCs w:val="16"/>
              </w:rPr>
              <w:t>60°C(140°F)</w:t>
            </w:r>
          </w:p>
        </w:tc>
      </w:tr>
      <w:tr w:rsidR="003C59A5" w:rsidRPr="001D3869" w14:paraId="414DCFCE" w14:textId="77777777" w:rsidTr="00817198">
        <w:trPr>
          <w:trHeight w:val="288"/>
          <w:jc w:val="center"/>
        </w:trPr>
        <w:tc>
          <w:tcPr>
            <w:tcW w:w="1976" w:type="dxa"/>
            <w:gridSpan w:val="3"/>
            <w:vAlign w:val="center"/>
          </w:tcPr>
          <w:p w14:paraId="07B67DDA" w14:textId="77777777" w:rsidR="003C59A5" w:rsidRPr="00F029EB" w:rsidRDefault="003C59A5" w:rsidP="003C59A5">
            <w:pPr>
              <w:autoSpaceDE/>
              <w:autoSpaceDN/>
              <w:adjustRightInd/>
              <w:spacing w:before="0" w:line="240" w:lineRule="auto"/>
              <w:ind w:left="0"/>
              <w:rPr>
                <w:sz w:val="16"/>
                <w:szCs w:val="16"/>
              </w:rPr>
            </w:pPr>
          </w:p>
        </w:tc>
        <w:tc>
          <w:tcPr>
            <w:tcW w:w="2632" w:type="dxa"/>
            <w:vAlign w:val="center"/>
          </w:tcPr>
          <w:p w14:paraId="7F06C8DE" w14:textId="77777777" w:rsidR="003C59A5" w:rsidRPr="001D3869" w:rsidRDefault="003C59A5" w:rsidP="003C59A5">
            <w:pPr>
              <w:autoSpaceDE/>
              <w:autoSpaceDN/>
              <w:adjustRightInd/>
              <w:spacing w:before="0" w:line="240" w:lineRule="auto"/>
              <w:ind w:left="0"/>
              <w:rPr>
                <w:sz w:val="16"/>
                <w:szCs w:val="16"/>
              </w:rPr>
            </w:pPr>
            <w:r w:rsidRPr="001D3869">
              <w:rPr>
                <w:sz w:val="16"/>
                <w:szCs w:val="16"/>
              </w:rPr>
              <w:t>Sherwin Williams</w:t>
            </w:r>
          </w:p>
        </w:tc>
        <w:tc>
          <w:tcPr>
            <w:tcW w:w="3132" w:type="dxa"/>
            <w:gridSpan w:val="2"/>
            <w:vAlign w:val="center"/>
          </w:tcPr>
          <w:p w14:paraId="4254E116" w14:textId="77777777" w:rsidR="003C59A5" w:rsidRPr="00323E68" w:rsidRDefault="003C59A5" w:rsidP="003C59A5">
            <w:pPr>
              <w:autoSpaceDE/>
              <w:autoSpaceDN/>
              <w:adjustRightInd/>
              <w:spacing w:before="0" w:line="240" w:lineRule="auto"/>
              <w:ind w:left="0"/>
              <w:rPr>
                <w:sz w:val="16"/>
                <w:szCs w:val="16"/>
              </w:rPr>
            </w:pPr>
            <w:proofErr w:type="spellStart"/>
            <w:r w:rsidRPr="00323E68">
              <w:rPr>
                <w:sz w:val="16"/>
                <w:szCs w:val="16"/>
              </w:rPr>
              <w:t>Phenicon</w:t>
            </w:r>
            <w:proofErr w:type="spellEnd"/>
            <w:r w:rsidRPr="00323E68">
              <w:rPr>
                <w:sz w:val="16"/>
                <w:szCs w:val="16"/>
              </w:rPr>
              <w:t xml:space="preserve"> HS</w:t>
            </w:r>
          </w:p>
        </w:tc>
        <w:tc>
          <w:tcPr>
            <w:tcW w:w="900" w:type="dxa"/>
            <w:vAlign w:val="center"/>
          </w:tcPr>
          <w:p w14:paraId="4D4BED52" w14:textId="77777777" w:rsidR="003C59A5" w:rsidRPr="00A41548" w:rsidRDefault="003C59A5" w:rsidP="003C59A5">
            <w:pPr>
              <w:autoSpaceDE/>
              <w:autoSpaceDN/>
              <w:adjustRightInd/>
              <w:spacing w:before="0" w:line="240" w:lineRule="auto"/>
              <w:ind w:left="0"/>
              <w:jc w:val="center"/>
              <w:rPr>
                <w:sz w:val="16"/>
                <w:szCs w:val="16"/>
              </w:rPr>
            </w:pPr>
            <w:r w:rsidRPr="00A41548">
              <w:rPr>
                <w:sz w:val="16"/>
                <w:szCs w:val="16"/>
              </w:rPr>
              <w:t>&lt; 250</w:t>
            </w:r>
          </w:p>
        </w:tc>
        <w:tc>
          <w:tcPr>
            <w:tcW w:w="1230" w:type="dxa"/>
            <w:vAlign w:val="center"/>
          </w:tcPr>
          <w:p w14:paraId="74DC44F1" w14:textId="77777777" w:rsidR="003C59A5" w:rsidRPr="00A41548" w:rsidRDefault="003C59A5" w:rsidP="003C59A5">
            <w:pPr>
              <w:autoSpaceDE/>
              <w:autoSpaceDN/>
              <w:adjustRightInd/>
              <w:spacing w:before="0" w:line="240" w:lineRule="auto"/>
              <w:ind w:left="0"/>
              <w:jc w:val="center"/>
              <w:rPr>
                <w:w w:val="0"/>
                <w:sz w:val="16"/>
                <w:szCs w:val="16"/>
              </w:rPr>
            </w:pPr>
            <w:r w:rsidRPr="00A41548">
              <w:rPr>
                <w:sz w:val="16"/>
                <w:szCs w:val="16"/>
              </w:rPr>
              <w:t>60°C(140°F)</w:t>
            </w:r>
          </w:p>
        </w:tc>
      </w:tr>
      <w:tr w:rsidR="00BD6F9F" w:rsidRPr="001D3869" w14:paraId="0EB4BF02" w14:textId="77777777" w:rsidTr="00817198">
        <w:trPr>
          <w:trHeight w:val="288"/>
          <w:jc w:val="center"/>
        </w:trPr>
        <w:tc>
          <w:tcPr>
            <w:tcW w:w="1976" w:type="dxa"/>
            <w:gridSpan w:val="3"/>
            <w:vAlign w:val="center"/>
          </w:tcPr>
          <w:p w14:paraId="65B362E2" w14:textId="77777777" w:rsidR="00BD6F9F" w:rsidRPr="00F029EB" w:rsidRDefault="00BD6F9F" w:rsidP="003C59A5">
            <w:pPr>
              <w:autoSpaceDE/>
              <w:autoSpaceDN/>
              <w:adjustRightInd/>
              <w:spacing w:before="0" w:line="240" w:lineRule="auto"/>
              <w:ind w:left="0"/>
              <w:rPr>
                <w:sz w:val="16"/>
                <w:szCs w:val="16"/>
              </w:rPr>
            </w:pPr>
          </w:p>
        </w:tc>
        <w:tc>
          <w:tcPr>
            <w:tcW w:w="2632" w:type="dxa"/>
            <w:vAlign w:val="center"/>
          </w:tcPr>
          <w:p w14:paraId="2DE56A38" w14:textId="33611D88" w:rsidR="00BD6F9F" w:rsidRPr="001D3869" w:rsidRDefault="00BD6F9F" w:rsidP="003C59A5">
            <w:pPr>
              <w:autoSpaceDE/>
              <w:autoSpaceDN/>
              <w:adjustRightInd/>
              <w:spacing w:before="0" w:line="240" w:lineRule="auto"/>
              <w:ind w:left="0"/>
              <w:rPr>
                <w:sz w:val="16"/>
                <w:szCs w:val="16"/>
              </w:rPr>
            </w:pPr>
            <w:r w:rsidRPr="002B1B83">
              <w:rPr>
                <w:sz w:val="16"/>
                <w:szCs w:val="16"/>
              </w:rPr>
              <w:t>PPG</w:t>
            </w:r>
          </w:p>
        </w:tc>
        <w:tc>
          <w:tcPr>
            <w:tcW w:w="3132" w:type="dxa"/>
            <w:gridSpan w:val="2"/>
            <w:vAlign w:val="center"/>
          </w:tcPr>
          <w:p w14:paraId="5528B252" w14:textId="21C6C0D4" w:rsidR="00BD6F9F" w:rsidRPr="00323E68" w:rsidRDefault="00ED7A93" w:rsidP="003C59A5">
            <w:pPr>
              <w:autoSpaceDE/>
              <w:autoSpaceDN/>
              <w:adjustRightInd/>
              <w:spacing w:before="0" w:line="240" w:lineRule="auto"/>
              <w:ind w:left="0"/>
              <w:rPr>
                <w:sz w:val="16"/>
                <w:szCs w:val="16"/>
              </w:rPr>
            </w:pPr>
            <w:r w:rsidRPr="00323E68">
              <w:rPr>
                <w:sz w:val="16"/>
                <w:szCs w:val="16"/>
              </w:rPr>
              <w:t>Not specified</w:t>
            </w:r>
          </w:p>
        </w:tc>
        <w:tc>
          <w:tcPr>
            <w:tcW w:w="900" w:type="dxa"/>
            <w:vAlign w:val="center"/>
          </w:tcPr>
          <w:p w14:paraId="154DD4AD" w14:textId="77777777" w:rsidR="00BD6F9F" w:rsidRPr="00A41548" w:rsidRDefault="00BD6F9F" w:rsidP="003C59A5">
            <w:pPr>
              <w:autoSpaceDE/>
              <w:autoSpaceDN/>
              <w:adjustRightInd/>
              <w:spacing w:before="0" w:line="240" w:lineRule="auto"/>
              <w:ind w:left="0"/>
              <w:jc w:val="center"/>
              <w:rPr>
                <w:sz w:val="16"/>
                <w:szCs w:val="16"/>
              </w:rPr>
            </w:pPr>
          </w:p>
        </w:tc>
        <w:tc>
          <w:tcPr>
            <w:tcW w:w="1230" w:type="dxa"/>
            <w:vAlign w:val="center"/>
          </w:tcPr>
          <w:p w14:paraId="65E49F00" w14:textId="77777777" w:rsidR="00BD6F9F" w:rsidRPr="00A41548" w:rsidRDefault="00BD6F9F" w:rsidP="003C59A5">
            <w:pPr>
              <w:autoSpaceDE/>
              <w:autoSpaceDN/>
              <w:adjustRightInd/>
              <w:spacing w:before="0" w:line="240" w:lineRule="auto"/>
              <w:ind w:left="0"/>
              <w:jc w:val="center"/>
              <w:rPr>
                <w:sz w:val="16"/>
                <w:szCs w:val="16"/>
              </w:rPr>
            </w:pPr>
          </w:p>
        </w:tc>
      </w:tr>
      <w:tr w:rsidR="003C59A5" w:rsidRPr="001D3869" w14:paraId="20A4D920" w14:textId="77777777" w:rsidTr="00A25F9E">
        <w:trPr>
          <w:trHeight w:val="288"/>
          <w:jc w:val="center"/>
        </w:trPr>
        <w:tc>
          <w:tcPr>
            <w:tcW w:w="9870" w:type="dxa"/>
            <w:gridSpan w:val="8"/>
            <w:tcBorders>
              <w:top w:val="single" w:sz="12" w:space="0" w:color="auto"/>
            </w:tcBorders>
            <w:vAlign w:val="center"/>
          </w:tcPr>
          <w:p w14:paraId="6129EE39" w14:textId="2C9A39B2" w:rsidR="003C59A5" w:rsidRPr="001D3869" w:rsidRDefault="003C59A5" w:rsidP="003C59A5">
            <w:pPr>
              <w:autoSpaceDE/>
              <w:autoSpaceDN/>
              <w:adjustRightInd/>
              <w:spacing w:before="0" w:line="240" w:lineRule="auto"/>
              <w:ind w:left="0"/>
              <w:rPr>
                <w:i/>
                <w:sz w:val="14"/>
                <w:szCs w:val="14"/>
              </w:rPr>
            </w:pPr>
          </w:p>
        </w:tc>
      </w:tr>
      <w:tr w:rsidR="003C59A5" w:rsidRPr="000F4EA8" w14:paraId="4C487D63" w14:textId="77777777" w:rsidTr="00A41548">
        <w:trPr>
          <w:trHeight w:val="288"/>
          <w:jc w:val="center"/>
        </w:trPr>
        <w:tc>
          <w:tcPr>
            <w:tcW w:w="1168" w:type="dxa"/>
            <w:vAlign w:val="center"/>
          </w:tcPr>
          <w:p w14:paraId="6F2A60FC" w14:textId="77777777" w:rsidR="003C59A5" w:rsidRPr="000F4EA8" w:rsidRDefault="003C59A5" w:rsidP="003C59A5">
            <w:pPr>
              <w:autoSpaceDE/>
              <w:autoSpaceDN/>
              <w:adjustRightInd/>
              <w:spacing w:before="0" w:line="240" w:lineRule="auto"/>
              <w:ind w:left="-72"/>
              <w:rPr>
                <w:b/>
                <w:sz w:val="16"/>
                <w:szCs w:val="16"/>
              </w:rPr>
            </w:pPr>
            <w:r w:rsidRPr="000F4EA8">
              <w:rPr>
                <w:b/>
                <w:sz w:val="16"/>
                <w:szCs w:val="16"/>
              </w:rPr>
              <w:t>Last Update:</w:t>
            </w:r>
          </w:p>
        </w:tc>
        <w:tc>
          <w:tcPr>
            <w:tcW w:w="3440" w:type="dxa"/>
            <w:gridSpan w:val="3"/>
            <w:vAlign w:val="center"/>
          </w:tcPr>
          <w:p w14:paraId="47D7A4DF" w14:textId="62D5701E" w:rsidR="003C59A5" w:rsidRPr="000F4EA8" w:rsidRDefault="00323E68" w:rsidP="003C59A5">
            <w:pPr>
              <w:autoSpaceDE/>
              <w:autoSpaceDN/>
              <w:adjustRightInd/>
              <w:spacing w:before="0" w:line="240" w:lineRule="auto"/>
              <w:ind w:left="-72"/>
              <w:rPr>
                <w:b/>
                <w:sz w:val="16"/>
                <w:szCs w:val="16"/>
              </w:rPr>
            </w:pPr>
            <w:r>
              <w:rPr>
                <w:position w:val="-1"/>
                <w:sz w:val="16"/>
                <w:szCs w:val="16"/>
              </w:rPr>
              <w:t>November</w:t>
            </w:r>
            <w:r w:rsidR="009F1067">
              <w:rPr>
                <w:position w:val="-1"/>
                <w:sz w:val="16"/>
                <w:szCs w:val="16"/>
              </w:rPr>
              <w:t xml:space="preserve"> 2025</w:t>
            </w:r>
          </w:p>
        </w:tc>
        <w:tc>
          <w:tcPr>
            <w:tcW w:w="3132" w:type="dxa"/>
            <w:gridSpan w:val="2"/>
            <w:vAlign w:val="center"/>
          </w:tcPr>
          <w:p w14:paraId="36DCECA2" w14:textId="77777777" w:rsidR="003C59A5" w:rsidRPr="000F4EA8" w:rsidRDefault="003C59A5" w:rsidP="003C59A5">
            <w:pPr>
              <w:rPr>
                <w:b/>
                <w:sz w:val="16"/>
                <w:szCs w:val="16"/>
              </w:rPr>
            </w:pPr>
          </w:p>
        </w:tc>
        <w:tc>
          <w:tcPr>
            <w:tcW w:w="900" w:type="dxa"/>
            <w:vAlign w:val="center"/>
          </w:tcPr>
          <w:p w14:paraId="546ED2B9" w14:textId="77777777" w:rsidR="003C59A5" w:rsidRPr="000F4EA8" w:rsidRDefault="003C59A5" w:rsidP="003C59A5">
            <w:pPr>
              <w:jc w:val="center"/>
              <w:rPr>
                <w:b/>
                <w:sz w:val="16"/>
                <w:szCs w:val="16"/>
              </w:rPr>
            </w:pPr>
          </w:p>
        </w:tc>
        <w:tc>
          <w:tcPr>
            <w:tcW w:w="1230" w:type="dxa"/>
            <w:vAlign w:val="center"/>
          </w:tcPr>
          <w:p w14:paraId="3A96F52C" w14:textId="77777777" w:rsidR="003C59A5" w:rsidRPr="000F4EA8" w:rsidRDefault="003C59A5" w:rsidP="003C59A5">
            <w:pPr>
              <w:jc w:val="center"/>
              <w:rPr>
                <w:b/>
                <w:sz w:val="16"/>
                <w:szCs w:val="16"/>
              </w:rPr>
            </w:pPr>
          </w:p>
        </w:tc>
      </w:tr>
    </w:tbl>
    <w:p w14:paraId="1700DBF2" w14:textId="77777777" w:rsidR="008639EA" w:rsidRDefault="008639EA" w:rsidP="009F1067">
      <w:pPr>
        <w:spacing w:before="0" w:line="240" w:lineRule="auto"/>
        <w:ind w:left="630" w:hanging="540"/>
        <w:rPr>
          <w:color w:val="auto"/>
          <w:sz w:val="16"/>
          <w:szCs w:val="16"/>
          <w:lang w:val="ru-RU"/>
        </w:rPr>
      </w:pPr>
    </w:p>
    <w:p w14:paraId="44C0F931" w14:textId="71F9CB80" w:rsidR="00A27BCC" w:rsidRPr="009F1067" w:rsidRDefault="00A27BCC" w:rsidP="009F1067">
      <w:pPr>
        <w:spacing w:before="0" w:line="240" w:lineRule="auto"/>
        <w:ind w:left="630" w:hanging="540"/>
        <w:rPr>
          <w:color w:val="auto"/>
          <w:sz w:val="16"/>
          <w:szCs w:val="16"/>
        </w:rPr>
      </w:pPr>
      <w:r w:rsidRPr="009F1067">
        <w:rPr>
          <w:color w:val="auto"/>
          <w:sz w:val="16"/>
          <w:szCs w:val="16"/>
        </w:rPr>
        <w:t>Note 1</w:t>
      </w:r>
      <w:proofErr w:type="gramStart"/>
      <w:r w:rsidRPr="009F1067">
        <w:rPr>
          <w:color w:val="auto"/>
          <w:sz w:val="16"/>
          <w:szCs w:val="16"/>
        </w:rPr>
        <w:t xml:space="preserve">: </w:t>
      </w:r>
      <w:r w:rsidR="00E2125D">
        <w:rPr>
          <w:color w:val="auto"/>
          <w:sz w:val="16"/>
          <w:szCs w:val="16"/>
        </w:rPr>
        <w:tab/>
      </w:r>
      <w:r w:rsidRPr="009F1067">
        <w:rPr>
          <w:color w:val="auto"/>
          <w:sz w:val="16"/>
          <w:szCs w:val="16"/>
        </w:rPr>
        <w:t>DO</w:t>
      </w:r>
      <w:proofErr w:type="gramEnd"/>
      <w:r w:rsidRPr="009F1067">
        <w:rPr>
          <w:color w:val="auto"/>
          <w:sz w:val="16"/>
          <w:szCs w:val="16"/>
        </w:rPr>
        <w:t xml:space="preserve"> NOT USE seam sealer or putty in this service. For alternatives consult TCO coating expert. </w:t>
      </w:r>
    </w:p>
    <w:p w14:paraId="5845991A" w14:textId="0B920A12" w:rsidR="00A27BCC" w:rsidRPr="009F1067" w:rsidRDefault="00A27BCC" w:rsidP="009F1067">
      <w:pPr>
        <w:spacing w:before="0" w:line="240" w:lineRule="auto"/>
        <w:ind w:left="630" w:hanging="540"/>
        <w:rPr>
          <w:color w:val="auto"/>
          <w:sz w:val="16"/>
          <w:szCs w:val="16"/>
        </w:rPr>
      </w:pPr>
      <w:r w:rsidRPr="009F1067">
        <w:rPr>
          <w:color w:val="auto"/>
          <w:sz w:val="16"/>
          <w:szCs w:val="16"/>
        </w:rPr>
        <w:t>Note 2</w:t>
      </w:r>
      <w:proofErr w:type="gramStart"/>
      <w:r w:rsidR="00E2125D">
        <w:rPr>
          <w:color w:val="auto"/>
          <w:sz w:val="16"/>
          <w:szCs w:val="16"/>
        </w:rPr>
        <w:t>:</w:t>
      </w:r>
      <w:r w:rsidRPr="009F1067">
        <w:rPr>
          <w:color w:val="auto"/>
          <w:sz w:val="16"/>
          <w:szCs w:val="16"/>
        </w:rPr>
        <w:t xml:space="preserve"> </w:t>
      </w:r>
      <w:r w:rsidR="00E2125D">
        <w:rPr>
          <w:color w:val="auto"/>
          <w:sz w:val="16"/>
          <w:szCs w:val="16"/>
        </w:rPr>
        <w:tab/>
      </w:r>
      <w:r w:rsidRPr="009F1067">
        <w:rPr>
          <w:color w:val="auto"/>
          <w:sz w:val="16"/>
          <w:szCs w:val="16"/>
        </w:rPr>
        <w:t>Contrasting</w:t>
      </w:r>
      <w:proofErr w:type="gramEnd"/>
      <w:r w:rsidRPr="009F1067">
        <w:rPr>
          <w:color w:val="auto"/>
          <w:sz w:val="16"/>
          <w:szCs w:val="16"/>
        </w:rPr>
        <w:t xml:space="preserve"> colors must be used for 1st and 2nd coats. The finish colors shall be selected as per Table 1 - Finish Coat </w:t>
      </w:r>
      <w:proofErr w:type="spellStart"/>
      <w:r w:rsidRPr="009F1067">
        <w:rPr>
          <w:color w:val="auto"/>
          <w:sz w:val="16"/>
          <w:szCs w:val="16"/>
        </w:rPr>
        <w:t>Colour</w:t>
      </w:r>
      <w:proofErr w:type="spellEnd"/>
      <w:r w:rsidRPr="009F1067">
        <w:rPr>
          <w:color w:val="auto"/>
          <w:sz w:val="16"/>
          <w:szCs w:val="16"/>
        </w:rPr>
        <w:t xml:space="preserve"> </w:t>
      </w:r>
      <w:proofErr w:type="gramStart"/>
      <w:r w:rsidRPr="009F1067">
        <w:rPr>
          <w:color w:val="auto"/>
          <w:sz w:val="16"/>
          <w:szCs w:val="16"/>
        </w:rPr>
        <w:t>Schedule  Deviation</w:t>
      </w:r>
      <w:proofErr w:type="gramEnd"/>
      <w:r w:rsidRPr="009F1067">
        <w:rPr>
          <w:color w:val="auto"/>
          <w:sz w:val="16"/>
          <w:szCs w:val="16"/>
        </w:rPr>
        <w:t xml:space="preserve"> may be accepted if the coating is manufactured in one color. </w:t>
      </w:r>
    </w:p>
    <w:p w14:paraId="00D9E93F" w14:textId="77777777" w:rsidR="00A27BCC" w:rsidRDefault="00A27BCC" w:rsidP="00A27BCC">
      <w:pPr>
        <w:pStyle w:val="CES5191Arial8leftaligned"/>
        <w:ind w:left="1080" w:hanging="990"/>
        <w:rPr>
          <w:rFonts w:ascii="Times New Roman" w:hAnsi="Times New Roman" w:cs="Times New Roman"/>
          <w:color w:val="auto"/>
        </w:rPr>
      </w:pPr>
    </w:p>
    <w:p w14:paraId="7FA742C9" w14:textId="77777777" w:rsidR="00A27BCC" w:rsidRDefault="00A27BCC" w:rsidP="00A27BCC">
      <w:pPr>
        <w:pStyle w:val="CES5191Arial8leftaligned"/>
        <w:ind w:left="1080" w:hanging="990"/>
        <w:rPr>
          <w:rFonts w:ascii="Times New Roman" w:hAnsi="Times New Roman" w:cs="Times New Roman"/>
          <w:color w:val="auto"/>
        </w:rPr>
      </w:pPr>
    </w:p>
    <w:p w14:paraId="3EB1CE20" w14:textId="3AACD468" w:rsidR="00A25F9E" w:rsidRPr="001D3869" w:rsidRDefault="00A25F9E" w:rsidP="00A25F9E">
      <w:pPr>
        <w:tabs>
          <w:tab w:val="left" w:pos="3225"/>
        </w:tabs>
        <w:rPr>
          <w:sz w:val="20"/>
          <w:szCs w:val="20"/>
        </w:rPr>
      </w:pPr>
      <w:r w:rsidRPr="001D3869">
        <w:rPr>
          <w:sz w:val="20"/>
          <w:szCs w:val="20"/>
        </w:rPr>
        <w:br w:type="page"/>
      </w:r>
    </w:p>
    <w:tbl>
      <w:tblPr>
        <w:tblW w:w="9918" w:type="dxa"/>
        <w:jc w:val="center"/>
        <w:tblLayout w:type="fixed"/>
        <w:tblLook w:val="01E0" w:firstRow="1" w:lastRow="1" w:firstColumn="1" w:lastColumn="1" w:noHBand="0" w:noVBand="0"/>
      </w:tblPr>
      <w:tblGrid>
        <w:gridCol w:w="1170"/>
        <w:gridCol w:w="270"/>
        <w:gridCol w:w="441"/>
        <w:gridCol w:w="3015"/>
        <w:gridCol w:w="504"/>
        <w:gridCol w:w="1350"/>
        <w:gridCol w:w="990"/>
        <w:gridCol w:w="971"/>
        <w:gridCol w:w="1117"/>
        <w:gridCol w:w="90"/>
      </w:tblGrid>
      <w:tr w:rsidR="00A25F9E" w:rsidRPr="001D3869" w14:paraId="402390FD" w14:textId="77777777" w:rsidTr="00A25F9E">
        <w:trPr>
          <w:trHeight w:val="360"/>
          <w:jc w:val="center"/>
        </w:trPr>
        <w:tc>
          <w:tcPr>
            <w:tcW w:w="9918" w:type="dxa"/>
            <w:gridSpan w:val="10"/>
            <w:tcBorders>
              <w:top w:val="single" w:sz="6" w:space="0" w:color="auto"/>
              <w:bottom w:val="single" w:sz="12" w:space="0" w:color="auto"/>
            </w:tcBorders>
            <w:shd w:val="clear" w:color="auto" w:fill="FFFFFF"/>
            <w:vAlign w:val="center"/>
          </w:tcPr>
          <w:p w14:paraId="463D7E50" w14:textId="77777777" w:rsidR="00A25F9E" w:rsidRPr="001D3869" w:rsidRDefault="00A25F9E" w:rsidP="00A25F9E">
            <w:pPr>
              <w:ind w:right="-72"/>
              <w:jc w:val="right"/>
              <w:rPr>
                <w:b/>
                <w:i/>
                <w:color w:val="auto"/>
              </w:rPr>
            </w:pPr>
            <w:r w:rsidRPr="001D3869">
              <w:rPr>
                <w:b/>
                <w:i/>
                <w:color w:val="auto"/>
              </w:rPr>
              <w:lastRenderedPageBreak/>
              <w:t xml:space="preserve">Thick Film </w:t>
            </w:r>
            <w:r>
              <w:rPr>
                <w:b/>
                <w:i/>
                <w:color w:val="auto"/>
              </w:rPr>
              <w:t>Linings</w:t>
            </w:r>
            <w:r w:rsidRPr="001D3869">
              <w:rPr>
                <w:b/>
                <w:i/>
                <w:color w:val="auto"/>
              </w:rPr>
              <w:t xml:space="preserve"> for Immersion Service</w:t>
            </w:r>
          </w:p>
        </w:tc>
      </w:tr>
      <w:tr w:rsidR="00A25F9E" w:rsidRPr="001D3869" w14:paraId="0372F3E0" w14:textId="77777777" w:rsidTr="00A25F9E">
        <w:trPr>
          <w:trHeight w:val="360"/>
          <w:jc w:val="center"/>
        </w:trPr>
        <w:tc>
          <w:tcPr>
            <w:tcW w:w="7740" w:type="dxa"/>
            <w:gridSpan w:val="7"/>
            <w:tcBorders>
              <w:top w:val="single" w:sz="12" w:space="0" w:color="auto"/>
              <w:left w:val="single" w:sz="12" w:space="0" w:color="auto"/>
              <w:bottom w:val="single" w:sz="12" w:space="0" w:color="auto"/>
            </w:tcBorders>
            <w:vAlign w:val="center"/>
          </w:tcPr>
          <w:p w14:paraId="2F7E1027" w14:textId="77777777" w:rsidR="00A25F9E" w:rsidRPr="001D3869" w:rsidRDefault="00A25F9E" w:rsidP="00A25F9E">
            <w:pPr>
              <w:autoSpaceDE/>
              <w:autoSpaceDN/>
              <w:adjustRightInd/>
              <w:spacing w:before="0" w:line="240" w:lineRule="auto"/>
              <w:ind w:left="0"/>
              <w:rPr>
                <w:b/>
                <w:sz w:val="20"/>
                <w:szCs w:val="20"/>
              </w:rPr>
            </w:pPr>
            <w:r>
              <w:rPr>
                <w:b/>
                <w:sz w:val="20"/>
                <w:szCs w:val="20"/>
              </w:rPr>
              <w:t xml:space="preserve">Thick Film Linings </w:t>
            </w:r>
            <w:r w:rsidRPr="001D3869">
              <w:rPr>
                <w:b/>
                <w:sz w:val="20"/>
                <w:szCs w:val="20"/>
              </w:rPr>
              <w:t>for Fresh-Water Immersion Service</w:t>
            </w:r>
          </w:p>
        </w:tc>
        <w:tc>
          <w:tcPr>
            <w:tcW w:w="2178" w:type="dxa"/>
            <w:gridSpan w:val="3"/>
            <w:tcBorders>
              <w:top w:val="single" w:sz="12" w:space="0" w:color="auto"/>
              <w:bottom w:val="single" w:sz="12" w:space="0" w:color="auto"/>
              <w:right w:val="single" w:sz="12" w:space="0" w:color="auto"/>
            </w:tcBorders>
            <w:shd w:val="clear" w:color="auto" w:fill="000000"/>
            <w:vAlign w:val="center"/>
          </w:tcPr>
          <w:p w14:paraId="123E84A2"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9.1</w:t>
            </w:r>
          </w:p>
        </w:tc>
      </w:tr>
      <w:tr w:rsidR="00A25F9E" w:rsidRPr="001D3869" w14:paraId="3CA06A28" w14:textId="77777777" w:rsidTr="00061A63">
        <w:trPr>
          <w:cantSplit/>
          <w:trHeight w:val="288"/>
          <w:jc w:val="center"/>
        </w:trPr>
        <w:tc>
          <w:tcPr>
            <w:tcW w:w="1440" w:type="dxa"/>
            <w:gridSpan w:val="2"/>
            <w:tcBorders>
              <w:top w:val="single" w:sz="12" w:space="0" w:color="auto"/>
            </w:tcBorders>
          </w:tcPr>
          <w:p w14:paraId="6C02949D"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960" w:type="dxa"/>
            <w:gridSpan w:val="3"/>
            <w:tcBorders>
              <w:top w:val="single" w:sz="12" w:space="0" w:color="auto"/>
            </w:tcBorders>
          </w:tcPr>
          <w:p w14:paraId="06819821" w14:textId="77777777" w:rsidR="00101033" w:rsidRPr="00101033" w:rsidRDefault="00101033" w:rsidP="00D91EBD">
            <w:pPr>
              <w:autoSpaceDE/>
              <w:autoSpaceDN/>
              <w:adjustRightInd/>
              <w:spacing w:before="0" w:line="240" w:lineRule="auto"/>
              <w:ind w:left="-72" w:right="-103"/>
              <w:rPr>
                <w:sz w:val="16"/>
                <w:szCs w:val="16"/>
              </w:rPr>
            </w:pPr>
            <w:r w:rsidRPr="00101033">
              <w:rPr>
                <w:sz w:val="16"/>
                <w:szCs w:val="16"/>
              </w:rPr>
              <w:t>SSPC-SP1/SP5(NACENo.</w:t>
            </w:r>
            <w:proofErr w:type="gramStart"/>
            <w:r w:rsidRPr="00101033">
              <w:rPr>
                <w:sz w:val="16"/>
                <w:szCs w:val="16"/>
              </w:rPr>
              <w:t>1)(</w:t>
            </w:r>
            <w:proofErr w:type="gramEnd"/>
            <w:r w:rsidRPr="00101033">
              <w:rPr>
                <w:sz w:val="16"/>
                <w:szCs w:val="16"/>
              </w:rPr>
              <w:t>SA3)</w:t>
            </w:r>
          </w:p>
          <w:p w14:paraId="04E8B253" w14:textId="34B5D034" w:rsidR="00A25F9E" w:rsidRPr="003B2DEF" w:rsidRDefault="00101033" w:rsidP="00D91EBD">
            <w:pPr>
              <w:autoSpaceDE/>
              <w:autoSpaceDN/>
              <w:adjustRightInd/>
              <w:spacing w:before="0" w:line="240" w:lineRule="auto"/>
              <w:ind w:left="-72" w:right="-103"/>
              <w:rPr>
                <w:sz w:val="16"/>
                <w:szCs w:val="16"/>
              </w:rPr>
            </w:pPr>
            <w:r w:rsidRPr="00101033">
              <w:rPr>
                <w:sz w:val="16"/>
                <w:szCs w:val="16"/>
              </w:rPr>
              <w:t>White metal blast cleanliness.</w:t>
            </w:r>
          </w:p>
        </w:tc>
        <w:tc>
          <w:tcPr>
            <w:tcW w:w="1350" w:type="dxa"/>
            <w:tcBorders>
              <w:top w:val="single" w:sz="12" w:space="0" w:color="auto"/>
            </w:tcBorders>
          </w:tcPr>
          <w:p w14:paraId="6E0DCE73"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168" w:type="dxa"/>
            <w:gridSpan w:val="4"/>
            <w:vMerge w:val="restart"/>
            <w:tcBorders>
              <w:top w:val="single" w:sz="12" w:space="0" w:color="auto"/>
            </w:tcBorders>
          </w:tcPr>
          <w:p w14:paraId="22B609BD"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2D5FD591" w14:textId="77777777" w:rsidTr="00061A63">
        <w:trPr>
          <w:cantSplit/>
          <w:trHeight w:val="288"/>
          <w:jc w:val="center"/>
        </w:trPr>
        <w:tc>
          <w:tcPr>
            <w:tcW w:w="1440" w:type="dxa"/>
            <w:gridSpan w:val="2"/>
          </w:tcPr>
          <w:p w14:paraId="711559D8"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960" w:type="dxa"/>
            <w:gridSpan w:val="3"/>
          </w:tcPr>
          <w:p w14:paraId="5B24A116" w14:textId="77777777" w:rsidR="00A25F9E" w:rsidRPr="003B2DEF" w:rsidRDefault="00A25F9E" w:rsidP="00D91EBD">
            <w:pPr>
              <w:autoSpaceDE/>
              <w:autoSpaceDN/>
              <w:adjustRightInd/>
              <w:spacing w:before="0" w:line="240" w:lineRule="auto"/>
              <w:ind w:left="-72" w:right="-103"/>
              <w:rPr>
                <w:color w:val="auto"/>
                <w:sz w:val="16"/>
                <w:szCs w:val="16"/>
              </w:rPr>
            </w:pPr>
            <w:r w:rsidRPr="00D02000">
              <w:rPr>
                <w:color w:val="auto"/>
                <w:sz w:val="16"/>
                <w:szCs w:val="16"/>
              </w:rPr>
              <w:t>Per manufacturer’s product data sheet</w:t>
            </w:r>
          </w:p>
        </w:tc>
        <w:tc>
          <w:tcPr>
            <w:tcW w:w="1350" w:type="dxa"/>
          </w:tcPr>
          <w:p w14:paraId="2744BF4E" w14:textId="77777777" w:rsidR="00A25F9E" w:rsidRPr="00F029EB" w:rsidRDefault="00A25F9E" w:rsidP="00A25F9E">
            <w:pPr>
              <w:autoSpaceDE/>
              <w:autoSpaceDN/>
              <w:adjustRightInd/>
              <w:spacing w:before="0" w:line="240" w:lineRule="auto"/>
              <w:ind w:left="-72"/>
              <w:rPr>
                <w:color w:val="auto"/>
                <w:sz w:val="16"/>
                <w:szCs w:val="16"/>
              </w:rPr>
            </w:pPr>
          </w:p>
        </w:tc>
        <w:tc>
          <w:tcPr>
            <w:tcW w:w="3168" w:type="dxa"/>
            <w:gridSpan w:val="4"/>
            <w:vMerge/>
            <w:vAlign w:val="center"/>
          </w:tcPr>
          <w:p w14:paraId="136BE5E9" w14:textId="77777777" w:rsidR="00A25F9E" w:rsidRPr="001D3869" w:rsidRDefault="00A25F9E" w:rsidP="00A25F9E"/>
        </w:tc>
      </w:tr>
      <w:tr w:rsidR="00A25F9E" w:rsidRPr="001D3869" w14:paraId="617AD355" w14:textId="77777777" w:rsidTr="00061A63">
        <w:trPr>
          <w:cantSplit/>
          <w:trHeight w:val="288"/>
          <w:jc w:val="center"/>
        </w:trPr>
        <w:tc>
          <w:tcPr>
            <w:tcW w:w="1440" w:type="dxa"/>
            <w:gridSpan w:val="2"/>
            <w:tcBorders>
              <w:bottom w:val="single" w:sz="12" w:space="0" w:color="auto"/>
            </w:tcBorders>
          </w:tcPr>
          <w:p w14:paraId="5090DED0"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960" w:type="dxa"/>
            <w:gridSpan w:val="3"/>
            <w:tcBorders>
              <w:bottom w:val="single" w:sz="12" w:space="0" w:color="auto"/>
            </w:tcBorders>
          </w:tcPr>
          <w:p w14:paraId="60C0A1CF" w14:textId="77777777" w:rsidR="00A25F9E" w:rsidRPr="003B2DEF" w:rsidRDefault="00A25F9E" w:rsidP="00D91EBD">
            <w:pPr>
              <w:autoSpaceDE/>
              <w:autoSpaceDN/>
              <w:adjustRightInd/>
              <w:spacing w:before="0" w:line="240" w:lineRule="auto"/>
              <w:ind w:left="-72" w:right="-103"/>
              <w:rPr>
                <w:color w:val="auto"/>
                <w:sz w:val="16"/>
                <w:szCs w:val="16"/>
              </w:rPr>
            </w:pPr>
            <w:r w:rsidRPr="003B2DEF">
              <w:rPr>
                <w:color w:val="auto"/>
                <w:sz w:val="16"/>
                <w:szCs w:val="16"/>
              </w:rPr>
              <w:t>0.</w:t>
            </w:r>
            <w:r>
              <w:rPr>
                <w:color w:val="auto"/>
                <w:sz w:val="16"/>
                <w:szCs w:val="16"/>
              </w:rPr>
              <w:t>635</w:t>
            </w:r>
            <w:r w:rsidRPr="003B2DEF">
              <w:rPr>
                <w:color w:val="auto"/>
                <w:sz w:val="16"/>
                <w:szCs w:val="16"/>
              </w:rPr>
              <w:t xml:space="preserve"> – </w:t>
            </w:r>
            <w:r>
              <w:rPr>
                <w:color w:val="auto"/>
                <w:sz w:val="16"/>
                <w:szCs w:val="16"/>
              </w:rPr>
              <w:t>1</w:t>
            </w:r>
            <w:r w:rsidRPr="003B2DEF">
              <w:rPr>
                <w:color w:val="auto"/>
                <w:sz w:val="16"/>
                <w:szCs w:val="16"/>
              </w:rPr>
              <w:t>.</w:t>
            </w:r>
            <w:r>
              <w:rPr>
                <w:color w:val="auto"/>
                <w:sz w:val="16"/>
                <w:szCs w:val="16"/>
              </w:rPr>
              <w:t>270</w:t>
            </w:r>
            <w:r w:rsidRPr="003B2DEF">
              <w:rPr>
                <w:color w:val="auto"/>
                <w:sz w:val="16"/>
                <w:szCs w:val="16"/>
              </w:rPr>
              <w:t xml:space="preserve"> mm. (</w:t>
            </w:r>
            <w:r>
              <w:rPr>
                <w:color w:val="auto"/>
                <w:sz w:val="16"/>
                <w:szCs w:val="16"/>
              </w:rPr>
              <w:t>25</w:t>
            </w:r>
            <w:r w:rsidRPr="003B2DEF">
              <w:rPr>
                <w:color w:val="auto"/>
                <w:sz w:val="16"/>
                <w:szCs w:val="16"/>
              </w:rPr>
              <w:t xml:space="preserve">.0 - </w:t>
            </w:r>
            <w:r>
              <w:rPr>
                <w:color w:val="auto"/>
                <w:sz w:val="16"/>
                <w:szCs w:val="16"/>
              </w:rPr>
              <w:t>50</w:t>
            </w:r>
            <w:r w:rsidRPr="003B2DEF">
              <w:rPr>
                <w:color w:val="auto"/>
                <w:sz w:val="16"/>
                <w:szCs w:val="16"/>
              </w:rPr>
              <w:t>.0 mils)</w:t>
            </w:r>
          </w:p>
          <w:p w14:paraId="590C70A4" w14:textId="4E03036E" w:rsidR="00A25F9E" w:rsidRPr="001A20CC" w:rsidRDefault="00A25F9E" w:rsidP="00D91EBD">
            <w:pPr>
              <w:autoSpaceDE/>
              <w:autoSpaceDN/>
              <w:adjustRightInd/>
              <w:spacing w:before="0" w:line="240" w:lineRule="auto"/>
              <w:ind w:left="-72" w:right="-103"/>
              <w:rPr>
                <w:color w:val="auto"/>
                <w:sz w:val="16"/>
                <w:szCs w:val="16"/>
              </w:rPr>
            </w:pPr>
            <w:r w:rsidRPr="001A20CC">
              <w:rPr>
                <w:color w:val="auto"/>
                <w:sz w:val="16"/>
                <w:szCs w:val="16"/>
              </w:rPr>
              <w:t xml:space="preserve">(sprayable), </w:t>
            </w:r>
            <w:ins w:id="1326" w:author="Kurmanov, Aidyn [STAMGazStroy LLP]" w:date="2025-12-11T15:34:00Z" w16du:dateUtc="2025-12-11T10:34:00Z">
              <w:r w:rsidR="0018552A" w:rsidRPr="001A20CC">
                <w:rPr>
                  <w:color w:val="auto"/>
                  <w:sz w:val="16"/>
                  <w:szCs w:val="16"/>
                </w:rPr>
                <w:t>2</w:t>
              </w:r>
              <w:r w:rsidR="0018552A">
                <w:rPr>
                  <w:color w:val="auto"/>
                  <w:sz w:val="16"/>
                  <w:szCs w:val="16"/>
                </w:rPr>
                <w:t>.</w:t>
              </w:r>
              <w:r w:rsidR="0018552A" w:rsidRPr="001A20CC">
                <w:rPr>
                  <w:color w:val="auto"/>
                  <w:sz w:val="16"/>
                  <w:szCs w:val="16"/>
                </w:rPr>
                <w:t xml:space="preserve">032 </w:t>
              </w:r>
              <w:r w:rsidR="0018552A">
                <w:rPr>
                  <w:color w:val="auto"/>
                  <w:sz w:val="16"/>
                  <w:szCs w:val="16"/>
                </w:rPr>
                <w:t>mm</w:t>
              </w:r>
              <w:r w:rsidR="0018552A" w:rsidRPr="001A20CC">
                <w:rPr>
                  <w:color w:val="auto"/>
                  <w:sz w:val="16"/>
                  <w:szCs w:val="16"/>
                </w:rPr>
                <w:t xml:space="preserve"> (80.0 </w:t>
              </w:r>
              <w:proofErr w:type="spellStart"/>
              <w:proofErr w:type="gramStart"/>
              <w:r w:rsidR="0018552A" w:rsidRPr="001A20CC">
                <w:rPr>
                  <w:color w:val="auto"/>
                  <w:sz w:val="16"/>
                  <w:szCs w:val="16"/>
                </w:rPr>
                <w:t>mils</w:t>
              </w:r>
              <w:proofErr w:type="spellEnd"/>
              <w:r w:rsidR="0018552A" w:rsidRPr="001A20CC">
                <w:rPr>
                  <w:color w:val="auto"/>
                  <w:sz w:val="16"/>
                  <w:szCs w:val="16"/>
                </w:rPr>
                <w:t xml:space="preserve"> )</w:t>
              </w:r>
            </w:ins>
            <w:proofErr w:type="gramEnd"/>
            <w:del w:id="1327" w:author="Kurmanov, Aidyn [STAMGazStroy LLP]" w:date="2025-12-11T15:34:00Z" w16du:dateUtc="2025-12-11T10:34:00Z">
              <w:r w:rsidRPr="001A20CC">
                <w:rPr>
                  <w:color w:val="auto"/>
                  <w:sz w:val="16"/>
                  <w:szCs w:val="16"/>
                </w:rPr>
                <w:delText>80.0 mils (2032 um)</w:delText>
              </w:r>
            </w:del>
            <w:r w:rsidRPr="001A20CC">
              <w:rPr>
                <w:color w:val="auto"/>
                <w:sz w:val="16"/>
                <w:szCs w:val="16"/>
              </w:rPr>
              <w:t xml:space="preserve"> (min) (</w:t>
            </w:r>
            <w:proofErr w:type="spellStart"/>
            <w:r w:rsidRPr="001A20CC">
              <w:rPr>
                <w:color w:val="auto"/>
                <w:sz w:val="16"/>
                <w:szCs w:val="16"/>
              </w:rPr>
              <w:t>trowelable</w:t>
            </w:r>
            <w:proofErr w:type="spellEnd"/>
            <w:r w:rsidRPr="001A20CC">
              <w:rPr>
                <w:color w:val="auto"/>
                <w:sz w:val="16"/>
                <w:szCs w:val="16"/>
              </w:rPr>
              <w:t>)</w:t>
            </w:r>
          </w:p>
          <w:p w14:paraId="4D4A39BD" w14:textId="77777777" w:rsidR="00A25F9E" w:rsidRPr="001A20CC" w:rsidRDefault="00A25F9E" w:rsidP="00D91EBD">
            <w:pPr>
              <w:autoSpaceDE/>
              <w:autoSpaceDN/>
              <w:adjustRightInd/>
              <w:spacing w:before="0" w:line="240" w:lineRule="auto"/>
              <w:ind w:left="-72" w:right="-103"/>
              <w:rPr>
                <w:color w:val="auto"/>
                <w:sz w:val="16"/>
                <w:szCs w:val="16"/>
              </w:rPr>
            </w:pPr>
            <w:r w:rsidRPr="001A20CC">
              <w:rPr>
                <w:color w:val="auto"/>
                <w:sz w:val="16"/>
                <w:szCs w:val="16"/>
              </w:rPr>
              <w:t xml:space="preserve">(See manufacturer’s data sheets for min/max </w:t>
            </w:r>
            <w:proofErr w:type="gramStart"/>
            <w:r w:rsidRPr="001A20CC">
              <w:rPr>
                <w:color w:val="auto"/>
                <w:sz w:val="16"/>
                <w:szCs w:val="16"/>
              </w:rPr>
              <w:t>thicknesses</w:t>
            </w:r>
            <w:proofErr w:type="gramEnd"/>
            <w:r w:rsidRPr="001A20CC">
              <w:rPr>
                <w:color w:val="auto"/>
                <w:sz w:val="16"/>
                <w:szCs w:val="16"/>
              </w:rPr>
              <w:t xml:space="preserve"> per coat.)</w:t>
            </w:r>
          </w:p>
        </w:tc>
        <w:tc>
          <w:tcPr>
            <w:tcW w:w="1350" w:type="dxa"/>
            <w:tcBorders>
              <w:bottom w:val="single" w:sz="12" w:space="0" w:color="auto"/>
            </w:tcBorders>
          </w:tcPr>
          <w:p w14:paraId="3395F2A9" w14:textId="77777777" w:rsidR="00A25F9E" w:rsidRPr="00F029EB" w:rsidRDefault="00A25F9E" w:rsidP="00A25F9E">
            <w:pPr>
              <w:autoSpaceDE/>
              <w:autoSpaceDN/>
              <w:adjustRightInd/>
              <w:spacing w:before="0" w:line="240" w:lineRule="auto"/>
              <w:ind w:left="-72"/>
              <w:rPr>
                <w:color w:val="auto"/>
                <w:sz w:val="16"/>
                <w:szCs w:val="16"/>
              </w:rPr>
            </w:pPr>
          </w:p>
        </w:tc>
        <w:tc>
          <w:tcPr>
            <w:tcW w:w="3168" w:type="dxa"/>
            <w:gridSpan w:val="4"/>
            <w:vMerge/>
            <w:tcBorders>
              <w:bottom w:val="single" w:sz="12" w:space="0" w:color="auto"/>
            </w:tcBorders>
            <w:vAlign w:val="center"/>
          </w:tcPr>
          <w:p w14:paraId="1A8AFF8F" w14:textId="77777777" w:rsidR="00A25F9E" w:rsidRPr="001D3869" w:rsidRDefault="00A25F9E" w:rsidP="00A25F9E"/>
        </w:tc>
      </w:tr>
      <w:tr w:rsidR="00A25F9E" w:rsidRPr="001D3869" w14:paraId="062B25A2" w14:textId="77777777" w:rsidTr="00A25F9E">
        <w:trPr>
          <w:trHeight w:val="360"/>
          <w:jc w:val="center"/>
        </w:trPr>
        <w:tc>
          <w:tcPr>
            <w:tcW w:w="1881" w:type="dxa"/>
            <w:gridSpan w:val="3"/>
            <w:tcBorders>
              <w:top w:val="single" w:sz="12" w:space="0" w:color="auto"/>
              <w:left w:val="single" w:sz="12" w:space="0" w:color="auto"/>
              <w:bottom w:val="single" w:sz="12" w:space="0" w:color="auto"/>
            </w:tcBorders>
            <w:shd w:val="clear" w:color="auto" w:fill="000000"/>
            <w:vAlign w:val="center"/>
          </w:tcPr>
          <w:p w14:paraId="400A6189"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694C8FB2"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44" w:type="dxa"/>
            <w:gridSpan w:val="3"/>
            <w:tcBorders>
              <w:top w:val="single" w:sz="12" w:space="0" w:color="auto"/>
              <w:bottom w:val="single" w:sz="12" w:space="0" w:color="auto"/>
            </w:tcBorders>
            <w:shd w:val="clear" w:color="auto" w:fill="000000"/>
            <w:vAlign w:val="center"/>
          </w:tcPr>
          <w:p w14:paraId="39319215"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3DBDF11E"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07" w:type="dxa"/>
            <w:gridSpan w:val="2"/>
            <w:tcBorders>
              <w:top w:val="single" w:sz="12" w:space="0" w:color="auto"/>
              <w:bottom w:val="single" w:sz="12" w:space="0" w:color="auto"/>
              <w:right w:val="single" w:sz="12" w:space="0" w:color="auto"/>
            </w:tcBorders>
            <w:shd w:val="clear" w:color="auto" w:fill="000000"/>
            <w:vAlign w:val="center"/>
          </w:tcPr>
          <w:p w14:paraId="3AD7DC4C"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5DA59DC2" w14:textId="77777777" w:rsidTr="00A25F9E">
        <w:trPr>
          <w:trHeight w:val="288"/>
          <w:jc w:val="center"/>
        </w:trPr>
        <w:tc>
          <w:tcPr>
            <w:tcW w:w="1881" w:type="dxa"/>
            <w:gridSpan w:val="3"/>
            <w:vAlign w:val="center"/>
          </w:tcPr>
          <w:p w14:paraId="3F17E6BE" w14:textId="584B15E4" w:rsidR="00A25F9E" w:rsidRPr="001D3869" w:rsidRDefault="00A25F9E" w:rsidP="00A25F9E">
            <w:pPr>
              <w:autoSpaceDE/>
              <w:autoSpaceDN/>
              <w:adjustRightInd/>
              <w:spacing w:before="0" w:line="240" w:lineRule="auto"/>
              <w:ind w:left="0"/>
              <w:rPr>
                <w:b/>
                <w:sz w:val="16"/>
                <w:szCs w:val="16"/>
              </w:rPr>
            </w:pPr>
            <w:r>
              <w:rPr>
                <w:b/>
                <w:sz w:val="16"/>
                <w:szCs w:val="16"/>
              </w:rPr>
              <w:t xml:space="preserve">SINGLE </w:t>
            </w:r>
            <w:r w:rsidRPr="001D3869">
              <w:rPr>
                <w:b/>
                <w:sz w:val="16"/>
                <w:szCs w:val="16"/>
              </w:rPr>
              <w:t>COAT</w:t>
            </w:r>
          </w:p>
        </w:tc>
        <w:tc>
          <w:tcPr>
            <w:tcW w:w="3015" w:type="dxa"/>
            <w:vAlign w:val="center"/>
          </w:tcPr>
          <w:p w14:paraId="12FBE882"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2844" w:type="dxa"/>
            <w:gridSpan w:val="3"/>
            <w:vAlign w:val="center"/>
          </w:tcPr>
          <w:p w14:paraId="651382C4" w14:textId="77777777" w:rsidR="00A25F9E" w:rsidRPr="00650301" w:rsidRDefault="00A25F9E" w:rsidP="00A25F9E">
            <w:pPr>
              <w:autoSpaceDE/>
              <w:autoSpaceDN/>
              <w:adjustRightInd/>
              <w:spacing w:before="0" w:line="240" w:lineRule="auto"/>
              <w:ind w:left="0"/>
              <w:rPr>
                <w:sz w:val="16"/>
                <w:szCs w:val="16"/>
              </w:rPr>
            </w:pPr>
            <w:proofErr w:type="spellStart"/>
            <w:r w:rsidRPr="00650301">
              <w:rPr>
                <w:sz w:val="16"/>
                <w:szCs w:val="16"/>
              </w:rPr>
              <w:t>Plasite</w:t>
            </w:r>
            <w:proofErr w:type="spellEnd"/>
            <w:r w:rsidRPr="00650301">
              <w:rPr>
                <w:sz w:val="16"/>
                <w:szCs w:val="16"/>
              </w:rPr>
              <w:t xml:space="preserve"> 4500*/4550 Series</w:t>
            </w:r>
          </w:p>
        </w:tc>
        <w:tc>
          <w:tcPr>
            <w:tcW w:w="971" w:type="dxa"/>
            <w:vAlign w:val="center"/>
          </w:tcPr>
          <w:p w14:paraId="388C743E" w14:textId="77777777" w:rsidR="00A25F9E" w:rsidRPr="00502CD7" w:rsidRDefault="00A25F9E" w:rsidP="00A25F9E">
            <w:pPr>
              <w:autoSpaceDE/>
              <w:autoSpaceDN/>
              <w:adjustRightInd/>
              <w:spacing w:before="0" w:line="240" w:lineRule="auto"/>
              <w:ind w:left="0"/>
              <w:jc w:val="center"/>
              <w:rPr>
                <w:sz w:val="16"/>
                <w:szCs w:val="16"/>
              </w:rPr>
            </w:pPr>
            <w:r w:rsidRPr="00502CD7">
              <w:rPr>
                <w:sz w:val="16"/>
                <w:szCs w:val="16"/>
              </w:rPr>
              <w:t>0-3</w:t>
            </w:r>
          </w:p>
        </w:tc>
        <w:tc>
          <w:tcPr>
            <w:tcW w:w="1207" w:type="dxa"/>
            <w:gridSpan w:val="2"/>
            <w:vAlign w:val="center"/>
          </w:tcPr>
          <w:p w14:paraId="7F543C98" w14:textId="77777777" w:rsidR="00A25F9E" w:rsidRPr="00502CD7" w:rsidRDefault="00A25F9E" w:rsidP="00A25F9E">
            <w:pPr>
              <w:autoSpaceDE/>
              <w:autoSpaceDN/>
              <w:adjustRightInd/>
              <w:spacing w:before="0" w:line="240" w:lineRule="auto"/>
              <w:ind w:left="0"/>
              <w:rPr>
                <w:sz w:val="16"/>
                <w:szCs w:val="16"/>
              </w:rPr>
            </w:pPr>
            <w:r w:rsidRPr="00502CD7">
              <w:rPr>
                <w:sz w:val="16"/>
                <w:szCs w:val="16"/>
              </w:rPr>
              <w:t>66°C (150°F)</w:t>
            </w:r>
          </w:p>
        </w:tc>
      </w:tr>
      <w:tr w:rsidR="00010062" w:rsidRPr="001D3869" w14:paraId="778EBE67" w14:textId="77777777" w:rsidTr="00A25F9E">
        <w:trPr>
          <w:trHeight w:val="288"/>
          <w:jc w:val="center"/>
        </w:trPr>
        <w:tc>
          <w:tcPr>
            <w:tcW w:w="1881" w:type="dxa"/>
            <w:gridSpan w:val="3"/>
            <w:vAlign w:val="center"/>
          </w:tcPr>
          <w:p w14:paraId="3530E306" w14:textId="77777777" w:rsidR="00010062" w:rsidRDefault="00010062" w:rsidP="00A25F9E">
            <w:pPr>
              <w:autoSpaceDE/>
              <w:autoSpaceDN/>
              <w:adjustRightInd/>
              <w:spacing w:before="0" w:line="240" w:lineRule="auto"/>
              <w:ind w:left="0"/>
              <w:rPr>
                <w:b/>
                <w:sz w:val="16"/>
                <w:szCs w:val="16"/>
              </w:rPr>
            </w:pPr>
          </w:p>
        </w:tc>
        <w:tc>
          <w:tcPr>
            <w:tcW w:w="3015" w:type="dxa"/>
            <w:vAlign w:val="center"/>
          </w:tcPr>
          <w:p w14:paraId="2F822F3A" w14:textId="67DDC09B" w:rsidR="00010062" w:rsidRPr="001D3869" w:rsidRDefault="00010062" w:rsidP="00A25F9E">
            <w:pPr>
              <w:autoSpaceDE/>
              <w:autoSpaceDN/>
              <w:adjustRightInd/>
              <w:spacing w:before="0" w:line="240" w:lineRule="auto"/>
              <w:ind w:left="0"/>
              <w:rPr>
                <w:sz w:val="16"/>
                <w:szCs w:val="16"/>
              </w:rPr>
            </w:pPr>
            <w:proofErr w:type="spellStart"/>
            <w:r>
              <w:rPr>
                <w:sz w:val="16"/>
                <w:szCs w:val="16"/>
              </w:rPr>
              <w:t>Corrocoat</w:t>
            </w:r>
            <w:proofErr w:type="spellEnd"/>
          </w:p>
        </w:tc>
        <w:tc>
          <w:tcPr>
            <w:tcW w:w="2844" w:type="dxa"/>
            <w:gridSpan w:val="3"/>
            <w:vAlign w:val="center"/>
          </w:tcPr>
          <w:p w14:paraId="305A99F0" w14:textId="4132EEAC" w:rsidR="00010062" w:rsidRPr="00650301" w:rsidRDefault="00010062" w:rsidP="00A25F9E">
            <w:pPr>
              <w:autoSpaceDE/>
              <w:autoSpaceDN/>
              <w:adjustRightInd/>
              <w:spacing w:before="0" w:line="240" w:lineRule="auto"/>
              <w:ind w:left="0"/>
              <w:rPr>
                <w:sz w:val="16"/>
                <w:szCs w:val="16"/>
              </w:rPr>
            </w:pPr>
            <w:proofErr w:type="spellStart"/>
            <w:r w:rsidRPr="00650301">
              <w:rPr>
                <w:sz w:val="16"/>
                <w:szCs w:val="16"/>
              </w:rPr>
              <w:t>Polyglass</w:t>
            </w:r>
            <w:proofErr w:type="spellEnd"/>
            <w:r w:rsidRPr="00650301">
              <w:rPr>
                <w:sz w:val="16"/>
                <w:szCs w:val="16"/>
              </w:rPr>
              <w:t xml:space="preserve"> VEF</w:t>
            </w:r>
          </w:p>
        </w:tc>
        <w:tc>
          <w:tcPr>
            <w:tcW w:w="971" w:type="dxa"/>
            <w:vAlign w:val="center"/>
          </w:tcPr>
          <w:p w14:paraId="1ED06C2C" w14:textId="59FB19B2" w:rsidR="00010062" w:rsidRPr="00502CD7" w:rsidRDefault="00010062" w:rsidP="00A25F9E">
            <w:pPr>
              <w:autoSpaceDE/>
              <w:autoSpaceDN/>
              <w:adjustRightInd/>
              <w:spacing w:before="0" w:line="240" w:lineRule="auto"/>
              <w:ind w:left="0"/>
              <w:jc w:val="center"/>
              <w:rPr>
                <w:sz w:val="16"/>
                <w:szCs w:val="16"/>
              </w:rPr>
            </w:pPr>
            <w:r w:rsidRPr="00502CD7">
              <w:rPr>
                <w:sz w:val="16"/>
                <w:szCs w:val="16"/>
              </w:rPr>
              <w:t>32</w:t>
            </w:r>
          </w:p>
        </w:tc>
        <w:tc>
          <w:tcPr>
            <w:tcW w:w="1207" w:type="dxa"/>
            <w:gridSpan w:val="2"/>
            <w:vAlign w:val="center"/>
          </w:tcPr>
          <w:p w14:paraId="3CD2A19C" w14:textId="60148FD7" w:rsidR="00010062" w:rsidRPr="00502CD7" w:rsidRDefault="00010062" w:rsidP="00A25F9E">
            <w:pPr>
              <w:autoSpaceDE/>
              <w:autoSpaceDN/>
              <w:adjustRightInd/>
              <w:spacing w:before="0" w:line="240" w:lineRule="auto"/>
              <w:ind w:left="0"/>
              <w:rPr>
                <w:sz w:val="16"/>
                <w:szCs w:val="16"/>
              </w:rPr>
            </w:pPr>
            <w:r w:rsidRPr="00502CD7">
              <w:rPr>
                <w:sz w:val="16"/>
                <w:szCs w:val="16"/>
              </w:rPr>
              <w:t>93°C (200°F)</w:t>
            </w:r>
          </w:p>
        </w:tc>
      </w:tr>
      <w:tr w:rsidR="00CD72C7" w:rsidRPr="001D3869" w14:paraId="21780604" w14:textId="77777777" w:rsidTr="00A25F9E">
        <w:trPr>
          <w:trHeight w:val="288"/>
          <w:jc w:val="center"/>
        </w:trPr>
        <w:tc>
          <w:tcPr>
            <w:tcW w:w="1881" w:type="dxa"/>
            <w:gridSpan w:val="3"/>
            <w:vAlign w:val="center"/>
          </w:tcPr>
          <w:p w14:paraId="35A21623" w14:textId="77777777" w:rsidR="00CD72C7" w:rsidRPr="001D3869" w:rsidRDefault="00CD72C7" w:rsidP="00CD72C7">
            <w:pPr>
              <w:autoSpaceDE/>
              <w:autoSpaceDN/>
              <w:adjustRightInd/>
              <w:spacing w:before="0" w:line="240" w:lineRule="auto"/>
              <w:ind w:left="0"/>
              <w:rPr>
                <w:b/>
                <w:sz w:val="16"/>
                <w:szCs w:val="16"/>
              </w:rPr>
            </w:pPr>
            <w:r>
              <w:rPr>
                <w:b/>
                <w:sz w:val="16"/>
                <w:szCs w:val="16"/>
              </w:rPr>
              <w:t>Thick Film</w:t>
            </w:r>
          </w:p>
        </w:tc>
        <w:tc>
          <w:tcPr>
            <w:tcW w:w="3015" w:type="dxa"/>
            <w:vAlign w:val="center"/>
          </w:tcPr>
          <w:p w14:paraId="2637FD74" w14:textId="77777777" w:rsidR="00CD72C7" w:rsidRPr="001D3869" w:rsidRDefault="00CD72C7" w:rsidP="00CD72C7">
            <w:pPr>
              <w:autoSpaceDE/>
              <w:autoSpaceDN/>
              <w:adjustRightInd/>
              <w:spacing w:before="0" w:line="240" w:lineRule="auto"/>
              <w:ind w:left="0"/>
              <w:rPr>
                <w:sz w:val="16"/>
                <w:szCs w:val="16"/>
              </w:rPr>
            </w:pPr>
            <w:r w:rsidRPr="001D3869">
              <w:rPr>
                <w:sz w:val="16"/>
                <w:szCs w:val="16"/>
              </w:rPr>
              <w:t>Hempel Coatings (USA), Inc.</w:t>
            </w:r>
          </w:p>
        </w:tc>
        <w:tc>
          <w:tcPr>
            <w:tcW w:w="2844" w:type="dxa"/>
            <w:gridSpan w:val="3"/>
            <w:vAlign w:val="center"/>
          </w:tcPr>
          <w:p w14:paraId="4D032295" w14:textId="18A0D463" w:rsidR="00CD72C7" w:rsidRPr="00650301" w:rsidRDefault="00CD72C7" w:rsidP="00CD72C7">
            <w:pPr>
              <w:autoSpaceDE/>
              <w:autoSpaceDN/>
              <w:adjustRightInd/>
              <w:spacing w:before="0" w:line="240" w:lineRule="auto"/>
              <w:ind w:left="0"/>
              <w:rPr>
                <w:sz w:val="16"/>
                <w:szCs w:val="16"/>
              </w:rPr>
            </w:pPr>
            <w:proofErr w:type="spellStart"/>
            <w:r w:rsidRPr="00650301">
              <w:rPr>
                <w:sz w:val="16"/>
                <w:szCs w:val="16"/>
              </w:rPr>
              <w:t>Hempaline</w:t>
            </w:r>
            <w:proofErr w:type="spellEnd"/>
            <w:r w:rsidRPr="00650301">
              <w:rPr>
                <w:sz w:val="16"/>
                <w:szCs w:val="16"/>
              </w:rPr>
              <w:t xml:space="preserve"> Defend 630</w:t>
            </w:r>
          </w:p>
        </w:tc>
        <w:tc>
          <w:tcPr>
            <w:tcW w:w="971" w:type="dxa"/>
            <w:vAlign w:val="center"/>
          </w:tcPr>
          <w:p w14:paraId="0C5286FF" w14:textId="5A5FD796" w:rsidR="00CD72C7" w:rsidRPr="00502CD7" w:rsidRDefault="00CD72C7" w:rsidP="00CD72C7">
            <w:pPr>
              <w:autoSpaceDE/>
              <w:autoSpaceDN/>
              <w:adjustRightInd/>
              <w:spacing w:before="0" w:line="240" w:lineRule="auto"/>
              <w:ind w:left="0"/>
              <w:jc w:val="center"/>
              <w:rPr>
                <w:sz w:val="16"/>
                <w:szCs w:val="16"/>
              </w:rPr>
            </w:pPr>
            <w:r w:rsidRPr="00502CD7">
              <w:rPr>
                <w:sz w:val="16"/>
                <w:szCs w:val="16"/>
              </w:rPr>
              <w:t>59</w:t>
            </w:r>
          </w:p>
        </w:tc>
        <w:tc>
          <w:tcPr>
            <w:tcW w:w="1207" w:type="dxa"/>
            <w:gridSpan w:val="2"/>
            <w:vAlign w:val="center"/>
          </w:tcPr>
          <w:p w14:paraId="5511A872" w14:textId="47B30E05" w:rsidR="00CD72C7" w:rsidRPr="00502CD7" w:rsidRDefault="00CD72C7" w:rsidP="00CD72C7">
            <w:pPr>
              <w:autoSpaceDE/>
              <w:autoSpaceDN/>
              <w:adjustRightInd/>
              <w:spacing w:before="0" w:line="240" w:lineRule="auto"/>
              <w:ind w:left="0"/>
              <w:rPr>
                <w:sz w:val="16"/>
                <w:szCs w:val="16"/>
              </w:rPr>
            </w:pPr>
            <w:r w:rsidRPr="00502CD7">
              <w:rPr>
                <w:sz w:val="16"/>
                <w:szCs w:val="16"/>
              </w:rPr>
              <w:t>60°C (140°F)</w:t>
            </w:r>
          </w:p>
        </w:tc>
      </w:tr>
      <w:tr w:rsidR="00A25F9E" w:rsidRPr="001D3869" w14:paraId="612BDC18" w14:textId="77777777" w:rsidTr="00A25F9E">
        <w:trPr>
          <w:trHeight w:val="288"/>
          <w:jc w:val="center"/>
        </w:trPr>
        <w:tc>
          <w:tcPr>
            <w:tcW w:w="1881" w:type="dxa"/>
            <w:gridSpan w:val="3"/>
            <w:vAlign w:val="center"/>
          </w:tcPr>
          <w:p w14:paraId="148B90D0" w14:textId="77777777" w:rsidR="00A25F9E" w:rsidRPr="001D3869" w:rsidRDefault="00A25F9E" w:rsidP="00A25F9E">
            <w:pPr>
              <w:autoSpaceDE/>
              <w:autoSpaceDN/>
              <w:adjustRightInd/>
              <w:spacing w:before="0" w:line="240" w:lineRule="auto"/>
              <w:ind w:left="0"/>
              <w:rPr>
                <w:b/>
                <w:sz w:val="16"/>
                <w:szCs w:val="16"/>
              </w:rPr>
            </w:pPr>
          </w:p>
        </w:tc>
        <w:tc>
          <w:tcPr>
            <w:tcW w:w="3015" w:type="dxa"/>
            <w:vAlign w:val="center"/>
          </w:tcPr>
          <w:p w14:paraId="493F285F"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International</w:t>
            </w:r>
          </w:p>
        </w:tc>
        <w:tc>
          <w:tcPr>
            <w:tcW w:w="2844" w:type="dxa"/>
            <w:gridSpan w:val="3"/>
            <w:vAlign w:val="center"/>
          </w:tcPr>
          <w:p w14:paraId="16FC8FD1" w14:textId="77777777" w:rsidR="00A25F9E" w:rsidRPr="00650301" w:rsidRDefault="00A25F9E" w:rsidP="00A25F9E">
            <w:pPr>
              <w:autoSpaceDE/>
              <w:autoSpaceDN/>
              <w:adjustRightInd/>
              <w:spacing w:before="0" w:line="240" w:lineRule="auto"/>
              <w:ind w:left="0"/>
              <w:rPr>
                <w:sz w:val="16"/>
                <w:szCs w:val="16"/>
              </w:rPr>
            </w:pPr>
            <w:r w:rsidRPr="00650301">
              <w:rPr>
                <w:sz w:val="16"/>
                <w:szCs w:val="16"/>
              </w:rPr>
              <w:t>Interline 984</w:t>
            </w:r>
          </w:p>
        </w:tc>
        <w:tc>
          <w:tcPr>
            <w:tcW w:w="971" w:type="dxa"/>
            <w:vAlign w:val="center"/>
          </w:tcPr>
          <w:p w14:paraId="72260D74" w14:textId="77777777" w:rsidR="00A25F9E" w:rsidRPr="00502CD7" w:rsidRDefault="00A25F9E" w:rsidP="00A25F9E">
            <w:pPr>
              <w:autoSpaceDE/>
              <w:autoSpaceDN/>
              <w:adjustRightInd/>
              <w:spacing w:before="0" w:line="240" w:lineRule="auto"/>
              <w:ind w:left="0"/>
              <w:jc w:val="center"/>
              <w:rPr>
                <w:sz w:val="16"/>
                <w:szCs w:val="16"/>
              </w:rPr>
            </w:pPr>
            <w:r w:rsidRPr="00502CD7">
              <w:rPr>
                <w:sz w:val="16"/>
                <w:szCs w:val="16"/>
              </w:rPr>
              <w:t>70</w:t>
            </w:r>
          </w:p>
        </w:tc>
        <w:tc>
          <w:tcPr>
            <w:tcW w:w="1207" w:type="dxa"/>
            <w:gridSpan w:val="2"/>
            <w:vAlign w:val="center"/>
          </w:tcPr>
          <w:p w14:paraId="38DF14C0" w14:textId="77777777" w:rsidR="00A25F9E" w:rsidRPr="00502CD7" w:rsidRDefault="00A25F9E" w:rsidP="00A25F9E">
            <w:pPr>
              <w:autoSpaceDE/>
              <w:autoSpaceDN/>
              <w:adjustRightInd/>
              <w:spacing w:before="0" w:line="240" w:lineRule="auto"/>
              <w:ind w:left="0"/>
              <w:rPr>
                <w:sz w:val="16"/>
                <w:szCs w:val="16"/>
              </w:rPr>
            </w:pPr>
            <w:r w:rsidRPr="00502CD7">
              <w:rPr>
                <w:sz w:val="16"/>
                <w:szCs w:val="16"/>
              </w:rPr>
              <w:t>80°C (167°F)</w:t>
            </w:r>
          </w:p>
        </w:tc>
      </w:tr>
      <w:tr w:rsidR="00E9611C" w:rsidRPr="001D3869" w14:paraId="4F5EE2B2" w14:textId="77777777" w:rsidTr="00A25F9E">
        <w:trPr>
          <w:trHeight w:val="288"/>
          <w:jc w:val="center"/>
        </w:trPr>
        <w:tc>
          <w:tcPr>
            <w:tcW w:w="1881" w:type="dxa"/>
            <w:gridSpan w:val="3"/>
            <w:vMerge w:val="restart"/>
            <w:vAlign w:val="center"/>
          </w:tcPr>
          <w:p w14:paraId="6AA77675" w14:textId="77777777" w:rsidR="00E9611C" w:rsidRPr="001D3869" w:rsidRDefault="00E9611C"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3015" w:type="dxa"/>
            <w:vAlign w:val="center"/>
          </w:tcPr>
          <w:p w14:paraId="35785C5E" w14:textId="77777777" w:rsidR="00E9611C" w:rsidRPr="001D3869" w:rsidRDefault="00E9611C" w:rsidP="00A25F9E">
            <w:pPr>
              <w:autoSpaceDE/>
              <w:autoSpaceDN/>
              <w:adjustRightInd/>
              <w:spacing w:before="0" w:line="240" w:lineRule="auto"/>
              <w:ind w:left="0"/>
              <w:rPr>
                <w:sz w:val="16"/>
                <w:szCs w:val="16"/>
              </w:rPr>
            </w:pPr>
            <w:r w:rsidRPr="001D3869">
              <w:rPr>
                <w:sz w:val="16"/>
                <w:szCs w:val="16"/>
              </w:rPr>
              <w:t xml:space="preserve">International </w:t>
            </w:r>
          </w:p>
        </w:tc>
        <w:tc>
          <w:tcPr>
            <w:tcW w:w="2844" w:type="dxa"/>
            <w:gridSpan w:val="3"/>
            <w:vAlign w:val="center"/>
          </w:tcPr>
          <w:p w14:paraId="657C5145" w14:textId="4DCABBB7" w:rsidR="00E9611C" w:rsidRPr="00650301" w:rsidRDefault="00E9611C" w:rsidP="00A25F9E">
            <w:pPr>
              <w:autoSpaceDE/>
              <w:autoSpaceDN/>
              <w:adjustRightInd/>
              <w:spacing w:before="0" w:line="240" w:lineRule="auto"/>
              <w:ind w:left="0"/>
              <w:rPr>
                <w:sz w:val="16"/>
                <w:szCs w:val="16"/>
              </w:rPr>
            </w:pPr>
            <w:r w:rsidRPr="00650301">
              <w:rPr>
                <w:sz w:val="16"/>
                <w:szCs w:val="16"/>
              </w:rPr>
              <w:t xml:space="preserve">Enviroline 376 series </w:t>
            </w:r>
          </w:p>
        </w:tc>
        <w:tc>
          <w:tcPr>
            <w:tcW w:w="971" w:type="dxa"/>
            <w:vAlign w:val="center"/>
          </w:tcPr>
          <w:p w14:paraId="6D46BD13" w14:textId="6238174D" w:rsidR="00A82F9B" w:rsidRPr="00502CD7" w:rsidRDefault="00E9611C" w:rsidP="00A25F9E">
            <w:pPr>
              <w:autoSpaceDE/>
              <w:autoSpaceDN/>
              <w:adjustRightInd/>
              <w:spacing w:before="0" w:line="240" w:lineRule="auto"/>
              <w:ind w:left="0"/>
              <w:jc w:val="center"/>
              <w:rPr>
                <w:sz w:val="16"/>
                <w:szCs w:val="16"/>
              </w:rPr>
            </w:pPr>
            <w:r w:rsidRPr="00502CD7">
              <w:rPr>
                <w:sz w:val="16"/>
                <w:szCs w:val="16"/>
              </w:rPr>
              <w:t>30-42</w:t>
            </w:r>
          </w:p>
        </w:tc>
        <w:tc>
          <w:tcPr>
            <w:tcW w:w="1207" w:type="dxa"/>
            <w:gridSpan w:val="2"/>
            <w:vAlign w:val="center"/>
          </w:tcPr>
          <w:p w14:paraId="4DD06927" w14:textId="782164E7" w:rsidR="00A82F9B" w:rsidRPr="00502CD7" w:rsidRDefault="00E9611C" w:rsidP="00A25F9E">
            <w:pPr>
              <w:autoSpaceDE/>
              <w:autoSpaceDN/>
              <w:adjustRightInd/>
              <w:spacing w:before="0" w:line="240" w:lineRule="auto"/>
              <w:ind w:left="0"/>
              <w:rPr>
                <w:sz w:val="16"/>
                <w:szCs w:val="16"/>
              </w:rPr>
            </w:pPr>
            <w:r w:rsidRPr="00502CD7">
              <w:rPr>
                <w:sz w:val="16"/>
                <w:szCs w:val="16"/>
              </w:rPr>
              <w:t>82°C (180°F)</w:t>
            </w:r>
          </w:p>
        </w:tc>
      </w:tr>
      <w:tr w:rsidR="00E9611C" w:rsidRPr="001D3869" w14:paraId="4776BF89" w14:textId="77777777" w:rsidTr="00A25F9E">
        <w:trPr>
          <w:trHeight w:val="288"/>
          <w:jc w:val="center"/>
        </w:trPr>
        <w:tc>
          <w:tcPr>
            <w:tcW w:w="1881" w:type="dxa"/>
            <w:gridSpan w:val="3"/>
            <w:vMerge/>
            <w:vAlign w:val="center"/>
          </w:tcPr>
          <w:p w14:paraId="062BA53A" w14:textId="77777777" w:rsidR="00E9611C" w:rsidRPr="001D3869" w:rsidRDefault="00E9611C" w:rsidP="00A25F9E">
            <w:pPr>
              <w:autoSpaceDE/>
              <w:autoSpaceDN/>
              <w:adjustRightInd/>
              <w:spacing w:before="0" w:line="240" w:lineRule="auto"/>
              <w:ind w:left="0"/>
              <w:rPr>
                <w:b/>
                <w:sz w:val="16"/>
                <w:szCs w:val="16"/>
              </w:rPr>
            </w:pPr>
          </w:p>
        </w:tc>
        <w:tc>
          <w:tcPr>
            <w:tcW w:w="3015" w:type="dxa"/>
            <w:vAlign w:val="center"/>
          </w:tcPr>
          <w:p w14:paraId="536E5E63" w14:textId="77777777" w:rsidR="00E9611C" w:rsidRPr="001D3869" w:rsidRDefault="00E9611C" w:rsidP="00A25F9E">
            <w:pPr>
              <w:autoSpaceDE/>
              <w:autoSpaceDN/>
              <w:adjustRightInd/>
              <w:spacing w:before="0" w:line="240" w:lineRule="auto"/>
              <w:ind w:left="0"/>
              <w:rPr>
                <w:sz w:val="16"/>
                <w:szCs w:val="16"/>
              </w:rPr>
            </w:pPr>
            <w:r w:rsidRPr="001D3869">
              <w:rPr>
                <w:sz w:val="16"/>
                <w:szCs w:val="16"/>
              </w:rPr>
              <w:t>Jotun Paints</w:t>
            </w:r>
          </w:p>
        </w:tc>
        <w:tc>
          <w:tcPr>
            <w:tcW w:w="2844" w:type="dxa"/>
            <w:gridSpan w:val="3"/>
            <w:vAlign w:val="center"/>
          </w:tcPr>
          <w:p w14:paraId="4C27DE45" w14:textId="77777777" w:rsidR="00E9611C" w:rsidRPr="00650301" w:rsidRDefault="00E9611C" w:rsidP="00A25F9E">
            <w:pPr>
              <w:autoSpaceDE/>
              <w:autoSpaceDN/>
              <w:adjustRightInd/>
              <w:spacing w:before="0" w:line="240" w:lineRule="auto"/>
              <w:ind w:left="0"/>
              <w:rPr>
                <w:sz w:val="16"/>
                <w:szCs w:val="16"/>
              </w:rPr>
            </w:pPr>
            <w:r w:rsidRPr="00650301">
              <w:rPr>
                <w:sz w:val="16"/>
                <w:szCs w:val="16"/>
              </w:rPr>
              <w:t>Marathon series</w:t>
            </w:r>
          </w:p>
        </w:tc>
        <w:tc>
          <w:tcPr>
            <w:tcW w:w="971" w:type="dxa"/>
            <w:vAlign w:val="center"/>
          </w:tcPr>
          <w:p w14:paraId="3086E2E5" w14:textId="77777777" w:rsidR="00E9611C" w:rsidRPr="00502CD7" w:rsidRDefault="00E9611C" w:rsidP="00A25F9E">
            <w:pPr>
              <w:autoSpaceDE/>
              <w:autoSpaceDN/>
              <w:adjustRightInd/>
              <w:spacing w:before="0" w:line="240" w:lineRule="auto"/>
              <w:ind w:left="0"/>
              <w:jc w:val="center"/>
              <w:rPr>
                <w:sz w:val="16"/>
                <w:szCs w:val="16"/>
              </w:rPr>
            </w:pPr>
            <w:r w:rsidRPr="00502CD7">
              <w:rPr>
                <w:sz w:val="16"/>
                <w:szCs w:val="16"/>
              </w:rPr>
              <w:t>50</w:t>
            </w:r>
          </w:p>
        </w:tc>
        <w:tc>
          <w:tcPr>
            <w:tcW w:w="1207" w:type="dxa"/>
            <w:gridSpan w:val="2"/>
            <w:vAlign w:val="center"/>
          </w:tcPr>
          <w:p w14:paraId="41BB3F43" w14:textId="77777777" w:rsidR="00E9611C" w:rsidRPr="00502CD7" w:rsidRDefault="00E9611C" w:rsidP="00A25F9E">
            <w:pPr>
              <w:autoSpaceDE/>
              <w:autoSpaceDN/>
              <w:adjustRightInd/>
              <w:spacing w:before="0" w:line="240" w:lineRule="auto"/>
              <w:ind w:left="0"/>
              <w:rPr>
                <w:sz w:val="16"/>
                <w:szCs w:val="16"/>
              </w:rPr>
            </w:pPr>
            <w:r w:rsidRPr="00502CD7">
              <w:rPr>
                <w:sz w:val="16"/>
                <w:szCs w:val="16"/>
              </w:rPr>
              <w:t>70°C (158°F)</w:t>
            </w:r>
          </w:p>
        </w:tc>
      </w:tr>
      <w:tr w:rsidR="00A25F9E" w:rsidRPr="001D3869" w14:paraId="72543438" w14:textId="77777777" w:rsidTr="00A25F9E">
        <w:trPr>
          <w:trHeight w:val="288"/>
          <w:jc w:val="center"/>
        </w:trPr>
        <w:tc>
          <w:tcPr>
            <w:tcW w:w="1881" w:type="dxa"/>
            <w:gridSpan w:val="3"/>
            <w:vAlign w:val="center"/>
          </w:tcPr>
          <w:p w14:paraId="6AE6D018" w14:textId="77777777" w:rsidR="00A25F9E" w:rsidRPr="001D3869" w:rsidRDefault="00A25F9E" w:rsidP="00A25F9E">
            <w:pPr>
              <w:autoSpaceDE/>
              <w:autoSpaceDN/>
              <w:adjustRightInd/>
              <w:spacing w:before="0" w:line="240" w:lineRule="auto"/>
              <w:ind w:left="0"/>
              <w:rPr>
                <w:b/>
                <w:sz w:val="16"/>
                <w:szCs w:val="16"/>
              </w:rPr>
            </w:pPr>
          </w:p>
        </w:tc>
        <w:tc>
          <w:tcPr>
            <w:tcW w:w="3015" w:type="dxa"/>
            <w:vAlign w:val="center"/>
          </w:tcPr>
          <w:p w14:paraId="33CA28D9" w14:textId="77777777" w:rsidR="00A25F9E" w:rsidRPr="001D3869" w:rsidRDefault="00A25F9E" w:rsidP="00A25F9E">
            <w:pPr>
              <w:autoSpaceDE/>
              <w:autoSpaceDN/>
              <w:adjustRightInd/>
              <w:spacing w:before="0" w:line="240" w:lineRule="auto"/>
              <w:ind w:left="0"/>
              <w:rPr>
                <w:sz w:val="16"/>
                <w:szCs w:val="16"/>
              </w:rPr>
            </w:pPr>
            <w:r>
              <w:rPr>
                <w:sz w:val="16"/>
                <w:szCs w:val="16"/>
              </w:rPr>
              <w:t>PPG</w:t>
            </w:r>
          </w:p>
        </w:tc>
        <w:tc>
          <w:tcPr>
            <w:tcW w:w="2844" w:type="dxa"/>
            <w:gridSpan w:val="3"/>
            <w:vAlign w:val="center"/>
          </w:tcPr>
          <w:p w14:paraId="7C649B35" w14:textId="5951FD9F" w:rsidR="0033689B" w:rsidRPr="00650301" w:rsidRDefault="00A25F9E" w:rsidP="0033689B">
            <w:pPr>
              <w:autoSpaceDE/>
              <w:autoSpaceDN/>
              <w:adjustRightInd/>
              <w:spacing w:before="0" w:line="240" w:lineRule="auto"/>
              <w:ind w:left="0"/>
              <w:rPr>
                <w:sz w:val="16"/>
                <w:szCs w:val="16"/>
              </w:rPr>
            </w:pPr>
            <w:proofErr w:type="spellStart"/>
            <w:r w:rsidRPr="00650301">
              <w:rPr>
                <w:sz w:val="16"/>
                <w:szCs w:val="16"/>
              </w:rPr>
              <w:t>Amercoat</w:t>
            </w:r>
            <w:proofErr w:type="spellEnd"/>
            <w:r w:rsidRPr="00650301">
              <w:rPr>
                <w:sz w:val="16"/>
                <w:szCs w:val="16"/>
              </w:rPr>
              <w:t xml:space="preserve"> 880 GF</w:t>
            </w:r>
          </w:p>
          <w:p w14:paraId="6D8DD7AF" w14:textId="5C5322A2" w:rsidR="00A25F9E" w:rsidRPr="00650301" w:rsidRDefault="00A25F9E" w:rsidP="0033689B">
            <w:pPr>
              <w:autoSpaceDE/>
              <w:autoSpaceDN/>
              <w:adjustRightInd/>
              <w:spacing w:before="0" w:line="240" w:lineRule="auto"/>
              <w:ind w:left="0"/>
              <w:rPr>
                <w:sz w:val="16"/>
                <w:szCs w:val="16"/>
              </w:rPr>
            </w:pPr>
            <w:proofErr w:type="spellStart"/>
            <w:r w:rsidRPr="00650301">
              <w:rPr>
                <w:sz w:val="16"/>
                <w:szCs w:val="16"/>
              </w:rPr>
              <w:t>Sigmashield</w:t>
            </w:r>
            <w:proofErr w:type="spellEnd"/>
            <w:r w:rsidRPr="00650301">
              <w:rPr>
                <w:sz w:val="16"/>
                <w:szCs w:val="16"/>
              </w:rPr>
              <w:t xml:space="preserve"> 880 GF</w:t>
            </w:r>
          </w:p>
        </w:tc>
        <w:tc>
          <w:tcPr>
            <w:tcW w:w="971" w:type="dxa"/>
            <w:vAlign w:val="center"/>
          </w:tcPr>
          <w:p w14:paraId="75984005" w14:textId="77777777" w:rsidR="00A25F9E" w:rsidRPr="00502CD7" w:rsidRDefault="00A25F9E" w:rsidP="00A25F9E">
            <w:pPr>
              <w:autoSpaceDE/>
              <w:autoSpaceDN/>
              <w:adjustRightInd/>
              <w:spacing w:before="0" w:line="240" w:lineRule="auto"/>
              <w:ind w:left="0"/>
              <w:jc w:val="center"/>
              <w:rPr>
                <w:sz w:val="16"/>
                <w:szCs w:val="16"/>
              </w:rPr>
            </w:pPr>
            <w:r w:rsidRPr="00502CD7">
              <w:rPr>
                <w:sz w:val="16"/>
                <w:szCs w:val="16"/>
              </w:rPr>
              <w:t>137</w:t>
            </w:r>
          </w:p>
        </w:tc>
        <w:tc>
          <w:tcPr>
            <w:tcW w:w="1207" w:type="dxa"/>
            <w:gridSpan w:val="2"/>
            <w:vAlign w:val="center"/>
          </w:tcPr>
          <w:p w14:paraId="6CDCEBEF" w14:textId="77777777" w:rsidR="00A25F9E" w:rsidRPr="00502CD7" w:rsidRDefault="00A25F9E" w:rsidP="00A25F9E">
            <w:pPr>
              <w:autoSpaceDE/>
              <w:autoSpaceDN/>
              <w:adjustRightInd/>
              <w:spacing w:before="0" w:line="240" w:lineRule="auto"/>
              <w:ind w:left="0"/>
              <w:rPr>
                <w:sz w:val="16"/>
                <w:szCs w:val="16"/>
              </w:rPr>
            </w:pPr>
            <w:r w:rsidRPr="00502CD7">
              <w:rPr>
                <w:sz w:val="16"/>
                <w:szCs w:val="16"/>
              </w:rPr>
              <w:t>60°C (140°F)</w:t>
            </w:r>
          </w:p>
        </w:tc>
      </w:tr>
      <w:tr w:rsidR="00A25F9E" w:rsidRPr="001D3869" w14:paraId="00458BDC" w14:textId="77777777" w:rsidTr="00A25F9E">
        <w:trPr>
          <w:trHeight w:val="288"/>
          <w:jc w:val="center"/>
        </w:trPr>
        <w:tc>
          <w:tcPr>
            <w:tcW w:w="1881" w:type="dxa"/>
            <w:gridSpan w:val="3"/>
            <w:vAlign w:val="center"/>
          </w:tcPr>
          <w:p w14:paraId="2364470D" w14:textId="77777777" w:rsidR="00A25F9E" w:rsidRPr="001D3869" w:rsidRDefault="00A25F9E" w:rsidP="00A25F9E">
            <w:pPr>
              <w:autoSpaceDE/>
              <w:autoSpaceDN/>
              <w:adjustRightInd/>
              <w:spacing w:before="0" w:line="240" w:lineRule="auto"/>
              <w:ind w:left="0"/>
              <w:rPr>
                <w:b/>
                <w:sz w:val="16"/>
                <w:szCs w:val="16"/>
              </w:rPr>
            </w:pPr>
          </w:p>
        </w:tc>
        <w:tc>
          <w:tcPr>
            <w:tcW w:w="3015" w:type="dxa"/>
            <w:vAlign w:val="center"/>
          </w:tcPr>
          <w:p w14:paraId="59067731"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Sherwin Williams</w:t>
            </w:r>
          </w:p>
        </w:tc>
        <w:tc>
          <w:tcPr>
            <w:tcW w:w="2844" w:type="dxa"/>
            <w:gridSpan w:val="3"/>
            <w:vAlign w:val="center"/>
          </w:tcPr>
          <w:p w14:paraId="681778DA" w14:textId="0AC1DD38" w:rsidR="00A25F9E" w:rsidRPr="00650301" w:rsidRDefault="00A25F9E" w:rsidP="00A25F9E">
            <w:pPr>
              <w:autoSpaceDE/>
              <w:autoSpaceDN/>
              <w:adjustRightInd/>
              <w:spacing w:before="0" w:line="240" w:lineRule="auto"/>
              <w:ind w:left="0"/>
              <w:rPr>
                <w:sz w:val="16"/>
                <w:szCs w:val="16"/>
              </w:rPr>
            </w:pPr>
            <w:r w:rsidRPr="00650301">
              <w:rPr>
                <w:sz w:val="16"/>
                <w:szCs w:val="16"/>
              </w:rPr>
              <w:t xml:space="preserve">Fast Clad 105 ER </w:t>
            </w:r>
            <w:r w:rsidRPr="00650301">
              <w:rPr>
                <w:sz w:val="16"/>
                <w:szCs w:val="16"/>
              </w:rPr>
              <w:br/>
              <w:t>Dura-Plate UHS</w:t>
            </w:r>
          </w:p>
        </w:tc>
        <w:tc>
          <w:tcPr>
            <w:tcW w:w="971" w:type="dxa"/>
            <w:vAlign w:val="center"/>
          </w:tcPr>
          <w:p w14:paraId="67842C2B" w14:textId="68BDD7D5" w:rsidR="00A25F9E" w:rsidRPr="00502CD7" w:rsidRDefault="00097C2A" w:rsidP="00A25F9E">
            <w:pPr>
              <w:autoSpaceDE/>
              <w:autoSpaceDN/>
              <w:adjustRightInd/>
              <w:spacing w:before="0" w:line="240" w:lineRule="auto"/>
              <w:ind w:left="0"/>
              <w:jc w:val="center"/>
              <w:rPr>
                <w:sz w:val="16"/>
                <w:szCs w:val="16"/>
              </w:rPr>
            </w:pPr>
            <w:ins w:id="1328" w:author="Kurmanov, Aidyn [STAMGazStroy LLP]" w:date="2025-12-11T14:45:00Z" w16du:dateUtc="2025-12-11T09:45:00Z">
              <w:r>
                <w:rPr>
                  <w:sz w:val="16"/>
                  <w:szCs w:val="16"/>
                </w:rPr>
                <w:t>10</w:t>
              </w:r>
            </w:ins>
            <w:r w:rsidR="00A25F9E" w:rsidRPr="00502CD7">
              <w:rPr>
                <w:sz w:val="16"/>
                <w:szCs w:val="16"/>
              </w:rPr>
              <w:t>0</w:t>
            </w:r>
          </w:p>
        </w:tc>
        <w:tc>
          <w:tcPr>
            <w:tcW w:w="1207" w:type="dxa"/>
            <w:gridSpan w:val="2"/>
            <w:vAlign w:val="center"/>
          </w:tcPr>
          <w:p w14:paraId="549F59D1" w14:textId="77777777" w:rsidR="00A25F9E" w:rsidRPr="00502CD7" w:rsidRDefault="00A25F9E" w:rsidP="00A25F9E">
            <w:pPr>
              <w:autoSpaceDE/>
              <w:autoSpaceDN/>
              <w:adjustRightInd/>
              <w:spacing w:before="0" w:line="240" w:lineRule="auto"/>
              <w:ind w:left="0"/>
              <w:rPr>
                <w:sz w:val="16"/>
                <w:szCs w:val="16"/>
              </w:rPr>
            </w:pPr>
            <w:r w:rsidRPr="00502CD7">
              <w:rPr>
                <w:sz w:val="16"/>
                <w:szCs w:val="16"/>
              </w:rPr>
              <w:t>60°C (140°F)</w:t>
            </w:r>
          </w:p>
        </w:tc>
      </w:tr>
      <w:tr w:rsidR="00A25F9E" w:rsidRPr="001D3869" w14:paraId="11E1EB24" w14:textId="77777777" w:rsidTr="00A25F9E">
        <w:trPr>
          <w:trHeight w:val="288"/>
          <w:jc w:val="center"/>
        </w:trPr>
        <w:tc>
          <w:tcPr>
            <w:tcW w:w="1881" w:type="dxa"/>
            <w:gridSpan w:val="3"/>
            <w:vAlign w:val="center"/>
          </w:tcPr>
          <w:p w14:paraId="07131DBD" w14:textId="77777777" w:rsidR="00A25F9E" w:rsidRPr="001D3869" w:rsidRDefault="00A25F9E" w:rsidP="00A25F9E">
            <w:pPr>
              <w:autoSpaceDE/>
              <w:autoSpaceDN/>
              <w:adjustRightInd/>
              <w:spacing w:before="0" w:line="240" w:lineRule="auto"/>
              <w:ind w:left="0"/>
              <w:rPr>
                <w:b/>
                <w:sz w:val="16"/>
                <w:szCs w:val="16"/>
              </w:rPr>
            </w:pPr>
          </w:p>
        </w:tc>
        <w:tc>
          <w:tcPr>
            <w:tcW w:w="3015" w:type="dxa"/>
            <w:vAlign w:val="center"/>
          </w:tcPr>
          <w:p w14:paraId="03689297" w14:textId="77777777" w:rsidR="00A25F9E" w:rsidRPr="001D3869" w:rsidRDefault="00A25F9E" w:rsidP="00A25F9E">
            <w:pPr>
              <w:autoSpaceDE/>
              <w:autoSpaceDN/>
              <w:adjustRightInd/>
              <w:spacing w:before="0" w:line="240" w:lineRule="auto"/>
              <w:ind w:left="0"/>
              <w:rPr>
                <w:sz w:val="16"/>
                <w:szCs w:val="16"/>
              </w:rPr>
            </w:pPr>
            <w:r w:rsidRPr="002D3716">
              <w:rPr>
                <w:sz w:val="16"/>
                <w:szCs w:val="16"/>
              </w:rPr>
              <w:t xml:space="preserve">Tnemec </w:t>
            </w:r>
          </w:p>
        </w:tc>
        <w:tc>
          <w:tcPr>
            <w:tcW w:w="2844" w:type="dxa"/>
            <w:gridSpan w:val="3"/>
            <w:vAlign w:val="center"/>
          </w:tcPr>
          <w:p w14:paraId="5DCC4BD0" w14:textId="0803CD85" w:rsidR="00A25F9E" w:rsidRPr="00650301" w:rsidRDefault="00A25F9E" w:rsidP="00A25F9E">
            <w:pPr>
              <w:autoSpaceDE/>
              <w:autoSpaceDN/>
              <w:adjustRightInd/>
              <w:spacing w:before="0" w:line="240" w:lineRule="auto"/>
              <w:ind w:left="0"/>
              <w:rPr>
                <w:sz w:val="16"/>
                <w:szCs w:val="16"/>
              </w:rPr>
            </w:pPr>
            <w:r w:rsidRPr="00650301">
              <w:rPr>
                <w:sz w:val="16"/>
                <w:szCs w:val="16"/>
              </w:rPr>
              <w:t xml:space="preserve">Series 436 Perma-Shield FR </w:t>
            </w:r>
          </w:p>
        </w:tc>
        <w:tc>
          <w:tcPr>
            <w:tcW w:w="971" w:type="dxa"/>
            <w:vAlign w:val="center"/>
          </w:tcPr>
          <w:p w14:paraId="01855884" w14:textId="77777777" w:rsidR="00A25F9E" w:rsidRPr="00502CD7" w:rsidRDefault="00A25F9E" w:rsidP="00A25F9E">
            <w:pPr>
              <w:autoSpaceDE/>
              <w:autoSpaceDN/>
              <w:adjustRightInd/>
              <w:spacing w:before="0" w:line="240" w:lineRule="auto"/>
              <w:ind w:left="0"/>
              <w:jc w:val="center"/>
              <w:rPr>
                <w:sz w:val="16"/>
                <w:szCs w:val="16"/>
              </w:rPr>
            </w:pPr>
            <w:r w:rsidRPr="00502CD7">
              <w:rPr>
                <w:sz w:val="16"/>
                <w:szCs w:val="16"/>
              </w:rPr>
              <w:t>28</w:t>
            </w:r>
          </w:p>
        </w:tc>
        <w:tc>
          <w:tcPr>
            <w:tcW w:w="1207" w:type="dxa"/>
            <w:gridSpan w:val="2"/>
            <w:vAlign w:val="center"/>
          </w:tcPr>
          <w:p w14:paraId="73A16663" w14:textId="77777777" w:rsidR="00A25F9E" w:rsidRPr="00502CD7" w:rsidRDefault="00A25F9E" w:rsidP="00A25F9E">
            <w:pPr>
              <w:autoSpaceDE/>
              <w:autoSpaceDN/>
              <w:adjustRightInd/>
              <w:spacing w:before="0" w:line="240" w:lineRule="auto"/>
              <w:ind w:left="0"/>
              <w:rPr>
                <w:sz w:val="16"/>
                <w:szCs w:val="16"/>
              </w:rPr>
            </w:pPr>
            <w:r w:rsidRPr="00502CD7">
              <w:rPr>
                <w:sz w:val="16"/>
                <w:szCs w:val="16"/>
              </w:rPr>
              <w:t>85°C (185°F)</w:t>
            </w:r>
          </w:p>
        </w:tc>
      </w:tr>
      <w:tr w:rsidR="00A25F9E" w:rsidRPr="001D3869" w14:paraId="465E1E76" w14:textId="77777777" w:rsidTr="00A25F9E">
        <w:trPr>
          <w:trHeight w:val="288"/>
          <w:jc w:val="center"/>
        </w:trPr>
        <w:tc>
          <w:tcPr>
            <w:tcW w:w="1881" w:type="dxa"/>
            <w:gridSpan w:val="3"/>
            <w:tcBorders>
              <w:bottom w:val="single" w:sz="12" w:space="0" w:color="auto"/>
            </w:tcBorders>
            <w:vAlign w:val="center"/>
          </w:tcPr>
          <w:p w14:paraId="230676CF" w14:textId="77777777" w:rsidR="00A25F9E" w:rsidRPr="00F029EB" w:rsidRDefault="00A25F9E" w:rsidP="00A25F9E">
            <w:pPr>
              <w:autoSpaceDE/>
              <w:autoSpaceDN/>
              <w:adjustRightInd/>
              <w:spacing w:before="0" w:line="240" w:lineRule="auto"/>
              <w:ind w:left="0"/>
              <w:rPr>
                <w:b/>
                <w:sz w:val="16"/>
                <w:szCs w:val="16"/>
              </w:rPr>
            </w:pPr>
          </w:p>
        </w:tc>
        <w:tc>
          <w:tcPr>
            <w:tcW w:w="8037" w:type="dxa"/>
            <w:gridSpan w:val="7"/>
            <w:tcBorders>
              <w:bottom w:val="single" w:sz="12" w:space="0" w:color="auto"/>
            </w:tcBorders>
            <w:vAlign w:val="center"/>
          </w:tcPr>
          <w:p w14:paraId="4A08958D" w14:textId="77777777" w:rsidR="00A25F9E" w:rsidRPr="002D3716" w:rsidRDefault="00A25F9E" w:rsidP="00A25F9E">
            <w:pPr>
              <w:autoSpaceDE/>
              <w:autoSpaceDN/>
              <w:adjustRightInd/>
              <w:spacing w:before="0" w:line="240" w:lineRule="auto"/>
              <w:ind w:left="0"/>
              <w:rPr>
                <w:sz w:val="16"/>
                <w:szCs w:val="16"/>
              </w:rPr>
            </w:pPr>
            <w:r w:rsidRPr="002D3716">
              <w:rPr>
                <w:i/>
                <w:sz w:val="14"/>
                <w:szCs w:val="14"/>
              </w:rPr>
              <w:t>Note: Stripe coat of welds and edges highly recommended</w:t>
            </w:r>
          </w:p>
        </w:tc>
      </w:tr>
      <w:tr w:rsidR="00A25F9E" w:rsidRPr="001D3869" w14:paraId="6CBF3BDA" w14:textId="77777777" w:rsidTr="00A25F9E">
        <w:trPr>
          <w:trHeight w:val="288"/>
          <w:jc w:val="center"/>
        </w:trPr>
        <w:tc>
          <w:tcPr>
            <w:tcW w:w="9918" w:type="dxa"/>
            <w:gridSpan w:val="10"/>
            <w:tcBorders>
              <w:top w:val="single" w:sz="12" w:space="0" w:color="auto"/>
            </w:tcBorders>
            <w:vAlign w:val="center"/>
          </w:tcPr>
          <w:p w14:paraId="17B7442D" w14:textId="66DF4A77" w:rsidR="00A25F9E" w:rsidRPr="001D3869" w:rsidRDefault="00A25F9E" w:rsidP="00A25F9E">
            <w:pPr>
              <w:autoSpaceDE/>
              <w:autoSpaceDN/>
              <w:adjustRightInd/>
              <w:spacing w:before="0" w:line="240" w:lineRule="auto"/>
              <w:ind w:left="0"/>
              <w:rPr>
                <w:i/>
                <w:sz w:val="14"/>
                <w:szCs w:val="14"/>
              </w:rPr>
            </w:pPr>
          </w:p>
        </w:tc>
      </w:tr>
      <w:tr w:rsidR="00A25F9E" w:rsidRPr="000F4EA8" w14:paraId="40F92777" w14:textId="77777777" w:rsidTr="00A25F9E">
        <w:trPr>
          <w:gridAfter w:val="1"/>
          <w:wAfter w:w="90" w:type="dxa"/>
          <w:trHeight w:val="288"/>
          <w:jc w:val="center"/>
        </w:trPr>
        <w:tc>
          <w:tcPr>
            <w:tcW w:w="1170" w:type="dxa"/>
            <w:vAlign w:val="center"/>
          </w:tcPr>
          <w:p w14:paraId="7F67FB4D" w14:textId="77777777" w:rsidR="00A25F9E" w:rsidRPr="000F4EA8" w:rsidRDefault="00A25F9E" w:rsidP="00A25F9E">
            <w:pPr>
              <w:autoSpaceDE/>
              <w:autoSpaceDN/>
              <w:adjustRightInd/>
              <w:spacing w:before="0" w:line="240" w:lineRule="auto"/>
              <w:ind w:left="-72"/>
              <w:rPr>
                <w:b/>
                <w:sz w:val="16"/>
                <w:szCs w:val="16"/>
              </w:rPr>
            </w:pPr>
            <w:r w:rsidRPr="000F4EA8">
              <w:rPr>
                <w:b/>
                <w:sz w:val="16"/>
                <w:szCs w:val="16"/>
              </w:rPr>
              <w:t>Last Update:</w:t>
            </w:r>
          </w:p>
        </w:tc>
        <w:tc>
          <w:tcPr>
            <w:tcW w:w="3726" w:type="dxa"/>
            <w:gridSpan w:val="3"/>
            <w:vAlign w:val="center"/>
          </w:tcPr>
          <w:p w14:paraId="5320A265" w14:textId="5923E0DC" w:rsidR="00A25F9E" w:rsidRPr="000F4EA8" w:rsidRDefault="00650301" w:rsidP="00010062">
            <w:pPr>
              <w:autoSpaceDE/>
              <w:autoSpaceDN/>
              <w:adjustRightInd/>
              <w:spacing w:before="0" w:line="240" w:lineRule="auto"/>
              <w:ind w:left="-72"/>
              <w:rPr>
                <w:b/>
                <w:sz w:val="16"/>
                <w:szCs w:val="16"/>
              </w:rPr>
            </w:pPr>
            <w:r>
              <w:rPr>
                <w:position w:val="-1"/>
                <w:sz w:val="16"/>
                <w:szCs w:val="16"/>
              </w:rPr>
              <w:t>November</w:t>
            </w:r>
            <w:r w:rsidR="00C82265">
              <w:rPr>
                <w:position w:val="-1"/>
                <w:sz w:val="16"/>
                <w:szCs w:val="16"/>
              </w:rPr>
              <w:t xml:space="preserve"> 2025</w:t>
            </w:r>
          </w:p>
        </w:tc>
        <w:tc>
          <w:tcPr>
            <w:tcW w:w="2844" w:type="dxa"/>
            <w:gridSpan w:val="3"/>
            <w:vAlign w:val="center"/>
          </w:tcPr>
          <w:p w14:paraId="2602EC69" w14:textId="77777777" w:rsidR="00A25F9E" w:rsidRPr="000F4EA8" w:rsidRDefault="00A25F9E" w:rsidP="00A25F9E">
            <w:pPr>
              <w:rPr>
                <w:b/>
                <w:sz w:val="16"/>
                <w:szCs w:val="16"/>
              </w:rPr>
            </w:pPr>
          </w:p>
        </w:tc>
        <w:tc>
          <w:tcPr>
            <w:tcW w:w="971" w:type="dxa"/>
            <w:vAlign w:val="center"/>
          </w:tcPr>
          <w:p w14:paraId="59344B50" w14:textId="77777777" w:rsidR="00A25F9E" w:rsidRPr="000F4EA8" w:rsidRDefault="00A25F9E" w:rsidP="00A25F9E">
            <w:pPr>
              <w:jc w:val="center"/>
              <w:rPr>
                <w:b/>
                <w:sz w:val="16"/>
                <w:szCs w:val="16"/>
              </w:rPr>
            </w:pPr>
          </w:p>
        </w:tc>
        <w:tc>
          <w:tcPr>
            <w:tcW w:w="1117" w:type="dxa"/>
            <w:vAlign w:val="center"/>
          </w:tcPr>
          <w:p w14:paraId="463A2DBB" w14:textId="77777777" w:rsidR="00A25F9E" w:rsidRPr="000F4EA8" w:rsidRDefault="00A25F9E" w:rsidP="00A25F9E">
            <w:pPr>
              <w:jc w:val="center"/>
              <w:rPr>
                <w:b/>
                <w:sz w:val="16"/>
                <w:szCs w:val="16"/>
              </w:rPr>
            </w:pPr>
          </w:p>
        </w:tc>
      </w:tr>
    </w:tbl>
    <w:p w14:paraId="234E8564" w14:textId="57D64FF6" w:rsidR="00CC4520" w:rsidRPr="00D910D4" w:rsidRDefault="00CC4520" w:rsidP="00D910D4">
      <w:pPr>
        <w:spacing w:before="0" w:line="240" w:lineRule="auto"/>
        <w:ind w:left="630" w:hanging="540"/>
        <w:rPr>
          <w:color w:val="auto"/>
          <w:sz w:val="16"/>
          <w:szCs w:val="16"/>
        </w:rPr>
      </w:pPr>
    </w:p>
    <w:p w14:paraId="4639878B" w14:textId="03EF4D56" w:rsidR="00593555" w:rsidRPr="00D910D4" w:rsidRDefault="00593555" w:rsidP="00D910D4">
      <w:pPr>
        <w:spacing w:before="0" w:line="240" w:lineRule="auto"/>
        <w:ind w:left="630" w:hanging="540"/>
        <w:rPr>
          <w:color w:val="auto"/>
          <w:sz w:val="16"/>
          <w:szCs w:val="16"/>
        </w:rPr>
      </w:pPr>
      <w:r w:rsidRPr="00D910D4">
        <w:rPr>
          <w:color w:val="auto"/>
          <w:sz w:val="16"/>
          <w:szCs w:val="16"/>
        </w:rPr>
        <w:t>Note 1:</w:t>
      </w:r>
      <w:r w:rsidR="00D91EBD">
        <w:rPr>
          <w:color w:val="auto"/>
          <w:sz w:val="16"/>
          <w:szCs w:val="16"/>
        </w:rPr>
        <w:tab/>
      </w:r>
      <w:r w:rsidRPr="00D910D4">
        <w:rPr>
          <w:color w:val="auto"/>
          <w:sz w:val="16"/>
          <w:szCs w:val="16"/>
        </w:rPr>
        <w:t xml:space="preserve">The most efficient way is single coat thick film. Check manufacturer’s recommendations. </w:t>
      </w:r>
    </w:p>
    <w:p w14:paraId="7ED66421" w14:textId="0E767C04" w:rsidR="00895716" w:rsidRPr="00D910D4" w:rsidRDefault="00895716" w:rsidP="00D910D4">
      <w:pPr>
        <w:spacing w:before="0" w:line="240" w:lineRule="auto"/>
        <w:ind w:left="630" w:hanging="540"/>
        <w:rPr>
          <w:color w:val="auto"/>
          <w:sz w:val="16"/>
          <w:szCs w:val="16"/>
        </w:rPr>
      </w:pPr>
      <w:r w:rsidRPr="00D910D4">
        <w:rPr>
          <w:color w:val="auto"/>
          <w:sz w:val="16"/>
          <w:szCs w:val="16"/>
        </w:rPr>
        <w:t xml:space="preserve">Note </w:t>
      </w:r>
      <w:r w:rsidR="00593555" w:rsidRPr="00D910D4">
        <w:rPr>
          <w:color w:val="auto"/>
          <w:sz w:val="16"/>
          <w:szCs w:val="16"/>
        </w:rPr>
        <w:t>2</w:t>
      </w:r>
      <w:proofErr w:type="gramStart"/>
      <w:r w:rsidRPr="00D910D4">
        <w:rPr>
          <w:color w:val="auto"/>
          <w:sz w:val="16"/>
          <w:szCs w:val="16"/>
        </w:rPr>
        <w:t xml:space="preserve">: </w:t>
      </w:r>
      <w:r w:rsidR="00D91EBD">
        <w:rPr>
          <w:color w:val="auto"/>
          <w:sz w:val="16"/>
          <w:szCs w:val="16"/>
        </w:rPr>
        <w:tab/>
      </w:r>
      <w:r w:rsidRPr="00D910D4">
        <w:rPr>
          <w:color w:val="auto"/>
          <w:sz w:val="16"/>
          <w:szCs w:val="16"/>
        </w:rPr>
        <w:t>Consult</w:t>
      </w:r>
      <w:proofErr w:type="gramEnd"/>
      <w:r w:rsidRPr="00D910D4">
        <w:rPr>
          <w:color w:val="auto"/>
          <w:sz w:val="16"/>
          <w:szCs w:val="16"/>
        </w:rPr>
        <w:t xml:space="preserve"> TCO coating expert if seam sealant, putty or pit filler is required </w:t>
      </w:r>
    </w:p>
    <w:p w14:paraId="79925B8F" w14:textId="72805987" w:rsidR="00E9611C" w:rsidRPr="00D910D4" w:rsidRDefault="00E9611C" w:rsidP="00D910D4">
      <w:pPr>
        <w:spacing w:before="0" w:line="240" w:lineRule="auto"/>
        <w:ind w:left="630" w:hanging="540"/>
        <w:rPr>
          <w:color w:val="auto"/>
          <w:sz w:val="16"/>
          <w:szCs w:val="16"/>
        </w:rPr>
      </w:pPr>
      <w:r w:rsidRPr="00D910D4">
        <w:rPr>
          <w:color w:val="auto"/>
          <w:sz w:val="16"/>
          <w:szCs w:val="16"/>
        </w:rPr>
        <w:t>Note 3</w:t>
      </w:r>
      <w:proofErr w:type="gramStart"/>
      <w:r w:rsidRPr="00D910D4">
        <w:rPr>
          <w:color w:val="auto"/>
          <w:sz w:val="16"/>
          <w:szCs w:val="16"/>
        </w:rPr>
        <w:t xml:space="preserve">: </w:t>
      </w:r>
      <w:r w:rsidR="00D91EBD">
        <w:rPr>
          <w:color w:val="auto"/>
          <w:sz w:val="16"/>
          <w:szCs w:val="16"/>
        </w:rPr>
        <w:tab/>
      </w:r>
      <w:r w:rsidRPr="00D910D4">
        <w:rPr>
          <w:color w:val="auto"/>
          <w:sz w:val="16"/>
          <w:szCs w:val="16"/>
        </w:rPr>
        <w:t>*</w:t>
      </w:r>
      <w:proofErr w:type="gramEnd"/>
      <w:r w:rsidRPr="00D910D4">
        <w:rPr>
          <w:color w:val="auto"/>
          <w:sz w:val="16"/>
          <w:szCs w:val="16"/>
        </w:rPr>
        <w:t>Excluding 4500FS.</w:t>
      </w:r>
    </w:p>
    <w:p w14:paraId="4A94597F" w14:textId="19451A97" w:rsidR="000D32A7" w:rsidRPr="00E9611C" w:rsidRDefault="000D32A7" w:rsidP="00E9611C">
      <w:pPr>
        <w:pStyle w:val="CES5191Arial8leftaligned"/>
        <w:ind w:left="1080" w:hanging="990"/>
        <w:rPr>
          <w:rFonts w:ascii="Times New Roman" w:hAnsi="Times New Roman" w:cs="Times New Roman"/>
          <w:color w:val="auto"/>
        </w:rPr>
      </w:pPr>
    </w:p>
    <w:p w14:paraId="5323BBB5" w14:textId="7ECF8311" w:rsidR="00E9611C" w:rsidRDefault="00E9611C" w:rsidP="00895716">
      <w:pPr>
        <w:pStyle w:val="CES5191Arial8leftaligned"/>
        <w:ind w:left="1080" w:hanging="990"/>
        <w:rPr>
          <w:rFonts w:ascii="Times New Roman" w:hAnsi="Times New Roman" w:cs="Times New Roman"/>
          <w:color w:val="auto"/>
        </w:rPr>
      </w:pPr>
    </w:p>
    <w:p w14:paraId="24AF21BA" w14:textId="77777777" w:rsidR="00895716" w:rsidRDefault="00895716" w:rsidP="00895716">
      <w:pPr>
        <w:pStyle w:val="CES5191Arial8leftaligned"/>
        <w:ind w:left="1080" w:hanging="990"/>
        <w:rPr>
          <w:rFonts w:ascii="Times New Roman" w:hAnsi="Times New Roman" w:cs="Times New Roman"/>
          <w:color w:val="auto"/>
        </w:rPr>
      </w:pPr>
    </w:p>
    <w:p w14:paraId="12148CED" w14:textId="77777777" w:rsidR="00A25F9E" w:rsidRPr="001D3869" w:rsidRDefault="00A25F9E" w:rsidP="00A25F9E">
      <w:pPr>
        <w:tabs>
          <w:tab w:val="left" w:pos="3225"/>
        </w:tabs>
        <w:rPr>
          <w:sz w:val="20"/>
          <w:szCs w:val="20"/>
        </w:rPr>
      </w:pPr>
      <w:r w:rsidRPr="001D3869">
        <w:rPr>
          <w:sz w:val="20"/>
          <w:szCs w:val="20"/>
        </w:rPr>
        <w:br w:type="page"/>
      </w:r>
    </w:p>
    <w:tbl>
      <w:tblPr>
        <w:tblW w:w="9933" w:type="dxa"/>
        <w:jc w:val="center"/>
        <w:tblLayout w:type="fixed"/>
        <w:tblLook w:val="01E0" w:firstRow="1" w:lastRow="1" w:firstColumn="1" w:lastColumn="1" w:noHBand="0" w:noVBand="0"/>
      </w:tblPr>
      <w:tblGrid>
        <w:gridCol w:w="1301"/>
        <w:gridCol w:w="270"/>
        <w:gridCol w:w="618"/>
        <w:gridCol w:w="2916"/>
        <w:gridCol w:w="990"/>
        <w:gridCol w:w="1817"/>
        <w:gridCol w:w="799"/>
        <w:gridCol w:w="1222"/>
      </w:tblGrid>
      <w:tr w:rsidR="00A25F9E" w:rsidRPr="001D3869" w14:paraId="74C1FD69" w14:textId="77777777" w:rsidTr="00A25F9E">
        <w:trPr>
          <w:trHeight w:val="360"/>
          <w:jc w:val="center"/>
        </w:trPr>
        <w:tc>
          <w:tcPr>
            <w:tcW w:w="9933" w:type="dxa"/>
            <w:gridSpan w:val="8"/>
            <w:tcBorders>
              <w:top w:val="single" w:sz="6" w:space="0" w:color="auto"/>
              <w:bottom w:val="single" w:sz="12" w:space="0" w:color="auto"/>
            </w:tcBorders>
            <w:shd w:val="clear" w:color="auto" w:fill="FFFFFF"/>
            <w:vAlign w:val="center"/>
          </w:tcPr>
          <w:p w14:paraId="396F0FE8" w14:textId="77777777" w:rsidR="00A25F9E" w:rsidRPr="001D3869" w:rsidRDefault="00A25F9E" w:rsidP="00A25F9E">
            <w:pPr>
              <w:ind w:right="-72"/>
              <w:jc w:val="right"/>
              <w:rPr>
                <w:b/>
                <w:i/>
                <w:color w:val="auto"/>
              </w:rPr>
            </w:pPr>
            <w:r w:rsidRPr="001D3869">
              <w:rPr>
                <w:b/>
                <w:i/>
                <w:color w:val="auto"/>
              </w:rPr>
              <w:lastRenderedPageBreak/>
              <w:t xml:space="preserve">Thick Film </w:t>
            </w:r>
            <w:r>
              <w:rPr>
                <w:b/>
                <w:i/>
                <w:color w:val="auto"/>
              </w:rPr>
              <w:t>Linings</w:t>
            </w:r>
            <w:r w:rsidRPr="001D3869">
              <w:rPr>
                <w:b/>
                <w:i/>
                <w:color w:val="auto"/>
              </w:rPr>
              <w:t xml:space="preserve"> for Immersion Service</w:t>
            </w:r>
          </w:p>
        </w:tc>
      </w:tr>
      <w:tr w:rsidR="00A25F9E" w:rsidRPr="001D3869" w14:paraId="688143BF" w14:textId="77777777" w:rsidTr="00A25F9E">
        <w:trPr>
          <w:trHeight w:val="360"/>
          <w:jc w:val="center"/>
        </w:trPr>
        <w:tc>
          <w:tcPr>
            <w:tcW w:w="7912" w:type="dxa"/>
            <w:gridSpan w:val="6"/>
            <w:tcBorders>
              <w:top w:val="single" w:sz="12" w:space="0" w:color="auto"/>
              <w:left w:val="single" w:sz="12" w:space="0" w:color="auto"/>
              <w:bottom w:val="single" w:sz="12" w:space="0" w:color="auto"/>
            </w:tcBorders>
            <w:vAlign w:val="center"/>
          </w:tcPr>
          <w:p w14:paraId="5123A5F2"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Thick Film </w:t>
            </w:r>
            <w:r w:rsidRPr="006066C4">
              <w:rPr>
                <w:b/>
                <w:sz w:val="20"/>
                <w:szCs w:val="20"/>
              </w:rPr>
              <w:t>Linings</w:t>
            </w:r>
            <w:r>
              <w:rPr>
                <w:b/>
                <w:sz w:val="20"/>
                <w:szCs w:val="20"/>
              </w:rPr>
              <w:t xml:space="preserve"> for Demineralized Water </w:t>
            </w:r>
            <w:r w:rsidRPr="001D3869">
              <w:rPr>
                <w:b/>
                <w:sz w:val="20"/>
                <w:szCs w:val="20"/>
              </w:rPr>
              <w:t>or Condensate Immersion Service</w:t>
            </w:r>
          </w:p>
        </w:tc>
        <w:tc>
          <w:tcPr>
            <w:tcW w:w="2021" w:type="dxa"/>
            <w:gridSpan w:val="2"/>
            <w:tcBorders>
              <w:top w:val="single" w:sz="12" w:space="0" w:color="auto"/>
              <w:bottom w:val="single" w:sz="12" w:space="0" w:color="auto"/>
              <w:right w:val="single" w:sz="12" w:space="0" w:color="auto"/>
            </w:tcBorders>
            <w:shd w:val="clear" w:color="auto" w:fill="000000"/>
            <w:vAlign w:val="center"/>
          </w:tcPr>
          <w:p w14:paraId="5FA2180B"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9.2</w:t>
            </w:r>
          </w:p>
        </w:tc>
      </w:tr>
      <w:tr w:rsidR="00A25F9E" w:rsidRPr="001D3869" w14:paraId="59E67472" w14:textId="77777777" w:rsidTr="00A25F9E">
        <w:trPr>
          <w:cantSplit/>
          <w:trHeight w:val="288"/>
          <w:jc w:val="center"/>
        </w:trPr>
        <w:tc>
          <w:tcPr>
            <w:tcW w:w="1571" w:type="dxa"/>
            <w:gridSpan w:val="2"/>
            <w:tcBorders>
              <w:top w:val="single" w:sz="12" w:space="0" w:color="auto"/>
            </w:tcBorders>
          </w:tcPr>
          <w:p w14:paraId="4210E9DA"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534" w:type="dxa"/>
            <w:gridSpan w:val="2"/>
            <w:tcBorders>
              <w:top w:val="single" w:sz="12" w:space="0" w:color="auto"/>
            </w:tcBorders>
          </w:tcPr>
          <w:p w14:paraId="49F75903" w14:textId="77777777" w:rsidR="00CB6F39" w:rsidRPr="00CB6F39" w:rsidRDefault="00CB6F39" w:rsidP="00CB6F39">
            <w:pPr>
              <w:autoSpaceDE/>
              <w:autoSpaceDN/>
              <w:adjustRightInd/>
              <w:spacing w:before="0" w:line="240" w:lineRule="auto"/>
              <w:ind w:left="-72" w:right="-103"/>
              <w:rPr>
                <w:sz w:val="16"/>
                <w:szCs w:val="16"/>
              </w:rPr>
            </w:pPr>
            <w:r w:rsidRPr="00CB6F39">
              <w:rPr>
                <w:sz w:val="16"/>
                <w:szCs w:val="16"/>
              </w:rPr>
              <w:t>SSPC-SP1/SP5(NACENo.</w:t>
            </w:r>
            <w:proofErr w:type="gramStart"/>
            <w:r w:rsidRPr="00CB6F39">
              <w:rPr>
                <w:sz w:val="16"/>
                <w:szCs w:val="16"/>
              </w:rPr>
              <w:t>1)(</w:t>
            </w:r>
            <w:proofErr w:type="gramEnd"/>
            <w:r w:rsidRPr="00CB6F39">
              <w:rPr>
                <w:sz w:val="16"/>
                <w:szCs w:val="16"/>
              </w:rPr>
              <w:t>SA3)</w:t>
            </w:r>
          </w:p>
          <w:p w14:paraId="6E1A5304" w14:textId="511FE558" w:rsidR="00A25F9E" w:rsidRPr="003B2DEF" w:rsidRDefault="00CB6F39" w:rsidP="00CB6F39">
            <w:pPr>
              <w:autoSpaceDE/>
              <w:autoSpaceDN/>
              <w:adjustRightInd/>
              <w:spacing w:before="0" w:line="240" w:lineRule="auto"/>
              <w:ind w:left="-72" w:right="-103"/>
              <w:rPr>
                <w:sz w:val="16"/>
                <w:szCs w:val="16"/>
              </w:rPr>
            </w:pPr>
            <w:r w:rsidRPr="00CB6F39">
              <w:rPr>
                <w:sz w:val="16"/>
                <w:szCs w:val="16"/>
              </w:rPr>
              <w:t>White metal blast cleanliness.</w:t>
            </w:r>
          </w:p>
        </w:tc>
        <w:tc>
          <w:tcPr>
            <w:tcW w:w="990" w:type="dxa"/>
            <w:tcBorders>
              <w:top w:val="single" w:sz="12" w:space="0" w:color="auto"/>
            </w:tcBorders>
          </w:tcPr>
          <w:p w14:paraId="02EFC215"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838" w:type="dxa"/>
            <w:gridSpan w:val="3"/>
            <w:vMerge w:val="restart"/>
            <w:tcBorders>
              <w:top w:val="single" w:sz="12" w:space="0" w:color="auto"/>
            </w:tcBorders>
          </w:tcPr>
          <w:p w14:paraId="42F55C65"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398AD95C" w14:textId="77777777" w:rsidTr="00A25F9E">
        <w:trPr>
          <w:cantSplit/>
          <w:trHeight w:val="288"/>
          <w:jc w:val="center"/>
        </w:trPr>
        <w:tc>
          <w:tcPr>
            <w:tcW w:w="1571" w:type="dxa"/>
            <w:gridSpan w:val="2"/>
          </w:tcPr>
          <w:p w14:paraId="790E1D84"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534" w:type="dxa"/>
            <w:gridSpan w:val="2"/>
          </w:tcPr>
          <w:p w14:paraId="2D8F4492"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6C465301" w14:textId="77777777" w:rsidR="00A25F9E" w:rsidRPr="00F029EB" w:rsidRDefault="00A25F9E" w:rsidP="00A25F9E">
            <w:pPr>
              <w:autoSpaceDE/>
              <w:autoSpaceDN/>
              <w:adjustRightInd/>
              <w:spacing w:before="0" w:line="240" w:lineRule="auto"/>
              <w:ind w:left="-72"/>
              <w:rPr>
                <w:color w:val="auto"/>
                <w:sz w:val="16"/>
                <w:szCs w:val="16"/>
              </w:rPr>
            </w:pPr>
          </w:p>
        </w:tc>
        <w:tc>
          <w:tcPr>
            <w:tcW w:w="3838" w:type="dxa"/>
            <w:gridSpan w:val="3"/>
            <w:vMerge/>
            <w:vAlign w:val="center"/>
          </w:tcPr>
          <w:p w14:paraId="60EB2F85" w14:textId="77777777" w:rsidR="00A25F9E" w:rsidRPr="001D3869" w:rsidRDefault="00A25F9E" w:rsidP="00A25F9E"/>
        </w:tc>
      </w:tr>
      <w:tr w:rsidR="00A25F9E" w:rsidRPr="001D3869" w14:paraId="5E7D499B" w14:textId="77777777" w:rsidTr="00A25F9E">
        <w:trPr>
          <w:cantSplit/>
          <w:trHeight w:val="288"/>
          <w:jc w:val="center"/>
        </w:trPr>
        <w:tc>
          <w:tcPr>
            <w:tcW w:w="1571" w:type="dxa"/>
            <w:gridSpan w:val="2"/>
            <w:tcBorders>
              <w:bottom w:val="single" w:sz="12" w:space="0" w:color="auto"/>
            </w:tcBorders>
          </w:tcPr>
          <w:p w14:paraId="1EC1624F"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534" w:type="dxa"/>
            <w:gridSpan w:val="2"/>
            <w:tcBorders>
              <w:bottom w:val="single" w:sz="12" w:space="0" w:color="auto"/>
            </w:tcBorders>
          </w:tcPr>
          <w:p w14:paraId="7BE539E7"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0.</w:t>
            </w:r>
            <w:r>
              <w:rPr>
                <w:color w:val="auto"/>
                <w:sz w:val="16"/>
                <w:szCs w:val="16"/>
              </w:rPr>
              <w:t>635</w:t>
            </w:r>
            <w:r w:rsidRPr="003B2DEF">
              <w:rPr>
                <w:color w:val="auto"/>
                <w:sz w:val="16"/>
                <w:szCs w:val="16"/>
              </w:rPr>
              <w:t xml:space="preserve"> – </w:t>
            </w:r>
            <w:r>
              <w:rPr>
                <w:color w:val="auto"/>
                <w:sz w:val="16"/>
                <w:szCs w:val="16"/>
              </w:rPr>
              <w:t>1</w:t>
            </w:r>
            <w:r w:rsidRPr="003B2DEF">
              <w:rPr>
                <w:color w:val="auto"/>
                <w:sz w:val="16"/>
                <w:szCs w:val="16"/>
              </w:rPr>
              <w:t>.</w:t>
            </w:r>
            <w:r>
              <w:rPr>
                <w:color w:val="auto"/>
                <w:sz w:val="16"/>
                <w:szCs w:val="16"/>
              </w:rPr>
              <w:t>270</w:t>
            </w:r>
            <w:r w:rsidRPr="003B2DEF">
              <w:rPr>
                <w:color w:val="auto"/>
                <w:sz w:val="16"/>
                <w:szCs w:val="16"/>
              </w:rPr>
              <w:t xml:space="preserve"> mm. (</w:t>
            </w:r>
            <w:r>
              <w:rPr>
                <w:color w:val="auto"/>
                <w:sz w:val="16"/>
                <w:szCs w:val="16"/>
              </w:rPr>
              <w:t>25</w:t>
            </w:r>
            <w:r w:rsidRPr="003B2DEF">
              <w:rPr>
                <w:color w:val="auto"/>
                <w:sz w:val="16"/>
                <w:szCs w:val="16"/>
              </w:rPr>
              <w:t xml:space="preserve">.0 - </w:t>
            </w:r>
            <w:r>
              <w:rPr>
                <w:color w:val="auto"/>
                <w:sz w:val="16"/>
                <w:szCs w:val="16"/>
              </w:rPr>
              <w:t>50</w:t>
            </w:r>
            <w:r w:rsidRPr="003B2DEF">
              <w:rPr>
                <w:color w:val="auto"/>
                <w:sz w:val="16"/>
                <w:szCs w:val="16"/>
              </w:rPr>
              <w:t>.0 mils)</w:t>
            </w:r>
          </w:p>
          <w:p w14:paraId="23EB3E84" w14:textId="75F363B0"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(sprayable), </w:t>
            </w:r>
            <w:ins w:id="1329" w:author="Kurmanov, Aidyn [STAMGazStroy LLP]" w:date="2025-12-11T15:34:00Z" w16du:dateUtc="2025-12-11T10:34:00Z">
              <w:r w:rsidR="0018552A" w:rsidRPr="001A20CC">
                <w:rPr>
                  <w:color w:val="auto"/>
                  <w:sz w:val="16"/>
                  <w:szCs w:val="16"/>
                </w:rPr>
                <w:t>2</w:t>
              </w:r>
              <w:r w:rsidR="0018552A">
                <w:rPr>
                  <w:color w:val="auto"/>
                  <w:sz w:val="16"/>
                  <w:szCs w:val="16"/>
                </w:rPr>
                <w:t>.</w:t>
              </w:r>
              <w:r w:rsidR="0018552A" w:rsidRPr="001A20CC">
                <w:rPr>
                  <w:color w:val="auto"/>
                  <w:sz w:val="16"/>
                  <w:szCs w:val="16"/>
                </w:rPr>
                <w:t xml:space="preserve">032 </w:t>
              </w:r>
              <w:r w:rsidR="0018552A">
                <w:rPr>
                  <w:color w:val="auto"/>
                  <w:sz w:val="16"/>
                  <w:szCs w:val="16"/>
                </w:rPr>
                <w:t>mm</w:t>
              </w:r>
              <w:r w:rsidR="0018552A" w:rsidRPr="001A20CC">
                <w:rPr>
                  <w:color w:val="auto"/>
                  <w:sz w:val="16"/>
                  <w:szCs w:val="16"/>
                </w:rPr>
                <w:t xml:space="preserve"> (80.0 </w:t>
              </w:r>
              <w:proofErr w:type="spellStart"/>
              <w:proofErr w:type="gramStart"/>
              <w:r w:rsidR="0018552A" w:rsidRPr="001A20CC">
                <w:rPr>
                  <w:color w:val="auto"/>
                  <w:sz w:val="16"/>
                  <w:szCs w:val="16"/>
                </w:rPr>
                <w:t>mils</w:t>
              </w:r>
              <w:proofErr w:type="spellEnd"/>
              <w:r w:rsidR="0018552A" w:rsidRPr="001A20CC">
                <w:rPr>
                  <w:color w:val="auto"/>
                  <w:sz w:val="16"/>
                  <w:szCs w:val="16"/>
                </w:rPr>
                <w:t xml:space="preserve"> )</w:t>
              </w:r>
            </w:ins>
            <w:proofErr w:type="gramEnd"/>
            <w:del w:id="1330" w:author="Kurmanov, Aidyn [STAMGazStroy LLP]" w:date="2025-12-11T15:34:00Z" w16du:dateUtc="2025-12-11T10:34:00Z">
              <w:r w:rsidRPr="001A20CC">
                <w:rPr>
                  <w:color w:val="auto"/>
                  <w:sz w:val="16"/>
                  <w:szCs w:val="16"/>
                </w:rPr>
                <w:delText>80.0 mils (2032 um)</w:delText>
              </w:r>
            </w:del>
            <w:r w:rsidRPr="001A20CC">
              <w:rPr>
                <w:color w:val="auto"/>
                <w:sz w:val="16"/>
                <w:szCs w:val="16"/>
              </w:rPr>
              <w:t xml:space="preserve"> (min) (</w:t>
            </w:r>
            <w:proofErr w:type="spellStart"/>
            <w:r w:rsidRPr="001A20CC">
              <w:rPr>
                <w:color w:val="auto"/>
                <w:sz w:val="16"/>
                <w:szCs w:val="16"/>
              </w:rPr>
              <w:t>trowelable</w:t>
            </w:r>
            <w:proofErr w:type="spellEnd"/>
            <w:r w:rsidRPr="001A20CC">
              <w:rPr>
                <w:color w:val="auto"/>
                <w:sz w:val="16"/>
                <w:szCs w:val="16"/>
              </w:rPr>
              <w:t>)</w:t>
            </w:r>
          </w:p>
          <w:p w14:paraId="12CA2180" w14:textId="77777777"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(See manufacturer’s data sheets for min/max </w:t>
            </w:r>
            <w:proofErr w:type="gramStart"/>
            <w:r w:rsidRPr="001A20CC">
              <w:rPr>
                <w:color w:val="auto"/>
                <w:sz w:val="16"/>
                <w:szCs w:val="16"/>
              </w:rPr>
              <w:t>thicknesses</w:t>
            </w:r>
            <w:proofErr w:type="gramEnd"/>
            <w:r w:rsidRPr="001A20CC">
              <w:rPr>
                <w:color w:val="auto"/>
                <w:sz w:val="16"/>
                <w:szCs w:val="16"/>
              </w:rPr>
              <w:t xml:space="preserve"> per coat.)</w:t>
            </w:r>
          </w:p>
        </w:tc>
        <w:tc>
          <w:tcPr>
            <w:tcW w:w="990" w:type="dxa"/>
            <w:tcBorders>
              <w:bottom w:val="single" w:sz="12" w:space="0" w:color="auto"/>
            </w:tcBorders>
          </w:tcPr>
          <w:p w14:paraId="6F73F347" w14:textId="77777777" w:rsidR="00A25F9E" w:rsidRPr="00F029EB" w:rsidRDefault="00A25F9E" w:rsidP="00A25F9E">
            <w:pPr>
              <w:autoSpaceDE/>
              <w:autoSpaceDN/>
              <w:adjustRightInd/>
              <w:spacing w:before="0" w:line="240" w:lineRule="auto"/>
              <w:ind w:left="-72"/>
              <w:rPr>
                <w:color w:val="auto"/>
                <w:sz w:val="16"/>
                <w:szCs w:val="16"/>
              </w:rPr>
            </w:pPr>
          </w:p>
        </w:tc>
        <w:tc>
          <w:tcPr>
            <w:tcW w:w="3838" w:type="dxa"/>
            <w:gridSpan w:val="3"/>
            <w:vMerge/>
            <w:tcBorders>
              <w:bottom w:val="single" w:sz="12" w:space="0" w:color="auto"/>
            </w:tcBorders>
            <w:vAlign w:val="center"/>
          </w:tcPr>
          <w:p w14:paraId="4E48EB72" w14:textId="77777777" w:rsidR="00A25F9E" w:rsidRPr="001D3869" w:rsidRDefault="00A25F9E" w:rsidP="00A25F9E"/>
        </w:tc>
      </w:tr>
      <w:tr w:rsidR="00A25F9E" w:rsidRPr="001D3869" w14:paraId="36EFC6CD" w14:textId="77777777" w:rsidTr="00A25F9E">
        <w:trPr>
          <w:trHeight w:val="360"/>
          <w:jc w:val="center"/>
        </w:trPr>
        <w:tc>
          <w:tcPr>
            <w:tcW w:w="2189" w:type="dxa"/>
            <w:gridSpan w:val="3"/>
            <w:tcBorders>
              <w:top w:val="single" w:sz="12" w:space="0" w:color="auto"/>
              <w:left w:val="single" w:sz="12" w:space="0" w:color="auto"/>
              <w:bottom w:val="single" w:sz="12" w:space="0" w:color="auto"/>
            </w:tcBorders>
            <w:shd w:val="clear" w:color="auto" w:fill="000000"/>
            <w:vAlign w:val="center"/>
          </w:tcPr>
          <w:p w14:paraId="077DAD4F"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916" w:type="dxa"/>
            <w:tcBorders>
              <w:top w:val="single" w:sz="12" w:space="0" w:color="auto"/>
              <w:bottom w:val="single" w:sz="12" w:space="0" w:color="auto"/>
            </w:tcBorders>
            <w:shd w:val="clear" w:color="auto" w:fill="000000"/>
            <w:vAlign w:val="center"/>
          </w:tcPr>
          <w:p w14:paraId="7B6E55AF"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07" w:type="dxa"/>
            <w:gridSpan w:val="2"/>
            <w:tcBorders>
              <w:top w:val="single" w:sz="12" w:space="0" w:color="auto"/>
              <w:bottom w:val="single" w:sz="12" w:space="0" w:color="auto"/>
            </w:tcBorders>
            <w:shd w:val="clear" w:color="auto" w:fill="000000"/>
            <w:vAlign w:val="center"/>
          </w:tcPr>
          <w:p w14:paraId="52DA1E4C"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799" w:type="dxa"/>
            <w:tcBorders>
              <w:top w:val="single" w:sz="12" w:space="0" w:color="auto"/>
              <w:bottom w:val="single" w:sz="12" w:space="0" w:color="auto"/>
            </w:tcBorders>
            <w:shd w:val="clear" w:color="auto" w:fill="000000"/>
            <w:vAlign w:val="center"/>
          </w:tcPr>
          <w:p w14:paraId="14C9300A"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22" w:type="dxa"/>
            <w:tcBorders>
              <w:top w:val="single" w:sz="12" w:space="0" w:color="auto"/>
              <w:bottom w:val="single" w:sz="12" w:space="0" w:color="auto"/>
              <w:right w:val="single" w:sz="12" w:space="0" w:color="auto"/>
            </w:tcBorders>
            <w:shd w:val="clear" w:color="auto" w:fill="000000"/>
            <w:vAlign w:val="center"/>
          </w:tcPr>
          <w:p w14:paraId="0544AEBA"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7364E5C8" w14:textId="77777777" w:rsidTr="00A25F9E">
        <w:trPr>
          <w:trHeight w:val="288"/>
          <w:jc w:val="center"/>
        </w:trPr>
        <w:tc>
          <w:tcPr>
            <w:tcW w:w="2189" w:type="dxa"/>
            <w:gridSpan w:val="3"/>
            <w:vAlign w:val="center"/>
          </w:tcPr>
          <w:p w14:paraId="27AA66EA" w14:textId="77777777" w:rsidR="00A25F9E" w:rsidRPr="001D3869" w:rsidRDefault="00A25F9E" w:rsidP="00A25F9E">
            <w:pPr>
              <w:autoSpaceDE/>
              <w:autoSpaceDN/>
              <w:adjustRightInd/>
              <w:spacing w:before="0" w:line="240" w:lineRule="auto"/>
              <w:ind w:left="0"/>
              <w:rPr>
                <w:b/>
                <w:sz w:val="16"/>
                <w:szCs w:val="16"/>
              </w:rPr>
            </w:pPr>
            <w:r>
              <w:rPr>
                <w:b/>
                <w:sz w:val="16"/>
                <w:szCs w:val="16"/>
              </w:rPr>
              <w:t>SINGLE</w:t>
            </w:r>
            <w:r w:rsidRPr="001D3869">
              <w:rPr>
                <w:b/>
                <w:sz w:val="16"/>
                <w:szCs w:val="16"/>
              </w:rPr>
              <w:t xml:space="preserve"> COAT</w:t>
            </w:r>
          </w:p>
        </w:tc>
        <w:tc>
          <w:tcPr>
            <w:tcW w:w="2916" w:type="dxa"/>
            <w:vAlign w:val="center"/>
          </w:tcPr>
          <w:p w14:paraId="4F3ADA93"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2807" w:type="dxa"/>
            <w:gridSpan w:val="2"/>
            <w:vAlign w:val="center"/>
          </w:tcPr>
          <w:p w14:paraId="1FE022C1" w14:textId="77777777" w:rsidR="00A25F9E" w:rsidRPr="00C34CB9" w:rsidRDefault="00A25F9E" w:rsidP="00A25F9E">
            <w:pPr>
              <w:autoSpaceDE/>
              <w:autoSpaceDN/>
              <w:adjustRightInd/>
              <w:spacing w:before="0" w:line="240" w:lineRule="auto"/>
              <w:ind w:left="0"/>
              <w:rPr>
                <w:sz w:val="16"/>
                <w:szCs w:val="16"/>
              </w:rPr>
            </w:pPr>
            <w:proofErr w:type="spellStart"/>
            <w:r w:rsidRPr="00C34CB9">
              <w:rPr>
                <w:sz w:val="16"/>
                <w:szCs w:val="16"/>
              </w:rPr>
              <w:t>Plasite</w:t>
            </w:r>
            <w:proofErr w:type="spellEnd"/>
            <w:r w:rsidRPr="00C34CB9">
              <w:rPr>
                <w:sz w:val="16"/>
                <w:szCs w:val="16"/>
              </w:rPr>
              <w:t xml:space="preserve"> 4500*/4550 Series</w:t>
            </w:r>
          </w:p>
        </w:tc>
        <w:tc>
          <w:tcPr>
            <w:tcW w:w="799" w:type="dxa"/>
            <w:vAlign w:val="center"/>
          </w:tcPr>
          <w:p w14:paraId="74A2086C" w14:textId="77777777" w:rsidR="00A25F9E" w:rsidRPr="001D3869" w:rsidRDefault="00A25F9E" w:rsidP="00A25F9E">
            <w:pPr>
              <w:autoSpaceDE/>
              <w:autoSpaceDN/>
              <w:adjustRightInd/>
              <w:spacing w:before="0" w:line="240" w:lineRule="auto"/>
              <w:ind w:left="0"/>
              <w:jc w:val="center"/>
              <w:rPr>
                <w:sz w:val="16"/>
                <w:szCs w:val="16"/>
              </w:rPr>
            </w:pPr>
            <w:r>
              <w:rPr>
                <w:sz w:val="16"/>
                <w:szCs w:val="16"/>
              </w:rPr>
              <w:t>0-3</w:t>
            </w:r>
          </w:p>
        </w:tc>
        <w:tc>
          <w:tcPr>
            <w:tcW w:w="1222" w:type="dxa"/>
            <w:vAlign w:val="center"/>
          </w:tcPr>
          <w:p w14:paraId="072A0DED" w14:textId="77777777" w:rsidR="00A25F9E" w:rsidRPr="001D3869" w:rsidRDefault="00A25F9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w:t>
            </w:r>
            <w:r w:rsidRPr="001D3869">
              <w:rPr>
                <w:sz w:val="16"/>
                <w:szCs w:val="16"/>
              </w:rPr>
              <w:t>1</w:t>
            </w:r>
            <w:r>
              <w:rPr>
                <w:sz w:val="16"/>
                <w:szCs w:val="16"/>
              </w:rPr>
              <w:t>5</w:t>
            </w:r>
            <w:r w:rsidRPr="001D3869">
              <w:rPr>
                <w:sz w:val="16"/>
                <w:szCs w:val="16"/>
              </w:rPr>
              <w:t>0°F</w:t>
            </w:r>
            <w:r>
              <w:rPr>
                <w:sz w:val="16"/>
                <w:szCs w:val="16"/>
              </w:rPr>
              <w:t>)</w:t>
            </w:r>
          </w:p>
        </w:tc>
      </w:tr>
      <w:tr w:rsidR="00010062" w:rsidRPr="001D3869" w14:paraId="552E0978" w14:textId="77777777" w:rsidTr="00A25F9E">
        <w:trPr>
          <w:trHeight w:val="288"/>
          <w:jc w:val="center"/>
        </w:trPr>
        <w:tc>
          <w:tcPr>
            <w:tcW w:w="2189" w:type="dxa"/>
            <w:gridSpan w:val="3"/>
            <w:vAlign w:val="center"/>
          </w:tcPr>
          <w:p w14:paraId="6709EA0F" w14:textId="77777777" w:rsidR="00010062" w:rsidRDefault="00010062" w:rsidP="00A25F9E">
            <w:pPr>
              <w:autoSpaceDE/>
              <w:autoSpaceDN/>
              <w:adjustRightInd/>
              <w:spacing w:before="0" w:line="240" w:lineRule="auto"/>
              <w:ind w:left="0"/>
              <w:rPr>
                <w:b/>
                <w:sz w:val="16"/>
                <w:szCs w:val="16"/>
              </w:rPr>
            </w:pPr>
          </w:p>
        </w:tc>
        <w:tc>
          <w:tcPr>
            <w:tcW w:w="2916" w:type="dxa"/>
            <w:vAlign w:val="center"/>
          </w:tcPr>
          <w:p w14:paraId="0265270E" w14:textId="513C3C18" w:rsidR="00010062" w:rsidRPr="001D3869" w:rsidRDefault="00010062" w:rsidP="00A25F9E">
            <w:pPr>
              <w:autoSpaceDE/>
              <w:autoSpaceDN/>
              <w:adjustRightInd/>
              <w:spacing w:before="0" w:line="240" w:lineRule="auto"/>
              <w:ind w:left="0"/>
              <w:rPr>
                <w:sz w:val="16"/>
                <w:szCs w:val="16"/>
              </w:rPr>
            </w:pPr>
            <w:proofErr w:type="spellStart"/>
            <w:r>
              <w:rPr>
                <w:sz w:val="16"/>
                <w:szCs w:val="16"/>
              </w:rPr>
              <w:t>Corrocoat</w:t>
            </w:r>
            <w:proofErr w:type="spellEnd"/>
          </w:p>
        </w:tc>
        <w:tc>
          <w:tcPr>
            <w:tcW w:w="2807" w:type="dxa"/>
            <w:gridSpan w:val="2"/>
            <w:vAlign w:val="center"/>
          </w:tcPr>
          <w:p w14:paraId="7D98033F" w14:textId="0EDA5796" w:rsidR="00010062" w:rsidRPr="00C34CB9" w:rsidRDefault="00010062" w:rsidP="00A25F9E">
            <w:pPr>
              <w:autoSpaceDE/>
              <w:autoSpaceDN/>
              <w:adjustRightInd/>
              <w:spacing w:before="0" w:line="240" w:lineRule="auto"/>
              <w:ind w:left="0"/>
              <w:rPr>
                <w:sz w:val="16"/>
                <w:szCs w:val="16"/>
              </w:rPr>
            </w:pPr>
            <w:proofErr w:type="spellStart"/>
            <w:r w:rsidRPr="00C34CB9">
              <w:rPr>
                <w:sz w:val="16"/>
                <w:szCs w:val="16"/>
              </w:rPr>
              <w:t>Polyglass</w:t>
            </w:r>
            <w:proofErr w:type="spellEnd"/>
            <w:r w:rsidRPr="00C34CB9">
              <w:rPr>
                <w:sz w:val="16"/>
                <w:szCs w:val="16"/>
              </w:rPr>
              <w:t xml:space="preserve"> VEF</w:t>
            </w:r>
          </w:p>
        </w:tc>
        <w:tc>
          <w:tcPr>
            <w:tcW w:w="799" w:type="dxa"/>
            <w:vAlign w:val="center"/>
          </w:tcPr>
          <w:p w14:paraId="4BC18CD0" w14:textId="36E5E7B0" w:rsidR="00010062" w:rsidRDefault="00010062" w:rsidP="00010062">
            <w:pPr>
              <w:autoSpaceDE/>
              <w:autoSpaceDN/>
              <w:adjustRightInd/>
              <w:spacing w:before="0" w:line="240" w:lineRule="auto"/>
              <w:ind w:left="0"/>
              <w:jc w:val="center"/>
              <w:rPr>
                <w:sz w:val="16"/>
                <w:szCs w:val="16"/>
              </w:rPr>
            </w:pPr>
            <w:r>
              <w:rPr>
                <w:sz w:val="16"/>
                <w:szCs w:val="16"/>
              </w:rPr>
              <w:t>31</w:t>
            </w:r>
          </w:p>
        </w:tc>
        <w:tc>
          <w:tcPr>
            <w:tcW w:w="1222" w:type="dxa"/>
            <w:vAlign w:val="center"/>
          </w:tcPr>
          <w:p w14:paraId="5B43DACE" w14:textId="01FBB2C4" w:rsidR="00010062" w:rsidRDefault="00010062" w:rsidP="00010062">
            <w:pPr>
              <w:autoSpaceDE/>
              <w:autoSpaceDN/>
              <w:adjustRightInd/>
              <w:spacing w:before="0" w:line="240" w:lineRule="auto"/>
              <w:ind w:left="0"/>
              <w:rPr>
                <w:sz w:val="16"/>
                <w:szCs w:val="16"/>
              </w:rPr>
            </w:pPr>
            <w:r>
              <w:rPr>
                <w:sz w:val="16"/>
                <w:szCs w:val="16"/>
              </w:rPr>
              <w:t>70</w:t>
            </w:r>
            <w:r w:rsidRPr="001D3869">
              <w:rPr>
                <w:sz w:val="16"/>
                <w:szCs w:val="16"/>
              </w:rPr>
              <w:t>°</w:t>
            </w:r>
            <w:r>
              <w:rPr>
                <w:sz w:val="16"/>
                <w:szCs w:val="16"/>
              </w:rPr>
              <w:t>C (</w:t>
            </w:r>
            <w:r w:rsidR="00802437">
              <w:rPr>
                <w:sz w:val="16"/>
                <w:szCs w:val="16"/>
              </w:rPr>
              <w:t>158</w:t>
            </w:r>
            <w:r w:rsidRPr="001D3869">
              <w:rPr>
                <w:sz w:val="16"/>
                <w:szCs w:val="16"/>
              </w:rPr>
              <w:t>°F</w:t>
            </w:r>
            <w:r>
              <w:rPr>
                <w:sz w:val="16"/>
                <w:szCs w:val="16"/>
              </w:rPr>
              <w:t>)</w:t>
            </w:r>
          </w:p>
        </w:tc>
      </w:tr>
      <w:tr w:rsidR="00872418" w:rsidRPr="001D3869" w14:paraId="4E2FD85E" w14:textId="77777777" w:rsidTr="00A25F9E">
        <w:trPr>
          <w:trHeight w:val="288"/>
          <w:jc w:val="center"/>
        </w:trPr>
        <w:tc>
          <w:tcPr>
            <w:tcW w:w="2189" w:type="dxa"/>
            <w:gridSpan w:val="3"/>
            <w:vAlign w:val="center"/>
          </w:tcPr>
          <w:p w14:paraId="00D01BB4" w14:textId="77777777" w:rsidR="00872418" w:rsidRPr="001D3869" w:rsidRDefault="00872418" w:rsidP="00872418">
            <w:pPr>
              <w:autoSpaceDE/>
              <w:autoSpaceDN/>
              <w:adjustRightInd/>
              <w:spacing w:before="0" w:line="240" w:lineRule="auto"/>
              <w:ind w:left="0"/>
              <w:rPr>
                <w:b/>
                <w:sz w:val="16"/>
                <w:szCs w:val="16"/>
              </w:rPr>
            </w:pPr>
            <w:r>
              <w:rPr>
                <w:b/>
                <w:sz w:val="16"/>
                <w:szCs w:val="16"/>
              </w:rPr>
              <w:t>Thick Film</w:t>
            </w:r>
          </w:p>
        </w:tc>
        <w:tc>
          <w:tcPr>
            <w:tcW w:w="2916" w:type="dxa"/>
            <w:vAlign w:val="center"/>
          </w:tcPr>
          <w:p w14:paraId="4AC36730" w14:textId="77777777" w:rsidR="00872418" w:rsidRPr="001D3869" w:rsidRDefault="00872418" w:rsidP="00872418">
            <w:pPr>
              <w:autoSpaceDE/>
              <w:autoSpaceDN/>
              <w:adjustRightInd/>
              <w:spacing w:before="0" w:line="240" w:lineRule="auto"/>
              <w:ind w:left="0"/>
              <w:rPr>
                <w:sz w:val="16"/>
                <w:szCs w:val="16"/>
              </w:rPr>
            </w:pPr>
            <w:r w:rsidRPr="001D3869">
              <w:rPr>
                <w:sz w:val="16"/>
                <w:szCs w:val="16"/>
              </w:rPr>
              <w:t>Hempel Coatings (USA), Inc.</w:t>
            </w:r>
          </w:p>
        </w:tc>
        <w:tc>
          <w:tcPr>
            <w:tcW w:w="2807" w:type="dxa"/>
            <w:gridSpan w:val="2"/>
            <w:vAlign w:val="center"/>
          </w:tcPr>
          <w:p w14:paraId="455A6904" w14:textId="674CD554" w:rsidR="00872418" w:rsidRPr="00C34CB9" w:rsidRDefault="00872418" w:rsidP="00872418">
            <w:pPr>
              <w:autoSpaceDE/>
              <w:autoSpaceDN/>
              <w:adjustRightInd/>
              <w:spacing w:before="0" w:line="240" w:lineRule="auto"/>
              <w:ind w:left="0"/>
              <w:rPr>
                <w:sz w:val="16"/>
                <w:szCs w:val="16"/>
              </w:rPr>
            </w:pPr>
            <w:proofErr w:type="spellStart"/>
            <w:r w:rsidRPr="00C34CB9">
              <w:rPr>
                <w:sz w:val="16"/>
                <w:szCs w:val="16"/>
              </w:rPr>
              <w:t>Hempaline</w:t>
            </w:r>
            <w:proofErr w:type="spellEnd"/>
            <w:r w:rsidRPr="00C34CB9">
              <w:rPr>
                <w:sz w:val="16"/>
                <w:szCs w:val="16"/>
              </w:rPr>
              <w:t xml:space="preserve"> Defend 630</w:t>
            </w:r>
          </w:p>
        </w:tc>
        <w:tc>
          <w:tcPr>
            <w:tcW w:w="799" w:type="dxa"/>
            <w:vAlign w:val="center"/>
          </w:tcPr>
          <w:p w14:paraId="387B95D2" w14:textId="39FA2820" w:rsidR="00872418" w:rsidRPr="001D3869" w:rsidRDefault="00872418" w:rsidP="00872418">
            <w:pPr>
              <w:autoSpaceDE/>
              <w:autoSpaceDN/>
              <w:adjustRightInd/>
              <w:spacing w:before="0" w:line="240" w:lineRule="auto"/>
              <w:ind w:left="0"/>
              <w:jc w:val="center"/>
              <w:rPr>
                <w:sz w:val="16"/>
                <w:szCs w:val="16"/>
              </w:rPr>
            </w:pPr>
            <w:r>
              <w:rPr>
                <w:sz w:val="16"/>
                <w:szCs w:val="16"/>
              </w:rPr>
              <w:t>59</w:t>
            </w:r>
          </w:p>
        </w:tc>
        <w:tc>
          <w:tcPr>
            <w:tcW w:w="1222" w:type="dxa"/>
            <w:vAlign w:val="center"/>
          </w:tcPr>
          <w:p w14:paraId="782F6B2F" w14:textId="77777777" w:rsidR="00872418" w:rsidRPr="001D3869" w:rsidRDefault="00872418" w:rsidP="00872418">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872418" w:rsidRPr="001D3869" w14:paraId="1F5E3444" w14:textId="77777777" w:rsidTr="00A25F9E">
        <w:trPr>
          <w:trHeight w:val="288"/>
          <w:jc w:val="center"/>
        </w:trPr>
        <w:tc>
          <w:tcPr>
            <w:tcW w:w="2189" w:type="dxa"/>
            <w:gridSpan w:val="3"/>
            <w:vAlign w:val="center"/>
          </w:tcPr>
          <w:p w14:paraId="1C8C7660" w14:textId="77777777" w:rsidR="00872418" w:rsidRPr="001D3869" w:rsidRDefault="00872418" w:rsidP="00872418">
            <w:pPr>
              <w:autoSpaceDE/>
              <w:autoSpaceDN/>
              <w:adjustRightInd/>
              <w:spacing w:before="0" w:line="240" w:lineRule="auto"/>
              <w:ind w:left="0"/>
              <w:rPr>
                <w:b/>
                <w:sz w:val="16"/>
                <w:szCs w:val="16"/>
              </w:rPr>
            </w:pPr>
          </w:p>
        </w:tc>
        <w:tc>
          <w:tcPr>
            <w:tcW w:w="2916" w:type="dxa"/>
            <w:vAlign w:val="center"/>
          </w:tcPr>
          <w:p w14:paraId="53A60DC0" w14:textId="77777777" w:rsidR="00872418" w:rsidRPr="001D3869" w:rsidRDefault="00872418" w:rsidP="00872418">
            <w:pPr>
              <w:autoSpaceDE/>
              <w:autoSpaceDN/>
              <w:adjustRightInd/>
              <w:spacing w:before="0" w:line="240" w:lineRule="auto"/>
              <w:ind w:left="0"/>
              <w:rPr>
                <w:sz w:val="16"/>
                <w:szCs w:val="16"/>
              </w:rPr>
            </w:pPr>
            <w:r w:rsidRPr="001D3869">
              <w:rPr>
                <w:sz w:val="16"/>
                <w:szCs w:val="16"/>
              </w:rPr>
              <w:t>International</w:t>
            </w:r>
          </w:p>
        </w:tc>
        <w:tc>
          <w:tcPr>
            <w:tcW w:w="2807" w:type="dxa"/>
            <w:gridSpan w:val="2"/>
            <w:vAlign w:val="center"/>
          </w:tcPr>
          <w:p w14:paraId="246A6687" w14:textId="77777777" w:rsidR="00872418" w:rsidRPr="00C34CB9" w:rsidRDefault="00872418" w:rsidP="00872418">
            <w:pPr>
              <w:autoSpaceDE/>
              <w:autoSpaceDN/>
              <w:adjustRightInd/>
              <w:spacing w:before="0" w:line="240" w:lineRule="auto"/>
              <w:ind w:left="0"/>
              <w:rPr>
                <w:w w:val="0"/>
                <w:sz w:val="16"/>
                <w:szCs w:val="16"/>
              </w:rPr>
            </w:pPr>
            <w:r w:rsidRPr="00C34CB9">
              <w:rPr>
                <w:sz w:val="16"/>
                <w:szCs w:val="16"/>
              </w:rPr>
              <w:t>Interline 984</w:t>
            </w:r>
          </w:p>
        </w:tc>
        <w:tc>
          <w:tcPr>
            <w:tcW w:w="799" w:type="dxa"/>
            <w:vAlign w:val="center"/>
          </w:tcPr>
          <w:p w14:paraId="20EC127A" w14:textId="77777777" w:rsidR="00872418" w:rsidRPr="001D3869" w:rsidRDefault="00872418" w:rsidP="00872418">
            <w:pPr>
              <w:autoSpaceDE/>
              <w:autoSpaceDN/>
              <w:adjustRightInd/>
              <w:spacing w:before="0" w:line="240" w:lineRule="auto"/>
              <w:ind w:left="0"/>
              <w:jc w:val="center"/>
              <w:rPr>
                <w:sz w:val="16"/>
                <w:szCs w:val="16"/>
              </w:rPr>
            </w:pPr>
            <w:r>
              <w:rPr>
                <w:sz w:val="16"/>
                <w:szCs w:val="16"/>
              </w:rPr>
              <w:t>70</w:t>
            </w:r>
          </w:p>
        </w:tc>
        <w:tc>
          <w:tcPr>
            <w:tcW w:w="1222" w:type="dxa"/>
            <w:vAlign w:val="center"/>
          </w:tcPr>
          <w:p w14:paraId="1B8D8619" w14:textId="77777777" w:rsidR="00872418" w:rsidRPr="001D3869" w:rsidRDefault="00872418" w:rsidP="00872418">
            <w:pPr>
              <w:autoSpaceDE/>
              <w:autoSpaceDN/>
              <w:adjustRightInd/>
              <w:spacing w:before="0" w:line="240" w:lineRule="auto"/>
              <w:ind w:left="0"/>
              <w:rPr>
                <w:sz w:val="16"/>
                <w:szCs w:val="16"/>
              </w:rPr>
            </w:pPr>
            <w:r>
              <w:rPr>
                <w:sz w:val="16"/>
                <w:szCs w:val="16"/>
              </w:rPr>
              <w:t>80</w:t>
            </w:r>
            <w:r w:rsidRPr="001D3869">
              <w:rPr>
                <w:sz w:val="16"/>
                <w:szCs w:val="16"/>
              </w:rPr>
              <w:t>°</w:t>
            </w:r>
            <w:r>
              <w:rPr>
                <w:sz w:val="16"/>
                <w:szCs w:val="16"/>
              </w:rPr>
              <w:t>C (167</w:t>
            </w:r>
            <w:r w:rsidRPr="001D3869">
              <w:rPr>
                <w:sz w:val="16"/>
                <w:szCs w:val="16"/>
              </w:rPr>
              <w:t>°F</w:t>
            </w:r>
            <w:r>
              <w:rPr>
                <w:sz w:val="16"/>
                <w:szCs w:val="16"/>
              </w:rPr>
              <w:t>)</w:t>
            </w:r>
          </w:p>
        </w:tc>
      </w:tr>
      <w:tr w:rsidR="00872418" w:rsidRPr="001D3869" w14:paraId="0714CED6" w14:textId="77777777" w:rsidTr="00A25F9E">
        <w:trPr>
          <w:trHeight w:val="288"/>
          <w:jc w:val="center"/>
        </w:trPr>
        <w:tc>
          <w:tcPr>
            <w:tcW w:w="2189" w:type="dxa"/>
            <w:gridSpan w:val="3"/>
            <w:vAlign w:val="center"/>
          </w:tcPr>
          <w:p w14:paraId="7C07DD9B" w14:textId="77777777" w:rsidR="00872418" w:rsidRPr="001D3869" w:rsidRDefault="00872418" w:rsidP="00872418">
            <w:pPr>
              <w:autoSpaceDE/>
              <w:autoSpaceDN/>
              <w:adjustRightInd/>
              <w:spacing w:before="0" w:line="240" w:lineRule="auto"/>
              <w:ind w:left="0"/>
              <w:rPr>
                <w:b/>
                <w:sz w:val="16"/>
                <w:szCs w:val="16"/>
              </w:rPr>
            </w:pPr>
            <w:r w:rsidRPr="00AC6690">
              <w:rPr>
                <w:b/>
                <w:sz w:val="16"/>
                <w:szCs w:val="16"/>
              </w:rPr>
              <w:t>DFT as per Manufacturer’s Product Sheet</w:t>
            </w:r>
          </w:p>
        </w:tc>
        <w:tc>
          <w:tcPr>
            <w:tcW w:w="2916" w:type="dxa"/>
            <w:vAlign w:val="center"/>
          </w:tcPr>
          <w:p w14:paraId="54CD7965" w14:textId="29080261" w:rsidR="00872418" w:rsidRPr="001D3869" w:rsidRDefault="00872418" w:rsidP="00872418">
            <w:pPr>
              <w:autoSpaceDE/>
              <w:autoSpaceDN/>
              <w:adjustRightInd/>
              <w:spacing w:before="0" w:line="240" w:lineRule="auto"/>
              <w:ind w:left="0"/>
              <w:rPr>
                <w:sz w:val="16"/>
                <w:szCs w:val="16"/>
              </w:rPr>
            </w:pPr>
            <w:r w:rsidRPr="001D3869">
              <w:rPr>
                <w:sz w:val="16"/>
                <w:szCs w:val="16"/>
              </w:rPr>
              <w:t xml:space="preserve">International </w:t>
            </w:r>
            <w:r w:rsidRPr="007F4458">
              <w:rPr>
                <w:sz w:val="16"/>
                <w:szCs w:val="16"/>
              </w:rPr>
              <w:t xml:space="preserve">(one coat at 36 mils DFT) </w:t>
            </w:r>
          </w:p>
        </w:tc>
        <w:tc>
          <w:tcPr>
            <w:tcW w:w="2807" w:type="dxa"/>
            <w:gridSpan w:val="2"/>
            <w:vAlign w:val="center"/>
          </w:tcPr>
          <w:p w14:paraId="69B6FBB8" w14:textId="77777777" w:rsidR="00872418" w:rsidRPr="00C34CB9" w:rsidRDefault="00872418" w:rsidP="00872418">
            <w:pPr>
              <w:autoSpaceDE/>
              <w:autoSpaceDN/>
              <w:adjustRightInd/>
              <w:spacing w:before="0" w:line="240" w:lineRule="auto"/>
              <w:ind w:left="0"/>
              <w:rPr>
                <w:w w:val="0"/>
                <w:sz w:val="16"/>
                <w:szCs w:val="16"/>
              </w:rPr>
            </w:pPr>
            <w:r w:rsidRPr="00C34CB9">
              <w:rPr>
                <w:sz w:val="16"/>
                <w:szCs w:val="16"/>
              </w:rPr>
              <w:t>Enviroline 405 series**</w:t>
            </w:r>
          </w:p>
        </w:tc>
        <w:tc>
          <w:tcPr>
            <w:tcW w:w="799" w:type="dxa"/>
            <w:vAlign w:val="center"/>
          </w:tcPr>
          <w:p w14:paraId="2BE3AE7E" w14:textId="2EF07762" w:rsidR="00872418" w:rsidRPr="001D3869" w:rsidRDefault="00872418" w:rsidP="00872418">
            <w:pPr>
              <w:autoSpaceDE/>
              <w:autoSpaceDN/>
              <w:adjustRightInd/>
              <w:spacing w:before="0" w:line="240" w:lineRule="auto"/>
              <w:ind w:left="0"/>
              <w:jc w:val="center"/>
              <w:rPr>
                <w:sz w:val="16"/>
                <w:szCs w:val="16"/>
              </w:rPr>
            </w:pPr>
            <w:r w:rsidRPr="003670BD">
              <w:rPr>
                <w:sz w:val="16"/>
                <w:szCs w:val="16"/>
              </w:rPr>
              <w:t>24-65</w:t>
            </w:r>
          </w:p>
        </w:tc>
        <w:tc>
          <w:tcPr>
            <w:tcW w:w="1222" w:type="dxa"/>
            <w:vAlign w:val="center"/>
          </w:tcPr>
          <w:p w14:paraId="58A9D9C9" w14:textId="51389CDB" w:rsidR="00872418" w:rsidRPr="001D3869" w:rsidRDefault="00872418" w:rsidP="00872418">
            <w:pPr>
              <w:autoSpaceDE/>
              <w:autoSpaceDN/>
              <w:adjustRightInd/>
              <w:spacing w:before="0" w:line="240" w:lineRule="auto"/>
              <w:ind w:left="0"/>
              <w:rPr>
                <w:sz w:val="16"/>
                <w:szCs w:val="16"/>
              </w:rPr>
            </w:pPr>
            <w:r>
              <w:rPr>
                <w:sz w:val="16"/>
                <w:szCs w:val="16"/>
                <w:lang w:val="ru-RU"/>
              </w:rPr>
              <w:t>95</w:t>
            </w:r>
            <w:r w:rsidRPr="001D3869">
              <w:rPr>
                <w:sz w:val="16"/>
                <w:szCs w:val="16"/>
              </w:rPr>
              <w:t>°</w:t>
            </w:r>
            <w:r>
              <w:rPr>
                <w:sz w:val="16"/>
                <w:szCs w:val="16"/>
              </w:rPr>
              <w:t>C (</w:t>
            </w:r>
            <w:r>
              <w:rPr>
                <w:sz w:val="16"/>
                <w:szCs w:val="16"/>
                <w:lang w:val="ru-RU"/>
              </w:rPr>
              <w:t>203</w:t>
            </w:r>
            <w:r w:rsidRPr="001D3869">
              <w:rPr>
                <w:sz w:val="16"/>
                <w:szCs w:val="16"/>
              </w:rPr>
              <w:t>°F</w:t>
            </w:r>
            <w:r>
              <w:rPr>
                <w:sz w:val="16"/>
                <w:szCs w:val="16"/>
              </w:rPr>
              <w:t>)</w:t>
            </w:r>
          </w:p>
        </w:tc>
      </w:tr>
      <w:tr w:rsidR="00872418" w:rsidRPr="001D3869" w14:paraId="4777A4BD" w14:textId="77777777" w:rsidTr="00761C70">
        <w:trPr>
          <w:trHeight w:val="288"/>
          <w:jc w:val="center"/>
        </w:trPr>
        <w:tc>
          <w:tcPr>
            <w:tcW w:w="2189" w:type="dxa"/>
            <w:gridSpan w:val="3"/>
            <w:vAlign w:val="center"/>
          </w:tcPr>
          <w:p w14:paraId="444FA0EA" w14:textId="77777777" w:rsidR="00872418" w:rsidRPr="001D3869" w:rsidRDefault="00872418" w:rsidP="00872418">
            <w:pPr>
              <w:autoSpaceDE/>
              <w:autoSpaceDN/>
              <w:adjustRightInd/>
              <w:spacing w:before="0" w:line="240" w:lineRule="auto"/>
              <w:ind w:left="0"/>
              <w:rPr>
                <w:b/>
                <w:sz w:val="16"/>
                <w:szCs w:val="16"/>
              </w:rPr>
            </w:pPr>
          </w:p>
        </w:tc>
        <w:tc>
          <w:tcPr>
            <w:tcW w:w="2916" w:type="dxa"/>
            <w:vAlign w:val="center"/>
          </w:tcPr>
          <w:p w14:paraId="3DDCFB30" w14:textId="77777777" w:rsidR="00872418" w:rsidRPr="001D3869" w:rsidRDefault="00872418" w:rsidP="00872418">
            <w:pPr>
              <w:autoSpaceDE/>
              <w:autoSpaceDN/>
              <w:adjustRightInd/>
              <w:spacing w:before="0" w:line="240" w:lineRule="auto"/>
              <w:ind w:left="0"/>
              <w:rPr>
                <w:sz w:val="16"/>
                <w:szCs w:val="16"/>
              </w:rPr>
            </w:pPr>
            <w:r w:rsidRPr="001D3869">
              <w:rPr>
                <w:sz w:val="16"/>
                <w:szCs w:val="16"/>
              </w:rPr>
              <w:t>Jotun Paints</w:t>
            </w:r>
          </w:p>
        </w:tc>
        <w:tc>
          <w:tcPr>
            <w:tcW w:w="2807" w:type="dxa"/>
            <w:gridSpan w:val="2"/>
          </w:tcPr>
          <w:p w14:paraId="619D3388" w14:textId="45768456" w:rsidR="00872418" w:rsidRPr="00C34CB9" w:rsidRDefault="00872418" w:rsidP="00872418">
            <w:pPr>
              <w:autoSpaceDE/>
              <w:autoSpaceDN/>
              <w:adjustRightInd/>
              <w:spacing w:before="0" w:line="240" w:lineRule="auto"/>
              <w:ind w:left="0"/>
              <w:rPr>
                <w:w w:val="0"/>
                <w:sz w:val="16"/>
                <w:szCs w:val="16"/>
              </w:rPr>
            </w:pPr>
            <w:r w:rsidRPr="00C34CB9">
              <w:rPr>
                <w:sz w:val="16"/>
                <w:szCs w:val="16"/>
              </w:rPr>
              <w:t xml:space="preserve">Marathon Series </w:t>
            </w:r>
          </w:p>
        </w:tc>
        <w:tc>
          <w:tcPr>
            <w:tcW w:w="799" w:type="dxa"/>
          </w:tcPr>
          <w:p w14:paraId="66CED31A" w14:textId="466F8E17" w:rsidR="00872418" w:rsidRPr="001D3869" w:rsidRDefault="00872418" w:rsidP="00872418">
            <w:pPr>
              <w:autoSpaceDE/>
              <w:autoSpaceDN/>
              <w:adjustRightInd/>
              <w:spacing w:before="0" w:line="240" w:lineRule="auto"/>
              <w:ind w:left="0"/>
              <w:jc w:val="center"/>
              <w:rPr>
                <w:sz w:val="16"/>
                <w:szCs w:val="16"/>
              </w:rPr>
            </w:pPr>
            <w:r>
              <w:rPr>
                <w:sz w:val="16"/>
                <w:szCs w:val="16"/>
              </w:rPr>
              <w:t xml:space="preserve">210 </w:t>
            </w:r>
          </w:p>
        </w:tc>
        <w:tc>
          <w:tcPr>
            <w:tcW w:w="1222" w:type="dxa"/>
            <w:vAlign w:val="center"/>
          </w:tcPr>
          <w:p w14:paraId="27857F76" w14:textId="77777777" w:rsidR="00872418" w:rsidRPr="001D3869" w:rsidRDefault="00872418" w:rsidP="00872418">
            <w:pPr>
              <w:autoSpaceDE/>
              <w:autoSpaceDN/>
              <w:adjustRightInd/>
              <w:spacing w:before="0" w:line="240" w:lineRule="auto"/>
              <w:ind w:left="0"/>
              <w:rPr>
                <w:sz w:val="16"/>
                <w:szCs w:val="16"/>
              </w:rPr>
            </w:pPr>
            <w:r>
              <w:rPr>
                <w:sz w:val="16"/>
                <w:szCs w:val="16"/>
              </w:rPr>
              <w:t>70</w:t>
            </w:r>
            <w:r w:rsidRPr="001D3869">
              <w:rPr>
                <w:sz w:val="16"/>
                <w:szCs w:val="16"/>
              </w:rPr>
              <w:t>°</w:t>
            </w:r>
            <w:r>
              <w:rPr>
                <w:sz w:val="16"/>
                <w:szCs w:val="16"/>
              </w:rPr>
              <w:t>C (158</w:t>
            </w:r>
            <w:r w:rsidRPr="001D3869">
              <w:rPr>
                <w:sz w:val="16"/>
                <w:szCs w:val="16"/>
              </w:rPr>
              <w:t>°F</w:t>
            </w:r>
            <w:r>
              <w:rPr>
                <w:sz w:val="16"/>
                <w:szCs w:val="16"/>
              </w:rPr>
              <w:t>)</w:t>
            </w:r>
          </w:p>
        </w:tc>
      </w:tr>
      <w:tr w:rsidR="00872418" w:rsidRPr="001D3869" w14:paraId="16EFDA10" w14:textId="77777777" w:rsidTr="00A25F9E">
        <w:trPr>
          <w:trHeight w:val="288"/>
          <w:jc w:val="center"/>
        </w:trPr>
        <w:tc>
          <w:tcPr>
            <w:tcW w:w="2189" w:type="dxa"/>
            <w:gridSpan w:val="3"/>
            <w:vAlign w:val="center"/>
          </w:tcPr>
          <w:p w14:paraId="0AA267F4" w14:textId="77777777" w:rsidR="00872418" w:rsidRPr="001D3869" w:rsidRDefault="00872418" w:rsidP="00872418">
            <w:pPr>
              <w:autoSpaceDE/>
              <w:autoSpaceDN/>
              <w:adjustRightInd/>
              <w:spacing w:before="0" w:line="240" w:lineRule="auto"/>
              <w:ind w:left="0"/>
              <w:rPr>
                <w:b/>
                <w:sz w:val="16"/>
                <w:szCs w:val="16"/>
              </w:rPr>
            </w:pPr>
          </w:p>
        </w:tc>
        <w:tc>
          <w:tcPr>
            <w:tcW w:w="2916" w:type="dxa"/>
            <w:vAlign w:val="center"/>
          </w:tcPr>
          <w:p w14:paraId="137AAC0C" w14:textId="77777777" w:rsidR="00872418" w:rsidRPr="001D3869" w:rsidRDefault="00872418" w:rsidP="00872418">
            <w:pPr>
              <w:autoSpaceDE/>
              <w:autoSpaceDN/>
              <w:adjustRightInd/>
              <w:spacing w:before="0" w:line="240" w:lineRule="auto"/>
              <w:ind w:left="0"/>
              <w:rPr>
                <w:sz w:val="16"/>
                <w:szCs w:val="16"/>
              </w:rPr>
            </w:pPr>
            <w:r>
              <w:rPr>
                <w:sz w:val="16"/>
                <w:szCs w:val="16"/>
              </w:rPr>
              <w:t>PPG</w:t>
            </w:r>
          </w:p>
        </w:tc>
        <w:tc>
          <w:tcPr>
            <w:tcW w:w="2807" w:type="dxa"/>
            <w:gridSpan w:val="2"/>
            <w:vAlign w:val="center"/>
          </w:tcPr>
          <w:p w14:paraId="1B4BCD37" w14:textId="5DFF5451" w:rsidR="00872418" w:rsidRPr="00C34CB9" w:rsidRDefault="00872418" w:rsidP="00872418">
            <w:pPr>
              <w:autoSpaceDE/>
              <w:autoSpaceDN/>
              <w:adjustRightInd/>
              <w:spacing w:before="0" w:line="240" w:lineRule="auto"/>
              <w:ind w:left="0"/>
              <w:rPr>
                <w:sz w:val="16"/>
                <w:szCs w:val="16"/>
              </w:rPr>
            </w:pPr>
            <w:proofErr w:type="spellStart"/>
            <w:r w:rsidRPr="00C34CB9">
              <w:rPr>
                <w:sz w:val="16"/>
                <w:szCs w:val="16"/>
              </w:rPr>
              <w:t>Amercoat</w:t>
            </w:r>
            <w:proofErr w:type="spellEnd"/>
            <w:r w:rsidRPr="00C34CB9">
              <w:rPr>
                <w:sz w:val="16"/>
                <w:szCs w:val="16"/>
              </w:rPr>
              <w:t xml:space="preserve"> 880 GF</w:t>
            </w:r>
          </w:p>
          <w:p w14:paraId="642708DF" w14:textId="1A752652" w:rsidR="00872418" w:rsidRPr="00C34CB9" w:rsidRDefault="00872418" w:rsidP="00872418">
            <w:pPr>
              <w:autoSpaceDE/>
              <w:autoSpaceDN/>
              <w:adjustRightInd/>
              <w:spacing w:before="0" w:line="240" w:lineRule="auto"/>
              <w:ind w:left="0"/>
              <w:rPr>
                <w:w w:val="0"/>
                <w:sz w:val="16"/>
                <w:szCs w:val="16"/>
              </w:rPr>
            </w:pPr>
            <w:proofErr w:type="spellStart"/>
            <w:r w:rsidRPr="00C34CB9">
              <w:rPr>
                <w:sz w:val="16"/>
                <w:szCs w:val="16"/>
              </w:rPr>
              <w:t>Sigmashield</w:t>
            </w:r>
            <w:proofErr w:type="spellEnd"/>
            <w:r w:rsidRPr="00C34CB9">
              <w:rPr>
                <w:sz w:val="16"/>
                <w:szCs w:val="16"/>
              </w:rPr>
              <w:t xml:space="preserve"> 880 GF </w:t>
            </w:r>
          </w:p>
        </w:tc>
        <w:tc>
          <w:tcPr>
            <w:tcW w:w="799" w:type="dxa"/>
            <w:vAlign w:val="center"/>
          </w:tcPr>
          <w:p w14:paraId="488C3BE9" w14:textId="6BD6FA68" w:rsidR="00872418" w:rsidRPr="001D3869" w:rsidRDefault="00872418" w:rsidP="00872418">
            <w:pPr>
              <w:autoSpaceDE/>
              <w:autoSpaceDN/>
              <w:adjustRightInd/>
              <w:spacing w:before="0" w:line="240" w:lineRule="auto"/>
              <w:ind w:left="0"/>
              <w:jc w:val="center"/>
              <w:rPr>
                <w:sz w:val="16"/>
                <w:szCs w:val="16"/>
              </w:rPr>
            </w:pPr>
            <w:r>
              <w:rPr>
                <w:sz w:val="16"/>
                <w:szCs w:val="16"/>
              </w:rPr>
              <w:t>207</w:t>
            </w:r>
          </w:p>
        </w:tc>
        <w:tc>
          <w:tcPr>
            <w:tcW w:w="1222" w:type="dxa"/>
            <w:vAlign w:val="center"/>
          </w:tcPr>
          <w:p w14:paraId="46E33EDF" w14:textId="77777777" w:rsidR="00872418" w:rsidRPr="001D3869" w:rsidRDefault="00872418" w:rsidP="00872418">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872418" w:rsidRPr="007042E9" w14:paraId="610BC0C7" w14:textId="77777777" w:rsidTr="00A25F9E">
        <w:trPr>
          <w:trHeight w:val="288"/>
          <w:jc w:val="center"/>
        </w:trPr>
        <w:tc>
          <w:tcPr>
            <w:tcW w:w="2189" w:type="dxa"/>
            <w:gridSpan w:val="3"/>
            <w:vAlign w:val="center"/>
          </w:tcPr>
          <w:p w14:paraId="0A8D649E" w14:textId="77777777" w:rsidR="00872418" w:rsidRPr="001D3869" w:rsidRDefault="00872418" w:rsidP="00872418">
            <w:pPr>
              <w:autoSpaceDE/>
              <w:autoSpaceDN/>
              <w:adjustRightInd/>
              <w:spacing w:before="0" w:line="240" w:lineRule="auto"/>
              <w:ind w:left="0"/>
              <w:rPr>
                <w:b/>
                <w:sz w:val="16"/>
                <w:szCs w:val="16"/>
              </w:rPr>
            </w:pPr>
          </w:p>
        </w:tc>
        <w:tc>
          <w:tcPr>
            <w:tcW w:w="2916" w:type="dxa"/>
            <w:vAlign w:val="center"/>
          </w:tcPr>
          <w:p w14:paraId="6D59BBD7" w14:textId="77777777" w:rsidR="00872418" w:rsidRPr="001D3869" w:rsidRDefault="00872418" w:rsidP="00872418">
            <w:pPr>
              <w:autoSpaceDE/>
              <w:autoSpaceDN/>
              <w:adjustRightInd/>
              <w:spacing w:before="0" w:line="240" w:lineRule="auto"/>
              <w:ind w:left="0"/>
              <w:rPr>
                <w:sz w:val="16"/>
                <w:szCs w:val="16"/>
              </w:rPr>
            </w:pPr>
            <w:r w:rsidRPr="001D3869">
              <w:rPr>
                <w:sz w:val="16"/>
                <w:szCs w:val="16"/>
              </w:rPr>
              <w:t>Sherwin Williams</w:t>
            </w:r>
          </w:p>
        </w:tc>
        <w:tc>
          <w:tcPr>
            <w:tcW w:w="2807" w:type="dxa"/>
            <w:gridSpan w:val="2"/>
            <w:vAlign w:val="center"/>
          </w:tcPr>
          <w:p w14:paraId="23AD9A12" w14:textId="754C32B3" w:rsidR="00872418" w:rsidRPr="00C34CB9" w:rsidRDefault="00872418" w:rsidP="00872418">
            <w:pPr>
              <w:autoSpaceDE/>
              <w:autoSpaceDN/>
              <w:adjustRightInd/>
              <w:spacing w:before="0" w:line="240" w:lineRule="auto"/>
              <w:ind w:left="0"/>
              <w:rPr>
                <w:sz w:val="16"/>
                <w:szCs w:val="16"/>
              </w:rPr>
            </w:pPr>
            <w:r w:rsidRPr="00C34CB9">
              <w:rPr>
                <w:sz w:val="16"/>
                <w:szCs w:val="16"/>
              </w:rPr>
              <w:t xml:space="preserve">Nova-Plate </w:t>
            </w:r>
            <w:r w:rsidR="0070476F" w:rsidRPr="00C34CB9">
              <w:rPr>
                <w:sz w:val="16"/>
                <w:szCs w:val="16"/>
              </w:rPr>
              <w:t>360</w:t>
            </w:r>
          </w:p>
          <w:p w14:paraId="26881B05" w14:textId="3D027E21" w:rsidR="00872418" w:rsidRPr="00C34CB9" w:rsidRDefault="00872418" w:rsidP="00872418">
            <w:pPr>
              <w:autoSpaceDE/>
              <w:autoSpaceDN/>
              <w:adjustRightInd/>
              <w:spacing w:before="0" w:line="240" w:lineRule="auto"/>
              <w:ind w:left="0"/>
              <w:rPr>
                <w:sz w:val="16"/>
                <w:szCs w:val="16"/>
              </w:rPr>
            </w:pPr>
            <w:r w:rsidRPr="00C34CB9">
              <w:rPr>
                <w:sz w:val="16"/>
                <w:szCs w:val="16"/>
              </w:rPr>
              <w:t>Nova-Plate UHS</w:t>
            </w:r>
          </w:p>
        </w:tc>
        <w:tc>
          <w:tcPr>
            <w:tcW w:w="799" w:type="dxa"/>
            <w:vAlign w:val="center"/>
          </w:tcPr>
          <w:p w14:paraId="71292C4B" w14:textId="0B9164C7" w:rsidR="00872418" w:rsidRDefault="00872418" w:rsidP="00872418">
            <w:pPr>
              <w:autoSpaceDE/>
              <w:autoSpaceDN/>
              <w:adjustRightInd/>
              <w:spacing w:before="0" w:line="240" w:lineRule="auto"/>
              <w:ind w:left="0"/>
              <w:jc w:val="center"/>
              <w:rPr>
                <w:sz w:val="16"/>
                <w:szCs w:val="16"/>
              </w:rPr>
            </w:pPr>
            <w:r>
              <w:rPr>
                <w:sz w:val="16"/>
                <w:szCs w:val="16"/>
              </w:rPr>
              <w:t>15</w:t>
            </w:r>
          </w:p>
          <w:p w14:paraId="4E8168A8" w14:textId="6E55EB1A" w:rsidR="00872418" w:rsidRPr="001D3869" w:rsidRDefault="00872418" w:rsidP="00872418">
            <w:pPr>
              <w:autoSpaceDE/>
              <w:autoSpaceDN/>
              <w:adjustRightInd/>
              <w:spacing w:before="0" w:line="240" w:lineRule="auto"/>
              <w:ind w:left="0"/>
              <w:jc w:val="center"/>
              <w:rPr>
                <w:sz w:val="16"/>
                <w:szCs w:val="16"/>
              </w:rPr>
            </w:pPr>
            <w:r>
              <w:rPr>
                <w:sz w:val="16"/>
                <w:szCs w:val="16"/>
              </w:rPr>
              <w:t>250</w:t>
            </w:r>
          </w:p>
        </w:tc>
        <w:tc>
          <w:tcPr>
            <w:tcW w:w="1222" w:type="dxa"/>
            <w:vAlign w:val="center"/>
          </w:tcPr>
          <w:p w14:paraId="5598C6B4" w14:textId="77777777" w:rsidR="00872418" w:rsidRPr="001D3869" w:rsidRDefault="00872418" w:rsidP="00872418">
            <w:pPr>
              <w:autoSpaceDE/>
              <w:autoSpaceDN/>
              <w:adjustRightInd/>
              <w:spacing w:before="0" w:line="240" w:lineRule="auto"/>
              <w:ind w:left="0"/>
              <w:rPr>
                <w:sz w:val="16"/>
                <w:szCs w:val="16"/>
              </w:rPr>
            </w:pPr>
            <w:r>
              <w:rPr>
                <w:sz w:val="16"/>
                <w:szCs w:val="16"/>
              </w:rPr>
              <w:t>93</w:t>
            </w:r>
            <w:r w:rsidRPr="001D3869">
              <w:rPr>
                <w:sz w:val="16"/>
                <w:szCs w:val="16"/>
              </w:rPr>
              <w:t>°</w:t>
            </w:r>
            <w:r>
              <w:rPr>
                <w:sz w:val="16"/>
                <w:szCs w:val="16"/>
              </w:rPr>
              <w:t>C (20</w:t>
            </w:r>
            <w:r w:rsidRPr="001D3869">
              <w:rPr>
                <w:sz w:val="16"/>
                <w:szCs w:val="16"/>
              </w:rPr>
              <w:t>0°F</w:t>
            </w:r>
            <w:r>
              <w:rPr>
                <w:sz w:val="16"/>
                <w:szCs w:val="16"/>
              </w:rPr>
              <w:t>)</w:t>
            </w:r>
          </w:p>
        </w:tc>
      </w:tr>
      <w:tr w:rsidR="00872418" w:rsidRPr="007042E9" w14:paraId="14B029DD" w14:textId="77777777" w:rsidTr="00A25F9E">
        <w:trPr>
          <w:trHeight w:val="288"/>
          <w:jc w:val="center"/>
        </w:trPr>
        <w:tc>
          <w:tcPr>
            <w:tcW w:w="2189" w:type="dxa"/>
            <w:gridSpan w:val="3"/>
            <w:vAlign w:val="center"/>
          </w:tcPr>
          <w:p w14:paraId="1AEF86E2" w14:textId="77777777" w:rsidR="00872418" w:rsidRPr="001D3869" w:rsidRDefault="00872418" w:rsidP="00872418">
            <w:pPr>
              <w:autoSpaceDE/>
              <w:autoSpaceDN/>
              <w:adjustRightInd/>
              <w:spacing w:before="0" w:line="240" w:lineRule="auto"/>
              <w:ind w:left="0"/>
              <w:rPr>
                <w:b/>
                <w:sz w:val="16"/>
                <w:szCs w:val="16"/>
              </w:rPr>
            </w:pPr>
          </w:p>
        </w:tc>
        <w:tc>
          <w:tcPr>
            <w:tcW w:w="2916" w:type="dxa"/>
            <w:vAlign w:val="center"/>
          </w:tcPr>
          <w:p w14:paraId="721657DA" w14:textId="77777777" w:rsidR="00872418" w:rsidRPr="001D3869" w:rsidRDefault="00872418" w:rsidP="00872418">
            <w:pPr>
              <w:autoSpaceDE/>
              <w:autoSpaceDN/>
              <w:adjustRightInd/>
              <w:spacing w:before="0" w:line="240" w:lineRule="auto"/>
              <w:ind w:left="0"/>
              <w:rPr>
                <w:sz w:val="16"/>
                <w:szCs w:val="16"/>
              </w:rPr>
            </w:pPr>
            <w:r w:rsidRPr="002D3716">
              <w:rPr>
                <w:sz w:val="16"/>
                <w:szCs w:val="16"/>
              </w:rPr>
              <w:t xml:space="preserve">Tnemec </w:t>
            </w:r>
          </w:p>
        </w:tc>
        <w:tc>
          <w:tcPr>
            <w:tcW w:w="2807" w:type="dxa"/>
            <w:gridSpan w:val="2"/>
            <w:vAlign w:val="center"/>
          </w:tcPr>
          <w:p w14:paraId="5E353889" w14:textId="2A2D8C31" w:rsidR="00872418" w:rsidRPr="00C34CB9" w:rsidRDefault="00872418" w:rsidP="00872418">
            <w:pPr>
              <w:autoSpaceDE/>
              <w:autoSpaceDN/>
              <w:adjustRightInd/>
              <w:spacing w:before="0" w:line="240" w:lineRule="auto"/>
              <w:ind w:left="0"/>
              <w:rPr>
                <w:w w:val="0"/>
                <w:sz w:val="16"/>
                <w:szCs w:val="16"/>
              </w:rPr>
            </w:pPr>
            <w:r w:rsidRPr="00C34CB9">
              <w:rPr>
                <w:sz w:val="16"/>
                <w:szCs w:val="16"/>
              </w:rPr>
              <w:t xml:space="preserve">Series 436 Perma-Shield FR </w:t>
            </w:r>
          </w:p>
        </w:tc>
        <w:tc>
          <w:tcPr>
            <w:tcW w:w="799" w:type="dxa"/>
            <w:vAlign w:val="center"/>
          </w:tcPr>
          <w:p w14:paraId="3AC6C0CD" w14:textId="77777777" w:rsidR="00872418" w:rsidRPr="001D3869" w:rsidRDefault="00872418" w:rsidP="00872418">
            <w:pPr>
              <w:autoSpaceDE/>
              <w:autoSpaceDN/>
              <w:adjustRightInd/>
              <w:spacing w:before="0" w:line="240" w:lineRule="auto"/>
              <w:ind w:left="0"/>
              <w:jc w:val="center"/>
              <w:rPr>
                <w:sz w:val="16"/>
                <w:szCs w:val="16"/>
              </w:rPr>
            </w:pPr>
            <w:r>
              <w:rPr>
                <w:sz w:val="16"/>
                <w:szCs w:val="16"/>
              </w:rPr>
              <w:t>28</w:t>
            </w:r>
          </w:p>
        </w:tc>
        <w:tc>
          <w:tcPr>
            <w:tcW w:w="1222" w:type="dxa"/>
            <w:vAlign w:val="center"/>
          </w:tcPr>
          <w:p w14:paraId="75DF5AED" w14:textId="77777777" w:rsidR="00872418" w:rsidRPr="001D3869" w:rsidRDefault="00872418" w:rsidP="00872418">
            <w:pPr>
              <w:autoSpaceDE/>
              <w:autoSpaceDN/>
              <w:adjustRightInd/>
              <w:spacing w:before="0" w:line="240" w:lineRule="auto"/>
              <w:ind w:left="0"/>
              <w:rPr>
                <w:sz w:val="16"/>
                <w:szCs w:val="16"/>
              </w:rPr>
            </w:pPr>
            <w:r>
              <w:rPr>
                <w:sz w:val="16"/>
                <w:szCs w:val="16"/>
              </w:rPr>
              <w:t>85</w:t>
            </w:r>
            <w:r w:rsidRPr="001D3869">
              <w:rPr>
                <w:sz w:val="16"/>
                <w:szCs w:val="16"/>
              </w:rPr>
              <w:t>°</w:t>
            </w:r>
            <w:r>
              <w:rPr>
                <w:sz w:val="16"/>
                <w:szCs w:val="16"/>
              </w:rPr>
              <w:t>C (185</w:t>
            </w:r>
            <w:r w:rsidRPr="001D3869">
              <w:rPr>
                <w:sz w:val="16"/>
                <w:szCs w:val="16"/>
              </w:rPr>
              <w:t>°F</w:t>
            </w:r>
            <w:r>
              <w:rPr>
                <w:sz w:val="16"/>
                <w:szCs w:val="16"/>
              </w:rPr>
              <w:t>)</w:t>
            </w:r>
          </w:p>
        </w:tc>
      </w:tr>
      <w:tr w:rsidR="00872418" w:rsidRPr="001D3869" w14:paraId="104BDB57" w14:textId="77777777" w:rsidTr="00A25F9E">
        <w:trPr>
          <w:trHeight w:val="288"/>
          <w:jc w:val="center"/>
        </w:trPr>
        <w:tc>
          <w:tcPr>
            <w:tcW w:w="2189" w:type="dxa"/>
            <w:gridSpan w:val="3"/>
            <w:tcBorders>
              <w:bottom w:val="single" w:sz="12" w:space="0" w:color="auto"/>
            </w:tcBorders>
            <w:vAlign w:val="center"/>
          </w:tcPr>
          <w:p w14:paraId="4542CF30" w14:textId="77777777" w:rsidR="00872418" w:rsidRPr="00F029EB" w:rsidRDefault="00872418" w:rsidP="00872418">
            <w:pPr>
              <w:autoSpaceDE/>
              <w:autoSpaceDN/>
              <w:adjustRightInd/>
              <w:spacing w:before="0" w:line="240" w:lineRule="auto"/>
              <w:ind w:left="0"/>
              <w:rPr>
                <w:b/>
                <w:sz w:val="16"/>
                <w:szCs w:val="16"/>
              </w:rPr>
            </w:pPr>
          </w:p>
        </w:tc>
        <w:tc>
          <w:tcPr>
            <w:tcW w:w="7744" w:type="dxa"/>
            <w:gridSpan w:val="5"/>
            <w:tcBorders>
              <w:bottom w:val="single" w:sz="12" w:space="0" w:color="auto"/>
            </w:tcBorders>
            <w:vAlign w:val="center"/>
          </w:tcPr>
          <w:p w14:paraId="2F133E5A" w14:textId="77777777" w:rsidR="00872418" w:rsidRPr="002D3716" w:rsidRDefault="00872418" w:rsidP="00872418">
            <w:pPr>
              <w:autoSpaceDE/>
              <w:autoSpaceDN/>
              <w:adjustRightInd/>
              <w:spacing w:before="0" w:line="240" w:lineRule="auto"/>
              <w:ind w:left="0"/>
              <w:rPr>
                <w:sz w:val="16"/>
                <w:szCs w:val="16"/>
              </w:rPr>
            </w:pPr>
            <w:r w:rsidRPr="002D3716">
              <w:rPr>
                <w:i/>
                <w:sz w:val="14"/>
                <w:szCs w:val="14"/>
              </w:rPr>
              <w:t>Note: Stripe coat of welds and edges highly recommended</w:t>
            </w:r>
          </w:p>
        </w:tc>
      </w:tr>
      <w:tr w:rsidR="00872418" w:rsidRPr="001D3869" w14:paraId="245F3703" w14:textId="77777777" w:rsidTr="00A25F9E">
        <w:trPr>
          <w:trHeight w:val="288"/>
          <w:jc w:val="center"/>
        </w:trPr>
        <w:tc>
          <w:tcPr>
            <w:tcW w:w="9933" w:type="dxa"/>
            <w:gridSpan w:val="8"/>
            <w:tcBorders>
              <w:top w:val="single" w:sz="12" w:space="0" w:color="auto"/>
            </w:tcBorders>
            <w:vAlign w:val="center"/>
          </w:tcPr>
          <w:p w14:paraId="2175197B" w14:textId="77777777" w:rsidR="00872418" w:rsidRPr="001D3869" w:rsidRDefault="00872418" w:rsidP="00502CD7">
            <w:pPr>
              <w:autoSpaceDE/>
              <w:autoSpaceDN/>
              <w:adjustRightInd/>
              <w:spacing w:before="0" w:line="240" w:lineRule="auto"/>
              <w:ind w:left="0"/>
              <w:rPr>
                <w:i/>
                <w:sz w:val="14"/>
                <w:szCs w:val="14"/>
              </w:rPr>
            </w:pPr>
          </w:p>
        </w:tc>
      </w:tr>
      <w:tr w:rsidR="00872418" w:rsidRPr="000F4EA8" w14:paraId="77608B24" w14:textId="77777777" w:rsidTr="00A25F9E">
        <w:trPr>
          <w:trHeight w:val="288"/>
          <w:jc w:val="center"/>
        </w:trPr>
        <w:tc>
          <w:tcPr>
            <w:tcW w:w="1301" w:type="dxa"/>
            <w:vAlign w:val="center"/>
          </w:tcPr>
          <w:p w14:paraId="73CE31D2" w14:textId="77777777" w:rsidR="00872418" w:rsidRPr="000F4EA8" w:rsidRDefault="00872418" w:rsidP="00872418">
            <w:pPr>
              <w:autoSpaceDE/>
              <w:autoSpaceDN/>
              <w:adjustRightInd/>
              <w:spacing w:before="0" w:line="240" w:lineRule="auto"/>
              <w:ind w:left="-72"/>
              <w:rPr>
                <w:b/>
                <w:sz w:val="16"/>
                <w:szCs w:val="16"/>
              </w:rPr>
            </w:pPr>
            <w:r w:rsidRPr="000F4EA8">
              <w:rPr>
                <w:b/>
                <w:sz w:val="16"/>
                <w:szCs w:val="16"/>
              </w:rPr>
              <w:t>Last Update:</w:t>
            </w:r>
          </w:p>
        </w:tc>
        <w:tc>
          <w:tcPr>
            <w:tcW w:w="3804" w:type="dxa"/>
            <w:gridSpan w:val="3"/>
            <w:vAlign w:val="center"/>
          </w:tcPr>
          <w:p w14:paraId="485A4D49" w14:textId="740F94F3" w:rsidR="00872418" w:rsidRPr="000F4EA8" w:rsidRDefault="00C34CB9" w:rsidP="00872418">
            <w:pPr>
              <w:autoSpaceDE/>
              <w:autoSpaceDN/>
              <w:adjustRightInd/>
              <w:spacing w:before="0" w:line="240" w:lineRule="auto"/>
              <w:ind w:left="-72"/>
              <w:rPr>
                <w:b/>
                <w:sz w:val="16"/>
                <w:szCs w:val="16"/>
              </w:rPr>
            </w:pPr>
            <w:r>
              <w:rPr>
                <w:position w:val="-1"/>
                <w:sz w:val="16"/>
                <w:szCs w:val="16"/>
              </w:rPr>
              <w:t>November</w:t>
            </w:r>
            <w:r w:rsidR="00872418">
              <w:rPr>
                <w:position w:val="-1"/>
                <w:sz w:val="16"/>
                <w:szCs w:val="16"/>
              </w:rPr>
              <w:t xml:space="preserve"> 2025</w:t>
            </w:r>
          </w:p>
        </w:tc>
        <w:tc>
          <w:tcPr>
            <w:tcW w:w="2807" w:type="dxa"/>
            <w:gridSpan w:val="2"/>
            <w:vAlign w:val="center"/>
          </w:tcPr>
          <w:p w14:paraId="4B53B712" w14:textId="77777777" w:rsidR="00872418" w:rsidRPr="000F4EA8" w:rsidRDefault="00872418" w:rsidP="00872418">
            <w:pPr>
              <w:rPr>
                <w:b/>
                <w:sz w:val="16"/>
                <w:szCs w:val="16"/>
              </w:rPr>
            </w:pPr>
          </w:p>
        </w:tc>
        <w:tc>
          <w:tcPr>
            <w:tcW w:w="799" w:type="dxa"/>
            <w:vAlign w:val="center"/>
          </w:tcPr>
          <w:p w14:paraId="65A3074D" w14:textId="77777777" w:rsidR="00872418" w:rsidRPr="000F4EA8" w:rsidRDefault="00872418" w:rsidP="00872418">
            <w:pPr>
              <w:jc w:val="center"/>
              <w:rPr>
                <w:b/>
                <w:sz w:val="16"/>
                <w:szCs w:val="16"/>
              </w:rPr>
            </w:pPr>
          </w:p>
        </w:tc>
        <w:tc>
          <w:tcPr>
            <w:tcW w:w="1222" w:type="dxa"/>
            <w:vAlign w:val="center"/>
          </w:tcPr>
          <w:p w14:paraId="3A5C060A" w14:textId="77777777" w:rsidR="00872418" w:rsidRPr="000F4EA8" w:rsidRDefault="00872418" w:rsidP="00872418">
            <w:pPr>
              <w:jc w:val="center"/>
              <w:rPr>
                <w:b/>
                <w:sz w:val="16"/>
                <w:szCs w:val="16"/>
              </w:rPr>
            </w:pPr>
          </w:p>
        </w:tc>
      </w:tr>
    </w:tbl>
    <w:p w14:paraId="4290BA75" w14:textId="221C0C13" w:rsidR="00CC4520" w:rsidRPr="00D910D4" w:rsidRDefault="00CC4520" w:rsidP="00D910D4">
      <w:pPr>
        <w:spacing w:before="0" w:line="240" w:lineRule="auto"/>
        <w:ind w:left="630" w:hanging="540"/>
        <w:rPr>
          <w:color w:val="auto"/>
          <w:sz w:val="16"/>
          <w:szCs w:val="16"/>
        </w:rPr>
      </w:pPr>
    </w:p>
    <w:p w14:paraId="5D225DF3" w14:textId="112F280A" w:rsidR="00CC4520" w:rsidRPr="00D910D4" w:rsidRDefault="00CC4520" w:rsidP="00D910D4">
      <w:pPr>
        <w:spacing w:before="0" w:line="240" w:lineRule="auto"/>
        <w:ind w:left="630" w:hanging="540"/>
        <w:rPr>
          <w:color w:val="auto"/>
          <w:sz w:val="16"/>
          <w:szCs w:val="16"/>
        </w:rPr>
      </w:pPr>
      <w:r w:rsidRPr="00D910D4">
        <w:rPr>
          <w:color w:val="auto"/>
          <w:sz w:val="16"/>
          <w:szCs w:val="16"/>
        </w:rPr>
        <w:t>Note 1:</w:t>
      </w:r>
      <w:r w:rsidR="00946694">
        <w:rPr>
          <w:color w:val="auto"/>
          <w:sz w:val="16"/>
          <w:szCs w:val="16"/>
        </w:rPr>
        <w:tab/>
      </w:r>
      <w:r w:rsidRPr="00D910D4">
        <w:rPr>
          <w:color w:val="auto"/>
          <w:sz w:val="16"/>
          <w:szCs w:val="16"/>
        </w:rPr>
        <w:t xml:space="preserve">The most efficient way is single coat thick film. Check manufacturer’s recommendations. </w:t>
      </w:r>
    </w:p>
    <w:p w14:paraId="0A7B22D9" w14:textId="591FC55F" w:rsidR="00CC4520" w:rsidRPr="00D910D4" w:rsidRDefault="00CC4520" w:rsidP="00D910D4">
      <w:pPr>
        <w:spacing w:before="0" w:line="240" w:lineRule="auto"/>
        <w:ind w:left="630" w:hanging="540"/>
        <w:rPr>
          <w:color w:val="auto"/>
          <w:sz w:val="16"/>
          <w:szCs w:val="16"/>
        </w:rPr>
      </w:pPr>
      <w:r w:rsidRPr="00D910D4">
        <w:rPr>
          <w:color w:val="auto"/>
          <w:sz w:val="16"/>
          <w:szCs w:val="16"/>
        </w:rPr>
        <w:t>Note 2</w:t>
      </w:r>
      <w:proofErr w:type="gramStart"/>
      <w:r w:rsidRPr="00D910D4">
        <w:rPr>
          <w:color w:val="auto"/>
          <w:sz w:val="16"/>
          <w:szCs w:val="16"/>
        </w:rPr>
        <w:t xml:space="preserve">: </w:t>
      </w:r>
      <w:r w:rsidR="00946694">
        <w:rPr>
          <w:color w:val="auto"/>
          <w:sz w:val="16"/>
          <w:szCs w:val="16"/>
        </w:rPr>
        <w:tab/>
      </w:r>
      <w:r w:rsidRPr="00D910D4">
        <w:rPr>
          <w:color w:val="auto"/>
          <w:sz w:val="16"/>
          <w:szCs w:val="16"/>
        </w:rPr>
        <w:t>Consult</w:t>
      </w:r>
      <w:proofErr w:type="gramEnd"/>
      <w:r w:rsidRPr="00D910D4">
        <w:rPr>
          <w:color w:val="auto"/>
          <w:sz w:val="16"/>
          <w:szCs w:val="16"/>
        </w:rPr>
        <w:t xml:space="preserve"> TCO coating expert if seam sealant, putty or pit filler is required </w:t>
      </w:r>
    </w:p>
    <w:p w14:paraId="30F4A411" w14:textId="32E3C121" w:rsidR="00CC4520" w:rsidRPr="00D910D4" w:rsidRDefault="00CC4520" w:rsidP="00D910D4">
      <w:pPr>
        <w:spacing w:before="0" w:line="240" w:lineRule="auto"/>
        <w:ind w:left="630" w:hanging="540"/>
        <w:rPr>
          <w:color w:val="auto"/>
          <w:sz w:val="16"/>
          <w:szCs w:val="16"/>
        </w:rPr>
      </w:pPr>
      <w:r w:rsidRPr="00D910D4">
        <w:rPr>
          <w:color w:val="auto"/>
          <w:sz w:val="16"/>
          <w:szCs w:val="16"/>
        </w:rPr>
        <w:t>Note 3</w:t>
      </w:r>
      <w:proofErr w:type="gramStart"/>
      <w:r w:rsidRPr="00D910D4">
        <w:rPr>
          <w:color w:val="auto"/>
          <w:sz w:val="16"/>
          <w:szCs w:val="16"/>
        </w:rPr>
        <w:t xml:space="preserve">: </w:t>
      </w:r>
      <w:r w:rsidR="00946694">
        <w:rPr>
          <w:color w:val="auto"/>
          <w:sz w:val="16"/>
          <w:szCs w:val="16"/>
        </w:rPr>
        <w:tab/>
      </w:r>
      <w:r w:rsidRPr="00D910D4">
        <w:rPr>
          <w:color w:val="auto"/>
          <w:sz w:val="16"/>
          <w:szCs w:val="16"/>
        </w:rPr>
        <w:t>*</w:t>
      </w:r>
      <w:proofErr w:type="gramEnd"/>
      <w:r w:rsidRPr="00D910D4">
        <w:rPr>
          <w:color w:val="auto"/>
          <w:sz w:val="16"/>
          <w:szCs w:val="16"/>
        </w:rPr>
        <w:t>Excluding 4500FS.</w:t>
      </w:r>
    </w:p>
    <w:p w14:paraId="413CA616" w14:textId="6674CCE1" w:rsidR="00E46739" w:rsidRPr="00D910D4" w:rsidRDefault="00E46739" w:rsidP="00D910D4">
      <w:pPr>
        <w:spacing w:before="0" w:line="240" w:lineRule="auto"/>
        <w:ind w:left="630" w:hanging="540"/>
        <w:rPr>
          <w:color w:val="auto"/>
          <w:sz w:val="16"/>
          <w:szCs w:val="16"/>
        </w:rPr>
      </w:pPr>
      <w:r w:rsidRPr="00D910D4">
        <w:rPr>
          <w:color w:val="auto"/>
          <w:sz w:val="16"/>
          <w:szCs w:val="16"/>
        </w:rPr>
        <w:t xml:space="preserve">Note 4: </w:t>
      </w:r>
      <w:r w:rsidR="00946694">
        <w:rPr>
          <w:color w:val="auto"/>
          <w:sz w:val="16"/>
          <w:szCs w:val="16"/>
        </w:rPr>
        <w:tab/>
      </w:r>
      <w:r w:rsidRPr="00D910D4">
        <w:rPr>
          <w:color w:val="auto"/>
          <w:sz w:val="16"/>
          <w:szCs w:val="16"/>
        </w:rPr>
        <w:t>** Includes Enviroline 2405 material</w:t>
      </w:r>
    </w:p>
    <w:p w14:paraId="415BC82F" w14:textId="4EBC7C4C" w:rsidR="00E46739" w:rsidRPr="00E9611C" w:rsidRDefault="00E46739" w:rsidP="00CC4520">
      <w:pPr>
        <w:pStyle w:val="CES5191Arial8leftaligned"/>
        <w:ind w:left="1080" w:hanging="990"/>
        <w:rPr>
          <w:rFonts w:ascii="Times New Roman" w:hAnsi="Times New Roman" w:cs="Times New Roman"/>
          <w:color w:val="auto"/>
        </w:rPr>
      </w:pPr>
    </w:p>
    <w:p w14:paraId="228D2910" w14:textId="77777777" w:rsidR="00CC4520" w:rsidRPr="007A0FAD" w:rsidRDefault="00CC4520" w:rsidP="00A25F9E">
      <w:pPr>
        <w:widowControl w:val="0"/>
        <w:spacing w:line="240" w:lineRule="auto"/>
        <w:ind w:left="561" w:right="2790" w:hanging="703"/>
        <w:contextualSpacing/>
      </w:pPr>
    </w:p>
    <w:p w14:paraId="71535AA4" w14:textId="77777777" w:rsidR="00A25F9E" w:rsidRPr="001D3869" w:rsidRDefault="00A25F9E" w:rsidP="00A25F9E">
      <w:pPr>
        <w:widowControl w:val="0"/>
        <w:spacing w:line="240" w:lineRule="auto"/>
        <w:ind w:left="561" w:right="2790" w:hanging="703"/>
        <w:contextualSpacing/>
        <w:rPr>
          <w:sz w:val="20"/>
          <w:szCs w:val="20"/>
        </w:rPr>
      </w:pPr>
    </w:p>
    <w:p w14:paraId="25C93200" w14:textId="77777777" w:rsidR="00A25F9E" w:rsidRPr="001D3869" w:rsidRDefault="00A25F9E" w:rsidP="00A25F9E">
      <w:pPr>
        <w:tabs>
          <w:tab w:val="left" w:pos="3225"/>
        </w:tabs>
        <w:rPr>
          <w:sz w:val="20"/>
          <w:szCs w:val="20"/>
        </w:rPr>
      </w:pPr>
      <w:r w:rsidRPr="001D3869">
        <w:rPr>
          <w:sz w:val="20"/>
          <w:szCs w:val="20"/>
        </w:rPr>
        <w:br w:type="page"/>
      </w:r>
    </w:p>
    <w:tbl>
      <w:tblPr>
        <w:tblW w:w="9951" w:type="dxa"/>
        <w:jc w:val="center"/>
        <w:tblLayout w:type="fixed"/>
        <w:tblLook w:val="01E0" w:firstRow="1" w:lastRow="1" w:firstColumn="1" w:lastColumn="1" w:noHBand="0" w:noVBand="0"/>
      </w:tblPr>
      <w:tblGrid>
        <w:gridCol w:w="1283"/>
        <w:gridCol w:w="270"/>
        <w:gridCol w:w="497"/>
        <w:gridCol w:w="2899"/>
        <w:gridCol w:w="990"/>
        <w:gridCol w:w="1876"/>
        <w:gridCol w:w="971"/>
        <w:gridCol w:w="1149"/>
        <w:gridCol w:w="16"/>
      </w:tblGrid>
      <w:tr w:rsidR="00A25F9E" w:rsidRPr="001D3869" w14:paraId="58FEABA4" w14:textId="77777777" w:rsidTr="00A25F9E">
        <w:trPr>
          <w:trHeight w:val="360"/>
          <w:jc w:val="center"/>
        </w:trPr>
        <w:tc>
          <w:tcPr>
            <w:tcW w:w="9951" w:type="dxa"/>
            <w:gridSpan w:val="9"/>
            <w:tcBorders>
              <w:top w:val="single" w:sz="6" w:space="0" w:color="auto"/>
              <w:bottom w:val="single" w:sz="12" w:space="0" w:color="auto"/>
            </w:tcBorders>
            <w:shd w:val="clear" w:color="auto" w:fill="FFFFFF"/>
            <w:vAlign w:val="center"/>
          </w:tcPr>
          <w:p w14:paraId="328FFD8C" w14:textId="77777777" w:rsidR="00A25F9E" w:rsidRPr="001D3869" w:rsidRDefault="00A25F9E" w:rsidP="00A25F9E">
            <w:pPr>
              <w:ind w:right="-72"/>
              <w:jc w:val="right"/>
              <w:rPr>
                <w:b/>
                <w:i/>
                <w:color w:val="auto"/>
              </w:rPr>
            </w:pPr>
            <w:r w:rsidRPr="001D3869">
              <w:rPr>
                <w:b/>
                <w:i/>
                <w:color w:val="auto"/>
              </w:rPr>
              <w:lastRenderedPageBreak/>
              <w:t xml:space="preserve">Thick Film </w:t>
            </w:r>
            <w:r>
              <w:rPr>
                <w:b/>
                <w:i/>
                <w:color w:val="auto"/>
              </w:rPr>
              <w:t>Linings</w:t>
            </w:r>
            <w:r w:rsidRPr="001D3869">
              <w:rPr>
                <w:b/>
                <w:i/>
                <w:color w:val="auto"/>
              </w:rPr>
              <w:t xml:space="preserve"> for Immersion Service</w:t>
            </w:r>
          </w:p>
        </w:tc>
      </w:tr>
      <w:tr w:rsidR="00A25F9E" w:rsidRPr="001D3869" w14:paraId="3B0C473B" w14:textId="77777777" w:rsidTr="00A25F9E">
        <w:trPr>
          <w:trHeight w:val="360"/>
          <w:jc w:val="center"/>
        </w:trPr>
        <w:tc>
          <w:tcPr>
            <w:tcW w:w="7815" w:type="dxa"/>
            <w:gridSpan w:val="6"/>
            <w:tcBorders>
              <w:top w:val="single" w:sz="12" w:space="0" w:color="auto"/>
              <w:left w:val="single" w:sz="12" w:space="0" w:color="auto"/>
              <w:bottom w:val="single" w:sz="12" w:space="0" w:color="auto"/>
            </w:tcBorders>
            <w:vAlign w:val="center"/>
          </w:tcPr>
          <w:p w14:paraId="3D0B8CDE"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Thick Film </w:t>
            </w:r>
            <w:r w:rsidRPr="006066C4">
              <w:rPr>
                <w:b/>
                <w:sz w:val="20"/>
                <w:szCs w:val="20"/>
              </w:rPr>
              <w:t>Linings</w:t>
            </w:r>
            <w:r w:rsidRPr="001D3869">
              <w:rPr>
                <w:b/>
                <w:sz w:val="20"/>
                <w:szCs w:val="20"/>
              </w:rPr>
              <w:t xml:space="preserve"> for NSF-Approved Potable Water Immersion Service</w:t>
            </w:r>
          </w:p>
        </w:tc>
        <w:tc>
          <w:tcPr>
            <w:tcW w:w="2136" w:type="dxa"/>
            <w:gridSpan w:val="3"/>
            <w:tcBorders>
              <w:top w:val="single" w:sz="12" w:space="0" w:color="auto"/>
              <w:bottom w:val="single" w:sz="12" w:space="0" w:color="auto"/>
              <w:right w:val="single" w:sz="12" w:space="0" w:color="auto"/>
            </w:tcBorders>
            <w:shd w:val="clear" w:color="auto" w:fill="000000"/>
            <w:vAlign w:val="center"/>
          </w:tcPr>
          <w:p w14:paraId="7F27F5C3"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9.3</w:t>
            </w:r>
          </w:p>
        </w:tc>
      </w:tr>
      <w:tr w:rsidR="00A25F9E" w:rsidRPr="001D3869" w14:paraId="318F0169" w14:textId="77777777" w:rsidTr="00A25F9E">
        <w:trPr>
          <w:cantSplit/>
          <w:trHeight w:val="288"/>
          <w:jc w:val="center"/>
        </w:trPr>
        <w:tc>
          <w:tcPr>
            <w:tcW w:w="1553" w:type="dxa"/>
            <w:gridSpan w:val="2"/>
            <w:tcBorders>
              <w:top w:val="single" w:sz="12" w:space="0" w:color="auto"/>
            </w:tcBorders>
          </w:tcPr>
          <w:p w14:paraId="611572FB"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396" w:type="dxa"/>
            <w:gridSpan w:val="2"/>
            <w:tcBorders>
              <w:top w:val="single" w:sz="12" w:space="0" w:color="auto"/>
            </w:tcBorders>
          </w:tcPr>
          <w:p w14:paraId="3FCB6E39" w14:textId="77777777" w:rsidR="00946694" w:rsidRPr="00946694" w:rsidRDefault="00946694" w:rsidP="00946694">
            <w:pPr>
              <w:autoSpaceDE/>
              <w:autoSpaceDN/>
              <w:adjustRightInd/>
              <w:spacing w:before="0" w:line="240" w:lineRule="auto"/>
              <w:ind w:left="-72" w:right="-103"/>
              <w:rPr>
                <w:sz w:val="16"/>
                <w:szCs w:val="16"/>
              </w:rPr>
            </w:pPr>
            <w:r w:rsidRPr="00946694">
              <w:rPr>
                <w:sz w:val="16"/>
                <w:szCs w:val="16"/>
              </w:rPr>
              <w:t>SSPC-SP1/SP5(NACENo.</w:t>
            </w:r>
            <w:proofErr w:type="gramStart"/>
            <w:r w:rsidRPr="00946694">
              <w:rPr>
                <w:sz w:val="16"/>
                <w:szCs w:val="16"/>
              </w:rPr>
              <w:t>1)(</w:t>
            </w:r>
            <w:proofErr w:type="gramEnd"/>
            <w:r w:rsidRPr="00946694">
              <w:rPr>
                <w:sz w:val="16"/>
                <w:szCs w:val="16"/>
              </w:rPr>
              <w:t>SA3)</w:t>
            </w:r>
          </w:p>
          <w:p w14:paraId="18918365" w14:textId="7A505BAB" w:rsidR="00A25F9E" w:rsidRPr="003B2DEF" w:rsidRDefault="00946694" w:rsidP="00946694">
            <w:pPr>
              <w:autoSpaceDE/>
              <w:autoSpaceDN/>
              <w:adjustRightInd/>
              <w:spacing w:before="0" w:line="240" w:lineRule="auto"/>
              <w:ind w:left="-72" w:right="-103"/>
              <w:rPr>
                <w:sz w:val="16"/>
                <w:szCs w:val="16"/>
              </w:rPr>
            </w:pPr>
            <w:r w:rsidRPr="00946694">
              <w:rPr>
                <w:sz w:val="16"/>
                <w:szCs w:val="16"/>
              </w:rPr>
              <w:t>White metal blast cleanliness.</w:t>
            </w:r>
          </w:p>
        </w:tc>
        <w:tc>
          <w:tcPr>
            <w:tcW w:w="990" w:type="dxa"/>
            <w:tcBorders>
              <w:top w:val="single" w:sz="12" w:space="0" w:color="auto"/>
            </w:tcBorders>
          </w:tcPr>
          <w:p w14:paraId="216A7FD4"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012" w:type="dxa"/>
            <w:gridSpan w:val="4"/>
            <w:vMerge w:val="restart"/>
            <w:tcBorders>
              <w:top w:val="single" w:sz="12" w:space="0" w:color="auto"/>
            </w:tcBorders>
          </w:tcPr>
          <w:p w14:paraId="0DB69C18"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6A1D78BB" w14:textId="77777777" w:rsidTr="00A25F9E">
        <w:trPr>
          <w:cantSplit/>
          <w:trHeight w:val="288"/>
          <w:jc w:val="center"/>
        </w:trPr>
        <w:tc>
          <w:tcPr>
            <w:tcW w:w="1553" w:type="dxa"/>
            <w:gridSpan w:val="2"/>
          </w:tcPr>
          <w:p w14:paraId="5635F7EE"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396" w:type="dxa"/>
            <w:gridSpan w:val="2"/>
          </w:tcPr>
          <w:p w14:paraId="6F7536AE"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7EBFAD83" w14:textId="77777777" w:rsidR="00A25F9E" w:rsidRPr="001D3869" w:rsidRDefault="00A25F9E" w:rsidP="00A25F9E">
            <w:pPr>
              <w:jc w:val="right"/>
              <w:rPr>
                <w:b/>
                <w:sz w:val="16"/>
                <w:szCs w:val="16"/>
              </w:rPr>
            </w:pPr>
          </w:p>
        </w:tc>
        <w:tc>
          <w:tcPr>
            <w:tcW w:w="4012" w:type="dxa"/>
            <w:gridSpan w:val="4"/>
            <w:vMerge/>
            <w:vAlign w:val="center"/>
          </w:tcPr>
          <w:p w14:paraId="1A7087FB" w14:textId="77777777" w:rsidR="00A25F9E" w:rsidRPr="001D3869" w:rsidRDefault="00A25F9E" w:rsidP="00A25F9E"/>
        </w:tc>
      </w:tr>
      <w:tr w:rsidR="00A25F9E" w:rsidRPr="001D3869" w14:paraId="46E3EF6F" w14:textId="77777777" w:rsidTr="00A25F9E">
        <w:trPr>
          <w:cantSplit/>
          <w:trHeight w:val="288"/>
          <w:jc w:val="center"/>
        </w:trPr>
        <w:tc>
          <w:tcPr>
            <w:tcW w:w="1553" w:type="dxa"/>
            <w:gridSpan w:val="2"/>
            <w:tcBorders>
              <w:bottom w:val="single" w:sz="12" w:space="0" w:color="auto"/>
            </w:tcBorders>
          </w:tcPr>
          <w:p w14:paraId="07AD81E4"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396" w:type="dxa"/>
            <w:gridSpan w:val="2"/>
            <w:tcBorders>
              <w:bottom w:val="single" w:sz="12" w:space="0" w:color="auto"/>
            </w:tcBorders>
          </w:tcPr>
          <w:p w14:paraId="265CC725"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0.</w:t>
            </w:r>
            <w:r>
              <w:rPr>
                <w:color w:val="auto"/>
                <w:sz w:val="16"/>
                <w:szCs w:val="16"/>
              </w:rPr>
              <w:t>635</w:t>
            </w:r>
            <w:r w:rsidRPr="003B2DEF">
              <w:rPr>
                <w:color w:val="auto"/>
                <w:sz w:val="16"/>
                <w:szCs w:val="16"/>
              </w:rPr>
              <w:t xml:space="preserve"> – </w:t>
            </w:r>
            <w:r>
              <w:rPr>
                <w:color w:val="auto"/>
                <w:sz w:val="16"/>
                <w:szCs w:val="16"/>
              </w:rPr>
              <w:t>1</w:t>
            </w:r>
            <w:r w:rsidRPr="003B2DEF">
              <w:rPr>
                <w:color w:val="auto"/>
                <w:sz w:val="16"/>
                <w:szCs w:val="16"/>
              </w:rPr>
              <w:t>.</w:t>
            </w:r>
            <w:r>
              <w:rPr>
                <w:color w:val="auto"/>
                <w:sz w:val="16"/>
                <w:szCs w:val="16"/>
              </w:rPr>
              <w:t>270</w:t>
            </w:r>
            <w:r w:rsidRPr="003B2DEF">
              <w:rPr>
                <w:color w:val="auto"/>
                <w:sz w:val="16"/>
                <w:szCs w:val="16"/>
              </w:rPr>
              <w:t xml:space="preserve"> mm. (</w:t>
            </w:r>
            <w:r>
              <w:rPr>
                <w:color w:val="auto"/>
                <w:sz w:val="16"/>
                <w:szCs w:val="16"/>
              </w:rPr>
              <w:t>25</w:t>
            </w:r>
            <w:r w:rsidRPr="003B2DEF">
              <w:rPr>
                <w:color w:val="auto"/>
                <w:sz w:val="16"/>
                <w:szCs w:val="16"/>
              </w:rPr>
              <w:t xml:space="preserve">.0 - </w:t>
            </w:r>
            <w:r>
              <w:rPr>
                <w:color w:val="auto"/>
                <w:sz w:val="16"/>
                <w:szCs w:val="16"/>
              </w:rPr>
              <w:t>50</w:t>
            </w:r>
            <w:r w:rsidRPr="003B2DEF">
              <w:rPr>
                <w:color w:val="auto"/>
                <w:sz w:val="16"/>
                <w:szCs w:val="16"/>
              </w:rPr>
              <w:t>.0 mils)</w:t>
            </w:r>
          </w:p>
          <w:p w14:paraId="50509C93" w14:textId="5C8135DE"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(sprayable), </w:t>
            </w:r>
            <w:ins w:id="1331" w:author="Kurmanov, Aidyn [STAMGazStroy LLP]" w:date="2025-12-11T15:34:00Z" w16du:dateUtc="2025-12-11T10:34:00Z">
              <w:r w:rsidR="0018552A" w:rsidRPr="001A20CC">
                <w:rPr>
                  <w:color w:val="auto"/>
                  <w:sz w:val="16"/>
                  <w:szCs w:val="16"/>
                </w:rPr>
                <w:t>2</w:t>
              </w:r>
              <w:r w:rsidR="0018552A">
                <w:rPr>
                  <w:color w:val="auto"/>
                  <w:sz w:val="16"/>
                  <w:szCs w:val="16"/>
                </w:rPr>
                <w:t>.</w:t>
              </w:r>
              <w:r w:rsidR="0018552A" w:rsidRPr="001A20CC">
                <w:rPr>
                  <w:color w:val="auto"/>
                  <w:sz w:val="16"/>
                  <w:szCs w:val="16"/>
                </w:rPr>
                <w:t xml:space="preserve">032 </w:t>
              </w:r>
              <w:r w:rsidR="0018552A">
                <w:rPr>
                  <w:color w:val="auto"/>
                  <w:sz w:val="16"/>
                  <w:szCs w:val="16"/>
                </w:rPr>
                <w:t>mm</w:t>
              </w:r>
              <w:r w:rsidR="0018552A" w:rsidRPr="001A20CC">
                <w:rPr>
                  <w:color w:val="auto"/>
                  <w:sz w:val="16"/>
                  <w:szCs w:val="16"/>
                </w:rPr>
                <w:t xml:space="preserve"> (80.0 </w:t>
              </w:r>
              <w:proofErr w:type="spellStart"/>
              <w:proofErr w:type="gramStart"/>
              <w:r w:rsidR="0018552A" w:rsidRPr="001A20CC">
                <w:rPr>
                  <w:color w:val="auto"/>
                  <w:sz w:val="16"/>
                  <w:szCs w:val="16"/>
                </w:rPr>
                <w:t>mils</w:t>
              </w:r>
              <w:proofErr w:type="spellEnd"/>
              <w:r w:rsidR="0018552A" w:rsidRPr="001A20CC">
                <w:rPr>
                  <w:color w:val="auto"/>
                  <w:sz w:val="16"/>
                  <w:szCs w:val="16"/>
                </w:rPr>
                <w:t xml:space="preserve"> )</w:t>
              </w:r>
            </w:ins>
            <w:proofErr w:type="gramEnd"/>
            <w:del w:id="1332" w:author="Kurmanov, Aidyn [STAMGazStroy LLP]" w:date="2025-12-11T15:34:00Z" w16du:dateUtc="2025-12-11T10:34:00Z">
              <w:r w:rsidRPr="001A20CC">
                <w:rPr>
                  <w:color w:val="auto"/>
                  <w:sz w:val="16"/>
                  <w:szCs w:val="16"/>
                </w:rPr>
                <w:delText>80.0 mils (2032 um)</w:delText>
              </w:r>
            </w:del>
            <w:r w:rsidRPr="001A20CC">
              <w:rPr>
                <w:color w:val="auto"/>
                <w:sz w:val="16"/>
                <w:szCs w:val="16"/>
              </w:rPr>
              <w:t xml:space="preserve"> (min) (</w:t>
            </w:r>
            <w:proofErr w:type="spellStart"/>
            <w:r w:rsidRPr="001A20CC">
              <w:rPr>
                <w:color w:val="auto"/>
                <w:sz w:val="16"/>
                <w:szCs w:val="16"/>
              </w:rPr>
              <w:t>trowelable</w:t>
            </w:r>
            <w:proofErr w:type="spellEnd"/>
            <w:r w:rsidRPr="001A20CC">
              <w:rPr>
                <w:color w:val="auto"/>
                <w:sz w:val="16"/>
                <w:szCs w:val="16"/>
              </w:rPr>
              <w:t>)</w:t>
            </w:r>
          </w:p>
          <w:p w14:paraId="3F938DD7" w14:textId="77777777"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(See manufacturer’s data sheets for min/max </w:t>
            </w:r>
            <w:proofErr w:type="gramStart"/>
            <w:r w:rsidRPr="001A20CC">
              <w:rPr>
                <w:color w:val="auto"/>
                <w:sz w:val="16"/>
                <w:szCs w:val="16"/>
              </w:rPr>
              <w:t>thicknesses</w:t>
            </w:r>
            <w:proofErr w:type="gramEnd"/>
            <w:r w:rsidRPr="001A20CC">
              <w:rPr>
                <w:color w:val="auto"/>
                <w:sz w:val="16"/>
                <w:szCs w:val="16"/>
              </w:rPr>
              <w:t xml:space="preserve"> per coat.)</w:t>
            </w:r>
          </w:p>
        </w:tc>
        <w:tc>
          <w:tcPr>
            <w:tcW w:w="990" w:type="dxa"/>
            <w:tcBorders>
              <w:bottom w:val="single" w:sz="12" w:space="0" w:color="auto"/>
            </w:tcBorders>
          </w:tcPr>
          <w:p w14:paraId="1AB5542A" w14:textId="77777777" w:rsidR="00A25F9E" w:rsidRPr="001D3869" w:rsidRDefault="00A25F9E" w:rsidP="00A25F9E">
            <w:pPr>
              <w:jc w:val="right"/>
              <w:rPr>
                <w:b/>
                <w:sz w:val="16"/>
                <w:szCs w:val="16"/>
              </w:rPr>
            </w:pPr>
          </w:p>
        </w:tc>
        <w:tc>
          <w:tcPr>
            <w:tcW w:w="4012" w:type="dxa"/>
            <w:gridSpan w:val="4"/>
            <w:vMerge/>
            <w:tcBorders>
              <w:bottom w:val="single" w:sz="12" w:space="0" w:color="auto"/>
            </w:tcBorders>
            <w:vAlign w:val="center"/>
          </w:tcPr>
          <w:p w14:paraId="396A87AE" w14:textId="77777777" w:rsidR="00A25F9E" w:rsidRPr="001D3869" w:rsidRDefault="00A25F9E" w:rsidP="00A25F9E"/>
        </w:tc>
      </w:tr>
      <w:tr w:rsidR="00A25F9E" w:rsidRPr="001D3869" w14:paraId="420F7FD4" w14:textId="77777777" w:rsidTr="00A25F9E">
        <w:trPr>
          <w:trHeight w:val="360"/>
          <w:jc w:val="center"/>
        </w:trPr>
        <w:tc>
          <w:tcPr>
            <w:tcW w:w="2050" w:type="dxa"/>
            <w:gridSpan w:val="3"/>
            <w:tcBorders>
              <w:top w:val="single" w:sz="12" w:space="0" w:color="auto"/>
              <w:left w:val="single" w:sz="12" w:space="0" w:color="auto"/>
              <w:bottom w:val="single" w:sz="12" w:space="0" w:color="auto"/>
            </w:tcBorders>
            <w:shd w:val="clear" w:color="auto" w:fill="000000"/>
            <w:vAlign w:val="center"/>
          </w:tcPr>
          <w:p w14:paraId="31654B45"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99" w:type="dxa"/>
            <w:tcBorders>
              <w:top w:val="single" w:sz="12" w:space="0" w:color="auto"/>
              <w:bottom w:val="single" w:sz="12" w:space="0" w:color="auto"/>
            </w:tcBorders>
            <w:shd w:val="clear" w:color="auto" w:fill="000000"/>
            <w:vAlign w:val="center"/>
          </w:tcPr>
          <w:p w14:paraId="160556A8"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66" w:type="dxa"/>
            <w:gridSpan w:val="2"/>
            <w:tcBorders>
              <w:top w:val="single" w:sz="12" w:space="0" w:color="auto"/>
              <w:bottom w:val="single" w:sz="12" w:space="0" w:color="auto"/>
            </w:tcBorders>
            <w:shd w:val="clear" w:color="auto" w:fill="000000"/>
            <w:vAlign w:val="center"/>
          </w:tcPr>
          <w:p w14:paraId="65DA3489"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7F1E4CE0"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165" w:type="dxa"/>
            <w:gridSpan w:val="2"/>
            <w:tcBorders>
              <w:top w:val="single" w:sz="12" w:space="0" w:color="auto"/>
              <w:bottom w:val="single" w:sz="12" w:space="0" w:color="auto"/>
              <w:right w:val="single" w:sz="12" w:space="0" w:color="auto"/>
            </w:tcBorders>
            <w:shd w:val="clear" w:color="auto" w:fill="000000"/>
            <w:vAlign w:val="center"/>
          </w:tcPr>
          <w:p w14:paraId="487816CD"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3853FE14" w14:textId="77777777" w:rsidTr="00A25F9E">
        <w:trPr>
          <w:trHeight w:val="288"/>
          <w:jc w:val="center"/>
        </w:trPr>
        <w:tc>
          <w:tcPr>
            <w:tcW w:w="2050" w:type="dxa"/>
            <w:gridSpan w:val="3"/>
            <w:vAlign w:val="center"/>
          </w:tcPr>
          <w:p w14:paraId="67A7BB2F" w14:textId="77777777" w:rsidR="00A25F9E" w:rsidRPr="001D3869" w:rsidRDefault="00A25F9E" w:rsidP="00A25F9E">
            <w:pPr>
              <w:autoSpaceDE/>
              <w:autoSpaceDN/>
              <w:adjustRightInd/>
              <w:spacing w:before="0" w:line="240" w:lineRule="auto"/>
              <w:ind w:left="0"/>
              <w:rPr>
                <w:b/>
                <w:sz w:val="16"/>
                <w:szCs w:val="16"/>
              </w:rPr>
            </w:pPr>
            <w:r>
              <w:rPr>
                <w:b/>
                <w:sz w:val="16"/>
                <w:szCs w:val="16"/>
              </w:rPr>
              <w:t>SINGLE</w:t>
            </w:r>
            <w:r w:rsidRPr="001D3869">
              <w:rPr>
                <w:b/>
                <w:sz w:val="16"/>
                <w:szCs w:val="16"/>
              </w:rPr>
              <w:t xml:space="preserve"> COAT</w:t>
            </w:r>
          </w:p>
        </w:tc>
        <w:tc>
          <w:tcPr>
            <w:tcW w:w="2899" w:type="dxa"/>
            <w:vAlign w:val="center"/>
          </w:tcPr>
          <w:p w14:paraId="28C4EBBE"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2866" w:type="dxa"/>
            <w:gridSpan w:val="2"/>
            <w:vAlign w:val="center"/>
          </w:tcPr>
          <w:p w14:paraId="2594A08E" w14:textId="77777777" w:rsidR="00A25F9E" w:rsidRPr="004B08E2" w:rsidRDefault="00A25F9E" w:rsidP="00A25F9E">
            <w:pPr>
              <w:autoSpaceDE/>
              <w:autoSpaceDN/>
              <w:adjustRightInd/>
              <w:spacing w:before="0" w:line="240" w:lineRule="auto"/>
              <w:ind w:left="0"/>
              <w:rPr>
                <w:sz w:val="16"/>
                <w:szCs w:val="16"/>
              </w:rPr>
            </w:pPr>
            <w:proofErr w:type="spellStart"/>
            <w:r w:rsidRPr="004B08E2">
              <w:rPr>
                <w:sz w:val="16"/>
                <w:szCs w:val="16"/>
              </w:rPr>
              <w:t>Plasite</w:t>
            </w:r>
            <w:proofErr w:type="spellEnd"/>
            <w:r w:rsidRPr="004B08E2">
              <w:rPr>
                <w:sz w:val="16"/>
                <w:szCs w:val="16"/>
              </w:rPr>
              <w:t xml:space="preserve"> 4550 Series*</w:t>
            </w:r>
          </w:p>
        </w:tc>
        <w:tc>
          <w:tcPr>
            <w:tcW w:w="971" w:type="dxa"/>
            <w:vAlign w:val="center"/>
          </w:tcPr>
          <w:p w14:paraId="51E03AD5" w14:textId="77777777" w:rsidR="00A25F9E" w:rsidRPr="001D3869" w:rsidRDefault="00A25F9E" w:rsidP="00A25F9E">
            <w:pPr>
              <w:autoSpaceDE/>
              <w:autoSpaceDN/>
              <w:adjustRightInd/>
              <w:spacing w:before="0" w:line="240" w:lineRule="auto"/>
              <w:ind w:left="0"/>
              <w:jc w:val="center"/>
              <w:rPr>
                <w:sz w:val="16"/>
                <w:szCs w:val="16"/>
              </w:rPr>
            </w:pPr>
            <w:r>
              <w:rPr>
                <w:sz w:val="16"/>
                <w:szCs w:val="16"/>
              </w:rPr>
              <w:t>0-3</w:t>
            </w:r>
          </w:p>
        </w:tc>
        <w:tc>
          <w:tcPr>
            <w:tcW w:w="1165" w:type="dxa"/>
            <w:gridSpan w:val="2"/>
            <w:vAlign w:val="center"/>
          </w:tcPr>
          <w:p w14:paraId="223DCFA7" w14:textId="77777777" w:rsidR="00A25F9E" w:rsidRPr="001D3869" w:rsidRDefault="00A25F9E"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A25F9E" w:rsidRPr="001D3869" w14:paraId="353DE3C4" w14:textId="77777777" w:rsidTr="00A25F9E">
        <w:trPr>
          <w:trHeight w:val="288"/>
          <w:jc w:val="center"/>
        </w:trPr>
        <w:tc>
          <w:tcPr>
            <w:tcW w:w="2050" w:type="dxa"/>
            <w:gridSpan w:val="3"/>
            <w:vAlign w:val="center"/>
          </w:tcPr>
          <w:p w14:paraId="094718E4" w14:textId="77777777" w:rsidR="00A25F9E" w:rsidRPr="001D3869" w:rsidRDefault="00A25F9E" w:rsidP="00A25F9E">
            <w:pPr>
              <w:autoSpaceDE/>
              <w:autoSpaceDN/>
              <w:adjustRightInd/>
              <w:spacing w:before="0" w:line="240" w:lineRule="auto"/>
              <w:ind w:left="0"/>
              <w:rPr>
                <w:b/>
                <w:sz w:val="16"/>
                <w:szCs w:val="16"/>
              </w:rPr>
            </w:pPr>
            <w:r>
              <w:rPr>
                <w:b/>
                <w:sz w:val="16"/>
                <w:szCs w:val="16"/>
              </w:rPr>
              <w:t>Thick Film</w:t>
            </w:r>
          </w:p>
        </w:tc>
        <w:tc>
          <w:tcPr>
            <w:tcW w:w="2899" w:type="dxa"/>
            <w:vAlign w:val="center"/>
          </w:tcPr>
          <w:p w14:paraId="07928B38"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Hempel Coatings (USA), Inc.</w:t>
            </w:r>
          </w:p>
        </w:tc>
        <w:tc>
          <w:tcPr>
            <w:tcW w:w="2866" w:type="dxa"/>
            <w:gridSpan w:val="2"/>
            <w:vAlign w:val="center"/>
          </w:tcPr>
          <w:p w14:paraId="1BF39327" w14:textId="77777777" w:rsidR="00A25F9E" w:rsidRPr="004B08E2" w:rsidRDefault="00A25F9E" w:rsidP="00A25F9E">
            <w:pPr>
              <w:autoSpaceDE/>
              <w:autoSpaceDN/>
              <w:adjustRightInd/>
              <w:spacing w:before="0" w:line="240" w:lineRule="auto"/>
              <w:ind w:left="0"/>
              <w:rPr>
                <w:sz w:val="16"/>
                <w:szCs w:val="16"/>
              </w:rPr>
            </w:pPr>
            <w:proofErr w:type="spellStart"/>
            <w:r w:rsidRPr="004B08E2">
              <w:rPr>
                <w:sz w:val="16"/>
                <w:szCs w:val="16"/>
              </w:rPr>
              <w:t>Hempadur</w:t>
            </w:r>
            <w:proofErr w:type="spellEnd"/>
            <w:r w:rsidRPr="004B08E2">
              <w:rPr>
                <w:sz w:val="16"/>
                <w:szCs w:val="16"/>
              </w:rPr>
              <w:t xml:space="preserve"> 35560 or 35530</w:t>
            </w:r>
          </w:p>
        </w:tc>
        <w:tc>
          <w:tcPr>
            <w:tcW w:w="971" w:type="dxa"/>
            <w:vAlign w:val="center"/>
          </w:tcPr>
          <w:p w14:paraId="6A60EE4C" w14:textId="77777777" w:rsidR="00A25F9E" w:rsidRPr="001D3869" w:rsidRDefault="00A25F9E" w:rsidP="00A25F9E">
            <w:pPr>
              <w:autoSpaceDE/>
              <w:autoSpaceDN/>
              <w:adjustRightInd/>
              <w:spacing w:before="0" w:line="240" w:lineRule="auto"/>
              <w:ind w:left="0"/>
              <w:jc w:val="center"/>
              <w:rPr>
                <w:sz w:val="16"/>
                <w:szCs w:val="16"/>
              </w:rPr>
            </w:pPr>
            <w:r>
              <w:rPr>
                <w:sz w:val="16"/>
                <w:szCs w:val="16"/>
              </w:rPr>
              <w:t>9-154</w:t>
            </w:r>
          </w:p>
        </w:tc>
        <w:tc>
          <w:tcPr>
            <w:tcW w:w="1165" w:type="dxa"/>
            <w:gridSpan w:val="2"/>
            <w:vAlign w:val="center"/>
          </w:tcPr>
          <w:p w14:paraId="23A2BD1E" w14:textId="77777777" w:rsidR="00A25F9E" w:rsidRPr="001D3869" w:rsidRDefault="00A25F9E" w:rsidP="00A25F9E">
            <w:pPr>
              <w:autoSpaceDE/>
              <w:autoSpaceDN/>
              <w:adjustRightInd/>
              <w:spacing w:before="0" w:line="240" w:lineRule="auto"/>
              <w:ind w:left="0"/>
              <w:rPr>
                <w:sz w:val="16"/>
                <w:szCs w:val="16"/>
              </w:rPr>
            </w:pPr>
            <w:r>
              <w:rPr>
                <w:sz w:val="16"/>
                <w:szCs w:val="16"/>
              </w:rPr>
              <w:t>35</w:t>
            </w:r>
            <w:r w:rsidRPr="001D3869">
              <w:rPr>
                <w:sz w:val="16"/>
                <w:szCs w:val="16"/>
              </w:rPr>
              <w:t>°</w:t>
            </w:r>
            <w:r>
              <w:rPr>
                <w:sz w:val="16"/>
                <w:szCs w:val="16"/>
              </w:rPr>
              <w:t>C (113</w:t>
            </w:r>
            <w:r w:rsidRPr="001D3869">
              <w:rPr>
                <w:sz w:val="16"/>
                <w:szCs w:val="16"/>
              </w:rPr>
              <w:t>°F</w:t>
            </w:r>
            <w:r>
              <w:rPr>
                <w:sz w:val="16"/>
                <w:szCs w:val="16"/>
              </w:rPr>
              <w:t>)</w:t>
            </w:r>
          </w:p>
        </w:tc>
      </w:tr>
      <w:tr w:rsidR="00A25F9E" w:rsidRPr="001D3869" w14:paraId="731265DD" w14:textId="77777777" w:rsidTr="00A25F9E">
        <w:trPr>
          <w:trHeight w:val="288"/>
          <w:jc w:val="center"/>
        </w:trPr>
        <w:tc>
          <w:tcPr>
            <w:tcW w:w="2050" w:type="dxa"/>
            <w:gridSpan w:val="3"/>
            <w:vAlign w:val="center"/>
          </w:tcPr>
          <w:p w14:paraId="2257B511" w14:textId="77777777" w:rsidR="00A25F9E" w:rsidRDefault="00A25F9E" w:rsidP="00A25F9E">
            <w:pPr>
              <w:autoSpaceDE/>
              <w:autoSpaceDN/>
              <w:adjustRightInd/>
              <w:spacing w:before="0" w:line="240" w:lineRule="auto"/>
              <w:ind w:left="0"/>
              <w:rPr>
                <w:b/>
                <w:sz w:val="16"/>
                <w:szCs w:val="16"/>
              </w:rPr>
            </w:pPr>
          </w:p>
        </w:tc>
        <w:tc>
          <w:tcPr>
            <w:tcW w:w="2899" w:type="dxa"/>
            <w:vAlign w:val="center"/>
          </w:tcPr>
          <w:p w14:paraId="19C9FF01" w14:textId="77777777" w:rsidR="00A25F9E" w:rsidRPr="001D3869" w:rsidRDefault="00A25F9E" w:rsidP="00A25F9E">
            <w:pPr>
              <w:autoSpaceDE/>
              <w:autoSpaceDN/>
              <w:adjustRightInd/>
              <w:spacing w:before="0" w:line="240" w:lineRule="auto"/>
              <w:ind w:left="0"/>
              <w:rPr>
                <w:sz w:val="16"/>
                <w:szCs w:val="16"/>
              </w:rPr>
            </w:pPr>
            <w:r w:rsidRPr="006066C4">
              <w:rPr>
                <w:sz w:val="16"/>
                <w:szCs w:val="16"/>
              </w:rPr>
              <w:t>Tnemec</w:t>
            </w:r>
          </w:p>
        </w:tc>
        <w:tc>
          <w:tcPr>
            <w:tcW w:w="2866" w:type="dxa"/>
            <w:gridSpan w:val="2"/>
            <w:vAlign w:val="center"/>
          </w:tcPr>
          <w:p w14:paraId="75489B2F" w14:textId="77777777" w:rsidR="00A25F9E" w:rsidRPr="004B08E2" w:rsidRDefault="00A25F9E" w:rsidP="00A25F9E">
            <w:pPr>
              <w:autoSpaceDE/>
              <w:autoSpaceDN/>
              <w:adjustRightInd/>
              <w:spacing w:before="0" w:line="240" w:lineRule="auto"/>
              <w:ind w:left="0"/>
              <w:rPr>
                <w:sz w:val="16"/>
                <w:szCs w:val="16"/>
              </w:rPr>
            </w:pPr>
            <w:r w:rsidRPr="004B08E2">
              <w:rPr>
                <w:sz w:val="16"/>
                <w:szCs w:val="16"/>
              </w:rPr>
              <w:t xml:space="preserve">Series FC22 </w:t>
            </w:r>
            <w:proofErr w:type="spellStart"/>
            <w:r w:rsidRPr="004B08E2">
              <w:rPr>
                <w:sz w:val="16"/>
                <w:szCs w:val="16"/>
              </w:rPr>
              <w:t>Epoxoline</w:t>
            </w:r>
            <w:proofErr w:type="spellEnd"/>
          </w:p>
        </w:tc>
        <w:tc>
          <w:tcPr>
            <w:tcW w:w="971" w:type="dxa"/>
            <w:vAlign w:val="center"/>
          </w:tcPr>
          <w:p w14:paraId="7D764166" w14:textId="77777777" w:rsidR="00A25F9E" w:rsidRDefault="00A25F9E" w:rsidP="00A25F9E">
            <w:pPr>
              <w:autoSpaceDE/>
              <w:autoSpaceDN/>
              <w:adjustRightInd/>
              <w:spacing w:before="0" w:line="240" w:lineRule="auto"/>
              <w:ind w:left="0"/>
              <w:jc w:val="center"/>
              <w:rPr>
                <w:sz w:val="16"/>
                <w:szCs w:val="16"/>
              </w:rPr>
            </w:pPr>
            <w:r w:rsidRPr="006066C4">
              <w:rPr>
                <w:sz w:val="16"/>
                <w:szCs w:val="16"/>
              </w:rPr>
              <w:t>5</w:t>
            </w:r>
          </w:p>
        </w:tc>
        <w:tc>
          <w:tcPr>
            <w:tcW w:w="1165" w:type="dxa"/>
            <w:gridSpan w:val="2"/>
            <w:vAlign w:val="center"/>
          </w:tcPr>
          <w:p w14:paraId="3CB7D27A" w14:textId="77777777" w:rsidR="00A25F9E" w:rsidRDefault="00A25F9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w:t>
            </w:r>
            <w:r w:rsidRPr="001D3869">
              <w:rPr>
                <w:sz w:val="16"/>
                <w:szCs w:val="16"/>
              </w:rPr>
              <w:t>1</w:t>
            </w:r>
            <w:r>
              <w:rPr>
                <w:sz w:val="16"/>
                <w:szCs w:val="16"/>
              </w:rPr>
              <w:t>8</w:t>
            </w:r>
            <w:r w:rsidRPr="001D3869">
              <w:rPr>
                <w:sz w:val="16"/>
                <w:szCs w:val="16"/>
              </w:rPr>
              <w:t>0°F</w:t>
            </w:r>
            <w:r>
              <w:rPr>
                <w:sz w:val="16"/>
                <w:szCs w:val="16"/>
              </w:rPr>
              <w:t>)</w:t>
            </w:r>
          </w:p>
        </w:tc>
      </w:tr>
      <w:tr w:rsidR="00E04820" w:rsidRPr="001D3869" w14:paraId="684369E2" w14:textId="77777777" w:rsidTr="00A25F9E">
        <w:trPr>
          <w:trHeight w:val="288"/>
          <w:jc w:val="center"/>
        </w:trPr>
        <w:tc>
          <w:tcPr>
            <w:tcW w:w="2050" w:type="dxa"/>
            <w:gridSpan w:val="3"/>
            <w:vMerge w:val="restart"/>
            <w:vAlign w:val="center"/>
          </w:tcPr>
          <w:p w14:paraId="23DABD6F" w14:textId="77777777" w:rsidR="00E04820" w:rsidRPr="001D3869" w:rsidRDefault="00E04820"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899" w:type="dxa"/>
            <w:vAlign w:val="center"/>
          </w:tcPr>
          <w:p w14:paraId="19A1FF67" w14:textId="77777777" w:rsidR="00E04820" w:rsidRPr="001D3869" w:rsidRDefault="00E04820" w:rsidP="00A25F9E">
            <w:pPr>
              <w:autoSpaceDE/>
              <w:autoSpaceDN/>
              <w:adjustRightInd/>
              <w:spacing w:before="0" w:line="240" w:lineRule="auto"/>
              <w:ind w:left="0"/>
              <w:rPr>
                <w:sz w:val="16"/>
                <w:szCs w:val="16"/>
              </w:rPr>
            </w:pPr>
            <w:r w:rsidRPr="001D3869">
              <w:rPr>
                <w:sz w:val="16"/>
                <w:szCs w:val="16"/>
              </w:rPr>
              <w:t>Jotun Paints</w:t>
            </w:r>
          </w:p>
        </w:tc>
        <w:tc>
          <w:tcPr>
            <w:tcW w:w="2866" w:type="dxa"/>
            <w:gridSpan w:val="2"/>
            <w:vAlign w:val="center"/>
          </w:tcPr>
          <w:p w14:paraId="76CFCF1B" w14:textId="77777777" w:rsidR="00E04820" w:rsidRPr="004B08E2" w:rsidRDefault="00E04820" w:rsidP="00A25F9E">
            <w:pPr>
              <w:autoSpaceDE/>
              <w:autoSpaceDN/>
              <w:adjustRightInd/>
              <w:spacing w:before="0" w:line="240" w:lineRule="auto"/>
              <w:ind w:left="0"/>
              <w:rPr>
                <w:sz w:val="16"/>
                <w:szCs w:val="16"/>
              </w:rPr>
            </w:pPr>
            <w:proofErr w:type="spellStart"/>
            <w:r w:rsidRPr="004B08E2">
              <w:rPr>
                <w:sz w:val="16"/>
                <w:szCs w:val="16"/>
              </w:rPr>
              <w:t>Tankguard</w:t>
            </w:r>
            <w:proofErr w:type="spellEnd"/>
            <w:r w:rsidRPr="004B08E2">
              <w:rPr>
                <w:sz w:val="16"/>
                <w:szCs w:val="16"/>
              </w:rPr>
              <w:t xml:space="preserve"> DW</w:t>
            </w:r>
          </w:p>
        </w:tc>
        <w:tc>
          <w:tcPr>
            <w:tcW w:w="971" w:type="dxa"/>
            <w:vAlign w:val="center"/>
          </w:tcPr>
          <w:p w14:paraId="1D4943F5" w14:textId="77777777" w:rsidR="00E04820" w:rsidRPr="001D3869" w:rsidRDefault="00E04820" w:rsidP="00A25F9E">
            <w:pPr>
              <w:autoSpaceDE/>
              <w:autoSpaceDN/>
              <w:adjustRightInd/>
              <w:spacing w:before="0" w:line="240" w:lineRule="auto"/>
              <w:ind w:left="0"/>
              <w:jc w:val="center"/>
              <w:rPr>
                <w:sz w:val="16"/>
                <w:szCs w:val="16"/>
              </w:rPr>
            </w:pPr>
            <w:r>
              <w:rPr>
                <w:sz w:val="16"/>
                <w:szCs w:val="16"/>
              </w:rPr>
              <w:t>2</w:t>
            </w:r>
          </w:p>
        </w:tc>
        <w:tc>
          <w:tcPr>
            <w:tcW w:w="1165" w:type="dxa"/>
            <w:gridSpan w:val="2"/>
            <w:vAlign w:val="center"/>
          </w:tcPr>
          <w:p w14:paraId="1EC0DF4E" w14:textId="77777777" w:rsidR="00E04820" w:rsidRPr="001D3869" w:rsidRDefault="00E04820" w:rsidP="00A25F9E">
            <w:pPr>
              <w:autoSpaceDE/>
              <w:autoSpaceDN/>
              <w:adjustRightInd/>
              <w:spacing w:before="0" w:line="240" w:lineRule="auto"/>
              <w:ind w:left="0"/>
              <w:rPr>
                <w:sz w:val="16"/>
                <w:szCs w:val="16"/>
              </w:rPr>
            </w:pPr>
            <w:r>
              <w:rPr>
                <w:sz w:val="16"/>
                <w:szCs w:val="16"/>
              </w:rPr>
              <w:t>50</w:t>
            </w:r>
            <w:r w:rsidRPr="001D3869">
              <w:rPr>
                <w:sz w:val="16"/>
                <w:szCs w:val="16"/>
              </w:rPr>
              <w:t>°</w:t>
            </w:r>
            <w:r>
              <w:rPr>
                <w:sz w:val="16"/>
                <w:szCs w:val="16"/>
              </w:rPr>
              <w:t>C (</w:t>
            </w:r>
            <w:r w:rsidRPr="001D3869">
              <w:rPr>
                <w:sz w:val="16"/>
                <w:szCs w:val="16"/>
              </w:rPr>
              <w:t>1</w:t>
            </w:r>
            <w:r>
              <w:rPr>
                <w:sz w:val="16"/>
                <w:szCs w:val="16"/>
              </w:rPr>
              <w:t>2</w:t>
            </w:r>
            <w:r w:rsidRPr="001D3869">
              <w:rPr>
                <w:sz w:val="16"/>
                <w:szCs w:val="16"/>
              </w:rPr>
              <w:t>0°F</w:t>
            </w:r>
            <w:r>
              <w:rPr>
                <w:sz w:val="16"/>
                <w:szCs w:val="16"/>
              </w:rPr>
              <w:t>)</w:t>
            </w:r>
          </w:p>
        </w:tc>
      </w:tr>
      <w:tr w:rsidR="00E04820" w:rsidRPr="001D3869" w14:paraId="64060917" w14:textId="77777777" w:rsidTr="00A25F9E">
        <w:trPr>
          <w:trHeight w:val="288"/>
          <w:jc w:val="center"/>
        </w:trPr>
        <w:tc>
          <w:tcPr>
            <w:tcW w:w="2050" w:type="dxa"/>
            <w:gridSpan w:val="3"/>
            <w:vMerge/>
            <w:vAlign w:val="center"/>
          </w:tcPr>
          <w:p w14:paraId="452B40C3" w14:textId="77777777" w:rsidR="00E04820" w:rsidRPr="001D3869" w:rsidRDefault="00E04820" w:rsidP="00A25F9E">
            <w:pPr>
              <w:autoSpaceDE/>
              <w:autoSpaceDN/>
              <w:adjustRightInd/>
              <w:spacing w:before="0" w:line="240" w:lineRule="auto"/>
              <w:ind w:left="0"/>
              <w:rPr>
                <w:b/>
                <w:sz w:val="16"/>
                <w:szCs w:val="16"/>
              </w:rPr>
            </w:pPr>
          </w:p>
        </w:tc>
        <w:tc>
          <w:tcPr>
            <w:tcW w:w="2899" w:type="dxa"/>
            <w:vAlign w:val="center"/>
          </w:tcPr>
          <w:p w14:paraId="27604831" w14:textId="77777777" w:rsidR="00E04820" w:rsidRPr="001D3869" w:rsidRDefault="00E04820" w:rsidP="00A25F9E">
            <w:pPr>
              <w:autoSpaceDE/>
              <w:autoSpaceDN/>
              <w:adjustRightInd/>
              <w:spacing w:before="0" w:line="240" w:lineRule="auto"/>
              <w:ind w:left="0"/>
              <w:rPr>
                <w:sz w:val="16"/>
                <w:szCs w:val="16"/>
              </w:rPr>
            </w:pPr>
            <w:r>
              <w:rPr>
                <w:sz w:val="16"/>
                <w:szCs w:val="16"/>
              </w:rPr>
              <w:t>PPG</w:t>
            </w:r>
          </w:p>
        </w:tc>
        <w:tc>
          <w:tcPr>
            <w:tcW w:w="2866" w:type="dxa"/>
            <w:gridSpan w:val="2"/>
            <w:vAlign w:val="center"/>
          </w:tcPr>
          <w:p w14:paraId="36393816" w14:textId="77777777" w:rsidR="00E04820" w:rsidRPr="004B08E2" w:rsidRDefault="00E04820" w:rsidP="00A25F9E">
            <w:pPr>
              <w:autoSpaceDE/>
              <w:autoSpaceDN/>
              <w:adjustRightInd/>
              <w:spacing w:before="0" w:line="240" w:lineRule="auto"/>
              <w:ind w:left="0"/>
              <w:rPr>
                <w:sz w:val="16"/>
                <w:szCs w:val="16"/>
              </w:rPr>
            </w:pPr>
            <w:proofErr w:type="spellStart"/>
            <w:r w:rsidRPr="004B08E2">
              <w:rPr>
                <w:sz w:val="16"/>
                <w:szCs w:val="16"/>
              </w:rPr>
              <w:t>Novaguard</w:t>
            </w:r>
            <w:proofErr w:type="spellEnd"/>
            <w:r w:rsidRPr="004B08E2">
              <w:rPr>
                <w:sz w:val="16"/>
                <w:szCs w:val="16"/>
              </w:rPr>
              <w:t xml:space="preserve"> 810</w:t>
            </w:r>
          </w:p>
          <w:p w14:paraId="33BE40FD" w14:textId="6E4EABBD" w:rsidR="00E04820" w:rsidRPr="004B08E2" w:rsidRDefault="00E04820" w:rsidP="00A25F9E">
            <w:pPr>
              <w:autoSpaceDE/>
              <w:autoSpaceDN/>
              <w:adjustRightInd/>
              <w:spacing w:before="0" w:line="240" w:lineRule="auto"/>
              <w:ind w:left="0"/>
              <w:rPr>
                <w:sz w:val="16"/>
                <w:szCs w:val="16"/>
              </w:rPr>
            </w:pPr>
            <w:proofErr w:type="spellStart"/>
            <w:r w:rsidRPr="004B08E2">
              <w:rPr>
                <w:sz w:val="16"/>
                <w:szCs w:val="16"/>
              </w:rPr>
              <w:t>Sigmaguard</w:t>
            </w:r>
            <w:proofErr w:type="spellEnd"/>
            <w:r w:rsidRPr="004B08E2">
              <w:rPr>
                <w:sz w:val="16"/>
                <w:szCs w:val="16"/>
              </w:rPr>
              <w:t xml:space="preserve"> CSF 585</w:t>
            </w:r>
          </w:p>
        </w:tc>
        <w:tc>
          <w:tcPr>
            <w:tcW w:w="971" w:type="dxa"/>
            <w:vAlign w:val="center"/>
          </w:tcPr>
          <w:p w14:paraId="24D004CD" w14:textId="77777777" w:rsidR="00E04820" w:rsidRPr="001D3869" w:rsidRDefault="00E04820" w:rsidP="00A25F9E">
            <w:pPr>
              <w:autoSpaceDE/>
              <w:autoSpaceDN/>
              <w:adjustRightInd/>
              <w:spacing w:before="0" w:line="240" w:lineRule="auto"/>
              <w:ind w:left="0"/>
              <w:jc w:val="center"/>
              <w:rPr>
                <w:sz w:val="16"/>
                <w:szCs w:val="16"/>
              </w:rPr>
            </w:pPr>
            <w:r>
              <w:rPr>
                <w:sz w:val="16"/>
                <w:szCs w:val="16"/>
              </w:rPr>
              <w:t>97</w:t>
            </w:r>
          </w:p>
        </w:tc>
        <w:tc>
          <w:tcPr>
            <w:tcW w:w="1165" w:type="dxa"/>
            <w:gridSpan w:val="2"/>
            <w:vAlign w:val="center"/>
          </w:tcPr>
          <w:p w14:paraId="5B54EC9C" w14:textId="77777777" w:rsidR="00E04820" w:rsidRPr="001D3869" w:rsidRDefault="00E04820"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w:t>
            </w:r>
            <w:r w:rsidRPr="001D3869">
              <w:rPr>
                <w:sz w:val="16"/>
                <w:szCs w:val="16"/>
              </w:rPr>
              <w:t>140°F</w:t>
            </w:r>
            <w:r>
              <w:rPr>
                <w:sz w:val="16"/>
                <w:szCs w:val="16"/>
              </w:rPr>
              <w:t>)</w:t>
            </w:r>
          </w:p>
        </w:tc>
      </w:tr>
      <w:tr w:rsidR="00A25F9E" w:rsidRPr="001D3869" w14:paraId="7ADE9149" w14:textId="77777777" w:rsidTr="00A25F9E">
        <w:trPr>
          <w:trHeight w:val="288"/>
          <w:jc w:val="center"/>
        </w:trPr>
        <w:tc>
          <w:tcPr>
            <w:tcW w:w="2050" w:type="dxa"/>
            <w:gridSpan w:val="3"/>
            <w:vAlign w:val="center"/>
          </w:tcPr>
          <w:p w14:paraId="5697B130" w14:textId="77777777" w:rsidR="00A25F9E" w:rsidRPr="001D3869" w:rsidRDefault="00A25F9E" w:rsidP="00A25F9E">
            <w:pPr>
              <w:autoSpaceDE/>
              <w:autoSpaceDN/>
              <w:adjustRightInd/>
              <w:spacing w:before="0" w:line="240" w:lineRule="auto"/>
              <w:ind w:left="0"/>
              <w:rPr>
                <w:b/>
                <w:sz w:val="16"/>
                <w:szCs w:val="16"/>
              </w:rPr>
            </w:pPr>
          </w:p>
        </w:tc>
        <w:tc>
          <w:tcPr>
            <w:tcW w:w="2899" w:type="dxa"/>
            <w:vAlign w:val="center"/>
          </w:tcPr>
          <w:p w14:paraId="1475659E"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Sherwin Williams</w:t>
            </w:r>
          </w:p>
        </w:tc>
        <w:tc>
          <w:tcPr>
            <w:tcW w:w="2866" w:type="dxa"/>
            <w:gridSpan w:val="2"/>
            <w:vAlign w:val="center"/>
          </w:tcPr>
          <w:p w14:paraId="61F30F4B" w14:textId="14B81CC9" w:rsidR="000B4F26" w:rsidRPr="004B08E2" w:rsidRDefault="00A25F9E" w:rsidP="00A25F9E">
            <w:pPr>
              <w:autoSpaceDE/>
              <w:autoSpaceDN/>
              <w:adjustRightInd/>
              <w:spacing w:before="0" w:line="240" w:lineRule="auto"/>
              <w:ind w:left="0"/>
              <w:rPr>
                <w:sz w:val="16"/>
                <w:szCs w:val="16"/>
              </w:rPr>
            </w:pPr>
            <w:r w:rsidRPr="004B08E2">
              <w:rPr>
                <w:sz w:val="16"/>
                <w:szCs w:val="16"/>
              </w:rPr>
              <w:t xml:space="preserve">Dura-Plate UHS </w:t>
            </w:r>
          </w:p>
          <w:p w14:paraId="76C81671" w14:textId="65755963" w:rsidR="00A25F9E" w:rsidRPr="004B08E2" w:rsidRDefault="00A25F9E" w:rsidP="00A25F9E">
            <w:pPr>
              <w:autoSpaceDE/>
              <w:autoSpaceDN/>
              <w:adjustRightInd/>
              <w:spacing w:before="0" w:line="240" w:lineRule="auto"/>
              <w:ind w:left="0"/>
              <w:rPr>
                <w:sz w:val="16"/>
                <w:szCs w:val="16"/>
              </w:rPr>
            </w:pPr>
            <w:proofErr w:type="spellStart"/>
            <w:r w:rsidRPr="004B08E2">
              <w:rPr>
                <w:sz w:val="16"/>
                <w:szCs w:val="16"/>
              </w:rPr>
              <w:t>Sherplate</w:t>
            </w:r>
            <w:proofErr w:type="spellEnd"/>
            <w:r w:rsidRPr="004B08E2">
              <w:rPr>
                <w:sz w:val="16"/>
                <w:szCs w:val="16"/>
              </w:rPr>
              <w:t xml:space="preserve"> PW</w:t>
            </w:r>
          </w:p>
        </w:tc>
        <w:tc>
          <w:tcPr>
            <w:tcW w:w="971" w:type="dxa"/>
            <w:vAlign w:val="center"/>
          </w:tcPr>
          <w:p w14:paraId="7511E828" w14:textId="77777777" w:rsidR="00A25F9E" w:rsidRPr="001D3869" w:rsidRDefault="00A25F9E" w:rsidP="00A25F9E">
            <w:pPr>
              <w:autoSpaceDE/>
              <w:autoSpaceDN/>
              <w:adjustRightInd/>
              <w:spacing w:before="0" w:line="240" w:lineRule="auto"/>
              <w:ind w:left="0"/>
              <w:jc w:val="center"/>
              <w:rPr>
                <w:sz w:val="16"/>
                <w:szCs w:val="16"/>
              </w:rPr>
            </w:pPr>
            <w:r>
              <w:rPr>
                <w:sz w:val="16"/>
                <w:szCs w:val="16"/>
              </w:rPr>
              <w:t>100</w:t>
            </w:r>
          </w:p>
        </w:tc>
        <w:tc>
          <w:tcPr>
            <w:tcW w:w="1165" w:type="dxa"/>
            <w:gridSpan w:val="2"/>
            <w:vAlign w:val="center"/>
          </w:tcPr>
          <w:p w14:paraId="4B043127" w14:textId="77777777" w:rsidR="00A25F9E" w:rsidRPr="001D3869" w:rsidRDefault="00A25F9E" w:rsidP="00A25F9E">
            <w:pPr>
              <w:autoSpaceDE/>
              <w:autoSpaceDN/>
              <w:adjustRightInd/>
              <w:spacing w:before="0" w:line="240" w:lineRule="auto"/>
              <w:ind w:left="0"/>
              <w:rPr>
                <w:sz w:val="16"/>
                <w:szCs w:val="16"/>
              </w:rPr>
            </w:pPr>
            <w:r>
              <w:rPr>
                <w:sz w:val="16"/>
                <w:szCs w:val="16"/>
              </w:rPr>
              <w:t>49</w:t>
            </w:r>
            <w:r w:rsidRPr="001D3869">
              <w:rPr>
                <w:sz w:val="16"/>
                <w:szCs w:val="16"/>
              </w:rPr>
              <w:t>°</w:t>
            </w:r>
            <w:r>
              <w:rPr>
                <w:sz w:val="16"/>
                <w:szCs w:val="16"/>
              </w:rPr>
              <w:t>C (</w:t>
            </w:r>
            <w:r w:rsidRPr="001D3869">
              <w:rPr>
                <w:sz w:val="16"/>
                <w:szCs w:val="16"/>
              </w:rPr>
              <w:t>1</w:t>
            </w:r>
            <w:r>
              <w:rPr>
                <w:sz w:val="16"/>
                <w:szCs w:val="16"/>
              </w:rPr>
              <w:t>2</w:t>
            </w:r>
            <w:r w:rsidRPr="001D3869">
              <w:rPr>
                <w:sz w:val="16"/>
                <w:szCs w:val="16"/>
              </w:rPr>
              <w:t>0°F</w:t>
            </w:r>
            <w:r>
              <w:rPr>
                <w:sz w:val="16"/>
                <w:szCs w:val="16"/>
              </w:rPr>
              <w:t>)</w:t>
            </w:r>
          </w:p>
        </w:tc>
      </w:tr>
      <w:tr w:rsidR="00A25F9E" w:rsidRPr="001D3869" w14:paraId="40619785" w14:textId="77777777" w:rsidTr="00A25F9E">
        <w:trPr>
          <w:trHeight w:val="288"/>
          <w:jc w:val="center"/>
        </w:trPr>
        <w:tc>
          <w:tcPr>
            <w:tcW w:w="2050" w:type="dxa"/>
            <w:gridSpan w:val="3"/>
            <w:vAlign w:val="center"/>
          </w:tcPr>
          <w:p w14:paraId="4778A1D8" w14:textId="77777777" w:rsidR="00A25F9E" w:rsidRPr="001D3869" w:rsidRDefault="00A25F9E" w:rsidP="00A25F9E">
            <w:pPr>
              <w:autoSpaceDE/>
              <w:autoSpaceDN/>
              <w:adjustRightInd/>
              <w:spacing w:before="0" w:line="240" w:lineRule="auto"/>
              <w:ind w:left="0"/>
              <w:rPr>
                <w:b/>
                <w:sz w:val="16"/>
                <w:szCs w:val="16"/>
              </w:rPr>
            </w:pPr>
          </w:p>
        </w:tc>
        <w:tc>
          <w:tcPr>
            <w:tcW w:w="2899" w:type="dxa"/>
            <w:vAlign w:val="center"/>
          </w:tcPr>
          <w:p w14:paraId="79E5ACEA"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 xml:space="preserve">International </w:t>
            </w:r>
          </w:p>
        </w:tc>
        <w:tc>
          <w:tcPr>
            <w:tcW w:w="2866" w:type="dxa"/>
            <w:gridSpan w:val="2"/>
            <w:vAlign w:val="center"/>
          </w:tcPr>
          <w:p w14:paraId="7B2777DA" w14:textId="77777777" w:rsidR="00A25F9E" w:rsidRPr="004B08E2" w:rsidRDefault="00A25F9E" w:rsidP="00A25F9E">
            <w:pPr>
              <w:autoSpaceDE/>
              <w:autoSpaceDN/>
              <w:adjustRightInd/>
              <w:spacing w:before="0" w:line="240" w:lineRule="auto"/>
              <w:ind w:left="0"/>
              <w:rPr>
                <w:sz w:val="16"/>
                <w:szCs w:val="16"/>
              </w:rPr>
            </w:pPr>
            <w:r w:rsidRPr="004B08E2">
              <w:rPr>
                <w:sz w:val="16"/>
                <w:szCs w:val="16"/>
              </w:rPr>
              <w:t>Interline 975 P Series</w:t>
            </w:r>
          </w:p>
        </w:tc>
        <w:tc>
          <w:tcPr>
            <w:tcW w:w="971" w:type="dxa"/>
            <w:vAlign w:val="center"/>
          </w:tcPr>
          <w:p w14:paraId="342DE74C" w14:textId="77777777" w:rsidR="00A25F9E" w:rsidRDefault="00A25F9E" w:rsidP="00A25F9E">
            <w:pPr>
              <w:autoSpaceDE/>
              <w:autoSpaceDN/>
              <w:adjustRightInd/>
              <w:spacing w:before="0" w:line="240" w:lineRule="auto"/>
              <w:ind w:left="0"/>
              <w:jc w:val="center"/>
              <w:rPr>
                <w:sz w:val="16"/>
                <w:szCs w:val="16"/>
              </w:rPr>
            </w:pPr>
            <w:r>
              <w:rPr>
                <w:sz w:val="16"/>
                <w:szCs w:val="16"/>
              </w:rPr>
              <w:t>0</w:t>
            </w:r>
          </w:p>
        </w:tc>
        <w:tc>
          <w:tcPr>
            <w:tcW w:w="1165" w:type="dxa"/>
            <w:gridSpan w:val="2"/>
            <w:vAlign w:val="center"/>
          </w:tcPr>
          <w:p w14:paraId="600F273F" w14:textId="77777777" w:rsidR="00A25F9E" w:rsidRPr="001D3869" w:rsidRDefault="00A25F9E"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w:t>
            </w:r>
            <w:r w:rsidRPr="001D3869">
              <w:rPr>
                <w:sz w:val="16"/>
                <w:szCs w:val="16"/>
              </w:rPr>
              <w:t>1</w:t>
            </w:r>
            <w:r>
              <w:rPr>
                <w:sz w:val="16"/>
                <w:szCs w:val="16"/>
              </w:rPr>
              <w:t>8</w:t>
            </w:r>
            <w:r w:rsidRPr="001D3869">
              <w:rPr>
                <w:sz w:val="16"/>
                <w:szCs w:val="16"/>
              </w:rPr>
              <w:t>0°F</w:t>
            </w:r>
            <w:r>
              <w:rPr>
                <w:sz w:val="16"/>
                <w:szCs w:val="16"/>
              </w:rPr>
              <w:t>)</w:t>
            </w:r>
          </w:p>
        </w:tc>
      </w:tr>
      <w:tr w:rsidR="00A25F9E" w:rsidRPr="001D3869" w14:paraId="4BCD23AE" w14:textId="77777777" w:rsidTr="00A25F9E">
        <w:trPr>
          <w:trHeight w:val="288"/>
          <w:jc w:val="center"/>
        </w:trPr>
        <w:tc>
          <w:tcPr>
            <w:tcW w:w="2050" w:type="dxa"/>
            <w:gridSpan w:val="3"/>
            <w:tcBorders>
              <w:bottom w:val="single" w:sz="12" w:space="0" w:color="auto"/>
            </w:tcBorders>
            <w:vAlign w:val="center"/>
          </w:tcPr>
          <w:p w14:paraId="7AFE97EA" w14:textId="77777777" w:rsidR="00A25F9E" w:rsidRPr="001D3869" w:rsidRDefault="00A25F9E" w:rsidP="00A25F9E">
            <w:pPr>
              <w:autoSpaceDE/>
              <w:autoSpaceDN/>
              <w:adjustRightInd/>
              <w:spacing w:before="0" w:line="240" w:lineRule="auto"/>
              <w:ind w:left="0"/>
              <w:rPr>
                <w:b/>
                <w:sz w:val="16"/>
                <w:szCs w:val="16"/>
              </w:rPr>
            </w:pPr>
          </w:p>
        </w:tc>
        <w:tc>
          <w:tcPr>
            <w:tcW w:w="7901" w:type="dxa"/>
            <w:gridSpan w:val="6"/>
            <w:tcBorders>
              <w:bottom w:val="single" w:sz="12" w:space="0" w:color="auto"/>
            </w:tcBorders>
            <w:vAlign w:val="center"/>
          </w:tcPr>
          <w:p w14:paraId="1416DA9B" w14:textId="77777777" w:rsidR="00A25F9E" w:rsidRPr="001D3869" w:rsidRDefault="00A25F9E" w:rsidP="00A25F9E">
            <w:pPr>
              <w:autoSpaceDE/>
              <w:autoSpaceDN/>
              <w:adjustRightInd/>
              <w:spacing w:before="0" w:line="240" w:lineRule="auto"/>
              <w:ind w:left="0"/>
              <w:rPr>
                <w:sz w:val="16"/>
                <w:szCs w:val="16"/>
              </w:rPr>
            </w:pPr>
            <w:r w:rsidRPr="002D3716">
              <w:rPr>
                <w:i/>
                <w:sz w:val="14"/>
                <w:szCs w:val="14"/>
              </w:rPr>
              <w:t>Note: Stripe coat of welds and edges highly recommended</w:t>
            </w:r>
          </w:p>
        </w:tc>
      </w:tr>
      <w:tr w:rsidR="00A25F9E" w:rsidRPr="001D3869" w14:paraId="7D2051E9" w14:textId="77777777" w:rsidTr="00A25F9E">
        <w:trPr>
          <w:gridAfter w:val="1"/>
          <w:wAfter w:w="16" w:type="dxa"/>
          <w:trHeight w:val="288"/>
          <w:jc w:val="center"/>
        </w:trPr>
        <w:tc>
          <w:tcPr>
            <w:tcW w:w="9935" w:type="dxa"/>
            <w:gridSpan w:val="8"/>
            <w:tcBorders>
              <w:top w:val="single" w:sz="12" w:space="0" w:color="auto"/>
            </w:tcBorders>
            <w:vAlign w:val="center"/>
          </w:tcPr>
          <w:p w14:paraId="6AD15E6C" w14:textId="77777777" w:rsidR="00A25F9E" w:rsidRPr="001D3869" w:rsidRDefault="00A25F9E" w:rsidP="00E04820">
            <w:pPr>
              <w:autoSpaceDE/>
              <w:autoSpaceDN/>
              <w:adjustRightInd/>
              <w:spacing w:before="0" w:line="240" w:lineRule="auto"/>
              <w:ind w:left="0"/>
              <w:rPr>
                <w:i/>
                <w:sz w:val="14"/>
                <w:szCs w:val="14"/>
              </w:rPr>
            </w:pPr>
          </w:p>
        </w:tc>
      </w:tr>
      <w:tr w:rsidR="00A25F9E" w:rsidRPr="000F4EA8" w14:paraId="3A67F04B" w14:textId="77777777" w:rsidTr="00A25F9E">
        <w:trPr>
          <w:trHeight w:val="288"/>
          <w:jc w:val="center"/>
        </w:trPr>
        <w:tc>
          <w:tcPr>
            <w:tcW w:w="1283" w:type="dxa"/>
            <w:vAlign w:val="center"/>
          </w:tcPr>
          <w:p w14:paraId="5BF36170" w14:textId="77777777" w:rsidR="00A25F9E" w:rsidRPr="000F4EA8" w:rsidRDefault="00A25F9E" w:rsidP="00A25F9E">
            <w:pPr>
              <w:autoSpaceDE/>
              <w:autoSpaceDN/>
              <w:adjustRightInd/>
              <w:spacing w:before="0" w:line="240" w:lineRule="auto"/>
              <w:ind w:left="-72"/>
              <w:rPr>
                <w:b/>
                <w:sz w:val="16"/>
                <w:szCs w:val="16"/>
              </w:rPr>
            </w:pPr>
            <w:r w:rsidRPr="000F4EA8">
              <w:rPr>
                <w:b/>
                <w:sz w:val="16"/>
                <w:szCs w:val="16"/>
              </w:rPr>
              <w:t>Last Update:</w:t>
            </w:r>
          </w:p>
        </w:tc>
        <w:tc>
          <w:tcPr>
            <w:tcW w:w="3666" w:type="dxa"/>
            <w:gridSpan w:val="3"/>
            <w:vAlign w:val="center"/>
          </w:tcPr>
          <w:p w14:paraId="22EDE107" w14:textId="513E5B71" w:rsidR="00A25F9E" w:rsidRPr="000F4EA8" w:rsidRDefault="004B08E2" w:rsidP="00A25F9E">
            <w:pPr>
              <w:autoSpaceDE/>
              <w:autoSpaceDN/>
              <w:adjustRightInd/>
              <w:spacing w:before="0" w:line="240" w:lineRule="auto"/>
              <w:ind w:left="-72"/>
              <w:rPr>
                <w:b/>
                <w:sz w:val="16"/>
                <w:szCs w:val="16"/>
              </w:rPr>
            </w:pPr>
            <w:r>
              <w:rPr>
                <w:position w:val="-1"/>
                <w:sz w:val="16"/>
                <w:szCs w:val="16"/>
              </w:rPr>
              <w:t>November</w:t>
            </w:r>
            <w:r w:rsidR="00872418">
              <w:rPr>
                <w:position w:val="-1"/>
                <w:sz w:val="16"/>
                <w:szCs w:val="16"/>
              </w:rPr>
              <w:t xml:space="preserve"> 2025</w:t>
            </w:r>
          </w:p>
        </w:tc>
        <w:tc>
          <w:tcPr>
            <w:tcW w:w="2866" w:type="dxa"/>
            <w:gridSpan w:val="2"/>
            <w:vAlign w:val="center"/>
          </w:tcPr>
          <w:p w14:paraId="1ADE8D22" w14:textId="77777777" w:rsidR="00A25F9E" w:rsidRPr="000F4EA8" w:rsidRDefault="00A25F9E" w:rsidP="00A25F9E">
            <w:pPr>
              <w:rPr>
                <w:b/>
                <w:sz w:val="16"/>
                <w:szCs w:val="16"/>
              </w:rPr>
            </w:pPr>
          </w:p>
        </w:tc>
        <w:tc>
          <w:tcPr>
            <w:tcW w:w="971" w:type="dxa"/>
            <w:vAlign w:val="center"/>
          </w:tcPr>
          <w:p w14:paraId="66D8FEAE" w14:textId="77777777" w:rsidR="00A25F9E" w:rsidRPr="000F4EA8" w:rsidRDefault="00A25F9E" w:rsidP="00A25F9E">
            <w:pPr>
              <w:jc w:val="center"/>
              <w:rPr>
                <w:b/>
                <w:sz w:val="16"/>
                <w:szCs w:val="16"/>
              </w:rPr>
            </w:pPr>
          </w:p>
        </w:tc>
        <w:tc>
          <w:tcPr>
            <w:tcW w:w="1165" w:type="dxa"/>
            <w:gridSpan w:val="2"/>
            <w:vAlign w:val="center"/>
          </w:tcPr>
          <w:p w14:paraId="2DAF554B" w14:textId="77777777" w:rsidR="00A25F9E" w:rsidRPr="000F4EA8" w:rsidRDefault="00A25F9E" w:rsidP="00A25F9E">
            <w:pPr>
              <w:jc w:val="center"/>
              <w:rPr>
                <w:b/>
                <w:sz w:val="16"/>
                <w:szCs w:val="16"/>
              </w:rPr>
            </w:pPr>
          </w:p>
        </w:tc>
      </w:tr>
    </w:tbl>
    <w:p w14:paraId="5D2B35CE" w14:textId="5F496A7B" w:rsidR="00872418" w:rsidRPr="009A6CD3" w:rsidRDefault="00872418" w:rsidP="009A6CD3">
      <w:pPr>
        <w:spacing w:before="0" w:line="240" w:lineRule="auto"/>
        <w:ind w:left="630" w:hanging="540"/>
        <w:rPr>
          <w:color w:val="auto"/>
          <w:sz w:val="16"/>
          <w:szCs w:val="16"/>
        </w:rPr>
      </w:pPr>
    </w:p>
    <w:p w14:paraId="6DE4B191" w14:textId="1A76FBEE" w:rsidR="00872418" w:rsidRPr="009A6CD3" w:rsidRDefault="00872418" w:rsidP="009A6CD3">
      <w:pPr>
        <w:spacing w:before="0" w:line="240" w:lineRule="auto"/>
        <w:ind w:left="630" w:hanging="540"/>
        <w:rPr>
          <w:color w:val="auto"/>
          <w:sz w:val="16"/>
          <w:szCs w:val="16"/>
        </w:rPr>
      </w:pPr>
      <w:r w:rsidRPr="009A6CD3">
        <w:rPr>
          <w:color w:val="auto"/>
          <w:sz w:val="16"/>
          <w:szCs w:val="16"/>
        </w:rPr>
        <w:t>Note 1:</w:t>
      </w:r>
      <w:r w:rsidR="00225F8E">
        <w:rPr>
          <w:color w:val="auto"/>
          <w:sz w:val="16"/>
          <w:szCs w:val="16"/>
        </w:rPr>
        <w:tab/>
      </w:r>
      <w:r w:rsidRPr="009A6CD3">
        <w:rPr>
          <w:color w:val="auto"/>
          <w:sz w:val="16"/>
          <w:szCs w:val="16"/>
        </w:rPr>
        <w:t xml:space="preserve">The most efficient way is single coat thick film. Check manufacturer’s recommendations. </w:t>
      </w:r>
    </w:p>
    <w:p w14:paraId="797D02C8" w14:textId="61AB879D" w:rsidR="00872418" w:rsidRPr="009A6CD3" w:rsidRDefault="00872418" w:rsidP="009A6CD3">
      <w:pPr>
        <w:spacing w:before="0" w:line="240" w:lineRule="auto"/>
        <w:ind w:left="630" w:hanging="540"/>
        <w:rPr>
          <w:color w:val="auto"/>
          <w:sz w:val="16"/>
          <w:szCs w:val="16"/>
        </w:rPr>
      </w:pPr>
      <w:r w:rsidRPr="009A6CD3">
        <w:rPr>
          <w:color w:val="auto"/>
          <w:sz w:val="16"/>
          <w:szCs w:val="16"/>
        </w:rPr>
        <w:t>Note 2</w:t>
      </w:r>
      <w:proofErr w:type="gramStart"/>
      <w:r w:rsidRPr="009A6CD3">
        <w:rPr>
          <w:color w:val="auto"/>
          <w:sz w:val="16"/>
          <w:szCs w:val="16"/>
        </w:rPr>
        <w:t xml:space="preserve">: </w:t>
      </w:r>
      <w:r w:rsidR="00225F8E">
        <w:rPr>
          <w:color w:val="auto"/>
          <w:sz w:val="16"/>
          <w:szCs w:val="16"/>
        </w:rPr>
        <w:tab/>
      </w:r>
      <w:r w:rsidRPr="009A6CD3">
        <w:rPr>
          <w:color w:val="auto"/>
          <w:sz w:val="16"/>
          <w:szCs w:val="16"/>
        </w:rPr>
        <w:t>Consult</w:t>
      </w:r>
      <w:proofErr w:type="gramEnd"/>
      <w:r w:rsidRPr="009A6CD3">
        <w:rPr>
          <w:color w:val="auto"/>
          <w:sz w:val="16"/>
          <w:szCs w:val="16"/>
        </w:rPr>
        <w:t xml:space="preserve"> TCO coating expert if seam sealant, putty or pit filler is required </w:t>
      </w:r>
    </w:p>
    <w:p w14:paraId="4BE09D47" w14:textId="0C7E8E0C" w:rsidR="00872418" w:rsidRPr="009A6CD3" w:rsidRDefault="00872418" w:rsidP="009A6CD3">
      <w:pPr>
        <w:spacing w:before="0" w:line="240" w:lineRule="auto"/>
        <w:ind w:left="630" w:hanging="540"/>
        <w:rPr>
          <w:color w:val="auto"/>
          <w:sz w:val="16"/>
          <w:szCs w:val="16"/>
        </w:rPr>
      </w:pPr>
      <w:r w:rsidRPr="009A6CD3">
        <w:rPr>
          <w:color w:val="auto"/>
          <w:sz w:val="16"/>
          <w:szCs w:val="16"/>
        </w:rPr>
        <w:t>Note 3</w:t>
      </w:r>
      <w:proofErr w:type="gramStart"/>
      <w:r w:rsidRPr="009A6CD3">
        <w:rPr>
          <w:color w:val="auto"/>
          <w:sz w:val="16"/>
          <w:szCs w:val="16"/>
        </w:rPr>
        <w:t xml:space="preserve">: </w:t>
      </w:r>
      <w:r w:rsidR="00225F8E">
        <w:rPr>
          <w:color w:val="auto"/>
          <w:sz w:val="16"/>
          <w:szCs w:val="16"/>
        </w:rPr>
        <w:tab/>
      </w:r>
      <w:r w:rsidRPr="009A6CD3">
        <w:rPr>
          <w:color w:val="auto"/>
          <w:sz w:val="16"/>
          <w:szCs w:val="16"/>
        </w:rPr>
        <w:t>*</w:t>
      </w:r>
      <w:proofErr w:type="gramEnd"/>
      <w:r w:rsidRPr="009A6CD3">
        <w:rPr>
          <w:color w:val="auto"/>
          <w:sz w:val="16"/>
          <w:szCs w:val="16"/>
        </w:rPr>
        <w:t>Excluding 4500FS.</w:t>
      </w:r>
    </w:p>
    <w:p w14:paraId="24A5CE95" w14:textId="77777777" w:rsidR="00872418" w:rsidRPr="006066C4" w:rsidRDefault="00872418" w:rsidP="00A25F9E">
      <w:pPr>
        <w:widowControl w:val="0"/>
        <w:spacing w:line="240" w:lineRule="auto"/>
        <w:ind w:left="-142" w:right="2648"/>
        <w:contextualSpacing/>
      </w:pPr>
    </w:p>
    <w:p w14:paraId="106F3449" w14:textId="77777777" w:rsidR="00A25F9E" w:rsidRPr="001D3869" w:rsidRDefault="00A25F9E" w:rsidP="00A25F9E">
      <w:pPr>
        <w:widowControl w:val="0"/>
        <w:spacing w:line="240" w:lineRule="auto"/>
        <w:ind w:left="-142" w:right="2648"/>
        <w:contextualSpacing/>
        <w:rPr>
          <w:sz w:val="20"/>
          <w:szCs w:val="20"/>
        </w:rPr>
      </w:pPr>
    </w:p>
    <w:p w14:paraId="15359B1B" w14:textId="77777777" w:rsidR="00A25F9E" w:rsidRPr="001D3869" w:rsidRDefault="00A25F9E" w:rsidP="00A25F9E">
      <w:pPr>
        <w:tabs>
          <w:tab w:val="left" w:pos="3225"/>
        </w:tabs>
        <w:rPr>
          <w:sz w:val="20"/>
          <w:szCs w:val="20"/>
        </w:rPr>
      </w:pPr>
      <w:r w:rsidRPr="001D3869">
        <w:rPr>
          <w:sz w:val="20"/>
          <w:szCs w:val="20"/>
        </w:rPr>
        <w:br w:type="page"/>
      </w:r>
    </w:p>
    <w:tbl>
      <w:tblPr>
        <w:tblW w:w="9900" w:type="dxa"/>
        <w:jc w:val="center"/>
        <w:tblLayout w:type="fixed"/>
        <w:tblLook w:val="01E0" w:firstRow="1" w:lastRow="1" w:firstColumn="1" w:lastColumn="1" w:noHBand="0" w:noVBand="0"/>
      </w:tblPr>
      <w:tblGrid>
        <w:gridCol w:w="1170"/>
        <w:gridCol w:w="270"/>
        <w:gridCol w:w="595"/>
        <w:gridCol w:w="2552"/>
        <w:gridCol w:w="990"/>
        <w:gridCol w:w="2015"/>
        <w:gridCol w:w="971"/>
        <w:gridCol w:w="1247"/>
        <w:gridCol w:w="83"/>
        <w:gridCol w:w="7"/>
      </w:tblGrid>
      <w:tr w:rsidR="00A25F9E" w:rsidRPr="001D3869" w14:paraId="4CA81135" w14:textId="77777777" w:rsidTr="00A25F9E">
        <w:trPr>
          <w:trHeight w:val="360"/>
          <w:jc w:val="center"/>
        </w:trPr>
        <w:tc>
          <w:tcPr>
            <w:tcW w:w="9900" w:type="dxa"/>
            <w:gridSpan w:val="10"/>
            <w:tcBorders>
              <w:top w:val="single" w:sz="6" w:space="0" w:color="auto"/>
              <w:bottom w:val="single" w:sz="12" w:space="0" w:color="auto"/>
            </w:tcBorders>
            <w:shd w:val="clear" w:color="auto" w:fill="FFFFFF"/>
            <w:vAlign w:val="center"/>
          </w:tcPr>
          <w:p w14:paraId="448C1255" w14:textId="77777777" w:rsidR="00A25F9E" w:rsidRPr="001D3869" w:rsidRDefault="00A25F9E" w:rsidP="00A25F9E">
            <w:pPr>
              <w:ind w:right="-72"/>
              <w:jc w:val="right"/>
              <w:rPr>
                <w:b/>
                <w:i/>
                <w:color w:val="auto"/>
              </w:rPr>
            </w:pPr>
            <w:r w:rsidRPr="001D3869">
              <w:rPr>
                <w:b/>
                <w:i/>
                <w:color w:val="auto"/>
              </w:rPr>
              <w:lastRenderedPageBreak/>
              <w:t xml:space="preserve">Thick Film </w:t>
            </w:r>
            <w:r>
              <w:rPr>
                <w:b/>
                <w:i/>
                <w:color w:val="auto"/>
              </w:rPr>
              <w:t>Linings</w:t>
            </w:r>
            <w:r w:rsidRPr="001D3869">
              <w:rPr>
                <w:b/>
                <w:i/>
                <w:color w:val="auto"/>
              </w:rPr>
              <w:t xml:space="preserve"> for Immersion Service</w:t>
            </w:r>
          </w:p>
        </w:tc>
      </w:tr>
      <w:tr w:rsidR="00A25F9E" w:rsidRPr="001D3869" w14:paraId="1BF8C539" w14:textId="77777777" w:rsidTr="00A25F9E">
        <w:trPr>
          <w:trHeight w:val="360"/>
          <w:jc w:val="center"/>
        </w:trPr>
        <w:tc>
          <w:tcPr>
            <w:tcW w:w="7592" w:type="dxa"/>
            <w:gridSpan w:val="6"/>
            <w:tcBorders>
              <w:top w:val="single" w:sz="12" w:space="0" w:color="auto"/>
              <w:left w:val="single" w:sz="12" w:space="0" w:color="auto"/>
              <w:bottom w:val="single" w:sz="12" w:space="0" w:color="auto"/>
            </w:tcBorders>
            <w:vAlign w:val="center"/>
          </w:tcPr>
          <w:p w14:paraId="66A8FF49"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Thick Film </w:t>
            </w:r>
            <w:proofErr w:type="spellStart"/>
            <w:r w:rsidRPr="006066C4">
              <w:rPr>
                <w:b/>
                <w:sz w:val="20"/>
                <w:szCs w:val="20"/>
              </w:rPr>
              <w:t>Linings</w:t>
            </w:r>
            <w:r w:rsidRPr="001D3869">
              <w:rPr>
                <w:b/>
                <w:sz w:val="20"/>
                <w:szCs w:val="20"/>
              </w:rPr>
              <w:t>for</w:t>
            </w:r>
            <w:proofErr w:type="spellEnd"/>
            <w:r w:rsidRPr="001D3869">
              <w:rPr>
                <w:b/>
                <w:sz w:val="20"/>
                <w:szCs w:val="20"/>
              </w:rPr>
              <w:t xml:space="preserve"> Salt Water and Brine Immersion Service</w:t>
            </w:r>
          </w:p>
        </w:tc>
        <w:tc>
          <w:tcPr>
            <w:tcW w:w="2308" w:type="dxa"/>
            <w:gridSpan w:val="4"/>
            <w:tcBorders>
              <w:top w:val="single" w:sz="12" w:space="0" w:color="auto"/>
              <w:bottom w:val="single" w:sz="12" w:space="0" w:color="auto"/>
              <w:right w:val="single" w:sz="12" w:space="0" w:color="auto"/>
            </w:tcBorders>
            <w:shd w:val="clear" w:color="auto" w:fill="000000"/>
            <w:vAlign w:val="center"/>
          </w:tcPr>
          <w:p w14:paraId="7C5675F9"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9.4</w:t>
            </w:r>
          </w:p>
        </w:tc>
      </w:tr>
      <w:tr w:rsidR="00A25F9E" w:rsidRPr="001D3869" w14:paraId="23377B05" w14:textId="77777777" w:rsidTr="00A25F9E">
        <w:trPr>
          <w:gridAfter w:val="1"/>
          <w:wAfter w:w="7" w:type="dxa"/>
          <w:cantSplit/>
          <w:trHeight w:val="288"/>
          <w:jc w:val="center"/>
        </w:trPr>
        <w:tc>
          <w:tcPr>
            <w:tcW w:w="1440" w:type="dxa"/>
            <w:gridSpan w:val="2"/>
            <w:tcBorders>
              <w:top w:val="single" w:sz="12" w:space="0" w:color="auto"/>
            </w:tcBorders>
          </w:tcPr>
          <w:p w14:paraId="31B2E79C"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147" w:type="dxa"/>
            <w:gridSpan w:val="2"/>
            <w:tcBorders>
              <w:top w:val="single" w:sz="12" w:space="0" w:color="auto"/>
            </w:tcBorders>
          </w:tcPr>
          <w:p w14:paraId="6F15CE80" w14:textId="77777777" w:rsidR="003737BB" w:rsidRPr="003737BB" w:rsidRDefault="003737BB" w:rsidP="003737BB">
            <w:pPr>
              <w:autoSpaceDE/>
              <w:autoSpaceDN/>
              <w:adjustRightInd/>
              <w:spacing w:before="0" w:line="240" w:lineRule="auto"/>
              <w:ind w:left="-72" w:right="-103"/>
              <w:rPr>
                <w:sz w:val="16"/>
                <w:szCs w:val="16"/>
              </w:rPr>
            </w:pPr>
            <w:r w:rsidRPr="003737BB">
              <w:rPr>
                <w:sz w:val="16"/>
                <w:szCs w:val="16"/>
              </w:rPr>
              <w:t>SSPC-SP1/SP5(NACENo.</w:t>
            </w:r>
            <w:proofErr w:type="gramStart"/>
            <w:r w:rsidRPr="003737BB">
              <w:rPr>
                <w:sz w:val="16"/>
                <w:szCs w:val="16"/>
              </w:rPr>
              <w:t>1)(</w:t>
            </w:r>
            <w:proofErr w:type="gramEnd"/>
            <w:r w:rsidRPr="003737BB">
              <w:rPr>
                <w:sz w:val="16"/>
                <w:szCs w:val="16"/>
              </w:rPr>
              <w:t>SA3)</w:t>
            </w:r>
          </w:p>
          <w:p w14:paraId="4AEAC422" w14:textId="329FEA8E" w:rsidR="00A25F9E" w:rsidRPr="003B2DEF" w:rsidRDefault="003737BB" w:rsidP="003737BB">
            <w:pPr>
              <w:autoSpaceDE/>
              <w:autoSpaceDN/>
              <w:adjustRightInd/>
              <w:spacing w:before="0" w:line="240" w:lineRule="auto"/>
              <w:ind w:left="-72" w:right="-103"/>
              <w:rPr>
                <w:sz w:val="16"/>
                <w:szCs w:val="16"/>
              </w:rPr>
            </w:pPr>
            <w:r w:rsidRPr="003737BB">
              <w:rPr>
                <w:sz w:val="16"/>
                <w:szCs w:val="16"/>
              </w:rPr>
              <w:t>White metal blast cleanliness.</w:t>
            </w:r>
          </w:p>
        </w:tc>
        <w:tc>
          <w:tcPr>
            <w:tcW w:w="990" w:type="dxa"/>
            <w:tcBorders>
              <w:top w:val="single" w:sz="12" w:space="0" w:color="auto"/>
            </w:tcBorders>
          </w:tcPr>
          <w:p w14:paraId="2B73219F"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316" w:type="dxa"/>
            <w:gridSpan w:val="4"/>
            <w:vMerge w:val="restart"/>
            <w:tcBorders>
              <w:top w:val="single" w:sz="12" w:space="0" w:color="auto"/>
            </w:tcBorders>
          </w:tcPr>
          <w:p w14:paraId="7ADD9F5C"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01EF3A1F" w14:textId="77777777" w:rsidTr="00A25F9E">
        <w:trPr>
          <w:gridAfter w:val="1"/>
          <w:wAfter w:w="7" w:type="dxa"/>
          <w:cantSplit/>
          <w:trHeight w:val="288"/>
          <w:jc w:val="center"/>
        </w:trPr>
        <w:tc>
          <w:tcPr>
            <w:tcW w:w="1440" w:type="dxa"/>
            <w:gridSpan w:val="2"/>
          </w:tcPr>
          <w:p w14:paraId="22772631"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147" w:type="dxa"/>
            <w:gridSpan w:val="2"/>
          </w:tcPr>
          <w:p w14:paraId="5000E231"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4CF25B13" w14:textId="77777777" w:rsidR="00A25F9E" w:rsidRPr="001D3869" w:rsidRDefault="00A25F9E" w:rsidP="00A25F9E">
            <w:pPr>
              <w:jc w:val="right"/>
              <w:rPr>
                <w:b/>
                <w:sz w:val="16"/>
                <w:szCs w:val="16"/>
              </w:rPr>
            </w:pPr>
          </w:p>
        </w:tc>
        <w:tc>
          <w:tcPr>
            <w:tcW w:w="4316" w:type="dxa"/>
            <w:gridSpan w:val="4"/>
            <w:vMerge/>
            <w:vAlign w:val="center"/>
          </w:tcPr>
          <w:p w14:paraId="089CC99D" w14:textId="77777777" w:rsidR="00A25F9E" w:rsidRPr="001D3869" w:rsidRDefault="00A25F9E" w:rsidP="00A25F9E"/>
        </w:tc>
      </w:tr>
      <w:tr w:rsidR="00A25F9E" w:rsidRPr="001D3869" w14:paraId="2A362074" w14:textId="77777777" w:rsidTr="006117E3">
        <w:trPr>
          <w:gridAfter w:val="1"/>
          <w:wAfter w:w="7" w:type="dxa"/>
          <w:cantSplit/>
          <w:trHeight w:val="643"/>
          <w:jc w:val="center"/>
        </w:trPr>
        <w:tc>
          <w:tcPr>
            <w:tcW w:w="1440" w:type="dxa"/>
            <w:gridSpan w:val="2"/>
            <w:tcBorders>
              <w:bottom w:val="single" w:sz="12" w:space="0" w:color="auto"/>
            </w:tcBorders>
          </w:tcPr>
          <w:p w14:paraId="51955F93"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147" w:type="dxa"/>
            <w:gridSpan w:val="2"/>
            <w:tcBorders>
              <w:bottom w:val="single" w:sz="12" w:space="0" w:color="auto"/>
            </w:tcBorders>
          </w:tcPr>
          <w:p w14:paraId="3D5BA530" w14:textId="77777777" w:rsidR="00504ADC" w:rsidRPr="003B2DEF" w:rsidRDefault="002B7765" w:rsidP="00504ADC">
            <w:pPr>
              <w:autoSpaceDE/>
              <w:autoSpaceDN/>
              <w:adjustRightInd/>
              <w:spacing w:before="0" w:line="240" w:lineRule="auto"/>
              <w:ind w:left="-72"/>
              <w:rPr>
                <w:ins w:id="1333" w:author="Kurmanov, Aidyn [STAMGazStroy LLP]" w:date="2025-12-11T15:06:00Z" w16du:dateUtc="2025-12-11T10:06:00Z"/>
                <w:color w:val="auto"/>
                <w:sz w:val="16"/>
                <w:szCs w:val="16"/>
              </w:rPr>
            </w:pPr>
            <w:r w:rsidRPr="001A20CC">
              <w:rPr>
                <w:color w:val="auto"/>
                <w:sz w:val="16"/>
                <w:szCs w:val="16"/>
              </w:rPr>
              <w:t xml:space="preserve"> </w:t>
            </w:r>
            <w:ins w:id="1334" w:author="Kurmanov, Aidyn [STAMGazStroy LLP]" w:date="2025-12-11T15:06:00Z" w16du:dateUtc="2025-12-11T10:06:00Z">
              <w:r w:rsidR="00504ADC" w:rsidRPr="003B2DEF">
                <w:rPr>
                  <w:color w:val="auto"/>
                  <w:sz w:val="16"/>
                  <w:szCs w:val="16"/>
                </w:rPr>
                <w:t>0.</w:t>
              </w:r>
              <w:r w:rsidR="00504ADC">
                <w:rPr>
                  <w:color w:val="auto"/>
                  <w:sz w:val="16"/>
                  <w:szCs w:val="16"/>
                </w:rPr>
                <w:t>635</w:t>
              </w:r>
              <w:r w:rsidR="00504ADC" w:rsidRPr="003B2DEF">
                <w:rPr>
                  <w:color w:val="auto"/>
                  <w:sz w:val="16"/>
                  <w:szCs w:val="16"/>
                </w:rPr>
                <w:t xml:space="preserve"> – </w:t>
              </w:r>
              <w:r w:rsidR="00504ADC">
                <w:rPr>
                  <w:color w:val="auto"/>
                  <w:sz w:val="16"/>
                  <w:szCs w:val="16"/>
                </w:rPr>
                <w:t>1</w:t>
              </w:r>
              <w:r w:rsidR="00504ADC" w:rsidRPr="003B2DEF">
                <w:rPr>
                  <w:color w:val="auto"/>
                  <w:sz w:val="16"/>
                  <w:szCs w:val="16"/>
                </w:rPr>
                <w:t>.</w:t>
              </w:r>
              <w:r w:rsidR="00504ADC">
                <w:rPr>
                  <w:color w:val="auto"/>
                  <w:sz w:val="16"/>
                  <w:szCs w:val="16"/>
                </w:rPr>
                <w:t>270</w:t>
              </w:r>
              <w:r w:rsidR="00504ADC" w:rsidRPr="003B2DEF">
                <w:rPr>
                  <w:color w:val="auto"/>
                  <w:sz w:val="16"/>
                  <w:szCs w:val="16"/>
                </w:rPr>
                <w:t xml:space="preserve"> mm. (</w:t>
              </w:r>
              <w:r w:rsidR="00504ADC">
                <w:rPr>
                  <w:color w:val="auto"/>
                  <w:sz w:val="16"/>
                  <w:szCs w:val="16"/>
                </w:rPr>
                <w:t>25</w:t>
              </w:r>
              <w:r w:rsidR="00504ADC" w:rsidRPr="003B2DEF">
                <w:rPr>
                  <w:color w:val="auto"/>
                  <w:sz w:val="16"/>
                  <w:szCs w:val="16"/>
                </w:rPr>
                <w:t xml:space="preserve">.0 - </w:t>
              </w:r>
              <w:r w:rsidR="00504ADC">
                <w:rPr>
                  <w:color w:val="auto"/>
                  <w:sz w:val="16"/>
                  <w:szCs w:val="16"/>
                </w:rPr>
                <w:t>50</w:t>
              </w:r>
              <w:r w:rsidR="00504ADC" w:rsidRPr="003B2DEF">
                <w:rPr>
                  <w:color w:val="auto"/>
                  <w:sz w:val="16"/>
                  <w:szCs w:val="16"/>
                </w:rPr>
                <w:t>.0 mils)</w:t>
              </w:r>
            </w:ins>
          </w:p>
          <w:p w14:paraId="7FDCEA24" w14:textId="0E199375" w:rsidR="00504ADC" w:rsidRPr="001A20CC" w:rsidRDefault="00504ADC" w:rsidP="00504ADC">
            <w:pPr>
              <w:autoSpaceDE/>
              <w:autoSpaceDN/>
              <w:adjustRightInd/>
              <w:spacing w:before="0" w:line="240" w:lineRule="auto"/>
              <w:ind w:left="-72" w:right="747"/>
              <w:rPr>
                <w:ins w:id="1335" w:author="Kurmanov, Aidyn [STAMGazStroy LLP]" w:date="2025-12-11T15:06:00Z" w16du:dateUtc="2025-12-11T10:06:00Z"/>
                <w:color w:val="auto"/>
                <w:sz w:val="16"/>
                <w:szCs w:val="16"/>
              </w:rPr>
            </w:pPr>
            <w:ins w:id="1336" w:author="Kurmanov, Aidyn [STAMGazStroy LLP]" w:date="2025-12-11T15:06:00Z" w16du:dateUtc="2025-12-11T10:06:00Z">
              <w:r w:rsidRPr="001A20CC">
                <w:rPr>
                  <w:color w:val="auto"/>
                  <w:sz w:val="16"/>
                  <w:szCs w:val="16"/>
                </w:rPr>
                <w:t xml:space="preserve">(sprayable), </w:t>
              </w:r>
              <w:r w:rsidR="00402B3D" w:rsidRPr="001A20CC">
                <w:rPr>
                  <w:color w:val="auto"/>
                  <w:sz w:val="16"/>
                  <w:szCs w:val="16"/>
                </w:rPr>
                <w:t>2</w:t>
              </w:r>
            </w:ins>
            <w:ins w:id="1337" w:author="Kurmanov, Aidyn [STAMGazStroy LLP]" w:date="2025-12-11T15:34:00Z" w16du:dateUtc="2025-12-11T10:34:00Z">
              <w:r w:rsidR="0018552A">
                <w:rPr>
                  <w:color w:val="auto"/>
                  <w:sz w:val="16"/>
                  <w:szCs w:val="16"/>
                </w:rPr>
                <w:t>.</w:t>
              </w:r>
            </w:ins>
            <w:ins w:id="1338" w:author="Kurmanov, Aidyn [STAMGazStroy LLP]" w:date="2025-12-11T15:06:00Z" w16du:dateUtc="2025-12-11T10:06:00Z">
              <w:r w:rsidR="00402B3D" w:rsidRPr="001A20CC">
                <w:rPr>
                  <w:color w:val="auto"/>
                  <w:sz w:val="16"/>
                  <w:szCs w:val="16"/>
                </w:rPr>
                <w:t xml:space="preserve">032 </w:t>
              </w:r>
            </w:ins>
            <w:ins w:id="1339" w:author="Kurmanov, Aidyn [STAMGazStroy LLP]" w:date="2025-12-11T15:34:00Z" w16du:dateUtc="2025-12-11T10:34:00Z">
              <w:r w:rsidR="0018552A">
                <w:rPr>
                  <w:color w:val="auto"/>
                  <w:sz w:val="16"/>
                  <w:szCs w:val="16"/>
                </w:rPr>
                <w:t>m</w:t>
              </w:r>
            </w:ins>
            <w:ins w:id="1340" w:author="Kurmanov, Aidyn [STAMGazStroy LLP]" w:date="2025-12-11T15:06:00Z" w16du:dateUtc="2025-12-11T10:06:00Z">
              <w:r w:rsidR="00402B3D" w:rsidRPr="001A20CC">
                <w:rPr>
                  <w:color w:val="auto"/>
                  <w:sz w:val="16"/>
                  <w:szCs w:val="16"/>
                </w:rPr>
                <w:t xml:space="preserve">m </w:t>
              </w:r>
              <w:r w:rsidRPr="001A20CC">
                <w:rPr>
                  <w:color w:val="auto"/>
                  <w:sz w:val="16"/>
                  <w:szCs w:val="16"/>
                </w:rPr>
                <w:t>(</w:t>
              </w:r>
              <w:r w:rsidR="00402B3D" w:rsidRPr="001A20CC">
                <w:rPr>
                  <w:color w:val="auto"/>
                  <w:sz w:val="16"/>
                  <w:szCs w:val="16"/>
                </w:rPr>
                <w:t xml:space="preserve">80.0 </w:t>
              </w:r>
              <w:proofErr w:type="spellStart"/>
              <w:r w:rsidR="00402B3D" w:rsidRPr="001A20CC">
                <w:rPr>
                  <w:color w:val="auto"/>
                  <w:sz w:val="16"/>
                  <w:szCs w:val="16"/>
                </w:rPr>
                <w:t>mils</w:t>
              </w:r>
              <w:proofErr w:type="spellEnd"/>
              <w:r w:rsidRPr="001A20CC">
                <w:rPr>
                  <w:color w:val="auto"/>
                  <w:sz w:val="16"/>
                  <w:szCs w:val="16"/>
                </w:rPr>
                <w:t>) (min) (</w:t>
              </w:r>
              <w:proofErr w:type="spellStart"/>
              <w:r w:rsidRPr="001A20CC">
                <w:rPr>
                  <w:color w:val="auto"/>
                  <w:sz w:val="16"/>
                  <w:szCs w:val="16"/>
                </w:rPr>
                <w:t>trowelable</w:t>
              </w:r>
              <w:proofErr w:type="spellEnd"/>
              <w:r w:rsidRPr="001A20CC">
                <w:rPr>
                  <w:color w:val="auto"/>
                  <w:sz w:val="16"/>
                  <w:szCs w:val="16"/>
                </w:rPr>
                <w:t>)</w:t>
              </w:r>
            </w:ins>
          </w:p>
          <w:p w14:paraId="6A80599A" w14:textId="590F60C3" w:rsidR="00A25F9E" w:rsidRPr="001A20CC" w:rsidRDefault="00504ADC" w:rsidP="00504ADC">
            <w:pPr>
              <w:autoSpaceDE/>
              <w:autoSpaceDN/>
              <w:adjustRightInd/>
              <w:spacing w:before="0" w:line="240" w:lineRule="auto"/>
              <w:ind w:left="-72" w:right="747"/>
              <w:rPr>
                <w:color w:val="auto"/>
                <w:sz w:val="16"/>
                <w:szCs w:val="16"/>
              </w:rPr>
            </w:pPr>
            <w:ins w:id="1341" w:author="Kurmanov, Aidyn [STAMGazStroy LLP]" w:date="2025-12-11T15:06:00Z" w16du:dateUtc="2025-12-11T10:06:00Z">
              <w:r w:rsidRPr="001A20CC">
                <w:rPr>
                  <w:color w:val="auto"/>
                  <w:sz w:val="16"/>
                  <w:szCs w:val="16"/>
                </w:rPr>
                <w:t xml:space="preserve">(See manufacturer’s data sheets for min/max </w:t>
              </w:r>
              <w:proofErr w:type="gramStart"/>
              <w:r w:rsidRPr="001A20CC">
                <w:rPr>
                  <w:color w:val="auto"/>
                  <w:sz w:val="16"/>
                  <w:szCs w:val="16"/>
                </w:rPr>
                <w:t>thicknesses</w:t>
              </w:r>
              <w:proofErr w:type="gramEnd"/>
              <w:r w:rsidRPr="001A20CC">
                <w:rPr>
                  <w:color w:val="auto"/>
                  <w:sz w:val="16"/>
                  <w:szCs w:val="16"/>
                </w:rPr>
                <w:t xml:space="preserve"> per coat.)</w:t>
              </w:r>
            </w:ins>
            <w:del w:id="1342" w:author="Kurmanov, Aidyn [STAMGazStroy LLP]" w:date="2025-12-11T15:06:00Z" w16du:dateUtc="2025-12-11T10:06:00Z">
              <w:r w:rsidR="00A25F9E" w:rsidRPr="006117E3" w:rsidDel="00504ADC">
                <w:rPr>
                  <w:color w:val="auto"/>
                  <w:sz w:val="16"/>
                  <w:szCs w:val="16"/>
                  <w:highlight w:val="yellow"/>
                </w:rPr>
                <w:delText>(See manufacturer’s data sheets for min/max thicknesses per coat.)</w:delText>
              </w:r>
            </w:del>
          </w:p>
        </w:tc>
        <w:tc>
          <w:tcPr>
            <w:tcW w:w="990" w:type="dxa"/>
            <w:tcBorders>
              <w:bottom w:val="single" w:sz="12" w:space="0" w:color="auto"/>
            </w:tcBorders>
          </w:tcPr>
          <w:p w14:paraId="58FA5990" w14:textId="77777777" w:rsidR="00A25F9E" w:rsidRPr="001D3869" w:rsidRDefault="00A25F9E" w:rsidP="00A25F9E">
            <w:pPr>
              <w:jc w:val="right"/>
              <w:rPr>
                <w:b/>
                <w:sz w:val="16"/>
                <w:szCs w:val="16"/>
              </w:rPr>
            </w:pPr>
          </w:p>
        </w:tc>
        <w:tc>
          <w:tcPr>
            <w:tcW w:w="4316" w:type="dxa"/>
            <w:gridSpan w:val="4"/>
            <w:vMerge/>
            <w:tcBorders>
              <w:bottom w:val="single" w:sz="12" w:space="0" w:color="auto"/>
            </w:tcBorders>
            <w:vAlign w:val="center"/>
          </w:tcPr>
          <w:p w14:paraId="174AC361" w14:textId="77777777" w:rsidR="00A25F9E" w:rsidRPr="001D3869" w:rsidRDefault="00A25F9E" w:rsidP="00A25F9E"/>
        </w:tc>
      </w:tr>
      <w:tr w:rsidR="00A25F9E" w:rsidRPr="001D3869" w14:paraId="0C4C4F52" w14:textId="77777777" w:rsidTr="00A25F9E">
        <w:trPr>
          <w:trHeight w:val="360"/>
          <w:jc w:val="center"/>
        </w:trPr>
        <w:tc>
          <w:tcPr>
            <w:tcW w:w="2035" w:type="dxa"/>
            <w:gridSpan w:val="3"/>
            <w:tcBorders>
              <w:top w:val="single" w:sz="12" w:space="0" w:color="auto"/>
              <w:left w:val="single" w:sz="12" w:space="0" w:color="auto"/>
              <w:bottom w:val="single" w:sz="12" w:space="0" w:color="auto"/>
            </w:tcBorders>
            <w:shd w:val="clear" w:color="auto" w:fill="000000"/>
            <w:vAlign w:val="center"/>
          </w:tcPr>
          <w:p w14:paraId="7987CF2A"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552" w:type="dxa"/>
            <w:tcBorders>
              <w:top w:val="single" w:sz="12" w:space="0" w:color="auto"/>
              <w:bottom w:val="single" w:sz="12" w:space="0" w:color="auto"/>
            </w:tcBorders>
            <w:shd w:val="clear" w:color="auto" w:fill="000000"/>
            <w:vAlign w:val="center"/>
          </w:tcPr>
          <w:p w14:paraId="6A2373F8"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005" w:type="dxa"/>
            <w:gridSpan w:val="2"/>
            <w:tcBorders>
              <w:top w:val="single" w:sz="12" w:space="0" w:color="auto"/>
              <w:bottom w:val="single" w:sz="12" w:space="0" w:color="auto"/>
            </w:tcBorders>
            <w:shd w:val="clear" w:color="auto" w:fill="000000"/>
            <w:vAlign w:val="center"/>
          </w:tcPr>
          <w:p w14:paraId="6D24D8B8"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399AECB3"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337" w:type="dxa"/>
            <w:gridSpan w:val="3"/>
            <w:tcBorders>
              <w:top w:val="single" w:sz="12" w:space="0" w:color="auto"/>
              <w:bottom w:val="single" w:sz="12" w:space="0" w:color="auto"/>
              <w:right w:val="single" w:sz="12" w:space="0" w:color="auto"/>
            </w:tcBorders>
            <w:shd w:val="clear" w:color="auto" w:fill="000000"/>
            <w:vAlign w:val="center"/>
          </w:tcPr>
          <w:p w14:paraId="07777190"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5032A4C5" w14:textId="77777777" w:rsidTr="00A25F9E">
        <w:trPr>
          <w:trHeight w:val="288"/>
          <w:jc w:val="center"/>
        </w:trPr>
        <w:tc>
          <w:tcPr>
            <w:tcW w:w="2035" w:type="dxa"/>
            <w:gridSpan w:val="3"/>
            <w:vAlign w:val="center"/>
          </w:tcPr>
          <w:p w14:paraId="668BC47E" w14:textId="77777777" w:rsidR="00A25F9E" w:rsidRPr="001D3869" w:rsidRDefault="00A25F9E" w:rsidP="00A25F9E">
            <w:pPr>
              <w:autoSpaceDE/>
              <w:autoSpaceDN/>
              <w:adjustRightInd/>
              <w:spacing w:before="0" w:line="240" w:lineRule="auto"/>
              <w:ind w:left="0"/>
              <w:rPr>
                <w:b/>
                <w:sz w:val="16"/>
                <w:szCs w:val="16"/>
              </w:rPr>
            </w:pPr>
            <w:r>
              <w:rPr>
                <w:b/>
                <w:sz w:val="16"/>
                <w:szCs w:val="16"/>
              </w:rPr>
              <w:t>SINGLE</w:t>
            </w:r>
            <w:r w:rsidRPr="001D3869">
              <w:rPr>
                <w:b/>
                <w:sz w:val="16"/>
                <w:szCs w:val="16"/>
              </w:rPr>
              <w:t xml:space="preserve"> COAT</w:t>
            </w:r>
          </w:p>
        </w:tc>
        <w:tc>
          <w:tcPr>
            <w:tcW w:w="2552" w:type="dxa"/>
            <w:vAlign w:val="center"/>
          </w:tcPr>
          <w:p w14:paraId="1AFE0F76"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3005" w:type="dxa"/>
            <w:gridSpan w:val="2"/>
            <w:vAlign w:val="center"/>
          </w:tcPr>
          <w:p w14:paraId="1FA3D4BF" w14:textId="25C9ECB5" w:rsidR="00A25F9E" w:rsidRPr="002B1050" w:rsidRDefault="00A25F9E" w:rsidP="00A25F9E">
            <w:pPr>
              <w:autoSpaceDE/>
              <w:autoSpaceDN/>
              <w:adjustRightInd/>
              <w:spacing w:before="0" w:line="240" w:lineRule="auto"/>
              <w:ind w:left="0"/>
              <w:rPr>
                <w:sz w:val="16"/>
                <w:szCs w:val="16"/>
              </w:rPr>
            </w:pPr>
            <w:proofErr w:type="spellStart"/>
            <w:r w:rsidRPr="002B1050">
              <w:rPr>
                <w:sz w:val="16"/>
                <w:szCs w:val="16"/>
              </w:rPr>
              <w:t>Plasite</w:t>
            </w:r>
            <w:proofErr w:type="spellEnd"/>
            <w:r w:rsidRPr="002B1050">
              <w:rPr>
                <w:sz w:val="16"/>
                <w:szCs w:val="16"/>
              </w:rPr>
              <w:t xml:space="preserve"> 4550 Series</w:t>
            </w:r>
            <w:r w:rsidR="008B28A9" w:rsidRPr="002B1050">
              <w:rPr>
                <w:sz w:val="16"/>
                <w:szCs w:val="16"/>
              </w:rPr>
              <w:t>*</w:t>
            </w:r>
          </w:p>
        </w:tc>
        <w:tc>
          <w:tcPr>
            <w:tcW w:w="971" w:type="dxa"/>
            <w:vAlign w:val="center"/>
          </w:tcPr>
          <w:p w14:paraId="6B2563AC" w14:textId="77777777" w:rsidR="00A25F9E" w:rsidRPr="001D3869" w:rsidRDefault="00A25F9E" w:rsidP="00A25F9E">
            <w:pPr>
              <w:autoSpaceDE/>
              <w:autoSpaceDN/>
              <w:adjustRightInd/>
              <w:spacing w:before="0" w:line="240" w:lineRule="auto"/>
              <w:ind w:left="0"/>
              <w:jc w:val="center"/>
              <w:rPr>
                <w:sz w:val="16"/>
                <w:szCs w:val="16"/>
              </w:rPr>
            </w:pPr>
            <w:r>
              <w:rPr>
                <w:sz w:val="16"/>
                <w:szCs w:val="16"/>
              </w:rPr>
              <w:t>0-3</w:t>
            </w:r>
          </w:p>
        </w:tc>
        <w:tc>
          <w:tcPr>
            <w:tcW w:w="1337" w:type="dxa"/>
            <w:gridSpan w:val="3"/>
            <w:vAlign w:val="center"/>
          </w:tcPr>
          <w:p w14:paraId="146DB7D8" w14:textId="77777777" w:rsidR="00A25F9E" w:rsidRPr="001D3869" w:rsidRDefault="00A25F9E" w:rsidP="00A25F9E">
            <w:pPr>
              <w:autoSpaceDE/>
              <w:autoSpaceDN/>
              <w:adjustRightInd/>
              <w:spacing w:before="0" w:line="240" w:lineRule="auto"/>
              <w:ind w:left="36"/>
              <w:rPr>
                <w:w w:val="0"/>
                <w:sz w:val="16"/>
                <w:szCs w:val="16"/>
              </w:rPr>
            </w:pPr>
            <w:r>
              <w:rPr>
                <w:sz w:val="16"/>
                <w:szCs w:val="16"/>
              </w:rPr>
              <w:t>82</w:t>
            </w:r>
            <w:r w:rsidRPr="001D3869">
              <w:rPr>
                <w:sz w:val="16"/>
                <w:szCs w:val="16"/>
              </w:rPr>
              <w:t>°</w:t>
            </w:r>
            <w:r>
              <w:rPr>
                <w:sz w:val="16"/>
                <w:szCs w:val="16"/>
              </w:rPr>
              <w:t>C (</w:t>
            </w:r>
            <w:r w:rsidRPr="001D3869">
              <w:rPr>
                <w:sz w:val="16"/>
                <w:szCs w:val="16"/>
              </w:rPr>
              <w:t>1</w:t>
            </w:r>
            <w:r>
              <w:rPr>
                <w:sz w:val="16"/>
                <w:szCs w:val="16"/>
              </w:rPr>
              <w:t>8</w:t>
            </w:r>
            <w:r w:rsidRPr="001D3869">
              <w:rPr>
                <w:sz w:val="16"/>
                <w:szCs w:val="16"/>
              </w:rPr>
              <w:t>0°F</w:t>
            </w:r>
            <w:r>
              <w:rPr>
                <w:sz w:val="16"/>
                <w:szCs w:val="16"/>
              </w:rPr>
              <w:t>)</w:t>
            </w:r>
          </w:p>
        </w:tc>
      </w:tr>
      <w:tr w:rsidR="00DF2E71" w:rsidRPr="001D3869" w14:paraId="6C8182DC" w14:textId="77777777" w:rsidTr="00A25F9E">
        <w:trPr>
          <w:trHeight w:val="288"/>
          <w:jc w:val="center"/>
        </w:trPr>
        <w:tc>
          <w:tcPr>
            <w:tcW w:w="2035" w:type="dxa"/>
            <w:gridSpan w:val="3"/>
            <w:vAlign w:val="center"/>
          </w:tcPr>
          <w:p w14:paraId="15EDDA05" w14:textId="77777777" w:rsidR="00DF2E71" w:rsidRDefault="00DF2E71" w:rsidP="00A25F9E">
            <w:pPr>
              <w:autoSpaceDE/>
              <w:autoSpaceDN/>
              <w:adjustRightInd/>
              <w:spacing w:before="0" w:line="240" w:lineRule="auto"/>
              <w:ind w:left="0"/>
              <w:rPr>
                <w:b/>
                <w:sz w:val="16"/>
                <w:szCs w:val="16"/>
              </w:rPr>
            </w:pPr>
          </w:p>
        </w:tc>
        <w:tc>
          <w:tcPr>
            <w:tcW w:w="2552" w:type="dxa"/>
            <w:vAlign w:val="center"/>
          </w:tcPr>
          <w:p w14:paraId="60D1B10E" w14:textId="42D4B566" w:rsidR="00DF2E71" w:rsidRPr="001D3869" w:rsidRDefault="00DF2E71" w:rsidP="00A25F9E">
            <w:pPr>
              <w:autoSpaceDE/>
              <w:autoSpaceDN/>
              <w:adjustRightInd/>
              <w:spacing w:before="0" w:line="240" w:lineRule="auto"/>
              <w:ind w:left="0"/>
              <w:rPr>
                <w:sz w:val="16"/>
                <w:szCs w:val="16"/>
              </w:rPr>
            </w:pPr>
            <w:proofErr w:type="spellStart"/>
            <w:r>
              <w:rPr>
                <w:sz w:val="16"/>
                <w:szCs w:val="16"/>
              </w:rPr>
              <w:t>Corrocoat</w:t>
            </w:r>
            <w:proofErr w:type="spellEnd"/>
          </w:p>
        </w:tc>
        <w:tc>
          <w:tcPr>
            <w:tcW w:w="3005" w:type="dxa"/>
            <w:gridSpan w:val="2"/>
            <w:vAlign w:val="center"/>
          </w:tcPr>
          <w:p w14:paraId="67824B9D" w14:textId="753FD3A2" w:rsidR="00DF2E71" w:rsidRPr="002B1050" w:rsidRDefault="00DF2E71" w:rsidP="00A25F9E">
            <w:pPr>
              <w:autoSpaceDE/>
              <w:autoSpaceDN/>
              <w:adjustRightInd/>
              <w:spacing w:before="0" w:line="240" w:lineRule="auto"/>
              <w:ind w:left="0"/>
              <w:rPr>
                <w:sz w:val="16"/>
                <w:szCs w:val="16"/>
              </w:rPr>
            </w:pPr>
            <w:proofErr w:type="spellStart"/>
            <w:r w:rsidRPr="002B1050">
              <w:rPr>
                <w:sz w:val="16"/>
                <w:szCs w:val="16"/>
              </w:rPr>
              <w:t>Polyglass</w:t>
            </w:r>
            <w:proofErr w:type="spellEnd"/>
            <w:r w:rsidRPr="002B1050">
              <w:rPr>
                <w:sz w:val="16"/>
                <w:szCs w:val="16"/>
              </w:rPr>
              <w:t xml:space="preserve"> VEF</w:t>
            </w:r>
          </w:p>
        </w:tc>
        <w:tc>
          <w:tcPr>
            <w:tcW w:w="971" w:type="dxa"/>
            <w:vAlign w:val="center"/>
          </w:tcPr>
          <w:p w14:paraId="0C9BA499" w14:textId="0421B585" w:rsidR="00DF2E71" w:rsidRPr="00E04820" w:rsidRDefault="00DF2E71" w:rsidP="00A25F9E">
            <w:pPr>
              <w:autoSpaceDE/>
              <w:autoSpaceDN/>
              <w:adjustRightInd/>
              <w:spacing w:before="0" w:line="240" w:lineRule="auto"/>
              <w:ind w:left="0"/>
              <w:jc w:val="center"/>
              <w:rPr>
                <w:sz w:val="16"/>
                <w:szCs w:val="16"/>
                <w:lang w:val="ru-RU"/>
              </w:rPr>
            </w:pPr>
            <w:r w:rsidRPr="00E04820">
              <w:rPr>
                <w:sz w:val="16"/>
                <w:szCs w:val="16"/>
              </w:rPr>
              <w:t>3</w:t>
            </w:r>
            <w:r w:rsidRPr="00E04820">
              <w:rPr>
                <w:sz w:val="16"/>
                <w:szCs w:val="16"/>
                <w:lang w:val="ru-RU"/>
              </w:rPr>
              <w:t>1</w:t>
            </w:r>
          </w:p>
        </w:tc>
        <w:tc>
          <w:tcPr>
            <w:tcW w:w="1337" w:type="dxa"/>
            <w:gridSpan w:val="3"/>
            <w:vAlign w:val="center"/>
          </w:tcPr>
          <w:p w14:paraId="4A063DE6" w14:textId="1769CA7A" w:rsidR="00DF2E71" w:rsidRPr="00E04820" w:rsidRDefault="00DF2E71" w:rsidP="00A25F9E">
            <w:pPr>
              <w:autoSpaceDE/>
              <w:autoSpaceDN/>
              <w:adjustRightInd/>
              <w:spacing w:before="0" w:line="240" w:lineRule="auto"/>
              <w:ind w:left="36"/>
              <w:rPr>
                <w:sz w:val="16"/>
                <w:szCs w:val="16"/>
              </w:rPr>
            </w:pPr>
            <w:r w:rsidRPr="00E04820">
              <w:rPr>
                <w:sz w:val="16"/>
                <w:szCs w:val="16"/>
              </w:rPr>
              <w:t>93°C (200°F)</w:t>
            </w:r>
          </w:p>
        </w:tc>
      </w:tr>
      <w:tr w:rsidR="00421A54" w:rsidRPr="001D3869" w14:paraId="6554FC50" w14:textId="77777777" w:rsidTr="00A25F9E">
        <w:trPr>
          <w:trHeight w:val="288"/>
          <w:jc w:val="center"/>
        </w:trPr>
        <w:tc>
          <w:tcPr>
            <w:tcW w:w="2035" w:type="dxa"/>
            <w:gridSpan w:val="3"/>
            <w:vAlign w:val="center"/>
          </w:tcPr>
          <w:p w14:paraId="41E80876" w14:textId="77777777" w:rsidR="00421A54" w:rsidRPr="001D3869" w:rsidRDefault="00421A54" w:rsidP="00421A54">
            <w:pPr>
              <w:autoSpaceDE/>
              <w:autoSpaceDN/>
              <w:adjustRightInd/>
              <w:spacing w:before="0" w:line="240" w:lineRule="auto"/>
              <w:ind w:left="0"/>
              <w:rPr>
                <w:b/>
                <w:sz w:val="16"/>
                <w:szCs w:val="16"/>
              </w:rPr>
            </w:pPr>
            <w:r>
              <w:rPr>
                <w:b/>
                <w:sz w:val="16"/>
                <w:szCs w:val="16"/>
              </w:rPr>
              <w:t>Thick Film</w:t>
            </w:r>
          </w:p>
        </w:tc>
        <w:tc>
          <w:tcPr>
            <w:tcW w:w="2552" w:type="dxa"/>
            <w:vAlign w:val="center"/>
          </w:tcPr>
          <w:p w14:paraId="7D996A1C" w14:textId="77777777" w:rsidR="00421A54" w:rsidRPr="001D3869" w:rsidRDefault="00421A54" w:rsidP="00421A54">
            <w:pPr>
              <w:autoSpaceDE/>
              <w:autoSpaceDN/>
              <w:adjustRightInd/>
              <w:spacing w:before="0" w:line="240" w:lineRule="auto"/>
              <w:ind w:left="0"/>
              <w:rPr>
                <w:sz w:val="16"/>
                <w:szCs w:val="16"/>
              </w:rPr>
            </w:pPr>
            <w:r w:rsidRPr="001D3869">
              <w:rPr>
                <w:sz w:val="16"/>
                <w:szCs w:val="16"/>
              </w:rPr>
              <w:t>Hempel Coatings (USA), Inc.</w:t>
            </w:r>
          </w:p>
        </w:tc>
        <w:tc>
          <w:tcPr>
            <w:tcW w:w="3005" w:type="dxa"/>
            <w:gridSpan w:val="2"/>
            <w:vAlign w:val="center"/>
          </w:tcPr>
          <w:p w14:paraId="0188ACD0" w14:textId="3FD12DC3" w:rsidR="00421A54" w:rsidRPr="002B1050" w:rsidRDefault="00421A54" w:rsidP="00421A54">
            <w:pPr>
              <w:autoSpaceDE/>
              <w:autoSpaceDN/>
              <w:adjustRightInd/>
              <w:spacing w:before="0" w:line="240" w:lineRule="auto"/>
              <w:ind w:left="0"/>
              <w:rPr>
                <w:sz w:val="16"/>
                <w:szCs w:val="16"/>
              </w:rPr>
            </w:pPr>
            <w:proofErr w:type="spellStart"/>
            <w:r w:rsidRPr="002B1050">
              <w:rPr>
                <w:sz w:val="16"/>
                <w:szCs w:val="16"/>
              </w:rPr>
              <w:t>Hempaline</w:t>
            </w:r>
            <w:proofErr w:type="spellEnd"/>
            <w:r w:rsidRPr="002B1050">
              <w:rPr>
                <w:sz w:val="16"/>
                <w:szCs w:val="16"/>
              </w:rPr>
              <w:t xml:space="preserve"> Defend 630</w:t>
            </w:r>
          </w:p>
        </w:tc>
        <w:tc>
          <w:tcPr>
            <w:tcW w:w="971" w:type="dxa"/>
            <w:vAlign w:val="center"/>
          </w:tcPr>
          <w:p w14:paraId="735A45C1" w14:textId="4149B547" w:rsidR="00421A54" w:rsidRPr="00E04820" w:rsidRDefault="00421A54" w:rsidP="00421A54">
            <w:pPr>
              <w:autoSpaceDE/>
              <w:autoSpaceDN/>
              <w:adjustRightInd/>
              <w:spacing w:before="0" w:line="240" w:lineRule="auto"/>
              <w:ind w:left="0"/>
              <w:jc w:val="center"/>
              <w:rPr>
                <w:sz w:val="16"/>
                <w:szCs w:val="16"/>
              </w:rPr>
            </w:pPr>
            <w:r w:rsidRPr="00E04820">
              <w:rPr>
                <w:sz w:val="16"/>
                <w:szCs w:val="16"/>
              </w:rPr>
              <w:t>59</w:t>
            </w:r>
          </w:p>
        </w:tc>
        <w:tc>
          <w:tcPr>
            <w:tcW w:w="1337" w:type="dxa"/>
            <w:gridSpan w:val="3"/>
            <w:vAlign w:val="center"/>
          </w:tcPr>
          <w:p w14:paraId="69330508" w14:textId="6BC36FD6" w:rsidR="00421A54" w:rsidRPr="00E04820" w:rsidRDefault="00421A54" w:rsidP="00421A54">
            <w:pPr>
              <w:autoSpaceDE/>
              <w:autoSpaceDN/>
              <w:adjustRightInd/>
              <w:spacing w:before="0" w:line="240" w:lineRule="auto"/>
              <w:ind w:left="36"/>
              <w:rPr>
                <w:w w:val="0"/>
                <w:sz w:val="16"/>
                <w:szCs w:val="16"/>
              </w:rPr>
            </w:pPr>
            <w:r w:rsidRPr="00E04820">
              <w:rPr>
                <w:sz w:val="16"/>
                <w:szCs w:val="16"/>
              </w:rPr>
              <w:t>94°C (201°F)</w:t>
            </w:r>
          </w:p>
        </w:tc>
      </w:tr>
      <w:tr w:rsidR="00865C7F" w:rsidRPr="001D3869" w14:paraId="16951EEB" w14:textId="77777777" w:rsidTr="00A25F9E">
        <w:trPr>
          <w:trHeight w:val="288"/>
          <w:jc w:val="center"/>
        </w:trPr>
        <w:tc>
          <w:tcPr>
            <w:tcW w:w="2035" w:type="dxa"/>
            <w:gridSpan w:val="3"/>
            <w:vAlign w:val="center"/>
          </w:tcPr>
          <w:p w14:paraId="0860854C" w14:textId="77777777" w:rsidR="00865C7F" w:rsidRPr="001D3869" w:rsidRDefault="00865C7F" w:rsidP="00421A54">
            <w:pPr>
              <w:autoSpaceDE/>
              <w:autoSpaceDN/>
              <w:adjustRightInd/>
              <w:spacing w:before="0" w:line="240" w:lineRule="auto"/>
              <w:ind w:left="0"/>
              <w:rPr>
                <w:b/>
                <w:sz w:val="16"/>
                <w:szCs w:val="16"/>
              </w:rPr>
            </w:pPr>
            <w:r w:rsidRPr="00AC6690">
              <w:rPr>
                <w:b/>
                <w:sz w:val="16"/>
                <w:szCs w:val="16"/>
              </w:rPr>
              <w:t>DFT as per Manufacturer’s Product Sheet</w:t>
            </w:r>
          </w:p>
        </w:tc>
        <w:tc>
          <w:tcPr>
            <w:tcW w:w="2552" w:type="dxa"/>
            <w:vAlign w:val="center"/>
          </w:tcPr>
          <w:p w14:paraId="79E66E3A" w14:textId="77777777" w:rsidR="00865C7F" w:rsidRPr="001D3869" w:rsidRDefault="00865C7F" w:rsidP="00421A54">
            <w:pPr>
              <w:autoSpaceDE/>
              <w:autoSpaceDN/>
              <w:adjustRightInd/>
              <w:spacing w:before="0" w:line="240" w:lineRule="auto"/>
              <w:ind w:left="0"/>
              <w:rPr>
                <w:sz w:val="16"/>
                <w:szCs w:val="16"/>
              </w:rPr>
            </w:pPr>
            <w:r w:rsidRPr="001D3869">
              <w:rPr>
                <w:sz w:val="16"/>
                <w:szCs w:val="16"/>
              </w:rPr>
              <w:t xml:space="preserve">International </w:t>
            </w:r>
          </w:p>
        </w:tc>
        <w:tc>
          <w:tcPr>
            <w:tcW w:w="3005" w:type="dxa"/>
            <w:gridSpan w:val="2"/>
            <w:vAlign w:val="center"/>
          </w:tcPr>
          <w:p w14:paraId="435BDEE3" w14:textId="77777777" w:rsidR="00865C7F" w:rsidRDefault="00865C7F" w:rsidP="00421A54">
            <w:pPr>
              <w:autoSpaceDE/>
              <w:autoSpaceDN/>
              <w:adjustRightInd/>
              <w:spacing w:before="0" w:line="240" w:lineRule="auto"/>
              <w:ind w:left="0"/>
              <w:rPr>
                <w:ins w:id="1343" w:author="Kurmanov, Aidyn [STAMGazStroy LLP]" w:date="2025-12-11T15:07:00Z" w16du:dateUtc="2025-12-11T10:07:00Z"/>
                <w:sz w:val="16"/>
                <w:szCs w:val="16"/>
              </w:rPr>
            </w:pPr>
            <w:r w:rsidRPr="002B1050">
              <w:rPr>
                <w:sz w:val="16"/>
                <w:szCs w:val="16"/>
              </w:rPr>
              <w:t>Enviroline 2405</w:t>
            </w:r>
          </w:p>
          <w:p w14:paraId="181F9B10" w14:textId="73411E9B" w:rsidR="00CB1C13" w:rsidRPr="002B1050" w:rsidRDefault="00CB1C13" w:rsidP="00421A54">
            <w:pPr>
              <w:autoSpaceDE/>
              <w:autoSpaceDN/>
              <w:adjustRightInd/>
              <w:spacing w:before="0" w:line="240" w:lineRule="auto"/>
              <w:ind w:left="0"/>
              <w:rPr>
                <w:sz w:val="16"/>
                <w:szCs w:val="16"/>
              </w:rPr>
            </w:pPr>
            <w:ins w:id="1344" w:author="Kurmanov, Aidyn [STAMGazStroy LLP]" w:date="2025-12-11T15:07:00Z" w16du:dateUtc="2025-12-11T10:07:00Z">
              <w:r w:rsidRPr="002B1050">
                <w:rPr>
                  <w:sz w:val="16"/>
                  <w:szCs w:val="16"/>
                </w:rPr>
                <w:t>Enviroline 376 Series</w:t>
              </w:r>
            </w:ins>
          </w:p>
        </w:tc>
        <w:tc>
          <w:tcPr>
            <w:tcW w:w="971" w:type="dxa"/>
            <w:vAlign w:val="center"/>
          </w:tcPr>
          <w:p w14:paraId="0F8C6F2F" w14:textId="34282E0D" w:rsidR="00865C7F" w:rsidRPr="00E04820" w:rsidRDefault="00865C7F" w:rsidP="00421A54">
            <w:pPr>
              <w:autoSpaceDE/>
              <w:autoSpaceDN/>
              <w:adjustRightInd/>
              <w:spacing w:before="0" w:line="240" w:lineRule="auto"/>
              <w:ind w:left="0"/>
              <w:jc w:val="center"/>
              <w:rPr>
                <w:sz w:val="16"/>
                <w:szCs w:val="16"/>
              </w:rPr>
            </w:pPr>
            <w:r w:rsidRPr="00E04820">
              <w:rPr>
                <w:sz w:val="16"/>
                <w:szCs w:val="16"/>
              </w:rPr>
              <w:t>30-42</w:t>
            </w:r>
          </w:p>
        </w:tc>
        <w:tc>
          <w:tcPr>
            <w:tcW w:w="1337" w:type="dxa"/>
            <w:gridSpan w:val="3"/>
            <w:vAlign w:val="center"/>
          </w:tcPr>
          <w:p w14:paraId="199224A9" w14:textId="228E2F7C" w:rsidR="00865C7F" w:rsidRPr="00E04820" w:rsidRDefault="00865C7F" w:rsidP="00421A54">
            <w:pPr>
              <w:autoSpaceDE/>
              <w:autoSpaceDN/>
              <w:adjustRightInd/>
              <w:spacing w:before="0" w:line="240" w:lineRule="auto"/>
              <w:ind w:left="36"/>
              <w:rPr>
                <w:w w:val="0"/>
                <w:sz w:val="16"/>
                <w:szCs w:val="16"/>
              </w:rPr>
            </w:pPr>
            <w:r w:rsidRPr="00E04820">
              <w:rPr>
                <w:sz w:val="16"/>
                <w:szCs w:val="16"/>
              </w:rPr>
              <w:t>82°C (180°F)</w:t>
            </w:r>
          </w:p>
        </w:tc>
      </w:tr>
      <w:tr w:rsidR="00DF2E71" w:rsidRPr="001D3869" w14:paraId="56AE7BF5" w14:textId="77777777" w:rsidTr="00A25F9E">
        <w:trPr>
          <w:trHeight w:val="288"/>
          <w:jc w:val="center"/>
        </w:trPr>
        <w:tc>
          <w:tcPr>
            <w:tcW w:w="2035" w:type="dxa"/>
            <w:gridSpan w:val="3"/>
            <w:vAlign w:val="center"/>
          </w:tcPr>
          <w:p w14:paraId="39E583EB" w14:textId="77777777" w:rsidR="00DF2E71" w:rsidRPr="001D3869" w:rsidRDefault="00DF2E71" w:rsidP="00A25F9E">
            <w:pPr>
              <w:autoSpaceDE/>
              <w:autoSpaceDN/>
              <w:adjustRightInd/>
              <w:spacing w:before="0" w:line="240" w:lineRule="auto"/>
              <w:ind w:left="0"/>
              <w:rPr>
                <w:b/>
                <w:sz w:val="16"/>
                <w:szCs w:val="16"/>
              </w:rPr>
            </w:pPr>
          </w:p>
        </w:tc>
        <w:tc>
          <w:tcPr>
            <w:tcW w:w="2552" w:type="dxa"/>
            <w:vAlign w:val="center"/>
          </w:tcPr>
          <w:p w14:paraId="35028EA9" w14:textId="77777777" w:rsidR="00DF2E71" w:rsidRPr="001D3869" w:rsidRDefault="00DF2E71" w:rsidP="00A25F9E">
            <w:pPr>
              <w:autoSpaceDE/>
              <w:autoSpaceDN/>
              <w:adjustRightInd/>
              <w:spacing w:before="0" w:line="240" w:lineRule="auto"/>
              <w:ind w:left="0"/>
              <w:rPr>
                <w:sz w:val="16"/>
                <w:szCs w:val="16"/>
              </w:rPr>
            </w:pPr>
            <w:r w:rsidRPr="001D3869">
              <w:rPr>
                <w:sz w:val="16"/>
                <w:szCs w:val="16"/>
              </w:rPr>
              <w:t>Jotun Paints</w:t>
            </w:r>
          </w:p>
        </w:tc>
        <w:tc>
          <w:tcPr>
            <w:tcW w:w="3005" w:type="dxa"/>
            <w:gridSpan w:val="2"/>
            <w:vAlign w:val="center"/>
          </w:tcPr>
          <w:p w14:paraId="3E27BD64" w14:textId="77777777" w:rsidR="00DF2E71" w:rsidRPr="002B1050" w:rsidRDefault="00DF2E71" w:rsidP="00A25F9E">
            <w:pPr>
              <w:autoSpaceDE/>
              <w:autoSpaceDN/>
              <w:adjustRightInd/>
              <w:spacing w:before="0" w:line="240" w:lineRule="auto"/>
              <w:ind w:left="0"/>
              <w:rPr>
                <w:sz w:val="16"/>
                <w:szCs w:val="16"/>
              </w:rPr>
            </w:pPr>
            <w:r w:rsidRPr="002B1050">
              <w:rPr>
                <w:sz w:val="16"/>
                <w:szCs w:val="16"/>
              </w:rPr>
              <w:t>Marathon series</w:t>
            </w:r>
          </w:p>
        </w:tc>
        <w:tc>
          <w:tcPr>
            <w:tcW w:w="971" w:type="dxa"/>
            <w:vAlign w:val="center"/>
          </w:tcPr>
          <w:p w14:paraId="1599708F" w14:textId="77777777" w:rsidR="00DF2E71" w:rsidRPr="00E04820" w:rsidRDefault="00DF2E71" w:rsidP="00A25F9E">
            <w:pPr>
              <w:autoSpaceDE/>
              <w:autoSpaceDN/>
              <w:adjustRightInd/>
              <w:spacing w:before="0" w:line="240" w:lineRule="auto"/>
              <w:ind w:left="0"/>
              <w:jc w:val="center"/>
              <w:rPr>
                <w:sz w:val="16"/>
                <w:szCs w:val="16"/>
              </w:rPr>
            </w:pPr>
            <w:r w:rsidRPr="00E04820">
              <w:rPr>
                <w:sz w:val="16"/>
                <w:szCs w:val="16"/>
              </w:rPr>
              <w:t>210</w:t>
            </w:r>
          </w:p>
        </w:tc>
        <w:tc>
          <w:tcPr>
            <w:tcW w:w="1337" w:type="dxa"/>
            <w:gridSpan w:val="3"/>
            <w:vAlign w:val="center"/>
          </w:tcPr>
          <w:p w14:paraId="3A7FDF83" w14:textId="77777777" w:rsidR="00DF2E71" w:rsidRPr="00E04820" w:rsidRDefault="00DF2E71" w:rsidP="00A25F9E">
            <w:pPr>
              <w:autoSpaceDE/>
              <w:autoSpaceDN/>
              <w:adjustRightInd/>
              <w:spacing w:before="0" w:line="240" w:lineRule="auto"/>
              <w:ind w:left="36"/>
              <w:rPr>
                <w:w w:val="0"/>
                <w:sz w:val="16"/>
                <w:szCs w:val="16"/>
              </w:rPr>
            </w:pPr>
            <w:r w:rsidRPr="00E04820">
              <w:rPr>
                <w:sz w:val="16"/>
                <w:szCs w:val="16"/>
              </w:rPr>
              <w:t>70°C (158°F)</w:t>
            </w:r>
          </w:p>
        </w:tc>
      </w:tr>
      <w:tr w:rsidR="00DF2E71" w:rsidRPr="001D3869" w14:paraId="734C9FF0" w14:textId="77777777" w:rsidTr="00A25F9E">
        <w:trPr>
          <w:trHeight w:val="288"/>
          <w:jc w:val="center"/>
        </w:trPr>
        <w:tc>
          <w:tcPr>
            <w:tcW w:w="2035" w:type="dxa"/>
            <w:gridSpan w:val="3"/>
            <w:vAlign w:val="center"/>
          </w:tcPr>
          <w:p w14:paraId="7A8B842B" w14:textId="77777777" w:rsidR="00DF2E71" w:rsidRPr="001D3869" w:rsidRDefault="00DF2E71" w:rsidP="00A25F9E">
            <w:pPr>
              <w:autoSpaceDE/>
              <w:autoSpaceDN/>
              <w:adjustRightInd/>
              <w:spacing w:before="0" w:line="240" w:lineRule="auto"/>
              <w:ind w:left="0"/>
              <w:rPr>
                <w:b/>
                <w:sz w:val="16"/>
                <w:szCs w:val="16"/>
              </w:rPr>
            </w:pPr>
          </w:p>
        </w:tc>
        <w:tc>
          <w:tcPr>
            <w:tcW w:w="2552" w:type="dxa"/>
            <w:vAlign w:val="center"/>
          </w:tcPr>
          <w:p w14:paraId="555A4FA5" w14:textId="77777777" w:rsidR="00DF2E71" w:rsidRPr="001D3869" w:rsidRDefault="00DF2E71" w:rsidP="00A25F9E">
            <w:pPr>
              <w:autoSpaceDE/>
              <w:autoSpaceDN/>
              <w:adjustRightInd/>
              <w:spacing w:before="0" w:line="240" w:lineRule="auto"/>
              <w:ind w:left="0"/>
              <w:rPr>
                <w:sz w:val="16"/>
                <w:szCs w:val="16"/>
              </w:rPr>
            </w:pPr>
            <w:r>
              <w:rPr>
                <w:sz w:val="16"/>
                <w:szCs w:val="16"/>
              </w:rPr>
              <w:t>PPG</w:t>
            </w:r>
          </w:p>
        </w:tc>
        <w:tc>
          <w:tcPr>
            <w:tcW w:w="3005" w:type="dxa"/>
            <w:gridSpan w:val="2"/>
            <w:vAlign w:val="center"/>
          </w:tcPr>
          <w:p w14:paraId="04AE47AF" w14:textId="77777777" w:rsidR="00DF2E71" w:rsidRPr="002B1050" w:rsidRDefault="00DF2E71" w:rsidP="00A25F9E">
            <w:pPr>
              <w:autoSpaceDE/>
              <w:autoSpaceDN/>
              <w:adjustRightInd/>
              <w:spacing w:before="0" w:line="240" w:lineRule="auto"/>
              <w:ind w:left="0"/>
              <w:rPr>
                <w:sz w:val="16"/>
                <w:szCs w:val="16"/>
              </w:rPr>
            </w:pPr>
            <w:proofErr w:type="spellStart"/>
            <w:r w:rsidRPr="002B1050">
              <w:rPr>
                <w:sz w:val="16"/>
                <w:szCs w:val="16"/>
              </w:rPr>
              <w:t>Amercoat</w:t>
            </w:r>
            <w:proofErr w:type="spellEnd"/>
            <w:r w:rsidRPr="002B1050">
              <w:rPr>
                <w:sz w:val="16"/>
                <w:szCs w:val="16"/>
              </w:rPr>
              <w:t xml:space="preserve"> 880 GF or </w:t>
            </w:r>
            <w:r w:rsidRPr="002B1050">
              <w:rPr>
                <w:sz w:val="16"/>
                <w:szCs w:val="16"/>
              </w:rPr>
              <w:br/>
            </w:r>
            <w:proofErr w:type="spellStart"/>
            <w:r w:rsidRPr="002B1050">
              <w:rPr>
                <w:sz w:val="16"/>
                <w:szCs w:val="16"/>
              </w:rPr>
              <w:t>Sigmashield</w:t>
            </w:r>
            <w:proofErr w:type="spellEnd"/>
            <w:r w:rsidRPr="002B1050">
              <w:rPr>
                <w:sz w:val="16"/>
                <w:szCs w:val="16"/>
              </w:rPr>
              <w:t xml:space="preserve"> 880 GF</w:t>
            </w:r>
          </w:p>
        </w:tc>
        <w:tc>
          <w:tcPr>
            <w:tcW w:w="971" w:type="dxa"/>
            <w:vAlign w:val="center"/>
          </w:tcPr>
          <w:p w14:paraId="2D00B6C7" w14:textId="77777777" w:rsidR="00DF2E71" w:rsidRPr="00E04820" w:rsidRDefault="00DF2E71" w:rsidP="00A25F9E">
            <w:pPr>
              <w:autoSpaceDE/>
              <w:autoSpaceDN/>
              <w:adjustRightInd/>
              <w:spacing w:before="0" w:line="240" w:lineRule="auto"/>
              <w:ind w:left="0"/>
              <w:jc w:val="center"/>
              <w:rPr>
                <w:sz w:val="16"/>
                <w:szCs w:val="16"/>
              </w:rPr>
            </w:pPr>
            <w:r w:rsidRPr="00E04820">
              <w:rPr>
                <w:sz w:val="16"/>
                <w:szCs w:val="16"/>
              </w:rPr>
              <w:t>207</w:t>
            </w:r>
          </w:p>
        </w:tc>
        <w:tc>
          <w:tcPr>
            <w:tcW w:w="1337" w:type="dxa"/>
            <w:gridSpan w:val="3"/>
            <w:vAlign w:val="center"/>
          </w:tcPr>
          <w:p w14:paraId="0F70BE99" w14:textId="77777777" w:rsidR="00DF2E71" w:rsidRPr="00E04820" w:rsidRDefault="00DF2E71" w:rsidP="00A25F9E">
            <w:pPr>
              <w:autoSpaceDE/>
              <w:autoSpaceDN/>
              <w:adjustRightInd/>
              <w:spacing w:before="0" w:line="240" w:lineRule="auto"/>
              <w:ind w:left="36"/>
              <w:rPr>
                <w:w w:val="0"/>
                <w:sz w:val="16"/>
                <w:szCs w:val="16"/>
              </w:rPr>
            </w:pPr>
            <w:r w:rsidRPr="00E04820">
              <w:rPr>
                <w:sz w:val="16"/>
                <w:szCs w:val="16"/>
              </w:rPr>
              <w:t>60°C (140°F)</w:t>
            </w:r>
          </w:p>
        </w:tc>
      </w:tr>
      <w:tr w:rsidR="00DF2E71" w:rsidRPr="001D3869" w14:paraId="2B50E530" w14:textId="77777777" w:rsidTr="00A25F9E">
        <w:trPr>
          <w:trHeight w:val="288"/>
          <w:jc w:val="center"/>
        </w:trPr>
        <w:tc>
          <w:tcPr>
            <w:tcW w:w="2035" w:type="dxa"/>
            <w:gridSpan w:val="3"/>
            <w:vAlign w:val="center"/>
          </w:tcPr>
          <w:p w14:paraId="5DA0A868" w14:textId="77777777" w:rsidR="00DF2E71" w:rsidRPr="001D3869" w:rsidRDefault="00DF2E71" w:rsidP="00A25F9E">
            <w:pPr>
              <w:autoSpaceDE/>
              <w:autoSpaceDN/>
              <w:adjustRightInd/>
              <w:spacing w:before="0" w:line="240" w:lineRule="auto"/>
              <w:ind w:left="0"/>
              <w:rPr>
                <w:b/>
                <w:sz w:val="16"/>
                <w:szCs w:val="16"/>
              </w:rPr>
            </w:pPr>
          </w:p>
        </w:tc>
        <w:tc>
          <w:tcPr>
            <w:tcW w:w="2552" w:type="dxa"/>
            <w:vAlign w:val="center"/>
          </w:tcPr>
          <w:p w14:paraId="77697F1C" w14:textId="77777777" w:rsidR="00DF2E71" w:rsidRPr="001D3869" w:rsidRDefault="00DF2E71" w:rsidP="00A25F9E">
            <w:pPr>
              <w:autoSpaceDE/>
              <w:autoSpaceDN/>
              <w:adjustRightInd/>
              <w:spacing w:before="0" w:line="240" w:lineRule="auto"/>
              <w:ind w:left="0"/>
              <w:rPr>
                <w:sz w:val="16"/>
                <w:szCs w:val="16"/>
              </w:rPr>
            </w:pPr>
            <w:r w:rsidRPr="001D3869">
              <w:rPr>
                <w:sz w:val="16"/>
                <w:szCs w:val="16"/>
              </w:rPr>
              <w:t>Sherwin Williams</w:t>
            </w:r>
          </w:p>
        </w:tc>
        <w:tc>
          <w:tcPr>
            <w:tcW w:w="3005" w:type="dxa"/>
            <w:gridSpan w:val="2"/>
            <w:vAlign w:val="center"/>
          </w:tcPr>
          <w:p w14:paraId="259EBB70" w14:textId="0FEDB3BE" w:rsidR="00857DEA" w:rsidRPr="002B1050" w:rsidRDefault="00DF2E71" w:rsidP="00A25F9E">
            <w:pPr>
              <w:autoSpaceDE/>
              <w:autoSpaceDN/>
              <w:adjustRightInd/>
              <w:spacing w:before="0" w:line="240" w:lineRule="auto"/>
              <w:ind w:left="0"/>
              <w:rPr>
                <w:sz w:val="16"/>
                <w:szCs w:val="16"/>
              </w:rPr>
            </w:pPr>
            <w:r w:rsidRPr="002B1050">
              <w:rPr>
                <w:sz w:val="16"/>
                <w:szCs w:val="16"/>
              </w:rPr>
              <w:t>Fast Clad 105 ER</w:t>
            </w:r>
          </w:p>
          <w:p w14:paraId="253E5381" w14:textId="7005B286" w:rsidR="00DF2E71" w:rsidRPr="002B1050" w:rsidRDefault="00DF2E71" w:rsidP="00A25F9E">
            <w:pPr>
              <w:autoSpaceDE/>
              <w:autoSpaceDN/>
              <w:adjustRightInd/>
              <w:spacing w:before="0" w:line="240" w:lineRule="auto"/>
              <w:ind w:left="0"/>
              <w:rPr>
                <w:sz w:val="16"/>
                <w:szCs w:val="16"/>
              </w:rPr>
            </w:pPr>
            <w:r w:rsidRPr="002B1050">
              <w:rPr>
                <w:sz w:val="16"/>
                <w:szCs w:val="16"/>
              </w:rPr>
              <w:t>Dura-Plate UHS</w:t>
            </w:r>
          </w:p>
        </w:tc>
        <w:tc>
          <w:tcPr>
            <w:tcW w:w="971" w:type="dxa"/>
            <w:vAlign w:val="center"/>
          </w:tcPr>
          <w:p w14:paraId="631638EE" w14:textId="77777777" w:rsidR="00DF2E71" w:rsidRPr="001D3869" w:rsidRDefault="00DF2E71" w:rsidP="00A25F9E">
            <w:pPr>
              <w:autoSpaceDE/>
              <w:autoSpaceDN/>
              <w:adjustRightInd/>
              <w:spacing w:before="0" w:line="240" w:lineRule="auto"/>
              <w:ind w:left="0"/>
              <w:jc w:val="center"/>
              <w:rPr>
                <w:sz w:val="16"/>
                <w:szCs w:val="16"/>
              </w:rPr>
            </w:pPr>
            <w:del w:id="1345" w:author="Kurmanov, Aidyn [STAMGazStroy LLP]" w:date="2025-12-11T15:08:00Z" w16du:dateUtc="2025-12-11T10:08:00Z">
              <w:r w:rsidRPr="0077071E" w:rsidDel="00165B7F">
                <w:rPr>
                  <w:sz w:val="16"/>
                  <w:szCs w:val="16"/>
                </w:rPr>
                <w:delText>&lt;</w:delText>
              </w:r>
            </w:del>
            <w:r w:rsidRPr="0077071E">
              <w:rPr>
                <w:sz w:val="16"/>
                <w:szCs w:val="16"/>
              </w:rPr>
              <w:t>100</w:t>
            </w:r>
          </w:p>
        </w:tc>
        <w:tc>
          <w:tcPr>
            <w:tcW w:w="1337" w:type="dxa"/>
            <w:gridSpan w:val="3"/>
            <w:vAlign w:val="center"/>
          </w:tcPr>
          <w:p w14:paraId="6692DDB9" w14:textId="77777777" w:rsidR="00DF2E71" w:rsidRPr="001D3869" w:rsidRDefault="00DF2E71" w:rsidP="00A25F9E">
            <w:pPr>
              <w:autoSpaceDE/>
              <w:autoSpaceDN/>
              <w:adjustRightInd/>
              <w:spacing w:before="0" w:line="240" w:lineRule="auto"/>
              <w:ind w:left="36"/>
              <w:rPr>
                <w:w w:val="0"/>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DF2E71" w:rsidRPr="001D3869" w14:paraId="2559A47A" w14:textId="77777777" w:rsidTr="00A25F9E">
        <w:trPr>
          <w:trHeight w:val="288"/>
          <w:jc w:val="center"/>
        </w:trPr>
        <w:tc>
          <w:tcPr>
            <w:tcW w:w="2035" w:type="dxa"/>
            <w:gridSpan w:val="3"/>
            <w:vAlign w:val="center"/>
          </w:tcPr>
          <w:p w14:paraId="59753A41" w14:textId="77777777" w:rsidR="00DF2E71" w:rsidRPr="001D3869" w:rsidRDefault="00DF2E71" w:rsidP="00A25F9E">
            <w:pPr>
              <w:autoSpaceDE/>
              <w:autoSpaceDN/>
              <w:adjustRightInd/>
              <w:spacing w:before="0" w:line="240" w:lineRule="auto"/>
              <w:ind w:left="0"/>
              <w:rPr>
                <w:b/>
                <w:sz w:val="16"/>
                <w:szCs w:val="16"/>
              </w:rPr>
            </w:pPr>
          </w:p>
        </w:tc>
        <w:tc>
          <w:tcPr>
            <w:tcW w:w="2552" w:type="dxa"/>
            <w:vAlign w:val="center"/>
          </w:tcPr>
          <w:p w14:paraId="0148A4F6" w14:textId="77777777" w:rsidR="00DF2E71" w:rsidRPr="001D3869" w:rsidRDefault="00DF2E71" w:rsidP="00A25F9E">
            <w:pPr>
              <w:autoSpaceDE/>
              <w:autoSpaceDN/>
              <w:adjustRightInd/>
              <w:spacing w:before="0" w:line="240" w:lineRule="auto"/>
              <w:ind w:left="0"/>
              <w:rPr>
                <w:sz w:val="16"/>
                <w:szCs w:val="16"/>
              </w:rPr>
            </w:pPr>
            <w:r w:rsidRPr="002D3716">
              <w:rPr>
                <w:sz w:val="16"/>
                <w:szCs w:val="16"/>
              </w:rPr>
              <w:t xml:space="preserve">Tnemec </w:t>
            </w:r>
          </w:p>
        </w:tc>
        <w:tc>
          <w:tcPr>
            <w:tcW w:w="3005" w:type="dxa"/>
            <w:gridSpan w:val="2"/>
            <w:vAlign w:val="center"/>
          </w:tcPr>
          <w:p w14:paraId="5AED2092" w14:textId="77777777" w:rsidR="00DF2E71" w:rsidRPr="002B1050" w:rsidRDefault="00DF2E71" w:rsidP="00A25F9E">
            <w:pPr>
              <w:autoSpaceDE/>
              <w:autoSpaceDN/>
              <w:adjustRightInd/>
              <w:spacing w:before="0" w:line="240" w:lineRule="auto"/>
              <w:ind w:left="0"/>
              <w:rPr>
                <w:sz w:val="16"/>
                <w:szCs w:val="16"/>
              </w:rPr>
            </w:pPr>
            <w:r w:rsidRPr="002B1050">
              <w:rPr>
                <w:sz w:val="16"/>
                <w:szCs w:val="16"/>
              </w:rPr>
              <w:t>Series 335 Tank Armor</w:t>
            </w:r>
          </w:p>
        </w:tc>
        <w:tc>
          <w:tcPr>
            <w:tcW w:w="971" w:type="dxa"/>
            <w:vAlign w:val="center"/>
          </w:tcPr>
          <w:p w14:paraId="56076B83" w14:textId="77777777" w:rsidR="00DF2E71" w:rsidRPr="001D3869" w:rsidRDefault="00DF2E71" w:rsidP="00A25F9E">
            <w:pPr>
              <w:autoSpaceDE/>
              <w:autoSpaceDN/>
              <w:adjustRightInd/>
              <w:spacing w:before="0" w:line="240" w:lineRule="auto"/>
              <w:ind w:left="0"/>
              <w:jc w:val="center"/>
              <w:rPr>
                <w:sz w:val="16"/>
                <w:szCs w:val="16"/>
              </w:rPr>
            </w:pPr>
            <w:r>
              <w:rPr>
                <w:sz w:val="16"/>
                <w:szCs w:val="16"/>
              </w:rPr>
              <w:t>11</w:t>
            </w:r>
          </w:p>
        </w:tc>
        <w:tc>
          <w:tcPr>
            <w:tcW w:w="1337" w:type="dxa"/>
            <w:gridSpan w:val="3"/>
            <w:vAlign w:val="center"/>
          </w:tcPr>
          <w:p w14:paraId="75B46A29" w14:textId="77777777" w:rsidR="00DF2E71" w:rsidRPr="001D3869" w:rsidRDefault="00DF2E71" w:rsidP="00A25F9E">
            <w:pPr>
              <w:autoSpaceDE/>
              <w:autoSpaceDN/>
              <w:adjustRightInd/>
              <w:spacing w:before="0" w:line="240" w:lineRule="auto"/>
              <w:ind w:left="36"/>
              <w:rPr>
                <w:w w:val="0"/>
                <w:sz w:val="16"/>
                <w:szCs w:val="16"/>
              </w:rPr>
            </w:pPr>
            <w:r>
              <w:rPr>
                <w:sz w:val="16"/>
                <w:szCs w:val="16"/>
              </w:rPr>
              <w:t>85</w:t>
            </w:r>
            <w:r w:rsidRPr="001D3869">
              <w:rPr>
                <w:sz w:val="16"/>
                <w:szCs w:val="16"/>
              </w:rPr>
              <w:t>°</w:t>
            </w:r>
            <w:r>
              <w:rPr>
                <w:sz w:val="16"/>
                <w:szCs w:val="16"/>
              </w:rPr>
              <w:t>C (185</w:t>
            </w:r>
            <w:r w:rsidRPr="001D3869">
              <w:rPr>
                <w:sz w:val="16"/>
                <w:szCs w:val="16"/>
              </w:rPr>
              <w:t>°F</w:t>
            </w:r>
            <w:r>
              <w:rPr>
                <w:sz w:val="16"/>
                <w:szCs w:val="16"/>
              </w:rPr>
              <w:t>)</w:t>
            </w:r>
          </w:p>
        </w:tc>
      </w:tr>
      <w:tr w:rsidR="00DF2E71" w:rsidRPr="001D3869" w14:paraId="0DA51025" w14:textId="77777777" w:rsidTr="00A25F9E">
        <w:trPr>
          <w:trHeight w:val="288"/>
          <w:jc w:val="center"/>
        </w:trPr>
        <w:tc>
          <w:tcPr>
            <w:tcW w:w="2035" w:type="dxa"/>
            <w:gridSpan w:val="3"/>
            <w:tcBorders>
              <w:bottom w:val="single" w:sz="12" w:space="0" w:color="auto"/>
            </w:tcBorders>
            <w:vAlign w:val="center"/>
          </w:tcPr>
          <w:p w14:paraId="7B07A047" w14:textId="77777777" w:rsidR="00DF2E71" w:rsidRPr="00F029EB" w:rsidRDefault="00DF2E71" w:rsidP="00A25F9E">
            <w:pPr>
              <w:autoSpaceDE/>
              <w:autoSpaceDN/>
              <w:adjustRightInd/>
              <w:spacing w:before="0" w:line="240" w:lineRule="auto"/>
              <w:ind w:left="0"/>
              <w:rPr>
                <w:b/>
                <w:sz w:val="16"/>
                <w:szCs w:val="16"/>
              </w:rPr>
            </w:pPr>
          </w:p>
        </w:tc>
        <w:tc>
          <w:tcPr>
            <w:tcW w:w="7865" w:type="dxa"/>
            <w:gridSpan w:val="7"/>
            <w:tcBorders>
              <w:bottom w:val="single" w:sz="12" w:space="0" w:color="auto"/>
            </w:tcBorders>
            <w:vAlign w:val="center"/>
          </w:tcPr>
          <w:p w14:paraId="6E9CBA54" w14:textId="77777777" w:rsidR="00DF2E71" w:rsidRPr="00C07514" w:rsidRDefault="00DF2E71" w:rsidP="00A25F9E">
            <w:pPr>
              <w:autoSpaceDE/>
              <w:autoSpaceDN/>
              <w:adjustRightInd/>
              <w:spacing w:before="0" w:line="240" w:lineRule="auto"/>
              <w:ind w:left="36"/>
              <w:rPr>
                <w:w w:val="0"/>
                <w:sz w:val="16"/>
                <w:szCs w:val="16"/>
              </w:rPr>
            </w:pPr>
            <w:r w:rsidRPr="002D3716">
              <w:rPr>
                <w:i/>
                <w:sz w:val="14"/>
                <w:szCs w:val="14"/>
              </w:rPr>
              <w:t>Note: Stripe coat of welds and edges highly recommended</w:t>
            </w:r>
            <w:r>
              <w:rPr>
                <w:i/>
                <w:sz w:val="14"/>
                <w:szCs w:val="14"/>
              </w:rPr>
              <w:t>.</w:t>
            </w:r>
          </w:p>
        </w:tc>
      </w:tr>
      <w:tr w:rsidR="00DF2E71" w:rsidRPr="001D3869" w14:paraId="01B2D7D2" w14:textId="77777777" w:rsidTr="00A25F9E">
        <w:trPr>
          <w:trHeight w:val="288"/>
          <w:jc w:val="center"/>
        </w:trPr>
        <w:tc>
          <w:tcPr>
            <w:tcW w:w="9900" w:type="dxa"/>
            <w:gridSpan w:val="10"/>
            <w:tcBorders>
              <w:top w:val="single" w:sz="12" w:space="0" w:color="auto"/>
            </w:tcBorders>
            <w:vAlign w:val="center"/>
          </w:tcPr>
          <w:p w14:paraId="05434B77" w14:textId="77777777" w:rsidR="00DF2E71" w:rsidRPr="001D3869" w:rsidRDefault="00DF2E71" w:rsidP="00AA1140">
            <w:pPr>
              <w:autoSpaceDE/>
              <w:autoSpaceDN/>
              <w:adjustRightInd/>
              <w:spacing w:before="0" w:line="240" w:lineRule="auto"/>
              <w:ind w:left="0"/>
              <w:rPr>
                <w:i/>
                <w:sz w:val="14"/>
                <w:szCs w:val="14"/>
              </w:rPr>
            </w:pPr>
          </w:p>
        </w:tc>
      </w:tr>
      <w:tr w:rsidR="00DF2E71" w:rsidRPr="000F4EA8" w14:paraId="68862860" w14:textId="77777777" w:rsidTr="00A25F9E">
        <w:trPr>
          <w:gridAfter w:val="2"/>
          <w:wAfter w:w="90" w:type="dxa"/>
          <w:trHeight w:val="288"/>
          <w:jc w:val="center"/>
        </w:trPr>
        <w:tc>
          <w:tcPr>
            <w:tcW w:w="1170" w:type="dxa"/>
            <w:vAlign w:val="center"/>
          </w:tcPr>
          <w:p w14:paraId="450E409F" w14:textId="77777777" w:rsidR="00DF2E71" w:rsidRPr="000F4EA8" w:rsidRDefault="00DF2E71" w:rsidP="00A25F9E">
            <w:pPr>
              <w:autoSpaceDE/>
              <w:autoSpaceDN/>
              <w:adjustRightInd/>
              <w:spacing w:before="0" w:line="240" w:lineRule="auto"/>
              <w:ind w:left="-72"/>
              <w:rPr>
                <w:b/>
                <w:sz w:val="16"/>
                <w:szCs w:val="16"/>
              </w:rPr>
            </w:pPr>
            <w:r w:rsidRPr="000F4EA8">
              <w:rPr>
                <w:b/>
                <w:sz w:val="16"/>
                <w:szCs w:val="16"/>
              </w:rPr>
              <w:t>Last Update:</w:t>
            </w:r>
          </w:p>
        </w:tc>
        <w:tc>
          <w:tcPr>
            <w:tcW w:w="3417" w:type="dxa"/>
            <w:gridSpan w:val="3"/>
            <w:vAlign w:val="center"/>
          </w:tcPr>
          <w:p w14:paraId="4ED1E97B" w14:textId="0A1DC418" w:rsidR="00DF2E71" w:rsidRPr="000F4EA8" w:rsidRDefault="002B1050" w:rsidP="00A25F9E">
            <w:pPr>
              <w:autoSpaceDE/>
              <w:autoSpaceDN/>
              <w:adjustRightInd/>
              <w:spacing w:before="0" w:line="240" w:lineRule="auto"/>
              <w:ind w:left="-72"/>
              <w:rPr>
                <w:b/>
                <w:sz w:val="16"/>
                <w:szCs w:val="16"/>
              </w:rPr>
            </w:pPr>
            <w:r>
              <w:rPr>
                <w:position w:val="-1"/>
                <w:sz w:val="16"/>
                <w:szCs w:val="16"/>
              </w:rPr>
              <w:t>November</w:t>
            </w:r>
            <w:r w:rsidR="00857DEA">
              <w:rPr>
                <w:position w:val="-1"/>
                <w:sz w:val="16"/>
                <w:szCs w:val="16"/>
              </w:rPr>
              <w:t xml:space="preserve"> 2025</w:t>
            </w:r>
          </w:p>
        </w:tc>
        <w:tc>
          <w:tcPr>
            <w:tcW w:w="3005" w:type="dxa"/>
            <w:gridSpan w:val="2"/>
            <w:vAlign w:val="center"/>
          </w:tcPr>
          <w:p w14:paraId="65F6FCBB" w14:textId="77777777" w:rsidR="00DF2E71" w:rsidRPr="000F4EA8" w:rsidRDefault="00DF2E71" w:rsidP="00A25F9E">
            <w:pPr>
              <w:rPr>
                <w:b/>
                <w:sz w:val="16"/>
                <w:szCs w:val="16"/>
              </w:rPr>
            </w:pPr>
          </w:p>
        </w:tc>
        <w:tc>
          <w:tcPr>
            <w:tcW w:w="971" w:type="dxa"/>
            <w:vAlign w:val="center"/>
          </w:tcPr>
          <w:p w14:paraId="4F4A8519" w14:textId="77777777" w:rsidR="00DF2E71" w:rsidRPr="000F4EA8" w:rsidRDefault="00DF2E71" w:rsidP="00A25F9E">
            <w:pPr>
              <w:jc w:val="center"/>
              <w:rPr>
                <w:b/>
                <w:sz w:val="16"/>
                <w:szCs w:val="16"/>
              </w:rPr>
            </w:pPr>
          </w:p>
        </w:tc>
        <w:tc>
          <w:tcPr>
            <w:tcW w:w="1247" w:type="dxa"/>
            <w:vAlign w:val="center"/>
          </w:tcPr>
          <w:p w14:paraId="78E0F0E3" w14:textId="77777777" w:rsidR="00DF2E71" w:rsidRPr="000F4EA8" w:rsidRDefault="00DF2E71" w:rsidP="00A25F9E">
            <w:pPr>
              <w:jc w:val="center"/>
              <w:rPr>
                <w:b/>
                <w:sz w:val="16"/>
                <w:szCs w:val="16"/>
              </w:rPr>
            </w:pPr>
          </w:p>
        </w:tc>
      </w:tr>
    </w:tbl>
    <w:p w14:paraId="1D6675B4" w14:textId="732BF443" w:rsidR="008A169A" w:rsidRPr="009A6CD3" w:rsidRDefault="008A169A" w:rsidP="009A6CD3">
      <w:pPr>
        <w:spacing w:before="0" w:line="240" w:lineRule="auto"/>
        <w:ind w:left="630" w:hanging="540"/>
        <w:rPr>
          <w:color w:val="auto"/>
          <w:sz w:val="16"/>
          <w:szCs w:val="16"/>
        </w:rPr>
      </w:pPr>
    </w:p>
    <w:p w14:paraId="1E590DB5" w14:textId="0A92CA50" w:rsidR="008A169A" w:rsidRPr="009A6CD3" w:rsidRDefault="008A169A" w:rsidP="009A6CD3">
      <w:pPr>
        <w:spacing w:before="0" w:line="240" w:lineRule="auto"/>
        <w:ind w:left="630" w:hanging="540"/>
        <w:rPr>
          <w:color w:val="auto"/>
          <w:sz w:val="16"/>
          <w:szCs w:val="16"/>
        </w:rPr>
      </w:pPr>
      <w:r w:rsidRPr="009A6CD3">
        <w:rPr>
          <w:color w:val="auto"/>
          <w:sz w:val="16"/>
          <w:szCs w:val="16"/>
        </w:rPr>
        <w:t>Note 1:</w:t>
      </w:r>
      <w:r w:rsidR="00FD2E25">
        <w:rPr>
          <w:color w:val="auto"/>
          <w:sz w:val="16"/>
          <w:szCs w:val="16"/>
        </w:rPr>
        <w:tab/>
      </w:r>
      <w:r w:rsidRPr="009A6CD3">
        <w:rPr>
          <w:color w:val="auto"/>
          <w:sz w:val="16"/>
          <w:szCs w:val="16"/>
        </w:rPr>
        <w:t xml:space="preserve">The most efficient way is single coat thick film. Check manufacturer’s recommendations. </w:t>
      </w:r>
    </w:p>
    <w:p w14:paraId="596F88B5" w14:textId="3C680880" w:rsidR="008A169A" w:rsidRPr="009A6CD3" w:rsidRDefault="008A169A" w:rsidP="009A6CD3">
      <w:pPr>
        <w:spacing w:before="0" w:line="240" w:lineRule="auto"/>
        <w:ind w:left="630" w:hanging="540"/>
        <w:rPr>
          <w:color w:val="auto"/>
          <w:sz w:val="16"/>
          <w:szCs w:val="16"/>
        </w:rPr>
      </w:pPr>
      <w:r w:rsidRPr="009A6CD3">
        <w:rPr>
          <w:color w:val="auto"/>
          <w:sz w:val="16"/>
          <w:szCs w:val="16"/>
        </w:rPr>
        <w:t>Note 2</w:t>
      </w:r>
      <w:proofErr w:type="gramStart"/>
      <w:r w:rsidRPr="009A6CD3">
        <w:rPr>
          <w:color w:val="auto"/>
          <w:sz w:val="16"/>
          <w:szCs w:val="16"/>
        </w:rPr>
        <w:t xml:space="preserve">: </w:t>
      </w:r>
      <w:r w:rsidR="00FD2E25">
        <w:rPr>
          <w:color w:val="auto"/>
          <w:sz w:val="16"/>
          <w:szCs w:val="16"/>
        </w:rPr>
        <w:tab/>
      </w:r>
      <w:r w:rsidRPr="009A6CD3">
        <w:rPr>
          <w:color w:val="auto"/>
          <w:sz w:val="16"/>
          <w:szCs w:val="16"/>
        </w:rPr>
        <w:t>Consult</w:t>
      </w:r>
      <w:proofErr w:type="gramEnd"/>
      <w:r w:rsidRPr="009A6CD3">
        <w:rPr>
          <w:color w:val="auto"/>
          <w:sz w:val="16"/>
          <w:szCs w:val="16"/>
        </w:rPr>
        <w:t xml:space="preserve"> TCO coating expert if seam sealant, putty or pit filler is required </w:t>
      </w:r>
    </w:p>
    <w:p w14:paraId="26DC6B30" w14:textId="7E1ADB21" w:rsidR="008A169A" w:rsidRPr="009A6CD3" w:rsidRDefault="008A169A" w:rsidP="009A6CD3">
      <w:pPr>
        <w:spacing w:before="0" w:line="240" w:lineRule="auto"/>
        <w:ind w:left="630" w:hanging="540"/>
        <w:rPr>
          <w:color w:val="auto"/>
          <w:sz w:val="16"/>
          <w:szCs w:val="16"/>
        </w:rPr>
      </w:pPr>
      <w:r w:rsidRPr="009A6CD3">
        <w:rPr>
          <w:color w:val="auto"/>
          <w:sz w:val="16"/>
          <w:szCs w:val="16"/>
        </w:rPr>
        <w:t>Note 3</w:t>
      </w:r>
      <w:proofErr w:type="gramStart"/>
      <w:r w:rsidRPr="009A6CD3">
        <w:rPr>
          <w:color w:val="auto"/>
          <w:sz w:val="16"/>
          <w:szCs w:val="16"/>
        </w:rPr>
        <w:t xml:space="preserve">: </w:t>
      </w:r>
      <w:r w:rsidR="00FD2E25">
        <w:rPr>
          <w:color w:val="auto"/>
          <w:sz w:val="16"/>
          <w:szCs w:val="16"/>
        </w:rPr>
        <w:tab/>
      </w:r>
      <w:r w:rsidRPr="009A6CD3">
        <w:rPr>
          <w:color w:val="auto"/>
          <w:sz w:val="16"/>
          <w:szCs w:val="16"/>
        </w:rPr>
        <w:t>*</w:t>
      </w:r>
      <w:proofErr w:type="gramEnd"/>
      <w:r w:rsidRPr="009A6CD3">
        <w:rPr>
          <w:color w:val="auto"/>
          <w:sz w:val="16"/>
          <w:szCs w:val="16"/>
        </w:rPr>
        <w:t>Excluding 4500FS.</w:t>
      </w:r>
    </w:p>
    <w:p w14:paraId="74735664" w14:textId="77777777" w:rsidR="008A169A" w:rsidRDefault="008A169A" w:rsidP="00A25F9E">
      <w:pPr>
        <w:widowControl w:val="0"/>
        <w:tabs>
          <w:tab w:val="left" w:pos="6946"/>
        </w:tabs>
        <w:spacing w:line="240" w:lineRule="auto"/>
        <w:ind w:left="-142" w:right="2364"/>
        <w:contextualSpacing/>
        <w:rPr>
          <w:sz w:val="16"/>
          <w:szCs w:val="16"/>
        </w:rPr>
      </w:pPr>
    </w:p>
    <w:p w14:paraId="7A095797" w14:textId="77777777" w:rsidR="008A169A" w:rsidRPr="00C07514" w:rsidRDefault="008A169A" w:rsidP="00A25F9E">
      <w:pPr>
        <w:widowControl w:val="0"/>
        <w:tabs>
          <w:tab w:val="left" w:pos="6946"/>
        </w:tabs>
        <w:spacing w:line="240" w:lineRule="auto"/>
        <w:ind w:left="-142" w:right="2364"/>
        <w:contextualSpacing/>
        <w:rPr>
          <w:b/>
          <w:sz w:val="16"/>
          <w:szCs w:val="16"/>
        </w:rPr>
      </w:pPr>
    </w:p>
    <w:p w14:paraId="7845E3B9" w14:textId="77777777" w:rsidR="00A25F9E" w:rsidRPr="00F029EB" w:rsidRDefault="00A25F9E" w:rsidP="00A25F9E">
      <w:pPr>
        <w:rPr>
          <w:sz w:val="20"/>
          <w:szCs w:val="20"/>
        </w:rPr>
      </w:pPr>
      <w:r w:rsidRPr="00F029EB">
        <w:rPr>
          <w:sz w:val="20"/>
          <w:szCs w:val="20"/>
        </w:rPr>
        <w:br w:type="page"/>
      </w:r>
    </w:p>
    <w:p w14:paraId="2C3E32CF" w14:textId="77777777" w:rsidR="00A25F9E" w:rsidRPr="0054058E" w:rsidRDefault="00A25F9E" w:rsidP="00ED6FA2">
      <w:pPr>
        <w:tabs>
          <w:tab w:val="left" w:pos="3225"/>
        </w:tabs>
        <w:ind w:left="0"/>
        <w:rPr>
          <w:sz w:val="20"/>
          <w:szCs w:val="20"/>
        </w:rPr>
      </w:pPr>
    </w:p>
    <w:tbl>
      <w:tblPr>
        <w:tblW w:w="9961" w:type="dxa"/>
        <w:jc w:val="center"/>
        <w:tblLayout w:type="fixed"/>
        <w:tblLook w:val="01E0" w:firstRow="1" w:lastRow="1" w:firstColumn="1" w:lastColumn="1" w:noHBand="0" w:noVBand="0"/>
      </w:tblPr>
      <w:tblGrid>
        <w:gridCol w:w="1170"/>
        <w:gridCol w:w="270"/>
        <w:gridCol w:w="453"/>
        <w:gridCol w:w="2779"/>
        <w:gridCol w:w="990"/>
        <w:gridCol w:w="2073"/>
        <w:gridCol w:w="971"/>
        <w:gridCol w:w="1236"/>
        <w:gridCol w:w="12"/>
        <w:gridCol w:w="7"/>
      </w:tblGrid>
      <w:tr w:rsidR="00A25F9E" w:rsidRPr="001D3869" w14:paraId="708D30AF" w14:textId="77777777" w:rsidTr="00A25F9E">
        <w:trPr>
          <w:trHeight w:val="360"/>
          <w:jc w:val="center"/>
        </w:trPr>
        <w:tc>
          <w:tcPr>
            <w:tcW w:w="9961" w:type="dxa"/>
            <w:gridSpan w:val="10"/>
            <w:tcBorders>
              <w:top w:val="single" w:sz="6" w:space="0" w:color="auto"/>
              <w:bottom w:val="single" w:sz="12" w:space="0" w:color="auto"/>
            </w:tcBorders>
            <w:shd w:val="clear" w:color="auto" w:fill="FFFFFF"/>
            <w:vAlign w:val="center"/>
          </w:tcPr>
          <w:p w14:paraId="692FF9C0" w14:textId="77777777" w:rsidR="00A25F9E" w:rsidRPr="001D3869" w:rsidRDefault="00A25F9E" w:rsidP="00A25F9E">
            <w:pPr>
              <w:ind w:right="-72"/>
              <w:jc w:val="right"/>
              <w:rPr>
                <w:b/>
                <w:i/>
                <w:color w:val="auto"/>
              </w:rPr>
            </w:pPr>
            <w:r w:rsidRPr="001D3869">
              <w:rPr>
                <w:b/>
                <w:i/>
                <w:color w:val="auto"/>
              </w:rPr>
              <w:t xml:space="preserve">Thick Film </w:t>
            </w:r>
            <w:r>
              <w:rPr>
                <w:b/>
                <w:i/>
                <w:color w:val="auto"/>
              </w:rPr>
              <w:t>Linings</w:t>
            </w:r>
            <w:r w:rsidRPr="001D3869">
              <w:rPr>
                <w:b/>
                <w:i/>
                <w:color w:val="auto"/>
              </w:rPr>
              <w:t xml:space="preserve"> for Immersion Service</w:t>
            </w:r>
          </w:p>
        </w:tc>
      </w:tr>
      <w:tr w:rsidR="00A25F9E" w:rsidRPr="001D3869" w14:paraId="2245F689" w14:textId="77777777" w:rsidTr="00A25F9E">
        <w:trPr>
          <w:trHeight w:val="360"/>
          <w:jc w:val="center"/>
        </w:trPr>
        <w:tc>
          <w:tcPr>
            <w:tcW w:w="7735" w:type="dxa"/>
            <w:gridSpan w:val="6"/>
            <w:tcBorders>
              <w:top w:val="single" w:sz="12" w:space="0" w:color="auto"/>
              <w:left w:val="single" w:sz="12" w:space="0" w:color="auto"/>
              <w:bottom w:val="single" w:sz="12" w:space="0" w:color="auto"/>
            </w:tcBorders>
            <w:vAlign w:val="center"/>
          </w:tcPr>
          <w:p w14:paraId="7391A607"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Thick Film </w:t>
            </w:r>
            <w:r w:rsidRPr="006066C4">
              <w:rPr>
                <w:b/>
                <w:sz w:val="20"/>
                <w:szCs w:val="20"/>
              </w:rPr>
              <w:t>Linings</w:t>
            </w:r>
            <w:r w:rsidRPr="001D3869">
              <w:rPr>
                <w:b/>
                <w:sz w:val="20"/>
                <w:szCs w:val="20"/>
              </w:rPr>
              <w:t xml:space="preserve"> for Produced Water Immersion Service</w:t>
            </w:r>
          </w:p>
        </w:tc>
        <w:tc>
          <w:tcPr>
            <w:tcW w:w="2226" w:type="dxa"/>
            <w:gridSpan w:val="4"/>
            <w:tcBorders>
              <w:top w:val="single" w:sz="12" w:space="0" w:color="auto"/>
              <w:bottom w:val="single" w:sz="12" w:space="0" w:color="auto"/>
              <w:right w:val="single" w:sz="12" w:space="0" w:color="auto"/>
            </w:tcBorders>
            <w:shd w:val="clear" w:color="auto" w:fill="000000"/>
            <w:vAlign w:val="center"/>
          </w:tcPr>
          <w:p w14:paraId="359B4F82"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9.5</w:t>
            </w:r>
          </w:p>
        </w:tc>
      </w:tr>
      <w:tr w:rsidR="00A25F9E" w:rsidRPr="001D3869" w14:paraId="2C6C766E" w14:textId="77777777" w:rsidTr="00A25F9E">
        <w:trPr>
          <w:gridAfter w:val="1"/>
          <w:wAfter w:w="7" w:type="dxa"/>
          <w:cantSplit/>
          <w:trHeight w:val="288"/>
          <w:jc w:val="center"/>
        </w:trPr>
        <w:tc>
          <w:tcPr>
            <w:tcW w:w="1440" w:type="dxa"/>
            <w:gridSpan w:val="2"/>
            <w:tcBorders>
              <w:top w:val="single" w:sz="12" w:space="0" w:color="auto"/>
            </w:tcBorders>
          </w:tcPr>
          <w:p w14:paraId="710FA41B"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232" w:type="dxa"/>
            <w:gridSpan w:val="2"/>
            <w:tcBorders>
              <w:top w:val="single" w:sz="12" w:space="0" w:color="auto"/>
            </w:tcBorders>
          </w:tcPr>
          <w:p w14:paraId="47561276" w14:textId="77777777" w:rsidR="00FD2E25" w:rsidRPr="00FD2E25" w:rsidRDefault="00FD2E25" w:rsidP="00FD2E25">
            <w:pPr>
              <w:autoSpaceDE/>
              <w:autoSpaceDN/>
              <w:adjustRightInd/>
              <w:spacing w:before="0" w:line="240" w:lineRule="auto"/>
              <w:ind w:left="-72" w:right="-103"/>
              <w:rPr>
                <w:sz w:val="16"/>
                <w:szCs w:val="16"/>
              </w:rPr>
            </w:pPr>
            <w:r w:rsidRPr="00FD2E25">
              <w:rPr>
                <w:sz w:val="16"/>
                <w:szCs w:val="16"/>
              </w:rPr>
              <w:t>SSPC-SP1/SP5(NACENo.</w:t>
            </w:r>
            <w:proofErr w:type="gramStart"/>
            <w:r w:rsidRPr="00FD2E25">
              <w:rPr>
                <w:sz w:val="16"/>
                <w:szCs w:val="16"/>
              </w:rPr>
              <w:t>1)(</w:t>
            </w:r>
            <w:proofErr w:type="gramEnd"/>
            <w:r w:rsidRPr="00FD2E25">
              <w:rPr>
                <w:sz w:val="16"/>
                <w:szCs w:val="16"/>
              </w:rPr>
              <w:t>SA3)</w:t>
            </w:r>
          </w:p>
          <w:p w14:paraId="261A5C90" w14:textId="07F6526D" w:rsidR="00A25F9E" w:rsidRPr="003B2DEF" w:rsidRDefault="00FD2E25" w:rsidP="00FD2E25">
            <w:pPr>
              <w:autoSpaceDE/>
              <w:autoSpaceDN/>
              <w:adjustRightInd/>
              <w:spacing w:before="0" w:line="240" w:lineRule="auto"/>
              <w:ind w:left="-72" w:right="-103"/>
              <w:rPr>
                <w:sz w:val="16"/>
                <w:szCs w:val="16"/>
              </w:rPr>
            </w:pPr>
            <w:r w:rsidRPr="00FD2E25">
              <w:rPr>
                <w:sz w:val="16"/>
                <w:szCs w:val="16"/>
              </w:rPr>
              <w:t>White metal blast cleanliness.</w:t>
            </w:r>
          </w:p>
        </w:tc>
        <w:tc>
          <w:tcPr>
            <w:tcW w:w="990" w:type="dxa"/>
            <w:tcBorders>
              <w:top w:val="single" w:sz="12" w:space="0" w:color="auto"/>
            </w:tcBorders>
          </w:tcPr>
          <w:p w14:paraId="5C5DBF1A"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292" w:type="dxa"/>
            <w:gridSpan w:val="4"/>
            <w:vMerge w:val="restart"/>
            <w:tcBorders>
              <w:top w:val="single" w:sz="12" w:space="0" w:color="auto"/>
            </w:tcBorders>
          </w:tcPr>
          <w:p w14:paraId="1379382B"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5E1ADE79" w14:textId="77777777" w:rsidTr="00A25F9E">
        <w:trPr>
          <w:gridAfter w:val="1"/>
          <w:wAfter w:w="7" w:type="dxa"/>
          <w:cantSplit/>
          <w:trHeight w:val="288"/>
          <w:jc w:val="center"/>
        </w:trPr>
        <w:tc>
          <w:tcPr>
            <w:tcW w:w="1440" w:type="dxa"/>
            <w:gridSpan w:val="2"/>
          </w:tcPr>
          <w:p w14:paraId="58082543"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232" w:type="dxa"/>
            <w:gridSpan w:val="2"/>
          </w:tcPr>
          <w:p w14:paraId="4B8A6A3C"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181A530C" w14:textId="77777777" w:rsidR="00A25F9E" w:rsidRPr="001D3869" w:rsidRDefault="00A25F9E" w:rsidP="00A25F9E">
            <w:pPr>
              <w:jc w:val="right"/>
              <w:rPr>
                <w:b/>
                <w:sz w:val="16"/>
                <w:szCs w:val="16"/>
              </w:rPr>
            </w:pPr>
          </w:p>
        </w:tc>
        <w:tc>
          <w:tcPr>
            <w:tcW w:w="4292" w:type="dxa"/>
            <w:gridSpan w:val="4"/>
            <w:vMerge/>
            <w:vAlign w:val="center"/>
          </w:tcPr>
          <w:p w14:paraId="44F09F44" w14:textId="77777777" w:rsidR="00A25F9E" w:rsidRPr="001D3869" w:rsidRDefault="00A25F9E" w:rsidP="00A25F9E"/>
        </w:tc>
      </w:tr>
      <w:tr w:rsidR="00A25F9E" w:rsidRPr="001D3869" w14:paraId="18C6A1BA" w14:textId="77777777" w:rsidTr="00A25F9E">
        <w:trPr>
          <w:gridAfter w:val="1"/>
          <w:wAfter w:w="7" w:type="dxa"/>
          <w:cantSplit/>
          <w:trHeight w:val="288"/>
          <w:jc w:val="center"/>
        </w:trPr>
        <w:tc>
          <w:tcPr>
            <w:tcW w:w="1440" w:type="dxa"/>
            <w:gridSpan w:val="2"/>
            <w:tcBorders>
              <w:bottom w:val="single" w:sz="12" w:space="0" w:color="auto"/>
            </w:tcBorders>
          </w:tcPr>
          <w:p w14:paraId="47D5C1F1"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232" w:type="dxa"/>
            <w:gridSpan w:val="2"/>
            <w:tcBorders>
              <w:bottom w:val="single" w:sz="12" w:space="0" w:color="auto"/>
            </w:tcBorders>
          </w:tcPr>
          <w:p w14:paraId="6E7E094C"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0.</w:t>
            </w:r>
            <w:r>
              <w:rPr>
                <w:color w:val="auto"/>
                <w:sz w:val="16"/>
                <w:szCs w:val="16"/>
              </w:rPr>
              <w:t>635</w:t>
            </w:r>
            <w:r w:rsidRPr="003B2DEF">
              <w:rPr>
                <w:color w:val="auto"/>
                <w:sz w:val="16"/>
                <w:szCs w:val="16"/>
              </w:rPr>
              <w:t xml:space="preserve"> – </w:t>
            </w:r>
            <w:r>
              <w:rPr>
                <w:color w:val="auto"/>
                <w:sz w:val="16"/>
                <w:szCs w:val="16"/>
              </w:rPr>
              <w:t>1</w:t>
            </w:r>
            <w:r w:rsidRPr="003B2DEF">
              <w:rPr>
                <w:color w:val="auto"/>
                <w:sz w:val="16"/>
                <w:szCs w:val="16"/>
              </w:rPr>
              <w:t>.</w:t>
            </w:r>
            <w:r>
              <w:rPr>
                <w:color w:val="auto"/>
                <w:sz w:val="16"/>
                <w:szCs w:val="16"/>
              </w:rPr>
              <w:t>270</w:t>
            </w:r>
            <w:r w:rsidRPr="003B2DEF">
              <w:rPr>
                <w:color w:val="auto"/>
                <w:sz w:val="16"/>
                <w:szCs w:val="16"/>
              </w:rPr>
              <w:t xml:space="preserve"> mm. (</w:t>
            </w:r>
            <w:r>
              <w:rPr>
                <w:color w:val="auto"/>
                <w:sz w:val="16"/>
                <w:szCs w:val="16"/>
              </w:rPr>
              <w:t>25</w:t>
            </w:r>
            <w:r w:rsidRPr="003B2DEF">
              <w:rPr>
                <w:color w:val="auto"/>
                <w:sz w:val="16"/>
                <w:szCs w:val="16"/>
              </w:rPr>
              <w:t xml:space="preserve">.0 - </w:t>
            </w:r>
            <w:r>
              <w:rPr>
                <w:color w:val="auto"/>
                <w:sz w:val="16"/>
                <w:szCs w:val="16"/>
              </w:rPr>
              <w:t>50</w:t>
            </w:r>
            <w:r w:rsidRPr="003B2DEF">
              <w:rPr>
                <w:color w:val="auto"/>
                <w:sz w:val="16"/>
                <w:szCs w:val="16"/>
              </w:rPr>
              <w:t>.0 mils)</w:t>
            </w:r>
          </w:p>
          <w:p w14:paraId="7437A523" w14:textId="0117B47F"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(sprayable), </w:t>
            </w:r>
            <w:ins w:id="1346" w:author="Kurmanov, Aidyn [STAMGazStroy LLP]" w:date="2025-12-11T15:34:00Z" w16du:dateUtc="2025-12-11T10:34:00Z">
              <w:r w:rsidR="00200BAD" w:rsidRPr="001A20CC">
                <w:rPr>
                  <w:color w:val="auto"/>
                  <w:sz w:val="16"/>
                  <w:szCs w:val="16"/>
                </w:rPr>
                <w:t>2</w:t>
              </w:r>
              <w:r w:rsidR="00200BAD">
                <w:rPr>
                  <w:color w:val="auto"/>
                  <w:sz w:val="16"/>
                  <w:szCs w:val="16"/>
                </w:rPr>
                <w:t>.</w:t>
              </w:r>
              <w:r w:rsidR="00200BAD" w:rsidRPr="001A20CC">
                <w:rPr>
                  <w:color w:val="auto"/>
                  <w:sz w:val="16"/>
                  <w:szCs w:val="16"/>
                </w:rPr>
                <w:t xml:space="preserve">032 </w:t>
              </w:r>
              <w:r w:rsidR="00200BAD">
                <w:rPr>
                  <w:color w:val="auto"/>
                  <w:sz w:val="16"/>
                  <w:szCs w:val="16"/>
                </w:rPr>
                <w:t>mm</w:t>
              </w:r>
              <w:r w:rsidR="00200BAD" w:rsidRPr="001A20CC">
                <w:rPr>
                  <w:color w:val="auto"/>
                  <w:sz w:val="16"/>
                  <w:szCs w:val="16"/>
                </w:rPr>
                <w:t xml:space="preserve"> (80.0 </w:t>
              </w:r>
              <w:proofErr w:type="spellStart"/>
              <w:proofErr w:type="gramStart"/>
              <w:r w:rsidR="00200BAD" w:rsidRPr="001A20CC">
                <w:rPr>
                  <w:color w:val="auto"/>
                  <w:sz w:val="16"/>
                  <w:szCs w:val="16"/>
                </w:rPr>
                <w:t>mils</w:t>
              </w:r>
              <w:proofErr w:type="spellEnd"/>
              <w:r w:rsidR="00200BAD" w:rsidRPr="001A20CC">
                <w:rPr>
                  <w:color w:val="auto"/>
                  <w:sz w:val="16"/>
                  <w:szCs w:val="16"/>
                </w:rPr>
                <w:t xml:space="preserve"> )</w:t>
              </w:r>
            </w:ins>
            <w:proofErr w:type="gramEnd"/>
            <w:del w:id="1347" w:author="Kurmanov, Aidyn [STAMGazStroy LLP]" w:date="2025-12-11T15:34:00Z" w16du:dateUtc="2025-12-11T10:34:00Z">
              <w:r w:rsidRPr="001A20CC">
                <w:rPr>
                  <w:color w:val="auto"/>
                  <w:sz w:val="16"/>
                  <w:szCs w:val="16"/>
                </w:rPr>
                <w:delText>80.0 mils (2032 um)</w:delText>
              </w:r>
            </w:del>
            <w:r w:rsidRPr="001A20CC">
              <w:rPr>
                <w:color w:val="auto"/>
                <w:sz w:val="16"/>
                <w:szCs w:val="16"/>
              </w:rPr>
              <w:t xml:space="preserve"> (min) (</w:t>
            </w:r>
            <w:proofErr w:type="spellStart"/>
            <w:r w:rsidRPr="001A20CC">
              <w:rPr>
                <w:color w:val="auto"/>
                <w:sz w:val="16"/>
                <w:szCs w:val="16"/>
              </w:rPr>
              <w:t>trowelable</w:t>
            </w:r>
            <w:proofErr w:type="spellEnd"/>
            <w:r w:rsidRPr="001A20CC">
              <w:rPr>
                <w:color w:val="auto"/>
                <w:sz w:val="16"/>
                <w:szCs w:val="16"/>
              </w:rPr>
              <w:t>)</w:t>
            </w:r>
          </w:p>
          <w:p w14:paraId="15C72BB9" w14:textId="77777777"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(See manufacturer’s data sheets for min/max </w:t>
            </w:r>
            <w:proofErr w:type="gramStart"/>
            <w:r w:rsidRPr="001A20CC">
              <w:rPr>
                <w:color w:val="auto"/>
                <w:sz w:val="16"/>
                <w:szCs w:val="16"/>
              </w:rPr>
              <w:t>thicknesses</w:t>
            </w:r>
            <w:proofErr w:type="gramEnd"/>
            <w:r w:rsidRPr="001A20CC">
              <w:rPr>
                <w:color w:val="auto"/>
                <w:sz w:val="16"/>
                <w:szCs w:val="16"/>
              </w:rPr>
              <w:t xml:space="preserve"> per coat.)</w:t>
            </w:r>
          </w:p>
        </w:tc>
        <w:tc>
          <w:tcPr>
            <w:tcW w:w="990" w:type="dxa"/>
            <w:tcBorders>
              <w:bottom w:val="single" w:sz="12" w:space="0" w:color="auto"/>
            </w:tcBorders>
          </w:tcPr>
          <w:p w14:paraId="14E5235D" w14:textId="77777777" w:rsidR="00A25F9E" w:rsidRPr="001D3869" w:rsidRDefault="00A25F9E" w:rsidP="00A25F9E">
            <w:pPr>
              <w:jc w:val="right"/>
              <w:rPr>
                <w:b/>
                <w:sz w:val="16"/>
                <w:szCs w:val="16"/>
              </w:rPr>
            </w:pPr>
          </w:p>
        </w:tc>
        <w:tc>
          <w:tcPr>
            <w:tcW w:w="4292" w:type="dxa"/>
            <w:gridSpan w:val="4"/>
            <w:vMerge/>
            <w:tcBorders>
              <w:bottom w:val="single" w:sz="12" w:space="0" w:color="auto"/>
            </w:tcBorders>
            <w:vAlign w:val="center"/>
          </w:tcPr>
          <w:p w14:paraId="358A6161" w14:textId="77777777" w:rsidR="00A25F9E" w:rsidRPr="001D3869" w:rsidRDefault="00A25F9E" w:rsidP="00A25F9E"/>
        </w:tc>
      </w:tr>
      <w:tr w:rsidR="00A25F9E" w:rsidRPr="001D3869" w14:paraId="27756D99" w14:textId="77777777" w:rsidTr="00A25F9E">
        <w:trPr>
          <w:trHeight w:val="360"/>
          <w:jc w:val="center"/>
        </w:trPr>
        <w:tc>
          <w:tcPr>
            <w:tcW w:w="1893" w:type="dxa"/>
            <w:gridSpan w:val="3"/>
            <w:tcBorders>
              <w:top w:val="single" w:sz="12" w:space="0" w:color="auto"/>
              <w:left w:val="single" w:sz="12" w:space="0" w:color="auto"/>
              <w:bottom w:val="single" w:sz="12" w:space="0" w:color="auto"/>
            </w:tcBorders>
            <w:shd w:val="clear" w:color="auto" w:fill="000000"/>
            <w:vAlign w:val="center"/>
          </w:tcPr>
          <w:p w14:paraId="17372E18"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779" w:type="dxa"/>
            <w:tcBorders>
              <w:top w:val="single" w:sz="12" w:space="0" w:color="auto"/>
              <w:bottom w:val="single" w:sz="12" w:space="0" w:color="auto"/>
            </w:tcBorders>
            <w:shd w:val="clear" w:color="auto" w:fill="000000"/>
            <w:vAlign w:val="center"/>
          </w:tcPr>
          <w:p w14:paraId="3AF01A2C"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063" w:type="dxa"/>
            <w:gridSpan w:val="2"/>
            <w:tcBorders>
              <w:top w:val="single" w:sz="12" w:space="0" w:color="auto"/>
              <w:bottom w:val="single" w:sz="12" w:space="0" w:color="auto"/>
            </w:tcBorders>
            <w:shd w:val="clear" w:color="auto" w:fill="000000"/>
            <w:vAlign w:val="center"/>
          </w:tcPr>
          <w:p w14:paraId="2828E074"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43378D25"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55" w:type="dxa"/>
            <w:gridSpan w:val="3"/>
            <w:tcBorders>
              <w:top w:val="single" w:sz="12" w:space="0" w:color="auto"/>
              <w:bottom w:val="single" w:sz="12" w:space="0" w:color="auto"/>
              <w:right w:val="single" w:sz="12" w:space="0" w:color="auto"/>
            </w:tcBorders>
            <w:shd w:val="clear" w:color="auto" w:fill="000000"/>
            <w:vAlign w:val="center"/>
          </w:tcPr>
          <w:p w14:paraId="452E9776"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6708E94F" w14:textId="77777777" w:rsidTr="00A25F9E">
        <w:trPr>
          <w:trHeight w:val="288"/>
          <w:jc w:val="center"/>
        </w:trPr>
        <w:tc>
          <w:tcPr>
            <w:tcW w:w="1893" w:type="dxa"/>
            <w:gridSpan w:val="3"/>
            <w:vAlign w:val="center"/>
          </w:tcPr>
          <w:p w14:paraId="5EFA575A" w14:textId="77777777" w:rsidR="00A25F9E" w:rsidRPr="001D3869" w:rsidRDefault="00A25F9E" w:rsidP="00A25F9E">
            <w:pPr>
              <w:autoSpaceDE/>
              <w:autoSpaceDN/>
              <w:adjustRightInd/>
              <w:spacing w:before="0" w:line="240" w:lineRule="auto"/>
              <w:ind w:left="0"/>
              <w:rPr>
                <w:b/>
                <w:sz w:val="16"/>
                <w:szCs w:val="16"/>
              </w:rPr>
            </w:pPr>
            <w:r>
              <w:rPr>
                <w:b/>
                <w:sz w:val="16"/>
                <w:szCs w:val="16"/>
              </w:rPr>
              <w:t>SINGLE</w:t>
            </w:r>
            <w:r w:rsidRPr="001D3869">
              <w:rPr>
                <w:b/>
                <w:sz w:val="16"/>
                <w:szCs w:val="16"/>
              </w:rPr>
              <w:t xml:space="preserve"> COAT</w:t>
            </w:r>
          </w:p>
        </w:tc>
        <w:tc>
          <w:tcPr>
            <w:tcW w:w="2779" w:type="dxa"/>
            <w:vAlign w:val="center"/>
          </w:tcPr>
          <w:p w14:paraId="44F6108E"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3063" w:type="dxa"/>
            <w:gridSpan w:val="2"/>
            <w:vAlign w:val="center"/>
          </w:tcPr>
          <w:p w14:paraId="2EE5F0E7" w14:textId="77777777" w:rsidR="00A25F9E" w:rsidRPr="00E5210F" w:rsidRDefault="00A25F9E" w:rsidP="00A25F9E">
            <w:pPr>
              <w:autoSpaceDE/>
              <w:autoSpaceDN/>
              <w:adjustRightInd/>
              <w:spacing w:before="0" w:line="240" w:lineRule="auto"/>
              <w:ind w:left="0"/>
              <w:rPr>
                <w:sz w:val="16"/>
                <w:szCs w:val="16"/>
              </w:rPr>
            </w:pPr>
            <w:proofErr w:type="spellStart"/>
            <w:r w:rsidRPr="00E5210F">
              <w:rPr>
                <w:sz w:val="16"/>
                <w:szCs w:val="16"/>
              </w:rPr>
              <w:t>Plasite</w:t>
            </w:r>
            <w:proofErr w:type="spellEnd"/>
            <w:r w:rsidRPr="00E5210F">
              <w:rPr>
                <w:sz w:val="16"/>
                <w:szCs w:val="16"/>
              </w:rPr>
              <w:t xml:space="preserve"> 4550 Series</w:t>
            </w:r>
          </w:p>
        </w:tc>
        <w:tc>
          <w:tcPr>
            <w:tcW w:w="971" w:type="dxa"/>
            <w:vAlign w:val="center"/>
          </w:tcPr>
          <w:p w14:paraId="4657952D" w14:textId="77777777" w:rsidR="00A25F9E" w:rsidRPr="00145A66" w:rsidRDefault="00A25F9E" w:rsidP="00A25F9E">
            <w:pPr>
              <w:autoSpaceDE/>
              <w:autoSpaceDN/>
              <w:adjustRightInd/>
              <w:spacing w:before="0" w:line="240" w:lineRule="auto"/>
              <w:ind w:left="0"/>
              <w:jc w:val="center"/>
              <w:rPr>
                <w:sz w:val="16"/>
                <w:szCs w:val="16"/>
              </w:rPr>
            </w:pPr>
            <w:r w:rsidRPr="00145A66">
              <w:rPr>
                <w:sz w:val="16"/>
                <w:szCs w:val="16"/>
              </w:rPr>
              <w:t>0-3</w:t>
            </w:r>
          </w:p>
        </w:tc>
        <w:tc>
          <w:tcPr>
            <w:tcW w:w="1255" w:type="dxa"/>
            <w:gridSpan w:val="3"/>
            <w:vAlign w:val="center"/>
          </w:tcPr>
          <w:p w14:paraId="2902AF39" w14:textId="77777777" w:rsidR="00A25F9E" w:rsidRPr="00145A66" w:rsidRDefault="00A25F9E" w:rsidP="00A25F9E">
            <w:pPr>
              <w:autoSpaceDE/>
              <w:autoSpaceDN/>
              <w:adjustRightInd/>
              <w:spacing w:before="0" w:line="240" w:lineRule="auto"/>
              <w:ind w:left="0"/>
              <w:rPr>
                <w:sz w:val="16"/>
                <w:szCs w:val="16"/>
              </w:rPr>
            </w:pPr>
            <w:r w:rsidRPr="00145A66">
              <w:rPr>
                <w:sz w:val="16"/>
                <w:szCs w:val="16"/>
              </w:rPr>
              <w:t>82°C (180°F)</w:t>
            </w:r>
          </w:p>
        </w:tc>
      </w:tr>
      <w:tr w:rsidR="0029001C" w:rsidRPr="001D3869" w14:paraId="16D339F2" w14:textId="77777777" w:rsidTr="00A25F9E">
        <w:trPr>
          <w:trHeight w:val="288"/>
          <w:jc w:val="center"/>
        </w:trPr>
        <w:tc>
          <w:tcPr>
            <w:tcW w:w="1893" w:type="dxa"/>
            <w:gridSpan w:val="3"/>
            <w:vAlign w:val="center"/>
          </w:tcPr>
          <w:p w14:paraId="093EF0E6" w14:textId="77777777" w:rsidR="0029001C" w:rsidRDefault="0029001C" w:rsidP="00A25F9E">
            <w:pPr>
              <w:autoSpaceDE/>
              <w:autoSpaceDN/>
              <w:adjustRightInd/>
              <w:spacing w:before="0" w:line="240" w:lineRule="auto"/>
              <w:ind w:left="0"/>
              <w:rPr>
                <w:b/>
                <w:sz w:val="16"/>
                <w:szCs w:val="16"/>
              </w:rPr>
            </w:pPr>
          </w:p>
        </w:tc>
        <w:tc>
          <w:tcPr>
            <w:tcW w:w="2779" w:type="dxa"/>
            <w:vAlign w:val="center"/>
          </w:tcPr>
          <w:p w14:paraId="4EAC5EA0" w14:textId="7DB4700F" w:rsidR="0029001C" w:rsidRPr="001D3869" w:rsidRDefault="0029001C" w:rsidP="00A25F9E">
            <w:pPr>
              <w:autoSpaceDE/>
              <w:autoSpaceDN/>
              <w:adjustRightInd/>
              <w:spacing w:before="0" w:line="240" w:lineRule="auto"/>
              <w:ind w:left="0"/>
              <w:rPr>
                <w:sz w:val="16"/>
                <w:szCs w:val="16"/>
              </w:rPr>
            </w:pPr>
            <w:proofErr w:type="spellStart"/>
            <w:r>
              <w:rPr>
                <w:sz w:val="16"/>
                <w:szCs w:val="16"/>
              </w:rPr>
              <w:t>Corrocoat</w:t>
            </w:r>
            <w:proofErr w:type="spellEnd"/>
          </w:p>
        </w:tc>
        <w:tc>
          <w:tcPr>
            <w:tcW w:w="3063" w:type="dxa"/>
            <w:gridSpan w:val="2"/>
            <w:vAlign w:val="center"/>
          </w:tcPr>
          <w:p w14:paraId="45B70D5F" w14:textId="0E3BEDC8" w:rsidR="0029001C" w:rsidRPr="00E5210F" w:rsidRDefault="0029001C" w:rsidP="00A25F9E">
            <w:pPr>
              <w:autoSpaceDE/>
              <w:autoSpaceDN/>
              <w:adjustRightInd/>
              <w:spacing w:before="0" w:line="240" w:lineRule="auto"/>
              <w:ind w:left="0"/>
              <w:rPr>
                <w:sz w:val="16"/>
                <w:szCs w:val="16"/>
              </w:rPr>
            </w:pPr>
            <w:proofErr w:type="spellStart"/>
            <w:r w:rsidRPr="00E5210F">
              <w:rPr>
                <w:sz w:val="16"/>
                <w:szCs w:val="16"/>
              </w:rPr>
              <w:t>Polyglass</w:t>
            </w:r>
            <w:proofErr w:type="spellEnd"/>
            <w:r w:rsidRPr="00E5210F">
              <w:rPr>
                <w:sz w:val="16"/>
                <w:szCs w:val="16"/>
              </w:rPr>
              <w:t xml:space="preserve"> VEF</w:t>
            </w:r>
          </w:p>
        </w:tc>
        <w:tc>
          <w:tcPr>
            <w:tcW w:w="971" w:type="dxa"/>
            <w:vAlign w:val="center"/>
          </w:tcPr>
          <w:p w14:paraId="1A88C8E9" w14:textId="2C1DCE93" w:rsidR="0029001C" w:rsidRPr="00145A66" w:rsidRDefault="0029001C" w:rsidP="00A25F9E">
            <w:pPr>
              <w:autoSpaceDE/>
              <w:autoSpaceDN/>
              <w:adjustRightInd/>
              <w:spacing w:before="0" w:line="240" w:lineRule="auto"/>
              <w:ind w:left="0"/>
              <w:jc w:val="center"/>
              <w:rPr>
                <w:sz w:val="16"/>
                <w:szCs w:val="16"/>
              </w:rPr>
            </w:pPr>
            <w:r w:rsidRPr="00145A66">
              <w:rPr>
                <w:sz w:val="16"/>
                <w:szCs w:val="16"/>
              </w:rPr>
              <w:t>3</w:t>
            </w:r>
            <w:r w:rsidRPr="00145A66">
              <w:rPr>
                <w:sz w:val="16"/>
                <w:szCs w:val="16"/>
                <w:lang w:val="ru-RU"/>
              </w:rPr>
              <w:t>1</w:t>
            </w:r>
          </w:p>
        </w:tc>
        <w:tc>
          <w:tcPr>
            <w:tcW w:w="1255" w:type="dxa"/>
            <w:gridSpan w:val="3"/>
            <w:vAlign w:val="center"/>
          </w:tcPr>
          <w:p w14:paraId="0C904C7E" w14:textId="0E8AAABB" w:rsidR="0029001C" w:rsidRPr="00145A66" w:rsidRDefault="0029001C" w:rsidP="00A25F9E">
            <w:pPr>
              <w:autoSpaceDE/>
              <w:autoSpaceDN/>
              <w:adjustRightInd/>
              <w:spacing w:before="0" w:line="240" w:lineRule="auto"/>
              <w:ind w:left="0"/>
              <w:rPr>
                <w:sz w:val="16"/>
                <w:szCs w:val="16"/>
              </w:rPr>
            </w:pPr>
            <w:r w:rsidRPr="00145A66">
              <w:rPr>
                <w:sz w:val="16"/>
                <w:szCs w:val="16"/>
              </w:rPr>
              <w:t>93°C (200°F)</w:t>
            </w:r>
          </w:p>
        </w:tc>
      </w:tr>
      <w:tr w:rsidR="008D449D" w:rsidRPr="001D3869" w14:paraId="33B736D1" w14:textId="77777777" w:rsidTr="00A25F9E">
        <w:trPr>
          <w:trHeight w:val="288"/>
          <w:jc w:val="center"/>
        </w:trPr>
        <w:tc>
          <w:tcPr>
            <w:tcW w:w="1893" w:type="dxa"/>
            <w:gridSpan w:val="3"/>
            <w:vAlign w:val="center"/>
          </w:tcPr>
          <w:p w14:paraId="5BEB601A" w14:textId="77777777" w:rsidR="008D449D" w:rsidRPr="001D3869" w:rsidRDefault="008D449D" w:rsidP="008D449D">
            <w:pPr>
              <w:autoSpaceDE/>
              <w:autoSpaceDN/>
              <w:adjustRightInd/>
              <w:spacing w:before="0" w:line="240" w:lineRule="auto"/>
              <w:ind w:left="0"/>
              <w:rPr>
                <w:b/>
                <w:sz w:val="16"/>
                <w:szCs w:val="16"/>
              </w:rPr>
            </w:pPr>
            <w:r>
              <w:rPr>
                <w:b/>
                <w:sz w:val="16"/>
                <w:szCs w:val="16"/>
              </w:rPr>
              <w:t>Thick Film</w:t>
            </w:r>
          </w:p>
        </w:tc>
        <w:tc>
          <w:tcPr>
            <w:tcW w:w="2779" w:type="dxa"/>
            <w:vAlign w:val="center"/>
          </w:tcPr>
          <w:p w14:paraId="6FD2AE91" w14:textId="77777777" w:rsidR="008D449D" w:rsidRPr="001D3869" w:rsidRDefault="008D449D" w:rsidP="008D449D">
            <w:pPr>
              <w:autoSpaceDE/>
              <w:autoSpaceDN/>
              <w:adjustRightInd/>
              <w:spacing w:before="0" w:line="240" w:lineRule="auto"/>
              <w:ind w:left="0"/>
              <w:rPr>
                <w:sz w:val="16"/>
                <w:szCs w:val="16"/>
              </w:rPr>
            </w:pPr>
            <w:r w:rsidRPr="001D3869">
              <w:rPr>
                <w:sz w:val="16"/>
                <w:szCs w:val="16"/>
              </w:rPr>
              <w:t>Hempel Coatings (USA), Inc.</w:t>
            </w:r>
          </w:p>
        </w:tc>
        <w:tc>
          <w:tcPr>
            <w:tcW w:w="3063" w:type="dxa"/>
            <w:gridSpan w:val="2"/>
            <w:vAlign w:val="center"/>
          </w:tcPr>
          <w:p w14:paraId="007FEAD0" w14:textId="4791AA52" w:rsidR="008D449D" w:rsidRPr="00E5210F" w:rsidRDefault="008D449D" w:rsidP="008D449D">
            <w:pPr>
              <w:autoSpaceDE/>
              <w:autoSpaceDN/>
              <w:adjustRightInd/>
              <w:spacing w:before="0" w:line="240" w:lineRule="auto"/>
              <w:ind w:left="0"/>
              <w:rPr>
                <w:sz w:val="16"/>
                <w:szCs w:val="16"/>
              </w:rPr>
            </w:pPr>
            <w:proofErr w:type="spellStart"/>
            <w:r w:rsidRPr="00E5210F">
              <w:rPr>
                <w:sz w:val="16"/>
                <w:szCs w:val="16"/>
              </w:rPr>
              <w:t>Hempaline</w:t>
            </w:r>
            <w:proofErr w:type="spellEnd"/>
            <w:r w:rsidRPr="00E5210F">
              <w:rPr>
                <w:sz w:val="16"/>
                <w:szCs w:val="16"/>
              </w:rPr>
              <w:t xml:space="preserve"> Defend 630</w:t>
            </w:r>
          </w:p>
        </w:tc>
        <w:tc>
          <w:tcPr>
            <w:tcW w:w="971" w:type="dxa"/>
            <w:vAlign w:val="center"/>
          </w:tcPr>
          <w:p w14:paraId="465FE409" w14:textId="2FEE6AD4" w:rsidR="008D449D" w:rsidRPr="00145A66" w:rsidRDefault="008D449D" w:rsidP="008D449D">
            <w:pPr>
              <w:autoSpaceDE/>
              <w:autoSpaceDN/>
              <w:adjustRightInd/>
              <w:spacing w:before="0" w:line="240" w:lineRule="auto"/>
              <w:ind w:left="0"/>
              <w:jc w:val="center"/>
              <w:rPr>
                <w:sz w:val="16"/>
                <w:szCs w:val="16"/>
              </w:rPr>
            </w:pPr>
            <w:r w:rsidRPr="00145A66">
              <w:rPr>
                <w:sz w:val="16"/>
                <w:szCs w:val="16"/>
              </w:rPr>
              <w:t>59</w:t>
            </w:r>
          </w:p>
        </w:tc>
        <w:tc>
          <w:tcPr>
            <w:tcW w:w="1255" w:type="dxa"/>
            <w:gridSpan w:val="3"/>
            <w:vAlign w:val="center"/>
          </w:tcPr>
          <w:p w14:paraId="67BC0921" w14:textId="77777777" w:rsidR="008D449D" w:rsidRPr="00145A66" w:rsidRDefault="008D449D" w:rsidP="008D449D">
            <w:pPr>
              <w:autoSpaceDE/>
              <w:autoSpaceDN/>
              <w:adjustRightInd/>
              <w:spacing w:before="0" w:line="240" w:lineRule="auto"/>
              <w:ind w:left="0"/>
              <w:rPr>
                <w:sz w:val="16"/>
                <w:szCs w:val="16"/>
              </w:rPr>
            </w:pPr>
            <w:r w:rsidRPr="00145A66">
              <w:rPr>
                <w:sz w:val="16"/>
                <w:szCs w:val="16"/>
              </w:rPr>
              <w:t>93°C (200°F)</w:t>
            </w:r>
          </w:p>
        </w:tc>
      </w:tr>
      <w:tr w:rsidR="00A608F5" w:rsidRPr="001D3869" w14:paraId="669C7B42" w14:textId="77777777" w:rsidTr="00A25F9E">
        <w:trPr>
          <w:trHeight w:val="288"/>
          <w:jc w:val="center"/>
        </w:trPr>
        <w:tc>
          <w:tcPr>
            <w:tcW w:w="1893" w:type="dxa"/>
            <w:gridSpan w:val="3"/>
            <w:vMerge w:val="restart"/>
            <w:vAlign w:val="center"/>
          </w:tcPr>
          <w:p w14:paraId="16BEC51F" w14:textId="77777777" w:rsidR="00A608F5" w:rsidRPr="001D3869" w:rsidRDefault="00A608F5" w:rsidP="008D449D">
            <w:pPr>
              <w:autoSpaceDE/>
              <w:autoSpaceDN/>
              <w:adjustRightInd/>
              <w:spacing w:before="0" w:line="240" w:lineRule="auto"/>
              <w:ind w:left="0"/>
              <w:rPr>
                <w:b/>
                <w:sz w:val="16"/>
                <w:szCs w:val="16"/>
              </w:rPr>
            </w:pPr>
            <w:r w:rsidRPr="00AC6690">
              <w:rPr>
                <w:b/>
                <w:sz w:val="16"/>
                <w:szCs w:val="16"/>
              </w:rPr>
              <w:t>DFT as per Manufacturer’s Product Sheet</w:t>
            </w:r>
          </w:p>
        </w:tc>
        <w:tc>
          <w:tcPr>
            <w:tcW w:w="2779" w:type="dxa"/>
            <w:vAlign w:val="center"/>
          </w:tcPr>
          <w:p w14:paraId="2F9CFDE5" w14:textId="77777777" w:rsidR="00A608F5" w:rsidRPr="001D3869" w:rsidRDefault="00A608F5" w:rsidP="008D449D">
            <w:pPr>
              <w:autoSpaceDE/>
              <w:autoSpaceDN/>
              <w:adjustRightInd/>
              <w:spacing w:before="0" w:line="240" w:lineRule="auto"/>
              <w:ind w:left="0"/>
              <w:rPr>
                <w:sz w:val="16"/>
                <w:szCs w:val="16"/>
              </w:rPr>
            </w:pPr>
            <w:r w:rsidRPr="001D3869">
              <w:rPr>
                <w:sz w:val="16"/>
                <w:szCs w:val="16"/>
              </w:rPr>
              <w:t xml:space="preserve">International </w:t>
            </w:r>
          </w:p>
        </w:tc>
        <w:tc>
          <w:tcPr>
            <w:tcW w:w="3063" w:type="dxa"/>
            <w:gridSpan w:val="2"/>
            <w:vAlign w:val="center"/>
          </w:tcPr>
          <w:p w14:paraId="34C5068B" w14:textId="57D63F29" w:rsidR="00A608F5" w:rsidRPr="00E5210F" w:rsidRDefault="00A608F5" w:rsidP="008D449D">
            <w:pPr>
              <w:autoSpaceDE/>
              <w:autoSpaceDN/>
              <w:adjustRightInd/>
              <w:spacing w:before="0" w:line="240" w:lineRule="auto"/>
              <w:ind w:left="0"/>
              <w:rPr>
                <w:sz w:val="16"/>
                <w:szCs w:val="16"/>
              </w:rPr>
            </w:pPr>
            <w:r w:rsidRPr="00E5210F">
              <w:rPr>
                <w:sz w:val="16"/>
                <w:szCs w:val="16"/>
              </w:rPr>
              <w:t>Enviroline 2405</w:t>
            </w:r>
          </w:p>
        </w:tc>
        <w:tc>
          <w:tcPr>
            <w:tcW w:w="971" w:type="dxa"/>
            <w:vAlign w:val="center"/>
          </w:tcPr>
          <w:p w14:paraId="0598DFDC" w14:textId="3D26EE5C" w:rsidR="00A608F5" w:rsidRPr="00145A66" w:rsidRDefault="00A608F5" w:rsidP="008D449D">
            <w:pPr>
              <w:autoSpaceDE/>
              <w:autoSpaceDN/>
              <w:adjustRightInd/>
              <w:spacing w:before="0" w:line="240" w:lineRule="auto"/>
              <w:ind w:left="0"/>
              <w:jc w:val="center"/>
              <w:rPr>
                <w:sz w:val="16"/>
                <w:szCs w:val="16"/>
              </w:rPr>
            </w:pPr>
            <w:r w:rsidRPr="00145A66">
              <w:rPr>
                <w:sz w:val="16"/>
                <w:szCs w:val="16"/>
              </w:rPr>
              <w:t>34</w:t>
            </w:r>
          </w:p>
        </w:tc>
        <w:tc>
          <w:tcPr>
            <w:tcW w:w="1255" w:type="dxa"/>
            <w:gridSpan w:val="3"/>
            <w:vAlign w:val="center"/>
          </w:tcPr>
          <w:p w14:paraId="54D0BAD6" w14:textId="77777777" w:rsidR="00A608F5" w:rsidRPr="00145A66" w:rsidRDefault="00A608F5" w:rsidP="008D449D">
            <w:pPr>
              <w:autoSpaceDE/>
              <w:autoSpaceDN/>
              <w:adjustRightInd/>
              <w:spacing w:before="0" w:line="240" w:lineRule="auto"/>
              <w:ind w:left="0"/>
              <w:rPr>
                <w:sz w:val="16"/>
                <w:szCs w:val="16"/>
              </w:rPr>
            </w:pPr>
            <w:r w:rsidRPr="00145A66">
              <w:rPr>
                <w:sz w:val="16"/>
                <w:szCs w:val="16"/>
              </w:rPr>
              <w:t>82°C (180°F)</w:t>
            </w:r>
          </w:p>
        </w:tc>
      </w:tr>
      <w:tr w:rsidR="00A608F5" w:rsidRPr="001D3869" w14:paraId="6A0A1702" w14:textId="77777777" w:rsidTr="00A25F9E">
        <w:trPr>
          <w:trHeight w:val="288"/>
          <w:jc w:val="center"/>
        </w:trPr>
        <w:tc>
          <w:tcPr>
            <w:tcW w:w="1893" w:type="dxa"/>
            <w:gridSpan w:val="3"/>
            <w:vMerge/>
            <w:vAlign w:val="center"/>
          </w:tcPr>
          <w:p w14:paraId="1C3172D0" w14:textId="77777777" w:rsidR="00A608F5" w:rsidRPr="001D3869" w:rsidRDefault="00A608F5" w:rsidP="00A25F9E">
            <w:pPr>
              <w:autoSpaceDE/>
              <w:autoSpaceDN/>
              <w:adjustRightInd/>
              <w:spacing w:before="0" w:line="240" w:lineRule="auto"/>
              <w:ind w:left="0"/>
              <w:rPr>
                <w:b/>
                <w:sz w:val="16"/>
                <w:szCs w:val="16"/>
              </w:rPr>
            </w:pPr>
          </w:p>
        </w:tc>
        <w:tc>
          <w:tcPr>
            <w:tcW w:w="2779" w:type="dxa"/>
            <w:vAlign w:val="center"/>
          </w:tcPr>
          <w:p w14:paraId="300E5541" w14:textId="77777777" w:rsidR="00A608F5" w:rsidRPr="001D3869" w:rsidRDefault="00A608F5" w:rsidP="00A25F9E">
            <w:pPr>
              <w:autoSpaceDE/>
              <w:autoSpaceDN/>
              <w:adjustRightInd/>
              <w:spacing w:before="0" w:line="240" w:lineRule="auto"/>
              <w:ind w:left="0"/>
              <w:rPr>
                <w:sz w:val="16"/>
                <w:szCs w:val="16"/>
              </w:rPr>
            </w:pPr>
            <w:r w:rsidRPr="001D3869">
              <w:rPr>
                <w:sz w:val="16"/>
                <w:szCs w:val="16"/>
              </w:rPr>
              <w:t xml:space="preserve">International </w:t>
            </w:r>
          </w:p>
        </w:tc>
        <w:tc>
          <w:tcPr>
            <w:tcW w:w="3063" w:type="dxa"/>
            <w:gridSpan w:val="2"/>
            <w:vAlign w:val="center"/>
          </w:tcPr>
          <w:p w14:paraId="30E9613A" w14:textId="77777777" w:rsidR="00A608F5" w:rsidRPr="00E5210F" w:rsidRDefault="00A608F5" w:rsidP="00A25F9E">
            <w:pPr>
              <w:autoSpaceDE/>
              <w:autoSpaceDN/>
              <w:adjustRightInd/>
              <w:spacing w:before="0" w:line="240" w:lineRule="auto"/>
              <w:ind w:left="0"/>
              <w:rPr>
                <w:sz w:val="16"/>
                <w:szCs w:val="16"/>
              </w:rPr>
            </w:pPr>
            <w:r w:rsidRPr="00E5210F">
              <w:rPr>
                <w:sz w:val="16"/>
                <w:szCs w:val="16"/>
              </w:rPr>
              <w:t>Enviroline 405Series*</w:t>
            </w:r>
          </w:p>
        </w:tc>
        <w:tc>
          <w:tcPr>
            <w:tcW w:w="971" w:type="dxa"/>
            <w:vAlign w:val="center"/>
          </w:tcPr>
          <w:p w14:paraId="0443B3E8" w14:textId="77777777" w:rsidR="00A608F5" w:rsidRPr="00145A66" w:rsidRDefault="00A608F5" w:rsidP="00A25F9E">
            <w:pPr>
              <w:autoSpaceDE/>
              <w:autoSpaceDN/>
              <w:adjustRightInd/>
              <w:spacing w:before="0" w:line="240" w:lineRule="auto"/>
              <w:ind w:left="0"/>
              <w:jc w:val="center"/>
              <w:rPr>
                <w:sz w:val="16"/>
                <w:szCs w:val="16"/>
              </w:rPr>
            </w:pPr>
            <w:r w:rsidRPr="00145A66">
              <w:rPr>
                <w:sz w:val="16"/>
                <w:szCs w:val="16"/>
              </w:rPr>
              <w:t>24-65</w:t>
            </w:r>
          </w:p>
        </w:tc>
        <w:tc>
          <w:tcPr>
            <w:tcW w:w="1255" w:type="dxa"/>
            <w:gridSpan w:val="3"/>
            <w:vAlign w:val="center"/>
          </w:tcPr>
          <w:p w14:paraId="345989D9" w14:textId="77777777" w:rsidR="00A608F5" w:rsidRPr="00145A66" w:rsidRDefault="00A608F5" w:rsidP="00A25F9E">
            <w:pPr>
              <w:autoSpaceDE/>
              <w:autoSpaceDN/>
              <w:adjustRightInd/>
              <w:spacing w:before="0" w:line="240" w:lineRule="auto"/>
              <w:ind w:left="0"/>
              <w:rPr>
                <w:sz w:val="16"/>
                <w:szCs w:val="16"/>
              </w:rPr>
            </w:pPr>
            <w:r w:rsidRPr="00145A66">
              <w:rPr>
                <w:sz w:val="16"/>
                <w:szCs w:val="16"/>
              </w:rPr>
              <w:t>121°C (250°F)</w:t>
            </w:r>
          </w:p>
        </w:tc>
      </w:tr>
      <w:tr w:rsidR="0029001C" w:rsidRPr="001D3869" w14:paraId="1B7569F1" w14:textId="77777777" w:rsidTr="00A25F9E">
        <w:trPr>
          <w:trHeight w:val="288"/>
          <w:jc w:val="center"/>
        </w:trPr>
        <w:tc>
          <w:tcPr>
            <w:tcW w:w="1893" w:type="dxa"/>
            <w:gridSpan w:val="3"/>
            <w:vAlign w:val="center"/>
          </w:tcPr>
          <w:p w14:paraId="20218504" w14:textId="77777777" w:rsidR="0029001C" w:rsidRPr="001D3869" w:rsidRDefault="0029001C" w:rsidP="00A25F9E">
            <w:pPr>
              <w:autoSpaceDE/>
              <w:autoSpaceDN/>
              <w:adjustRightInd/>
              <w:spacing w:before="0" w:line="240" w:lineRule="auto"/>
              <w:ind w:left="0"/>
              <w:rPr>
                <w:b/>
                <w:sz w:val="16"/>
                <w:szCs w:val="16"/>
              </w:rPr>
            </w:pPr>
          </w:p>
        </w:tc>
        <w:tc>
          <w:tcPr>
            <w:tcW w:w="2779" w:type="dxa"/>
            <w:vAlign w:val="center"/>
          </w:tcPr>
          <w:p w14:paraId="40F8A366" w14:textId="77777777" w:rsidR="0029001C" w:rsidRPr="001D3869" w:rsidRDefault="0029001C" w:rsidP="00A25F9E">
            <w:pPr>
              <w:autoSpaceDE/>
              <w:autoSpaceDN/>
              <w:adjustRightInd/>
              <w:spacing w:before="0" w:line="240" w:lineRule="auto"/>
              <w:ind w:left="0"/>
              <w:rPr>
                <w:sz w:val="16"/>
                <w:szCs w:val="16"/>
              </w:rPr>
            </w:pPr>
            <w:r w:rsidRPr="001D3869">
              <w:rPr>
                <w:sz w:val="16"/>
                <w:szCs w:val="16"/>
              </w:rPr>
              <w:t>Jotun Paints</w:t>
            </w:r>
          </w:p>
        </w:tc>
        <w:tc>
          <w:tcPr>
            <w:tcW w:w="3063" w:type="dxa"/>
            <w:gridSpan w:val="2"/>
            <w:vAlign w:val="center"/>
          </w:tcPr>
          <w:p w14:paraId="3FD60255" w14:textId="77777777" w:rsidR="0029001C" w:rsidRPr="00E5210F" w:rsidRDefault="0029001C" w:rsidP="00A25F9E">
            <w:pPr>
              <w:autoSpaceDE/>
              <w:autoSpaceDN/>
              <w:adjustRightInd/>
              <w:spacing w:before="0" w:line="240" w:lineRule="auto"/>
              <w:ind w:left="0"/>
              <w:rPr>
                <w:sz w:val="16"/>
                <w:szCs w:val="16"/>
              </w:rPr>
            </w:pPr>
            <w:r w:rsidRPr="00E5210F">
              <w:rPr>
                <w:sz w:val="16"/>
                <w:szCs w:val="16"/>
              </w:rPr>
              <w:t>Marathon series</w:t>
            </w:r>
          </w:p>
          <w:p w14:paraId="1DA15BB2" w14:textId="5CB7EED3" w:rsidR="0096493C" w:rsidRPr="00E5210F" w:rsidRDefault="0096493C" w:rsidP="00A25F9E">
            <w:pPr>
              <w:autoSpaceDE/>
              <w:autoSpaceDN/>
              <w:adjustRightInd/>
              <w:spacing w:before="0" w:line="240" w:lineRule="auto"/>
              <w:ind w:left="0"/>
              <w:rPr>
                <w:sz w:val="16"/>
                <w:szCs w:val="16"/>
              </w:rPr>
            </w:pPr>
            <w:proofErr w:type="spellStart"/>
            <w:r w:rsidRPr="00E5210F">
              <w:rPr>
                <w:sz w:val="16"/>
                <w:szCs w:val="16"/>
              </w:rPr>
              <w:t>Tankguard</w:t>
            </w:r>
            <w:proofErr w:type="spellEnd"/>
            <w:r w:rsidRPr="00E5210F">
              <w:rPr>
                <w:sz w:val="16"/>
                <w:szCs w:val="16"/>
              </w:rPr>
              <w:t xml:space="preserve"> SF</w:t>
            </w:r>
          </w:p>
        </w:tc>
        <w:tc>
          <w:tcPr>
            <w:tcW w:w="971" w:type="dxa"/>
            <w:vAlign w:val="center"/>
          </w:tcPr>
          <w:p w14:paraId="1FA872C9" w14:textId="77777777" w:rsidR="0029001C" w:rsidRPr="00145A66" w:rsidRDefault="0029001C" w:rsidP="00A25F9E">
            <w:pPr>
              <w:autoSpaceDE/>
              <w:autoSpaceDN/>
              <w:adjustRightInd/>
              <w:spacing w:before="0" w:line="240" w:lineRule="auto"/>
              <w:ind w:left="0"/>
              <w:jc w:val="center"/>
              <w:rPr>
                <w:sz w:val="16"/>
                <w:szCs w:val="16"/>
              </w:rPr>
            </w:pPr>
            <w:r w:rsidRPr="00145A66">
              <w:rPr>
                <w:sz w:val="16"/>
                <w:szCs w:val="16"/>
              </w:rPr>
              <w:t>210</w:t>
            </w:r>
          </w:p>
          <w:p w14:paraId="524774C2" w14:textId="2954D1B6" w:rsidR="0096493C" w:rsidRPr="00145A66" w:rsidRDefault="0096493C" w:rsidP="00A25F9E">
            <w:pPr>
              <w:autoSpaceDE/>
              <w:autoSpaceDN/>
              <w:adjustRightInd/>
              <w:spacing w:before="0" w:line="240" w:lineRule="auto"/>
              <w:ind w:left="0"/>
              <w:jc w:val="center"/>
              <w:rPr>
                <w:sz w:val="16"/>
                <w:szCs w:val="16"/>
              </w:rPr>
            </w:pPr>
            <w:r w:rsidRPr="00145A66">
              <w:rPr>
                <w:sz w:val="16"/>
                <w:szCs w:val="16"/>
              </w:rPr>
              <w:t>90</w:t>
            </w:r>
          </w:p>
        </w:tc>
        <w:tc>
          <w:tcPr>
            <w:tcW w:w="1255" w:type="dxa"/>
            <w:gridSpan w:val="3"/>
            <w:vAlign w:val="center"/>
          </w:tcPr>
          <w:p w14:paraId="1A57200E" w14:textId="77777777" w:rsidR="0029001C" w:rsidRPr="00145A66" w:rsidRDefault="0029001C" w:rsidP="00A25F9E">
            <w:pPr>
              <w:autoSpaceDE/>
              <w:autoSpaceDN/>
              <w:adjustRightInd/>
              <w:spacing w:before="0" w:line="240" w:lineRule="auto"/>
              <w:ind w:left="0"/>
              <w:rPr>
                <w:sz w:val="16"/>
                <w:szCs w:val="16"/>
              </w:rPr>
            </w:pPr>
            <w:r w:rsidRPr="00145A66">
              <w:rPr>
                <w:sz w:val="16"/>
                <w:szCs w:val="16"/>
              </w:rPr>
              <w:t>70°C (158°F)</w:t>
            </w:r>
          </w:p>
        </w:tc>
      </w:tr>
      <w:tr w:rsidR="0029001C" w:rsidRPr="001D3869" w14:paraId="217C566E" w14:textId="77777777" w:rsidTr="00A25F9E">
        <w:trPr>
          <w:trHeight w:val="288"/>
          <w:jc w:val="center"/>
        </w:trPr>
        <w:tc>
          <w:tcPr>
            <w:tcW w:w="1893" w:type="dxa"/>
            <w:gridSpan w:val="3"/>
            <w:vAlign w:val="center"/>
          </w:tcPr>
          <w:p w14:paraId="12BF4638" w14:textId="77777777" w:rsidR="0029001C" w:rsidRPr="001D3869" w:rsidRDefault="0029001C" w:rsidP="00A25F9E">
            <w:pPr>
              <w:jc w:val="center"/>
              <w:rPr>
                <w:b/>
                <w:sz w:val="16"/>
                <w:szCs w:val="16"/>
              </w:rPr>
            </w:pPr>
          </w:p>
        </w:tc>
        <w:tc>
          <w:tcPr>
            <w:tcW w:w="2779" w:type="dxa"/>
            <w:vAlign w:val="center"/>
          </w:tcPr>
          <w:p w14:paraId="4EF58884" w14:textId="77777777" w:rsidR="0029001C" w:rsidRPr="001D3869" w:rsidRDefault="0029001C" w:rsidP="00A25F9E">
            <w:pPr>
              <w:autoSpaceDE/>
              <w:autoSpaceDN/>
              <w:adjustRightInd/>
              <w:spacing w:before="0" w:line="240" w:lineRule="auto"/>
              <w:ind w:left="0"/>
              <w:rPr>
                <w:sz w:val="16"/>
                <w:szCs w:val="16"/>
              </w:rPr>
            </w:pPr>
            <w:r>
              <w:rPr>
                <w:sz w:val="16"/>
                <w:szCs w:val="16"/>
              </w:rPr>
              <w:t>PPG</w:t>
            </w:r>
          </w:p>
        </w:tc>
        <w:tc>
          <w:tcPr>
            <w:tcW w:w="3063" w:type="dxa"/>
            <w:gridSpan w:val="2"/>
            <w:vAlign w:val="center"/>
          </w:tcPr>
          <w:p w14:paraId="3C83164E" w14:textId="77777777" w:rsidR="0029001C" w:rsidRPr="00E5210F" w:rsidRDefault="0029001C" w:rsidP="00A25F9E">
            <w:pPr>
              <w:autoSpaceDE/>
              <w:autoSpaceDN/>
              <w:adjustRightInd/>
              <w:spacing w:before="0" w:line="240" w:lineRule="auto"/>
              <w:ind w:left="0"/>
              <w:rPr>
                <w:sz w:val="16"/>
                <w:szCs w:val="16"/>
              </w:rPr>
            </w:pPr>
            <w:proofErr w:type="spellStart"/>
            <w:r w:rsidRPr="00E5210F">
              <w:rPr>
                <w:sz w:val="16"/>
                <w:szCs w:val="16"/>
              </w:rPr>
              <w:t>Novaguard</w:t>
            </w:r>
            <w:proofErr w:type="spellEnd"/>
            <w:r w:rsidRPr="00E5210F">
              <w:rPr>
                <w:sz w:val="16"/>
                <w:szCs w:val="16"/>
              </w:rPr>
              <w:t xml:space="preserve"> 840</w:t>
            </w:r>
          </w:p>
        </w:tc>
        <w:tc>
          <w:tcPr>
            <w:tcW w:w="971" w:type="dxa"/>
            <w:vAlign w:val="center"/>
          </w:tcPr>
          <w:p w14:paraId="0BFB8CD3" w14:textId="77777777" w:rsidR="0029001C" w:rsidRPr="00145A66" w:rsidRDefault="0029001C" w:rsidP="00A25F9E">
            <w:pPr>
              <w:autoSpaceDE/>
              <w:autoSpaceDN/>
              <w:adjustRightInd/>
              <w:spacing w:before="0" w:line="240" w:lineRule="auto"/>
              <w:ind w:left="0"/>
              <w:jc w:val="center"/>
              <w:rPr>
                <w:sz w:val="16"/>
                <w:szCs w:val="16"/>
              </w:rPr>
            </w:pPr>
            <w:r w:rsidRPr="00145A66">
              <w:rPr>
                <w:sz w:val="16"/>
                <w:szCs w:val="16"/>
              </w:rPr>
              <w:t>97</w:t>
            </w:r>
          </w:p>
        </w:tc>
        <w:tc>
          <w:tcPr>
            <w:tcW w:w="1255" w:type="dxa"/>
            <w:gridSpan w:val="3"/>
            <w:vAlign w:val="center"/>
          </w:tcPr>
          <w:p w14:paraId="4C563000" w14:textId="77777777" w:rsidR="0029001C" w:rsidRPr="00145A66" w:rsidRDefault="0029001C" w:rsidP="00A25F9E">
            <w:pPr>
              <w:autoSpaceDE/>
              <w:autoSpaceDN/>
              <w:adjustRightInd/>
              <w:spacing w:before="0" w:line="240" w:lineRule="auto"/>
              <w:ind w:left="0"/>
              <w:rPr>
                <w:sz w:val="16"/>
                <w:szCs w:val="16"/>
              </w:rPr>
            </w:pPr>
            <w:r w:rsidRPr="00145A66">
              <w:rPr>
                <w:sz w:val="16"/>
                <w:szCs w:val="16"/>
              </w:rPr>
              <w:t>49°C (120°F)</w:t>
            </w:r>
          </w:p>
        </w:tc>
      </w:tr>
      <w:tr w:rsidR="0029001C" w:rsidRPr="001D3869" w14:paraId="63460830" w14:textId="77777777" w:rsidTr="00A25F9E">
        <w:trPr>
          <w:trHeight w:val="288"/>
          <w:jc w:val="center"/>
        </w:trPr>
        <w:tc>
          <w:tcPr>
            <w:tcW w:w="1893" w:type="dxa"/>
            <w:gridSpan w:val="3"/>
            <w:vAlign w:val="center"/>
          </w:tcPr>
          <w:p w14:paraId="3A0C790D" w14:textId="77777777" w:rsidR="0029001C" w:rsidRPr="001D3869" w:rsidRDefault="0029001C" w:rsidP="00A25F9E">
            <w:pPr>
              <w:jc w:val="center"/>
              <w:rPr>
                <w:b/>
                <w:sz w:val="16"/>
                <w:szCs w:val="16"/>
              </w:rPr>
            </w:pPr>
          </w:p>
        </w:tc>
        <w:tc>
          <w:tcPr>
            <w:tcW w:w="2779" w:type="dxa"/>
            <w:vAlign w:val="center"/>
          </w:tcPr>
          <w:p w14:paraId="0B8CBF51" w14:textId="77777777" w:rsidR="0029001C" w:rsidRPr="001D3869" w:rsidRDefault="0029001C" w:rsidP="00A25F9E">
            <w:pPr>
              <w:autoSpaceDE/>
              <w:autoSpaceDN/>
              <w:adjustRightInd/>
              <w:spacing w:before="0" w:line="240" w:lineRule="auto"/>
              <w:ind w:left="0"/>
              <w:rPr>
                <w:sz w:val="16"/>
                <w:szCs w:val="16"/>
              </w:rPr>
            </w:pPr>
            <w:r w:rsidRPr="001D3869">
              <w:rPr>
                <w:sz w:val="16"/>
                <w:szCs w:val="16"/>
              </w:rPr>
              <w:t>Sherwin Williams</w:t>
            </w:r>
          </w:p>
        </w:tc>
        <w:tc>
          <w:tcPr>
            <w:tcW w:w="3063" w:type="dxa"/>
            <w:gridSpan w:val="2"/>
            <w:vAlign w:val="center"/>
          </w:tcPr>
          <w:p w14:paraId="0676A4A8" w14:textId="6B4ADDE0" w:rsidR="00B124CF" w:rsidRPr="00E5210F" w:rsidRDefault="0029001C" w:rsidP="00A25F9E">
            <w:pPr>
              <w:autoSpaceDE/>
              <w:autoSpaceDN/>
              <w:adjustRightInd/>
              <w:spacing w:before="0" w:line="240" w:lineRule="auto"/>
              <w:ind w:left="0"/>
              <w:rPr>
                <w:sz w:val="16"/>
                <w:szCs w:val="16"/>
              </w:rPr>
            </w:pPr>
            <w:r w:rsidRPr="00E5210F">
              <w:rPr>
                <w:sz w:val="16"/>
                <w:szCs w:val="16"/>
              </w:rPr>
              <w:t xml:space="preserve">Nova-Plate </w:t>
            </w:r>
            <w:r w:rsidR="00B124CF" w:rsidRPr="00E5210F">
              <w:rPr>
                <w:sz w:val="16"/>
                <w:szCs w:val="16"/>
              </w:rPr>
              <w:t>360</w:t>
            </w:r>
          </w:p>
          <w:p w14:paraId="319446DE" w14:textId="5AC0A1A1" w:rsidR="0029001C" w:rsidRPr="00E5210F" w:rsidRDefault="0029001C" w:rsidP="00A25F9E">
            <w:pPr>
              <w:autoSpaceDE/>
              <w:autoSpaceDN/>
              <w:adjustRightInd/>
              <w:spacing w:before="0" w:line="240" w:lineRule="auto"/>
              <w:ind w:left="0"/>
              <w:rPr>
                <w:sz w:val="16"/>
                <w:szCs w:val="16"/>
              </w:rPr>
            </w:pPr>
            <w:r w:rsidRPr="00E5210F">
              <w:rPr>
                <w:sz w:val="16"/>
                <w:szCs w:val="16"/>
              </w:rPr>
              <w:t>Nova-Plate UHS</w:t>
            </w:r>
          </w:p>
        </w:tc>
        <w:tc>
          <w:tcPr>
            <w:tcW w:w="971" w:type="dxa"/>
            <w:vAlign w:val="center"/>
          </w:tcPr>
          <w:p w14:paraId="3567CB56" w14:textId="16B41FA8" w:rsidR="0029001C" w:rsidRPr="00145A66" w:rsidRDefault="00B124CF" w:rsidP="00A25F9E">
            <w:pPr>
              <w:autoSpaceDE/>
              <w:autoSpaceDN/>
              <w:adjustRightInd/>
              <w:spacing w:before="0" w:line="240" w:lineRule="auto"/>
              <w:ind w:left="0"/>
              <w:jc w:val="center"/>
              <w:rPr>
                <w:sz w:val="16"/>
                <w:szCs w:val="16"/>
              </w:rPr>
            </w:pPr>
            <w:r w:rsidRPr="00145A66">
              <w:rPr>
                <w:sz w:val="16"/>
                <w:szCs w:val="16"/>
              </w:rPr>
              <w:t>15</w:t>
            </w:r>
          </w:p>
          <w:p w14:paraId="206F6E38" w14:textId="63054AA5" w:rsidR="00B124CF" w:rsidRPr="00145A66" w:rsidRDefault="00B124CF" w:rsidP="00A25F9E">
            <w:pPr>
              <w:autoSpaceDE/>
              <w:autoSpaceDN/>
              <w:adjustRightInd/>
              <w:spacing w:before="0" w:line="240" w:lineRule="auto"/>
              <w:ind w:left="0"/>
              <w:jc w:val="center"/>
              <w:rPr>
                <w:sz w:val="16"/>
                <w:szCs w:val="16"/>
              </w:rPr>
            </w:pPr>
            <w:r w:rsidRPr="00145A66">
              <w:rPr>
                <w:sz w:val="16"/>
                <w:szCs w:val="16"/>
              </w:rPr>
              <w:t>250</w:t>
            </w:r>
          </w:p>
        </w:tc>
        <w:tc>
          <w:tcPr>
            <w:tcW w:w="1255" w:type="dxa"/>
            <w:gridSpan w:val="3"/>
            <w:vAlign w:val="center"/>
          </w:tcPr>
          <w:p w14:paraId="6DE41D54" w14:textId="77777777" w:rsidR="0029001C" w:rsidRPr="00145A66" w:rsidRDefault="0029001C" w:rsidP="00A25F9E">
            <w:pPr>
              <w:autoSpaceDE/>
              <w:autoSpaceDN/>
              <w:adjustRightInd/>
              <w:spacing w:before="0" w:line="240" w:lineRule="auto"/>
              <w:ind w:left="0"/>
              <w:rPr>
                <w:sz w:val="16"/>
                <w:szCs w:val="16"/>
              </w:rPr>
            </w:pPr>
            <w:r w:rsidRPr="00145A66">
              <w:rPr>
                <w:sz w:val="16"/>
                <w:szCs w:val="16"/>
              </w:rPr>
              <w:t>93°C (200°F)</w:t>
            </w:r>
          </w:p>
        </w:tc>
      </w:tr>
      <w:tr w:rsidR="0029001C" w:rsidRPr="001D3869" w14:paraId="42FC339F" w14:textId="77777777" w:rsidTr="00A25F9E">
        <w:trPr>
          <w:trHeight w:val="288"/>
          <w:jc w:val="center"/>
        </w:trPr>
        <w:tc>
          <w:tcPr>
            <w:tcW w:w="1893" w:type="dxa"/>
            <w:gridSpan w:val="3"/>
            <w:vAlign w:val="center"/>
          </w:tcPr>
          <w:p w14:paraId="10B51034" w14:textId="77777777" w:rsidR="0029001C" w:rsidRPr="001D3869" w:rsidRDefault="0029001C" w:rsidP="00A25F9E">
            <w:pPr>
              <w:jc w:val="center"/>
              <w:rPr>
                <w:b/>
                <w:sz w:val="16"/>
                <w:szCs w:val="16"/>
              </w:rPr>
            </w:pPr>
          </w:p>
        </w:tc>
        <w:tc>
          <w:tcPr>
            <w:tcW w:w="2779" w:type="dxa"/>
            <w:vAlign w:val="center"/>
          </w:tcPr>
          <w:p w14:paraId="0D3B4A8C" w14:textId="77777777" w:rsidR="0029001C" w:rsidRPr="001D3869" w:rsidRDefault="0029001C" w:rsidP="00A25F9E">
            <w:pPr>
              <w:autoSpaceDE/>
              <w:autoSpaceDN/>
              <w:adjustRightInd/>
              <w:spacing w:before="0" w:line="240" w:lineRule="auto"/>
              <w:ind w:left="0"/>
              <w:rPr>
                <w:sz w:val="16"/>
                <w:szCs w:val="16"/>
              </w:rPr>
            </w:pPr>
            <w:r w:rsidRPr="002D3716">
              <w:rPr>
                <w:sz w:val="16"/>
                <w:szCs w:val="16"/>
              </w:rPr>
              <w:t xml:space="preserve">Tnemec </w:t>
            </w:r>
          </w:p>
        </w:tc>
        <w:tc>
          <w:tcPr>
            <w:tcW w:w="3063" w:type="dxa"/>
            <w:gridSpan w:val="2"/>
            <w:vAlign w:val="center"/>
          </w:tcPr>
          <w:p w14:paraId="36A7A46B" w14:textId="24E43336" w:rsidR="0029001C" w:rsidRPr="00E5210F" w:rsidRDefault="0029001C" w:rsidP="00A25F9E">
            <w:pPr>
              <w:autoSpaceDE/>
              <w:autoSpaceDN/>
              <w:adjustRightInd/>
              <w:spacing w:before="0" w:line="240" w:lineRule="auto"/>
              <w:ind w:left="0"/>
              <w:rPr>
                <w:sz w:val="16"/>
                <w:szCs w:val="16"/>
              </w:rPr>
            </w:pPr>
            <w:r w:rsidRPr="00E5210F">
              <w:rPr>
                <w:sz w:val="16"/>
                <w:szCs w:val="16"/>
              </w:rPr>
              <w:t>Series 335 Tank A</w:t>
            </w:r>
            <w:r w:rsidR="00145A66" w:rsidRPr="00E5210F">
              <w:rPr>
                <w:sz w:val="16"/>
                <w:szCs w:val="16"/>
              </w:rPr>
              <w:t>r</w:t>
            </w:r>
            <w:r w:rsidRPr="00E5210F">
              <w:rPr>
                <w:sz w:val="16"/>
                <w:szCs w:val="16"/>
              </w:rPr>
              <w:t>mor</w:t>
            </w:r>
          </w:p>
        </w:tc>
        <w:tc>
          <w:tcPr>
            <w:tcW w:w="971" w:type="dxa"/>
            <w:vAlign w:val="center"/>
          </w:tcPr>
          <w:p w14:paraId="585B6241" w14:textId="77777777" w:rsidR="0029001C" w:rsidRPr="00145A66" w:rsidRDefault="0029001C" w:rsidP="00A25F9E">
            <w:pPr>
              <w:autoSpaceDE/>
              <w:autoSpaceDN/>
              <w:adjustRightInd/>
              <w:spacing w:before="0" w:line="240" w:lineRule="auto"/>
              <w:ind w:left="0"/>
              <w:jc w:val="center"/>
              <w:rPr>
                <w:sz w:val="16"/>
                <w:szCs w:val="16"/>
              </w:rPr>
            </w:pPr>
            <w:r w:rsidRPr="00145A66">
              <w:rPr>
                <w:sz w:val="16"/>
                <w:szCs w:val="16"/>
              </w:rPr>
              <w:t>11</w:t>
            </w:r>
          </w:p>
        </w:tc>
        <w:tc>
          <w:tcPr>
            <w:tcW w:w="1255" w:type="dxa"/>
            <w:gridSpan w:val="3"/>
            <w:vAlign w:val="center"/>
          </w:tcPr>
          <w:p w14:paraId="44D53918" w14:textId="77777777" w:rsidR="0029001C" w:rsidRPr="00145A66" w:rsidRDefault="0029001C" w:rsidP="00A25F9E">
            <w:pPr>
              <w:autoSpaceDE/>
              <w:autoSpaceDN/>
              <w:adjustRightInd/>
              <w:spacing w:before="0" w:line="240" w:lineRule="auto"/>
              <w:ind w:left="0"/>
              <w:rPr>
                <w:sz w:val="16"/>
                <w:szCs w:val="16"/>
              </w:rPr>
            </w:pPr>
            <w:r w:rsidRPr="00145A66">
              <w:rPr>
                <w:sz w:val="16"/>
                <w:szCs w:val="16"/>
              </w:rPr>
              <w:t>82°C (180°F)</w:t>
            </w:r>
          </w:p>
        </w:tc>
      </w:tr>
      <w:tr w:rsidR="0029001C" w:rsidRPr="001D3869" w14:paraId="05DD2A0B" w14:textId="77777777" w:rsidTr="00A25F9E">
        <w:trPr>
          <w:trHeight w:val="288"/>
          <w:jc w:val="center"/>
        </w:trPr>
        <w:tc>
          <w:tcPr>
            <w:tcW w:w="1893" w:type="dxa"/>
            <w:gridSpan w:val="3"/>
            <w:tcBorders>
              <w:bottom w:val="single" w:sz="12" w:space="0" w:color="auto"/>
            </w:tcBorders>
            <w:vAlign w:val="center"/>
          </w:tcPr>
          <w:p w14:paraId="605535CC" w14:textId="77777777" w:rsidR="0029001C" w:rsidRPr="001D3869" w:rsidRDefault="0029001C" w:rsidP="00A25F9E">
            <w:pPr>
              <w:jc w:val="center"/>
              <w:rPr>
                <w:i/>
                <w:sz w:val="14"/>
                <w:szCs w:val="14"/>
              </w:rPr>
            </w:pPr>
          </w:p>
        </w:tc>
        <w:tc>
          <w:tcPr>
            <w:tcW w:w="8068" w:type="dxa"/>
            <w:gridSpan w:val="7"/>
            <w:tcBorders>
              <w:bottom w:val="single" w:sz="12" w:space="0" w:color="auto"/>
            </w:tcBorders>
            <w:vAlign w:val="center"/>
          </w:tcPr>
          <w:p w14:paraId="3FFDC78C" w14:textId="77777777" w:rsidR="0029001C" w:rsidRPr="00C07514" w:rsidRDefault="0029001C" w:rsidP="00A25F9E">
            <w:pPr>
              <w:autoSpaceDE/>
              <w:autoSpaceDN/>
              <w:adjustRightInd/>
              <w:spacing w:before="0" w:line="240" w:lineRule="auto"/>
              <w:ind w:left="0"/>
              <w:rPr>
                <w:sz w:val="16"/>
                <w:szCs w:val="16"/>
              </w:rPr>
            </w:pPr>
            <w:r w:rsidRPr="002D3716">
              <w:rPr>
                <w:i/>
                <w:sz w:val="14"/>
                <w:szCs w:val="14"/>
              </w:rPr>
              <w:t>Note: Stripe coat of welds and edges highly recommended</w:t>
            </w:r>
            <w:r>
              <w:rPr>
                <w:i/>
                <w:sz w:val="14"/>
                <w:szCs w:val="14"/>
              </w:rPr>
              <w:t>.</w:t>
            </w:r>
          </w:p>
        </w:tc>
      </w:tr>
      <w:tr w:rsidR="0029001C" w:rsidRPr="001D3869" w14:paraId="1E9E2F24" w14:textId="77777777" w:rsidTr="00A25F9E">
        <w:trPr>
          <w:trHeight w:val="288"/>
          <w:jc w:val="center"/>
        </w:trPr>
        <w:tc>
          <w:tcPr>
            <w:tcW w:w="9961" w:type="dxa"/>
            <w:gridSpan w:val="10"/>
            <w:tcBorders>
              <w:top w:val="single" w:sz="12" w:space="0" w:color="auto"/>
            </w:tcBorders>
            <w:vAlign w:val="center"/>
          </w:tcPr>
          <w:p w14:paraId="2207C1B0" w14:textId="77777777" w:rsidR="0029001C" w:rsidRPr="001D3869" w:rsidRDefault="0029001C" w:rsidP="008314F6">
            <w:pPr>
              <w:autoSpaceDE/>
              <w:autoSpaceDN/>
              <w:adjustRightInd/>
              <w:spacing w:before="0" w:line="240" w:lineRule="auto"/>
              <w:ind w:left="0"/>
              <w:rPr>
                <w:i/>
                <w:sz w:val="14"/>
                <w:szCs w:val="14"/>
              </w:rPr>
            </w:pPr>
          </w:p>
        </w:tc>
      </w:tr>
      <w:tr w:rsidR="0029001C" w:rsidRPr="000F4EA8" w14:paraId="234D1FF9" w14:textId="77777777" w:rsidTr="00A25F9E">
        <w:trPr>
          <w:gridAfter w:val="2"/>
          <w:wAfter w:w="19" w:type="dxa"/>
          <w:trHeight w:val="288"/>
          <w:jc w:val="center"/>
        </w:trPr>
        <w:tc>
          <w:tcPr>
            <w:tcW w:w="1170" w:type="dxa"/>
            <w:vAlign w:val="center"/>
          </w:tcPr>
          <w:p w14:paraId="35834661" w14:textId="77777777" w:rsidR="0029001C" w:rsidRPr="000F4EA8" w:rsidRDefault="0029001C" w:rsidP="00A25F9E">
            <w:pPr>
              <w:autoSpaceDE/>
              <w:autoSpaceDN/>
              <w:adjustRightInd/>
              <w:spacing w:before="0" w:line="240" w:lineRule="auto"/>
              <w:ind w:left="-72"/>
              <w:rPr>
                <w:b/>
                <w:sz w:val="16"/>
                <w:szCs w:val="16"/>
              </w:rPr>
            </w:pPr>
            <w:r w:rsidRPr="000F4EA8">
              <w:rPr>
                <w:b/>
                <w:sz w:val="16"/>
                <w:szCs w:val="16"/>
              </w:rPr>
              <w:t>Last Update:</w:t>
            </w:r>
          </w:p>
        </w:tc>
        <w:tc>
          <w:tcPr>
            <w:tcW w:w="3502" w:type="dxa"/>
            <w:gridSpan w:val="3"/>
            <w:vAlign w:val="center"/>
          </w:tcPr>
          <w:p w14:paraId="082FC9F6" w14:textId="22643DD8" w:rsidR="0029001C" w:rsidRPr="000F4EA8" w:rsidRDefault="001F0EC0" w:rsidP="00A25F9E">
            <w:pPr>
              <w:autoSpaceDE/>
              <w:autoSpaceDN/>
              <w:adjustRightInd/>
              <w:spacing w:before="0" w:line="240" w:lineRule="auto"/>
              <w:ind w:left="-72"/>
              <w:rPr>
                <w:b/>
                <w:sz w:val="16"/>
                <w:szCs w:val="16"/>
              </w:rPr>
            </w:pPr>
            <w:r>
              <w:rPr>
                <w:position w:val="-1"/>
                <w:sz w:val="16"/>
                <w:szCs w:val="16"/>
              </w:rPr>
              <w:t>November</w:t>
            </w:r>
            <w:r w:rsidR="008314F6">
              <w:rPr>
                <w:position w:val="-1"/>
                <w:sz w:val="16"/>
                <w:szCs w:val="16"/>
              </w:rPr>
              <w:t xml:space="preserve"> 2025</w:t>
            </w:r>
          </w:p>
        </w:tc>
        <w:tc>
          <w:tcPr>
            <w:tcW w:w="3063" w:type="dxa"/>
            <w:gridSpan w:val="2"/>
            <w:vAlign w:val="center"/>
          </w:tcPr>
          <w:p w14:paraId="2C63AA3A" w14:textId="77777777" w:rsidR="0029001C" w:rsidRPr="00F029EB" w:rsidRDefault="0029001C" w:rsidP="00A25F9E">
            <w:pPr>
              <w:autoSpaceDE/>
              <w:autoSpaceDN/>
              <w:adjustRightInd/>
              <w:spacing w:before="0" w:line="240" w:lineRule="auto"/>
              <w:ind w:left="-72"/>
              <w:rPr>
                <w:sz w:val="16"/>
                <w:szCs w:val="16"/>
              </w:rPr>
            </w:pPr>
          </w:p>
        </w:tc>
        <w:tc>
          <w:tcPr>
            <w:tcW w:w="971" w:type="dxa"/>
            <w:vAlign w:val="center"/>
          </w:tcPr>
          <w:p w14:paraId="06862DF8" w14:textId="77777777" w:rsidR="0029001C" w:rsidRPr="00F029EB" w:rsidRDefault="0029001C" w:rsidP="00A25F9E">
            <w:pPr>
              <w:autoSpaceDE/>
              <w:autoSpaceDN/>
              <w:adjustRightInd/>
              <w:spacing w:before="0" w:line="240" w:lineRule="auto"/>
              <w:ind w:left="-72"/>
              <w:jc w:val="center"/>
              <w:rPr>
                <w:sz w:val="16"/>
                <w:szCs w:val="16"/>
              </w:rPr>
            </w:pPr>
          </w:p>
        </w:tc>
        <w:tc>
          <w:tcPr>
            <w:tcW w:w="1236" w:type="dxa"/>
            <w:vAlign w:val="center"/>
          </w:tcPr>
          <w:p w14:paraId="649E2DBA" w14:textId="77777777" w:rsidR="0029001C" w:rsidRPr="00F029EB" w:rsidRDefault="0029001C" w:rsidP="00A25F9E">
            <w:pPr>
              <w:autoSpaceDE/>
              <w:autoSpaceDN/>
              <w:adjustRightInd/>
              <w:spacing w:before="0" w:line="240" w:lineRule="auto"/>
              <w:ind w:left="-72"/>
              <w:jc w:val="center"/>
              <w:rPr>
                <w:sz w:val="16"/>
                <w:szCs w:val="16"/>
              </w:rPr>
            </w:pPr>
          </w:p>
        </w:tc>
      </w:tr>
    </w:tbl>
    <w:p w14:paraId="68547544" w14:textId="77777777" w:rsidR="000D633A" w:rsidRDefault="000D633A" w:rsidP="009A6CD3">
      <w:pPr>
        <w:spacing w:before="0" w:line="240" w:lineRule="auto"/>
        <w:ind w:left="630" w:hanging="540"/>
        <w:rPr>
          <w:color w:val="auto"/>
          <w:sz w:val="16"/>
          <w:szCs w:val="16"/>
          <w:lang w:val="ru-RU"/>
        </w:rPr>
      </w:pPr>
    </w:p>
    <w:p w14:paraId="37467CFF" w14:textId="7D1D4E5E" w:rsidR="00063822" w:rsidRPr="009A6CD3" w:rsidRDefault="00063822" w:rsidP="009A6CD3">
      <w:pPr>
        <w:spacing w:before="0" w:line="240" w:lineRule="auto"/>
        <w:ind w:left="630" w:hanging="540"/>
        <w:rPr>
          <w:color w:val="auto"/>
          <w:sz w:val="16"/>
          <w:szCs w:val="16"/>
        </w:rPr>
      </w:pPr>
      <w:r w:rsidRPr="009A6CD3">
        <w:rPr>
          <w:color w:val="auto"/>
          <w:sz w:val="16"/>
          <w:szCs w:val="16"/>
        </w:rPr>
        <w:t>Note 1:</w:t>
      </w:r>
      <w:r w:rsidR="0078610C">
        <w:rPr>
          <w:color w:val="auto"/>
          <w:sz w:val="16"/>
          <w:szCs w:val="16"/>
        </w:rPr>
        <w:tab/>
      </w:r>
      <w:r w:rsidRPr="009A6CD3">
        <w:rPr>
          <w:color w:val="auto"/>
          <w:sz w:val="16"/>
          <w:szCs w:val="16"/>
        </w:rPr>
        <w:t xml:space="preserve">The most efficient way is single coat thick film. Check manufacturer’s recommendations. </w:t>
      </w:r>
    </w:p>
    <w:p w14:paraId="26361DE7" w14:textId="50A06555" w:rsidR="00063822" w:rsidRPr="009A6CD3" w:rsidRDefault="00063822" w:rsidP="009A6CD3">
      <w:pPr>
        <w:spacing w:before="0" w:line="240" w:lineRule="auto"/>
        <w:ind w:left="630" w:hanging="540"/>
        <w:rPr>
          <w:color w:val="auto"/>
          <w:sz w:val="16"/>
          <w:szCs w:val="16"/>
        </w:rPr>
      </w:pPr>
      <w:r w:rsidRPr="009A6CD3">
        <w:rPr>
          <w:color w:val="auto"/>
          <w:sz w:val="16"/>
          <w:szCs w:val="16"/>
        </w:rPr>
        <w:t>Note 2</w:t>
      </w:r>
      <w:proofErr w:type="gramStart"/>
      <w:r w:rsidRPr="009A6CD3">
        <w:rPr>
          <w:color w:val="auto"/>
          <w:sz w:val="16"/>
          <w:szCs w:val="16"/>
        </w:rPr>
        <w:t xml:space="preserve">: </w:t>
      </w:r>
      <w:r w:rsidR="0078610C">
        <w:rPr>
          <w:color w:val="auto"/>
          <w:sz w:val="16"/>
          <w:szCs w:val="16"/>
        </w:rPr>
        <w:tab/>
      </w:r>
      <w:r w:rsidRPr="009A6CD3">
        <w:rPr>
          <w:color w:val="auto"/>
          <w:sz w:val="16"/>
          <w:szCs w:val="16"/>
        </w:rPr>
        <w:t>Consult</w:t>
      </w:r>
      <w:proofErr w:type="gramEnd"/>
      <w:r w:rsidRPr="009A6CD3">
        <w:rPr>
          <w:color w:val="auto"/>
          <w:sz w:val="16"/>
          <w:szCs w:val="16"/>
        </w:rPr>
        <w:t xml:space="preserve"> TCO coating expert if seam sealant, putty or pit filler is required </w:t>
      </w:r>
    </w:p>
    <w:p w14:paraId="0525E38A" w14:textId="345C5282" w:rsidR="00063822" w:rsidRPr="009A6CD3" w:rsidRDefault="00063822" w:rsidP="009A6CD3">
      <w:pPr>
        <w:spacing w:before="0" w:line="240" w:lineRule="auto"/>
        <w:ind w:left="630" w:hanging="540"/>
        <w:rPr>
          <w:color w:val="auto"/>
          <w:sz w:val="16"/>
          <w:szCs w:val="16"/>
        </w:rPr>
      </w:pPr>
      <w:r w:rsidRPr="009A6CD3">
        <w:rPr>
          <w:color w:val="auto"/>
          <w:sz w:val="16"/>
          <w:szCs w:val="16"/>
        </w:rPr>
        <w:t>Note 3</w:t>
      </w:r>
      <w:proofErr w:type="gramStart"/>
      <w:r w:rsidRPr="009A6CD3">
        <w:rPr>
          <w:color w:val="auto"/>
          <w:sz w:val="16"/>
          <w:szCs w:val="16"/>
        </w:rPr>
        <w:t xml:space="preserve">: </w:t>
      </w:r>
      <w:r w:rsidR="0078610C">
        <w:rPr>
          <w:color w:val="auto"/>
          <w:sz w:val="16"/>
          <w:szCs w:val="16"/>
        </w:rPr>
        <w:tab/>
      </w:r>
      <w:r w:rsidRPr="009A6CD3">
        <w:rPr>
          <w:color w:val="auto"/>
          <w:sz w:val="16"/>
          <w:szCs w:val="16"/>
        </w:rPr>
        <w:t>*</w:t>
      </w:r>
      <w:proofErr w:type="gramEnd"/>
      <w:r w:rsidRPr="009A6CD3">
        <w:rPr>
          <w:color w:val="auto"/>
          <w:sz w:val="16"/>
          <w:szCs w:val="16"/>
        </w:rPr>
        <w:t>Excluding 4500FS.</w:t>
      </w:r>
    </w:p>
    <w:p w14:paraId="01E66A48" w14:textId="77777777" w:rsidR="00A25F9E" w:rsidRPr="001D3869" w:rsidRDefault="00A25F9E" w:rsidP="00A25F9E">
      <w:pPr>
        <w:tabs>
          <w:tab w:val="left" w:pos="3225"/>
        </w:tabs>
        <w:rPr>
          <w:sz w:val="20"/>
          <w:szCs w:val="20"/>
        </w:rPr>
      </w:pPr>
      <w:r w:rsidRPr="001D3869">
        <w:rPr>
          <w:sz w:val="20"/>
          <w:szCs w:val="20"/>
        </w:rPr>
        <w:br w:type="page"/>
      </w:r>
    </w:p>
    <w:tbl>
      <w:tblPr>
        <w:tblW w:w="10022" w:type="dxa"/>
        <w:jc w:val="center"/>
        <w:tblLayout w:type="fixed"/>
        <w:tblLook w:val="01E0" w:firstRow="1" w:lastRow="1" w:firstColumn="1" w:lastColumn="1" w:noHBand="0" w:noVBand="0"/>
      </w:tblPr>
      <w:tblGrid>
        <w:gridCol w:w="1257"/>
        <w:gridCol w:w="270"/>
        <w:gridCol w:w="453"/>
        <w:gridCol w:w="2921"/>
        <w:gridCol w:w="990"/>
        <w:gridCol w:w="2064"/>
        <w:gridCol w:w="715"/>
        <w:gridCol w:w="1276"/>
        <w:gridCol w:w="32"/>
        <w:gridCol w:w="44"/>
      </w:tblGrid>
      <w:tr w:rsidR="00A25F9E" w:rsidRPr="001D3869" w14:paraId="1F8939FA" w14:textId="77777777" w:rsidTr="00A25F9E">
        <w:trPr>
          <w:gridAfter w:val="2"/>
          <w:wAfter w:w="76" w:type="dxa"/>
          <w:trHeight w:val="360"/>
          <w:jc w:val="center"/>
        </w:trPr>
        <w:tc>
          <w:tcPr>
            <w:tcW w:w="9946" w:type="dxa"/>
            <w:gridSpan w:val="8"/>
            <w:tcBorders>
              <w:top w:val="single" w:sz="6" w:space="0" w:color="auto"/>
              <w:bottom w:val="single" w:sz="12" w:space="0" w:color="auto"/>
            </w:tcBorders>
            <w:shd w:val="clear" w:color="auto" w:fill="FFFFFF"/>
            <w:vAlign w:val="center"/>
          </w:tcPr>
          <w:p w14:paraId="7F880087" w14:textId="77777777" w:rsidR="00A25F9E" w:rsidRPr="001D3869" w:rsidRDefault="00A25F9E" w:rsidP="00A25F9E">
            <w:pPr>
              <w:ind w:right="-72"/>
              <w:jc w:val="right"/>
              <w:rPr>
                <w:b/>
                <w:i/>
                <w:color w:val="auto"/>
              </w:rPr>
            </w:pPr>
            <w:r w:rsidRPr="001D3869">
              <w:rPr>
                <w:b/>
                <w:i/>
                <w:color w:val="auto"/>
              </w:rPr>
              <w:lastRenderedPageBreak/>
              <w:t xml:space="preserve">Thick Film </w:t>
            </w:r>
            <w:r>
              <w:rPr>
                <w:b/>
                <w:i/>
                <w:color w:val="auto"/>
              </w:rPr>
              <w:t>Linings</w:t>
            </w:r>
            <w:r w:rsidRPr="001D3869">
              <w:rPr>
                <w:b/>
                <w:i/>
                <w:color w:val="auto"/>
              </w:rPr>
              <w:t xml:space="preserve"> for Immersion Service</w:t>
            </w:r>
          </w:p>
        </w:tc>
      </w:tr>
      <w:tr w:rsidR="00A25F9E" w:rsidRPr="001D3869" w14:paraId="67B7AEB5" w14:textId="77777777" w:rsidTr="00A25F9E">
        <w:trPr>
          <w:gridAfter w:val="2"/>
          <w:wAfter w:w="76" w:type="dxa"/>
          <w:trHeight w:val="360"/>
          <w:jc w:val="center"/>
        </w:trPr>
        <w:tc>
          <w:tcPr>
            <w:tcW w:w="7955" w:type="dxa"/>
            <w:gridSpan w:val="6"/>
            <w:tcBorders>
              <w:top w:val="single" w:sz="12" w:space="0" w:color="auto"/>
              <w:left w:val="single" w:sz="12" w:space="0" w:color="auto"/>
              <w:bottom w:val="single" w:sz="12" w:space="0" w:color="auto"/>
            </w:tcBorders>
            <w:vAlign w:val="center"/>
          </w:tcPr>
          <w:p w14:paraId="6E81EAD5"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Thick Film </w:t>
            </w:r>
            <w:r w:rsidRPr="006066C4">
              <w:rPr>
                <w:b/>
                <w:sz w:val="20"/>
                <w:szCs w:val="20"/>
              </w:rPr>
              <w:t>Linings</w:t>
            </w:r>
            <w:r w:rsidRPr="001D3869">
              <w:rPr>
                <w:b/>
                <w:sz w:val="20"/>
                <w:szCs w:val="20"/>
              </w:rPr>
              <w:t xml:space="preserve"> for Crude Oil (Sweet or Sour) Immersion Service</w:t>
            </w:r>
          </w:p>
        </w:tc>
        <w:tc>
          <w:tcPr>
            <w:tcW w:w="1991" w:type="dxa"/>
            <w:gridSpan w:val="2"/>
            <w:tcBorders>
              <w:top w:val="single" w:sz="12" w:space="0" w:color="auto"/>
              <w:bottom w:val="single" w:sz="12" w:space="0" w:color="auto"/>
              <w:right w:val="single" w:sz="12" w:space="0" w:color="auto"/>
            </w:tcBorders>
            <w:shd w:val="clear" w:color="auto" w:fill="000000"/>
            <w:vAlign w:val="center"/>
          </w:tcPr>
          <w:p w14:paraId="091AE45E"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9.6</w:t>
            </w:r>
          </w:p>
        </w:tc>
      </w:tr>
      <w:tr w:rsidR="00A25F9E" w:rsidRPr="001D3869" w14:paraId="7F6E9015" w14:textId="77777777" w:rsidTr="00A25F9E">
        <w:trPr>
          <w:gridAfter w:val="2"/>
          <w:wAfter w:w="76" w:type="dxa"/>
          <w:cantSplit/>
          <w:trHeight w:val="288"/>
          <w:jc w:val="center"/>
        </w:trPr>
        <w:tc>
          <w:tcPr>
            <w:tcW w:w="1527" w:type="dxa"/>
            <w:gridSpan w:val="2"/>
            <w:tcBorders>
              <w:top w:val="single" w:sz="12" w:space="0" w:color="auto"/>
            </w:tcBorders>
          </w:tcPr>
          <w:p w14:paraId="0CB63750"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374" w:type="dxa"/>
            <w:gridSpan w:val="2"/>
            <w:tcBorders>
              <w:top w:val="single" w:sz="12" w:space="0" w:color="auto"/>
            </w:tcBorders>
          </w:tcPr>
          <w:p w14:paraId="73F83B8B" w14:textId="77777777" w:rsidR="00E77AE3" w:rsidRPr="00E77AE3" w:rsidRDefault="00E77AE3" w:rsidP="00E77AE3">
            <w:pPr>
              <w:autoSpaceDE/>
              <w:autoSpaceDN/>
              <w:adjustRightInd/>
              <w:spacing w:before="0" w:line="240" w:lineRule="auto"/>
              <w:ind w:left="-72" w:right="-103"/>
              <w:rPr>
                <w:sz w:val="16"/>
                <w:szCs w:val="16"/>
              </w:rPr>
            </w:pPr>
            <w:r w:rsidRPr="00E77AE3">
              <w:rPr>
                <w:sz w:val="16"/>
                <w:szCs w:val="16"/>
              </w:rPr>
              <w:t>SSPC-SP1/SP5(NACENo.</w:t>
            </w:r>
            <w:proofErr w:type="gramStart"/>
            <w:r w:rsidRPr="00E77AE3">
              <w:rPr>
                <w:sz w:val="16"/>
                <w:szCs w:val="16"/>
              </w:rPr>
              <w:t>1)(</w:t>
            </w:r>
            <w:proofErr w:type="gramEnd"/>
            <w:r w:rsidRPr="00E77AE3">
              <w:rPr>
                <w:sz w:val="16"/>
                <w:szCs w:val="16"/>
              </w:rPr>
              <w:t>SA3)</w:t>
            </w:r>
          </w:p>
          <w:p w14:paraId="2ABFBDF5" w14:textId="3EB9EF3B" w:rsidR="00A25F9E" w:rsidRPr="003B2DEF" w:rsidRDefault="00E77AE3" w:rsidP="00E77AE3">
            <w:pPr>
              <w:autoSpaceDE/>
              <w:autoSpaceDN/>
              <w:adjustRightInd/>
              <w:spacing w:before="0" w:line="240" w:lineRule="auto"/>
              <w:ind w:left="-72" w:right="-103"/>
              <w:rPr>
                <w:sz w:val="16"/>
                <w:szCs w:val="16"/>
              </w:rPr>
            </w:pPr>
            <w:r w:rsidRPr="00E77AE3">
              <w:rPr>
                <w:sz w:val="16"/>
                <w:szCs w:val="16"/>
              </w:rPr>
              <w:t>White metal blast cleanliness.</w:t>
            </w:r>
          </w:p>
        </w:tc>
        <w:tc>
          <w:tcPr>
            <w:tcW w:w="990" w:type="dxa"/>
            <w:tcBorders>
              <w:top w:val="single" w:sz="12" w:space="0" w:color="auto"/>
            </w:tcBorders>
          </w:tcPr>
          <w:p w14:paraId="18E72E75"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055" w:type="dxa"/>
            <w:gridSpan w:val="3"/>
            <w:vMerge w:val="restart"/>
            <w:tcBorders>
              <w:top w:val="single" w:sz="12" w:space="0" w:color="auto"/>
            </w:tcBorders>
          </w:tcPr>
          <w:p w14:paraId="77EDF8CC"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3C600F63" w14:textId="77777777" w:rsidTr="00A25F9E">
        <w:trPr>
          <w:gridAfter w:val="2"/>
          <w:wAfter w:w="76" w:type="dxa"/>
          <w:cantSplit/>
          <w:trHeight w:val="288"/>
          <w:jc w:val="center"/>
        </w:trPr>
        <w:tc>
          <w:tcPr>
            <w:tcW w:w="1527" w:type="dxa"/>
            <w:gridSpan w:val="2"/>
          </w:tcPr>
          <w:p w14:paraId="4F9A7E13"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374" w:type="dxa"/>
            <w:gridSpan w:val="2"/>
          </w:tcPr>
          <w:p w14:paraId="74E36FE6"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5448B1F4" w14:textId="77777777" w:rsidR="00A25F9E" w:rsidRPr="001D3869" w:rsidRDefault="00A25F9E" w:rsidP="00A25F9E">
            <w:pPr>
              <w:jc w:val="right"/>
              <w:rPr>
                <w:b/>
                <w:sz w:val="16"/>
                <w:szCs w:val="16"/>
              </w:rPr>
            </w:pPr>
          </w:p>
        </w:tc>
        <w:tc>
          <w:tcPr>
            <w:tcW w:w="4055" w:type="dxa"/>
            <w:gridSpan w:val="3"/>
            <w:vMerge/>
            <w:vAlign w:val="center"/>
          </w:tcPr>
          <w:p w14:paraId="03DFD0F6" w14:textId="77777777" w:rsidR="00A25F9E" w:rsidRPr="001D3869" w:rsidRDefault="00A25F9E" w:rsidP="00A25F9E"/>
        </w:tc>
      </w:tr>
      <w:tr w:rsidR="00A25F9E" w:rsidRPr="001D3869" w14:paraId="2AB1240B" w14:textId="77777777" w:rsidTr="00A25F9E">
        <w:trPr>
          <w:gridAfter w:val="2"/>
          <w:wAfter w:w="76" w:type="dxa"/>
          <w:cantSplit/>
          <w:trHeight w:val="288"/>
          <w:jc w:val="center"/>
        </w:trPr>
        <w:tc>
          <w:tcPr>
            <w:tcW w:w="1527" w:type="dxa"/>
            <w:gridSpan w:val="2"/>
            <w:tcBorders>
              <w:bottom w:val="single" w:sz="12" w:space="0" w:color="auto"/>
            </w:tcBorders>
          </w:tcPr>
          <w:p w14:paraId="4C3B0E46"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374" w:type="dxa"/>
            <w:gridSpan w:val="2"/>
            <w:tcBorders>
              <w:bottom w:val="single" w:sz="12" w:space="0" w:color="auto"/>
            </w:tcBorders>
          </w:tcPr>
          <w:p w14:paraId="109F6DF2"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0.</w:t>
            </w:r>
            <w:r>
              <w:rPr>
                <w:color w:val="auto"/>
                <w:sz w:val="16"/>
                <w:szCs w:val="16"/>
              </w:rPr>
              <w:t>635</w:t>
            </w:r>
            <w:r w:rsidRPr="003B2DEF">
              <w:rPr>
                <w:color w:val="auto"/>
                <w:sz w:val="16"/>
                <w:szCs w:val="16"/>
              </w:rPr>
              <w:t xml:space="preserve"> – </w:t>
            </w:r>
            <w:r>
              <w:rPr>
                <w:color w:val="auto"/>
                <w:sz w:val="16"/>
                <w:szCs w:val="16"/>
              </w:rPr>
              <w:t>1</w:t>
            </w:r>
            <w:r w:rsidRPr="003B2DEF">
              <w:rPr>
                <w:color w:val="auto"/>
                <w:sz w:val="16"/>
                <w:szCs w:val="16"/>
              </w:rPr>
              <w:t>.</w:t>
            </w:r>
            <w:r>
              <w:rPr>
                <w:color w:val="auto"/>
                <w:sz w:val="16"/>
                <w:szCs w:val="16"/>
              </w:rPr>
              <w:t>270</w:t>
            </w:r>
            <w:r w:rsidRPr="003B2DEF">
              <w:rPr>
                <w:color w:val="auto"/>
                <w:sz w:val="16"/>
                <w:szCs w:val="16"/>
              </w:rPr>
              <w:t xml:space="preserve"> mm. (</w:t>
            </w:r>
            <w:r>
              <w:rPr>
                <w:color w:val="auto"/>
                <w:sz w:val="16"/>
                <w:szCs w:val="16"/>
              </w:rPr>
              <w:t>25</w:t>
            </w:r>
            <w:r w:rsidRPr="003B2DEF">
              <w:rPr>
                <w:color w:val="auto"/>
                <w:sz w:val="16"/>
                <w:szCs w:val="16"/>
              </w:rPr>
              <w:t xml:space="preserve">.0 - </w:t>
            </w:r>
            <w:r>
              <w:rPr>
                <w:color w:val="auto"/>
                <w:sz w:val="16"/>
                <w:szCs w:val="16"/>
              </w:rPr>
              <w:t>50</w:t>
            </w:r>
            <w:r w:rsidRPr="003B2DEF">
              <w:rPr>
                <w:color w:val="auto"/>
                <w:sz w:val="16"/>
                <w:szCs w:val="16"/>
              </w:rPr>
              <w:t>.0 mils)</w:t>
            </w:r>
          </w:p>
          <w:p w14:paraId="4F49A093" w14:textId="1744DB7F"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(sprayable), </w:t>
            </w:r>
            <w:ins w:id="1348" w:author="Kurmanov, Aidyn [STAMGazStroy LLP]" w:date="2025-12-11T15:33:00Z" w16du:dateUtc="2025-12-11T10:33:00Z">
              <w:r w:rsidR="00E20449" w:rsidRPr="001A20CC">
                <w:rPr>
                  <w:color w:val="auto"/>
                  <w:sz w:val="16"/>
                  <w:szCs w:val="16"/>
                </w:rPr>
                <w:t>2</w:t>
              </w:r>
              <w:r w:rsidR="00E20449">
                <w:rPr>
                  <w:color w:val="auto"/>
                  <w:sz w:val="16"/>
                  <w:szCs w:val="16"/>
                </w:rPr>
                <w:t>.</w:t>
              </w:r>
              <w:r w:rsidR="00E20449" w:rsidRPr="001A20CC">
                <w:rPr>
                  <w:color w:val="auto"/>
                  <w:sz w:val="16"/>
                  <w:szCs w:val="16"/>
                </w:rPr>
                <w:t xml:space="preserve">032 </w:t>
              </w:r>
              <w:r w:rsidR="00E20449">
                <w:rPr>
                  <w:color w:val="auto"/>
                  <w:sz w:val="16"/>
                  <w:szCs w:val="16"/>
                </w:rPr>
                <w:t>mm</w:t>
              </w:r>
              <w:r w:rsidR="00E20449" w:rsidRPr="001A20CC">
                <w:rPr>
                  <w:color w:val="auto"/>
                  <w:sz w:val="16"/>
                  <w:szCs w:val="16"/>
                </w:rPr>
                <w:t xml:space="preserve"> (80.0 </w:t>
              </w:r>
              <w:proofErr w:type="spellStart"/>
              <w:proofErr w:type="gramStart"/>
              <w:r w:rsidR="00E20449" w:rsidRPr="001A20CC">
                <w:rPr>
                  <w:color w:val="auto"/>
                  <w:sz w:val="16"/>
                  <w:szCs w:val="16"/>
                </w:rPr>
                <w:t>mils</w:t>
              </w:r>
              <w:proofErr w:type="spellEnd"/>
              <w:r w:rsidR="00E20449" w:rsidRPr="001A20CC">
                <w:rPr>
                  <w:color w:val="auto"/>
                  <w:sz w:val="16"/>
                  <w:szCs w:val="16"/>
                </w:rPr>
                <w:t xml:space="preserve"> )</w:t>
              </w:r>
              <w:proofErr w:type="gramEnd"/>
              <w:r w:rsidR="00E20449" w:rsidRPr="001A20CC" w:rsidDel="00E20449">
                <w:rPr>
                  <w:color w:val="auto"/>
                  <w:sz w:val="16"/>
                  <w:szCs w:val="16"/>
                </w:rPr>
                <w:t xml:space="preserve"> </w:t>
              </w:r>
            </w:ins>
            <w:del w:id="1349" w:author="Kurmanov, Aidyn [STAMGazStroy LLP]" w:date="2025-12-11T15:33:00Z" w16du:dateUtc="2025-12-11T10:33:00Z">
              <w:r w:rsidRPr="001A20CC">
                <w:rPr>
                  <w:color w:val="auto"/>
                  <w:sz w:val="16"/>
                  <w:szCs w:val="16"/>
                </w:rPr>
                <w:delText xml:space="preserve">80.0 mils (2032 um) </w:delText>
              </w:r>
            </w:del>
            <w:r w:rsidRPr="001A20CC">
              <w:rPr>
                <w:color w:val="auto"/>
                <w:sz w:val="16"/>
                <w:szCs w:val="16"/>
              </w:rPr>
              <w:t>(min) (</w:t>
            </w:r>
            <w:proofErr w:type="spellStart"/>
            <w:r w:rsidRPr="001A20CC">
              <w:rPr>
                <w:color w:val="auto"/>
                <w:sz w:val="16"/>
                <w:szCs w:val="16"/>
              </w:rPr>
              <w:t>trowelable</w:t>
            </w:r>
            <w:proofErr w:type="spellEnd"/>
            <w:r w:rsidRPr="001A20CC">
              <w:rPr>
                <w:color w:val="auto"/>
                <w:sz w:val="16"/>
                <w:szCs w:val="16"/>
              </w:rPr>
              <w:t>)</w:t>
            </w:r>
          </w:p>
          <w:p w14:paraId="56A20211" w14:textId="77777777"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(See manufacturer’s data sheets for min/max </w:t>
            </w:r>
            <w:proofErr w:type="gramStart"/>
            <w:r w:rsidRPr="001A20CC">
              <w:rPr>
                <w:color w:val="auto"/>
                <w:sz w:val="16"/>
                <w:szCs w:val="16"/>
              </w:rPr>
              <w:t>thicknesses</w:t>
            </w:r>
            <w:proofErr w:type="gramEnd"/>
            <w:r w:rsidRPr="001A20CC">
              <w:rPr>
                <w:color w:val="auto"/>
                <w:sz w:val="16"/>
                <w:szCs w:val="16"/>
              </w:rPr>
              <w:t xml:space="preserve"> per coat.)</w:t>
            </w:r>
          </w:p>
        </w:tc>
        <w:tc>
          <w:tcPr>
            <w:tcW w:w="990" w:type="dxa"/>
            <w:tcBorders>
              <w:bottom w:val="single" w:sz="12" w:space="0" w:color="auto"/>
            </w:tcBorders>
          </w:tcPr>
          <w:p w14:paraId="203617C6" w14:textId="77777777" w:rsidR="00A25F9E" w:rsidRPr="001D3869" w:rsidRDefault="00A25F9E" w:rsidP="00A25F9E">
            <w:pPr>
              <w:jc w:val="right"/>
              <w:rPr>
                <w:b/>
                <w:sz w:val="16"/>
                <w:szCs w:val="16"/>
              </w:rPr>
            </w:pPr>
          </w:p>
        </w:tc>
        <w:tc>
          <w:tcPr>
            <w:tcW w:w="4055" w:type="dxa"/>
            <w:gridSpan w:val="3"/>
            <w:vMerge/>
            <w:tcBorders>
              <w:bottom w:val="single" w:sz="12" w:space="0" w:color="auto"/>
            </w:tcBorders>
            <w:vAlign w:val="center"/>
          </w:tcPr>
          <w:p w14:paraId="563AD95A" w14:textId="77777777" w:rsidR="00A25F9E" w:rsidRPr="001D3869" w:rsidRDefault="00A25F9E" w:rsidP="00A25F9E"/>
        </w:tc>
      </w:tr>
      <w:tr w:rsidR="00A25F9E" w:rsidRPr="001D3869" w14:paraId="0091892F" w14:textId="77777777" w:rsidTr="00A25F9E">
        <w:trPr>
          <w:gridAfter w:val="2"/>
          <w:wAfter w:w="76" w:type="dxa"/>
          <w:trHeight w:val="360"/>
          <w:jc w:val="center"/>
        </w:trPr>
        <w:tc>
          <w:tcPr>
            <w:tcW w:w="1980" w:type="dxa"/>
            <w:gridSpan w:val="3"/>
            <w:tcBorders>
              <w:top w:val="single" w:sz="12" w:space="0" w:color="auto"/>
              <w:left w:val="single" w:sz="12" w:space="0" w:color="auto"/>
              <w:bottom w:val="single" w:sz="12" w:space="0" w:color="auto"/>
            </w:tcBorders>
            <w:shd w:val="clear" w:color="auto" w:fill="000000"/>
            <w:vAlign w:val="center"/>
          </w:tcPr>
          <w:p w14:paraId="68C0855F"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921" w:type="dxa"/>
            <w:tcBorders>
              <w:top w:val="single" w:sz="12" w:space="0" w:color="auto"/>
              <w:bottom w:val="single" w:sz="12" w:space="0" w:color="auto"/>
            </w:tcBorders>
            <w:shd w:val="clear" w:color="auto" w:fill="000000"/>
            <w:vAlign w:val="center"/>
          </w:tcPr>
          <w:p w14:paraId="3CC98360"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054" w:type="dxa"/>
            <w:gridSpan w:val="2"/>
            <w:tcBorders>
              <w:top w:val="single" w:sz="12" w:space="0" w:color="auto"/>
              <w:bottom w:val="single" w:sz="12" w:space="0" w:color="auto"/>
            </w:tcBorders>
            <w:shd w:val="clear" w:color="auto" w:fill="000000"/>
            <w:vAlign w:val="center"/>
          </w:tcPr>
          <w:p w14:paraId="19C1C900"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715" w:type="dxa"/>
            <w:tcBorders>
              <w:top w:val="single" w:sz="12" w:space="0" w:color="auto"/>
              <w:bottom w:val="single" w:sz="12" w:space="0" w:color="auto"/>
            </w:tcBorders>
            <w:shd w:val="clear" w:color="auto" w:fill="000000"/>
            <w:vAlign w:val="center"/>
          </w:tcPr>
          <w:p w14:paraId="3A48D7A6"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76" w:type="dxa"/>
            <w:tcBorders>
              <w:top w:val="single" w:sz="12" w:space="0" w:color="auto"/>
              <w:bottom w:val="single" w:sz="12" w:space="0" w:color="auto"/>
              <w:right w:val="single" w:sz="12" w:space="0" w:color="auto"/>
            </w:tcBorders>
            <w:shd w:val="clear" w:color="auto" w:fill="000000"/>
            <w:vAlign w:val="center"/>
          </w:tcPr>
          <w:p w14:paraId="1785BC32"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57AF7DF6" w14:textId="77777777" w:rsidTr="00A25F9E">
        <w:trPr>
          <w:trHeight w:val="288"/>
          <w:jc w:val="center"/>
        </w:trPr>
        <w:tc>
          <w:tcPr>
            <w:tcW w:w="1980" w:type="dxa"/>
            <w:gridSpan w:val="3"/>
            <w:vAlign w:val="center"/>
          </w:tcPr>
          <w:p w14:paraId="6A487A55" w14:textId="77777777" w:rsidR="00A25F9E" w:rsidRPr="001D3869" w:rsidRDefault="00A25F9E" w:rsidP="00A25F9E">
            <w:pPr>
              <w:autoSpaceDE/>
              <w:autoSpaceDN/>
              <w:adjustRightInd/>
              <w:spacing w:before="0" w:line="240" w:lineRule="auto"/>
              <w:ind w:left="0"/>
              <w:rPr>
                <w:b/>
                <w:sz w:val="16"/>
                <w:szCs w:val="16"/>
              </w:rPr>
            </w:pPr>
            <w:r>
              <w:rPr>
                <w:b/>
                <w:sz w:val="16"/>
                <w:szCs w:val="16"/>
              </w:rPr>
              <w:t xml:space="preserve">SINGLE </w:t>
            </w:r>
            <w:r w:rsidRPr="001D3869">
              <w:rPr>
                <w:b/>
                <w:sz w:val="16"/>
                <w:szCs w:val="16"/>
              </w:rPr>
              <w:t>COAT</w:t>
            </w:r>
          </w:p>
        </w:tc>
        <w:tc>
          <w:tcPr>
            <w:tcW w:w="2921" w:type="dxa"/>
            <w:vAlign w:val="center"/>
          </w:tcPr>
          <w:p w14:paraId="7989F9CD"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3054" w:type="dxa"/>
            <w:gridSpan w:val="2"/>
            <w:vAlign w:val="center"/>
          </w:tcPr>
          <w:p w14:paraId="3D411A7E" w14:textId="4DA015D6" w:rsidR="00A25F9E" w:rsidRPr="00E77AE3" w:rsidRDefault="00A25F9E" w:rsidP="00A25F9E">
            <w:pPr>
              <w:autoSpaceDE/>
              <w:autoSpaceDN/>
              <w:adjustRightInd/>
              <w:spacing w:before="0" w:line="240" w:lineRule="auto"/>
              <w:ind w:left="0"/>
              <w:rPr>
                <w:sz w:val="16"/>
                <w:szCs w:val="16"/>
              </w:rPr>
            </w:pPr>
            <w:proofErr w:type="spellStart"/>
            <w:r w:rsidRPr="00E77AE3">
              <w:rPr>
                <w:sz w:val="16"/>
                <w:szCs w:val="16"/>
              </w:rPr>
              <w:t>Plasite</w:t>
            </w:r>
            <w:proofErr w:type="spellEnd"/>
            <w:r w:rsidRPr="00E77AE3">
              <w:rPr>
                <w:sz w:val="16"/>
                <w:szCs w:val="16"/>
              </w:rPr>
              <w:t xml:space="preserve"> 4550 Series</w:t>
            </w:r>
            <w:r w:rsidR="00E36F6C" w:rsidRPr="00E77AE3">
              <w:rPr>
                <w:sz w:val="16"/>
                <w:szCs w:val="16"/>
              </w:rPr>
              <w:t>*</w:t>
            </w:r>
          </w:p>
        </w:tc>
        <w:tc>
          <w:tcPr>
            <w:tcW w:w="715" w:type="dxa"/>
            <w:vAlign w:val="center"/>
          </w:tcPr>
          <w:p w14:paraId="05A238B5" w14:textId="77777777" w:rsidR="00A25F9E" w:rsidRPr="00A93CCA" w:rsidRDefault="00A25F9E" w:rsidP="00A25F9E">
            <w:pPr>
              <w:autoSpaceDE/>
              <w:autoSpaceDN/>
              <w:adjustRightInd/>
              <w:spacing w:before="0" w:line="240" w:lineRule="auto"/>
              <w:ind w:left="0"/>
              <w:jc w:val="center"/>
              <w:rPr>
                <w:sz w:val="16"/>
                <w:szCs w:val="16"/>
              </w:rPr>
            </w:pPr>
            <w:r w:rsidRPr="00A93CCA">
              <w:rPr>
                <w:sz w:val="16"/>
                <w:szCs w:val="16"/>
              </w:rPr>
              <w:t>3</w:t>
            </w:r>
          </w:p>
        </w:tc>
        <w:tc>
          <w:tcPr>
            <w:tcW w:w="1352" w:type="dxa"/>
            <w:gridSpan w:val="3"/>
            <w:vAlign w:val="center"/>
          </w:tcPr>
          <w:p w14:paraId="3B661E91" w14:textId="77777777" w:rsidR="00A25F9E" w:rsidRPr="00A93CCA" w:rsidRDefault="00A25F9E" w:rsidP="00A25F9E">
            <w:pPr>
              <w:autoSpaceDE/>
              <w:autoSpaceDN/>
              <w:adjustRightInd/>
              <w:spacing w:before="0" w:line="240" w:lineRule="auto"/>
              <w:ind w:left="110"/>
              <w:rPr>
                <w:w w:val="0"/>
                <w:sz w:val="16"/>
                <w:szCs w:val="16"/>
              </w:rPr>
            </w:pPr>
            <w:r w:rsidRPr="00A93CCA">
              <w:rPr>
                <w:sz w:val="16"/>
                <w:szCs w:val="16"/>
              </w:rPr>
              <w:t>177°C (350°F)</w:t>
            </w:r>
          </w:p>
        </w:tc>
      </w:tr>
      <w:tr w:rsidR="00ED6FA2" w:rsidRPr="001D3869" w14:paraId="3D5FEC8D" w14:textId="77777777" w:rsidTr="00A25F9E">
        <w:trPr>
          <w:trHeight w:val="288"/>
          <w:jc w:val="center"/>
        </w:trPr>
        <w:tc>
          <w:tcPr>
            <w:tcW w:w="1980" w:type="dxa"/>
            <w:gridSpan w:val="3"/>
            <w:vAlign w:val="center"/>
          </w:tcPr>
          <w:p w14:paraId="509E9EB1" w14:textId="77777777" w:rsidR="00ED6FA2" w:rsidRDefault="00ED6FA2" w:rsidP="00A25F9E">
            <w:pPr>
              <w:autoSpaceDE/>
              <w:autoSpaceDN/>
              <w:adjustRightInd/>
              <w:spacing w:before="0" w:line="240" w:lineRule="auto"/>
              <w:ind w:left="0"/>
              <w:rPr>
                <w:b/>
                <w:sz w:val="16"/>
                <w:szCs w:val="16"/>
              </w:rPr>
            </w:pPr>
          </w:p>
        </w:tc>
        <w:tc>
          <w:tcPr>
            <w:tcW w:w="2921" w:type="dxa"/>
            <w:vAlign w:val="center"/>
          </w:tcPr>
          <w:p w14:paraId="703AD952" w14:textId="2697C631" w:rsidR="00ED6FA2" w:rsidRPr="001D3869" w:rsidRDefault="00ED6FA2" w:rsidP="00A25F9E">
            <w:pPr>
              <w:autoSpaceDE/>
              <w:autoSpaceDN/>
              <w:adjustRightInd/>
              <w:spacing w:before="0" w:line="240" w:lineRule="auto"/>
              <w:ind w:left="0"/>
              <w:rPr>
                <w:sz w:val="16"/>
                <w:szCs w:val="16"/>
              </w:rPr>
            </w:pPr>
            <w:proofErr w:type="spellStart"/>
            <w:r>
              <w:rPr>
                <w:sz w:val="16"/>
                <w:szCs w:val="16"/>
              </w:rPr>
              <w:t>Corrocoat</w:t>
            </w:r>
            <w:proofErr w:type="spellEnd"/>
          </w:p>
        </w:tc>
        <w:tc>
          <w:tcPr>
            <w:tcW w:w="3054" w:type="dxa"/>
            <w:gridSpan w:val="2"/>
            <w:vAlign w:val="center"/>
          </w:tcPr>
          <w:p w14:paraId="1CB003A5" w14:textId="279B0A49" w:rsidR="00ED6FA2" w:rsidRPr="00E77AE3" w:rsidRDefault="00ED6FA2" w:rsidP="00A25F9E">
            <w:pPr>
              <w:autoSpaceDE/>
              <w:autoSpaceDN/>
              <w:adjustRightInd/>
              <w:spacing w:before="0" w:line="240" w:lineRule="auto"/>
              <w:ind w:left="0"/>
              <w:rPr>
                <w:sz w:val="16"/>
                <w:szCs w:val="16"/>
              </w:rPr>
            </w:pPr>
            <w:proofErr w:type="spellStart"/>
            <w:r w:rsidRPr="00E77AE3">
              <w:rPr>
                <w:sz w:val="16"/>
                <w:szCs w:val="16"/>
              </w:rPr>
              <w:t>Polyglass</w:t>
            </w:r>
            <w:proofErr w:type="spellEnd"/>
            <w:r w:rsidRPr="00E77AE3">
              <w:rPr>
                <w:sz w:val="16"/>
                <w:szCs w:val="16"/>
              </w:rPr>
              <w:t xml:space="preserve"> VEF</w:t>
            </w:r>
          </w:p>
        </w:tc>
        <w:tc>
          <w:tcPr>
            <w:tcW w:w="715" w:type="dxa"/>
            <w:vAlign w:val="center"/>
          </w:tcPr>
          <w:p w14:paraId="27889727" w14:textId="01E66D1D" w:rsidR="00ED6FA2" w:rsidRPr="00A93CCA" w:rsidRDefault="00ED6FA2" w:rsidP="00A25F9E">
            <w:pPr>
              <w:autoSpaceDE/>
              <w:autoSpaceDN/>
              <w:adjustRightInd/>
              <w:spacing w:before="0" w:line="240" w:lineRule="auto"/>
              <w:ind w:left="0"/>
              <w:jc w:val="center"/>
              <w:rPr>
                <w:sz w:val="16"/>
                <w:szCs w:val="16"/>
              </w:rPr>
            </w:pPr>
            <w:r w:rsidRPr="00A93CCA">
              <w:rPr>
                <w:sz w:val="16"/>
                <w:szCs w:val="16"/>
              </w:rPr>
              <w:t>3</w:t>
            </w:r>
            <w:r w:rsidRPr="00A93CCA">
              <w:rPr>
                <w:sz w:val="16"/>
                <w:szCs w:val="16"/>
                <w:lang w:val="ru-RU"/>
              </w:rPr>
              <w:t>1</w:t>
            </w:r>
          </w:p>
        </w:tc>
        <w:tc>
          <w:tcPr>
            <w:tcW w:w="1352" w:type="dxa"/>
            <w:gridSpan w:val="3"/>
            <w:vAlign w:val="center"/>
          </w:tcPr>
          <w:p w14:paraId="3E1B6E36" w14:textId="7FF495CC" w:rsidR="00ED6FA2" w:rsidRPr="00A93CCA" w:rsidRDefault="00ED6FA2" w:rsidP="00A25F9E">
            <w:pPr>
              <w:autoSpaceDE/>
              <w:autoSpaceDN/>
              <w:adjustRightInd/>
              <w:spacing w:before="0" w:line="240" w:lineRule="auto"/>
              <w:ind w:left="110"/>
              <w:rPr>
                <w:sz w:val="16"/>
                <w:szCs w:val="16"/>
              </w:rPr>
            </w:pPr>
            <w:r w:rsidRPr="00A93CCA">
              <w:rPr>
                <w:sz w:val="16"/>
                <w:szCs w:val="16"/>
              </w:rPr>
              <w:t>93°C (200°F)</w:t>
            </w:r>
          </w:p>
        </w:tc>
      </w:tr>
      <w:tr w:rsidR="00D37644" w:rsidRPr="001D3869" w14:paraId="7476E18F" w14:textId="77777777" w:rsidTr="00A25F9E">
        <w:trPr>
          <w:trHeight w:val="288"/>
          <w:jc w:val="center"/>
        </w:trPr>
        <w:tc>
          <w:tcPr>
            <w:tcW w:w="1980" w:type="dxa"/>
            <w:gridSpan w:val="3"/>
            <w:vAlign w:val="center"/>
          </w:tcPr>
          <w:p w14:paraId="028025AE" w14:textId="77777777" w:rsidR="00D37644" w:rsidRPr="001D3869" w:rsidRDefault="00D37644" w:rsidP="00D37644">
            <w:pPr>
              <w:autoSpaceDE/>
              <w:autoSpaceDN/>
              <w:adjustRightInd/>
              <w:spacing w:before="0" w:line="240" w:lineRule="auto"/>
              <w:ind w:left="0"/>
              <w:rPr>
                <w:b/>
                <w:sz w:val="16"/>
                <w:szCs w:val="16"/>
              </w:rPr>
            </w:pPr>
            <w:r>
              <w:rPr>
                <w:b/>
                <w:sz w:val="16"/>
                <w:szCs w:val="16"/>
              </w:rPr>
              <w:t>Thick Film</w:t>
            </w:r>
          </w:p>
        </w:tc>
        <w:tc>
          <w:tcPr>
            <w:tcW w:w="2921" w:type="dxa"/>
            <w:vAlign w:val="center"/>
          </w:tcPr>
          <w:p w14:paraId="0932397D" w14:textId="77777777" w:rsidR="00D37644" w:rsidRPr="001D3869" w:rsidRDefault="00D37644" w:rsidP="00D37644">
            <w:pPr>
              <w:autoSpaceDE/>
              <w:autoSpaceDN/>
              <w:adjustRightInd/>
              <w:spacing w:before="0" w:line="240" w:lineRule="auto"/>
              <w:ind w:left="0"/>
              <w:rPr>
                <w:sz w:val="16"/>
                <w:szCs w:val="16"/>
              </w:rPr>
            </w:pPr>
            <w:r w:rsidRPr="001D3869">
              <w:rPr>
                <w:sz w:val="16"/>
                <w:szCs w:val="16"/>
              </w:rPr>
              <w:t>Hempel Coatings (USA), Inc.</w:t>
            </w:r>
          </w:p>
        </w:tc>
        <w:tc>
          <w:tcPr>
            <w:tcW w:w="3054" w:type="dxa"/>
            <w:gridSpan w:val="2"/>
            <w:vAlign w:val="center"/>
          </w:tcPr>
          <w:p w14:paraId="66D42981" w14:textId="49D7E172" w:rsidR="00D37644" w:rsidRPr="00E77AE3" w:rsidRDefault="00D37644" w:rsidP="00D37644">
            <w:pPr>
              <w:autoSpaceDE/>
              <w:autoSpaceDN/>
              <w:adjustRightInd/>
              <w:spacing w:before="0" w:line="240" w:lineRule="auto"/>
              <w:ind w:left="0"/>
              <w:rPr>
                <w:sz w:val="16"/>
                <w:szCs w:val="16"/>
              </w:rPr>
            </w:pPr>
            <w:proofErr w:type="spellStart"/>
            <w:r w:rsidRPr="00E77AE3">
              <w:rPr>
                <w:sz w:val="16"/>
                <w:szCs w:val="16"/>
              </w:rPr>
              <w:t>Hempaline</w:t>
            </w:r>
            <w:proofErr w:type="spellEnd"/>
            <w:r w:rsidRPr="00E77AE3">
              <w:rPr>
                <w:sz w:val="16"/>
                <w:szCs w:val="16"/>
              </w:rPr>
              <w:t xml:space="preserve"> Defend 630</w:t>
            </w:r>
          </w:p>
        </w:tc>
        <w:tc>
          <w:tcPr>
            <w:tcW w:w="715" w:type="dxa"/>
            <w:vAlign w:val="center"/>
          </w:tcPr>
          <w:p w14:paraId="74493A6E" w14:textId="11791280" w:rsidR="00D37644" w:rsidRPr="00A93CCA" w:rsidRDefault="00D37644" w:rsidP="00D37644">
            <w:pPr>
              <w:autoSpaceDE/>
              <w:autoSpaceDN/>
              <w:adjustRightInd/>
              <w:spacing w:before="0" w:line="240" w:lineRule="auto"/>
              <w:ind w:left="0"/>
              <w:jc w:val="center"/>
              <w:rPr>
                <w:sz w:val="16"/>
                <w:szCs w:val="16"/>
              </w:rPr>
            </w:pPr>
            <w:r w:rsidRPr="00A93CCA">
              <w:rPr>
                <w:sz w:val="16"/>
                <w:szCs w:val="16"/>
              </w:rPr>
              <w:t>59</w:t>
            </w:r>
          </w:p>
        </w:tc>
        <w:tc>
          <w:tcPr>
            <w:tcW w:w="1352" w:type="dxa"/>
            <w:gridSpan w:val="3"/>
            <w:vAlign w:val="center"/>
          </w:tcPr>
          <w:p w14:paraId="38537331" w14:textId="77777777" w:rsidR="00D37644" w:rsidRPr="00A93CCA" w:rsidRDefault="00D37644" w:rsidP="00D37644">
            <w:pPr>
              <w:autoSpaceDE/>
              <w:autoSpaceDN/>
              <w:adjustRightInd/>
              <w:spacing w:before="0" w:line="240" w:lineRule="auto"/>
              <w:ind w:left="110"/>
              <w:rPr>
                <w:w w:val="0"/>
                <w:sz w:val="16"/>
                <w:szCs w:val="16"/>
              </w:rPr>
            </w:pPr>
            <w:r w:rsidRPr="00A93CCA">
              <w:rPr>
                <w:sz w:val="16"/>
                <w:szCs w:val="16"/>
              </w:rPr>
              <w:t>93°C (200°F)</w:t>
            </w:r>
          </w:p>
        </w:tc>
      </w:tr>
      <w:tr w:rsidR="00E77AE3" w:rsidRPr="001D3869" w14:paraId="0AF50F6E" w14:textId="77777777" w:rsidTr="00A25F9E">
        <w:trPr>
          <w:trHeight w:val="288"/>
          <w:jc w:val="center"/>
        </w:trPr>
        <w:tc>
          <w:tcPr>
            <w:tcW w:w="1980" w:type="dxa"/>
            <w:gridSpan w:val="3"/>
            <w:vMerge w:val="restart"/>
            <w:vAlign w:val="center"/>
          </w:tcPr>
          <w:p w14:paraId="0FB82516" w14:textId="77777777" w:rsidR="00E77AE3" w:rsidRPr="001D3869" w:rsidRDefault="00E77AE3" w:rsidP="00D37644">
            <w:pPr>
              <w:autoSpaceDE/>
              <w:autoSpaceDN/>
              <w:adjustRightInd/>
              <w:spacing w:before="0" w:line="240" w:lineRule="auto"/>
              <w:ind w:left="0"/>
              <w:rPr>
                <w:b/>
                <w:sz w:val="16"/>
                <w:szCs w:val="16"/>
              </w:rPr>
            </w:pPr>
            <w:r w:rsidRPr="00AC6690">
              <w:rPr>
                <w:b/>
                <w:sz w:val="16"/>
                <w:szCs w:val="16"/>
              </w:rPr>
              <w:t>DFT as per Manufacturer’s Product Sheet</w:t>
            </w:r>
          </w:p>
        </w:tc>
        <w:tc>
          <w:tcPr>
            <w:tcW w:w="2921" w:type="dxa"/>
            <w:vAlign w:val="center"/>
          </w:tcPr>
          <w:p w14:paraId="26737378" w14:textId="77777777" w:rsidR="00E77AE3" w:rsidRPr="001D3869" w:rsidRDefault="00E77AE3" w:rsidP="00D37644">
            <w:pPr>
              <w:autoSpaceDE/>
              <w:autoSpaceDN/>
              <w:adjustRightInd/>
              <w:spacing w:before="0" w:line="240" w:lineRule="auto"/>
              <w:ind w:left="0"/>
              <w:rPr>
                <w:sz w:val="16"/>
                <w:szCs w:val="16"/>
              </w:rPr>
            </w:pPr>
            <w:r w:rsidRPr="001D3869">
              <w:rPr>
                <w:sz w:val="16"/>
                <w:szCs w:val="16"/>
              </w:rPr>
              <w:t xml:space="preserve">International </w:t>
            </w:r>
          </w:p>
        </w:tc>
        <w:tc>
          <w:tcPr>
            <w:tcW w:w="3054" w:type="dxa"/>
            <w:gridSpan w:val="2"/>
            <w:vAlign w:val="center"/>
          </w:tcPr>
          <w:p w14:paraId="36217818" w14:textId="1FF82621" w:rsidR="00E77AE3" w:rsidRPr="00E77AE3" w:rsidRDefault="00E77AE3" w:rsidP="00D37644">
            <w:pPr>
              <w:autoSpaceDE/>
              <w:autoSpaceDN/>
              <w:adjustRightInd/>
              <w:spacing w:before="0" w:line="240" w:lineRule="auto"/>
              <w:ind w:left="0"/>
              <w:rPr>
                <w:sz w:val="16"/>
                <w:szCs w:val="16"/>
              </w:rPr>
            </w:pPr>
            <w:r w:rsidRPr="00E77AE3">
              <w:rPr>
                <w:sz w:val="16"/>
                <w:szCs w:val="16"/>
              </w:rPr>
              <w:t>Enviroline 2405</w:t>
            </w:r>
          </w:p>
        </w:tc>
        <w:tc>
          <w:tcPr>
            <w:tcW w:w="715" w:type="dxa"/>
            <w:vAlign w:val="center"/>
          </w:tcPr>
          <w:p w14:paraId="3D08FEB8" w14:textId="77E5AB16" w:rsidR="00E77AE3" w:rsidRPr="00A93CCA" w:rsidRDefault="00E77AE3" w:rsidP="00D37644">
            <w:pPr>
              <w:autoSpaceDE/>
              <w:autoSpaceDN/>
              <w:adjustRightInd/>
              <w:spacing w:before="0" w:line="240" w:lineRule="auto"/>
              <w:ind w:left="0"/>
              <w:jc w:val="center"/>
              <w:rPr>
                <w:sz w:val="16"/>
                <w:szCs w:val="16"/>
              </w:rPr>
            </w:pPr>
            <w:r w:rsidRPr="00A93CCA">
              <w:rPr>
                <w:sz w:val="16"/>
                <w:szCs w:val="16"/>
              </w:rPr>
              <w:t>34</w:t>
            </w:r>
          </w:p>
        </w:tc>
        <w:tc>
          <w:tcPr>
            <w:tcW w:w="1352" w:type="dxa"/>
            <w:gridSpan w:val="3"/>
            <w:vAlign w:val="center"/>
          </w:tcPr>
          <w:p w14:paraId="1D20B60F" w14:textId="77777777" w:rsidR="00E77AE3" w:rsidRPr="00A93CCA" w:rsidRDefault="00E77AE3" w:rsidP="00D37644">
            <w:pPr>
              <w:autoSpaceDE/>
              <w:autoSpaceDN/>
              <w:adjustRightInd/>
              <w:spacing w:before="0" w:line="240" w:lineRule="auto"/>
              <w:ind w:left="110"/>
              <w:rPr>
                <w:w w:val="0"/>
                <w:sz w:val="16"/>
                <w:szCs w:val="16"/>
              </w:rPr>
            </w:pPr>
            <w:r w:rsidRPr="00A93CCA">
              <w:rPr>
                <w:sz w:val="16"/>
                <w:szCs w:val="16"/>
              </w:rPr>
              <w:t>82°C (180°F)</w:t>
            </w:r>
          </w:p>
        </w:tc>
      </w:tr>
      <w:tr w:rsidR="00E77AE3" w:rsidRPr="001D3869" w14:paraId="6BC304F3" w14:textId="77777777" w:rsidTr="00A25F9E">
        <w:trPr>
          <w:trHeight w:val="288"/>
          <w:jc w:val="center"/>
        </w:trPr>
        <w:tc>
          <w:tcPr>
            <w:tcW w:w="1980" w:type="dxa"/>
            <w:gridSpan w:val="3"/>
            <w:vMerge/>
            <w:vAlign w:val="center"/>
          </w:tcPr>
          <w:p w14:paraId="765DA85A" w14:textId="77777777" w:rsidR="00E77AE3" w:rsidRPr="001D3869" w:rsidRDefault="00E77AE3" w:rsidP="00A25F9E">
            <w:pPr>
              <w:autoSpaceDE/>
              <w:autoSpaceDN/>
              <w:adjustRightInd/>
              <w:spacing w:before="0" w:line="240" w:lineRule="auto"/>
              <w:ind w:left="0"/>
              <w:rPr>
                <w:b/>
                <w:sz w:val="16"/>
                <w:szCs w:val="16"/>
              </w:rPr>
            </w:pPr>
          </w:p>
        </w:tc>
        <w:tc>
          <w:tcPr>
            <w:tcW w:w="2921" w:type="dxa"/>
            <w:vAlign w:val="center"/>
          </w:tcPr>
          <w:p w14:paraId="02108A26" w14:textId="77777777" w:rsidR="00E77AE3" w:rsidRPr="001D3869" w:rsidRDefault="00E77AE3" w:rsidP="00A25F9E">
            <w:pPr>
              <w:autoSpaceDE/>
              <w:autoSpaceDN/>
              <w:adjustRightInd/>
              <w:spacing w:before="0" w:line="240" w:lineRule="auto"/>
              <w:ind w:left="0"/>
              <w:rPr>
                <w:sz w:val="16"/>
                <w:szCs w:val="16"/>
              </w:rPr>
            </w:pPr>
            <w:r w:rsidRPr="001D3869">
              <w:rPr>
                <w:sz w:val="16"/>
                <w:szCs w:val="16"/>
              </w:rPr>
              <w:t xml:space="preserve">International </w:t>
            </w:r>
          </w:p>
        </w:tc>
        <w:tc>
          <w:tcPr>
            <w:tcW w:w="3054" w:type="dxa"/>
            <w:gridSpan w:val="2"/>
            <w:vAlign w:val="center"/>
          </w:tcPr>
          <w:p w14:paraId="4F90743F" w14:textId="77777777" w:rsidR="00E77AE3" w:rsidRPr="00E77AE3" w:rsidRDefault="00E77AE3" w:rsidP="00A25F9E">
            <w:pPr>
              <w:autoSpaceDE/>
              <w:autoSpaceDN/>
              <w:adjustRightInd/>
              <w:spacing w:before="0" w:line="240" w:lineRule="auto"/>
              <w:ind w:left="0"/>
              <w:rPr>
                <w:sz w:val="16"/>
                <w:szCs w:val="16"/>
              </w:rPr>
            </w:pPr>
            <w:r w:rsidRPr="00E77AE3">
              <w:rPr>
                <w:sz w:val="16"/>
                <w:szCs w:val="16"/>
              </w:rPr>
              <w:t>Enviroline 405 Series*</w:t>
            </w:r>
          </w:p>
        </w:tc>
        <w:tc>
          <w:tcPr>
            <w:tcW w:w="715" w:type="dxa"/>
            <w:vAlign w:val="center"/>
          </w:tcPr>
          <w:p w14:paraId="73C887AD" w14:textId="7FE5B915" w:rsidR="00E77AE3" w:rsidRPr="00A93CCA" w:rsidRDefault="00E77AE3" w:rsidP="00A25F9E">
            <w:pPr>
              <w:autoSpaceDE/>
              <w:autoSpaceDN/>
              <w:adjustRightInd/>
              <w:spacing w:before="0" w:line="240" w:lineRule="auto"/>
              <w:ind w:left="0"/>
              <w:jc w:val="center"/>
              <w:rPr>
                <w:sz w:val="16"/>
                <w:szCs w:val="16"/>
              </w:rPr>
            </w:pPr>
            <w:r w:rsidRPr="00A93CCA">
              <w:rPr>
                <w:sz w:val="16"/>
                <w:szCs w:val="16"/>
              </w:rPr>
              <w:t>30–48</w:t>
            </w:r>
          </w:p>
        </w:tc>
        <w:tc>
          <w:tcPr>
            <w:tcW w:w="1352" w:type="dxa"/>
            <w:gridSpan w:val="3"/>
            <w:vAlign w:val="center"/>
          </w:tcPr>
          <w:p w14:paraId="6F09F32D" w14:textId="77777777" w:rsidR="00E77AE3" w:rsidRPr="00A93CCA" w:rsidRDefault="00E77AE3" w:rsidP="00A25F9E">
            <w:pPr>
              <w:autoSpaceDE/>
              <w:autoSpaceDN/>
              <w:adjustRightInd/>
              <w:spacing w:before="0" w:line="240" w:lineRule="auto"/>
              <w:ind w:left="110"/>
              <w:rPr>
                <w:w w:val="0"/>
                <w:sz w:val="16"/>
                <w:szCs w:val="16"/>
              </w:rPr>
            </w:pPr>
            <w:r w:rsidRPr="00A93CCA">
              <w:rPr>
                <w:sz w:val="16"/>
                <w:szCs w:val="16"/>
              </w:rPr>
              <w:t>121°C (250°F)</w:t>
            </w:r>
          </w:p>
        </w:tc>
      </w:tr>
      <w:tr w:rsidR="00ED6FA2" w:rsidRPr="001D3869" w14:paraId="5B033C0E" w14:textId="77777777" w:rsidTr="00A25F9E">
        <w:trPr>
          <w:trHeight w:val="288"/>
          <w:jc w:val="center"/>
        </w:trPr>
        <w:tc>
          <w:tcPr>
            <w:tcW w:w="1980" w:type="dxa"/>
            <w:gridSpan w:val="3"/>
            <w:vAlign w:val="center"/>
          </w:tcPr>
          <w:p w14:paraId="33A1C501" w14:textId="77777777" w:rsidR="00ED6FA2" w:rsidRPr="001D3869" w:rsidRDefault="00ED6FA2" w:rsidP="00A25F9E">
            <w:pPr>
              <w:autoSpaceDE/>
              <w:autoSpaceDN/>
              <w:adjustRightInd/>
              <w:spacing w:before="0" w:line="240" w:lineRule="auto"/>
              <w:ind w:left="0"/>
              <w:rPr>
                <w:b/>
                <w:sz w:val="16"/>
                <w:szCs w:val="16"/>
              </w:rPr>
            </w:pPr>
          </w:p>
        </w:tc>
        <w:tc>
          <w:tcPr>
            <w:tcW w:w="2921" w:type="dxa"/>
            <w:vAlign w:val="center"/>
          </w:tcPr>
          <w:p w14:paraId="600F9266" w14:textId="77777777" w:rsidR="00ED6FA2" w:rsidRPr="001D3869" w:rsidRDefault="00ED6FA2" w:rsidP="00A25F9E">
            <w:pPr>
              <w:autoSpaceDE/>
              <w:autoSpaceDN/>
              <w:adjustRightInd/>
              <w:spacing w:before="0" w:line="240" w:lineRule="auto"/>
              <w:ind w:left="0"/>
              <w:rPr>
                <w:sz w:val="16"/>
                <w:szCs w:val="16"/>
              </w:rPr>
            </w:pPr>
            <w:r w:rsidRPr="001D3869">
              <w:rPr>
                <w:sz w:val="16"/>
                <w:szCs w:val="16"/>
              </w:rPr>
              <w:t>Jotun Paints</w:t>
            </w:r>
          </w:p>
        </w:tc>
        <w:tc>
          <w:tcPr>
            <w:tcW w:w="3054" w:type="dxa"/>
            <w:gridSpan w:val="2"/>
            <w:vAlign w:val="center"/>
          </w:tcPr>
          <w:p w14:paraId="60C5E381" w14:textId="77777777" w:rsidR="00ED6FA2" w:rsidRPr="00E77AE3" w:rsidRDefault="00ED6FA2" w:rsidP="00A25F9E">
            <w:pPr>
              <w:autoSpaceDE/>
              <w:autoSpaceDN/>
              <w:adjustRightInd/>
              <w:spacing w:before="0" w:line="240" w:lineRule="auto"/>
              <w:ind w:left="0"/>
              <w:rPr>
                <w:sz w:val="16"/>
                <w:szCs w:val="16"/>
              </w:rPr>
            </w:pPr>
            <w:r w:rsidRPr="00E77AE3">
              <w:rPr>
                <w:sz w:val="16"/>
                <w:szCs w:val="16"/>
              </w:rPr>
              <w:t>Marathon series</w:t>
            </w:r>
          </w:p>
          <w:p w14:paraId="5070477E" w14:textId="2F29AA7A" w:rsidR="00F623AA" w:rsidRPr="00E77AE3" w:rsidRDefault="00F623AA" w:rsidP="00A25F9E">
            <w:pPr>
              <w:autoSpaceDE/>
              <w:autoSpaceDN/>
              <w:adjustRightInd/>
              <w:spacing w:before="0" w:line="240" w:lineRule="auto"/>
              <w:ind w:left="0"/>
              <w:rPr>
                <w:sz w:val="16"/>
                <w:szCs w:val="16"/>
              </w:rPr>
            </w:pPr>
            <w:proofErr w:type="spellStart"/>
            <w:r w:rsidRPr="00E77AE3">
              <w:rPr>
                <w:sz w:val="16"/>
                <w:szCs w:val="16"/>
              </w:rPr>
              <w:t>Tankguard</w:t>
            </w:r>
            <w:proofErr w:type="spellEnd"/>
            <w:r w:rsidRPr="00E77AE3">
              <w:rPr>
                <w:sz w:val="16"/>
                <w:szCs w:val="16"/>
              </w:rPr>
              <w:t xml:space="preserve"> SF</w:t>
            </w:r>
          </w:p>
        </w:tc>
        <w:tc>
          <w:tcPr>
            <w:tcW w:w="715" w:type="dxa"/>
            <w:vAlign w:val="center"/>
          </w:tcPr>
          <w:p w14:paraId="34D8F35B" w14:textId="77777777" w:rsidR="00ED6FA2" w:rsidRDefault="00ED6FA2" w:rsidP="00A25F9E">
            <w:pPr>
              <w:autoSpaceDE/>
              <w:autoSpaceDN/>
              <w:adjustRightInd/>
              <w:spacing w:before="0" w:line="240" w:lineRule="auto"/>
              <w:ind w:left="0"/>
              <w:jc w:val="center"/>
              <w:rPr>
                <w:ins w:id="1350" w:author="Kurmanov, Aidyn [STAMGazStroy LLP]" w:date="2025-12-11T14:47:00Z" w16du:dateUtc="2025-12-11T09:47:00Z"/>
                <w:sz w:val="16"/>
                <w:szCs w:val="16"/>
              </w:rPr>
            </w:pPr>
            <w:r w:rsidRPr="00A93CCA">
              <w:rPr>
                <w:sz w:val="16"/>
                <w:szCs w:val="16"/>
              </w:rPr>
              <w:t>210</w:t>
            </w:r>
          </w:p>
          <w:p w14:paraId="7E7390F3" w14:textId="571415D3" w:rsidR="00002455" w:rsidRPr="00A93CCA" w:rsidRDefault="00002455" w:rsidP="00A25F9E">
            <w:pPr>
              <w:autoSpaceDE/>
              <w:autoSpaceDN/>
              <w:adjustRightInd/>
              <w:spacing w:before="0" w:line="240" w:lineRule="auto"/>
              <w:ind w:left="0"/>
              <w:jc w:val="center"/>
              <w:rPr>
                <w:sz w:val="16"/>
                <w:szCs w:val="16"/>
              </w:rPr>
            </w:pPr>
            <w:ins w:id="1351" w:author="Kurmanov, Aidyn [STAMGazStroy LLP]" w:date="2025-12-11T14:47:00Z" w16du:dateUtc="2025-12-11T09:47:00Z">
              <w:r>
                <w:rPr>
                  <w:sz w:val="16"/>
                  <w:szCs w:val="16"/>
                </w:rPr>
                <w:t>90</w:t>
              </w:r>
            </w:ins>
          </w:p>
        </w:tc>
        <w:tc>
          <w:tcPr>
            <w:tcW w:w="1352" w:type="dxa"/>
            <w:gridSpan w:val="3"/>
            <w:vAlign w:val="center"/>
          </w:tcPr>
          <w:p w14:paraId="691136AE" w14:textId="6AA64521" w:rsidR="00ED6FA2" w:rsidRDefault="00A25D14" w:rsidP="00A25F9E">
            <w:pPr>
              <w:autoSpaceDE/>
              <w:autoSpaceDN/>
              <w:adjustRightInd/>
              <w:spacing w:before="0" w:line="240" w:lineRule="auto"/>
              <w:ind w:left="110"/>
              <w:rPr>
                <w:ins w:id="1352" w:author="Kurmanov, Aidyn [STAMGazStroy LLP]" w:date="2025-12-11T14:47:00Z" w16du:dateUtc="2025-12-11T09:47:00Z"/>
                <w:sz w:val="16"/>
                <w:szCs w:val="16"/>
              </w:rPr>
            </w:pPr>
            <w:del w:id="1353" w:author="Kurmanov, Aidyn [STAMGazStroy LLP]" w:date="2025-12-11T14:47:00Z" w16du:dateUtc="2025-12-11T09:47:00Z">
              <w:r w:rsidRPr="00A93CCA" w:rsidDel="00002455">
                <w:rPr>
                  <w:sz w:val="16"/>
                  <w:szCs w:val="16"/>
                </w:rPr>
                <w:delText>140</w:delText>
              </w:r>
            </w:del>
            <w:ins w:id="1354" w:author="Kurmanov, Aidyn [STAMGazStroy LLP]" w:date="2025-12-11T14:47:00Z" w16du:dateUtc="2025-12-11T09:47:00Z">
              <w:r w:rsidR="00002455">
                <w:rPr>
                  <w:sz w:val="16"/>
                  <w:szCs w:val="16"/>
                </w:rPr>
                <w:t>70</w:t>
              </w:r>
            </w:ins>
            <w:r w:rsidRPr="00A93CCA">
              <w:rPr>
                <w:sz w:val="16"/>
                <w:szCs w:val="16"/>
              </w:rPr>
              <w:t>°C (</w:t>
            </w:r>
            <w:del w:id="1355" w:author="Kurmanov, Aidyn [STAMGazStroy LLP]" w:date="2025-12-11T14:47:00Z" w16du:dateUtc="2025-12-11T09:47:00Z">
              <w:r w:rsidRPr="00A93CCA" w:rsidDel="00002455">
                <w:rPr>
                  <w:sz w:val="16"/>
                  <w:szCs w:val="16"/>
                </w:rPr>
                <w:delText>284</w:delText>
              </w:r>
            </w:del>
            <w:ins w:id="1356" w:author="Kurmanov, Aidyn [STAMGazStroy LLP]" w:date="2025-12-11T14:47:00Z" w16du:dateUtc="2025-12-11T09:47:00Z">
              <w:r w:rsidR="00002455">
                <w:rPr>
                  <w:sz w:val="16"/>
                  <w:szCs w:val="16"/>
                </w:rPr>
                <w:t>158</w:t>
              </w:r>
            </w:ins>
            <w:r w:rsidRPr="00A93CCA">
              <w:rPr>
                <w:sz w:val="16"/>
                <w:szCs w:val="16"/>
              </w:rPr>
              <w:t>°F)</w:t>
            </w:r>
          </w:p>
          <w:p w14:paraId="328CB4DC" w14:textId="7E68C4D1" w:rsidR="00002455" w:rsidRPr="00A93CCA" w:rsidRDefault="00002455" w:rsidP="00A25F9E">
            <w:pPr>
              <w:autoSpaceDE/>
              <w:autoSpaceDN/>
              <w:adjustRightInd/>
              <w:spacing w:before="0" w:line="240" w:lineRule="auto"/>
              <w:ind w:left="110"/>
              <w:rPr>
                <w:sz w:val="16"/>
                <w:szCs w:val="16"/>
              </w:rPr>
            </w:pPr>
            <w:ins w:id="1357" w:author="Kurmanov, Aidyn [STAMGazStroy LLP]" w:date="2025-12-11T14:47:00Z" w16du:dateUtc="2025-12-11T09:47:00Z">
              <w:r w:rsidRPr="00A93CCA">
                <w:rPr>
                  <w:sz w:val="16"/>
                  <w:szCs w:val="16"/>
                </w:rPr>
                <w:t>140°C (284°F)</w:t>
              </w:r>
            </w:ins>
          </w:p>
        </w:tc>
      </w:tr>
      <w:tr w:rsidR="00ED6FA2" w:rsidRPr="001D3869" w14:paraId="749440E6" w14:textId="77777777" w:rsidTr="00A25F9E">
        <w:trPr>
          <w:trHeight w:val="288"/>
          <w:jc w:val="center"/>
        </w:trPr>
        <w:tc>
          <w:tcPr>
            <w:tcW w:w="1980" w:type="dxa"/>
            <w:gridSpan w:val="3"/>
            <w:vAlign w:val="center"/>
          </w:tcPr>
          <w:p w14:paraId="0C6F80F2" w14:textId="77777777" w:rsidR="00ED6FA2" w:rsidRPr="001D3869" w:rsidRDefault="00ED6FA2" w:rsidP="00A25F9E">
            <w:pPr>
              <w:autoSpaceDE/>
              <w:autoSpaceDN/>
              <w:adjustRightInd/>
              <w:spacing w:before="0" w:line="240" w:lineRule="auto"/>
              <w:ind w:left="0"/>
              <w:rPr>
                <w:b/>
                <w:sz w:val="16"/>
                <w:szCs w:val="16"/>
              </w:rPr>
            </w:pPr>
          </w:p>
        </w:tc>
        <w:tc>
          <w:tcPr>
            <w:tcW w:w="2921" w:type="dxa"/>
            <w:vAlign w:val="center"/>
          </w:tcPr>
          <w:p w14:paraId="2CB28315" w14:textId="77777777" w:rsidR="00ED6FA2" w:rsidRPr="001D3869" w:rsidRDefault="00ED6FA2" w:rsidP="00A25F9E">
            <w:pPr>
              <w:autoSpaceDE/>
              <w:autoSpaceDN/>
              <w:adjustRightInd/>
              <w:spacing w:before="0" w:line="240" w:lineRule="auto"/>
              <w:ind w:left="0"/>
              <w:rPr>
                <w:sz w:val="16"/>
                <w:szCs w:val="16"/>
              </w:rPr>
            </w:pPr>
            <w:r>
              <w:rPr>
                <w:sz w:val="16"/>
                <w:szCs w:val="16"/>
              </w:rPr>
              <w:t>PPG</w:t>
            </w:r>
          </w:p>
        </w:tc>
        <w:tc>
          <w:tcPr>
            <w:tcW w:w="3054" w:type="dxa"/>
            <w:gridSpan w:val="2"/>
            <w:vAlign w:val="center"/>
          </w:tcPr>
          <w:p w14:paraId="575B74D3" w14:textId="77777777" w:rsidR="00ED6FA2" w:rsidRPr="00E77AE3" w:rsidRDefault="00ED6FA2" w:rsidP="00A25F9E">
            <w:pPr>
              <w:autoSpaceDE/>
              <w:autoSpaceDN/>
              <w:adjustRightInd/>
              <w:spacing w:before="0" w:line="240" w:lineRule="auto"/>
              <w:ind w:left="0"/>
              <w:rPr>
                <w:sz w:val="16"/>
                <w:szCs w:val="16"/>
              </w:rPr>
            </w:pPr>
            <w:proofErr w:type="spellStart"/>
            <w:r w:rsidRPr="00E77AE3">
              <w:rPr>
                <w:sz w:val="16"/>
                <w:szCs w:val="16"/>
              </w:rPr>
              <w:t>Novaguard</w:t>
            </w:r>
            <w:proofErr w:type="spellEnd"/>
            <w:r w:rsidRPr="00E77AE3">
              <w:rPr>
                <w:sz w:val="16"/>
                <w:szCs w:val="16"/>
              </w:rPr>
              <w:t xml:space="preserve"> 840</w:t>
            </w:r>
          </w:p>
        </w:tc>
        <w:tc>
          <w:tcPr>
            <w:tcW w:w="715" w:type="dxa"/>
            <w:vAlign w:val="center"/>
          </w:tcPr>
          <w:p w14:paraId="6A9DA555" w14:textId="77777777" w:rsidR="00ED6FA2" w:rsidRPr="00A93CCA" w:rsidRDefault="00ED6FA2" w:rsidP="00A25F9E">
            <w:pPr>
              <w:autoSpaceDE/>
              <w:autoSpaceDN/>
              <w:adjustRightInd/>
              <w:spacing w:before="0" w:line="240" w:lineRule="auto"/>
              <w:ind w:left="0"/>
              <w:jc w:val="center"/>
              <w:rPr>
                <w:sz w:val="16"/>
                <w:szCs w:val="16"/>
              </w:rPr>
            </w:pPr>
            <w:r w:rsidRPr="00A93CCA">
              <w:rPr>
                <w:sz w:val="16"/>
                <w:szCs w:val="16"/>
              </w:rPr>
              <w:t>97</w:t>
            </w:r>
          </w:p>
        </w:tc>
        <w:tc>
          <w:tcPr>
            <w:tcW w:w="1352" w:type="dxa"/>
            <w:gridSpan w:val="3"/>
            <w:vAlign w:val="center"/>
          </w:tcPr>
          <w:p w14:paraId="3CDC902F" w14:textId="77777777" w:rsidR="00ED6FA2" w:rsidRPr="00A93CCA" w:rsidRDefault="00ED6FA2" w:rsidP="00A25F9E">
            <w:pPr>
              <w:autoSpaceDE/>
              <w:autoSpaceDN/>
              <w:adjustRightInd/>
              <w:spacing w:before="0" w:line="240" w:lineRule="auto"/>
              <w:ind w:left="110"/>
              <w:rPr>
                <w:sz w:val="16"/>
                <w:szCs w:val="16"/>
              </w:rPr>
            </w:pPr>
            <w:r w:rsidRPr="00A93CCA">
              <w:rPr>
                <w:sz w:val="16"/>
                <w:szCs w:val="16"/>
              </w:rPr>
              <w:t>121°C (250°F)</w:t>
            </w:r>
          </w:p>
        </w:tc>
      </w:tr>
      <w:tr w:rsidR="00ED6FA2" w:rsidRPr="001D3869" w14:paraId="6C626AD3" w14:textId="77777777" w:rsidTr="00A25F9E">
        <w:trPr>
          <w:trHeight w:val="288"/>
          <w:jc w:val="center"/>
        </w:trPr>
        <w:tc>
          <w:tcPr>
            <w:tcW w:w="1980" w:type="dxa"/>
            <w:gridSpan w:val="3"/>
            <w:vAlign w:val="center"/>
          </w:tcPr>
          <w:p w14:paraId="768AB1FC" w14:textId="77777777" w:rsidR="00ED6FA2" w:rsidRPr="001D3869" w:rsidRDefault="00ED6FA2" w:rsidP="00A25F9E">
            <w:pPr>
              <w:autoSpaceDE/>
              <w:autoSpaceDN/>
              <w:adjustRightInd/>
              <w:spacing w:before="0" w:line="240" w:lineRule="auto"/>
              <w:ind w:left="0"/>
              <w:rPr>
                <w:b/>
                <w:sz w:val="16"/>
                <w:szCs w:val="16"/>
              </w:rPr>
            </w:pPr>
          </w:p>
        </w:tc>
        <w:tc>
          <w:tcPr>
            <w:tcW w:w="2921" w:type="dxa"/>
            <w:vAlign w:val="center"/>
          </w:tcPr>
          <w:p w14:paraId="41DB0942" w14:textId="77777777" w:rsidR="00ED6FA2" w:rsidRPr="001D3869" w:rsidRDefault="00ED6FA2" w:rsidP="00A25F9E">
            <w:pPr>
              <w:autoSpaceDE/>
              <w:autoSpaceDN/>
              <w:adjustRightInd/>
              <w:spacing w:before="0" w:line="240" w:lineRule="auto"/>
              <w:ind w:left="0"/>
              <w:rPr>
                <w:sz w:val="16"/>
                <w:szCs w:val="16"/>
              </w:rPr>
            </w:pPr>
            <w:r w:rsidRPr="001D3869">
              <w:rPr>
                <w:sz w:val="16"/>
                <w:szCs w:val="16"/>
              </w:rPr>
              <w:t>Sherwin Williams</w:t>
            </w:r>
          </w:p>
        </w:tc>
        <w:tc>
          <w:tcPr>
            <w:tcW w:w="3054" w:type="dxa"/>
            <w:gridSpan w:val="2"/>
            <w:vAlign w:val="center"/>
          </w:tcPr>
          <w:p w14:paraId="77580435" w14:textId="1ABF3896" w:rsidR="00F623AA" w:rsidRPr="00E77AE3" w:rsidRDefault="00ED6FA2" w:rsidP="00A25F9E">
            <w:pPr>
              <w:autoSpaceDE/>
              <w:autoSpaceDN/>
              <w:adjustRightInd/>
              <w:spacing w:before="0" w:line="240" w:lineRule="auto"/>
              <w:ind w:left="0"/>
              <w:rPr>
                <w:sz w:val="16"/>
                <w:szCs w:val="16"/>
              </w:rPr>
            </w:pPr>
            <w:r w:rsidRPr="00E77AE3">
              <w:rPr>
                <w:sz w:val="16"/>
                <w:szCs w:val="16"/>
              </w:rPr>
              <w:t xml:space="preserve">Nova-Plate </w:t>
            </w:r>
            <w:r w:rsidR="00F623AA" w:rsidRPr="00E77AE3">
              <w:rPr>
                <w:sz w:val="16"/>
                <w:szCs w:val="16"/>
              </w:rPr>
              <w:t>360</w:t>
            </w:r>
          </w:p>
          <w:p w14:paraId="0AFEF46F" w14:textId="586488F6" w:rsidR="00ED6FA2" w:rsidRPr="00E77AE3" w:rsidRDefault="00ED6FA2" w:rsidP="00A25F9E">
            <w:pPr>
              <w:autoSpaceDE/>
              <w:autoSpaceDN/>
              <w:adjustRightInd/>
              <w:spacing w:before="0" w:line="240" w:lineRule="auto"/>
              <w:ind w:left="0"/>
              <w:rPr>
                <w:sz w:val="16"/>
                <w:szCs w:val="16"/>
              </w:rPr>
            </w:pPr>
            <w:r w:rsidRPr="00E77AE3">
              <w:rPr>
                <w:sz w:val="16"/>
                <w:szCs w:val="16"/>
              </w:rPr>
              <w:t>Fast Clad 105 ER</w:t>
            </w:r>
          </w:p>
        </w:tc>
        <w:tc>
          <w:tcPr>
            <w:tcW w:w="715" w:type="dxa"/>
            <w:vAlign w:val="center"/>
          </w:tcPr>
          <w:p w14:paraId="56170F66" w14:textId="7EA36AE7" w:rsidR="00F623AA" w:rsidRPr="00A93CCA" w:rsidRDefault="00F623AA" w:rsidP="00A25F9E">
            <w:pPr>
              <w:autoSpaceDE/>
              <w:autoSpaceDN/>
              <w:adjustRightInd/>
              <w:spacing w:before="0" w:line="240" w:lineRule="auto"/>
              <w:ind w:left="0"/>
              <w:jc w:val="center"/>
              <w:rPr>
                <w:sz w:val="16"/>
                <w:szCs w:val="16"/>
              </w:rPr>
            </w:pPr>
            <w:r w:rsidRPr="00A93CCA">
              <w:rPr>
                <w:sz w:val="16"/>
                <w:szCs w:val="16"/>
              </w:rPr>
              <w:t>15</w:t>
            </w:r>
          </w:p>
          <w:p w14:paraId="71F3F66D" w14:textId="1237961D" w:rsidR="00ED6FA2" w:rsidRPr="00A93CCA" w:rsidRDefault="00ED6FA2" w:rsidP="00A25F9E">
            <w:pPr>
              <w:autoSpaceDE/>
              <w:autoSpaceDN/>
              <w:adjustRightInd/>
              <w:spacing w:before="0" w:line="240" w:lineRule="auto"/>
              <w:ind w:left="0"/>
              <w:jc w:val="center"/>
              <w:rPr>
                <w:sz w:val="16"/>
                <w:szCs w:val="16"/>
              </w:rPr>
            </w:pPr>
            <w:r w:rsidRPr="00A93CCA">
              <w:rPr>
                <w:sz w:val="16"/>
                <w:szCs w:val="16"/>
              </w:rPr>
              <w:t>100</w:t>
            </w:r>
          </w:p>
        </w:tc>
        <w:tc>
          <w:tcPr>
            <w:tcW w:w="1352" w:type="dxa"/>
            <w:gridSpan w:val="3"/>
            <w:vAlign w:val="center"/>
          </w:tcPr>
          <w:p w14:paraId="00A38F1B" w14:textId="77777777" w:rsidR="00DE6989" w:rsidRPr="00A93CCA" w:rsidRDefault="00DE6989" w:rsidP="00DE6989">
            <w:pPr>
              <w:autoSpaceDE/>
              <w:autoSpaceDN/>
              <w:adjustRightInd/>
              <w:spacing w:before="0" w:line="240" w:lineRule="auto"/>
              <w:ind w:left="110"/>
              <w:rPr>
                <w:sz w:val="16"/>
                <w:szCs w:val="16"/>
              </w:rPr>
            </w:pPr>
            <w:r w:rsidRPr="00A93CCA">
              <w:rPr>
                <w:sz w:val="16"/>
                <w:szCs w:val="16"/>
              </w:rPr>
              <w:t>135°C (275°F)</w:t>
            </w:r>
          </w:p>
          <w:p w14:paraId="3741A4F7" w14:textId="508C406D" w:rsidR="00ED6FA2" w:rsidRPr="00A93CCA" w:rsidRDefault="00ED6FA2" w:rsidP="00DE6989">
            <w:pPr>
              <w:autoSpaceDE/>
              <w:autoSpaceDN/>
              <w:adjustRightInd/>
              <w:spacing w:before="0" w:line="240" w:lineRule="auto"/>
              <w:ind w:left="110"/>
              <w:rPr>
                <w:sz w:val="16"/>
                <w:szCs w:val="16"/>
              </w:rPr>
            </w:pPr>
            <w:r w:rsidRPr="00A93CCA">
              <w:rPr>
                <w:sz w:val="16"/>
                <w:szCs w:val="16"/>
              </w:rPr>
              <w:t>71°C (160°F)</w:t>
            </w:r>
          </w:p>
        </w:tc>
      </w:tr>
      <w:tr w:rsidR="00ED6FA2" w:rsidRPr="001D3869" w14:paraId="2DD20563" w14:textId="77777777" w:rsidTr="00A25F9E">
        <w:trPr>
          <w:trHeight w:val="288"/>
          <w:jc w:val="center"/>
        </w:trPr>
        <w:tc>
          <w:tcPr>
            <w:tcW w:w="1980" w:type="dxa"/>
            <w:gridSpan w:val="3"/>
            <w:vAlign w:val="center"/>
          </w:tcPr>
          <w:p w14:paraId="16A90B5A" w14:textId="77777777" w:rsidR="00ED6FA2" w:rsidRPr="001D3869" w:rsidRDefault="00ED6FA2" w:rsidP="00A25F9E">
            <w:pPr>
              <w:autoSpaceDE/>
              <w:autoSpaceDN/>
              <w:adjustRightInd/>
              <w:spacing w:before="0" w:line="240" w:lineRule="auto"/>
              <w:ind w:left="0"/>
              <w:rPr>
                <w:b/>
                <w:sz w:val="16"/>
                <w:szCs w:val="16"/>
              </w:rPr>
            </w:pPr>
          </w:p>
        </w:tc>
        <w:tc>
          <w:tcPr>
            <w:tcW w:w="2921" w:type="dxa"/>
            <w:vAlign w:val="center"/>
          </w:tcPr>
          <w:p w14:paraId="6E254858" w14:textId="77777777" w:rsidR="00ED6FA2" w:rsidRPr="001D3869" w:rsidRDefault="00ED6FA2" w:rsidP="00A25F9E">
            <w:pPr>
              <w:autoSpaceDE/>
              <w:autoSpaceDN/>
              <w:adjustRightInd/>
              <w:spacing w:before="0" w:line="240" w:lineRule="auto"/>
              <w:ind w:left="0"/>
              <w:rPr>
                <w:sz w:val="16"/>
                <w:szCs w:val="16"/>
              </w:rPr>
            </w:pPr>
            <w:r w:rsidRPr="002D3716">
              <w:rPr>
                <w:sz w:val="16"/>
                <w:szCs w:val="16"/>
              </w:rPr>
              <w:t xml:space="preserve">Tnemec </w:t>
            </w:r>
          </w:p>
        </w:tc>
        <w:tc>
          <w:tcPr>
            <w:tcW w:w="3054" w:type="dxa"/>
            <w:gridSpan w:val="2"/>
            <w:vAlign w:val="center"/>
          </w:tcPr>
          <w:p w14:paraId="27555134" w14:textId="77D4DF25" w:rsidR="00ED6FA2" w:rsidRPr="00E77AE3" w:rsidRDefault="00ED6FA2" w:rsidP="00A25F9E">
            <w:pPr>
              <w:autoSpaceDE/>
              <w:autoSpaceDN/>
              <w:adjustRightInd/>
              <w:spacing w:before="0" w:line="240" w:lineRule="auto"/>
              <w:ind w:left="0"/>
              <w:rPr>
                <w:sz w:val="16"/>
                <w:szCs w:val="16"/>
              </w:rPr>
            </w:pPr>
            <w:r w:rsidRPr="00E77AE3">
              <w:rPr>
                <w:sz w:val="16"/>
                <w:szCs w:val="16"/>
              </w:rPr>
              <w:t>Series 335 Tank A</w:t>
            </w:r>
            <w:r w:rsidR="004510E3" w:rsidRPr="00E77AE3">
              <w:rPr>
                <w:sz w:val="16"/>
                <w:szCs w:val="16"/>
              </w:rPr>
              <w:t>r</w:t>
            </w:r>
            <w:r w:rsidRPr="00E77AE3">
              <w:rPr>
                <w:sz w:val="16"/>
                <w:szCs w:val="16"/>
              </w:rPr>
              <w:t>mor</w:t>
            </w:r>
          </w:p>
        </w:tc>
        <w:tc>
          <w:tcPr>
            <w:tcW w:w="715" w:type="dxa"/>
            <w:vAlign w:val="center"/>
          </w:tcPr>
          <w:p w14:paraId="0F190DD6" w14:textId="77777777" w:rsidR="00ED6FA2" w:rsidRPr="00A93CCA" w:rsidRDefault="00ED6FA2" w:rsidP="00A25F9E">
            <w:pPr>
              <w:autoSpaceDE/>
              <w:autoSpaceDN/>
              <w:adjustRightInd/>
              <w:spacing w:before="0" w:line="240" w:lineRule="auto"/>
              <w:ind w:left="0"/>
              <w:jc w:val="center"/>
              <w:rPr>
                <w:sz w:val="16"/>
                <w:szCs w:val="16"/>
              </w:rPr>
            </w:pPr>
            <w:r w:rsidRPr="00A93CCA">
              <w:rPr>
                <w:sz w:val="16"/>
                <w:szCs w:val="16"/>
              </w:rPr>
              <w:t>11</w:t>
            </w:r>
          </w:p>
        </w:tc>
        <w:tc>
          <w:tcPr>
            <w:tcW w:w="1352" w:type="dxa"/>
            <w:gridSpan w:val="3"/>
            <w:vAlign w:val="center"/>
          </w:tcPr>
          <w:p w14:paraId="4F348B54" w14:textId="77777777" w:rsidR="00ED6FA2" w:rsidRPr="00A93CCA" w:rsidRDefault="00ED6FA2" w:rsidP="00A25F9E">
            <w:pPr>
              <w:autoSpaceDE/>
              <w:autoSpaceDN/>
              <w:adjustRightInd/>
              <w:spacing w:before="0" w:line="240" w:lineRule="auto"/>
              <w:ind w:left="110"/>
              <w:rPr>
                <w:w w:val="0"/>
                <w:sz w:val="16"/>
                <w:szCs w:val="16"/>
              </w:rPr>
            </w:pPr>
            <w:r w:rsidRPr="00A93CCA">
              <w:rPr>
                <w:sz w:val="16"/>
                <w:szCs w:val="16"/>
              </w:rPr>
              <w:t>82°C (180°F)</w:t>
            </w:r>
          </w:p>
        </w:tc>
      </w:tr>
      <w:tr w:rsidR="00ED6FA2" w:rsidRPr="001D3869" w14:paraId="13EB1C12" w14:textId="77777777" w:rsidTr="00A25F9E">
        <w:trPr>
          <w:trHeight w:val="288"/>
          <w:jc w:val="center"/>
        </w:trPr>
        <w:tc>
          <w:tcPr>
            <w:tcW w:w="1980" w:type="dxa"/>
            <w:gridSpan w:val="3"/>
            <w:tcBorders>
              <w:bottom w:val="single" w:sz="12" w:space="0" w:color="auto"/>
            </w:tcBorders>
            <w:vAlign w:val="center"/>
          </w:tcPr>
          <w:p w14:paraId="6D2561B5" w14:textId="77777777" w:rsidR="00ED6FA2" w:rsidRPr="00F029EB" w:rsidRDefault="00ED6FA2" w:rsidP="00A25F9E">
            <w:pPr>
              <w:autoSpaceDE/>
              <w:autoSpaceDN/>
              <w:adjustRightInd/>
              <w:spacing w:before="0" w:line="240" w:lineRule="auto"/>
              <w:ind w:left="0"/>
              <w:rPr>
                <w:b/>
                <w:sz w:val="16"/>
                <w:szCs w:val="16"/>
              </w:rPr>
            </w:pPr>
          </w:p>
        </w:tc>
        <w:tc>
          <w:tcPr>
            <w:tcW w:w="8042" w:type="dxa"/>
            <w:gridSpan w:val="7"/>
            <w:tcBorders>
              <w:bottom w:val="single" w:sz="12" w:space="0" w:color="auto"/>
            </w:tcBorders>
            <w:vAlign w:val="center"/>
          </w:tcPr>
          <w:p w14:paraId="4E22462D" w14:textId="77777777" w:rsidR="00ED6FA2" w:rsidRPr="00C07514" w:rsidRDefault="00ED6FA2" w:rsidP="00A25F9E">
            <w:pPr>
              <w:autoSpaceDE/>
              <w:autoSpaceDN/>
              <w:adjustRightInd/>
              <w:spacing w:before="0" w:line="240" w:lineRule="auto"/>
              <w:ind w:left="110"/>
              <w:jc w:val="both"/>
              <w:rPr>
                <w:w w:val="0"/>
                <w:sz w:val="16"/>
                <w:szCs w:val="16"/>
              </w:rPr>
            </w:pPr>
            <w:r w:rsidRPr="002D3716">
              <w:rPr>
                <w:i/>
                <w:sz w:val="14"/>
                <w:szCs w:val="14"/>
              </w:rPr>
              <w:t>Note: Stripe coat of welds and edges highly recommended</w:t>
            </w:r>
            <w:r>
              <w:rPr>
                <w:i/>
                <w:sz w:val="14"/>
                <w:szCs w:val="14"/>
              </w:rPr>
              <w:t>.</w:t>
            </w:r>
          </w:p>
        </w:tc>
      </w:tr>
      <w:tr w:rsidR="00ED6FA2" w:rsidRPr="001D3869" w14:paraId="3415CFDF" w14:textId="77777777" w:rsidTr="00A25F9E">
        <w:trPr>
          <w:gridAfter w:val="2"/>
          <w:wAfter w:w="76" w:type="dxa"/>
          <w:trHeight w:val="288"/>
          <w:jc w:val="center"/>
        </w:trPr>
        <w:tc>
          <w:tcPr>
            <w:tcW w:w="9946" w:type="dxa"/>
            <w:gridSpan w:val="8"/>
            <w:tcBorders>
              <w:top w:val="single" w:sz="12" w:space="0" w:color="auto"/>
            </w:tcBorders>
            <w:vAlign w:val="center"/>
          </w:tcPr>
          <w:p w14:paraId="25D33E9D" w14:textId="77777777" w:rsidR="00ED6FA2" w:rsidRPr="001D3869" w:rsidRDefault="00ED6FA2" w:rsidP="00A93CCA">
            <w:pPr>
              <w:autoSpaceDE/>
              <w:autoSpaceDN/>
              <w:adjustRightInd/>
              <w:spacing w:before="0" w:line="240" w:lineRule="auto"/>
              <w:ind w:left="0"/>
              <w:rPr>
                <w:i/>
                <w:sz w:val="14"/>
                <w:szCs w:val="14"/>
              </w:rPr>
            </w:pPr>
          </w:p>
        </w:tc>
      </w:tr>
      <w:tr w:rsidR="00ED6FA2" w:rsidRPr="000F4EA8" w14:paraId="660A24B3" w14:textId="77777777" w:rsidTr="00A25F9E">
        <w:trPr>
          <w:gridAfter w:val="1"/>
          <w:wAfter w:w="44" w:type="dxa"/>
          <w:trHeight w:val="288"/>
          <w:jc w:val="center"/>
        </w:trPr>
        <w:tc>
          <w:tcPr>
            <w:tcW w:w="1257" w:type="dxa"/>
            <w:vAlign w:val="center"/>
          </w:tcPr>
          <w:p w14:paraId="43D478C0" w14:textId="77777777" w:rsidR="00ED6FA2" w:rsidRPr="000F4EA8" w:rsidRDefault="00ED6FA2" w:rsidP="00A25F9E">
            <w:pPr>
              <w:autoSpaceDE/>
              <w:autoSpaceDN/>
              <w:adjustRightInd/>
              <w:spacing w:before="0" w:line="240" w:lineRule="auto"/>
              <w:ind w:left="-72"/>
              <w:rPr>
                <w:b/>
                <w:sz w:val="16"/>
                <w:szCs w:val="16"/>
              </w:rPr>
            </w:pPr>
            <w:r w:rsidRPr="000F4EA8">
              <w:rPr>
                <w:b/>
                <w:sz w:val="16"/>
                <w:szCs w:val="16"/>
              </w:rPr>
              <w:t>Last Update:</w:t>
            </w:r>
          </w:p>
        </w:tc>
        <w:tc>
          <w:tcPr>
            <w:tcW w:w="3644" w:type="dxa"/>
            <w:gridSpan w:val="3"/>
            <w:vAlign w:val="center"/>
          </w:tcPr>
          <w:p w14:paraId="49293651" w14:textId="1D5B0E41" w:rsidR="00ED6FA2" w:rsidRPr="000F4EA8" w:rsidRDefault="00EB7CB7" w:rsidP="00A25F9E">
            <w:pPr>
              <w:autoSpaceDE/>
              <w:autoSpaceDN/>
              <w:adjustRightInd/>
              <w:spacing w:before="0" w:line="240" w:lineRule="auto"/>
              <w:ind w:left="-72"/>
              <w:rPr>
                <w:b/>
                <w:sz w:val="16"/>
                <w:szCs w:val="16"/>
              </w:rPr>
            </w:pPr>
            <w:r>
              <w:rPr>
                <w:position w:val="-1"/>
                <w:sz w:val="16"/>
                <w:szCs w:val="16"/>
              </w:rPr>
              <w:t>November</w:t>
            </w:r>
            <w:r w:rsidR="00A93CCA">
              <w:rPr>
                <w:position w:val="-1"/>
                <w:sz w:val="16"/>
                <w:szCs w:val="16"/>
              </w:rPr>
              <w:t xml:space="preserve"> 2025</w:t>
            </w:r>
          </w:p>
        </w:tc>
        <w:tc>
          <w:tcPr>
            <w:tcW w:w="3054" w:type="dxa"/>
            <w:gridSpan w:val="2"/>
            <w:vAlign w:val="center"/>
          </w:tcPr>
          <w:p w14:paraId="4D158FBA" w14:textId="77777777" w:rsidR="00ED6FA2" w:rsidRPr="00F029EB" w:rsidRDefault="00ED6FA2" w:rsidP="00A25F9E">
            <w:pPr>
              <w:autoSpaceDE/>
              <w:autoSpaceDN/>
              <w:adjustRightInd/>
              <w:spacing w:before="0" w:line="240" w:lineRule="auto"/>
              <w:ind w:left="-72"/>
              <w:rPr>
                <w:sz w:val="16"/>
                <w:szCs w:val="16"/>
              </w:rPr>
            </w:pPr>
          </w:p>
        </w:tc>
        <w:tc>
          <w:tcPr>
            <w:tcW w:w="715" w:type="dxa"/>
            <w:vAlign w:val="center"/>
          </w:tcPr>
          <w:p w14:paraId="4F37A54A" w14:textId="77777777" w:rsidR="00ED6FA2" w:rsidRPr="00F029EB" w:rsidRDefault="00ED6FA2" w:rsidP="00A25F9E">
            <w:pPr>
              <w:autoSpaceDE/>
              <w:autoSpaceDN/>
              <w:adjustRightInd/>
              <w:spacing w:before="0" w:line="240" w:lineRule="auto"/>
              <w:ind w:left="-72"/>
              <w:jc w:val="center"/>
              <w:rPr>
                <w:sz w:val="16"/>
                <w:szCs w:val="16"/>
              </w:rPr>
            </w:pPr>
          </w:p>
        </w:tc>
        <w:tc>
          <w:tcPr>
            <w:tcW w:w="1308" w:type="dxa"/>
            <w:gridSpan w:val="2"/>
            <w:vAlign w:val="center"/>
          </w:tcPr>
          <w:p w14:paraId="24CCF61B" w14:textId="77777777" w:rsidR="00ED6FA2" w:rsidRPr="00F029EB" w:rsidRDefault="00ED6FA2" w:rsidP="00A25F9E">
            <w:pPr>
              <w:autoSpaceDE/>
              <w:autoSpaceDN/>
              <w:adjustRightInd/>
              <w:spacing w:before="0" w:line="240" w:lineRule="auto"/>
              <w:ind w:left="-72"/>
              <w:jc w:val="center"/>
              <w:rPr>
                <w:sz w:val="16"/>
                <w:szCs w:val="16"/>
              </w:rPr>
            </w:pPr>
          </w:p>
        </w:tc>
      </w:tr>
    </w:tbl>
    <w:p w14:paraId="70030A44" w14:textId="77777777" w:rsidR="000D633A" w:rsidRDefault="000D633A" w:rsidP="009A6CD3">
      <w:pPr>
        <w:spacing w:before="0" w:line="240" w:lineRule="auto"/>
        <w:ind w:left="630" w:hanging="540"/>
        <w:rPr>
          <w:color w:val="auto"/>
          <w:sz w:val="16"/>
          <w:szCs w:val="16"/>
          <w:lang w:val="ru-RU"/>
        </w:rPr>
      </w:pPr>
    </w:p>
    <w:p w14:paraId="088816DD" w14:textId="0B239B21" w:rsidR="00181385" w:rsidRPr="009A6CD3" w:rsidRDefault="00181385" w:rsidP="009A6CD3">
      <w:pPr>
        <w:spacing w:before="0" w:line="240" w:lineRule="auto"/>
        <w:ind w:left="630" w:hanging="540"/>
        <w:rPr>
          <w:color w:val="auto"/>
          <w:sz w:val="16"/>
          <w:szCs w:val="16"/>
        </w:rPr>
      </w:pPr>
      <w:r w:rsidRPr="009A6CD3">
        <w:rPr>
          <w:color w:val="auto"/>
          <w:sz w:val="16"/>
          <w:szCs w:val="16"/>
        </w:rPr>
        <w:t>Note 1:</w:t>
      </w:r>
      <w:r w:rsidR="00A21FC0">
        <w:rPr>
          <w:color w:val="auto"/>
          <w:sz w:val="16"/>
          <w:szCs w:val="16"/>
        </w:rPr>
        <w:tab/>
      </w:r>
      <w:r w:rsidRPr="009A6CD3">
        <w:rPr>
          <w:color w:val="auto"/>
          <w:sz w:val="16"/>
          <w:szCs w:val="16"/>
        </w:rPr>
        <w:t xml:space="preserve">The most efficient way is single coat thick film. Check manufacturer’s recommendations. </w:t>
      </w:r>
    </w:p>
    <w:p w14:paraId="67E1D441" w14:textId="41AB9B4A" w:rsidR="00181385" w:rsidRPr="009A6CD3" w:rsidRDefault="00181385" w:rsidP="009A6CD3">
      <w:pPr>
        <w:spacing w:before="0" w:line="240" w:lineRule="auto"/>
        <w:ind w:left="630" w:hanging="540"/>
        <w:rPr>
          <w:color w:val="auto"/>
          <w:sz w:val="16"/>
          <w:szCs w:val="16"/>
        </w:rPr>
      </w:pPr>
      <w:r w:rsidRPr="009A6CD3">
        <w:rPr>
          <w:color w:val="auto"/>
          <w:sz w:val="16"/>
          <w:szCs w:val="16"/>
        </w:rPr>
        <w:t>Note 2</w:t>
      </w:r>
      <w:proofErr w:type="gramStart"/>
      <w:r w:rsidRPr="009A6CD3">
        <w:rPr>
          <w:color w:val="auto"/>
          <w:sz w:val="16"/>
          <w:szCs w:val="16"/>
        </w:rPr>
        <w:t xml:space="preserve">: </w:t>
      </w:r>
      <w:r w:rsidR="00A21FC0">
        <w:rPr>
          <w:color w:val="auto"/>
          <w:sz w:val="16"/>
          <w:szCs w:val="16"/>
        </w:rPr>
        <w:tab/>
      </w:r>
      <w:r w:rsidRPr="009A6CD3">
        <w:rPr>
          <w:color w:val="auto"/>
          <w:sz w:val="16"/>
          <w:szCs w:val="16"/>
        </w:rPr>
        <w:t>Consult</w:t>
      </w:r>
      <w:proofErr w:type="gramEnd"/>
      <w:r w:rsidRPr="009A6CD3">
        <w:rPr>
          <w:color w:val="auto"/>
          <w:sz w:val="16"/>
          <w:szCs w:val="16"/>
        </w:rPr>
        <w:t xml:space="preserve"> TCO coating expert if seam sealant, putty or pit filler is required </w:t>
      </w:r>
    </w:p>
    <w:p w14:paraId="5D98B5C0" w14:textId="6F71500E" w:rsidR="00181385" w:rsidRPr="009A6CD3" w:rsidRDefault="00181385" w:rsidP="009A6CD3">
      <w:pPr>
        <w:spacing w:before="0" w:line="240" w:lineRule="auto"/>
        <w:ind w:left="630" w:hanging="540"/>
        <w:rPr>
          <w:color w:val="auto"/>
          <w:sz w:val="16"/>
          <w:szCs w:val="16"/>
        </w:rPr>
      </w:pPr>
      <w:r w:rsidRPr="009A6CD3">
        <w:rPr>
          <w:color w:val="auto"/>
          <w:sz w:val="16"/>
          <w:szCs w:val="16"/>
        </w:rPr>
        <w:t>Note 3</w:t>
      </w:r>
      <w:proofErr w:type="gramStart"/>
      <w:r w:rsidRPr="009A6CD3">
        <w:rPr>
          <w:color w:val="auto"/>
          <w:sz w:val="16"/>
          <w:szCs w:val="16"/>
        </w:rPr>
        <w:t xml:space="preserve">: </w:t>
      </w:r>
      <w:r w:rsidR="00A21FC0">
        <w:rPr>
          <w:color w:val="auto"/>
          <w:sz w:val="16"/>
          <w:szCs w:val="16"/>
        </w:rPr>
        <w:tab/>
      </w:r>
      <w:r w:rsidRPr="009A6CD3">
        <w:rPr>
          <w:color w:val="auto"/>
          <w:sz w:val="16"/>
          <w:szCs w:val="16"/>
        </w:rPr>
        <w:t>*</w:t>
      </w:r>
      <w:proofErr w:type="gramEnd"/>
      <w:r w:rsidRPr="009A6CD3">
        <w:rPr>
          <w:color w:val="auto"/>
          <w:sz w:val="16"/>
          <w:szCs w:val="16"/>
        </w:rPr>
        <w:t>Excluding 4500FS.</w:t>
      </w:r>
    </w:p>
    <w:p w14:paraId="3631DFD4" w14:textId="77777777" w:rsidR="00A25F9E" w:rsidRPr="001D3869" w:rsidRDefault="00A25F9E" w:rsidP="00A25F9E">
      <w:pPr>
        <w:widowControl w:val="0"/>
        <w:tabs>
          <w:tab w:val="left" w:pos="6804"/>
        </w:tabs>
        <w:spacing w:line="240" w:lineRule="auto"/>
        <w:ind w:left="-142" w:right="2223"/>
        <w:contextualSpacing/>
        <w:rPr>
          <w:sz w:val="20"/>
          <w:szCs w:val="20"/>
        </w:rPr>
      </w:pPr>
    </w:p>
    <w:p w14:paraId="32648D53" w14:textId="77777777" w:rsidR="00A25F9E" w:rsidRPr="001D3869" w:rsidRDefault="00A25F9E" w:rsidP="00A25F9E">
      <w:pPr>
        <w:tabs>
          <w:tab w:val="left" w:pos="3225"/>
        </w:tabs>
        <w:rPr>
          <w:sz w:val="20"/>
          <w:szCs w:val="20"/>
        </w:rPr>
      </w:pPr>
      <w:r w:rsidRPr="001D3869">
        <w:rPr>
          <w:sz w:val="20"/>
          <w:szCs w:val="20"/>
        </w:rPr>
        <w:br w:type="page"/>
      </w:r>
    </w:p>
    <w:tbl>
      <w:tblPr>
        <w:tblW w:w="9855" w:type="dxa"/>
        <w:jc w:val="center"/>
        <w:tblLayout w:type="fixed"/>
        <w:tblLook w:val="01E0" w:firstRow="1" w:lastRow="1" w:firstColumn="1" w:lastColumn="1" w:noHBand="0" w:noVBand="0"/>
      </w:tblPr>
      <w:tblGrid>
        <w:gridCol w:w="1170"/>
        <w:gridCol w:w="270"/>
        <w:gridCol w:w="453"/>
        <w:gridCol w:w="2855"/>
        <w:gridCol w:w="990"/>
        <w:gridCol w:w="1981"/>
        <w:gridCol w:w="971"/>
        <w:gridCol w:w="1140"/>
        <w:gridCol w:w="25"/>
      </w:tblGrid>
      <w:tr w:rsidR="00A25F9E" w:rsidRPr="001D3869" w14:paraId="345DFAC8" w14:textId="77777777" w:rsidTr="00A25F9E">
        <w:trPr>
          <w:trHeight w:val="360"/>
          <w:jc w:val="center"/>
        </w:trPr>
        <w:tc>
          <w:tcPr>
            <w:tcW w:w="9855" w:type="dxa"/>
            <w:gridSpan w:val="9"/>
            <w:tcBorders>
              <w:top w:val="single" w:sz="6" w:space="0" w:color="auto"/>
              <w:bottom w:val="single" w:sz="12" w:space="0" w:color="auto"/>
            </w:tcBorders>
            <w:shd w:val="clear" w:color="auto" w:fill="FFFFFF"/>
            <w:vAlign w:val="center"/>
          </w:tcPr>
          <w:p w14:paraId="568E83AA" w14:textId="77777777" w:rsidR="00A25F9E" w:rsidRPr="001D3869" w:rsidRDefault="00A25F9E" w:rsidP="00A25F9E">
            <w:pPr>
              <w:ind w:right="-72"/>
              <w:jc w:val="right"/>
              <w:rPr>
                <w:b/>
                <w:i/>
                <w:color w:val="auto"/>
              </w:rPr>
            </w:pPr>
            <w:r w:rsidRPr="001D3869">
              <w:rPr>
                <w:b/>
                <w:i/>
                <w:color w:val="auto"/>
              </w:rPr>
              <w:lastRenderedPageBreak/>
              <w:t xml:space="preserve">Thick Film </w:t>
            </w:r>
            <w:r>
              <w:rPr>
                <w:b/>
                <w:i/>
                <w:color w:val="auto"/>
              </w:rPr>
              <w:t>Linings</w:t>
            </w:r>
            <w:r w:rsidRPr="001D3869">
              <w:rPr>
                <w:b/>
                <w:i/>
                <w:color w:val="auto"/>
              </w:rPr>
              <w:t xml:space="preserve"> for Immersion Service</w:t>
            </w:r>
          </w:p>
        </w:tc>
      </w:tr>
      <w:tr w:rsidR="00A25F9E" w:rsidRPr="001D3869" w14:paraId="0BC90464" w14:textId="77777777" w:rsidTr="00A25F9E">
        <w:trPr>
          <w:trHeight w:val="360"/>
          <w:jc w:val="center"/>
        </w:trPr>
        <w:tc>
          <w:tcPr>
            <w:tcW w:w="7719" w:type="dxa"/>
            <w:gridSpan w:val="6"/>
            <w:tcBorders>
              <w:top w:val="single" w:sz="12" w:space="0" w:color="auto"/>
              <w:left w:val="single" w:sz="12" w:space="0" w:color="auto"/>
              <w:bottom w:val="single" w:sz="12" w:space="0" w:color="auto"/>
            </w:tcBorders>
            <w:vAlign w:val="center"/>
          </w:tcPr>
          <w:p w14:paraId="146AA553"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Thick Film </w:t>
            </w:r>
            <w:r w:rsidRPr="006066C4">
              <w:rPr>
                <w:b/>
                <w:sz w:val="20"/>
                <w:szCs w:val="20"/>
              </w:rPr>
              <w:t>Linings</w:t>
            </w:r>
            <w:r w:rsidRPr="001D3869">
              <w:rPr>
                <w:b/>
                <w:sz w:val="20"/>
                <w:szCs w:val="20"/>
              </w:rPr>
              <w:t xml:space="preserve"> for Fuel (Low Aromatic) Immersion Service</w:t>
            </w:r>
          </w:p>
        </w:tc>
        <w:tc>
          <w:tcPr>
            <w:tcW w:w="2136" w:type="dxa"/>
            <w:gridSpan w:val="3"/>
            <w:tcBorders>
              <w:top w:val="single" w:sz="12" w:space="0" w:color="auto"/>
              <w:bottom w:val="single" w:sz="12" w:space="0" w:color="auto"/>
              <w:right w:val="single" w:sz="12" w:space="0" w:color="auto"/>
            </w:tcBorders>
            <w:shd w:val="clear" w:color="auto" w:fill="000000"/>
            <w:vAlign w:val="center"/>
          </w:tcPr>
          <w:p w14:paraId="5A550C62"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9.7</w:t>
            </w:r>
          </w:p>
        </w:tc>
      </w:tr>
      <w:tr w:rsidR="00A25F9E" w:rsidRPr="001D3869" w14:paraId="5D0C4012" w14:textId="77777777" w:rsidTr="00A25F9E">
        <w:trPr>
          <w:cantSplit/>
          <w:trHeight w:val="288"/>
          <w:jc w:val="center"/>
        </w:trPr>
        <w:tc>
          <w:tcPr>
            <w:tcW w:w="1440" w:type="dxa"/>
            <w:gridSpan w:val="2"/>
            <w:tcBorders>
              <w:top w:val="single" w:sz="12" w:space="0" w:color="auto"/>
            </w:tcBorders>
          </w:tcPr>
          <w:p w14:paraId="39BA1C50"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308" w:type="dxa"/>
            <w:gridSpan w:val="2"/>
            <w:tcBorders>
              <w:top w:val="single" w:sz="12" w:space="0" w:color="auto"/>
            </w:tcBorders>
          </w:tcPr>
          <w:p w14:paraId="195BCD0D" w14:textId="77777777" w:rsidR="00A21FC0" w:rsidRPr="00A21FC0" w:rsidRDefault="00A21FC0" w:rsidP="00A21FC0">
            <w:pPr>
              <w:autoSpaceDE/>
              <w:autoSpaceDN/>
              <w:adjustRightInd/>
              <w:spacing w:before="0" w:line="240" w:lineRule="auto"/>
              <w:ind w:left="-72" w:right="-103"/>
              <w:rPr>
                <w:sz w:val="16"/>
                <w:szCs w:val="16"/>
              </w:rPr>
            </w:pPr>
            <w:r w:rsidRPr="00A21FC0">
              <w:rPr>
                <w:sz w:val="16"/>
                <w:szCs w:val="16"/>
              </w:rPr>
              <w:t>SSPC-SP1/SP5(NACENo.</w:t>
            </w:r>
            <w:proofErr w:type="gramStart"/>
            <w:r w:rsidRPr="00A21FC0">
              <w:rPr>
                <w:sz w:val="16"/>
                <w:szCs w:val="16"/>
              </w:rPr>
              <w:t>1)(</w:t>
            </w:r>
            <w:proofErr w:type="gramEnd"/>
            <w:r w:rsidRPr="00A21FC0">
              <w:rPr>
                <w:sz w:val="16"/>
                <w:szCs w:val="16"/>
              </w:rPr>
              <w:t>SA3)</w:t>
            </w:r>
          </w:p>
          <w:p w14:paraId="3E9A628D" w14:textId="5D825833" w:rsidR="00A25F9E" w:rsidRPr="003B2DEF" w:rsidRDefault="00A21FC0" w:rsidP="00A21FC0">
            <w:pPr>
              <w:autoSpaceDE/>
              <w:autoSpaceDN/>
              <w:adjustRightInd/>
              <w:spacing w:before="0" w:line="240" w:lineRule="auto"/>
              <w:ind w:left="-72" w:right="-103"/>
              <w:rPr>
                <w:sz w:val="16"/>
                <w:szCs w:val="16"/>
              </w:rPr>
            </w:pPr>
            <w:r w:rsidRPr="00A21FC0">
              <w:rPr>
                <w:sz w:val="16"/>
                <w:szCs w:val="16"/>
              </w:rPr>
              <w:t>White metal blast cleanliness.</w:t>
            </w:r>
          </w:p>
        </w:tc>
        <w:tc>
          <w:tcPr>
            <w:tcW w:w="990" w:type="dxa"/>
            <w:tcBorders>
              <w:top w:val="single" w:sz="12" w:space="0" w:color="auto"/>
            </w:tcBorders>
          </w:tcPr>
          <w:p w14:paraId="43C38A59"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117" w:type="dxa"/>
            <w:gridSpan w:val="4"/>
            <w:vMerge w:val="restart"/>
            <w:tcBorders>
              <w:top w:val="single" w:sz="12" w:space="0" w:color="auto"/>
            </w:tcBorders>
          </w:tcPr>
          <w:p w14:paraId="3F9F4AFA"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6E39BFB6" w14:textId="77777777" w:rsidTr="00A25F9E">
        <w:trPr>
          <w:cantSplit/>
          <w:trHeight w:val="288"/>
          <w:jc w:val="center"/>
        </w:trPr>
        <w:tc>
          <w:tcPr>
            <w:tcW w:w="1440" w:type="dxa"/>
            <w:gridSpan w:val="2"/>
          </w:tcPr>
          <w:p w14:paraId="3A02D7EB"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308" w:type="dxa"/>
            <w:gridSpan w:val="2"/>
          </w:tcPr>
          <w:p w14:paraId="1A2222FF"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2AA55533" w14:textId="77777777" w:rsidR="00A25F9E" w:rsidRPr="001D3869" w:rsidRDefault="00A25F9E" w:rsidP="00A25F9E">
            <w:pPr>
              <w:jc w:val="right"/>
              <w:rPr>
                <w:b/>
                <w:sz w:val="16"/>
                <w:szCs w:val="16"/>
              </w:rPr>
            </w:pPr>
          </w:p>
        </w:tc>
        <w:tc>
          <w:tcPr>
            <w:tcW w:w="4117" w:type="dxa"/>
            <w:gridSpan w:val="4"/>
            <w:vMerge/>
            <w:vAlign w:val="center"/>
          </w:tcPr>
          <w:p w14:paraId="23C240B9" w14:textId="77777777" w:rsidR="00A25F9E" w:rsidRPr="001D3869" w:rsidRDefault="00A25F9E" w:rsidP="00A25F9E"/>
        </w:tc>
      </w:tr>
      <w:tr w:rsidR="00A25F9E" w:rsidRPr="001D3869" w14:paraId="0902EB3C" w14:textId="77777777" w:rsidTr="00A25F9E">
        <w:trPr>
          <w:cantSplit/>
          <w:trHeight w:val="288"/>
          <w:jc w:val="center"/>
        </w:trPr>
        <w:tc>
          <w:tcPr>
            <w:tcW w:w="1440" w:type="dxa"/>
            <w:gridSpan w:val="2"/>
            <w:tcBorders>
              <w:bottom w:val="single" w:sz="12" w:space="0" w:color="auto"/>
            </w:tcBorders>
          </w:tcPr>
          <w:p w14:paraId="387CA666"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308" w:type="dxa"/>
            <w:gridSpan w:val="2"/>
            <w:tcBorders>
              <w:bottom w:val="single" w:sz="12" w:space="0" w:color="auto"/>
            </w:tcBorders>
          </w:tcPr>
          <w:p w14:paraId="21086582"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0.</w:t>
            </w:r>
            <w:r>
              <w:rPr>
                <w:color w:val="auto"/>
                <w:sz w:val="16"/>
                <w:szCs w:val="16"/>
              </w:rPr>
              <w:t>635</w:t>
            </w:r>
            <w:r w:rsidRPr="003B2DEF">
              <w:rPr>
                <w:color w:val="auto"/>
                <w:sz w:val="16"/>
                <w:szCs w:val="16"/>
              </w:rPr>
              <w:t xml:space="preserve"> – </w:t>
            </w:r>
            <w:r>
              <w:rPr>
                <w:color w:val="auto"/>
                <w:sz w:val="16"/>
                <w:szCs w:val="16"/>
              </w:rPr>
              <w:t>1</w:t>
            </w:r>
            <w:r w:rsidRPr="003B2DEF">
              <w:rPr>
                <w:color w:val="auto"/>
                <w:sz w:val="16"/>
                <w:szCs w:val="16"/>
              </w:rPr>
              <w:t>.</w:t>
            </w:r>
            <w:r>
              <w:rPr>
                <w:color w:val="auto"/>
                <w:sz w:val="16"/>
                <w:szCs w:val="16"/>
              </w:rPr>
              <w:t>270</w:t>
            </w:r>
            <w:r w:rsidRPr="003B2DEF">
              <w:rPr>
                <w:color w:val="auto"/>
                <w:sz w:val="16"/>
                <w:szCs w:val="16"/>
              </w:rPr>
              <w:t xml:space="preserve"> mm. (</w:t>
            </w:r>
            <w:r>
              <w:rPr>
                <w:color w:val="auto"/>
                <w:sz w:val="16"/>
                <w:szCs w:val="16"/>
              </w:rPr>
              <w:t>25</w:t>
            </w:r>
            <w:r w:rsidRPr="003B2DEF">
              <w:rPr>
                <w:color w:val="auto"/>
                <w:sz w:val="16"/>
                <w:szCs w:val="16"/>
              </w:rPr>
              <w:t xml:space="preserve">.0 - </w:t>
            </w:r>
            <w:r>
              <w:rPr>
                <w:color w:val="auto"/>
                <w:sz w:val="16"/>
                <w:szCs w:val="16"/>
              </w:rPr>
              <w:t>50</w:t>
            </w:r>
            <w:r w:rsidRPr="003B2DEF">
              <w:rPr>
                <w:color w:val="auto"/>
                <w:sz w:val="16"/>
                <w:szCs w:val="16"/>
              </w:rPr>
              <w:t>.0 mils)</w:t>
            </w:r>
          </w:p>
          <w:p w14:paraId="5A2AE685" w14:textId="65277B67"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(sprayable), </w:t>
            </w:r>
            <w:ins w:id="1358" w:author="Kurmanov, Aidyn [STAMGazStroy LLP]" w:date="2025-12-11T15:33:00Z" w16du:dateUtc="2025-12-11T10:33:00Z">
              <w:r w:rsidR="001A1192" w:rsidRPr="001A20CC">
                <w:rPr>
                  <w:color w:val="auto"/>
                  <w:sz w:val="16"/>
                  <w:szCs w:val="16"/>
                </w:rPr>
                <w:t>2</w:t>
              </w:r>
              <w:r w:rsidR="001A1192">
                <w:rPr>
                  <w:color w:val="auto"/>
                  <w:sz w:val="16"/>
                  <w:szCs w:val="16"/>
                </w:rPr>
                <w:t>.</w:t>
              </w:r>
              <w:r w:rsidR="001A1192" w:rsidRPr="001A20CC">
                <w:rPr>
                  <w:color w:val="auto"/>
                  <w:sz w:val="16"/>
                  <w:szCs w:val="16"/>
                </w:rPr>
                <w:t xml:space="preserve">032 </w:t>
              </w:r>
              <w:r w:rsidR="001A1192">
                <w:rPr>
                  <w:color w:val="auto"/>
                  <w:sz w:val="16"/>
                  <w:szCs w:val="16"/>
                </w:rPr>
                <w:t>mm</w:t>
              </w:r>
              <w:r w:rsidR="001A1192" w:rsidRPr="001A20CC">
                <w:rPr>
                  <w:color w:val="auto"/>
                  <w:sz w:val="16"/>
                  <w:szCs w:val="16"/>
                </w:rPr>
                <w:t xml:space="preserve"> (80.0 </w:t>
              </w:r>
              <w:proofErr w:type="spellStart"/>
              <w:proofErr w:type="gramStart"/>
              <w:r w:rsidR="001A1192" w:rsidRPr="001A20CC">
                <w:rPr>
                  <w:color w:val="auto"/>
                  <w:sz w:val="16"/>
                  <w:szCs w:val="16"/>
                </w:rPr>
                <w:t>mils</w:t>
              </w:r>
              <w:proofErr w:type="spellEnd"/>
              <w:r w:rsidR="001A1192" w:rsidRPr="001A20CC">
                <w:rPr>
                  <w:color w:val="auto"/>
                  <w:sz w:val="16"/>
                  <w:szCs w:val="16"/>
                </w:rPr>
                <w:t xml:space="preserve"> )</w:t>
              </w:r>
            </w:ins>
            <w:proofErr w:type="gramEnd"/>
            <w:del w:id="1359" w:author="Kurmanov, Aidyn [STAMGazStroy LLP]" w:date="2025-12-11T15:33:00Z" w16du:dateUtc="2025-12-11T10:33:00Z">
              <w:r w:rsidRPr="001A20CC">
                <w:rPr>
                  <w:color w:val="auto"/>
                  <w:sz w:val="16"/>
                  <w:szCs w:val="16"/>
                </w:rPr>
                <w:delText>80.0 mils (2032 um)</w:delText>
              </w:r>
            </w:del>
            <w:r w:rsidRPr="001A20CC">
              <w:rPr>
                <w:color w:val="auto"/>
                <w:sz w:val="16"/>
                <w:szCs w:val="16"/>
              </w:rPr>
              <w:t xml:space="preserve"> (min) (</w:t>
            </w:r>
            <w:proofErr w:type="spellStart"/>
            <w:r w:rsidRPr="001A20CC">
              <w:rPr>
                <w:color w:val="auto"/>
                <w:sz w:val="16"/>
                <w:szCs w:val="16"/>
              </w:rPr>
              <w:t>trowelable</w:t>
            </w:r>
            <w:proofErr w:type="spellEnd"/>
            <w:r w:rsidRPr="001A20CC">
              <w:rPr>
                <w:color w:val="auto"/>
                <w:sz w:val="16"/>
                <w:szCs w:val="16"/>
              </w:rPr>
              <w:t>)</w:t>
            </w:r>
          </w:p>
          <w:p w14:paraId="3ADA624B" w14:textId="77777777"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(See manufacturer’s data sheets for min/max </w:t>
            </w:r>
            <w:proofErr w:type="gramStart"/>
            <w:r w:rsidRPr="001A20CC">
              <w:rPr>
                <w:color w:val="auto"/>
                <w:sz w:val="16"/>
                <w:szCs w:val="16"/>
              </w:rPr>
              <w:t>thicknesses</w:t>
            </w:r>
            <w:proofErr w:type="gramEnd"/>
            <w:r w:rsidRPr="001A20CC">
              <w:rPr>
                <w:color w:val="auto"/>
                <w:sz w:val="16"/>
                <w:szCs w:val="16"/>
              </w:rPr>
              <w:t xml:space="preserve"> per coat.)</w:t>
            </w:r>
          </w:p>
        </w:tc>
        <w:tc>
          <w:tcPr>
            <w:tcW w:w="990" w:type="dxa"/>
            <w:tcBorders>
              <w:bottom w:val="single" w:sz="12" w:space="0" w:color="auto"/>
            </w:tcBorders>
          </w:tcPr>
          <w:p w14:paraId="66F9B940" w14:textId="77777777" w:rsidR="00A25F9E" w:rsidRPr="001D3869" w:rsidRDefault="00A25F9E" w:rsidP="00A25F9E">
            <w:pPr>
              <w:jc w:val="right"/>
              <w:rPr>
                <w:b/>
                <w:sz w:val="16"/>
                <w:szCs w:val="16"/>
              </w:rPr>
            </w:pPr>
          </w:p>
        </w:tc>
        <w:tc>
          <w:tcPr>
            <w:tcW w:w="4117" w:type="dxa"/>
            <w:gridSpan w:val="4"/>
            <w:vMerge/>
            <w:tcBorders>
              <w:bottom w:val="single" w:sz="12" w:space="0" w:color="auto"/>
            </w:tcBorders>
            <w:vAlign w:val="center"/>
          </w:tcPr>
          <w:p w14:paraId="1544BC92" w14:textId="77777777" w:rsidR="00A25F9E" w:rsidRPr="001D3869" w:rsidRDefault="00A25F9E" w:rsidP="00A25F9E"/>
        </w:tc>
      </w:tr>
      <w:tr w:rsidR="00A25F9E" w:rsidRPr="001D3869" w14:paraId="78B18B38" w14:textId="77777777" w:rsidTr="00A25F9E">
        <w:trPr>
          <w:trHeight w:val="360"/>
          <w:jc w:val="center"/>
        </w:trPr>
        <w:tc>
          <w:tcPr>
            <w:tcW w:w="1893" w:type="dxa"/>
            <w:gridSpan w:val="3"/>
            <w:tcBorders>
              <w:top w:val="single" w:sz="12" w:space="0" w:color="auto"/>
              <w:left w:val="single" w:sz="12" w:space="0" w:color="auto"/>
              <w:bottom w:val="single" w:sz="12" w:space="0" w:color="auto"/>
            </w:tcBorders>
            <w:shd w:val="clear" w:color="auto" w:fill="000000"/>
            <w:vAlign w:val="center"/>
          </w:tcPr>
          <w:p w14:paraId="50070721"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55" w:type="dxa"/>
            <w:tcBorders>
              <w:top w:val="single" w:sz="12" w:space="0" w:color="auto"/>
              <w:bottom w:val="single" w:sz="12" w:space="0" w:color="auto"/>
            </w:tcBorders>
            <w:shd w:val="clear" w:color="auto" w:fill="000000"/>
            <w:vAlign w:val="center"/>
          </w:tcPr>
          <w:p w14:paraId="38A96EE1"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971" w:type="dxa"/>
            <w:gridSpan w:val="2"/>
            <w:tcBorders>
              <w:top w:val="single" w:sz="12" w:space="0" w:color="auto"/>
              <w:bottom w:val="single" w:sz="12" w:space="0" w:color="auto"/>
            </w:tcBorders>
            <w:shd w:val="clear" w:color="auto" w:fill="000000"/>
            <w:vAlign w:val="center"/>
          </w:tcPr>
          <w:p w14:paraId="570F8B2C"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0A5B043C"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165" w:type="dxa"/>
            <w:gridSpan w:val="2"/>
            <w:tcBorders>
              <w:top w:val="single" w:sz="12" w:space="0" w:color="auto"/>
              <w:bottom w:val="single" w:sz="12" w:space="0" w:color="auto"/>
              <w:right w:val="single" w:sz="12" w:space="0" w:color="auto"/>
            </w:tcBorders>
            <w:shd w:val="clear" w:color="auto" w:fill="000000"/>
            <w:vAlign w:val="center"/>
          </w:tcPr>
          <w:p w14:paraId="60BE1ED4"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1F669622" w14:textId="77777777" w:rsidTr="00A25F9E">
        <w:trPr>
          <w:trHeight w:val="288"/>
          <w:jc w:val="center"/>
        </w:trPr>
        <w:tc>
          <w:tcPr>
            <w:tcW w:w="1893" w:type="dxa"/>
            <w:gridSpan w:val="3"/>
            <w:vAlign w:val="center"/>
          </w:tcPr>
          <w:p w14:paraId="4E36EC3D" w14:textId="3D0184C1" w:rsidR="00A25F9E" w:rsidRPr="001D3869" w:rsidRDefault="00A25F9E" w:rsidP="00A25F9E">
            <w:pPr>
              <w:autoSpaceDE/>
              <w:autoSpaceDN/>
              <w:adjustRightInd/>
              <w:spacing w:before="0" w:line="240" w:lineRule="auto"/>
              <w:ind w:left="0"/>
              <w:rPr>
                <w:b/>
                <w:sz w:val="16"/>
                <w:szCs w:val="16"/>
              </w:rPr>
            </w:pPr>
            <w:r>
              <w:rPr>
                <w:b/>
                <w:sz w:val="16"/>
                <w:szCs w:val="16"/>
              </w:rPr>
              <w:t>SINGLE</w:t>
            </w:r>
            <w:r w:rsidR="005F28DE">
              <w:rPr>
                <w:b/>
                <w:sz w:val="16"/>
                <w:szCs w:val="16"/>
              </w:rPr>
              <w:t xml:space="preserve"> </w:t>
            </w:r>
            <w:r w:rsidRPr="001D3869">
              <w:rPr>
                <w:b/>
                <w:sz w:val="16"/>
                <w:szCs w:val="16"/>
              </w:rPr>
              <w:t>COAT</w:t>
            </w:r>
          </w:p>
        </w:tc>
        <w:tc>
          <w:tcPr>
            <w:tcW w:w="2855" w:type="dxa"/>
            <w:vAlign w:val="center"/>
          </w:tcPr>
          <w:p w14:paraId="2C11B49B"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2971" w:type="dxa"/>
            <w:gridSpan w:val="2"/>
            <w:vAlign w:val="center"/>
          </w:tcPr>
          <w:p w14:paraId="3E4A6CFC" w14:textId="55FA9C9B" w:rsidR="00A25F9E" w:rsidRPr="00EB7CB7" w:rsidRDefault="00A25F9E" w:rsidP="00A25F9E">
            <w:pPr>
              <w:autoSpaceDE/>
              <w:autoSpaceDN/>
              <w:adjustRightInd/>
              <w:spacing w:before="0" w:line="240" w:lineRule="auto"/>
              <w:ind w:left="0"/>
              <w:rPr>
                <w:sz w:val="16"/>
                <w:szCs w:val="16"/>
              </w:rPr>
            </w:pPr>
            <w:proofErr w:type="spellStart"/>
            <w:r w:rsidRPr="00EB7CB7">
              <w:rPr>
                <w:sz w:val="16"/>
                <w:szCs w:val="16"/>
              </w:rPr>
              <w:t>Plasite</w:t>
            </w:r>
            <w:proofErr w:type="spellEnd"/>
            <w:r w:rsidRPr="00EB7CB7">
              <w:rPr>
                <w:sz w:val="16"/>
                <w:szCs w:val="16"/>
              </w:rPr>
              <w:t xml:space="preserve"> 4550 Series</w:t>
            </w:r>
            <w:r w:rsidR="00954437" w:rsidRPr="00EB7CB7">
              <w:rPr>
                <w:sz w:val="16"/>
                <w:szCs w:val="16"/>
              </w:rPr>
              <w:t>*</w:t>
            </w:r>
          </w:p>
        </w:tc>
        <w:tc>
          <w:tcPr>
            <w:tcW w:w="971" w:type="dxa"/>
            <w:vAlign w:val="center"/>
          </w:tcPr>
          <w:p w14:paraId="4843CEBF" w14:textId="42A44EAD" w:rsidR="00A25F9E" w:rsidRPr="001D3869" w:rsidRDefault="00F91512" w:rsidP="00A25F9E">
            <w:pPr>
              <w:autoSpaceDE/>
              <w:autoSpaceDN/>
              <w:adjustRightInd/>
              <w:spacing w:before="0" w:line="240" w:lineRule="auto"/>
              <w:ind w:left="0"/>
              <w:jc w:val="center"/>
              <w:rPr>
                <w:sz w:val="16"/>
                <w:szCs w:val="16"/>
              </w:rPr>
            </w:pPr>
            <w:r>
              <w:rPr>
                <w:sz w:val="16"/>
                <w:szCs w:val="16"/>
              </w:rPr>
              <w:t>0</w:t>
            </w:r>
          </w:p>
        </w:tc>
        <w:tc>
          <w:tcPr>
            <w:tcW w:w="1165" w:type="dxa"/>
            <w:gridSpan w:val="2"/>
            <w:vAlign w:val="center"/>
          </w:tcPr>
          <w:p w14:paraId="6C5F4F00" w14:textId="77777777" w:rsidR="00A25F9E" w:rsidRPr="001D3869" w:rsidRDefault="00A25F9E" w:rsidP="00A25F9E">
            <w:pPr>
              <w:autoSpaceDE/>
              <w:autoSpaceDN/>
              <w:adjustRightInd/>
              <w:spacing w:before="0" w:line="240" w:lineRule="auto"/>
              <w:ind w:left="0"/>
              <w:rPr>
                <w:sz w:val="16"/>
                <w:szCs w:val="16"/>
              </w:rPr>
            </w:pPr>
            <w:r>
              <w:rPr>
                <w:sz w:val="16"/>
                <w:szCs w:val="16"/>
              </w:rPr>
              <w:t>66</w:t>
            </w:r>
            <w:r w:rsidRPr="001D3869">
              <w:rPr>
                <w:sz w:val="16"/>
                <w:szCs w:val="16"/>
              </w:rPr>
              <w:t>°</w:t>
            </w:r>
            <w:r>
              <w:rPr>
                <w:sz w:val="16"/>
                <w:szCs w:val="16"/>
              </w:rPr>
              <w:t>C (150</w:t>
            </w:r>
            <w:r w:rsidRPr="001D3869">
              <w:rPr>
                <w:sz w:val="16"/>
                <w:szCs w:val="16"/>
              </w:rPr>
              <w:t>°F</w:t>
            </w:r>
            <w:r>
              <w:rPr>
                <w:sz w:val="16"/>
                <w:szCs w:val="16"/>
              </w:rPr>
              <w:t>)</w:t>
            </w:r>
          </w:p>
        </w:tc>
      </w:tr>
      <w:tr w:rsidR="00F62E97" w:rsidRPr="001D3869" w14:paraId="2FC01B6E" w14:textId="77777777" w:rsidTr="00A25F9E">
        <w:trPr>
          <w:trHeight w:val="288"/>
          <w:jc w:val="center"/>
        </w:trPr>
        <w:tc>
          <w:tcPr>
            <w:tcW w:w="1893" w:type="dxa"/>
            <w:gridSpan w:val="3"/>
            <w:vAlign w:val="center"/>
          </w:tcPr>
          <w:p w14:paraId="57AC95ED" w14:textId="77777777" w:rsidR="00F62E97" w:rsidRDefault="00F62E97" w:rsidP="00A25F9E">
            <w:pPr>
              <w:autoSpaceDE/>
              <w:autoSpaceDN/>
              <w:adjustRightInd/>
              <w:spacing w:before="0" w:line="240" w:lineRule="auto"/>
              <w:ind w:left="0"/>
              <w:rPr>
                <w:b/>
                <w:sz w:val="16"/>
                <w:szCs w:val="16"/>
              </w:rPr>
            </w:pPr>
          </w:p>
        </w:tc>
        <w:tc>
          <w:tcPr>
            <w:tcW w:w="2855" w:type="dxa"/>
            <w:vAlign w:val="center"/>
          </w:tcPr>
          <w:p w14:paraId="13008635" w14:textId="37E3952E" w:rsidR="00F62E97" w:rsidRPr="001D3869" w:rsidRDefault="00F62E97" w:rsidP="00A25F9E">
            <w:pPr>
              <w:autoSpaceDE/>
              <w:autoSpaceDN/>
              <w:adjustRightInd/>
              <w:spacing w:before="0" w:line="240" w:lineRule="auto"/>
              <w:ind w:left="0"/>
              <w:rPr>
                <w:sz w:val="16"/>
                <w:szCs w:val="16"/>
              </w:rPr>
            </w:pPr>
            <w:proofErr w:type="spellStart"/>
            <w:r>
              <w:rPr>
                <w:sz w:val="16"/>
                <w:szCs w:val="16"/>
              </w:rPr>
              <w:t>Corrocoat</w:t>
            </w:r>
            <w:proofErr w:type="spellEnd"/>
          </w:p>
        </w:tc>
        <w:tc>
          <w:tcPr>
            <w:tcW w:w="2971" w:type="dxa"/>
            <w:gridSpan w:val="2"/>
            <w:vAlign w:val="center"/>
          </w:tcPr>
          <w:p w14:paraId="16296251" w14:textId="090229D7" w:rsidR="00F62E97" w:rsidRPr="00EB7CB7" w:rsidRDefault="00F62E97" w:rsidP="00F62E97">
            <w:pPr>
              <w:autoSpaceDE/>
              <w:autoSpaceDN/>
              <w:adjustRightInd/>
              <w:spacing w:before="0" w:line="240" w:lineRule="auto"/>
              <w:ind w:left="0"/>
              <w:rPr>
                <w:sz w:val="16"/>
                <w:szCs w:val="16"/>
              </w:rPr>
            </w:pPr>
            <w:r w:rsidRPr="00EB7CB7">
              <w:rPr>
                <w:sz w:val="16"/>
                <w:szCs w:val="16"/>
              </w:rPr>
              <w:t>Zip E**</w:t>
            </w:r>
          </w:p>
        </w:tc>
        <w:tc>
          <w:tcPr>
            <w:tcW w:w="971" w:type="dxa"/>
            <w:vAlign w:val="center"/>
          </w:tcPr>
          <w:p w14:paraId="4CAD86B5" w14:textId="68226C3A" w:rsidR="00F62E97" w:rsidRPr="00F62E97" w:rsidRDefault="00F62E97" w:rsidP="00A25F9E">
            <w:pPr>
              <w:autoSpaceDE/>
              <w:autoSpaceDN/>
              <w:adjustRightInd/>
              <w:spacing w:before="0" w:line="240" w:lineRule="auto"/>
              <w:ind w:left="0"/>
              <w:jc w:val="center"/>
              <w:rPr>
                <w:sz w:val="16"/>
                <w:szCs w:val="16"/>
              </w:rPr>
            </w:pPr>
            <w:r>
              <w:rPr>
                <w:sz w:val="16"/>
                <w:szCs w:val="16"/>
              </w:rPr>
              <w:t>32</w:t>
            </w:r>
          </w:p>
        </w:tc>
        <w:tc>
          <w:tcPr>
            <w:tcW w:w="1165" w:type="dxa"/>
            <w:gridSpan w:val="2"/>
            <w:vAlign w:val="center"/>
          </w:tcPr>
          <w:p w14:paraId="381599F5" w14:textId="6A788E12" w:rsidR="00F62E97" w:rsidRDefault="00F62E97"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w:t>
            </w:r>
            <w:r w:rsidRPr="001D3869">
              <w:rPr>
                <w:sz w:val="16"/>
                <w:szCs w:val="16"/>
              </w:rPr>
              <w:t>0°F</w:t>
            </w:r>
            <w:r>
              <w:rPr>
                <w:sz w:val="16"/>
                <w:szCs w:val="16"/>
              </w:rPr>
              <w:t>)</w:t>
            </w:r>
          </w:p>
        </w:tc>
      </w:tr>
      <w:tr w:rsidR="00E358FE" w:rsidRPr="001D3869" w14:paraId="756BCF5F" w14:textId="77777777" w:rsidTr="00A25F9E">
        <w:trPr>
          <w:trHeight w:val="288"/>
          <w:jc w:val="center"/>
        </w:trPr>
        <w:tc>
          <w:tcPr>
            <w:tcW w:w="1893" w:type="dxa"/>
            <w:gridSpan w:val="3"/>
            <w:vAlign w:val="center"/>
          </w:tcPr>
          <w:p w14:paraId="3D9A55D1" w14:textId="77777777" w:rsidR="00E358FE" w:rsidRPr="001D3869" w:rsidRDefault="00E358FE" w:rsidP="00E358FE">
            <w:pPr>
              <w:autoSpaceDE/>
              <w:autoSpaceDN/>
              <w:adjustRightInd/>
              <w:spacing w:before="0" w:line="240" w:lineRule="auto"/>
              <w:ind w:left="0"/>
              <w:rPr>
                <w:b/>
                <w:sz w:val="16"/>
                <w:szCs w:val="16"/>
              </w:rPr>
            </w:pPr>
            <w:r>
              <w:rPr>
                <w:b/>
                <w:sz w:val="16"/>
                <w:szCs w:val="16"/>
              </w:rPr>
              <w:t>Thick Film</w:t>
            </w:r>
          </w:p>
        </w:tc>
        <w:tc>
          <w:tcPr>
            <w:tcW w:w="2855" w:type="dxa"/>
            <w:vAlign w:val="center"/>
          </w:tcPr>
          <w:p w14:paraId="64DB06FE" w14:textId="77777777" w:rsidR="00E358FE" w:rsidRPr="001D3869" w:rsidRDefault="00E358FE" w:rsidP="00E358FE">
            <w:pPr>
              <w:autoSpaceDE/>
              <w:autoSpaceDN/>
              <w:adjustRightInd/>
              <w:spacing w:before="0" w:line="240" w:lineRule="auto"/>
              <w:ind w:left="0"/>
              <w:rPr>
                <w:sz w:val="16"/>
                <w:szCs w:val="16"/>
              </w:rPr>
            </w:pPr>
            <w:r w:rsidRPr="001D3869">
              <w:rPr>
                <w:sz w:val="16"/>
                <w:szCs w:val="16"/>
              </w:rPr>
              <w:t>Hempel Coatings (USA), Inc.</w:t>
            </w:r>
          </w:p>
        </w:tc>
        <w:tc>
          <w:tcPr>
            <w:tcW w:w="2971" w:type="dxa"/>
            <w:gridSpan w:val="2"/>
            <w:vAlign w:val="center"/>
          </w:tcPr>
          <w:p w14:paraId="41A836D5" w14:textId="0186E098" w:rsidR="00E358FE" w:rsidRPr="00EB7CB7" w:rsidRDefault="00E358FE" w:rsidP="00E358FE">
            <w:pPr>
              <w:autoSpaceDE/>
              <w:autoSpaceDN/>
              <w:adjustRightInd/>
              <w:spacing w:before="0" w:line="240" w:lineRule="auto"/>
              <w:ind w:left="0"/>
              <w:rPr>
                <w:sz w:val="16"/>
                <w:szCs w:val="16"/>
              </w:rPr>
            </w:pPr>
            <w:proofErr w:type="spellStart"/>
            <w:r w:rsidRPr="00EB7CB7">
              <w:rPr>
                <w:sz w:val="16"/>
                <w:szCs w:val="16"/>
              </w:rPr>
              <w:t>Hempaline</w:t>
            </w:r>
            <w:proofErr w:type="spellEnd"/>
            <w:r w:rsidRPr="00EB7CB7">
              <w:rPr>
                <w:sz w:val="16"/>
                <w:szCs w:val="16"/>
              </w:rPr>
              <w:t xml:space="preserve"> Defend 630</w:t>
            </w:r>
          </w:p>
        </w:tc>
        <w:tc>
          <w:tcPr>
            <w:tcW w:w="971" w:type="dxa"/>
            <w:vAlign w:val="center"/>
          </w:tcPr>
          <w:p w14:paraId="6D4C6D2E" w14:textId="6156DC00" w:rsidR="00E358FE" w:rsidRPr="001D3869" w:rsidRDefault="00E358FE" w:rsidP="00E358FE">
            <w:pPr>
              <w:autoSpaceDE/>
              <w:autoSpaceDN/>
              <w:adjustRightInd/>
              <w:spacing w:before="0" w:line="240" w:lineRule="auto"/>
              <w:ind w:left="0"/>
              <w:jc w:val="center"/>
              <w:rPr>
                <w:sz w:val="16"/>
                <w:szCs w:val="16"/>
              </w:rPr>
            </w:pPr>
            <w:r>
              <w:rPr>
                <w:sz w:val="16"/>
                <w:szCs w:val="16"/>
              </w:rPr>
              <w:t>59</w:t>
            </w:r>
          </w:p>
        </w:tc>
        <w:tc>
          <w:tcPr>
            <w:tcW w:w="1165" w:type="dxa"/>
            <w:gridSpan w:val="2"/>
            <w:vAlign w:val="center"/>
          </w:tcPr>
          <w:p w14:paraId="28057BD1" w14:textId="326A75CA" w:rsidR="00E358FE" w:rsidRPr="001D3869" w:rsidRDefault="00E358FE" w:rsidP="00E358FE">
            <w:pPr>
              <w:autoSpaceDE/>
              <w:autoSpaceDN/>
              <w:adjustRightInd/>
              <w:spacing w:before="0" w:line="240" w:lineRule="auto"/>
              <w:ind w:left="0"/>
              <w:rPr>
                <w:sz w:val="16"/>
                <w:szCs w:val="16"/>
              </w:rPr>
            </w:pPr>
            <w:r w:rsidRPr="0031000E">
              <w:rPr>
                <w:sz w:val="16"/>
                <w:szCs w:val="16"/>
              </w:rPr>
              <w:t>50°C (122°F)</w:t>
            </w:r>
          </w:p>
        </w:tc>
      </w:tr>
      <w:tr w:rsidR="00BA58CB" w:rsidRPr="001D3869" w14:paraId="15E11C85" w14:textId="77777777" w:rsidTr="00A25F9E">
        <w:trPr>
          <w:trHeight w:val="288"/>
          <w:jc w:val="center"/>
        </w:trPr>
        <w:tc>
          <w:tcPr>
            <w:tcW w:w="1893" w:type="dxa"/>
            <w:gridSpan w:val="3"/>
            <w:vMerge w:val="restart"/>
            <w:vAlign w:val="center"/>
          </w:tcPr>
          <w:p w14:paraId="43FF7688" w14:textId="77777777" w:rsidR="00BA58CB" w:rsidRPr="001D3869" w:rsidRDefault="00BA58CB"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855" w:type="dxa"/>
            <w:vAlign w:val="center"/>
          </w:tcPr>
          <w:p w14:paraId="3A732589" w14:textId="77777777" w:rsidR="00BA58CB" w:rsidRPr="001D3869" w:rsidRDefault="00BA58CB" w:rsidP="00A25F9E">
            <w:pPr>
              <w:autoSpaceDE/>
              <w:autoSpaceDN/>
              <w:adjustRightInd/>
              <w:spacing w:before="0" w:line="240" w:lineRule="auto"/>
              <w:ind w:left="0"/>
              <w:rPr>
                <w:sz w:val="16"/>
                <w:szCs w:val="16"/>
              </w:rPr>
            </w:pPr>
            <w:r w:rsidRPr="001D3869">
              <w:rPr>
                <w:sz w:val="16"/>
                <w:szCs w:val="16"/>
              </w:rPr>
              <w:t xml:space="preserve">International </w:t>
            </w:r>
          </w:p>
        </w:tc>
        <w:tc>
          <w:tcPr>
            <w:tcW w:w="2971" w:type="dxa"/>
            <w:gridSpan w:val="2"/>
            <w:vAlign w:val="center"/>
          </w:tcPr>
          <w:p w14:paraId="6E73C259" w14:textId="6D48762B" w:rsidR="00BA58CB" w:rsidRPr="00EB7CB7" w:rsidRDefault="00BA58CB" w:rsidP="00A25F9E">
            <w:pPr>
              <w:autoSpaceDE/>
              <w:autoSpaceDN/>
              <w:adjustRightInd/>
              <w:spacing w:before="0" w:line="240" w:lineRule="auto"/>
              <w:ind w:left="0"/>
              <w:rPr>
                <w:sz w:val="16"/>
                <w:szCs w:val="16"/>
              </w:rPr>
            </w:pPr>
            <w:r w:rsidRPr="00EB7CB7">
              <w:rPr>
                <w:sz w:val="16"/>
                <w:szCs w:val="16"/>
              </w:rPr>
              <w:t xml:space="preserve">Interline 984 </w:t>
            </w:r>
          </w:p>
        </w:tc>
        <w:tc>
          <w:tcPr>
            <w:tcW w:w="971" w:type="dxa"/>
            <w:vAlign w:val="center"/>
          </w:tcPr>
          <w:p w14:paraId="69F3B868" w14:textId="0BFA8D5D" w:rsidR="00BA58CB" w:rsidRPr="001D3869" w:rsidRDefault="00BA58CB" w:rsidP="00A25F9E">
            <w:pPr>
              <w:autoSpaceDE/>
              <w:autoSpaceDN/>
              <w:adjustRightInd/>
              <w:spacing w:before="0" w:line="240" w:lineRule="auto"/>
              <w:ind w:left="0"/>
              <w:jc w:val="center"/>
              <w:rPr>
                <w:sz w:val="16"/>
                <w:szCs w:val="16"/>
              </w:rPr>
            </w:pPr>
            <w:del w:id="1360" w:author="Kurmanov, Aidyn [STAMGazStroy LLP]" w:date="2025-12-11T14:50:00Z" w16du:dateUtc="2025-12-11T09:50:00Z">
              <w:r w:rsidDel="00CE710F">
                <w:rPr>
                  <w:sz w:val="16"/>
                  <w:szCs w:val="16"/>
                </w:rPr>
                <w:delText>70</w:delText>
              </w:r>
            </w:del>
            <w:ins w:id="1361" w:author="Kurmanov, Aidyn [STAMGazStroy LLP]" w:date="2025-12-11T14:50:00Z" w16du:dateUtc="2025-12-11T09:50:00Z">
              <w:r w:rsidR="00CE710F">
                <w:rPr>
                  <w:sz w:val="16"/>
                  <w:szCs w:val="16"/>
                </w:rPr>
                <w:t>105</w:t>
              </w:r>
            </w:ins>
          </w:p>
        </w:tc>
        <w:tc>
          <w:tcPr>
            <w:tcW w:w="1165" w:type="dxa"/>
            <w:gridSpan w:val="2"/>
            <w:vAlign w:val="center"/>
          </w:tcPr>
          <w:p w14:paraId="45F65329" w14:textId="77777777" w:rsidR="00BA58CB" w:rsidRPr="001D3869" w:rsidRDefault="00BA58CB"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BA58CB" w:rsidRPr="001D3869" w14:paraId="0BCA84C2" w14:textId="77777777" w:rsidTr="00A25F9E">
        <w:trPr>
          <w:trHeight w:val="288"/>
          <w:jc w:val="center"/>
        </w:trPr>
        <w:tc>
          <w:tcPr>
            <w:tcW w:w="1893" w:type="dxa"/>
            <w:gridSpan w:val="3"/>
            <w:vMerge/>
            <w:vAlign w:val="center"/>
          </w:tcPr>
          <w:p w14:paraId="780FDEDF" w14:textId="77777777" w:rsidR="00BA58CB" w:rsidRPr="001D3869" w:rsidRDefault="00BA58CB" w:rsidP="00A25F9E">
            <w:pPr>
              <w:autoSpaceDE/>
              <w:autoSpaceDN/>
              <w:adjustRightInd/>
              <w:spacing w:before="0" w:line="240" w:lineRule="auto"/>
              <w:ind w:left="0"/>
              <w:rPr>
                <w:b/>
                <w:sz w:val="16"/>
                <w:szCs w:val="16"/>
              </w:rPr>
            </w:pPr>
          </w:p>
        </w:tc>
        <w:tc>
          <w:tcPr>
            <w:tcW w:w="2855" w:type="dxa"/>
            <w:vAlign w:val="center"/>
          </w:tcPr>
          <w:p w14:paraId="13E618EF" w14:textId="77777777" w:rsidR="00BA58CB" w:rsidRPr="001D3869" w:rsidRDefault="00BA58CB" w:rsidP="00A25F9E">
            <w:pPr>
              <w:autoSpaceDE/>
              <w:autoSpaceDN/>
              <w:adjustRightInd/>
              <w:spacing w:before="0" w:line="240" w:lineRule="auto"/>
              <w:ind w:left="0"/>
              <w:rPr>
                <w:sz w:val="16"/>
                <w:szCs w:val="16"/>
              </w:rPr>
            </w:pPr>
            <w:r w:rsidRPr="001D3869">
              <w:rPr>
                <w:sz w:val="16"/>
                <w:szCs w:val="16"/>
              </w:rPr>
              <w:t xml:space="preserve">International </w:t>
            </w:r>
          </w:p>
        </w:tc>
        <w:tc>
          <w:tcPr>
            <w:tcW w:w="2971" w:type="dxa"/>
            <w:gridSpan w:val="2"/>
            <w:vAlign w:val="center"/>
          </w:tcPr>
          <w:p w14:paraId="7D574F7A" w14:textId="50095DD0" w:rsidR="00BA58CB" w:rsidRPr="00EB7CB7" w:rsidRDefault="00BA58CB" w:rsidP="00A25F9E">
            <w:pPr>
              <w:autoSpaceDE/>
              <w:autoSpaceDN/>
              <w:adjustRightInd/>
              <w:spacing w:before="0" w:line="240" w:lineRule="auto"/>
              <w:ind w:left="0"/>
              <w:rPr>
                <w:sz w:val="16"/>
                <w:szCs w:val="16"/>
              </w:rPr>
            </w:pPr>
            <w:r w:rsidRPr="00EB7CB7">
              <w:rPr>
                <w:sz w:val="16"/>
                <w:szCs w:val="16"/>
              </w:rPr>
              <w:t xml:space="preserve">Enviroline 376 F60 Series** </w:t>
            </w:r>
          </w:p>
        </w:tc>
        <w:tc>
          <w:tcPr>
            <w:tcW w:w="971" w:type="dxa"/>
            <w:vAlign w:val="center"/>
          </w:tcPr>
          <w:p w14:paraId="1991068A" w14:textId="77777777" w:rsidR="00BA58CB" w:rsidRPr="001D3869" w:rsidRDefault="00BA58CB" w:rsidP="00A25F9E">
            <w:pPr>
              <w:autoSpaceDE/>
              <w:autoSpaceDN/>
              <w:adjustRightInd/>
              <w:spacing w:before="0" w:line="240" w:lineRule="auto"/>
              <w:ind w:left="0"/>
              <w:jc w:val="center"/>
              <w:rPr>
                <w:sz w:val="16"/>
                <w:szCs w:val="16"/>
              </w:rPr>
            </w:pPr>
            <w:r>
              <w:rPr>
                <w:sz w:val="16"/>
                <w:szCs w:val="16"/>
              </w:rPr>
              <w:t>30-42</w:t>
            </w:r>
          </w:p>
        </w:tc>
        <w:tc>
          <w:tcPr>
            <w:tcW w:w="1165" w:type="dxa"/>
            <w:gridSpan w:val="2"/>
            <w:vAlign w:val="center"/>
          </w:tcPr>
          <w:p w14:paraId="6BB4A27D" w14:textId="77777777" w:rsidR="00BA58CB" w:rsidRPr="001D3869" w:rsidRDefault="00BA58CB"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w:t>
            </w:r>
            <w:r w:rsidRPr="001D3869">
              <w:rPr>
                <w:sz w:val="16"/>
                <w:szCs w:val="16"/>
              </w:rPr>
              <w:t>1</w:t>
            </w:r>
            <w:r>
              <w:rPr>
                <w:sz w:val="16"/>
                <w:szCs w:val="16"/>
              </w:rPr>
              <w:t>8</w:t>
            </w:r>
            <w:r w:rsidRPr="001D3869">
              <w:rPr>
                <w:sz w:val="16"/>
                <w:szCs w:val="16"/>
              </w:rPr>
              <w:t>0°F</w:t>
            </w:r>
            <w:r>
              <w:rPr>
                <w:sz w:val="16"/>
                <w:szCs w:val="16"/>
              </w:rPr>
              <w:t>)</w:t>
            </w:r>
          </w:p>
        </w:tc>
      </w:tr>
      <w:tr w:rsidR="00F62E97" w:rsidRPr="001D3869" w14:paraId="1B2DC1CF" w14:textId="77777777" w:rsidTr="00A25F9E">
        <w:trPr>
          <w:trHeight w:val="288"/>
          <w:jc w:val="center"/>
        </w:trPr>
        <w:tc>
          <w:tcPr>
            <w:tcW w:w="1893" w:type="dxa"/>
            <w:gridSpan w:val="3"/>
            <w:vAlign w:val="center"/>
          </w:tcPr>
          <w:p w14:paraId="7353B6F4" w14:textId="77777777" w:rsidR="00F62E97" w:rsidRPr="001D3869" w:rsidRDefault="00F62E97" w:rsidP="00A25F9E">
            <w:pPr>
              <w:autoSpaceDE/>
              <w:autoSpaceDN/>
              <w:adjustRightInd/>
              <w:spacing w:before="0" w:line="240" w:lineRule="auto"/>
              <w:ind w:left="0"/>
              <w:rPr>
                <w:b/>
                <w:sz w:val="16"/>
                <w:szCs w:val="16"/>
              </w:rPr>
            </w:pPr>
          </w:p>
        </w:tc>
        <w:tc>
          <w:tcPr>
            <w:tcW w:w="2855" w:type="dxa"/>
            <w:vAlign w:val="center"/>
          </w:tcPr>
          <w:p w14:paraId="6D9E9C7C" w14:textId="77777777" w:rsidR="00F62E97" w:rsidRPr="001D3869" w:rsidRDefault="00F62E97" w:rsidP="00A25F9E">
            <w:pPr>
              <w:autoSpaceDE/>
              <w:autoSpaceDN/>
              <w:adjustRightInd/>
              <w:spacing w:before="0" w:line="240" w:lineRule="auto"/>
              <w:ind w:left="0"/>
              <w:rPr>
                <w:sz w:val="16"/>
                <w:szCs w:val="16"/>
              </w:rPr>
            </w:pPr>
            <w:r w:rsidRPr="001D3869">
              <w:rPr>
                <w:sz w:val="16"/>
                <w:szCs w:val="16"/>
              </w:rPr>
              <w:t>Jotun Paints</w:t>
            </w:r>
          </w:p>
        </w:tc>
        <w:tc>
          <w:tcPr>
            <w:tcW w:w="2971" w:type="dxa"/>
            <w:gridSpan w:val="2"/>
            <w:vAlign w:val="center"/>
          </w:tcPr>
          <w:p w14:paraId="07A1368E" w14:textId="77777777" w:rsidR="00F62E97" w:rsidRPr="00EB7CB7" w:rsidRDefault="00F62E97" w:rsidP="00A25F9E">
            <w:pPr>
              <w:autoSpaceDE/>
              <w:autoSpaceDN/>
              <w:adjustRightInd/>
              <w:spacing w:before="0" w:line="240" w:lineRule="auto"/>
              <w:ind w:left="0"/>
              <w:rPr>
                <w:sz w:val="16"/>
                <w:szCs w:val="16"/>
              </w:rPr>
            </w:pPr>
            <w:r w:rsidRPr="00EB7CB7">
              <w:rPr>
                <w:sz w:val="16"/>
                <w:szCs w:val="16"/>
              </w:rPr>
              <w:t>Marathon series</w:t>
            </w:r>
          </w:p>
          <w:p w14:paraId="78E625F9" w14:textId="515880D9" w:rsidR="00A9741D" w:rsidRPr="00EB7CB7" w:rsidRDefault="00A9741D" w:rsidP="00A25F9E">
            <w:pPr>
              <w:autoSpaceDE/>
              <w:autoSpaceDN/>
              <w:adjustRightInd/>
              <w:spacing w:before="0" w:line="240" w:lineRule="auto"/>
              <w:ind w:left="0"/>
              <w:rPr>
                <w:sz w:val="16"/>
                <w:szCs w:val="16"/>
              </w:rPr>
            </w:pPr>
            <w:proofErr w:type="spellStart"/>
            <w:r w:rsidRPr="00EB7CB7">
              <w:rPr>
                <w:sz w:val="16"/>
                <w:szCs w:val="16"/>
              </w:rPr>
              <w:t>Tankguard</w:t>
            </w:r>
            <w:proofErr w:type="spellEnd"/>
            <w:r w:rsidRPr="00EB7CB7">
              <w:rPr>
                <w:sz w:val="16"/>
                <w:szCs w:val="16"/>
              </w:rPr>
              <w:t xml:space="preserve"> SF</w:t>
            </w:r>
          </w:p>
        </w:tc>
        <w:tc>
          <w:tcPr>
            <w:tcW w:w="971" w:type="dxa"/>
            <w:vAlign w:val="center"/>
          </w:tcPr>
          <w:p w14:paraId="7F6F79E3" w14:textId="77777777" w:rsidR="00F62E97" w:rsidRDefault="00F62E97" w:rsidP="00A25F9E">
            <w:pPr>
              <w:autoSpaceDE/>
              <w:autoSpaceDN/>
              <w:adjustRightInd/>
              <w:spacing w:before="0" w:line="240" w:lineRule="auto"/>
              <w:ind w:left="0"/>
              <w:jc w:val="center"/>
              <w:rPr>
                <w:sz w:val="16"/>
                <w:szCs w:val="16"/>
              </w:rPr>
            </w:pPr>
            <w:r>
              <w:rPr>
                <w:sz w:val="16"/>
                <w:szCs w:val="16"/>
              </w:rPr>
              <w:t>210</w:t>
            </w:r>
          </w:p>
          <w:p w14:paraId="304BB513" w14:textId="20420EAE" w:rsidR="00A9741D" w:rsidRPr="001D3869" w:rsidRDefault="00A9741D" w:rsidP="00A25F9E">
            <w:pPr>
              <w:autoSpaceDE/>
              <w:autoSpaceDN/>
              <w:adjustRightInd/>
              <w:spacing w:before="0" w:line="240" w:lineRule="auto"/>
              <w:ind w:left="0"/>
              <w:jc w:val="center"/>
              <w:rPr>
                <w:sz w:val="16"/>
                <w:szCs w:val="16"/>
              </w:rPr>
            </w:pPr>
            <w:r>
              <w:rPr>
                <w:sz w:val="16"/>
                <w:szCs w:val="16"/>
              </w:rPr>
              <w:t>90</w:t>
            </w:r>
          </w:p>
        </w:tc>
        <w:tc>
          <w:tcPr>
            <w:tcW w:w="1165" w:type="dxa"/>
            <w:gridSpan w:val="2"/>
            <w:vAlign w:val="center"/>
          </w:tcPr>
          <w:p w14:paraId="636E57DE" w14:textId="77777777" w:rsidR="00F62E97" w:rsidRPr="001D3869" w:rsidRDefault="00F62E97" w:rsidP="00A25F9E">
            <w:pPr>
              <w:autoSpaceDE/>
              <w:autoSpaceDN/>
              <w:adjustRightInd/>
              <w:spacing w:before="0" w:line="240" w:lineRule="auto"/>
              <w:ind w:left="0"/>
              <w:rPr>
                <w:sz w:val="16"/>
                <w:szCs w:val="16"/>
              </w:rPr>
            </w:pPr>
            <w:r>
              <w:rPr>
                <w:sz w:val="16"/>
                <w:szCs w:val="16"/>
              </w:rPr>
              <w:t>70</w:t>
            </w:r>
            <w:r w:rsidRPr="001D3869">
              <w:rPr>
                <w:sz w:val="16"/>
                <w:szCs w:val="16"/>
              </w:rPr>
              <w:t>°</w:t>
            </w:r>
            <w:r>
              <w:rPr>
                <w:sz w:val="16"/>
                <w:szCs w:val="16"/>
              </w:rPr>
              <w:t>C (</w:t>
            </w:r>
            <w:r w:rsidRPr="001D3869">
              <w:rPr>
                <w:sz w:val="16"/>
                <w:szCs w:val="16"/>
              </w:rPr>
              <w:t>1</w:t>
            </w:r>
            <w:r>
              <w:rPr>
                <w:sz w:val="16"/>
                <w:szCs w:val="16"/>
              </w:rPr>
              <w:t>58</w:t>
            </w:r>
            <w:r w:rsidRPr="001D3869">
              <w:rPr>
                <w:sz w:val="16"/>
                <w:szCs w:val="16"/>
              </w:rPr>
              <w:t>°F</w:t>
            </w:r>
            <w:r>
              <w:rPr>
                <w:sz w:val="16"/>
                <w:szCs w:val="16"/>
              </w:rPr>
              <w:t>)</w:t>
            </w:r>
          </w:p>
        </w:tc>
      </w:tr>
      <w:tr w:rsidR="00F62E97" w:rsidRPr="001D3869" w14:paraId="555D717F" w14:textId="77777777" w:rsidTr="00A25F9E">
        <w:trPr>
          <w:trHeight w:val="288"/>
          <w:jc w:val="center"/>
        </w:trPr>
        <w:tc>
          <w:tcPr>
            <w:tcW w:w="1893" w:type="dxa"/>
            <w:gridSpan w:val="3"/>
            <w:vAlign w:val="center"/>
          </w:tcPr>
          <w:p w14:paraId="0039F221" w14:textId="77777777" w:rsidR="00F62E97" w:rsidRPr="001D3869" w:rsidRDefault="00F62E97" w:rsidP="00A25F9E">
            <w:pPr>
              <w:jc w:val="center"/>
              <w:rPr>
                <w:b/>
                <w:sz w:val="16"/>
                <w:szCs w:val="16"/>
              </w:rPr>
            </w:pPr>
          </w:p>
        </w:tc>
        <w:tc>
          <w:tcPr>
            <w:tcW w:w="2855" w:type="dxa"/>
            <w:vAlign w:val="center"/>
          </w:tcPr>
          <w:p w14:paraId="4A0A8799" w14:textId="77777777" w:rsidR="00F62E97" w:rsidRPr="001D3869" w:rsidRDefault="00F62E97" w:rsidP="00A25F9E">
            <w:pPr>
              <w:autoSpaceDE/>
              <w:autoSpaceDN/>
              <w:adjustRightInd/>
              <w:spacing w:before="0" w:line="240" w:lineRule="auto"/>
              <w:ind w:left="0"/>
              <w:rPr>
                <w:sz w:val="16"/>
                <w:szCs w:val="16"/>
              </w:rPr>
            </w:pPr>
            <w:r>
              <w:rPr>
                <w:sz w:val="16"/>
                <w:szCs w:val="16"/>
              </w:rPr>
              <w:t>PPG</w:t>
            </w:r>
          </w:p>
        </w:tc>
        <w:tc>
          <w:tcPr>
            <w:tcW w:w="2971" w:type="dxa"/>
            <w:gridSpan w:val="2"/>
            <w:vAlign w:val="center"/>
          </w:tcPr>
          <w:p w14:paraId="5819324F" w14:textId="659026C2" w:rsidR="00B9783C" w:rsidRPr="00EB7CB7" w:rsidRDefault="00F62E97" w:rsidP="00A25F9E">
            <w:pPr>
              <w:autoSpaceDE/>
              <w:autoSpaceDN/>
              <w:adjustRightInd/>
              <w:spacing w:before="0" w:line="240" w:lineRule="auto"/>
              <w:ind w:left="0"/>
              <w:rPr>
                <w:sz w:val="16"/>
                <w:szCs w:val="16"/>
              </w:rPr>
            </w:pPr>
            <w:proofErr w:type="spellStart"/>
            <w:r w:rsidRPr="00EB7CB7">
              <w:rPr>
                <w:sz w:val="16"/>
                <w:szCs w:val="16"/>
              </w:rPr>
              <w:t>Amercoat</w:t>
            </w:r>
            <w:proofErr w:type="spellEnd"/>
            <w:r w:rsidRPr="00EB7CB7">
              <w:rPr>
                <w:sz w:val="16"/>
                <w:szCs w:val="16"/>
              </w:rPr>
              <w:t xml:space="preserve"> 242HB </w:t>
            </w:r>
          </w:p>
          <w:p w14:paraId="1100C77C" w14:textId="59ABD90A" w:rsidR="00F62E97" w:rsidRPr="00EB7CB7" w:rsidRDefault="00F62E97" w:rsidP="00A25F9E">
            <w:pPr>
              <w:autoSpaceDE/>
              <w:autoSpaceDN/>
              <w:adjustRightInd/>
              <w:spacing w:before="0" w:line="240" w:lineRule="auto"/>
              <w:ind w:left="0"/>
              <w:rPr>
                <w:sz w:val="16"/>
                <w:szCs w:val="16"/>
              </w:rPr>
            </w:pPr>
            <w:proofErr w:type="spellStart"/>
            <w:r w:rsidRPr="00EB7CB7">
              <w:rPr>
                <w:sz w:val="16"/>
                <w:szCs w:val="16"/>
              </w:rPr>
              <w:t>Novaguard</w:t>
            </w:r>
            <w:proofErr w:type="spellEnd"/>
            <w:r w:rsidRPr="00EB7CB7">
              <w:rPr>
                <w:sz w:val="16"/>
                <w:szCs w:val="16"/>
              </w:rPr>
              <w:t xml:space="preserve"> 840</w:t>
            </w:r>
            <w:r w:rsidR="000B0C16" w:rsidRPr="00EB7CB7">
              <w:rPr>
                <w:sz w:val="16"/>
                <w:szCs w:val="16"/>
              </w:rPr>
              <w:t>**</w:t>
            </w:r>
          </w:p>
        </w:tc>
        <w:tc>
          <w:tcPr>
            <w:tcW w:w="971" w:type="dxa"/>
            <w:vAlign w:val="center"/>
          </w:tcPr>
          <w:p w14:paraId="65F1AC2C" w14:textId="77777777" w:rsidR="00F62E97" w:rsidRDefault="00F62E97" w:rsidP="00A25F9E">
            <w:pPr>
              <w:autoSpaceDE/>
              <w:autoSpaceDN/>
              <w:adjustRightInd/>
              <w:spacing w:before="0" w:line="240" w:lineRule="auto"/>
              <w:ind w:left="0"/>
              <w:jc w:val="center"/>
              <w:rPr>
                <w:sz w:val="16"/>
                <w:szCs w:val="16"/>
              </w:rPr>
            </w:pPr>
            <w:r>
              <w:rPr>
                <w:sz w:val="16"/>
                <w:szCs w:val="16"/>
              </w:rPr>
              <w:t>137</w:t>
            </w:r>
          </w:p>
          <w:p w14:paraId="036702CF" w14:textId="77777777" w:rsidR="00F62E97" w:rsidRPr="001D3869" w:rsidRDefault="00F62E97" w:rsidP="00A25F9E">
            <w:pPr>
              <w:autoSpaceDE/>
              <w:autoSpaceDN/>
              <w:adjustRightInd/>
              <w:spacing w:before="0" w:line="240" w:lineRule="auto"/>
              <w:ind w:left="0"/>
              <w:jc w:val="center"/>
              <w:rPr>
                <w:sz w:val="16"/>
                <w:szCs w:val="16"/>
              </w:rPr>
            </w:pPr>
            <w:r>
              <w:rPr>
                <w:sz w:val="16"/>
                <w:szCs w:val="16"/>
              </w:rPr>
              <w:t>97</w:t>
            </w:r>
          </w:p>
        </w:tc>
        <w:tc>
          <w:tcPr>
            <w:tcW w:w="1165" w:type="dxa"/>
            <w:gridSpan w:val="2"/>
            <w:vAlign w:val="center"/>
          </w:tcPr>
          <w:p w14:paraId="21E3651D" w14:textId="77777777" w:rsidR="00F62E97" w:rsidRDefault="00F62E97"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p w14:paraId="2BAADFEE" w14:textId="77777777" w:rsidR="00F62E97" w:rsidRPr="001D3869" w:rsidRDefault="00F62E97"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F62E97" w:rsidRPr="001D3869" w14:paraId="485C5A64" w14:textId="77777777" w:rsidTr="00A25F9E">
        <w:trPr>
          <w:trHeight w:val="288"/>
          <w:jc w:val="center"/>
        </w:trPr>
        <w:tc>
          <w:tcPr>
            <w:tcW w:w="1893" w:type="dxa"/>
            <w:gridSpan w:val="3"/>
            <w:vAlign w:val="center"/>
          </w:tcPr>
          <w:p w14:paraId="7CD7EC46" w14:textId="77777777" w:rsidR="00F62E97" w:rsidRPr="001D3869" w:rsidRDefault="00F62E97" w:rsidP="00A25F9E">
            <w:pPr>
              <w:jc w:val="center"/>
              <w:rPr>
                <w:b/>
                <w:sz w:val="16"/>
                <w:szCs w:val="16"/>
              </w:rPr>
            </w:pPr>
          </w:p>
        </w:tc>
        <w:tc>
          <w:tcPr>
            <w:tcW w:w="2855" w:type="dxa"/>
            <w:vAlign w:val="center"/>
          </w:tcPr>
          <w:p w14:paraId="02904327" w14:textId="77777777" w:rsidR="00F62E97" w:rsidRPr="001D3869" w:rsidRDefault="00F62E97" w:rsidP="00A25F9E">
            <w:pPr>
              <w:autoSpaceDE/>
              <w:autoSpaceDN/>
              <w:adjustRightInd/>
              <w:spacing w:before="0" w:line="240" w:lineRule="auto"/>
              <w:ind w:left="0"/>
              <w:rPr>
                <w:sz w:val="16"/>
                <w:szCs w:val="16"/>
              </w:rPr>
            </w:pPr>
            <w:r w:rsidRPr="001D3869">
              <w:rPr>
                <w:sz w:val="16"/>
                <w:szCs w:val="16"/>
              </w:rPr>
              <w:t>Sherwin Williams</w:t>
            </w:r>
          </w:p>
        </w:tc>
        <w:tc>
          <w:tcPr>
            <w:tcW w:w="2971" w:type="dxa"/>
            <w:gridSpan w:val="2"/>
            <w:vAlign w:val="center"/>
          </w:tcPr>
          <w:p w14:paraId="49AAAEC1" w14:textId="32C44AB9" w:rsidR="004F4ED4" w:rsidRPr="00EB7CB7" w:rsidRDefault="00F62E97" w:rsidP="00A25F9E">
            <w:pPr>
              <w:autoSpaceDE/>
              <w:autoSpaceDN/>
              <w:adjustRightInd/>
              <w:spacing w:before="0" w:line="240" w:lineRule="auto"/>
              <w:ind w:left="0"/>
              <w:rPr>
                <w:sz w:val="16"/>
                <w:szCs w:val="16"/>
              </w:rPr>
            </w:pPr>
            <w:r w:rsidRPr="00EB7CB7">
              <w:rPr>
                <w:sz w:val="16"/>
                <w:szCs w:val="16"/>
              </w:rPr>
              <w:t>Fast Clad 105 ER</w:t>
            </w:r>
            <w:r w:rsidR="000B0C16" w:rsidRPr="00EB7CB7">
              <w:rPr>
                <w:sz w:val="16"/>
                <w:szCs w:val="16"/>
              </w:rPr>
              <w:t>**</w:t>
            </w:r>
          </w:p>
          <w:p w14:paraId="736CDD3F" w14:textId="0FDDC3BC" w:rsidR="00F62E97" w:rsidRPr="00EB7CB7" w:rsidRDefault="00F62E97" w:rsidP="00A25F9E">
            <w:pPr>
              <w:autoSpaceDE/>
              <w:autoSpaceDN/>
              <w:adjustRightInd/>
              <w:spacing w:before="0" w:line="240" w:lineRule="auto"/>
              <w:ind w:left="0"/>
              <w:rPr>
                <w:sz w:val="16"/>
                <w:szCs w:val="16"/>
              </w:rPr>
            </w:pPr>
            <w:r w:rsidRPr="00EB7CB7">
              <w:rPr>
                <w:sz w:val="16"/>
                <w:szCs w:val="16"/>
              </w:rPr>
              <w:t>Dura-Plate UHS</w:t>
            </w:r>
            <w:r w:rsidR="000B0C16" w:rsidRPr="00EB7CB7">
              <w:rPr>
                <w:sz w:val="16"/>
                <w:szCs w:val="16"/>
              </w:rPr>
              <w:t>**</w:t>
            </w:r>
          </w:p>
        </w:tc>
        <w:tc>
          <w:tcPr>
            <w:tcW w:w="971" w:type="dxa"/>
            <w:vAlign w:val="center"/>
          </w:tcPr>
          <w:p w14:paraId="3270AEEE" w14:textId="77777777" w:rsidR="00F62E97" w:rsidRPr="001D3869" w:rsidRDefault="00F62E97" w:rsidP="00A25F9E">
            <w:pPr>
              <w:autoSpaceDE/>
              <w:autoSpaceDN/>
              <w:adjustRightInd/>
              <w:spacing w:before="0" w:line="240" w:lineRule="auto"/>
              <w:ind w:left="0"/>
              <w:jc w:val="center"/>
              <w:rPr>
                <w:sz w:val="16"/>
                <w:szCs w:val="16"/>
              </w:rPr>
            </w:pPr>
            <w:r>
              <w:rPr>
                <w:sz w:val="16"/>
                <w:szCs w:val="16"/>
              </w:rPr>
              <w:t>&lt;100</w:t>
            </w:r>
          </w:p>
        </w:tc>
        <w:tc>
          <w:tcPr>
            <w:tcW w:w="1165" w:type="dxa"/>
            <w:gridSpan w:val="2"/>
            <w:vAlign w:val="center"/>
          </w:tcPr>
          <w:p w14:paraId="27F3A060" w14:textId="77777777" w:rsidR="00F62E97" w:rsidRPr="001D3869" w:rsidRDefault="00F62E97" w:rsidP="00A25F9E">
            <w:pPr>
              <w:autoSpaceDE/>
              <w:autoSpaceDN/>
              <w:adjustRightInd/>
              <w:spacing w:before="0" w:line="240" w:lineRule="auto"/>
              <w:ind w:left="0"/>
              <w:rPr>
                <w:sz w:val="16"/>
                <w:szCs w:val="16"/>
              </w:rPr>
            </w:pPr>
            <w:r>
              <w:rPr>
                <w:sz w:val="16"/>
                <w:szCs w:val="16"/>
              </w:rPr>
              <w:t>60</w:t>
            </w:r>
            <w:r w:rsidRPr="001D3869">
              <w:rPr>
                <w:sz w:val="16"/>
                <w:szCs w:val="16"/>
              </w:rPr>
              <w:t>°</w:t>
            </w:r>
            <w:r>
              <w:rPr>
                <w:sz w:val="16"/>
                <w:szCs w:val="16"/>
              </w:rPr>
              <w:t>C (140</w:t>
            </w:r>
            <w:r w:rsidRPr="001D3869">
              <w:rPr>
                <w:sz w:val="16"/>
                <w:szCs w:val="16"/>
              </w:rPr>
              <w:t>°F</w:t>
            </w:r>
            <w:r>
              <w:rPr>
                <w:sz w:val="16"/>
                <w:szCs w:val="16"/>
              </w:rPr>
              <w:t>)</w:t>
            </w:r>
          </w:p>
        </w:tc>
      </w:tr>
      <w:tr w:rsidR="00F62E97" w:rsidRPr="001D3869" w14:paraId="5FBC8CD4" w14:textId="77777777" w:rsidTr="00A25F9E">
        <w:trPr>
          <w:trHeight w:val="288"/>
          <w:jc w:val="center"/>
        </w:trPr>
        <w:tc>
          <w:tcPr>
            <w:tcW w:w="1893" w:type="dxa"/>
            <w:gridSpan w:val="3"/>
            <w:vAlign w:val="center"/>
          </w:tcPr>
          <w:p w14:paraId="1A048E2A" w14:textId="77777777" w:rsidR="00F62E97" w:rsidRPr="001D3869" w:rsidRDefault="00F62E97" w:rsidP="00A25F9E">
            <w:pPr>
              <w:jc w:val="center"/>
              <w:rPr>
                <w:b/>
                <w:sz w:val="16"/>
                <w:szCs w:val="16"/>
              </w:rPr>
            </w:pPr>
          </w:p>
        </w:tc>
        <w:tc>
          <w:tcPr>
            <w:tcW w:w="2855" w:type="dxa"/>
            <w:vAlign w:val="center"/>
          </w:tcPr>
          <w:p w14:paraId="3BCEA0F3" w14:textId="77777777" w:rsidR="00F62E97" w:rsidRPr="001D3869" w:rsidRDefault="00F62E97" w:rsidP="00A25F9E">
            <w:pPr>
              <w:autoSpaceDE/>
              <w:autoSpaceDN/>
              <w:adjustRightInd/>
              <w:spacing w:before="0" w:line="240" w:lineRule="auto"/>
              <w:ind w:left="0"/>
              <w:rPr>
                <w:sz w:val="16"/>
                <w:szCs w:val="16"/>
              </w:rPr>
            </w:pPr>
            <w:r w:rsidRPr="002D3716">
              <w:rPr>
                <w:sz w:val="16"/>
                <w:szCs w:val="16"/>
              </w:rPr>
              <w:t xml:space="preserve">Tnemec </w:t>
            </w:r>
          </w:p>
        </w:tc>
        <w:tc>
          <w:tcPr>
            <w:tcW w:w="2971" w:type="dxa"/>
            <w:gridSpan w:val="2"/>
            <w:vAlign w:val="center"/>
          </w:tcPr>
          <w:p w14:paraId="01014CE5" w14:textId="12DE76D1" w:rsidR="00F62E97" w:rsidRPr="00EB7CB7" w:rsidRDefault="00F62E97" w:rsidP="00A25F9E">
            <w:pPr>
              <w:autoSpaceDE/>
              <w:autoSpaceDN/>
              <w:adjustRightInd/>
              <w:spacing w:before="0" w:line="240" w:lineRule="auto"/>
              <w:ind w:left="0"/>
              <w:rPr>
                <w:sz w:val="16"/>
                <w:szCs w:val="16"/>
              </w:rPr>
            </w:pPr>
            <w:r w:rsidRPr="00EB7CB7">
              <w:rPr>
                <w:sz w:val="16"/>
                <w:szCs w:val="16"/>
              </w:rPr>
              <w:t>Series 335 Tank A</w:t>
            </w:r>
            <w:r w:rsidR="00CC537D" w:rsidRPr="00EB7CB7">
              <w:rPr>
                <w:sz w:val="16"/>
                <w:szCs w:val="16"/>
              </w:rPr>
              <w:t>r</w:t>
            </w:r>
            <w:r w:rsidRPr="00EB7CB7">
              <w:rPr>
                <w:sz w:val="16"/>
                <w:szCs w:val="16"/>
              </w:rPr>
              <w:t>mor</w:t>
            </w:r>
          </w:p>
        </w:tc>
        <w:tc>
          <w:tcPr>
            <w:tcW w:w="971" w:type="dxa"/>
            <w:vAlign w:val="center"/>
          </w:tcPr>
          <w:p w14:paraId="29EF8CAA" w14:textId="77777777" w:rsidR="00F62E97" w:rsidRPr="001D3869" w:rsidRDefault="00F62E97" w:rsidP="00A25F9E">
            <w:pPr>
              <w:autoSpaceDE/>
              <w:autoSpaceDN/>
              <w:adjustRightInd/>
              <w:spacing w:before="0" w:line="240" w:lineRule="auto"/>
              <w:ind w:left="0"/>
              <w:jc w:val="center"/>
              <w:rPr>
                <w:sz w:val="16"/>
                <w:szCs w:val="16"/>
              </w:rPr>
            </w:pPr>
            <w:r>
              <w:rPr>
                <w:sz w:val="16"/>
                <w:szCs w:val="16"/>
              </w:rPr>
              <w:t>11</w:t>
            </w:r>
          </w:p>
        </w:tc>
        <w:tc>
          <w:tcPr>
            <w:tcW w:w="1165" w:type="dxa"/>
            <w:gridSpan w:val="2"/>
            <w:vAlign w:val="center"/>
          </w:tcPr>
          <w:p w14:paraId="65F41452" w14:textId="77777777" w:rsidR="00F62E97" w:rsidRPr="001D3869" w:rsidRDefault="00F62E97" w:rsidP="00A25F9E">
            <w:pPr>
              <w:autoSpaceDE/>
              <w:autoSpaceDN/>
              <w:adjustRightInd/>
              <w:spacing w:before="0" w:line="240" w:lineRule="auto"/>
              <w:ind w:left="0"/>
              <w:rPr>
                <w:sz w:val="16"/>
                <w:szCs w:val="16"/>
              </w:rPr>
            </w:pPr>
            <w:r>
              <w:rPr>
                <w:sz w:val="16"/>
                <w:szCs w:val="16"/>
              </w:rPr>
              <w:t>82</w:t>
            </w:r>
            <w:r w:rsidRPr="001D3869">
              <w:rPr>
                <w:sz w:val="16"/>
                <w:szCs w:val="16"/>
              </w:rPr>
              <w:t>°</w:t>
            </w:r>
            <w:r>
              <w:rPr>
                <w:sz w:val="16"/>
                <w:szCs w:val="16"/>
              </w:rPr>
              <w:t>C (180</w:t>
            </w:r>
            <w:r w:rsidRPr="001D3869">
              <w:rPr>
                <w:sz w:val="16"/>
                <w:szCs w:val="16"/>
              </w:rPr>
              <w:t>°F</w:t>
            </w:r>
            <w:r>
              <w:rPr>
                <w:sz w:val="16"/>
                <w:szCs w:val="16"/>
              </w:rPr>
              <w:t>)</w:t>
            </w:r>
          </w:p>
        </w:tc>
      </w:tr>
      <w:tr w:rsidR="00F62E97" w:rsidRPr="001D3869" w14:paraId="49E26179" w14:textId="77777777" w:rsidTr="00A25F9E">
        <w:trPr>
          <w:trHeight w:val="288"/>
          <w:jc w:val="center"/>
        </w:trPr>
        <w:tc>
          <w:tcPr>
            <w:tcW w:w="1893" w:type="dxa"/>
            <w:gridSpan w:val="3"/>
            <w:tcBorders>
              <w:bottom w:val="single" w:sz="12" w:space="0" w:color="auto"/>
            </w:tcBorders>
            <w:vAlign w:val="center"/>
          </w:tcPr>
          <w:p w14:paraId="5F738CE9" w14:textId="77777777" w:rsidR="00F62E97" w:rsidRPr="001D3869" w:rsidRDefault="00F62E97" w:rsidP="00A25F9E">
            <w:pPr>
              <w:jc w:val="center"/>
              <w:rPr>
                <w:i/>
                <w:sz w:val="14"/>
                <w:szCs w:val="14"/>
              </w:rPr>
            </w:pPr>
          </w:p>
        </w:tc>
        <w:tc>
          <w:tcPr>
            <w:tcW w:w="7962" w:type="dxa"/>
            <w:gridSpan w:val="6"/>
            <w:tcBorders>
              <w:bottom w:val="single" w:sz="12" w:space="0" w:color="auto"/>
            </w:tcBorders>
            <w:vAlign w:val="center"/>
          </w:tcPr>
          <w:p w14:paraId="6EF1B60F" w14:textId="77777777" w:rsidR="00F62E97" w:rsidRPr="00C07514" w:rsidRDefault="00F62E97" w:rsidP="00A25F9E">
            <w:pPr>
              <w:autoSpaceDE/>
              <w:autoSpaceDN/>
              <w:adjustRightInd/>
              <w:spacing w:before="0" w:line="240" w:lineRule="auto"/>
              <w:ind w:left="0"/>
              <w:rPr>
                <w:sz w:val="16"/>
                <w:szCs w:val="16"/>
              </w:rPr>
            </w:pPr>
            <w:r w:rsidRPr="002D3716">
              <w:rPr>
                <w:i/>
                <w:sz w:val="14"/>
                <w:szCs w:val="14"/>
              </w:rPr>
              <w:t>Note: Stripe coat of welds and edges highly recommended</w:t>
            </w:r>
            <w:r>
              <w:rPr>
                <w:i/>
                <w:sz w:val="14"/>
                <w:szCs w:val="14"/>
              </w:rPr>
              <w:t>.</w:t>
            </w:r>
          </w:p>
        </w:tc>
      </w:tr>
      <w:tr w:rsidR="00F62E97" w:rsidRPr="001D3869" w14:paraId="3DC5A26E" w14:textId="77777777" w:rsidTr="00A25F9E">
        <w:trPr>
          <w:gridAfter w:val="1"/>
          <w:wAfter w:w="25" w:type="dxa"/>
          <w:trHeight w:val="288"/>
          <w:jc w:val="center"/>
        </w:trPr>
        <w:tc>
          <w:tcPr>
            <w:tcW w:w="9830" w:type="dxa"/>
            <w:gridSpan w:val="8"/>
            <w:tcBorders>
              <w:top w:val="single" w:sz="12" w:space="0" w:color="auto"/>
            </w:tcBorders>
            <w:vAlign w:val="center"/>
          </w:tcPr>
          <w:p w14:paraId="2A955409" w14:textId="77777777" w:rsidR="00F62E97" w:rsidRPr="001D3869" w:rsidRDefault="00F62E97" w:rsidP="004F4ED4">
            <w:pPr>
              <w:autoSpaceDE/>
              <w:autoSpaceDN/>
              <w:adjustRightInd/>
              <w:spacing w:before="0" w:line="240" w:lineRule="auto"/>
              <w:ind w:left="0"/>
              <w:rPr>
                <w:i/>
                <w:sz w:val="14"/>
                <w:szCs w:val="14"/>
              </w:rPr>
            </w:pPr>
          </w:p>
        </w:tc>
      </w:tr>
      <w:tr w:rsidR="00F62E97" w:rsidRPr="000F4EA8" w14:paraId="18157F5A" w14:textId="77777777" w:rsidTr="00A25F9E">
        <w:trPr>
          <w:trHeight w:val="288"/>
          <w:jc w:val="center"/>
        </w:trPr>
        <w:tc>
          <w:tcPr>
            <w:tcW w:w="1170" w:type="dxa"/>
            <w:vAlign w:val="center"/>
          </w:tcPr>
          <w:p w14:paraId="61F52289" w14:textId="77777777" w:rsidR="00F62E97" w:rsidRPr="000F4EA8" w:rsidRDefault="00F62E97" w:rsidP="00A25F9E">
            <w:pPr>
              <w:autoSpaceDE/>
              <w:autoSpaceDN/>
              <w:adjustRightInd/>
              <w:spacing w:before="0" w:line="240" w:lineRule="auto"/>
              <w:ind w:left="-72"/>
              <w:rPr>
                <w:b/>
                <w:sz w:val="16"/>
                <w:szCs w:val="16"/>
              </w:rPr>
            </w:pPr>
            <w:r w:rsidRPr="000F4EA8">
              <w:rPr>
                <w:b/>
                <w:sz w:val="16"/>
                <w:szCs w:val="16"/>
              </w:rPr>
              <w:t>Last Update:</w:t>
            </w:r>
          </w:p>
        </w:tc>
        <w:tc>
          <w:tcPr>
            <w:tcW w:w="3578" w:type="dxa"/>
            <w:gridSpan w:val="3"/>
            <w:vAlign w:val="center"/>
          </w:tcPr>
          <w:p w14:paraId="143AD40A" w14:textId="1C4EE911" w:rsidR="00F62E97" w:rsidRPr="000F4EA8" w:rsidRDefault="00EB7CB7" w:rsidP="00A25F9E">
            <w:pPr>
              <w:autoSpaceDE/>
              <w:autoSpaceDN/>
              <w:adjustRightInd/>
              <w:spacing w:before="0" w:line="240" w:lineRule="auto"/>
              <w:ind w:left="-72"/>
              <w:rPr>
                <w:b/>
                <w:sz w:val="16"/>
                <w:szCs w:val="16"/>
              </w:rPr>
            </w:pPr>
            <w:r>
              <w:rPr>
                <w:position w:val="-1"/>
                <w:sz w:val="16"/>
                <w:szCs w:val="16"/>
              </w:rPr>
              <w:t>November</w:t>
            </w:r>
            <w:r w:rsidR="004F4ED4">
              <w:rPr>
                <w:position w:val="-1"/>
                <w:sz w:val="16"/>
                <w:szCs w:val="16"/>
              </w:rPr>
              <w:t xml:space="preserve"> 2025</w:t>
            </w:r>
          </w:p>
        </w:tc>
        <w:tc>
          <w:tcPr>
            <w:tcW w:w="2971" w:type="dxa"/>
            <w:gridSpan w:val="2"/>
            <w:vAlign w:val="center"/>
          </w:tcPr>
          <w:p w14:paraId="2FE5372F" w14:textId="77777777" w:rsidR="00F62E97" w:rsidRPr="000F4EA8" w:rsidRDefault="00F62E97" w:rsidP="00A25F9E">
            <w:pPr>
              <w:rPr>
                <w:b/>
                <w:sz w:val="16"/>
                <w:szCs w:val="16"/>
              </w:rPr>
            </w:pPr>
          </w:p>
        </w:tc>
        <w:tc>
          <w:tcPr>
            <w:tcW w:w="971" w:type="dxa"/>
            <w:vAlign w:val="center"/>
          </w:tcPr>
          <w:p w14:paraId="0782DEB8" w14:textId="77777777" w:rsidR="00F62E97" w:rsidRPr="000F4EA8" w:rsidRDefault="00F62E97" w:rsidP="00A25F9E">
            <w:pPr>
              <w:jc w:val="center"/>
              <w:rPr>
                <w:b/>
                <w:sz w:val="16"/>
                <w:szCs w:val="16"/>
              </w:rPr>
            </w:pPr>
          </w:p>
        </w:tc>
        <w:tc>
          <w:tcPr>
            <w:tcW w:w="1165" w:type="dxa"/>
            <w:gridSpan w:val="2"/>
            <w:vAlign w:val="center"/>
          </w:tcPr>
          <w:p w14:paraId="42A6E7C0" w14:textId="77777777" w:rsidR="00F62E97" w:rsidRPr="000F4EA8" w:rsidRDefault="00F62E97" w:rsidP="00A25F9E">
            <w:pPr>
              <w:jc w:val="center"/>
              <w:rPr>
                <w:b/>
                <w:sz w:val="16"/>
                <w:szCs w:val="16"/>
              </w:rPr>
            </w:pPr>
          </w:p>
        </w:tc>
      </w:tr>
    </w:tbl>
    <w:p w14:paraId="1CA9E27B" w14:textId="7568F230" w:rsidR="0084388C" w:rsidRPr="009A6CD3" w:rsidRDefault="0084388C" w:rsidP="009A6CD3">
      <w:pPr>
        <w:spacing w:before="0" w:line="240" w:lineRule="auto"/>
        <w:ind w:left="630" w:hanging="540"/>
        <w:rPr>
          <w:color w:val="auto"/>
          <w:sz w:val="16"/>
          <w:szCs w:val="16"/>
        </w:rPr>
      </w:pPr>
    </w:p>
    <w:p w14:paraId="155313BB" w14:textId="10764C6B" w:rsidR="00B60310" w:rsidRPr="009A6CD3" w:rsidRDefault="00B60310" w:rsidP="009A6CD3">
      <w:pPr>
        <w:spacing w:before="0" w:line="240" w:lineRule="auto"/>
        <w:ind w:left="630" w:hanging="540"/>
        <w:rPr>
          <w:color w:val="auto"/>
          <w:sz w:val="16"/>
          <w:szCs w:val="16"/>
        </w:rPr>
      </w:pPr>
      <w:r w:rsidRPr="009A6CD3">
        <w:rPr>
          <w:color w:val="auto"/>
          <w:sz w:val="16"/>
          <w:szCs w:val="16"/>
        </w:rPr>
        <w:t>Note 1:</w:t>
      </w:r>
      <w:r w:rsidR="006E058D">
        <w:rPr>
          <w:color w:val="auto"/>
          <w:sz w:val="16"/>
          <w:szCs w:val="16"/>
        </w:rPr>
        <w:tab/>
      </w:r>
      <w:r w:rsidRPr="009A6CD3">
        <w:rPr>
          <w:color w:val="auto"/>
          <w:sz w:val="16"/>
          <w:szCs w:val="16"/>
        </w:rPr>
        <w:t xml:space="preserve">The most efficient way is single coat thick film. Check manufacturer’s recommendations. </w:t>
      </w:r>
    </w:p>
    <w:p w14:paraId="3B1DD288" w14:textId="255E4F82" w:rsidR="003620BC" w:rsidRPr="009A6CD3" w:rsidRDefault="003620BC" w:rsidP="009A6CD3">
      <w:pPr>
        <w:spacing w:before="0" w:line="240" w:lineRule="auto"/>
        <w:ind w:left="630" w:hanging="540"/>
        <w:rPr>
          <w:color w:val="auto"/>
          <w:sz w:val="16"/>
          <w:szCs w:val="16"/>
        </w:rPr>
      </w:pPr>
      <w:r w:rsidRPr="009A6CD3">
        <w:rPr>
          <w:color w:val="auto"/>
          <w:sz w:val="16"/>
          <w:szCs w:val="16"/>
        </w:rPr>
        <w:t>Note 2</w:t>
      </w:r>
      <w:proofErr w:type="gramStart"/>
      <w:r w:rsidRPr="009A6CD3">
        <w:rPr>
          <w:color w:val="auto"/>
          <w:sz w:val="16"/>
          <w:szCs w:val="16"/>
        </w:rPr>
        <w:t xml:space="preserve">: </w:t>
      </w:r>
      <w:r w:rsidR="006E058D">
        <w:rPr>
          <w:color w:val="auto"/>
          <w:sz w:val="16"/>
          <w:szCs w:val="16"/>
        </w:rPr>
        <w:tab/>
      </w:r>
      <w:r w:rsidRPr="009A6CD3">
        <w:rPr>
          <w:color w:val="auto"/>
          <w:sz w:val="16"/>
          <w:szCs w:val="16"/>
        </w:rPr>
        <w:t>Finished</w:t>
      </w:r>
      <w:proofErr w:type="gramEnd"/>
      <w:r w:rsidRPr="009A6CD3">
        <w:rPr>
          <w:color w:val="auto"/>
          <w:sz w:val="16"/>
          <w:szCs w:val="16"/>
        </w:rPr>
        <w:t xml:space="preserve"> product storage tanks such as aviation fuel have color restrictions. Exposed color should be yellow or white.</w:t>
      </w:r>
    </w:p>
    <w:p w14:paraId="2F28A668" w14:textId="2E1CEF44" w:rsidR="00B60310" w:rsidRPr="009A6CD3" w:rsidRDefault="00B60310" w:rsidP="009A6CD3">
      <w:pPr>
        <w:spacing w:before="0" w:line="240" w:lineRule="auto"/>
        <w:ind w:left="630" w:hanging="540"/>
        <w:rPr>
          <w:color w:val="auto"/>
          <w:sz w:val="16"/>
          <w:szCs w:val="16"/>
        </w:rPr>
      </w:pPr>
      <w:r w:rsidRPr="009A6CD3">
        <w:rPr>
          <w:color w:val="auto"/>
          <w:sz w:val="16"/>
          <w:szCs w:val="16"/>
        </w:rPr>
        <w:t xml:space="preserve">Note </w:t>
      </w:r>
      <w:r w:rsidR="0084388C" w:rsidRPr="009A6CD3">
        <w:rPr>
          <w:color w:val="auto"/>
          <w:sz w:val="16"/>
          <w:szCs w:val="16"/>
        </w:rPr>
        <w:t>3</w:t>
      </w:r>
      <w:proofErr w:type="gramStart"/>
      <w:r w:rsidRPr="009A6CD3">
        <w:rPr>
          <w:color w:val="auto"/>
          <w:sz w:val="16"/>
          <w:szCs w:val="16"/>
        </w:rPr>
        <w:t xml:space="preserve">: </w:t>
      </w:r>
      <w:r w:rsidR="006E058D">
        <w:rPr>
          <w:color w:val="auto"/>
          <w:sz w:val="16"/>
          <w:szCs w:val="16"/>
        </w:rPr>
        <w:tab/>
      </w:r>
      <w:r w:rsidRPr="009A6CD3">
        <w:rPr>
          <w:color w:val="auto"/>
          <w:sz w:val="16"/>
          <w:szCs w:val="16"/>
        </w:rPr>
        <w:t>Consult</w:t>
      </w:r>
      <w:proofErr w:type="gramEnd"/>
      <w:r w:rsidRPr="009A6CD3">
        <w:rPr>
          <w:color w:val="auto"/>
          <w:sz w:val="16"/>
          <w:szCs w:val="16"/>
        </w:rPr>
        <w:t xml:space="preserve"> TCO coating </w:t>
      </w:r>
      <w:proofErr w:type="gramStart"/>
      <w:r w:rsidRPr="009A6CD3">
        <w:rPr>
          <w:color w:val="auto"/>
          <w:sz w:val="16"/>
          <w:szCs w:val="16"/>
        </w:rPr>
        <w:t>expert</w:t>
      </w:r>
      <w:proofErr w:type="gramEnd"/>
      <w:r w:rsidRPr="009A6CD3">
        <w:rPr>
          <w:color w:val="auto"/>
          <w:sz w:val="16"/>
          <w:szCs w:val="16"/>
        </w:rPr>
        <w:t xml:space="preserve"> if seam sealant, putty or pit filler is required </w:t>
      </w:r>
    </w:p>
    <w:p w14:paraId="4584A378" w14:textId="2713D0A8" w:rsidR="00B60310" w:rsidRPr="009A6CD3" w:rsidRDefault="00B60310" w:rsidP="009A6CD3">
      <w:pPr>
        <w:spacing w:before="0" w:line="240" w:lineRule="auto"/>
        <w:ind w:left="630" w:hanging="540"/>
        <w:rPr>
          <w:color w:val="auto"/>
          <w:sz w:val="16"/>
          <w:szCs w:val="16"/>
        </w:rPr>
      </w:pPr>
      <w:r w:rsidRPr="009A6CD3">
        <w:rPr>
          <w:color w:val="auto"/>
          <w:sz w:val="16"/>
          <w:szCs w:val="16"/>
        </w:rPr>
        <w:t xml:space="preserve">Note </w:t>
      </w:r>
      <w:r w:rsidR="0084388C" w:rsidRPr="009A6CD3">
        <w:rPr>
          <w:color w:val="auto"/>
          <w:sz w:val="16"/>
          <w:szCs w:val="16"/>
        </w:rPr>
        <w:t>4</w:t>
      </w:r>
      <w:proofErr w:type="gramStart"/>
      <w:r w:rsidRPr="009A6CD3">
        <w:rPr>
          <w:color w:val="auto"/>
          <w:sz w:val="16"/>
          <w:szCs w:val="16"/>
        </w:rPr>
        <w:t xml:space="preserve">: </w:t>
      </w:r>
      <w:r w:rsidR="006E058D">
        <w:rPr>
          <w:color w:val="auto"/>
          <w:sz w:val="16"/>
          <w:szCs w:val="16"/>
        </w:rPr>
        <w:tab/>
      </w:r>
      <w:r w:rsidRPr="009A6CD3">
        <w:rPr>
          <w:color w:val="auto"/>
          <w:sz w:val="16"/>
          <w:szCs w:val="16"/>
        </w:rPr>
        <w:t>*</w:t>
      </w:r>
      <w:proofErr w:type="gramEnd"/>
      <w:r w:rsidRPr="009A6CD3">
        <w:rPr>
          <w:color w:val="auto"/>
          <w:sz w:val="16"/>
          <w:szCs w:val="16"/>
        </w:rPr>
        <w:t>Excluding 4500FS.</w:t>
      </w:r>
    </w:p>
    <w:p w14:paraId="1C6504E2" w14:textId="3E38856A" w:rsidR="00BE4C25" w:rsidRPr="009A6CD3" w:rsidRDefault="00BE4C25" w:rsidP="009A6CD3">
      <w:pPr>
        <w:spacing w:before="0" w:line="240" w:lineRule="auto"/>
        <w:ind w:left="630" w:hanging="540"/>
        <w:rPr>
          <w:color w:val="auto"/>
          <w:sz w:val="16"/>
          <w:szCs w:val="16"/>
        </w:rPr>
      </w:pPr>
      <w:r w:rsidRPr="009A6CD3">
        <w:rPr>
          <w:color w:val="auto"/>
          <w:sz w:val="16"/>
          <w:szCs w:val="16"/>
        </w:rPr>
        <w:t xml:space="preserve">Note </w:t>
      </w:r>
      <w:r w:rsidR="0084388C" w:rsidRPr="009A6CD3">
        <w:rPr>
          <w:color w:val="auto"/>
          <w:sz w:val="16"/>
          <w:szCs w:val="16"/>
        </w:rPr>
        <w:t>5</w:t>
      </w:r>
      <w:proofErr w:type="gramStart"/>
      <w:r w:rsidRPr="009A6CD3">
        <w:rPr>
          <w:color w:val="auto"/>
          <w:sz w:val="16"/>
          <w:szCs w:val="16"/>
        </w:rPr>
        <w:t xml:space="preserve">: </w:t>
      </w:r>
      <w:r w:rsidR="006E058D">
        <w:rPr>
          <w:color w:val="auto"/>
          <w:sz w:val="16"/>
          <w:szCs w:val="16"/>
        </w:rPr>
        <w:tab/>
      </w:r>
      <w:r w:rsidRPr="009A6CD3">
        <w:rPr>
          <w:color w:val="auto"/>
          <w:sz w:val="16"/>
          <w:szCs w:val="16"/>
        </w:rPr>
        <w:t>*</w:t>
      </w:r>
      <w:proofErr w:type="gramEnd"/>
      <w:r w:rsidRPr="009A6CD3">
        <w:rPr>
          <w:color w:val="auto"/>
          <w:sz w:val="16"/>
          <w:szCs w:val="16"/>
        </w:rPr>
        <w:t>* Certified for Aviation fuel storage as per El-1541. Color to be Cream or white.</w:t>
      </w:r>
    </w:p>
    <w:p w14:paraId="4216903B" w14:textId="6A791071" w:rsidR="00BE4C25" w:rsidRDefault="00BE4C25" w:rsidP="00B60310">
      <w:pPr>
        <w:pStyle w:val="CES5191Arial8leftaligned"/>
        <w:ind w:left="1080" w:hanging="990"/>
        <w:rPr>
          <w:rFonts w:ascii="Times New Roman" w:hAnsi="Times New Roman" w:cs="Times New Roman"/>
          <w:color w:val="auto"/>
        </w:rPr>
      </w:pPr>
    </w:p>
    <w:p w14:paraId="380F77D5" w14:textId="77777777" w:rsidR="00B60310" w:rsidRDefault="00B60310" w:rsidP="00954437">
      <w:pPr>
        <w:widowControl w:val="0"/>
        <w:tabs>
          <w:tab w:val="left" w:pos="6804"/>
        </w:tabs>
        <w:spacing w:line="240" w:lineRule="auto"/>
        <w:ind w:left="-142" w:right="2223"/>
        <w:contextualSpacing/>
        <w:rPr>
          <w:sz w:val="16"/>
          <w:szCs w:val="16"/>
        </w:rPr>
      </w:pPr>
    </w:p>
    <w:p w14:paraId="609EB3D4" w14:textId="77777777" w:rsidR="00B60310" w:rsidRDefault="00B60310" w:rsidP="00954437">
      <w:pPr>
        <w:widowControl w:val="0"/>
        <w:tabs>
          <w:tab w:val="left" w:pos="6804"/>
        </w:tabs>
        <w:spacing w:line="240" w:lineRule="auto"/>
        <w:ind w:left="-142" w:right="2223"/>
        <w:contextualSpacing/>
        <w:rPr>
          <w:sz w:val="16"/>
          <w:szCs w:val="16"/>
        </w:rPr>
      </w:pPr>
    </w:p>
    <w:p w14:paraId="4E955C4A" w14:textId="77777777" w:rsidR="00B60310" w:rsidRPr="007A0FAD" w:rsidRDefault="00B60310" w:rsidP="00954437">
      <w:pPr>
        <w:widowControl w:val="0"/>
        <w:tabs>
          <w:tab w:val="left" w:pos="6804"/>
        </w:tabs>
        <w:spacing w:line="240" w:lineRule="auto"/>
        <w:ind w:left="-142" w:right="2223"/>
        <w:contextualSpacing/>
      </w:pPr>
    </w:p>
    <w:p w14:paraId="58CF03A0" w14:textId="77777777" w:rsidR="00A25F9E" w:rsidRPr="001D3869" w:rsidRDefault="00A25F9E" w:rsidP="00A25F9E">
      <w:pPr>
        <w:tabs>
          <w:tab w:val="left" w:pos="3225"/>
        </w:tabs>
        <w:spacing w:line="240" w:lineRule="auto"/>
        <w:rPr>
          <w:sz w:val="20"/>
          <w:szCs w:val="20"/>
        </w:rPr>
      </w:pPr>
      <w:r w:rsidRPr="001D3869">
        <w:rPr>
          <w:sz w:val="20"/>
          <w:szCs w:val="20"/>
        </w:rPr>
        <w:br w:type="page"/>
      </w:r>
    </w:p>
    <w:tbl>
      <w:tblPr>
        <w:tblW w:w="9977" w:type="dxa"/>
        <w:jc w:val="center"/>
        <w:tblLayout w:type="fixed"/>
        <w:tblLook w:val="01E0" w:firstRow="1" w:lastRow="1" w:firstColumn="1" w:lastColumn="1" w:noHBand="0" w:noVBand="0"/>
      </w:tblPr>
      <w:tblGrid>
        <w:gridCol w:w="1170"/>
        <w:gridCol w:w="270"/>
        <w:gridCol w:w="583"/>
        <w:gridCol w:w="3160"/>
        <w:gridCol w:w="990"/>
        <w:gridCol w:w="1744"/>
        <w:gridCol w:w="851"/>
        <w:gridCol w:w="1209"/>
      </w:tblGrid>
      <w:tr w:rsidR="00A25F9E" w:rsidRPr="001D3869" w14:paraId="3CD2C0D4" w14:textId="77777777" w:rsidTr="00A25F9E">
        <w:trPr>
          <w:trHeight w:val="360"/>
          <w:jc w:val="center"/>
        </w:trPr>
        <w:tc>
          <w:tcPr>
            <w:tcW w:w="9977" w:type="dxa"/>
            <w:gridSpan w:val="8"/>
            <w:tcBorders>
              <w:top w:val="single" w:sz="6" w:space="0" w:color="auto"/>
              <w:bottom w:val="single" w:sz="12" w:space="0" w:color="auto"/>
            </w:tcBorders>
            <w:shd w:val="clear" w:color="auto" w:fill="FFFFFF"/>
            <w:vAlign w:val="center"/>
          </w:tcPr>
          <w:p w14:paraId="18CAF2D6" w14:textId="77777777" w:rsidR="00A25F9E" w:rsidRPr="001D3869" w:rsidRDefault="00A25F9E" w:rsidP="00A25F9E">
            <w:pPr>
              <w:ind w:right="-72"/>
              <w:jc w:val="right"/>
              <w:rPr>
                <w:b/>
                <w:i/>
                <w:color w:val="auto"/>
              </w:rPr>
            </w:pPr>
            <w:r w:rsidRPr="001D3869">
              <w:rPr>
                <w:b/>
                <w:i/>
                <w:color w:val="auto"/>
              </w:rPr>
              <w:lastRenderedPageBreak/>
              <w:t xml:space="preserve">Thick Film </w:t>
            </w:r>
            <w:proofErr w:type="spellStart"/>
            <w:r>
              <w:rPr>
                <w:b/>
                <w:i/>
                <w:color w:val="auto"/>
              </w:rPr>
              <w:t>Linings</w:t>
            </w:r>
            <w:r w:rsidRPr="001D3869">
              <w:rPr>
                <w:b/>
                <w:i/>
                <w:color w:val="auto"/>
              </w:rPr>
              <w:t>for</w:t>
            </w:r>
            <w:proofErr w:type="spellEnd"/>
            <w:r w:rsidRPr="001D3869">
              <w:rPr>
                <w:b/>
                <w:i/>
                <w:color w:val="auto"/>
              </w:rPr>
              <w:t xml:space="preserve"> Immersion Service</w:t>
            </w:r>
          </w:p>
        </w:tc>
      </w:tr>
      <w:tr w:rsidR="00A25F9E" w:rsidRPr="001D3869" w14:paraId="31640758" w14:textId="77777777" w:rsidTr="00A25F9E">
        <w:trPr>
          <w:trHeight w:val="360"/>
          <w:jc w:val="center"/>
        </w:trPr>
        <w:tc>
          <w:tcPr>
            <w:tcW w:w="7917" w:type="dxa"/>
            <w:gridSpan w:val="6"/>
            <w:tcBorders>
              <w:top w:val="single" w:sz="12" w:space="0" w:color="auto"/>
              <w:left w:val="single" w:sz="12" w:space="0" w:color="auto"/>
              <w:bottom w:val="single" w:sz="12" w:space="0" w:color="auto"/>
            </w:tcBorders>
            <w:vAlign w:val="center"/>
          </w:tcPr>
          <w:p w14:paraId="7C3C4A9F"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Thick Film </w:t>
            </w:r>
            <w:proofErr w:type="spellStart"/>
            <w:r w:rsidRPr="006066C4">
              <w:rPr>
                <w:b/>
                <w:sz w:val="20"/>
                <w:szCs w:val="20"/>
              </w:rPr>
              <w:t>Linings</w:t>
            </w:r>
            <w:r w:rsidRPr="001D3869">
              <w:rPr>
                <w:b/>
                <w:sz w:val="20"/>
                <w:szCs w:val="20"/>
              </w:rPr>
              <w:t>for</w:t>
            </w:r>
            <w:proofErr w:type="spellEnd"/>
            <w:r w:rsidRPr="001D3869">
              <w:rPr>
                <w:b/>
                <w:sz w:val="20"/>
                <w:szCs w:val="20"/>
              </w:rPr>
              <w:t xml:space="preserve"> Fuel (High Aromatic) Immersion Service</w:t>
            </w:r>
          </w:p>
        </w:tc>
        <w:tc>
          <w:tcPr>
            <w:tcW w:w="2060" w:type="dxa"/>
            <w:gridSpan w:val="2"/>
            <w:tcBorders>
              <w:top w:val="single" w:sz="12" w:space="0" w:color="auto"/>
              <w:bottom w:val="single" w:sz="12" w:space="0" w:color="auto"/>
              <w:right w:val="single" w:sz="12" w:space="0" w:color="auto"/>
            </w:tcBorders>
            <w:shd w:val="clear" w:color="auto" w:fill="000000"/>
            <w:vAlign w:val="center"/>
          </w:tcPr>
          <w:p w14:paraId="3007AC26"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9.8</w:t>
            </w:r>
          </w:p>
        </w:tc>
      </w:tr>
      <w:tr w:rsidR="00A25F9E" w:rsidRPr="001D3869" w14:paraId="4D36B69C" w14:textId="77777777" w:rsidTr="00A25F9E">
        <w:trPr>
          <w:cantSplit/>
          <w:trHeight w:val="288"/>
          <w:jc w:val="center"/>
        </w:trPr>
        <w:tc>
          <w:tcPr>
            <w:tcW w:w="1440" w:type="dxa"/>
            <w:gridSpan w:val="2"/>
            <w:tcBorders>
              <w:top w:val="single" w:sz="12" w:space="0" w:color="auto"/>
            </w:tcBorders>
          </w:tcPr>
          <w:p w14:paraId="657A9721"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743" w:type="dxa"/>
            <w:gridSpan w:val="2"/>
            <w:tcBorders>
              <w:top w:val="single" w:sz="12" w:space="0" w:color="auto"/>
            </w:tcBorders>
          </w:tcPr>
          <w:p w14:paraId="6AB95C60" w14:textId="77777777" w:rsidR="00733F63" w:rsidRPr="00733F63" w:rsidRDefault="00733F63" w:rsidP="00733F63">
            <w:pPr>
              <w:autoSpaceDE/>
              <w:autoSpaceDN/>
              <w:adjustRightInd/>
              <w:spacing w:before="0" w:line="240" w:lineRule="auto"/>
              <w:ind w:left="-72" w:right="-103"/>
              <w:rPr>
                <w:sz w:val="16"/>
                <w:szCs w:val="16"/>
              </w:rPr>
            </w:pPr>
            <w:r w:rsidRPr="00733F63">
              <w:rPr>
                <w:sz w:val="16"/>
                <w:szCs w:val="16"/>
              </w:rPr>
              <w:t>SSPC-SP1/SP5(NACENo.</w:t>
            </w:r>
            <w:proofErr w:type="gramStart"/>
            <w:r w:rsidRPr="00733F63">
              <w:rPr>
                <w:sz w:val="16"/>
                <w:szCs w:val="16"/>
              </w:rPr>
              <w:t>1)(</w:t>
            </w:r>
            <w:proofErr w:type="gramEnd"/>
            <w:r w:rsidRPr="00733F63">
              <w:rPr>
                <w:sz w:val="16"/>
                <w:szCs w:val="16"/>
              </w:rPr>
              <w:t>SA3)</w:t>
            </w:r>
          </w:p>
          <w:p w14:paraId="6EE80902" w14:textId="6419B1DA" w:rsidR="00A25F9E" w:rsidRPr="003B2DEF" w:rsidRDefault="00733F63" w:rsidP="00733F63">
            <w:pPr>
              <w:autoSpaceDE/>
              <w:autoSpaceDN/>
              <w:adjustRightInd/>
              <w:spacing w:before="0" w:line="240" w:lineRule="auto"/>
              <w:ind w:left="-72" w:right="-103"/>
              <w:rPr>
                <w:sz w:val="16"/>
                <w:szCs w:val="16"/>
              </w:rPr>
            </w:pPr>
            <w:r w:rsidRPr="00733F63">
              <w:rPr>
                <w:sz w:val="16"/>
                <w:szCs w:val="16"/>
              </w:rPr>
              <w:t>White metal blast cleanliness.</w:t>
            </w:r>
          </w:p>
        </w:tc>
        <w:tc>
          <w:tcPr>
            <w:tcW w:w="990" w:type="dxa"/>
            <w:tcBorders>
              <w:top w:val="single" w:sz="12" w:space="0" w:color="auto"/>
            </w:tcBorders>
          </w:tcPr>
          <w:p w14:paraId="56AE91EE"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3804" w:type="dxa"/>
            <w:gridSpan w:val="3"/>
            <w:vMerge w:val="restart"/>
            <w:tcBorders>
              <w:top w:val="single" w:sz="12" w:space="0" w:color="auto"/>
            </w:tcBorders>
          </w:tcPr>
          <w:p w14:paraId="02212936"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59E38668" w14:textId="77777777" w:rsidTr="00A25F9E">
        <w:trPr>
          <w:cantSplit/>
          <w:trHeight w:val="288"/>
          <w:jc w:val="center"/>
        </w:trPr>
        <w:tc>
          <w:tcPr>
            <w:tcW w:w="1440" w:type="dxa"/>
            <w:gridSpan w:val="2"/>
          </w:tcPr>
          <w:p w14:paraId="47086F24"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743" w:type="dxa"/>
            <w:gridSpan w:val="2"/>
          </w:tcPr>
          <w:p w14:paraId="299C9B36"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77FB2601" w14:textId="77777777" w:rsidR="00A25F9E" w:rsidRPr="001D3869" w:rsidRDefault="00A25F9E" w:rsidP="00A25F9E">
            <w:pPr>
              <w:jc w:val="right"/>
              <w:rPr>
                <w:b/>
                <w:sz w:val="16"/>
                <w:szCs w:val="16"/>
              </w:rPr>
            </w:pPr>
          </w:p>
        </w:tc>
        <w:tc>
          <w:tcPr>
            <w:tcW w:w="3804" w:type="dxa"/>
            <w:gridSpan w:val="3"/>
            <w:vMerge/>
            <w:vAlign w:val="center"/>
          </w:tcPr>
          <w:p w14:paraId="78EDE7D3" w14:textId="77777777" w:rsidR="00A25F9E" w:rsidRPr="001D3869" w:rsidRDefault="00A25F9E" w:rsidP="00A25F9E"/>
        </w:tc>
      </w:tr>
      <w:tr w:rsidR="00A25F9E" w:rsidRPr="001D3869" w14:paraId="6FE8BF10" w14:textId="77777777" w:rsidTr="00A25F9E">
        <w:trPr>
          <w:cantSplit/>
          <w:trHeight w:val="288"/>
          <w:jc w:val="center"/>
        </w:trPr>
        <w:tc>
          <w:tcPr>
            <w:tcW w:w="1440" w:type="dxa"/>
            <w:gridSpan w:val="2"/>
            <w:tcBorders>
              <w:bottom w:val="single" w:sz="12" w:space="0" w:color="auto"/>
            </w:tcBorders>
          </w:tcPr>
          <w:p w14:paraId="08A82E42"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743" w:type="dxa"/>
            <w:gridSpan w:val="2"/>
            <w:tcBorders>
              <w:bottom w:val="single" w:sz="12" w:space="0" w:color="auto"/>
            </w:tcBorders>
          </w:tcPr>
          <w:p w14:paraId="370351B9"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0.</w:t>
            </w:r>
            <w:r>
              <w:rPr>
                <w:color w:val="auto"/>
                <w:sz w:val="16"/>
                <w:szCs w:val="16"/>
              </w:rPr>
              <w:t>635</w:t>
            </w:r>
            <w:r w:rsidRPr="003B2DEF">
              <w:rPr>
                <w:color w:val="auto"/>
                <w:sz w:val="16"/>
                <w:szCs w:val="16"/>
              </w:rPr>
              <w:t xml:space="preserve"> – </w:t>
            </w:r>
            <w:r>
              <w:rPr>
                <w:color w:val="auto"/>
                <w:sz w:val="16"/>
                <w:szCs w:val="16"/>
              </w:rPr>
              <w:t>1</w:t>
            </w:r>
            <w:r w:rsidRPr="003B2DEF">
              <w:rPr>
                <w:color w:val="auto"/>
                <w:sz w:val="16"/>
                <w:szCs w:val="16"/>
              </w:rPr>
              <w:t>.</w:t>
            </w:r>
            <w:r>
              <w:rPr>
                <w:color w:val="auto"/>
                <w:sz w:val="16"/>
                <w:szCs w:val="16"/>
              </w:rPr>
              <w:t>270</w:t>
            </w:r>
            <w:r w:rsidRPr="003B2DEF">
              <w:rPr>
                <w:color w:val="auto"/>
                <w:sz w:val="16"/>
                <w:szCs w:val="16"/>
              </w:rPr>
              <w:t xml:space="preserve"> mm. (</w:t>
            </w:r>
            <w:r>
              <w:rPr>
                <w:color w:val="auto"/>
                <w:sz w:val="16"/>
                <w:szCs w:val="16"/>
              </w:rPr>
              <w:t>25</w:t>
            </w:r>
            <w:r w:rsidRPr="003B2DEF">
              <w:rPr>
                <w:color w:val="auto"/>
                <w:sz w:val="16"/>
                <w:szCs w:val="16"/>
              </w:rPr>
              <w:t xml:space="preserve">.0 - </w:t>
            </w:r>
            <w:r>
              <w:rPr>
                <w:color w:val="auto"/>
                <w:sz w:val="16"/>
                <w:szCs w:val="16"/>
              </w:rPr>
              <w:t>50</w:t>
            </w:r>
            <w:r w:rsidRPr="003B2DEF">
              <w:rPr>
                <w:color w:val="auto"/>
                <w:sz w:val="16"/>
                <w:szCs w:val="16"/>
              </w:rPr>
              <w:t>.0 mils)</w:t>
            </w:r>
          </w:p>
          <w:p w14:paraId="15630572" w14:textId="5136C84C"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(sprayable), </w:t>
            </w:r>
            <w:ins w:id="1362" w:author="Kurmanov, Aidyn [STAMGazStroy LLP]" w:date="2025-12-11T15:31:00Z" w16du:dateUtc="2025-12-11T10:31:00Z">
              <w:r w:rsidR="009431F1" w:rsidRPr="001A20CC">
                <w:rPr>
                  <w:color w:val="auto"/>
                  <w:sz w:val="16"/>
                  <w:szCs w:val="16"/>
                </w:rPr>
                <w:t>2</w:t>
              </w:r>
              <w:r w:rsidR="00576A8A">
                <w:rPr>
                  <w:color w:val="auto"/>
                  <w:sz w:val="16"/>
                  <w:szCs w:val="16"/>
                </w:rPr>
                <w:t>.</w:t>
              </w:r>
              <w:r w:rsidR="009431F1" w:rsidRPr="001A20CC">
                <w:rPr>
                  <w:color w:val="auto"/>
                  <w:sz w:val="16"/>
                  <w:szCs w:val="16"/>
                </w:rPr>
                <w:t xml:space="preserve">032 </w:t>
              </w:r>
              <w:r w:rsidR="00576A8A">
                <w:rPr>
                  <w:color w:val="auto"/>
                  <w:sz w:val="16"/>
                  <w:szCs w:val="16"/>
                </w:rPr>
                <w:t>mm</w:t>
              </w:r>
              <w:r w:rsidR="009431F1" w:rsidRPr="001A20CC">
                <w:rPr>
                  <w:color w:val="auto"/>
                  <w:sz w:val="16"/>
                  <w:szCs w:val="16"/>
                </w:rPr>
                <w:t xml:space="preserve"> </w:t>
              </w:r>
            </w:ins>
            <w:del w:id="1363" w:author="Kurmanov, Aidyn [STAMGazStroy LLP]" w:date="2025-12-11T15:31:00Z" w16du:dateUtc="2025-12-11T10:31:00Z">
              <w:r w:rsidRPr="001A20CC" w:rsidDel="009431F1">
                <w:rPr>
                  <w:color w:val="auto"/>
                  <w:sz w:val="16"/>
                  <w:szCs w:val="16"/>
                </w:rPr>
                <w:delText xml:space="preserve">80.0 mils </w:delText>
              </w:r>
            </w:del>
            <w:r w:rsidRPr="001A20CC">
              <w:rPr>
                <w:color w:val="auto"/>
                <w:sz w:val="16"/>
                <w:szCs w:val="16"/>
              </w:rPr>
              <w:t>(</w:t>
            </w:r>
            <w:ins w:id="1364" w:author="Kurmanov, Aidyn [STAMGazStroy LLP]" w:date="2025-12-11T15:31:00Z" w16du:dateUtc="2025-12-11T10:31:00Z">
              <w:r w:rsidR="009431F1" w:rsidRPr="001A20CC">
                <w:rPr>
                  <w:color w:val="auto"/>
                  <w:sz w:val="16"/>
                  <w:szCs w:val="16"/>
                </w:rPr>
                <w:t xml:space="preserve">80.0 </w:t>
              </w:r>
              <w:proofErr w:type="spellStart"/>
              <w:r w:rsidR="009431F1" w:rsidRPr="001A20CC">
                <w:rPr>
                  <w:color w:val="auto"/>
                  <w:sz w:val="16"/>
                  <w:szCs w:val="16"/>
                </w:rPr>
                <w:t>mils</w:t>
              </w:r>
              <w:proofErr w:type="spellEnd"/>
              <w:r w:rsidR="009431F1" w:rsidRPr="001A20CC">
                <w:rPr>
                  <w:color w:val="auto"/>
                  <w:sz w:val="16"/>
                  <w:szCs w:val="16"/>
                </w:rPr>
                <w:t xml:space="preserve"> </w:t>
              </w:r>
            </w:ins>
            <w:del w:id="1365" w:author="Kurmanov, Aidyn [STAMGazStroy LLP]" w:date="2025-12-11T15:31:00Z" w16du:dateUtc="2025-12-11T10:31:00Z">
              <w:r w:rsidRPr="001A20CC" w:rsidDel="009431F1">
                <w:rPr>
                  <w:color w:val="auto"/>
                  <w:sz w:val="16"/>
                  <w:szCs w:val="16"/>
                </w:rPr>
                <w:delText>2032 um</w:delText>
              </w:r>
            </w:del>
            <w:r w:rsidRPr="001A20CC">
              <w:rPr>
                <w:color w:val="auto"/>
                <w:sz w:val="16"/>
                <w:szCs w:val="16"/>
              </w:rPr>
              <w:t>) (min) (</w:t>
            </w:r>
            <w:proofErr w:type="spellStart"/>
            <w:r w:rsidRPr="001A20CC">
              <w:rPr>
                <w:color w:val="auto"/>
                <w:sz w:val="16"/>
                <w:szCs w:val="16"/>
              </w:rPr>
              <w:t>trowelable</w:t>
            </w:r>
            <w:proofErr w:type="spellEnd"/>
            <w:r w:rsidRPr="001A20CC">
              <w:rPr>
                <w:color w:val="auto"/>
                <w:sz w:val="16"/>
                <w:szCs w:val="16"/>
              </w:rPr>
              <w:t>)</w:t>
            </w:r>
          </w:p>
          <w:p w14:paraId="12D494B9" w14:textId="77777777" w:rsidR="00A25F9E" w:rsidRPr="001A20CC" w:rsidRDefault="00A25F9E" w:rsidP="00A25F9E">
            <w:pPr>
              <w:autoSpaceDE/>
              <w:autoSpaceDN/>
              <w:adjustRightInd/>
              <w:spacing w:before="0" w:line="240" w:lineRule="auto"/>
              <w:ind w:left="-72" w:right="747"/>
              <w:rPr>
                <w:color w:val="auto"/>
                <w:sz w:val="16"/>
                <w:szCs w:val="16"/>
              </w:rPr>
            </w:pPr>
            <w:r w:rsidRPr="001A20CC">
              <w:rPr>
                <w:color w:val="auto"/>
                <w:sz w:val="16"/>
                <w:szCs w:val="16"/>
              </w:rPr>
              <w:t xml:space="preserve">(See manufacturer’s data sheets for min/max </w:t>
            </w:r>
            <w:proofErr w:type="gramStart"/>
            <w:r w:rsidRPr="001A20CC">
              <w:rPr>
                <w:color w:val="auto"/>
                <w:sz w:val="16"/>
                <w:szCs w:val="16"/>
              </w:rPr>
              <w:t>thicknesses</w:t>
            </w:r>
            <w:proofErr w:type="gramEnd"/>
            <w:r w:rsidRPr="001A20CC">
              <w:rPr>
                <w:color w:val="auto"/>
                <w:sz w:val="16"/>
                <w:szCs w:val="16"/>
              </w:rPr>
              <w:t xml:space="preserve"> per coat.)</w:t>
            </w:r>
          </w:p>
        </w:tc>
        <w:tc>
          <w:tcPr>
            <w:tcW w:w="990" w:type="dxa"/>
            <w:tcBorders>
              <w:bottom w:val="single" w:sz="12" w:space="0" w:color="auto"/>
            </w:tcBorders>
          </w:tcPr>
          <w:p w14:paraId="005A3A6D" w14:textId="77777777" w:rsidR="00A25F9E" w:rsidRPr="001D3869" w:rsidRDefault="00A25F9E" w:rsidP="00A25F9E">
            <w:pPr>
              <w:jc w:val="right"/>
              <w:rPr>
                <w:b/>
                <w:sz w:val="16"/>
                <w:szCs w:val="16"/>
              </w:rPr>
            </w:pPr>
          </w:p>
        </w:tc>
        <w:tc>
          <w:tcPr>
            <w:tcW w:w="3804" w:type="dxa"/>
            <w:gridSpan w:val="3"/>
            <w:vMerge/>
            <w:tcBorders>
              <w:bottom w:val="single" w:sz="12" w:space="0" w:color="auto"/>
            </w:tcBorders>
            <w:vAlign w:val="center"/>
          </w:tcPr>
          <w:p w14:paraId="20802A70" w14:textId="77777777" w:rsidR="00A25F9E" w:rsidRPr="001D3869" w:rsidRDefault="00A25F9E" w:rsidP="00A25F9E"/>
        </w:tc>
      </w:tr>
      <w:tr w:rsidR="00A25F9E" w:rsidRPr="001D3869" w14:paraId="16D178D9" w14:textId="77777777" w:rsidTr="00A25F9E">
        <w:trPr>
          <w:trHeight w:val="360"/>
          <w:jc w:val="center"/>
        </w:trPr>
        <w:tc>
          <w:tcPr>
            <w:tcW w:w="2023" w:type="dxa"/>
            <w:gridSpan w:val="3"/>
            <w:tcBorders>
              <w:top w:val="single" w:sz="12" w:space="0" w:color="auto"/>
              <w:left w:val="single" w:sz="12" w:space="0" w:color="auto"/>
              <w:bottom w:val="single" w:sz="12" w:space="0" w:color="auto"/>
            </w:tcBorders>
            <w:shd w:val="clear" w:color="auto" w:fill="000000"/>
            <w:vAlign w:val="center"/>
          </w:tcPr>
          <w:p w14:paraId="4EF6AFC3"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160" w:type="dxa"/>
            <w:tcBorders>
              <w:top w:val="single" w:sz="12" w:space="0" w:color="auto"/>
              <w:bottom w:val="single" w:sz="12" w:space="0" w:color="auto"/>
            </w:tcBorders>
            <w:shd w:val="clear" w:color="auto" w:fill="000000"/>
            <w:vAlign w:val="center"/>
          </w:tcPr>
          <w:p w14:paraId="68C1BBDB"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734" w:type="dxa"/>
            <w:gridSpan w:val="2"/>
            <w:tcBorders>
              <w:top w:val="single" w:sz="12" w:space="0" w:color="auto"/>
              <w:bottom w:val="single" w:sz="12" w:space="0" w:color="auto"/>
            </w:tcBorders>
            <w:shd w:val="clear" w:color="auto" w:fill="000000"/>
            <w:vAlign w:val="center"/>
          </w:tcPr>
          <w:p w14:paraId="6B50AF9A"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851" w:type="dxa"/>
            <w:tcBorders>
              <w:top w:val="single" w:sz="12" w:space="0" w:color="auto"/>
              <w:bottom w:val="single" w:sz="12" w:space="0" w:color="auto"/>
            </w:tcBorders>
            <w:shd w:val="clear" w:color="auto" w:fill="000000"/>
            <w:vAlign w:val="center"/>
          </w:tcPr>
          <w:p w14:paraId="116D8821"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09" w:type="dxa"/>
            <w:tcBorders>
              <w:top w:val="single" w:sz="12" w:space="0" w:color="auto"/>
              <w:bottom w:val="single" w:sz="12" w:space="0" w:color="auto"/>
              <w:right w:val="single" w:sz="12" w:space="0" w:color="auto"/>
            </w:tcBorders>
            <w:shd w:val="clear" w:color="auto" w:fill="000000"/>
            <w:vAlign w:val="center"/>
          </w:tcPr>
          <w:p w14:paraId="320C2418"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0AABA05B" w14:textId="77777777" w:rsidTr="00A25F9E">
        <w:trPr>
          <w:trHeight w:val="288"/>
          <w:jc w:val="center"/>
        </w:trPr>
        <w:tc>
          <w:tcPr>
            <w:tcW w:w="2023" w:type="dxa"/>
            <w:gridSpan w:val="3"/>
            <w:vAlign w:val="center"/>
          </w:tcPr>
          <w:p w14:paraId="7D15E549" w14:textId="77777777" w:rsidR="00A25F9E" w:rsidRPr="001D3869" w:rsidRDefault="00A25F9E" w:rsidP="00A25F9E">
            <w:pPr>
              <w:autoSpaceDE/>
              <w:autoSpaceDN/>
              <w:adjustRightInd/>
              <w:spacing w:before="0" w:line="240" w:lineRule="auto"/>
              <w:ind w:left="0"/>
              <w:rPr>
                <w:b/>
                <w:sz w:val="16"/>
                <w:szCs w:val="16"/>
              </w:rPr>
            </w:pPr>
            <w:r>
              <w:rPr>
                <w:b/>
                <w:sz w:val="16"/>
                <w:szCs w:val="16"/>
              </w:rPr>
              <w:t xml:space="preserve">SINGLE </w:t>
            </w:r>
            <w:r w:rsidRPr="001D3869">
              <w:rPr>
                <w:b/>
                <w:sz w:val="16"/>
                <w:szCs w:val="16"/>
              </w:rPr>
              <w:t>COAT</w:t>
            </w:r>
          </w:p>
        </w:tc>
        <w:tc>
          <w:tcPr>
            <w:tcW w:w="3160" w:type="dxa"/>
            <w:vAlign w:val="center"/>
          </w:tcPr>
          <w:p w14:paraId="4C0A1429" w14:textId="77777777" w:rsidR="00A25F9E" w:rsidRPr="001D3869" w:rsidRDefault="00A25F9E" w:rsidP="00A25F9E">
            <w:pPr>
              <w:autoSpaceDE/>
              <w:autoSpaceDN/>
              <w:adjustRightInd/>
              <w:spacing w:before="0" w:line="240" w:lineRule="auto"/>
              <w:ind w:left="0"/>
              <w:rPr>
                <w:sz w:val="16"/>
                <w:szCs w:val="16"/>
              </w:rPr>
            </w:pPr>
            <w:r w:rsidRPr="001D3869">
              <w:rPr>
                <w:sz w:val="16"/>
                <w:szCs w:val="16"/>
              </w:rPr>
              <w:t>Carboline</w:t>
            </w:r>
          </w:p>
        </w:tc>
        <w:tc>
          <w:tcPr>
            <w:tcW w:w="2734" w:type="dxa"/>
            <w:gridSpan w:val="2"/>
            <w:vAlign w:val="center"/>
          </w:tcPr>
          <w:p w14:paraId="39B43F70" w14:textId="7D5F8702" w:rsidR="00A25F9E" w:rsidRPr="004F328C" w:rsidRDefault="00A25F9E" w:rsidP="00A25F9E">
            <w:pPr>
              <w:autoSpaceDE/>
              <w:autoSpaceDN/>
              <w:adjustRightInd/>
              <w:spacing w:before="0" w:line="240" w:lineRule="auto"/>
              <w:ind w:left="0"/>
              <w:rPr>
                <w:sz w:val="16"/>
                <w:szCs w:val="16"/>
              </w:rPr>
            </w:pPr>
            <w:proofErr w:type="spellStart"/>
            <w:r w:rsidRPr="004F328C">
              <w:rPr>
                <w:sz w:val="16"/>
                <w:szCs w:val="16"/>
              </w:rPr>
              <w:t>Plasite</w:t>
            </w:r>
            <w:proofErr w:type="spellEnd"/>
            <w:r w:rsidRPr="004F328C">
              <w:rPr>
                <w:sz w:val="16"/>
                <w:szCs w:val="16"/>
              </w:rPr>
              <w:t xml:space="preserve"> 4550 Series</w:t>
            </w:r>
            <w:r w:rsidR="00391EA9" w:rsidRPr="004F328C">
              <w:rPr>
                <w:sz w:val="16"/>
                <w:szCs w:val="16"/>
              </w:rPr>
              <w:t>*</w:t>
            </w:r>
          </w:p>
        </w:tc>
        <w:tc>
          <w:tcPr>
            <w:tcW w:w="851" w:type="dxa"/>
            <w:vAlign w:val="center"/>
          </w:tcPr>
          <w:p w14:paraId="52F27DA9" w14:textId="6D4FA610" w:rsidR="00A25F9E" w:rsidRPr="00BB3892" w:rsidRDefault="00F91512" w:rsidP="00A25F9E">
            <w:pPr>
              <w:autoSpaceDE/>
              <w:autoSpaceDN/>
              <w:adjustRightInd/>
              <w:spacing w:before="0" w:line="240" w:lineRule="auto"/>
              <w:ind w:left="0"/>
              <w:jc w:val="center"/>
              <w:rPr>
                <w:sz w:val="16"/>
                <w:szCs w:val="16"/>
              </w:rPr>
            </w:pPr>
            <w:r w:rsidRPr="00BB3892">
              <w:rPr>
                <w:sz w:val="16"/>
                <w:szCs w:val="16"/>
              </w:rPr>
              <w:t>0</w:t>
            </w:r>
          </w:p>
        </w:tc>
        <w:tc>
          <w:tcPr>
            <w:tcW w:w="1209" w:type="dxa"/>
            <w:vAlign w:val="center"/>
          </w:tcPr>
          <w:p w14:paraId="3BCB8B4B" w14:textId="77777777" w:rsidR="00A25F9E" w:rsidRPr="00BB3892" w:rsidRDefault="00A25F9E" w:rsidP="00A25F9E">
            <w:pPr>
              <w:autoSpaceDE/>
              <w:autoSpaceDN/>
              <w:adjustRightInd/>
              <w:spacing w:before="0" w:line="240" w:lineRule="auto"/>
              <w:ind w:left="0"/>
              <w:rPr>
                <w:sz w:val="16"/>
                <w:szCs w:val="16"/>
              </w:rPr>
            </w:pPr>
            <w:r w:rsidRPr="00BB3892">
              <w:rPr>
                <w:sz w:val="16"/>
                <w:szCs w:val="16"/>
              </w:rPr>
              <w:t>60°C (140°F)</w:t>
            </w:r>
          </w:p>
        </w:tc>
      </w:tr>
      <w:tr w:rsidR="00F62E97" w:rsidRPr="001D3869" w14:paraId="2A146F09" w14:textId="77777777" w:rsidTr="00A25F9E">
        <w:trPr>
          <w:trHeight w:val="288"/>
          <w:jc w:val="center"/>
        </w:trPr>
        <w:tc>
          <w:tcPr>
            <w:tcW w:w="2023" w:type="dxa"/>
            <w:gridSpan w:val="3"/>
            <w:vAlign w:val="center"/>
          </w:tcPr>
          <w:p w14:paraId="0BCC214A" w14:textId="77777777" w:rsidR="00F62E97" w:rsidRDefault="00F62E97" w:rsidP="00A25F9E">
            <w:pPr>
              <w:autoSpaceDE/>
              <w:autoSpaceDN/>
              <w:adjustRightInd/>
              <w:spacing w:before="0" w:line="240" w:lineRule="auto"/>
              <w:ind w:left="0"/>
              <w:rPr>
                <w:b/>
                <w:sz w:val="16"/>
                <w:szCs w:val="16"/>
              </w:rPr>
            </w:pPr>
          </w:p>
        </w:tc>
        <w:tc>
          <w:tcPr>
            <w:tcW w:w="3160" w:type="dxa"/>
            <w:vAlign w:val="center"/>
          </w:tcPr>
          <w:p w14:paraId="3125D73F" w14:textId="45CFC553" w:rsidR="00F62E97" w:rsidRPr="001D3869" w:rsidRDefault="00F62E97" w:rsidP="00A25F9E">
            <w:pPr>
              <w:autoSpaceDE/>
              <w:autoSpaceDN/>
              <w:adjustRightInd/>
              <w:spacing w:before="0" w:line="240" w:lineRule="auto"/>
              <w:ind w:left="0"/>
              <w:rPr>
                <w:sz w:val="16"/>
                <w:szCs w:val="16"/>
              </w:rPr>
            </w:pPr>
            <w:proofErr w:type="spellStart"/>
            <w:r>
              <w:rPr>
                <w:sz w:val="16"/>
                <w:szCs w:val="16"/>
              </w:rPr>
              <w:t>Corrocoat</w:t>
            </w:r>
            <w:proofErr w:type="spellEnd"/>
          </w:p>
        </w:tc>
        <w:tc>
          <w:tcPr>
            <w:tcW w:w="2734" w:type="dxa"/>
            <w:gridSpan w:val="2"/>
            <w:vAlign w:val="center"/>
          </w:tcPr>
          <w:p w14:paraId="13BF4AAE" w14:textId="4ED1D18D" w:rsidR="00F62E97" w:rsidRPr="004F328C" w:rsidRDefault="00F62E97" w:rsidP="00A25F9E">
            <w:pPr>
              <w:autoSpaceDE/>
              <w:autoSpaceDN/>
              <w:adjustRightInd/>
              <w:spacing w:before="0" w:line="240" w:lineRule="auto"/>
              <w:ind w:left="0"/>
              <w:rPr>
                <w:sz w:val="16"/>
                <w:szCs w:val="16"/>
              </w:rPr>
            </w:pPr>
            <w:r w:rsidRPr="004F328C">
              <w:rPr>
                <w:sz w:val="16"/>
                <w:szCs w:val="16"/>
              </w:rPr>
              <w:t>Zip E**</w:t>
            </w:r>
          </w:p>
        </w:tc>
        <w:tc>
          <w:tcPr>
            <w:tcW w:w="851" w:type="dxa"/>
            <w:vAlign w:val="center"/>
          </w:tcPr>
          <w:p w14:paraId="2CA0B0EE" w14:textId="6260E43D" w:rsidR="00F62E97" w:rsidRPr="00BB3892" w:rsidRDefault="00F62E97" w:rsidP="00A25F9E">
            <w:pPr>
              <w:autoSpaceDE/>
              <w:autoSpaceDN/>
              <w:adjustRightInd/>
              <w:spacing w:before="0" w:line="240" w:lineRule="auto"/>
              <w:ind w:left="0"/>
              <w:jc w:val="center"/>
              <w:rPr>
                <w:sz w:val="16"/>
                <w:szCs w:val="16"/>
              </w:rPr>
            </w:pPr>
            <w:r w:rsidRPr="00BB3892">
              <w:rPr>
                <w:sz w:val="16"/>
                <w:szCs w:val="16"/>
              </w:rPr>
              <w:t>32</w:t>
            </w:r>
          </w:p>
        </w:tc>
        <w:tc>
          <w:tcPr>
            <w:tcW w:w="1209" w:type="dxa"/>
            <w:vAlign w:val="center"/>
          </w:tcPr>
          <w:p w14:paraId="2BB06B63" w14:textId="3A20E615" w:rsidR="00F62E97" w:rsidRPr="00BB3892" w:rsidRDefault="00F62E97" w:rsidP="00A25F9E">
            <w:pPr>
              <w:autoSpaceDE/>
              <w:autoSpaceDN/>
              <w:adjustRightInd/>
              <w:spacing w:before="0" w:line="240" w:lineRule="auto"/>
              <w:ind w:left="0"/>
              <w:rPr>
                <w:sz w:val="16"/>
                <w:szCs w:val="16"/>
              </w:rPr>
            </w:pPr>
            <w:r w:rsidRPr="00BB3892">
              <w:rPr>
                <w:sz w:val="16"/>
                <w:szCs w:val="16"/>
              </w:rPr>
              <w:t>60°C (140°F)</w:t>
            </w:r>
          </w:p>
        </w:tc>
      </w:tr>
      <w:tr w:rsidR="00EE4338" w:rsidRPr="001D3869" w14:paraId="06A805F7" w14:textId="77777777" w:rsidTr="00A25F9E">
        <w:trPr>
          <w:trHeight w:val="288"/>
          <w:jc w:val="center"/>
        </w:trPr>
        <w:tc>
          <w:tcPr>
            <w:tcW w:w="2023" w:type="dxa"/>
            <w:gridSpan w:val="3"/>
            <w:vAlign w:val="center"/>
          </w:tcPr>
          <w:p w14:paraId="753369F2" w14:textId="77777777" w:rsidR="00EE4338" w:rsidRPr="001D3869" w:rsidRDefault="00EE4338" w:rsidP="00EE4338">
            <w:pPr>
              <w:autoSpaceDE/>
              <w:autoSpaceDN/>
              <w:adjustRightInd/>
              <w:spacing w:before="0" w:line="240" w:lineRule="auto"/>
              <w:ind w:left="0"/>
              <w:rPr>
                <w:b/>
                <w:sz w:val="16"/>
                <w:szCs w:val="16"/>
              </w:rPr>
            </w:pPr>
            <w:r>
              <w:rPr>
                <w:b/>
                <w:sz w:val="16"/>
                <w:szCs w:val="16"/>
              </w:rPr>
              <w:t>Thick Film</w:t>
            </w:r>
          </w:p>
        </w:tc>
        <w:tc>
          <w:tcPr>
            <w:tcW w:w="3160" w:type="dxa"/>
            <w:vAlign w:val="center"/>
          </w:tcPr>
          <w:p w14:paraId="50744D2B" w14:textId="77777777" w:rsidR="00EE4338" w:rsidRPr="001D3869" w:rsidRDefault="00EE4338" w:rsidP="00EE4338">
            <w:pPr>
              <w:autoSpaceDE/>
              <w:autoSpaceDN/>
              <w:adjustRightInd/>
              <w:spacing w:before="0" w:line="240" w:lineRule="auto"/>
              <w:ind w:left="0"/>
              <w:rPr>
                <w:sz w:val="16"/>
                <w:szCs w:val="16"/>
              </w:rPr>
            </w:pPr>
            <w:r w:rsidRPr="001D3869">
              <w:rPr>
                <w:sz w:val="16"/>
                <w:szCs w:val="16"/>
              </w:rPr>
              <w:t>Hempel Coatings (USA), Inc.</w:t>
            </w:r>
          </w:p>
        </w:tc>
        <w:tc>
          <w:tcPr>
            <w:tcW w:w="2734" w:type="dxa"/>
            <w:gridSpan w:val="2"/>
            <w:vAlign w:val="center"/>
          </w:tcPr>
          <w:p w14:paraId="18C145F6" w14:textId="2CB13C0E" w:rsidR="00EE4338" w:rsidRPr="004F328C" w:rsidRDefault="00EE4338" w:rsidP="00EE4338">
            <w:pPr>
              <w:autoSpaceDE/>
              <w:autoSpaceDN/>
              <w:adjustRightInd/>
              <w:spacing w:before="0" w:line="240" w:lineRule="auto"/>
              <w:ind w:left="0"/>
              <w:rPr>
                <w:sz w:val="16"/>
                <w:szCs w:val="16"/>
              </w:rPr>
            </w:pPr>
            <w:proofErr w:type="spellStart"/>
            <w:r w:rsidRPr="004F328C">
              <w:rPr>
                <w:sz w:val="16"/>
                <w:szCs w:val="16"/>
              </w:rPr>
              <w:t>Hempaline</w:t>
            </w:r>
            <w:proofErr w:type="spellEnd"/>
            <w:r w:rsidRPr="004F328C">
              <w:rPr>
                <w:sz w:val="16"/>
                <w:szCs w:val="16"/>
              </w:rPr>
              <w:t xml:space="preserve"> Defend 630</w:t>
            </w:r>
          </w:p>
        </w:tc>
        <w:tc>
          <w:tcPr>
            <w:tcW w:w="851" w:type="dxa"/>
            <w:vAlign w:val="center"/>
          </w:tcPr>
          <w:p w14:paraId="49A5B1F4" w14:textId="60ACE45E" w:rsidR="00EE4338" w:rsidRPr="00BB3892" w:rsidRDefault="00EE4338" w:rsidP="00EE4338">
            <w:pPr>
              <w:autoSpaceDE/>
              <w:autoSpaceDN/>
              <w:adjustRightInd/>
              <w:spacing w:before="0" w:line="240" w:lineRule="auto"/>
              <w:ind w:left="0"/>
              <w:jc w:val="center"/>
              <w:rPr>
                <w:sz w:val="16"/>
                <w:szCs w:val="16"/>
              </w:rPr>
            </w:pPr>
            <w:r w:rsidRPr="00BB3892">
              <w:rPr>
                <w:sz w:val="16"/>
                <w:szCs w:val="16"/>
              </w:rPr>
              <w:t>59</w:t>
            </w:r>
          </w:p>
        </w:tc>
        <w:tc>
          <w:tcPr>
            <w:tcW w:w="1209" w:type="dxa"/>
            <w:vAlign w:val="center"/>
          </w:tcPr>
          <w:p w14:paraId="74A8B155" w14:textId="2DC5D675" w:rsidR="00EE4338" w:rsidRPr="00BB3892" w:rsidRDefault="00EE4338" w:rsidP="00EE4338">
            <w:pPr>
              <w:autoSpaceDE/>
              <w:autoSpaceDN/>
              <w:adjustRightInd/>
              <w:spacing w:before="0" w:line="240" w:lineRule="auto"/>
              <w:ind w:left="0"/>
              <w:rPr>
                <w:sz w:val="16"/>
                <w:szCs w:val="16"/>
              </w:rPr>
            </w:pPr>
            <w:r w:rsidRPr="00BB3892">
              <w:rPr>
                <w:sz w:val="16"/>
                <w:szCs w:val="16"/>
              </w:rPr>
              <w:t>50°C (122°F)</w:t>
            </w:r>
          </w:p>
        </w:tc>
      </w:tr>
      <w:tr w:rsidR="00491E6E" w:rsidRPr="001D3869" w14:paraId="68796C34" w14:textId="77777777" w:rsidTr="00A25F9E">
        <w:trPr>
          <w:trHeight w:val="288"/>
          <w:jc w:val="center"/>
        </w:trPr>
        <w:tc>
          <w:tcPr>
            <w:tcW w:w="2023" w:type="dxa"/>
            <w:gridSpan w:val="3"/>
            <w:vMerge w:val="restart"/>
            <w:vAlign w:val="center"/>
          </w:tcPr>
          <w:p w14:paraId="76F98069" w14:textId="77777777" w:rsidR="00491E6E" w:rsidRPr="001D3869" w:rsidRDefault="00491E6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3160" w:type="dxa"/>
            <w:vAlign w:val="center"/>
          </w:tcPr>
          <w:p w14:paraId="5CC03860" w14:textId="77777777" w:rsidR="00491E6E" w:rsidRPr="001D3869" w:rsidRDefault="00491E6E" w:rsidP="00A25F9E">
            <w:pPr>
              <w:autoSpaceDE/>
              <w:autoSpaceDN/>
              <w:adjustRightInd/>
              <w:spacing w:before="0" w:line="240" w:lineRule="auto"/>
              <w:ind w:left="0"/>
              <w:rPr>
                <w:sz w:val="16"/>
                <w:szCs w:val="16"/>
              </w:rPr>
            </w:pPr>
            <w:r w:rsidRPr="001D3869">
              <w:rPr>
                <w:sz w:val="16"/>
                <w:szCs w:val="16"/>
              </w:rPr>
              <w:t xml:space="preserve">International </w:t>
            </w:r>
          </w:p>
        </w:tc>
        <w:tc>
          <w:tcPr>
            <w:tcW w:w="2734" w:type="dxa"/>
            <w:gridSpan w:val="2"/>
            <w:vAlign w:val="center"/>
          </w:tcPr>
          <w:p w14:paraId="553F9B02" w14:textId="227E291E" w:rsidR="00491E6E" w:rsidRPr="004F328C" w:rsidRDefault="00491E6E" w:rsidP="00A27CEB">
            <w:pPr>
              <w:autoSpaceDE/>
              <w:autoSpaceDN/>
              <w:adjustRightInd/>
              <w:spacing w:before="0" w:line="240" w:lineRule="auto"/>
              <w:ind w:left="0"/>
              <w:rPr>
                <w:sz w:val="16"/>
                <w:szCs w:val="16"/>
              </w:rPr>
            </w:pPr>
            <w:r w:rsidRPr="004F328C">
              <w:rPr>
                <w:sz w:val="16"/>
                <w:szCs w:val="16"/>
              </w:rPr>
              <w:t>Enviroline 376F-60**</w:t>
            </w:r>
          </w:p>
        </w:tc>
        <w:tc>
          <w:tcPr>
            <w:tcW w:w="851" w:type="dxa"/>
            <w:vAlign w:val="center"/>
          </w:tcPr>
          <w:p w14:paraId="042A774B" w14:textId="77777777" w:rsidR="00491E6E" w:rsidRPr="00BB3892" w:rsidRDefault="00491E6E" w:rsidP="00A25F9E">
            <w:pPr>
              <w:autoSpaceDE/>
              <w:autoSpaceDN/>
              <w:adjustRightInd/>
              <w:spacing w:before="0" w:line="240" w:lineRule="auto"/>
              <w:ind w:left="0"/>
              <w:jc w:val="center"/>
              <w:rPr>
                <w:sz w:val="16"/>
                <w:szCs w:val="16"/>
              </w:rPr>
            </w:pPr>
            <w:r w:rsidRPr="00BB3892">
              <w:rPr>
                <w:sz w:val="16"/>
                <w:szCs w:val="16"/>
              </w:rPr>
              <w:t>30-42</w:t>
            </w:r>
          </w:p>
        </w:tc>
        <w:tc>
          <w:tcPr>
            <w:tcW w:w="1209" w:type="dxa"/>
            <w:vAlign w:val="center"/>
          </w:tcPr>
          <w:p w14:paraId="6C2F2A5F" w14:textId="77777777" w:rsidR="00491E6E" w:rsidRPr="00BB3892" w:rsidRDefault="00491E6E" w:rsidP="00A25F9E">
            <w:pPr>
              <w:autoSpaceDE/>
              <w:autoSpaceDN/>
              <w:adjustRightInd/>
              <w:spacing w:before="0" w:line="240" w:lineRule="auto"/>
              <w:ind w:left="0"/>
              <w:rPr>
                <w:sz w:val="16"/>
                <w:szCs w:val="16"/>
              </w:rPr>
            </w:pPr>
            <w:r w:rsidRPr="00BB3892">
              <w:rPr>
                <w:sz w:val="16"/>
                <w:szCs w:val="16"/>
              </w:rPr>
              <w:t>82°C (180°F)</w:t>
            </w:r>
          </w:p>
        </w:tc>
      </w:tr>
      <w:tr w:rsidR="00491E6E" w:rsidRPr="001D3869" w14:paraId="7EB2B1F6" w14:textId="77777777" w:rsidTr="00A25F9E">
        <w:trPr>
          <w:trHeight w:val="288"/>
          <w:jc w:val="center"/>
        </w:trPr>
        <w:tc>
          <w:tcPr>
            <w:tcW w:w="2023" w:type="dxa"/>
            <w:gridSpan w:val="3"/>
            <w:vMerge/>
            <w:vAlign w:val="center"/>
          </w:tcPr>
          <w:p w14:paraId="15390419" w14:textId="77777777" w:rsidR="00491E6E" w:rsidRPr="001D3869" w:rsidRDefault="00491E6E" w:rsidP="00A25F9E">
            <w:pPr>
              <w:autoSpaceDE/>
              <w:autoSpaceDN/>
              <w:adjustRightInd/>
              <w:spacing w:before="0" w:line="240" w:lineRule="auto"/>
              <w:ind w:left="0"/>
              <w:rPr>
                <w:b/>
                <w:sz w:val="16"/>
                <w:szCs w:val="16"/>
              </w:rPr>
            </w:pPr>
          </w:p>
        </w:tc>
        <w:tc>
          <w:tcPr>
            <w:tcW w:w="3160" w:type="dxa"/>
            <w:vAlign w:val="center"/>
          </w:tcPr>
          <w:p w14:paraId="475EFA90" w14:textId="77777777" w:rsidR="00491E6E" w:rsidRPr="001D3869" w:rsidRDefault="00491E6E" w:rsidP="00A25F9E">
            <w:pPr>
              <w:autoSpaceDE/>
              <w:autoSpaceDN/>
              <w:adjustRightInd/>
              <w:spacing w:before="0" w:line="240" w:lineRule="auto"/>
              <w:ind w:left="0"/>
              <w:rPr>
                <w:sz w:val="16"/>
                <w:szCs w:val="16"/>
              </w:rPr>
            </w:pPr>
            <w:r w:rsidRPr="001D3869">
              <w:rPr>
                <w:sz w:val="16"/>
                <w:szCs w:val="16"/>
              </w:rPr>
              <w:t xml:space="preserve">International </w:t>
            </w:r>
          </w:p>
        </w:tc>
        <w:tc>
          <w:tcPr>
            <w:tcW w:w="2734" w:type="dxa"/>
            <w:gridSpan w:val="2"/>
            <w:vAlign w:val="center"/>
          </w:tcPr>
          <w:p w14:paraId="21BF4B18" w14:textId="64DE9B89" w:rsidR="00491E6E" w:rsidRPr="00D86DC6" w:rsidRDefault="00ED57BA" w:rsidP="00A25F9E">
            <w:pPr>
              <w:autoSpaceDE/>
              <w:autoSpaceDN/>
              <w:adjustRightInd/>
              <w:spacing w:before="0" w:line="240" w:lineRule="auto"/>
              <w:ind w:left="0"/>
              <w:rPr>
                <w:sz w:val="16"/>
                <w:szCs w:val="16"/>
              </w:rPr>
            </w:pPr>
            <w:ins w:id="1366" w:author="Kurmanov, Aidyn [STAMGazStroy LLP]" w:date="2025-12-11T14:53:00Z" w16du:dateUtc="2025-12-11T09:53:00Z">
              <w:r w:rsidRPr="00D86DC6">
                <w:rPr>
                  <w:sz w:val="16"/>
                  <w:szCs w:val="16"/>
                </w:rPr>
                <w:t>Enviroline 405 Series</w:t>
              </w:r>
              <w:r w:rsidRPr="00D86DC6" w:rsidDel="00ED57BA">
                <w:rPr>
                  <w:sz w:val="16"/>
                  <w:szCs w:val="16"/>
                </w:rPr>
                <w:t xml:space="preserve"> </w:t>
              </w:r>
            </w:ins>
            <w:del w:id="1367" w:author="Kurmanov, Aidyn [STAMGazStroy LLP]" w:date="2025-12-11T14:53:00Z" w16du:dateUtc="2025-12-11T09:53:00Z">
              <w:r w:rsidR="00491E6E" w:rsidRPr="00D86DC6" w:rsidDel="00ED57BA">
                <w:rPr>
                  <w:sz w:val="16"/>
                  <w:szCs w:val="16"/>
                </w:rPr>
                <w:delText>Interline 984</w:delText>
              </w:r>
            </w:del>
            <w:r w:rsidR="00491E6E" w:rsidRPr="00D86DC6">
              <w:rPr>
                <w:sz w:val="16"/>
                <w:szCs w:val="16"/>
              </w:rPr>
              <w:t xml:space="preserve">** </w:t>
            </w:r>
          </w:p>
        </w:tc>
        <w:tc>
          <w:tcPr>
            <w:tcW w:w="851" w:type="dxa"/>
            <w:vAlign w:val="center"/>
          </w:tcPr>
          <w:p w14:paraId="42B096F5" w14:textId="5A843200" w:rsidR="00491E6E" w:rsidRPr="00D86DC6" w:rsidRDefault="00491E6E" w:rsidP="00A25F9E">
            <w:pPr>
              <w:autoSpaceDE/>
              <w:autoSpaceDN/>
              <w:adjustRightInd/>
              <w:spacing w:before="0" w:line="240" w:lineRule="auto"/>
              <w:ind w:left="0"/>
              <w:jc w:val="center"/>
              <w:rPr>
                <w:sz w:val="16"/>
                <w:szCs w:val="16"/>
              </w:rPr>
            </w:pPr>
            <w:del w:id="1368" w:author="Kurmanov, Aidyn [STAMGazStroy LLP]" w:date="2025-12-11T14:53:00Z" w16du:dateUtc="2025-12-11T09:53:00Z">
              <w:r w:rsidRPr="00D86DC6" w:rsidDel="00ED57BA">
                <w:rPr>
                  <w:sz w:val="16"/>
                  <w:szCs w:val="16"/>
                </w:rPr>
                <w:delText>70</w:delText>
              </w:r>
            </w:del>
            <w:ins w:id="1369" w:author="Kurmanov, Aidyn [STAMGazStroy LLP]" w:date="2025-12-11T14:53:00Z" w16du:dateUtc="2025-12-11T09:53:00Z">
              <w:r w:rsidR="00ED57BA" w:rsidRPr="00D86DC6">
                <w:rPr>
                  <w:sz w:val="16"/>
                  <w:szCs w:val="16"/>
                </w:rPr>
                <w:t>30-65</w:t>
              </w:r>
            </w:ins>
          </w:p>
        </w:tc>
        <w:tc>
          <w:tcPr>
            <w:tcW w:w="1209" w:type="dxa"/>
            <w:vAlign w:val="center"/>
          </w:tcPr>
          <w:p w14:paraId="0B9C1A89" w14:textId="6EE330F7" w:rsidR="00491E6E" w:rsidRPr="00D86DC6" w:rsidRDefault="00491E6E" w:rsidP="00A25F9E">
            <w:pPr>
              <w:autoSpaceDE/>
              <w:autoSpaceDN/>
              <w:adjustRightInd/>
              <w:spacing w:before="0" w:line="240" w:lineRule="auto"/>
              <w:ind w:left="0"/>
              <w:rPr>
                <w:sz w:val="16"/>
                <w:szCs w:val="16"/>
              </w:rPr>
            </w:pPr>
            <w:del w:id="1370" w:author="Kurmanov, Aidyn [STAMGazStroy LLP]" w:date="2025-12-11T14:53:00Z" w16du:dateUtc="2025-12-11T09:53:00Z">
              <w:r w:rsidRPr="00D86DC6" w:rsidDel="00ED57BA">
                <w:rPr>
                  <w:sz w:val="16"/>
                  <w:szCs w:val="16"/>
                </w:rPr>
                <w:delText>60</w:delText>
              </w:r>
            </w:del>
            <w:ins w:id="1371" w:author="Kurmanov, Aidyn [STAMGazStroy LLP]" w:date="2025-12-11T14:53:00Z" w16du:dateUtc="2025-12-11T09:53:00Z">
              <w:r w:rsidR="00ED57BA" w:rsidRPr="00D86DC6">
                <w:rPr>
                  <w:sz w:val="16"/>
                  <w:szCs w:val="16"/>
                </w:rPr>
                <w:t>82</w:t>
              </w:r>
            </w:ins>
            <w:r w:rsidRPr="00D86DC6">
              <w:rPr>
                <w:sz w:val="16"/>
                <w:szCs w:val="16"/>
              </w:rPr>
              <w:t>°C (</w:t>
            </w:r>
            <w:del w:id="1372" w:author="Kurmanov, Aidyn [STAMGazStroy LLP]" w:date="2025-12-11T14:53:00Z" w16du:dateUtc="2025-12-11T09:53:00Z">
              <w:r w:rsidRPr="00D86DC6" w:rsidDel="00ED57BA">
                <w:rPr>
                  <w:sz w:val="16"/>
                  <w:szCs w:val="16"/>
                </w:rPr>
                <w:delText>140</w:delText>
              </w:r>
            </w:del>
            <w:ins w:id="1373" w:author="Kurmanov, Aidyn [STAMGazStroy LLP]" w:date="2025-12-11T14:53:00Z" w16du:dateUtc="2025-12-11T09:53:00Z">
              <w:r w:rsidR="00ED57BA" w:rsidRPr="00D86DC6">
                <w:rPr>
                  <w:sz w:val="16"/>
                  <w:szCs w:val="16"/>
                </w:rPr>
                <w:t>180</w:t>
              </w:r>
            </w:ins>
            <w:r w:rsidRPr="00D86DC6">
              <w:rPr>
                <w:sz w:val="16"/>
                <w:szCs w:val="16"/>
              </w:rPr>
              <w:t>°F)</w:t>
            </w:r>
          </w:p>
        </w:tc>
      </w:tr>
      <w:tr w:rsidR="00F62E97" w:rsidRPr="001D3869" w14:paraId="3E83245E" w14:textId="77777777" w:rsidTr="00A25F9E">
        <w:trPr>
          <w:trHeight w:val="288"/>
          <w:jc w:val="center"/>
        </w:trPr>
        <w:tc>
          <w:tcPr>
            <w:tcW w:w="2023" w:type="dxa"/>
            <w:gridSpan w:val="3"/>
            <w:vAlign w:val="center"/>
          </w:tcPr>
          <w:p w14:paraId="2862336A" w14:textId="77777777" w:rsidR="00F62E97" w:rsidRPr="001D3869" w:rsidRDefault="00F62E97" w:rsidP="00A25F9E">
            <w:pPr>
              <w:autoSpaceDE/>
              <w:autoSpaceDN/>
              <w:adjustRightInd/>
              <w:spacing w:before="0" w:line="240" w:lineRule="auto"/>
              <w:ind w:left="0"/>
              <w:rPr>
                <w:b/>
                <w:sz w:val="16"/>
                <w:szCs w:val="16"/>
              </w:rPr>
            </w:pPr>
          </w:p>
        </w:tc>
        <w:tc>
          <w:tcPr>
            <w:tcW w:w="3160" w:type="dxa"/>
            <w:vAlign w:val="center"/>
          </w:tcPr>
          <w:p w14:paraId="5A5B2586" w14:textId="77777777" w:rsidR="00F62E97" w:rsidRPr="001D3869" w:rsidRDefault="00F62E97" w:rsidP="00A25F9E">
            <w:pPr>
              <w:autoSpaceDE/>
              <w:autoSpaceDN/>
              <w:adjustRightInd/>
              <w:spacing w:before="0" w:line="240" w:lineRule="auto"/>
              <w:ind w:left="0"/>
              <w:rPr>
                <w:sz w:val="16"/>
                <w:szCs w:val="16"/>
              </w:rPr>
            </w:pPr>
            <w:r w:rsidRPr="001D3869">
              <w:rPr>
                <w:sz w:val="16"/>
                <w:szCs w:val="16"/>
              </w:rPr>
              <w:t>Jotun Paints</w:t>
            </w:r>
          </w:p>
        </w:tc>
        <w:tc>
          <w:tcPr>
            <w:tcW w:w="2734" w:type="dxa"/>
            <w:gridSpan w:val="2"/>
            <w:vAlign w:val="center"/>
          </w:tcPr>
          <w:p w14:paraId="0C495490" w14:textId="77777777" w:rsidR="00F62E97" w:rsidRPr="004F328C" w:rsidRDefault="00F62E97" w:rsidP="00A25F9E">
            <w:pPr>
              <w:autoSpaceDE/>
              <w:autoSpaceDN/>
              <w:adjustRightInd/>
              <w:spacing w:before="0" w:line="240" w:lineRule="auto"/>
              <w:ind w:left="0"/>
              <w:rPr>
                <w:sz w:val="16"/>
                <w:szCs w:val="16"/>
              </w:rPr>
            </w:pPr>
            <w:proofErr w:type="spellStart"/>
            <w:r w:rsidRPr="004F328C">
              <w:rPr>
                <w:sz w:val="16"/>
                <w:szCs w:val="16"/>
              </w:rPr>
              <w:t>Marathonseries</w:t>
            </w:r>
            <w:proofErr w:type="spellEnd"/>
          </w:p>
          <w:p w14:paraId="75BB7279" w14:textId="2E7DD490" w:rsidR="0084388C" w:rsidRPr="004F328C" w:rsidRDefault="0084388C" w:rsidP="00A25F9E">
            <w:pPr>
              <w:autoSpaceDE/>
              <w:autoSpaceDN/>
              <w:adjustRightInd/>
              <w:spacing w:before="0" w:line="240" w:lineRule="auto"/>
              <w:ind w:left="0"/>
              <w:rPr>
                <w:sz w:val="16"/>
                <w:szCs w:val="16"/>
              </w:rPr>
            </w:pPr>
            <w:proofErr w:type="spellStart"/>
            <w:r w:rsidRPr="004F328C">
              <w:rPr>
                <w:sz w:val="16"/>
                <w:szCs w:val="16"/>
              </w:rPr>
              <w:t>Tankguard</w:t>
            </w:r>
            <w:proofErr w:type="spellEnd"/>
            <w:r w:rsidRPr="004F328C">
              <w:rPr>
                <w:sz w:val="16"/>
                <w:szCs w:val="16"/>
              </w:rPr>
              <w:t xml:space="preserve"> SF</w:t>
            </w:r>
          </w:p>
        </w:tc>
        <w:tc>
          <w:tcPr>
            <w:tcW w:w="851" w:type="dxa"/>
            <w:vAlign w:val="center"/>
          </w:tcPr>
          <w:p w14:paraId="49EA482A" w14:textId="77777777" w:rsidR="00F62E97" w:rsidRPr="00BB3892" w:rsidRDefault="00F62E97" w:rsidP="00A25F9E">
            <w:pPr>
              <w:autoSpaceDE/>
              <w:autoSpaceDN/>
              <w:adjustRightInd/>
              <w:spacing w:before="0" w:line="240" w:lineRule="auto"/>
              <w:ind w:left="0"/>
              <w:jc w:val="center"/>
              <w:rPr>
                <w:sz w:val="16"/>
                <w:szCs w:val="16"/>
              </w:rPr>
            </w:pPr>
            <w:r w:rsidRPr="00BB3892">
              <w:rPr>
                <w:sz w:val="16"/>
                <w:szCs w:val="16"/>
              </w:rPr>
              <w:t>210</w:t>
            </w:r>
          </w:p>
          <w:p w14:paraId="33238245" w14:textId="6D0E2167" w:rsidR="0084388C" w:rsidRPr="00BB3892" w:rsidRDefault="0084388C" w:rsidP="00A25F9E">
            <w:pPr>
              <w:autoSpaceDE/>
              <w:autoSpaceDN/>
              <w:adjustRightInd/>
              <w:spacing w:before="0" w:line="240" w:lineRule="auto"/>
              <w:ind w:left="0"/>
              <w:jc w:val="center"/>
              <w:rPr>
                <w:sz w:val="16"/>
                <w:szCs w:val="16"/>
              </w:rPr>
            </w:pPr>
            <w:r w:rsidRPr="00BB3892">
              <w:rPr>
                <w:sz w:val="16"/>
                <w:szCs w:val="16"/>
              </w:rPr>
              <w:t>90</w:t>
            </w:r>
          </w:p>
        </w:tc>
        <w:tc>
          <w:tcPr>
            <w:tcW w:w="1209" w:type="dxa"/>
            <w:vAlign w:val="center"/>
          </w:tcPr>
          <w:p w14:paraId="744963B6" w14:textId="77777777" w:rsidR="00F62E97" w:rsidRPr="00BB3892" w:rsidRDefault="00F62E97" w:rsidP="00A25F9E">
            <w:pPr>
              <w:autoSpaceDE/>
              <w:autoSpaceDN/>
              <w:adjustRightInd/>
              <w:spacing w:before="0" w:line="240" w:lineRule="auto"/>
              <w:ind w:left="0"/>
              <w:rPr>
                <w:sz w:val="16"/>
                <w:szCs w:val="16"/>
              </w:rPr>
            </w:pPr>
            <w:r w:rsidRPr="00BB3892">
              <w:rPr>
                <w:sz w:val="16"/>
                <w:szCs w:val="16"/>
              </w:rPr>
              <w:t>70°C (158°F)</w:t>
            </w:r>
          </w:p>
        </w:tc>
      </w:tr>
      <w:tr w:rsidR="00F62E97" w:rsidRPr="001D3869" w14:paraId="6A745CEB" w14:textId="77777777" w:rsidTr="00A25F9E">
        <w:trPr>
          <w:trHeight w:val="288"/>
          <w:jc w:val="center"/>
        </w:trPr>
        <w:tc>
          <w:tcPr>
            <w:tcW w:w="2023" w:type="dxa"/>
            <w:gridSpan w:val="3"/>
            <w:vAlign w:val="center"/>
          </w:tcPr>
          <w:p w14:paraId="18661433" w14:textId="77777777" w:rsidR="00F62E97" w:rsidRPr="001D3869" w:rsidRDefault="00F62E97" w:rsidP="00A25F9E">
            <w:pPr>
              <w:jc w:val="center"/>
              <w:rPr>
                <w:b/>
                <w:sz w:val="16"/>
                <w:szCs w:val="16"/>
              </w:rPr>
            </w:pPr>
          </w:p>
        </w:tc>
        <w:tc>
          <w:tcPr>
            <w:tcW w:w="3160" w:type="dxa"/>
            <w:vAlign w:val="center"/>
          </w:tcPr>
          <w:p w14:paraId="1F21B3E8" w14:textId="77777777" w:rsidR="00F62E97" w:rsidRPr="001D3869" w:rsidRDefault="00F62E97" w:rsidP="00A25F9E">
            <w:pPr>
              <w:autoSpaceDE/>
              <w:autoSpaceDN/>
              <w:adjustRightInd/>
              <w:spacing w:before="0" w:line="240" w:lineRule="auto"/>
              <w:ind w:left="0"/>
              <w:rPr>
                <w:sz w:val="16"/>
                <w:szCs w:val="16"/>
              </w:rPr>
            </w:pPr>
            <w:r>
              <w:rPr>
                <w:sz w:val="16"/>
                <w:szCs w:val="16"/>
              </w:rPr>
              <w:t>PPG</w:t>
            </w:r>
          </w:p>
        </w:tc>
        <w:tc>
          <w:tcPr>
            <w:tcW w:w="2734" w:type="dxa"/>
            <w:gridSpan w:val="2"/>
            <w:vAlign w:val="center"/>
          </w:tcPr>
          <w:p w14:paraId="3F90BF6A" w14:textId="65CB7710" w:rsidR="00B9783C" w:rsidRPr="004F328C" w:rsidRDefault="00F62E97" w:rsidP="00A25F9E">
            <w:pPr>
              <w:autoSpaceDE/>
              <w:autoSpaceDN/>
              <w:adjustRightInd/>
              <w:spacing w:before="0" w:line="240" w:lineRule="auto"/>
              <w:ind w:left="0"/>
              <w:rPr>
                <w:sz w:val="16"/>
                <w:szCs w:val="16"/>
              </w:rPr>
            </w:pPr>
            <w:proofErr w:type="spellStart"/>
            <w:r w:rsidRPr="004F328C">
              <w:rPr>
                <w:sz w:val="16"/>
                <w:szCs w:val="16"/>
              </w:rPr>
              <w:t>Amercoat</w:t>
            </w:r>
            <w:proofErr w:type="spellEnd"/>
            <w:r w:rsidRPr="004F328C">
              <w:rPr>
                <w:sz w:val="16"/>
                <w:szCs w:val="16"/>
              </w:rPr>
              <w:t xml:space="preserve"> 242HB</w:t>
            </w:r>
            <w:r w:rsidR="00B9783C" w:rsidRPr="004F328C">
              <w:rPr>
                <w:sz w:val="16"/>
                <w:szCs w:val="16"/>
              </w:rPr>
              <w:t xml:space="preserve"> </w:t>
            </w:r>
          </w:p>
          <w:p w14:paraId="6AE1B9C7" w14:textId="2F0C0C3E" w:rsidR="00F62E97" w:rsidRPr="004F328C" w:rsidRDefault="00F62E97" w:rsidP="00A25F9E">
            <w:pPr>
              <w:autoSpaceDE/>
              <w:autoSpaceDN/>
              <w:adjustRightInd/>
              <w:spacing w:before="0" w:line="240" w:lineRule="auto"/>
              <w:ind w:left="0"/>
              <w:rPr>
                <w:sz w:val="16"/>
                <w:szCs w:val="16"/>
              </w:rPr>
            </w:pPr>
            <w:proofErr w:type="spellStart"/>
            <w:r w:rsidRPr="004F328C">
              <w:rPr>
                <w:sz w:val="16"/>
                <w:szCs w:val="16"/>
              </w:rPr>
              <w:t>Novaguard</w:t>
            </w:r>
            <w:proofErr w:type="spellEnd"/>
            <w:r w:rsidRPr="004F328C">
              <w:rPr>
                <w:sz w:val="16"/>
                <w:szCs w:val="16"/>
              </w:rPr>
              <w:t xml:space="preserve"> 840</w:t>
            </w:r>
            <w:r w:rsidR="000B0C16" w:rsidRPr="004F328C">
              <w:rPr>
                <w:sz w:val="16"/>
                <w:szCs w:val="16"/>
              </w:rPr>
              <w:t>**</w:t>
            </w:r>
          </w:p>
        </w:tc>
        <w:tc>
          <w:tcPr>
            <w:tcW w:w="851" w:type="dxa"/>
            <w:vAlign w:val="center"/>
          </w:tcPr>
          <w:p w14:paraId="70A1004D" w14:textId="77777777" w:rsidR="00F62E97" w:rsidRPr="00BB3892" w:rsidRDefault="00F62E97" w:rsidP="00A25F9E">
            <w:pPr>
              <w:autoSpaceDE/>
              <w:autoSpaceDN/>
              <w:adjustRightInd/>
              <w:spacing w:before="0" w:line="240" w:lineRule="auto"/>
              <w:ind w:left="0"/>
              <w:jc w:val="center"/>
              <w:rPr>
                <w:sz w:val="16"/>
                <w:szCs w:val="16"/>
              </w:rPr>
            </w:pPr>
            <w:r w:rsidRPr="00BB3892">
              <w:rPr>
                <w:sz w:val="16"/>
                <w:szCs w:val="16"/>
              </w:rPr>
              <w:t>137</w:t>
            </w:r>
          </w:p>
          <w:p w14:paraId="6B95714C" w14:textId="77777777" w:rsidR="00F62E97" w:rsidRPr="00BB3892" w:rsidRDefault="00F62E97" w:rsidP="00A25F9E">
            <w:pPr>
              <w:autoSpaceDE/>
              <w:autoSpaceDN/>
              <w:adjustRightInd/>
              <w:spacing w:before="0" w:line="240" w:lineRule="auto"/>
              <w:ind w:left="0"/>
              <w:jc w:val="center"/>
              <w:rPr>
                <w:sz w:val="16"/>
                <w:szCs w:val="16"/>
              </w:rPr>
            </w:pPr>
            <w:r w:rsidRPr="00BB3892">
              <w:rPr>
                <w:sz w:val="16"/>
                <w:szCs w:val="16"/>
              </w:rPr>
              <w:t>97</w:t>
            </w:r>
          </w:p>
        </w:tc>
        <w:tc>
          <w:tcPr>
            <w:tcW w:w="1209" w:type="dxa"/>
            <w:vAlign w:val="center"/>
          </w:tcPr>
          <w:p w14:paraId="5F285D07" w14:textId="77777777" w:rsidR="00F62E97" w:rsidRPr="00BB3892" w:rsidRDefault="00F62E97" w:rsidP="00A25F9E">
            <w:pPr>
              <w:autoSpaceDE/>
              <w:autoSpaceDN/>
              <w:adjustRightInd/>
              <w:spacing w:before="0" w:line="240" w:lineRule="auto"/>
              <w:ind w:left="0"/>
              <w:rPr>
                <w:sz w:val="16"/>
                <w:szCs w:val="16"/>
              </w:rPr>
            </w:pPr>
            <w:r w:rsidRPr="00BB3892">
              <w:rPr>
                <w:sz w:val="16"/>
                <w:szCs w:val="16"/>
              </w:rPr>
              <w:t>60°C (140°F)</w:t>
            </w:r>
          </w:p>
          <w:p w14:paraId="2A85CF74" w14:textId="77777777" w:rsidR="00F62E97" w:rsidRPr="00BB3892" w:rsidRDefault="00F62E97" w:rsidP="00A25F9E">
            <w:pPr>
              <w:autoSpaceDE/>
              <w:autoSpaceDN/>
              <w:adjustRightInd/>
              <w:spacing w:before="0" w:line="240" w:lineRule="auto"/>
              <w:ind w:left="0"/>
              <w:rPr>
                <w:sz w:val="16"/>
                <w:szCs w:val="16"/>
              </w:rPr>
            </w:pPr>
            <w:r w:rsidRPr="00BB3892">
              <w:rPr>
                <w:sz w:val="16"/>
                <w:szCs w:val="16"/>
              </w:rPr>
              <w:t>60°C (140°F)</w:t>
            </w:r>
          </w:p>
        </w:tc>
      </w:tr>
      <w:tr w:rsidR="00F62E97" w:rsidRPr="001D3869" w14:paraId="793C0086" w14:textId="77777777" w:rsidTr="00A25F9E">
        <w:trPr>
          <w:trHeight w:val="288"/>
          <w:jc w:val="center"/>
        </w:trPr>
        <w:tc>
          <w:tcPr>
            <w:tcW w:w="2023" w:type="dxa"/>
            <w:gridSpan w:val="3"/>
            <w:vAlign w:val="center"/>
          </w:tcPr>
          <w:p w14:paraId="0D1DA407" w14:textId="77777777" w:rsidR="00F62E97" w:rsidRPr="001D3869" w:rsidRDefault="00F62E97" w:rsidP="00A25F9E">
            <w:pPr>
              <w:jc w:val="center"/>
              <w:rPr>
                <w:b/>
                <w:sz w:val="16"/>
                <w:szCs w:val="16"/>
              </w:rPr>
            </w:pPr>
          </w:p>
        </w:tc>
        <w:tc>
          <w:tcPr>
            <w:tcW w:w="3160" w:type="dxa"/>
            <w:vAlign w:val="center"/>
          </w:tcPr>
          <w:p w14:paraId="452A4F4C" w14:textId="77777777" w:rsidR="00F62E97" w:rsidRPr="001D3869" w:rsidRDefault="00F62E97" w:rsidP="00A25F9E">
            <w:pPr>
              <w:autoSpaceDE/>
              <w:autoSpaceDN/>
              <w:adjustRightInd/>
              <w:spacing w:before="0" w:line="240" w:lineRule="auto"/>
              <w:ind w:left="0"/>
              <w:rPr>
                <w:sz w:val="16"/>
                <w:szCs w:val="16"/>
              </w:rPr>
            </w:pPr>
            <w:r w:rsidRPr="001D3869">
              <w:rPr>
                <w:sz w:val="16"/>
                <w:szCs w:val="16"/>
              </w:rPr>
              <w:t>Sherwin Williams</w:t>
            </w:r>
          </w:p>
        </w:tc>
        <w:tc>
          <w:tcPr>
            <w:tcW w:w="2734" w:type="dxa"/>
            <w:gridSpan w:val="2"/>
            <w:vAlign w:val="center"/>
          </w:tcPr>
          <w:p w14:paraId="52F445D8" w14:textId="5E546D6A" w:rsidR="0084388C" w:rsidRPr="004F328C" w:rsidRDefault="00F62E97" w:rsidP="00A25F9E">
            <w:pPr>
              <w:autoSpaceDE/>
              <w:autoSpaceDN/>
              <w:adjustRightInd/>
              <w:spacing w:before="0" w:line="240" w:lineRule="auto"/>
              <w:ind w:left="0"/>
              <w:rPr>
                <w:sz w:val="16"/>
                <w:szCs w:val="16"/>
              </w:rPr>
            </w:pPr>
            <w:r w:rsidRPr="004F328C">
              <w:rPr>
                <w:sz w:val="16"/>
                <w:szCs w:val="16"/>
              </w:rPr>
              <w:t>Fast Clad 105 ER</w:t>
            </w:r>
            <w:r w:rsidR="000B0C16" w:rsidRPr="004F328C">
              <w:rPr>
                <w:sz w:val="16"/>
                <w:szCs w:val="16"/>
              </w:rPr>
              <w:t>**</w:t>
            </w:r>
          </w:p>
          <w:p w14:paraId="0330FDA4" w14:textId="63C1C197" w:rsidR="00F62E97" w:rsidRPr="004F328C" w:rsidRDefault="00F62E97" w:rsidP="00A25F9E">
            <w:pPr>
              <w:autoSpaceDE/>
              <w:autoSpaceDN/>
              <w:adjustRightInd/>
              <w:spacing w:before="0" w:line="240" w:lineRule="auto"/>
              <w:ind w:left="0"/>
              <w:rPr>
                <w:sz w:val="16"/>
                <w:szCs w:val="16"/>
              </w:rPr>
            </w:pPr>
            <w:r w:rsidRPr="004F328C">
              <w:rPr>
                <w:sz w:val="16"/>
                <w:szCs w:val="16"/>
              </w:rPr>
              <w:t>Dura-Plate</w:t>
            </w:r>
            <w:r w:rsidR="000B0C16" w:rsidRPr="004F328C">
              <w:rPr>
                <w:sz w:val="16"/>
                <w:szCs w:val="16"/>
              </w:rPr>
              <w:t xml:space="preserve"> </w:t>
            </w:r>
            <w:r w:rsidRPr="004F328C">
              <w:rPr>
                <w:sz w:val="16"/>
                <w:szCs w:val="16"/>
              </w:rPr>
              <w:t>UHS</w:t>
            </w:r>
            <w:r w:rsidR="000B0C16" w:rsidRPr="004F328C">
              <w:rPr>
                <w:sz w:val="16"/>
                <w:szCs w:val="16"/>
              </w:rPr>
              <w:t>**</w:t>
            </w:r>
          </w:p>
        </w:tc>
        <w:tc>
          <w:tcPr>
            <w:tcW w:w="851" w:type="dxa"/>
            <w:vAlign w:val="center"/>
          </w:tcPr>
          <w:p w14:paraId="097F26B1" w14:textId="77777777" w:rsidR="00F62E97" w:rsidRPr="00BB3892" w:rsidRDefault="00F62E97" w:rsidP="00A25F9E">
            <w:pPr>
              <w:autoSpaceDE/>
              <w:autoSpaceDN/>
              <w:adjustRightInd/>
              <w:spacing w:before="0" w:line="240" w:lineRule="auto"/>
              <w:ind w:left="0"/>
              <w:jc w:val="center"/>
              <w:rPr>
                <w:sz w:val="16"/>
                <w:szCs w:val="16"/>
              </w:rPr>
            </w:pPr>
            <w:r w:rsidRPr="00BB3892">
              <w:rPr>
                <w:sz w:val="16"/>
                <w:szCs w:val="16"/>
              </w:rPr>
              <w:t>&lt;100</w:t>
            </w:r>
          </w:p>
        </w:tc>
        <w:tc>
          <w:tcPr>
            <w:tcW w:w="1209" w:type="dxa"/>
            <w:vAlign w:val="center"/>
          </w:tcPr>
          <w:p w14:paraId="6DFC0AEC" w14:textId="77777777" w:rsidR="00F62E97" w:rsidRPr="00BB3892" w:rsidRDefault="00F62E97" w:rsidP="00A25F9E">
            <w:pPr>
              <w:autoSpaceDE/>
              <w:autoSpaceDN/>
              <w:adjustRightInd/>
              <w:spacing w:before="0" w:line="240" w:lineRule="auto"/>
              <w:ind w:left="0"/>
              <w:rPr>
                <w:sz w:val="16"/>
                <w:szCs w:val="16"/>
              </w:rPr>
            </w:pPr>
            <w:r w:rsidRPr="00BB3892">
              <w:rPr>
                <w:sz w:val="16"/>
                <w:szCs w:val="16"/>
              </w:rPr>
              <w:t>60°C (140°F)</w:t>
            </w:r>
          </w:p>
        </w:tc>
      </w:tr>
      <w:tr w:rsidR="00F62E97" w:rsidRPr="001D3869" w14:paraId="57763115" w14:textId="77777777" w:rsidTr="00A25F9E">
        <w:trPr>
          <w:trHeight w:val="288"/>
          <w:jc w:val="center"/>
        </w:trPr>
        <w:tc>
          <w:tcPr>
            <w:tcW w:w="2023" w:type="dxa"/>
            <w:gridSpan w:val="3"/>
            <w:vAlign w:val="center"/>
          </w:tcPr>
          <w:p w14:paraId="0DED0EE4" w14:textId="77777777" w:rsidR="00F62E97" w:rsidRPr="001D3869" w:rsidRDefault="00F62E97" w:rsidP="00A25F9E">
            <w:pPr>
              <w:jc w:val="center"/>
              <w:rPr>
                <w:b/>
                <w:sz w:val="16"/>
                <w:szCs w:val="16"/>
              </w:rPr>
            </w:pPr>
          </w:p>
        </w:tc>
        <w:tc>
          <w:tcPr>
            <w:tcW w:w="3160" w:type="dxa"/>
            <w:vAlign w:val="center"/>
          </w:tcPr>
          <w:p w14:paraId="5A60FE31" w14:textId="77777777" w:rsidR="00F62E97" w:rsidRPr="001D3869" w:rsidRDefault="00F62E97" w:rsidP="00A25F9E">
            <w:pPr>
              <w:autoSpaceDE/>
              <w:autoSpaceDN/>
              <w:adjustRightInd/>
              <w:spacing w:before="0" w:line="240" w:lineRule="auto"/>
              <w:ind w:left="0"/>
              <w:rPr>
                <w:sz w:val="16"/>
                <w:szCs w:val="16"/>
              </w:rPr>
            </w:pPr>
            <w:r w:rsidRPr="002D3716">
              <w:rPr>
                <w:sz w:val="16"/>
                <w:szCs w:val="16"/>
              </w:rPr>
              <w:t xml:space="preserve">Tnemec </w:t>
            </w:r>
          </w:p>
        </w:tc>
        <w:tc>
          <w:tcPr>
            <w:tcW w:w="2734" w:type="dxa"/>
            <w:gridSpan w:val="2"/>
            <w:vAlign w:val="center"/>
          </w:tcPr>
          <w:p w14:paraId="560494F0" w14:textId="1EC8516B" w:rsidR="00F62E97" w:rsidRPr="004F328C" w:rsidRDefault="00F62E97" w:rsidP="00A25F9E">
            <w:pPr>
              <w:autoSpaceDE/>
              <w:autoSpaceDN/>
              <w:adjustRightInd/>
              <w:spacing w:before="0" w:line="240" w:lineRule="auto"/>
              <w:ind w:left="0"/>
              <w:rPr>
                <w:sz w:val="16"/>
                <w:szCs w:val="16"/>
              </w:rPr>
            </w:pPr>
            <w:r w:rsidRPr="004F328C">
              <w:rPr>
                <w:sz w:val="16"/>
                <w:szCs w:val="16"/>
              </w:rPr>
              <w:t>Series 335Tank A</w:t>
            </w:r>
            <w:r w:rsidR="002101F7" w:rsidRPr="004F328C">
              <w:rPr>
                <w:sz w:val="16"/>
                <w:szCs w:val="16"/>
              </w:rPr>
              <w:t>r</w:t>
            </w:r>
            <w:r w:rsidRPr="004F328C">
              <w:rPr>
                <w:sz w:val="16"/>
                <w:szCs w:val="16"/>
              </w:rPr>
              <w:t>mor</w:t>
            </w:r>
          </w:p>
        </w:tc>
        <w:tc>
          <w:tcPr>
            <w:tcW w:w="851" w:type="dxa"/>
            <w:vAlign w:val="center"/>
          </w:tcPr>
          <w:p w14:paraId="08D28DB0" w14:textId="77777777" w:rsidR="00F62E97" w:rsidRPr="00BB3892" w:rsidRDefault="00F62E97" w:rsidP="00A25F9E">
            <w:pPr>
              <w:autoSpaceDE/>
              <w:autoSpaceDN/>
              <w:adjustRightInd/>
              <w:spacing w:before="0" w:line="240" w:lineRule="auto"/>
              <w:ind w:left="0"/>
              <w:jc w:val="center"/>
              <w:rPr>
                <w:sz w:val="16"/>
                <w:szCs w:val="16"/>
              </w:rPr>
            </w:pPr>
            <w:r w:rsidRPr="00BB3892">
              <w:rPr>
                <w:sz w:val="16"/>
                <w:szCs w:val="16"/>
              </w:rPr>
              <w:t>11</w:t>
            </w:r>
          </w:p>
        </w:tc>
        <w:tc>
          <w:tcPr>
            <w:tcW w:w="1209" w:type="dxa"/>
            <w:vAlign w:val="center"/>
          </w:tcPr>
          <w:p w14:paraId="10924BE4" w14:textId="77777777" w:rsidR="00F62E97" w:rsidRPr="00BB3892" w:rsidRDefault="00F62E97" w:rsidP="00A25F9E">
            <w:pPr>
              <w:autoSpaceDE/>
              <w:autoSpaceDN/>
              <w:adjustRightInd/>
              <w:spacing w:before="0" w:line="240" w:lineRule="auto"/>
              <w:ind w:left="0"/>
              <w:rPr>
                <w:sz w:val="16"/>
                <w:szCs w:val="16"/>
              </w:rPr>
            </w:pPr>
            <w:r w:rsidRPr="00BB3892">
              <w:rPr>
                <w:sz w:val="16"/>
                <w:szCs w:val="16"/>
              </w:rPr>
              <w:t>82°C (180°F)</w:t>
            </w:r>
          </w:p>
        </w:tc>
      </w:tr>
      <w:tr w:rsidR="00F62E97" w:rsidRPr="001D3869" w14:paraId="085D73BC" w14:textId="77777777" w:rsidTr="00A25F9E">
        <w:trPr>
          <w:trHeight w:val="288"/>
          <w:jc w:val="center"/>
        </w:trPr>
        <w:tc>
          <w:tcPr>
            <w:tcW w:w="2023" w:type="dxa"/>
            <w:gridSpan w:val="3"/>
            <w:tcBorders>
              <w:bottom w:val="single" w:sz="12" w:space="0" w:color="auto"/>
            </w:tcBorders>
            <w:vAlign w:val="center"/>
          </w:tcPr>
          <w:p w14:paraId="6C45E8DD" w14:textId="77777777" w:rsidR="00F62E97" w:rsidRPr="001D3869" w:rsidRDefault="00F62E97" w:rsidP="00A25F9E">
            <w:pPr>
              <w:jc w:val="center"/>
              <w:rPr>
                <w:b/>
                <w:sz w:val="16"/>
                <w:szCs w:val="16"/>
              </w:rPr>
            </w:pPr>
          </w:p>
        </w:tc>
        <w:tc>
          <w:tcPr>
            <w:tcW w:w="7954" w:type="dxa"/>
            <w:gridSpan w:val="5"/>
            <w:tcBorders>
              <w:bottom w:val="single" w:sz="12" w:space="0" w:color="auto"/>
            </w:tcBorders>
            <w:vAlign w:val="center"/>
          </w:tcPr>
          <w:p w14:paraId="51035840" w14:textId="77777777" w:rsidR="00F62E97" w:rsidRPr="00C07514" w:rsidRDefault="00F62E97" w:rsidP="00A25F9E">
            <w:pPr>
              <w:autoSpaceDE/>
              <w:autoSpaceDN/>
              <w:adjustRightInd/>
              <w:spacing w:before="0" w:line="240" w:lineRule="auto"/>
              <w:ind w:left="0"/>
              <w:rPr>
                <w:sz w:val="16"/>
                <w:szCs w:val="16"/>
              </w:rPr>
            </w:pPr>
            <w:r w:rsidRPr="002D3716">
              <w:rPr>
                <w:i/>
                <w:sz w:val="14"/>
                <w:szCs w:val="14"/>
              </w:rPr>
              <w:t>Note: Stripe coat of welds and edges highly recommended</w:t>
            </w:r>
            <w:r>
              <w:rPr>
                <w:i/>
                <w:sz w:val="14"/>
                <w:szCs w:val="14"/>
              </w:rPr>
              <w:t>.</w:t>
            </w:r>
          </w:p>
        </w:tc>
      </w:tr>
      <w:tr w:rsidR="00F62E97" w:rsidRPr="001D3869" w14:paraId="22AC263E" w14:textId="77777777" w:rsidTr="00A25F9E">
        <w:trPr>
          <w:trHeight w:val="288"/>
          <w:jc w:val="center"/>
        </w:trPr>
        <w:tc>
          <w:tcPr>
            <w:tcW w:w="9977" w:type="dxa"/>
            <w:gridSpan w:val="8"/>
            <w:tcBorders>
              <w:top w:val="single" w:sz="12" w:space="0" w:color="auto"/>
            </w:tcBorders>
            <w:vAlign w:val="center"/>
          </w:tcPr>
          <w:p w14:paraId="3FEA82E3" w14:textId="77777777" w:rsidR="00F62E97" w:rsidRPr="001D3869" w:rsidRDefault="00F62E97" w:rsidP="00ED18BB">
            <w:pPr>
              <w:autoSpaceDE/>
              <w:autoSpaceDN/>
              <w:adjustRightInd/>
              <w:spacing w:before="0" w:line="240" w:lineRule="auto"/>
              <w:ind w:left="0"/>
              <w:rPr>
                <w:i/>
                <w:sz w:val="14"/>
                <w:szCs w:val="14"/>
              </w:rPr>
            </w:pPr>
          </w:p>
        </w:tc>
      </w:tr>
      <w:tr w:rsidR="00F62E97" w:rsidRPr="000F4EA8" w14:paraId="17FA6498" w14:textId="77777777" w:rsidTr="00A25F9E">
        <w:trPr>
          <w:trHeight w:val="288"/>
          <w:jc w:val="center"/>
        </w:trPr>
        <w:tc>
          <w:tcPr>
            <w:tcW w:w="1170" w:type="dxa"/>
            <w:vAlign w:val="center"/>
          </w:tcPr>
          <w:p w14:paraId="4143E1F4" w14:textId="77777777" w:rsidR="00F62E97" w:rsidRPr="000F4EA8" w:rsidRDefault="00F62E97" w:rsidP="00A25F9E">
            <w:pPr>
              <w:autoSpaceDE/>
              <w:autoSpaceDN/>
              <w:adjustRightInd/>
              <w:spacing w:before="0" w:line="240" w:lineRule="auto"/>
              <w:ind w:left="-72"/>
              <w:rPr>
                <w:b/>
                <w:sz w:val="16"/>
                <w:szCs w:val="16"/>
              </w:rPr>
            </w:pPr>
            <w:r w:rsidRPr="000F4EA8">
              <w:rPr>
                <w:b/>
                <w:sz w:val="16"/>
                <w:szCs w:val="16"/>
              </w:rPr>
              <w:t>Last Update:</w:t>
            </w:r>
          </w:p>
        </w:tc>
        <w:tc>
          <w:tcPr>
            <w:tcW w:w="4013" w:type="dxa"/>
            <w:gridSpan w:val="3"/>
            <w:vAlign w:val="center"/>
          </w:tcPr>
          <w:p w14:paraId="644027C7" w14:textId="7CD438A3" w:rsidR="00F62E97" w:rsidRPr="000F4EA8" w:rsidRDefault="004F328C" w:rsidP="00A25F9E">
            <w:pPr>
              <w:autoSpaceDE/>
              <w:autoSpaceDN/>
              <w:adjustRightInd/>
              <w:spacing w:before="0" w:line="240" w:lineRule="auto"/>
              <w:ind w:left="-72"/>
              <w:rPr>
                <w:b/>
                <w:sz w:val="16"/>
                <w:szCs w:val="16"/>
              </w:rPr>
            </w:pPr>
            <w:r>
              <w:rPr>
                <w:position w:val="-1"/>
                <w:sz w:val="16"/>
                <w:szCs w:val="16"/>
              </w:rPr>
              <w:t>November</w:t>
            </w:r>
            <w:r w:rsidR="00BB3892">
              <w:rPr>
                <w:position w:val="-1"/>
                <w:sz w:val="16"/>
                <w:szCs w:val="16"/>
              </w:rPr>
              <w:t xml:space="preserve"> 2025</w:t>
            </w:r>
          </w:p>
        </w:tc>
        <w:tc>
          <w:tcPr>
            <w:tcW w:w="2734" w:type="dxa"/>
            <w:gridSpan w:val="2"/>
            <w:vAlign w:val="center"/>
          </w:tcPr>
          <w:p w14:paraId="0C42EAD7" w14:textId="77777777" w:rsidR="00F62E97" w:rsidRPr="000F4EA8" w:rsidRDefault="00F62E97" w:rsidP="00A25F9E">
            <w:pPr>
              <w:rPr>
                <w:b/>
                <w:sz w:val="16"/>
                <w:szCs w:val="16"/>
              </w:rPr>
            </w:pPr>
          </w:p>
        </w:tc>
        <w:tc>
          <w:tcPr>
            <w:tcW w:w="851" w:type="dxa"/>
            <w:vAlign w:val="center"/>
          </w:tcPr>
          <w:p w14:paraId="7E380302" w14:textId="77777777" w:rsidR="00F62E97" w:rsidRPr="000F4EA8" w:rsidRDefault="00F62E97" w:rsidP="00A25F9E">
            <w:pPr>
              <w:jc w:val="center"/>
              <w:rPr>
                <w:b/>
                <w:sz w:val="16"/>
                <w:szCs w:val="16"/>
              </w:rPr>
            </w:pPr>
          </w:p>
        </w:tc>
        <w:tc>
          <w:tcPr>
            <w:tcW w:w="1209" w:type="dxa"/>
            <w:vAlign w:val="center"/>
          </w:tcPr>
          <w:p w14:paraId="45D859D0" w14:textId="77777777" w:rsidR="00F62E97" w:rsidRPr="000F4EA8" w:rsidRDefault="00F62E97" w:rsidP="00A25F9E">
            <w:pPr>
              <w:jc w:val="center"/>
              <w:rPr>
                <w:b/>
                <w:sz w:val="16"/>
                <w:szCs w:val="16"/>
              </w:rPr>
            </w:pPr>
          </w:p>
        </w:tc>
      </w:tr>
    </w:tbl>
    <w:p w14:paraId="752758AF" w14:textId="7B18F444" w:rsidR="00ED18BB" w:rsidRPr="009A6CD3" w:rsidRDefault="00ED18BB" w:rsidP="009A6CD3">
      <w:pPr>
        <w:spacing w:before="0" w:line="240" w:lineRule="auto"/>
        <w:ind w:left="630" w:hanging="540"/>
        <w:rPr>
          <w:color w:val="auto"/>
          <w:sz w:val="16"/>
          <w:szCs w:val="16"/>
        </w:rPr>
      </w:pPr>
      <w:r w:rsidRPr="009A6CD3">
        <w:rPr>
          <w:color w:val="auto"/>
          <w:sz w:val="16"/>
          <w:szCs w:val="16"/>
        </w:rPr>
        <w:t>Note 1:</w:t>
      </w:r>
      <w:r w:rsidR="00BC6BD8">
        <w:rPr>
          <w:color w:val="auto"/>
          <w:sz w:val="16"/>
          <w:szCs w:val="16"/>
        </w:rPr>
        <w:tab/>
      </w:r>
      <w:r w:rsidRPr="009A6CD3">
        <w:rPr>
          <w:color w:val="auto"/>
          <w:sz w:val="16"/>
          <w:szCs w:val="16"/>
        </w:rPr>
        <w:t xml:space="preserve">The most efficient way is single coat thick film. Check manufacturer’s recommendations. </w:t>
      </w:r>
    </w:p>
    <w:p w14:paraId="01821CE0" w14:textId="075FCE9E" w:rsidR="00ED18BB" w:rsidRPr="009A6CD3" w:rsidRDefault="00ED18BB" w:rsidP="009A6CD3">
      <w:pPr>
        <w:spacing w:before="0" w:line="240" w:lineRule="auto"/>
        <w:ind w:left="630" w:hanging="540"/>
        <w:rPr>
          <w:color w:val="auto"/>
          <w:sz w:val="16"/>
          <w:szCs w:val="16"/>
        </w:rPr>
      </w:pPr>
      <w:r w:rsidRPr="009A6CD3">
        <w:rPr>
          <w:color w:val="auto"/>
          <w:sz w:val="16"/>
          <w:szCs w:val="16"/>
        </w:rPr>
        <w:t>Note 2</w:t>
      </w:r>
      <w:proofErr w:type="gramStart"/>
      <w:r w:rsidRPr="009A6CD3">
        <w:rPr>
          <w:color w:val="auto"/>
          <w:sz w:val="16"/>
          <w:szCs w:val="16"/>
        </w:rPr>
        <w:t xml:space="preserve">: </w:t>
      </w:r>
      <w:r w:rsidR="00BC6BD8">
        <w:rPr>
          <w:color w:val="auto"/>
          <w:sz w:val="16"/>
          <w:szCs w:val="16"/>
        </w:rPr>
        <w:tab/>
      </w:r>
      <w:r w:rsidRPr="009A6CD3">
        <w:rPr>
          <w:color w:val="auto"/>
          <w:sz w:val="16"/>
          <w:szCs w:val="16"/>
        </w:rPr>
        <w:t>Finished</w:t>
      </w:r>
      <w:proofErr w:type="gramEnd"/>
      <w:r w:rsidRPr="009A6CD3">
        <w:rPr>
          <w:color w:val="auto"/>
          <w:sz w:val="16"/>
          <w:szCs w:val="16"/>
        </w:rPr>
        <w:t xml:space="preserve"> product storage tanks such as aviation fuel have color restrictions. Exposed color should be yellow or white.</w:t>
      </w:r>
    </w:p>
    <w:p w14:paraId="779A750B" w14:textId="018624E5" w:rsidR="00ED18BB" w:rsidRPr="009A6CD3" w:rsidRDefault="00ED18BB" w:rsidP="009A6CD3">
      <w:pPr>
        <w:spacing w:before="0" w:line="240" w:lineRule="auto"/>
        <w:ind w:left="630" w:hanging="540"/>
        <w:rPr>
          <w:color w:val="auto"/>
          <w:sz w:val="16"/>
          <w:szCs w:val="16"/>
        </w:rPr>
      </w:pPr>
      <w:r w:rsidRPr="009A6CD3">
        <w:rPr>
          <w:color w:val="auto"/>
          <w:sz w:val="16"/>
          <w:szCs w:val="16"/>
        </w:rPr>
        <w:t>Note 3</w:t>
      </w:r>
      <w:proofErr w:type="gramStart"/>
      <w:r w:rsidRPr="009A6CD3">
        <w:rPr>
          <w:color w:val="auto"/>
          <w:sz w:val="16"/>
          <w:szCs w:val="16"/>
        </w:rPr>
        <w:t xml:space="preserve">: </w:t>
      </w:r>
      <w:r w:rsidR="00BC6BD8">
        <w:rPr>
          <w:color w:val="auto"/>
          <w:sz w:val="16"/>
          <w:szCs w:val="16"/>
        </w:rPr>
        <w:tab/>
      </w:r>
      <w:r w:rsidRPr="009A6CD3">
        <w:rPr>
          <w:color w:val="auto"/>
          <w:sz w:val="16"/>
          <w:szCs w:val="16"/>
        </w:rPr>
        <w:t>Consult</w:t>
      </w:r>
      <w:proofErr w:type="gramEnd"/>
      <w:r w:rsidRPr="009A6CD3">
        <w:rPr>
          <w:color w:val="auto"/>
          <w:sz w:val="16"/>
          <w:szCs w:val="16"/>
        </w:rPr>
        <w:t xml:space="preserve"> TCO coating </w:t>
      </w:r>
      <w:proofErr w:type="gramStart"/>
      <w:r w:rsidRPr="009A6CD3">
        <w:rPr>
          <w:color w:val="auto"/>
          <w:sz w:val="16"/>
          <w:szCs w:val="16"/>
        </w:rPr>
        <w:t>expert</w:t>
      </w:r>
      <w:proofErr w:type="gramEnd"/>
      <w:r w:rsidRPr="009A6CD3">
        <w:rPr>
          <w:color w:val="auto"/>
          <w:sz w:val="16"/>
          <w:szCs w:val="16"/>
        </w:rPr>
        <w:t xml:space="preserve"> if seam sealant, putty or pit filler is required </w:t>
      </w:r>
    </w:p>
    <w:p w14:paraId="7B89259F" w14:textId="12422017" w:rsidR="00ED18BB" w:rsidRPr="009A6CD3" w:rsidRDefault="00ED18BB" w:rsidP="009A6CD3">
      <w:pPr>
        <w:spacing w:before="0" w:line="240" w:lineRule="auto"/>
        <w:ind w:left="630" w:hanging="540"/>
        <w:rPr>
          <w:color w:val="auto"/>
          <w:sz w:val="16"/>
          <w:szCs w:val="16"/>
        </w:rPr>
      </w:pPr>
      <w:r w:rsidRPr="009A6CD3">
        <w:rPr>
          <w:color w:val="auto"/>
          <w:sz w:val="16"/>
          <w:szCs w:val="16"/>
        </w:rPr>
        <w:t>Note 4</w:t>
      </w:r>
      <w:proofErr w:type="gramStart"/>
      <w:r w:rsidRPr="009A6CD3">
        <w:rPr>
          <w:color w:val="auto"/>
          <w:sz w:val="16"/>
          <w:szCs w:val="16"/>
        </w:rPr>
        <w:t xml:space="preserve">: </w:t>
      </w:r>
      <w:r w:rsidR="00BC6BD8">
        <w:rPr>
          <w:color w:val="auto"/>
          <w:sz w:val="16"/>
          <w:szCs w:val="16"/>
        </w:rPr>
        <w:tab/>
      </w:r>
      <w:r w:rsidRPr="009A6CD3">
        <w:rPr>
          <w:color w:val="auto"/>
          <w:sz w:val="16"/>
          <w:szCs w:val="16"/>
        </w:rPr>
        <w:t>*</w:t>
      </w:r>
      <w:proofErr w:type="gramEnd"/>
      <w:r w:rsidRPr="009A6CD3">
        <w:rPr>
          <w:color w:val="auto"/>
          <w:sz w:val="16"/>
          <w:szCs w:val="16"/>
        </w:rPr>
        <w:t>Excluding 4500FS.</w:t>
      </w:r>
    </w:p>
    <w:p w14:paraId="57754F74" w14:textId="0DD5BCFF" w:rsidR="00ED18BB" w:rsidRPr="009A6CD3" w:rsidRDefault="00ED18BB" w:rsidP="009A6CD3">
      <w:pPr>
        <w:spacing w:before="0" w:line="240" w:lineRule="auto"/>
        <w:ind w:left="630" w:hanging="540"/>
        <w:rPr>
          <w:color w:val="auto"/>
          <w:sz w:val="16"/>
          <w:szCs w:val="16"/>
        </w:rPr>
      </w:pPr>
      <w:r w:rsidRPr="009A6CD3">
        <w:rPr>
          <w:color w:val="auto"/>
          <w:sz w:val="16"/>
          <w:szCs w:val="16"/>
        </w:rPr>
        <w:t>Note 5</w:t>
      </w:r>
      <w:proofErr w:type="gramStart"/>
      <w:r w:rsidRPr="009A6CD3">
        <w:rPr>
          <w:color w:val="auto"/>
          <w:sz w:val="16"/>
          <w:szCs w:val="16"/>
        </w:rPr>
        <w:t xml:space="preserve">: </w:t>
      </w:r>
      <w:r w:rsidR="00BC6BD8">
        <w:rPr>
          <w:color w:val="auto"/>
          <w:sz w:val="16"/>
          <w:szCs w:val="16"/>
        </w:rPr>
        <w:tab/>
      </w:r>
      <w:r w:rsidRPr="009A6CD3">
        <w:rPr>
          <w:color w:val="auto"/>
          <w:sz w:val="16"/>
          <w:szCs w:val="16"/>
        </w:rPr>
        <w:t>*</w:t>
      </w:r>
      <w:proofErr w:type="gramEnd"/>
      <w:r w:rsidRPr="009A6CD3">
        <w:rPr>
          <w:color w:val="auto"/>
          <w:sz w:val="16"/>
          <w:szCs w:val="16"/>
        </w:rPr>
        <w:t>* Certified for Aviation fuel storage as per El-1541. Color to be Cream or white.</w:t>
      </w:r>
    </w:p>
    <w:p w14:paraId="1BECD7D8" w14:textId="77777777" w:rsidR="000235AA" w:rsidRDefault="000235AA"/>
    <w:p w14:paraId="68213F86" w14:textId="7B983693" w:rsidR="00BD1812" w:rsidRDefault="00BD1812">
      <w:pPr>
        <w:autoSpaceDE/>
        <w:autoSpaceDN/>
        <w:adjustRightInd/>
        <w:spacing w:before="0" w:line="240" w:lineRule="auto"/>
        <w:ind w:left="0"/>
      </w:pPr>
      <w:r>
        <w:br w:type="page"/>
      </w:r>
    </w:p>
    <w:tbl>
      <w:tblPr>
        <w:tblW w:w="9909" w:type="dxa"/>
        <w:jc w:val="center"/>
        <w:tblLayout w:type="fixed"/>
        <w:tblLook w:val="01E0" w:firstRow="1" w:lastRow="1" w:firstColumn="1" w:lastColumn="1" w:noHBand="0" w:noVBand="0"/>
      </w:tblPr>
      <w:tblGrid>
        <w:gridCol w:w="1125"/>
        <w:gridCol w:w="270"/>
        <w:gridCol w:w="491"/>
        <w:gridCol w:w="3514"/>
        <w:gridCol w:w="498"/>
        <w:gridCol w:w="1936"/>
        <w:gridCol w:w="971"/>
        <w:gridCol w:w="1104"/>
      </w:tblGrid>
      <w:tr w:rsidR="00A25F9E" w:rsidRPr="001D3869" w14:paraId="2DA36A05" w14:textId="77777777" w:rsidTr="009D6D6E">
        <w:trPr>
          <w:trHeight w:val="360"/>
          <w:jc w:val="center"/>
        </w:trPr>
        <w:tc>
          <w:tcPr>
            <w:tcW w:w="9909" w:type="dxa"/>
            <w:gridSpan w:val="8"/>
            <w:tcBorders>
              <w:top w:val="single" w:sz="6" w:space="0" w:color="auto"/>
              <w:bottom w:val="single" w:sz="12" w:space="0" w:color="auto"/>
            </w:tcBorders>
            <w:shd w:val="clear" w:color="auto" w:fill="FFFFFF"/>
            <w:vAlign w:val="center"/>
          </w:tcPr>
          <w:p w14:paraId="452EC0B3" w14:textId="77777777" w:rsidR="00A25F9E" w:rsidRPr="001D3869" w:rsidRDefault="00A25F9E" w:rsidP="00A25F9E">
            <w:pPr>
              <w:ind w:right="-72"/>
              <w:jc w:val="right"/>
              <w:rPr>
                <w:b/>
                <w:i/>
                <w:color w:val="auto"/>
              </w:rPr>
            </w:pPr>
            <w:r w:rsidRPr="00DE7585">
              <w:rPr>
                <w:b/>
                <w:i/>
                <w:color w:val="auto"/>
              </w:rPr>
              <w:lastRenderedPageBreak/>
              <w:t xml:space="preserve">Matt- Reinforced </w:t>
            </w:r>
            <w:r w:rsidRPr="002E04FA">
              <w:rPr>
                <w:b/>
                <w:i/>
                <w:color w:val="auto"/>
              </w:rPr>
              <w:t>Linings</w:t>
            </w:r>
            <w:r w:rsidRPr="00DE7585">
              <w:rPr>
                <w:b/>
                <w:i/>
                <w:color w:val="auto"/>
              </w:rPr>
              <w:t xml:space="preserve"> for Immersion Service</w:t>
            </w:r>
          </w:p>
        </w:tc>
      </w:tr>
      <w:tr w:rsidR="00A25F9E" w:rsidRPr="001D3869" w14:paraId="0D11E44F" w14:textId="77777777" w:rsidTr="009D6D6E">
        <w:trPr>
          <w:trHeight w:val="360"/>
          <w:jc w:val="center"/>
        </w:trPr>
        <w:tc>
          <w:tcPr>
            <w:tcW w:w="7834" w:type="dxa"/>
            <w:gridSpan w:val="6"/>
            <w:tcBorders>
              <w:top w:val="single" w:sz="12" w:space="0" w:color="auto"/>
              <w:left w:val="single" w:sz="12" w:space="0" w:color="auto"/>
              <w:bottom w:val="single" w:sz="12" w:space="0" w:color="auto"/>
            </w:tcBorders>
            <w:vAlign w:val="center"/>
          </w:tcPr>
          <w:p w14:paraId="7127173B" w14:textId="77777777" w:rsidR="00A25F9E" w:rsidRPr="001D3869" w:rsidRDefault="00A25F9E" w:rsidP="00A25F9E">
            <w:pPr>
              <w:autoSpaceDE/>
              <w:autoSpaceDN/>
              <w:adjustRightInd/>
              <w:spacing w:before="0" w:line="240" w:lineRule="auto"/>
              <w:ind w:left="0"/>
              <w:rPr>
                <w:b/>
                <w:sz w:val="20"/>
                <w:szCs w:val="20"/>
              </w:rPr>
            </w:pPr>
            <w:r w:rsidRPr="000170D4">
              <w:rPr>
                <w:b/>
                <w:sz w:val="20"/>
                <w:szCs w:val="20"/>
              </w:rPr>
              <w:t xml:space="preserve">Matt- Reinforced </w:t>
            </w:r>
            <w:proofErr w:type="spellStart"/>
            <w:r w:rsidRPr="002E04FA">
              <w:rPr>
                <w:b/>
                <w:sz w:val="20"/>
                <w:szCs w:val="20"/>
              </w:rPr>
              <w:t>Linings</w:t>
            </w:r>
            <w:r w:rsidRPr="000170D4">
              <w:rPr>
                <w:b/>
                <w:sz w:val="20"/>
                <w:szCs w:val="20"/>
              </w:rPr>
              <w:t>for</w:t>
            </w:r>
            <w:proofErr w:type="spellEnd"/>
            <w:r w:rsidRPr="000170D4">
              <w:rPr>
                <w:b/>
                <w:sz w:val="20"/>
                <w:szCs w:val="20"/>
              </w:rPr>
              <w:t xml:space="preserve"> Fresh-Water Immersion Service</w:t>
            </w:r>
          </w:p>
        </w:tc>
        <w:tc>
          <w:tcPr>
            <w:tcW w:w="2075" w:type="dxa"/>
            <w:gridSpan w:val="2"/>
            <w:tcBorders>
              <w:top w:val="single" w:sz="12" w:space="0" w:color="auto"/>
              <w:bottom w:val="single" w:sz="12" w:space="0" w:color="auto"/>
              <w:right w:val="single" w:sz="12" w:space="0" w:color="auto"/>
            </w:tcBorders>
            <w:shd w:val="clear" w:color="auto" w:fill="000000"/>
            <w:vAlign w:val="center"/>
          </w:tcPr>
          <w:p w14:paraId="03B33556"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10.1</w:t>
            </w:r>
          </w:p>
        </w:tc>
      </w:tr>
      <w:tr w:rsidR="00A25F9E" w:rsidRPr="001D3869" w14:paraId="1ECAD443" w14:textId="77777777" w:rsidTr="009D6D6E">
        <w:trPr>
          <w:trHeight w:val="360"/>
          <w:jc w:val="center"/>
        </w:trPr>
        <w:tc>
          <w:tcPr>
            <w:tcW w:w="7834" w:type="dxa"/>
            <w:gridSpan w:val="6"/>
            <w:tcBorders>
              <w:top w:val="single" w:sz="12" w:space="0" w:color="auto"/>
              <w:left w:val="single" w:sz="12" w:space="0" w:color="auto"/>
              <w:bottom w:val="single" w:sz="12" w:space="0" w:color="auto"/>
            </w:tcBorders>
            <w:vAlign w:val="center"/>
          </w:tcPr>
          <w:p w14:paraId="027069CB" w14:textId="77777777" w:rsidR="00A25F9E" w:rsidRPr="001D3869" w:rsidRDefault="00A25F9E" w:rsidP="00A25F9E">
            <w:pPr>
              <w:autoSpaceDE/>
              <w:autoSpaceDN/>
              <w:adjustRightInd/>
              <w:spacing w:before="0" w:line="240" w:lineRule="auto"/>
              <w:ind w:left="0"/>
              <w:rPr>
                <w:b/>
                <w:sz w:val="20"/>
                <w:szCs w:val="20"/>
              </w:rPr>
            </w:pPr>
            <w:r w:rsidRPr="000170D4">
              <w:rPr>
                <w:b/>
                <w:sz w:val="20"/>
                <w:szCs w:val="20"/>
              </w:rPr>
              <w:t xml:space="preserve">Matt- Reinforced </w:t>
            </w:r>
            <w:r w:rsidRPr="00D02000">
              <w:rPr>
                <w:b/>
                <w:sz w:val="20"/>
                <w:szCs w:val="20"/>
              </w:rPr>
              <w:t>Linings</w:t>
            </w:r>
            <w:r w:rsidRPr="000170D4">
              <w:rPr>
                <w:b/>
                <w:sz w:val="20"/>
                <w:szCs w:val="20"/>
              </w:rPr>
              <w:t xml:space="preserve"> for Demineralized-Water Immersion Service</w:t>
            </w:r>
          </w:p>
        </w:tc>
        <w:tc>
          <w:tcPr>
            <w:tcW w:w="2075" w:type="dxa"/>
            <w:gridSpan w:val="2"/>
            <w:tcBorders>
              <w:top w:val="single" w:sz="12" w:space="0" w:color="auto"/>
              <w:bottom w:val="single" w:sz="12" w:space="0" w:color="auto"/>
              <w:right w:val="single" w:sz="12" w:space="0" w:color="auto"/>
            </w:tcBorders>
            <w:shd w:val="clear" w:color="auto" w:fill="000000"/>
            <w:vAlign w:val="center"/>
          </w:tcPr>
          <w:p w14:paraId="2D9741FA" w14:textId="77777777" w:rsidR="00A25F9E" w:rsidRPr="001D3869" w:rsidRDefault="00A25F9E" w:rsidP="00A25F9E">
            <w:pPr>
              <w:autoSpaceDE/>
              <w:autoSpaceDN/>
              <w:adjustRightInd/>
              <w:spacing w:before="0" w:line="240" w:lineRule="auto"/>
              <w:ind w:left="0"/>
              <w:jc w:val="center"/>
              <w:rPr>
                <w:b/>
                <w:color w:val="FFFFFF"/>
                <w:sz w:val="36"/>
                <w:szCs w:val="40"/>
              </w:rPr>
            </w:pPr>
            <w:r>
              <w:rPr>
                <w:b/>
                <w:color w:val="FFFFFF"/>
                <w:sz w:val="36"/>
                <w:szCs w:val="40"/>
              </w:rPr>
              <w:t>10.2</w:t>
            </w:r>
          </w:p>
        </w:tc>
      </w:tr>
      <w:tr w:rsidR="00A25F9E" w:rsidRPr="001D3869" w14:paraId="287DAF99" w14:textId="77777777" w:rsidTr="009D6D6E">
        <w:trPr>
          <w:trHeight w:val="360"/>
          <w:jc w:val="center"/>
        </w:trPr>
        <w:tc>
          <w:tcPr>
            <w:tcW w:w="7834" w:type="dxa"/>
            <w:gridSpan w:val="6"/>
            <w:tcBorders>
              <w:top w:val="single" w:sz="12" w:space="0" w:color="auto"/>
              <w:left w:val="single" w:sz="12" w:space="0" w:color="auto"/>
              <w:bottom w:val="single" w:sz="12" w:space="0" w:color="auto"/>
            </w:tcBorders>
            <w:vAlign w:val="center"/>
          </w:tcPr>
          <w:p w14:paraId="663DE0E9" w14:textId="77777777" w:rsidR="00A25F9E" w:rsidRPr="001D3869" w:rsidRDefault="00A25F9E" w:rsidP="00A25F9E">
            <w:pPr>
              <w:autoSpaceDE/>
              <w:autoSpaceDN/>
              <w:adjustRightInd/>
              <w:spacing w:before="0" w:line="240" w:lineRule="auto"/>
              <w:ind w:left="0"/>
              <w:rPr>
                <w:b/>
                <w:sz w:val="20"/>
                <w:szCs w:val="20"/>
              </w:rPr>
            </w:pPr>
            <w:r w:rsidRPr="000170D4">
              <w:rPr>
                <w:b/>
                <w:sz w:val="20"/>
                <w:szCs w:val="20"/>
              </w:rPr>
              <w:t xml:space="preserve">Matt- Reinforced </w:t>
            </w:r>
            <w:r w:rsidRPr="00D02000">
              <w:rPr>
                <w:b/>
                <w:sz w:val="20"/>
                <w:szCs w:val="20"/>
              </w:rPr>
              <w:t>Linings</w:t>
            </w:r>
            <w:r w:rsidRPr="000170D4">
              <w:rPr>
                <w:b/>
                <w:sz w:val="20"/>
                <w:szCs w:val="20"/>
              </w:rPr>
              <w:t xml:space="preserve"> for Salt Water and Brine Immersion Service</w:t>
            </w:r>
          </w:p>
        </w:tc>
        <w:tc>
          <w:tcPr>
            <w:tcW w:w="2075" w:type="dxa"/>
            <w:gridSpan w:val="2"/>
            <w:tcBorders>
              <w:top w:val="single" w:sz="12" w:space="0" w:color="auto"/>
              <w:bottom w:val="single" w:sz="12" w:space="0" w:color="auto"/>
              <w:right w:val="single" w:sz="12" w:space="0" w:color="auto"/>
            </w:tcBorders>
            <w:shd w:val="clear" w:color="auto" w:fill="000000"/>
            <w:vAlign w:val="center"/>
          </w:tcPr>
          <w:p w14:paraId="6EEA2AED" w14:textId="77777777" w:rsidR="00A25F9E" w:rsidRPr="001D3869" w:rsidRDefault="00A25F9E" w:rsidP="00A25F9E">
            <w:pPr>
              <w:autoSpaceDE/>
              <w:autoSpaceDN/>
              <w:adjustRightInd/>
              <w:spacing w:before="0" w:line="240" w:lineRule="auto"/>
              <w:ind w:left="0"/>
              <w:jc w:val="center"/>
              <w:rPr>
                <w:b/>
                <w:color w:val="FFFFFF"/>
                <w:sz w:val="36"/>
                <w:szCs w:val="40"/>
              </w:rPr>
            </w:pPr>
            <w:r>
              <w:rPr>
                <w:b/>
                <w:color w:val="FFFFFF"/>
                <w:sz w:val="36"/>
                <w:szCs w:val="40"/>
              </w:rPr>
              <w:t>10.4</w:t>
            </w:r>
          </w:p>
        </w:tc>
      </w:tr>
      <w:tr w:rsidR="00A25F9E" w:rsidRPr="001D3869" w14:paraId="09B255D2" w14:textId="77777777" w:rsidTr="009D6D6E">
        <w:trPr>
          <w:trHeight w:val="360"/>
          <w:jc w:val="center"/>
        </w:trPr>
        <w:tc>
          <w:tcPr>
            <w:tcW w:w="7834" w:type="dxa"/>
            <w:gridSpan w:val="6"/>
            <w:tcBorders>
              <w:top w:val="single" w:sz="12" w:space="0" w:color="auto"/>
              <w:left w:val="single" w:sz="12" w:space="0" w:color="auto"/>
              <w:bottom w:val="single" w:sz="12" w:space="0" w:color="auto"/>
            </w:tcBorders>
            <w:vAlign w:val="center"/>
          </w:tcPr>
          <w:p w14:paraId="78C650D4" w14:textId="77777777" w:rsidR="00A25F9E" w:rsidRPr="00070C48" w:rsidRDefault="00A25F9E" w:rsidP="00A25F9E">
            <w:pPr>
              <w:autoSpaceDE/>
              <w:autoSpaceDN/>
              <w:adjustRightInd/>
              <w:spacing w:before="0" w:line="240" w:lineRule="auto"/>
              <w:ind w:left="0"/>
              <w:rPr>
                <w:b/>
                <w:sz w:val="20"/>
                <w:szCs w:val="20"/>
              </w:rPr>
            </w:pPr>
            <w:r w:rsidRPr="000170D4">
              <w:rPr>
                <w:b/>
                <w:sz w:val="20"/>
                <w:szCs w:val="20"/>
              </w:rPr>
              <w:t xml:space="preserve">Matt- Reinforced </w:t>
            </w:r>
            <w:r w:rsidRPr="00D02000">
              <w:rPr>
                <w:b/>
                <w:sz w:val="20"/>
                <w:szCs w:val="20"/>
              </w:rPr>
              <w:t>Linings</w:t>
            </w:r>
            <w:r w:rsidRPr="000170D4">
              <w:rPr>
                <w:b/>
                <w:sz w:val="20"/>
                <w:szCs w:val="20"/>
              </w:rPr>
              <w:t xml:space="preserve"> for P</w:t>
            </w:r>
            <w:r>
              <w:rPr>
                <w:b/>
                <w:sz w:val="20"/>
                <w:szCs w:val="20"/>
              </w:rPr>
              <w:t>roduced Water Immersion Service (Note 3-4)</w:t>
            </w:r>
          </w:p>
        </w:tc>
        <w:tc>
          <w:tcPr>
            <w:tcW w:w="2075" w:type="dxa"/>
            <w:gridSpan w:val="2"/>
            <w:tcBorders>
              <w:top w:val="single" w:sz="12" w:space="0" w:color="auto"/>
              <w:bottom w:val="single" w:sz="12" w:space="0" w:color="auto"/>
              <w:right w:val="single" w:sz="12" w:space="0" w:color="auto"/>
            </w:tcBorders>
            <w:shd w:val="clear" w:color="auto" w:fill="000000"/>
            <w:vAlign w:val="center"/>
          </w:tcPr>
          <w:p w14:paraId="6B17C375" w14:textId="77777777" w:rsidR="00A25F9E" w:rsidRPr="001D3869" w:rsidRDefault="00A25F9E" w:rsidP="00A25F9E">
            <w:pPr>
              <w:autoSpaceDE/>
              <w:autoSpaceDN/>
              <w:adjustRightInd/>
              <w:spacing w:before="0" w:line="240" w:lineRule="auto"/>
              <w:ind w:left="0"/>
              <w:jc w:val="center"/>
              <w:rPr>
                <w:b/>
                <w:color w:val="FFFFFF"/>
                <w:sz w:val="36"/>
                <w:szCs w:val="40"/>
              </w:rPr>
            </w:pPr>
            <w:r>
              <w:rPr>
                <w:b/>
                <w:color w:val="FFFFFF"/>
                <w:sz w:val="36"/>
                <w:szCs w:val="40"/>
              </w:rPr>
              <w:t>10.5</w:t>
            </w:r>
          </w:p>
        </w:tc>
      </w:tr>
      <w:tr w:rsidR="00A25F9E" w:rsidRPr="001D3869" w14:paraId="7A8A9142" w14:textId="77777777" w:rsidTr="009D6D6E">
        <w:trPr>
          <w:trHeight w:val="360"/>
          <w:jc w:val="center"/>
        </w:trPr>
        <w:tc>
          <w:tcPr>
            <w:tcW w:w="7834" w:type="dxa"/>
            <w:gridSpan w:val="6"/>
            <w:tcBorders>
              <w:top w:val="single" w:sz="12" w:space="0" w:color="auto"/>
              <w:left w:val="single" w:sz="12" w:space="0" w:color="auto"/>
              <w:bottom w:val="single" w:sz="12" w:space="0" w:color="auto"/>
            </w:tcBorders>
            <w:vAlign w:val="center"/>
          </w:tcPr>
          <w:p w14:paraId="19930593" w14:textId="77777777" w:rsidR="00A25F9E" w:rsidRPr="001D3869" w:rsidRDefault="00A25F9E" w:rsidP="00A25F9E">
            <w:pPr>
              <w:autoSpaceDE/>
              <w:autoSpaceDN/>
              <w:adjustRightInd/>
              <w:spacing w:before="0" w:line="240" w:lineRule="auto"/>
              <w:ind w:left="0"/>
              <w:rPr>
                <w:b/>
                <w:sz w:val="20"/>
                <w:szCs w:val="20"/>
              </w:rPr>
            </w:pPr>
            <w:r w:rsidRPr="000170D4">
              <w:rPr>
                <w:b/>
                <w:sz w:val="20"/>
                <w:szCs w:val="20"/>
              </w:rPr>
              <w:t xml:space="preserve">Matt- Reinforced </w:t>
            </w:r>
            <w:r w:rsidRPr="00D02000">
              <w:rPr>
                <w:b/>
                <w:sz w:val="20"/>
                <w:szCs w:val="20"/>
              </w:rPr>
              <w:t>Linings</w:t>
            </w:r>
            <w:r w:rsidRPr="000170D4">
              <w:rPr>
                <w:b/>
                <w:sz w:val="20"/>
                <w:szCs w:val="20"/>
              </w:rPr>
              <w:t xml:space="preserve"> for Crude Oil (Sweet and Sour) Immersion Service</w:t>
            </w:r>
          </w:p>
        </w:tc>
        <w:tc>
          <w:tcPr>
            <w:tcW w:w="2075" w:type="dxa"/>
            <w:gridSpan w:val="2"/>
            <w:tcBorders>
              <w:top w:val="single" w:sz="12" w:space="0" w:color="auto"/>
              <w:bottom w:val="single" w:sz="12" w:space="0" w:color="auto"/>
              <w:right w:val="single" w:sz="12" w:space="0" w:color="auto"/>
            </w:tcBorders>
            <w:shd w:val="clear" w:color="auto" w:fill="000000"/>
            <w:vAlign w:val="center"/>
          </w:tcPr>
          <w:p w14:paraId="3849994B" w14:textId="77777777" w:rsidR="00A25F9E" w:rsidRPr="001D3869" w:rsidRDefault="00A25F9E" w:rsidP="00A25F9E">
            <w:pPr>
              <w:autoSpaceDE/>
              <w:autoSpaceDN/>
              <w:adjustRightInd/>
              <w:spacing w:before="0" w:line="240" w:lineRule="auto"/>
              <w:ind w:left="0"/>
              <w:jc w:val="center"/>
              <w:rPr>
                <w:b/>
                <w:color w:val="FFFFFF"/>
                <w:sz w:val="36"/>
                <w:szCs w:val="40"/>
              </w:rPr>
            </w:pPr>
            <w:r>
              <w:rPr>
                <w:b/>
                <w:color w:val="FFFFFF"/>
                <w:sz w:val="36"/>
                <w:szCs w:val="40"/>
              </w:rPr>
              <w:t>10.6</w:t>
            </w:r>
          </w:p>
        </w:tc>
      </w:tr>
      <w:tr w:rsidR="00A25F9E" w:rsidRPr="001D3869" w14:paraId="52BD9F70" w14:textId="77777777" w:rsidTr="009D6D6E">
        <w:trPr>
          <w:trHeight w:val="360"/>
          <w:jc w:val="center"/>
        </w:trPr>
        <w:tc>
          <w:tcPr>
            <w:tcW w:w="7834" w:type="dxa"/>
            <w:gridSpan w:val="6"/>
            <w:tcBorders>
              <w:top w:val="single" w:sz="12" w:space="0" w:color="auto"/>
              <w:left w:val="single" w:sz="12" w:space="0" w:color="auto"/>
              <w:bottom w:val="single" w:sz="12" w:space="0" w:color="auto"/>
            </w:tcBorders>
            <w:vAlign w:val="center"/>
          </w:tcPr>
          <w:p w14:paraId="30F387F7" w14:textId="77777777" w:rsidR="00A25F9E" w:rsidRPr="001D3869" w:rsidRDefault="00A25F9E" w:rsidP="00A25F9E">
            <w:pPr>
              <w:autoSpaceDE/>
              <w:autoSpaceDN/>
              <w:adjustRightInd/>
              <w:spacing w:before="0" w:line="240" w:lineRule="auto"/>
              <w:ind w:left="0"/>
              <w:rPr>
                <w:b/>
                <w:sz w:val="20"/>
                <w:szCs w:val="20"/>
              </w:rPr>
            </w:pPr>
            <w:r w:rsidRPr="000170D4">
              <w:rPr>
                <w:b/>
                <w:sz w:val="20"/>
                <w:szCs w:val="20"/>
              </w:rPr>
              <w:t xml:space="preserve">Matt- Reinforced </w:t>
            </w:r>
            <w:r w:rsidRPr="00D02000">
              <w:rPr>
                <w:b/>
                <w:sz w:val="20"/>
                <w:szCs w:val="20"/>
              </w:rPr>
              <w:t>Linings</w:t>
            </w:r>
            <w:r w:rsidRPr="000170D4">
              <w:rPr>
                <w:b/>
                <w:sz w:val="20"/>
                <w:szCs w:val="20"/>
              </w:rPr>
              <w:t xml:space="preserve"> for Fuel (Low Aromatic) Immersion Service</w:t>
            </w:r>
          </w:p>
        </w:tc>
        <w:tc>
          <w:tcPr>
            <w:tcW w:w="2075" w:type="dxa"/>
            <w:gridSpan w:val="2"/>
            <w:tcBorders>
              <w:top w:val="single" w:sz="12" w:space="0" w:color="auto"/>
              <w:bottom w:val="single" w:sz="12" w:space="0" w:color="auto"/>
              <w:right w:val="single" w:sz="12" w:space="0" w:color="auto"/>
            </w:tcBorders>
            <w:shd w:val="clear" w:color="auto" w:fill="000000"/>
            <w:vAlign w:val="center"/>
          </w:tcPr>
          <w:p w14:paraId="09B3D34B" w14:textId="77777777" w:rsidR="00A25F9E" w:rsidRPr="001D3869" w:rsidRDefault="00A25F9E" w:rsidP="00A25F9E">
            <w:pPr>
              <w:autoSpaceDE/>
              <w:autoSpaceDN/>
              <w:adjustRightInd/>
              <w:spacing w:before="0" w:line="240" w:lineRule="auto"/>
              <w:ind w:left="0"/>
              <w:jc w:val="center"/>
              <w:rPr>
                <w:b/>
                <w:color w:val="FFFFFF"/>
                <w:sz w:val="36"/>
                <w:szCs w:val="40"/>
              </w:rPr>
            </w:pPr>
            <w:r>
              <w:rPr>
                <w:b/>
                <w:color w:val="FFFFFF"/>
                <w:sz w:val="36"/>
                <w:szCs w:val="40"/>
              </w:rPr>
              <w:t>10.7</w:t>
            </w:r>
          </w:p>
        </w:tc>
      </w:tr>
      <w:tr w:rsidR="00A25F9E" w:rsidRPr="001D3869" w14:paraId="1F98FF1A" w14:textId="77777777" w:rsidTr="009D6D6E">
        <w:trPr>
          <w:trHeight w:val="360"/>
          <w:jc w:val="center"/>
        </w:trPr>
        <w:tc>
          <w:tcPr>
            <w:tcW w:w="7834" w:type="dxa"/>
            <w:gridSpan w:val="6"/>
            <w:tcBorders>
              <w:top w:val="single" w:sz="12" w:space="0" w:color="auto"/>
              <w:left w:val="single" w:sz="12" w:space="0" w:color="auto"/>
              <w:bottom w:val="single" w:sz="12" w:space="0" w:color="auto"/>
            </w:tcBorders>
            <w:vAlign w:val="center"/>
          </w:tcPr>
          <w:p w14:paraId="4F9A788F" w14:textId="77777777" w:rsidR="00A25F9E" w:rsidRPr="001D3869" w:rsidRDefault="00A25F9E" w:rsidP="00A25F9E">
            <w:pPr>
              <w:autoSpaceDE/>
              <w:autoSpaceDN/>
              <w:adjustRightInd/>
              <w:spacing w:before="0" w:line="240" w:lineRule="auto"/>
              <w:ind w:left="0"/>
              <w:rPr>
                <w:b/>
                <w:sz w:val="20"/>
                <w:szCs w:val="20"/>
              </w:rPr>
            </w:pPr>
            <w:r w:rsidRPr="000170D4">
              <w:rPr>
                <w:b/>
                <w:sz w:val="20"/>
                <w:szCs w:val="20"/>
              </w:rPr>
              <w:t xml:space="preserve">Matt- Reinforced </w:t>
            </w:r>
            <w:r w:rsidRPr="00D02000">
              <w:rPr>
                <w:b/>
                <w:sz w:val="20"/>
                <w:szCs w:val="20"/>
              </w:rPr>
              <w:t>Linings</w:t>
            </w:r>
            <w:r w:rsidRPr="000170D4">
              <w:rPr>
                <w:b/>
                <w:sz w:val="20"/>
                <w:szCs w:val="20"/>
              </w:rPr>
              <w:t xml:space="preserve"> for Fuel (High Aromatic) Immersion Service</w:t>
            </w:r>
          </w:p>
        </w:tc>
        <w:tc>
          <w:tcPr>
            <w:tcW w:w="2075" w:type="dxa"/>
            <w:gridSpan w:val="2"/>
            <w:tcBorders>
              <w:top w:val="single" w:sz="12" w:space="0" w:color="auto"/>
              <w:bottom w:val="single" w:sz="12" w:space="0" w:color="auto"/>
              <w:right w:val="single" w:sz="12" w:space="0" w:color="auto"/>
            </w:tcBorders>
            <w:shd w:val="clear" w:color="auto" w:fill="000000"/>
            <w:vAlign w:val="center"/>
          </w:tcPr>
          <w:p w14:paraId="740FDCDD" w14:textId="77777777" w:rsidR="00A25F9E" w:rsidRPr="001D3869" w:rsidRDefault="00A25F9E" w:rsidP="00A25F9E">
            <w:pPr>
              <w:autoSpaceDE/>
              <w:autoSpaceDN/>
              <w:adjustRightInd/>
              <w:spacing w:before="0" w:line="240" w:lineRule="auto"/>
              <w:ind w:left="0"/>
              <w:jc w:val="center"/>
              <w:rPr>
                <w:b/>
                <w:color w:val="FFFFFF"/>
                <w:sz w:val="36"/>
                <w:szCs w:val="40"/>
              </w:rPr>
            </w:pPr>
            <w:r>
              <w:rPr>
                <w:b/>
                <w:color w:val="FFFFFF"/>
                <w:sz w:val="36"/>
                <w:szCs w:val="40"/>
              </w:rPr>
              <w:t>10.8</w:t>
            </w:r>
          </w:p>
        </w:tc>
      </w:tr>
      <w:tr w:rsidR="00A25F9E" w:rsidRPr="001D3869" w14:paraId="7E59E31C" w14:textId="77777777" w:rsidTr="009D6D6E">
        <w:trPr>
          <w:trHeight w:val="360"/>
          <w:jc w:val="center"/>
        </w:trPr>
        <w:tc>
          <w:tcPr>
            <w:tcW w:w="7834" w:type="dxa"/>
            <w:gridSpan w:val="6"/>
            <w:tcBorders>
              <w:top w:val="single" w:sz="12" w:space="0" w:color="auto"/>
              <w:left w:val="single" w:sz="12" w:space="0" w:color="auto"/>
              <w:bottom w:val="single" w:sz="12" w:space="0" w:color="auto"/>
            </w:tcBorders>
            <w:vAlign w:val="center"/>
          </w:tcPr>
          <w:p w14:paraId="4B7F42D0" w14:textId="77777777" w:rsidR="00A25F9E" w:rsidRPr="00070C48" w:rsidRDefault="00A25F9E" w:rsidP="00A25F9E">
            <w:pPr>
              <w:autoSpaceDE/>
              <w:autoSpaceDN/>
              <w:adjustRightInd/>
              <w:spacing w:before="0" w:line="240" w:lineRule="auto"/>
              <w:ind w:left="0"/>
              <w:rPr>
                <w:b/>
                <w:sz w:val="20"/>
                <w:szCs w:val="20"/>
              </w:rPr>
            </w:pPr>
            <w:r w:rsidRPr="000170D4">
              <w:rPr>
                <w:b/>
                <w:sz w:val="20"/>
                <w:szCs w:val="20"/>
              </w:rPr>
              <w:t xml:space="preserve">Matt- Reinforced </w:t>
            </w:r>
            <w:r w:rsidRPr="00D02000">
              <w:rPr>
                <w:b/>
                <w:sz w:val="20"/>
                <w:szCs w:val="20"/>
              </w:rPr>
              <w:t>Linings</w:t>
            </w:r>
            <w:r w:rsidRPr="000170D4">
              <w:rPr>
                <w:b/>
                <w:sz w:val="20"/>
                <w:szCs w:val="20"/>
              </w:rPr>
              <w:t xml:space="preserve"> for Aromati</w:t>
            </w:r>
            <w:r>
              <w:rPr>
                <w:b/>
                <w:sz w:val="20"/>
                <w:szCs w:val="20"/>
              </w:rPr>
              <w:t>c Hydrocarbon Immersion Service (Note 2)</w:t>
            </w:r>
          </w:p>
        </w:tc>
        <w:tc>
          <w:tcPr>
            <w:tcW w:w="2075" w:type="dxa"/>
            <w:gridSpan w:val="2"/>
            <w:tcBorders>
              <w:top w:val="single" w:sz="12" w:space="0" w:color="auto"/>
              <w:bottom w:val="single" w:sz="12" w:space="0" w:color="auto"/>
              <w:right w:val="single" w:sz="12" w:space="0" w:color="auto"/>
            </w:tcBorders>
            <w:shd w:val="clear" w:color="auto" w:fill="000000"/>
            <w:vAlign w:val="center"/>
          </w:tcPr>
          <w:p w14:paraId="6C331282" w14:textId="77777777" w:rsidR="00A25F9E" w:rsidRPr="001D3869" w:rsidRDefault="00A25F9E" w:rsidP="00A25F9E">
            <w:pPr>
              <w:autoSpaceDE/>
              <w:autoSpaceDN/>
              <w:adjustRightInd/>
              <w:spacing w:before="0" w:line="240" w:lineRule="auto"/>
              <w:ind w:left="0"/>
              <w:jc w:val="center"/>
              <w:rPr>
                <w:b/>
                <w:color w:val="FFFFFF"/>
                <w:sz w:val="36"/>
                <w:szCs w:val="40"/>
              </w:rPr>
            </w:pPr>
            <w:r>
              <w:rPr>
                <w:b/>
                <w:color w:val="FFFFFF"/>
                <w:sz w:val="36"/>
                <w:szCs w:val="40"/>
              </w:rPr>
              <w:t>10.9</w:t>
            </w:r>
          </w:p>
        </w:tc>
      </w:tr>
      <w:tr w:rsidR="00A25F9E" w:rsidRPr="001D3869" w14:paraId="3D144386" w14:textId="77777777" w:rsidTr="00413117">
        <w:trPr>
          <w:cantSplit/>
          <w:trHeight w:val="288"/>
          <w:jc w:val="center"/>
        </w:trPr>
        <w:tc>
          <w:tcPr>
            <w:tcW w:w="1395" w:type="dxa"/>
            <w:gridSpan w:val="2"/>
            <w:tcBorders>
              <w:top w:val="single" w:sz="12" w:space="0" w:color="auto"/>
            </w:tcBorders>
          </w:tcPr>
          <w:p w14:paraId="596A99F0"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4005" w:type="dxa"/>
            <w:gridSpan w:val="2"/>
            <w:tcBorders>
              <w:top w:val="single" w:sz="12" w:space="0" w:color="auto"/>
            </w:tcBorders>
          </w:tcPr>
          <w:p w14:paraId="125F5765" w14:textId="77777777" w:rsidR="00BC6BD8" w:rsidRPr="00BC6BD8" w:rsidRDefault="00BC6BD8" w:rsidP="00BC6BD8">
            <w:pPr>
              <w:autoSpaceDE/>
              <w:autoSpaceDN/>
              <w:adjustRightInd/>
              <w:spacing w:before="0" w:line="240" w:lineRule="auto"/>
              <w:ind w:left="-72" w:right="-103"/>
              <w:rPr>
                <w:sz w:val="16"/>
                <w:szCs w:val="16"/>
              </w:rPr>
            </w:pPr>
            <w:r w:rsidRPr="00BC6BD8">
              <w:rPr>
                <w:sz w:val="16"/>
                <w:szCs w:val="16"/>
              </w:rPr>
              <w:t>SSPC-SP1/SP5(NACENo.</w:t>
            </w:r>
            <w:proofErr w:type="gramStart"/>
            <w:r w:rsidRPr="00BC6BD8">
              <w:rPr>
                <w:sz w:val="16"/>
                <w:szCs w:val="16"/>
              </w:rPr>
              <w:t>1)(</w:t>
            </w:r>
            <w:proofErr w:type="gramEnd"/>
            <w:r w:rsidRPr="00BC6BD8">
              <w:rPr>
                <w:sz w:val="16"/>
                <w:szCs w:val="16"/>
              </w:rPr>
              <w:t>SA3)</w:t>
            </w:r>
          </w:p>
          <w:p w14:paraId="4B9913A4" w14:textId="112FD83F" w:rsidR="00A25F9E" w:rsidRPr="003B2DEF" w:rsidRDefault="00BC6BD8" w:rsidP="00BC6BD8">
            <w:pPr>
              <w:autoSpaceDE/>
              <w:autoSpaceDN/>
              <w:adjustRightInd/>
              <w:spacing w:before="0" w:line="240" w:lineRule="auto"/>
              <w:ind w:left="-72" w:right="-103"/>
              <w:rPr>
                <w:sz w:val="16"/>
                <w:szCs w:val="16"/>
              </w:rPr>
            </w:pPr>
            <w:r w:rsidRPr="00BC6BD8">
              <w:rPr>
                <w:sz w:val="16"/>
                <w:szCs w:val="16"/>
              </w:rPr>
              <w:t>White metal blast cleanliness.</w:t>
            </w:r>
          </w:p>
        </w:tc>
        <w:tc>
          <w:tcPr>
            <w:tcW w:w="498" w:type="dxa"/>
            <w:tcBorders>
              <w:top w:val="single" w:sz="12" w:space="0" w:color="auto"/>
            </w:tcBorders>
          </w:tcPr>
          <w:p w14:paraId="4A936A98" w14:textId="77777777" w:rsidR="00A25F9E" w:rsidRPr="001D3869" w:rsidRDefault="00A25F9E" w:rsidP="00A25F9E">
            <w:pPr>
              <w:autoSpaceDE/>
              <w:autoSpaceDN/>
              <w:adjustRightInd/>
              <w:spacing w:before="0" w:line="240" w:lineRule="auto"/>
              <w:ind w:left="0" w:right="-72"/>
              <w:jc w:val="right"/>
              <w:rPr>
                <w:b/>
                <w:sz w:val="16"/>
                <w:szCs w:val="16"/>
              </w:rPr>
            </w:pPr>
            <w:r w:rsidRPr="001D3869">
              <w:rPr>
                <w:b/>
                <w:sz w:val="16"/>
                <w:szCs w:val="16"/>
              </w:rPr>
              <w:t>Touch Up:</w:t>
            </w:r>
          </w:p>
        </w:tc>
        <w:tc>
          <w:tcPr>
            <w:tcW w:w="4011" w:type="dxa"/>
            <w:gridSpan w:val="3"/>
            <w:vMerge w:val="restart"/>
            <w:tcBorders>
              <w:top w:val="single" w:sz="12" w:space="0" w:color="auto"/>
            </w:tcBorders>
          </w:tcPr>
          <w:p w14:paraId="146D3844" w14:textId="77777777" w:rsidR="00A25F9E" w:rsidRPr="001D3869" w:rsidRDefault="00A25F9E" w:rsidP="00A25F9E">
            <w:pPr>
              <w:autoSpaceDE/>
              <w:autoSpaceDN/>
              <w:adjustRightInd/>
              <w:spacing w:before="0" w:line="240" w:lineRule="auto"/>
              <w:ind w:left="-72"/>
              <w:rPr>
                <w:sz w:val="16"/>
                <w:szCs w:val="16"/>
              </w:rPr>
            </w:pPr>
            <w:r w:rsidRPr="001D3869">
              <w:rPr>
                <w:sz w:val="16"/>
                <w:szCs w:val="16"/>
              </w:rPr>
              <w:t xml:space="preserve">Use the same </w:t>
            </w:r>
            <w:r w:rsidRPr="000F4EA8">
              <w:rPr>
                <w:sz w:val="16"/>
                <w:szCs w:val="16"/>
              </w:rPr>
              <w:t>material</w:t>
            </w:r>
            <w:r w:rsidRPr="001D3869">
              <w:rPr>
                <w:sz w:val="16"/>
                <w:szCs w:val="16"/>
              </w:rPr>
              <w:t>.</w:t>
            </w:r>
          </w:p>
        </w:tc>
      </w:tr>
      <w:tr w:rsidR="00A25F9E" w:rsidRPr="001D3869" w14:paraId="11B3106D" w14:textId="77777777" w:rsidTr="00413117">
        <w:trPr>
          <w:cantSplit/>
          <w:trHeight w:val="288"/>
          <w:jc w:val="center"/>
        </w:trPr>
        <w:tc>
          <w:tcPr>
            <w:tcW w:w="1395" w:type="dxa"/>
            <w:gridSpan w:val="2"/>
          </w:tcPr>
          <w:p w14:paraId="4D6F35B5"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4005" w:type="dxa"/>
            <w:gridSpan w:val="2"/>
          </w:tcPr>
          <w:p w14:paraId="3E6C4C47" w14:textId="77777777" w:rsidR="00A25F9E" w:rsidRPr="001D3869" w:rsidRDefault="00A25F9E" w:rsidP="00A25F9E">
            <w:pPr>
              <w:autoSpaceDE/>
              <w:autoSpaceDN/>
              <w:adjustRightInd/>
              <w:spacing w:before="0" w:line="240" w:lineRule="auto"/>
              <w:ind w:left="-72"/>
              <w:rPr>
                <w:sz w:val="16"/>
                <w:szCs w:val="16"/>
              </w:rPr>
            </w:pPr>
            <w:r w:rsidRPr="00D02000">
              <w:rPr>
                <w:color w:val="auto"/>
                <w:sz w:val="16"/>
                <w:szCs w:val="16"/>
              </w:rPr>
              <w:t>Per manufacturer’s product data sheet</w:t>
            </w:r>
          </w:p>
        </w:tc>
        <w:tc>
          <w:tcPr>
            <w:tcW w:w="498" w:type="dxa"/>
          </w:tcPr>
          <w:p w14:paraId="5BB70C5E" w14:textId="77777777" w:rsidR="00A25F9E" w:rsidRPr="00F029EB" w:rsidRDefault="00A25F9E" w:rsidP="00A25F9E">
            <w:pPr>
              <w:autoSpaceDE/>
              <w:autoSpaceDN/>
              <w:adjustRightInd/>
              <w:spacing w:before="0" w:line="240" w:lineRule="auto"/>
              <w:ind w:left="-72"/>
              <w:rPr>
                <w:color w:val="auto"/>
                <w:sz w:val="16"/>
                <w:szCs w:val="16"/>
              </w:rPr>
            </w:pPr>
          </w:p>
        </w:tc>
        <w:tc>
          <w:tcPr>
            <w:tcW w:w="4011" w:type="dxa"/>
            <w:gridSpan w:val="3"/>
            <w:vMerge/>
            <w:vAlign w:val="center"/>
          </w:tcPr>
          <w:p w14:paraId="1862646B" w14:textId="77777777" w:rsidR="00A25F9E" w:rsidRPr="001D3869" w:rsidRDefault="00A25F9E" w:rsidP="00A25F9E"/>
        </w:tc>
      </w:tr>
      <w:tr w:rsidR="00A25F9E" w:rsidRPr="001D3869" w14:paraId="3E07B64E" w14:textId="77777777" w:rsidTr="00413117">
        <w:trPr>
          <w:cantSplit/>
          <w:trHeight w:val="288"/>
          <w:jc w:val="center"/>
        </w:trPr>
        <w:tc>
          <w:tcPr>
            <w:tcW w:w="1395" w:type="dxa"/>
            <w:gridSpan w:val="2"/>
            <w:tcBorders>
              <w:bottom w:val="single" w:sz="12" w:space="0" w:color="auto"/>
            </w:tcBorders>
          </w:tcPr>
          <w:p w14:paraId="1D89D7E1" w14:textId="77777777" w:rsidR="00A25F9E" w:rsidRPr="001D3869" w:rsidRDefault="00A25F9E" w:rsidP="00A25F9E">
            <w:pPr>
              <w:autoSpaceDE/>
              <w:autoSpaceDN/>
              <w:adjustRightInd/>
              <w:spacing w:before="0" w:line="240" w:lineRule="auto"/>
              <w:ind w:left="-72"/>
              <w:rPr>
                <w:b/>
                <w:sz w:val="16"/>
                <w:szCs w:val="16"/>
              </w:rPr>
            </w:pPr>
            <w:r w:rsidRPr="003B2DEF">
              <w:rPr>
                <w:b/>
                <w:sz w:val="16"/>
                <w:szCs w:val="16"/>
              </w:rPr>
              <w:t>Total DFT:</w:t>
            </w:r>
          </w:p>
        </w:tc>
        <w:tc>
          <w:tcPr>
            <w:tcW w:w="4005" w:type="dxa"/>
            <w:gridSpan w:val="2"/>
            <w:tcBorders>
              <w:bottom w:val="single" w:sz="12" w:space="0" w:color="auto"/>
            </w:tcBorders>
          </w:tcPr>
          <w:p w14:paraId="0875B792" w14:textId="77777777" w:rsidR="000D633A" w:rsidRPr="000A2CBF" w:rsidRDefault="00A25F9E" w:rsidP="00A25F9E">
            <w:pPr>
              <w:autoSpaceDE/>
              <w:autoSpaceDN/>
              <w:adjustRightInd/>
              <w:spacing w:before="0" w:line="240" w:lineRule="auto"/>
              <w:ind w:left="-72"/>
              <w:rPr>
                <w:color w:val="auto"/>
                <w:sz w:val="16"/>
                <w:szCs w:val="16"/>
              </w:rPr>
            </w:pPr>
            <w:r>
              <w:rPr>
                <w:color w:val="auto"/>
                <w:sz w:val="16"/>
                <w:szCs w:val="16"/>
              </w:rPr>
              <w:t>1</w:t>
            </w:r>
            <w:r w:rsidRPr="003B2DEF">
              <w:rPr>
                <w:color w:val="auto"/>
                <w:sz w:val="16"/>
                <w:szCs w:val="16"/>
              </w:rPr>
              <w:t>.</w:t>
            </w:r>
            <w:r>
              <w:rPr>
                <w:color w:val="auto"/>
                <w:sz w:val="16"/>
                <w:szCs w:val="16"/>
              </w:rPr>
              <w:t>780</w:t>
            </w:r>
            <w:r w:rsidRPr="003B2DEF">
              <w:rPr>
                <w:color w:val="auto"/>
                <w:sz w:val="16"/>
                <w:szCs w:val="16"/>
              </w:rPr>
              <w:t xml:space="preserve"> – </w:t>
            </w:r>
            <w:r>
              <w:rPr>
                <w:color w:val="auto"/>
                <w:sz w:val="16"/>
                <w:szCs w:val="16"/>
              </w:rPr>
              <w:t>3</w:t>
            </w:r>
            <w:r w:rsidRPr="003B2DEF">
              <w:rPr>
                <w:color w:val="auto"/>
                <w:sz w:val="16"/>
                <w:szCs w:val="16"/>
              </w:rPr>
              <w:t>.</w:t>
            </w:r>
            <w:r>
              <w:rPr>
                <w:color w:val="auto"/>
                <w:sz w:val="16"/>
                <w:szCs w:val="16"/>
              </w:rPr>
              <w:t>300</w:t>
            </w:r>
            <w:r w:rsidRPr="003B2DEF">
              <w:rPr>
                <w:color w:val="auto"/>
                <w:sz w:val="16"/>
                <w:szCs w:val="16"/>
              </w:rPr>
              <w:t xml:space="preserve"> mm. (</w:t>
            </w:r>
            <w:r>
              <w:rPr>
                <w:color w:val="auto"/>
                <w:sz w:val="16"/>
                <w:szCs w:val="16"/>
              </w:rPr>
              <w:t>70</w:t>
            </w:r>
            <w:r w:rsidRPr="003B2DEF">
              <w:rPr>
                <w:color w:val="auto"/>
                <w:sz w:val="16"/>
                <w:szCs w:val="16"/>
              </w:rPr>
              <w:t xml:space="preserve">.0 - </w:t>
            </w:r>
            <w:r>
              <w:rPr>
                <w:color w:val="auto"/>
                <w:sz w:val="16"/>
                <w:szCs w:val="16"/>
              </w:rPr>
              <w:t>130.0 mils)</w:t>
            </w:r>
          </w:p>
          <w:p w14:paraId="4C2B81A5" w14:textId="3FADC545" w:rsidR="00A25F9E" w:rsidRPr="00DE7585" w:rsidRDefault="00A25F9E" w:rsidP="00A25F9E">
            <w:pPr>
              <w:autoSpaceDE/>
              <w:autoSpaceDN/>
              <w:adjustRightInd/>
              <w:spacing w:before="0" w:line="240" w:lineRule="auto"/>
              <w:ind w:left="-72"/>
              <w:rPr>
                <w:color w:val="auto"/>
                <w:sz w:val="16"/>
                <w:szCs w:val="16"/>
              </w:rPr>
            </w:pPr>
            <w:r w:rsidRPr="002E04FA">
              <w:rPr>
                <w:b/>
                <w:sz w:val="16"/>
                <w:szCs w:val="16"/>
              </w:rPr>
              <w:t>(Per manufacturer’s data sheets for min/max thicknesses per coat)</w:t>
            </w:r>
          </w:p>
        </w:tc>
        <w:tc>
          <w:tcPr>
            <w:tcW w:w="498" w:type="dxa"/>
            <w:tcBorders>
              <w:bottom w:val="single" w:sz="12" w:space="0" w:color="auto"/>
            </w:tcBorders>
          </w:tcPr>
          <w:p w14:paraId="3C19658B" w14:textId="77777777" w:rsidR="00A25F9E" w:rsidRPr="00F029EB" w:rsidRDefault="00A25F9E" w:rsidP="00A25F9E">
            <w:pPr>
              <w:autoSpaceDE/>
              <w:autoSpaceDN/>
              <w:adjustRightInd/>
              <w:spacing w:before="0" w:line="240" w:lineRule="auto"/>
              <w:ind w:left="-72"/>
              <w:rPr>
                <w:color w:val="auto"/>
                <w:sz w:val="16"/>
                <w:szCs w:val="16"/>
              </w:rPr>
            </w:pPr>
          </w:p>
        </w:tc>
        <w:tc>
          <w:tcPr>
            <w:tcW w:w="4011" w:type="dxa"/>
            <w:gridSpan w:val="3"/>
            <w:vMerge/>
            <w:tcBorders>
              <w:bottom w:val="single" w:sz="12" w:space="0" w:color="auto"/>
            </w:tcBorders>
            <w:vAlign w:val="center"/>
          </w:tcPr>
          <w:p w14:paraId="35594DBA" w14:textId="77777777" w:rsidR="00A25F9E" w:rsidRPr="001D3869" w:rsidRDefault="00A25F9E" w:rsidP="00A25F9E"/>
        </w:tc>
      </w:tr>
      <w:tr w:rsidR="00A25F9E" w:rsidRPr="001D3869" w14:paraId="584CCC88" w14:textId="77777777" w:rsidTr="00413117">
        <w:trPr>
          <w:trHeight w:val="360"/>
          <w:jc w:val="center"/>
        </w:trPr>
        <w:tc>
          <w:tcPr>
            <w:tcW w:w="1886" w:type="dxa"/>
            <w:gridSpan w:val="3"/>
            <w:tcBorders>
              <w:top w:val="single" w:sz="12" w:space="0" w:color="auto"/>
              <w:left w:val="single" w:sz="12" w:space="0" w:color="auto"/>
              <w:bottom w:val="single" w:sz="12" w:space="0" w:color="auto"/>
            </w:tcBorders>
            <w:shd w:val="clear" w:color="auto" w:fill="000000"/>
            <w:vAlign w:val="center"/>
          </w:tcPr>
          <w:p w14:paraId="48E9B117"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514" w:type="dxa"/>
            <w:tcBorders>
              <w:top w:val="single" w:sz="12" w:space="0" w:color="auto"/>
              <w:bottom w:val="single" w:sz="12" w:space="0" w:color="auto"/>
            </w:tcBorders>
            <w:shd w:val="clear" w:color="auto" w:fill="000000"/>
            <w:vAlign w:val="center"/>
          </w:tcPr>
          <w:p w14:paraId="483BA8A1"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434" w:type="dxa"/>
            <w:gridSpan w:val="2"/>
            <w:tcBorders>
              <w:top w:val="single" w:sz="12" w:space="0" w:color="auto"/>
              <w:bottom w:val="single" w:sz="12" w:space="0" w:color="auto"/>
            </w:tcBorders>
            <w:shd w:val="clear" w:color="auto" w:fill="000000"/>
            <w:vAlign w:val="center"/>
          </w:tcPr>
          <w:p w14:paraId="33C10A32"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0FB0F49D" w14:textId="77777777" w:rsidR="00A25F9E" w:rsidRPr="001D3869" w:rsidRDefault="00A25F9E" w:rsidP="00A25F9E">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104" w:type="dxa"/>
            <w:tcBorders>
              <w:top w:val="single" w:sz="12" w:space="0" w:color="auto"/>
              <w:bottom w:val="single" w:sz="12" w:space="0" w:color="auto"/>
              <w:right w:val="single" w:sz="12" w:space="0" w:color="auto"/>
            </w:tcBorders>
            <w:shd w:val="clear" w:color="auto" w:fill="000000"/>
            <w:vAlign w:val="center"/>
          </w:tcPr>
          <w:p w14:paraId="12A4D35A"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7C6445" w:rsidRPr="001D3869" w14:paraId="4E81359C" w14:textId="77777777" w:rsidTr="00413117">
        <w:trPr>
          <w:trHeight w:val="288"/>
          <w:jc w:val="center"/>
        </w:trPr>
        <w:tc>
          <w:tcPr>
            <w:tcW w:w="1886" w:type="dxa"/>
            <w:gridSpan w:val="3"/>
            <w:vMerge w:val="restart"/>
            <w:vAlign w:val="center"/>
          </w:tcPr>
          <w:p w14:paraId="154F5706" w14:textId="77777777" w:rsidR="007C6445" w:rsidRPr="001D3869" w:rsidRDefault="007C6445" w:rsidP="00A25F9E">
            <w:pPr>
              <w:autoSpaceDE/>
              <w:autoSpaceDN/>
              <w:adjustRightInd/>
              <w:spacing w:before="0" w:line="240" w:lineRule="auto"/>
              <w:ind w:left="0"/>
              <w:rPr>
                <w:b/>
                <w:sz w:val="16"/>
                <w:szCs w:val="16"/>
              </w:rPr>
            </w:pPr>
            <w:proofErr w:type="gramStart"/>
            <w:r w:rsidRPr="001D3869">
              <w:rPr>
                <w:b/>
                <w:sz w:val="16"/>
                <w:szCs w:val="16"/>
              </w:rPr>
              <w:t>LAMINATE</w:t>
            </w:r>
            <w:r>
              <w:rPr>
                <w:b/>
                <w:sz w:val="16"/>
                <w:szCs w:val="16"/>
              </w:rPr>
              <w:t>&amp;</w:t>
            </w:r>
            <w:proofErr w:type="gramEnd"/>
            <w:r w:rsidRPr="001D3869">
              <w:rPr>
                <w:b/>
                <w:sz w:val="16"/>
                <w:szCs w:val="16"/>
              </w:rPr>
              <w:t xml:space="preserve"> RESIN</w:t>
            </w:r>
            <w:r>
              <w:rPr>
                <w:b/>
                <w:sz w:val="16"/>
                <w:szCs w:val="16"/>
              </w:rPr>
              <w:t xml:space="preserve"> layer</w:t>
            </w:r>
          </w:p>
        </w:tc>
        <w:tc>
          <w:tcPr>
            <w:tcW w:w="3514" w:type="dxa"/>
            <w:vAlign w:val="center"/>
          </w:tcPr>
          <w:p w14:paraId="1FCA3DF3" w14:textId="77777777" w:rsidR="007C6445" w:rsidRPr="001D3869" w:rsidRDefault="007C6445" w:rsidP="00A25F9E">
            <w:pPr>
              <w:autoSpaceDE/>
              <w:autoSpaceDN/>
              <w:adjustRightInd/>
              <w:spacing w:before="0" w:line="240" w:lineRule="auto"/>
              <w:ind w:left="0"/>
              <w:rPr>
                <w:sz w:val="16"/>
                <w:szCs w:val="16"/>
              </w:rPr>
            </w:pPr>
            <w:r w:rsidRPr="00906C25">
              <w:rPr>
                <w:sz w:val="16"/>
                <w:szCs w:val="16"/>
              </w:rPr>
              <w:t>Carboline (See Note 2)</w:t>
            </w:r>
          </w:p>
        </w:tc>
        <w:tc>
          <w:tcPr>
            <w:tcW w:w="2434" w:type="dxa"/>
            <w:gridSpan w:val="2"/>
            <w:vAlign w:val="center"/>
          </w:tcPr>
          <w:p w14:paraId="2CB752AB" w14:textId="77777777" w:rsidR="007C6445" w:rsidRPr="00FE1769" w:rsidRDefault="007C6445" w:rsidP="00A25F9E">
            <w:pPr>
              <w:autoSpaceDE/>
              <w:autoSpaceDN/>
              <w:adjustRightInd/>
              <w:spacing w:before="0" w:line="240" w:lineRule="auto"/>
              <w:ind w:left="0"/>
              <w:rPr>
                <w:sz w:val="16"/>
                <w:szCs w:val="16"/>
              </w:rPr>
            </w:pPr>
            <w:proofErr w:type="spellStart"/>
            <w:r w:rsidRPr="00FE1769">
              <w:rPr>
                <w:sz w:val="16"/>
                <w:szCs w:val="16"/>
              </w:rPr>
              <w:t>Carboguard</w:t>
            </w:r>
            <w:proofErr w:type="spellEnd"/>
            <w:r w:rsidRPr="00FE1769">
              <w:rPr>
                <w:sz w:val="16"/>
                <w:szCs w:val="16"/>
              </w:rPr>
              <w:t xml:space="preserve"> 695 CLR</w:t>
            </w:r>
          </w:p>
        </w:tc>
        <w:tc>
          <w:tcPr>
            <w:tcW w:w="971" w:type="dxa"/>
            <w:vAlign w:val="center"/>
          </w:tcPr>
          <w:p w14:paraId="0FEB373A" w14:textId="77777777" w:rsidR="007C6445" w:rsidRPr="001D3869" w:rsidRDefault="007C6445" w:rsidP="00A25F9E">
            <w:pPr>
              <w:autoSpaceDE/>
              <w:autoSpaceDN/>
              <w:adjustRightInd/>
              <w:spacing w:before="0" w:line="240" w:lineRule="auto"/>
              <w:ind w:left="0"/>
              <w:jc w:val="center"/>
              <w:rPr>
                <w:sz w:val="16"/>
                <w:szCs w:val="16"/>
              </w:rPr>
            </w:pPr>
            <w:r>
              <w:rPr>
                <w:sz w:val="16"/>
                <w:szCs w:val="16"/>
              </w:rPr>
              <w:t>7</w:t>
            </w:r>
          </w:p>
        </w:tc>
        <w:tc>
          <w:tcPr>
            <w:tcW w:w="1104" w:type="dxa"/>
            <w:vAlign w:val="center"/>
          </w:tcPr>
          <w:p w14:paraId="4DB25C06" w14:textId="77777777" w:rsidR="007C6445" w:rsidRPr="007C6445" w:rsidRDefault="007C6445" w:rsidP="00A25F9E">
            <w:pPr>
              <w:autoSpaceDE/>
              <w:autoSpaceDN/>
              <w:adjustRightInd/>
              <w:spacing w:before="0" w:line="240" w:lineRule="auto"/>
              <w:ind w:left="0"/>
              <w:rPr>
                <w:sz w:val="16"/>
                <w:szCs w:val="16"/>
              </w:rPr>
            </w:pPr>
            <w:r w:rsidRPr="007C6445">
              <w:rPr>
                <w:sz w:val="16"/>
                <w:szCs w:val="16"/>
              </w:rPr>
              <w:t>60°C (140°F)</w:t>
            </w:r>
          </w:p>
        </w:tc>
      </w:tr>
      <w:tr w:rsidR="007C6445" w:rsidRPr="001D3869" w14:paraId="2F305874" w14:textId="77777777" w:rsidTr="00413117">
        <w:trPr>
          <w:trHeight w:val="288"/>
          <w:jc w:val="center"/>
        </w:trPr>
        <w:tc>
          <w:tcPr>
            <w:tcW w:w="1886" w:type="dxa"/>
            <w:gridSpan w:val="3"/>
            <w:vMerge/>
            <w:vAlign w:val="center"/>
          </w:tcPr>
          <w:p w14:paraId="4DF27CEF" w14:textId="369EE175" w:rsidR="007C6445" w:rsidRPr="001D3869" w:rsidRDefault="007C6445" w:rsidP="0077015E">
            <w:pPr>
              <w:autoSpaceDE/>
              <w:autoSpaceDN/>
              <w:adjustRightInd/>
              <w:spacing w:before="0" w:line="240" w:lineRule="auto"/>
              <w:ind w:left="0"/>
              <w:rPr>
                <w:b/>
                <w:sz w:val="16"/>
                <w:szCs w:val="16"/>
              </w:rPr>
            </w:pPr>
          </w:p>
        </w:tc>
        <w:tc>
          <w:tcPr>
            <w:tcW w:w="3514" w:type="dxa"/>
            <w:vAlign w:val="center"/>
          </w:tcPr>
          <w:p w14:paraId="6AAFBFCD" w14:textId="77777777" w:rsidR="007C6445" w:rsidRPr="001D3869" w:rsidRDefault="007C6445" w:rsidP="0077015E">
            <w:pPr>
              <w:autoSpaceDE/>
              <w:autoSpaceDN/>
              <w:adjustRightInd/>
              <w:spacing w:before="0" w:line="240" w:lineRule="auto"/>
              <w:ind w:left="0"/>
              <w:rPr>
                <w:sz w:val="16"/>
                <w:szCs w:val="16"/>
              </w:rPr>
            </w:pPr>
            <w:r w:rsidRPr="00906C25">
              <w:rPr>
                <w:sz w:val="16"/>
                <w:szCs w:val="16"/>
              </w:rPr>
              <w:t>Hempel Coatings (USA), Inc. (See Note 3)</w:t>
            </w:r>
          </w:p>
        </w:tc>
        <w:tc>
          <w:tcPr>
            <w:tcW w:w="2434" w:type="dxa"/>
            <w:gridSpan w:val="2"/>
            <w:vAlign w:val="center"/>
          </w:tcPr>
          <w:p w14:paraId="735E19A6" w14:textId="463F39BF" w:rsidR="007C6445" w:rsidRPr="00FE1769" w:rsidRDefault="007C6445" w:rsidP="0077015E">
            <w:pPr>
              <w:autoSpaceDE/>
              <w:autoSpaceDN/>
              <w:adjustRightInd/>
              <w:spacing w:before="0" w:line="240" w:lineRule="auto"/>
              <w:ind w:left="0"/>
              <w:rPr>
                <w:sz w:val="16"/>
                <w:szCs w:val="16"/>
              </w:rPr>
            </w:pPr>
            <w:proofErr w:type="spellStart"/>
            <w:r w:rsidRPr="00FE1769">
              <w:rPr>
                <w:sz w:val="16"/>
                <w:szCs w:val="16"/>
              </w:rPr>
              <w:t>Hempaline</w:t>
            </w:r>
            <w:proofErr w:type="spellEnd"/>
            <w:r w:rsidRPr="00FE1769">
              <w:rPr>
                <w:sz w:val="16"/>
                <w:szCs w:val="16"/>
              </w:rPr>
              <w:t xml:space="preserve"> Defend 630</w:t>
            </w:r>
          </w:p>
        </w:tc>
        <w:tc>
          <w:tcPr>
            <w:tcW w:w="971" w:type="dxa"/>
            <w:vAlign w:val="center"/>
          </w:tcPr>
          <w:p w14:paraId="7C0AF102" w14:textId="1EDFAD36" w:rsidR="007C6445" w:rsidRPr="001D3869" w:rsidRDefault="007C6445" w:rsidP="0077015E">
            <w:pPr>
              <w:autoSpaceDE/>
              <w:autoSpaceDN/>
              <w:adjustRightInd/>
              <w:spacing w:before="0" w:line="240" w:lineRule="auto"/>
              <w:ind w:left="0"/>
              <w:jc w:val="center"/>
              <w:rPr>
                <w:sz w:val="16"/>
                <w:szCs w:val="16"/>
              </w:rPr>
            </w:pPr>
            <w:r>
              <w:rPr>
                <w:sz w:val="16"/>
                <w:szCs w:val="16"/>
              </w:rPr>
              <w:t>59</w:t>
            </w:r>
          </w:p>
        </w:tc>
        <w:tc>
          <w:tcPr>
            <w:tcW w:w="1104" w:type="dxa"/>
            <w:vAlign w:val="center"/>
          </w:tcPr>
          <w:p w14:paraId="4ACCD5BC" w14:textId="3CD90FA6" w:rsidR="007C6445" w:rsidRPr="007C6445" w:rsidRDefault="007C6445" w:rsidP="0077015E">
            <w:pPr>
              <w:autoSpaceDE/>
              <w:autoSpaceDN/>
              <w:adjustRightInd/>
              <w:spacing w:before="0" w:line="240" w:lineRule="auto"/>
              <w:ind w:left="0"/>
              <w:rPr>
                <w:sz w:val="16"/>
                <w:szCs w:val="16"/>
              </w:rPr>
            </w:pPr>
            <w:r w:rsidRPr="007C6445">
              <w:rPr>
                <w:sz w:val="16"/>
                <w:szCs w:val="16"/>
              </w:rPr>
              <w:t>60°C (140°F)</w:t>
            </w:r>
          </w:p>
        </w:tc>
      </w:tr>
      <w:tr w:rsidR="00A25F9E" w:rsidRPr="001D3869" w14:paraId="5BF1BC97" w14:textId="77777777" w:rsidTr="00413117">
        <w:trPr>
          <w:trHeight w:val="288"/>
          <w:jc w:val="center"/>
        </w:trPr>
        <w:tc>
          <w:tcPr>
            <w:tcW w:w="1886" w:type="dxa"/>
            <w:gridSpan w:val="3"/>
            <w:vAlign w:val="center"/>
          </w:tcPr>
          <w:p w14:paraId="6CBE14BB" w14:textId="47E3B7EF" w:rsidR="00A25F9E" w:rsidRPr="001D3869" w:rsidRDefault="007C6445" w:rsidP="00A25F9E">
            <w:pPr>
              <w:autoSpaceDE/>
              <w:autoSpaceDN/>
              <w:adjustRightInd/>
              <w:spacing w:before="0" w:line="240" w:lineRule="auto"/>
              <w:ind w:left="0"/>
              <w:rPr>
                <w:b/>
                <w:sz w:val="16"/>
                <w:szCs w:val="16"/>
              </w:rPr>
            </w:pPr>
            <w:r w:rsidRPr="001D3869">
              <w:rPr>
                <w:b/>
                <w:sz w:val="16"/>
                <w:szCs w:val="16"/>
              </w:rPr>
              <w:t>Laminate</w:t>
            </w:r>
          </w:p>
        </w:tc>
        <w:tc>
          <w:tcPr>
            <w:tcW w:w="3514" w:type="dxa"/>
            <w:vAlign w:val="center"/>
          </w:tcPr>
          <w:p w14:paraId="532E4BC9" w14:textId="77777777" w:rsidR="00A25F9E" w:rsidRPr="001D3869" w:rsidRDefault="00A25F9E" w:rsidP="00A25F9E">
            <w:pPr>
              <w:autoSpaceDE/>
              <w:autoSpaceDN/>
              <w:adjustRightInd/>
              <w:spacing w:before="0" w:line="240" w:lineRule="auto"/>
              <w:ind w:left="0"/>
              <w:rPr>
                <w:sz w:val="16"/>
                <w:szCs w:val="16"/>
              </w:rPr>
            </w:pPr>
            <w:r w:rsidRPr="00906C25">
              <w:rPr>
                <w:sz w:val="16"/>
                <w:szCs w:val="16"/>
              </w:rPr>
              <w:t>International (</w:t>
            </w:r>
            <w:r>
              <w:rPr>
                <w:sz w:val="16"/>
                <w:szCs w:val="16"/>
              </w:rPr>
              <w:t>0.254</w:t>
            </w:r>
            <w:r w:rsidRPr="00906C25">
              <w:rPr>
                <w:sz w:val="16"/>
                <w:szCs w:val="16"/>
              </w:rPr>
              <w:t>–</w:t>
            </w:r>
            <w:r>
              <w:rPr>
                <w:sz w:val="16"/>
                <w:szCs w:val="16"/>
              </w:rPr>
              <w:t xml:space="preserve">0.508mm </w:t>
            </w:r>
            <w:r w:rsidRPr="00906C25">
              <w:rPr>
                <w:sz w:val="16"/>
                <w:szCs w:val="16"/>
              </w:rPr>
              <w:t>[</w:t>
            </w:r>
            <w:r>
              <w:rPr>
                <w:sz w:val="16"/>
                <w:szCs w:val="16"/>
              </w:rPr>
              <w:t>10</w:t>
            </w:r>
            <w:r w:rsidRPr="00906C25">
              <w:rPr>
                <w:sz w:val="16"/>
                <w:szCs w:val="16"/>
              </w:rPr>
              <w:t>–</w:t>
            </w:r>
            <w:r>
              <w:rPr>
                <w:sz w:val="16"/>
                <w:szCs w:val="16"/>
              </w:rPr>
              <w:t>20</w:t>
            </w:r>
            <w:r w:rsidRPr="00906C25">
              <w:rPr>
                <w:sz w:val="16"/>
                <w:szCs w:val="16"/>
              </w:rPr>
              <w:t xml:space="preserve"> mils] DFT) </w:t>
            </w:r>
          </w:p>
        </w:tc>
        <w:tc>
          <w:tcPr>
            <w:tcW w:w="2434" w:type="dxa"/>
            <w:gridSpan w:val="2"/>
            <w:vAlign w:val="center"/>
          </w:tcPr>
          <w:p w14:paraId="321E2F9E" w14:textId="77777777" w:rsidR="00A25F9E" w:rsidRPr="00FE1769" w:rsidRDefault="00A25F9E" w:rsidP="00A25F9E">
            <w:pPr>
              <w:autoSpaceDE/>
              <w:autoSpaceDN/>
              <w:adjustRightInd/>
              <w:spacing w:before="0" w:line="240" w:lineRule="auto"/>
              <w:ind w:left="0"/>
              <w:rPr>
                <w:sz w:val="16"/>
                <w:szCs w:val="16"/>
              </w:rPr>
            </w:pPr>
            <w:r w:rsidRPr="00FE1769">
              <w:rPr>
                <w:sz w:val="16"/>
                <w:szCs w:val="16"/>
              </w:rPr>
              <w:t xml:space="preserve">Interline 985 </w:t>
            </w:r>
          </w:p>
        </w:tc>
        <w:tc>
          <w:tcPr>
            <w:tcW w:w="971" w:type="dxa"/>
            <w:vAlign w:val="center"/>
          </w:tcPr>
          <w:p w14:paraId="4B1592D2" w14:textId="77777777" w:rsidR="00A25F9E" w:rsidRPr="001D3869" w:rsidRDefault="00A25F9E" w:rsidP="00A25F9E">
            <w:pPr>
              <w:autoSpaceDE/>
              <w:autoSpaceDN/>
              <w:adjustRightInd/>
              <w:spacing w:before="0" w:line="240" w:lineRule="auto"/>
              <w:ind w:left="0"/>
              <w:jc w:val="center"/>
              <w:rPr>
                <w:sz w:val="16"/>
                <w:szCs w:val="16"/>
              </w:rPr>
            </w:pPr>
            <w:r w:rsidRPr="001D3869">
              <w:rPr>
                <w:sz w:val="16"/>
                <w:szCs w:val="16"/>
              </w:rPr>
              <w:t>0</w:t>
            </w:r>
          </w:p>
        </w:tc>
        <w:tc>
          <w:tcPr>
            <w:tcW w:w="1104" w:type="dxa"/>
            <w:vAlign w:val="center"/>
          </w:tcPr>
          <w:p w14:paraId="15AE54A3" w14:textId="77777777" w:rsidR="00A25F9E" w:rsidRPr="007C6445" w:rsidRDefault="00A25F9E" w:rsidP="00A25F9E">
            <w:pPr>
              <w:autoSpaceDE/>
              <w:autoSpaceDN/>
              <w:adjustRightInd/>
              <w:spacing w:before="0" w:line="240" w:lineRule="auto"/>
              <w:ind w:left="0"/>
              <w:rPr>
                <w:sz w:val="16"/>
                <w:szCs w:val="16"/>
              </w:rPr>
            </w:pPr>
            <w:r w:rsidRPr="007C6445">
              <w:rPr>
                <w:sz w:val="16"/>
                <w:szCs w:val="16"/>
              </w:rPr>
              <w:t>60°C (140°F)</w:t>
            </w:r>
          </w:p>
        </w:tc>
      </w:tr>
      <w:tr w:rsidR="007C6445" w:rsidRPr="001D3869" w14:paraId="770C5ECD" w14:textId="77777777" w:rsidTr="00413117">
        <w:trPr>
          <w:trHeight w:val="288"/>
          <w:jc w:val="center"/>
        </w:trPr>
        <w:tc>
          <w:tcPr>
            <w:tcW w:w="1886" w:type="dxa"/>
            <w:gridSpan w:val="3"/>
            <w:vMerge w:val="restart"/>
            <w:vAlign w:val="center"/>
          </w:tcPr>
          <w:p w14:paraId="63DCE2B7" w14:textId="02CEA230" w:rsidR="007C6445" w:rsidRPr="00377040" w:rsidRDefault="007C6445" w:rsidP="007C6445">
            <w:pPr>
              <w:autoSpaceDE/>
              <w:autoSpaceDN/>
              <w:adjustRightInd/>
              <w:spacing w:before="0" w:line="240" w:lineRule="auto"/>
              <w:ind w:left="0"/>
              <w:rPr>
                <w:sz w:val="16"/>
                <w:szCs w:val="16"/>
              </w:rPr>
            </w:pPr>
            <w:r w:rsidRPr="00AC6690">
              <w:rPr>
                <w:b/>
                <w:sz w:val="16"/>
                <w:szCs w:val="16"/>
              </w:rPr>
              <w:t>DFT as per Manufacturer’s Product Sheet</w:t>
            </w:r>
          </w:p>
        </w:tc>
        <w:tc>
          <w:tcPr>
            <w:tcW w:w="3514" w:type="dxa"/>
            <w:vAlign w:val="center"/>
          </w:tcPr>
          <w:p w14:paraId="2BF27BF8"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International (</w:t>
            </w:r>
            <w:r>
              <w:rPr>
                <w:sz w:val="16"/>
                <w:szCs w:val="16"/>
              </w:rPr>
              <w:t>0.254</w:t>
            </w:r>
            <w:r w:rsidRPr="00906C25">
              <w:rPr>
                <w:sz w:val="16"/>
                <w:szCs w:val="16"/>
              </w:rPr>
              <w:t>–</w:t>
            </w:r>
            <w:r>
              <w:rPr>
                <w:sz w:val="16"/>
                <w:szCs w:val="16"/>
              </w:rPr>
              <w:t xml:space="preserve">0.508mm </w:t>
            </w:r>
            <w:r w:rsidRPr="00906C25">
              <w:rPr>
                <w:sz w:val="16"/>
                <w:szCs w:val="16"/>
              </w:rPr>
              <w:t>[</w:t>
            </w:r>
            <w:r>
              <w:rPr>
                <w:sz w:val="16"/>
                <w:szCs w:val="16"/>
              </w:rPr>
              <w:t>10</w:t>
            </w:r>
            <w:r w:rsidRPr="00906C25">
              <w:rPr>
                <w:sz w:val="16"/>
                <w:szCs w:val="16"/>
              </w:rPr>
              <w:t>–</w:t>
            </w:r>
            <w:r>
              <w:rPr>
                <w:sz w:val="16"/>
                <w:szCs w:val="16"/>
              </w:rPr>
              <w:t>20</w:t>
            </w:r>
            <w:r w:rsidRPr="00906C25">
              <w:rPr>
                <w:sz w:val="16"/>
                <w:szCs w:val="16"/>
              </w:rPr>
              <w:t xml:space="preserve"> mils] DFT) </w:t>
            </w:r>
          </w:p>
        </w:tc>
        <w:tc>
          <w:tcPr>
            <w:tcW w:w="2434" w:type="dxa"/>
            <w:gridSpan w:val="2"/>
            <w:vAlign w:val="center"/>
          </w:tcPr>
          <w:p w14:paraId="108AABBE" w14:textId="77777777" w:rsidR="007C6445" w:rsidRPr="00FE1769" w:rsidRDefault="007C6445" w:rsidP="007C6445">
            <w:pPr>
              <w:autoSpaceDE/>
              <w:autoSpaceDN/>
              <w:adjustRightInd/>
              <w:spacing w:before="0" w:line="240" w:lineRule="auto"/>
              <w:ind w:left="0"/>
              <w:rPr>
                <w:sz w:val="16"/>
                <w:szCs w:val="16"/>
              </w:rPr>
            </w:pPr>
            <w:r w:rsidRPr="00FE1769">
              <w:rPr>
                <w:sz w:val="16"/>
                <w:szCs w:val="16"/>
              </w:rPr>
              <w:t xml:space="preserve">Enviroline 376 series </w:t>
            </w:r>
          </w:p>
        </w:tc>
        <w:tc>
          <w:tcPr>
            <w:tcW w:w="971" w:type="dxa"/>
            <w:vAlign w:val="center"/>
          </w:tcPr>
          <w:p w14:paraId="32EB58EA" w14:textId="77777777" w:rsidR="007C6445" w:rsidRPr="001D3869" w:rsidRDefault="007C6445" w:rsidP="007C6445">
            <w:pPr>
              <w:autoSpaceDE/>
              <w:autoSpaceDN/>
              <w:adjustRightInd/>
              <w:spacing w:before="0" w:line="240" w:lineRule="auto"/>
              <w:ind w:left="0"/>
              <w:jc w:val="center"/>
              <w:rPr>
                <w:sz w:val="16"/>
                <w:szCs w:val="16"/>
              </w:rPr>
            </w:pPr>
            <w:r>
              <w:rPr>
                <w:sz w:val="16"/>
                <w:szCs w:val="16"/>
              </w:rPr>
              <w:t>30-42</w:t>
            </w:r>
          </w:p>
        </w:tc>
        <w:tc>
          <w:tcPr>
            <w:tcW w:w="1104" w:type="dxa"/>
            <w:vAlign w:val="center"/>
          </w:tcPr>
          <w:p w14:paraId="09BEC807"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82°C (180°F)</w:t>
            </w:r>
          </w:p>
        </w:tc>
      </w:tr>
      <w:tr w:rsidR="007C6445" w:rsidRPr="001D3869" w14:paraId="4ACEC51B" w14:textId="77777777" w:rsidTr="00413117">
        <w:trPr>
          <w:trHeight w:val="288"/>
          <w:jc w:val="center"/>
        </w:trPr>
        <w:tc>
          <w:tcPr>
            <w:tcW w:w="1886" w:type="dxa"/>
            <w:gridSpan w:val="3"/>
            <w:vMerge/>
            <w:vAlign w:val="center"/>
          </w:tcPr>
          <w:p w14:paraId="309DC966" w14:textId="632671EA"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30440953"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Jotun</w:t>
            </w:r>
          </w:p>
        </w:tc>
        <w:tc>
          <w:tcPr>
            <w:tcW w:w="2434" w:type="dxa"/>
            <w:gridSpan w:val="2"/>
            <w:vAlign w:val="center"/>
          </w:tcPr>
          <w:p w14:paraId="3D2682A1" w14:textId="77777777"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Chemclear</w:t>
            </w:r>
            <w:proofErr w:type="spellEnd"/>
            <w:r w:rsidRPr="00FE1769">
              <w:rPr>
                <w:sz w:val="16"/>
                <w:szCs w:val="16"/>
              </w:rPr>
              <w:t xml:space="preserve">  </w:t>
            </w:r>
          </w:p>
        </w:tc>
        <w:tc>
          <w:tcPr>
            <w:tcW w:w="971" w:type="dxa"/>
            <w:vAlign w:val="center"/>
          </w:tcPr>
          <w:p w14:paraId="096E2D4A" w14:textId="77777777" w:rsidR="007C6445" w:rsidRPr="001D3869" w:rsidRDefault="007C6445" w:rsidP="007C6445">
            <w:pPr>
              <w:autoSpaceDE/>
              <w:autoSpaceDN/>
              <w:adjustRightInd/>
              <w:spacing w:before="0" w:line="240" w:lineRule="auto"/>
              <w:ind w:left="0"/>
              <w:jc w:val="center"/>
              <w:rPr>
                <w:sz w:val="16"/>
                <w:szCs w:val="16"/>
              </w:rPr>
            </w:pPr>
          </w:p>
        </w:tc>
        <w:tc>
          <w:tcPr>
            <w:tcW w:w="1104" w:type="dxa"/>
            <w:vAlign w:val="center"/>
          </w:tcPr>
          <w:p w14:paraId="62CC1858"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85°C (185°F)</w:t>
            </w:r>
          </w:p>
        </w:tc>
      </w:tr>
      <w:tr w:rsidR="007C6445" w:rsidRPr="001D3869" w14:paraId="1B0692F8" w14:textId="77777777" w:rsidTr="00413117">
        <w:trPr>
          <w:trHeight w:val="288"/>
          <w:jc w:val="center"/>
        </w:trPr>
        <w:tc>
          <w:tcPr>
            <w:tcW w:w="1886" w:type="dxa"/>
            <w:gridSpan w:val="3"/>
            <w:vAlign w:val="center"/>
          </w:tcPr>
          <w:p w14:paraId="4687845F"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57EE119E"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Sherwin Williams (See Note 4)</w:t>
            </w:r>
          </w:p>
        </w:tc>
        <w:tc>
          <w:tcPr>
            <w:tcW w:w="2434" w:type="dxa"/>
            <w:gridSpan w:val="2"/>
            <w:vAlign w:val="center"/>
          </w:tcPr>
          <w:p w14:paraId="6326C3D2" w14:textId="3ECD6E06" w:rsidR="007C6445" w:rsidRPr="00FE1769" w:rsidRDefault="007C6445" w:rsidP="007C6445">
            <w:pPr>
              <w:autoSpaceDE/>
              <w:autoSpaceDN/>
              <w:adjustRightInd/>
              <w:spacing w:before="0" w:line="240" w:lineRule="auto"/>
              <w:ind w:left="0"/>
              <w:rPr>
                <w:sz w:val="16"/>
                <w:szCs w:val="16"/>
              </w:rPr>
            </w:pPr>
            <w:r w:rsidRPr="00FE1769">
              <w:rPr>
                <w:sz w:val="16"/>
                <w:szCs w:val="16"/>
              </w:rPr>
              <w:t xml:space="preserve">Dura-Plate UHS Clear </w:t>
            </w:r>
          </w:p>
        </w:tc>
        <w:tc>
          <w:tcPr>
            <w:tcW w:w="971" w:type="dxa"/>
            <w:vAlign w:val="center"/>
          </w:tcPr>
          <w:p w14:paraId="61333EEE" w14:textId="77777777" w:rsidR="007C6445" w:rsidRPr="001D3869" w:rsidRDefault="007C6445" w:rsidP="007C6445">
            <w:pPr>
              <w:autoSpaceDE/>
              <w:autoSpaceDN/>
              <w:adjustRightInd/>
              <w:spacing w:before="0" w:line="240" w:lineRule="auto"/>
              <w:ind w:left="0"/>
              <w:jc w:val="center"/>
              <w:rPr>
                <w:sz w:val="16"/>
                <w:szCs w:val="16"/>
              </w:rPr>
            </w:pPr>
            <w:r>
              <w:rPr>
                <w:rFonts w:ascii="Arial" w:hAnsi="Arial" w:cs="Arial"/>
                <w:sz w:val="16"/>
                <w:szCs w:val="16"/>
              </w:rPr>
              <w:t>&lt;</w:t>
            </w:r>
            <w:r>
              <w:rPr>
                <w:sz w:val="16"/>
                <w:szCs w:val="16"/>
              </w:rPr>
              <w:t>100</w:t>
            </w:r>
          </w:p>
        </w:tc>
        <w:tc>
          <w:tcPr>
            <w:tcW w:w="1104" w:type="dxa"/>
            <w:vAlign w:val="center"/>
          </w:tcPr>
          <w:p w14:paraId="06022308"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49°C (120°F)</w:t>
            </w:r>
          </w:p>
        </w:tc>
      </w:tr>
      <w:tr w:rsidR="007C6445" w:rsidRPr="001D3869" w14:paraId="36FDB159" w14:textId="77777777" w:rsidTr="00413117">
        <w:trPr>
          <w:trHeight w:val="288"/>
          <w:jc w:val="center"/>
        </w:trPr>
        <w:tc>
          <w:tcPr>
            <w:tcW w:w="1886" w:type="dxa"/>
            <w:gridSpan w:val="3"/>
            <w:vAlign w:val="center"/>
          </w:tcPr>
          <w:p w14:paraId="6640FC3F"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6619FA04"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PPG</w:t>
            </w:r>
          </w:p>
        </w:tc>
        <w:tc>
          <w:tcPr>
            <w:tcW w:w="2434" w:type="dxa"/>
            <w:gridSpan w:val="2"/>
            <w:vAlign w:val="center"/>
          </w:tcPr>
          <w:p w14:paraId="0D995255" w14:textId="77777777"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Novaguard</w:t>
            </w:r>
            <w:proofErr w:type="spellEnd"/>
            <w:r w:rsidRPr="00FE1769">
              <w:rPr>
                <w:sz w:val="16"/>
                <w:szCs w:val="16"/>
              </w:rPr>
              <w:t xml:space="preserve"> 840</w:t>
            </w:r>
          </w:p>
        </w:tc>
        <w:tc>
          <w:tcPr>
            <w:tcW w:w="971" w:type="dxa"/>
            <w:vAlign w:val="center"/>
          </w:tcPr>
          <w:p w14:paraId="4DF8496A" w14:textId="77777777" w:rsidR="007C6445" w:rsidRPr="001D3869" w:rsidRDefault="007C6445" w:rsidP="007C6445">
            <w:pPr>
              <w:autoSpaceDE/>
              <w:autoSpaceDN/>
              <w:adjustRightInd/>
              <w:spacing w:before="0" w:line="240" w:lineRule="auto"/>
              <w:ind w:left="0"/>
              <w:jc w:val="center"/>
              <w:rPr>
                <w:sz w:val="16"/>
                <w:szCs w:val="16"/>
              </w:rPr>
            </w:pPr>
            <w:r>
              <w:rPr>
                <w:sz w:val="16"/>
                <w:szCs w:val="16"/>
              </w:rPr>
              <w:t>97</w:t>
            </w:r>
          </w:p>
        </w:tc>
        <w:tc>
          <w:tcPr>
            <w:tcW w:w="1104" w:type="dxa"/>
            <w:vAlign w:val="center"/>
          </w:tcPr>
          <w:p w14:paraId="49254CBC"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710C8A2D" w14:textId="77777777" w:rsidTr="009D6D6E">
        <w:trPr>
          <w:trHeight w:val="288"/>
          <w:jc w:val="center"/>
        </w:trPr>
        <w:tc>
          <w:tcPr>
            <w:tcW w:w="1886" w:type="dxa"/>
            <w:gridSpan w:val="3"/>
            <w:tcBorders>
              <w:bottom w:val="single" w:sz="12" w:space="0" w:color="auto"/>
            </w:tcBorders>
            <w:vAlign w:val="center"/>
          </w:tcPr>
          <w:p w14:paraId="3D897022" w14:textId="77777777" w:rsidR="007C6445" w:rsidRPr="001D3869" w:rsidRDefault="007C6445" w:rsidP="007C6445">
            <w:pPr>
              <w:jc w:val="center"/>
              <w:rPr>
                <w:i/>
                <w:sz w:val="14"/>
                <w:szCs w:val="14"/>
              </w:rPr>
            </w:pPr>
          </w:p>
        </w:tc>
        <w:tc>
          <w:tcPr>
            <w:tcW w:w="8023" w:type="dxa"/>
            <w:gridSpan w:val="5"/>
            <w:tcBorders>
              <w:bottom w:val="single" w:sz="12" w:space="0" w:color="auto"/>
            </w:tcBorders>
            <w:vAlign w:val="center"/>
          </w:tcPr>
          <w:p w14:paraId="5C9FA928" w14:textId="77777777" w:rsidR="007C6445" w:rsidRPr="00FE1769" w:rsidRDefault="007C6445" w:rsidP="007C6445">
            <w:pPr>
              <w:autoSpaceDE/>
              <w:autoSpaceDN/>
              <w:adjustRightInd/>
              <w:spacing w:before="0" w:line="240" w:lineRule="auto"/>
              <w:ind w:left="0"/>
              <w:rPr>
                <w:i/>
                <w:sz w:val="14"/>
                <w:szCs w:val="14"/>
              </w:rPr>
            </w:pPr>
            <w:r w:rsidRPr="00FE1769">
              <w:rPr>
                <w:i/>
                <w:sz w:val="14"/>
                <w:szCs w:val="14"/>
              </w:rPr>
              <w:t xml:space="preserve">Alternate layers of resin and 0.04 kg (1.5) oz glass mat to build 2.54 mm. (100.0 </w:t>
            </w:r>
            <w:proofErr w:type="spellStart"/>
            <w:r w:rsidRPr="00FE1769">
              <w:rPr>
                <w:i/>
                <w:sz w:val="14"/>
                <w:szCs w:val="14"/>
              </w:rPr>
              <w:t>mils</w:t>
            </w:r>
            <w:proofErr w:type="spellEnd"/>
            <w:r w:rsidRPr="00FE1769">
              <w:rPr>
                <w:i/>
                <w:sz w:val="14"/>
                <w:szCs w:val="14"/>
              </w:rPr>
              <w:t xml:space="preserve">) of laminate. </w:t>
            </w:r>
          </w:p>
          <w:p w14:paraId="74295771" w14:textId="77777777" w:rsidR="007C6445" w:rsidRPr="00FE1769" w:rsidRDefault="007C6445" w:rsidP="007C6445">
            <w:pPr>
              <w:autoSpaceDE/>
              <w:autoSpaceDN/>
              <w:adjustRightInd/>
              <w:spacing w:before="0" w:line="240" w:lineRule="auto"/>
              <w:ind w:left="0"/>
              <w:rPr>
                <w:i/>
                <w:sz w:val="14"/>
                <w:szCs w:val="14"/>
              </w:rPr>
            </w:pPr>
            <w:r w:rsidRPr="00FE1769">
              <w:rPr>
                <w:i/>
                <w:sz w:val="14"/>
                <w:szCs w:val="14"/>
              </w:rPr>
              <w:t>Glass-to-resin ratio in the laminate should be 25/75.</w:t>
            </w:r>
          </w:p>
        </w:tc>
      </w:tr>
      <w:tr w:rsidR="007C6445" w:rsidRPr="001D3869" w14:paraId="227EF59F" w14:textId="77777777" w:rsidTr="00413117">
        <w:trPr>
          <w:trHeight w:val="288"/>
          <w:jc w:val="center"/>
        </w:trPr>
        <w:tc>
          <w:tcPr>
            <w:tcW w:w="1886" w:type="dxa"/>
            <w:gridSpan w:val="3"/>
            <w:tcBorders>
              <w:top w:val="single" w:sz="12" w:space="0" w:color="auto"/>
            </w:tcBorders>
            <w:vAlign w:val="center"/>
          </w:tcPr>
          <w:p w14:paraId="091DD191" w14:textId="77777777" w:rsidR="007C6445" w:rsidRPr="001D3869" w:rsidRDefault="007C6445" w:rsidP="007C6445">
            <w:pPr>
              <w:autoSpaceDE/>
              <w:autoSpaceDN/>
              <w:adjustRightInd/>
              <w:spacing w:before="0" w:line="240" w:lineRule="auto"/>
              <w:ind w:left="0"/>
              <w:rPr>
                <w:b/>
                <w:sz w:val="16"/>
                <w:szCs w:val="16"/>
              </w:rPr>
            </w:pPr>
            <w:r w:rsidRPr="001D3869">
              <w:rPr>
                <w:b/>
                <w:sz w:val="16"/>
                <w:szCs w:val="16"/>
              </w:rPr>
              <w:t>TIECOAT RESIN</w:t>
            </w:r>
          </w:p>
        </w:tc>
        <w:tc>
          <w:tcPr>
            <w:tcW w:w="3514" w:type="dxa"/>
            <w:tcBorders>
              <w:top w:val="single" w:sz="12" w:space="0" w:color="auto"/>
            </w:tcBorders>
            <w:vAlign w:val="center"/>
          </w:tcPr>
          <w:p w14:paraId="57FD6CD5"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Carboline (See Note 2)</w:t>
            </w:r>
          </w:p>
        </w:tc>
        <w:tc>
          <w:tcPr>
            <w:tcW w:w="2434" w:type="dxa"/>
            <w:gridSpan w:val="2"/>
            <w:tcBorders>
              <w:top w:val="single" w:sz="12" w:space="0" w:color="auto"/>
            </w:tcBorders>
            <w:vAlign w:val="center"/>
          </w:tcPr>
          <w:p w14:paraId="30451A52" w14:textId="77777777"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Carboguard</w:t>
            </w:r>
            <w:proofErr w:type="spellEnd"/>
            <w:r w:rsidRPr="00FE1769">
              <w:rPr>
                <w:sz w:val="16"/>
                <w:szCs w:val="16"/>
              </w:rPr>
              <w:t xml:space="preserve"> 695 CLR</w:t>
            </w:r>
          </w:p>
        </w:tc>
        <w:tc>
          <w:tcPr>
            <w:tcW w:w="971" w:type="dxa"/>
            <w:tcBorders>
              <w:top w:val="single" w:sz="12" w:space="0" w:color="auto"/>
            </w:tcBorders>
            <w:vAlign w:val="center"/>
          </w:tcPr>
          <w:p w14:paraId="660F87B0" w14:textId="77777777" w:rsidR="007C6445" w:rsidRPr="001D3869" w:rsidRDefault="007C6445" w:rsidP="007C6445">
            <w:pPr>
              <w:autoSpaceDE/>
              <w:autoSpaceDN/>
              <w:adjustRightInd/>
              <w:spacing w:before="0" w:line="240" w:lineRule="auto"/>
              <w:ind w:left="0"/>
              <w:jc w:val="center"/>
              <w:rPr>
                <w:sz w:val="16"/>
                <w:szCs w:val="16"/>
              </w:rPr>
            </w:pPr>
            <w:r>
              <w:rPr>
                <w:sz w:val="16"/>
                <w:szCs w:val="16"/>
              </w:rPr>
              <w:t>7</w:t>
            </w:r>
          </w:p>
        </w:tc>
        <w:tc>
          <w:tcPr>
            <w:tcW w:w="1104" w:type="dxa"/>
            <w:tcBorders>
              <w:top w:val="single" w:sz="12" w:space="0" w:color="auto"/>
            </w:tcBorders>
            <w:vAlign w:val="center"/>
          </w:tcPr>
          <w:p w14:paraId="7CD56B36"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6390A3AB" w14:textId="77777777" w:rsidTr="00413117">
        <w:trPr>
          <w:trHeight w:val="288"/>
          <w:jc w:val="center"/>
        </w:trPr>
        <w:tc>
          <w:tcPr>
            <w:tcW w:w="1886" w:type="dxa"/>
            <w:gridSpan w:val="3"/>
            <w:vAlign w:val="center"/>
          </w:tcPr>
          <w:p w14:paraId="7BA1AA1A" w14:textId="77777777" w:rsidR="007C6445" w:rsidRPr="001D3869" w:rsidRDefault="007C6445" w:rsidP="007C6445">
            <w:pPr>
              <w:autoSpaceDE/>
              <w:autoSpaceDN/>
              <w:adjustRightInd/>
              <w:spacing w:before="0" w:line="240" w:lineRule="auto"/>
              <w:ind w:left="0"/>
              <w:rPr>
                <w:b/>
                <w:sz w:val="16"/>
                <w:szCs w:val="16"/>
              </w:rPr>
            </w:pPr>
            <w:r w:rsidRPr="001D3869">
              <w:rPr>
                <w:b/>
                <w:sz w:val="16"/>
                <w:szCs w:val="16"/>
              </w:rPr>
              <w:t>Laminate</w:t>
            </w:r>
          </w:p>
        </w:tc>
        <w:tc>
          <w:tcPr>
            <w:tcW w:w="3514" w:type="dxa"/>
            <w:vAlign w:val="center"/>
          </w:tcPr>
          <w:p w14:paraId="0407A361"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Hempel Coatings (USA), Inc. (See Note 3)</w:t>
            </w:r>
          </w:p>
        </w:tc>
        <w:tc>
          <w:tcPr>
            <w:tcW w:w="2434" w:type="dxa"/>
            <w:gridSpan w:val="2"/>
            <w:vAlign w:val="center"/>
          </w:tcPr>
          <w:p w14:paraId="34138480" w14:textId="2A870D7A"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Hempaline</w:t>
            </w:r>
            <w:proofErr w:type="spellEnd"/>
            <w:r w:rsidRPr="00FE1769">
              <w:rPr>
                <w:sz w:val="16"/>
                <w:szCs w:val="16"/>
              </w:rPr>
              <w:t xml:space="preserve"> Defend 630</w:t>
            </w:r>
          </w:p>
        </w:tc>
        <w:tc>
          <w:tcPr>
            <w:tcW w:w="971" w:type="dxa"/>
            <w:vAlign w:val="center"/>
          </w:tcPr>
          <w:p w14:paraId="6BCEE82E" w14:textId="19AE3752" w:rsidR="007C6445" w:rsidRPr="001D3869" w:rsidRDefault="007C6445" w:rsidP="007C6445">
            <w:pPr>
              <w:autoSpaceDE/>
              <w:autoSpaceDN/>
              <w:adjustRightInd/>
              <w:spacing w:before="0" w:line="240" w:lineRule="auto"/>
              <w:ind w:left="0"/>
              <w:jc w:val="center"/>
              <w:rPr>
                <w:sz w:val="16"/>
                <w:szCs w:val="16"/>
              </w:rPr>
            </w:pPr>
            <w:r>
              <w:rPr>
                <w:sz w:val="16"/>
                <w:szCs w:val="16"/>
              </w:rPr>
              <w:t>59</w:t>
            </w:r>
          </w:p>
        </w:tc>
        <w:tc>
          <w:tcPr>
            <w:tcW w:w="1104" w:type="dxa"/>
            <w:vAlign w:val="center"/>
          </w:tcPr>
          <w:p w14:paraId="7BAE2A10" w14:textId="7C1457E7"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4D3D6A96" w14:textId="77777777" w:rsidTr="00413117">
        <w:trPr>
          <w:trHeight w:val="288"/>
          <w:jc w:val="center"/>
        </w:trPr>
        <w:tc>
          <w:tcPr>
            <w:tcW w:w="1886" w:type="dxa"/>
            <w:gridSpan w:val="3"/>
            <w:vMerge w:val="restart"/>
            <w:vAlign w:val="center"/>
          </w:tcPr>
          <w:p w14:paraId="3EE3BAB4" w14:textId="77777777" w:rsidR="007C6445" w:rsidRPr="001D3869" w:rsidRDefault="007C6445" w:rsidP="007C6445">
            <w:pPr>
              <w:autoSpaceDE/>
              <w:autoSpaceDN/>
              <w:adjustRightInd/>
              <w:spacing w:before="0" w:line="240" w:lineRule="auto"/>
              <w:ind w:left="0"/>
              <w:rPr>
                <w:b/>
                <w:sz w:val="16"/>
                <w:szCs w:val="16"/>
              </w:rPr>
            </w:pPr>
            <w:r w:rsidRPr="00AC6690">
              <w:rPr>
                <w:b/>
                <w:sz w:val="16"/>
                <w:szCs w:val="16"/>
              </w:rPr>
              <w:t>DFT as per Manufacturer’s Product Sheet</w:t>
            </w:r>
          </w:p>
        </w:tc>
        <w:tc>
          <w:tcPr>
            <w:tcW w:w="3514" w:type="dxa"/>
            <w:vAlign w:val="center"/>
          </w:tcPr>
          <w:p w14:paraId="417E4E3A"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International (</w:t>
            </w:r>
            <w:r>
              <w:rPr>
                <w:sz w:val="16"/>
                <w:szCs w:val="16"/>
              </w:rPr>
              <w:t>0.254</w:t>
            </w:r>
            <w:r w:rsidRPr="00906C25">
              <w:rPr>
                <w:sz w:val="16"/>
                <w:szCs w:val="16"/>
              </w:rPr>
              <w:t>–</w:t>
            </w:r>
            <w:r>
              <w:rPr>
                <w:sz w:val="16"/>
                <w:szCs w:val="16"/>
              </w:rPr>
              <w:t xml:space="preserve">0.508mm </w:t>
            </w:r>
            <w:r w:rsidRPr="00906C25">
              <w:rPr>
                <w:sz w:val="16"/>
                <w:szCs w:val="16"/>
              </w:rPr>
              <w:t>[</w:t>
            </w:r>
            <w:r>
              <w:rPr>
                <w:sz w:val="16"/>
                <w:szCs w:val="16"/>
              </w:rPr>
              <w:t>10</w:t>
            </w:r>
            <w:r w:rsidRPr="00906C25">
              <w:rPr>
                <w:sz w:val="16"/>
                <w:szCs w:val="16"/>
              </w:rPr>
              <w:t>–</w:t>
            </w:r>
            <w:r>
              <w:rPr>
                <w:sz w:val="16"/>
                <w:szCs w:val="16"/>
              </w:rPr>
              <w:t>20</w:t>
            </w:r>
            <w:r w:rsidRPr="00906C25">
              <w:rPr>
                <w:sz w:val="16"/>
                <w:szCs w:val="16"/>
              </w:rPr>
              <w:t xml:space="preserve"> mils] DFT) </w:t>
            </w:r>
          </w:p>
        </w:tc>
        <w:tc>
          <w:tcPr>
            <w:tcW w:w="2434" w:type="dxa"/>
            <w:gridSpan w:val="2"/>
            <w:vAlign w:val="center"/>
          </w:tcPr>
          <w:p w14:paraId="258BE1CF" w14:textId="77777777" w:rsidR="007C6445" w:rsidRPr="00FE1769" w:rsidRDefault="007C6445" w:rsidP="007C6445">
            <w:pPr>
              <w:autoSpaceDE/>
              <w:autoSpaceDN/>
              <w:adjustRightInd/>
              <w:spacing w:before="0" w:line="240" w:lineRule="auto"/>
              <w:ind w:left="0"/>
              <w:rPr>
                <w:sz w:val="16"/>
                <w:szCs w:val="16"/>
              </w:rPr>
            </w:pPr>
            <w:r w:rsidRPr="00FE1769">
              <w:rPr>
                <w:sz w:val="16"/>
                <w:szCs w:val="16"/>
              </w:rPr>
              <w:t>Interline 984</w:t>
            </w:r>
          </w:p>
        </w:tc>
        <w:tc>
          <w:tcPr>
            <w:tcW w:w="971" w:type="dxa"/>
            <w:vAlign w:val="center"/>
          </w:tcPr>
          <w:p w14:paraId="02629AC5" w14:textId="77777777" w:rsidR="007C6445" w:rsidRPr="001D3869" w:rsidRDefault="007C6445" w:rsidP="007C6445">
            <w:pPr>
              <w:autoSpaceDE/>
              <w:autoSpaceDN/>
              <w:adjustRightInd/>
              <w:spacing w:before="0" w:line="240" w:lineRule="auto"/>
              <w:ind w:left="0"/>
              <w:jc w:val="center"/>
              <w:rPr>
                <w:sz w:val="16"/>
                <w:szCs w:val="16"/>
              </w:rPr>
            </w:pPr>
            <w:r>
              <w:rPr>
                <w:sz w:val="16"/>
                <w:szCs w:val="16"/>
              </w:rPr>
              <w:t>70</w:t>
            </w:r>
          </w:p>
        </w:tc>
        <w:tc>
          <w:tcPr>
            <w:tcW w:w="1104" w:type="dxa"/>
            <w:vAlign w:val="center"/>
          </w:tcPr>
          <w:p w14:paraId="1BD81F81"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4BA8506D" w14:textId="77777777" w:rsidTr="00413117">
        <w:trPr>
          <w:trHeight w:val="288"/>
          <w:jc w:val="center"/>
        </w:trPr>
        <w:tc>
          <w:tcPr>
            <w:tcW w:w="1886" w:type="dxa"/>
            <w:gridSpan w:val="3"/>
            <w:vMerge/>
            <w:vAlign w:val="center"/>
          </w:tcPr>
          <w:p w14:paraId="482EDB5A"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48A1E3E3"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International (</w:t>
            </w:r>
            <w:r>
              <w:rPr>
                <w:sz w:val="16"/>
                <w:szCs w:val="16"/>
              </w:rPr>
              <w:t>0.254</w:t>
            </w:r>
            <w:r w:rsidRPr="00906C25">
              <w:rPr>
                <w:sz w:val="16"/>
                <w:szCs w:val="16"/>
              </w:rPr>
              <w:t>–</w:t>
            </w:r>
            <w:r>
              <w:rPr>
                <w:sz w:val="16"/>
                <w:szCs w:val="16"/>
              </w:rPr>
              <w:t xml:space="preserve">0.508mm </w:t>
            </w:r>
            <w:r w:rsidRPr="00906C25">
              <w:rPr>
                <w:sz w:val="16"/>
                <w:szCs w:val="16"/>
              </w:rPr>
              <w:t>[</w:t>
            </w:r>
            <w:r>
              <w:rPr>
                <w:sz w:val="16"/>
                <w:szCs w:val="16"/>
              </w:rPr>
              <w:t>10</w:t>
            </w:r>
            <w:r w:rsidRPr="00906C25">
              <w:rPr>
                <w:sz w:val="16"/>
                <w:szCs w:val="16"/>
              </w:rPr>
              <w:t>–</w:t>
            </w:r>
            <w:r>
              <w:rPr>
                <w:sz w:val="16"/>
                <w:szCs w:val="16"/>
              </w:rPr>
              <w:t>20</w:t>
            </w:r>
            <w:r w:rsidRPr="00906C25">
              <w:rPr>
                <w:sz w:val="16"/>
                <w:szCs w:val="16"/>
              </w:rPr>
              <w:t xml:space="preserve"> mils] DFT) </w:t>
            </w:r>
          </w:p>
        </w:tc>
        <w:tc>
          <w:tcPr>
            <w:tcW w:w="2434" w:type="dxa"/>
            <w:gridSpan w:val="2"/>
            <w:vAlign w:val="center"/>
          </w:tcPr>
          <w:p w14:paraId="05B04D4A" w14:textId="4440D62C" w:rsidR="007C6445" w:rsidRPr="00FE1769" w:rsidRDefault="007C6445" w:rsidP="007C6445">
            <w:pPr>
              <w:autoSpaceDE/>
              <w:autoSpaceDN/>
              <w:adjustRightInd/>
              <w:spacing w:before="0" w:line="240" w:lineRule="auto"/>
              <w:ind w:left="0"/>
              <w:rPr>
                <w:sz w:val="16"/>
                <w:szCs w:val="16"/>
              </w:rPr>
            </w:pPr>
            <w:r w:rsidRPr="00FE1769">
              <w:rPr>
                <w:sz w:val="16"/>
                <w:szCs w:val="16"/>
              </w:rPr>
              <w:t>Enviroline 376 F60</w:t>
            </w:r>
          </w:p>
        </w:tc>
        <w:tc>
          <w:tcPr>
            <w:tcW w:w="971" w:type="dxa"/>
            <w:vAlign w:val="center"/>
          </w:tcPr>
          <w:p w14:paraId="5791D0D8" w14:textId="5D2AF105" w:rsidR="007C6445" w:rsidRPr="001D3869" w:rsidRDefault="007C6445" w:rsidP="007C6445">
            <w:pPr>
              <w:autoSpaceDE/>
              <w:autoSpaceDN/>
              <w:adjustRightInd/>
              <w:spacing w:before="0" w:line="240" w:lineRule="auto"/>
              <w:ind w:left="0"/>
              <w:jc w:val="center"/>
              <w:rPr>
                <w:sz w:val="16"/>
                <w:szCs w:val="16"/>
              </w:rPr>
            </w:pPr>
            <w:r>
              <w:rPr>
                <w:sz w:val="16"/>
                <w:szCs w:val="16"/>
              </w:rPr>
              <w:t>36-42</w:t>
            </w:r>
          </w:p>
        </w:tc>
        <w:tc>
          <w:tcPr>
            <w:tcW w:w="1104" w:type="dxa"/>
            <w:vAlign w:val="center"/>
          </w:tcPr>
          <w:p w14:paraId="1005DAD1"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82°C (180°F)</w:t>
            </w:r>
          </w:p>
        </w:tc>
      </w:tr>
      <w:tr w:rsidR="007C6445" w:rsidRPr="001D3869" w14:paraId="2DD9D4E5" w14:textId="77777777" w:rsidTr="00413117">
        <w:trPr>
          <w:trHeight w:val="288"/>
          <w:jc w:val="center"/>
        </w:trPr>
        <w:tc>
          <w:tcPr>
            <w:tcW w:w="1886" w:type="dxa"/>
            <w:gridSpan w:val="3"/>
            <w:vAlign w:val="center"/>
          </w:tcPr>
          <w:p w14:paraId="132250E6"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26863F3A"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Jotun</w:t>
            </w:r>
          </w:p>
        </w:tc>
        <w:tc>
          <w:tcPr>
            <w:tcW w:w="2434" w:type="dxa"/>
            <w:gridSpan w:val="2"/>
            <w:vAlign w:val="center"/>
          </w:tcPr>
          <w:p w14:paraId="07346C57" w14:textId="77777777"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Chemclear</w:t>
            </w:r>
            <w:proofErr w:type="spellEnd"/>
            <w:r w:rsidRPr="00FE1769">
              <w:rPr>
                <w:sz w:val="16"/>
                <w:szCs w:val="16"/>
              </w:rPr>
              <w:t xml:space="preserve">  </w:t>
            </w:r>
          </w:p>
        </w:tc>
        <w:tc>
          <w:tcPr>
            <w:tcW w:w="971" w:type="dxa"/>
            <w:vAlign w:val="center"/>
          </w:tcPr>
          <w:p w14:paraId="012CF809" w14:textId="77777777" w:rsidR="007C6445" w:rsidRPr="001D3869" w:rsidRDefault="007C6445" w:rsidP="007C6445">
            <w:pPr>
              <w:autoSpaceDE/>
              <w:autoSpaceDN/>
              <w:adjustRightInd/>
              <w:spacing w:before="0" w:line="240" w:lineRule="auto"/>
              <w:ind w:left="0"/>
              <w:jc w:val="center"/>
              <w:rPr>
                <w:sz w:val="16"/>
                <w:szCs w:val="16"/>
              </w:rPr>
            </w:pPr>
          </w:p>
        </w:tc>
        <w:tc>
          <w:tcPr>
            <w:tcW w:w="1104" w:type="dxa"/>
            <w:vAlign w:val="center"/>
          </w:tcPr>
          <w:p w14:paraId="35342E1D"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85°C (185°F)</w:t>
            </w:r>
          </w:p>
        </w:tc>
      </w:tr>
      <w:tr w:rsidR="007C6445" w:rsidRPr="001D3869" w14:paraId="26247467" w14:textId="77777777" w:rsidTr="00413117">
        <w:trPr>
          <w:trHeight w:val="288"/>
          <w:jc w:val="center"/>
        </w:trPr>
        <w:tc>
          <w:tcPr>
            <w:tcW w:w="1886" w:type="dxa"/>
            <w:gridSpan w:val="3"/>
            <w:vAlign w:val="center"/>
          </w:tcPr>
          <w:p w14:paraId="3E375CD4"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6CF0F486"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PPG</w:t>
            </w:r>
          </w:p>
        </w:tc>
        <w:tc>
          <w:tcPr>
            <w:tcW w:w="2434" w:type="dxa"/>
            <w:gridSpan w:val="2"/>
            <w:vAlign w:val="center"/>
          </w:tcPr>
          <w:p w14:paraId="72E1ABC4" w14:textId="77777777"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Novaguard</w:t>
            </w:r>
            <w:proofErr w:type="spellEnd"/>
            <w:r w:rsidRPr="00FE1769">
              <w:rPr>
                <w:sz w:val="16"/>
                <w:szCs w:val="16"/>
              </w:rPr>
              <w:t xml:space="preserve"> 840</w:t>
            </w:r>
          </w:p>
        </w:tc>
        <w:tc>
          <w:tcPr>
            <w:tcW w:w="971" w:type="dxa"/>
            <w:vAlign w:val="center"/>
          </w:tcPr>
          <w:p w14:paraId="56877E68" w14:textId="3CE83785" w:rsidR="007C6445" w:rsidRPr="001D3869" w:rsidRDefault="007C6445" w:rsidP="007C6445">
            <w:pPr>
              <w:autoSpaceDE/>
              <w:autoSpaceDN/>
              <w:adjustRightInd/>
              <w:spacing w:before="0" w:line="240" w:lineRule="auto"/>
              <w:ind w:left="0"/>
              <w:jc w:val="center"/>
              <w:rPr>
                <w:sz w:val="16"/>
                <w:szCs w:val="16"/>
              </w:rPr>
            </w:pPr>
            <w:r>
              <w:rPr>
                <w:sz w:val="16"/>
                <w:szCs w:val="16"/>
              </w:rPr>
              <w:t>97</w:t>
            </w:r>
          </w:p>
        </w:tc>
        <w:tc>
          <w:tcPr>
            <w:tcW w:w="1104" w:type="dxa"/>
            <w:vAlign w:val="center"/>
          </w:tcPr>
          <w:p w14:paraId="27092D88"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0120B0C2" w14:textId="77777777" w:rsidTr="00413117">
        <w:trPr>
          <w:trHeight w:val="288"/>
          <w:jc w:val="center"/>
        </w:trPr>
        <w:tc>
          <w:tcPr>
            <w:tcW w:w="1886" w:type="dxa"/>
            <w:gridSpan w:val="3"/>
            <w:vAlign w:val="center"/>
          </w:tcPr>
          <w:p w14:paraId="5F925D85"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0D1AA9CF"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Sherwin Williams (See Note 4)</w:t>
            </w:r>
          </w:p>
        </w:tc>
        <w:tc>
          <w:tcPr>
            <w:tcW w:w="2434" w:type="dxa"/>
            <w:gridSpan w:val="2"/>
            <w:vAlign w:val="center"/>
          </w:tcPr>
          <w:p w14:paraId="52F132A7" w14:textId="2D3E30D0" w:rsidR="007C6445" w:rsidRPr="00FE1769" w:rsidRDefault="007C6445" w:rsidP="007C6445">
            <w:pPr>
              <w:autoSpaceDE/>
              <w:autoSpaceDN/>
              <w:adjustRightInd/>
              <w:spacing w:before="0" w:line="240" w:lineRule="auto"/>
              <w:ind w:left="0"/>
              <w:rPr>
                <w:sz w:val="16"/>
                <w:szCs w:val="16"/>
              </w:rPr>
            </w:pPr>
            <w:r w:rsidRPr="00FE1769">
              <w:rPr>
                <w:sz w:val="16"/>
                <w:szCs w:val="16"/>
              </w:rPr>
              <w:t>Dura-Plate UHS Clear</w:t>
            </w:r>
          </w:p>
        </w:tc>
        <w:tc>
          <w:tcPr>
            <w:tcW w:w="971" w:type="dxa"/>
            <w:vAlign w:val="center"/>
          </w:tcPr>
          <w:p w14:paraId="0A312350" w14:textId="77777777" w:rsidR="007C6445" w:rsidRPr="001D3869" w:rsidRDefault="007C6445" w:rsidP="007C6445">
            <w:pPr>
              <w:autoSpaceDE/>
              <w:autoSpaceDN/>
              <w:adjustRightInd/>
              <w:spacing w:before="0" w:line="240" w:lineRule="auto"/>
              <w:ind w:left="0"/>
              <w:jc w:val="center"/>
              <w:rPr>
                <w:sz w:val="16"/>
                <w:szCs w:val="16"/>
              </w:rPr>
            </w:pPr>
            <w:r>
              <w:rPr>
                <w:rFonts w:ascii="Arial" w:hAnsi="Arial" w:cs="Arial"/>
                <w:sz w:val="16"/>
                <w:szCs w:val="16"/>
              </w:rPr>
              <w:t>&lt;</w:t>
            </w:r>
            <w:r>
              <w:rPr>
                <w:sz w:val="16"/>
                <w:szCs w:val="16"/>
              </w:rPr>
              <w:t>100</w:t>
            </w:r>
          </w:p>
        </w:tc>
        <w:tc>
          <w:tcPr>
            <w:tcW w:w="1104" w:type="dxa"/>
            <w:vAlign w:val="center"/>
          </w:tcPr>
          <w:p w14:paraId="1A246418"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49°C (120°F)</w:t>
            </w:r>
          </w:p>
        </w:tc>
      </w:tr>
      <w:tr w:rsidR="007C6445" w:rsidRPr="001D3869" w14:paraId="130EB4DB" w14:textId="77777777" w:rsidTr="009D6D6E">
        <w:trPr>
          <w:trHeight w:val="288"/>
          <w:jc w:val="center"/>
        </w:trPr>
        <w:tc>
          <w:tcPr>
            <w:tcW w:w="1886" w:type="dxa"/>
            <w:gridSpan w:val="3"/>
            <w:tcBorders>
              <w:bottom w:val="single" w:sz="12" w:space="0" w:color="auto"/>
            </w:tcBorders>
            <w:vAlign w:val="center"/>
          </w:tcPr>
          <w:p w14:paraId="5E29B341" w14:textId="77777777" w:rsidR="007C6445" w:rsidRPr="001D3869" w:rsidRDefault="007C6445" w:rsidP="007C6445">
            <w:pPr>
              <w:rPr>
                <w:i/>
                <w:sz w:val="14"/>
                <w:szCs w:val="14"/>
              </w:rPr>
            </w:pPr>
          </w:p>
        </w:tc>
        <w:tc>
          <w:tcPr>
            <w:tcW w:w="8023" w:type="dxa"/>
            <w:gridSpan w:val="5"/>
            <w:tcBorders>
              <w:bottom w:val="single" w:sz="12" w:space="0" w:color="auto"/>
            </w:tcBorders>
            <w:vAlign w:val="center"/>
          </w:tcPr>
          <w:p w14:paraId="00CEA7F9" w14:textId="77777777" w:rsidR="007C6445" w:rsidRPr="00FE1769" w:rsidRDefault="007C6445" w:rsidP="007C6445">
            <w:pPr>
              <w:autoSpaceDE/>
              <w:autoSpaceDN/>
              <w:adjustRightInd/>
              <w:spacing w:before="0" w:line="240" w:lineRule="auto"/>
              <w:ind w:left="0"/>
              <w:rPr>
                <w:i/>
                <w:sz w:val="14"/>
                <w:szCs w:val="14"/>
              </w:rPr>
            </w:pPr>
            <w:r w:rsidRPr="00FE1769">
              <w:rPr>
                <w:i/>
                <w:sz w:val="14"/>
                <w:szCs w:val="14"/>
              </w:rPr>
              <w:t xml:space="preserve">Apply surface veil and resin to laminate to build 0.254 mm. (10.0 mil) </w:t>
            </w:r>
            <w:proofErr w:type="spellStart"/>
            <w:r w:rsidRPr="00FE1769">
              <w:rPr>
                <w:i/>
                <w:sz w:val="14"/>
                <w:szCs w:val="14"/>
              </w:rPr>
              <w:t>tiecoat</w:t>
            </w:r>
            <w:proofErr w:type="spellEnd"/>
            <w:r w:rsidRPr="00FE1769">
              <w:rPr>
                <w:i/>
                <w:sz w:val="14"/>
                <w:szCs w:val="14"/>
              </w:rPr>
              <w:t>.</w:t>
            </w:r>
          </w:p>
        </w:tc>
      </w:tr>
      <w:tr w:rsidR="007C6445" w:rsidRPr="006A4B86" w14:paraId="7FC194D3" w14:textId="77777777" w:rsidTr="00413117">
        <w:trPr>
          <w:trHeight w:val="288"/>
          <w:jc w:val="center"/>
        </w:trPr>
        <w:tc>
          <w:tcPr>
            <w:tcW w:w="1886" w:type="dxa"/>
            <w:gridSpan w:val="3"/>
            <w:tcBorders>
              <w:top w:val="single" w:sz="12" w:space="0" w:color="auto"/>
            </w:tcBorders>
            <w:vAlign w:val="center"/>
          </w:tcPr>
          <w:p w14:paraId="363CEE48" w14:textId="77777777" w:rsidR="007C6445" w:rsidRPr="001D3869" w:rsidRDefault="007C6445" w:rsidP="007C6445">
            <w:pPr>
              <w:autoSpaceDE/>
              <w:autoSpaceDN/>
              <w:adjustRightInd/>
              <w:spacing w:before="0" w:line="240" w:lineRule="auto"/>
              <w:ind w:left="0"/>
              <w:rPr>
                <w:b/>
                <w:sz w:val="16"/>
                <w:szCs w:val="16"/>
              </w:rPr>
            </w:pPr>
            <w:r w:rsidRPr="001D3869">
              <w:rPr>
                <w:b/>
                <w:sz w:val="16"/>
                <w:szCs w:val="16"/>
              </w:rPr>
              <w:t>TOPCOAT RESIN</w:t>
            </w:r>
          </w:p>
        </w:tc>
        <w:tc>
          <w:tcPr>
            <w:tcW w:w="3514" w:type="dxa"/>
            <w:tcBorders>
              <w:top w:val="single" w:sz="12" w:space="0" w:color="auto"/>
            </w:tcBorders>
            <w:vAlign w:val="center"/>
          </w:tcPr>
          <w:p w14:paraId="5A8E1264"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Carboline (See Note 2)</w:t>
            </w:r>
          </w:p>
        </w:tc>
        <w:tc>
          <w:tcPr>
            <w:tcW w:w="2434" w:type="dxa"/>
            <w:gridSpan w:val="2"/>
            <w:tcBorders>
              <w:top w:val="single" w:sz="12" w:space="0" w:color="auto"/>
            </w:tcBorders>
            <w:vAlign w:val="center"/>
          </w:tcPr>
          <w:p w14:paraId="17645A67" w14:textId="77777777"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Carboguard</w:t>
            </w:r>
            <w:proofErr w:type="spellEnd"/>
            <w:r w:rsidRPr="00FE1769">
              <w:rPr>
                <w:sz w:val="16"/>
                <w:szCs w:val="16"/>
              </w:rPr>
              <w:t xml:space="preserve"> 695 CLR</w:t>
            </w:r>
          </w:p>
        </w:tc>
        <w:tc>
          <w:tcPr>
            <w:tcW w:w="971" w:type="dxa"/>
            <w:tcBorders>
              <w:top w:val="single" w:sz="12" w:space="0" w:color="auto"/>
            </w:tcBorders>
            <w:vAlign w:val="center"/>
          </w:tcPr>
          <w:p w14:paraId="7FECCD3F" w14:textId="77777777" w:rsidR="007C6445" w:rsidRPr="001D3869" w:rsidRDefault="007C6445" w:rsidP="007C6445">
            <w:pPr>
              <w:autoSpaceDE/>
              <w:autoSpaceDN/>
              <w:adjustRightInd/>
              <w:spacing w:before="0" w:line="240" w:lineRule="auto"/>
              <w:ind w:left="0"/>
              <w:jc w:val="center"/>
              <w:rPr>
                <w:sz w:val="16"/>
                <w:szCs w:val="16"/>
              </w:rPr>
            </w:pPr>
            <w:r>
              <w:rPr>
                <w:sz w:val="16"/>
                <w:szCs w:val="16"/>
              </w:rPr>
              <w:t>7</w:t>
            </w:r>
          </w:p>
        </w:tc>
        <w:tc>
          <w:tcPr>
            <w:tcW w:w="1104" w:type="dxa"/>
            <w:tcBorders>
              <w:top w:val="single" w:sz="12" w:space="0" w:color="auto"/>
            </w:tcBorders>
            <w:vAlign w:val="center"/>
          </w:tcPr>
          <w:p w14:paraId="3A8AF40E"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4C78FFCE" w14:textId="77777777" w:rsidTr="00413117">
        <w:trPr>
          <w:trHeight w:val="288"/>
          <w:jc w:val="center"/>
        </w:trPr>
        <w:tc>
          <w:tcPr>
            <w:tcW w:w="1886" w:type="dxa"/>
            <w:gridSpan w:val="3"/>
            <w:vAlign w:val="center"/>
          </w:tcPr>
          <w:p w14:paraId="40775764" w14:textId="77777777" w:rsidR="007C6445" w:rsidRPr="001D3869" w:rsidRDefault="007C6445" w:rsidP="007C6445">
            <w:pPr>
              <w:autoSpaceDE/>
              <w:autoSpaceDN/>
              <w:adjustRightInd/>
              <w:spacing w:before="0" w:line="240" w:lineRule="auto"/>
              <w:ind w:left="0"/>
              <w:rPr>
                <w:b/>
                <w:sz w:val="16"/>
                <w:szCs w:val="16"/>
              </w:rPr>
            </w:pPr>
            <w:r w:rsidRPr="001D3869">
              <w:rPr>
                <w:b/>
                <w:sz w:val="16"/>
                <w:szCs w:val="16"/>
              </w:rPr>
              <w:t>Laminate</w:t>
            </w:r>
          </w:p>
        </w:tc>
        <w:tc>
          <w:tcPr>
            <w:tcW w:w="3514" w:type="dxa"/>
            <w:vAlign w:val="center"/>
          </w:tcPr>
          <w:p w14:paraId="3D60712B"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Hempel Coatings (USA), Inc. (See Note 3)</w:t>
            </w:r>
          </w:p>
        </w:tc>
        <w:tc>
          <w:tcPr>
            <w:tcW w:w="2434" w:type="dxa"/>
            <w:gridSpan w:val="2"/>
            <w:vAlign w:val="center"/>
          </w:tcPr>
          <w:p w14:paraId="37E2504B" w14:textId="0B623E65"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Hempaline</w:t>
            </w:r>
            <w:proofErr w:type="spellEnd"/>
            <w:r w:rsidRPr="00FE1769">
              <w:rPr>
                <w:sz w:val="16"/>
                <w:szCs w:val="16"/>
              </w:rPr>
              <w:t xml:space="preserve"> Defend 630</w:t>
            </w:r>
          </w:p>
        </w:tc>
        <w:tc>
          <w:tcPr>
            <w:tcW w:w="971" w:type="dxa"/>
            <w:vAlign w:val="center"/>
          </w:tcPr>
          <w:p w14:paraId="002F26A4" w14:textId="1E6674B7" w:rsidR="007C6445" w:rsidRPr="001D3869" w:rsidRDefault="007C6445" w:rsidP="007C6445">
            <w:pPr>
              <w:autoSpaceDE/>
              <w:autoSpaceDN/>
              <w:adjustRightInd/>
              <w:spacing w:before="0" w:line="240" w:lineRule="auto"/>
              <w:ind w:left="0"/>
              <w:jc w:val="center"/>
              <w:rPr>
                <w:sz w:val="16"/>
                <w:szCs w:val="16"/>
              </w:rPr>
            </w:pPr>
            <w:r>
              <w:rPr>
                <w:sz w:val="16"/>
                <w:szCs w:val="16"/>
              </w:rPr>
              <w:t>59</w:t>
            </w:r>
          </w:p>
        </w:tc>
        <w:tc>
          <w:tcPr>
            <w:tcW w:w="1104" w:type="dxa"/>
            <w:vAlign w:val="center"/>
          </w:tcPr>
          <w:p w14:paraId="2BEA0971" w14:textId="00DDAA94"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4FD7B4A9" w14:textId="77777777" w:rsidTr="00413117">
        <w:trPr>
          <w:trHeight w:val="288"/>
          <w:jc w:val="center"/>
        </w:trPr>
        <w:tc>
          <w:tcPr>
            <w:tcW w:w="1886" w:type="dxa"/>
            <w:gridSpan w:val="3"/>
            <w:vMerge w:val="restart"/>
            <w:vAlign w:val="center"/>
          </w:tcPr>
          <w:p w14:paraId="58FA5C33" w14:textId="77777777" w:rsidR="007C6445" w:rsidRPr="001D3869" w:rsidRDefault="007C6445" w:rsidP="007C6445">
            <w:pPr>
              <w:autoSpaceDE/>
              <w:autoSpaceDN/>
              <w:adjustRightInd/>
              <w:spacing w:before="0" w:line="240" w:lineRule="auto"/>
              <w:ind w:left="0"/>
              <w:rPr>
                <w:b/>
                <w:sz w:val="16"/>
                <w:szCs w:val="16"/>
              </w:rPr>
            </w:pPr>
            <w:r w:rsidRPr="00AC6690">
              <w:rPr>
                <w:b/>
                <w:sz w:val="16"/>
                <w:szCs w:val="16"/>
              </w:rPr>
              <w:t>DFT as per Manufacturer’s Product Sheet</w:t>
            </w:r>
          </w:p>
        </w:tc>
        <w:tc>
          <w:tcPr>
            <w:tcW w:w="3514" w:type="dxa"/>
            <w:vAlign w:val="center"/>
          </w:tcPr>
          <w:p w14:paraId="17AFEC9E"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International (</w:t>
            </w:r>
            <w:r>
              <w:rPr>
                <w:sz w:val="16"/>
                <w:szCs w:val="16"/>
              </w:rPr>
              <w:t>1.524</w:t>
            </w:r>
            <w:r w:rsidRPr="00906C25">
              <w:rPr>
                <w:sz w:val="16"/>
                <w:szCs w:val="16"/>
              </w:rPr>
              <w:t>–</w:t>
            </w:r>
            <w:r>
              <w:rPr>
                <w:sz w:val="16"/>
                <w:szCs w:val="16"/>
              </w:rPr>
              <w:t xml:space="preserve">2.032mm </w:t>
            </w:r>
            <w:r w:rsidRPr="00906C25">
              <w:rPr>
                <w:sz w:val="16"/>
                <w:szCs w:val="16"/>
              </w:rPr>
              <w:t>[</w:t>
            </w:r>
            <w:r>
              <w:rPr>
                <w:sz w:val="16"/>
                <w:szCs w:val="16"/>
              </w:rPr>
              <w:t>60</w:t>
            </w:r>
            <w:r w:rsidRPr="00906C25">
              <w:rPr>
                <w:sz w:val="16"/>
                <w:szCs w:val="16"/>
              </w:rPr>
              <w:t>–</w:t>
            </w:r>
            <w:r>
              <w:rPr>
                <w:sz w:val="16"/>
                <w:szCs w:val="16"/>
              </w:rPr>
              <w:t>80</w:t>
            </w:r>
            <w:r w:rsidRPr="00906C25">
              <w:rPr>
                <w:sz w:val="16"/>
                <w:szCs w:val="16"/>
              </w:rPr>
              <w:t xml:space="preserve"> mils] DFT) </w:t>
            </w:r>
          </w:p>
        </w:tc>
        <w:tc>
          <w:tcPr>
            <w:tcW w:w="2434" w:type="dxa"/>
            <w:gridSpan w:val="2"/>
            <w:vAlign w:val="center"/>
          </w:tcPr>
          <w:p w14:paraId="531525F1" w14:textId="77777777" w:rsidR="007C6445" w:rsidRPr="00FE1769" w:rsidRDefault="007C6445" w:rsidP="007C6445">
            <w:pPr>
              <w:autoSpaceDE/>
              <w:autoSpaceDN/>
              <w:adjustRightInd/>
              <w:spacing w:before="0" w:line="240" w:lineRule="auto"/>
              <w:ind w:left="0"/>
              <w:rPr>
                <w:sz w:val="16"/>
                <w:szCs w:val="16"/>
              </w:rPr>
            </w:pPr>
            <w:r w:rsidRPr="00FE1769">
              <w:rPr>
                <w:sz w:val="16"/>
                <w:szCs w:val="16"/>
              </w:rPr>
              <w:t>Interline 984</w:t>
            </w:r>
          </w:p>
        </w:tc>
        <w:tc>
          <w:tcPr>
            <w:tcW w:w="971" w:type="dxa"/>
            <w:vAlign w:val="center"/>
          </w:tcPr>
          <w:p w14:paraId="6D5D5F65" w14:textId="77777777" w:rsidR="007C6445" w:rsidRPr="001D3869" w:rsidRDefault="007C6445" w:rsidP="007C6445">
            <w:pPr>
              <w:autoSpaceDE/>
              <w:autoSpaceDN/>
              <w:adjustRightInd/>
              <w:spacing w:before="0" w:line="240" w:lineRule="auto"/>
              <w:ind w:left="0"/>
              <w:jc w:val="center"/>
              <w:rPr>
                <w:sz w:val="16"/>
                <w:szCs w:val="16"/>
              </w:rPr>
            </w:pPr>
            <w:r>
              <w:rPr>
                <w:sz w:val="16"/>
                <w:szCs w:val="16"/>
              </w:rPr>
              <w:t>70</w:t>
            </w:r>
          </w:p>
        </w:tc>
        <w:tc>
          <w:tcPr>
            <w:tcW w:w="1104" w:type="dxa"/>
            <w:vAlign w:val="center"/>
          </w:tcPr>
          <w:p w14:paraId="3221A585"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773F93E2" w14:textId="77777777" w:rsidTr="00413117">
        <w:trPr>
          <w:trHeight w:val="288"/>
          <w:jc w:val="center"/>
        </w:trPr>
        <w:tc>
          <w:tcPr>
            <w:tcW w:w="1886" w:type="dxa"/>
            <w:gridSpan w:val="3"/>
            <w:vMerge/>
            <w:vAlign w:val="center"/>
          </w:tcPr>
          <w:p w14:paraId="213A8CF7"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5E3EA3D7" w14:textId="77777777" w:rsidR="007C6445" w:rsidRPr="001D3869" w:rsidRDefault="007C6445" w:rsidP="007C6445">
            <w:pPr>
              <w:autoSpaceDE/>
              <w:autoSpaceDN/>
              <w:adjustRightInd/>
              <w:spacing w:before="0" w:line="240" w:lineRule="auto"/>
              <w:ind w:left="0"/>
              <w:rPr>
                <w:sz w:val="16"/>
                <w:szCs w:val="16"/>
              </w:rPr>
            </w:pPr>
            <w:proofErr w:type="gramStart"/>
            <w:r w:rsidRPr="00906C25">
              <w:rPr>
                <w:sz w:val="16"/>
                <w:szCs w:val="16"/>
              </w:rPr>
              <w:t>International(</w:t>
            </w:r>
            <w:proofErr w:type="gramEnd"/>
            <w:r>
              <w:rPr>
                <w:sz w:val="16"/>
                <w:szCs w:val="16"/>
              </w:rPr>
              <w:t>1.524</w:t>
            </w:r>
            <w:r w:rsidRPr="00906C25">
              <w:rPr>
                <w:sz w:val="16"/>
                <w:szCs w:val="16"/>
              </w:rPr>
              <w:t>–</w:t>
            </w:r>
            <w:r>
              <w:rPr>
                <w:sz w:val="16"/>
                <w:szCs w:val="16"/>
              </w:rPr>
              <w:t xml:space="preserve">2.032mm </w:t>
            </w:r>
            <w:r w:rsidRPr="00906C25">
              <w:rPr>
                <w:sz w:val="16"/>
                <w:szCs w:val="16"/>
              </w:rPr>
              <w:t>[</w:t>
            </w:r>
            <w:r>
              <w:rPr>
                <w:sz w:val="16"/>
                <w:szCs w:val="16"/>
              </w:rPr>
              <w:t>60</w:t>
            </w:r>
            <w:r w:rsidRPr="00906C25">
              <w:rPr>
                <w:sz w:val="16"/>
                <w:szCs w:val="16"/>
              </w:rPr>
              <w:t>–</w:t>
            </w:r>
            <w:r>
              <w:rPr>
                <w:sz w:val="16"/>
                <w:szCs w:val="16"/>
              </w:rPr>
              <w:t>80</w:t>
            </w:r>
            <w:r w:rsidRPr="00906C25">
              <w:rPr>
                <w:sz w:val="16"/>
                <w:szCs w:val="16"/>
              </w:rPr>
              <w:t xml:space="preserve"> mils] DFT) </w:t>
            </w:r>
          </w:p>
        </w:tc>
        <w:tc>
          <w:tcPr>
            <w:tcW w:w="2434" w:type="dxa"/>
            <w:gridSpan w:val="2"/>
            <w:vAlign w:val="center"/>
          </w:tcPr>
          <w:p w14:paraId="24204D38" w14:textId="0A324286" w:rsidR="007C6445" w:rsidRPr="00FE1769" w:rsidRDefault="007C6445" w:rsidP="007C6445">
            <w:pPr>
              <w:autoSpaceDE/>
              <w:autoSpaceDN/>
              <w:adjustRightInd/>
              <w:spacing w:before="0" w:line="240" w:lineRule="auto"/>
              <w:ind w:left="0"/>
              <w:rPr>
                <w:sz w:val="16"/>
                <w:szCs w:val="16"/>
              </w:rPr>
            </w:pPr>
            <w:r w:rsidRPr="00FE1769">
              <w:rPr>
                <w:sz w:val="16"/>
                <w:szCs w:val="16"/>
              </w:rPr>
              <w:t>Enviroline 376 F60</w:t>
            </w:r>
          </w:p>
        </w:tc>
        <w:tc>
          <w:tcPr>
            <w:tcW w:w="971" w:type="dxa"/>
            <w:vAlign w:val="center"/>
          </w:tcPr>
          <w:p w14:paraId="063F1638" w14:textId="0954D15A" w:rsidR="007C6445" w:rsidRPr="001D3869" w:rsidRDefault="007C6445" w:rsidP="007C6445">
            <w:pPr>
              <w:autoSpaceDE/>
              <w:autoSpaceDN/>
              <w:adjustRightInd/>
              <w:spacing w:before="0" w:line="240" w:lineRule="auto"/>
              <w:ind w:left="0"/>
              <w:jc w:val="center"/>
              <w:rPr>
                <w:sz w:val="16"/>
                <w:szCs w:val="16"/>
              </w:rPr>
            </w:pPr>
            <w:r>
              <w:rPr>
                <w:sz w:val="16"/>
                <w:szCs w:val="16"/>
              </w:rPr>
              <w:t>36-42</w:t>
            </w:r>
          </w:p>
        </w:tc>
        <w:tc>
          <w:tcPr>
            <w:tcW w:w="1104" w:type="dxa"/>
            <w:vAlign w:val="center"/>
          </w:tcPr>
          <w:p w14:paraId="3D4410A6" w14:textId="36B99ADD" w:rsidR="007C6445" w:rsidRPr="007C6445" w:rsidRDefault="007C6445" w:rsidP="007C6445">
            <w:pPr>
              <w:autoSpaceDE/>
              <w:autoSpaceDN/>
              <w:adjustRightInd/>
              <w:spacing w:before="0" w:line="240" w:lineRule="auto"/>
              <w:ind w:left="0"/>
              <w:rPr>
                <w:sz w:val="16"/>
                <w:szCs w:val="16"/>
              </w:rPr>
            </w:pPr>
            <w:r w:rsidRPr="007C6445">
              <w:rPr>
                <w:sz w:val="16"/>
                <w:szCs w:val="16"/>
              </w:rPr>
              <w:t>82°C (180°F)</w:t>
            </w:r>
          </w:p>
        </w:tc>
      </w:tr>
      <w:tr w:rsidR="007C6445" w:rsidRPr="001D3869" w14:paraId="330829F0" w14:textId="77777777" w:rsidTr="00413117">
        <w:trPr>
          <w:trHeight w:val="288"/>
          <w:jc w:val="center"/>
        </w:trPr>
        <w:tc>
          <w:tcPr>
            <w:tcW w:w="1886" w:type="dxa"/>
            <w:gridSpan w:val="3"/>
            <w:vAlign w:val="center"/>
          </w:tcPr>
          <w:p w14:paraId="5D192E4D"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2A121AB6"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Jotun</w:t>
            </w:r>
          </w:p>
        </w:tc>
        <w:tc>
          <w:tcPr>
            <w:tcW w:w="2434" w:type="dxa"/>
            <w:gridSpan w:val="2"/>
            <w:vAlign w:val="center"/>
          </w:tcPr>
          <w:p w14:paraId="139790AF" w14:textId="77777777"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Chemclear</w:t>
            </w:r>
            <w:proofErr w:type="spellEnd"/>
            <w:r w:rsidRPr="00FE1769">
              <w:rPr>
                <w:sz w:val="16"/>
                <w:szCs w:val="16"/>
              </w:rPr>
              <w:t xml:space="preserve">  </w:t>
            </w:r>
          </w:p>
        </w:tc>
        <w:tc>
          <w:tcPr>
            <w:tcW w:w="971" w:type="dxa"/>
            <w:vAlign w:val="center"/>
          </w:tcPr>
          <w:p w14:paraId="389657E0" w14:textId="77777777" w:rsidR="007C6445" w:rsidRPr="001D3869" w:rsidRDefault="007C6445" w:rsidP="007C6445">
            <w:pPr>
              <w:autoSpaceDE/>
              <w:autoSpaceDN/>
              <w:adjustRightInd/>
              <w:spacing w:before="0" w:line="240" w:lineRule="auto"/>
              <w:ind w:left="0"/>
              <w:jc w:val="center"/>
              <w:rPr>
                <w:sz w:val="16"/>
                <w:szCs w:val="16"/>
              </w:rPr>
            </w:pPr>
          </w:p>
        </w:tc>
        <w:tc>
          <w:tcPr>
            <w:tcW w:w="1104" w:type="dxa"/>
            <w:vAlign w:val="center"/>
          </w:tcPr>
          <w:p w14:paraId="7AB5FF18"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85°C (185°F)</w:t>
            </w:r>
          </w:p>
        </w:tc>
      </w:tr>
      <w:tr w:rsidR="007C6445" w:rsidRPr="001D3869" w14:paraId="5760E576" w14:textId="77777777" w:rsidTr="00413117">
        <w:trPr>
          <w:trHeight w:val="288"/>
          <w:jc w:val="center"/>
        </w:trPr>
        <w:tc>
          <w:tcPr>
            <w:tcW w:w="1886" w:type="dxa"/>
            <w:gridSpan w:val="3"/>
            <w:vAlign w:val="center"/>
          </w:tcPr>
          <w:p w14:paraId="72806E51"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44151B20"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Sherwin Williams (See Note 4)</w:t>
            </w:r>
          </w:p>
        </w:tc>
        <w:tc>
          <w:tcPr>
            <w:tcW w:w="2434" w:type="dxa"/>
            <w:gridSpan w:val="2"/>
            <w:vAlign w:val="center"/>
          </w:tcPr>
          <w:p w14:paraId="78BE84A5" w14:textId="6A02B591" w:rsidR="007C6445" w:rsidRPr="00FE1769" w:rsidRDefault="007C6445" w:rsidP="007C6445">
            <w:pPr>
              <w:autoSpaceDE/>
              <w:autoSpaceDN/>
              <w:adjustRightInd/>
              <w:spacing w:before="0" w:line="240" w:lineRule="auto"/>
              <w:ind w:left="0"/>
              <w:rPr>
                <w:sz w:val="16"/>
                <w:szCs w:val="16"/>
              </w:rPr>
            </w:pPr>
            <w:r w:rsidRPr="00FE1769">
              <w:rPr>
                <w:sz w:val="16"/>
                <w:szCs w:val="16"/>
              </w:rPr>
              <w:t xml:space="preserve">Dura-Plate UHS </w:t>
            </w:r>
          </w:p>
        </w:tc>
        <w:tc>
          <w:tcPr>
            <w:tcW w:w="971" w:type="dxa"/>
            <w:vAlign w:val="center"/>
          </w:tcPr>
          <w:p w14:paraId="3FF3AEF8" w14:textId="77777777" w:rsidR="007C6445" w:rsidRPr="001D3869" w:rsidRDefault="007C6445" w:rsidP="007C6445">
            <w:pPr>
              <w:autoSpaceDE/>
              <w:autoSpaceDN/>
              <w:adjustRightInd/>
              <w:spacing w:before="0" w:line="240" w:lineRule="auto"/>
              <w:ind w:left="0"/>
              <w:jc w:val="center"/>
              <w:rPr>
                <w:sz w:val="16"/>
                <w:szCs w:val="16"/>
              </w:rPr>
            </w:pPr>
            <w:r>
              <w:rPr>
                <w:rFonts w:ascii="Arial" w:hAnsi="Arial" w:cs="Arial"/>
                <w:sz w:val="16"/>
                <w:szCs w:val="16"/>
              </w:rPr>
              <w:t>&lt;</w:t>
            </w:r>
            <w:r>
              <w:rPr>
                <w:sz w:val="16"/>
                <w:szCs w:val="16"/>
              </w:rPr>
              <w:t>100</w:t>
            </w:r>
          </w:p>
        </w:tc>
        <w:tc>
          <w:tcPr>
            <w:tcW w:w="1104" w:type="dxa"/>
            <w:vAlign w:val="center"/>
          </w:tcPr>
          <w:p w14:paraId="028C31D8" w14:textId="37AFD47A"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38A6B553" w14:textId="77777777" w:rsidTr="00413117">
        <w:trPr>
          <w:trHeight w:val="288"/>
          <w:jc w:val="center"/>
        </w:trPr>
        <w:tc>
          <w:tcPr>
            <w:tcW w:w="1886" w:type="dxa"/>
            <w:gridSpan w:val="3"/>
            <w:vAlign w:val="center"/>
          </w:tcPr>
          <w:p w14:paraId="3B4FD056" w14:textId="77777777" w:rsidR="007C6445" w:rsidRPr="00377040" w:rsidRDefault="007C6445" w:rsidP="007C6445">
            <w:pPr>
              <w:autoSpaceDE/>
              <w:autoSpaceDN/>
              <w:adjustRightInd/>
              <w:spacing w:before="0" w:line="240" w:lineRule="auto"/>
              <w:ind w:left="0"/>
              <w:jc w:val="center"/>
              <w:rPr>
                <w:sz w:val="16"/>
                <w:szCs w:val="16"/>
              </w:rPr>
            </w:pPr>
          </w:p>
        </w:tc>
        <w:tc>
          <w:tcPr>
            <w:tcW w:w="3514" w:type="dxa"/>
            <w:vAlign w:val="center"/>
          </w:tcPr>
          <w:p w14:paraId="7FF8565E" w14:textId="77777777" w:rsidR="007C6445" w:rsidRPr="001D3869" w:rsidRDefault="007C6445" w:rsidP="007C6445">
            <w:pPr>
              <w:autoSpaceDE/>
              <w:autoSpaceDN/>
              <w:adjustRightInd/>
              <w:spacing w:before="0" w:line="240" w:lineRule="auto"/>
              <w:ind w:left="0"/>
              <w:rPr>
                <w:sz w:val="16"/>
                <w:szCs w:val="16"/>
              </w:rPr>
            </w:pPr>
            <w:r w:rsidRPr="00906C25">
              <w:rPr>
                <w:sz w:val="16"/>
                <w:szCs w:val="16"/>
              </w:rPr>
              <w:t>PPG</w:t>
            </w:r>
          </w:p>
        </w:tc>
        <w:tc>
          <w:tcPr>
            <w:tcW w:w="2434" w:type="dxa"/>
            <w:gridSpan w:val="2"/>
            <w:vAlign w:val="center"/>
          </w:tcPr>
          <w:p w14:paraId="75166043" w14:textId="77777777" w:rsidR="007C6445" w:rsidRPr="00FE1769" w:rsidRDefault="007C6445" w:rsidP="007C6445">
            <w:pPr>
              <w:autoSpaceDE/>
              <w:autoSpaceDN/>
              <w:adjustRightInd/>
              <w:spacing w:before="0" w:line="240" w:lineRule="auto"/>
              <w:ind w:left="0"/>
              <w:rPr>
                <w:sz w:val="16"/>
                <w:szCs w:val="16"/>
              </w:rPr>
            </w:pPr>
            <w:proofErr w:type="spellStart"/>
            <w:r w:rsidRPr="00FE1769">
              <w:rPr>
                <w:sz w:val="16"/>
                <w:szCs w:val="16"/>
              </w:rPr>
              <w:t>Novaguard</w:t>
            </w:r>
            <w:proofErr w:type="spellEnd"/>
            <w:r w:rsidRPr="00FE1769">
              <w:rPr>
                <w:sz w:val="16"/>
                <w:szCs w:val="16"/>
              </w:rPr>
              <w:t xml:space="preserve"> 840</w:t>
            </w:r>
          </w:p>
        </w:tc>
        <w:tc>
          <w:tcPr>
            <w:tcW w:w="971" w:type="dxa"/>
            <w:vAlign w:val="center"/>
          </w:tcPr>
          <w:p w14:paraId="7677DDF4" w14:textId="77777777" w:rsidR="007C6445" w:rsidRPr="001D3869" w:rsidRDefault="007C6445" w:rsidP="007C6445">
            <w:pPr>
              <w:autoSpaceDE/>
              <w:autoSpaceDN/>
              <w:adjustRightInd/>
              <w:spacing w:before="0" w:line="240" w:lineRule="auto"/>
              <w:ind w:left="0"/>
              <w:jc w:val="center"/>
              <w:rPr>
                <w:sz w:val="16"/>
                <w:szCs w:val="16"/>
              </w:rPr>
            </w:pPr>
            <w:r>
              <w:rPr>
                <w:sz w:val="16"/>
                <w:szCs w:val="16"/>
              </w:rPr>
              <w:t>142</w:t>
            </w:r>
          </w:p>
        </w:tc>
        <w:tc>
          <w:tcPr>
            <w:tcW w:w="1104" w:type="dxa"/>
            <w:vAlign w:val="center"/>
          </w:tcPr>
          <w:p w14:paraId="6F8ABDF8" w14:textId="77777777" w:rsidR="007C6445" w:rsidRPr="007C6445" w:rsidRDefault="007C6445" w:rsidP="007C6445">
            <w:pPr>
              <w:autoSpaceDE/>
              <w:autoSpaceDN/>
              <w:adjustRightInd/>
              <w:spacing w:before="0" w:line="240" w:lineRule="auto"/>
              <w:ind w:left="0"/>
              <w:rPr>
                <w:sz w:val="16"/>
                <w:szCs w:val="16"/>
              </w:rPr>
            </w:pPr>
            <w:r w:rsidRPr="007C6445">
              <w:rPr>
                <w:sz w:val="16"/>
                <w:szCs w:val="16"/>
              </w:rPr>
              <w:t>60°C (140°F)</w:t>
            </w:r>
          </w:p>
        </w:tc>
      </w:tr>
      <w:tr w:rsidR="007C6445" w:rsidRPr="001D3869" w14:paraId="452FD505" w14:textId="77777777" w:rsidTr="009D6D6E">
        <w:trPr>
          <w:trHeight w:val="288"/>
          <w:jc w:val="center"/>
        </w:trPr>
        <w:tc>
          <w:tcPr>
            <w:tcW w:w="1886" w:type="dxa"/>
            <w:gridSpan w:val="3"/>
            <w:tcBorders>
              <w:bottom w:val="single" w:sz="12" w:space="0" w:color="auto"/>
            </w:tcBorders>
            <w:vAlign w:val="center"/>
          </w:tcPr>
          <w:p w14:paraId="6E871015" w14:textId="77777777" w:rsidR="007C6445" w:rsidRPr="001D3869" w:rsidRDefault="007C6445" w:rsidP="007C6445">
            <w:pPr>
              <w:autoSpaceDE/>
              <w:autoSpaceDN/>
              <w:adjustRightInd/>
              <w:spacing w:before="0" w:line="240" w:lineRule="auto"/>
              <w:ind w:left="0"/>
              <w:rPr>
                <w:i/>
                <w:sz w:val="14"/>
                <w:szCs w:val="14"/>
              </w:rPr>
            </w:pPr>
          </w:p>
        </w:tc>
        <w:tc>
          <w:tcPr>
            <w:tcW w:w="8023" w:type="dxa"/>
            <w:gridSpan w:val="5"/>
            <w:tcBorders>
              <w:bottom w:val="single" w:sz="12" w:space="0" w:color="auto"/>
            </w:tcBorders>
            <w:vAlign w:val="center"/>
          </w:tcPr>
          <w:p w14:paraId="4E80FB27" w14:textId="77777777" w:rsidR="007C6445" w:rsidRPr="001D3869" w:rsidRDefault="007C6445" w:rsidP="007C6445">
            <w:pPr>
              <w:autoSpaceDE/>
              <w:autoSpaceDN/>
              <w:adjustRightInd/>
              <w:spacing w:before="0" w:line="240" w:lineRule="auto"/>
              <w:ind w:left="0"/>
              <w:rPr>
                <w:i/>
                <w:sz w:val="14"/>
                <w:szCs w:val="14"/>
              </w:rPr>
            </w:pPr>
            <w:r w:rsidRPr="001D3869">
              <w:rPr>
                <w:i/>
                <w:sz w:val="14"/>
                <w:szCs w:val="14"/>
              </w:rPr>
              <w:t xml:space="preserve">Apply </w:t>
            </w:r>
            <w:r>
              <w:rPr>
                <w:i/>
                <w:sz w:val="14"/>
                <w:szCs w:val="14"/>
              </w:rPr>
              <w:t>0.254 mm. (</w:t>
            </w:r>
            <w:r w:rsidRPr="001D3869">
              <w:rPr>
                <w:i/>
                <w:sz w:val="14"/>
                <w:szCs w:val="14"/>
              </w:rPr>
              <w:t>10-mil</w:t>
            </w:r>
            <w:r>
              <w:rPr>
                <w:i/>
                <w:sz w:val="14"/>
                <w:szCs w:val="14"/>
              </w:rPr>
              <w:t>)</w:t>
            </w:r>
            <w:r w:rsidRPr="001D3869">
              <w:rPr>
                <w:i/>
                <w:sz w:val="14"/>
                <w:szCs w:val="14"/>
              </w:rPr>
              <w:t>-thick wax coat (resin mixed with wax) as a topcoat. See manufacturers' data sheets for resin-to-wax ratio.</w:t>
            </w:r>
          </w:p>
        </w:tc>
      </w:tr>
      <w:tr w:rsidR="007C6445" w:rsidRPr="001D3869" w14:paraId="14DA1033" w14:textId="77777777" w:rsidTr="009D6D6E">
        <w:trPr>
          <w:trHeight w:val="288"/>
          <w:jc w:val="center"/>
        </w:trPr>
        <w:tc>
          <w:tcPr>
            <w:tcW w:w="9909" w:type="dxa"/>
            <w:gridSpan w:val="8"/>
            <w:tcBorders>
              <w:top w:val="single" w:sz="12" w:space="0" w:color="auto"/>
            </w:tcBorders>
            <w:vAlign w:val="center"/>
          </w:tcPr>
          <w:p w14:paraId="000682F1" w14:textId="77777777" w:rsidR="007C6445" w:rsidRPr="001D3869" w:rsidRDefault="007C6445" w:rsidP="002B6DB6">
            <w:pPr>
              <w:autoSpaceDE/>
              <w:autoSpaceDN/>
              <w:adjustRightInd/>
              <w:spacing w:before="0" w:line="240" w:lineRule="auto"/>
              <w:ind w:left="0"/>
              <w:rPr>
                <w:i/>
                <w:sz w:val="14"/>
                <w:szCs w:val="14"/>
              </w:rPr>
            </w:pPr>
          </w:p>
        </w:tc>
      </w:tr>
      <w:tr w:rsidR="007C6445" w:rsidRPr="000F4EA8" w14:paraId="35BE4F1D" w14:textId="77777777" w:rsidTr="00413117">
        <w:trPr>
          <w:trHeight w:val="288"/>
          <w:jc w:val="center"/>
        </w:trPr>
        <w:tc>
          <w:tcPr>
            <w:tcW w:w="1125" w:type="dxa"/>
            <w:vAlign w:val="center"/>
          </w:tcPr>
          <w:p w14:paraId="0CAC344C" w14:textId="77777777" w:rsidR="007C6445" w:rsidRPr="000F4EA8" w:rsidRDefault="007C6445" w:rsidP="007C6445">
            <w:pPr>
              <w:autoSpaceDE/>
              <w:autoSpaceDN/>
              <w:adjustRightInd/>
              <w:spacing w:before="0" w:line="240" w:lineRule="auto"/>
              <w:ind w:left="-72"/>
              <w:rPr>
                <w:b/>
                <w:sz w:val="16"/>
                <w:szCs w:val="16"/>
              </w:rPr>
            </w:pPr>
            <w:r w:rsidRPr="000F4EA8">
              <w:rPr>
                <w:b/>
                <w:sz w:val="16"/>
                <w:szCs w:val="16"/>
              </w:rPr>
              <w:t>Last Update:</w:t>
            </w:r>
          </w:p>
        </w:tc>
        <w:tc>
          <w:tcPr>
            <w:tcW w:w="4275" w:type="dxa"/>
            <w:gridSpan w:val="3"/>
            <w:vAlign w:val="center"/>
          </w:tcPr>
          <w:p w14:paraId="455EF87B" w14:textId="5249289C" w:rsidR="007C6445" w:rsidRPr="000F4EA8" w:rsidRDefault="00EA312B" w:rsidP="007C6445">
            <w:pPr>
              <w:autoSpaceDE/>
              <w:autoSpaceDN/>
              <w:adjustRightInd/>
              <w:spacing w:before="0" w:line="240" w:lineRule="auto"/>
              <w:ind w:left="-72"/>
              <w:rPr>
                <w:b/>
                <w:sz w:val="16"/>
                <w:szCs w:val="16"/>
              </w:rPr>
            </w:pPr>
            <w:r>
              <w:rPr>
                <w:position w:val="-1"/>
                <w:sz w:val="16"/>
                <w:szCs w:val="16"/>
              </w:rPr>
              <w:t>November</w:t>
            </w:r>
            <w:r w:rsidR="007C6445">
              <w:rPr>
                <w:position w:val="-1"/>
                <w:sz w:val="16"/>
                <w:szCs w:val="16"/>
              </w:rPr>
              <w:t xml:space="preserve"> 2025</w:t>
            </w:r>
          </w:p>
        </w:tc>
        <w:tc>
          <w:tcPr>
            <w:tcW w:w="2434" w:type="dxa"/>
            <w:gridSpan w:val="2"/>
            <w:vAlign w:val="center"/>
          </w:tcPr>
          <w:p w14:paraId="676F6928" w14:textId="77777777" w:rsidR="007C6445" w:rsidRPr="000F4EA8" w:rsidRDefault="007C6445" w:rsidP="007C6445">
            <w:pPr>
              <w:rPr>
                <w:b/>
                <w:sz w:val="16"/>
                <w:szCs w:val="16"/>
              </w:rPr>
            </w:pPr>
          </w:p>
        </w:tc>
        <w:tc>
          <w:tcPr>
            <w:tcW w:w="971" w:type="dxa"/>
            <w:vAlign w:val="center"/>
          </w:tcPr>
          <w:p w14:paraId="38220F6E" w14:textId="77777777" w:rsidR="007C6445" w:rsidRPr="000F4EA8" w:rsidRDefault="007C6445" w:rsidP="007C6445">
            <w:pPr>
              <w:jc w:val="center"/>
              <w:rPr>
                <w:b/>
                <w:sz w:val="16"/>
                <w:szCs w:val="16"/>
              </w:rPr>
            </w:pPr>
          </w:p>
        </w:tc>
        <w:tc>
          <w:tcPr>
            <w:tcW w:w="1104" w:type="dxa"/>
            <w:vAlign w:val="center"/>
          </w:tcPr>
          <w:p w14:paraId="0DB6B805" w14:textId="77777777" w:rsidR="007C6445" w:rsidRPr="000F4EA8" w:rsidRDefault="007C6445" w:rsidP="007C6445">
            <w:pPr>
              <w:jc w:val="center"/>
              <w:rPr>
                <w:b/>
                <w:sz w:val="16"/>
                <w:szCs w:val="16"/>
              </w:rPr>
            </w:pPr>
          </w:p>
        </w:tc>
      </w:tr>
    </w:tbl>
    <w:p w14:paraId="64AE654D" w14:textId="793F783B" w:rsidR="003706EF" w:rsidRPr="009A6CD3" w:rsidRDefault="003706EF" w:rsidP="009A6CD3">
      <w:pPr>
        <w:spacing w:before="0" w:line="240" w:lineRule="auto"/>
        <w:ind w:left="630" w:hanging="540"/>
        <w:rPr>
          <w:color w:val="auto"/>
          <w:sz w:val="16"/>
          <w:szCs w:val="16"/>
        </w:rPr>
      </w:pPr>
    </w:p>
    <w:p w14:paraId="2060737C" w14:textId="7F48EC74" w:rsidR="009D7166" w:rsidRPr="009A6CD3" w:rsidRDefault="009D7166" w:rsidP="009A6CD3">
      <w:pPr>
        <w:spacing w:before="0" w:line="240" w:lineRule="auto"/>
        <w:ind w:left="630" w:hanging="540"/>
        <w:rPr>
          <w:color w:val="auto"/>
          <w:sz w:val="16"/>
          <w:szCs w:val="16"/>
        </w:rPr>
      </w:pPr>
      <w:r w:rsidRPr="009A6CD3">
        <w:rPr>
          <w:color w:val="auto"/>
          <w:sz w:val="16"/>
          <w:szCs w:val="16"/>
        </w:rPr>
        <w:t>Note 1:</w:t>
      </w:r>
      <w:r w:rsidR="003161F7">
        <w:rPr>
          <w:color w:val="auto"/>
          <w:sz w:val="16"/>
          <w:szCs w:val="16"/>
        </w:rPr>
        <w:tab/>
      </w:r>
      <w:r w:rsidRPr="009A6CD3">
        <w:rPr>
          <w:color w:val="auto"/>
          <w:sz w:val="16"/>
          <w:szCs w:val="16"/>
        </w:rPr>
        <w:t>Coating DFT for each layer and final system DFT shall be as per product datasheet.</w:t>
      </w:r>
    </w:p>
    <w:p w14:paraId="2F3B1212" w14:textId="2BA40C5D" w:rsidR="009D7166" w:rsidRPr="009A6CD3" w:rsidRDefault="009D7166" w:rsidP="009A6CD3">
      <w:pPr>
        <w:spacing w:before="0" w:line="240" w:lineRule="auto"/>
        <w:ind w:left="630" w:hanging="540"/>
        <w:rPr>
          <w:color w:val="auto"/>
          <w:sz w:val="16"/>
          <w:szCs w:val="16"/>
        </w:rPr>
      </w:pPr>
      <w:bookmarkStart w:id="1374" w:name="_Hlk209443511"/>
      <w:r w:rsidRPr="009A6CD3">
        <w:rPr>
          <w:color w:val="auto"/>
          <w:sz w:val="16"/>
          <w:szCs w:val="16"/>
        </w:rPr>
        <w:t xml:space="preserve">Note </w:t>
      </w:r>
      <w:bookmarkEnd w:id="1374"/>
      <w:r w:rsidRPr="009A6CD3">
        <w:rPr>
          <w:color w:val="auto"/>
          <w:sz w:val="16"/>
          <w:szCs w:val="16"/>
        </w:rPr>
        <w:t>2:</w:t>
      </w:r>
      <w:r w:rsidR="003161F7">
        <w:rPr>
          <w:color w:val="auto"/>
          <w:sz w:val="16"/>
          <w:szCs w:val="16"/>
        </w:rPr>
        <w:tab/>
      </w:r>
      <w:r w:rsidRPr="009A6CD3">
        <w:rPr>
          <w:color w:val="auto"/>
          <w:sz w:val="16"/>
          <w:szCs w:val="16"/>
        </w:rPr>
        <w:t>Carboline products not to be used for system 10.9.</w:t>
      </w:r>
    </w:p>
    <w:p w14:paraId="083114F5" w14:textId="4F7B06C1" w:rsidR="009D7166" w:rsidRPr="009A6CD3" w:rsidRDefault="009D7166" w:rsidP="009A6CD3">
      <w:pPr>
        <w:spacing w:before="0" w:line="240" w:lineRule="auto"/>
        <w:ind w:left="630" w:hanging="540"/>
        <w:rPr>
          <w:color w:val="auto"/>
          <w:sz w:val="16"/>
          <w:szCs w:val="16"/>
        </w:rPr>
      </w:pPr>
      <w:r w:rsidRPr="009A6CD3">
        <w:rPr>
          <w:color w:val="auto"/>
          <w:sz w:val="16"/>
          <w:szCs w:val="16"/>
        </w:rPr>
        <w:lastRenderedPageBreak/>
        <w:t>Note 3:</w:t>
      </w:r>
      <w:r w:rsidR="003161F7">
        <w:rPr>
          <w:color w:val="auto"/>
          <w:sz w:val="16"/>
          <w:szCs w:val="16"/>
        </w:rPr>
        <w:tab/>
      </w:r>
      <w:r w:rsidRPr="009A6CD3">
        <w:rPr>
          <w:color w:val="auto"/>
          <w:sz w:val="16"/>
          <w:szCs w:val="16"/>
        </w:rPr>
        <w:t>Hempel products not to be used for system 10.5.</w:t>
      </w:r>
    </w:p>
    <w:p w14:paraId="5DFDBB5E" w14:textId="3DBEF214" w:rsidR="009D7166" w:rsidRPr="009A6CD3" w:rsidRDefault="009D7166" w:rsidP="009A6CD3">
      <w:pPr>
        <w:spacing w:before="0" w:line="240" w:lineRule="auto"/>
        <w:ind w:left="630" w:hanging="540"/>
        <w:rPr>
          <w:color w:val="auto"/>
          <w:sz w:val="16"/>
          <w:szCs w:val="16"/>
        </w:rPr>
      </w:pPr>
      <w:r w:rsidRPr="009A6CD3">
        <w:rPr>
          <w:color w:val="auto"/>
          <w:sz w:val="16"/>
          <w:szCs w:val="16"/>
        </w:rPr>
        <w:t>Note 4:</w:t>
      </w:r>
      <w:r w:rsidR="003161F7">
        <w:rPr>
          <w:color w:val="auto"/>
          <w:sz w:val="16"/>
          <w:szCs w:val="16"/>
        </w:rPr>
        <w:tab/>
      </w:r>
      <w:r w:rsidRPr="009A6CD3">
        <w:rPr>
          <w:color w:val="auto"/>
          <w:sz w:val="16"/>
          <w:szCs w:val="16"/>
        </w:rPr>
        <w:t xml:space="preserve">For Sherwin Williams system </w:t>
      </w:r>
      <w:proofErr w:type="gramStart"/>
      <w:r w:rsidRPr="009A6CD3">
        <w:rPr>
          <w:color w:val="auto"/>
          <w:sz w:val="16"/>
          <w:szCs w:val="16"/>
        </w:rPr>
        <w:t>10.5,use</w:t>
      </w:r>
      <w:proofErr w:type="gramEnd"/>
      <w:r w:rsidRPr="009A6CD3">
        <w:rPr>
          <w:color w:val="auto"/>
          <w:sz w:val="16"/>
          <w:szCs w:val="16"/>
        </w:rPr>
        <w:t xml:space="preserve"> </w:t>
      </w:r>
    </w:p>
    <w:p w14:paraId="2B4540C7" w14:textId="6854DD0C" w:rsidR="00220875" w:rsidRPr="009A6CD3" w:rsidRDefault="00220875" w:rsidP="009A6CD3">
      <w:pPr>
        <w:spacing w:before="0" w:line="240" w:lineRule="auto"/>
        <w:ind w:left="1170" w:hanging="540"/>
        <w:rPr>
          <w:color w:val="auto"/>
          <w:sz w:val="16"/>
          <w:szCs w:val="16"/>
        </w:rPr>
      </w:pPr>
      <w:r w:rsidRPr="009A6CD3">
        <w:rPr>
          <w:color w:val="auto"/>
          <w:sz w:val="16"/>
          <w:szCs w:val="16"/>
        </w:rPr>
        <w:t xml:space="preserve">1st coat: </w:t>
      </w:r>
      <w:proofErr w:type="spellStart"/>
      <w:r w:rsidRPr="009A6CD3">
        <w:rPr>
          <w:color w:val="auto"/>
          <w:sz w:val="16"/>
          <w:szCs w:val="16"/>
        </w:rPr>
        <w:t>Corobond</w:t>
      </w:r>
      <w:proofErr w:type="spellEnd"/>
      <w:r w:rsidRPr="009A6CD3">
        <w:rPr>
          <w:color w:val="auto"/>
          <w:sz w:val="16"/>
          <w:szCs w:val="16"/>
        </w:rPr>
        <w:t xml:space="preserve"> Vinyl Ester Primer</w:t>
      </w:r>
    </w:p>
    <w:p w14:paraId="1AD2D1FC" w14:textId="61FDCD2D" w:rsidR="00220875" w:rsidRPr="009A6CD3" w:rsidRDefault="00220875" w:rsidP="009A6CD3">
      <w:pPr>
        <w:spacing w:before="0" w:line="240" w:lineRule="auto"/>
        <w:ind w:left="1170" w:hanging="540"/>
        <w:rPr>
          <w:color w:val="auto"/>
          <w:sz w:val="16"/>
          <w:szCs w:val="16"/>
        </w:rPr>
      </w:pPr>
      <w:r w:rsidRPr="009A6CD3">
        <w:rPr>
          <w:color w:val="auto"/>
          <w:sz w:val="16"/>
          <w:szCs w:val="16"/>
        </w:rPr>
        <w:t xml:space="preserve">2nd coat: </w:t>
      </w:r>
      <w:proofErr w:type="spellStart"/>
      <w:r w:rsidRPr="009A6CD3">
        <w:rPr>
          <w:color w:val="auto"/>
          <w:sz w:val="16"/>
          <w:szCs w:val="16"/>
        </w:rPr>
        <w:t>MagnaPlate</w:t>
      </w:r>
      <w:proofErr w:type="spellEnd"/>
      <w:r w:rsidRPr="009A6CD3">
        <w:rPr>
          <w:color w:val="auto"/>
          <w:sz w:val="16"/>
          <w:szCs w:val="16"/>
        </w:rPr>
        <w:t xml:space="preserve"> </w:t>
      </w:r>
      <w:proofErr w:type="spellStart"/>
      <w:r w:rsidRPr="009A6CD3">
        <w:rPr>
          <w:color w:val="auto"/>
          <w:sz w:val="16"/>
          <w:szCs w:val="16"/>
        </w:rPr>
        <w:t>VinylEster</w:t>
      </w:r>
      <w:proofErr w:type="spellEnd"/>
      <w:r w:rsidRPr="009A6CD3">
        <w:rPr>
          <w:color w:val="auto"/>
          <w:sz w:val="16"/>
          <w:szCs w:val="16"/>
        </w:rPr>
        <w:t xml:space="preserve"> Laminate</w:t>
      </w:r>
    </w:p>
    <w:p w14:paraId="24CE7329" w14:textId="64622582" w:rsidR="00220875" w:rsidRPr="009A6CD3" w:rsidRDefault="00220875" w:rsidP="009A6CD3">
      <w:pPr>
        <w:spacing w:before="0" w:line="240" w:lineRule="auto"/>
        <w:ind w:left="1170" w:hanging="540"/>
        <w:rPr>
          <w:color w:val="auto"/>
          <w:sz w:val="16"/>
          <w:szCs w:val="16"/>
        </w:rPr>
      </w:pPr>
      <w:proofErr w:type="gramStart"/>
      <w:r w:rsidRPr="009A6CD3">
        <w:rPr>
          <w:color w:val="auto"/>
          <w:sz w:val="16"/>
          <w:szCs w:val="16"/>
        </w:rPr>
        <w:t>Top coat</w:t>
      </w:r>
      <w:proofErr w:type="gramEnd"/>
      <w:r w:rsidRPr="009A6CD3">
        <w:rPr>
          <w:color w:val="auto"/>
          <w:sz w:val="16"/>
          <w:szCs w:val="16"/>
        </w:rPr>
        <w:t xml:space="preserve">: </w:t>
      </w:r>
      <w:proofErr w:type="spellStart"/>
      <w:r w:rsidRPr="009A6CD3">
        <w:rPr>
          <w:color w:val="auto"/>
          <w:sz w:val="16"/>
          <w:szCs w:val="16"/>
        </w:rPr>
        <w:t>MagnaPlate</w:t>
      </w:r>
      <w:proofErr w:type="spellEnd"/>
      <w:r w:rsidRPr="009A6CD3">
        <w:rPr>
          <w:color w:val="auto"/>
          <w:sz w:val="16"/>
          <w:szCs w:val="16"/>
        </w:rPr>
        <w:t xml:space="preserve"> </w:t>
      </w:r>
      <w:proofErr w:type="spellStart"/>
      <w:r w:rsidRPr="009A6CD3">
        <w:rPr>
          <w:color w:val="auto"/>
          <w:sz w:val="16"/>
          <w:szCs w:val="16"/>
        </w:rPr>
        <w:t>VinylEster</w:t>
      </w:r>
      <w:proofErr w:type="spellEnd"/>
      <w:r w:rsidRPr="009A6CD3">
        <w:rPr>
          <w:color w:val="auto"/>
          <w:sz w:val="16"/>
          <w:szCs w:val="16"/>
        </w:rPr>
        <w:t xml:space="preserve"> Laminate</w:t>
      </w:r>
    </w:p>
    <w:p w14:paraId="022C11AC" w14:textId="0C0FA4FF" w:rsidR="00A25F9E" w:rsidRPr="009A6CD3" w:rsidRDefault="00A25F9E" w:rsidP="009A6CD3">
      <w:pPr>
        <w:spacing w:before="0" w:line="240" w:lineRule="auto"/>
        <w:ind w:left="1170" w:hanging="540"/>
        <w:rPr>
          <w:color w:val="auto"/>
          <w:sz w:val="16"/>
          <w:szCs w:val="16"/>
        </w:rPr>
      </w:pPr>
      <w:r w:rsidRPr="009A6CD3">
        <w:rPr>
          <w:color w:val="auto"/>
          <w:sz w:val="16"/>
          <w:szCs w:val="16"/>
        </w:rPr>
        <w:t>(V</w:t>
      </w:r>
      <w:r w:rsidR="006F2331" w:rsidRPr="009A6CD3">
        <w:rPr>
          <w:color w:val="auto"/>
          <w:sz w:val="16"/>
          <w:szCs w:val="16"/>
        </w:rPr>
        <w:t xml:space="preserve">OC&lt;250g </w:t>
      </w:r>
      <w:r w:rsidRPr="009A6CD3">
        <w:rPr>
          <w:color w:val="auto"/>
          <w:sz w:val="16"/>
          <w:szCs w:val="16"/>
        </w:rPr>
        <w:t>200F/99C</w:t>
      </w:r>
      <w:r w:rsidR="006F2331" w:rsidRPr="009A6CD3">
        <w:rPr>
          <w:color w:val="auto"/>
          <w:sz w:val="16"/>
          <w:szCs w:val="16"/>
        </w:rPr>
        <w:t xml:space="preserve"> </w:t>
      </w:r>
      <w:r w:rsidRPr="009A6CD3">
        <w:rPr>
          <w:color w:val="auto"/>
          <w:sz w:val="16"/>
          <w:szCs w:val="16"/>
        </w:rPr>
        <w:t>Max</w:t>
      </w:r>
      <w:r w:rsidR="006F2331" w:rsidRPr="009A6CD3">
        <w:rPr>
          <w:color w:val="auto"/>
          <w:sz w:val="16"/>
          <w:szCs w:val="16"/>
        </w:rPr>
        <w:t xml:space="preserve"> </w:t>
      </w:r>
      <w:r w:rsidRPr="009A6CD3">
        <w:rPr>
          <w:color w:val="auto"/>
          <w:sz w:val="16"/>
          <w:szCs w:val="16"/>
        </w:rPr>
        <w:t>Temperature).</w:t>
      </w:r>
    </w:p>
    <w:p w14:paraId="020A9E04" w14:textId="6159CC8B" w:rsidR="00220875" w:rsidRPr="009A6CD3" w:rsidRDefault="00220875" w:rsidP="009A6CD3">
      <w:pPr>
        <w:spacing w:before="0" w:line="240" w:lineRule="auto"/>
        <w:ind w:left="630" w:hanging="540"/>
        <w:rPr>
          <w:color w:val="auto"/>
          <w:sz w:val="16"/>
          <w:szCs w:val="16"/>
        </w:rPr>
      </w:pPr>
      <w:r w:rsidRPr="009A6CD3">
        <w:rPr>
          <w:color w:val="auto"/>
          <w:sz w:val="16"/>
          <w:szCs w:val="16"/>
        </w:rPr>
        <w:t xml:space="preserve">Note </w:t>
      </w:r>
      <w:r w:rsidR="009D7166" w:rsidRPr="009A6CD3">
        <w:rPr>
          <w:color w:val="auto"/>
          <w:sz w:val="16"/>
          <w:szCs w:val="16"/>
        </w:rPr>
        <w:t>5</w:t>
      </w:r>
      <w:proofErr w:type="gramStart"/>
      <w:r w:rsidRPr="009A6CD3">
        <w:rPr>
          <w:color w:val="auto"/>
          <w:sz w:val="16"/>
          <w:szCs w:val="16"/>
        </w:rPr>
        <w:t xml:space="preserve">: </w:t>
      </w:r>
      <w:r w:rsidR="003161F7">
        <w:rPr>
          <w:color w:val="auto"/>
          <w:sz w:val="16"/>
          <w:szCs w:val="16"/>
        </w:rPr>
        <w:tab/>
      </w:r>
      <w:r w:rsidRPr="009A6CD3">
        <w:rPr>
          <w:color w:val="auto"/>
          <w:sz w:val="16"/>
          <w:szCs w:val="16"/>
        </w:rPr>
        <w:t>Consult</w:t>
      </w:r>
      <w:proofErr w:type="gramEnd"/>
      <w:r w:rsidRPr="009A6CD3">
        <w:rPr>
          <w:color w:val="auto"/>
          <w:sz w:val="16"/>
          <w:szCs w:val="16"/>
        </w:rPr>
        <w:t xml:space="preserve"> TCO coating expert if seam sealant, putty or pit filler is required </w:t>
      </w:r>
    </w:p>
    <w:p w14:paraId="56C6BA5B" w14:textId="77777777" w:rsidR="00220875" w:rsidRDefault="00220875" w:rsidP="00A25F9E">
      <w:pPr>
        <w:widowControl w:val="0"/>
        <w:spacing w:before="59" w:line="240" w:lineRule="auto"/>
        <w:ind w:left="-142" w:right="-23"/>
        <w:contextualSpacing/>
        <w:rPr>
          <w:sz w:val="16"/>
          <w:szCs w:val="16"/>
        </w:rPr>
      </w:pPr>
    </w:p>
    <w:p w14:paraId="6FAE9A85" w14:textId="77777777" w:rsidR="00A25F9E" w:rsidRPr="001D3869" w:rsidRDefault="00A25F9E" w:rsidP="00A25F9E">
      <w:pPr>
        <w:widowControl w:val="0"/>
        <w:spacing w:before="59" w:line="240" w:lineRule="auto"/>
        <w:ind w:left="-142" w:right="-20"/>
        <w:rPr>
          <w:sz w:val="20"/>
          <w:szCs w:val="20"/>
        </w:rPr>
      </w:pPr>
      <w:r w:rsidRPr="001D3869">
        <w:rPr>
          <w:sz w:val="20"/>
          <w:szCs w:val="20"/>
        </w:rPr>
        <w:br w:type="page"/>
      </w:r>
    </w:p>
    <w:p w14:paraId="186AD283" w14:textId="77777777" w:rsidR="00A25F9E" w:rsidRDefault="00A25F9E" w:rsidP="00A25F9E"/>
    <w:tbl>
      <w:tblPr>
        <w:tblW w:w="10060" w:type="dxa"/>
        <w:jc w:val="center"/>
        <w:tblLayout w:type="fixed"/>
        <w:tblLook w:val="01E0" w:firstRow="1" w:lastRow="1" w:firstColumn="1" w:lastColumn="1" w:noHBand="0" w:noVBand="0"/>
      </w:tblPr>
      <w:tblGrid>
        <w:gridCol w:w="1765"/>
        <w:gridCol w:w="52"/>
        <w:gridCol w:w="281"/>
        <w:gridCol w:w="2446"/>
        <w:gridCol w:w="190"/>
        <w:gridCol w:w="935"/>
        <w:gridCol w:w="1561"/>
        <w:gridCol w:w="240"/>
        <w:gridCol w:w="892"/>
        <w:gridCol w:w="192"/>
        <w:gridCol w:w="1496"/>
        <w:gridCol w:w="10"/>
      </w:tblGrid>
      <w:tr w:rsidR="00A25F9E" w:rsidRPr="001D3869" w14:paraId="7BC204E9" w14:textId="77777777" w:rsidTr="00A25F9E">
        <w:trPr>
          <w:trHeight w:val="360"/>
          <w:jc w:val="center"/>
        </w:trPr>
        <w:tc>
          <w:tcPr>
            <w:tcW w:w="10060" w:type="dxa"/>
            <w:gridSpan w:val="12"/>
            <w:tcBorders>
              <w:top w:val="single" w:sz="6" w:space="0" w:color="auto"/>
              <w:bottom w:val="single" w:sz="12" w:space="0" w:color="auto"/>
            </w:tcBorders>
            <w:shd w:val="clear" w:color="auto" w:fill="FFFFFF"/>
            <w:vAlign w:val="center"/>
          </w:tcPr>
          <w:p w14:paraId="551AAF40" w14:textId="77777777" w:rsidR="00A25F9E" w:rsidRPr="001D3869" w:rsidRDefault="00A25F9E" w:rsidP="00A25F9E">
            <w:pPr>
              <w:ind w:right="-72"/>
              <w:jc w:val="right"/>
              <w:rPr>
                <w:b/>
                <w:i/>
                <w:color w:val="auto"/>
              </w:rPr>
            </w:pPr>
            <w:r w:rsidRPr="001D3869">
              <w:rPr>
                <w:b/>
                <w:i/>
                <w:color w:val="auto"/>
              </w:rPr>
              <w:t xml:space="preserve">High-Temperature/High-Pressure </w:t>
            </w:r>
            <w:proofErr w:type="spellStart"/>
            <w:r>
              <w:rPr>
                <w:b/>
                <w:i/>
                <w:color w:val="auto"/>
              </w:rPr>
              <w:t>Lining</w:t>
            </w:r>
            <w:r w:rsidRPr="001D3869">
              <w:rPr>
                <w:b/>
                <w:i/>
                <w:color w:val="auto"/>
              </w:rPr>
              <w:t>Systems</w:t>
            </w:r>
            <w:proofErr w:type="spellEnd"/>
          </w:p>
        </w:tc>
      </w:tr>
      <w:tr w:rsidR="00A25F9E" w:rsidRPr="001D3869" w14:paraId="6B689A26" w14:textId="77777777" w:rsidTr="00A25F9E">
        <w:trPr>
          <w:trHeight w:val="360"/>
          <w:jc w:val="center"/>
        </w:trPr>
        <w:tc>
          <w:tcPr>
            <w:tcW w:w="7230" w:type="dxa"/>
            <w:gridSpan w:val="7"/>
            <w:tcBorders>
              <w:top w:val="single" w:sz="12" w:space="0" w:color="auto"/>
              <w:left w:val="single" w:sz="12" w:space="0" w:color="auto"/>
              <w:bottom w:val="single" w:sz="12" w:space="0" w:color="auto"/>
            </w:tcBorders>
            <w:vAlign w:val="center"/>
          </w:tcPr>
          <w:p w14:paraId="5D43569A"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Demineralized Water or Condensate </w:t>
            </w:r>
            <w:r>
              <w:rPr>
                <w:b/>
                <w:sz w:val="20"/>
                <w:szCs w:val="20"/>
              </w:rPr>
              <w:t>Linings</w:t>
            </w:r>
            <w:r w:rsidRPr="001D3869">
              <w:rPr>
                <w:b/>
                <w:sz w:val="20"/>
                <w:szCs w:val="20"/>
              </w:rPr>
              <w:t xml:space="preserve"> Resistant to Temperature </w:t>
            </w:r>
            <w:proofErr w:type="spellStart"/>
            <w:r w:rsidRPr="001D3869">
              <w:rPr>
                <w:b/>
                <w:sz w:val="20"/>
                <w:szCs w:val="20"/>
              </w:rPr>
              <w:t>Gradientsof</w:t>
            </w:r>
            <w:proofErr w:type="spellEnd"/>
            <w:r w:rsidRPr="001D3869">
              <w:rPr>
                <w:b/>
                <w:sz w:val="20"/>
                <w:szCs w:val="20"/>
              </w:rPr>
              <w:t xml:space="preserve"> </w:t>
            </w:r>
            <w:r>
              <w:rPr>
                <w:b/>
                <w:sz w:val="20"/>
                <w:szCs w:val="20"/>
              </w:rPr>
              <w:t>10</w:t>
            </w:r>
            <w:r w:rsidRPr="001D3869">
              <w:rPr>
                <w:b/>
                <w:sz w:val="20"/>
                <w:szCs w:val="20"/>
              </w:rPr>
              <w:t>°</w:t>
            </w:r>
            <w:r>
              <w:rPr>
                <w:b/>
                <w:sz w:val="20"/>
                <w:szCs w:val="20"/>
              </w:rPr>
              <w:t>C (5</w:t>
            </w:r>
            <w:r w:rsidRPr="001D3869">
              <w:rPr>
                <w:b/>
                <w:sz w:val="20"/>
                <w:szCs w:val="20"/>
              </w:rPr>
              <w:t>0°F</w:t>
            </w:r>
            <w:r>
              <w:rPr>
                <w:b/>
                <w:sz w:val="20"/>
                <w:szCs w:val="20"/>
              </w:rPr>
              <w:t>)</w:t>
            </w:r>
          </w:p>
        </w:tc>
        <w:tc>
          <w:tcPr>
            <w:tcW w:w="2830" w:type="dxa"/>
            <w:gridSpan w:val="5"/>
            <w:tcBorders>
              <w:top w:val="single" w:sz="12" w:space="0" w:color="auto"/>
              <w:bottom w:val="single" w:sz="12" w:space="0" w:color="auto"/>
              <w:right w:val="single" w:sz="12" w:space="0" w:color="auto"/>
            </w:tcBorders>
            <w:shd w:val="clear" w:color="auto" w:fill="000000"/>
            <w:vAlign w:val="center"/>
          </w:tcPr>
          <w:p w14:paraId="7B5E4ACD" w14:textId="77777777" w:rsidR="00A25F9E" w:rsidRPr="001D3869" w:rsidRDefault="00A25F9E" w:rsidP="00A25F9E">
            <w:pPr>
              <w:autoSpaceDE/>
              <w:autoSpaceDN/>
              <w:adjustRightInd/>
              <w:spacing w:before="0" w:line="240" w:lineRule="auto"/>
              <w:ind w:left="0"/>
              <w:jc w:val="center"/>
              <w:rPr>
                <w:b/>
                <w:color w:val="FFFFFF"/>
                <w:sz w:val="36"/>
                <w:szCs w:val="40"/>
              </w:rPr>
            </w:pPr>
            <w:r>
              <w:rPr>
                <w:b/>
                <w:color w:val="FFFFFF"/>
                <w:sz w:val="36"/>
                <w:szCs w:val="40"/>
              </w:rPr>
              <w:t>11.2</w:t>
            </w:r>
          </w:p>
        </w:tc>
      </w:tr>
      <w:tr w:rsidR="00A25F9E" w:rsidRPr="001D3869" w14:paraId="07A7496F" w14:textId="77777777" w:rsidTr="00A25F9E">
        <w:trPr>
          <w:cantSplit/>
          <w:trHeight w:val="288"/>
          <w:jc w:val="center"/>
        </w:trPr>
        <w:tc>
          <w:tcPr>
            <w:tcW w:w="1817" w:type="dxa"/>
            <w:gridSpan w:val="2"/>
            <w:tcBorders>
              <w:top w:val="single" w:sz="12" w:space="0" w:color="auto"/>
            </w:tcBorders>
          </w:tcPr>
          <w:p w14:paraId="26EE916D"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2727" w:type="dxa"/>
            <w:gridSpan w:val="2"/>
            <w:tcBorders>
              <w:top w:val="single" w:sz="12" w:space="0" w:color="auto"/>
            </w:tcBorders>
          </w:tcPr>
          <w:p w14:paraId="26CFF64D" w14:textId="77777777" w:rsidR="003161F7" w:rsidRPr="003161F7" w:rsidRDefault="003161F7" w:rsidP="003161F7">
            <w:pPr>
              <w:autoSpaceDE/>
              <w:autoSpaceDN/>
              <w:adjustRightInd/>
              <w:spacing w:before="0" w:line="240" w:lineRule="auto"/>
              <w:ind w:left="-72" w:right="-103"/>
              <w:rPr>
                <w:sz w:val="16"/>
                <w:szCs w:val="16"/>
              </w:rPr>
            </w:pPr>
            <w:r w:rsidRPr="003161F7">
              <w:rPr>
                <w:sz w:val="16"/>
                <w:szCs w:val="16"/>
              </w:rPr>
              <w:t>SSPC-SP1/SP5(NACENo.</w:t>
            </w:r>
            <w:proofErr w:type="gramStart"/>
            <w:r w:rsidRPr="003161F7">
              <w:rPr>
                <w:sz w:val="16"/>
                <w:szCs w:val="16"/>
              </w:rPr>
              <w:t>1)(</w:t>
            </w:r>
            <w:proofErr w:type="gramEnd"/>
            <w:r w:rsidRPr="003161F7">
              <w:rPr>
                <w:sz w:val="16"/>
                <w:szCs w:val="16"/>
              </w:rPr>
              <w:t>SA3)</w:t>
            </w:r>
          </w:p>
          <w:p w14:paraId="2993176F" w14:textId="1328B873" w:rsidR="00A25F9E" w:rsidRPr="003B2DEF" w:rsidRDefault="003161F7" w:rsidP="003161F7">
            <w:pPr>
              <w:autoSpaceDE/>
              <w:autoSpaceDN/>
              <w:adjustRightInd/>
              <w:spacing w:before="0" w:line="240" w:lineRule="auto"/>
              <w:ind w:left="-72" w:right="-103"/>
              <w:rPr>
                <w:sz w:val="16"/>
                <w:szCs w:val="16"/>
              </w:rPr>
            </w:pPr>
            <w:r w:rsidRPr="003161F7">
              <w:rPr>
                <w:sz w:val="16"/>
                <w:szCs w:val="16"/>
              </w:rPr>
              <w:t>White metal blast cleanliness.</w:t>
            </w:r>
          </w:p>
        </w:tc>
        <w:tc>
          <w:tcPr>
            <w:tcW w:w="1125" w:type="dxa"/>
            <w:gridSpan w:val="2"/>
            <w:tcBorders>
              <w:top w:val="single" w:sz="12" w:space="0" w:color="auto"/>
            </w:tcBorders>
          </w:tcPr>
          <w:p w14:paraId="0AF6B73F" w14:textId="77777777" w:rsidR="00A25F9E" w:rsidRPr="003B2DEF" w:rsidRDefault="00A25F9E" w:rsidP="00A25F9E">
            <w:pPr>
              <w:autoSpaceDE/>
              <w:autoSpaceDN/>
              <w:adjustRightInd/>
              <w:spacing w:before="0" w:line="240" w:lineRule="auto"/>
              <w:ind w:left="0" w:right="-72"/>
              <w:jc w:val="right"/>
              <w:rPr>
                <w:b/>
                <w:sz w:val="16"/>
                <w:szCs w:val="16"/>
              </w:rPr>
            </w:pPr>
            <w:r w:rsidRPr="003B2DEF">
              <w:rPr>
                <w:b/>
                <w:sz w:val="16"/>
                <w:szCs w:val="16"/>
              </w:rPr>
              <w:t>Touch Up:</w:t>
            </w:r>
          </w:p>
        </w:tc>
        <w:tc>
          <w:tcPr>
            <w:tcW w:w="4391" w:type="dxa"/>
            <w:gridSpan w:val="6"/>
            <w:vMerge w:val="restart"/>
            <w:tcBorders>
              <w:top w:val="single" w:sz="12" w:space="0" w:color="auto"/>
            </w:tcBorders>
          </w:tcPr>
          <w:p w14:paraId="35E0AF06"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Use the same materials.</w:t>
            </w:r>
          </w:p>
        </w:tc>
      </w:tr>
      <w:tr w:rsidR="00A25F9E" w:rsidRPr="001D3869" w14:paraId="5380089C" w14:textId="77777777" w:rsidTr="00A25F9E">
        <w:trPr>
          <w:cantSplit/>
          <w:trHeight w:val="288"/>
          <w:jc w:val="center"/>
        </w:trPr>
        <w:tc>
          <w:tcPr>
            <w:tcW w:w="1817" w:type="dxa"/>
            <w:gridSpan w:val="2"/>
          </w:tcPr>
          <w:p w14:paraId="37B8C90B"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2727" w:type="dxa"/>
            <w:gridSpan w:val="2"/>
          </w:tcPr>
          <w:p w14:paraId="47057ACB"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1125" w:type="dxa"/>
            <w:gridSpan w:val="2"/>
          </w:tcPr>
          <w:p w14:paraId="3844A8BF" w14:textId="77777777" w:rsidR="00A25F9E" w:rsidRPr="001D3869" w:rsidRDefault="00A25F9E" w:rsidP="00A25F9E">
            <w:pPr>
              <w:jc w:val="right"/>
              <w:rPr>
                <w:b/>
                <w:sz w:val="16"/>
                <w:szCs w:val="16"/>
              </w:rPr>
            </w:pPr>
          </w:p>
        </w:tc>
        <w:tc>
          <w:tcPr>
            <w:tcW w:w="4391" w:type="dxa"/>
            <w:gridSpan w:val="6"/>
            <w:vMerge/>
            <w:vAlign w:val="center"/>
          </w:tcPr>
          <w:p w14:paraId="3D0A698D" w14:textId="77777777" w:rsidR="00A25F9E" w:rsidRPr="001D3869" w:rsidRDefault="00A25F9E" w:rsidP="00A25F9E"/>
        </w:tc>
      </w:tr>
      <w:tr w:rsidR="00A25F9E" w:rsidRPr="001D3869" w14:paraId="59543976" w14:textId="77777777" w:rsidTr="00A25F9E">
        <w:trPr>
          <w:cantSplit/>
          <w:trHeight w:val="288"/>
          <w:jc w:val="center"/>
        </w:trPr>
        <w:tc>
          <w:tcPr>
            <w:tcW w:w="1817" w:type="dxa"/>
            <w:gridSpan w:val="2"/>
            <w:tcBorders>
              <w:bottom w:val="single" w:sz="12" w:space="0" w:color="auto"/>
            </w:tcBorders>
          </w:tcPr>
          <w:p w14:paraId="71D71FF6"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2727" w:type="dxa"/>
            <w:gridSpan w:val="2"/>
            <w:tcBorders>
              <w:bottom w:val="single" w:sz="12" w:space="0" w:color="auto"/>
            </w:tcBorders>
          </w:tcPr>
          <w:p w14:paraId="64F211A8" w14:textId="3DBF631B" w:rsidR="00A25F9E" w:rsidRPr="003B2DEF" w:rsidRDefault="00A25F9E" w:rsidP="00A25F9E">
            <w:pPr>
              <w:autoSpaceDE/>
              <w:autoSpaceDN/>
              <w:adjustRightInd/>
              <w:spacing w:before="0" w:line="240" w:lineRule="auto"/>
              <w:ind w:left="-72"/>
              <w:rPr>
                <w:del w:id="1375" w:author="Kurmanov, Aidyn [STAMGazStroy LLP]" w:date="2025-12-17T14:28:00Z" w16du:dateUtc="2025-12-17T09:28:00Z"/>
                <w:color w:val="auto"/>
                <w:sz w:val="16"/>
                <w:szCs w:val="16"/>
              </w:rPr>
            </w:pPr>
            <w:del w:id="1376" w:author="Kurmanov, Aidyn [STAMGazStroy LLP]" w:date="2025-12-17T14:28:00Z" w16du:dateUtc="2025-12-17T09:28:00Z">
              <w:r w:rsidRPr="003B2DEF">
                <w:rPr>
                  <w:color w:val="auto"/>
                  <w:sz w:val="16"/>
                  <w:szCs w:val="16"/>
                </w:rPr>
                <w:delText>0.2</w:delText>
              </w:r>
              <w:r>
                <w:rPr>
                  <w:color w:val="auto"/>
                  <w:sz w:val="16"/>
                  <w:szCs w:val="16"/>
                </w:rPr>
                <w:delText>03</w:delText>
              </w:r>
              <w:r w:rsidRPr="003B2DEF">
                <w:rPr>
                  <w:color w:val="auto"/>
                  <w:sz w:val="16"/>
                  <w:szCs w:val="16"/>
                </w:rPr>
                <w:delText xml:space="preserve"> – 0.305 mm. (</w:delText>
              </w:r>
              <w:r>
                <w:rPr>
                  <w:color w:val="auto"/>
                  <w:sz w:val="16"/>
                  <w:szCs w:val="16"/>
                </w:rPr>
                <w:delText>8</w:delText>
              </w:r>
              <w:r w:rsidRPr="003B2DEF">
                <w:rPr>
                  <w:color w:val="auto"/>
                  <w:sz w:val="16"/>
                  <w:szCs w:val="16"/>
                </w:rPr>
                <w:delText>.0 - 12.0 mils)</w:delText>
              </w:r>
            </w:del>
          </w:p>
          <w:p w14:paraId="359C4C73" w14:textId="57F3FFD0" w:rsidR="00A25F9E" w:rsidRPr="003B2DEF" w:rsidRDefault="008D3916" w:rsidP="00A25F9E">
            <w:pPr>
              <w:autoSpaceDE/>
              <w:autoSpaceDN/>
              <w:adjustRightInd/>
              <w:spacing w:before="0" w:line="240" w:lineRule="auto"/>
              <w:ind w:left="-72" w:right="747"/>
              <w:rPr>
                <w:sz w:val="16"/>
                <w:szCs w:val="16"/>
              </w:rPr>
            </w:pPr>
            <w:del w:id="1377" w:author="Kurmanov, Aidyn [STAMGazStroy LLP]" w:date="2025-12-17T14:28:00Z" w16du:dateUtc="2025-12-17T09:28:00Z">
              <w:r w:rsidRPr="001A20CC">
                <w:rPr>
                  <w:color w:val="auto"/>
                  <w:sz w:val="16"/>
                  <w:szCs w:val="16"/>
                </w:rPr>
                <w:delText>(</w:delText>
              </w:r>
            </w:del>
            <w:r w:rsidRPr="001A20CC">
              <w:rPr>
                <w:color w:val="auto"/>
                <w:sz w:val="16"/>
                <w:szCs w:val="16"/>
              </w:rPr>
              <w:t xml:space="preserve">See manufacturer’s data sheets </w:t>
            </w:r>
            <w:del w:id="1378" w:author="Kurmanov, Aidyn [STAMGazStroy LLP]" w:date="2025-12-17T14:29:00Z" w16du:dateUtc="2025-12-17T09:29:00Z">
              <w:r w:rsidRPr="001A20CC">
                <w:rPr>
                  <w:color w:val="auto"/>
                  <w:sz w:val="16"/>
                  <w:szCs w:val="16"/>
                </w:rPr>
                <w:delText>for min/max thicknesses per coat.</w:delText>
              </w:r>
            </w:del>
            <w:del w:id="1379" w:author="Kurmanov, Aidyn [STAMGazStroy LLP]" w:date="2025-12-17T14:28:00Z" w16du:dateUtc="2025-12-17T09:28:00Z">
              <w:r w:rsidRPr="001A20CC">
                <w:rPr>
                  <w:color w:val="auto"/>
                  <w:sz w:val="16"/>
                  <w:szCs w:val="16"/>
                </w:rPr>
                <w:delText>)</w:delText>
              </w:r>
            </w:del>
          </w:p>
        </w:tc>
        <w:tc>
          <w:tcPr>
            <w:tcW w:w="1125" w:type="dxa"/>
            <w:gridSpan w:val="2"/>
            <w:tcBorders>
              <w:bottom w:val="single" w:sz="12" w:space="0" w:color="auto"/>
            </w:tcBorders>
          </w:tcPr>
          <w:p w14:paraId="482D9944" w14:textId="77777777" w:rsidR="00A25F9E" w:rsidRPr="001D3869" w:rsidRDefault="00A25F9E" w:rsidP="00A25F9E">
            <w:pPr>
              <w:jc w:val="right"/>
              <w:rPr>
                <w:b/>
                <w:sz w:val="16"/>
                <w:szCs w:val="16"/>
              </w:rPr>
            </w:pPr>
          </w:p>
        </w:tc>
        <w:tc>
          <w:tcPr>
            <w:tcW w:w="4391" w:type="dxa"/>
            <w:gridSpan w:val="6"/>
            <w:vMerge/>
            <w:tcBorders>
              <w:bottom w:val="single" w:sz="12" w:space="0" w:color="auto"/>
            </w:tcBorders>
            <w:vAlign w:val="center"/>
          </w:tcPr>
          <w:p w14:paraId="185D961B" w14:textId="77777777" w:rsidR="00A25F9E" w:rsidRPr="001D3869" w:rsidRDefault="00A25F9E" w:rsidP="00A25F9E"/>
        </w:tc>
      </w:tr>
      <w:tr w:rsidR="00A25F9E" w:rsidRPr="001D3869" w14:paraId="54A30C7F" w14:textId="77777777" w:rsidTr="00A25F9E">
        <w:trPr>
          <w:trHeight w:val="360"/>
          <w:jc w:val="center"/>
        </w:trPr>
        <w:tc>
          <w:tcPr>
            <w:tcW w:w="2098" w:type="dxa"/>
            <w:gridSpan w:val="3"/>
            <w:tcBorders>
              <w:top w:val="single" w:sz="12" w:space="0" w:color="auto"/>
              <w:left w:val="single" w:sz="12" w:space="0" w:color="auto"/>
              <w:bottom w:val="single" w:sz="12" w:space="0" w:color="auto"/>
            </w:tcBorders>
            <w:shd w:val="clear" w:color="auto" w:fill="000000"/>
            <w:vAlign w:val="center"/>
          </w:tcPr>
          <w:p w14:paraId="0F2D51CA"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446" w:type="dxa"/>
            <w:tcBorders>
              <w:top w:val="single" w:sz="12" w:space="0" w:color="auto"/>
              <w:bottom w:val="single" w:sz="12" w:space="0" w:color="auto"/>
            </w:tcBorders>
            <w:shd w:val="clear" w:color="auto" w:fill="000000"/>
            <w:vAlign w:val="center"/>
          </w:tcPr>
          <w:p w14:paraId="58A777C4"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86" w:type="dxa"/>
            <w:gridSpan w:val="3"/>
            <w:tcBorders>
              <w:top w:val="single" w:sz="12" w:space="0" w:color="auto"/>
              <w:bottom w:val="single" w:sz="12" w:space="0" w:color="auto"/>
            </w:tcBorders>
            <w:shd w:val="clear" w:color="auto" w:fill="000000"/>
            <w:vAlign w:val="center"/>
          </w:tcPr>
          <w:p w14:paraId="2BAA7BB0"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1324" w:type="dxa"/>
            <w:gridSpan w:val="3"/>
            <w:tcBorders>
              <w:top w:val="single" w:sz="12" w:space="0" w:color="auto"/>
              <w:bottom w:val="single" w:sz="12" w:space="0" w:color="auto"/>
            </w:tcBorders>
            <w:shd w:val="clear" w:color="auto" w:fill="000000"/>
            <w:vAlign w:val="center"/>
          </w:tcPr>
          <w:p w14:paraId="4657CE7A"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506" w:type="dxa"/>
            <w:gridSpan w:val="2"/>
            <w:tcBorders>
              <w:top w:val="single" w:sz="12" w:space="0" w:color="auto"/>
              <w:bottom w:val="single" w:sz="12" w:space="0" w:color="auto"/>
              <w:right w:val="single" w:sz="12" w:space="0" w:color="auto"/>
            </w:tcBorders>
            <w:shd w:val="clear" w:color="auto" w:fill="000000"/>
            <w:vAlign w:val="center"/>
          </w:tcPr>
          <w:p w14:paraId="3198F95C"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05BCDD14" w14:textId="77777777" w:rsidTr="00A25F9E">
        <w:trPr>
          <w:trHeight w:val="288"/>
          <w:jc w:val="center"/>
        </w:trPr>
        <w:tc>
          <w:tcPr>
            <w:tcW w:w="2098" w:type="dxa"/>
            <w:gridSpan w:val="3"/>
            <w:tcBorders>
              <w:bottom w:val="single" w:sz="12" w:space="0" w:color="auto"/>
            </w:tcBorders>
            <w:vAlign w:val="center"/>
          </w:tcPr>
          <w:p w14:paraId="0E234852" w14:textId="77777777" w:rsidR="00A25F9E" w:rsidRPr="001D3869" w:rsidRDefault="00A25F9E" w:rsidP="00A25F9E">
            <w:pPr>
              <w:autoSpaceDE/>
              <w:autoSpaceDN/>
              <w:adjustRightInd/>
              <w:spacing w:before="0" w:line="240" w:lineRule="auto"/>
              <w:ind w:left="0" w:hanging="104"/>
              <w:rPr>
                <w:i/>
                <w:sz w:val="14"/>
                <w:szCs w:val="14"/>
              </w:rPr>
            </w:pPr>
            <w:r w:rsidRPr="001D3869">
              <w:rPr>
                <w:b/>
                <w:sz w:val="16"/>
                <w:szCs w:val="16"/>
              </w:rPr>
              <w:t>PRIMER</w:t>
            </w:r>
          </w:p>
        </w:tc>
        <w:tc>
          <w:tcPr>
            <w:tcW w:w="7962" w:type="dxa"/>
            <w:gridSpan w:val="9"/>
            <w:tcBorders>
              <w:bottom w:val="single" w:sz="12" w:space="0" w:color="auto"/>
            </w:tcBorders>
            <w:vAlign w:val="center"/>
          </w:tcPr>
          <w:p w14:paraId="7A9A1FA4" w14:textId="77777777" w:rsidR="00A25F9E" w:rsidRPr="001D3869" w:rsidRDefault="00A25F9E" w:rsidP="00A25F9E">
            <w:pPr>
              <w:autoSpaceDE/>
              <w:autoSpaceDN/>
              <w:adjustRightInd/>
              <w:spacing w:before="0" w:line="240" w:lineRule="auto"/>
              <w:ind w:left="0"/>
              <w:rPr>
                <w:i/>
                <w:sz w:val="14"/>
                <w:szCs w:val="14"/>
              </w:rPr>
            </w:pPr>
            <w:r w:rsidRPr="001D3869">
              <w:rPr>
                <w:i/>
                <w:sz w:val="14"/>
                <w:szCs w:val="14"/>
              </w:rPr>
              <w:t>These coatings are normally self-priming; but if a primer is required, use the chosen manufacturer’s recommendation.</w:t>
            </w:r>
          </w:p>
        </w:tc>
      </w:tr>
      <w:tr w:rsidR="00A25F9E" w:rsidRPr="00AC6690" w14:paraId="4AE3D1BB" w14:textId="77777777" w:rsidTr="004153AA">
        <w:tblPrEx>
          <w:tblCellMar>
            <w:left w:w="0" w:type="dxa"/>
            <w:right w:w="0" w:type="dxa"/>
          </w:tblCellMar>
          <w:tblLook w:val="0000" w:firstRow="0" w:lastRow="0" w:firstColumn="0" w:lastColumn="0" w:noHBand="0" w:noVBand="0"/>
        </w:tblPrEx>
        <w:trPr>
          <w:gridAfter w:val="1"/>
          <w:wAfter w:w="10" w:type="dxa"/>
          <w:trHeight w:hRule="exact" w:val="294"/>
          <w:jc w:val="center"/>
        </w:trPr>
        <w:tc>
          <w:tcPr>
            <w:tcW w:w="1765" w:type="dxa"/>
            <w:tcBorders>
              <w:top w:val="single" w:sz="12" w:space="0" w:color="000000"/>
              <w:left w:val="nil"/>
              <w:right w:val="nil"/>
            </w:tcBorders>
            <w:vAlign w:val="center"/>
          </w:tcPr>
          <w:p w14:paraId="3979FD8A"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FIRST COAT</w:t>
            </w:r>
          </w:p>
        </w:tc>
        <w:tc>
          <w:tcPr>
            <w:tcW w:w="2969" w:type="dxa"/>
            <w:gridSpan w:val="4"/>
            <w:tcBorders>
              <w:top w:val="single" w:sz="12" w:space="0" w:color="000000"/>
              <w:left w:val="nil"/>
              <w:right w:val="nil"/>
            </w:tcBorders>
            <w:vAlign w:val="center"/>
          </w:tcPr>
          <w:p w14:paraId="18007698"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Carboline</w:t>
            </w:r>
          </w:p>
        </w:tc>
        <w:tc>
          <w:tcPr>
            <w:tcW w:w="2736" w:type="dxa"/>
            <w:gridSpan w:val="3"/>
            <w:tcBorders>
              <w:top w:val="single" w:sz="12" w:space="0" w:color="000000"/>
              <w:left w:val="nil"/>
              <w:right w:val="nil"/>
            </w:tcBorders>
            <w:vAlign w:val="center"/>
          </w:tcPr>
          <w:p w14:paraId="64D2686D" w14:textId="77777777" w:rsidR="00A25F9E" w:rsidRPr="003161F7" w:rsidRDefault="00A25F9E" w:rsidP="00A25F9E">
            <w:pPr>
              <w:autoSpaceDE/>
              <w:autoSpaceDN/>
              <w:adjustRightInd/>
              <w:spacing w:before="0" w:line="240" w:lineRule="auto"/>
              <w:ind w:left="142"/>
              <w:rPr>
                <w:sz w:val="16"/>
                <w:szCs w:val="16"/>
              </w:rPr>
            </w:pPr>
            <w:r w:rsidRPr="003161F7">
              <w:rPr>
                <w:sz w:val="16"/>
                <w:szCs w:val="16"/>
              </w:rPr>
              <w:t>Phenoline 1205</w:t>
            </w:r>
          </w:p>
        </w:tc>
        <w:tc>
          <w:tcPr>
            <w:tcW w:w="892" w:type="dxa"/>
            <w:tcBorders>
              <w:top w:val="single" w:sz="12" w:space="0" w:color="000000"/>
              <w:left w:val="nil"/>
              <w:right w:val="nil"/>
            </w:tcBorders>
            <w:vAlign w:val="center"/>
          </w:tcPr>
          <w:p w14:paraId="76FD1B2D" w14:textId="4BFA62E0" w:rsidR="00A25F9E" w:rsidRPr="00AC6690" w:rsidRDefault="00726F78" w:rsidP="00A25F9E">
            <w:pPr>
              <w:autoSpaceDE/>
              <w:autoSpaceDN/>
              <w:adjustRightInd/>
              <w:spacing w:before="0" w:line="240" w:lineRule="auto"/>
              <w:ind w:left="0"/>
              <w:jc w:val="center"/>
              <w:rPr>
                <w:sz w:val="16"/>
                <w:szCs w:val="16"/>
              </w:rPr>
            </w:pPr>
            <w:r>
              <w:rPr>
                <w:sz w:val="16"/>
                <w:szCs w:val="16"/>
              </w:rPr>
              <w:t>250</w:t>
            </w:r>
          </w:p>
        </w:tc>
        <w:tc>
          <w:tcPr>
            <w:tcW w:w="1688" w:type="dxa"/>
            <w:gridSpan w:val="2"/>
            <w:tcBorders>
              <w:top w:val="single" w:sz="12" w:space="0" w:color="000000"/>
              <w:left w:val="nil"/>
              <w:right w:val="nil"/>
            </w:tcBorders>
            <w:vAlign w:val="center"/>
          </w:tcPr>
          <w:p w14:paraId="670877AB" w14:textId="77777777" w:rsidR="00A25F9E" w:rsidRPr="003B2DEF" w:rsidRDefault="00A25F9E" w:rsidP="00A25F9E">
            <w:pPr>
              <w:widowControl w:val="0"/>
              <w:spacing w:before="49" w:line="240" w:lineRule="auto"/>
              <w:ind w:left="509"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A25F9E" w:rsidRPr="00AC6690" w14:paraId="62718708" w14:textId="77777777" w:rsidTr="004153AA">
        <w:tblPrEx>
          <w:tblCellMar>
            <w:left w:w="0" w:type="dxa"/>
            <w:right w:w="0" w:type="dxa"/>
          </w:tblCellMar>
          <w:tblLook w:val="0000" w:firstRow="0" w:lastRow="0" w:firstColumn="0" w:lastColumn="0" w:noHBand="0" w:noVBand="0"/>
        </w:tblPrEx>
        <w:trPr>
          <w:gridAfter w:val="1"/>
          <w:wAfter w:w="10" w:type="dxa"/>
          <w:trHeight w:hRule="exact" w:val="431"/>
          <w:jc w:val="center"/>
        </w:trPr>
        <w:tc>
          <w:tcPr>
            <w:tcW w:w="1765" w:type="dxa"/>
            <w:tcBorders>
              <w:left w:val="nil"/>
              <w:bottom w:val="nil"/>
              <w:right w:val="nil"/>
            </w:tcBorders>
            <w:vAlign w:val="center"/>
          </w:tcPr>
          <w:p w14:paraId="20F1E161" w14:textId="77777777" w:rsidR="00A25F9E" w:rsidRPr="00AC6690" w:rsidRDefault="00A25F9E" w:rsidP="00A25F9E">
            <w:pPr>
              <w:autoSpaceDE/>
              <w:autoSpaceDN/>
              <w:adjustRightInd/>
              <w:spacing w:before="0" w:line="240" w:lineRule="auto"/>
              <w:ind w:left="0"/>
              <w:rPr>
                <w:b/>
                <w:sz w:val="16"/>
                <w:szCs w:val="16"/>
              </w:rPr>
            </w:pPr>
          </w:p>
        </w:tc>
        <w:tc>
          <w:tcPr>
            <w:tcW w:w="2969" w:type="dxa"/>
            <w:gridSpan w:val="4"/>
            <w:tcBorders>
              <w:left w:val="nil"/>
              <w:bottom w:val="nil"/>
              <w:right w:val="nil"/>
            </w:tcBorders>
            <w:vAlign w:val="center"/>
          </w:tcPr>
          <w:p w14:paraId="7A601609" w14:textId="77777777" w:rsidR="00A25F9E" w:rsidRPr="00AC6690" w:rsidRDefault="00A25F9E" w:rsidP="00A25F9E">
            <w:pPr>
              <w:autoSpaceDE/>
              <w:autoSpaceDN/>
              <w:adjustRightInd/>
              <w:spacing w:before="0" w:line="240" w:lineRule="auto"/>
              <w:ind w:left="149"/>
              <w:rPr>
                <w:sz w:val="16"/>
                <w:szCs w:val="16"/>
              </w:rPr>
            </w:pPr>
            <w:r>
              <w:rPr>
                <w:sz w:val="16"/>
                <w:szCs w:val="16"/>
              </w:rPr>
              <w:t>Belzona</w:t>
            </w:r>
          </w:p>
        </w:tc>
        <w:tc>
          <w:tcPr>
            <w:tcW w:w="2736" w:type="dxa"/>
            <w:gridSpan w:val="3"/>
            <w:tcBorders>
              <w:left w:val="nil"/>
              <w:bottom w:val="nil"/>
              <w:right w:val="nil"/>
            </w:tcBorders>
            <w:vAlign w:val="center"/>
          </w:tcPr>
          <w:p w14:paraId="533A4244" w14:textId="77777777" w:rsidR="00A25F9E" w:rsidRPr="003161F7" w:rsidRDefault="00A25F9E" w:rsidP="00A25F9E">
            <w:pPr>
              <w:autoSpaceDE/>
              <w:autoSpaceDN/>
              <w:adjustRightInd/>
              <w:spacing w:before="0" w:line="240" w:lineRule="auto"/>
              <w:ind w:left="142"/>
              <w:rPr>
                <w:sz w:val="16"/>
                <w:szCs w:val="16"/>
              </w:rPr>
            </w:pPr>
            <w:r w:rsidRPr="003161F7">
              <w:rPr>
                <w:sz w:val="16"/>
                <w:szCs w:val="16"/>
              </w:rPr>
              <w:t>5891</w:t>
            </w:r>
          </w:p>
          <w:p w14:paraId="7D0D133A" w14:textId="2AD1DCE6" w:rsidR="00A25F9E" w:rsidRPr="003161F7" w:rsidRDefault="00A25F9E" w:rsidP="00A25F9E">
            <w:pPr>
              <w:autoSpaceDE/>
              <w:autoSpaceDN/>
              <w:adjustRightInd/>
              <w:spacing w:before="0" w:line="240" w:lineRule="auto"/>
              <w:ind w:left="142"/>
              <w:rPr>
                <w:sz w:val="16"/>
                <w:szCs w:val="16"/>
              </w:rPr>
            </w:pPr>
            <w:r w:rsidRPr="003161F7">
              <w:rPr>
                <w:sz w:val="16"/>
                <w:szCs w:val="16"/>
              </w:rPr>
              <w:t>1593</w:t>
            </w:r>
            <w:r w:rsidR="00027246" w:rsidRPr="003161F7">
              <w:rPr>
                <w:sz w:val="16"/>
                <w:szCs w:val="16"/>
              </w:rPr>
              <w:t>(Trowel)</w:t>
            </w:r>
          </w:p>
        </w:tc>
        <w:tc>
          <w:tcPr>
            <w:tcW w:w="892" w:type="dxa"/>
            <w:tcBorders>
              <w:left w:val="nil"/>
              <w:bottom w:val="nil"/>
              <w:right w:val="nil"/>
            </w:tcBorders>
            <w:vAlign w:val="center"/>
          </w:tcPr>
          <w:p w14:paraId="79A780D1" w14:textId="77777777" w:rsidR="00A25F9E" w:rsidRDefault="00A25F9E" w:rsidP="00A25F9E">
            <w:pPr>
              <w:autoSpaceDE/>
              <w:autoSpaceDN/>
              <w:adjustRightInd/>
              <w:spacing w:before="0" w:line="240" w:lineRule="auto"/>
              <w:ind w:left="0"/>
              <w:jc w:val="center"/>
              <w:rPr>
                <w:sz w:val="16"/>
                <w:szCs w:val="16"/>
              </w:rPr>
            </w:pPr>
            <w:r>
              <w:rPr>
                <w:sz w:val="16"/>
                <w:szCs w:val="16"/>
              </w:rPr>
              <w:t>2</w:t>
            </w:r>
          </w:p>
          <w:p w14:paraId="2A05CFBB"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11</w:t>
            </w:r>
          </w:p>
        </w:tc>
        <w:tc>
          <w:tcPr>
            <w:tcW w:w="1688" w:type="dxa"/>
            <w:gridSpan w:val="2"/>
            <w:tcBorders>
              <w:left w:val="nil"/>
              <w:bottom w:val="nil"/>
              <w:right w:val="nil"/>
            </w:tcBorders>
            <w:vAlign w:val="center"/>
          </w:tcPr>
          <w:p w14:paraId="3BFF11E0" w14:textId="77777777" w:rsidR="00A25F9E" w:rsidRPr="007A0FAD" w:rsidRDefault="00A25F9E" w:rsidP="00A25F9E">
            <w:pPr>
              <w:widowControl w:val="0"/>
              <w:spacing w:before="49" w:line="240" w:lineRule="auto"/>
              <w:ind w:left="509" w:right="-20"/>
            </w:pPr>
            <w:r>
              <w:rPr>
                <w:sz w:val="16"/>
                <w:szCs w:val="16"/>
              </w:rPr>
              <w:t>90</w:t>
            </w:r>
            <w:r w:rsidRPr="003B2DEF">
              <w:rPr>
                <w:sz w:val="16"/>
                <w:szCs w:val="16"/>
              </w:rPr>
              <w:t>°</w:t>
            </w:r>
            <w:r>
              <w:rPr>
                <w:sz w:val="16"/>
                <w:szCs w:val="16"/>
              </w:rPr>
              <w:t>C</w:t>
            </w:r>
            <w:r w:rsidRPr="003B2DEF">
              <w:rPr>
                <w:sz w:val="16"/>
                <w:szCs w:val="16"/>
              </w:rPr>
              <w:t>(</w:t>
            </w:r>
            <w:r>
              <w:rPr>
                <w:sz w:val="16"/>
                <w:szCs w:val="16"/>
              </w:rPr>
              <w:t>194</w:t>
            </w:r>
            <w:r w:rsidRPr="002E04FA">
              <w:rPr>
                <w:sz w:val="16"/>
                <w:szCs w:val="16"/>
              </w:rPr>
              <w:t>°</w:t>
            </w:r>
            <w:r>
              <w:rPr>
                <w:sz w:val="16"/>
                <w:szCs w:val="16"/>
              </w:rPr>
              <w:t>F</w:t>
            </w:r>
            <w:r w:rsidRPr="003B2DEF">
              <w:rPr>
                <w:sz w:val="16"/>
                <w:szCs w:val="16"/>
              </w:rPr>
              <w:t>)</w:t>
            </w:r>
          </w:p>
          <w:p w14:paraId="435D8927" w14:textId="77777777" w:rsidR="00A25F9E" w:rsidRPr="007A0FAD" w:rsidRDefault="00A25F9E" w:rsidP="00A25F9E">
            <w:pPr>
              <w:widowControl w:val="0"/>
              <w:spacing w:before="49" w:line="240" w:lineRule="auto"/>
              <w:ind w:left="509" w:right="-20"/>
            </w:pPr>
            <w:r>
              <w:rPr>
                <w:sz w:val="16"/>
                <w:szCs w:val="16"/>
              </w:rPr>
              <w:t>160</w:t>
            </w:r>
            <w:r w:rsidRPr="003B2DEF">
              <w:rPr>
                <w:sz w:val="16"/>
                <w:szCs w:val="16"/>
              </w:rPr>
              <w:t>°</w:t>
            </w:r>
            <w:r>
              <w:rPr>
                <w:sz w:val="16"/>
                <w:szCs w:val="16"/>
              </w:rPr>
              <w:t>C</w:t>
            </w:r>
            <w:r w:rsidRPr="003B2DEF">
              <w:rPr>
                <w:sz w:val="16"/>
                <w:szCs w:val="16"/>
              </w:rPr>
              <w:t>(</w:t>
            </w:r>
            <w:r>
              <w:rPr>
                <w:sz w:val="16"/>
                <w:szCs w:val="16"/>
              </w:rPr>
              <w:t>320</w:t>
            </w:r>
            <w:r w:rsidRPr="002E04FA">
              <w:rPr>
                <w:sz w:val="16"/>
                <w:szCs w:val="16"/>
              </w:rPr>
              <w:t>°</w:t>
            </w:r>
            <w:r>
              <w:rPr>
                <w:sz w:val="16"/>
                <w:szCs w:val="16"/>
              </w:rPr>
              <w:t>F</w:t>
            </w:r>
            <w:r w:rsidRPr="003B2DEF">
              <w:rPr>
                <w:sz w:val="16"/>
                <w:szCs w:val="16"/>
              </w:rPr>
              <w:t>)</w:t>
            </w:r>
          </w:p>
          <w:p w14:paraId="766381A5" w14:textId="77777777" w:rsidR="00A25F9E" w:rsidRDefault="00A25F9E" w:rsidP="00A25F9E">
            <w:pPr>
              <w:widowControl w:val="0"/>
              <w:spacing w:before="49" w:line="240" w:lineRule="auto"/>
              <w:ind w:left="509" w:right="-20"/>
              <w:rPr>
                <w:sz w:val="16"/>
                <w:szCs w:val="16"/>
              </w:rPr>
            </w:pPr>
          </w:p>
        </w:tc>
      </w:tr>
      <w:tr w:rsidR="00A25F9E" w:rsidRPr="00AC6690" w14:paraId="378479A7" w14:textId="77777777" w:rsidTr="004153AA">
        <w:tblPrEx>
          <w:tblCellMar>
            <w:left w:w="0" w:type="dxa"/>
            <w:right w:w="0" w:type="dxa"/>
          </w:tblCellMar>
          <w:tblLook w:val="0000" w:firstRow="0" w:lastRow="0" w:firstColumn="0" w:lastColumn="0" w:noHBand="0" w:noVBand="0"/>
        </w:tblPrEx>
        <w:trPr>
          <w:gridAfter w:val="1"/>
          <w:wAfter w:w="10" w:type="dxa"/>
          <w:trHeight w:hRule="exact" w:val="268"/>
          <w:jc w:val="center"/>
        </w:trPr>
        <w:tc>
          <w:tcPr>
            <w:tcW w:w="1765" w:type="dxa"/>
            <w:tcBorders>
              <w:top w:val="nil"/>
              <w:left w:val="nil"/>
              <w:bottom w:val="nil"/>
              <w:right w:val="nil"/>
            </w:tcBorders>
            <w:vAlign w:val="center"/>
          </w:tcPr>
          <w:p w14:paraId="385633EB" w14:textId="77777777" w:rsidR="00A25F9E" w:rsidRPr="00AC6690" w:rsidRDefault="00A25F9E" w:rsidP="00A25F9E">
            <w:pPr>
              <w:autoSpaceDE/>
              <w:autoSpaceDN/>
              <w:adjustRightInd/>
              <w:spacing w:before="0" w:line="240" w:lineRule="auto"/>
              <w:ind w:left="0"/>
              <w:rPr>
                <w:b/>
                <w:sz w:val="16"/>
                <w:szCs w:val="16"/>
              </w:rPr>
            </w:pPr>
          </w:p>
        </w:tc>
        <w:tc>
          <w:tcPr>
            <w:tcW w:w="2969" w:type="dxa"/>
            <w:gridSpan w:val="4"/>
            <w:tcBorders>
              <w:top w:val="nil"/>
              <w:left w:val="nil"/>
              <w:bottom w:val="nil"/>
              <w:right w:val="nil"/>
            </w:tcBorders>
            <w:vAlign w:val="center"/>
          </w:tcPr>
          <w:p w14:paraId="5E129B6E"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Hempel Coatings (USA), Inc.</w:t>
            </w:r>
          </w:p>
        </w:tc>
        <w:tc>
          <w:tcPr>
            <w:tcW w:w="2736" w:type="dxa"/>
            <w:gridSpan w:val="3"/>
            <w:tcBorders>
              <w:top w:val="nil"/>
              <w:left w:val="nil"/>
              <w:bottom w:val="nil"/>
              <w:right w:val="nil"/>
            </w:tcBorders>
            <w:vAlign w:val="center"/>
          </w:tcPr>
          <w:p w14:paraId="0AE1BBBB" w14:textId="77777777" w:rsidR="00A25F9E" w:rsidRPr="003161F7" w:rsidRDefault="00A25F9E" w:rsidP="00A25F9E">
            <w:pPr>
              <w:autoSpaceDE/>
              <w:autoSpaceDN/>
              <w:adjustRightInd/>
              <w:spacing w:before="0" w:line="240" w:lineRule="auto"/>
              <w:ind w:left="142"/>
              <w:rPr>
                <w:sz w:val="16"/>
                <w:szCs w:val="16"/>
              </w:rPr>
            </w:pPr>
            <w:proofErr w:type="spellStart"/>
            <w:r w:rsidRPr="003161F7">
              <w:rPr>
                <w:sz w:val="16"/>
                <w:szCs w:val="16"/>
              </w:rPr>
              <w:t>Hempadur</w:t>
            </w:r>
            <w:proofErr w:type="spellEnd"/>
            <w:r w:rsidRPr="003161F7">
              <w:rPr>
                <w:sz w:val="16"/>
                <w:szCs w:val="16"/>
              </w:rPr>
              <w:t xml:space="preserve"> 85671</w:t>
            </w:r>
          </w:p>
        </w:tc>
        <w:tc>
          <w:tcPr>
            <w:tcW w:w="892" w:type="dxa"/>
            <w:tcBorders>
              <w:top w:val="nil"/>
              <w:left w:val="nil"/>
              <w:bottom w:val="nil"/>
              <w:right w:val="nil"/>
            </w:tcBorders>
            <w:vAlign w:val="center"/>
          </w:tcPr>
          <w:p w14:paraId="10EBB693" w14:textId="77777777" w:rsidR="00A25F9E" w:rsidRPr="00AC6690" w:rsidRDefault="00A25F9E" w:rsidP="00A25F9E">
            <w:pPr>
              <w:autoSpaceDE/>
              <w:autoSpaceDN/>
              <w:adjustRightInd/>
              <w:spacing w:before="0" w:line="240" w:lineRule="auto"/>
              <w:ind w:left="0"/>
              <w:jc w:val="center"/>
              <w:rPr>
                <w:sz w:val="16"/>
                <w:szCs w:val="16"/>
              </w:rPr>
            </w:pPr>
            <w:r w:rsidRPr="00AC6690">
              <w:rPr>
                <w:sz w:val="16"/>
                <w:szCs w:val="16"/>
              </w:rPr>
              <w:t>316</w:t>
            </w:r>
          </w:p>
        </w:tc>
        <w:tc>
          <w:tcPr>
            <w:tcW w:w="1688" w:type="dxa"/>
            <w:gridSpan w:val="2"/>
            <w:tcBorders>
              <w:top w:val="nil"/>
              <w:left w:val="nil"/>
              <w:bottom w:val="nil"/>
              <w:right w:val="nil"/>
            </w:tcBorders>
            <w:vAlign w:val="center"/>
          </w:tcPr>
          <w:p w14:paraId="3DC7DD60" w14:textId="77777777" w:rsidR="00A25F9E" w:rsidRPr="003B2DEF" w:rsidRDefault="00A25F9E" w:rsidP="00A25F9E">
            <w:pPr>
              <w:widowControl w:val="0"/>
              <w:spacing w:before="43" w:line="240" w:lineRule="auto"/>
              <w:ind w:left="509"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A25F9E" w:rsidRPr="00AC6690" w14:paraId="286EEE40" w14:textId="77777777" w:rsidTr="004153AA">
        <w:tblPrEx>
          <w:tblCellMar>
            <w:left w:w="0" w:type="dxa"/>
            <w:right w:w="0" w:type="dxa"/>
          </w:tblCellMar>
          <w:tblLook w:val="0000" w:firstRow="0" w:lastRow="0" w:firstColumn="0" w:lastColumn="0" w:noHBand="0" w:noVBand="0"/>
        </w:tblPrEx>
        <w:trPr>
          <w:gridAfter w:val="1"/>
          <w:wAfter w:w="10" w:type="dxa"/>
          <w:trHeight w:val="236"/>
          <w:jc w:val="center"/>
        </w:trPr>
        <w:tc>
          <w:tcPr>
            <w:tcW w:w="1765" w:type="dxa"/>
            <w:vMerge w:val="restart"/>
            <w:tcBorders>
              <w:top w:val="nil"/>
              <w:left w:val="nil"/>
              <w:right w:val="nil"/>
            </w:tcBorders>
            <w:vAlign w:val="center"/>
          </w:tcPr>
          <w:p w14:paraId="703BC3F9"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969" w:type="dxa"/>
            <w:gridSpan w:val="4"/>
            <w:tcBorders>
              <w:top w:val="nil"/>
              <w:left w:val="nil"/>
              <w:bottom w:val="nil"/>
              <w:right w:val="nil"/>
            </w:tcBorders>
            <w:vAlign w:val="center"/>
          </w:tcPr>
          <w:p w14:paraId="3FDA0C29" w14:textId="77777777" w:rsidR="00A25F9E" w:rsidRPr="00AC6690" w:rsidRDefault="00A25F9E" w:rsidP="00A25F9E">
            <w:pPr>
              <w:autoSpaceDE/>
              <w:autoSpaceDN/>
              <w:adjustRightInd/>
              <w:spacing w:before="0" w:line="240" w:lineRule="auto"/>
              <w:ind w:left="149"/>
              <w:rPr>
                <w:sz w:val="16"/>
                <w:szCs w:val="16"/>
              </w:rPr>
            </w:pPr>
            <w:r>
              <w:rPr>
                <w:sz w:val="16"/>
                <w:szCs w:val="16"/>
              </w:rPr>
              <w:t>International</w:t>
            </w:r>
          </w:p>
        </w:tc>
        <w:tc>
          <w:tcPr>
            <w:tcW w:w="2736" w:type="dxa"/>
            <w:gridSpan w:val="3"/>
            <w:tcBorders>
              <w:top w:val="nil"/>
              <w:left w:val="nil"/>
              <w:right w:val="nil"/>
            </w:tcBorders>
            <w:vAlign w:val="center"/>
          </w:tcPr>
          <w:p w14:paraId="2B115F88" w14:textId="77777777" w:rsidR="00A25F9E" w:rsidRPr="003161F7" w:rsidRDefault="00A25F9E" w:rsidP="00A25F9E">
            <w:pPr>
              <w:autoSpaceDE/>
              <w:autoSpaceDN/>
              <w:adjustRightInd/>
              <w:spacing w:before="0" w:line="240" w:lineRule="auto"/>
              <w:ind w:left="142"/>
              <w:rPr>
                <w:sz w:val="16"/>
                <w:szCs w:val="16"/>
              </w:rPr>
            </w:pPr>
            <w:r w:rsidRPr="003161F7">
              <w:rPr>
                <w:sz w:val="16"/>
                <w:szCs w:val="16"/>
              </w:rPr>
              <w:t>Interline 994</w:t>
            </w:r>
          </w:p>
        </w:tc>
        <w:tc>
          <w:tcPr>
            <w:tcW w:w="892" w:type="dxa"/>
            <w:tcBorders>
              <w:top w:val="nil"/>
              <w:left w:val="nil"/>
              <w:right w:val="nil"/>
            </w:tcBorders>
            <w:vAlign w:val="center"/>
          </w:tcPr>
          <w:p w14:paraId="548AA7B1"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187</w:t>
            </w:r>
          </w:p>
        </w:tc>
        <w:tc>
          <w:tcPr>
            <w:tcW w:w="1688" w:type="dxa"/>
            <w:gridSpan w:val="2"/>
            <w:tcBorders>
              <w:top w:val="nil"/>
              <w:left w:val="nil"/>
              <w:right w:val="nil"/>
            </w:tcBorders>
            <w:vAlign w:val="center"/>
          </w:tcPr>
          <w:p w14:paraId="66500F7C" w14:textId="77777777" w:rsidR="00A25F9E" w:rsidRPr="003B2DEF" w:rsidRDefault="00A25F9E" w:rsidP="00A25F9E">
            <w:pPr>
              <w:widowControl w:val="0"/>
              <w:spacing w:before="64" w:line="240" w:lineRule="auto"/>
              <w:ind w:left="509" w:right="-20"/>
              <w:rPr>
                <w:w w:val="0"/>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A25F9E" w:rsidRPr="00AC6690" w14:paraId="37C4CACA" w14:textId="77777777" w:rsidTr="004153AA">
        <w:tblPrEx>
          <w:tblCellMar>
            <w:left w:w="0" w:type="dxa"/>
            <w:right w:w="0" w:type="dxa"/>
          </w:tblCellMar>
          <w:tblLook w:val="0000" w:firstRow="0" w:lastRow="0" w:firstColumn="0" w:lastColumn="0" w:noHBand="0" w:noVBand="0"/>
        </w:tblPrEx>
        <w:trPr>
          <w:gridAfter w:val="1"/>
          <w:wAfter w:w="10" w:type="dxa"/>
          <w:trHeight w:hRule="exact" w:val="340"/>
          <w:jc w:val="center"/>
        </w:trPr>
        <w:tc>
          <w:tcPr>
            <w:tcW w:w="1765" w:type="dxa"/>
            <w:vMerge/>
            <w:tcBorders>
              <w:left w:val="nil"/>
              <w:bottom w:val="nil"/>
              <w:right w:val="nil"/>
            </w:tcBorders>
            <w:vAlign w:val="center"/>
          </w:tcPr>
          <w:p w14:paraId="42B6DDCC" w14:textId="77777777" w:rsidR="00A25F9E" w:rsidRPr="00AC6690" w:rsidRDefault="00A25F9E" w:rsidP="00A25F9E">
            <w:pPr>
              <w:autoSpaceDE/>
              <w:autoSpaceDN/>
              <w:adjustRightInd/>
              <w:spacing w:before="0" w:line="240" w:lineRule="auto"/>
              <w:ind w:left="0"/>
              <w:rPr>
                <w:b/>
                <w:sz w:val="16"/>
                <w:szCs w:val="16"/>
              </w:rPr>
            </w:pPr>
          </w:p>
        </w:tc>
        <w:tc>
          <w:tcPr>
            <w:tcW w:w="2969" w:type="dxa"/>
            <w:gridSpan w:val="4"/>
            <w:tcBorders>
              <w:top w:val="nil"/>
              <w:left w:val="nil"/>
              <w:bottom w:val="nil"/>
              <w:right w:val="nil"/>
            </w:tcBorders>
            <w:vAlign w:val="center"/>
          </w:tcPr>
          <w:p w14:paraId="7C67BF0F" w14:textId="77777777" w:rsidR="00A25F9E" w:rsidRPr="00AC6690" w:rsidRDefault="00A25F9E" w:rsidP="00A25F9E">
            <w:pPr>
              <w:autoSpaceDE/>
              <w:autoSpaceDN/>
              <w:adjustRightInd/>
              <w:spacing w:before="0" w:line="240" w:lineRule="auto"/>
              <w:ind w:left="149"/>
              <w:rPr>
                <w:sz w:val="16"/>
                <w:szCs w:val="16"/>
              </w:rPr>
            </w:pPr>
            <w:r w:rsidRPr="0023647C">
              <w:rPr>
                <w:sz w:val="16"/>
                <w:szCs w:val="16"/>
              </w:rPr>
              <w:t xml:space="preserve">International </w:t>
            </w:r>
          </w:p>
        </w:tc>
        <w:tc>
          <w:tcPr>
            <w:tcW w:w="2736" w:type="dxa"/>
            <w:gridSpan w:val="3"/>
            <w:tcBorders>
              <w:left w:val="nil"/>
              <w:bottom w:val="nil"/>
              <w:right w:val="nil"/>
            </w:tcBorders>
            <w:vAlign w:val="center"/>
          </w:tcPr>
          <w:p w14:paraId="3319AE7E" w14:textId="6338D41C" w:rsidR="00A25F9E" w:rsidRPr="003161F7" w:rsidRDefault="004153AA" w:rsidP="00A25F9E">
            <w:pPr>
              <w:autoSpaceDE/>
              <w:autoSpaceDN/>
              <w:adjustRightInd/>
              <w:spacing w:before="0" w:line="240" w:lineRule="auto"/>
              <w:ind w:left="142"/>
              <w:rPr>
                <w:sz w:val="16"/>
                <w:szCs w:val="16"/>
              </w:rPr>
            </w:pPr>
            <w:r w:rsidRPr="003161F7">
              <w:rPr>
                <w:sz w:val="16"/>
                <w:szCs w:val="16"/>
              </w:rPr>
              <w:t>Enviroline</w:t>
            </w:r>
            <w:r w:rsidRPr="003161F7">
              <w:rPr>
                <w:sz w:val="16"/>
                <w:szCs w:val="16"/>
                <w:lang w:val="ru-RU"/>
              </w:rPr>
              <w:t xml:space="preserve"> </w:t>
            </w:r>
            <w:r w:rsidR="00A25F9E" w:rsidRPr="003161F7">
              <w:rPr>
                <w:sz w:val="16"/>
                <w:szCs w:val="16"/>
              </w:rPr>
              <w:t>405 series</w:t>
            </w:r>
          </w:p>
        </w:tc>
        <w:tc>
          <w:tcPr>
            <w:tcW w:w="892" w:type="dxa"/>
            <w:tcBorders>
              <w:left w:val="nil"/>
              <w:bottom w:val="nil"/>
              <w:right w:val="nil"/>
            </w:tcBorders>
            <w:vAlign w:val="center"/>
          </w:tcPr>
          <w:p w14:paraId="7B47DDFA"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24-65</w:t>
            </w:r>
          </w:p>
        </w:tc>
        <w:tc>
          <w:tcPr>
            <w:tcW w:w="1688" w:type="dxa"/>
            <w:gridSpan w:val="2"/>
            <w:tcBorders>
              <w:left w:val="nil"/>
              <w:bottom w:val="nil"/>
              <w:right w:val="nil"/>
            </w:tcBorders>
            <w:vAlign w:val="center"/>
          </w:tcPr>
          <w:p w14:paraId="0F1BC798" w14:textId="77777777" w:rsidR="00A25F9E" w:rsidRDefault="00A25F9E" w:rsidP="00A25F9E">
            <w:pPr>
              <w:widowControl w:val="0"/>
              <w:spacing w:before="64" w:line="240" w:lineRule="auto"/>
              <w:ind w:left="509" w:right="-20"/>
              <w:rPr>
                <w:w w:val="0"/>
                <w:sz w:val="16"/>
                <w:szCs w:val="16"/>
              </w:rPr>
            </w:pPr>
            <w:r>
              <w:rPr>
                <w:sz w:val="16"/>
                <w:szCs w:val="16"/>
              </w:rPr>
              <w:t>93</w:t>
            </w:r>
            <w:r w:rsidRPr="003B2DEF">
              <w:rPr>
                <w:sz w:val="16"/>
                <w:szCs w:val="16"/>
              </w:rPr>
              <w:t>°</w:t>
            </w:r>
            <w:r>
              <w:rPr>
                <w:sz w:val="16"/>
                <w:szCs w:val="16"/>
              </w:rPr>
              <w:t>C</w:t>
            </w:r>
            <w:r w:rsidRPr="003B2DEF">
              <w:rPr>
                <w:sz w:val="16"/>
                <w:szCs w:val="16"/>
              </w:rPr>
              <w:t>(</w:t>
            </w:r>
            <w:r>
              <w:rPr>
                <w:sz w:val="16"/>
                <w:szCs w:val="16"/>
              </w:rPr>
              <w:t>200</w:t>
            </w:r>
            <w:r w:rsidRPr="003B2DEF">
              <w:rPr>
                <w:spacing w:val="1"/>
                <w:sz w:val="16"/>
                <w:szCs w:val="16"/>
              </w:rPr>
              <w:t>°</w:t>
            </w:r>
            <w:r>
              <w:rPr>
                <w:sz w:val="16"/>
                <w:szCs w:val="16"/>
              </w:rPr>
              <w:t>F</w:t>
            </w:r>
            <w:r w:rsidRPr="003B2DEF">
              <w:rPr>
                <w:sz w:val="16"/>
                <w:szCs w:val="16"/>
              </w:rPr>
              <w:t>)</w:t>
            </w:r>
          </w:p>
        </w:tc>
      </w:tr>
      <w:tr w:rsidR="00A25F9E" w:rsidRPr="00AC6690" w14:paraId="3DA80122" w14:textId="77777777" w:rsidTr="004153AA">
        <w:tblPrEx>
          <w:tblCellMar>
            <w:left w:w="0" w:type="dxa"/>
            <w:right w:w="0" w:type="dxa"/>
          </w:tblCellMar>
          <w:tblLook w:val="0000" w:firstRow="0" w:lastRow="0" w:firstColumn="0" w:lastColumn="0" w:noHBand="0" w:noVBand="0"/>
        </w:tblPrEx>
        <w:trPr>
          <w:gridAfter w:val="1"/>
          <w:wAfter w:w="10" w:type="dxa"/>
          <w:trHeight w:hRule="exact" w:val="268"/>
          <w:jc w:val="center"/>
        </w:trPr>
        <w:tc>
          <w:tcPr>
            <w:tcW w:w="1765" w:type="dxa"/>
            <w:tcBorders>
              <w:top w:val="nil"/>
              <w:left w:val="nil"/>
              <w:bottom w:val="nil"/>
              <w:right w:val="nil"/>
            </w:tcBorders>
            <w:vAlign w:val="center"/>
          </w:tcPr>
          <w:p w14:paraId="13A4868B" w14:textId="77777777" w:rsidR="00A25F9E" w:rsidRPr="00AC6690" w:rsidRDefault="00A25F9E" w:rsidP="00A25F9E">
            <w:pPr>
              <w:autoSpaceDE/>
              <w:autoSpaceDN/>
              <w:adjustRightInd/>
              <w:spacing w:before="0" w:line="240" w:lineRule="auto"/>
              <w:ind w:left="0"/>
              <w:rPr>
                <w:b/>
                <w:sz w:val="16"/>
                <w:szCs w:val="16"/>
              </w:rPr>
            </w:pPr>
          </w:p>
        </w:tc>
        <w:tc>
          <w:tcPr>
            <w:tcW w:w="2969" w:type="dxa"/>
            <w:gridSpan w:val="4"/>
            <w:tcBorders>
              <w:top w:val="nil"/>
              <w:left w:val="nil"/>
              <w:bottom w:val="nil"/>
              <w:right w:val="nil"/>
            </w:tcBorders>
            <w:vAlign w:val="center"/>
          </w:tcPr>
          <w:p w14:paraId="29CA5033" w14:textId="77777777" w:rsidR="00A25F9E" w:rsidRPr="00AC6690" w:rsidRDefault="00A25F9E" w:rsidP="00A25F9E">
            <w:pPr>
              <w:autoSpaceDE/>
              <w:autoSpaceDN/>
              <w:adjustRightInd/>
              <w:spacing w:before="0" w:line="240" w:lineRule="auto"/>
              <w:ind w:left="149"/>
              <w:rPr>
                <w:sz w:val="16"/>
                <w:szCs w:val="16"/>
              </w:rPr>
            </w:pPr>
            <w:r w:rsidRPr="0023647C">
              <w:rPr>
                <w:sz w:val="16"/>
                <w:szCs w:val="16"/>
              </w:rPr>
              <w:t>Jotun</w:t>
            </w:r>
          </w:p>
        </w:tc>
        <w:tc>
          <w:tcPr>
            <w:tcW w:w="2736" w:type="dxa"/>
            <w:gridSpan w:val="3"/>
            <w:tcBorders>
              <w:top w:val="nil"/>
              <w:left w:val="nil"/>
              <w:bottom w:val="nil"/>
              <w:right w:val="nil"/>
            </w:tcBorders>
            <w:vAlign w:val="center"/>
          </w:tcPr>
          <w:p w14:paraId="517375DD" w14:textId="77777777" w:rsidR="00A25F9E" w:rsidRPr="003161F7" w:rsidRDefault="00A25F9E" w:rsidP="00A25F9E">
            <w:pPr>
              <w:autoSpaceDE/>
              <w:autoSpaceDN/>
              <w:adjustRightInd/>
              <w:spacing w:before="0" w:line="240" w:lineRule="auto"/>
              <w:ind w:left="142"/>
              <w:rPr>
                <w:sz w:val="16"/>
                <w:szCs w:val="16"/>
              </w:rPr>
            </w:pPr>
            <w:proofErr w:type="spellStart"/>
            <w:r w:rsidRPr="003161F7">
              <w:rPr>
                <w:sz w:val="16"/>
                <w:szCs w:val="16"/>
              </w:rPr>
              <w:t>Tankguard</w:t>
            </w:r>
            <w:proofErr w:type="spellEnd"/>
            <w:r w:rsidRPr="003161F7">
              <w:rPr>
                <w:sz w:val="16"/>
                <w:szCs w:val="16"/>
              </w:rPr>
              <w:t xml:space="preserve"> Storage</w:t>
            </w:r>
          </w:p>
        </w:tc>
        <w:tc>
          <w:tcPr>
            <w:tcW w:w="892" w:type="dxa"/>
            <w:tcBorders>
              <w:top w:val="nil"/>
              <w:left w:val="nil"/>
              <w:bottom w:val="nil"/>
              <w:right w:val="nil"/>
            </w:tcBorders>
            <w:vAlign w:val="center"/>
          </w:tcPr>
          <w:p w14:paraId="557D881C" w14:textId="77777777" w:rsidR="00A25F9E" w:rsidRPr="00AC6690" w:rsidRDefault="00A25F9E" w:rsidP="00A25F9E">
            <w:pPr>
              <w:autoSpaceDE/>
              <w:autoSpaceDN/>
              <w:adjustRightInd/>
              <w:spacing w:before="0" w:line="240" w:lineRule="auto"/>
              <w:ind w:left="0"/>
              <w:jc w:val="center"/>
              <w:rPr>
                <w:sz w:val="16"/>
                <w:szCs w:val="16"/>
              </w:rPr>
            </w:pPr>
            <w:r w:rsidRPr="00AC6690">
              <w:rPr>
                <w:sz w:val="16"/>
                <w:szCs w:val="16"/>
              </w:rPr>
              <w:t>31</w:t>
            </w:r>
            <w:r>
              <w:rPr>
                <w:sz w:val="16"/>
                <w:szCs w:val="16"/>
              </w:rPr>
              <w:t>0</w:t>
            </w:r>
          </w:p>
        </w:tc>
        <w:tc>
          <w:tcPr>
            <w:tcW w:w="1688" w:type="dxa"/>
            <w:gridSpan w:val="2"/>
            <w:tcBorders>
              <w:top w:val="nil"/>
              <w:left w:val="nil"/>
              <w:bottom w:val="nil"/>
              <w:right w:val="nil"/>
            </w:tcBorders>
            <w:vAlign w:val="center"/>
          </w:tcPr>
          <w:p w14:paraId="4BDB786E" w14:textId="77777777" w:rsidR="00A25F9E" w:rsidRPr="003B2DEF" w:rsidRDefault="00A25F9E" w:rsidP="00A25F9E">
            <w:pPr>
              <w:widowControl w:val="0"/>
              <w:spacing w:before="23" w:line="240" w:lineRule="auto"/>
              <w:ind w:left="509" w:right="-20"/>
              <w:rPr>
                <w:w w:val="0"/>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A25F9E" w:rsidRPr="00AC6690" w14:paraId="1826C952" w14:textId="77777777" w:rsidTr="004153AA">
        <w:tblPrEx>
          <w:tblCellMar>
            <w:left w:w="0" w:type="dxa"/>
            <w:right w:w="0" w:type="dxa"/>
          </w:tblCellMar>
          <w:tblLook w:val="0000" w:firstRow="0" w:lastRow="0" w:firstColumn="0" w:lastColumn="0" w:noHBand="0" w:noVBand="0"/>
        </w:tblPrEx>
        <w:trPr>
          <w:gridAfter w:val="1"/>
          <w:wAfter w:w="10" w:type="dxa"/>
          <w:trHeight w:hRule="exact" w:val="288"/>
          <w:jc w:val="center"/>
        </w:trPr>
        <w:tc>
          <w:tcPr>
            <w:tcW w:w="1765" w:type="dxa"/>
            <w:tcBorders>
              <w:top w:val="nil"/>
              <w:left w:val="nil"/>
              <w:bottom w:val="nil"/>
              <w:right w:val="nil"/>
            </w:tcBorders>
            <w:vAlign w:val="center"/>
          </w:tcPr>
          <w:p w14:paraId="714041C7" w14:textId="77777777" w:rsidR="00A25F9E" w:rsidRPr="00AC6690" w:rsidRDefault="00A25F9E" w:rsidP="00A25F9E">
            <w:pPr>
              <w:autoSpaceDE/>
              <w:autoSpaceDN/>
              <w:adjustRightInd/>
              <w:spacing w:before="0" w:line="240" w:lineRule="auto"/>
              <w:ind w:left="0"/>
              <w:rPr>
                <w:b/>
                <w:sz w:val="16"/>
                <w:szCs w:val="16"/>
              </w:rPr>
            </w:pPr>
          </w:p>
        </w:tc>
        <w:tc>
          <w:tcPr>
            <w:tcW w:w="2969" w:type="dxa"/>
            <w:gridSpan w:val="4"/>
            <w:tcBorders>
              <w:top w:val="nil"/>
              <w:left w:val="nil"/>
              <w:bottom w:val="nil"/>
              <w:right w:val="nil"/>
            </w:tcBorders>
            <w:vAlign w:val="center"/>
          </w:tcPr>
          <w:p w14:paraId="4928539F"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PPG</w:t>
            </w:r>
          </w:p>
        </w:tc>
        <w:tc>
          <w:tcPr>
            <w:tcW w:w="2736" w:type="dxa"/>
            <w:gridSpan w:val="3"/>
            <w:tcBorders>
              <w:top w:val="nil"/>
              <w:left w:val="nil"/>
              <w:bottom w:val="nil"/>
              <w:right w:val="nil"/>
            </w:tcBorders>
            <w:vAlign w:val="center"/>
          </w:tcPr>
          <w:p w14:paraId="2B1CDCFF" w14:textId="77777777" w:rsidR="00A25F9E" w:rsidRPr="003161F7" w:rsidRDefault="00A25F9E" w:rsidP="00A25F9E">
            <w:pPr>
              <w:autoSpaceDE/>
              <w:autoSpaceDN/>
              <w:adjustRightInd/>
              <w:spacing w:before="0" w:line="240" w:lineRule="auto"/>
              <w:ind w:left="142"/>
              <w:rPr>
                <w:sz w:val="16"/>
                <w:szCs w:val="16"/>
              </w:rPr>
            </w:pPr>
            <w:proofErr w:type="spellStart"/>
            <w:r w:rsidRPr="003161F7">
              <w:rPr>
                <w:sz w:val="16"/>
                <w:szCs w:val="16"/>
              </w:rPr>
              <w:t>Phenguard</w:t>
            </w:r>
            <w:proofErr w:type="spellEnd"/>
            <w:r w:rsidRPr="003161F7">
              <w:rPr>
                <w:sz w:val="16"/>
                <w:szCs w:val="16"/>
              </w:rPr>
              <w:t xml:space="preserve"> 930 Series</w:t>
            </w:r>
          </w:p>
        </w:tc>
        <w:tc>
          <w:tcPr>
            <w:tcW w:w="892" w:type="dxa"/>
            <w:tcBorders>
              <w:top w:val="nil"/>
              <w:left w:val="nil"/>
              <w:bottom w:val="nil"/>
              <w:right w:val="nil"/>
            </w:tcBorders>
            <w:vAlign w:val="center"/>
          </w:tcPr>
          <w:p w14:paraId="0D56DB23"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315</w:t>
            </w:r>
          </w:p>
        </w:tc>
        <w:tc>
          <w:tcPr>
            <w:tcW w:w="1688" w:type="dxa"/>
            <w:gridSpan w:val="2"/>
            <w:tcBorders>
              <w:top w:val="nil"/>
              <w:left w:val="nil"/>
              <w:bottom w:val="nil"/>
              <w:right w:val="nil"/>
            </w:tcBorders>
            <w:vAlign w:val="center"/>
          </w:tcPr>
          <w:p w14:paraId="58217F8A" w14:textId="77777777" w:rsidR="00A25F9E" w:rsidRPr="003B2DEF" w:rsidRDefault="00A25F9E" w:rsidP="00A25F9E">
            <w:pPr>
              <w:widowControl w:val="0"/>
              <w:spacing w:before="43" w:line="240" w:lineRule="auto"/>
              <w:ind w:left="509"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A25F9E" w:rsidRPr="00AC6690" w14:paraId="69B5091D" w14:textId="77777777" w:rsidTr="004153AA">
        <w:tblPrEx>
          <w:tblCellMar>
            <w:left w:w="0" w:type="dxa"/>
            <w:right w:w="0" w:type="dxa"/>
          </w:tblCellMar>
          <w:tblLook w:val="0000" w:firstRow="0" w:lastRow="0" w:firstColumn="0" w:lastColumn="0" w:noHBand="0" w:noVBand="0"/>
        </w:tblPrEx>
        <w:trPr>
          <w:gridAfter w:val="1"/>
          <w:wAfter w:w="10" w:type="dxa"/>
          <w:trHeight w:hRule="exact" w:val="312"/>
          <w:jc w:val="center"/>
        </w:trPr>
        <w:tc>
          <w:tcPr>
            <w:tcW w:w="1765" w:type="dxa"/>
            <w:tcBorders>
              <w:top w:val="nil"/>
              <w:left w:val="nil"/>
              <w:bottom w:val="single" w:sz="12" w:space="0" w:color="000000"/>
              <w:right w:val="nil"/>
            </w:tcBorders>
            <w:vAlign w:val="center"/>
          </w:tcPr>
          <w:p w14:paraId="23060FC1" w14:textId="77777777" w:rsidR="00A25F9E" w:rsidRPr="00AC6690" w:rsidRDefault="00A25F9E" w:rsidP="00A25F9E">
            <w:pPr>
              <w:autoSpaceDE/>
              <w:autoSpaceDN/>
              <w:adjustRightInd/>
              <w:spacing w:before="0" w:line="240" w:lineRule="auto"/>
              <w:ind w:left="0"/>
              <w:rPr>
                <w:b/>
                <w:sz w:val="16"/>
                <w:szCs w:val="16"/>
              </w:rPr>
            </w:pPr>
          </w:p>
        </w:tc>
        <w:tc>
          <w:tcPr>
            <w:tcW w:w="2969" w:type="dxa"/>
            <w:gridSpan w:val="4"/>
            <w:tcBorders>
              <w:top w:val="nil"/>
              <w:left w:val="nil"/>
              <w:bottom w:val="single" w:sz="12" w:space="0" w:color="000000"/>
              <w:right w:val="nil"/>
            </w:tcBorders>
            <w:vAlign w:val="center"/>
          </w:tcPr>
          <w:p w14:paraId="3A972519"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Sherwin-Williams</w:t>
            </w:r>
          </w:p>
        </w:tc>
        <w:tc>
          <w:tcPr>
            <w:tcW w:w="2736" w:type="dxa"/>
            <w:gridSpan w:val="3"/>
            <w:tcBorders>
              <w:top w:val="nil"/>
              <w:left w:val="nil"/>
              <w:bottom w:val="single" w:sz="12" w:space="0" w:color="000000"/>
              <w:right w:val="nil"/>
            </w:tcBorders>
            <w:vAlign w:val="center"/>
          </w:tcPr>
          <w:p w14:paraId="5376FC95" w14:textId="77777777" w:rsidR="00A25F9E" w:rsidRPr="003161F7" w:rsidRDefault="00A25F9E" w:rsidP="00A25F9E">
            <w:pPr>
              <w:autoSpaceDE/>
              <w:autoSpaceDN/>
              <w:adjustRightInd/>
              <w:spacing w:before="0" w:line="240" w:lineRule="auto"/>
              <w:ind w:left="142"/>
              <w:rPr>
                <w:sz w:val="16"/>
                <w:szCs w:val="16"/>
              </w:rPr>
            </w:pPr>
            <w:proofErr w:type="spellStart"/>
            <w:r w:rsidRPr="003161F7">
              <w:rPr>
                <w:sz w:val="16"/>
                <w:szCs w:val="16"/>
              </w:rPr>
              <w:t>Epo</w:t>
            </w:r>
            <w:proofErr w:type="spellEnd"/>
            <w:r w:rsidRPr="003161F7">
              <w:rPr>
                <w:sz w:val="16"/>
                <w:szCs w:val="16"/>
              </w:rPr>
              <w:t>-Phen FF</w:t>
            </w:r>
          </w:p>
        </w:tc>
        <w:tc>
          <w:tcPr>
            <w:tcW w:w="892" w:type="dxa"/>
            <w:tcBorders>
              <w:top w:val="nil"/>
              <w:left w:val="nil"/>
              <w:bottom w:val="single" w:sz="12" w:space="0" w:color="000000"/>
              <w:right w:val="nil"/>
            </w:tcBorders>
            <w:vAlign w:val="center"/>
          </w:tcPr>
          <w:p w14:paraId="16C4CB6E" w14:textId="77777777" w:rsidR="00A25F9E" w:rsidRPr="00AC6690" w:rsidRDefault="00A25F9E" w:rsidP="00A25F9E">
            <w:pPr>
              <w:autoSpaceDE/>
              <w:autoSpaceDN/>
              <w:adjustRightInd/>
              <w:spacing w:before="0" w:line="240" w:lineRule="auto"/>
              <w:ind w:left="0"/>
              <w:jc w:val="center"/>
              <w:rPr>
                <w:sz w:val="16"/>
                <w:szCs w:val="16"/>
              </w:rPr>
            </w:pPr>
            <w:r w:rsidRPr="00BA25A5">
              <w:rPr>
                <w:sz w:val="16"/>
                <w:szCs w:val="16"/>
              </w:rPr>
              <w:t>250</w:t>
            </w:r>
          </w:p>
        </w:tc>
        <w:tc>
          <w:tcPr>
            <w:tcW w:w="1688" w:type="dxa"/>
            <w:gridSpan w:val="2"/>
            <w:tcBorders>
              <w:top w:val="nil"/>
              <w:left w:val="nil"/>
              <w:bottom w:val="single" w:sz="12" w:space="0" w:color="000000"/>
              <w:right w:val="nil"/>
            </w:tcBorders>
            <w:vAlign w:val="center"/>
          </w:tcPr>
          <w:p w14:paraId="16BCF2A3" w14:textId="77777777" w:rsidR="00A25F9E" w:rsidRPr="003B2DEF" w:rsidRDefault="00A25F9E" w:rsidP="00A25F9E">
            <w:pPr>
              <w:widowControl w:val="0"/>
              <w:spacing w:before="43" w:line="240" w:lineRule="auto"/>
              <w:ind w:left="509" w:right="-20"/>
              <w:rPr>
                <w:w w:val="0"/>
                <w:sz w:val="24"/>
                <w:szCs w:val="24"/>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A25F9E" w:rsidRPr="00AC6690" w14:paraId="1872205D" w14:textId="77777777" w:rsidTr="004153AA">
        <w:tblPrEx>
          <w:tblCellMar>
            <w:left w:w="0" w:type="dxa"/>
            <w:right w:w="0" w:type="dxa"/>
          </w:tblCellMar>
          <w:tblLook w:val="0000" w:firstRow="0" w:lastRow="0" w:firstColumn="0" w:lastColumn="0" w:noHBand="0" w:noVBand="0"/>
        </w:tblPrEx>
        <w:trPr>
          <w:gridAfter w:val="1"/>
          <w:wAfter w:w="10" w:type="dxa"/>
          <w:trHeight w:hRule="exact" w:val="294"/>
          <w:jc w:val="center"/>
        </w:trPr>
        <w:tc>
          <w:tcPr>
            <w:tcW w:w="1765" w:type="dxa"/>
            <w:tcBorders>
              <w:top w:val="single" w:sz="12" w:space="0" w:color="000000"/>
              <w:left w:val="nil"/>
              <w:bottom w:val="nil"/>
              <w:right w:val="nil"/>
            </w:tcBorders>
            <w:vAlign w:val="center"/>
          </w:tcPr>
          <w:p w14:paraId="612B9CB0" w14:textId="77777777" w:rsidR="00A25F9E" w:rsidRPr="00AC6690" w:rsidRDefault="00A25F9E" w:rsidP="00A25F9E">
            <w:pPr>
              <w:autoSpaceDE/>
              <w:autoSpaceDN/>
              <w:adjustRightInd/>
              <w:spacing w:before="0" w:line="240" w:lineRule="auto"/>
              <w:ind w:left="0"/>
              <w:rPr>
                <w:b/>
                <w:sz w:val="16"/>
                <w:szCs w:val="16"/>
              </w:rPr>
            </w:pPr>
          </w:p>
        </w:tc>
        <w:tc>
          <w:tcPr>
            <w:tcW w:w="2969" w:type="dxa"/>
            <w:gridSpan w:val="4"/>
            <w:tcBorders>
              <w:top w:val="single" w:sz="12" w:space="0" w:color="000000"/>
              <w:left w:val="nil"/>
              <w:bottom w:val="nil"/>
              <w:right w:val="nil"/>
            </w:tcBorders>
            <w:vAlign w:val="center"/>
          </w:tcPr>
          <w:p w14:paraId="6126EF24"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Carboline</w:t>
            </w:r>
          </w:p>
        </w:tc>
        <w:tc>
          <w:tcPr>
            <w:tcW w:w="2736" w:type="dxa"/>
            <w:gridSpan w:val="3"/>
            <w:tcBorders>
              <w:top w:val="single" w:sz="12" w:space="0" w:color="000000"/>
              <w:left w:val="nil"/>
              <w:bottom w:val="nil"/>
              <w:right w:val="nil"/>
            </w:tcBorders>
            <w:vAlign w:val="center"/>
          </w:tcPr>
          <w:p w14:paraId="2DB124CD" w14:textId="77777777" w:rsidR="00A25F9E" w:rsidRPr="003161F7" w:rsidRDefault="00A25F9E" w:rsidP="00A25F9E">
            <w:pPr>
              <w:autoSpaceDE/>
              <w:autoSpaceDN/>
              <w:adjustRightInd/>
              <w:spacing w:before="0" w:line="240" w:lineRule="auto"/>
              <w:ind w:left="142"/>
              <w:rPr>
                <w:sz w:val="16"/>
                <w:szCs w:val="16"/>
              </w:rPr>
            </w:pPr>
            <w:r w:rsidRPr="003161F7">
              <w:rPr>
                <w:sz w:val="16"/>
                <w:szCs w:val="16"/>
              </w:rPr>
              <w:t>Phenoline 1205</w:t>
            </w:r>
          </w:p>
        </w:tc>
        <w:tc>
          <w:tcPr>
            <w:tcW w:w="892" w:type="dxa"/>
            <w:tcBorders>
              <w:top w:val="single" w:sz="12" w:space="0" w:color="000000"/>
              <w:left w:val="nil"/>
              <w:bottom w:val="nil"/>
              <w:right w:val="nil"/>
            </w:tcBorders>
            <w:vAlign w:val="center"/>
          </w:tcPr>
          <w:p w14:paraId="7FDD9573" w14:textId="77777777" w:rsidR="00A25F9E" w:rsidRPr="00AC6690" w:rsidRDefault="00A25F9E" w:rsidP="00A25F9E">
            <w:pPr>
              <w:autoSpaceDE/>
              <w:autoSpaceDN/>
              <w:adjustRightInd/>
              <w:spacing w:before="0" w:line="240" w:lineRule="auto"/>
              <w:ind w:left="0"/>
              <w:jc w:val="center"/>
              <w:rPr>
                <w:sz w:val="16"/>
                <w:szCs w:val="16"/>
              </w:rPr>
            </w:pPr>
            <w:r w:rsidRPr="00AC6690">
              <w:rPr>
                <w:sz w:val="16"/>
                <w:szCs w:val="16"/>
              </w:rPr>
              <w:t>255</w:t>
            </w:r>
          </w:p>
        </w:tc>
        <w:tc>
          <w:tcPr>
            <w:tcW w:w="1688" w:type="dxa"/>
            <w:gridSpan w:val="2"/>
            <w:tcBorders>
              <w:top w:val="single" w:sz="12" w:space="0" w:color="000000"/>
              <w:left w:val="nil"/>
              <w:bottom w:val="nil"/>
              <w:right w:val="nil"/>
            </w:tcBorders>
            <w:vAlign w:val="center"/>
          </w:tcPr>
          <w:p w14:paraId="72BB59D4" w14:textId="77777777" w:rsidR="00A25F9E" w:rsidRPr="003B2DEF" w:rsidRDefault="00A25F9E" w:rsidP="00A25F9E">
            <w:pPr>
              <w:widowControl w:val="0"/>
              <w:spacing w:before="49" w:line="240" w:lineRule="auto"/>
              <w:ind w:left="509"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9C3372" w:rsidRPr="00AC6690" w14:paraId="14C945BA" w14:textId="77777777" w:rsidTr="00810529">
        <w:tblPrEx>
          <w:tblCellMar>
            <w:left w:w="0" w:type="dxa"/>
            <w:right w:w="0" w:type="dxa"/>
          </w:tblCellMar>
          <w:tblLook w:val="0000" w:firstRow="0" w:lastRow="0" w:firstColumn="0" w:lastColumn="0" w:noHBand="0" w:noVBand="0"/>
        </w:tblPrEx>
        <w:trPr>
          <w:gridAfter w:val="1"/>
          <w:wAfter w:w="10" w:type="dxa"/>
          <w:trHeight w:hRule="exact" w:val="454"/>
          <w:jc w:val="center"/>
        </w:trPr>
        <w:tc>
          <w:tcPr>
            <w:tcW w:w="1765" w:type="dxa"/>
            <w:tcBorders>
              <w:top w:val="nil"/>
              <w:left w:val="nil"/>
              <w:bottom w:val="nil"/>
              <w:right w:val="nil"/>
            </w:tcBorders>
            <w:vAlign w:val="center"/>
          </w:tcPr>
          <w:p w14:paraId="40836703" w14:textId="77777777" w:rsidR="009C3372" w:rsidRPr="00AC6690" w:rsidRDefault="009C3372" w:rsidP="009C3372">
            <w:pPr>
              <w:autoSpaceDE/>
              <w:autoSpaceDN/>
              <w:adjustRightInd/>
              <w:spacing w:before="0" w:line="240" w:lineRule="auto"/>
              <w:ind w:left="0"/>
              <w:rPr>
                <w:b/>
                <w:sz w:val="16"/>
                <w:szCs w:val="16"/>
              </w:rPr>
            </w:pPr>
          </w:p>
        </w:tc>
        <w:tc>
          <w:tcPr>
            <w:tcW w:w="2969" w:type="dxa"/>
            <w:gridSpan w:val="4"/>
            <w:tcBorders>
              <w:top w:val="nil"/>
              <w:left w:val="nil"/>
              <w:bottom w:val="nil"/>
              <w:right w:val="nil"/>
            </w:tcBorders>
            <w:vAlign w:val="center"/>
          </w:tcPr>
          <w:p w14:paraId="0C13AEF1" w14:textId="483B8021" w:rsidR="009C3372" w:rsidRPr="00AC6690" w:rsidRDefault="009C3372" w:rsidP="009C3372">
            <w:pPr>
              <w:autoSpaceDE/>
              <w:autoSpaceDN/>
              <w:adjustRightInd/>
              <w:spacing w:before="0" w:line="240" w:lineRule="auto"/>
              <w:ind w:left="149"/>
              <w:rPr>
                <w:sz w:val="16"/>
                <w:szCs w:val="16"/>
              </w:rPr>
            </w:pPr>
            <w:r>
              <w:rPr>
                <w:sz w:val="16"/>
                <w:szCs w:val="16"/>
              </w:rPr>
              <w:t>Belzona</w:t>
            </w:r>
          </w:p>
        </w:tc>
        <w:tc>
          <w:tcPr>
            <w:tcW w:w="2736" w:type="dxa"/>
            <w:gridSpan w:val="3"/>
            <w:tcBorders>
              <w:top w:val="nil"/>
              <w:left w:val="nil"/>
              <w:bottom w:val="nil"/>
              <w:right w:val="nil"/>
            </w:tcBorders>
            <w:vAlign w:val="center"/>
          </w:tcPr>
          <w:p w14:paraId="2DAF428A" w14:textId="77777777" w:rsidR="009C3372" w:rsidRPr="003161F7" w:rsidRDefault="009C3372" w:rsidP="009C3372">
            <w:pPr>
              <w:autoSpaceDE/>
              <w:autoSpaceDN/>
              <w:adjustRightInd/>
              <w:spacing w:before="0" w:line="240" w:lineRule="auto"/>
              <w:ind w:left="142"/>
              <w:rPr>
                <w:sz w:val="16"/>
                <w:szCs w:val="16"/>
                <w:lang w:val="ru-RU"/>
              </w:rPr>
            </w:pPr>
            <w:r w:rsidRPr="003161F7">
              <w:rPr>
                <w:sz w:val="16"/>
                <w:szCs w:val="16"/>
              </w:rPr>
              <w:t>5891</w:t>
            </w:r>
          </w:p>
          <w:p w14:paraId="6A2B06A6" w14:textId="379865BA" w:rsidR="009C3372" w:rsidRPr="003161F7" w:rsidRDefault="009C3372" w:rsidP="009C3372">
            <w:pPr>
              <w:autoSpaceDE/>
              <w:autoSpaceDN/>
              <w:adjustRightInd/>
              <w:spacing w:before="0" w:line="240" w:lineRule="auto"/>
              <w:ind w:left="142"/>
              <w:rPr>
                <w:sz w:val="16"/>
                <w:szCs w:val="16"/>
              </w:rPr>
            </w:pPr>
            <w:r w:rsidRPr="003161F7">
              <w:rPr>
                <w:sz w:val="16"/>
                <w:szCs w:val="16"/>
              </w:rPr>
              <w:t>1593</w:t>
            </w:r>
          </w:p>
        </w:tc>
        <w:tc>
          <w:tcPr>
            <w:tcW w:w="892" w:type="dxa"/>
            <w:tcBorders>
              <w:top w:val="nil"/>
              <w:left w:val="nil"/>
              <w:bottom w:val="nil"/>
              <w:right w:val="nil"/>
            </w:tcBorders>
            <w:vAlign w:val="center"/>
          </w:tcPr>
          <w:p w14:paraId="6C834FE2" w14:textId="77777777" w:rsidR="009C3372" w:rsidRDefault="009C3372" w:rsidP="009C3372">
            <w:pPr>
              <w:autoSpaceDE/>
              <w:autoSpaceDN/>
              <w:adjustRightInd/>
              <w:spacing w:before="0" w:line="240" w:lineRule="auto"/>
              <w:ind w:left="0"/>
              <w:jc w:val="center"/>
              <w:rPr>
                <w:sz w:val="16"/>
                <w:szCs w:val="16"/>
                <w:lang w:val="ru-RU"/>
              </w:rPr>
            </w:pPr>
            <w:r>
              <w:rPr>
                <w:sz w:val="16"/>
                <w:szCs w:val="16"/>
              </w:rPr>
              <w:t>2</w:t>
            </w:r>
          </w:p>
          <w:p w14:paraId="0FAB09DD" w14:textId="049C7D9A" w:rsidR="009C3372" w:rsidRPr="00AC6690" w:rsidRDefault="009C3372" w:rsidP="009C3372">
            <w:pPr>
              <w:autoSpaceDE/>
              <w:autoSpaceDN/>
              <w:adjustRightInd/>
              <w:spacing w:before="0" w:line="240" w:lineRule="auto"/>
              <w:ind w:left="0"/>
              <w:jc w:val="center"/>
              <w:rPr>
                <w:sz w:val="16"/>
                <w:szCs w:val="16"/>
              </w:rPr>
            </w:pPr>
            <w:r>
              <w:rPr>
                <w:sz w:val="16"/>
                <w:szCs w:val="16"/>
              </w:rPr>
              <w:t>11</w:t>
            </w:r>
          </w:p>
        </w:tc>
        <w:tc>
          <w:tcPr>
            <w:tcW w:w="1688" w:type="dxa"/>
            <w:gridSpan w:val="2"/>
            <w:tcBorders>
              <w:top w:val="nil"/>
              <w:left w:val="nil"/>
              <w:bottom w:val="nil"/>
              <w:right w:val="nil"/>
            </w:tcBorders>
            <w:vAlign w:val="center"/>
          </w:tcPr>
          <w:p w14:paraId="028B3106" w14:textId="77777777" w:rsidR="009C3372" w:rsidRDefault="009C3372" w:rsidP="009C3372">
            <w:pPr>
              <w:widowControl w:val="0"/>
              <w:spacing w:before="0" w:line="240" w:lineRule="auto"/>
              <w:ind w:left="509" w:right="-20"/>
              <w:rPr>
                <w:sz w:val="16"/>
                <w:szCs w:val="16"/>
              </w:rPr>
            </w:pPr>
            <w:r>
              <w:rPr>
                <w:sz w:val="16"/>
                <w:szCs w:val="16"/>
              </w:rPr>
              <w:t>93</w:t>
            </w:r>
            <w:r w:rsidRPr="003B2DEF">
              <w:rPr>
                <w:sz w:val="16"/>
                <w:szCs w:val="16"/>
              </w:rPr>
              <w:t>°</w:t>
            </w:r>
            <w:r>
              <w:rPr>
                <w:sz w:val="16"/>
                <w:szCs w:val="16"/>
              </w:rPr>
              <w:t>C</w:t>
            </w:r>
            <w:r w:rsidRPr="003B2DEF">
              <w:rPr>
                <w:sz w:val="16"/>
                <w:szCs w:val="16"/>
              </w:rPr>
              <w:t>(</w:t>
            </w:r>
            <w:r>
              <w:rPr>
                <w:sz w:val="16"/>
                <w:szCs w:val="16"/>
              </w:rPr>
              <w:t>200</w:t>
            </w:r>
            <w:r w:rsidRPr="003B2DEF">
              <w:rPr>
                <w:spacing w:val="1"/>
                <w:sz w:val="16"/>
                <w:szCs w:val="16"/>
              </w:rPr>
              <w:t>°</w:t>
            </w:r>
            <w:r>
              <w:rPr>
                <w:sz w:val="16"/>
                <w:szCs w:val="16"/>
              </w:rPr>
              <w:t>F</w:t>
            </w:r>
            <w:r w:rsidRPr="003B2DEF">
              <w:rPr>
                <w:sz w:val="16"/>
                <w:szCs w:val="16"/>
              </w:rPr>
              <w:t>)</w:t>
            </w:r>
          </w:p>
          <w:p w14:paraId="2FA62AEB" w14:textId="30E46FDF" w:rsidR="009C3372" w:rsidRDefault="009C3372" w:rsidP="009C3372">
            <w:pPr>
              <w:widowControl w:val="0"/>
              <w:spacing w:before="43" w:line="240" w:lineRule="auto"/>
              <w:ind w:left="509" w:right="-20"/>
              <w:rPr>
                <w:sz w:val="16"/>
                <w:szCs w:val="16"/>
              </w:rPr>
            </w:pPr>
            <w:r>
              <w:rPr>
                <w:sz w:val="16"/>
                <w:szCs w:val="16"/>
              </w:rPr>
              <w:t>93</w:t>
            </w:r>
            <w:r w:rsidRPr="003B2DEF">
              <w:rPr>
                <w:sz w:val="16"/>
                <w:szCs w:val="16"/>
              </w:rPr>
              <w:t>°</w:t>
            </w:r>
            <w:r>
              <w:rPr>
                <w:sz w:val="16"/>
                <w:szCs w:val="16"/>
              </w:rPr>
              <w:t>C</w:t>
            </w:r>
            <w:r w:rsidRPr="003B2DEF">
              <w:rPr>
                <w:sz w:val="16"/>
                <w:szCs w:val="16"/>
              </w:rPr>
              <w:t>(</w:t>
            </w:r>
            <w:r>
              <w:rPr>
                <w:sz w:val="16"/>
                <w:szCs w:val="16"/>
              </w:rPr>
              <w:t>200</w:t>
            </w:r>
            <w:r w:rsidRPr="003B2DEF">
              <w:rPr>
                <w:spacing w:val="1"/>
                <w:sz w:val="16"/>
                <w:szCs w:val="16"/>
              </w:rPr>
              <w:t>°</w:t>
            </w:r>
            <w:r>
              <w:rPr>
                <w:sz w:val="16"/>
                <w:szCs w:val="16"/>
              </w:rPr>
              <w:t>F</w:t>
            </w:r>
            <w:r w:rsidRPr="003B2DEF">
              <w:rPr>
                <w:sz w:val="16"/>
                <w:szCs w:val="16"/>
              </w:rPr>
              <w:t>)</w:t>
            </w:r>
          </w:p>
        </w:tc>
      </w:tr>
      <w:tr w:rsidR="00810529" w:rsidRPr="00AC6690" w14:paraId="6EDAD1FB" w14:textId="77777777" w:rsidTr="00796C49">
        <w:tblPrEx>
          <w:tblCellMar>
            <w:left w:w="0" w:type="dxa"/>
            <w:right w:w="0" w:type="dxa"/>
          </w:tblCellMar>
          <w:tblLook w:val="0000" w:firstRow="0" w:lastRow="0" w:firstColumn="0" w:lastColumn="0" w:noHBand="0" w:noVBand="0"/>
        </w:tblPrEx>
        <w:trPr>
          <w:gridAfter w:val="1"/>
          <w:wAfter w:w="10" w:type="dxa"/>
          <w:trHeight w:hRule="exact" w:val="268"/>
          <w:jc w:val="center"/>
        </w:trPr>
        <w:tc>
          <w:tcPr>
            <w:tcW w:w="1765" w:type="dxa"/>
            <w:vMerge w:val="restart"/>
            <w:tcBorders>
              <w:top w:val="nil"/>
              <w:left w:val="nil"/>
              <w:right w:val="nil"/>
            </w:tcBorders>
            <w:vAlign w:val="center"/>
          </w:tcPr>
          <w:p w14:paraId="125B0097" w14:textId="2BD45C8B" w:rsidR="00810529" w:rsidRPr="00AC6690" w:rsidRDefault="00810529" w:rsidP="009C3372">
            <w:pPr>
              <w:autoSpaceDE/>
              <w:autoSpaceDN/>
              <w:adjustRightInd/>
              <w:spacing w:before="0" w:line="240" w:lineRule="auto"/>
              <w:ind w:left="0"/>
              <w:rPr>
                <w:b/>
                <w:sz w:val="16"/>
                <w:szCs w:val="16"/>
              </w:rPr>
            </w:pPr>
            <w:r w:rsidRPr="00AC6690">
              <w:rPr>
                <w:b/>
                <w:sz w:val="16"/>
                <w:szCs w:val="16"/>
              </w:rPr>
              <w:t>DFT as per Manufacturer’s Product Sheet</w:t>
            </w:r>
          </w:p>
        </w:tc>
        <w:tc>
          <w:tcPr>
            <w:tcW w:w="2969" w:type="dxa"/>
            <w:gridSpan w:val="4"/>
            <w:tcBorders>
              <w:top w:val="nil"/>
              <w:left w:val="nil"/>
              <w:bottom w:val="nil"/>
              <w:right w:val="nil"/>
            </w:tcBorders>
            <w:vAlign w:val="center"/>
          </w:tcPr>
          <w:p w14:paraId="48326869" w14:textId="77777777" w:rsidR="00810529" w:rsidRPr="00AC6690" w:rsidRDefault="00810529" w:rsidP="009C3372">
            <w:pPr>
              <w:autoSpaceDE/>
              <w:autoSpaceDN/>
              <w:adjustRightInd/>
              <w:spacing w:before="0" w:line="240" w:lineRule="auto"/>
              <w:ind w:left="149"/>
              <w:rPr>
                <w:sz w:val="16"/>
                <w:szCs w:val="16"/>
              </w:rPr>
            </w:pPr>
            <w:r w:rsidRPr="00AC6690">
              <w:rPr>
                <w:sz w:val="16"/>
                <w:szCs w:val="16"/>
              </w:rPr>
              <w:t>Hempel Coatings (USA), Inc.</w:t>
            </w:r>
          </w:p>
        </w:tc>
        <w:tc>
          <w:tcPr>
            <w:tcW w:w="2736" w:type="dxa"/>
            <w:gridSpan w:val="3"/>
            <w:tcBorders>
              <w:top w:val="nil"/>
              <w:left w:val="nil"/>
              <w:bottom w:val="nil"/>
              <w:right w:val="nil"/>
            </w:tcBorders>
            <w:vAlign w:val="center"/>
          </w:tcPr>
          <w:p w14:paraId="50DC6FE4" w14:textId="77777777" w:rsidR="00810529" w:rsidRPr="003161F7" w:rsidRDefault="00810529" w:rsidP="009C3372">
            <w:pPr>
              <w:autoSpaceDE/>
              <w:autoSpaceDN/>
              <w:adjustRightInd/>
              <w:spacing w:before="0" w:line="240" w:lineRule="auto"/>
              <w:ind w:left="142"/>
              <w:rPr>
                <w:sz w:val="16"/>
                <w:szCs w:val="16"/>
              </w:rPr>
            </w:pPr>
            <w:proofErr w:type="spellStart"/>
            <w:r w:rsidRPr="003161F7">
              <w:rPr>
                <w:sz w:val="16"/>
                <w:szCs w:val="16"/>
              </w:rPr>
              <w:t>Hempadur</w:t>
            </w:r>
            <w:proofErr w:type="spellEnd"/>
            <w:r w:rsidRPr="003161F7">
              <w:rPr>
                <w:sz w:val="16"/>
                <w:szCs w:val="16"/>
              </w:rPr>
              <w:t xml:space="preserve"> 85671</w:t>
            </w:r>
          </w:p>
        </w:tc>
        <w:tc>
          <w:tcPr>
            <w:tcW w:w="892" w:type="dxa"/>
            <w:tcBorders>
              <w:top w:val="nil"/>
              <w:left w:val="nil"/>
              <w:bottom w:val="nil"/>
              <w:right w:val="nil"/>
            </w:tcBorders>
            <w:vAlign w:val="center"/>
          </w:tcPr>
          <w:p w14:paraId="33BD5F50" w14:textId="77777777" w:rsidR="00810529" w:rsidRPr="00AC6690" w:rsidRDefault="00810529" w:rsidP="009C3372">
            <w:pPr>
              <w:autoSpaceDE/>
              <w:autoSpaceDN/>
              <w:adjustRightInd/>
              <w:spacing w:before="0" w:line="240" w:lineRule="auto"/>
              <w:ind w:left="0"/>
              <w:jc w:val="center"/>
              <w:rPr>
                <w:sz w:val="16"/>
                <w:szCs w:val="16"/>
              </w:rPr>
            </w:pPr>
            <w:r w:rsidRPr="00AC6690">
              <w:rPr>
                <w:sz w:val="16"/>
                <w:szCs w:val="16"/>
              </w:rPr>
              <w:t>316</w:t>
            </w:r>
          </w:p>
        </w:tc>
        <w:tc>
          <w:tcPr>
            <w:tcW w:w="1688" w:type="dxa"/>
            <w:gridSpan w:val="2"/>
            <w:tcBorders>
              <w:top w:val="nil"/>
              <w:left w:val="nil"/>
              <w:bottom w:val="nil"/>
              <w:right w:val="nil"/>
            </w:tcBorders>
            <w:vAlign w:val="center"/>
          </w:tcPr>
          <w:p w14:paraId="02FE3F9B" w14:textId="77777777" w:rsidR="00810529" w:rsidRPr="003B2DEF" w:rsidRDefault="00810529" w:rsidP="009C3372">
            <w:pPr>
              <w:widowControl w:val="0"/>
              <w:spacing w:before="43" w:line="240" w:lineRule="auto"/>
              <w:ind w:left="509"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810529" w:rsidRPr="00AC6690" w14:paraId="2A610228" w14:textId="77777777" w:rsidTr="00796C49">
        <w:tblPrEx>
          <w:tblCellMar>
            <w:left w:w="0" w:type="dxa"/>
            <w:right w:w="0" w:type="dxa"/>
          </w:tblCellMar>
          <w:tblLook w:val="0000" w:firstRow="0" w:lastRow="0" w:firstColumn="0" w:lastColumn="0" w:noHBand="0" w:noVBand="0"/>
        </w:tblPrEx>
        <w:trPr>
          <w:gridAfter w:val="1"/>
          <w:wAfter w:w="10" w:type="dxa"/>
          <w:trHeight w:hRule="exact" w:val="248"/>
          <w:jc w:val="center"/>
        </w:trPr>
        <w:tc>
          <w:tcPr>
            <w:tcW w:w="1765" w:type="dxa"/>
            <w:vMerge/>
            <w:tcBorders>
              <w:left w:val="nil"/>
              <w:right w:val="nil"/>
            </w:tcBorders>
            <w:vAlign w:val="center"/>
          </w:tcPr>
          <w:p w14:paraId="2B7DBFDA" w14:textId="2D122D14" w:rsidR="00810529" w:rsidRPr="00AC6690" w:rsidRDefault="00810529" w:rsidP="009C3372">
            <w:pPr>
              <w:autoSpaceDE/>
              <w:autoSpaceDN/>
              <w:adjustRightInd/>
              <w:spacing w:before="0" w:line="240" w:lineRule="auto"/>
              <w:ind w:left="0"/>
              <w:rPr>
                <w:b/>
                <w:sz w:val="16"/>
                <w:szCs w:val="16"/>
              </w:rPr>
            </w:pPr>
          </w:p>
        </w:tc>
        <w:tc>
          <w:tcPr>
            <w:tcW w:w="2969" w:type="dxa"/>
            <w:gridSpan w:val="4"/>
            <w:tcBorders>
              <w:top w:val="nil"/>
              <w:left w:val="nil"/>
              <w:bottom w:val="nil"/>
              <w:right w:val="nil"/>
            </w:tcBorders>
            <w:vAlign w:val="center"/>
          </w:tcPr>
          <w:p w14:paraId="1235C9FE" w14:textId="77777777" w:rsidR="00810529" w:rsidRPr="00AC6690" w:rsidRDefault="00810529" w:rsidP="009C3372">
            <w:pPr>
              <w:autoSpaceDE/>
              <w:autoSpaceDN/>
              <w:adjustRightInd/>
              <w:spacing w:before="0" w:line="240" w:lineRule="auto"/>
              <w:ind w:left="149"/>
              <w:rPr>
                <w:sz w:val="16"/>
                <w:szCs w:val="16"/>
              </w:rPr>
            </w:pPr>
            <w:r>
              <w:rPr>
                <w:sz w:val="16"/>
                <w:szCs w:val="16"/>
              </w:rPr>
              <w:t>International</w:t>
            </w:r>
          </w:p>
        </w:tc>
        <w:tc>
          <w:tcPr>
            <w:tcW w:w="2736" w:type="dxa"/>
            <w:gridSpan w:val="3"/>
            <w:tcBorders>
              <w:top w:val="nil"/>
              <w:left w:val="nil"/>
              <w:bottom w:val="nil"/>
              <w:right w:val="nil"/>
            </w:tcBorders>
            <w:vAlign w:val="center"/>
          </w:tcPr>
          <w:p w14:paraId="3492C6CD" w14:textId="77777777" w:rsidR="00810529" w:rsidRPr="003161F7" w:rsidRDefault="00810529" w:rsidP="009C3372">
            <w:pPr>
              <w:autoSpaceDE/>
              <w:autoSpaceDN/>
              <w:adjustRightInd/>
              <w:spacing w:before="0" w:line="240" w:lineRule="auto"/>
              <w:ind w:left="142"/>
              <w:rPr>
                <w:sz w:val="16"/>
                <w:szCs w:val="16"/>
              </w:rPr>
            </w:pPr>
            <w:r w:rsidRPr="003161F7">
              <w:rPr>
                <w:sz w:val="16"/>
                <w:szCs w:val="16"/>
              </w:rPr>
              <w:t>Interline 994</w:t>
            </w:r>
          </w:p>
        </w:tc>
        <w:tc>
          <w:tcPr>
            <w:tcW w:w="892" w:type="dxa"/>
            <w:tcBorders>
              <w:top w:val="nil"/>
              <w:left w:val="nil"/>
              <w:bottom w:val="nil"/>
              <w:right w:val="nil"/>
            </w:tcBorders>
            <w:vAlign w:val="center"/>
          </w:tcPr>
          <w:p w14:paraId="7DE182C8" w14:textId="33B44A4E" w:rsidR="00810529" w:rsidRPr="00AC6690" w:rsidRDefault="00810529" w:rsidP="009C3372">
            <w:pPr>
              <w:autoSpaceDE/>
              <w:autoSpaceDN/>
              <w:adjustRightInd/>
              <w:spacing w:before="0" w:line="240" w:lineRule="auto"/>
              <w:ind w:left="0"/>
              <w:jc w:val="center"/>
              <w:rPr>
                <w:sz w:val="16"/>
                <w:szCs w:val="16"/>
              </w:rPr>
            </w:pPr>
            <w:r>
              <w:rPr>
                <w:sz w:val="16"/>
                <w:szCs w:val="16"/>
              </w:rPr>
              <w:t>290</w:t>
            </w:r>
          </w:p>
        </w:tc>
        <w:tc>
          <w:tcPr>
            <w:tcW w:w="1688" w:type="dxa"/>
            <w:gridSpan w:val="2"/>
            <w:tcBorders>
              <w:top w:val="nil"/>
              <w:left w:val="nil"/>
              <w:bottom w:val="nil"/>
              <w:right w:val="nil"/>
            </w:tcBorders>
            <w:vAlign w:val="center"/>
          </w:tcPr>
          <w:p w14:paraId="4F632A77" w14:textId="77777777" w:rsidR="00810529" w:rsidRPr="003B2DEF" w:rsidRDefault="00810529" w:rsidP="009C3372">
            <w:pPr>
              <w:widowControl w:val="0"/>
              <w:spacing w:before="64" w:line="240" w:lineRule="auto"/>
              <w:ind w:left="509" w:right="-20"/>
              <w:rPr>
                <w:w w:val="0"/>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810529" w:rsidRPr="00AC6690" w14:paraId="50C37614" w14:textId="77777777" w:rsidTr="00796C49">
        <w:tblPrEx>
          <w:tblCellMar>
            <w:left w:w="0" w:type="dxa"/>
            <w:right w:w="0" w:type="dxa"/>
          </w:tblCellMar>
          <w:tblLook w:val="0000" w:firstRow="0" w:lastRow="0" w:firstColumn="0" w:lastColumn="0" w:noHBand="0" w:noVBand="0"/>
        </w:tblPrEx>
        <w:trPr>
          <w:gridAfter w:val="1"/>
          <w:wAfter w:w="10" w:type="dxa"/>
          <w:trHeight w:hRule="exact" w:val="268"/>
          <w:jc w:val="center"/>
        </w:trPr>
        <w:tc>
          <w:tcPr>
            <w:tcW w:w="1765" w:type="dxa"/>
            <w:vMerge/>
            <w:tcBorders>
              <w:left w:val="nil"/>
              <w:bottom w:val="nil"/>
              <w:right w:val="nil"/>
            </w:tcBorders>
            <w:vAlign w:val="center"/>
          </w:tcPr>
          <w:p w14:paraId="3AE74C70" w14:textId="77777777" w:rsidR="00810529" w:rsidRPr="00AC6690" w:rsidRDefault="00810529" w:rsidP="009C3372">
            <w:pPr>
              <w:autoSpaceDE/>
              <w:autoSpaceDN/>
              <w:adjustRightInd/>
              <w:spacing w:before="0" w:line="240" w:lineRule="auto"/>
              <w:ind w:left="0"/>
              <w:rPr>
                <w:b/>
                <w:sz w:val="16"/>
                <w:szCs w:val="16"/>
              </w:rPr>
            </w:pPr>
          </w:p>
        </w:tc>
        <w:tc>
          <w:tcPr>
            <w:tcW w:w="2969" w:type="dxa"/>
            <w:gridSpan w:val="4"/>
            <w:tcBorders>
              <w:top w:val="nil"/>
              <w:left w:val="nil"/>
              <w:bottom w:val="nil"/>
              <w:right w:val="nil"/>
            </w:tcBorders>
            <w:vAlign w:val="center"/>
          </w:tcPr>
          <w:p w14:paraId="566C2B45" w14:textId="77777777" w:rsidR="00810529" w:rsidRPr="00AC6690" w:rsidRDefault="00810529" w:rsidP="009C3372">
            <w:pPr>
              <w:autoSpaceDE/>
              <w:autoSpaceDN/>
              <w:adjustRightInd/>
              <w:spacing w:before="0" w:line="240" w:lineRule="auto"/>
              <w:ind w:left="149"/>
              <w:rPr>
                <w:sz w:val="16"/>
                <w:szCs w:val="16"/>
              </w:rPr>
            </w:pPr>
            <w:r w:rsidRPr="0023647C">
              <w:rPr>
                <w:sz w:val="16"/>
                <w:szCs w:val="16"/>
              </w:rPr>
              <w:t>Jotun</w:t>
            </w:r>
          </w:p>
        </w:tc>
        <w:tc>
          <w:tcPr>
            <w:tcW w:w="2736" w:type="dxa"/>
            <w:gridSpan w:val="3"/>
            <w:tcBorders>
              <w:top w:val="nil"/>
              <w:left w:val="nil"/>
              <w:bottom w:val="nil"/>
              <w:right w:val="nil"/>
            </w:tcBorders>
            <w:vAlign w:val="center"/>
          </w:tcPr>
          <w:p w14:paraId="0EC4D3F4" w14:textId="77777777" w:rsidR="00810529" w:rsidRPr="003161F7" w:rsidRDefault="00810529" w:rsidP="009C3372">
            <w:pPr>
              <w:autoSpaceDE/>
              <w:autoSpaceDN/>
              <w:adjustRightInd/>
              <w:spacing w:before="0" w:line="240" w:lineRule="auto"/>
              <w:ind w:left="142"/>
              <w:rPr>
                <w:sz w:val="16"/>
                <w:szCs w:val="16"/>
              </w:rPr>
            </w:pPr>
            <w:proofErr w:type="spellStart"/>
            <w:r w:rsidRPr="003161F7">
              <w:rPr>
                <w:sz w:val="16"/>
                <w:szCs w:val="16"/>
              </w:rPr>
              <w:t>Tankguard</w:t>
            </w:r>
            <w:proofErr w:type="spellEnd"/>
            <w:r w:rsidRPr="003161F7">
              <w:rPr>
                <w:sz w:val="16"/>
                <w:szCs w:val="16"/>
              </w:rPr>
              <w:t xml:space="preserve"> Storage</w:t>
            </w:r>
          </w:p>
        </w:tc>
        <w:tc>
          <w:tcPr>
            <w:tcW w:w="892" w:type="dxa"/>
            <w:tcBorders>
              <w:top w:val="nil"/>
              <w:left w:val="nil"/>
              <w:bottom w:val="nil"/>
              <w:right w:val="nil"/>
            </w:tcBorders>
            <w:vAlign w:val="center"/>
          </w:tcPr>
          <w:p w14:paraId="300401F9" w14:textId="77777777" w:rsidR="00810529" w:rsidRPr="00AC6690" w:rsidRDefault="00810529" w:rsidP="009C3372">
            <w:pPr>
              <w:autoSpaceDE/>
              <w:autoSpaceDN/>
              <w:adjustRightInd/>
              <w:spacing w:before="0" w:line="240" w:lineRule="auto"/>
              <w:ind w:left="0"/>
              <w:jc w:val="center"/>
              <w:rPr>
                <w:sz w:val="16"/>
                <w:szCs w:val="16"/>
              </w:rPr>
            </w:pPr>
            <w:r>
              <w:rPr>
                <w:sz w:val="16"/>
                <w:szCs w:val="16"/>
              </w:rPr>
              <w:t>310</w:t>
            </w:r>
          </w:p>
        </w:tc>
        <w:tc>
          <w:tcPr>
            <w:tcW w:w="1688" w:type="dxa"/>
            <w:gridSpan w:val="2"/>
            <w:tcBorders>
              <w:top w:val="nil"/>
              <w:left w:val="nil"/>
              <w:bottom w:val="nil"/>
              <w:right w:val="nil"/>
            </w:tcBorders>
            <w:vAlign w:val="center"/>
          </w:tcPr>
          <w:p w14:paraId="24CC6821" w14:textId="77777777" w:rsidR="00810529" w:rsidRPr="003B2DEF" w:rsidRDefault="00810529" w:rsidP="009C3372">
            <w:pPr>
              <w:widowControl w:val="0"/>
              <w:spacing w:before="23" w:line="240" w:lineRule="auto"/>
              <w:ind w:left="509" w:right="-20"/>
              <w:rPr>
                <w:w w:val="0"/>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9C3372" w:rsidRPr="00AC6690" w14:paraId="54FEBAA1" w14:textId="77777777" w:rsidTr="004153AA">
        <w:tblPrEx>
          <w:tblCellMar>
            <w:left w:w="0" w:type="dxa"/>
            <w:right w:w="0" w:type="dxa"/>
          </w:tblCellMar>
          <w:tblLook w:val="0000" w:firstRow="0" w:lastRow="0" w:firstColumn="0" w:lastColumn="0" w:noHBand="0" w:noVBand="0"/>
        </w:tblPrEx>
        <w:trPr>
          <w:gridAfter w:val="1"/>
          <w:wAfter w:w="10" w:type="dxa"/>
          <w:trHeight w:hRule="exact" w:val="288"/>
          <w:jc w:val="center"/>
        </w:trPr>
        <w:tc>
          <w:tcPr>
            <w:tcW w:w="1765" w:type="dxa"/>
            <w:tcBorders>
              <w:top w:val="nil"/>
              <w:left w:val="nil"/>
              <w:right w:val="nil"/>
            </w:tcBorders>
            <w:vAlign w:val="center"/>
          </w:tcPr>
          <w:p w14:paraId="7595D107" w14:textId="77777777" w:rsidR="009C3372" w:rsidRPr="00AC6690" w:rsidRDefault="009C3372" w:rsidP="009C3372">
            <w:pPr>
              <w:autoSpaceDE/>
              <w:autoSpaceDN/>
              <w:adjustRightInd/>
              <w:spacing w:before="0" w:line="240" w:lineRule="auto"/>
              <w:ind w:left="0"/>
              <w:rPr>
                <w:b/>
                <w:sz w:val="16"/>
                <w:szCs w:val="16"/>
              </w:rPr>
            </w:pPr>
          </w:p>
        </w:tc>
        <w:tc>
          <w:tcPr>
            <w:tcW w:w="2969" w:type="dxa"/>
            <w:gridSpan w:val="4"/>
            <w:tcBorders>
              <w:top w:val="nil"/>
              <w:left w:val="nil"/>
              <w:right w:val="nil"/>
            </w:tcBorders>
            <w:vAlign w:val="center"/>
          </w:tcPr>
          <w:p w14:paraId="0F80EBBD" w14:textId="77777777" w:rsidR="009C3372" w:rsidRPr="00AC6690" w:rsidRDefault="009C3372" w:rsidP="009C3372">
            <w:pPr>
              <w:autoSpaceDE/>
              <w:autoSpaceDN/>
              <w:adjustRightInd/>
              <w:spacing w:before="0" w:line="240" w:lineRule="auto"/>
              <w:ind w:left="149"/>
              <w:rPr>
                <w:sz w:val="16"/>
                <w:szCs w:val="16"/>
              </w:rPr>
            </w:pPr>
            <w:r w:rsidRPr="00AC6690">
              <w:rPr>
                <w:sz w:val="16"/>
                <w:szCs w:val="16"/>
              </w:rPr>
              <w:t>PPG</w:t>
            </w:r>
          </w:p>
        </w:tc>
        <w:tc>
          <w:tcPr>
            <w:tcW w:w="2736" w:type="dxa"/>
            <w:gridSpan w:val="3"/>
            <w:tcBorders>
              <w:top w:val="nil"/>
              <w:left w:val="nil"/>
              <w:right w:val="nil"/>
            </w:tcBorders>
            <w:vAlign w:val="center"/>
          </w:tcPr>
          <w:p w14:paraId="5FE05E3E" w14:textId="77777777" w:rsidR="009C3372" w:rsidRPr="003161F7" w:rsidRDefault="009C3372" w:rsidP="009C3372">
            <w:pPr>
              <w:autoSpaceDE/>
              <w:autoSpaceDN/>
              <w:adjustRightInd/>
              <w:spacing w:before="0" w:line="240" w:lineRule="auto"/>
              <w:ind w:left="142"/>
              <w:rPr>
                <w:sz w:val="16"/>
                <w:szCs w:val="16"/>
              </w:rPr>
            </w:pPr>
            <w:proofErr w:type="spellStart"/>
            <w:r w:rsidRPr="003161F7">
              <w:rPr>
                <w:sz w:val="16"/>
                <w:szCs w:val="16"/>
              </w:rPr>
              <w:t>Phenguard</w:t>
            </w:r>
            <w:proofErr w:type="spellEnd"/>
            <w:r w:rsidRPr="003161F7">
              <w:rPr>
                <w:sz w:val="16"/>
                <w:szCs w:val="16"/>
              </w:rPr>
              <w:t xml:space="preserve"> 940 Series</w:t>
            </w:r>
          </w:p>
        </w:tc>
        <w:tc>
          <w:tcPr>
            <w:tcW w:w="892" w:type="dxa"/>
            <w:tcBorders>
              <w:top w:val="nil"/>
              <w:left w:val="nil"/>
              <w:right w:val="nil"/>
            </w:tcBorders>
            <w:vAlign w:val="center"/>
          </w:tcPr>
          <w:p w14:paraId="3D8C4D49" w14:textId="77777777" w:rsidR="009C3372" w:rsidRPr="00AC6690" w:rsidRDefault="009C3372" w:rsidP="009C3372">
            <w:pPr>
              <w:autoSpaceDE/>
              <w:autoSpaceDN/>
              <w:adjustRightInd/>
              <w:spacing w:before="0" w:line="240" w:lineRule="auto"/>
              <w:ind w:left="0"/>
              <w:jc w:val="center"/>
              <w:rPr>
                <w:sz w:val="16"/>
                <w:szCs w:val="16"/>
              </w:rPr>
            </w:pPr>
            <w:r>
              <w:rPr>
                <w:sz w:val="16"/>
                <w:szCs w:val="16"/>
              </w:rPr>
              <w:t>315</w:t>
            </w:r>
          </w:p>
        </w:tc>
        <w:tc>
          <w:tcPr>
            <w:tcW w:w="1688" w:type="dxa"/>
            <w:gridSpan w:val="2"/>
            <w:tcBorders>
              <w:top w:val="nil"/>
              <w:left w:val="nil"/>
              <w:right w:val="nil"/>
            </w:tcBorders>
            <w:vAlign w:val="center"/>
          </w:tcPr>
          <w:p w14:paraId="4A7DBE6A" w14:textId="77777777" w:rsidR="009C3372" w:rsidRPr="003B2DEF" w:rsidRDefault="009C3372" w:rsidP="009C3372">
            <w:pPr>
              <w:widowControl w:val="0"/>
              <w:spacing w:before="43" w:line="240" w:lineRule="auto"/>
              <w:ind w:left="509"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9C3372" w:rsidRPr="00AC6690" w14:paraId="55800307" w14:textId="77777777" w:rsidTr="004153AA">
        <w:tblPrEx>
          <w:tblCellMar>
            <w:left w:w="0" w:type="dxa"/>
            <w:right w:w="0" w:type="dxa"/>
          </w:tblCellMar>
          <w:tblLook w:val="0000" w:firstRow="0" w:lastRow="0" w:firstColumn="0" w:lastColumn="0" w:noHBand="0" w:noVBand="0"/>
        </w:tblPrEx>
        <w:trPr>
          <w:gridAfter w:val="1"/>
          <w:wAfter w:w="10" w:type="dxa"/>
          <w:trHeight w:hRule="exact" w:val="324"/>
          <w:jc w:val="center"/>
        </w:trPr>
        <w:tc>
          <w:tcPr>
            <w:tcW w:w="1765" w:type="dxa"/>
            <w:tcBorders>
              <w:top w:val="nil"/>
              <w:left w:val="nil"/>
              <w:bottom w:val="single" w:sz="12" w:space="0" w:color="auto"/>
              <w:right w:val="nil"/>
            </w:tcBorders>
            <w:vAlign w:val="center"/>
          </w:tcPr>
          <w:p w14:paraId="4B4A8F53" w14:textId="77777777" w:rsidR="009C3372" w:rsidRPr="00AC6690" w:rsidRDefault="009C3372" w:rsidP="009C3372">
            <w:pPr>
              <w:autoSpaceDE/>
              <w:autoSpaceDN/>
              <w:adjustRightInd/>
              <w:spacing w:before="0" w:line="240" w:lineRule="auto"/>
              <w:ind w:left="0"/>
              <w:rPr>
                <w:b/>
                <w:sz w:val="16"/>
                <w:szCs w:val="16"/>
              </w:rPr>
            </w:pPr>
          </w:p>
        </w:tc>
        <w:tc>
          <w:tcPr>
            <w:tcW w:w="2969" w:type="dxa"/>
            <w:gridSpan w:val="4"/>
            <w:tcBorders>
              <w:top w:val="nil"/>
              <w:left w:val="nil"/>
              <w:bottom w:val="single" w:sz="12" w:space="0" w:color="auto"/>
              <w:right w:val="nil"/>
            </w:tcBorders>
            <w:vAlign w:val="center"/>
          </w:tcPr>
          <w:p w14:paraId="06693F05" w14:textId="77777777" w:rsidR="009C3372" w:rsidRPr="00AC6690" w:rsidRDefault="009C3372" w:rsidP="009C3372">
            <w:pPr>
              <w:autoSpaceDE/>
              <w:autoSpaceDN/>
              <w:adjustRightInd/>
              <w:spacing w:before="0" w:line="240" w:lineRule="auto"/>
              <w:ind w:left="149"/>
              <w:rPr>
                <w:sz w:val="16"/>
                <w:szCs w:val="16"/>
              </w:rPr>
            </w:pPr>
            <w:r w:rsidRPr="00AC6690">
              <w:rPr>
                <w:sz w:val="16"/>
                <w:szCs w:val="16"/>
              </w:rPr>
              <w:t>Sherwin-Williams</w:t>
            </w:r>
          </w:p>
        </w:tc>
        <w:tc>
          <w:tcPr>
            <w:tcW w:w="2736" w:type="dxa"/>
            <w:gridSpan w:val="3"/>
            <w:tcBorders>
              <w:top w:val="nil"/>
              <w:left w:val="nil"/>
              <w:bottom w:val="single" w:sz="12" w:space="0" w:color="auto"/>
              <w:right w:val="nil"/>
            </w:tcBorders>
            <w:vAlign w:val="center"/>
          </w:tcPr>
          <w:p w14:paraId="0EA34A75" w14:textId="77777777" w:rsidR="009C3372" w:rsidRPr="003161F7" w:rsidRDefault="009C3372" w:rsidP="009C3372">
            <w:pPr>
              <w:autoSpaceDE/>
              <w:autoSpaceDN/>
              <w:adjustRightInd/>
              <w:spacing w:before="0" w:line="240" w:lineRule="auto"/>
              <w:ind w:left="142"/>
              <w:rPr>
                <w:sz w:val="16"/>
                <w:szCs w:val="16"/>
              </w:rPr>
            </w:pPr>
            <w:proofErr w:type="spellStart"/>
            <w:r w:rsidRPr="003161F7">
              <w:rPr>
                <w:sz w:val="16"/>
                <w:szCs w:val="16"/>
              </w:rPr>
              <w:t>Epo</w:t>
            </w:r>
            <w:proofErr w:type="spellEnd"/>
            <w:r w:rsidRPr="003161F7">
              <w:rPr>
                <w:sz w:val="16"/>
                <w:szCs w:val="16"/>
              </w:rPr>
              <w:t>-Phen FF</w:t>
            </w:r>
          </w:p>
        </w:tc>
        <w:tc>
          <w:tcPr>
            <w:tcW w:w="892" w:type="dxa"/>
            <w:tcBorders>
              <w:top w:val="nil"/>
              <w:left w:val="nil"/>
              <w:bottom w:val="single" w:sz="12" w:space="0" w:color="auto"/>
              <w:right w:val="nil"/>
            </w:tcBorders>
            <w:vAlign w:val="center"/>
          </w:tcPr>
          <w:p w14:paraId="296C215A" w14:textId="77777777" w:rsidR="009C3372" w:rsidRPr="00AC6690" w:rsidRDefault="009C3372" w:rsidP="009C3372">
            <w:pPr>
              <w:autoSpaceDE/>
              <w:autoSpaceDN/>
              <w:adjustRightInd/>
              <w:spacing w:before="0" w:line="240" w:lineRule="auto"/>
              <w:ind w:left="0"/>
              <w:jc w:val="center"/>
              <w:rPr>
                <w:sz w:val="16"/>
                <w:szCs w:val="16"/>
              </w:rPr>
            </w:pPr>
            <w:r w:rsidRPr="00BA25A5">
              <w:rPr>
                <w:sz w:val="16"/>
                <w:szCs w:val="16"/>
              </w:rPr>
              <w:t>250</w:t>
            </w:r>
          </w:p>
        </w:tc>
        <w:tc>
          <w:tcPr>
            <w:tcW w:w="1688" w:type="dxa"/>
            <w:gridSpan w:val="2"/>
            <w:tcBorders>
              <w:top w:val="nil"/>
              <w:left w:val="nil"/>
              <w:bottom w:val="single" w:sz="12" w:space="0" w:color="auto"/>
              <w:right w:val="nil"/>
            </w:tcBorders>
            <w:vAlign w:val="center"/>
          </w:tcPr>
          <w:p w14:paraId="34485209" w14:textId="77777777" w:rsidR="009C3372" w:rsidRPr="003B2DEF" w:rsidRDefault="009C3372" w:rsidP="009C3372">
            <w:pPr>
              <w:widowControl w:val="0"/>
              <w:spacing w:before="43" w:line="240" w:lineRule="auto"/>
              <w:ind w:left="509" w:right="-20"/>
              <w:rPr>
                <w:w w:val="0"/>
                <w:sz w:val="24"/>
                <w:szCs w:val="24"/>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9C3372" w14:paraId="720BCD2A" w14:textId="77777777" w:rsidTr="000F363A">
        <w:tblPrEx>
          <w:tblCellMar>
            <w:left w:w="0" w:type="dxa"/>
            <w:right w:w="0" w:type="dxa"/>
          </w:tblCellMar>
          <w:tblLook w:val="0000" w:firstRow="0" w:lastRow="0" w:firstColumn="0" w:lastColumn="0" w:noHBand="0" w:noVBand="0"/>
        </w:tblPrEx>
        <w:trPr>
          <w:gridAfter w:val="1"/>
          <w:wAfter w:w="10" w:type="dxa"/>
          <w:trHeight w:hRule="exact" w:val="250"/>
          <w:jc w:val="center"/>
        </w:trPr>
        <w:tc>
          <w:tcPr>
            <w:tcW w:w="10050" w:type="dxa"/>
            <w:gridSpan w:val="11"/>
            <w:tcBorders>
              <w:top w:val="single" w:sz="12" w:space="0" w:color="auto"/>
              <w:left w:val="nil"/>
              <w:right w:val="nil"/>
            </w:tcBorders>
          </w:tcPr>
          <w:p w14:paraId="60CEA138" w14:textId="4D8CCDCC" w:rsidR="009C3372" w:rsidRDefault="009C3372" w:rsidP="009C3372">
            <w:pPr>
              <w:widowControl w:val="0"/>
              <w:spacing w:line="240" w:lineRule="auto"/>
              <w:ind w:left="142" w:right="389"/>
              <w:jc w:val="both"/>
              <w:rPr>
                <w:sz w:val="16"/>
                <w:szCs w:val="16"/>
              </w:rPr>
            </w:pPr>
          </w:p>
        </w:tc>
      </w:tr>
      <w:tr w:rsidR="009C3372" w:rsidRPr="00AC6690" w14:paraId="7F507DAF" w14:textId="77777777" w:rsidTr="00A25F9E">
        <w:tblPrEx>
          <w:tblCellMar>
            <w:left w:w="0" w:type="dxa"/>
            <w:right w:w="0" w:type="dxa"/>
          </w:tblCellMar>
          <w:tblLook w:val="0000" w:firstRow="0" w:lastRow="0" w:firstColumn="0" w:lastColumn="0" w:noHBand="0" w:noVBand="0"/>
        </w:tblPrEx>
        <w:trPr>
          <w:gridAfter w:val="1"/>
          <w:wAfter w:w="10" w:type="dxa"/>
          <w:trHeight w:hRule="exact" w:val="324"/>
          <w:jc w:val="center"/>
        </w:trPr>
        <w:tc>
          <w:tcPr>
            <w:tcW w:w="10050" w:type="dxa"/>
            <w:gridSpan w:val="11"/>
            <w:tcBorders>
              <w:left w:val="nil"/>
              <w:bottom w:val="nil"/>
              <w:right w:val="nil"/>
            </w:tcBorders>
          </w:tcPr>
          <w:p w14:paraId="49CAACB5" w14:textId="53A5BBFB" w:rsidR="009C3372" w:rsidRDefault="009C3372" w:rsidP="009C3372">
            <w:pPr>
              <w:widowControl w:val="0"/>
              <w:spacing w:before="43" w:line="240" w:lineRule="auto"/>
              <w:ind w:left="142" w:right="-20"/>
              <w:jc w:val="both"/>
              <w:rPr>
                <w:sz w:val="16"/>
                <w:szCs w:val="16"/>
              </w:rPr>
            </w:pPr>
            <w:proofErr w:type="spellStart"/>
            <w:r w:rsidRPr="003B2DEF">
              <w:rPr>
                <w:b/>
                <w:bCs/>
                <w:position w:val="-1"/>
                <w:sz w:val="16"/>
                <w:szCs w:val="16"/>
              </w:rPr>
              <w:t>Last</w:t>
            </w:r>
            <w:r w:rsidRPr="003B2DEF">
              <w:rPr>
                <w:b/>
                <w:bCs/>
                <w:spacing w:val="1"/>
                <w:position w:val="-1"/>
                <w:sz w:val="16"/>
                <w:szCs w:val="16"/>
              </w:rPr>
              <w:t>U</w:t>
            </w:r>
            <w:r w:rsidRPr="003B2DEF">
              <w:rPr>
                <w:b/>
                <w:bCs/>
                <w:position w:val="-1"/>
                <w:sz w:val="16"/>
                <w:szCs w:val="16"/>
              </w:rPr>
              <w:t>p</w:t>
            </w:r>
            <w:r w:rsidRPr="003B2DEF">
              <w:rPr>
                <w:b/>
                <w:bCs/>
                <w:spacing w:val="1"/>
                <w:position w:val="-1"/>
                <w:sz w:val="16"/>
                <w:szCs w:val="16"/>
              </w:rPr>
              <w:t>d</w:t>
            </w:r>
            <w:r w:rsidRPr="003B2DEF">
              <w:rPr>
                <w:b/>
                <w:bCs/>
                <w:position w:val="-1"/>
                <w:sz w:val="16"/>
                <w:szCs w:val="16"/>
              </w:rPr>
              <w:t>ate</w:t>
            </w:r>
            <w:proofErr w:type="spellEnd"/>
            <w:r w:rsidRPr="003B2DEF">
              <w:rPr>
                <w:b/>
                <w:bCs/>
                <w:position w:val="-1"/>
                <w:sz w:val="16"/>
                <w:szCs w:val="16"/>
              </w:rPr>
              <w:t>:</w:t>
            </w:r>
            <w:r w:rsidRPr="003B2DEF">
              <w:rPr>
                <w:b/>
                <w:bCs/>
                <w:position w:val="-1"/>
                <w:sz w:val="16"/>
                <w:szCs w:val="16"/>
              </w:rPr>
              <w:tab/>
            </w:r>
            <w:r w:rsidR="003101E3">
              <w:rPr>
                <w:position w:val="-1"/>
                <w:sz w:val="16"/>
                <w:szCs w:val="16"/>
              </w:rPr>
              <w:t>November</w:t>
            </w:r>
            <w:r w:rsidRPr="00F31BE7">
              <w:rPr>
                <w:position w:val="-1"/>
                <w:sz w:val="16"/>
                <w:szCs w:val="16"/>
              </w:rPr>
              <w:t xml:space="preserve"> </w:t>
            </w:r>
            <w:r>
              <w:rPr>
                <w:position w:val="-1"/>
                <w:sz w:val="16"/>
                <w:szCs w:val="16"/>
              </w:rPr>
              <w:t>2025</w:t>
            </w:r>
          </w:p>
        </w:tc>
      </w:tr>
    </w:tbl>
    <w:p w14:paraId="74A0A707" w14:textId="67014601" w:rsidR="003706EF" w:rsidRPr="003A43CC" w:rsidRDefault="003706EF" w:rsidP="003A43CC">
      <w:pPr>
        <w:spacing w:before="0" w:line="240" w:lineRule="auto"/>
        <w:ind w:left="1170" w:hanging="540"/>
        <w:rPr>
          <w:color w:val="auto"/>
          <w:sz w:val="16"/>
          <w:szCs w:val="16"/>
        </w:rPr>
      </w:pPr>
      <w:r w:rsidRPr="003A43CC">
        <w:rPr>
          <w:color w:val="auto"/>
          <w:sz w:val="16"/>
          <w:szCs w:val="16"/>
        </w:rPr>
        <w:t>Note 1</w:t>
      </w:r>
      <w:proofErr w:type="gramStart"/>
      <w:r w:rsidRPr="003A43CC">
        <w:rPr>
          <w:color w:val="auto"/>
          <w:sz w:val="16"/>
          <w:szCs w:val="16"/>
        </w:rPr>
        <w:t xml:space="preserve">: </w:t>
      </w:r>
      <w:r w:rsidR="003161F7">
        <w:rPr>
          <w:color w:val="auto"/>
          <w:sz w:val="16"/>
          <w:szCs w:val="16"/>
        </w:rPr>
        <w:tab/>
      </w:r>
      <w:r w:rsidRPr="003A43CC">
        <w:rPr>
          <w:color w:val="auto"/>
          <w:sz w:val="16"/>
          <w:szCs w:val="16"/>
        </w:rPr>
        <w:t>TEMPERATURE</w:t>
      </w:r>
      <w:proofErr w:type="gramEnd"/>
      <w:r w:rsidRPr="003A43CC">
        <w:rPr>
          <w:color w:val="auto"/>
          <w:sz w:val="16"/>
          <w:szCs w:val="16"/>
        </w:rPr>
        <w:t xml:space="preserve"> GRADIENT refers to the </w:t>
      </w:r>
      <w:proofErr w:type="spellStart"/>
      <w:proofErr w:type="gramStart"/>
      <w:r w:rsidRPr="003A43CC">
        <w:rPr>
          <w:color w:val="auto"/>
          <w:sz w:val="16"/>
          <w:szCs w:val="16"/>
        </w:rPr>
        <w:t>differencebetween</w:t>
      </w:r>
      <w:proofErr w:type="spellEnd"/>
      <w:proofErr w:type="gramEnd"/>
      <w:r w:rsidRPr="003A43CC">
        <w:rPr>
          <w:color w:val="auto"/>
          <w:sz w:val="16"/>
          <w:szCs w:val="16"/>
        </w:rPr>
        <w:t xml:space="preserve"> the stock temperature and the outside </w:t>
      </w:r>
      <w:proofErr w:type="spellStart"/>
      <w:proofErr w:type="gramStart"/>
      <w:r w:rsidRPr="003A43CC">
        <w:rPr>
          <w:color w:val="auto"/>
          <w:sz w:val="16"/>
          <w:szCs w:val="16"/>
        </w:rPr>
        <w:t>temperatureof</w:t>
      </w:r>
      <w:proofErr w:type="spellEnd"/>
      <w:proofErr w:type="gramEnd"/>
      <w:r w:rsidRPr="003A43CC">
        <w:rPr>
          <w:color w:val="auto"/>
          <w:sz w:val="16"/>
          <w:szCs w:val="16"/>
        </w:rPr>
        <w:t xml:space="preserve"> the</w:t>
      </w:r>
      <w:r w:rsidR="000F363A">
        <w:rPr>
          <w:color w:val="auto"/>
          <w:sz w:val="16"/>
          <w:szCs w:val="16"/>
        </w:rPr>
        <w:t xml:space="preserve"> </w:t>
      </w:r>
      <w:r w:rsidRPr="003A43CC">
        <w:rPr>
          <w:color w:val="auto"/>
          <w:sz w:val="16"/>
          <w:szCs w:val="16"/>
        </w:rPr>
        <w:t>steel shell.</w:t>
      </w:r>
      <w:r w:rsidR="000F363A" w:rsidRPr="000F363A">
        <w:t xml:space="preserve"> </w:t>
      </w:r>
      <w:proofErr w:type="spellStart"/>
      <w:proofErr w:type="gramStart"/>
      <w:r w:rsidR="000F363A" w:rsidRPr="000F363A">
        <w:rPr>
          <w:color w:val="auto"/>
          <w:sz w:val="16"/>
          <w:szCs w:val="16"/>
        </w:rPr>
        <w:t>Example:uninsulated</w:t>
      </w:r>
      <w:proofErr w:type="spellEnd"/>
      <w:proofErr w:type="gramEnd"/>
      <w:r w:rsidR="000F363A" w:rsidRPr="000F363A">
        <w:rPr>
          <w:color w:val="auto"/>
          <w:sz w:val="16"/>
          <w:szCs w:val="16"/>
        </w:rPr>
        <w:t xml:space="preserve"> tank would have 0°F temperature </w:t>
      </w:r>
      <w:proofErr w:type="spellStart"/>
      <w:proofErr w:type="gramStart"/>
      <w:r w:rsidR="000F363A" w:rsidRPr="000F363A">
        <w:rPr>
          <w:color w:val="auto"/>
          <w:sz w:val="16"/>
          <w:szCs w:val="16"/>
        </w:rPr>
        <w:t>gradient.This</w:t>
      </w:r>
      <w:proofErr w:type="spellEnd"/>
      <w:proofErr w:type="gramEnd"/>
      <w:r w:rsidR="000F363A" w:rsidRPr="000F363A">
        <w:rPr>
          <w:color w:val="auto"/>
          <w:sz w:val="16"/>
          <w:szCs w:val="16"/>
        </w:rPr>
        <w:t xml:space="preserve"> list is limited to full-</w:t>
      </w:r>
      <w:proofErr w:type="spellStart"/>
      <w:r w:rsidR="000F363A" w:rsidRPr="000F363A">
        <w:rPr>
          <w:color w:val="auto"/>
          <w:sz w:val="16"/>
          <w:szCs w:val="16"/>
        </w:rPr>
        <w:t>servicenational</w:t>
      </w:r>
      <w:proofErr w:type="spellEnd"/>
      <w:r w:rsidR="000F363A" w:rsidRPr="000F363A">
        <w:rPr>
          <w:color w:val="auto"/>
          <w:sz w:val="16"/>
          <w:szCs w:val="16"/>
        </w:rPr>
        <w:t xml:space="preserve"> </w:t>
      </w:r>
      <w:proofErr w:type="spellStart"/>
      <w:proofErr w:type="gramStart"/>
      <w:r w:rsidR="000F363A" w:rsidRPr="000F363A">
        <w:rPr>
          <w:color w:val="auto"/>
          <w:sz w:val="16"/>
          <w:szCs w:val="16"/>
        </w:rPr>
        <w:t>manufacturers.Local</w:t>
      </w:r>
      <w:proofErr w:type="spellEnd"/>
      <w:proofErr w:type="gramEnd"/>
      <w:r w:rsidR="000F363A" w:rsidRPr="000F363A">
        <w:rPr>
          <w:color w:val="auto"/>
          <w:sz w:val="16"/>
          <w:szCs w:val="16"/>
        </w:rPr>
        <w:t xml:space="preserve"> conditions may </w:t>
      </w:r>
      <w:proofErr w:type="spellStart"/>
      <w:r w:rsidR="000F363A" w:rsidRPr="000F363A">
        <w:rPr>
          <w:color w:val="auto"/>
          <w:sz w:val="16"/>
          <w:szCs w:val="16"/>
        </w:rPr>
        <w:t>warrantadding</w:t>
      </w:r>
      <w:proofErr w:type="spellEnd"/>
      <w:r w:rsidR="000F363A" w:rsidRPr="000F363A">
        <w:rPr>
          <w:color w:val="auto"/>
          <w:sz w:val="16"/>
          <w:szCs w:val="16"/>
        </w:rPr>
        <w:t xml:space="preserve"> local suppliers.</w:t>
      </w:r>
    </w:p>
    <w:p w14:paraId="6E8AE682" w14:textId="0062922E" w:rsidR="003706EF" w:rsidRPr="003A43CC" w:rsidRDefault="000A111D" w:rsidP="003A43CC">
      <w:pPr>
        <w:spacing w:before="0" w:line="240" w:lineRule="auto"/>
        <w:ind w:left="1170" w:hanging="540"/>
        <w:rPr>
          <w:color w:val="auto"/>
          <w:sz w:val="16"/>
          <w:szCs w:val="16"/>
        </w:rPr>
      </w:pPr>
      <w:r w:rsidRPr="003A43CC">
        <w:rPr>
          <w:color w:val="auto"/>
          <w:sz w:val="16"/>
          <w:szCs w:val="16"/>
        </w:rPr>
        <w:t>Note 2</w:t>
      </w:r>
      <w:proofErr w:type="gramStart"/>
      <w:r w:rsidRPr="003A43CC">
        <w:rPr>
          <w:color w:val="auto"/>
          <w:sz w:val="16"/>
          <w:szCs w:val="16"/>
        </w:rPr>
        <w:t xml:space="preserve">: </w:t>
      </w:r>
      <w:r w:rsidR="003161F7">
        <w:rPr>
          <w:color w:val="auto"/>
          <w:sz w:val="16"/>
          <w:szCs w:val="16"/>
        </w:rPr>
        <w:tab/>
      </w:r>
      <w:r w:rsidRPr="003A43CC">
        <w:rPr>
          <w:color w:val="auto"/>
          <w:sz w:val="16"/>
          <w:szCs w:val="16"/>
        </w:rPr>
        <w:t>Wet</w:t>
      </w:r>
      <w:proofErr w:type="gramEnd"/>
      <w:r w:rsidRPr="003A43CC">
        <w:rPr>
          <w:color w:val="auto"/>
          <w:sz w:val="16"/>
          <w:szCs w:val="16"/>
        </w:rPr>
        <w:t xml:space="preserve"> H2S service lining accepted brands are contained in COM-5014</w:t>
      </w:r>
      <w:proofErr w:type="gramStart"/>
      <w:r w:rsidRPr="003A43CC">
        <w:rPr>
          <w:color w:val="auto"/>
          <w:sz w:val="16"/>
          <w:szCs w:val="16"/>
        </w:rPr>
        <w:t>.They</w:t>
      </w:r>
      <w:proofErr w:type="gramEnd"/>
      <w:r w:rsidRPr="003A43CC">
        <w:rPr>
          <w:color w:val="auto"/>
          <w:sz w:val="16"/>
          <w:szCs w:val="16"/>
        </w:rPr>
        <w:t xml:space="preserve"> have </w:t>
      </w:r>
      <w:proofErr w:type="spellStart"/>
      <w:r w:rsidRPr="003A43CC">
        <w:rPr>
          <w:color w:val="auto"/>
          <w:sz w:val="16"/>
          <w:szCs w:val="16"/>
        </w:rPr>
        <w:t>underg</w:t>
      </w:r>
      <w:proofErr w:type="spellEnd"/>
      <w:r w:rsidRPr="003A43CC">
        <w:rPr>
          <w:color w:val="auto"/>
          <w:sz w:val="16"/>
          <w:szCs w:val="16"/>
        </w:rPr>
        <w:t xml:space="preserve"> one thorough testing prior to being accepted for this service.</w:t>
      </w:r>
    </w:p>
    <w:p w14:paraId="2B08ED7D" w14:textId="1F7A385E" w:rsidR="000A111D" w:rsidRPr="003A43CC" w:rsidRDefault="000A111D" w:rsidP="003A43CC">
      <w:pPr>
        <w:spacing w:before="0" w:line="240" w:lineRule="auto"/>
        <w:ind w:left="1170" w:hanging="540"/>
        <w:rPr>
          <w:color w:val="auto"/>
          <w:sz w:val="16"/>
          <w:szCs w:val="16"/>
        </w:rPr>
      </w:pPr>
      <w:r w:rsidRPr="003A43CC">
        <w:rPr>
          <w:color w:val="auto"/>
          <w:sz w:val="16"/>
          <w:szCs w:val="16"/>
        </w:rPr>
        <w:t>Note 3</w:t>
      </w:r>
      <w:proofErr w:type="gramStart"/>
      <w:r w:rsidRPr="003A43CC">
        <w:rPr>
          <w:color w:val="auto"/>
          <w:sz w:val="16"/>
          <w:szCs w:val="16"/>
        </w:rPr>
        <w:t xml:space="preserve">: </w:t>
      </w:r>
      <w:r w:rsidR="003161F7">
        <w:rPr>
          <w:color w:val="auto"/>
          <w:sz w:val="16"/>
          <w:szCs w:val="16"/>
        </w:rPr>
        <w:tab/>
      </w:r>
      <w:r w:rsidRPr="003A43CC">
        <w:rPr>
          <w:color w:val="auto"/>
          <w:sz w:val="16"/>
          <w:szCs w:val="16"/>
        </w:rPr>
        <w:t>Contrasting</w:t>
      </w:r>
      <w:proofErr w:type="gramEnd"/>
      <w:r w:rsidRPr="003A43CC">
        <w:rPr>
          <w:color w:val="auto"/>
          <w:sz w:val="16"/>
          <w:szCs w:val="16"/>
        </w:rPr>
        <w:t xml:space="preserve"> colors must be used for 1st and 2nd coats. The finish colors shall be selected as per Table 1 - Finish Coat </w:t>
      </w:r>
      <w:proofErr w:type="spellStart"/>
      <w:r w:rsidRPr="003A43CC">
        <w:rPr>
          <w:color w:val="auto"/>
          <w:sz w:val="16"/>
          <w:szCs w:val="16"/>
        </w:rPr>
        <w:t>Colour</w:t>
      </w:r>
      <w:proofErr w:type="spellEnd"/>
      <w:r w:rsidRPr="003A43CC">
        <w:rPr>
          <w:color w:val="auto"/>
          <w:sz w:val="16"/>
          <w:szCs w:val="16"/>
        </w:rPr>
        <w:t xml:space="preserve"> </w:t>
      </w:r>
      <w:proofErr w:type="gramStart"/>
      <w:r w:rsidRPr="003A43CC">
        <w:rPr>
          <w:color w:val="auto"/>
          <w:sz w:val="16"/>
          <w:szCs w:val="16"/>
        </w:rPr>
        <w:t>Schedule  Deviation</w:t>
      </w:r>
      <w:proofErr w:type="gramEnd"/>
      <w:r w:rsidRPr="003A43CC">
        <w:rPr>
          <w:color w:val="auto"/>
          <w:sz w:val="16"/>
          <w:szCs w:val="16"/>
        </w:rPr>
        <w:t xml:space="preserve"> may be accepted if the coating is manufactured in one color. </w:t>
      </w:r>
    </w:p>
    <w:p w14:paraId="1F1DDD36" w14:textId="77777777" w:rsidR="00A25F9E" w:rsidRPr="001D3869" w:rsidRDefault="00A25F9E" w:rsidP="00A25F9E">
      <w:pPr>
        <w:widowControl w:val="0"/>
        <w:spacing w:before="42" w:line="184" w:lineRule="exact"/>
        <w:ind w:left="284" w:right="777" w:hanging="426"/>
        <w:rPr>
          <w:sz w:val="20"/>
          <w:szCs w:val="20"/>
        </w:rPr>
      </w:pPr>
    </w:p>
    <w:p w14:paraId="57BC2793" w14:textId="77777777" w:rsidR="00A25F9E" w:rsidRPr="001D3869" w:rsidRDefault="00A25F9E" w:rsidP="00A25F9E">
      <w:pPr>
        <w:tabs>
          <w:tab w:val="left" w:pos="3225"/>
        </w:tabs>
        <w:rPr>
          <w:sz w:val="20"/>
          <w:szCs w:val="20"/>
        </w:rPr>
      </w:pPr>
      <w:r w:rsidRPr="001D3869">
        <w:rPr>
          <w:sz w:val="20"/>
          <w:szCs w:val="20"/>
        </w:rPr>
        <w:br w:type="page"/>
      </w:r>
    </w:p>
    <w:tbl>
      <w:tblPr>
        <w:tblW w:w="10117" w:type="dxa"/>
        <w:jc w:val="center"/>
        <w:tblLayout w:type="fixed"/>
        <w:tblLook w:val="01E0" w:firstRow="1" w:lastRow="1" w:firstColumn="1" w:lastColumn="1" w:noHBand="0" w:noVBand="0"/>
      </w:tblPr>
      <w:tblGrid>
        <w:gridCol w:w="52"/>
        <w:gridCol w:w="1616"/>
        <w:gridCol w:w="86"/>
        <w:gridCol w:w="365"/>
        <w:gridCol w:w="2470"/>
        <w:gridCol w:w="373"/>
        <w:gridCol w:w="574"/>
        <w:gridCol w:w="2029"/>
        <w:gridCol w:w="279"/>
        <w:gridCol w:w="28"/>
        <w:gridCol w:w="544"/>
        <w:gridCol w:w="136"/>
        <w:gridCol w:w="1539"/>
        <w:gridCol w:w="26"/>
      </w:tblGrid>
      <w:tr w:rsidR="00A25F9E" w:rsidRPr="001D3869" w14:paraId="05D5D4CB" w14:textId="77777777" w:rsidTr="00A25F9E">
        <w:trPr>
          <w:gridAfter w:val="1"/>
          <w:wAfter w:w="26" w:type="dxa"/>
          <w:trHeight w:val="360"/>
          <w:jc w:val="center"/>
        </w:trPr>
        <w:tc>
          <w:tcPr>
            <w:tcW w:w="10091" w:type="dxa"/>
            <w:gridSpan w:val="13"/>
            <w:tcBorders>
              <w:top w:val="single" w:sz="6" w:space="0" w:color="auto"/>
              <w:bottom w:val="single" w:sz="12" w:space="0" w:color="auto"/>
            </w:tcBorders>
            <w:shd w:val="clear" w:color="auto" w:fill="FFFFFF"/>
            <w:vAlign w:val="center"/>
          </w:tcPr>
          <w:p w14:paraId="08C1974B" w14:textId="77777777" w:rsidR="00A25F9E" w:rsidRPr="001D3869" w:rsidRDefault="00A25F9E" w:rsidP="00A25F9E">
            <w:pPr>
              <w:ind w:right="-72"/>
              <w:jc w:val="right"/>
              <w:rPr>
                <w:b/>
                <w:i/>
                <w:color w:val="auto"/>
              </w:rPr>
            </w:pPr>
            <w:r w:rsidRPr="001D3869">
              <w:rPr>
                <w:b/>
                <w:i/>
                <w:color w:val="auto"/>
              </w:rPr>
              <w:lastRenderedPageBreak/>
              <w:t xml:space="preserve">High-Temperature/High-Pressure </w:t>
            </w:r>
            <w:r w:rsidRPr="002E04FA">
              <w:rPr>
                <w:b/>
                <w:i/>
                <w:color w:val="auto"/>
              </w:rPr>
              <w:t>Linings</w:t>
            </w:r>
            <w:r w:rsidRPr="001D3869">
              <w:rPr>
                <w:b/>
                <w:i/>
                <w:color w:val="auto"/>
              </w:rPr>
              <w:t xml:space="preserve"> Systems</w:t>
            </w:r>
          </w:p>
        </w:tc>
      </w:tr>
      <w:tr w:rsidR="00A25F9E" w:rsidRPr="001D3869" w14:paraId="1F0FA6E6" w14:textId="77777777" w:rsidTr="00A25F9E">
        <w:trPr>
          <w:gridAfter w:val="1"/>
          <w:wAfter w:w="26" w:type="dxa"/>
          <w:trHeight w:val="360"/>
          <w:jc w:val="center"/>
        </w:trPr>
        <w:tc>
          <w:tcPr>
            <w:tcW w:w="7844" w:type="dxa"/>
            <w:gridSpan w:val="9"/>
            <w:tcBorders>
              <w:top w:val="single" w:sz="12" w:space="0" w:color="auto"/>
              <w:left w:val="single" w:sz="12" w:space="0" w:color="auto"/>
              <w:bottom w:val="single" w:sz="12" w:space="0" w:color="auto"/>
            </w:tcBorders>
            <w:vAlign w:val="center"/>
          </w:tcPr>
          <w:p w14:paraId="77511A3A"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Salt Water &amp; Brine Service </w:t>
            </w:r>
            <w:r>
              <w:rPr>
                <w:b/>
                <w:sz w:val="20"/>
                <w:szCs w:val="20"/>
              </w:rPr>
              <w:t>Linings</w:t>
            </w:r>
            <w:r w:rsidRPr="001D3869">
              <w:rPr>
                <w:b/>
                <w:sz w:val="20"/>
                <w:szCs w:val="20"/>
              </w:rPr>
              <w:t xml:space="preserve"> Resistant to Temperature Gradients of </w:t>
            </w:r>
            <w:r>
              <w:rPr>
                <w:b/>
                <w:sz w:val="20"/>
                <w:szCs w:val="20"/>
              </w:rPr>
              <w:t>10</w:t>
            </w:r>
            <w:r w:rsidRPr="001D3869">
              <w:rPr>
                <w:b/>
                <w:sz w:val="20"/>
                <w:szCs w:val="20"/>
              </w:rPr>
              <w:t>°</w:t>
            </w:r>
            <w:r>
              <w:rPr>
                <w:b/>
                <w:sz w:val="20"/>
                <w:szCs w:val="20"/>
              </w:rPr>
              <w:t>C (5</w:t>
            </w:r>
            <w:r w:rsidRPr="001D3869">
              <w:rPr>
                <w:b/>
                <w:sz w:val="20"/>
                <w:szCs w:val="20"/>
              </w:rPr>
              <w:t>0°F</w:t>
            </w:r>
            <w:r>
              <w:rPr>
                <w:b/>
                <w:sz w:val="20"/>
                <w:szCs w:val="20"/>
              </w:rPr>
              <w:t>)</w:t>
            </w:r>
            <w:r w:rsidRPr="001D3869">
              <w:rPr>
                <w:b/>
                <w:sz w:val="20"/>
                <w:szCs w:val="20"/>
              </w:rPr>
              <w:br/>
            </w:r>
          </w:p>
        </w:tc>
        <w:tc>
          <w:tcPr>
            <w:tcW w:w="2247" w:type="dxa"/>
            <w:gridSpan w:val="4"/>
            <w:tcBorders>
              <w:top w:val="single" w:sz="12" w:space="0" w:color="auto"/>
              <w:bottom w:val="single" w:sz="12" w:space="0" w:color="auto"/>
              <w:right w:val="single" w:sz="12" w:space="0" w:color="auto"/>
            </w:tcBorders>
            <w:shd w:val="clear" w:color="auto" w:fill="000000"/>
            <w:vAlign w:val="center"/>
          </w:tcPr>
          <w:p w14:paraId="7D6822E5"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11.4</w:t>
            </w:r>
          </w:p>
        </w:tc>
      </w:tr>
      <w:tr w:rsidR="00A25F9E" w:rsidRPr="001D3869" w14:paraId="669F0EBF" w14:textId="77777777" w:rsidTr="008D3916">
        <w:trPr>
          <w:gridAfter w:val="1"/>
          <w:wAfter w:w="26" w:type="dxa"/>
          <w:cantSplit/>
          <w:trHeight w:val="288"/>
          <w:jc w:val="center"/>
        </w:trPr>
        <w:tc>
          <w:tcPr>
            <w:tcW w:w="1668" w:type="dxa"/>
            <w:gridSpan w:val="2"/>
            <w:tcBorders>
              <w:top w:val="single" w:sz="12" w:space="0" w:color="auto"/>
            </w:tcBorders>
          </w:tcPr>
          <w:p w14:paraId="36829B33"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294" w:type="dxa"/>
            <w:gridSpan w:val="4"/>
            <w:tcBorders>
              <w:top w:val="single" w:sz="12" w:space="0" w:color="auto"/>
            </w:tcBorders>
          </w:tcPr>
          <w:p w14:paraId="3CB9BC54" w14:textId="77777777" w:rsidR="0071126F" w:rsidRPr="0071126F" w:rsidRDefault="0071126F" w:rsidP="0071126F">
            <w:pPr>
              <w:autoSpaceDE/>
              <w:autoSpaceDN/>
              <w:adjustRightInd/>
              <w:spacing w:before="0" w:line="240" w:lineRule="auto"/>
              <w:ind w:left="-72" w:right="-103"/>
              <w:rPr>
                <w:sz w:val="16"/>
                <w:szCs w:val="16"/>
              </w:rPr>
            </w:pPr>
            <w:r w:rsidRPr="0071126F">
              <w:rPr>
                <w:sz w:val="16"/>
                <w:szCs w:val="16"/>
              </w:rPr>
              <w:t>SSPC-SP1/SP5(NACENo.</w:t>
            </w:r>
            <w:proofErr w:type="gramStart"/>
            <w:r w:rsidRPr="0071126F">
              <w:rPr>
                <w:sz w:val="16"/>
                <w:szCs w:val="16"/>
              </w:rPr>
              <w:t>1)(</w:t>
            </w:r>
            <w:proofErr w:type="gramEnd"/>
            <w:r w:rsidRPr="0071126F">
              <w:rPr>
                <w:sz w:val="16"/>
                <w:szCs w:val="16"/>
              </w:rPr>
              <w:t>SA3)</w:t>
            </w:r>
          </w:p>
          <w:p w14:paraId="58051A4C" w14:textId="3C7AC20D" w:rsidR="00A25F9E" w:rsidRPr="003B2DEF" w:rsidRDefault="0071126F" w:rsidP="0071126F">
            <w:pPr>
              <w:autoSpaceDE/>
              <w:autoSpaceDN/>
              <w:adjustRightInd/>
              <w:spacing w:before="0" w:line="240" w:lineRule="auto"/>
              <w:ind w:left="-72" w:right="-103"/>
              <w:rPr>
                <w:sz w:val="16"/>
                <w:szCs w:val="16"/>
              </w:rPr>
            </w:pPr>
            <w:r w:rsidRPr="0071126F">
              <w:rPr>
                <w:sz w:val="16"/>
                <w:szCs w:val="16"/>
              </w:rPr>
              <w:t>White metal blast cleanliness.</w:t>
            </w:r>
          </w:p>
        </w:tc>
        <w:tc>
          <w:tcPr>
            <w:tcW w:w="574" w:type="dxa"/>
            <w:tcBorders>
              <w:top w:val="single" w:sz="12" w:space="0" w:color="auto"/>
            </w:tcBorders>
          </w:tcPr>
          <w:p w14:paraId="56CEB538" w14:textId="77777777" w:rsidR="00A25F9E" w:rsidRPr="003B2DEF" w:rsidRDefault="00A25F9E" w:rsidP="008D3916">
            <w:pPr>
              <w:autoSpaceDE/>
              <w:autoSpaceDN/>
              <w:adjustRightInd/>
              <w:spacing w:before="0" w:line="240" w:lineRule="auto"/>
              <w:ind w:left="-110" w:right="-72"/>
              <w:jc w:val="right"/>
              <w:rPr>
                <w:b/>
                <w:sz w:val="16"/>
                <w:szCs w:val="16"/>
              </w:rPr>
            </w:pPr>
            <w:r w:rsidRPr="003B2DEF">
              <w:rPr>
                <w:b/>
                <w:sz w:val="16"/>
                <w:szCs w:val="16"/>
              </w:rPr>
              <w:t>Touch Up:</w:t>
            </w:r>
          </w:p>
        </w:tc>
        <w:tc>
          <w:tcPr>
            <w:tcW w:w="4555" w:type="dxa"/>
            <w:gridSpan w:val="6"/>
            <w:vMerge w:val="restart"/>
            <w:tcBorders>
              <w:top w:val="single" w:sz="12" w:space="0" w:color="auto"/>
            </w:tcBorders>
          </w:tcPr>
          <w:p w14:paraId="530AF67E"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Use the same materials.</w:t>
            </w:r>
          </w:p>
        </w:tc>
      </w:tr>
      <w:tr w:rsidR="00A25F9E" w:rsidRPr="001D3869" w14:paraId="794011EA" w14:textId="77777777" w:rsidTr="008D3916">
        <w:trPr>
          <w:gridAfter w:val="1"/>
          <w:wAfter w:w="26" w:type="dxa"/>
          <w:cantSplit/>
          <w:trHeight w:val="288"/>
          <w:jc w:val="center"/>
        </w:trPr>
        <w:tc>
          <w:tcPr>
            <w:tcW w:w="1668" w:type="dxa"/>
            <w:gridSpan w:val="2"/>
          </w:tcPr>
          <w:p w14:paraId="7F05A075"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294" w:type="dxa"/>
            <w:gridSpan w:val="4"/>
          </w:tcPr>
          <w:p w14:paraId="15E99800"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574" w:type="dxa"/>
          </w:tcPr>
          <w:p w14:paraId="3D78F644" w14:textId="77777777" w:rsidR="00A25F9E" w:rsidRPr="001D3869" w:rsidRDefault="00A25F9E" w:rsidP="00A25F9E">
            <w:pPr>
              <w:jc w:val="right"/>
              <w:rPr>
                <w:b/>
                <w:sz w:val="16"/>
                <w:szCs w:val="16"/>
              </w:rPr>
            </w:pPr>
          </w:p>
        </w:tc>
        <w:tc>
          <w:tcPr>
            <w:tcW w:w="4555" w:type="dxa"/>
            <w:gridSpan w:val="6"/>
            <w:vMerge/>
            <w:vAlign w:val="center"/>
          </w:tcPr>
          <w:p w14:paraId="648C665E" w14:textId="77777777" w:rsidR="00A25F9E" w:rsidRPr="001D3869" w:rsidRDefault="00A25F9E" w:rsidP="00A25F9E"/>
        </w:tc>
      </w:tr>
      <w:tr w:rsidR="00A25F9E" w:rsidRPr="001D3869" w14:paraId="75710F09" w14:textId="77777777" w:rsidTr="008D3916">
        <w:trPr>
          <w:gridAfter w:val="1"/>
          <w:wAfter w:w="26" w:type="dxa"/>
          <w:cantSplit/>
          <w:trHeight w:val="288"/>
          <w:jc w:val="center"/>
        </w:trPr>
        <w:tc>
          <w:tcPr>
            <w:tcW w:w="1668" w:type="dxa"/>
            <w:gridSpan w:val="2"/>
            <w:tcBorders>
              <w:bottom w:val="single" w:sz="12" w:space="0" w:color="auto"/>
            </w:tcBorders>
          </w:tcPr>
          <w:p w14:paraId="29FC422F"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294" w:type="dxa"/>
            <w:gridSpan w:val="4"/>
            <w:tcBorders>
              <w:bottom w:val="single" w:sz="12" w:space="0" w:color="auto"/>
            </w:tcBorders>
          </w:tcPr>
          <w:p w14:paraId="4D83C86F" w14:textId="224FE70C" w:rsidR="00A25F9E" w:rsidRPr="003B2DEF" w:rsidRDefault="00A25F9E" w:rsidP="00A25F9E">
            <w:pPr>
              <w:autoSpaceDE/>
              <w:autoSpaceDN/>
              <w:adjustRightInd/>
              <w:spacing w:before="0" w:line="240" w:lineRule="auto"/>
              <w:ind w:left="-72"/>
              <w:rPr>
                <w:del w:id="1380" w:author="Kurmanov, Aidyn [STAMGazStroy LLP]" w:date="2025-12-17T14:28:00Z" w16du:dateUtc="2025-12-17T09:28:00Z"/>
                <w:color w:val="auto"/>
                <w:sz w:val="16"/>
                <w:szCs w:val="16"/>
              </w:rPr>
            </w:pPr>
            <w:del w:id="1381" w:author="Kurmanov, Aidyn [STAMGazStroy LLP]" w:date="2025-12-17T14:28:00Z" w16du:dateUtc="2025-12-17T09:28:00Z">
              <w:r w:rsidRPr="003B2DEF">
                <w:rPr>
                  <w:color w:val="auto"/>
                  <w:sz w:val="16"/>
                  <w:szCs w:val="16"/>
                </w:rPr>
                <w:delText>0.254 – 0.305 mm. (10.0 - 12.0 mils)</w:delText>
              </w:r>
            </w:del>
          </w:p>
          <w:p w14:paraId="53AD2F7A" w14:textId="734DD323" w:rsidR="00A25F9E" w:rsidRPr="003B2DEF" w:rsidRDefault="008D3916" w:rsidP="00A25F9E">
            <w:pPr>
              <w:autoSpaceDE/>
              <w:autoSpaceDN/>
              <w:adjustRightInd/>
              <w:spacing w:before="0" w:line="240" w:lineRule="auto"/>
              <w:ind w:left="-72" w:right="747"/>
              <w:rPr>
                <w:sz w:val="16"/>
                <w:szCs w:val="16"/>
              </w:rPr>
            </w:pPr>
            <w:del w:id="1382" w:author="Kurmanov, Aidyn [STAMGazStroy LLP]" w:date="2025-12-17T14:28:00Z" w16du:dateUtc="2025-12-17T09:28:00Z">
              <w:r w:rsidRPr="001A20CC">
                <w:rPr>
                  <w:color w:val="auto"/>
                  <w:sz w:val="16"/>
                  <w:szCs w:val="16"/>
                </w:rPr>
                <w:delText>(</w:delText>
              </w:r>
            </w:del>
            <w:r w:rsidRPr="001A20CC">
              <w:rPr>
                <w:color w:val="auto"/>
                <w:sz w:val="16"/>
                <w:szCs w:val="16"/>
              </w:rPr>
              <w:t xml:space="preserve">See manufacturer’s </w:t>
            </w:r>
            <w:ins w:id="1383" w:author="Kurmanov, Aidyn [STAMGazStroy LLP]" w:date="2025-12-17T14:31:00Z" w16du:dateUtc="2025-12-17T09:31:00Z">
              <w:r w:rsidR="00123D38" w:rsidRPr="00D02000">
                <w:rPr>
                  <w:color w:val="auto"/>
                  <w:sz w:val="16"/>
                  <w:szCs w:val="16"/>
                </w:rPr>
                <w:t>product</w:t>
              </w:r>
              <w:r w:rsidR="00123D38" w:rsidRPr="001A20CC">
                <w:rPr>
                  <w:color w:val="auto"/>
                  <w:sz w:val="16"/>
                  <w:szCs w:val="16"/>
                </w:rPr>
                <w:t xml:space="preserve"> </w:t>
              </w:r>
            </w:ins>
            <w:r w:rsidRPr="001A20CC">
              <w:rPr>
                <w:color w:val="auto"/>
                <w:sz w:val="16"/>
                <w:szCs w:val="16"/>
              </w:rPr>
              <w:t xml:space="preserve">data sheets </w:t>
            </w:r>
            <w:del w:id="1384" w:author="Kurmanov, Aidyn [STAMGazStroy LLP]" w:date="2025-12-17T14:29:00Z" w16du:dateUtc="2025-12-17T09:29:00Z">
              <w:r w:rsidRPr="001A20CC">
                <w:rPr>
                  <w:color w:val="auto"/>
                  <w:sz w:val="16"/>
                  <w:szCs w:val="16"/>
                </w:rPr>
                <w:delText>for min/max thicknesses per coat.</w:delText>
              </w:r>
            </w:del>
            <w:del w:id="1385" w:author="Kurmanov, Aidyn [STAMGazStroy LLP]" w:date="2025-12-17T14:28:00Z" w16du:dateUtc="2025-12-17T09:28:00Z">
              <w:r w:rsidRPr="001A20CC">
                <w:rPr>
                  <w:color w:val="auto"/>
                  <w:sz w:val="16"/>
                  <w:szCs w:val="16"/>
                </w:rPr>
                <w:delText>)</w:delText>
              </w:r>
            </w:del>
          </w:p>
        </w:tc>
        <w:tc>
          <w:tcPr>
            <w:tcW w:w="574" w:type="dxa"/>
            <w:tcBorders>
              <w:bottom w:val="single" w:sz="12" w:space="0" w:color="auto"/>
            </w:tcBorders>
          </w:tcPr>
          <w:p w14:paraId="36033D67" w14:textId="77777777" w:rsidR="00A25F9E" w:rsidRPr="001D3869" w:rsidRDefault="00A25F9E" w:rsidP="00A25F9E">
            <w:pPr>
              <w:jc w:val="right"/>
              <w:rPr>
                <w:b/>
                <w:sz w:val="16"/>
                <w:szCs w:val="16"/>
              </w:rPr>
            </w:pPr>
          </w:p>
        </w:tc>
        <w:tc>
          <w:tcPr>
            <w:tcW w:w="4555" w:type="dxa"/>
            <w:gridSpan w:val="6"/>
            <w:vMerge/>
            <w:tcBorders>
              <w:bottom w:val="single" w:sz="12" w:space="0" w:color="auto"/>
            </w:tcBorders>
            <w:vAlign w:val="center"/>
          </w:tcPr>
          <w:p w14:paraId="35576957" w14:textId="77777777" w:rsidR="00A25F9E" w:rsidRPr="001D3869" w:rsidRDefault="00A25F9E" w:rsidP="00A25F9E"/>
        </w:tc>
      </w:tr>
      <w:tr w:rsidR="00A25F9E" w:rsidRPr="001D3869" w14:paraId="6EE40B7D" w14:textId="77777777" w:rsidTr="008D3916">
        <w:trPr>
          <w:gridAfter w:val="1"/>
          <w:wAfter w:w="26" w:type="dxa"/>
          <w:trHeight w:val="360"/>
          <w:jc w:val="center"/>
        </w:trPr>
        <w:tc>
          <w:tcPr>
            <w:tcW w:w="2119" w:type="dxa"/>
            <w:gridSpan w:val="4"/>
            <w:tcBorders>
              <w:top w:val="single" w:sz="12" w:space="0" w:color="auto"/>
              <w:left w:val="single" w:sz="12" w:space="0" w:color="auto"/>
              <w:bottom w:val="single" w:sz="12" w:space="0" w:color="auto"/>
            </w:tcBorders>
            <w:shd w:val="clear" w:color="auto" w:fill="000000"/>
            <w:vAlign w:val="center"/>
          </w:tcPr>
          <w:p w14:paraId="0D5AC3B5"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43" w:type="dxa"/>
            <w:gridSpan w:val="2"/>
            <w:tcBorders>
              <w:top w:val="single" w:sz="12" w:space="0" w:color="auto"/>
              <w:bottom w:val="single" w:sz="12" w:space="0" w:color="auto"/>
            </w:tcBorders>
            <w:shd w:val="clear" w:color="auto" w:fill="000000"/>
            <w:vAlign w:val="center"/>
          </w:tcPr>
          <w:p w14:paraId="6E12BEE8"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910" w:type="dxa"/>
            <w:gridSpan w:val="4"/>
            <w:tcBorders>
              <w:top w:val="single" w:sz="12" w:space="0" w:color="auto"/>
              <w:bottom w:val="single" w:sz="12" w:space="0" w:color="auto"/>
            </w:tcBorders>
            <w:shd w:val="clear" w:color="auto" w:fill="000000"/>
            <w:vAlign w:val="center"/>
          </w:tcPr>
          <w:p w14:paraId="6032C769"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680" w:type="dxa"/>
            <w:gridSpan w:val="2"/>
            <w:tcBorders>
              <w:top w:val="single" w:sz="12" w:space="0" w:color="auto"/>
              <w:bottom w:val="single" w:sz="12" w:space="0" w:color="auto"/>
            </w:tcBorders>
            <w:shd w:val="clear" w:color="auto" w:fill="000000"/>
            <w:vAlign w:val="center"/>
          </w:tcPr>
          <w:p w14:paraId="1718EE2C" w14:textId="77777777" w:rsidR="00A25F9E" w:rsidRPr="001D3869" w:rsidRDefault="00A25F9E" w:rsidP="00A25F9E">
            <w:pPr>
              <w:autoSpaceDE/>
              <w:autoSpaceDN/>
              <w:adjustRightInd/>
              <w:spacing w:before="0" w:line="240" w:lineRule="auto"/>
              <w:ind w:left="-94"/>
              <w:rPr>
                <w:b/>
                <w:color w:val="FFFFFF"/>
                <w:w w:val="0"/>
                <w:sz w:val="16"/>
                <w:szCs w:val="16"/>
              </w:rPr>
            </w:pPr>
            <w:r w:rsidRPr="001D3869">
              <w:rPr>
                <w:b/>
                <w:color w:val="FFFFFF"/>
                <w:sz w:val="16"/>
                <w:szCs w:val="16"/>
              </w:rPr>
              <w:t>VOC (G/L)</w:t>
            </w:r>
          </w:p>
        </w:tc>
        <w:tc>
          <w:tcPr>
            <w:tcW w:w="1539" w:type="dxa"/>
            <w:tcBorders>
              <w:top w:val="single" w:sz="12" w:space="0" w:color="auto"/>
              <w:bottom w:val="single" w:sz="12" w:space="0" w:color="auto"/>
              <w:right w:val="single" w:sz="12" w:space="0" w:color="auto"/>
            </w:tcBorders>
            <w:shd w:val="clear" w:color="auto" w:fill="000000"/>
            <w:vAlign w:val="center"/>
          </w:tcPr>
          <w:p w14:paraId="3275DE75"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32334DD6" w14:textId="77777777" w:rsidTr="00A25F9E">
        <w:trPr>
          <w:gridAfter w:val="1"/>
          <w:wAfter w:w="26" w:type="dxa"/>
          <w:trHeight w:val="288"/>
          <w:jc w:val="center"/>
        </w:trPr>
        <w:tc>
          <w:tcPr>
            <w:tcW w:w="2119" w:type="dxa"/>
            <w:gridSpan w:val="4"/>
            <w:tcBorders>
              <w:bottom w:val="single" w:sz="12" w:space="0" w:color="auto"/>
            </w:tcBorders>
            <w:vAlign w:val="center"/>
          </w:tcPr>
          <w:p w14:paraId="3D99A436" w14:textId="77777777" w:rsidR="00A25F9E" w:rsidRPr="001D3869" w:rsidRDefault="00A25F9E" w:rsidP="00A25F9E">
            <w:pPr>
              <w:autoSpaceDE/>
              <w:autoSpaceDN/>
              <w:adjustRightInd/>
              <w:spacing w:before="0" w:line="240" w:lineRule="auto"/>
              <w:ind w:left="0" w:hanging="104"/>
              <w:rPr>
                <w:i/>
                <w:sz w:val="14"/>
                <w:szCs w:val="14"/>
              </w:rPr>
            </w:pPr>
            <w:r w:rsidRPr="001D3869">
              <w:rPr>
                <w:b/>
                <w:sz w:val="16"/>
                <w:szCs w:val="16"/>
              </w:rPr>
              <w:t>PRIMER</w:t>
            </w:r>
          </w:p>
        </w:tc>
        <w:tc>
          <w:tcPr>
            <w:tcW w:w="7972" w:type="dxa"/>
            <w:gridSpan w:val="9"/>
            <w:tcBorders>
              <w:bottom w:val="single" w:sz="12" w:space="0" w:color="auto"/>
            </w:tcBorders>
            <w:vAlign w:val="center"/>
          </w:tcPr>
          <w:p w14:paraId="4A3D7160" w14:textId="77777777" w:rsidR="00A25F9E" w:rsidRPr="001D3869" w:rsidRDefault="00A25F9E" w:rsidP="00A25F9E">
            <w:pPr>
              <w:autoSpaceDE/>
              <w:autoSpaceDN/>
              <w:adjustRightInd/>
              <w:spacing w:before="0" w:line="240" w:lineRule="auto"/>
              <w:ind w:left="0"/>
              <w:rPr>
                <w:i/>
                <w:sz w:val="14"/>
                <w:szCs w:val="14"/>
              </w:rPr>
            </w:pPr>
            <w:r w:rsidRPr="001D3869">
              <w:rPr>
                <w:i/>
                <w:sz w:val="14"/>
                <w:szCs w:val="14"/>
              </w:rPr>
              <w:t>These coatings are normally self-priming; but if a primer is required, use the chosen manufacturer’s recommendation.</w:t>
            </w:r>
          </w:p>
        </w:tc>
      </w:tr>
      <w:tr w:rsidR="00A25F9E" w:rsidRPr="00AC6690" w14:paraId="5047F35A"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94"/>
        </w:trPr>
        <w:tc>
          <w:tcPr>
            <w:tcW w:w="1702" w:type="dxa"/>
            <w:gridSpan w:val="2"/>
            <w:tcBorders>
              <w:top w:val="single" w:sz="12" w:space="0" w:color="000000"/>
              <w:left w:val="nil"/>
              <w:bottom w:val="nil"/>
              <w:right w:val="nil"/>
            </w:tcBorders>
            <w:vAlign w:val="center"/>
          </w:tcPr>
          <w:p w14:paraId="753DDC09"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FIRST COAT</w:t>
            </w:r>
          </w:p>
        </w:tc>
        <w:tc>
          <w:tcPr>
            <w:tcW w:w="2835" w:type="dxa"/>
            <w:gridSpan w:val="2"/>
            <w:tcBorders>
              <w:top w:val="single" w:sz="12" w:space="0" w:color="000000"/>
              <w:left w:val="nil"/>
              <w:bottom w:val="nil"/>
              <w:right w:val="nil"/>
            </w:tcBorders>
            <w:vAlign w:val="center"/>
          </w:tcPr>
          <w:p w14:paraId="612F488B"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Carboline</w:t>
            </w:r>
          </w:p>
        </w:tc>
        <w:tc>
          <w:tcPr>
            <w:tcW w:w="2976" w:type="dxa"/>
            <w:gridSpan w:val="3"/>
            <w:tcBorders>
              <w:top w:val="single" w:sz="12" w:space="0" w:color="000000"/>
              <w:left w:val="nil"/>
              <w:bottom w:val="nil"/>
              <w:right w:val="nil"/>
            </w:tcBorders>
            <w:vAlign w:val="center"/>
          </w:tcPr>
          <w:p w14:paraId="6DFEDF53" w14:textId="77777777" w:rsidR="00A25F9E" w:rsidRPr="0071126F" w:rsidRDefault="00A25F9E" w:rsidP="00A25F9E">
            <w:pPr>
              <w:autoSpaceDE/>
              <w:autoSpaceDN/>
              <w:adjustRightInd/>
              <w:spacing w:before="0" w:line="240" w:lineRule="auto"/>
              <w:ind w:left="142"/>
              <w:rPr>
                <w:sz w:val="16"/>
                <w:szCs w:val="16"/>
              </w:rPr>
            </w:pPr>
            <w:r w:rsidRPr="0071126F">
              <w:rPr>
                <w:sz w:val="16"/>
                <w:szCs w:val="16"/>
              </w:rPr>
              <w:t>Phenoline 1205</w:t>
            </w:r>
          </w:p>
        </w:tc>
        <w:tc>
          <w:tcPr>
            <w:tcW w:w="851" w:type="dxa"/>
            <w:gridSpan w:val="3"/>
            <w:tcBorders>
              <w:top w:val="single" w:sz="12" w:space="0" w:color="000000"/>
              <w:left w:val="nil"/>
              <w:bottom w:val="nil"/>
              <w:right w:val="nil"/>
            </w:tcBorders>
            <w:vAlign w:val="center"/>
          </w:tcPr>
          <w:p w14:paraId="65CA6365" w14:textId="54A90452" w:rsidR="00A25F9E" w:rsidRPr="00AC6690" w:rsidRDefault="00A25F9E" w:rsidP="00A25F9E">
            <w:pPr>
              <w:autoSpaceDE/>
              <w:autoSpaceDN/>
              <w:adjustRightInd/>
              <w:spacing w:before="0" w:line="240" w:lineRule="auto"/>
              <w:ind w:left="0"/>
              <w:jc w:val="center"/>
              <w:rPr>
                <w:sz w:val="16"/>
                <w:szCs w:val="16"/>
              </w:rPr>
            </w:pPr>
            <w:del w:id="1386" w:author="Kurmanov, Aidyn [STAMGazStroy LLP]" w:date="2025-12-11T14:55:00Z" w16du:dateUtc="2025-12-11T09:55:00Z">
              <w:r w:rsidRPr="00EA41EB" w:rsidDel="00156692">
                <w:rPr>
                  <w:sz w:val="16"/>
                  <w:szCs w:val="16"/>
                  <w:highlight w:val="yellow"/>
                </w:rPr>
                <w:delText>250</w:delText>
              </w:r>
            </w:del>
            <w:ins w:id="1387" w:author="Kurmanov, Aidyn [STAMGazStroy LLP]" w:date="2025-12-11T14:55:00Z" w16du:dateUtc="2025-12-11T09:55:00Z">
              <w:r w:rsidR="00156692">
                <w:rPr>
                  <w:sz w:val="16"/>
                  <w:szCs w:val="16"/>
                </w:rPr>
                <w:t>255</w:t>
              </w:r>
            </w:ins>
          </w:p>
        </w:tc>
        <w:tc>
          <w:tcPr>
            <w:tcW w:w="1701" w:type="dxa"/>
            <w:gridSpan w:val="3"/>
            <w:tcBorders>
              <w:top w:val="single" w:sz="12" w:space="0" w:color="000000"/>
              <w:left w:val="nil"/>
              <w:bottom w:val="nil"/>
              <w:right w:val="nil"/>
            </w:tcBorders>
            <w:vAlign w:val="center"/>
          </w:tcPr>
          <w:p w14:paraId="2053F76E" w14:textId="77777777" w:rsidR="00A25F9E" w:rsidRPr="00FB7FE5" w:rsidRDefault="00A25F9E" w:rsidP="008A274A">
            <w:pPr>
              <w:widowControl w:val="0"/>
              <w:spacing w:before="43" w:line="240" w:lineRule="auto"/>
              <w:ind w:left="425" w:right="-20"/>
              <w:rPr>
                <w:sz w:val="16"/>
                <w:szCs w:val="16"/>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FB7FE5">
              <w:rPr>
                <w:sz w:val="16"/>
                <w:szCs w:val="16"/>
              </w:rPr>
              <w:t>°</w:t>
            </w:r>
            <w:r>
              <w:rPr>
                <w:sz w:val="16"/>
                <w:szCs w:val="16"/>
              </w:rPr>
              <w:t>F</w:t>
            </w:r>
            <w:r w:rsidRPr="003B2DEF">
              <w:rPr>
                <w:sz w:val="16"/>
                <w:szCs w:val="16"/>
              </w:rPr>
              <w:t>)</w:t>
            </w:r>
          </w:p>
        </w:tc>
      </w:tr>
      <w:tr w:rsidR="00FB7FE5" w:rsidRPr="00AC6690" w14:paraId="166A59F1" w14:textId="77777777" w:rsidTr="00C06502">
        <w:tblPrEx>
          <w:tblCellMar>
            <w:left w:w="0" w:type="dxa"/>
            <w:right w:w="0" w:type="dxa"/>
          </w:tblCellMar>
          <w:tblLook w:val="0000" w:firstRow="0" w:lastRow="0" w:firstColumn="0" w:lastColumn="0" w:noHBand="0" w:noVBand="0"/>
        </w:tblPrEx>
        <w:trPr>
          <w:gridBefore w:val="1"/>
          <w:wBefore w:w="52" w:type="dxa"/>
          <w:trHeight w:hRule="exact" w:val="486"/>
          <w:jc w:val="center"/>
        </w:trPr>
        <w:tc>
          <w:tcPr>
            <w:tcW w:w="1702" w:type="dxa"/>
            <w:gridSpan w:val="2"/>
            <w:tcBorders>
              <w:top w:val="nil"/>
              <w:left w:val="nil"/>
              <w:bottom w:val="nil"/>
              <w:right w:val="nil"/>
            </w:tcBorders>
            <w:vAlign w:val="center"/>
          </w:tcPr>
          <w:p w14:paraId="734FACF7" w14:textId="77777777" w:rsidR="00FB7FE5" w:rsidRPr="00AC6690" w:rsidRDefault="00FB7FE5" w:rsidP="00FB7FE5">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52AB87CD" w14:textId="77777777" w:rsidR="00FB7FE5" w:rsidRPr="00AC6690" w:rsidRDefault="00FB7FE5" w:rsidP="00FB7FE5">
            <w:pPr>
              <w:autoSpaceDE/>
              <w:autoSpaceDN/>
              <w:adjustRightInd/>
              <w:spacing w:before="0" w:line="240" w:lineRule="auto"/>
              <w:ind w:left="149"/>
              <w:rPr>
                <w:sz w:val="16"/>
                <w:szCs w:val="16"/>
              </w:rPr>
            </w:pPr>
            <w:r w:rsidRPr="00AC6690">
              <w:rPr>
                <w:sz w:val="16"/>
                <w:szCs w:val="16"/>
              </w:rPr>
              <w:t>Hempel Coatings (USA), Inc.</w:t>
            </w:r>
          </w:p>
        </w:tc>
        <w:tc>
          <w:tcPr>
            <w:tcW w:w="2976" w:type="dxa"/>
            <w:gridSpan w:val="3"/>
            <w:tcBorders>
              <w:top w:val="nil"/>
              <w:left w:val="nil"/>
              <w:bottom w:val="nil"/>
              <w:right w:val="nil"/>
            </w:tcBorders>
            <w:vAlign w:val="center"/>
          </w:tcPr>
          <w:p w14:paraId="7A85A804" w14:textId="77777777" w:rsidR="00E74F98" w:rsidRDefault="00FB7FE5" w:rsidP="00E74F98">
            <w:pPr>
              <w:autoSpaceDE/>
              <w:autoSpaceDN/>
              <w:adjustRightInd/>
              <w:spacing w:before="0" w:line="240" w:lineRule="auto"/>
              <w:ind w:left="142"/>
              <w:rPr>
                <w:sz w:val="16"/>
                <w:szCs w:val="16"/>
                <w:lang w:val="ru-RU"/>
              </w:rPr>
            </w:pPr>
            <w:proofErr w:type="spellStart"/>
            <w:r w:rsidRPr="0071126F">
              <w:rPr>
                <w:sz w:val="16"/>
                <w:szCs w:val="16"/>
              </w:rPr>
              <w:t>Hempadur</w:t>
            </w:r>
            <w:proofErr w:type="spellEnd"/>
            <w:r w:rsidRPr="0071126F">
              <w:rPr>
                <w:sz w:val="16"/>
                <w:szCs w:val="16"/>
              </w:rPr>
              <w:t xml:space="preserve"> 35900</w:t>
            </w:r>
          </w:p>
          <w:p w14:paraId="198597EB" w14:textId="0DEA8F3C" w:rsidR="00FB7FE5" w:rsidRPr="0071126F" w:rsidRDefault="00FB7FE5" w:rsidP="00E74F98">
            <w:pPr>
              <w:autoSpaceDE/>
              <w:autoSpaceDN/>
              <w:adjustRightInd/>
              <w:spacing w:before="0" w:line="240" w:lineRule="auto"/>
              <w:ind w:left="142"/>
              <w:rPr>
                <w:sz w:val="16"/>
                <w:szCs w:val="16"/>
              </w:rPr>
            </w:pPr>
            <w:proofErr w:type="spellStart"/>
            <w:r w:rsidRPr="0071126F">
              <w:rPr>
                <w:sz w:val="16"/>
                <w:szCs w:val="16"/>
              </w:rPr>
              <w:t>Hempadur</w:t>
            </w:r>
            <w:proofErr w:type="spellEnd"/>
            <w:r w:rsidRPr="0071126F">
              <w:rPr>
                <w:sz w:val="16"/>
                <w:szCs w:val="16"/>
              </w:rPr>
              <w:t xml:space="preserve"> 85671</w:t>
            </w:r>
          </w:p>
        </w:tc>
        <w:tc>
          <w:tcPr>
            <w:tcW w:w="851" w:type="dxa"/>
            <w:gridSpan w:val="3"/>
            <w:tcBorders>
              <w:top w:val="nil"/>
              <w:left w:val="nil"/>
              <w:bottom w:val="nil"/>
              <w:right w:val="nil"/>
            </w:tcBorders>
            <w:vAlign w:val="center"/>
          </w:tcPr>
          <w:p w14:paraId="7F87D969" w14:textId="77777777" w:rsidR="000B1AE5" w:rsidRDefault="00FB7FE5" w:rsidP="000B1AE5">
            <w:pPr>
              <w:autoSpaceDE/>
              <w:autoSpaceDN/>
              <w:adjustRightInd/>
              <w:spacing w:before="0" w:line="240" w:lineRule="auto"/>
              <w:ind w:left="0"/>
              <w:jc w:val="center"/>
              <w:rPr>
                <w:sz w:val="16"/>
                <w:szCs w:val="16"/>
                <w:lang w:val="ru-RU"/>
              </w:rPr>
            </w:pPr>
            <w:r w:rsidRPr="00CA7232">
              <w:rPr>
                <w:sz w:val="16"/>
                <w:szCs w:val="16"/>
                <w:lang w:val="ru-RU"/>
              </w:rPr>
              <w:t>0</w:t>
            </w:r>
          </w:p>
          <w:p w14:paraId="3521E10C" w14:textId="4A38C91A" w:rsidR="00FB7FE5" w:rsidRPr="00CA7232" w:rsidRDefault="00FB7FE5" w:rsidP="000B1AE5">
            <w:pPr>
              <w:autoSpaceDE/>
              <w:autoSpaceDN/>
              <w:adjustRightInd/>
              <w:spacing w:before="0" w:line="240" w:lineRule="auto"/>
              <w:ind w:left="0"/>
              <w:jc w:val="center"/>
              <w:rPr>
                <w:sz w:val="16"/>
                <w:szCs w:val="16"/>
              </w:rPr>
            </w:pPr>
            <w:r w:rsidRPr="00CA7232">
              <w:rPr>
                <w:sz w:val="16"/>
                <w:szCs w:val="16"/>
              </w:rPr>
              <w:t>3</w:t>
            </w:r>
            <w:r w:rsidRPr="00CA7232">
              <w:rPr>
                <w:sz w:val="16"/>
                <w:szCs w:val="16"/>
                <w:lang w:val="ru-RU"/>
              </w:rPr>
              <w:t>20</w:t>
            </w:r>
          </w:p>
        </w:tc>
        <w:tc>
          <w:tcPr>
            <w:tcW w:w="1701" w:type="dxa"/>
            <w:gridSpan w:val="3"/>
            <w:tcBorders>
              <w:top w:val="nil"/>
              <w:left w:val="nil"/>
              <w:bottom w:val="nil"/>
              <w:right w:val="nil"/>
            </w:tcBorders>
            <w:vAlign w:val="center"/>
          </w:tcPr>
          <w:p w14:paraId="1C7756C0" w14:textId="77777777" w:rsidR="00E74F98" w:rsidRPr="00FB7FE5" w:rsidRDefault="00E74F98" w:rsidP="00E74F98">
            <w:pPr>
              <w:widowControl w:val="0"/>
              <w:spacing w:before="43" w:line="240" w:lineRule="auto"/>
              <w:ind w:left="425" w:right="-20"/>
              <w:rPr>
                <w:sz w:val="16"/>
                <w:szCs w:val="16"/>
              </w:rPr>
            </w:pPr>
            <w:r w:rsidRPr="00FB7FE5">
              <w:rPr>
                <w:sz w:val="16"/>
                <w:szCs w:val="16"/>
              </w:rPr>
              <w:t>90°C (194°F)</w:t>
            </w:r>
          </w:p>
          <w:p w14:paraId="2947D4AD" w14:textId="77777777" w:rsidR="00E74F98" w:rsidRPr="00FB7FE5" w:rsidRDefault="00E74F98" w:rsidP="00E74F98">
            <w:pPr>
              <w:widowControl w:val="0"/>
              <w:spacing w:before="43" w:line="240" w:lineRule="auto"/>
              <w:ind w:left="425" w:right="-20"/>
              <w:rPr>
                <w:sz w:val="16"/>
                <w:szCs w:val="16"/>
              </w:rPr>
            </w:pPr>
            <w:r w:rsidRPr="00FB7FE5">
              <w:rPr>
                <w:sz w:val="16"/>
                <w:szCs w:val="16"/>
              </w:rPr>
              <w:t>95°C (203°F)</w:t>
            </w:r>
          </w:p>
          <w:p w14:paraId="7D3286CD" w14:textId="77777777" w:rsidR="00FB7FE5" w:rsidRPr="00FB7FE5" w:rsidRDefault="00FB7FE5" w:rsidP="008A274A">
            <w:pPr>
              <w:widowControl w:val="0"/>
              <w:spacing w:before="43" w:line="240" w:lineRule="auto"/>
              <w:ind w:left="425" w:right="-20"/>
              <w:rPr>
                <w:sz w:val="16"/>
                <w:szCs w:val="16"/>
              </w:rPr>
            </w:pPr>
          </w:p>
        </w:tc>
      </w:tr>
      <w:tr w:rsidR="00AD7829" w:rsidRPr="00AC6690" w14:paraId="4B385039" w14:textId="77777777" w:rsidTr="002F5316">
        <w:tblPrEx>
          <w:tblCellMar>
            <w:left w:w="0" w:type="dxa"/>
            <w:right w:w="0" w:type="dxa"/>
          </w:tblCellMar>
          <w:tblLook w:val="0000" w:firstRow="0" w:lastRow="0" w:firstColumn="0" w:lastColumn="0" w:noHBand="0" w:noVBand="0"/>
        </w:tblPrEx>
        <w:trPr>
          <w:gridBefore w:val="1"/>
          <w:wBefore w:w="52" w:type="dxa"/>
          <w:trHeight w:hRule="exact" w:val="503"/>
          <w:jc w:val="center"/>
        </w:trPr>
        <w:tc>
          <w:tcPr>
            <w:tcW w:w="1702" w:type="dxa"/>
            <w:gridSpan w:val="2"/>
            <w:tcBorders>
              <w:top w:val="nil"/>
              <w:left w:val="nil"/>
              <w:bottom w:val="nil"/>
              <w:right w:val="nil"/>
            </w:tcBorders>
            <w:vAlign w:val="center"/>
          </w:tcPr>
          <w:p w14:paraId="09092295" w14:textId="77777777" w:rsidR="00AD7829" w:rsidRPr="00AC6690" w:rsidDel="00A25B22"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3E80722A" w14:textId="57171C73" w:rsidR="00AD7829" w:rsidRPr="00AC6690" w:rsidRDefault="00AD7829" w:rsidP="00AD7829">
            <w:pPr>
              <w:autoSpaceDE/>
              <w:autoSpaceDN/>
              <w:adjustRightInd/>
              <w:spacing w:before="0" w:line="240" w:lineRule="auto"/>
              <w:ind w:left="149"/>
              <w:rPr>
                <w:sz w:val="16"/>
                <w:szCs w:val="16"/>
              </w:rPr>
            </w:pPr>
            <w:r>
              <w:rPr>
                <w:sz w:val="16"/>
                <w:szCs w:val="16"/>
              </w:rPr>
              <w:t>Belzona</w:t>
            </w:r>
          </w:p>
        </w:tc>
        <w:tc>
          <w:tcPr>
            <w:tcW w:w="2976" w:type="dxa"/>
            <w:gridSpan w:val="3"/>
            <w:tcBorders>
              <w:top w:val="nil"/>
              <w:left w:val="nil"/>
              <w:bottom w:val="nil"/>
              <w:right w:val="nil"/>
            </w:tcBorders>
            <w:vAlign w:val="center"/>
          </w:tcPr>
          <w:p w14:paraId="2CAB5D44" w14:textId="77777777" w:rsidR="00AD7829" w:rsidRPr="0071126F" w:rsidRDefault="00AD7829" w:rsidP="00AD7829">
            <w:pPr>
              <w:autoSpaceDE/>
              <w:autoSpaceDN/>
              <w:adjustRightInd/>
              <w:spacing w:before="0" w:line="240" w:lineRule="auto"/>
              <w:ind w:left="142"/>
              <w:rPr>
                <w:sz w:val="16"/>
                <w:szCs w:val="16"/>
              </w:rPr>
            </w:pPr>
            <w:r w:rsidRPr="0071126F">
              <w:rPr>
                <w:sz w:val="16"/>
                <w:szCs w:val="16"/>
              </w:rPr>
              <w:t>1391S</w:t>
            </w:r>
            <w:r>
              <w:rPr>
                <w:sz w:val="16"/>
                <w:szCs w:val="16"/>
                <w:lang w:val="ru-RU"/>
              </w:rPr>
              <w:t xml:space="preserve"> </w:t>
            </w:r>
            <w:r w:rsidRPr="0071126F">
              <w:rPr>
                <w:sz w:val="16"/>
                <w:szCs w:val="16"/>
              </w:rPr>
              <w:t>(Spray)</w:t>
            </w:r>
          </w:p>
          <w:p w14:paraId="3D1F0869" w14:textId="4525CC59" w:rsidR="00AD7829" w:rsidRPr="0071126F" w:rsidRDefault="00AD7829" w:rsidP="00AD7829">
            <w:pPr>
              <w:autoSpaceDE/>
              <w:autoSpaceDN/>
              <w:adjustRightInd/>
              <w:spacing w:before="0" w:line="240" w:lineRule="auto"/>
              <w:ind w:left="142"/>
              <w:rPr>
                <w:sz w:val="16"/>
                <w:szCs w:val="16"/>
              </w:rPr>
            </w:pPr>
            <w:r w:rsidRPr="0071126F">
              <w:rPr>
                <w:sz w:val="16"/>
                <w:szCs w:val="16"/>
              </w:rPr>
              <w:t>1593</w:t>
            </w:r>
            <w:r>
              <w:rPr>
                <w:sz w:val="16"/>
                <w:szCs w:val="16"/>
                <w:lang w:val="ru-RU"/>
              </w:rPr>
              <w:t xml:space="preserve"> </w:t>
            </w:r>
            <w:r w:rsidRPr="0071126F">
              <w:rPr>
                <w:sz w:val="16"/>
                <w:szCs w:val="16"/>
              </w:rPr>
              <w:t>(Trowel)</w:t>
            </w:r>
          </w:p>
        </w:tc>
        <w:tc>
          <w:tcPr>
            <w:tcW w:w="851" w:type="dxa"/>
            <w:gridSpan w:val="3"/>
            <w:tcBorders>
              <w:top w:val="nil"/>
              <w:left w:val="nil"/>
              <w:bottom w:val="nil"/>
              <w:right w:val="nil"/>
            </w:tcBorders>
            <w:vAlign w:val="center"/>
          </w:tcPr>
          <w:p w14:paraId="561D5995" w14:textId="77777777"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20</w:t>
            </w:r>
          </w:p>
          <w:p w14:paraId="102347CB" w14:textId="3F028E82"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11</w:t>
            </w:r>
          </w:p>
        </w:tc>
        <w:tc>
          <w:tcPr>
            <w:tcW w:w="1701" w:type="dxa"/>
            <w:gridSpan w:val="3"/>
            <w:tcBorders>
              <w:top w:val="nil"/>
              <w:left w:val="nil"/>
              <w:bottom w:val="nil"/>
              <w:right w:val="nil"/>
            </w:tcBorders>
            <w:vAlign w:val="center"/>
          </w:tcPr>
          <w:p w14:paraId="6021E1D9" w14:textId="77777777" w:rsidR="00AD7829" w:rsidRDefault="00AD7829" w:rsidP="00AD7829">
            <w:pPr>
              <w:widowControl w:val="0"/>
              <w:spacing w:before="43" w:line="240" w:lineRule="auto"/>
              <w:ind w:left="425" w:right="-20"/>
              <w:rPr>
                <w:sz w:val="16"/>
                <w:szCs w:val="16"/>
              </w:rPr>
            </w:pPr>
            <w:r>
              <w:rPr>
                <w:sz w:val="16"/>
                <w:szCs w:val="16"/>
              </w:rPr>
              <w:t>110</w:t>
            </w:r>
            <w:r w:rsidRPr="003B2DEF">
              <w:rPr>
                <w:sz w:val="16"/>
                <w:szCs w:val="16"/>
              </w:rPr>
              <w:t>°</w:t>
            </w:r>
            <w:r>
              <w:rPr>
                <w:sz w:val="16"/>
                <w:szCs w:val="16"/>
              </w:rPr>
              <w:t>C</w:t>
            </w:r>
            <w:r w:rsidRPr="003B2DEF">
              <w:rPr>
                <w:sz w:val="16"/>
                <w:szCs w:val="16"/>
              </w:rPr>
              <w:t>(</w:t>
            </w:r>
            <w:r>
              <w:rPr>
                <w:sz w:val="16"/>
                <w:szCs w:val="16"/>
              </w:rPr>
              <w:t>230</w:t>
            </w:r>
            <w:r w:rsidRPr="003B2DEF">
              <w:rPr>
                <w:sz w:val="16"/>
                <w:szCs w:val="16"/>
              </w:rPr>
              <w:t>°</w:t>
            </w:r>
            <w:r>
              <w:rPr>
                <w:sz w:val="16"/>
                <w:szCs w:val="16"/>
              </w:rPr>
              <w:t>F</w:t>
            </w:r>
            <w:r w:rsidRPr="003B2DEF">
              <w:rPr>
                <w:sz w:val="16"/>
                <w:szCs w:val="16"/>
              </w:rPr>
              <w:t>)</w:t>
            </w:r>
          </w:p>
          <w:p w14:paraId="0EE22CC2" w14:textId="77777777" w:rsidR="00AD7829" w:rsidRPr="00D02000" w:rsidRDefault="00AD7829" w:rsidP="00AD7829">
            <w:pPr>
              <w:widowControl w:val="0"/>
              <w:spacing w:before="49" w:line="240" w:lineRule="auto"/>
              <w:ind w:left="425" w:right="-20"/>
              <w:rPr>
                <w:sz w:val="16"/>
                <w:szCs w:val="16"/>
              </w:rPr>
            </w:pPr>
            <w:r>
              <w:rPr>
                <w:sz w:val="16"/>
                <w:szCs w:val="16"/>
              </w:rPr>
              <w:t>160</w:t>
            </w:r>
            <w:r w:rsidRPr="003B2DEF">
              <w:rPr>
                <w:sz w:val="16"/>
                <w:szCs w:val="16"/>
              </w:rPr>
              <w:t>°</w:t>
            </w:r>
            <w:r>
              <w:rPr>
                <w:sz w:val="16"/>
                <w:szCs w:val="16"/>
              </w:rPr>
              <w:t>C</w:t>
            </w:r>
            <w:r w:rsidRPr="003B2DEF">
              <w:rPr>
                <w:sz w:val="16"/>
                <w:szCs w:val="16"/>
              </w:rPr>
              <w:t>(</w:t>
            </w:r>
            <w:r>
              <w:rPr>
                <w:sz w:val="16"/>
                <w:szCs w:val="16"/>
              </w:rPr>
              <w:t>320</w:t>
            </w:r>
            <w:r w:rsidRPr="00D02000">
              <w:rPr>
                <w:sz w:val="16"/>
                <w:szCs w:val="16"/>
              </w:rPr>
              <w:t>°</w:t>
            </w:r>
            <w:r>
              <w:rPr>
                <w:sz w:val="16"/>
                <w:szCs w:val="16"/>
              </w:rPr>
              <w:t>F</w:t>
            </w:r>
            <w:r w:rsidRPr="003B2DEF">
              <w:rPr>
                <w:sz w:val="16"/>
                <w:szCs w:val="16"/>
              </w:rPr>
              <w:t>)</w:t>
            </w:r>
          </w:p>
          <w:p w14:paraId="059F4C21" w14:textId="77777777" w:rsidR="00AD7829" w:rsidRDefault="00AD7829" w:rsidP="00AD7829">
            <w:pPr>
              <w:widowControl w:val="0"/>
              <w:spacing w:before="43" w:line="240" w:lineRule="auto"/>
              <w:ind w:left="425" w:right="-20"/>
              <w:rPr>
                <w:sz w:val="16"/>
                <w:szCs w:val="16"/>
              </w:rPr>
            </w:pPr>
          </w:p>
        </w:tc>
      </w:tr>
      <w:tr w:rsidR="00AD7829" w:rsidRPr="00AC6690" w14:paraId="35936530" w14:textId="77777777" w:rsidTr="002F5316">
        <w:tblPrEx>
          <w:jc w:val="left"/>
          <w:tblCellMar>
            <w:left w:w="0" w:type="dxa"/>
            <w:right w:w="0" w:type="dxa"/>
          </w:tblCellMar>
          <w:tblLook w:val="0000" w:firstRow="0" w:lastRow="0" w:firstColumn="0" w:lastColumn="0" w:noHBand="0" w:noVBand="0"/>
        </w:tblPrEx>
        <w:trPr>
          <w:gridBefore w:val="1"/>
          <w:wBefore w:w="52" w:type="dxa"/>
          <w:trHeight w:val="236"/>
        </w:trPr>
        <w:tc>
          <w:tcPr>
            <w:tcW w:w="1702" w:type="dxa"/>
            <w:gridSpan w:val="2"/>
            <w:vMerge w:val="restart"/>
            <w:tcBorders>
              <w:top w:val="nil"/>
              <w:left w:val="nil"/>
              <w:right w:val="nil"/>
            </w:tcBorders>
            <w:vAlign w:val="center"/>
          </w:tcPr>
          <w:p w14:paraId="4A6A8A6D" w14:textId="3F2A1288" w:rsidR="00AD7829" w:rsidRPr="00AC6690" w:rsidRDefault="00AD7829" w:rsidP="00AD7829">
            <w:pPr>
              <w:autoSpaceDE/>
              <w:autoSpaceDN/>
              <w:adjustRightInd/>
              <w:spacing w:before="0" w:line="240" w:lineRule="auto"/>
              <w:ind w:left="0"/>
              <w:rPr>
                <w:b/>
                <w:sz w:val="16"/>
                <w:szCs w:val="16"/>
              </w:rPr>
            </w:pPr>
            <w:r w:rsidRPr="00AC6690">
              <w:rPr>
                <w:b/>
                <w:sz w:val="16"/>
                <w:szCs w:val="16"/>
              </w:rPr>
              <w:t>DFT as per Manufacturer’s Product Sheet</w:t>
            </w:r>
          </w:p>
        </w:tc>
        <w:tc>
          <w:tcPr>
            <w:tcW w:w="2835" w:type="dxa"/>
            <w:gridSpan w:val="2"/>
            <w:tcBorders>
              <w:top w:val="nil"/>
              <w:left w:val="nil"/>
              <w:bottom w:val="nil"/>
              <w:right w:val="nil"/>
            </w:tcBorders>
            <w:vAlign w:val="center"/>
          </w:tcPr>
          <w:p w14:paraId="744D4AC4" w14:textId="77777777" w:rsidR="00AD7829" w:rsidRPr="00AC6690" w:rsidRDefault="00AD7829" w:rsidP="00AD7829">
            <w:pPr>
              <w:autoSpaceDE/>
              <w:autoSpaceDN/>
              <w:adjustRightInd/>
              <w:spacing w:before="0" w:line="240" w:lineRule="auto"/>
              <w:ind w:left="149"/>
              <w:rPr>
                <w:sz w:val="16"/>
                <w:szCs w:val="16"/>
              </w:rPr>
            </w:pPr>
            <w:r>
              <w:rPr>
                <w:sz w:val="16"/>
                <w:szCs w:val="16"/>
              </w:rPr>
              <w:t>International</w:t>
            </w:r>
          </w:p>
        </w:tc>
        <w:tc>
          <w:tcPr>
            <w:tcW w:w="2976" w:type="dxa"/>
            <w:gridSpan w:val="3"/>
            <w:tcBorders>
              <w:top w:val="nil"/>
              <w:left w:val="nil"/>
              <w:right w:val="nil"/>
            </w:tcBorders>
            <w:vAlign w:val="center"/>
          </w:tcPr>
          <w:p w14:paraId="543A32DE" w14:textId="77777777" w:rsidR="00AD7829" w:rsidRPr="0071126F" w:rsidRDefault="00AD7829" w:rsidP="00AD7829">
            <w:pPr>
              <w:autoSpaceDE/>
              <w:autoSpaceDN/>
              <w:adjustRightInd/>
              <w:spacing w:before="0" w:line="240" w:lineRule="auto"/>
              <w:ind w:left="142"/>
              <w:rPr>
                <w:sz w:val="16"/>
                <w:szCs w:val="16"/>
              </w:rPr>
            </w:pPr>
            <w:r w:rsidRPr="0071126F">
              <w:rPr>
                <w:sz w:val="16"/>
                <w:szCs w:val="16"/>
              </w:rPr>
              <w:t>Interline 994</w:t>
            </w:r>
          </w:p>
        </w:tc>
        <w:tc>
          <w:tcPr>
            <w:tcW w:w="851" w:type="dxa"/>
            <w:gridSpan w:val="3"/>
            <w:tcBorders>
              <w:top w:val="nil"/>
              <w:left w:val="nil"/>
              <w:right w:val="nil"/>
            </w:tcBorders>
            <w:vAlign w:val="center"/>
          </w:tcPr>
          <w:p w14:paraId="57BE5D9E" w14:textId="7DCC644B"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290</w:t>
            </w:r>
          </w:p>
        </w:tc>
        <w:tc>
          <w:tcPr>
            <w:tcW w:w="1701" w:type="dxa"/>
            <w:gridSpan w:val="3"/>
            <w:tcBorders>
              <w:top w:val="nil"/>
              <w:left w:val="nil"/>
              <w:right w:val="nil"/>
            </w:tcBorders>
            <w:vAlign w:val="center"/>
          </w:tcPr>
          <w:p w14:paraId="3D1A509D" w14:textId="77777777" w:rsidR="00AD7829" w:rsidRPr="00FB7FE5" w:rsidRDefault="00AD7829" w:rsidP="00AD7829">
            <w:pPr>
              <w:widowControl w:val="0"/>
              <w:spacing w:before="43" w:line="240" w:lineRule="auto"/>
              <w:ind w:left="425" w:right="-20"/>
              <w:rPr>
                <w:sz w:val="16"/>
                <w:szCs w:val="16"/>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FB7FE5">
              <w:rPr>
                <w:sz w:val="16"/>
                <w:szCs w:val="16"/>
              </w:rPr>
              <w:t>°</w:t>
            </w:r>
            <w:r>
              <w:rPr>
                <w:sz w:val="16"/>
                <w:szCs w:val="16"/>
              </w:rPr>
              <w:t>F</w:t>
            </w:r>
            <w:r w:rsidRPr="003B2DEF">
              <w:rPr>
                <w:sz w:val="16"/>
                <w:szCs w:val="16"/>
              </w:rPr>
              <w:t>)</w:t>
            </w:r>
          </w:p>
        </w:tc>
      </w:tr>
      <w:tr w:rsidR="00AD7829" w:rsidRPr="00AC6690" w14:paraId="59F6463A"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36"/>
        </w:trPr>
        <w:tc>
          <w:tcPr>
            <w:tcW w:w="1702" w:type="dxa"/>
            <w:gridSpan w:val="2"/>
            <w:vMerge/>
            <w:tcBorders>
              <w:left w:val="nil"/>
              <w:right w:val="nil"/>
            </w:tcBorders>
            <w:vAlign w:val="center"/>
          </w:tcPr>
          <w:p w14:paraId="729DA738"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252505CF" w14:textId="77777777" w:rsidR="00AD7829" w:rsidRPr="00AC6690" w:rsidRDefault="00AD7829" w:rsidP="00AD7829">
            <w:pPr>
              <w:autoSpaceDE/>
              <w:autoSpaceDN/>
              <w:adjustRightInd/>
              <w:spacing w:before="0" w:line="240" w:lineRule="auto"/>
              <w:ind w:left="149"/>
              <w:rPr>
                <w:sz w:val="16"/>
                <w:szCs w:val="16"/>
              </w:rPr>
            </w:pPr>
            <w:r w:rsidRPr="0023647C">
              <w:rPr>
                <w:sz w:val="16"/>
                <w:szCs w:val="16"/>
              </w:rPr>
              <w:t>International Devoe</w:t>
            </w:r>
          </w:p>
        </w:tc>
        <w:tc>
          <w:tcPr>
            <w:tcW w:w="2976" w:type="dxa"/>
            <w:gridSpan w:val="3"/>
            <w:tcBorders>
              <w:left w:val="nil"/>
              <w:bottom w:val="nil"/>
              <w:right w:val="nil"/>
            </w:tcBorders>
            <w:vAlign w:val="center"/>
          </w:tcPr>
          <w:p w14:paraId="185C906C" w14:textId="77777777"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Devchem</w:t>
            </w:r>
            <w:proofErr w:type="spellEnd"/>
            <w:r w:rsidRPr="0071126F">
              <w:rPr>
                <w:sz w:val="16"/>
                <w:szCs w:val="16"/>
              </w:rPr>
              <w:t xml:space="preserve"> 256</w:t>
            </w:r>
          </w:p>
        </w:tc>
        <w:tc>
          <w:tcPr>
            <w:tcW w:w="851" w:type="dxa"/>
            <w:gridSpan w:val="3"/>
            <w:tcBorders>
              <w:left w:val="nil"/>
              <w:bottom w:val="nil"/>
              <w:right w:val="nil"/>
            </w:tcBorders>
            <w:vAlign w:val="center"/>
          </w:tcPr>
          <w:p w14:paraId="321D37E2" w14:textId="77777777"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319</w:t>
            </w:r>
          </w:p>
        </w:tc>
        <w:tc>
          <w:tcPr>
            <w:tcW w:w="1701" w:type="dxa"/>
            <w:gridSpan w:val="3"/>
            <w:tcBorders>
              <w:left w:val="nil"/>
              <w:bottom w:val="nil"/>
              <w:right w:val="nil"/>
            </w:tcBorders>
            <w:vAlign w:val="center"/>
          </w:tcPr>
          <w:p w14:paraId="25F598DE" w14:textId="77777777" w:rsidR="00AD7829" w:rsidRPr="00FB7FE5" w:rsidRDefault="00AD7829" w:rsidP="00AD7829">
            <w:pPr>
              <w:widowControl w:val="0"/>
              <w:spacing w:before="43" w:line="240" w:lineRule="auto"/>
              <w:ind w:left="425" w:right="-20"/>
              <w:rPr>
                <w:sz w:val="16"/>
                <w:szCs w:val="16"/>
              </w:rPr>
            </w:pPr>
            <w:r>
              <w:rPr>
                <w:sz w:val="16"/>
                <w:szCs w:val="16"/>
              </w:rPr>
              <w:t>93</w:t>
            </w:r>
            <w:r w:rsidRPr="003B2DEF">
              <w:rPr>
                <w:sz w:val="16"/>
                <w:szCs w:val="16"/>
              </w:rPr>
              <w:t>°</w:t>
            </w:r>
            <w:r>
              <w:rPr>
                <w:sz w:val="16"/>
                <w:szCs w:val="16"/>
              </w:rPr>
              <w:t>C</w:t>
            </w:r>
            <w:r w:rsidRPr="003B2DEF">
              <w:rPr>
                <w:sz w:val="16"/>
                <w:szCs w:val="16"/>
              </w:rPr>
              <w:t>(</w:t>
            </w:r>
            <w:r>
              <w:rPr>
                <w:sz w:val="16"/>
                <w:szCs w:val="16"/>
              </w:rPr>
              <w:t>200</w:t>
            </w:r>
            <w:r w:rsidRPr="00FB7FE5">
              <w:rPr>
                <w:sz w:val="16"/>
                <w:szCs w:val="16"/>
              </w:rPr>
              <w:t>°</w:t>
            </w:r>
            <w:r>
              <w:rPr>
                <w:sz w:val="16"/>
                <w:szCs w:val="16"/>
              </w:rPr>
              <w:t>F</w:t>
            </w:r>
            <w:r w:rsidRPr="003B2DEF">
              <w:rPr>
                <w:sz w:val="16"/>
                <w:szCs w:val="16"/>
              </w:rPr>
              <w:t>)</w:t>
            </w:r>
          </w:p>
        </w:tc>
      </w:tr>
      <w:tr w:rsidR="00AD7829" w:rsidRPr="00AC6690" w14:paraId="518128EF"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68"/>
        </w:trPr>
        <w:tc>
          <w:tcPr>
            <w:tcW w:w="1702" w:type="dxa"/>
            <w:gridSpan w:val="2"/>
            <w:vMerge/>
            <w:tcBorders>
              <w:left w:val="nil"/>
              <w:bottom w:val="nil"/>
              <w:right w:val="nil"/>
            </w:tcBorders>
            <w:vAlign w:val="center"/>
          </w:tcPr>
          <w:p w14:paraId="57F10725"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54ABFBBE" w14:textId="77777777" w:rsidR="00AD7829" w:rsidRPr="00AC6690" w:rsidRDefault="00AD7829" w:rsidP="00AD7829">
            <w:pPr>
              <w:autoSpaceDE/>
              <w:autoSpaceDN/>
              <w:adjustRightInd/>
              <w:spacing w:before="0" w:line="240" w:lineRule="auto"/>
              <w:ind w:left="149"/>
              <w:rPr>
                <w:sz w:val="16"/>
                <w:szCs w:val="16"/>
              </w:rPr>
            </w:pPr>
            <w:r w:rsidRPr="0023647C">
              <w:rPr>
                <w:sz w:val="16"/>
                <w:szCs w:val="16"/>
              </w:rPr>
              <w:t>Jotun</w:t>
            </w:r>
          </w:p>
        </w:tc>
        <w:tc>
          <w:tcPr>
            <w:tcW w:w="2976" w:type="dxa"/>
            <w:gridSpan w:val="3"/>
            <w:tcBorders>
              <w:top w:val="nil"/>
              <w:left w:val="nil"/>
              <w:bottom w:val="nil"/>
              <w:right w:val="nil"/>
            </w:tcBorders>
            <w:vAlign w:val="center"/>
          </w:tcPr>
          <w:p w14:paraId="64E5980A" w14:textId="77777777"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Tankguard</w:t>
            </w:r>
            <w:proofErr w:type="spellEnd"/>
            <w:r w:rsidRPr="0071126F">
              <w:rPr>
                <w:sz w:val="16"/>
                <w:szCs w:val="16"/>
              </w:rPr>
              <w:t xml:space="preserve"> Storage</w:t>
            </w:r>
          </w:p>
        </w:tc>
        <w:tc>
          <w:tcPr>
            <w:tcW w:w="851" w:type="dxa"/>
            <w:gridSpan w:val="3"/>
            <w:tcBorders>
              <w:top w:val="nil"/>
              <w:left w:val="nil"/>
              <w:bottom w:val="nil"/>
              <w:right w:val="nil"/>
            </w:tcBorders>
            <w:vAlign w:val="center"/>
          </w:tcPr>
          <w:p w14:paraId="5706A6AD" w14:textId="77777777"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310</w:t>
            </w:r>
          </w:p>
        </w:tc>
        <w:tc>
          <w:tcPr>
            <w:tcW w:w="1701" w:type="dxa"/>
            <w:gridSpan w:val="3"/>
            <w:tcBorders>
              <w:top w:val="nil"/>
              <w:left w:val="nil"/>
              <w:bottom w:val="nil"/>
              <w:right w:val="nil"/>
            </w:tcBorders>
            <w:vAlign w:val="center"/>
          </w:tcPr>
          <w:p w14:paraId="35351C08" w14:textId="77777777" w:rsidR="00AD7829" w:rsidRPr="00FB7FE5" w:rsidRDefault="00AD7829" w:rsidP="00AD7829">
            <w:pPr>
              <w:widowControl w:val="0"/>
              <w:spacing w:before="43" w:line="240" w:lineRule="auto"/>
              <w:ind w:left="425" w:right="-20"/>
              <w:rPr>
                <w:sz w:val="16"/>
                <w:szCs w:val="16"/>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FB7FE5">
              <w:rPr>
                <w:sz w:val="16"/>
                <w:szCs w:val="16"/>
              </w:rPr>
              <w:t>°</w:t>
            </w:r>
            <w:r>
              <w:rPr>
                <w:sz w:val="16"/>
                <w:szCs w:val="16"/>
              </w:rPr>
              <w:t>F</w:t>
            </w:r>
            <w:r w:rsidRPr="003B2DEF">
              <w:rPr>
                <w:sz w:val="16"/>
                <w:szCs w:val="16"/>
              </w:rPr>
              <w:t>)</w:t>
            </w:r>
          </w:p>
        </w:tc>
      </w:tr>
      <w:tr w:rsidR="00AD7829" w:rsidRPr="00AC6690" w14:paraId="5CAD624E"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88"/>
        </w:trPr>
        <w:tc>
          <w:tcPr>
            <w:tcW w:w="1702" w:type="dxa"/>
            <w:gridSpan w:val="2"/>
            <w:tcBorders>
              <w:top w:val="nil"/>
              <w:left w:val="nil"/>
              <w:bottom w:val="nil"/>
              <w:right w:val="nil"/>
            </w:tcBorders>
            <w:vAlign w:val="center"/>
          </w:tcPr>
          <w:p w14:paraId="630C4458"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68A6D6E8" w14:textId="77777777" w:rsidR="00AD7829" w:rsidRPr="00AC6690" w:rsidRDefault="00AD7829" w:rsidP="00AD7829">
            <w:pPr>
              <w:autoSpaceDE/>
              <w:autoSpaceDN/>
              <w:adjustRightInd/>
              <w:spacing w:before="0" w:line="240" w:lineRule="auto"/>
              <w:ind w:left="149"/>
              <w:rPr>
                <w:sz w:val="16"/>
                <w:szCs w:val="16"/>
              </w:rPr>
            </w:pPr>
            <w:r w:rsidRPr="00AC6690">
              <w:rPr>
                <w:sz w:val="16"/>
                <w:szCs w:val="16"/>
              </w:rPr>
              <w:t>PPG</w:t>
            </w:r>
          </w:p>
        </w:tc>
        <w:tc>
          <w:tcPr>
            <w:tcW w:w="2976" w:type="dxa"/>
            <w:gridSpan w:val="3"/>
            <w:tcBorders>
              <w:top w:val="nil"/>
              <w:left w:val="nil"/>
              <w:bottom w:val="nil"/>
              <w:right w:val="nil"/>
            </w:tcBorders>
            <w:vAlign w:val="center"/>
          </w:tcPr>
          <w:p w14:paraId="638F748C" w14:textId="77777777"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Phenguard</w:t>
            </w:r>
            <w:proofErr w:type="spellEnd"/>
            <w:r w:rsidRPr="0071126F">
              <w:rPr>
                <w:sz w:val="16"/>
                <w:szCs w:val="16"/>
              </w:rPr>
              <w:t xml:space="preserve"> 930 Series</w:t>
            </w:r>
          </w:p>
        </w:tc>
        <w:tc>
          <w:tcPr>
            <w:tcW w:w="851" w:type="dxa"/>
            <w:gridSpan w:val="3"/>
            <w:tcBorders>
              <w:top w:val="nil"/>
              <w:left w:val="nil"/>
              <w:bottom w:val="nil"/>
              <w:right w:val="nil"/>
            </w:tcBorders>
            <w:vAlign w:val="center"/>
          </w:tcPr>
          <w:p w14:paraId="1176F8C7" w14:textId="77777777"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315</w:t>
            </w:r>
          </w:p>
        </w:tc>
        <w:tc>
          <w:tcPr>
            <w:tcW w:w="1701" w:type="dxa"/>
            <w:gridSpan w:val="3"/>
            <w:tcBorders>
              <w:top w:val="nil"/>
              <w:left w:val="nil"/>
              <w:bottom w:val="nil"/>
              <w:right w:val="nil"/>
            </w:tcBorders>
            <w:vAlign w:val="center"/>
          </w:tcPr>
          <w:p w14:paraId="1C329C93" w14:textId="77777777" w:rsidR="00AD7829" w:rsidRPr="00FB7FE5" w:rsidRDefault="00AD7829" w:rsidP="00AD7829">
            <w:pPr>
              <w:widowControl w:val="0"/>
              <w:spacing w:before="43" w:line="240" w:lineRule="auto"/>
              <w:ind w:left="425" w:right="-20"/>
              <w:rPr>
                <w:sz w:val="16"/>
                <w:szCs w:val="16"/>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FB7FE5">
              <w:rPr>
                <w:sz w:val="16"/>
                <w:szCs w:val="16"/>
              </w:rPr>
              <w:t>°</w:t>
            </w:r>
            <w:r>
              <w:rPr>
                <w:sz w:val="16"/>
                <w:szCs w:val="16"/>
              </w:rPr>
              <w:t>F</w:t>
            </w:r>
            <w:r w:rsidRPr="003B2DEF">
              <w:rPr>
                <w:sz w:val="16"/>
                <w:szCs w:val="16"/>
              </w:rPr>
              <w:t>)</w:t>
            </w:r>
          </w:p>
        </w:tc>
      </w:tr>
      <w:tr w:rsidR="00AD7829" w:rsidRPr="00AC6690" w14:paraId="45BD173B"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312"/>
        </w:trPr>
        <w:tc>
          <w:tcPr>
            <w:tcW w:w="1702" w:type="dxa"/>
            <w:gridSpan w:val="2"/>
            <w:tcBorders>
              <w:top w:val="nil"/>
              <w:left w:val="nil"/>
              <w:bottom w:val="single" w:sz="12" w:space="0" w:color="000000"/>
              <w:right w:val="nil"/>
            </w:tcBorders>
            <w:vAlign w:val="center"/>
          </w:tcPr>
          <w:p w14:paraId="02A13F4E"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single" w:sz="12" w:space="0" w:color="000000"/>
              <w:right w:val="nil"/>
            </w:tcBorders>
            <w:vAlign w:val="center"/>
          </w:tcPr>
          <w:p w14:paraId="7F063533" w14:textId="77777777" w:rsidR="00AD7829" w:rsidRPr="00AC6690" w:rsidRDefault="00AD7829" w:rsidP="00AD7829">
            <w:pPr>
              <w:autoSpaceDE/>
              <w:autoSpaceDN/>
              <w:adjustRightInd/>
              <w:spacing w:before="0" w:line="240" w:lineRule="auto"/>
              <w:ind w:left="149"/>
              <w:rPr>
                <w:sz w:val="16"/>
                <w:szCs w:val="16"/>
              </w:rPr>
            </w:pPr>
            <w:r w:rsidRPr="00AC6690">
              <w:rPr>
                <w:sz w:val="16"/>
                <w:szCs w:val="16"/>
              </w:rPr>
              <w:t>Sherwin-Williams</w:t>
            </w:r>
          </w:p>
        </w:tc>
        <w:tc>
          <w:tcPr>
            <w:tcW w:w="2976" w:type="dxa"/>
            <w:gridSpan w:val="3"/>
            <w:tcBorders>
              <w:top w:val="nil"/>
              <w:left w:val="nil"/>
              <w:bottom w:val="single" w:sz="12" w:space="0" w:color="000000"/>
              <w:right w:val="nil"/>
            </w:tcBorders>
            <w:vAlign w:val="center"/>
          </w:tcPr>
          <w:p w14:paraId="2C33E9A1" w14:textId="77777777"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Epo</w:t>
            </w:r>
            <w:proofErr w:type="spellEnd"/>
            <w:r w:rsidRPr="0071126F">
              <w:rPr>
                <w:sz w:val="16"/>
                <w:szCs w:val="16"/>
              </w:rPr>
              <w:t>-Phen FF</w:t>
            </w:r>
          </w:p>
        </w:tc>
        <w:tc>
          <w:tcPr>
            <w:tcW w:w="851" w:type="dxa"/>
            <w:gridSpan w:val="3"/>
            <w:tcBorders>
              <w:top w:val="nil"/>
              <w:left w:val="nil"/>
              <w:bottom w:val="single" w:sz="12" w:space="0" w:color="000000"/>
              <w:right w:val="nil"/>
            </w:tcBorders>
            <w:vAlign w:val="center"/>
          </w:tcPr>
          <w:p w14:paraId="5E9698E2" w14:textId="77777777"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100–250</w:t>
            </w:r>
          </w:p>
        </w:tc>
        <w:tc>
          <w:tcPr>
            <w:tcW w:w="1701" w:type="dxa"/>
            <w:gridSpan w:val="3"/>
            <w:tcBorders>
              <w:top w:val="nil"/>
              <w:left w:val="nil"/>
              <w:bottom w:val="single" w:sz="12" w:space="0" w:color="000000"/>
              <w:right w:val="nil"/>
            </w:tcBorders>
            <w:vAlign w:val="center"/>
          </w:tcPr>
          <w:p w14:paraId="5273F64F" w14:textId="77777777" w:rsidR="00AD7829" w:rsidRPr="00FB7FE5" w:rsidRDefault="00AD7829" w:rsidP="00AD7829">
            <w:pPr>
              <w:widowControl w:val="0"/>
              <w:spacing w:before="43" w:line="240" w:lineRule="auto"/>
              <w:ind w:left="425" w:right="-20"/>
              <w:rPr>
                <w:sz w:val="16"/>
                <w:szCs w:val="16"/>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AD7829" w:rsidRPr="00AC6690" w14:paraId="20A3A213"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94"/>
        </w:trPr>
        <w:tc>
          <w:tcPr>
            <w:tcW w:w="1702" w:type="dxa"/>
            <w:gridSpan w:val="2"/>
            <w:tcBorders>
              <w:top w:val="single" w:sz="12" w:space="0" w:color="000000"/>
              <w:left w:val="nil"/>
              <w:bottom w:val="nil"/>
              <w:right w:val="nil"/>
            </w:tcBorders>
            <w:vAlign w:val="center"/>
          </w:tcPr>
          <w:p w14:paraId="023106CF" w14:textId="77777777" w:rsidR="00AD7829" w:rsidRPr="00AC6690" w:rsidRDefault="00AD7829" w:rsidP="00AD7829">
            <w:pPr>
              <w:autoSpaceDE/>
              <w:autoSpaceDN/>
              <w:adjustRightInd/>
              <w:spacing w:before="0" w:line="240" w:lineRule="auto"/>
              <w:ind w:left="0"/>
              <w:rPr>
                <w:b/>
                <w:sz w:val="16"/>
                <w:szCs w:val="16"/>
              </w:rPr>
            </w:pPr>
            <w:r w:rsidRPr="00AC6690">
              <w:rPr>
                <w:b/>
                <w:sz w:val="16"/>
                <w:szCs w:val="16"/>
              </w:rPr>
              <w:t>SECOND COAT</w:t>
            </w:r>
          </w:p>
        </w:tc>
        <w:tc>
          <w:tcPr>
            <w:tcW w:w="2835" w:type="dxa"/>
            <w:gridSpan w:val="2"/>
            <w:tcBorders>
              <w:top w:val="single" w:sz="12" w:space="0" w:color="000000"/>
              <w:left w:val="nil"/>
              <w:bottom w:val="nil"/>
              <w:right w:val="nil"/>
            </w:tcBorders>
            <w:vAlign w:val="center"/>
          </w:tcPr>
          <w:p w14:paraId="2DDED48B" w14:textId="77777777" w:rsidR="00AD7829" w:rsidRPr="00AC6690" w:rsidRDefault="00AD7829" w:rsidP="00AD7829">
            <w:pPr>
              <w:autoSpaceDE/>
              <w:autoSpaceDN/>
              <w:adjustRightInd/>
              <w:spacing w:before="0" w:line="240" w:lineRule="auto"/>
              <w:ind w:left="149"/>
              <w:rPr>
                <w:sz w:val="16"/>
                <w:szCs w:val="16"/>
              </w:rPr>
            </w:pPr>
            <w:r w:rsidRPr="00AC6690">
              <w:rPr>
                <w:sz w:val="16"/>
                <w:szCs w:val="16"/>
              </w:rPr>
              <w:t>Carboline</w:t>
            </w:r>
          </w:p>
        </w:tc>
        <w:tc>
          <w:tcPr>
            <w:tcW w:w="2976" w:type="dxa"/>
            <w:gridSpan w:val="3"/>
            <w:tcBorders>
              <w:top w:val="single" w:sz="12" w:space="0" w:color="000000"/>
              <w:left w:val="nil"/>
              <w:bottom w:val="nil"/>
              <w:right w:val="nil"/>
            </w:tcBorders>
            <w:vAlign w:val="center"/>
          </w:tcPr>
          <w:p w14:paraId="588CABD1" w14:textId="77777777" w:rsidR="00AD7829" w:rsidRPr="0071126F" w:rsidRDefault="00AD7829" w:rsidP="00AD7829">
            <w:pPr>
              <w:autoSpaceDE/>
              <w:autoSpaceDN/>
              <w:adjustRightInd/>
              <w:spacing w:before="0" w:line="240" w:lineRule="auto"/>
              <w:ind w:left="142"/>
              <w:rPr>
                <w:sz w:val="16"/>
                <w:szCs w:val="16"/>
              </w:rPr>
            </w:pPr>
            <w:r w:rsidRPr="0071126F">
              <w:rPr>
                <w:sz w:val="16"/>
                <w:szCs w:val="16"/>
              </w:rPr>
              <w:t>Phenoline 1205</w:t>
            </w:r>
          </w:p>
        </w:tc>
        <w:tc>
          <w:tcPr>
            <w:tcW w:w="851" w:type="dxa"/>
            <w:gridSpan w:val="3"/>
            <w:tcBorders>
              <w:top w:val="single" w:sz="12" w:space="0" w:color="000000"/>
              <w:left w:val="nil"/>
              <w:bottom w:val="nil"/>
              <w:right w:val="nil"/>
            </w:tcBorders>
            <w:vAlign w:val="center"/>
          </w:tcPr>
          <w:p w14:paraId="27A8612C" w14:textId="77777777"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255</w:t>
            </w:r>
          </w:p>
        </w:tc>
        <w:tc>
          <w:tcPr>
            <w:tcW w:w="1701" w:type="dxa"/>
            <w:gridSpan w:val="3"/>
            <w:tcBorders>
              <w:top w:val="single" w:sz="12" w:space="0" w:color="000000"/>
              <w:left w:val="nil"/>
              <w:bottom w:val="nil"/>
              <w:right w:val="nil"/>
            </w:tcBorders>
            <w:vAlign w:val="center"/>
          </w:tcPr>
          <w:p w14:paraId="01A48C36" w14:textId="77777777" w:rsidR="00AD7829" w:rsidRPr="00FB7FE5" w:rsidRDefault="00AD7829" w:rsidP="00AD7829">
            <w:pPr>
              <w:widowControl w:val="0"/>
              <w:spacing w:before="43" w:line="240" w:lineRule="auto"/>
              <w:ind w:left="425" w:right="-20"/>
              <w:rPr>
                <w:sz w:val="16"/>
                <w:szCs w:val="16"/>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FB7FE5">
              <w:rPr>
                <w:sz w:val="16"/>
                <w:szCs w:val="16"/>
              </w:rPr>
              <w:t>°</w:t>
            </w:r>
            <w:r>
              <w:rPr>
                <w:sz w:val="16"/>
                <w:szCs w:val="16"/>
              </w:rPr>
              <w:t>F</w:t>
            </w:r>
            <w:r w:rsidRPr="003B2DEF">
              <w:rPr>
                <w:sz w:val="16"/>
                <w:szCs w:val="16"/>
              </w:rPr>
              <w:t>)</w:t>
            </w:r>
          </w:p>
        </w:tc>
      </w:tr>
      <w:tr w:rsidR="00AD7829" w:rsidRPr="00AC6690" w14:paraId="6CA693F9" w14:textId="77777777" w:rsidTr="00C06502">
        <w:tblPrEx>
          <w:tblCellMar>
            <w:left w:w="0" w:type="dxa"/>
            <w:right w:w="0" w:type="dxa"/>
          </w:tblCellMar>
          <w:tblLook w:val="0000" w:firstRow="0" w:lastRow="0" w:firstColumn="0" w:lastColumn="0" w:noHBand="0" w:noVBand="0"/>
        </w:tblPrEx>
        <w:trPr>
          <w:gridBefore w:val="1"/>
          <w:wBefore w:w="52" w:type="dxa"/>
          <w:trHeight w:hRule="exact" w:val="537"/>
          <w:jc w:val="center"/>
        </w:trPr>
        <w:tc>
          <w:tcPr>
            <w:tcW w:w="1702" w:type="dxa"/>
            <w:gridSpan w:val="2"/>
            <w:tcBorders>
              <w:top w:val="nil"/>
              <w:left w:val="nil"/>
              <w:bottom w:val="nil"/>
              <w:right w:val="nil"/>
            </w:tcBorders>
            <w:vAlign w:val="center"/>
          </w:tcPr>
          <w:p w14:paraId="408D7E0F"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0F29CB8C" w14:textId="77777777" w:rsidR="00AD7829" w:rsidRPr="00AC6690" w:rsidRDefault="00AD7829" w:rsidP="00AD7829">
            <w:pPr>
              <w:autoSpaceDE/>
              <w:autoSpaceDN/>
              <w:adjustRightInd/>
              <w:spacing w:before="0" w:line="240" w:lineRule="auto"/>
              <w:ind w:left="149"/>
              <w:rPr>
                <w:sz w:val="16"/>
                <w:szCs w:val="16"/>
              </w:rPr>
            </w:pPr>
            <w:r w:rsidRPr="00AC6690">
              <w:rPr>
                <w:sz w:val="16"/>
                <w:szCs w:val="16"/>
              </w:rPr>
              <w:t>Hempel Coatings (USA), Inc.</w:t>
            </w:r>
          </w:p>
        </w:tc>
        <w:tc>
          <w:tcPr>
            <w:tcW w:w="2976" w:type="dxa"/>
            <w:gridSpan w:val="3"/>
            <w:tcBorders>
              <w:top w:val="nil"/>
              <w:left w:val="nil"/>
              <w:bottom w:val="nil"/>
              <w:right w:val="nil"/>
            </w:tcBorders>
            <w:vAlign w:val="center"/>
          </w:tcPr>
          <w:p w14:paraId="5D896055" w14:textId="77777777" w:rsidR="00AD7829" w:rsidRPr="0071126F" w:rsidRDefault="00AD7829" w:rsidP="00AD7829">
            <w:pPr>
              <w:autoSpaceDE/>
              <w:autoSpaceDN/>
              <w:adjustRightInd/>
              <w:spacing w:before="0" w:line="240" w:lineRule="auto"/>
              <w:ind w:left="142"/>
              <w:rPr>
                <w:sz w:val="16"/>
                <w:szCs w:val="16"/>
                <w:lang w:val="ru-RU"/>
              </w:rPr>
            </w:pPr>
            <w:proofErr w:type="spellStart"/>
            <w:r w:rsidRPr="0071126F">
              <w:rPr>
                <w:sz w:val="16"/>
                <w:szCs w:val="16"/>
              </w:rPr>
              <w:t>Hempadur</w:t>
            </w:r>
            <w:proofErr w:type="spellEnd"/>
            <w:r w:rsidRPr="0071126F">
              <w:rPr>
                <w:sz w:val="16"/>
                <w:szCs w:val="16"/>
              </w:rPr>
              <w:t xml:space="preserve"> 35900</w:t>
            </w:r>
          </w:p>
          <w:p w14:paraId="51727D98" w14:textId="0A002E54"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Hempadur</w:t>
            </w:r>
            <w:proofErr w:type="spellEnd"/>
            <w:r w:rsidRPr="0071126F">
              <w:rPr>
                <w:sz w:val="16"/>
                <w:szCs w:val="16"/>
              </w:rPr>
              <w:t xml:space="preserve"> 85671</w:t>
            </w:r>
          </w:p>
        </w:tc>
        <w:tc>
          <w:tcPr>
            <w:tcW w:w="851" w:type="dxa"/>
            <w:gridSpan w:val="3"/>
            <w:tcBorders>
              <w:top w:val="nil"/>
              <w:left w:val="nil"/>
              <w:bottom w:val="nil"/>
              <w:right w:val="nil"/>
            </w:tcBorders>
            <w:vAlign w:val="center"/>
          </w:tcPr>
          <w:p w14:paraId="5AC763C5" w14:textId="77777777" w:rsidR="00AD7829" w:rsidRPr="00CA7232" w:rsidRDefault="00AD7829" w:rsidP="00AD7829">
            <w:pPr>
              <w:autoSpaceDE/>
              <w:autoSpaceDN/>
              <w:adjustRightInd/>
              <w:spacing w:before="0" w:line="240" w:lineRule="auto"/>
              <w:ind w:left="0"/>
              <w:jc w:val="center"/>
              <w:rPr>
                <w:sz w:val="16"/>
                <w:szCs w:val="16"/>
                <w:lang w:val="ru-RU"/>
              </w:rPr>
            </w:pPr>
            <w:r w:rsidRPr="00CA7232">
              <w:rPr>
                <w:sz w:val="16"/>
                <w:szCs w:val="16"/>
                <w:lang w:val="ru-RU"/>
              </w:rPr>
              <w:t>0</w:t>
            </w:r>
          </w:p>
          <w:p w14:paraId="7E3EA5AB" w14:textId="19510EC9"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3</w:t>
            </w:r>
            <w:r w:rsidRPr="00CA7232">
              <w:rPr>
                <w:sz w:val="16"/>
                <w:szCs w:val="16"/>
                <w:lang w:val="ru-RU"/>
              </w:rPr>
              <w:t>20</w:t>
            </w:r>
          </w:p>
        </w:tc>
        <w:tc>
          <w:tcPr>
            <w:tcW w:w="1701" w:type="dxa"/>
            <w:gridSpan w:val="3"/>
            <w:tcBorders>
              <w:top w:val="nil"/>
              <w:left w:val="nil"/>
              <w:bottom w:val="nil"/>
              <w:right w:val="nil"/>
            </w:tcBorders>
            <w:vAlign w:val="center"/>
          </w:tcPr>
          <w:p w14:paraId="44668A48" w14:textId="355E7D51" w:rsidR="00AD7829" w:rsidRDefault="00AD7829" w:rsidP="00AD7829">
            <w:pPr>
              <w:widowControl w:val="0"/>
              <w:spacing w:before="43" w:line="240" w:lineRule="auto"/>
              <w:ind w:left="425" w:right="-20"/>
              <w:rPr>
                <w:sz w:val="16"/>
                <w:szCs w:val="16"/>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FB7FE5">
              <w:rPr>
                <w:sz w:val="16"/>
                <w:szCs w:val="16"/>
              </w:rPr>
              <w:t>°</w:t>
            </w:r>
            <w:r>
              <w:rPr>
                <w:sz w:val="16"/>
                <w:szCs w:val="16"/>
              </w:rPr>
              <w:t>F</w:t>
            </w:r>
            <w:r w:rsidRPr="003B2DEF">
              <w:rPr>
                <w:sz w:val="16"/>
                <w:szCs w:val="16"/>
              </w:rPr>
              <w:t>)</w:t>
            </w:r>
          </w:p>
          <w:p w14:paraId="2CD3BB0F" w14:textId="08FB4EC6" w:rsidR="00AD7829" w:rsidRDefault="00AD7829" w:rsidP="00AD7829">
            <w:pPr>
              <w:widowControl w:val="0"/>
              <w:spacing w:before="43" w:line="240" w:lineRule="auto"/>
              <w:ind w:left="425" w:right="-20"/>
              <w:rPr>
                <w:sz w:val="16"/>
                <w:szCs w:val="16"/>
              </w:rPr>
            </w:pPr>
            <w:r>
              <w:rPr>
                <w:sz w:val="16"/>
                <w:szCs w:val="16"/>
              </w:rPr>
              <w:t>90</w:t>
            </w:r>
            <w:r w:rsidRPr="003B2DEF">
              <w:rPr>
                <w:sz w:val="16"/>
                <w:szCs w:val="16"/>
              </w:rPr>
              <w:t>°</w:t>
            </w:r>
            <w:r>
              <w:rPr>
                <w:sz w:val="16"/>
                <w:szCs w:val="16"/>
              </w:rPr>
              <w:t>C</w:t>
            </w:r>
            <w:r w:rsidRPr="003B2DEF">
              <w:rPr>
                <w:sz w:val="16"/>
                <w:szCs w:val="16"/>
              </w:rPr>
              <w:t>(</w:t>
            </w:r>
            <w:r>
              <w:rPr>
                <w:sz w:val="16"/>
                <w:szCs w:val="16"/>
              </w:rPr>
              <w:t>194</w:t>
            </w:r>
            <w:r w:rsidRPr="00FB7FE5">
              <w:rPr>
                <w:sz w:val="16"/>
                <w:szCs w:val="16"/>
              </w:rPr>
              <w:t>°</w:t>
            </w:r>
            <w:r>
              <w:rPr>
                <w:sz w:val="16"/>
                <w:szCs w:val="16"/>
              </w:rPr>
              <w:t>F</w:t>
            </w:r>
            <w:r w:rsidRPr="003B2DEF">
              <w:rPr>
                <w:sz w:val="16"/>
                <w:szCs w:val="16"/>
              </w:rPr>
              <w:t>)</w:t>
            </w:r>
          </w:p>
          <w:p w14:paraId="51BBEC30" w14:textId="2C09B94E" w:rsidR="00AD7829" w:rsidRDefault="00AD7829" w:rsidP="00AD7829">
            <w:pPr>
              <w:widowControl w:val="0"/>
              <w:spacing w:before="43" w:line="240" w:lineRule="auto"/>
              <w:ind w:left="425" w:right="-20"/>
              <w:rPr>
                <w:sz w:val="16"/>
                <w:szCs w:val="16"/>
              </w:rPr>
            </w:pPr>
          </w:p>
          <w:p w14:paraId="3160E10E" w14:textId="77777777" w:rsidR="00AD7829" w:rsidRPr="00FB7FE5" w:rsidRDefault="00AD7829" w:rsidP="00AD7829">
            <w:pPr>
              <w:widowControl w:val="0"/>
              <w:spacing w:before="43" w:line="240" w:lineRule="auto"/>
              <w:ind w:left="425" w:right="-20"/>
              <w:rPr>
                <w:sz w:val="16"/>
                <w:szCs w:val="16"/>
              </w:rPr>
            </w:pPr>
          </w:p>
        </w:tc>
      </w:tr>
      <w:tr w:rsidR="00AD7829" w:rsidRPr="00AC6690" w14:paraId="48A9E375" w14:textId="77777777" w:rsidTr="00DE1D09">
        <w:tblPrEx>
          <w:tblCellMar>
            <w:left w:w="0" w:type="dxa"/>
            <w:right w:w="0" w:type="dxa"/>
          </w:tblCellMar>
          <w:tblLook w:val="0000" w:firstRow="0" w:lastRow="0" w:firstColumn="0" w:lastColumn="0" w:noHBand="0" w:noVBand="0"/>
        </w:tblPrEx>
        <w:trPr>
          <w:gridBefore w:val="1"/>
          <w:wBefore w:w="52" w:type="dxa"/>
          <w:trHeight w:hRule="exact" w:val="463"/>
          <w:jc w:val="center"/>
        </w:trPr>
        <w:tc>
          <w:tcPr>
            <w:tcW w:w="1702" w:type="dxa"/>
            <w:gridSpan w:val="2"/>
            <w:tcBorders>
              <w:top w:val="nil"/>
              <w:left w:val="nil"/>
              <w:bottom w:val="nil"/>
              <w:right w:val="nil"/>
            </w:tcBorders>
            <w:vAlign w:val="center"/>
          </w:tcPr>
          <w:p w14:paraId="4D87B902" w14:textId="77777777" w:rsidR="00AD7829" w:rsidRPr="00AC6690" w:rsidDel="00A25B22"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6AD15DD0" w14:textId="77777777" w:rsidR="00AD7829" w:rsidRPr="00AC6690" w:rsidRDefault="00AD7829" w:rsidP="00AD7829">
            <w:pPr>
              <w:autoSpaceDE/>
              <w:autoSpaceDN/>
              <w:adjustRightInd/>
              <w:spacing w:before="0" w:line="240" w:lineRule="auto"/>
              <w:ind w:left="149"/>
              <w:rPr>
                <w:sz w:val="16"/>
                <w:szCs w:val="16"/>
              </w:rPr>
            </w:pPr>
            <w:r>
              <w:rPr>
                <w:sz w:val="16"/>
                <w:szCs w:val="16"/>
              </w:rPr>
              <w:t>Belzona</w:t>
            </w:r>
          </w:p>
        </w:tc>
        <w:tc>
          <w:tcPr>
            <w:tcW w:w="2976" w:type="dxa"/>
            <w:gridSpan w:val="3"/>
            <w:tcBorders>
              <w:top w:val="nil"/>
              <w:left w:val="nil"/>
              <w:bottom w:val="nil"/>
              <w:right w:val="nil"/>
            </w:tcBorders>
            <w:vAlign w:val="center"/>
          </w:tcPr>
          <w:p w14:paraId="7D08D777" w14:textId="77777777" w:rsidR="00AD7829" w:rsidRPr="0071126F" w:rsidRDefault="00AD7829" w:rsidP="00AD7829">
            <w:pPr>
              <w:autoSpaceDE/>
              <w:autoSpaceDN/>
              <w:adjustRightInd/>
              <w:spacing w:before="0" w:line="240" w:lineRule="auto"/>
              <w:ind w:left="142"/>
              <w:rPr>
                <w:sz w:val="16"/>
                <w:szCs w:val="16"/>
              </w:rPr>
            </w:pPr>
            <w:r w:rsidRPr="0071126F">
              <w:rPr>
                <w:sz w:val="16"/>
                <w:szCs w:val="16"/>
              </w:rPr>
              <w:t>1391S(Spray)</w:t>
            </w:r>
          </w:p>
          <w:p w14:paraId="573EE771" w14:textId="06BD58B1" w:rsidR="00AD7829" w:rsidRPr="0071126F" w:rsidRDefault="00AD7829" w:rsidP="00AD7829">
            <w:pPr>
              <w:autoSpaceDE/>
              <w:autoSpaceDN/>
              <w:adjustRightInd/>
              <w:spacing w:before="0" w:line="240" w:lineRule="auto"/>
              <w:ind w:left="142"/>
              <w:rPr>
                <w:sz w:val="16"/>
                <w:szCs w:val="16"/>
              </w:rPr>
            </w:pPr>
            <w:r w:rsidRPr="0071126F">
              <w:rPr>
                <w:sz w:val="16"/>
                <w:szCs w:val="16"/>
              </w:rPr>
              <w:t>1593 (Trowel)</w:t>
            </w:r>
          </w:p>
        </w:tc>
        <w:tc>
          <w:tcPr>
            <w:tcW w:w="851" w:type="dxa"/>
            <w:gridSpan w:val="3"/>
            <w:tcBorders>
              <w:top w:val="nil"/>
              <w:left w:val="nil"/>
              <w:bottom w:val="nil"/>
              <w:right w:val="nil"/>
            </w:tcBorders>
            <w:vAlign w:val="center"/>
          </w:tcPr>
          <w:p w14:paraId="2341B398" w14:textId="77777777"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20</w:t>
            </w:r>
          </w:p>
          <w:p w14:paraId="2A938405" w14:textId="77777777" w:rsidR="00AD7829" w:rsidRPr="00CA7232" w:rsidRDefault="00AD7829" w:rsidP="00AD7829">
            <w:pPr>
              <w:autoSpaceDE/>
              <w:autoSpaceDN/>
              <w:adjustRightInd/>
              <w:spacing w:before="0" w:line="240" w:lineRule="auto"/>
              <w:ind w:left="0"/>
              <w:jc w:val="center"/>
              <w:rPr>
                <w:sz w:val="16"/>
                <w:szCs w:val="16"/>
              </w:rPr>
            </w:pPr>
            <w:r w:rsidRPr="00CA7232">
              <w:rPr>
                <w:sz w:val="16"/>
                <w:szCs w:val="16"/>
              </w:rPr>
              <w:t>11</w:t>
            </w:r>
          </w:p>
        </w:tc>
        <w:tc>
          <w:tcPr>
            <w:tcW w:w="1701" w:type="dxa"/>
            <w:gridSpan w:val="3"/>
            <w:tcBorders>
              <w:top w:val="nil"/>
              <w:left w:val="nil"/>
              <w:bottom w:val="nil"/>
              <w:right w:val="nil"/>
            </w:tcBorders>
            <w:vAlign w:val="center"/>
          </w:tcPr>
          <w:p w14:paraId="783C7753" w14:textId="77777777" w:rsidR="00AD7829" w:rsidRDefault="00AD7829" w:rsidP="00AD7829">
            <w:pPr>
              <w:widowControl w:val="0"/>
              <w:spacing w:before="43" w:line="240" w:lineRule="auto"/>
              <w:ind w:left="425" w:right="-20"/>
              <w:rPr>
                <w:sz w:val="16"/>
                <w:szCs w:val="16"/>
              </w:rPr>
            </w:pPr>
            <w:r>
              <w:rPr>
                <w:sz w:val="16"/>
                <w:szCs w:val="16"/>
              </w:rPr>
              <w:t>110</w:t>
            </w:r>
            <w:r w:rsidRPr="003B2DEF">
              <w:rPr>
                <w:sz w:val="16"/>
                <w:szCs w:val="16"/>
              </w:rPr>
              <w:t>°</w:t>
            </w:r>
            <w:r>
              <w:rPr>
                <w:sz w:val="16"/>
                <w:szCs w:val="16"/>
              </w:rPr>
              <w:t>C</w:t>
            </w:r>
            <w:r w:rsidRPr="003B2DEF">
              <w:rPr>
                <w:sz w:val="16"/>
                <w:szCs w:val="16"/>
              </w:rPr>
              <w:t>(</w:t>
            </w:r>
            <w:r>
              <w:rPr>
                <w:sz w:val="16"/>
                <w:szCs w:val="16"/>
              </w:rPr>
              <w:t>230</w:t>
            </w:r>
            <w:r w:rsidRPr="003B2DEF">
              <w:rPr>
                <w:sz w:val="16"/>
                <w:szCs w:val="16"/>
              </w:rPr>
              <w:t>°</w:t>
            </w:r>
            <w:r>
              <w:rPr>
                <w:sz w:val="16"/>
                <w:szCs w:val="16"/>
              </w:rPr>
              <w:t>F</w:t>
            </w:r>
            <w:r w:rsidRPr="003B2DEF">
              <w:rPr>
                <w:sz w:val="16"/>
                <w:szCs w:val="16"/>
              </w:rPr>
              <w:t>)</w:t>
            </w:r>
          </w:p>
          <w:p w14:paraId="42BA9E3E" w14:textId="574678A4" w:rsidR="00AD7829" w:rsidRPr="00D02000" w:rsidRDefault="00AD7829" w:rsidP="00AD7829">
            <w:pPr>
              <w:widowControl w:val="0"/>
              <w:spacing w:before="49" w:line="240" w:lineRule="auto"/>
              <w:ind w:left="425" w:right="-20"/>
              <w:rPr>
                <w:sz w:val="16"/>
                <w:szCs w:val="16"/>
              </w:rPr>
            </w:pPr>
            <w:r>
              <w:rPr>
                <w:sz w:val="16"/>
                <w:szCs w:val="16"/>
              </w:rPr>
              <w:t>160</w:t>
            </w:r>
            <w:r w:rsidRPr="003B2DEF">
              <w:rPr>
                <w:sz w:val="16"/>
                <w:szCs w:val="16"/>
              </w:rPr>
              <w:t>°</w:t>
            </w:r>
            <w:r>
              <w:rPr>
                <w:sz w:val="16"/>
                <w:szCs w:val="16"/>
              </w:rPr>
              <w:t>C</w:t>
            </w:r>
            <w:r w:rsidRPr="003B2DEF">
              <w:rPr>
                <w:sz w:val="16"/>
                <w:szCs w:val="16"/>
              </w:rPr>
              <w:t>(</w:t>
            </w:r>
            <w:r>
              <w:rPr>
                <w:sz w:val="16"/>
                <w:szCs w:val="16"/>
              </w:rPr>
              <w:t>320</w:t>
            </w:r>
            <w:r w:rsidRPr="00D02000">
              <w:rPr>
                <w:sz w:val="16"/>
                <w:szCs w:val="16"/>
              </w:rPr>
              <w:t>°</w:t>
            </w:r>
            <w:r>
              <w:rPr>
                <w:sz w:val="16"/>
                <w:szCs w:val="16"/>
              </w:rPr>
              <w:t>F</w:t>
            </w:r>
            <w:r w:rsidRPr="003B2DEF">
              <w:rPr>
                <w:sz w:val="16"/>
                <w:szCs w:val="16"/>
              </w:rPr>
              <w:t>)</w:t>
            </w:r>
          </w:p>
          <w:p w14:paraId="0C558A5E" w14:textId="77777777" w:rsidR="00AD7829" w:rsidRDefault="00AD7829" w:rsidP="00AD7829">
            <w:pPr>
              <w:widowControl w:val="0"/>
              <w:spacing w:before="43" w:line="240" w:lineRule="auto"/>
              <w:ind w:left="425" w:right="-20"/>
              <w:rPr>
                <w:sz w:val="16"/>
                <w:szCs w:val="16"/>
              </w:rPr>
            </w:pPr>
          </w:p>
        </w:tc>
      </w:tr>
      <w:tr w:rsidR="00AD7829" w:rsidRPr="00AC6690" w14:paraId="56273A09"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48"/>
        </w:trPr>
        <w:tc>
          <w:tcPr>
            <w:tcW w:w="1702" w:type="dxa"/>
            <w:gridSpan w:val="2"/>
            <w:vMerge w:val="restart"/>
            <w:tcBorders>
              <w:top w:val="nil"/>
              <w:left w:val="nil"/>
              <w:right w:val="nil"/>
            </w:tcBorders>
            <w:vAlign w:val="center"/>
          </w:tcPr>
          <w:p w14:paraId="3887D8E5" w14:textId="77777777" w:rsidR="00AD7829" w:rsidRPr="00AC6690" w:rsidRDefault="00AD7829" w:rsidP="00AD7829">
            <w:pPr>
              <w:autoSpaceDE/>
              <w:autoSpaceDN/>
              <w:adjustRightInd/>
              <w:spacing w:before="0" w:line="240" w:lineRule="auto"/>
              <w:ind w:left="0"/>
              <w:rPr>
                <w:b/>
                <w:sz w:val="16"/>
                <w:szCs w:val="16"/>
              </w:rPr>
            </w:pPr>
            <w:r w:rsidRPr="00AC6690">
              <w:rPr>
                <w:b/>
                <w:sz w:val="16"/>
                <w:szCs w:val="16"/>
              </w:rPr>
              <w:t>DFT as per Manufacturer’s Product Sheet</w:t>
            </w:r>
          </w:p>
        </w:tc>
        <w:tc>
          <w:tcPr>
            <w:tcW w:w="2835" w:type="dxa"/>
            <w:gridSpan w:val="2"/>
            <w:tcBorders>
              <w:top w:val="nil"/>
              <w:left w:val="nil"/>
              <w:bottom w:val="nil"/>
              <w:right w:val="nil"/>
            </w:tcBorders>
            <w:vAlign w:val="center"/>
          </w:tcPr>
          <w:p w14:paraId="4E98976A" w14:textId="77777777" w:rsidR="00AD7829" w:rsidRPr="00AC6690" w:rsidRDefault="00AD7829" w:rsidP="00AD7829">
            <w:pPr>
              <w:autoSpaceDE/>
              <w:autoSpaceDN/>
              <w:adjustRightInd/>
              <w:spacing w:before="0" w:line="240" w:lineRule="auto"/>
              <w:ind w:left="149"/>
              <w:rPr>
                <w:sz w:val="16"/>
                <w:szCs w:val="16"/>
              </w:rPr>
            </w:pPr>
            <w:r>
              <w:rPr>
                <w:sz w:val="16"/>
                <w:szCs w:val="16"/>
              </w:rPr>
              <w:t>International</w:t>
            </w:r>
          </w:p>
        </w:tc>
        <w:tc>
          <w:tcPr>
            <w:tcW w:w="2976" w:type="dxa"/>
            <w:gridSpan w:val="3"/>
            <w:tcBorders>
              <w:top w:val="nil"/>
              <w:left w:val="nil"/>
              <w:bottom w:val="nil"/>
              <w:right w:val="nil"/>
            </w:tcBorders>
            <w:vAlign w:val="center"/>
          </w:tcPr>
          <w:p w14:paraId="4EF5AF9F" w14:textId="77777777" w:rsidR="00AD7829" w:rsidRPr="0071126F" w:rsidRDefault="00AD7829" w:rsidP="00AD7829">
            <w:pPr>
              <w:autoSpaceDE/>
              <w:autoSpaceDN/>
              <w:adjustRightInd/>
              <w:spacing w:before="0" w:line="240" w:lineRule="auto"/>
              <w:ind w:left="142"/>
              <w:rPr>
                <w:sz w:val="16"/>
                <w:szCs w:val="16"/>
              </w:rPr>
            </w:pPr>
            <w:r w:rsidRPr="0071126F">
              <w:rPr>
                <w:sz w:val="16"/>
                <w:szCs w:val="16"/>
              </w:rPr>
              <w:t>Interline 994</w:t>
            </w:r>
          </w:p>
        </w:tc>
        <w:tc>
          <w:tcPr>
            <w:tcW w:w="851" w:type="dxa"/>
            <w:gridSpan w:val="3"/>
            <w:tcBorders>
              <w:top w:val="nil"/>
              <w:left w:val="nil"/>
              <w:bottom w:val="nil"/>
              <w:right w:val="nil"/>
            </w:tcBorders>
            <w:vAlign w:val="center"/>
          </w:tcPr>
          <w:p w14:paraId="425F591A" w14:textId="30822858" w:rsidR="00AD7829" w:rsidRPr="00AC6690" w:rsidRDefault="00AD7829" w:rsidP="00AD7829">
            <w:pPr>
              <w:autoSpaceDE/>
              <w:autoSpaceDN/>
              <w:adjustRightInd/>
              <w:spacing w:before="0" w:line="240" w:lineRule="auto"/>
              <w:ind w:left="0"/>
              <w:jc w:val="center"/>
              <w:rPr>
                <w:sz w:val="16"/>
                <w:szCs w:val="16"/>
              </w:rPr>
            </w:pPr>
            <w:r w:rsidRPr="006A659A">
              <w:rPr>
                <w:sz w:val="16"/>
                <w:szCs w:val="16"/>
              </w:rPr>
              <w:t>290</w:t>
            </w:r>
          </w:p>
        </w:tc>
        <w:tc>
          <w:tcPr>
            <w:tcW w:w="1701" w:type="dxa"/>
            <w:gridSpan w:val="3"/>
            <w:tcBorders>
              <w:top w:val="nil"/>
              <w:left w:val="nil"/>
              <w:bottom w:val="nil"/>
              <w:right w:val="nil"/>
            </w:tcBorders>
            <w:vAlign w:val="center"/>
          </w:tcPr>
          <w:p w14:paraId="5EEA1B53" w14:textId="77777777" w:rsidR="00AD7829" w:rsidRPr="003B2DEF" w:rsidRDefault="00AD7829" w:rsidP="00AD7829">
            <w:pPr>
              <w:widowControl w:val="0"/>
              <w:spacing w:before="64" w:line="240" w:lineRule="auto"/>
              <w:ind w:left="425" w:right="-20"/>
              <w:rPr>
                <w:w w:val="0"/>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AD7829" w:rsidRPr="00AC6690" w14:paraId="32EE470F"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68"/>
        </w:trPr>
        <w:tc>
          <w:tcPr>
            <w:tcW w:w="1702" w:type="dxa"/>
            <w:gridSpan w:val="2"/>
            <w:vMerge/>
            <w:tcBorders>
              <w:left w:val="nil"/>
              <w:bottom w:val="nil"/>
              <w:right w:val="nil"/>
            </w:tcBorders>
            <w:vAlign w:val="center"/>
          </w:tcPr>
          <w:p w14:paraId="39EA40EA"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6AC91C15" w14:textId="77777777" w:rsidR="00AD7829" w:rsidRPr="00AC6690" w:rsidRDefault="00AD7829" w:rsidP="00AD7829">
            <w:pPr>
              <w:autoSpaceDE/>
              <w:autoSpaceDN/>
              <w:adjustRightInd/>
              <w:spacing w:before="0" w:line="240" w:lineRule="auto"/>
              <w:ind w:left="149"/>
              <w:rPr>
                <w:sz w:val="16"/>
                <w:szCs w:val="16"/>
              </w:rPr>
            </w:pPr>
            <w:r w:rsidRPr="0023647C">
              <w:rPr>
                <w:sz w:val="16"/>
                <w:szCs w:val="16"/>
              </w:rPr>
              <w:t>International Devoe</w:t>
            </w:r>
          </w:p>
        </w:tc>
        <w:tc>
          <w:tcPr>
            <w:tcW w:w="2976" w:type="dxa"/>
            <w:gridSpan w:val="3"/>
            <w:tcBorders>
              <w:top w:val="nil"/>
              <w:left w:val="nil"/>
              <w:bottom w:val="nil"/>
              <w:right w:val="nil"/>
            </w:tcBorders>
            <w:vAlign w:val="center"/>
          </w:tcPr>
          <w:p w14:paraId="404751FB" w14:textId="77777777"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Devchem</w:t>
            </w:r>
            <w:proofErr w:type="spellEnd"/>
            <w:r w:rsidRPr="0071126F">
              <w:rPr>
                <w:sz w:val="16"/>
                <w:szCs w:val="16"/>
              </w:rPr>
              <w:t xml:space="preserve"> 256</w:t>
            </w:r>
          </w:p>
        </w:tc>
        <w:tc>
          <w:tcPr>
            <w:tcW w:w="851" w:type="dxa"/>
            <w:gridSpan w:val="3"/>
            <w:tcBorders>
              <w:top w:val="nil"/>
              <w:left w:val="nil"/>
              <w:bottom w:val="nil"/>
              <w:right w:val="nil"/>
            </w:tcBorders>
            <w:vAlign w:val="center"/>
          </w:tcPr>
          <w:p w14:paraId="0B20E9DF" w14:textId="77777777" w:rsidR="00AD7829" w:rsidRPr="00AC6690" w:rsidRDefault="00AD7829" w:rsidP="00AD7829">
            <w:pPr>
              <w:autoSpaceDE/>
              <w:autoSpaceDN/>
              <w:adjustRightInd/>
              <w:spacing w:before="0" w:line="240" w:lineRule="auto"/>
              <w:ind w:left="0"/>
              <w:jc w:val="center"/>
              <w:rPr>
                <w:sz w:val="16"/>
                <w:szCs w:val="16"/>
              </w:rPr>
            </w:pPr>
            <w:r>
              <w:rPr>
                <w:sz w:val="16"/>
                <w:szCs w:val="16"/>
              </w:rPr>
              <w:t>319</w:t>
            </w:r>
          </w:p>
        </w:tc>
        <w:tc>
          <w:tcPr>
            <w:tcW w:w="1701" w:type="dxa"/>
            <w:gridSpan w:val="3"/>
            <w:tcBorders>
              <w:top w:val="nil"/>
              <w:left w:val="nil"/>
              <w:bottom w:val="nil"/>
              <w:right w:val="nil"/>
            </w:tcBorders>
            <w:vAlign w:val="center"/>
          </w:tcPr>
          <w:p w14:paraId="08B8C1C5" w14:textId="77777777" w:rsidR="00AD7829" w:rsidRDefault="00AD7829" w:rsidP="00AD7829">
            <w:pPr>
              <w:widowControl w:val="0"/>
              <w:spacing w:before="64" w:line="240" w:lineRule="auto"/>
              <w:ind w:left="425" w:right="-20"/>
              <w:rPr>
                <w:w w:val="0"/>
                <w:sz w:val="16"/>
                <w:szCs w:val="16"/>
              </w:rPr>
            </w:pPr>
            <w:r>
              <w:rPr>
                <w:sz w:val="16"/>
                <w:szCs w:val="16"/>
              </w:rPr>
              <w:t>93</w:t>
            </w:r>
            <w:r w:rsidRPr="003B2DEF">
              <w:rPr>
                <w:sz w:val="16"/>
                <w:szCs w:val="16"/>
              </w:rPr>
              <w:t>°</w:t>
            </w:r>
            <w:r>
              <w:rPr>
                <w:sz w:val="16"/>
                <w:szCs w:val="16"/>
              </w:rPr>
              <w:t>C</w:t>
            </w:r>
            <w:r w:rsidRPr="003B2DEF">
              <w:rPr>
                <w:sz w:val="16"/>
                <w:szCs w:val="16"/>
              </w:rPr>
              <w:t>(</w:t>
            </w:r>
            <w:r>
              <w:rPr>
                <w:sz w:val="16"/>
                <w:szCs w:val="16"/>
              </w:rPr>
              <w:t>200</w:t>
            </w:r>
            <w:r w:rsidRPr="003B2DEF">
              <w:rPr>
                <w:spacing w:val="1"/>
                <w:sz w:val="16"/>
                <w:szCs w:val="16"/>
              </w:rPr>
              <w:t>°</w:t>
            </w:r>
            <w:r>
              <w:rPr>
                <w:sz w:val="16"/>
                <w:szCs w:val="16"/>
              </w:rPr>
              <w:t>F</w:t>
            </w:r>
            <w:r w:rsidRPr="003B2DEF">
              <w:rPr>
                <w:sz w:val="16"/>
                <w:szCs w:val="16"/>
              </w:rPr>
              <w:t>)</w:t>
            </w:r>
          </w:p>
        </w:tc>
      </w:tr>
      <w:tr w:rsidR="00AD7829" w:rsidRPr="00AC6690" w14:paraId="1DCF90A2"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68"/>
        </w:trPr>
        <w:tc>
          <w:tcPr>
            <w:tcW w:w="1702" w:type="dxa"/>
            <w:gridSpan w:val="2"/>
            <w:tcBorders>
              <w:top w:val="nil"/>
              <w:left w:val="nil"/>
              <w:bottom w:val="nil"/>
              <w:right w:val="nil"/>
            </w:tcBorders>
            <w:vAlign w:val="center"/>
          </w:tcPr>
          <w:p w14:paraId="7A28CF88"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nil"/>
              <w:right w:val="nil"/>
            </w:tcBorders>
            <w:vAlign w:val="center"/>
          </w:tcPr>
          <w:p w14:paraId="0AAE8062" w14:textId="77777777" w:rsidR="00AD7829" w:rsidRPr="00AC6690" w:rsidRDefault="00AD7829" w:rsidP="00AD7829">
            <w:pPr>
              <w:autoSpaceDE/>
              <w:autoSpaceDN/>
              <w:adjustRightInd/>
              <w:spacing w:before="0" w:line="240" w:lineRule="auto"/>
              <w:ind w:left="149"/>
              <w:rPr>
                <w:sz w:val="16"/>
                <w:szCs w:val="16"/>
              </w:rPr>
            </w:pPr>
            <w:r w:rsidRPr="0023647C">
              <w:rPr>
                <w:sz w:val="16"/>
                <w:szCs w:val="16"/>
              </w:rPr>
              <w:t>Jotun</w:t>
            </w:r>
          </w:p>
        </w:tc>
        <w:tc>
          <w:tcPr>
            <w:tcW w:w="2976" w:type="dxa"/>
            <w:gridSpan w:val="3"/>
            <w:tcBorders>
              <w:top w:val="nil"/>
              <w:left w:val="nil"/>
              <w:bottom w:val="nil"/>
              <w:right w:val="nil"/>
            </w:tcBorders>
            <w:vAlign w:val="center"/>
          </w:tcPr>
          <w:p w14:paraId="637FD956" w14:textId="77777777"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Tankguard</w:t>
            </w:r>
            <w:proofErr w:type="spellEnd"/>
            <w:r w:rsidRPr="0071126F">
              <w:rPr>
                <w:sz w:val="16"/>
                <w:szCs w:val="16"/>
              </w:rPr>
              <w:t xml:space="preserve"> Storage</w:t>
            </w:r>
          </w:p>
        </w:tc>
        <w:tc>
          <w:tcPr>
            <w:tcW w:w="851" w:type="dxa"/>
            <w:gridSpan w:val="3"/>
            <w:tcBorders>
              <w:top w:val="nil"/>
              <w:left w:val="nil"/>
              <w:bottom w:val="nil"/>
              <w:right w:val="nil"/>
            </w:tcBorders>
            <w:vAlign w:val="center"/>
          </w:tcPr>
          <w:p w14:paraId="3AC198C0" w14:textId="77777777" w:rsidR="00AD7829" w:rsidRPr="00AC6690" w:rsidRDefault="00AD7829" w:rsidP="00AD7829">
            <w:pPr>
              <w:autoSpaceDE/>
              <w:autoSpaceDN/>
              <w:adjustRightInd/>
              <w:spacing w:before="0" w:line="240" w:lineRule="auto"/>
              <w:ind w:left="0"/>
              <w:jc w:val="center"/>
              <w:rPr>
                <w:sz w:val="16"/>
                <w:szCs w:val="16"/>
              </w:rPr>
            </w:pPr>
            <w:r>
              <w:rPr>
                <w:sz w:val="16"/>
                <w:szCs w:val="16"/>
              </w:rPr>
              <w:t>310</w:t>
            </w:r>
          </w:p>
        </w:tc>
        <w:tc>
          <w:tcPr>
            <w:tcW w:w="1701" w:type="dxa"/>
            <w:gridSpan w:val="3"/>
            <w:tcBorders>
              <w:top w:val="nil"/>
              <w:left w:val="nil"/>
              <w:bottom w:val="nil"/>
              <w:right w:val="nil"/>
            </w:tcBorders>
            <w:vAlign w:val="center"/>
          </w:tcPr>
          <w:p w14:paraId="300DD5CB" w14:textId="77777777" w:rsidR="00AD7829" w:rsidRPr="003B2DEF" w:rsidRDefault="00AD7829" w:rsidP="00AD7829">
            <w:pPr>
              <w:widowControl w:val="0"/>
              <w:spacing w:before="23" w:line="240" w:lineRule="auto"/>
              <w:ind w:left="425" w:right="-20"/>
              <w:rPr>
                <w:w w:val="0"/>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AD7829" w:rsidRPr="00AC6690" w14:paraId="01A23FA4"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288"/>
        </w:trPr>
        <w:tc>
          <w:tcPr>
            <w:tcW w:w="1702" w:type="dxa"/>
            <w:gridSpan w:val="2"/>
            <w:tcBorders>
              <w:top w:val="nil"/>
              <w:left w:val="nil"/>
              <w:right w:val="nil"/>
            </w:tcBorders>
            <w:vAlign w:val="center"/>
          </w:tcPr>
          <w:p w14:paraId="3EEC600F"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right w:val="nil"/>
            </w:tcBorders>
            <w:vAlign w:val="center"/>
          </w:tcPr>
          <w:p w14:paraId="0D2DE4B0" w14:textId="77777777" w:rsidR="00AD7829" w:rsidRPr="00AC6690" w:rsidRDefault="00AD7829" w:rsidP="00AD7829">
            <w:pPr>
              <w:autoSpaceDE/>
              <w:autoSpaceDN/>
              <w:adjustRightInd/>
              <w:spacing w:before="0" w:line="240" w:lineRule="auto"/>
              <w:ind w:left="149"/>
              <w:rPr>
                <w:sz w:val="16"/>
                <w:szCs w:val="16"/>
              </w:rPr>
            </w:pPr>
            <w:r w:rsidRPr="00AC6690">
              <w:rPr>
                <w:sz w:val="16"/>
                <w:szCs w:val="16"/>
              </w:rPr>
              <w:t>PPG</w:t>
            </w:r>
          </w:p>
        </w:tc>
        <w:tc>
          <w:tcPr>
            <w:tcW w:w="2976" w:type="dxa"/>
            <w:gridSpan w:val="3"/>
            <w:tcBorders>
              <w:top w:val="nil"/>
              <w:left w:val="nil"/>
              <w:right w:val="nil"/>
            </w:tcBorders>
            <w:vAlign w:val="center"/>
          </w:tcPr>
          <w:p w14:paraId="34AAE11F" w14:textId="77777777"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Phenguard</w:t>
            </w:r>
            <w:proofErr w:type="spellEnd"/>
            <w:r w:rsidRPr="0071126F">
              <w:rPr>
                <w:sz w:val="16"/>
                <w:szCs w:val="16"/>
              </w:rPr>
              <w:t xml:space="preserve"> 9</w:t>
            </w:r>
            <w:r w:rsidRPr="0071126F">
              <w:rPr>
                <w:sz w:val="16"/>
                <w:szCs w:val="16"/>
                <w:lang w:val="ru-RU"/>
              </w:rPr>
              <w:t>4</w:t>
            </w:r>
            <w:r w:rsidRPr="0071126F">
              <w:rPr>
                <w:sz w:val="16"/>
                <w:szCs w:val="16"/>
              </w:rPr>
              <w:t>0 Series</w:t>
            </w:r>
          </w:p>
        </w:tc>
        <w:tc>
          <w:tcPr>
            <w:tcW w:w="851" w:type="dxa"/>
            <w:gridSpan w:val="3"/>
            <w:tcBorders>
              <w:top w:val="nil"/>
              <w:left w:val="nil"/>
              <w:right w:val="nil"/>
            </w:tcBorders>
            <w:vAlign w:val="center"/>
          </w:tcPr>
          <w:p w14:paraId="1A8B2A0C" w14:textId="77777777" w:rsidR="00AD7829" w:rsidRPr="00AC6690" w:rsidRDefault="00AD7829" w:rsidP="00AD7829">
            <w:pPr>
              <w:autoSpaceDE/>
              <w:autoSpaceDN/>
              <w:adjustRightInd/>
              <w:spacing w:before="0" w:line="240" w:lineRule="auto"/>
              <w:ind w:left="0"/>
              <w:jc w:val="center"/>
              <w:rPr>
                <w:sz w:val="16"/>
                <w:szCs w:val="16"/>
              </w:rPr>
            </w:pPr>
            <w:r>
              <w:rPr>
                <w:sz w:val="16"/>
                <w:szCs w:val="16"/>
              </w:rPr>
              <w:t>315</w:t>
            </w:r>
          </w:p>
        </w:tc>
        <w:tc>
          <w:tcPr>
            <w:tcW w:w="1701" w:type="dxa"/>
            <w:gridSpan w:val="3"/>
            <w:tcBorders>
              <w:top w:val="nil"/>
              <w:left w:val="nil"/>
              <w:right w:val="nil"/>
            </w:tcBorders>
            <w:vAlign w:val="center"/>
          </w:tcPr>
          <w:p w14:paraId="67D8C248" w14:textId="77777777" w:rsidR="00AD7829" w:rsidRPr="003B2DEF" w:rsidRDefault="00AD7829" w:rsidP="00AD7829">
            <w:pPr>
              <w:widowControl w:val="0"/>
              <w:spacing w:before="43" w:line="240" w:lineRule="auto"/>
              <w:ind w:left="425"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AD7829" w:rsidRPr="00AC6690" w14:paraId="2E85FA78" w14:textId="77777777" w:rsidTr="002F5316">
        <w:tblPrEx>
          <w:jc w:val="left"/>
          <w:tblCellMar>
            <w:left w:w="0" w:type="dxa"/>
            <w:right w:w="0" w:type="dxa"/>
          </w:tblCellMar>
          <w:tblLook w:val="0000" w:firstRow="0" w:lastRow="0" w:firstColumn="0" w:lastColumn="0" w:noHBand="0" w:noVBand="0"/>
        </w:tblPrEx>
        <w:trPr>
          <w:gridBefore w:val="1"/>
          <w:wBefore w:w="52" w:type="dxa"/>
          <w:trHeight w:hRule="exact" w:val="324"/>
        </w:trPr>
        <w:tc>
          <w:tcPr>
            <w:tcW w:w="1702" w:type="dxa"/>
            <w:gridSpan w:val="2"/>
            <w:tcBorders>
              <w:top w:val="nil"/>
              <w:left w:val="nil"/>
              <w:bottom w:val="single" w:sz="12" w:space="0" w:color="auto"/>
              <w:right w:val="nil"/>
            </w:tcBorders>
            <w:vAlign w:val="center"/>
          </w:tcPr>
          <w:p w14:paraId="4870373E" w14:textId="77777777" w:rsidR="00AD7829" w:rsidRPr="00AC6690" w:rsidRDefault="00AD7829" w:rsidP="00AD7829">
            <w:pPr>
              <w:autoSpaceDE/>
              <w:autoSpaceDN/>
              <w:adjustRightInd/>
              <w:spacing w:before="0" w:line="240" w:lineRule="auto"/>
              <w:ind w:left="0"/>
              <w:rPr>
                <w:b/>
                <w:sz w:val="16"/>
                <w:szCs w:val="16"/>
              </w:rPr>
            </w:pPr>
          </w:p>
        </w:tc>
        <w:tc>
          <w:tcPr>
            <w:tcW w:w="2835" w:type="dxa"/>
            <w:gridSpan w:val="2"/>
            <w:tcBorders>
              <w:top w:val="nil"/>
              <w:left w:val="nil"/>
              <w:bottom w:val="single" w:sz="12" w:space="0" w:color="auto"/>
              <w:right w:val="nil"/>
            </w:tcBorders>
            <w:vAlign w:val="center"/>
          </w:tcPr>
          <w:p w14:paraId="14041600" w14:textId="77777777" w:rsidR="00AD7829" w:rsidRPr="00AC6690" w:rsidRDefault="00AD7829" w:rsidP="00AD7829">
            <w:pPr>
              <w:autoSpaceDE/>
              <w:autoSpaceDN/>
              <w:adjustRightInd/>
              <w:spacing w:before="0" w:line="240" w:lineRule="auto"/>
              <w:ind w:left="149"/>
              <w:rPr>
                <w:sz w:val="16"/>
                <w:szCs w:val="16"/>
              </w:rPr>
            </w:pPr>
            <w:r w:rsidRPr="00AC6690">
              <w:rPr>
                <w:sz w:val="16"/>
                <w:szCs w:val="16"/>
              </w:rPr>
              <w:t>Sherwin-Williams</w:t>
            </w:r>
          </w:p>
        </w:tc>
        <w:tc>
          <w:tcPr>
            <w:tcW w:w="2976" w:type="dxa"/>
            <w:gridSpan w:val="3"/>
            <w:tcBorders>
              <w:top w:val="nil"/>
              <w:left w:val="nil"/>
              <w:bottom w:val="single" w:sz="12" w:space="0" w:color="auto"/>
              <w:right w:val="nil"/>
            </w:tcBorders>
            <w:vAlign w:val="center"/>
          </w:tcPr>
          <w:p w14:paraId="7BCCC015" w14:textId="77777777" w:rsidR="00AD7829" w:rsidRPr="0071126F" w:rsidRDefault="00AD7829" w:rsidP="00AD7829">
            <w:pPr>
              <w:autoSpaceDE/>
              <w:autoSpaceDN/>
              <w:adjustRightInd/>
              <w:spacing w:before="0" w:line="240" w:lineRule="auto"/>
              <w:ind w:left="142"/>
              <w:rPr>
                <w:sz w:val="16"/>
                <w:szCs w:val="16"/>
              </w:rPr>
            </w:pPr>
            <w:proofErr w:type="spellStart"/>
            <w:r w:rsidRPr="0071126F">
              <w:rPr>
                <w:sz w:val="16"/>
                <w:szCs w:val="16"/>
              </w:rPr>
              <w:t>Epo</w:t>
            </w:r>
            <w:proofErr w:type="spellEnd"/>
            <w:r w:rsidRPr="0071126F">
              <w:rPr>
                <w:sz w:val="16"/>
                <w:szCs w:val="16"/>
              </w:rPr>
              <w:t>-Phen FF</w:t>
            </w:r>
          </w:p>
        </w:tc>
        <w:tc>
          <w:tcPr>
            <w:tcW w:w="851" w:type="dxa"/>
            <w:gridSpan w:val="3"/>
            <w:tcBorders>
              <w:top w:val="nil"/>
              <w:left w:val="nil"/>
              <w:bottom w:val="single" w:sz="12" w:space="0" w:color="auto"/>
              <w:right w:val="nil"/>
            </w:tcBorders>
            <w:vAlign w:val="center"/>
          </w:tcPr>
          <w:p w14:paraId="78F1EDC5" w14:textId="77777777" w:rsidR="00AD7829" w:rsidRPr="00AC6690" w:rsidRDefault="00AD7829" w:rsidP="00AD7829">
            <w:pPr>
              <w:autoSpaceDE/>
              <w:autoSpaceDN/>
              <w:adjustRightInd/>
              <w:spacing w:before="0" w:line="240" w:lineRule="auto"/>
              <w:ind w:left="0"/>
              <w:jc w:val="center"/>
              <w:rPr>
                <w:sz w:val="16"/>
                <w:szCs w:val="16"/>
              </w:rPr>
            </w:pPr>
            <w:r w:rsidRPr="00BA25A5">
              <w:rPr>
                <w:sz w:val="16"/>
                <w:szCs w:val="16"/>
              </w:rPr>
              <w:t>100–250</w:t>
            </w:r>
          </w:p>
        </w:tc>
        <w:tc>
          <w:tcPr>
            <w:tcW w:w="1701" w:type="dxa"/>
            <w:gridSpan w:val="3"/>
            <w:tcBorders>
              <w:top w:val="nil"/>
              <w:left w:val="nil"/>
              <w:bottom w:val="single" w:sz="12" w:space="0" w:color="auto"/>
              <w:right w:val="nil"/>
            </w:tcBorders>
            <w:vAlign w:val="center"/>
          </w:tcPr>
          <w:p w14:paraId="743BA06A" w14:textId="77777777" w:rsidR="00AD7829" w:rsidRPr="003B2DEF" w:rsidRDefault="00AD7829" w:rsidP="00AD7829">
            <w:pPr>
              <w:widowControl w:val="0"/>
              <w:spacing w:before="43" w:line="240" w:lineRule="auto"/>
              <w:ind w:left="425" w:right="-20"/>
              <w:rPr>
                <w:w w:val="0"/>
                <w:sz w:val="24"/>
                <w:szCs w:val="24"/>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AD7829" w:rsidRPr="00AC6690" w14:paraId="38676CBE" w14:textId="77777777" w:rsidTr="0071126F">
        <w:tblPrEx>
          <w:jc w:val="left"/>
          <w:tblCellMar>
            <w:left w:w="0" w:type="dxa"/>
            <w:right w:w="0" w:type="dxa"/>
          </w:tblCellMar>
          <w:tblLook w:val="0000" w:firstRow="0" w:lastRow="0" w:firstColumn="0" w:lastColumn="0" w:noHBand="0" w:noVBand="0"/>
        </w:tblPrEx>
        <w:trPr>
          <w:gridBefore w:val="1"/>
          <w:wBefore w:w="52" w:type="dxa"/>
          <w:trHeight w:hRule="exact" w:val="241"/>
        </w:trPr>
        <w:tc>
          <w:tcPr>
            <w:tcW w:w="10065" w:type="dxa"/>
            <w:gridSpan w:val="13"/>
            <w:tcBorders>
              <w:top w:val="single" w:sz="12" w:space="0" w:color="auto"/>
              <w:left w:val="nil"/>
              <w:bottom w:val="nil"/>
              <w:right w:val="nil"/>
            </w:tcBorders>
          </w:tcPr>
          <w:p w14:paraId="7E986BAB" w14:textId="5266760D" w:rsidR="00AD7829" w:rsidRDefault="00AD7829" w:rsidP="00AD7829">
            <w:pPr>
              <w:widowControl w:val="0"/>
              <w:spacing w:before="43" w:line="240" w:lineRule="auto"/>
              <w:ind w:left="348" w:right="-20"/>
              <w:jc w:val="both"/>
              <w:rPr>
                <w:sz w:val="16"/>
                <w:szCs w:val="16"/>
              </w:rPr>
            </w:pPr>
          </w:p>
        </w:tc>
      </w:tr>
      <w:tr w:rsidR="00AD7829" w:rsidRPr="00AC6690" w14:paraId="51D11707" w14:textId="77777777" w:rsidTr="00A25F9E">
        <w:tblPrEx>
          <w:jc w:val="left"/>
          <w:tblCellMar>
            <w:left w:w="0" w:type="dxa"/>
            <w:right w:w="0" w:type="dxa"/>
          </w:tblCellMar>
          <w:tblLook w:val="0000" w:firstRow="0" w:lastRow="0" w:firstColumn="0" w:lastColumn="0" w:noHBand="0" w:noVBand="0"/>
        </w:tblPrEx>
        <w:trPr>
          <w:gridBefore w:val="1"/>
          <w:wBefore w:w="52" w:type="dxa"/>
          <w:trHeight w:hRule="exact" w:val="324"/>
        </w:trPr>
        <w:tc>
          <w:tcPr>
            <w:tcW w:w="10065" w:type="dxa"/>
            <w:gridSpan w:val="13"/>
            <w:tcBorders>
              <w:top w:val="nil"/>
              <w:left w:val="nil"/>
              <w:bottom w:val="nil"/>
              <w:right w:val="nil"/>
            </w:tcBorders>
          </w:tcPr>
          <w:p w14:paraId="72C384F8" w14:textId="27C37982" w:rsidR="00AD7829" w:rsidRPr="00AC6690" w:rsidRDefault="00AD7829" w:rsidP="00AD7829">
            <w:pPr>
              <w:widowControl w:val="0"/>
              <w:spacing w:line="143" w:lineRule="exact"/>
              <w:ind w:left="290" w:right="-20"/>
              <w:jc w:val="both"/>
              <w:rPr>
                <w:i/>
                <w:iCs/>
                <w:sz w:val="14"/>
                <w:szCs w:val="14"/>
              </w:rPr>
            </w:pPr>
            <w:proofErr w:type="spellStart"/>
            <w:r w:rsidRPr="003B2DEF">
              <w:rPr>
                <w:b/>
                <w:bCs/>
                <w:position w:val="-1"/>
                <w:sz w:val="16"/>
                <w:szCs w:val="16"/>
              </w:rPr>
              <w:t>Last</w:t>
            </w:r>
            <w:r w:rsidRPr="003B2DEF">
              <w:rPr>
                <w:b/>
                <w:bCs/>
                <w:spacing w:val="1"/>
                <w:position w:val="-1"/>
                <w:sz w:val="16"/>
                <w:szCs w:val="16"/>
              </w:rPr>
              <w:t>U</w:t>
            </w:r>
            <w:r w:rsidRPr="003B2DEF">
              <w:rPr>
                <w:b/>
                <w:bCs/>
                <w:position w:val="-1"/>
                <w:sz w:val="16"/>
                <w:szCs w:val="16"/>
              </w:rPr>
              <w:t>p</w:t>
            </w:r>
            <w:r w:rsidRPr="003B2DEF">
              <w:rPr>
                <w:b/>
                <w:bCs/>
                <w:spacing w:val="1"/>
                <w:position w:val="-1"/>
                <w:sz w:val="16"/>
                <w:szCs w:val="16"/>
              </w:rPr>
              <w:t>d</w:t>
            </w:r>
            <w:r w:rsidRPr="003B2DEF">
              <w:rPr>
                <w:b/>
                <w:bCs/>
                <w:position w:val="-1"/>
                <w:sz w:val="16"/>
                <w:szCs w:val="16"/>
              </w:rPr>
              <w:t>ate</w:t>
            </w:r>
            <w:proofErr w:type="spellEnd"/>
            <w:r w:rsidRPr="003B2DEF">
              <w:rPr>
                <w:b/>
                <w:bCs/>
                <w:position w:val="-1"/>
                <w:sz w:val="16"/>
                <w:szCs w:val="16"/>
              </w:rPr>
              <w:t>:</w:t>
            </w:r>
            <w:r w:rsidRPr="003B2DEF">
              <w:rPr>
                <w:b/>
                <w:bCs/>
                <w:position w:val="-1"/>
                <w:sz w:val="16"/>
                <w:szCs w:val="16"/>
              </w:rPr>
              <w:tab/>
            </w:r>
            <w:r>
              <w:rPr>
                <w:position w:val="-1"/>
                <w:sz w:val="16"/>
                <w:szCs w:val="16"/>
              </w:rPr>
              <w:t>November 2025</w:t>
            </w:r>
          </w:p>
        </w:tc>
      </w:tr>
    </w:tbl>
    <w:p w14:paraId="63715924" w14:textId="108F2C59" w:rsidR="00C35B5B" w:rsidRPr="00B85C9C" w:rsidRDefault="00C35B5B" w:rsidP="00B85C9C">
      <w:pPr>
        <w:spacing w:before="0" w:line="240" w:lineRule="auto"/>
        <w:ind w:left="1170" w:hanging="540"/>
        <w:rPr>
          <w:color w:val="auto"/>
          <w:sz w:val="16"/>
          <w:szCs w:val="16"/>
        </w:rPr>
      </w:pPr>
      <w:r w:rsidRPr="00B85C9C">
        <w:rPr>
          <w:color w:val="auto"/>
          <w:sz w:val="16"/>
          <w:szCs w:val="16"/>
        </w:rPr>
        <w:t>Note 1</w:t>
      </w:r>
      <w:proofErr w:type="gramStart"/>
      <w:r w:rsidRPr="00B85C9C">
        <w:rPr>
          <w:color w:val="auto"/>
          <w:sz w:val="16"/>
          <w:szCs w:val="16"/>
        </w:rPr>
        <w:t xml:space="preserve">: </w:t>
      </w:r>
      <w:r w:rsidR="0071126F">
        <w:rPr>
          <w:color w:val="auto"/>
          <w:sz w:val="16"/>
          <w:szCs w:val="16"/>
        </w:rPr>
        <w:tab/>
      </w:r>
      <w:r w:rsidRPr="00B85C9C">
        <w:rPr>
          <w:color w:val="auto"/>
          <w:sz w:val="16"/>
          <w:szCs w:val="16"/>
        </w:rPr>
        <w:t>TEMPERATURE</w:t>
      </w:r>
      <w:proofErr w:type="gramEnd"/>
      <w:r w:rsidRPr="00B85C9C">
        <w:rPr>
          <w:color w:val="auto"/>
          <w:sz w:val="16"/>
          <w:szCs w:val="16"/>
        </w:rPr>
        <w:t xml:space="preserve"> GRADIENT refers to the </w:t>
      </w:r>
      <w:proofErr w:type="spellStart"/>
      <w:proofErr w:type="gramStart"/>
      <w:r w:rsidRPr="00B85C9C">
        <w:rPr>
          <w:color w:val="auto"/>
          <w:sz w:val="16"/>
          <w:szCs w:val="16"/>
        </w:rPr>
        <w:t>differencebetween</w:t>
      </w:r>
      <w:proofErr w:type="spellEnd"/>
      <w:proofErr w:type="gramEnd"/>
      <w:r w:rsidRPr="00B85C9C">
        <w:rPr>
          <w:color w:val="auto"/>
          <w:sz w:val="16"/>
          <w:szCs w:val="16"/>
        </w:rPr>
        <w:t xml:space="preserve"> the stock temperature and the outside </w:t>
      </w:r>
      <w:proofErr w:type="spellStart"/>
      <w:proofErr w:type="gramStart"/>
      <w:r w:rsidRPr="00B85C9C">
        <w:rPr>
          <w:color w:val="auto"/>
          <w:sz w:val="16"/>
          <w:szCs w:val="16"/>
        </w:rPr>
        <w:t>temperatureof</w:t>
      </w:r>
      <w:proofErr w:type="spellEnd"/>
      <w:proofErr w:type="gramEnd"/>
      <w:r w:rsidRPr="00B85C9C">
        <w:rPr>
          <w:color w:val="auto"/>
          <w:sz w:val="16"/>
          <w:szCs w:val="16"/>
        </w:rPr>
        <w:t xml:space="preserve"> </w:t>
      </w:r>
      <w:proofErr w:type="spellStart"/>
      <w:proofErr w:type="gramStart"/>
      <w:r w:rsidRPr="00B85C9C">
        <w:rPr>
          <w:color w:val="auto"/>
          <w:sz w:val="16"/>
          <w:szCs w:val="16"/>
        </w:rPr>
        <w:t>thesteel</w:t>
      </w:r>
      <w:proofErr w:type="spellEnd"/>
      <w:proofErr w:type="gramEnd"/>
      <w:r w:rsidRPr="00B85C9C">
        <w:rPr>
          <w:color w:val="auto"/>
          <w:sz w:val="16"/>
          <w:szCs w:val="16"/>
        </w:rPr>
        <w:t xml:space="preserve"> shell.</w:t>
      </w:r>
    </w:p>
    <w:p w14:paraId="0E75B291" w14:textId="5FA503EF" w:rsidR="00C35B5B" w:rsidRPr="00B85C9C" w:rsidRDefault="00C35B5B" w:rsidP="00B85C9C">
      <w:pPr>
        <w:spacing w:before="0" w:line="240" w:lineRule="auto"/>
        <w:ind w:left="1170" w:hanging="540"/>
        <w:rPr>
          <w:color w:val="auto"/>
          <w:sz w:val="16"/>
          <w:szCs w:val="16"/>
        </w:rPr>
      </w:pPr>
      <w:r w:rsidRPr="00B85C9C">
        <w:rPr>
          <w:color w:val="auto"/>
          <w:sz w:val="16"/>
          <w:szCs w:val="16"/>
        </w:rPr>
        <w:t>Note 2</w:t>
      </w:r>
      <w:proofErr w:type="gramStart"/>
      <w:r w:rsidRPr="00B85C9C">
        <w:rPr>
          <w:color w:val="auto"/>
          <w:sz w:val="16"/>
          <w:szCs w:val="16"/>
        </w:rPr>
        <w:t xml:space="preserve">: </w:t>
      </w:r>
      <w:r w:rsidR="0071126F">
        <w:rPr>
          <w:color w:val="auto"/>
          <w:sz w:val="16"/>
          <w:szCs w:val="16"/>
        </w:rPr>
        <w:tab/>
      </w:r>
      <w:r w:rsidRPr="00B85C9C">
        <w:rPr>
          <w:color w:val="auto"/>
          <w:sz w:val="16"/>
          <w:szCs w:val="16"/>
        </w:rPr>
        <w:t>Wet</w:t>
      </w:r>
      <w:proofErr w:type="gramEnd"/>
      <w:r w:rsidRPr="00B85C9C">
        <w:rPr>
          <w:color w:val="auto"/>
          <w:sz w:val="16"/>
          <w:szCs w:val="16"/>
        </w:rPr>
        <w:t xml:space="preserve"> H2S service lining accepted brands are contained in COM-5014</w:t>
      </w:r>
      <w:proofErr w:type="gramStart"/>
      <w:r w:rsidRPr="00B85C9C">
        <w:rPr>
          <w:color w:val="auto"/>
          <w:sz w:val="16"/>
          <w:szCs w:val="16"/>
        </w:rPr>
        <w:t>.They</w:t>
      </w:r>
      <w:proofErr w:type="gramEnd"/>
      <w:r w:rsidRPr="00B85C9C">
        <w:rPr>
          <w:color w:val="auto"/>
          <w:sz w:val="16"/>
          <w:szCs w:val="16"/>
        </w:rPr>
        <w:t xml:space="preserve"> have </w:t>
      </w:r>
      <w:proofErr w:type="spellStart"/>
      <w:r w:rsidRPr="00B85C9C">
        <w:rPr>
          <w:color w:val="auto"/>
          <w:sz w:val="16"/>
          <w:szCs w:val="16"/>
        </w:rPr>
        <w:t>underg</w:t>
      </w:r>
      <w:proofErr w:type="spellEnd"/>
      <w:r w:rsidRPr="00B85C9C">
        <w:rPr>
          <w:color w:val="auto"/>
          <w:sz w:val="16"/>
          <w:szCs w:val="16"/>
        </w:rPr>
        <w:t xml:space="preserve"> one thorough testing prior to being accepted for this service.</w:t>
      </w:r>
    </w:p>
    <w:p w14:paraId="54501B26" w14:textId="5894CB1A" w:rsidR="00C35B5B" w:rsidRPr="00B85C9C" w:rsidRDefault="00C35B5B" w:rsidP="00B85C9C">
      <w:pPr>
        <w:spacing w:before="0" w:line="240" w:lineRule="auto"/>
        <w:ind w:left="1170" w:hanging="540"/>
        <w:rPr>
          <w:color w:val="auto"/>
          <w:sz w:val="16"/>
          <w:szCs w:val="16"/>
        </w:rPr>
      </w:pPr>
      <w:r w:rsidRPr="00B85C9C">
        <w:rPr>
          <w:color w:val="auto"/>
          <w:sz w:val="16"/>
          <w:szCs w:val="16"/>
        </w:rPr>
        <w:t>Note 3</w:t>
      </w:r>
      <w:proofErr w:type="gramStart"/>
      <w:r w:rsidRPr="00B85C9C">
        <w:rPr>
          <w:color w:val="auto"/>
          <w:sz w:val="16"/>
          <w:szCs w:val="16"/>
        </w:rPr>
        <w:t xml:space="preserve">: </w:t>
      </w:r>
      <w:r w:rsidR="0071126F">
        <w:rPr>
          <w:color w:val="auto"/>
          <w:sz w:val="16"/>
          <w:szCs w:val="16"/>
        </w:rPr>
        <w:tab/>
      </w:r>
      <w:r w:rsidRPr="00B85C9C">
        <w:rPr>
          <w:color w:val="auto"/>
          <w:sz w:val="16"/>
          <w:szCs w:val="16"/>
        </w:rPr>
        <w:t>Contrasting</w:t>
      </w:r>
      <w:proofErr w:type="gramEnd"/>
      <w:r w:rsidRPr="00B85C9C">
        <w:rPr>
          <w:color w:val="auto"/>
          <w:sz w:val="16"/>
          <w:szCs w:val="16"/>
        </w:rPr>
        <w:t xml:space="preserve"> colors must be used for 1st and 2nd coats. The finish colors shall be selected as per Table 1 - Finish Coat </w:t>
      </w:r>
      <w:proofErr w:type="spellStart"/>
      <w:r w:rsidRPr="00B85C9C">
        <w:rPr>
          <w:color w:val="auto"/>
          <w:sz w:val="16"/>
          <w:szCs w:val="16"/>
        </w:rPr>
        <w:t>Colour</w:t>
      </w:r>
      <w:proofErr w:type="spellEnd"/>
      <w:r w:rsidRPr="00B85C9C">
        <w:rPr>
          <w:color w:val="auto"/>
          <w:sz w:val="16"/>
          <w:szCs w:val="16"/>
        </w:rPr>
        <w:t xml:space="preserve"> </w:t>
      </w:r>
      <w:proofErr w:type="gramStart"/>
      <w:r w:rsidRPr="00B85C9C">
        <w:rPr>
          <w:color w:val="auto"/>
          <w:sz w:val="16"/>
          <w:szCs w:val="16"/>
        </w:rPr>
        <w:t>Schedule  Deviation</w:t>
      </w:r>
      <w:proofErr w:type="gramEnd"/>
      <w:r w:rsidRPr="00B85C9C">
        <w:rPr>
          <w:color w:val="auto"/>
          <w:sz w:val="16"/>
          <w:szCs w:val="16"/>
        </w:rPr>
        <w:t xml:space="preserve"> may be accepted if the coating is manufactured in one color. </w:t>
      </w:r>
    </w:p>
    <w:p w14:paraId="446F12E5" w14:textId="77777777" w:rsidR="00A25F9E" w:rsidRPr="001D3869" w:rsidRDefault="00A25F9E" w:rsidP="00A25F9E">
      <w:pPr>
        <w:tabs>
          <w:tab w:val="left" w:pos="3225"/>
        </w:tabs>
        <w:rPr>
          <w:sz w:val="20"/>
          <w:szCs w:val="20"/>
        </w:rPr>
      </w:pPr>
    </w:p>
    <w:p w14:paraId="7434A332" w14:textId="77777777" w:rsidR="00A25F9E" w:rsidRPr="00F029EB" w:rsidRDefault="00A25F9E" w:rsidP="00A25F9E">
      <w:pPr>
        <w:tabs>
          <w:tab w:val="left" w:pos="3225"/>
        </w:tabs>
        <w:rPr>
          <w:sz w:val="20"/>
          <w:szCs w:val="20"/>
        </w:rPr>
      </w:pPr>
      <w:r w:rsidRPr="001D3869">
        <w:rPr>
          <w:sz w:val="20"/>
          <w:szCs w:val="20"/>
        </w:rPr>
        <w:br w:type="page"/>
      </w:r>
    </w:p>
    <w:tbl>
      <w:tblPr>
        <w:tblW w:w="10252" w:type="dxa"/>
        <w:jc w:val="center"/>
        <w:tblLayout w:type="fixed"/>
        <w:tblLook w:val="01E0" w:firstRow="1" w:lastRow="1" w:firstColumn="1" w:lastColumn="1" w:noHBand="0" w:noVBand="0"/>
      </w:tblPr>
      <w:tblGrid>
        <w:gridCol w:w="94"/>
        <w:gridCol w:w="1380"/>
        <w:gridCol w:w="848"/>
        <w:gridCol w:w="81"/>
        <w:gridCol w:w="2934"/>
        <w:gridCol w:w="7"/>
        <w:gridCol w:w="43"/>
        <w:gridCol w:w="947"/>
        <w:gridCol w:w="1463"/>
        <w:gridCol w:w="307"/>
        <w:gridCol w:w="248"/>
        <w:gridCol w:w="437"/>
        <w:gridCol w:w="165"/>
        <w:gridCol w:w="1111"/>
        <w:gridCol w:w="187"/>
      </w:tblGrid>
      <w:tr w:rsidR="00A25F9E" w:rsidRPr="001D3869" w14:paraId="305F262E" w14:textId="77777777" w:rsidTr="00A25F9E">
        <w:trPr>
          <w:gridBefore w:val="1"/>
          <w:wBefore w:w="94" w:type="dxa"/>
          <w:trHeight w:val="360"/>
          <w:jc w:val="center"/>
        </w:trPr>
        <w:tc>
          <w:tcPr>
            <w:tcW w:w="10158" w:type="dxa"/>
            <w:gridSpan w:val="14"/>
            <w:tcBorders>
              <w:top w:val="single" w:sz="6" w:space="0" w:color="auto"/>
              <w:bottom w:val="single" w:sz="12" w:space="0" w:color="auto"/>
            </w:tcBorders>
            <w:shd w:val="clear" w:color="auto" w:fill="FFFFFF"/>
            <w:vAlign w:val="center"/>
          </w:tcPr>
          <w:p w14:paraId="2265A45C" w14:textId="77777777" w:rsidR="00A25F9E" w:rsidRPr="001D3869" w:rsidRDefault="00A25F9E" w:rsidP="00A25F9E">
            <w:pPr>
              <w:ind w:right="-72"/>
              <w:jc w:val="right"/>
              <w:rPr>
                <w:b/>
                <w:i/>
                <w:color w:val="auto"/>
              </w:rPr>
            </w:pPr>
            <w:r w:rsidRPr="001D3869">
              <w:rPr>
                <w:b/>
                <w:i/>
                <w:color w:val="auto"/>
              </w:rPr>
              <w:lastRenderedPageBreak/>
              <w:t xml:space="preserve">High-Temperature/High-Pressure </w:t>
            </w:r>
            <w:r>
              <w:rPr>
                <w:b/>
                <w:i/>
                <w:color w:val="auto"/>
              </w:rPr>
              <w:t>Lining</w:t>
            </w:r>
            <w:r w:rsidRPr="001D3869">
              <w:rPr>
                <w:b/>
                <w:i/>
                <w:color w:val="auto"/>
              </w:rPr>
              <w:t xml:space="preserve"> Systems</w:t>
            </w:r>
          </w:p>
        </w:tc>
      </w:tr>
      <w:tr w:rsidR="00A25F9E" w:rsidRPr="001D3869" w14:paraId="6B7739AD" w14:textId="77777777" w:rsidTr="00A25F9E">
        <w:trPr>
          <w:gridBefore w:val="1"/>
          <w:wBefore w:w="94" w:type="dxa"/>
          <w:trHeight w:val="360"/>
          <w:jc w:val="center"/>
        </w:trPr>
        <w:tc>
          <w:tcPr>
            <w:tcW w:w="8258" w:type="dxa"/>
            <w:gridSpan w:val="10"/>
            <w:tcBorders>
              <w:top w:val="single" w:sz="12" w:space="0" w:color="auto"/>
              <w:left w:val="single" w:sz="12" w:space="0" w:color="auto"/>
              <w:bottom w:val="single" w:sz="12" w:space="0" w:color="auto"/>
            </w:tcBorders>
            <w:vAlign w:val="center"/>
          </w:tcPr>
          <w:p w14:paraId="4D48747F" w14:textId="77777777" w:rsidR="00A25F9E" w:rsidRPr="001D3869" w:rsidRDefault="00A25F9E" w:rsidP="00A25F9E">
            <w:pPr>
              <w:autoSpaceDE/>
              <w:autoSpaceDN/>
              <w:adjustRightInd/>
              <w:spacing w:before="0" w:line="240" w:lineRule="auto"/>
              <w:ind w:left="0"/>
              <w:rPr>
                <w:b/>
                <w:sz w:val="20"/>
                <w:szCs w:val="20"/>
              </w:rPr>
            </w:pPr>
            <w:r w:rsidRPr="009F2012">
              <w:rPr>
                <w:b/>
                <w:sz w:val="20"/>
                <w:szCs w:val="20"/>
              </w:rPr>
              <w:t>Salt Water &amp; Brine High Temperature/High Pressure Service* -</w:t>
            </w:r>
            <w:r>
              <w:rPr>
                <w:b/>
                <w:sz w:val="20"/>
                <w:szCs w:val="20"/>
              </w:rPr>
              <w:t>Linings</w:t>
            </w:r>
            <w:r w:rsidRPr="009F2012">
              <w:rPr>
                <w:b/>
                <w:sz w:val="20"/>
                <w:szCs w:val="20"/>
              </w:rPr>
              <w:t xml:space="preserve"> Resistant to Temperatures to 82°C (180°F), Pressures of 69 bar (1000 PSI) </w:t>
            </w:r>
          </w:p>
        </w:tc>
        <w:tc>
          <w:tcPr>
            <w:tcW w:w="1900" w:type="dxa"/>
            <w:gridSpan w:val="4"/>
            <w:tcBorders>
              <w:top w:val="single" w:sz="12" w:space="0" w:color="auto"/>
              <w:bottom w:val="single" w:sz="12" w:space="0" w:color="auto"/>
              <w:right w:val="single" w:sz="12" w:space="0" w:color="auto"/>
            </w:tcBorders>
            <w:shd w:val="clear" w:color="auto" w:fill="000000"/>
            <w:vAlign w:val="center"/>
          </w:tcPr>
          <w:p w14:paraId="6FAA1868"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11.</w:t>
            </w:r>
            <w:r>
              <w:rPr>
                <w:b/>
                <w:color w:val="FFFFFF"/>
                <w:sz w:val="36"/>
                <w:szCs w:val="40"/>
              </w:rPr>
              <w:t>4.2</w:t>
            </w:r>
          </w:p>
        </w:tc>
      </w:tr>
      <w:tr w:rsidR="00A25F9E" w:rsidRPr="001D3869" w14:paraId="296BD35E" w14:textId="77777777" w:rsidTr="00A25F9E">
        <w:trPr>
          <w:gridBefore w:val="1"/>
          <w:wBefore w:w="94" w:type="dxa"/>
          <w:cantSplit/>
          <w:trHeight w:val="288"/>
          <w:jc w:val="center"/>
        </w:trPr>
        <w:tc>
          <w:tcPr>
            <w:tcW w:w="1380" w:type="dxa"/>
            <w:tcBorders>
              <w:top w:val="single" w:sz="12" w:space="0" w:color="auto"/>
            </w:tcBorders>
          </w:tcPr>
          <w:p w14:paraId="57EC9144"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870" w:type="dxa"/>
            <w:gridSpan w:val="4"/>
            <w:tcBorders>
              <w:top w:val="single" w:sz="12" w:space="0" w:color="auto"/>
            </w:tcBorders>
          </w:tcPr>
          <w:p w14:paraId="3A1EF6C2" w14:textId="77777777" w:rsidR="0071126F" w:rsidRPr="0071126F" w:rsidRDefault="0071126F" w:rsidP="0071126F">
            <w:pPr>
              <w:autoSpaceDE/>
              <w:autoSpaceDN/>
              <w:adjustRightInd/>
              <w:spacing w:before="0" w:line="240" w:lineRule="auto"/>
              <w:ind w:left="-72" w:right="-103"/>
              <w:rPr>
                <w:sz w:val="16"/>
                <w:szCs w:val="16"/>
              </w:rPr>
            </w:pPr>
            <w:r w:rsidRPr="0071126F">
              <w:rPr>
                <w:sz w:val="16"/>
                <w:szCs w:val="16"/>
              </w:rPr>
              <w:t>SSPC-SP1/SP5(NACENo.</w:t>
            </w:r>
            <w:proofErr w:type="gramStart"/>
            <w:r w:rsidRPr="0071126F">
              <w:rPr>
                <w:sz w:val="16"/>
                <w:szCs w:val="16"/>
              </w:rPr>
              <w:t>1)(</w:t>
            </w:r>
            <w:proofErr w:type="gramEnd"/>
            <w:r w:rsidRPr="0071126F">
              <w:rPr>
                <w:sz w:val="16"/>
                <w:szCs w:val="16"/>
              </w:rPr>
              <w:t>SA3)</w:t>
            </w:r>
          </w:p>
          <w:p w14:paraId="3D5C9A72" w14:textId="6AE67678" w:rsidR="00A25F9E" w:rsidRPr="003B2DEF" w:rsidRDefault="0071126F" w:rsidP="0071126F">
            <w:pPr>
              <w:autoSpaceDE/>
              <w:autoSpaceDN/>
              <w:adjustRightInd/>
              <w:spacing w:before="0" w:line="240" w:lineRule="auto"/>
              <w:ind w:left="-72" w:right="-103"/>
              <w:rPr>
                <w:sz w:val="16"/>
                <w:szCs w:val="16"/>
              </w:rPr>
            </w:pPr>
            <w:r w:rsidRPr="0071126F">
              <w:rPr>
                <w:sz w:val="16"/>
                <w:szCs w:val="16"/>
              </w:rPr>
              <w:t>White metal blast cleanliness.</w:t>
            </w:r>
          </w:p>
        </w:tc>
        <w:tc>
          <w:tcPr>
            <w:tcW w:w="990" w:type="dxa"/>
            <w:gridSpan w:val="2"/>
            <w:tcBorders>
              <w:top w:val="single" w:sz="12" w:space="0" w:color="auto"/>
            </w:tcBorders>
          </w:tcPr>
          <w:p w14:paraId="249DCA54" w14:textId="77777777" w:rsidR="00A25F9E" w:rsidRPr="003B2DEF" w:rsidRDefault="00A25F9E" w:rsidP="00A25F9E">
            <w:pPr>
              <w:autoSpaceDE/>
              <w:autoSpaceDN/>
              <w:adjustRightInd/>
              <w:spacing w:before="0" w:line="240" w:lineRule="auto"/>
              <w:ind w:left="0" w:right="-72"/>
              <w:jc w:val="right"/>
              <w:rPr>
                <w:b/>
                <w:sz w:val="16"/>
                <w:szCs w:val="16"/>
              </w:rPr>
            </w:pPr>
            <w:r w:rsidRPr="003B2DEF">
              <w:rPr>
                <w:b/>
                <w:sz w:val="16"/>
                <w:szCs w:val="16"/>
              </w:rPr>
              <w:t>Touch Up:</w:t>
            </w:r>
          </w:p>
        </w:tc>
        <w:tc>
          <w:tcPr>
            <w:tcW w:w="3918" w:type="dxa"/>
            <w:gridSpan w:val="7"/>
            <w:vMerge w:val="restart"/>
            <w:tcBorders>
              <w:top w:val="single" w:sz="12" w:space="0" w:color="auto"/>
            </w:tcBorders>
          </w:tcPr>
          <w:p w14:paraId="5467B3DC"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Use the same materials.</w:t>
            </w:r>
          </w:p>
        </w:tc>
      </w:tr>
      <w:tr w:rsidR="00A25F9E" w:rsidRPr="001D3869" w14:paraId="642A0444" w14:textId="77777777" w:rsidTr="00A25F9E">
        <w:trPr>
          <w:gridBefore w:val="1"/>
          <w:wBefore w:w="94" w:type="dxa"/>
          <w:cantSplit/>
          <w:trHeight w:val="288"/>
          <w:jc w:val="center"/>
        </w:trPr>
        <w:tc>
          <w:tcPr>
            <w:tcW w:w="1380" w:type="dxa"/>
          </w:tcPr>
          <w:p w14:paraId="28988BD3"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870" w:type="dxa"/>
            <w:gridSpan w:val="4"/>
          </w:tcPr>
          <w:p w14:paraId="7F38ECD9"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gridSpan w:val="2"/>
          </w:tcPr>
          <w:p w14:paraId="45E340CF" w14:textId="77777777" w:rsidR="00A25F9E" w:rsidRPr="00F029EB" w:rsidRDefault="00A25F9E" w:rsidP="00A25F9E">
            <w:pPr>
              <w:autoSpaceDE/>
              <w:autoSpaceDN/>
              <w:adjustRightInd/>
              <w:spacing w:before="0" w:line="240" w:lineRule="auto"/>
              <w:ind w:left="-72"/>
              <w:rPr>
                <w:color w:val="auto"/>
                <w:sz w:val="16"/>
                <w:szCs w:val="16"/>
              </w:rPr>
            </w:pPr>
          </w:p>
        </w:tc>
        <w:tc>
          <w:tcPr>
            <w:tcW w:w="3918" w:type="dxa"/>
            <w:gridSpan w:val="7"/>
            <w:vMerge/>
            <w:vAlign w:val="center"/>
          </w:tcPr>
          <w:p w14:paraId="3A3A2854" w14:textId="77777777" w:rsidR="00A25F9E" w:rsidRPr="001D3869" w:rsidRDefault="00A25F9E" w:rsidP="00A25F9E"/>
        </w:tc>
      </w:tr>
      <w:tr w:rsidR="00A25F9E" w:rsidRPr="001D3869" w14:paraId="4AF74360" w14:textId="77777777" w:rsidTr="00A25F9E">
        <w:trPr>
          <w:gridBefore w:val="1"/>
          <w:wBefore w:w="94" w:type="dxa"/>
          <w:cantSplit/>
          <w:trHeight w:val="288"/>
          <w:jc w:val="center"/>
        </w:trPr>
        <w:tc>
          <w:tcPr>
            <w:tcW w:w="1380" w:type="dxa"/>
            <w:tcBorders>
              <w:bottom w:val="single" w:sz="12" w:space="0" w:color="auto"/>
            </w:tcBorders>
          </w:tcPr>
          <w:p w14:paraId="3AF2982B"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870" w:type="dxa"/>
            <w:gridSpan w:val="4"/>
            <w:tcBorders>
              <w:bottom w:val="single" w:sz="12" w:space="0" w:color="auto"/>
            </w:tcBorders>
          </w:tcPr>
          <w:p w14:paraId="07C47FF1" w14:textId="6DD770BD" w:rsidR="00A25F9E" w:rsidRPr="003B2DEF" w:rsidRDefault="008D3916" w:rsidP="00A25F9E">
            <w:pPr>
              <w:autoSpaceDE/>
              <w:autoSpaceDN/>
              <w:adjustRightInd/>
              <w:spacing w:before="0" w:line="240" w:lineRule="auto"/>
              <w:ind w:left="-72" w:right="747"/>
              <w:rPr>
                <w:sz w:val="16"/>
                <w:szCs w:val="16"/>
              </w:rPr>
            </w:pPr>
            <w:del w:id="1388" w:author="Kurmanov, Aidyn [STAMGazStroy LLP]" w:date="2025-12-17T14:28:00Z" w16du:dateUtc="2025-12-17T09:28:00Z">
              <w:r w:rsidRPr="001A20CC">
                <w:rPr>
                  <w:color w:val="auto"/>
                  <w:sz w:val="16"/>
                  <w:szCs w:val="16"/>
                </w:rPr>
                <w:delText>(</w:delText>
              </w:r>
            </w:del>
            <w:r w:rsidRPr="001A20CC">
              <w:rPr>
                <w:color w:val="auto"/>
                <w:sz w:val="16"/>
                <w:szCs w:val="16"/>
              </w:rPr>
              <w:t xml:space="preserve">See manufacturer’s </w:t>
            </w:r>
            <w:ins w:id="1389" w:author="Kurmanov, Aidyn [STAMGazStroy LLP]" w:date="2025-12-17T14:31:00Z" w16du:dateUtc="2025-12-17T09:31:00Z">
              <w:r w:rsidR="00123D38" w:rsidRPr="00D02000">
                <w:rPr>
                  <w:color w:val="auto"/>
                  <w:sz w:val="16"/>
                  <w:szCs w:val="16"/>
                </w:rPr>
                <w:t>product</w:t>
              </w:r>
              <w:r w:rsidR="00123D38" w:rsidRPr="001A20CC">
                <w:rPr>
                  <w:color w:val="auto"/>
                  <w:sz w:val="16"/>
                  <w:szCs w:val="16"/>
                </w:rPr>
                <w:t xml:space="preserve"> </w:t>
              </w:r>
            </w:ins>
            <w:r w:rsidRPr="001A20CC">
              <w:rPr>
                <w:color w:val="auto"/>
                <w:sz w:val="16"/>
                <w:szCs w:val="16"/>
              </w:rPr>
              <w:t xml:space="preserve">data sheets </w:t>
            </w:r>
            <w:del w:id="1390" w:author="Kurmanov, Aidyn [STAMGazStroy LLP]" w:date="2025-12-17T14:29:00Z" w16du:dateUtc="2025-12-17T09:29:00Z">
              <w:r w:rsidRPr="001A20CC">
                <w:rPr>
                  <w:color w:val="auto"/>
                  <w:sz w:val="16"/>
                  <w:szCs w:val="16"/>
                </w:rPr>
                <w:delText>for min/max thicknesses per coat.</w:delText>
              </w:r>
            </w:del>
            <w:del w:id="1391" w:author="Kurmanov, Aidyn [STAMGazStroy LLP]" w:date="2025-12-17T14:28:00Z" w16du:dateUtc="2025-12-17T09:28:00Z">
              <w:r w:rsidRPr="001A20CC">
                <w:rPr>
                  <w:color w:val="auto"/>
                  <w:sz w:val="16"/>
                  <w:szCs w:val="16"/>
                </w:rPr>
                <w:delText>)</w:delText>
              </w:r>
            </w:del>
          </w:p>
        </w:tc>
        <w:tc>
          <w:tcPr>
            <w:tcW w:w="990" w:type="dxa"/>
            <w:gridSpan w:val="2"/>
            <w:tcBorders>
              <w:bottom w:val="single" w:sz="12" w:space="0" w:color="auto"/>
            </w:tcBorders>
          </w:tcPr>
          <w:p w14:paraId="186CFD9F" w14:textId="77777777" w:rsidR="00A25F9E" w:rsidRPr="00F029EB" w:rsidRDefault="00A25F9E" w:rsidP="00A25F9E">
            <w:pPr>
              <w:autoSpaceDE/>
              <w:autoSpaceDN/>
              <w:adjustRightInd/>
              <w:spacing w:before="0" w:line="240" w:lineRule="auto"/>
              <w:ind w:left="-72"/>
              <w:rPr>
                <w:color w:val="auto"/>
                <w:sz w:val="16"/>
                <w:szCs w:val="16"/>
              </w:rPr>
            </w:pPr>
          </w:p>
        </w:tc>
        <w:tc>
          <w:tcPr>
            <w:tcW w:w="3918" w:type="dxa"/>
            <w:gridSpan w:val="7"/>
            <w:vMerge/>
            <w:tcBorders>
              <w:bottom w:val="single" w:sz="12" w:space="0" w:color="auto"/>
            </w:tcBorders>
            <w:vAlign w:val="center"/>
          </w:tcPr>
          <w:p w14:paraId="284A71AA" w14:textId="77777777" w:rsidR="00A25F9E" w:rsidRPr="001D3869" w:rsidRDefault="00A25F9E" w:rsidP="00A25F9E"/>
        </w:tc>
      </w:tr>
      <w:tr w:rsidR="00A25F9E" w:rsidRPr="001D3869" w14:paraId="16580AF4" w14:textId="77777777" w:rsidTr="00A25F9E">
        <w:trPr>
          <w:gridBefore w:val="1"/>
          <w:wBefore w:w="94" w:type="dxa"/>
          <w:trHeight w:val="360"/>
          <w:jc w:val="center"/>
        </w:trPr>
        <w:tc>
          <w:tcPr>
            <w:tcW w:w="2228" w:type="dxa"/>
            <w:gridSpan w:val="2"/>
            <w:tcBorders>
              <w:top w:val="single" w:sz="12" w:space="0" w:color="auto"/>
              <w:left w:val="single" w:sz="12" w:space="0" w:color="auto"/>
              <w:bottom w:val="single" w:sz="12" w:space="0" w:color="auto"/>
            </w:tcBorders>
            <w:shd w:val="clear" w:color="auto" w:fill="000000"/>
            <w:vAlign w:val="center"/>
          </w:tcPr>
          <w:p w14:paraId="0AE091B2"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015" w:type="dxa"/>
            <w:gridSpan w:val="2"/>
            <w:tcBorders>
              <w:top w:val="single" w:sz="12" w:space="0" w:color="auto"/>
              <w:bottom w:val="single" w:sz="12" w:space="0" w:color="auto"/>
            </w:tcBorders>
            <w:shd w:val="clear" w:color="auto" w:fill="000000"/>
            <w:vAlign w:val="center"/>
          </w:tcPr>
          <w:p w14:paraId="644208A4" w14:textId="77777777" w:rsidR="00A25F9E" w:rsidRPr="001D3869" w:rsidRDefault="00A25F9E" w:rsidP="00A25F9E">
            <w:pPr>
              <w:autoSpaceDE/>
              <w:autoSpaceDN/>
              <w:adjustRightInd/>
              <w:spacing w:before="0" w:line="240" w:lineRule="auto"/>
              <w:ind w:left="145"/>
              <w:rPr>
                <w:b/>
                <w:color w:val="FFFFFF"/>
                <w:w w:val="0"/>
                <w:sz w:val="16"/>
                <w:szCs w:val="16"/>
              </w:rPr>
            </w:pPr>
            <w:r w:rsidRPr="001D3869">
              <w:rPr>
                <w:b/>
                <w:color w:val="FFFFFF"/>
                <w:sz w:val="16"/>
                <w:szCs w:val="16"/>
              </w:rPr>
              <w:t>Manufacturer</w:t>
            </w:r>
          </w:p>
        </w:tc>
        <w:tc>
          <w:tcPr>
            <w:tcW w:w="2767" w:type="dxa"/>
            <w:gridSpan w:val="5"/>
            <w:tcBorders>
              <w:top w:val="single" w:sz="12" w:space="0" w:color="auto"/>
              <w:bottom w:val="single" w:sz="12" w:space="0" w:color="auto"/>
            </w:tcBorders>
            <w:shd w:val="clear" w:color="auto" w:fill="000000"/>
            <w:vAlign w:val="center"/>
          </w:tcPr>
          <w:p w14:paraId="54527782" w14:textId="77777777" w:rsidR="00A25F9E" w:rsidRPr="001D3869" w:rsidRDefault="00A25F9E" w:rsidP="00A25F9E">
            <w:pPr>
              <w:autoSpaceDE/>
              <w:autoSpaceDN/>
              <w:adjustRightInd/>
              <w:spacing w:before="0" w:line="240" w:lineRule="auto"/>
              <w:ind w:left="107"/>
              <w:rPr>
                <w:b/>
                <w:color w:val="FFFFFF"/>
                <w:w w:val="0"/>
                <w:sz w:val="16"/>
                <w:szCs w:val="16"/>
              </w:rPr>
            </w:pPr>
            <w:r w:rsidRPr="001D3869">
              <w:rPr>
                <w:b/>
                <w:color w:val="FFFFFF"/>
                <w:sz w:val="16"/>
                <w:szCs w:val="16"/>
              </w:rPr>
              <w:t>Product Designation</w:t>
            </w:r>
          </w:p>
        </w:tc>
        <w:tc>
          <w:tcPr>
            <w:tcW w:w="850" w:type="dxa"/>
            <w:gridSpan w:val="3"/>
            <w:tcBorders>
              <w:top w:val="single" w:sz="12" w:space="0" w:color="auto"/>
              <w:bottom w:val="single" w:sz="12" w:space="0" w:color="auto"/>
            </w:tcBorders>
            <w:shd w:val="clear" w:color="auto" w:fill="000000"/>
            <w:vAlign w:val="center"/>
          </w:tcPr>
          <w:p w14:paraId="7ABFA0B2"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VOC (G/L)</w:t>
            </w:r>
          </w:p>
        </w:tc>
        <w:tc>
          <w:tcPr>
            <w:tcW w:w="1298" w:type="dxa"/>
            <w:gridSpan w:val="2"/>
            <w:tcBorders>
              <w:top w:val="single" w:sz="12" w:space="0" w:color="auto"/>
              <w:bottom w:val="single" w:sz="12" w:space="0" w:color="auto"/>
              <w:right w:val="single" w:sz="12" w:space="0" w:color="auto"/>
            </w:tcBorders>
            <w:shd w:val="clear" w:color="auto" w:fill="000000"/>
            <w:vAlign w:val="center"/>
          </w:tcPr>
          <w:p w14:paraId="2484D124" w14:textId="77777777" w:rsidR="00A25F9E" w:rsidRPr="001D3869" w:rsidRDefault="00A25F9E" w:rsidP="00A25F9E">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AC6690" w14:paraId="33BCD5F9" w14:textId="77777777" w:rsidTr="00A25F9E">
        <w:trPr>
          <w:gridBefore w:val="1"/>
          <w:wBefore w:w="94" w:type="dxa"/>
          <w:trHeight w:val="288"/>
          <w:jc w:val="center"/>
        </w:trPr>
        <w:tc>
          <w:tcPr>
            <w:tcW w:w="2228" w:type="dxa"/>
            <w:gridSpan w:val="2"/>
            <w:tcBorders>
              <w:bottom w:val="single" w:sz="12" w:space="0" w:color="auto"/>
            </w:tcBorders>
            <w:vAlign w:val="center"/>
          </w:tcPr>
          <w:p w14:paraId="4AA8E0F2" w14:textId="77777777" w:rsidR="00A25F9E" w:rsidRPr="00AC6690" w:rsidRDefault="00A25F9E" w:rsidP="00A25F9E">
            <w:pPr>
              <w:autoSpaceDE/>
              <w:autoSpaceDN/>
              <w:adjustRightInd/>
              <w:spacing w:before="0" w:line="240" w:lineRule="auto"/>
              <w:ind w:left="0" w:hanging="104"/>
              <w:rPr>
                <w:i/>
                <w:sz w:val="14"/>
                <w:szCs w:val="14"/>
              </w:rPr>
            </w:pPr>
            <w:r w:rsidRPr="00AC6690">
              <w:rPr>
                <w:b/>
                <w:sz w:val="16"/>
                <w:szCs w:val="16"/>
              </w:rPr>
              <w:t>PRIMER</w:t>
            </w:r>
          </w:p>
        </w:tc>
        <w:tc>
          <w:tcPr>
            <w:tcW w:w="7930" w:type="dxa"/>
            <w:gridSpan w:val="12"/>
            <w:tcBorders>
              <w:bottom w:val="single" w:sz="12" w:space="0" w:color="auto"/>
            </w:tcBorders>
            <w:vAlign w:val="center"/>
          </w:tcPr>
          <w:p w14:paraId="4BCA877E" w14:textId="77777777" w:rsidR="00A25F9E" w:rsidRPr="00AC6690" w:rsidRDefault="00A25F9E" w:rsidP="00A25F9E">
            <w:pPr>
              <w:autoSpaceDE/>
              <w:autoSpaceDN/>
              <w:adjustRightInd/>
              <w:spacing w:before="0" w:line="240" w:lineRule="auto"/>
              <w:ind w:left="145"/>
              <w:rPr>
                <w:i/>
                <w:w w:val="0"/>
                <w:sz w:val="14"/>
                <w:szCs w:val="14"/>
              </w:rPr>
            </w:pPr>
            <w:r w:rsidRPr="00AC6690">
              <w:rPr>
                <w:i/>
                <w:sz w:val="14"/>
                <w:szCs w:val="14"/>
              </w:rPr>
              <w:t>These coatings are normally self-priming; but if a primer is required, use the chosen manufacturer’s recommendation.</w:t>
            </w:r>
          </w:p>
        </w:tc>
      </w:tr>
      <w:tr w:rsidR="00A25F9E" w:rsidRPr="00AC6690" w14:paraId="7C697DB8"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94"/>
        </w:trPr>
        <w:tc>
          <w:tcPr>
            <w:tcW w:w="2403" w:type="dxa"/>
            <w:gridSpan w:val="4"/>
            <w:tcBorders>
              <w:top w:val="single" w:sz="12" w:space="0" w:color="000000"/>
              <w:left w:val="nil"/>
              <w:bottom w:val="nil"/>
              <w:right w:val="nil"/>
            </w:tcBorders>
            <w:vAlign w:val="center"/>
          </w:tcPr>
          <w:p w14:paraId="6E698C31"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FIRST COAT</w:t>
            </w:r>
          </w:p>
        </w:tc>
        <w:tc>
          <w:tcPr>
            <w:tcW w:w="2984" w:type="dxa"/>
            <w:gridSpan w:val="3"/>
            <w:tcBorders>
              <w:top w:val="single" w:sz="12" w:space="0" w:color="000000"/>
              <w:left w:val="nil"/>
              <w:bottom w:val="nil"/>
              <w:right w:val="nil"/>
            </w:tcBorders>
            <w:vAlign w:val="center"/>
          </w:tcPr>
          <w:p w14:paraId="623432BA" w14:textId="77777777" w:rsidR="00A25F9E" w:rsidRPr="00AC6690" w:rsidRDefault="00A25F9E" w:rsidP="00A25F9E">
            <w:pPr>
              <w:autoSpaceDE/>
              <w:autoSpaceDN/>
              <w:adjustRightInd/>
              <w:spacing w:before="0" w:line="240" w:lineRule="auto"/>
              <w:ind w:left="7"/>
              <w:rPr>
                <w:w w:val="0"/>
                <w:sz w:val="16"/>
                <w:szCs w:val="16"/>
              </w:rPr>
            </w:pPr>
            <w:r w:rsidRPr="00AC6690">
              <w:rPr>
                <w:sz w:val="16"/>
                <w:szCs w:val="16"/>
              </w:rPr>
              <w:t>Carboline</w:t>
            </w:r>
          </w:p>
        </w:tc>
        <w:tc>
          <w:tcPr>
            <w:tcW w:w="2410" w:type="dxa"/>
            <w:gridSpan w:val="2"/>
            <w:tcBorders>
              <w:top w:val="single" w:sz="12" w:space="0" w:color="000000"/>
              <w:left w:val="nil"/>
              <w:bottom w:val="nil"/>
              <w:right w:val="nil"/>
            </w:tcBorders>
            <w:vAlign w:val="center"/>
          </w:tcPr>
          <w:p w14:paraId="078AFE63" w14:textId="77777777" w:rsidR="00A25F9E" w:rsidRPr="0071126F" w:rsidRDefault="00A25F9E" w:rsidP="00A25F9E">
            <w:pPr>
              <w:autoSpaceDE/>
              <w:autoSpaceDN/>
              <w:adjustRightInd/>
              <w:spacing w:before="0" w:line="240" w:lineRule="auto"/>
              <w:ind w:left="0"/>
              <w:rPr>
                <w:w w:val="0"/>
                <w:sz w:val="16"/>
                <w:szCs w:val="16"/>
              </w:rPr>
            </w:pPr>
            <w:r w:rsidRPr="0071126F">
              <w:rPr>
                <w:sz w:val="16"/>
                <w:szCs w:val="16"/>
              </w:rPr>
              <w:t>Phenoline 1205</w:t>
            </w:r>
          </w:p>
        </w:tc>
        <w:tc>
          <w:tcPr>
            <w:tcW w:w="992" w:type="dxa"/>
            <w:gridSpan w:val="3"/>
            <w:tcBorders>
              <w:top w:val="single" w:sz="12" w:space="0" w:color="000000"/>
              <w:left w:val="nil"/>
              <w:bottom w:val="nil"/>
              <w:right w:val="nil"/>
            </w:tcBorders>
            <w:vAlign w:val="center"/>
          </w:tcPr>
          <w:p w14:paraId="7A4DD641" w14:textId="21A04C4A" w:rsidR="00A25F9E" w:rsidRPr="00AC6690" w:rsidRDefault="00CD0BF2" w:rsidP="00A25F9E">
            <w:pPr>
              <w:autoSpaceDE/>
              <w:autoSpaceDN/>
              <w:adjustRightInd/>
              <w:spacing w:before="0" w:line="240" w:lineRule="auto"/>
              <w:ind w:left="0"/>
              <w:jc w:val="center"/>
              <w:rPr>
                <w:sz w:val="16"/>
                <w:szCs w:val="16"/>
              </w:rPr>
            </w:pPr>
            <w:r w:rsidRPr="00AC6690">
              <w:rPr>
                <w:sz w:val="16"/>
                <w:szCs w:val="16"/>
              </w:rPr>
              <w:t>25</w:t>
            </w:r>
            <w:r>
              <w:rPr>
                <w:sz w:val="16"/>
                <w:szCs w:val="16"/>
              </w:rPr>
              <w:t>0</w:t>
            </w:r>
          </w:p>
        </w:tc>
        <w:tc>
          <w:tcPr>
            <w:tcW w:w="1276" w:type="dxa"/>
            <w:gridSpan w:val="2"/>
            <w:tcBorders>
              <w:top w:val="single" w:sz="12" w:space="0" w:color="000000"/>
              <w:left w:val="nil"/>
              <w:bottom w:val="nil"/>
              <w:right w:val="nil"/>
            </w:tcBorders>
            <w:vAlign w:val="center"/>
          </w:tcPr>
          <w:p w14:paraId="172187F5" w14:textId="77777777" w:rsidR="00A25F9E" w:rsidRPr="003B2DEF" w:rsidRDefault="00A25F9E" w:rsidP="001D49A7">
            <w:pPr>
              <w:widowControl w:val="0"/>
              <w:spacing w:before="49" w:line="240" w:lineRule="auto"/>
              <w:ind w:left="142"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81792A" w:rsidRPr="004C0CD0" w14:paraId="12D7D957" w14:textId="77777777" w:rsidTr="00897D7D">
        <w:tblPrEx>
          <w:tblCellMar>
            <w:left w:w="0" w:type="dxa"/>
            <w:right w:w="0" w:type="dxa"/>
          </w:tblCellMar>
          <w:tblLook w:val="0000" w:firstRow="0" w:lastRow="0" w:firstColumn="0" w:lastColumn="0" w:noHBand="0" w:noVBand="0"/>
        </w:tblPrEx>
        <w:trPr>
          <w:gridAfter w:val="1"/>
          <w:wAfter w:w="187" w:type="dxa"/>
          <w:trHeight w:hRule="exact" w:val="528"/>
          <w:jc w:val="center"/>
        </w:trPr>
        <w:tc>
          <w:tcPr>
            <w:tcW w:w="2403" w:type="dxa"/>
            <w:gridSpan w:val="4"/>
            <w:tcBorders>
              <w:top w:val="nil"/>
              <w:left w:val="nil"/>
              <w:bottom w:val="nil"/>
              <w:right w:val="nil"/>
            </w:tcBorders>
            <w:vAlign w:val="center"/>
          </w:tcPr>
          <w:p w14:paraId="7608F320" w14:textId="77777777" w:rsidR="0081792A" w:rsidRPr="00AC6690" w:rsidRDefault="0081792A" w:rsidP="0081792A">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5064196C" w14:textId="77777777" w:rsidR="0081792A" w:rsidRPr="00AC6690" w:rsidRDefault="0081792A" w:rsidP="0081792A">
            <w:pPr>
              <w:autoSpaceDE/>
              <w:autoSpaceDN/>
              <w:adjustRightInd/>
              <w:spacing w:before="0" w:line="240" w:lineRule="auto"/>
              <w:ind w:left="7"/>
              <w:rPr>
                <w:w w:val="0"/>
                <w:sz w:val="16"/>
                <w:szCs w:val="16"/>
              </w:rPr>
            </w:pPr>
            <w:r w:rsidRPr="00AC6690">
              <w:rPr>
                <w:sz w:val="16"/>
                <w:szCs w:val="16"/>
              </w:rPr>
              <w:t>Hempel Coatings (USA), Inc.</w:t>
            </w:r>
          </w:p>
        </w:tc>
        <w:tc>
          <w:tcPr>
            <w:tcW w:w="2410" w:type="dxa"/>
            <w:gridSpan w:val="2"/>
            <w:tcBorders>
              <w:top w:val="nil"/>
              <w:left w:val="nil"/>
              <w:bottom w:val="nil"/>
              <w:right w:val="nil"/>
            </w:tcBorders>
            <w:vAlign w:val="center"/>
          </w:tcPr>
          <w:p w14:paraId="7054231E" w14:textId="77777777" w:rsidR="0081792A" w:rsidRPr="0071126F" w:rsidRDefault="0081792A" w:rsidP="0081792A">
            <w:pPr>
              <w:autoSpaceDE/>
              <w:autoSpaceDN/>
              <w:adjustRightInd/>
              <w:spacing w:before="0" w:line="240" w:lineRule="auto"/>
              <w:ind w:left="0"/>
              <w:rPr>
                <w:sz w:val="16"/>
                <w:szCs w:val="16"/>
              </w:rPr>
            </w:pPr>
            <w:proofErr w:type="spellStart"/>
            <w:r w:rsidRPr="0071126F">
              <w:rPr>
                <w:sz w:val="16"/>
                <w:szCs w:val="16"/>
              </w:rPr>
              <w:t>Hempadur</w:t>
            </w:r>
            <w:proofErr w:type="spellEnd"/>
            <w:r w:rsidRPr="0071126F">
              <w:rPr>
                <w:sz w:val="16"/>
                <w:szCs w:val="16"/>
              </w:rPr>
              <w:t xml:space="preserve"> 85671</w:t>
            </w:r>
          </w:p>
          <w:p w14:paraId="2B301562" w14:textId="7105E448" w:rsidR="0081792A" w:rsidRPr="0071126F" w:rsidRDefault="0081792A" w:rsidP="0081792A">
            <w:pPr>
              <w:autoSpaceDE/>
              <w:autoSpaceDN/>
              <w:adjustRightInd/>
              <w:spacing w:before="0" w:line="240" w:lineRule="auto"/>
              <w:ind w:left="0"/>
              <w:rPr>
                <w:w w:val="0"/>
                <w:sz w:val="16"/>
                <w:szCs w:val="16"/>
              </w:rPr>
            </w:pPr>
            <w:proofErr w:type="spellStart"/>
            <w:r w:rsidRPr="0071126F">
              <w:rPr>
                <w:sz w:val="16"/>
                <w:szCs w:val="16"/>
              </w:rPr>
              <w:t>Hempadur</w:t>
            </w:r>
            <w:proofErr w:type="spellEnd"/>
            <w:r w:rsidRPr="0071126F">
              <w:rPr>
                <w:sz w:val="16"/>
                <w:szCs w:val="16"/>
              </w:rPr>
              <w:t xml:space="preserve"> 35900</w:t>
            </w:r>
          </w:p>
        </w:tc>
        <w:tc>
          <w:tcPr>
            <w:tcW w:w="992" w:type="dxa"/>
            <w:gridSpan w:val="3"/>
            <w:tcBorders>
              <w:top w:val="nil"/>
              <w:left w:val="nil"/>
              <w:bottom w:val="nil"/>
              <w:right w:val="nil"/>
            </w:tcBorders>
            <w:vAlign w:val="center"/>
          </w:tcPr>
          <w:p w14:paraId="1D3F88F1" w14:textId="77777777" w:rsidR="0081792A" w:rsidRPr="0024130D" w:rsidRDefault="0081792A" w:rsidP="0081792A">
            <w:pPr>
              <w:autoSpaceDE/>
              <w:autoSpaceDN/>
              <w:adjustRightInd/>
              <w:spacing w:before="0" w:line="240" w:lineRule="auto"/>
              <w:ind w:left="0"/>
              <w:jc w:val="center"/>
              <w:rPr>
                <w:sz w:val="16"/>
                <w:szCs w:val="16"/>
              </w:rPr>
            </w:pPr>
            <w:r w:rsidRPr="0024130D">
              <w:rPr>
                <w:sz w:val="16"/>
                <w:szCs w:val="16"/>
              </w:rPr>
              <w:t>316</w:t>
            </w:r>
          </w:p>
          <w:p w14:paraId="6EB11F93" w14:textId="749FDA1F" w:rsidR="0081792A" w:rsidRPr="0024130D" w:rsidRDefault="0081792A" w:rsidP="0081792A">
            <w:pPr>
              <w:autoSpaceDE/>
              <w:autoSpaceDN/>
              <w:adjustRightInd/>
              <w:spacing w:before="0" w:line="240" w:lineRule="auto"/>
              <w:ind w:left="0"/>
              <w:jc w:val="center"/>
              <w:rPr>
                <w:sz w:val="16"/>
                <w:szCs w:val="16"/>
              </w:rPr>
            </w:pPr>
            <w:r w:rsidRPr="0024130D">
              <w:rPr>
                <w:sz w:val="16"/>
                <w:szCs w:val="16"/>
              </w:rPr>
              <w:t>0</w:t>
            </w:r>
          </w:p>
        </w:tc>
        <w:tc>
          <w:tcPr>
            <w:tcW w:w="1276" w:type="dxa"/>
            <w:gridSpan w:val="2"/>
            <w:tcBorders>
              <w:top w:val="nil"/>
              <w:left w:val="nil"/>
              <w:bottom w:val="nil"/>
              <w:right w:val="nil"/>
            </w:tcBorders>
            <w:vAlign w:val="center"/>
          </w:tcPr>
          <w:p w14:paraId="1C15357A" w14:textId="77777777" w:rsidR="0081792A" w:rsidRPr="0024130D" w:rsidRDefault="0081792A" w:rsidP="001D49A7">
            <w:pPr>
              <w:widowControl w:val="0"/>
              <w:spacing w:before="49" w:line="240" w:lineRule="auto"/>
              <w:ind w:left="142" w:right="-20"/>
              <w:rPr>
                <w:sz w:val="16"/>
                <w:szCs w:val="16"/>
              </w:rPr>
            </w:pPr>
            <w:r w:rsidRPr="0024130D">
              <w:rPr>
                <w:sz w:val="16"/>
                <w:szCs w:val="16"/>
              </w:rPr>
              <w:t>95°C(203°F)</w:t>
            </w:r>
          </w:p>
          <w:p w14:paraId="74B15286" w14:textId="77777777" w:rsidR="0081792A" w:rsidRPr="0024130D" w:rsidRDefault="0081792A" w:rsidP="001D49A7">
            <w:pPr>
              <w:widowControl w:val="0"/>
              <w:spacing w:before="49" w:line="240" w:lineRule="auto"/>
              <w:ind w:left="142" w:right="-20"/>
              <w:rPr>
                <w:sz w:val="16"/>
                <w:szCs w:val="16"/>
              </w:rPr>
            </w:pPr>
            <w:r w:rsidRPr="0024130D">
              <w:rPr>
                <w:sz w:val="16"/>
                <w:szCs w:val="16"/>
              </w:rPr>
              <w:t>90°C(194°F)</w:t>
            </w:r>
          </w:p>
          <w:p w14:paraId="51B7CA47" w14:textId="77777777" w:rsidR="0081792A" w:rsidRPr="0024130D" w:rsidRDefault="0081792A" w:rsidP="001D49A7">
            <w:pPr>
              <w:widowControl w:val="0"/>
              <w:spacing w:before="49" w:line="240" w:lineRule="auto"/>
              <w:ind w:left="142" w:right="-20"/>
              <w:rPr>
                <w:sz w:val="16"/>
                <w:szCs w:val="16"/>
              </w:rPr>
            </w:pPr>
          </w:p>
        </w:tc>
      </w:tr>
      <w:tr w:rsidR="00A25F9E" w:rsidRPr="00AC6690" w14:paraId="04DB42B1" w14:textId="77777777" w:rsidTr="007F7158">
        <w:tblPrEx>
          <w:tblCellMar>
            <w:left w:w="0" w:type="dxa"/>
            <w:right w:w="0" w:type="dxa"/>
          </w:tblCellMar>
          <w:tblLook w:val="0000" w:firstRow="0" w:lastRow="0" w:firstColumn="0" w:lastColumn="0" w:noHBand="0" w:noVBand="0"/>
        </w:tblPrEx>
        <w:trPr>
          <w:gridAfter w:val="1"/>
          <w:wAfter w:w="187" w:type="dxa"/>
          <w:trHeight w:hRule="exact" w:val="481"/>
          <w:jc w:val="center"/>
        </w:trPr>
        <w:tc>
          <w:tcPr>
            <w:tcW w:w="2403" w:type="dxa"/>
            <w:gridSpan w:val="4"/>
            <w:vMerge w:val="restart"/>
            <w:tcBorders>
              <w:top w:val="nil"/>
              <w:left w:val="nil"/>
              <w:right w:val="nil"/>
            </w:tcBorders>
            <w:vAlign w:val="center"/>
          </w:tcPr>
          <w:p w14:paraId="7DB9A662"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984" w:type="dxa"/>
            <w:gridSpan w:val="3"/>
            <w:tcBorders>
              <w:top w:val="nil"/>
              <w:left w:val="nil"/>
              <w:bottom w:val="nil"/>
              <w:right w:val="nil"/>
            </w:tcBorders>
            <w:vAlign w:val="center"/>
          </w:tcPr>
          <w:p w14:paraId="5630FE41" w14:textId="77777777" w:rsidR="00A25F9E" w:rsidRPr="00AC6690" w:rsidRDefault="00A25F9E" w:rsidP="00A25F9E">
            <w:pPr>
              <w:autoSpaceDE/>
              <w:autoSpaceDN/>
              <w:adjustRightInd/>
              <w:spacing w:before="0" w:line="240" w:lineRule="auto"/>
              <w:ind w:left="7"/>
              <w:rPr>
                <w:w w:val="0"/>
                <w:sz w:val="16"/>
                <w:szCs w:val="16"/>
              </w:rPr>
            </w:pPr>
            <w:r>
              <w:rPr>
                <w:sz w:val="16"/>
                <w:szCs w:val="16"/>
              </w:rPr>
              <w:t>Belzona</w:t>
            </w:r>
          </w:p>
        </w:tc>
        <w:tc>
          <w:tcPr>
            <w:tcW w:w="2410" w:type="dxa"/>
            <w:gridSpan w:val="2"/>
            <w:tcBorders>
              <w:top w:val="nil"/>
              <w:left w:val="nil"/>
              <w:bottom w:val="nil"/>
              <w:right w:val="nil"/>
            </w:tcBorders>
            <w:vAlign w:val="center"/>
          </w:tcPr>
          <w:p w14:paraId="27BE0B3B" w14:textId="77777777" w:rsidR="00F10912" w:rsidRPr="0071126F" w:rsidRDefault="00F10912" w:rsidP="00F10912">
            <w:pPr>
              <w:autoSpaceDE/>
              <w:autoSpaceDN/>
              <w:adjustRightInd/>
              <w:spacing w:before="0" w:line="240" w:lineRule="auto"/>
              <w:ind w:left="0"/>
              <w:rPr>
                <w:sz w:val="16"/>
                <w:szCs w:val="16"/>
              </w:rPr>
            </w:pPr>
            <w:r w:rsidRPr="0071126F">
              <w:rPr>
                <w:sz w:val="16"/>
                <w:szCs w:val="16"/>
              </w:rPr>
              <w:t>1391S(Spray)</w:t>
            </w:r>
          </w:p>
          <w:p w14:paraId="260844D5" w14:textId="65A7ACD3" w:rsidR="00A25F9E" w:rsidRPr="0071126F" w:rsidRDefault="00F10912" w:rsidP="00A25F9E">
            <w:pPr>
              <w:autoSpaceDE/>
              <w:autoSpaceDN/>
              <w:adjustRightInd/>
              <w:spacing w:before="0" w:line="240" w:lineRule="auto"/>
              <w:ind w:left="0"/>
              <w:rPr>
                <w:w w:val="0"/>
                <w:sz w:val="16"/>
                <w:szCs w:val="16"/>
              </w:rPr>
            </w:pPr>
            <w:r w:rsidRPr="0071126F">
              <w:rPr>
                <w:sz w:val="16"/>
                <w:szCs w:val="16"/>
              </w:rPr>
              <w:t>1593</w:t>
            </w:r>
            <w:r w:rsidRPr="0071126F">
              <w:rPr>
                <w:sz w:val="16"/>
                <w:szCs w:val="16"/>
                <w:lang w:val="ru-RU"/>
              </w:rPr>
              <w:t xml:space="preserve"> (</w:t>
            </w:r>
            <w:r w:rsidRPr="0071126F">
              <w:rPr>
                <w:sz w:val="16"/>
                <w:szCs w:val="16"/>
              </w:rPr>
              <w:t>Trowel)</w:t>
            </w:r>
          </w:p>
        </w:tc>
        <w:tc>
          <w:tcPr>
            <w:tcW w:w="992" w:type="dxa"/>
            <w:gridSpan w:val="3"/>
            <w:tcBorders>
              <w:top w:val="nil"/>
              <w:left w:val="nil"/>
              <w:bottom w:val="nil"/>
              <w:right w:val="nil"/>
            </w:tcBorders>
            <w:vAlign w:val="center"/>
          </w:tcPr>
          <w:p w14:paraId="26456BBC"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20</w:t>
            </w:r>
          </w:p>
          <w:p w14:paraId="5042C24B"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11</w:t>
            </w:r>
          </w:p>
        </w:tc>
        <w:tc>
          <w:tcPr>
            <w:tcW w:w="1276" w:type="dxa"/>
            <w:gridSpan w:val="2"/>
            <w:tcBorders>
              <w:top w:val="nil"/>
              <w:left w:val="nil"/>
              <w:bottom w:val="nil"/>
              <w:right w:val="nil"/>
            </w:tcBorders>
            <w:vAlign w:val="center"/>
          </w:tcPr>
          <w:p w14:paraId="2C249D86" w14:textId="77777777" w:rsidR="00A25F9E" w:rsidRPr="0024130D" w:rsidRDefault="00A25F9E" w:rsidP="001D49A7">
            <w:pPr>
              <w:widowControl w:val="0"/>
              <w:spacing w:before="49" w:line="240" w:lineRule="auto"/>
              <w:ind w:left="142" w:right="-20"/>
              <w:rPr>
                <w:sz w:val="16"/>
                <w:szCs w:val="16"/>
              </w:rPr>
            </w:pPr>
            <w:r w:rsidRPr="0024130D">
              <w:rPr>
                <w:sz w:val="16"/>
                <w:szCs w:val="16"/>
              </w:rPr>
              <w:t>110°C(230°F)</w:t>
            </w:r>
          </w:p>
          <w:p w14:paraId="13BBF533" w14:textId="77777777" w:rsidR="00A25F9E" w:rsidRPr="0024130D" w:rsidRDefault="00A25F9E" w:rsidP="001D49A7">
            <w:pPr>
              <w:widowControl w:val="0"/>
              <w:spacing w:before="49" w:line="240" w:lineRule="auto"/>
              <w:ind w:left="142" w:right="-20"/>
              <w:rPr>
                <w:sz w:val="16"/>
                <w:szCs w:val="16"/>
              </w:rPr>
            </w:pPr>
            <w:r w:rsidRPr="0024130D">
              <w:rPr>
                <w:sz w:val="16"/>
                <w:szCs w:val="16"/>
              </w:rPr>
              <w:t>160°C(320°F)</w:t>
            </w:r>
          </w:p>
          <w:p w14:paraId="2CBA5F00" w14:textId="77777777" w:rsidR="00A25F9E" w:rsidRPr="0024130D" w:rsidRDefault="00A25F9E" w:rsidP="001D49A7">
            <w:pPr>
              <w:widowControl w:val="0"/>
              <w:spacing w:before="43" w:line="240" w:lineRule="auto"/>
              <w:ind w:left="142" w:right="-20"/>
              <w:rPr>
                <w:sz w:val="16"/>
                <w:szCs w:val="16"/>
              </w:rPr>
            </w:pPr>
          </w:p>
        </w:tc>
      </w:tr>
      <w:tr w:rsidR="00A25F9E" w:rsidRPr="00AC6690" w14:paraId="2516D36A"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68"/>
        </w:trPr>
        <w:tc>
          <w:tcPr>
            <w:tcW w:w="2403" w:type="dxa"/>
            <w:gridSpan w:val="4"/>
            <w:vMerge/>
            <w:tcBorders>
              <w:left w:val="nil"/>
              <w:bottom w:val="nil"/>
              <w:right w:val="nil"/>
            </w:tcBorders>
            <w:vAlign w:val="center"/>
          </w:tcPr>
          <w:p w14:paraId="6A9A42E9" w14:textId="77777777" w:rsidR="00A25F9E" w:rsidRPr="00AC6690" w:rsidRDefault="00A25F9E" w:rsidP="00A25F9E">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3B05D0D7" w14:textId="77777777" w:rsidR="00A25F9E" w:rsidRPr="0023647C" w:rsidRDefault="00A25F9E" w:rsidP="00A25F9E">
            <w:pPr>
              <w:autoSpaceDE/>
              <w:autoSpaceDN/>
              <w:adjustRightInd/>
              <w:spacing w:before="0" w:line="240" w:lineRule="auto"/>
              <w:ind w:left="7"/>
              <w:rPr>
                <w:w w:val="0"/>
                <w:sz w:val="16"/>
                <w:szCs w:val="16"/>
              </w:rPr>
            </w:pPr>
            <w:r>
              <w:rPr>
                <w:sz w:val="16"/>
                <w:szCs w:val="16"/>
              </w:rPr>
              <w:t>International</w:t>
            </w:r>
          </w:p>
        </w:tc>
        <w:tc>
          <w:tcPr>
            <w:tcW w:w="2410" w:type="dxa"/>
            <w:gridSpan w:val="2"/>
            <w:tcBorders>
              <w:top w:val="nil"/>
              <w:left w:val="nil"/>
              <w:bottom w:val="nil"/>
              <w:right w:val="nil"/>
            </w:tcBorders>
            <w:vAlign w:val="center"/>
          </w:tcPr>
          <w:p w14:paraId="6929AD08" w14:textId="77777777" w:rsidR="00A25F9E" w:rsidRPr="0071126F" w:rsidRDefault="00A25F9E" w:rsidP="00A25F9E">
            <w:pPr>
              <w:autoSpaceDE/>
              <w:autoSpaceDN/>
              <w:adjustRightInd/>
              <w:spacing w:before="0" w:line="240" w:lineRule="auto"/>
              <w:ind w:left="0"/>
              <w:rPr>
                <w:w w:val="0"/>
                <w:sz w:val="16"/>
                <w:szCs w:val="16"/>
              </w:rPr>
            </w:pPr>
            <w:r w:rsidRPr="0071126F">
              <w:rPr>
                <w:sz w:val="16"/>
                <w:szCs w:val="16"/>
              </w:rPr>
              <w:t>Interline 994</w:t>
            </w:r>
          </w:p>
        </w:tc>
        <w:tc>
          <w:tcPr>
            <w:tcW w:w="992" w:type="dxa"/>
            <w:gridSpan w:val="3"/>
            <w:tcBorders>
              <w:top w:val="nil"/>
              <w:left w:val="nil"/>
              <w:bottom w:val="nil"/>
              <w:right w:val="nil"/>
            </w:tcBorders>
            <w:vAlign w:val="center"/>
          </w:tcPr>
          <w:p w14:paraId="7EDFFF71"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187</w:t>
            </w:r>
          </w:p>
        </w:tc>
        <w:tc>
          <w:tcPr>
            <w:tcW w:w="1276" w:type="dxa"/>
            <w:gridSpan w:val="2"/>
            <w:tcBorders>
              <w:top w:val="nil"/>
              <w:left w:val="nil"/>
              <w:bottom w:val="nil"/>
              <w:right w:val="nil"/>
            </w:tcBorders>
            <w:vAlign w:val="center"/>
          </w:tcPr>
          <w:p w14:paraId="725795B2" w14:textId="77777777" w:rsidR="00A25F9E" w:rsidRPr="0024130D" w:rsidRDefault="00A25F9E" w:rsidP="001D49A7">
            <w:pPr>
              <w:widowControl w:val="0"/>
              <w:spacing w:before="43" w:line="240" w:lineRule="auto"/>
              <w:ind w:left="142" w:right="-20"/>
              <w:rPr>
                <w:w w:val="0"/>
                <w:sz w:val="16"/>
                <w:szCs w:val="16"/>
              </w:rPr>
            </w:pPr>
            <w:r w:rsidRPr="0024130D">
              <w:rPr>
                <w:sz w:val="16"/>
                <w:szCs w:val="16"/>
              </w:rPr>
              <w:t>95°C(203°F)</w:t>
            </w:r>
          </w:p>
        </w:tc>
      </w:tr>
      <w:tr w:rsidR="00A25F9E" w:rsidRPr="00AC6690" w14:paraId="18F62EF4"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68"/>
        </w:trPr>
        <w:tc>
          <w:tcPr>
            <w:tcW w:w="2403" w:type="dxa"/>
            <w:gridSpan w:val="4"/>
            <w:tcBorders>
              <w:top w:val="nil"/>
              <w:left w:val="nil"/>
              <w:bottom w:val="nil"/>
              <w:right w:val="nil"/>
            </w:tcBorders>
            <w:vAlign w:val="center"/>
          </w:tcPr>
          <w:p w14:paraId="77B945D2" w14:textId="77777777" w:rsidR="00A25F9E" w:rsidRPr="00AC6690" w:rsidRDefault="00A25F9E" w:rsidP="00A25F9E">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19B891F6" w14:textId="77777777" w:rsidR="00A25F9E" w:rsidRPr="00AC6690" w:rsidRDefault="00A25F9E" w:rsidP="00A25F9E">
            <w:pPr>
              <w:autoSpaceDE/>
              <w:autoSpaceDN/>
              <w:adjustRightInd/>
              <w:spacing w:before="0" w:line="240" w:lineRule="auto"/>
              <w:ind w:left="7"/>
              <w:rPr>
                <w:w w:val="0"/>
                <w:sz w:val="16"/>
                <w:szCs w:val="16"/>
              </w:rPr>
            </w:pPr>
            <w:r w:rsidRPr="0023647C">
              <w:rPr>
                <w:sz w:val="16"/>
                <w:szCs w:val="16"/>
              </w:rPr>
              <w:t>Jotun</w:t>
            </w:r>
          </w:p>
        </w:tc>
        <w:tc>
          <w:tcPr>
            <w:tcW w:w="2410" w:type="dxa"/>
            <w:gridSpan w:val="2"/>
            <w:tcBorders>
              <w:top w:val="nil"/>
              <w:left w:val="nil"/>
              <w:bottom w:val="nil"/>
              <w:right w:val="nil"/>
            </w:tcBorders>
            <w:vAlign w:val="center"/>
          </w:tcPr>
          <w:p w14:paraId="58C449D5" w14:textId="77777777" w:rsidR="00A25F9E" w:rsidRPr="0071126F" w:rsidRDefault="00A25F9E" w:rsidP="00A25F9E">
            <w:pPr>
              <w:autoSpaceDE/>
              <w:autoSpaceDN/>
              <w:adjustRightInd/>
              <w:spacing w:before="0" w:line="240" w:lineRule="auto"/>
              <w:ind w:left="0"/>
              <w:rPr>
                <w:w w:val="0"/>
                <w:sz w:val="16"/>
                <w:szCs w:val="16"/>
              </w:rPr>
            </w:pPr>
            <w:proofErr w:type="spellStart"/>
            <w:r w:rsidRPr="0071126F">
              <w:rPr>
                <w:sz w:val="16"/>
                <w:szCs w:val="16"/>
              </w:rPr>
              <w:t>Tankguard</w:t>
            </w:r>
            <w:proofErr w:type="spellEnd"/>
            <w:r w:rsidRPr="0071126F">
              <w:rPr>
                <w:sz w:val="16"/>
                <w:szCs w:val="16"/>
              </w:rPr>
              <w:t xml:space="preserve"> Storage</w:t>
            </w:r>
          </w:p>
        </w:tc>
        <w:tc>
          <w:tcPr>
            <w:tcW w:w="992" w:type="dxa"/>
            <w:gridSpan w:val="3"/>
            <w:tcBorders>
              <w:top w:val="nil"/>
              <w:left w:val="nil"/>
              <w:bottom w:val="nil"/>
              <w:right w:val="nil"/>
            </w:tcBorders>
            <w:vAlign w:val="center"/>
          </w:tcPr>
          <w:p w14:paraId="7D514472"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310</w:t>
            </w:r>
          </w:p>
        </w:tc>
        <w:tc>
          <w:tcPr>
            <w:tcW w:w="1276" w:type="dxa"/>
            <w:gridSpan w:val="2"/>
            <w:tcBorders>
              <w:top w:val="nil"/>
              <w:left w:val="nil"/>
              <w:bottom w:val="nil"/>
              <w:right w:val="nil"/>
            </w:tcBorders>
            <w:vAlign w:val="center"/>
          </w:tcPr>
          <w:p w14:paraId="31BBC1FA" w14:textId="77777777" w:rsidR="00A25F9E" w:rsidRPr="0024130D" w:rsidRDefault="00A25F9E" w:rsidP="001D49A7">
            <w:pPr>
              <w:widowControl w:val="0"/>
              <w:spacing w:before="43" w:line="240" w:lineRule="auto"/>
              <w:ind w:left="142" w:right="-20"/>
              <w:rPr>
                <w:w w:val="0"/>
                <w:sz w:val="16"/>
                <w:szCs w:val="16"/>
              </w:rPr>
            </w:pPr>
            <w:r w:rsidRPr="0024130D">
              <w:rPr>
                <w:sz w:val="16"/>
                <w:szCs w:val="16"/>
              </w:rPr>
              <w:t>95°C(203°F)</w:t>
            </w:r>
          </w:p>
          <w:p w14:paraId="0B0D5157" w14:textId="77777777" w:rsidR="00A25F9E" w:rsidRPr="0024130D" w:rsidRDefault="00A25F9E" w:rsidP="001D49A7">
            <w:pPr>
              <w:widowControl w:val="0"/>
              <w:spacing w:before="43" w:line="240" w:lineRule="auto"/>
              <w:ind w:left="142" w:right="-20"/>
              <w:rPr>
                <w:sz w:val="16"/>
                <w:szCs w:val="16"/>
              </w:rPr>
            </w:pPr>
          </w:p>
        </w:tc>
      </w:tr>
      <w:tr w:rsidR="00A25F9E" w:rsidRPr="00AC6690" w14:paraId="57C29D16"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88"/>
        </w:trPr>
        <w:tc>
          <w:tcPr>
            <w:tcW w:w="2403" w:type="dxa"/>
            <w:gridSpan w:val="4"/>
            <w:tcBorders>
              <w:top w:val="nil"/>
              <w:left w:val="nil"/>
              <w:bottom w:val="nil"/>
              <w:right w:val="nil"/>
            </w:tcBorders>
            <w:vAlign w:val="center"/>
          </w:tcPr>
          <w:p w14:paraId="56E562B3" w14:textId="77777777" w:rsidR="00A25F9E" w:rsidRPr="00AC6690" w:rsidRDefault="00A25F9E" w:rsidP="00A25F9E">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39085315" w14:textId="77777777" w:rsidR="00A25F9E" w:rsidRPr="00AC6690" w:rsidRDefault="00A25F9E" w:rsidP="00A25F9E">
            <w:pPr>
              <w:autoSpaceDE/>
              <w:autoSpaceDN/>
              <w:adjustRightInd/>
              <w:spacing w:before="0" w:line="240" w:lineRule="auto"/>
              <w:ind w:left="7"/>
              <w:rPr>
                <w:w w:val="0"/>
                <w:sz w:val="16"/>
                <w:szCs w:val="16"/>
              </w:rPr>
            </w:pPr>
            <w:r w:rsidRPr="00AC6690">
              <w:rPr>
                <w:sz w:val="16"/>
                <w:szCs w:val="16"/>
              </w:rPr>
              <w:t>PPG</w:t>
            </w:r>
          </w:p>
        </w:tc>
        <w:tc>
          <w:tcPr>
            <w:tcW w:w="2410" w:type="dxa"/>
            <w:gridSpan w:val="2"/>
            <w:tcBorders>
              <w:top w:val="nil"/>
              <w:left w:val="nil"/>
              <w:bottom w:val="nil"/>
              <w:right w:val="nil"/>
            </w:tcBorders>
            <w:vAlign w:val="center"/>
          </w:tcPr>
          <w:p w14:paraId="0F680F3E" w14:textId="77777777" w:rsidR="00A25F9E" w:rsidRPr="0071126F" w:rsidRDefault="00A25F9E" w:rsidP="00A25F9E">
            <w:pPr>
              <w:autoSpaceDE/>
              <w:autoSpaceDN/>
              <w:adjustRightInd/>
              <w:spacing w:before="0" w:line="240" w:lineRule="auto"/>
              <w:ind w:left="0"/>
              <w:rPr>
                <w:w w:val="0"/>
                <w:sz w:val="16"/>
                <w:szCs w:val="16"/>
              </w:rPr>
            </w:pPr>
            <w:proofErr w:type="spellStart"/>
            <w:r w:rsidRPr="0071126F">
              <w:rPr>
                <w:sz w:val="16"/>
                <w:szCs w:val="16"/>
              </w:rPr>
              <w:t>Amercoat</w:t>
            </w:r>
            <w:proofErr w:type="spellEnd"/>
            <w:r w:rsidRPr="0071126F">
              <w:rPr>
                <w:sz w:val="16"/>
                <w:szCs w:val="16"/>
              </w:rPr>
              <w:t xml:space="preserve"> 91</w:t>
            </w:r>
          </w:p>
        </w:tc>
        <w:tc>
          <w:tcPr>
            <w:tcW w:w="992" w:type="dxa"/>
            <w:gridSpan w:val="3"/>
            <w:tcBorders>
              <w:top w:val="nil"/>
              <w:left w:val="nil"/>
              <w:bottom w:val="nil"/>
              <w:right w:val="nil"/>
            </w:tcBorders>
            <w:vAlign w:val="center"/>
          </w:tcPr>
          <w:p w14:paraId="261D835C"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410</w:t>
            </w:r>
          </w:p>
        </w:tc>
        <w:tc>
          <w:tcPr>
            <w:tcW w:w="1276" w:type="dxa"/>
            <w:gridSpan w:val="2"/>
            <w:tcBorders>
              <w:top w:val="nil"/>
              <w:left w:val="nil"/>
              <w:bottom w:val="nil"/>
              <w:right w:val="nil"/>
            </w:tcBorders>
            <w:vAlign w:val="center"/>
          </w:tcPr>
          <w:p w14:paraId="55451EFC" w14:textId="77777777" w:rsidR="00A25F9E" w:rsidRPr="0024130D" w:rsidRDefault="00A25F9E" w:rsidP="001D49A7">
            <w:pPr>
              <w:widowControl w:val="0"/>
              <w:spacing w:before="43" w:line="240" w:lineRule="auto"/>
              <w:ind w:left="142" w:right="-20"/>
              <w:rPr>
                <w:sz w:val="16"/>
                <w:szCs w:val="16"/>
              </w:rPr>
            </w:pPr>
            <w:r w:rsidRPr="0024130D">
              <w:rPr>
                <w:sz w:val="16"/>
                <w:szCs w:val="16"/>
              </w:rPr>
              <w:t>93°C(200°F)</w:t>
            </w:r>
          </w:p>
        </w:tc>
      </w:tr>
      <w:tr w:rsidR="00BA7BD6" w:rsidRPr="00AC6690" w14:paraId="7FBBFA89"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88"/>
        </w:trPr>
        <w:tc>
          <w:tcPr>
            <w:tcW w:w="2403" w:type="dxa"/>
            <w:gridSpan w:val="4"/>
            <w:tcBorders>
              <w:top w:val="nil"/>
              <w:left w:val="nil"/>
              <w:bottom w:val="nil"/>
              <w:right w:val="nil"/>
            </w:tcBorders>
            <w:vAlign w:val="center"/>
          </w:tcPr>
          <w:p w14:paraId="1667F88C" w14:textId="77777777" w:rsidR="00BA7BD6" w:rsidRPr="00AC6690" w:rsidRDefault="00BA7BD6" w:rsidP="00A25F9E">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2DB6DA91" w14:textId="77777777" w:rsidR="00BA7BD6" w:rsidRPr="00AC6690" w:rsidRDefault="00BA7BD6" w:rsidP="00A25F9E">
            <w:pPr>
              <w:autoSpaceDE/>
              <w:autoSpaceDN/>
              <w:adjustRightInd/>
              <w:spacing w:before="0" w:line="240" w:lineRule="auto"/>
              <w:ind w:left="7"/>
              <w:rPr>
                <w:w w:val="0"/>
                <w:sz w:val="16"/>
                <w:szCs w:val="16"/>
              </w:rPr>
            </w:pPr>
            <w:r w:rsidRPr="00AC6690">
              <w:rPr>
                <w:sz w:val="16"/>
                <w:szCs w:val="16"/>
              </w:rPr>
              <w:t>PPG</w:t>
            </w:r>
          </w:p>
        </w:tc>
        <w:tc>
          <w:tcPr>
            <w:tcW w:w="2410" w:type="dxa"/>
            <w:gridSpan w:val="2"/>
            <w:tcBorders>
              <w:top w:val="nil"/>
              <w:left w:val="nil"/>
              <w:bottom w:val="nil"/>
              <w:right w:val="nil"/>
            </w:tcBorders>
            <w:vAlign w:val="center"/>
          </w:tcPr>
          <w:p w14:paraId="5AEBBFFF" w14:textId="77777777" w:rsidR="00BA7BD6" w:rsidRPr="0071126F" w:rsidRDefault="00BA7BD6" w:rsidP="00A25F9E">
            <w:pPr>
              <w:autoSpaceDE/>
              <w:autoSpaceDN/>
              <w:adjustRightInd/>
              <w:spacing w:before="0" w:line="240" w:lineRule="auto"/>
              <w:ind w:left="0"/>
              <w:rPr>
                <w:w w:val="0"/>
                <w:sz w:val="16"/>
                <w:szCs w:val="16"/>
              </w:rPr>
            </w:pPr>
            <w:proofErr w:type="spellStart"/>
            <w:r w:rsidRPr="0071126F">
              <w:rPr>
                <w:sz w:val="16"/>
                <w:szCs w:val="16"/>
              </w:rPr>
              <w:t>Phenguard</w:t>
            </w:r>
            <w:proofErr w:type="spellEnd"/>
            <w:r w:rsidRPr="0071126F">
              <w:rPr>
                <w:sz w:val="16"/>
                <w:szCs w:val="16"/>
              </w:rPr>
              <w:t xml:space="preserve"> 930 Series</w:t>
            </w:r>
          </w:p>
        </w:tc>
        <w:tc>
          <w:tcPr>
            <w:tcW w:w="992" w:type="dxa"/>
            <w:gridSpan w:val="3"/>
            <w:tcBorders>
              <w:top w:val="nil"/>
              <w:left w:val="nil"/>
              <w:bottom w:val="nil"/>
              <w:right w:val="nil"/>
            </w:tcBorders>
            <w:vAlign w:val="center"/>
          </w:tcPr>
          <w:p w14:paraId="213172E1" w14:textId="33143D79" w:rsidR="00BA7BD6" w:rsidRPr="0024130D" w:rsidRDefault="00BA7BD6" w:rsidP="00A25F9E">
            <w:pPr>
              <w:autoSpaceDE/>
              <w:autoSpaceDN/>
              <w:adjustRightInd/>
              <w:spacing w:before="0" w:line="240" w:lineRule="auto"/>
              <w:ind w:left="0"/>
              <w:jc w:val="center"/>
              <w:rPr>
                <w:sz w:val="16"/>
                <w:szCs w:val="16"/>
              </w:rPr>
            </w:pPr>
            <w:r w:rsidRPr="009E2DC7">
              <w:rPr>
                <w:sz w:val="16"/>
                <w:szCs w:val="16"/>
              </w:rPr>
              <w:t>315</w:t>
            </w:r>
            <w:ins w:id="1392" w:author="Kurmanov, Aidyn [STAMGazStroy LLP]" w:date="2025-12-11T14:56:00Z" w16du:dateUtc="2025-12-11T09:56:00Z">
              <w:r w:rsidR="00946947" w:rsidRPr="009E2DC7">
                <w:rPr>
                  <w:sz w:val="16"/>
                  <w:szCs w:val="16"/>
                </w:rPr>
                <w:t>-41</w:t>
              </w:r>
            </w:ins>
            <w:ins w:id="1393" w:author="Kurmanov, Aidyn [STAMGazStroy LLP]" w:date="2025-12-11T14:57:00Z" w16du:dateUtc="2025-12-11T09:57:00Z">
              <w:r w:rsidR="00946947" w:rsidRPr="009E2DC7">
                <w:rPr>
                  <w:sz w:val="16"/>
                  <w:szCs w:val="16"/>
                </w:rPr>
                <w:t>0</w:t>
              </w:r>
            </w:ins>
          </w:p>
        </w:tc>
        <w:tc>
          <w:tcPr>
            <w:tcW w:w="1276" w:type="dxa"/>
            <w:gridSpan w:val="2"/>
            <w:tcBorders>
              <w:top w:val="nil"/>
              <w:left w:val="nil"/>
              <w:bottom w:val="nil"/>
              <w:right w:val="nil"/>
            </w:tcBorders>
            <w:vAlign w:val="center"/>
          </w:tcPr>
          <w:p w14:paraId="0110E208" w14:textId="77777777" w:rsidR="00BA7BD6" w:rsidRPr="0024130D" w:rsidRDefault="00BA7BD6" w:rsidP="001D49A7">
            <w:pPr>
              <w:widowControl w:val="0"/>
              <w:spacing w:before="43" w:line="240" w:lineRule="auto"/>
              <w:ind w:left="142" w:right="-20"/>
              <w:rPr>
                <w:sz w:val="16"/>
                <w:szCs w:val="16"/>
              </w:rPr>
            </w:pPr>
            <w:r w:rsidRPr="0024130D">
              <w:rPr>
                <w:sz w:val="16"/>
                <w:szCs w:val="16"/>
              </w:rPr>
              <w:t>82°C(180°F)</w:t>
            </w:r>
          </w:p>
        </w:tc>
      </w:tr>
      <w:tr w:rsidR="00A25F9E" w:rsidRPr="00AC6690" w14:paraId="57CEC1E4"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312"/>
        </w:trPr>
        <w:tc>
          <w:tcPr>
            <w:tcW w:w="2403" w:type="dxa"/>
            <w:gridSpan w:val="4"/>
            <w:tcBorders>
              <w:top w:val="nil"/>
              <w:left w:val="nil"/>
              <w:bottom w:val="single" w:sz="12" w:space="0" w:color="000000"/>
              <w:right w:val="nil"/>
            </w:tcBorders>
            <w:vAlign w:val="center"/>
          </w:tcPr>
          <w:p w14:paraId="60113247" w14:textId="77777777" w:rsidR="00A25F9E" w:rsidRPr="00AC6690" w:rsidRDefault="00A25F9E" w:rsidP="00A25F9E">
            <w:pPr>
              <w:autoSpaceDE/>
              <w:autoSpaceDN/>
              <w:adjustRightInd/>
              <w:spacing w:before="0" w:line="240" w:lineRule="auto"/>
              <w:ind w:left="0"/>
              <w:rPr>
                <w:b/>
                <w:sz w:val="16"/>
                <w:szCs w:val="16"/>
              </w:rPr>
            </w:pPr>
          </w:p>
        </w:tc>
        <w:tc>
          <w:tcPr>
            <w:tcW w:w="2984" w:type="dxa"/>
            <w:gridSpan w:val="3"/>
            <w:tcBorders>
              <w:top w:val="nil"/>
              <w:left w:val="nil"/>
              <w:bottom w:val="single" w:sz="12" w:space="0" w:color="000000"/>
              <w:right w:val="nil"/>
            </w:tcBorders>
            <w:vAlign w:val="center"/>
          </w:tcPr>
          <w:p w14:paraId="0EC2AD1B" w14:textId="77777777" w:rsidR="00A25F9E" w:rsidRPr="00AC6690" w:rsidRDefault="00A25F9E" w:rsidP="00A25F9E">
            <w:pPr>
              <w:autoSpaceDE/>
              <w:autoSpaceDN/>
              <w:adjustRightInd/>
              <w:spacing w:before="0" w:line="240" w:lineRule="auto"/>
              <w:ind w:left="7"/>
              <w:rPr>
                <w:w w:val="0"/>
                <w:sz w:val="16"/>
                <w:szCs w:val="16"/>
              </w:rPr>
            </w:pPr>
            <w:r w:rsidRPr="00AC6690">
              <w:rPr>
                <w:sz w:val="16"/>
                <w:szCs w:val="16"/>
              </w:rPr>
              <w:t>Sherwin-Williams</w:t>
            </w:r>
          </w:p>
        </w:tc>
        <w:tc>
          <w:tcPr>
            <w:tcW w:w="2410" w:type="dxa"/>
            <w:gridSpan w:val="2"/>
            <w:tcBorders>
              <w:top w:val="nil"/>
              <w:left w:val="nil"/>
              <w:bottom w:val="single" w:sz="12" w:space="0" w:color="000000"/>
              <w:right w:val="nil"/>
            </w:tcBorders>
            <w:vAlign w:val="center"/>
          </w:tcPr>
          <w:p w14:paraId="5D779A15" w14:textId="77777777" w:rsidR="00A25F9E" w:rsidRPr="0071126F" w:rsidRDefault="00A25F9E" w:rsidP="00A25F9E">
            <w:pPr>
              <w:autoSpaceDE/>
              <w:autoSpaceDN/>
              <w:adjustRightInd/>
              <w:spacing w:before="0" w:line="240" w:lineRule="auto"/>
              <w:ind w:left="0"/>
              <w:rPr>
                <w:w w:val="0"/>
                <w:sz w:val="16"/>
                <w:szCs w:val="16"/>
              </w:rPr>
            </w:pPr>
            <w:proofErr w:type="spellStart"/>
            <w:r w:rsidRPr="0071126F">
              <w:rPr>
                <w:sz w:val="16"/>
                <w:szCs w:val="16"/>
              </w:rPr>
              <w:t>Epo</w:t>
            </w:r>
            <w:proofErr w:type="spellEnd"/>
            <w:r w:rsidRPr="0071126F">
              <w:rPr>
                <w:sz w:val="16"/>
                <w:szCs w:val="16"/>
              </w:rPr>
              <w:t>-Phen FF</w:t>
            </w:r>
          </w:p>
        </w:tc>
        <w:tc>
          <w:tcPr>
            <w:tcW w:w="992" w:type="dxa"/>
            <w:gridSpan w:val="3"/>
            <w:tcBorders>
              <w:top w:val="nil"/>
              <w:left w:val="nil"/>
              <w:bottom w:val="single" w:sz="12" w:space="0" w:color="000000"/>
              <w:right w:val="nil"/>
            </w:tcBorders>
            <w:vAlign w:val="center"/>
          </w:tcPr>
          <w:p w14:paraId="505EF716"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250</w:t>
            </w:r>
          </w:p>
        </w:tc>
        <w:tc>
          <w:tcPr>
            <w:tcW w:w="1276" w:type="dxa"/>
            <w:gridSpan w:val="2"/>
            <w:tcBorders>
              <w:top w:val="nil"/>
              <w:left w:val="nil"/>
              <w:bottom w:val="single" w:sz="12" w:space="0" w:color="000000"/>
              <w:right w:val="nil"/>
            </w:tcBorders>
            <w:vAlign w:val="center"/>
          </w:tcPr>
          <w:p w14:paraId="6639F090" w14:textId="77777777" w:rsidR="00A25F9E" w:rsidRPr="0024130D" w:rsidRDefault="00A25F9E" w:rsidP="001D49A7">
            <w:pPr>
              <w:widowControl w:val="0"/>
              <w:spacing w:before="43" w:line="240" w:lineRule="auto"/>
              <w:ind w:left="142" w:right="-20"/>
              <w:rPr>
                <w:sz w:val="16"/>
                <w:szCs w:val="16"/>
              </w:rPr>
            </w:pPr>
            <w:r w:rsidRPr="0024130D">
              <w:rPr>
                <w:sz w:val="16"/>
                <w:szCs w:val="16"/>
              </w:rPr>
              <w:t>99°C(210°F)</w:t>
            </w:r>
          </w:p>
        </w:tc>
      </w:tr>
      <w:tr w:rsidR="00A25F9E" w:rsidRPr="00AC6690" w14:paraId="336D33BB"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94"/>
        </w:trPr>
        <w:tc>
          <w:tcPr>
            <w:tcW w:w="2403" w:type="dxa"/>
            <w:gridSpan w:val="4"/>
            <w:tcBorders>
              <w:top w:val="single" w:sz="12" w:space="0" w:color="000000"/>
              <w:left w:val="nil"/>
              <w:bottom w:val="nil"/>
              <w:right w:val="nil"/>
            </w:tcBorders>
            <w:vAlign w:val="center"/>
          </w:tcPr>
          <w:p w14:paraId="31F13227"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SECOND COAT</w:t>
            </w:r>
          </w:p>
        </w:tc>
        <w:tc>
          <w:tcPr>
            <w:tcW w:w="2984" w:type="dxa"/>
            <w:gridSpan w:val="3"/>
            <w:tcBorders>
              <w:top w:val="single" w:sz="12" w:space="0" w:color="000000"/>
              <w:left w:val="nil"/>
              <w:bottom w:val="nil"/>
              <w:right w:val="nil"/>
            </w:tcBorders>
            <w:vAlign w:val="center"/>
          </w:tcPr>
          <w:p w14:paraId="0D1DD258" w14:textId="77777777" w:rsidR="00A25F9E" w:rsidRPr="00AC6690" w:rsidRDefault="00A25F9E" w:rsidP="00A25F9E">
            <w:pPr>
              <w:autoSpaceDE/>
              <w:autoSpaceDN/>
              <w:adjustRightInd/>
              <w:spacing w:before="0" w:line="240" w:lineRule="auto"/>
              <w:ind w:left="7"/>
              <w:rPr>
                <w:w w:val="0"/>
                <w:sz w:val="16"/>
                <w:szCs w:val="16"/>
              </w:rPr>
            </w:pPr>
            <w:r w:rsidRPr="00AC6690">
              <w:rPr>
                <w:sz w:val="16"/>
                <w:szCs w:val="16"/>
              </w:rPr>
              <w:t>Carboline</w:t>
            </w:r>
          </w:p>
        </w:tc>
        <w:tc>
          <w:tcPr>
            <w:tcW w:w="2410" w:type="dxa"/>
            <w:gridSpan w:val="2"/>
            <w:tcBorders>
              <w:top w:val="single" w:sz="12" w:space="0" w:color="000000"/>
              <w:left w:val="nil"/>
              <w:bottom w:val="nil"/>
              <w:right w:val="nil"/>
            </w:tcBorders>
            <w:vAlign w:val="center"/>
          </w:tcPr>
          <w:p w14:paraId="4C1B3B15" w14:textId="77777777" w:rsidR="00A25F9E" w:rsidRPr="0071126F" w:rsidRDefault="00A25F9E" w:rsidP="00A25F9E">
            <w:pPr>
              <w:autoSpaceDE/>
              <w:autoSpaceDN/>
              <w:adjustRightInd/>
              <w:spacing w:before="0" w:line="240" w:lineRule="auto"/>
              <w:ind w:left="0"/>
              <w:rPr>
                <w:w w:val="0"/>
                <w:sz w:val="16"/>
                <w:szCs w:val="16"/>
              </w:rPr>
            </w:pPr>
            <w:r w:rsidRPr="0071126F">
              <w:rPr>
                <w:sz w:val="16"/>
                <w:szCs w:val="16"/>
              </w:rPr>
              <w:t>Phenoline 1205</w:t>
            </w:r>
          </w:p>
        </w:tc>
        <w:tc>
          <w:tcPr>
            <w:tcW w:w="992" w:type="dxa"/>
            <w:gridSpan w:val="3"/>
            <w:tcBorders>
              <w:top w:val="single" w:sz="12" w:space="0" w:color="000000"/>
              <w:left w:val="nil"/>
              <w:bottom w:val="nil"/>
              <w:right w:val="nil"/>
            </w:tcBorders>
            <w:vAlign w:val="center"/>
          </w:tcPr>
          <w:p w14:paraId="4BB6688C"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255</w:t>
            </w:r>
          </w:p>
        </w:tc>
        <w:tc>
          <w:tcPr>
            <w:tcW w:w="1276" w:type="dxa"/>
            <w:gridSpan w:val="2"/>
            <w:tcBorders>
              <w:top w:val="single" w:sz="12" w:space="0" w:color="000000"/>
              <w:left w:val="nil"/>
              <w:bottom w:val="nil"/>
              <w:right w:val="nil"/>
            </w:tcBorders>
            <w:vAlign w:val="center"/>
          </w:tcPr>
          <w:p w14:paraId="2FD5AD7C" w14:textId="77777777" w:rsidR="00A25F9E" w:rsidRPr="0024130D" w:rsidRDefault="00A25F9E" w:rsidP="001D49A7">
            <w:pPr>
              <w:widowControl w:val="0"/>
              <w:spacing w:before="43" w:line="240" w:lineRule="auto"/>
              <w:ind w:left="142" w:right="-20"/>
              <w:rPr>
                <w:sz w:val="16"/>
                <w:szCs w:val="16"/>
              </w:rPr>
            </w:pPr>
            <w:r w:rsidRPr="0024130D">
              <w:rPr>
                <w:sz w:val="16"/>
                <w:szCs w:val="16"/>
              </w:rPr>
              <w:t>82°C(180°F)</w:t>
            </w:r>
          </w:p>
        </w:tc>
      </w:tr>
      <w:tr w:rsidR="005D46CD" w:rsidRPr="00AC6690" w14:paraId="7285B94A" w14:textId="77777777" w:rsidTr="00897D7D">
        <w:tblPrEx>
          <w:tblCellMar>
            <w:left w:w="0" w:type="dxa"/>
            <w:right w:w="0" w:type="dxa"/>
          </w:tblCellMar>
          <w:tblLook w:val="0000" w:firstRow="0" w:lastRow="0" w:firstColumn="0" w:lastColumn="0" w:noHBand="0" w:noVBand="0"/>
        </w:tblPrEx>
        <w:trPr>
          <w:gridAfter w:val="1"/>
          <w:wAfter w:w="187" w:type="dxa"/>
          <w:trHeight w:hRule="exact" w:val="540"/>
          <w:jc w:val="center"/>
        </w:trPr>
        <w:tc>
          <w:tcPr>
            <w:tcW w:w="2403" w:type="dxa"/>
            <w:gridSpan w:val="4"/>
            <w:tcBorders>
              <w:top w:val="nil"/>
              <w:left w:val="nil"/>
              <w:bottom w:val="nil"/>
              <w:right w:val="nil"/>
            </w:tcBorders>
            <w:vAlign w:val="center"/>
          </w:tcPr>
          <w:p w14:paraId="7F6663EC" w14:textId="77777777" w:rsidR="005D46CD" w:rsidRPr="00AC6690" w:rsidRDefault="005D46CD" w:rsidP="005D46CD">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16145085" w14:textId="77777777" w:rsidR="005D46CD" w:rsidRPr="00AC6690" w:rsidRDefault="005D46CD" w:rsidP="005D46CD">
            <w:pPr>
              <w:autoSpaceDE/>
              <w:autoSpaceDN/>
              <w:adjustRightInd/>
              <w:spacing w:before="0" w:line="240" w:lineRule="auto"/>
              <w:ind w:left="7"/>
              <w:rPr>
                <w:w w:val="0"/>
                <w:sz w:val="16"/>
                <w:szCs w:val="16"/>
              </w:rPr>
            </w:pPr>
            <w:r w:rsidRPr="00AC6690">
              <w:rPr>
                <w:sz w:val="16"/>
                <w:szCs w:val="16"/>
              </w:rPr>
              <w:t>Hempel Coatings (USA), Inc.</w:t>
            </w:r>
          </w:p>
        </w:tc>
        <w:tc>
          <w:tcPr>
            <w:tcW w:w="2410" w:type="dxa"/>
            <w:gridSpan w:val="2"/>
            <w:tcBorders>
              <w:top w:val="nil"/>
              <w:left w:val="nil"/>
              <w:bottom w:val="nil"/>
              <w:right w:val="nil"/>
            </w:tcBorders>
            <w:vAlign w:val="center"/>
          </w:tcPr>
          <w:p w14:paraId="5BE688BA" w14:textId="77777777" w:rsidR="005D46CD" w:rsidRPr="0071126F" w:rsidRDefault="005D46CD" w:rsidP="005D46CD">
            <w:pPr>
              <w:autoSpaceDE/>
              <w:autoSpaceDN/>
              <w:adjustRightInd/>
              <w:spacing w:before="0" w:line="240" w:lineRule="auto"/>
              <w:ind w:left="0"/>
              <w:rPr>
                <w:sz w:val="16"/>
                <w:szCs w:val="16"/>
              </w:rPr>
            </w:pPr>
            <w:proofErr w:type="spellStart"/>
            <w:r w:rsidRPr="0071126F">
              <w:rPr>
                <w:sz w:val="16"/>
                <w:szCs w:val="16"/>
              </w:rPr>
              <w:t>Hempadur</w:t>
            </w:r>
            <w:proofErr w:type="spellEnd"/>
            <w:r w:rsidRPr="0071126F">
              <w:rPr>
                <w:sz w:val="16"/>
                <w:szCs w:val="16"/>
              </w:rPr>
              <w:t xml:space="preserve"> 85671</w:t>
            </w:r>
          </w:p>
          <w:p w14:paraId="535605C3" w14:textId="228C22EB" w:rsidR="005D46CD" w:rsidRPr="0071126F" w:rsidRDefault="005D46CD" w:rsidP="005D46CD">
            <w:pPr>
              <w:autoSpaceDE/>
              <w:autoSpaceDN/>
              <w:adjustRightInd/>
              <w:spacing w:before="0" w:line="240" w:lineRule="auto"/>
              <w:ind w:left="0"/>
              <w:rPr>
                <w:w w:val="0"/>
                <w:sz w:val="16"/>
                <w:szCs w:val="16"/>
              </w:rPr>
            </w:pPr>
            <w:proofErr w:type="spellStart"/>
            <w:r w:rsidRPr="0071126F">
              <w:rPr>
                <w:sz w:val="16"/>
                <w:szCs w:val="16"/>
              </w:rPr>
              <w:t>Hempadur</w:t>
            </w:r>
            <w:proofErr w:type="spellEnd"/>
            <w:r w:rsidRPr="0071126F">
              <w:rPr>
                <w:sz w:val="16"/>
                <w:szCs w:val="16"/>
              </w:rPr>
              <w:t xml:space="preserve"> 35900</w:t>
            </w:r>
          </w:p>
        </w:tc>
        <w:tc>
          <w:tcPr>
            <w:tcW w:w="992" w:type="dxa"/>
            <w:gridSpan w:val="3"/>
            <w:tcBorders>
              <w:top w:val="nil"/>
              <w:left w:val="nil"/>
              <w:bottom w:val="nil"/>
              <w:right w:val="nil"/>
            </w:tcBorders>
            <w:vAlign w:val="center"/>
          </w:tcPr>
          <w:p w14:paraId="4A7A8B23" w14:textId="77777777" w:rsidR="005D46CD" w:rsidRPr="0024130D" w:rsidRDefault="005D46CD" w:rsidP="005D46CD">
            <w:pPr>
              <w:autoSpaceDE/>
              <w:autoSpaceDN/>
              <w:adjustRightInd/>
              <w:spacing w:before="0" w:line="240" w:lineRule="auto"/>
              <w:ind w:left="0"/>
              <w:jc w:val="center"/>
              <w:rPr>
                <w:sz w:val="16"/>
                <w:szCs w:val="16"/>
              </w:rPr>
            </w:pPr>
            <w:r w:rsidRPr="0024130D">
              <w:rPr>
                <w:sz w:val="16"/>
                <w:szCs w:val="16"/>
              </w:rPr>
              <w:t>316</w:t>
            </w:r>
          </w:p>
          <w:p w14:paraId="640893DD" w14:textId="06B52DA9" w:rsidR="005D46CD" w:rsidRPr="0024130D" w:rsidRDefault="005D46CD" w:rsidP="005D46CD">
            <w:pPr>
              <w:autoSpaceDE/>
              <w:autoSpaceDN/>
              <w:adjustRightInd/>
              <w:spacing w:before="0" w:line="240" w:lineRule="auto"/>
              <w:ind w:left="0"/>
              <w:jc w:val="center"/>
              <w:rPr>
                <w:sz w:val="16"/>
                <w:szCs w:val="16"/>
              </w:rPr>
            </w:pPr>
            <w:r w:rsidRPr="0024130D">
              <w:rPr>
                <w:sz w:val="16"/>
                <w:szCs w:val="16"/>
              </w:rPr>
              <w:t>0</w:t>
            </w:r>
          </w:p>
        </w:tc>
        <w:tc>
          <w:tcPr>
            <w:tcW w:w="1276" w:type="dxa"/>
            <w:gridSpan w:val="2"/>
            <w:tcBorders>
              <w:top w:val="nil"/>
              <w:left w:val="nil"/>
              <w:bottom w:val="nil"/>
              <w:right w:val="nil"/>
            </w:tcBorders>
            <w:vAlign w:val="center"/>
          </w:tcPr>
          <w:p w14:paraId="30D83972" w14:textId="77777777" w:rsidR="005D46CD" w:rsidRPr="0024130D" w:rsidRDefault="005D46CD" w:rsidP="001D49A7">
            <w:pPr>
              <w:widowControl w:val="0"/>
              <w:spacing w:before="49" w:line="240" w:lineRule="auto"/>
              <w:ind w:left="142" w:right="-20"/>
              <w:rPr>
                <w:sz w:val="16"/>
                <w:szCs w:val="16"/>
              </w:rPr>
            </w:pPr>
            <w:r w:rsidRPr="0024130D">
              <w:rPr>
                <w:sz w:val="16"/>
                <w:szCs w:val="16"/>
              </w:rPr>
              <w:t>95°C(203°F)</w:t>
            </w:r>
          </w:p>
          <w:p w14:paraId="0B345AA2" w14:textId="301008E3" w:rsidR="005D46CD" w:rsidRPr="0024130D" w:rsidRDefault="005D46CD" w:rsidP="001D49A7">
            <w:pPr>
              <w:widowControl w:val="0"/>
              <w:spacing w:before="43" w:line="240" w:lineRule="auto"/>
              <w:ind w:left="142" w:right="-20"/>
              <w:rPr>
                <w:sz w:val="16"/>
                <w:szCs w:val="16"/>
              </w:rPr>
            </w:pPr>
            <w:r w:rsidRPr="0024130D">
              <w:rPr>
                <w:sz w:val="16"/>
                <w:szCs w:val="16"/>
              </w:rPr>
              <w:t>90°C(194°F)</w:t>
            </w:r>
          </w:p>
        </w:tc>
      </w:tr>
      <w:tr w:rsidR="00A25F9E" w:rsidRPr="00AC6690" w14:paraId="2F47115B" w14:textId="77777777" w:rsidTr="007F7158">
        <w:tblPrEx>
          <w:tblCellMar>
            <w:left w:w="0" w:type="dxa"/>
            <w:right w:w="0" w:type="dxa"/>
          </w:tblCellMar>
          <w:tblLook w:val="0000" w:firstRow="0" w:lastRow="0" w:firstColumn="0" w:lastColumn="0" w:noHBand="0" w:noVBand="0"/>
        </w:tblPrEx>
        <w:trPr>
          <w:gridAfter w:val="1"/>
          <w:wAfter w:w="187" w:type="dxa"/>
          <w:trHeight w:hRule="exact" w:val="543"/>
          <w:jc w:val="center"/>
        </w:trPr>
        <w:tc>
          <w:tcPr>
            <w:tcW w:w="2403" w:type="dxa"/>
            <w:gridSpan w:val="4"/>
            <w:vMerge w:val="restart"/>
            <w:tcBorders>
              <w:top w:val="nil"/>
              <w:left w:val="nil"/>
              <w:right w:val="nil"/>
            </w:tcBorders>
            <w:vAlign w:val="center"/>
          </w:tcPr>
          <w:p w14:paraId="0F222DD1"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984" w:type="dxa"/>
            <w:gridSpan w:val="3"/>
            <w:tcBorders>
              <w:top w:val="nil"/>
              <w:left w:val="nil"/>
              <w:bottom w:val="nil"/>
              <w:right w:val="nil"/>
            </w:tcBorders>
            <w:vAlign w:val="center"/>
          </w:tcPr>
          <w:p w14:paraId="2D446DFD" w14:textId="77777777" w:rsidR="00A25F9E" w:rsidRPr="00AC6690" w:rsidRDefault="00A25F9E" w:rsidP="00A25F9E">
            <w:pPr>
              <w:autoSpaceDE/>
              <w:autoSpaceDN/>
              <w:adjustRightInd/>
              <w:spacing w:before="0" w:line="240" w:lineRule="auto"/>
              <w:ind w:left="7"/>
              <w:rPr>
                <w:w w:val="0"/>
                <w:sz w:val="16"/>
                <w:szCs w:val="16"/>
              </w:rPr>
            </w:pPr>
            <w:r>
              <w:rPr>
                <w:sz w:val="16"/>
                <w:szCs w:val="16"/>
              </w:rPr>
              <w:t>Belzona</w:t>
            </w:r>
          </w:p>
        </w:tc>
        <w:tc>
          <w:tcPr>
            <w:tcW w:w="2410" w:type="dxa"/>
            <w:gridSpan w:val="2"/>
            <w:tcBorders>
              <w:top w:val="nil"/>
              <w:left w:val="nil"/>
              <w:bottom w:val="nil"/>
              <w:right w:val="nil"/>
            </w:tcBorders>
            <w:vAlign w:val="center"/>
          </w:tcPr>
          <w:p w14:paraId="353C4C31" w14:textId="77777777" w:rsidR="00A25F9E" w:rsidRPr="0071126F" w:rsidRDefault="00A25F9E" w:rsidP="002B7765">
            <w:pPr>
              <w:autoSpaceDE/>
              <w:autoSpaceDN/>
              <w:adjustRightInd/>
              <w:spacing w:before="0" w:line="240" w:lineRule="auto"/>
              <w:ind w:left="0"/>
              <w:rPr>
                <w:sz w:val="16"/>
                <w:szCs w:val="16"/>
              </w:rPr>
            </w:pPr>
            <w:r w:rsidRPr="0071126F">
              <w:rPr>
                <w:sz w:val="16"/>
                <w:szCs w:val="16"/>
              </w:rPr>
              <w:t>1391S(Spray)</w:t>
            </w:r>
          </w:p>
          <w:p w14:paraId="6543C000" w14:textId="0D82D8D7" w:rsidR="00A25F9E" w:rsidRPr="0071126F" w:rsidRDefault="00A25F9E" w:rsidP="00A25F9E">
            <w:pPr>
              <w:autoSpaceDE/>
              <w:autoSpaceDN/>
              <w:adjustRightInd/>
              <w:spacing w:before="0" w:line="240" w:lineRule="auto"/>
              <w:ind w:left="0"/>
              <w:rPr>
                <w:w w:val="0"/>
                <w:sz w:val="16"/>
                <w:szCs w:val="16"/>
              </w:rPr>
            </w:pPr>
            <w:r w:rsidRPr="0071126F">
              <w:rPr>
                <w:sz w:val="16"/>
                <w:szCs w:val="16"/>
              </w:rPr>
              <w:t>1593</w:t>
            </w:r>
            <w:r w:rsidR="001D49A7" w:rsidRPr="0071126F">
              <w:rPr>
                <w:sz w:val="16"/>
                <w:szCs w:val="16"/>
              </w:rPr>
              <w:t xml:space="preserve"> (Trowel)</w:t>
            </w:r>
          </w:p>
        </w:tc>
        <w:tc>
          <w:tcPr>
            <w:tcW w:w="992" w:type="dxa"/>
            <w:gridSpan w:val="3"/>
            <w:tcBorders>
              <w:top w:val="nil"/>
              <w:left w:val="nil"/>
              <w:bottom w:val="nil"/>
              <w:right w:val="nil"/>
            </w:tcBorders>
            <w:vAlign w:val="center"/>
          </w:tcPr>
          <w:p w14:paraId="7329B5C9"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20</w:t>
            </w:r>
          </w:p>
          <w:p w14:paraId="222FCE8A"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11</w:t>
            </w:r>
          </w:p>
        </w:tc>
        <w:tc>
          <w:tcPr>
            <w:tcW w:w="1276" w:type="dxa"/>
            <w:gridSpan w:val="2"/>
            <w:tcBorders>
              <w:top w:val="nil"/>
              <w:left w:val="nil"/>
              <w:bottom w:val="nil"/>
              <w:right w:val="nil"/>
            </w:tcBorders>
            <w:vAlign w:val="center"/>
          </w:tcPr>
          <w:p w14:paraId="1F135AFA" w14:textId="77777777" w:rsidR="00A25F9E" w:rsidRPr="0024130D" w:rsidRDefault="00A25F9E" w:rsidP="001D49A7">
            <w:pPr>
              <w:widowControl w:val="0"/>
              <w:spacing w:before="43" w:line="240" w:lineRule="auto"/>
              <w:ind w:left="142" w:right="-20"/>
              <w:rPr>
                <w:sz w:val="16"/>
                <w:szCs w:val="16"/>
              </w:rPr>
            </w:pPr>
            <w:r w:rsidRPr="0024130D">
              <w:rPr>
                <w:sz w:val="16"/>
                <w:szCs w:val="16"/>
              </w:rPr>
              <w:t>110°C(230°F)</w:t>
            </w:r>
          </w:p>
          <w:p w14:paraId="4495F04D" w14:textId="24488B80" w:rsidR="00A25F9E" w:rsidRPr="0024130D" w:rsidRDefault="00A25F9E" w:rsidP="001D49A7">
            <w:pPr>
              <w:widowControl w:val="0"/>
              <w:spacing w:before="49" w:line="240" w:lineRule="auto"/>
              <w:ind w:left="142" w:right="-20"/>
              <w:rPr>
                <w:sz w:val="16"/>
                <w:szCs w:val="16"/>
              </w:rPr>
            </w:pPr>
            <w:r w:rsidRPr="0024130D">
              <w:rPr>
                <w:sz w:val="16"/>
                <w:szCs w:val="16"/>
              </w:rPr>
              <w:t>160°C(320°F)</w:t>
            </w:r>
          </w:p>
          <w:p w14:paraId="47309EC0" w14:textId="77777777" w:rsidR="00A25F9E" w:rsidRPr="0024130D" w:rsidRDefault="00A25F9E" w:rsidP="001D49A7">
            <w:pPr>
              <w:widowControl w:val="0"/>
              <w:spacing w:before="43" w:line="240" w:lineRule="auto"/>
              <w:ind w:left="142" w:right="-20"/>
              <w:rPr>
                <w:sz w:val="16"/>
                <w:szCs w:val="16"/>
              </w:rPr>
            </w:pPr>
          </w:p>
        </w:tc>
      </w:tr>
      <w:tr w:rsidR="00A25F9E" w:rsidRPr="00AC6690" w14:paraId="357A1C3E"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68"/>
        </w:trPr>
        <w:tc>
          <w:tcPr>
            <w:tcW w:w="2403" w:type="dxa"/>
            <w:gridSpan w:val="4"/>
            <w:vMerge/>
            <w:tcBorders>
              <w:left w:val="nil"/>
              <w:bottom w:val="nil"/>
              <w:right w:val="nil"/>
            </w:tcBorders>
            <w:vAlign w:val="center"/>
          </w:tcPr>
          <w:p w14:paraId="54718F39" w14:textId="77777777" w:rsidR="00A25F9E" w:rsidRPr="00AC6690" w:rsidRDefault="00A25F9E" w:rsidP="00A25F9E">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23905C45" w14:textId="77777777" w:rsidR="00A25F9E" w:rsidRPr="0023647C" w:rsidRDefault="00A25F9E" w:rsidP="00A25F9E">
            <w:pPr>
              <w:autoSpaceDE/>
              <w:autoSpaceDN/>
              <w:adjustRightInd/>
              <w:spacing w:before="0" w:line="240" w:lineRule="auto"/>
              <w:ind w:left="7"/>
              <w:rPr>
                <w:w w:val="0"/>
                <w:sz w:val="16"/>
                <w:szCs w:val="16"/>
              </w:rPr>
            </w:pPr>
            <w:r>
              <w:rPr>
                <w:sz w:val="16"/>
                <w:szCs w:val="16"/>
              </w:rPr>
              <w:t>International</w:t>
            </w:r>
          </w:p>
        </w:tc>
        <w:tc>
          <w:tcPr>
            <w:tcW w:w="2410" w:type="dxa"/>
            <w:gridSpan w:val="2"/>
            <w:tcBorders>
              <w:top w:val="nil"/>
              <w:left w:val="nil"/>
              <w:bottom w:val="nil"/>
              <w:right w:val="nil"/>
            </w:tcBorders>
            <w:vAlign w:val="center"/>
          </w:tcPr>
          <w:p w14:paraId="74307F61" w14:textId="77777777" w:rsidR="00A25F9E" w:rsidRPr="0071126F" w:rsidRDefault="00A25F9E" w:rsidP="00A25F9E">
            <w:pPr>
              <w:autoSpaceDE/>
              <w:autoSpaceDN/>
              <w:adjustRightInd/>
              <w:spacing w:before="0" w:line="240" w:lineRule="auto"/>
              <w:ind w:left="0"/>
              <w:rPr>
                <w:w w:val="0"/>
                <w:sz w:val="16"/>
                <w:szCs w:val="16"/>
              </w:rPr>
            </w:pPr>
            <w:r w:rsidRPr="0071126F">
              <w:rPr>
                <w:sz w:val="16"/>
                <w:szCs w:val="16"/>
              </w:rPr>
              <w:t>Interline 994</w:t>
            </w:r>
          </w:p>
        </w:tc>
        <w:tc>
          <w:tcPr>
            <w:tcW w:w="992" w:type="dxa"/>
            <w:gridSpan w:val="3"/>
            <w:tcBorders>
              <w:top w:val="nil"/>
              <w:left w:val="nil"/>
              <w:bottom w:val="nil"/>
              <w:right w:val="nil"/>
            </w:tcBorders>
            <w:vAlign w:val="center"/>
          </w:tcPr>
          <w:p w14:paraId="0393B4E9"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1</w:t>
            </w:r>
          </w:p>
        </w:tc>
        <w:tc>
          <w:tcPr>
            <w:tcW w:w="1276" w:type="dxa"/>
            <w:gridSpan w:val="2"/>
            <w:tcBorders>
              <w:top w:val="nil"/>
              <w:left w:val="nil"/>
              <w:bottom w:val="nil"/>
              <w:right w:val="nil"/>
            </w:tcBorders>
            <w:vAlign w:val="center"/>
          </w:tcPr>
          <w:p w14:paraId="54900E1C" w14:textId="77777777" w:rsidR="00A25F9E" w:rsidRPr="0024130D" w:rsidRDefault="00A25F9E" w:rsidP="001D49A7">
            <w:pPr>
              <w:widowControl w:val="0"/>
              <w:spacing w:before="43" w:line="240" w:lineRule="auto"/>
              <w:ind w:left="142" w:right="-20"/>
              <w:rPr>
                <w:w w:val="0"/>
                <w:sz w:val="16"/>
                <w:szCs w:val="16"/>
              </w:rPr>
            </w:pPr>
            <w:r w:rsidRPr="0024130D">
              <w:rPr>
                <w:sz w:val="16"/>
                <w:szCs w:val="16"/>
              </w:rPr>
              <w:t>95°C(203°F)</w:t>
            </w:r>
          </w:p>
        </w:tc>
      </w:tr>
      <w:tr w:rsidR="00A25F9E" w:rsidRPr="00AC6690" w14:paraId="2AB9BE77"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68"/>
        </w:trPr>
        <w:tc>
          <w:tcPr>
            <w:tcW w:w="2403" w:type="dxa"/>
            <w:gridSpan w:val="4"/>
            <w:tcBorders>
              <w:top w:val="nil"/>
              <w:left w:val="nil"/>
              <w:bottom w:val="nil"/>
              <w:right w:val="nil"/>
            </w:tcBorders>
            <w:vAlign w:val="center"/>
          </w:tcPr>
          <w:p w14:paraId="289A48B9" w14:textId="77777777" w:rsidR="00A25F9E" w:rsidRPr="00AC6690" w:rsidRDefault="00A25F9E" w:rsidP="00A25F9E">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41E49EA6" w14:textId="77777777" w:rsidR="00A25F9E" w:rsidRPr="00AC6690" w:rsidRDefault="00A25F9E" w:rsidP="00A25F9E">
            <w:pPr>
              <w:autoSpaceDE/>
              <w:autoSpaceDN/>
              <w:adjustRightInd/>
              <w:spacing w:before="0" w:line="240" w:lineRule="auto"/>
              <w:ind w:left="7"/>
              <w:rPr>
                <w:w w:val="0"/>
                <w:sz w:val="16"/>
                <w:szCs w:val="16"/>
              </w:rPr>
            </w:pPr>
            <w:r w:rsidRPr="0023647C">
              <w:rPr>
                <w:sz w:val="16"/>
                <w:szCs w:val="16"/>
              </w:rPr>
              <w:t>Jotun</w:t>
            </w:r>
          </w:p>
        </w:tc>
        <w:tc>
          <w:tcPr>
            <w:tcW w:w="2410" w:type="dxa"/>
            <w:gridSpan w:val="2"/>
            <w:tcBorders>
              <w:top w:val="nil"/>
              <w:left w:val="nil"/>
              <w:bottom w:val="nil"/>
              <w:right w:val="nil"/>
            </w:tcBorders>
            <w:vAlign w:val="center"/>
          </w:tcPr>
          <w:p w14:paraId="7AA71E0B" w14:textId="77777777" w:rsidR="00A25F9E" w:rsidRPr="0071126F" w:rsidRDefault="00A25F9E" w:rsidP="00A25F9E">
            <w:pPr>
              <w:autoSpaceDE/>
              <w:autoSpaceDN/>
              <w:adjustRightInd/>
              <w:spacing w:before="0" w:line="240" w:lineRule="auto"/>
              <w:ind w:left="0"/>
              <w:rPr>
                <w:w w:val="0"/>
                <w:sz w:val="16"/>
                <w:szCs w:val="16"/>
              </w:rPr>
            </w:pPr>
            <w:proofErr w:type="spellStart"/>
            <w:r w:rsidRPr="0071126F">
              <w:rPr>
                <w:sz w:val="16"/>
                <w:szCs w:val="16"/>
              </w:rPr>
              <w:t>Tankguard</w:t>
            </w:r>
            <w:proofErr w:type="spellEnd"/>
            <w:r w:rsidRPr="0071126F">
              <w:rPr>
                <w:sz w:val="16"/>
                <w:szCs w:val="16"/>
              </w:rPr>
              <w:t xml:space="preserve"> Storage</w:t>
            </w:r>
          </w:p>
        </w:tc>
        <w:tc>
          <w:tcPr>
            <w:tcW w:w="992" w:type="dxa"/>
            <w:gridSpan w:val="3"/>
            <w:tcBorders>
              <w:top w:val="nil"/>
              <w:left w:val="nil"/>
              <w:bottom w:val="nil"/>
              <w:right w:val="nil"/>
            </w:tcBorders>
            <w:vAlign w:val="center"/>
          </w:tcPr>
          <w:p w14:paraId="783880BB" w14:textId="77777777" w:rsidR="00A25F9E" w:rsidRPr="0024130D" w:rsidRDefault="00A25F9E" w:rsidP="00A25F9E">
            <w:pPr>
              <w:autoSpaceDE/>
              <w:autoSpaceDN/>
              <w:adjustRightInd/>
              <w:spacing w:before="0" w:line="240" w:lineRule="auto"/>
              <w:ind w:left="0"/>
              <w:jc w:val="center"/>
              <w:rPr>
                <w:sz w:val="16"/>
                <w:szCs w:val="16"/>
              </w:rPr>
            </w:pPr>
            <w:r w:rsidRPr="0024130D">
              <w:rPr>
                <w:sz w:val="16"/>
                <w:szCs w:val="16"/>
              </w:rPr>
              <w:t>310</w:t>
            </w:r>
          </w:p>
        </w:tc>
        <w:tc>
          <w:tcPr>
            <w:tcW w:w="1276" w:type="dxa"/>
            <w:gridSpan w:val="2"/>
            <w:tcBorders>
              <w:top w:val="nil"/>
              <w:left w:val="nil"/>
              <w:bottom w:val="nil"/>
              <w:right w:val="nil"/>
            </w:tcBorders>
            <w:vAlign w:val="center"/>
          </w:tcPr>
          <w:p w14:paraId="2AAF8623" w14:textId="77777777" w:rsidR="00A25F9E" w:rsidRPr="0024130D" w:rsidRDefault="00A25F9E" w:rsidP="001D49A7">
            <w:pPr>
              <w:widowControl w:val="0"/>
              <w:spacing w:before="43" w:line="240" w:lineRule="auto"/>
              <w:ind w:left="142" w:right="-20"/>
              <w:rPr>
                <w:sz w:val="16"/>
                <w:szCs w:val="16"/>
              </w:rPr>
            </w:pPr>
            <w:r w:rsidRPr="0024130D">
              <w:rPr>
                <w:sz w:val="16"/>
                <w:szCs w:val="16"/>
              </w:rPr>
              <w:t>95°C(203°F)</w:t>
            </w:r>
          </w:p>
        </w:tc>
      </w:tr>
      <w:tr w:rsidR="009D51DB" w:rsidRPr="00AC6690" w14:paraId="4BC5D3D6"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68"/>
        </w:trPr>
        <w:tc>
          <w:tcPr>
            <w:tcW w:w="2403" w:type="dxa"/>
            <w:gridSpan w:val="4"/>
            <w:tcBorders>
              <w:top w:val="nil"/>
              <w:left w:val="nil"/>
              <w:bottom w:val="nil"/>
              <w:right w:val="nil"/>
            </w:tcBorders>
            <w:vAlign w:val="center"/>
          </w:tcPr>
          <w:p w14:paraId="70312CF0" w14:textId="77777777" w:rsidR="009D51DB" w:rsidRPr="00AC6690" w:rsidRDefault="009D51DB" w:rsidP="009D51DB">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2995EA53" w14:textId="55A0EC22" w:rsidR="009D51DB" w:rsidRPr="0023647C" w:rsidRDefault="009D51DB" w:rsidP="009D51DB">
            <w:pPr>
              <w:autoSpaceDE/>
              <w:autoSpaceDN/>
              <w:adjustRightInd/>
              <w:spacing w:before="0" w:line="240" w:lineRule="auto"/>
              <w:ind w:left="7"/>
              <w:rPr>
                <w:sz w:val="16"/>
                <w:szCs w:val="16"/>
              </w:rPr>
            </w:pPr>
            <w:r w:rsidRPr="00AC6690">
              <w:rPr>
                <w:sz w:val="16"/>
                <w:szCs w:val="16"/>
              </w:rPr>
              <w:t>PPG</w:t>
            </w:r>
          </w:p>
        </w:tc>
        <w:tc>
          <w:tcPr>
            <w:tcW w:w="2410" w:type="dxa"/>
            <w:gridSpan w:val="2"/>
            <w:tcBorders>
              <w:top w:val="nil"/>
              <w:left w:val="nil"/>
              <w:bottom w:val="nil"/>
              <w:right w:val="nil"/>
            </w:tcBorders>
            <w:vAlign w:val="center"/>
          </w:tcPr>
          <w:p w14:paraId="774B44CC" w14:textId="198FAD72" w:rsidR="009D51DB" w:rsidRPr="0071126F" w:rsidRDefault="009D51DB" w:rsidP="009D51DB">
            <w:pPr>
              <w:autoSpaceDE/>
              <w:autoSpaceDN/>
              <w:adjustRightInd/>
              <w:spacing w:before="0" w:line="240" w:lineRule="auto"/>
              <w:ind w:left="0"/>
              <w:rPr>
                <w:sz w:val="16"/>
                <w:szCs w:val="16"/>
              </w:rPr>
            </w:pPr>
            <w:proofErr w:type="spellStart"/>
            <w:r w:rsidRPr="0071126F">
              <w:rPr>
                <w:sz w:val="16"/>
                <w:szCs w:val="16"/>
              </w:rPr>
              <w:t>Amercoat</w:t>
            </w:r>
            <w:proofErr w:type="spellEnd"/>
            <w:r w:rsidRPr="0071126F">
              <w:rPr>
                <w:sz w:val="16"/>
                <w:szCs w:val="16"/>
              </w:rPr>
              <w:t xml:space="preserve"> 91</w:t>
            </w:r>
          </w:p>
        </w:tc>
        <w:tc>
          <w:tcPr>
            <w:tcW w:w="992" w:type="dxa"/>
            <w:gridSpan w:val="3"/>
            <w:tcBorders>
              <w:top w:val="nil"/>
              <w:left w:val="nil"/>
              <w:bottom w:val="nil"/>
              <w:right w:val="nil"/>
            </w:tcBorders>
            <w:vAlign w:val="center"/>
          </w:tcPr>
          <w:p w14:paraId="1D9B2D5D" w14:textId="37FDA0C4" w:rsidR="009D51DB" w:rsidRPr="00AC6690" w:rsidRDefault="009D51DB" w:rsidP="009D51DB">
            <w:pPr>
              <w:autoSpaceDE/>
              <w:autoSpaceDN/>
              <w:adjustRightInd/>
              <w:spacing w:before="0" w:line="240" w:lineRule="auto"/>
              <w:ind w:left="0"/>
              <w:jc w:val="center"/>
              <w:rPr>
                <w:sz w:val="16"/>
                <w:szCs w:val="16"/>
              </w:rPr>
            </w:pPr>
            <w:r>
              <w:rPr>
                <w:sz w:val="16"/>
                <w:szCs w:val="16"/>
              </w:rPr>
              <w:t>410</w:t>
            </w:r>
          </w:p>
        </w:tc>
        <w:tc>
          <w:tcPr>
            <w:tcW w:w="1276" w:type="dxa"/>
            <w:gridSpan w:val="2"/>
            <w:tcBorders>
              <w:top w:val="nil"/>
              <w:left w:val="nil"/>
              <w:bottom w:val="nil"/>
              <w:right w:val="nil"/>
            </w:tcBorders>
            <w:vAlign w:val="center"/>
          </w:tcPr>
          <w:p w14:paraId="652807F3" w14:textId="180D5B71" w:rsidR="009D51DB" w:rsidRDefault="009D51DB" w:rsidP="009D51DB">
            <w:pPr>
              <w:widowControl w:val="0"/>
              <w:spacing w:before="43" w:line="240" w:lineRule="auto"/>
              <w:ind w:left="142" w:right="-20"/>
              <w:rPr>
                <w:sz w:val="16"/>
                <w:szCs w:val="16"/>
              </w:rPr>
            </w:pPr>
            <w:r>
              <w:rPr>
                <w:sz w:val="16"/>
                <w:szCs w:val="16"/>
              </w:rPr>
              <w:t>93</w:t>
            </w:r>
            <w:r w:rsidRPr="003B2DEF">
              <w:rPr>
                <w:sz w:val="16"/>
                <w:szCs w:val="16"/>
              </w:rPr>
              <w:t>°</w:t>
            </w:r>
            <w:r>
              <w:rPr>
                <w:sz w:val="16"/>
                <w:szCs w:val="16"/>
              </w:rPr>
              <w:t>C</w:t>
            </w:r>
            <w:r w:rsidRPr="003B2DEF">
              <w:rPr>
                <w:sz w:val="16"/>
                <w:szCs w:val="16"/>
              </w:rPr>
              <w:t>(</w:t>
            </w:r>
            <w:r>
              <w:rPr>
                <w:sz w:val="16"/>
                <w:szCs w:val="16"/>
              </w:rPr>
              <w:t>200</w:t>
            </w:r>
            <w:r w:rsidRPr="00F029EB">
              <w:rPr>
                <w:sz w:val="16"/>
                <w:szCs w:val="16"/>
              </w:rPr>
              <w:t>°</w:t>
            </w:r>
            <w:r>
              <w:rPr>
                <w:sz w:val="16"/>
                <w:szCs w:val="16"/>
              </w:rPr>
              <w:t>F</w:t>
            </w:r>
            <w:r w:rsidRPr="003B2DEF">
              <w:rPr>
                <w:sz w:val="16"/>
                <w:szCs w:val="16"/>
              </w:rPr>
              <w:t>)</w:t>
            </w:r>
          </w:p>
        </w:tc>
      </w:tr>
      <w:tr w:rsidR="009D51DB" w:rsidRPr="00AC6690" w14:paraId="2C4FBB6F"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268"/>
        </w:trPr>
        <w:tc>
          <w:tcPr>
            <w:tcW w:w="2403" w:type="dxa"/>
            <w:gridSpan w:val="4"/>
            <w:tcBorders>
              <w:top w:val="nil"/>
              <w:left w:val="nil"/>
              <w:bottom w:val="nil"/>
              <w:right w:val="nil"/>
            </w:tcBorders>
            <w:vAlign w:val="center"/>
          </w:tcPr>
          <w:p w14:paraId="32CC953A" w14:textId="77777777" w:rsidR="009D51DB" w:rsidRPr="00AC6690" w:rsidRDefault="009D51DB" w:rsidP="009D51DB">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6D859C2C" w14:textId="77777777" w:rsidR="009D51DB" w:rsidRPr="00AC6690" w:rsidRDefault="009D51DB" w:rsidP="009D51DB">
            <w:pPr>
              <w:autoSpaceDE/>
              <w:autoSpaceDN/>
              <w:adjustRightInd/>
              <w:spacing w:before="0" w:line="240" w:lineRule="auto"/>
              <w:ind w:left="7"/>
              <w:rPr>
                <w:w w:val="0"/>
                <w:sz w:val="16"/>
                <w:szCs w:val="16"/>
              </w:rPr>
            </w:pPr>
            <w:r w:rsidRPr="00AC6690">
              <w:rPr>
                <w:sz w:val="16"/>
                <w:szCs w:val="16"/>
              </w:rPr>
              <w:t>PPG</w:t>
            </w:r>
          </w:p>
        </w:tc>
        <w:tc>
          <w:tcPr>
            <w:tcW w:w="2410" w:type="dxa"/>
            <w:gridSpan w:val="2"/>
            <w:tcBorders>
              <w:top w:val="nil"/>
              <w:left w:val="nil"/>
              <w:bottom w:val="nil"/>
              <w:right w:val="nil"/>
            </w:tcBorders>
            <w:vAlign w:val="center"/>
          </w:tcPr>
          <w:p w14:paraId="39C5367A" w14:textId="77777777" w:rsidR="009D51DB" w:rsidRPr="0071126F" w:rsidRDefault="009D51DB" w:rsidP="009D51DB">
            <w:pPr>
              <w:autoSpaceDE/>
              <w:autoSpaceDN/>
              <w:adjustRightInd/>
              <w:spacing w:before="0" w:line="240" w:lineRule="auto"/>
              <w:ind w:left="0"/>
              <w:rPr>
                <w:w w:val="0"/>
                <w:sz w:val="16"/>
                <w:szCs w:val="16"/>
              </w:rPr>
            </w:pPr>
            <w:proofErr w:type="spellStart"/>
            <w:r w:rsidRPr="0071126F">
              <w:rPr>
                <w:sz w:val="16"/>
                <w:szCs w:val="16"/>
              </w:rPr>
              <w:t>Phenguard</w:t>
            </w:r>
            <w:proofErr w:type="spellEnd"/>
            <w:r w:rsidRPr="0071126F">
              <w:rPr>
                <w:sz w:val="16"/>
                <w:szCs w:val="16"/>
              </w:rPr>
              <w:t xml:space="preserve"> 9</w:t>
            </w:r>
            <w:r w:rsidRPr="0071126F">
              <w:rPr>
                <w:sz w:val="16"/>
                <w:szCs w:val="16"/>
                <w:lang w:val="ru-RU"/>
              </w:rPr>
              <w:t>4</w:t>
            </w:r>
            <w:r w:rsidRPr="0071126F">
              <w:rPr>
                <w:sz w:val="16"/>
                <w:szCs w:val="16"/>
              </w:rPr>
              <w:t>0 Series</w:t>
            </w:r>
          </w:p>
        </w:tc>
        <w:tc>
          <w:tcPr>
            <w:tcW w:w="992" w:type="dxa"/>
            <w:gridSpan w:val="3"/>
            <w:tcBorders>
              <w:top w:val="nil"/>
              <w:left w:val="nil"/>
              <w:bottom w:val="nil"/>
              <w:right w:val="nil"/>
            </w:tcBorders>
            <w:vAlign w:val="center"/>
          </w:tcPr>
          <w:p w14:paraId="5DC7AEC6" w14:textId="61BE5810" w:rsidR="009D51DB" w:rsidRPr="00AC6690" w:rsidRDefault="009D51DB" w:rsidP="009D51DB">
            <w:pPr>
              <w:autoSpaceDE/>
              <w:autoSpaceDN/>
              <w:adjustRightInd/>
              <w:spacing w:before="0" w:line="240" w:lineRule="auto"/>
              <w:ind w:left="0"/>
              <w:jc w:val="center"/>
              <w:rPr>
                <w:sz w:val="16"/>
                <w:szCs w:val="16"/>
              </w:rPr>
            </w:pPr>
            <w:r>
              <w:rPr>
                <w:sz w:val="16"/>
                <w:szCs w:val="16"/>
              </w:rPr>
              <w:t>315-</w:t>
            </w:r>
            <w:del w:id="1394" w:author="Kurmanov, Aidyn [STAMGazStroy LLP]" w:date="2025-12-11T14:57:00Z" w16du:dateUtc="2025-12-11T09:57:00Z">
              <w:r w:rsidRPr="00222DC7" w:rsidDel="00946947">
                <w:rPr>
                  <w:sz w:val="16"/>
                  <w:szCs w:val="16"/>
                  <w:highlight w:val="yellow"/>
                </w:rPr>
                <w:delText>413</w:delText>
              </w:r>
            </w:del>
            <w:ins w:id="1395" w:author="Kurmanov, Aidyn [STAMGazStroy LLP]" w:date="2025-12-11T14:57:00Z" w16du:dateUtc="2025-12-11T09:57:00Z">
              <w:r w:rsidR="00946947">
                <w:rPr>
                  <w:sz w:val="16"/>
                  <w:szCs w:val="16"/>
                </w:rPr>
                <w:t>410</w:t>
              </w:r>
            </w:ins>
          </w:p>
        </w:tc>
        <w:tc>
          <w:tcPr>
            <w:tcW w:w="1276" w:type="dxa"/>
            <w:gridSpan w:val="2"/>
            <w:tcBorders>
              <w:top w:val="nil"/>
              <w:left w:val="nil"/>
              <w:bottom w:val="nil"/>
              <w:right w:val="nil"/>
            </w:tcBorders>
            <w:vAlign w:val="center"/>
          </w:tcPr>
          <w:p w14:paraId="5088D492" w14:textId="77777777" w:rsidR="009D51DB" w:rsidRDefault="009D51DB" w:rsidP="009D51DB">
            <w:pPr>
              <w:widowControl w:val="0"/>
              <w:spacing w:before="43" w:line="240" w:lineRule="auto"/>
              <w:ind w:left="142" w:right="-20"/>
              <w:rPr>
                <w:w w:val="0"/>
                <w:sz w:val="16"/>
                <w:szCs w:val="16"/>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F029EB">
              <w:rPr>
                <w:sz w:val="16"/>
                <w:szCs w:val="16"/>
              </w:rPr>
              <w:t>°</w:t>
            </w:r>
            <w:r>
              <w:rPr>
                <w:sz w:val="16"/>
                <w:szCs w:val="16"/>
              </w:rPr>
              <w:t>F</w:t>
            </w:r>
            <w:r w:rsidRPr="003B2DEF">
              <w:rPr>
                <w:sz w:val="16"/>
                <w:szCs w:val="16"/>
              </w:rPr>
              <w:t>)</w:t>
            </w:r>
          </w:p>
        </w:tc>
      </w:tr>
      <w:tr w:rsidR="009D51DB" w:rsidRPr="00AC6690" w14:paraId="006AC8E6" w14:textId="77777777" w:rsidTr="007F7158">
        <w:tblPrEx>
          <w:jc w:val="left"/>
          <w:tblCellMar>
            <w:left w:w="0" w:type="dxa"/>
            <w:right w:w="0" w:type="dxa"/>
          </w:tblCellMar>
          <w:tblLook w:val="0000" w:firstRow="0" w:lastRow="0" w:firstColumn="0" w:lastColumn="0" w:noHBand="0" w:noVBand="0"/>
        </w:tblPrEx>
        <w:trPr>
          <w:gridAfter w:val="1"/>
          <w:wAfter w:w="187" w:type="dxa"/>
          <w:trHeight w:hRule="exact" w:val="324"/>
        </w:trPr>
        <w:tc>
          <w:tcPr>
            <w:tcW w:w="2403" w:type="dxa"/>
            <w:gridSpan w:val="4"/>
            <w:tcBorders>
              <w:top w:val="nil"/>
              <w:left w:val="nil"/>
              <w:bottom w:val="nil"/>
              <w:right w:val="nil"/>
            </w:tcBorders>
            <w:vAlign w:val="center"/>
          </w:tcPr>
          <w:p w14:paraId="09D6555D" w14:textId="77777777" w:rsidR="009D51DB" w:rsidRPr="00AC6690" w:rsidRDefault="009D51DB" w:rsidP="009D51DB">
            <w:pPr>
              <w:autoSpaceDE/>
              <w:autoSpaceDN/>
              <w:adjustRightInd/>
              <w:spacing w:before="0" w:line="240" w:lineRule="auto"/>
              <w:ind w:left="0"/>
              <w:rPr>
                <w:b/>
                <w:sz w:val="16"/>
                <w:szCs w:val="16"/>
              </w:rPr>
            </w:pPr>
          </w:p>
        </w:tc>
        <w:tc>
          <w:tcPr>
            <w:tcW w:w="2984" w:type="dxa"/>
            <w:gridSpan w:val="3"/>
            <w:tcBorders>
              <w:top w:val="nil"/>
              <w:left w:val="nil"/>
              <w:bottom w:val="nil"/>
              <w:right w:val="nil"/>
            </w:tcBorders>
            <w:vAlign w:val="center"/>
          </w:tcPr>
          <w:p w14:paraId="7E95818F" w14:textId="77777777" w:rsidR="009D51DB" w:rsidRPr="00AC6690" w:rsidRDefault="009D51DB" w:rsidP="009D51DB">
            <w:pPr>
              <w:autoSpaceDE/>
              <w:autoSpaceDN/>
              <w:adjustRightInd/>
              <w:spacing w:before="0" w:line="240" w:lineRule="auto"/>
              <w:ind w:left="7"/>
              <w:rPr>
                <w:w w:val="0"/>
                <w:sz w:val="16"/>
                <w:szCs w:val="16"/>
              </w:rPr>
            </w:pPr>
            <w:r w:rsidRPr="00AC6690">
              <w:rPr>
                <w:sz w:val="16"/>
                <w:szCs w:val="16"/>
              </w:rPr>
              <w:t>Sherwin-Williams</w:t>
            </w:r>
          </w:p>
        </w:tc>
        <w:tc>
          <w:tcPr>
            <w:tcW w:w="2410" w:type="dxa"/>
            <w:gridSpan w:val="2"/>
            <w:tcBorders>
              <w:top w:val="nil"/>
              <w:left w:val="nil"/>
              <w:bottom w:val="nil"/>
              <w:right w:val="nil"/>
            </w:tcBorders>
            <w:vAlign w:val="center"/>
          </w:tcPr>
          <w:p w14:paraId="489854AB" w14:textId="77777777" w:rsidR="009D51DB" w:rsidRPr="0071126F" w:rsidRDefault="009D51DB" w:rsidP="009D51DB">
            <w:pPr>
              <w:autoSpaceDE/>
              <w:autoSpaceDN/>
              <w:adjustRightInd/>
              <w:spacing w:before="0" w:line="240" w:lineRule="auto"/>
              <w:ind w:left="0"/>
              <w:rPr>
                <w:w w:val="0"/>
                <w:sz w:val="16"/>
                <w:szCs w:val="16"/>
              </w:rPr>
            </w:pPr>
            <w:proofErr w:type="spellStart"/>
            <w:r w:rsidRPr="0071126F">
              <w:rPr>
                <w:sz w:val="16"/>
                <w:szCs w:val="16"/>
              </w:rPr>
              <w:t>Epo</w:t>
            </w:r>
            <w:proofErr w:type="spellEnd"/>
            <w:r w:rsidRPr="0071126F">
              <w:rPr>
                <w:sz w:val="16"/>
                <w:szCs w:val="16"/>
              </w:rPr>
              <w:t>-Phen FF</w:t>
            </w:r>
          </w:p>
        </w:tc>
        <w:tc>
          <w:tcPr>
            <w:tcW w:w="992" w:type="dxa"/>
            <w:gridSpan w:val="3"/>
            <w:tcBorders>
              <w:top w:val="nil"/>
              <w:left w:val="nil"/>
              <w:bottom w:val="nil"/>
              <w:right w:val="nil"/>
            </w:tcBorders>
            <w:vAlign w:val="center"/>
          </w:tcPr>
          <w:p w14:paraId="16F4F891" w14:textId="77777777" w:rsidR="009D51DB" w:rsidRPr="00AC6690" w:rsidRDefault="009D51DB" w:rsidP="009D51DB">
            <w:pPr>
              <w:autoSpaceDE/>
              <w:autoSpaceDN/>
              <w:adjustRightInd/>
              <w:spacing w:before="0" w:line="240" w:lineRule="auto"/>
              <w:ind w:left="0"/>
              <w:jc w:val="center"/>
              <w:rPr>
                <w:sz w:val="16"/>
                <w:szCs w:val="16"/>
              </w:rPr>
            </w:pPr>
            <w:r w:rsidRPr="00AC6690">
              <w:rPr>
                <w:sz w:val="16"/>
                <w:szCs w:val="16"/>
              </w:rPr>
              <w:t>250</w:t>
            </w:r>
          </w:p>
        </w:tc>
        <w:tc>
          <w:tcPr>
            <w:tcW w:w="1276" w:type="dxa"/>
            <w:gridSpan w:val="2"/>
            <w:tcBorders>
              <w:top w:val="nil"/>
              <w:left w:val="nil"/>
              <w:bottom w:val="nil"/>
              <w:right w:val="nil"/>
            </w:tcBorders>
            <w:vAlign w:val="center"/>
          </w:tcPr>
          <w:p w14:paraId="4EF0A15A" w14:textId="77777777" w:rsidR="009D51DB" w:rsidRPr="00F029EB" w:rsidRDefault="009D51DB" w:rsidP="009D51DB">
            <w:pPr>
              <w:widowControl w:val="0"/>
              <w:spacing w:before="43" w:line="240" w:lineRule="auto"/>
              <w:ind w:left="142" w:right="-20"/>
              <w:rPr>
                <w:sz w:val="16"/>
                <w:szCs w:val="16"/>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F029EB">
              <w:rPr>
                <w:sz w:val="16"/>
                <w:szCs w:val="16"/>
              </w:rPr>
              <w:t>°</w:t>
            </w:r>
            <w:r>
              <w:rPr>
                <w:sz w:val="16"/>
                <w:szCs w:val="16"/>
              </w:rPr>
              <w:t>F</w:t>
            </w:r>
            <w:r w:rsidRPr="003B2DEF">
              <w:rPr>
                <w:sz w:val="16"/>
                <w:szCs w:val="16"/>
              </w:rPr>
              <w:t>)</w:t>
            </w:r>
          </w:p>
        </w:tc>
      </w:tr>
      <w:tr w:rsidR="009D51DB" w:rsidRPr="00AC6690" w14:paraId="3F1CF3FC" w14:textId="77777777" w:rsidTr="008D3916">
        <w:tblPrEx>
          <w:jc w:val="left"/>
          <w:tblCellMar>
            <w:left w:w="0" w:type="dxa"/>
            <w:right w:w="0" w:type="dxa"/>
          </w:tblCellMar>
          <w:tblLook w:val="0000" w:firstRow="0" w:lastRow="0" w:firstColumn="0" w:lastColumn="0" w:noHBand="0" w:noVBand="0"/>
        </w:tblPrEx>
        <w:trPr>
          <w:gridAfter w:val="1"/>
          <w:wAfter w:w="187" w:type="dxa"/>
          <w:trHeight w:hRule="exact" w:val="324"/>
        </w:trPr>
        <w:tc>
          <w:tcPr>
            <w:tcW w:w="2403" w:type="dxa"/>
            <w:gridSpan w:val="4"/>
            <w:tcBorders>
              <w:top w:val="nil"/>
              <w:left w:val="nil"/>
              <w:bottom w:val="single" w:sz="12" w:space="0" w:color="auto"/>
              <w:right w:val="nil"/>
            </w:tcBorders>
          </w:tcPr>
          <w:p w14:paraId="1BA9D2CF" w14:textId="77777777" w:rsidR="009D51DB" w:rsidRPr="00AC6690" w:rsidRDefault="009D51DB" w:rsidP="009D51DB">
            <w:pPr>
              <w:autoSpaceDE/>
              <w:autoSpaceDN/>
              <w:adjustRightInd/>
              <w:spacing w:before="0" w:line="240" w:lineRule="auto"/>
              <w:ind w:left="0"/>
              <w:rPr>
                <w:b/>
                <w:sz w:val="16"/>
                <w:szCs w:val="16"/>
              </w:rPr>
            </w:pPr>
          </w:p>
        </w:tc>
        <w:tc>
          <w:tcPr>
            <w:tcW w:w="7662" w:type="dxa"/>
            <w:gridSpan w:val="10"/>
            <w:tcBorders>
              <w:top w:val="nil"/>
              <w:left w:val="nil"/>
              <w:bottom w:val="single" w:sz="12" w:space="0" w:color="auto"/>
              <w:right w:val="nil"/>
            </w:tcBorders>
          </w:tcPr>
          <w:p w14:paraId="5D090BF7" w14:textId="77777777" w:rsidR="009D51DB" w:rsidRPr="00F029EB" w:rsidRDefault="009D51DB" w:rsidP="009D51DB">
            <w:pPr>
              <w:autoSpaceDE/>
              <w:autoSpaceDN/>
              <w:adjustRightInd/>
              <w:spacing w:before="0" w:line="240" w:lineRule="auto"/>
              <w:ind w:left="7" w:right="1418"/>
              <w:rPr>
                <w:i/>
                <w:sz w:val="14"/>
                <w:szCs w:val="14"/>
              </w:rPr>
            </w:pPr>
            <w:r w:rsidRPr="00F029EB">
              <w:rPr>
                <w:i/>
                <w:sz w:val="14"/>
                <w:szCs w:val="14"/>
              </w:rPr>
              <w:t xml:space="preserve">* As </w:t>
            </w:r>
            <w:proofErr w:type="gramStart"/>
            <w:r w:rsidRPr="00F029EB">
              <w:rPr>
                <w:i/>
                <w:sz w:val="14"/>
                <w:szCs w:val="14"/>
              </w:rPr>
              <w:t>in</w:t>
            </w:r>
            <w:proofErr w:type="gramEnd"/>
            <w:r w:rsidRPr="00F029EB">
              <w:rPr>
                <w:i/>
                <w:sz w:val="14"/>
                <w:szCs w:val="14"/>
              </w:rPr>
              <w:t xml:space="preserve"> high-pressure separators. This list is limited to full-service national manufacturers. Local conditions may </w:t>
            </w:r>
            <w:proofErr w:type="gramStart"/>
            <w:r w:rsidRPr="00F029EB">
              <w:rPr>
                <w:i/>
                <w:sz w:val="14"/>
                <w:szCs w:val="14"/>
              </w:rPr>
              <w:t>warrant adding</w:t>
            </w:r>
            <w:proofErr w:type="gramEnd"/>
            <w:r w:rsidRPr="00F029EB">
              <w:rPr>
                <w:i/>
                <w:sz w:val="14"/>
                <w:szCs w:val="14"/>
              </w:rPr>
              <w:t xml:space="preserve"> local suppliers.</w:t>
            </w:r>
          </w:p>
        </w:tc>
      </w:tr>
    </w:tbl>
    <w:p w14:paraId="54C8E642" w14:textId="075E507F" w:rsidR="00A25F9E" w:rsidRPr="003B2DEF" w:rsidRDefault="00A25F9E" w:rsidP="00A25F9E">
      <w:pPr>
        <w:widowControl w:val="0"/>
        <w:tabs>
          <w:tab w:val="left" w:pos="1276"/>
        </w:tabs>
        <w:spacing w:line="240" w:lineRule="auto"/>
        <w:ind w:left="-142" w:right="-23"/>
        <w:contextualSpacing/>
        <w:rPr>
          <w:sz w:val="16"/>
          <w:szCs w:val="16"/>
        </w:rPr>
      </w:pPr>
      <w:proofErr w:type="spellStart"/>
      <w:r w:rsidRPr="003B2DEF">
        <w:rPr>
          <w:b/>
          <w:bCs/>
          <w:position w:val="-1"/>
          <w:sz w:val="16"/>
          <w:szCs w:val="16"/>
        </w:rPr>
        <w:t>Last</w:t>
      </w:r>
      <w:r w:rsidRPr="003B2DEF">
        <w:rPr>
          <w:b/>
          <w:bCs/>
          <w:spacing w:val="1"/>
          <w:position w:val="-1"/>
          <w:sz w:val="16"/>
          <w:szCs w:val="16"/>
        </w:rPr>
        <w:t>U</w:t>
      </w:r>
      <w:r w:rsidRPr="003B2DEF">
        <w:rPr>
          <w:b/>
          <w:bCs/>
          <w:position w:val="-1"/>
          <w:sz w:val="16"/>
          <w:szCs w:val="16"/>
        </w:rPr>
        <w:t>p</w:t>
      </w:r>
      <w:r w:rsidRPr="003B2DEF">
        <w:rPr>
          <w:b/>
          <w:bCs/>
          <w:spacing w:val="1"/>
          <w:position w:val="-1"/>
          <w:sz w:val="16"/>
          <w:szCs w:val="16"/>
        </w:rPr>
        <w:t>d</w:t>
      </w:r>
      <w:r w:rsidRPr="003B2DEF">
        <w:rPr>
          <w:b/>
          <w:bCs/>
          <w:position w:val="-1"/>
          <w:sz w:val="16"/>
          <w:szCs w:val="16"/>
        </w:rPr>
        <w:t>ate</w:t>
      </w:r>
      <w:proofErr w:type="spellEnd"/>
      <w:r w:rsidRPr="003B2DEF">
        <w:rPr>
          <w:b/>
          <w:bCs/>
          <w:position w:val="-1"/>
          <w:sz w:val="16"/>
          <w:szCs w:val="16"/>
        </w:rPr>
        <w:t>:</w:t>
      </w:r>
      <w:r w:rsidRPr="003B2DEF">
        <w:rPr>
          <w:b/>
          <w:bCs/>
          <w:position w:val="-1"/>
          <w:sz w:val="16"/>
          <w:szCs w:val="16"/>
        </w:rPr>
        <w:tab/>
      </w:r>
      <w:r w:rsidR="0017544F">
        <w:rPr>
          <w:position w:val="-1"/>
          <w:sz w:val="16"/>
          <w:szCs w:val="16"/>
        </w:rPr>
        <w:t>November</w:t>
      </w:r>
      <w:r w:rsidR="00BE41C9">
        <w:rPr>
          <w:position w:val="-1"/>
          <w:sz w:val="16"/>
          <w:szCs w:val="16"/>
        </w:rPr>
        <w:t xml:space="preserve"> 2025</w:t>
      </w:r>
    </w:p>
    <w:p w14:paraId="50ED37E0" w14:textId="72172532" w:rsidR="00BE41C9" w:rsidRPr="00B85C9C" w:rsidRDefault="00BE41C9" w:rsidP="00B85C9C">
      <w:pPr>
        <w:spacing w:before="0" w:line="240" w:lineRule="auto"/>
        <w:ind w:left="1170" w:hanging="540"/>
        <w:rPr>
          <w:color w:val="auto"/>
          <w:sz w:val="16"/>
          <w:szCs w:val="16"/>
        </w:rPr>
      </w:pPr>
    </w:p>
    <w:p w14:paraId="45C79655" w14:textId="265BB6CE" w:rsidR="00BE41C9" w:rsidRPr="00B85C9C" w:rsidRDefault="00BE41C9" w:rsidP="00B85C9C">
      <w:pPr>
        <w:spacing w:before="0" w:line="240" w:lineRule="auto"/>
        <w:ind w:left="1170" w:hanging="540"/>
        <w:rPr>
          <w:color w:val="auto"/>
          <w:sz w:val="16"/>
          <w:szCs w:val="16"/>
        </w:rPr>
      </w:pPr>
      <w:r w:rsidRPr="00B85C9C">
        <w:rPr>
          <w:color w:val="auto"/>
          <w:sz w:val="16"/>
          <w:szCs w:val="16"/>
        </w:rPr>
        <w:t>Note 1</w:t>
      </w:r>
      <w:proofErr w:type="gramStart"/>
      <w:r w:rsidRPr="00B85C9C">
        <w:rPr>
          <w:color w:val="auto"/>
          <w:sz w:val="16"/>
          <w:szCs w:val="16"/>
        </w:rPr>
        <w:t xml:space="preserve">: </w:t>
      </w:r>
      <w:r w:rsidR="0071126F">
        <w:rPr>
          <w:color w:val="auto"/>
          <w:sz w:val="16"/>
          <w:szCs w:val="16"/>
        </w:rPr>
        <w:tab/>
      </w:r>
      <w:r w:rsidRPr="00B85C9C">
        <w:rPr>
          <w:color w:val="auto"/>
          <w:sz w:val="16"/>
          <w:szCs w:val="16"/>
        </w:rPr>
        <w:t>Wet</w:t>
      </w:r>
      <w:proofErr w:type="gramEnd"/>
      <w:r w:rsidRPr="00B85C9C">
        <w:rPr>
          <w:color w:val="auto"/>
          <w:sz w:val="16"/>
          <w:szCs w:val="16"/>
        </w:rPr>
        <w:t xml:space="preserve"> H2S service lining accepted brands are contained in COM-5014</w:t>
      </w:r>
      <w:proofErr w:type="gramStart"/>
      <w:r w:rsidRPr="00B85C9C">
        <w:rPr>
          <w:color w:val="auto"/>
          <w:sz w:val="16"/>
          <w:szCs w:val="16"/>
        </w:rPr>
        <w:t>.They</w:t>
      </w:r>
      <w:proofErr w:type="gramEnd"/>
      <w:r w:rsidRPr="00B85C9C">
        <w:rPr>
          <w:color w:val="auto"/>
          <w:sz w:val="16"/>
          <w:szCs w:val="16"/>
        </w:rPr>
        <w:t xml:space="preserve"> have </w:t>
      </w:r>
      <w:proofErr w:type="spellStart"/>
      <w:r w:rsidRPr="00B85C9C">
        <w:rPr>
          <w:color w:val="auto"/>
          <w:sz w:val="16"/>
          <w:szCs w:val="16"/>
        </w:rPr>
        <w:t>underg</w:t>
      </w:r>
      <w:proofErr w:type="spellEnd"/>
      <w:r w:rsidRPr="00B85C9C">
        <w:rPr>
          <w:color w:val="auto"/>
          <w:sz w:val="16"/>
          <w:szCs w:val="16"/>
        </w:rPr>
        <w:t xml:space="preserve"> one thorough testing prior to being accepted for this service.</w:t>
      </w:r>
    </w:p>
    <w:p w14:paraId="14DF03F0" w14:textId="2780D52E" w:rsidR="00BE41C9" w:rsidRPr="00B85C9C" w:rsidRDefault="00BE41C9" w:rsidP="00B85C9C">
      <w:pPr>
        <w:spacing w:before="0" w:line="240" w:lineRule="auto"/>
        <w:ind w:left="1170" w:hanging="540"/>
        <w:rPr>
          <w:color w:val="auto"/>
          <w:sz w:val="16"/>
          <w:szCs w:val="16"/>
        </w:rPr>
      </w:pPr>
      <w:r w:rsidRPr="00B85C9C">
        <w:rPr>
          <w:color w:val="auto"/>
          <w:sz w:val="16"/>
          <w:szCs w:val="16"/>
        </w:rPr>
        <w:t>Note 2</w:t>
      </w:r>
      <w:proofErr w:type="gramStart"/>
      <w:r w:rsidRPr="00B85C9C">
        <w:rPr>
          <w:color w:val="auto"/>
          <w:sz w:val="16"/>
          <w:szCs w:val="16"/>
        </w:rPr>
        <w:t xml:space="preserve">: </w:t>
      </w:r>
      <w:r w:rsidR="0071126F">
        <w:rPr>
          <w:color w:val="auto"/>
          <w:sz w:val="16"/>
          <w:szCs w:val="16"/>
        </w:rPr>
        <w:tab/>
      </w:r>
      <w:r w:rsidRPr="00B85C9C">
        <w:rPr>
          <w:color w:val="auto"/>
          <w:sz w:val="16"/>
          <w:szCs w:val="16"/>
        </w:rPr>
        <w:t>Contrasting</w:t>
      </w:r>
      <w:proofErr w:type="gramEnd"/>
      <w:r w:rsidRPr="00B85C9C">
        <w:rPr>
          <w:color w:val="auto"/>
          <w:sz w:val="16"/>
          <w:szCs w:val="16"/>
        </w:rPr>
        <w:t xml:space="preserve"> colors must be used for 1st and 2nd coats. The finish colors shall be selected as per Table 1 - Finish Coat </w:t>
      </w:r>
      <w:proofErr w:type="spellStart"/>
      <w:r w:rsidRPr="00B85C9C">
        <w:rPr>
          <w:color w:val="auto"/>
          <w:sz w:val="16"/>
          <w:szCs w:val="16"/>
        </w:rPr>
        <w:t>Colour</w:t>
      </w:r>
      <w:proofErr w:type="spellEnd"/>
      <w:r w:rsidRPr="00B85C9C">
        <w:rPr>
          <w:color w:val="auto"/>
          <w:sz w:val="16"/>
          <w:szCs w:val="16"/>
        </w:rPr>
        <w:t xml:space="preserve"> </w:t>
      </w:r>
      <w:proofErr w:type="gramStart"/>
      <w:r w:rsidRPr="00B85C9C">
        <w:rPr>
          <w:color w:val="auto"/>
          <w:sz w:val="16"/>
          <w:szCs w:val="16"/>
        </w:rPr>
        <w:t>Schedule  Deviation</w:t>
      </w:r>
      <w:proofErr w:type="gramEnd"/>
      <w:r w:rsidRPr="00B85C9C">
        <w:rPr>
          <w:color w:val="auto"/>
          <w:sz w:val="16"/>
          <w:szCs w:val="16"/>
        </w:rPr>
        <w:t xml:space="preserve"> may be accepted if the coating is manufactured in one color. </w:t>
      </w:r>
    </w:p>
    <w:p w14:paraId="6C67991A" w14:textId="77777777" w:rsidR="00BE41C9" w:rsidRPr="00AC6690" w:rsidRDefault="00BE41C9" w:rsidP="00A25F9E">
      <w:pPr>
        <w:widowControl w:val="0"/>
        <w:spacing w:before="42" w:line="184" w:lineRule="exact"/>
        <w:ind w:left="284" w:right="777" w:hanging="426"/>
        <w:rPr>
          <w:sz w:val="16"/>
          <w:szCs w:val="16"/>
        </w:rPr>
      </w:pPr>
    </w:p>
    <w:p w14:paraId="51EA4CDF" w14:textId="77777777" w:rsidR="00A25F9E" w:rsidRPr="00F029EB" w:rsidRDefault="00A25F9E" w:rsidP="00A25F9E">
      <w:pPr>
        <w:tabs>
          <w:tab w:val="left" w:pos="3225"/>
        </w:tabs>
        <w:rPr>
          <w:sz w:val="20"/>
          <w:szCs w:val="20"/>
        </w:rPr>
      </w:pPr>
      <w:r w:rsidRPr="001D3869">
        <w:rPr>
          <w:sz w:val="20"/>
          <w:szCs w:val="20"/>
        </w:rPr>
        <w:br w:type="page"/>
      </w:r>
    </w:p>
    <w:p w14:paraId="2493DE9B" w14:textId="77777777" w:rsidR="00A25F9E" w:rsidRPr="001D3869" w:rsidRDefault="00A25F9E" w:rsidP="00A25F9E">
      <w:pPr>
        <w:tabs>
          <w:tab w:val="left" w:pos="3225"/>
        </w:tabs>
        <w:rPr>
          <w:sz w:val="20"/>
          <w:szCs w:val="20"/>
        </w:rPr>
      </w:pPr>
    </w:p>
    <w:tbl>
      <w:tblPr>
        <w:tblW w:w="9914" w:type="dxa"/>
        <w:jc w:val="center"/>
        <w:tblLayout w:type="fixed"/>
        <w:tblLook w:val="01E0" w:firstRow="1" w:lastRow="1" w:firstColumn="1" w:lastColumn="1" w:noHBand="0" w:noVBand="0"/>
      </w:tblPr>
      <w:tblGrid>
        <w:gridCol w:w="27"/>
        <w:gridCol w:w="1440"/>
        <w:gridCol w:w="185"/>
        <w:gridCol w:w="472"/>
        <w:gridCol w:w="2518"/>
        <w:gridCol w:w="92"/>
        <w:gridCol w:w="7"/>
        <w:gridCol w:w="1109"/>
        <w:gridCol w:w="1608"/>
        <w:gridCol w:w="19"/>
        <w:gridCol w:w="708"/>
        <w:gridCol w:w="244"/>
        <w:gridCol w:w="1458"/>
        <w:gridCol w:w="27"/>
      </w:tblGrid>
      <w:tr w:rsidR="00A25F9E" w:rsidRPr="001D3869" w14:paraId="5356A151" w14:textId="77777777" w:rsidTr="00A25F9E">
        <w:trPr>
          <w:gridBefore w:val="1"/>
          <w:wBefore w:w="27" w:type="dxa"/>
          <w:trHeight w:val="360"/>
          <w:jc w:val="center"/>
        </w:trPr>
        <w:tc>
          <w:tcPr>
            <w:tcW w:w="9887" w:type="dxa"/>
            <w:gridSpan w:val="13"/>
            <w:tcBorders>
              <w:top w:val="single" w:sz="6" w:space="0" w:color="auto"/>
              <w:bottom w:val="single" w:sz="12" w:space="0" w:color="auto"/>
            </w:tcBorders>
            <w:shd w:val="clear" w:color="auto" w:fill="FFFFFF"/>
            <w:vAlign w:val="center"/>
          </w:tcPr>
          <w:p w14:paraId="57CFA0BF" w14:textId="77777777" w:rsidR="00A25F9E" w:rsidRPr="001D3869" w:rsidRDefault="00A25F9E" w:rsidP="00A25F9E">
            <w:pPr>
              <w:ind w:right="-72"/>
              <w:jc w:val="right"/>
              <w:rPr>
                <w:b/>
                <w:i/>
                <w:color w:val="auto"/>
              </w:rPr>
            </w:pPr>
            <w:r w:rsidRPr="001D3869">
              <w:rPr>
                <w:b/>
                <w:i/>
                <w:color w:val="auto"/>
              </w:rPr>
              <w:t xml:space="preserve">High-Temperature/High-Pressure </w:t>
            </w:r>
            <w:r>
              <w:rPr>
                <w:b/>
                <w:i/>
                <w:color w:val="auto"/>
              </w:rPr>
              <w:t>Lining</w:t>
            </w:r>
            <w:r w:rsidRPr="001D3869">
              <w:rPr>
                <w:b/>
                <w:i/>
                <w:color w:val="auto"/>
              </w:rPr>
              <w:t xml:space="preserve"> Systems</w:t>
            </w:r>
          </w:p>
        </w:tc>
      </w:tr>
      <w:tr w:rsidR="00A25F9E" w:rsidRPr="001D3869" w14:paraId="05935FA3" w14:textId="77777777" w:rsidTr="00A25F9E">
        <w:trPr>
          <w:gridBefore w:val="1"/>
          <w:wBefore w:w="27" w:type="dxa"/>
          <w:trHeight w:val="360"/>
          <w:jc w:val="center"/>
        </w:trPr>
        <w:tc>
          <w:tcPr>
            <w:tcW w:w="7431" w:type="dxa"/>
            <w:gridSpan w:val="8"/>
            <w:tcBorders>
              <w:top w:val="single" w:sz="12" w:space="0" w:color="auto"/>
              <w:left w:val="single" w:sz="12" w:space="0" w:color="auto"/>
              <w:bottom w:val="single" w:sz="12" w:space="0" w:color="auto"/>
            </w:tcBorders>
            <w:vAlign w:val="center"/>
          </w:tcPr>
          <w:p w14:paraId="3D7789C7"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Produced Water Service </w:t>
            </w:r>
            <w:r>
              <w:rPr>
                <w:b/>
                <w:sz w:val="20"/>
                <w:szCs w:val="20"/>
              </w:rPr>
              <w:t>Linings</w:t>
            </w:r>
            <w:r w:rsidRPr="001D3869">
              <w:rPr>
                <w:b/>
                <w:sz w:val="20"/>
                <w:szCs w:val="20"/>
              </w:rPr>
              <w:t xml:space="preserve"> Resistant to Temperature Gradients of </w:t>
            </w:r>
            <w:r>
              <w:rPr>
                <w:b/>
                <w:sz w:val="20"/>
                <w:szCs w:val="20"/>
              </w:rPr>
              <w:t>10</w:t>
            </w:r>
            <w:r w:rsidRPr="001D3869">
              <w:rPr>
                <w:b/>
                <w:sz w:val="20"/>
                <w:szCs w:val="20"/>
              </w:rPr>
              <w:t>°</w:t>
            </w:r>
            <w:r>
              <w:rPr>
                <w:b/>
                <w:sz w:val="20"/>
                <w:szCs w:val="20"/>
              </w:rPr>
              <w:t>C (5</w:t>
            </w:r>
            <w:r w:rsidRPr="001D3869">
              <w:rPr>
                <w:b/>
                <w:sz w:val="20"/>
                <w:szCs w:val="20"/>
              </w:rPr>
              <w:t>0°F</w:t>
            </w:r>
            <w:r>
              <w:rPr>
                <w:b/>
                <w:sz w:val="20"/>
                <w:szCs w:val="20"/>
              </w:rPr>
              <w:t>)</w:t>
            </w:r>
          </w:p>
        </w:tc>
        <w:tc>
          <w:tcPr>
            <w:tcW w:w="2456" w:type="dxa"/>
            <w:gridSpan w:val="5"/>
            <w:tcBorders>
              <w:top w:val="single" w:sz="12" w:space="0" w:color="auto"/>
              <w:bottom w:val="single" w:sz="12" w:space="0" w:color="auto"/>
              <w:right w:val="single" w:sz="12" w:space="0" w:color="auto"/>
            </w:tcBorders>
            <w:shd w:val="clear" w:color="auto" w:fill="000000"/>
            <w:vAlign w:val="center"/>
          </w:tcPr>
          <w:p w14:paraId="2DED599B"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11.5</w:t>
            </w:r>
          </w:p>
        </w:tc>
      </w:tr>
      <w:tr w:rsidR="00A25F9E" w:rsidRPr="001D3869" w14:paraId="06C3D489" w14:textId="77777777" w:rsidTr="00CC1F8F">
        <w:trPr>
          <w:gridBefore w:val="1"/>
          <w:wBefore w:w="27" w:type="dxa"/>
          <w:cantSplit/>
          <w:trHeight w:val="288"/>
          <w:jc w:val="center"/>
        </w:trPr>
        <w:tc>
          <w:tcPr>
            <w:tcW w:w="1440" w:type="dxa"/>
            <w:tcBorders>
              <w:top w:val="single" w:sz="12" w:space="0" w:color="auto"/>
            </w:tcBorders>
          </w:tcPr>
          <w:p w14:paraId="01C898E8"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274" w:type="dxa"/>
            <w:gridSpan w:val="5"/>
            <w:tcBorders>
              <w:top w:val="single" w:sz="12" w:space="0" w:color="auto"/>
            </w:tcBorders>
          </w:tcPr>
          <w:p w14:paraId="2F68146C" w14:textId="77777777" w:rsidR="00CC1F8F" w:rsidRPr="00CC1F8F" w:rsidRDefault="00CC1F8F" w:rsidP="00CC1F8F">
            <w:pPr>
              <w:autoSpaceDE/>
              <w:autoSpaceDN/>
              <w:adjustRightInd/>
              <w:spacing w:before="0" w:line="240" w:lineRule="auto"/>
              <w:ind w:left="-72" w:right="-103"/>
              <w:rPr>
                <w:sz w:val="16"/>
                <w:szCs w:val="16"/>
              </w:rPr>
            </w:pPr>
            <w:r w:rsidRPr="00CC1F8F">
              <w:rPr>
                <w:sz w:val="16"/>
                <w:szCs w:val="16"/>
              </w:rPr>
              <w:t>SSPC-SP1/SP5(NACENo.</w:t>
            </w:r>
            <w:proofErr w:type="gramStart"/>
            <w:r w:rsidRPr="00CC1F8F">
              <w:rPr>
                <w:sz w:val="16"/>
                <w:szCs w:val="16"/>
              </w:rPr>
              <w:t>1)(</w:t>
            </w:r>
            <w:proofErr w:type="gramEnd"/>
            <w:r w:rsidRPr="00CC1F8F">
              <w:rPr>
                <w:sz w:val="16"/>
                <w:szCs w:val="16"/>
              </w:rPr>
              <w:t>SA3)</w:t>
            </w:r>
          </w:p>
          <w:p w14:paraId="6BAA2F97" w14:textId="2FA3C061" w:rsidR="00A25F9E" w:rsidRPr="003B2DEF" w:rsidRDefault="00CC1F8F" w:rsidP="00CC1F8F">
            <w:pPr>
              <w:autoSpaceDE/>
              <w:autoSpaceDN/>
              <w:adjustRightInd/>
              <w:spacing w:before="0" w:line="240" w:lineRule="auto"/>
              <w:ind w:left="-72" w:right="-103"/>
              <w:rPr>
                <w:sz w:val="16"/>
                <w:szCs w:val="16"/>
              </w:rPr>
            </w:pPr>
            <w:r w:rsidRPr="00CC1F8F">
              <w:rPr>
                <w:sz w:val="16"/>
                <w:szCs w:val="16"/>
              </w:rPr>
              <w:t>White metal blast cleanliness.</w:t>
            </w:r>
          </w:p>
        </w:tc>
        <w:tc>
          <w:tcPr>
            <w:tcW w:w="1109" w:type="dxa"/>
            <w:tcBorders>
              <w:top w:val="single" w:sz="12" w:space="0" w:color="auto"/>
            </w:tcBorders>
          </w:tcPr>
          <w:p w14:paraId="7AF0AFD9" w14:textId="77777777" w:rsidR="00A25F9E" w:rsidRPr="003B2DEF" w:rsidRDefault="00A25F9E" w:rsidP="00A25F9E">
            <w:pPr>
              <w:autoSpaceDE/>
              <w:autoSpaceDN/>
              <w:adjustRightInd/>
              <w:spacing w:before="0" w:line="240" w:lineRule="auto"/>
              <w:ind w:left="0" w:right="-72"/>
              <w:jc w:val="right"/>
              <w:rPr>
                <w:b/>
                <w:sz w:val="16"/>
                <w:szCs w:val="16"/>
              </w:rPr>
            </w:pPr>
            <w:r w:rsidRPr="003B2DEF">
              <w:rPr>
                <w:b/>
                <w:sz w:val="16"/>
                <w:szCs w:val="16"/>
              </w:rPr>
              <w:t>Touch Up:</w:t>
            </w:r>
          </w:p>
        </w:tc>
        <w:tc>
          <w:tcPr>
            <w:tcW w:w="4064" w:type="dxa"/>
            <w:gridSpan w:val="6"/>
            <w:vMerge w:val="restart"/>
            <w:tcBorders>
              <w:top w:val="single" w:sz="12" w:space="0" w:color="auto"/>
            </w:tcBorders>
          </w:tcPr>
          <w:p w14:paraId="7E97206C"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Use the same materials.</w:t>
            </w:r>
          </w:p>
        </w:tc>
      </w:tr>
      <w:tr w:rsidR="00A25F9E" w:rsidRPr="001D3869" w14:paraId="1CE6BCA6" w14:textId="77777777" w:rsidTr="00CC1F8F">
        <w:trPr>
          <w:gridBefore w:val="1"/>
          <w:wBefore w:w="27" w:type="dxa"/>
          <w:cantSplit/>
          <w:trHeight w:val="288"/>
          <w:jc w:val="center"/>
        </w:trPr>
        <w:tc>
          <w:tcPr>
            <w:tcW w:w="1440" w:type="dxa"/>
          </w:tcPr>
          <w:p w14:paraId="21BD44A4"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274" w:type="dxa"/>
            <w:gridSpan w:val="5"/>
          </w:tcPr>
          <w:p w14:paraId="74FF1C3F"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1109" w:type="dxa"/>
          </w:tcPr>
          <w:p w14:paraId="79EB8077" w14:textId="77777777" w:rsidR="00A25F9E" w:rsidRPr="001D3869" w:rsidRDefault="00A25F9E" w:rsidP="00A25F9E">
            <w:pPr>
              <w:jc w:val="right"/>
              <w:rPr>
                <w:b/>
                <w:sz w:val="16"/>
                <w:szCs w:val="16"/>
              </w:rPr>
            </w:pPr>
          </w:p>
        </w:tc>
        <w:tc>
          <w:tcPr>
            <w:tcW w:w="4064" w:type="dxa"/>
            <w:gridSpan w:val="6"/>
            <w:vMerge/>
            <w:vAlign w:val="center"/>
          </w:tcPr>
          <w:p w14:paraId="5AAC3E81" w14:textId="77777777" w:rsidR="00A25F9E" w:rsidRPr="001D3869" w:rsidRDefault="00A25F9E" w:rsidP="00A25F9E"/>
        </w:tc>
      </w:tr>
      <w:tr w:rsidR="00A25F9E" w:rsidRPr="001D3869" w14:paraId="0C5523BB" w14:textId="77777777" w:rsidTr="00CC1F8F">
        <w:trPr>
          <w:gridBefore w:val="1"/>
          <w:wBefore w:w="27" w:type="dxa"/>
          <w:cantSplit/>
          <w:trHeight w:val="288"/>
          <w:jc w:val="center"/>
        </w:trPr>
        <w:tc>
          <w:tcPr>
            <w:tcW w:w="1440" w:type="dxa"/>
            <w:tcBorders>
              <w:bottom w:val="single" w:sz="12" w:space="0" w:color="auto"/>
            </w:tcBorders>
          </w:tcPr>
          <w:p w14:paraId="5ADFE15A"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274" w:type="dxa"/>
            <w:gridSpan w:val="5"/>
            <w:tcBorders>
              <w:bottom w:val="single" w:sz="12" w:space="0" w:color="auto"/>
            </w:tcBorders>
          </w:tcPr>
          <w:p w14:paraId="59D52A9C" w14:textId="10C8148C" w:rsidR="00A25F9E" w:rsidRPr="003B2DEF" w:rsidRDefault="008D3916" w:rsidP="00A25F9E">
            <w:pPr>
              <w:autoSpaceDE/>
              <w:autoSpaceDN/>
              <w:adjustRightInd/>
              <w:spacing w:before="0" w:line="240" w:lineRule="auto"/>
              <w:ind w:left="-72" w:right="747"/>
              <w:rPr>
                <w:sz w:val="16"/>
                <w:szCs w:val="16"/>
              </w:rPr>
            </w:pPr>
            <w:del w:id="1396" w:author="Kurmanov, Aidyn [STAMGazStroy LLP]" w:date="2025-12-17T14:30:00Z" w16du:dateUtc="2025-12-17T09:30:00Z">
              <w:r w:rsidRPr="001A20CC">
                <w:rPr>
                  <w:color w:val="auto"/>
                  <w:sz w:val="16"/>
                  <w:szCs w:val="16"/>
                </w:rPr>
                <w:delText>(</w:delText>
              </w:r>
            </w:del>
            <w:r w:rsidRPr="001A20CC">
              <w:rPr>
                <w:color w:val="auto"/>
                <w:sz w:val="16"/>
                <w:szCs w:val="16"/>
              </w:rPr>
              <w:t xml:space="preserve">See manufacturer’s </w:t>
            </w:r>
            <w:ins w:id="1397" w:author="Kurmanov, Aidyn [STAMGazStroy LLP]" w:date="2025-12-17T14:30:00Z" w16du:dateUtc="2025-12-17T09:30:00Z">
              <w:r w:rsidR="00F54B76" w:rsidRPr="00D02000">
                <w:rPr>
                  <w:color w:val="auto"/>
                  <w:sz w:val="16"/>
                  <w:szCs w:val="16"/>
                </w:rPr>
                <w:t>product</w:t>
              </w:r>
              <w:r w:rsidR="00F54B76" w:rsidRPr="001A20CC">
                <w:rPr>
                  <w:color w:val="auto"/>
                  <w:sz w:val="16"/>
                  <w:szCs w:val="16"/>
                </w:rPr>
                <w:t xml:space="preserve"> </w:t>
              </w:r>
            </w:ins>
            <w:r w:rsidRPr="001A20CC">
              <w:rPr>
                <w:color w:val="auto"/>
                <w:sz w:val="16"/>
                <w:szCs w:val="16"/>
              </w:rPr>
              <w:t xml:space="preserve">data sheets </w:t>
            </w:r>
            <w:del w:id="1398" w:author="Kurmanov, Aidyn [STAMGazStroy LLP]" w:date="2025-12-17T14:30:00Z" w16du:dateUtc="2025-12-17T09:30:00Z">
              <w:r w:rsidRPr="001A20CC">
                <w:rPr>
                  <w:color w:val="auto"/>
                  <w:sz w:val="16"/>
                  <w:szCs w:val="16"/>
                </w:rPr>
                <w:delText>for min/max thicknesses per coat.)</w:delText>
              </w:r>
            </w:del>
          </w:p>
        </w:tc>
        <w:tc>
          <w:tcPr>
            <w:tcW w:w="1109" w:type="dxa"/>
            <w:tcBorders>
              <w:bottom w:val="single" w:sz="12" w:space="0" w:color="auto"/>
            </w:tcBorders>
          </w:tcPr>
          <w:p w14:paraId="61D0989B" w14:textId="77777777" w:rsidR="00A25F9E" w:rsidRPr="001D3869" w:rsidRDefault="00A25F9E" w:rsidP="00A25F9E">
            <w:pPr>
              <w:jc w:val="right"/>
              <w:rPr>
                <w:b/>
                <w:sz w:val="16"/>
                <w:szCs w:val="16"/>
              </w:rPr>
            </w:pPr>
          </w:p>
        </w:tc>
        <w:tc>
          <w:tcPr>
            <w:tcW w:w="4064" w:type="dxa"/>
            <w:gridSpan w:val="6"/>
            <w:vMerge/>
            <w:tcBorders>
              <w:bottom w:val="single" w:sz="12" w:space="0" w:color="auto"/>
            </w:tcBorders>
            <w:vAlign w:val="center"/>
          </w:tcPr>
          <w:p w14:paraId="1A7B6EC4" w14:textId="77777777" w:rsidR="00A25F9E" w:rsidRPr="001D3869" w:rsidRDefault="00A25F9E" w:rsidP="00A25F9E"/>
        </w:tc>
      </w:tr>
      <w:tr w:rsidR="00A25F9E" w:rsidRPr="001D3869" w14:paraId="31D73913" w14:textId="77777777" w:rsidTr="00A25F9E">
        <w:trPr>
          <w:gridBefore w:val="1"/>
          <w:wBefore w:w="27" w:type="dxa"/>
          <w:trHeight w:val="360"/>
          <w:jc w:val="center"/>
        </w:trPr>
        <w:tc>
          <w:tcPr>
            <w:tcW w:w="2097" w:type="dxa"/>
            <w:gridSpan w:val="3"/>
            <w:tcBorders>
              <w:top w:val="single" w:sz="12" w:space="0" w:color="auto"/>
              <w:left w:val="single" w:sz="12" w:space="0" w:color="auto"/>
              <w:bottom w:val="single" w:sz="12" w:space="0" w:color="auto"/>
            </w:tcBorders>
            <w:shd w:val="clear" w:color="auto" w:fill="000000"/>
            <w:vAlign w:val="center"/>
          </w:tcPr>
          <w:p w14:paraId="39487E32"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610" w:type="dxa"/>
            <w:gridSpan w:val="2"/>
            <w:tcBorders>
              <w:top w:val="single" w:sz="12" w:space="0" w:color="auto"/>
              <w:bottom w:val="single" w:sz="12" w:space="0" w:color="auto"/>
            </w:tcBorders>
            <w:shd w:val="clear" w:color="auto" w:fill="000000"/>
            <w:vAlign w:val="center"/>
          </w:tcPr>
          <w:p w14:paraId="2D1E2606"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724" w:type="dxa"/>
            <w:gridSpan w:val="3"/>
            <w:tcBorders>
              <w:top w:val="single" w:sz="12" w:space="0" w:color="auto"/>
              <w:bottom w:val="single" w:sz="12" w:space="0" w:color="auto"/>
            </w:tcBorders>
            <w:shd w:val="clear" w:color="auto" w:fill="000000"/>
            <w:vAlign w:val="center"/>
          </w:tcPr>
          <w:p w14:paraId="78A57032"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gridSpan w:val="3"/>
            <w:tcBorders>
              <w:top w:val="single" w:sz="12" w:space="0" w:color="auto"/>
              <w:bottom w:val="single" w:sz="12" w:space="0" w:color="auto"/>
            </w:tcBorders>
            <w:shd w:val="clear" w:color="auto" w:fill="000000"/>
            <w:vAlign w:val="center"/>
          </w:tcPr>
          <w:p w14:paraId="7DCE1AF5" w14:textId="77777777" w:rsidR="00A25F9E" w:rsidRPr="001D3869" w:rsidRDefault="00A25F9E" w:rsidP="00A25F9E">
            <w:pPr>
              <w:autoSpaceDE/>
              <w:autoSpaceDN/>
              <w:adjustRightInd/>
              <w:spacing w:before="0" w:line="240" w:lineRule="auto"/>
              <w:ind w:left="-75"/>
              <w:jc w:val="center"/>
              <w:rPr>
                <w:b/>
                <w:color w:val="FFFFFF"/>
                <w:w w:val="0"/>
                <w:sz w:val="16"/>
                <w:szCs w:val="16"/>
              </w:rPr>
            </w:pPr>
            <w:r w:rsidRPr="001D3869">
              <w:rPr>
                <w:b/>
                <w:color w:val="FFFFFF"/>
                <w:sz w:val="16"/>
                <w:szCs w:val="16"/>
              </w:rPr>
              <w:t>VOC (G/L)</w:t>
            </w:r>
          </w:p>
        </w:tc>
        <w:tc>
          <w:tcPr>
            <w:tcW w:w="1485" w:type="dxa"/>
            <w:gridSpan w:val="2"/>
            <w:tcBorders>
              <w:top w:val="single" w:sz="12" w:space="0" w:color="auto"/>
              <w:bottom w:val="single" w:sz="12" w:space="0" w:color="auto"/>
              <w:right w:val="single" w:sz="12" w:space="0" w:color="auto"/>
            </w:tcBorders>
            <w:shd w:val="clear" w:color="auto" w:fill="000000"/>
            <w:vAlign w:val="center"/>
          </w:tcPr>
          <w:p w14:paraId="66ED1F50" w14:textId="77777777" w:rsidR="00A25F9E" w:rsidRPr="001D3869" w:rsidRDefault="00A25F9E" w:rsidP="00A25F9E">
            <w:pPr>
              <w:autoSpaceDE/>
              <w:autoSpaceDN/>
              <w:adjustRightInd/>
              <w:spacing w:before="0" w:line="240" w:lineRule="auto"/>
              <w:ind w:left="-196"/>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1D3869" w14:paraId="65048976" w14:textId="77777777" w:rsidTr="00A25F9E">
        <w:trPr>
          <w:gridBefore w:val="1"/>
          <w:wBefore w:w="27" w:type="dxa"/>
          <w:trHeight w:val="288"/>
          <w:jc w:val="center"/>
        </w:trPr>
        <w:tc>
          <w:tcPr>
            <w:tcW w:w="2097" w:type="dxa"/>
            <w:gridSpan w:val="3"/>
            <w:tcBorders>
              <w:bottom w:val="single" w:sz="12" w:space="0" w:color="auto"/>
            </w:tcBorders>
            <w:vAlign w:val="center"/>
          </w:tcPr>
          <w:p w14:paraId="28B54ECB" w14:textId="77777777" w:rsidR="00A25F9E" w:rsidRPr="001D3869" w:rsidRDefault="00A25F9E" w:rsidP="00A25F9E">
            <w:pPr>
              <w:autoSpaceDE/>
              <w:autoSpaceDN/>
              <w:adjustRightInd/>
              <w:spacing w:before="0" w:line="240" w:lineRule="auto"/>
              <w:ind w:left="0"/>
              <w:rPr>
                <w:i/>
                <w:sz w:val="14"/>
                <w:szCs w:val="14"/>
              </w:rPr>
            </w:pPr>
            <w:r w:rsidRPr="001D3869">
              <w:rPr>
                <w:b/>
                <w:sz w:val="16"/>
                <w:szCs w:val="16"/>
              </w:rPr>
              <w:t>PRIMER</w:t>
            </w:r>
          </w:p>
        </w:tc>
        <w:tc>
          <w:tcPr>
            <w:tcW w:w="7790" w:type="dxa"/>
            <w:gridSpan w:val="10"/>
            <w:tcBorders>
              <w:bottom w:val="single" w:sz="12" w:space="0" w:color="auto"/>
            </w:tcBorders>
            <w:vAlign w:val="center"/>
          </w:tcPr>
          <w:p w14:paraId="4E9C80C3" w14:textId="77777777" w:rsidR="00A25F9E" w:rsidRPr="001D3869" w:rsidRDefault="00A25F9E" w:rsidP="00A25F9E">
            <w:pPr>
              <w:autoSpaceDE/>
              <w:autoSpaceDN/>
              <w:adjustRightInd/>
              <w:spacing w:before="0" w:line="240" w:lineRule="auto"/>
              <w:ind w:left="0"/>
              <w:rPr>
                <w:i/>
                <w:sz w:val="14"/>
                <w:szCs w:val="14"/>
              </w:rPr>
            </w:pPr>
            <w:r w:rsidRPr="001D3869">
              <w:rPr>
                <w:i/>
                <w:sz w:val="14"/>
                <w:szCs w:val="14"/>
              </w:rPr>
              <w:t>These coatings are normally self-priming; but if a primer is required, use the chosen manufacturer’s recommendation.</w:t>
            </w:r>
          </w:p>
        </w:tc>
      </w:tr>
      <w:tr w:rsidR="00A25F9E" w:rsidRPr="00AC6690" w14:paraId="007908A6"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single" w:sz="12" w:space="0" w:color="000000"/>
              <w:left w:val="nil"/>
              <w:bottom w:val="nil"/>
              <w:right w:val="nil"/>
            </w:tcBorders>
            <w:vAlign w:val="center"/>
          </w:tcPr>
          <w:p w14:paraId="7A1A5EC9"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FIRST COAT</w:t>
            </w:r>
          </w:p>
        </w:tc>
        <w:tc>
          <w:tcPr>
            <w:tcW w:w="2990" w:type="dxa"/>
            <w:gridSpan w:val="2"/>
            <w:tcBorders>
              <w:top w:val="single" w:sz="12" w:space="0" w:color="000000"/>
              <w:left w:val="nil"/>
              <w:bottom w:val="nil"/>
              <w:right w:val="nil"/>
            </w:tcBorders>
            <w:vAlign w:val="center"/>
          </w:tcPr>
          <w:p w14:paraId="60B34CF0"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Carboline</w:t>
            </w:r>
          </w:p>
        </w:tc>
        <w:tc>
          <w:tcPr>
            <w:tcW w:w="2835" w:type="dxa"/>
            <w:gridSpan w:val="5"/>
            <w:tcBorders>
              <w:top w:val="single" w:sz="12" w:space="0" w:color="000000"/>
              <w:left w:val="nil"/>
              <w:bottom w:val="nil"/>
              <w:right w:val="nil"/>
            </w:tcBorders>
            <w:vAlign w:val="center"/>
          </w:tcPr>
          <w:p w14:paraId="599B8035" w14:textId="77777777" w:rsidR="00A25F9E" w:rsidRPr="00F87803" w:rsidRDefault="00A25F9E" w:rsidP="00A25F9E">
            <w:pPr>
              <w:autoSpaceDE/>
              <w:autoSpaceDN/>
              <w:adjustRightInd/>
              <w:spacing w:before="0" w:line="240" w:lineRule="auto"/>
              <w:ind w:left="142"/>
              <w:rPr>
                <w:sz w:val="16"/>
                <w:szCs w:val="16"/>
              </w:rPr>
            </w:pPr>
            <w:r w:rsidRPr="00F87803">
              <w:rPr>
                <w:sz w:val="16"/>
                <w:szCs w:val="16"/>
              </w:rPr>
              <w:t>Phenoline 1205</w:t>
            </w:r>
          </w:p>
        </w:tc>
        <w:tc>
          <w:tcPr>
            <w:tcW w:w="708" w:type="dxa"/>
            <w:tcBorders>
              <w:top w:val="single" w:sz="12" w:space="0" w:color="000000"/>
              <w:left w:val="nil"/>
              <w:bottom w:val="nil"/>
              <w:right w:val="nil"/>
            </w:tcBorders>
            <w:vAlign w:val="center"/>
          </w:tcPr>
          <w:p w14:paraId="3D92561C" w14:textId="0E81A3E1" w:rsidR="00A25F9E" w:rsidRPr="00AC6690" w:rsidRDefault="001E357B" w:rsidP="00A25F9E">
            <w:pPr>
              <w:autoSpaceDE/>
              <w:autoSpaceDN/>
              <w:adjustRightInd/>
              <w:spacing w:before="0" w:line="240" w:lineRule="auto"/>
              <w:ind w:left="0"/>
              <w:jc w:val="center"/>
              <w:rPr>
                <w:sz w:val="16"/>
                <w:szCs w:val="16"/>
              </w:rPr>
            </w:pPr>
            <w:r w:rsidRPr="00AC6690">
              <w:rPr>
                <w:sz w:val="16"/>
                <w:szCs w:val="16"/>
              </w:rPr>
              <w:t>25</w:t>
            </w:r>
            <w:r>
              <w:rPr>
                <w:sz w:val="16"/>
                <w:szCs w:val="16"/>
              </w:rPr>
              <w:t>0</w:t>
            </w:r>
          </w:p>
        </w:tc>
        <w:tc>
          <w:tcPr>
            <w:tcW w:w="1702" w:type="dxa"/>
            <w:gridSpan w:val="2"/>
            <w:tcBorders>
              <w:top w:val="single" w:sz="12" w:space="0" w:color="000000"/>
              <w:left w:val="nil"/>
              <w:bottom w:val="nil"/>
              <w:right w:val="nil"/>
            </w:tcBorders>
            <w:vAlign w:val="center"/>
          </w:tcPr>
          <w:p w14:paraId="31FE3662" w14:textId="77777777" w:rsidR="00A25F9E" w:rsidRPr="003B2DEF" w:rsidRDefault="00A25F9E" w:rsidP="003F0FE6">
            <w:pPr>
              <w:widowControl w:val="0"/>
              <w:spacing w:before="49" w:line="240" w:lineRule="auto"/>
              <w:ind w:left="458"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A25F9E" w:rsidRPr="00AC6690" w14:paraId="27461595"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bottom w:val="nil"/>
              <w:right w:val="nil"/>
            </w:tcBorders>
            <w:vAlign w:val="center"/>
          </w:tcPr>
          <w:p w14:paraId="3E4D80E0"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3E55F089"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Hempel Coatings (USA), Inc.</w:t>
            </w:r>
          </w:p>
        </w:tc>
        <w:tc>
          <w:tcPr>
            <w:tcW w:w="2835" w:type="dxa"/>
            <w:gridSpan w:val="5"/>
            <w:tcBorders>
              <w:top w:val="nil"/>
              <w:left w:val="nil"/>
              <w:bottom w:val="nil"/>
              <w:right w:val="nil"/>
            </w:tcBorders>
            <w:vAlign w:val="center"/>
          </w:tcPr>
          <w:p w14:paraId="01F990F0"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Hempadur</w:t>
            </w:r>
            <w:proofErr w:type="spellEnd"/>
            <w:r w:rsidRPr="00F87803">
              <w:rPr>
                <w:sz w:val="16"/>
                <w:szCs w:val="16"/>
              </w:rPr>
              <w:t xml:space="preserve"> 85671</w:t>
            </w:r>
          </w:p>
          <w:p w14:paraId="5E3A0082" w14:textId="73CC4F04" w:rsidR="00A25F9E" w:rsidRPr="00F87803" w:rsidRDefault="00842599" w:rsidP="00A25F9E">
            <w:pPr>
              <w:autoSpaceDE/>
              <w:autoSpaceDN/>
              <w:adjustRightInd/>
              <w:spacing w:before="0" w:line="240" w:lineRule="auto"/>
              <w:ind w:left="142"/>
              <w:rPr>
                <w:sz w:val="16"/>
                <w:szCs w:val="16"/>
              </w:rPr>
            </w:pPr>
            <w:proofErr w:type="spellStart"/>
            <w:r w:rsidRPr="00F87803">
              <w:rPr>
                <w:sz w:val="16"/>
                <w:szCs w:val="16"/>
              </w:rPr>
              <w:t>Hempadur</w:t>
            </w:r>
            <w:proofErr w:type="spellEnd"/>
            <w:r w:rsidRPr="00F87803">
              <w:rPr>
                <w:sz w:val="16"/>
                <w:szCs w:val="16"/>
              </w:rPr>
              <w:t xml:space="preserve"> </w:t>
            </w:r>
            <w:r w:rsidR="00A25F9E" w:rsidRPr="00F87803">
              <w:rPr>
                <w:sz w:val="16"/>
                <w:szCs w:val="16"/>
              </w:rPr>
              <w:t>35900</w:t>
            </w:r>
          </w:p>
        </w:tc>
        <w:tc>
          <w:tcPr>
            <w:tcW w:w="708" w:type="dxa"/>
            <w:tcBorders>
              <w:top w:val="nil"/>
              <w:left w:val="nil"/>
              <w:bottom w:val="nil"/>
              <w:right w:val="nil"/>
            </w:tcBorders>
            <w:vAlign w:val="center"/>
          </w:tcPr>
          <w:p w14:paraId="72325358" w14:textId="571A2013" w:rsidR="00A25F9E" w:rsidRDefault="00A25F9E" w:rsidP="00A25F9E">
            <w:pPr>
              <w:autoSpaceDE/>
              <w:autoSpaceDN/>
              <w:adjustRightInd/>
              <w:spacing w:before="0" w:line="240" w:lineRule="auto"/>
              <w:ind w:left="0"/>
              <w:jc w:val="center"/>
              <w:rPr>
                <w:sz w:val="16"/>
                <w:szCs w:val="16"/>
              </w:rPr>
            </w:pPr>
            <w:del w:id="1399" w:author="Kurmanov, Aidyn [STAMGazStroy LLP]" w:date="2025-12-11T15:00:00Z" w16du:dateUtc="2025-12-11T10:00:00Z">
              <w:r w:rsidRPr="00B933F7" w:rsidDel="00C76656">
                <w:rPr>
                  <w:sz w:val="16"/>
                  <w:szCs w:val="16"/>
                  <w:highlight w:val="yellow"/>
                </w:rPr>
                <w:delText>316</w:delText>
              </w:r>
            </w:del>
            <w:ins w:id="1400" w:author="Kurmanov, Aidyn [STAMGazStroy LLP]" w:date="2025-12-11T15:00:00Z" w16du:dateUtc="2025-12-11T10:00:00Z">
              <w:r w:rsidR="00C76656">
                <w:rPr>
                  <w:sz w:val="16"/>
                  <w:szCs w:val="16"/>
                </w:rPr>
                <w:t>320</w:t>
              </w:r>
            </w:ins>
          </w:p>
          <w:p w14:paraId="0FB438D4"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0</w:t>
            </w:r>
          </w:p>
        </w:tc>
        <w:tc>
          <w:tcPr>
            <w:tcW w:w="1702" w:type="dxa"/>
            <w:gridSpan w:val="2"/>
            <w:tcBorders>
              <w:top w:val="nil"/>
              <w:left w:val="nil"/>
              <w:bottom w:val="nil"/>
              <w:right w:val="nil"/>
            </w:tcBorders>
            <w:vAlign w:val="center"/>
          </w:tcPr>
          <w:p w14:paraId="7CE1E8FB" w14:textId="77777777" w:rsidR="003F0FE6" w:rsidRPr="0024130D" w:rsidRDefault="003F0FE6" w:rsidP="003F0FE6">
            <w:pPr>
              <w:widowControl w:val="0"/>
              <w:spacing w:before="43" w:line="240" w:lineRule="auto"/>
              <w:ind w:left="458" w:right="-20" w:hanging="8"/>
              <w:rPr>
                <w:sz w:val="16"/>
                <w:szCs w:val="16"/>
              </w:rPr>
            </w:pPr>
            <w:r w:rsidRPr="0024130D">
              <w:rPr>
                <w:sz w:val="16"/>
                <w:szCs w:val="16"/>
              </w:rPr>
              <w:t>95°C(203°F)</w:t>
            </w:r>
          </w:p>
          <w:p w14:paraId="16E34120" w14:textId="38F5C3E4" w:rsidR="00A25F9E" w:rsidRPr="0024130D" w:rsidRDefault="003F0FE6" w:rsidP="003F0FE6">
            <w:pPr>
              <w:widowControl w:val="0"/>
              <w:spacing w:before="43" w:line="240" w:lineRule="auto"/>
              <w:ind w:left="458" w:right="-20"/>
              <w:rPr>
                <w:w w:val="0"/>
                <w:sz w:val="24"/>
                <w:szCs w:val="24"/>
              </w:rPr>
            </w:pPr>
            <w:r w:rsidRPr="0024130D">
              <w:rPr>
                <w:sz w:val="16"/>
                <w:szCs w:val="16"/>
              </w:rPr>
              <w:t>82°C (180°F)</w:t>
            </w:r>
          </w:p>
        </w:tc>
      </w:tr>
      <w:tr w:rsidR="00A25F9E" w:rsidRPr="00AC6690" w14:paraId="7325E010"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bottom w:val="nil"/>
              <w:right w:val="nil"/>
            </w:tcBorders>
            <w:vAlign w:val="center"/>
          </w:tcPr>
          <w:p w14:paraId="46B6CE5E"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6E17D2CC" w14:textId="77777777" w:rsidR="00A25F9E" w:rsidRPr="00AC6690" w:rsidRDefault="00A25F9E" w:rsidP="00A25F9E">
            <w:pPr>
              <w:autoSpaceDE/>
              <w:autoSpaceDN/>
              <w:adjustRightInd/>
              <w:spacing w:before="0" w:line="240" w:lineRule="auto"/>
              <w:ind w:left="149"/>
              <w:rPr>
                <w:sz w:val="16"/>
                <w:szCs w:val="16"/>
              </w:rPr>
            </w:pPr>
            <w:r>
              <w:rPr>
                <w:sz w:val="16"/>
                <w:szCs w:val="16"/>
              </w:rPr>
              <w:t>Belzona</w:t>
            </w:r>
          </w:p>
        </w:tc>
        <w:tc>
          <w:tcPr>
            <w:tcW w:w="2835" w:type="dxa"/>
            <w:gridSpan w:val="5"/>
            <w:tcBorders>
              <w:top w:val="nil"/>
              <w:left w:val="nil"/>
              <w:bottom w:val="nil"/>
              <w:right w:val="nil"/>
            </w:tcBorders>
            <w:vAlign w:val="center"/>
          </w:tcPr>
          <w:p w14:paraId="22FED678" w14:textId="77777777" w:rsidR="00A25F9E" w:rsidRPr="00F87803" w:rsidRDefault="00A25F9E" w:rsidP="00A25F9E">
            <w:pPr>
              <w:autoSpaceDE/>
              <w:autoSpaceDN/>
              <w:adjustRightInd/>
              <w:spacing w:before="0" w:line="240" w:lineRule="auto"/>
              <w:ind w:left="142"/>
              <w:rPr>
                <w:sz w:val="16"/>
                <w:szCs w:val="16"/>
              </w:rPr>
            </w:pPr>
            <w:r w:rsidRPr="00F87803">
              <w:rPr>
                <w:sz w:val="16"/>
                <w:szCs w:val="16"/>
              </w:rPr>
              <w:t>5891</w:t>
            </w:r>
          </w:p>
          <w:p w14:paraId="257684E6" w14:textId="6DBA9AF0" w:rsidR="00A25F9E" w:rsidRPr="00F87803" w:rsidRDefault="00A25F9E" w:rsidP="00A25F9E">
            <w:pPr>
              <w:autoSpaceDE/>
              <w:autoSpaceDN/>
              <w:adjustRightInd/>
              <w:spacing w:before="0" w:line="240" w:lineRule="auto"/>
              <w:ind w:left="142"/>
              <w:rPr>
                <w:sz w:val="16"/>
                <w:szCs w:val="16"/>
              </w:rPr>
            </w:pPr>
            <w:r w:rsidRPr="00F87803">
              <w:rPr>
                <w:sz w:val="16"/>
                <w:szCs w:val="16"/>
              </w:rPr>
              <w:t>1593</w:t>
            </w:r>
            <w:r w:rsidR="0033001D" w:rsidRPr="00F87803">
              <w:rPr>
                <w:sz w:val="16"/>
                <w:szCs w:val="16"/>
              </w:rPr>
              <w:t xml:space="preserve"> (Trowel)</w:t>
            </w:r>
          </w:p>
        </w:tc>
        <w:tc>
          <w:tcPr>
            <w:tcW w:w="708" w:type="dxa"/>
            <w:tcBorders>
              <w:top w:val="nil"/>
              <w:left w:val="nil"/>
              <w:bottom w:val="nil"/>
              <w:right w:val="nil"/>
            </w:tcBorders>
            <w:vAlign w:val="center"/>
          </w:tcPr>
          <w:p w14:paraId="4ED53416" w14:textId="77777777" w:rsidR="00A25F9E" w:rsidRDefault="00A25F9E" w:rsidP="00A25F9E">
            <w:pPr>
              <w:autoSpaceDE/>
              <w:autoSpaceDN/>
              <w:adjustRightInd/>
              <w:spacing w:before="0" w:line="240" w:lineRule="auto"/>
              <w:ind w:left="0"/>
              <w:jc w:val="center"/>
              <w:rPr>
                <w:sz w:val="16"/>
                <w:szCs w:val="16"/>
              </w:rPr>
            </w:pPr>
            <w:r>
              <w:rPr>
                <w:sz w:val="16"/>
                <w:szCs w:val="16"/>
              </w:rPr>
              <w:t>2</w:t>
            </w:r>
          </w:p>
          <w:p w14:paraId="643C033C"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11</w:t>
            </w:r>
          </w:p>
        </w:tc>
        <w:tc>
          <w:tcPr>
            <w:tcW w:w="1702" w:type="dxa"/>
            <w:gridSpan w:val="2"/>
            <w:tcBorders>
              <w:top w:val="nil"/>
              <w:left w:val="nil"/>
              <w:bottom w:val="nil"/>
              <w:right w:val="nil"/>
            </w:tcBorders>
            <w:vAlign w:val="center"/>
          </w:tcPr>
          <w:p w14:paraId="6D550D6E" w14:textId="77777777" w:rsidR="00A25F9E" w:rsidRPr="0024130D" w:rsidRDefault="00A25F9E" w:rsidP="003F0FE6">
            <w:pPr>
              <w:widowControl w:val="0"/>
              <w:spacing w:before="49" w:line="240" w:lineRule="auto"/>
              <w:ind w:left="458" w:right="-20"/>
              <w:rPr>
                <w:sz w:val="16"/>
                <w:szCs w:val="16"/>
              </w:rPr>
            </w:pPr>
            <w:r w:rsidRPr="0024130D">
              <w:rPr>
                <w:sz w:val="16"/>
                <w:szCs w:val="16"/>
              </w:rPr>
              <w:t>90°C(194°F)</w:t>
            </w:r>
          </w:p>
          <w:p w14:paraId="275B42FE" w14:textId="4453A088" w:rsidR="00A25F9E" w:rsidRPr="0024130D" w:rsidRDefault="00A25F9E" w:rsidP="003F0FE6">
            <w:pPr>
              <w:widowControl w:val="0"/>
              <w:spacing w:before="43" w:line="240" w:lineRule="auto"/>
              <w:ind w:left="458" w:right="-20"/>
              <w:rPr>
                <w:sz w:val="16"/>
                <w:szCs w:val="16"/>
              </w:rPr>
            </w:pPr>
            <w:r w:rsidRPr="0024130D">
              <w:rPr>
                <w:sz w:val="16"/>
                <w:szCs w:val="16"/>
              </w:rPr>
              <w:t>160°C(320°F)</w:t>
            </w:r>
          </w:p>
        </w:tc>
      </w:tr>
      <w:tr w:rsidR="00A25F9E" w:rsidRPr="00AC6690" w14:paraId="5C8E56BC"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vMerge w:val="restart"/>
            <w:tcBorders>
              <w:top w:val="nil"/>
              <w:left w:val="nil"/>
              <w:right w:val="nil"/>
            </w:tcBorders>
            <w:vAlign w:val="center"/>
          </w:tcPr>
          <w:p w14:paraId="0F11C532"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990" w:type="dxa"/>
            <w:gridSpan w:val="2"/>
            <w:tcBorders>
              <w:top w:val="nil"/>
              <w:left w:val="nil"/>
              <w:bottom w:val="nil"/>
              <w:right w:val="nil"/>
            </w:tcBorders>
            <w:vAlign w:val="center"/>
          </w:tcPr>
          <w:p w14:paraId="37C6BA8C" w14:textId="77777777" w:rsidR="00A25F9E" w:rsidRPr="00AC6690" w:rsidRDefault="00A25F9E" w:rsidP="00A25F9E">
            <w:pPr>
              <w:autoSpaceDE/>
              <w:autoSpaceDN/>
              <w:adjustRightInd/>
              <w:spacing w:before="0" w:line="240" w:lineRule="auto"/>
              <w:ind w:left="149"/>
              <w:rPr>
                <w:sz w:val="16"/>
                <w:szCs w:val="16"/>
              </w:rPr>
            </w:pPr>
            <w:r>
              <w:rPr>
                <w:sz w:val="16"/>
                <w:szCs w:val="16"/>
              </w:rPr>
              <w:t>International</w:t>
            </w:r>
          </w:p>
        </w:tc>
        <w:tc>
          <w:tcPr>
            <w:tcW w:w="2835" w:type="dxa"/>
            <w:gridSpan w:val="5"/>
            <w:tcBorders>
              <w:top w:val="nil"/>
              <w:left w:val="nil"/>
              <w:right w:val="nil"/>
            </w:tcBorders>
            <w:vAlign w:val="center"/>
          </w:tcPr>
          <w:p w14:paraId="5DEF6D37" w14:textId="77777777" w:rsidR="00A25F9E" w:rsidRPr="00F87803" w:rsidRDefault="00A25F9E" w:rsidP="00A25F9E">
            <w:pPr>
              <w:autoSpaceDE/>
              <w:autoSpaceDN/>
              <w:adjustRightInd/>
              <w:spacing w:before="0" w:line="240" w:lineRule="auto"/>
              <w:ind w:left="142"/>
              <w:rPr>
                <w:sz w:val="16"/>
                <w:szCs w:val="16"/>
              </w:rPr>
            </w:pPr>
            <w:r w:rsidRPr="00F87803">
              <w:rPr>
                <w:sz w:val="16"/>
                <w:szCs w:val="16"/>
              </w:rPr>
              <w:t>Interline 994</w:t>
            </w:r>
          </w:p>
        </w:tc>
        <w:tc>
          <w:tcPr>
            <w:tcW w:w="708" w:type="dxa"/>
            <w:tcBorders>
              <w:top w:val="nil"/>
              <w:left w:val="nil"/>
              <w:right w:val="nil"/>
            </w:tcBorders>
            <w:vAlign w:val="center"/>
          </w:tcPr>
          <w:p w14:paraId="453DC773" w14:textId="42359D8F" w:rsidR="00A25F9E" w:rsidRPr="00AC6690" w:rsidRDefault="00A25F9E" w:rsidP="00A25F9E">
            <w:pPr>
              <w:autoSpaceDE/>
              <w:autoSpaceDN/>
              <w:adjustRightInd/>
              <w:spacing w:before="0" w:line="240" w:lineRule="auto"/>
              <w:ind w:left="0"/>
              <w:jc w:val="center"/>
              <w:rPr>
                <w:sz w:val="16"/>
                <w:szCs w:val="16"/>
              </w:rPr>
            </w:pPr>
            <w:r w:rsidRPr="00AC6690">
              <w:rPr>
                <w:sz w:val="16"/>
                <w:szCs w:val="16"/>
              </w:rPr>
              <w:t>340</w:t>
            </w:r>
            <w:ins w:id="1401" w:author="Issayevskiy, Konstantin [STAMGazStroy LLP]" w:date="2025-12-10T16:12:00Z" w16du:dateUtc="2025-12-10T11:12:00Z">
              <w:r w:rsidR="00B933F7">
                <w:rPr>
                  <w:sz w:val="16"/>
                  <w:szCs w:val="16"/>
                  <w:lang w:val="ru-RU"/>
                </w:rPr>
                <w:t>-</w:t>
              </w:r>
            </w:ins>
            <w:r>
              <w:rPr>
                <w:sz w:val="16"/>
                <w:szCs w:val="16"/>
              </w:rPr>
              <w:t>187</w:t>
            </w:r>
          </w:p>
        </w:tc>
        <w:tc>
          <w:tcPr>
            <w:tcW w:w="1702" w:type="dxa"/>
            <w:gridSpan w:val="2"/>
            <w:tcBorders>
              <w:top w:val="nil"/>
              <w:left w:val="nil"/>
              <w:right w:val="nil"/>
            </w:tcBorders>
            <w:vAlign w:val="center"/>
          </w:tcPr>
          <w:p w14:paraId="6E1952E7" w14:textId="77777777" w:rsidR="00A25F9E" w:rsidRPr="0024130D" w:rsidRDefault="00A25F9E" w:rsidP="003F0FE6">
            <w:pPr>
              <w:widowControl w:val="0"/>
              <w:spacing w:before="64" w:line="240" w:lineRule="auto"/>
              <w:ind w:left="458" w:right="-20"/>
              <w:rPr>
                <w:w w:val="0"/>
                <w:sz w:val="24"/>
                <w:szCs w:val="24"/>
              </w:rPr>
            </w:pPr>
            <w:r w:rsidRPr="0024130D">
              <w:rPr>
                <w:sz w:val="16"/>
                <w:szCs w:val="16"/>
              </w:rPr>
              <w:t>90°C(190</w:t>
            </w:r>
            <w:r w:rsidRPr="0024130D">
              <w:rPr>
                <w:spacing w:val="1"/>
                <w:sz w:val="16"/>
                <w:szCs w:val="16"/>
              </w:rPr>
              <w:t>°</w:t>
            </w:r>
            <w:r w:rsidRPr="0024130D">
              <w:rPr>
                <w:sz w:val="16"/>
                <w:szCs w:val="16"/>
              </w:rPr>
              <w:t>F)</w:t>
            </w:r>
          </w:p>
        </w:tc>
      </w:tr>
      <w:tr w:rsidR="00A25F9E" w:rsidRPr="00AC6690" w14:paraId="624DEC3C"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vMerge/>
            <w:tcBorders>
              <w:left w:val="nil"/>
              <w:right w:val="nil"/>
            </w:tcBorders>
            <w:vAlign w:val="center"/>
          </w:tcPr>
          <w:p w14:paraId="5BA25D03"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7ED71972" w14:textId="77777777" w:rsidR="00A25F9E" w:rsidRPr="00AC6690" w:rsidRDefault="00A25F9E" w:rsidP="00A25F9E">
            <w:pPr>
              <w:autoSpaceDE/>
              <w:autoSpaceDN/>
              <w:adjustRightInd/>
              <w:spacing w:before="0" w:line="240" w:lineRule="auto"/>
              <w:ind w:left="149"/>
              <w:rPr>
                <w:sz w:val="16"/>
                <w:szCs w:val="16"/>
              </w:rPr>
            </w:pPr>
            <w:r w:rsidRPr="0023647C">
              <w:rPr>
                <w:sz w:val="16"/>
                <w:szCs w:val="16"/>
              </w:rPr>
              <w:t>International Devoe</w:t>
            </w:r>
          </w:p>
        </w:tc>
        <w:tc>
          <w:tcPr>
            <w:tcW w:w="2835" w:type="dxa"/>
            <w:gridSpan w:val="5"/>
            <w:tcBorders>
              <w:left w:val="nil"/>
              <w:bottom w:val="nil"/>
              <w:right w:val="nil"/>
            </w:tcBorders>
            <w:vAlign w:val="center"/>
          </w:tcPr>
          <w:p w14:paraId="1CF8370F"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Devchem</w:t>
            </w:r>
            <w:proofErr w:type="spellEnd"/>
            <w:r w:rsidRPr="00F87803">
              <w:rPr>
                <w:sz w:val="16"/>
                <w:szCs w:val="16"/>
              </w:rPr>
              <w:t xml:space="preserve"> 256</w:t>
            </w:r>
          </w:p>
        </w:tc>
        <w:tc>
          <w:tcPr>
            <w:tcW w:w="708" w:type="dxa"/>
            <w:tcBorders>
              <w:left w:val="nil"/>
              <w:bottom w:val="nil"/>
              <w:right w:val="nil"/>
            </w:tcBorders>
            <w:vAlign w:val="center"/>
          </w:tcPr>
          <w:p w14:paraId="7964EBAD"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319</w:t>
            </w:r>
          </w:p>
        </w:tc>
        <w:tc>
          <w:tcPr>
            <w:tcW w:w="1702" w:type="dxa"/>
            <w:gridSpan w:val="2"/>
            <w:tcBorders>
              <w:left w:val="nil"/>
              <w:bottom w:val="nil"/>
              <w:right w:val="nil"/>
            </w:tcBorders>
            <w:vAlign w:val="center"/>
          </w:tcPr>
          <w:p w14:paraId="2FB232A7" w14:textId="77777777" w:rsidR="00A25F9E" w:rsidRPr="0024130D" w:rsidRDefault="00A25F9E" w:rsidP="003F0FE6">
            <w:pPr>
              <w:widowControl w:val="0"/>
              <w:spacing w:before="64" w:line="240" w:lineRule="auto"/>
              <w:ind w:left="458" w:right="-20"/>
              <w:rPr>
                <w:w w:val="0"/>
                <w:sz w:val="16"/>
                <w:szCs w:val="16"/>
              </w:rPr>
            </w:pPr>
            <w:r w:rsidRPr="0024130D">
              <w:rPr>
                <w:sz w:val="16"/>
                <w:szCs w:val="16"/>
              </w:rPr>
              <w:t>93°C(200</w:t>
            </w:r>
            <w:r w:rsidRPr="0024130D">
              <w:rPr>
                <w:spacing w:val="1"/>
                <w:sz w:val="16"/>
                <w:szCs w:val="16"/>
              </w:rPr>
              <w:t>°</w:t>
            </w:r>
            <w:r w:rsidRPr="0024130D">
              <w:rPr>
                <w:sz w:val="16"/>
                <w:szCs w:val="16"/>
              </w:rPr>
              <w:t>F)</w:t>
            </w:r>
          </w:p>
        </w:tc>
      </w:tr>
      <w:tr w:rsidR="00A25F9E" w:rsidRPr="00AC6690" w14:paraId="7EC67089"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vMerge/>
            <w:tcBorders>
              <w:left w:val="nil"/>
              <w:bottom w:val="nil"/>
              <w:right w:val="nil"/>
            </w:tcBorders>
            <w:vAlign w:val="center"/>
          </w:tcPr>
          <w:p w14:paraId="626CA325"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7CBBAB1D" w14:textId="77777777" w:rsidR="00A25F9E" w:rsidRPr="00AC6690" w:rsidRDefault="00A25F9E" w:rsidP="00A25F9E">
            <w:pPr>
              <w:autoSpaceDE/>
              <w:autoSpaceDN/>
              <w:adjustRightInd/>
              <w:spacing w:before="0" w:line="240" w:lineRule="auto"/>
              <w:ind w:left="149"/>
              <w:rPr>
                <w:sz w:val="16"/>
                <w:szCs w:val="16"/>
              </w:rPr>
            </w:pPr>
            <w:r w:rsidRPr="0023647C">
              <w:rPr>
                <w:sz w:val="16"/>
                <w:szCs w:val="16"/>
              </w:rPr>
              <w:t>Jotun</w:t>
            </w:r>
          </w:p>
        </w:tc>
        <w:tc>
          <w:tcPr>
            <w:tcW w:w="2835" w:type="dxa"/>
            <w:gridSpan w:val="5"/>
            <w:tcBorders>
              <w:top w:val="nil"/>
              <w:left w:val="nil"/>
              <w:bottom w:val="nil"/>
              <w:right w:val="nil"/>
            </w:tcBorders>
            <w:vAlign w:val="center"/>
          </w:tcPr>
          <w:p w14:paraId="46A06E39"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Tankguard</w:t>
            </w:r>
            <w:proofErr w:type="spellEnd"/>
            <w:r w:rsidRPr="00F87803">
              <w:rPr>
                <w:sz w:val="16"/>
                <w:szCs w:val="16"/>
              </w:rPr>
              <w:t xml:space="preserve"> Storage</w:t>
            </w:r>
          </w:p>
        </w:tc>
        <w:tc>
          <w:tcPr>
            <w:tcW w:w="708" w:type="dxa"/>
            <w:tcBorders>
              <w:top w:val="nil"/>
              <w:left w:val="nil"/>
              <w:bottom w:val="nil"/>
              <w:right w:val="nil"/>
            </w:tcBorders>
            <w:vAlign w:val="center"/>
          </w:tcPr>
          <w:p w14:paraId="13B14FC2" w14:textId="77777777" w:rsidR="00A25F9E" w:rsidRPr="00AC6690" w:rsidRDefault="00A25F9E" w:rsidP="00A25F9E">
            <w:pPr>
              <w:autoSpaceDE/>
              <w:autoSpaceDN/>
              <w:adjustRightInd/>
              <w:spacing w:before="0" w:line="240" w:lineRule="auto"/>
              <w:ind w:left="0"/>
              <w:jc w:val="center"/>
              <w:rPr>
                <w:sz w:val="16"/>
                <w:szCs w:val="16"/>
              </w:rPr>
            </w:pPr>
            <w:r w:rsidRPr="00AC6690">
              <w:rPr>
                <w:sz w:val="16"/>
                <w:szCs w:val="16"/>
              </w:rPr>
              <w:t>31</w:t>
            </w:r>
            <w:r>
              <w:rPr>
                <w:sz w:val="16"/>
                <w:szCs w:val="16"/>
              </w:rPr>
              <w:t>0</w:t>
            </w:r>
          </w:p>
        </w:tc>
        <w:tc>
          <w:tcPr>
            <w:tcW w:w="1702" w:type="dxa"/>
            <w:gridSpan w:val="2"/>
            <w:tcBorders>
              <w:top w:val="nil"/>
              <w:left w:val="nil"/>
              <w:bottom w:val="nil"/>
              <w:right w:val="nil"/>
            </w:tcBorders>
            <w:vAlign w:val="center"/>
          </w:tcPr>
          <w:p w14:paraId="144D9128" w14:textId="77777777" w:rsidR="00A25F9E" w:rsidRPr="0024130D" w:rsidRDefault="00A25F9E" w:rsidP="003F0FE6">
            <w:pPr>
              <w:widowControl w:val="0"/>
              <w:spacing w:before="23" w:line="240" w:lineRule="auto"/>
              <w:ind w:left="458" w:right="-20"/>
              <w:rPr>
                <w:w w:val="0"/>
                <w:sz w:val="24"/>
                <w:szCs w:val="24"/>
              </w:rPr>
            </w:pPr>
            <w:r w:rsidRPr="0024130D">
              <w:rPr>
                <w:sz w:val="16"/>
                <w:szCs w:val="16"/>
              </w:rPr>
              <w:t>95°C(203</w:t>
            </w:r>
            <w:r w:rsidRPr="0024130D">
              <w:rPr>
                <w:spacing w:val="1"/>
                <w:sz w:val="16"/>
                <w:szCs w:val="16"/>
              </w:rPr>
              <w:t>°</w:t>
            </w:r>
            <w:r w:rsidRPr="0024130D">
              <w:rPr>
                <w:sz w:val="16"/>
                <w:szCs w:val="16"/>
              </w:rPr>
              <w:t>F)</w:t>
            </w:r>
          </w:p>
        </w:tc>
      </w:tr>
      <w:tr w:rsidR="00A25F9E" w:rsidRPr="00AC6690" w14:paraId="2F659396"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bottom w:val="nil"/>
              <w:right w:val="nil"/>
            </w:tcBorders>
            <w:vAlign w:val="center"/>
          </w:tcPr>
          <w:p w14:paraId="1DD84323"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0C9469DD"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PPG</w:t>
            </w:r>
          </w:p>
        </w:tc>
        <w:tc>
          <w:tcPr>
            <w:tcW w:w="2835" w:type="dxa"/>
            <w:gridSpan w:val="5"/>
            <w:tcBorders>
              <w:top w:val="nil"/>
              <w:left w:val="nil"/>
              <w:bottom w:val="nil"/>
              <w:right w:val="nil"/>
            </w:tcBorders>
            <w:vAlign w:val="center"/>
          </w:tcPr>
          <w:p w14:paraId="34ADF616"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Phenguard</w:t>
            </w:r>
            <w:proofErr w:type="spellEnd"/>
            <w:r w:rsidRPr="00F87803">
              <w:rPr>
                <w:sz w:val="16"/>
                <w:szCs w:val="16"/>
              </w:rPr>
              <w:t xml:space="preserve"> 930 Series</w:t>
            </w:r>
          </w:p>
        </w:tc>
        <w:tc>
          <w:tcPr>
            <w:tcW w:w="708" w:type="dxa"/>
            <w:tcBorders>
              <w:top w:val="nil"/>
              <w:left w:val="nil"/>
              <w:bottom w:val="nil"/>
              <w:right w:val="nil"/>
            </w:tcBorders>
            <w:vAlign w:val="center"/>
          </w:tcPr>
          <w:p w14:paraId="10C689AE" w14:textId="3ED19762" w:rsidR="00A25F9E" w:rsidRPr="00AC6690" w:rsidRDefault="00A25F9E" w:rsidP="00A25F9E">
            <w:pPr>
              <w:autoSpaceDE/>
              <w:autoSpaceDN/>
              <w:adjustRightInd/>
              <w:spacing w:before="0" w:line="240" w:lineRule="auto"/>
              <w:ind w:left="0"/>
              <w:jc w:val="center"/>
              <w:rPr>
                <w:sz w:val="16"/>
                <w:szCs w:val="16"/>
              </w:rPr>
            </w:pPr>
            <w:r>
              <w:rPr>
                <w:sz w:val="16"/>
                <w:szCs w:val="16"/>
              </w:rPr>
              <w:t>315</w:t>
            </w:r>
            <w:ins w:id="1402" w:author="Kurmanov, Aidyn [STAMGazStroy LLP]" w:date="2025-12-11T15:01:00Z" w16du:dateUtc="2025-12-11T10:01:00Z">
              <w:r w:rsidR="00C76656">
                <w:rPr>
                  <w:sz w:val="16"/>
                  <w:szCs w:val="16"/>
                </w:rPr>
                <w:t>-410</w:t>
              </w:r>
            </w:ins>
          </w:p>
        </w:tc>
        <w:tc>
          <w:tcPr>
            <w:tcW w:w="1702" w:type="dxa"/>
            <w:gridSpan w:val="2"/>
            <w:tcBorders>
              <w:top w:val="nil"/>
              <w:left w:val="nil"/>
              <w:bottom w:val="nil"/>
              <w:right w:val="nil"/>
            </w:tcBorders>
            <w:vAlign w:val="center"/>
          </w:tcPr>
          <w:p w14:paraId="2B9C89F7" w14:textId="34E4F61E" w:rsidR="00A25F9E" w:rsidRPr="0024130D" w:rsidRDefault="00AB0391" w:rsidP="003F0FE6">
            <w:pPr>
              <w:widowControl w:val="0"/>
              <w:spacing w:before="43" w:line="240" w:lineRule="auto"/>
              <w:ind w:left="458" w:right="-20"/>
              <w:rPr>
                <w:sz w:val="24"/>
                <w:szCs w:val="24"/>
              </w:rPr>
            </w:pPr>
            <w:ins w:id="1403" w:author="Kurmanov, Aidyn [STAMGazStroy LLP]" w:date="2025-12-11T15:01:00Z" w16du:dateUtc="2025-12-11T10:01:00Z">
              <w:r>
                <w:rPr>
                  <w:sz w:val="16"/>
                  <w:szCs w:val="16"/>
                </w:rPr>
                <w:t>82</w:t>
              </w:r>
              <w:r w:rsidR="00C76656" w:rsidRPr="0024130D">
                <w:rPr>
                  <w:sz w:val="16"/>
                  <w:szCs w:val="16"/>
                </w:rPr>
                <w:t>°C(</w:t>
              </w:r>
              <w:r>
                <w:rPr>
                  <w:sz w:val="16"/>
                  <w:szCs w:val="16"/>
                </w:rPr>
                <w:t>180</w:t>
              </w:r>
              <w:r w:rsidR="00C76656" w:rsidRPr="0024130D">
                <w:rPr>
                  <w:sz w:val="16"/>
                  <w:szCs w:val="16"/>
                </w:rPr>
                <w:t>°F)</w:t>
              </w:r>
            </w:ins>
          </w:p>
        </w:tc>
      </w:tr>
      <w:tr w:rsidR="00A25F9E" w:rsidRPr="00AC6690" w14:paraId="067D497D"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bottom w:val="single" w:sz="12" w:space="0" w:color="000000"/>
              <w:right w:val="nil"/>
            </w:tcBorders>
            <w:vAlign w:val="center"/>
          </w:tcPr>
          <w:p w14:paraId="66DBA693"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single" w:sz="12" w:space="0" w:color="000000"/>
              <w:right w:val="nil"/>
            </w:tcBorders>
            <w:vAlign w:val="center"/>
          </w:tcPr>
          <w:p w14:paraId="13924161"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Sherwin-Williams</w:t>
            </w:r>
          </w:p>
        </w:tc>
        <w:tc>
          <w:tcPr>
            <w:tcW w:w="2835" w:type="dxa"/>
            <w:gridSpan w:val="5"/>
            <w:tcBorders>
              <w:top w:val="nil"/>
              <w:left w:val="nil"/>
              <w:bottom w:val="single" w:sz="12" w:space="0" w:color="000000"/>
              <w:right w:val="nil"/>
            </w:tcBorders>
            <w:vAlign w:val="center"/>
          </w:tcPr>
          <w:p w14:paraId="6CE2CFE5"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Epo</w:t>
            </w:r>
            <w:proofErr w:type="spellEnd"/>
            <w:r w:rsidRPr="00F87803">
              <w:rPr>
                <w:sz w:val="16"/>
                <w:szCs w:val="16"/>
              </w:rPr>
              <w:t>-Phen FF</w:t>
            </w:r>
          </w:p>
        </w:tc>
        <w:tc>
          <w:tcPr>
            <w:tcW w:w="708" w:type="dxa"/>
            <w:tcBorders>
              <w:top w:val="nil"/>
              <w:left w:val="nil"/>
              <w:bottom w:val="single" w:sz="12" w:space="0" w:color="000000"/>
              <w:right w:val="nil"/>
            </w:tcBorders>
            <w:vAlign w:val="center"/>
          </w:tcPr>
          <w:p w14:paraId="544E8418" w14:textId="77777777" w:rsidR="00A25F9E" w:rsidRPr="00AC6690" w:rsidRDefault="00A25F9E" w:rsidP="00A25F9E">
            <w:pPr>
              <w:autoSpaceDE/>
              <w:autoSpaceDN/>
              <w:adjustRightInd/>
              <w:spacing w:before="0" w:line="240" w:lineRule="auto"/>
              <w:ind w:left="0"/>
              <w:jc w:val="center"/>
              <w:rPr>
                <w:sz w:val="16"/>
                <w:szCs w:val="16"/>
              </w:rPr>
            </w:pPr>
            <w:r w:rsidRPr="00AC6690">
              <w:rPr>
                <w:sz w:val="16"/>
                <w:szCs w:val="16"/>
              </w:rPr>
              <w:t>250</w:t>
            </w:r>
          </w:p>
        </w:tc>
        <w:tc>
          <w:tcPr>
            <w:tcW w:w="1702" w:type="dxa"/>
            <w:gridSpan w:val="2"/>
            <w:tcBorders>
              <w:top w:val="nil"/>
              <w:left w:val="nil"/>
              <w:bottom w:val="single" w:sz="12" w:space="0" w:color="000000"/>
              <w:right w:val="nil"/>
            </w:tcBorders>
            <w:vAlign w:val="center"/>
          </w:tcPr>
          <w:p w14:paraId="632E68F4" w14:textId="77777777" w:rsidR="00A25F9E" w:rsidRPr="0024130D" w:rsidRDefault="00A25F9E" w:rsidP="003F0FE6">
            <w:pPr>
              <w:widowControl w:val="0"/>
              <w:spacing w:before="43" w:line="240" w:lineRule="auto"/>
              <w:ind w:left="458" w:right="-20"/>
              <w:rPr>
                <w:w w:val="0"/>
                <w:sz w:val="24"/>
                <w:szCs w:val="24"/>
              </w:rPr>
            </w:pPr>
            <w:r w:rsidRPr="0024130D">
              <w:rPr>
                <w:sz w:val="16"/>
                <w:szCs w:val="16"/>
              </w:rPr>
              <w:t>99°C(210°F)</w:t>
            </w:r>
          </w:p>
        </w:tc>
      </w:tr>
      <w:tr w:rsidR="00A25F9E" w:rsidRPr="00AC6690" w14:paraId="5EDA55AD"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single" w:sz="12" w:space="0" w:color="000000"/>
              <w:left w:val="nil"/>
              <w:bottom w:val="nil"/>
              <w:right w:val="nil"/>
            </w:tcBorders>
            <w:vAlign w:val="center"/>
          </w:tcPr>
          <w:p w14:paraId="0F78E2A8"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SECOND COAT</w:t>
            </w:r>
          </w:p>
        </w:tc>
        <w:tc>
          <w:tcPr>
            <w:tcW w:w="2990" w:type="dxa"/>
            <w:gridSpan w:val="2"/>
            <w:tcBorders>
              <w:top w:val="single" w:sz="12" w:space="0" w:color="000000"/>
              <w:left w:val="nil"/>
              <w:bottom w:val="nil"/>
              <w:right w:val="nil"/>
            </w:tcBorders>
            <w:vAlign w:val="center"/>
          </w:tcPr>
          <w:p w14:paraId="2B9BFAE2"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Carboline</w:t>
            </w:r>
          </w:p>
        </w:tc>
        <w:tc>
          <w:tcPr>
            <w:tcW w:w="2835" w:type="dxa"/>
            <w:gridSpan w:val="5"/>
            <w:tcBorders>
              <w:top w:val="single" w:sz="12" w:space="0" w:color="000000"/>
              <w:left w:val="nil"/>
              <w:bottom w:val="nil"/>
              <w:right w:val="nil"/>
            </w:tcBorders>
            <w:vAlign w:val="center"/>
          </w:tcPr>
          <w:p w14:paraId="19F47E41" w14:textId="77777777" w:rsidR="00A25F9E" w:rsidRPr="00F87803" w:rsidRDefault="00A25F9E" w:rsidP="00A25F9E">
            <w:pPr>
              <w:autoSpaceDE/>
              <w:autoSpaceDN/>
              <w:adjustRightInd/>
              <w:spacing w:before="0" w:line="240" w:lineRule="auto"/>
              <w:ind w:left="142"/>
              <w:rPr>
                <w:sz w:val="16"/>
                <w:szCs w:val="16"/>
              </w:rPr>
            </w:pPr>
            <w:r w:rsidRPr="00F87803">
              <w:rPr>
                <w:sz w:val="16"/>
                <w:szCs w:val="16"/>
              </w:rPr>
              <w:t>Phenoline 1205</w:t>
            </w:r>
          </w:p>
        </w:tc>
        <w:tc>
          <w:tcPr>
            <w:tcW w:w="708" w:type="dxa"/>
            <w:tcBorders>
              <w:top w:val="single" w:sz="12" w:space="0" w:color="000000"/>
              <w:left w:val="nil"/>
              <w:bottom w:val="nil"/>
              <w:right w:val="nil"/>
            </w:tcBorders>
            <w:vAlign w:val="center"/>
          </w:tcPr>
          <w:p w14:paraId="539C4866" w14:textId="77777777" w:rsidR="00A25F9E" w:rsidRPr="00AC6690" w:rsidRDefault="00A25F9E" w:rsidP="00A25F9E">
            <w:pPr>
              <w:autoSpaceDE/>
              <w:autoSpaceDN/>
              <w:adjustRightInd/>
              <w:spacing w:before="0" w:line="240" w:lineRule="auto"/>
              <w:ind w:left="0"/>
              <w:jc w:val="center"/>
              <w:rPr>
                <w:sz w:val="16"/>
                <w:szCs w:val="16"/>
              </w:rPr>
            </w:pPr>
            <w:r w:rsidRPr="00AC6690">
              <w:rPr>
                <w:sz w:val="16"/>
                <w:szCs w:val="16"/>
              </w:rPr>
              <w:t>255</w:t>
            </w:r>
          </w:p>
        </w:tc>
        <w:tc>
          <w:tcPr>
            <w:tcW w:w="1702" w:type="dxa"/>
            <w:gridSpan w:val="2"/>
            <w:tcBorders>
              <w:top w:val="single" w:sz="12" w:space="0" w:color="000000"/>
              <w:left w:val="nil"/>
              <w:bottom w:val="nil"/>
              <w:right w:val="nil"/>
            </w:tcBorders>
            <w:vAlign w:val="center"/>
          </w:tcPr>
          <w:p w14:paraId="2D924128" w14:textId="77777777" w:rsidR="00A25F9E" w:rsidRPr="0024130D" w:rsidRDefault="00A25F9E" w:rsidP="003F0FE6">
            <w:pPr>
              <w:widowControl w:val="0"/>
              <w:spacing w:before="49" w:line="240" w:lineRule="auto"/>
              <w:ind w:left="458" w:right="-20"/>
              <w:rPr>
                <w:w w:val="0"/>
                <w:sz w:val="24"/>
                <w:szCs w:val="24"/>
              </w:rPr>
            </w:pPr>
            <w:r w:rsidRPr="0024130D">
              <w:rPr>
                <w:sz w:val="16"/>
                <w:szCs w:val="16"/>
              </w:rPr>
              <w:t>82°C(180</w:t>
            </w:r>
            <w:r w:rsidRPr="0024130D">
              <w:rPr>
                <w:spacing w:val="1"/>
                <w:sz w:val="16"/>
                <w:szCs w:val="16"/>
              </w:rPr>
              <w:t>°</w:t>
            </w:r>
            <w:r w:rsidRPr="0024130D">
              <w:rPr>
                <w:sz w:val="16"/>
                <w:szCs w:val="16"/>
              </w:rPr>
              <w:t>F)</w:t>
            </w:r>
          </w:p>
        </w:tc>
      </w:tr>
      <w:tr w:rsidR="003F0FE6" w:rsidRPr="00AC6690" w14:paraId="0B5BA3CB"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bottom w:val="nil"/>
              <w:right w:val="nil"/>
            </w:tcBorders>
            <w:vAlign w:val="center"/>
          </w:tcPr>
          <w:p w14:paraId="7915A5E3" w14:textId="77777777" w:rsidR="003F0FE6" w:rsidRPr="00AC6690" w:rsidRDefault="003F0FE6" w:rsidP="003F0FE6">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4E89DFB6" w14:textId="77777777" w:rsidR="003F0FE6" w:rsidRPr="00AC6690" w:rsidRDefault="003F0FE6" w:rsidP="003F0FE6">
            <w:pPr>
              <w:autoSpaceDE/>
              <w:autoSpaceDN/>
              <w:adjustRightInd/>
              <w:spacing w:before="0" w:line="240" w:lineRule="auto"/>
              <w:ind w:left="149"/>
              <w:rPr>
                <w:sz w:val="16"/>
                <w:szCs w:val="16"/>
              </w:rPr>
            </w:pPr>
            <w:r w:rsidRPr="00AC6690">
              <w:rPr>
                <w:sz w:val="16"/>
                <w:szCs w:val="16"/>
              </w:rPr>
              <w:t>Hempel Coatings (USA), Inc.</w:t>
            </w:r>
          </w:p>
        </w:tc>
        <w:tc>
          <w:tcPr>
            <w:tcW w:w="2835" w:type="dxa"/>
            <w:gridSpan w:val="5"/>
            <w:tcBorders>
              <w:top w:val="nil"/>
              <w:left w:val="nil"/>
              <w:bottom w:val="nil"/>
              <w:right w:val="nil"/>
            </w:tcBorders>
            <w:vAlign w:val="center"/>
          </w:tcPr>
          <w:p w14:paraId="1FE6D8C0" w14:textId="77777777" w:rsidR="003F0FE6" w:rsidRPr="00F87803" w:rsidRDefault="003F0FE6" w:rsidP="003F0FE6">
            <w:pPr>
              <w:autoSpaceDE/>
              <w:autoSpaceDN/>
              <w:adjustRightInd/>
              <w:spacing w:before="0" w:line="240" w:lineRule="auto"/>
              <w:ind w:left="142"/>
              <w:rPr>
                <w:sz w:val="16"/>
                <w:szCs w:val="16"/>
              </w:rPr>
            </w:pPr>
            <w:proofErr w:type="spellStart"/>
            <w:r w:rsidRPr="00F87803">
              <w:rPr>
                <w:sz w:val="16"/>
                <w:szCs w:val="16"/>
              </w:rPr>
              <w:t>Hempadur</w:t>
            </w:r>
            <w:proofErr w:type="spellEnd"/>
            <w:r w:rsidRPr="00F87803">
              <w:rPr>
                <w:sz w:val="16"/>
                <w:szCs w:val="16"/>
              </w:rPr>
              <w:t xml:space="preserve"> 85671</w:t>
            </w:r>
          </w:p>
          <w:p w14:paraId="45893CEA" w14:textId="68FCE795" w:rsidR="003F0FE6" w:rsidRPr="00F87803" w:rsidRDefault="003F0FE6" w:rsidP="003F0FE6">
            <w:pPr>
              <w:autoSpaceDE/>
              <w:autoSpaceDN/>
              <w:adjustRightInd/>
              <w:spacing w:before="0" w:line="240" w:lineRule="auto"/>
              <w:ind w:left="142"/>
              <w:rPr>
                <w:sz w:val="16"/>
                <w:szCs w:val="16"/>
              </w:rPr>
            </w:pPr>
            <w:proofErr w:type="spellStart"/>
            <w:r w:rsidRPr="00F87803">
              <w:rPr>
                <w:sz w:val="16"/>
                <w:szCs w:val="16"/>
              </w:rPr>
              <w:t>Hempadur</w:t>
            </w:r>
            <w:proofErr w:type="spellEnd"/>
            <w:r w:rsidRPr="00F87803">
              <w:rPr>
                <w:sz w:val="16"/>
                <w:szCs w:val="16"/>
              </w:rPr>
              <w:t xml:space="preserve"> 35900</w:t>
            </w:r>
          </w:p>
        </w:tc>
        <w:tc>
          <w:tcPr>
            <w:tcW w:w="708" w:type="dxa"/>
            <w:tcBorders>
              <w:top w:val="nil"/>
              <w:left w:val="nil"/>
              <w:bottom w:val="nil"/>
              <w:right w:val="nil"/>
            </w:tcBorders>
            <w:vAlign w:val="center"/>
          </w:tcPr>
          <w:p w14:paraId="7CCE03F5" w14:textId="3BEBF685" w:rsidR="003F0FE6" w:rsidRDefault="003F0FE6" w:rsidP="003F0FE6">
            <w:pPr>
              <w:autoSpaceDE/>
              <w:autoSpaceDN/>
              <w:adjustRightInd/>
              <w:spacing w:before="0" w:line="240" w:lineRule="auto"/>
              <w:ind w:left="0"/>
              <w:jc w:val="center"/>
              <w:rPr>
                <w:sz w:val="16"/>
                <w:szCs w:val="16"/>
              </w:rPr>
            </w:pPr>
            <w:del w:id="1404" w:author="Kurmanov, Aidyn [STAMGazStroy LLP]" w:date="2025-12-17T14:24:00Z" w16du:dateUtc="2025-12-17T09:24:00Z">
              <w:r w:rsidRPr="000B1D84">
                <w:rPr>
                  <w:sz w:val="16"/>
                  <w:szCs w:val="16"/>
                  <w:highlight w:val="yellow"/>
                </w:rPr>
                <w:delText>316</w:delText>
              </w:r>
            </w:del>
            <w:ins w:id="1405" w:author="Kurmanov, Aidyn [STAMGazStroy LLP]" w:date="2025-12-17T14:24:00Z" w16du:dateUtc="2025-12-17T09:24:00Z">
              <w:r w:rsidR="00226823">
                <w:rPr>
                  <w:sz w:val="16"/>
                  <w:szCs w:val="16"/>
                </w:rPr>
                <w:t>320</w:t>
              </w:r>
            </w:ins>
          </w:p>
          <w:p w14:paraId="442FCD98" w14:textId="12973917" w:rsidR="003F0FE6" w:rsidRPr="00AC6690" w:rsidRDefault="003F0FE6" w:rsidP="003F0FE6">
            <w:pPr>
              <w:autoSpaceDE/>
              <w:autoSpaceDN/>
              <w:adjustRightInd/>
              <w:spacing w:before="0" w:line="240" w:lineRule="auto"/>
              <w:ind w:left="0"/>
              <w:jc w:val="center"/>
              <w:rPr>
                <w:sz w:val="16"/>
                <w:szCs w:val="16"/>
              </w:rPr>
            </w:pPr>
            <w:r>
              <w:rPr>
                <w:sz w:val="16"/>
                <w:szCs w:val="16"/>
              </w:rPr>
              <w:t>0</w:t>
            </w:r>
          </w:p>
        </w:tc>
        <w:tc>
          <w:tcPr>
            <w:tcW w:w="1702" w:type="dxa"/>
            <w:gridSpan w:val="2"/>
            <w:tcBorders>
              <w:top w:val="nil"/>
              <w:left w:val="nil"/>
              <w:bottom w:val="nil"/>
              <w:right w:val="nil"/>
            </w:tcBorders>
            <w:vAlign w:val="center"/>
          </w:tcPr>
          <w:p w14:paraId="757EA971" w14:textId="77777777" w:rsidR="003F0FE6" w:rsidRPr="0024130D" w:rsidRDefault="003F0FE6" w:rsidP="003F0FE6">
            <w:pPr>
              <w:widowControl w:val="0"/>
              <w:spacing w:before="43" w:line="240" w:lineRule="auto"/>
              <w:ind w:left="458" w:right="-20" w:hanging="8"/>
              <w:rPr>
                <w:sz w:val="16"/>
                <w:szCs w:val="16"/>
              </w:rPr>
            </w:pPr>
            <w:r w:rsidRPr="0024130D">
              <w:rPr>
                <w:sz w:val="16"/>
                <w:szCs w:val="16"/>
              </w:rPr>
              <w:t>95°C(203°F)</w:t>
            </w:r>
          </w:p>
          <w:p w14:paraId="23C9AF6D" w14:textId="2D1C398B" w:rsidR="003F0FE6" w:rsidRPr="0024130D" w:rsidRDefault="003F0FE6" w:rsidP="003F0FE6">
            <w:pPr>
              <w:widowControl w:val="0"/>
              <w:spacing w:before="43" w:line="240" w:lineRule="auto"/>
              <w:ind w:left="458" w:right="-20"/>
              <w:rPr>
                <w:w w:val="0"/>
                <w:sz w:val="24"/>
                <w:szCs w:val="24"/>
              </w:rPr>
            </w:pPr>
            <w:r w:rsidRPr="0024130D">
              <w:rPr>
                <w:sz w:val="16"/>
                <w:szCs w:val="16"/>
              </w:rPr>
              <w:t>82°C (180°F)</w:t>
            </w:r>
          </w:p>
        </w:tc>
      </w:tr>
      <w:tr w:rsidR="00A25F9E" w:rsidRPr="00AC6690" w14:paraId="40E5548A"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bottom w:val="nil"/>
              <w:right w:val="nil"/>
            </w:tcBorders>
            <w:vAlign w:val="center"/>
          </w:tcPr>
          <w:p w14:paraId="55A76941"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127DB989" w14:textId="77777777" w:rsidR="00A25F9E" w:rsidRPr="00AC6690" w:rsidRDefault="00A25F9E" w:rsidP="00A25F9E">
            <w:pPr>
              <w:autoSpaceDE/>
              <w:autoSpaceDN/>
              <w:adjustRightInd/>
              <w:spacing w:before="0" w:line="240" w:lineRule="auto"/>
              <w:ind w:left="149"/>
              <w:rPr>
                <w:sz w:val="16"/>
                <w:szCs w:val="16"/>
              </w:rPr>
            </w:pPr>
            <w:r>
              <w:rPr>
                <w:sz w:val="16"/>
                <w:szCs w:val="16"/>
              </w:rPr>
              <w:t>Belzona</w:t>
            </w:r>
          </w:p>
        </w:tc>
        <w:tc>
          <w:tcPr>
            <w:tcW w:w="2835" w:type="dxa"/>
            <w:gridSpan w:val="5"/>
            <w:tcBorders>
              <w:top w:val="nil"/>
              <w:left w:val="nil"/>
              <w:bottom w:val="nil"/>
              <w:right w:val="nil"/>
            </w:tcBorders>
            <w:vAlign w:val="center"/>
          </w:tcPr>
          <w:p w14:paraId="40810637" w14:textId="35B7B096" w:rsidR="00A25F9E" w:rsidRPr="00F87803" w:rsidRDefault="00A25F9E" w:rsidP="00A25F9E">
            <w:pPr>
              <w:autoSpaceDE/>
              <w:autoSpaceDN/>
              <w:adjustRightInd/>
              <w:spacing w:before="0" w:line="240" w:lineRule="auto"/>
              <w:ind w:left="142"/>
              <w:rPr>
                <w:sz w:val="16"/>
                <w:szCs w:val="16"/>
              </w:rPr>
            </w:pPr>
            <w:r w:rsidRPr="00F87803">
              <w:rPr>
                <w:sz w:val="16"/>
                <w:szCs w:val="16"/>
              </w:rPr>
              <w:t>5891</w:t>
            </w:r>
          </w:p>
          <w:p w14:paraId="30D8521C" w14:textId="04432D3B" w:rsidR="00A25F9E" w:rsidRPr="00F87803" w:rsidRDefault="00A25F9E" w:rsidP="00A25F9E">
            <w:pPr>
              <w:autoSpaceDE/>
              <w:autoSpaceDN/>
              <w:adjustRightInd/>
              <w:spacing w:before="0" w:line="240" w:lineRule="auto"/>
              <w:ind w:left="142"/>
              <w:rPr>
                <w:sz w:val="16"/>
                <w:szCs w:val="16"/>
              </w:rPr>
            </w:pPr>
            <w:r w:rsidRPr="00F87803">
              <w:rPr>
                <w:sz w:val="16"/>
                <w:szCs w:val="16"/>
              </w:rPr>
              <w:t>1593</w:t>
            </w:r>
            <w:r w:rsidR="0033001D" w:rsidRPr="00F87803">
              <w:rPr>
                <w:sz w:val="16"/>
                <w:szCs w:val="16"/>
              </w:rPr>
              <w:t xml:space="preserve"> (Trowel)</w:t>
            </w:r>
          </w:p>
        </w:tc>
        <w:tc>
          <w:tcPr>
            <w:tcW w:w="708" w:type="dxa"/>
            <w:tcBorders>
              <w:top w:val="nil"/>
              <w:left w:val="nil"/>
              <w:bottom w:val="nil"/>
              <w:right w:val="nil"/>
            </w:tcBorders>
            <w:vAlign w:val="center"/>
          </w:tcPr>
          <w:p w14:paraId="31F93ED4" w14:textId="7CD26F00" w:rsidR="00A25F9E" w:rsidRDefault="00A25F9E" w:rsidP="00A25F9E">
            <w:pPr>
              <w:autoSpaceDE/>
              <w:autoSpaceDN/>
              <w:adjustRightInd/>
              <w:spacing w:before="0" w:line="240" w:lineRule="auto"/>
              <w:ind w:left="0"/>
              <w:jc w:val="center"/>
              <w:rPr>
                <w:sz w:val="16"/>
                <w:szCs w:val="16"/>
              </w:rPr>
            </w:pPr>
            <w:r>
              <w:rPr>
                <w:sz w:val="16"/>
                <w:szCs w:val="16"/>
              </w:rPr>
              <w:t>2</w:t>
            </w:r>
          </w:p>
          <w:p w14:paraId="41EC0A08"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11</w:t>
            </w:r>
          </w:p>
        </w:tc>
        <w:tc>
          <w:tcPr>
            <w:tcW w:w="1702" w:type="dxa"/>
            <w:gridSpan w:val="2"/>
            <w:tcBorders>
              <w:top w:val="nil"/>
              <w:left w:val="nil"/>
              <w:bottom w:val="nil"/>
              <w:right w:val="nil"/>
            </w:tcBorders>
            <w:vAlign w:val="center"/>
          </w:tcPr>
          <w:p w14:paraId="1749A588" w14:textId="77777777" w:rsidR="00A25F9E" w:rsidRPr="0024130D" w:rsidRDefault="00A25F9E" w:rsidP="003F0FE6">
            <w:pPr>
              <w:widowControl w:val="0"/>
              <w:spacing w:before="49" w:line="240" w:lineRule="auto"/>
              <w:ind w:left="458" w:right="-20"/>
              <w:rPr>
                <w:sz w:val="16"/>
                <w:szCs w:val="16"/>
              </w:rPr>
            </w:pPr>
            <w:r w:rsidRPr="0024130D">
              <w:rPr>
                <w:sz w:val="16"/>
                <w:szCs w:val="16"/>
              </w:rPr>
              <w:t>90°C(194°F)</w:t>
            </w:r>
          </w:p>
          <w:p w14:paraId="245DE34A" w14:textId="0FC28217" w:rsidR="00A25F9E" w:rsidRPr="0024130D" w:rsidRDefault="00A25F9E" w:rsidP="003F0FE6">
            <w:pPr>
              <w:widowControl w:val="0"/>
              <w:spacing w:before="43" w:line="240" w:lineRule="auto"/>
              <w:ind w:left="458" w:right="-20"/>
              <w:rPr>
                <w:sz w:val="16"/>
                <w:szCs w:val="16"/>
              </w:rPr>
            </w:pPr>
            <w:r w:rsidRPr="0024130D">
              <w:rPr>
                <w:sz w:val="16"/>
                <w:szCs w:val="16"/>
              </w:rPr>
              <w:t>160°C(320°F)</w:t>
            </w:r>
          </w:p>
        </w:tc>
      </w:tr>
      <w:tr w:rsidR="00A25F9E" w:rsidRPr="00AC6690" w14:paraId="20DD51EC"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vMerge w:val="restart"/>
            <w:tcBorders>
              <w:top w:val="nil"/>
              <w:left w:val="nil"/>
              <w:right w:val="nil"/>
            </w:tcBorders>
            <w:vAlign w:val="center"/>
          </w:tcPr>
          <w:p w14:paraId="38E916FD" w14:textId="77777777" w:rsidR="00A25F9E" w:rsidRPr="00AC6690" w:rsidRDefault="00A25F9E"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990" w:type="dxa"/>
            <w:gridSpan w:val="2"/>
            <w:tcBorders>
              <w:top w:val="nil"/>
              <w:left w:val="nil"/>
              <w:bottom w:val="nil"/>
              <w:right w:val="nil"/>
            </w:tcBorders>
            <w:vAlign w:val="center"/>
          </w:tcPr>
          <w:p w14:paraId="6123AE1E" w14:textId="77777777" w:rsidR="00A25F9E" w:rsidRPr="00AC6690" w:rsidRDefault="00A25F9E" w:rsidP="00A25F9E">
            <w:pPr>
              <w:autoSpaceDE/>
              <w:autoSpaceDN/>
              <w:adjustRightInd/>
              <w:spacing w:before="0" w:line="240" w:lineRule="auto"/>
              <w:ind w:left="149"/>
              <w:rPr>
                <w:sz w:val="16"/>
                <w:szCs w:val="16"/>
              </w:rPr>
            </w:pPr>
            <w:r>
              <w:rPr>
                <w:sz w:val="16"/>
                <w:szCs w:val="16"/>
              </w:rPr>
              <w:t>International</w:t>
            </w:r>
          </w:p>
        </w:tc>
        <w:tc>
          <w:tcPr>
            <w:tcW w:w="2835" w:type="dxa"/>
            <w:gridSpan w:val="5"/>
            <w:tcBorders>
              <w:top w:val="nil"/>
              <w:left w:val="nil"/>
              <w:bottom w:val="nil"/>
              <w:right w:val="nil"/>
            </w:tcBorders>
            <w:vAlign w:val="center"/>
          </w:tcPr>
          <w:p w14:paraId="30DB964E" w14:textId="77777777" w:rsidR="00A25F9E" w:rsidRPr="00F87803" w:rsidRDefault="00A25F9E" w:rsidP="00A25F9E">
            <w:pPr>
              <w:autoSpaceDE/>
              <w:autoSpaceDN/>
              <w:adjustRightInd/>
              <w:spacing w:before="0" w:line="240" w:lineRule="auto"/>
              <w:ind w:left="142"/>
              <w:rPr>
                <w:sz w:val="16"/>
                <w:szCs w:val="16"/>
              </w:rPr>
            </w:pPr>
            <w:r w:rsidRPr="00F87803">
              <w:rPr>
                <w:sz w:val="16"/>
                <w:szCs w:val="16"/>
              </w:rPr>
              <w:t>Interline 994</w:t>
            </w:r>
          </w:p>
        </w:tc>
        <w:tc>
          <w:tcPr>
            <w:tcW w:w="708" w:type="dxa"/>
            <w:tcBorders>
              <w:top w:val="nil"/>
              <w:left w:val="nil"/>
              <w:bottom w:val="nil"/>
              <w:right w:val="nil"/>
            </w:tcBorders>
            <w:vAlign w:val="center"/>
          </w:tcPr>
          <w:p w14:paraId="73220D44"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187</w:t>
            </w:r>
          </w:p>
        </w:tc>
        <w:tc>
          <w:tcPr>
            <w:tcW w:w="1702" w:type="dxa"/>
            <w:gridSpan w:val="2"/>
            <w:tcBorders>
              <w:top w:val="nil"/>
              <w:left w:val="nil"/>
              <w:bottom w:val="nil"/>
              <w:right w:val="nil"/>
            </w:tcBorders>
            <w:vAlign w:val="center"/>
          </w:tcPr>
          <w:p w14:paraId="7C63EF39" w14:textId="77777777" w:rsidR="00A25F9E" w:rsidRPr="003B2DEF" w:rsidRDefault="00A25F9E" w:rsidP="003F0FE6">
            <w:pPr>
              <w:widowControl w:val="0"/>
              <w:spacing w:before="64" w:line="240" w:lineRule="auto"/>
              <w:ind w:left="458" w:right="-20"/>
              <w:rPr>
                <w:w w:val="0"/>
                <w:sz w:val="24"/>
                <w:szCs w:val="24"/>
              </w:rPr>
            </w:pPr>
            <w:r>
              <w:rPr>
                <w:sz w:val="16"/>
                <w:szCs w:val="16"/>
              </w:rPr>
              <w:t>90</w:t>
            </w:r>
            <w:r w:rsidRPr="003B2DEF">
              <w:rPr>
                <w:sz w:val="16"/>
                <w:szCs w:val="16"/>
              </w:rPr>
              <w:t>°</w:t>
            </w:r>
            <w:r>
              <w:rPr>
                <w:sz w:val="16"/>
                <w:szCs w:val="16"/>
              </w:rPr>
              <w:t>C</w:t>
            </w:r>
            <w:r w:rsidRPr="003B2DEF">
              <w:rPr>
                <w:sz w:val="16"/>
                <w:szCs w:val="16"/>
              </w:rPr>
              <w:t>(</w:t>
            </w:r>
            <w:r>
              <w:rPr>
                <w:sz w:val="16"/>
                <w:szCs w:val="16"/>
              </w:rPr>
              <w:t>190</w:t>
            </w:r>
            <w:r w:rsidRPr="003B2DEF">
              <w:rPr>
                <w:spacing w:val="1"/>
                <w:sz w:val="16"/>
                <w:szCs w:val="16"/>
              </w:rPr>
              <w:t>°</w:t>
            </w:r>
            <w:r>
              <w:rPr>
                <w:sz w:val="16"/>
                <w:szCs w:val="16"/>
              </w:rPr>
              <w:t>F</w:t>
            </w:r>
            <w:r w:rsidRPr="003B2DEF">
              <w:rPr>
                <w:sz w:val="16"/>
                <w:szCs w:val="16"/>
              </w:rPr>
              <w:t>)</w:t>
            </w:r>
          </w:p>
        </w:tc>
      </w:tr>
      <w:tr w:rsidR="00A25F9E" w:rsidRPr="00AC6690" w14:paraId="0F39AE45"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vMerge/>
            <w:tcBorders>
              <w:left w:val="nil"/>
              <w:bottom w:val="nil"/>
              <w:right w:val="nil"/>
            </w:tcBorders>
            <w:vAlign w:val="center"/>
          </w:tcPr>
          <w:p w14:paraId="659C9A15"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43CFFF2E" w14:textId="77777777" w:rsidR="00A25F9E" w:rsidRPr="00AC6690" w:rsidRDefault="00A25F9E" w:rsidP="00A25F9E">
            <w:pPr>
              <w:autoSpaceDE/>
              <w:autoSpaceDN/>
              <w:adjustRightInd/>
              <w:spacing w:before="0" w:line="240" w:lineRule="auto"/>
              <w:ind w:left="149"/>
              <w:rPr>
                <w:sz w:val="16"/>
                <w:szCs w:val="16"/>
              </w:rPr>
            </w:pPr>
            <w:r w:rsidRPr="0023647C">
              <w:rPr>
                <w:sz w:val="16"/>
                <w:szCs w:val="16"/>
              </w:rPr>
              <w:t>International Devoe</w:t>
            </w:r>
          </w:p>
        </w:tc>
        <w:tc>
          <w:tcPr>
            <w:tcW w:w="2835" w:type="dxa"/>
            <w:gridSpan w:val="5"/>
            <w:tcBorders>
              <w:top w:val="nil"/>
              <w:left w:val="nil"/>
              <w:bottom w:val="nil"/>
              <w:right w:val="nil"/>
            </w:tcBorders>
            <w:vAlign w:val="center"/>
          </w:tcPr>
          <w:p w14:paraId="1D7D629A"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Devchem</w:t>
            </w:r>
            <w:proofErr w:type="spellEnd"/>
            <w:r w:rsidRPr="00F87803">
              <w:rPr>
                <w:sz w:val="16"/>
                <w:szCs w:val="16"/>
              </w:rPr>
              <w:t xml:space="preserve"> 256</w:t>
            </w:r>
          </w:p>
        </w:tc>
        <w:tc>
          <w:tcPr>
            <w:tcW w:w="708" w:type="dxa"/>
            <w:tcBorders>
              <w:top w:val="nil"/>
              <w:left w:val="nil"/>
              <w:bottom w:val="nil"/>
              <w:right w:val="nil"/>
            </w:tcBorders>
            <w:vAlign w:val="center"/>
          </w:tcPr>
          <w:p w14:paraId="6E3C6E15"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319</w:t>
            </w:r>
          </w:p>
        </w:tc>
        <w:tc>
          <w:tcPr>
            <w:tcW w:w="1702" w:type="dxa"/>
            <w:gridSpan w:val="2"/>
            <w:tcBorders>
              <w:top w:val="nil"/>
              <w:left w:val="nil"/>
              <w:bottom w:val="nil"/>
              <w:right w:val="nil"/>
            </w:tcBorders>
            <w:vAlign w:val="center"/>
          </w:tcPr>
          <w:p w14:paraId="1F58080D" w14:textId="77777777" w:rsidR="00A25F9E" w:rsidRDefault="00A25F9E" w:rsidP="003F0FE6">
            <w:pPr>
              <w:widowControl w:val="0"/>
              <w:spacing w:before="64" w:line="240" w:lineRule="auto"/>
              <w:ind w:left="458" w:right="-20"/>
              <w:rPr>
                <w:w w:val="0"/>
                <w:sz w:val="16"/>
                <w:szCs w:val="16"/>
              </w:rPr>
            </w:pPr>
            <w:r>
              <w:rPr>
                <w:sz w:val="16"/>
                <w:szCs w:val="16"/>
              </w:rPr>
              <w:t>93</w:t>
            </w:r>
            <w:r w:rsidRPr="003B2DEF">
              <w:rPr>
                <w:sz w:val="16"/>
                <w:szCs w:val="16"/>
              </w:rPr>
              <w:t>°</w:t>
            </w:r>
            <w:r>
              <w:rPr>
                <w:sz w:val="16"/>
                <w:szCs w:val="16"/>
              </w:rPr>
              <w:t>C</w:t>
            </w:r>
            <w:r w:rsidRPr="003B2DEF">
              <w:rPr>
                <w:sz w:val="16"/>
                <w:szCs w:val="16"/>
              </w:rPr>
              <w:t>(</w:t>
            </w:r>
            <w:r>
              <w:rPr>
                <w:sz w:val="16"/>
                <w:szCs w:val="16"/>
              </w:rPr>
              <w:t>200</w:t>
            </w:r>
            <w:r w:rsidRPr="003B2DEF">
              <w:rPr>
                <w:spacing w:val="1"/>
                <w:sz w:val="16"/>
                <w:szCs w:val="16"/>
              </w:rPr>
              <w:t>°</w:t>
            </w:r>
            <w:r>
              <w:rPr>
                <w:sz w:val="16"/>
                <w:szCs w:val="16"/>
              </w:rPr>
              <w:t>F</w:t>
            </w:r>
            <w:r w:rsidRPr="003B2DEF">
              <w:rPr>
                <w:sz w:val="16"/>
                <w:szCs w:val="16"/>
              </w:rPr>
              <w:t>)</w:t>
            </w:r>
          </w:p>
        </w:tc>
      </w:tr>
      <w:tr w:rsidR="00A25F9E" w:rsidRPr="00AC6690" w14:paraId="372B9D7C"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bottom w:val="nil"/>
              <w:right w:val="nil"/>
            </w:tcBorders>
            <w:vAlign w:val="center"/>
          </w:tcPr>
          <w:p w14:paraId="32DF54D9"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nil"/>
              <w:right w:val="nil"/>
            </w:tcBorders>
            <w:vAlign w:val="center"/>
          </w:tcPr>
          <w:p w14:paraId="3CC6E31F" w14:textId="77777777" w:rsidR="00A25F9E" w:rsidRPr="00AC6690" w:rsidRDefault="00A25F9E" w:rsidP="00A25F9E">
            <w:pPr>
              <w:autoSpaceDE/>
              <w:autoSpaceDN/>
              <w:adjustRightInd/>
              <w:spacing w:before="0" w:line="240" w:lineRule="auto"/>
              <w:ind w:left="149"/>
              <w:rPr>
                <w:sz w:val="16"/>
                <w:szCs w:val="16"/>
              </w:rPr>
            </w:pPr>
            <w:r w:rsidRPr="0023647C">
              <w:rPr>
                <w:sz w:val="16"/>
                <w:szCs w:val="16"/>
              </w:rPr>
              <w:t>Jotun</w:t>
            </w:r>
          </w:p>
        </w:tc>
        <w:tc>
          <w:tcPr>
            <w:tcW w:w="2835" w:type="dxa"/>
            <w:gridSpan w:val="5"/>
            <w:tcBorders>
              <w:top w:val="nil"/>
              <w:left w:val="nil"/>
              <w:bottom w:val="nil"/>
              <w:right w:val="nil"/>
            </w:tcBorders>
            <w:vAlign w:val="center"/>
          </w:tcPr>
          <w:p w14:paraId="3503F162"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Tankguard</w:t>
            </w:r>
            <w:proofErr w:type="spellEnd"/>
            <w:r w:rsidRPr="00F87803">
              <w:rPr>
                <w:sz w:val="16"/>
                <w:szCs w:val="16"/>
              </w:rPr>
              <w:t xml:space="preserve"> Storage</w:t>
            </w:r>
          </w:p>
        </w:tc>
        <w:tc>
          <w:tcPr>
            <w:tcW w:w="708" w:type="dxa"/>
            <w:tcBorders>
              <w:top w:val="nil"/>
              <w:left w:val="nil"/>
              <w:bottom w:val="nil"/>
              <w:right w:val="nil"/>
            </w:tcBorders>
            <w:vAlign w:val="center"/>
          </w:tcPr>
          <w:p w14:paraId="734FFD43" w14:textId="77777777" w:rsidR="00A25F9E" w:rsidRPr="00AC6690" w:rsidRDefault="00A25F9E" w:rsidP="00A25F9E">
            <w:pPr>
              <w:autoSpaceDE/>
              <w:autoSpaceDN/>
              <w:adjustRightInd/>
              <w:spacing w:before="0" w:line="240" w:lineRule="auto"/>
              <w:ind w:left="0"/>
              <w:jc w:val="center"/>
              <w:rPr>
                <w:sz w:val="16"/>
                <w:szCs w:val="16"/>
              </w:rPr>
            </w:pPr>
            <w:r>
              <w:rPr>
                <w:sz w:val="16"/>
                <w:szCs w:val="16"/>
              </w:rPr>
              <w:t>310</w:t>
            </w:r>
          </w:p>
        </w:tc>
        <w:tc>
          <w:tcPr>
            <w:tcW w:w="1702" w:type="dxa"/>
            <w:gridSpan w:val="2"/>
            <w:tcBorders>
              <w:top w:val="nil"/>
              <w:left w:val="nil"/>
              <w:bottom w:val="nil"/>
              <w:right w:val="nil"/>
            </w:tcBorders>
            <w:vAlign w:val="center"/>
          </w:tcPr>
          <w:p w14:paraId="5EB3EA2D" w14:textId="77777777" w:rsidR="00A25F9E" w:rsidRPr="003B2DEF" w:rsidRDefault="00A25F9E" w:rsidP="003F0FE6">
            <w:pPr>
              <w:widowControl w:val="0"/>
              <w:spacing w:before="23" w:line="240" w:lineRule="auto"/>
              <w:ind w:left="458" w:right="-20"/>
              <w:rPr>
                <w:w w:val="0"/>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A25F9E" w:rsidRPr="00AC6690" w14:paraId="7EDD1DBA"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right w:val="nil"/>
            </w:tcBorders>
            <w:vAlign w:val="center"/>
          </w:tcPr>
          <w:p w14:paraId="1F456F6C"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right w:val="nil"/>
            </w:tcBorders>
            <w:vAlign w:val="center"/>
          </w:tcPr>
          <w:p w14:paraId="45D03FC0"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PPG</w:t>
            </w:r>
          </w:p>
        </w:tc>
        <w:tc>
          <w:tcPr>
            <w:tcW w:w="2835" w:type="dxa"/>
            <w:gridSpan w:val="5"/>
            <w:tcBorders>
              <w:top w:val="nil"/>
              <w:left w:val="nil"/>
              <w:right w:val="nil"/>
            </w:tcBorders>
            <w:vAlign w:val="center"/>
          </w:tcPr>
          <w:p w14:paraId="612A8775"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Phenguard</w:t>
            </w:r>
            <w:proofErr w:type="spellEnd"/>
            <w:r w:rsidRPr="00F87803">
              <w:rPr>
                <w:sz w:val="16"/>
                <w:szCs w:val="16"/>
              </w:rPr>
              <w:t xml:space="preserve"> 9</w:t>
            </w:r>
            <w:r w:rsidRPr="00F87803">
              <w:rPr>
                <w:sz w:val="16"/>
                <w:szCs w:val="16"/>
                <w:lang w:val="ru-RU"/>
              </w:rPr>
              <w:t>4</w:t>
            </w:r>
            <w:r w:rsidRPr="00F87803">
              <w:rPr>
                <w:sz w:val="16"/>
                <w:szCs w:val="16"/>
              </w:rPr>
              <w:t>0 Series</w:t>
            </w:r>
          </w:p>
        </w:tc>
        <w:tc>
          <w:tcPr>
            <w:tcW w:w="708" w:type="dxa"/>
            <w:tcBorders>
              <w:top w:val="nil"/>
              <w:left w:val="nil"/>
              <w:right w:val="nil"/>
            </w:tcBorders>
            <w:vAlign w:val="center"/>
          </w:tcPr>
          <w:p w14:paraId="379B841F" w14:textId="02B354ED" w:rsidR="00A25F9E" w:rsidRPr="00AC6690" w:rsidRDefault="00A25F9E" w:rsidP="00A25F9E">
            <w:pPr>
              <w:autoSpaceDE/>
              <w:autoSpaceDN/>
              <w:adjustRightInd/>
              <w:spacing w:before="0" w:line="240" w:lineRule="auto"/>
              <w:ind w:left="0"/>
              <w:jc w:val="center"/>
              <w:rPr>
                <w:sz w:val="16"/>
                <w:szCs w:val="16"/>
              </w:rPr>
            </w:pPr>
            <w:r>
              <w:rPr>
                <w:sz w:val="16"/>
                <w:szCs w:val="16"/>
              </w:rPr>
              <w:t>315</w:t>
            </w:r>
            <w:ins w:id="1406" w:author="Kurmanov, Aidyn [STAMGazStroy LLP]" w:date="2025-12-11T15:02:00Z" w16du:dateUtc="2025-12-11T10:02:00Z">
              <w:r w:rsidR="00BC5FF9">
                <w:rPr>
                  <w:sz w:val="16"/>
                  <w:szCs w:val="16"/>
                </w:rPr>
                <w:t>-410</w:t>
              </w:r>
            </w:ins>
          </w:p>
        </w:tc>
        <w:tc>
          <w:tcPr>
            <w:tcW w:w="1702" w:type="dxa"/>
            <w:gridSpan w:val="2"/>
            <w:tcBorders>
              <w:top w:val="nil"/>
              <w:left w:val="nil"/>
              <w:right w:val="nil"/>
            </w:tcBorders>
            <w:vAlign w:val="center"/>
          </w:tcPr>
          <w:p w14:paraId="64287353" w14:textId="77777777" w:rsidR="00A25F9E" w:rsidRPr="003B2DEF" w:rsidRDefault="00A25F9E" w:rsidP="003F0FE6">
            <w:pPr>
              <w:widowControl w:val="0"/>
              <w:spacing w:before="43" w:line="240" w:lineRule="auto"/>
              <w:ind w:left="458" w:right="-20"/>
              <w:rPr>
                <w:w w:val="0"/>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A25F9E" w:rsidRPr="00AC6690" w14:paraId="24F5AB4F" w14:textId="77777777" w:rsidTr="003F0FE6">
        <w:tblPrEx>
          <w:tblCellMar>
            <w:left w:w="0" w:type="dxa"/>
            <w:right w:w="0" w:type="dxa"/>
          </w:tblCellMar>
          <w:tblLook w:val="0000" w:firstRow="0" w:lastRow="0" w:firstColumn="0" w:lastColumn="0" w:noHBand="0" w:noVBand="0"/>
        </w:tblPrEx>
        <w:trPr>
          <w:gridAfter w:val="1"/>
          <w:wAfter w:w="27" w:type="dxa"/>
          <w:trHeight w:val="288"/>
          <w:jc w:val="center"/>
        </w:trPr>
        <w:tc>
          <w:tcPr>
            <w:tcW w:w="1652" w:type="dxa"/>
            <w:gridSpan w:val="3"/>
            <w:tcBorders>
              <w:top w:val="nil"/>
              <w:left w:val="nil"/>
              <w:bottom w:val="single" w:sz="12" w:space="0" w:color="auto"/>
              <w:right w:val="nil"/>
            </w:tcBorders>
            <w:vAlign w:val="center"/>
          </w:tcPr>
          <w:p w14:paraId="03CA5BF7" w14:textId="77777777" w:rsidR="00A25F9E" w:rsidRPr="00AC6690" w:rsidRDefault="00A25F9E" w:rsidP="00A25F9E">
            <w:pPr>
              <w:autoSpaceDE/>
              <w:autoSpaceDN/>
              <w:adjustRightInd/>
              <w:spacing w:before="0" w:line="240" w:lineRule="auto"/>
              <w:ind w:left="0"/>
              <w:rPr>
                <w:b/>
                <w:sz w:val="16"/>
                <w:szCs w:val="16"/>
              </w:rPr>
            </w:pPr>
          </w:p>
        </w:tc>
        <w:tc>
          <w:tcPr>
            <w:tcW w:w="2990" w:type="dxa"/>
            <w:gridSpan w:val="2"/>
            <w:tcBorders>
              <w:top w:val="nil"/>
              <w:left w:val="nil"/>
              <w:bottom w:val="single" w:sz="12" w:space="0" w:color="auto"/>
              <w:right w:val="nil"/>
            </w:tcBorders>
            <w:vAlign w:val="center"/>
          </w:tcPr>
          <w:p w14:paraId="0536BBB8" w14:textId="77777777" w:rsidR="00A25F9E" w:rsidRPr="00AC6690" w:rsidRDefault="00A25F9E" w:rsidP="00A25F9E">
            <w:pPr>
              <w:autoSpaceDE/>
              <w:autoSpaceDN/>
              <w:adjustRightInd/>
              <w:spacing w:before="0" w:line="240" w:lineRule="auto"/>
              <w:ind w:left="149"/>
              <w:rPr>
                <w:sz w:val="16"/>
                <w:szCs w:val="16"/>
              </w:rPr>
            </w:pPr>
            <w:r w:rsidRPr="00AC6690">
              <w:rPr>
                <w:sz w:val="16"/>
                <w:szCs w:val="16"/>
              </w:rPr>
              <w:t>Sherwin-Williams</w:t>
            </w:r>
          </w:p>
        </w:tc>
        <w:tc>
          <w:tcPr>
            <w:tcW w:w="2835" w:type="dxa"/>
            <w:gridSpan w:val="5"/>
            <w:tcBorders>
              <w:top w:val="nil"/>
              <w:left w:val="nil"/>
              <w:bottom w:val="single" w:sz="12" w:space="0" w:color="auto"/>
              <w:right w:val="nil"/>
            </w:tcBorders>
            <w:vAlign w:val="center"/>
          </w:tcPr>
          <w:p w14:paraId="1FCC4309" w14:textId="77777777" w:rsidR="00A25F9E" w:rsidRPr="00F87803" w:rsidRDefault="00A25F9E" w:rsidP="00A25F9E">
            <w:pPr>
              <w:autoSpaceDE/>
              <w:autoSpaceDN/>
              <w:adjustRightInd/>
              <w:spacing w:before="0" w:line="240" w:lineRule="auto"/>
              <w:ind w:left="142"/>
              <w:rPr>
                <w:sz w:val="16"/>
                <w:szCs w:val="16"/>
              </w:rPr>
            </w:pPr>
            <w:proofErr w:type="spellStart"/>
            <w:r w:rsidRPr="00F87803">
              <w:rPr>
                <w:sz w:val="16"/>
                <w:szCs w:val="16"/>
              </w:rPr>
              <w:t>Epo</w:t>
            </w:r>
            <w:proofErr w:type="spellEnd"/>
            <w:r w:rsidRPr="00F87803">
              <w:rPr>
                <w:sz w:val="16"/>
                <w:szCs w:val="16"/>
              </w:rPr>
              <w:t>-Phen FF</w:t>
            </w:r>
          </w:p>
        </w:tc>
        <w:tc>
          <w:tcPr>
            <w:tcW w:w="708" w:type="dxa"/>
            <w:tcBorders>
              <w:top w:val="nil"/>
              <w:left w:val="nil"/>
              <w:bottom w:val="single" w:sz="12" w:space="0" w:color="auto"/>
              <w:right w:val="nil"/>
            </w:tcBorders>
            <w:vAlign w:val="center"/>
          </w:tcPr>
          <w:p w14:paraId="7A3464CB" w14:textId="77777777" w:rsidR="00A25F9E" w:rsidRPr="00AC6690" w:rsidRDefault="00A25F9E" w:rsidP="00A25F9E">
            <w:pPr>
              <w:autoSpaceDE/>
              <w:autoSpaceDN/>
              <w:adjustRightInd/>
              <w:spacing w:before="0" w:line="240" w:lineRule="auto"/>
              <w:ind w:left="0"/>
              <w:jc w:val="center"/>
              <w:rPr>
                <w:sz w:val="16"/>
                <w:szCs w:val="16"/>
              </w:rPr>
            </w:pPr>
            <w:r w:rsidRPr="00AC6690">
              <w:rPr>
                <w:sz w:val="16"/>
                <w:szCs w:val="16"/>
              </w:rPr>
              <w:t>250</w:t>
            </w:r>
          </w:p>
        </w:tc>
        <w:tc>
          <w:tcPr>
            <w:tcW w:w="1702" w:type="dxa"/>
            <w:gridSpan w:val="2"/>
            <w:tcBorders>
              <w:top w:val="nil"/>
              <w:left w:val="nil"/>
              <w:bottom w:val="single" w:sz="12" w:space="0" w:color="auto"/>
              <w:right w:val="nil"/>
            </w:tcBorders>
            <w:vAlign w:val="center"/>
          </w:tcPr>
          <w:p w14:paraId="470BA63F" w14:textId="77777777" w:rsidR="00A25F9E" w:rsidRPr="003B2DEF" w:rsidRDefault="00A25F9E" w:rsidP="003F0FE6">
            <w:pPr>
              <w:widowControl w:val="0"/>
              <w:spacing w:before="43" w:line="240" w:lineRule="auto"/>
              <w:ind w:left="458" w:right="-20"/>
              <w:rPr>
                <w:w w:val="0"/>
                <w:sz w:val="24"/>
                <w:szCs w:val="24"/>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A25F9E" w:rsidRPr="00AC6690" w14:paraId="39863998" w14:textId="77777777" w:rsidTr="003B1EFD">
        <w:tblPrEx>
          <w:tblCellMar>
            <w:left w:w="0" w:type="dxa"/>
            <w:right w:w="0" w:type="dxa"/>
          </w:tblCellMar>
          <w:tblLook w:val="0000" w:firstRow="0" w:lastRow="0" w:firstColumn="0" w:lastColumn="0" w:noHBand="0" w:noVBand="0"/>
        </w:tblPrEx>
        <w:trPr>
          <w:gridAfter w:val="1"/>
          <w:wAfter w:w="27" w:type="dxa"/>
          <w:trHeight w:hRule="exact" w:val="313"/>
          <w:jc w:val="center"/>
        </w:trPr>
        <w:tc>
          <w:tcPr>
            <w:tcW w:w="9887" w:type="dxa"/>
            <w:gridSpan w:val="13"/>
            <w:tcBorders>
              <w:top w:val="single" w:sz="12" w:space="0" w:color="auto"/>
              <w:left w:val="nil"/>
              <w:bottom w:val="nil"/>
              <w:right w:val="nil"/>
            </w:tcBorders>
          </w:tcPr>
          <w:p w14:paraId="15675DCD" w14:textId="52D30373" w:rsidR="00A25F9E" w:rsidRDefault="00A25F9E" w:rsidP="00A25F9E">
            <w:pPr>
              <w:widowControl w:val="0"/>
              <w:spacing w:before="43" w:line="240" w:lineRule="auto"/>
              <w:ind w:left="200" w:right="-20"/>
              <w:rPr>
                <w:sz w:val="16"/>
                <w:szCs w:val="16"/>
              </w:rPr>
            </w:pPr>
          </w:p>
        </w:tc>
      </w:tr>
      <w:tr w:rsidR="00A25F9E" w:rsidRPr="00AC6690" w14:paraId="0AA62BE4" w14:textId="77777777" w:rsidTr="00A25F9E">
        <w:tblPrEx>
          <w:tblCellMar>
            <w:left w:w="0" w:type="dxa"/>
            <w:right w:w="0" w:type="dxa"/>
          </w:tblCellMar>
          <w:tblLook w:val="0000" w:firstRow="0" w:lastRow="0" w:firstColumn="0" w:lastColumn="0" w:noHBand="0" w:noVBand="0"/>
        </w:tblPrEx>
        <w:trPr>
          <w:gridAfter w:val="1"/>
          <w:wAfter w:w="27" w:type="dxa"/>
          <w:trHeight w:hRule="exact" w:val="324"/>
          <w:jc w:val="center"/>
        </w:trPr>
        <w:tc>
          <w:tcPr>
            <w:tcW w:w="9887" w:type="dxa"/>
            <w:gridSpan w:val="13"/>
            <w:tcBorders>
              <w:top w:val="nil"/>
              <w:left w:val="nil"/>
              <w:bottom w:val="nil"/>
              <w:right w:val="nil"/>
            </w:tcBorders>
          </w:tcPr>
          <w:p w14:paraId="6D5C57EE" w14:textId="1FC95645" w:rsidR="00A25F9E" w:rsidRPr="00AC6690" w:rsidRDefault="00A25F9E" w:rsidP="00A25F9E">
            <w:pPr>
              <w:widowControl w:val="0"/>
              <w:spacing w:line="143" w:lineRule="exact"/>
              <w:ind w:left="290" w:right="-20" w:hanging="148"/>
              <w:rPr>
                <w:i/>
                <w:iCs/>
                <w:sz w:val="14"/>
                <w:szCs w:val="14"/>
              </w:rPr>
            </w:pPr>
            <w:proofErr w:type="spellStart"/>
            <w:r w:rsidRPr="003B2DEF">
              <w:rPr>
                <w:b/>
                <w:bCs/>
                <w:position w:val="-1"/>
                <w:sz w:val="16"/>
                <w:szCs w:val="16"/>
              </w:rPr>
              <w:t>Last</w:t>
            </w:r>
            <w:r w:rsidRPr="003B2DEF">
              <w:rPr>
                <w:b/>
                <w:bCs/>
                <w:spacing w:val="1"/>
                <w:position w:val="-1"/>
                <w:sz w:val="16"/>
                <w:szCs w:val="16"/>
              </w:rPr>
              <w:t>U</w:t>
            </w:r>
            <w:r w:rsidRPr="003B2DEF">
              <w:rPr>
                <w:b/>
                <w:bCs/>
                <w:position w:val="-1"/>
                <w:sz w:val="16"/>
                <w:szCs w:val="16"/>
              </w:rPr>
              <w:t>p</w:t>
            </w:r>
            <w:r w:rsidRPr="003B2DEF">
              <w:rPr>
                <w:b/>
                <w:bCs/>
                <w:spacing w:val="1"/>
                <w:position w:val="-1"/>
                <w:sz w:val="16"/>
                <w:szCs w:val="16"/>
              </w:rPr>
              <w:t>d</w:t>
            </w:r>
            <w:r w:rsidRPr="003B2DEF">
              <w:rPr>
                <w:b/>
                <w:bCs/>
                <w:position w:val="-1"/>
                <w:sz w:val="16"/>
                <w:szCs w:val="16"/>
              </w:rPr>
              <w:t>ate</w:t>
            </w:r>
            <w:proofErr w:type="spellEnd"/>
            <w:r w:rsidRPr="003B2DEF">
              <w:rPr>
                <w:b/>
                <w:bCs/>
                <w:position w:val="-1"/>
                <w:sz w:val="16"/>
                <w:szCs w:val="16"/>
              </w:rPr>
              <w:t>:</w:t>
            </w:r>
            <w:r w:rsidRPr="003B2DEF">
              <w:rPr>
                <w:b/>
                <w:bCs/>
                <w:position w:val="-1"/>
                <w:sz w:val="16"/>
                <w:szCs w:val="16"/>
              </w:rPr>
              <w:tab/>
            </w:r>
            <w:r w:rsidR="00F87803">
              <w:rPr>
                <w:position w:val="-1"/>
                <w:sz w:val="16"/>
                <w:szCs w:val="16"/>
              </w:rPr>
              <w:t>November</w:t>
            </w:r>
            <w:r w:rsidR="00F06FAC">
              <w:rPr>
                <w:position w:val="-1"/>
                <w:sz w:val="16"/>
                <w:szCs w:val="16"/>
              </w:rPr>
              <w:t xml:space="preserve"> 2025</w:t>
            </w:r>
          </w:p>
        </w:tc>
      </w:tr>
    </w:tbl>
    <w:p w14:paraId="491FC9C1" w14:textId="3CFA53D9" w:rsidR="00885540" w:rsidRPr="00B85C9C" w:rsidRDefault="00885540" w:rsidP="00B85C9C">
      <w:pPr>
        <w:spacing w:before="0" w:line="240" w:lineRule="auto"/>
        <w:ind w:left="1170" w:hanging="540"/>
        <w:rPr>
          <w:color w:val="auto"/>
          <w:sz w:val="16"/>
          <w:szCs w:val="16"/>
        </w:rPr>
      </w:pPr>
    </w:p>
    <w:p w14:paraId="79BD0C09" w14:textId="38180A6D" w:rsidR="00F06FAC" w:rsidRPr="00B85C9C" w:rsidRDefault="00F06FAC" w:rsidP="00B85C9C">
      <w:pPr>
        <w:spacing w:before="0" w:line="240" w:lineRule="auto"/>
        <w:ind w:left="1170" w:hanging="540"/>
        <w:rPr>
          <w:color w:val="auto"/>
          <w:sz w:val="16"/>
          <w:szCs w:val="16"/>
        </w:rPr>
      </w:pPr>
      <w:r w:rsidRPr="00B85C9C">
        <w:rPr>
          <w:color w:val="auto"/>
          <w:sz w:val="16"/>
          <w:szCs w:val="16"/>
        </w:rPr>
        <w:t>Note 1</w:t>
      </w:r>
      <w:proofErr w:type="gramStart"/>
      <w:r w:rsidRPr="00B85C9C">
        <w:rPr>
          <w:color w:val="auto"/>
          <w:sz w:val="16"/>
          <w:szCs w:val="16"/>
        </w:rPr>
        <w:t xml:space="preserve">: </w:t>
      </w:r>
      <w:r w:rsidR="00CC1F8F">
        <w:rPr>
          <w:color w:val="auto"/>
          <w:sz w:val="16"/>
          <w:szCs w:val="16"/>
        </w:rPr>
        <w:tab/>
      </w:r>
      <w:r w:rsidRPr="00B85C9C">
        <w:rPr>
          <w:color w:val="auto"/>
          <w:sz w:val="16"/>
          <w:szCs w:val="16"/>
        </w:rPr>
        <w:t>TEMPERATURE</w:t>
      </w:r>
      <w:proofErr w:type="gramEnd"/>
      <w:r w:rsidRPr="00B85C9C">
        <w:rPr>
          <w:color w:val="auto"/>
          <w:sz w:val="16"/>
          <w:szCs w:val="16"/>
        </w:rPr>
        <w:t xml:space="preserve"> GRADIENT refers to the </w:t>
      </w:r>
      <w:proofErr w:type="spellStart"/>
      <w:proofErr w:type="gramStart"/>
      <w:r w:rsidRPr="00B85C9C">
        <w:rPr>
          <w:color w:val="auto"/>
          <w:sz w:val="16"/>
          <w:szCs w:val="16"/>
        </w:rPr>
        <w:t>differencebetween</w:t>
      </w:r>
      <w:proofErr w:type="spellEnd"/>
      <w:proofErr w:type="gramEnd"/>
      <w:r w:rsidRPr="00B85C9C">
        <w:rPr>
          <w:color w:val="auto"/>
          <w:sz w:val="16"/>
          <w:szCs w:val="16"/>
        </w:rPr>
        <w:t xml:space="preserve"> the stock temperature and the outside </w:t>
      </w:r>
      <w:proofErr w:type="spellStart"/>
      <w:proofErr w:type="gramStart"/>
      <w:r w:rsidRPr="00B85C9C">
        <w:rPr>
          <w:color w:val="auto"/>
          <w:sz w:val="16"/>
          <w:szCs w:val="16"/>
        </w:rPr>
        <w:t>temperatureof</w:t>
      </w:r>
      <w:proofErr w:type="spellEnd"/>
      <w:proofErr w:type="gramEnd"/>
      <w:r w:rsidRPr="00B85C9C">
        <w:rPr>
          <w:color w:val="auto"/>
          <w:sz w:val="16"/>
          <w:szCs w:val="16"/>
        </w:rPr>
        <w:t xml:space="preserve"> </w:t>
      </w:r>
      <w:proofErr w:type="spellStart"/>
      <w:proofErr w:type="gramStart"/>
      <w:r w:rsidRPr="00B85C9C">
        <w:rPr>
          <w:color w:val="auto"/>
          <w:sz w:val="16"/>
          <w:szCs w:val="16"/>
        </w:rPr>
        <w:t>thesteel</w:t>
      </w:r>
      <w:proofErr w:type="spellEnd"/>
      <w:proofErr w:type="gramEnd"/>
      <w:r w:rsidRPr="00B85C9C">
        <w:rPr>
          <w:color w:val="auto"/>
          <w:sz w:val="16"/>
          <w:szCs w:val="16"/>
        </w:rPr>
        <w:t xml:space="preserve"> shell.</w:t>
      </w:r>
    </w:p>
    <w:p w14:paraId="6483C0C9" w14:textId="0D54D27D" w:rsidR="00F06FAC" w:rsidRPr="00B85C9C" w:rsidRDefault="00F06FAC" w:rsidP="00B85C9C">
      <w:pPr>
        <w:spacing w:before="0" w:line="240" w:lineRule="auto"/>
        <w:ind w:left="1170" w:hanging="540"/>
        <w:rPr>
          <w:color w:val="auto"/>
          <w:sz w:val="16"/>
          <w:szCs w:val="16"/>
        </w:rPr>
      </w:pPr>
      <w:r w:rsidRPr="00B85C9C">
        <w:rPr>
          <w:color w:val="auto"/>
          <w:sz w:val="16"/>
          <w:szCs w:val="16"/>
        </w:rPr>
        <w:t>Note 2</w:t>
      </w:r>
      <w:proofErr w:type="gramStart"/>
      <w:r w:rsidRPr="00B85C9C">
        <w:rPr>
          <w:color w:val="auto"/>
          <w:sz w:val="16"/>
          <w:szCs w:val="16"/>
        </w:rPr>
        <w:t xml:space="preserve">: </w:t>
      </w:r>
      <w:r w:rsidR="00CC1F8F">
        <w:rPr>
          <w:color w:val="auto"/>
          <w:sz w:val="16"/>
          <w:szCs w:val="16"/>
        </w:rPr>
        <w:tab/>
      </w:r>
      <w:r w:rsidRPr="00B85C9C">
        <w:rPr>
          <w:color w:val="auto"/>
          <w:sz w:val="16"/>
          <w:szCs w:val="16"/>
        </w:rPr>
        <w:t>Wet</w:t>
      </w:r>
      <w:proofErr w:type="gramEnd"/>
      <w:r w:rsidRPr="00B85C9C">
        <w:rPr>
          <w:color w:val="auto"/>
          <w:sz w:val="16"/>
          <w:szCs w:val="16"/>
        </w:rPr>
        <w:t xml:space="preserve"> H2S service lining accepted brands are contained in COM-5014</w:t>
      </w:r>
      <w:proofErr w:type="gramStart"/>
      <w:r w:rsidRPr="00B85C9C">
        <w:rPr>
          <w:color w:val="auto"/>
          <w:sz w:val="16"/>
          <w:szCs w:val="16"/>
        </w:rPr>
        <w:t>.They</w:t>
      </w:r>
      <w:proofErr w:type="gramEnd"/>
      <w:r w:rsidRPr="00B85C9C">
        <w:rPr>
          <w:color w:val="auto"/>
          <w:sz w:val="16"/>
          <w:szCs w:val="16"/>
        </w:rPr>
        <w:t xml:space="preserve"> have </w:t>
      </w:r>
      <w:proofErr w:type="spellStart"/>
      <w:r w:rsidRPr="00B85C9C">
        <w:rPr>
          <w:color w:val="auto"/>
          <w:sz w:val="16"/>
          <w:szCs w:val="16"/>
        </w:rPr>
        <w:t>underg</w:t>
      </w:r>
      <w:proofErr w:type="spellEnd"/>
      <w:r w:rsidRPr="00B85C9C">
        <w:rPr>
          <w:color w:val="auto"/>
          <w:sz w:val="16"/>
          <w:szCs w:val="16"/>
        </w:rPr>
        <w:t xml:space="preserve"> one thorough testing prior to being accepted for this service.</w:t>
      </w:r>
    </w:p>
    <w:p w14:paraId="2D87C141" w14:textId="0A1BC58D" w:rsidR="00F06FAC" w:rsidRPr="00B85C9C" w:rsidRDefault="00F06FAC" w:rsidP="00B85C9C">
      <w:pPr>
        <w:spacing w:before="0" w:line="240" w:lineRule="auto"/>
        <w:ind w:left="1170" w:hanging="540"/>
        <w:rPr>
          <w:color w:val="auto"/>
          <w:sz w:val="16"/>
          <w:szCs w:val="16"/>
        </w:rPr>
      </w:pPr>
      <w:r w:rsidRPr="00B85C9C">
        <w:rPr>
          <w:color w:val="auto"/>
          <w:sz w:val="16"/>
          <w:szCs w:val="16"/>
        </w:rPr>
        <w:t>Note 3</w:t>
      </w:r>
      <w:proofErr w:type="gramStart"/>
      <w:r w:rsidRPr="00B85C9C">
        <w:rPr>
          <w:color w:val="auto"/>
          <w:sz w:val="16"/>
          <w:szCs w:val="16"/>
        </w:rPr>
        <w:t xml:space="preserve">: </w:t>
      </w:r>
      <w:r w:rsidR="00CC1F8F">
        <w:rPr>
          <w:color w:val="auto"/>
          <w:sz w:val="16"/>
          <w:szCs w:val="16"/>
        </w:rPr>
        <w:tab/>
      </w:r>
      <w:r w:rsidRPr="00B85C9C">
        <w:rPr>
          <w:color w:val="auto"/>
          <w:sz w:val="16"/>
          <w:szCs w:val="16"/>
        </w:rPr>
        <w:t>Contrasting</w:t>
      </w:r>
      <w:proofErr w:type="gramEnd"/>
      <w:r w:rsidRPr="00B85C9C">
        <w:rPr>
          <w:color w:val="auto"/>
          <w:sz w:val="16"/>
          <w:szCs w:val="16"/>
        </w:rPr>
        <w:t xml:space="preserve"> colors must be used for 1st and 2nd coats. The finish colors shall be selected as per Table 1 - Finish Coat </w:t>
      </w:r>
      <w:proofErr w:type="spellStart"/>
      <w:r w:rsidRPr="00B85C9C">
        <w:rPr>
          <w:color w:val="auto"/>
          <w:sz w:val="16"/>
          <w:szCs w:val="16"/>
        </w:rPr>
        <w:t>Colour</w:t>
      </w:r>
      <w:proofErr w:type="spellEnd"/>
      <w:r w:rsidRPr="00B85C9C">
        <w:rPr>
          <w:color w:val="auto"/>
          <w:sz w:val="16"/>
          <w:szCs w:val="16"/>
        </w:rPr>
        <w:t xml:space="preserve"> </w:t>
      </w:r>
      <w:proofErr w:type="gramStart"/>
      <w:r w:rsidRPr="00B85C9C">
        <w:rPr>
          <w:color w:val="auto"/>
          <w:sz w:val="16"/>
          <w:szCs w:val="16"/>
        </w:rPr>
        <w:t>Schedule  Deviation</w:t>
      </w:r>
      <w:proofErr w:type="gramEnd"/>
      <w:r w:rsidRPr="00B85C9C">
        <w:rPr>
          <w:color w:val="auto"/>
          <w:sz w:val="16"/>
          <w:szCs w:val="16"/>
        </w:rPr>
        <w:t xml:space="preserve"> may be accepted if the coating is manufactured in one color. </w:t>
      </w:r>
    </w:p>
    <w:p w14:paraId="461FB6BE" w14:textId="77777777" w:rsidR="00F06FAC" w:rsidRPr="001D3869" w:rsidRDefault="00F06FAC" w:rsidP="00A25F9E">
      <w:pPr>
        <w:widowControl w:val="0"/>
        <w:spacing w:before="42" w:line="184" w:lineRule="exact"/>
        <w:ind w:left="284" w:right="777" w:hanging="426"/>
        <w:rPr>
          <w:sz w:val="20"/>
          <w:szCs w:val="20"/>
        </w:rPr>
      </w:pPr>
    </w:p>
    <w:p w14:paraId="110A56D6" w14:textId="11644CB8" w:rsidR="00CE1E1E" w:rsidRDefault="00CE1E1E">
      <w:pPr>
        <w:autoSpaceDE/>
        <w:autoSpaceDN/>
        <w:adjustRightInd/>
        <w:spacing w:before="0" w:line="240" w:lineRule="auto"/>
        <w:ind w:left="0"/>
        <w:rPr>
          <w:sz w:val="20"/>
          <w:szCs w:val="20"/>
        </w:rPr>
      </w:pPr>
      <w:r>
        <w:rPr>
          <w:sz w:val="20"/>
          <w:szCs w:val="20"/>
        </w:rPr>
        <w:br w:type="page"/>
      </w:r>
    </w:p>
    <w:tbl>
      <w:tblPr>
        <w:tblW w:w="978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440"/>
        <w:gridCol w:w="90"/>
        <w:gridCol w:w="360"/>
        <w:gridCol w:w="2520"/>
        <w:gridCol w:w="90"/>
        <w:gridCol w:w="270"/>
        <w:gridCol w:w="540"/>
        <w:gridCol w:w="450"/>
        <w:gridCol w:w="270"/>
        <w:gridCol w:w="720"/>
        <w:gridCol w:w="990"/>
        <w:gridCol w:w="180"/>
        <w:gridCol w:w="1861"/>
      </w:tblGrid>
      <w:tr w:rsidR="00A25F9E" w14:paraId="47AB671E" w14:textId="77777777" w:rsidTr="00A25F9E">
        <w:trPr>
          <w:trHeight w:val="360"/>
        </w:trPr>
        <w:tc>
          <w:tcPr>
            <w:tcW w:w="9781" w:type="dxa"/>
            <w:gridSpan w:val="13"/>
            <w:tcBorders>
              <w:top w:val="single" w:sz="4" w:space="0" w:color="auto"/>
              <w:left w:val="nil"/>
              <w:right w:val="nil"/>
            </w:tcBorders>
            <w:shd w:val="clear" w:color="auto" w:fill="FFFFFF"/>
            <w:vAlign w:val="center"/>
          </w:tcPr>
          <w:p w14:paraId="05FFF6CA" w14:textId="77777777" w:rsidR="00A25F9E" w:rsidRPr="002E04FA" w:rsidRDefault="00DE3E1A" w:rsidP="00A25F9E">
            <w:pPr>
              <w:ind w:right="-72"/>
              <w:jc w:val="right"/>
              <w:rPr>
                <w:color w:val="auto"/>
              </w:rPr>
            </w:pPr>
            <w:r>
              <w:rPr>
                <w:b/>
                <w:i/>
                <w:color w:val="auto"/>
              </w:rPr>
              <w:lastRenderedPageBreak/>
              <w:t>H</w:t>
            </w:r>
            <w:r w:rsidR="00A25F9E" w:rsidRPr="002E04FA">
              <w:rPr>
                <w:b/>
                <w:i/>
                <w:color w:val="auto"/>
              </w:rPr>
              <w:t>igh-Temperature/High-Pressure Lining Systems</w:t>
            </w:r>
          </w:p>
        </w:tc>
      </w:tr>
      <w:tr w:rsidR="00A25F9E" w14:paraId="4B65C9E6" w14:textId="77777777" w:rsidTr="00A25F9E">
        <w:trPr>
          <w:trHeight w:val="360"/>
        </w:trPr>
        <w:tc>
          <w:tcPr>
            <w:tcW w:w="7740" w:type="dxa"/>
            <w:gridSpan w:val="11"/>
            <w:vAlign w:val="center"/>
          </w:tcPr>
          <w:p w14:paraId="159FCB88" w14:textId="6397068F" w:rsidR="00A25F9E" w:rsidRDefault="00A25F9E" w:rsidP="00A25F9E">
            <w:pPr>
              <w:autoSpaceDE/>
              <w:autoSpaceDN/>
              <w:adjustRightInd/>
              <w:spacing w:before="0" w:line="240" w:lineRule="auto"/>
              <w:ind w:left="0"/>
            </w:pPr>
            <w:r w:rsidRPr="002E04FA">
              <w:rPr>
                <w:b/>
                <w:sz w:val="20"/>
                <w:szCs w:val="20"/>
              </w:rPr>
              <w:t xml:space="preserve">Produced Water High Temperature/High Pressure Service Linings </w:t>
            </w:r>
            <w:r w:rsidRPr="002E04FA">
              <w:rPr>
                <w:b/>
                <w:sz w:val="20"/>
                <w:szCs w:val="20"/>
              </w:rPr>
              <w:br/>
              <w:t>Resistant to Temperatures to 180°F (82°C), Pressures of 69 bar</w:t>
            </w:r>
            <w:r w:rsidR="009D15DA">
              <w:rPr>
                <w:b/>
                <w:sz w:val="20"/>
                <w:szCs w:val="20"/>
              </w:rPr>
              <w:t xml:space="preserve"> </w:t>
            </w:r>
            <w:r>
              <w:rPr>
                <w:color w:val="auto"/>
                <w:lang w:val="en-GB"/>
              </w:rPr>
              <w:t>(</w:t>
            </w:r>
            <w:r w:rsidRPr="002E04FA">
              <w:rPr>
                <w:b/>
                <w:sz w:val="20"/>
                <w:szCs w:val="20"/>
              </w:rPr>
              <w:t>1000 PSI</w:t>
            </w:r>
            <w:r>
              <w:t>)</w:t>
            </w:r>
          </w:p>
        </w:tc>
        <w:tc>
          <w:tcPr>
            <w:tcW w:w="2041" w:type="dxa"/>
            <w:gridSpan w:val="2"/>
            <w:shd w:val="clear" w:color="auto" w:fill="000000" w:themeFill="text1"/>
            <w:vAlign w:val="center"/>
          </w:tcPr>
          <w:p w14:paraId="2E4FEDE2" w14:textId="77777777" w:rsidR="00A25F9E" w:rsidRDefault="00A25F9E" w:rsidP="00A25F9E">
            <w:pPr>
              <w:autoSpaceDE/>
              <w:autoSpaceDN/>
              <w:adjustRightInd/>
              <w:spacing w:before="0" w:line="240" w:lineRule="auto"/>
              <w:ind w:left="0"/>
              <w:jc w:val="center"/>
            </w:pPr>
            <w:r w:rsidRPr="002E04FA">
              <w:rPr>
                <w:b/>
                <w:color w:val="FFFFFF"/>
                <w:sz w:val="36"/>
                <w:szCs w:val="40"/>
              </w:rPr>
              <w:t>11.5.2</w:t>
            </w:r>
          </w:p>
        </w:tc>
      </w:tr>
      <w:tr w:rsidR="00A25F9E" w14:paraId="0F50CEEA" w14:textId="77777777" w:rsidTr="00A25F9E">
        <w:trPr>
          <w:trHeight w:val="288"/>
        </w:trPr>
        <w:tc>
          <w:tcPr>
            <w:tcW w:w="1440" w:type="dxa"/>
            <w:tcBorders>
              <w:top w:val="nil"/>
              <w:left w:val="nil"/>
              <w:bottom w:val="nil"/>
              <w:right w:val="nil"/>
            </w:tcBorders>
          </w:tcPr>
          <w:p w14:paraId="1AFF4B62" w14:textId="77777777" w:rsidR="00A25F9E" w:rsidRPr="007A0FAD" w:rsidRDefault="00A25F9E" w:rsidP="00A25F9E">
            <w:pPr>
              <w:autoSpaceDE/>
              <w:autoSpaceDN/>
              <w:adjustRightInd/>
              <w:spacing w:before="0" w:line="240" w:lineRule="auto"/>
              <w:ind w:left="-72"/>
            </w:pPr>
            <w:r w:rsidRPr="002E04FA">
              <w:rPr>
                <w:b/>
                <w:sz w:val="16"/>
                <w:szCs w:val="16"/>
              </w:rPr>
              <w:t>Surface Prep:</w:t>
            </w:r>
          </w:p>
        </w:tc>
        <w:tc>
          <w:tcPr>
            <w:tcW w:w="3330" w:type="dxa"/>
            <w:gridSpan w:val="5"/>
            <w:tcBorders>
              <w:top w:val="nil"/>
              <w:left w:val="nil"/>
              <w:bottom w:val="nil"/>
              <w:right w:val="nil"/>
            </w:tcBorders>
          </w:tcPr>
          <w:p w14:paraId="4798D015" w14:textId="77777777" w:rsidR="00CC1F8F" w:rsidRPr="00CC1F8F" w:rsidRDefault="00CC1F8F" w:rsidP="00CC1F8F">
            <w:pPr>
              <w:autoSpaceDE/>
              <w:autoSpaceDN/>
              <w:adjustRightInd/>
              <w:spacing w:before="0" w:line="240" w:lineRule="auto"/>
              <w:ind w:left="-72" w:right="747"/>
              <w:rPr>
                <w:sz w:val="16"/>
                <w:szCs w:val="16"/>
              </w:rPr>
            </w:pPr>
            <w:r w:rsidRPr="00CC1F8F">
              <w:rPr>
                <w:sz w:val="16"/>
                <w:szCs w:val="16"/>
              </w:rPr>
              <w:t>SSPC-SP1/SP5(NACENo.</w:t>
            </w:r>
            <w:proofErr w:type="gramStart"/>
            <w:r w:rsidRPr="00CC1F8F">
              <w:rPr>
                <w:sz w:val="16"/>
                <w:szCs w:val="16"/>
              </w:rPr>
              <w:t>1)(</w:t>
            </w:r>
            <w:proofErr w:type="gramEnd"/>
            <w:r w:rsidRPr="00CC1F8F">
              <w:rPr>
                <w:sz w:val="16"/>
                <w:szCs w:val="16"/>
              </w:rPr>
              <w:t>SA3)</w:t>
            </w:r>
          </w:p>
          <w:p w14:paraId="4EFBA560" w14:textId="4C7382F4" w:rsidR="00A25F9E" w:rsidRPr="00C05E77" w:rsidRDefault="00CC1F8F" w:rsidP="00CC1F8F">
            <w:pPr>
              <w:autoSpaceDE/>
              <w:autoSpaceDN/>
              <w:adjustRightInd/>
              <w:spacing w:before="0" w:line="240" w:lineRule="auto"/>
              <w:ind w:left="-72" w:right="747"/>
            </w:pPr>
            <w:r w:rsidRPr="00CC1F8F">
              <w:rPr>
                <w:sz w:val="16"/>
                <w:szCs w:val="16"/>
              </w:rPr>
              <w:t>White metal blast cleanliness.</w:t>
            </w:r>
          </w:p>
        </w:tc>
        <w:tc>
          <w:tcPr>
            <w:tcW w:w="1260" w:type="dxa"/>
            <w:gridSpan w:val="3"/>
            <w:tcBorders>
              <w:top w:val="nil"/>
              <w:left w:val="nil"/>
              <w:bottom w:val="nil"/>
              <w:right w:val="nil"/>
            </w:tcBorders>
          </w:tcPr>
          <w:p w14:paraId="27042540" w14:textId="77777777" w:rsidR="00A25F9E" w:rsidRDefault="00A25F9E" w:rsidP="00A25F9E">
            <w:pPr>
              <w:pStyle w:val="CES5191Arialboldrightaligned"/>
            </w:pPr>
            <w:r w:rsidRPr="002E04FA">
              <w:rPr>
                <w:rFonts w:ascii="Times New Roman" w:hAnsi="Times New Roman" w:cs="Times New Roman"/>
              </w:rPr>
              <w:t>Touch Up:</w:t>
            </w:r>
          </w:p>
        </w:tc>
        <w:tc>
          <w:tcPr>
            <w:tcW w:w="3751" w:type="dxa"/>
            <w:gridSpan w:val="4"/>
            <w:tcBorders>
              <w:top w:val="nil"/>
              <w:left w:val="nil"/>
              <w:bottom w:val="nil"/>
              <w:right w:val="nil"/>
            </w:tcBorders>
          </w:tcPr>
          <w:p w14:paraId="6515C5C4" w14:textId="77777777" w:rsidR="00A25F9E" w:rsidRDefault="00A25F9E" w:rsidP="00A25F9E">
            <w:pPr>
              <w:autoSpaceDE/>
              <w:autoSpaceDN/>
              <w:adjustRightInd/>
              <w:spacing w:before="0" w:line="240" w:lineRule="auto"/>
              <w:ind w:left="-72"/>
            </w:pPr>
            <w:r w:rsidRPr="002E04FA">
              <w:rPr>
                <w:color w:val="auto"/>
                <w:sz w:val="16"/>
                <w:szCs w:val="16"/>
              </w:rPr>
              <w:t>Use the same material.</w:t>
            </w:r>
          </w:p>
        </w:tc>
      </w:tr>
      <w:tr w:rsidR="00A25F9E" w14:paraId="5FFAF1FA" w14:textId="77777777" w:rsidTr="00A25F9E">
        <w:trPr>
          <w:trHeight w:val="288"/>
        </w:trPr>
        <w:tc>
          <w:tcPr>
            <w:tcW w:w="1440" w:type="dxa"/>
            <w:tcBorders>
              <w:top w:val="nil"/>
              <w:left w:val="nil"/>
              <w:bottom w:val="nil"/>
              <w:right w:val="nil"/>
            </w:tcBorders>
            <w:vAlign w:val="center"/>
          </w:tcPr>
          <w:p w14:paraId="2A1EB143" w14:textId="77777777" w:rsidR="00A25F9E" w:rsidRPr="007A0FAD" w:rsidRDefault="00A25F9E" w:rsidP="00A25F9E">
            <w:pPr>
              <w:autoSpaceDE/>
              <w:autoSpaceDN/>
              <w:adjustRightInd/>
              <w:spacing w:before="0" w:line="240" w:lineRule="auto"/>
              <w:ind w:left="-72"/>
            </w:pPr>
            <w:r w:rsidRPr="002E04FA">
              <w:rPr>
                <w:b/>
                <w:sz w:val="16"/>
                <w:szCs w:val="16"/>
              </w:rPr>
              <w:t>Anchor Pattern:</w:t>
            </w:r>
          </w:p>
        </w:tc>
        <w:tc>
          <w:tcPr>
            <w:tcW w:w="3870" w:type="dxa"/>
            <w:gridSpan w:val="6"/>
            <w:tcBorders>
              <w:top w:val="nil"/>
              <w:left w:val="nil"/>
              <w:bottom w:val="nil"/>
              <w:right w:val="nil"/>
            </w:tcBorders>
            <w:vAlign w:val="center"/>
          </w:tcPr>
          <w:p w14:paraId="76833167" w14:textId="77777777" w:rsidR="00A25F9E" w:rsidRPr="00C05E77" w:rsidRDefault="00A25F9E" w:rsidP="00A25F9E">
            <w:pPr>
              <w:autoSpaceDE/>
              <w:autoSpaceDN/>
              <w:adjustRightInd/>
              <w:spacing w:before="0" w:line="240" w:lineRule="auto"/>
              <w:ind w:left="-72" w:right="747"/>
            </w:pPr>
            <w:r w:rsidRPr="002E04FA">
              <w:rPr>
                <w:sz w:val="16"/>
                <w:szCs w:val="16"/>
              </w:rPr>
              <w:t>Per manufacturer’s product data sheet</w:t>
            </w:r>
          </w:p>
        </w:tc>
        <w:tc>
          <w:tcPr>
            <w:tcW w:w="450" w:type="dxa"/>
            <w:tcBorders>
              <w:top w:val="nil"/>
              <w:left w:val="nil"/>
              <w:bottom w:val="nil"/>
              <w:right w:val="nil"/>
            </w:tcBorders>
            <w:vAlign w:val="center"/>
          </w:tcPr>
          <w:p w14:paraId="220B22FF" w14:textId="77777777" w:rsidR="00A25F9E" w:rsidRDefault="00A25F9E" w:rsidP="00A25F9E">
            <w:pPr>
              <w:rPr>
                <w:rFonts w:ascii="Arial" w:hAnsi="Arial" w:cs="Arial"/>
                <w:b/>
                <w:sz w:val="16"/>
                <w:szCs w:val="16"/>
              </w:rPr>
            </w:pPr>
          </w:p>
        </w:tc>
        <w:tc>
          <w:tcPr>
            <w:tcW w:w="4021" w:type="dxa"/>
            <w:gridSpan w:val="5"/>
            <w:vMerge w:val="restart"/>
            <w:tcBorders>
              <w:top w:val="nil"/>
              <w:left w:val="nil"/>
              <w:bottom w:val="nil"/>
              <w:right w:val="nil"/>
            </w:tcBorders>
            <w:vAlign w:val="center"/>
          </w:tcPr>
          <w:p w14:paraId="204A5DBD" w14:textId="77777777" w:rsidR="00A25F9E" w:rsidRDefault="00A25F9E" w:rsidP="00A25F9E">
            <w:pPr>
              <w:rPr>
                <w:rFonts w:ascii="Arial" w:hAnsi="Arial" w:cs="Arial"/>
              </w:rPr>
            </w:pPr>
          </w:p>
        </w:tc>
      </w:tr>
      <w:tr w:rsidR="00A25F9E" w14:paraId="1734F3E8" w14:textId="77777777" w:rsidTr="00A25F9E">
        <w:trPr>
          <w:trHeight w:val="288"/>
        </w:trPr>
        <w:tc>
          <w:tcPr>
            <w:tcW w:w="1440" w:type="dxa"/>
            <w:tcBorders>
              <w:top w:val="nil"/>
              <w:left w:val="nil"/>
              <w:bottom w:val="nil"/>
              <w:right w:val="nil"/>
            </w:tcBorders>
          </w:tcPr>
          <w:p w14:paraId="3921E740" w14:textId="77777777" w:rsidR="00A25F9E" w:rsidRPr="007A0FAD" w:rsidRDefault="00A25F9E" w:rsidP="00A25F9E">
            <w:pPr>
              <w:autoSpaceDE/>
              <w:autoSpaceDN/>
              <w:adjustRightInd/>
              <w:spacing w:before="0" w:line="240" w:lineRule="auto"/>
              <w:ind w:left="-72"/>
            </w:pPr>
            <w:r w:rsidRPr="002E04FA">
              <w:rPr>
                <w:b/>
                <w:sz w:val="16"/>
                <w:szCs w:val="16"/>
              </w:rPr>
              <w:t>Total DFT:</w:t>
            </w:r>
          </w:p>
        </w:tc>
        <w:tc>
          <w:tcPr>
            <w:tcW w:w="3870" w:type="dxa"/>
            <w:gridSpan w:val="6"/>
            <w:tcBorders>
              <w:top w:val="nil"/>
              <w:left w:val="nil"/>
              <w:bottom w:val="nil"/>
              <w:right w:val="nil"/>
            </w:tcBorders>
          </w:tcPr>
          <w:p w14:paraId="64B15D83" w14:textId="58022950" w:rsidR="00A25F9E" w:rsidRPr="00C05E77" w:rsidRDefault="00A25F9E" w:rsidP="006747AC">
            <w:pPr>
              <w:autoSpaceDE/>
              <w:autoSpaceDN/>
              <w:adjustRightInd/>
              <w:spacing w:before="0" w:line="240" w:lineRule="auto"/>
              <w:ind w:left="-72" w:right="747"/>
            </w:pPr>
            <w:del w:id="1407" w:author="Kurmanov, Aidyn [STAMGazStroy LLP]" w:date="2025-12-17T14:30:00Z" w16du:dateUtc="2025-12-17T09:30:00Z">
              <w:r w:rsidRPr="006747AC">
                <w:rPr>
                  <w:sz w:val="16"/>
                  <w:szCs w:val="16"/>
                </w:rPr>
                <w:delText>(Per</w:delText>
              </w:r>
            </w:del>
            <w:ins w:id="1408" w:author="Kurmanov, Aidyn [STAMGazStroy LLP]" w:date="2025-12-17T14:30:00Z" w16du:dateUtc="2025-12-17T09:30:00Z">
              <w:r w:rsidR="00123D38">
                <w:rPr>
                  <w:sz w:val="16"/>
                  <w:szCs w:val="16"/>
                </w:rPr>
                <w:t>See</w:t>
              </w:r>
            </w:ins>
            <w:r w:rsidRPr="006747AC">
              <w:rPr>
                <w:sz w:val="16"/>
                <w:szCs w:val="16"/>
              </w:rPr>
              <w:t xml:space="preserve"> manufacturer’s </w:t>
            </w:r>
            <w:ins w:id="1409" w:author="Kurmanov, Aidyn [STAMGazStroy LLP]" w:date="2025-12-17T14:30:00Z" w16du:dateUtc="2025-12-17T09:30:00Z">
              <w:r w:rsidR="00F54B76" w:rsidRPr="00D02000">
                <w:rPr>
                  <w:color w:val="auto"/>
                  <w:sz w:val="16"/>
                  <w:szCs w:val="16"/>
                </w:rPr>
                <w:t>product</w:t>
              </w:r>
              <w:r w:rsidR="00F54B76" w:rsidRPr="006747AC">
                <w:rPr>
                  <w:sz w:val="16"/>
                  <w:szCs w:val="16"/>
                </w:rPr>
                <w:t xml:space="preserve"> </w:t>
              </w:r>
            </w:ins>
            <w:r w:rsidRPr="006747AC">
              <w:rPr>
                <w:sz w:val="16"/>
                <w:szCs w:val="16"/>
              </w:rPr>
              <w:t xml:space="preserve">data sheets </w:t>
            </w:r>
            <w:del w:id="1410" w:author="Kurmanov, Aidyn [STAMGazStroy LLP]" w:date="2025-12-17T14:30:00Z" w16du:dateUtc="2025-12-17T09:30:00Z">
              <w:r w:rsidRPr="006747AC">
                <w:rPr>
                  <w:sz w:val="16"/>
                  <w:szCs w:val="16"/>
                </w:rPr>
                <w:delText>for number of coats and min/max thickness per coat.)</w:delText>
              </w:r>
            </w:del>
          </w:p>
        </w:tc>
        <w:tc>
          <w:tcPr>
            <w:tcW w:w="450" w:type="dxa"/>
            <w:tcBorders>
              <w:top w:val="nil"/>
              <w:left w:val="nil"/>
              <w:bottom w:val="nil"/>
              <w:right w:val="nil"/>
            </w:tcBorders>
          </w:tcPr>
          <w:p w14:paraId="035D4D93" w14:textId="77777777" w:rsidR="00A25F9E" w:rsidRDefault="00A25F9E" w:rsidP="00A25F9E">
            <w:pPr>
              <w:jc w:val="right"/>
              <w:rPr>
                <w:rFonts w:ascii="Arial" w:hAnsi="Arial" w:cs="Arial"/>
                <w:b/>
                <w:sz w:val="16"/>
                <w:szCs w:val="16"/>
              </w:rPr>
            </w:pPr>
          </w:p>
        </w:tc>
        <w:tc>
          <w:tcPr>
            <w:tcW w:w="4021" w:type="dxa"/>
            <w:gridSpan w:val="5"/>
            <w:vMerge/>
            <w:tcBorders>
              <w:top w:val="nil"/>
              <w:left w:val="nil"/>
              <w:bottom w:val="nil"/>
              <w:right w:val="nil"/>
            </w:tcBorders>
            <w:vAlign w:val="center"/>
          </w:tcPr>
          <w:p w14:paraId="2D75B1DB" w14:textId="77777777" w:rsidR="00A25F9E" w:rsidRDefault="00A25F9E" w:rsidP="00A25F9E">
            <w:pPr>
              <w:rPr>
                <w:rFonts w:ascii="Arial" w:hAnsi="Arial" w:cs="Arial"/>
              </w:rPr>
            </w:pPr>
          </w:p>
        </w:tc>
      </w:tr>
      <w:tr w:rsidR="00A25F9E" w14:paraId="75F320F0" w14:textId="77777777" w:rsidTr="00A25F9E">
        <w:trPr>
          <w:trHeight w:val="360"/>
        </w:trPr>
        <w:tc>
          <w:tcPr>
            <w:tcW w:w="1890" w:type="dxa"/>
            <w:gridSpan w:val="3"/>
            <w:tcBorders>
              <w:bottom w:val="single" w:sz="4" w:space="0" w:color="auto"/>
            </w:tcBorders>
            <w:shd w:val="clear" w:color="auto" w:fill="000000" w:themeFill="text1"/>
            <w:vAlign w:val="center"/>
          </w:tcPr>
          <w:p w14:paraId="657DBA7C"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Coat, Generic Classification, DFT</w:t>
            </w:r>
          </w:p>
        </w:tc>
        <w:tc>
          <w:tcPr>
            <w:tcW w:w="2520" w:type="dxa"/>
            <w:tcBorders>
              <w:bottom w:val="single" w:sz="4" w:space="0" w:color="auto"/>
            </w:tcBorders>
            <w:shd w:val="clear" w:color="auto" w:fill="000000" w:themeFill="text1"/>
            <w:vAlign w:val="center"/>
          </w:tcPr>
          <w:p w14:paraId="23681186"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Manufacturer</w:t>
            </w:r>
          </w:p>
        </w:tc>
        <w:tc>
          <w:tcPr>
            <w:tcW w:w="2340" w:type="dxa"/>
            <w:gridSpan w:val="6"/>
            <w:tcBorders>
              <w:bottom w:val="single" w:sz="4" w:space="0" w:color="auto"/>
            </w:tcBorders>
            <w:shd w:val="clear" w:color="auto" w:fill="000000" w:themeFill="text1"/>
            <w:vAlign w:val="center"/>
          </w:tcPr>
          <w:p w14:paraId="6A74F96D"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Product Designation</w:t>
            </w:r>
          </w:p>
        </w:tc>
        <w:tc>
          <w:tcPr>
            <w:tcW w:w="1170" w:type="dxa"/>
            <w:gridSpan w:val="2"/>
            <w:tcBorders>
              <w:bottom w:val="single" w:sz="4" w:space="0" w:color="auto"/>
            </w:tcBorders>
            <w:shd w:val="clear" w:color="auto" w:fill="000000" w:themeFill="text1"/>
            <w:vAlign w:val="center"/>
          </w:tcPr>
          <w:p w14:paraId="2491A9D5"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VOC (G/L)</w:t>
            </w:r>
          </w:p>
        </w:tc>
        <w:tc>
          <w:tcPr>
            <w:tcW w:w="1861" w:type="dxa"/>
            <w:tcBorders>
              <w:bottom w:val="single" w:sz="4" w:space="0" w:color="auto"/>
            </w:tcBorders>
            <w:shd w:val="clear" w:color="auto" w:fill="000000" w:themeFill="text1"/>
            <w:vAlign w:val="center"/>
          </w:tcPr>
          <w:p w14:paraId="032D250D"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By Max</w:t>
            </w:r>
            <w:r w:rsidRPr="002E04FA">
              <w:rPr>
                <w:b/>
                <w:color w:val="FFFFFF" w:themeColor="background1"/>
                <w:sz w:val="16"/>
                <w:szCs w:val="16"/>
              </w:rPr>
              <w:br/>
              <w:t>Svc Temp</w:t>
            </w:r>
          </w:p>
        </w:tc>
      </w:tr>
      <w:tr w:rsidR="00A25F9E" w14:paraId="414B9A20" w14:textId="77777777" w:rsidTr="00A25F9E">
        <w:trPr>
          <w:trHeight w:val="288"/>
        </w:trPr>
        <w:tc>
          <w:tcPr>
            <w:tcW w:w="1890" w:type="dxa"/>
            <w:gridSpan w:val="3"/>
            <w:tcBorders>
              <w:top w:val="single" w:sz="4" w:space="0" w:color="auto"/>
              <w:left w:val="nil"/>
              <w:bottom w:val="nil"/>
              <w:right w:val="nil"/>
            </w:tcBorders>
            <w:vAlign w:val="center"/>
          </w:tcPr>
          <w:p w14:paraId="0B438065" w14:textId="77777777" w:rsidR="00A25F9E" w:rsidRDefault="00A25F9E" w:rsidP="00A25F9E">
            <w:pPr>
              <w:pStyle w:val="CES5191Arial8bold"/>
              <w:rPr>
                <w:i/>
                <w:sz w:val="14"/>
                <w:szCs w:val="14"/>
              </w:rPr>
            </w:pPr>
            <w:r>
              <w:t>PRIMER</w:t>
            </w:r>
          </w:p>
        </w:tc>
        <w:tc>
          <w:tcPr>
            <w:tcW w:w="7891" w:type="dxa"/>
            <w:gridSpan w:val="10"/>
            <w:tcBorders>
              <w:top w:val="single" w:sz="4" w:space="0" w:color="auto"/>
              <w:left w:val="nil"/>
              <w:bottom w:val="nil"/>
              <w:right w:val="nil"/>
            </w:tcBorders>
            <w:vAlign w:val="center"/>
          </w:tcPr>
          <w:p w14:paraId="37A147C8" w14:textId="77777777" w:rsidR="00A25F9E" w:rsidRDefault="00A25F9E" w:rsidP="00A25F9E">
            <w:pPr>
              <w:autoSpaceDE/>
              <w:autoSpaceDN/>
              <w:adjustRightInd/>
              <w:spacing w:before="0" w:line="240" w:lineRule="auto"/>
              <w:ind w:left="0"/>
            </w:pPr>
            <w:r w:rsidRPr="002E04FA">
              <w:rPr>
                <w:i/>
                <w:sz w:val="14"/>
                <w:szCs w:val="14"/>
              </w:rPr>
              <w:t>These coatings are normally self-priming; but if a primer is required, use the chosen manufacturer’s recommendation.</w:t>
            </w:r>
          </w:p>
        </w:tc>
      </w:tr>
      <w:tr w:rsidR="00A25F9E" w14:paraId="6081D2B2" w14:textId="77777777" w:rsidTr="00A25F9E">
        <w:trPr>
          <w:trHeight w:val="74"/>
        </w:trPr>
        <w:tc>
          <w:tcPr>
            <w:tcW w:w="1890" w:type="dxa"/>
            <w:gridSpan w:val="3"/>
            <w:tcBorders>
              <w:top w:val="nil"/>
              <w:left w:val="nil"/>
              <w:bottom w:val="single" w:sz="12" w:space="0" w:color="auto"/>
              <w:right w:val="nil"/>
            </w:tcBorders>
            <w:vAlign w:val="center"/>
          </w:tcPr>
          <w:p w14:paraId="0C6488A2" w14:textId="77777777" w:rsidR="00A25F9E" w:rsidRDefault="00A25F9E" w:rsidP="00A25F9E">
            <w:pPr>
              <w:pStyle w:val="CES5191Arial8bold"/>
            </w:pPr>
          </w:p>
        </w:tc>
        <w:tc>
          <w:tcPr>
            <w:tcW w:w="2520" w:type="dxa"/>
            <w:tcBorders>
              <w:top w:val="nil"/>
              <w:left w:val="nil"/>
              <w:bottom w:val="single" w:sz="12" w:space="0" w:color="auto"/>
              <w:right w:val="nil"/>
            </w:tcBorders>
            <w:vAlign w:val="center"/>
          </w:tcPr>
          <w:p w14:paraId="07DA5B83" w14:textId="77777777" w:rsidR="00A25F9E" w:rsidRDefault="00A25F9E" w:rsidP="00A25F9E">
            <w:pPr>
              <w:pStyle w:val="CES5191Arial8leftaligned"/>
              <w:ind w:left="0"/>
            </w:pPr>
          </w:p>
        </w:tc>
        <w:tc>
          <w:tcPr>
            <w:tcW w:w="2340" w:type="dxa"/>
            <w:gridSpan w:val="6"/>
            <w:tcBorders>
              <w:top w:val="nil"/>
              <w:left w:val="nil"/>
              <w:bottom w:val="single" w:sz="12" w:space="0" w:color="auto"/>
              <w:right w:val="nil"/>
            </w:tcBorders>
            <w:vAlign w:val="center"/>
          </w:tcPr>
          <w:p w14:paraId="5EF56DF4" w14:textId="77777777" w:rsidR="00A25F9E" w:rsidRDefault="00A25F9E" w:rsidP="00A25F9E">
            <w:pPr>
              <w:pStyle w:val="CES5191Arial8leftaligned"/>
              <w:ind w:left="0"/>
            </w:pPr>
          </w:p>
        </w:tc>
        <w:tc>
          <w:tcPr>
            <w:tcW w:w="1170" w:type="dxa"/>
            <w:gridSpan w:val="2"/>
            <w:tcBorders>
              <w:top w:val="nil"/>
              <w:left w:val="nil"/>
              <w:bottom w:val="single" w:sz="12" w:space="0" w:color="auto"/>
              <w:right w:val="nil"/>
            </w:tcBorders>
            <w:vAlign w:val="center"/>
          </w:tcPr>
          <w:p w14:paraId="088820C8" w14:textId="77777777" w:rsidR="00A25F9E" w:rsidRDefault="00A25F9E" w:rsidP="00A25F9E">
            <w:pPr>
              <w:pStyle w:val="CES5191Arial8centered"/>
              <w:ind w:left="0"/>
              <w:jc w:val="left"/>
            </w:pPr>
          </w:p>
        </w:tc>
        <w:tc>
          <w:tcPr>
            <w:tcW w:w="1861" w:type="dxa"/>
            <w:tcBorders>
              <w:top w:val="nil"/>
              <w:left w:val="nil"/>
              <w:bottom w:val="single" w:sz="12" w:space="0" w:color="auto"/>
              <w:right w:val="nil"/>
            </w:tcBorders>
            <w:vAlign w:val="center"/>
          </w:tcPr>
          <w:p w14:paraId="695E44C9" w14:textId="77777777" w:rsidR="00A25F9E" w:rsidRDefault="00A25F9E" w:rsidP="00A25F9E">
            <w:pPr>
              <w:pStyle w:val="CES5191Arial8leftaligned"/>
              <w:ind w:left="0"/>
            </w:pPr>
          </w:p>
        </w:tc>
      </w:tr>
      <w:tr w:rsidR="00A25F9E" w14:paraId="0D46387E" w14:textId="77777777" w:rsidTr="00A25F9E">
        <w:trPr>
          <w:trHeight w:val="288"/>
        </w:trPr>
        <w:tc>
          <w:tcPr>
            <w:tcW w:w="1890" w:type="dxa"/>
            <w:gridSpan w:val="3"/>
            <w:tcBorders>
              <w:top w:val="nil"/>
              <w:left w:val="nil"/>
              <w:bottom w:val="nil"/>
              <w:right w:val="nil"/>
            </w:tcBorders>
            <w:vAlign w:val="center"/>
          </w:tcPr>
          <w:p w14:paraId="6F7CE448" w14:textId="77777777" w:rsidR="00A25F9E" w:rsidRPr="007A0FAD" w:rsidRDefault="00A25F9E" w:rsidP="00A25F9E">
            <w:pPr>
              <w:autoSpaceDE/>
              <w:autoSpaceDN/>
              <w:adjustRightInd/>
              <w:spacing w:before="0" w:line="240" w:lineRule="auto"/>
              <w:ind w:left="0"/>
            </w:pPr>
            <w:r w:rsidRPr="002E04FA">
              <w:rPr>
                <w:b/>
                <w:sz w:val="16"/>
                <w:szCs w:val="16"/>
              </w:rPr>
              <w:t>FIRST COAT</w:t>
            </w:r>
          </w:p>
        </w:tc>
        <w:tc>
          <w:tcPr>
            <w:tcW w:w="2520" w:type="dxa"/>
            <w:tcBorders>
              <w:top w:val="nil"/>
              <w:left w:val="nil"/>
              <w:bottom w:val="nil"/>
              <w:right w:val="nil"/>
            </w:tcBorders>
            <w:vAlign w:val="center"/>
          </w:tcPr>
          <w:p w14:paraId="254E9465" w14:textId="77777777" w:rsidR="00A25F9E" w:rsidRPr="007A0FAD" w:rsidRDefault="00A25F9E" w:rsidP="00A25F9E">
            <w:pPr>
              <w:autoSpaceDE/>
              <w:autoSpaceDN/>
              <w:adjustRightInd/>
              <w:spacing w:before="0" w:line="240" w:lineRule="auto"/>
              <w:ind w:left="142"/>
            </w:pPr>
            <w:r w:rsidRPr="002E04FA">
              <w:rPr>
                <w:sz w:val="16"/>
                <w:szCs w:val="16"/>
              </w:rPr>
              <w:t>Belzona</w:t>
            </w:r>
          </w:p>
        </w:tc>
        <w:tc>
          <w:tcPr>
            <w:tcW w:w="2340" w:type="dxa"/>
            <w:gridSpan w:val="6"/>
            <w:tcBorders>
              <w:top w:val="nil"/>
              <w:left w:val="nil"/>
              <w:bottom w:val="nil"/>
              <w:right w:val="nil"/>
            </w:tcBorders>
            <w:vAlign w:val="center"/>
          </w:tcPr>
          <w:p w14:paraId="529FB271" w14:textId="77777777" w:rsidR="00A25F9E" w:rsidRPr="00F87803" w:rsidRDefault="00A25F9E" w:rsidP="00A25F9E">
            <w:pPr>
              <w:autoSpaceDE/>
              <w:autoSpaceDN/>
              <w:adjustRightInd/>
              <w:spacing w:before="0" w:line="240" w:lineRule="auto"/>
              <w:ind w:left="142"/>
            </w:pPr>
            <w:r w:rsidRPr="00F87803">
              <w:rPr>
                <w:sz w:val="16"/>
                <w:szCs w:val="16"/>
              </w:rPr>
              <w:t>5891</w:t>
            </w:r>
          </w:p>
          <w:p w14:paraId="538D8B64" w14:textId="6BFE7019" w:rsidR="00A25F9E" w:rsidRPr="00F87803" w:rsidRDefault="00A25F9E" w:rsidP="00A25F9E">
            <w:pPr>
              <w:autoSpaceDE/>
              <w:autoSpaceDN/>
              <w:adjustRightInd/>
              <w:spacing w:before="0" w:line="240" w:lineRule="auto"/>
              <w:ind w:left="142"/>
            </w:pPr>
            <w:r w:rsidRPr="00F87803">
              <w:rPr>
                <w:sz w:val="16"/>
                <w:szCs w:val="16"/>
              </w:rPr>
              <w:t>1593</w:t>
            </w:r>
            <w:r w:rsidR="008E2C6F" w:rsidRPr="00F87803">
              <w:rPr>
                <w:sz w:val="16"/>
                <w:szCs w:val="16"/>
              </w:rPr>
              <w:t xml:space="preserve"> (Trowel)</w:t>
            </w:r>
          </w:p>
        </w:tc>
        <w:tc>
          <w:tcPr>
            <w:tcW w:w="1170" w:type="dxa"/>
            <w:gridSpan w:val="2"/>
            <w:tcBorders>
              <w:top w:val="nil"/>
              <w:left w:val="nil"/>
              <w:bottom w:val="nil"/>
              <w:right w:val="nil"/>
            </w:tcBorders>
            <w:vAlign w:val="center"/>
          </w:tcPr>
          <w:p w14:paraId="78295C35" w14:textId="77777777" w:rsidR="00A25F9E" w:rsidRPr="007A0FAD" w:rsidRDefault="00A25F9E" w:rsidP="00A25F9E">
            <w:pPr>
              <w:autoSpaceDE/>
              <w:autoSpaceDN/>
              <w:adjustRightInd/>
              <w:spacing w:before="0" w:line="240" w:lineRule="auto"/>
              <w:ind w:left="142"/>
            </w:pPr>
            <w:r w:rsidRPr="002E04FA">
              <w:rPr>
                <w:sz w:val="16"/>
                <w:szCs w:val="16"/>
              </w:rPr>
              <w:t>2</w:t>
            </w:r>
          </w:p>
          <w:p w14:paraId="65C35822" w14:textId="77777777" w:rsidR="00A25F9E" w:rsidRPr="007A0FAD" w:rsidRDefault="00A25F9E" w:rsidP="00A25F9E">
            <w:pPr>
              <w:autoSpaceDE/>
              <w:autoSpaceDN/>
              <w:adjustRightInd/>
              <w:spacing w:before="0" w:line="240" w:lineRule="auto"/>
              <w:ind w:left="142"/>
            </w:pPr>
            <w:r w:rsidRPr="002E04FA">
              <w:rPr>
                <w:sz w:val="16"/>
                <w:szCs w:val="16"/>
              </w:rPr>
              <w:t>11</w:t>
            </w:r>
          </w:p>
        </w:tc>
        <w:tc>
          <w:tcPr>
            <w:tcW w:w="1861" w:type="dxa"/>
            <w:tcBorders>
              <w:top w:val="nil"/>
              <w:left w:val="nil"/>
              <w:bottom w:val="nil"/>
              <w:right w:val="nil"/>
            </w:tcBorders>
            <w:vAlign w:val="center"/>
          </w:tcPr>
          <w:p w14:paraId="12190C5C" w14:textId="77777777" w:rsidR="00A25F9E" w:rsidRPr="0080497E" w:rsidRDefault="00A25F9E" w:rsidP="00A25F9E">
            <w:pPr>
              <w:autoSpaceDE/>
              <w:autoSpaceDN/>
              <w:adjustRightInd/>
              <w:spacing w:before="0" w:line="240" w:lineRule="auto"/>
              <w:ind w:left="142"/>
              <w:rPr>
                <w:sz w:val="16"/>
                <w:szCs w:val="16"/>
              </w:rPr>
            </w:pPr>
            <w:r w:rsidRPr="0080497E">
              <w:rPr>
                <w:sz w:val="16"/>
                <w:szCs w:val="16"/>
              </w:rPr>
              <w:t>90°C (194°F)</w:t>
            </w:r>
          </w:p>
          <w:p w14:paraId="65FBF07F" w14:textId="77777777" w:rsidR="00A25F9E" w:rsidRPr="007A0FAD" w:rsidRDefault="00A25F9E" w:rsidP="00A25F9E">
            <w:pPr>
              <w:autoSpaceDE/>
              <w:autoSpaceDN/>
              <w:adjustRightInd/>
              <w:spacing w:before="0" w:line="240" w:lineRule="auto"/>
              <w:ind w:left="142"/>
            </w:pPr>
            <w:r w:rsidRPr="0080497E">
              <w:rPr>
                <w:sz w:val="16"/>
                <w:szCs w:val="16"/>
              </w:rPr>
              <w:t>160°C (320°F)</w:t>
            </w:r>
          </w:p>
        </w:tc>
      </w:tr>
      <w:tr w:rsidR="00A25F9E" w14:paraId="14D498ED" w14:textId="77777777" w:rsidTr="00A25F9E">
        <w:trPr>
          <w:trHeight w:val="288"/>
        </w:trPr>
        <w:tc>
          <w:tcPr>
            <w:tcW w:w="1890" w:type="dxa"/>
            <w:gridSpan w:val="3"/>
            <w:tcBorders>
              <w:top w:val="nil"/>
              <w:left w:val="nil"/>
              <w:bottom w:val="nil"/>
              <w:right w:val="nil"/>
            </w:tcBorders>
            <w:vAlign w:val="center"/>
          </w:tcPr>
          <w:p w14:paraId="59F1F304" w14:textId="77777777" w:rsidR="00A25F9E" w:rsidRPr="007A0FAD" w:rsidRDefault="00A25F9E" w:rsidP="00A25F9E">
            <w:pPr>
              <w:autoSpaceDE/>
              <w:autoSpaceDN/>
              <w:adjustRightInd/>
              <w:spacing w:before="0" w:line="240" w:lineRule="auto"/>
              <w:ind w:left="0"/>
            </w:pPr>
          </w:p>
        </w:tc>
        <w:tc>
          <w:tcPr>
            <w:tcW w:w="2520" w:type="dxa"/>
            <w:tcBorders>
              <w:top w:val="nil"/>
              <w:left w:val="nil"/>
              <w:bottom w:val="nil"/>
              <w:right w:val="nil"/>
            </w:tcBorders>
            <w:vAlign w:val="center"/>
          </w:tcPr>
          <w:p w14:paraId="3204D7F7" w14:textId="77777777" w:rsidR="00A25F9E" w:rsidRPr="007A0FAD" w:rsidRDefault="00A25F9E" w:rsidP="00A25F9E">
            <w:pPr>
              <w:autoSpaceDE/>
              <w:autoSpaceDN/>
              <w:adjustRightInd/>
              <w:spacing w:before="0" w:line="240" w:lineRule="auto"/>
              <w:ind w:left="142"/>
            </w:pPr>
            <w:r w:rsidRPr="002E04FA">
              <w:rPr>
                <w:sz w:val="16"/>
                <w:szCs w:val="16"/>
              </w:rPr>
              <w:t>Carboline</w:t>
            </w:r>
          </w:p>
        </w:tc>
        <w:tc>
          <w:tcPr>
            <w:tcW w:w="2340" w:type="dxa"/>
            <w:gridSpan w:val="6"/>
            <w:tcBorders>
              <w:top w:val="nil"/>
              <w:left w:val="nil"/>
              <w:bottom w:val="nil"/>
              <w:right w:val="nil"/>
            </w:tcBorders>
            <w:vAlign w:val="center"/>
          </w:tcPr>
          <w:p w14:paraId="7EDDEDB4" w14:textId="77777777" w:rsidR="00A25F9E" w:rsidRPr="00F87803" w:rsidRDefault="00A25F9E" w:rsidP="00A25F9E">
            <w:pPr>
              <w:autoSpaceDE/>
              <w:autoSpaceDN/>
              <w:adjustRightInd/>
              <w:spacing w:before="0" w:line="240" w:lineRule="auto"/>
              <w:ind w:left="142"/>
            </w:pPr>
            <w:r w:rsidRPr="00F87803">
              <w:rPr>
                <w:sz w:val="16"/>
                <w:szCs w:val="16"/>
              </w:rPr>
              <w:t>Phenoline 1205</w:t>
            </w:r>
          </w:p>
        </w:tc>
        <w:tc>
          <w:tcPr>
            <w:tcW w:w="1170" w:type="dxa"/>
            <w:gridSpan w:val="2"/>
            <w:tcBorders>
              <w:top w:val="nil"/>
              <w:left w:val="nil"/>
              <w:bottom w:val="nil"/>
              <w:right w:val="nil"/>
            </w:tcBorders>
            <w:vAlign w:val="center"/>
          </w:tcPr>
          <w:p w14:paraId="22F4FD77" w14:textId="77777777" w:rsidR="00A25F9E" w:rsidRPr="007A0FAD" w:rsidRDefault="00A25F9E" w:rsidP="00A25F9E">
            <w:pPr>
              <w:autoSpaceDE/>
              <w:autoSpaceDN/>
              <w:adjustRightInd/>
              <w:spacing w:before="0" w:line="240" w:lineRule="auto"/>
              <w:ind w:left="142"/>
            </w:pPr>
            <w:r w:rsidRPr="002E04FA">
              <w:rPr>
                <w:sz w:val="16"/>
                <w:szCs w:val="16"/>
              </w:rPr>
              <w:t>250</w:t>
            </w:r>
          </w:p>
        </w:tc>
        <w:tc>
          <w:tcPr>
            <w:tcW w:w="1861" w:type="dxa"/>
            <w:tcBorders>
              <w:top w:val="nil"/>
              <w:left w:val="nil"/>
              <w:bottom w:val="nil"/>
              <w:right w:val="nil"/>
            </w:tcBorders>
            <w:vAlign w:val="center"/>
          </w:tcPr>
          <w:p w14:paraId="2BAC8770" w14:textId="77777777" w:rsidR="00A25F9E" w:rsidRPr="007A0FAD" w:rsidRDefault="00A25F9E" w:rsidP="00A25F9E">
            <w:pPr>
              <w:autoSpaceDE/>
              <w:autoSpaceDN/>
              <w:adjustRightInd/>
              <w:spacing w:before="0" w:line="240" w:lineRule="auto"/>
              <w:ind w:left="142"/>
            </w:pPr>
            <w:r w:rsidRPr="0080497E">
              <w:rPr>
                <w:sz w:val="16"/>
                <w:szCs w:val="16"/>
              </w:rPr>
              <w:t>82°C (180°F)</w:t>
            </w:r>
          </w:p>
        </w:tc>
      </w:tr>
      <w:tr w:rsidR="00A25F9E" w14:paraId="056E3FF5" w14:textId="77777777" w:rsidTr="00A25F9E">
        <w:trPr>
          <w:trHeight w:val="288"/>
        </w:trPr>
        <w:tc>
          <w:tcPr>
            <w:tcW w:w="1890" w:type="dxa"/>
            <w:gridSpan w:val="3"/>
            <w:tcBorders>
              <w:top w:val="nil"/>
              <w:left w:val="nil"/>
              <w:bottom w:val="nil"/>
              <w:right w:val="nil"/>
            </w:tcBorders>
            <w:vAlign w:val="center"/>
          </w:tcPr>
          <w:p w14:paraId="3AFB6948" w14:textId="77777777" w:rsidR="00A25F9E" w:rsidRPr="007A0FAD" w:rsidRDefault="00A25F9E" w:rsidP="00A25F9E">
            <w:pPr>
              <w:autoSpaceDE/>
              <w:autoSpaceDN/>
              <w:adjustRightInd/>
              <w:spacing w:before="0" w:line="240" w:lineRule="auto"/>
              <w:ind w:left="0"/>
            </w:pPr>
          </w:p>
        </w:tc>
        <w:tc>
          <w:tcPr>
            <w:tcW w:w="2520" w:type="dxa"/>
            <w:tcBorders>
              <w:top w:val="nil"/>
              <w:left w:val="nil"/>
              <w:bottom w:val="nil"/>
              <w:right w:val="nil"/>
            </w:tcBorders>
            <w:vAlign w:val="center"/>
          </w:tcPr>
          <w:p w14:paraId="5A02B6F0" w14:textId="77777777" w:rsidR="00A25F9E" w:rsidRPr="007A0FAD" w:rsidRDefault="00A25F9E" w:rsidP="00A25F9E">
            <w:pPr>
              <w:autoSpaceDE/>
              <w:autoSpaceDN/>
              <w:adjustRightInd/>
              <w:spacing w:before="0" w:line="240" w:lineRule="auto"/>
              <w:ind w:left="142"/>
            </w:pPr>
            <w:r w:rsidRPr="002E04FA">
              <w:rPr>
                <w:sz w:val="16"/>
                <w:szCs w:val="16"/>
              </w:rPr>
              <w:t>Hempel Coatings (USA), Inc.</w:t>
            </w:r>
          </w:p>
        </w:tc>
        <w:tc>
          <w:tcPr>
            <w:tcW w:w="2340" w:type="dxa"/>
            <w:gridSpan w:val="6"/>
            <w:tcBorders>
              <w:top w:val="nil"/>
              <w:left w:val="nil"/>
              <w:bottom w:val="nil"/>
              <w:right w:val="nil"/>
            </w:tcBorders>
            <w:vAlign w:val="center"/>
          </w:tcPr>
          <w:p w14:paraId="3530EF7A" w14:textId="77777777" w:rsidR="00A25F9E" w:rsidRPr="00F87803" w:rsidRDefault="00A25F9E" w:rsidP="00A25F9E">
            <w:pPr>
              <w:autoSpaceDE/>
              <w:autoSpaceDN/>
              <w:adjustRightInd/>
              <w:spacing w:before="0" w:line="240" w:lineRule="auto"/>
              <w:ind w:left="142"/>
            </w:pPr>
            <w:proofErr w:type="spellStart"/>
            <w:r w:rsidRPr="00F87803">
              <w:rPr>
                <w:sz w:val="16"/>
                <w:szCs w:val="16"/>
              </w:rPr>
              <w:t>Hempadur</w:t>
            </w:r>
            <w:proofErr w:type="spellEnd"/>
            <w:r w:rsidRPr="00F87803">
              <w:rPr>
                <w:sz w:val="16"/>
                <w:szCs w:val="16"/>
              </w:rPr>
              <w:t xml:space="preserve"> 85671</w:t>
            </w:r>
          </w:p>
        </w:tc>
        <w:tc>
          <w:tcPr>
            <w:tcW w:w="1170" w:type="dxa"/>
            <w:gridSpan w:val="2"/>
            <w:tcBorders>
              <w:top w:val="nil"/>
              <w:left w:val="nil"/>
              <w:bottom w:val="nil"/>
              <w:right w:val="nil"/>
            </w:tcBorders>
            <w:vAlign w:val="center"/>
          </w:tcPr>
          <w:p w14:paraId="315FF071" w14:textId="77777777" w:rsidR="00A25F9E" w:rsidRPr="007A0FAD" w:rsidRDefault="00A25F9E" w:rsidP="00A25F9E">
            <w:pPr>
              <w:autoSpaceDE/>
              <w:autoSpaceDN/>
              <w:adjustRightInd/>
              <w:spacing w:before="0" w:line="240" w:lineRule="auto"/>
              <w:ind w:left="142"/>
            </w:pPr>
            <w:r w:rsidRPr="002E04FA">
              <w:rPr>
                <w:sz w:val="16"/>
                <w:szCs w:val="16"/>
              </w:rPr>
              <w:t>316</w:t>
            </w:r>
          </w:p>
        </w:tc>
        <w:tc>
          <w:tcPr>
            <w:tcW w:w="1861" w:type="dxa"/>
            <w:tcBorders>
              <w:top w:val="nil"/>
              <w:left w:val="nil"/>
              <w:bottom w:val="nil"/>
              <w:right w:val="nil"/>
            </w:tcBorders>
            <w:vAlign w:val="center"/>
          </w:tcPr>
          <w:p w14:paraId="4897DFB7" w14:textId="77777777" w:rsidR="00A25F9E" w:rsidRPr="007A0FAD" w:rsidRDefault="00A25F9E" w:rsidP="00A25F9E">
            <w:pPr>
              <w:autoSpaceDE/>
              <w:autoSpaceDN/>
              <w:adjustRightInd/>
              <w:spacing w:before="0" w:line="240" w:lineRule="auto"/>
              <w:ind w:left="142"/>
            </w:pPr>
            <w:r w:rsidRPr="0080497E">
              <w:rPr>
                <w:sz w:val="16"/>
                <w:szCs w:val="16"/>
              </w:rPr>
              <w:t>95°C (203°F)</w:t>
            </w:r>
          </w:p>
        </w:tc>
      </w:tr>
      <w:tr w:rsidR="00A25F9E" w14:paraId="13E967D7" w14:textId="77777777" w:rsidTr="00A25F9E">
        <w:trPr>
          <w:trHeight w:val="288"/>
        </w:trPr>
        <w:tc>
          <w:tcPr>
            <w:tcW w:w="1890" w:type="dxa"/>
            <w:gridSpan w:val="3"/>
            <w:vMerge w:val="restart"/>
            <w:tcBorders>
              <w:top w:val="nil"/>
              <w:left w:val="nil"/>
              <w:bottom w:val="nil"/>
              <w:right w:val="nil"/>
            </w:tcBorders>
            <w:vAlign w:val="center"/>
          </w:tcPr>
          <w:p w14:paraId="719850A0" w14:textId="77777777" w:rsidR="00A25F9E" w:rsidRPr="007A0FAD" w:rsidRDefault="00A25F9E" w:rsidP="00A25F9E">
            <w:pPr>
              <w:autoSpaceDE/>
              <w:autoSpaceDN/>
              <w:adjustRightInd/>
              <w:spacing w:before="0" w:line="240" w:lineRule="auto"/>
              <w:ind w:left="0"/>
            </w:pPr>
            <w:r w:rsidRPr="002E04FA">
              <w:rPr>
                <w:b/>
                <w:sz w:val="16"/>
                <w:szCs w:val="16"/>
              </w:rPr>
              <w:t xml:space="preserve">DFT as per </w:t>
            </w:r>
            <w:r w:rsidRPr="002E04FA">
              <w:rPr>
                <w:b/>
                <w:sz w:val="16"/>
                <w:szCs w:val="16"/>
              </w:rPr>
              <w:br/>
              <w:t xml:space="preserve">Manufacturer’s </w:t>
            </w:r>
            <w:r w:rsidRPr="002E04FA">
              <w:rPr>
                <w:b/>
                <w:sz w:val="16"/>
                <w:szCs w:val="16"/>
              </w:rPr>
              <w:br/>
              <w:t>Product Sheet</w:t>
            </w:r>
          </w:p>
        </w:tc>
        <w:tc>
          <w:tcPr>
            <w:tcW w:w="2520" w:type="dxa"/>
            <w:tcBorders>
              <w:top w:val="nil"/>
              <w:left w:val="nil"/>
              <w:bottom w:val="nil"/>
              <w:right w:val="nil"/>
            </w:tcBorders>
            <w:vAlign w:val="center"/>
          </w:tcPr>
          <w:p w14:paraId="7B59F3EC" w14:textId="77777777" w:rsidR="00A25F9E" w:rsidRPr="007A0FAD" w:rsidRDefault="00A25F9E" w:rsidP="00A25F9E">
            <w:pPr>
              <w:autoSpaceDE/>
              <w:autoSpaceDN/>
              <w:adjustRightInd/>
              <w:spacing w:before="0" w:line="240" w:lineRule="auto"/>
              <w:ind w:left="142"/>
            </w:pPr>
            <w:r w:rsidRPr="002E04FA">
              <w:rPr>
                <w:sz w:val="16"/>
                <w:szCs w:val="16"/>
              </w:rPr>
              <w:t>Hempel Coatings (USA), Inc.</w:t>
            </w:r>
          </w:p>
        </w:tc>
        <w:tc>
          <w:tcPr>
            <w:tcW w:w="2340" w:type="dxa"/>
            <w:gridSpan w:val="6"/>
            <w:tcBorders>
              <w:top w:val="nil"/>
              <w:left w:val="nil"/>
              <w:bottom w:val="nil"/>
              <w:right w:val="nil"/>
            </w:tcBorders>
            <w:vAlign w:val="center"/>
          </w:tcPr>
          <w:p w14:paraId="44EF90DB" w14:textId="77777777" w:rsidR="00A25F9E" w:rsidRPr="00F87803" w:rsidRDefault="00A25F9E" w:rsidP="00A25F9E">
            <w:pPr>
              <w:autoSpaceDE/>
              <w:autoSpaceDN/>
              <w:adjustRightInd/>
              <w:spacing w:before="0" w:line="240" w:lineRule="auto"/>
              <w:ind w:left="142"/>
            </w:pPr>
            <w:proofErr w:type="spellStart"/>
            <w:r w:rsidRPr="00F87803">
              <w:rPr>
                <w:sz w:val="16"/>
                <w:szCs w:val="16"/>
              </w:rPr>
              <w:t>Hempadur</w:t>
            </w:r>
            <w:proofErr w:type="spellEnd"/>
            <w:r w:rsidRPr="00F87803">
              <w:rPr>
                <w:sz w:val="16"/>
                <w:szCs w:val="16"/>
              </w:rPr>
              <w:t xml:space="preserve"> 35900</w:t>
            </w:r>
          </w:p>
        </w:tc>
        <w:tc>
          <w:tcPr>
            <w:tcW w:w="1170" w:type="dxa"/>
            <w:gridSpan w:val="2"/>
            <w:tcBorders>
              <w:top w:val="nil"/>
              <w:left w:val="nil"/>
              <w:bottom w:val="nil"/>
              <w:right w:val="nil"/>
            </w:tcBorders>
            <w:vAlign w:val="center"/>
          </w:tcPr>
          <w:p w14:paraId="3594FF98" w14:textId="77777777" w:rsidR="00A25F9E" w:rsidRPr="007A0FAD" w:rsidRDefault="00A25F9E" w:rsidP="00A25F9E">
            <w:pPr>
              <w:autoSpaceDE/>
              <w:autoSpaceDN/>
              <w:adjustRightInd/>
              <w:spacing w:before="0" w:line="240" w:lineRule="auto"/>
              <w:ind w:left="142"/>
            </w:pPr>
            <w:r w:rsidRPr="002E04FA">
              <w:rPr>
                <w:sz w:val="16"/>
                <w:szCs w:val="16"/>
              </w:rPr>
              <w:t>0</w:t>
            </w:r>
          </w:p>
        </w:tc>
        <w:tc>
          <w:tcPr>
            <w:tcW w:w="1861" w:type="dxa"/>
            <w:tcBorders>
              <w:top w:val="nil"/>
              <w:left w:val="nil"/>
              <w:bottom w:val="nil"/>
              <w:right w:val="nil"/>
            </w:tcBorders>
            <w:vAlign w:val="center"/>
          </w:tcPr>
          <w:p w14:paraId="301E427C" w14:textId="77777777" w:rsidR="00A25F9E" w:rsidRPr="007A0FAD" w:rsidRDefault="00A25F9E" w:rsidP="00A25F9E">
            <w:pPr>
              <w:autoSpaceDE/>
              <w:autoSpaceDN/>
              <w:adjustRightInd/>
              <w:spacing w:before="0" w:line="240" w:lineRule="auto"/>
              <w:ind w:left="142"/>
            </w:pPr>
            <w:r w:rsidRPr="0080497E">
              <w:rPr>
                <w:sz w:val="16"/>
                <w:szCs w:val="16"/>
              </w:rPr>
              <w:t xml:space="preserve">90°C </w:t>
            </w:r>
            <w:r>
              <w:rPr>
                <w:sz w:val="16"/>
                <w:szCs w:val="16"/>
              </w:rPr>
              <w:t>(</w:t>
            </w:r>
            <w:r w:rsidRPr="0080497E">
              <w:rPr>
                <w:sz w:val="16"/>
                <w:szCs w:val="16"/>
              </w:rPr>
              <w:t>194°F)</w:t>
            </w:r>
          </w:p>
        </w:tc>
      </w:tr>
      <w:tr w:rsidR="00A25F9E" w14:paraId="5B38CE37" w14:textId="77777777" w:rsidTr="00A25F9E">
        <w:trPr>
          <w:trHeight w:val="288"/>
        </w:trPr>
        <w:tc>
          <w:tcPr>
            <w:tcW w:w="1890" w:type="dxa"/>
            <w:gridSpan w:val="3"/>
            <w:vMerge/>
            <w:tcBorders>
              <w:top w:val="nil"/>
              <w:left w:val="nil"/>
              <w:bottom w:val="nil"/>
              <w:right w:val="nil"/>
            </w:tcBorders>
            <w:vAlign w:val="center"/>
          </w:tcPr>
          <w:p w14:paraId="7C415FF2" w14:textId="77777777" w:rsidR="00A25F9E" w:rsidRPr="002E04FA" w:rsidRDefault="00A25F9E" w:rsidP="00A25F9E">
            <w:pPr>
              <w:autoSpaceDE/>
              <w:autoSpaceDN/>
              <w:adjustRightInd/>
              <w:spacing w:before="0" w:line="240" w:lineRule="auto"/>
              <w:ind w:left="0"/>
              <w:rPr>
                <w:b/>
                <w:sz w:val="16"/>
                <w:szCs w:val="16"/>
              </w:rPr>
            </w:pPr>
          </w:p>
        </w:tc>
        <w:tc>
          <w:tcPr>
            <w:tcW w:w="2520" w:type="dxa"/>
            <w:tcBorders>
              <w:top w:val="nil"/>
              <w:left w:val="nil"/>
              <w:bottom w:val="nil"/>
              <w:right w:val="nil"/>
            </w:tcBorders>
            <w:vAlign w:val="center"/>
          </w:tcPr>
          <w:p w14:paraId="730AB3A2" w14:textId="77777777" w:rsidR="00A25F9E" w:rsidRPr="002E04FA" w:rsidRDefault="00A25F9E" w:rsidP="00A25F9E">
            <w:pPr>
              <w:autoSpaceDE/>
              <w:autoSpaceDN/>
              <w:adjustRightInd/>
              <w:spacing w:before="0" w:line="240" w:lineRule="auto"/>
              <w:ind w:left="142"/>
            </w:pPr>
            <w:r w:rsidRPr="002E04FA">
              <w:rPr>
                <w:sz w:val="16"/>
                <w:szCs w:val="16"/>
              </w:rPr>
              <w:t xml:space="preserve">International </w:t>
            </w:r>
          </w:p>
        </w:tc>
        <w:tc>
          <w:tcPr>
            <w:tcW w:w="2340" w:type="dxa"/>
            <w:gridSpan w:val="6"/>
            <w:tcBorders>
              <w:top w:val="nil"/>
              <w:left w:val="nil"/>
              <w:bottom w:val="nil"/>
              <w:right w:val="nil"/>
            </w:tcBorders>
            <w:vAlign w:val="center"/>
          </w:tcPr>
          <w:p w14:paraId="7C9A3D44" w14:textId="77777777" w:rsidR="00A25F9E" w:rsidRPr="00F87803" w:rsidRDefault="00A25F9E" w:rsidP="00A25F9E">
            <w:pPr>
              <w:autoSpaceDE/>
              <w:autoSpaceDN/>
              <w:adjustRightInd/>
              <w:spacing w:before="0" w:line="240" w:lineRule="auto"/>
              <w:ind w:left="142"/>
            </w:pPr>
            <w:r w:rsidRPr="00F87803">
              <w:rPr>
                <w:sz w:val="16"/>
                <w:szCs w:val="16"/>
              </w:rPr>
              <w:t>Enviroline 405 series**</w:t>
            </w:r>
          </w:p>
        </w:tc>
        <w:tc>
          <w:tcPr>
            <w:tcW w:w="1170" w:type="dxa"/>
            <w:gridSpan w:val="2"/>
            <w:tcBorders>
              <w:top w:val="nil"/>
              <w:left w:val="nil"/>
              <w:bottom w:val="nil"/>
              <w:right w:val="nil"/>
            </w:tcBorders>
            <w:vAlign w:val="center"/>
          </w:tcPr>
          <w:p w14:paraId="442D5DCD" w14:textId="09FF5DFA" w:rsidR="00A25F9E" w:rsidRPr="002E04FA" w:rsidRDefault="006F6489" w:rsidP="00A25F9E">
            <w:pPr>
              <w:autoSpaceDE/>
              <w:autoSpaceDN/>
              <w:adjustRightInd/>
              <w:spacing w:before="0" w:line="240" w:lineRule="auto"/>
              <w:ind w:left="142"/>
            </w:pPr>
            <w:r>
              <w:rPr>
                <w:sz w:val="16"/>
                <w:szCs w:val="16"/>
              </w:rPr>
              <w:t>30-65</w:t>
            </w:r>
          </w:p>
        </w:tc>
        <w:tc>
          <w:tcPr>
            <w:tcW w:w="1861" w:type="dxa"/>
            <w:tcBorders>
              <w:top w:val="nil"/>
              <w:left w:val="nil"/>
              <w:bottom w:val="nil"/>
              <w:right w:val="nil"/>
            </w:tcBorders>
            <w:vAlign w:val="center"/>
          </w:tcPr>
          <w:p w14:paraId="1B74644E" w14:textId="77777777" w:rsidR="00A25F9E" w:rsidRPr="002E04FA" w:rsidRDefault="00A25F9E" w:rsidP="00A25F9E">
            <w:pPr>
              <w:autoSpaceDE/>
              <w:autoSpaceDN/>
              <w:adjustRightInd/>
              <w:spacing w:before="0" w:line="240" w:lineRule="auto"/>
              <w:ind w:left="142"/>
            </w:pPr>
            <w:r w:rsidRPr="0080497E">
              <w:rPr>
                <w:sz w:val="16"/>
                <w:szCs w:val="16"/>
              </w:rPr>
              <w:t>121°C (250°F)</w:t>
            </w:r>
          </w:p>
        </w:tc>
      </w:tr>
      <w:tr w:rsidR="00A25F9E" w:rsidRPr="00DB6930" w14:paraId="2A0269BE" w14:textId="77777777" w:rsidTr="00A25F9E">
        <w:trPr>
          <w:trHeight w:val="288"/>
        </w:trPr>
        <w:tc>
          <w:tcPr>
            <w:tcW w:w="1890" w:type="dxa"/>
            <w:gridSpan w:val="3"/>
            <w:tcBorders>
              <w:top w:val="nil"/>
              <w:left w:val="nil"/>
              <w:bottom w:val="nil"/>
              <w:right w:val="nil"/>
            </w:tcBorders>
            <w:vAlign w:val="center"/>
          </w:tcPr>
          <w:p w14:paraId="2D4BF191" w14:textId="77777777" w:rsidR="00A25F9E" w:rsidRPr="007A0FAD" w:rsidRDefault="00A25F9E" w:rsidP="00A25F9E">
            <w:pPr>
              <w:autoSpaceDE/>
              <w:autoSpaceDN/>
              <w:adjustRightInd/>
              <w:spacing w:before="0" w:line="240" w:lineRule="auto"/>
              <w:ind w:left="0"/>
            </w:pPr>
          </w:p>
        </w:tc>
        <w:tc>
          <w:tcPr>
            <w:tcW w:w="2520" w:type="dxa"/>
            <w:tcBorders>
              <w:top w:val="nil"/>
              <w:left w:val="nil"/>
              <w:bottom w:val="nil"/>
              <w:right w:val="nil"/>
            </w:tcBorders>
            <w:vAlign w:val="center"/>
          </w:tcPr>
          <w:p w14:paraId="557F1C7E" w14:textId="77777777" w:rsidR="00A25F9E" w:rsidRPr="002E04FA" w:rsidRDefault="00A25F9E" w:rsidP="00A25F9E">
            <w:pPr>
              <w:autoSpaceDE/>
              <w:autoSpaceDN/>
              <w:adjustRightInd/>
              <w:spacing w:before="0" w:line="240" w:lineRule="auto"/>
              <w:ind w:left="142"/>
            </w:pPr>
            <w:r w:rsidRPr="002E04FA">
              <w:rPr>
                <w:sz w:val="16"/>
                <w:szCs w:val="16"/>
              </w:rPr>
              <w:t>Jotun</w:t>
            </w:r>
          </w:p>
        </w:tc>
        <w:tc>
          <w:tcPr>
            <w:tcW w:w="2340" w:type="dxa"/>
            <w:gridSpan w:val="6"/>
            <w:tcBorders>
              <w:top w:val="nil"/>
              <w:left w:val="nil"/>
              <w:bottom w:val="nil"/>
              <w:right w:val="nil"/>
            </w:tcBorders>
            <w:vAlign w:val="center"/>
          </w:tcPr>
          <w:p w14:paraId="0874FF4B" w14:textId="77777777" w:rsidR="00A25F9E" w:rsidRPr="00F87803" w:rsidRDefault="00A25F9E" w:rsidP="00A25F9E">
            <w:pPr>
              <w:autoSpaceDE/>
              <w:autoSpaceDN/>
              <w:adjustRightInd/>
              <w:spacing w:before="0" w:line="240" w:lineRule="auto"/>
              <w:ind w:left="142"/>
            </w:pPr>
            <w:proofErr w:type="spellStart"/>
            <w:r w:rsidRPr="00F87803">
              <w:rPr>
                <w:sz w:val="16"/>
                <w:szCs w:val="16"/>
              </w:rPr>
              <w:t>Tankguard</w:t>
            </w:r>
            <w:proofErr w:type="spellEnd"/>
            <w:r w:rsidRPr="00F87803">
              <w:rPr>
                <w:sz w:val="16"/>
                <w:szCs w:val="16"/>
              </w:rPr>
              <w:t xml:space="preserve"> Storage</w:t>
            </w:r>
          </w:p>
        </w:tc>
        <w:tc>
          <w:tcPr>
            <w:tcW w:w="1170" w:type="dxa"/>
            <w:gridSpan w:val="2"/>
            <w:tcBorders>
              <w:top w:val="nil"/>
              <w:left w:val="nil"/>
              <w:bottom w:val="nil"/>
              <w:right w:val="nil"/>
            </w:tcBorders>
            <w:vAlign w:val="center"/>
          </w:tcPr>
          <w:p w14:paraId="0B729AD8" w14:textId="77777777" w:rsidR="00A25F9E" w:rsidRPr="002E04FA" w:rsidRDefault="00A25F9E" w:rsidP="00A25F9E">
            <w:pPr>
              <w:autoSpaceDE/>
              <w:autoSpaceDN/>
              <w:adjustRightInd/>
              <w:spacing w:before="0" w:line="240" w:lineRule="auto"/>
              <w:ind w:left="142"/>
            </w:pPr>
            <w:r w:rsidRPr="002E04FA">
              <w:rPr>
                <w:sz w:val="16"/>
                <w:szCs w:val="16"/>
              </w:rPr>
              <w:t>310</w:t>
            </w:r>
          </w:p>
        </w:tc>
        <w:tc>
          <w:tcPr>
            <w:tcW w:w="1861" w:type="dxa"/>
            <w:tcBorders>
              <w:top w:val="nil"/>
              <w:left w:val="nil"/>
              <w:bottom w:val="nil"/>
              <w:right w:val="nil"/>
            </w:tcBorders>
            <w:vAlign w:val="center"/>
          </w:tcPr>
          <w:p w14:paraId="46AB0598" w14:textId="77777777" w:rsidR="00A25F9E" w:rsidRPr="002E04FA" w:rsidRDefault="00A25F9E" w:rsidP="00A25F9E">
            <w:pPr>
              <w:autoSpaceDE/>
              <w:autoSpaceDN/>
              <w:adjustRightInd/>
              <w:spacing w:before="0" w:line="240" w:lineRule="auto"/>
              <w:ind w:left="142"/>
            </w:pPr>
            <w:r w:rsidRPr="0080497E">
              <w:rPr>
                <w:sz w:val="16"/>
                <w:szCs w:val="16"/>
              </w:rPr>
              <w:t>95°C (203°F)</w:t>
            </w:r>
          </w:p>
        </w:tc>
      </w:tr>
      <w:tr w:rsidR="00A25F9E" w14:paraId="3E2D1929" w14:textId="77777777" w:rsidTr="00A25F9E">
        <w:trPr>
          <w:trHeight w:val="288"/>
        </w:trPr>
        <w:tc>
          <w:tcPr>
            <w:tcW w:w="1890" w:type="dxa"/>
            <w:gridSpan w:val="3"/>
            <w:tcBorders>
              <w:top w:val="nil"/>
              <w:left w:val="nil"/>
              <w:bottom w:val="nil"/>
              <w:right w:val="nil"/>
            </w:tcBorders>
            <w:vAlign w:val="center"/>
          </w:tcPr>
          <w:p w14:paraId="399F697A" w14:textId="77777777" w:rsidR="00A25F9E" w:rsidRPr="007A0FAD" w:rsidRDefault="00A25F9E" w:rsidP="00A25F9E">
            <w:pPr>
              <w:autoSpaceDE/>
              <w:autoSpaceDN/>
              <w:adjustRightInd/>
              <w:spacing w:before="0" w:line="240" w:lineRule="auto"/>
              <w:ind w:left="0"/>
            </w:pPr>
          </w:p>
        </w:tc>
        <w:tc>
          <w:tcPr>
            <w:tcW w:w="2520" w:type="dxa"/>
            <w:tcBorders>
              <w:top w:val="nil"/>
              <w:left w:val="nil"/>
              <w:bottom w:val="nil"/>
              <w:right w:val="nil"/>
            </w:tcBorders>
            <w:vAlign w:val="center"/>
          </w:tcPr>
          <w:p w14:paraId="339E43CA" w14:textId="77777777" w:rsidR="00A25F9E" w:rsidRPr="007A0FAD" w:rsidRDefault="00A25F9E" w:rsidP="00A25F9E">
            <w:pPr>
              <w:autoSpaceDE/>
              <w:autoSpaceDN/>
              <w:adjustRightInd/>
              <w:spacing w:before="0" w:line="240" w:lineRule="auto"/>
              <w:ind w:left="142"/>
            </w:pPr>
            <w:r w:rsidRPr="002E04FA">
              <w:rPr>
                <w:sz w:val="16"/>
                <w:szCs w:val="16"/>
              </w:rPr>
              <w:t>PPG</w:t>
            </w:r>
          </w:p>
        </w:tc>
        <w:tc>
          <w:tcPr>
            <w:tcW w:w="2340" w:type="dxa"/>
            <w:gridSpan w:val="6"/>
            <w:tcBorders>
              <w:top w:val="nil"/>
              <w:left w:val="nil"/>
              <w:bottom w:val="nil"/>
              <w:right w:val="nil"/>
            </w:tcBorders>
            <w:vAlign w:val="center"/>
          </w:tcPr>
          <w:p w14:paraId="599B6763" w14:textId="77777777" w:rsidR="00A25F9E" w:rsidRPr="00F87803" w:rsidRDefault="00A25F9E" w:rsidP="00A25F9E">
            <w:pPr>
              <w:autoSpaceDE/>
              <w:autoSpaceDN/>
              <w:adjustRightInd/>
              <w:spacing w:before="0" w:line="240" w:lineRule="auto"/>
              <w:ind w:left="142"/>
            </w:pPr>
            <w:proofErr w:type="spellStart"/>
            <w:r w:rsidRPr="00F87803">
              <w:rPr>
                <w:sz w:val="16"/>
                <w:szCs w:val="16"/>
              </w:rPr>
              <w:t>Phenguard</w:t>
            </w:r>
            <w:proofErr w:type="spellEnd"/>
            <w:r w:rsidRPr="00F87803">
              <w:rPr>
                <w:sz w:val="16"/>
                <w:szCs w:val="16"/>
              </w:rPr>
              <w:t xml:space="preserve"> 930 Series </w:t>
            </w:r>
            <w:proofErr w:type="spellStart"/>
            <w:r w:rsidRPr="00F87803">
              <w:rPr>
                <w:sz w:val="16"/>
                <w:szCs w:val="16"/>
              </w:rPr>
              <w:t>Amercoat</w:t>
            </w:r>
            <w:proofErr w:type="spellEnd"/>
            <w:r w:rsidRPr="00F87803">
              <w:rPr>
                <w:sz w:val="16"/>
                <w:szCs w:val="16"/>
              </w:rPr>
              <w:t xml:space="preserve"> 91</w:t>
            </w:r>
          </w:p>
        </w:tc>
        <w:tc>
          <w:tcPr>
            <w:tcW w:w="1170" w:type="dxa"/>
            <w:gridSpan w:val="2"/>
            <w:tcBorders>
              <w:top w:val="nil"/>
              <w:left w:val="nil"/>
              <w:bottom w:val="nil"/>
              <w:right w:val="nil"/>
            </w:tcBorders>
            <w:vAlign w:val="center"/>
          </w:tcPr>
          <w:p w14:paraId="39DA13FC" w14:textId="77777777" w:rsidR="00A25F9E" w:rsidRPr="007A0FAD" w:rsidRDefault="00A25F9E" w:rsidP="00A25F9E">
            <w:pPr>
              <w:autoSpaceDE/>
              <w:autoSpaceDN/>
              <w:adjustRightInd/>
              <w:spacing w:before="0" w:line="240" w:lineRule="auto"/>
              <w:ind w:left="142"/>
            </w:pPr>
            <w:r w:rsidRPr="002E04FA">
              <w:rPr>
                <w:sz w:val="16"/>
                <w:szCs w:val="16"/>
              </w:rPr>
              <w:t>315</w:t>
            </w:r>
          </w:p>
          <w:p w14:paraId="7E3D8E46" w14:textId="77777777" w:rsidR="00A25F9E" w:rsidRPr="007A0FAD" w:rsidRDefault="00A25F9E" w:rsidP="00A25F9E">
            <w:pPr>
              <w:autoSpaceDE/>
              <w:autoSpaceDN/>
              <w:adjustRightInd/>
              <w:spacing w:before="0" w:line="240" w:lineRule="auto"/>
              <w:ind w:left="142"/>
            </w:pPr>
            <w:r w:rsidRPr="002E04FA">
              <w:rPr>
                <w:sz w:val="16"/>
                <w:szCs w:val="16"/>
              </w:rPr>
              <w:t>410</w:t>
            </w:r>
          </w:p>
        </w:tc>
        <w:tc>
          <w:tcPr>
            <w:tcW w:w="1861" w:type="dxa"/>
            <w:tcBorders>
              <w:top w:val="nil"/>
              <w:left w:val="nil"/>
              <w:bottom w:val="nil"/>
              <w:right w:val="nil"/>
            </w:tcBorders>
            <w:vAlign w:val="center"/>
          </w:tcPr>
          <w:p w14:paraId="1A880A91" w14:textId="77777777" w:rsidR="00A25F9E" w:rsidRDefault="00A25F9E" w:rsidP="00A25F9E">
            <w:pPr>
              <w:autoSpaceDE/>
              <w:autoSpaceDN/>
              <w:adjustRightInd/>
              <w:spacing w:before="0" w:line="240" w:lineRule="auto"/>
              <w:ind w:left="142"/>
              <w:rPr>
                <w:sz w:val="16"/>
                <w:szCs w:val="16"/>
              </w:rPr>
            </w:pPr>
            <w:r w:rsidRPr="0080497E">
              <w:rPr>
                <w:sz w:val="16"/>
                <w:szCs w:val="16"/>
              </w:rPr>
              <w:t>82°C (180°F)</w:t>
            </w:r>
          </w:p>
          <w:p w14:paraId="700A2F52" w14:textId="77777777" w:rsidR="00A25F9E" w:rsidRDefault="00A25F9E" w:rsidP="00A25F9E">
            <w:pPr>
              <w:autoSpaceDE/>
              <w:autoSpaceDN/>
              <w:adjustRightInd/>
              <w:spacing w:before="0" w:line="240" w:lineRule="auto"/>
              <w:ind w:left="142"/>
              <w:rPr>
                <w:sz w:val="16"/>
                <w:szCs w:val="16"/>
              </w:rPr>
            </w:pPr>
            <w:r w:rsidRPr="0080497E">
              <w:rPr>
                <w:sz w:val="16"/>
                <w:szCs w:val="16"/>
              </w:rPr>
              <w:t>82°C (180°F)</w:t>
            </w:r>
          </w:p>
          <w:p w14:paraId="51C6440A" w14:textId="77777777" w:rsidR="00A25F9E" w:rsidRPr="007A0FAD" w:rsidRDefault="00A25F9E" w:rsidP="00A25F9E">
            <w:pPr>
              <w:autoSpaceDE/>
              <w:autoSpaceDN/>
              <w:adjustRightInd/>
              <w:spacing w:before="0" w:line="240" w:lineRule="auto"/>
              <w:ind w:left="142"/>
            </w:pPr>
            <w:r w:rsidRPr="0080497E">
              <w:rPr>
                <w:sz w:val="16"/>
                <w:szCs w:val="16"/>
              </w:rPr>
              <w:t>93°C (200°F)</w:t>
            </w:r>
          </w:p>
        </w:tc>
      </w:tr>
      <w:tr w:rsidR="00A25F9E" w14:paraId="45ADC128" w14:textId="77777777" w:rsidTr="00A25F9E">
        <w:trPr>
          <w:trHeight w:val="288"/>
        </w:trPr>
        <w:tc>
          <w:tcPr>
            <w:tcW w:w="1890" w:type="dxa"/>
            <w:gridSpan w:val="3"/>
            <w:tcBorders>
              <w:top w:val="nil"/>
              <w:left w:val="nil"/>
              <w:bottom w:val="nil"/>
              <w:right w:val="nil"/>
            </w:tcBorders>
            <w:vAlign w:val="center"/>
          </w:tcPr>
          <w:p w14:paraId="632B1874" w14:textId="77777777" w:rsidR="00A25F9E" w:rsidRPr="007A0FAD" w:rsidRDefault="00A25F9E" w:rsidP="00A25F9E">
            <w:pPr>
              <w:autoSpaceDE/>
              <w:autoSpaceDN/>
              <w:adjustRightInd/>
              <w:spacing w:before="0" w:line="240" w:lineRule="auto"/>
              <w:ind w:left="0"/>
            </w:pPr>
          </w:p>
        </w:tc>
        <w:tc>
          <w:tcPr>
            <w:tcW w:w="2520" w:type="dxa"/>
            <w:tcBorders>
              <w:top w:val="nil"/>
              <w:left w:val="nil"/>
              <w:bottom w:val="nil"/>
              <w:right w:val="nil"/>
            </w:tcBorders>
            <w:vAlign w:val="center"/>
          </w:tcPr>
          <w:p w14:paraId="0755FCD3" w14:textId="77777777" w:rsidR="00A25F9E" w:rsidRPr="007A0FAD" w:rsidRDefault="00A25F9E" w:rsidP="00A25F9E">
            <w:pPr>
              <w:autoSpaceDE/>
              <w:autoSpaceDN/>
              <w:adjustRightInd/>
              <w:spacing w:before="0" w:line="240" w:lineRule="auto"/>
              <w:ind w:left="142"/>
            </w:pPr>
            <w:r w:rsidRPr="002E04FA">
              <w:rPr>
                <w:sz w:val="16"/>
                <w:szCs w:val="16"/>
              </w:rPr>
              <w:t>Sherwin-Williams</w:t>
            </w:r>
          </w:p>
        </w:tc>
        <w:tc>
          <w:tcPr>
            <w:tcW w:w="2340" w:type="dxa"/>
            <w:gridSpan w:val="6"/>
            <w:tcBorders>
              <w:top w:val="nil"/>
              <w:left w:val="nil"/>
              <w:bottom w:val="nil"/>
              <w:right w:val="nil"/>
            </w:tcBorders>
            <w:vAlign w:val="center"/>
          </w:tcPr>
          <w:p w14:paraId="08D0E699" w14:textId="77777777" w:rsidR="00A25F9E" w:rsidRPr="00F87803" w:rsidRDefault="00A25F9E" w:rsidP="00A25F9E">
            <w:pPr>
              <w:autoSpaceDE/>
              <w:autoSpaceDN/>
              <w:adjustRightInd/>
              <w:spacing w:before="0" w:line="240" w:lineRule="auto"/>
              <w:ind w:left="142"/>
            </w:pPr>
            <w:proofErr w:type="spellStart"/>
            <w:r w:rsidRPr="00F87803">
              <w:rPr>
                <w:sz w:val="16"/>
                <w:szCs w:val="16"/>
              </w:rPr>
              <w:t>Epo</w:t>
            </w:r>
            <w:proofErr w:type="spellEnd"/>
            <w:r w:rsidRPr="00F87803">
              <w:rPr>
                <w:sz w:val="16"/>
                <w:szCs w:val="16"/>
              </w:rPr>
              <w:t>-Phen FF</w:t>
            </w:r>
          </w:p>
        </w:tc>
        <w:tc>
          <w:tcPr>
            <w:tcW w:w="1170" w:type="dxa"/>
            <w:gridSpan w:val="2"/>
            <w:tcBorders>
              <w:top w:val="nil"/>
              <w:left w:val="nil"/>
              <w:bottom w:val="nil"/>
              <w:right w:val="nil"/>
            </w:tcBorders>
            <w:vAlign w:val="center"/>
          </w:tcPr>
          <w:p w14:paraId="512B3B0C" w14:textId="77777777" w:rsidR="00A25F9E" w:rsidRPr="007A0FAD" w:rsidRDefault="00A25F9E" w:rsidP="00A25F9E">
            <w:pPr>
              <w:autoSpaceDE/>
              <w:autoSpaceDN/>
              <w:adjustRightInd/>
              <w:spacing w:before="0" w:line="240" w:lineRule="auto"/>
              <w:ind w:left="142"/>
            </w:pPr>
            <w:r w:rsidRPr="002E04FA">
              <w:rPr>
                <w:sz w:val="16"/>
                <w:szCs w:val="16"/>
              </w:rPr>
              <w:t>250</w:t>
            </w:r>
          </w:p>
        </w:tc>
        <w:tc>
          <w:tcPr>
            <w:tcW w:w="1861" w:type="dxa"/>
            <w:tcBorders>
              <w:top w:val="nil"/>
              <w:left w:val="nil"/>
              <w:bottom w:val="nil"/>
              <w:right w:val="nil"/>
            </w:tcBorders>
            <w:vAlign w:val="center"/>
          </w:tcPr>
          <w:p w14:paraId="02850F6F" w14:textId="77777777" w:rsidR="00A25F9E" w:rsidRPr="007A0FAD" w:rsidRDefault="00A25F9E" w:rsidP="00A25F9E">
            <w:pPr>
              <w:autoSpaceDE/>
              <w:autoSpaceDN/>
              <w:adjustRightInd/>
              <w:spacing w:before="0" w:line="240" w:lineRule="auto"/>
              <w:ind w:left="142"/>
            </w:pPr>
            <w:r w:rsidRPr="0080497E">
              <w:rPr>
                <w:sz w:val="16"/>
                <w:szCs w:val="16"/>
              </w:rPr>
              <w:t>99°C (210°F)</w:t>
            </w:r>
          </w:p>
        </w:tc>
      </w:tr>
      <w:tr w:rsidR="00A25F9E" w14:paraId="4410EACB" w14:textId="77777777" w:rsidTr="00A25F9E">
        <w:trPr>
          <w:trHeight w:val="288"/>
        </w:trPr>
        <w:tc>
          <w:tcPr>
            <w:tcW w:w="1890" w:type="dxa"/>
            <w:gridSpan w:val="3"/>
            <w:tcBorders>
              <w:top w:val="nil"/>
              <w:left w:val="nil"/>
              <w:bottom w:val="single" w:sz="12" w:space="0" w:color="auto"/>
              <w:right w:val="nil"/>
            </w:tcBorders>
            <w:vAlign w:val="center"/>
          </w:tcPr>
          <w:p w14:paraId="35D7FF57" w14:textId="77777777" w:rsidR="00A25F9E" w:rsidRPr="007A0FAD" w:rsidRDefault="00A25F9E" w:rsidP="00A25F9E">
            <w:pPr>
              <w:autoSpaceDE/>
              <w:autoSpaceDN/>
              <w:adjustRightInd/>
              <w:spacing w:before="0" w:line="240" w:lineRule="auto"/>
              <w:ind w:left="0"/>
            </w:pPr>
          </w:p>
        </w:tc>
        <w:tc>
          <w:tcPr>
            <w:tcW w:w="2520" w:type="dxa"/>
            <w:tcBorders>
              <w:top w:val="nil"/>
              <w:left w:val="nil"/>
              <w:bottom w:val="single" w:sz="12" w:space="0" w:color="auto"/>
              <w:right w:val="nil"/>
            </w:tcBorders>
            <w:vAlign w:val="center"/>
          </w:tcPr>
          <w:p w14:paraId="3A6B74FD" w14:textId="77777777" w:rsidR="00A25F9E" w:rsidRPr="007A0FAD" w:rsidRDefault="00A25F9E" w:rsidP="00A25F9E">
            <w:pPr>
              <w:autoSpaceDE/>
              <w:autoSpaceDN/>
              <w:adjustRightInd/>
              <w:spacing w:before="0" w:line="240" w:lineRule="auto"/>
              <w:ind w:left="142"/>
            </w:pPr>
          </w:p>
        </w:tc>
        <w:tc>
          <w:tcPr>
            <w:tcW w:w="2340" w:type="dxa"/>
            <w:gridSpan w:val="6"/>
            <w:tcBorders>
              <w:top w:val="nil"/>
              <w:left w:val="nil"/>
              <w:bottom w:val="single" w:sz="12" w:space="0" w:color="auto"/>
              <w:right w:val="nil"/>
            </w:tcBorders>
            <w:vAlign w:val="center"/>
          </w:tcPr>
          <w:p w14:paraId="4773D338" w14:textId="77777777" w:rsidR="00A25F9E" w:rsidRPr="00F87803" w:rsidRDefault="00A25F9E" w:rsidP="00A25F9E">
            <w:pPr>
              <w:autoSpaceDE/>
              <w:autoSpaceDN/>
              <w:adjustRightInd/>
              <w:spacing w:before="0" w:line="240" w:lineRule="auto"/>
              <w:ind w:left="142"/>
            </w:pPr>
          </w:p>
        </w:tc>
        <w:tc>
          <w:tcPr>
            <w:tcW w:w="1170" w:type="dxa"/>
            <w:gridSpan w:val="2"/>
            <w:tcBorders>
              <w:top w:val="nil"/>
              <w:left w:val="nil"/>
              <w:bottom w:val="single" w:sz="12" w:space="0" w:color="auto"/>
              <w:right w:val="nil"/>
            </w:tcBorders>
            <w:vAlign w:val="center"/>
          </w:tcPr>
          <w:p w14:paraId="417AE5DB" w14:textId="77777777" w:rsidR="00A25F9E" w:rsidRPr="00FD42F7" w:rsidRDefault="00A25F9E" w:rsidP="00A25F9E">
            <w:pPr>
              <w:autoSpaceDE/>
              <w:autoSpaceDN/>
              <w:adjustRightInd/>
              <w:spacing w:before="0" w:line="240" w:lineRule="auto"/>
              <w:ind w:left="142"/>
            </w:pPr>
          </w:p>
        </w:tc>
        <w:tc>
          <w:tcPr>
            <w:tcW w:w="1861" w:type="dxa"/>
            <w:tcBorders>
              <w:top w:val="nil"/>
              <w:left w:val="nil"/>
              <w:bottom w:val="single" w:sz="12" w:space="0" w:color="auto"/>
              <w:right w:val="nil"/>
            </w:tcBorders>
            <w:vAlign w:val="center"/>
          </w:tcPr>
          <w:p w14:paraId="22D0EC96" w14:textId="77777777" w:rsidR="00A25F9E" w:rsidRPr="003971B2" w:rsidRDefault="00A25F9E" w:rsidP="00A25F9E">
            <w:pPr>
              <w:autoSpaceDE/>
              <w:autoSpaceDN/>
              <w:adjustRightInd/>
              <w:spacing w:before="0" w:line="240" w:lineRule="auto"/>
              <w:ind w:left="142"/>
            </w:pPr>
          </w:p>
        </w:tc>
      </w:tr>
      <w:tr w:rsidR="00A25F9E" w14:paraId="4CA74ABD" w14:textId="77777777" w:rsidTr="00A25F9E">
        <w:trPr>
          <w:trHeight w:val="288"/>
        </w:trPr>
        <w:tc>
          <w:tcPr>
            <w:tcW w:w="1890" w:type="dxa"/>
            <w:gridSpan w:val="3"/>
            <w:tcBorders>
              <w:top w:val="single" w:sz="12" w:space="0" w:color="auto"/>
              <w:left w:val="nil"/>
              <w:bottom w:val="nil"/>
              <w:right w:val="nil"/>
            </w:tcBorders>
            <w:vAlign w:val="center"/>
          </w:tcPr>
          <w:p w14:paraId="580C3F58" w14:textId="77777777" w:rsidR="00A25F9E" w:rsidRPr="007A0FAD" w:rsidRDefault="00A25F9E" w:rsidP="00A25F9E">
            <w:pPr>
              <w:autoSpaceDE/>
              <w:autoSpaceDN/>
              <w:adjustRightInd/>
              <w:spacing w:before="0" w:line="240" w:lineRule="auto"/>
              <w:ind w:left="0"/>
            </w:pPr>
            <w:r w:rsidRPr="002E04FA">
              <w:rPr>
                <w:b/>
                <w:sz w:val="16"/>
                <w:szCs w:val="16"/>
              </w:rPr>
              <w:t>SECOND COAT</w:t>
            </w:r>
          </w:p>
        </w:tc>
        <w:tc>
          <w:tcPr>
            <w:tcW w:w="2520" w:type="dxa"/>
            <w:tcBorders>
              <w:top w:val="single" w:sz="12" w:space="0" w:color="auto"/>
              <w:left w:val="nil"/>
              <w:bottom w:val="nil"/>
              <w:right w:val="nil"/>
            </w:tcBorders>
            <w:vAlign w:val="center"/>
          </w:tcPr>
          <w:p w14:paraId="68E6E563" w14:textId="77777777" w:rsidR="00A25F9E" w:rsidRPr="007A0FAD" w:rsidRDefault="00A25F9E" w:rsidP="00A25F9E">
            <w:pPr>
              <w:autoSpaceDE/>
              <w:autoSpaceDN/>
              <w:adjustRightInd/>
              <w:spacing w:before="0" w:line="240" w:lineRule="auto"/>
              <w:ind w:left="142"/>
            </w:pPr>
            <w:r w:rsidRPr="002E04FA">
              <w:rPr>
                <w:sz w:val="16"/>
                <w:szCs w:val="16"/>
              </w:rPr>
              <w:t>Belzona</w:t>
            </w:r>
          </w:p>
        </w:tc>
        <w:tc>
          <w:tcPr>
            <w:tcW w:w="2340" w:type="dxa"/>
            <w:gridSpan w:val="6"/>
            <w:tcBorders>
              <w:top w:val="single" w:sz="12" w:space="0" w:color="auto"/>
              <w:left w:val="nil"/>
              <w:bottom w:val="nil"/>
              <w:right w:val="nil"/>
            </w:tcBorders>
            <w:vAlign w:val="center"/>
          </w:tcPr>
          <w:p w14:paraId="7CFAFFAC" w14:textId="77777777" w:rsidR="00A25F9E" w:rsidRPr="00F87803" w:rsidRDefault="00A25F9E" w:rsidP="00A25F9E">
            <w:pPr>
              <w:autoSpaceDE/>
              <w:autoSpaceDN/>
              <w:adjustRightInd/>
              <w:spacing w:before="0" w:line="240" w:lineRule="auto"/>
              <w:ind w:left="142"/>
            </w:pPr>
            <w:r w:rsidRPr="00F87803">
              <w:rPr>
                <w:sz w:val="16"/>
                <w:szCs w:val="16"/>
              </w:rPr>
              <w:t>5891</w:t>
            </w:r>
          </w:p>
          <w:p w14:paraId="442F5B3A" w14:textId="5E0870CE" w:rsidR="00A25F9E" w:rsidRPr="00F87803" w:rsidRDefault="00A25F9E" w:rsidP="00A25F9E">
            <w:pPr>
              <w:autoSpaceDE/>
              <w:autoSpaceDN/>
              <w:adjustRightInd/>
              <w:spacing w:before="0" w:line="240" w:lineRule="auto"/>
              <w:ind w:left="142"/>
            </w:pPr>
            <w:r w:rsidRPr="00F87803">
              <w:rPr>
                <w:sz w:val="16"/>
                <w:szCs w:val="16"/>
              </w:rPr>
              <w:t>1593</w:t>
            </w:r>
            <w:r w:rsidR="006F6489" w:rsidRPr="00F87803">
              <w:rPr>
                <w:sz w:val="16"/>
                <w:szCs w:val="16"/>
              </w:rPr>
              <w:t xml:space="preserve"> (</w:t>
            </w:r>
            <w:r w:rsidR="00B10857" w:rsidRPr="00F87803">
              <w:rPr>
                <w:sz w:val="16"/>
                <w:szCs w:val="16"/>
              </w:rPr>
              <w:t>Trowel</w:t>
            </w:r>
            <w:r w:rsidR="006F6489" w:rsidRPr="00F87803">
              <w:rPr>
                <w:sz w:val="16"/>
                <w:szCs w:val="16"/>
              </w:rPr>
              <w:t>)</w:t>
            </w:r>
          </w:p>
        </w:tc>
        <w:tc>
          <w:tcPr>
            <w:tcW w:w="1170" w:type="dxa"/>
            <w:gridSpan w:val="2"/>
            <w:tcBorders>
              <w:top w:val="single" w:sz="12" w:space="0" w:color="auto"/>
              <w:left w:val="nil"/>
              <w:bottom w:val="nil"/>
              <w:right w:val="nil"/>
            </w:tcBorders>
            <w:vAlign w:val="center"/>
          </w:tcPr>
          <w:p w14:paraId="67CB8FB8" w14:textId="77777777" w:rsidR="00A25F9E" w:rsidRPr="007A0FAD" w:rsidRDefault="00A25F9E" w:rsidP="00A25F9E">
            <w:pPr>
              <w:autoSpaceDE/>
              <w:autoSpaceDN/>
              <w:adjustRightInd/>
              <w:spacing w:before="0" w:line="240" w:lineRule="auto"/>
              <w:ind w:left="142"/>
            </w:pPr>
            <w:r w:rsidRPr="002E04FA">
              <w:rPr>
                <w:sz w:val="16"/>
                <w:szCs w:val="16"/>
              </w:rPr>
              <w:t>2</w:t>
            </w:r>
          </w:p>
          <w:p w14:paraId="075562E9" w14:textId="77777777" w:rsidR="00A25F9E" w:rsidRPr="007A0FAD" w:rsidRDefault="00A25F9E" w:rsidP="00A25F9E">
            <w:pPr>
              <w:autoSpaceDE/>
              <w:autoSpaceDN/>
              <w:adjustRightInd/>
              <w:spacing w:before="0" w:line="240" w:lineRule="auto"/>
              <w:ind w:left="142"/>
            </w:pPr>
            <w:r w:rsidRPr="002E04FA">
              <w:rPr>
                <w:sz w:val="16"/>
                <w:szCs w:val="16"/>
              </w:rPr>
              <w:t>11</w:t>
            </w:r>
          </w:p>
        </w:tc>
        <w:tc>
          <w:tcPr>
            <w:tcW w:w="1861" w:type="dxa"/>
            <w:tcBorders>
              <w:top w:val="single" w:sz="12" w:space="0" w:color="auto"/>
              <w:left w:val="nil"/>
              <w:bottom w:val="nil"/>
              <w:right w:val="nil"/>
            </w:tcBorders>
            <w:vAlign w:val="center"/>
          </w:tcPr>
          <w:p w14:paraId="71C028AF" w14:textId="77777777" w:rsidR="00A25F9E" w:rsidRPr="0080497E" w:rsidRDefault="00A25F9E" w:rsidP="00A25F9E">
            <w:pPr>
              <w:autoSpaceDE/>
              <w:autoSpaceDN/>
              <w:adjustRightInd/>
              <w:spacing w:before="0" w:line="240" w:lineRule="auto"/>
              <w:ind w:left="142"/>
              <w:rPr>
                <w:sz w:val="16"/>
                <w:szCs w:val="16"/>
              </w:rPr>
            </w:pPr>
            <w:r w:rsidRPr="0080497E">
              <w:rPr>
                <w:sz w:val="16"/>
                <w:szCs w:val="16"/>
              </w:rPr>
              <w:t>90°C (194°F)</w:t>
            </w:r>
          </w:p>
          <w:p w14:paraId="73E5A992" w14:textId="77777777" w:rsidR="00A25F9E" w:rsidRPr="007A0FAD" w:rsidRDefault="00A25F9E" w:rsidP="00A25F9E">
            <w:pPr>
              <w:autoSpaceDE/>
              <w:autoSpaceDN/>
              <w:adjustRightInd/>
              <w:spacing w:before="0" w:line="240" w:lineRule="auto"/>
              <w:ind w:left="142"/>
            </w:pPr>
            <w:r w:rsidRPr="0080497E">
              <w:rPr>
                <w:sz w:val="16"/>
                <w:szCs w:val="16"/>
              </w:rPr>
              <w:t>160°C (320°F)</w:t>
            </w:r>
          </w:p>
        </w:tc>
      </w:tr>
      <w:tr w:rsidR="00A25F9E" w14:paraId="06FAFA5E" w14:textId="77777777" w:rsidTr="00A25F9E">
        <w:trPr>
          <w:trHeight w:val="288"/>
        </w:trPr>
        <w:tc>
          <w:tcPr>
            <w:tcW w:w="1890" w:type="dxa"/>
            <w:gridSpan w:val="3"/>
            <w:tcBorders>
              <w:top w:val="nil"/>
              <w:left w:val="nil"/>
              <w:bottom w:val="nil"/>
              <w:right w:val="nil"/>
            </w:tcBorders>
            <w:vAlign w:val="center"/>
          </w:tcPr>
          <w:p w14:paraId="48EB0283" w14:textId="77777777" w:rsidR="00A25F9E" w:rsidRPr="007A0FAD" w:rsidRDefault="00A25F9E" w:rsidP="00A25F9E">
            <w:pPr>
              <w:autoSpaceDE/>
              <w:autoSpaceDN/>
              <w:adjustRightInd/>
              <w:spacing w:before="0" w:line="240" w:lineRule="auto"/>
              <w:ind w:left="0"/>
            </w:pPr>
          </w:p>
        </w:tc>
        <w:tc>
          <w:tcPr>
            <w:tcW w:w="2520" w:type="dxa"/>
            <w:tcBorders>
              <w:top w:val="nil"/>
              <w:left w:val="nil"/>
              <w:bottom w:val="nil"/>
              <w:right w:val="nil"/>
            </w:tcBorders>
            <w:vAlign w:val="center"/>
          </w:tcPr>
          <w:p w14:paraId="7ACC2ADC" w14:textId="77777777" w:rsidR="00A25F9E" w:rsidRPr="007A0FAD" w:rsidRDefault="00A25F9E" w:rsidP="00A25F9E">
            <w:pPr>
              <w:autoSpaceDE/>
              <w:autoSpaceDN/>
              <w:adjustRightInd/>
              <w:spacing w:before="0" w:line="240" w:lineRule="auto"/>
              <w:ind w:left="142"/>
            </w:pPr>
            <w:r w:rsidRPr="002E04FA">
              <w:rPr>
                <w:sz w:val="16"/>
                <w:szCs w:val="16"/>
              </w:rPr>
              <w:t>Carboline</w:t>
            </w:r>
          </w:p>
        </w:tc>
        <w:tc>
          <w:tcPr>
            <w:tcW w:w="2340" w:type="dxa"/>
            <w:gridSpan w:val="6"/>
            <w:tcBorders>
              <w:top w:val="nil"/>
              <w:left w:val="nil"/>
              <w:bottom w:val="nil"/>
              <w:right w:val="nil"/>
            </w:tcBorders>
            <w:vAlign w:val="center"/>
          </w:tcPr>
          <w:p w14:paraId="059540DF" w14:textId="77777777" w:rsidR="00A25F9E" w:rsidRPr="00F87803" w:rsidRDefault="00A25F9E" w:rsidP="00A25F9E">
            <w:pPr>
              <w:autoSpaceDE/>
              <w:autoSpaceDN/>
              <w:adjustRightInd/>
              <w:spacing w:before="0" w:line="240" w:lineRule="auto"/>
              <w:ind w:left="142"/>
            </w:pPr>
            <w:r w:rsidRPr="00F87803">
              <w:rPr>
                <w:sz w:val="16"/>
                <w:szCs w:val="16"/>
              </w:rPr>
              <w:t>Phenoline 1205</w:t>
            </w:r>
          </w:p>
        </w:tc>
        <w:tc>
          <w:tcPr>
            <w:tcW w:w="1170" w:type="dxa"/>
            <w:gridSpan w:val="2"/>
            <w:tcBorders>
              <w:top w:val="nil"/>
              <w:left w:val="nil"/>
              <w:bottom w:val="nil"/>
              <w:right w:val="nil"/>
            </w:tcBorders>
            <w:vAlign w:val="center"/>
          </w:tcPr>
          <w:p w14:paraId="49E663BB" w14:textId="77777777" w:rsidR="00A25F9E" w:rsidRPr="007A0FAD" w:rsidRDefault="00A25F9E" w:rsidP="00A25F9E">
            <w:pPr>
              <w:autoSpaceDE/>
              <w:autoSpaceDN/>
              <w:adjustRightInd/>
              <w:spacing w:before="0" w:line="240" w:lineRule="auto"/>
              <w:ind w:left="142"/>
            </w:pPr>
            <w:r w:rsidRPr="002E04FA">
              <w:rPr>
                <w:sz w:val="16"/>
                <w:szCs w:val="16"/>
              </w:rPr>
              <w:t>255</w:t>
            </w:r>
          </w:p>
        </w:tc>
        <w:tc>
          <w:tcPr>
            <w:tcW w:w="1861" w:type="dxa"/>
            <w:tcBorders>
              <w:top w:val="nil"/>
              <w:left w:val="nil"/>
              <w:bottom w:val="nil"/>
              <w:right w:val="nil"/>
            </w:tcBorders>
            <w:vAlign w:val="center"/>
          </w:tcPr>
          <w:p w14:paraId="268CEA08" w14:textId="77777777" w:rsidR="00A25F9E" w:rsidRPr="007A0FAD" w:rsidRDefault="00A25F9E" w:rsidP="00A25F9E">
            <w:pPr>
              <w:autoSpaceDE/>
              <w:autoSpaceDN/>
              <w:adjustRightInd/>
              <w:spacing w:before="0" w:line="240" w:lineRule="auto"/>
              <w:ind w:left="142"/>
            </w:pPr>
            <w:r w:rsidRPr="0080497E">
              <w:rPr>
                <w:sz w:val="16"/>
                <w:szCs w:val="16"/>
              </w:rPr>
              <w:t>82°C (180°F)</w:t>
            </w:r>
          </w:p>
        </w:tc>
      </w:tr>
      <w:tr w:rsidR="005B3422" w14:paraId="6D817EE2" w14:textId="77777777" w:rsidTr="00796C49">
        <w:trPr>
          <w:trHeight w:val="288"/>
        </w:trPr>
        <w:tc>
          <w:tcPr>
            <w:tcW w:w="1890" w:type="dxa"/>
            <w:gridSpan w:val="3"/>
            <w:vMerge w:val="restart"/>
            <w:tcBorders>
              <w:top w:val="nil"/>
              <w:left w:val="nil"/>
              <w:right w:val="nil"/>
            </w:tcBorders>
            <w:vAlign w:val="center"/>
          </w:tcPr>
          <w:p w14:paraId="6563AA3C" w14:textId="7E3343F0" w:rsidR="005B3422" w:rsidRPr="007A0FAD" w:rsidRDefault="005B3422" w:rsidP="00A25F9E">
            <w:pPr>
              <w:autoSpaceDE/>
              <w:autoSpaceDN/>
              <w:adjustRightInd/>
              <w:spacing w:before="0" w:line="240" w:lineRule="auto"/>
              <w:ind w:left="0"/>
            </w:pPr>
            <w:r w:rsidRPr="002E04FA">
              <w:rPr>
                <w:b/>
                <w:sz w:val="16"/>
                <w:szCs w:val="16"/>
              </w:rPr>
              <w:t xml:space="preserve">DFT as per </w:t>
            </w:r>
            <w:r w:rsidRPr="002E04FA">
              <w:rPr>
                <w:b/>
                <w:sz w:val="16"/>
                <w:szCs w:val="16"/>
              </w:rPr>
              <w:br/>
              <w:t xml:space="preserve">Manufacturer’s </w:t>
            </w:r>
            <w:r w:rsidRPr="002E04FA">
              <w:rPr>
                <w:b/>
                <w:sz w:val="16"/>
                <w:szCs w:val="16"/>
              </w:rPr>
              <w:br/>
              <w:t>Product Sheet</w:t>
            </w:r>
          </w:p>
        </w:tc>
        <w:tc>
          <w:tcPr>
            <w:tcW w:w="2520" w:type="dxa"/>
            <w:tcBorders>
              <w:top w:val="nil"/>
              <w:left w:val="nil"/>
              <w:bottom w:val="nil"/>
              <w:right w:val="nil"/>
            </w:tcBorders>
            <w:vAlign w:val="center"/>
          </w:tcPr>
          <w:p w14:paraId="3B86A194" w14:textId="77777777" w:rsidR="005B3422" w:rsidRPr="007A0FAD" w:rsidRDefault="005B3422" w:rsidP="00A25F9E">
            <w:pPr>
              <w:autoSpaceDE/>
              <w:autoSpaceDN/>
              <w:adjustRightInd/>
              <w:spacing w:before="0" w:line="240" w:lineRule="auto"/>
              <w:ind w:left="142"/>
            </w:pPr>
            <w:r w:rsidRPr="002E04FA">
              <w:rPr>
                <w:sz w:val="16"/>
                <w:szCs w:val="16"/>
              </w:rPr>
              <w:t>Hempel Coatings (USA), Inc.</w:t>
            </w:r>
          </w:p>
        </w:tc>
        <w:tc>
          <w:tcPr>
            <w:tcW w:w="2340" w:type="dxa"/>
            <w:gridSpan w:val="6"/>
            <w:tcBorders>
              <w:top w:val="nil"/>
              <w:left w:val="nil"/>
              <w:bottom w:val="nil"/>
              <w:right w:val="nil"/>
            </w:tcBorders>
            <w:vAlign w:val="center"/>
          </w:tcPr>
          <w:p w14:paraId="36F1862E" w14:textId="77777777" w:rsidR="005B3422" w:rsidRPr="00F87803" w:rsidRDefault="005B3422" w:rsidP="00A25F9E">
            <w:pPr>
              <w:autoSpaceDE/>
              <w:autoSpaceDN/>
              <w:adjustRightInd/>
              <w:spacing w:before="0" w:line="240" w:lineRule="auto"/>
              <w:ind w:left="142"/>
            </w:pPr>
            <w:proofErr w:type="spellStart"/>
            <w:r w:rsidRPr="00F87803">
              <w:rPr>
                <w:sz w:val="16"/>
                <w:szCs w:val="16"/>
              </w:rPr>
              <w:t>Hempadur</w:t>
            </w:r>
            <w:proofErr w:type="spellEnd"/>
            <w:r w:rsidRPr="00F87803">
              <w:rPr>
                <w:sz w:val="16"/>
                <w:szCs w:val="16"/>
              </w:rPr>
              <w:t xml:space="preserve"> 85671</w:t>
            </w:r>
          </w:p>
        </w:tc>
        <w:tc>
          <w:tcPr>
            <w:tcW w:w="1170" w:type="dxa"/>
            <w:gridSpan w:val="2"/>
            <w:tcBorders>
              <w:top w:val="nil"/>
              <w:left w:val="nil"/>
              <w:bottom w:val="nil"/>
              <w:right w:val="nil"/>
            </w:tcBorders>
            <w:vAlign w:val="center"/>
          </w:tcPr>
          <w:p w14:paraId="6AB55D43" w14:textId="77777777" w:rsidR="005B3422" w:rsidRPr="007A0FAD" w:rsidRDefault="005B3422" w:rsidP="00A25F9E">
            <w:pPr>
              <w:autoSpaceDE/>
              <w:autoSpaceDN/>
              <w:adjustRightInd/>
              <w:spacing w:before="0" w:line="240" w:lineRule="auto"/>
              <w:ind w:left="142"/>
            </w:pPr>
            <w:r w:rsidRPr="002E04FA">
              <w:rPr>
                <w:sz w:val="16"/>
                <w:szCs w:val="16"/>
              </w:rPr>
              <w:t>316</w:t>
            </w:r>
          </w:p>
        </w:tc>
        <w:tc>
          <w:tcPr>
            <w:tcW w:w="1861" w:type="dxa"/>
            <w:tcBorders>
              <w:top w:val="nil"/>
              <w:left w:val="nil"/>
              <w:bottom w:val="nil"/>
              <w:right w:val="nil"/>
            </w:tcBorders>
            <w:vAlign w:val="center"/>
          </w:tcPr>
          <w:p w14:paraId="4AC7C947" w14:textId="77777777" w:rsidR="005B3422" w:rsidRPr="007A0FAD" w:rsidRDefault="005B3422" w:rsidP="00A25F9E">
            <w:pPr>
              <w:autoSpaceDE/>
              <w:autoSpaceDN/>
              <w:adjustRightInd/>
              <w:spacing w:before="0" w:line="240" w:lineRule="auto"/>
              <w:ind w:left="142"/>
            </w:pPr>
            <w:r w:rsidRPr="0080497E">
              <w:rPr>
                <w:sz w:val="16"/>
                <w:szCs w:val="16"/>
              </w:rPr>
              <w:t>95°C (203°F)</w:t>
            </w:r>
          </w:p>
        </w:tc>
      </w:tr>
      <w:tr w:rsidR="005B3422" w14:paraId="03B8E259" w14:textId="77777777" w:rsidTr="00796C49">
        <w:trPr>
          <w:trHeight w:val="288"/>
        </w:trPr>
        <w:tc>
          <w:tcPr>
            <w:tcW w:w="1890" w:type="dxa"/>
            <w:gridSpan w:val="3"/>
            <w:vMerge/>
            <w:tcBorders>
              <w:left w:val="nil"/>
              <w:bottom w:val="nil"/>
              <w:right w:val="nil"/>
            </w:tcBorders>
          </w:tcPr>
          <w:p w14:paraId="1BED98FE" w14:textId="14D88443" w:rsidR="005B3422" w:rsidRPr="007A0FAD" w:rsidRDefault="005B3422" w:rsidP="00A25F9E">
            <w:pPr>
              <w:autoSpaceDE/>
              <w:autoSpaceDN/>
              <w:adjustRightInd/>
              <w:spacing w:before="0" w:line="240" w:lineRule="auto"/>
              <w:ind w:left="0"/>
            </w:pPr>
          </w:p>
        </w:tc>
        <w:tc>
          <w:tcPr>
            <w:tcW w:w="2520" w:type="dxa"/>
            <w:tcBorders>
              <w:top w:val="nil"/>
              <w:left w:val="nil"/>
              <w:bottom w:val="nil"/>
              <w:right w:val="nil"/>
            </w:tcBorders>
            <w:vAlign w:val="center"/>
          </w:tcPr>
          <w:p w14:paraId="0513098A" w14:textId="77777777" w:rsidR="005B3422" w:rsidRPr="007A0FAD" w:rsidRDefault="005B3422" w:rsidP="00A25F9E">
            <w:pPr>
              <w:autoSpaceDE/>
              <w:autoSpaceDN/>
              <w:adjustRightInd/>
              <w:spacing w:before="0" w:line="240" w:lineRule="auto"/>
              <w:ind w:left="142"/>
            </w:pPr>
            <w:r w:rsidRPr="002E04FA">
              <w:rPr>
                <w:sz w:val="16"/>
                <w:szCs w:val="16"/>
              </w:rPr>
              <w:t>Hempel Coatings (USA), Inc.</w:t>
            </w:r>
          </w:p>
        </w:tc>
        <w:tc>
          <w:tcPr>
            <w:tcW w:w="2340" w:type="dxa"/>
            <w:gridSpan w:val="6"/>
            <w:tcBorders>
              <w:top w:val="nil"/>
              <w:left w:val="nil"/>
              <w:bottom w:val="nil"/>
              <w:right w:val="nil"/>
            </w:tcBorders>
            <w:vAlign w:val="center"/>
          </w:tcPr>
          <w:p w14:paraId="4661AEA0" w14:textId="77777777" w:rsidR="005B3422" w:rsidRPr="00F87803" w:rsidRDefault="005B3422" w:rsidP="00A25F9E">
            <w:pPr>
              <w:autoSpaceDE/>
              <w:autoSpaceDN/>
              <w:adjustRightInd/>
              <w:spacing w:before="0" w:line="240" w:lineRule="auto"/>
              <w:ind w:left="142"/>
            </w:pPr>
            <w:proofErr w:type="spellStart"/>
            <w:r w:rsidRPr="00F87803">
              <w:rPr>
                <w:sz w:val="16"/>
                <w:szCs w:val="16"/>
              </w:rPr>
              <w:t>Hempadur</w:t>
            </w:r>
            <w:proofErr w:type="spellEnd"/>
            <w:r w:rsidRPr="00F87803">
              <w:rPr>
                <w:sz w:val="16"/>
                <w:szCs w:val="16"/>
              </w:rPr>
              <w:t xml:space="preserve"> 35900</w:t>
            </w:r>
          </w:p>
        </w:tc>
        <w:tc>
          <w:tcPr>
            <w:tcW w:w="1170" w:type="dxa"/>
            <w:gridSpan w:val="2"/>
            <w:tcBorders>
              <w:top w:val="nil"/>
              <w:left w:val="nil"/>
              <w:bottom w:val="nil"/>
              <w:right w:val="nil"/>
            </w:tcBorders>
            <w:vAlign w:val="center"/>
          </w:tcPr>
          <w:p w14:paraId="2C751282" w14:textId="77777777" w:rsidR="005B3422" w:rsidRPr="007A0FAD" w:rsidRDefault="005B3422" w:rsidP="00A25F9E">
            <w:pPr>
              <w:autoSpaceDE/>
              <w:autoSpaceDN/>
              <w:adjustRightInd/>
              <w:spacing w:before="0" w:line="240" w:lineRule="auto"/>
              <w:ind w:left="142"/>
            </w:pPr>
            <w:r w:rsidRPr="002E04FA">
              <w:rPr>
                <w:sz w:val="16"/>
                <w:szCs w:val="16"/>
              </w:rPr>
              <w:t>0</w:t>
            </w:r>
          </w:p>
        </w:tc>
        <w:tc>
          <w:tcPr>
            <w:tcW w:w="1861" w:type="dxa"/>
            <w:tcBorders>
              <w:top w:val="nil"/>
              <w:left w:val="nil"/>
              <w:bottom w:val="nil"/>
              <w:right w:val="nil"/>
            </w:tcBorders>
            <w:vAlign w:val="center"/>
          </w:tcPr>
          <w:p w14:paraId="2253CBA9" w14:textId="77777777" w:rsidR="005B3422" w:rsidRPr="007A0FAD" w:rsidRDefault="005B3422" w:rsidP="00A25F9E">
            <w:pPr>
              <w:autoSpaceDE/>
              <w:autoSpaceDN/>
              <w:adjustRightInd/>
              <w:spacing w:before="0" w:line="240" w:lineRule="auto"/>
              <w:ind w:left="142"/>
            </w:pPr>
            <w:r w:rsidRPr="0080497E">
              <w:rPr>
                <w:sz w:val="16"/>
                <w:szCs w:val="16"/>
              </w:rPr>
              <w:t xml:space="preserve">90°C </w:t>
            </w:r>
            <w:r>
              <w:rPr>
                <w:sz w:val="16"/>
                <w:szCs w:val="16"/>
              </w:rPr>
              <w:t>(</w:t>
            </w:r>
            <w:r w:rsidRPr="0080497E">
              <w:rPr>
                <w:sz w:val="16"/>
                <w:szCs w:val="16"/>
              </w:rPr>
              <w:t>194°F)</w:t>
            </w:r>
          </w:p>
        </w:tc>
      </w:tr>
      <w:tr w:rsidR="005B3422" w14:paraId="2C2DE8C9" w14:textId="77777777" w:rsidTr="005B3422">
        <w:trPr>
          <w:trHeight w:val="288"/>
        </w:trPr>
        <w:tc>
          <w:tcPr>
            <w:tcW w:w="1890" w:type="dxa"/>
            <w:gridSpan w:val="3"/>
            <w:tcBorders>
              <w:top w:val="nil"/>
              <w:left w:val="nil"/>
              <w:bottom w:val="nil"/>
              <w:right w:val="nil"/>
            </w:tcBorders>
          </w:tcPr>
          <w:p w14:paraId="61F8B210" w14:textId="77777777" w:rsidR="005B3422" w:rsidRPr="007A0FAD" w:rsidRDefault="005B3422" w:rsidP="005B3422">
            <w:pPr>
              <w:autoSpaceDE/>
              <w:autoSpaceDN/>
              <w:adjustRightInd/>
              <w:spacing w:before="0" w:line="240" w:lineRule="auto"/>
              <w:ind w:left="0"/>
            </w:pPr>
          </w:p>
        </w:tc>
        <w:tc>
          <w:tcPr>
            <w:tcW w:w="2520" w:type="dxa"/>
            <w:tcBorders>
              <w:top w:val="nil"/>
              <w:left w:val="nil"/>
              <w:bottom w:val="nil"/>
              <w:right w:val="nil"/>
            </w:tcBorders>
            <w:vAlign w:val="center"/>
          </w:tcPr>
          <w:p w14:paraId="1CD3FF88" w14:textId="0229B302" w:rsidR="005B3422" w:rsidRPr="002E04FA" w:rsidRDefault="005B3422" w:rsidP="005B3422">
            <w:pPr>
              <w:autoSpaceDE/>
              <w:autoSpaceDN/>
              <w:adjustRightInd/>
              <w:spacing w:before="0" w:line="240" w:lineRule="auto"/>
              <w:ind w:left="142"/>
              <w:rPr>
                <w:sz w:val="16"/>
                <w:szCs w:val="16"/>
              </w:rPr>
            </w:pPr>
            <w:r w:rsidRPr="0080497E">
              <w:rPr>
                <w:sz w:val="16"/>
                <w:szCs w:val="16"/>
              </w:rPr>
              <w:t>International</w:t>
            </w:r>
          </w:p>
        </w:tc>
        <w:tc>
          <w:tcPr>
            <w:tcW w:w="2340" w:type="dxa"/>
            <w:gridSpan w:val="6"/>
            <w:tcBorders>
              <w:top w:val="nil"/>
              <w:left w:val="nil"/>
              <w:bottom w:val="nil"/>
              <w:right w:val="nil"/>
            </w:tcBorders>
            <w:vAlign w:val="center"/>
          </w:tcPr>
          <w:p w14:paraId="0BFED795" w14:textId="14C4FA3E" w:rsidR="005B3422" w:rsidRPr="00F87803" w:rsidRDefault="005B3422" w:rsidP="005B3422">
            <w:pPr>
              <w:autoSpaceDE/>
              <w:autoSpaceDN/>
              <w:adjustRightInd/>
              <w:spacing w:before="0" w:line="240" w:lineRule="auto"/>
              <w:ind w:left="142"/>
              <w:rPr>
                <w:sz w:val="16"/>
                <w:szCs w:val="16"/>
              </w:rPr>
            </w:pPr>
            <w:r w:rsidRPr="00F87803">
              <w:rPr>
                <w:sz w:val="16"/>
                <w:szCs w:val="16"/>
              </w:rPr>
              <w:t>Not specified</w:t>
            </w:r>
          </w:p>
        </w:tc>
        <w:tc>
          <w:tcPr>
            <w:tcW w:w="1170" w:type="dxa"/>
            <w:gridSpan w:val="2"/>
            <w:tcBorders>
              <w:top w:val="nil"/>
              <w:left w:val="nil"/>
              <w:bottom w:val="nil"/>
              <w:right w:val="nil"/>
            </w:tcBorders>
            <w:vAlign w:val="center"/>
          </w:tcPr>
          <w:p w14:paraId="4AA11411" w14:textId="77777777" w:rsidR="005B3422" w:rsidRPr="002E04FA" w:rsidRDefault="005B3422" w:rsidP="005B3422">
            <w:pPr>
              <w:autoSpaceDE/>
              <w:autoSpaceDN/>
              <w:adjustRightInd/>
              <w:spacing w:before="0" w:line="240" w:lineRule="auto"/>
              <w:ind w:left="142"/>
              <w:rPr>
                <w:sz w:val="16"/>
                <w:szCs w:val="16"/>
              </w:rPr>
            </w:pPr>
          </w:p>
        </w:tc>
        <w:tc>
          <w:tcPr>
            <w:tcW w:w="1861" w:type="dxa"/>
            <w:tcBorders>
              <w:top w:val="nil"/>
              <w:left w:val="nil"/>
              <w:bottom w:val="nil"/>
              <w:right w:val="nil"/>
            </w:tcBorders>
            <w:vAlign w:val="center"/>
          </w:tcPr>
          <w:p w14:paraId="208BBF12" w14:textId="77777777" w:rsidR="005B3422" w:rsidRPr="0080497E" w:rsidRDefault="005B3422" w:rsidP="005B3422">
            <w:pPr>
              <w:autoSpaceDE/>
              <w:autoSpaceDN/>
              <w:adjustRightInd/>
              <w:spacing w:before="0" w:line="240" w:lineRule="auto"/>
              <w:ind w:left="142"/>
              <w:rPr>
                <w:sz w:val="16"/>
                <w:szCs w:val="16"/>
              </w:rPr>
            </w:pPr>
          </w:p>
        </w:tc>
      </w:tr>
      <w:tr w:rsidR="005B3422" w14:paraId="5D4BC5DD" w14:textId="77777777" w:rsidTr="005B3422">
        <w:trPr>
          <w:trHeight w:val="288"/>
        </w:trPr>
        <w:tc>
          <w:tcPr>
            <w:tcW w:w="1890" w:type="dxa"/>
            <w:gridSpan w:val="3"/>
            <w:tcBorders>
              <w:top w:val="nil"/>
              <w:left w:val="nil"/>
              <w:bottom w:val="nil"/>
              <w:right w:val="nil"/>
            </w:tcBorders>
            <w:vAlign w:val="center"/>
          </w:tcPr>
          <w:p w14:paraId="66D01C8A" w14:textId="77777777" w:rsidR="005B3422" w:rsidRDefault="005B3422" w:rsidP="005B3422">
            <w:pPr>
              <w:autoSpaceDE/>
              <w:autoSpaceDN/>
              <w:adjustRightInd/>
              <w:spacing w:before="0" w:line="240" w:lineRule="auto"/>
              <w:ind w:left="0"/>
            </w:pPr>
          </w:p>
        </w:tc>
        <w:tc>
          <w:tcPr>
            <w:tcW w:w="2520" w:type="dxa"/>
            <w:tcBorders>
              <w:top w:val="nil"/>
              <w:left w:val="nil"/>
              <w:bottom w:val="nil"/>
              <w:right w:val="nil"/>
            </w:tcBorders>
            <w:vAlign w:val="center"/>
          </w:tcPr>
          <w:p w14:paraId="58E3BA6A" w14:textId="77777777" w:rsidR="005B3422" w:rsidRPr="002E04FA" w:rsidRDefault="005B3422" w:rsidP="005B3422">
            <w:pPr>
              <w:autoSpaceDE/>
              <w:autoSpaceDN/>
              <w:adjustRightInd/>
              <w:spacing w:before="0" w:line="240" w:lineRule="auto"/>
              <w:ind w:left="142"/>
            </w:pPr>
            <w:r w:rsidRPr="002E04FA">
              <w:rPr>
                <w:sz w:val="16"/>
                <w:szCs w:val="16"/>
              </w:rPr>
              <w:t>Jotun</w:t>
            </w:r>
          </w:p>
        </w:tc>
        <w:tc>
          <w:tcPr>
            <w:tcW w:w="2340" w:type="dxa"/>
            <w:gridSpan w:val="6"/>
            <w:tcBorders>
              <w:top w:val="nil"/>
              <w:left w:val="nil"/>
              <w:bottom w:val="nil"/>
              <w:right w:val="nil"/>
            </w:tcBorders>
            <w:vAlign w:val="center"/>
          </w:tcPr>
          <w:p w14:paraId="33735E02" w14:textId="77777777" w:rsidR="005B3422" w:rsidRPr="00F87803" w:rsidRDefault="005B3422" w:rsidP="005B3422">
            <w:pPr>
              <w:autoSpaceDE/>
              <w:autoSpaceDN/>
              <w:adjustRightInd/>
              <w:spacing w:before="0" w:line="240" w:lineRule="auto"/>
              <w:ind w:left="142"/>
            </w:pPr>
            <w:proofErr w:type="spellStart"/>
            <w:r w:rsidRPr="00F87803">
              <w:rPr>
                <w:sz w:val="16"/>
                <w:szCs w:val="16"/>
              </w:rPr>
              <w:t>Tankguard</w:t>
            </w:r>
            <w:proofErr w:type="spellEnd"/>
            <w:r w:rsidRPr="00F87803">
              <w:rPr>
                <w:sz w:val="16"/>
                <w:szCs w:val="16"/>
              </w:rPr>
              <w:t xml:space="preserve"> Storage</w:t>
            </w:r>
          </w:p>
        </w:tc>
        <w:tc>
          <w:tcPr>
            <w:tcW w:w="1170" w:type="dxa"/>
            <w:gridSpan w:val="2"/>
            <w:tcBorders>
              <w:top w:val="nil"/>
              <w:left w:val="nil"/>
              <w:bottom w:val="nil"/>
              <w:right w:val="nil"/>
            </w:tcBorders>
            <w:vAlign w:val="center"/>
          </w:tcPr>
          <w:p w14:paraId="6BEA42F9" w14:textId="77777777" w:rsidR="005B3422" w:rsidRPr="002E04FA" w:rsidRDefault="005B3422" w:rsidP="005B3422">
            <w:pPr>
              <w:autoSpaceDE/>
              <w:autoSpaceDN/>
              <w:adjustRightInd/>
              <w:spacing w:before="0" w:line="240" w:lineRule="auto"/>
              <w:ind w:left="142"/>
            </w:pPr>
            <w:r w:rsidRPr="002E04FA">
              <w:rPr>
                <w:sz w:val="16"/>
                <w:szCs w:val="16"/>
              </w:rPr>
              <w:t>310</w:t>
            </w:r>
          </w:p>
        </w:tc>
        <w:tc>
          <w:tcPr>
            <w:tcW w:w="1861" w:type="dxa"/>
            <w:tcBorders>
              <w:top w:val="nil"/>
              <w:left w:val="nil"/>
              <w:bottom w:val="nil"/>
              <w:right w:val="nil"/>
            </w:tcBorders>
            <w:vAlign w:val="center"/>
          </w:tcPr>
          <w:p w14:paraId="151838E7" w14:textId="77777777" w:rsidR="005B3422" w:rsidRPr="002E04FA" w:rsidRDefault="005B3422" w:rsidP="005B3422">
            <w:pPr>
              <w:autoSpaceDE/>
              <w:autoSpaceDN/>
              <w:adjustRightInd/>
              <w:spacing w:before="0" w:line="240" w:lineRule="auto"/>
              <w:ind w:left="142"/>
            </w:pPr>
            <w:r w:rsidRPr="0080497E">
              <w:rPr>
                <w:sz w:val="16"/>
                <w:szCs w:val="16"/>
              </w:rPr>
              <w:t>95°C (203°F)</w:t>
            </w:r>
          </w:p>
        </w:tc>
      </w:tr>
      <w:tr w:rsidR="005B3422" w14:paraId="3A8FA01F" w14:textId="77777777" w:rsidTr="005B3422">
        <w:trPr>
          <w:trHeight w:val="288"/>
        </w:trPr>
        <w:tc>
          <w:tcPr>
            <w:tcW w:w="1890" w:type="dxa"/>
            <w:gridSpan w:val="3"/>
            <w:tcBorders>
              <w:top w:val="nil"/>
              <w:left w:val="nil"/>
              <w:bottom w:val="nil"/>
              <w:right w:val="nil"/>
            </w:tcBorders>
            <w:vAlign w:val="center"/>
          </w:tcPr>
          <w:p w14:paraId="3EF2A838" w14:textId="77777777" w:rsidR="005B3422" w:rsidRDefault="005B3422" w:rsidP="005B3422">
            <w:pPr>
              <w:autoSpaceDE/>
              <w:autoSpaceDN/>
              <w:adjustRightInd/>
              <w:spacing w:before="0" w:line="240" w:lineRule="auto"/>
              <w:ind w:left="0"/>
            </w:pPr>
          </w:p>
        </w:tc>
        <w:tc>
          <w:tcPr>
            <w:tcW w:w="2520" w:type="dxa"/>
            <w:tcBorders>
              <w:top w:val="nil"/>
              <w:left w:val="nil"/>
              <w:bottom w:val="nil"/>
              <w:right w:val="nil"/>
            </w:tcBorders>
            <w:vAlign w:val="center"/>
          </w:tcPr>
          <w:p w14:paraId="7E2C4CA0" w14:textId="77777777" w:rsidR="005B3422" w:rsidRPr="007A0FAD" w:rsidRDefault="005B3422" w:rsidP="005B3422">
            <w:pPr>
              <w:autoSpaceDE/>
              <w:autoSpaceDN/>
              <w:adjustRightInd/>
              <w:spacing w:before="0" w:line="240" w:lineRule="auto"/>
              <w:ind w:left="142"/>
            </w:pPr>
            <w:r w:rsidRPr="002E04FA">
              <w:rPr>
                <w:sz w:val="16"/>
                <w:szCs w:val="16"/>
              </w:rPr>
              <w:t>PPG</w:t>
            </w:r>
          </w:p>
        </w:tc>
        <w:tc>
          <w:tcPr>
            <w:tcW w:w="2340" w:type="dxa"/>
            <w:gridSpan w:val="6"/>
            <w:tcBorders>
              <w:top w:val="nil"/>
              <w:left w:val="nil"/>
              <w:bottom w:val="nil"/>
              <w:right w:val="nil"/>
            </w:tcBorders>
            <w:vAlign w:val="center"/>
          </w:tcPr>
          <w:p w14:paraId="04847FA1" w14:textId="77777777" w:rsidR="005B3422" w:rsidRPr="00F87803" w:rsidRDefault="005B3422" w:rsidP="005B3422">
            <w:pPr>
              <w:autoSpaceDE/>
              <w:autoSpaceDN/>
              <w:adjustRightInd/>
              <w:spacing w:before="0" w:line="240" w:lineRule="auto"/>
              <w:ind w:left="142"/>
            </w:pPr>
            <w:proofErr w:type="spellStart"/>
            <w:r w:rsidRPr="00F87803">
              <w:rPr>
                <w:sz w:val="16"/>
                <w:szCs w:val="16"/>
              </w:rPr>
              <w:t>Phenguard</w:t>
            </w:r>
            <w:proofErr w:type="spellEnd"/>
            <w:r w:rsidRPr="00F87803">
              <w:rPr>
                <w:sz w:val="16"/>
                <w:szCs w:val="16"/>
              </w:rPr>
              <w:t xml:space="preserve"> 940 </w:t>
            </w:r>
            <w:proofErr w:type="gramStart"/>
            <w:r w:rsidRPr="00F87803">
              <w:rPr>
                <w:sz w:val="16"/>
                <w:szCs w:val="16"/>
              </w:rPr>
              <w:t xml:space="preserve">Series  </w:t>
            </w:r>
            <w:proofErr w:type="spellStart"/>
            <w:r w:rsidRPr="00F87803">
              <w:rPr>
                <w:sz w:val="16"/>
                <w:szCs w:val="16"/>
              </w:rPr>
              <w:t>Amerocat</w:t>
            </w:r>
            <w:proofErr w:type="spellEnd"/>
            <w:proofErr w:type="gramEnd"/>
            <w:r w:rsidRPr="00F87803">
              <w:rPr>
                <w:sz w:val="16"/>
                <w:szCs w:val="16"/>
              </w:rPr>
              <w:t xml:space="preserve"> 91</w:t>
            </w:r>
          </w:p>
        </w:tc>
        <w:tc>
          <w:tcPr>
            <w:tcW w:w="1170" w:type="dxa"/>
            <w:gridSpan w:val="2"/>
            <w:tcBorders>
              <w:top w:val="nil"/>
              <w:left w:val="nil"/>
              <w:bottom w:val="nil"/>
              <w:right w:val="nil"/>
            </w:tcBorders>
            <w:vAlign w:val="center"/>
          </w:tcPr>
          <w:p w14:paraId="6A20ED5F" w14:textId="77777777" w:rsidR="005B3422" w:rsidRPr="007A0FAD" w:rsidRDefault="005B3422" w:rsidP="005B3422">
            <w:pPr>
              <w:autoSpaceDE/>
              <w:autoSpaceDN/>
              <w:adjustRightInd/>
              <w:spacing w:before="0" w:line="240" w:lineRule="auto"/>
              <w:ind w:left="142"/>
            </w:pPr>
            <w:r w:rsidRPr="002E04FA">
              <w:rPr>
                <w:sz w:val="16"/>
                <w:szCs w:val="16"/>
              </w:rPr>
              <w:t>315</w:t>
            </w:r>
          </w:p>
          <w:p w14:paraId="0C3F43F6" w14:textId="77777777" w:rsidR="005B3422" w:rsidRPr="007A0FAD" w:rsidRDefault="005B3422" w:rsidP="005B3422">
            <w:pPr>
              <w:autoSpaceDE/>
              <w:autoSpaceDN/>
              <w:adjustRightInd/>
              <w:spacing w:before="0" w:line="240" w:lineRule="auto"/>
              <w:ind w:left="142"/>
            </w:pPr>
            <w:r w:rsidRPr="002E04FA">
              <w:rPr>
                <w:sz w:val="16"/>
                <w:szCs w:val="16"/>
              </w:rPr>
              <w:t>410</w:t>
            </w:r>
          </w:p>
        </w:tc>
        <w:tc>
          <w:tcPr>
            <w:tcW w:w="1861" w:type="dxa"/>
            <w:tcBorders>
              <w:top w:val="nil"/>
              <w:left w:val="nil"/>
              <w:bottom w:val="nil"/>
              <w:right w:val="nil"/>
            </w:tcBorders>
            <w:vAlign w:val="center"/>
          </w:tcPr>
          <w:p w14:paraId="721EDDCD" w14:textId="77777777" w:rsidR="005B3422" w:rsidRDefault="005B3422" w:rsidP="005B3422">
            <w:pPr>
              <w:autoSpaceDE/>
              <w:autoSpaceDN/>
              <w:adjustRightInd/>
              <w:spacing w:before="0" w:line="240" w:lineRule="auto"/>
              <w:ind w:left="142"/>
              <w:rPr>
                <w:sz w:val="16"/>
                <w:szCs w:val="16"/>
              </w:rPr>
            </w:pPr>
            <w:r w:rsidRPr="0080497E">
              <w:rPr>
                <w:sz w:val="16"/>
                <w:szCs w:val="16"/>
              </w:rPr>
              <w:t>82°C (180°F)</w:t>
            </w:r>
          </w:p>
          <w:p w14:paraId="252FEC79" w14:textId="77777777" w:rsidR="005B3422" w:rsidRPr="007A0FAD" w:rsidRDefault="005B3422" w:rsidP="005B3422">
            <w:pPr>
              <w:autoSpaceDE/>
              <w:autoSpaceDN/>
              <w:adjustRightInd/>
              <w:spacing w:before="0" w:line="240" w:lineRule="auto"/>
              <w:ind w:left="142"/>
            </w:pPr>
            <w:r w:rsidRPr="0080497E">
              <w:rPr>
                <w:sz w:val="16"/>
                <w:szCs w:val="16"/>
              </w:rPr>
              <w:t>93°C (200°F)</w:t>
            </w:r>
          </w:p>
        </w:tc>
      </w:tr>
      <w:tr w:rsidR="005B3422" w14:paraId="48908A5C" w14:textId="77777777" w:rsidTr="00A25F9E">
        <w:trPr>
          <w:trHeight w:val="288"/>
        </w:trPr>
        <w:tc>
          <w:tcPr>
            <w:tcW w:w="1890" w:type="dxa"/>
            <w:gridSpan w:val="3"/>
            <w:tcBorders>
              <w:top w:val="nil"/>
              <w:left w:val="nil"/>
              <w:bottom w:val="nil"/>
              <w:right w:val="nil"/>
            </w:tcBorders>
            <w:vAlign w:val="center"/>
          </w:tcPr>
          <w:p w14:paraId="32FE87A6" w14:textId="77777777" w:rsidR="005B3422" w:rsidRDefault="005B3422" w:rsidP="005B3422">
            <w:pPr>
              <w:pStyle w:val="CES5191Arial8bold"/>
            </w:pPr>
          </w:p>
        </w:tc>
        <w:tc>
          <w:tcPr>
            <w:tcW w:w="2520" w:type="dxa"/>
            <w:tcBorders>
              <w:top w:val="nil"/>
              <w:left w:val="nil"/>
              <w:bottom w:val="nil"/>
              <w:right w:val="nil"/>
            </w:tcBorders>
            <w:vAlign w:val="center"/>
          </w:tcPr>
          <w:p w14:paraId="69A6C298" w14:textId="77777777" w:rsidR="005B3422" w:rsidRPr="007A0FAD" w:rsidRDefault="005B3422" w:rsidP="005B3422">
            <w:pPr>
              <w:autoSpaceDE/>
              <w:autoSpaceDN/>
              <w:adjustRightInd/>
              <w:spacing w:before="0" w:line="240" w:lineRule="auto"/>
              <w:ind w:left="142"/>
            </w:pPr>
            <w:r w:rsidRPr="002E04FA">
              <w:rPr>
                <w:sz w:val="16"/>
                <w:szCs w:val="16"/>
              </w:rPr>
              <w:t>Sherwin-Williams</w:t>
            </w:r>
          </w:p>
        </w:tc>
        <w:tc>
          <w:tcPr>
            <w:tcW w:w="2340" w:type="dxa"/>
            <w:gridSpan w:val="6"/>
            <w:tcBorders>
              <w:top w:val="nil"/>
              <w:left w:val="nil"/>
              <w:bottom w:val="nil"/>
              <w:right w:val="nil"/>
            </w:tcBorders>
            <w:vAlign w:val="center"/>
          </w:tcPr>
          <w:p w14:paraId="3D843283" w14:textId="77777777" w:rsidR="005B3422" w:rsidRPr="00F87803" w:rsidRDefault="005B3422" w:rsidP="005B3422">
            <w:pPr>
              <w:autoSpaceDE/>
              <w:autoSpaceDN/>
              <w:adjustRightInd/>
              <w:spacing w:before="0" w:line="240" w:lineRule="auto"/>
              <w:ind w:left="142"/>
            </w:pPr>
            <w:proofErr w:type="spellStart"/>
            <w:r w:rsidRPr="00F87803">
              <w:rPr>
                <w:sz w:val="16"/>
                <w:szCs w:val="16"/>
              </w:rPr>
              <w:t>Epo</w:t>
            </w:r>
            <w:proofErr w:type="spellEnd"/>
            <w:r w:rsidRPr="00F87803">
              <w:rPr>
                <w:sz w:val="16"/>
                <w:szCs w:val="16"/>
              </w:rPr>
              <w:t>-Phen FF</w:t>
            </w:r>
          </w:p>
        </w:tc>
        <w:tc>
          <w:tcPr>
            <w:tcW w:w="1170" w:type="dxa"/>
            <w:gridSpan w:val="2"/>
            <w:tcBorders>
              <w:top w:val="nil"/>
              <w:left w:val="nil"/>
              <w:bottom w:val="nil"/>
              <w:right w:val="nil"/>
            </w:tcBorders>
            <w:vAlign w:val="center"/>
          </w:tcPr>
          <w:p w14:paraId="139297A5" w14:textId="77777777" w:rsidR="005B3422" w:rsidRPr="007A0FAD" w:rsidRDefault="005B3422" w:rsidP="005B3422">
            <w:pPr>
              <w:autoSpaceDE/>
              <w:autoSpaceDN/>
              <w:adjustRightInd/>
              <w:spacing w:before="0" w:line="240" w:lineRule="auto"/>
              <w:ind w:left="142"/>
            </w:pPr>
            <w:r w:rsidRPr="002E04FA">
              <w:rPr>
                <w:sz w:val="16"/>
                <w:szCs w:val="16"/>
              </w:rPr>
              <w:t>250</w:t>
            </w:r>
          </w:p>
        </w:tc>
        <w:tc>
          <w:tcPr>
            <w:tcW w:w="1861" w:type="dxa"/>
            <w:tcBorders>
              <w:top w:val="nil"/>
              <w:left w:val="nil"/>
              <w:bottom w:val="nil"/>
              <w:right w:val="nil"/>
            </w:tcBorders>
            <w:vAlign w:val="center"/>
          </w:tcPr>
          <w:p w14:paraId="79D0566D" w14:textId="77777777" w:rsidR="005B3422" w:rsidRPr="007A0FAD" w:rsidRDefault="005B3422" w:rsidP="005B3422">
            <w:pPr>
              <w:autoSpaceDE/>
              <w:autoSpaceDN/>
              <w:adjustRightInd/>
              <w:spacing w:before="0" w:line="240" w:lineRule="auto"/>
              <w:ind w:left="142"/>
            </w:pPr>
            <w:r w:rsidRPr="0080497E">
              <w:rPr>
                <w:sz w:val="16"/>
                <w:szCs w:val="16"/>
              </w:rPr>
              <w:t>99°C (210°F)</w:t>
            </w:r>
          </w:p>
        </w:tc>
      </w:tr>
      <w:tr w:rsidR="005B3422" w14:paraId="1E613F19" w14:textId="77777777" w:rsidTr="00A25F9E">
        <w:trPr>
          <w:trHeight w:val="288"/>
        </w:trPr>
        <w:tc>
          <w:tcPr>
            <w:tcW w:w="9781" w:type="dxa"/>
            <w:gridSpan w:val="13"/>
            <w:tcBorders>
              <w:top w:val="nil"/>
              <w:left w:val="nil"/>
              <w:bottom w:val="single" w:sz="12" w:space="0" w:color="auto"/>
              <w:right w:val="nil"/>
            </w:tcBorders>
            <w:vAlign w:val="center"/>
          </w:tcPr>
          <w:p w14:paraId="6216C3C5" w14:textId="4B7FAF83" w:rsidR="005B3422" w:rsidRDefault="005B3422" w:rsidP="005B3422">
            <w:pPr>
              <w:widowControl w:val="0"/>
              <w:spacing w:before="42" w:line="184" w:lineRule="exact"/>
              <w:ind w:left="-142" w:right="777"/>
            </w:pPr>
          </w:p>
        </w:tc>
      </w:tr>
      <w:tr w:rsidR="005B3422" w14:paraId="08F4EA53" w14:textId="77777777" w:rsidTr="00A25F9E">
        <w:trPr>
          <w:trHeight w:val="288"/>
        </w:trPr>
        <w:tc>
          <w:tcPr>
            <w:tcW w:w="1530" w:type="dxa"/>
            <w:gridSpan w:val="2"/>
            <w:tcBorders>
              <w:left w:val="nil"/>
              <w:bottom w:val="nil"/>
              <w:right w:val="nil"/>
            </w:tcBorders>
            <w:vAlign w:val="center"/>
          </w:tcPr>
          <w:p w14:paraId="13BE7674" w14:textId="77777777" w:rsidR="005B3422" w:rsidRPr="008D6442" w:rsidRDefault="005B3422" w:rsidP="005B3422">
            <w:pPr>
              <w:pStyle w:val="CES5191Arial8bold"/>
              <w:rPr>
                <w:rFonts w:ascii="Times New Roman" w:hAnsi="Times New Roman" w:cs="Times New Roman"/>
              </w:rPr>
            </w:pPr>
            <w:r w:rsidRPr="008D6442">
              <w:rPr>
                <w:rFonts w:ascii="Times New Roman" w:hAnsi="Times New Roman" w:cs="Times New Roman"/>
              </w:rPr>
              <w:t>Last Update:</w:t>
            </w:r>
          </w:p>
        </w:tc>
        <w:tc>
          <w:tcPr>
            <w:tcW w:w="2970" w:type="dxa"/>
            <w:gridSpan w:val="3"/>
            <w:tcBorders>
              <w:left w:val="nil"/>
              <w:bottom w:val="nil"/>
              <w:right w:val="nil"/>
            </w:tcBorders>
            <w:vAlign w:val="center"/>
          </w:tcPr>
          <w:p w14:paraId="0CD307DA" w14:textId="7A518D1A" w:rsidR="005B3422" w:rsidRPr="008D6442" w:rsidRDefault="0080211E" w:rsidP="005B3422">
            <w:pPr>
              <w:pStyle w:val="CES5191Arial8leftaligned"/>
              <w:rPr>
                <w:rFonts w:ascii="Times New Roman" w:hAnsi="Times New Roman" w:cs="Times New Roman"/>
                <w:b/>
              </w:rPr>
            </w:pPr>
            <w:r>
              <w:rPr>
                <w:rFonts w:ascii="Times New Roman" w:hAnsi="Times New Roman" w:cs="Times New Roman"/>
                <w:position w:val="-1"/>
              </w:rPr>
              <w:t>November</w:t>
            </w:r>
            <w:r w:rsidR="005B3422" w:rsidRPr="008D6442">
              <w:rPr>
                <w:rFonts w:ascii="Times New Roman" w:hAnsi="Times New Roman" w:cs="Times New Roman"/>
                <w:position w:val="-1"/>
              </w:rPr>
              <w:t xml:space="preserve"> 2025</w:t>
            </w:r>
          </w:p>
        </w:tc>
        <w:tc>
          <w:tcPr>
            <w:tcW w:w="2250" w:type="dxa"/>
            <w:gridSpan w:val="5"/>
            <w:tcBorders>
              <w:left w:val="nil"/>
              <w:bottom w:val="nil"/>
              <w:right w:val="nil"/>
            </w:tcBorders>
            <w:vAlign w:val="center"/>
          </w:tcPr>
          <w:p w14:paraId="16E0E328" w14:textId="77777777" w:rsidR="005B3422" w:rsidRDefault="005B3422" w:rsidP="005B3422">
            <w:pPr>
              <w:rPr>
                <w:rFonts w:ascii="Arial" w:hAnsi="Arial" w:cs="Arial"/>
                <w:b/>
                <w:sz w:val="16"/>
                <w:szCs w:val="16"/>
              </w:rPr>
            </w:pPr>
          </w:p>
        </w:tc>
        <w:tc>
          <w:tcPr>
            <w:tcW w:w="1170" w:type="dxa"/>
            <w:gridSpan w:val="2"/>
            <w:tcBorders>
              <w:left w:val="nil"/>
              <w:bottom w:val="nil"/>
              <w:right w:val="nil"/>
            </w:tcBorders>
            <w:vAlign w:val="center"/>
          </w:tcPr>
          <w:p w14:paraId="4C772868" w14:textId="77777777" w:rsidR="005B3422" w:rsidRDefault="005B3422" w:rsidP="005B3422">
            <w:pPr>
              <w:jc w:val="center"/>
              <w:rPr>
                <w:rFonts w:ascii="Arial" w:hAnsi="Arial" w:cs="Arial"/>
                <w:b/>
                <w:sz w:val="16"/>
                <w:szCs w:val="16"/>
              </w:rPr>
            </w:pPr>
          </w:p>
        </w:tc>
        <w:tc>
          <w:tcPr>
            <w:tcW w:w="1861" w:type="dxa"/>
            <w:tcBorders>
              <w:left w:val="nil"/>
              <w:bottom w:val="nil"/>
              <w:right w:val="nil"/>
            </w:tcBorders>
            <w:vAlign w:val="center"/>
          </w:tcPr>
          <w:p w14:paraId="12560470" w14:textId="77777777" w:rsidR="005B3422" w:rsidRDefault="005B3422" w:rsidP="005B3422">
            <w:pPr>
              <w:jc w:val="center"/>
              <w:rPr>
                <w:rFonts w:ascii="Arial" w:hAnsi="Arial" w:cs="Arial"/>
                <w:b/>
                <w:sz w:val="16"/>
                <w:szCs w:val="16"/>
              </w:rPr>
            </w:pPr>
          </w:p>
        </w:tc>
      </w:tr>
    </w:tbl>
    <w:p w14:paraId="7FEB861C" w14:textId="77777777" w:rsidR="000621C0" w:rsidRDefault="000621C0" w:rsidP="008D2D78">
      <w:pPr>
        <w:spacing w:before="0" w:line="240" w:lineRule="auto"/>
        <w:ind w:left="1170" w:hanging="540"/>
        <w:rPr>
          <w:color w:val="auto"/>
          <w:sz w:val="16"/>
          <w:szCs w:val="16"/>
          <w:lang w:val="ru-RU"/>
        </w:rPr>
      </w:pPr>
    </w:p>
    <w:p w14:paraId="37610329" w14:textId="3BE94AE8" w:rsidR="00A75C93" w:rsidRPr="008D2D78" w:rsidRDefault="00A75C93" w:rsidP="008D2D78">
      <w:pPr>
        <w:spacing w:before="0" w:line="240" w:lineRule="auto"/>
        <w:ind w:left="1170" w:hanging="540"/>
        <w:rPr>
          <w:color w:val="auto"/>
          <w:sz w:val="16"/>
          <w:szCs w:val="16"/>
        </w:rPr>
      </w:pPr>
      <w:r w:rsidRPr="008D2D78">
        <w:rPr>
          <w:color w:val="auto"/>
          <w:sz w:val="16"/>
          <w:szCs w:val="16"/>
        </w:rPr>
        <w:t>Note 1</w:t>
      </w:r>
      <w:proofErr w:type="gramStart"/>
      <w:r w:rsidRPr="008D2D78">
        <w:rPr>
          <w:color w:val="auto"/>
          <w:sz w:val="16"/>
          <w:szCs w:val="16"/>
        </w:rPr>
        <w:t xml:space="preserve">: </w:t>
      </w:r>
      <w:r w:rsidR="0080211E">
        <w:rPr>
          <w:color w:val="auto"/>
          <w:sz w:val="16"/>
          <w:szCs w:val="16"/>
        </w:rPr>
        <w:tab/>
      </w:r>
      <w:r w:rsidR="00F473E8" w:rsidRPr="008D2D78">
        <w:rPr>
          <w:color w:val="auto"/>
          <w:sz w:val="16"/>
          <w:szCs w:val="16"/>
        </w:rPr>
        <w:t>*</w:t>
      </w:r>
      <w:proofErr w:type="gramEnd"/>
      <w:r w:rsidR="00F473E8" w:rsidRPr="008D2D78">
        <w:rPr>
          <w:color w:val="auto"/>
          <w:sz w:val="16"/>
          <w:szCs w:val="16"/>
        </w:rPr>
        <w:t>As in high-pressure separators.</w:t>
      </w:r>
    </w:p>
    <w:p w14:paraId="3D6FAA17" w14:textId="60CFC16F" w:rsidR="005B3422" w:rsidRPr="008D2D78" w:rsidRDefault="005B3422" w:rsidP="008D2D78">
      <w:pPr>
        <w:spacing w:before="0" w:line="240" w:lineRule="auto"/>
        <w:ind w:left="1170" w:hanging="540"/>
        <w:rPr>
          <w:color w:val="auto"/>
          <w:sz w:val="16"/>
          <w:szCs w:val="16"/>
        </w:rPr>
      </w:pPr>
      <w:r w:rsidRPr="008D2D78">
        <w:rPr>
          <w:color w:val="auto"/>
          <w:sz w:val="16"/>
          <w:szCs w:val="16"/>
        </w:rPr>
        <w:t xml:space="preserve">Note </w:t>
      </w:r>
      <w:r w:rsidR="00495C14" w:rsidRPr="008D2D78">
        <w:rPr>
          <w:color w:val="auto"/>
          <w:sz w:val="16"/>
          <w:szCs w:val="16"/>
        </w:rPr>
        <w:t>2</w:t>
      </w:r>
      <w:proofErr w:type="gramStart"/>
      <w:r w:rsidRPr="008D2D78">
        <w:rPr>
          <w:color w:val="auto"/>
          <w:sz w:val="16"/>
          <w:szCs w:val="16"/>
        </w:rPr>
        <w:t xml:space="preserve">: </w:t>
      </w:r>
      <w:r w:rsidR="0080211E">
        <w:rPr>
          <w:color w:val="auto"/>
          <w:sz w:val="16"/>
          <w:szCs w:val="16"/>
        </w:rPr>
        <w:tab/>
      </w:r>
      <w:r w:rsidR="00A64326" w:rsidRPr="008D2D78">
        <w:rPr>
          <w:color w:val="auto"/>
          <w:sz w:val="16"/>
          <w:szCs w:val="16"/>
        </w:rPr>
        <w:t>All</w:t>
      </w:r>
      <w:proofErr w:type="gramEnd"/>
      <w:r w:rsidR="00A64326" w:rsidRPr="008D2D78">
        <w:rPr>
          <w:color w:val="auto"/>
          <w:sz w:val="16"/>
          <w:szCs w:val="16"/>
        </w:rPr>
        <w:t xml:space="preserve"> materials must have passed Chevron ETC’s steam out test protocol.</w:t>
      </w:r>
    </w:p>
    <w:p w14:paraId="17AA5B8D" w14:textId="1D3CAE12" w:rsidR="00A75C93" w:rsidRPr="008D2D78" w:rsidRDefault="00A75C93" w:rsidP="008D2D78">
      <w:pPr>
        <w:spacing w:before="0" w:line="240" w:lineRule="auto"/>
        <w:ind w:left="1170" w:hanging="540"/>
        <w:rPr>
          <w:color w:val="auto"/>
          <w:sz w:val="16"/>
          <w:szCs w:val="16"/>
        </w:rPr>
      </w:pPr>
      <w:r w:rsidRPr="008D2D78">
        <w:rPr>
          <w:color w:val="auto"/>
          <w:sz w:val="16"/>
          <w:szCs w:val="16"/>
        </w:rPr>
        <w:t>Note 3</w:t>
      </w:r>
      <w:proofErr w:type="gramStart"/>
      <w:r w:rsidRPr="008D2D78">
        <w:rPr>
          <w:color w:val="auto"/>
          <w:sz w:val="16"/>
          <w:szCs w:val="16"/>
        </w:rPr>
        <w:t xml:space="preserve">: </w:t>
      </w:r>
      <w:r w:rsidR="0080211E">
        <w:rPr>
          <w:color w:val="auto"/>
          <w:sz w:val="16"/>
          <w:szCs w:val="16"/>
        </w:rPr>
        <w:tab/>
      </w:r>
      <w:r w:rsidRPr="008D2D78">
        <w:rPr>
          <w:color w:val="auto"/>
          <w:sz w:val="16"/>
          <w:szCs w:val="16"/>
        </w:rPr>
        <w:t>Contrasting</w:t>
      </w:r>
      <w:proofErr w:type="gramEnd"/>
      <w:r w:rsidRPr="008D2D78">
        <w:rPr>
          <w:color w:val="auto"/>
          <w:sz w:val="16"/>
          <w:szCs w:val="16"/>
        </w:rPr>
        <w:t xml:space="preserve"> colors must be used for 1st and 2nd coats. The finish colors shall be selected as per Table 1 - Finish Coat </w:t>
      </w:r>
      <w:proofErr w:type="spellStart"/>
      <w:r w:rsidRPr="008D2D78">
        <w:rPr>
          <w:color w:val="auto"/>
          <w:sz w:val="16"/>
          <w:szCs w:val="16"/>
        </w:rPr>
        <w:t>Colour</w:t>
      </w:r>
      <w:proofErr w:type="spellEnd"/>
      <w:r w:rsidRPr="008D2D78">
        <w:rPr>
          <w:color w:val="auto"/>
          <w:sz w:val="16"/>
          <w:szCs w:val="16"/>
        </w:rPr>
        <w:t xml:space="preserve"> </w:t>
      </w:r>
      <w:proofErr w:type="gramStart"/>
      <w:r w:rsidRPr="008D2D78">
        <w:rPr>
          <w:color w:val="auto"/>
          <w:sz w:val="16"/>
          <w:szCs w:val="16"/>
        </w:rPr>
        <w:t>Schedule  Deviation</w:t>
      </w:r>
      <w:proofErr w:type="gramEnd"/>
      <w:r w:rsidRPr="008D2D78">
        <w:rPr>
          <w:color w:val="auto"/>
          <w:sz w:val="16"/>
          <w:szCs w:val="16"/>
        </w:rPr>
        <w:t xml:space="preserve"> may be accepted if the coating is manufactured in one color. </w:t>
      </w:r>
    </w:p>
    <w:p w14:paraId="16E70FCD" w14:textId="77777777" w:rsidR="00A75C93" w:rsidRDefault="00A75C93" w:rsidP="00A25F9E">
      <w:pPr>
        <w:tabs>
          <w:tab w:val="left" w:pos="3225"/>
        </w:tabs>
        <w:rPr>
          <w:sz w:val="20"/>
          <w:szCs w:val="20"/>
        </w:rPr>
      </w:pPr>
    </w:p>
    <w:p w14:paraId="36CE1705" w14:textId="2A5841F5" w:rsidR="00A25F9E" w:rsidRPr="00A816CA" w:rsidRDefault="00A25F9E" w:rsidP="00A25F9E">
      <w:pPr>
        <w:tabs>
          <w:tab w:val="left" w:pos="3225"/>
        </w:tabs>
        <w:rPr>
          <w:sz w:val="20"/>
          <w:szCs w:val="20"/>
        </w:rPr>
      </w:pPr>
      <w:r w:rsidRPr="001D3869">
        <w:rPr>
          <w:sz w:val="20"/>
          <w:szCs w:val="20"/>
        </w:rPr>
        <w:br w:type="page"/>
      </w:r>
    </w:p>
    <w:p w14:paraId="1B55DC62" w14:textId="77777777" w:rsidR="00A25F9E" w:rsidRPr="001D3869" w:rsidRDefault="00A25F9E" w:rsidP="00A25F9E">
      <w:pPr>
        <w:tabs>
          <w:tab w:val="left" w:pos="3225"/>
        </w:tabs>
        <w:rPr>
          <w:sz w:val="20"/>
          <w:szCs w:val="20"/>
        </w:rPr>
      </w:pPr>
    </w:p>
    <w:tbl>
      <w:tblPr>
        <w:tblW w:w="10153" w:type="dxa"/>
        <w:jc w:val="center"/>
        <w:tblLayout w:type="fixed"/>
        <w:tblLook w:val="01E0" w:firstRow="1" w:lastRow="1" w:firstColumn="1" w:lastColumn="1" w:noHBand="0" w:noVBand="0"/>
      </w:tblPr>
      <w:tblGrid>
        <w:gridCol w:w="27"/>
        <w:gridCol w:w="1511"/>
        <w:gridCol w:w="110"/>
        <w:gridCol w:w="738"/>
        <w:gridCol w:w="2246"/>
        <w:gridCol w:w="134"/>
        <w:gridCol w:w="1111"/>
        <w:gridCol w:w="1724"/>
        <w:gridCol w:w="255"/>
        <w:gridCol w:w="737"/>
        <w:gridCol w:w="196"/>
        <w:gridCol w:w="1329"/>
        <w:gridCol w:w="35"/>
      </w:tblGrid>
      <w:tr w:rsidR="00A25F9E" w:rsidRPr="001D3869" w14:paraId="022BA836" w14:textId="77777777" w:rsidTr="009D6D6E">
        <w:trPr>
          <w:gridAfter w:val="1"/>
          <w:wAfter w:w="35" w:type="dxa"/>
          <w:trHeight w:val="360"/>
          <w:jc w:val="center"/>
        </w:trPr>
        <w:tc>
          <w:tcPr>
            <w:tcW w:w="10118" w:type="dxa"/>
            <w:gridSpan w:val="12"/>
            <w:tcBorders>
              <w:top w:val="single" w:sz="6" w:space="0" w:color="auto"/>
              <w:bottom w:val="single" w:sz="12" w:space="0" w:color="auto"/>
            </w:tcBorders>
            <w:shd w:val="clear" w:color="auto" w:fill="FFFFFF"/>
            <w:vAlign w:val="center"/>
          </w:tcPr>
          <w:p w14:paraId="47F44C9B" w14:textId="77777777" w:rsidR="00A25F9E" w:rsidRPr="001D3869" w:rsidRDefault="00A25F9E" w:rsidP="00A25F9E">
            <w:pPr>
              <w:ind w:right="-72"/>
              <w:jc w:val="right"/>
              <w:rPr>
                <w:b/>
                <w:i/>
                <w:color w:val="auto"/>
              </w:rPr>
            </w:pPr>
            <w:r w:rsidRPr="001D3869">
              <w:rPr>
                <w:b/>
                <w:i/>
                <w:color w:val="auto"/>
              </w:rPr>
              <w:t xml:space="preserve">High-Temperature/High-Pressure </w:t>
            </w:r>
            <w:r>
              <w:rPr>
                <w:b/>
                <w:i/>
                <w:color w:val="auto"/>
              </w:rPr>
              <w:t>Lining</w:t>
            </w:r>
            <w:r w:rsidRPr="001D3869">
              <w:rPr>
                <w:b/>
                <w:i/>
                <w:color w:val="auto"/>
              </w:rPr>
              <w:t xml:space="preserve"> Systems</w:t>
            </w:r>
          </w:p>
        </w:tc>
      </w:tr>
      <w:tr w:rsidR="00A25F9E" w:rsidRPr="001D3869" w14:paraId="1C5E3DDB" w14:textId="77777777" w:rsidTr="009D6D6E">
        <w:trPr>
          <w:gridAfter w:val="1"/>
          <w:wAfter w:w="35" w:type="dxa"/>
          <w:trHeight w:val="360"/>
          <w:jc w:val="center"/>
        </w:trPr>
        <w:tc>
          <w:tcPr>
            <w:tcW w:w="7856" w:type="dxa"/>
            <w:gridSpan w:val="9"/>
            <w:tcBorders>
              <w:top w:val="single" w:sz="12" w:space="0" w:color="auto"/>
              <w:left w:val="single" w:sz="12" w:space="0" w:color="auto"/>
              <w:bottom w:val="single" w:sz="12" w:space="0" w:color="auto"/>
            </w:tcBorders>
            <w:vAlign w:val="center"/>
          </w:tcPr>
          <w:p w14:paraId="5FE0C12F" w14:textId="77777777" w:rsidR="00A25F9E" w:rsidRPr="001D3869" w:rsidRDefault="00A25F9E" w:rsidP="00A25F9E">
            <w:pPr>
              <w:autoSpaceDE/>
              <w:autoSpaceDN/>
              <w:adjustRightInd/>
              <w:spacing w:before="0" w:line="240" w:lineRule="auto"/>
              <w:ind w:left="0"/>
              <w:rPr>
                <w:b/>
                <w:sz w:val="20"/>
                <w:szCs w:val="20"/>
              </w:rPr>
            </w:pPr>
            <w:r w:rsidRPr="001D3869">
              <w:rPr>
                <w:b/>
                <w:sz w:val="20"/>
                <w:szCs w:val="20"/>
              </w:rPr>
              <w:t xml:space="preserve">Crude Oil Service (Sweet or Sour) </w:t>
            </w:r>
            <w:r>
              <w:rPr>
                <w:b/>
                <w:sz w:val="20"/>
                <w:szCs w:val="20"/>
              </w:rPr>
              <w:t xml:space="preserve">Linings </w:t>
            </w:r>
            <w:r w:rsidRPr="001D3869">
              <w:rPr>
                <w:b/>
                <w:sz w:val="20"/>
                <w:szCs w:val="20"/>
              </w:rPr>
              <w:t>Res</w:t>
            </w:r>
            <w:r>
              <w:rPr>
                <w:b/>
                <w:sz w:val="20"/>
                <w:szCs w:val="20"/>
              </w:rPr>
              <w:t xml:space="preserve">istant to Temperature Gradients </w:t>
            </w:r>
            <w:r w:rsidRPr="001D3869">
              <w:rPr>
                <w:b/>
                <w:sz w:val="20"/>
                <w:szCs w:val="20"/>
              </w:rPr>
              <w:t xml:space="preserve">of </w:t>
            </w:r>
            <w:r>
              <w:rPr>
                <w:b/>
                <w:sz w:val="20"/>
                <w:szCs w:val="20"/>
              </w:rPr>
              <w:t>10</w:t>
            </w:r>
            <w:r w:rsidRPr="001D3869">
              <w:rPr>
                <w:b/>
                <w:sz w:val="20"/>
                <w:szCs w:val="20"/>
              </w:rPr>
              <w:t>°</w:t>
            </w:r>
            <w:r>
              <w:rPr>
                <w:b/>
                <w:sz w:val="20"/>
                <w:szCs w:val="20"/>
              </w:rPr>
              <w:t>C (5</w:t>
            </w:r>
            <w:r w:rsidRPr="001D3869">
              <w:rPr>
                <w:b/>
                <w:sz w:val="20"/>
                <w:szCs w:val="20"/>
              </w:rPr>
              <w:t>0°F</w:t>
            </w:r>
            <w:r>
              <w:rPr>
                <w:b/>
                <w:sz w:val="20"/>
                <w:szCs w:val="20"/>
              </w:rPr>
              <w:t xml:space="preserve">) </w:t>
            </w:r>
          </w:p>
        </w:tc>
        <w:tc>
          <w:tcPr>
            <w:tcW w:w="2262" w:type="dxa"/>
            <w:gridSpan w:val="3"/>
            <w:tcBorders>
              <w:top w:val="single" w:sz="12" w:space="0" w:color="auto"/>
              <w:bottom w:val="single" w:sz="12" w:space="0" w:color="auto"/>
              <w:right w:val="single" w:sz="12" w:space="0" w:color="auto"/>
            </w:tcBorders>
            <w:shd w:val="clear" w:color="auto" w:fill="000000"/>
            <w:vAlign w:val="center"/>
          </w:tcPr>
          <w:p w14:paraId="4C60104D" w14:textId="77777777" w:rsidR="00A25F9E" w:rsidRPr="001D3869" w:rsidRDefault="00A25F9E" w:rsidP="00A25F9E">
            <w:pPr>
              <w:autoSpaceDE/>
              <w:autoSpaceDN/>
              <w:adjustRightInd/>
              <w:spacing w:before="0" w:line="240" w:lineRule="auto"/>
              <w:ind w:left="0"/>
              <w:jc w:val="center"/>
              <w:rPr>
                <w:b/>
                <w:color w:val="FFFFFF"/>
                <w:sz w:val="36"/>
                <w:szCs w:val="40"/>
              </w:rPr>
            </w:pPr>
            <w:r w:rsidRPr="001D3869">
              <w:rPr>
                <w:b/>
                <w:color w:val="FFFFFF"/>
                <w:sz w:val="36"/>
                <w:szCs w:val="40"/>
              </w:rPr>
              <w:t>11.6</w:t>
            </w:r>
          </w:p>
        </w:tc>
      </w:tr>
      <w:tr w:rsidR="00A25F9E" w:rsidRPr="001D3869" w14:paraId="130BAC42" w14:textId="77777777" w:rsidTr="009D6D6E">
        <w:trPr>
          <w:gridAfter w:val="1"/>
          <w:wAfter w:w="35" w:type="dxa"/>
          <w:cantSplit/>
          <w:trHeight w:val="288"/>
          <w:jc w:val="center"/>
        </w:trPr>
        <w:tc>
          <w:tcPr>
            <w:tcW w:w="1538" w:type="dxa"/>
            <w:gridSpan w:val="2"/>
            <w:tcBorders>
              <w:top w:val="single" w:sz="12" w:space="0" w:color="auto"/>
            </w:tcBorders>
          </w:tcPr>
          <w:p w14:paraId="6677B2E7"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Surface Prep:</w:t>
            </w:r>
          </w:p>
        </w:tc>
        <w:tc>
          <w:tcPr>
            <w:tcW w:w="3228" w:type="dxa"/>
            <w:gridSpan w:val="4"/>
            <w:tcBorders>
              <w:top w:val="single" w:sz="12" w:space="0" w:color="auto"/>
            </w:tcBorders>
          </w:tcPr>
          <w:p w14:paraId="09DFCA45" w14:textId="77777777" w:rsidR="0080211E" w:rsidRPr="0080211E" w:rsidRDefault="0080211E" w:rsidP="0080211E">
            <w:pPr>
              <w:autoSpaceDE/>
              <w:autoSpaceDN/>
              <w:adjustRightInd/>
              <w:spacing w:before="0" w:line="240" w:lineRule="auto"/>
              <w:ind w:left="-72" w:right="-103"/>
              <w:rPr>
                <w:sz w:val="16"/>
                <w:szCs w:val="16"/>
              </w:rPr>
            </w:pPr>
            <w:r w:rsidRPr="0080211E">
              <w:rPr>
                <w:sz w:val="16"/>
                <w:szCs w:val="16"/>
              </w:rPr>
              <w:t>SSPC-SP1/SP5(NACENo.</w:t>
            </w:r>
            <w:proofErr w:type="gramStart"/>
            <w:r w:rsidRPr="0080211E">
              <w:rPr>
                <w:sz w:val="16"/>
                <w:szCs w:val="16"/>
              </w:rPr>
              <w:t>1)(</w:t>
            </w:r>
            <w:proofErr w:type="gramEnd"/>
            <w:r w:rsidRPr="0080211E">
              <w:rPr>
                <w:sz w:val="16"/>
                <w:szCs w:val="16"/>
              </w:rPr>
              <w:t>SA3)</w:t>
            </w:r>
          </w:p>
          <w:p w14:paraId="2AE0B9D6" w14:textId="695F687E" w:rsidR="00A25F9E" w:rsidRPr="003B2DEF" w:rsidRDefault="0080211E" w:rsidP="0080211E">
            <w:pPr>
              <w:autoSpaceDE/>
              <w:autoSpaceDN/>
              <w:adjustRightInd/>
              <w:spacing w:before="0" w:line="240" w:lineRule="auto"/>
              <w:ind w:left="-72" w:right="-103"/>
              <w:rPr>
                <w:sz w:val="16"/>
                <w:szCs w:val="16"/>
              </w:rPr>
            </w:pPr>
            <w:r w:rsidRPr="0080211E">
              <w:rPr>
                <w:sz w:val="16"/>
                <w:szCs w:val="16"/>
              </w:rPr>
              <w:t>White metal blast cleanliness.</w:t>
            </w:r>
          </w:p>
        </w:tc>
        <w:tc>
          <w:tcPr>
            <w:tcW w:w="1111" w:type="dxa"/>
            <w:tcBorders>
              <w:top w:val="single" w:sz="12" w:space="0" w:color="auto"/>
            </w:tcBorders>
          </w:tcPr>
          <w:p w14:paraId="0A4606F6" w14:textId="77777777" w:rsidR="00A25F9E" w:rsidRPr="003B2DEF" w:rsidRDefault="00A25F9E" w:rsidP="00A25F9E">
            <w:pPr>
              <w:autoSpaceDE/>
              <w:autoSpaceDN/>
              <w:adjustRightInd/>
              <w:spacing w:before="0" w:line="240" w:lineRule="auto"/>
              <w:ind w:left="0" w:right="-72"/>
              <w:jc w:val="right"/>
              <w:rPr>
                <w:b/>
                <w:sz w:val="16"/>
                <w:szCs w:val="16"/>
              </w:rPr>
            </w:pPr>
            <w:r w:rsidRPr="003B2DEF">
              <w:rPr>
                <w:b/>
                <w:sz w:val="16"/>
                <w:szCs w:val="16"/>
              </w:rPr>
              <w:t>Touch Up:</w:t>
            </w:r>
          </w:p>
        </w:tc>
        <w:tc>
          <w:tcPr>
            <w:tcW w:w="4241" w:type="dxa"/>
            <w:gridSpan w:val="5"/>
            <w:vMerge w:val="restart"/>
            <w:tcBorders>
              <w:top w:val="single" w:sz="12" w:space="0" w:color="auto"/>
            </w:tcBorders>
          </w:tcPr>
          <w:p w14:paraId="3B85B208" w14:textId="77777777" w:rsidR="00A25F9E" w:rsidRPr="003B2DEF" w:rsidRDefault="00A25F9E" w:rsidP="00A25F9E">
            <w:pPr>
              <w:autoSpaceDE/>
              <w:autoSpaceDN/>
              <w:adjustRightInd/>
              <w:spacing w:before="0" w:line="240" w:lineRule="auto"/>
              <w:ind w:left="-72"/>
              <w:rPr>
                <w:color w:val="auto"/>
                <w:sz w:val="16"/>
                <w:szCs w:val="16"/>
              </w:rPr>
            </w:pPr>
            <w:r w:rsidRPr="003B2DEF">
              <w:rPr>
                <w:color w:val="auto"/>
                <w:sz w:val="16"/>
                <w:szCs w:val="16"/>
              </w:rPr>
              <w:t>Use the same materials.</w:t>
            </w:r>
          </w:p>
        </w:tc>
      </w:tr>
      <w:tr w:rsidR="00A25F9E" w:rsidRPr="001D3869" w14:paraId="364DD0EE" w14:textId="77777777" w:rsidTr="009D6D6E">
        <w:trPr>
          <w:gridAfter w:val="1"/>
          <w:wAfter w:w="35" w:type="dxa"/>
          <w:cantSplit/>
          <w:trHeight w:val="288"/>
          <w:jc w:val="center"/>
        </w:trPr>
        <w:tc>
          <w:tcPr>
            <w:tcW w:w="1538" w:type="dxa"/>
            <w:gridSpan w:val="2"/>
          </w:tcPr>
          <w:p w14:paraId="41DC212A" w14:textId="77777777" w:rsidR="00A25F9E" w:rsidRPr="001D3869" w:rsidRDefault="00A25F9E" w:rsidP="00A25F9E">
            <w:pPr>
              <w:autoSpaceDE/>
              <w:autoSpaceDN/>
              <w:adjustRightInd/>
              <w:spacing w:before="0" w:line="240" w:lineRule="auto"/>
              <w:ind w:left="-72"/>
              <w:rPr>
                <w:b/>
                <w:sz w:val="16"/>
                <w:szCs w:val="16"/>
              </w:rPr>
            </w:pPr>
            <w:r w:rsidRPr="001D3869">
              <w:rPr>
                <w:b/>
                <w:sz w:val="16"/>
                <w:szCs w:val="16"/>
              </w:rPr>
              <w:t>Anchor Pattern:</w:t>
            </w:r>
          </w:p>
        </w:tc>
        <w:tc>
          <w:tcPr>
            <w:tcW w:w="3228" w:type="dxa"/>
            <w:gridSpan w:val="4"/>
          </w:tcPr>
          <w:p w14:paraId="34F12326" w14:textId="77777777" w:rsidR="00A25F9E" w:rsidRPr="003B2DEF" w:rsidRDefault="00A25F9E" w:rsidP="00A25F9E">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1111" w:type="dxa"/>
          </w:tcPr>
          <w:p w14:paraId="21DE28F2" w14:textId="77777777" w:rsidR="00A25F9E" w:rsidRPr="00F029EB" w:rsidRDefault="00A25F9E" w:rsidP="00A25F9E">
            <w:pPr>
              <w:autoSpaceDE/>
              <w:autoSpaceDN/>
              <w:adjustRightInd/>
              <w:spacing w:before="0" w:line="240" w:lineRule="auto"/>
              <w:ind w:left="-72"/>
              <w:rPr>
                <w:color w:val="auto"/>
                <w:sz w:val="16"/>
                <w:szCs w:val="16"/>
              </w:rPr>
            </w:pPr>
          </w:p>
        </w:tc>
        <w:tc>
          <w:tcPr>
            <w:tcW w:w="4241" w:type="dxa"/>
            <w:gridSpan w:val="5"/>
            <w:vMerge/>
            <w:vAlign w:val="center"/>
          </w:tcPr>
          <w:p w14:paraId="62D591F8" w14:textId="77777777" w:rsidR="00A25F9E" w:rsidRPr="001D3869" w:rsidRDefault="00A25F9E" w:rsidP="00A25F9E"/>
        </w:tc>
      </w:tr>
      <w:tr w:rsidR="00A25F9E" w:rsidRPr="001D3869" w14:paraId="653EBF2F" w14:textId="77777777" w:rsidTr="009D6D6E">
        <w:trPr>
          <w:gridAfter w:val="1"/>
          <w:wAfter w:w="35" w:type="dxa"/>
          <w:cantSplit/>
          <w:trHeight w:val="288"/>
          <w:jc w:val="center"/>
        </w:trPr>
        <w:tc>
          <w:tcPr>
            <w:tcW w:w="1538" w:type="dxa"/>
            <w:gridSpan w:val="2"/>
            <w:tcBorders>
              <w:bottom w:val="single" w:sz="12" w:space="0" w:color="auto"/>
            </w:tcBorders>
          </w:tcPr>
          <w:p w14:paraId="6254FB46" w14:textId="77777777" w:rsidR="00A25F9E" w:rsidRPr="003B2DEF" w:rsidRDefault="00A25F9E" w:rsidP="00A25F9E">
            <w:pPr>
              <w:autoSpaceDE/>
              <w:autoSpaceDN/>
              <w:adjustRightInd/>
              <w:spacing w:before="0" w:line="240" w:lineRule="auto"/>
              <w:ind w:left="-72"/>
              <w:rPr>
                <w:b/>
                <w:sz w:val="16"/>
                <w:szCs w:val="16"/>
              </w:rPr>
            </w:pPr>
            <w:r w:rsidRPr="003B2DEF">
              <w:rPr>
                <w:b/>
                <w:sz w:val="16"/>
                <w:szCs w:val="16"/>
              </w:rPr>
              <w:t>Total DFT:</w:t>
            </w:r>
          </w:p>
        </w:tc>
        <w:tc>
          <w:tcPr>
            <w:tcW w:w="3228" w:type="dxa"/>
            <w:gridSpan w:val="4"/>
            <w:tcBorders>
              <w:bottom w:val="single" w:sz="12" w:space="0" w:color="auto"/>
            </w:tcBorders>
          </w:tcPr>
          <w:p w14:paraId="71388AD6" w14:textId="6E92DB63" w:rsidR="00A25F9E" w:rsidRPr="003B2DEF" w:rsidRDefault="00240086" w:rsidP="00240086">
            <w:pPr>
              <w:autoSpaceDE/>
              <w:autoSpaceDN/>
              <w:adjustRightInd/>
              <w:spacing w:before="0" w:line="240" w:lineRule="auto"/>
              <w:ind w:left="-72" w:right="747"/>
              <w:rPr>
                <w:sz w:val="16"/>
                <w:szCs w:val="16"/>
              </w:rPr>
            </w:pPr>
            <w:ins w:id="1411" w:author="Kurmanov, Aidyn [STAMGazStroy LLP]" w:date="2025-12-11T15:10:00Z" w16du:dateUtc="2025-12-11T10:10:00Z">
              <w:r w:rsidRPr="001A20CC">
                <w:rPr>
                  <w:color w:val="auto"/>
                  <w:sz w:val="16"/>
                  <w:szCs w:val="16"/>
                </w:rPr>
                <w:t xml:space="preserve">See manufacturer’s </w:t>
              </w:r>
            </w:ins>
            <w:ins w:id="1412" w:author="Kurmanov, Aidyn [STAMGazStroy LLP]" w:date="2025-12-17T14:31:00Z" w16du:dateUtc="2025-12-17T09:31:00Z">
              <w:r w:rsidR="00915E43" w:rsidRPr="00D02000">
                <w:rPr>
                  <w:color w:val="auto"/>
                  <w:sz w:val="16"/>
                  <w:szCs w:val="16"/>
                </w:rPr>
                <w:t>product</w:t>
              </w:r>
              <w:r w:rsidR="00915E43" w:rsidRPr="001A20CC">
                <w:rPr>
                  <w:color w:val="auto"/>
                  <w:sz w:val="16"/>
                  <w:szCs w:val="16"/>
                </w:rPr>
                <w:t xml:space="preserve"> </w:t>
              </w:r>
            </w:ins>
            <w:ins w:id="1413" w:author="Kurmanov, Aidyn [STAMGazStroy LLP]" w:date="2025-12-11T15:10:00Z" w16du:dateUtc="2025-12-11T10:10:00Z">
              <w:r w:rsidRPr="001A20CC">
                <w:rPr>
                  <w:color w:val="auto"/>
                  <w:sz w:val="16"/>
                  <w:szCs w:val="16"/>
                </w:rPr>
                <w:t xml:space="preserve">data sheets </w:t>
              </w:r>
            </w:ins>
            <w:del w:id="1414" w:author="Kurmanov, Aidyn [STAMGazStroy LLP]" w:date="2025-12-11T15:10:00Z" w16du:dateUtc="2025-12-11T10:10:00Z">
              <w:r w:rsidR="00224E3A" w:rsidRPr="008A09F0" w:rsidDel="00240086">
                <w:rPr>
                  <w:color w:val="auto"/>
                  <w:sz w:val="16"/>
                  <w:szCs w:val="16"/>
                  <w:highlight w:val="yellow"/>
                </w:rPr>
                <w:delText>(See manufacturer’s data sheets for min/max thicknesses per coat.)</w:delText>
              </w:r>
            </w:del>
          </w:p>
        </w:tc>
        <w:tc>
          <w:tcPr>
            <w:tcW w:w="1111" w:type="dxa"/>
            <w:tcBorders>
              <w:bottom w:val="single" w:sz="12" w:space="0" w:color="auto"/>
            </w:tcBorders>
          </w:tcPr>
          <w:p w14:paraId="21332EDA" w14:textId="77777777" w:rsidR="00A25F9E" w:rsidRPr="00F029EB" w:rsidRDefault="00A25F9E" w:rsidP="00A25F9E">
            <w:pPr>
              <w:autoSpaceDE/>
              <w:autoSpaceDN/>
              <w:adjustRightInd/>
              <w:spacing w:before="0" w:line="240" w:lineRule="auto"/>
              <w:ind w:left="-72"/>
              <w:rPr>
                <w:color w:val="auto"/>
                <w:sz w:val="16"/>
                <w:szCs w:val="16"/>
              </w:rPr>
            </w:pPr>
          </w:p>
        </w:tc>
        <w:tc>
          <w:tcPr>
            <w:tcW w:w="4241" w:type="dxa"/>
            <w:gridSpan w:val="5"/>
            <w:vMerge/>
            <w:tcBorders>
              <w:bottom w:val="single" w:sz="12" w:space="0" w:color="auto"/>
            </w:tcBorders>
            <w:vAlign w:val="center"/>
          </w:tcPr>
          <w:p w14:paraId="43992575" w14:textId="77777777" w:rsidR="00A25F9E" w:rsidRPr="001D3869" w:rsidRDefault="00A25F9E" w:rsidP="00A25F9E"/>
        </w:tc>
      </w:tr>
      <w:tr w:rsidR="00A25F9E" w:rsidRPr="001D3869" w14:paraId="3297425E" w14:textId="77777777" w:rsidTr="009D6D6E">
        <w:trPr>
          <w:gridAfter w:val="1"/>
          <w:wAfter w:w="35" w:type="dxa"/>
          <w:trHeight w:val="360"/>
          <w:jc w:val="center"/>
        </w:trPr>
        <w:tc>
          <w:tcPr>
            <w:tcW w:w="2386" w:type="dxa"/>
            <w:gridSpan w:val="4"/>
            <w:tcBorders>
              <w:top w:val="single" w:sz="12" w:space="0" w:color="auto"/>
              <w:left w:val="single" w:sz="12" w:space="0" w:color="auto"/>
              <w:bottom w:val="single" w:sz="12" w:space="0" w:color="auto"/>
            </w:tcBorders>
            <w:shd w:val="clear" w:color="auto" w:fill="000000"/>
            <w:vAlign w:val="center"/>
          </w:tcPr>
          <w:p w14:paraId="33396B6E"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380" w:type="dxa"/>
            <w:gridSpan w:val="2"/>
            <w:tcBorders>
              <w:top w:val="single" w:sz="12" w:space="0" w:color="auto"/>
              <w:bottom w:val="single" w:sz="12" w:space="0" w:color="auto"/>
            </w:tcBorders>
            <w:shd w:val="clear" w:color="auto" w:fill="000000"/>
            <w:vAlign w:val="center"/>
          </w:tcPr>
          <w:p w14:paraId="3CDB3061" w14:textId="77777777" w:rsidR="00A25F9E" w:rsidRPr="001D3869" w:rsidRDefault="00A25F9E" w:rsidP="00A25F9E">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090" w:type="dxa"/>
            <w:gridSpan w:val="3"/>
            <w:tcBorders>
              <w:top w:val="single" w:sz="12" w:space="0" w:color="auto"/>
              <w:bottom w:val="single" w:sz="12" w:space="0" w:color="auto"/>
            </w:tcBorders>
            <w:shd w:val="clear" w:color="auto" w:fill="000000"/>
            <w:vAlign w:val="center"/>
          </w:tcPr>
          <w:p w14:paraId="3FDBD5C6" w14:textId="77777777" w:rsidR="00A25F9E" w:rsidRPr="001D3869" w:rsidRDefault="00A25F9E" w:rsidP="00A25F9E">
            <w:pPr>
              <w:autoSpaceDE/>
              <w:autoSpaceDN/>
              <w:adjustRightInd/>
              <w:spacing w:before="0" w:line="240" w:lineRule="auto"/>
              <w:ind w:left="225"/>
              <w:rPr>
                <w:b/>
                <w:color w:val="FFFFFF"/>
                <w:w w:val="0"/>
                <w:sz w:val="16"/>
                <w:szCs w:val="16"/>
              </w:rPr>
            </w:pPr>
            <w:r w:rsidRPr="001D3869">
              <w:rPr>
                <w:b/>
                <w:color w:val="FFFFFF"/>
                <w:sz w:val="16"/>
                <w:szCs w:val="16"/>
              </w:rPr>
              <w:t>Product Designation</w:t>
            </w:r>
          </w:p>
        </w:tc>
        <w:tc>
          <w:tcPr>
            <w:tcW w:w="933" w:type="dxa"/>
            <w:gridSpan w:val="2"/>
            <w:tcBorders>
              <w:top w:val="single" w:sz="12" w:space="0" w:color="auto"/>
              <w:bottom w:val="single" w:sz="12" w:space="0" w:color="auto"/>
            </w:tcBorders>
            <w:shd w:val="clear" w:color="auto" w:fill="000000"/>
            <w:vAlign w:val="center"/>
          </w:tcPr>
          <w:p w14:paraId="6FA4F347" w14:textId="77777777" w:rsidR="00A25F9E" w:rsidRPr="001D3869" w:rsidRDefault="00A25F9E" w:rsidP="00A25F9E">
            <w:pPr>
              <w:autoSpaceDE/>
              <w:autoSpaceDN/>
              <w:adjustRightInd/>
              <w:spacing w:before="0" w:line="240" w:lineRule="auto"/>
              <w:ind w:left="-167"/>
              <w:jc w:val="center"/>
              <w:rPr>
                <w:b/>
                <w:color w:val="FFFFFF"/>
                <w:w w:val="0"/>
                <w:sz w:val="16"/>
                <w:szCs w:val="16"/>
              </w:rPr>
            </w:pPr>
            <w:r w:rsidRPr="001D3869">
              <w:rPr>
                <w:b/>
                <w:color w:val="FFFFFF"/>
                <w:sz w:val="16"/>
                <w:szCs w:val="16"/>
              </w:rPr>
              <w:t>VOC (G/L)</w:t>
            </w:r>
          </w:p>
        </w:tc>
        <w:tc>
          <w:tcPr>
            <w:tcW w:w="1329" w:type="dxa"/>
            <w:tcBorders>
              <w:top w:val="single" w:sz="12" w:space="0" w:color="auto"/>
              <w:bottom w:val="single" w:sz="12" w:space="0" w:color="auto"/>
              <w:right w:val="single" w:sz="12" w:space="0" w:color="auto"/>
            </w:tcBorders>
            <w:shd w:val="clear" w:color="auto" w:fill="000000"/>
            <w:vAlign w:val="center"/>
          </w:tcPr>
          <w:p w14:paraId="2615EFA5" w14:textId="77777777" w:rsidR="00A25F9E" w:rsidRPr="001D3869" w:rsidRDefault="00A25F9E" w:rsidP="00A25F9E">
            <w:pPr>
              <w:autoSpaceDE/>
              <w:autoSpaceDN/>
              <w:adjustRightInd/>
              <w:spacing w:before="0" w:line="240" w:lineRule="auto"/>
              <w:ind w:left="34"/>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A25F9E" w:rsidRPr="00AC6690" w14:paraId="6F663B09" w14:textId="77777777" w:rsidTr="009D6D6E">
        <w:trPr>
          <w:gridAfter w:val="1"/>
          <w:wAfter w:w="35" w:type="dxa"/>
          <w:trHeight w:val="288"/>
          <w:jc w:val="center"/>
        </w:trPr>
        <w:tc>
          <w:tcPr>
            <w:tcW w:w="2386" w:type="dxa"/>
            <w:gridSpan w:val="4"/>
            <w:tcBorders>
              <w:bottom w:val="single" w:sz="12" w:space="0" w:color="auto"/>
            </w:tcBorders>
            <w:vAlign w:val="center"/>
          </w:tcPr>
          <w:p w14:paraId="6FD9D72E" w14:textId="77777777" w:rsidR="00A25F9E" w:rsidRPr="00AC6690" w:rsidRDefault="00A25F9E" w:rsidP="00A25F9E">
            <w:pPr>
              <w:autoSpaceDE/>
              <w:autoSpaceDN/>
              <w:adjustRightInd/>
              <w:spacing w:before="0" w:line="240" w:lineRule="auto"/>
              <w:ind w:left="0" w:hanging="104"/>
              <w:rPr>
                <w:i/>
                <w:sz w:val="14"/>
                <w:szCs w:val="14"/>
              </w:rPr>
            </w:pPr>
            <w:r w:rsidRPr="00AC6690">
              <w:rPr>
                <w:b/>
                <w:sz w:val="16"/>
                <w:szCs w:val="16"/>
              </w:rPr>
              <w:t>PRIMER</w:t>
            </w:r>
          </w:p>
        </w:tc>
        <w:tc>
          <w:tcPr>
            <w:tcW w:w="7732" w:type="dxa"/>
            <w:gridSpan w:val="8"/>
            <w:tcBorders>
              <w:bottom w:val="single" w:sz="12" w:space="0" w:color="auto"/>
            </w:tcBorders>
            <w:vAlign w:val="center"/>
          </w:tcPr>
          <w:p w14:paraId="1320E10C" w14:textId="77777777" w:rsidR="00A25F9E" w:rsidRPr="00AC6690" w:rsidRDefault="00A25F9E" w:rsidP="00A25F9E">
            <w:pPr>
              <w:autoSpaceDE/>
              <w:autoSpaceDN/>
              <w:adjustRightInd/>
              <w:spacing w:before="0" w:line="240" w:lineRule="auto"/>
              <w:ind w:left="0"/>
              <w:rPr>
                <w:i/>
                <w:sz w:val="14"/>
                <w:szCs w:val="14"/>
              </w:rPr>
            </w:pPr>
            <w:r w:rsidRPr="00AC6690">
              <w:rPr>
                <w:i/>
                <w:sz w:val="14"/>
                <w:szCs w:val="14"/>
              </w:rPr>
              <w:t>These coatings are normally self-priming; but if a primer is required, use the chosen manufacturer’s recommendation.</w:t>
            </w:r>
          </w:p>
        </w:tc>
      </w:tr>
      <w:tr w:rsidR="00646565" w:rsidRPr="00AC6690" w14:paraId="482CFC79"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single" w:sz="12" w:space="0" w:color="000000"/>
              <w:left w:val="nil"/>
              <w:bottom w:val="nil"/>
              <w:right w:val="nil"/>
            </w:tcBorders>
            <w:vAlign w:val="center"/>
          </w:tcPr>
          <w:p w14:paraId="3FF3B285" w14:textId="77777777" w:rsidR="00646565" w:rsidRPr="00AC6690" w:rsidRDefault="00646565" w:rsidP="00A25F9E">
            <w:pPr>
              <w:autoSpaceDE/>
              <w:autoSpaceDN/>
              <w:adjustRightInd/>
              <w:spacing w:before="0" w:line="240" w:lineRule="auto"/>
              <w:ind w:left="0"/>
              <w:rPr>
                <w:b/>
                <w:sz w:val="16"/>
                <w:szCs w:val="16"/>
              </w:rPr>
            </w:pPr>
            <w:r w:rsidRPr="00AC6690">
              <w:rPr>
                <w:b/>
                <w:sz w:val="16"/>
                <w:szCs w:val="16"/>
              </w:rPr>
              <w:t>FIRST COAT</w:t>
            </w:r>
          </w:p>
        </w:tc>
        <w:tc>
          <w:tcPr>
            <w:tcW w:w="2984" w:type="dxa"/>
            <w:gridSpan w:val="2"/>
            <w:tcBorders>
              <w:top w:val="single" w:sz="12" w:space="0" w:color="000000"/>
              <w:left w:val="nil"/>
              <w:bottom w:val="nil"/>
              <w:right w:val="nil"/>
            </w:tcBorders>
            <w:vAlign w:val="center"/>
          </w:tcPr>
          <w:p w14:paraId="031461AD" w14:textId="77777777" w:rsidR="00646565" w:rsidRPr="00AC6690" w:rsidRDefault="00646565" w:rsidP="00A25F9E">
            <w:pPr>
              <w:autoSpaceDE/>
              <w:autoSpaceDN/>
              <w:adjustRightInd/>
              <w:spacing w:before="0" w:line="240" w:lineRule="auto"/>
              <w:ind w:left="708"/>
              <w:rPr>
                <w:w w:val="0"/>
                <w:sz w:val="16"/>
                <w:szCs w:val="16"/>
              </w:rPr>
            </w:pPr>
            <w:r w:rsidRPr="00AC6690">
              <w:rPr>
                <w:sz w:val="16"/>
                <w:szCs w:val="16"/>
              </w:rPr>
              <w:t>Carboline</w:t>
            </w:r>
          </w:p>
        </w:tc>
        <w:tc>
          <w:tcPr>
            <w:tcW w:w="2969" w:type="dxa"/>
            <w:gridSpan w:val="3"/>
            <w:tcBorders>
              <w:top w:val="single" w:sz="12" w:space="0" w:color="000000"/>
              <w:left w:val="nil"/>
              <w:bottom w:val="nil"/>
              <w:right w:val="nil"/>
            </w:tcBorders>
            <w:vAlign w:val="center"/>
          </w:tcPr>
          <w:p w14:paraId="3FF3D6A8" w14:textId="77777777" w:rsidR="00646565" w:rsidRPr="003E0F50" w:rsidRDefault="00646565" w:rsidP="00A25F9E">
            <w:pPr>
              <w:autoSpaceDE/>
              <w:autoSpaceDN/>
              <w:adjustRightInd/>
              <w:spacing w:before="0" w:line="240" w:lineRule="auto"/>
              <w:ind w:left="142"/>
              <w:rPr>
                <w:sz w:val="16"/>
                <w:szCs w:val="16"/>
              </w:rPr>
            </w:pPr>
            <w:r w:rsidRPr="003E0F50">
              <w:rPr>
                <w:sz w:val="16"/>
                <w:szCs w:val="16"/>
              </w:rPr>
              <w:t>Phenoline 1205</w:t>
            </w:r>
          </w:p>
        </w:tc>
        <w:tc>
          <w:tcPr>
            <w:tcW w:w="992" w:type="dxa"/>
            <w:gridSpan w:val="2"/>
            <w:tcBorders>
              <w:top w:val="single" w:sz="12" w:space="0" w:color="000000"/>
              <w:left w:val="nil"/>
              <w:bottom w:val="nil"/>
              <w:right w:val="nil"/>
            </w:tcBorders>
            <w:vAlign w:val="center"/>
          </w:tcPr>
          <w:p w14:paraId="087EB657" w14:textId="4FF3DEC8" w:rsidR="00646565" w:rsidRPr="00AC6690" w:rsidRDefault="00646565" w:rsidP="00A25F9E">
            <w:pPr>
              <w:autoSpaceDE/>
              <w:autoSpaceDN/>
              <w:adjustRightInd/>
              <w:spacing w:before="0" w:line="240" w:lineRule="auto"/>
              <w:ind w:left="0"/>
              <w:jc w:val="center"/>
              <w:rPr>
                <w:sz w:val="16"/>
                <w:szCs w:val="16"/>
              </w:rPr>
            </w:pPr>
            <w:r>
              <w:rPr>
                <w:sz w:val="16"/>
                <w:szCs w:val="16"/>
              </w:rPr>
              <w:t>250</w:t>
            </w:r>
          </w:p>
        </w:tc>
        <w:tc>
          <w:tcPr>
            <w:tcW w:w="1560" w:type="dxa"/>
            <w:gridSpan w:val="3"/>
            <w:tcBorders>
              <w:top w:val="single" w:sz="12" w:space="0" w:color="000000"/>
              <w:left w:val="nil"/>
              <w:bottom w:val="nil"/>
              <w:right w:val="nil"/>
            </w:tcBorders>
            <w:vAlign w:val="center"/>
          </w:tcPr>
          <w:p w14:paraId="0025E0C8" w14:textId="77777777" w:rsidR="00646565" w:rsidRPr="003B2DEF" w:rsidRDefault="00646565" w:rsidP="009C0C11">
            <w:pPr>
              <w:widowControl w:val="0"/>
              <w:spacing w:before="49" w:line="240" w:lineRule="auto"/>
              <w:ind w:left="347" w:right="-20"/>
              <w:rPr>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646565" w:rsidRPr="00AC6690" w14:paraId="79119B2E"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nil"/>
              <w:left w:val="nil"/>
              <w:bottom w:val="nil"/>
              <w:right w:val="nil"/>
            </w:tcBorders>
            <w:vAlign w:val="center"/>
          </w:tcPr>
          <w:p w14:paraId="00DE810F" w14:textId="77777777" w:rsidR="00646565" w:rsidRPr="00AC6690" w:rsidRDefault="00646565" w:rsidP="00A25F9E">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7309C8CE" w14:textId="77777777" w:rsidR="00646565" w:rsidRPr="00AC6690" w:rsidRDefault="00646565" w:rsidP="00A25F9E">
            <w:pPr>
              <w:autoSpaceDE/>
              <w:autoSpaceDN/>
              <w:adjustRightInd/>
              <w:spacing w:before="0" w:line="240" w:lineRule="auto"/>
              <w:ind w:left="708"/>
              <w:rPr>
                <w:w w:val="0"/>
                <w:sz w:val="16"/>
                <w:szCs w:val="16"/>
              </w:rPr>
            </w:pPr>
            <w:r w:rsidRPr="00AC6690">
              <w:rPr>
                <w:sz w:val="16"/>
                <w:szCs w:val="16"/>
              </w:rPr>
              <w:t>Hempel Coatings (USA), Inc.</w:t>
            </w:r>
          </w:p>
        </w:tc>
        <w:tc>
          <w:tcPr>
            <w:tcW w:w="2969" w:type="dxa"/>
            <w:gridSpan w:val="3"/>
            <w:tcBorders>
              <w:top w:val="nil"/>
              <w:left w:val="nil"/>
              <w:bottom w:val="nil"/>
              <w:right w:val="nil"/>
            </w:tcBorders>
            <w:vAlign w:val="center"/>
          </w:tcPr>
          <w:p w14:paraId="5969750E" w14:textId="77777777" w:rsidR="00646565" w:rsidRPr="003E0F50" w:rsidRDefault="00646565" w:rsidP="00A25F9E">
            <w:pPr>
              <w:autoSpaceDE/>
              <w:autoSpaceDN/>
              <w:adjustRightInd/>
              <w:spacing w:before="0" w:line="240" w:lineRule="auto"/>
              <w:ind w:left="142"/>
              <w:rPr>
                <w:sz w:val="16"/>
                <w:szCs w:val="16"/>
              </w:rPr>
            </w:pPr>
            <w:proofErr w:type="spellStart"/>
            <w:r w:rsidRPr="003E0F50">
              <w:rPr>
                <w:sz w:val="16"/>
                <w:szCs w:val="16"/>
              </w:rPr>
              <w:t>Hempadur</w:t>
            </w:r>
            <w:proofErr w:type="spellEnd"/>
            <w:r w:rsidRPr="003E0F50">
              <w:rPr>
                <w:sz w:val="16"/>
                <w:szCs w:val="16"/>
              </w:rPr>
              <w:t xml:space="preserve"> 85671</w:t>
            </w:r>
          </w:p>
        </w:tc>
        <w:tc>
          <w:tcPr>
            <w:tcW w:w="992" w:type="dxa"/>
            <w:gridSpan w:val="2"/>
            <w:tcBorders>
              <w:top w:val="nil"/>
              <w:left w:val="nil"/>
              <w:bottom w:val="nil"/>
              <w:right w:val="nil"/>
            </w:tcBorders>
            <w:vAlign w:val="center"/>
          </w:tcPr>
          <w:p w14:paraId="3DBC86F5" w14:textId="77777777" w:rsidR="00646565" w:rsidRPr="00AC6690" w:rsidRDefault="00646565" w:rsidP="00A25F9E">
            <w:pPr>
              <w:autoSpaceDE/>
              <w:autoSpaceDN/>
              <w:adjustRightInd/>
              <w:spacing w:before="0" w:line="240" w:lineRule="auto"/>
              <w:ind w:left="0"/>
              <w:jc w:val="center"/>
              <w:rPr>
                <w:sz w:val="16"/>
                <w:szCs w:val="16"/>
              </w:rPr>
            </w:pPr>
            <w:r w:rsidRPr="00AC6690">
              <w:rPr>
                <w:sz w:val="16"/>
                <w:szCs w:val="16"/>
              </w:rPr>
              <w:t>316</w:t>
            </w:r>
          </w:p>
        </w:tc>
        <w:tc>
          <w:tcPr>
            <w:tcW w:w="1560" w:type="dxa"/>
            <w:gridSpan w:val="3"/>
            <w:tcBorders>
              <w:top w:val="nil"/>
              <w:left w:val="nil"/>
              <w:bottom w:val="nil"/>
              <w:right w:val="nil"/>
            </w:tcBorders>
            <w:vAlign w:val="center"/>
          </w:tcPr>
          <w:p w14:paraId="04923BED" w14:textId="77777777" w:rsidR="00646565" w:rsidRPr="003B2DEF" w:rsidRDefault="00646565" w:rsidP="009C0C11">
            <w:pPr>
              <w:widowControl w:val="0"/>
              <w:spacing w:before="43" w:line="240" w:lineRule="auto"/>
              <w:ind w:left="347" w:right="-20"/>
              <w:rPr>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646565" w:rsidRPr="00AC6690" w14:paraId="0C333210"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nil"/>
              <w:left w:val="nil"/>
              <w:bottom w:val="nil"/>
              <w:right w:val="nil"/>
            </w:tcBorders>
            <w:vAlign w:val="center"/>
          </w:tcPr>
          <w:p w14:paraId="337B3ABC" w14:textId="759DB9EB" w:rsidR="00646565" w:rsidRPr="00AC6690" w:rsidDel="008866D5" w:rsidRDefault="00646565" w:rsidP="00A25F9E">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1988FE10" w14:textId="77777777" w:rsidR="00646565" w:rsidRPr="00AC6690" w:rsidRDefault="00646565" w:rsidP="00A25F9E">
            <w:pPr>
              <w:autoSpaceDE/>
              <w:autoSpaceDN/>
              <w:adjustRightInd/>
              <w:spacing w:before="0" w:line="240" w:lineRule="auto"/>
              <w:ind w:left="708"/>
              <w:rPr>
                <w:sz w:val="16"/>
                <w:szCs w:val="16"/>
              </w:rPr>
            </w:pPr>
            <w:r>
              <w:rPr>
                <w:sz w:val="16"/>
                <w:szCs w:val="16"/>
              </w:rPr>
              <w:t>Belzona</w:t>
            </w:r>
          </w:p>
        </w:tc>
        <w:tc>
          <w:tcPr>
            <w:tcW w:w="2969" w:type="dxa"/>
            <w:gridSpan w:val="3"/>
            <w:tcBorders>
              <w:top w:val="nil"/>
              <w:left w:val="nil"/>
              <w:bottom w:val="nil"/>
              <w:right w:val="nil"/>
            </w:tcBorders>
            <w:vAlign w:val="center"/>
          </w:tcPr>
          <w:p w14:paraId="37877565" w14:textId="77777777" w:rsidR="00646565" w:rsidRPr="003E0F50" w:rsidRDefault="00646565" w:rsidP="00A25F9E">
            <w:pPr>
              <w:autoSpaceDE/>
              <w:autoSpaceDN/>
              <w:adjustRightInd/>
              <w:spacing w:before="0" w:line="240" w:lineRule="auto"/>
              <w:ind w:left="142"/>
              <w:rPr>
                <w:sz w:val="16"/>
                <w:szCs w:val="16"/>
              </w:rPr>
            </w:pPr>
            <w:r w:rsidRPr="003E0F50">
              <w:rPr>
                <w:sz w:val="16"/>
                <w:szCs w:val="16"/>
              </w:rPr>
              <w:t>1391S(Spray)</w:t>
            </w:r>
          </w:p>
          <w:p w14:paraId="62AF6567" w14:textId="28A57885" w:rsidR="00646565" w:rsidRPr="003E0F50" w:rsidRDefault="00646565" w:rsidP="00A25F9E">
            <w:pPr>
              <w:autoSpaceDE/>
              <w:autoSpaceDN/>
              <w:adjustRightInd/>
              <w:spacing w:before="0" w:line="240" w:lineRule="auto"/>
              <w:ind w:left="142"/>
              <w:rPr>
                <w:sz w:val="16"/>
                <w:szCs w:val="16"/>
              </w:rPr>
            </w:pPr>
            <w:r w:rsidRPr="003E0F50">
              <w:rPr>
                <w:sz w:val="16"/>
                <w:szCs w:val="16"/>
              </w:rPr>
              <w:t>1523</w:t>
            </w:r>
            <w:r w:rsidR="009D4AB1" w:rsidRPr="003E0F50">
              <w:rPr>
                <w:sz w:val="16"/>
                <w:szCs w:val="16"/>
              </w:rPr>
              <w:t xml:space="preserve"> (Spray)</w:t>
            </w:r>
          </w:p>
          <w:p w14:paraId="7DD205B8" w14:textId="6C18F22B" w:rsidR="00646565" w:rsidRPr="003E0F50" w:rsidRDefault="00646565" w:rsidP="00A25F9E">
            <w:pPr>
              <w:autoSpaceDE/>
              <w:autoSpaceDN/>
              <w:adjustRightInd/>
              <w:spacing w:before="0" w:line="240" w:lineRule="auto"/>
              <w:ind w:left="142"/>
              <w:rPr>
                <w:sz w:val="16"/>
                <w:szCs w:val="16"/>
              </w:rPr>
            </w:pPr>
            <w:r w:rsidRPr="003E0F50">
              <w:rPr>
                <w:sz w:val="16"/>
                <w:szCs w:val="16"/>
              </w:rPr>
              <w:t>1593</w:t>
            </w:r>
            <w:r w:rsidR="009D4AB1" w:rsidRPr="003E0F50">
              <w:rPr>
                <w:sz w:val="16"/>
                <w:szCs w:val="16"/>
              </w:rPr>
              <w:t xml:space="preserve"> (Trowel)</w:t>
            </w:r>
          </w:p>
        </w:tc>
        <w:tc>
          <w:tcPr>
            <w:tcW w:w="992" w:type="dxa"/>
            <w:gridSpan w:val="2"/>
            <w:tcBorders>
              <w:top w:val="nil"/>
              <w:left w:val="nil"/>
              <w:bottom w:val="nil"/>
              <w:right w:val="nil"/>
            </w:tcBorders>
            <w:vAlign w:val="center"/>
          </w:tcPr>
          <w:p w14:paraId="7D3253DC" w14:textId="77777777" w:rsidR="00646565" w:rsidRDefault="00646565" w:rsidP="00A25F9E">
            <w:pPr>
              <w:autoSpaceDE/>
              <w:autoSpaceDN/>
              <w:adjustRightInd/>
              <w:spacing w:before="0" w:line="240" w:lineRule="auto"/>
              <w:ind w:left="0"/>
              <w:jc w:val="center"/>
              <w:rPr>
                <w:sz w:val="16"/>
                <w:szCs w:val="16"/>
              </w:rPr>
            </w:pPr>
            <w:r>
              <w:rPr>
                <w:sz w:val="16"/>
                <w:szCs w:val="16"/>
              </w:rPr>
              <w:t>20</w:t>
            </w:r>
          </w:p>
          <w:p w14:paraId="0EC80E0B" w14:textId="77777777" w:rsidR="00646565" w:rsidRDefault="00646565" w:rsidP="00A25F9E">
            <w:pPr>
              <w:autoSpaceDE/>
              <w:autoSpaceDN/>
              <w:adjustRightInd/>
              <w:spacing w:before="0" w:line="240" w:lineRule="auto"/>
              <w:ind w:left="0"/>
              <w:jc w:val="center"/>
              <w:rPr>
                <w:sz w:val="16"/>
                <w:szCs w:val="16"/>
              </w:rPr>
            </w:pPr>
            <w:r>
              <w:rPr>
                <w:sz w:val="16"/>
                <w:szCs w:val="16"/>
              </w:rPr>
              <w:t>9</w:t>
            </w:r>
          </w:p>
          <w:p w14:paraId="2BCF7DDC" w14:textId="77777777" w:rsidR="00646565" w:rsidRPr="00AC6690" w:rsidRDefault="00646565" w:rsidP="00A25F9E">
            <w:pPr>
              <w:autoSpaceDE/>
              <w:autoSpaceDN/>
              <w:adjustRightInd/>
              <w:spacing w:before="0" w:line="240" w:lineRule="auto"/>
              <w:ind w:left="0"/>
              <w:jc w:val="center"/>
              <w:rPr>
                <w:sz w:val="16"/>
                <w:szCs w:val="16"/>
              </w:rPr>
            </w:pPr>
            <w:r>
              <w:rPr>
                <w:sz w:val="16"/>
                <w:szCs w:val="16"/>
              </w:rPr>
              <w:t>11</w:t>
            </w:r>
          </w:p>
        </w:tc>
        <w:tc>
          <w:tcPr>
            <w:tcW w:w="1560" w:type="dxa"/>
            <w:gridSpan w:val="3"/>
            <w:tcBorders>
              <w:top w:val="nil"/>
              <w:left w:val="nil"/>
              <w:bottom w:val="nil"/>
              <w:right w:val="nil"/>
            </w:tcBorders>
            <w:vAlign w:val="center"/>
          </w:tcPr>
          <w:p w14:paraId="521C2DCC" w14:textId="77777777" w:rsidR="00646565" w:rsidRDefault="00646565" w:rsidP="009C0C11">
            <w:pPr>
              <w:widowControl w:val="0"/>
              <w:spacing w:before="43" w:line="240" w:lineRule="auto"/>
              <w:ind w:left="347" w:right="-20"/>
              <w:rPr>
                <w:sz w:val="16"/>
                <w:szCs w:val="16"/>
              </w:rPr>
            </w:pPr>
            <w:r>
              <w:rPr>
                <w:sz w:val="16"/>
                <w:szCs w:val="16"/>
              </w:rPr>
              <w:t>110</w:t>
            </w:r>
            <w:r w:rsidRPr="003B2DEF">
              <w:rPr>
                <w:sz w:val="16"/>
                <w:szCs w:val="16"/>
              </w:rPr>
              <w:t>°</w:t>
            </w:r>
            <w:r>
              <w:rPr>
                <w:sz w:val="16"/>
                <w:szCs w:val="16"/>
              </w:rPr>
              <w:t>C</w:t>
            </w:r>
            <w:r w:rsidRPr="003B2DEF">
              <w:rPr>
                <w:sz w:val="16"/>
                <w:szCs w:val="16"/>
              </w:rPr>
              <w:t>(</w:t>
            </w:r>
            <w:r>
              <w:rPr>
                <w:sz w:val="16"/>
                <w:szCs w:val="16"/>
              </w:rPr>
              <w:t>230</w:t>
            </w:r>
            <w:r w:rsidRPr="003B2DEF">
              <w:rPr>
                <w:sz w:val="16"/>
                <w:szCs w:val="16"/>
              </w:rPr>
              <w:t>°</w:t>
            </w:r>
            <w:r>
              <w:rPr>
                <w:sz w:val="16"/>
                <w:szCs w:val="16"/>
              </w:rPr>
              <w:t>F</w:t>
            </w:r>
            <w:r w:rsidRPr="003B2DEF">
              <w:rPr>
                <w:sz w:val="16"/>
                <w:szCs w:val="16"/>
              </w:rPr>
              <w:t>)</w:t>
            </w:r>
          </w:p>
          <w:p w14:paraId="1E15D2E3" w14:textId="053DE194" w:rsidR="00646565" w:rsidRPr="00D02000" w:rsidRDefault="00646565" w:rsidP="009C0C11">
            <w:pPr>
              <w:widowControl w:val="0"/>
              <w:spacing w:before="49" w:line="240" w:lineRule="auto"/>
              <w:ind w:left="347" w:right="-20"/>
              <w:rPr>
                <w:sz w:val="16"/>
                <w:szCs w:val="16"/>
              </w:rPr>
            </w:pPr>
            <w:r>
              <w:rPr>
                <w:sz w:val="16"/>
                <w:szCs w:val="16"/>
              </w:rPr>
              <w:t>130</w:t>
            </w:r>
            <w:r w:rsidRPr="003B2DEF">
              <w:rPr>
                <w:sz w:val="16"/>
                <w:szCs w:val="16"/>
              </w:rPr>
              <w:t>°</w:t>
            </w:r>
            <w:r>
              <w:rPr>
                <w:sz w:val="16"/>
                <w:szCs w:val="16"/>
              </w:rPr>
              <w:t>C</w:t>
            </w:r>
            <w:r w:rsidRPr="003B2DEF">
              <w:rPr>
                <w:sz w:val="16"/>
                <w:szCs w:val="16"/>
              </w:rPr>
              <w:t>(</w:t>
            </w:r>
            <w:r>
              <w:rPr>
                <w:sz w:val="16"/>
                <w:szCs w:val="16"/>
              </w:rPr>
              <w:t>266</w:t>
            </w:r>
            <w:r w:rsidRPr="00D02000">
              <w:rPr>
                <w:sz w:val="16"/>
                <w:szCs w:val="16"/>
              </w:rPr>
              <w:t>°</w:t>
            </w:r>
            <w:r>
              <w:rPr>
                <w:sz w:val="16"/>
                <w:szCs w:val="16"/>
              </w:rPr>
              <w:t>F</w:t>
            </w:r>
            <w:r w:rsidRPr="003B2DEF">
              <w:rPr>
                <w:sz w:val="16"/>
                <w:szCs w:val="16"/>
              </w:rPr>
              <w:t>)</w:t>
            </w:r>
          </w:p>
          <w:p w14:paraId="56C98654" w14:textId="14A7731B" w:rsidR="00646565" w:rsidRDefault="00646565" w:rsidP="009C0C11">
            <w:pPr>
              <w:widowControl w:val="0"/>
              <w:spacing w:before="43" w:line="240" w:lineRule="auto"/>
              <w:ind w:left="347" w:right="-20"/>
              <w:rPr>
                <w:sz w:val="16"/>
                <w:szCs w:val="16"/>
              </w:rPr>
            </w:pPr>
            <w:r>
              <w:rPr>
                <w:sz w:val="16"/>
                <w:szCs w:val="16"/>
              </w:rPr>
              <w:t>160</w:t>
            </w:r>
            <w:r w:rsidRPr="003B2DEF">
              <w:rPr>
                <w:sz w:val="16"/>
                <w:szCs w:val="16"/>
              </w:rPr>
              <w:t>°</w:t>
            </w:r>
            <w:r>
              <w:rPr>
                <w:sz w:val="16"/>
                <w:szCs w:val="16"/>
              </w:rPr>
              <w:t>C</w:t>
            </w:r>
            <w:r w:rsidRPr="003B2DEF">
              <w:rPr>
                <w:sz w:val="16"/>
                <w:szCs w:val="16"/>
              </w:rPr>
              <w:t>(</w:t>
            </w:r>
            <w:r>
              <w:rPr>
                <w:sz w:val="16"/>
                <w:szCs w:val="16"/>
              </w:rPr>
              <w:t>320</w:t>
            </w:r>
            <w:r w:rsidRPr="00D02000">
              <w:rPr>
                <w:sz w:val="16"/>
                <w:szCs w:val="16"/>
              </w:rPr>
              <w:t>°</w:t>
            </w:r>
            <w:r>
              <w:rPr>
                <w:sz w:val="16"/>
                <w:szCs w:val="16"/>
              </w:rPr>
              <w:t>F</w:t>
            </w:r>
            <w:r w:rsidRPr="003B2DEF">
              <w:rPr>
                <w:sz w:val="16"/>
                <w:szCs w:val="16"/>
              </w:rPr>
              <w:t>)</w:t>
            </w:r>
          </w:p>
        </w:tc>
      </w:tr>
      <w:tr w:rsidR="00BC0887" w:rsidRPr="00AC6690" w14:paraId="39AE3A79"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vMerge w:val="restart"/>
            <w:tcBorders>
              <w:top w:val="nil"/>
              <w:left w:val="nil"/>
              <w:right w:val="nil"/>
            </w:tcBorders>
            <w:vAlign w:val="center"/>
          </w:tcPr>
          <w:p w14:paraId="63FDF8B9" w14:textId="3EF25E7D" w:rsidR="00BC0887" w:rsidRPr="00AC6690" w:rsidRDefault="00BC0887" w:rsidP="00A25F9E">
            <w:pPr>
              <w:autoSpaceDE/>
              <w:autoSpaceDN/>
              <w:adjustRightInd/>
              <w:spacing w:before="0" w:line="240" w:lineRule="auto"/>
              <w:ind w:left="0"/>
              <w:rPr>
                <w:b/>
                <w:sz w:val="16"/>
                <w:szCs w:val="16"/>
              </w:rPr>
            </w:pPr>
            <w:r w:rsidRPr="00AC6690">
              <w:rPr>
                <w:b/>
                <w:sz w:val="16"/>
                <w:szCs w:val="16"/>
              </w:rPr>
              <w:t>DFT as per Manufacturer’s Product Sheet</w:t>
            </w:r>
          </w:p>
        </w:tc>
        <w:tc>
          <w:tcPr>
            <w:tcW w:w="2984" w:type="dxa"/>
            <w:gridSpan w:val="2"/>
            <w:tcBorders>
              <w:top w:val="nil"/>
              <w:left w:val="nil"/>
              <w:bottom w:val="nil"/>
              <w:right w:val="nil"/>
            </w:tcBorders>
            <w:vAlign w:val="center"/>
          </w:tcPr>
          <w:p w14:paraId="213BC08D" w14:textId="1E8B979D" w:rsidR="00BC0887" w:rsidRDefault="00BC0887" w:rsidP="00472D22">
            <w:pPr>
              <w:autoSpaceDE/>
              <w:autoSpaceDN/>
              <w:adjustRightInd/>
              <w:spacing w:before="0" w:line="240" w:lineRule="auto"/>
              <w:ind w:left="708"/>
              <w:rPr>
                <w:sz w:val="16"/>
                <w:szCs w:val="16"/>
              </w:rPr>
            </w:pPr>
            <w:r w:rsidRPr="00AC6690">
              <w:rPr>
                <w:sz w:val="16"/>
                <w:szCs w:val="16"/>
              </w:rPr>
              <w:t>International</w:t>
            </w:r>
          </w:p>
        </w:tc>
        <w:tc>
          <w:tcPr>
            <w:tcW w:w="2969" w:type="dxa"/>
            <w:gridSpan w:val="3"/>
            <w:tcBorders>
              <w:top w:val="nil"/>
              <w:left w:val="nil"/>
              <w:bottom w:val="nil"/>
              <w:right w:val="nil"/>
            </w:tcBorders>
            <w:vAlign w:val="center"/>
          </w:tcPr>
          <w:p w14:paraId="0C56B7EB" w14:textId="3D4E40AB" w:rsidR="00BC0887" w:rsidRPr="003E0F50" w:rsidRDefault="00BC0887" w:rsidP="00472D22">
            <w:pPr>
              <w:autoSpaceDE/>
              <w:autoSpaceDN/>
              <w:adjustRightInd/>
              <w:spacing w:before="0" w:line="240" w:lineRule="auto"/>
              <w:ind w:left="142"/>
              <w:rPr>
                <w:sz w:val="16"/>
                <w:szCs w:val="16"/>
              </w:rPr>
            </w:pPr>
            <w:r w:rsidRPr="003E0F50">
              <w:rPr>
                <w:sz w:val="16"/>
                <w:szCs w:val="16"/>
              </w:rPr>
              <w:t>Interline 994</w:t>
            </w:r>
          </w:p>
        </w:tc>
        <w:tc>
          <w:tcPr>
            <w:tcW w:w="992" w:type="dxa"/>
            <w:gridSpan w:val="2"/>
            <w:tcBorders>
              <w:top w:val="nil"/>
              <w:left w:val="nil"/>
              <w:bottom w:val="nil"/>
              <w:right w:val="nil"/>
            </w:tcBorders>
            <w:vAlign w:val="center"/>
          </w:tcPr>
          <w:p w14:paraId="75DA6BEA" w14:textId="42B90F09" w:rsidR="00BC0887" w:rsidRDefault="00BC0887" w:rsidP="00472D22">
            <w:pPr>
              <w:autoSpaceDE/>
              <w:autoSpaceDN/>
              <w:adjustRightInd/>
              <w:spacing w:before="0" w:line="240" w:lineRule="auto"/>
              <w:ind w:left="0"/>
              <w:jc w:val="center"/>
              <w:rPr>
                <w:sz w:val="16"/>
                <w:szCs w:val="16"/>
              </w:rPr>
            </w:pPr>
            <w:r>
              <w:rPr>
                <w:sz w:val="16"/>
                <w:szCs w:val="16"/>
              </w:rPr>
              <w:t>187</w:t>
            </w:r>
          </w:p>
        </w:tc>
        <w:tc>
          <w:tcPr>
            <w:tcW w:w="1560" w:type="dxa"/>
            <w:gridSpan w:val="3"/>
            <w:tcBorders>
              <w:top w:val="nil"/>
              <w:left w:val="nil"/>
              <w:bottom w:val="nil"/>
              <w:right w:val="nil"/>
            </w:tcBorders>
            <w:vAlign w:val="center"/>
          </w:tcPr>
          <w:p w14:paraId="576ADD07" w14:textId="4A21B317" w:rsidR="00BC0887" w:rsidRDefault="00BC0887" w:rsidP="009C0C11">
            <w:pPr>
              <w:widowControl w:val="0"/>
              <w:spacing w:before="43" w:line="240" w:lineRule="auto"/>
              <w:ind w:left="347" w:right="-20"/>
              <w:rPr>
                <w:sz w:val="16"/>
                <w:szCs w:val="16"/>
              </w:rPr>
            </w:pPr>
            <w:r>
              <w:rPr>
                <w:sz w:val="16"/>
                <w:szCs w:val="16"/>
              </w:rPr>
              <w:t>90</w:t>
            </w:r>
            <w:r w:rsidRPr="003B2DEF">
              <w:rPr>
                <w:sz w:val="16"/>
                <w:szCs w:val="16"/>
              </w:rPr>
              <w:t>°</w:t>
            </w:r>
            <w:r>
              <w:rPr>
                <w:sz w:val="16"/>
                <w:szCs w:val="16"/>
              </w:rPr>
              <w:t>C</w:t>
            </w:r>
            <w:r w:rsidRPr="003B2DEF">
              <w:rPr>
                <w:sz w:val="16"/>
                <w:szCs w:val="16"/>
              </w:rPr>
              <w:t>(</w:t>
            </w:r>
            <w:r>
              <w:rPr>
                <w:sz w:val="16"/>
                <w:szCs w:val="16"/>
              </w:rPr>
              <w:t>190</w:t>
            </w:r>
            <w:r w:rsidRPr="009D4AB1">
              <w:rPr>
                <w:sz w:val="16"/>
                <w:szCs w:val="16"/>
              </w:rPr>
              <w:t>°</w:t>
            </w:r>
            <w:r>
              <w:rPr>
                <w:sz w:val="16"/>
                <w:szCs w:val="16"/>
              </w:rPr>
              <w:t>F</w:t>
            </w:r>
            <w:r w:rsidRPr="003B2DEF">
              <w:rPr>
                <w:sz w:val="16"/>
                <w:szCs w:val="16"/>
              </w:rPr>
              <w:t>)</w:t>
            </w:r>
          </w:p>
        </w:tc>
      </w:tr>
      <w:tr w:rsidR="00BC0887" w:rsidRPr="00AC6690" w14:paraId="15CA501C"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vMerge/>
            <w:tcBorders>
              <w:left w:val="nil"/>
              <w:right w:val="nil"/>
            </w:tcBorders>
            <w:vAlign w:val="center"/>
          </w:tcPr>
          <w:p w14:paraId="231458B8" w14:textId="3429A656" w:rsidR="00BC0887" w:rsidRPr="00AC6690" w:rsidRDefault="00BC0887" w:rsidP="00472D22">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7763F609" w14:textId="0E9D8C65" w:rsidR="00BC0887" w:rsidRPr="00AC6690" w:rsidRDefault="00BC0887" w:rsidP="00472D22">
            <w:pPr>
              <w:autoSpaceDE/>
              <w:autoSpaceDN/>
              <w:adjustRightInd/>
              <w:spacing w:before="0" w:line="240" w:lineRule="auto"/>
              <w:ind w:left="708"/>
              <w:rPr>
                <w:sz w:val="16"/>
                <w:szCs w:val="16"/>
              </w:rPr>
            </w:pPr>
            <w:r w:rsidRPr="0023647C">
              <w:rPr>
                <w:sz w:val="16"/>
                <w:szCs w:val="16"/>
              </w:rPr>
              <w:t xml:space="preserve">International </w:t>
            </w:r>
            <w:r>
              <w:rPr>
                <w:sz w:val="16"/>
                <w:szCs w:val="16"/>
              </w:rPr>
              <w:t>Devoe</w:t>
            </w:r>
          </w:p>
        </w:tc>
        <w:tc>
          <w:tcPr>
            <w:tcW w:w="2969" w:type="dxa"/>
            <w:gridSpan w:val="3"/>
            <w:tcBorders>
              <w:top w:val="nil"/>
              <w:left w:val="nil"/>
              <w:bottom w:val="nil"/>
              <w:right w:val="nil"/>
            </w:tcBorders>
            <w:vAlign w:val="center"/>
          </w:tcPr>
          <w:p w14:paraId="7E1D4684" w14:textId="448B46DF" w:rsidR="00BC0887" w:rsidRPr="003E0F50" w:rsidRDefault="00BC0887" w:rsidP="00472D22">
            <w:pPr>
              <w:autoSpaceDE/>
              <w:autoSpaceDN/>
              <w:adjustRightInd/>
              <w:spacing w:before="0" w:line="240" w:lineRule="auto"/>
              <w:ind w:left="142"/>
              <w:rPr>
                <w:sz w:val="16"/>
                <w:szCs w:val="16"/>
              </w:rPr>
            </w:pPr>
            <w:proofErr w:type="spellStart"/>
            <w:r w:rsidRPr="003E0F50">
              <w:rPr>
                <w:sz w:val="16"/>
                <w:szCs w:val="16"/>
              </w:rPr>
              <w:t>Devchem</w:t>
            </w:r>
            <w:proofErr w:type="spellEnd"/>
            <w:r w:rsidRPr="003E0F50">
              <w:rPr>
                <w:sz w:val="16"/>
                <w:szCs w:val="16"/>
              </w:rPr>
              <w:t xml:space="preserve"> 256</w:t>
            </w:r>
          </w:p>
        </w:tc>
        <w:tc>
          <w:tcPr>
            <w:tcW w:w="992" w:type="dxa"/>
            <w:gridSpan w:val="2"/>
            <w:tcBorders>
              <w:top w:val="nil"/>
              <w:left w:val="nil"/>
              <w:bottom w:val="nil"/>
              <w:right w:val="nil"/>
            </w:tcBorders>
            <w:vAlign w:val="center"/>
          </w:tcPr>
          <w:p w14:paraId="42D74704" w14:textId="77777777" w:rsidR="00BC0887" w:rsidRPr="00AC6690" w:rsidRDefault="00BC0887" w:rsidP="00472D22">
            <w:pPr>
              <w:autoSpaceDE/>
              <w:autoSpaceDN/>
              <w:adjustRightInd/>
              <w:spacing w:before="0" w:line="240" w:lineRule="auto"/>
              <w:ind w:left="0"/>
              <w:jc w:val="center"/>
              <w:rPr>
                <w:sz w:val="16"/>
                <w:szCs w:val="16"/>
              </w:rPr>
            </w:pPr>
            <w:r>
              <w:rPr>
                <w:sz w:val="16"/>
                <w:szCs w:val="16"/>
              </w:rPr>
              <w:t>319</w:t>
            </w:r>
          </w:p>
        </w:tc>
        <w:tc>
          <w:tcPr>
            <w:tcW w:w="1560" w:type="dxa"/>
            <w:gridSpan w:val="3"/>
            <w:tcBorders>
              <w:top w:val="nil"/>
              <w:left w:val="nil"/>
              <w:bottom w:val="nil"/>
              <w:right w:val="nil"/>
            </w:tcBorders>
            <w:vAlign w:val="center"/>
          </w:tcPr>
          <w:p w14:paraId="518FD424" w14:textId="77777777" w:rsidR="00BC0887" w:rsidRPr="009D4AB1" w:rsidRDefault="00BC0887" w:rsidP="00472D22">
            <w:pPr>
              <w:widowControl w:val="0"/>
              <w:spacing w:before="49" w:line="240" w:lineRule="auto"/>
              <w:ind w:left="347" w:right="-20"/>
              <w:rPr>
                <w:sz w:val="16"/>
                <w:szCs w:val="16"/>
              </w:rPr>
            </w:pPr>
            <w:r>
              <w:rPr>
                <w:sz w:val="16"/>
                <w:szCs w:val="16"/>
              </w:rPr>
              <w:t>149</w:t>
            </w:r>
            <w:r w:rsidRPr="003B2DEF">
              <w:rPr>
                <w:sz w:val="16"/>
                <w:szCs w:val="16"/>
              </w:rPr>
              <w:t>°</w:t>
            </w:r>
            <w:proofErr w:type="gramStart"/>
            <w:r>
              <w:rPr>
                <w:sz w:val="16"/>
                <w:szCs w:val="16"/>
              </w:rPr>
              <w:t>C</w:t>
            </w:r>
            <w:r w:rsidRPr="003B2DEF">
              <w:rPr>
                <w:sz w:val="16"/>
                <w:szCs w:val="16"/>
              </w:rPr>
              <w:t>(</w:t>
            </w:r>
            <w:proofErr w:type="gramEnd"/>
            <w:r>
              <w:rPr>
                <w:sz w:val="16"/>
                <w:szCs w:val="16"/>
              </w:rPr>
              <w:t>300</w:t>
            </w:r>
            <w:r w:rsidRPr="009D4AB1">
              <w:rPr>
                <w:sz w:val="16"/>
                <w:szCs w:val="16"/>
              </w:rPr>
              <w:t>°</w:t>
            </w:r>
            <w:r>
              <w:rPr>
                <w:sz w:val="16"/>
                <w:szCs w:val="16"/>
              </w:rPr>
              <w:t>F</w:t>
            </w:r>
          </w:p>
        </w:tc>
      </w:tr>
      <w:tr w:rsidR="009D4AB1" w:rsidRPr="00AC6690" w14:paraId="494D9C61"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left w:val="nil"/>
              <w:bottom w:val="nil"/>
              <w:right w:val="nil"/>
            </w:tcBorders>
            <w:vAlign w:val="center"/>
          </w:tcPr>
          <w:p w14:paraId="0D6FEC49" w14:textId="77777777" w:rsidR="009D4AB1" w:rsidRPr="00AC6690" w:rsidRDefault="009D4AB1" w:rsidP="00A25F9E">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19C86325" w14:textId="77777777" w:rsidR="009D4AB1" w:rsidRPr="00AC6690" w:rsidRDefault="009D4AB1" w:rsidP="00A25F9E">
            <w:pPr>
              <w:autoSpaceDE/>
              <w:autoSpaceDN/>
              <w:adjustRightInd/>
              <w:spacing w:before="0" w:line="240" w:lineRule="auto"/>
              <w:ind w:left="708"/>
              <w:rPr>
                <w:w w:val="0"/>
                <w:sz w:val="16"/>
                <w:szCs w:val="16"/>
              </w:rPr>
            </w:pPr>
            <w:r w:rsidRPr="0023647C">
              <w:rPr>
                <w:sz w:val="16"/>
                <w:szCs w:val="16"/>
              </w:rPr>
              <w:t>Jotun</w:t>
            </w:r>
          </w:p>
        </w:tc>
        <w:tc>
          <w:tcPr>
            <w:tcW w:w="2969" w:type="dxa"/>
            <w:gridSpan w:val="3"/>
            <w:tcBorders>
              <w:top w:val="nil"/>
              <w:left w:val="nil"/>
              <w:bottom w:val="nil"/>
              <w:right w:val="nil"/>
            </w:tcBorders>
            <w:vAlign w:val="center"/>
          </w:tcPr>
          <w:p w14:paraId="379045E1" w14:textId="77777777" w:rsidR="009D4AB1" w:rsidRPr="003E0F50" w:rsidRDefault="009D4AB1" w:rsidP="00A25F9E">
            <w:pPr>
              <w:autoSpaceDE/>
              <w:autoSpaceDN/>
              <w:adjustRightInd/>
              <w:spacing w:before="0" w:line="240" w:lineRule="auto"/>
              <w:ind w:left="142"/>
              <w:rPr>
                <w:sz w:val="16"/>
                <w:szCs w:val="16"/>
              </w:rPr>
            </w:pPr>
            <w:proofErr w:type="spellStart"/>
            <w:r w:rsidRPr="003E0F50">
              <w:rPr>
                <w:sz w:val="16"/>
                <w:szCs w:val="16"/>
              </w:rPr>
              <w:t>Tankguard</w:t>
            </w:r>
            <w:proofErr w:type="spellEnd"/>
            <w:r w:rsidRPr="003E0F50">
              <w:rPr>
                <w:sz w:val="16"/>
                <w:szCs w:val="16"/>
              </w:rPr>
              <w:t xml:space="preserve"> Storage</w:t>
            </w:r>
          </w:p>
        </w:tc>
        <w:tc>
          <w:tcPr>
            <w:tcW w:w="992" w:type="dxa"/>
            <w:gridSpan w:val="2"/>
            <w:tcBorders>
              <w:top w:val="nil"/>
              <w:left w:val="nil"/>
              <w:bottom w:val="nil"/>
              <w:right w:val="nil"/>
            </w:tcBorders>
            <w:vAlign w:val="center"/>
          </w:tcPr>
          <w:p w14:paraId="34D58E7F" w14:textId="77777777" w:rsidR="009D4AB1" w:rsidRPr="00AC6690" w:rsidRDefault="009D4AB1" w:rsidP="00A25F9E">
            <w:pPr>
              <w:autoSpaceDE/>
              <w:autoSpaceDN/>
              <w:adjustRightInd/>
              <w:spacing w:before="0" w:line="240" w:lineRule="auto"/>
              <w:ind w:left="0"/>
              <w:jc w:val="center"/>
              <w:rPr>
                <w:sz w:val="16"/>
                <w:szCs w:val="16"/>
              </w:rPr>
            </w:pPr>
            <w:r w:rsidRPr="00AC6690">
              <w:rPr>
                <w:sz w:val="16"/>
                <w:szCs w:val="16"/>
              </w:rPr>
              <w:t>31</w:t>
            </w:r>
            <w:r>
              <w:rPr>
                <w:sz w:val="16"/>
                <w:szCs w:val="16"/>
              </w:rPr>
              <w:t>0</w:t>
            </w:r>
          </w:p>
        </w:tc>
        <w:tc>
          <w:tcPr>
            <w:tcW w:w="1560" w:type="dxa"/>
            <w:gridSpan w:val="3"/>
            <w:tcBorders>
              <w:top w:val="nil"/>
              <w:left w:val="nil"/>
              <w:bottom w:val="nil"/>
              <w:right w:val="nil"/>
            </w:tcBorders>
            <w:vAlign w:val="center"/>
          </w:tcPr>
          <w:p w14:paraId="7FC87C18" w14:textId="77777777" w:rsidR="009D4AB1" w:rsidRPr="009D4AB1" w:rsidRDefault="009D4AB1" w:rsidP="009D4AB1">
            <w:pPr>
              <w:widowControl w:val="0"/>
              <w:spacing w:before="49" w:line="240" w:lineRule="auto"/>
              <w:ind w:left="347" w:right="-20"/>
              <w:rPr>
                <w:sz w:val="16"/>
                <w:szCs w:val="16"/>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9D4AB1">
              <w:rPr>
                <w:sz w:val="16"/>
                <w:szCs w:val="16"/>
              </w:rPr>
              <w:t>°</w:t>
            </w:r>
            <w:r>
              <w:rPr>
                <w:sz w:val="16"/>
                <w:szCs w:val="16"/>
              </w:rPr>
              <w:t>F</w:t>
            </w:r>
            <w:r w:rsidRPr="003B2DEF">
              <w:rPr>
                <w:sz w:val="16"/>
                <w:szCs w:val="16"/>
              </w:rPr>
              <w:t>)</w:t>
            </w:r>
          </w:p>
        </w:tc>
      </w:tr>
      <w:tr w:rsidR="00646565" w:rsidRPr="00AC6690" w14:paraId="550A5EB5"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nil"/>
              <w:left w:val="nil"/>
              <w:bottom w:val="nil"/>
              <w:right w:val="nil"/>
            </w:tcBorders>
            <w:vAlign w:val="center"/>
          </w:tcPr>
          <w:p w14:paraId="41751239" w14:textId="77777777" w:rsidR="00646565" w:rsidRPr="00AC6690" w:rsidRDefault="00646565" w:rsidP="00A25F9E">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4348FE82" w14:textId="77777777" w:rsidR="00646565" w:rsidRPr="00AC6690" w:rsidRDefault="00646565" w:rsidP="00A25F9E">
            <w:pPr>
              <w:autoSpaceDE/>
              <w:autoSpaceDN/>
              <w:adjustRightInd/>
              <w:spacing w:before="0" w:line="240" w:lineRule="auto"/>
              <w:ind w:left="708"/>
              <w:rPr>
                <w:w w:val="0"/>
                <w:sz w:val="16"/>
                <w:szCs w:val="16"/>
              </w:rPr>
            </w:pPr>
            <w:r w:rsidRPr="00AC6690">
              <w:rPr>
                <w:sz w:val="16"/>
                <w:szCs w:val="16"/>
              </w:rPr>
              <w:t>PPG</w:t>
            </w:r>
          </w:p>
        </w:tc>
        <w:tc>
          <w:tcPr>
            <w:tcW w:w="2969" w:type="dxa"/>
            <w:gridSpan w:val="3"/>
            <w:tcBorders>
              <w:top w:val="nil"/>
              <w:left w:val="nil"/>
              <w:bottom w:val="nil"/>
              <w:right w:val="nil"/>
            </w:tcBorders>
            <w:vAlign w:val="center"/>
          </w:tcPr>
          <w:p w14:paraId="625886FC" w14:textId="77777777" w:rsidR="00646565" w:rsidRPr="003E0F50" w:rsidRDefault="00646565" w:rsidP="00A25F9E">
            <w:pPr>
              <w:autoSpaceDE/>
              <w:autoSpaceDN/>
              <w:adjustRightInd/>
              <w:spacing w:before="0" w:line="240" w:lineRule="auto"/>
              <w:ind w:left="142"/>
              <w:rPr>
                <w:sz w:val="16"/>
                <w:szCs w:val="16"/>
              </w:rPr>
            </w:pPr>
            <w:proofErr w:type="spellStart"/>
            <w:r w:rsidRPr="003E0F50">
              <w:rPr>
                <w:sz w:val="16"/>
                <w:szCs w:val="16"/>
              </w:rPr>
              <w:t>Phenguard</w:t>
            </w:r>
            <w:proofErr w:type="spellEnd"/>
            <w:r w:rsidRPr="003E0F50">
              <w:rPr>
                <w:sz w:val="16"/>
                <w:szCs w:val="16"/>
              </w:rPr>
              <w:t xml:space="preserve"> 930 Series</w:t>
            </w:r>
          </w:p>
          <w:p w14:paraId="0CD9FF87" w14:textId="321134C6" w:rsidR="00646565" w:rsidRPr="003E0F50" w:rsidRDefault="00646565" w:rsidP="00A25F9E">
            <w:pPr>
              <w:autoSpaceDE/>
              <w:autoSpaceDN/>
              <w:adjustRightInd/>
              <w:spacing w:before="0" w:line="240" w:lineRule="auto"/>
              <w:ind w:left="142"/>
              <w:rPr>
                <w:sz w:val="16"/>
                <w:szCs w:val="16"/>
              </w:rPr>
            </w:pPr>
            <w:proofErr w:type="spellStart"/>
            <w:r w:rsidRPr="003E0F50">
              <w:rPr>
                <w:sz w:val="16"/>
                <w:szCs w:val="16"/>
              </w:rPr>
              <w:t>Novaguard</w:t>
            </w:r>
            <w:proofErr w:type="spellEnd"/>
            <w:r w:rsidRPr="003E0F50">
              <w:rPr>
                <w:sz w:val="16"/>
                <w:szCs w:val="16"/>
              </w:rPr>
              <w:t xml:space="preserve"> 840</w:t>
            </w:r>
          </w:p>
        </w:tc>
        <w:tc>
          <w:tcPr>
            <w:tcW w:w="992" w:type="dxa"/>
            <w:gridSpan w:val="2"/>
            <w:tcBorders>
              <w:top w:val="nil"/>
              <w:left w:val="nil"/>
              <w:bottom w:val="nil"/>
              <w:right w:val="nil"/>
            </w:tcBorders>
            <w:vAlign w:val="center"/>
          </w:tcPr>
          <w:p w14:paraId="222C94AB" w14:textId="77777777" w:rsidR="00646565" w:rsidRPr="00AC6690" w:rsidRDefault="00646565" w:rsidP="00A25F9E">
            <w:pPr>
              <w:autoSpaceDE/>
              <w:autoSpaceDN/>
              <w:adjustRightInd/>
              <w:spacing w:before="0" w:line="240" w:lineRule="auto"/>
              <w:ind w:left="0"/>
              <w:jc w:val="center"/>
              <w:rPr>
                <w:sz w:val="16"/>
                <w:szCs w:val="16"/>
              </w:rPr>
            </w:pPr>
            <w:r>
              <w:rPr>
                <w:sz w:val="16"/>
                <w:szCs w:val="16"/>
              </w:rPr>
              <w:t>97</w:t>
            </w:r>
          </w:p>
        </w:tc>
        <w:tc>
          <w:tcPr>
            <w:tcW w:w="1560" w:type="dxa"/>
            <w:gridSpan w:val="3"/>
            <w:tcBorders>
              <w:top w:val="nil"/>
              <w:left w:val="nil"/>
              <w:bottom w:val="nil"/>
              <w:right w:val="nil"/>
            </w:tcBorders>
            <w:vAlign w:val="center"/>
          </w:tcPr>
          <w:p w14:paraId="2350278F" w14:textId="77777777" w:rsidR="00646565" w:rsidRPr="003B2DEF" w:rsidRDefault="00646565" w:rsidP="009C0C11">
            <w:pPr>
              <w:widowControl w:val="0"/>
              <w:spacing w:before="43" w:line="240" w:lineRule="auto"/>
              <w:ind w:left="347" w:right="-20"/>
              <w:rPr>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646565" w:rsidRPr="00AC6690" w14:paraId="385534BA"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nil"/>
              <w:left w:val="nil"/>
              <w:bottom w:val="single" w:sz="12" w:space="0" w:color="000000"/>
              <w:right w:val="nil"/>
            </w:tcBorders>
            <w:vAlign w:val="center"/>
          </w:tcPr>
          <w:p w14:paraId="09E023B8" w14:textId="77777777" w:rsidR="00646565" w:rsidRPr="00AC6690" w:rsidRDefault="00646565" w:rsidP="00A25F9E">
            <w:pPr>
              <w:autoSpaceDE/>
              <w:autoSpaceDN/>
              <w:adjustRightInd/>
              <w:spacing w:before="0" w:line="240" w:lineRule="auto"/>
              <w:ind w:left="0"/>
              <w:rPr>
                <w:b/>
                <w:sz w:val="16"/>
                <w:szCs w:val="16"/>
              </w:rPr>
            </w:pPr>
          </w:p>
        </w:tc>
        <w:tc>
          <w:tcPr>
            <w:tcW w:w="2984" w:type="dxa"/>
            <w:gridSpan w:val="2"/>
            <w:tcBorders>
              <w:top w:val="nil"/>
              <w:left w:val="nil"/>
              <w:bottom w:val="single" w:sz="12" w:space="0" w:color="000000"/>
              <w:right w:val="nil"/>
            </w:tcBorders>
            <w:vAlign w:val="center"/>
          </w:tcPr>
          <w:p w14:paraId="76C6F4C6" w14:textId="77777777" w:rsidR="00646565" w:rsidRPr="00AC6690" w:rsidRDefault="00646565" w:rsidP="00A25F9E">
            <w:pPr>
              <w:autoSpaceDE/>
              <w:autoSpaceDN/>
              <w:adjustRightInd/>
              <w:spacing w:before="0" w:line="240" w:lineRule="auto"/>
              <w:ind w:left="708"/>
              <w:rPr>
                <w:w w:val="0"/>
                <w:sz w:val="16"/>
                <w:szCs w:val="16"/>
              </w:rPr>
            </w:pPr>
            <w:r w:rsidRPr="00AC6690">
              <w:rPr>
                <w:sz w:val="16"/>
                <w:szCs w:val="16"/>
              </w:rPr>
              <w:t>Sherwin-Williams</w:t>
            </w:r>
          </w:p>
        </w:tc>
        <w:tc>
          <w:tcPr>
            <w:tcW w:w="2969" w:type="dxa"/>
            <w:gridSpan w:val="3"/>
            <w:tcBorders>
              <w:top w:val="nil"/>
              <w:left w:val="nil"/>
              <w:bottom w:val="single" w:sz="12" w:space="0" w:color="000000"/>
              <w:right w:val="nil"/>
            </w:tcBorders>
            <w:vAlign w:val="center"/>
          </w:tcPr>
          <w:p w14:paraId="49A95334" w14:textId="77777777" w:rsidR="00646565" w:rsidRPr="003E0F50" w:rsidRDefault="00646565" w:rsidP="00A25F9E">
            <w:pPr>
              <w:autoSpaceDE/>
              <w:autoSpaceDN/>
              <w:adjustRightInd/>
              <w:spacing w:before="0" w:line="240" w:lineRule="auto"/>
              <w:ind w:left="142"/>
              <w:rPr>
                <w:sz w:val="16"/>
                <w:szCs w:val="16"/>
              </w:rPr>
            </w:pPr>
            <w:proofErr w:type="spellStart"/>
            <w:r w:rsidRPr="003E0F50">
              <w:rPr>
                <w:sz w:val="16"/>
                <w:szCs w:val="16"/>
              </w:rPr>
              <w:t>Epo</w:t>
            </w:r>
            <w:proofErr w:type="spellEnd"/>
            <w:r w:rsidRPr="003E0F50">
              <w:rPr>
                <w:sz w:val="16"/>
                <w:szCs w:val="16"/>
              </w:rPr>
              <w:t>-Phen FF</w:t>
            </w:r>
          </w:p>
        </w:tc>
        <w:tc>
          <w:tcPr>
            <w:tcW w:w="992" w:type="dxa"/>
            <w:gridSpan w:val="2"/>
            <w:tcBorders>
              <w:top w:val="nil"/>
              <w:left w:val="nil"/>
              <w:bottom w:val="single" w:sz="12" w:space="0" w:color="000000"/>
              <w:right w:val="nil"/>
            </w:tcBorders>
            <w:vAlign w:val="center"/>
          </w:tcPr>
          <w:p w14:paraId="7FE9D4B8" w14:textId="77777777" w:rsidR="00646565" w:rsidRPr="00AC6690" w:rsidRDefault="00646565" w:rsidP="00A25F9E">
            <w:pPr>
              <w:autoSpaceDE/>
              <w:autoSpaceDN/>
              <w:adjustRightInd/>
              <w:spacing w:before="0" w:line="240" w:lineRule="auto"/>
              <w:ind w:left="0"/>
              <w:jc w:val="center"/>
              <w:rPr>
                <w:sz w:val="16"/>
                <w:szCs w:val="16"/>
              </w:rPr>
            </w:pPr>
            <w:r w:rsidRPr="00AC6690">
              <w:rPr>
                <w:sz w:val="16"/>
                <w:szCs w:val="16"/>
              </w:rPr>
              <w:t>250</w:t>
            </w:r>
          </w:p>
        </w:tc>
        <w:tc>
          <w:tcPr>
            <w:tcW w:w="1560" w:type="dxa"/>
            <w:gridSpan w:val="3"/>
            <w:tcBorders>
              <w:top w:val="nil"/>
              <w:left w:val="nil"/>
              <w:bottom w:val="single" w:sz="12" w:space="0" w:color="000000"/>
              <w:right w:val="nil"/>
            </w:tcBorders>
            <w:vAlign w:val="center"/>
          </w:tcPr>
          <w:p w14:paraId="48928716" w14:textId="77777777" w:rsidR="00646565" w:rsidRPr="003B2DEF" w:rsidRDefault="00646565" w:rsidP="009C0C11">
            <w:pPr>
              <w:widowControl w:val="0"/>
              <w:spacing w:before="43" w:line="240" w:lineRule="auto"/>
              <w:ind w:left="347" w:right="-20"/>
              <w:rPr>
                <w:sz w:val="24"/>
                <w:szCs w:val="24"/>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646565" w:rsidRPr="00AC6690" w14:paraId="7EB1E513"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single" w:sz="12" w:space="0" w:color="000000"/>
              <w:left w:val="nil"/>
              <w:bottom w:val="nil"/>
              <w:right w:val="nil"/>
            </w:tcBorders>
            <w:vAlign w:val="center"/>
          </w:tcPr>
          <w:p w14:paraId="37D4A654" w14:textId="77777777" w:rsidR="00646565" w:rsidRPr="00AC6690" w:rsidRDefault="00646565" w:rsidP="00A25F9E">
            <w:pPr>
              <w:autoSpaceDE/>
              <w:autoSpaceDN/>
              <w:adjustRightInd/>
              <w:spacing w:before="0" w:line="240" w:lineRule="auto"/>
              <w:ind w:left="0"/>
              <w:rPr>
                <w:b/>
                <w:sz w:val="16"/>
                <w:szCs w:val="16"/>
              </w:rPr>
            </w:pPr>
            <w:r w:rsidRPr="00AC6690">
              <w:rPr>
                <w:b/>
                <w:sz w:val="16"/>
                <w:szCs w:val="16"/>
              </w:rPr>
              <w:t>SECOND COAT</w:t>
            </w:r>
          </w:p>
        </w:tc>
        <w:tc>
          <w:tcPr>
            <w:tcW w:w="2984" w:type="dxa"/>
            <w:gridSpan w:val="2"/>
            <w:tcBorders>
              <w:top w:val="single" w:sz="12" w:space="0" w:color="000000"/>
              <w:left w:val="nil"/>
              <w:bottom w:val="nil"/>
              <w:right w:val="nil"/>
            </w:tcBorders>
            <w:vAlign w:val="center"/>
          </w:tcPr>
          <w:p w14:paraId="73FDA76C" w14:textId="77777777" w:rsidR="00646565" w:rsidRPr="00AC6690" w:rsidRDefault="00646565" w:rsidP="00A25F9E">
            <w:pPr>
              <w:autoSpaceDE/>
              <w:autoSpaceDN/>
              <w:adjustRightInd/>
              <w:spacing w:before="0" w:line="240" w:lineRule="auto"/>
              <w:ind w:left="708"/>
              <w:rPr>
                <w:w w:val="0"/>
                <w:sz w:val="16"/>
                <w:szCs w:val="16"/>
              </w:rPr>
            </w:pPr>
            <w:r w:rsidRPr="00AC6690">
              <w:rPr>
                <w:sz w:val="16"/>
                <w:szCs w:val="16"/>
              </w:rPr>
              <w:t>Carboline</w:t>
            </w:r>
          </w:p>
        </w:tc>
        <w:tc>
          <w:tcPr>
            <w:tcW w:w="2969" w:type="dxa"/>
            <w:gridSpan w:val="3"/>
            <w:tcBorders>
              <w:top w:val="single" w:sz="12" w:space="0" w:color="000000"/>
              <w:left w:val="nil"/>
              <w:bottom w:val="nil"/>
              <w:right w:val="nil"/>
            </w:tcBorders>
            <w:vAlign w:val="center"/>
          </w:tcPr>
          <w:p w14:paraId="650CE24D" w14:textId="77777777" w:rsidR="00646565" w:rsidRPr="003E0F50" w:rsidRDefault="00646565" w:rsidP="00A25F9E">
            <w:pPr>
              <w:autoSpaceDE/>
              <w:autoSpaceDN/>
              <w:adjustRightInd/>
              <w:spacing w:before="0" w:line="240" w:lineRule="auto"/>
              <w:ind w:left="142"/>
              <w:rPr>
                <w:sz w:val="16"/>
                <w:szCs w:val="16"/>
              </w:rPr>
            </w:pPr>
            <w:r w:rsidRPr="003E0F50">
              <w:rPr>
                <w:sz w:val="16"/>
                <w:szCs w:val="16"/>
              </w:rPr>
              <w:t>Phenoline 1205</w:t>
            </w:r>
          </w:p>
        </w:tc>
        <w:tc>
          <w:tcPr>
            <w:tcW w:w="992" w:type="dxa"/>
            <w:gridSpan w:val="2"/>
            <w:tcBorders>
              <w:top w:val="single" w:sz="12" w:space="0" w:color="000000"/>
              <w:left w:val="nil"/>
              <w:bottom w:val="nil"/>
              <w:right w:val="nil"/>
            </w:tcBorders>
            <w:vAlign w:val="center"/>
          </w:tcPr>
          <w:p w14:paraId="3A529EC8" w14:textId="77777777" w:rsidR="00646565" w:rsidRPr="00AC6690" w:rsidRDefault="00646565" w:rsidP="00A25F9E">
            <w:pPr>
              <w:autoSpaceDE/>
              <w:autoSpaceDN/>
              <w:adjustRightInd/>
              <w:spacing w:before="0" w:line="240" w:lineRule="auto"/>
              <w:ind w:left="0"/>
              <w:jc w:val="center"/>
              <w:rPr>
                <w:sz w:val="16"/>
                <w:szCs w:val="16"/>
              </w:rPr>
            </w:pPr>
            <w:r w:rsidRPr="00AC6690">
              <w:rPr>
                <w:sz w:val="16"/>
                <w:szCs w:val="16"/>
              </w:rPr>
              <w:t>255</w:t>
            </w:r>
          </w:p>
        </w:tc>
        <w:tc>
          <w:tcPr>
            <w:tcW w:w="1560" w:type="dxa"/>
            <w:gridSpan w:val="3"/>
            <w:tcBorders>
              <w:top w:val="single" w:sz="12" w:space="0" w:color="000000"/>
              <w:left w:val="nil"/>
              <w:bottom w:val="nil"/>
              <w:right w:val="nil"/>
            </w:tcBorders>
            <w:vAlign w:val="center"/>
          </w:tcPr>
          <w:p w14:paraId="0EA22D56" w14:textId="77777777" w:rsidR="00646565" w:rsidRPr="003B2DEF" w:rsidRDefault="00646565" w:rsidP="009C0C11">
            <w:pPr>
              <w:widowControl w:val="0"/>
              <w:spacing w:before="49" w:line="240" w:lineRule="auto"/>
              <w:ind w:left="347" w:right="-20"/>
              <w:rPr>
                <w:sz w:val="24"/>
                <w:szCs w:val="24"/>
              </w:rPr>
            </w:pPr>
            <w:r>
              <w:rPr>
                <w:sz w:val="16"/>
                <w:szCs w:val="16"/>
              </w:rPr>
              <w:t>82</w:t>
            </w:r>
            <w:r w:rsidRPr="003B2DEF">
              <w:rPr>
                <w:sz w:val="16"/>
                <w:szCs w:val="16"/>
              </w:rPr>
              <w:t>°</w:t>
            </w:r>
            <w:r>
              <w:rPr>
                <w:sz w:val="16"/>
                <w:szCs w:val="16"/>
              </w:rPr>
              <w:t>C</w:t>
            </w:r>
            <w:r w:rsidRPr="003B2DEF">
              <w:rPr>
                <w:sz w:val="16"/>
                <w:szCs w:val="16"/>
              </w:rPr>
              <w:t>(</w:t>
            </w:r>
            <w:r>
              <w:rPr>
                <w:sz w:val="16"/>
                <w:szCs w:val="16"/>
              </w:rPr>
              <w:t>180</w:t>
            </w:r>
            <w:r w:rsidRPr="003B2DEF">
              <w:rPr>
                <w:spacing w:val="1"/>
                <w:sz w:val="16"/>
                <w:szCs w:val="16"/>
              </w:rPr>
              <w:t>°</w:t>
            </w:r>
            <w:r>
              <w:rPr>
                <w:sz w:val="16"/>
                <w:szCs w:val="16"/>
              </w:rPr>
              <w:t>F</w:t>
            </w:r>
            <w:r w:rsidRPr="003B2DEF">
              <w:rPr>
                <w:sz w:val="16"/>
                <w:szCs w:val="16"/>
              </w:rPr>
              <w:t>)</w:t>
            </w:r>
          </w:p>
        </w:tc>
      </w:tr>
      <w:tr w:rsidR="00646565" w:rsidRPr="00AC6690" w14:paraId="5F9B2F10"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nil"/>
              <w:left w:val="nil"/>
              <w:bottom w:val="nil"/>
              <w:right w:val="nil"/>
            </w:tcBorders>
            <w:vAlign w:val="center"/>
          </w:tcPr>
          <w:p w14:paraId="09AE09E2" w14:textId="77777777" w:rsidR="00646565" w:rsidRPr="00AC6690" w:rsidRDefault="00646565" w:rsidP="00A25F9E">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74BDDFDE" w14:textId="77777777" w:rsidR="00646565" w:rsidRPr="00AC6690" w:rsidRDefault="00646565" w:rsidP="00A25F9E">
            <w:pPr>
              <w:autoSpaceDE/>
              <w:autoSpaceDN/>
              <w:adjustRightInd/>
              <w:spacing w:before="0" w:line="240" w:lineRule="auto"/>
              <w:ind w:left="708"/>
              <w:rPr>
                <w:w w:val="0"/>
                <w:sz w:val="16"/>
                <w:szCs w:val="16"/>
              </w:rPr>
            </w:pPr>
            <w:r w:rsidRPr="00AC6690">
              <w:rPr>
                <w:sz w:val="16"/>
                <w:szCs w:val="16"/>
              </w:rPr>
              <w:t>Hempel Coatings (USA), Inc.</w:t>
            </w:r>
          </w:p>
        </w:tc>
        <w:tc>
          <w:tcPr>
            <w:tcW w:w="2969" w:type="dxa"/>
            <w:gridSpan w:val="3"/>
            <w:tcBorders>
              <w:top w:val="nil"/>
              <w:left w:val="nil"/>
              <w:bottom w:val="nil"/>
              <w:right w:val="nil"/>
            </w:tcBorders>
            <w:vAlign w:val="center"/>
          </w:tcPr>
          <w:p w14:paraId="33422D67" w14:textId="77777777" w:rsidR="00646565" w:rsidRPr="003E0F50" w:rsidRDefault="00646565" w:rsidP="00A25F9E">
            <w:pPr>
              <w:autoSpaceDE/>
              <w:autoSpaceDN/>
              <w:adjustRightInd/>
              <w:spacing w:before="0" w:line="240" w:lineRule="auto"/>
              <w:ind w:left="142"/>
              <w:rPr>
                <w:sz w:val="16"/>
                <w:szCs w:val="16"/>
              </w:rPr>
            </w:pPr>
            <w:proofErr w:type="spellStart"/>
            <w:r w:rsidRPr="003E0F50">
              <w:rPr>
                <w:sz w:val="16"/>
                <w:szCs w:val="16"/>
              </w:rPr>
              <w:t>Hempadur</w:t>
            </w:r>
            <w:proofErr w:type="spellEnd"/>
            <w:r w:rsidRPr="003E0F50">
              <w:rPr>
                <w:sz w:val="16"/>
                <w:szCs w:val="16"/>
              </w:rPr>
              <w:t xml:space="preserve"> 85671</w:t>
            </w:r>
          </w:p>
        </w:tc>
        <w:tc>
          <w:tcPr>
            <w:tcW w:w="992" w:type="dxa"/>
            <w:gridSpan w:val="2"/>
            <w:tcBorders>
              <w:top w:val="nil"/>
              <w:left w:val="nil"/>
              <w:bottom w:val="nil"/>
              <w:right w:val="nil"/>
            </w:tcBorders>
            <w:vAlign w:val="center"/>
          </w:tcPr>
          <w:p w14:paraId="0CD495AC" w14:textId="77777777" w:rsidR="00646565" w:rsidRPr="00AC6690" w:rsidRDefault="00646565" w:rsidP="00A25F9E">
            <w:pPr>
              <w:autoSpaceDE/>
              <w:autoSpaceDN/>
              <w:adjustRightInd/>
              <w:spacing w:before="0" w:line="240" w:lineRule="auto"/>
              <w:ind w:left="0"/>
              <w:jc w:val="center"/>
              <w:rPr>
                <w:sz w:val="16"/>
                <w:szCs w:val="16"/>
              </w:rPr>
            </w:pPr>
            <w:r w:rsidRPr="00AC6690">
              <w:rPr>
                <w:sz w:val="16"/>
                <w:szCs w:val="16"/>
              </w:rPr>
              <w:t>316</w:t>
            </w:r>
          </w:p>
        </w:tc>
        <w:tc>
          <w:tcPr>
            <w:tcW w:w="1560" w:type="dxa"/>
            <w:gridSpan w:val="3"/>
            <w:tcBorders>
              <w:top w:val="nil"/>
              <w:left w:val="nil"/>
              <w:bottom w:val="nil"/>
              <w:right w:val="nil"/>
            </w:tcBorders>
            <w:vAlign w:val="center"/>
          </w:tcPr>
          <w:p w14:paraId="527EA560" w14:textId="77777777" w:rsidR="00646565" w:rsidRPr="003B2DEF" w:rsidRDefault="00646565" w:rsidP="009C0C11">
            <w:pPr>
              <w:widowControl w:val="0"/>
              <w:spacing w:before="43" w:line="240" w:lineRule="auto"/>
              <w:ind w:left="347" w:right="-20"/>
              <w:rPr>
                <w:sz w:val="24"/>
                <w:szCs w:val="24"/>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3B2DEF">
              <w:rPr>
                <w:spacing w:val="1"/>
                <w:sz w:val="16"/>
                <w:szCs w:val="16"/>
              </w:rPr>
              <w:t>°</w:t>
            </w:r>
            <w:r>
              <w:rPr>
                <w:sz w:val="16"/>
                <w:szCs w:val="16"/>
              </w:rPr>
              <w:t>F</w:t>
            </w:r>
            <w:r w:rsidRPr="003B2DEF">
              <w:rPr>
                <w:sz w:val="16"/>
                <w:szCs w:val="16"/>
              </w:rPr>
              <w:t>)</w:t>
            </w:r>
          </w:p>
        </w:tc>
      </w:tr>
      <w:tr w:rsidR="00646565" w:rsidRPr="00AC6690" w14:paraId="286E44FC"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nil"/>
              <w:left w:val="nil"/>
              <w:bottom w:val="nil"/>
              <w:right w:val="nil"/>
            </w:tcBorders>
            <w:vAlign w:val="center"/>
          </w:tcPr>
          <w:p w14:paraId="5F6954D3" w14:textId="77777777" w:rsidR="00646565" w:rsidRPr="00AC6690" w:rsidDel="008866D5" w:rsidRDefault="00646565" w:rsidP="00A25F9E">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66E7FE96" w14:textId="77777777" w:rsidR="00646565" w:rsidRPr="00AC6690" w:rsidRDefault="00646565" w:rsidP="00A25F9E">
            <w:pPr>
              <w:autoSpaceDE/>
              <w:autoSpaceDN/>
              <w:adjustRightInd/>
              <w:spacing w:before="0" w:line="240" w:lineRule="auto"/>
              <w:ind w:left="708"/>
              <w:rPr>
                <w:sz w:val="16"/>
                <w:szCs w:val="16"/>
              </w:rPr>
            </w:pPr>
            <w:r>
              <w:rPr>
                <w:sz w:val="16"/>
                <w:szCs w:val="16"/>
              </w:rPr>
              <w:t>Belzona</w:t>
            </w:r>
          </w:p>
        </w:tc>
        <w:tc>
          <w:tcPr>
            <w:tcW w:w="2969" w:type="dxa"/>
            <w:gridSpan w:val="3"/>
            <w:tcBorders>
              <w:top w:val="nil"/>
              <w:left w:val="nil"/>
              <w:bottom w:val="nil"/>
              <w:right w:val="nil"/>
            </w:tcBorders>
            <w:vAlign w:val="center"/>
          </w:tcPr>
          <w:p w14:paraId="6D1EBBD2" w14:textId="77777777" w:rsidR="00646565" w:rsidRPr="003E0F50" w:rsidRDefault="00646565" w:rsidP="00A25F9E">
            <w:pPr>
              <w:autoSpaceDE/>
              <w:autoSpaceDN/>
              <w:adjustRightInd/>
              <w:spacing w:before="0" w:line="240" w:lineRule="auto"/>
              <w:ind w:left="142"/>
              <w:rPr>
                <w:sz w:val="16"/>
                <w:szCs w:val="16"/>
              </w:rPr>
            </w:pPr>
            <w:r w:rsidRPr="003E0F50">
              <w:rPr>
                <w:sz w:val="16"/>
                <w:szCs w:val="16"/>
              </w:rPr>
              <w:t>1391S(Spray)</w:t>
            </w:r>
          </w:p>
          <w:p w14:paraId="4F1866BE" w14:textId="77777777" w:rsidR="00646565" w:rsidRPr="003E0F50" w:rsidRDefault="00646565" w:rsidP="00A25F9E">
            <w:pPr>
              <w:autoSpaceDE/>
              <w:autoSpaceDN/>
              <w:adjustRightInd/>
              <w:spacing w:before="0" w:line="240" w:lineRule="auto"/>
              <w:ind w:left="142"/>
              <w:rPr>
                <w:sz w:val="16"/>
                <w:szCs w:val="16"/>
              </w:rPr>
            </w:pPr>
            <w:r w:rsidRPr="003E0F50">
              <w:rPr>
                <w:sz w:val="16"/>
                <w:szCs w:val="16"/>
              </w:rPr>
              <w:t>1523</w:t>
            </w:r>
          </w:p>
          <w:p w14:paraId="762A5FCF" w14:textId="77777777" w:rsidR="00646565" w:rsidRPr="003E0F50" w:rsidRDefault="00646565" w:rsidP="00A25F9E">
            <w:pPr>
              <w:autoSpaceDE/>
              <w:autoSpaceDN/>
              <w:adjustRightInd/>
              <w:spacing w:before="0" w:line="240" w:lineRule="auto"/>
              <w:ind w:left="142"/>
              <w:rPr>
                <w:sz w:val="16"/>
                <w:szCs w:val="16"/>
              </w:rPr>
            </w:pPr>
            <w:r w:rsidRPr="003E0F50">
              <w:rPr>
                <w:sz w:val="16"/>
                <w:szCs w:val="16"/>
              </w:rPr>
              <w:t>1593</w:t>
            </w:r>
          </w:p>
        </w:tc>
        <w:tc>
          <w:tcPr>
            <w:tcW w:w="992" w:type="dxa"/>
            <w:gridSpan w:val="2"/>
            <w:tcBorders>
              <w:top w:val="nil"/>
              <w:left w:val="nil"/>
              <w:bottom w:val="nil"/>
              <w:right w:val="nil"/>
            </w:tcBorders>
            <w:vAlign w:val="center"/>
          </w:tcPr>
          <w:p w14:paraId="52AA91C4" w14:textId="77777777" w:rsidR="00646565" w:rsidRDefault="00646565" w:rsidP="00A25F9E">
            <w:pPr>
              <w:autoSpaceDE/>
              <w:autoSpaceDN/>
              <w:adjustRightInd/>
              <w:spacing w:before="0" w:line="240" w:lineRule="auto"/>
              <w:ind w:left="0"/>
              <w:jc w:val="center"/>
              <w:rPr>
                <w:sz w:val="16"/>
                <w:szCs w:val="16"/>
              </w:rPr>
            </w:pPr>
            <w:r>
              <w:rPr>
                <w:sz w:val="16"/>
                <w:szCs w:val="16"/>
              </w:rPr>
              <w:t>20</w:t>
            </w:r>
          </w:p>
          <w:p w14:paraId="74A6F8EC" w14:textId="77777777" w:rsidR="00646565" w:rsidRDefault="00646565" w:rsidP="00A25F9E">
            <w:pPr>
              <w:autoSpaceDE/>
              <w:autoSpaceDN/>
              <w:adjustRightInd/>
              <w:spacing w:before="0" w:line="240" w:lineRule="auto"/>
              <w:ind w:left="0"/>
              <w:jc w:val="center"/>
              <w:rPr>
                <w:sz w:val="16"/>
                <w:szCs w:val="16"/>
              </w:rPr>
            </w:pPr>
            <w:r>
              <w:rPr>
                <w:sz w:val="16"/>
                <w:szCs w:val="16"/>
              </w:rPr>
              <w:t>9</w:t>
            </w:r>
          </w:p>
          <w:p w14:paraId="44A86514" w14:textId="77777777" w:rsidR="00646565" w:rsidRPr="00AC6690" w:rsidRDefault="00646565" w:rsidP="00A25F9E">
            <w:pPr>
              <w:autoSpaceDE/>
              <w:autoSpaceDN/>
              <w:adjustRightInd/>
              <w:spacing w:before="0" w:line="240" w:lineRule="auto"/>
              <w:ind w:left="0"/>
              <w:jc w:val="center"/>
              <w:rPr>
                <w:sz w:val="16"/>
                <w:szCs w:val="16"/>
              </w:rPr>
            </w:pPr>
            <w:r>
              <w:rPr>
                <w:sz w:val="16"/>
                <w:szCs w:val="16"/>
              </w:rPr>
              <w:t>11</w:t>
            </w:r>
          </w:p>
        </w:tc>
        <w:tc>
          <w:tcPr>
            <w:tcW w:w="1560" w:type="dxa"/>
            <w:gridSpan w:val="3"/>
            <w:tcBorders>
              <w:top w:val="nil"/>
              <w:left w:val="nil"/>
              <w:bottom w:val="nil"/>
              <w:right w:val="nil"/>
            </w:tcBorders>
            <w:vAlign w:val="center"/>
          </w:tcPr>
          <w:p w14:paraId="0B3A871C" w14:textId="77777777" w:rsidR="00646565" w:rsidRDefault="00646565" w:rsidP="009C0C11">
            <w:pPr>
              <w:widowControl w:val="0"/>
              <w:spacing w:before="43" w:line="240" w:lineRule="auto"/>
              <w:ind w:left="347" w:right="-20"/>
              <w:rPr>
                <w:sz w:val="16"/>
                <w:szCs w:val="16"/>
              </w:rPr>
            </w:pPr>
            <w:r>
              <w:rPr>
                <w:sz w:val="16"/>
                <w:szCs w:val="16"/>
              </w:rPr>
              <w:t>110</w:t>
            </w:r>
            <w:r w:rsidRPr="003B2DEF">
              <w:rPr>
                <w:sz w:val="16"/>
                <w:szCs w:val="16"/>
              </w:rPr>
              <w:t>°</w:t>
            </w:r>
            <w:r>
              <w:rPr>
                <w:sz w:val="16"/>
                <w:szCs w:val="16"/>
              </w:rPr>
              <w:t>C</w:t>
            </w:r>
            <w:r w:rsidRPr="003B2DEF">
              <w:rPr>
                <w:sz w:val="16"/>
                <w:szCs w:val="16"/>
              </w:rPr>
              <w:t>(</w:t>
            </w:r>
            <w:r>
              <w:rPr>
                <w:sz w:val="16"/>
                <w:szCs w:val="16"/>
              </w:rPr>
              <w:t>230</w:t>
            </w:r>
            <w:r w:rsidRPr="003B2DEF">
              <w:rPr>
                <w:sz w:val="16"/>
                <w:szCs w:val="16"/>
              </w:rPr>
              <w:t>°</w:t>
            </w:r>
            <w:r>
              <w:rPr>
                <w:sz w:val="16"/>
                <w:szCs w:val="16"/>
              </w:rPr>
              <w:t>F</w:t>
            </w:r>
            <w:r w:rsidRPr="003B2DEF">
              <w:rPr>
                <w:sz w:val="16"/>
                <w:szCs w:val="16"/>
              </w:rPr>
              <w:t>)</w:t>
            </w:r>
          </w:p>
          <w:p w14:paraId="5F5E04A7" w14:textId="0C33996E" w:rsidR="00646565" w:rsidRPr="00D02000" w:rsidRDefault="00646565" w:rsidP="009C0C11">
            <w:pPr>
              <w:widowControl w:val="0"/>
              <w:spacing w:before="49" w:line="240" w:lineRule="auto"/>
              <w:ind w:left="347" w:right="-20"/>
              <w:rPr>
                <w:sz w:val="16"/>
                <w:szCs w:val="16"/>
              </w:rPr>
            </w:pPr>
            <w:r>
              <w:rPr>
                <w:sz w:val="16"/>
                <w:szCs w:val="16"/>
              </w:rPr>
              <w:t>130</w:t>
            </w:r>
            <w:r w:rsidRPr="003B2DEF">
              <w:rPr>
                <w:sz w:val="16"/>
                <w:szCs w:val="16"/>
              </w:rPr>
              <w:t>°</w:t>
            </w:r>
            <w:r>
              <w:rPr>
                <w:sz w:val="16"/>
                <w:szCs w:val="16"/>
              </w:rPr>
              <w:t>C</w:t>
            </w:r>
            <w:r w:rsidRPr="003B2DEF">
              <w:rPr>
                <w:sz w:val="16"/>
                <w:szCs w:val="16"/>
              </w:rPr>
              <w:t>(</w:t>
            </w:r>
            <w:r>
              <w:rPr>
                <w:sz w:val="16"/>
                <w:szCs w:val="16"/>
              </w:rPr>
              <w:t>266</w:t>
            </w:r>
            <w:r w:rsidRPr="00D02000">
              <w:rPr>
                <w:sz w:val="16"/>
                <w:szCs w:val="16"/>
              </w:rPr>
              <w:t>°</w:t>
            </w:r>
            <w:r>
              <w:rPr>
                <w:sz w:val="16"/>
                <w:szCs w:val="16"/>
              </w:rPr>
              <w:t>F</w:t>
            </w:r>
            <w:r w:rsidRPr="003B2DEF">
              <w:rPr>
                <w:sz w:val="16"/>
                <w:szCs w:val="16"/>
              </w:rPr>
              <w:t>)</w:t>
            </w:r>
          </w:p>
          <w:p w14:paraId="5E8B7E04" w14:textId="668CD4C5" w:rsidR="00646565" w:rsidRDefault="00646565" w:rsidP="009C0C11">
            <w:pPr>
              <w:widowControl w:val="0"/>
              <w:spacing w:before="43" w:line="240" w:lineRule="auto"/>
              <w:ind w:left="347" w:right="-20"/>
              <w:rPr>
                <w:sz w:val="16"/>
                <w:szCs w:val="16"/>
              </w:rPr>
            </w:pPr>
            <w:r>
              <w:rPr>
                <w:sz w:val="16"/>
                <w:szCs w:val="16"/>
              </w:rPr>
              <w:t>160</w:t>
            </w:r>
            <w:r w:rsidRPr="003B2DEF">
              <w:rPr>
                <w:sz w:val="16"/>
                <w:szCs w:val="16"/>
              </w:rPr>
              <w:t>°</w:t>
            </w:r>
            <w:r>
              <w:rPr>
                <w:sz w:val="16"/>
                <w:szCs w:val="16"/>
              </w:rPr>
              <w:t>C</w:t>
            </w:r>
            <w:r w:rsidRPr="003B2DEF">
              <w:rPr>
                <w:sz w:val="16"/>
                <w:szCs w:val="16"/>
              </w:rPr>
              <w:t>(</w:t>
            </w:r>
            <w:r>
              <w:rPr>
                <w:sz w:val="16"/>
                <w:szCs w:val="16"/>
              </w:rPr>
              <w:t>320</w:t>
            </w:r>
            <w:r w:rsidRPr="00D02000">
              <w:rPr>
                <w:sz w:val="16"/>
                <w:szCs w:val="16"/>
              </w:rPr>
              <w:t>°</w:t>
            </w:r>
            <w:r>
              <w:rPr>
                <w:sz w:val="16"/>
                <w:szCs w:val="16"/>
              </w:rPr>
              <w:t>F</w:t>
            </w:r>
            <w:r w:rsidRPr="003B2DEF">
              <w:rPr>
                <w:sz w:val="16"/>
                <w:szCs w:val="16"/>
              </w:rPr>
              <w:t>)</w:t>
            </w:r>
          </w:p>
        </w:tc>
      </w:tr>
      <w:tr w:rsidR="00BC0887" w:rsidRPr="00AC6690" w14:paraId="2CC84B72"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vMerge w:val="restart"/>
            <w:tcBorders>
              <w:top w:val="nil"/>
              <w:left w:val="nil"/>
              <w:right w:val="nil"/>
            </w:tcBorders>
            <w:vAlign w:val="center"/>
          </w:tcPr>
          <w:p w14:paraId="31DF8A73" w14:textId="0D021EC7" w:rsidR="00BC0887" w:rsidRPr="00AC6690" w:rsidDel="008866D5" w:rsidRDefault="00BC0887" w:rsidP="00BC0887">
            <w:pPr>
              <w:spacing w:before="0" w:line="240" w:lineRule="auto"/>
              <w:ind w:left="0"/>
              <w:rPr>
                <w:b/>
                <w:sz w:val="16"/>
                <w:szCs w:val="16"/>
              </w:rPr>
            </w:pPr>
            <w:r w:rsidRPr="00AC6690">
              <w:rPr>
                <w:b/>
                <w:sz w:val="16"/>
                <w:szCs w:val="16"/>
              </w:rPr>
              <w:t>DFT as per Manufacturer’s Product Sheet</w:t>
            </w:r>
          </w:p>
        </w:tc>
        <w:tc>
          <w:tcPr>
            <w:tcW w:w="2984" w:type="dxa"/>
            <w:gridSpan w:val="2"/>
            <w:tcBorders>
              <w:top w:val="nil"/>
              <w:left w:val="nil"/>
              <w:bottom w:val="nil"/>
              <w:right w:val="nil"/>
            </w:tcBorders>
            <w:vAlign w:val="center"/>
          </w:tcPr>
          <w:p w14:paraId="67CF1E97" w14:textId="1179EE3D" w:rsidR="00BC0887" w:rsidRDefault="00BC0887" w:rsidP="00472D22">
            <w:pPr>
              <w:autoSpaceDE/>
              <w:autoSpaceDN/>
              <w:adjustRightInd/>
              <w:spacing w:before="0" w:line="240" w:lineRule="auto"/>
              <w:ind w:left="708"/>
              <w:rPr>
                <w:sz w:val="16"/>
                <w:szCs w:val="16"/>
              </w:rPr>
            </w:pPr>
            <w:r w:rsidRPr="00AC6690">
              <w:rPr>
                <w:sz w:val="16"/>
                <w:szCs w:val="16"/>
              </w:rPr>
              <w:t>International</w:t>
            </w:r>
          </w:p>
        </w:tc>
        <w:tc>
          <w:tcPr>
            <w:tcW w:w="2969" w:type="dxa"/>
            <w:gridSpan w:val="3"/>
            <w:tcBorders>
              <w:top w:val="nil"/>
              <w:left w:val="nil"/>
              <w:bottom w:val="nil"/>
              <w:right w:val="nil"/>
            </w:tcBorders>
            <w:vAlign w:val="center"/>
          </w:tcPr>
          <w:p w14:paraId="0FD56545" w14:textId="0DB548D8" w:rsidR="00BC0887" w:rsidRPr="003E0F50" w:rsidRDefault="00BC0887" w:rsidP="00472D22">
            <w:pPr>
              <w:autoSpaceDE/>
              <w:autoSpaceDN/>
              <w:adjustRightInd/>
              <w:spacing w:before="0" w:line="240" w:lineRule="auto"/>
              <w:ind w:left="142"/>
              <w:rPr>
                <w:sz w:val="16"/>
                <w:szCs w:val="16"/>
              </w:rPr>
            </w:pPr>
            <w:r w:rsidRPr="003E0F50">
              <w:rPr>
                <w:sz w:val="16"/>
                <w:szCs w:val="16"/>
              </w:rPr>
              <w:t>Interline 994</w:t>
            </w:r>
          </w:p>
        </w:tc>
        <w:tc>
          <w:tcPr>
            <w:tcW w:w="992" w:type="dxa"/>
            <w:gridSpan w:val="2"/>
            <w:tcBorders>
              <w:top w:val="nil"/>
              <w:left w:val="nil"/>
              <w:bottom w:val="nil"/>
              <w:right w:val="nil"/>
            </w:tcBorders>
            <w:vAlign w:val="center"/>
          </w:tcPr>
          <w:p w14:paraId="089AB673" w14:textId="7EB84029" w:rsidR="00BC0887" w:rsidRDefault="00BC0887" w:rsidP="00472D22">
            <w:pPr>
              <w:autoSpaceDE/>
              <w:autoSpaceDN/>
              <w:adjustRightInd/>
              <w:spacing w:before="0" w:line="240" w:lineRule="auto"/>
              <w:ind w:left="0"/>
              <w:jc w:val="center"/>
              <w:rPr>
                <w:sz w:val="16"/>
                <w:szCs w:val="16"/>
              </w:rPr>
            </w:pPr>
            <w:r>
              <w:rPr>
                <w:sz w:val="16"/>
                <w:szCs w:val="16"/>
              </w:rPr>
              <w:t>187</w:t>
            </w:r>
          </w:p>
        </w:tc>
        <w:tc>
          <w:tcPr>
            <w:tcW w:w="1560" w:type="dxa"/>
            <w:gridSpan w:val="3"/>
            <w:tcBorders>
              <w:top w:val="nil"/>
              <w:left w:val="nil"/>
              <w:bottom w:val="nil"/>
              <w:right w:val="nil"/>
            </w:tcBorders>
            <w:vAlign w:val="center"/>
          </w:tcPr>
          <w:p w14:paraId="32561DF7" w14:textId="7D825FD9" w:rsidR="00BC0887" w:rsidRDefault="00BC0887" w:rsidP="00472D22">
            <w:pPr>
              <w:widowControl w:val="0"/>
              <w:spacing w:before="43" w:line="240" w:lineRule="auto"/>
              <w:ind w:left="347" w:right="-20"/>
              <w:rPr>
                <w:sz w:val="16"/>
                <w:szCs w:val="16"/>
              </w:rPr>
            </w:pPr>
            <w:r>
              <w:rPr>
                <w:sz w:val="16"/>
                <w:szCs w:val="16"/>
              </w:rPr>
              <w:t>90</w:t>
            </w:r>
            <w:r w:rsidRPr="003B2DEF">
              <w:rPr>
                <w:sz w:val="16"/>
                <w:szCs w:val="16"/>
              </w:rPr>
              <w:t>°</w:t>
            </w:r>
            <w:r>
              <w:rPr>
                <w:sz w:val="16"/>
                <w:szCs w:val="16"/>
              </w:rPr>
              <w:t>C</w:t>
            </w:r>
            <w:r w:rsidRPr="003B2DEF">
              <w:rPr>
                <w:sz w:val="16"/>
                <w:szCs w:val="16"/>
              </w:rPr>
              <w:t>(</w:t>
            </w:r>
            <w:r>
              <w:rPr>
                <w:sz w:val="16"/>
                <w:szCs w:val="16"/>
              </w:rPr>
              <w:t>190</w:t>
            </w:r>
            <w:r w:rsidRPr="009D4AB1">
              <w:rPr>
                <w:sz w:val="16"/>
                <w:szCs w:val="16"/>
              </w:rPr>
              <w:t>°</w:t>
            </w:r>
            <w:r>
              <w:rPr>
                <w:sz w:val="16"/>
                <w:szCs w:val="16"/>
              </w:rPr>
              <w:t>F</w:t>
            </w:r>
            <w:r w:rsidRPr="003B2DEF">
              <w:rPr>
                <w:sz w:val="16"/>
                <w:szCs w:val="16"/>
              </w:rPr>
              <w:t>)</w:t>
            </w:r>
          </w:p>
        </w:tc>
      </w:tr>
      <w:tr w:rsidR="00BC0887" w:rsidRPr="00AC6690" w14:paraId="5D3432DA"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vMerge/>
            <w:tcBorders>
              <w:left w:val="nil"/>
              <w:right w:val="nil"/>
            </w:tcBorders>
            <w:vAlign w:val="center"/>
          </w:tcPr>
          <w:p w14:paraId="29592FBF" w14:textId="1A29E22D" w:rsidR="00BC0887" w:rsidRPr="00AC6690" w:rsidRDefault="00BC0887" w:rsidP="00BC0887">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5C417F7D" w14:textId="404217F2" w:rsidR="00BC0887" w:rsidRPr="00AC6690" w:rsidRDefault="00BC0887" w:rsidP="00BC0887">
            <w:pPr>
              <w:autoSpaceDE/>
              <w:autoSpaceDN/>
              <w:adjustRightInd/>
              <w:spacing w:before="0" w:line="240" w:lineRule="auto"/>
              <w:ind w:left="708"/>
              <w:rPr>
                <w:sz w:val="16"/>
                <w:szCs w:val="16"/>
              </w:rPr>
            </w:pPr>
            <w:r w:rsidRPr="0023647C">
              <w:rPr>
                <w:sz w:val="16"/>
                <w:szCs w:val="16"/>
              </w:rPr>
              <w:t xml:space="preserve">International </w:t>
            </w:r>
            <w:r>
              <w:rPr>
                <w:sz w:val="16"/>
                <w:szCs w:val="16"/>
              </w:rPr>
              <w:t>Devoe</w:t>
            </w:r>
          </w:p>
        </w:tc>
        <w:tc>
          <w:tcPr>
            <w:tcW w:w="2969" w:type="dxa"/>
            <w:gridSpan w:val="3"/>
            <w:tcBorders>
              <w:top w:val="nil"/>
              <w:left w:val="nil"/>
              <w:bottom w:val="nil"/>
              <w:right w:val="nil"/>
            </w:tcBorders>
            <w:vAlign w:val="center"/>
          </w:tcPr>
          <w:p w14:paraId="02FCCF75" w14:textId="1AEA34A4" w:rsidR="00BC0887" w:rsidRPr="003E0F50" w:rsidRDefault="00BC0887" w:rsidP="00BC0887">
            <w:pPr>
              <w:autoSpaceDE/>
              <w:autoSpaceDN/>
              <w:adjustRightInd/>
              <w:spacing w:before="0" w:line="240" w:lineRule="auto"/>
              <w:ind w:left="142"/>
              <w:rPr>
                <w:sz w:val="16"/>
                <w:szCs w:val="16"/>
              </w:rPr>
            </w:pPr>
            <w:proofErr w:type="spellStart"/>
            <w:r w:rsidRPr="003E0F50">
              <w:rPr>
                <w:sz w:val="16"/>
                <w:szCs w:val="16"/>
              </w:rPr>
              <w:t>Devchem</w:t>
            </w:r>
            <w:proofErr w:type="spellEnd"/>
            <w:r w:rsidRPr="003E0F50">
              <w:rPr>
                <w:sz w:val="16"/>
                <w:szCs w:val="16"/>
              </w:rPr>
              <w:t xml:space="preserve"> 256</w:t>
            </w:r>
          </w:p>
        </w:tc>
        <w:tc>
          <w:tcPr>
            <w:tcW w:w="992" w:type="dxa"/>
            <w:gridSpan w:val="2"/>
            <w:tcBorders>
              <w:top w:val="nil"/>
              <w:left w:val="nil"/>
              <w:bottom w:val="nil"/>
              <w:right w:val="nil"/>
            </w:tcBorders>
            <w:vAlign w:val="center"/>
          </w:tcPr>
          <w:p w14:paraId="5F739277" w14:textId="131C4539" w:rsidR="00BC0887" w:rsidRPr="00AC6690" w:rsidRDefault="00BC0887" w:rsidP="00BC0887">
            <w:pPr>
              <w:autoSpaceDE/>
              <w:autoSpaceDN/>
              <w:adjustRightInd/>
              <w:spacing w:before="0" w:line="240" w:lineRule="auto"/>
              <w:ind w:left="0"/>
              <w:jc w:val="center"/>
              <w:rPr>
                <w:sz w:val="16"/>
                <w:szCs w:val="16"/>
              </w:rPr>
            </w:pPr>
            <w:r>
              <w:rPr>
                <w:sz w:val="16"/>
                <w:szCs w:val="16"/>
              </w:rPr>
              <w:t>319</w:t>
            </w:r>
          </w:p>
        </w:tc>
        <w:tc>
          <w:tcPr>
            <w:tcW w:w="1560" w:type="dxa"/>
            <w:gridSpan w:val="3"/>
            <w:tcBorders>
              <w:top w:val="nil"/>
              <w:left w:val="nil"/>
              <w:bottom w:val="nil"/>
              <w:right w:val="nil"/>
            </w:tcBorders>
            <w:vAlign w:val="center"/>
          </w:tcPr>
          <w:p w14:paraId="37128990" w14:textId="77777777" w:rsidR="00BC0887" w:rsidRPr="009D4AB1" w:rsidRDefault="00BC0887" w:rsidP="00BC0887">
            <w:pPr>
              <w:widowControl w:val="0"/>
              <w:spacing w:before="43" w:line="240" w:lineRule="auto"/>
              <w:ind w:left="347" w:right="-20"/>
              <w:rPr>
                <w:sz w:val="16"/>
                <w:szCs w:val="16"/>
              </w:rPr>
            </w:pPr>
            <w:r>
              <w:rPr>
                <w:sz w:val="16"/>
                <w:szCs w:val="16"/>
              </w:rPr>
              <w:t>149</w:t>
            </w:r>
            <w:r w:rsidRPr="003B2DEF">
              <w:rPr>
                <w:sz w:val="16"/>
                <w:szCs w:val="16"/>
              </w:rPr>
              <w:t>°</w:t>
            </w:r>
            <w:r>
              <w:rPr>
                <w:sz w:val="16"/>
                <w:szCs w:val="16"/>
              </w:rPr>
              <w:t>C</w:t>
            </w:r>
            <w:r w:rsidRPr="003B2DEF">
              <w:rPr>
                <w:sz w:val="16"/>
                <w:szCs w:val="16"/>
              </w:rPr>
              <w:t>(</w:t>
            </w:r>
            <w:r>
              <w:rPr>
                <w:sz w:val="16"/>
                <w:szCs w:val="16"/>
              </w:rPr>
              <w:t>300</w:t>
            </w:r>
            <w:r w:rsidRPr="009D4AB1">
              <w:rPr>
                <w:sz w:val="16"/>
                <w:szCs w:val="16"/>
              </w:rPr>
              <w:t>°</w:t>
            </w:r>
            <w:r>
              <w:rPr>
                <w:sz w:val="16"/>
                <w:szCs w:val="16"/>
              </w:rPr>
              <w:t>F</w:t>
            </w:r>
            <w:r w:rsidRPr="003B2DEF">
              <w:rPr>
                <w:sz w:val="16"/>
                <w:szCs w:val="16"/>
              </w:rPr>
              <w:t>)</w:t>
            </w:r>
          </w:p>
        </w:tc>
      </w:tr>
      <w:tr w:rsidR="00BC0887" w:rsidRPr="00AC6690" w14:paraId="6A6BB66F"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vMerge/>
            <w:tcBorders>
              <w:left w:val="nil"/>
              <w:bottom w:val="nil"/>
              <w:right w:val="nil"/>
            </w:tcBorders>
            <w:vAlign w:val="center"/>
          </w:tcPr>
          <w:p w14:paraId="368FB15C" w14:textId="77777777" w:rsidR="00BC0887" w:rsidRPr="00AC6690" w:rsidRDefault="00BC0887" w:rsidP="00472D22">
            <w:pPr>
              <w:autoSpaceDE/>
              <w:autoSpaceDN/>
              <w:adjustRightInd/>
              <w:spacing w:before="0" w:line="240" w:lineRule="auto"/>
              <w:ind w:left="0"/>
              <w:rPr>
                <w:b/>
                <w:sz w:val="16"/>
                <w:szCs w:val="16"/>
              </w:rPr>
            </w:pPr>
          </w:p>
        </w:tc>
        <w:tc>
          <w:tcPr>
            <w:tcW w:w="2984" w:type="dxa"/>
            <w:gridSpan w:val="2"/>
            <w:tcBorders>
              <w:top w:val="nil"/>
              <w:left w:val="nil"/>
              <w:bottom w:val="nil"/>
              <w:right w:val="nil"/>
            </w:tcBorders>
            <w:vAlign w:val="center"/>
          </w:tcPr>
          <w:p w14:paraId="4193D9EF" w14:textId="77777777" w:rsidR="00BC0887" w:rsidRPr="00AC6690" w:rsidRDefault="00BC0887" w:rsidP="00472D22">
            <w:pPr>
              <w:autoSpaceDE/>
              <w:autoSpaceDN/>
              <w:adjustRightInd/>
              <w:spacing w:before="0" w:line="240" w:lineRule="auto"/>
              <w:ind w:left="708"/>
              <w:rPr>
                <w:w w:val="0"/>
                <w:sz w:val="16"/>
                <w:szCs w:val="16"/>
              </w:rPr>
            </w:pPr>
            <w:r w:rsidRPr="0023647C">
              <w:rPr>
                <w:sz w:val="16"/>
                <w:szCs w:val="16"/>
              </w:rPr>
              <w:t>Jotun</w:t>
            </w:r>
          </w:p>
        </w:tc>
        <w:tc>
          <w:tcPr>
            <w:tcW w:w="2969" w:type="dxa"/>
            <w:gridSpan w:val="3"/>
            <w:tcBorders>
              <w:top w:val="nil"/>
              <w:left w:val="nil"/>
              <w:bottom w:val="nil"/>
              <w:right w:val="nil"/>
            </w:tcBorders>
            <w:vAlign w:val="center"/>
          </w:tcPr>
          <w:p w14:paraId="601C728D" w14:textId="77777777" w:rsidR="00BC0887" w:rsidRPr="003E0F50" w:rsidRDefault="00BC0887" w:rsidP="00472D22">
            <w:pPr>
              <w:autoSpaceDE/>
              <w:autoSpaceDN/>
              <w:adjustRightInd/>
              <w:spacing w:before="0" w:line="240" w:lineRule="auto"/>
              <w:ind w:left="142"/>
              <w:rPr>
                <w:sz w:val="16"/>
                <w:szCs w:val="16"/>
              </w:rPr>
            </w:pPr>
            <w:proofErr w:type="spellStart"/>
            <w:r w:rsidRPr="003E0F50">
              <w:rPr>
                <w:sz w:val="16"/>
                <w:szCs w:val="16"/>
              </w:rPr>
              <w:t>Tankguard</w:t>
            </w:r>
            <w:proofErr w:type="spellEnd"/>
            <w:r w:rsidRPr="003E0F50">
              <w:rPr>
                <w:sz w:val="16"/>
                <w:szCs w:val="16"/>
              </w:rPr>
              <w:t xml:space="preserve"> Storage</w:t>
            </w:r>
          </w:p>
        </w:tc>
        <w:tc>
          <w:tcPr>
            <w:tcW w:w="992" w:type="dxa"/>
            <w:gridSpan w:val="2"/>
            <w:tcBorders>
              <w:top w:val="nil"/>
              <w:left w:val="nil"/>
              <w:bottom w:val="nil"/>
              <w:right w:val="nil"/>
            </w:tcBorders>
            <w:vAlign w:val="center"/>
          </w:tcPr>
          <w:p w14:paraId="3E636510" w14:textId="77777777" w:rsidR="00BC0887" w:rsidRPr="00AC6690" w:rsidRDefault="00BC0887" w:rsidP="00472D22">
            <w:pPr>
              <w:autoSpaceDE/>
              <w:autoSpaceDN/>
              <w:adjustRightInd/>
              <w:spacing w:before="0" w:line="240" w:lineRule="auto"/>
              <w:ind w:left="0"/>
              <w:jc w:val="center"/>
              <w:rPr>
                <w:sz w:val="16"/>
                <w:szCs w:val="16"/>
              </w:rPr>
            </w:pPr>
            <w:r>
              <w:rPr>
                <w:sz w:val="16"/>
                <w:szCs w:val="16"/>
              </w:rPr>
              <w:t>310</w:t>
            </w:r>
          </w:p>
        </w:tc>
        <w:tc>
          <w:tcPr>
            <w:tcW w:w="1560" w:type="dxa"/>
            <w:gridSpan w:val="3"/>
            <w:tcBorders>
              <w:top w:val="nil"/>
              <w:left w:val="nil"/>
              <w:bottom w:val="nil"/>
              <w:right w:val="nil"/>
            </w:tcBorders>
            <w:vAlign w:val="center"/>
          </w:tcPr>
          <w:p w14:paraId="0628E87D" w14:textId="77777777" w:rsidR="00BC0887" w:rsidRPr="009D4AB1" w:rsidRDefault="00BC0887" w:rsidP="00472D22">
            <w:pPr>
              <w:widowControl w:val="0"/>
              <w:spacing w:before="43" w:line="240" w:lineRule="auto"/>
              <w:ind w:left="347" w:right="-20"/>
              <w:rPr>
                <w:sz w:val="16"/>
                <w:szCs w:val="16"/>
              </w:rPr>
            </w:pPr>
            <w:r>
              <w:rPr>
                <w:sz w:val="16"/>
                <w:szCs w:val="16"/>
              </w:rPr>
              <w:t>95</w:t>
            </w:r>
            <w:r w:rsidRPr="003B2DEF">
              <w:rPr>
                <w:sz w:val="16"/>
                <w:szCs w:val="16"/>
              </w:rPr>
              <w:t>°</w:t>
            </w:r>
            <w:r>
              <w:rPr>
                <w:sz w:val="16"/>
                <w:szCs w:val="16"/>
              </w:rPr>
              <w:t>C</w:t>
            </w:r>
            <w:r w:rsidRPr="003B2DEF">
              <w:rPr>
                <w:sz w:val="16"/>
                <w:szCs w:val="16"/>
              </w:rPr>
              <w:t>(</w:t>
            </w:r>
            <w:r>
              <w:rPr>
                <w:sz w:val="16"/>
                <w:szCs w:val="16"/>
              </w:rPr>
              <w:t>203</w:t>
            </w:r>
            <w:r w:rsidRPr="009D4AB1">
              <w:rPr>
                <w:sz w:val="16"/>
                <w:szCs w:val="16"/>
              </w:rPr>
              <w:t>°</w:t>
            </w:r>
            <w:r>
              <w:rPr>
                <w:sz w:val="16"/>
                <w:szCs w:val="16"/>
              </w:rPr>
              <w:t>F</w:t>
            </w:r>
            <w:r w:rsidRPr="003B2DEF">
              <w:rPr>
                <w:sz w:val="16"/>
                <w:szCs w:val="16"/>
              </w:rPr>
              <w:t>)</w:t>
            </w:r>
          </w:p>
        </w:tc>
      </w:tr>
      <w:tr w:rsidR="00472D22" w:rsidRPr="00AC6690" w14:paraId="3DD5EE66"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nil"/>
              <w:left w:val="nil"/>
              <w:right w:val="nil"/>
            </w:tcBorders>
            <w:vAlign w:val="center"/>
          </w:tcPr>
          <w:p w14:paraId="4142B4EA" w14:textId="77777777" w:rsidR="00472D22" w:rsidRPr="00AC6690" w:rsidRDefault="00472D22" w:rsidP="00472D22">
            <w:pPr>
              <w:autoSpaceDE/>
              <w:autoSpaceDN/>
              <w:adjustRightInd/>
              <w:spacing w:before="0" w:line="240" w:lineRule="auto"/>
              <w:ind w:left="0"/>
              <w:rPr>
                <w:b/>
                <w:sz w:val="16"/>
                <w:szCs w:val="16"/>
              </w:rPr>
            </w:pPr>
          </w:p>
        </w:tc>
        <w:tc>
          <w:tcPr>
            <w:tcW w:w="2984" w:type="dxa"/>
            <w:gridSpan w:val="2"/>
            <w:tcBorders>
              <w:top w:val="nil"/>
              <w:left w:val="nil"/>
              <w:right w:val="nil"/>
            </w:tcBorders>
            <w:vAlign w:val="center"/>
          </w:tcPr>
          <w:p w14:paraId="372340C3" w14:textId="77777777" w:rsidR="00472D22" w:rsidRPr="00AC6690" w:rsidRDefault="00472D22" w:rsidP="00472D22">
            <w:pPr>
              <w:autoSpaceDE/>
              <w:autoSpaceDN/>
              <w:adjustRightInd/>
              <w:spacing w:before="0" w:line="240" w:lineRule="auto"/>
              <w:ind w:left="708"/>
              <w:rPr>
                <w:w w:val="0"/>
                <w:sz w:val="16"/>
                <w:szCs w:val="16"/>
              </w:rPr>
            </w:pPr>
            <w:r w:rsidRPr="00AC6690">
              <w:rPr>
                <w:sz w:val="16"/>
                <w:szCs w:val="16"/>
              </w:rPr>
              <w:t>PPG</w:t>
            </w:r>
          </w:p>
        </w:tc>
        <w:tc>
          <w:tcPr>
            <w:tcW w:w="2969" w:type="dxa"/>
            <w:gridSpan w:val="3"/>
            <w:tcBorders>
              <w:top w:val="nil"/>
              <w:left w:val="nil"/>
              <w:right w:val="nil"/>
            </w:tcBorders>
            <w:vAlign w:val="center"/>
          </w:tcPr>
          <w:p w14:paraId="5E7844D1" w14:textId="77777777" w:rsidR="00472D22" w:rsidRPr="003E0F50" w:rsidRDefault="00472D22" w:rsidP="00472D22">
            <w:pPr>
              <w:autoSpaceDE/>
              <w:autoSpaceDN/>
              <w:adjustRightInd/>
              <w:spacing w:before="0" w:line="240" w:lineRule="auto"/>
              <w:ind w:left="142"/>
              <w:rPr>
                <w:sz w:val="16"/>
                <w:szCs w:val="16"/>
              </w:rPr>
            </w:pPr>
            <w:proofErr w:type="spellStart"/>
            <w:r w:rsidRPr="003E0F50">
              <w:rPr>
                <w:sz w:val="16"/>
                <w:szCs w:val="16"/>
              </w:rPr>
              <w:t>Phenguard</w:t>
            </w:r>
            <w:proofErr w:type="spellEnd"/>
            <w:r w:rsidRPr="003E0F50">
              <w:rPr>
                <w:sz w:val="16"/>
                <w:szCs w:val="16"/>
              </w:rPr>
              <w:t xml:space="preserve"> 9</w:t>
            </w:r>
            <w:r w:rsidRPr="003E0F50">
              <w:rPr>
                <w:sz w:val="16"/>
                <w:szCs w:val="16"/>
                <w:lang w:val="ru-RU"/>
              </w:rPr>
              <w:t>4</w:t>
            </w:r>
            <w:r w:rsidRPr="003E0F50">
              <w:rPr>
                <w:sz w:val="16"/>
                <w:szCs w:val="16"/>
              </w:rPr>
              <w:t>0 Series</w:t>
            </w:r>
          </w:p>
          <w:p w14:paraId="3C4767B8" w14:textId="319D6EE7" w:rsidR="00472D22" w:rsidRPr="003E0F50" w:rsidRDefault="00472D22" w:rsidP="00472D22">
            <w:pPr>
              <w:autoSpaceDE/>
              <w:autoSpaceDN/>
              <w:adjustRightInd/>
              <w:spacing w:before="0" w:line="240" w:lineRule="auto"/>
              <w:ind w:left="142"/>
              <w:rPr>
                <w:sz w:val="16"/>
                <w:szCs w:val="16"/>
              </w:rPr>
            </w:pPr>
            <w:proofErr w:type="spellStart"/>
            <w:r w:rsidRPr="003E0F50">
              <w:rPr>
                <w:sz w:val="16"/>
                <w:szCs w:val="16"/>
              </w:rPr>
              <w:t>Novaguard</w:t>
            </w:r>
            <w:proofErr w:type="spellEnd"/>
            <w:r w:rsidRPr="003E0F50">
              <w:rPr>
                <w:sz w:val="16"/>
                <w:szCs w:val="16"/>
              </w:rPr>
              <w:t xml:space="preserve"> 840</w:t>
            </w:r>
          </w:p>
        </w:tc>
        <w:tc>
          <w:tcPr>
            <w:tcW w:w="992" w:type="dxa"/>
            <w:gridSpan w:val="2"/>
            <w:tcBorders>
              <w:top w:val="nil"/>
              <w:left w:val="nil"/>
              <w:right w:val="nil"/>
            </w:tcBorders>
            <w:vAlign w:val="center"/>
          </w:tcPr>
          <w:p w14:paraId="1A62D37D" w14:textId="77777777" w:rsidR="00472D22" w:rsidRPr="00AC6690" w:rsidRDefault="00472D22" w:rsidP="00472D22">
            <w:pPr>
              <w:autoSpaceDE/>
              <w:autoSpaceDN/>
              <w:adjustRightInd/>
              <w:spacing w:before="0" w:line="240" w:lineRule="auto"/>
              <w:ind w:left="0"/>
              <w:jc w:val="center"/>
              <w:rPr>
                <w:sz w:val="16"/>
                <w:szCs w:val="16"/>
              </w:rPr>
            </w:pPr>
            <w:r>
              <w:rPr>
                <w:sz w:val="16"/>
                <w:szCs w:val="16"/>
              </w:rPr>
              <w:t>97</w:t>
            </w:r>
          </w:p>
        </w:tc>
        <w:tc>
          <w:tcPr>
            <w:tcW w:w="1560" w:type="dxa"/>
            <w:gridSpan w:val="3"/>
            <w:tcBorders>
              <w:top w:val="nil"/>
              <w:left w:val="nil"/>
              <w:right w:val="nil"/>
            </w:tcBorders>
            <w:vAlign w:val="center"/>
          </w:tcPr>
          <w:p w14:paraId="5C582D7D" w14:textId="77777777" w:rsidR="00472D22" w:rsidRPr="003B2DEF" w:rsidRDefault="00472D22" w:rsidP="00472D22">
            <w:pPr>
              <w:widowControl w:val="0"/>
              <w:spacing w:before="43" w:line="240" w:lineRule="auto"/>
              <w:ind w:left="347" w:right="-20"/>
              <w:rPr>
                <w:sz w:val="24"/>
                <w:szCs w:val="24"/>
              </w:rPr>
            </w:pPr>
            <w:r>
              <w:rPr>
                <w:sz w:val="16"/>
                <w:szCs w:val="16"/>
              </w:rPr>
              <w:t>120</w:t>
            </w:r>
            <w:r w:rsidRPr="003B2DEF">
              <w:rPr>
                <w:sz w:val="16"/>
                <w:szCs w:val="16"/>
              </w:rPr>
              <w:t>°</w:t>
            </w:r>
            <w:r>
              <w:rPr>
                <w:sz w:val="16"/>
                <w:szCs w:val="16"/>
              </w:rPr>
              <w:t>C</w:t>
            </w:r>
            <w:r w:rsidRPr="003B2DEF">
              <w:rPr>
                <w:sz w:val="16"/>
                <w:szCs w:val="16"/>
              </w:rPr>
              <w:t>(</w:t>
            </w:r>
            <w:r>
              <w:rPr>
                <w:sz w:val="16"/>
                <w:szCs w:val="16"/>
              </w:rPr>
              <w:t>250</w:t>
            </w:r>
            <w:r w:rsidRPr="003B2DEF">
              <w:rPr>
                <w:spacing w:val="1"/>
                <w:sz w:val="16"/>
                <w:szCs w:val="16"/>
              </w:rPr>
              <w:t>°</w:t>
            </w:r>
            <w:r>
              <w:rPr>
                <w:sz w:val="16"/>
                <w:szCs w:val="16"/>
              </w:rPr>
              <w:t>F</w:t>
            </w:r>
            <w:r w:rsidRPr="003B2DEF">
              <w:rPr>
                <w:sz w:val="16"/>
                <w:szCs w:val="16"/>
              </w:rPr>
              <w:t>)</w:t>
            </w:r>
          </w:p>
        </w:tc>
      </w:tr>
      <w:tr w:rsidR="00472D22" w:rsidRPr="00AC6690" w14:paraId="44B4CCCE" w14:textId="77777777" w:rsidTr="009D6D6E">
        <w:tblPrEx>
          <w:jc w:val="left"/>
          <w:tblCellMar>
            <w:left w:w="0" w:type="dxa"/>
            <w:right w:w="0" w:type="dxa"/>
          </w:tblCellMar>
          <w:tblLook w:val="0000" w:firstRow="0" w:lastRow="0" w:firstColumn="0" w:lastColumn="0" w:noHBand="0" w:noVBand="0"/>
        </w:tblPrEx>
        <w:trPr>
          <w:gridBefore w:val="1"/>
          <w:wBefore w:w="27" w:type="dxa"/>
          <w:trHeight w:val="288"/>
        </w:trPr>
        <w:tc>
          <w:tcPr>
            <w:tcW w:w="1621" w:type="dxa"/>
            <w:gridSpan w:val="2"/>
            <w:tcBorders>
              <w:top w:val="nil"/>
              <w:left w:val="nil"/>
              <w:bottom w:val="single" w:sz="12" w:space="0" w:color="auto"/>
              <w:right w:val="nil"/>
            </w:tcBorders>
            <w:vAlign w:val="center"/>
          </w:tcPr>
          <w:p w14:paraId="53279EAA" w14:textId="77777777" w:rsidR="00472D22" w:rsidRPr="00AC6690" w:rsidRDefault="00472D22" w:rsidP="00472D22">
            <w:pPr>
              <w:autoSpaceDE/>
              <w:autoSpaceDN/>
              <w:adjustRightInd/>
              <w:spacing w:before="0" w:line="240" w:lineRule="auto"/>
              <w:ind w:left="0"/>
              <w:rPr>
                <w:b/>
                <w:sz w:val="16"/>
                <w:szCs w:val="16"/>
              </w:rPr>
            </w:pPr>
          </w:p>
        </w:tc>
        <w:tc>
          <w:tcPr>
            <w:tcW w:w="2984" w:type="dxa"/>
            <w:gridSpan w:val="2"/>
            <w:tcBorders>
              <w:top w:val="nil"/>
              <w:left w:val="nil"/>
              <w:bottom w:val="single" w:sz="12" w:space="0" w:color="auto"/>
              <w:right w:val="nil"/>
            </w:tcBorders>
            <w:vAlign w:val="center"/>
          </w:tcPr>
          <w:p w14:paraId="31FEB0E8" w14:textId="77777777" w:rsidR="00472D22" w:rsidRPr="00AC6690" w:rsidRDefault="00472D22" w:rsidP="00472D22">
            <w:pPr>
              <w:autoSpaceDE/>
              <w:autoSpaceDN/>
              <w:adjustRightInd/>
              <w:spacing w:before="0" w:line="240" w:lineRule="auto"/>
              <w:ind w:left="708"/>
              <w:rPr>
                <w:w w:val="0"/>
                <w:sz w:val="16"/>
                <w:szCs w:val="16"/>
              </w:rPr>
            </w:pPr>
            <w:r w:rsidRPr="00AC6690">
              <w:rPr>
                <w:sz w:val="16"/>
                <w:szCs w:val="16"/>
              </w:rPr>
              <w:t>Sherwin-Williams</w:t>
            </w:r>
          </w:p>
        </w:tc>
        <w:tc>
          <w:tcPr>
            <w:tcW w:w="2969" w:type="dxa"/>
            <w:gridSpan w:val="3"/>
            <w:tcBorders>
              <w:top w:val="nil"/>
              <w:left w:val="nil"/>
              <w:bottom w:val="single" w:sz="12" w:space="0" w:color="auto"/>
              <w:right w:val="nil"/>
            </w:tcBorders>
            <w:vAlign w:val="center"/>
          </w:tcPr>
          <w:p w14:paraId="12D58342" w14:textId="77777777" w:rsidR="00472D22" w:rsidRPr="003E0F50" w:rsidRDefault="00472D22" w:rsidP="00472D22">
            <w:pPr>
              <w:autoSpaceDE/>
              <w:autoSpaceDN/>
              <w:adjustRightInd/>
              <w:spacing w:before="0" w:line="240" w:lineRule="auto"/>
              <w:ind w:left="142"/>
              <w:rPr>
                <w:sz w:val="16"/>
                <w:szCs w:val="16"/>
              </w:rPr>
            </w:pPr>
            <w:proofErr w:type="spellStart"/>
            <w:r w:rsidRPr="003E0F50">
              <w:rPr>
                <w:sz w:val="16"/>
                <w:szCs w:val="16"/>
              </w:rPr>
              <w:t>Epo</w:t>
            </w:r>
            <w:proofErr w:type="spellEnd"/>
            <w:r w:rsidRPr="003E0F50">
              <w:rPr>
                <w:sz w:val="16"/>
                <w:szCs w:val="16"/>
              </w:rPr>
              <w:t>-Phen FF</w:t>
            </w:r>
          </w:p>
        </w:tc>
        <w:tc>
          <w:tcPr>
            <w:tcW w:w="992" w:type="dxa"/>
            <w:gridSpan w:val="2"/>
            <w:tcBorders>
              <w:top w:val="nil"/>
              <w:left w:val="nil"/>
              <w:bottom w:val="single" w:sz="12" w:space="0" w:color="auto"/>
              <w:right w:val="nil"/>
            </w:tcBorders>
            <w:vAlign w:val="center"/>
          </w:tcPr>
          <w:p w14:paraId="24193FB0" w14:textId="77777777" w:rsidR="00472D22" w:rsidRPr="00AC6690" w:rsidRDefault="00472D22" w:rsidP="00472D22">
            <w:pPr>
              <w:autoSpaceDE/>
              <w:autoSpaceDN/>
              <w:adjustRightInd/>
              <w:spacing w:before="0" w:line="240" w:lineRule="auto"/>
              <w:ind w:left="0"/>
              <w:jc w:val="center"/>
              <w:rPr>
                <w:sz w:val="16"/>
                <w:szCs w:val="16"/>
              </w:rPr>
            </w:pPr>
            <w:r w:rsidRPr="00AC6690">
              <w:rPr>
                <w:sz w:val="16"/>
                <w:szCs w:val="16"/>
              </w:rPr>
              <w:t>250</w:t>
            </w:r>
          </w:p>
        </w:tc>
        <w:tc>
          <w:tcPr>
            <w:tcW w:w="1560" w:type="dxa"/>
            <w:gridSpan w:val="3"/>
            <w:tcBorders>
              <w:top w:val="nil"/>
              <w:left w:val="nil"/>
              <w:bottom w:val="single" w:sz="12" w:space="0" w:color="auto"/>
              <w:right w:val="nil"/>
            </w:tcBorders>
            <w:vAlign w:val="center"/>
          </w:tcPr>
          <w:p w14:paraId="77AD0C10" w14:textId="77777777" w:rsidR="00472D22" w:rsidRPr="003B2DEF" w:rsidRDefault="00472D22" w:rsidP="00472D22">
            <w:pPr>
              <w:widowControl w:val="0"/>
              <w:spacing w:before="43" w:line="240" w:lineRule="auto"/>
              <w:ind w:left="347" w:right="-20"/>
              <w:rPr>
                <w:sz w:val="24"/>
                <w:szCs w:val="24"/>
              </w:rPr>
            </w:pPr>
            <w:r>
              <w:rPr>
                <w:sz w:val="16"/>
                <w:szCs w:val="16"/>
              </w:rPr>
              <w:t>99</w:t>
            </w:r>
            <w:r w:rsidRPr="003B2DEF">
              <w:rPr>
                <w:sz w:val="16"/>
                <w:szCs w:val="16"/>
              </w:rPr>
              <w:t>°</w:t>
            </w:r>
            <w:r>
              <w:rPr>
                <w:sz w:val="16"/>
                <w:szCs w:val="16"/>
              </w:rPr>
              <w:t>C</w:t>
            </w:r>
            <w:r w:rsidRPr="003B2DEF">
              <w:rPr>
                <w:sz w:val="16"/>
                <w:szCs w:val="16"/>
              </w:rPr>
              <w:t>(</w:t>
            </w:r>
            <w:r>
              <w:rPr>
                <w:sz w:val="16"/>
                <w:szCs w:val="16"/>
              </w:rPr>
              <w:t>210</w:t>
            </w:r>
            <w:r w:rsidRPr="003B2DEF">
              <w:rPr>
                <w:sz w:val="16"/>
                <w:szCs w:val="16"/>
              </w:rPr>
              <w:t>°</w:t>
            </w:r>
            <w:r>
              <w:rPr>
                <w:sz w:val="16"/>
                <w:szCs w:val="16"/>
              </w:rPr>
              <w:t>F</w:t>
            </w:r>
            <w:r w:rsidRPr="003B2DEF">
              <w:rPr>
                <w:sz w:val="16"/>
                <w:szCs w:val="16"/>
              </w:rPr>
              <w:t>)</w:t>
            </w:r>
          </w:p>
        </w:tc>
      </w:tr>
      <w:tr w:rsidR="00472D22" w:rsidRPr="00AC6690" w14:paraId="17984625" w14:textId="77777777" w:rsidTr="009D6D6E">
        <w:tblPrEx>
          <w:jc w:val="left"/>
          <w:tblCellMar>
            <w:left w:w="0" w:type="dxa"/>
            <w:right w:w="0" w:type="dxa"/>
          </w:tblCellMar>
          <w:tblLook w:val="0000" w:firstRow="0" w:lastRow="0" w:firstColumn="0" w:lastColumn="0" w:noHBand="0" w:noVBand="0"/>
        </w:tblPrEx>
        <w:trPr>
          <w:gridBefore w:val="1"/>
          <w:wBefore w:w="27" w:type="dxa"/>
          <w:trHeight w:hRule="exact" w:val="342"/>
        </w:trPr>
        <w:tc>
          <w:tcPr>
            <w:tcW w:w="10126" w:type="dxa"/>
            <w:gridSpan w:val="12"/>
            <w:tcBorders>
              <w:top w:val="single" w:sz="12" w:space="0" w:color="auto"/>
              <w:left w:val="nil"/>
              <w:bottom w:val="nil"/>
              <w:right w:val="nil"/>
            </w:tcBorders>
          </w:tcPr>
          <w:p w14:paraId="6721D293" w14:textId="17AC68A7" w:rsidR="00472D22" w:rsidRPr="00E21786" w:rsidRDefault="00472D22" w:rsidP="00472D22">
            <w:pPr>
              <w:widowControl w:val="0"/>
              <w:spacing w:line="143" w:lineRule="exact"/>
              <w:jc w:val="both"/>
              <w:rPr>
                <w:i/>
                <w:iCs/>
                <w:sz w:val="14"/>
                <w:szCs w:val="14"/>
              </w:rPr>
            </w:pPr>
          </w:p>
        </w:tc>
      </w:tr>
      <w:tr w:rsidR="00472D22" w:rsidRPr="00AC6690" w14:paraId="3F4393C9" w14:textId="77777777" w:rsidTr="009D6D6E">
        <w:tblPrEx>
          <w:jc w:val="left"/>
          <w:tblCellMar>
            <w:left w:w="0" w:type="dxa"/>
            <w:right w:w="0" w:type="dxa"/>
          </w:tblCellMar>
          <w:tblLook w:val="0000" w:firstRow="0" w:lastRow="0" w:firstColumn="0" w:lastColumn="0" w:noHBand="0" w:noVBand="0"/>
        </w:tblPrEx>
        <w:trPr>
          <w:gridBefore w:val="1"/>
          <w:wBefore w:w="27" w:type="dxa"/>
          <w:trHeight w:hRule="exact" w:val="425"/>
        </w:trPr>
        <w:tc>
          <w:tcPr>
            <w:tcW w:w="10126" w:type="dxa"/>
            <w:gridSpan w:val="12"/>
            <w:tcBorders>
              <w:top w:val="nil"/>
              <w:left w:val="nil"/>
              <w:bottom w:val="nil"/>
              <w:right w:val="nil"/>
            </w:tcBorders>
          </w:tcPr>
          <w:p w14:paraId="5A0CFC9A" w14:textId="4C5E97DF" w:rsidR="00472D22" w:rsidRPr="00AC6690" w:rsidRDefault="00517842" w:rsidP="00472D22">
            <w:pPr>
              <w:widowControl w:val="0"/>
              <w:spacing w:line="143" w:lineRule="exact"/>
              <w:ind w:left="142" w:right="-20"/>
              <w:rPr>
                <w:i/>
                <w:iCs/>
                <w:sz w:val="14"/>
                <w:szCs w:val="14"/>
              </w:rPr>
            </w:pPr>
            <w:r w:rsidRPr="001D3869">
              <w:rPr>
                <w:b/>
                <w:sz w:val="16"/>
                <w:szCs w:val="16"/>
              </w:rPr>
              <w:t>Last Update:</w:t>
            </w:r>
            <w:r w:rsidR="00472D22" w:rsidRPr="003B2DEF">
              <w:rPr>
                <w:b/>
                <w:bCs/>
                <w:position w:val="-1"/>
                <w:sz w:val="16"/>
                <w:szCs w:val="16"/>
              </w:rPr>
              <w:tab/>
            </w:r>
            <w:del w:id="1415" w:author="Issayevskiy, Konstantin [STAMGazStroy LLP]" w:date="2025-12-10T16:15:00Z" w16du:dateUtc="2025-12-10T11:15:00Z">
              <w:r w:rsidDel="00827553">
                <w:rPr>
                  <w:position w:val="-1"/>
                  <w:sz w:val="16"/>
                  <w:szCs w:val="16"/>
                </w:rPr>
                <w:delText>October</w:delText>
              </w:r>
            </w:del>
            <w:ins w:id="1416" w:author="Issayevskiy, Konstantin [STAMGazStroy LLP]" w:date="2025-12-10T16:15:00Z" w16du:dateUtc="2025-12-10T11:15:00Z">
              <w:r w:rsidR="00827553">
                <w:rPr>
                  <w:position w:val="-1"/>
                  <w:sz w:val="16"/>
                  <w:szCs w:val="16"/>
                </w:rPr>
                <w:t>November</w:t>
              </w:r>
            </w:ins>
            <w:r>
              <w:rPr>
                <w:position w:val="-1"/>
                <w:sz w:val="16"/>
                <w:szCs w:val="16"/>
              </w:rPr>
              <w:t xml:space="preserve"> 2025</w:t>
            </w:r>
          </w:p>
        </w:tc>
      </w:tr>
    </w:tbl>
    <w:p w14:paraId="1FE4CD93" w14:textId="77777777" w:rsidR="008518CF" w:rsidRPr="008D2D78" w:rsidRDefault="008518CF" w:rsidP="008D2D78">
      <w:pPr>
        <w:spacing w:before="0" w:line="240" w:lineRule="auto"/>
        <w:ind w:left="1170" w:hanging="540"/>
        <w:rPr>
          <w:color w:val="auto"/>
          <w:sz w:val="16"/>
          <w:szCs w:val="16"/>
        </w:rPr>
      </w:pPr>
      <w:r w:rsidRPr="008D2D78">
        <w:rPr>
          <w:color w:val="auto"/>
          <w:sz w:val="16"/>
          <w:szCs w:val="16"/>
        </w:rPr>
        <w:t xml:space="preserve">Note 1: TEMPERATURE GRADIENT refers to the </w:t>
      </w:r>
      <w:proofErr w:type="spellStart"/>
      <w:proofErr w:type="gramStart"/>
      <w:r w:rsidRPr="008D2D78">
        <w:rPr>
          <w:color w:val="auto"/>
          <w:sz w:val="16"/>
          <w:szCs w:val="16"/>
        </w:rPr>
        <w:t>differencebetween</w:t>
      </w:r>
      <w:proofErr w:type="spellEnd"/>
      <w:proofErr w:type="gramEnd"/>
      <w:r w:rsidRPr="008D2D78">
        <w:rPr>
          <w:color w:val="auto"/>
          <w:sz w:val="16"/>
          <w:szCs w:val="16"/>
        </w:rPr>
        <w:t xml:space="preserve"> the stock temperature and the outside </w:t>
      </w:r>
      <w:proofErr w:type="spellStart"/>
      <w:proofErr w:type="gramStart"/>
      <w:r w:rsidRPr="008D2D78">
        <w:rPr>
          <w:color w:val="auto"/>
          <w:sz w:val="16"/>
          <w:szCs w:val="16"/>
        </w:rPr>
        <w:t>temperatureof</w:t>
      </w:r>
      <w:proofErr w:type="spellEnd"/>
      <w:proofErr w:type="gramEnd"/>
      <w:r w:rsidRPr="008D2D78">
        <w:rPr>
          <w:color w:val="auto"/>
          <w:sz w:val="16"/>
          <w:szCs w:val="16"/>
        </w:rPr>
        <w:t xml:space="preserve"> </w:t>
      </w:r>
      <w:proofErr w:type="spellStart"/>
      <w:proofErr w:type="gramStart"/>
      <w:r w:rsidRPr="008D2D78">
        <w:rPr>
          <w:color w:val="auto"/>
          <w:sz w:val="16"/>
          <w:szCs w:val="16"/>
        </w:rPr>
        <w:t>thesteel</w:t>
      </w:r>
      <w:proofErr w:type="spellEnd"/>
      <w:proofErr w:type="gramEnd"/>
      <w:r w:rsidRPr="008D2D78">
        <w:rPr>
          <w:color w:val="auto"/>
          <w:sz w:val="16"/>
          <w:szCs w:val="16"/>
        </w:rPr>
        <w:t xml:space="preserve"> shell.</w:t>
      </w:r>
    </w:p>
    <w:p w14:paraId="27AF42DE" w14:textId="77777777" w:rsidR="008518CF" w:rsidRPr="008D2D78" w:rsidRDefault="008518CF" w:rsidP="008D2D78">
      <w:pPr>
        <w:spacing w:before="0" w:line="240" w:lineRule="auto"/>
        <w:ind w:left="1170" w:hanging="540"/>
        <w:rPr>
          <w:color w:val="auto"/>
          <w:sz w:val="16"/>
          <w:szCs w:val="16"/>
        </w:rPr>
      </w:pPr>
      <w:r w:rsidRPr="008D2D78">
        <w:rPr>
          <w:color w:val="auto"/>
          <w:sz w:val="16"/>
          <w:szCs w:val="16"/>
        </w:rPr>
        <w:t>Note 2: Wet H2S service lining accepted brands are contained in COM-5014</w:t>
      </w:r>
      <w:proofErr w:type="gramStart"/>
      <w:r w:rsidRPr="008D2D78">
        <w:rPr>
          <w:color w:val="auto"/>
          <w:sz w:val="16"/>
          <w:szCs w:val="16"/>
        </w:rPr>
        <w:t>.They</w:t>
      </w:r>
      <w:proofErr w:type="gramEnd"/>
      <w:r w:rsidRPr="008D2D78">
        <w:rPr>
          <w:color w:val="auto"/>
          <w:sz w:val="16"/>
          <w:szCs w:val="16"/>
        </w:rPr>
        <w:t xml:space="preserve"> have </w:t>
      </w:r>
      <w:proofErr w:type="spellStart"/>
      <w:r w:rsidRPr="008D2D78">
        <w:rPr>
          <w:color w:val="auto"/>
          <w:sz w:val="16"/>
          <w:szCs w:val="16"/>
        </w:rPr>
        <w:t>underg</w:t>
      </w:r>
      <w:proofErr w:type="spellEnd"/>
      <w:r w:rsidRPr="008D2D78">
        <w:rPr>
          <w:color w:val="auto"/>
          <w:sz w:val="16"/>
          <w:szCs w:val="16"/>
        </w:rPr>
        <w:t xml:space="preserve"> one thorough testing prior to being accepted for this service.</w:t>
      </w:r>
    </w:p>
    <w:p w14:paraId="09A4F68C" w14:textId="77777777" w:rsidR="008518CF" w:rsidRPr="008D2D78" w:rsidRDefault="008518CF" w:rsidP="008D2D78">
      <w:pPr>
        <w:spacing w:before="0" w:line="240" w:lineRule="auto"/>
        <w:ind w:left="1170" w:hanging="540"/>
        <w:rPr>
          <w:color w:val="auto"/>
          <w:sz w:val="16"/>
          <w:szCs w:val="16"/>
        </w:rPr>
      </w:pPr>
      <w:r w:rsidRPr="008D2D78">
        <w:rPr>
          <w:color w:val="auto"/>
          <w:sz w:val="16"/>
          <w:szCs w:val="16"/>
        </w:rPr>
        <w:t xml:space="preserve">Note 3: Contrasting colors must be used for 1st and 2nd coats. The finish colors shall be selected as per Table 1 - Finish Coat </w:t>
      </w:r>
      <w:proofErr w:type="spellStart"/>
      <w:r w:rsidRPr="008D2D78">
        <w:rPr>
          <w:color w:val="auto"/>
          <w:sz w:val="16"/>
          <w:szCs w:val="16"/>
        </w:rPr>
        <w:t>Colour</w:t>
      </w:r>
      <w:proofErr w:type="spellEnd"/>
      <w:r w:rsidRPr="008D2D78">
        <w:rPr>
          <w:color w:val="auto"/>
          <w:sz w:val="16"/>
          <w:szCs w:val="16"/>
        </w:rPr>
        <w:t xml:space="preserve"> </w:t>
      </w:r>
      <w:proofErr w:type="gramStart"/>
      <w:r w:rsidRPr="008D2D78">
        <w:rPr>
          <w:color w:val="auto"/>
          <w:sz w:val="16"/>
          <w:szCs w:val="16"/>
        </w:rPr>
        <w:t>Schedule  Deviation</w:t>
      </w:r>
      <w:proofErr w:type="gramEnd"/>
      <w:r w:rsidRPr="008D2D78">
        <w:rPr>
          <w:color w:val="auto"/>
          <w:sz w:val="16"/>
          <w:szCs w:val="16"/>
        </w:rPr>
        <w:t xml:space="preserve"> may be accepted if the coating is manufactured in one color. </w:t>
      </w:r>
    </w:p>
    <w:p w14:paraId="162118C1" w14:textId="77777777" w:rsidR="00A25F9E" w:rsidRDefault="00A25F9E" w:rsidP="00A25F9E">
      <w:pPr>
        <w:tabs>
          <w:tab w:val="left" w:pos="3225"/>
        </w:tabs>
        <w:rPr>
          <w:sz w:val="20"/>
          <w:szCs w:val="20"/>
        </w:rPr>
      </w:pPr>
    </w:p>
    <w:p w14:paraId="0EBF5AE4" w14:textId="7EEB9A93" w:rsidR="00CE1E1E" w:rsidRDefault="00CE1E1E">
      <w:pPr>
        <w:autoSpaceDE/>
        <w:autoSpaceDN/>
        <w:adjustRightInd/>
        <w:spacing w:before="0" w:line="240" w:lineRule="auto"/>
        <w:ind w:left="0"/>
        <w:rPr>
          <w:sz w:val="20"/>
          <w:szCs w:val="20"/>
        </w:rPr>
      </w:pPr>
      <w:r>
        <w:rPr>
          <w:sz w:val="20"/>
          <w:szCs w:val="20"/>
        </w:rPr>
        <w:br w:type="page"/>
      </w:r>
    </w:p>
    <w:tbl>
      <w:tblPr>
        <w:tblW w:w="9639"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440"/>
        <w:gridCol w:w="540"/>
        <w:gridCol w:w="2430"/>
        <w:gridCol w:w="360"/>
        <w:gridCol w:w="1080"/>
        <w:gridCol w:w="900"/>
        <w:gridCol w:w="990"/>
        <w:gridCol w:w="270"/>
        <w:gridCol w:w="1629"/>
      </w:tblGrid>
      <w:tr w:rsidR="00A25F9E" w14:paraId="160B11B3" w14:textId="77777777" w:rsidTr="00A25F9E">
        <w:trPr>
          <w:trHeight w:val="360"/>
        </w:trPr>
        <w:tc>
          <w:tcPr>
            <w:tcW w:w="9639" w:type="dxa"/>
            <w:gridSpan w:val="9"/>
            <w:tcBorders>
              <w:top w:val="single" w:sz="4" w:space="0" w:color="auto"/>
              <w:left w:val="nil"/>
              <w:right w:val="nil"/>
            </w:tcBorders>
            <w:shd w:val="clear" w:color="auto" w:fill="FFFFFF"/>
            <w:vAlign w:val="center"/>
          </w:tcPr>
          <w:p w14:paraId="6B22184C" w14:textId="77777777" w:rsidR="00A25F9E" w:rsidRDefault="00A25F9E" w:rsidP="00A25F9E">
            <w:pPr>
              <w:ind w:right="-72"/>
              <w:jc w:val="right"/>
            </w:pPr>
            <w:r w:rsidRPr="002E04FA">
              <w:rPr>
                <w:b/>
                <w:i/>
                <w:color w:val="auto"/>
              </w:rPr>
              <w:lastRenderedPageBreak/>
              <w:t>High-Temperature/High-Pressure Lining Systems</w:t>
            </w:r>
          </w:p>
        </w:tc>
      </w:tr>
      <w:tr w:rsidR="00A25F9E" w14:paraId="6150FB4A" w14:textId="77777777" w:rsidTr="00A25F9E">
        <w:trPr>
          <w:trHeight w:val="360"/>
        </w:trPr>
        <w:tc>
          <w:tcPr>
            <w:tcW w:w="7740" w:type="dxa"/>
            <w:gridSpan w:val="7"/>
            <w:vAlign w:val="center"/>
          </w:tcPr>
          <w:p w14:paraId="41B2BDB2" w14:textId="679D926C" w:rsidR="00A25F9E" w:rsidRDefault="00A25F9E" w:rsidP="00A25F9E">
            <w:pPr>
              <w:autoSpaceDE/>
              <w:autoSpaceDN/>
              <w:adjustRightInd/>
              <w:spacing w:before="0" w:line="240" w:lineRule="auto"/>
              <w:ind w:left="0"/>
            </w:pPr>
            <w:r w:rsidRPr="002E04FA">
              <w:rPr>
                <w:b/>
                <w:sz w:val="20"/>
                <w:szCs w:val="20"/>
              </w:rPr>
              <w:t>Crude Oil (Sweet or Sour) High Temperature/High Pressure Service Linings*</w:t>
            </w:r>
            <w:r w:rsidRPr="002E04FA">
              <w:rPr>
                <w:b/>
                <w:sz w:val="20"/>
                <w:szCs w:val="20"/>
              </w:rPr>
              <w:br/>
              <w:t>Resistant to Temperatures to</w:t>
            </w:r>
            <w:ins w:id="1417" w:author="Issayevskiy, Konstantin [STAMGazStroy LLP]" w:date="2025-12-17T14:03:00Z" w16du:dateUtc="2025-12-17T09:03:00Z">
              <w:r w:rsidR="009E05CF">
                <w:rPr>
                  <w:b/>
                  <w:sz w:val="20"/>
                  <w:szCs w:val="20"/>
                </w:rPr>
                <w:t xml:space="preserve"> </w:t>
              </w:r>
              <w:r w:rsidR="009E05CF" w:rsidRPr="002E04FA">
                <w:rPr>
                  <w:b/>
                  <w:sz w:val="20"/>
                  <w:szCs w:val="20"/>
                </w:rPr>
                <w:t>82°C</w:t>
              </w:r>
              <w:r w:rsidR="009E05CF">
                <w:rPr>
                  <w:b/>
                  <w:sz w:val="20"/>
                  <w:szCs w:val="20"/>
                </w:rPr>
                <w:t xml:space="preserve"> </w:t>
              </w:r>
            </w:ins>
            <w:del w:id="1418" w:author="Issayevskiy, Konstantin [STAMGazStroy LLP]" w:date="2025-12-17T14:03:00Z" w16du:dateUtc="2025-12-17T09:03:00Z">
              <w:r w:rsidRPr="002E04FA" w:rsidDel="009E05CF">
                <w:rPr>
                  <w:b/>
                  <w:sz w:val="20"/>
                  <w:szCs w:val="20"/>
                </w:rPr>
                <w:delText xml:space="preserve"> 180°F </w:delText>
              </w:r>
            </w:del>
            <w:r w:rsidRPr="002E04FA">
              <w:rPr>
                <w:b/>
                <w:sz w:val="20"/>
                <w:szCs w:val="20"/>
              </w:rPr>
              <w:t>(</w:t>
            </w:r>
            <w:ins w:id="1419" w:author="Issayevskiy, Konstantin [STAMGazStroy LLP]" w:date="2025-12-17T14:03:00Z" w16du:dateUtc="2025-12-17T09:03:00Z">
              <w:r w:rsidR="009E05CF" w:rsidRPr="002E04FA">
                <w:rPr>
                  <w:b/>
                  <w:sz w:val="20"/>
                  <w:szCs w:val="20"/>
                </w:rPr>
                <w:t>180°F</w:t>
              </w:r>
            </w:ins>
            <w:del w:id="1420" w:author="Issayevskiy, Konstantin [STAMGazStroy LLP]" w:date="2025-12-17T14:03:00Z" w16du:dateUtc="2025-12-17T09:03:00Z">
              <w:r w:rsidRPr="002E04FA" w:rsidDel="009E05CF">
                <w:rPr>
                  <w:b/>
                  <w:sz w:val="20"/>
                  <w:szCs w:val="20"/>
                </w:rPr>
                <w:delText>82°C</w:delText>
              </w:r>
            </w:del>
            <w:r w:rsidRPr="002E04FA">
              <w:rPr>
                <w:b/>
                <w:sz w:val="20"/>
                <w:szCs w:val="20"/>
              </w:rPr>
              <w:t>), Pressures of 69 bar</w:t>
            </w:r>
            <w:r w:rsidR="009D15DA">
              <w:rPr>
                <w:b/>
                <w:sz w:val="20"/>
                <w:szCs w:val="20"/>
              </w:rPr>
              <w:t xml:space="preserve"> </w:t>
            </w:r>
            <w:r>
              <w:rPr>
                <w:color w:val="auto"/>
                <w:lang w:val="en-GB"/>
              </w:rPr>
              <w:t>(</w:t>
            </w:r>
            <w:r w:rsidRPr="002E04FA">
              <w:rPr>
                <w:b/>
                <w:sz w:val="20"/>
                <w:szCs w:val="20"/>
              </w:rPr>
              <w:t>1000 PSI</w:t>
            </w:r>
            <w:r>
              <w:rPr>
                <w:b/>
                <w:sz w:val="20"/>
                <w:szCs w:val="20"/>
              </w:rPr>
              <w:t>)</w:t>
            </w:r>
          </w:p>
        </w:tc>
        <w:tc>
          <w:tcPr>
            <w:tcW w:w="1899" w:type="dxa"/>
            <w:gridSpan w:val="2"/>
            <w:shd w:val="clear" w:color="auto" w:fill="000000" w:themeFill="text1"/>
            <w:vAlign w:val="center"/>
          </w:tcPr>
          <w:p w14:paraId="01241BF3" w14:textId="77777777" w:rsidR="00A25F9E" w:rsidRDefault="00A25F9E" w:rsidP="00A25F9E">
            <w:pPr>
              <w:autoSpaceDE/>
              <w:autoSpaceDN/>
              <w:adjustRightInd/>
              <w:spacing w:before="0" w:line="240" w:lineRule="auto"/>
              <w:ind w:left="0"/>
              <w:jc w:val="center"/>
            </w:pPr>
            <w:r w:rsidRPr="002E04FA">
              <w:rPr>
                <w:b/>
                <w:color w:val="FFFFFF"/>
                <w:sz w:val="36"/>
                <w:szCs w:val="40"/>
              </w:rPr>
              <w:t>11.6.2</w:t>
            </w:r>
          </w:p>
        </w:tc>
      </w:tr>
      <w:tr w:rsidR="00A25F9E" w14:paraId="2570626D" w14:textId="77777777" w:rsidTr="00A25F9E">
        <w:trPr>
          <w:trHeight w:val="288"/>
        </w:trPr>
        <w:tc>
          <w:tcPr>
            <w:tcW w:w="1440" w:type="dxa"/>
            <w:tcBorders>
              <w:top w:val="nil"/>
              <w:left w:val="nil"/>
              <w:bottom w:val="nil"/>
              <w:right w:val="nil"/>
            </w:tcBorders>
          </w:tcPr>
          <w:p w14:paraId="7AC520B2" w14:textId="77777777" w:rsidR="00A25F9E" w:rsidRDefault="00A25F9E" w:rsidP="00A25F9E">
            <w:pPr>
              <w:pStyle w:val="CES5191Arial8bold"/>
            </w:pPr>
            <w:r>
              <w:t>Surface Prep:</w:t>
            </w:r>
          </w:p>
        </w:tc>
        <w:tc>
          <w:tcPr>
            <w:tcW w:w="2970" w:type="dxa"/>
            <w:gridSpan w:val="2"/>
            <w:tcBorders>
              <w:top w:val="nil"/>
              <w:left w:val="nil"/>
              <w:bottom w:val="nil"/>
              <w:right w:val="nil"/>
            </w:tcBorders>
          </w:tcPr>
          <w:p w14:paraId="11EEFF5B" w14:textId="77777777" w:rsidR="003F52AA" w:rsidRPr="003F52AA" w:rsidRDefault="003F52AA" w:rsidP="000267B8">
            <w:pPr>
              <w:autoSpaceDE/>
              <w:autoSpaceDN/>
              <w:adjustRightInd/>
              <w:spacing w:before="0" w:line="240" w:lineRule="auto"/>
              <w:ind w:left="-72"/>
              <w:rPr>
                <w:sz w:val="16"/>
                <w:szCs w:val="16"/>
              </w:rPr>
            </w:pPr>
            <w:r w:rsidRPr="003F52AA">
              <w:rPr>
                <w:sz w:val="16"/>
                <w:szCs w:val="16"/>
              </w:rPr>
              <w:t>SSPC-SP1/SP5(NACENo.</w:t>
            </w:r>
            <w:proofErr w:type="gramStart"/>
            <w:r w:rsidRPr="003F52AA">
              <w:rPr>
                <w:sz w:val="16"/>
                <w:szCs w:val="16"/>
              </w:rPr>
              <w:t>1)(</w:t>
            </w:r>
            <w:proofErr w:type="gramEnd"/>
            <w:r w:rsidRPr="003F52AA">
              <w:rPr>
                <w:sz w:val="16"/>
                <w:szCs w:val="16"/>
              </w:rPr>
              <w:t>SA3)</w:t>
            </w:r>
          </w:p>
          <w:p w14:paraId="778437A9" w14:textId="18C6F318" w:rsidR="00A25F9E" w:rsidRPr="007A0FAD" w:rsidRDefault="003F52AA" w:rsidP="003F52AA">
            <w:pPr>
              <w:autoSpaceDE/>
              <w:autoSpaceDN/>
              <w:adjustRightInd/>
              <w:spacing w:before="0" w:line="240" w:lineRule="auto"/>
              <w:ind w:left="-72" w:right="747"/>
            </w:pPr>
            <w:r w:rsidRPr="003F52AA">
              <w:rPr>
                <w:sz w:val="16"/>
                <w:szCs w:val="16"/>
              </w:rPr>
              <w:t>White metal blast cleanliness.</w:t>
            </w:r>
          </w:p>
        </w:tc>
        <w:tc>
          <w:tcPr>
            <w:tcW w:w="1440" w:type="dxa"/>
            <w:gridSpan w:val="2"/>
            <w:tcBorders>
              <w:top w:val="nil"/>
              <w:left w:val="nil"/>
              <w:bottom w:val="nil"/>
              <w:right w:val="nil"/>
            </w:tcBorders>
          </w:tcPr>
          <w:p w14:paraId="265836EC" w14:textId="77777777" w:rsidR="00A25F9E" w:rsidRDefault="00A25F9E" w:rsidP="00A25F9E">
            <w:pPr>
              <w:autoSpaceDE/>
              <w:autoSpaceDN/>
              <w:adjustRightInd/>
              <w:spacing w:before="0" w:line="240" w:lineRule="auto"/>
              <w:ind w:left="0" w:right="-72"/>
              <w:jc w:val="right"/>
            </w:pPr>
            <w:r w:rsidRPr="002E04FA">
              <w:rPr>
                <w:b/>
                <w:sz w:val="16"/>
                <w:szCs w:val="16"/>
              </w:rPr>
              <w:t>Touch Up:</w:t>
            </w:r>
          </w:p>
        </w:tc>
        <w:tc>
          <w:tcPr>
            <w:tcW w:w="3789" w:type="dxa"/>
            <w:gridSpan w:val="4"/>
            <w:vMerge w:val="restart"/>
            <w:tcBorders>
              <w:top w:val="nil"/>
              <w:left w:val="nil"/>
              <w:bottom w:val="nil"/>
              <w:right w:val="nil"/>
            </w:tcBorders>
          </w:tcPr>
          <w:p w14:paraId="213FBE33" w14:textId="77777777" w:rsidR="00A25F9E" w:rsidRDefault="00A25F9E" w:rsidP="00A25F9E">
            <w:pPr>
              <w:autoSpaceDE/>
              <w:autoSpaceDN/>
              <w:adjustRightInd/>
              <w:spacing w:before="0" w:line="240" w:lineRule="auto"/>
              <w:ind w:left="-72"/>
            </w:pPr>
            <w:r w:rsidRPr="002E04FA">
              <w:rPr>
                <w:color w:val="auto"/>
                <w:sz w:val="16"/>
                <w:szCs w:val="16"/>
              </w:rPr>
              <w:t>Use the same materials.</w:t>
            </w:r>
          </w:p>
        </w:tc>
      </w:tr>
      <w:tr w:rsidR="00A25F9E" w14:paraId="60AB2369" w14:textId="77777777" w:rsidTr="00A25F9E">
        <w:trPr>
          <w:trHeight w:val="387"/>
        </w:trPr>
        <w:tc>
          <w:tcPr>
            <w:tcW w:w="1440" w:type="dxa"/>
            <w:tcBorders>
              <w:top w:val="nil"/>
              <w:left w:val="nil"/>
              <w:bottom w:val="nil"/>
              <w:right w:val="nil"/>
            </w:tcBorders>
            <w:vAlign w:val="center"/>
          </w:tcPr>
          <w:p w14:paraId="637CB667" w14:textId="77777777" w:rsidR="00A25F9E" w:rsidRDefault="00A25F9E" w:rsidP="00A25F9E">
            <w:pPr>
              <w:pStyle w:val="CES5191Arial8bold"/>
              <w:spacing w:line="240" w:lineRule="auto"/>
            </w:pPr>
            <w:r>
              <w:t>Anchor Pattern:</w:t>
            </w:r>
          </w:p>
        </w:tc>
        <w:tc>
          <w:tcPr>
            <w:tcW w:w="3330" w:type="dxa"/>
            <w:gridSpan w:val="3"/>
            <w:tcBorders>
              <w:top w:val="nil"/>
              <w:left w:val="nil"/>
              <w:bottom w:val="nil"/>
              <w:right w:val="nil"/>
            </w:tcBorders>
            <w:vAlign w:val="center"/>
          </w:tcPr>
          <w:p w14:paraId="426E8035" w14:textId="77777777" w:rsidR="00A25F9E" w:rsidRPr="007A0FAD" w:rsidRDefault="00A25F9E" w:rsidP="00A25F9E">
            <w:pPr>
              <w:autoSpaceDE/>
              <w:autoSpaceDN/>
              <w:adjustRightInd/>
              <w:spacing w:before="0" w:line="240" w:lineRule="auto"/>
              <w:ind w:left="-72" w:right="747"/>
            </w:pPr>
            <w:r w:rsidRPr="002E04FA">
              <w:rPr>
                <w:sz w:val="16"/>
                <w:szCs w:val="16"/>
              </w:rPr>
              <w:t>Per manufacturer’s product data sheet</w:t>
            </w:r>
          </w:p>
        </w:tc>
        <w:tc>
          <w:tcPr>
            <w:tcW w:w="1080" w:type="dxa"/>
            <w:tcBorders>
              <w:top w:val="nil"/>
              <w:left w:val="nil"/>
              <w:bottom w:val="nil"/>
              <w:right w:val="nil"/>
            </w:tcBorders>
            <w:vAlign w:val="center"/>
          </w:tcPr>
          <w:p w14:paraId="24395596" w14:textId="77777777" w:rsidR="00A25F9E" w:rsidRDefault="00A25F9E" w:rsidP="00A25F9E">
            <w:pPr>
              <w:rPr>
                <w:rFonts w:ascii="Arial" w:hAnsi="Arial" w:cs="Arial"/>
                <w:b/>
                <w:sz w:val="16"/>
                <w:szCs w:val="16"/>
              </w:rPr>
            </w:pPr>
          </w:p>
        </w:tc>
        <w:tc>
          <w:tcPr>
            <w:tcW w:w="3789" w:type="dxa"/>
            <w:gridSpan w:val="4"/>
            <w:vMerge/>
            <w:tcBorders>
              <w:top w:val="nil"/>
              <w:left w:val="nil"/>
              <w:bottom w:val="nil"/>
              <w:right w:val="nil"/>
            </w:tcBorders>
            <w:vAlign w:val="center"/>
          </w:tcPr>
          <w:p w14:paraId="46951749" w14:textId="77777777" w:rsidR="00A25F9E" w:rsidRDefault="00A25F9E" w:rsidP="00A25F9E">
            <w:pPr>
              <w:rPr>
                <w:rFonts w:ascii="Arial" w:hAnsi="Arial" w:cs="Arial"/>
              </w:rPr>
            </w:pPr>
          </w:p>
        </w:tc>
      </w:tr>
      <w:tr w:rsidR="00A25F9E" w14:paraId="71624F9B" w14:textId="77777777" w:rsidTr="00A25F9E">
        <w:trPr>
          <w:trHeight w:val="288"/>
        </w:trPr>
        <w:tc>
          <w:tcPr>
            <w:tcW w:w="1440" w:type="dxa"/>
            <w:tcBorders>
              <w:top w:val="nil"/>
              <w:left w:val="nil"/>
              <w:bottom w:val="nil"/>
              <w:right w:val="nil"/>
            </w:tcBorders>
          </w:tcPr>
          <w:p w14:paraId="207A4F75" w14:textId="77777777" w:rsidR="00A25F9E" w:rsidRDefault="00A25F9E" w:rsidP="00A25F9E">
            <w:pPr>
              <w:pStyle w:val="CES5191Arial8bold"/>
              <w:spacing w:line="240" w:lineRule="auto"/>
            </w:pPr>
            <w:r>
              <w:t>Total DFT:</w:t>
            </w:r>
          </w:p>
        </w:tc>
        <w:tc>
          <w:tcPr>
            <w:tcW w:w="3330" w:type="dxa"/>
            <w:gridSpan w:val="3"/>
            <w:tcBorders>
              <w:top w:val="nil"/>
              <w:left w:val="nil"/>
              <w:bottom w:val="nil"/>
              <w:right w:val="nil"/>
            </w:tcBorders>
          </w:tcPr>
          <w:p w14:paraId="0F470CF4" w14:textId="5CB38FA4" w:rsidR="00A25F9E" w:rsidRPr="007A0FAD" w:rsidRDefault="00A25F9E" w:rsidP="00A25F9E">
            <w:pPr>
              <w:autoSpaceDE/>
              <w:autoSpaceDN/>
              <w:adjustRightInd/>
              <w:spacing w:before="0" w:line="240" w:lineRule="auto"/>
              <w:ind w:left="-72" w:right="747"/>
            </w:pPr>
            <w:del w:id="1421" w:author="Kurmanov, Aidyn [STAMGazStroy LLP]" w:date="2025-12-17T14:31:00Z" w16du:dateUtc="2025-12-17T09:31:00Z">
              <w:r w:rsidRPr="002E04FA">
                <w:rPr>
                  <w:sz w:val="16"/>
                  <w:szCs w:val="16"/>
                </w:rPr>
                <w:delText>(</w:delText>
              </w:r>
            </w:del>
            <w:del w:id="1422" w:author="Kurmanov, Aidyn [STAMGazStroy LLP]" w:date="2025-12-17T14:32:00Z" w16du:dateUtc="2025-12-17T09:32:00Z">
              <w:r w:rsidRPr="002E04FA">
                <w:rPr>
                  <w:sz w:val="16"/>
                  <w:szCs w:val="16"/>
                </w:rPr>
                <w:delText xml:space="preserve">Per </w:delText>
              </w:r>
            </w:del>
            <w:ins w:id="1423" w:author="Kurmanov, Aidyn [STAMGazStroy LLP]" w:date="2025-12-17T14:32:00Z" w16du:dateUtc="2025-12-17T09:32:00Z">
              <w:r w:rsidR="00CE0D42">
                <w:rPr>
                  <w:sz w:val="16"/>
                  <w:szCs w:val="16"/>
                </w:rPr>
                <w:t>See</w:t>
              </w:r>
              <w:r w:rsidR="00CE0D42" w:rsidRPr="002E04FA">
                <w:rPr>
                  <w:sz w:val="16"/>
                  <w:szCs w:val="16"/>
                </w:rPr>
                <w:t xml:space="preserve"> </w:t>
              </w:r>
            </w:ins>
            <w:r w:rsidRPr="002E04FA">
              <w:rPr>
                <w:sz w:val="16"/>
                <w:szCs w:val="16"/>
              </w:rPr>
              <w:t xml:space="preserve">manufacturer’s </w:t>
            </w:r>
            <w:ins w:id="1424" w:author="Kurmanov, Aidyn [STAMGazStroy LLP]" w:date="2025-12-17T14:31:00Z" w16du:dateUtc="2025-12-17T09:31:00Z">
              <w:r w:rsidR="00912B2A" w:rsidRPr="00D02000">
                <w:rPr>
                  <w:color w:val="auto"/>
                  <w:sz w:val="16"/>
                  <w:szCs w:val="16"/>
                </w:rPr>
                <w:t>product</w:t>
              </w:r>
              <w:r w:rsidR="00912B2A" w:rsidRPr="002E04FA">
                <w:rPr>
                  <w:sz w:val="16"/>
                  <w:szCs w:val="16"/>
                </w:rPr>
                <w:t xml:space="preserve"> </w:t>
              </w:r>
            </w:ins>
            <w:r w:rsidRPr="002E04FA">
              <w:rPr>
                <w:sz w:val="16"/>
                <w:szCs w:val="16"/>
              </w:rPr>
              <w:t xml:space="preserve">data sheets </w:t>
            </w:r>
            <w:del w:id="1425" w:author="Kurmanov, Aidyn [STAMGazStroy LLP]" w:date="2025-12-17T14:31:00Z" w16du:dateUtc="2025-12-17T09:31:00Z">
              <w:r w:rsidRPr="002E04FA">
                <w:rPr>
                  <w:sz w:val="16"/>
                  <w:szCs w:val="16"/>
                </w:rPr>
                <w:delText>for number of coats and</w:delText>
              </w:r>
              <w:r w:rsidRPr="002E04FA">
                <w:rPr>
                  <w:sz w:val="16"/>
                  <w:szCs w:val="16"/>
                </w:rPr>
                <w:br/>
                <w:delText>min/max thickness per coat.)</w:delText>
              </w:r>
            </w:del>
          </w:p>
        </w:tc>
        <w:tc>
          <w:tcPr>
            <w:tcW w:w="1080" w:type="dxa"/>
            <w:tcBorders>
              <w:top w:val="nil"/>
              <w:left w:val="nil"/>
              <w:bottom w:val="nil"/>
              <w:right w:val="nil"/>
            </w:tcBorders>
          </w:tcPr>
          <w:p w14:paraId="33C8B120" w14:textId="77777777" w:rsidR="00A25F9E" w:rsidRDefault="00A25F9E" w:rsidP="00A25F9E">
            <w:pPr>
              <w:jc w:val="right"/>
              <w:rPr>
                <w:rFonts w:ascii="Arial" w:hAnsi="Arial" w:cs="Arial"/>
                <w:b/>
                <w:sz w:val="16"/>
                <w:szCs w:val="16"/>
              </w:rPr>
            </w:pPr>
          </w:p>
        </w:tc>
        <w:tc>
          <w:tcPr>
            <w:tcW w:w="3789" w:type="dxa"/>
            <w:gridSpan w:val="4"/>
            <w:vMerge/>
            <w:tcBorders>
              <w:top w:val="nil"/>
              <w:left w:val="nil"/>
              <w:bottom w:val="nil"/>
              <w:right w:val="nil"/>
            </w:tcBorders>
            <w:vAlign w:val="center"/>
          </w:tcPr>
          <w:p w14:paraId="353FF337" w14:textId="77777777" w:rsidR="00A25F9E" w:rsidRDefault="00A25F9E" w:rsidP="00A25F9E">
            <w:pPr>
              <w:rPr>
                <w:rFonts w:ascii="Arial" w:hAnsi="Arial" w:cs="Arial"/>
              </w:rPr>
            </w:pPr>
          </w:p>
        </w:tc>
      </w:tr>
      <w:tr w:rsidR="00A25F9E" w14:paraId="33BF62C5" w14:textId="77777777" w:rsidTr="00A25F9E">
        <w:trPr>
          <w:trHeight w:val="360"/>
        </w:trPr>
        <w:tc>
          <w:tcPr>
            <w:tcW w:w="1980" w:type="dxa"/>
            <w:gridSpan w:val="2"/>
            <w:tcBorders>
              <w:bottom w:val="single" w:sz="4" w:space="0" w:color="auto"/>
            </w:tcBorders>
            <w:shd w:val="clear" w:color="auto" w:fill="000000" w:themeFill="text1"/>
            <w:vAlign w:val="center"/>
          </w:tcPr>
          <w:p w14:paraId="6394EA36"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Coat, Generic Classification, DFT</w:t>
            </w:r>
          </w:p>
        </w:tc>
        <w:tc>
          <w:tcPr>
            <w:tcW w:w="2430" w:type="dxa"/>
            <w:tcBorders>
              <w:bottom w:val="single" w:sz="4" w:space="0" w:color="auto"/>
            </w:tcBorders>
            <w:shd w:val="clear" w:color="auto" w:fill="000000" w:themeFill="text1"/>
            <w:vAlign w:val="center"/>
          </w:tcPr>
          <w:p w14:paraId="62EA1206"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Manufacturer</w:t>
            </w:r>
          </w:p>
        </w:tc>
        <w:tc>
          <w:tcPr>
            <w:tcW w:w="2340" w:type="dxa"/>
            <w:gridSpan w:val="3"/>
            <w:tcBorders>
              <w:bottom w:val="single" w:sz="4" w:space="0" w:color="auto"/>
            </w:tcBorders>
            <w:shd w:val="clear" w:color="auto" w:fill="000000" w:themeFill="text1"/>
            <w:vAlign w:val="center"/>
          </w:tcPr>
          <w:p w14:paraId="48C26C69"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Product Designation</w:t>
            </w:r>
          </w:p>
        </w:tc>
        <w:tc>
          <w:tcPr>
            <w:tcW w:w="1260" w:type="dxa"/>
            <w:gridSpan w:val="2"/>
            <w:tcBorders>
              <w:bottom w:val="single" w:sz="4" w:space="0" w:color="auto"/>
            </w:tcBorders>
            <w:shd w:val="clear" w:color="auto" w:fill="000000" w:themeFill="text1"/>
            <w:vAlign w:val="center"/>
          </w:tcPr>
          <w:p w14:paraId="65C5D820"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VOC (G/L)</w:t>
            </w:r>
          </w:p>
        </w:tc>
        <w:tc>
          <w:tcPr>
            <w:tcW w:w="1629" w:type="dxa"/>
            <w:tcBorders>
              <w:bottom w:val="single" w:sz="4" w:space="0" w:color="auto"/>
            </w:tcBorders>
            <w:shd w:val="clear" w:color="auto" w:fill="000000" w:themeFill="text1"/>
            <w:vAlign w:val="center"/>
          </w:tcPr>
          <w:p w14:paraId="7201379C" w14:textId="77777777" w:rsidR="00A25F9E" w:rsidRPr="002E04FA" w:rsidRDefault="00A25F9E" w:rsidP="00A25F9E">
            <w:pPr>
              <w:autoSpaceDE/>
              <w:autoSpaceDN/>
              <w:adjustRightInd/>
              <w:spacing w:before="0" w:line="240" w:lineRule="auto"/>
              <w:ind w:left="0"/>
              <w:rPr>
                <w:sz w:val="16"/>
                <w:szCs w:val="16"/>
              </w:rPr>
            </w:pPr>
            <w:r w:rsidRPr="002E04FA">
              <w:rPr>
                <w:b/>
                <w:color w:val="FFFFFF" w:themeColor="background1"/>
                <w:sz w:val="16"/>
                <w:szCs w:val="16"/>
              </w:rPr>
              <w:t>By Max</w:t>
            </w:r>
            <w:r w:rsidRPr="002E04FA">
              <w:rPr>
                <w:b/>
                <w:color w:val="FFFFFF" w:themeColor="background1"/>
                <w:sz w:val="16"/>
                <w:szCs w:val="16"/>
              </w:rPr>
              <w:br/>
              <w:t>Svc Temp</w:t>
            </w:r>
          </w:p>
        </w:tc>
      </w:tr>
      <w:tr w:rsidR="00A25F9E" w14:paraId="30044386" w14:textId="77777777" w:rsidTr="00A25F9E">
        <w:trPr>
          <w:trHeight w:val="288"/>
        </w:trPr>
        <w:tc>
          <w:tcPr>
            <w:tcW w:w="1980" w:type="dxa"/>
            <w:gridSpan w:val="2"/>
            <w:tcBorders>
              <w:top w:val="single" w:sz="4" w:space="0" w:color="auto"/>
              <w:left w:val="nil"/>
              <w:bottom w:val="single" w:sz="12" w:space="0" w:color="auto"/>
              <w:right w:val="nil"/>
            </w:tcBorders>
            <w:vAlign w:val="center"/>
          </w:tcPr>
          <w:p w14:paraId="503CE639" w14:textId="77777777" w:rsidR="00A25F9E" w:rsidRDefault="00A25F9E" w:rsidP="00A25F9E">
            <w:pPr>
              <w:pStyle w:val="CES5191Arial8bold"/>
              <w:rPr>
                <w:i/>
                <w:sz w:val="14"/>
                <w:szCs w:val="14"/>
              </w:rPr>
            </w:pPr>
            <w:r>
              <w:t>PRIMER</w:t>
            </w:r>
          </w:p>
        </w:tc>
        <w:tc>
          <w:tcPr>
            <w:tcW w:w="7659" w:type="dxa"/>
            <w:gridSpan w:val="7"/>
            <w:tcBorders>
              <w:top w:val="single" w:sz="4" w:space="0" w:color="auto"/>
              <w:left w:val="nil"/>
              <w:bottom w:val="single" w:sz="12" w:space="0" w:color="auto"/>
              <w:right w:val="nil"/>
            </w:tcBorders>
            <w:vAlign w:val="center"/>
          </w:tcPr>
          <w:p w14:paraId="4B58FD8F" w14:textId="77777777" w:rsidR="00A25F9E" w:rsidRDefault="00A25F9E" w:rsidP="00A25F9E">
            <w:pPr>
              <w:autoSpaceDE/>
              <w:autoSpaceDN/>
              <w:adjustRightInd/>
              <w:spacing w:before="0" w:line="240" w:lineRule="auto"/>
              <w:ind w:left="0"/>
            </w:pPr>
            <w:r w:rsidRPr="002E04FA">
              <w:rPr>
                <w:i/>
                <w:sz w:val="14"/>
                <w:szCs w:val="14"/>
              </w:rPr>
              <w:t>These coatings are normally self-priming; but if a primer is required, use the chosen manufacturer’s recommendation.</w:t>
            </w:r>
          </w:p>
        </w:tc>
      </w:tr>
      <w:tr w:rsidR="00A25F9E" w14:paraId="2221CE2D" w14:textId="77777777" w:rsidTr="00A25F9E">
        <w:trPr>
          <w:trHeight w:val="288"/>
        </w:trPr>
        <w:tc>
          <w:tcPr>
            <w:tcW w:w="1980" w:type="dxa"/>
            <w:gridSpan w:val="2"/>
            <w:tcBorders>
              <w:top w:val="single" w:sz="12" w:space="0" w:color="auto"/>
              <w:left w:val="nil"/>
              <w:bottom w:val="nil"/>
              <w:right w:val="nil"/>
            </w:tcBorders>
            <w:vAlign w:val="center"/>
          </w:tcPr>
          <w:p w14:paraId="2E9F26B9" w14:textId="77777777" w:rsidR="00A25F9E" w:rsidRPr="007A0FAD" w:rsidRDefault="00A25F9E" w:rsidP="00A25F9E">
            <w:pPr>
              <w:autoSpaceDE/>
              <w:autoSpaceDN/>
              <w:adjustRightInd/>
              <w:spacing w:before="0" w:line="240" w:lineRule="auto"/>
              <w:ind w:left="0"/>
            </w:pPr>
            <w:r w:rsidRPr="002E04FA">
              <w:rPr>
                <w:b/>
                <w:sz w:val="16"/>
                <w:szCs w:val="16"/>
              </w:rPr>
              <w:t>FIRST COAT</w:t>
            </w:r>
          </w:p>
        </w:tc>
        <w:tc>
          <w:tcPr>
            <w:tcW w:w="2430" w:type="dxa"/>
            <w:tcBorders>
              <w:top w:val="single" w:sz="12" w:space="0" w:color="auto"/>
              <w:left w:val="nil"/>
              <w:bottom w:val="nil"/>
              <w:right w:val="nil"/>
            </w:tcBorders>
            <w:vAlign w:val="center"/>
          </w:tcPr>
          <w:p w14:paraId="2A9D6625" w14:textId="77777777" w:rsidR="00A25F9E" w:rsidRPr="007A0FAD" w:rsidRDefault="00A25F9E" w:rsidP="00A25F9E">
            <w:pPr>
              <w:autoSpaceDE/>
              <w:autoSpaceDN/>
              <w:adjustRightInd/>
              <w:spacing w:before="0" w:line="240" w:lineRule="auto"/>
              <w:ind w:left="142"/>
            </w:pPr>
            <w:r w:rsidRPr="002E04FA">
              <w:rPr>
                <w:sz w:val="16"/>
                <w:szCs w:val="16"/>
              </w:rPr>
              <w:t>Belzona</w:t>
            </w:r>
          </w:p>
        </w:tc>
        <w:tc>
          <w:tcPr>
            <w:tcW w:w="2340" w:type="dxa"/>
            <w:gridSpan w:val="3"/>
            <w:tcBorders>
              <w:top w:val="single" w:sz="12" w:space="0" w:color="auto"/>
              <w:left w:val="nil"/>
              <w:bottom w:val="nil"/>
              <w:right w:val="nil"/>
            </w:tcBorders>
            <w:vAlign w:val="center"/>
          </w:tcPr>
          <w:p w14:paraId="7364523C" w14:textId="77777777" w:rsidR="00A25F9E" w:rsidRPr="00EB512F" w:rsidRDefault="00A25F9E" w:rsidP="00A25F9E">
            <w:pPr>
              <w:autoSpaceDE/>
              <w:autoSpaceDN/>
              <w:adjustRightInd/>
              <w:spacing w:before="0" w:line="240" w:lineRule="auto"/>
              <w:ind w:left="142"/>
            </w:pPr>
            <w:r w:rsidRPr="00EB512F">
              <w:rPr>
                <w:sz w:val="16"/>
                <w:szCs w:val="16"/>
              </w:rPr>
              <w:t>1391S (Spray)</w:t>
            </w:r>
          </w:p>
          <w:p w14:paraId="6AB3BBDC" w14:textId="64E3B84B" w:rsidR="00A25F9E" w:rsidRPr="00EB512F" w:rsidRDefault="00A25F9E" w:rsidP="00A25F9E">
            <w:pPr>
              <w:autoSpaceDE/>
              <w:autoSpaceDN/>
              <w:adjustRightInd/>
              <w:spacing w:before="0" w:line="240" w:lineRule="auto"/>
              <w:ind w:left="142"/>
            </w:pPr>
            <w:r w:rsidRPr="00EB512F">
              <w:rPr>
                <w:sz w:val="16"/>
                <w:szCs w:val="16"/>
              </w:rPr>
              <w:t>1523</w:t>
            </w:r>
            <w:r w:rsidR="00327EFD" w:rsidRPr="00EB512F">
              <w:rPr>
                <w:sz w:val="16"/>
                <w:szCs w:val="16"/>
              </w:rPr>
              <w:t xml:space="preserve"> (Spray)</w:t>
            </w:r>
          </w:p>
          <w:p w14:paraId="0C3ACEB3" w14:textId="62E70BB5" w:rsidR="00A25F9E" w:rsidRPr="00EB512F" w:rsidRDefault="00A25F9E" w:rsidP="00A25F9E">
            <w:pPr>
              <w:autoSpaceDE/>
              <w:autoSpaceDN/>
              <w:adjustRightInd/>
              <w:spacing w:before="0" w:line="240" w:lineRule="auto"/>
              <w:ind w:left="142"/>
            </w:pPr>
            <w:r w:rsidRPr="00EB512F">
              <w:rPr>
                <w:sz w:val="16"/>
                <w:szCs w:val="16"/>
              </w:rPr>
              <w:t>1593</w:t>
            </w:r>
            <w:r w:rsidR="00327EFD" w:rsidRPr="00EB512F">
              <w:rPr>
                <w:sz w:val="16"/>
                <w:szCs w:val="16"/>
              </w:rPr>
              <w:t xml:space="preserve"> (Trowel)</w:t>
            </w:r>
          </w:p>
        </w:tc>
        <w:tc>
          <w:tcPr>
            <w:tcW w:w="1260" w:type="dxa"/>
            <w:gridSpan w:val="2"/>
            <w:tcBorders>
              <w:top w:val="single" w:sz="12" w:space="0" w:color="auto"/>
              <w:left w:val="nil"/>
              <w:bottom w:val="nil"/>
              <w:right w:val="nil"/>
            </w:tcBorders>
            <w:vAlign w:val="center"/>
          </w:tcPr>
          <w:p w14:paraId="47187275" w14:textId="77777777" w:rsidR="00A25F9E" w:rsidRPr="007A0FAD" w:rsidRDefault="00A25F9E" w:rsidP="00D232CD">
            <w:pPr>
              <w:autoSpaceDE/>
              <w:autoSpaceDN/>
              <w:adjustRightInd/>
              <w:spacing w:before="0" w:line="240" w:lineRule="auto"/>
              <w:ind w:left="142"/>
            </w:pPr>
            <w:r w:rsidRPr="002E04FA">
              <w:rPr>
                <w:sz w:val="16"/>
                <w:szCs w:val="16"/>
              </w:rPr>
              <w:t>20</w:t>
            </w:r>
          </w:p>
          <w:p w14:paraId="0FEBCCA5" w14:textId="77777777" w:rsidR="00A25F9E" w:rsidRPr="007A0FAD" w:rsidRDefault="00A25F9E" w:rsidP="00D232CD">
            <w:pPr>
              <w:autoSpaceDE/>
              <w:autoSpaceDN/>
              <w:adjustRightInd/>
              <w:spacing w:before="0" w:line="240" w:lineRule="auto"/>
              <w:ind w:left="142"/>
            </w:pPr>
            <w:r w:rsidRPr="002E04FA">
              <w:rPr>
                <w:sz w:val="16"/>
                <w:szCs w:val="16"/>
              </w:rPr>
              <w:t>9</w:t>
            </w:r>
          </w:p>
          <w:p w14:paraId="64169D1F" w14:textId="77777777" w:rsidR="00A25F9E" w:rsidRPr="007A0FAD" w:rsidRDefault="00A25F9E" w:rsidP="00D232CD">
            <w:pPr>
              <w:autoSpaceDE/>
              <w:autoSpaceDN/>
              <w:adjustRightInd/>
              <w:spacing w:before="0" w:line="240" w:lineRule="auto"/>
              <w:ind w:left="142"/>
            </w:pPr>
            <w:r w:rsidRPr="002E04FA">
              <w:rPr>
                <w:sz w:val="16"/>
                <w:szCs w:val="16"/>
              </w:rPr>
              <w:t>11</w:t>
            </w:r>
          </w:p>
        </w:tc>
        <w:tc>
          <w:tcPr>
            <w:tcW w:w="1629" w:type="dxa"/>
            <w:tcBorders>
              <w:top w:val="single" w:sz="12" w:space="0" w:color="auto"/>
              <w:left w:val="nil"/>
              <w:bottom w:val="nil"/>
              <w:right w:val="nil"/>
            </w:tcBorders>
            <w:vAlign w:val="center"/>
          </w:tcPr>
          <w:p w14:paraId="52969D88" w14:textId="77777777" w:rsidR="00A25F9E" w:rsidRPr="0080497E" w:rsidRDefault="00A25F9E" w:rsidP="00A25F9E">
            <w:pPr>
              <w:autoSpaceDE/>
              <w:autoSpaceDN/>
              <w:adjustRightInd/>
              <w:spacing w:before="0" w:line="240" w:lineRule="auto"/>
              <w:ind w:left="142"/>
              <w:rPr>
                <w:sz w:val="16"/>
                <w:szCs w:val="16"/>
              </w:rPr>
            </w:pPr>
            <w:r w:rsidRPr="0080497E">
              <w:rPr>
                <w:sz w:val="16"/>
                <w:szCs w:val="16"/>
              </w:rPr>
              <w:t>110°C (230°F)</w:t>
            </w:r>
          </w:p>
          <w:p w14:paraId="77263A20" w14:textId="77777777" w:rsidR="00A25F9E" w:rsidRPr="0080497E" w:rsidRDefault="00A25F9E" w:rsidP="00A25F9E">
            <w:pPr>
              <w:autoSpaceDE/>
              <w:autoSpaceDN/>
              <w:adjustRightInd/>
              <w:spacing w:before="0" w:line="240" w:lineRule="auto"/>
              <w:ind w:left="142"/>
              <w:rPr>
                <w:sz w:val="16"/>
                <w:szCs w:val="16"/>
              </w:rPr>
            </w:pPr>
            <w:r w:rsidRPr="0080497E">
              <w:rPr>
                <w:sz w:val="16"/>
                <w:szCs w:val="16"/>
              </w:rPr>
              <w:t>130°C (266°F)</w:t>
            </w:r>
          </w:p>
          <w:p w14:paraId="1090E805" w14:textId="77777777" w:rsidR="00A25F9E" w:rsidRPr="007A0FAD" w:rsidRDefault="00A25F9E" w:rsidP="00A25F9E">
            <w:pPr>
              <w:autoSpaceDE/>
              <w:autoSpaceDN/>
              <w:adjustRightInd/>
              <w:spacing w:before="0" w:line="240" w:lineRule="auto"/>
              <w:ind w:left="142"/>
            </w:pPr>
            <w:r w:rsidRPr="0080497E">
              <w:rPr>
                <w:sz w:val="16"/>
                <w:szCs w:val="16"/>
              </w:rPr>
              <w:t>160°C (320°F)</w:t>
            </w:r>
          </w:p>
        </w:tc>
      </w:tr>
      <w:tr w:rsidR="00A25F9E" w14:paraId="23B2495E" w14:textId="77777777" w:rsidTr="00A25F9E">
        <w:trPr>
          <w:trHeight w:val="288"/>
        </w:trPr>
        <w:tc>
          <w:tcPr>
            <w:tcW w:w="1980" w:type="dxa"/>
            <w:gridSpan w:val="2"/>
            <w:tcBorders>
              <w:top w:val="nil"/>
              <w:left w:val="nil"/>
              <w:bottom w:val="nil"/>
              <w:right w:val="nil"/>
            </w:tcBorders>
            <w:vAlign w:val="center"/>
          </w:tcPr>
          <w:p w14:paraId="05EF5D55" w14:textId="77777777" w:rsidR="00A25F9E" w:rsidRPr="007A0FAD" w:rsidRDefault="00A25F9E" w:rsidP="00A25F9E">
            <w:pPr>
              <w:autoSpaceDE/>
              <w:autoSpaceDN/>
              <w:adjustRightInd/>
              <w:spacing w:before="0" w:line="240" w:lineRule="auto"/>
              <w:ind w:left="0"/>
            </w:pPr>
          </w:p>
        </w:tc>
        <w:tc>
          <w:tcPr>
            <w:tcW w:w="2430" w:type="dxa"/>
            <w:tcBorders>
              <w:top w:val="nil"/>
              <w:left w:val="nil"/>
              <w:bottom w:val="nil"/>
              <w:right w:val="nil"/>
            </w:tcBorders>
            <w:vAlign w:val="center"/>
          </w:tcPr>
          <w:p w14:paraId="4ADC3635" w14:textId="77777777" w:rsidR="00A25F9E" w:rsidRPr="007A0FAD" w:rsidRDefault="00A25F9E" w:rsidP="00A25F9E">
            <w:pPr>
              <w:autoSpaceDE/>
              <w:autoSpaceDN/>
              <w:adjustRightInd/>
              <w:spacing w:before="0" w:line="240" w:lineRule="auto"/>
              <w:ind w:left="142"/>
            </w:pPr>
            <w:r w:rsidRPr="002E04FA">
              <w:rPr>
                <w:sz w:val="16"/>
                <w:szCs w:val="16"/>
              </w:rPr>
              <w:t>Carboline</w:t>
            </w:r>
          </w:p>
        </w:tc>
        <w:tc>
          <w:tcPr>
            <w:tcW w:w="2340" w:type="dxa"/>
            <w:gridSpan w:val="3"/>
            <w:tcBorders>
              <w:top w:val="nil"/>
              <w:left w:val="nil"/>
              <w:bottom w:val="nil"/>
              <w:right w:val="nil"/>
            </w:tcBorders>
            <w:vAlign w:val="center"/>
          </w:tcPr>
          <w:p w14:paraId="7D186F29" w14:textId="77777777" w:rsidR="00A25F9E" w:rsidRPr="00EB512F" w:rsidRDefault="00A25F9E" w:rsidP="00A25F9E">
            <w:pPr>
              <w:autoSpaceDE/>
              <w:autoSpaceDN/>
              <w:adjustRightInd/>
              <w:spacing w:before="0" w:line="240" w:lineRule="auto"/>
              <w:ind w:left="142"/>
            </w:pPr>
            <w:r w:rsidRPr="00EB512F">
              <w:rPr>
                <w:sz w:val="16"/>
                <w:szCs w:val="16"/>
              </w:rPr>
              <w:t>Phenoline 1205</w:t>
            </w:r>
          </w:p>
        </w:tc>
        <w:tc>
          <w:tcPr>
            <w:tcW w:w="1260" w:type="dxa"/>
            <w:gridSpan w:val="2"/>
            <w:tcBorders>
              <w:top w:val="nil"/>
              <w:left w:val="nil"/>
              <w:bottom w:val="nil"/>
              <w:right w:val="nil"/>
            </w:tcBorders>
            <w:vAlign w:val="center"/>
          </w:tcPr>
          <w:p w14:paraId="2D6D64EB" w14:textId="77777777" w:rsidR="00A25F9E" w:rsidRPr="007A0FAD" w:rsidRDefault="00A25F9E" w:rsidP="00D232CD">
            <w:pPr>
              <w:autoSpaceDE/>
              <w:autoSpaceDN/>
              <w:adjustRightInd/>
              <w:spacing w:before="0" w:line="240" w:lineRule="auto"/>
              <w:ind w:left="142"/>
            </w:pPr>
            <w:r w:rsidRPr="002E04FA">
              <w:rPr>
                <w:sz w:val="16"/>
                <w:szCs w:val="16"/>
              </w:rPr>
              <w:t>250</w:t>
            </w:r>
          </w:p>
        </w:tc>
        <w:tc>
          <w:tcPr>
            <w:tcW w:w="1629" w:type="dxa"/>
            <w:tcBorders>
              <w:top w:val="nil"/>
              <w:left w:val="nil"/>
              <w:bottom w:val="nil"/>
              <w:right w:val="nil"/>
            </w:tcBorders>
            <w:vAlign w:val="center"/>
          </w:tcPr>
          <w:p w14:paraId="58C549EF" w14:textId="77777777" w:rsidR="00A25F9E" w:rsidRPr="007A0FAD" w:rsidRDefault="00A25F9E" w:rsidP="00A25F9E">
            <w:pPr>
              <w:autoSpaceDE/>
              <w:autoSpaceDN/>
              <w:adjustRightInd/>
              <w:spacing w:before="0" w:line="240" w:lineRule="auto"/>
              <w:ind w:left="142"/>
            </w:pPr>
            <w:r w:rsidRPr="0080497E">
              <w:rPr>
                <w:sz w:val="16"/>
                <w:szCs w:val="16"/>
              </w:rPr>
              <w:t>82°C (180°F)</w:t>
            </w:r>
          </w:p>
        </w:tc>
      </w:tr>
      <w:tr w:rsidR="00A25F9E" w14:paraId="19B981C1" w14:textId="77777777" w:rsidTr="00A25F9E">
        <w:trPr>
          <w:trHeight w:val="288"/>
        </w:trPr>
        <w:tc>
          <w:tcPr>
            <w:tcW w:w="1980" w:type="dxa"/>
            <w:gridSpan w:val="2"/>
            <w:tcBorders>
              <w:top w:val="nil"/>
              <w:left w:val="nil"/>
              <w:bottom w:val="nil"/>
              <w:right w:val="nil"/>
            </w:tcBorders>
            <w:vAlign w:val="center"/>
          </w:tcPr>
          <w:p w14:paraId="09B55213" w14:textId="77777777" w:rsidR="00A25F9E" w:rsidRPr="007A0FAD" w:rsidRDefault="00A25F9E" w:rsidP="00A25F9E">
            <w:pPr>
              <w:autoSpaceDE/>
              <w:autoSpaceDN/>
              <w:adjustRightInd/>
              <w:spacing w:before="0" w:line="240" w:lineRule="auto"/>
              <w:ind w:left="0"/>
            </w:pPr>
          </w:p>
        </w:tc>
        <w:tc>
          <w:tcPr>
            <w:tcW w:w="2430" w:type="dxa"/>
            <w:tcBorders>
              <w:top w:val="nil"/>
              <w:left w:val="nil"/>
              <w:bottom w:val="nil"/>
              <w:right w:val="nil"/>
            </w:tcBorders>
            <w:vAlign w:val="center"/>
          </w:tcPr>
          <w:p w14:paraId="0C1A5BDA" w14:textId="77777777" w:rsidR="00A25F9E" w:rsidRPr="007A0FAD" w:rsidRDefault="00A25F9E" w:rsidP="00A25F9E">
            <w:pPr>
              <w:autoSpaceDE/>
              <w:autoSpaceDN/>
              <w:adjustRightInd/>
              <w:spacing w:before="0" w:line="240" w:lineRule="auto"/>
              <w:ind w:left="142"/>
            </w:pPr>
            <w:r w:rsidRPr="002E04FA">
              <w:rPr>
                <w:sz w:val="16"/>
                <w:szCs w:val="16"/>
              </w:rPr>
              <w:t>Hempel Coatings (USA), Inc.</w:t>
            </w:r>
          </w:p>
        </w:tc>
        <w:tc>
          <w:tcPr>
            <w:tcW w:w="2340" w:type="dxa"/>
            <w:gridSpan w:val="3"/>
            <w:tcBorders>
              <w:top w:val="nil"/>
              <w:left w:val="nil"/>
              <w:bottom w:val="nil"/>
              <w:right w:val="nil"/>
            </w:tcBorders>
            <w:vAlign w:val="center"/>
          </w:tcPr>
          <w:p w14:paraId="6A426F78" w14:textId="77777777" w:rsidR="00A25F9E" w:rsidRPr="00EB512F" w:rsidRDefault="00A25F9E" w:rsidP="00A25F9E">
            <w:pPr>
              <w:autoSpaceDE/>
              <w:autoSpaceDN/>
              <w:adjustRightInd/>
              <w:spacing w:before="0" w:line="240" w:lineRule="auto"/>
              <w:ind w:left="142"/>
            </w:pPr>
            <w:proofErr w:type="spellStart"/>
            <w:r w:rsidRPr="00EB512F">
              <w:rPr>
                <w:sz w:val="16"/>
                <w:szCs w:val="16"/>
              </w:rPr>
              <w:t>Hempadur</w:t>
            </w:r>
            <w:proofErr w:type="spellEnd"/>
            <w:r w:rsidRPr="00EB512F">
              <w:rPr>
                <w:sz w:val="16"/>
                <w:szCs w:val="16"/>
              </w:rPr>
              <w:t xml:space="preserve"> 35900</w:t>
            </w:r>
          </w:p>
          <w:p w14:paraId="11BB2E0E" w14:textId="3FAEEE52" w:rsidR="00A25F9E" w:rsidRPr="00EB512F" w:rsidRDefault="00FF7898" w:rsidP="00A25F9E">
            <w:pPr>
              <w:autoSpaceDE/>
              <w:autoSpaceDN/>
              <w:adjustRightInd/>
              <w:spacing w:before="0" w:line="240" w:lineRule="auto"/>
              <w:ind w:left="142"/>
            </w:pPr>
            <w:proofErr w:type="spellStart"/>
            <w:r w:rsidRPr="00EB512F">
              <w:rPr>
                <w:sz w:val="16"/>
                <w:szCs w:val="16"/>
              </w:rPr>
              <w:t>Hempadur</w:t>
            </w:r>
            <w:proofErr w:type="spellEnd"/>
            <w:r w:rsidRPr="00EB512F">
              <w:rPr>
                <w:sz w:val="16"/>
                <w:szCs w:val="16"/>
              </w:rPr>
              <w:t xml:space="preserve"> </w:t>
            </w:r>
            <w:r w:rsidR="00A25F9E" w:rsidRPr="00EB512F">
              <w:rPr>
                <w:sz w:val="16"/>
                <w:szCs w:val="16"/>
              </w:rPr>
              <w:t>85671</w:t>
            </w:r>
          </w:p>
        </w:tc>
        <w:tc>
          <w:tcPr>
            <w:tcW w:w="1260" w:type="dxa"/>
            <w:gridSpan w:val="2"/>
            <w:tcBorders>
              <w:top w:val="nil"/>
              <w:left w:val="nil"/>
              <w:bottom w:val="nil"/>
              <w:right w:val="nil"/>
            </w:tcBorders>
            <w:vAlign w:val="center"/>
          </w:tcPr>
          <w:p w14:paraId="54E2924C" w14:textId="77777777" w:rsidR="00A25F9E" w:rsidRPr="007A0FAD" w:rsidRDefault="00A25F9E" w:rsidP="00D232CD">
            <w:pPr>
              <w:autoSpaceDE/>
              <w:autoSpaceDN/>
              <w:adjustRightInd/>
              <w:spacing w:before="0" w:line="240" w:lineRule="auto"/>
              <w:ind w:left="142"/>
            </w:pPr>
            <w:r w:rsidRPr="002E04FA">
              <w:rPr>
                <w:sz w:val="16"/>
                <w:szCs w:val="16"/>
              </w:rPr>
              <w:t>0</w:t>
            </w:r>
          </w:p>
          <w:p w14:paraId="131344D4" w14:textId="77777777" w:rsidR="00A25F9E" w:rsidRPr="007A0FAD" w:rsidRDefault="00A25F9E" w:rsidP="00D232CD">
            <w:pPr>
              <w:autoSpaceDE/>
              <w:autoSpaceDN/>
              <w:adjustRightInd/>
              <w:spacing w:before="0" w:line="240" w:lineRule="auto"/>
              <w:ind w:left="142"/>
            </w:pPr>
            <w:r w:rsidRPr="002E04FA">
              <w:rPr>
                <w:sz w:val="16"/>
                <w:szCs w:val="16"/>
              </w:rPr>
              <w:t>316</w:t>
            </w:r>
          </w:p>
        </w:tc>
        <w:tc>
          <w:tcPr>
            <w:tcW w:w="1629" w:type="dxa"/>
            <w:tcBorders>
              <w:top w:val="nil"/>
              <w:left w:val="nil"/>
              <w:bottom w:val="nil"/>
              <w:right w:val="nil"/>
            </w:tcBorders>
            <w:vAlign w:val="center"/>
          </w:tcPr>
          <w:p w14:paraId="65443CF9" w14:textId="77777777" w:rsidR="00A25F9E" w:rsidRDefault="00A25F9E" w:rsidP="00A25F9E">
            <w:pPr>
              <w:autoSpaceDE/>
              <w:autoSpaceDN/>
              <w:adjustRightInd/>
              <w:spacing w:before="0" w:line="240" w:lineRule="auto"/>
              <w:ind w:left="142"/>
              <w:rPr>
                <w:sz w:val="16"/>
                <w:szCs w:val="16"/>
              </w:rPr>
            </w:pPr>
            <w:r w:rsidRPr="0080497E">
              <w:rPr>
                <w:sz w:val="16"/>
                <w:szCs w:val="16"/>
              </w:rPr>
              <w:t>90°C</w:t>
            </w:r>
            <w:r>
              <w:rPr>
                <w:sz w:val="16"/>
                <w:szCs w:val="16"/>
              </w:rPr>
              <w:t xml:space="preserve"> (194°F</w:t>
            </w:r>
            <w:r w:rsidRPr="0080497E">
              <w:rPr>
                <w:sz w:val="16"/>
                <w:szCs w:val="16"/>
              </w:rPr>
              <w:t>)</w:t>
            </w:r>
          </w:p>
          <w:p w14:paraId="05E412FF" w14:textId="77777777" w:rsidR="00A25F9E" w:rsidRPr="007A0FAD" w:rsidRDefault="00A25F9E" w:rsidP="00A25F9E">
            <w:pPr>
              <w:autoSpaceDE/>
              <w:autoSpaceDN/>
              <w:adjustRightInd/>
              <w:spacing w:before="0" w:line="240" w:lineRule="auto"/>
              <w:ind w:left="142"/>
            </w:pPr>
            <w:r w:rsidRPr="0080497E">
              <w:rPr>
                <w:sz w:val="16"/>
                <w:szCs w:val="16"/>
              </w:rPr>
              <w:t xml:space="preserve"> 95°C (203°F)</w:t>
            </w:r>
          </w:p>
        </w:tc>
      </w:tr>
      <w:tr w:rsidR="00A25F9E" w14:paraId="5064DB64" w14:textId="77777777" w:rsidTr="00A25F9E">
        <w:trPr>
          <w:trHeight w:val="288"/>
        </w:trPr>
        <w:tc>
          <w:tcPr>
            <w:tcW w:w="1980" w:type="dxa"/>
            <w:gridSpan w:val="2"/>
            <w:vMerge w:val="restart"/>
            <w:tcBorders>
              <w:top w:val="nil"/>
              <w:left w:val="nil"/>
              <w:bottom w:val="nil"/>
              <w:right w:val="nil"/>
            </w:tcBorders>
            <w:vAlign w:val="center"/>
          </w:tcPr>
          <w:p w14:paraId="7CB376AB" w14:textId="77777777" w:rsidR="00A25F9E" w:rsidRPr="007A0FAD" w:rsidRDefault="00A25F9E" w:rsidP="00A25F9E">
            <w:pPr>
              <w:autoSpaceDE/>
              <w:autoSpaceDN/>
              <w:adjustRightInd/>
              <w:spacing w:before="0" w:line="240" w:lineRule="auto"/>
              <w:ind w:left="0"/>
            </w:pPr>
            <w:r w:rsidRPr="002E04FA">
              <w:rPr>
                <w:b/>
                <w:sz w:val="16"/>
                <w:szCs w:val="16"/>
              </w:rPr>
              <w:t xml:space="preserve">DFT as per </w:t>
            </w:r>
            <w:r w:rsidRPr="002E04FA">
              <w:rPr>
                <w:b/>
                <w:sz w:val="16"/>
                <w:szCs w:val="16"/>
              </w:rPr>
              <w:br/>
              <w:t xml:space="preserve">Manufacturer’s </w:t>
            </w:r>
            <w:r w:rsidRPr="002E04FA">
              <w:rPr>
                <w:b/>
                <w:sz w:val="16"/>
                <w:szCs w:val="16"/>
              </w:rPr>
              <w:br/>
              <w:t>Product Sheet</w:t>
            </w:r>
          </w:p>
        </w:tc>
        <w:tc>
          <w:tcPr>
            <w:tcW w:w="2430" w:type="dxa"/>
            <w:tcBorders>
              <w:top w:val="nil"/>
              <w:left w:val="nil"/>
              <w:bottom w:val="nil"/>
              <w:right w:val="nil"/>
            </w:tcBorders>
            <w:vAlign w:val="center"/>
          </w:tcPr>
          <w:p w14:paraId="0BDC68BF" w14:textId="77777777" w:rsidR="00A25F9E" w:rsidRPr="002E04FA" w:rsidRDefault="00A25F9E" w:rsidP="00A25F9E">
            <w:pPr>
              <w:autoSpaceDE/>
              <w:autoSpaceDN/>
              <w:adjustRightInd/>
              <w:spacing w:before="0" w:line="240" w:lineRule="auto"/>
              <w:ind w:left="142"/>
            </w:pPr>
            <w:r w:rsidRPr="002E04FA">
              <w:rPr>
                <w:sz w:val="16"/>
                <w:szCs w:val="16"/>
              </w:rPr>
              <w:t>International</w:t>
            </w:r>
          </w:p>
        </w:tc>
        <w:tc>
          <w:tcPr>
            <w:tcW w:w="2340" w:type="dxa"/>
            <w:gridSpan w:val="3"/>
            <w:tcBorders>
              <w:top w:val="nil"/>
              <w:left w:val="nil"/>
              <w:bottom w:val="nil"/>
              <w:right w:val="nil"/>
            </w:tcBorders>
            <w:vAlign w:val="center"/>
          </w:tcPr>
          <w:p w14:paraId="21AB2D26" w14:textId="77777777" w:rsidR="00A25F9E" w:rsidRPr="00EB512F" w:rsidRDefault="00A25F9E" w:rsidP="00A25F9E">
            <w:pPr>
              <w:autoSpaceDE/>
              <w:autoSpaceDN/>
              <w:adjustRightInd/>
              <w:spacing w:before="0" w:line="240" w:lineRule="auto"/>
              <w:ind w:left="142"/>
            </w:pPr>
            <w:r w:rsidRPr="00EB512F">
              <w:rPr>
                <w:sz w:val="16"/>
                <w:szCs w:val="16"/>
              </w:rPr>
              <w:t>Enviroline 405 series**</w:t>
            </w:r>
          </w:p>
        </w:tc>
        <w:tc>
          <w:tcPr>
            <w:tcW w:w="1260" w:type="dxa"/>
            <w:gridSpan w:val="2"/>
            <w:tcBorders>
              <w:top w:val="nil"/>
              <w:left w:val="nil"/>
              <w:bottom w:val="nil"/>
              <w:right w:val="nil"/>
            </w:tcBorders>
            <w:vAlign w:val="center"/>
          </w:tcPr>
          <w:p w14:paraId="3EEFC267" w14:textId="22C00F70" w:rsidR="00A25F9E" w:rsidRPr="002E04FA" w:rsidRDefault="00FF7898" w:rsidP="00D232CD">
            <w:pPr>
              <w:autoSpaceDE/>
              <w:autoSpaceDN/>
              <w:adjustRightInd/>
              <w:spacing w:before="0" w:line="240" w:lineRule="auto"/>
              <w:ind w:left="142"/>
            </w:pPr>
            <w:r>
              <w:rPr>
                <w:sz w:val="16"/>
                <w:szCs w:val="16"/>
              </w:rPr>
              <w:t>30-65</w:t>
            </w:r>
          </w:p>
        </w:tc>
        <w:tc>
          <w:tcPr>
            <w:tcW w:w="1629" w:type="dxa"/>
            <w:tcBorders>
              <w:top w:val="nil"/>
              <w:left w:val="nil"/>
              <w:bottom w:val="nil"/>
              <w:right w:val="nil"/>
            </w:tcBorders>
            <w:vAlign w:val="center"/>
          </w:tcPr>
          <w:p w14:paraId="0F01BAB8" w14:textId="77777777" w:rsidR="00A25F9E" w:rsidRPr="002E04FA" w:rsidRDefault="00A25F9E" w:rsidP="00A25F9E">
            <w:pPr>
              <w:autoSpaceDE/>
              <w:autoSpaceDN/>
              <w:adjustRightInd/>
              <w:spacing w:before="0" w:line="240" w:lineRule="auto"/>
              <w:ind w:left="142"/>
            </w:pPr>
            <w:r w:rsidRPr="0080497E">
              <w:rPr>
                <w:sz w:val="16"/>
                <w:szCs w:val="16"/>
              </w:rPr>
              <w:t>82°C (180°F)</w:t>
            </w:r>
          </w:p>
        </w:tc>
      </w:tr>
      <w:tr w:rsidR="00A25F9E" w14:paraId="665B8E96" w14:textId="77777777" w:rsidTr="00A25F9E">
        <w:trPr>
          <w:trHeight w:val="288"/>
        </w:trPr>
        <w:tc>
          <w:tcPr>
            <w:tcW w:w="1980" w:type="dxa"/>
            <w:gridSpan w:val="2"/>
            <w:vMerge/>
            <w:tcBorders>
              <w:top w:val="nil"/>
              <w:left w:val="nil"/>
              <w:bottom w:val="nil"/>
              <w:right w:val="nil"/>
            </w:tcBorders>
            <w:vAlign w:val="center"/>
          </w:tcPr>
          <w:p w14:paraId="48416E29" w14:textId="77777777" w:rsidR="00A25F9E" w:rsidRPr="002E04FA" w:rsidRDefault="00A25F9E" w:rsidP="00A25F9E">
            <w:pPr>
              <w:autoSpaceDE/>
              <w:autoSpaceDN/>
              <w:adjustRightInd/>
              <w:spacing w:before="0" w:line="240" w:lineRule="auto"/>
              <w:ind w:left="0"/>
            </w:pPr>
          </w:p>
        </w:tc>
        <w:tc>
          <w:tcPr>
            <w:tcW w:w="2430" w:type="dxa"/>
            <w:tcBorders>
              <w:top w:val="nil"/>
              <w:left w:val="nil"/>
              <w:bottom w:val="nil"/>
              <w:right w:val="nil"/>
            </w:tcBorders>
            <w:vAlign w:val="center"/>
          </w:tcPr>
          <w:p w14:paraId="112BE4C7" w14:textId="77777777" w:rsidR="00A25F9E" w:rsidRPr="002E04FA" w:rsidRDefault="00A25F9E" w:rsidP="00A25F9E">
            <w:pPr>
              <w:autoSpaceDE/>
              <w:autoSpaceDN/>
              <w:adjustRightInd/>
              <w:spacing w:before="0" w:line="240" w:lineRule="auto"/>
              <w:ind w:left="142"/>
            </w:pPr>
            <w:r w:rsidRPr="002E04FA">
              <w:rPr>
                <w:sz w:val="16"/>
                <w:szCs w:val="16"/>
              </w:rPr>
              <w:t>Jotun</w:t>
            </w:r>
          </w:p>
        </w:tc>
        <w:tc>
          <w:tcPr>
            <w:tcW w:w="2340" w:type="dxa"/>
            <w:gridSpan w:val="3"/>
            <w:tcBorders>
              <w:top w:val="nil"/>
              <w:left w:val="nil"/>
              <w:bottom w:val="nil"/>
              <w:right w:val="nil"/>
            </w:tcBorders>
            <w:vAlign w:val="center"/>
          </w:tcPr>
          <w:p w14:paraId="5BF45D84" w14:textId="77777777" w:rsidR="00A25F9E" w:rsidRPr="00EB512F" w:rsidRDefault="00A25F9E" w:rsidP="00A25F9E">
            <w:pPr>
              <w:autoSpaceDE/>
              <w:autoSpaceDN/>
              <w:adjustRightInd/>
              <w:spacing w:before="0" w:line="240" w:lineRule="auto"/>
              <w:ind w:left="142"/>
            </w:pPr>
            <w:proofErr w:type="spellStart"/>
            <w:r w:rsidRPr="00EB512F">
              <w:rPr>
                <w:sz w:val="16"/>
                <w:szCs w:val="16"/>
              </w:rPr>
              <w:t>Tankguard</w:t>
            </w:r>
            <w:proofErr w:type="spellEnd"/>
            <w:r w:rsidRPr="00EB512F">
              <w:rPr>
                <w:sz w:val="16"/>
                <w:szCs w:val="16"/>
              </w:rPr>
              <w:t xml:space="preserve"> Storage</w:t>
            </w:r>
          </w:p>
        </w:tc>
        <w:tc>
          <w:tcPr>
            <w:tcW w:w="1260" w:type="dxa"/>
            <w:gridSpan w:val="2"/>
            <w:tcBorders>
              <w:top w:val="nil"/>
              <w:left w:val="nil"/>
              <w:bottom w:val="nil"/>
              <w:right w:val="nil"/>
            </w:tcBorders>
            <w:vAlign w:val="center"/>
          </w:tcPr>
          <w:p w14:paraId="48B465C6" w14:textId="77777777" w:rsidR="00A25F9E" w:rsidRPr="002E04FA" w:rsidRDefault="00A25F9E" w:rsidP="00D232CD">
            <w:pPr>
              <w:autoSpaceDE/>
              <w:autoSpaceDN/>
              <w:adjustRightInd/>
              <w:spacing w:before="0" w:line="240" w:lineRule="auto"/>
              <w:ind w:left="142"/>
            </w:pPr>
            <w:r w:rsidRPr="002E04FA">
              <w:rPr>
                <w:sz w:val="16"/>
                <w:szCs w:val="16"/>
              </w:rPr>
              <w:t>310</w:t>
            </w:r>
          </w:p>
        </w:tc>
        <w:tc>
          <w:tcPr>
            <w:tcW w:w="1629" w:type="dxa"/>
            <w:tcBorders>
              <w:top w:val="nil"/>
              <w:left w:val="nil"/>
              <w:bottom w:val="nil"/>
              <w:right w:val="nil"/>
            </w:tcBorders>
            <w:vAlign w:val="center"/>
          </w:tcPr>
          <w:p w14:paraId="4BB12815" w14:textId="77777777" w:rsidR="00A25F9E" w:rsidRPr="002E04FA" w:rsidRDefault="00A25F9E" w:rsidP="00A25F9E">
            <w:pPr>
              <w:autoSpaceDE/>
              <w:autoSpaceDN/>
              <w:adjustRightInd/>
              <w:spacing w:before="0" w:line="240" w:lineRule="auto"/>
              <w:ind w:left="142"/>
            </w:pPr>
            <w:r w:rsidRPr="0080497E">
              <w:rPr>
                <w:sz w:val="16"/>
                <w:szCs w:val="16"/>
              </w:rPr>
              <w:t>95°C (203°F)</w:t>
            </w:r>
          </w:p>
        </w:tc>
      </w:tr>
      <w:tr w:rsidR="00A25F9E" w14:paraId="4D117DF2" w14:textId="77777777" w:rsidTr="00A25F9E">
        <w:trPr>
          <w:trHeight w:val="288"/>
        </w:trPr>
        <w:tc>
          <w:tcPr>
            <w:tcW w:w="1980" w:type="dxa"/>
            <w:gridSpan w:val="2"/>
            <w:tcBorders>
              <w:top w:val="nil"/>
              <w:left w:val="nil"/>
              <w:bottom w:val="nil"/>
              <w:right w:val="nil"/>
            </w:tcBorders>
            <w:vAlign w:val="center"/>
          </w:tcPr>
          <w:p w14:paraId="6179EBFA" w14:textId="77777777" w:rsidR="00A25F9E" w:rsidRPr="007A0FAD" w:rsidRDefault="00A25F9E" w:rsidP="00A25F9E">
            <w:pPr>
              <w:autoSpaceDE/>
              <w:autoSpaceDN/>
              <w:adjustRightInd/>
              <w:spacing w:before="0" w:line="240" w:lineRule="auto"/>
              <w:ind w:left="0"/>
            </w:pPr>
          </w:p>
        </w:tc>
        <w:tc>
          <w:tcPr>
            <w:tcW w:w="2430" w:type="dxa"/>
            <w:tcBorders>
              <w:top w:val="nil"/>
              <w:left w:val="nil"/>
              <w:bottom w:val="nil"/>
              <w:right w:val="nil"/>
            </w:tcBorders>
            <w:vAlign w:val="center"/>
          </w:tcPr>
          <w:p w14:paraId="1D5ECDB5" w14:textId="77777777" w:rsidR="00A25F9E" w:rsidRPr="007A0FAD" w:rsidRDefault="00A25F9E" w:rsidP="00A25F9E">
            <w:pPr>
              <w:autoSpaceDE/>
              <w:autoSpaceDN/>
              <w:adjustRightInd/>
              <w:spacing w:before="0" w:line="240" w:lineRule="auto"/>
              <w:ind w:left="142"/>
            </w:pPr>
            <w:r w:rsidRPr="002E04FA">
              <w:rPr>
                <w:sz w:val="16"/>
                <w:szCs w:val="16"/>
              </w:rPr>
              <w:t>PPG</w:t>
            </w:r>
          </w:p>
        </w:tc>
        <w:tc>
          <w:tcPr>
            <w:tcW w:w="2340" w:type="dxa"/>
            <w:gridSpan w:val="3"/>
            <w:tcBorders>
              <w:top w:val="nil"/>
              <w:left w:val="nil"/>
              <w:bottom w:val="nil"/>
              <w:right w:val="nil"/>
            </w:tcBorders>
            <w:vAlign w:val="center"/>
          </w:tcPr>
          <w:p w14:paraId="59066435" w14:textId="77777777" w:rsidR="00A25F9E" w:rsidRPr="00EB512F" w:rsidRDefault="00A25F9E" w:rsidP="00A25F9E">
            <w:pPr>
              <w:autoSpaceDE/>
              <w:autoSpaceDN/>
              <w:adjustRightInd/>
              <w:spacing w:before="0" w:line="240" w:lineRule="auto"/>
              <w:ind w:left="142"/>
            </w:pPr>
            <w:proofErr w:type="spellStart"/>
            <w:r w:rsidRPr="00EB512F">
              <w:rPr>
                <w:sz w:val="16"/>
                <w:szCs w:val="16"/>
              </w:rPr>
              <w:t>Phenguard</w:t>
            </w:r>
            <w:proofErr w:type="spellEnd"/>
            <w:r w:rsidRPr="00EB512F">
              <w:rPr>
                <w:sz w:val="16"/>
                <w:szCs w:val="16"/>
              </w:rPr>
              <w:t xml:space="preserve"> 930 Series </w:t>
            </w:r>
            <w:proofErr w:type="spellStart"/>
            <w:r w:rsidRPr="00EB512F">
              <w:rPr>
                <w:sz w:val="16"/>
                <w:szCs w:val="16"/>
              </w:rPr>
              <w:t>Amercoat</w:t>
            </w:r>
            <w:proofErr w:type="spellEnd"/>
            <w:r w:rsidRPr="00EB512F">
              <w:rPr>
                <w:sz w:val="16"/>
                <w:szCs w:val="16"/>
              </w:rPr>
              <w:t xml:space="preserve"> 91</w:t>
            </w:r>
          </w:p>
        </w:tc>
        <w:tc>
          <w:tcPr>
            <w:tcW w:w="1260" w:type="dxa"/>
            <w:gridSpan w:val="2"/>
            <w:tcBorders>
              <w:top w:val="nil"/>
              <w:left w:val="nil"/>
              <w:bottom w:val="nil"/>
              <w:right w:val="nil"/>
            </w:tcBorders>
            <w:vAlign w:val="center"/>
          </w:tcPr>
          <w:p w14:paraId="653F1BB8" w14:textId="77777777" w:rsidR="00A25F9E" w:rsidRPr="007A0FAD" w:rsidRDefault="00A25F9E" w:rsidP="00D232CD">
            <w:pPr>
              <w:autoSpaceDE/>
              <w:autoSpaceDN/>
              <w:adjustRightInd/>
              <w:spacing w:before="0" w:line="240" w:lineRule="auto"/>
              <w:ind w:left="142"/>
            </w:pPr>
            <w:r w:rsidRPr="002E04FA">
              <w:rPr>
                <w:sz w:val="16"/>
                <w:szCs w:val="16"/>
              </w:rPr>
              <w:t>315-410</w:t>
            </w:r>
          </w:p>
        </w:tc>
        <w:tc>
          <w:tcPr>
            <w:tcW w:w="1629" w:type="dxa"/>
            <w:tcBorders>
              <w:top w:val="nil"/>
              <w:left w:val="nil"/>
              <w:bottom w:val="nil"/>
              <w:right w:val="nil"/>
            </w:tcBorders>
            <w:vAlign w:val="center"/>
          </w:tcPr>
          <w:p w14:paraId="41175336" w14:textId="77777777" w:rsidR="00A25F9E" w:rsidRDefault="00A25F9E" w:rsidP="00A25F9E">
            <w:pPr>
              <w:autoSpaceDE/>
              <w:autoSpaceDN/>
              <w:adjustRightInd/>
              <w:spacing w:before="0" w:line="240" w:lineRule="auto"/>
              <w:ind w:left="142"/>
              <w:rPr>
                <w:sz w:val="16"/>
                <w:szCs w:val="16"/>
              </w:rPr>
            </w:pPr>
            <w:r w:rsidRPr="0080497E">
              <w:rPr>
                <w:sz w:val="16"/>
                <w:szCs w:val="16"/>
              </w:rPr>
              <w:t>88°C (190°F)</w:t>
            </w:r>
          </w:p>
          <w:p w14:paraId="36E011A3" w14:textId="77777777" w:rsidR="00A25F9E" w:rsidRPr="007A0FAD" w:rsidRDefault="00A25F9E" w:rsidP="00A25F9E">
            <w:pPr>
              <w:autoSpaceDE/>
              <w:autoSpaceDN/>
              <w:adjustRightInd/>
              <w:spacing w:before="0" w:line="240" w:lineRule="auto"/>
              <w:ind w:left="142"/>
            </w:pPr>
            <w:r w:rsidRPr="0080497E">
              <w:rPr>
                <w:sz w:val="16"/>
                <w:szCs w:val="16"/>
              </w:rPr>
              <w:t>/93°C (200°F)</w:t>
            </w:r>
          </w:p>
        </w:tc>
      </w:tr>
      <w:tr w:rsidR="00A25F9E" w14:paraId="4ACEB1DF" w14:textId="77777777" w:rsidTr="00A25F9E">
        <w:trPr>
          <w:trHeight w:val="288"/>
        </w:trPr>
        <w:tc>
          <w:tcPr>
            <w:tcW w:w="1980" w:type="dxa"/>
            <w:gridSpan w:val="2"/>
            <w:tcBorders>
              <w:top w:val="nil"/>
              <w:left w:val="nil"/>
              <w:bottom w:val="nil"/>
              <w:right w:val="nil"/>
            </w:tcBorders>
            <w:vAlign w:val="center"/>
          </w:tcPr>
          <w:p w14:paraId="33197DB0" w14:textId="77777777" w:rsidR="00A25F9E" w:rsidRPr="007A0FAD" w:rsidRDefault="00A25F9E" w:rsidP="00A25F9E">
            <w:pPr>
              <w:autoSpaceDE/>
              <w:autoSpaceDN/>
              <w:adjustRightInd/>
              <w:spacing w:before="0" w:line="240" w:lineRule="auto"/>
              <w:ind w:left="0"/>
            </w:pPr>
          </w:p>
        </w:tc>
        <w:tc>
          <w:tcPr>
            <w:tcW w:w="2430" w:type="dxa"/>
            <w:tcBorders>
              <w:top w:val="nil"/>
              <w:left w:val="nil"/>
              <w:bottom w:val="nil"/>
              <w:right w:val="nil"/>
            </w:tcBorders>
            <w:vAlign w:val="center"/>
          </w:tcPr>
          <w:p w14:paraId="73F79B6E" w14:textId="77777777" w:rsidR="00A25F9E" w:rsidRPr="007A0FAD" w:rsidRDefault="00A25F9E" w:rsidP="00A25F9E">
            <w:pPr>
              <w:autoSpaceDE/>
              <w:autoSpaceDN/>
              <w:adjustRightInd/>
              <w:spacing w:before="0" w:line="240" w:lineRule="auto"/>
              <w:ind w:left="142"/>
            </w:pPr>
            <w:r w:rsidRPr="002E04FA">
              <w:rPr>
                <w:sz w:val="16"/>
                <w:szCs w:val="16"/>
              </w:rPr>
              <w:t>Sherwin-Williams</w:t>
            </w:r>
          </w:p>
        </w:tc>
        <w:tc>
          <w:tcPr>
            <w:tcW w:w="2340" w:type="dxa"/>
            <w:gridSpan w:val="3"/>
            <w:tcBorders>
              <w:top w:val="nil"/>
              <w:left w:val="nil"/>
              <w:bottom w:val="nil"/>
              <w:right w:val="nil"/>
            </w:tcBorders>
            <w:vAlign w:val="center"/>
          </w:tcPr>
          <w:p w14:paraId="7D12CAA3" w14:textId="77777777" w:rsidR="00A25F9E" w:rsidRPr="00EB512F" w:rsidRDefault="00A25F9E" w:rsidP="00A25F9E">
            <w:pPr>
              <w:autoSpaceDE/>
              <w:autoSpaceDN/>
              <w:adjustRightInd/>
              <w:spacing w:before="0" w:line="240" w:lineRule="auto"/>
              <w:ind w:left="142"/>
            </w:pPr>
            <w:proofErr w:type="spellStart"/>
            <w:r w:rsidRPr="00EB512F">
              <w:rPr>
                <w:sz w:val="16"/>
                <w:szCs w:val="16"/>
              </w:rPr>
              <w:t>Epo</w:t>
            </w:r>
            <w:proofErr w:type="spellEnd"/>
            <w:r w:rsidRPr="00EB512F">
              <w:rPr>
                <w:sz w:val="16"/>
                <w:szCs w:val="16"/>
              </w:rPr>
              <w:t>-Phen FF</w:t>
            </w:r>
          </w:p>
        </w:tc>
        <w:tc>
          <w:tcPr>
            <w:tcW w:w="1260" w:type="dxa"/>
            <w:gridSpan w:val="2"/>
            <w:tcBorders>
              <w:top w:val="nil"/>
              <w:left w:val="nil"/>
              <w:bottom w:val="nil"/>
              <w:right w:val="nil"/>
            </w:tcBorders>
            <w:vAlign w:val="center"/>
          </w:tcPr>
          <w:p w14:paraId="54F4BCD6" w14:textId="77777777" w:rsidR="00A25F9E" w:rsidRPr="007A0FAD" w:rsidRDefault="00A25F9E" w:rsidP="00D232CD">
            <w:pPr>
              <w:autoSpaceDE/>
              <w:autoSpaceDN/>
              <w:adjustRightInd/>
              <w:spacing w:before="0" w:line="240" w:lineRule="auto"/>
              <w:ind w:left="142"/>
            </w:pPr>
            <w:r w:rsidRPr="002E04FA">
              <w:rPr>
                <w:sz w:val="16"/>
                <w:szCs w:val="16"/>
              </w:rPr>
              <w:t>250</w:t>
            </w:r>
          </w:p>
        </w:tc>
        <w:tc>
          <w:tcPr>
            <w:tcW w:w="1629" w:type="dxa"/>
            <w:tcBorders>
              <w:top w:val="nil"/>
              <w:left w:val="nil"/>
              <w:bottom w:val="nil"/>
              <w:right w:val="nil"/>
            </w:tcBorders>
            <w:vAlign w:val="center"/>
          </w:tcPr>
          <w:p w14:paraId="4BFD2DB1" w14:textId="77777777" w:rsidR="00A25F9E" w:rsidRPr="007A0FAD" w:rsidRDefault="00A25F9E" w:rsidP="00A25F9E">
            <w:pPr>
              <w:autoSpaceDE/>
              <w:autoSpaceDN/>
              <w:adjustRightInd/>
              <w:spacing w:before="0" w:line="240" w:lineRule="auto"/>
              <w:ind w:left="142"/>
            </w:pPr>
            <w:r w:rsidRPr="0080497E">
              <w:rPr>
                <w:sz w:val="16"/>
                <w:szCs w:val="16"/>
              </w:rPr>
              <w:t>99°C (210°F)</w:t>
            </w:r>
          </w:p>
        </w:tc>
      </w:tr>
      <w:tr w:rsidR="00A25F9E" w14:paraId="2D478DDB" w14:textId="77777777" w:rsidTr="00A25F9E">
        <w:trPr>
          <w:trHeight w:val="288"/>
        </w:trPr>
        <w:tc>
          <w:tcPr>
            <w:tcW w:w="1980" w:type="dxa"/>
            <w:gridSpan w:val="2"/>
            <w:tcBorders>
              <w:top w:val="nil"/>
              <w:left w:val="nil"/>
              <w:bottom w:val="single" w:sz="12" w:space="0" w:color="auto"/>
              <w:right w:val="nil"/>
            </w:tcBorders>
            <w:vAlign w:val="center"/>
          </w:tcPr>
          <w:p w14:paraId="768A984B" w14:textId="77777777" w:rsidR="00A25F9E" w:rsidRPr="007A0FAD" w:rsidRDefault="00A25F9E" w:rsidP="00A25F9E">
            <w:pPr>
              <w:autoSpaceDE/>
              <w:autoSpaceDN/>
              <w:adjustRightInd/>
              <w:spacing w:before="0" w:line="240" w:lineRule="auto"/>
              <w:ind w:left="0"/>
            </w:pPr>
          </w:p>
        </w:tc>
        <w:tc>
          <w:tcPr>
            <w:tcW w:w="2430" w:type="dxa"/>
            <w:tcBorders>
              <w:top w:val="nil"/>
              <w:left w:val="nil"/>
              <w:bottom w:val="single" w:sz="12" w:space="0" w:color="auto"/>
              <w:right w:val="nil"/>
            </w:tcBorders>
            <w:vAlign w:val="center"/>
          </w:tcPr>
          <w:p w14:paraId="3E015EBF" w14:textId="77777777" w:rsidR="00A25F9E" w:rsidRDefault="00A25F9E" w:rsidP="00A25F9E">
            <w:pPr>
              <w:pStyle w:val="CES5191Arial8leftaligned"/>
            </w:pPr>
          </w:p>
        </w:tc>
        <w:tc>
          <w:tcPr>
            <w:tcW w:w="2340" w:type="dxa"/>
            <w:gridSpan w:val="3"/>
            <w:tcBorders>
              <w:top w:val="nil"/>
              <w:left w:val="nil"/>
              <w:bottom w:val="single" w:sz="12" w:space="0" w:color="auto"/>
              <w:right w:val="nil"/>
            </w:tcBorders>
            <w:vAlign w:val="center"/>
          </w:tcPr>
          <w:p w14:paraId="559C95A2" w14:textId="77777777" w:rsidR="00A25F9E" w:rsidRPr="00EB512F" w:rsidRDefault="00A25F9E" w:rsidP="00A25F9E">
            <w:pPr>
              <w:pStyle w:val="CES5191Arial8leftaligned"/>
            </w:pPr>
          </w:p>
        </w:tc>
        <w:tc>
          <w:tcPr>
            <w:tcW w:w="1260" w:type="dxa"/>
            <w:gridSpan w:val="2"/>
            <w:tcBorders>
              <w:top w:val="nil"/>
              <w:left w:val="nil"/>
              <w:bottom w:val="single" w:sz="12" w:space="0" w:color="auto"/>
              <w:right w:val="nil"/>
            </w:tcBorders>
            <w:vAlign w:val="center"/>
          </w:tcPr>
          <w:p w14:paraId="7325564B" w14:textId="77777777" w:rsidR="00A25F9E" w:rsidRDefault="00A25F9E" w:rsidP="00D232CD">
            <w:pPr>
              <w:pStyle w:val="CES5191Arial8centered"/>
              <w:ind w:left="142"/>
              <w:jc w:val="left"/>
            </w:pPr>
          </w:p>
        </w:tc>
        <w:tc>
          <w:tcPr>
            <w:tcW w:w="1629" w:type="dxa"/>
            <w:tcBorders>
              <w:top w:val="nil"/>
              <w:left w:val="nil"/>
              <w:bottom w:val="single" w:sz="12" w:space="0" w:color="auto"/>
              <w:right w:val="nil"/>
            </w:tcBorders>
            <w:vAlign w:val="center"/>
          </w:tcPr>
          <w:p w14:paraId="7A6C7168" w14:textId="77777777" w:rsidR="00A25F9E" w:rsidRDefault="00A25F9E" w:rsidP="00A25F9E">
            <w:pPr>
              <w:pStyle w:val="CES5191Arial8leftaligned"/>
            </w:pPr>
          </w:p>
        </w:tc>
      </w:tr>
      <w:tr w:rsidR="00A25F9E" w14:paraId="1FDBAED0" w14:textId="77777777" w:rsidTr="00A25F9E">
        <w:trPr>
          <w:trHeight w:val="288"/>
        </w:trPr>
        <w:tc>
          <w:tcPr>
            <w:tcW w:w="1980" w:type="dxa"/>
            <w:gridSpan w:val="2"/>
            <w:tcBorders>
              <w:top w:val="single" w:sz="12" w:space="0" w:color="auto"/>
              <w:left w:val="nil"/>
              <w:bottom w:val="nil"/>
              <w:right w:val="nil"/>
            </w:tcBorders>
            <w:vAlign w:val="center"/>
          </w:tcPr>
          <w:p w14:paraId="2D19D3C4" w14:textId="77777777" w:rsidR="00A25F9E" w:rsidRPr="007A0FAD" w:rsidRDefault="00A25F9E" w:rsidP="00A25F9E">
            <w:pPr>
              <w:autoSpaceDE/>
              <w:autoSpaceDN/>
              <w:adjustRightInd/>
              <w:spacing w:before="0" w:line="240" w:lineRule="auto"/>
              <w:ind w:left="0"/>
            </w:pPr>
            <w:r w:rsidRPr="002E04FA">
              <w:rPr>
                <w:b/>
                <w:sz w:val="16"/>
                <w:szCs w:val="16"/>
              </w:rPr>
              <w:t>SECOND COAT</w:t>
            </w:r>
          </w:p>
        </w:tc>
        <w:tc>
          <w:tcPr>
            <w:tcW w:w="2430" w:type="dxa"/>
            <w:tcBorders>
              <w:top w:val="single" w:sz="12" w:space="0" w:color="auto"/>
              <w:left w:val="nil"/>
              <w:bottom w:val="nil"/>
              <w:right w:val="nil"/>
            </w:tcBorders>
            <w:vAlign w:val="center"/>
          </w:tcPr>
          <w:p w14:paraId="52DDCB70" w14:textId="77777777" w:rsidR="00A25F9E" w:rsidRPr="007A0FAD" w:rsidRDefault="00A25F9E" w:rsidP="00A25F9E">
            <w:pPr>
              <w:autoSpaceDE/>
              <w:autoSpaceDN/>
              <w:adjustRightInd/>
              <w:spacing w:before="0" w:line="240" w:lineRule="auto"/>
              <w:ind w:left="142"/>
            </w:pPr>
            <w:r w:rsidRPr="002E04FA">
              <w:rPr>
                <w:sz w:val="16"/>
                <w:szCs w:val="16"/>
              </w:rPr>
              <w:t>Belzona</w:t>
            </w:r>
          </w:p>
        </w:tc>
        <w:tc>
          <w:tcPr>
            <w:tcW w:w="2340" w:type="dxa"/>
            <w:gridSpan w:val="3"/>
            <w:tcBorders>
              <w:top w:val="single" w:sz="12" w:space="0" w:color="auto"/>
              <w:left w:val="nil"/>
              <w:bottom w:val="nil"/>
              <w:right w:val="nil"/>
            </w:tcBorders>
            <w:vAlign w:val="center"/>
          </w:tcPr>
          <w:p w14:paraId="21D25B3C" w14:textId="77777777" w:rsidR="00A25F9E" w:rsidRPr="00EB512F" w:rsidRDefault="00A25F9E" w:rsidP="00A25F9E">
            <w:pPr>
              <w:autoSpaceDE/>
              <w:autoSpaceDN/>
              <w:adjustRightInd/>
              <w:spacing w:before="0" w:line="240" w:lineRule="auto"/>
              <w:ind w:left="142"/>
            </w:pPr>
            <w:r w:rsidRPr="00EB512F">
              <w:rPr>
                <w:sz w:val="16"/>
                <w:szCs w:val="16"/>
              </w:rPr>
              <w:t>1391S (Spray)</w:t>
            </w:r>
          </w:p>
          <w:p w14:paraId="1E02D495" w14:textId="360BB1B4" w:rsidR="00A25F9E" w:rsidRPr="00EB512F" w:rsidRDefault="00A25F9E" w:rsidP="00A25F9E">
            <w:pPr>
              <w:autoSpaceDE/>
              <w:autoSpaceDN/>
              <w:adjustRightInd/>
              <w:spacing w:before="0" w:line="240" w:lineRule="auto"/>
              <w:ind w:left="142"/>
            </w:pPr>
            <w:r w:rsidRPr="00EB512F">
              <w:rPr>
                <w:sz w:val="16"/>
                <w:szCs w:val="16"/>
              </w:rPr>
              <w:t>1523</w:t>
            </w:r>
            <w:r w:rsidR="00DD3E47" w:rsidRPr="00EB512F">
              <w:rPr>
                <w:sz w:val="16"/>
                <w:szCs w:val="16"/>
              </w:rPr>
              <w:t xml:space="preserve"> (Spray)</w:t>
            </w:r>
          </w:p>
          <w:p w14:paraId="6DA20C0D" w14:textId="2EE293A2" w:rsidR="00A25F9E" w:rsidRPr="00EB512F" w:rsidRDefault="00A25F9E" w:rsidP="00A25F9E">
            <w:pPr>
              <w:autoSpaceDE/>
              <w:autoSpaceDN/>
              <w:adjustRightInd/>
              <w:spacing w:before="0" w:line="240" w:lineRule="auto"/>
              <w:ind w:left="142"/>
            </w:pPr>
            <w:r w:rsidRPr="00EB512F">
              <w:rPr>
                <w:sz w:val="16"/>
                <w:szCs w:val="16"/>
              </w:rPr>
              <w:t>1593</w:t>
            </w:r>
            <w:r w:rsidR="00DD3E47" w:rsidRPr="00EB512F">
              <w:rPr>
                <w:sz w:val="16"/>
                <w:szCs w:val="16"/>
              </w:rPr>
              <w:t xml:space="preserve"> (</w:t>
            </w:r>
            <w:r w:rsidR="007006C6" w:rsidRPr="00EB512F">
              <w:rPr>
                <w:sz w:val="16"/>
                <w:szCs w:val="16"/>
              </w:rPr>
              <w:t>Trowel)</w:t>
            </w:r>
          </w:p>
        </w:tc>
        <w:tc>
          <w:tcPr>
            <w:tcW w:w="1260" w:type="dxa"/>
            <w:gridSpan w:val="2"/>
            <w:tcBorders>
              <w:top w:val="single" w:sz="12" w:space="0" w:color="auto"/>
              <w:left w:val="nil"/>
              <w:bottom w:val="nil"/>
              <w:right w:val="nil"/>
            </w:tcBorders>
            <w:vAlign w:val="center"/>
          </w:tcPr>
          <w:p w14:paraId="7CB54A33" w14:textId="77777777" w:rsidR="00A25F9E" w:rsidRPr="007A0FAD" w:rsidRDefault="00A25F9E" w:rsidP="00D232CD">
            <w:pPr>
              <w:autoSpaceDE/>
              <w:autoSpaceDN/>
              <w:adjustRightInd/>
              <w:spacing w:before="0" w:line="240" w:lineRule="auto"/>
              <w:ind w:left="142"/>
            </w:pPr>
            <w:r w:rsidRPr="002E04FA">
              <w:rPr>
                <w:sz w:val="16"/>
                <w:szCs w:val="16"/>
              </w:rPr>
              <w:t>20</w:t>
            </w:r>
          </w:p>
          <w:p w14:paraId="51EC93EB" w14:textId="77777777" w:rsidR="00A25F9E" w:rsidRPr="007A0FAD" w:rsidRDefault="00A25F9E" w:rsidP="00D232CD">
            <w:pPr>
              <w:autoSpaceDE/>
              <w:autoSpaceDN/>
              <w:adjustRightInd/>
              <w:spacing w:before="0" w:line="240" w:lineRule="auto"/>
              <w:ind w:left="142"/>
            </w:pPr>
            <w:r w:rsidRPr="002E04FA">
              <w:rPr>
                <w:sz w:val="16"/>
                <w:szCs w:val="16"/>
              </w:rPr>
              <w:t>9</w:t>
            </w:r>
          </w:p>
          <w:p w14:paraId="7BF36EEA" w14:textId="77777777" w:rsidR="00A25F9E" w:rsidRPr="007A0FAD" w:rsidRDefault="00A25F9E" w:rsidP="00D232CD">
            <w:pPr>
              <w:autoSpaceDE/>
              <w:autoSpaceDN/>
              <w:adjustRightInd/>
              <w:spacing w:before="0" w:line="240" w:lineRule="auto"/>
              <w:ind w:left="142"/>
            </w:pPr>
            <w:r w:rsidRPr="002E04FA">
              <w:rPr>
                <w:sz w:val="16"/>
                <w:szCs w:val="16"/>
              </w:rPr>
              <w:t>11</w:t>
            </w:r>
          </w:p>
        </w:tc>
        <w:tc>
          <w:tcPr>
            <w:tcW w:w="1629" w:type="dxa"/>
            <w:tcBorders>
              <w:top w:val="single" w:sz="12" w:space="0" w:color="auto"/>
              <w:left w:val="nil"/>
              <w:bottom w:val="nil"/>
              <w:right w:val="nil"/>
            </w:tcBorders>
            <w:vAlign w:val="center"/>
          </w:tcPr>
          <w:p w14:paraId="44F31153" w14:textId="77777777" w:rsidR="00A25F9E" w:rsidRPr="0080497E" w:rsidRDefault="00A25F9E" w:rsidP="00A25F9E">
            <w:pPr>
              <w:autoSpaceDE/>
              <w:autoSpaceDN/>
              <w:adjustRightInd/>
              <w:spacing w:before="0" w:line="240" w:lineRule="auto"/>
              <w:ind w:left="142"/>
              <w:rPr>
                <w:sz w:val="16"/>
                <w:szCs w:val="16"/>
              </w:rPr>
            </w:pPr>
            <w:r w:rsidRPr="0080497E">
              <w:rPr>
                <w:sz w:val="16"/>
                <w:szCs w:val="16"/>
              </w:rPr>
              <w:t>110°C (230°F)</w:t>
            </w:r>
          </w:p>
          <w:p w14:paraId="3BEC82FB" w14:textId="77777777" w:rsidR="00A25F9E" w:rsidRPr="0080497E" w:rsidRDefault="00A25F9E" w:rsidP="00A25F9E">
            <w:pPr>
              <w:autoSpaceDE/>
              <w:autoSpaceDN/>
              <w:adjustRightInd/>
              <w:spacing w:before="0" w:line="240" w:lineRule="auto"/>
              <w:ind w:left="142"/>
              <w:rPr>
                <w:sz w:val="16"/>
                <w:szCs w:val="16"/>
              </w:rPr>
            </w:pPr>
            <w:r w:rsidRPr="0080497E">
              <w:rPr>
                <w:sz w:val="16"/>
                <w:szCs w:val="16"/>
              </w:rPr>
              <w:t>130°C (266°F)</w:t>
            </w:r>
          </w:p>
          <w:p w14:paraId="7B69AB40" w14:textId="77777777" w:rsidR="00A25F9E" w:rsidRPr="007A0FAD" w:rsidRDefault="00A25F9E" w:rsidP="00A25F9E">
            <w:pPr>
              <w:autoSpaceDE/>
              <w:autoSpaceDN/>
              <w:adjustRightInd/>
              <w:spacing w:before="0" w:line="240" w:lineRule="auto"/>
              <w:ind w:left="142"/>
            </w:pPr>
            <w:r w:rsidRPr="0080497E">
              <w:rPr>
                <w:sz w:val="16"/>
                <w:szCs w:val="16"/>
              </w:rPr>
              <w:t>160°C (320°F)</w:t>
            </w:r>
          </w:p>
        </w:tc>
      </w:tr>
      <w:tr w:rsidR="00A25F9E" w14:paraId="44EBCCBA" w14:textId="77777777" w:rsidTr="00A25F9E">
        <w:trPr>
          <w:trHeight w:val="288"/>
        </w:trPr>
        <w:tc>
          <w:tcPr>
            <w:tcW w:w="1980" w:type="dxa"/>
            <w:gridSpan w:val="2"/>
            <w:tcBorders>
              <w:top w:val="nil"/>
              <w:left w:val="nil"/>
              <w:bottom w:val="nil"/>
              <w:right w:val="nil"/>
            </w:tcBorders>
            <w:vAlign w:val="center"/>
          </w:tcPr>
          <w:p w14:paraId="49CE1F14" w14:textId="77777777" w:rsidR="00A25F9E" w:rsidRPr="007A0FAD" w:rsidRDefault="00A25F9E" w:rsidP="00A25F9E">
            <w:pPr>
              <w:autoSpaceDE/>
              <w:autoSpaceDN/>
              <w:adjustRightInd/>
              <w:spacing w:before="0" w:line="240" w:lineRule="auto"/>
              <w:ind w:left="0"/>
            </w:pPr>
          </w:p>
        </w:tc>
        <w:tc>
          <w:tcPr>
            <w:tcW w:w="2430" w:type="dxa"/>
            <w:tcBorders>
              <w:top w:val="nil"/>
              <w:left w:val="nil"/>
              <w:bottom w:val="nil"/>
              <w:right w:val="nil"/>
            </w:tcBorders>
            <w:vAlign w:val="center"/>
          </w:tcPr>
          <w:p w14:paraId="038B20FB" w14:textId="77777777" w:rsidR="00A25F9E" w:rsidRPr="007A0FAD" w:rsidRDefault="00A25F9E" w:rsidP="00A25F9E">
            <w:pPr>
              <w:autoSpaceDE/>
              <w:autoSpaceDN/>
              <w:adjustRightInd/>
              <w:spacing w:before="0" w:line="240" w:lineRule="auto"/>
              <w:ind w:left="142"/>
            </w:pPr>
            <w:r w:rsidRPr="002E04FA">
              <w:rPr>
                <w:sz w:val="16"/>
                <w:szCs w:val="16"/>
              </w:rPr>
              <w:t>Carboline</w:t>
            </w:r>
          </w:p>
        </w:tc>
        <w:tc>
          <w:tcPr>
            <w:tcW w:w="2340" w:type="dxa"/>
            <w:gridSpan w:val="3"/>
            <w:tcBorders>
              <w:top w:val="nil"/>
              <w:left w:val="nil"/>
              <w:bottom w:val="nil"/>
              <w:right w:val="nil"/>
            </w:tcBorders>
            <w:vAlign w:val="center"/>
          </w:tcPr>
          <w:p w14:paraId="0B7CE114" w14:textId="77777777" w:rsidR="00A25F9E" w:rsidRPr="00EB512F" w:rsidRDefault="00A25F9E" w:rsidP="00A25F9E">
            <w:pPr>
              <w:autoSpaceDE/>
              <w:autoSpaceDN/>
              <w:adjustRightInd/>
              <w:spacing w:before="0" w:line="240" w:lineRule="auto"/>
              <w:ind w:left="142"/>
            </w:pPr>
            <w:r w:rsidRPr="00EB512F">
              <w:rPr>
                <w:sz w:val="16"/>
                <w:szCs w:val="16"/>
              </w:rPr>
              <w:t>Phenoline 1205</w:t>
            </w:r>
          </w:p>
        </w:tc>
        <w:tc>
          <w:tcPr>
            <w:tcW w:w="1260" w:type="dxa"/>
            <w:gridSpan w:val="2"/>
            <w:tcBorders>
              <w:top w:val="nil"/>
              <w:left w:val="nil"/>
              <w:bottom w:val="nil"/>
              <w:right w:val="nil"/>
            </w:tcBorders>
            <w:vAlign w:val="center"/>
          </w:tcPr>
          <w:p w14:paraId="50D36FF7" w14:textId="77777777" w:rsidR="00A25F9E" w:rsidRPr="007A0FAD" w:rsidRDefault="00A25F9E" w:rsidP="00D232CD">
            <w:pPr>
              <w:autoSpaceDE/>
              <w:autoSpaceDN/>
              <w:adjustRightInd/>
              <w:spacing w:before="0" w:line="240" w:lineRule="auto"/>
              <w:ind w:left="142"/>
            </w:pPr>
            <w:r w:rsidRPr="002E04FA">
              <w:rPr>
                <w:sz w:val="16"/>
                <w:szCs w:val="16"/>
              </w:rPr>
              <w:t>255</w:t>
            </w:r>
          </w:p>
        </w:tc>
        <w:tc>
          <w:tcPr>
            <w:tcW w:w="1629" w:type="dxa"/>
            <w:tcBorders>
              <w:top w:val="nil"/>
              <w:left w:val="nil"/>
              <w:bottom w:val="nil"/>
              <w:right w:val="nil"/>
            </w:tcBorders>
            <w:vAlign w:val="center"/>
          </w:tcPr>
          <w:p w14:paraId="5A7B3D4E" w14:textId="77777777" w:rsidR="00A25F9E" w:rsidRPr="007A0FAD" w:rsidRDefault="00A25F9E" w:rsidP="00A25F9E">
            <w:pPr>
              <w:autoSpaceDE/>
              <w:autoSpaceDN/>
              <w:adjustRightInd/>
              <w:spacing w:before="0" w:line="240" w:lineRule="auto"/>
              <w:ind w:left="142"/>
            </w:pPr>
            <w:r w:rsidRPr="0080497E">
              <w:rPr>
                <w:sz w:val="16"/>
                <w:szCs w:val="16"/>
              </w:rPr>
              <w:t>82°C (180°F)</w:t>
            </w:r>
          </w:p>
        </w:tc>
      </w:tr>
      <w:tr w:rsidR="00A25F9E" w14:paraId="1DA9D6CA" w14:textId="77777777" w:rsidTr="00A25F9E">
        <w:trPr>
          <w:trHeight w:val="288"/>
        </w:trPr>
        <w:tc>
          <w:tcPr>
            <w:tcW w:w="1980" w:type="dxa"/>
            <w:gridSpan w:val="2"/>
            <w:tcBorders>
              <w:top w:val="nil"/>
              <w:left w:val="nil"/>
              <w:bottom w:val="nil"/>
              <w:right w:val="nil"/>
            </w:tcBorders>
            <w:vAlign w:val="center"/>
          </w:tcPr>
          <w:p w14:paraId="2519CAEC" w14:textId="77777777" w:rsidR="00A25F9E" w:rsidRPr="007A0FAD" w:rsidRDefault="00A25F9E" w:rsidP="00A25F9E">
            <w:pPr>
              <w:autoSpaceDE/>
              <w:autoSpaceDN/>
              <w:adjustRightInd/>
              <w:spacing w:before="0" w:line="240" w:lineRule="auto"/>
              <w:ind w:left="0"/>
            </w:pPr>
          </w:p>
        </w:tc>
        <w:tc>
          <w:tcPr>
            <w:tcW w:w="2430" w:type="dxa"/>
            <w:tcBorders>
              <w:top w:val="nil"/>
              <w:left w:val="nil"/>
              <w:bottom w:val="nil"/>
              <w:right w:val="nil"/>
            </w:tcBorders>
            <w:vAlign w:val="center"/>
          </w:tcPr>
          <w:p w14:paraId="698A80EB" w14:textId="77777777" w:rsidR="00A25F9E" w:rsidRPr="007A0FAD" w:rsidRDefault="00A25F9E" w:rsidP="00A25F9E">
            <w:pPr>
              <w:autoSpaceDE/>
              <w:autoSpaceDN/>
              <w:adjustRightInd/>
              <w:spacing w:before="0" w:line="240" w:lineRule="auto"/>
              <w:ind w:left="142"/>
            </w:pPr>
            <w:r w:rsidRPr="002E04FA">
              <w:rPr>
                <w:sz w:val="16"/>
                <w:szCs w:val="16"/>
              </w:rPr>
              <w:t>Hempel Coatings (USA), Inc.</w:t>
            </w:r>
          </w:p>
        </w:tc>
        <w:tc>
          <w:tcPr>
            <w:tcW w:w="2340" w:type="dxa"/>
            <w:gridSpan w:val="3"/>
            <w:tcBorders>
              <w:top w:val="nil"/>
              <w:left w:val="nil"/>
              <w:bottom w:val="nil"/>
              <w:right w:val="nil"/>
            </w:tcBorders>
            <w:vAlign w:val="center"/>
          </w:tcPr>
          <w:p w14:paraId="0180B8A0" w14:textId="77777777" w:rsidR="00A25F9E" w:rsidRPr="00EB512F" w:rsidRDefault="00A25F9E" w:rsidP="00A25F9E">
            <w:pPr>
              <w:autoSpaceDE/>
              <w:autoSpaceDN/>
              <w:adjustRightInd/>
              <w:spacing w:before="0" w:line="240" w:lineRule="auto"/>
              <w:ind w:left="142"/>
            </w:pPr>
            <w:proofErr w:type="spellStart"/>
            <w:r w:rsidRPr="00EB512F">
              <w:rPr>
                <w:sz w:val="16"/>
                <w:szCs w:val="16"/>
              </w:rPr>
              <w:t>Hempadur</w:t>
            </w:r>
            <w:proofErr w:type="spellEnd"/>
            <w:r w:rsidRPr="00EB512F">
              <w:rPr>
                <w:sz w:val="16"/>
                <w:szCs w:val="16"/>
              </w:rPr>
              <w:t xml:space="preserve"> 35900</w:t>
            </w:r>
          </w:p>
          <w:p w14:paraId="42379244" w14:textId="251FC6FD" w:rsidR="00A25F9E" w:rsidRPr="00EB512F" w:rsidRDefault="00FF7898" w:rsidP="00A25F9E">
            <w:pPr>
              <w:autoSpaceDE/>
              <w:autoSpaceDN/>
              <w:adjustRightInd/>
              <w:spacing w:before="0" w:line="240" w:lineRule="auto"/>
              <w:ind w:left="142"/>
            </w:pPr>
            <w:proofErr w:type="spellStart"/>
            <w:r w:rsidRPr="00EB512F">
              <w:rPr>
                <w:sz w:val="16"/>
                <w:szCs w:val="16"/>
              </w:rPr>
              <w:t>Hempadur</w:t>
            </w:r>
            <w:proofErr w:type="spellEnd"/>
            <w:r w:rsidRPr="00EB512F">
              <w:rPr>
                <w:sz w:val="16"/>
                <w:szCs w:val="16"/>
              </w:rPr>
              <w:t xml:space="preserve"> </w:t>
            </w:r>
            <w:r w:rsidR="00A25F9E" w:rsidRPr="00EB512F">
              <w:rPr>
                <w:sz w:val="16"/>
                <w:szCs w:val="16"/>
              </w:rPr>
              <w:t>85671</w:t>
            </w:r>
          </w:p>
        </w:tc>
        <w:tc>
          <w:tcPr>
            <w:tcW w:w="1260" w:type="dxa"/>
            <w:gridSpan w:val="2"/>
            <w:tcBorders>
              <w:top w:val="nil"/>
              <w:left w:val="nil"/>
              <w:bottom w:val="nil"/>
              <w:right w:val="nil"/>
            </w:tcBorders>
            <w:vAlign w:val="center"/>
          </w:tcPr>
          <w:p w14:paraId="7727D544" w14:textId="3D402545" w:rsidR="00D232CD" w:rsidRDefault="00D232CD" w:rsidP="00D232CD">
            <w:pPr>
              <w:autoSpaceDE/>
              <w:autoSpaceDN/>
              <w:adjustRightInd/>
              <w:spacing w:before="0" w:line="240" w:lineRule="auto"/>
              <w:ind w:left="142"/>
              <w:rPr>
                <w:sz w:val="16"/>
                <w:szCs w:val="16"/>
              </w:rPr>
            </w:pPr>
            <w:r>
              <w:rPr>
                <w:sz w:val="16"/>
                <w:szCs w:val="16"/>
              </w:rPr>
              <w:t>0</w:t>
            </w:r>
          </w:p>
          <w:p w14:paraId="4D7117C6" w14:textId="317F2E81" w:rsidR="00A25F9E" w:rsidRPr="007A0FAD" w:rsidRDefault="00A25F9E" w:rsidP="00D232CD">
            <w:pPr>
              <w:autoSpaceDE/>
              <w:autoSpaceDN/>
              <w:adjustRightInd/>
              <w:spacing w:before="0" w:line="240" w:lineRule="auto"/>
              <w:ind w:left="142"/>
            </w:pPr>
            <w:r w:rsidRPr="002E04FA">
              <w:rPr>
                <w:sz w:val="16"/>
                <w:szCs w:val="16"/>
              </w:rPr>
              <w:t>316</w:t>
            </w:r>
            <w:del w:id="1426" w:author="Issayevskiy, Konstantin [STAMGazStroy LLP]" w:date="2025-12-17T14:03:00Z" w16du:dateUtc="2025-12-17T09:03:00Z">
              <w:r w:rsidRPr="002E04FA" w:rsidDel="0074008E">
                <w:rPr>
                  <w:sz w:val="16"/>
                  <w:szCs w:val="16"/>
                </w:rPr>
                <w:delText>0</w:delText>
              </w:r>
            </w:del>
          </w:p>
        </w:tc>
        <w:tc>
          <w:tcPr>
            <w:tcW w:w="1629" w:type="dxa"/>
            <w:tcBorders>
              <w:top w:val="nil"/>
              <w:left w:val="nil"/>
              <w:bottom w:val="nil"/>
              <w:right w:val="nil"/>
            </w:tcBorders>
            <w:vAlign w:val="center"/>
          </w:tcPr>
          <w:p w14:paraId="06A9E618" w14:textId="77777777" w:rsidR="00A25F9E" w:rsidRDefault="00A25F9E" w:rsidP="00A25F9E">
            <w:pPr>
              <w:autoSpaceDE/>
              <w:autoSpaceDN/>
              <w:adjustRightInd/>
              <w:spacing w:before="0" w:line="240" w:lineRule="auto"/>
              <w:ind w:left="142"/>
              <w:rPr>
                <w:sz w:val="16"/>
                <w:szCs w:val="16"/>
              </w:rPr>
            </w:pPr>
            <w:r w:rsidRPr="0080497E">
              <w:rPr>
                <w:sz w:val="16"/>
                <w:szCs w:val="16"/>
              </w:rPr>
              <w:t>90°C</w:t>
            </w:r>
            <w:r>
              <w:rPr>
                <w:sz w:val="16"/>
                <w:szCs w:val="16"/>
              </w:rPr>
              <w:t xml:space="preserve"> (194°F</w:t>
            </w:r>
            <w:r w:rsidRPr="0080497E">
              <w:rPr>
                <w:sz w:val="16"/>
                <w:szCs w:val="16"/>
              </w:rPr>
              <w:t>)</w:t>
            </w:r>
          </w:p>
          <w:p w14:paraId="3EECCE0E" w14:textId="77777777" w:rsidR="00A25F9E" w:rsidRPr="007A0FAD" w:rsidRDefault="00A25F9E" w:rsidP="00A25F9E">
            <w:pPr>
              <w:autoSpaceDE/>
              <w:autoSpaceDN/>
              <w:adjustRightInd/>
              <w:spacing w:before="0" w:line="240" w:lineRule="auto"/>
              <w:ind w:left="142"/>
            </w:pPr>
            <w:r w:rsidRPr="0080497E">
              <w:rPr>
                <w:sz w:val="16"/>
                <w:szCs w:val="16"/>
              </w:rPr>
              <w:t xml:space="preserve"> 95°C (203°F)</w:t>
            </w:r>
          </w:p>
        </w:tc>
      </w:tr>
      <w:tr w:rsidR="00B53DCE" w14:paraId="4B9996FD" w14:textId="77777777" w:rsidTr="00A25F9E">
        <w:trPr>
          <w:trHeight w:val="288"/>
        </w:trPr>
        <w:tc>
          <w:tcPr>
            <w:tcW w:w="1980" w:type="dxa"/>
            <w:gridSpan w:val="2"/>
            <w:tcBorders>
              <w:top w:val="nil"/>
              <w:left w:val="nil"/>
              <w:bottom w:val="nil"/>
              <w:right w:val="nil"/>
            </w:tcBorders>
            <w:vAlign w:val="center"/>
          </w:tcPr>
          <w:p w14:paraId="3609758A" w14:textId="77777777" w:rsidR="00B53DCE" w:rsidRPr="007A0FAD" w:rsidRDefault="00B53DCE" w:rsidP="00A25F9E">
            <w:pPr>
              <w:autoSpaceDE/>
              <w:autoSpaceDN/>
              <w:adjustRightInd/>
              <w:spacing w:before="0" w:line="240" w:lineRule="auto"/>
              <w:ind w:left="0"/>
            </w:pPr>
          </w:p>
        </w:tc>
        <w:tc>
          <w:tcPr>
            <w:tcW w:w="2430" w:type="dxa"/>
            <w:tcBorders>
              <w:top w:val="nil"/>
              <w:left w:val="nil"/>
              <w:bottom w:val="nil"/>
              <w:right w:val="nil"/>
            </w:tcBorders>
            <w:vAlign w:val="center"/>
          </w:tcPr>
          <w:p w14:paraId="23EEF26C" w14:textId="6737378F" w:rsidR="00B53DCE" w:rsidRPr="002E04FA" w:rsidRDefault="00B53DCE" w:rsidP="00A25F9E">
            <w:pPr>
              <w:autoSpaceDE/>
              <w:autoSpaceDN/>
              <w:adjustRightInd/>
              <w:spacing w:before="0" w:line="240" w:lineRule="auto"/>
              <w:ind w:left="142"/>
              <w:rPr>
                <w:sz w:val="16"/>
                <w:szCs w:val="16"/>
              </w:rPr>
            </w:pPr>
            <w:r w:rsidRPr="002E04FA">
              <w:rPr>
                <w:sz w:val="16"/>
                <w:szCs w:val="16"/>
              </w:rPr>
              <w:t>International</w:t>
            </w:r>
          </w:p>
        </w:tc>
        <w:tc>
          <w:tcPr>
            <w:tcW w:w="2340" w:type="dxa"/>
            <w:gridSpan w:val="3"/>
            <w:tcBorders>
              <w:top w:val="nil"/>
              <w:left w:val="nil"/>
              <w:bottom w:val="nil"/>
              <w:right w:val="nil"/>
            </w:tcBorders>
            <w:vAlign w:val="center"/>
          </w:tcPr>
          <w:p w14:paraId="20D6D10F" w14:textId="08C0C741" w:rsidR="00B53DCE" w:rsidRPr="00EB512F" w:rsidRDefault="00B53DCE" w:rsidP="00A25F9E">
            <w:pPr>
              <w:autoSpaceDE/>
              <w:autoSpaceDN/>
              <w:adjustRightInd/>
              <w:spacing w:before="0" w:line="240" w:lineRule="auto"/>
              <w:ind w:left="142"/>
              <w:rPr>
                <w:sz w:val="16"/>
                <w:szCs w:val="16"/>
              </w:rPr>
            </w:pPr>
            <w:r w:rsidRPr="00EB512F">
              <w:rPr>
                <w:sz w:val="16"/>
                <w:szCs w:val="16"/>
              </w:rPr>
              <w:t xml:space="preserve">Not </w:t>
            </w:r>
            <w:r w:rsidR="00DF4FC5" w:rsidRPr="00EB512F">
              <w:rPr>
                <w:sz w:val="16"/>
                <w:szCs w:val="16"/>
              </w:rPr>
              <w:t xml:space="preserve">specified </w:t>
            </w:r>
          </w:p>
        </w:tc>
        <w:tc>
          <w:tcPr>
            <w:tcW w:w="1260" w:type="dxa"/>
            <w:gridSpan w:val="2"/>
            <w:tcBorders>
              <w:top w:val="nil"/>
              <w:left w:val="nil"/>
              <w:bottom w:val="nil"/>
              <w:right w:val="nil"/>
            </w:tcBorders>
            <w:vAlign w:val="center"/>
          </w:tcPr>
          <w:p w14:paraId="6C1EEC49" w14:textId="77777777" w:rsidR="00B53DCE" w:rsidRDefault="00B53DCE" w:rsidP="00D232CD">
            <w:pPr>
              <w:autoSpaceDE/>
              <w:autoSpaceDN/>
              <w:adjustRightInd/>
              <w:spacing w:before="0" w:line="240" w:lineRule="auto"/>
              <w:ind w:left="142"/>
              <w:rPr>
                <w:sz w:val="16"/>
                <w:szCs w:val="16"/>
              </w:rPr>
            </w:pPr>
          </w:p>
        </w:tc>
        <w:tc>
          <w:tcPr>
            <w:tcW w:w="1629" w:type="dxa"/>
            <w:tcBorders>
              <w:top w:val="nil"/>
              <w:left w:val="nil"/>
              <w:bottom w:val="nil"/>
              <w:right w:val="nil"/>
            </w:tcBorders>
            <w:vAlign w:val="center"/>
          </w:tcPr>
          <w:p w14:paraId="795BA36D" w14:textId="77777777" w:rsidR="00B53DCE" w:rsidRPr="0080497E" w:rsidRDefault="00B53DCE" w:rsidP="00A25F9E">
            <w:pPr>
              <w:autoSpaceDE/>
              <w:autoSpaceDN/>
              <w:adjustRightInd/>
              <w:spacing w:before="0" w:line="240" w:lineRule="auto"/>
              <w:ind w:left="142"/>
              <w:rPr>
                <w:sz w:val="16"/>
                <w:szCs w:val="16"/>
              </w:rPr>
            </w:pPr>
          </w:p>
        </w:tc>
      </w:tr>
      <w:tr w:rsidR="00A25F9E" w14:paraId="35C813F7" w14:textId="77777777" w:rsidTr="00A25F9E">
        <w:trPr>
          <w:trHeight w:val="288"/>
        </w:trPr>
        <w:tc>
          <w:tcPr>
            <w:tcW w:w="1980" w:type="dxa"/>
            <w:gridSpan w:val="2"/>
            <w:vMerge w:val="restart"/>
            <w:tcBorders>
              <w:top w:val="nil"/>
              <w:left w:val="nil"/>
              <w:right w:val="nil"/>
            </w:tcBorders>
            <w:vAlign w:val="center"/>
          </w:tcPr>
          <w:p w14:paraId="17A1C5D9" w14:textId="77777777" w:rsidR="00A25F9E" w:rsidRPr="007A0FAD" w:rsidRDefault="00A25F9E" w:rsidP="00A25F9E">
            <w:pPr>
              <w:autoSpaceDE/>
              <w:autoSpaceDN/>
              <w:adjustRightInd/>
              <w:spacing w:before="0" w:line="240" w:lineRule="auto"/>
              <w:ind w:left="0"/>
            </w:pPr>
            <w:r w:rsidRPr="002E04FA">
              <w:rPr>
                <w:b/>
                <w:sz w:val="16"/>
                <w:szCs w:val="16"/>
              </w:rPr>
              <w:t xml:space="preserve">DFT as per </w:t>
            </w:r>
            <w:r w:rsidRPr="002E04FA">
              <w:rPr>
                <w:b/>
                <w:sz w:val="16"/>
                <w:szCs w:val="16"/>
              </w:rPr>
              <w:br/>
              <w:t xml:space="preserve">Manufacturer’s </w:t>
            </w:r>
            <w:r w:rsidRPr="002E04FA">
              <w:rPr>
                <w:b/>
                <w:sz w:val="16"/>
                <w:szCs w:val="16"/>
              </w:rPr>
              <w:br/>
              <w:t>Product Sheet</w:t>
            </w:r>
          </w:p>
        </w:tc>
        <w:tc>
          <w:tcPr>
            <w:tcW w:w="2430" w:type="dxa"/>
            <w:tcBorders>
              <w:top w:val="nil"/>
              <w:left w:val="nil"/>
              <w:bottom w:val="nil"/>
              <w:right w:val="nil"/>
            </w:tcBorders>
            <w:vAlign w:val="center"/>
          </w:tcPr>
          <w:p w14:paraId="342FCDBB" w14:textId="77777777" w:rsidR="00A25F9E" w:rsidRPr="002E04FA" w:rsidRDefault="00A25F9E" w:rsidP="00A25F9E">
            <w:pPr>
              <w:autoSpaceDE/>
              <w:autoSpaceDN/>
              <w:adjustRightInd/>
              <w:spacing w:before="0" w:line="240" w:lineRule="auto"/>
              <w:ind w:left="142"/>
            </w:pPr>
            <w:r w:rsidRPr="002E04FA">
              <w:rPr>
                <w:sz w:val="16"/>
                <w:szCs w:val="16"/>
              </w:rPr>
              <w:t>Jotun</w:t>
            </w:r>
          </w:p>
        </w:tc>
        <w:tc>
          <w:tcPr>
            <w:tcW w:w="2340" w:type="dxa"/>
            <w:gridSpan w:val="3"/>
            <w:tcBorders>
              <w:top w:val="nil"/>
              <w:left w:val="nil"/>
              <w:bottom w:val="nil"/>
              <w:right w:val="nil"/>
            </w:tcBorders>
            <w:vAlign w:val="center"/>
          </w:tcPr>
          <w:p w14:paraId="28F445BE" w14:textId="77777777" w:rsidR="00A25F9E" w:rsidRPr="00EB512F" w:rsidRDefault="00A25F9E" w:rsidP="00A25F9E">
            <w:pPr>
              <w:autoSpaceDE/>
              <w:autoSpaceDN/>
              <w:adjustRightInd/>
              <w:spacing w:before="0" w:line="240" w:lineRule="auto"/>
              <w:ind w:left="142"/>
            </w:pPr>
            <w:proofErr w:type="spellStart"/>
            <w:r w:rsidRPr="00EB512F">
              <w:rPr>
                <w:sz w:val="16"/>
                <w:szCs w:val="16"/>
              </w:rPr>
              <w:t>Tankguard</w:t>
            </w:r>
            <w:proofErr w:type="spellEnd"/>
            <w:r w:rsidRPr="00EB512F">
              <w:rPr>
                <w:sz w:val="16"/>
                <w:szCs w:val="16"/>
              </w:rPr>
              <w:t xml:space="preserve"> Storage</w:t>
            </w:r>
          </w:p>
        </w:tc>
        <w:tc>
          <w:tcPr>
            <w:tcW w:w="1260" w:type="dxa"/>
            <w:gridSpan w:val="2"/>
            <w:tcBorders>
              <w:top w:val="nil"/>
              <w:left w:val="nil"/>
              <w:bottom w:val="nil"/>
              <w:right w:val="nil"/>
            </w:tcBorders>
            <w:vAlign w:val="center"/>
          </w:tcPr>
          <w:p w14:paraId="3E245673" w14:textId="77777777" w:rsidR="00A25F9E" w:rsidRPr="002E04FA" w:rsidRDefault="00A25F9E" w:rsidP="00D232CD">
            <w:pPr>
              <w:autoSpaceDE/>
              <w:autoSpaceDN/>
              <w:adjustRightInd/>
              <w:spacing w:before="0" w:line="240" w:lineRule="auto"/>
              <w:ind w:left="142"/>
            </w:pPr>
            <w:r w:rsidRPr="002E04FA">
              <w:rPr>
                <w:sz w:val="16"/>
                <w:szCs w:val="16"/>
              </w:rPr>
              <w:t>310</w:t>
            </w:r>
          </w:p>
        </w:tc>
        <w:tc>
          <w:tcPr>
            <w:tcW w:w="1629" w:type="dxa"/>
            <w:tcBorders>
              <w:top w:val="nil"/>
              <w:left w:val="nil"/>
              <w:bottom w:val="nil"/>
              <w:right w:val="nil"/>
            </w:tcBorders>
            <w:vAlign w:val="center"/>
          </w:tcPr>
          <w:p w14:paraId="13155E1C" w14:textId="77777777" w:rsidR="00A25F9E" w:rsidRPr="002E04FA" w:rsidRDefault="00A25F9E" w:rsidP="00A25F9E">
            <w:pPr>
              <w:autoSpaceDE/>
              <w:autoSpaceDN/>
              <w:adjustRightInd/>
              <w:spacing w:before="0" w:line="240" w:lineRule="auto"/>
              <w:ind w:left="142"/>
            </w:pPr>
            <w:r w:rsidRPr="0080497E">
              <w:rPr>
                <w:sz w:val="16"/>
                <w:szCs w:val="16"/>
              </w:rPr>
              <w:t>95°C (203°F)</w:t>
            </w:r>
          </w:p>
        </w:tc>
      </w:tr>
      <w:tr w:rsidR="00A25F9E" w14:paraId="65501094" w14:textId="77777777" w:rsidTr="00A25F9E">
        <w:trPr>
          <w:trHeight w:val="288"/>
        </w:trPr>
        <w:tc>
          <w:tcPr>
            <w:tcW w:w="1980" w:type="dxa"/>
            <w:gridSpan w:val="2"/>
            <w:vMerge/>
            <w:tcBorders>
              <w:left w:val="nil"/>
              <w:bottom w:val="nil"/>
              <w:right w:val="nil"/>
            </w:tcBorders>
            <w:vAlign w:val="center"/>
          </w:tcPr>
          <w:p w14:paraId="57B2C29F" w14:textId="77777777" w:rsidR="00A25F9E" w:rsidRDefault="00A25F9E" w:rsidP="00A25F9E">
            <w:pPr>
              <w:pStyle w:val="CES5191Arial8bold"/>
            </w:pPr>
          </w:p>
        </w:tc>
        <w:tc>
          <w:tcPr>
            <w:tcW w:w="2430" w:type="dxa"/>
            <w:tcBorders>
              <w:top w:val="nil"/>
              <w:left w:val="nil"/>
              <w:bottom w:val="nil"/>
              <w:right w:val="nil"/>
            </w:tcBorders>
            <w:vAlign w:val="center"/>
          </w:tcPr>
          <w:p w14:paraId="7FE12A12" w14:textId="77777777" w:rsidR="00A25F9E" w:rsidRPr="007A0FAD" w:rsidRDefault="00A25F9E" w:rsidP="00A25F9E">
            <w:pPr>
              <w:autoSpaceDE/>
              <w:autoSpaceDN/>
              <w:adjustRightInd/>
              <w:spacing w:before="0" w:line="240" w:lineRule="auto"/>
              <w:ind w:left="142"/>
            </w:pPr>
            <w:r w:rsidRPr="002E04FA">
              <w:rPr>
                <w:sz w:val="16"/>
                <w:szCs w:val="16"/>
              </w:rPr>
              <w:t>PPG</w:t>
            </w:r>
          </w:p>
        </w:tc>
        <w:tc>
          <w:tcPr>
            <w:tcW w:w="2340" w:type="dxa"/>
            <w:gridSpan w:val="3"/>
            <w:tcBorders>
              <w:top w:val="nil"/>
              <w:left w:val="nil"/>
              <w:bottom w:val="nil"/>
              <w:right w:val="nil"/>
            </w:tcBorders>
            <w:vAlign w:val="center"/>
          </w:tcPr>
          <w:p w14:paraId="7C17EC59" w14:textId="77777777" w:rsidR="00A25F9E" w:rsidRPr="00EB512F" w:rsidRDefault="00A25F9E" w:rsidP="00A25F9E">
            <w:pPr>
              <w:autoSpaceDE/>
              <w:autoSpaceDN/>
              <w:adjustRightInd/>
              <w:spacing w:before="0" w:line="240" w:lineRule="auto"/>
              <w:ind w:left="142"/>
            </w:pPr>
            <w:proofErr w:type="spellStart"/>
            <w:r w:rsidRPr="00EB512F">
              <w:rPr>
                <w:sz w:val="16"/>
                <w:szCs w:val="16"/>
              </w:rPr>
              <w:t>Phenguard</w:t>
            </w:r>
            <w:proofErr w:type="spellEnd"/>
            <w:r w:rsidRPr="00EB512F">
              <w:rPr>
                <w:sz w:val="16"/>
                <w:szCs w:val="16"/>
              </w:rPr>
              <w:t xml:space="preserve"> 940 Series </w:t>
            </w:r>
            <w:proofErr w:type="spellStart"/>
            <w:r w:rsidRPr="00EB512F">
              <w:rPr>
                <w:sz w:val="16"/>
                <w:szCs w:val="16"/>
              </w:rPr>
              <w:t>Amercoat</w:t>
            </w:r>
            <w:proofErr w:type="spellEnd"/>
            <w:r w:rsidRPr="00EB512F">
              <w:rPr>
                <w:sz w:val="16"/>
                <w:szCs w:val="16"/>
              </w:rPr>
              <w:t xml:space="preserve"> 91</w:t>
            </w:r>
          </w:p>
        </w:tc>
        <w:tc>
          <w:tcPr>
            <w:tcW w:w="1260" w:type="dxa"/>
            <w:gridSpan w:val="2"/>
            <w:tcBorders>
              <w:top w:val="nil"/>
              <w:left w:val="nil"/>
              <w:bottom w:val="nil"/>
              <w:right w:val="nil"/>
            </w:tcBorders>
            <w:vAlign w:val="center"/>
          </w:tcPr>
          <w:p w14:paraId="3CD2FD41" w14:textId="77777777" w:rsidR="00A25F9E" w:rsidRPr="007A0FAD" w:rsidRDefault="00A25F9E" w:rsidP="00D232CD">
            <w:pPr>
              <w:autoSpaceDE/>
              <w:autoSpaceDN/>
              <w:adjustRightInd/>
              <w:spacing w:before="0" w:line="240" w:lineRule="auto"/>
              <w:ind w:left="142"/>
            </w:pPr>
            <w:r w:rsidRPr="002E04FA">
              <w:rPr>
                <w:sz w:val="16"/>
                <w:szCs w:val="16"/>
              </w:rPr>
              <w:t>315-410</w:t>
            </w:r>
          </w:p>
        </w:tc>
        <w:tc>
          <w:tcPr>
            <w:tcW w:w="1629" w:type="dxa"/>
            <w:tcBorders>
              <w:top w:val="nil"/>
              <w:left w:val="nil"/>
              <w:bottom w:val="nil"/>
              <w:right w:val="nil"/>
            </w:tcBorders>
            <w:vAlign w:val="center"/>
          </w:tcPr>
          <w:p w14:paraId="054A8840" w14:textId="77777777" w:rsidR="00A25F9E" w:rsidRDefault="00A25F9E" w:rsidP="00A25F9E">
            <w:pPr>
              <w:autoSpaceDE/>
              <w:autoSpaceDN/>
              <w:adjustRightInd/>
              <w:spacing w:before="0" w:line="240" w:lineRule="auto"/>
              <w:ind w:left="142"/>
              <w:rPr>
                <w:sz w:val="16"/>
                <w:szCs w:val="16"/>
              </w:rPr>
            </w:pPr>
            <w:r w:rsidRPr="0080497E">
              <w:rPr>
                <w:sz w:val="16"/>
                <w:szCs w:val="16"/>
              </w:rPr>
              <w:t>88°C (190°F)</w:t>
            </w:r>
          </w:p>
          <w:p w14:paraId="1759A65E" w14:textId="77777777" w:rsidR="00A25F9E" w:rsidRPr="007A0FAD" w:rsidRDefault="00A25F9E" w:rsidP="00A25F9E">
            <w:pPr>
              <w:autoSpaceDE/>
              <w:autoSpaceDN/>
              <w:adjustRightInd/>
              <w:spacing w:before="0" w:line="240" w:lineRule="auto"/>
              <w:ind w:left="142"/>
            </w:pPr>
            <w:r w:rsidRPr="0080497E">
              <w:rPr>
                <w:sz w:val="16"/>
                <w:szCs w:val="16"/>
              </w:rPr>
              <w:t>/93°C (200°F)</w:t>
            </w:r>
          </w:p>
        </w:tc>
      </w:tr>
      <w:tr w:rsidR="00A25F9E" w14:paraId="3858C85A" w14:textId="77777777" w:rsidTr="00A25F9E">
        <w:trPr>
          <w:trHeight w:val="288"/>
        </w:trPr>
        <w:tc>
          <w:tcPr>
            <w:tcW w:w="1980" w:type="dxa"/>
            <w:gridSpan w:val="2"/>
            <w:tcBorders>
              <w:top w:val="nil"/>
              <w:left w:val="nil"/>
              <w:bottom w:val="nil"/>
              <w:right w:val="nil"/>
            </w:tcBorders>
            <w:vAlign w:val="center"/>
          </w:tcPr>
          <w:p w14:paraId="4B98F2F4" w14:textId="77777777" w:rsidR="00A25F9E" w:rsidRDefault="00A25F9E" w:rsidP="00A25F9E">
            <w:pPr>
              <w:pStyle w:val="CES5191Arial8bold"/>
            </w:pPr>
          </w:p>
        </w:tc>
        <w:tc>
          <w:tcPr>
            <w:tcW w:w="2430" w:type="dxa"/>
            <w:tcBorders>
              <w:top w:val="nil"/>
              <w:left w:val="nil"/>
              <w:bottom w:val="nil"/>
              <w:right w:val="nil"/>
            </w:tcBorders>
            <w:vAlign w:val="center"/>
          </w:tcPr>
          <w:p w14:paraId="45AD57C7" w14:textId="77777777" w:rsidR="00A25F9E" w:rsidRPr="007A0FAD" w:rsidRDefault="00A25F9E" w:rsidP="00A25F9E">
            <w:pPr>
              <w:autoSpaceDE/>
              <w:autoSpaceDN/>
              <w:adjustRightInd/>
              <w:spacing w:before="0" w:line="240" w:lineRule="auto"/>
              <w:ind w:left="142"/>
            </w:pPr>
            <w:r w:rsidRPr="002E04FA">
              <w:rPr>
                <w:sz w:val="16"/>
                <w:szCs w:val="16"/>
              </w:rPr>
              <w:t>Sherwin-Williams</w:t>
            </w:r>
          </w:p>
        </w:tc>
        <w:tc>
          <w:tcPr>
            <w:tcW w:w="2340" w:type="dxa"/>
            <w:gridSpan w:val="3"/>
            <w:tcBorders>
              <w:top w:val="nil"/>
              <w:left w:val="nil"/>
              <w:bottom w:val="nil"/>
              <w:right w:val="nil"/>
            </w:tcBorders>
            <w:vAlign w:val="center"/>
          </w:tcPr>
          <w:p w14:paraId="260D3EAB" w14:textId="77777777" w:rsidR="00A25F9E" w:rsidRPr="00EB512F" w:rsidRDefault="00A25F9E" w:rsidP="00A25F9E">
            <w:pPr>
              <w:autoSpaceDE/>
              <w:autoSpaceDN/>
              <w:adjustRightInd/>
              <w:spacing w:before="0" w:line="240" w:lineRule="auto"/>
              <w:ind w:left="142"/>
            </w:pPr>
            <w:proofErr w:type="spellStart"/>
            <w:r w:rsidRPr="00EB512F">
              <w:rPr>
                <w:sz w:val="16"/>
                <w:szCs w:val="16"/>
              </w:rPr>
              <w:t>Epo</w:t>
            </w:r>
            <w:proofErr w:type="spellEnd"/>
            <w:r w:rsidRPr="00EB512F">
              <w:rPr>
                <w:sz w:val="16"/>
                <w:szCs w:val="16"/>
              </w:rPr>
              <w:t>-Phen FF</w:t>
            </w:r>
          </w:p>
        </w:tc>
        <w:tc>
          <w:tcPr>
            <w:tcW w:w="1260" w:type="dxa"/>
            <w:gridSpan w:val="2"/>
            <w:tcBorders>
              <w:top w:val="nil"/>
              <w:left w:val="nil"/>
              <w:bottom w:val="nil"/>
              <w:right w:val="nil"/>
            </w:tcBorders>
            <w:vAlign w:val="center"/>
          </w:tcPr>
          <w:p w14:paraId="6529E3A3" w14:textId="77777777" w:rsidR="00A25F9E" w:rsidRPr="007A0FAD" w:rsidRDefault="00A25F9E" w:rsidP="00D232CD">
            <w:pPr>
              <w:autoSpaceDE/>
              <w:autoSpaceDN/>
              <w:adjustRightInd/>
              <w:spacing w:before="0" w:line="240" w:lineRule="auto"/>
              <w:ind w:left="142"/>
            </w:pPr>
            <w:r w:rsidRPr="002E04FA">
              <w:rPr>
                <w:sz w:val="16"/>
                <w:szCs w:val="16"/>
              </w:rPr>
              <w:t>250</w:t>
            </w:r>
          </w:p>
        </w:tc>
        <w:tc>
          <w:tcPr>
            <w:tcW w:w="1629" w:type="dxa"/>
            <w:tcBorders>
              <w:top w:val="nil"/>
              <w:left w:val="nil"/>
              <w:bottom w:val="nil"/>
              <w:right w:val="nil"/>
            </w:tcBorders>
            <w:vAlign w:val="center"/>
          </w:tcPr>
          <w:p w14:paraId="130EC2ED" w14:textId="77777777" w:rsidR="00A25F9E" w:rsidRPr="007A0FAD" w:rsidRDefault="00A25F9E" w:rsidP="00A25F9E">
            <w:pPr>
              <w:autoSpaceDE/>
              <w:autoSpaceDN/>
              <w:adjustRightInd/>
              <w:spacing w:before="0" w:line="240" w:lineRule="auto"/>
              <w:ind w:left="142"/>
            </w:pPr>
            <w:r w:rsidRPr="0080497E">
              <w:rPr>
                <w:sz w:val="16"/>
                <w:szCs w:val="16"/>
              </w:rPr>
              <w:t>99°C (210°F)</w:t>
            </w:r>
          </w:p>
        </w:tc>
      </w:tr>
      <w:tr w:rsidR="00A25F9E" w14:paraId="2839C1A7" w14:textId="77777777" w:rsidTr="00A25F9E">
        <w:trPr>
          <w:trHeight w:val="288"/>
        </w:trPr>
        <w:tc>
          <w:tcPr>
            <w:tcW w:w="9639" w:type="dxa"/>
            <w:gridSpan w:val="9"/>
            <w:tcBorders>
              <w:top w:val="nil"/>
              <w:left w:val="nil"/>
              <w:bottom w:val="single" w:sz="12" w:space="0" w:color="auto"/>
              <w:right w:val="nil"/>
            </w:tcBorders>
            <w:vAlign w:val="center"/>
          </w:tcPr>
          <w:p w14:paraId="730F2CE2" w14:textId="756B575A" w:rsidR="00A25F9E" w:rsidRDefault="00A25F9E" w:rsidP="00224E3A">
            <w:pPr>
              <w:widowControl w:val="0"/>
              <w:spacing w:before="42" w:line="184" w:lineRule="exact"/>
              <w:ind w:left="-71" w:right="777"/>
            </w:pPr>
          </w:p>
        </w:tc>
      </w:tr>
      <w:tr w:rsidR="00A25F9E" w14:paraId="10804CDD" w14:textId="77777777" w:rsidTr="00A25F9E">
        <w:trPr>
          <w:trHeight w:val="288"/>
        </w:trPr>
        <w:tc>
          <w:tcPr>
            <w:tcW w:w="1440" w:type="dxa"/>
            <w:tcBorders>
              <w:left w:val="nil"/>
              <w:bottom w:val="nil"/>
              <w:right w:val="nil"/>
            </w:tcBorders>
            <w:vAlign w:val="center"/>
          </w:tcPr>
          <w:p w14:paraId="4AC6FEB5" w14:textId="77777777" w:rsidR="00A25F9E" w:rsidRPr="00CB73BA" w:rsidRDefault="00A25F9E" w:rsidP="00CB73BA">
            <w:pPr>
              <w:widowControl w:val="0"/>
              <w:spacing w:line="143" w:lineRule="exact"/>
              <w:ind w:left="142" w:right="-20"/>
              <w:rPr>
                <w:position w:val="-1"/>
                <w:sz w:val="16"/>
                <w:szCs w:val="16"/>
              </w:rPr>
            </w:pPr>
            <w:r w:rsidRPr="00CB73BA">
              <w:rPr>
                <w:position w:val="-1"/>
                <w:sz w:val="16"/>
                <w:szCs w:val="16"/>
              </w:rPr>
              <w:t>Last Update:</w:t>
            </w:r>
          </w:p>
        </w:tc>
        <w:tc>
          <w:tcPr>
            <w:tcW w:w="2970" w:type="dxa"/>
            <w:gridSpan w:val="2"/>
            <w:tcBorders>
              <w:left w:val="nil"/>
              <w:bottom w:val="nil"/>
              <w:right w:val="nil"/>
            </w:tcBorders>
            <w:vAlign w:val="center"/>
          </w:tcPr>
          <w:p w14:paraId="4F2633D4" w14:textId="5837F9C1" w:rsidR="00A25F9E" w:rsidRPr="00CB73BA" w:rsidRDefault="00EB512F" w:rsidP="00CB73BA">
            <w:pPr>
              <w:widowControl w:val="0"/>
              <w:spacing w:line="143" w:lineRule="exact"/>
              <w:ind w:left="142" w:right="-20"/>
              <w:rPr>
                <w:position w:val="-1"/>
                <w:sz w:val="16"/>
                <w:szCs w:val="16"/>
              </w:rPr>
            </w:pPr>
            <w:r>
              <w:rPr>
                <w:position w:val="-1"/>
                <w:sz w:val="16"/>
                <w:szCs w:val="16"/>
              </w:rPr>
              <w:t>November</w:t>
            </w:r>
            <w:r w:rsidR="00CB73BA">
              <w:rPr>
                <w:position w:val="-1"/>
                <w:sz w:val="16"/>
                <w:szCs w:val="16"/>
              </w:rPr>
              <w:t xml:space="preserve"> 2025</w:t>
            </w:r>
          </w:p>
        </w:tc>
        <w:tc>
          <w:tcPr>
            <w:tcW w:w="2340" w:type="dxa"/>
            <w:gridSpan w:val="3"/>
            <w:tcBorders>
              <w:left w:val="nil"/>
              <w:bottom w:val="nil"/>
              <w:right w:val="nil"/>
            </w:tcBorders>
            <w:vAlign w:val="center"/>
          </w:tcPr>
          <w:p w14:paraId="079F3033" w14:textId="77777777" w:rsidR="00A25F9E" w:rsidRDefault="00A25F9E" w:rsidP="00A25F9E">
            <w:pPr>
              <w:rPr>
                <w:rFonts w:ascii="Arial" w:hAnsi="Arial" w:cs="Arial"/>
                <w:b/>
                <w:sz w:val="16"/>
                <w:szCs w:val="16"/>
              </w:rPr>
            </w:pPr>
          </w:p>
        </w:tc>
        <w:tc>
          <w:tcPr>
            <w:tcW w:w="1260" w:type="dxa"/>
            <w:gridSpan w:val="2"/>
            <w:tcBorders>
              <w:left w:val="nil"/>
              <w:bottom w:val="nil"/>
              <w:right w:val="nil"/>
            </w:tcBorders>
            <w:vAlign w:val="center"/>
          </w:tcPr>
          <w:p w14:paraId="0108C263" w14:textId="77777777" w:rsidR="00A25F9E" w:rsidRDefault="00A25F9E" w:rsidP="00A25F9E">
            <w:pPr>
              <w:jc w:val="center"/>
              <w:rPr>
                <w:rFonts w:ascii="Arial" w:hAnsi="Arial" w:cs="Arial"/>
                <w:b/>
                <w:sz w:val="16"/>
                <w:szCs w:val="16"/>
              </w:rPr>
            </w:pPr>
          </w:p>
        </w:tc>
        <w:tc>
          <w:tcPr>
            <w:tcW w:w="1629" w:type="dxa"/>
            <w:tcBorders>
              <w:left w:val="nil"/>
              <w:bottom w:val="nil"/>
              <w:right w:val="nil"/>
            </w:tcBorders>
            <w:vAlign w:val="center"/>
          </w:tcPr>
          <w:p w14:paraId="481609BC" w14:textId="77777777" w:rsidR="00A25F9E" w:rsidRDefault="00A25F9E" w:rsidP="00A25F9E">
            <w:pPr>
              <w:jc w:val="center"/>
              <w:rPr>
                <w:rFonts w:ascii="Arial" w:hAnsi="Arial" w:cs="Arial"/>
                <w:b/>
                <w:sz w:val="16"/>
                <w:szCs w:val="16"/>
              </w:rPr>
            </w:pPr>
          </w:p>
        </w:tc>
      </w:tr>
    </w:tbl>
    <w:p w14:paraId="33442889" w14:textId="77777777" w:rsidR="00337878" w:rsidRDefault="00337878" w:rsidP="00C02F40">
      <w:pPr>
        <w:spacing w:before="0" w:line="240" w:lineRule="auto"/>
        <w:ind w:left="1170" w:hanging="540"/>
        <w:rPr>
          <w:color w:val="auto"/>
          <w:sz w:val="16"/>
          <w:szCs w:val="16"/>
          <w:lang w:val="ru-RU"/>
        </w:rPr>
      </w:pPr>
    </w:p>
    <w:p w14:paraId="217B8FDA" w14:textId="73E85650" w:rsidR="00431804" w:rsidRPr="00C02F40" w:rsidRDefault="00431804" w:rsidP="00C02F40">
      <w:pPr>
        <w:spacing w:before="0" w:line="240" w:lineRule="auto"/>
        <w:ind w:left="1170" w:hanging="540"/>
        <w:rPr>
          <w:color w:val="auto"/>
          <w:sz w:val="16"/>
          <w:szCs w:val="16"/>
        </w:rPr>
      </w:pPr>
      <w:r w:rsidRPr="00C02F40">
        <w:rPr>
          <w:color w:val="auto"/>
          <w:sz w:val="16"/>
          <w:szCs w:val="16"/>
        </w:rPr>
        <w:t>Note 1</w:t>
      </w:r>
      <w:proofErr w:type="gramStart"/>
      <w:r w:rsidRPr="00C02F40">
        <w:rPr>
          <w:color w:val="auto"/>
          <w:sz w:val="16"/>
          <w:szCs w:val="16"/>
        </w:rPr>
        <w:t xml:space="preserve">: </w:t>
      </w:r>
      <w:r w:rsidR="000267B8">
        <w:rPr>
          <w:color w:val="auto"/>
          <w:sz w:val="16"/>
          <w:szCs w:val="16"/>
        </w:rPr>
        <w:tab/>
      </w:r>
      <w:r w:rsidRPr="00C02F40">
        <w:rPr>
          <w:color w:val="auto"/>
          <w:sz w:val="16"/>
          <w:szCs w:val="16"/>
        </w:rPr>
        <w:t>*</w:t>
      </w:r>
      <w:proofErr w:type="gramEnd"/>
      <w:r w:rsidRPr="00C02F40">
        <w:rPr>
          <w:color w:val="auto"/>
          <w:sz w:val="16"/>
          <w:szCs w:val="16"/>
        </w:rPr>
        <w:t>As in high-pressure separators.</w:t>
      </w:r>
    </w:p>
    <w:p w14:paraId="0C939612" w14:textId="7F94140C" w:rsidR="00CB1F2E" w:rsidRPr="00C02F40" w:rsidRDefault="00CB1F2E" w:rsidP="00C02F40">
      <w:pPr>
        <w:spacing w:before="0" w:line="240" w:lineRule="auto"/>
        <w:ind w:left="1170" w:hanging="540"/>
        <w:rPr>
          <w:color w:val="auto"/>
          <w:sz w:val="16"/>
          <w:szCs w:val="16"/>
        </w:rPr>
      </w:pPr>
      <w:r w:rsidRPr="00C02F40">
        <w:rPr>
          <w:color w:val="auto"/>
          <w:sz w:val="16"/>
          <w:szCs w:val="16"/>
        </w:rPr>
        <w:t>Note 2</w:t>
      </w:r>
      <w:proofErr w:type="gramStart"/>
      <w:r w:rsidRPr="00C02F40">
        <w:rPr>
          <w:color w:val="auto"/>
          <w:sz w:val="16"/>
          <w:szCs w:val="16"/>
        </w:rPr>
        <w:t xml:space="preserve">: </w:t>
      </w:r>
      <w:r w:rsidR="000267B8">
        <w:rPr>
          <w:color w:val="auto"/>
          <w:sz w:val="16"/>
          <w:szCs w:val="16"/>
        </w:rPr>
        <w:tab/>
      </w:r>
      <w:r w:rsidRPr="00C02F40">
        <w:rPr>
          <w:color w:val="auto"/>
          <w:sz w:val="16"/>
          <w:szCs w:val="16"/>
        </w:rPr>
        <w:t>Wet</w:t>
      </w:r>
      <w:proofErr w:type="gramEnd"/>
      <w:r w:rsidRPr="00C02F40">
        <w:rPr>
          <w:color w:val="auto"/>
          <w:sz w:val="16"/>
          <w:szCs w:val="16"/>
        </w:rPr>
        <w:t xml:space="preserve"> H2S service lining accepted brands are contained in COM-5014</w:t>
      </w:r>
      <w:proofErr w:type="gramStart"/>
      <w:r w:rsidRPr="00C02F40">
        <w:rPr>
          <w:color w:val="auto"/>
          <w:sz w:val="16"/>
          <w:szCs w:val="16"/>
        </w:rPr>
        <w:t>.They</w:t>
      </w:r>
      <w:proofErr w:type="gramEnd"/>
      <w:r w:rsidRPr="00C02F40">
        <w:rPr>
          <w:color w:val="auto"/>
          <w:sz w:val="16"/>
          <w:szCs w:val="16"/>
        </w:rPr>
        <w:t xml:space="preserve"> have </w:t>
      </w:r>
      <w:proofErr w:type="spellStart"/>
      <w:r w:rsidRPr="00C02F40">
        <w:rPr>
          <w:color w:val="auto"/>
          <w:sz w:val="16"/>
          <w:szCs w:val="16"/>
        </w:rPr>
        <w:t>underg</w:t>
      </w:r>
      <w:proofErr w:type="spellEnd"/>
      <w:r w:rsidRPr="00C02F40">
        <w:rPr>
          <w:color w:val="auto"/>
          <w:sz w:val="16"/>
          <w:szCs w:val="16"/>
        </w:rPr>
        <w:t xml:space="preserve"> one thorough testing prior to being accepted for this service.</w:t>
      </w:r>
    </w:p>
    <w:p w14:paraId="6A03C6F7" w14:textId="6ED20518" w:rsidR="00431804" w:rsidRPr="00C02F40" w:rsidRDefault="00431804" w:rsidP="00C02F40">
      <w:pPr>
        <w:spacing w:before="0" w:line="240" w:lineRule="auto"/>
        <w:ind w:left="1170" w:hanging="540"/>
        <w:rPr>
          <w:color w:val="auto"/>
          <w:sz w:val="16"/>
          <w:szCs w:val="16"/>
        </w:rPr>
      </w:pPr>
      <w:r w:rsidRPr="00C02F40">
        <w:rPr>
          <w:color w:val="auto"/>
          <w:sz w:val="16"/>
          <w:szCs w:val="16"/>
        </w:rPr>
        <w:t xml:space="preserve">Note </w:t>
      </w:r>
      <w:r w:rsidR="00105B67" w:rsidRPr="00C02F40">
        <w:rPr>
          <w:color w:val="auto"/>
          <w:sz w:val="16"/>
          <w:szCs w:val="16"/>
        </w:rPr>
        <w:t>3</w:t>
      </w:r>
      <w:proofErr w:type="gramStart"/>
      <w:r w:rsidRPr="00C02F40">
        <w:rPr>
          <w:color w:val="auto"/>
          <w:sz w:val="16"/>
          <w:szCs w:val="16"/>
        </w:rPr>
        <w:t xml:space="preserve">: </w:t>
      </w:r>
      <w:r w:rsidR="000267B8">
        <w:rPr>
          <w:color w:val="auto"/>
          <w:sz w:val="16"/>
          <w:szCs w:val="16"/>
        </w:rPr>
        <w:tab/>
      </w:r>
      <w:r w:rsidRPr="00C02F40">
        <w:rPr>
          <w:color w:val="auto"/>
          <w:sz w:val="16"/>
          <w:szCs w:val="16"/>
        </w:rPr>
        <w:t>All</w:t>
      </w:r>
      <w:proofErr w:type="gramEnd"/>
      <w:r w:rsidRPr="00C02F40">
        <w:rPr>
          <w:color w:val="auto"/>
          <w:sz w:val="16"/>
          <w:szCs w:val="16"/>
        </w:rPr>
        <w:t xml:space="preserve"> materials must have passed Chevron ETC’s steam out test protocol.</w:t>
      </w:r>
    </w:p>
    <w:p w14:paraId="2DF4DE74" w14:textId="0A1A69ED" w:rsidR="00431804" w:rsidRPr="00C02F40" w:rsidRDefault="00431804" w:rsidP="00C02F40">
      <w:pPr>
        <w:spacing w:before="0" w:line="240" w:lineRule="auto"/>
        <w:ind w:left="1170" w:hanging="540"/>
        <w:rPr>
          <w:color w:val="auto"/>
          <w:sz w:val="16"/>
          <w:szCs w:val="16"/>
        </w:rPr>
      </w:pPr>
      <w:r w:rsidRPr="00C02F40">
        <w:rPr>
          <w:color w:val="auto"/>
          <w:sz w:val="16"/>
          <w:szCs w:val="16"/>
        </w:rPr>
        <w:t xml:space="preserve">Note </w:t>
      </w:r>
      <w:r w:rsidR="00105B67" w:rsidRPr="00C02F40">
        <w:rPr>
          <w:color w:val="auto"/>
          <w:sz w:val="16"/>
          <w:szCs w:val="16"/>
        </w:rPr>
        <w:t>4</w:t>
      </w:r>
      <w:proofErr w:type="gramStart"/>
      <w:r w:rsidRPr="00C02F40">
        <w:rPr>
          <w:color w:val="auto"/>
          <w:sz w:val="16"/>
          <w:szCs w:val="16"/>
        </w:rPr>
        <w:t xml:space="preserve">: </w:t>
      </w:r>
      <w:r w:rsidR="000267B8">
        <w:rPr>
          <w:color w:val="auto"/>
          <w:sz w:val="16"/>
          <w:szCs w:val="16"/>
        </w:rPr>
        <w:tab/>
      </w:r>
      <w:r w:rsidRPr="00C02F40">
        <w:rPr>
          <w:color w:val="auto"/>
          <w:sz w:val="16"/>
          <w:szCs w:val="16"/>
        </w:rPr>
        <w:t>Contrasting</w:t>
      </w:r>
      <w:proofErr w:type="gramEnd"/>
      <w:r w:rsidRPr="00C02F40">
        <w:rPr>
          <w:color w:val="auto"/>
          <w:sz w:val="16"/>
          <w:szCs w:val="16"/>
        </w:rPr>
        <w:t xml:space="preserve"> colors must be used for 1st and 2nd coats. The finish colors shall be selected as per Table 1 - Finish Coat </w:t>
      </w:r>
      <w:proofErr w:type="spellStart"/>
      <w:r w:rsidRPr="00C02F40">
        <w:rPr>
          <w:color w:val="auto"/>
          <w:sz w:val="16"/>
          <w:szCs w:val="16"/>
        </w:rPr>
        <w:t>Colour</w:t>
      </w:r>
      <w:proofErr w:type="spellEnd"/>
      <w:r w:rsidRPr="00C02F40">
        <w:rPr>
          <w:color w:val="auto"/>
          <w:sz w:val="16"/>
          <w:szCs w:val="16"/>
        </w:rPr>
        <w:t xml:space="preserve"> </w:t>
      </w:r>
      <w:proofErr w:type="gramStart"/>
      <w:r w:rsidRPr="00C02F40">
        <w:rPr>
          <w:color w:val="auto"/>
          <w:sz w:val="16"/>
          <w:szCs w:val="16"/>
        </w:rPr>
        <w:t>Schedule  Deviation</w:t>
      </w:r>
      <w:proofErr w:type="gramEnd"/>
      <w:r w:rsidRPr="00C02F40">
        <w:rPr>
          <w:color w:val="auto"/>
          <w:sz w:val="16"/>
          <w:szCs w:val="16"/>
        </w:rPr>
        <w:t xml:space="preserve"> may be accepted if the coating is manufactured in one color. </w:t>
      </w:r>
    </w:p>
    <w:p w14:paraId="251177E1" w14:textId="77777777" w:rsidR="00060664" w:rsidRDefault="00060664" w:rsidP="00060664">
      <w:pPr>
        <w:rPr>
          <w:sz w:val="20"/>
          <w:szCs w:val="20"/>
        </w:rPr>
      </w:pPr>
    </w:p>
    <w:p w14:paraId="2A30B20E" w14:textId="32869BFB" w:rsidR="00CE1E1E" w:rsidRDefault="00CE1E1E">
      <w:pPr>
        <w:autoSpaceDE/>
        <w:autoSpaceDN/>
        <w:adjustRightInd/>
        <w:spacing w:before="0" w:line="240" w:lineRule="auto"/>
        <w:ind w:left="0"/>
        <w:rPr>
          <w:sz w:val="20"/>
          <w:szCs w:val="20"/>
        </w:rPr>
      </w:pPr>
      <w:r>
        <w:rPr>
          <w:sz w:val="20"/>
          <w:szCs w:val="20"/>
        </w:rPr>
        <w:br w:type="page"/>
      </w:r>
    </w:p>
    <w:tbl>
      <w:tblPr>
        <w:tblW w:w="9865" w:type="dxa"/>
        <w:jc w:val="center"/>
        <w:tblLayout w:type="fixed"/>
        <w:tblLook w:val="01E0" w:firstRow="1" w:lastRow="1" w:firstColumn="1" w:lastColumn="1" w:noHBand="0" w:noVBand="0"/>
      </w:tblPr>
      <w:tblGrid>
        <w:gridCol w:w="1170"/>
        <w:gridCol w:w="270"/>
        <w:gridCol w:w="594"/>
        <w:gridCol w:w="2692"/>
        <w:gridCol w:w="990"/>
        <w:gridCol w:w="1504"/>
        <w:gridCol w:w="971"/>
        <w:gridCol w:w="1674"/>
      </w:tblGrid>
      <w:tr w:rsidR="009639E5" w:rsidRPr="001D3869" w14:paraId="22E93234" w14:textId="77777777" w:rsidTr="0060277C">
        <w:trPr>
          <w:trHeight w:val="360"/>
          <w:jc w:val="center"/>
        </w:trPr>
        <w:tc>
          <w:tcPr>
            <w:tcW w:w="9865" w:type="dxa"/>
            <w:gridSpan w:val="8"/>
            <w:tcBorders>
              <w:top w:val="single" w:sz="6" w:space="0" w:color="auto"/>
              <w:bottom w:val="single" w:sz="12" w:space="0" w:color="auto"/>
            </w:tcBorders>
            <w:shd w:val="clear" w:color="auto" w:fill="FFFFFF"/>
            <w:vAlign w:val="center"/>
          </w:tcPr>
          <w:p w14:paraId="4F9F0755" w14:textId="77777777" w:rsidR="009639E5" w:rsidRPr="001D3869" w:rsidRDefault="009639E5" w:rsidP="0060277C">
            <w:pPr>
              <w:ind w:right="-72"/>
              <w:jc w:val="right"/>
              <w:rPr>
                <w:b/>
                <w:i/>
                <w:color w:val="auto"/>
              </w:rPr>
            </w:pPr>
            <w:r w:rsidRPr="001D3869">
              <w:rPr>
                <w:b/>
                <w:i/>
                <w:color w:val="auto"/>
              </w:rPr>
              <w:lastRenderedPageBreak/>
              <w:t>Coatings under Insulation</w:t>
            </w:r>
          </w:p>
        </w:tc>
      </w:tr>
      <w:tr w:rsidR="009639E5" w:rsidRPr="001D3869" w14:paraId="674F90CD" w14:textId="77777777" w:rsidTr="0060277C">
        <w:trPr>
          <w:trHeight w:val="360"/>
          <w:jc w:val="center"/>
        </w:trPr>
        <w:tc>
          <w:tcPr>
            <w:tcW w:w="7220" w:type="dxa"/>
            <w:gridSpan w:val="6"/>
            <w:tcBorders>
              <w:top w:val="single" w:sz="12" w:space="0" w:color="auto"/>
              <w:left w:val="single" w:sz="12" w:space="0" w:color="auto"/>
              <w:bottom w:val="single" w:sz="12" w:space="0" w:color="auto"/>
            </w:tcBorders>
            <w:vAlign w:val="center"/>
          </w:tcPr>
          <w:p w14:paraId="6737C510" w14:textId="705763A8" w:rsidR="009639E5" w:rsidRPr="001D3869" w:rsidRDefault="009639E5" w:rsidP="0060277C">
            <w:pPr>
              <w:autoSpaceDE/>
              <w:autoSpaceDN/>
              <w:adjustRightInd/>
              <w:spacing w:before="0" w:line="240" w:lineRule="auto"/>
              <w:ind w:left="0"/>
              <w:rPr>
                <w:b/>
                <w:sz w:val="20"/>
                <w:szCs w:val="20"/>
              </w:rPr>
            </w:pPr>
            <w:r w:rsidRPr="001D3869">
              <w:rPr>
                <w:b/>
                <w:sz w:val="20"/>
                <w:szCs w:val="20"/>
              </w:rPr>
              <w:t>Thin Fil</w:t>
            </w:r>
            <w:r>
              <w:rPr>
                <w:b/>
                <w:sz w:val="20"/>
                <w:szCs w:val="20"/>
              </w:rPr>
              <w:t xml:space="preserve">m Epoxy Coatings for Continuous </w:t>
            </w:r>
            <w:r w:rsidRPr="001D3869">
              <w:rPr>
                <w:b/>
                <w:sz w:val="20"/>
                <w:szCs w:val="20"/>
              </w:rPr>
              <w:t>or Cyclic Carbon Steel Temperatures</w:t>
            </w:r>
            <w:r>
              <w:rPr>
                <w:b/>
                <w:sz w:val="20"/>
                <w:szCs w:val="20"/>
              </w:rPr>
              <w:t xml:space="preserve"> </w:t>
            </w:r>
            <w:r w:rsidR="009D15DA">
              <w:rPr>
                <w:b/>
                <w:sz w:val="20"/>
                <w:szCs w:val="20"/>
              </w:rPr>
              <w:br/>
            </w:r>
            <w:r>
              <w:rPr>
                <w:b/>
                <w:sz w:val="20"/>
                <w:szCs w:val="20"/>
              </w:rPr>
              <w:t>-46</w:t>
            </w:r>
            <w:r w:rsidRPr="001D3869">
              <w:rPr>
                <w:b/>
                <w:sz w:val="20"/>
                <w:szCs w:val="20"/>
              </w:rPr>
              <w:t>°</w:t>
            </w:r>
            <w:r>
              <w:rPr>
                <w:b/>
                <w:sz w:val="20"/>
                <w:szCs w:val="20"/>
              </w:rPr>
              <w:t>C</w:t>
            </w:r>
            <w:r w:rsidR="009D15DA">
              <w:rPr>
                <w:b/>
                <w:sz w:val="20"/>
                <w:szCs w:val="20"/>
              </w:rPr>
              <w:t xml:space="preserve"> </w:t>
            </w:r>
            <w:r>
              <w:rPr>
                <w:b/>
                <w:sz w:val="20"/>
                <w:szCs w:val="20"/>
              </w:rPr>
              <w:t>(</w:t>
            </w:r>
            <w:r w:rsidRPr="001D3869">
              <w:rPr>
                <w:b/>
                <w:sz w:val="20"/>
                <w:szCs w:val="20"/>
              </w:rPr>
              <w:t>-50°F</w:t>
            </w:r>
            <w:r>
              <w:rPr>
                <w:b/>
                <w:sz w:val="20"/>
                <w:szCs w:val="20"/>
              </w:rPr>
              <w:t>)</w:t>
            </w:r>
            <w:r w:rsidRPr="001D3869">
              <w:rPr>
                <w:b/>
                <w:sz w:val="20"/>
                <w:szCs w:val="20"/>
              </w:rPr>
              <w:t xml:space="preserve"> to </w:t>
            </w:r>
            <w:r>
              <w:rPr>
                <w:b/>
                <w:sz w:val="20"/>
                <w:szCs w:val="20"/>
              </w:rPr>
              <w:t>204</w:t>
            </w:r>
            <w:r w:rsidRPr="001D3869">
              <w:rPr>
                <w:b/>
                <w:sz w:val="20"/>
                <w:szCs w:val="20"/>
              </w:rPr>
              <w:t>°</w:t>
            </w:r>
            <w:r>
              <w:rPr>
                <w:b/>
                <w:sz w:val="20"/>
                <w:szCs w:val="20"/>
              </w:rPr>
              <w:t>C</w:t>
            </w:r>
            <w:r w:rsidR="009D15DA">
              <w:rPr>
                <w:b/>
                <w:sz w:val="20"/>
                <w:szCs w:val="20"/>
              </w:rPr>
              <w:t xml:space="preserve"> </w:t>
            </w:r>
            <w:r>
              <w:rPr>
                <w:b/>
                <w:sz w:val="20"/>
                <w:szCs w:val="20"/>
              </w:rPr>
              <w:t>(400</w:t>
            </w:r>
            <w:r w:rsidRPr="001D3869">
              <w:rPr>
                <w:b/>
                <w:sz w:val="20"/>
                <w:szCs w:val="20"/>
              </w:rPr>
              <w:t>°F</w:t>
            </w:r>
            <w:r>
              <w:rPr>
                <w:b/>
                <w:sz w:val="20"/>
                <w:szCs w:val="20"/>
              </w:rPr>
              <w:t>)</w:t>
            </w:r>
          </w:p>
        </w:tc>
        <w:tc>
          <w:tcPr>
            <w:tcW w:w="2645" w:type="dxa"/>
            <w:gridSpan w:val="2"/>
            <w:tcBorders>
              <w:top w:val="single" w:sz="12" w:space="0" w:color="auto"/>
              <w:bottom w:val="single" w:sz="12" w:space="0" w:color="auto"/>
              <w:right w:val="single" w:sz="12" w:space="0" w:color="auto"/>
            </w:tcBorders>
            <w:shd w:val="clear" w:color="auto" w:fill="000000"/>
            <w:vAlign w:val="center"/>
          </w:tcPr>
          <w:p w14:paraId="618FDE49" w14:textId="77777777" w:rsidR="009639E5" w:rsidRPr="001D3869" w:rsidRDefault="009639E5" w:rsidP="0060277C">
            <w:pPr>
              <w:autoSpaceDE/>
              <w:autoSpaceDN/>
              <w:adjustRightInd/>
              <w:spacing w:before="0" w:line="240" w:lineRule="auto"/>
              <w:ind w:left="0"/>
              <w:jc w:val="center"/>
              <w:rPr>
                <w:b/>
                <w:color w:val="FFFFFF"/>
                <w:sz w:val="36"/>
                <w:szCs w:val="40"/>
              </w:rPr>
            </w:pPr>
            <w:r w:rsidRPr="001D3869">
              <w:rPr>
                <w:b/>
                <w:color w:val="FFFFFF"/>
                <w:sz w:val="36"/>
                <w:szCs w:val="40"/>
              </w:rPr>
              <w:t>12.1</w:t>
            </w:r>
          </w:p>
        </w:tc>
      </w:tr>
      <w:tr w:rsidR="009639E5" w:rsidRPr="002D5083" w14:paraId="64768872" w14:textId="77777777" w:rsidTr="0060277C">
        <w:trPr>
          <w:cantSplit/>
          <w:trHeight w:val="288"/>
          <w:jc w:val="center"/>
        </w:trPr>
        <w:tc>
          <w:tcPr>
            <w:tcW w:w="1440" w:type="dxa"/>
            <w:gridSpan w:val="2"/>
            <w:tcBorders>
              <w:top w:val="single" w:sz="12" w:space="0" w:color="auto"/>
            </w:tcBorders>
          </w:tcPr>
          <w:p w14:paraId="7272F318" w14:textId="77777777" w:rsidR="009639E5" w:rsidRPr="00583A5F" w:rsidRDefault="009639E5" w:rsidP="0060277C">
            <w:pPr>
              <w:autoSpaceDE/>
              <w:autoSpaceDN/>
              <w:adjustRightInd/>
              <w:spacing w:before="0" w:line="240" w:lineRule="auto"/>
              <w:ind w:left="-72"/>
              <w:rPr>
                <w:b/>
                <w:sz w:val="16"/>
                <w:szCs w:val="16"/>
              </w:rPr>
            </w:pPr>
            <w:r w:rsidRPr="00583A5F">
              <w:rPr>
                <w:b/>
                <w:sz w:val="16"/>
                <w:szCs w:val="16"/>
              </w:rPr>
              <w:t>Surface Prep:</w:t>
            </w:r>
          </w:p>
        </w:tc>
        <w:tc>
          <w:tcPr>
            <w:tcW w:w="3286" w:type="dxa"/>
            <w:gridSpan w:val="2"/>
            <w:tcBorders>
              <w:top w:val="single" w:sz="12" w:space="0" w:color="auto"/>
            </w:tcBorders>
          </w:tcPr>
          <w:p w14:paraId="0BF09E3E" w14:textId="77777777" w:rsidR="006E2FB3" w:rsidRDefault="006E2FB3" w:rsidP="006E2FB3">
            <w:pPr>
              <w:autoSpaceDE/>
              <w:autoSpaceDN/>
              <w:adjustRightInd/>
              <w:spacing w:before="0" w:line="240" w:lineRule="auto"/>
              <w:ind w:left="-72"/>
              <w:rPr>
                <w:sz w:val="16"/>
                <w:szCs w:val="16"/>
              </w:rPr>
            </w:pPr>
            <w:r w:rsidRPr="006E2FB3">
              <w:rPr>
                <w:sz w:val="16"/>
                <w:szCs w:val="16"/>
              </w:rPr>
              <w:t>SSPC-SP1/SP10(NACENo.</w:t>
            </w:r>
            <w:proofErr w:type="gramStart"/>
            <w:r w:rsidRPr="006E2FB3">
              <w:rPr>
                <w:sz w:val="16"/>
                <w:szCs w:val="16"/>
              </w:rPr>
              <w:t>2)(</w:t>
            </w:r>
            <w:proofErr w:type="gramEnd"/>
            <w:r w:rsidRPr="006E2FB3">
              <w:rPr>
                <w:sz w:val="16"/>
                <w:szCs w:val="16"/>
              </w:rPr>
              <w:t>SA2.5)</w:t>
            </w:r>
          </w:p>
          <w:p w14:paraId="3EE4CBC4" w14:textId="579C2987" w:rsidR="009639E5" w:rsidRPr="00583A5F" w:rsidRDefault="006E2FB3" w:rsidP="006E2FB3">
            <w:pPr>
              <w:autoSpaceDE/>
              <w:autoSpaceDN/>
              <w:adjustRightInd/>
              <w:spacing w:before="0" w:line="240" w:lineRule="auto"/>
              <w:ind w:left="-72"/>
              <w:rPr>
                <w:sz w:val="16"/>
                <w:szCs w:val="16"/>
              </w:rPr>
            </w:pPr>
            <w:r w:rsidRPr="006E2FB3">
              <w:rPr>
                <w:sz w:val="16"/>
                <w:szCs w:val="16"/>
              </w:rPr>
              <w:t>Near</w:t>
            </w:r>
            <w:r w:rsidR="00C64500">
              <w:rPr>
                <w:sz w:val="16"/>
                <w:szCs w:val="16"/>
              </w:rPr>
              <w:t>-</w:t>
            </w:r>
            <w:r w:rsidRPr="006E2FB3">
              <w:rPr>
                <w:sz w:val="16"/>
                <w:szCs w:val="16"/>
              </w:rPr>
              <w:t>white</w:t>
            </w:r>
            <w:r>
              <w:rPr>
                <w:sz w:val="16"/>
                <w:szCs w:val="16"/>
              </w:rPr>
              <w:t xml:space="preserve"> </w:t>
            </w:r>
            <w:r w:rsidRPr="006E2FB3">
              <w:rPr>
                <w:sz w:val="16"/>
                <w:szCs w:val="16"/>
              </w:rPr>
              <w:t>blast cleanliness.</w:t>
            </w:r>
          </w:p>
        </w:tc>
        <w:tc>
          <w:tcPr>
            <w:tcW w:w="990" w:type="dxa"/>
            <w:tcBorders>
              <w:top w:val="single" w:sz="12" w:space="0" w:color="auto"/>
            </w:tcBorders>
          </w:tcPr>
          <w:p w14:paraId="6A69F558" w14:textId="77777777" w:rsidR="009639E5" w:rsidRPr="001D3869" w:rsidRDefault="009639E5" w:rsidP="0060277C">
            <w:pPr>
              <w:autoSpaceDE/>
              <w:autoSpaceDN/>
              <w:adjustRightInd/>
              <w:spacing w:before="0" w:line="240" w:lineRule="auto"/>
              <w:ind w:left="0" w:right="-72"/>
              <w:jc w:val="right"/>
              <w:rPr>
                <w:b/>
                <w:sz w:val="16"/>
                <w:szCs w:val="16"/>
              </w:rPr>
            </w:pPr>
            <w:r w:rsidRPr="001D3869">
              <w:rPr>
                <w:b/>
                <w:sz w:val="16"/>
                <w:szCs w:val="16"/>
              </w:rPr>
              <w:t>Touch Up:</w:t>
            </w:r>
          </w:p>
        </w:tc>
        <w:tc>
          <w:tcPr>
            <w:tcW w:w="4149" w:type="dxa"/>
            <w:gridSpan w:val="3"/>
            <w:vMerge w:val="restart"/>
            <w:tcBorders>
              <w:top w:val="single" w:sz="12" w:space="0" w:color="auto"/>
            </w:tcBorders>
          </w:tcPr>
          <w:p w14:paraId="2C561C37" w14:textId="77777777" w:rsidR="009639E5" w:rsidRPr="00064F9B" w:rsidRDefault="009639E5" w:rsidP="0060277C">
            <w:pPr>
              <w:autoSpaceDE/>
              <w:autoSpaceDN/>
              <w:adjustRightInd/>
              <w:spacing w:before="0" w:line="240" w:lineRule="auto"/>
              <w:ind w:left="-72"/>
              <w:rPr>
                <w:sz w:val="16"/>
                <w:szCs w:val="16"/>
              </w:rPr>
            </w:pPr>
            <w:r w:rsidRPr="003B2DEF">
              <w:rPr>
                <w:sz w:val="16"/>
                <w:szCs w:val="16"/>
              </w:rPr>
              <w:t>Use</w:t>
            </w:r>
            <w:r w:rsidR="00224E3A">
              <w:rPr>
                <w:sz w:val="16"/>
                <w:szCs w:val="16"/>
              </w:rPr>
              <w:t xml:space="preserve"> </w:t>
            </w:r>
            <w:r w:rsidRPr="003B2DEF">
              <w:rPr>
                <w:sz w:val="16"/>
                <w:szCs w:val="16"/>
              </w:rPr>
              <w:t>material</w:t>
            </w:r>
            <w:r w:rsidR="00224E3A">
              <w:rPr>
                <w:sz w:val="16"/>
                <w:szCs w:val="16"/>
              </w:rPr>
              <w:t xml:space="preserve"> </w:t>
            </w:r>
            <w:r w:rsidRPr="003B2DEF">
              <w:rPr>
                <w:sz w:val="16"/>
                <w:szCs w:val="16"/>
              </w:rPr>
              <w:t>fr</w:t>
            </w:r>
            <w:r w:rsidRPr="003B2DEF">
              <w:rPr>
                <w:spacing w:val="1"/>
                <w:sz w:val="16"/>
                <w:szCs w:val="16"/>
              </w:rPr>
              <w:t>o</w:t>
            </w:r>
            <w:r w:rsidRPr="003B2DEF">
              <w:rPr>
                <w:sz w:val="16"/>
                <w:szCs w:val="16"/>
              </w:rPr>
              <w:t>m</w:t>
            </w:r>
            <w:r w:rsidR="00224E3A">
              <w:rPr>
                <w:sz w:val="16"/>
                <w:szCs w:val="16"/>
              </w:rPr>
              <w:t xml:space="preserve"> </w:t>
            </w:r>
            <w:r w:rsidRPr="003B2DEF">
              <w:rPr>
                <w:sz w:val="16"/>
                <w:szCs w:val="16"/>
              </w:rPr>
              <w:t>same</w:t>
            </w:r>
            <w:r w:rsidR="00224E3A">
              <w:rPr>
                <w:sz w:val="16"/>
                <w:szCs w:val="16"/>
              </w:rPr>
              <w:t xml:space="preserve"> </w:t>
            </w:r>
            <w:r w:rsidRPr="003B2DEF">
              <w:rPr>
                <w:sz w:val="16"/>
                <w:szCs w:val="16"/>
              </w:rPr>
              <w:t>manufa</w:t>
            </w:r>
            <w:r w:rsidRPr="003B2DEF">
              <w:rPr>
                <w:spacing w:val="2"/>
                <w:sz w:val="16"/>
                <w:szCs w:val="16"/>
              </w:rPr>
              <w:t>c</w:t>
            </w:r>
            <w:r w:rsidRPr="003B2DEF">
              <w:rPr>
                <w:sz w:val="16"/>
                <w:szCs w:val="16"/>
              </w:rPr>
              <w:t>turer.</w:t>
            </w:r>
          </w:p>
          <w:p w14:paraId="5D53F5C2" w14:textId="77777777" w:rsidR="002D5083" w:rsidRPr="00064F9B" w:rsidRDefault="002D5083" w:rsidP="002D5083">
            <w:pPr>
              <w:autoSpaceDE/>
              <w:autoSpaceDN/>
              <w:adjustRightInd/>
              <w:spacing w:before="0" w:line="240" w:lineRule="auto"/>
              <w:ind w:left="-72"/>
              <w:rPr>
                <w:sz w:val="16"/>
                <w:szCs w:val="16"/>
              </w:rPr>
            </w:pPr>
          </w:p>
          <w:p w14:paraId="5427B2EC" w14:textId="77777777" w:rsidR="002D5083" w:rsidRPr="005F55F8" w:rsidRDefault="002D5083" w:rsidP="002D5083">
            <w:pPr>
              <w:autoSpaceDE/>
              <w:autoSpaceDN/>
              <w:adjustRightInd/>
              <w:spacing w:before="0" w:line="240" w:lineRule="auto"/>
              <w:ind w:left="-72"/>
              <w:rPr>
                <w:color w:val="auto"/>
                <w:sz w:val="16"/>
                <w:szCs w:val="24"/>
              </w:rPr>
            </w:pPr>
            <w:r>
              <w:rPr>
                <w:color w:val="auto"/>
                <w:sz w:val="16"/>
                <w:szCs w:val="24"/>
              </w:rPr>
              <w:t xml:space="preserve">Surface preparation for field repair: </w:t>
            </w:r>
          </w:p>
          <w:p w14:paraId="1207E76C" w14:textId="7E383875" w:rsidR="002D5083" w:rsidRPr="00A608D1" w:rsidRDefault="002D5083" w:rsidP="002D5083">
            <w:pPr>
              <w:autoSpaceDE/>
              <w:autoSpaceDN/>
              <w:adjustRightInd/>
              <w:spacing w:before="0" w:line="240" w:lineRule="auto"/>
              <w:ind w:left="-72"/>
              <w:rPr>
                <w:color w:val="auto"/>
                <w:sz w:val="16"/>
                <w:szCs w:val="24"/>
              </w:rPr>
            </w:pPr>
            <w:r w:rsidRPr="00A608D1">
              <w:rPr>
                <w:color w:val="auto"/>
                <w:sz w:val="16"/>
                <w:szCs w:val="24"/>
              </w:rPr>
              <w:t xml:space="preserve">1. </w:t>
            </w:r>
            <w:r>
              <w:rPr>
                <w:color w:val="auto"/>
                <w:sz w:val="16"/>
                <w:szCs w:val="24"/>
              </w:rPr>
              <w:t>Localized blasting to SSPC</w:t>
            </w:r>
            <w:r w:rsidRPr="00022007">
              <w:rPr>
                <w:color w:val="auto"/>
                <w:sz w:val="16"/>
                <w:szCs w:val="24"/>
              </w:rPr>
              <w:t>-</w:t>
            </w:r>
            <w:r>
              <w:rPr>
                <w:color w:val="auto"/>
                <w:sz w:val="16"/>
                <w:szCs w:val="24"/>
              </w:rPr>
              <w:t>SP</w:t>
            </w:r>
            <w:r w:rsidR="00E50EBB" w:rsidRPr="00E50EBB">
              <w:rPr>
                <w:color w:val="auto"/>
                <w:sz w:val="16"/>
                <w:szCs w:val="24"/>
              </w:rPr>
              <w:t>10</w:t>
            </w:r>
            <w:r>
              <w:rPr>
                <w:color w:val="auto"/>
                <w:sz w:val="16"/>
                <w:szCs w:val="24"/>
              </w:rPr>
              <w:t xml:space="preserve"> or </w:t>
            </w:r>
            <w:proofErr w:type="spellStart"/>
            <w:proofErr w:type="gramStart"/>
            <w:r>
              <w:rPr>
                <w:color w:val="auto"/>
                <w:sz w:val="16"/>
                <w:szCs w:val="24"/>
              </w:rPr>
              <w:t>powertool</w:t>
            </w:r>
            <w:proofErr w:type="spellEnd"/>
            <w:proofErr w:type="gramEnd"/>
            <w:r>
              <w:rPr>
                <w:color w:val="auto"/>
                <w:sz w:val="16"/>
                <w:szCs w:val="24"/>
              </w:rPr>
              <w:t xml:space="preserve"> cleaning to SSPC SP-11 (requires approval from MI)</w:t>
            </w:r>
          </w:p>
          <w:p w14:paraId="7DF61452" w14:textId="5445CBFC" w:rsidR="002D5083" w:rsidRPr="002D5083" w:rsidRDefault="002D5083" w:rsidP="002D5083">
            <w:pPr>
              <w:autoSpaceDE/>
              <w:autoSpaceDN/>
              <w:adjustRightInd/>
              <w:spacing w:before="0" w:line="240" w:lineRule="auto"/>
              <w:ind w:left="-72"/>
              <w:rPr>
                <w:sz w:val="16"/>
                <w:szCs w:val="16"/>
              </w:rPr>
            </w:pPr>
            <w:r w:rsidRPr="00D67AC2">
              <w:rPr>
                <w:color w:val="auto"/>
                <w:sz w:val="16"/>
                <w:szCs w:val="24"/>
              </w:rPr>
              <w:t xml:space="preserve">2. </w:t>
            </w:r>
            <w:r>
              <w:rPr>
                <w:color w:val="auto"/>
                <w:sz w:val="16"/>
                <w:szCs w:val="24"/>
              </w:rPr>
              <w:t>For</w:t>
            </w:r>
            <w:r w:rsidRPr="00D67AC2">
              <w:rPr>
                <w:color w:val="auto"/>
                <w:sz w:val="16"/>
                <w:szCs w:val="24"/>
              </w:rPr>
              <w:t xml:space="preserve"> </w:t>
            </w:r>
            <w:r>
              <w:rPr>
                <w:color w:val="auto"/>
                <w:sz w:val="16"/>
                <w:szCs w:val="24"/>
              </w:rPr>
              <w:t>field</w:t>
            </w:r>
            <w:r w:rsidRPr="00D67AC2">
              <w:rPr>
                <w:color w:val="auto"/>
                <w:sz w:val="16"/>
                <w:szCs w:val="24"/>
              </w:rPr>
              <w:t xml:space="preserve"> </w:t>
            </w:r>
            <w:r>
              <w:rPr>
                <w:color w:val="auto"/>
                <w:sz w:val="16"/>
                <w:szCs w:val="24"/>
              </w:rPr>
              <w:t>application</w:t>
            </w:r>
            <w:r w:rsidRPr="00D67AC2">
              <w:rPr>
                <w:color w:val="auto"/>
                <w:sz w:val="16"/>
                <w:szCs w:val="24"/>
              </w:rPr>
              <w:t xml:space="preserve"> </w:t>
            </w:r>
            <w:r>
              <w:rPr>
                <w:color w:val="auto"/>
                <w:sz w:val="16"/>
                <w:szCs w:val="24"/>
              </w:rPr>
              <w:t>by</w:t>
            </w:r>
            <w:r w:rsidRPr="00D67AC2">
              <w:rPr>
                <w:color w:val="auto"/>
                <w:sz w:val="16"/>
                <w:szCs w:val="24"/>
              </w:rPr>
              <w:t xml:space="preserve"> </w:t>
            </w:r>
            <w:r>
              <w:rPr>
                <w:color w:val="auto"/>
                <w:sz w:val="16"/>
                <w:szCs w:val="24"/>
              </w:rPr>
              <w:t>brush</w:t>
            </w:r>
            <w:r w:rsidRPr="00D67AC2">
              <w:rPr>
                <w:color w:val="auto"/>
                <w:sz w:val="16"/>
                <w:szCs w:val="24"/>
              </w:rPr>
              <w:t xml:space="preserve"> </w:t>
            </w:r>
            <w:r>
              <w:rPr>
                <w:color w:val="auto"/>
                <w:sz w:val="16"/>
                <w:szCs w:val="24"/>
              </w:rPr>
              <w:t>the</w:t>
            </w:r>
            <w:r w:rsidRPr="00D67AC2">
              <w:rPr>
                <w:color w:val="auto"/>
                <w:sz w:val="16"/>
                <w:szCs w:val="24"/>
              </w:rPr>
              <w:t xml:space="preserve"> </w:t>
            </w:r>
            <w:r>
              <w:rPr>
                <w:color w:val="auto"/>
                <w:sz w:val="16"/>
                <w:szCs w:val="24"/>
              </w:rPr>
              <w:t>recommended</w:t>
            </w:r>
            <w:r w:rsidRPr="00D67AC2">
              <w:rPr>
                <w:color w:val="auto"/>
                <w:sz w:val="16"/>
                <w:szCs w:val="24"/>
              </w:rPr>
              <w:t xml:space="preserve"> </w:t>
            </w:r>
            <w:r>
              <w:rPr>
                <w:color w:val="auto"/>
                <w:sz w:val="16"/>
                <w:szCs w:val="24"/>
              </w:rPr>
              <w:t>DFT</w:t>
            </w:r>
            <w:r w:rsidRPr="00D67AC2">
              <w:rPr>
                <w:color w:val="auto"/>
                <w:sz w:val="16"/>
                <w:szCs w:val="24"/>
              </w:rPr>
              <w:t xml:space="preserve"> </w:t>
            </w:r>
            <w:r>
              <w:rPr>
                <w:color w:val="auto"/>
                <w:sz w:val="16"/>
                <w:szCs w:val="24"/>
              </w:rPr>
              <w:t>is</w:t>
            </w:r>
            <w:r w:rsidRPr="00D67AC2">
              <w:rPr>
                <w:color w:val="auto"/>
                <w:sz w:val="16"/>
                <w:szCs w:val="24"/>
              </w:rPr>
              <w:t xml:space="preserve"> 350-400 </w:t>
            </w:r>
            <w:r>
              <w:rPr>
                <w:color w:val="auto"/>
                <w:sz w:val="16"/>
                <w:szCs w:val="24"/>
              </w:rPr>
              <w:t>micron</w:t>
            </w:r>
            <w:r w:rsidRPr="00D67AC2">
              <w:rPr>
                <w:color w:val="auto"/>
                <w:sz w:val="16"/>
                <w:szCs w:val="24"/>
              </w:rPr>
              <w:t xml:space="preserve"> </w:t>
            </w:r>
            <w:r>
              <w:rPr>
                <w:color w:val="auto"/>
                <w:sz w:val="16"/>
                <w:szCs w:val="24"/>
              </w:rPr>
              <w:t>applied in several coats, if it doesn’t contradict the Manufacturer’s recommendations.</w:t>
            </w:r>
          </w:p>
        </w:tc>
      </w:tr>
      <w:tr w:rsidR="009639E5" w:rsidRPr="001D3869" w14:paraId="09197173" w14:textId="77777777" w:rsidTr="0060277C">
        <w:trPr>
          <w:cantSplit/>
          <w:trHeight w:val="288"/>
          <w:jc w:val="center"/>
        </w:trPr>
        <w:tc>
          <w:tcPr>
            <w:tcW w:w="1440" w:type="dxa"/>
            <w:gridSpan w:val="2"/>
          </w:tcPr>
          <w:p w14:paraId="325D6497"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Anchor Pattern:</w:t>
            </w:r>
          </w:p>
        </w:tc>
        <w:tc>
          <w:tcPr>
            <w:tcW w:w="3286" w:type="dxa"/>
            <w:gridSpan w:val="2"/>
          </w:tcPr>
          <w:p w14:paraId="43E8D344" w14:textId="77777777" w:rsidR="009639E5" w:rsidRPr="000C5718"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55FDAC72" w14:textId="77777777" w:rsidR="009639E5" w:rsidRPr="001D3869" w:rsidRDefault="009639E5" w:rsidP="0060277C">
            <w:pPr>
              <w:jc w:val="right"/>
              <w:rPr>
                <w:b/>
                <w:sz w:val="16"/>
                <w:szCs w:val="16"/>
              </w:rPr>
            </w:pPr>
          </w:p>
        </w:tc>
        <w:tc>
          <w:tcPr>
            <w:tcW w:w="4149" w:type="dxa"/>
            <w:gridSpan w:val="3"/>
            <w:vMerge/>
            <w:vAlign w:val="center"/>
          </w:tcPr>
          <w:p w14:paraId="7FCD7BF5" w14:textId="77777777" w:rsidR="009639E5" w:rsidRPr="001D3869" w:rsidRDefault="009639E5" w:rsidP="0060277C"/>
        </w:tc>
      </w:tr>
      <w:tr w:rsidR="009639E5" w:rsidRPr="001D3869" w14:paraId="50808B8E" w14:textId="77777777" w:rsidTr="0060277C">
        <w:trPr>
          <w:cantSplit/>
          <w:trHeight w:val="288"/>
          <w:jc w:val="center"/>
        </w:trPr>
        <w:tc>
          <w:tcPr>
            <w:tcW w:w="1440" w:type="dxa"/>
            <w:gridSpan w:val="2"/>
            <w:tcBorders>
              <w:bottom w:val="single" w:sz="12" w:space="0" w:color="auto"/>
            </w:tcBorders>
          </w:tcPr>
          <w:p w14:paraId="3021FD9A"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Total DFT:</w:t>
            </w:r>
          </w:p>
        </w:tc>
        <w:tc>
          <w:tcPr>
            <w:tcW w:w="3286" w:type="dxa"/>
            <w:gridSpan w:val="2"/>
            <w:tcBorders>
              <w:bottom w:val="single" w:sz="12" w:space="0" w:color="auto"/>
            </w:tcBorders>
          </w:tcPr>
          <w:p w14:paraId="230AD8F6" w14:textId="77777777" w:rsidR="009639E5" w:rsidRPr="001D3869" w:rsidRDefault="009639E5" w:rsidP="0060277C">
            <w:pPr>
              <w:autoSpaceDE/>
              <w:autoSpaceDN/>
              <w:adjustRightInd/>
              <w:spacing w:before="0" w:line="240" w:lineRule="auto"/>
              <w:ind w:left="-72"/>
              <w:rPr>
                <w:sz w:val="16"/>
                <w:szCs w:val="16"/>
              </w:rPr>
            </w:pPr>
            <w:r w:rsidRPr="00D02000">
              <w:rPr>
                <w:color w:val="auto"/>
                <w:sz w:val="16"/>
                <w:szCs w:val="16"/>
              </w:rPr>
              <w:t>Per manufacturer’s product data sheet</w:t>
            </w:r>
          </w:p>
        </w:tc>
        <w:tc>
          <w:tcPr>
            <w:tcW w:w="990" w:type="dxa"/>
            <w:tcBorders>
              <w:bottom w:val="single" w:sz="12" w:space="0" w:color="auto"/>
            </w:tcBorders>
          </w:tcPr>
          <w:p w14:paraId="72320AF0" w14:textId="77777777" w:rsidR="009639E5" w:rsidRPr="001D3869" w:rsidRDefault="009639E5" w:rsidP="0060277C">
            <w:pPr>
              <w:jc w:val="right"/>
              <w:rPr>
                <w:b/>
                <w:sz w:val="16"/>
                <w:szCs w:val="16"/>
              </w:rPr>
            </w:pPr>
          </w:p>
        </w:tc>
        <w:tc>
          <w:tcPr>
            <w:tcW w:w="4149" w:type="dxa"/>
            <w:gridSpan w:val="3"/>
            <w:vMerge/>
            <w:tcBorders>
              <w:bottom w:val="single" w:sz="12" w:space="0" w:color="auto"/>
            </w:tcBorders>
            <w:vAlign w:val="center"/>
          </w:tcPr>
          <w:p w14:paraId="04DA9486" w14:textId="77777777" w:rsidR="009639E5" w:rsidRPr="001D3869" w:rsidRDefault="009639E5" w:rsidP="0060277C"/>
        </w:tc>
      </w:tr>
      <w:tr w:rsidR="009639E5" w:rsidRPr="001D3869" w14:paraId="55AF871E" w14:textId="77777777" w:rsidTr="0060277C">
        <w:trPr>
          <w:trHeight w:val="360"/>
          <w:jc w:val="center"/>
        </w:trPr>
        <w:tc>
          <w:tcPr>
            <w:tcW w:w="2034" w:type="dxa"/>
            <w:gridSpan w:val="3"/>
            <w:tcBorders>
              <w:top w:val="single" w:sz="12" w:space="0" w:color="auto"/>
              <w:left w:val="single" w:sz="12" w:space="0" w:color="auto"/>
              <w:bottom w:val="single" w:sz="12" w:space="0" w:color="auto"/>
            </w:tcBorders>
            <w:shd w:val="clear" w:color="auto" w:fill="000000"/>
            <w:vAlign w:val="center"/>
          </w:tcPr>
          <w:p w14:paraId="6E76AD3C"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692" w:type="dxa"/>
            <w:tcBorders>
              <w:top w:val="single" w:sz="12" w:space="0" w:color="auto"/>
              <w:bottom w:val="single" w:sz="12" w:space="0" w:color="auto"/>
            </w:tcBorders>
            <w:shd w:val="clear" w:color="auto" w:fill="000000"/>
            <w:vAlign w:val="center"/>
          </w:tcPr>
          <w:p w14:paraId="59E0D127"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494" w:type="dxa"/>
            <w:gridSpan w:val="2"/>
            <w:tcBorders>
              <w:top w:val="single" w:sz="12" w:space="0" w:color="auto"/>
              <w:bottom w:val="single" w:sz="12" w:space="0" w:color="auto"/>
            </w:tcBorders>
            <w:shd w:val="clear" w:color="auto" w:fill="000000"/>
            <w:vAlign w:val="center"/>
          </w:tcPr>
          <w:p w14:paraId="20C4B6D6"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35A6F846" w14:textId="77777777" w:rsidR="009639E5" w:rsidRPr="001D3869" w:rsidRDefault="009639E5" w:rsidP="0060277C">
            <w:pPr>
              <w:autoSpaceDE/>
              <w:autoSpaceDN/>
              <w:adjustRightInd/>
              <w:spacing w:before="0" w:line="240" w:lineRule="auto"/>
              <w:ind w:left="0"/>
              <w:jc w:val="center"/>
              <w:rPr>
                <w:b/>
                <w:color w:val="FFFFFF"/>
                <w:w w:val="0"/>
                <w:sz w:val="16"/>
                <w:szCs w:val="16"/>
              </w:rPr>
            </w:pPr>
            <w:r w:rsidRPr="001D3869">
              <w:rPr>
                <w:b/>
                <w:color w:val="FFFFFF"/>
                <w:sz w:val="16"/>
                <w:szCs w:val="16"/>
              </w:rPr>
              <w:t>VOC (G/L)</w:t>
            </w:r>
          </w:p>
        </w:tc>
        <w:tc>
          <w:tcPr>
            <w:tcW w:w="1674" w:type="dxa"/>
            <w:tcBorders>
              <w:top w:val="single" w:sz="12" w:space="0" w:color="auto"/>
              <w:bottom w:val="single" w:sz="12" w:space="0" w:color="auto"/>
              <w:right w:val="single" w:sz="12" w:space="0" w:color="auto"/>
            </w:tcBorders>
            <w:shd w:val="clear" w:color="auto" w:fill="000000"/>
            <w:vAlign w:val="center"/>
          </w:tcPr>
          <w:p w14:paraId="618F68AC" w14:textId="77777777" w:rsidR="009639E5" w:rsidRPr="001D3869" w:rsidRDefault="009639E5" w:rsidP="0060277C">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9639E5" w:rsidRPr="001D3869" w14:paraId="002727D6" w14:textId="77777777" w:rsidTr="0060277C">
        <w:trPr>
          <w:trHeight w:val="288"/>
          <w:jc w:val="center"/>
        </w:trPr>
        <w:tc>
          <w:tcPr>
            <w:tcW w:w="2034" w:type="dxa"/>
            <w:gridSpan w:val="3"/>
            <w:vAlign w:val="center"/>
          </w:tcPr>
          <w:p w14:paraId="49DF74AC" w14:textId="77777777" w:rsidR="009639E5" w:rsidRPr="00D76A3E" w:rsidRDefault="009639E5" w:rsidP="0060277C">
            <w:pPr>
              <w:autoSpaceDE/>
              <w:autoSpaceDN/>
              <w:adjustRightInd/>
              <w:spacing w:before="0" w:line="240" w:lineRule="auto"/>
              <w:ind w:left="0"/>
              <w:rPr>
                <w:b/>
                <w:sz w:val="16"/>
                <w:szCs w:val="16"/>
              </w:rPr>
            </w:pPr>
            <w:r w:rsidRPr="00D76A3E">
              <w:rPr>
                <w:b/>
                <w:sz w:val="16"/>
                <w:szCs w:val="16"/>
              </w:rPr>
              <w:t>PRIMER</w:t>
            </w:r>
          </w:p>
        </w:tc>
        <w:tc>
          <w:tcPr>
            <w:tcW w:w="2692" w:type="dxa"/>
            <w:vAlign w:val="center"/>
          </w:tcPr>
          <w:p w14:paraId="1C8BBE1B" w14:textId="77777777" w:rsidR="009639E5" w:rsidRPr="001D3869" w:rsidRDefault="009639E5" w:rsidP="0060277C">
            <w:pPr>
              <w:autoSpaceDE/>
              <w:autoSpaceDN/>
              <w:adjustRightInd/>
              <w:spacing w:before="0" w:line="240" w:lineRule="auto"/>
              <w:ind w:left="0"/>
              <w:rPr>
                <w:sz w:val="16"/>
                <w:szCs w:val="16"/>
              </w:rPr>
            </w:pPr>
            <w:r w:rsidRPr="001D3869">
              <w:rPr>
                <w:sz w:val="16"/>
                <w:szCs w:val="16"/>
              </w:rPr>
              <w:t>Carboline</w:t>
            </w:r>
          </w:p>
        </w:tc>
        <w:tc>
          <w:tcPr>
            <w:tcW w:w="2494" w:type="dxa"/>
            <w:gridSpan w:val="2"/>
            <w:vAlign w:val="center"/>
          </w:tcPr>
          <w:p w14:paraId="3808E08F" w14:textId="77777777" w:rsidR="009639E5" w:rsidRPr="006E2FB3" w:rsidRDefault="009639E5" w:rsidP="0060277C">
            <w:pPr>
              <w:autoSpaceDE/>
              <w:autoSpaceDN/>
              <w:adjustRightInd/>
              <w:spacing w:before="0" w:line="240" w:lineRule="auto"/>
              <w:ind w:left="0"/>
              <w:rPr>
                <w:sz w:val="16"/>
                <w:szCs w:val="16"/>
              </w:rPr>
            </w:pPr>
            <w:r w:rsidRPr="006E2FB3">
              <w:rPr>
                <w:sz w:val="16"/>
                <w:szCs w:val="16"/>
              </w:rPr>
              <w:t>Phenoline</w:t>
            </w:r>
            <w:r w:rsidR="00224E3A" w:rsidRPr="006E2FB3">
              <w:rPr>
                <w:sz w:val="16"/>
                <w:szCs w:val="16"/>
              </w:rPr>
              <w:t xml:space="preserve"> </w:t>
            </w:r>
            <w:r w:rsidRPr="006E2FB3">
              <w:rPr>
                <w:sz w:val="16"/>
                <w:szCs w:val="16"/>
              </w:rPr>
              <w:t>187</w:t>
            </w:r>
            <w:r w:rsidRPr="006E2FB3">
              <w:rPr>
                <w:spacing w:val="2"/>
                <w:sz w:val="16"/>
                <w:szCs w:val="16"/>
              </w:rPr>
              <w:t>V</w:t>
            </w:r>
            <w:r w:rsidRPr="006E2FB3">
              <w:rPr>
                <w:spacing w:val="-1"/>
                <w:sz w:val="16"/>
                <w:szCs w:val="16"/>
              </w:rPr>
              <w:t>O</w:t>
            </w:r>
            <w:r w:rsidRPr="006E2FB3">
              <w:rPr>
                <w:sz w:val="16"/>
                <w:szCs w:val="16"/>
              </w:rPr>
              <w:t>C</w:t>
            </w:r>
          </w:p>
        </w:tc>
        <w:tc>
          <w:tcPr>
            <w:tcW w:w="971" w:type="dxa"/>
            <w:vAlign w:val="center"/>
          </w:tcPr>
          <w:p w14:paraId="479BA41E" w14:textId="77777777" w:rsidR="009639E5" w:rsidRPr="001D3869" w:rsidRDefault="009639E5" w:rsidP="0060277C">
            <w:pPr>
              <w:autoSpaceDE/>
              <w:autoSpaceDN/>
              <w:adjustRightInd/>
              <w:spacing w:before="0" w:line="240" w:lineRule="auto"/>
              <w:ind w:left="-65"/>
              <w:jc w:val="center"/>
              <w:rPr>
                <w:w w:val="0"/>
                <w:sz w:val="16"/>
                <w:szCs w:val="16"/>
              </w:rPr>
            </w:pPr>
            <w:r>
              <w:rPr>
                <w:sz w:val="16"/>
                <w:szCs w:val="16"/>
              </w:rPr>
              <w:t>119</w:t>
            </w:r>
          </w:p>
        </w:tc>
        <w:tc>
          <w:tcPr>
            <w:tcW w:w="1674" w:type="dxa"/>
            <w:vAlign w:val="center"/>
          </w:tcPr>
          <w:p w14:paraId="38F3E864" w14:textId="77777777" w:rsidR="009639E5" w:rsidRPr="00D76A3E" w:rsidRDefault="009639E5" w:rsidP="0060277C">
            <w:pPr>
              <w:autoSpaceDE/>
              <w:autoSpaceDN/>
              <w:adjustRightInd/>
              <w:spacing w:before="0" w:line="240" w:lineRule="auto"/>
              <w:ind w:left="107" w:right="-46" w:hanging="89"/>
              <w:jc w:val="center"/>
              <w:rPr>
                <w:w w:val="0"/>
                <w:sz w:val="16"/>
                <w:szCs w:val="16"/>
              </w:rPr>
            </w:pPr>
            <w:r w:rsidRPr="00D76A3E">
              <w:rPr>
                <w:sz w:val="16"/>
                <w:szCs w:val="16"/>
              </w:rPr>
              <w:t>204°C (400°F)</w:t>
            </w:r>
          </w:p>
        </w:tc>
      </w:tr>
      <w:tr w:rsidR="009639E5" w:rsidRPr="001D3869" w14:paraId="672FE54D" w14:textId="77777777" w:rsidTr="0060277C">
        <w:trPr>
          <w:trHeight w:val="288"/>
          <w:jc w:val="center"/>
        </w:trPr>
        <w:tc>
          <w:tcPr>
            <w:tcW w:w="2034" w:type="dxa"/>
            <w:gridSpan w:val="3"/>
            <w:vAlign w:val="center"/>
          </w:tcPr>
          <w:p w14:paraId="792FF89B" w14:textId="77777777" w:rsidR="009639E5" w:rsidRPr="00D76A3E" w:rsidRDefault="009639E5" w:rsidP="0060277C">
            <w:pPr>
              <w:autoSpaceDE/>
              <w:autoSpaceDN/>
              <w:adjustRightInd/>
              <w:spacing w:before="0" w:line="240" w:lineRule="auto"/>
              <w:ind w:left="0"/>
              <w:rPr>
                <w:b/>
                <w:sz w:val="16"/>
                <w:szCs w:val="16"/>
              </w:rPr>
            </w:pPr>
            <w:r w:rsidRPr="00D76A3E">
              <w:rPr>
                <w:b/>
                <w:sz w:val="16"/>
                <w:szCs w:val="16"/>
              </w:rPr>
              <w:t>Epoxy</w:t>
            </w:r>
          </w:p>
        </w:tc>
        <w:tc>
          <w:tcPr>
            <w:tcW w:w="2692" w:type="dxa"/>
            <w:vAlign w:val="center"/>
          </w:tcPr>
          <w:p w14:paraId="40615788" w14:textId="77777777" w:rsidR="009639E5" w:rsidRPr="001D3869" w:rsidRDefault="009639E5" w:rsidP="0060277C">
            <w:pPr>
              <w:autoSpaceDE/>
              <w:autoSpaceDN/>
              <w:adjustRightInd/>
              <w:spacing w:before="0" w:line="240" w:lineRule="auto"/>
              <w:ind w:left="0"/>
              <w:rPr>
                <w:sz w:val="16"/>
                <w:szCs w:val="16"/>
              </w:rPr>
            </w:pPr>
            <w:r w:rsidRPr="001D3869">
              <w:rPr>
                <w:sz w:val="16"/>
                <w:szCs w:val="16"/>
              </w:rPr>
              <w:t>Carboline</w:t>
            </w:r>
          </w:p>
        </w:tc>
        <w:tc>
          <w:tcPr>
            <w:tcW w:w="2494" w:type="dxa"/>
            <w:gridSpan w:val="2"/>
            <w:vAlign w:val="center"/>
          </w:tcPr>
          <w:p w14:paraId="7167E2FB" w14:textId="77777777" w:rsidR="009639E5" w:rsidRPr="006E2FB3" w:rsidRDefault="009639E5" w:rsidP="0060277C">
            <w:pPr>
              <w:autoSpaceDE/>
              <w:autoSpaceDN/>
              <w:adjustRightInd/>
              <w:spacing w:before="0" w:line="240" w:lineRule="auto"/>
              <w:ind w:left="0"/>
              <w:rPr>
                <w:sz w:val="16"/>
                <w:szCs w:val="16"/>
              </w:rPr>
            </w:pPr>
            <w:proofErr w:type="spellStart"/>
            <w:r w:rsidRPr="006E2FB3">
              <w:rPr>
                <w:sz w:val="16"/>
                <w:szCs w:val="16"/>
              </w:rPr>
              <w:t>Thermaline</w:t>
            </w:r>
            <w:proofErr w:type="spellEnd"/>
            <w:r w:rsidR="00224E3A" w:rsidRPr="006E2FB3">
              <w:rPr>
                <w:sz w:val="16"/>
                <w:szCs w:val="16"/>
              </w:rPr>
              <w:t xml:space="preserve"> </w:t>
            </w:r>
            <w:r w:rsidRPr="006E2FB3">
              <w:rPr>
                <w:sz w:val="16"/>
                <w:szCs w:val="16"/>
              </w:rPr>
              <w:t>40</w:t>
            </w:r>
            <w:r w:rsidRPr="006E2FB3">
              <w:rPr>
                <w:spacing w:val="1"/>
                <w:sz w:val="16"/>
                <w:szCs w:val="16"/>
              </w:rPr>
              <w:t>0–</w:t>
            </w:r>
            <w:r w:rsidRPr="006E2FB3">
              <w:rPr>
                <w:sz w:val="16"/>
                <w:szCs w:val="16"/>
              </w:rPr>
              <w:t>450</w:t>
            </w:r>
            <w:r w:rsidR="00224E3A" w:rsidRPr="006E2FB3">
              <w:rPr>
                <w:sz w:val="16"/>
                <w:szCs w:val="16"/>
              </w:rPr>
              <w:t xml:space="preserve"> </w:t>
            </w:r>
            <w:r w:rsidRPr="006E2FB3">
              <w:rPr>
                <w:sz w:val="16"/>
                <w:szCs w:val="16"/>
              </w:rPr>
              <w:t>Series</w:t>
            </w:r>
          </w:p>
        </w:tc>
        <w:tc>
          <w:tcPr>
            <w:tcW w:w="971" w:type="dxa"/>
            <w:vAlign w:val="center"/>
          </w:tcPr>
          <w:p w14:paraId="397BAA93" w14:textId="77777777" w:rsidR="009639E5" w:rsidRPr="001D3869" w:rsidRDefault="009639E5" w:rsidP="0060277C">
            <w:pPr>
              <w:autoSpaceDE/>
              <w:autoSpaceDN/>
              <w:adjustRightInd/>
              <w:spacing w:before="0" w:line="240" w:lineRule="auto"/>
              <w:ind w:left="-65"/>
              <w:jc w:val="center"/>
              <w:rPr>
                <w:w w:val="0"/>
                <w:sz w:val="16"/>
                <w:szCs w:val="16"/>
              </w:rPr>
            </w:pPr>
            <w:r w:rsidRPr="00583A5F">
              <w:rPr>
                <w:sz w:val="16"/>
                <w:szCs w:val="16"/>
              </w:rPr>
              <w:t>250–312</w:t>
            </w:r>
          </w:p>
        </w:tc>
        <w:tc>
          <w:tcPr>
            <w:tcW w:w="1674" w:type="dxa"/>
            <w:vAlign w:val="center"/>
          </w:tcPr>
          <w:p w14:paraId="584B98C0" w14:textId="77777777" w:rsidR="009639E5" w:rsidRPr="00D76A3E" w:rsidRDefault="009639E5" w:rsidP="0060277C">
            <w:pPr>
              <w:autoSpaceDE/>
              <w:autoSpaceDN/>
              <w:adjustRightInd/>
              <w:spacing w:before="0" w:line="240" w:lineRule="auto"/>
              <w:ind w:left="107" w:right="-46" w:hanging="89"/>
              <w:jc w:val="center"/>
              <w:rPr>
                <w:w w:val="0"/>
                <w:sz w:val="16"/>
                <w:szCs w:val="16"/>
              </w:rPr>
            </w:pPr>
            <w:r w:rsidRPr="00D76A3E">
              <w:rPr>
                <w:sz w:val="16"/>
                <w:szCs w:val="16"/>
              </w:rPr>
              <w:t>218°C (425°F)</w:t>
            </w:r>
          </w:p>
        </w:tc>
      </w:tr>
      <w:tr w:rsidR="009639E5" w:rsidRPr="001D3869" w14:paraId="2E5B4C47" w14:textId="77777777" w:rsidTr="0060277C">
        <w:trPr>
          <w:trHeight w:val="288"/>
          <w:jc w:val="center"/>
        </w:trPr>
        <w:tc>
          <w:tcPr>
            <w:tcW w:w="2034" w:type="dxa"/>
            <w:gridSpan w:val="3"/>
            <w:vAlign w:val="center"/>
          </w:tcPr>
          <w:p w14:paraId="337C95DD" w14:textId="77777777" w:rsidR="009639E5" w:rsidRPr="00D76A3E" w:rsidRDefault="009639E5" w:rsidP="0060277C">
            <w:pPr>
              <w:autoSpaceDE/>
              <w:autoSpaceDN/>
              <w:adjustRightInd/>
              <w:spacing w:before="0" w:line="240" w:lineRule="auto"/>
              <w:ind w:left="0"/>
              <w:rPr>
                <w:b/>
                <w:sz w:val="16"/>
                <w:szCs w:val="16"/>
              </w:rPr>
            </w:pPr>
            <w:r w:rsidRPr="00D76A3E">
              <w:rPr>
                <w:b/>
                <w:sz w:val="16"/>
                <w:szCs w:val="16"/>
              </w:rPr>
              <w:t>Thin Film</w:t>
            </w:r>
          </w:p>
        </w:tc>
        <w:tc>
          <w:tcPr>
            <w:tcW w:w="2692" w:type="dxa"/>
            <w:vAlign w:val="center"/>
          </w:tcPr>
          <w:p w14:paraId="4D8DFF6C" w14:textId="77777777" w:rsidR="009639E5" w:rsidRPr="001D3869" w:rsidRDefault="009639E5" w:rsidP="0060277C">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494" w:type="dxa"/>
            <w:gridSpan w:val="2"/>
            <w:vAlign w:val="center"/>
          </w:tcPr>
          <w:p w14:paraId="5B8CBEA7" w14:textId="77777777" w:rsidR="009639E5" w:rsidRPr="006E2FB3" w:rsidRDefault="009639E5" w:rsidP="0060277C">
            <w:pPr>
              <w:autoSpaceDE/>
              <w:autoSpaceDN/>
              <w:adjustRightInd/>
              <w:spacing w:before="0" w:line="240" w:lineRule="auto"/>
              <w:ind w:left="0"/>
              <w:rPr>
                <w:sz w:val="16"/>
                <w:szCs w:val="16"/>
              </w:rPr>
            </w:pPr>
            <w:proofErr w:type="spellStart"/>
            <w:r w:rsidRPr="006E2FB3">
              <w:rPr>
                <w:sz w:val="16"/>
                <w:szCs w:val="16"/>
              </w:rPr>
              <w:t>Thurmal</w:t>
            </w:r>
            <w:r w:rsidRPr="006E2FB3">
              <w:rPr>
                <w:spacing w:val="1"/>
                <w:sz w:val="16"/>
                <w:szCs w:val="16"/>
              </w:rPr>
              <w:t>o</w:t>
            </w:r>
            <w:r w:rsidRPr="006E2FB3">
              <w:rPr>
                <w:sz w:val="16"/>
                <w:szCs w:val="16"/>
              </w:rPr>
              <w:t>x</w:t>
            </w:r>
            <w:proofErr w:type="spellEnd"/>
            <w:r w:rsidR="00224E3A" w:rsidRPr="006E2FB3">
              <w:rPr>
                <w:sz w:val="16"/>
                <w:szCs w:val="16"/>
              </w:rPr>
              <w:t xml:space="preserve"> </w:t>
            </w:r>
            <w:r w:rsidRPr="006E2FB3">
              <w:rPr>
                <w:sz w:val="16"/>
                <w:szCs w:val="16"/>
              </w:rPr>
              <w:t>218*</w:t>
            </w:r>
          </w:p>
          <w:p w14:paraId="417B0680" w14:textId="77777777" w:rsidR="009639E5" w:rsidRPr="006E2FB3" w:rsidRDefault="009639E5" w:rsidP="0060277C">
            <w:pPr>
              <w:autoSpaceDE/>
              <w:autoSpaceDN/>
              <w:adjustRightInd/>
              <w:spacing w:before="0" w:line="240" w:lineRule="auto"/>
              <w:ind w:left="0"/>
              <w:rPr>
                <w:sz w:val="16"/>
                <w:szCs w:val="16"/>
              </w:rPr>
            </w:pPr>
            <w:proofErr w:type="spellStart"/>
            <w:r w:rsidRPr="006E2FB3">
              <w:rPr>
                <w:sz w:val="16"/>
                <w:szCs w:val="16"/>
              </w:rPr>
              <w:t>Protexior</w:t>
            </w:r>
            <w:proofErr w:type="spellEnd"/>
            <w:r w:rsidRPr="006E2FB3">
              <w:rPr>
                <w:sz w:val="16"/>
                <w:szCs w:val="16"/>
              </w:rPr>
              <w:t xml:space="preserve"> 795**</w:t>
            </w:r>
          </w:p>
        </w:tc>
        <w:tc>
          <w:tcPr>
            <w:tcW w:w="971" w:type="dxa"/>
            <w:vAlign w:val="center"/>
          </w:tcPr>
          <w:p w14:paraId="27B543AE" w14:textId="77777777" w:rsidR="009639E5" w:rsidRDefault="009639E5" w:rsidP="0060277C">
            <w:pPr>
              <w:autoSpaceDE/>
              <w:autoSpaceDN/>
              <w:adjustRightInd/>
              <w:spacing w:before="0" w:line="240" w:lineRule="auto"/>
              <w:ind w:left="-65"/>
              <w:jc w:val="center"/>
              <w:rPr>
                <w:sz w:val="16"/>
                <w:szCs w:val="16"/>
              </w:rPr>
            </w:pPr>
            <w:r w:rsidRPr="001D3869">
              <w:rPr>
                <w:sz w:val="16"/>
                <w:szCs w:val="16"/>
              </w:rPr>
              <w:t>263</w:t>
            </w:r>
          </w:p>
          <w:p w14:paraId="6FF22241" w14:textId="77777777" w:rsidR="009639E5" w:rsidRPr="001D3869" w:rsidRDefault="009639E5" w:rsidP="0060277C">
            <w:pPr>
              <w:autoSpaceDE/>
              <w:autoSpaceDN/>
              <w:adjustRightInd/>
              <w:spacing w:before="0" w:line="240" w:lineRule="auto"/>
              <w:ind w:left="-65"/>
              <w:jc w:val="center"/>
              <w:rPr>
                <w:w w:val="0"/>
                <w:sz w:val="16"/>
                <w:szCs w:val="16"/>
              </w:rPr>
            </w:pPr>
            <w:r>
              <w:rPr>
                <w:sz w:val="16"/>
                <w:szCs w:val="16"/>
              </w:rPr>
              <w:t>125</w:t>
            </w:r>
          </w:p>
        </w:tc>
        <w:tc>
          <w:tcPr>
            <w:tcW w:w="1674" w:type="dxa"/>
            <w:vAlign w:val="center"/>
          </w:tcPr>
          <w:p w14:paraId="371912B9" w14:textId="77777777" w:rsidR="009639E5" w:rsidRDefault="009639E5" w:rsidP="0060277C">
            <w:pPr>
              <w:autoSpaceDE/>
              <w:autoSpaceDN/>
              <w:adjustRightInd/>
              <w:spacing w:before="0" w:line="240" w:lineRule="auto"/>
              <w:ind w:left="107" w:right="-46" w:hanging="89"/>
              <w:jc w:val="center"/>
              <w:rPr>
                <w:sz w:val="16"/>
                <w:szCs w:val="16"/>
              </w:rPr>
            </w:pPr>
            <w:r w:rsidRPr="00D76A3E">
              <w:rPr>
                <w:sz w:val="16"/>
                <w:szCs w:val="16"/>
              </w:rPr>
              <w:t>232°C (450°F)</w:t>
            </w:r>
          </w:p>
          <w:p w14:paraId="57F00777" w14:textId="77777777" w:rsidR="009639E5" w:rsidRPr="00D76A3E" w:rsidRDefault="009639E5" w:rsidP="0060277C">
            <w:pPr>
              <w:autoSpaceDE/>
              <w:autoSpaceDN/>
              <w:adjustRightInd/>
              <w:spacing w:before="0" w:line="240" w:lineRule="auto"/>
              <w:ind w:left="107" w:right="-46" w:hanging="89"/>
              <w:jc w:val="center"/>
              <w:rPr>
                <w:w w:val="0"/>
                <w:sz w:val="16"/>
                <w:szCs w:val="16"/>
              </w:rPr>
            </w:pPr>
            <w:r w:rsidRPr="00D76A3E">
              <w:rPr>
                <w:sz w:val="16"/>
                <w:szCs w:val="16"/>
              </w:rPr>
              <w:t>232°C (450°F)</w:t>
            </w:r>
          </w:p>
        </w:tc>
      </w:tr>
      <w:tr w:rsidR="00E76D83" w:rsidRPr="001D3869" w14:paraId="7C8AB323" w14:textId="77777777" w:rsidTr="0060277C">
        <w:trPr>
          <w:trHeight w:val="288"/>
          <w:jc w:val="center"/>
        </w:trPr>
        <w:tc>
          <w:tcPr>
            <w:tcW w:w="2034" w:type="dxa"/>
            <w:gridSpan w:val="3"/>
            <w:vMerge w:val="restart"/>
            <w:vAlign w:val="center"/>
          </w:tcPr>
          <w:p w14:paraId="7F8A16C8" w14:textId="77777777" w:rsidR="00E76D83" w:rsidRPr="00D76A3E" w:rsidRDefault="00E76D83" w:rsidP="006524DD">
            <w:pPr>
              <w:autoSpaceDE/>
              <w:autoSpaceDN/>
              <w:adjustRightInd/>
              <w:spacing w:before="0" w:line="240" w:lineRule="auto"/>
              <w:ind w:left="0"/>
              <w:rPr>
                <w:b/>
                <w:sz w:val="16"/>
                <w:szCs w:val="16"/>
              </w:rPr>
            </w:pPr>
            <w:r w:rsidRPr="00D76A3E">
              <w:rPr>
                <w:b/>
                <w:sz w:val="16"/>
                <w:szCs w:val="16"/>
              </w:rPr>
              <w:t>DFT as per Manufacturer’s</w:t>
            </w:r>
          </w:p>
          <w:p w14:paraId="6F98F26F" w14:textId="77777777" w:rsidR="00E76D83" w:rsidRPr="00D76A3E" w:rsidRDefault="00E76D83" w:rsidP="006524DD">
            <w:pPr>
              <w:autoSpaceDE/>
              <w:autoSpaceDN/>
              <w:adjustRightInd/>
              <w:spacing w:before="0" w:line="240" w:lineRule="auto"/>
              <w:ind w:left="0"/>
              <w:rPr>
                <w:b/>
                <w:sz w:val="16"/>
                <w:szCs w:val="16"/>
              </w:rPr>
            </w:pPr>
            <w:r w:rsidRPr="00D76A3E">
              <w:rPr>
                <w:b/>
                <w:sz w:val="16"/>
                <w:szCs w:val="16"/>
              </w:rPr>
              <w:t>Product Sheet</w:t>
            </w:r>
          </w:p>
        </w:tc>
        <w:tc>
          <w:tcPr>
            <w:tcW w:w="2692" w:type="dxa"/>
            <w:vAlign w:val="center"/>
          </w:tcPr>
          <w:p w14:paraId="59998F39" w14:textId="77777777" w:rsidR="00E76D83" w:rsidRPr="001D3869" w:rsidRDefault="00E76D83" w:rsidP="006524DD">
            <w:pPr>
              <w:autoSpaceDE/>
              <w:autoSpaceDN/>
              <w:adjustRightInd/>
              <w:spacing w:before="0" w:line="240" w:lineRule="auto"/>
              <w:ind w:left="0"/>
              <w:rPr>
                <w:sz w:val="16"/>
                <w:szCs w:val="16"/>
              </w:rPr>
            </w:pPr>
            <w:r w:rsidRPr="001D3869">
              <w:rPr>
                <w:sz w:val="16"/>
                <w:szCs w:val="16"/>
              </w:rPr>
              <w:t>Hempel Coatings (USA), Inc.</w:t>
            </w:r>
          </w:p>
        </w:tc>
        <w:tc>
          <w:tcPr>
            <w:tcW w:w="2494" w:type="dxa"/>
            <w:gridSpan w:val="2"/>
            <w:vAlign w:val="center"/>
          </w:tcPr>
          <w:p w14:paraId="73186422" w14:textId="1369F3F7" w:rsidR="00E76D83" w:rsidRPr="006E2FB3" w:rsidRDefault="00E76D83" w:rsidP="006524DD">
            <w:pPr>
              <w:autoSpaceDE/>
              <w:autoSpaceDN/>
              <w:adjustRightInd/>
              <w:spacing w:before="0" w:line="240" w:lineRule="auto"/>
              <w:ind w:left="0"/>
              <w:rPr>
                <w:sz w:val="16"/>
                <w:szCs w:val="16"/>
              </w:rPr>
            </w:pPr>
            <w:proofErr w:type="spellStart"/>
            <w:r w:rsidRPr="006E2FB3">
              <w:rPr>
                <w:sz w:val="16"/>
                <w:szCs w:val="16"/>
              </w:rPr>
              <w:t>Hempadur</w:t>
            </w:r>
            <w:proofErr w:type="spellEnd"/>
            <w:r w:rsidRPr="006E2FB3">
              <w:rPr>
                <w:sz w:val="16"/>
                <w:szCs w:val="16"/>
              </w:rPr>
              <w:t xml:space="preserve"> 45703</w:t>
            </w:r>
          </w:p>
        </w:tc>
        <w:tc>
          <w:tcPr>
            <w:tcW w:w="971" w:type="dxa"/>
            <w:vAlign w:val="center"/>
          </w:tcPr>
          <w:p w14:paraId="09C651CF" w14:textId="7477FDD7" w:rsidR="00E76D83" w:rsidRPr="001D3869" w:rsidRDefault="00E76D83" w:rsidP="006524DD">
            <w:pPr>
              <w:autoSpaceDE/>
              <w:autoSpaceDN/>
              <w:adjustRightInd/>
              <w:spacing w:before="0" w:line="240" w:lineRule="auto"/>
              <w:ind w:left="-65"/>
              <w:jc w:val="center"/>
              <w:rPr>
                <w:w w:val="0"/>
                <w:sz w:val="16"/>
                <w:szCs w:val="16"/>
              </w:rPr>
            </w:pPr>
            <w:r>
              <w:rPr>
                <w:sz w:val="16"/>
                <w:szCs w:val="16"/>
                <w:lang w:val="ru-RU"/>
              </w:rPr>
              <w:t>253</w:t>
            </w:r>
          </w:p>
        </w:tc>
        <w:tc>
          <w:tcPr>
            <w:tcW w:w="1674" w:type="dxa"/>
            <w:vAlign w:val="center"/>
          </w:tcPr>
          <w:p w14:paraId="183D2394" w14:textId="0349B246" w:rsidR="00E76D83" w:rsidRPr="006524DD" w:rsidRDefault="00E76D83" w:rsidP="006524DD">
            <w:pPr>
              <w:autoSpaceDE/>
              <w:autoSpaceDN/>
              <w:adjustRightInd/>
              <w:spacing w:before="0" w:line="240" w:lineRule="auto"/>
              <w:ind w:left="107" w:right="-46" w:hanging="89"/>
              <w:jc w:val="center"/>
              <w:rPr>
                <w:w w:val="0"/>
                <w:sz w:val="16"/>
                <w:szCs w:val="16"/>
              </w:rPr>
            </w:pPr>
            <w:r w:rsidRPr="006524DD">
              <w:rPr>
                <w:sz w:val="16"/>
                <w:szCs w:val="16"/>
              </w:rPr>
              <w:t>204.4°C (400°F)</w:t>
            </w:r>
          </w:p>
        </w:tc>
      </w:tr>
      <w:tr w:rsidR="00337878" w:rsidRPr="001D3869" w14:paraId="154AE553" w14:textId="77777777" w:rsidTr="0060277C">
        <w:trPr>
          <w:trHeight w:val="288"/>
          <w:jc w:val="center"/>
        </w:trPr>
        <w:tc>
          <w:tcPr>
            <w:tcW w:w="2034" w:type="dxa"/>
            <w:gridSpan w:val="3"/>
            <w:vMerge/>
            <w:vAlign w:val="center"/>
          </w:tcPr>
          <w:p w14:paraId="700745C4" w14:textId="77777777" w:rsidR="00337878" w:rsidRPr="001D3869" w:rsidRDefault="00337878" w:rsidP="00337878">
            <w:pPr>
              <w:jc w:val="center"/>
              <w:rPr>
                <w:b/>
                <w:sz w:val="16"/>
                <w:szCs w:val="16"/>
              </w:rPr>
            </w:pPr>
          </w:p>
        </w:tc>
        <w:tc>
          <w:tcPr>
            <w:tcW w:w="2692" w:type="dxa"/>
            <w:vAlign w:val="center"/>
          </w:tcPr>
          <w:p w14:paraId="620C5A60" w14:textId="0A4C8243" w:rsidR="00337878" w:rsidRPr="00D76A3E" w:rsidRDefault="00337878" w:rsidP="00337878">
            <w:pPr>
              <w:autoSpaceDE/>
              <w:autoSpaceDN/>
              <w:adjustRightInd/>
              <w:spacing w:before="0" w:line="240" w:lineRule="auto"/>
              <w:ind w:left="0"/>
              <w:rPr>
                <w:sz w:val="16"/>
                <w:szCs w:val="16"/>
              </w:rPr>
            </w:pPr>
            <w:r>
              <w:rPr>
                <w:sz w:val="16"/>
                <w:szCs w:val="16"/>
              </w:rPr>
              <w:t>VMP</w:t>
            </w:r>
          </w:p>
        </w:tc>
        <w:tc>
          <w:tcPr>
            <w:tcW w:w="2494" w:type="dxa"/>
            <w:gridSpan w:val="2"/>
            <w:vAlign w:val="center"/>
          </w:tcPr>
          <w:p w14:paraId="0EF3FD8E" w14:textId="342DED54" w:rsidR="00337878" w:rsidRPr="006E2FB3" w:rsidRDefault="00337878" w:rsidP="00337878">
            <w:pPr>
              <w:autoSpaceDE/>
              <w:autoSpaceDN/>
              <w:adjustRightInd/>
              <w:spacing w:before="0" w:line="240" w:lineRule="auto"/>
              <w:ind w:left="0"/>
              <w:rPr>
                <w:sz w:val="16"/>
                <w:szCs w:val="16"/>
              </w:rPr>
            </w:pPr>
            <w:proofErr w:type="spellStart"/>
            <w:r w:rsidRPr="00C82704">
              <w:rPr>
                <w:sz w:val="16"/>
                <w:szCs w:val="16"/>
              </w:rPr>
              <w:t>Isolep-Thermo</w:t>
            </w:r>
            <w:proofErr w:type="spellEnd"/>
          </w:p>
        </w:tc>
        <w:tc>
          <w:tcPr>
            <w:tcW w:w="971" w:type="dxa"/>
            <w:vAlign w:val="center"/>
          </w:tcPr>
          <w:p w14:paraId="4152DA8C" w14:textId="555C0C4C" w:rsidR="00337878" w:rsidRPr="001D3869" w:rsidRDefault="00337878" w:rsidP="00337878">
            <w:pPr>
              <w:autoSpaceDE/>
              <w:autoSpaceDN/>
              <w:adjustRightInd/>
              <w:spacing w:before="0" w:line="240" w:lineRule="auto"/>
              <w:ind w:left="-65"/>
              <w:jc w:val="center"/>
              <w:rPr>
                <w:w w:val="0"/>
                <w:sz w:val="16"/>
                <w:szCs w:val="16"/>
              </w:rPr>
            </w:pPr>
          </w:p>
        </w:tc>
        <w:tc>
          <w:tcPr>
            <w:tcW w:w="1674" w:type="dxa"/>
            <w:vAlign w:val="center"/>
          </w:tcPr>
          <w:p w14:paraId="2296FBE9" w14:textId="60F670B4" w:rsidR="00337878" w:rsidRPr="00D76A3E" w:rsidRDefault="00337878" w:rsidP="00337878">
            <w:pPr>
              <w:autoSpaceDE/>
              <w:autoSpaceDN/>
              <w:adjustRightInd/>
              <w:spacing w:before="0" w:line="240" w:lineRule="auto"/>
              <w:ind w:left="107" w:right="-46" w:hanging="89"/>
              <w:jc w:val="center"/>
              <w:rPr>
                <w:w w:val="0"/>
                <w:sz w:val="16"/>
                <w:szCs w:val="16"/>
              </w:rPr>
            </w:pPr>
            <w:r>
              <w:rPr>
                <w:sz w:val="16"/>
                <w:szCs w:val="16"/>
              </w:rPr>
              <w:t>172</w:t>
            </w:r>
            <w:r w:rsidRPr="0082198B">
              <w:rPr>
                <w:sz w:val="16"/>
                <w:szCs w:val="16"/>
              </w:rPr>
              <w:t>°C</w:t>
            </w:r>
            <w:r>
              <w:rPr>
                <w:sz w:val="16"/>
                <w:szCs w:val="16"/>
              </w:rPr>
              <w:t xml:space="preserve"> (341.6</w:t>
            </w:r>
            <w:r w:rsidRPr="0082198B">
              <w:rPr>
                <w:sz w:val="16"/>
                <w:szCs w:val="16"/>
              </w:rPr>
              <w:t>°F)</w:t>
            </w:r>
          </w:p>
        </w:tc>
      </w:tr>
      <w:tr w:rsidR="00337878" w:rsidRPr="001D3869" w14:paraId="1713B22A" w14:textId="77777777" w:rsidTr="0060277C">
        <w:trPr>
          <w:trHeight w:val="288"/>
          <w:jc w:val="center"/>
        </w:trPr>
        <w:tc>
          <w:tcPr>
            <w:tcW w:w="2034" w:type="dxa"/>
            <w:gridSpan w:val="3"/>
            <w:vAlign w:val="center"/>
          </w:tcPr>
          <w:p w14:paraId="754C6629" w14:textId="77777777" w:rsidR="00337878" w:rsidRPr="001D3869" w:rsidRDefault="00337878" w:rsidP="00337878">
            <w:pPr>
              <w:jc w:val="center"/>
              <w:rPr>
                <w:b/>
                <w:sz w:val="16"/>
                <w:szCs w:val="16"/>
              </w:rPr>
            </w:pPr>
          </w:p>
        </w:tc>
        <w:tc>
          <w:tcPr>
            <w:tcW w:w="2692" w:type="dxa"/>
            <w:vAlign w:val="center"/>
          </w:tcPr>
          <w:p w14:paraId="0EF817E7"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 xml:space="preserve">International </w:t>
            </w:r>
          </w:p>
        </w:tc>
        <w:tc>
          <w:tcPr>
            <w:tcW w:w="2494" w:type="dxa"/>
            <w:gridSpan w:val="2"/>
            <w:vAlign w:val="center"/>
          </w:tcPr>
          <w:p w14:paraId="5EB9A6B3" w14:textId="77777777" w:rsidR="00337878" w:rsidRPr="006E2FB3" w:rsidRDefault="00337878" w:rsidP="00337878">
            <w:pPr>
              <w:autoSpaceDE/>
              <w:autoSpaceDN/>
              <w:adjustRightInd/>
              <w:spacing w:before="0" w:line="240" w:lineRule="auto"/>
              <w:ind w:left="0"/>
              <w:rPr>
                <w:sz w:val="16"/>
                <w:szCs w:val="16"/>
              </w:rPr>
            </w:pPr>
            <w:r w:rsidRPr="006E2FB3">
              <w:rPr>
                <w:spacing w:val="1"/>
                <w:sz w:val="16"/>
                <w:szCs w:val="16"/>
              </w:rPr>
              <w:t>Interbond 2340UPC***</w:t>
            </w:r>
          </w:p>
        </w:tc>
        <w:tc>
          <w:tcPr>
            <w:tcW w:w="971" w:type="dxa"/>
            <w:vAlign w:val="center"/>
          </w:tcPr>
          <w:p w14:paraId="133CFA32" w14:textId="77777777" w:rsidR="00337878" w:rsidRPr="001D3869" w:rsidRDefault="00337878" w:rsidP="00337878">
            <w:pPr>
              <w:autoSpaceDE/>
              <w:autoSpaceDN/>
              <w:adjustRightInd/>
              <w:spacing w:before="0" w:line="240" w:lineRule="auto"/>
              <w:ind w:left="-65"/>
              <w:jc w:val="center"/>
              <w:rPr>
                <w:w w:val="0"/>
                <w:sz w:val="16"/>
                <w:szCs w:val="16"/>
              </w:rPr>
            </w:pPr>
            <w:r>
              <w:rPr>
                <w:sz w:val="16"/>
                <w:szCs w:val="16"/>
              </w:rPr>
              <w:t>390</w:t>
            </w:r>
          </w:p>
        </w:tc>
        <w:tc>
          <w:tcPr>
            <w:tcW w:w="1674" w:type="dxa"/>
            <w:vAlign w:val="center"/>
          </w:tcPr>
          <w:p w14:paraId="2557097C"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204°C (400°F)</w:t>
            </w:r>
          </w:p>
        </w:tc>
      </w:tr>
      <w:tr w:rsidR="00337878" w:rsidRPr="001D3869" w14:paraId="38F9C5DD" w14:textId="77777777" w:rsidTr="0060277C">
        <w:trPr>
          <w:trHeight w:val="288"/>
          <w:jc w:val="center"/>
        </w:trPr>
        <w:tc>
          <w:tcPr>
            <w:tcW w:w="2034" w:type="dxa"/>
            <w:gridSpan w:val="3"/>
            <w:vAlign w:val="center"/>
          </w:tcPr>
          <w:p w14:paraId="69A6C01C" w14:textId="77777777" w:rsidR="00337878" w:rsidRPr="001D3869" w:rsidRDefault="00337878" w:rsidP="00337878">
            <w:pPr>
              <w:jc w:val="center"/>
              <w:rPr>
                <w:b/>
                <w:sz w:val="16"/>
                <w:szCs w:val="16"/>
              </w:rPr>
            </w:pPr>
          </w:p>
        </w:tc>
        <w:tc>
          <w:tcPr>
            <w:tcW w:w="2692" w:type="dxa"/>
            <w:vAlign w:val="center"/>
          </w:tcPr>
          <w:p w14:paraId="3D24DD9F"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Jotun</w:t>
            </w:r>
          </w:p>
        </w:tc>
        <w:tc>
          <w:tcPr>
            <w:tcW w:w="2494" w:type="dxa"/>
            <w:gridSpan w:val="2"/>
            <w:vAlign w:val="center"/>
          </w:tcPr>
          <w:p w14:paraId="4A56E25F" w14:textId="5B9852CC"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Jotatemp</w:t>
            </w:r>
            <w:proofErr w:type="spellEnd"/>
            <w:r w:rsidRPr="006E2FB3">
              <w:rPr>
                <w:sz w:val="16"/>
                <w:szCs w:val="16"/>
              </w:rPr>
              <w:t xml:space="preserve"> 250</w:t>
            </w:r>
          </w:p>
        </w:tc>
        <w:tc>
          <w:tcPr>
            <w:tcW w:w="971" w:type="dxa"/>
            <w:vAlign w:val="center"/>
          </w:tcPr>
          <w:p w14:paraId="0237268A" w14:textId="23935E95" w:rsidR="00337878" w:rsidRPr="001D3869" w:rsidRDefault="00337878" w:rsidP="00337878">
            <w:pPr>
              <w:autoSpaceDE/>
              <w:autoSpaceDN/>
              <w:adjustRightInd/>
              <w:spacing w:before="0" w:line="240" w:lineRule="auto"/>
              <w:ind w:left="-65"/>
              <w:jc w:val="center"/>
              <w:rPr>
                <w:w w:val="0"/>
                <w:sz w:val="16"/>
                <w:szCs w:val="16"/>
              </w:rPr>
            </w:pPr>
            <w:r>
              <w:rPr>
                <w:sz w:val="16"/>
                <w:szCs w:val="16"/>
                <w:lang w:val="ru-RU"/>
              </w:rPr>
              <w:t>270</w:t>
            </w:r>
          </w:p>
        </w:tc>
        <w:tc>
          <w:tcPr>
            <w:tcW w:w="1674" w:type="dxa"/>
            <w:vAlign w:val="center"/>
          </w:tcPr>
          <w:p w14:paraId="18CE2F50" w14:textId="77777777" w:rsidR="00337878" w:rsidRPr="00D76A3E" w:rsidRDefault="00337878" w:rsidP="00337878">
            <w:pPr>
              <w:autoSpaceDE/>
              <w:autoSpaceDN/>
              <w:adjustRightInd/>
              <w:spacing w:before="0" w:line="240" w:lineRule="auto"/>
              <w:ind w:left="107" w:right="-46" w:hanging="89"/>
              <w:jc w:val="center"/>
              <w:rPr>
                <w:w w:val="0"/>
                <w:sz w:val="16"/>
                <w:szCs w:val="16"/>
              </w:rPr>
            </w:pPr>
            <w:r>
              <w:rPr>
                <w:sz w:val="16"/>
                <w:szCs w:val="16"/>
              </w:rPr>
              <w:t>210°C (41</w:t>
            </w:r>
            <w:r w:rsidRPr="00D76A3E">
              <w:rPr>
                <w:sz w:val="16"/>
                <w:szCs w:val="16"/>
              </w:rPr>
              <w:t>0°F)</w:t>
            </w:r>
          </w:p>
        </w:tc>
      </w:tr>
      <w:tr w:rsidR="00337878" w:rsidRPr="001D3869" w14:paraId="2E3BF507" w14:textId="77777777" w:rsidTr="0060277C">
        <w:trPr>
          <w:trHeight w:val="288"/>
          <w:jc w:val="center"/>
        </w:trPr>
        <w:tc>
          <w:tcPr>
            <w:tcW w:w="2034" w:type="dxa"/>
            <w:gridSpan w:val="3"/>
            <w:vAlign w:val="center"/>
          </w:tcPr>
          <w:p w14:paraId="3025CE2B" w14:textId="77777777" w:rsidR="00337878" w:rsidRPr="001D3869" w:rsidRDefault="00337878" w:rsidP="00337878">
            <w:pPr>
              <w:jc w:val="center"/>
              <w:rPr>
                <w:b/>
                <w:sz w:val="16"/>
                <w:szCs w:val="16"/>
              </w:rPr>
            </w:pPr>
          </w:p>
        </w:tc>
        <w:tc>
          <w:tcPr>
            <w:tcW w:w="2692" w:type="dxa"/>
            <w:vAlign w:val="center"/>
          </w:tcPr>
          <w:p w14:paraId="35631014"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 xml:space="preserve">PPG  </w:t>
            </w:r>
          </w:p>
        </w:tc>
        <w:tc>
          <w:tcPr>
            <w:tcW w:w="2494" w:type="dxa"/>
            <w:gridSpan w:val="2"/>
            <w:vAlign w:val="center"/>
          </w:tcPr>
          <w:p w14:paraId="4597F9E3" w14:textId="5F544B66"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Amerlock</w:t>
            </w:r>
            <w:proofErr w:type="spellEnd"/>
            <w:r w:rsidRPr="006E2FB3">
              <w:rPr>
                <w:sz w:val="16"/>
                <w:szCs w:val="16"/>
              </w:rPr>
              <w:t xml:space="preserve"> 2GF</w:t>
            </w:r>
          </w:p>
        </w:tc>
        <w:tc>
          <w:tcPr>
            <w:tcW w:w="971" w:type="dxa"/>
            <w:vAlign w:val="center"/>
          </w:tcPr>
          <w:p w14:paraId="725A63DC" w14:textId="77777777" w:rsidR="00337878" w:rsidRPr="001D3869" w:rsidRDefault="00337878" w:rsidP="00337878">
            <w:pPr>
              <w:autoSpaceDE/>
              <w:autoSpaceDN/>
              <w:adjustRightInd/>
              <w:spacing w:before="0" w:line="240" w:lineRule="auto"/>
              <w:ind w:left="-65"/>
              <w:jc w:val="center"/>
              <w:rPr>
                <w:w w:val="0"/>
                <w:sz w:val="16"/>
                <w:szCs w:val="16"/>
              </w:rPr>
            </w:pPr>
            <w:r>
              <w:rPr>
                <w:sz w:val="16"/>
                <w:szCs w:val="16"/>
              </w:rPr>
              <w:t>172</w:t>
            </w:r>
          </w:p>
        </w:tc>
        <w:tc>
          <w:tcPr>
            <w:tcW w:w="1674" w:type="dxa"/>
            <w:vAlign w:val="center"/>
          </w:tcPr>
          <w:p w14:paraId="10B5EC6E" w14:textId="77777777" w:rsidR="00337878" w:rsidRPr="00D76A3E" w:rsidRDefault="00337878" w:rsidP="00337878">
            <w:pPr>
              <w:autoSpaceDE/>
              <w:autoSpaceDN/>
              <w:adjustRightInd/>
              <w:spacing w:before="0" w:line="240" w:lineRule="auto"/>
              <w:ind w:left="107" w:right="-46" w:hanging="89"/>
              <w:jc w:val="center"/>
              <w:rPr>
                <w:w w:val="0"/>
                <w:sz w:val="16"/>
                <w:szCs w:val="16"/>
              </w:rPr>
            </w:pPr>
            <w:r>
              <w:rPr>
                <w:sz w:val="16"/>
                <w:szCs w:val="16"/>
              </w:rPr>
              <w:t>218</w:t>
            </w:r>
            <w:r w:rsidRPr="00D76A3E">
              <w:rPr>
                <w:sz w:val="16"/>
                <w:szCs w:val="16"/>
              </w:rPr>
              <w:t>°C (</w:t>
            </w:r>
            <w:r>
              <w:rPr>
                <w:sz w:val="16"/>
                <w:szCs w:val="16"/>
              </w:rPr>
              <w:t>425</w:t>
            </w:r>
            <w:r w:rsidRPr="00D76A3E">
              <w:rPr>
                <w:sz w:val="16"/>
                <w:szCs w:val="16"/>
              </w:rPr>
              <w:t>°F)</w:t>
            </w:r>
          </w:p>
        </w:tc>
      </w:tr>
      <w:tr w:rsidR="00337878" w:rsidRPr="001D3869" w14:paraId="7A88257D" w14:textId="77777777" w:rsidTr="0060277C">
        <w:trPr>
          <w:trHeight w:val="288"/>
          <w:jc w:val="center"/>
        </w:trPr>
        <w:tc>
          <w:tcPr>
            <w:tcW w:w="2034" w:type="dxa"/>
            <w:gridSpan w:val="3"/>
            <w:vAlign w:val="center"/>
          </w:tcPr>
          <w:p w14:paraId="4D33E8CE" w14:textId="77777777" w:rsidR="00337878" w:rsidRPr="001D3869" w:rsidRDefault="00337878" w:rsidP="00337878">
            <w:pPr>
              <w:jc w:val="center"/>
              <w:rPr>
                <w:b/>
                <w:sz w:val="16"/>
                <w:szCs w:val="16"/>
              </w:rPr>
            </w:pPr>
          </w:p>
        </w:tc>
        <w:tc>
          <w:tcPr>
            <w:tcW w:w="2692" w:type="dxa"/>
            <w:vAlign w:val="center"/>
          </w:tcPr>
          <w:p w14:paraId="5B7709D1"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 xml:space="preserve">PPG  </w:t>
            </w:r>
          </w:p>
        </w:tc>
        <w:tc>
          <w:tcPr>
            <w:tcW w:w="2494" w:type="dxa"/>
            <w:gridSpan w:val="2"/>
            <w:vAlign w:val="center"/>
          </w:tcPr>
          <w:p w14:paraId="00C06EBF" w14:textId="77777777"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SigmaTherm</w:t>
            </w:r>
            <w:proofErr w:type="spellEnd"/>
            <w:r w:rsidRPr="006E2FB3">
              <w:rPr>
                <w:sz w:val="16"/>
                <w:szCs w:val="16"/>
              </w:rPr>
              <w:t xml:space="preserve"> 2</w:t>
            </w:r>
            <w:r w:rsidRPr="006E2FB3">
              <w:rPr>
                <w:spacing w:val="1"/>
                <w:sz w:val="16"/>
                <w:szCs w:val="16"/>
              </w:rPr>
              <w:t>3</w:t>
            </w:r>
            <w:r w:rsidRPr="006E2FB3">
              <w:rPr>
                <w:sz w:val="16"/>
                <w:szCs w:val="16"/>
              </w:rPr>
              <w:t>0</w:t>
            </w:r>
          </w:p>
        </w:tc>
        <w:tc>
          <w:tcPr>
            <w:tcW w:w="971" w:type="dxa"/>
            <w:vAlign w:val="center"/>
          </w:tcPr>
          <w:p w14:paraId="7165445D" w14:textId="77777777" w:rsidR="00337878" w:rsidRPr="001D3869" w:rsidRDefault="00337878" w:rsidP="00337878">
            <w:pPr>
              <w:autoSpaceDE/>
              <w:autoSpaceDN/>
              <w:adjustRightInd/>
              <w:spacing w:before="0" w:line="240" w:lineRule="auto"/>
              <w:ind w:left="-65"/>
              <w:jc w:val="center"/>
              <w:rPr>
                <w:w w:val="0"/>
                <w:sz w:val="16"/>
                <w:szCs w:val="16"/>
              </w:rPr>
            </w:pPr>
            <w:r>
              <w:rPr>
                <w:sz w:val="16"/>
                <w:szCs w:val="16"/>
              </w:rPr>
              <w:t>329</w:t>
            </w:r>
          </w:p>
        </w:tc>
        <w:tc>
          <w:tcPr>
            <w:tcW w:w="1674" w:type="dxa"/>
            <w:vAlign w:val="center"/>
          </w:tcPr>
          <w:p w14:paraId="54FC9FB7"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230°C (446°F)</w:t>
            </w:r>
          </w:p>
        </w:tc>
      </w:tr>
      <w:tr w:rsidR="00337878" w:rsidRPr="001D3869" w14:paraId="0A914DDA" w14:textId="77777777" w:rsidTr="0060277C">
        <w:trPr>
          <w:trHeight w:val="288"/>
          <w:jc w:val="center"/>
        </w:trPr>
        <w:tc>
          <w:tcPr>
            <w:tcW w:w="2034" w:type="dxa"/>
            <w:gridSpan w:val="3"/>
            <w:vAlign w:val="center"/>
          </w:tcPr>
          <w:p w14:paraId="54132FD5" w14:textId="77777777" w:rsidR="00337878" w:rsidRPr="001D3869" w:rsidRDefault="00337878" w:rsidP="00337878">
            <w:pPr>
              <w:jc w:val="center"/>
              <w:rPr>
                <w:b/>
                <w:sz w:val="16"/>
                <w:szCs w:val="16"/>
              </w:rPr>
            </w:pPr>
          </w:p>
        </w:tc>
        <w:tc>
          <w:tcPr>
            <w:tcW w:w="2692" w:type="dxa"/>
            <w:vAlign w:val="center"/>
          </w:tcPr>
          <w:p w14:paraId="7F1EEF4B"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Sherwin Williams</w:t>
            </w:r>
          </w:p>
        </w:tc>
        <w:tc>
          <w:tcPr>
            <w:tcW w:w="2494" w:type="dxa"/>
            <w:gridSpan w:val="2"/>
            <w:vAlign w:val="center"/>
          </w:tcPr>
          <w:p w14:paraId="60CF062E" w14:textId="77777777"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Epo</w:t>
            </w:r>
            <w:proofErr w:type="spellEnd"/>
            <w:r w:rsidRPr="006E2FB3">
              <w:rPr>
                <w:sz w:val="16"/>
                <w:szCs w:val="16"/>
              </w:rPr>
              <w:t>-Phen FF</w:t>
            </w:r>
          </w:p>
        </w:tc>
        <w:tc>
          <w:tcPr>
            <w:tcW w:w="971" w:type="dxa"/>
            <w:vAlign w:val="center"/>
          </w:tcPr>
          <w:p w14:paraId="012D0F52" w14:textId="77777777" w:rsidR="00337878" w:rsidRPr="001D3869" w:rsidRDefault="00337878" w:rsidP="00337878">
            <w:pPr>
              <w:autoSpaceDE/>
              <w:autoSpaceDN/>
              <w:adjustRightInd/>
              <w:spacing w:before="0" w:line="240" w:lineRule="auto"/>
              <w:ind w:left="-65"/>
              <w:jc w:val="center"/>
              <w:rPr>
                <w:w w:val="0"/>
                <w:sz w:val="16"/>
                <w:szCs w:val="16"/>
              </w:rPr>
            </w:pPr>
            <w:r w:rsidRPr="00583A5F">
              <w:rPr>
                <w:sz w:val="16"/>
                <w:szCs w:val="16"/>
              </w:rPr>
              <w:t>&lt; 250</w:t>
            </w:r>
          </w:p>
        </w:tc>
        <w:tc>
          <w:tcPr>
            <w:tcW w:w="1674" w:type="dxa"/>
            <w:vAlign w:val="center"/>
          </w:tcPr>
          <w:p w14:paraId="38B172E3"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232°C (450°F)</w:t>
            </w:r>
          </w:p>
        </w:tc>
      </w:tr>
      <w:tr w:rsidR="009574BC" w:rsidRPr="001D3869" w14:paraId="1D3508A7" w14:textId="77777777" w:rsidTr="0060277C">
        <w:trPr>
          <w:trHeight w:val="288"/>
          <w:jc w:val="center"/>
          <w:ins w:id="1427" w:author="Kurmanov, Aidyn [STAMGazStroy LLP]" w:date="2025-12-09T16:46:00Z"/>
        </w:trPr>
        <w:tc>
          <w:tcPr>
            <w:tcW w:w="2034" w:type="dxa"/>
            <w:gridSpan w:val="3"/>
            <w:vAlign w:val="center"/>
          </w:tcPr>
          <w:p w14:paraId="5FDB82FB" w14:textId="77777777" w:rsidR="009574BC" w:rsidRPr="001D3869" w:rsidRDefault="009574BC" w:rsidP="00337878">
            <w:pPr>
              <w:jc w:val="center"/>
              <w:rPr>
                <w:ins w:id="1428" w:author="Kurmanov, Aidyn [STAMGazStroy LLP]" w:date="2025-12-09T16:46:00Z" w16du:dateUtc="2025-12-09T11:46:00Z"/>
                <w:b/>
                <w:sz w:val="16"/>
                <w:szCs w:val="16"/>
              </w:rPr>
            </w:pPr>
          </w:p>
        </w:tc>
        <w:tc>
          <w:tcPr>
            <w:tcW w:w="2692" w:type="dxa"/>
            <w:vAlign w:val="center"/>
          </w:tcPr>
          <w:p w14:paraId="033CBA51" w14:textId="362B00DA" w:rsidR="009574BC" w:rsidRPr="00D76A3E" w:rsidRDefault="008E657D" w:rsidP="00337878">
            <w:pPr>
              <w:autoSpaceDE/>
              <w:autoSpaceDN/>
              <w:adjustRightInd/>
              <w:spacing w:before="0" w:line="240" w:lineRule="auto"/>
              <w:ind w:left="0"/>
              <w:rPr>
                <w:ins w:id="1429" w:author="Kurmanov, Aidyn [STAMGazStroy LLP]" w:date="2025-12-09T16:46:00Z" w16du:dateUtc="2025-12-09T11:46:00Z"/>
                <w:sz w:val="16"/>
                <w:szCs w:val="16"/>
              </w:rPr>
            </w:pPr>
            <w:ins w:id="1430" w:author="Kurmanov, Aidyn [STAMGazStroy LLP]" w:date="2025-12-09T16:47:00Z" w16du:dateUtc="2025-12-09T11:47:00Z">
              <w:r>
                <w:rPr>
                  <w:sz w:val="16"/>
                  <w:szCs w:val="16"/>
                </w:rPr>
                <w:t>VMP</w:t>
              </w:r>
            </w:ins>
          </w:p>
        </w:tc>
        <w:tc>
          <w:tcPr>
            <w:tcW w:w="2494" w:type="dxa"/>
            <w:gridSpan w:val="2"/>
            <w:vAlign w:val="center"/>
          </w:tcPr>
          <w:p w14:paraId="4BC474D1" w14:textId="55E82738" w:rsidR="009574BC" w:rsidRPr="006E2FB3" w:rsidRDefault="00A63B04" w:rsidP="00337878">
            <w:pPr>
              <w:autoSpaceDE/>
              <w:autoSpaceDN/>
              <w:adjustRightInd/>
              <w:spacing w:before="0" w:line="240" w:lineRule="auto"/>
              <w:ind w:left="0"/>
              <w:rPr>
                <w:ins w:id="1431" w:author="Kurmanov, Aidyn [STAMGazStroy LLP]" w:date="2025-12-09T16:46:00Z" w16du:dateUtc="2025-12-09T11:46:00Z"/>
                <w:sz w:val="16"/>
                <w:szCs w:val="16"/>
              </w:rPr>
            </w:pPr>
            <w:proofErr w:type="spellStart"/>
            <w:ins w:id="1432" w:author="Kurmanov, Aidyn [STAMGazStroy LLP]" w:date="2025-12-09T16:47:00Z" w16du:dateUtc="2025-12-09T11:47:00Z">
              <w:r w:rsidRPr="00C82704">
                <w:rPr>
                  <w:sz w:val="16"/>
                  <w:szCs w:val="16"/>
                </w:rPr>
                <w:t>Isolep-Thermo</w:t>
              </w:r>
            </w:ins>
            <w:proofErr w:type="spellEnd"/>
          </w:p>
        </w:tc>
        <w:tc>
          <w:tcPr>
            <w:tcW w:w="971" w:type="dxa"/>
            <w:vAlign w:val="center"/>
          </w:tcPr>
          <w:p w14:paraId="4AC24307" w14:textId="77777777" w:rsidR="009574BC" w:rsidRPr="00583A5F" w:rsidRDefault="009574BC" w:rsidP="00337878">
            <w:pPr>
              <w:autoSpaceDE/>
              <w:autoSpaceDN/>
              <w:adjustRightInd/>
              <w:spacing w:before="0" w:line="240" w:lineRule="auto"/>
              <w:ind w:left="-65"/>
              <w:jc w:val="center"/>
              <w:rPr>
                <w:ins w:id="1433" w:author="Kurmanov, Aidyn [STAMGazStroy LLP]" w:date="2025-12-09T16:46:00Z" w16du:dateUtc="2025-12-09T11:46:00Z"/>
                <w:sz w:val="16"/>
                <w:szCs w:val="16"/>
              </w:rPr>
            </w:pPr>
          </w:p>
        </w:tc>
        <w:tc>
          <w:tcPr>
            <w:tcW w:w="1674" w:type="dxa"/>
            <w:vAlign w:val="center"/>
          </w:tcPr>
          <w:p w14:paraId="199250DE" w14:textId="027B32AD" w:rsidR="009574BC" w:rsidRPr="00D76A3E" w:rsidRDefault="00952052" w:rsidP="00337878">
            <w:pPr>
              <w:autoSpaceDE/>
              <w:autoSpaceDN/>
              <w:adjustRightInd/>
              <w:spacing w:before="0" w:line="240" w:lineRule="auto"/>
              <w:ind w:left="107" w:right="-46" w:hanging="89"/>
              <w:jc w:val="center"/>
              <w:rPr>
                <w:ins w:id="1434" w:author="Kurmanov, Aidyn [STAMGazStroy LLP]" w:date="2025-12-09T16:46:00Z" w16du:dateUtc="2025-12-09T11:46:00Z"/>
                <w:sz w:val="16"/>
                <w:szCs w:val="16"/>
              </w:rPr>
            </w:pPr>
            <w:ins w:id="1435" w:author="Kurmanov, Aidyn [STAMGazStroy LLP]" w:date="2025-12-09T16:47:00Z" w16du:dateUtc="2025-12-09T11:47:00Z">
              <w:r>
                <w:rPr>
                  <w:sz w:val="16"/>
                  <w:szCs w:val="16"/>
                </w:rPr>
                <w:t>172</w:t>
              </w:r>
              <w:r w:rsidRPr="0082198B">
                <w:rPr>
                  <w:sz w:val="16"/>
                  <w:szCs w:val="16"/>
                </w:rPr>
                <w:t>°C</w:t>
              </w:r>
              <w:r>
                <w:rPr>
                  <w:sz w:val="16"/>
                  <w:szCs w:val="16"/>
                </w:rPr>
                <w:t xml:space="preserve"> (341.6</w:t>
              </w:r>
              <w:r w:rsidRPr="0082198B">
                <w:rPr>
                  <w:sz w:val="16"/>
                  <w:szCs w:val="16"/>
                </w:rPr>
                <w:t>°F)</w:t>
              </w:r>
            </w:ins>
          </w:p>
        </w:tc>
      </w:tr>
      <w:tr w:rsidR="00337878" w:rsidRPr="001D3869" w14:paraId="27EF0D67" w14:textId="77777777" w:rsidTr="0060277C">
        <w:trPr>
          <w:trHeight w:val="288"/>
          <w:jc w:val="center"/>
        </w:trPr>
        <w:tc>
          <w:tcPr>
            <w:tcW w:w="2034" w:type="dxa"/>
            <w:gridSpan w:val="3"/>
            <w:tcBorders>
              <w:bottom w:val="single" w:sz="12" w:space="0" w:color="auto"/>
            </w:tcBorders>
            <w:vAlign w:val="center"/>
          </w:tcPr>
          <w:p w14:paraId="03646BE8" w14:textId="77777777" w:rsidR="00337878" w:rsidRPr="001D3869" w:rsidRDefault="00337878" w:rsidP="00337878">
            <w:pPr>
              <w:jc w:val="center"/>
              <w:rPr>
                <w:i/>
                <w:sz w:val="14"/>
                <w:szCs w:val="14"/>
              </w:rPr>
            </w:pPr>
          </w:p>
        </w:tc>
        <w:tc>
          <w:tcPr>
            <w:tcW w:w="7831" w:type="dxa"/>
            <w:gridSpan w:val="5"/>
            <w:tcBorders>
              <w:bottom w:val="single" w:sz="12" w:space="0" w:color="auto"/>
            </w:tcBorders>
            <w:vAlign w:val="center"/>
          </w:tcPr>
          <w:p w14:paraId="3E8C503D" w14:textId="77777777" w:rsidR="00337878" w:rsidRPr="006E2FB3" w:rsidRDefault="00337878" w:rsidP="00337878">
            <w:pPr>
              <w:autoSpaceDE/>
              <w:autoSpaceDN/>
              <w:adjustRightInd/>
              <w:spacing w:before="0" w:line="240" w:lineRule="auto"/>
              <w:ind w:left="107"/>
              <w:rPr>
                <w:i/>
                <w:w w:val="0"/>
                <w:sz w:val="14"/>
                <w:szCs w:val="14"/>
              </w:rPr>
            </w:pPr>
            <w:r w:rsidRPr="006E2FB3">
              <w:rPr>
                <w:i/>
                <w:sz w:val="14"/>
                <w:szCs w:val="14"/>
              </w:rPr>
              <w:t>These coatings contain epoxy and epoxy phenolic resins.</w:t>
            </w:r>
          </w:p>
        </w:tc>
      </w:tr>
      <w:tr w:rsidR="00337878" w:rsidRPr="001D3869" w14:paraId="3AE56529" w14:textId="77777777" w:rsidTr="0060277C">
        <w:trPr>
          <w:trHeight w:val="288"/>
          <w:jc w:val="center"/>
        </w:trPr>
        <w:tc>
          <w:tcPr>
            <w:tcW w:w="2034" w:type="dxa"/>
            <w:gridSpan w:val="3"/>
            <w:tcBorders>
              <w:top w:val="single" w:sz="12" w:space="0" w:color="auto"/>
            </w:tcBorders>
            <w:vAlign w:val="center"/>
          </w:tcPr>
          <w:p w14:paraId="18E1E8B6" w14:textId="77777777" w:rsidR="00337878" w:rsidRPr="001D3869" w:rsidRDefault="00337878" w:rsidP="00337878">
            <w:pPr>
              <w:autoSpaceDE/>
              <w:autoSpaceDN/>
              <w:adjustRightInd/>
              <w:spacing w:before="0" w:line="240" w:lineRule="auto"/>
              <w:ind w:left="0"/>
              <w:rPr>
                <w:b/>
                <w:sz w:val="16"/>
                <w:szCs w:val="16"/>
              </w:rPr>
            </w:pPr>
            <w:r w:rsidRPr="001D3869">
              <w:rPr>
                <w:b/>
                <w:sz w:val="16"/>
                <w:szCs w:val="16"/>
              </w:rPr>
              <w:t>TOPCOAT</w:t>
            </w:r>
          </w:p>
        </w:tc>
        <w:tc>
          <w:tcPr>
            <w:tcW w:w="2692" w:type="dxa"/>
            <w:tcBorders>
              <w:top w:val="single" w:sz="12" w:space="0" w:color="auto"/>
            </w:tcBorders>
            <w:vAlign w:val="center"/>
          </w:tcPr>
          <w:p w14:paraId="2DA93BC0" w14:textId="77777777" w:rsidR="00337878" w:rsidRPr="001D3869" w:rsidRDefault="00337878" w:rsidP="00337878">
            <w:pPr>
              <w:autoSpaceDE/>
              <w:autoSpaceDN/>
              <w:adjustRightInd/>
              <w:spacing w:before="0" w:line="240" w:lineRule="auto"/>
              <w:ind w:left="0"/>
              <w:rPr>
                <w:sz w:val="16"/>
                <w:szCs w:val="16"/>
              </w:rPr>
            </w:pPr>
            <w:r w:rsidRPr="001D3869">
              <w:rPr>
                <w:sz w:val="16"/>
                <w:szCs w:val="16"/>
              </w:rPr>
              <w:t>Carboline</w:t>
            </w:r>
          </w:p>
        </w:tc>
        <w:tc>
          <w:tcPr>
            <w:tcW w:w="2494" w:type="dxa"/>
            <w:gridSpan w:val="2"/>
            <w:tcBorders>
              <w:top w:val="single" w:sz="12" w:space="0" w:color="auto"/>
            </w:tcBorders>
            <w:vAlign w:val="center"/>
          </w:tcPr>
          <w:p w14:paraId="5065FFFA" w14:textId="77777777" w:rsidR="00337878" w:rsidRPr="006E2FB3" w:rsidRDefault="00337878" w:rsidP="00337878">
            <w:pPr>
              <w:autoSpaceDE/>
              <w:autoSpaceDN/>
              <w:adjustRightInd/>
              <w:spacing w:before="0" w:line="240" w:lineRule="auto"/>
              <w:ind w:left="0"/>
              <w:rPr>
                <w:sz w:val="16"/>
                <w:szCs w:val="16"/>
              </w:rPr>
            </w:pPr>
            <w:r w:rsidRPr="006E2FB3">
              <w:rPr>
                <w:sz w:val="16"/>
                <w:szCs w:val="16"/>
              </w:rPr>
              <w:t>Phenoline 187</w:t>
            </w:r>
            <w:r w:rsidRPr="006E2FB3">
              <w:rPr>
                <w:spacing w:val="2"/>
                <w:sz w:val="16"/>
                <w:szCs w:val="16"/>
              </w:rPr>
              <w:t>V</w:t>
            </w:r>
            <w:r w:rsidRPr="006E2FB3">
              <w:rPr>
                <w:spacing w:val="-1"/>
                <w:sz w:val="16"/>
                <w:szCs w:val="16"/>
              </w:rPr>
              <w:t>O</w:t>
            </w:r>
            <w:r w:rsidRPr="006E2FB3">
              <w:rPr>
                <w:sz w:val="16"/>
                <w:szCs w:val="16"/>
              </w:rPr>
              <w:t>C</w:t>
            </w:r>
          </w:p>
        </w:tc>
        <w:tc>
          <w:tcPr>
            <w:tcW w:w="971" w:type="dxa"/>
            <w:tcBorders>
              <w:top w:val="single" w:sz="12" w:space="0" w:color="auto"/>
            </w:tcBorders>
            <w:vAlign w:val="center"/>
          </w:tcPr>
          <w:p w14:paraId="741A01BE" w14:textId="77777777" w:rsidR="00337878" w:rsidRPr="001D3869" w:rsidRDefault="00337878" w:rsidP="00337878">
            <w:pPr>
              <w:autoSpaceDE/>
              <w:autoSpaceDN/>
              <w:adjustRightInd/>
              <w:spacing w:before="0" w:line="240" w:lineRule="auto"/>
              <w:ind w:left="-65"/>
              <w:jc w:val="center"/>
              <w:rPr>
                <w:w w:val="0"/>
                <w:sz w:val="16"/>
                <w:szCs w:val="16"/>
              </w:rPr>
            </w:pPr>
            <w:r>
              <w:rPr>
                <w:sz w:val="16"/>
                <w:szCs w:val="16"/>
              </w:rPr>
              <w:t>119</w:t>
            </w:r>
          </w:p>
        </w:tc>
        <w:tc>
          <w:tcPr>
            <w:tcW w:w="1674" w:type="dxa"/>
            <w:tcBorders>
              <w:top w:val="single" w:sz="12" w:space="0" w:color="auto"/>
            </w:tcBorders>
            <w:vAlign w:val="center"/>
          </w:tcPr>
          <w:p w14:paraId="24C1D3C1"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204°C (400°F)</w:t>
            </w:r>
          </w:p>
        </w:tc>
      </w:tr>
      <w:tr w:rsidR="00337878" w:rsidRPr="001D3869" w14:paraId="5F16DC02" w14:textId="77777777" w:rsidTr="0060277C">
        <w:trPr>
          <w:trHeight w:val="288"/>
          <w:jc w:val="center"/>
        </w:trPr>
        <w:tc>
          <w:tcPr>
            <w:tcW w:w="2034" w:type="dxa"/>
            <w:gridSpan w:val="3"/>
            <w:vAlign w:val="center"/>
          </w:tcPr>
          <w:p w14:paraId="0D66ABC4" w14:textId="77777777" w:rsidR="00337878" w:rsidRPr="001D3869" w:rsidRDefault="00337878" w:rsidP="00337878">
            <w:pPr>
              <w:autoSpaceDE/>
              <w:autoSpaceDN/>
              <w:adjustRightInd/>
              <w:spacing w:before="0" w:line="240" w:lineRule="auto"/>
              <w:ind w:left="0"/>
              <w:rPr>
                <w:b/>
                <w:sz w:val="16"/>
                <w:szCs w:val="16"/>
              </w:rPr>
            </w:pPr>
            <w:r w:rsidRPr="001D3869">
              <w:rPr>
                <w:b/>
                <w:sz w:val="16"/>
                <w:szCs w:val="16"/>
              </w:rPr>
              <w:t xml:space="preserve">Epoxy </w:t>
            </w:r>
          </w:p>
        </w:tc>
        <w:tc>
          <w:tcPr>
            <w:tcW w:w="2692" w:type="dxa"/>
            <w:vAlign w:val="center"/>
          </w:tcPr>
          <w:p w14:paraId="36D837D3" w14:textId="77777777" w:rsidR="00337878" w:rsidRPr="001D3869" w:rsidRDefault="00337878" w:rsidP="00337878">
            <w:pPr>
              <w:autoSpaceDE/>
              <w:autoSpaceDN/>
              <w:adjustRightInd/>
              <w:spacing w:before="0" w:line="240" w:lineRule="auto"/>
              <w:ind w:left="0"/>
              <w:rPr>
                <w:sz w:val="16"/>
                <w:szCs w:val="16"/>
              </w:rPr>
            </w:pPr>
            <w:r w:rsidRPr="001D3869">
              <w:rPr>
                <w:sz w:val="16"/>
                <w:szCs w:val="16"/>
              </w:rPr>
              <w:t>Carboline</w:t>
            </w:r>
          </w:p>
        </w:tc>
        <w:tc>
          <w:tcPr>
            <w:tcW w:w="2494" w:type="dxa"/>
            <w:gridSpan w:val="2"/>
            <w:vAlign w:val="center"/>
          </w:tcPr>
          <w:p w14:paraId="1FE26748" w14:textId="77777777"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Thermaline</w:t>
            </w:r>
            <w:proofErr w:type="spellEnd"/>
            <w:r w:rsidRPr="006E2FB3">
              <w:rPr>
                <w:sz w:val="16"/>
                <w:szCs w:val="16"/>
              </w:rPr>
              <w:t xml:space="preserve"> 40</w:t>
            </w:r>
            <w:r w:rsidRPr="006E2FB3">
              <w:rPr>
                <w:spacing w:val="1"/>
                <w:sz w:val="16"/>
                <w:szCs w:val="16"/>
              </w:rPr>
              <w:t>0–</w:t>
            </w:r>
            <w:r w:rsidRPr="006E2FB3">
              <w:rPr>
                <w:sz w:val="16"/>
                <w:szCs w:val="16"/>
              </w:rPr>
              <w:t>450 Series</w:t>
            </w:r>
          </w:p>
        </w:tc>
        <w:tc>
          <w:tcPr>
            <w:tcW w:w="971" w:type="dxa"/>
            <w:vAlign w:val="center"/>
          </w:tcPr>
          <w:p w14:paraId="4BA0EF86" w14:textId="77777777" w:rsidR="00337878" w:rsidRPr="001D3869" w:rsidRDefault="00337878" w:rsidP="00337878">
            <w:pPr>
              <w:autoSpaceDE/>
              <w:autoSpaceDN/>
              <w:adjustRightInd/>
              <w:spacing w:before="0" w:line="240" w:lineRule="auto"/>
              <w:ind w:left="-65"/>
              <w:jc w:val="center"/>
              <w:rPr>
                <w:w w:val="0"/>
                <w:sz w:val="16"/>
                <w:szCs w:val="16"/>
              </w:rPr>
            </w:pPr>
            <w:r w:rsidRPr="00583A5F">
              <w:rPr>
                <w:sz w:val="16"/>
                <w:szCs w:val="16"/>
              </w:rPr>
              <w:t>250–312</w:t>
            </w:r>
          </w:p>
        </w:tc>
        <w:tc>
          <w:tcPr>
            <w:tcW w:w="1674" w:type="dxa"/>
            <w:vAlign w:val="center"/>
          </w:tcPr>
          <w:p w14:paraId="7811D49F"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218°C (425°F)</w:t>
            </w:r>
          </w:p>
        </w:tc>
      </w:tr>
      <w:tr w:rsidR="00337878" w:rsidRPr="001D3869" w14:paraId="06AA31D9" w14:textId="77777777" w:rsidTr="0060277C">
        <w:trPr>
          <w:trHeight w:val="288"/>
          <w:jc w:val="center"/>
        </w:trPr>
        <w:tc>
          <w:tcPr>
            <w:tcW w:w="2034" w:type="dxa"/>
            <w:gridSpan w:val="3"/>
            <w:vAlign w:val="center"/>
          </w:tcPr>
          <w:p w14:paraId="0B03297F" w14:textId="77777777" w:rsidR="00337878" w:rsidRPr="001D3869" w:rsidRDefault="00337878" w:rsidP="00337878">
            <w:pPr>
              <w:autoSpaceDE/>
              <w:autoSpaceDN/>
              <w:adjustRightInd/>
              <w:spacing w:before="0" w:line="240" w:lineRule="auto"/>
              <w:ind w:left="0"/>
              <w:rPr>
                <w:b/>
                <w:sz w:val="16"/>
                <w:szCs w:val="16"/>
              </w:rPr>
            </w:pPr>
            <w:r w:rsidRPr="001D3869">
              <w:rPr>
                <w:b/>
                <w:sz w:val="16"/>
                <w:szCs w:val="16"/>
              </w:rPr>
              <w:t>Thin Film</w:t>
            </w:r>
          </w:p>
        </w:tc>
        <w:tc>
          <w:tcPr>
            <w:tcW w:w="2692" w:type="dxa"/>
            <w:vAlign w:val="center"/>
          </w:tcPr>
          <w:p w14:paraId="135BAEC7" w14:textId="77777777" w:rsidR="00337878" w:rsidRPr="001D3869" w:rsidRDefault="00337878" w:rsidP="00337878">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494" w:type="dxa"/>
            <w:gridSpan w:val="2"/>
            <w:vAlign w:val="center"/>
          </w:tcPr>
          <w:p w14:paraId="3F4CC044" w14:textId="77777777"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Thurmal</w:t>
            </w:r>
            <w:r w:rsidRPr="006E2FB3">
              <w:rPr>
                <w:spacing w:val="1"/>
                <w:sz w:val="16"/>
                <w:szCs w:val="16"/>
              </w:rPr>
              <w:t>o</w:t>
            </w:r>
            <w:r w:rsidRPr="006E2FB3">
              <w:rPr>
                <w:sz w:val="16"/>
                <w:szCs w:val="16"/>
              </w:rPr>
              <w:t>x</w:t>
            </w:r>
            <w:proofErr w:type="spellEnd"/>
            <w:r w:rsidRPr="006E2FB3">
              <w:rPr>
                <w:sz w:val="16"/>
                <w:szCs w:val="16"/>
              </w:rPr>
              <w:t xml:space="preserve"> 219</w:t>
            </w:r>
          </w:p>
          <w:p w14:paraId="7E78BE7A" w14:textId="77777777"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Protexior</w:t>
            </w:r>
            <w:proofErr w:type="spellEnd"/>
            <w:r w:rsidRPr="006E2FB3">
              <w:rPr>
                <w:sz w:val="16"/>
                <w:szCs w:val="16"/>
              </w:rPr>
              <w:t xml:space="preserve"> 794</w:t>
            </w:r>
          </w:p>
        </w:tc>
        <w:tc>
          <w:tcPr>
            <w:tcW w:w="971" w:type="dxa"/>
            <w:vAlign w:val="center"/>
          </w:tcPr>
          <w:p w14:paraId="79303CFC" w14:textId="77777777" w:rsidR="00337878" w:rsidRDefault="00337878" w:rsidP="00337878">
            <w:pPr>
              <w:autoSpaceDE/>
              <w:autoSpaceDN/>
              <w:adjustRightInd/>
              <w:spacing w:before="0" w:line="240" w:lineRule="auto"/>
              <w:ind w:left="-65"/>
              <w:jc w:val="center"/>
              <w:rPr>
                <w:sz w:val="16"/>
                <w:szCs w:val="16"/>
              </w:rPr>
            </w:pPr>
            <w:r w:rsidRPr="001D3869">
              <w:rPr>
                <w:sz w:val="16"/>
                <w:szCs w:val="16"/>
              </w:rPr>
              <w:t>263</w:t>
            </w:r>
          </w:p>
          <w:p w14:paraId="4AA09AB0" w14:textId="77777777" w:rsidR="00337878" w:rsidRPr="001D3869" w:rsidRDefault="00337878" w:rsidP="00337878">
            <w:pPr>
              <w:autoSpaceDE/>
              <w:autoSpaceDN/>
              <w:adjustRightInd/>
              <w:spacing w:before="0" w:line="240" w:lineRule="auto"/>
              <w:ind w:left="-65"/>
              <w:jc w:val="center"/>
              <w:rPr>
                <w:w w:val="0"/>
                <w:sz w:val="16"/>
                <w:szCs w:val="16"/>
              </w:rPr>
            </w:pPr>
            <w:r>
              <w:rPr>
                <w:sz w:val="16"/>
                <w:szCs w:val="16"/>
              </w:rPr>
              <w:t>90</w:t>
            </w:r>
          </w:p>
        </w:tc>
        <w:tc>
          <w:tcPr>
            <w:tcW w:w="1674" w:type="dxa"/>
            <w:vAlign w:val="center"/>
          </w:tcPr>
          <w:p w14:paraId="0E5B379E" w14:textId="77777777" w:rsidR="00337878" w:rsidRDefault="00337878" w:rsidP="00337878">
            <w:pPr>
              <w:autoSpaceDE/>
              <w:autoSpaceDN/>
              <w:adjustRightInd/>
              <w:spacing w:before="0" w:line="240" w:lineRule="auto"/>
              <w:ind w:left="107" w:right="-46" w:hanging="89"/>
              <w:jc w:val="center"/>
              <w:rPr>
                <w:sz w:val="16"/>
                <w:szCs w:val="16"/>
              </w:rPr>
            </w:pPr>
            <w:r w:rsidRPr="00D76A3E">
              <w:rPr>
                <w:sz w:val="16"/>
                <w:szCs w:val="16"/>
              </w:rPr>
              <w:t>232°C (450°F)</w:t>
            </w:r>
          </w:p>
          <w:p w14:paraId="5C716E88"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232°C (450°F)</w:t>
            </w:r>
          </w:p>
        </w:tc>
      </w:tr>
      <w:tr w:rsidR="00337878" w:rsidRPr="001D3869" w14:paraId="7A1BCFB2" w14:textId="77777777" w:rsidTr="0060277C">
        <w:trPr>
          <w:trHeight w:val="288"/>
          <w:jc w:val="center"/>
        </w:trPr>
        <w:tc>
          <w:tcPr>
            <w:tcW w:w="2034" w:type="dxa"/>
            <w:gridSpan w:val="3"/>
            <w:vMerge w:val="restart"/>
            <w:vAlign w:val="center"/>
          </w:tcPr>
          <w:p w14:paraId="4A470E86" w14:textId="77777777" w:rsidR="00337878" w:rsidRPr="00D76A3E" w:rsidRDefault="00337878" w:rsidP="00337878">
            <w:pPr>
              <w:autoSpaceDE/>
              <w:autoSpaceDN/>
              <w:adjustRightInd/>
              <w:spacing w:before="0" w:line="240" w:lineRule="auto"/>
              <w:ind w:left="0"/>
              <w:rPr>
                <w:b/>
                <w:sz w:val="16"/>
                <w:szCs w:val="16"/>
              </w:rPr>
            </w:pPr>
            <w:r w:rsidRPr="00D76A3E">
              <w:rPr>
                <w:b/>
                <w:sz w:val="16"/>
                <w:szCs w:val="16"/>
              </w:rPr>
              <w:t>DFT as per Manufacturer’s</w:t>
            </w:r>
          </w:p>
          <w:p w14:paraId="23050977" w14:textId="77777777" w:rsidR="00337878" w:rsidRPr="00D76A3E" w:rsidRDefault="00337878" w:rsidP="00337878">
            <w:pPr>
              <w:autoSpaceDE/>
              <w:autoSpaceDN/>
              <w:adjustRightInd/>
              <w:spacing w:before="0" w:line="240" w:lineRule="auto"/>
              <w:ind w:left="0"/>
              <w:rPr>
                <w:b/>
                <w:sz w:val="16"/>
                <w:szCs w:val="16"/>
              </w:rPr>
            </w:pPr>
            <w:r w:rsidRPr="00D76A3E">
              <w:rPr>
                <w:b/>
                <w:sz w:val="16"/>
                <w:szCs w:val="16"/>
              </w:rPr>
              <w:t>Product Sheet</w:t>
            </w:r>
          </w:p>
        </w:tc>
        <w:tc>
          <w:tcPr>
            <w:tcW w:w="2692" w:type="dxa"/>
            <w:vAlign w:val="center"/>
          </w:tcPr>
          <w:p w14:paraId="1348EB75" w14:textId="77777777" w:rsidR="00337878" w:rsidRPr="001D3869" w:rsidRDefault="00337878" w:rsidP="00337878">
            <w:pPr>
              <w:autoSpaceDE/>
              <w:autoSpaceDN/>
              <w:adjustRightInd/>
              <w:spacing w:before="0" w:line="240" w:lineRule="auto"/>
              <w:ind w:left="0"/>
              <w:rPr>
                <w:sz w:val="16"/>
                <w:szCs w:val="16"/>
              </w:rPr>
            </w:pPr>
            <w:r w:rsidRPr="001D3869">
              <w:rPr>
                <w:sz w:val="16"/>
                <w:szCs w:val="16"/>
              </w:rPr>
              <w:t>Hempel Coatings (USA), Inc.</w:t>
            </w:r>
          </w:p>
        </w:tc>
        <w:tc>
          <w:tcPr>
            <w:tcW w:w="2494" w:type="dxa"/>
            <w:gridSpan w:val="2"/>
            <w:vAlign w:val="center"/>
          </w:tcPr>
          <w:p w14:paraId="6F7D9715" w14:textId="20A16476"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Hempadur</w:t>
            </w:r>
            <w:proofErr w:type="spellEnd"/>
            <w:r w:rsidRPr="006E2FB3">
              <w:rPr>
                <w:sz w:val="16"/>
                <w:szCs w:val="16"/>
              </w:rPr>
              <w:t xml:space="preserve"> 45703</w:t>
            </w:r>
          </w:p>
        </w:tc>
        <w:tc>
          <w:tcPr>
            <w:tcW w:w="971" w:type="dxa"/>
            <w:vAlign w:val="center"/>
          </w:tcPr>
          <w:p w14:paraId="4019E795" w14:textId="43F4E390" w:rsidR="00337878" w:rsidRPr="001D3869" w:rsidRDefault="00337878" w:rsidP="00337878">
            <w:pPr>
              <w:autoSpaceDE/>
              <w:autoSpaceDN/>
              <w:adjustRightInd/>
              <w:spacing w:before="0" w:line="240" w:lineRule="auto"/>
              <w:ind w:left="-65"/>
              <w:jc w:val="center"/>
              <w:rPr>
                <w:w w:val="0"/>
                <w:sz w:val="16"/>
                <w:szCs w:val="16"/>
              </w:rPr>
            </w:pPr>
            <w:r>
              <w:rPr>
                <w:sz w:val="16"/>
                <w:szCs w:val="16"/>
                <w:lang w:val="ru-RU"/>
              </w:rPr>
              <w:t>253</w:t>
            </w:r>
          </w:p>
        </w:tc>
        <w:tc>
          <w:tcPr>
            <w:tcW w:w="1674" w:type="dxa"/>
            <w:vAlign w:val="center"/>
          </w:tcPr>
          <w:p w14:paraId="3CD608C9" w14:textId="16374B16" w:rsidR="00337878" w:rsidRPr="009A5A70" w:rsidRDefault="00337878" w:rsidP="00337878">
            <w:pPr>
              <w:autoSpaceDE/>
              <w:autoSpaceDN/>
              <w:adjustRightInd/>
              <w:spacing w:before="0" w:line="240" w:lineRule="auto"/>
              <w:ind w:left="107" w:right="-46" w:hanging="89"/>
              <w:jc w:val="center"/>
              <w:rPr>
                <w:w w:val="0"/>
                <w:sz w:val="16"/>
                <w:szCs w:val="16"/>
              </w:rPr>
            </w:pPr>
            <w:r w:rsidRPr="009A5A70">
              <w:rPr>
                <w:sz w:val="16"/>
                <w:szCs w:val="16"/>
              </w:rPr>
              <w:t>204.4°C (400°F)</w:t>
            </w:r>
          </w:p>
        </w:tc>
      </w:tr>
      <w:tr w:rsidR="00337878" w:rsidRPr="001D3869" w14:paraId="4E9BB1BA" w14:textId="77777777" w:rsidTr="0060277C">
        <w:trPr>
          <w:trHeight w:val="288"/>
          <w:jc w:val="center"/>
        </w:trPr>
        <w:tc>
          <w:tcPr>
            <w:tcW w:w="2034" w:type="dxa"/>
            <w:gridSpan w:val="3"/>
            <w:vMerge/>
            <w:vAlign w:val="center"/>
          </w:tcPr>
          <w:p w14:paraId="17FBE736" w14:textId="77777777" w:rsidR="00337878" w:rsidRPr="001D3869" w:rsidRDefault="00337878" w:rsidP="00337878">
            <w:pPr>
              <w:jc w:val="center"/>
              <w:rPr>
                <w:b/>
                <w:sz w:val="16"/>
                <w:szCs w:val="16"/>
              </w:rPr>
            </w:pPr>
          </w:p>
        </w:tc>
        <w:tc>
          <w:tcPr>
            <w:tcW w:w="2692" w:type="dxa"/>
            <w:vAlign w:val="center"/>
          </w:tcPr>
          <w:p w14:paraId="35E1CCB9" w14:textId="53D5B1E1" w:rsidR="00337878" w:rsidRPr="00D76A3E" w:rsidRDefault="00337878" w:rsidP="00337878">
            <w:pPr>
              <w:autoSpaceDE/>
              <w:autoSpaceDN/>
              <w:adjustRightInd/>
              <w:spacing w:before="0" w:line="240" w:lineRule="auto"/>
              <w:ind w:left="0"/>
              <w:rPr>
                <w:sz w:val="16"/>
                <w:szCs w:val="16"/>
              </w:rPr>
            </w:pPr>
            <w:r>
              <w:rPr>
                <w:sz w:val="16"/>
                <w:szCs w:val="16"/>
              </w:rPr>
              <w:t>VMP</w:t>
            </w:r>
          </w:p>
        </w:tc>
        <w:tc>
          <w:tcPr>
            <w:tcW w:w="2494" w:type="dxa"/>
            <w:gridSpan w:val="2"/>
            <w:vAlign w:val="center"/>
          </w:tcPr>
          <w:p w14:paraId="3277A156" w14:textId="4815F821" w:rsidR="00337878" w:rsidRPr="006E2FB3" w:rsidRDefault="00337878" w:rsidP="00337878">
            <w:pPr>
              <w:autoSpaceDE/>
              <w:autoSpaceDN/>
              <w:adjustRightInd/>
              <w:spacing w:before="0" w:line="240" w:lineRule="auto"/>
              <w:ind w:left="0"/>
              <w:rPr>
                <w:sz w:val="16"/>
                <w:szCs w:val="16"/>
              </w:rPr>
            </w:pPr>
            <w:proofErr w:type="spellStart"/>
            <w:r w:rsidRPr="00C82704">
              <w:rPr>
                <w:sz w:val="16"/>
                <w:szCs w:val="16"/>
              </w:rPr>
              <w:t>Isolep-Thermo</w:t>
            </w:r>
            <w:proofErr w:type="spellEnd"/>
          </w:p>
        </w:tc>
        <w:tc>
          <w:tcPr>
            <w:tcW w:w="971" w:type="dxa"/>
            <w:vAlign w:val="center"/>
          </w:tcPr>
          <w:p w14:paraId="327528B3" w14:textId="145FE276" w:rsidR="00337878" w:rsidRPr="001D3869" w:rsidRDefault="00337878" w:rsidP="00337878">
            <w:pPr>
              <w:autoSpaceDE/>
              <w:autoSpaceDN/>
              <w:adjustRightInd/>
              <w:spacing w:before="0" w:line="240" w:lineRule="auto"/>
              <w:ind w:left="-65"/>
              <w:jc w:val="center"/>
              <w:rPr>
                <w:w w:val="0"/>
                <w:sz w:val="16"/>
                <w:szCs w:val="16"/>
              </w:rPr>
            </w:pPr>
          </w:p>
        </w:tc>
        <w:tc>
          <w:tcPr>
            <w:tcW w:w="1674" w:type="dxa"/>
            <w:vAlign w:val="center"/>
          </w:tcPr>
          <w:p w14:paraId="53A7274E" w14:textId="0DDCD957" w:rsidR="00337878" w:rsidRPr="00D76A3E" w:rsidRDefault="00337878" w:rsidP="00337878">
            <w:pPr>
              <w:autoSpaceDE/>
              <w:autoSpaceDN/>
              <w:adjustRightInd/>
              <w:spacing w:before="0" w:line="240" w:lineRule="auto"/>
              <w:ind w:left="107" w:right="-46" w:hanging="89"/>
              <w:jc w:val="center"/>
              <w:rPr>
                <w:w w:val="0"/>
                <w:sz w:val="16"/>
                <w:szCs w:val="16"/>
              </w:rPr>
            </w:pPr>
            <w:r>
              <w:rPr>
                <w:sz w:val="16"/>
                <w:szCs w:val="16"/>
              </w:rPr>
              <w:t>172</w:t>
            </w:r>
            <w:r w:rsidRPr="0082198B">
              <w:rPr>
                <w:sz w:val="16"/>
                <w:szCs w:val="16"/>
              </w:rPr>
              <w:t>°C</w:t>
            </w:r>
            <w:r>
              <w:rPr>
                <w:sz w:val="16"/>
                <w:szCs w:val="16"/>
              </w:rPr>
              <w:t xml:space="preserve"> (341.6</w:t>
            </w:r>
            <w:r w:rsidRPr="0082198B">
              <w:rPr>
                <w:sz w:val="16"/>
                <w:szCs w:val="16"/>
              </w:rPr>
              <w:t>°F)</w:t>
            </w:r>
          </w:p>
        </w:tc>
      </w:tr>
      <w:tr w:rsidR="00337878" w:rsidRPr="001D3869" w14:paraId="3AE2C289" w14:textId="77777777" w:rsidTr="0060277C">
        <w:trPr>
          <w:trHeight w:val="288"/>
          <w:jc w:val="center"/>
        </w:trPr>
        <w:tc>
          <w:tcPr>
            <w:tcW w:w="2034" w:type="dxa"/>
            <w:gridSpan w:val="3"/>
            <w:vAlign w:val="center"/>
          </w:tcPr>
          <w:p w14:paraId="45FE16F8" w14:textId="77777777" w:rsidR="00337878" w:rsidRPr="001D3869" w:rsidRDefault="00337878" w:rsidP="00337878">
            <w:pPr>
              <w:jc w:val="center"/>
              <w:rPr>
                <w:b/>
                <w:sz w:val="16"/>
                <w:szCs w:val="16"/>
              </w:rPr>
            </w:pPr>
          </w:p>
        </w:tc>
        <w:tc>
          <w:tcPr>
            <w:tcW w:w="2692" w:type="dxa"/>
            <w:vAlign w:val="center"/>
          </w:tcPr>
          <w:p w14:paraId="3FC3FF3C"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 xml:space="preserve">International </w:t>
            </w:r>
          </w:p>
        </w:tc>
        <w:tc>
          <w:tcPr>
            <w:tcW w:w="2494" w:type="dxa"/>
            <w:gridSpan w:val="2"/>
            <w:vAlign w:val="center"/>
          </w:tcPr>
          <w:p w14:paraId="5D238426" w14:textId="77777777" w:rsidR="00337878" w:rsidRPr="006E2FB3" w:rsidRDefault="00337878" w:rsidP="00337878">
            <w:pPr>
              <w:autoSpaceDE/>
              <w:autoSpaceDN/>
              <w:adjustRightInd/>
              <w:spacing w:before="0" w:line="240" w:lineRule="auto"/>
              <w:ind w:left="0"/>
              <w:rPr>
                <w:sz w:val="16"/>
                <w:szCs w:val="16"/>
              </w:rPr>
            </w:pPr>
            <w:r w:rsidRPr="006E2FB3">
              <w:rPr>
                <w:spacing w:val="1"/>
                <w:sz w:val="16"/>
                <w:szCs w:val="16"/>
              </w:rPr>
              <w:t>Interbond 2340UPC</w:t>
            </w:r>
          </w:p>
        </w:tc>
        <w:tc>
          <w:tcPr>
            <w:tcW w:w="971" w:type="dxa"/>
            <w:vAlign w:val="center"/>
          </w:tcPr>
          <w:p w14:paraId="3691A077" w14:textId="77777777" w:rsidR="00337878" w:rsidRPr="001D3869" w:rsidRDefault="00337878" w:rsidP="00337878">
            <w:pPr>
              <w:autoSpaceDE/>
              <w:autoSpaceDN/>
              <w:adjustRightInd/>
              <w:spacing w:before="0" w:line="240" w:lineRule="auto"/>
              <w:ind w:left="-65"/>
              <w:jc w:val="center"/>
              <w:rPr>
                <w:w w:val="0"/>
                <w:sz w:val="16"/>
                <w:szCs w:val="16"/>
              </w:rPr>
            </w:pPr>
            <w:r>
              <w:rPr>
                <w:sz w:val="16"/>
                <w:szCs w:val="16"/>
              </w:rPr>
              <w:t>217</w:t>
            </w:r>
          </w:p>
        </w:tc>
        <w:tc>
          <w:tcPr>
            <w:tcW w:w="1674" w:type="dxa"/>
            <w:vAlign w:val="center"/>
          </w:tcPr>
          <w:p w14:paraId="0BC5B5F9"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204°C (400°F)</w:t>
            </w:r>
          </w:p>
        </w:tc>
      </w:tr>
      <w:tr w:rsidR="00337878" w:rsidRPr="001D3869" w14:paraId="0D8D6EA5" w14:textId="77777777" w:rsidTr="0060277C">
        <w:trPr>
          <w:trHeight w:val="288"/>
          <w:jc w:val="center"/>
        </w:trPr>
        <w:tc>
          <w:tcPr>
            <w:tcW w:w="2034" w:type="dxa"/>
            <w:gridSpan w:val="3"/>
            <w:vAlign w:val="center"/>
          </w:tcPr>
          <w:p w14:paraId="284DDAA3" w14:textId="77777777" w:rsidR="00337878" w:rsidRPr="001D3869" w:rsidRDefault="00337878" w:rsidP="00337878">
            <w:pPr>
              <w:jc w:val="center"/>
              <w:rPr>
                <w:b/>
                <w:sz w:val="16"/>
                <w:szCs w:val="16"/>
              </w:rPr>
            </w:pPr>
          </w:p>
        </w:tc>
        <w:tc>
          <w:tcPr>
            <w:tcW w:w="2692" w:type="dxa"/>
            <w:vAlign w:val="center"/>
          </w:tcPr>
          <w:p w14:paraId="4DC96306"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Jotun</w:t>
            </w:r>
          </w:p>
        </w:tc>
        <w:tc>
          <w:tcPr>
            <w:tcW w:w="2494" w:type="dxa"/>
            <w:gridSpan w:val="2"/>
            <w:vAlign w:val="center"/>
          </w:tcPr>
          <w:p w14:paraId="41E8C5C8" w14:textId="42A2CAA2"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Jotatemp</w:t>
            </w:r>
            <w:proofErr w:type="spellEnd"/>
            <w:r w:rsidRPr="006E2FB3">
              <w:rPr>
                <w:sz w:val="16"/>
                <w:szCs w:val="16"/>
              </w:rPr>
              <w:t xml:space="preserve"> 250</w:t>
            </w:r>
          </w:p>
        </w:tc>
        <w:tc>
          <w:tcPr>
            <w:tcW w:w="971" w:type="dxa"/>
            <w:vAlign w:val="center"/>
          </w:tcPr>
          <w:p w14:paraId="19F85304" w14:textId="03A88CCD" w:rsidR="00337878" w:rsidRPr="001D3869" w:rsidRDefault="00337878" w:rsidP="00337878">
            <w:pPr>
              <w:autoSpaceDE/>
              <w:autoSpaceDN/>
              <w:adjustRightInd/>
              <w:spacing w:before="0" w:line="240" w:lineRule="auto"/>
              <w:ind w:left="-65"/>
              <w:jc w:val="center"/>
              <w:rPr>
                <w:w w:val="0"/>
                <w:sz w:val="16"/>
                <w:szCs w:val="16"/>
              </w:rPr>
            </w:pPr>
            <w:r>
              <w:rPr>
                <w:sz w:val="16"/>
                <w:szCs w:val="16"/>
                <w:lang w:val="ru-RU"/>
              </w:rPr>
              <w:t>270</w:t>
            </w:r>
          </w:p>
        </w:tc>
        <w:tc>
          <w:tcPr>
            <w:tcW w:w="1674" w:type="dxa"/>
            <w:vAlign w:val="center"/>
          </w:tcPr>
          <w:p w14:paraId="66956D42" w14:textId="77777777" w:rsidR="00337878" w:rsidRPr="00D76A3E" w:rsidRDefault="00337878" w:rsidP="00337878">
            <w:pPr>
              <w:autoSpaceDE/>
              <w:autoSpaceDN/>
              <w:adjustRightInd/>
              <w:spacing w:before="0" w:line="240" w:lineRule="auto"/>
              <w:ind w:left="107" w:right="-46" w:hanging="89"/>
              <w:jc w:val="center"/>
              <w:rPr>
                <w:w w:val="0"/>
                <w:sz w:val="16"/>
                <w:szCs w:val="16"/>
              </w:rPr>
            </w:pPr>
            <w:r>
              <w:rPr>
                <w:sz w:val="16"/>
                <w:szCs w:val="16"/>
              </w:rPr>
              <w:t>210°C (41</w:t>
            </w:r>
            <w:r w:rsidRPr="00D76A3E">
              <w:rPr>
                <w:sz w:val="16"/>
                <w:szCs w:val="16"/>
              </w:rPr>
              <w:t>0°F)</w:t>
            </w:r>
          </w:p>
        </w:tc>
      </w:tr>
      <w:tr w:rsidR="00337878" w:rsidRPr="001D3869" w14:paraId="189EECEC" w14:textId="77777777" w:rsidTr="0060277C">
        <w:trPr>
          <w:trHeight w:val="288"/>
          <w:jc w:val="center"/>
        </w:trPr>
        <w:tc>
          <w:tcPr>
            <w:tcW w:w="2034" w:type="dxa"/>
            <w:gridSpan w:val="3"/>
            <w:vAlign w:val="center"/>
          </w:tcPr>
          <w:p w14:paraId="219202FD" w14:textId="77777777" w:rsidR="00337878" w:rsidRPr="001D3869" w:rsidRDefault="00337878" w:rsidP="00337878">
            <w:pPr>
              <w:jc w:val="center"/>
              <w:rPr>
                <w:b/>
                <w:sz w:val="16"/>
                <w:szCs w:val="16"/>
              </w:rPr>
            </w:pPr>
          </w:p>
        </w:tc>
        <w:tc>
          <w:tcPr>
            <w:tcW w:w="2692" w:type="dxa"/>
            <w:vAlign w:val="center"/>
          </w:tcPr>
          <w:p w14:paraId="798979C6"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 xml:space="preserve">PPG  </w:t>
            </w:r>
          </w:p>
        </w:tc>
        <w:tc>
          <w:tcPr>
            <w:tcW w:w="2494" w:type="dxa"/>
            <w:gridSpan w:val="2"/>
            <w:vAlign w:val="center"/>
          </w:tcPr>
          <w:p w14:paraId="024B1C7F" w14:textId="6FC20357"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Amerlock</w:t>
            </w:r>
            <w:proofErr w:type="spellEnd"/>
            <w:r w:rsidRPr="006E2FB3">
              <w:rPr>
                <w:sz w:val="16"/>
                <w:szCs w:val="16"/>
              </w:rPr>
              <w:t xml:space="preserve"> 2GF</w:t>
            </w:r>
          </w:p>
        </w:tc>
        <w:tc>
          <w:tcPr>
            <w:tcW w:w="971" w:type="dxa"/>
            <w:vAlign w:val="center"/>
          </w:tcPr>
          <w:p w14:paraId="1690F57A" w14:textId="77777777" w:rsidR="00337878" w:rsidRPr="001D3869" w:rsidRDefault="00337878" w:rsidP="00337878">
            <w:pPr>
              <w:autoSpaceDE/>
              <w:autoSpaceDN/>
              <w:adjustRightInd/>
              <w:spacing w:before="0" w:line="240" w:lineRule="auto"/>
              <w:ind w:left="-65"/>
              <w:jc w:val="center"/>
              <w:rPr>
                <w:w w:val="0"/>
                <w:sz w:val="16"/>
                <w:szCs w:val="16"/>
              </w:rPr>
            </w:pPr>
            <w:r>
              <w:rPr>
                <w:sz w:val="16"/>
                <w:szCs w:val="16"/>
              </w:rPr>
              <w:t>172</w:t>
            </w:r>
          </w:p>
        </w:tc>
        <w:tc>
          <w:tcPr>
            <w:tcW w:w="1674" w:type="dxa"/>
            <w:vAlign w:val="center"/>
          </w:tcPr>
          <w:p w14:paraId="52260BC9" w14:textId="77777777" w:rsidR="00337878" w:rsidRPr="00D76A3E" w:rsidRDefault="00337878" w:rsidP="00337878">
            <w:pPr>
              <w:autoSpaceDE/>
              <w:autoSpaceDN/>
              <w:adjustRightInd/>
              <w:spacing w:before="0" w:line="240" w:lineRule="auto"/>
              <w:ind w:left="107" w:right="-46" w:hanging="89"/>
              <w:jc w:val="center"/>
              <w:rPr>
                <w:w w:val="0"/>
                <w:sz w:val="16"/>
                <w:szCs w:val="16"/>
              </w:rPr>
            </w:pPr>
            <w:r>
              <w:rPr>
                <w:sz w:val="16"/>
                <w:szCs w:val="16"/>
              </w:rPr>
              <w:t>218</w:t>
            </w:r>
            <w:r w:rsidRPr="00D76A3E">
              <w:rPr>
                <w:sz w:val="16"/>
                <w:szCs w:val="16"/>
              </w:rPr>
              <w:t>°C (</w:t>
            </w:r>
            <w:r>
              <w:rPr>
                <w:sz w:val="16"/>
                <w:szCs w:val="16"/>
              </w:rPr>
              <w:t>425</w:t>
            </w:r>
            <w:r w:rsidRPr="00D76A3E">
              <w:rPr>
                <w:sz w:val="16"/>
                <w:szCs w:val="16"/>
              </w:rPr>
              <w:t>°F)</w:t>
            </w:r>
          </w:p>
        </w:tc>
      </w:tr>
      <w:tr w:rsidR="00337878" w:rsidRPr="001D3869" w14:paraId="2032662E" w14:textId="77777777" w:rsidTr="0060277C">
        <w:trPr>
          <w:trHeight w:val="288"/>
          <w:jc w:val="center"/>
        </w:trPr>
        <w:tc>
          <w:tcPr>
            <w:tcW w:w="2034" w:type="dxa"/>
            <w:gridSpan w:val="3"/>
            <w:vAlign w:val="center"/>
          </w:tcPr>
          <w:p w14:paraId="23F3D77A" w14:textId="77777777" w:rsidR="00337878" w:rsidRPr="001D3869" w:rsidRDefault="00337878" w:rsidP="00337878">
            <w:pPr>
              <w:jc w:val="center"/>
              <w:rPr>
                <w:b/>
                <w:sz w:val="16"/>
                <w:szCs w:val="16"/>
              </w:rPr>
            </w:pPr>
          </w:p>
        </w:tc>
        <w:tc>
          <w:tcPr>
            <w:tcW w:w="2692" w:type="dxa"/>
            <w:vAlign w:val="center"/>
          </w:tcPr>
          <w:p w14:paraId="5C9E3092"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 xml:space="preserve">PPG  </w:t>
            </w:r>
          </w:p>
        </w:tc>
        <w:tc>
          <w:tcPr>
            <w:tcW w:w="2494" w:type="dxa"/>
            <w:gridSpan w:val="2"/>
            <w:vAlign w:val="center"/>
          </w:tcPr>
          <w:p w14:paraId="3BBA354B" w14:textId="77777777"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SigmaTherm</w:t>
            </w:r>
            <w:proofErr w:type="spellEnd"/>
            <w:r w:rsidRPr="006E2FB3">
              <w:rPr>
                <w:sz w:val="16"/>
                <w:szCs w:val="16"/>
              </w:rPr>
              <w:t xml:space="preserve"> 2</w:t>
            </w:r>
            <w:r w:rsidRPr="006E2FB3">
              <w:rPr>
                <w:spacing w:val="1"/>
                <w:sz w:val="16"/>
                <w:szCs w:val="16"/>
              </w:rPr>
              <w:t>3</w:t>
            </w:r>
            <w:r w:rsidRPr="006E2FB3">
              <w:rPr>
                <w:sz w:val="16"/>
                <w:szCs w:val="16"/>
              </w:rPr>
              <w:t>0</w:t>
            </w:r>
          </w:p>
        </w:tc>
        <w:tc>
          <w:tcPr>
            <w:tcW w:w="971" w:type="dxa"/>
            <w:vAlign w:val="center"/>
          </w:tcPr>
          <w:p w14:paraId="719B596E" w14:textId="77777777" w:rsidR="00337878" w:rsidRPr="001D3869" w:rsidRDefault="00337878" w:rsidP="00337878">
            <w:pPr>
              <w:autoSpaceDE/>
              <w:autoSpaceDN/>
              <w:adjustRightInd/>
              <w:spacing w:before="0" w:line="240" w:lineRule="auto"/>
              <w:ind w:left="-65"/>
              <w:jc w:val="center"/>
              <w:rPr>
                <w:w w:val="0"/>
                <w:sz w:val="16"/>
                <w:szCs w:val="16"/>
              </w:rPr>
            </w:pPr>
            <w:r>
              <w:rPr>
                <w:sz w:val="16"/>
                <w:szCs w:val="16"/>
              </w:rPr>
              <w:t>329</w:t>
            </w:r>
          </w:p>
        </w:tc>
        <w:tc>
          <w:tcPr>
            <w:tcW w:w="1674" w:type="dxa"/>
            <w:vAlign w:val="center"/>
          </w:tcPr>
          <w:p w14:paraId="6FC2D355"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230°C (446°F)</w:t>
            </w:r>
          </w:p>
        </w:tc>
      </w:tr>
      <w:tr w:rsidR="00337878" w:rsidRPr="001D3869" w14:paraId="29EA8F6C" w14:textId="77777777" w:rsidTr="0060277C">
        <w:trPr>
          <w:trHeight w:val="288"/>
          <w:jc w:val="center"/>
        </w:trPr>
        <w:tc>
          <w:tcPr>
            <w:tcW w:w="2034" w:type="dxa"/>
            <w:gridSpan w:val="3"/>
            <w:vAlign w:val="center"/>
          </w:tcPr>
          <w:p w14:paraId="4886C7C1" w14:textId="77777777" w:rsidR="00337878" w:rsidRPr="001D3869" w:rsidRDefault="00337878" w:rsidP="00337878">
            <w:pPr>
              <w:jc w:val="center"/>
              <w:rPr>
                <w:b/>
                <w:sz w:val="16"/>
                <w:szCs w:val="16"/>
              </w:rPr>
            </w:pPr>
          </w:p>
        </w:tc>
        <w:tc>
          <w:tcPr>
            <w:tcW w:w="2692" w:type="dxa"/>
            <w:vAlign w:val="center"/>
          </w:tcPr>
          <w:p w14:paraId="75AA172B" w14:textId="77777777" w:rsidR="00337878" w:rsidRPr="00D76A3E" w:rsidRDefault="00337878" w:rsidP="00337878">
            <w:pPr>
              <w:autoSpaceDE/>
              <w:autoSpaceDN/>
              <w:adjustRightInd/>
              <w:spacing w:before="0" w:line="240" w:lineRule="auto"/>
              <w:ind w:left="0"/>
              <w:rPr>
                <w:sz w:val="16"/>
                <w:szCs w:val="16"/>
              </w:rPr>
            </w:pPr>
            <w:r w:rsidRPr="00D76A3E">
              <w:rPr>
                <w:sz w:val="16"/>
                <w:szCs w:val="16"/>
              </w:rPr>
              <w:t>Sherwin Williams</w:t>
            </w:r>
          </w:p>
        </w:tc>
        <w:tc>
          <w:tcPr>
            <w:tcW w:w="2494" w:type="dxa"/>
            <w:gridSpan w:val="2"/>
            <w:vAlign w:val="center"/>
          </w:tcPr>
          <w:p w14:paraId="1947C795" w14:textId="77777777" w:rsidR="00337878" w:rsidRPr="006E2FB3" w:rsidRDefault="00337878" w:rsidP="00337878">
            <w:pPr>
              <w:autoSpaceDE/>
              <w:autoSpaceDN/>
              <w:adjustRightInd/>
              <w:spacing w:before="0" w:line="240" w:lineRule="auto"/>
              <w:ind w:left="0"/>
              <w:rPr>
                <w:sz w:val="16"/>
                <w:szCs w:val="16"/>
              </w:rPr>
            </w:pPr>
            <w:proofErr w:type="spellStart"/>
            <w:r w:rsidRPr="006E2FB3">
              <w:rPr>
                <w:sz w:val="16"/>
                <w:szCs w:val="16"/>
              </w:rPr>
              <w:t>Epo</w:t>
            </w:r>
            <w:proofErr w:type="spellEnd"/>
            <w:r w:rsidRPr="006E2FB3">
              <w:rPr>
                <w:sz w:val="16"/>
                <w:szCs w:val="16"/>
              </w:rPr>
              <w:t>-Phen FF</w:t>
            </w:r>
          </w:p>
        </w:tc>
        <w:tc>
          <w:tcPr>
            <w:tcW w:w="971" w:type="dxa"/>
            <w:vAlign w:val="center"/>
          </w:tcPr>
          <w:p w14:paraId="71C05573" w14:textId="77777777" w:rsidR="00337878" w:rsidRPr="001D3869" w:rsidRDefault="00337878" w:rsidP="00337878">
            <w:pPr>
              <w:autoSpaceDE/>
              <w:autoSpaceDN/>
              <w:adjustRightInd/>
              <w:spacing w:before="0" w:line="240" w:lineRule="auto"/>
              <w:ind w:left="-65"/>
              <w:jc w:val="center"/>
              <w:rPr>
                <w:w w:val="0"/>
                <w:sz w:val="16"/>
                <w:szCs w:val="16"/>
              </w:rPr>
            </w:pPr>
            <w:r w:rsidRPr="00583A5F">
              <w:rPr>
                <w:sz w:val="16"/>
                <w:szCs w:val="16"/>
              </w:rPr>
              <w:t>250</w:t>
            </w:r>
          </w:p>
        </w:tc>
        <w:tc>
          <w:tcPr>
            <w:tcW w:w="1674" w:type="dxa"/>
            <w:vAlign w:val="center"/>
          </w:tcPr>
          <w:p w14:paraId="7A9B1110" w14:textId="77777777" w:rsidR="00337878" w:rsidRPr="00D76A3E" w:rsidRDefault="00337878" w:rsidP="00337878">
            <w:pPr>
              <w:autoSpaceDE/>
              <w:autoSpaceDN/>
              <w:adjustRightInd/>
              <w:spacing w:before="0" w:line="240" w:lineRule="auto"/>
              <w:ind w:left="107" w:right="-46" w:hanging="89"/>
              <w:jc w:val="center"/>
              <w:rPr>
                <w:w w:val="0"/>
                <w:sz w:val="16"/>
                <w:szCs w:val="16"/>
              </w:rPr>
            </w:pPr>
            <w:r w:rsidRPr="00D76A3E">
              <w:rPr>
                <w:sz w:val="16"/>
                <w:szCs w:val="16"/>
              </w:rPr>
              <w:t>232°C (450°F)</w:t>
            </w:r>
          </w:p>
        </w:tc>
      </w:tr>
      <w:tr w:rsidR="00952052" w:rsidRPr="001D3869" w14:paraId="1980CAA6" w14:textId="77777777" w:rsidTr="0060277C">
        <w:trPr>
          <w:trHeight w:val="288"/>
          <w:jc w:val="center"/>
          <w:ins w:id="1436" w:author="Kurmanov, Aidyn [STAMGazStroy LLP]" w:date="2025-12-09T16:47:00Z"/>
        </w:trPr>
        <w:tc>
          <w:tcPr>
            <w:tcW w:w="2034" w:type="dxa"/>
            <w:gridSpan w:val="3"/>
            <w:vAlign w:val="center"/>
          </w:tcPr>
          <w:p w14:paraId="16679151" w14:textId="77777777" w:rsidR="00952052" w:rsidRPr="001D3869" w:rsidRDefault="00952052" w:rsidP="00337878">
            <w:pPr>
              <w:jc w:val="center"/>
              <w:rPr>
                <w:ins w:id="1437" w:author="Kurmanov, Aidyn [STAMGazStroy LLP]" w:date="2025-12-09T16:47:00Z" w16du:dateUtc="2025-12-09T11:47:00Z"/>
                <w:b/>
                <w:sz w:val="16"/>
                <w:szCs w:val="16"/>
              </w:rPr>
            </w:pPr>
          </w:p>
        </w:tc>
        <w:tc>
          <w:tcPr>
            <w:tcW w:w="2692" w:type="dxa"/>
            <w:vAlign w:val="center"/>
          </w:tcPr>
          <w:p w14:paraId="1E3E828E" w14:textId="45CF872F" w:rsidR="00952052" w:rsidRPr="00D76A3E" w:rsidRDefault="0089416C" w:rsidP="00337878">
            <w:pPr>
              <w:autoSpaceDE/>
              <w:autoSpaceDN/>
              <w:adjustRightInd/>
              <w:spacing w:before="0" w:line="240" w:lineRule="auto"/>
              <w:ind w:left="0"/>
              <w:rPr>
                <w:ins w:id="1438" w:author="Kurmanov, Aidyn [STAMGazStroy LLP]" w:date="2025-12-09T16:47:00Z" w16du:dateUtc="2025-12-09T11:47:00Z"/>
                <w:sz w:val="16"/>
                <w:szCs w:val="16"/>
              </w:rPr>
            </w:pPr>
            <w:ins w:id="1439" w:author="Kurmanov, Aidyn [STAMGazStroy LLP]" w:date="2025-12-09T16:47:00Z" w16du:dateUtc="2025-12-09T11:47:00Z">
              <w:r>
                <w:rPr>
                  <w:sz w:val="16"/>
                  <w:szCs w:val="16"/>
                </w:rPr>
                <w:t>VMP</w:t>
              </w:r>
            </w:ins>
          </w:p>
        </w:tc>
        <w:tc>
          <w:tcPr>
            <w:tcW w:w="2494" w:type="dxa"/>
            <w:gridSpan w:val="2"/>
            <w:vAlign w:val="center"/>
          </w:tcPr>
          <w:p w14:paraId="5F2348EB" w14:textId="75F6BE0E" w:rsidR="00952052" w:rsidRPr="006E2FB3" w:rsidRDefault="0089416C" w:rsidP="00337878">
            <w:pPr>
              <w:autoSpaceDE/>
              <w:autoSpaceDN/>
              <w:adjustRightInd/>
              <w:spacing w:before="0" w:line="240" w:lineRule="auto"/>
              <w:ind w:left="0"/>
              <w:rPr>
                <w:ins w:id="1440" w:author="Kurmanov, Aidyn [STAMGazStroy LLP]" w:date="2025-12-09T16:47:00Z" w16du:dateUtc="2025-12-09T11:47:00Z"/>
                <w:sz w:val="16"/>
                <w:szCs w:val="16"/>
              </w:rPr>
            </w:pPr>
            <w:proofErr w:type="spellStart"/>
            <w:ins w:id="1441" w:author="Kurmanov, Aidyn [STAMGazStroy LLP]" w:date="2025-12-09T16:47:00Z" w16du:dateUtc="2025-12-09T11:47:00Z">
              <w:r w:rsidRPr="00C82704">
                <w:rPr>
                  <w:sz w:val="16"/>
                  <w:szCs w:val="16"/>
                </w:rPr>
                <w:t>Isolep-Thermo</w:t>
              </w:r>
              <w:proofErr w:type="spellEnd"/>
            </w:ins>
          </w:p>
        </w:tc>
        <w:tc>
          <w:tcPr>
            <w:tcW w:w="971" w:type="dxa"/>
            <w:vAlign w:val="center"/>
          </w:tcPr>
          <w:p w14:paraId="67B13636" w14:textId="77777777" w:rsidR="00952052" w:rsidRPr="00583A5F" w:rsidRDefault="00952052" w:rsidP="00337878">
            <w:pPr>
              <w:autoSpaceDE/>
              <w:autoSpaceDN/>
              <w:adjustRightInd/>
              <w:spacing w:before="0" w:line="240" w:lineRule="auto"/>
              <w:ind w:left="-65"/>
              <w:jc w:val="center"/>
              <w:rPr>
                <w:ins w:id="1442" w:author="Kurmanov, Aidyn [STAMGazStroy LLP]" w:date="2025-12-09T16:47:00Z" w16du:dateUtc="2025-12-09T11:47:00Z"/>
                <w:sz w:val="16"/>
                <w:szCs w:val="16"/>
              </w:rPr>
            </w:pPr>
          </w:p>
        </w:tc>
        <w:tc>
          <w:tcPr>
            <w:tcW w:w="1674" w:type="dxa"/>
            <w:vAlign w:val="center"/>
          </w:tcPr>
          <w:p w14:paraId="1479A377" w14:textId="063262D8" w:rsidR="00952052" w:rsidRPr="00D76A3E" w:rsidRDefault="0089416C" w:rsidP="00337878">
            <w:pPr>
              <w:autoSpaceDE/>
              <w:autoSpaceDN/>
              <w:adjustRightInd/>
              <w:spacing w:before="0" w:line="240" w:lineRule="auto"/>
              <w:ind w:left="107" w:right="-46" w:hanging="89"/>
              <w:jc w:val="center"/>
              <w:rPr>
                <w:ins w:id="1443" w:author="Kurmanov, Aidyn [STAMGazStroy LLP]" w:date="2025-12-09T16:47:00Z" w16du:dateUtc="2025-12-09T11:47:00Z"/>
                <w:sz w:val="16"/>
                <w:szCs w:val="16"/>
              </w:rPr>
            </w:pPr>
            <w:ins w:id="1444" w:author="Kurmanov, Aidyn [STAMGazStroy LLP]" w:date="2025-12-09T16:47:00Z" w16du:dateUtc="2025-12-09T11:47:00Z">
              <w:r>
                <w:rPr>
                  <w:sz w:val="16"/>
                  <w:szCs w:val="16"/>
                </w:rPr>
                <w:t>172</w:t>
              </w:r>
              <w:r w:rsidRPr="0082198B">
                <w:rPr>
                  <w:sz w:val="16"/>
                  <w:szCs w:val="16"/>
                </w:rPr>
                <w:t>°C</w:t>
              </w:r>
              <w:r>
                <w:rPr>
                  <w:sz w:val="16"/>
                  <w:szCs w:val="16"/>
                </w:rPr>
                <w:t xml:space="preserve"> (341.6</w:t>
              </w:r>
              <w:r w:rsidRPr="0082198B">
                <w:rPr>
                  <w:sz w:val="16"/>
                  <w:szCs w:val="16"/>
                </w:rPr>
                <w:t>°F)</w:t>
              </w:r>
            </w:ins>
          </w:p>
        </w:tc>
      </w:tr>
      <w:tr w:rsidR="00337878" w:rsidRPr="001D3869" w14:paraId="16E09AD7" w14:textId="77777777" w:rsidTr="0060277C">
        <w:trPr>
          <w:trHeight w:val="288"/>
          <w:jc w:val="center"/>
        </w:trPr>
        <w:tc>
          <w:tcPr>
            <w:tcW w:w="2034" w:type="dxa"/>
            <w:gridSpan w:val="3"/>
            <w:tcBorders>
              <w:bottom w:val="single" w:sz="12" w:space="0" w:color="auto"/>
            </w:tcBorders>
            <w:vAlign w:val="center"/>
          </w:tcPr>
          <w:p w14:paraId="268CD869" w14:textId="77777777" w:rsidR="00337878" w:rsidRPr="001D3869" w:rsidRDefault="00337878" w:rsidP="00337878">
            <w:pPr>
              <w:autoSpaceDE/>
              <w:autoSpaceDN/>
              <w:adjustRightInd/>
              <w:spacing w:before="0" w:line="240" w:lineRule="auto"/>
              <w:ind w:left="0"/>
              <w:rPr>
                <w:i/>
                <w:sz w:val="14"/>
                <w:szCs w:val="14"/>
              </w:rPr>
            </w:pPr>
          </w:p>
        </w:tc>
        <w:tc>
          <w:tcPr>
            <w:tcW w:w="7831" w:type="dxa"/>
            <w:gridSpan w:val="5"/>
            <w:tcBorders>
              <w:bottom w:val="single" w:sz="12" w:space="0" w:color="auto"/>
            </w:tcBorders>
            <w:vAlign w:val="center"/>
          </w:tcPr>
          <w:p w14:paraId="0456F423" w14:textId="77777777" w:rsidR="00337878" w:rsidRPr="001D3869" w:rsidRDefault="00337878" w:rsidP="00337878">
            <w:pPr>
              <w:autoSpaceDE/>
              <w:autoSpaceDN/>
              <w:adjustRightInd/>
              <w:spacing w:before="0" w:line="240" w:lineRule="auto"/>
              <w:ind w:left="0"/>
              <w:rPr>
                <w:i/>
                <w:sz w:val="14"/>
                <w:szCs w:val="14"/>
              </w:rPr>
            </w:pPr>
            <w:r w:rsidRPr="001D3869">
              <w:rPr>
                <w:i/>
                <w:sz w:val="14"/>
                <w:szCs w:val="14"/>
              </w:rPr>
              <w:t>These coatings contain epoxy and epoxy phenolic resins.</w:t>
            </w:r>
          </w:p>
        </w:tc>
      </w:tr>
      <w:tr w:rsidR="00337878" w:rsidRPr="001D3869" w14:paraId="44450C9B" w14:textId="77777777" w:rsidTr="0060277C">
        <w:trPr>
          <w:trHeight w:val="288"/>
          <w:jc w:val="center"/>
        </w:trPr>
        <w:tc>
          <w:tcPr>
            <w:tcW w:w="1170" w:type="dxa"/>
            <w:vAlign w:val="center"/>
          </w:tcPr>
          <w:p w14:paraId="41A0DF74" w14:textId="77777777" w:rsidR="00337878" w:rsidRPr="000C5718" w:rsidRDefault="00337878" w:rsidP="00337878">
            <w:pPr>
              <w:autoSpaceDE/>
              <w:autoSpaceDN/>
              <w:adjustRightInd/>
              <w:spacing w:before="0" w:line="240" w:lineRule="auto"/>
              <w:ind w:left="-72"/>
              <w:rPr>
                <w:b/>
                <w:sz w:val="16"/>
                <w:szCs w:val="16"/>
              </w:rPr>
            </w:pPr>
            <w:r w:rsidRPr="000C5718">
              <w:rPr>
                <w:b/>
                <w:sz w:val="16"/>
                <w:szCs w:val="16"/>
              </w:rPr>
              <w:t>Last Update:</w:t>
            </w:r>
          </w:p>
        </w:tc>
        <w:tc>
          <w:tcPr>
            <w:tcW w:w="3556" w:type="dxa"/>
            <w:gridSpan w:val="3"/>
            <w:vAlign w:val="center"/>
          </w:tcPr>
          <w:p w14:paraId="53A94B91" w14:textId="193C96E7" w:rsidR="00337878" w:rsidRPr="00544083" w:rsidRDefault="00337878" w:rsidP="00337878">
            <w:pPr>
              <w:autoSpaceDE/>
              <w:autoSpaceDN/>
              <w:adjustRightInd/>
              <w:spacing w:before="0" w:line="240" w:lineRule="auto"/>
              <w:ind w:left="-72"/>
              <w:rPr>
                <w:sz w:val="16"/>
                <w:szCs w:val="16"/>
              </w:rPr>
            </w:pPr>
            <w:r>
              <w:rPr>
                <w:position w:val="-1"/>
                <w:sz w:val="16"/>
                <w:szCs w:val="16"/>
              </w:rPr>
              <w:t>November 2025</w:t>
            </w:r>
          </w:p>
        </w:tc>
        <w:tc>
          <w:tcPr>
            <w:tcW w:w="2494" w:type="dxa"/>
            <w:gridSpan w:val="2"/>
            <w:vAlign w:val="center"/>
          </w:tcPr>
          <w:p w14:paraId="20C4DF22" w14:textId="77777777" w:rsidR="00337878" w:rsidRPr="001D3869" w:rsidRDefault="00337878" w:rsidP="00337878">
            <w:pPr>
              <w:rPr>
                <w:b/>
                <w:sz w:val="16"/>
                <w:szCs w:val="16"/>
              </w:rPr>
            </w:pPr>
          </w:p>
        </w:tc>
        <w:tc>
          <w:tcPr>
            <w:tcW w:w="971" w:type="dxa"/>
            <w:vAlign w:val="center"/>
          </w:tcPr>
          <w:p w14:paraId="3BB0CC94" w14:textId="77777777" w:rsidR="00337878" w:rsidRPr="001D3869" w:rsidRDefault="00337878" w:rsidP="00337878">
            <w:pPr>
              <w:jc w:val="center"/>
              <w:rPr>
                <w:b/>
                <w:sz w:val="16"/>
                <w:szCs w:val="16"/>
              </w:rPr>
            </w:pPr>
          </w:p>
        </w:tc>
        <w:tc>
          <w:tcPr>
            <w:tcW w:w="1674" w:type="dxa"/>
            <w:vAlign w:val="center"/>
          </w:tcPr>
          <w:p w14:paraId="08A53092" w14:textId="77777777" w:rsidR="00337878" w:rsidRPr="001D3869" w:rsidRDefault="00337878" w:rsidP="00337878">
            <w:pPr>
              <w:jc w:val="center"/>
              <w:rPr>
                <w:b/>
                <w:sz w:val="16"/>
                <w:szCs w:val="16"/>
              </w:rPr>
            </w:pPr>
          </w:p>
        </w:tc>
      </w:tr>
    </w:tbl>
    <w:p w14:paraId="1AF465C3" w14:textId="2C6DF64A" w:rsidR="00E76D83" w:rsidRPr="00C02F40" w:rsidRDefault="00E76D83" w:rsidP="00C02F40">
      <w:pPr>
        <w:spacing w:before="0" w:line="240" w:lineRule="auto"/>
        <w:ind w:left="1170" w:hanging="540"/>
        <w:rPr>
          <w:color w:val="auto"/>
          <w:sz w:val="16"/>
          <w:szCs w:val="16"/>
        </w:rPr>
      </w:pPr>
      <w:r w:rsidRPr="00C02F40">
        <w:rPr>
          <w:color w:val="auto"/>
          <w:sz w:val="16"/>
          <w:szCs w:val="16"/>
        </w:rPr>
        <w:t>Note 1</w:t>
      </w:r>
      <w:proofErr w:type="gramStart"/>
      <w:r w:rsidRPr="00C02F40">
        <w:rPr>
          <w:color w:val="auto"/>
          <w:sz w:val="16"/>
          <w:szCs w:val="16"/>
        </w:rPr>
        <w:t xml:space="preserve">: </w:t>
      </w:r>
      <w:r w:rsidR="00107E39" w:rsidRPr="00064F9B">
        <w:rPr>
          <w:color w:val="auto"/>
          <w:sz w:val="16"/>
          <w:szCs w:val="16"/>
        </w:rPr>
        <w:tab/>
      </w:r>
      <w:r w:rsidRPr="00C02F40">
        <w:rPr>
          <w:color w:val="auto"/>
          <w:sz w:val="16"/>
          <w:szCs w:val="16"/>
        </w:rPr>
        <w:t>*</w:t>
      </w:r>
      <w:proofErr w:type="spellStart"/>
      <w:proofErr w:type="gramEnd"/>
      <w:r w:rsidRPr="00C02F40">
        <w:rPr>
          <w:color w:val="auto"/>
          <w:sz w:val="16"/>
          <w:szCs w:val="16"/>
        </w:rPr>
        <w:t>Thurmalox</w:t>
      </w:r>
      <w:proofErr w:type="spellEnd"/>
      <w:r w:rsidRPr="00C02F40">
        <w:rPr>
          <w:color w:val="auto"/>
          <w:sz w:val="16"/>
          <w:szCs w:val="16"/>
        </w:rPr>
        <w:t xml:space="preserve"> 218 should only be </w:t>
      </w:r>
      <w:proofErr w:type="spellStart"/>
      <w:r w:rsidRPr="00C02F40">
        <w:rPr>
          <w:color w:val="auto"/>
          <w:sz w:val="16"/>
          <w:szCs w:val="16"/>
        </w:rPr>
        <w:t>topcoated</w:t>
      </w:r>
      <w:proofErr w:type="spellEnd"/>
      <w:r w:rsidRPr="00C02F40">
        <w:rPr>
          <w:color w:val="auto"/>
          <w:sz w:val="16"/>
          <w:szCs w:val="16"/>
        </w:rPr>
        <w:t xml:space="preserve"> with </w:t>
      </w:r>
      <w:proofErr w:type="spellStart"/>
      <w:r w:rsidRPr="00C02F40">
        <w:rPr>
          <w:color w:val="auto"/>
          <w:sz w:val="16"/>
          <w:szCs w:val="16"/>
        </w:rPr>
        <w:t>Thurmalox</w:t>
      </w:r>
      <w:proofErr w:type="spellEnd"/>
      <w:r w:rsidRPr="00C02F40">
        <w:rPr>
          <w:color w:val="auto"/>
          <w:sz w:val="16"/>
          <w:szCs w:val="16"/>
        </w:rPr>
        <w:t xml:space="preserve"> 219.</w:t>
      </w:r>
    </w:p>
    <w:p w14:paraId="2CF0B7B1" w14:textId="118E39BF" w:rsidR="00E76D83" w:rsidRPr="00C02F40" w:rsidRDefault="00E76D83" w:rsidP="00C02F40">
      <w:pPr>
        <w:spacing w:before="0" w:line="240" w:lineRule="auto"/>
        <w:ind w:left="1170" w:hanging="540"/>
        <w:rPr>
          <w:color w:val="auto"/>
          <w:sz w:val="16"/>
          <w:szCs w:val="16"/>
        </w:rPr>
      </w:pPr>
      <w:r w:rsidRPr="00C02F40">
        <w:rPr>
          <w:color w:val="auto"/>
          <w:sz w:val="16"/>
          <w:szCs w:val="16"/>
        </w:rPr>
        <w:t>Note 2</w:t>
      </w:r>
      <w:proofErr w:type="gramStart"/>
      <w:r w:rsidRPr="00C02F40">
        <w:rPr>
          <w:color w:val="auto"/>
          <w:sz w:val="16"/>
          <w:szCs w:val="16"/>
        </w:rPr>
        <w:t xml:space="preserve">: </w:t>
      </w:r>
      <w:r w:rsidR="00107E39" w:rsidRPr="00064F9B">
        <w:rPr>
          <w:color w:val="auto"/>
          <w:sz w:val="16"/>
          <w:szCs w:val="16"/>
        </w:rPr>
        <w:tab/>
      </w:r>
      <w:r w:rsidRPr="00C02F40">
        <w:rPr>
          <w:color w:val="auto"/>
          <w:sz w:val="16"/>
          <w:szCs w:val="16"/>
        </w:rPr>
        <w:t>*</w:t>
      </w:r>
      <w:proofErr w:type="gramEnd"/>
      <w:r w:rsidRPr="00C02F40">
        <w:rPr>
          <w:color w:val="auto"/>
          <w:sz w:val="16"/>
          <w:szCs w:val="16"/>
        </w:rPr>
        <w:t>*</w:t>
      </w:r>
      <w:proofErr w:type="spellStart"/>
      <w:r w:rsidRPr="00C02F40">
        <w:rPr>
          <w:color w:val="auto"/>
          <w:sz w:val="16"/>
          <w:szCs w:val="16"/>
        </w:rPr>
        <w:t>Protexior</w:t>
      </w:r>
      <w:proofErr w:type="spellEnd"/>
      <w:r w:rsidRPr="00C02F40">
        <w:rPr>
          <w:color w:val="auto"/>
          <w:sz w:val="16"/>
          <w:szCs w:val="16"/>
        </w:rPr>
        <w:t xml:space="preserve"> 795 should only be </w:t>
      </w:r>
      <w:proofErr w:type="spellStart"/>
      <w:r w:rsidRPr="00C02F40">
        <w:rPr>
          <w:color w:val="auto"/>
          <w:sz w:val="16"/>
          <w:szCs w:val="16"/>
        </w:rPr>
        <w:t>topcoated</w:t>
      </w:r>
      <w:proofErr w:type="spellEnd"/>
      <w:r w:rsidRPr="00C02F40">
        <w:rPr>
          <w:color w:val="auto"/>
          <w:sz w:val="16"/>
          <w:szCs w:val="16"/>
        </w:rPr>
        <w:t xml:space="preserve"> with </w:t>
      </w:r>
      <w:proofErr w:type="spellStart"/>
      <w:r w:rsidRPr="00C02F40">
        <w:rPr>
          <w:color w:val="auto"/>
          <w:sz w:val="16"/>
          <w:szCs w:val="16"/>
        </w:rPr>
        <w:t>Protexior</w:t>
      </w:r>
      <w:proofErr w:type="spellEnd"/>
      <w:r w:rsidRPr="00C02F40">
        <w:rPr>
          <w:color w:val="auto"/>
          <w:sz w:val="16"/>
          <w:szCs w:val="16"/>
        </w:rPr>
        <w:t xml:space="preserve"> 794.</w:t>
      </w:r>
    </w:p>
    <w:p w14:paraId="29C3D094" w14:textId="184A0518" w:rsidR="00E76D83" w:rsidRPr="00C02F40" w:rsidRDefault="00E76D83" w:rsidP="00C02F40">
      <w:pPr>
        <w:spacing w:before="0" w:line="240" w:lineRule="auto"/>
        <w:ind w:left="1170" w:hanging="540"/>
        <w:rPr>
          <w:color w:val="auto"/>
          <w:sz w:val="16"/>
          <w:szCs w:val="16"/>
        </w:rPr>
      </w:pPr>
      <w:r w:rsidRPr="00C02F40">
        <w:rPr>
          <w:color w:val="auto"/>
          <w:sz w:val="16"/>
          <w:szCs w:val="16"/>
        </w:rPr>
        <w:t>Note 3:</w:t>
      </w:r>
      <w:r w:rsidR="00107E39" w:rsidRPr="00064F9B">
        <w:rPr>
          <w:color w:val="auto"/>
          <w:sz w:val="16"/>
          <w:szCs w:val="16"/>
        </w:rPr>
        <w:tab/>
      </w:r>
      <w:r w:rsidRPr="00C02F40">
        <w:rPr>
          <w:color w:val="auto"/>
          <w:sz w:val="16"/>
          <w:szCs w:val="16"/>
        </w:rPr>
        <w:t>***Devoe HT-403 can be used.</w:t>
      </w:r>
    </w:p>
    <w:p w14:paraId="582577FC" w14:textId="6AB21FBD" w:rsidR="00E76D83" w:rsidRPr="00C02F40" w:rsidRDefault="00E76D83" w:rsidP="00C02F40">
      <w:pPr>
        <w:spacing w:before="0" w:line="240" w:lineRule="auto"/>
        <w:ind w:left="1170" w:hanging="540"/>
        <w:rPr>
          <w:color w:val="auto"/>
          <w:sz w:val="16"/>
          <w:szCs w:val="16"/>
        </w:rPr>
      </w:pPr>
      <w:r w:rsidRPr="00C02F40">
        <w:rPr>
          <w:color w:val="auto"/>
          <w:sz w:val="16"/>
          <w:szCs w:val="16"/>
        </w:rPr>
        <w:t>Note 4</w:t>
      </w:r>
      <w:proofErr w:type="gramStart"/>
      <w:r w:rsidRPr="00C02F40">
        <w:rPr>
          <w:color w:val="auto"/>
          <w:sz w:val="16"/>
          <w:szCs w:val="16"/>
        </w:rPr>
        <w:t>:</w:t>
      </w:r>
      <w:r w:rsidR="0022184E" w:rsidRPr="00C02F40">
        <w:rPr>
          <w:color w:val="auto"/>
          <w:sz w:val="16"/>
          <w:szCs w:val="16"/>
        </w:rPr>
        <w:t xml:space="preserve"> </w:t>
      </w:r>
      <w:r w:rsidR="00107E39" w:rsidRPr="00064F9B">
        <w:rPr>
          <w:color w:val="auto"/>
          <w:sz w:val="16"/>
          <w:szCs w:val="16"/>
        </w:rPr>
        <w:tab/>
      </w:r>
      <w:r w:rsidRPr="00C02F40">
        <w:rPr>
          <w:color w:val="auto"/>
          <w:sz w:val="16"/>
          <w:szCs w:val="16"/>
        </w:rPr>
        <w:t>Materials</w:t>
      </w:r>
      <w:proofErr w:type="gramEnd"/>
      <w:r w:rsidRPr="00C02F40">
        <w:rPr>
          <w:color w:val="auto"/>
          <w:sz w:val="16"/>
          <w:szCs w:val="16"/>
        </w:rPr>
        <w:t xml:space="preserve"> that have &gt;10% aluminum additives cannot be holiday tested because of the conductivity of the aluminum.</w:t>
      </w:r>
    </w:p>
    <w:p w14:paraId="427B3360" w14:textId="4E789470" w:rsidR="00950C39" w:rsidRPr="00C02F40" w:rsidRDefault="00950C39" w:rsidP="00C02F40">
      <w:pPr>
        <w:spacing w:before="0" w:line="240" w:lineRule="auto"/>
        <w:ind w:left="1170" w:hanging="540"/>
        <w:rPr>
          <w:color w:val="auto"/>
          <w:sz w:val="16"/>
          <w:szCs w:val="16"/>
        </w:rPr>
      </w:pPr>
      <w:r w:rsidRPr="00C02F40">
        <w:rPr>
          <w:color w:val="auto"/>
          <w:sz w:val="16"/>
          <w:szCs w:val="16"/>
        </w:rPr>
        <w:t>Note 3</w:t>
      </w:r>
      <w:proofErr w:type="gramStart"/>
      <w:r w:rsidRPr="00C02F40">
        <w:rPr>
          <w:color w:val="auto"/>
          <w:sz w:val="16"/>
          <w:szCs w:val="16"/>
        </w:rPr>
        <w:t xml:space="preserve">: </w:t>
      </w:r>
      <w:bookmarkStart w:id="1445" w:name="_Hlk209451842"/>
      <w:r w:rsidR="00107E39" w:rsidRPr="00064F9B">
        <w:rPr>
          <w:color w:val="auto"/>
          <w:sz w:val="16"/>
          <w:szCs w:val="16"/>
        </w:rPr>
        <w:tab/>
      </w:r>
      <w:r w:rsidRPr="00C02F40">
        <w:rPr>
          <w:color w:val="auto"/>
          <w:sz w:val="16"/>
          <w:szCs w:val="16"/>
        </w:rPr>
        <w:t>Contrasting</w:t>
      </w:r>
      <w:proofErr w:type="gramEnd"/>
      <w:r w:rsidRPr="00C02F40">
        <w:rPr>
          <w:color w:val="auto"/>
          <w:sz w:val="16"/>
          <w:szCs w:val="16"/>
        </w:rPr>
        <w:t xml:space="preserve"> colors must be used for 1st and 2nd coats. The finish colors shall be selected as per Table 1 - Finish Coat </w:t>
      </w:r>
      <w:proofErr w:type="spellStart"/>
      <w:r w:rsidRPr="00C02F40">
        <w:rPr>
          <w:color w:val="auto"/>
          <w:sz w:val="16"/>
          <w:szCs w:val="16"/>
        </w:rPr>
        <w:t>Colour</w:t>
      </w:r>
      <w:proofErr w:type="spellEnd"/>
      <w:r w:rsidRPr="00C02F40">
        <w:rPr>
          <w:color w:val="auto"/>
          <w:sz w:val="16"/>
          <w:szCs w:val="16"/>
        </w:rPr>
        <w:t xml:space="preserve"> </w:t>
      </w:r>
      <w:proofErr w:type="gramStart"/>
      <w:r w:rsidRPr="00C02F40">
        <w:rPr>
          <w:color w:val="auto"/>
          <w:sz w:val="16"/>
          <w:szCs w:val="16"/>
        </w:rPr>
        <w:t>Schedule  Deviation</w:t>
      </w:r>
      <w:proofErr w:type="gramEnd"/>
      <w:r w:rsidRPr="00C02F40">
        <w:rPr>
          <w:color w:val="auto"/>
          <w:sz w:val="16"/>
          <w:szCs w:val="16"/>
        </w:rPr>
        <w:t xml:space="preserve"> may be accepted if the coating is manufactured in one color. </w:t>
      </w:r>
      <w:bookmarkEnd w:id="1445"/>
    </w:p>
    <w:p w14:paraId="616E4D1A" w14:textId="77777777" w:rsidR="009639E5" w:rsidRPr="00F86F0E" w:rsidRDefault="009639E5" w:rsidP="009639E5">
      <w:pPr>
        <w:tabs>
          <w:tab w:val="left" w:pos="3225"/>
        </w:tabs>
        <w:spacing w:before="40" w:after="40" w:line="240" w:lineRule="auto"/>
        <w:ind w:left="0"/>
        <w:rPr>
          <w:rFonts w:ascii="Arial" w:hAnsi="Arial" w:cs="Arial"/>
          <w:b/>
          <w:sz w:val="16"/>
          <w:szCs w:val="16"/>
        </w:rPr>
      </w:pPr>
    </w:p>
    <w:p w14:paraId="5F90C9D1" w14:textId="77777777" w:rsidR="009639E5" w:rsidRPr="001D3869" w:rsidRDefault="009639E5" w:rsidP="009639E5">
      <w:pPr>
        <w:tabs>
          <w:tab w:val="left" w:pos="3225"/>
        </w:tabs>
        <w:rPr>
          <w:sz w:val="20"/>
          <w:szCs w:val="20"/>
        </w:rPr>
      </w:pPr>
    </w:p>
    <w:p w14:paraId="509B3BEE" w14:textId="77777777" w:rsidR="009639E5" w:rsidRPr="001D3869" w:rsidRDefault="009639E5" w:rsidP="009639E5">
      <w:pPr>
        <w:tabs>
          <w:tab w:val="left" w:pos="3225"/>
        </w:tabs>
        <w:rPr>
          <w:sz w:val="20"/>
          <w:szCs w:val="20"/>
        </w:rPr>
      </w:pPr>
      <w:r w:rsidRPr="001D3869">
        <w:rPr>
          <w:sz w:val="20"/>
          <w:szCs w:val="20"/>
        </w:rPr>
        <w:br w:type="page"/>
      </w:r>
    </w:p>
    <w:tbl>
      <w:tblPr>
        <w:tblW w:w="9749" w:type="dxa"/>
        <w:jc w:val="center"/>
        <w:tblLayout w:type="fixed"/>
        <w:tblLook w:val="01E0" w:firstRow="1" w:lastRow="1" w:firstColumn="1" w:lastColumn="1" w:noHBand="0" w:noVBand="0"/>
      </w:tblPr>
      <w:tblGrid>
        <w:gridCol w:w="1170"/>
        <w:gridCol w:w="270"/>
        <w:gridCol w:w="848"/>
        <w:gridCol w:w="24"/>
        <w:gridCol w:w="2798"/>
        <w:gridCol w:w="7"/>
        <w:gridCol w:w="30"/>
        <w:gridCol w:w="826"/>
        <w:gridCol w:w="1677"/>
        <w:gridCol w:w="810"/>
        <w:gridCol w:w="1266"/>
        <w:gridCol w:w="23"/>
      </w:tblGrid>
      <w:tr w:rsidR="009639E5" w:rsidRPr="001D3869" w14:paraId="17E62C7A" w14:textId="77777777" w:rsidTr="0060277C">
        <w:trPr>
          <w:gridAfter w:val="1"/>
          <w:wAfter w:w="23" w:type="dxa"/>
          <w:trHeight w:val="360"/>
          <w:jc w:val="center"/>
        </w:trPr>
        <w:tc>
          <w:tcPr>
            <w:tcW w:w="9726" w:type="dxa"/>
            <w:gridSpan w:val="11"/>
            <w:tcBorders>
              <w:top w:val="single" w:sz="6" w:space="0" w:color="auto"/>
              <w:bottom w:val="single" w:sz="12" w:space="0" w:color="auto"/>
            </w:tcBorders>
            <w:shd w:val="clear" w:color="auto" w:fill="FFFFFF"/>
            <w:vAlign w:val="center"/>
          </w:tcPr>
          <w:p w14:paraId="6E56ED9A" w14:textId="77777777" w:rsidR="009639E5" w:rsidRPr="001D3869" w:rsidRDefault="009639E5" w:rsidP="0060277C">
            <w:pPr>
              <w:ind w:right="-72"/>
              <w:jc w:val="right"/>
              <w:rPr>
                <w:b/>
                <w:i/>
                <w:color w:val="auto"/>
              </w:rPr>
            </w:pPr>
            <w:r w:rsidRPr="001D3869">
              <w:rPr>
                <w:b/>
                <w:i/>
                <w:color w:val="auto"/>
              </w:rPr>
              <w:lastRenderedPageBreak/>
              <w:t>Coatings under Insulation</w:t>
            </w:r>
          </w:p>
        </w:tc>
      </w:tr>
      <w:tr w:rsidR="009639E5" w:rsidRPr="001D3869" w14:paraId="5E21CF72" w14:textId="77777777" w:rsidTr="001671EC">
        <w:trPr>
          <w:gridAfter w:val="1"/>
          <w:wAfter w:w="23" w:type="dxa"/>
          <w:trHeight w:val="360"/>
          <w:jc w:val="center"/>
        </w:trPr>
        <w:tc>
          <w:tcPr>
            <w:tcW w:w="7650" w:type="dxa"/>
            <w:gridSpan w:val="9"/>
            <w:tcBorders>
              <w:top w:val="single" w:sz="12" w:space="0" w:color="auto"/>
              <w:left w:val="single" w:sz="12" w:space="0" w:color="auto"/>
              <w:bottom w:val="single" w:sz="12" w:space="0" w:color="auto"/>
            </w:tcBorders>
            <w:vAlign w:val="center"/>
          </w:tcPr>
          <w:p w14:paraId="7444FDCA" w14:textId="0E29BF00" w:rsidR="009639E5" w:rsidRPr="001D3869" w:rsidRDefault="00E5757D" w:rsidP="0060277C">
            <w:pPr>
              <w:autoSpaceDE/>
              <w:autoSpaceDN/>
              <w:adjustRightInd/>
              <w:spacing w:before="0" w:line="240" w:lineRule="auto"/>
              <w:ind w:left="0"/>
              <w:rPr>
                <w:b/>
                <w:sz w:val="20"/>
                <w:szCs w:val="20"/>
              </w:rPr>
            </w:pPr>
            <w:r>
              <w:rPr>
                <w:b/>
                <w:sz w:val="20"/>
                <w:szCs w:val="24"/>
              </w:rPr>
              <w:t xml:space="preserve">Under Insulation </w:t>
            </w:r>
            <w:r w:rsidR="009639E5" w:rsidRPr="00FC7243">
              <w:rPr>
                <w:b/>
                <w:sz w:val="20"/>
                <w:szCs w:val="24"/>
              </w:rPr>
              <w:t xml:space="preserve">Thin Film </w:t>
            </w:r>
            <w:r w:rsidR="009639E5">
              <w:rPr>
                <w:b/>
                <w:sz w:val="20"/>
                <w:szCs w:val="24"/>
              </w:rPr>
              <w:t xml:space="preserve">Epoxy Coatings for Continuous </w:t>
            </w:r>
            <w:r w:rsidR="009639E5" w:rsidRPr="00FC7243">
              <w:rPr>
                <w:b/>
                <w:sz w:val="20"/>
                <w:szCs w:val="24"/>
              </w:rPr>
              <w:t xml:space="preserve">or Cyclic </w:t>
            </w:r>
            <w:proofErr w:type="gramStart"/>
            <w:r w:rsidR="009639E5" w:rsidRPr="00FC7243">
              <w:rPr>
                <w:b/>
                <w:sz w:val="20"/>
                <w:szCs w:val="24"/>
              </w:rPr>
              <w:t>Stainless Steel</w:t>
            </w:r>
            <w:proofErr w:type="gramEnd"/>
            <w:r w:rsidR="009639E5" w:rsidRPr="00FC7243">
              <w:rPr>
                <w:b/>
                <w:sz w:val="20"/>
                <w:szCs w:val="24"/>
              </w:rPr>
              <w:t xml:space="preserve"> Temperatures -46°C (-50°F) </w:t>
            </w:r>
            <w:r w:rsidR="009639E5">
              <w:rPr>
                <w:b/>
                <w:sz w:val="20"/>
                <w:szCs w:val="24"/>
              </w:rPr>
              <w:t>to</w:t>
            </w:r>
            <w:r w:rsidR="002B7765">
              <w:rPr>
                <w:b/>
                <w:sz w:val="20"/>
                <w:szCs w:val="24"/>
              </w:rPr>
              <w:t xml:space="preserve"> </w:t>
            </w:r>
            <w:r w:rsidR="009639E5">
              <w:rPr>
                <w:b/>
                <w:sz w:val="20"/>
                <w:szCs w:val="24"/>
              </w:rPr>
              <w:t>204</w:t>
            </w:r>
            <w:r w:rsidR="009639E5" w:rsidRPr="00FC7243">
              <w:rPr>
                <w:b/>
                <w:sz w:val="20"/>
                <w:szCs w:val="24"/>
              </w:rPr>
              <w:t>°C (</w:t>
            </w:r>
            <w:r w:rsidR="009639E5">
              <w:rPr>
                <w:b/>
                <w:sz w:val="20"/>
                <w:szCs w:val="24"/>
              </w:rPr>
              <w:t>400</w:t>
            </w:r>
            <w:r w:rsidR="009639E5" w:rsidRPr="00FC7243">
              <w:rPr>
                <w:b/>
                <w:sz w:val="20"/>
                <w:szCs w:val="24"/>
              </w:rPr>
              <w:t>°F)</w:t>
            </w:r>
          </w:p>
        </w:tc>
        <w:tc>
          <w:tcPr>
            <w:tcW w:w="2076" w:type="dxa"/>
            <w:gridSpan w:val="2"/>
            <w:tcBorders>
              <w:top w:val="single" w:sz="12" w:space="0" w:color="auto"/>
              <w:bottom w:val="single" w:sz="12" w:space="0" w:color="auto"/>
              <w:right w:val="single" w:sz="12" w:space="0" w:color="auto"/>
            </w:tcBorders>
            <w:shd w:val="clear" w:color="auto" w:fill="000000"/>
            <w:vAlign w:val="center"/>
          </w:tcPr>
          <w:p w14:paraId="15C91470" w14:textId="77777777" w:rsidR="009639E5" w:rsidRPr="001D3869" w:rsidRDefault="009639E5" w:rsidP="0060277C">
            <w:pPr>
              <w:autoSpaceDE/>
              <w:autoSpaceDN/>
              <w:adjustRightInd/>
              <w:spacing w:before="0" w:line="240" w:lineRule="auto"/>
              <w:ind w:left="0"/>
              <w:jc w:val="center"/>
              <w:rPr>
                <w:b/>
                <w:color w:val="FFFFFF"/>
                <w:sz w:val="36"/>
                <w:szCs w:val="40"/>
              </w:rPr>
            </w:pPr>
            <w:r w:rsidRPr="001D3869">
              <w:rPr>
                <w:b/>
                <w:color w:val="FFFFFF"/>
                <w:sz w:val="36"/>
                <w:szCs w:val="40"/>
              </w:rPr>
              <w:t>12.4</w:t>
            </w:r>
          </w:p>
        </w:tc>
      </w:tr>
      <w:tr w:rsidR="009639E5" w:rsidRPr="00D67AC2" w14:paraId="43C304CD" w14:textId="77777777" w:rsidTr="0060277C">
        <w:trPr>
          <w:gridAfter w:val="1"/>
          <w:wAfter w:w="23" w:type="dxa"/>
          <w:cantSplit/>
          <w:trHeight w:val="288"/>
          <w:jc w:val="center"/>
        </w:trPr>
        <w:tc>
          <w:tcPr>
            <w:tcW w:w="1440" w:type="dxa"/>
            <w:gridSpan w:val="2"/>
            <w:tcBorders>
              <w:top w:val="single" w:sz="12" w:space="0" w:color="auto"/>
            </w:tcBorders>
          </w:tcPr>
          <w:p w14:paraId="5220428C"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Surface Prep:</w:t>
            </w:r>
          </w:p>
        </w:tc>
        <w:tc>
          <w:tcPr>
            <w:tcW w:w="3677" w:type="dxa"/>
            <w:gridSpan w:val="4"/>
            <w:tcBorders>
              <w:top w:val="single" w:sz="12" w:space="0" w:color="auto"/>
            </w:tcBorders>
          </w:tcPr>
          <w:p w14:paraId="427146B7" w14:textId="77777777" w:rsidR="005571A6" w:rsidRPr="005571A6" w:rsidRDefault="00B85033" w:rsidP="00B85033">
            <w:pPr>
              <w:autoSpaceDE/>
              <w:autoSpaceDN/>
              <w:adjustRightInd/>
              <w:spacing w:before="0" w:line="240" w:lineRule="auto"/>
              <w:ind w:left="-72"/>
              <w:rPr>
                <w:del w:id="1446" w:author="Kurmanov, Aidyn [STAMGazStroy LLP]" w:date="2025-12-10T13:20:00Z" w16du:dateUtc="2025-12-10T08:20:00Z"/>
                <w:sz w:val="16"/>
                <w:szCs w:val="16"/>
              </w:rPr>
            </w:pPr>
            <w:del w:id="1447" w:author="Kurmanov, Aidyn [STAMGazStroy LLP]" w:date="2025-12-10T13:20:00Z" w16du:dateUtc="2025-12-10T08:20:00Z">
              <w:r w:rsidRPr="00B85033">
                <w:rPr>
                  <w:sz w:val="16"/>
                  <w:szCs w:val="16"/>
                </w:rPr>
                <w:delText>SSPC-SP1/SP7(NACENo.4)</w:delText>
              </w:r>
            </w:del>
          </w:p>
          <w:p w14:paraId="064FFDBF" w14:textId="534621A7" w:rsidR="0002528D" w:rsidRPr="00C83439" w:rsidRDefault="00B85033" w:rsidP="0002528D">
            <w:pPr>
              <w:autoSpaceDE/>
              <w:autoSpaceDN/>
              <w:adjustRightInd/>
              <w:spacing w:before="0" w:line="240" w:lineRule="auto"/>
              <w:ind w:left="-72"/>
              <w:rPr>
                <w:ins w:id="1448" w:author="Kurmanov, Aidyn [STAMGazStroy LLP]" w:date="2025-12-10T13:19:00Z" w16du:dateUtc="2025-12-10T08:19:00Z"/>
                <w:b/>
                <w:bCs/>
                <w:sz w:val="16"/>
                <w:szCs w:val="18"/>
              </w:rPr>
            </w:pPr>
            <w:del w:id="1449" w:author="Kurmanov, Aidyn [STAMGazStroy LLP]" w:date="2025-12-10T13:20:00Z" w16du:dateUtc="2025-12-10T08:20:00Z">
              <w:r w:rsidRPr="00B85033">
                <w:rPr>
                  <w:sz w:val="16"/>
                  <w:szCs w:val="16"/>
                </w:rPr>
                <w:delText>Brush off blast</w:delText>
              </w:r>
              <w:r w:rsidR="005571A6" w:rsidRPr="00753EB8">
                <w:rPr>
                  <w:sz w:val="16"/>
                  <w:szCs w:val="16"/>
                </w:rPr>
                <w:delText xml:space="preserve"> </w:delText>
              </w:r>
              <w:r w:rsidRPr="00B85033">
                <w:rPr>
                  <w:sz w:val="16"/>
                  <w:szCs w:val="16"/>
                </w:rPr>
                <w:delText>cleaning/solvent wipe.</w:delText>
              </w:r>
            </w:del>
          </w:p>
          <w:p w14:paraId="3AA5D18C" w14:textId="06BFB0DD" w:rsidR="009639E5" w:rsidRPr="00583A5F" w:rsidRDefault="0002528D" w:rsidP="005571A6">
            <w:pPr>
              <w:autoSpaceDE/>
              <w:autoSpaceDN/>
              <w:adjustRightInd/>
              <w:spacing w:before="0" w:line="240" w:lineRule="auto"/>
              <w:ind w:left="-72"/>
              <w:rPr>
                <w:sz w:val="16"/>
                <w:szCs w:val="16"/>
              </w:rPr>
            </w:pPr>
            <w:ins w:id="1450" w:author="Kurmanov, Aidyn [STAMGazStroy LLP]" w:date="2025-12-10T13:19:00Z" w16du:dateUtc="2025-12-10T08:19:00Z">
              <w:r w:rsidRPr="00C64F88">
                <w:rPr>
                  <w:sz w:val="16"/>
                  <w:szCs w:val="18"/>
                </w:rPr>
                <w:t>SSPC-</w:t>
              </w:r>
            </w:ins>
            <w:ins w:id="1451" w:author="Kurmanov, Aidyn [STAMGazStroy LLP]" w:date="2025-12-10T13:21:00Z" w16du:dateUtc="2025-12-10T08:21:00Z">
              <w:r w:rsidR="00AA716D">
                <w:rPr>
                  <w:sz w:val="16"/>
                  <w:szCs w:val="18"/>
                </w:rPr>
                <w:t>SP1/</w:t>
              </w:r>
            </w:ins>
            <w:ins w:id="1452" w:author="Kurmanov, Aidyn [STAMGazStroy LLP]" w:date="2025-12-10T13:19:00Z" w16du:dateUtc="2025-12-10T08:19:00Z">
              <w:r w:rsidRPr="00C64F88">
                <w:rPr>
                  <w:sz w:val="16"/>
                  <w:szCs w:val="18"/>
                </w:rPr>
                <w:t>SP16</w:t>
              </w:r>
              <w:r>
                <w:rPr>
                  <w:sz w:val="16"/>
                  <w:szCs w:val="18"/>
                </w:rPr>
                <w:t xml:space="preserve"> </w:t>
              </w:r>
              <w:r w:rsidRPr="00003053">
                <w:rPr>
                  <w:sz w:val="16"/>
                  <w:szCs w:val="18"/>
                </w:rPr>
                <w:t>Brush-Off Blast Cleaning of Stainless Steels</w:t>
              </w:r>
            </w:ins>
          </w:p>
        </w:tc>
        <w:tc>
          <w:tcPr>
            <w:tcW w:w="856" w:type="dxa"/>
            <w:gridSpan w:val="2"/>
            <w:tcBorders>
              <w:top w:val="single" w:sz="12" w:space="0" w:color="auto"/>
            </w:tcBorders>
          </w:tcPr>
          <w:p w14:paraId="0664B5CA" w14:textId="77777777" w:rsidR="009639E5" w:rsidRPr="001D3869" w:rsidRDefault="009639E5" w:rsidP="0060277C">
            <w:pPr>
              <w:autoSpaceDE/>
              <w:autoSpaceDN/>
              <w:adjustRightInd/>
              <w:spacing w:before="0" w:line="240" w:lineRule="auto"/>
              <w:ind w:left="0" w:right="-72"/>
              <w:jc w:val="right"/>
              <w:rPr>
                <w:b/>
                <w:sz w:val="16"/>
                <w:szCs w:val="16"/>
              </w:rPr>
            </w:pPr>
            <w:r w:rsidRPr="001D3869">
              <w:rPr>
                <w:b/>
                <w:sz w:val="16"/>
                <w:szCs w:val="16"/>
              </w:rPr>
              <w:t>Touch Up:</w:t>
            </w:r>
          </w:p>
        </w:tc>
        <w:tc>
          <w:tcPr>
            <w:tcW w:w="3753" w:type="dxa"/>
            <w:gridSpan w:val="3"/>
            <w:vMerge w:val="restart"/>
            <w:tcBorders>
              <w:top w:val="single" w:sz="12" w:space="0" w:color="auto"/>
            </w:tcBorders>
          </w:tcPr>
          <w:p w14:paraId="3D1C8E01" w14:textId="77777777" w:rsidR="009639E5" w:rsidRPr="00064F9B" w:rsidRDefault="00224E3A" w:rsidP="0060277C">
            <w:pPr>
              <w:autoSpaceDE/>
              <w:autoSpaceDN/>
              <w:adjustRightInd/>
              <w:spacing w:before="0" w:line="240" w:lineRule="auto"/>
              <w:ind w:left="-72"/>
              <w:rPr>
                <w:sz w:val="16"/>
                <w:szCs w:val="16"/>
              </w:rPr>
            </w:pPr>
            <w:r w:rsidRPr="003B2DEF">
              <w:rPr>
                <w:sz w:val="16"/>
                <w:szCs w:val="16"/>
              </w:rPr>
              <w:t>Use</w:t>
            </w:r>
            <w:r>
              <w:rPr>
                <w:sz w:val="16"/>
                <w:szCs w:val="16"/>
              </w:rPr>
              <w:t xml:space="preserve"> </w:t>
            </w:r>
            <w:r w:rsidRPr="003B2DEF">
              <w:rPr>
                <w:sz w:val="16"/>
                <w:szCs w:val="16"/>
              </w:rPr>
              <w:t>material</w:t>
            </w:r>
            <w:r>
              <w:rPr>
                <w:sz w:val="16"/>
                <w:szCs w:val="16"/>
              </w:rPr>
              <w:t xml:space="preserve"> </w:t>
            </w:r>
            <w:r w:rsidRPr="003B2DEF">
              <w:rPr>
                <w:sz w:val="16"/>
                <w:szCs w:val="16"/>
              </w:rPr>
              <w:t>fr</w:t>
            </w:r>
            <w:r w:rsidRPr="003B2DEF">
              <w:rPr>
                <w:spacing w:val="1"/>
                <w:sz w:val="16"/>
                <w:szCs w:val="16"/>
              </w:rPr>
              <w:t>o</w:t>
            </w:r>
            <w:r w:rsidRPr="003B2DEF">
              <w:rPr>
                <w:sz w:val="16"/>
                <w:szCs w:val="16"/>
              </w:rPr>
              <w:t>m</w:t>
            </w:r>
            <w:r>
              <w:rPr>
                <w:sz w:val="16"/>
                <w:szCs w:val="16"/>
              </w:rPr>
              <w:t xml:space="preserve"> </w:t>
            </w:r>
            <w:r w:rsidRPr="003B2DEF">
              <w:rPr>
                <w:sz w:val="16"/>
                <w:szCs w:val="16"/>
              </w:rPr>
              <w:t>same</w:t>
            </w:r>
            <w:r>
              <w:rPr>
                <w:sz w:val="16"/>
                <w:szCs w:val="16"/>
              </w:rPr>
              <w:t xml:space="preserve"> </w:t>
            </w:r>
            <w:r w:rsidRPr="003B2DEF">
              <w:rPr>
                <w:sz w:val="16"/>
                <w:szCs w:val="16"/>
              </w:rPr>
              <w:t>manufa</w:t>
            </w:r>
            <w:r w:rsidRPr="003B2DEF">
              <w:rPr>
                <w:spacing w:val="2"/>
                <w:sz w:val="16"/>
                <w:szCs w:val="16"/>
              </w:rPr>
              <w:t>c</w:t>
            </w:r>
            <w:r w:rsidRPr="003B2DEF">
              <w:rPr>
                <w:sz w:val="16"/>
                <w:szCs w:val="16"/>
              </w:rPr>
              <w:t>turer.</w:t>
            </w:r>
          </w:p>
          <w:p w14:paraId="7FE4A668" w14:textId="77777777" w:rsidR="005F55F8" w:rsidRPr="00064F9B" w:rsidRDefault="005F55F8" w:rsidP="005F55F8">
            <w:pPr>
              <w:autoSpaceDE/>
              <w:autoSpaceDN/>
              <w:adjustRightInd/>
              <w:spacing w:before="0" w:line="240" w:lineRule="auto"/>
              <w:ind w:left="-72"/>
              <w:rPr>
                <w:color w:val="auto"/>
                <w:sz w:val="16"/>
                <w:szCs w:val="24"/>
              </w:rPr>
            </w:pPr>
          </w:p>
          <w:p w14:paraId="4365A7B6" w14:textId="5216E88C" w:rsidR="005F55F8" w:rsidRPr="005F55F8" w:rsidRDefault="005F55F8" w:rsidP="005F55F8">
            <w:pPr>
              <w:autoSpaceDE/>
              <w:autoSpaceDN/>
              <w:adjustRightInd/>
              <w:spacing w:before="0" w:line="240" w:lineRule="auto"/>
              <w:ind w:left="-72"/>
              <w:rPr>
                <w:color w:val="auto"/>
                <w:sz w:val="16"/>
                <w:szCs w:val="24"/>
              </w:rPr>
            </w:pPr>
            <w:r>
              <w:rPr>
                <w:color w:val="auto"/>
                <w:sz w:val="16"/>
                <w:szCs w:val="24"/>
              </w:rPr>
              <w:t xml:space="preserve">Surface preparation for </w:t>
            </w:r>
            <w:r w:rsidR="00392BB2">
              <w:rPr>
                <w:color w:val="auto"/>
                <w:sz w:val="16"/>
                <w:szCs w:val="24"/>
              </w:rPr>
              <w:t xml:space="preserve">field repair: </w:t>
            </w:r>
          </w:p>
          <w:p w14:paraId="1EFD086D" w14:textId="47A12C6E" w:rsidR="00392BB2" w:rsidRPr="00A608D1" w:rsidRDefault="00392BB2" w:rsidP="005F55F8">
            <w:pPr>
              <w:autoSpaceDE/>
              <w:autoSpaceDN/>
              <w:adjustRightInd/>
              <w:spacing w:before="0" w:line="240" w:lineRule="auto"/>
              <w:ind w:left="-72"/>
              <w:rPr>
                <w:color w:val="auto"/>
                <w:sz w:val="16"/>
                <w:szCs w:val="24"/>
              </w:rPr>
            </w:pPr>
            <w:r w:rsidRPr="00A608D1">
              <w:rPr>
                <w:color w:val="auto"/>
                <w:sz w:val="16"/>
                <w:szCs w:val="24"/>
              </w:rPr>
              <w:t xml:space="preserve">1. </w:t>
            </w:r>
            <w:r>
              <w:rPr>
                <w:color w:val="auto"/>
                <w:sz w:val="16"/>
                <w:szCs w:val="24"/>
              </w:rPr>
              <w:t>Localized blasting</w:t>
            </w:r>
            <w:r w:rsidR="00860806">
              <w:rPr>
                <w:color w:val="auto"/>
                <w:sz w:val="16"/>
                <w:szCs w:val="24"/>
              </w:rPr>
              <w:t xml:space="preserve"> </w:t>
            </w:r>
            <w:r w:rsidR="00A608D1">
              <w:rPr>
                <w:color w:val="auto"/>
                <w:sz w:val="16"/>
                <w:szCs w:val="24"/>
              </w:rPr>
              <w:t xml:space="preserve">to </w:t>
            </w:r>
            <w:r w:rsidR="00B27CC3">
              <w:rPr>
                <w:color w:val="auto"/>
                <w:sz w:val="16"/>
                <w:szCs w:val="24"/>
              </w:rPr>
              <w:t>SSPC</w:t>
            </w:r>
            <w:r w:rsidR="00B27CC3" w:rsidRPr="00022007">
              <w:rPr>
                <w:color w:val="auto"/>
                <w:sz w:val="16"/>
                <w:szCs w:val="24"/>
              </w:rPr>
              <w:t>-</w:t>
            </w:r>
            <w:r w:rsidR="00B27CC3">
              <w:rPr>
                <w:color w:val="auto"/>
                <w:sz w:val="16"/>
                <w:szCs w:val="24"/>
              </w:rPr>
              <w:t>SP</w:t>
            </w:r>
            <w:r w:rsidR="00B27CC3" w:rsidRPr="00022007">
              <w:rPr>
                <w:color w:val="auto"/>
                <w:sz w:val="16"/>
                <w:szCs w:val="24"/>
              </w:rPr>
              <w:t xml:space="preserve"> 7</w:t>
            </w:r>
            <w:r w:rsidR="00A608D1">
              <w:rPr>
                <w:color w:val="auto"/>
                <w:sz w:val="16"/>
                <w:szCs w:val="24"/>
              </w:rPr>
              <w:t xml:space="preserve"> or </w:t>
            </w:r>
            <w:proofErr w:type="spellStart"/>
            <w:r w:rsidR="00A608D1">
              <w:rPr>
                <w:color w:val="auto"/>
                <w:sz w:val="16"/>
                <w:szCs w:val="24"/>
              </w:rPr>
              <w:t>powertool</w:t>
            </w:r>
            <w:proofErr w:type="spellEnd"/>
            <w:r w:rsidR="00A608D1">
              <w:rPr>
                <w:color w:val="auto"/>
                <w:sz w:val="16"/>
                <w:szCs w:val="24"/>
              </w:rPr>
              <w:t xml:space="preserve"> cleaning to SSPC SP-11 (</w:t>
            </w:r>
            <w:r w:rsidR="005B52B7">
              <w:rPr>
                <w:color w:val="auto"/>
                <w:sz w:val="16"/>
                <w:szCs w:val="24"/>
              </w:rPr>
              <w:t>requires approval from MI</w:t>
            </w:r>
            <w:r w:rsidR="00860806">
              <w:rPr>
                <w:color w:val="auto"/>
                <w:sz w:val="16"/>
                <w:szCs w:val="24"/>
              </w:rPr>
              <w:t>, SS brushes must be used</w:t>
            </w:r>
            <w:r w:rsidR="005B52B7">
              <w:rPr>
                <w:color w:val="auto"/>
                <w:sz w:val="16"/>
                <w:szCs w:val="24"/>
              </w:rPr>
              <w:t>)</w:t>
            </w:r>
          </w:p>
          <w:p w14:paraId="609EB643" w14:textId="0812A2E7" w:rsidR="005F55F8" w:rsidRPr="005C4FEB" w:rsidRDefault="005F55F8" w:rsidP="005F55F8">
            <w:pPr>
              <w:autoSpaceDE/>
              <w:autoSpaceDN/>
              <w:adjustRightInd/>
              <w:spacing w:before="0" w:line="240" w:lineRule="auto"/>
              <w:ind w:left="-72"/>
              <w:rPr>
                <w:sz w:val="16"/>
                <w:szCs w:val="16"/>
              </w:rPr>
            </w:pPr>
            <w:r w:rsidRPr="00D67AC2">
              <w:rPr>
                <w:color w:val="auto"/>
                <w:sz w:val="16"/>
                <w:szCs w:val="24"/>
              </w:rPr>
              <w:t xml:space="preserve">2. </w:t>
            </w:r>
            <w:r w:rsidR="005B52B7">
              <w:rPr>
                <w:color w:val="auto"/>
                <w:sz w:val="16"/>
                <w:szCs w:val="24"/>
              </w:rPr>
              <w:t>For</w:t>
            </w:r>
            <w:r w:rsidR="005B52B7" w:rsidRPr="00D67AC2">
              <w:rPr>
                <w:color w:val="auto"/>
                <w:sz w:val="16"/>
                <w:szCs w:val="24"/>
              </w:rPr>
              <w:t xml:space="preserve"> </w:t>
            </w:r>
            <w:r w:rsidR="005B52B7">
              <w:rPr>
                <w:color w:val="auto"/>
                <w:sz w:val="16"/>
                <w:szCs w:val="24"/>
              </w:rPr>
              <w:t>field</w:t>
            </w:r>
            <w:r w:rsidR="005B52B7" w:rsidRPr="00D67AC2">
              <w:rPr>
                <w:color w:val="auto"/>
                <w:sz w:val="16"/>
                <w:szCs w:val="24"/>
              </w:rPr>
              <w:t xml:space="preserve"> </w:t>
            </w:r>
            <w:r w:rsidR="00D67AC2">
              <w:rPr>
                <w:color w:val="auto"/>
                <w:sz w:val="16"/>
                <w:szCs w:val="24"/>
              </w:rPr>
              <w:t>application</w:t>
            </w:r>
            <w:r w:rsidR="00D67AC2" w:rsidRPr="00D67AC2">
              <w:rPr>
                <w:color w:val="auto"/>
                <w:sz w:val="16"/>
                <w:szCs w:val="24"/>
              </w:rPr>
              <w:t xml:space="preserve"> </w:t>
            </w:r>
            <w:r w:rsidR="00D67AC2">
              <w:rPr>
                <w:color w:val="auto"/>
                <w:sz w:val="16"/>
                <w:szCs w:val="24"/>
              </w:rPr>
              <w:t>by</w:t>
            </w:r>
            <w:r w:rsidR="00D67AC2" w:rsidRPr="00D67AC2">
              <w:rPr>
                <w:color w:val="auto"/>
                <w:sz w:val="16"/>
                <w:szCs w:val="24"/>
              </w:rPr>
              <w:t xml:space="preserve"> </w:t>
            </w:r>
            <w:r w:rsidR="00D67AC2">
              <w:rPr>
                <w:color w:val="auto"/>
                <w:sz w:val="16"/>
                <w:szCs w:val="24"/>
              </w:rPr>
              <w:t>brush</w:t>
            </w:r>
            <w:r w:rsidR="00D67AC2" w:rsidRPr="00D67AC2">
              <w:rPr>
                <w:color w:val="auto"/>
                <w:sz w:val="16"/>
                <w:szCs w:val="24"/>
              </w:rPr>
              <w:t xml:space="preserve"> </w:t>
            </w:r>
            <w:r w:rsidR="00D67AC2">
              <w:rPr>
                <w:color w:val="auto"/>
                <w:sz w:val="16"/>
                <w:szCs w:val="24"/>
              </w:rPr>
              <w:t>the</w:t>
            </w:r>
            <w:r w:rsidR="00D67AC2" w:rsidRPr="00D67AC2">
              <w:rPr>
                <w:color w:val="auto"/>
                <w:sz w:val="16"/>
                <w:szCs w:val="24"/>
              </w:rPr>
              <w:t xml:space="preserve"> </w:t>
            </w:r>
            <w:r w:rsidR="00D67AC2">
              <w:rPr>
                <w:color w:val="auto"/>
                <w:sz w:val="16"/>
                <w:szCs w:val="24"/>
              </w:rPr>
              <w:t>recommended</w:t>
            </w:r>
            <w:r w:rsidR="00D67AC2" w:rsidRPr="00D67AC2">
              <w:rPr>
                <w:color w:val="auto"/>
                <w:sz w:val="16"/>
                <w:szCs w:val="24"/>
              </w:rPr>
              <w:t xml:space="preserve"> </w:t>
            </w:r>
            <w:r w:rsidR="00D67AC2">
              <w:rPr>
                <w:color w:val="auto"/>
                <w:sz w:val="16"/>
                <w:szCs w:val="24"/>
              </w:rPr>
              <w:t>DFT</w:t>
            </w:r>
            <w:r w:rsidR="00D67AC2" w:rsidRPr="00D67AC2">
              <w:rPr>
                <w:color w:val="auto"/>
                <w:sz w:val="16"/>
                <w:szCs w:val="24"/>
              </w:rPr>
              <w:t xml:space="preserve"> </w:t>
            </w:r>
            <w:r w:rsidR="00D67AC2">
              <w:rPr>
                <w:color w:val="auto"/>
                <w:sz w:val="16"/>
                <w:szCs w:val="24"/>
              </w:rPr>
              <w:t>is</w:t>
            </w:r>
            <w:r w:rsidR="00D67AC2" w:rsidRPr="00D67AC2">
              <w:rPr>
                <w:color w:val="auto"/>
                <w:sz w:val="16"/>
                <w:szCs w:val="24"/>
              </w:rPr>
              <w:t xml:space="preserve"> 350-400 </w:t>
            </w:r>
            <w:r w:rsidR="00D67AC2">
              <w:rPr>
                <w:color w:val="auto"/>
                <w:sz w:val="16"/>
                <w:szCs w:val="24"/>
              </w:rPr>
              <w:t>micron</w:t>
            </w:r>
            <w:r w:rsidR="00D67AC2" w:rsidRPr="00D67AC2">
              <w:rPr>
                <w:color w:val="auto"/>
                <w:sz w:val="16"/>
                <w:szCs w:val="24"/>
              </w:rPr>
              <w:t xml:space="preserve"> </w:t>
            </w:r>
            <w:r w:rsidR="00022007">
              <w:rPr>
                <w:color w:val="auto"/>
                <w:sz w:val="16"/>
                <w:szCs w:val="24"/>
              </w:rPr>
              <w:t xml:space="preserve">applied in several coats, </w:t>
            </w:r>
            <w:r w:rsidR="00D67AC2">
              <w:rPr>
                <w:color w:val="auto"/>
                <w:sz w:val="16"/>
                <w:szCs w:val="24"/>
              </w:rPr>
              <w:t xml:space="preserve">if </w:t>
            </w:r>
            <w:r w:rsidR="005C4FEB">
              <w:rPr>
                <w:color w:val="auto"/>
                <w:sz w:val="16"/>
                <w:szCs w:val="24"/>
              </w:rPr>
              <w:t>it doesn’t contradict the Manufacturer’s recommendations.</w:t>
            </w:r>
          </w:p>
        </w:tc>
      </w:tr>
      <w:tr w:rsidR="009639E5" w:rsidRPr="001D3869" w14:paraId="5DBDE751" w14:textId="77777777" w:rsidTr="0060277C">
        <w:trPr>
          <w:gridAfter w:val="1"/>
          <w:wAfter w:w="23" w:type="dxa"/>
          <w:cantSplit/>
          <w:trHeight w:val="288"/>
          <w:jc w:val="center"/>
        </w:trPr>
        <w:tc>
          <w:tcPr>
            <w:tcW w:w="1440" w:type="dxa"/>
            <w:gridSpan w:val="2"/>
          </w:tcPr>
          <w:p w14:paraId="2B9C0BDC"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Anchor Pattern:</w:t>
            </w:r>
          </w:p>
        </w:tc>
        <w:tc>
          <w:tcPr>
            <w:tcW w:w="3677" w:type="dxa"/>
            <w:gridSpan w:val="4"/>
          </w:tcPr>
          <w:p w14:paraId="1C7FB32B" w14:textId="77777777" w:rsidR="009639E5" w:rsidRPr="000C5718"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856" w:type="dxa"/>
            <w:gridSpan w:val="2"/>
          </w:tcPr>
          <w:p w14:paraId="6A092D98" w14:textId="77777777" w:rsidR="009639E5" w:rsidRPr="001D3869" w:rsidRDefault="009639E5" w:rsidP="0060277C">
            <w:pPr>
              <w:jc w:val="right"/>
              <w:rPr>
                <w:b/>
                <w:sz w:val="16"/>
                <w:szCs w:val="16"/>
              </w:rPr>
            </w:pPr>
          </w:p>
        </w:tc>
        <w:tc>
          <w:tcPr>
            <w:tcW w:w="3753" w:type="dxa"/>
            <w:gridSpan w:val="3"/>
            <w:vMerge/>
            <w:vAlign w:val="center"/>
          </w:tcPr>
          <w:p w14:paraId="7D270A2A" w14:textId="77777777" w:rsidR="009639E5" w:rsidRPr="001D3869" w:rsidRDefault="009639E5" w:rsidP="0060277C"/>
        </w:tc>
      </w:tr>
      <w:tr w:rsidR="009639E5" w:rsidRPr="001D3869" w14:paraId="52A6DC49" w14:textId="77777777" w:rsidTr="0060277C">
        <w:trPr>
          <w:gridAfter w:val="1"/>
          <w:wAfter w:w="23" w:type="dxa"/>
          <w:cantSplit/>
          <w:trHeight w:val="288"/>
          <w:jc w:val="center"/>
        </w:trPr>
        <w:tc>
          <w:tcPr>
            <w:tcW w:w="1440" w:type="dxa"/>
            <w:gridSpan w:val="2"/>
            <w:tcBorders>
              <w:bottom w:val="single" w:sz="12" w:space="0" w:color="auto"/>
            </w:tcBorders>
          </w:tcPr>
          <w:p w14:paraId="595FE438"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Total DFT:</w:t>
            </w:r>
          </w:p>
        </w:tc>
        <w:tc>
          <w:tcPr>
            <w:tcW w:w="3677" w:type="dxa"/>
            <w:gridSpan w:val="4"/>
            <w:tcBorders>
              <w:bottom w:val="single" w:sz="12" w:space="0" w:color="auto"/>
            </w:tcBorders>
          </w:tcPr>
          <w:p w14:paraId="4EC3115C" w14:textId="77777777" w:rsidR="009639E5" w:rsidRPr="001D3869" w:rsidRDefault="009639E5" w:rsidP="0060277C">
            <w:pPr>
              <w:autoSpaceDE/>
              <w:autoSpaceDN/>
              <w:adjustRightInd/>
              <w:spacing w:before="0" w:line="240" w:lineRule="auto"/>
              <w:ind w:left="-72"/>
              <w:rPr>
                <w:sz w:val="16"/>
                <w:szCs w:val="16"/>
              </w:rPr>
            </w:pPr>
            <w:r w:rsidRPr="00D02000">
              <w:rPr>
                <w:color w:val="auto"/>
                <w:sz w:val="16"/>
                <w:szCs w:val="16"/>
              </w:rPr>
              <w:t>Per manufacturer’s product data sheet</w:t>
            </w:r>
          </w:p>
        </w:tc>
        <w:tc>
          <w:tcPr>
            <w:tcW w:w="856" w:type="dxa"/>
            <w:gridSpan w:val="2"/>
            <w:tcBorders>
              <w:bottom w:val="single" w:sz="12" w:space="0" w:color="auto"/>
            </w:tcBorders>
          </w:tcPr>
          <w:p w14:paraId="2C7DC82C" w14:textId="77777777" w:rsidR="009639E5" w:rsidRPr="001D3869" w:rsidRDefault="009639E5" w:rsidP="0060277C">
            <w:pPr>
              <w:jc w:val="right"/>
              <w:rPr>
                <w:b/>
                <w:sz w:val="16"/>
                <w:szCs w:val="16"/>
              </w:rPr>
            </w:pPr>
          </w:p>
        </w:tc>
        <w:tc>
          <w:tcPr>
            <w:tcW w:w="3753" w:type="dxa"/>
            <w:gridSpan w:val="3"/>
            <w:vMerge/>
            <w:tcBorders>
              <w:bottom w:val="single" w:sz="12" w:space="0" w:color="auto"/>
            </w:tcBorders>
            <w:vAlign w:val="center"/>
          </w:tcPr>
          <w:p w14:paraId="7074F9FA" w14:textId="77777777" w:rsidR="009639E5" w:rsidRPr="001D3869" w:rsidRDefault="009639E5" w:rsidP="0060277C"/>
        </w:tc>
      </w:tr>
      <w:tr w:rsidR="009639E5" w:rsidRPr="001D3869" w14:paraId="1663974E" w14:textId="77777777" w:rsidTr="001671EC">
        <w:trPr>
          <w:gridAfter w:val="1"/>
          <w:wAfter w:w="23" w:type="dxa"/>
          <w:trHeight w:val="360"/>
          <w:jc w:val="center"/>
        </w:trPr>
        <w:tc>
          <w:tcPr>
            <w:tcW w:w="2288" w:type="dxa"/>
            <w:gridSpan w:val="3"/>
            <w:tcBorders>
              <w:top w:val="single" w:sz="12" w:space="0" w:color="auto"/>
              <w:bottom w:val="single" w:sz="12" w:space="0" w:color="auto"/>
            </w:tcBorders>
            <w:shd w:val="clear" w:color="auto" w:fill="000000"/>
            <w:vAlign w:val="center"/>
          </w:tcPr>
          <w:p w14:paraId="665DCF15"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22" w:type="dxa"/>
            <w:gridSpan w:val="2"/>
            <w:tcBorders>
              <w:top w:val="single" w:sz="12" w:space="0" w:color="auto"/>
              <w:bottom w:val="single" w:sz="12" w:space="0" w:color="auto"/>
            </w:tcBorders>
            <w:shd w:val="clear" w:color="auto" w:fill="000000"/>
            <w:vAlign w:val="center"/>
          </w:tcPr>
          <w:p w14:paraId="37DE4E6B"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540" w:type="dxa"/>
            <w:gridSpan w:val="4"/>
            <w:tcBorders>
              <w:top w:val="single" w:sz="12" w:space="0" w:color="auto"/>
              <w:bottom w:val="single" w:sz="12" w:space="0" w:color="auto"/>
            </w:tcBorders>
            <w:shd w:val="clear" w:color="auto" w:fill="000000"/>
            <w:vAlign w:val="center"/>
          </w:tcPr>
          <w:p w14:paraId="66732706"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810" w:type="dxa"/>
            <w:tcBorders>
              <w:top w:val="single" w:sz="12" w:space="0" w:color="auto"/>
              <w:bottom w:val="single" w:sz="12" w:space="0" w:color="auto"/>
            </w:tcBorders>
            <w:shd w:val="clear" w:color="auto" w:fill="000000"/>
            <w:vAlign w:val="center"/>
          </w:tcPr>
          <w:p w14:paraId="6AAD0E4F" w14:textId="77777777" w:rsidR="009639E5" w:rsidRPr="001D3869" w:rsidRDefault="009639E5" w:rsidP="0060277C">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66" w:type="dxa"/>
            <w:tcBorders>
              <w:top w:val="single" w:sz="12" w:space="0" w:color="auto"/>
              <w:bottom w:val="single" w:sz="12" w:space="0" w:color="auto"/>
              <w:right w:val="single" w:sz="12" w:space="0" w:color="auto"/>
            </w:tcBorders>
            <w:shd w:val="clear" w:color="auto" w:fill="000000"/>
            <w:vAlign w:val="center"/>
          </w:tcPr>
          <w:p w14:paraId="0C0AD394"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By Max</w:t>
            </w:r>
            <w:r w:rsidRPr="001D3869">
              <w:rPr>
                <w:b/>
                <w:color w:val="FFFFFF"/>
                <w:sz w:val="16"/>
                <w:szCs w:val="16"/>
              </w:rPr>
              <w:br/>
              <w:t>Svc Temp</w:t>
            </w:r>
          </w:p>
        </w:tc>
      </w:tr>
      <w:tr w:rsidR="009639E5" w:rsidRPr="00D76A3E" w14:paraId="0DBE9559" w14:textId="77777777" w:rsidTr="001671EC">
        <w:trPr>
          <w:trHeight w:val="288"/>
          <w:jc w:val="center"/>
        </w:trPr>
        <w:tc>
          <w:tcPr>
            <w:tcW w:w="2312" w:type="dxa"/>
            <w:gridSpan w:val="4"/>
            <w:vAlign w:val="center"/>
          </w:tcPr>
          <w:p w14:paraId="05B04A34" w14:textId="77777777" w:rsidR="009639E5" w:rsidRPr="00D76A3E" w:rsidRDefault="009639E5" w:rsidP="0060277C">
            <w:pPr>
              <w:autoSpaceDE/>
              <w:autoSpaceDN/>
              <w:adjustRightInd/>
              <w:spacing w:before="0" w:line="240" w:lineRule="auto"/>
              <w:ind w:left="0"/>
              <w:rPr>
                <w:b/>
                <w:sz w:val="16"/>
                <w:szCs w:val="16"/>
              </w:rPr>
            </w:pPr>
            <w:r w:rsidRPr="00D76A3E">
              <w:rPr>
                <w:b/>
                <w:sz w:val="16"/>
                <w:szCs w:val="16"/>
              </w:rPr>
              <w:t>PRIMER</w:t>
            </w:r>
          </w:p>
        </w:tc>
        <w:tc>
          <w:tcPr>
            <w:tcW w:w="2835" w:type="dxa"/>
            <w:gridSpan w:val="3"/>
            <w:vAlign w:val="center"/>
          </w:tcPr>
          <w:p w14:paraId="571B6F93" w14:textId="77777777" w:rsidR="009639E5" w:rsidRPr="00D76A3E" w:rsidRDefault="009639E5" w:rsidP="0060277C">
            <w:pPr>
              <w:autoSpaceDE/>
              <w:autoSpaceDN/>
              <w:adjustRightInd/>
              <w:spacing w:before="0" w:line="240" w:lineRule="auto"/>
              <w:ind w:left="0"/>
              <w:rPr>
                <w:sz w:val="16"/>
                <w:szCs w:val="16"/>
              </w:rPr>
            </w:pPr>
            <w:r w:rsidRPr="00D76A3E">
              <w:rPr>
                <w:sz w:val="16"/>
                <w:szCs w:val="16"/>
              </w:rPr>
              <w:t>Carboline</w:t>
            </w:r>
          </w:p>
        </w:tc>
        <w:tc>
          <w:tcPr>
            <w:tcW w:w="2503" w:type="dxa"/>
            <w:gridSpan w:val="2"/>
            <w:vAlign w:val="center"/>
          </w:tcPr>
          <w:p w14:paraId="52944D91" w14:textId="77777777" w:rsidR="009639E5" w:rsidRPr="0063609A" w:rsidRDefault="009639E5" w:rsidP="0060277C">
            <w:pPr>
              <w:autoSpaceDE/>
              <w:autoSpaceDN/>
              <w:adjustRightInd/>
              <w:spacing w:before="0" w:line="240" w:lineRule="auto"/>
              <w:ind w:left="0"/>
              <w:rPr>
                <w:sz w:val="16"/>
                <w:szCs w:val="16"/>
              </w:rPr>
            </w:pPr>
            <w:r w:rsidRPr="0063609A">
              <w:rPr>
                <w:sz w:val="16"/>
                <w:szCs w:val="16"/>
              </w:rPr>
              <w:t>Phenoline187</w:t>
            </w:r>
            <w:r w:rsidRPr="0063609A">
              <w:rPr>
                <w:spacing w:val="2"/>
                <w:sz w:val="16"/>
                <w:szCs w:val="16"/>
              </w:rPr>
              <w:t>V</w:t>
            </w:r>
            <w:r w:rsidRPr="0063609A">
              <w:rPr>
                <w:spacing w:val="-1"/>
                <w:sz w:val="16"/>
                <w:szCs w:val="16"/>
              </w:rPr>
              <w:t>O</w:t>
            </w:r>
            <w:r w:rsidRPr="0063609A">
              <w:rPr>
                <w:sz w:val="16"/>
                <w:szCs w:val="16"/>
              </w:rPr>
              <w:t>C</w:t>
            </w:r>
          </w:p>
        </w:tc>
        <w:tc>
          <w:tcPr>
            <w:tcW w:w="810" w:type="dxa"/>
            <w:vAlign w:val="center"/>
          </w:tcPr>
          <w:p w14:paraId="1E70947C" w14:textId="77777777" w:rsidR="009639E5" w:rsidRPr="00D76A3E" w:rsidRDefault="009639E5" w:rsidP="0060277C">
            <w:pPr>
              <w:autoSpaceDE/>
              <w:autoSpaceDN/>
              <w:adjustRightInd/>
              <w:spacing w:before="0" w:line="240" w:lineRule="auto"/>
              <w:ind w:left="-89" w:hanging="89"/>
              <w:jc w:val="center"/>
              <w:rPr>
                <w:sz w:val="16"/>
                <w:szCs w:val="16"/>
              </w:rPr>
            </w:pPr>
            <w:r w:rsidRPr="00D76A3E">
              <w:rPr>
                <w:sz w:val="16"/>
                <w:szCs w:val="16"/>
              </w:rPr>
              <w:t>119</w:t>
            </w:r>
          </w:p>
        </w:tc>
        <w:tc>
          <w:tcPr>
            <w:tcW w:w="1289" w:type="dxa"/>
            <w:gridSpan w:val="2"/>
            <w:vAlign w:val="center"/>
          </w:tcPr>
          <w:p w14:paraId="5FFD2699" w14:textId="77777777" w:rsidR="009639E5" w:rsidRPr="00D76A3E" w:rsidRDefault="009639E5" w:rsidP="0060277C">
            <w:pPr>
              <w:autoSpaceDE/>
              <w:autoSpaceDN/>
              <w:adjustRightInd/>
              <w:spacing w:before="0" w:line="240" w:lineRule="auto"/>
              <w:ind w:left="-49" w:right="-46" w:hanging="89"/>
              <w:jc w:val="center"/>
              <w:rPr>
                <w:sz w:val="16"/>
                <w:szCs w:val="16"/>
              </w:rPr>
            </w:pPr>
            <w:r w:rsidRPr="00D76A3E">
              <w:rPr>
                <w:sz w:val="16"/>
                <w:szCs w:val="16"/>
              </w:rPr>
              <w:t>204°C (400°F)</w:t>
            </w:r>
          </w:p>
        </w:tc>
      </w:tr>
      <w:tr w:rsidR="009639E5" w:rsidRPr="00D76A3E" w14:paraId="01250988" w14:textId="77777777" w:rsidTr="001671EC">
        <w:trPr>
          <w:trHeight w:val="288"/>
          <w:jc w:val="center"/>
        </w:trPr>
        <w:tc>
          <w:tcPr>
            <w:tcW w:w="2312" w:type="dxa"/>
            <w:gridSpan w:val="4"/>
            <w:vAlign w:val="center"/>
          </w:tcPr>
          <w:p w14:paraId="63744209" w14:textId="77777777" w:rsidR="009639E5" w:rsidRPr="00D76A3E" w:rsidRDefault="009639E5" w:rsidP="0060277C">
            <w:pPr>
              <w:autoSpaceDE/>
              <w:autoSpaceDN/>
              <w:adjustRightInd/>
              <w:spacing w:before="0" w:line="240" w:lineRule="auto"/>
              <w:ind w:left="0"/>
              <w:rPr>
                <w:b/>
                <w:sz w:val="16"/>
                <w:szCs w:val="16"/>
              </w:rPr>
            </w:pPr>
            <w:r w:rsidRPr="00D76A3E">
              <w:rPr>
                <w:b/>
                <w:sz w:val="16"/>
                <w:szCs w:val="16"/>
              </w:rPr>
              <w:t>Epoxy</w:t>
            </w:r>
          </w:p>
        </w:tc>
        <w:tc>
          <w:tcPr>
            <w:tcW w:w="2835" w:type="dxa"/>
            <w:gridSpan w:val="3"/>
            <w:vAlign w:val="center"/>
          </w:tcPr>
          <w:p w14:paraId="7E1630C7" w14:textId="77777777" w:rsidR="009639E5" w:rsidRPr="00D76A3E" w:rsidRDefault="009639E5" w:rsidP="0060277C">
            <w:pPr>
              <w:autoSpaceDE/>
              <w:autoSpaceDN/>
              <w:adjustRightInd/>
              <w:spacing w:before="0" w:line="240" w:lineRule="auto"/>
              <w:ind w:left="0"/>
              <w:rPr>
                <w:sz w:val="16"/>
                <w:szCs w:val="16"/>
              </w:rPr>
            </w:pPr>
            <w:r w:rsidRPr="00D76A3E">
              <w:rPr>
                <w:sz w:val="16"/>
                <w:szCs w:val="16"/>
              </w:rPr>
              <w:t>Carboline</w:t>
            </w:r>
          </w:p>
        </w:tc>
        <w:tc>
          <w:tcPr>
            <w:tcW w:w="2503" w:type="dxa"/>
            <w:gridSpan w:val="2"/>
            <w:vAlign w:val="center"/>
          </w:tcPr>
          <w:p w14:paraId="345A3682" w14:textId="7AA5138C" w:rsidR="009639E5" w:rsidRPr="0063609A" w:rsidRDefault="009639E5" w:rsidP="0060277C">
            <w:pPr>
              <w:autoSpaceDE/>
              <w:autoSpaceDN/>
              <w:adjustRightInd/>
              <w:spacing w:before="0" w:line="240" w:lineRule="auto"/>
              <w:ind w:left="0"/>
              <w:rPr>
                <w:sz w:val="16"/>
                <w:szCs w:val="16"/>
              </w:rPr>
            </w:pPr>
            <w:proofErr w:type="spellStart"/>
            <w:r w:rsidRPr="0063609A">
              <w:rPr>
                <w:sz w:val="16"/>
                <w:szCs w:val="16"/>
              </w:rPr>
              <w:t>Thermaline</w:t>
            </w:r>
            <w:proofErr w:type="spellEnd"/>
            <w:r w:rsidR="00036B49" w:rsidRPr="0063609A">
              <w:rPr>
                <w:sz w:val="16"/>
                <w:szCs w:val="16"/>
              </w:rPr>
              <w:t xml:space="preserve"> </w:t>
            </w:r>
            <w:r w:rsidRPr="0063609A">
              <w:rPr>
                <w:sz w:val="16"/>
                <w:szCs w:val="16"/>
              </w:rPr>
              <w:t>40</w:t>
            </w:r>
            <w:r w:rsidRPr="0063609A">
              <w:rPr>
                <w:spacing w:val="1"/>
                <w:sz w:val="16"/>
                <w:szCs w:val="16"/>
              </w:rPr>
              <w:t>0–</w:t>
            </w:r>
            <w:r w:rsidRPr="0063609A">
              <w:rPr>
                <w:sz w:val="16"/>
                <w:szCs w:val="16"/>
              </w:rPr>
              <w:t>450Series</w:t>
            </w:r>
          </w:p>
        </w:tc>
        <w:tc>
          <w:tcPr>
            <w:tcW w:w="810" w:type="dxa"/>
            <w:vAlign w:val="center"/>
          </w:tcPr>
          <w:p w14:paraId="03E9E894" w14:textId="77777777" w:rsidR="009639E5" w:rsidRPr="00D76A3E" w:rsidRDefault="009639E5" w:rsidP="0060277C">
            <w:pPr>
              <w:autoSpaceDE/>
              <w:autoSpaceDN/>
              <w:adjustRightInd/>
              <w:spacing w:before="0" w:line="240" w:lineRule="auto"/>
              <w:ind w:left="-89" w:hanging="89"/>
              <w:jc w:val="center"/>
              <w:rPr>
                <w:sz w:val="16"/>
                <w:szCs w:val="16"/>
              </w:rPr>
            </w:pPr>
            <w:r w:rsidRPr="00D76A3E">
              <w:rPr>
                <w:sz w:val="16"/>
                <w:szCs w:val="16"/>
              </w:rPr>
              <w:t>250–312</w:t>
            </w:r>
          </w:p>
        </w:tc>
        <w:tc>
          <w:tcPr>
            <w:tcW w:w="1289" w:type="dxa"/>
            <w:gridSpan w:val="2"/>
            <w:vAlign w:val="center"/>
          </w:tcPr>
          <w:p w14:paraId="3F8C36F4" w14:textId="77777777" w:rsidR="009639E5" w:rsidRPr="00D76A3E" w:rsidRDefault="009639E5" w:rsidP="0060277C">
            <w:pPr>
              <w:autoSpaceDE/>
              <w:autoSpaceDN/>
              <w:adjustRightInd/>
              <w:spacing w:before="0" w:line="240" w:lineRule="auto"/>
              <w:ind w:left="-49" w:right="-46" w:hanging="89"/>
              <w:jc w:val="center"/>
              <w:rPr>
                <w:sz w:val="16"/>
                <w:szCs w:val="16"/>
              </w:rPr>
            </w:pPr>
            <w:r w:rsidRPr="00D76A3E">
              <w:rPr>
                <w:sz w:val="16"/>
                <w:szCs w:val="16"/>
              </w:rPr>
              <w:t>218°C (425°F)</w:t>
            </w:r>
          </w:p>
        </w:tc>
      </w:tr>
      <w:tr w:rsidR="009639E5" w:rsidRPr="00D76A3E" w14:paraId="18AA9000" w14:textId="77777777" w:rsidTr="001671EC">
        <w:trPr>
          <w:trHeight w:val="288"/>
          <w:jc w:val="center"/>
        </w:trPr>
        <w:tc>
          <w:tcPr>
            <w:tcW w:w="2312" w:type="dxa"/>
            <w:gridSpan w:val="4"/>
            <w:vAlign w:val="center"/>
          </w:tcPr>
          <w:p w14:paraId="04EB668C" w14:textId="77777777" w:rsidR="009639E5" w:rsidRPr="00D76A3E" w:rsidRDefault="009639E5" w:rsidP="0060277C">
            <w:pPr>
              <w:autoSpaceDE/>
              <w:autoSpaceDN/>
              <w:adjustRightInd/>
              <w:spacing w:before="0" w:line="240" w:lineRule="auto"/>
              <w:ind w:left="0"/>
              <w:rPr>
                <w:b/>
                <w:sz w:val="16"/>
                <w:szCs w:val="16"/>
              </w:rPr>
            </w:pPr>
            <w:r w:rsidRPr="00D76A3E">
              <w:rPr>
                <w:b/>
                <w:sz w:val="16"/>
                <w:szCs w:val="16"/>
              </w:rPr>
              <w:t>Thin Film</w:t>
            </w:r>
          </w:p>
        </w:tc>
        <w:tc>
          <w:tcPr>
            <w:tcW w:w="2835" w:type="dxa"/>
            <w:gridSpan w:val="3"/>
            <w:vAlign w:val="center"/>
          </w:tcPr>
          <w:p w14:paraId="55C9CEEB" w14:textId="77777777" w:rsidR="009639E5" w:rsidRPr="00D76A3E" w:rsidRDefault="009639E5" w:rsidP="0060277C">
            <w:pPr>
              <w:autoSpaceDE/>
              <w:autoSpaceDN/>
              <w:adjustRightInd/>
              <w:spacing w:before="0" w:line="240" w:lineRule="auto"/>
              <w:ind w:left="0"/>
              <w:rPr>
                <w:sz w:val="16"/>
                <w:szCs w:val="16"/>
              </w:rPr>
            </w:pPr>
            <w:proofErr w:type="spellStart"/>
            <w:r w:rsidRPr="00D76A3E">
              <w:rPr>
                <w:sz w:val="16"/>
                <w:szCs w:val="16"/>
              </w:rPr>
              <w:t>Dampney</w:t>
            </w:r>
            <w:proofErr w:type="spellEnd"/>
            <w:r w:rsidRPr="00D76A3E">
              <w:rPr>
                <w:sz w:val="16"/>
                <w:szCs w:val="16"/>
              </w:rPr>
              <w:t xml:space="preserve"> Company, Inc.</w:t>
            </w:r>
          </w:p>
        </w:tc>
        <w:tc>
          <w:tcPr>
            <w:tcW w:w="2503" w:type="dxa"/>
            <w:gridSpan w:val="2"/>
            <w:vAlign w:val="center"/>
          </w:tcPr>
          <w:p w14:paraId="3A13EC57" w14:textId="77777777" w:rsidR="009639E5" w:rsidRPr="0063609A" w:rsidRDefault="009639E5" w:rsidP="0060277C">
            <w:pPr>
              <w:autoSpaceDE/>
              <w:autoSpaceDN/>
              <w:adjustRightInd/>
              <w:spacing w:before="0" w:line="240" w:lineRule="auto"/>
              <w:ind w:left="0"/>
              <w:rPr>
                <w:sz w:val="16"/>
                <w:szCs w:val="16"/>
              </w:rPr>
            </w:pPr>
            <w:r w:rsidRPr="0063609A">
              <w:rPr>
                <w:sz w:val="16"/>
                <w:szCs w:val="16"/>
              </w:rPr>
              <w:t>Thurmal</w:t>
            </w:r>
            <w:r w:rsidRPr="0063609A">
              <w:rPr>
                <w:spacing w:val="1"/>
                <w:sz w:val="16"/>
                <w:szCs w:val="16"/>
              </w:rPr>
              <w:t>o</w:t>
            </w:r>
            <w:r w:rsidRPr="0063609A">
              <w:rPr>
                <w:sz w:val="16"/>
                <w:szCs w:val="16"/>
              </w:rPr>
              <w:t>x218*</w:t>
            </w:r>
          </w:p>
          <w:p w14:paraId="295E8D77" w14:textId="77777777" w:rsidR="009639E5" w:rsidRPr="0063609A" w:rsidRDefault="009639E5" w:rsidP="0060277C">
            <w:pPr>
              <w:autoSpaceDE/>
              <w:autoSpaceDN/>
              <w:adjustRightInd/>
              <w:spacing w:before="0" w:line="240" w:lineRule="auto"/>
              <w:ind w:left="0"/>
              <w:rPr>
                <w:sz w:val="16"/>
                <w:szCs w:val="16"/>
              </w:rPr>
            </w:pPr>
            <w:proofErr w:type="spellStart"/>
            <w:r w:rsidRPr="0063609A">
              <w:rPr>
                <w:sz w:val="16"/>
                <w:szCs w:val="16"/>
              </w:rPr>
              <w:t>Protexior</w:t>
            </w:r>
            <w:proofErr w:type="spellEnd"/>
            <w:r w:rsidRPr="0063609A">
              <w:rPr>
                <w:sz w:val="16"/>
                <w:szCs w:val="16"/>
              </w:rPr>
              <w:t xml:space="preserve"> 795**</w:t>
            </w:r>
          </w:p>
        </w:tc>
        <w:tc>
          <w:tcPr>
            <w:tcW w:w="810" w:type="dxa"/>
            <w:vAlign w:val="center"/>
          </w:tcPr>
          <w:p w14:paraId="2B65C920" w14:textId="77777777" w:rsidR="009639E5" w:rsidRDefault="009639E5" w:rsidP="0060277C">
            <w:pPr>
              <w:autoSpaceDE/>
              <w:autoSpaceDN/>
              <w:adjustRightInd/>
              <w:spacing w:before="0" w:line="240" w:lineRule="auto"/>
              <w:ind w:left="-89" w:hanging="89"/>
              <w:jc w:val="center"/>
              <w:rPr>
                <w:sz w:val="16"/>
                <w:szCs w:val="16"/>
              </w:rPr>
            </w:pPr>
            <w:r w:rsidRPr="00D76A3E">
              <w:rPr>
                <w:sz w:val="16"/>
                <w:szCs w:val="16"/>
              </w:rPr>
              <w:t>263</w:t>
            </w:r>
          </w:p>
          <w:p w14:paraId="7AE1A19F" w14:textId="77777777" w:rsidR="009639E5" w:rsidRPr="00D76A3E" w:rsidRDefault="009639E5" w:rsidP="0060277C">
            <w:pPr>
              <w:autoSpaceDE/>
              <w:autoSpaceDN/>
              <w:adjustRightInd/>
              <w:spacing w:before="0" w:line="240" w:lineRule="auto"/>
              <w:ind w:left="-89" w:hanging="89"/>
              <w:jc w:val="center"/>
              <w:rPr>
                <w:sz w:val="16"/>
                <w:szCs w:val="16"/>
              </w:rPr>
            </w:pPr>
            <w:r>
              <w:rPr>
                <w:sz w:val="16"/>
                <w:szCs w:val="16"/>
              </w:rPr>
              <w:t>125</w:t>
            </w:r>
          </w:p>
        </w:tc>
        <w:tc>
          <w:tcPr>
            <w:tcW w:w="1289" w:type="dxa"/>
            <w:gridSpan w:val="2"/>
            <w:vAlign w:val="center"/>
          </w:tcPr>
          <w:p w14:paraId="3D02382A" w14:textId="77777777" w:rsidR="009639E5" w:rsidRDefault="009639E5" w:rsidP="0060277C">
            <w:pPr>
              <w:autoSpaceDE/>
              <w:autoSpaceDN/>
              <w:adjustRightInd/>
              <w:spacing w:before="0" w:line="240" w:lineRule="auto"/>
              <w:ind w:left="-49" w:right="-46" w:hanging="89"/>
              <w:jc w:val="center"/>
              <w:rPr>
                <w:sz w:val="16"/>
                <w:szCs w:val="16"/>
              </w:rPr>
            </w:pPr>
            <w:r w:rsidRPr="00D76A3E">
              <w:rPr>
                <w:sz w:val="16"/>
                <w:szCs w:val="16"/>
              </w:rPr>
              <w:t>232°C (450°F)</w:t>
            </w:r>
          </w:p>
          <w:p w14:paraId="19317036" w14:textId="77777777" w:rsidR="009639E5" w:rsidRPr="00D76A3E" w:rsidRDefault="009639E5" w:rsidP="0060277C">
            <w:pPr>
              <w:autoSpaceDE/>
              <w:autoSpaceDN/>
              <w:adjustRightInd/>
              <w:spacing w:before="0" w:line="240" w:lineRule="auto"/>
              <w:ind w:left="-49" w:right="-46" w:hanging="89"/>
              <w:jc w:val="center"/>
              <w:rPr>
                <w:sz w:val="16"/>
                <w:szCs w:val="16"/>
              </w:rPr>
            </w:pPr>
            <w:r w:rsidRPr="00D76A3E">
              <w:rPr>
                <w:sz w:val="16"/>
                <w:szCs w:val="16"/>
              </w:rPr>
              <w:t>232°C (450°F)</w:t>
            </w:r>
          </w:p>
        </w:tc>
      </w:tr>
      <w:tr w:rsidR="0024429B" w:rsidRPr="00D76A3E" w14:paraId="2DFE23EC" w14:textId="77777777" w:rsidTr="001671EC">
        <w:trPr>
          <w:trHeight w:val="288"/>
          <w:jc w:val="center"/>
        </w:trPr>
        <w:tc>
          <w:tcPr>
            <w:tcW w:w="2312" w:type="dxa"/>
            <w:gridSpan w:val="4"/>
            <w:vAlign w:val="center"/>
          </w:tcPr>
          <w:p w14:paraId="6263154F" w14:textId="77777777" w:rsidR="0024429B" w:rsidRPr="00D76A3E" w:rsidRDefault="0024429B" w:rsidP="0024429B">
            <w:pPr>
              <w:autoSpaceDE/>
              <w:autoSpaceDN/>
              <w:adjustRightInd/>
              <w:spacing w:before="0" w:line="240" w:lineRule="auto"/>
              <w:ind w:left="0"/>
              <w:rPr>
                <w:b/>
                <w:sz w:val="16"/>
                <w:szCs w:val="16"/>
              </w:rPr>
            </w:pPr>
            <w:r w:rsidRPr="00D76A3E">
              <w:rPr>
                <w:b/>
                <w:sz w:val="16"/>
                <w:szCs w:val="16"/>
              </w:rPr>
              <w:t>DFT as per Manufacturer’s</w:t>
            </w:r>
          </w:p>
          <w:p w14:paraId="0E355237" w14:textId="77777777" w:rsidR="0024429B" w:rsidRPr="00D76A3E" w:rsidRDefault="0024429B" w:rsidP="0024429B">
            <w:pPr>
              <w:autoSpaceDE/>
              <w:autoSpaceDN/>
              <w:adjustRightInd/>
              <w:spacing w:before="0" w:line="240" w:lineRule="auto"/>
              <w:ind w:left="0"/>
              <w:rPr>
                <w:b/>
                <w:sz w:val="16"/>
                <w:szCs w:val="16"/>
              </w:rPr>
            </w:pPr>
            <w:r w:rsidRPr="00D76A3E">
              <w:rPr>
                <w:b/>
                <w:sz w:val="16"/>
                <w:szCs w:val="16"/>
              </w:rPr>
              <w:t>Product Sheet</w:t>
            </w:r>
          </w:p>
        </w:tc>
        <w:tc>
          <w:tcPr>
            <w:tcW w:w="2835" w:type="dxa"/>
            <w:gridSpan w:val="3"/>
            <w:vAlign w:val="center"/>
          </w:tcPr>
          <w:p w14:paraId="2E9FCBA4" w14:textId="77777777" w:rsidR="0024429B" w:rsidRPr="00D76A3E" w:rsidRDefault="0024429B" w:rsidP="0024429B">
            <w:pPr>
              <w:autoSpaceDE/>
              <w:autoSpaceDN/>
              <w:adjustRightInd/>
              <w:spacing w:before="0" w:line="240" w:lineRule="auto"/>
              <w:ind w:left="0"/>
              <w:rPr>
                <w:sz w:val="16"/>
                <w:szCs w:val="16"/>
              </w:rPr>
            </w:pPr>
            <w:r w:rsidRPr="00D76A3E">
              <w:rPr>
                <w:sz w:val="16"/>
                <w:szCs w:val="16"/>
              </w:rPr>
              <w:t>Hempel Coatings (USA), Inc.</w:t>
            </w:r>
          </w:p>
        </w:tc>
        <w:tc>
          <w:tcPr>
            <w:tcW w:w="2503" w:type="dxa"/>
            <w:gridSpan w:val="2"/>
            <w:vAlign w:val="center"/>
          </w:tcPr>
          <w:p w14:paraId="43542D3E" w14:textId="34F48270" w:rsidR="0024429B" w:rsidRPr="0063609A" w:rsidRDefault="0024429B" w:rsidP="0024429B">
            <w:pPr>
              <w:autoSpaceDE/>
              <w:autoSpaceDN/>
              <w:adjustRightInd/>
              <w:spacing w:before="0" w:line="240" w:lineRule="auto"/>
              <w:ind w:left="0"/>
              <w:rPr>
                <w:sz w:val="16"/>
                <w:szCs w:val="16"/>
              </w:rPr>
            </w:pPr>
            <w:proofErr w:type="spellStart"/>
            <w:r w:rsidRPr="0063609A">
              <w:rPr>
                <w:sz w:val="16"/>
                <w:szCs w:val="16"/>
              </w:rPr>
              <w:t>Hempadur</w:t>
            </w:r>
            <w:proofErr w:type="spellEnd"/>
            <w:r w:rsidRPr="0063609A">
              <w:rPr>
                <w:sz w:val="16"/>
                <w:szCs w:val="16"/>
              </w:rPr>
              <w:t xml:space="preserve"> 45703</w:t>
            </w:r>
          </w:p>
        </w:tc>
        <w:tc>
          <w:tcPr>
            <w:tcW w:w="810" w:type="dxa"/>
            <w:vAlign w:val="center"/>
          </w:tcPr>
          <w:p w14:paraId="0F587520" w14:textId="67E42706" w:rsidR="0024429B" w:rsidRPr="00D76A3E" w:rsidRDefault="0024429B" w:rsidP="0024429B">
            <w:pPr>
              <w:autoSpaceDE/>
              <w:autoSpaceDN/>
              <w:adjustRightInd/>
              <w:spacing w:before="0" w:line="240" w:lineRule="auto"/>
              <w:ind w:left="-89" w:hanging="89"/>
              <w:jc w:val="center"/>
              <w:rPr>
                <w:sz w:val="16"/>
                <w:szCs w:val="16"/>
              </w:rPr>
            </w:pPr>
            <w:r>
              <w:rPr>
                <w:sz w:val="16"/>
                <w:szCs w:val="16"/>
                <w:lang w:val="ru-RU"/>
              </w:rPr>
              <w:t>253</w:t>
            </w:r>
          </w:p>
        </w:tc>
        <w:tc>
          <w:tcPr>
            <w:tcW w:w="1289" w:type="dxa"/>
            <w:gridSpan w:val="2"/>
            <w:vAlign w:val="center"/>
          </w:tcPr>
          <w:p w14:paraId="4F91F8AF" w14:textId="0A1B83CF" w:rsidR="0024429B" w:rsidRPr="00854B8C" w:rsidRDefault="0024429B" w:rsidP="0024429B">
            <w:pPr>
              <w:autoSpaceDE/>
              <w:autoSpaceDN/>
              <w:adjustRightInd/>
              <w:spacing w:before="0" w:line="240" w:lineRule="auto"/>
              <w:ind w:left="-49" w:right="-46" w:hanging="89"/>
              <w:jc w:val="center"/>
              <w:rPr>
                <w:sz w:val="16"/>
                <w:szCs w:val="16"/>
              </w:rPr>
            </w:pPr>
            <w:r w:rsidRPr="00854B8C">
              <w:rPr>
                <w:sz w:val="16"/>
                <w:szCs w:val="16"/>
              </w:rPr>
              <w:t>204</w:t>
            </w:r>
            <w:del w:id="1453" w:author="Issayevskiy, Konstantin [STAMGazStroy LLP]" w:date="2025-12-10T16:19:00Z" w16du:dateUtc="2025-12-10T11:19:00Z">
              <w:r w:rsidRPr="00854B8C" w:rsidDel="007F33A5">
                <w:rPr>
                  <w:sz w:val="16"/>
                  <w:szCs w:val="16"/>
                </w:rPr>
                <w:delText>.4</w:delText>
              </w:r>
            </w:del>
            <w:r w:rsidRPr="00854B8C">
              <w:rPr>
                <w:sz w:val="16"/>
                <w:szCs w:val="16"/>
              </w:rPr>
              <w:t>°C (400°F)</w:t>
            </w:r>
          </w:p>
        </w:tc>
      </w:tr>
      <w:tr w:rsidR="00C3326B" w:rsidRPr="00D76A3E" w:rsidDel="00637A62" w14:paraId="1EE2564E" w14:textId="7A33EB80" w:rsidTr="001671EC">
        <w:trPr>
          <w:trHeight w:val="288"/>
          <w:jc w:val="center"/>
          <w:del w:id="1454" w:author="Issayevskiy, Konstantin [STAMGazStroy LLP]" w:date="2025-12-10T16:20:00Z"/>
        </w:trPr>
        <w:tc>
          <w:tcPr>
            <w:tcW w:w="2312" w:type="dxa"/>
            <w:gridSpan w:val="4"/>
            <w:vAlign w:val="center"/>
          </w:tcPr>
          <w:p w14:paraId="09B4E01E" w14:textId="422ABD04" w:rsidR="00C3326B" w:rsidRPr="00D76A3E" w:rsidDel="00637A62" w:rsidRDefault="00C3326B" w:rsidP="00C3326B">
            <w:pPr>
              <w:autoSpaceDE/>
              <w:autoSpaceDN/>
              <w:adjustRightInd/>
              <w:spacing w:before="0" w:line="184" w:lineRule="exact"/>
              <w:ind w:left="0"/>
              <w:rPr>
                <w:del w:id="1455" w:author="Issayevskiy, Konstantin [STAMGazStroy LLP]" w:date="2025-12-10T16:20:00Z" w16du:dateUtc="2025-12-10T11:20:00Z"/>
                <w:b/>
                <w:sz w:val="16"/>
                <w:szCs w:val="16"/>
              </w:rPr>
            </w:pPr>
          </w:p>
        </w:tc>
        <w:tc>
          <w:tcPr>
            <w:tcW w:w="2835" w:type="dxa"/>
            <w:gridSpan w:val="3"/>
            <w:vAlign w:val="center"/>
          </w:tcPr>
          <w:p w14:paraId="7B068808" w14:textId="6F4FDB81" w:rsidR="00C3326B" w:rsidRPr="00D76A3E" w:rsidDel="00637A62" w:rsidRDefault="00C3326B" w:rsidP="00C3326B">
            <w:pPr>
              <w:autoSpaceDE/>
              <w:autoSpaceDN/>
              <w:adjustRightInd/>
              <w:spacing w:before="0" w:line="240" w:lineRule="auto"/>
              <w:ind w:left="0"/>
              <w:rPr>
                <w:del w:id="1456" w:author="Issayevskiy, Konstantin [STAMGazStroy LLP]" w:date="2025-12-10T16:20:00Z" w16du:dateUtc="2025-12-10T11:20:00Z"/>
                <w:sz w:val="16"/>
                <w:szCs w:val="16"/>
              </w:rPr>
            </w:pPr>
            <w:del w:id="1457" w:author="Issayevskiy, Konstantin [STAMGazStroy LLP]" w:date="2025-12-10T16:20:00Z" w16du:dateUtc="2025-12-10T11:20:00Z">
              <w:r w:rsidDel="00637A62">
                <w:rPr>
                  <w:sz w:val="16"/>
                  <w:szCs w:val="16"/>
                </w:rPr>
                <w:delText>VMP</w:delText>
              </w:r>
            </w:del>
          </w:p>
        </w:tc>
        <w:tc>
          <w:tcPr>
            <w:tcW w:w="2503" w:type="dxa"/>
            <w:gridSpan w:val="2"/>
            <w:vAlign w:val="center"/>
          </w:tcPr>
          <w:p w14:paraId="449D9065" w14:textId="022A2DCA" w:rsidR="00C3326B" w:rsidRPr="0063609A" w:rsidDel="00637A62" w:rsidRDefault="00C3326B" w:rsidP="00C3326B">
            <w:pPr>
              <w:autoSpaceDE/>
              <w:autoSpaceDN/>
              <w:adjustRightInd/>
              <w:spacing w:before="0" w:line="240" w:lineRule="auto"/>
              <w:ind w:left="0"/>
              <w:rPr>
                <w:del w:id="1458" w:author="Issayevskiy, Konstantin [STAMGazStroy LLP]" w:date="2025-12-10T16:20:00Z" w16du:dateUtc="2025-12-10T11:20:00Z"/>
                <w:sz w:val="16"/>
                <w:szCs w:val="16"/>
              </w:rPr>
            </w:pPr>
            <w:del w:id="1459" w:author="Issayevskiy, Konstantin [STAMGazStroy LLP]" w:date="2025-12-10T16:20:00Z" w16du:dateUtc="2025-12-10T11:20:00Z">
              <w:r w:rsidRPr="00C82704" w:rsidDel="00637A62">
                <w:rPr>
                  <w:sz w:val="16"/>
                  <w:szCs w:val="16"/>
                </w:rPr>
                <w:delText>Isolep-Thermo</w:delText>
              </w:r>
            </w:del>
          </w:p>
        </w:tc>
        <w:tc>
          <w:tcPr>
            <w:tcW w:w="810" w:type="dxa"/>
            <w:vAlign w:val="center"/>
          </w:tcPr>
          <w:p w14:paraId="6BB94556" w14:textId="272B4798" w:rsidR="00C3326B" w:rsidRPr="00D76A3E" w:rsidDel="00637A62" w:rsidRDefault="00C3326B" w:rsidP="00C3326B">
            <w:pPr>
              <w:autoSpaceDE/>
              <w:autoSpaceDN/>
              <w:adjustRightInd/>
              <w:spacing w:before="0" w:line="240" w:lineRule="auto"/>
              <w:ind w:left="-89" w:hanging="89"/>
              <w:jc w:val="center"/>
              <w:rPr>
                <w:del w:id="1460" w:author="Issayevskiy, Konstantin [STAMGazStroy LLP]" w:date="2025-12-10T16:20:00Z" w16du:dateUtc="2025-12-10T11:20:00Z"/>
                <w:sz w:val="16"/>
                <w:szCs w:val="16"/>
              </w:rPr>
            </w:pPr>
          </w:p>
        </w:tc>
        <w:tc>
          <w:tcPr>
            <w:tcW w:w="1289" w:type="dxa"/>
            <w:gridSpan w:val="2"/>
            <w:vAlign w:val="center"/>
          </w:tcPr>
          <w:p w14:paraId="3DA5DB7E" w14:textId="25EC6D90" w:rsidR="00C3326B" w:rsidRPr="00D76A3E" w:rsidDel="00637A62" w:rsidRDefault="00C3326B" w:rsidP="00C3326B">
            <w:pPr>
              <w:autoSpaceDE/>
              <w:autoSpaceDN/>
              <w:adjustRightInd/>
              <w:spacing w:before="0" w:line="240" w:lineRule="auto"/>
              <w:ind w:left="-49" w:right="-46" w:hanging="89"/>
              <w:jc w:val="center"/>
              <w:rPr>
                <w:del w:id="1461" w:author="Issayevskiy, Konstantin [STAMGazStroy LLP]" w:date="2025-12-10T16:20:00Z" w16du:dateUtc="2025-12-10T11:20:00Z"/>
                <w:sz w:val="16"/>
                <w:szCs w:val="16"/>
              </w:rPr>
            </w:pPr>
            <w:del w:id="1462" w:author="Issayevskiy, Konstantin [STAMGazStroy LLP]" w:date="2025-12-10T16:20:00Z" w16du:dateUtc="2025-12-10T11:20:00Z">
              <w:r w:rsidDel="00637A62">
                <w:rPr>
                  <w:sz w:val="16"/>
                  <w:szCs w:val="16"/>
                </w:rPr>
                <w:delText>172</w:delText>
              </w:r>
              <w:r w:rsidRPr="0082198B" w:rsidDel="00637A62">
                <w:rPr>
                  <w:sz w:val="16"/>
                  <w:szCs w:val="16"/>
                </w:rPr>
                <w:delText>°C</w:delText>
              </w:r>
              <w:r w:rsidDel="00637A62">
                <w:rPr>
                  <w:sz w:val="16"/>
                  <w:szCs w:val="16"/>
                </w:rPr>
                <w:delText xml:space="preserve"> (341.6</w:delText>
              </w:r>
              <w:r w:rsidRPr="0082198B" w:rsidDel="00637A62">
                <w:rPr>
                  <w:sz w:val="16"/>
                  <w:szCs w:val="16"/>
                </w:rPr>
                <w:delText>°F)</w:delText>
              </w:r>
            </w:del>
          </w:p>
        </w:tc>
      </w:tr>
      <w:tr w:rsidR="00C3326B" w:rsidRPr="00D76A3E" w14:paraId="700E49E0" w14:textId="77777777" w:rsidTr="001671EC">
        <w:trPr>
          <w:trHeight w:val="288"/>
          <w:jc w:val="center"/>
        </w:trPr>
        <w:tc>
          <w:tcPr>
            <w:tcW w:w="2312" w:type="dxa"/>
            <w:gridSpan w:val="4"/>
            <w:vAlign w:val="center"/>
          </w:tcPr>
          <w:p w14:paraId="6C15A688" w14:textId="77777777" w:rsidR="00C3326B" w:rsidRPr="00D76A3E" w:rsidRDefault="00C3326B" w:rsidP="00C3326B">
            <w:pPr>
              <w:autoSpaceDE/>
              <w:autoSpaceDN/>
              <w:adjustRightInd/>
              <w:spacing w:before="0" w:line="240" w:lineRule="auto"/>
              <w:ind w:left="0"/>
              <w:rPr>
                <w:b/>
                <w:sz w:val="16"/>
                <w:szCs w:val="16"/>
              </w:rPr>
            </w:pPr>
          </w:p>
        </w:tc>
        <w:tc>
          <w:tcPr>
            <w:tcW w:w="2835" w:type="dxa"/>
            <w:gridSpan w:val="3"/>
            <w:vAlign w:val="center"/>
          </w:tcPr>
          <w:p w14:paraId="15A29217"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 xml:space="preserve">International </w:t>
            </w:r>
          </w:p>
        </w:tc>
        <w:tc>
          <w:tcPr>
            <w:tcW w:w="2503" w:type="dxa"/>
            <w:gridSpan w:val="2"/>
            <w:vAlign w:val="center"/>
          </w:tcPr>
          <w:p w14:paraId="18CB3860" w14:textId="77777777" w:rsidR="00C3326B" w:rsidRPr="0063609A" w:rsidRDefault="00C3326B" w:rsidP="00C3326B">
            <w:pPr>
              <w:autoSpaceDE/>
              <w:autoSpaceDN/>
              <w:adjustRightInd/>
              <w:spacing w:before="0" w:line="240" w:lineRule="auto"/>
              <w:ind w:left="0"/>
              <w:rPr>
                <w:sz w:val="16"/>
                <w:szCs w:val="16"/>
              </w:rPr>
            </w:pPr>
            <w:r w:rsidRPr="0063609A">
              <w:rPr>
                <w:spacing w:val="1"/>
                <w:sz w:val="16"/>
                <w:szCs w:val="16"/>
              </w:rPr>
              <w:t>Interbond 2340UPC***</w:t>
            </w:r>
          </w:p>
        </w:tc>
        <w:tc>
          <w:tcPr>
            <w:tcW w:w="810" w:type="dxa"/>
            <w:vAlign w:val="center"/>
          </w:tcPr>
          <w:p w14:paraId="473E814F" w14:textId="77777777" w:rsidR="00C3326B" w:rsidRPr="00D76A3E" w:rsidRDefault="00C3326B" w:rsidP="00C3326B">
            <w:pPr>
              <w:autoSpaceDE/>
              <w:autoSpaceDN/>
              <w:adjustRightInd/>
              <w:spacing w:before="0" w:line="240" w:lineRule="auto"/>
              <w:ind w:left="-89" w:hanging="89"/>
              <w:jc w:val="center"/>
              <w:rPr>
                <w:sz w:val="16"/>
                <w:szCs w:val="16"/>
              </w:rPr>
            </w:pPr>
            <w:r>
              <w:rPr>
                <w:sz w:val="16"/>
                <w:szCs w:val="16"/>
              </w:rPr>
              <w:t>390</w:t>
            </w:r>
          </w:p>
        </w:tc>
        <w:tc>
          <w:tcPr>
            <w:tcW w:w="1289" w:type="dxa"/>
            <w:gridSpan w:val="2"/>
            <w:vAlign w:val="center"/>
          </w:tcPr>
          <w:p w14:paraId="43F383A6" w14:textId="77777777" w:rsidR="00C3326B" w:rsidRPr="00D76A3E" w:rsidRDefault="00C3326B" w:rsidP="00C3326B">
            <w:pPr>
              <w:autoSpaceDE/>
              <w:autoSpaceDN/>
              <w:adjustRightInd/>
              <w:spacing w:before="0" w:line="240" w:lineRule="auto"/>
              <w:ind w:left="-49" w:right="-46" w:hanging="89"/>
              <w:jc w:val="center"/>
              <w:rPr>
                <w:sz w:val="16"/>
                <w:szCs w:val="16"/>
              </w:rPr>
            </w:pPr>
            <w:r w:rsidRPr="00D76A3E">
              <w:rPr>
                <w:sz w:val="16"/>
                <w:szCs w:val="16"/>
              </w:rPr>
              <w:t>204°C (400°F)</w:t>
            </w:r>
          </w:p>
        </w:tc>
      </w:tr>
      <w:tr w:rsidR="00C3326B" w:rsidRPr="00D76A3E" w14:paraId="4A705D86" w14:textId="77777777" w:rsidTr="001671EC">
        <w:trPr>
          <w:trHeight w:val="288"/>
          <w:jc w:val="center"/>
        </w:trPr>
        <w:tc>
          <w:tcPr>
            <w:tcW w:w="2312" w:type="dxa"/>
            <w:gridSpan w:val="4"/>
            <w:vAlign w:val="center"/>
          </w:tcPr>
          <w:p w14:paraId="6F34F6A8" w14:textId="77777777" w:rsidR="00C3326B" w:rsidRPr="00D76A3E" w:rsidRDefault="00C3326B" w:rsidP="00C3326B">
            <w:pPr>
              <w:autoSpaceDE/>
              <w:autoSpaceDN/>
              <w:adjustRightInd/>
              <w:spacing w:before="0" w:line="240" w:lineRule="auto"/>
              <w:ind w:left="0"/>
              <w:rPr>
                <w:b/>
                <w:sz w:val="16"/>
                <w:szCs w:val="16"/>
              </w:rPr>
            </w:pPr>
          </w:p>
        </w:tc>
        <w:tc>
          <w:tcPr>
            <w:tcW w:w="2835" w:type="dxa"/>
            <w:gridSpan w:val="3"/>
            <w:vAlign w:val="center"/>
          </w:tcPr>
          <w:p w14:paraId="5DE7749B"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Jotun</w:t>
            </w:r>
          </w:p>
        </w:tc>
        <w:tc>
          <w:tcPr>
            <w:tcW w:w="2503" w:type="dxa"/>
            <w:gridSpan w:val="2"/>
            <w:vAlign w:val="center"/>
          </w:tcPr>
          <w:p w14:paraId="1371359A" w14:textId="061997B5"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Jotatemp</w:t>
            </w:r>
            <w:proofErr w:type="spellEnd"/>
            <w:r w:rsidRPr="0063609A">
              <w:rPr>
                <w:sz w:val="16"/>
                <w:szCs w:val="16"/>
              </w:rPr>
              <w:t xml:space="preserve"> 250</w:t>
            </w:r>
          </w:p>
        </w:tc>
        <w:tc>
          <w:tcPr>
            <w:tcW w:w="810" w:type="dxa"/>
            <w:vAlign w:val="center"/>
          </w:tcPr>
          <w:p w14:paraId="79221FDF" w14:textId="34C2F7CD" w:rsidR="00C3326B" w:rsidRPr="00D76A3E" w:rsidRDefault="00C3326B" w:rsidP="00C3326B">
            <w:pPr>
              <w:autoSpaceDE/>
              <w:autoSpaceDN/>
              <w:adjustRightInd/>
              <w:spacing w:before="0" w:line="240" w:lineRule="auto"/>
              <w:ind w:left="-89" w:hanging="89"/>
              <w:jc w:val="center"/>
              <w:rPr>
                <w:sz w:val="16"/>
                <w:szCs w:val="16"/>
              </w:rPr>
            </w:pPr>
            <w:r>
              <w:rPr>
                <w:sz w:val="16"/>
                <w:szCs w:val="16"/>
              </w:rPr>
              <w:t>270</w:t>
            </w:r>
          </w:p>
        </w:tc>
        <w:tc>
          <w:tcPr>
            <w:tcW w:w="1289" w:type="dxa"/>
            <w:gridSpan w:val="2"/>
            <w:vAlign w:val="center"/>
          </w:tcPr>
          <w:p w14:paraId="2D2DA06E" w14:textId="627B67C0" w:rsidR="00C3326B" w:rsidRPr="00D76A3E" w:rsidRDefault="00C3326B" w:rsidP="00C3326B">
            <w:pPr>
              <w:autoSpaceDE/>
              <w:autoSpaceDN/>
              <w:adjustRightInd/>
              <w:spacing w:before="0" w:line="240" w:lineRule="auto"/>
              <w:ind w:left="-49" w:right="-46" w:hanging="89"/>
              <w:jc w:val="center"/>
              <w:rPr>
                <w:sz w:val="16"/>
                <w:szCs w:val="16"/>
              </w:rPr>
            </w:pPr>
            <w:r>
              <w:rPr>
                <w:sz w:val="16"/>
                <w:szCs w:val="16"/>
              </w:rPr>
              <w:t>210°C (41</w:t>
            </w:r>
            <w:r w:rsidRPr="00D76A3E">
              <w:rPr>
                <w:sz w:val="16"/>
                <w:szCs w:val="16"/>
              </w:rPr>
              <w:t>0°F)</w:t>
            </w:r>
          </w:p>
        </w:tc>
      </w:tr>
      <w:tr w:rsidR="00C3326B" w:rsidRPr="00D76A3E" w14:paraId="7C690CF9" w14:textId="77777777" w:rsidTr="001671EC">
        <w:trPr>
          <w:trHeight w:val="288"/>
          <w:jc w:val="center"/>
        </w:trPr>
        <w:tc>
          <w:tcPr>
            <w:tcW w:w="2312" w:type="dxa"/>
            <w:gridSpan w:val="4"/>
            <w:vAlign w:val="center"/>
          </w:tcPr>
          <w:p w14:paraId="652D3F23" w14:textId="77777777" w:rsidR="00C3326B" w:rsidRPr="00D76A3E" w:rsidRDefault="00C3326B" w:rsidP="00C3326B">
            <w:pPr>
              <w:autoSpaceDE/>
              <w:autoSpaceDN/>
              <w:adjustRightInd/>
              <w:spacing w:before="0" w:line="240" w:lineRule="auto"/>
              <w:ind w:left="0"/>
              <w:rPr>
                <w:b/>
                <w:sz w:val="16"/>
                <w:szCs w:val="16"/>
              </w:rPr>
            </w:pPr>
          </w:p>
        </w:tc>
        <w:tc>
          <w:tcPr>
            <w:tcW w:w="2835" w:type="dxa"/>
            <w:gridSpan w:val="3"/>
            <w:vAlign w:val="center"/>
          </w:tcPr>
          <w:p w14:paraId="13DBFBDB"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 xml:space="preserve">PPG  </w:t>
            </w:r>
          </w:p>
        </w:tc>
        <w:tc>
          <w:tcPr>
            <w:tcW w:w="2503" w:type="dxa"/>
            <w:gridSpan w:val="2"/>
            <w:vAlign w:val="center"/>
          </w:tcPr>
          <w:p w14:paraId="00750F74" w14:textId="77777777"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Amerlock</w:t>
            </w:r>
            <w:proofErr w:type="spellEnd"/>
            <w:r w:rsidRPr="0063609A">
              <w:rPr>
                <w:sz w:val="16"/>
                <w:szCs w:val="16"/>
              </w:rPr>
              <w:t xml:space="preserve"> 2 GF</w:t>
            </w:r>
          </w:p>
          <w:p w14:paraId="7959C7BD" w14:textId="409FB35E"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Amerlock</w:t>
            </w:r>
            <w:proofErr w:type="spellEnd"/>
            <w:r w:rsidRPr="0063609A">
              <w:rPr>
                <w:sz w:val="16"/>
                <w:szCs w:val="16"/>
              </w:rPr>
              <w:t xml:space="preserve"> 400 GF</w:t>
            </w:r>
          </w:p>
        </w:tc>
        <w:tc>
          <w:tcPr>
            <w:tcW w:w="810" w:type="dxa"/>
            <w:vAlign w:val="center"/>
          </w:tcPr>
          <w:p w14:paraId="54A4EFD5" w14:textId="77777777" w:rsidR="00C3326B" w:rsidRDefault="00C3326B" w:rsidP="00C3326B">
            <w:pPr>
              <w:autoSpaceDE/>
              <w:autoSpaceDN/>
              <w:adjustRightInd/>
              <w:spacing w:before="0" w:line="240" w:lineRule="auto"/>
              <w:ind w:left="-89" w:hanging="89"/>
              <w:jc w:val="center"/>
              <w:rPr>
                <w:sz w:val="16"/>
                <w:szCs w:val="16"/>
              </w:rPr>
            </w:pPr>
            <w:r>
              <w:rPr>
                <w:sz w:val="16"/>
                <w:szCs w:val="16"/>
              </w:rPr>
              <w:t>84-329</w:t>
            </w:r>
          </w:p>
          <w:p w14:paraId="04508CEF" w14:textId="776B71E6" w:rsidR="00C3326B" w:rsidRPr="00D76A3E" w:rsidRDefault="00C3326B" w:rsidP="00C3326B">
            <w:pPr>
              <w:autoSpaceDE/>
              <w:autoSpaceDN/>
              <w:adjustRightInd/>
              <w:spacing w:before="0" w:line="240" w:lineRule="auto"/>
              <w:ind w:left="-89" w:hanging="89"/>
              <w:jc w:val="center"/>
              <w:rPr>
                <w:sz w:val="16"/>
                <w:szCs w:val="16"/>
              </w:rPr>
            </w:pPr>
          </w:p>
        </w:tc>
        <w:tc>
          <w:tcPr>
            <w:tcW w:w="1289" w:type="dxa"/>
            <w:gridSpan w:val="2"/>
            <w:vAlign w:val="center"/>
          </w:tcPr>
          <w:p w14:paraId="73B796E0" w14:textId="19677091" w:rsidR="00C3326B" w:rsidRPr="001671EC" w:rsidRDefault="00C3326B" w:rsidP="00C3326B">
            <w:pPr>
              <w:autoSpaceDE/>
              <w:autoSpaceDN/>
              <w:adjustRightInd/>
              <w:spacing w:before="0" w:line="240" w:lineRule="auto"/>
              <w:ind w:left="-49" w:right="-46" w:hanging="89"/>
              <w:jc w:val="center"/>
              <w:rPr>
                <w:sz w:val="16"/>
                <w:szCs w:val="16"/>
              </w:rPr>
            </w:pPr>
            <w:r w:rsidRPr="001671EC">
              <w:rPr>
                <w:sz w:val="16"/>
                <w:szCs w:val="16"/>
              </w:rPr>
              <w:t>218</w:t>
            </w:r>
            <w:del w:id="1463" w:author="Issayevskiy, Konstantin [STAMGazStroy LLP]" w:date="2025-12-11T14:13:00Z" w16du:dateUtc="2025-12-11T09:13:00Z">
              <w:r w:rsidRPr="001671EC" w:rsidDel="00AF4D96">
                <w:rPr>
                  <w:sz w:val="16"/>
                  <w:szCs w:val="16"/>
                </w:rPr>
                <w:delText>.3</w:delText>
              </w:r>
            </w:del>
            <w:r w:rsidRPr="001671EC">
              <w:rPr>
                <w:sz w:val="16"/>
                <w:szCs w:val="16"/>
              </w:rPr>
              <w:t>°C (425°F)</w:t>
            </w:r>
          </w:p>
          <w:p w14:paraId="213B5643" w14:textId="545AB066" w:rsidR="00C3326B" w:rsidRPr="00D76A3E" w:rsidRDefault="00C3326B" w:rsidP="00C3326B">
            <w:pPr>
              <w:autoSpaceDE/>
              <w:autoSpaceDN/>
              <w:adjustRightInd/>
              <w:spacing w:before="0" w:line="240" w:lineRule="auto"/>
              <w:ind w:left="-49" w:right="-46" w:hanging="89"/>
              <w:jc w:val="center"/>
              <w:rPr>
                <w:sz w:val="16"/>
                <w:szCs w:val="16"/>
              </w:rPr>
            </w:pPr>
            <w:r>
              <w:rPr>
                <w:sz w:val="16"/>
                <w:szCs w:val="16"/>
              </w:rPr>
              <w:t>204</w:t>
            </w:r>
            <w:r w:rsidRPr="00D76A3E">
              <w:rPr>
                <w:sz w:val="16"/>
                <w:szCs w:val="16"/>
              </w:rPr>
              <w:t>°C (</w:t>
            </w:r>
            <w:r>
              <w:rPr>
                <w:sz w:val="16"/>
                <w:szCs w:val="16"/>
              </w:rPr>
              <w:t>400</w:t>
            </w:r>
            <w:r w:rsidRPr="00D76A3E">
              <w:rPr>
                <w:sz w:val="16"/>
                <w:szCs w:val="16"/>
              </w:rPr>
              <w:t>°F)</w:t>
            </w:r>
          </w:p>
        </w:tc>
      </w:tr>
      <w:tr w:rsidR="00C3326B" w:rsidRPr="00D76A3E" w14:paraId="1E732A66" w14:textId="77777777" w:rsidTr="001671EC">
        <w:trPr>
          <w:trHeight w:val="288"/>
          <w:jc w:val="center"/>
        </w:trPr>
        <w:tc>
          <w:tcPr>
            <w:tcW w:w="2312" w:type="dxa"/>
            <w:gridSpan w:val="4"/>
            <w:vAlign w:val="center"/>
          </w:tcPr>
          <w:p w14:paraId="652394FB" w14:textId="77777777" w:rsidR="00C3326B" w:rsidRPr="00D76A3E" w:rsidRDefault="00C3326B" w:rsidP="00C3326B">
            <w:pPr>
              <w:autoSpaceDE/>
              <w:autoSpaceDN/>
              <w:adjustRightInd/>
              <w:spacing w:before="0" w:line="240" w:lineRule="auto"/>
              <w:ind w:left="0"/>
              <w:rPr>
                <w:b/>
                <w:sz w:val="16"/>
                <w:szCs w:val="16"/>
              </w:rPr>
            </w:pPr>
          </w:p>
        </w:tc>
        <w:tc>
          <w:tcPr>
            <w:tcW w:w="2835" w:type="dxa"/>
            <w:gridSpan w:val="3"/>
            <w:vAlign w:val="center"/>
          </w:tcPr>
          <w:p w14:paraId="21174A03"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 xml:space="preserve">PPG  </w:t>
            </w:r>
          </w:p>
        </w:tc>
        <w:tc>
          <w:tcPr>
            <w:tcW w:w="2503" w:type="dxa"/>
            <w:gridSpan w:val="2"/>
            <w:vAlign w:val="center"/>
          </w:tcPr>
          <w:p w14:paraId="157F0CFD" w14:textId="77777777" w:rsidR="00C3326B" w:rsidRPr="0063609A" w:rsidRDefault="00C3326B" w:rsidP="00C3326B">
            <w:pPr>
              <w:autoSpaceDE/>
              <w:autoSpaceDN/>
              <w:adjustRightInd/>
              <w:spacing w:before="0" w:line="240" w:lineRule="auto"/>
              <w:ind w:left="0"/>
              <w:rPr>
                <w:sz w:val="16"/>
                <w:szCs w:val="16"/>
              </w:rPr>
            </w:pPr>
            <w:r w:rsidRPr="0063609A">
              <w:rPr>
                <w:sz w:val="16"/>
                <w:szCs w:val="16"/>
              </w:rPr>
              <w:t>SigmaTherm2</w:t>
            </w:r>
            <w:r w:rsidRPr="0063609A">
              <w:rPr>
                <w:spacing w:val="1"/>
                <w:sz w:val="16"/>
                <w:szCs w:val="16"/>
              </w:rPr>
              <w:t>3</w:t>
            </w:r>
            <w:r w:rsidRPr="0063609A">
              <w:rPr>
                <w:sz w:val="16"/>
                <w:szCs w:val="16"/>
              </w:rPr>
              <w:t>0</w:t>
            </w:r>
          </w:p>
        </w:tc>
        <w:tc>
          <w:tcPr>
            <w:tcW w:w="810" w:type="dxa"/>
            <w:vAlign w:val="center"/>
          </w:tcPr>
          <w:p w14:paraId="46220CB8" w14:textId="77777777" w:rsidR="00C3326B" w:rsidRPr="00D76A3E" w:rsidRDefault="00C3326B" w:rsidP="00C3326B">
            <w:pPr>
              <w:autoSpaceDE/>
              <w:autoSpaceDN/>
              <w:adjustRightInd/>
              <w:spacing w:before="0" w:line="240" w:lineRule="auto"/>
              <w:ind w:left="-89" w:hanging="89"/>
              <w:jc w:val="center"/>
              <w:rPr>
                <w:sz w:val="16"/>
                <w:szCs w:val="16"/>
              </w:rPr>
            </w:pPr>
            <w:r w:rsidRPr="00D76A3E">
              <w:rPr>
                <w:sz w:val="16"/>
                <w:szCs w:val="16"/>
              </w:rPr>
              <w:t>329</w:t>
            </w:r>
          </w:p>
        </w:tc>
        <w:tc>
          <w:tcPr>
            <w:tcW w:w="1289" w:type="dxa"/>
            <w:gridSpan w:val="2"/>
            <w:vAlign w:val="center"/>
          </w:tcPr>
          <w:p w14:paraId="234EBB46" w14:textId="77777777" w:rsidR="00C3326B" w:rsidRPr="00D76A3E" w:rsidRDefault="00C3326B" w:rsidP="00C3326B">
            <w:pPr>
              <w:autoSpaceDE/>
              <w:autoSpaceDN/>
              <w:adjustRightInd/>
              <w:spacing w:before="0" w:line="240" w:lineRule="auto"/>
              <w:ind w:left="-49" w:right="-46" w:hanging="89"/>
              <w:jc w:val="center"/>
              <w:rPr>
                <w:sz w:val="16"/>
                <w:szCs w:val="16"/>
              </w:rPr>
            </w:pPr>
            <w:r w:rsidRPr="00D76A3E">
              <w:rPr>
                <w:sz w:val="16"/>
                <w:szCs w:val="16"/>
              </w:rPr>
              <w:t>230°C (446°F)</w:t>
            </w:r>
          </w:p>
        </w:tc>
      </w:tr>
      <w:tr w:rsidR="00C3326B" w:rsidRPr="00D76A3E" w14:paraId="71DEBB86" w14:textId="77777777" w:rsidTr="001671EC">
        <w:trPr>
          <w:trHeight w:val="288"/>
          <w:jc w:val="center"/>
        </w:trPr>
        <w:tc>
          <w:tcPr>
            <w:tcW w:w="2312" w:type="dxa"/>
            <w:gridSpan w:val="4"/>
            <w:vAlign w:val="center"/>
          </w:tcPr>
          <w:p w14:paraId="432E46D9" w14:textId="77777777" w:rsidR="00C3326B" w:rsidRPr="00D76A3E" w:rsidRDefault="00C3326B" w:rsidP="00C3326B">
            <w:pPr>
              <w:autoSpaceDE/>
              <w:autoSpaceDN/>
              <w:adjustRightInd/>
              <w:spacing w:before="0" w:line="240" w:lineRule="auto"/>
              <w:ind w:left="0"/>
              <w:rPr>
                <w:b/>
                <w:sz w:val="16"/>
                <w:szCs w:val="16"/>
              </w:rPr>
            </w:pPr>
          </w:p>
        </w:tc>
        <w:tc>
          <w:tcPr>
            <w:tcW w:w="2835" w:type="dxa"/>
            <w:gridSpan w:val="3"/>
            <w:vAlign w:val="center"/>
          </w:tcPr>
          <w:p w14:paraId="6160CAB9"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Sherwin Williams</w:t>
            </w:r>
          </w:p>
        </w:tc>
        <w:tc>
          <w:tcPr>
            <w:tcW w:w="2503" w:type="dxa"/>
            <w:gridSpan w:val="2"/>
            <w:vAlign w:val="center"/>
          </w:tcPr>
          <w:p w14:paraId="594DF784" w14:textId="77777777"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Epo-PhenFF</w:t>
            </w:r>
            <w:proofErr w:type="spellEnd"/>
          </w:p>
        </w:tc>
        <w:tc>
          <w:tcPr>
            <w:tcW w:w="810" w:type="dxa"/>
            <w:vAlign w:val="center"/>
          </w:tcPr>
          <w:p w14:paraId="1F1D7AC4" w14:textId="77777777" w:rsidR="00C3326B" w:rsidRPr="00D76A3E" w:rsidRDefault="00C3326B" w:rsidP="00C3326B">
            <w:pPr>
              <w:autoSpaceDE/>
              <w:autoSpaceDN/>
              <w:adjustRightInd/>
              <w:spacing w:before="0" w:line="240" w:lineRule="auto"/>
              <w:ind w:left="-89" w:hanging="89"/>
              <w:jc w:val="center"/>
              <w:rPr>
                <w:sz w:val="16"/>
                <w:szCs w:val="16"/>
              </w:rPr>
            </w:pPr>
            <w:r w:rsidRPr="00D76A3E">
              <w:rPr>
                <w:sz w:val="16"/>
                <w:szCs w:val="16"/>
              </w:rPr>
              <w:t>&lt;250</w:t>
            </w:r>
          </w:p>
        </w:tc>
        <w:tc>
          <w:tcPr>
            <w:tcW w:w="1289" w:type="dxa"/>
            <w:gridSpan w:val="2"/>
            <w:vAlign w:val="center"/>
          </w:tcPr>
          <w:p w14:paraId="48FB75B0" w14:textId="77777777" w:rsidR="00C3326B" w:rsidRPr="00D76A3E" w:rsidRDefault="00C3326B" w:rsidP="00C3326B">
            <w:pPr>
              <w:autoSpaceDE/>
              <w:autoSpaceDN/>
              <w:adjustRightInd/>
              <w:spacing w:before="0" w:line="240" w:lineRule="auto"/>
              <w:ind w:left="-49" w:right="-46" w:hanging="89"/>
              <w:jc w:val="center"/>
              <w:rPr>
                <w:sz w:val="16"/>
                <w:szCs w:val="16"/>
              </w:rPr>
            </w:pPr>
            <w:r w:rsidRPr="00D76A3E">
              <w:rPr>
                <w:sz w:val="16"/>
                <w:szCs w:val="16"/>
              </w:rPr>
              <w:t>232°C (450°F)</w:t>
            </w:r>
          </w:p>
        </w:tc>
      </w:tr>
      <w:tr w:rsidR="0089416C" w:rsidRPr="00D76A3E" w14:paraId="10BBCEC1" w14:textId="77777777" w:rsidTr="001671EC">
        <w:trPr>
          <w:trHeight w:val="288"/>
          <w:jc w:val="center"/>
          <w:ins w:id="1464" w:author="Kurmanov, Aidyn [STAMGazStroy LLP]" w:date="2025-12-09T16:48:00Z"/>
        </w:trPr>
        <w:tc>
          <w:tcPr>
            <w:tcW w:w="2312" w:type="dxa"/>
            <w:gridSpan w:val="4"/>
            <w:vAlign w:val="center"/>
          </w:tcPr>
          <w:p w14:paraId="42D4BABD" w14:textId="77777777" w:rsidR="0089416C" w:rsidRPr="00D76A3E" w:rsidRDefault="0089416C" w:rsidP="00C3326B">
            <w:pPr>
              <w:autoSpaceDE/>
              <w:autoSpaceDN/>
              <w:adjustRightInd/>
              <w:spacing w:before="0" w:line="240" w:lineRule="auto"/>
              <w:ind w:left="0"/>
              <w:rPr>
                <w:ins w:id="1465" w:author="Kurmanov, Aidyn [STAMGazStroy LLP]" w:date="2025-12-09T16:48:00Z" w16du:dateUtc="2025-12-09T11:48:00Z"/>
                <w:b/>
                <w:sz w:val="16"/>
                <w:szCs w:val="16"/>
              </w:rPr>
            </w:pPr>
          </w:p>
        </w:tc>
        <w:tc>
          <w:tcPr>
            <w:tcW w:w="2835" w:type="dxa"/>
            <w:gridSpan w:val="3"/>
            <w:vAlign w:val="center"/>
          </w:tcPr>
          <w:p w14:paraId="760CAE9D" w14:textId="5B0F38F4" w:rsidR="0089416C" w:rsidRPr="00D76A3E" w:rsidRDefault="0089416C" w:rsidP="00C3326B">
            <w:pPr>
              <w:autoSpaceDE/>
              <w:autoSpaceDN/>
              <w:adjustRightInd/>
              <w:spacing w:before="0" w:line="240" w:lineRule="auto"/>
              <w:ind w:left="0"/>
              <w:rPr>
                <w:ins w:id="1466" w:author="Kurmanov, Aidyn [STAMGazStroy LLP]" w:date="2025-12-09T16:48:00Z" w16du:dateUtc="2025-12-09T11:48:00Z"/>
                <w:sz w:val="16"/>
                <w:szCs w:val="16"/>
              </w:rPr>
            </w:pPr>
            <w:ins w:id="1467" w:author="Kurmanov, Aidyn [STAMGazStroy LLP]" w:date="2025-12-09T16:48:00Z" w16du:dateUtc="2025-12-09T11:48:00Z">
              <w:r>
                <w:rPr>
                  <w:sz w:val="16"/>
                  <w:szCs w:val="16"/>
                </w:rPr>
                <w:t>VMP</w:t>
              </w:r>
            </w:ins>
          </w:p>
        </w:tc>
        <w:tc>
          <w:tcPr>
            <w:tcW w:w="2503" w:type="dxa"/>
            <w:gridSpan w:val="2"/>
            <w:vAlign w:val="center"/>
          </w:tcPr>
          <w:p w14:paraId="5F93A196" w14:textId="4B4D1E5D" w:rsidR="0089416C" w:rsidRPr="0063609A" w:rsidRDefault="0089416C" w:rsidP="00C3326B">
            <w:pPr>
              <w:autoSpaceDE/>
              <w:autoSpaceDN/>
              <w:adjustRightInd/>
              <w:spacing w:before="0" w:line="240" w:lineRule="auto"/>
              <w:ind w:left="0"/>
              <w:rPr>
                <w:ins w:id="1468" w:author="Kurmanov, Aidyn [STAMGazStroy LLP]" w:date="2025-12-09T16:48:00Z" w16du:dateUtc="2025-12-09T11:48:00Z"/>
                <w:sz w:val="16"/>
                <w:szCs w:val="16"/>
              </w:rPr>
            </w:pPr>
            <w:proofErr w:type="spellStart"/>
            <w:ins w:id="1469" w:author="Kurmanov, Aidyn [STAMGazStroy LLP]" w:date="2025-12-09T16:48:00Z" w16du:dateUtc="2025-12-09T11:48:00Z">
              <w:r w:rsidRPr="00C82704">
                <w:rPr>
                  <w:sz w:val="16"/>
                  <w:szCs w:val="16"/>
                </w:rPr>
                <w:t>Isolep-Thermo</w:t>
              </w:r>
              <w:proofErr w:type="spellEnd"/>
            </w:ins>
          </w:p>
        </w:tc>
        <w:tc>
          <w:tcPr>
            <w:tcW w:w="810" w:type="dxa"/>
            <w:vAlign w:val="center"/>
          </w:tcPr>
          <w:p w14:paraId="3DAAEEB4" w14:textId="77777777" w:rsidR="0089416C" w:rsidRPr="00D76A3E" w:rsidRDefault="0089416C" w:rsidP="00C3326B">
            <w:pPr>
              <w:autoSpaceDE/>
              <w:autoSpaceDN/>
              <w:adjustRightInd/>
              <w:spacing w:before="0" w:line="240" w:lineRule="auto"/>
              <w:ind w:left="-89" w:hanging="89"/>
              <w:jc w:val="center"/>
              <w:rPr>
                <w:ins w:id="1470" w:author="Kurmanov, Aidyn [STAMGazStroy LLP]" w:date="2025-12-09T16:48:00Z" w16du:dateUtc="2025-12-09T11:48:00Z"/>
                <w:sz w:val="16"/>
                <w:szCs w:val="16"/>
              </w:rPr>
            </w:pPr>
          </w:p>
        </w:tc>
        <w:tc>
          <w:tcPr>
            <w:tcW w:w="1289" w:type="dxa"/>
            <w:gridSpan w:val="2"/>
            <w:vAlign w:val="center"/>
          </w:tcPr>
          <w:p w14:paraId="619448DA" w14:textId="1A4133AB" w:rsidR="0089416C" w:rsidRPr="00D76A3E" w:rsidRDefault="0089416C" w:rsidP="00C3326B">
            <w:pPr>
              <w:autoSpaceDE/>
              <w:autoSpaceDN/>
              <w:adjustRightInd/>
              <w:spacing w:before="0" w:line="240" w:lineRule="auto"/>
              <w:ind w:left="-49" w:right="-46" w:hanging="89"/>
              <w:jc w:val="center"/>
              <w:rPr>
                <w:ins w:id="1471" w:author="Kurmanov, Aidyn [STAMGazStroy LLP]" w:date="2025-12-09T16:48:00Z" w16du:dateUtc="2025-12-09T11:48:00Z"/>
                <w:sz w:val="16"/>
                <w:szCs w:val="16"/>
              </w:rPr>
            </w:pPr>
            <w:ins w:id="1472" w:author="Kurmanov, Aidyn [STAMGazStroy LLP]" w:date="2025-12-09T16:48:00Z" w16du:dateUtc="2025-12-09T11:48:00Z">
              <w:r>
                <w:rPr>
                  <w:sz w:val="16"/>
                  <w:szCs w:val="16"/>
                </w:rPr>
                <w:t>172</w:t>
              </w:r>
              <w:r w:rsidRPr="0082198B">
                <w:rPr>
                  <w:sz w:val="16"/>
                  <w:szCs w:val="16"/>
                </w:rPr>
                <w:t>°C</w:t>
              </w:r>
              <w:r>
                <w:rPr>
                  <w:sz w:val="16"/>
                  <w:szCs w:val="16"/>
                </w:rPr>
                <w:t xml:space="preserve"> (341.6</w:t>
              </w:r>
              <w:r w:rsidRPr="0082198B">
                <w:rPr>
                  <w:sz w:val="16"/>
                  <w:szCs w:val="16"/>
                </w:rPr>
                <w:t>°F)</w:t>
              </w:r>
            </w:ins>
          </w:p>
        </w:tc>
      </w:tr>
      <w:tr w:rsidR="00C3326B" w:rsidRPr="001D3869" w14:paraId="78727B83" w14:textId="77777777" w:rsidTr="0060277C">
        <w:trPr>
          <w:gridAfter w:val="1"/>
          <w:wAfter w:w="23" w:type="dxa"/>
          <w:trHeight w:val="288"/>
          <w:jc w:val="center"/>
        </w:trPr>
        <w:tc>
          <w:tcPr>
            <w:tcW w:w="2288" w:type="dxa"/>
            <w:gridSpan w:val="3"/>
            <w:tcBorders>
              <w:bottom w:val="single" w:sz="12" w:space="0" w:color="auto"/>
            </w:tcBorders>
            <w:vAlign w:val="center"/>
          </w:tcPr>
          <w:p w14:paraId="08CCF4AD" w14:textId="77777777" w:rsidR="00C3326B" w:rsidRPr="00855D4C" w:rsidRDefault="00C3326B" w:rsidP="00C3326B">
            <w:pPr>
              <w:jc w:val="center"/>
              <w:rPr>
                <w:b/>
                <w:sz w:val="16"/>
                <w:szCs w:val="16"/>
              </w:rPr>
            </w:pPr>
          </w:p>
        </w:tc>
        <w:tc>
          <w:tcPr>
            <w:tcW w:w="7438" w:type="dxa"/>
            <w:gridSpan w:val="8"/>
            <w:tcBorders>
              <w:bottom w:val="single" w:sz="12" w:space="0" w:color="auto"/>
            </w:tcBorders>
            <w:vAlign w:val="center"/>
          </w:tcPr>
          <w:p w14:paraId="39D34107" w14:textId="77777777" w:rsidR="00C3326B" w:rsidRPr="0063609A" w:rsidRDefault="00C3326B" w:rsidP="00C3326B">
            <w:pPr>
              <w:autoSpaceDE/>
              <w:autoSpaceDN/>
              <w:adjustRightInd/>
              <w:spacing w:before="0" w:line="240" w:lineRule="auto"/>
              <w:ind w:left="-89" w:hanging="89"/>
              <w:rPr>
                <w:i/>
                <w:sz w:val="14"/>
                <w:szCs w:val="14"/>
              </w:rPr>
            </w:pPr>
            <w:r w:rsidRPr="0063609A">
              <w:rPr>
                <w:i/>
                <w:sz w:val="14"/>
                <w:szCs w:val="14"/>
              </w:rPr>
              <w:t>These coatings contain epoxy and epoxy phenolic resins.</w:t>
            </w:r>
          </w:p>
        </w:tc>
      </w:tr>
      <w:tr w:rsidR="00C3326B" w:rsidRPr="001D3869" w14:paraId="5EC983F7" w14:textId="77777777" w:rsidTr="001671EC">
        <w:trPr>
          <w:gridAfter w:val="1"/>
          <w:wAfter w:w="23" w:type="dxa"/>
          <w:trHeight w:val="288"/>
          <w:jc w:val="center"/>
        </w:trPr>
        <w:tc>
          <w:tcPr>
            <w:tcW w:w="2288" w:type="dxa"/>
            <w:gridSpan w:val="3"/>
            <w:tcBorders>
              <w:top w:val="single" w:sz="12" w:space="0" w:color="auto"/>
            </w:tcBorders>
            <w:vAlign w:val="center"/>
          </w:tcPr>
          <w:p w14:paraId="5AF945DA" w14:textId="77777777" w:rsidR="00C3326B" w:rsidRPr="001D3869" w:rsidRDefault="00C3326B" w:rsidP="00C3326B">
            <w:pPr>
              <w:autoSpaceDE/>
              <w:autoSpaceDN/>
              <w:adjustRightInd/>
              <w:spacing w:before="0" w:line="240" w:lineRule="auto"/>
              <w:ind w:left="0"/>
              <w:rPr>
                <w:b/>
                <w:sz w:val="16"/>
                <w:szCs w:val="16"/>
              </w:rPr>
            </w:pPr>
            <w:r w:rsidRPr="001D3869">
              <w:rPr>
                <w:b/>
                <w:sz w:val="16"/>
                <w:szCs w:val="16"/>
              </w:rPr>
              <w:t>TOPCOAT</w:t>
            </w:r>
          </w:p>
        </w:tc>
        <w:tc>
          <w:tcPr>
            <w:tcW w:w="2822" w:type="dxa"/>
            <w:gridSpan w:val="2"/>
            <w:tcBorders>
              <w:top w:val="single" w:sz="12" w:space="0" w:color="auto"/>
            </w:tcBorders>
            <w:vAlign w:val="center"/>
          </w:tcPr>
          <w:p w14:paraId="27F9A060"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Carboline</w:t>
            </w:r>
          </w:p>
        </w:tc>
        <w:tc>
          <w:tcPr>
            <w:tcW w:w="2540" w:type="dxa"/>
            <w:gridSpan w:val="4"/>
            <w:tcBorders>
              <w:top w:val="single" w:sz="12" w:space="0" w:color="auto"/>
            </w:tcBorders>
            <w:vAlign w:val="center"/>
          </w:tcPr>
          <w:p w14:paraId="2E8A5719" w14:textId="77777777" w:rsidR="00C3326B" w:rsidRPr="0063609A" w:rsidRDefault="00C3326B" w:rsidP="00C3326B">
            <w:pPr>
              <w:autoSpaceDE/>
              <w:autoSpaceDN/>
              <w:adjustRightInd/>
              <w:spacing w:before="0" w:line="240" w:lineRule="auto"/>
              <w:ind w:left="0"/>
              <w:rPr>
                <w:sz w:val="16"/>
                <w:szCs w:val="16"/>
              </w:rPr>
            </w:pPr>
            <w:r w:rsidRPr="0063609A">
              <w:rPr>
                <w:sz w:val="16"/>
                <w:szCs w:val="16"/>
              </w:rPr>
              <w:t>Phenoline187</w:t>
            </w:r>
            <w:r w:rsidRPr="0063609A">
              <w:rPr>
                <w:spacing w:val="2"/>
                <w:sz w:val="16"/>
                <w:szCs w:val="16"/>
              </w:rPr>
              <w:t>V</w:t>
            </w:r>
            <w:r w:rsidRPr="0063609A">
              <w:rPr>
                <w:spacing w:val="-1"/>
                <w:sz w:val="16"/>
                <w:szCs w:val="16"/>
              </w:rPr>
              <w:t>O</w:t>
            </w:r>
            <w:r w:rsidRPr="0063609A">
              <w:rPr>
                <w:sz w:val="16"/>
                <w:szCs w:val="16"/>
              </w:rPr>
              <w:t>C</w:t>
            </w:r>
          </w:p>
        </w:tc>
        <w:tc>
          <w:tcPr>
            <w:tcW w:w="810" w:type="dxa"/>
            <w:tcBorders>
              <w:top w:val="single" w:sz="12" w:space="0" w:color="auto"/>
            </w:tcBorders>
            <w:vAlign w:val="center"/>
          </w:tcPr>
          <w:p w14:paraId="0C3C13DB" w14:textId="77777777" w:rsidR="00C3326B" w:rsidRPr="00D76A3E" w:rsidRDefault="00C3326B" w:rsidP="00C3326B">
            <w:pPr>
              <w:autoSpaceDE/>
              <w:autoSpaceDN/>
              <w:adjustRightInd/>
              <w:spacing w:before="0" w:line="240" w:lineRule="auto"/>
              <w:ind w:left="-89" w:hanging="89"/>
              <w:jc w:val="center"/>
              <w:rPr>
                <w:sz w:val="16"/>
                <w:szCs w:val="16"/>
              </w:rPr>
            </w:pPr>
            <w:r w:rsidRPr="00D76A3E">
              <w:rPr>
                <w:sz w:val="16"/>
                <w:szCs w:val="16"/>
              </w:rPr>
              <w:t>119</w:t>
            </w:r>
          </w:p>
        </w:tc>
        <w:tc>
          <w:tcPr>
            <w:tcW w:w="1266" w:type="dxa"/>
            <w:tcBorders>
              <w:top w:val="single" w:sz="12" w:space="0" w:color="auto"/>
            </w:tcBorders>
            <w:vAlign w:val="center"/>
          </w:tcPr>
          <w:p w14:paraId="77D26DC1" w14:textId="77777777" w:rsidR="00C3326B" w:rsidRPr="00D76A3E" w:rsidRDefault="00C3326B" w:rsidP="00C3326B">
            <w:pPr>
              <w:autoSpaceDE/>
              <w:autoSpaceDN/>
              <w:adjustRightInd/>
              <w:spacing w:before="0" w:line="240" w:lineRule="auto"/>
              <w:ind w:left="-49" w:right="-46" w:hanging="89"/>
              <w:jc w:val="center"/>
              <w:rPr>
                <w:sz w:val="16"/>
                <w:szCs w:val="16"/>
              </w:rPr>
            </w:pPr>
            <w:r w:rsidRPr="00D76A3E">
              <w:rPr>
                <w:sz w:val="16"/>
                <w:szCs w:val="16"/>
              </w:rPr>
              <w:t>204°C (400°F)</w:t>
            </w:r>
          </w:p>
        </w:tc>
      </w:tr>
      <w:tr w:rsidR="00C3326B" w:rsidRPr="001D3869" w14:paraId="19D8A8C9" w14:textId="77777777" w:rsidTr="001671EC">
        <w:trPr>
          <w:gridAfter w:val="1"/>
          <w:wAfter w:w="23" w:type="dxa"/>
          <w:trHeight w:val="288"/>
          <w:jc w:val="center"/>
        </w:trPr>
        <w:tc>
          <w:tcPr>
            <w:tcW w:w="2288" w:type="dxa"/>
            <w:gridSpan w:val="3"/>
            <w:vAlign w:val="center"/>
          </w:tcPr>
          <w:p w14:paraId="73D8887F" w14:textId="77777777" w:rsidR="00C3326B" w:rsidRPr="001D3869" w:rsidRDefault="00C3326B" w:rsidP="00C3326B">
            <w:pPr>
              <w:autoSpaceDE/>
              <w:autoSpaceDN/>
              <w:adjustRightInd/>
              <w:spacing w:before="0" w:line="240" w:lineRule="auto"/>
              <w:ind w:left="0"/>
              <w:rPr>
                <w:b/>
                <w:sz w:val="16"/>
                <w:szCs w:val="16"/>
              </w:rPr>
            </w:pPr>
            <w:r w:rsidRPr="001D3869">
              <w:rPr>
                <w:b/>
                <w:sz w:val="16"/>
                <w:szCs w:val="16"/>
              </w:rPr>
              <w:t xml:space="preserve">Epoxy </w:t>
            </w:r>
          </w:p>
        </w:tc>
        <w:tc>
          <w:tcPr>
            <w:tcW w:w="2822" w:type="dxa"/>
            <w:gridSpan w:val="2"/>
            <w:vAlign w:val="center"/>
          </w:tcPr>
          <w:p w14:paraId="54F9744F"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Carboline</w:t>
            </w:r>
          </w:p>
        </w:tc>
        <w:tc>
          <w:tcPr>
            <w:tcW w:w="2540" w:type="dxa"/>
            <w:gridSpan w:val="4"/>
            <w:vAlign w:val="center"/>
          </w:tcPr>
          <w:p w14:paraId="00EFE46D" w14:textId="0CBA2A99"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Thermaline</w:t>
            </w:r>
            <w:proofErr w:type="spellEnd"/>
            <w:r w:rsidRPr="0063609A">
              <w:rPr>
                <w:sz w:val="16"/>
                <w:szCs w:val="16"/>
              </w:rPr>
              <w:t xml:space="preserve"> 40</w:t>
            </w:r>
            <w:r w:rsidRPr="0063609A">
              <w:rPr>
                <w:spacing w:val="1"/>
                <w:sz w:val="16"/>
                <w:szCs w:val="16"/>
              </w:rPr>
              <w:t>0–</w:t>
            </w:r>
            <w:r w:rsidRPr="0063609A">
              <w:rPr>
                <w:sz w:val="16"/>
                <w:szCs w:val="16"/>
              </w:rPr>
              <w:t>450Series</w:t>
            </w:r>
          </w:p>
        </w:tc>
        <w:tc>
          <w:tcPr>
            <w:tcW w:w="810" w:type="dxa"/>
            <w:vAlign w:val="center"/>
          </w:tcPr>
          <w:p w14:paraId="0E1AE864" w14:textId="77777777" w:rsidR="00C3326B" w:rsidRPr="00D76A3E" w:rsidRDefault="00C3326B" w:rsidP="00C3326B">
            <w:pPr>
              <w:autoSpaceDE/>
              <w:autoSpaceDN/>
              <w:adjustRightInd/>
              <w:spacing w:before="0" w:line="240" w:lineRule="auto"/>
              <w:ind w:left="-89" w:hanging="89"/>
              <w:jc w:val="center"/>
              <w:rPr>
                <w:sz w:val="16"/>
                <w:szCs w:val="16"/>
              </w:rPr>
            </w:pPr>
            <w:r w:rsidRPr="00D76A3E">
              <w:rPr>
                <w:sz w:val="16"/>
                <w:szCs w:val="16"/>
              </w:rPr>
              <w:t>250–312</w:t>
            </w:r>
          </w:p>
        </w:tc>
        <w:tc>
          <w:tcPr>
            <w:tcW w:w="1266" w:type="dxa"/>
            <w:vAlign w:val="center"/>
          </w:tcPr>
          <w:p w14:paraId="3952000C" w14:textId="77777777" w:rsidR="00C3326B" w:rsidRPr="00D76A3E" w:rsidRDefault="00C3326B" w:rsidP="00C3326B">
            <w:pPr>
              <w:autoSpaceDE/>
              <w:autoSpaceDN/>
              <w:adjustRightInd/>
              <w:spacing w:before="0" w:line="240" w:lineRule="auto"/>
              <w:ind w:left="-49" w:right="-46" w:hanging="89"/>
              <w:jc w:val="center"/>
              <w:rPr>
                <w:sz w:val="16"/>
                <w:szCs w:val="16"/>
              </w:rPr>
            </w:pPr>
            <w:r w:rsidRPr="00D76A3E">
              <w:rPr>
                <w:sz w:val="16"/>
                <w:szCs w:val="16"/>
              </w:rPr>
              <w:t>218°C (425°F)</w:t>
            </w:r>
          </w:p>
        </w:tc>
      </w:tr>
      <w:tr w:rsidR="00C3326B" w:rsidRPr="001D3869" w14:paraId="24983674" w14:textId="77777777" w:rsidTr="001671EC">
        <w:trPr>
          <w:gridAfter w:val="1"/>
          <w:wAfter w:w="23" w:type="dxa"/>
          <w:trHeight w:val="288"/>
          <w:jc w:val="center"/>
        </w:trPr>
        <w:tc>
          <w:tcPr>
            <w:tcW w:w="2288" w:type="dxa"/>
            <w:gridSpan w:val="3"/>
            <w:vAlign w:val="center"/>
          </w:tcPr>
          <w:p w14:paraId="27CFEFB4" w14:textId="77777777" w:rsidR="00C3326B" w:rsidRPr="001D3869" w:rsidRDefault="00C3326B" w:rsidP="00C3326B">
            <w:pPr>
              <w:autoSpaceDE/>
              <w:autoSpaceDN/>
              <w:adjustRightInd/>
              <w:spacing w:before="0" w:line="240" w:lineRule="auto"/>
              <w:ind w:left="0"/>
              <w:rPr>
                <w:b/>
                <w:sz w:val="16"/>
                <w:szCs w:val="16"/>
              </w:rPr>
            </w:pPr>
            <w:r w:rsidRPr="001D3869">
              <w:rPr>
                <w:b/>
                <w:sz w:val="16"/>
                <w:szCs w:val="16"/>
              </w:rPr>
              <w:t>Thin Film</w:t>
            </w:r>
          </w:p>
        </w:tc>
        <w:tc>
          <w:tcPr>
            <w:tcW w:w="2822" w:type="dxa"/>
            <w:gridSpan w:val="2"/>
            <w:vAlign w:val="center"/>
          </w:tcPr>
          <w:p w14:paraId="6F2B8735" w14:textId="77777777" w:rsidR="00C3326B" w:rsidRPr="00D76A3E" w:rsidRDefault="00C3326B" w:rsidP="00C3326B">
            <w:pPr>
              <w:autoSpaceDE/>
              <w:autoSpaceDN/>
              <w:adjustRightInd/>
              <w:spacing w:before="0" w:line="240" w:lineRule="auto"/>
              <w:ind w:left="0"/>
              <w:rPr>
                <w:sz w:val="16"/>
                <w:szCs w:val="16"/>
              </w:rPr>
            </w:pPr>
            <w:proofErr w:type="spellStart"/>
            <w:r w:rsidRPr="00D76A3E">
              <w:rPr>
                <w:sz w:val="16"/>
                <w:szCs w:val="16"/>
              </w:rPr>
              <w:t>Dampney</w:t>
            </w:r>
            <w:proofErr w:type="spellEnd"/>
            <w:r w:rsidRPr="00D76A3E">
              <w:rPr>
                <w:sz w:val="16"/>
                <w:szCs w:val="16"/>
              </w:rPr>
              <w:t xml:space="preserve"> Company, Inc.</w:t>
            </w:r>
          </w:p>
        </w:tc>
        <w:tc>
          <w:tcPr>
            <w:tcW w:w="2540" w:type="dxa"/>
            <w:gridSpan w:val="4"/>
            <w:vAlign w:val="center"/>
          </w:tcPr>
          <w:p w14:paraId="73EEECA5" w14:textId="77777777" w:rsidR="00C3326B" w:rsidRPr="0063609A" w:rsidRDefault="00C3326B" w:rsidP="00C3326B">
            <w:pPr>
              <w:autoSpaceDE/>
              <w:autoSpaceDN/>
              <w:adjustRightInd/>
              <w:spacing w:before="0" w:line="240" w:lineRule="auto"/>
              <w:ind w:left="0"/>
              <w:rPr>
                <w:sz w:val="16"/>
                <w:szCs w:val="16"/>
              </w:rPr>
            </w:pPr>
            <w:r w:rsidRPr="0063609A">
              <w:rPr>
                <w:sz w:val="16"/>
                <w:szCs w:val="16"/>
              </w:rPr>
              <w:t>Thurmal</w:t>
            </w:r>
            <w:r w:rsidRPr="0063609A">
              <w:rPr>
                <w:spacing w:val="1"/>
                <w:sz w:val="16"/>
                <w:szCs w:val="16"/>
              </w:rPr>
              <w:t>o</w:t>
            </w:r>
            <w:r w:rsidRPr="0063609A">
              <w:rPr>
                <w:sz w:val="16"/>
                <w:szCs w:val="16"/>
              </w:rPr>
              <w:t>x219</w:t>
            </w:r>
          </w:p>
          <w:p w14:paraId="2FF96177" w14:textId="77777777"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Protexior</w:t>
            </w:r>
            <w:proofErr w:type="spellEnd"/>
            <w:r w:rsidRPr="0063609A">
              <w:rPr>
                <w:sz w:val="16"/>
                <w:szCs w:val="16"/>
              </w:rPr>
              <w:t xml:space="preserve"> 794</w:t>
            </w:r>
          </w:p>
        </w:tc>
        <w:tc>
          <w:tcPr>
            <w:tcW w:w="810" w:type="dxa"/>
            <w:vAlign w:val="center"/>
          </w:tcPr>
          <w:p w14:paraId="0D1CDEE3" w14:textId="77777777" w:rsidR="00C3326B" w:rsidRDefault="00C3326B" w:rsidP="00C3326B">
            <w:pPr>
              <w:autoSpaceDE/>
              <w:autoSpaceDN/>
              <w:adjustRightInd/>
              <w:spacing w:before="0" w:line="240" w:lineRule="auto"/>
              <w:ind w:left="-89" w:hanging="89"/>
              <w:jc w:val="center"/>
              <w:rPr>
                <w:sz w:val="16"/>
                <w:szCs w:val="16"/>
              </w:rPr>
            </w:pPr>
            <w:r>
              <w:rPr>
                <w:sz w:val="16"/>
                <w:szCs w:val="16"/>
              </w:rPr>
              <w:t>312</w:t>
            </w:r>
          </w:p>
          <w:p w14:paraId="279F56F9" w14:textId="77777777" w:rsidR="00C3326B" w:rsidRPr="00D76A3E" w:rsidRDefault="00C3326B" w:rsidP="00C3326B">
            <w:pPr>
              <w:autoSpaceDE/>
              <w:autoSpaceDN/>
              <w:adjustRightInd/>
              <w:spacing w:before="0" w:line="240" w:lineRule="auto"/>
              <w:ind w:left="-89" w:hanging="89"/>
              <w:jc w:val="center"/>
              <w:rPr>
                <w:sz w:val="16"/>
                <w:szCs w:val="16"/>
              </w:rPr>
            </w:pPr>
            <w:r>
              <w:rPr>
                <w:sz w:val="16"/>
                <w:szCs w:val="16"/>
              </w:rPr>
              <w:t>90</w:t>
            </w:r>
          </w:p>
        </w:tc>
        <w:tc>
          <w:tcPr>
            <w:tcW w:w="1266" w:type="dxa"/>
            <w:vAlign w:val="center"/>
          </w:tcPr>
          <w:p w14:paraId="26D86440" w14:textId="77777777" w:rsidR="00C3326B" w:rsidRPr="00AF2501" w:rsidRDefault="00C3326B" w:rsidP="00C3326B">
            <w:pPr>
              <w:autoSpaceDE/>
              <w:autoSpaceDN/>
              <w:adjustRightInd/>
              <w:spacing w:before="0" w:line="240" w:lineRule="auto"/>
              <w:ind w:left="-49" w:right="-46" w:hanging="89"/>
              <w:jc w:val="center"/>
              <w:rPr>
                <w:sz w:val="16"/>
                <w:szCs w:val="16"/>
              </w:rPr>
            </w:pPr>
            <w:r w:rsidRPr="00AF2501">
              <w:rPr>
                <w:sz w:val="16"/>
                <w:szCs w:val="16"/>
              </w:rPr>
              <w:t>232°C (450°F)</w:t>
            </w:r>
          </w:p>
          <w:p w14:paraId="568AC444" w14:textId="77777777" w:rsidR="00C3326B" w:rsidRPr="00AF2501" w:rsidRDefault="00C3326B" w:rsidP="00C3326B">
            <w:pPr>
              <w:autoSpaceDE/>
              <w:autoSpaceDN/>
              <w:adjustRightInd/>
              <w:spacing w:before="0" w:line="240" w:lineRule="auto"/>
              <w:ind w:left="-49" w:right="-46" w:hanging="89"/>
              <w:jc w:val="center"/>
              <w:rPr>
                <w:sz w:val="16"/>
                <w:szCs w:val="16"/>
              </w:rPr>
            </w:pPr>
            <w:r w:rsidRPr="00AF2501">
              <w:rPr>
                <w:sz w:val="16"/>
                <w:szCs w:val="16"/>
              </w:rPr>
              <w:t>232°C (450°F)</w:t>
            </w:r>
          </w:p>
        </w:tc>
      </w:tr>
      <w:tr w:rsidR="00C3326B" w:rsidRPr="001D3869" w14:paraId="3A3E177C" w14:textId="77777777" w:rsidTr="001671EC">
        <w:trPr>
          <w:gridAfter w:val="1"/>
          <w:wAfter w:w="23" w:type="dxa"/>
          <w:trHeight w:val="288"/>
          <w:jc w:val="center"/>
        </w:trPr>
        <w:tc>
          <w:tcPr>
            <w:tcW w:w="2288" w:type="dxa"/>
            <w:gridSpan w:val="3"/>
            <w:vAlign w:val="center"/>
          </w:tcPr>
          <w:p w14:paraId="7E6DBA22" w14:textId="77777777" w:rsidR="00C3326B" w:rsidRPr="00D76A3E" w:rsidRDefault="00C3326B" w:rsidP="00C3326B">
            <w:pPr>
              <w:autoSpaceDE/>
              <w:autoSpaceDN/>
              <w:adjustRightInd/>
              <w:spacing w:before="0" w:line="240" w:lineRule="auto"/>
              <w:ind w:left="0"/>
              <w:rPr>
                <w:b/>
                <w:sz w:val="16"/>
                <w:szCs w:val="16"/>
              </w:rPr>
            </w:pPr>
            <w:r w:rsidRPr="00D76A3E">
              <w:rPr>
                <w:b/>
                <w:sz w:val="16"/>
                <w:szCs w:val="16"/>
              </w:rPr>
              <w:t>DFT as per Manufacturer’s</w:t>
            </w:r>
          </w:p>
          <w:p w14:paraId="528A9AD1" w14:textId="77777777" w:rsidR="00C3326B" w:rsidRPr="00D76A3E" w:rsidRDefault="00C3326B" w:rsidP="00C3326B">
            <w:pPr>
              <w:autoSpaceDE/>
              <w:autoSpaceDN/>
              <w:adjustRightInd/>
              <w:spacing w:before="0" w:line="240" w:lineRule="auto"/>
              <w:ind w:left="0"/>
              <w:rPr>
                <w:b/>
                <w:sz w:val="16"/>
                <w:szCs w:val="16"/>
              </w:rPr>
            </w:pPr>
            <w:r w:rsidRPr="00D76A3E">
              <w:rPr>
                <w:b/>
                <w:sz w:val="16"/>
                <w:szCs w:val="16"/>
              </w:rPr>
              <w:t>Product Sheet</w:t>
            </w:r>
          </w:p>
        </w:tc>
        <w:tc>
          <w:tcPr>
            <w:tcW w:w="2822" w:type="dxa"/>
            <w:gridSpan w:val="2"/>
            <w:vAlign w:val="center"/>
          </w:tcPr>
          <w:p w14:paraId="2A62367E"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Hempel Coatings (USA), Inc.</w:t>
            </w:r>
          </w:p>
        </w:tc>
        <w:tc>
          <w:tcPr>
            <w:tcW w:w="2540" w:type="dxa"/>
            <w:gridSpan w:val="4"/>
            <w:vAlign w:val="center"/>
          </w:tcPr>
          <w:p w14:paraId="14D14F33" w14:textId="4096D304"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Hempadur</w:t>
            </w:r>
            <w:proofErr w:type="spellEnd"/>
            <w:r w:rsidRPr="0063609A">
              <w:rPr>
                <w:sz w:val="16"/>
                <w:szCs w:val="16"/>
              </w:rPr>
              <w:t xml:space="preserve"> 45703</w:t>
            </w:r>
          </w:p>
        </w:tc>
        <w:tc>
          <w:tcPr>
            <w:tcW w:w="810" w:type="dxa"/>
            <w:vAlign w:val="center"/>
          </w:tcPr>
          <w:p w14:paraId="3CD81FAF" w14:textId="70F81FE7" w:rsidR="00C3326B" w:rsidRPr="00D76A3E" w:rsidRDefault="00C3326B" w:rsidP="00C3326B">
            <w:pPr>
              <w:autoSpaceDE/>
              <w:autoSpaceDN/>
              <w:adjustRightInd/>
              <w:spacing w:before="0" w:line="240" w:lineRule="auto"/>
              <w:ind w:left="-89" w:hanging="89"/>
              <w:jc w:val="center"/>
              <w:rPr>
                <w:sz w:val="16"/>
                <w:szCs w:val="16"/>
              </w:rPr>
            </w:pPr>
            <w:r>
              <w:rPr>
                <w:sz w:val="16"/>
                <w:szCs w:val="16"/>
                <w:lang w:val="ru-RU"/>
              </w:rPr>
              <w:t>253</w:t>
            </w:r>
          </w:p>
        </w:tc>
        <w:tc>
          <w:tcPr>
            <w:tcW w:w="1266" w:type="dxa"/>
            <w:vAlign w:val="center"/>
          </w:tcPr>
          <w:p w14:paraId="4A445357" w14:textId="2D57267C" w:rsidR="00C3326B" w:rsidRPr="00AF2501" w:rsidRDefault="00C3326B" w:rsidP="00C3326B">
            <w:pPr>
              <w:autoSpaceDE/>
              <w:autoSpaceDN/>
              <w:adjustRightInd/>
              <w:spacing w:before="0" w:line="240" w:lineRule="auto"/>
              <w:ind w:left="-49" w:right="-46" w:hanging="89"/>
              <w:jc w:val="center"/>
              <w:rPr>
                <w:sz w:val="16"/>
                <w:szCs w:val="16"/>
              </w:rPr>
            </w:pPr>
            <w:r w:rsidRPr="00AF2501">
              <w:rPr>
                <w:sz w:val="16"/>
                <w:szCs w:val="16"/>
              </w:rPr>
              <w:t>204.</w:t>
            </w:r>
            <w:del w:id="1473" w:author="Issayevskiy, Konstantin [STAMGazStroy LLP]" w:date="2025-12-11T14:13:00Z" w16du:dateUtc="2025-12-11T09:13:00Z">
              <w:r w:rsidRPr="00AF2501" w:rsidDel="00AF4D96">
                <w:rPr>
                  <w:sz w:val="16"/>
                  <w:szCs w:val="16"/>
                </w:rPr>
                <w:delText>4</w:delText>
              </w:r>
            </w:del>
            <w:r w:rsidRPr="00AF2501">
              <w:rPr>
                <w:sz w:val="16"/>
                <w:szCs w:val="16"/>
              </w:rPr>
              <w:t>°C (400°F)</w:t>
            </w:r>
          </w:p>
        </w:tc>
      </w:tr>
      <w:tr w:rsidR="00C3326B" w:rsidRPr="001D3869" w:rsidDel="00094B4C" w14:paraId="34FF9875" w14:textId="695240F8" w:rsidTr="001671EC">
        <w:trPr>
          <w:gridAfter w:val="1"/>
          <w:wAfter w:w="23" w:type="dxa"/>
          <w:trHeight w:val="288"/>
          <w:jc w:val="center"/>
          <w:del w:id="1474" w:author="Issayevskiy, Konstantin [STAMGazStroy LLP]" w:date="2025-12-10T16:23:00Z"/>
        </w:trPr>
        <w:tc>
          <w:tcPr>
            <w:tcW w:w="2288" w:type="dxa"/>
            <w:gridSpan w:val="3"/>
            <w:vAlign w:val="center"/>
          </w:tcPr>
          <w:p w14:paraId="7B17B294" w14:textId="6B41DAAC" w:rsidR="00C3326B" w:rsidRPr="008F3E67" w:rsidDel="00094B4C" w:rsidRDefault="00C3326B" w:rsidP="00C3326B">
            <w:pPr>
              <w:jc w:val="center"/>
              <w:rPr>
                <w:del w:id="1475" w:author="Issayevskiy, Konstantin [STAMGazStroy LLP]" w:date="2025-12-10T16:23:00Z" w16du:dateUtc="2025-12-10T11:23:00Z"/>
                <w:b/>
                <w:sz w:val="16"/>
                <w:szCs w:val="16"/>
                <w:lang w:val="ru-RU"/>
              </w:rPr>
            </w:pPr>
          </w:p>
        </w:tc>
        <w:tc>
          <w:tcPr>
            <w:tcW w:w="2822" w:type="dxa"/>
            <w:gridSpan w:val="2"/>
            <w:vAlign w:val="center"/>
          </w:tcPr>
          <w:p w14:paraId="572AE35B" w14:textId="335014CF" w:rsidR="00C3326B" w:rsidRPr="00D76A3E" w:rsidDel="00094B4C" w:rsidRDefault="00C3326B" w:rsidP="00C3326B">
            <w:pPr>
              <w:autoSpaceDE/>
              <w:autoSpaceDN/>
              <w:adjustRightInd/>
              <w:spacing w:before="0" w:line="240" w:lineRule="auto"/>
              <w:ind w:left="0"/>
              <w:rPr>
                <w:del w:id="1476" w:author="Issayevskiy, Konstantin [STAMGazStroy LLP]" w:date="2025-12-10T16:23:00Z" w16du:dateUtc="2025-12-10T11:23:00Z"/>
                <w:sz w:val="16"/>
                <w:szCs w:val="16"/>
              </w:rPr>
            </w:pPr>
            <w:del w:id="1477" w:author="Issayevskiy, Konstantin [STAMGazStroy LLP]" w:date="2025-12-10T16:23:00Z" w16du:dateUtc="2025-12-10T11:23:00Z">
              <w:r w:rsidDel="00094B4C">
                <w:rPr>
                  <w:sz w:val="16"/>
                  <w:szCs w:val="16"/>
                </w:rPr>
                <w:delText>VMP</w:delText>
              </w:r>
            </w:del>
          </w:p>
        </w:tc>
        <w:tc>
          <w:tcPr>
            <w:tcW w:w="2540" w:type="dxa"/>
            <w:gridSpan w:val="4"/>
            <w:vAlign w:val="center"/>
          </w:tcPr>
          <w:p w14:paraId="2361032F" w14:textId="4E550F7D" w:rsidR="00C3326B" w:rsidRPr="0063609A" w:rsidDel="00094B4C" w:rsidRDefault="00C3326B" w:rsidP="00C3326B">
            <w:pPr>
              <w:autoSpaceDE/>
              <w:autoSpaceDN/>
              <w:adjustRightInd/>
              <w:spacing w:before="0" w:line="240" w:lineRule="auto"/>
              <w:ind w:left="0"/>
              <w:rPr>
                <w:del w:id="1478" w:author="Issayevskiy, Konstantin [STAMGazStroy LLP]" w:date="2025-12-10T16:23:00Z" w16du:dateUtc="2025-12-10T11:23:00Z"/>
                <w:sz w:val="16"/>
                <w:szCs w:val="16"/>
              </w:rPr>
            </w:pPr>
            <w:del w:id="1479" w:author="Issayevskiy, Konstantin [STAMGazStroy LLP]" w:date="2025-12-10T16:23:00Z" w16du:dateUtc="2025-12-10T11:23:00Z">
              <w:r w:rsidRPr="00C82704" w:rsidDel="00094B4C">
                <w:rPr>
                  <w:sz w:val="16"/>
                  <w:szCs w:val="16"/>
                </w:rPr>
                <w:delText>Isolep-Thermo</w:delText>
              </w:r>
            </w:del>
          </w:p>
        </w:tc>
        <w:tc>
          <w:tcPr>
            <w:tcW w:w="810" w:type="dxa"/>
            <w:vAlign w:val="center"/>
          </w:tcPr>
          <w:p w14:paraId="5BC3F5D8" w14:textId="30401CDB" w:rsidR="00C3326B" w:rsidRPr="00D76A3E" w:rsidDel="00094B4C" w:rsidRDefault="00C3326B" w:rsidP="00C3326B">
            <w:pPr>
              <w:autoSpaceDE/>
              <w:autoSpaceDN/>
              <w:adjustRightInd/>
              <w:spacing w:before="0" w:line="240" w:lineRule="auto"/>
              <w:ind w:left="-89" w:hanging="89"/>
              <w:jc w:val="center"/>
              <w:rPr>
                <w:del w:id="1480" w:author="Issayevskiy, Konstantin [STAMGazStroy LLP]" w:date="2025-12-10T16:23:00Z" w16du:dateUtc="2025-12-10T11:23:00Z"/>
                <w:sz w:val="16"/>
                <w:szCs w:val="16"/>
              </w:rPr>
            </w:pPr>
          </w:p>
        </w:tc>
        <w:tc>
          <w:tcPr>
            <w:tcW w:w="1266" w:type="dxa"/>
            <w:vAlign w:val="center"/>
          </w:tcPr>
          <w:p w14:paraId="07BB3C29" w14:textId="300C7787" w:rsidR="00C3326B" w:rsidRPr="00D76A3E" w:rsidDel="00094B4C" w:rsidRDefault="00C3326B" w:rsidP="00C3326B">
            <w:pPr>
              <w:autoSpaceDE/>
              <w:autoSpaceDN/>
              <w:adjustRightInd/>
              <w:spacing w:before="0" w:line="240" w:lineRule="auto"/>
              <w:ind w:left="-49" w:right="-46" w:hanging="89"/>
              <w:jc w:val="center"/>
              <w:rPr>
                <w:del w:id="1481" w:author="Issayevskiy, Konstantin [STAMGazStroy LLP]" w:date="2025-12-10T16:23:00Z" w16du:dateUtc="2025-12-10T11:23:00Z"/>
                <w:sz w:val="16"/>
                <w:szCs w:val="16"/>
              </w:rPr>
            </w:pPr>
            <w:del w:id="1482" w:author="Issayevskiy, Konstantin [STAMGazStroy LLP]" w:date="2025-12-10T16:23:00Z" w16du:dateUtc="2025-12-10T11:23:00Z">
              <w:r w:rsidDel="00094B4C">
                <w:rPr>
                  <w:sz w:val="16"/>
                  <w:szCs w:val="16"/>
                </w:rPr>
                <w:delText>172</w:delText>
              </w:r>
              <w:r w:rsidRPr="0082198B" w:rsidDel="00094B4C">
                <w:rPr>
                  <w:sz w:val="16"/>
                  <w:szCs w:val="16"/>
                </w:rPr>
                <w:delText>°C</w:delText>
              </w:r>
              <w:r w:rsidDel="00094B4C">
                <w:rPr>
                  <w:sz w:val="16"/>
                  <w:szCs w:val="16"/>
                </w:rPr>
                <w:delText xml:space="preserve"> (341.6</w:delText>
              </w:r>
              <w:r w:rsidRPr="0082198B" w:rsidDel="00094B4C">
                <w:rPr>
                  <w:sz w:val="16"/>
                  <w:szCs w:val="16"/>
                </w:rPr>
                <w:delText>°F)</w:delText>
              </w:r>
            </w:del>
          </w:p>
        </w:tc>
      </w:tr>
      <w:tr w:rsidR="00C3326B" w:rsidRPr="001D3869" w14:paraId="35CEECF7" w14:textId="77777777" w:rsidTr="001671EC">
        <w:trPr>
          <w:gridAfter w:val="1"/>
          <w:wAfter w:w="23" w:type="dxa"/>
          <w:trHeight w:val="288"/>
          <w:jc w:val="center"/>
        </w:trPr>
        <w:tc>
          <w:tcPr>
            <w:tcW w:w="2288" w:type="dxa"/>
            <w:gridSpan w:val="3"/>
            <w:vAlign w:val="center"/>
          </w:tcPr>
          <w:p w14:paraId="4C8896BF" w14:textId="77777777" w:rsidR="00C3326B" w:rsidRPr="001D3869" w:rsidRDefault="00C3326B" w:rsidP="00C3326B">
            <w:pPr>
              <w:jc w:val="center"/>
              <w:rPr>
                <w:b/>
                <w:sz w:val="16"/>
                <w:szCs w:val="16"/>
              </w:rPr>
            </w:pPr>
          </w:p>
        </w:tc>
        <w:tc>
          <w:tcPr>
            <w:tcW w:w="2822" w:type="dxa"/>
            <w:gridSpan w:val="2"/>
            <w:vAlign w:val="center"/>
          </w:tcPr>
          <w:p w14:paraId="2F0BF9D9"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 xml:space="preserve">International </w:t>
            </w:r>
          </w:p>
        </w:tc>
        <w:tc>
          <w:tcPr>
            <w:tcW w:w="2540" w:type="dxa"/>
            <w:gridSpan w:val="4"/>
            <w:vAlign w:val="center"/>
          </w:tcPr>
          <w:p w14:paraId="797CD936" w14:textId="77777777" w:rsidR="00C3326B" w:rsidRPr="0063609A" w:rsidRDefault="00C3326B" w:rsidP="00C3326B">
            <w:pPr>
              <w:autoSpaceDE/>
              <w:autoSpaceDN/>
              <w:adjustRightInd/>
              <w:spacing w:before="0" w:line="240" w:lineRule="auto"/>
              <w:ind w:left="0"/>
              <w:rPr>
                <w:sz w:val="16"/>
                <w:szCs w:val="16"/>
              </w:rPr>
            </w:pPr>
            <w:r w:rsidRPr="0063609A">
              <w:rPr>
                <w:spacing w:val="1"/>
                <w:sz w:val="16"/>
                <w:szCs w:val="16"/>
              </w:rPr>
              <w:t>Interbond 2340UPC</w:t>
            </w:r>
          </w:p>
        </w:tc>
        <w:tc>
          <w:tcPr>
            <w:tcW w:w="810" w:type="dxa"/>
            <w:vAlign w:val="center"/>
          </w:tcPr>
          <w:p w14:paraId="45A5F596" w14:textId="77777777" w:rsidR="00C3326B" w:rsidRPr="00D76A3E" w:rsidRDefault="00C3326B" w:rsidP="00C3326B">
            <w:pPr>
              <w:autoSpaceDE/>
              <w:autoSpaceDN/>
              <w:adjustRightInd/>
              <w:spacing w:before="0" w:line="240" w:lineRule="auto"/>
              <w:ind w:left="-89" w:hanging="89"/>
              <w:jc w:val="center"/>
              <w:rPr>
                <w:sz w:val="16"/>
                <w:szCs w:val="16"/>
              </w:rPr>
            </w:pPr>
            <w:r w:rsidRPr="00D76A3E">
              <w:rPr>
                <w:sz w:val="16"/>
                <w:szCs w:val="16"/>
              </w:rPr>
              <w:t>217</w:t>
            </w:r>
          </w:p>
        </w:tc>
        <w:tc>
          <w:tcPr>
            <w:tcW w:w="1266" w:type="dxa"/>
            <w:vAlign w:val="center"/>
          </w:tcPr>
          <w:p w14:paraId="0ACB56D5" w14:textId="77777777" w:rsidR="00C3326B" w:rsidRPr="00D76A3E" w:rsidRDefault="00C3326B" w:rsidP="00C3326B">
            <w:pPr>
              <w:autoSpaceDE/>
              <w:autoSpaceDN/>
              <w:adjustRightInd/>
              <w:spacing w:before="0" w:line="240" w:lineRule="auto"/>
              <w:ind w:left="-49" w:right="-46" w:hanging="89"/>
              <w:jc w:val="center"/>
              <w:rPr>
                <w:sz w:val="16"/>
                <w:szCs w:val="16"/>
              </w:rPr>
            </w:pPr>
            <w:r w:rsidRPr="00D76A3E">
              <w:rPr>
                <w:sz w:val="16"/>
                <w:szCs w:val="16"/>
              </w:rPr>
              <w:t>204°C (400°F)</w:t>
            </w:r>
          </w:p>
        </w:tc>
      </w:tr>
      <w:tr w:rsidR="00C3326B" w:rsidRPr="001D3869" w14:paraId="0EF354E2" w14:textId="77777777" w:rsidTr="001671EC">
        <w:trPr>
          <w:gridAfter w:val="1"/>
          <w:wAfter w:w="23" w:type="dxa"/>
          <w:trHeight w:val="288"/>
          <w:jc w:val="center"/>
        </w:trPr>
        <w:tc>
          <w:tcPr>
            <w:tcW w:w="2288" w:type="dxa"/>
            <w:gridSpan w:val="3"/>
            <w:vAlign w:val="center"/>
          </w:tcPr>
          <w:p w14:paraId="5E65936D" w14:textId="77777777" w:rsidR="00C3326B" w:rsidRPr="001D3869" w:rsidRDefault="00C3326B" w:rsidP="00C3326B">
            <w:pPr>
              <w:jc w:val="center"/>
              <w:rPr>
                <w:b/>
                <w:sz w:val="16"/>
                <w:szCs w:val="16"/>
              </w:rPr>
            </w:pPr>
          </w:p>
        </w:tc>
        <w:tc>
          <w:tcPr>
            <w:tcW w:w="2822" w:type="dxa"/>
            <w:gridSpan w:val="2"/>
            <w:vAlign w:val="center"/>
          </w:tcPr>
          <w:p w14:paraId="79D59250"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Jotun</w:t>
            </w:r>
          </w:p>
        </w:tc>
        <w:tc>
          <w:tcPr>
            <w:tcW w:w="2540" w:type="dxa"/>
            <w:gridSpan w:val="4"/>
            <w:vAlign w:val="center"/>
          </w:tcPr>
          <w:p w14:paraId="115AFF7A" w14:textId="40652FE3"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Jotatemp</w:t>
            </w:r>
            <w:proofErr w:type="spellEnd"/>
            <w:r w:rsidRPr="0063609A">
              <w:rPr>
                <w:sz w:val="16"/>
                <w:szCs w:val="16"/>
              </w:rPr>
              <w:t xml:space="preserve"> 250</w:t>
            </w:r>
          </w:p>
        </w:tc>
        <w:tc>
          <w:tcPr>
            <w:tcW w:w="810" w:type="dxa"/>
            <w:vAlign w:val="center"/>
          </w:tcPr>
          <w:p w14:paraId="6B079AE6" w14:textId="36A93EDA" w:rsidR="00C3326B" w:rsidRPr="00D76A3E" w:rsidRDefault="00C3326B" w:rsidP="00C3326B">
            <w:pPr>
              <w:autoSpaceDE/>
              <w:autoSpaceDN/>
              <w:adjustRightInd/>
              <w:spacing w:before="0" w:line="240" w:lineRule="auto"/>
              <w:ind w:left="-89" w:hanging="89"/>
              <w:jc w:val="center"/>
              <w:rPr>
                <w:sz w:val="16"/>
                <w:szCs w:val="16"/>
              </w:rPr>
            </w:pPr>
            <w:r>
              <w:rPr>
                <w:sz w:val="16"/>
                <w:szCs w:val="16"/>
              </w:rPr>
              <w:t>270</w:t>
            </w:r>
          </w:p>
        </w:tc>
        <w:tc>
          <w:tcPr>
            <w:tcW w:w="1266" w:type="dxa"/>
            <w:vAlign w:val="center"/>
          </w:tcPr>
          <w:p w14:paraId="1DCE5082" w14:textId="555AA003" w:rsidR="00C3326B" w:rsidRPr="00976D9F" w:rsidRDefault="00C3326B" w:rsidP="00C3326B">
            <w:pPr>
              <w:autoSpaceDE/>
              <w:autoSpaceDN/>
              <w:adjustRightInd/>
              <w:spacing w:before="0" w:line="240" w:lineRule="auto"/>
              <w:ind w:left="-49" w:right="-46" w:hanging="89"/>
              <w:jc w:val="center"/>
              <w:rPr>
                <w:sz w:val="16"/>
                <w:szCs w:val="16"/>
              </w:rPr>
            </w:pPr>
            <w:r w:rsidRPr="00976D9F">
              <w:rPr>
                <w:sz w:val="16"/>
                <w:szCs w:val="16"/>
              </w:rPr>
              <w:t>210°C (410°F)</w:t>
            </w:r>
          </w:p>
        </w:tc>
      </w:tr>
      <w:tr w:rsidR="00C3326B" w:rsidRPr="001D3869" w14:paraId="057BD2D7" w14:textId="77777777" w:rsidTr="001671EC">
        <w:trPr>
          <w:gridAfter w:val="1"/>
          <w:wAfter w:w="23" w:type="dxa"/>
          <w:trHeight w:val="288"/>
          <w:jc w:val="center"/>
        </w:trPr>
        <w:tc>
          <w:tcPr>
            <w:tcW w:w="2288" w:type="dxa"/>
            <w:gridSpan w:val="3"/>
            <w:vAlign w:val="center"/>
          </w:tcPr>
          <w:p w14:paraId="1C638F27" w14:textId="77777777" w:rsidR="00C3326B" w:rsidRPr="001D3869" w:rsidRDefault="00C3326B" w:rsidP="00C3326B">
            <w:pPr>
              <w:jc w:val="center"/>
              <w:rPr>
                <w:b/>
                <w:sz w:val="16"/>
                <w:szCs w:val="16"/>
              </w:rPr>
            </w:pPr>
          </w:p>
        </w:tc>
        <w:tc>
          <w:tcPr>
            <w:tcW w:w="2822" w:type="dxa"/>
            <w:gridSpan w:val="2"/>
            <w:vAlign w:val="center"/>
          </w:tcPr>
          <w:p w14:paraId="32779B91"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 xml:space="preserve">PPG  </w:t>
            </w:r>
          </w:p>
        </w:tc>
        <w:tc>
          <w:tcPr>
            <w:tcW w:w="2540" w:type="dxa"/>
            <w:gridSpan w:val="4"/>
            <w:vAlign w:val="center"/>
          </w:tcPr>
          <w:p w14:paraId="7508C421" w14:textId="77777777"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Amerlock</w:t>
            </w:r>
            <w:proofErr w:type="spellEnd"/>
            <w:r w:rsidRPr="0063609A">
              <w:rPr>
                <w:sz w:val="16"/>
                <w:szCs w:val="16"/>
              </w:rPr>
              <w:t xml:space="preserve"> 2 GF</w:t>
            </w:r>
          </w:p>
          <w:p w14:paraId="3197DFB2" w14:textId="5334EE97"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Amerlock</w:t>
            </w:r>
            <w:proofErr w:type="spellEnd"/>
            <w:r w:rsidRPr="0063609A">
              <w:rPr>
                <w:sz w:val="16"/>
                <w:szCs w:val="16"/>
              </w:rPr>
              <w:t xml:space="preserve"> 400 GF</w:t>
            </w:r>
          </w:p>
        </w:tc>
        <w:tc>
          <w:tcPr>
            <w:tcW w:w="810" w:type="dxa"/>
            <w:vAlign w:val="center"/>
          </w:tcPr>
          <w:p w14:paraId="2A6D7739" w14:textId="6F846BC9" w:rsidR="00C3326B" w:rsidRPr="00D76A3E" w:rsidRDefault="00C3326B" w:rsidP="00C3326B">
            <w:pPr>
              <w:autoSpaceDE/>
              <w:autoSpaceDN/>
              <w:adjustRightInd/>
              <w:spacing w:before="0" w:line="240" w:lineRule="auto"/>
              <w:ind w:left="-89" w:hanging="89"/>
              <w:jc w:val="center"/>
              <w:rPr>
                <w:sz w:val="16"/>
                <w:szCs w:val="16"/>
              </w:rPr>
            </w:pPr>
            <w:r>
              <w:rPr>
                <w:sz w:val="16"/>
                <w:szCs w:val="16"/>
              </w:rPr>
              <w:t>84-329</w:t>
            </w:r>
          </w:p>
        </w:tc>
        <w:tc>
          <w:tcPr>
            <w:tcW w:w="1266" w:type="dxa"/>
            <w:vAlign w:val="center"/>
          </w:tcPr>
          <w:p w14:paraId="0BBB3D56" w14:textId="77777777" w:rsidR="00C3326B" w:rsidRPr="00976D9F" w:rsidRDefault="00C3326B" w:rsidP="00C3326B">
            <w:pPr>
              <w:autoSpaceDE/>
              <w:autoSpaceDN/>
              <w:adjustRightInd/>
              <w:spacing w:before="0" w:line="240" w:lineRule="auto"/>
              <w:ind w:left="-49" w:right="-46" w:hanging="89"/>
              <w:jc w:val="center"/>
              <w:rPr>
                <w:sz w:val="16"/>
                <w:szCs w:val="16"/>
              </w:rPr>
            </w:pPr>
            <w:r w:rsidRPr="00976D9F">
              <w:rPr>
                <w:sz w:val="16"/>
                <w:szCs w:val="16"/>
              </w:rPr>
              <w:t>218.3°C (425°F)</w:t>
            </w:r>
          </w:p>
          <w:p w14:paraId="44838B17" w14:textId="12067106" w:rsidR="00C3326B" w:rsidRPr="00976D9F" w:rsidRDefault="00C3326B" w:rsidP="00C3326B">
            <w:pPr>
              <w:autoSpaceDE/>
              <w:autoSpaceDN/>
              <w:adjustRightInd/>
              <w:spacing w:before="0" w:line="240" w:lineRule="auto"/>
              <w:ind w:left="-49" w:right="-46" w:hanging="89"/>
              <w:jc w:val="center"/>
              <w:rPr>
                <w:sz w:val="16"/>
                <w:szCs w:val="16"/>
              </w:rPr>
            </w:pPr>
            <w:r w:rsidRPr="00976D9F">
              <w:rPr>
                <w:sz w:val="16"/>
                <w:szCs w:val="16"/>
              </w:rPr>
              <w:t>204°C (400°F)</w:t>
            </w:r>
          </w:p>
        </w:tc>
      </w:tr>
      <w:tr w:rsidR="00C3326B" w:rsidRPr="001D3869" w14:paraId="408D6016" w14:textId="77777777" w:rsidTr="001671EC">
        <w:trPr>
          <w:gridAfter w:val="1"/>
          <w:wAfter w:w="23" w:type="dxa"/>
          <w:trHeight w:val="288"/>
          <w:jc w:val="center"/>
        </w:trPr>
        <w:tc>
          <w:tcPr>
            <w:tcW w:w="2288" w:type="dxa"/>
            <w:gridSpan w:val="3"/>
            <w:vAlign w:val="center"/>
          </w:tcPr>
          <w:p w14:paraId="7A5441A4" w14:textId="77777777" w:rsidR="00C3326B" w:rsidRPr="001D3869" w:rsidRDefault="00C3326B" w:rsidP="00C3326B">
            <w:pPr>
              <w:jc w:val="center"/>
              <w:rPr>
                <w:b/>
                <w:sz w:val="16"/>
                <w:szCs w:val="16"/>
              </w:rPr>
            </w:pPr>
          </w:p>
        </w:tc>
        <w:tc>
          <w:tcPr>
            <w:tcW w:w="2822" w:type="dxa"/>
            <w:gridSpan w:val="2"/>
            <w:vAlign w:val="center"/>
          </w:tcPr>
          <w:p w14:paraId="0D6731FC"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 xml:space="preserve">PPG  </w:t>
            </w:r>
          </w:p>
        </w:tc>
        <w:tc>
          <w:tcPr>
            <w:tcW w:w="2540" w:type="dxa"/>
            <w:gridSpan w:val="4"/>
            <w:vAlign w:val="center"/>
          </w:tcPr>
          <w:p w14:paraId="4AF53855" w14:textId="77777777" w:rsidR="00C3326B" w:rsidRPr="0063609A" w:rsidRDefault="00C3326B" w:rsidP="00C3326B">
            <w:pPr>
              <w:autoSpaceDE/>
              <w:autoSpaceDN/>
              <w:adjustRightInd/>
              <w:spacing w:before="0" w:line="240" w:lineRule="auto"/>
              <w:ind w:left="0"/>
              <w:rPr>
                <w:sz w:val="16"/>
                <w:szCs w:val="16"/>
              </w:rPr>
            </w:pPr>
            <w:r w:rsidRPr="0063609A">
              <w:rPr>
                <w:sz w:val="16"/>
                <w:szCs w:val="16"/>
              </w:rPr>
              <w:t>SigmaTherm2</w:t>
            </w:r>
            <w:r w:rsidRPr="0063609A">
              <w:rPr>
                <w:spacing w:val="1"/>
                <w:sz w:val="16"/>
                <w:szCs w:val="16"/>
              </w:rPr>
              <w:t>3</w:t>
            </w:r>
            <w:r w:rsidRPr="0063609A">
              <w:rPr>
                <w:sz w:val="16"/>
                <w:szCs w:val="16"/>
              </w:rPr>
              <w:t>0</w:t>
            </w:r>
          </w:p>
        </w:tc>
        <w:tc>
          <w:tcPr>
            <w:tcW w:w="810" w:type="dxa"/>
            <w:vAlign w:val="center"/>
          </w:tcPr>
          <w:p w14:paraId="3C7F0007" w14:textId="77777777" w:rsidR="00C3326B" w:rsidRPr="00D76A3E" w:rsidRDefault="00C3326B" w:rsidP="00C3326B">
            <w:pPr>
              <w:autoSpaceDE/>
              <w:autoSpaceDN/>
              <w:adjustRightInd/>
              <w:spacing w:before="0" w:line="240" w:lineRule="auto"/>
              <w:ind w:left="-89" w:hanging="89"/>
              <w:jc w:val="center"/>
              <w:rPr>
                <w:sz w:val="16"/>
                <w:szCs w:val="16"/>
              </w:rPr>
            </w:pPr>
            <w:r w:rsidRPr="00D76A3E">
              <w:rPr>
                <w:sz w:val="16"/>
                <w:szCs w:val="16"/>
              </w:rPr>
              <w:t>329</w:t>
            </w:r>
          </w:p>
        </w:tc>
        <w:tc>
          <w:tcPr>
            <w:tcW w:w="1266" w:type="dxa"/>
            <w:vAlign w:val="center"/>
          </w:tcPr>
          <w:p w14:paraId="6F30DCA4" w14:textId="77777777" w:rsidR="00C3326B" w:rsidRPr="00D76A3E" w:rsidRDefault="00C3326B" w:rsidP="00C3326B">
            <w:pPr>
              <w:autoSpaceDE/>
              <w:autoSpaceDN/>
              <w:adjustRightInd/>
              <w:spacing w:before="0" w:line="240" w:lineRule="auto"/>
              <w:ind w:left="-49" w:right="-46" w:hanging="89"/>
              <w:jc w:val="center"/>
              <w:rPr>
                <w:sz w:val="16"/>
                <w:szCs w:val="16"/>
              </w:rPr>
            </w:pPr>
            <w:r w:rsidRPr="00D76A3E">
              <w:rPr>
                <w:sz w:val="16"/>
                <w:szCs w:val="16"/>
              </w:rPr>
              <w:t>230°C (446°F)</w:t>
            </w:r>
          </w:p>
        </w:tc>
      </w:tr>
      <w:tr w:rsidR="00C3326B" w:rsidRPr="001D3869" w14:paraId="55158184" w14:textId="77777777" w:rsidTr="001671EC">
        <w:trPr>
          <w:gridAfter w:val="1"/>
          <w:wAfter w:w="23" w:type="dxa"/>
          <w:trHeight w:val="288"/>
          <w:jc w:val="center"/>
        </w:trPr>
        <w:tc>
          <w:tcPr>
            <w:tcW w:w="2288" w:type="dxa"/>
            <w:gridSpan w:val="3"/>
            <w:vAlign w:val="center"/>
          </w:tcPr>
          <w:p w14:paraId="0AAC0409" w14:textId="77777777" w:rsidR="00C3326B" w:rsidRPr="001D3869" w:rsidRDefault="00C3326B" w:rsidP="00C3326B">
            <w:pPr>
              <w:jc w:val="center"/>
              <w:rPr>
                <w:b/>
                <w:sz w:val="16"/>
                <w:szCs w:val="16"/>
              </w:rPr>
            </w:pPr>
          </w:p>
        </w:tc>
        <w:tc>
          <w:tcPr>
            <w:tcW w:w="2822" w:type="dxa"/>
            <w:gridSpan w:val="2"/>
            <w:vAlign w:val="center"/>
          </w:tcPr>
          <w:p w14:paraId="04239129" w14:textId="77777777" w:rsidR="00C3326B" w:rsidRPr="00D76A3E" w:rsidRDefault="00C3326B" w:rsidP="00C3326B">
            <w:pPr>
              <w:autoSpaceDE/>
              <w:autoSpaceDN/>
              <w:adjustRightInd/>
              <w:spacing w:before="0" w:line="240" w:lineRule="auto"/>
              <w:ind w:left="0"/>
              <w:rPr>
                <w:sz w:val="16"/>
                <w:szCs w:val="16"/>
              </w:rPr>
            </w:pPr>
            <w:r w:rsidRPr="00D76A3E">
              <w:rPr>
                <w:sz w:val="16"/>
                <w:szCs w:val="16"/>
              </w:rPr>
              <w:t>Sherwin Williams</w:t>
            </w:r>
          </w:p>
        </w:tc>
        <w:tc>
          <w:tcPr>
            <w:tcW w:w="2540" w:type="dxa"/>
            <w:gridSpan w:val="4"/>
            <w:vAlign w:val="center"/>
          </w:tcPr>
          <w:p w14:paraId="638474BC" w14:textId="77777777" w:rsidR="00C3326B" w:rsidRPr="0063609A" w:rsidRDefault="00C3326B" w:rsidP="00C3326B">
            <w:pPr>
              <w:autoSpaceDE/>
              <w:autoSpaceDN/>
              <w:adjustRightInd/>
              <w:spacing w:before="0" w:line="240" w:lineRule="auto"/>
              <w:ind w:left="0"/>
              <w:rPr>
                <w:sz w:val="16"/>
                <w:szCs w:val="16"/>
              </w:rPr>
            </w:pPr>
            <w:proofErr w:type="spellStart"/>
            <w:r w:rsidRPr="0063609A">
              <w:rPr>
                <w:sz w:val="16"/>
                <w:szCs w:val="16"/>
              </w:rPr>
              <w:t>Epo-PhenFF</w:t>
            </w:r>
            <w:proofErr w:type="spellEnd"/>
          </w:p>
        </w:tc>
        <w:tc>
          <w:tcPr>
            <w:tcW w:w="810" w:type="dxa"/>
            <w:vAlign w:val="center"/>
          </w:tcPr>
          <w:p w14:paraId="6B7F3BE4" w14:textId="77777777" w:rsidR="00C3326B" w:rsidRPr="00D76A3E" w:rsidRDefault="00C3326B" w:rsidP="00C3326B">
            <w:pPr>
              <w:autoSpaceDE/>
              <w:autoSpaceDN/>
              <w:adjustRightInd/>
              <w:spacing w:before="0" w:line="240" w:lineRule="auto"/>
              <w:ind w:left="-89" w:hanging="89"/>
              <w:jc w:val="center"/>
              <w:rPr>
                <w:sz w:val="16"/>
                <w:szCs w:val="16"/>
              </w:rPr>
            </w:pPr>
            <w:r w:rsidRPr="00D76A3E">
              <w:rPr>
                <w:sz w:val="16"/>
                <w:szCs w:val="16"/>
              </w:rPr>
              <w:t>250</w:t>
            </w:r>
          </w:p>
        </w:tc>
        <w:tc>
          <w:tcPr>
            <w:tcW w:w="1266" w:type="dxa"/>
            <w:vAlign w:val="center"/>
          </w:tcPr>
          <w:p w14:paraId="0B2993BD" w14:textId="77777777" w:rsidR="00C3326B" w:rsidRPr="00D76A3E" w:rsidRDefault="00C3326B" w:rsidP="00C3326B">
            <w:pPr>
              <w:autoSpaceDE/>
              <w:autoSpaceDN/>
              <w:adjustRightInd/>
              <w:spacing w:before="0" w:line="240" w:lineRule="auto"/>
              <w:ind w:left="-49" w:right="-46" w:hanging="89"/>
              <w:jc w:val="center"/>
              <w:rPr>
                <w:sz w:val="16"/>
                <w:szCs w:val="16"/>
              </w:rPr>
            </w:pPr>
            <w:r w:rsidRPr="00D76A3E">
              <w:rPr>
                <w:sz w:val="16"/>
                <w:szCs w:val="16"/>
              </w:rPr>
              <w:t>232°C (450°F)</w:t>
            </w:r>
          </w:p>
        </w:tc>
      </w:tr>
      <w:tr w:rsidR="0089416C" w:rsidRPr="001D3869" w14:paraId="683FEA7F" w14:textId="77777777" w:rsidTr="00637A62">
        <w:trPr>
          <w:trHeight w:val="288"/>
          <w:jc w:val="center"/>
          <w:ins w:id="1483" w:author="Kurmanov, Aidyn [STAMGazStroy LLP]" w:date="2025-12-09T16:48:00Z"/>
        </w:trPr>
        <w:tc>
          <w:tcPr>
            <w:tcW w:w="2288" w:type="dxa"/>
            <w:gridSpan w:val="3"/>
            <w:vAlign w:val="center"/>
          </w:tcPr>
          <w:p w14:paraId="7FF5898B" w14:textId="77777777" w:rsidR="0089416C" w:rsidRPr="001D3869" w:rsidRDefault="0089416C" w:rsidP="0089416C">
            <w:pPr>
              <w:jc w:val="center"/>
              <w:rPr>
                <w:ins w:id="1484" w:author="Kurmanov, Aidyn [STAMGazStroy LLP]" w:date="2025-12-09T16:48:00Z" w16du:dateUtc="2025-12-09T11:48:00Z"/>
                <w:b/>
                <w:sz w:val="16"/>
                <w:szCs w:val="16"/>
              </w:rPr>
            </w:pPr>
          </w:p>
        </w:tc>
        <w:tc>
          <w:tcPr>
            <w:tcW w:w="2822" w:type="dxa"/>
            <w:gridSpan w:val="2"/>
            <w:vAlign w:val="center"/>
          </w:tcPr>
          <w:p w14:paraId="09AA90B6" w14:textId="448B750B" w:rsidR="0089416C" w:rsidRPr="00D76A3E" w:rsidRDefault="0089416C" w:rsidP="0089416C">
            <w:pPr>
              <w:autoSpaceDE/>
              <w:autoSpaceDN/>
              <w:adjustRightInd/>
              <w:spacing w:before="0" w:line="240" w:lineRule="auto"/>
              <w:ind w:left="0"/>
              <w:rPr>
                <w:ins w:id="1485" w:author="Kurmanov, Aidyn [STAMGazStroy LLP]" w:date="2025-12-09T16:48:00Z" w16du:dateUtc="2025-12-09T11:48:00Z"/>
                <w:sz w:val="16"/>
                <w:szCs w:val="16"/>
              </w:rPr>
            </w:pPr>
            <w:ins w:id="1486" w:author="Kurmanov, Aidyn [STAMGazStroy LLP]" w:date="2025-12-09T16:48:00Z" w16du:dateUtc="2025-12-09T11:48:00Z">
              <w:r>
                <w:rPr>
                  <w:sz w:val="16"/>
                  <w:szCs w:val="16"/>
                </w:rPr>
                <w:t>VMP</w:t>
              </w:r>
            </w:ins>
          </w:p>
        </w:tc>
        <w:tc>
          <w:tcPr>
            <w:tcW w:w="2540" w:type="dxa"/>
            <w:gridSpan w:val="4"/>
            <w:vAlign w:val="center"/>
          </w:tcPr>
          <w:p w14:paraId="6F7E494A" w14:textId="66CEE407" w:rsidR="0089416C" w:rsidRPr="0063609A" w:rsidRDefault="0089416C" w:rsidP="0089416C">
            <w:pPr>
              <w:autoSpaceDE/>
              <w:autoSpaceDN/>
              <w:adjustRightInd/>
              <w:spacing w:before="0" w:line="240" w:lineRule="auto"/>
              <w:ind w:left="0"/>
              <w:rPr>
                <w:ins w:id="1487" w:author="Kurmanov, Aidyn [STAMGazStroy LLP]" w:date="2025-12-09T16:48:00Z" w16du:dateUtc="2025-12-09T11:48:00Z"/>
                <w:sz w:val="16"/>
                <w:szCs w:val="16"/>
              </w:rPr>
            </w:pPr>
            <w:proofErr w:type="spellStart"/>
            <w:ins w:id="1488" w:author="Kurmanov, Aidyn [STAMGazStroy LLP]" w:date="2025-12-09T16:48:00Z" w16du:dateUtc="2025-12-09T11:48:00Z">
              <w:r w:rsidRPr="00C82704">
                <w:rPr>
                  <w:sz w:val="16"/>
                  <w:szCs w:val="16"/>
                </w:rPr>
                <w:t>Isolep-Thermo</w:t>
              </w:r>
              <w:proofErr w:type="spellEnd"/>
            </w:ins>
          </w:p>
        </w:tc>
        <w:tc>
          <w:tcPr>
            <w:tcW w:w="810" w:type="dxa"/>
            <w:vAlign w:val="center"/>
          </w:tcPr>
          <w:p w14:paraId="5ACE9E68" w14:textId="77777777" w:rsidR="0089416C" w:rsidRPr="00D76A3E" w:rsidRDefault="0089416C" w:rsidP="0089416C">
            <w:pPr>
              <w:autoSpaceDE/>
              <w:autoSpaceDN/>
              <w:adjustRightInd/>
              <w:spacing w:before="0" w:line="240" w:lineRule="auto"/>
              <w:ind w:left="-89" w:hanging="89"/>
              <w:jc w:val="center"/>
              <w:rPr>
                <w:ins w:id="1489" w:author="Kurmanov, Aidyn [STAMGazStroy LLP]" w:date="2025-12-09T16:48:00Z" w16du:dateUtc="2025-12-09T11:48:00Z"/>
                <w:sz w:val="16"/>
                <w:szCs w:val="16"/>
              </w:rPr>
            </w:pPr>
          </w:p>
        </w:tc>
        <w:tc>
          <w:tcPr>
            <w:tcW w:w="1289" w:type="dxa"/>
            <w:gridSpan w:val="2"/>
            <w:vAlign w:val="center"/>
          </w:tcPr>
          <w:p w14:paraId="439FE5CE" w14:textId="14AA907B" w:rsidR="0089416C" w:rsidRPr="00D76A3E" w:rsidRDefault="0089416C" w:rsidP="0089416C">
            <w:pPr>
              <w:autoSpaceDE/>
              <w:autoSpaceDN/>
              <w:adjustRightInd/>
              <w:spacing w:before="0" w:line="240" w:lineRule="auto"/>
              <w:ind w:left="-49" w:right="-46" w:hanging="89"/>
              <w:jc w:val="center"/>
              <w:rPr>
                <w:ins w:id="1490" w:author="Kurmanov, Aidyn [STAMGazStroy LLP]" w:date="2025-12-09T16:48:00Z" w16du:dateUtc="2025-12-09T11:48:00Z"/>
                <w:sz w:val="16"/>
                <w:szCs w:val="16"/>
              </w:rPr>
            </w:pPr>
            <w:ins w:id="1491" w:author="Kurmanov, Aidyn [STAMGazStroy LLP]" w:date="2025-12-09T16:48:00Z" w16du:dateUtc="2025-12-09T11:48:00Z">
              <w:r>
                <w:rPr>
                  <w:sz w:val="16"/>
                  <w:szCs w:val="16"/>
                </w:rPr>
                <w:t>172</w:t>
              </w:r>
              <w:r w:rsidRPr="0082198B">
                <w:rPr>
                  <w:sz w:val="16"/>
                  <w:szCs w:val="16"/>
                </w:rPr>
                <w:t>°C</w:t>
              </w:r>
              <w:r>
                <w:rPr>
                  <w:sz w:val="16"/>
                  <w:szCs w:val="16"/>
                </w:rPr>
                <w:t xml:space="preserve"> (341.6</w:t>
              </w:r>
              <w:r w:rsidRPr="0082198B">
                <w:rPr>
                  <w:sz w:val="16"/>
                  <w:szCs w:val="16"/>
                </w:rPr>
                <w:t>°F)</w:t>
              </w:r>
            </w:ins>
          </w:p>
        </w:tc>
      </w:tr>
      <w:tr w:rsidR="00C3326B" w:rsidRPr="001D3869" w14:paraId="55C9EC6F" w14:textId="77777777" w:rsidTr="0060277C">
        <w:trPr>
          <w:gridAfter w:val="1"/>
          <w:wAfter w:w="23" w:type="dxa"/>
          <w:trHeight w:val="288"/>
          <w:jc w:val="center"/>
        </w:trPr>
        <w:tc>
          <w:tcPr>
            <w:tcW w:w="2288" w:type="dxa"/>
            <w:gridSpan w:val="3"/>
            <w:tcBorders>
              <w:bottom w:val="single" w:sz="12" w:space="0" w:color="auto"/>
            </w:tcBorders>
            <w:vAlign w:val="center"/>
          </w:tcPr>
          <w:p w14:paraId="35168636" w14:textId="77777777" w:rsidR="00C3326B" w:rsidRPr="001D3869" w:rsidRDefault="00C3326B" w:rsidP="00C3326B">
            <w:pPr>
              <w:jc w:val="center"/>
              <w:rPr>
                <w:i/>
                <w:sz w:val="14"/>
                <w:szCs w:val="14"/>
              </w:rPr>
            </w:pPr>
          </w:p>
        </w:tc>
        <w:tc>
          <w:tcPr>
            <w:tcW w:w="7438" w:type="dxa"/>
            <w:gridSpan w:val="8"/>
            <w:tcBorders>
              <w:bottom w:val="single" w:sz="12" w:space="0" w:color="auto"/>
            </w:tcBorders>
            <w:vAlign w:val="center"/>
          </w:tcPr>
          <w:p w14:paraId="3C27969D" w14:textId="77777777" w:rsidR="00C3326B" w:rsidRPr="001D3869" w:rsidRDefault="00C3326B" w:rsidP="00C3326B">
            <w:pPr>
              <w:autoSpaceDE/>
              <w:autoSpaceDN/>
              <w:adjustRightInd/>
              <w:spacing w:before="0" w:line="240" w:lineRule="auto"/>
              <w:ind w:left="0"/>
              <w:rPr>
                <w:i/>
                <w:sz w:val="14"/>
                <w:szCs w:val="14"/>
              </w:rPr>
            </w:pPr>
            <w:r w:rsidRPr="001D3869">
              <w:rPr>
                <w:i/>
                <w:sz w:val="14"/>
                <w:szCs w:val="14"/>
              </w:rPr>
              <w:t>These coatings contain epoxy and epoxy phenolic resins.</w:t>
            </w:r>
          </w:p>
        </w:tc>
      </w:tr>
      <w:tr w:rsidR="00C3326B" w:rsidRPr="001D3869" w14:paraId="5BC8C8F5" w14:textId="77777777" w:rsidTr="0060277C">
        <w:trPr>
          <w:gridAfter w:val="1"/>
          <w:wAfter w:w="23" w:type="dxa"/>
          <w:trHeight w:val="288"/>
          <w:jc w:val="center"/>
        </w:trPr>
        <w:tc>
          <w:tcPr>
            <w:tcW w:w="9726" w:type="dxa"/>
            <w:gridSpan w:val="11"/>
            <w:tcBorders>
              <w:top w:val="single" w:sz="12" w:space="0" w:color="auto"/>
            </w:tcBorders>
            <w:vAlign w:val="center"/>
          </w:tcPr>
          <w:p w14:paraId="3E8051A4" w14:textId="77777777" w:rsidR="00C3326B" w:rsidRPr="001D3869" w:rsidRDefault="00C3326B" w:rsidP="00C3326B">
            <w:pPr>
              <w:rPr>
                <w:i/>
                <w:sz w:val="14"/>
                <w:szCs w:val="14"/>
              </w:rPr>
            </w:pPr>
          </w:p>
        </w:tc>
      </w:tr>
      <w:tr w:rsidR="00C3326B" w:rsidRPr="001D3869" w14:paraId="0B9B68B6" w14:textId="77777777" w:rsidTr="001671EC">
        <w:trPr>
          <w:gridAfter w:val="1"/>
          <w:wAfter w:w="23" w:type="dxa"/>
          <w:trHeight w:val="288"/>
          <w:jc w:val="center"/>
        </w:trPr>
        <w:tc>
          <w:tcPr>
            <w:tcW w:w="1170" w:type="dxa"/>
            <w:vAlign w:val="center"/>
          </w:tcPr>
          <w:p w14:paraId="40D24AAD" w14:textId="77777777" w:rsidR="00C3326B" w:rsidRPr="000C5718" w:rsidRDefault="00C3326B" w:rsidP="00C3326B">
            <w:pPr>
              <w:autoSpaceDE/>
              <w:autoSpaceDN/>
              <w:adjustRightInd/>
              <w:spacing w:before="0" w:line="240" w:lineRule="auto"/>
              <w:ind w:left="-72"/>
              <w:rPr>
                <w:b/>
                <w:sz w:val="16"/>
                <w:szCs w:val="16"/>
              </w:rPr>
            </w:pPr>
            <w:r w:rsidRPr="000C5718">
              <w:rPr>
                <w:b/>
                <w:sz w:val="16"/>
                <w:szCs w:val="16"/>
              </w:rPr>
              <w:t>Last Update:</w:t>
            </w:r>
          </w:p>
        </w:tc>
        <w:tc>
          <w:tcPr>
            <w:tcW w:w="3940" w:type="dxa"/>
            <w:gridSpan w:val="4"/>
            <w:vAlign w:val="center"/>
          </w:tcPr>
          <w:p w14:paraId="5E87A95C" w14:textId="6CCCF564" w:rsidR="00C3326B" w:rsidRPr="000C5718" w:rsidRDefault="00C3326B" w:rsidP="00C3326B">
            <w:pPr>
              <w:autoSpaceDE/>
              <w:autoSpaceDN/>
              <w:adjustRightInd/>
              <w:spacing w:before="0" w:line="240" w:lineRule="auto"/>
              <w:ind w:left="-72"/>
              <w:rPr>
                <w:b/>
                <w:sz w:val="16"/>
                <w:szCs w:val="16"/>
              </w:rPr>
            </w:pPr>
            <w:r>
              <w:rPr>
                <w:position w:val="-1"/>
                <w:sz w:val="16"/>
                <w:szCs w:val="16"/>
              </w:rPr>
              <w:t>November 2025</w:t>
            </w:r>
          </w:p>
        </w:tc>
        <w:tc>
          <w:tcPr>
            <w:tcW w:w="2540" w:type="dxa"/>
            <w:gridSpan w:val="4"/>
            <w:vAlign w:val="center"/>
          </w:tcPr>
          <w:p w14:paraId="15791873" w14:textId="77777777" w:rsidR="00C3326B" w:rsidRPr="001D3869" w:rsidRDefault="00C3326B" w:rsidP="00C3326B">
            <w:pPr>
              <w:rPr>
                <w:b/>
                <w:sz w:val="16"/>
                <w:szCs w:val="16"/>
              </w:rPr>
            </w:pPr>
          </w:p>
        </w:tc>
        <w:tc>
          <w:tcPr>
            <w:tcW w:w="810" w:type="dxa"/>
            <w:vAlign w:val="center"/>
          </w:tcPr>
          <w:p w14:paraId="61ABA813" w14:textId="77777777" w:rsidR="00C3326B" w:rsidRPr="001D3869" w:rsidRDefault="00C3326B" w:rsidP="00C3326B">
            <w:pPr>
              <w:jc w:val="center"/>
              <w:rPr>
                <w:b/>
                <w:sz w:val="16"/>
                <w:szCs w:val="16"/>
              </w:rPr>
            </w:pPr>
          </w:p>
        </w:tc>
        <w:tc>
          <w:tcPr>
            <w:tcW w:w="1266" w:type="dxa"/>
            <w:vAlign w:val="center"/>
          </w:tcPr>
          <w:p w14:paraId="115BD8DE" w14:textId="77777777" w:rsidR="00C3326B" w:rsidRPr="001D3869" w:rsidRDefault="00C3326B" w:rsidP="00C3326B">
            <w:pPr>
              <w:jc w:val="center"/>
              <w:rPr>
                <w:b/>
                <w:sz w:val="16"/>
                <w:szCs w:val="16"/>
              </w:rPr>
            </w:pPr>
          </w:p>
        </w:tc>
      </w:tr>
    </w:tbl>
    <w:p w14:paraId="103BC715" w14:textId="77777777" w:rsidR="00C3326B" w:rsidRDefault="00C3326B" w:rsidP="00B35833">
      <w:pPr>
        <w:spacing w:before="0" w:line="240" w:lineRule="auto"/>
        <w:ind w:left="1170" w:hanging="540"/>
        <w:rPr>
          <w:color w:val="auto"/>
          <w:sz w:val="16"/>
          <w:szCs w:val="16"/>
          <w:lang w:val="ru-RU"/>
        </w:rPr>
      </w:pPr>
    </w:p>
    <w:p w14:paraId="66664740" w14:textId="140B4AA8" w:rsidR="00976D9F" w:rsidRPr="00B35833" w:rsidRDefault="00976D9F" w:rsidP="00B35833">
      <w:pPr>
        <w:spacing w:before="0" w:line="240" w:lineRule="auto"/>
        <w:ind w:left="1170" w:hanging="540"/>
        <w:rPr>
          <w:color w:val="auto"/>
          <w:sz w:val="16"/>
          <w:szCs w:val="16"/>
        </w:rPr>
      </w:pPr>
      <w:r w:rsidRPr="00B35833">
        <w:rPr>
          <w:color w:val="auto"/>
          <w:sz w:val="16"/>
          <w:szCs w:val="16"/>
        </w:rPr>
        <w:t>Note 1</w:t>
      </w:r>
      <w:proofErr w:type="gramStart"/>
      <w:r w:rsidRPr="00B35833">
        <w:rPr>
          <w:color w:val="auto"/>
          <w:sz w:val="16"/>
          <w:szCs w:val="16"/>
        </w:rPr>
        <w:t xml:space="preserve">: </w:t>
      </w:r>
      <w:r w:rsidR="001B43BF" w:rsidRPr="00064F9B">
        <w:rPr>
          <w:color w:val="auto"/>
          <w:sz w:val="16"/>
          <w:szCs w:val="16"/>
        </w:rPr>
        <w:tab/>
      </w:r>
      <w:r w:rsidRPr="00B35833">
        <w:rPr>
          <w:color w:val="auto"/>
          <w:sz w:val="16"/>
          <w:szCs w:val="16"/>
        </w:rPr>
        <w:t>*</w:t>
      </w:r>
      <w:proofErr w:type="spellStart"/>
      <w:proofErr w:type="gramEnd"/>
      <w:r w:rsidRPr="00B35833">
        <w:rPr>
          <w:color w:val="auto"/>
          <w:sz w:val="16"/>
          <w:szCs w:val="16"/>
        </w:rPr>
        <w:t>Thurmalox</w:t>
      </w:r>
      <w:proofErr w:type="spellEnd"/>
      <w:r w:rsidRPr="00B35833">
        <w:rPr>
          <w:color w:val="auto"/>
          <w:sz w:val="16"/>
          <w:szCs w:val="16"/>
        </w:rPr>
        <w:t xml:space="preserve"> 218 should only be </w:t>
      </w:r>
      <w:proofErr w:type="spellStart"/>
      <w:r w:rsidRPr="00B35833">
        <w:rPr>
          <w:color w:val="auto"/>
          <w:sz w:val="16"/>
          <w:szCs w:val="16"/>
        </w:rPr>
        <w:t>topcoated</w:t>
      </w:r>
      <w:proofErr w:type="spellEnd"/>
      <w:r w:rsidRPr="00B35833">
        <w:rPr>
          <w:color w:val="auto"/>
          <w:sz w:val="16"/>
          <w:szCs w:val="16"/>
        </w:rPr>
        <w:t xml:space="preserve"> with </w:t>
      </w:r>
      <w:proofErr w:type="spellStart"/>
      <w:r w:rsidRPr="00B35833">
        <w:rPr>
          <w:color w:val="auto"/>
          <w:sz w:val="16"/>
          <w:szCs w:val="16"/>
        </w:rPr>
        <w:t>Thurmalox</w:t>
      </w:r>
      <w:proofErr w:type="spellEnd"/>
      <w:r w:rsidRPr="00B35833">
        <w:rPr>
          <w:color w:val="auto"/>
          <w:sz w:val="16"/>
          <w:szCs w:val="16"/>
        </w:rPr>
        <w:t xml:space="preserve"> 219.</w:t>
      </w:r>
    </w:p>
    <w:p w14:paraId="7CC860F3" w14:textId="057CDD92" w:rsidR="00976D9F" w:rsidRPr="00B35833" w:rsidRDefault="00976D9F" w:rsidP="00B35833">
      <w:pPr>
        <w:spacing w:before="0" w:line="240" w:lineRule="auto"/>
        <w:ind w:left="1170" w:hanging="540"/>
        <w:rPr>
          <w:color w:val="auto"/>
          <w:sz w:val="16"/>
          <w:szCs w:val="16"/>
        </w:rPr>
      </w:pPr>
      <w:r w:rsidRPr="00B35833">
        <w:rPr>
          <w:color w:val="auto"/>
          <w:sz w:val="16"/>
          <w:szCs w:val="16"/>
        </w:rPr>
        <w:t>Note 2:</w:t>
      </w:r>
      <w:r w:rsidR="001B43BF" w:rsidRPr="00064F9B">
        <w:rPr>
          <w:color w:val="auto"/>
          <w:sz w:val="16"/>
          <w:szCs w:val="16"/>
        </w:rPr>
        <w:tab/>
      </w:r>
      <w:r w:rsidRPr="00B35833">
        <w:rPr>
          <w:color w:val="auto"/>
          <w:sz w:val="16"/>
          <w:szCs w:val="16"/>
        </w:rPr>
        <w:t>**</w:t>
      </w:r>
      <w:proofErr w:type="spellStart"/>
      <w:r w:rsidRPr="00B35833">
        <w:rPr>
          <w:color w:val="auto"/>
          <w:sz w:val="16"/>
          <w:szCs w:val="16"/>
        </w:rPr>
        <w:t>Protexior</w:t>
      </w:r>
      <w:proofErr w:type="spellEnd"/>
      <w:r w:rsidRPr="00B35833">
        <w:rPr>
          <w:color w:val="auto"/>
          <w:sz w:val="16"/>
          <w:szCs w:val="16"/>
        </w:rPr>
        <w:t xml:space="preserve"> 795 should only be </w:t>
      </w:r>
      <w:proofErr w:type="spellStart"/>
      <w:r w:rsidRPr="00B35833">
        <w:rPr>
          <w:color w:val="auto"/>
          <w:sz w:val="16"/>
          <w:szCs w:val="16"/>
        </w:rPr>
        <w:t>topcoated</w:t>
      </w:r>
      <w:proofErr w:type="spellEnd"/>
      <w:r w:rsidRPr="00B35833">
        <w:rPr>
          <w:color w:val="auto"/>
          <w:sz w:val="16"/>
          <w:szCs w:val="16"/>
        </w:rPr>
        <w:t xml:space="preserve"> with </w:t>
      </w:r>
      <w:proofErr w:type="spellStart"/>
      <w:r w:rsidRPr="00B35833">
        <w:rPr>
          <w:color w:val="auto"/>
          <w:sz w:val="16"/>
          <w:szCs w:val="16"/>
        </w:rPr>
        <w:t>Protexior</w:t>
      </w:r>
      <w:proofErr w:type="spellEnd"/>
      <w:r w:rsidRPr="00B35833">
        <w:rPr>
          <w:color w:val="auto"/>
          <w:sz w:val="16"/>
          <w:szCs w:val="16"/>
        </w:rPr>
        <w:t xml:space="preserve"> 794.</w:t>
      </w:r>
    </w:p>
    <w:p w14:paraId="2E3C5067" w14:textId="224CD86C" w:rsidR="00976D9F" w:rsidRPr="00B35833" w:rsidRDefault="00976D9F" w:rsidP="00B35833">
      <w:pPr>
        <w:spacing w:before="0" w:line="240" w:lineRule="auto"/>
        <w:ind w:left="1170" w:hanging="540"/>
        <w:rPr>
          <w:color w:val="auto"/>
          <w:sz w:val="16"/>
          <w:szCs w:val="16"/>
        </w:rPr>
      </w:pPr>
      <w:r w:rsidRPr="00B35833">
        <w:rPr>
          <w:color w:val="auto"/>
          <w:sz w:val="16"/>
          <w:szCs w:val="16"/>
        </w:rPr>
        <w:t>Note</w:t>
      </w:r>
      <w:r w:rsidR="0022184E" w:rsidRPr="00B35833">
        <w:rPr>
          <w:color w:val="auto"/>
          <w:sz w:val="16"/>
          <w:szCs w:val="16"/>
        </w:rPr>
        <w:t xml:space="preserve"> 3: </w:t>
      </w:r>
      <w:r w:rsidR="001B43BF" w:rsidRPr="00064F9B">
        <w:rPr>
          <w:color w:val="auto"/>
          <w:sz w:val="16"/>
          <w:szCs w:val="16"/>
        </w:rPr>
        <w:tab/>
      </w:r>
      <w:r w:rsidRPr="00AE44B5">
        <w:rPr>
          <w:color w:val="auto"/>
          <w:sz w:val="16"/>
          <w:szCs w:val="16"/>
        </w:rPr>
        <w:t>***Devoe HT-403 can be used.</w:t>
      </w:r>
    </w:p>
    <w:p w14:paraId="5AE5384A" w14:textId="79176B6A" w:rsidR="00976D9F" w:rsidRPr="00B35833" w:rsidRDefault="00976D9F" w:rsidP="00B35833">
      <w:pPr>
        <w:spacing w:before="0" w:line="240" w:lineRule="auto"/>
        <w:ind w:left="1170" w:hanging="540"/>
        <w:rPr>
          <w:color w:val="auto"/>
          <w:sz w:val="16"/>
          <w:szCs w:val="16"/>
        </w:rPr>
      </w:pPr>
      <w:r w:rsidRPr="00B35833">
        <w:rPr>
          <w:color w:val="auto"/>
          <w:sz w:val="16"/>
          <w:szCs w:val="16"/>
        </w:rPr>
        <w:t>Note</w:t>
      </w:r>
      <w:r w:rsidR="0022184E" w:rsidRPr="00B35833">
        <w:rPr>
          <w:color w:val="auto"/>
          <w:sz w:val="16"/>
          <w:szCs w:val="16"/>
        </w:rPr>
        <w:t xml:space="preserve"> 4</w:t>
      </w:r>
      <w:proofErr w:type="gramStart"/>
      <w:r w:rsidRPr="00B35833">
        <w:rPr>
          <w:color w:val="auto"/>
          <w:sz w:val="16"/>
          <w:szCs w:val="16"/>
        </w:rPr>
        <w:t xml:space="preserve">: </w:t>
      </w:r>
      <w:r w:rsidR="001B43BF" w:rsidRPr="00064F9B">
        <w:rPr>
          <w:color w:val="auto"/>
          <w:sz w:val="16"/>
          <w:szCs w:val="16"/>
        </w:rPr>
        <w:tab/>
      </w:r>
      <w:r w:rsidRPr="00B35833">
        <w:rPr>
          <w:color w:val="auto"/>
          <w:sz w:val="16"/>
          <w:szCs w:val="16"/>
        </w:rPr>
        <w:t>Materials</w:t>
      </w:r>
      <w:proofErr w:type="gramEnd"/>
      <w:r w:rsidRPr="00B35833">
        <w:rPr>
          <w:color w:val="auto"/>
          <w:sz w:val="16"/>
          <w:szCs w:val="16"/>
        </w:rPr>
        <w:t xml:space="preserve"> that have &gt;10% aluminum additives cannot be holiday tested because of the conductivity of the aluminum.</w:t>
      </w:r>
    </w:p>
    <w:p w14:paraId="25B6F0CC" w14:textId="1280CCF4" w:rsidR="0022184E" w:rsidRPr="00B35833" w:rsidRDefault="0022184E" w:rsidP="00B35833">
      <w:pPr>
        <w:spacing w:before="0" w:line="240" w:lineRule="auto"/>
        <w:ind w:left="1170" w:hanging="540"/>
        <w:rPr>
          <w:color w:val="auto"/>
          <w:sz w:val="16"/>
          <w:szCs w:val="16"/>
        </w:rPr>
      </w:pPr>
      <w:r w:rsidRPr="00B35833">
        <w:rPr>
          <w:color w:val="auto"/>
          <w:sz w:val="16"/>
          <w:szCs w:val="16"/>
        </w:rPr>
        <w:t>Note 5</w:t>
      </w:r>
      <w:proofErr w:type="gramStart"/>
      <w:r w:rsidRPr="00B35833">
        <w:rPr>
          <w:color w:val="auto"/>
          <w:sz w:val="16"/>
          <w:szCs w:val="16"/>
        </w:rPr>
        <w:t xml:space="preserve">: </w:t>
      </w:r>
      <w:r w:rsidR="001B43BF" w:rsidRPr="00064F9B">
        <w:rPr>
          <w:color w:val="auto"/>
          <w:sz w:val="16"/>
          <w:szCs w:val="16"/>
        </w:rPr>
        <w:tab/>
      </w:r>
      <w:r w:rsidRPr="00B35833">
        <w:rPr>
          <w:color w:val="auto"/>
          <w:sz w:val="16"/>
          <w:szCs w:val="16"/>
        </w:rPr>
        <w:t>Contrasting</w:t>
      </w:r>
      <w:proofErr w:type="gramEnd"/>
      <w:r w:rsidRPr="00B35833">
        <w:rPr>
          <w:color w:val="auto"/>
          <w:sz w:val="16"/>
          <w:szCs w:val="16"/>
        </w:rPr>
        <w:t xml:space="preserve"> colors must be used for 1st and 2nd coats. The finish colors shall be selected as per Table 1 - Finish Coat </w:t>
      </w:r>
      <w:proofErr w:type="spellStart"/>
      <w:r w:rsidRPr="00B35833">
        <w:rPr>
          <w:color w:val="auto"/>
          <w:sz w:val="16"/>
          <w:szCs w:val="16"/>
        </w:rPr>
        <w:t>Colour</w:t>
      </w:r>
      <w:proofErr w:type="spellEnd"/>
      <w:r w:rsidRPr="00B35833">
        <w:rPr>
          <w:color w:val="auto"/>
          <w:sz w:val="16"/>
          <w:szCs w:val="16"/>
        </w:rPr>
        <w:t xml:space="preserve"> </w:t>
      </w:r>
      <w:proofErr w:type="gramStart"/>
      <w:r w:rsidRPr="00B35833">
        <w:rPr>
          <w:color w:val="auto"/>
          <w:sz w:val="16"/>
          <w:szCs w:val="16"/>
        </w:rPr>
        <w:t>Schedule  Deviation</w:t>
      </w:r>
      <w:proofErr w:type="gramEnd"/>
      <w:r w:rsidRPr="00B35833">
        <w:rPr>
          <w:color w:val="auto"/>
          <w:sz w:val="16"/>
          <w:szCs w:val="16"/>
        </w:rPr>
        <w:t xml:space="preserve"> may be accepted if the coating is manufactured in one color.</w:t>
      </w:r>
    </w:p>
    <w:p w14:paraId="18CE62E5" w14:textId="77777777" w:rsidR="009639E5" w:rsidRPr="001D3869" w:rsidRDefault="009639E5" w:rsidP="009639E5">
      <w:pPr>
        <w:tabs>
          <w:tab w:val="left" w:pos="3225"/>
        </w:tabs>
        <w:rPr>
          <w:sz w:val="20"/>
          <w:szCs w:val="20"/>
        </w:rPr>
      </w:pPr>
    </w:p>
    <w:p w14:paraId="40B4AC14" w14:textId="77777777" w:rsidR="009639E5" w:rsidRPr="001D3869" w:rsidRDefault="009639E5" w:rsidP="009639E5">
      <w:pPr>
        <w:tabs>
          <w:tab w:val="left" w:pos="3225"/>
        </w:tabs>
        <w:rPr>
          <w:sz w:val="20"/>
          <w:szCs w:val="20"/>
        </w:rPr>
      </w:pPr>
      <w:r w:rsidRPr="001D3869">
        <w:rPr>
          <w:sz w:val="20"/>
          <w:szCs w:val="20"/>
        </w:rPr>
        <w:br w:type="page"/>
      </w:r>
    </w:p>
    <w:tbl>
      <w:tblPr>
        <w:tblW w:w="9778" w:type="dxa"/>
        <w:jc w:val="center"/>
        <w:tblLayout w:type="fixed"/>
        <w:tblLook w:val="01E0" w:firstRow="1" w:lastRow="1" w:firstColumn="1" w:lastColumn="1" w:noHBand="0" w:noVBand="0"/>
      </w:tblPr>
      <w:tblGrid>
        <w:gridCol w:w="1170"/>
        <w:gridCol w:w="270"/>
        <w:gridCol w:w="651"/>
        <w:gridCol w:w="2496"/>
        <w:gridCol w:w="990"/>
        <w:gridCol w:w="1700"/>
        <w:gridCol w:w="971"/>
        <w:gridCol w:w="1530"/>
      </w:tblGrid>
      <w:tr w:rsidR="009639E5" w:rsidRPr="001D3869" w14:paraId="509A6A90" w14:textId="77777777" w:rsidTr="0060277C">
        <w:trPr>
          <w:trHeight w:val="360"/>
          <w:jc w:val="center"/>
        </w:trPr>
        <w:tc>
          <w:tcPr>
            <w:tcW w:w="9778" w:type="dxa"/>
            <w:gridSpan w:val="8"/>
            <w:tcBorders>
              <w:top w:val="single" w:sz="6" w:space="0" w:color="auto"/>
              <w:bottom w:val="single" w:sz="12" w:space="0" w:color="auto"/>
            </w:tcBorders>
            <w:shd w:val="clear" w:color="auto" w:fill="FFFFFF"/>
            <w:vAlign w:val="center"/>
          </w:tcPr>
          <w:p w14:paraId="6E3A60A4" w14:textId="77777777" w:rsidR="009639E5" w:rsidRPr="001D3869" w:rsidRDefault="009639E5" w:rsidP="0060277C">
            <w:pPr>
              <w:ind w:right="-72"/>
              <w:jc w:val="right"/>
              <w:rPr>
                <w:b/>
                <w:i/>
                <w:color w:val="auto"/>
              </w:rPr>
            </w:pPr>
            <w:r w:rsidRPr="001D3869">
              <w:rPr>
                <w:b/>
                <w:i/>
                <w:color w:val="auto"/>
              </w:rPr>
              <w:lastRenderedPageBreak/>
              <w:t>Coatings under Insulation</w:t>
            </w:r>
          </w:p>
        </w:tc>
      </w:tr>
      <w:tr w:rsidR="009639E5" w:rsidRPr="001D3869" w14:paraId="4BD33591" w14:textId="77777777" w:rsidTr="0060277C">
        <w:trPr>
          <w:trHeight w:val="360"/>
          <w:jc w:val="center"/>
        </w:trPr>
        <w:tc>
          <w:tcPr>
            <w:tcW w:w="7277" w:type="dxa"/>
            <w:gridSpan w:val="6"/>
            <w:tcBorders>
              <w:top w:val="single" w:sz="12" w:space="0" w:color="auto"/>
              <w:left w:val="single" w:sz="12" w:space="0" w:color="auto"/>
              <w:bottom w:val="single" w:sz="12" w:space="0" w:color="auto"/>
            </w:tcBorders>
            <w:vAlign w:val="center"/>
          </w:tcPr>
          <w:p w14:paraId="4EF7013C" w14:textId="77777777" w:rsidR="009639E5" w:rsidRPr="001D3869" w:rsidRDefault="009639E5" w:rsidP="0060277C">
            <w:pPr>
              <w:autoSpaceDE/>
              <w:autoSpaceDN/>
              <w:adjustRightInd/>
              <w:spacing w:before="0" w:line="240" w:lineRule="auto"/>
              <w:ind w:left="0"/>
              <w:rPr>
                <w:b/>
                <w:sz w:val="20"/>
                <w:szCs w:val="20"/>
              </w:rPr>
            </w:pPr>
            <w:r w:rsidRPr="001D3869">
              <w:rPr>
                <w:b/>
                <w:sz w:val="20"/>
                <w:szCs w:val="20"/>
              </w:rPr>
              <w:t>Thin Film Inorganic Coatin</w:t>
            </w:r>
            <w:r>
              <w:rPr>
                <w:b/>
                <w:sz w:val="20"/>
                <w:szCs w:val="20"/>
              </w:rPr>
              <w:t xml:space="preserve">gs </w:t>
            </w:r>
            <w:r w:rsidRPr="001D3869">
              <w:rPr>
                <w:b/>
                <w:sz w:val="20"/>
                <w:szCs w:val="20"/>
              </w:rPr>
              <w:t xml:space="preserve">for Carbon Steel or </w:t>
            </w:r>
            <w:proofErr w:type="gramStart"/>
            <w:r w:rsidRPr="001D3869">
              <w:rPr>
                <w:b/>
                <w:sz w:val="20"/>
                <w:szCs w:val="20"/>
              </w:rPr>
              <w:t>Stainless Steel</w:t>
            </w:r>
            <w:proofErr w:type="gramEnd"/>
            <w:r w:rsidRPr="001D3869">
              <w:rPr>
                <w:b/>
                <w:sz w:val="20"/>
                <w:szCs w:val="20"/>
              </w:rPr>
              <w:t xml:space="preserve"> Temperatures Above </w:t>
            </w:r>
            <w:r>
              <w:rPr>
                <w:b/>
                <w:sz w:val="20"/>
                <w:szCs w:val="20"/>
              </w:rPr>
              <w:t>204</w:t>
            </w:r>
            <w:r w:rsidRPr="001D3869">
              <w:rPr>
                <w:b/>
                <w:sz w:val="20"/>
                <w:szCs w:val="20"/>
              </w:rPr>
              <w:t>°</w:t>
            </w:r>
            <w:r>
              <w:rPr>
                <w:b/>
                <w:sz w:val="20"/>
                <w:szCs w:val="20"/>
              </w:rPr>
              <w:t>C (400</w:t>
            </w:r>
            <w:r w:rsidRPr="001D3869">
              <w:rPr>
                <w:b/>
                <w:sz w:val="20"/>
                <w:szCs w:val="20"/>
              </w:rPr>
              <w:t>°F</w:t>
            </w:r>
            <w:r>
              <w:rPr>
                <w:b/>
                <w:sz w:val="20"/>
                <w:szCs w:val="20"/>
              </w:rPr>
              <w:t>)</w:t>
            </w:r>
          </w:p>
        </w:tc>
        <w:tc>
          <w:tcPr>
            <w:tcW w:w="2501" w:type="dxa"/>
            <w:gridSpan w:val="2"/>
            <w:tcBorders>
              <w:top w:val="single" w:sz="12" w:space="0" w:color="auto"/>
              <w:bottom w:val="single" w:sz="12" w:space="0" w:color="auto"/>
              <w:right w:val="single" w:sz="12" w:space="0" w:color="auto"/>
            </w:tcBorders>
            <w:shd w:val="clear" w:color="auto" w:fill="000000"/>
            <w:vAlign w:val="center"/>
          </w:tcPr>
          <w:p w14:paraId="74F73C5A" w14:textId="77777777" w:rsidR="009639E5" w:rsidRPr="001D3869" w:rsidRDefault="009639E5" w:rsidP="0060277C">
            <w:pPr>
              <w:autoSpaceDE/>
              <w:autoSpaceDN/>
              <w:adjustRightInd/>
              <w:spacing w:before="0" w:line="240" w:lineRule="auto"/>
              <w:ind w:left="0"/>
              <w:jc w:val="center"/>
              <w:rPr>
                <w:b/>
                <w:color w:val="FFFFFF"/>
                <w:sz w:val="36"/>
                <w:szCs w:val="40"/>
              </w:rPr>
            </w:pPr>
            <w:r w:rsidRPr="001D3869">
              <w:rPr>
                <w:b/>
                <w:color w:val="FFFFFF"/>
                <w:sz w:val="36"/>
                <w:szCs w:val="40"/>
              </w:rPr>
              <w:t>12.7</w:t>
            </w:r>
          </w:p>
        </w:tc>
      </w:tr>
      <w:tr w:rsidR="009639E5" w:rsidRPr="001D3869" w14:paraId="3D1DFF8E" w14:textId="77777777" w:rsidTr="0060277C">
        <w:trPr>
          <w:cantSplit/>
          <w:trHeight w:val="288"/>
          <w:jc w:val="center"/>
        </w:trPr>
        <w:tc>
          <w:tcPr>
            <w:tcW w:w="1440" w:type="dxa"/>
            <w:gridSpan w:val="2"/>
            <w:tcBorders>
              <w:top w:val="single" w:sz="12" w:space="0" w:color="auto"/>
            </w:tcBorders>
          </w:tcPr>
          <w:p w14:paraId="00BAD2AC"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Surface Prep:</w:t>
            </w:r>
          </w:p>
        </w:tc>
        <w:tc>
          <w:tcPr>
            <w:tcW w:w="3147" w:type="dxa"/>
            <w:gridSpan w:val="2"/>
            <w:tcBorders>
              <w:top w:val="single" w:sz="12" w:space="0" w:color="auto"/>
            </w:tcBorders>
          </w:tcPr>
          <w:p w14:paraId="0BE76273" w14:textId="46A7FBC1" w:rsidR="00753EB8" w:rsidRPr="00064F9B" w:rsidRDefault="00753EB8" w:rsidP="00753EB8">
            <w:pPr>
              <w:autoSpaceDE/>
              <w:autoSpaceDN/>
              <w:adjustRightInd/>
              <w:spacing w:before="0" w:line="240" w:lineRule="auto"/>
              <w:ind w:left="-72"/>
              <w:rPr>
                <w:b/>
                <w:bCs/>
                <w:sz w:val="16"/>
                <w:szCs w:val="16"/>
              </w:rPr>
            </w:pPr>
            <w:r w:rsidRPr="00753EB8">
              <w:rPr>
                <w:b/>
                <w:bCs/>
                <w:sz w:val="16"/>
                <w:szCs w:val="16"/>
              </w:rPr>
              <w:t>Stainless</w:t>
            </w:r>
            <w:r w:rsidR="00266FEA" w:rsidRPr="00064F9B">
              <w:rPr>
                <w:b/>
                <w:bCs/>
                <w:sz w:val="16"/>
                <w:szCs w:val="16"/>
              </w:rPr>
              <w:t xml:space="preserve"> </w:t>
            </w:r>
            <w:r w:rsidRPr="00753EB8">
              <w:rPr>
                <w:b/>
                <w:bCs/>
                <w:sz w:val="16"/>
                <w:szCs w:val="16"/>
              </w:rPr>
              <w:t>Steel:</w:t>
            </w:r>
          </w:p>
          <w:p w14:paraId="3AC8320A" w14:textId="56835A35" w:rsidR="00753EB8" w:rsidRPr="00753EB8" w:rsidRDefault="00753EB8" w:rsidP="00753EB8">
            <w:pPr>
              <w:autoSpaceDE/>
              <w:autoSpaceDN/>
              <w:adjustRightInd/>
              <w:spacing w:before="0" w:line="240" w:lineRule="auto"/>
              <w:ind w:left="-72"/>
              <w:rPr>
                <w:sz w:val="16"/>
                <w:szCs w:val="16"/>
              </w:rPr>
            </w:pPr>
            <w:r w:rsidRPr="00753EB8">
              <w:rPr>
                <w:sz w:val="16"/>
                <w:szCs w:val="16"/>
              </w:rPr>
              <w:t>SSPC-SP1/SP</w:t>
            </w:r>
            <w:del w:id="1492" w:author="Kurmanov, Aidyn [STAMGazStroy LLP]" w:date="2025-12-10T13:22:00Z" w16du:dateUtc="2025-12-10T08:22:00Z">
              <w:r w:rsidRPr="00753EB8">
                <w:rPr>
                  <w:sz w:val="16"/>
                  <w:szCs w:val="16"/>
                </w:rPr>
                <w:delText>7(NACENo.4)</w:delText>
              </w:r>
            </w:del>
            <w:ins w:id="1493" w:author="Kurmanov, Aidyn [STAMGazStroy LLP]" w:date="2025-12-10T13:22:00Z" w16du:dateUtc="2025-12-10T08:22:00Z">
              <w:r w:rsidR="0023545E">
                <w:rPr>
                  <w:sz w:val="16"/>
                  <w:szCs w:val="16"/>
                </w:rPr>
                <w:t>16</w:t>
              </w:r>
            </w:ins>
          </w:p>
          <w:p w14:paraId="2D346B59" w14:textId="7C880F16" w:rsidR="00753EB8" w:rsidRPr="00753EB8" w:rsidRDefault="0023545E" w:rsidP="00753EB8">
            <w:pPr>
              <w:autoSpaceDE/>
              <w:autoSpaceDN/>
              <w:adjustRightInd/>
              <w:spacing w:before="0" w:line="240" w:lineRule="auto"/>
              <w:ind w:left="-72"/>
              <w:rPr>
                <w:sz w:val="16"/>
                <w:szCs w:val="16"/>
              </w:rPr>
            </w:pPr>
            <w:ins w:id="1494" w:author="Kurmanov, Aidyn [STAMGazStroy LLP]" w:date="2025-12-10T13:22:00Z" w16du:dateUtc="2025-12-10T08:22:00Z">
              <w:r w:rsidRPr="00003053">
                <w:rPr>
                  <w:sz w:val="16"/>
                  <w:szCs w:val="18"/>
                </w:rPr>
                <w:t>Brush-Off Blast Cleaning of Stainless Steels</w:t>
              </w:r>
            </w:ins>
            <w:del w:id="1495" w:author="Kurmanov, Aidyn [STAMGazStroy LLP]" w:date="2025-12-10T13:22:00Z" w16du:dateUtc="2025-12-10T08:22:00Z">
              <w:r w:rsidR="00753EB8" w:rsidRPr="00753EB8">
                <w:rPr>
                  <w:sz w:val="16"/>
                  <w:szCs w:val="16"/>
                </w:rPr>
                <w:delText>Brush off blast cleaning/solvent wipe</w:delText>
              </w:r>
            </w:del>
            <w:r w:rsidR="00753EB8" w:rsidRPr="00753EB8">
              <w:rPr>
                <w:sz w:val="16"/>
                <w:szCs w:val="16"/>
              </w:rPr>
              <w:t>.</w:t>
            </w:r>
          </w:p>
          <w:p w14:paraId="2AD3CF0E" w14:textId="77777777" w:rsidR="00753EB8" w:rsidRPr="00064F9B" w:rsidRDefault="00753EB8" w:rsidP="00753EB8">
            <w:pPr>
              <w:autoSpaceDE/>
              <w:autoSpaceDN/>
              <w:adjustRightInd/>
              <w:spacing w:before="0" w:line="240" w:lineRule="auto"/>
              <w:ind w:left="-72"/>
              <w:rPr>
                <w:sz w:val="16"/>
                <w:szCs w:val="16"/>
              </w:rPr>
            </w:pPr>
          </w:p>
          <w:p w14:paraId="7F710DDC" w14:textId="77777777" w:rsidR="00266FEA" w:rsidRPr="00064F9B" w:rsidRDefault="00753EB8" w:rsidP="00753EB8">
            <w:pPr>
              <w:autoSpaceDE/>
              <w:autoSpaceDN/>
              <w:adjustRightInd/>
              <w:spacing w:before="0" w:line="240" w:lineRule="auto"/>
              <w:ind w:left="-72"/>
              <w:rPr>
                <w:sz w:val="16"/>
                <w:szCs w:val="16"/>
              </w:rPr>
            </w:pPr>
            <w:r w:rsidRPr="00753EB8">
              <w:rPr>
                <w:b/>
                <w:bCs/>
                <w:sz w:val="16"/>
                <w:szCs w:val="16"/>
              </w:rPr>
              <w:t>Carbon Steel:</w:t>
            </w:r>
            <w:r w:rsidRPr="00753EB8">
              <w:rPr>
                <w:sz w:val="16"/>
                <w:szCs w:val="16"/>
              </w:rPr>
              <w:t xml:space="preserve"> </w:t>
            </w:r>
          </w:p>
          <w:p w14:paraId="730CA1CC" w14:textId="77777777" w:rsidR="00266FEA" w:rsidRPr="00266FEA" w:rsidRDefault="00753EB8" w:rsidP="00266FEA">
            <w:pPr>
              <w:autoSpaceDE/>
              <w:autoSpaceDN/>
              <w:adjustRightInd/>
              <w:spacing w:before="0" w:line="240" w:lineRule="auto"/>
              <w:ind w:left="-72"/>
              <w:rPr>
                <w:sz w:val="16"/>
                <w:szCs w:val="16"/>
              </w:rPr>
            </w:pPr>
            <w:r w:rsidRPr="00753EB8">
              <w:rPr>
                <w:sz w:val="16"/>
                <w:szCs w:val="16"/>
              </w:rPr>
              <w:t>SSPC-SP1/SP10(NACENo.2)</w:t>
            </w:r>
            <w:r w:rsidR="00266FEA" w:rsidRPr="00266FEA">
              <w:rPr>
                <w:sz w:val="16"/>
                <w:szCs w:val="16"/>
              </w:rPr>
              <w:t xml:space="preserve"> </w:t>
            </w:r>
            <w:r w:rsidRPr="00753EB8">
              <w:rPr>
                <w:sz w:val="16"/>
                <w:szCs w:val="16"/>
              </w:rPr>
              <w:t>(SA2.5)</w:t>
            </w:r>
          </w:p>
          <w:p w14:paraId="1A30BF8B" w14:textId="27B8AE8A" w:rsidR="009639E5" w:rsidRPr="003B2DEF" w:rsidRDefault="00753EB8" w:rsidP="00266FEA">
            <w:pPr>
              <w:autoSpaceDE/>
              <w:autoSpaceDN/>
              <w:adjustRightInd/>
              <w:spacing w:before="0" w:line="240" w:lineRule="auto"/>
              <w:ind w:left="-72"/>
              <w:rPr>
                <w:sz w:val="16"/>
                <w:szCs w:val="16"/>
              </w:rPr>
            </w:pPr>
            <w:r w:rsidRPr="00753EB8">
              <w:rPr>
                <w:sz w:val="16"/>
                <w:szCs w:val="16"/>
              </w:rPr>
              <w:t>Near-white blast cleanliness.</w:t>
            </w:r>
          </w:p>
        </w:tc>
        <w:tc>
          <w:tcPr>
            <w:tcW w:w="990" w:type="dxa"/>
            <w:tcBorders>
              <w:top w:val="single" w:sz="12" w:space="0" w:color="auto"/>
            </w:tcBorders>
          </w:tcPr>
          <w:p w14:paraId="5B30EDAB" w14:textId="77777777" w:rsidR="009639E5" w:rsidRPr="001D3869" w:rsidRDefault="009639E5" w:rsidP="0060277C">
            <w:pPr>
              <w:autoSpaceDE/>
              <w:autoSpaceDN/>
              <w:adjustRightInd/>
              <w:spacing w:before="0" w:line="240" w:lineRule="auto"/>
              <w:ind w:left="0" w:right="-72"/>
              <w:jc w:val="right"/>
              <w:rPr>
                <w:b/>
                <w:sz w:val="16"/>
                <w:szCs w:val="16"/>
              </w:rPr>
            </w:pPr>
            <w:r w:rsidRPr="001D3869">
              <w:rPr>
                <w:b/>
                <w:sz w:val="16"/>
                <w:szCs w:val="16"/>
              </w:rPr>
              <w:t>Touch Up:</w:t>
            </w:r>
          </w:p>
        </w:tc>
        <w:tc>
          <w:tcPr>
            <w:tcW w:w="4201" w:type="dxa"/>
            <w:gridSpan w:val="3"/>
            <w:vMerge w:val="restart"/>
            <w:tcBorders>
              <w:top w:val="single" w:sz="12" w:space="0" w:color="auto"/>
            </w:tcBorders>
          </w:tcPr>
          <w:p w14:paraId="7F1AAAF9" w14:textId="77777777" w:rsidR="009639E5" w:rsidRPr="001D3869" w:rsidRDefault="00224E3A" w:rsidP="0060277C">
            <w:pPr>
              <w:autoSpaceDE/>
              <w:autoSpaceDN/>
              <w:adjustRightInd/>
              <w:spacing w:before="0" w:line="240" w:lineRule="auto"/>
              <w:ind w:left="-72"/>
              <w:rPr>
                <w:sz w:val="16"/>
                <w:szCs w:val="16"/>
              </w:rPr>
            </w:pPr>
            <w:r w:rsidRPr="003B2DEF">
              <w:rPr>
                <w:sz w:val="16"/>
                <w:szCs w:val="16"/>
              </w:rPr>
              <w:t>Use</w:t>
            </w:r>
            <w:r>
              <w:rPr>
                <w:sz w:val="16"/>
                <w:szCs w:val="16"/>
              </w:rPr>
              <w:t xml:space="preserve"> </w:t>
            </w:r>
            <w:r w:rsidRPr="003B2DEF">
              <w:rPr>
                <w:sz w:val="16"/>
                <w:szCs w:val="16"/>
              </w:rPr>
              <w:t>material</w:t>
            </w:r>
            <w:r>
              <w:rPr>
                <w:sz w:val="16"/>
                <w:szCs w:val="16"/>
              </w:rPr>
              <w:t xml:space="preserve"> </w:t>
            </w:r>
            <w:r w:rsidRPr="003B2DEF">
              <w:rPr>
                <w:sz w:val="16"/>
                <w:szCs w:val="16"/>
              </w:rPr>
              <w:t>fr</w:t>
            </w:r>
            <w:r w:rsidRPr="003B2DEF">
              <w:rPr>
                <w:spacing w:val="1"/>
                <w:sz w:val="16"/>
                <w:szCs w:val="16"/>
              </w:rPr>
              <w:t>o</w:t>
            </w:r>
            <w:r w:rsidRPr="003B2DEF">
              <w:rPr>
                <w:sz w:val="16"/>
                <w:szCs w:val="16"/>
              </w:rPr>
              <w:t>m</w:t>
            </w:r>
            <w:r>
              <w:rPr>
                <w:sz w:val="16"/>
                <w:szCs w:val="16"/>
              </w:rPr>
              <w:t xml:space="preserve"> </w:t>
            </w:r>
            <w:r w:rsidRPr="003B2DEF">
              <w:rPr>
                <w:sz w:val="16"/>
                <w:szCs w:val="16"/>
              </w:rPr>
              <w:t>same</w:t>
            </w:r>
            <w:r>
              <w:rPr>
                <w:sz w:val="16"/>
                <w:szCs w:val="16"/>
              </w:rPr>
              <w:t xml:space="preserve"> </w:t>
            </w:r>
            <w:r w:rsidRPr="003B2DEF">
              <w:rPr>
                <w:sz w:val="16"/>
                <w:szCs w:val="16"/>
              </w:rPr>
              <w:t>manufa</w:t>
            </w:r>
            <w:r w:rsidRPr="003B2DEF">
              <w:rPr>
                <w:spacing w:val="2"/>
                <w:sz w:val="16"/>
                <w:szCs w:val="16"/>
              </w:rPr>
              <w:t>c</w:t>
            </w:r>
            <w:r w:rsidRPr="003B2DEF">
              <w:rPr>
                <w:sz w:val="16"/>
                <w:szCs w:val="16"/>
              </w:rPr>
              <w:t>turer.</w:t>
            </w:r>
          </w:p>
        </w:tc>
      </w:tr>
      <w:tr w:rsidR="009639E5" w:rsidRPr="001D3869" w14:paraId="01E8B253" w14:textId="77777777" w:rsidTr="0060277C">
        <w:trPr>
          <w:cantSplit/>
          <w:trHeight w:val="288"/>
          <w:jc w:val="center"/>
        </w:trPr>
        <w:tc>
          <w:tcPr>
            <w:tcW w:w="1440" w:type="dxa"/>
            <w:gridSpan w:val="2"/>
          </w:tcPr>
          <w:p w14:paraId="42E1B00B"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Anchor Pattern:</w:t>
            </w:r>
          </w:p>
        </w:tc>
        <w:tc>
          <w:tcPr>
            <w:tcW w:w="3147" w:type="dxa"/>
            <w:gridSpan w:val="2"/>
          </w:tcPr>
          <w:p w14:paraId="672B7E72" w14:textId="77777777" w:rsidR="009639E5" w:rsidRPr="003B2DEF"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0A9EBD33" w14:textId="77777777" w:rsidR="009639E5" w:rsidRPr="00F029EB" w:rsidRDefault="009639E5" w:rsidP="0060277C">
            <w:pPr>
              <w:autoSpaceDE/>
              <w:autoSpaceDN/>
              <w:adjustRightInd/>
              <w:spacing w:before="0" w:line="240" w:lineRule="auto"/>
              <w:ind w:left="-72"/>
              <w:rPr>
                <w:sz w:val="16"/>
                <w:szCs w:val="16"/>
              </w:rPr>
            </w:pPr>
          </w:p>
        </w:tc>
        <w:tc>
          <w:tcPr>
            <w:tcW w:w="4201" w:type="dxa"/>
            <w:gridSpan w:val="3"/>
            <w:vMerge/>
            <w:vAlign w:val="center"/>
          </w:tcPr>
          <w:p w14:paraId="06CD0295" w14:textId="77777777" w:rsidR="009639E5" w:rsidRPr="001D3869" w:rsidRDefault="009639E5" w:rsidP="0060277C"/>
        </w:tc>
      </w:tr>
      <w:tr w:rsidR="009639E5" w:rsidRPr="001D3869" w14:paraId="0F52B12C" w14:textId="77777777" w:rsidTr="0060277C">
        <w:trPr>
          <w:cantSplit/>
          <w:trHeight w:val="288"/>
          <w:jc w:val="center"/>
        </w:trPr>
        <w:tc>
          <w:tcPr>
            <w:tcW w:w="1440" w:type="dxa"/>
            <w:gridSpan w:val="2"/>
            <w:tcBorders>
              <w:bottom w:val="single" w:sz="12" w:space="0" w:color="auto"/>
            </w:tcBorders>
          </w:tcPr>
          <w:p w14:paraId="570DC35D"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Total DFT:</w:t>
            </w:r>
          </w:p>
        </w:tc>
        <w:tc>
          <w:tcPr>
            <w:tcW w:w="3147" w:type="dxa"/>
            <w:gridSpan w:val="2"/>
            <w:tcBorders>
              <w:bottom w:val="single" w:sz="12" w:space="0" w:color="auto"/>
            </w:tcBorders>
          </w:tcPr>
          <w:p w14:paraId="460C9CE1" w14:textId="77777777" w:rsidR="009639E5" w:rsidRPr="001D3869" w:rsidRDefault="009639E5" w:rsidP="0060277C">
            <w:pPr>
              <w:autoSpaceDE/>
              <w:autoSpaceDN/>
              <w:adjustRightInd/>
              <w:spacing w:before="0" w:line="240" w:lineRule="auto"/>
              <w:ind w:left="-72"/>
              <w:rPr>
                <w:sz w:val="16"/>
                <w:szCs w:val="16"/>
              </w:rPr>
            </w:pPr>
            <w:r w:rsidRPr="00D02000">
              <w:rPr>
                <w:color w:val="auto"/>
                <w:sz w:val="16"/>
                <w:szCs w:val="16"/>
              </w:rPr>
              <w:t>Per manufacturer’s product data sheet</w:t>
            </w:r>
          </w:p>
        </w:tc>
        <w:tc>
          <w:tcPr>
            <w:tcW w:w="990" w:type="dxa"/>
            <w:tcBorders>
              <w:bottom w:val="single" w:sz="12" w:space="0" w:color="auto"/>
            </w:tcBorders>
          </w:tcPr>
          <w:p w14:paraId="6CEB4944" w14:textId="77777777" w:rsidR="009639E5" w:rsidRPr="00F029EB" w:rsidRDefault="009639E5" w:rsidP="0060277C">
            <w:pPr>
              <w:autoSpaceDE/>
              <w:autoSpaceDN/>
              <w:adjustRightInd/>
              <w:spacing w:before="0" w:line="240" w:lineRule="auto"/>
              <w:ind w:left="-72"/>
              <w:rPr>
                <w:sz w:val="16"/>
                <w:szCs w:val="16"/>
              </w:rPr>
            </w:pPr>
          </w:p>
        </w:tc>
        <w:tc>
          <w:tcPr>
            <w:tcW w:w="4201" w:type="dxa"/>
            <w:gridSpan w:val="3"/>
            <w:vMerge/>
            <w:tcBorders>
              <w:bottom w:val="single" w:sz="12" w:space="0" w:color="auto"/>
            </w:tcBorders>
            <w:vAlign w:val="center"/>
          </w:tcPr>
          <w:p w14:paraId="19669444" w14:textId="77777777" w:rsidR="009639E5" w:rsidRPr="001D3869" w:rsidRDefault="009639E5" w:rsidP="0060277C"/>
        </w:tc>
      </w:tr>
      <w:tr w:rsidR="009639E5" w:rsidRPr="001D3869" w14:paraId="7EBDA15D" w14:textId="77777777" w:rsidTr="0060277C">
        <w:trPr>
          <w:trHeight w:val="360"/>
          <w:jc w:val="center"/>
        </w:trPr>
        <w:tc>
          <w:tcPr>
            <w:tcW w:w="2091" w:type="dxa"/>
            <w:gridSpan w:val="3"/>
            <w:tcBorders>
              <w:top w:val="single" w:sz="12" w:space="0" w:color="auto"/>
              <w:left w:val="single" w:sz="12" w:space="0" w:color="auto"/>
              <w:bottom w:val="single" w:sz="12" w:space="0" w:color="auto"/>
            </w:tcBorders>
            <w:shd w:val="clear" w:color="auto" w:fill="000000"/>
            <w:vAlign w:val="center"/>
          </w:tcPr>
          <w:p w14:paraId="7263AEDC"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496" w:type="dxa"/>
            <w:tcBorders>
              <w:top w:val="single" w:sz="12" w:space="0" w:color="auto"/>
              <w:bottom w:val="single" w:sz="12" w:space="0" w:color="auto"/>
            </w:tcBorders>
            <w:shd w:val="clear" w:color="auto" w:fill="000000"/>
            <w:vAlign w:val="center"/>
          </w:tcPr>
          <w:p w14:paraId="753831DE"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90" w:type="dxa"/>
            <w:gridSpan w:val="2"/>
            <w:tcBorders>
              <w:top w:val="single" w:sz="12" w:space="0" w:color="auto"/>
              <w:bottom w:val="single" w:sz="12" w:space="0" w:color="auto"/>
            </w:tcBorders>
            <w:shd w:val="clear" w:color="auto" w:fill="000000"/>
            <w:vAlign w:val="center"/>
          </w:tcPr>
          <w:p w14:paraId="07DE0CE9"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6CA1F27A" w14:textId="77777777" w:rsidR="009639E5" w:rsidRPr="001D3869" w:rsidRDefault="009639E5" w:rsidP="0060277C">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530" w:type="dxa"/>
            <w:tcBorders>
              <w:top w:val="single" w:sz="12" w:space="0" w:color="auto"/>
              <w:bottom w:val="single" w:sz="12" w:space="0" w:color="auto"/>
              <w:right w:val="single" w:sz="12" w:space="0" w:color="auto"/>
            </w:tcBorders>
            <w:shd w:val="clear" w:color="auto" w:fill="000000"/>
            <w:vAlign w:val="center"/>
          </w:tcPr>
          <w:p w14:paraId="1BE01621" w14:textId="77777777" w:rsidR="009639E5" w:rsidRPr="001D3869" w:rsidRDefault="009639E5" w:rsidP="0060277C">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EA2234" w:rsidRPr="001D3869" w14:paraId="78F85947" w14:textId="77777777" w:rsidTr="0060277C">
        <w:trPr>
          <w:trHeight w:val="288"/>
          <w:jc w:val="center"/>
        </w:trPr>
        <w:tc>
          <w:tcPr>
            <w:tcW w:w="2091" w:type="dxa"/>
            <w:gridSpan w:val="3"/>
            <w:vAlign w:val="center"/>
          </w:tcPr>
          <w:p w14:paraId="4BE46186" w14:textId="77777777" w:rsidR="00EA2234" w:rsidRPr="001D3869" w:rsidRDefault="00EA2234" w:rsidP="00EA2234">
            <w:pPr>
              <w:autoSpaceDE/>
              <w:autoSpaceDN/>
              <w:adjustRightInd/>
              <w:spacing w:before="0" w:line="240" w:lineRule="auto"/>
              <w:ind w:left="0"/>
              <w:rPr>
                <w:b/>
                <w:sz w:val="16"/>
                <w:szCs w:val="16"/>
              </w:rPr>
            </w:pPr>
            <w:r w:rsidRPr="001D3869">
              <w:rPr>
                <w:b/>
                <w:sz w:val="16"/>
                <w:szCs w:val="16"/>
              </w:rPr>
              <w:t>PRIMER</w:t>
            </w:r>
          </w:p>
        </w:tc>
        <w:tc>
          <w:tcPr>
            <w:tcW w:w="2496" w:type="dxa"/>
            <w:vAlign w:val="center"/>
          </w:tcPr>
          <w:p w14:paraId="137E2B86" w14:textId="77777777" w:rsidR="00EA2234" w:rsidRPr="001D3869" w:rsidRDefault="00EA2234" w:rsidP="00EA2234">
            <w:pPr>
              <w:autoSpaceDE/>
              <w:autoSpaceDN/>
              <w:adjustRightInd/>
              <w:spacing w:before="0" w:line="240" w:lineRule="auto"/>
              <w:ind w:left="0"/>
              <w:rPr>
                <w:sz w:val="16"/>
                <w:szCs w:val="16"/>
              </w:rPr>
            </w:pPr>
            <w:r w:rsidRPr="00B050E3">
              <w:rPr>
                <w:sz w:val="16"/>
                <w:szCs w:val="16"/>
              </w:rPr>
              <w:t>Carboline</w:t>
            </w:r>
          </w:p>
        </w:tc>
        <w:tc>
          <w:tcPr>
            <w:tcW w:w="2690" w:type="dxa"/>
            <w:gridSpan w:val="2"/>
            <w:vAlign w:val="center"/>
          </w:tcPr>
          <w:p w14:paraId="6A585EFC" w14:textId="7A4408C7" w:rsidR="00EA2234" w:rsidRPr="00880615" w:rsidRDefault="00EA2234" w:rsidP="00EA2234">
            <w:pPr>
              <w:autoSpaceDE/>
              <w:autoSpaceDN/>
              <w:adjustRightInd/>
              <w:spacing w:before="0" w:line="240" w:lineRule="auto"/>
              <w:ind w:left="0"/>
              <w:rPr>
                <w:sz w:val="16"/>
                <w:szCs w:val="16"/>
              </w:rPr>
            </w:pPr>
            <w:proofErr w:type="spellStart"/>
            <w:r w:rsidRPr="00880615">
              <w:rPr>
                <w:sz w:val="16"/>
                <w:szCs w:val="16"/>
              </w:rPr>
              <w:t>Thermaline</w:t>
            </w:r>
            <w:proofErr w:type="spellEnd"/>
            <w:r w:rsidRPr="00880615">
              <w:rPr>
                <w:sz w:val="16"/>
                <w:szCs w:val="16"/>
              </w:rPr>
              <w:t xml:space="preserve"> Heat Shield</w:t>
            </w:r>
          </w:p>
        </w:tc>
        <w:tc>
          <w:tcPr>
            <w:tcW w:w="971" w:type="dxa"/>
            <w:vAlign w:val="center"/>
          </w:tcPr>
          <w:p w14:paraId="5B40E94C" w14:textId="1B7CD948" w:rsidR="00EA2234" w:rsidRPr="009765E8" w:rsidRDefault="00EA2234" w:rsidP="00EA2234">
            <w:pPr>
              <w:autoSpaceDE/>
              <w:autoSpaceDN/>
              <w:adjustRightInd/>
              <w:spacing w:before="0" w:line="240" w:lineRule="auto"/>
              <w:ind w:left="-144"/>
              <w:jc w:val="center"/>
              <w:rPr>
                <w:sz w:val="16"/>
                <w:szCs w:val="16"/>
              </w:rPr>
            </w:pPr>
            <w:r w:rsidRPr="009765E8">
              <w:rPr>
                <w:sz w:val="16"/>
                <w:szCs w:val="16"/>
                <w:lang w:val="ru-RU"/>
              </w:rPr>
              <w:t>420</w:t>
            </w:r>
          </w:p>
        </w:tc>
        <w:tc>
          <w:tcPr>
            <w:tcW w:w="1530" w:type="dxa"/>
            <w:vAlign w:val="center"/>
          </w:tcPr>
          <w:p w14:paraId="6442FD32" w14:textId="77777777" w:rsidR="00EA2234" w:rsidRPr="009765E8" w:rsidRDefault="00EA2234" w:rsidP="00EA2234">
            <w:pPr>
              <w:autoSpaceDE/>
              <w:autoSpaceDN/>
              <w:adjustRightInd/>
              <w:spacing w:before="0" w:line="240" w:lineRule="auto"/>
              <w:ind w:left="-49" w:right="-46" w:hanging="59"/>
              <w:jc w:val="center"/>
              <w:rPr>
                <w:sz w:val="16"/>
                <w:szCs w:val="16"/>
              </w:rPr>
            </w:pPr>
            <w:r w:rsidRPr="009765E8">
              <w:rPr>
                <w:sz w:val="16"/>
                <w:szCs w:val="16"/>
              </w:rPr>
              <w:t>649°C (1200°F)</w:t>
            </w:r>
          </w:p>
        </w:tc>
      </w:tr>
      <w:tr w:rsidR="009639E5" w:rsidRPr="001D3869" w14:paraId="15EEF200" w14:textId="77777777" w:rsidTr="0060277C">
        <w:trPr>
          <w:trHeight w:val="288"/>
          <w:jc w:val="center"/>
        </w:trPr>
        <w:tc>
          <w:tcPr>
            <w:tcW w:w="2091" w:type="dxa"/>
            <w:gridSpan w:val="3"/>
            <w:vAlign w:val="center"/>
          </w:tcPr>
          <w:p w14:paraId="6A85EB22" w14:textId="77777777" w:rsidR="009639E5" w:rsidRPr="001D3869" w:rsidRDefault="009639E5" w:rsidP="0060277C">
            <w:pPr>
              <w:autoSpaceDE/>
              <w:autoSpaceDN/>
              <w:adjustRightInd/>
              <w:spacing w:before="0" w:line="240" w:lineRule="auto"/>
              <w:ind w:left="0"/>
              <w:rPr>
                <w:b/>
                <w:sz w:val="16"/>
                <w:szCs w:val="16"/>
              </w:rPr>
            </w:pPr>
          </w:p>
        </w:tc>
        <w:tc>
          <w:tcPr>
            <w:tcW w:w="2496" w:type="dxa"/>
            <w:vAlign w:val="center"/>
          </w:tcPr>
          <w:p w14:paraId="2E9A5863" w14:textId="77777777" w:rsidR="009639E5" w:rsidRPr="001D3869" w:rsidRDefault="009639E5" w:rsidP="0060277C">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690" w:type="dxa"/>
            <w:gridSpan w:val="2"/>
            <w:vAlign w:val="center"/>
          </w:tcPr>
          <w:p w14:paraId="723D8A0E" w14:textId="77777777" w:rsidR="009639E5" w:rsidRPr="00880615" w:rsidRDefault="009639E5" w:rsidP="0060277C">
            <w:pPr>
              <w:autoSpaceDE/>
              <w:autoSpaceDN/>
              <w:adjustRightInd/>
              <w:spacing w:before="0" w:line="240" w:lineRule="auto"/>
              <w:ind w:left="0"/>
              <w:rPr>
                <w:sz w:val="16"/>
                <w:szCs w:val="16"/>
              </w:rPr>
            </w:pPr>
            <w:proofErr w:type="spellStart"/>
            <w:r w:rsidRPr="00880615">
              <w:rPr>
                <w:sz w:val="16"/>
                <w:szCs w:val="16"/>
              </w:rPr>
              <w:t>Thurmalox</w:t>
            </w:r>
            <w:proofErr w:type="spellEnd"/>
            <w:r w:rsidRPr="00880615">
              <w:rPr>
                <w:sz w:val="16"/>
                <w:szCs w:val="16"/>
              </w:rPr>
              <w:t xml:space="preserve"> 225HD</w:t>
            </w:r>
          </w:p>
        </w:tc>
        <w:tc>
          <w:tcPr>
            <w:tcW w:w="971" w:type="dxa"/>
            <w:vAlign w:val="center"/>
          </w:tcPr>
          <w:p w14:paraId="3DE62EDA" w14:textId="77777777" w:rsidR="009639E5" w:rsidRPr="009765E8" w:rsidRDefault="009639E5" w:rsidP="0060277C">
            <w:pPr>
              <w:autoSpaceDE/>
              <w:autoSpaceDN/>
              <w:adjustRightInd/>
              <w:spacing w:before="0" w:line="240" w:lineRule="auto"/>
              <w:ind w:left="-144"/>
              <w:jc w:val="center"/>
              <w:rPr>
                <w:sz w:val="16"/>
                <w:szCs w:val="16"/>
              </w:rPr>
            </w:pPr>
            <w:r w:rsidRPr="009765E8">
              <w:rPr>
                <w:sz w:val="16"/>
                <w:szCs w:val="16"/>
              </w:rPr>
              <w:t>292</w:t>
            </w:r>
          </w:p>
        </w:tc>
        <w:tc>
          <w:tcPr>
            <w:tcW w:w="1530" w:type="dxa"/>
            <w:vAlign w:val="center"/>
          </w:tcPr>
          <w:p w14:paraId="42A02D19" w14:textId="77777777" w:rsidR="009639E5" w:rsidRPr="009765E8" w:rsidRDefault="009639E5" w:rsidP="0060277C">
            <w:pPr>
              <w:autoSpaceDE/>
              <w:autoSpaceDN/>
              <w:adjustRightInd/>
              <w:spacing w:before="0" w:line="240" w:lineRule="auto"/>
              <w:ind w:left="-49" w:right="-46" w:hanging="59"/>
              <w:jc w:val="center"/>
              <w:rPr>
                <w:sz w:val="16"/>
                <w:szCs w:val="16"/>
              </w:rPr>
            </w:pPr>
            <w:r w:rsidRPr="009765E8">
              <w:rPr>
                <w:sz w:val="16"/>
                <w:szCs w:val="16"/>
              </w:rPr>
              <w:t>538°C (1000°F)</w:t>
            </w:r>
          </w:p>
        </w:tc>
      </w:tr>
      <w:tr w:rsidR="009639E5" w:rsidRPr="001D3869" w14:paraId="31910F9E" w14:textId="77777777" w:rsidTr="0060277C">
        <w:trPr>
          <w:trHeight w:val="288"/>
          <w:jc w:val="center"/>
        </w:trPr>
        <w:tc>
          <w:tcPr>
            <w:tcW w:w="2091" w:type="dxa"/>
            <w:gridSpan w:val="3"/>
            <w:vAlign w:val="center"/>
          </w:tcPr>
          <w:p w14:paraId="0AC69C48" w14:textId="77777777" w:rsidR="009639E5" w:rsidRPr="001D3869" w:rsidRDefault="009639E5" w:rsidP="0060277C">
            <w:pPr>
              <w:autoSpaceDE/>
              <w:autoSpaceDN/>
              <w:adjustRightInd/>
              <w:spacing w:before="0" w:line="240" w:lineRule="auto"/>
              <w:ind w:left="0"/>
              <w:rPr>
                <w:b/>
                <w:sz w:val="16"/>
                <w:szCs w:val="16"/>
              </w:rPr>
            </w:pPr>
            <w:r w:rsidRPr="001D3869">
              <w:rPr>
                <w:b/>
                <w:sz w:val="16"/>
                <w:szCs w:val="16"/>
              </w:rPr>
              <w:t>Inorganic Coating</w:t>
            </w:r>
          </w:p>
        </w:tc>
        <w:tc>
          <w:tcPr>
            <w:tcW w:w="2496" w:type="dxa"/>
            <w:vAlign w:val="center"/>
          </w:tcPr>
          <w:p w14:paraId="00662511" w14:textId="77777777" w:rsidR="009639E5" w:rsidRPr="001D3869" w:rsidRDefault="009639E5" w:rsidP="0060277C">
            <w:pPr>
              <w:autoSpaceDE/>
              <w:autoSpaceDN/>
              <w:adjustRightInd/>
              <w:spacing w:before="0" w:line="240" w:lineRule="auto"/>
              <w:ind w:left="0"/>
              <w:rPr>
                <w:sz w:val="16"/>
                <w:szCs w:val="16"/>
              </w:rPr>
            </w:pPr>
            <w:r w:rsidRPr="00B050E3">
              <w:rPr>
                <w:sz w:val="16"/>
                <w:szCs w:val="16"/>
              </w:rPr>
              <w:t>Hempel Coatings (USA), Inc</w:t>
            </w:r>
          </w:p>
        </w:tc>
        <w:tc>
          <w:tcPr>
            <w:tcW w:w="2690" w:type="dxa"/>
            <w:gridSpan w:val="2"/>
            <w:vAlign w:val="center"/>
          </w:tcPr>
          <w:p w14:paraId="69A8A569" w14:textId="77777777" w:rsidR="009639E5" w:rsidRPr="00880615" w:rsidRDefault="009639E5" w:rsidP="0060277C">
            <w:pPr>
              <w:autoSpaceDE/>
              <w:autoSpaceDN/>
              <w:adjustRightInd/>
              <w:spacing w:before="0" w:line="240" w:lineRule="auto"/>
              <w:ind w:left="0"/>
              <w:rPr>
                <w:sz w:val="16"/>
                <w:szCs w:val="16"/>
              </w:rPr>
            </w:pPr>
            <w:proofErr w:type="spellStart"/>
            <w:r w:rsidRPr="00880615">
              <w:rPr>
                <w:sz w:val="16"/>
                <w:szCs w:val="16"/>
              </w:rPr>
              <w:t>Versiline</w:t>
            </w:r>
            <w:proofErr w:type="spellEnd"/>
            <w:r w:rsidRPr="00880615">
              <w:rPr>
                <w:sz w:val="16"/>
                <w:szCs w:val="16"/>
              </w:rPr>
              <w:t xml:space="preserve"> CUI 56990</w:t>
            </w:r>
          </w:p>
        </w:tc>
        <w:tc>
          <w:tcPr>
            <w:tcW w:w="971" w:type="dxa"/>
            <w:vAlign w:val="center"/>
          </w:tcPr>
          <w:p w14:paraId="05DE9BBE" w14:textId="77777777" w:rsidR="009639E5" w:rsidRPr="009765E8" w:rsidRDefault="009639E5" w:rsidP="0060277C">
            <w:pPr>
              <w:autoSpaceDE/>
              <w:autoSpaceDN/>
              <w:adjustRightInd/>
              <w:spacing w:before="0" w:line="240" w:lineRule="auto"/>
              <w:ind w:left="-144"/>
              <w:jc w:val="center"/>
              <w:rPr>
                <w:sz w:val="16"/>
                <w:szCs w:val="16"/>
              </w:rPr>
            </w:pPr>
            <w:r w:rsidRPr="009765E8">
              <w:rPr>
                <w:sz w:val="16"/>
                <w:szCs w:val="16"/>
              </w:rPr>
              <w:t>391</w:t>
            </w:r>
          </w:p>
        </w:tc>
        <w:tc>
          <w:tcPr>
            <w:tcW w:w="1530" w:type="dxa"/>
            <w:vAlign w:val="center"/>
          </w:tcPr>
          <w:p w14:paraId="48098DC8" w14:textId="77777777" w:rsidR="009639E5" w:rsidRPr="009765E8" w:rsidRDefault="009639E5" w:rsidP="0060277C">
            <w:pPr>
              <w:autoSpaceDE/>
              <w:autoSpaceDN/>
              <w:adjustRightInd/>
              <w:spacing w:before="0" w:line="240" w:lineRule="auto"/>
              <w:ind w:left="-49" w:right="-46" w:hanging="59"/>
              <w:jc w:val="center"/>
              <w:rPr>
                <w:sz w:val="16"/>
                <w:szCs w:val="16"/>
              </w:rPr>
            </w:pPr>
            <w:r w:rsidRPr="009765E8">
              <w:rPr>
                <w:sz w:val="16"/>
                <w:szCs w:val="16"/>
              </w:rPr>
              <w:t>649°C (1200°F)</w:t>
            </w:r>
          </w:p>
        </w:tc>
      </w:tr>
      <w:tr w:rsidR="009639E5" w:rsidRPr="001D3869" w14:paraId="7AC4A037" w14:textId="77777777" w:rsidTr="0060277C">
        <w:trPr>
          <w:trHeight w:val="288"/>
          <w:jc w:val="center"/>
        </w:trPr>
        <w:tc>
          <w:tcPr>
            <w:tcW w:w="2091" w:type="dxa"/>
            <w:gridSpan w:val="3"/>
            <w:vAlign w:val="center"/>
          </w:tcPr>
          <w:p w14:paraId="2510F1B3" w14:textId="77777777" w:rsidR="009639E5" w:rsidRPr="001D3869" w:rsidRDefault="009639E5" w:rsidP="0060277C">
            <w:pPr>
              <w:autoSpaceDE/>
              <w:autoSpaceDN/>
              <w:adjustRightInd/>
              <w:spacing w:before="0" w:line="240" w:lineRule="auto"/>
              <w:ind w:left="0"/>
              <w:rPr>
                <w:b/>
                <w:sz w:val="16"/>
                <w:szCs w:val="16"/>
              </w:rPr>
            </w:pPr>
            <w:r w:rsidRPr="001D3869">
              <w:rPr>
                <w:b/>
                <w:sz w:val="16"/>
                <w:szCs w:val="16"/>
              </w:rPr>
              <w:t>Thin Film</w:t>
            </w:r>
          </w:p>
        </w:tc>
        <w:tc>
          <w:tcPr>
            <w:tcW w:w="2496" w:type="dxa"/>
            <w:vAlign w:val="center"/>
          </w:tcPr>
          <w:p w14:paraId="16151694" w14:textId="77777777" w:rsidR="009639E5" w:rsidRPr="001D3869" w:rsidRDefault="009639E5" w:rsidP="0060277C">
            <w:pPr>
              <w:autoSpaceDE/>
              <w:autoSpaceDN/>
              <w:adjustRightInd/>
              <w:spacing w:before="0" w:line="240" w:lineRule="auto"/>
              <w:ind w:left="0"/>
              <w:rPr>
                <w:sz w:val="16"/>
                <w:szCs w:val="16"/>
              </w:rPr>
            </w:pPr>
            <w:r w:rsidRPr="00B050E3">
              <w:rPr>
                <w:sz w:val="16"/>
                <w:szCs w:val="16"/>
              </w:rPr>
              <w:t>International</w:t>
            </w:r>
          </w:p>
        </w:tc>
        <w:tc>
          <w:tcPr>
            <w:tcW w:w="2690" w:type="dxa"/>
            <w:gridSpan w:val="2"/>
            <w:vAlign w:val="center"/>
          </w:tcPr>
          <w:p w14:paraId="420FE83C" w14:textId="77777777" w:rsidR="009639E5" w:rsidRPr="00880615" w:rsidRDefault="009639E5" w:rsidP="0060277C">
            <w:pPr>
              <w:autoSpaceDE/>
              <w:autoSpaceDN/>
              <w:adjustRightInd/>
              <w:spacing w:before="0" w:line="240" w:lineRule="auto"/>
              <w:ind w:left="0"/>
              <w:rPr>
                <w:sz w:val="16"/>
                <w:szCs w:val="16"/>
              </w:rPr>
            </w:pPr>
            <w:r w:rsidRPr="00880615">
              <w:rPr>
                <w:sz w:val="16"/>
                <w:szCs w:val="16"/>
              </w:rPr>
              <w:t>Intertherm 751 CSA</w:t>
            </w:r>
          </w:p>
        </w:tc>
        <w:tc>
          <w:tcPr>
            <w:tcW w:w="971" w:type="dxa"/>
            <w:vAlign w:val="center"/>
          </w:tcPr>
          <w:p w14:paraId="774D0FAC" w14:textId="77777777" w:rsidR="009639E5" w:rsidRPr="009765E8" w:rsidRDefault="009639E5" w:rsidP="0060277C">
            <w:pPr>
              <w:autoSpaceDE/>
              <w:autoSpaceDN/>
              <w:adjustRightInd/>
              <w:spacing w:before="0" w:line="240" w:lineRule="auto"/>
              <w:ind w:left="-144"/>
              <w:jc w:val="center"/>
              <w:rPr>
                <w:sz w:val="16"/>
                <w:szCs w:val="16"/>
              </w:rPr>
            </w:pPr>
            <w:r w:rsidRPr="009765E8">
              <w:rPr>
                <w:sz w:val="16"/>
                <w:szCs w:val="16"/>
              </w:rPr>
              <w:t>420</w:t>
            </w:r>
          </w:p>
        </w:tc>
        <w:tc>
          <w:tcPr>
            <w:tcW w:w="1530" w:type="dxa"/>
            <w:vAlign w:val="center"/>
          </w:tcPr>
          <w:p w14:paraId="625F3D6E" w14:textId="77777777" w:rsidR="009639E5" w:rsidRPr="009765E8" w:rsidRDefault="009639E5" w:rsidP="0060277C">
            <w:pPr>
              <w:autoSpaceDE/>
              <w:autoSpaceDN/>
              <w:adjustRightInd/>
              <w:spacing w:before="0" w:line="240" w:lineRule="auto"/>
              <w:ind w:left="-49" w:right="-46" w:hanging="59"/>
              <w:jc w:val="center"/>
              <w:rPr>
                <w:sz w:val="16"/>
                <w:szCs w:val="16"/>
              </w:rPr>
            </w:pPr>
            <w:r w:rsidRPr="009765E8">
              <w:rPr>
                <w:sz w:val="16"/>
                <w:szCs w:val="16"/>
              </w:rPr>
              <w:t>399°C (750°F)</w:t>
            </w:r>
          </w:p>
        </w:tc>
      </w:tr>
      <w:tr w:rsidR="00171ED8" w:rsidRPr="001D3869" w14:paraId="48B8D555" w14:textId="77777777" w:rsidTr="0060277C">
        <w:trPr>
          <w:trHeight w:val="288"/>
          <w:jc w:val="center"/>
        </w:trPr>
        <w:tc>
          <w:tcPr>
            <w:tcW w:w="2091" w:type="dxa"/>
            <w:gridSpan w:val="3"/>
            <w:vMerge w:val="restart"/>
            <w:vAlign w:val="center"/>
          </w:tcPr>
          <w:p w14:paraId="64435677" w14:textId="77777777" w:rsidR="00171ED8" w:rsidRPr="00561095" w:rsidRDefault="00171ED8" w:rsidP="0060277C">
            <w:pPr>
              <w:autoSpaceDE/>
              <w:autoSpaceDN/>
              <w:adjustRightInd/>
              <w:spacing w:before="0" w:line="240" w:lineRule="auto"/>
              <w:ind w:left="0"/>
              <w:rPr>
                <w:b/>
                <w:sz w:val="16"/>
                <w:szCs w:val="16"/>
              </w:rPr>
            </w:pPr>
            <w:r w:rsidRPr="00561095">
              <w:rPr>
                <w:b/>
                <w:sz w:val="16"/>
                <w:szCs w:val="16"/>
              </w:rPr>
              <w:t>DFT as per Manufacturer’s</w:t>
            </w:r>
          </w:p>
          <w:p w14:paraId="0658F012" w14:textId="77777777" w:rsidR="00171ED8" w:rsidRPr="001D3869" w:rsidRDefault="00171ED8" w:rsidP="0060277C">
            <w:pPr>
              <w:autoSpaceDE/>
              <w:autoSpaceDN/>
              <w:adjustRightInd/>
              <w:spacing w:before="0" w:line="184" w:lineRule="exact"/>
              <w:ind w:left="0"/>
              <w:rPr>
                <w:b/>
                <w:sz w:val="16"/>
                <w:szCs w:val="16"/>
              </w:rPr>
            </w:pPr>
            <w:r w:rsidRPr="00561095">
              <w:rPr>
                <w:b/>
                <w:sz w:val="16"/>
                <w:szCs w:val="16"/>
              </w:rPr>
              <w:t>Product Sheet</w:t>
            </w:r>
          </w:p>
        </w:tc>
        <w:tc>
          <w:tcPr>
            <w:tcW w:w="2496" w:type="dxa"/>
            <w:vAlign w:val="center"/>
          </w:tcPr>
          <w:p w14:paraId="1CFE980A" w14:textId="77777777" w:rsidR="00171ED8" w:rsidRPr="001D3869" w:rsidRDefault="00171ED8" w:rsidP="0060277C">
            <w:pPr>
              <w:autoSpaceDE/>
              <w:autoSpaceDN/>
              <w:adjustRightInd/>
              <w:spacing w:before="0" w:line="240" w:lineRule="auto"/>
              <w:ind w:left="0"/>
              <w:rPr>
                <w:sz w:val="16"/>
                <w:szCs w:val="16"/>
              </w:rPr>
            </w:pPr>
            <w:r w:rsidRPr="00B050E3">
              <w:rPr>
                <w:sz w:val="16"/>
                <w:szCs w:val="16"/>
              </w:rPr>
              <w:t>International</w:t>
            </w:r>
          </w:p>
        </w:tc>
        <w:tc>
          <w:tcPr>
            <w:tcW w:w="2690" w:type="dxa"/>
            <w:gridSpan w:val="2"/>
            <w:vAlign w:val="center"/>
          </w:tcPr>
          <w:p w14:paraId="6E1B85A1" w14:textId="77777777" w:rsidR="00171ED8" w:rsidRPr="00880615" w:rsidRDefault="00171ED8" w:rsidP="0060277C">
            <w:pPr>
              <w:autoSpaceDE/>
              <w:autoSpaceDN/>
              <w:adjustRightInd/>
              <w:spacing w:before="0" w:line="240" w:lineRule="auto"/>
              <w:ind w:left="0"/>
              <w:rPr>
                <w:sz w:val="16"/>
                <w:szCs w:val="16"/>
              </w:rPr>
            </w:pPr>
            <w:r w:rsidRPr="00880615">
              <w:rPr>
                <w:sz w:val="16"/>
                <w:szCs w:val="16"/>
              </w:rPr>
              <w:t>Interbond 1202UPC</w:t>
            </w:r>
          </w:p>
        </w:tc>
        <w:tc>
          <w:tcPr>
            <w:tcW w:w="971" w:type="dxa"/>
            <w:vAlign w:val="center"/>
          </w:tcPr>
          <w:p w14:paraId="30E27510" w14:textId="77777777" w:rsidR="00171ED8" w:rsidRPr="009765E8" w:rsidRDefault="00171ED8" w:rsidP="0060277C">
            <w:pPr>
              <w:autoSpaceDE/>
              <w:autoSpaceDN/>
              <w:adjustRightInd/>
              <w:spacing w:before="0" w:line="240" w:lineRule="auto"/>
              <w:ind w:left="-144"/>
              <w:jc w:val="center"/>
              <w:rPr>
                <w:sz w:val="16"/>
                <w:szCs w:val="16"/>
              </w:rPr>
            </w:pPr>
            <w:r w:rsidRPr="009765E8">
              <w:rPr>
                <w:sz w:val="16"/>
                <w:szCs w:val="16"/>
              </w:rPr>
              <w:t>420</w:t>
            </w:r>
          </w:p>
        </w:tc>
        <w:tc>
          <w:tcPr>
            <w:tcW w:w="1530" w:type="dxa"/>
            <w:vAlign w:val="center"/>
          </w:tcPr>
          <w:p w14:paraId="7AB1BF26" w14:textId="77777777" w:rsidR="00171ED8" w:rsidRPr="009765E8" w:rsidRDefault="00171ED8" w:rsidP="0060277C">
            <w:pPr>
              <w:autoSpaceDE/>
              <w:autoSpaceDN/>
              <w:adjustRightInd/>
              <w:spacing w:before="0" w:line="240" w:lineRule="auto"/>
              <w:ind w:left="-49" w:right="-46" w:hanging="59"/>
              <w:jc w:val="center"/>
              <w:rPr>
                <w:sz w:val="16"/>
                <w:szCs w:val="16"/>
                <w:lang w:val="ru-RU"/>
              </w:rPr>
            </w:pPr>
            <w:r w:rsidRPr="009765E8">
              <w:rPr>
                <w:sz w:val="16"/>
                <w:szCs w:val="16"/>
              </w:rPr>
              <w:t>650°C (1202°F)</w:t>
            </w:r>
          </w:p>
          <w:p w14:paraId="0FFF1AEE" w14:textId="77777777" w:rsidR="00171ED8" w:rsidRPr="009765E8" w:rsidRDefault="00171ED8" w:rsidP="0060277C">
            <w:pPr>
              <w:autoSpaceDE/>
              <w:autoSpaceDN/>
              <w:adjustRightInd/>
              <w:spacing w:before="0" w:line="240" w:lineRule="auto"/>
              <w:ind w:left="-49" w:right="-46" w:hanging="59"/>
              <w:jc w:val="center"/>
              <w:rPr>
                <w:sz w:val="16"/>
                <w:szCs w:val="16"/>
              </w:rPr>
            </w:pPr>
          </w:p>
        </w:tc>
      </w:tr>
      <w:tr w:rsidR="00171ED8" w:rsidRPr="001D3869" w14:paraId="57A4B201" w14:textId="77777777" w:rsidTr="0060277C">
        <w:trPr>
          <w:trHeight w:val="288"/>
          <w:jc w:val="center"/>
        </w:trPr>
        <w:tc>
          <w:tcPr>
            <w:tcW w:w="2091" w:type="dxa"/>
            <w:gridSpan w:val="3"/>
            <w:vMerge/>
            <w:vAlign w:val="center"/>
          </w:tcPr>
          <w:p w14:paraId="75DCF28B" w14:textId="77777777" w:rsidR="00171ED8" w:rsidRPr="00561095" w:rsidRDefault="00171ED8" w:rsidP="001A6292">
            <w:pPr>
              <w:autoSpaceDE/>
              <w:autoSpaceDN/>
              <w:adjustRightInd/>
              <w:spacing w:before="0" w:line="240" w:lineRule="auto"/>
              <w:ind w:left="0"/>
              <w:rPr>
                <w:b/>
                <w:sz w:val="16"/>
                <w:szCs w:val="16"/>
              </w:rPr>
            </w:pPr>
          </w:p>
        </w:tc>
        <w:tc>
          <w:tcPr>
            <w:tcW w:w="2496" w:type="dxa"/>
            <w:vAlign w:val="center"/>
          </w:tcPr>
          <w:p w14:paraId="3851C871" w14:textId="77777777" w:rsidR="00171ED8" w:rsidRPr="00B050E3" w:rsidRDefault="00171ED8" w:rsidP="001A6292">
            <w:pPr>
              <w:autoSpaceDE/>
              <w:autoSpaceDN/>
              <w:adjustRightInd/>
              <w:spacing w:before="0" w:line="240" w:lineRule="auto"/>
              <w:ind w:left="0"/>
              <w:rPr>
                <w:sz w:val="16"/>
                <w:szCs w:val="16"/>
              </w:rPr>
            </w:pPr>
            <w:r w:rsidRPr="00B050E3">
              <w:rPr>
                <w:sz w:val="16"/>
                <w:szCs w:val="16"/>
              </w:rPr>
              <w:t>Jotun</w:t>
            </w:r>
          </w:p>
        </w:tc>
        <w:tc>
          <w:tcPr>
            <w:tcW w:w="2690" w:type="dxa"/>
            <w:gridSpan w:val="2"/>
            <w:vAlign w:val="center"/>
          </w:tcPr>
          <w:p w14:paraId="348359F6" w14:textId="29496129" w:rsidR="00171ED8" w:rsidRPr="00880615" w:rsidRDefault="00171ED8" w:rsidP="001A6292">
            <w:pPr>
              <w:autoSpaceDE/>
              <w:autoSpaceDN/>
              <w:adjustRightInd/>
              <w:spacing w:before="0" w:line="240" w:lineRule="auto"/>
              <w:ind w:left="0"/>
              <w:rPr>
                <w:sz w:val="16"/>
                <w:szCs w:val="16"/>
              </w:rPr>
            </w:pPr>
            <w:proofErr w:type="spellStart"/>
            <w:r w:rsidRPr="00880615">
              <w:rPr>
                <w:sz w:val="16"/>
                <w:szCs w:val="16"/>
              </w:rPr>
              <w:t>Jotatemp</w:t>
            </w:r>
            <w:proofErr w:type="spellEnd"/>
            <w:r w:rsidRPr="00880615">
              <w:rPr>
                <w:sz w:val="16"/>
                <w:szCs w:val="16"/>
              </w:rPr>
              <w:t xml:space="preserve"> 1000</w:t>
            </w:r>
          </w:p>
        </w:tc>
        <w:tc>
          <w:tcPr>
            <w:tcW w:w="971" w:type="dxa"/>
            <w:vAlign w:val="center"/>
          </w:tcPr>
          <w:p w14:paraId="2E1F1413" w14:textId="60C1B7CC" w:rsidR="00171ED8" w:rsidRPr="009765E8" w:rsidRDefault="00171ED8" w:rsidP="001A6292">
            <w:pPr>
              <w:autoSpaceDE/>
              <w:autoSpaceDN/>
              <w:adjustRightInd/>
              <w:spacing w:before="0" w:line="240" w:lineRule="auto"/>
              <w:ind w:left="-144"/>
              <w:jc w:val="center"/>
              <w:rPr>
                <w:sz w:val="16"/>
                <w:szCs w:val="16"/>
              </w:rPr>
            </w:pPr>
            <w:r w:rsidRPr="009765E8">
              <w:rPr>
                <w:sz w:val="16"/>
                <w:szCs w:val="16"/>
                <w:lang w:val="ru-RU"/>
              </w:rPr>
              <w:t>383</w:t>
            </w:r>
          </w:p>
        </w:tc>
        <w:tc>
          <w:tcPr>
            <w:tcW w:w="1530" w:type="dxa"/>
            <w:vAlign w:val="center"/>
          </w:tcPr>
          <w:p w14:paraId="7951F158" w14:textId="12BB656A" w:rsidR="00171ED8" w:rsidRPr="009765E8" w:rsidRDefault="00171ED8" w:rsidP="001A6292">
            <w:pPr>
              <w:autoSpaceDE/>
              <w:autoSpaceDN/>
              <w:adjustRightInd/>
              <w:spacing w:before="0" w:line="240" w:lineRule="auto"/>
              <w:ind w:left="-49" w:right="-46" w:hanging="59"/>
              <w:jc w:val="center"/>
              <w:rPr>
                <w:sz w:val="16"/>
                <w:szCs w:val="16"/>
              </w:rPr>
            </w:pPr>
            <w:r w:rsidRPr="009765E8">
              <w:rPr>
                <w:sz w:val="16"/>
                <w:szCs w:val="16"/>
              </w:rPr>
              <w:t>64</w:t>
            </w:r>
            <w:del w:id="1496" w:author="Issayevskiy, Konstantin [STAMGazStroy LLP]" w:date="2025-12-11T15:00:00Z" w16du:dateUtc="2025-12-11T10:00:00Z">
              <w:r w:rsidRPr="009765E8">
                <w:rPr>
                  <w:sz w:val="16"/>
                  <w:szCs w:val="16"/>
                </w:rPr>
                <w:delText>8.</w:delText>
              </w:r>
            </w:del>
            <w:r w:rsidRPr="009765E8">
              <w:rPr>
                <w:sz w:val="16"/>
                <w:szCs w:val="16"/>
              </w:rPr>
              <w:t>9°C (1200°F)</w:t>
            </w:r>
          </w:p>
        </w:tc>
      </w:tr>
      <w:tr w:rsidR="001A6292" w:rsidRPr="001D3869" w14:paraId="5A31F06A" w14:textId="77777777" w:rsidTr="0060277C">
        <w:trPr>
          <w:trHeight w:val="288"/>
          <w:jc w:val="center"/>
        </w:trPr>
        <w:tc>
          <w:tcPr>
            <w:tcW w:w="2091" w:type="dxa"/>
            <w:gridSpan w:val="3"/>
            <w:vAlign w:val="center"/>
          </w:tcPr>
          <w:p w14:paraId="644DC613" w14:textId="77777777" w:rsidR="001A6292" w:rsidRPr="00561095" w:rsidRDefault="001A6292" w:rsidP="001A6292">
            <w:pPr>
              <w:autoSpaceDE/>
              <w:autoSpaceDN/>
              <w:adjustRightInd/>
              <w:spacing w:before="0" w:line="240" w:lineRule="auto"/>
              <w:ind w:left="0"/>
              <w:rPr>
                <w:b/>
                <w:sz w:val="16"/>
                <w:szCs w:val="16"/>
              </w:rPr>
            </w:pPr>
          </w:p>
        </w:tc>
        <w:tc>
          <w:tcPr>
            <w:tcW w:w="2496" w:type="dxa"/>
            <w:vAlign w:val="center"/>
          </w:tcPr>
          <w:p w14:paraId="16B4AE75" w14:textId="77777777" w:rsidR="001A6292" w:rsidRPr="00B050E3" w:rsidRDefault="001A6292" w:rsidP="001A6292">
            <w:pPr>
              <w:autoSpaceDE/>
              <w:autoSpaceDN/>
              <w:adjustRightInd/>
              <w:spacing w:before="0" w:line="240" w:lineRule="auto"/>
              <w:ind w:left="0"/>
              <w:rPr>
                <w:sz w:val="16"/>
                <w:szCs w:val="16"/>
              </w:rPr>
            </w:pPr>
            <w:r w:rsidRPr="00B050E3">
              <w:rPr>
                <w:sz w:val="16"/>
                <w:szCs w:val="16"/>
              </w:rPr>
              <w:t>PPG</w:t>
            </w:r>
          </w:p>
        </w:tc>
        <w:tc>
          <w:tcPr>
            <w:tcW w:w="2690" w:type="dxa"/>
            <w:gridSpan w:val="2"/>
            <w:vAlign w:val="center"/>
          </w:tcPr>
          <w:p w14:paraId="38377DDC" w14:textId="77777777" w:rsidR="001A6292" w:rsidRPr="00880615" w:rsidRDefault="001A6292" w:rsidP="001A6292">
            <w:pPr>
              <w:autoSpaceDE/>
              <w:autoSpaceDN/>
              <w:adjustRightInd/>
              <w:spacing w:before="0" w:line="240" w:lineRule="auto"/>
              <w:ind w:left="0"/>
              <w:rPr>
                <w:sz w:val="16"/>
                <w:szCs w:val="16"/>
                <w:lang w:val="ru-RU"/>
              </w:rPr>
            </w:pPr>
            <w:r w:rsidRPr="00880615">
              <w:rPr>
                <w:sz w:val="16"/>
                <w:szCs w:val="16"/>
              </w:rPr>
              <w:t>Hi-Temp 1027</w:t>
            </w:r>
          </w:p>
          <w:p w14:paraId="2C957308" w14:textId="43904BCE" w:rsidR="001A6292" w:rsidRPr="00880615" w:rsidRDefault="001A6292" w:rsidP="001A6292">
            <w:pPr>
              <w:autoSpaceDE/>
              <w:autoSpaceDN/>
              <w:adjustRightInd/>
              <w:spacing w:before="0" w:line="240" w:lineRule="auto"/>
              <w:ind w:left="0"/>
              <w:rPr>
                <w:sz w:val="16"/>
                <w:szCs w:val="16"/>
              </w:rPr>
            </w:pPr>
            <w:r w:rsidRPr="00880615">
              <w:rPr>
                <w:sz w:val="16"/>
                <w:szCs w:val="16"/>
              </w:rPr>
              <w:t>Hi-Temp 900</w:t>
            </w:r>
          </w:p>
        </w:tc>
        <w:tc>
          <w:tcPr>
            <w:tcW w:w="971" w:type="dxa"/>
            <w:vAlign w:val="center"/>
          </w:tcPr>
          <w:p w14:paraId="7C6ABA0B" w14:textId="6B295440" w:rsidR="001A6292" w:rsidRPr="009765E8" w:rsidRDefault="001A6292" w:rsidP="001A6292">
            <w:pPr>
              <w:autoSpaceDE/>
              <w:autoSpaceDN/>
              <w:adjustRightInd/>
              <w:spacing w:before="0" w:line="240" w:lineRule="auto"/>
              <w:ind w:left="-144"/>
              <w:jc w:val="center"/>
              <w:rPr>
                <w:sz w:val="16"/>
                <w:szCs w:val="16"/>
              </w:rPr>
            </w:pPr>
            <w:r w:rsidRPr="009765E8">
              <w:rPr>
                <w:sz w:val="16"/>
                <w:szCs w:val="16"/>
              </w:rPr>
              <w:t>420</w:t>
            </w:r>
          </w:p>
        </w:tc>
        <w:tc>
          <w:tcPr>
            <w:tcW w:w="1530" w:type="dxa"/>
            <w:vAlign w:val="center"/>
          </w:tcPr>
          <w:p w14:paraId="2570246B" w14:textId="28F16CF5" w:rsidR="001A6292" w:rsidRPr="009765E8" w:rsidRDefault="001A6292" w:rsidP="001A6292">
            <w:pPr>
              <w:autoSpaceDE/>
              <w:autoSpaceDN/>
              <w:adjustRightInd/>
              <w:spacing w:before="0" w:line="240" w:lineRule="auto"/>
              <w:ind w:left="-49" w:right="-46" w:hanging="59"/>
              <w:jc w:val="center"/>
              <w:rPr>
                <w:sz w:val="16"/>
                <w:szCs w:val="16"/>
              </w:rPr>
            </w:pPr>
            <w:r w:rsidRPr="009765E8">
              <w:rPr>
                <w:sz w:val="16"/>
                <w:szCs w:val="16"/>
              </w:rPr>
              <w:t>64</w:t>
            </w:r>
            <w:ins w:id="1497" w:author="Issayevskiy, Konstantin [STAMGazStroy LLP]" w:date="2025-12-11T15:00:00Z" w16du:dateUtc="2025-12-11T10:00:00Z">
              <w:r w:rsidR="007A033B">
                <w:rPr>
                  <w:sz w:val="16"/>
                  <w:szCs w:val="16"/>
                </w:rPr>
                <w:t>9</w:t>
              </w:r>
            </w:ins>
            <w:del w:id="1498" w:author="Issayevskiy, Konstantin [STAMGazStroy LLP]" w:date="2025-12-11T15:00:00Z" w16du:dateUtc="2025-12-11T10:00:00Z">
              <w:r w:rsidRPr="009765E8" w:rsidDel="007A033B">
                <w:rPr>
                  <w:sz w:val="16"/>
                  <w:szCs w:val="16"/>
                </w:rPr>
                <w:delText>8</w:delText>
              </w:r>
              <w:r w:rsidRPr="009765E8">
                <w:rPr>
                  <w:sz w:val="16"/>
                  <w:szCs w:val="16"/>
                </w:rPr>
                <w:delText>.9</w:delText>
              </w:r>
            </w:del>
            <w:r w:rsidRPr="009765E8">
              <w:rPr>
                <w:sz w:val="16"/>
                <w:szCs w:val="16"/>
              </w:rPr>
              <w:t>°C (1200°F)</w:t>
            </w:r>
          </w:p>
        </w:tc>
      </w:tr>
      <w:tr w:rsidR="009639E5" w:rsidRPr="001D3869" w14:paraId="64E9D2FD" w14:textId="77777777" w:rsidTr="0060277C">
        <w:trPr>
          <w:trHeight w:val="288"/>
          <w:jc w:val="center"/>
        </w:trPr>
        <w:tc>
          <w:tcPr>
            <w:tcW w:w="2091" w:type="dxa"/>
            <w:gridSpan w:val="3"/>
            <w:vAlign w:val="center"/>
          </w:tcPr>
          <w:p w14:paraId="48E100A7" w14:textId="77777777" w:rsidR="009639E5" w:rsidRPr="00561095" w:rsidRDefault="009639E5" w:rsidP="0060277C">
            <w:pPr>
              <w:autoSpaceDE/>
              <w:autoSpaceDN/>
              <w:adjustRightInd/>
              <w:spacing w:before="0" w:line="240" w:lineRule="auto"/>
              <w:ind w:left="0"/>
              <w:rPr>
                <w:b/>
                <w:sz w:val="16"/>
                <w:szCs w:val="16"/>
              </w:rPr>
            </w:pPr>
          </w:p>
        </w:tc>
        <w:tc>
          <w:tcPr>
            <w:tcW w:w="2496" w:type="dxa"/>
            <w:vAlign w:val="center"/>
          </w:tcPr>
          <w:p w14:paraId="7AE2E0F4" w14:textId="77777777" w:rsidR="009639E5" w:rsidRPr="00B050E3" w:rsidRDefault="009639E5" w:rsidP="0060277C">
            <w:pPr>
              <w:autoSpaceDE/>
              <w:autoSpaceDN/>
              <w:adjustRightInd/>
              <w:spacing w:before="0" w:line="240" w:lineRule="auto"/>
              <w:ind w:left="0"/>
              <w:rPr>
                <w:sz w:val="16"/>
                <w:szCs w:val="16"/>
              </w:rPr>
            </w:pPr>
            <w:r w:rsidRPr="00B050E3">
              <w:rPr>
                <w:sz w:val="16"/>
                <w:szCs w:val="16"/>
              </w:rPr>
              <w:t>Sherwin-Williams</w:t>
            </w:r>
          </w:p>
        </w:tc>
        <w:tc>
          <w:tcPr>
            <w:tcW w:w="2690" w:type="dxa"/>
            <w:gridSpan w:val="2"/>
            <w:vAlign w:val="center"/>
          </w:tcPr>
          <w:p w14:paraId="6CDCEC1F" w14:textId="77777777" w:rsidR="009639E5" w:rsidRPr="00880615" w:rsidRDefault="009639E5" w:rsidP="0060277C">
            <w:pPr>
              <w:autoSpaceDE/>
              <w:autoSpaceDN/>
              <w:adjustRightInd/>
              <w:spacing w:before="0" w:line="240" w:lineRule="auto"/>
              <w:ind w:left="0"/>
              <w:rPr>
                <w:sz w:val="16"/>
                <w:szCs w:val="16"/>
              </w:rPr>
            </w:pPr>
            <w:r w:rsidRPr="00880615">
              <w:rPr>
                <w:sz w:val="16"/>
                <w:szCs w:val="16"/>
              </w:rPr>
              <w:t>Heat-Flex 1200</w:t>
            </w:r>
          </w:p>
        </w:tc>
        <w:tc>
          <w:tcPr>
            <w:tcW w:w="971" w:type="dxa"/>
            <w:vAlign w:val="center"/>
          </w:tcPr>
          <w:p w14:paraId="725B4849" w14:textId="77777777" w:rsidR="009639E5" w:rsidRPr="009765E8" w:rsidRDefault="009639E5" w:rsidP="0060277C">
            <w:pPr>
              <w:autoSpaceDE/>
              <w:autoSpaceDN/>
              <w:adjustRightInd/>
              <w:spacing w:before="0" w:line="240" w:lineRule="auto"/>
              <w:ind w:left="-144"/>
              <w:jc w:val="center"/>
              <w:rPr>
                <w:sz w:val="16"/>
                <w:szCs w:val="16"/>
              </w:rPr>
            </w:pPr>
            <w:r w:rsidRPr="009765E8">
              <w:rPr>
                <w:sz w:val="16"/>
                <w:szCs w:val="16"/>
              </w:rPr>
              <w:t>375</w:t>
            </w:r>
          </w:p>
        </w:tc>
        <w:tc>
          <w:tcPr>
            <w:tcW w:w="1530" w:type="dxa"/>
            <w:vAlign w:val="center"/>
          </w:tcPr>
          <w:p w14:paraId="32F10F6F" w14:textId="77777777" w:rsidR="009639E5" w:rsidRPr="009765E8" w:rsidRDefault="009639E5" w:rsidP="0060277C">
            <w:pPr>
              <w:autoSpaceDE/>
              <w:autoSpaceDN/>
              <w:adjustRightInd/>
              <w:spacing w:before="0" w:line="240" w:lineRule="auto"/>
              <w:ind w:left="-49" w:right="-46" w:hanging="59"/>
              <w:jc w:val="center"/>
              <w:rPr>
                <w:sz w:val="16"/>
                <w:szCs w:val="16"/>
              </w:rPr>
            </w:pPr>
            <w:r w:rsidRPr="009765E8">
              <w:rPr>
                <w:sz w:val="16"/>
                <w:szCs w:val="16"/>
              </w:rPr>
              <w:t>649°C (1200°F)</w:t>
            </w:r>
          </w:p>
        </w:tc>
      </w:tr>
      <w:tr w:rsidR="00526CFF" w:rsidRPr="001D3869" w14:paraId="3D61A7ED" w14:textId="77777777" w:rsidTr="0060277C">
        <w:trPr>
          <w:trHeight w:val="288"/>
          <w:jc w:val="center"/>
        </w:trPr>
        <w:tc>
          <w:tcPr>
            <w:tcW w:w="2091" w:type="dxa"/>
            <w:gridSpan w:val="3"/>
            <w:vAlign w:val="center"/>
          </w:tcPr>
          <w:p w14:paraId="79DCC667" w14:textId="77777777" w:rsidR="00526CFF" w:rsidRPr="00561095" w:rsidRDefault="00526CFF" w:rsidP="00526CFF">
            <w:pPr>
              <w:autoSpaceDE/>
              <w:autoSpaceDN/>
              <w:adjustRightInd/>
              <w:spacing w:before="0" w:line="240" w:lineRule="auto"/>
              <w:ind w:left="0"/>
              <w:rPr>
                <w:b/>
                <w:sz w:val="16"/>
                <w:szCs w:val="16"/>
              </w:rPr>
            </w:pPr>
          </w:p>
        </w:tc>
        <w:tc>
          <w:tcPr>
            <w:tcW w:w="2496" w:type="dxa"/>
            <w:vAlign w:val="center"/>
          </w:tcPr>
          <w:p w14:paraId="25B458C0" w14:textId="036D43A6" w:rsidR="00526CFF" w:rsidRPr="00B050E3" w:rsidRDefault="00526CFF" w:rsidP="00526CFF">
            <w:pPr>
              <w:autoSpaceDE/>
              <w:autoSpaceDN/>
              <w:adjustRightInd/>
              <w:spacing w:before="0" w:line="240" w:lineRule="auto"/>
              <w:ind w:left="0"/>
              <w:rPr>
                <w:sz w:val="16"/>
                <w:szCs w:val="16"/>
              </w:rPr>
            </w:pPr>
            <w:r>
              <w:rPr>
                <w:sz w:val="16"/>
                <w:szCs w:val="16"/>
              </w:rPr>
              <w:t>Tnemec</w:t>
            </w:r>
          </w:p>
        </w:tc>
        <w:tc>
          <w:tcPr>
            <w:tcW w:w="2690" w:type="dxa"/>
            <w:gridSpan w:val="2"/>
            <w:vAlign w:val="center"/>
          </w:tcPr>
          <w:p w14:paraId="12BD96FE" w14:textId="11C8E816" w:rsidR="00526CFF" w:rsidRPr="00880615" w:rsidRDefault="00526CFF" w:rsidP="00526CFF">
            <w:pPr>
              <w:autoSpaceDE/>
              <w:autoSpaceDN/>
              <w:adjustRightInd/>
              <w:spacing w:before="0" w:line="240" w:lineRule="auto"/>
              <w:ind w:left="0"/>
              <w:rPr>
                <w:sz w:val="16"/>
                <w:szCs w:val="16"/>
              </w:rPr>
            </w:pPr>
            <w:r w:rsidRPr="00880615">
              <w:rPr>
                <w:sz w:val="16"/>
                <w:szCs w:val="16"/>
              </w:rPr>
              <w:t>Series 1528 Endura-Heat DTM</w:t>
            </w:r>
          </w:p>
        </w:tc>
        <w:tc>
          <w:tcPr>
            <w:tcW w:w="971" w:type="dxa"/>
            <w:vAlign w:val="center"/>
          </w:tcPr>
          <w:p w14:paraId="0E564E91" w14:textId="637C50FB" w:rsidR="00526CFF" w:rsidRPr="009765E8" w:rsidRDefault="00526CFF" w:rsidP="00526CFF">
            <w:pPr>
              <w:autoSpaceDE/>
              <w:autoSpaceDN/>
              <w:adjustRightInd/>
              <w:spacing w:before="0" w:line="240" w:lineRule="auto"/>
              <w:ind w:left="-144"/>
              <w:jc w:val="center"/>
              <w:rPr>
                <w:sz w:val="16"/>
                <w:szCs w:val="16"/>
              </w:rPr>
            </w:pPr>
            <w:r w:rsidRPr="009765E8">
              <w:rPr>
                <w:sz w:val="16"/>
                <w:szCs w:val="16"/>
              </w:rPr>
              <w:t>416</w:t>
            </w:r>
          </w:p>
        </w:tc>
        <w:tc>
          <w:tcPr>
            <w:tcW w:w="1530" w:type="dxa"/>
            <w:vAlign w:val="center"/>
          </w:tcPr>
          <w:p w14:paraId="2010BE4F" w14:textId="333BA7D8" w:rsidR="00526CFF" w:rsidRPr="009765E8" w:rsidRDefault="00526CFF" w:rsidP="00526CFF">
            <w:pPr>
              <w:autoSpaceDE/>
              <w:autoSpaceDN/>
              <w:adjustRightInd/>
              <w:spacing w:before="0" w:line="240" w:lineRule="auto"/>
              <w:ind w:left="-49" w:right="-46" w:hanging="59"/>
              <w:jc w:val="center"/>
              <w:rPr>
                <w:sz w:val="16"/>
                <w:szCs w:val="16"/>
              </w:rPr>
            </w:pPr>
            <w:r w:rsidRPr="009765E8">
              <w:rPr>
                <w:sz w:val="16"/>
                <w:szCs w:val="16"/>
              </w:rPr>
              <w:t>64</w:t>
            </w:r>
            <w:del w:id="1499" w:author="Issayevskiy, Konstantin [STAMGazStroy LLP]" w:date="2025-12-11T15:00:00Z" w16du:dateUtc="2025-12-11T10:00:00Z">
              <w:r w:rsidRPr="009765E8">
                <w:rPr>
                  <w:sz w:val="16"/>
                  <w:szCs w:val="16"/>
                </w:rPr>
                <w:delText>8.</w:delText>
              </w:r>
            </w:del>
            <w:r w:rsidRPr="009765E8">
              <w:rPr>
                <w:sz w:val="16"/>
                <w:szCs w:val="16"/>
              </w:rPr>
              <w:t>9°C (1200°F)</w:t>
            </w:r>
          </w:p>
        </w:tc>
      </w:tr>
      <w:tr w:rsidR="00142D13" w:rsidRPr="001D3869" w14:paraId="0EA1997A" w14:textId="77777777" w:rsidTr="0060277C">
        <w:trPr>
          <w:trHeight w:val="288"/>
          <w:jc w:val="center"/>
        </w:trPr>
        <w:tc>
          <w:tcPr>
            <w:tcW w:w="2091" w:type="dxa"/>
            <w:gridSpan w:val="3"/>
            <w:tcBorders>
              <w:top w:val="single" w:sz="12" w:space="0" w:color="auto"/>
            </w:tcBorders>
            <w:vAlign w:val="center"/>
          </w:tcPr>
          <w:p w14:paraId="7950208E" w14:textId="77777777" w:rsidR="00142D13" w:rsidRPr="001D3869" w:rsidRDefault="00142D13" w:rsidP="00142D13">
            <w:pPr>
              <w:autoSpaceDE/>
              <w:autoSpaceDN/>
              <w:adjustRightInd/>
              <w:spacing w:before="0" w:line="240" w:lineRule="auto"/>
              <w:ind w:left="0"/>
              <w:rPr>
                <w:b/>
                <w:sz w:val="16"/>
                <w:szCs w:val="16"/>
              </w:rPr>
            </w:pPr>
            <w:r w:rsidRPr="001D3869">
              <w:rPr>
                <w:b/>
                <w:sz w:val="16"/>
                <w:szCs w:val="16"/>
              </w:rPr>
              <w:t>TOPCOAT</w:t>
            </w:r>
          </w:p>
        </w:tc>
        <w:tc>
          <w:tcPr>
            <w:tcW w:w="2496" w:type="dxa"/>
            <w:tcBorders>
              <w:top w:val="single" w:sz="12" w:space="0" w:color="auto"/>
            </w:tcBorders>
            <w:vAlign w:val="center"/>
          </w:tcPr>
          <w:p w14:paraId="11FDCFF7" w14:textId="77777777" w:rsidR="00142D13" w:rsidRPr="001D3869" w:rsidRDefault="00142D13" w:rsidP="00142D13">
            <w:pPr>
              <w:autoSpaceDE/>
              <w:autoSpaceDN/>
              <w:adjustRightInd/>
              <w:spacing w:before="0" w:line="240" w:lineRule="auto"/>
              <w:ind w:left="0"/>
              <w:rPr>
                <w:sz w:val="16"/>
                <w:szCs w:val="16"/>
              </w:rPr>
            </w:pPr>
            <w:r w:rsidRPr="00B050E3">
              <w:rPr>
                <w:sz w:val="16"/>
                <w:szCs w:val="16"/>
              </w:rPr>
              <w:t>Carboline</w:t>
            </w:r>
          </w:p>
        </w:tc>
        <w:tc>
          <w:tcPr>
            <w:tcW w:w="2690" w:type="dxa"/>
            <w:gridSpan w:val="2"/>
            <w:tcBorders>
              <w:top w:val="single" w:sz="12" w:space="0" w:color="auto"/>
            </w:tcBorders>
            <w:vAlign w:val="center"/>
          </w:tcPr>
          <w:p w14:paraId="511FEB41" w14:textId="017B66B9" w:rsidR="00142D13" w:rsidRPr="00880615" w:rsidRDefault="00142D13" w:rsidP="00142D13">
            <w:pPr>
              <w:autoSpaceDE/>
              <w:autoSpaceDN/>
              <w:adjustRightInd/>
              <w:spacing w:before="0" w:line="240" w:lineRule="auto"/>
              <w:ind w:left="0"/>
              <w:rPr>
                <w:sz w:val="16"/>
                <w:szCs w:val="16"/>
              </w:rPr>
            </w:pPr>
            <w:proofErr w:type="spellStart"/>
            <w:r w:rsidRPr="00880615">
              <w:rPr>
                <w:sz w:val="16"/>
                <w:szCs w:val="16"/>
              </w:rPr>
              <w:t>Thermaline</w:t>
            </w:r>
            <w:proofErr w:type="spellEnd"/>
            <w:r w:rsidRPr="00880615">
              <w:rPr>
                <w:sz w:val="16"/>
                <w:szCs w:val="16"/>
              </w:rPr>
              <w:t xml:space="preserve"> Heat Shield</w:t>
            </w:r>
          </w:p>
        </w:tc>
        <w:tc>
          <w:tcPr>
            <w:tcW w:w="971" w:type="dxa"/>
            <w:tcBorders>
              <w:top w:val="single" w:sz="12" w:space="0" w:color="auto"/>
            </w:tcBorders>
            <w:vAlign w:val="center"/>
          </w:tcPr>
          <w:p w14:paraId="5091031D" w14:textId="0B1FCC29" w:rsidR="00142D13" w:rsidRPr="009765E8" w:rsidRDefault="00142D13" w:rsidP="00142D13">
            <w:pPr>
              <w:autoSpaceDE/>
              <w:autoSpaceDN/>
              <w:adjustRightInd/>
              <w:spacing w:before="0" w:line="240" w:lineRule="auto"/>
              <w:ind w:left="-144"/>
              <w:jc w:val="center"/>
              <w:rPr>
                <w:sz w:val="16"/>
                <w:szCs w:val="16"/>
              </w:rPr>
            </w:pPr>
            <w:r w:rsidRPr="009765E8">
              <w:rPr>
                <w:sz w:val="16"/>
                <w:szCs w:val="16"/>
                <w:lang w:val="ru-RU"/>
              </w:rPr>
              <w:t>420</w:t>
            </w:r>
          </w:p>
        </w:tc>
        <w:tc>
          <w:tcPr>
            <w:tcW w:w="1530" w:type="dxa"/>
            <w:tcBorders>
              <w:top w:val="single" w:sz="12" w:space="0" w:color="auto"/>
            </w:tcBorders>
            <w:vAlign w:val="center"/>
          </w:tcPr>
          <w:p w14:paraId="66315BF4" w14:textId="77777777" w:rsidR="00142D13" w:rsidRPr="009765E8" w:rsidRDefault="00142D13" w:rsidP="00142D13">
            <w:pPr>
              <w:autoSpaceDE/>
              <w:autoSpaceDN/>
              <w:adjustRightInd/>
              <w:spacing w:before="0" w:line="240" w:lineRule="auto"/>
              <w:ind w:left="-49" w:right="-46" w:hanging="59"/>
              <w:jc w:val="center"/>
              <w:rPr>
                <w:sz w:val="16"/>
                <w:szCs w:val="16"/>
              </w:rPr>
            </w:pPr>
            <w:r w:rsidRPr="009765E8">
              <w:rPr>
                <w:sz w:val="16"/>
                <w:szCs w:val="16"/>
              </w:rPr>
              <w:t>649°C (1200°F)</w:t>
            </w:r>
          </w:p>
        </w:tc>
      </w:tr>
      <w:tr w:rsidR="009639E5" w:rsidRPr="001D3869" w14:paraId="3C41CF82" w14:textId="77777777" w:rsidTr="0060277C">
        <w:trPr>
          <w:trHeight w:val="288"/>
          <w:jc w:val="center"/>
        </w:trPr>
        <w:tc>
          <w:tcPr>
            <w:tcW w:w="2091" w:type="dxa"/>
            <w:gridSpan w:val="3"/>
            <w:vAlign w:val="center"/>
          </w:tcPr>
          <w:p w14:paraId="68899E22" w14:textId="77777777" w:rsidR="009639E5" w:rsidRPr="001D3869" w:rsidRDefault="009639E5" w:rsidP="0060277C">
            <w:pPr>
              <w:autoSpaceDE/>
              <w:autoSpaceDN/>
              <w:adjustRightInd/>
              <w:spacing w:before="0" w:line="240" w:lineRule="auto"/>
              <w:ind w:left="0"/>
              <w:rPr>
                <w:b/>
                <w:sz w:val="16"/>
                <w:szCs w:val="16"/>
              </w:rPr>
            </w:pPr>
          </w:p>
        </w:tc>
        <w:tc>
          <w:tcPr>
            <w:tcW w:w="2496" w:type="dxa"/>
            <w:vAlign w:val="center"/>
          </w:tcPr>
          <w:p w14:paraId="02845CC4" w14:textId="77777777" w:rsidR="009639E5" w:rsidRPr="001D3869" w:rsidRDefault="009639E5" w:rsidP="0060277C">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690" w:type="dxa"/>
            <w:gridSpan w:val="2"/>
            <w:vAlign w:val="center"/>
          </w:tcPr>
          <w:p w14:paraId="2AE77996" w14:textId="77777777" w:rsidR="009639E5" w:rsidRPr="00880615" w:rsidRDefault="009639E5" w:rsidP="0060277C">
            <w:pPr>
              <w:autoSpaceDE/>
              <w:autoSpaceDN/>
              <w:adjustRightInd/>
              <w:spacing w:before="0" w:line="240" w:lineRule="auto"/>
              <w:ind w:left="0"/>
              <w:rPr>
                <w:sz w:val="16"/>
                <w:szCs w:val="16"/>
              </w:rPr>
            </w:pPr>
            <w:proofErr w:type="spellStart"/>
            <w:r w:rsidRPr="00880615">
              <w:rPr>
                <w:sz w:val="16"/>
                <w:szCs w:val="16"/>
              </w:rPr>
              <w:t>Thurmalox</w:t>
            </w:r>
            <w:proofErr w:type="spellEnd"/>
            <w:r w:rsidRPr="00880615">
              <w:rPr>
                <w:sz w:val="16"/>
                <w:szCs w:val="16"/>
              </w:rPr>
              <w:t xml:space="preserve"> 225HD</w:t>
            </w:r>
          </w:p>
        </w:tc>
        <w:tc>
          <w:tcPr>
            <w:tcW w:w="971" w:type="dxa"/>
            <w:vAlign w:val="center"/>
          </w:tcPr>
          <w:p w14:paraId="0D3033AF" w14:textId="77777777" w:rsidR="009639E5" w:rsidRPr="009765E8" w:rsidRDefault="009639E5" w:rsidP="0060277C">
            <w:pPr>
              <w:autoSpaceDE/>
              <w:autoSpaceDN/>
              <w:adjustRightInd/>
              <w:spacing w:before="0" w:line="240" w:lineRule="auto"/>
              <w:ind w:left="-144"/>
              <w:jc w:val="center"/>
              <w:rPr>
                <w:sz w:val="16"/>
                <w:szCs w:val="16"/>
              </w:rPr>
            </w:pPr>
            <w:r w:rsidRPr="009765E8">
              <w:rPr>
                <w:sz w:val="16"/>
                <w:szCs w:val="16"/>
              </w:rPr>
              <w:t>292</w:t>
            </w:r>
          </w:p>
        </w:tc>
        <w:tc>
          <w:tcPr>
            <w:tcW w:w="1530" w:type="dxa"/>
            <w:vAlign w:val="center"/>
          </w:tcPr>
          <w:p w14:paraId="0D3B6FEF" w14:textId="77777777" w:rsidR="009639E5" w:rsidRPr="009765E8" w:rsidRDefault="009639E5" w:rsidP="0060277C">
            <w:pPr>
              <w:autoSpaceDE/>
              <w:autoSpaceDN/>
              <w:adjustRightInd/>
              <w:spacing w:before="0" w:line="240" w:lineRule="auto"/>
              <w:ind w:left="-49" w:right="-46" w:hanging="59"/>
              <w:jc w:val="center"/>
              <w:rPr>
                <w:sz w:val="16"/>
                <w:szCs w:val="16"/>
              </w:rPr>
            </w:pPr>
            <w:r w:rsidRPr="009765E8">
              <w:rPr>
                <w:sz w:val="16"/>
                <w:szCs w:val="16"/>
              </w:rPr>
              <w:t>538°C (1000°F)</w:t>
            </w:r>
          </w:p>
        </w:tc>
      </w:tr>
      <w:tr w:rsidR="009639E5" w:rsidRPr="001D3869" w14:paraId="43C28EB4" w14:textId="77777777" w:rsidTr="0060277C">
        <w:trPr>
          <w:trHeight w:val="288"/>
          <w:jc w:val="center"/>
        </w:trPr>
        <w:tc>
          <w:tcPr>
            <w:tcW w:w="2091" w:type="dxa"/>
            <w:gridSpan w:val="3"/>
            <w:vAlign w:val="center"/>
          </w:tcPr>
          <w:p w14:paraId="43C28418" w14:textId="77777777" w:rsidR="009639E5" w:rsidRPr="001D3869" w:rsidRDefault="009639E5" w:rsidP="0060277C">
            <w:pPr>
              <w:autoSpaceDE/>
              <w:autoSpaceDN/>
              <w:adjustRightInd/>
              <w:spacing w:before="0" w:line="240" w:lineRule="auto"/>
              <w:ind w:left="0"/>
              <w:rPr>
                <w:b/>
                <w:sz w:val="16"/>
                <w:szCs w:val="16"/>
              </w:rPr>
            </w:pPr>
            <w:r w:rsidRPr="001D3869">
              <w:rPr>
                <w:b/>
                <w:sz w:val="16"/>
                <w:szCs w:val="16"/>
              </w:rPr>
              <w:t>Inorganic Coating</w:t>
            </w:r>
          </w:p>
        </w:tc>
        <w:tc>
          <w:tcPr>
            <w:tcW w:w="2496" w:type="dxa"/>
            <w:vAlign w:val="center"/>
          </w:tcPr>
          <w:p w14:paraId="18526CB4" w14:textId="77777777" w:rsidR="009639E5" w:rsidRPr="001D3869" w:rsidRDefault="009639E5" w:rsidP="0060277C">
            <w:pPr>
              <w:autoSpaceDE/>
              <w:autoSpaceDN/>
              <w:adjustRightInd/>
              <w:spacing w:before="0" w:line="240" w:lineRule="auto"/>
              <w:ind w:left="0"/>
              <w:rPr>
                <w:sz w:val="16"/>
                <w:szCs w:val="16"/>
              </w:rPr>
            </w:pPr>
            <w:r w:rsidRPr="00B050E3">
              <w:rPr>
                <w:sz w:val="16"/>
                <w:szCs w:val="16"/>
              </w:rPr>
              <w:t>Hempel Coatings (USA), Inc</w:t>
            </w:r>
          </w:p>
        </w:tc>
        <w:tc>
          <w:tcPr>
            <w:tcW w:w="2690" w:type="dxa"/>
            <w:gridSpan w:val="2"/>
            <w:vAlign w:val="center"/>
          </w:tcPr>
          <w:p w14:paraId="2D210305" w14:textId="77777777" w:rsidR="009639E5" w:rsidRPr="00880615" w:rsidRDefault="009639E5" w:rsidP="0060277C">
            <w:pPr>
              <w:autoSpaceDE/>
              <w:autoSpaceDN/>
              <w:adjustRightInd/>
              <w:spacing w:before="0" w:line="240" w:lineRule="auto"/>
              <w:ind w:left="0"/>
              <w:rPr>
                <w:sz w:val="16"/>
                <w:szCs w:val="16"/>
              </w:rPr>
            </w:pPr>
            <w:proofErr w:type="spellStart"/>
            <w:r w:rsidRPr="00880615">
              <w:rPr>
                <w:sz w:val="16"/>
                <w:szCs w:val="16"/>
              </w:rPr>
              <w:t>Versiline</w:t>
            </w:r>
            <w:proofErr w:type="spellEnd"/>
            <w:r w:rsidRPr="00880615">
              <w:rPr>
                <w:sz w:val="16"/>
                <w:szCs w:val="16"/>
              </w:rPr>
              <w:t xml:space="preserve"> CUI 56990</w:t>
            </w:r>
          </w:p>
        </w:tc>
        <w:tc>
          <w:tcPr>
            <w:tcW w:w="971" w:type="dxa"/>
            <w:vAlign w:val="center"/>
          </w:tcPr>
          <w:p w14:paraId="667D912F" w14:textId="77777777" w:rsidR="009639E5" w:rsidRPr="009765E8" w:rsidRDefault="009639E5" w:rsidP="0060277C">
            <w:pPr>
              <w:autoSpaceDE/>
              <w:autoSpaceDN/>
              <w:adjustRightInd/>
              <w:spacing w:before="0" w:line="240" w:lineRule="auto"/>
              <w:ind w:left="-144"/>
              <w:jc w:val="center"/>
              <w:rPr>
                <w:sz w:val="16"/>
                <w:szCs w:val="16"/>
              </w:rPr>
            </w:pPr>
            <w:r w:rsidRPr="009765E8">
              <w:rPr>
                <w:sz w:val="16"/>
                <w:szCs w:val="16"/>
              </w:rPr>
              <w:t>391</w:t>
            </w:r>
          </w:p>
        </w:tc>
        <w:tc>
          <w:tcPr>
            <w:tcW w:w="1530" w:type="dxa"/>
            <w:vAlign w:val="center"/>
          </w:tcPr>
          <w:p w14:paraId="7A37A504" w14:textId="77777777" w:rsidR="009639E5" w:rsidRPr="009765E8" w:rsidRDefault="009639E5" w:rsidP="0060277C">
            <w:pPr>
              <w:autoSpaceDE/>
              <w:autoSpaceDN/>
              <w:adjustRightInd/>
              <w:spacing w:before="0" w:line="240" w:lineRule="auto"/>
              <w:ind w:left="-49" w:right="-46" w:hanging="59"/>
              <w:jc w:val="center"/>
              <w:rPr>
                <w:sz w:val="16"/>
                <w:szCs w:val="16"/>
              </w:rPr>
            </w:pPr>
            <w:r w:rsidRPr="009765E8">
              <w:rPr>
                <w:sz w:val="16"/>
                <w:szCs w:val="16"/>
              </w:rPr>
              <w:t>649°C (1200°F)</w:t>
            </w:r>
          </w:p>
        </w:tc>
      </w:tr>
      <w:tr w:rsidR="009639E5" w:rsidRPr="001D3869" w14:paraId="028F9DA5" w14:textId="77777777" w:rsidTr="0060277C">
        <w:trPr>
          <w:trHeight w:val="288"/>
          <w:jc w:val="center"/>
        </w:trPr>
        <w:tc>
          <w:tcPr>
            <w:tcW w:w="2091" w:type="dxa"/>
            <w:gridSpan w:val="3"/>
            <w:vAlign w:val="center"/>
          </w:tcPr>
          <w:p w14:paraId="19E959CC" w14:textId="77777777" w:rsidR="009639E5" w:rsidRPr="001D3869" w:rsidRDefault="009639E5" w:rsidP="0060277C">
            <w:pPr>
              <w:autoSpaceDE/>
              <w:autoSpaceDN/>
              <w:adjustRightInd/>
              <w:spacing w:before="0" w:line="240" w:lineRule="auto"/>
              <w:ind w:left="0"/>
              <w:rPr>
                <w:b/>
                <w:sz w:val="16"/>
                <w:szCs w:val="16"/>
              </w:rPr>
            </w:pPr>
            <w:r w:rsidRPr="001D3869">
              <w:rPr>
                <w:b/>
                <w:sz w:val="16"/>
                <w:szCs w:val="16"/>
              </w:rPr>
              <w:t>Thin Film</w:t>
            </w:r>
          </w:p>
        </w:tc>
        <w:tc>
          <w:tcPr>
            <w:tcW w:w="2496" w:type="dxa"/>
            <w:vAlign w:val="center"/>
          </w:tcPr>
          <w:p w14:paraId="2826A8C0" w14:textId="77777777" w:rsidR="009639E5" w:rsidRPr="001D3869" w:rsidRDefault="009639E5" w:rsidP="0060277C">
            <w:pPr>
              <w:autoSpaceDE/>
              <w:autoSpaceDN/>
              <w:adjustRightInd/>
              <w:spacing w:before="0" w:line="240" w:lineRule="auto"/>
              <w:ind w:left="0"/>
              <w:rPr>
                <w:sz w:val="16"/>
                <w:szCs w:val="16"/>
              </w:rPr>
            </w:pPr>
            <w:r w:rsidRPr="00B050E3">
              <w:rPr>
                <w:sz w:val="16"/>
                <w:szCs w:val="16"/>
              </w:rPr>
              <w:t>International</w:t>
            </w:r>
          </w:p>
        </w:tc>
        <w:tc>
          <w:tcPr>
            <w:tcW w:w="2690" w:type="dxa"/>
            <w:gridSpan w:val="2"/>
            <w:vAlign w:val="center"/>
          </w:tcPr>
          <w:p w14:paraId="6E2485B8" w14:textId="77777777" w:rsidR="009639E5" w:rsidRPr="00880615" w:rsidRDefault="009639E5" w:rsidP="0060277C">
            <w:pPr>
              <w:autoSpaceDE/>
              <w:autoSpaceDN/>
              <w:adjustRightInd/>
              <w:spacing w:before="0" w:line="240" w:lineRule="auto"/>
              <w:ind w:left="0"/>
              <w:rPr>
                <w:sz w:val="16"/>
                <w:szCs w:val="16"/>
              </w:rPr>
            </w:pPr>
            <w:r w:rsidRPr="00880615">
              <w:rPr>
                <w:sz w:val="16"/>
                <w:szCs w:val="16"/>
              </w:rPr>
              <w:t>Intertherm 751 CSA</w:t>
            </w:r>
          </w:p>
        </w:tc>
        <w:tc>
          <w:tcPr>
            <w:tcW w:w="971" w:type="dxa"/>
            <w:vAlign w:val="center"/>
          </w:tcPr>
          <w:p w14:paraId="0A2AD7FC" w14:textId="77777777" w:rsidR="009639E5" w:rsidRPr="009765E8" w:rsidRDefault="009639E5" w:rsidP="0060277C">
            <w:pPr>
              <w:autoSpaceDE/>
              <w:autoSpaceDN/>
              <w:adjustRightInd/>
              <w:spacing w:before="0" w:line="240" w:lineRule="auto"/>
              <w:ind w:left="-144"/>
              <w:jc w:val="center"/>
              <w:rPr>
                <w:sz w:val="16"/>
                <w:szCs w:val="16"/>
              </w:rPr>
            </w:pPr>
            <w:r w:rsidRPr="009765E8">
              <w:rPr>
                <w:sz w:val="16"/>
                <w:szCs w:val="16"/>
              </w:rPr>
              <w:t>420</w:t>
            </w:r>
          </w:p>
        </w:tc>
        <w:tc>
          <w:tcPr>
            <w:tcW w:w="1530" w:type="dxa"/>
            <w:vAlign w:val="center"/>
          </w:tcPr>
          <w:p w14:paraId="28ACA701" w14:textId="77777777" w:rsidR="009639E5" w:rsidRPr="009765E8" w:rsidRDefault="009639E5" w:rsidP="0060277C">
            <w:pPr>
              <w:autoSpaceDE/>
              <w:autoSpaceDN/>
              <w:adjustRightInd/>
              <w:spacing w:before="0" w:line="240" w:lineRule="auto"/>
              <w:ind w:left="-49" w:right="-46" w:hanging="59"/>
              <w:jc w:val="center"/>
              <w:rPr>
                <w:sz w:val="16"/>
                <w:szCs w:val="16"/>
              </w:rPr>
            </w:pPr>
            <w:r w:rsidRPr="009765E8">
              <w:rPr>
                <w:sz w:val="16"/>
                <w:szCs w:val="16"/>
              </w:rPr>
              <w:t>399°C (750°F)</w:t>
            </w:r>
          </w:p>
        </w:tc>
      </w:tr>
      <w:tr w:rsidR="00171ED8" w:rsidRPr="001D3869" w14:paraId="345B47DF" w14:textId="77777777" w:rsidTr="0060277C">
        <w:trPr>
          <w:trHeight w:val="288"/>
          <w:jc w:val="center"/>
        </w:trPr>
        <w:tc>
          <w:tcPr>
            <w:tcW w:w="2091" w:type="dxa"/>
            <w:gridSpan w:val="3"/>
            <w:vMerge w:val="restart"/>
            <w:vAlign w:val="center"/>
          </w:tcPr>
          <w:p w14:paraId="5A9F72F8" w14:textId="77777777" w:rsidR="00171ED8" w:rsidRPr="00561095" w:rsidRDefault="00171ED8" w:rsidP="0060277C">
            <w:pPr>
              <w:autoSpaceDE/>
              <w:autoSpaceDN/>
              <w:adjustRightInd/>
              <w:spacing w:before="0" w:line="240" w:lineRule="auto"/>
              <w:ind w:left="0"/>
              <w:rPr>
                <w:b/>
                <w:sz w:val="16"/>
                <w:szCs w:val="16"/>
              </w:rPr>
            </w:pPr>
            <w:r w:rsidRPr="00561095">
              <w:rPr>
                <w:b/>
                <w:sz w:val="16"/>
                <w:szCs w:val="16"/>
              </w:rPr>
              <w:t>DFT as per Manufacturer’s</w:t>
            </w:r>
          </w:p>
          <w:p w14:paraId="320A7E7F" w14:textId="77777777" w:rsidR="00171ED8" w:rsidRPr="001D3869" w:rsidRDefault="00171ED8" w:rsidP="0060277C">
            <w:pPr>
              <w:autoSpaceDE/>
              <w:autoSpaceDN/>
              <w:adjustRightInd/>
              <w:spacing w:before="0" w:line="184" w:lineRule="exact"/>
              <w:ind w:left="0"/>
              <w:rPr>
                <w:b/>
                <w:sz w:val="16"/>
                <w:szCs w:val="16"/>
              </w:rPr>
            </w:pPr>
            <w:r w:rsidRPr="00561095">
              <w:rPr>
                <w:b/>
                <w:sz w:val="16"/>
                <w:szCs w:val="16"/>
              </w:rPr>
              <w:t>Product Sheet</w:t>
            </w:r>
          </w:p>
        </w:tc>
        <w:tc>
          <w:tcPr>
            <w:tcW w:w="2496" w:type="dxa"/>
            <w:vAlign w:val="center"/>
          </w:tcPr>
          <w:p w14:paraId="57A395EB" w14:textId="77777777" w:rsidR="00171ED8" w:rsidRPr="001D3869" w:rsidRDefault="00171ED8" w:rsidP="0060277C">
            <w:pPr>
              <w:autoSpaceDE/>
              <w:autoSpaceDN/>
              <w:adjustRightInd/>
              <w:spacing w:before="0" w:line="240" w:lineRule="auto"/>
              <w:ind w:left="0"/>
              <w:rPr>
                <w:sz w:val="16"/>
                <w:szCs w:val="16"/>
              </w:rPr>
            </w:pPr>
            <w:r w:rsidRPr="00B050E3">
              <w:rPr>
                <w:sz w:val="16"/>
                <w:szCs w:val="16"/>
              </w:rPr>
              <w:t>International</w:t>
            </w:r>
          </w:p>
        </w:tc>
        <w:tc>
          <w:tcPr>
            <w:tcW w:w="2690" w:type="dxa"/>
            <w:gridSpan w:val="2"/>
            <w:vAlign w:val="center"/>
          </w:tcPr>
          <w:p w14:paraId="39BB32A9" w14:textId="77777777" w:rsidR="00171ED8" w:rsidRPr="00880615" w:rsidRDefault="00171ED8" w:rsidP="0060277C">
            <w:pPr>
              <w:autoSpaceDE/>
              <w:autoSpaceDN/>
              <w:adjustRightInd/>
              <w:spacing w:before="0" w:line="240" w:lineRule="auto"/>
              <w:ind w:left="0"/>
              <w:rPr>
                <w:sz w:val="16"/>
                <w:szCs w:val="16"/>
              </w:rPr>
            </w:pPr>
            <w:r w:rsidRPr="00880615">
              <w:rPr>
                <w:sz w:val="16"/>
                <w:szCs w:val="16"/>
              </w:rPr>
              <w:t>Interbond 1202UPC</w:t>
            </w:r>
          </w:p>
        </w:tc>
        <w:tc>
          <w:tcPr>
            <w:tcW w:w="971" w:type="dxa"/>
            <w:vAlign w:val="center"/>
          </w:tcPr>
          <w:p w14:paraId="5D935283" w14:textId="77777777" w:rsidR="00171ED8" w:rsidRPr="009765E8" w:rsidRDefault="00171ED8" w:rsidP="0060277C">
            <w:pPr>
              <w:autoSpaceDE/>
              <w:autoSpaceDN/>
              <w:adjustRightInd/>
              <w:spacing w:before="0" w:line="240" w:lineRule="auto"/>
              <w:ind w:left="-144"/>
              <w:jc w:val="center"/>
              <w:rPr>
                <w:sz w:val="16"/>
                <w:szCs w:val="16"/>
              </w:rPr>
            </w:pPr>
            <w:r w:rsidRPr="009765E8">
              <w:rPr>
                <w:sz w:val="16"/>
                <w:szCs w:val="16"/>
              </w:rPr>
              <w:t>420</w:t>
            </w:r>
          </w:p>
        </w:tc>
        <w:tc>
          <w:tcPr>
            <w:tcW w:w="1530" w:type="dxa"/>
            <w:vAlign w:val="center"/>
          </w:tcPr>
          <w:p w14:paraId="77D1529D" w14:textId="77777777" w:rsidR="00171ED8" w:rsidRPr="009765E8" w:rsidRDefault="00171ED8" w:rsidP="0060277C">
            <w:pPr>
              <w:autoSpaceDE/>
              <w:autoSpaceDN/>
              <w:adjustRightInd/>
              <w:spacing w:before="0" w:line="240" w:lineRule="auto"/>
              <w:ind w:left="-49" w:right="-46" w:hanging="59"/>
              <w:jc w:val="center"/>
              <w:rPr>
                <w:sz w:val="16"/>
                <w:szCs w:val="16"/>
              </w:rPr>
            </w:pPr>
            <w:r w:rsidRPr="009765E8">
              <w:rPr>
                <w:sz w:val="16"/>
                <w:szCs w:val="16"/>
              </w:rPr>
              <w:t>650°C (1202°F)</w:t>
            </w:r>
          </w:p>
        </w:tc>
      </w:tr>
      <w:tr w:rsidR="00171ED8" w:rsidRPr="001D3869" w14:paraId="431B39B5" w14:textId="77777777" w:rsidTr="0060277C">
        <w:trPr>
          <w:trHeight w:val="288"/>
          <w:jc w:val="center"/>
        </w:trPr>
        <w:tc>
          <w:tcPr>
            <w:tcW w:w="2091" w:type="dxa"/>
            <w:gridSpan w:val="3"/>
            <w:vMerge/>
            <w:vAlign w:val="center"/>
          </w:tcPr>
          <w:p w14:paraId="2CE11326" w14:textId="77777777" w:rsidR="00171ED8" w:rsidRPr="00561095" w:rsidRDefault="00171ED8" w:rsidP="00173C4B">
            <w:pPr>
              <w:autoSpaceDE/>
              <w:autoSpaceDN/>
              <w:adjustRightInd/>
              <w:spacing w:before="0" w:line="240" w:lineRule="auto"/>
              <w:ind w:left="0"/>
              <w:rPr>
                <w:b/>
                <w:sz w:val="16"/>
                <w:szCs w:val="16"/>
              </w:rPr>
            </w:pPr>
          </w:p>
        </w:tc>
        <w:tc>
          <w:tcPr>
            <w:tcW w:w="2496" w:type="dxa"/>
            <w:vAlign w:val="center"/>
          </w:tcPr>
          <w:p w14:paraId="51A86A2D" w14:textId="77777777" w:rsidR="00171ED8" w:rsidRPr="00B050E3" w:rsidRDefault="00171ED8" w:rsidP="00173C4B">
            <w:pPr>
              <w:autoSpaceDE/>
              <w:autoSpaceDN/>
              <w:adjustRightInd/>
              <w:spacing w:before="0" w:line="240" w:lineRule="auto"/>
              <w:ind w:left="0"/>
              <w:rPr>
                <w:sz w:val="16"/>
                <w:szCs w:val="16"/>
              </w:rPr>
            </w:pPr>
            <w:r w:rsidRPr="00B050E3">
              <w:rPr>
                <w:sz w:val="16"/>
                <w:szCs w:val="16"/>
              </w:rPr>
              <w:t>Jotun</w:t>
            </w:r>
          </w:p>
        </w:tc>
        <w:tc>
          <w:tcPr>
            <w:tcW w:w="2690" w:type="dxa"/>
            <w:gridSpan w:val="2"/>
            <w:vAlign w:val="center"/>
          </w:tcPr>
          <w:p w14:paraId="44FE243A" w14:textId="14E864DE" w:rsidR="00171ED8" w:rsidRPr="00880615" w:rsidRDefault="00171ED8" w:rsidP="00173C4B">
            <w:pPr>
              <w:autoSpaceDE/>
              <w:autoSpaceDN/>
              <w:adjustRightInd/>
              <w:spacing w:before="0" w:line="240" w:lineRule="auto"/>
              <w:ind w:left="0"/>
              <w:rPr>
                <w:sz w:val="16"/>
                <w:szCs w:val="16"/>
              </w:rPr>
            </w:pPr>
            <w:proofErr w:type="spellStart"/>
            <w:r w:rsidRPr="00880615">
              <w:rPr>
                <w:sz w:val="16"/>
                <w:szCs w:val="16"/>
              </w:rPr>
              <w:t>Jotatemp</w:t>
            </w:r>
            <w:proofErr w:type="spellEnd"/>
            <w:r w:rsidRPr="00880615">
              <w:rPr>
                <w:sz w:val="16"/>
                <w:szCs w:val="16"/>
              </w:rPr>
              <w:t xml:space="preserve"> 1000</w:t>
            </w:r>
          </w:p>
        </w:tc>
        <w:tc>
          <w:tcPr>
            <w:tcW w:w="971" w:type="dxa"/>
            <w:vAlign w:val="center"/>
          </w:tcPr>
          <w:p w14:paraId="64C0A3C7" w14:textId="75022E77" w:rsidR="00171ED8" w:rsidRPr="009765E8" w:rsidRDefault="00171ED8" w:rsidP="00173C4B">
            <w:pPr>
              <w:autoSpaceDE/>
              <w:autoSpaceDN/>
              <w:adjustRightInd/>
              <w:spacing w:before="0" w:line="240" w:lineRule="auto"/>
              <w:ind w:left="-144"/>
              <w:jc w:val="center"/>
              <w:rPr>
                <w:sz w:val="16"/>
                <w:szCs w:val="16"/>
              </w:rPr>
            </w:pPr>
            <w:r w:rsidRPr="009765E8">
              <w:rPr>
                <w:sz w:val="16"/>
                <w:szCs w:val="16"/>
                <w:lang w:val="ru-RU"/>
              </w:rPr>
              <w:t>383</w:t>
            </w:r>
          </w:p>
        </w:tc>
        <w:tc>
          <w:tcPr>
            <w:tcW w:w="1530" w:type="dxa"/>
            <w:vAlign w:val="center"/>
          </w:tcPr>
          <w:p w14:paraId="4D57F9E9" w14:textId="444C5166" w:rsidR="00171ED8" w:rsidRPr="009765E8" w:rsidRDefault="00171ED8" w:rsidP="00173C4B">
            <w:pPr>
              <w:autoSpaceDE/>
              <w:autoSpaceDN/>
              <w:adjustRightInd/>
              <w:spacing w:before="0" w:line="240" w:lineRule="auto"/>
              <w:ind w:left="-49" w:right="-46" w:hanging="59"/>
              <w:jc w:val="center"/>
              <w:rPr>
                <w:sz w:val="16"/>
                <w:szCs w:val="16"/>
              </w:rPr>
            </w:pPr>
            <w:r w:rsidRPr="009765E8">
              <w:rPr>
                <w:sz w:val="16"/>
                <w:szCs w:val="16"/>
              </w:rPr>
              <w:t>64</w:t>
            </w:r>
            <w:del w:id="1500" w:author="Issayevskiy, Konstantin [STAMGazStroy LLP]" w:date="2025-12-11T15:00:00Z" w16du:dateUtc="2025-12-11T10:00:00Z">
              <w:r w:rsidRPr="009765E8">
                <w:rPr>
                  <w:sz w:val="16"/>
                  <w:szCs w:val="16"/>
                </w:rPr>
                <w:delText>8.</w:delText>
              </w:r>
            </w:del>
            <w:r w:rsidRPr="009765E8">
              <w:rPr>
                <w:sz w:val="16"/>
                <w:szCs w:val="16"/>
              </w:rPr>
              <w:t>9°C (1200°F)</w:t>
            </w:r>
          </w:p>
        </w:tc>
      </w:tr>
      <w:tr w:rsidR="00173C4B" w:rsidRPr="001D3869" w14:paraId="76DAA5E4" w14:textId="77777777" w:rsidTr="0060277C">
        <w:trPr>
          <w:trHeight w:val="288"/>
          <w:jc w:val="center"/>
        </w:trPr>
        <w:tc>
          <w:tcPr>
            <w:tcW w:w="2091" w:type="dxa"/>
            <w:gridSpan w:val="3"/>
            <w:vAlign w:val="center"/>
          </w:tcPr>
          <w:p w14:paraId="0681BB56" w14:textId="77777777" w:rsidR="00173C4B" w:rsidRPr="00561095" w:rsidRDefault="00173C4B" w:rsidP="00173C4B">
            <w:pPr>
              <w:autoSpaceDE/>
              <w:autoSpaceDN/>
              <w:adjustRightInd/>
              <w:spacing w:before="0" w:line="240" w:lineRule="auto"/>
              <w:ind w:left="0"/>
              <w:rPr>
                <w:b/>
                <w:sz w:val="16"/>
                <w:szCs w:val="16"/>
              </w:rPr>
            </w:pPr>
          </w:p>
        </w:tc>
        <w:tc>
          <w:tcPr>
            <w:tcW w:w="2496" w:type="dxa"/>
            <w:vAlign w:val="center"/>
          </w:tcPr>
          <w:p w14:paraId="39FC78E8" w14:textId="77777777" w:rsidR="00173C4B" w:rsidRPr="00B050E3" w:rsidRDefault="00173C4B" w:rsidP="00173C4B">
            <w:pPr>
              <w:autoSpaceDE/>
              <w:autoSpaceDN/>
              <w:adjustRightInd/>
              <w:spacing w:before="0" w:line="240" w:lineRule="auto"/>
              <w:ind w:left="0"/>
              <w:rPr>
                <w:sz w:val="16"/>
                <w:szCs w:val="16"/>
              </w:rPr>
            </w:pPr>
            <w:r w:rsidRPr="00B050E3">
              <w:rPr>
                <w:sz w:val="16"/>
                <w:szCs w:val="16"/>
              </w:rPr>
              <w:t xml:space="preserve">PPG </w:t>
            </w:r>
          </w:p>
        </w:tc>
        <w:tc>
          <w:tcPr>
            <w:tcW w:w="2690" w:type="dxa"/>
            <w:gridSpan w:val="2"/>
            <w:vAlign w:val="center"/>
          </w:tcPr>
          <w:p w14:paraId="51A7911C" w14:textId="77777777" w:rsidR="00173C4B" w:rsidRPr="00880615" w:rsidRDefault="00173C4B" w:rsidP="00173C4B">
            <w:pPr>
              <w:autoSpaceDE/>
              <w:autoSpaceDN/>
              <w:adjustRightInd/>
              <w:spacing w:before="0" w:line="240" w:lineRule="auto"/>
              <w:ind w:left="0"/>
              <w:rPr>
                <w:sz w:val="16"/>
                <w:szCs w:val="16"/>
                <w:lang w:val="ru-RU"/>
              </w:rPr>
            </w:pPr>
            <w:r w:rsidRPr="00880615">
              <w:rPr>
                <w:sz w:val="16"/>
                <w:szCs w:val="16"/>
              </w:rPr>
              <w:t>Hi-Temp 1027</w:t>
            </w:r>
          </w:p>
          <w:p w14:paraId="25B72BA2" w14:textId="61354A80" w:rsidR="00173C4B" w:rsidRPr="00880615" w:rsidRDefault="00173C4B" w:rsidP="00173C4B">
            <w:pPr>
              <w:autoSpaceDE/>
              <w:autoSpaceDN/>
              <w:adjustRightInd/>
              <w:spacing w:before="0" w:line="240" w:lineRule="auto"/>
              <w:ind w:left="0"/>
              <w:rPr>
                <w:sz w:val="16"/>
                <w:szCs w:val="16"/>
              </w:rPr>
            </w:pPr>
            <w:r w:rsidRPr="00880615">
              <w:rPr>
                <w:sz w:val="16"/>
                <w:szCs w:val="16"/>
              </w:rPr>
              <w:t>Hi-Temp 900</w:t>
            </w:r>
          </w:p>
        </w:tc>
        <w:tc>
          <w:tcPr>
            <w:tcW w:w="971" w:type="dxa"/>
            <w:vAlign w:val="center"/>
          </w:tcPr>
          <w:p w14:paraId="7F11A709" w14:textId="6FBD6FEE" w:rsidR="00173C4B" w:rsidRPr="009765E8" w:rsidRDefault="00173C4B" w:rsidP="00173C4B">
            <w:pPr>
              <w:autoSpaceDE/>
              <w:autoSpaceDN/>
              <w:adjustRightInd/>
              <w:spacing w:before="0" w:line="240" w:lineRule="auto"/>
              <w:ind w:left="-144"/>
              <w:jc w:val="center"/>
              <w:rPr>
                <w:sz w:val="16"/>
                <w:szCs w:val="16"/>
              </w:rPr>
            </w:pPr>
            <w:r w:rsidRPr="009765E8">
              <w:rPr>
                <w:sz w:val="16"/>
                <w:szCs w:val="16"/>
              </w:rPr>
              <w:t>420</w:t>
            </w:r>
          </w:p>
        </w:tc>
        <w:tc>
          <w:tcPr>
            <w:tcW w:w="1530" w:type="dxa"/>
            <w:vAlign w:val="center"/>
          </w:tcPr>
          <w:p w14:paraId="63420585" w14:textId="2D25738F" w:rsidR="00173C4B" w:rsidRPr="009765E8" w:rsidRDefault="00173C4B" w:rsidP="00173C4B">
            <w:pPr>
              <w:autoSpaceDE/>
              <w:autoSpaceDN/>
              <w:adjustRightInd/>
              <w:spacing w:before="0" w:line="240" w:lineRule="auto"/>
              <w:ind w:left="-49" w:right="-46" w:hanging="59"/>
              <w:jc w:val="center"/>
              <w:rPr>
                <w:sz w:val="16"/>
                <w:szCs w:val="16"/>
              </w:rPr>
            </w:pPr>
            <w:r w:rsidRPr="009765E8">
              <w:rPr>
                <w:sz w:val="16"/>
                <w:szCs w:val="16"/>
              </w:rPr>
              <w:t>64</w:t>
            </w:r>
            <w:del w:id="1501" w:author="Issayevskiy, Konstantin [STAMGazStroy LLP]" w:date="2025-12-11T15:00:00Z" w16du:dateUtc="2025-12-11T10:00:00Z">
              <w:r w:rsidRPr="009765E8">
                <w:rPr>
                  <w:sz w:val="16"/>
                  <w:szCs w:val="16"/>
                </w:rPr>
                <w:delText>8.</w:delText>
              </w:r>
            </w:del>
            <w:r w:rsidRPr="009765E8">
              <w:rPr>
                <w:sz w:val="16"/>
                <w:szCs w:val="16"/>
              </w:rPr>
              <w:t>9°C (1200°F)</w:t>
            </w:r>
          </w:p>
        </w:tc>
      </w:tr>
      <w:tr w:rsidR="009639E5" w:rsidRPr="001D3869" w14:paraId="112C176A" w14:textId="77777777" w:rsidTr="0060277C">
        <w:trPr>
          <w:trHeight w:val="288"/>
          <w:jc w:val="center"/>
        </w:trPr>
        <w:tc>
          <w:tcPr>
            <w:tcW w:w="2091" w:type="dxa"/>
            <w:gridSpan w:val="3"/>
            <w:vAlign w:val="center"/>
          </w:tcPr>
          <w:p w14:paraId="3D1B0F38" w14:textId="77777777" w:rsidR="009639E5" w:rsidRPr="00561095" w:rsidRDefault="009639E5" w:rsidP="0060277C">
            <w:pPr>
              <w:autoSpaceDE/>
              <w:autoSpaceDN/>
              <w:adjustRightInd/>
              <w:spacing w:before="0" w:line="240" w:lineRule="auto"/>
              <w:ind w:left="0"/>
              <w:rPr>
                <w:b/>
                <w:sz w:val="16"/>
                <w:szCs w:val="16"/>
              </w:rPr>
            </w:pPr>
          </w:p>
        </w:tc>
        <w:tc>
          <w:tcPr>
            <w:tcW w:w="2496" w:type="dxa"/>
            <w:vAlign w:val="center"/>
          </w:tcPr>
          <w:p w14:paraId="5223A6B1" w14:textId="77777777" w:rsidR="009639E5" w:rsidRPr="00B050E3" w:rsidRDefault="009639E5" w:rsidP="0060277C">
            <w:pPr>
              <w:autoSpaceDE/>
              <w:autoSpaceDN/>
              <w:adjustRightInd/>
              <w:spacing w:before="0" w:line="240" w:lineRule="auto"/>
              <w:ind w:left="0"/>
              <w:rPr>
                <w:sz w:val="16"/>
                <w:szCs w:val="16"/>
              </w:rPr>
            </w:pPr>
            <w:r w:rsidRPr="00B050E3">
              <w:rPr>
                <w:sz w:val="16"/>
                <w:szCs w:val="16"/>
              </w:rPr>
              <w:t>Sherwin-Williams</w:t>
            </w:r>
          </w:p>
        </w:tc>
        <w:tc>
          <w:tcPr>
            <w:tcW w:w="2690" w:type="dxa"/>
            <w:gridSpan w:val="2"/>
            <w:vAlign w:val="center"/>
          </w:tcPr>
          <w:p w14:paraId="3CBEBBDA" w14:textId="77777777" w:rsidR="009639E5" w:rsidRPr="00880615" w:rsidRDefault="009639E5" w:rsidP="0060277C">
            <w:pPr>
              <w:autoSpaceDE/>
              <w:autoSpaceDN/>
              <w:adjustRightInd/>
              <w:spacing w:before="0" w:line="240" w:lineRule="auto"/>
              <w:ind w:left="0"/>
              <w:rPr>
                <w:sz w:val="16"/>
                <w:szCs w:val="16"/>
              </w:rPr>
            </w:pPr>
            <w:r w:rsidRPr="00880615">
              <w:rPr>
                <w:sz w:val="16"/>
                <w:szCs w:val="16"/>
              </w:rPr>
              <w:t>Heat-Flex 1200</w:t>
            </w:r>
          </w:p>
        </w:tc>
        <w:tc>
          <w:tcPr>
            <w:tcW w:w="971" w:type="dxa"/>
            <w:vAlign w:val="center"/>
          </w:tcPr>
          <w:p w14:paraId="7C397514" w14:textId="77777777" w:rsidR="009639E5" w:rsidRPr="009765E8" w:rsidRDefault="009639E5" w:rsidP="0060277C">
            <w:pPr>
              <w:autoSpaceDE/>
              <w:autoSpaceDN/>
              <w:adjustRightInd/>
              <w:spacing w:before="0" w:line="240" w:lineRule="auto"/>
              <w:ind w:left="-144"/>
              <w:jc w:val="center"/>
              <w:rPr>
                <w:sz w:val="16"/>
                <w:szCs w:val="16"/>
              </w:rPr>
            </w:pPr>
            <w:r w:rsidRPr="009765E8">
              <w:rPr>
                <w:sz w:val="16"/>
                <w:szCs w:val="16"/>
              </w:rPr>
              <w:t>375</w:t>
            </w:r>
          </w:p>
        </w:tc>
        <w:tc>
          <w:tcPr>
            <w:tcW w:w="1530" w:type="dxa"/>
            <w:vAlign w:val="center"/>
          </w:tcPr>
          <w:p w14:paraId="434D8D22" w14:textId="77777777" w:rsidR="009639E5" w:rsidRPr="009765E8" w:rsidRDefault="009639E5" w:rsidP="0060277C">
            <w:pPr>
              <w:autoSpaceDE/>
              <w:autoSpaceDN/>
              <w:adjustRightInd/>
              <w:spacing w:before="0" w:line="240" w:lineRule="auto"/>
              <w:ind w:left="-49" w:right="-46" w:hanging="59"/>
              <w:jc w:val="center"/>
              <w:rPr>
                <w:sz w:val="16"/>
                <w:szCs w:val="16"/>
              </w:rPr>
            </w:pPr>
            <w:r w:rsidRPr="009765E8">
              <w:rPr>
                <w:sz w:val="16"/>
                <w:szCs w:val="16"/>
              </w:rPr>
              <w:t>649°C (1200°F)</w:t>
            </w:r>
          </w:p>
        </w:tc>
      </w:tr>
      <w:tr w:rsidR="00353D4F" w:rsidRPr="001D3869" w14:paraId="5166FBBB" w14:textId="77777777" w:rsidTr="0060277C">
        <w:trPr>
          <w:trHeight w:val="288"/>
          <w:jc w:val="center"/>
        </w:trPr>
        <w:tc>
          <w:tcPr>
            <w:tcW w:w="2091" w:type="dxa"/>
            <w:gridSpan w:val="3"/>
            <w:vAlign w:val="center"/>
          </w:tcPr>
          <w:p w14:paraId="7B9B8B4E" w14:textId="77777777" w:rsidR="00353D4F" w:rsidRPr="00561095" w:rsidRDefault="00353D4F" w:rsidP="00353D4F">
            <w:pPr>
              <w:autoSpaceDE/>
              <w:autoSpaceDN/>
              <w:adjustRightInd/>
              <w:spacing w:before="0" w:line="240" w:lineRule="auto"/>
              <w:ind w:left="0"/>
              <w:rPr>
                <w:b/>
                <w:sz w:val="16"/>
                <w:szCs w:val="16"/>
              </w:rPr>
            </w:pPr>
          </w:p>
        </w:tc>
        <w:tc>
          <w:tcPr>
            <w:tcW w:w="2496" w:type="dxa"/>
            <w:vAlign w:val="center"/>
          </w:tcPr>
          <w:p w14:paraId="193C3190" w14:textId="01C757E9" w:rsidR="00353D4F" w:rsidRPr="00B050E3" w:rsidRDefault="00353D4F" w:rsidP="00353D4F">
            <w:pPr>
              <w:autoSpaceDE/>
              <w:autoSpaceDN/>
              <w:adjustRightInd/>
              <w:spacing w:before="0" w:line="240" w:lineRule="auto"/>
              <w:ind w:left="0"/>
              <w:rPr>
                <w:sz w:val="16"/>
                <w:szCs w:val="16"/>
              </w:rPr>
            </w:pPr>
            <w:r>
              <w:rPr>
                <w:sz w:val="16"/>
                <w:szCs w:val="16"/>
              </w:rPr>
              <w:t>Tnemec</w:t>
            </w:r>
          </w:p>
        </w:tc>
        <w:tc>
          <w:tcPr>
            <w:tcW w:w="2690" w:type="dxa"/>
            <w:gridSpan w:val="2"/>
            <w:vAlign w:val="center"/>
          </w:tcPr>
          <w:p w14:paraId="35462F77" w14:textId="57842E08" w:rsidR="00353D4F" w:rsidRPr="00880615" w:rsidRDefault="00353D4F" w:rsidP="00353D4F">
            <w:pPr>
              <w:autoSpaceDE/>
              <w:autoSpaceDN/>
              <w:adjustRightInd/>
              <w:spacing w:before="0" w:line="240" w:lineRule="auto"/>
              <w:ind w:left="0"/>
              <w:rPr>
                <w:sz w:val="16"/>
                <w:szCs w:val="16"/>
              </w:rPr>
            </w:pPr>
            <w:r w:rsidRPr="00880615">
              <w:rPr>
                <w:sz w:val="16"/>
                <w:szCs w:val="16"/>
              </w:rPr>
              <w:t>Series 1528 Endura-Heat DTM</w:t>
            </w:r>
          </w:p>
        </w:tc>
        <w:tc>
          <w:tcPr>
            <w:tcW w:w="971" w:type="dxa"/>
            <w:vAlign w:val="center"/>
          </w:tcPr>
          <w:p w14:paraId="6097AD03" w14:textId="04E6BF14" w:rsidR="00353D4F" w:rsidRPr="009765E8" w:rsidRDefault="00353D4F" w:rsidP="00353D4F">
            <w:pPr>
              <w:autoSpaceDE/>
              <w:autoSpaceDN/>
              <w:adjustRightInd/>
              <w:spacing w:before="0" w:line="240" w:lineRule="auto"/>
              <w:ind w:left="-144"/>
              <w:jc w:val="center"/>
              <w:rPr>
                <w:sz w:val="16"/>
                <w:szCs w:val="16"/>
              </w:rPr>
            </w:pPr>
            <w:r w:rsidRPr="009765E8">
              <w:rPr>
                <w:sz w:val="16"/>
                <w:szCs w:val="16"/>
              </w:rPr>
              <w:t>416</w:t>
            </w:r>
          </w:p>
        </w:tc>
        <w:tc>
          <w:tcPr>
            <w:tcW w:w="1530" w:type="dxa"/>
            <w:vAlign w:val="center"/>
          </w:tcPr>
          <w:p w14:paraId="35D5428D" w14:textId="233D2867" w:rsidR="00353D4F" w:rsidRPr="009765E8" w:rsidRDefault="00353D4F" w:rsidP="00353D4F">
            <w:pPr>
              <w:autoSpaceDE/>
              <w:autoSpaceDN/>
              <w:adjustRightInd/>
              <w:spacing w:before="0" w:line="240" w:lineRule="auto"/>
              <w:ind w:left="-49" w:right="-46" w:hanging="59"/>
              <w:jc w:val="center"/>
              <w:rPr>
                <w:sz w:val="16"/>
                <w:szCs w:val="16"/>
              </w:rPr>
            </w:pPr>
            <w:r w:rsidRPr="009765E8">
              <w:rPr>
                <w:sz w:val="16"/>
                <w:szCs w:val="16"/>
              </w:rPr>
              <w:t>64</w:t>
            </w:r>
            <w:del w:id="1502" w:author="Issayevskiy, Konstantin [STAMGazStroy LLP]" w:date="2025-12-11T15:00:00Z" w16du:dateUtc="2025-12-11T10:00:00Z">
              <w:r w:rsidRPr="009765E8">
                <w:rPr>
                  <w:sz w:val="16"/>
                  <w:szCs w:val="16"/>
                </w:rPr>
                <w:delText>8.</w:delText>
              </w:r>
            </w:del>
            <w:r w:rsidRPr="009765E8">
              <w:rPr>
                <w:sz w:val="16"/>
                <w:szCs w:val="16"/>
              </w:rPr>
              <w:t>9°C (1200°F)</w:t>
            </w:r>
          </w:p>
        </w:tc>
      </w:tr>
      <w:tr w:rsidR="00353D4F" w:rsidRPr="001D3869" w14:paraId="63577036" w14:textId="77777777" w:rsidTr="0060277C">
        <w:trPr>
          <w:trHeight w:val="288"/>
          <w:jc w:val="center"/>
        </w:trPr>
        <w:tc>
          <w:tcPr>
            <w:tcW w:w="9778" w:type="dxa"/>
            <w:gridSpan w:val="8"/>
            <w:tcBorders>
              <w:top w:val="single" w:sz="12" w:space="0" w:color="auto"/>
            </w:tcBorders>
            <w:vAlign w:val="center"/>
          </w:tcPr>
          <w:p w14:paraId="638AEA9D" w14:textId="77777777" w:rsidR="00353D4F" w:rsidRPr="001D3869" w:rsidRDefault="00353D4F" w:rsidP="00353D4F">
            <w:pPr>
              <w:rPr>
                <w:i/>
                <w:sz w:val="14"/>
                <w:szCs w:val="14"/>
              </w:rPr>
            </w:pPr>
          </w:p>
        </w:tc>
      </w:tr>
      <w:tr w:rsidR="00353D4F" w:rsidRPr="001D3869" w14:paraId="527F4B9D" w14:textId="77777777" w:rsidTr="0060277C">
        <w:trPr>
          <w:trHeight w:val="288"/>
          <w:jc w:val="center"/>
        </w:trPr>
        <w:tc>
          <w:tcPr>
            <w:tcW w:w="1170" w:type="dxa"/>
            <w:vAlign w:val="center"/>
          </w:tcPr>
          <w:p w14:paraId="2C78A607" w14:textId="77777777" w:rsidR="00353D4F" w:rsidRPr="000C5718" w:rsidRDefault="00353D4F" w:rsidP="00353D4F">
            <w:pPr>
              <w:autoSpaceDE/>
              <w:autoSpaceDN/>
              <w:adjustRightInd/>
              <w:spacing w:before="0" w:line="240" w:lineRule="auto"/>
              <w:ind w:left="-72"/>
              <w:rPr>
                <w:b/>
                <w:sz w:val="16"/>
                <w:szCs w:val="16"/>
              </w:rPr>
            </w:pPr>
            <w:r w:rsidRPr="000C5718">
              <w:rPr>
                <w:b/>
                <w:sz w:val="16"/>
                <w:szCs w:val="16"/>
              </w:rPr>
              <w:t>Last Update:</w:t>
            </w:r>
          </w:p>
        </w:tc>
        <w:tc>
          <w:tcPr>
            <w:tcW w:w="3417" w:type="dxa"/>
            <w:gridSpan w:val="3"/>
            <w:vAlign w:val="center"/>
          </w:tcPr>
          <w:p w14:paraId="2B862F4A" w14:textId="140F068F" w:rsidR="00353D4F" w:rsidRPr="000C5718" w:rsidRDefault="00610CC8" w:rsidP="00353D4F">
            <w:pPr>
              <w:autoSpaceDE/>
              <w:autoSpaceDN/>
              <w:adjustRightInd/>
              <w:spacing w:before="0" w:line="240" w:lineRule="auto"/>
              <w:ind w:left="-72"/>
              <w:rPr>
                <w:b/>
                <w:sz w:val="16"/>
                <w:szCs w:val="16"/>
              </w:rPr>
            </w:pPr>
            <w:r>
              <w:rPr>
                <w:position w:val="-1"/>
                <w:sz w:val="16"/>
                <w:szCs w:val="16"/>
              </w:rPr>
              <w:t>November</w:t>
            </w:r>
            <w:r w:rsidR="00353D4F">
              <w:rPr>
                <w:position w:val="-1"/>
                <w:sz w:val="16"/>
                <w:szCs w:val="16"/>
              </w:rPr>
              <w:t xml:space="preserve"> 2025</w:t>
            </w:r>
          </w:p>
        </w:tc>
        <w:tc>
          <w:tcPr>
            <w:tcW w:w="2690" w:type="dxa"/>
            <w:gridSpan w:val="2"/>
            <w:vAlign w:val="center"/>
          </w:tcPr>
          <w:p w14:paraId="55D0EE11" w14:textId="77777777" w:rsidR="00353D4F" w:rsidRPr="001D3869" w:rsidRDefault="00353D4F" w:rsidP="00353D4F">
            <w:pPr>
              <w:rPr>
                <w:b/>
                <w:sz w:val="16"/>
                <w:szCs w:val="16"/>
              </w:rPr>
            </w:pPr>
          </w:p>
        </w:tc>
        <w:tc>
          <w:tcPr>
            <w:tcW w:w="971" w:type="dxa"/>
            <w:vAlign w:val="center"/>
          </w:tcPr>
          <w:p w14:paraId="4B49E741" w14:textId="77777777" w:rsidR="00353D4F" w:rsidRPr="001D3869" w:rsidRDefault="00353D4F" w:rsidP="00353D4F">
            <w:pPr>
              <w:jc w:val="center"/>
              <w:rPr>
                <w:b/>
                <w:sz w:val="16"/>
                <w:szCs w:val="16"/>
              </w:rPr>
            </w:pPr>
          </w:p>
        </w:tc>
        <w:tc>
          <w:tcPr>
            <w:tcW w:w="1530" w:type="dxa"/>
            <w:vAlign w:val="center"/>
          </w:tcPr>
          <w:p w14:paraId="6D3983B9" w14:textId="77777777" w:rsidR="00353D4F" w:rsidRPr="001D3869" w:rsidRDefault="00353D4F" w:rsidP="00353D4F">
            <w:pPr>
              <w:jc w:val="center"/>
              <w:rPr>
                <w:b/>
                <w:sz w:val="16"/>
                <w:szCs w:val="16"/>
              </w:rPr>
            </w:pPr>
          </w:p>
        </w:tc>
      </w:tr>
    </w:tbl>
    <w:p w14:paraId="02B39505" w14:textId="1F7B648F" w:rsidR="009C3936" w:rsidRPr="00B13EA3" w:rsidRDefault="009C3936" w:rsidP="00B13EA3">
      <w:pPr>
        <w:spacing w:before="0" w:line="240" w:lineRule="auto"/>
        <w:ind w:left="1170" w:hanging="540"/>
        <w:rPr>
          <w:color w:val="auto"/>
          <w:sz w:val="16"/>
          <w:szCs w:val="16"/>
        </w:rPr>
      </w:pPr>
    </w:p>
    <w:p w14:paraId="5CAB04C3" w14:textId="72619FF2" w:rsidR="009C3936" w:rsidRPr="00B13EA3" w:rsidRDefault="009C3936" w:rsidP="00B13EA3">
      <w:pPr>
        <w:spacing w:before="0" w:line="240" w:lineRule="auto"/>
        <w:ind w:left="1170" w:hanging="540"/>
        <w:rPr>
          <w:color w:val="auto"/>
          <w:sz w:val="16"/>
          <w:szCs w:val="16"/>
        </w:rPr>
      </w:pPr>
      <w:r w:rsidRPr="00B13EA3">
        <w:rPr>
          <w:color w:val="auto"/>
          <w:sz w:val="16"/>
          <w:szCs w:val="16"/>
        </w:rPr>
        <w:t>Note 1</w:t>
      </w:r>
      <w:proofErr w:type="gramStart"/>
      <w:r w:rsidRPr="00B13EA3">
        <w:rPr>
          <w:color w:val="auto"/>
          <w:sz w:val="16"/>
          <w:szCs w:val="16"/>
        </w:rPr>
        <w:t>:  Materials</w:t>
      </w:r>
      <w:proofErr w:type="gramEnd"/>
      <w:r w:rsidRPr="00B13EA3">
        <w:rPr>
          <w:color w:val="auto"/>
          <w:sz w:val="16"/>
          <w:szCs w:val="16"/>
        </w:rPr>
        <w:t xml:space="preserve"> that have &gt;10% aluminum additives cannot be </w:t>
      </w:r>
      <w:proofErr w:type="gramStart"/>
      <w:r w:rsidRPr="00B13EA3">
        <w:rPr>
          <w:color w:val="auto"/>
          <w:sz w:val="16"/>
          <w:szCs w:val="16"/>
        </w:rPr>
        <w:t>holiday tested</w:t>
      </w:r>
      <w:proofErr w:type="gramEnd"/>
      <w:r w:rsidRPr="00B13EA3">
        <w:rPr>
          <w:color w:val="auto"/>
          <w:sz w:val="16"/>
          <w:szCs w:val="16"/>
        </w:rPr>
        <w:t xml:space="preserve"> because of the conductivity of the aluminum.</w:t>
      </w:r>
    </w:p>
    <w:p w14:paraId="288BCC8E" w14:textId="3EA3AF3E" w:rsidR="009C3936" w:rsidRPr="00B13EA3" w:rsidRDefault="009C3936" w:rsidP="00B13EA3">
      <w:pPr>
        <w:spacing w:before="0" w:line="240" w:lineRule="auto"/>
        <w:ind w:left="1170" w:hanging="540"/>
        <w:rPr>
          <w:color w:val="auto"/>
          <w:sz w:val="16"/>
          <w:szCs w:val="16"/>
        </w:rPr>
      </w:pPr>
      <w:r w:rsidRPr="00B13EA3">
        <w:rPr>
          <w:color w:val="auto"/>
          <w:sz w:val="16"/>
          <w:szCs w:val="16"/>
        </w:rPr>
        <w:t xml:space="preserve">Note 2: Contrasting colors must be used for 1st and 2nd coats. The finish colors shall be selected as per Table 1 - Finish Coat </w:t>
      </w:r>
      <w:proofErr w:type="spellStart"/>
      <w:r w:rsidRPr="00B13EA3">
        <w:rPr>
          <w:color w:val="auto"/>
          <w:sz w:val="16"/>
          <w:szCs w:val="16"/>
        </w:rPr>
        <w:t>Colour</w:t>
      </w:r>
      <w:proofErr w:type="spellEnd"/>
      <w:r w:rsidRPr="00B13EA3">
        <w:rPr>
          <w:color w:val="auto"/>
          <w:sz w:val="16"/>
          <w:szCs w:val="16"/>
        </w:rPr>
        <w:t xml:space="preserve"> </w:t>
      </w:r>
      <w:proofErr w:type="gramStart"/>
      <w:r w:rsidRPr="00B13EA3">
        <w:rPr>
          <w:color w:val="auto"/>
          <w:sz w:val="16"/>
          <w:szCs w:val="16"/>
        </w:rPr>
        <w:t>Schedule  Deviation</w:t>
      </w:r>
      <w:proofErr w:type="gramEnd"/>
      <w:r w:rsidRPr="00B13EA3">
        <w:rPr>
          <w:color w:val="auto"/>
          <w:sz w:val="16"/>
          <w:szCs w:val="16"/>
        </w:rPr>
        <w:t xml:space="preserve"> may be accepted if the coating is manufactured in one color.</w:t>
      </w:r>
    </w:p>
    <w:p w14:paraId="13E79B30" w14:textId="77777777" w:rsidR="009639E5" w:rsidRPr="001D3869" w:rsidRDefault="009639E5" w:rsidP="009639E5">
      <w:pPr>
        <w:tabs>
          <w:tab w:val="left" w:pos="3225"/>
        </w:tabs>
        <w:rPr>
          <w:sz w:val="20"/>
          <w:szCs w:val="20"/>
        </w:rPr>
      </w:pPr>
    </w:p>
    <w:p w14:paraId="373932B7" w14:textId="77777777" w:rsidR="009639E5" w:rsidRDefault="009639E5" w:rsidP="009639E5">
      <w:pPr>
        <w:tabs>
          <w:tab w:val="left" w:pos="3225"/>
        </w:tabs>
        <w:rPr>
          <w:sz w:val="20"/>
          <w:szCs w:val="20"/>
        </w:rPr>
      </w:pPr>
      <w:r w:rsidRPr="001D3869">
        <w:rPr>
          <w:sz w:val="20"/>
          <w:szCs w:val="20"/>
        </w:rPr>
        <w:br w:type="page"/>
      </w:r>
    </w:p>
    <w:tbl>
      <w:tblPr>
        <w:tblW w:w="9818" w:type="dxa"/>
        <w:jc w:val="center"/>
        <w:tblLayout w:type="fixed"/>
        <w:tblLook w:val="01E0" w:firstRow="1" w:lastRow="1" w:firstColumn="1" w:lastColumn="1" w:noHBand="0" w:noVBand="0"/>
      </w:tblPr>
      <w:tblGrid>
        <w:gridCol w:w="1170"/>
        <w:gridCol w:w="270"/>
        <w:gridCol w:w="651"/>
        <w:gridCol w:w="2835"/>
        <w:gridCol w:w="990"/>
        <w:gridCol w:w="1740"/>
        <w:gridCol w:w="971"/>
        <w:gridCol w:w="1191"/>
      </w:tblGrid>
      <w:tr w:rsidR="009639E5" w:rsidRPr="001D3869" w14:paraId="56417359" w14:textId="77777777" w:rsidTr="0060277C">
        <w:trPr>
          <w:trHeight w:val="360"/>
          <w:jc w:val="center"/>
        </w:trPr>
        <w:tc>
          <w:tcPr>
            <w:tcW w:w="9818" w:type="dxa"/>
            <w:gridSpan w:val="8"/>
            <w:tcBorders>
              <w:top w:val="single" w:sz="6" w:space="0" w:color="auto"/>
              <w:bottom w:val="single" w:sz="12" w:space="0" w:color="auto"/>
            </w:tcBorders>
            <w:shd w:val="clear" w:color="auto" w:fill="FFFFFF"/>
            <w:vAlign w:val="center"/>
          </w:tcPr>
          <w:p w14:paraId="285B6BC0" w14:textId="77777777" w:rsidR="009639E5" w:rsidRPr="001D3869" w:rsidRDefault="009639E5" w:rsidP="0060277C">
            <w:pPr>
              <w:ind w:right="-72"/>
              <w:jc w:val="right"/>
              <w:rPr>
                <w:b/>
                <w:i/>
                <w:color w:val="auto"/>
              </w:rPr>
            </w:pPr>
            <w:r w:rsidRPr="001D3869">
              <w:rPr>
                <w:b/>
                <w:i/>
                <w:color w:val="auto"/>
              </w:rPr>
              <w:lastRenderedPageBreak/>
              <w:t>Coatings under Insulation</w:t>
            </w:r>
          </w:p>
        </w:tc>
      </w:tr>
      <w:tr w:rsidR="009639E5" w:rsidRPr="001D3869" w14:paraId="49DD37A0" w14:textId="77777777" w:rsidTr="0060277C">
        <w:trPr>
          <w:trHeight w:val="360"/>
          <w:jc w:val="center"/>
        </w:trPr>
        <w:tc>
          <w:tcPr>
            <w:tcW w:w="7656" w:type="dxa"/>
            <w:gridSpan w:val="6"/>
            <w:tcBorders>
              <w:top w:val="single" w:sz="12" w:space="0" w:color="auto"/>
              <w:left w:val="single" w:sz="12" w:space="0" w:color="auto"/>
              <w:bottom w:val="single" w:sz="12" w:space="0" w:color="auto"/>
            </w:tcBorders>
            <w:vAlign w:val="center"/>
          </w:tcPr>
          <w:p w14:paraId="27F30BEE" w14:textId="77777777" w:rsidR="009639E5" w:rsidRPr="00172209" w:rsidRDefault="009639E5" w:rsidP="0060277C">
            <w:pPr>
              <w:autoSpaceDE/>
              <w:autoSpaceDN/>
              <w:adjustRightInd/>
              <w:spacing w:before="0" w:line="240" w:lineRule="auto"/>
              <w:ind w:left="0"/>
              <w:rPr>
                <w:b/>
                <w:sz w:val="20"/>
                <w:szCs w:val="20"/>
              </w:rPr>
            </w:pPr>
            <w:r w:rsidRPr="00172209">
              <w:rPr>
                <w:b/>
                <w:sz w:val="20"/>
                <w:szCs w:val="20"/>
              </w:rPr>
              <w:t>Thin Film Inorganic Coatings for</w:t>
            </w:r>
            <w:r w:rsidR="002B7765" w:rsidRPr="00172209">
              <w:rPr>
                <w:b/>
                <w:sz w:val="20"/>
                <w:szCs w:val="20"/>
              </w:rPr>
              <w:t xml:space="preserve"> Stainless Steel Temperatures Cryogenic</w:t>
            </w:r>
          </w:p>
          <w:p w14:paraId="321D60D6" w14:textId="77777777" w:rsidR="009639E5" w:rsidRPr="001D3869" w:rsidRDefault="009639E5" w:rsidP="0060277C">
            <w:pPr>
              <w:autoSpaceDE/>
              <w:autoSpaceDN/>
              <w:adjustRightInd/>
              <w:spacing w:before="0" w:line="240" w:lineRule="auto"/>
              <w:ind w:left="0"/>
              <w:rPr>
                <w:b/>
                <w:sz w:val="20"/>
                <w:szCs w:val="20"/>
              </w:rPr>
            </w:pPr>
            <w:r w:rsidRPr="00172209">
              <w:rPr>
                <w:b/>
                <w:sz w:val="20"/>
                <w:szCs w:val="20"/>
              </w:rPr>
              <w:t>−183°</w:t>
            </w:r>
            <w:r>
              <w:rPr>
                <w:b/>
                <w:sz w:val="20"/>
                <w:szCs w:val="20"/>
                <w:lang w:val="ru-RU"/>
              </w:rPr>
              <w:t>С</w:t>
            </w:r>
            <w:r w:rsidRPr="00172209">
              <w:rPr>
                <w:b/>
                <w:sz w:val="20"/>
                <w:szCs w:val="20"/>
              </w:rPr>
              <w:t xml:space="preserve"> to 399°</w:t>
            </w:r>
            <w:r>
              <w:rPr>
                <w:b/>
                <w:sz w:val="20"/>
                <w:szCs w:val="20"/>
              </w:rPr>
              <w:t>C</w:t>
            </w:r>
            <w:r w:rsidRPr="00172209">
              <w:rPr>
                <w:b/>
                <w:sz w:val="20"/>
                <w:szCs w:val="20"/>
              </w:rPr>
              <w:t xml:space="preserve"> (−298°</w:t>
            </w:r>
            <w:r>
              <w:rPr>
                <w:b/>
                <w:sz w:val="20"/>
                <w:szCs w:val="20"/>
              </w:rPr>
              <w:t xml:space="preserve">F to </w:t>
            </w:r>
            <w:r w:rsidRPr="00172209">
              <w:rPr>
                <w:b/>
                <w:sz w:val="20"/>
                <w:szCs w:val="20"/>
              </w:rPr>
              <w:t>750°</w:t>
            </w:r>
            <w:r>
              <w:rPr>
                <w:b/>
                <w:sz w:val="20"/>
                <w:szCs w:val="20"/>
              </w:rPr>
              <w:t>F</w:t>
            </w:r>
            <w:r w:rsidRPr="00172209">
              <w:rPr>
                <w:b/>
                <w:sz w:val="20"/>
                <w:szCs w:val="20"/>
              </w:rPr>
              <w:t>)</w:t>
            </w:r>
          </w:p>
        </w:tc>
        <w:tc>
          <w:tcPr>
            <w:tcW w:w="2162" w:type="dxa"/>
            <w:gridSpan w:val="2"/>
            <w:tcBorders>
              <w:top w:val="single" w:sz="12" w:space="0" w:color="auto"/>
              <w:bottom w:val="single" w:sz="12" w:space="0" w:color="auto"/>
              <w:right w:val="single" w:sz="12" w:space="0" w:color="auto"/>
            </w:tcBorders>
            <w:shd w:val="clear" w:color="auto" w:fill="000000"/>
            <w:vAlign w:val="center"/>
          </w:tcPr>
          <w:p w14:paraId="2C18AE23" w14:textId="77777777" w:rsidR="009639E5" w:rsidRPr="00172209" w:rsidRDefault="009639E5" w:rsidP="0060277C">
            <w:pPr>
              <w:autoSpaceDE/>
              <w:autoSpaceDN/>
              <w:adjustRightInd/>
              <w:spacing w:before="0" w:line="240" w:lineRule="auto"/>
              <w:ind w:left="0"/>
              <w:jc w:val="center"/>
              <w:rPr>
                <w:b/>
                <w:color w:val="FFFFFF"/>
                <w:sz w:val="36"/>
                <w:szCs w:val="40"/>
                <w:lang w:val="ru-RU"/>
              </w:rPr>
            </w:pPr>
            <w:r w:rsidRPr="001D3869">
              <w:rPr>
                <w:b/>
                <w:color w:val="FFFFFF"/>
                <w:sz w:val="36"/>
                <w:szCs w:val="40"/>
              </w:rPr>
              <w:t>12.</w:t>
            </w:r>
            <w:r>
              <w:rPr>
                <w:b/>
                <w:color w:val="FFFFFF"/>
                <w:sz w:val="36"/>
                <w:szCs w:val="40"/>
                <w:lang w:val="ru-RU"/>
              </w:rPr>
              <w:t>8</w:t>
            </w:r>
          </w:p>
        </w:tc>
      </w:tr>
      <w:tr w:rsidR="009639E5" w:rsidRPr="001D3869" w14:paraId="2D35FD19" w14:textId="77777777" w:rsidTr="0060277C">
        <w:trPr>
          <w:cantSplit/>
          <w:trHeight w:val="288"/>
          <w:jc w:val="center"/>
        </w:trPr>
        <w:tc>
          <w:tcPr>
            <w:tcW w:w="1440" w:type="dxa"/>
            <w:gridSpan w:val="2"/>
            <w:tcBorders>
              <w:top w:val="single" w:sz="12" w:space="0" w:color="auto"/>
            </w:tcBorders>
          </w:tcPr>
          <w:p w14:paraId="46ABD6D5"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Surface Prep:</w:t>
            </w:r>
          </w:p>
        </w:tc>
        <w:tc>
          <w:tcPr>
            <w:tcW w:w="3486" w:type="dxa"/>
            <w:gridSpan w:val="2"/>
            <w:tcBorders>
              <w:top w:val="single" w:sz="12" w:space="0" w:color="auto"/>
            </w:tcBorders>
          </w:tcPr>
          <w:p w14:paraId="164C3914" w14:textId="77777777" w:rsidR="004E01E2" w:rsidRPr="00064F9B" w:rsidRDefault="004E01E2" w:rsidP="004E01E2">
            <w:pPr>
              <w:autoSpaceDE/>
              <w:autoSpaceDN/>
              <w:adjustRightInd/>
              <w:spacing w:before="0" w:line="240" w:lineRule="auto"/>
              <w:ind w:left="-72"/>
              <w:rPr>
                <w:b/>
                <w:bCs/>
                <w:sz w:val="16"/>
                <w:szCs w:val="16"/>
              </w:rPr>
            </w:pPr>
            <w:r w:rsidRPr="004E01E2">
              <w:rPr>
                <w:b/>
                <w:bCs/>
                <w:sz w:val="16"/>
                <w:szCs w:val="16"/>
              </w:rPr>
              <w:t>Stainless Steel:</w:t>
            </w:r>
          </w:p>
          <w:p w14:paraId="49EADAAC" w14:textId="432B5F00" w:rsidR="004E01E2" w:rsidRPr="004E01E2" w:rsidRDefault="004E01E2" w:rsidP="004E01E2">
            <w:pPr>
              <w:autoSpaceDE/>
              <w:autoSpaceDN/>
              <w:adjustRightInd/>
              <w:spacing w:before="0" w:line="240" w:lineRule="auto"/>
              <w:ind w:left="-72"/>
              <w:rPr>
                <w:sz w:val="16"/>
                <w:szCs w:val="16"/>
              </w:rPr>
            </w:pPr>
            <w:r w:rsidRPr="004E01E2">
              <w:rPr>
                <w:sz w:val="16"/>
                <w:szCs w:val="16"/>
              </w:rPr>
              <w:t>SSPC-SP1/SP</w:t>
            </w:r>
            <w:del w:id="1503" w:author="Kurmanov, Aidyn [STAMGazStroy LLP]" w:date="2025-12-10T13:22:00Z" w16du:dateUtc="2025-12-10T08:22:00Z">
              <w:r w:rsidRPr="004E01E2">
                <w:rPr>
                  <w:sz w:val="16"/>
                  <w:szCs w:val="16"/>
                </w:rPr>
                <w:delText>7(NACENo.4)</w:delText>
              </w:r>
            </w:del>
            <w:ins w:id="1504" w:author="Kurmanov, Aidyn [STAMGazStroy LLP]" w:date="2025-12-10T13:22:00Z" w16du:dateUtc="2025-12-10T08:22:00Z">
              <w:r w:rsidR="0023545E">
                <w:rPr>
                  <w:sz w:val="16"/>
                  <w:szCs w:val="16"/>
                </w:rPr>
                <w:t>16</w:t>
              </w:r>
            </w:ins>
          </w:p>
          <w:p w14:paraId="697CF3E9" w14:textId="08D5B107" w:rsidR="007B5CFD" w:rsidRPr="00064F9B" w:rsidRDefault="0023545E" w:rsidP="004E01E2">
            <w:pPr>
              <w:autoSpaceDE/>
              <w:autoSpaceDN/>
              <w:adjustRightInd/>
              <w:spacing w:before="0" w:line="240" w:lineRule="auto"/>
              <w:ind w:left="-72"/>
              <w:rPr>
                <w:sz w:val="16"/>
                <w:szCs w:val="16"/>
              </w:rPr>
            </w:pPr>
            <w:ins w:id="1505" w:author="Kurmanov, Aidyn [STAMGazStroy LLP]" w:date="2025-12-10T13:22:00Z" w16du:dateUtc="2025-12-10T08:22:00Z">
              <w:r w:rsidRPr="00003053">
                <w:rPr>
                  <w:sz w:val="16"/>
                  <w:szCs w:val="18"/>
                </w:rPr>
                <w:t>Brush-Off Blast Cleaning of Stainless Steels</w:t>
              </w:r>
            </w:ins>
            <w:del w:id="1506" w:author="Kurmanov, Aidyn [STAMGazStroy LLP]" w:date="2025-12-10T13:22:00Z" w16du:dateUtc="2025-12-10T08:22:00Z">
              <w:r w:rsidR="004E01E2" w:rsidRPr="004E01E2">
                <w:rPr>
                  <w:sz w:val="16"/>
                  <w:szCs w:val="16"/>
                </w:rPr>
                <w:delText>Brush off blast cleaning/solvent wipe</w:delText>
              </w:r>
            </w:del>
            <w:r w:rsidR="004E01E2" w:rsidRPr="004E01E2">
              <w:rPr>
                <w:sz w:val="16"/>
                <w:szCs w:val="16"/>
              </w:rPr>
              <w:t xml:space="preserve">. </w:t>
            </w:r>
          </w:p>
          <w:p w14:paraId="4738D3CC" w14:textId="77777777" w:rsidR="007B5CFD" w:rsidRPr="00064F9B" w:rsidRDefault="007B5CFD" w:rsidP="004E01E2">
            <w:pPr>
              <w:autoSpaceDE/>
              <w:autoSpaceDN/>
              <w:adjustRightInd/>
              <w:spacing w:before="0" w:line="240" w:lineRule="auto"/>
              <w:ind w:left="-72"/>
              <w:rPr>
                <w:b/>
                <w:bCs/>
                <w:sz w:val="16"/>
                <w:szCs w:val="16"/>
              </w:rPr>
            </w:pPr>
          </w:p>
          <w:p w14:paraId="1F69C4C7" w14:textId="37AEC7EE" w:rsidR="007B5CFD" w:rsidRPr="007B5CFD" w:rsidRDefault="004E01E2" w:rsidP="004E01E2">
            <w:pPr>
              <w:autoSpaceDE/>
              <w:autoSpaceDN/>
              <w:adjustRightInd/>
              <w:spacing w:before="0" w:line="240" w:lineRule="auto"/>
              <w:ind w:left="-72"/>
              <w:rPr>
                <w:b/>
                <w:bCs/>
                <w:sz w:val="16"/>
                <w:szCs w:val="16"/>
              </w:rPr>
            </w:pPr>
            <w:r w:rsidRPr="004E01E2">
              <w:rPr>
                <w:b/>
                <w:bCs/>
                <w:sz w:val="16"/>
                <w:szCs w:val="16"/>
              </w:rPr>
              <w:t>Carbon</w:t>
            </w:r>
            <w:r w:rsidR="007B5CFD" w:rsidRPr="007B5CFD">
              <w:rPr>
                <w:b/>
                <w:bCs/>
                <w:sz w:val="16"/>
                <w:szCs w:val="16"/>
              </w:rPr>
              <w:t xml:space="preserve"> </w:t>
            </w:r>
            <w:r w:rsidRPr="004E01E2">
              <w:rPr>
                <w:b/>
                <w:bCs/>
                <w:sz w:val="16"/>
                <w:szCs w:val="16"/>
              </w:rPr>
              <w:t>Steel:</w:t>
            </w:r>
          </w:p>
          <w:p w14:paraId="366EFAC6" w14:textId="77777777" w:rsidR="007B5CFD" w:rsidRPr="00064F9B" w:rsidRDefault="004E01E2" w:rsidP="004E01E2">
            <w:pPr>
              <w:autoSpaceDE/>
              <w:autoSpaceDN/>
              <w:adjustRightInd/>
              <w:spacing w:before="0" w:line="240" w:lineRule="auto"/>
              <w:ind w:left="-72"/>
              <w:rPr>
                <w:sz w:val="16"/>
                <w:szCs w:val="16"/>
              </w:rPr>
            </w:pPr>
            <w:r w:rsidRPr="004E01E2">
              <w:rPr>
                <w:sz w:val="16"/>
                <w:szCs w:val="16"/>
              </w:rPr>
              <w:t>SSPC-SP1/SP10(NACENo.2) (SA2.5)</w:t>
            </w:r>
          </w:p>
          <w:p w14:paraId="495D7DD3" w14:textId="1CF2025A" w:rsidR="009639E5" w:rsidRPr="004E01E2" w:rsidRDefault="004E01E2" w:rsidP="007B5CFD">
            <w:pPr>
              <w:autoSpaceDE/>
              <w:autoSpaceDN/>
              <w:adjustRightInd/>
              <w:spacing w:before="0" w:line="240" w:lineRule="auto"/>
              <w:ind w:left="-72"/>
              <w:rPr>
                <w:sz w:val="16"/>
                <w:szCs w:val="16"/>
                <w:lang w:val="ru-RU"/>
              </w:rPr>
            </w:pPr>
            <w:r w:rsidRPr="004E01E2">
              <w:rPr>
                <w:sz w:val="16"/>
                <w:szCs w:val="16"/>
              </w:rPr>
              <w:t>Near</w:t>
            </w:r>
            <w:r w:rsidR="00C64500">
              <w:rPr>
                <w:sz w:val="16"/>
                <w:szCs w:val="16"/>
              </w:rPr>
              <w:t>-</w:t>
            </w:r>
            <w:r w:rsidRPr="004E01E2">
              <w:rPr>
                <w:sz w:val="16"/>
                <w:szCs w:val="16"/>
              </w:rPr>
              <w:t>white</w:t>
            </w:r>
            <w:r w:rsidR="007B5CFD">
              <w:rPr>
                <w:sz w:val="16"/>
                <w:szCs w:val="16"/>
                <w:lang w:val="ru-RU"/>
              </w:rPr>
              <w:t xml:space="preserve"> </w:t>
            </w:r>
            <w:r w:rsidRPr="004E01E2">
              <w:rPr>
                <w:sz w:val="16"/>
                <w:szCs w:val="16"/>
              </w:rPr>
              <w:t>blast cleanliness.</w:t>
            </w:r>
          </w:p>
        </w:tc>
        <w:tc>
          <w:tcPr>
            <w:tcW w:w="990" w:type="dxa"/>
            <w:tcBorders>
              <w:top w:val="single" w:sz="12" w:space="0" w:color="auto"/>
            </w:tcBorders>
          </w:tcPr>
          <w:p w14:paraId="22B0D654" w14:textId="77777777" w:rsidR="009639E5" w:rsidRPr="001D3869" w:rsidRDefault="009639E5" w:rsidP="0060277C">
            <w:pPr>
              <w:autoSpaceDE/>
              <w:autoSpaceDN/>
              <w:adjustRightInd/>
              <w:spacing w:before="0" w:line="240" w:lineRule="auto"/>
              <w:ind w:left="0" w:right="-72"/>
              <w:jc w:val="right"/>
              <w:rPr>
                <w:b/>
                <w:sz w:val="16"/>
                <w:szCs w:val="16"/>
              </w:rPr>
            </w:pPr>
            <w:r w:rsidRPr="001D3869">
              <w:rPr>
                <w:b/>
                <w:sz w:val="16"/>
                <w:szCs w:val="16"/>
              </w:rPr>
              <w:t>Touch Up:</w:t>
            </w:r>
          </w:p>
        </w:tc>
        <w:tc>
          <w:tcPr>
            <w:tcW w:w="3902" w:type="dxa"/>
            <w:gridSpan w:val="3"/>
            <w:vMerge w:val="restart"/>
            <w:tcBorders>
              <w:top w:val="single" w:sz="12" w:space="0" w:color="auto"/>
            </w:tcBorders>
          </w:tcPr>
          <w:p w14:paraId="751B23B6" w14:textId="77777777" w:rsidR="009639E5" w:rsidRPr="001D3869" w:rsidRDefault="00224E3A" w:rsidP="0060277C">
            <w:pPr>
              <w:autoSpaceDE/>
              <w:autoSpaceDN/>
              <w:adjustRightInd/>
              <w:spacing w:before="0" w:line="240" w:lineRule="auto"/>
              <w:ind w:left="-72"/>
              <w:rPr>
                <w:sz w:val="16"/>
                <w:szCs w:val="16"/>
              </w:rPr>
            </w:pPr>
            <w:r w:rsidRPr="003B2DEF">
              <w:rPr>
                <w:sz w:val="16"/>
                <w:szCs w:val="16"/>
              </w:rPr>
              <w:t>Use</w:t>
            </w:r>
            <w:r>
              <w:rPr>
                <w:sz w:val="16"/>
                <w:szCs w:val="16"/>
              </w:rPr>
              <w:t xml:space="preserve"> </w:t>
            </w:r>
            <w:r w:rsidRPr="003B2DEF">
              <w:rPr>
                <w:sz w:val="16"/>
                <w:szCs w:val="16"/>
              </w:rPr>
              <w:t>material</w:t>
            </w:r>
            <w:r>
              <w:rPr>
                <w:sz w:val="16"/>
                <w:szCs w:val="16"/>
              </w:rPr>
              <w:t xml:space="preserve"> </w:t>
            </w:r>
            <w:r w:rsidRPr="003B2DEF">
              <w:rPr>
                <w:sz w:val="16"/>
                <w:szCs w:val="16"/>
              </w:rPr>
              <w:t>fr</w:t>
            </w:r>
            <w:r w:rsidRPr="003B2DEF">
              <w:rPr>
                <w:spacing w:val="1"/>
                <w:sz w:val="16"/>
                <w:szCs w:val="16"/>
              </w:rPr>
              <w:t>o</w:t>
            </w:r>
            <w:r w:rsidRPr="003B2DEF">
              <w:rPr>
                <w:sz w:val="16"/>
                <w:szCs w:val="16"/>
              </w:rPr>
              <w:t>m</w:t>
            </w:r>
            <w:r>
              <w:rPr>
                <w:sz w:val="16"/>
                <w:szCs w:val="16"/>
              </w:rPr>
              <w:t xml:space="preserve"> </w:t>
            </w:r>
            <w:r w:rsidRPr="003B2DEF">
              <w:rPr>
                <w:sz w:val="16"/>
                <w:szCs w:val="16"/>
              </w:rPr>
              <w:t>same</w:t>
            </w:r>
            <w:r>
              <w:rPr>
                <w:sz w:val="16"/>
                <w:szCs w:val="16"/>
              </w:rPr>
              <w:t xml:space="preserve"> </w:t>
            </w:r>
            <w:r w:rsidRPr="003B2DEF">
              <w:rPr>
                <w:sz w:val="16"/>
                <w:szCs w:val="16"/>
              </w:rPr>
              <w:t>manufa</w:t>
            </w:r>
            <w:r w:rsidRPr="003B2DEF">
              <w:rPr>
                <w:spacing w:val="2"/>
                <w:sz w:val="16"/>
                <w:szCs w:val="16"/>
              </w:rPr>
              <w:t>c</w:t>
            </w:r>
            <w:r w:rsidRPr="003B2DEF">
              <w:rPr>
                <w:sz w:val="16"/>
                <w:szCs w:val="16"/>
              </w:rPr>
              <w:t>turer.</w:t>
            </w:r>
          </w:p>
        </w:tc>
      </w:tr>
      <w:tr w:rsidR="009639E5" w:rsidRPr="001D3869" w14:paraId="04E8F4BE" w14:textId="77777777" w:rsidTr="0060277C">
        <w:trPr>
          <w:cantSplit/>
          <w:trHeight w:val="288"/>
          <w:jc w:val="center"/>
        </w:trPr>
        <w:tc>
          <w:tcPr>
            <w:tcW w:w="1440" w:type="dxa"/>
            <w:gridSpan w:val="2"/>
          </w:tcPr>
          <w:p w14:paraId="0B3B64DA"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Anchor Pattern:</w:t>
            </w:r>
          </w:p>
        </w:tc>
        <w:tc>
          <w:tcPr>
            <w:tcW w:w="3486" w:type="dxa"/>
            <w:gridSpan w:val="2"/>
          </w:tcPr>
          <w:p w14:paraId="0098BE97" w14:textId="77777777" w:rsidR="009639E5" w:rsidRPr="003B2DEF"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7ED44D97" w14:textId="77777777" w:rsidR="009639E5" w:rsidRPr="00F029EB" w:rsidRDefault="009639E5" w:rsidP="0060277C">
            <w:pPr>
              <w:autoSpaceDE/>
              <w:autoSpaceDN/>
              <w:adjustRightInd/>
              <w:spacing w:before="0" w:line="240" w:lineRule="auto"/>
              <w:ind w:left="-72"/>
              <w:rPr>
                <w:color w:val="auto"/>
                <w:sz w:val="16"/>
                <w:szCs w:val="16"/>
              </w:rPr>
            </w:pPr>
          </w:p>
        </w:tc>
        <w:tc>
          <w:tcPr>
            <w:tcW w:w="3902" w:type="dxa"/>
            <w:gridSpan w:val="3"/>
            <w:vMerge/>
            <w:vAlign w:val="center"/>
          </w:tcPr>
          <w:p w14:paraId="31B1968A" w14:textId="77777777" w:rsidR="009639E5" w:rsidRPr="001D3869" w:rsidRDefault="009639E5" w:rsidP="0060277C"/>
        </w:tc>
      </w:tr>
      <w:tr w:rsidR="009639E5" w:rsidRPr="001D3869" w14:paraId="342085CE" w14:textId="77777777" w:rsidTr="0060277C">
        <w:trPr>
          <w:cantSplit/>
          <w:trHeight w:val="288"/>
          <w:jc w:val="center"/>
        </w:trPr>
        <w:tc>
          <w:tcPr>
            <w:tcW w:w="1440" w:type="dxa"/>
            <w:gridSpan w:val="2"/>
            <w:tcBorders>
              <w:bottom w:val="single" w:sz="12" w:space="0" w:color="auto"/>
            </w:tcBorders>
          </w:tcPr>
          <w:p w14:paraId="7801D0DF"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Total DFT:</w:t>
            </w:r>
          </w:p>
        </w:tc>
        <w:tc>
          <w:tcPr>
            <w:tcW w:w="3486" w:type="dxa"/>
            <w:gridSpan w:val="2"/>
            <w:tcBorders>
              <w:bottom w:val="single" w:sz="12" w:space="0" w:color="auto"/>
            </w:tcBorders>
          </w:tcPr>
          <w:p w14:paraId="78B6EF86" w14:textId="77777777" w:rsidR="009639E5" w:rsidRPr="001D3869" w:rsidRDefault="009639E5" w:rsidP="0060277C">
            <w:pPr>
              <w:autoSpaceDE/>
              <w:autoSpaceDN/>
              <w:adjustRightInd/>
              <w:spacing w:before="0" w:line="240" w:lineRule="auto"/>
              <w:ind w:left="-72"/>
              <w:rPr>
                <w:sz w:val="16"/>
                <w:szCs w:val="16"/>
              </w:rPr>
            </w:pPr>
            <w:r w:rsidRPr="00D02000">
              <w:rPr>
                <w:color w:val="auto"/>
                <w:sz w:val="16"/>
                <w:szCs w:val="16"/>
              </w:rPr>
              <w:t>Per manufacturer’s product data sheet</w:t>
            </w:r>
          </w:p>
        </w:tc>
        <w:tc>
          <w:tcPr>
            <w:tcW w:w="990" w:type="dxa"/>
            <w:tcBorders>
              <w:bottom w:val="single" w:sz="12" w:space="0" w:color="auto"/>
            </w:tcBorders>
          </w:tcPr>
          <w:p w14:paraId="1D0FD2E8" w14:textId="77777777" w:rsidR="009639E5" w:rsidRPr="00F029EB" w:rsidRDefault="009639E5" w:rsidP="0060277C">
            <w:pPr>
              <w:autoSpaceDE/>
              <w:autoSpaceDN/>
              <w:adjustRightInd/>
              <w:spacing w:before="0" w:line="240" w:lineRule="auto"/>
              <w:ind w:left="-72"/>
              <w:rPr>
                <w:color w:val="auto"/>
                <w:sz w:val="16"/>
                <w:szCs w:val="16"/>
              </w:rPr>
            </w:pPr>
          </w:p>
        </w:tc>
        <w:tc>
          <w:tcPr>
            <w:tcW w:w="3902" w:type="dxa"/>
            <w:gridSpan w:val="3"/>
            <w:vMerge/>
            <w:tcBorders>
              <w:bottom w:val="single" w:sz="12" w:space="0" w:color="auto"/>
            </w:tcBorders>
            <w:vAlign w:val="center"/>
          </w:tcPr>
          <w:p w14:paraId="031ABF10" w14:textId="77777777" w:rsidR="009639E5" w:rsidRPr="001D3869" w:rsidRDefault="009639E5" w:rsidP="0060277C"/>
        </w:tc>
      </w:tr>
      <w:tr w:rsidR="009639E5" w:rsidRPr="001D3869" w14:paraId="349AE55F" w14:textId="77777777" w:rsidTr="0060277C">
        <w:trPr>
          <w:trHeight w:val="360"/>
          <w:jc w:val="center"/>
        </w:trPr>
        <w:tc>
          <w:tcPr>
            <w:tcW w:w="2091" w:type="dxa"/>
            <w:gridSpan w:val="3"/>
            <w:tcBorders>
              <w:top w:val="single" w:sz="12" w:space="0" w:color="auto"/>
              <w:left w:val="single" w:sz="12" w:space="0" w:color="auto"/>
              <w:bottom w:val="single" w:sz="12" w:space="0" w:color="auto"/>
            </w:tcBorders>
            <w:shd w:val="clear" w:color="auto" w:fill="000000"/>
            <w:vAlign w:val="center"/>
          </w:tcPr>
          <w:p w14:paraId="5EBA0422"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35" w:type="dxa"/>
            <w:tcBorders>
              <w:top w:val="single" w:sz="12" w:space="0" w:color="auto"/>
              <w:bottom w:val="single" w:sz="12" w:space="0" w:color="auto"/>
            </w:tcBorders>
            <w:shd w:val="clear" w:color="auto" w:fill="000000"/>
            <w:vAlign w:val="center"/>
          </w:tcPr>
          <w:p w14:paraId="213D6418"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730" w:type="dxa"/>
            <w:gridSpan w:val="2"/>
            <w:tcBorders>
              <w:top w:val="single" w:sz="12" w:space="0" w:color="auto"/>
              <w:bottom w:val="single" w:sz="12" w:space="0" w:color="auto"/>
            </w:tcBorders>
            <w:shd w:val="clear" w:color="auto" w:fill="000000"/>
            <w:vAlign w:val="center"/>
          </w:tcPr>
          <w:p w14:paraId="4B35BB18"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67576168" w14:textId="77777777" w:rsidR="009639E5" w:rsidRPr="001D3869" w:rsidRDefault="009639E5" w:rsidP="0060277C">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191" w:type="dxa"/>
            <w:tcBorders>
              <w:top w:val="single" w:sz="12" w:space="0" w:color="auto"/>
              <w:bottom w:val="single" w:sz="12" w:space="0" w:color="auto"/>
              <w:right w:val="single" w:sz="12" w:space="0" w:color="auto"/>
            </w:tcBorders>
            <w:shd w:val="clear" w:color="auto" w:fill="000000"/>
            <w:vAlign w:val="center"/>
          </w:tcPr>
          <w:p w14:paraId="1E40BCE2" w14:textId="77777777" w:rsidR="009639E5" w:rsidRPr="001D3869" w:rsidRDefault="009639E5" w:rsidP="0060277C">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C4188B" w:rsidRPr="001D3869" w14:paraId="314CFBEA" w14:textId="77777777" w:rsidTr="0060277C">
        <w:trPr>
          <w:trHeight w:val="288"/>
          <w:jc w:val="center"/>
        </w:trPr>
        <w:tc>
          <w:tcPr>
            <w:tcW w:w="2091" w:type="dxa"/>
            <w:gridSpan w:val="3"/>
            <w:vAlign w:val="center"/>
          </w:tcPr>
          <w:p w14:paraId="355E3AFD" w14:textId="77777777" w:rsidR="00C4188B" w:rsidRPr="001D3869" w:rsidRDefault="00C4188B" w:rsidP="00C4188B">
            <w:pPr>
              <w:autoSpaceDE/>
              <w:autoSpaceDN/>
              <w:adjustRightInd/>
              <w:spacing w:before="0" w:line="240" w:lineRule="auto"/>
              <w:ind w:left="0"/>
              <w:rPr>
                <w:b/>
                <w:sz w:val="16"/>
                <w:szCs w:val="16"/>
              </w:rPr>
            </w:pPr>
            <w:r w:rsidRPr="001D3869">
              <w:rPr>
                <w:b/>
                <w:sz w:val="16"/>
                <w:szCs w:val="16"/>
              </w:rPr>
              <w:t>PRIMER</w:t>
            </w:r>
          </w:p>
        </w:tc>
        <w:tc>
          <w:tcPr>
            <w:tcW w:w="2835" w:type="dxa"/>
            <w:vAlign w:val="center"/>
          </w:tcPr>
          <w:p w14:paraId="7B09CEB4" w14:textId="77777777" w:rsidR="00C4188B" w:rsidRPr="001D3869" w:rsidRDefault="00C4188B" w:rsidP="00C4188B">
            <w:pPr>
              <w:autoSpaceDE/>
              <w:autoSpaceDN/>
              <w:adjustRightInd/>
              <w:spacing w:before="0" w:line="240" w:lineRule="auto"/>
              <w:ind w:left="0"/>
              <w:rPr>
                <w:sz w:val="16"/>
                <w:szCs w:val="16"/>
              </w:rPr>
            </w:pPr>
            <w:r w:rsidRPr="00B050E3">
              <w:rPr>
                <w:sz w:val="16"/>
                <w:szCs w:val="16"/>
              </w:rPr>
              <w:t>Carboline</w:t>
            </w:r>
          </w:p>
        </w:tc>
        <w:tc>
          <w:tcPr>
            <w:tcW w:w="2730" w:type="dxa"/>
            <w:gridSpan w:val="2"/>
            <w:vAlign w:val="center"/>
          </w:tcPr>
          <w:p w14:paraId="424BC494" w14:textId="3F8329C5" w:rsidR="00C4188B" w:rsidRPr="008C4685" w:rsidRDefault="00C4188B" w:rsidP="00C4188B">
            <w:pPr>
              <w:autoSpaceDE/>
              <w:autoSpaceDN/>
              <w:adjustRightInd/>
              <w:spacing w:before="0" w:line="240" w:lineRule="auto"/>
              <w:ind w:left="0"/>
              <w:rPr>
                <w:sz w:val="16"/>
                <w:szCs w:val="16"/>
              </w:rPr>
            </w:pPr>
            <w:proofErr w:type="spellStart"/>
            <w:r w:rsidRPr="008C4685">
              <w:rPr>
                <w:sz w:val="16"/>
                <w:szCs w:val="16"/>
              </w:rPr>
              <w:t>Thermaline</w:t>
            </w:r>
            <w:proofErr w:type="spellEnd"/>
            <w:r w:rsidRPr="008C4685">
              <w:rPr>
                <w:sz w:val="16"/>
                <w:szCs w:val="16"/>
              </w:rPr>
              <w:t xml:space="preserve"> Heat Shield</w:t>
            </w:r>
          </w:p>
        </w:tc>
        <w:tc>
          <w:tcPr>
            <w:tcW w:w="971" w:type="dxa"/>
            <w:vAlign w:val="center"/>
          </w:tcPr>
          <w:p w14:paraId="6FC13EE6" w14:textId="29DB1149" w:rsidR="00C4188B" w:rsidRPr="00B050E3" w:rsidRDefault="00C4188B" w:rsidP="00C4188B">
            <w:pPr>
              <w:autoSpaceDE/>
              <w:autoSpaceDN/>
              <w:adjustRightInd/>
              <w:spacing w:before="0" w:line="240" w:lineRule="auto"/>
              <w:ind w:left="-144"/>
              <w:jc w:val="center"/>
              <w:rPr>
                <w:sz w:val="16"/>
                <w:szCs w:val="16"/>
              </w:rPr>
            </w:pPr>
            <w:r>
              <w:rPr>
                <w:sz w:val="16"/>
                <w:szCs w:val="16"/>
                <w:lang w:val="ru-RU"/>
              </w:rPr>
              <w:t>420</w:t>
            </w:r>
          </w:p>
        </w:tc>
        <w:tc>
          <w:tcPr>
            <w:tcW w:w="1191" w:type="dxa"/>
            <w:vAlign w:val="center"/>
          </w:tcPr>
          <w:p w14:paraId="6396F54A" w14:textId="77777777" w:rsidR="00C4188B" w:rsidRPr="00561095" w:rsidRDefault="00C4188B" w:rsidP="00C4188B">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(1</w:t>
            </w:r>
            <w:r>
              <w:rPr>
                <w:sz w:val="16"/>
                <w:szCs w:val="16"/>
              </w:rPr>
              <w:t>20</w:t>
            </w:r>
            <w:r w:rsidRPr="00561095">
              <w:rPr>
                <w:sz w:val="16"/>
                <w:szCs w:val="16"/>
              </w:rPr>
              <w:t>0°F)</w:t>
            </w:r>
          </w:p>
        </w:tc>
      </w:tr>
      <w:tr w:rsidR="00025D73" w:rsidRPr="001D3869" w14:paraId="682C5885" w14:textId="77777777" w:rsidTr="0060277C">
        <w:trPr>
          <w:trHeight w:val="288"/>
          <w:jc w:val="center"/>
        </w:trPr>
        <w:tc>
          <w:tcPr>
            <w:tcW w:w="2091" w:type="dxa"/>
            <w:gridSpan w:val="3"/>
            <w:vMerge w:val="restart"/>
            <w:vAlign w:val="center"/>
          </w:tcPr>
          <w:p w14:paraId="7169064A" w14:textId="7FC5A604" w:rsidR="00025D73" w:rsidRPr="001D3869" w:rsidRDefault="00025D73" w:rsidP="0060277C">
            <w:pPr>
              <w:spacing w:before="0" w:line="240" w:lineRule="auto"/>
              <w:ind w:left="0"/>
              <w:rPr>
                <w:b/>
                <w:sz w:val="16"/>
                <w:szCs w:val="16"/>
              </w:rPr>
            </w:pPr>
            <w:r>
              <w:rPr>
                <w:b/>
                <w:sz w:val="16"/>
                <w:szCs w:val="16"/>
              </w:rPr>
              <w:t xml:space="preserve">Organic/ </w:t>
            </w:r>
            <w:r w:rsidRPr="001D3869">
              <w:rPr>
                <w:b/>
                <w:sz w:val="16"/>
                <w:szCs w:val="16"/>
              </w:rPr>
              <w:t>Inorganic Coating</w:t>
            </w:r>
          </w:p>
        </w:tc>
        <w:tc>
          <w:tcPr>
            <w:tcW w:w="2835" w:type="dxa"/>
            <w:vAlign w:val="center"/>
          </w:tcPr>
          <w:p w14:paraId="65232D42" w14:textId="77777777" w:rsidR="00025D73" w:rsidRPr="001D3869" w:rsidRDefault="00025D73" w:rsidP="0060277C">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730" w:type="dxa"/>
            <w:gridSpan w:val="2"/>
            <w:vAlign w:val="center"/>
          </w:tcPr>
          <w:p w14:paraId="118C17DE" w14:textId="77777777" w:rsidR="00025D73" w:rsidRPr="008C4685" w:rsidRDefault="00025D73" w:rsidP="0060277C">
            <w:pPr>
              <w:autoSpaceDE/>
              <w:autoSpaceDN/>
              <w:adjustRightInd/>
              <w:spacing w:before="0" w:line="240" w:lineRule="auto"/>
              <w:ind w:left="0"/>
              <w:rPr>
                <w:sz w:val="16"/>
                <w:szCs w:val="16"/>
              </w:rPr>
            </w:pPr>
            <w:proofErr w:type="spellStart"/>
            <w:r w:rsidRPr="008C4685">
              <w:rPr>
                <w:sz w:val="16"/>
                <w:szCs w:val="16"/>
              </w:rPr>
              <w:t>Thurmalox</w:t>
            </w:r>
            <w:proofErr w:type="spellEnd"/>
            <w:r w:rsidRPr="008C4685">
              <w:rPr>
                <w:sz w:val="16"/>
                <w:szCs w:val="16"/>
              </w:rPr>
              <w:t xml:space="preserve"> 225HD</w:t>
            </w:r>
          </w:p>
        </w:tc>
        <w:tc>
          <w:tcPr>
            <w:tcW w:w="971" w:type="dxa"/>
            <w:vAlign w:val="center"/>
          </w:tcPr>
          <w:p w14:paraId="467C5FC9" w14:textId="77777777" w:rsidR="00025D73" w:rsidRPr="001D3869" w:rsidRDefault="00025D73" w:rsidP="0060277C">
            <w:pPr>
              <w:autoSpaceDE/>
              <w:autoSpaceDN/>
              <w:adjustRightInd/>
              <w:spacing w:before="0" w:line="240" w:lineRule="auto"/>
              <w:ind w:left="-144"/>
              <w:jc w:val="center"/>
              <w:rPr>
                <w:sz w:val="16"/>
                <w:szCs w:val="16"/>
              </w:rPr>
            </w:pPr>
            <w:r w:rsidRPr="001D3869">
              <w:rPr>
                <w:sz w:val="16"/>
                <w:szCs w:val="16"/>
              </w:rPr>
              <w:t>292</w:t>
            </w:r>
          </w:p>
        </w:tc>
        <w:tc>
          <w:tcPr>
            <w:tcW w:w="1191" w:type="dxa"/>
            <w:vAlign w:val="center"/>
          </w:tcPr>
          <w:p w14:paraId="2C738E71" w14:textId="77777777" w:rsidR="00025D73" w:rsidRPr="00561095" w:rsidRDefault="00025D73" w:rsidP="0060277C">
            <w:pPr>
              <w:autoSpaceDE/>
              <w:autoSpaceDN/>
              <w:adjustRightInd/>
              <w:spacing w:before="0" w:line="240" w:lineRule="auto"/>
              <w:ind w:left="-49" w:right="-46" w:hanging="59"/>
              <w:jc w:val="center"/>
              <w:rPr>
                <w:sz w:val="16"/>
                <w:szCs w:val="16"/>
              </w:rPr>
            </w:pPr>
            <w:r>
              <w:rPr>
                <w:sz w:val="16"/>
                <w:szCs w:val="16"/>
              </w:rPr>
              <w:t>538</w:t>
            </w:r>
            <w:r w:rsidRPr="00561095">
              <w:rPr>
                <w:sz w:val="16"/>
                <w:szCs w:val="16"/>
              </w:rPr>
              <w:t>°C (1</w:t>
            </w:r>
            <w:r>
              <w:rPr>
                <w:sz w:val="16"/>
                <w:szCs w:val="16"/>
              </w:rPr>
              <w:t>00</w:t>
            </w:r>
            <w:r w:rsidRPr="00561095">
              <w:rPr>
                <w:sz w:val="16"/>
                <w:szCs w:val="16"/>
              </w:rPr>
              <w:t>0°F)</w:t>
            </w:r>
          </w:p>
        </w:tc>
      </w:tr>
      <w:tr w:rsidR="00025D73" w:rsidRPr="001D3869" w14:paraId="03D1BF64" w14:textId="77777777" w:rsidTr="0060277C">
        <w:trPr>
          <w:trHeight w:val="288"/>
          <w:jc w:val="center"/>
        </w:trPr>
        <w:tc>
          <w:tcPr>
            <w:tcW w:w="2091" w:type="dxa"/>
            <w:gridSpan w:val="3"/>
            <w:vMerge/>
            <w:vAlign w:val="center"/>
          </w:tcPr>
          <w:p w14:paraId="084CCD7F" w14:textId="5D600266" w:rsidR="00025D73" w:rsidRPr="001D3869" w:rsidRDefault="00025D73" w:rsidP="0060277C">
            <w:pPr>
              <w:autoSpaceDE/>
              <w:autoSpaceDN/>
              <w:adjustRightInd/>
              <w:spacing w:before="0" w:line="240" w:lineRule="auto"/>
              <w:ind w:left="0"/>
              <w:rPr>
                <w:b/>
                <w:sz w:val="16"/>
                <w:szCs w:val="16"/>
              </w:rPr>
            </w:pPr>
          </w:p>
        </w:tc>
        <w:tc>
          <w:tcPr>
            <w:tcW w:w="2835" w:type="dxa"/>
            <w:vAlign w:val="center"/>
          </w:tcPr>
          <w:p w14:paraId="05743930" w14:textId="77777777" w:rsidR="00025D73" w:rsidRPr="001D3869" w:rsidRDefault="00025D73" w:rsidP="0060277C">
            <w:pPr>
              <w:autoSpaceDE/>
              <w:autoSpaceDN/>
              <w:adjustRightInd/>
              <w:spacing w:before="0" w:line="240" w:lineRule="auto"/>
              <w:ind w:left="0"/>
              <w:rPr>
                <w:sz w:val="16"/>
                <w:szCs w:val="16"/>
              </w:rPr>
            </w:pPr>
            <w:r w:rsidRPr="00B050E3">
              <w:rPr>
                <w:sz w:val="16"/>
                <w:szCs w:val="16"/>
              </w:rPr>
              <w:t>Hempel Coatings (USA), Inc</w:t>
            </w:r>
          </w:p>
        </w:tc>
        <w:tc>
          <w:tcPr>
            <w:tcW w:w="2730" w:type="dxa"/>
            <w:gridSpan w:val="2"/>
            <w:vAlign w:val="center"/>
          </w:tcPr>
          <w:p w14:paraId="56C294D1" w14:textId="77777777" w:rsidR="00025D73" w:rsidRPr="008C4685" w:rsidRDefault="00025D73" w:rsidP="0060277C">
            <w:pPr>
              <w:autoSpaceDE/>
              <w:autoSpaceDN/>
              <w:adjustRightInd/>
              <w:spacing w:before="0" w:line="240" w:lineRule="auto"/>
              <w:ind w:left="0"/>
              <w:rPr>
                <w:sz w:val="16"/>
                <w:szCs w:val="16"/>
              </w:rPr>
            </w:pPr>
            <w:proofErr w:type="spellStart"/>
            <w:r w:rsidRPr="008C4685">
              <w:rPr>
                <w:sz w:val="16"/>
                <w:szCs w:val="16"/>
              </w:rPr>
              <w:t>Versiline</w:t>
            </w:r>
            <w:proofErr w:type="spellEnd"/>
            <w:r w:rsidRPr="008C4685">
              <w:rPr>
                <w:sz w:val="16"/>
                <w:szCs w:val="16"/>
              </w:rPr>
              <w:t xml:space="preserve"> CUI 56990</w:t>
            </w:r>
          </w:p>
        </w:tc>
        <w:tc>
          <w:tcPr>
            <w:tcW w:w="971" w:type="dxa"/>
            <w:vAlign w:val="center"/>
          </w:tcPr>
          <w:p w14:paraId="01D4007A" w14:textId="77777777" w:rsidR="00025D73" w:rsidRPr="001D3869" w:rsidRDefault="00025D73" w:rsidP="0060277C">
            <w:pPr>
              <w:autoSpaceDE/>
              <w:autoSpaceDN/>
              <w:adjustRightInd/>
              <w:spacing w:before="0" w:line="240" w:lineRule="auto"/>
              <w:ind w:left="-144"/>
              <w:jc w:val="center"/>
              <w:rPr>
                <w:sz w:val="16"/>
                <w:szCs w:val="16"/>
              </w:rPr>
            </w:pPr>
            <w:r>
              <w:rPr>
                <w:sz w:val="16"/>
                <w:szCs w:val="16"/>
              </w:rPr>
              <w:t>391</w:t>
            </w:r>
          </w:p>
        </w:tc>
        <w:tc>
          <w:tcPr>
            <w:tcW w:w="1191" w:type="dxa"/>
            <w:vAlign w:val="center"/>
          </w:tcPr>
          <w:p w14:paraId="3D230709" w14:textId="77777777" w:rsidR="00025D73" w:rsidRPr="00561095" w:rsidRDefault="00025D73" w:rsidP="0060277C">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(1</w:t>
            </w:r>
            <w:r>
              <w:rPr>
                <w:sz w:val="16"/>
                <w:szCs w:val="16"/>
              </w:rPr>
              <w:t>20</w:t>
            </w:r>
            <w:r w:rsidRPr="00561095">
              <w:rPr>
                <w:sz w:val="16"/>
                <w:szCs w:val="16"/>
              </w:rPr>
              <w:t>0°F)</w:t>
            </w:r>
          </w:p>
        </w:tc>
      </w:tr>
      <w:tr w:rsidR="009639E5" w:rsidRPr="001D3869" w14:paraId="09545809" w14:textId="77777777" w:rsidTr="0060277C">
        <w:trPr>
          <w:trHeight w:val="288"/>
          <w:jc w:val="center"/>
        </w:trPr>
        <w:tc>
          <w:tcPr>
            <w:tcW w:w="2091" w:type="dxa"/>
            <w:gridSpan w:val="3"/>
            <w:vAlign w:val="center"/>
          </w:tcPr>
          <w:p w14:paraId="20A7FEA7" w14:textId="77777777" w:rsidR="009639E5" w:rsidRPr="001D3869" w:rsidRDefault="009639E5" w:rsidP="0060277C">
            <w:pPr>
              <w:autoSpaceDE/>
              <w:autoSpaceDN/>
              <w:adjustRightInd/>
              <w:spacing w:before="0" w:line="240" w:lineRule="auto"/>
              <w:ind w:left="0"/>
              <w:rPr>
                <w:b/>
                <w:sz w:val="16"/>
                <w:szCs w:val="16"/>
              </w:rPr>
            </w:pPr>
            <w:r w:rsidRPr="001D3869">
              <w:rPr>
                <w:b/>
                <w:sz w:val="16"/>
                <w:szCs w:val="16"/>
              </w:rPr>
              <w:t>Thin Film</w:t>
            </w:r>
          </w:p>
        </w:tc>
        <w:tc>
          <w:tcPr>
            <w:tcW w:w="2835" w:type="dxa"/>
            <w:vAlign w:val="center"/>
          </w:tcPr>
          <w:p w14:paraId="67E0FD4B" w14:textId="77777777" w:rsidR="009639E5" w:rsidRPr="001D3869" w:rsidRDefault="009639E5" w:rsidP="0060277C">
            <w:pPr>
              <w:autoSpaceDE/>
              <w:autoSpaceDN/>
              <w:adjustRightInd/>
              <w:spacing w:before="0" w:line="240" w:lineRule="auto"/>
              <w:ind w:left="0"/>
              <w:rPr>
                <w:sz w:val="16"/>
                <w:szCs w:val="16"/>
              </w:rPr>
            </w:pPr>
            <w:r w:rsidRPr="00B050E3">
              <w:rPr>
                <w:sz w:val="16"/>
                <w:szCs w:val="16"/>
              </w:rPr>
              <w:t>International</w:t>
            </w:r>
          </w:p>
        </w:tc>
        <w:tc>
          <w:tcPr>
            <w:tcW w:w="2730" w:type="dxa"/>
            <w:gridSpan w:val="2"/>
            <w:vAlign w:val="center"/>
          </w:tcPr>
          <w:p w14:paraId="3D622207" w14:textId="77777777" w:rsidR="009639E5" w:rsidRPr="008C4685" w:rsidRDefault="009639E5" w:rsidP="0060277C">
            <w:pPr>
              <w:autoSpaceDE/>
              <w:autoSpaceDN/>
              <w:adjustRightInd/>
              <w:spacing w:before="0" w:line="240" w:lineRule="auto"/>
              <w:ind w:left="0"/>
              <w:rPr>
                <w:sz w:val="16"/>
                <w:szCs w:val="16"/>
              </w:rPr>
            </w:pPr>
            <w:r w:rsidRPr="008C4685">
              <w:rPr>
                <w:sz w:val="16"/>
                <w:szCs w:val="16"/>
              </w:rPr>
              <w:t>Intertherm 751 CSA</w:t>
            </w:r>
          </w:p>
        </w:tc>
        <w:tc>
          <w:tcPr>
            <w:tcW w:w="971" w:type="dxa"/>
            <w:vAlign w:val="center"/>
          </w:tcPr>
          <w:p w14:paraId="78C04314" w14:textId="77777777" w:rsidR="009639E5" w:rsidRPr="001D3869" w:rsidRDefault="009639E5" w:rsidP="0060277C">
            <w:pPr>
              <w:autoSpaceDE/>
              <w:autoSpaceDN/>
              <w:adjustRightInd/>
              <w:spacing w:before="0" w:line="240" w:lineRule="auto"/>
              <w:ind w:left="-144"/>
              <w:jc w:val="center"/>
              <w:rPr>
                <w:sz w:val="16"/>
                <w:szCs w:val="16"/>
              </w:rPr>
            </w:pPr>
            <w:r w:rsidRPr="00B050E3">
              <w:rPr>
                <w:sz w:val="16"/>
                <w:szCs w:val="16"/>
              </w:rPr>
              <w:t>420</w:t>
            </w:r>
          </w:p>
        </w:tc>
        <w:tc>
          <w:tcPr>
            <w:tcW w:w="1191" w:type="dxa"/>
            <w:vAlign w:val="center"/>
          </w:tcPr>
          <w:p w14:paraId="02DA3C9F" w14:textId="77777777" w:rsidR="009639E5" w:rsidRPr="00561095" w:rsidRDefault="009639E5" w:rsidP="0060277C">
            <w:pPr>
              <w:autoSpaceDE/>
              <w:autoSpaceDN/>
              <w:adjustRightInd/>
              <w:spacing w:before="0" w:line="240" w:lineRule="auto"/>
              <w:ind w:left="-49" w:right="-46" w:hanging="59"/>
              <w:jc w:val="center"/>
              <w:rPr>
                <w:sz w:val="16"/>
                <w:szCs w:val="16"/>
              </w:rPr>
            </w:pPr>
            <w:r>
              <w:rPr>
                <w:sz w:val="16"/>
                <w:szCs w:val="16"/>
              </w:rPr>
              <w:t>399</w:t>
            </w:r>
            <w:r w:rsidRPr="00561095">
              <w:rPr>
                <w:sz w:val="16"/>
                <w:szCs w:val="16"/>
              </w:rPr>
              <w:t>°C (</w:t>
            </w:r>
            <w:r>
              <w:rPr>
                <w:sz w:val="16"/>
                <w:szCs w:val="16"/>
              </w:rPr>
              <w:t>75</w:t>
            </w:r>
            <w:r w:rsidRPr="00561095">
              <w:rPr>
                <w:sz w:val="16"/>
                <w:szCs w:val="16"/>
              </w:rPr>
              <w:t>0°F)</w:t>
            </w:r>
          </w:p>
        </w:tc>
      </w:tr>
      <w:tr w:rsidR="006C14F3" w:rsidRPr="001D3869" w14:paraId="44F50D6D" w14:textId="77777777" w:rsidTr="0060277C">
        <w:trPr>
          <w:trHeight w:val="288"/>
          <w:jc w:val="center"/>
        </w:trPr>
        <w:tc>
          <w:tcPr>
            <w:tcW w:w="2091" w:type="dxa"/>
            <w:gridSpan w:val="3"/>
            <w:vMerge w:val="restart"/>
            <w:vAlign w:val="center"/>
          </w:tcPr>
          <w:p w14:paraId="03C21490" w14:textId="77777777" w:rsidR="006C14F3" w:rsidRPr="00561095" w:rsidRDefault="006C14F3" w:rsidP="0060277C">
            <w:pPr>
              <w:autoSpaceDE/>
              <w:autoSpaceDN/>
              <w:adjustRightInd/>
              <w:spacing w:before="0" w:line="240" w:lineRule="auto"/>
              <w:ind w:left="0"/>
              <w:rPr>
                <w:b/>
                <w:sz w:val="16"/>
                <w:szCs w:val="16"/>
              </w:rPr>
            </w:pPr>
            <w:r w:rsidRPr="00561095">
              <w:rPr>
                <w:b/>
                <w:sz w:val="16"/>
                <w:szCs w:val="16"/>
              </w:rPr>
              <w:t>DFT as per Manufacturer’s</w:t>
            </w:r>
          </w:p>
          <w:p w14:paraId="479B80C4" w14:textId="77777777" w:rsidR="006C14F3" w:rsidRPr="001D3869" w:rsidRDefault="006C14F3" w:rsidP="0060277C">
            <w:pPr>
              <w:autoSpaceDE/>
              <w:autoSpaceDN/>
              <w:adjustRightInd/>
              <w:spacing w:before="0" w:line="184" w:lineRule="exact"/>
              <w:ind w:left="0"/>
              <w:rPr>
                <w:b/>
                <w:sz w:val="16"/>
                <w:szCs w:val="16"/>
              </w:rPr>
            </w:pPr>
            <w:r w:rsidRPr="00561095">
              <w:rPr>
                <w:b/>
                <w:sz w:val="16"/>
                <w:szCs w:val="16"/>
              </w:rPr>
              <w:t>Product Sheet</w:t>
            </w:r>
          </w:p>
        </w:tc>
        <w:tc>
          <w:tcPr>
            <w:tcW w:w="2835" w:type="dxa"/>
            <w:vAlign w:val="center"/>
          </w:tcPr>
          <w:p w14:paraId="33A7AD15" w14:textId="77777777" w:rsidR="006C14F3" w:rsidRPr="001D3869" w:rsidRDefault="006C14F3" w:rsidP="0060277C">
            <w:pPr>
              <w:autoSpaceDE/>
              <w:autoSpaceDN/>
              <w:adjustRightInd/>
              <w:spacing w:before="0" w:line="240" w:lineRule="auto"/>
              <w:ind w:left="0"/>
              <w:rPr>
                <w:sz w:val="16"/>
                <w:szCs w:val="16"/>
              </w:rPr>
            </w:pPr>
            <w:r w:rsidRPr="00B050E3">
              <w:rPr>
                <w:sz w:val="16"/>
                <w:szCs w:val="16"/>
              </w:rPr>
              <w:t>International</w:t>
            </w:r>
          </w:p>
        </w:tc>
        <w:tc>
          <w:tcPr>
            <w:tcW w:w="2730" w:type="dxa"/>
            <w:gridSpan w:val="2"/>
            <w:vAlign w:val="center"/>
          </w:tcPr>
          <w:p w14:paraId="42A7D552" w14:textId="77777777" w:rsidR="006C14F3" w:rsidRPr="008C4685" w:rsidRDefault="006C14F3" w:rsidP="0060277C">
            <w:pPr>
              <w:autoSpaceDE/>
              <w:autoSpaceDN/>
              <w:adjustRightInd/>
              <w:spacing w:before="0" w:line="240" w:lineRule="auto"/>
              <w:ind w:left="0"/>
              <w:rPr>
                <w:sz w:val="16"/>
                <w:szCs w:val="16"/>
              </w:rPr>
            </w:pPr>
            <w:r w:rsidRPr="008C4685">
              <w:rPr>
                <w:sz w:val="16"/>
                <w:szCs w:val="16"/>
              </w:rPr>
              <w:t>Interbond 1202UPC</w:t>
            </w:r>
          </w:p>
        </w:tc>
        <w:tc>
          <w:tcPr>
            <w:tcW w:w="971" w:type="dxa"/>
            <w:vAlign w:val="center"/>
          </w:tcPr>
          <w:p w14:paraId="3BAF8AB3" w14:textId="77777777" w:rsidR="006C14F3" w:rsidRPr="001D3869" w:rsidRDefault="006C14F3" w:rsidP="0060277C">
            <w:pPr>
              <w:autoSpaceDE/>
              <w:autoSpaceDN/>
              <w:adjustRightInd/>
              <w:spacing w:before="0" w:line="240" w:lineRule="auto"/>
              <w:ind w:left="-144"/>
              <w:jc w:val="center"/>
              <w:rPr>
                <w:sz w:val="16"/>
                <w:szCs w:val="16"/>
              </w:rPr>
            </w:pPr>
            <w:r w:rsidRPr="00B050E3">
              <w:rPr>
                <w:sz w:val="16"/>
                <w:szCs w:val="16"/>
              </w:rPr>
              <w:t>420</w:t>
            </w:r>
          </w:p>
        </w:tc>
        <w:tc>
          <w:tcPr>
            <w:tcW w:w="1191" w:type="dxa"/>
            <w:vAlign w:val="center"/>
          </w:tcPr>
          <w:p w14:paraId="5868BBAF" w14:textId="77777777" w:rsidR="006C14F3" w:rsidRPr="00561095" w:rsidRDefault="006C14F3" w:rsidP="0060277C">
            <w:pPr>
              <w:autoSpaceDE/>
              <w:autoSpaceDN/>
              <w:adjustRightInd/>
              <w:spacing w:before="0" w:line="240" w:lineRule="auto"/>
              <w:ind w:left="-49" w:right="-46" w:hanging="59"/>
              <w:jc w:val="center"/>
              <w:rPr>
                <w:sz w:val="16"/>
                <w:szCs w:val="16"/>
              </w:rPr>
            </w:pPr>
            <w:r>
              <w:rPr>
                <w:sz w:val="16"/>
                <w:szCs w:val="16"/>
              </w:rPr>
              <w:t>650</w:t>
            </w:r>
            <w:r w:rsidRPr="00561095">
              <w:rPr>
                <w:sz w:val="16"/>
                <w:szCs w:val="16"/>
              </w:rPr>
              <w:t>°C (1</w:t>
            </w:r>
            <w:r>
              <w:rPr>
                <w:sz w:val="16"/>
                <w:szCs w:val="16"/>
              </w:rPr>
              <w:t>202</w:t>
            </w:r>
            <w:r w:rsidRPr="00561095">
              <w:rPr>
                <w:sz w:val="16"/>
                <w:szCs w:val="16"/>
              </w:rPr>
              <w:t>°F)</w:t>
            </w:r>
          </w:p>
        </w:tc>
      </w:tr>
      <w:tr w:rsidR="006C14F3" w:rsidRPr="001D3869" w14:paraId="5FB87B0B" w14:textId="77777777" w:rsidTr="0060277C">
        <w:trPr>
          <w:trHeight w:val="288"/>
          <w:jc w:val="center"/>
        </w:trPr>
        <w:tc>
          <w:tcPr>
            <w:tcW w:w="2091" w:type="dxa"/>
            <w:gridSpan w:val="3"/>
            <w:vMerge/>
            <w:vAlign w:val="center"/>
          </w:tcPr>
          <w:p w14:paraId="0810FB2C" w14:textId="77777777" w:rsidR="006C14F3" w:rsidRPr="00561095" w:rsidRDefault="006C14F3" w:rsidP="00E1116B">
            <w:pPr>
              <w:autoSpaceDE/>
              <w:autoSpaceDN/>
              <w:adjustRightInd/>
              <w:spacing w:before="0" w:line="240" w:lineRule="auto"/>
              <w:ind w:left="0"/>
              <w:rPr>
                <w:b/>
                <w:sz w:val="16"/>
                <w:szCs w:val="16"/>
              </w:rPr>
            </w:pPr>
          </w:p>
        </w:tc>
        <w:tc>
          <w:tcPr>
            <w:tcW w:w="2835" w:type="dxa"/>
            <w:vAlign w:val="center"/>
          </w:tcPr>
          <w:p w14:paraId="0E808208" w14:textId="313DD3E7" w:rsidR="006C14F3" w:rsidRPr="00B050E3" w:rsidRDefault="006C14F3" w:rsidP="00E1116B">
            <w:pPr>
              <w:autoSpaceDE/>
              <w:autoSpaceDN/>
              <w:adjustRightInd/>
              <w:spacing w:before="0" w:line="240" w:lineRule="auto"/>
              <w:ind w:left="0"/>
              <w:rPr>
                <w:sz w:val="16"/>
                <w:szCs w:val="16"/>
              </w:rPr>
            </w:pPr>
            <w:r w:rsidRPr="00B050E3">
              <w:rPr>
                <w:sz w:val="16"/>
                <w:szCs w:val="16"/>
              </w:rPr>
              <w:t>Jotun</w:t>
            </w:r>
          </w:p>
        </w:tc>
        <w:tc>
          <w:tcPr>
            <w:tcW w:w="2730" w:type="dxa"/>
            <w:gridSpan w:val="2"/>
            <w:vAlign w:val="center"/>
          </w:tcPr>
          <w:p w14:paraId="73092579" w14:textId="1C4741A2" w:rsidR="006C14F3" w:rsidRPr="008C4685" w:rsidRDefault="006C14F3" w:rsidP="00E1116B">
            <w:pPr>
              <w:autoSpaceDE/>
              <w:autoSpaceDN/>
              <w:adjustRightInd/>
              <w:spacing w:before="0" w:line="240" w:lineRule="auto"/>
              <w:ind w:left="0"/>
              <w:rPr>
                <w:sz w:val="16"/>
                <w:szCs w:val="16"/>
              </w:rPr>
            </w:pPr>
            <w:proofErr w:type="spellStart"/>
            <w:r w:rsidRPr="008C4685">
              <w:rPr>
                <w:sz w:val="16"/>
                <w:szCs w:val="16"/>
              </w:rPr>
              <w:t>Jotatemp</w:t>
            </w:r>
            <w:proofErr w:type="spellEnd"/>
            <w:r w:rsidRPr="008C4685">
              <w:rPr>
                <w:sz w:val="16"/>
                <w:szCs w:val="16"/>
              </w:rPr>
              <w:t xml:space="preserve"> 1000</w:t>
            </w:r>
          </w:p>
        </w:tc>
        <w:tc>
          <w:tcPr>
            <w:tcW w:w="971" w:type="dxa"/>
            <w:vAlign w:val="center"/>
          </w:tcPr>
          <w:p w14:paraId="40EF987B" w14:textId="4511DF29" w:rsidR="006C14F3" w:rsidRPr="00B050E3" w:rsidRDefault="006C14F3" w:rsidP="00E1116B">
            <w:pPr>
              <w:autoSpaceDE/>
              <w:autoSpaceDN/>
              <w:adjustRightInd/>
              <w:spacing w:before="0" w:line="240" w:lineRule="auto"/>
              <w:ind w:left="-144"/>
              <w:jc w:val="center"/>
              <w:rPr>
                <w:sz w:val="16"/>
                <w:szCs w:val="16"/>
              </w:rPr>
            </w:pPr>
            <w:r>
              <w:rPr>
                <w:sz w:val="16"/>
                <w:szCs w:val="16"/>
                <w:lang w:val="ru-RU"/>
              </w:rPr>
              <w:t>383</w:t>
            </w:r>
          </w:p>
        </w:tc>
        <w:tc>
          <w:tcPr>
            <w:tcW w:w="1191" w:type="dxa"/>
            <w:vAlign w:val="center"/>
          </w:tcPr>
          <w:p w14:paraId="42B97489" w14:textId="55CA3FE8" w:rsidR="006C14F3" w:rsidRDefault="006C14F3" w:rsidP="00E1116B">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(1</w:t>
            </w:r>
            <w:r>
              <w:rPr>
                <w:sz w:val="16"/>
                <w:szCs w:val="16"/>
              </w:rPr>
              <w:t>200</w:t>
            </w:r>
            <w:r w:rsidRPr="00561095">
              <w:rPr>
                <w:sz w:val="16"/>
                <w:szCs w:val="16"/>
              </w:rPr>
              <w:t>°F)</w:t>
            </w:r>
          </w:p>
        </w:tc>
      </w:tr>
      <w:tr w:rsidR="00E1116B" w:rsidRPr="001D3869" w14:paraId="610ABE84" w14:textId="77777777" w:rsidTr="0060277C">
        <w:trPr>
          <w:trHeight w:val="288"/>
          <w:jc w:val="center"/>
        </w:trPr>
        <w:tc>
          <w:tcPr>
            <w:tcW w:w="2091" w:type="dxa"/>
            <w:gridSpan w:val="3"/>
            <w:vAlign w:val="center"/>
          </w:tcPr>
          <w:p w14:paraId="43553594" w14:textId="77777777" w:rsidR="00E1116B" w:rsidRPr="00561095" w:rsidRDefault="00E1116B" w:rsidP="00E1116B">
            <w:pPr>
              <w:autoSpaceDE/>
              <w:autoSpaceDN/>
              <w:adjustRightInd/>
              <w:spacing w:before="0" w:line="240" w:lineRule="auto"/>
              <w:ind w:left="0"/>
              <w:rPr>
                <w:b/>
                <w:sz w:val="16"/>
                <w:szCs w:val="16"/>
              </w:rPr>
            </w:pPr>
          </w:p>
        </w:tc>
        <w:tc>
          <w:tcPr>
            <w:tcW w:w="2835" w:type="dxa"/>
            <w:vAlign w:val="center"/>
          </w:tcPr>
          <w:p w14:paraId="36F54DC7" w14:textId="77777777" w:rsidR="00E1116B" w:rsidRPr="00B050E3" w:rsidRDefault="00E1116B" w:rsidP="00E1116B">
            <w:pPr>
              <w:autoSpaceDE/>
              <w:autoSpaceDN/>
              <w:adjustRightInd/>
              <w:spacing w:before="0" w:line="240" w:lineRule="auto"/>
              <w:ind w:left="0"/>
              <w:rPr>
                <w:sz w:val="16"/>
                <w:szCs w:val="16"/>
              </w:rPr>
            </w:pPr>
            <w:r w:rsidRPr="00B050E3">
              <w:rPr>
                <w:sz w:val="16"/>
                <w:szCs w:val="16"/>
              </w:rPr>
              <w:t xml:space="preserve">PPG </w:t>
            </w:r>
          </w:p>
        </w:tc>
        <w:tc>
          <w:tcPr>
            <w:tcW w:w="2730" w:type="dxa"/>
            <w:gridSpan w:val="2"/>
            <w:vAlign w:val="center"/>
          </w:tcPr>
          <w:p w14:paraId="7AAADBA4" w14:textId="77777777" w:rsidR="00E1116B" w:rsidRPr="008C4685" w:rsidRDefault="00E1116B" w:rsidP="00E1116B">
            <w:pPr>
              <w:autoSpaceDE/>
              <w:autoSpaceDN/>
              <w:adjustRightInd/>
              <w:spacing w:before="0" w:line="240" w:lineRule="auto"/>
              <w:ind w:left="0"/>
              <w:rPr>
                <w:sz w:val="16"/>
                <w:szCs w:val="16"/>
                <w:lang w:val="ru-RU"/>
              </w:rPr>
            </w:pPr>
            <w:r w:rsidRPr="008C4685">
              <w:rPr>
                <w:sz w:val="16"/>
                <w:szCs w:val="16"/>
              </w:rPr>
              <w:t>Hi-Temp 1027</w:t>
            </w:r>
          </w:p>
          <w:p w14:paraId="7BB58B0E" w14:textId="66EE9272" w:rsidR="00E1116B" w:rsidRPr="008C4685" w:rsidRDefault="00E1116B" w:rsidP="00E1116B">
            <w:pPr>
              <w:autoSpaceDE/>
              <w:autoSpaceDN/>
              <w:adjustRightInd/>
              <w:spacing w:before="0" w:line="240" w:lineRule="auto"/>
              <w:ind w:left="0"/>
              <w:rPr>
                <w:sz w:val="16"/>
                <w:szCs w:val="16"/>
              </w:rPr>
            </w:pPr>
            <w:r w:rsidRPr="008C4685">
              <w:rPr>
                <w:sz w:val="16"/>
                <w:szCs w:val="16"/>
              </w:rPr>
              <w:t xml:space="preserve">Hi-Temp </w:t>
            </w:r>
            <w:r w:rsidRPr="008C4685">
              <w:rPr>
                <w:sz w:val="16"/>
                <w:szCs w:val="16"/>
                <w:lang w:val="ru-RU"/>
              </w:rPr>
              <w:t>900</w:t>
            </w:r>
          </w:p>
        </w:tc>
        <w:tc>
          <w:tcPr>
            <w:tcW w:w="971" w:type="dxa"/>
            <w:vAlign w:val="center"/>
          </w:tcPr>
          <w:p w14:paraId="7EA48806" w14:textId="48AD44E8" w:rsidR="00E1116B" w:rsidRPr="001D3869" w:rsidRDefault="00E1116B" w:rsidP="00E1116B">
            <w:pPr>
              <w:autoSpaceDE/>
              <w:autoSpaceDN/>
              <w:adjustRightInd/>
              <w:spacing w:before="0" w:line="240" w:lineRule="auto"/>
              <w:ind w:left="-144"/>
              <w:jc w:val="center"/>
              <w:rPr>
                <w:sz w:val="16"/>
                <w:szCs w:val="16"/>
              </w:rPr>
            </w:pPr>
            <w:r>
              <w:rPr>
                <w:sz w:val="16"/>
                <w:szCs w:val="16"/>
              </w:rPr>
              <w:t>420</w:t>
            </w:r>
          </w:p>
        </w:tc>
        <w:tc>
          <w:tcPr>
            <w:tcW w:w="1191" w:type="dxa"/>
            <w:vAlign w:val="center"/>
          </w:tcPr>
          <w:p w14:paraId="09035CC6" w14:textId="59F8791C" w:rsidR="00E1116B" w:rsidRPr="00561095" w:rsidRDefault="00E1116B" w:rsidP="00E1116B">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(1</w:t>
            </w:r>
            <w:r>
              <w:rPr>
                <w:sz w:val="16"/>
                <w:szCs w:val="16"/>
              </w:rPr>
              <w:t>200</w:t>
            </w:r>
            <w:r w:rsidRPr="00561095">
              <w:rPr>
                <w:sz w:val="16"/>
                <w:szCs w:val="16"/>
              </w:rPr>
              <w:t>°F)</w:t>
            </w:r>
          </w:p>
        </w:tc>
      </w:tr>
      <w:tr w:rsidR="009639E5" w:rsidRPr="001D3869" w14:paraId="49889B0A" w14:textId="77777777" w:rsidTr="0060277C">
        <w:trPr>
          <w:trHeight w:val="288"/>
          <w:jc w:val="center"/>
        </w:trPr>
        <w:tc>
          <w:tcPr>
            <w:tcW w:w="2091" w:type="dxa"/>
            <w:gridSpan w:val="3"/>
            <w:vAlign w:val="center"/>
          </w:tcPr>
          <w:p w14:paraId="743BBCB2" w14:textId="77777777" w:rsidR="009639E5" w:rsidRPr="00561095" w:rsidRDefault="009639E5" w:rsidP="0060277C">
            <w:pPr>
              <w:autoSpaceDE/>
              <w:autoSpaceDN/>
              <w:adjustRightInd/>
              <w:spacing w:before="0" w:line="240" w:lineRule="auto"/>
              <w:ind w:left="0"/>
              <w:rPr>
                <w:b/>
                <w:sz w:val="16"/>
                <w:szCs w:val="16"/>
              </w:rPr>
            </w:pPr>
          </w:p>
        </w:tc>
        <w:tc>
          <w:tcPr>
            <w:tcW w:w="2835" w:type="dxa"/>
            <w:vAlign w:val="center"/>
          </w:tcPr>
          <w:p w14:paraId="32C2E456" w14:textId="77777777" w:rsidR="009639E5" w:rsidRPr="00B050E3" w:rsidRDefault="009639E5" w:rsidP="0060277C">
            <w:pPr>
              <w:autoSpaceDE/>
              <w:autoSpaceDN/>
              <w:adjustRightInd/>
              <w:spacing w:before="0" w:line="240" w:lineRule="auto"/>
              <w:ind w:left="0"/>
              <w:rPr>
                <w:sz w:val="16"/>
                <w:szCs w:val="16"/>
              </w:rPr>
            </w:pPr>
            <w:r w:rsidRPr="00B050E3">
              <w:rPr>
                <w:sz w:val="16"/>
                <w:szCs w:val="16"/>
              </w:rPr>
              <w:t>Sherwin-Williams</w:t>
            </w:r>
          </w:p>
        </w:tc>
        <w:tc>
          <w:tcPr>
            <w:tcW w:w="2730" w:type="dxa"/>
            <w:gridSpan w:val="2"/>
            <w:vAlign w:val="center"/>
          </w:tcPr>
          <w:p w14:paraId="79BE91D4" w14:textId="77777777" w:rsidR="009639E5" w:rsidRPr="008C4685" w:rsidRDefault="009639E5" w:rsidP="0060277C">
            <w:pPr>
              <w:autoSpaceDE/>
              <w:autoSpaceDN/>
              <w:adjustRightInd/>
              <w:spacing w:before="0" w:line="240" w:lineRule="auto"/>
              <w:ind w:left="0"/>
              <w:rPr>
                <w:sz w:val="16"/>
                <w:szCs w:val="16"/>
              </w:rPr>
            </w:pPr>
            <w:r w:rsidRPr="008C4685">
              <w:rPr>
                <w:sz w:val="16"/>
                <w:szCs w:val="16"/>
              </w:rPr>
              <w:t>Heat-Flex 1200</w:t>
            </w:r>
          </w:p>
        </w:tc>
        <w:tc>
          <w:tcPr>
            <w:tcW w:w="971" w:type="dxa"/>
            <w:vAlign w:val="center"/>
          </w:tcPr>
          <w:p w14:paraId="1EED6303" w14:textId="77777777" w:rsidR="009639E5" w:rsidRPr="001D3869" w:rsidRDefault="009639E5" w:rsidP="0060277C">
            <w:pPr>
              <w:autoSpaceDE/>
              <w:autoSpaceDN/>
              <w:adjustRightInd/>
              <w:spacing w:before="0" w:line="240" w:lineRule="auto"/>
              <w:ind w:left="-144"/>
              <w:jc w:val="center"/>
              <w:rPr>
                <w:sz w:val="16"/>
                <w:szCs w:val="16"/>
              </w:rPr>
            </w:pPr>
            <w:r w:rsidRPr="00B050E3">
              <w:rPr>
                <w:sz w:val="16"/>
                <w:szCs w:val="16"/>
              </w:rPr>
              <w:t>375</w:t>
            </w:r>
          </w:p>
        </w:tc>
        <w:tc>
          <w:tcPr>
            <w:tcW w:w="1191" w:type="dxa"/>
            <w:vAlign w:val="center"/>
          </w:tcPr>
          <w:p w14:paraId="13FC1A46" w14:textId="77777777" w:rsidR="009639E5" w:rsidRPr="00561095" w:rsidRDefault="009639E5" w:rsidP="0060277C">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w:t>
            </w:r>
            <w:r>
              <w:rPr>
                <w:sz w:val="16"/>
                <w:szCs w:val="16"/>
              </w:rPr>
              <w:t>120</w:t>
            </w:r>
            <w:r w:rsidRPr="00561095">
              <w:rPr>
                <w:sz w:val="16"/>
                <w:szCs w:val="16"/>
              </w:rPr>
              <w:t>0°F)</w:t>
            </w:r>
          </w:p>
        </w:tc>
      </w:tr>
      <w:tr w:rsidR="00A22395" w:rsidRPr="001D3869" w14:paraId="658CA0C2" w14:textId="77777777" w:rsidTr="0060277C">
        <w:trPr>
          <w:trHeight w:val="288"/>
          <w:jc w:val="center"/>
        </w:trPr>
        <w:tc>
          <w:tcPr>
            <w:tcW w:w="2091" w:type="dxa"/>
            <w:gridSpan w:val="3"/>
            <w:tcBorders>
              <w:top w:val="single" w:sz="12" w:space="0" w:color="auto"/>
            </w:tcBorders>
            <w:vAlign w:val="center"/>
          </w:tcPr>
          <w:p w14:paraId="18B09D89" w14:textId="77777777" w:rsidR="00A22395" w:rsidRPr="001D3869" w:rsidRDefault="00A22395" w:rsidP="00A22395">
            <w:pPr>
              <w:autoSpaceDE/>
              <w:autoSpaceDN/>
              <w:adjustRightInd/>
              <w:spacing w:before="0" w:line="240" w:lineRule="auto"/>
              <w:ind w:left="0"/>
              <w:rPr>
                <w:b/>
                <w:sz w:val="16"/>
                <w:szCs w:val="16"/>
              </w:rPr>
            </w:pPr>
            <w:r w:rsidRPr="001D3869">
              <w:rPr>
                <w:b/>
                <w:sz w:val="16"/>
                <w:szCs w:val="16"/>
              </w:rPr>
              <w:t>TOPCOAT</w:t>
            </w:r>
          </w:p>
        </w:tc>
        <w:tc>
          <w:tcPr>
            <w:tcW w:w="2835" w:type="dxa"/>
            <w:tcBorders>
              <w:top w:val="single" w:sz="12" w:space="0" w:color="auto"/>
            </w:tcBorders>
            <w:vAlign w:val="center"/>
          </w:tcPr>
          <w:p w14:paraId="4A984E83" w14:textId="77777777" w:rsidR="00A22395" w:rsidRPr="001D3869" w:rsidRDefault="00A22395" w:rsidP="00A22395">
            <w:pPr>
              <w:autoSpaceDE/>
              <w:autoSpaceDN/>
              <w:adjustRightInd/>
              <w:spacing w:before="0" w:line="240" w:lineRule="auto"/>
              <w:ind w:left="0"/>
              <w:rPr>
                <w:sz w:val="16"/>
                <w:szCs w:val="16"/>
              </w:rPr>
            </w:pPr>
            <w:r w:rsidRPr="00B050E3">
              <w:rPr>
                <w:sz w:val="16"/>
                <w:szCs w:val="16"/>
              </w:rPr>
              <w:t>Carboline</w:t>
            </w:r>
          </w:p>
        </w:tc>
        <w:tc>
          <w:tcPr>
            <w:tcW w:w="2730" w:type="dxa"/>
            <w:gridSpan w:val="2"/>
            <w:tcBorders>
              <w:top w:val="single" w:sz="12" w:space="0" w:color="auto"/>
            </w:tcBorders>
            <w:vAlign w:val="center"/>
          </w:tcPr>
          <w:p w14:paraId="5008C4D7" w14:textId="467BB820" w:rsidR="00A22395" w:rsidRPr="008C4685" w:rsidRDefault="00A22395" w:rsidP="00A22395">
            <w:pPr>
              <w:autoSpaceDE/>
              <w:autoSpaceDN/>
              <w:adjustRightInd/>
              <w:spacing w:before="0" w:line="240" w:lineRule="auto"/>
              <w:ind w:left="0"/>
              <w:rPr>
                <w:sz w:val="16"/>
                <w:szCs w:val="16"/>
              </w:rPr>
            </w:pPr>
            <w:proofErr w:type="spellStart"/>
            <w:r w:rsidRPr="008C4685">
              <w:rPr>
                <w:sz w:val="16"/>
                <w:szCs w:val="16"/>
              </w:rPr>
              <w:t>Thermaline</w:t>
            </w:r>
            <w:proofErr w:type="spellEnd"/>
            <w:r w:rsidRPr="008C4685">
              <w:rPr>
                <w:sz w:val="16"/>
                <w:szCs w:val="16"/>
              </w:rPr>
              <w:t xml:space="preserve"> Heat Shield</w:t>
            </w:r>
          </w:p>
        </w:tc>
        <w:tc>
          <w:tcPr>
            <w:tcW w:w="971" w:type="dxa"/>
            <w:tcBorders>
              <w:top w:val="single" w:sz="12" w:space="0" w:color="auto"/>
            </w:tcBorders>
            <w:vAlign w:val="center"/>
          </w:tcPr>
          <w:p w14:paraId="7B74505B" w14:textId="0CBA21C4" w:rsidR="00A22395" w:rsidRPr="00B050E3" w:rsidRDefault="00A22395" w:rsidP="00A22395">
            <w:pPr>
              <w:autoSpaceDE/>
              <w:autoSpaceDN/>
              <w:adjustRightInd/>
              <w:spacing w:before="0" w:line="240" w:lineRule="auto"/>
              <w:ind w:left="-144"/>
              <w:jc w:val="center"/>
              <w:rPr>
                <w:sz w:val="16"/>
                <w:szCs w:val="16"/>
              </w:rPr>
            </w:pPr>
            <w:r>
              <w:rPr>
                <w:sz w:val="16"/>
                <w:szCs w:val="16"/>
                <w:lang w:val="ru-RU"/>
              </w:rPr>
              <w:t>420</w:t>
            </w:r>
          </w:p>
        </w:tc>
        <w:tc>
          <w:tcPr>
            <w:tcW w:w="1191" w:type="dxa"/>
            <w:tcBorders>
              <w:top w:val="single" w:sz="12" w:space="0" w:color="auto"/>
            </w:tcBorders>
            <w:vAlign w:val="center"/>
          </w:tcPr>
          <w:p w14:paraId="383BB49C" w14:textId="77777777" w:rsidR="00A22395" w:rsidRPr="00561095" w:rsidRDefault="00A22395" w:rsidP="00A22395">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(1</w:t>
            </w:r>
            <w:r>
              <w:rPr>
                <w:sz w:val="16"/>
                <w:szCs w:val="16"/>
              </w:rPr>
              <w:t>20</w:t>
            </w:r>
            <w:r w:rsidRPr="00561095">
              <w:rPr>
                <w:sz w:val="16"/>
                <w:szCs w:val="16"/>
              </w:rPr>
              <w:t>0°F)</w:t>
            </w:r>
          </w:p>
        </w:tc>
      </w:tr>
      <w:tr w:rsidR="00025D73" w:rsidRPr="001D3869" w14:paraId="01D677AD" w14:textId="77777777" w:rsidTr="0060277C">
        <w:trPr>
          <w:trHeight w:val="288"/>
          <w:jc w:val="center"/>
        </w:trPr>
        <w:tc>
          <w:tcPr>
            <w:tcW w:w="2091" w:type="dxa"/>
            <w:gridSpan w:val="3"/>
            <w:vMerge w:val="restart"/>
            <w:vAlign w:val="center"/>
          </w:tcPr>
          <w:p w14:paraId="5F001561" w14:textId="56E88F79" w:rsidR="00025D73" w:rsidRPr="001D3869" w:rsidRDefault="00025D73" w:rsidP="0060277C">
            <w:pPr>
              <w:spacing w:before="0" w:line="240" w:lineRule="auto"/>
              <w:ind w:left="0"/>
              <w:rPr>
                <w:b/>
                <w:sz w:val="16"/>
                <w:szCs w:val="16"/>
              </w:rPr>
            </w:pPr>
            <w:r>
              <w:rPr>
                <w:b/>
                <w:sz w:val="16"/>
                <w:szCs w:val="16"/>
              </w:rPr>
              <w:t xml:space="preserve">Organic/ </w:t>
            </w:r>
            <w:r w:rsidRPr="001D3869">
              <w:rPr>
                <w:b/>
                <w:sz w:val="16"/>
                <w:szCs w:val="16"/>
              </w:rPr>
              <w:t>Inorganic Coating</w:t>
            </w:r>
          </w:p>
        </w:tc>
        <w:tc>
          <w:tcPr>
            <w:tcW w:w="2835" w:type="dxa"/>
            <w:vAlign w:val="center"/>
          </w:tcPr>
          <w:p w14:paraId="21412174" w14:textId="77777777" w:rsidR="00025D73" w:rsidRPr="001D3869" w:rsidRDefault="00025D73" w:rsidP="0060277C">
            <w:pPr>
              <w:autoSpaceDE/>
              <w:autoSpaceDN/>
              <w:adjustRightInd/>
              <w:spacing w:before="0" w:line="240" w:lineRule="auto"/>
              <w:ind w:left="0"/>
              <w:rPr>
                <w:sz w:val="16"/>
                <w:szCs w:val="16"/>
              </w:rPr>
            </w:pPr>
            <w:proofErr w:type="spellStart"/>
            <w:r w:rsidRPr="001D3869">
              <w:rPr>
                <w:sz w:val="16"/>
                <w:szCs w:val="16"/>
              </w:rPr>
              <w:t>Dampney</w:t>
            </w:r>
            <w:proofErr w:type="spellEnd"/>
            <w:r w:rsidRPr="001D3869">
              <w:rPr>
                <w:sz w:val="16"/>
                <w:szCs w:val="16"/>
              </w:rPr>
              <w:t xml:space="preserve"> Company, Inc.</w:t>
            </w:r>
          </w:p>
        </w:tc>
        <w:tc>
          <w:tcPr>
            <w:tcW w:w="2730" w:type="dxa"/>
            <w:gridSpan w:val="2"/>
            <w:vAlign w:val="center"/>
          </w:tcPr>
          <w:p w14:paraId="5AAD123E" w14:textId="77777777" w:rsidR="00025D73" w:rsidRPr="008C4685" w:rsidRDefault="00025D73" w:rsidP="0060277C">
            <w:pPr>
              <w:autoSpaceDE/>
              <w:autoSpaceDN/>
              <w:adjustRightInd/>
              <w:spacing w:before="0" w:line="240" w:lineRule="auto"/>
              <w:ind w:left="0"/>
              <w:rPr>
                <w:sz w:val="16"/>
                <w:szCs w:val="16"/>
              </w:rPr>
            </w:pPr>
            <w:proofErr w:type="spellStart"/>
            <w:r w:rsidRPr="008C4685">
              <w:rPr>
                <w:sz w:val="16"/>
                <w:szCs w:val="16"/>
              </w:rPr>
              <w:t>Thurmalox</w:t>
            </w:r>
            <w:proofErr w:type="spellEnd"/>
            <w:r w:rsidRPr="008C4685">
              <w:rPr>
                <w:sz w:val="16"/>
                <w:szCs w:val="16"/>
              </w:rPr>
              <w:t xml:space="preserve"> 225HD</w:t>
            </w:r>
          </w:p>
        </w:tc>
        <w:tc>
          <w:tcPr>
            <w:tcW w:w="971" w:type="dxa"/>
            <w:vAlign w:val="center"/>
          </w:tcPr>
          <w:p w14:paraId="3CA1A9B8" w14:textId="77777777" w:rsidR="00025D73" w:rsidRPr="001D3869" w:rsidRDefault="00025D73" w:rsidP="0060277C">
            <w:pPr>
              <w:autoSpaceDE/>
              <w:autoSpaceDN/>
              <w:adjustRightInd/>
              <w:spacing w:before="0" w:line="240" w:lineRule="auto"/>
              <w:ind w:left="-144"/>
              <w:jc w:val="center"/>
              <w:rPr>
                <w:sz w:val="16"/>
                <w:szCs w:val="16"/>
              </w:rPr>
            </w:pPr>
            <w:r w:rsidRPr="001D3869">
              <w:rPr>
                <w:sz w:val="16"/>
                <w:szCs w:val="16"/>
              </w:rPr>
              <w:t>292</w:t>
            </w:r>
          </w:p>
        </w:tc>
        <w:tc>
          <w:tcPr>
            <w:tcW w:w="1191" w:type="dxa"/>
            <w:vAlign w:val="center"/>
          </w:tcPr>
          <w:p w14:paraId="20F8BF7A" w14:textId="77777777" w:rsidR="00025D73" w:rsidRPr="00561095" w:rsidRDefault="00025D73" w:rsidP="0060277C">
            <w:pPr>
              <w:autoSpaceDE/>
              <w:autoSpaceDN/>
              <w:adjustRightInd/>
              <w:spacing w:before="0" w:line="240" w:lineRule="auto"/>
              <w:ind w:left="-49" w:right="-46" w:hanging="59"/>
              <w:jc w:val="center"/>
              <w:rPr>
                <w:sz w:val="16"/>
                <w:szCs w:val="16"/>
              </w:rPr>
            </w:pPr>
            <w:r>
              <w:rPr>
                <w:sz w:val="16"/>
                <w:szCs w:val="16"/>
              </w:rPr>
              <w:t>538</w:t>
            </w:r>
            <w:r w:rsidRPr="00561095">
              <w:rPr>
                <w:sz w:val="16"/>
                <w:szCs w:val="16"/>
              </w:rPr>
              <w:t>°C (1</w:t>
            </w:r>
            <w:r>
              <w:rPr>
                <w:sz w:val="16"/>
                <w:szCs w:val="16"/>
              </w:rPr>
              <w:t>00</w:t>
            </w:r>
            <w:r w:rsidRPr="00561095">
              <w:rPr>
                <w:sz w:val="16"/>
                <w:szCs w:val="16"/>
              </w:rPr>
              <w:t>0°F)</w:t>
            </w:r>
          </w:p>
        </w:tc>
      </w:tr>
      <w:tr w:rsidR="00025D73" w:rsidRPr="001D3869" w14:paraId="6A316BB2" w14:textId="77777777" w:rsidTr="0060277C">
        <w:trPr>
          <w:trHeight w:val="288"/>
          <w:jc w:val="center"/>
        </w:trPr>
        <w:tc>
          <w:tcPr>
            <w:tcW w:w="2091" w:type="dxa"/>
            <w:gridSpan w:val="3"/>
            <w:vMerge/>
            <w:vAlign w:val="center"/>
          </w:tcPr>
          <w:p w14:paraId="1BB9DED9" w14:textId="481E6E18" w:rsidR="00025D73" w:rsidRPr="001D3869" w:rsidRDefault="00025D73" w:rsidP="0060277C">
            <w:pPr>
              <w:autoSpaceDE/>
              <w:autoSpaceDN/>
              <w:adjustRightInd/>
              <w:spacing w:before="0" w:line="240" w:lineRule="auto"/>
              <w:ind w:left="0"/>
              <w:rPr>
                <w:b/>
                <w:sz w:val="16"/>
                <w:szCs w:val="16"/>
              </w:rPr>
            </w:pPr>
          </w:p>
        </w:tc>
        <w:tc>
          <w:tcPr>
            <w:tcW w:w="2835" w:type="dxa"/>
            <w:vAlign w:val="center"/>
          </w:tcPr>
          <w:p w14:paraId="44A6EAC0" w14:textId="77777777" w:rsidR="00025D73" w:rsidRPr="001D3869" w:rsidRDefault="00025D73" w:rsidP="0060277C">
            <w:pPr>
              <w:autoSpaceDE/>
              <w:autoSpaceDN/>
              <w:adjustRightInd/>
              <w:spacing w:before="0" w:line="240" w:lineRule="auto"/>
              <w:ind w:left="0"/>
              <w:rPr>
                <w:sz w:val="16"/>
                <w:szCs w:val="16"/>
              </w:rPr>
            </w:pPr>
            <w:r w:rsidRPr="00B050E3">
              <w:rPr>
                <w:sz w:val="16"/>
                <w:szCs w:val="16"/>
              </w:rPr>
              <w:t>Hempel Coatings (USA), Inc</w:t>
            </w:r>
          </w:p>
        </w:tc>
        <w:tc>
          <w:tcPr>
            <w:tcW w:w="2730" w:type="dxa"/>
            <w:gridSpan w:val="2"/>
            <w:vAlign w:val="center"/>
          </w:tcPr>
          <w:p w14:paraId="52888FE8" w14:textId="77777777" w:rsidR="00025D73" w:rsidRPr="008C4685" w:rsidRDefault="00025D73" w:rsidP="0060277C">
            <w:pPr>
              <w:autoSpaceDE/>
              <w:autoSpaceDN/>
              <w:adjustRightInd/>
              <w:spacing w:before="0" w:line="240" w:lineRule="auto"/>
              <w:ind w:left="0"/>
              <w:rPr>
                <w:sz w:val="16"/>
                <w:szCs w:val="16"/>
              </w:rPr>
            </w:pPr>
            <w:proofErr w:type="spellStart"/>
            <w:r w:rsidRPr="008C4685">
              <w:rPr>
                <w:sz w:val="16"/>
                <w:szCs w:val="16"/>
              </w:rPr>
              <w:t>Versiline</w:t>
            </w:r>
            <w:proofErr w:type="spellEnd"/>
            <w:r w:rsidRPr="008C4685">
              <w:rPr>
                <w:sz w:val="16"/>
                <w:szCs w:val="16"/>
              </w:rPr>
              <w:t xml:space="preserve"> CUI 56990</w:t>
            </w:r>
          </w:p>
        </w:tc>
        <w:tc>
          <w:tcPr>
            <w:tcW w:w="971" w:type="dxa"/>
            <w:vAlign w:val="center"/>
          </w:tcPr>
          <w:p w14:paraId="5C058E0C" w14:textId="77777777" w:rsidR="00025D73" w:rsidRPr="001D3869" w:rsidRDefault="00025D73" w:rsidP="0060277C">
            <w:pPr>
              <w:autoSpaceDE/>
              <w:autoSpaceDN/>
              <w:adjustRightInd/>
              <w:spacing w:before="0" w:line="240" w:lineRule="auto"/>
              <w:ind w:left="-144"/>
              <w:jc w:val="center"/>
              <w:rPr>
                <w:sz w:val="16"/>
                <w:szCs w:val="16"/>
              </w:rPr>
            </w:pPr>
            <w:r>
              <w:rPr>
                <w:sz w:val="16"/>
                <w:szCs w:val="16"/>
              </w:rPr>
              <w:t>391</w:t>
            </w:r>
          </w:p>
        </w:tc>
        <w:tc>
          <w:tcPr>
            <w:tcW w:w="1191" w:type="dxa"/>
            <w:vAlign w:val="center"/>
          </w:tcPr>
          <w:p w14:paraId="5C27493C" w14:textId="77777777" w:rsidR="00025D73" w:rsidRPr="00561095" w:rsidRDefault="00025D73" w:rsidP="0060277C">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(1</w:t>
            </w:r>
            <w:r>
              <w:rPr>
                <w:sz w:val="16"/>
                <w:szCs w:val="16"/>
              </w:rPr>
              <w:t>20</w:t>
            </w:r>
            <w:r w:rsidRPr="00561095">
              <w:rPr>
                <w:sz w:val="16"/>
                <w:szCs w:val="16"/>
              </w:rPr>
              <w:t>0°F)</w:t>
            </w:r>
          </w:p>
        </w:tc>
      </w:tr>
      <w:tr w:rsidR="009639E5" w:rsidRPr="001D3869" w14:paraId="4DE36335" w14:textId="77777777" w:rsidTr="0060277C">
        <w:trPr>
          <w:trHeight w:val="288"/>
          <w:jc w:val="center"/>
        </w:trPr>
        <w:tc>
          <w:tcPr>
            <w:tcW w:w="2091" w:type="dxa"/>
            <w:gridSpan w:val="3"/>
            <w:vAlign w:val="center"/>
          </w:tcPr>
          <w:p w14:paraId="04FD70E5" w14:textId="77777777" w:rsidR="009639E5" w:rsidRPr="001D3869" w:rsidRDefault="009639E5" w:rsidP="0060277C">
            <w:pPr>
              <w:autoSpaceDE/>
              <w:autoSpaceDN/>
              <w:adjustRightInd/>
              <w:spacing w:before="0" w:line="240" w:lineRule="auto"/>
              <w:ind w:left="0"/>
              <w:rPr>
                <w:b/>
                <w:sz w:val="16"/>
                <w:szCs w:val="16"/>
              </w:rPr>
            </w:pPr>
            <w:r w:rsidRPr="001D3869">
              <w:rPr>
                <w:b/>
                <w:sz w:val="16"/>
                <w:szCs w:val="16"/>
              </w:rPr>
              <w:t>Thin Film</w:t>
            </w:r>
          </w:p>
        </w:tc>
        <w:tc>
          <w:tcPr>
            <w:tcW w:w="2835" w:type="dxa"/>
            <w:vAlign w:val="center"/>
          </w:tcPr>
          <w:p w14:paraId="09E0C3E2" w14:textId="77777777" w:rsidR="009639E5" w:rsidRPr="001D3869" w:rsidRDefault="009639E5" w:rsidP="0060277C">
            <w:pPr>
              <w:autoSpaceDE/>
              <w:autoSpaceDN/>
              <w:adjustRightInd/>
              <w:spacing w:before="0" w:line="240" w:lineRule="auto"/>
              <w:ind w:left="0"/>
              <w:rPr>
                <w:sz w:val="16"/>
                <w:szCs w:val="16"/>
              </w:rPr>
            </w:pPr>
            <w:r w:rsidRPr="00B050E3">
              <w:rPr>
                <w:sz w:val="16"/>
                <w:szCs w:val="16"/>
              </w:rPr>
              <w:t>International</w:t>
            </w:r>
          </w:p>
        </w:tc>
        <w:tc>
          <w:tcPr>
            <w:tcW w:w="2730" w:type="dxa"/>
            <w:gridSpan w:val="2"/>
            <w:vAlign w:val="center"/>
          </w:tcPr>
          <w:p w14:paraId="0EC75B8B" w14:textId="77777777" w:rsidR="009639E5" w:rsidRPr="008C4685" w:rsidRDefault="009639E5" w:rsidP="0060277C">
            <w:pPr>
              <w:autoSpaceDE/>
              <w:autoSpaceDN/>
              <w:adjustRightInd/>
              <w:spacing w:before="0" w:line="240" w:lineRule="auto"/>
              <w:ind w:left="0"/>
              <w:rPr>
                <w:sz w:val="16"/>
                <w:szCs w:val="16"/>
              </w:rPr>
            </w:pPr>
            <w:r w:rsidRPr="008C4685">
              <w:rPr>
                <w:sz w:val="16"/>
                <w:szCs w:val="16"/>
              </w:rPr>
              <w:t>Intertherm 751 CSA</w:t>
            </w:r>
          </w:p>
        </w:tc>
        <w:tc>
          <w:tcPr>
            <w:tcW w:w="971" w:type="dxa"/>
            <w:vAlign w:val="center"/>
          </w:tcPr>
          <w:p w14:paraId="110F9DF1" w14:textId="77777777" w:rsidR="009639E5" w:rsidRPr="001D3869" w:rsidRDefault="009639E5" w:rsidP="0060277C">
            <w:pPr>
              <w:autoSpaceDE/>
              <w:autoSpaceDN/>
              <w:adjustRightInd/>
              <w:spacing w:before="0" w:line="240" w:lineRule="auto"/>
              <w:ind w:left="-144"/>
              <w:jc w:val="center"/>
              <w:rPr>
                <w:sz w:val="16"/>
                <w:szCs w:val="16"/>
              </w:rPr>
            </w:pPr>
            <w:r w:rsidRPr="00B050E3">
              <w:rPr>
                <w:sz w:val="16"/>
                <w:szCs w:val="16"/>
              </w:rPr>
              <w:t>420</w:t>
            </w:r>
          </w:p>
        </w:tc>
        <w:tc>
          <w:tcPr>
            <w:tcW w:w="1191" w:type="dxa"/>
            <w:vAlign w:val="center"/>
          </w:tcPr>
          <w:p w14:paraId="1F2AF41B" w14:textId="77777777" w:rsidR="009639E5" w:rsidRPr="00561095" w:rsidRDefault="009639E5" w:rsidP="0060277C">
            <w:pPr>
              <w:autoSpaceDE/>
              <w:autoSpaceDN/>
              <w:adjustRightInd/>
              <w:spacing w:before="0" w:line="240" w:lineRule="auto"/>
              <w:ind w:left="-49" w:right="-46" w:hanging="59"/>
              <w:jc w:val="center"/>
              <w:rPr>
                <w:sz w:val="16"/>
                <w:szCs w:val="16"/>
              </w:rPr>
            </w:pPr>
            <w:r>
              <w:rPr>
                <w:sz w:val="16"/>
                <w:szCs w:val="16"/>
              </w:rPr>
              <w:t>399</w:t>
            </w:r>
            <w:r w:rsidRPr="00561095">
              <w:rPr>
                <w:sz w:val="16"/>
                <w:szCs w:val="16"/>
              </w:rPr>
              <w:t>°C (</w:t>
            </w:r>
            <w:r>
              <w:rPr>
                <w:sz w:val="16"/>
                <w:szCs w:val="16"/>
              </w:rPr>
              <w:t>75</w:t>
            </w:r>
            <w:r w:rsidRPr="00561095">
              <w:rPr>
                <w:sz w:val="16"/>
                <w:szCs w:val="16"/>
              </w:rPr>
              <w:t>0°F)</w:t>
            </w:r>
          </w:p>
        </w:tc>
      </w:tr>
      <w:tr w:rsidR="006C14F3" w:rsidRPr="001D3869" w14:paraId="76F77CAC" w14:textId="77777777" w:rsidTr="0060277C">
        <w:trPr>
          <w:trHeight w:val="288"/>
          <w:jc w:val="center"/>
        </w:trPr>
        <w:tc>
          <w:tcPr>
            <w:tcW w:w="2091" w:type="dxa"/>
            <w:gridSpan w:val="3"/>
            <w:vMerge w:val="restart"/>
            <w:vAlign w:val="center"/>
          </w:tcPr>
          <w:p w14:paraId="2761D953" w14:textId="77777777" w:rsidR="006C14F3" w:rsidRPr="00561095" w:rsidRDefault="006C14F3" w:rsidP="0060277C">
            <w:pPr>
              <w:autoSpaceDE/>
              <w:autoSpaceDN/>
              <w:adjustRightInd/>
              <w:spacing w:before="0" w:line="240" w:lineRule="auto"/>
              <w:ind w:left="0"/>
              <w:rPr>
                <w:b/>
                <w:sz w:val="16"/>
                <w:szCs w:val="16"/>
              </w:rPr>
            </w:pPr>
            <w:r w:rsidRPr="00561095">
              <w:rPr>
                <w:b/>
                <w:sz w:val="16"/>
                <w:szCs w:val="16"/>
              </w:rPr>
              <w:t>DFT as per Manufacturer’s</w:t>
            </w:r>
          </w:p>
          <w:p w14:paraId="6FDAFC4C" w14:textId="77777777" w:rsidR="006C14F3" w:rsidRPr="001D3869" w:rsidRDefault="006C14F3" w:rsidP="0060277C">
            <w:pPr>
              <w:autoSpaceDE/>
              <w:autoSpaceDN/>
              <w:adjustRightInd/>
              <w:spacing w:before="0" w:line="184" w:lineRule="exact"/>
              <w:ind w:left="0"/>
              <w:rPr>
                <w:b/>
                <w:sz w:val="16"/>
                <w:szCs w:val="16"/>
              </w:rPr>
            </w:pPr>
            <w:r w:rsidRPr="00561095">
              <w:rPr>
                <w:b/>
                <w:sz w:val="16"/>
                <w:szCs w:val="16"/>
              </w:rPr>
              <w:t>Product Sheet</w:t>
            </w:r>
          </w:p>
        </w:tc>
        <w:tc>
          <w:tcPr>
            <w:tcW w:w="2835" w:type="dxa"/>
            <w:vAlign w:val="center"/>
          </w:tcPr>
          <w:p w14:paraId="3F0DE3D3" w14:textId="77777777" w:rsidR="006C14F3" w:rsidRPr="001D3869" w:rsidRDefault="006C14F3" w:rsidP="0060277C">
            <w:pPr>
              <w:autoSpaceDE/>
              <w:autoSpaceDN/>
              <w:adjustRightInd/>
              <w:spacing w:before="0" w:line="240" w:lineRule="auto"/>
              <w:ind w:left="0"/>
              <w:rPr>
                <w:sz w:val="16"/>
                <w:szCs w:val="16"/>
              </w:rPr>
            </w:pPr>
            <w:r w:rsidRPr="00B050E3">
              <w:rPr>
                <w:sz w:val="16"/>
                <w:szCs w:val="16"/>
              </w:rPr>
              <w:t>International</w:t>
            </w:r>
          </w:p>
        </w:tc>
        <w:tc>
          <w:tcPr>
            <w:tcW w:w="2730" w:type="dxa"/>
            <w:gridSpan w:val="2"/>
            <w:vAlign w:val="center"/>
          </w:tcPr>
          <w:p w14:paraId="12E9E501" w14:textId="77777777" w:rsidR="006C14F3" w:rsidRPr="008C4685" w:rsidRDefault="006C14F3" w:rsidP="0060277C">
            <w:pPr>
              <w:autoSpaceDE/>
              <w:autoSpaceDN/>
              <w:adjustRightInd/>
              <w:spacing w:before="0" w:line="240" w:lineRule="auto"/>
              <w:ind w:left="0"/>
              <w:rPr>
                <w:sz w:val="16"/>
                <w:szCs w:val="16"/>
              </w:rPr>
            </w:pPr>
            <w:r w:rsidRPr="008C4685">
              <w:rPr>
                <w:sz w:val="16"/>
                <w:szCs w:val="16"/>
              </w:rPr>
              <w:t>Interbond 1202UPC</w:t>
            </w:r>
          </w:p>
        </w:tc>
        <w:tc>
          <w:tcPr>
            <w:tcW w:w="971" w:type="dxa"/>
            <w:vAlign w:val="center"/>
          </w:tcPr>
          <w:p w14:paraId="3203188D" w14:textId="77777777" w:rsidR="006C14F3" w:rsidRPr="001D3869" w:rsidRDefault="006C14F3" w:rsidP="0060277C">
            <w:pPr>
              <w:autoSpaceDE/>
              <w:autoSpaceDN/>
              <w:adjustRightInd/>
              <w:spacing w:before="0" w:line="240" w:lineRule="auto"/>
              <w:ind w:left="-144"/>
              <w:jc w:val="center"/>
              <w:rPr>
                <w:sz w:val="16"/>
                <w:szCs w:val="16"/>
              </w:rPr>
            </w:pPr>
            <w:r w:rsidRPr="00B050E3">
              <w:rPr>
                <w:sz w:val="16"/>
                <w:szCs w:val="16"/>
              </w:rPr>
              <w:t>420</w:t>
            </w:r>
          </w:p>
        </w:tc>
        <w:tc>
          <w:tcPr>
            <w:tcW w:w="1191" w:type="dxa"/>
            <w:vAlign w:val="center"/>
          </w:tcPr>
          <w:p w14:paraId="3BD1B41C" w14:textId="77777777" w:rsidR="006C14F3" w:rsidRPr="00561095" w:rsidRDefault="006C14F3" w:rsidP="0060277C">
            <w:pPr>
              <w:autoSpaceDE/>
              <w:autoSpaceDN/>
              <w:adjustRightInd/>
              <w:spacing w:before="0" w:line="240" w:lineRule="auto"/>
              <w:ind w:left="-49" w:right="-46" w:hanging="59"/>
              <w:jc w:val="center"/>
              <w:rPr>
                <w:sz w:val="16"/>
                <w:szCs w:val="16"/>
              </w:rPr>
            </w:pPr>
            <w:r>
              <w:rPr>
                <w:sz w:val="16"/>
                <w:szCs w:val="16"/>
              </w:rPr>
              <w:t>650</w:t>
            </w:r>
            <w:r w:rsidRPr="00561095">
              <w:rPr>
                <w:sz w:val="16"/>
                <w:szCs w:val="16"/>
              </w:rPr>
              <w:t>°C (1</w:t>
            </w:r>
            <w:r>
              <w:rPr>
                <w:sz w:val="16"/>
                <w:szCs w:val="16"/>
              </w:rPr>
              <w:t>202</w:t>
            </w:r>
            <w:r w:rsidRPr="00561095">
              <w:rPr>
                <w:sz w:val="16"/>
                <w:szCs w:val="16"/>
              </w:rPr>
              <w:t>°F)</w:t>
            </w:r>
          </w:p>
        </w:tc>
      </w:tr>
      <w:tr w:rsidR="006C14F3" w:rsidRPr="001D3869" w14:paraId="31E21A03" w14:textId="77777777" w:rsidTr="0060277C">
        <w:trPr>
          <w:trHeight w:val="288"/>
          <w:jc w:val="center"/>
        </w:trPr>
        <w:tc>
          <w:tcPr>
            <w:tcW w:w="2091" w:type="dxa"/>
            <w:gridSpan w:val="3"/>
            <w:vMerge/>
            <w:vAlign w:val="center"/>
          </w:tcPr>
          <w:p w14:paraId="0F76BEE9" w14:textId="77777777" w:rsidR="006C14F3" w:rsidRPr="00561095" w:rsidRDefault="006C14F3" w:rsidP="009630FB">
            <w:pPr>
              <w:autoSpaceDE/>
              <w:autoSpaceDN/>
              <w:adjustRightInd/>
              <w:spacing w:before="0" w:line="240" w:lineRule="auto"/>
              <w:ind w:left="0"/>
              <w:rPr>
                <w:b/>
                <w:sz w:val="16"/>
                <w:szCs w:val="16"/>
              </w:rPr>
            </w:pPr>
          </w:p>
        </w:tc>
        <w:tc>
          <w:tcPr>
            <w:tcW w:w="2835" w:type="dxa"/>
            <w:vAlign w:val="center"/>
          </w:tcPr>
          <w:p w14:paraId="59869DD3" w14:textId="77777777" w:rsidR="006C14F3" w:rsidRPr="00B050E3" w:rsidRDefault="006C14F3" w:rsidP="009630FB">
            <w:pPr>
              <w:autoSpaceDE/>
              <w:autoSpaceDN/>
              <w:adjustRightInd/>
              <w:spacing w:before="0" w:line="240" w:lineRule="auto"/>
              <w:ind w:left="0"/>
              <w:rPr>
                <w:sz w:val="16"/>
                <w:szCs w:val="16"/>
              </w:rPr>
            </w:pPr>
            <w:r w:rsidRPr="00B050E3">
              <w:rPr>
                <w:sz w:val="16"/>
                <w:szCs w:val="16"/>
              </w:rPr>
              <w:t>Jotun</w:t>
            </w:r>
          </w:p>
        </w:tc>
        <w:tc>
          <w:tcPr>
            <w:tcW w:w="2730" w:type="dxa"/>
            <w:gridSpan w:val="2"/>
            <w:vAlign w:val="center"/>
          </w:tcPr>
          <w:p w14:paraId="1C6195CD" w14:textId="121632DC" w:rsidR="006C14F3" w:rsidRPr="008C4685" w:rsidRDefault="006C14F3" w:rsidP="009630FB">
            <w:pPr>
              <w:autoSpaceDE/>
              <w:autoSpaceDN/>
              <w:adjustRightInd/>
              <w:spacing w:before="0" w:line="240" w:lineRule="auto"/>
              <w:ind w:left="0"/>
              <w:rPr>
                <w:sz w:val="16"/>
                <w:szCs w:val="16"/>
              </w:rPr>
            </w:pPr>
            <w:proofErr w:type="spellStart"/>
            <w:r w:rsidRPr="008C4685">
              <w:rPr>
                <w:sz w:val="16"/>
                <w:szCs w:val="16"/>
              </w:rPr>
              <w:t>Jotatemp</w:t>
            </w:r>
            <w:proofErr w:type="spellEnd"/>
            <w:r w:rsidRPr="008C4685">
              <w:rPr>
                <w:sz w:val="16"/>
                <w:szCs w:val="16"/>
              </w:rPr>
              <w:t xml:space="preserve"> 1000</w:t>
            </w:r>
          </w:p>
        </w:tc>
        <w:tc>
          <w:tcPr>
            <w:tcW w:w="971" w:type="dxa"/>
            <w:vAlign w:val="center"/>
          </w:tcPr>
          <w:p w14:paraId="66BC8D65" w14:textId="3DD0458D" w:rsidR="006C14F3" w:rsidRPr="00B050E3" w:rsidRDefault="006C14F3" w:rsidP="009630FB">
            <w:pPr>
              <w:autoSpaceDE/>
              <w:autoSpaceDN/>
              <w:adjustRightInd/>
              <w:spacing w:before="0" w:line="240" w:lineRule="auto"/>
              <w:ind w:left="-144"/>
              <w:jc w:val="center"/>
              <w:rPr>
                <w:sz w:val="16"/>
                <w:szCs w:val="16"/>
              </w:rPr>
            </w:pPr>
            <w:r>
              <w:rPr>
                <w:sz w:val="16"/>
                <w:szCs w:val="16"/>
                <w:lang w:val="ru-RU"/>
              </w:rPr>
              <w:t>383</w:t>
            </w:r>
          </w:p>
        </w:tc>
        <w:tc>
          <w:tcPr>
            <w:tcW w:w="1191" w:type="dxa"/>
            <w:vAlign w:val="center"/>
          </w:tcPr>
          <w:p w14:paraId="6A89572C" w14:textId="77777777" w:rsidR="006C14F3" w:rsidRDefault="006C14F3" w:rsidP="009630FB">
            <w:pPr>
              <w:autoSpaceDE/>
              <w:autoSpaceDN/>
              <w:adjustRightInd/>
              <w:spacing w:before="0" w:line="240" w:lineRule="auto"/>
              <w:ind w:left="-49" w:right="-46" w:hanging="59"/>
              <w:jc w:val="center"/>
              <w:rPr>
                <w:sz w:val="16"/>
                <w:szCs w:val="16"/>
              </w:rPr>
            </w:pPr>
            <w:r>
              <w:rPr>
                <w:sz w:val="16"/>
                <w:szCs w:val="16"/>
              </w:rPr>
              <w:t>659</w:t>
            </w:r>
            <w:r w:rsidRPr="00561095">
              <w:rPr>
                <w:sz w:val="16"/>
                <w:szCs w:val="16"/>
              </w:rPr>
              <w:t>°C (1</w:t>
            </w:r>
            <w:r>
              <w:rPr>
                <w:sz w:val="16"/>
                <w:szCs w:val="16"/>
              </w:rPr>
              <w:t>202</w:t>
            </w:r>
            <w:r w:rsidRPr="00561095">
              <w:rPr>
                <w:sz w:val="16"/>
                <w:szCs w:val="16"/>
              </w:rPr>
              <w:t>°F)</w:t>
            </w:r>
          </w:p>
        </w:tc>
      </w:tr>
      <w:tr w:rsidR="009630FB" w:rsidRPr="001D3869" w14:paraId="2134D40A" w14:textId="77777777" w:rsidTr="0060277C">
        <w:trPr>
          <w:trHeight w:val="288"/>
          <w:jc w:val="center"/>
        </w:trPr>
        <w:tc>
          <w:tcPr>
            <w:tcW w:w="2091" w:type="dxa"/>
            <w:gridSpan w:val="3"/>
            <w:vAlign w:val="center"/>
          </w:tcPr>
          <w:p w14:paraId="4A0CB590" w14:textId="77777777" w:rsidR="009630FB" w:rsidRPr="00561095" w:rsidRDefault="009630FB" w:rsidP="009630FB">
            <w:pPr>
              <w:autoSpaceDE/>
              <w:autoSpaceDN/>
              <w:adjustRightInd/>
              <w:spacing w:before="0" w:line="240" w:lineRule="auto"/>
              <w:ind w:left="0"/>
              <w:rPr>
                <w:b/>
                <w:sz w:val="16"/>
                <w:szCs w:val="16"/>
              </w:rPr>
            </w:pPr>
          </w:p>
        </w:tc>
        <w:tc>
          <w:tcPr>
            <w:tcW w:w="2835" w:type="dxa"/>
            <w:vAlign w:val="center"/>
          </w:tcPr>
          <w:p w14:paraId="649E324C" w14:textId="77777777" w:rsidR="009630FB" w:rsidRPr="00B050E3" w:rsidRDefault="009630FB" w:rsidP="009630FB">
            <w:pPr>
              <w:autoSpaceDE/>
              <w:autoSpaceDN/>
              <w:adjustRightInd/>
              <w:spacing w:before="0" w:line="240" w:lineRule="auto"/>
              <w:ind w:left="0"/>
              <w:rPr>
                <w:sz w:val="16"/>
                <w:szCs w:val="16"/>
              </w:rPr>
            </w:pPr>
            <w:r w:rsidRPr="00B050E3">
              <w:rPr>
                <w:sz w:val="16"/>
                <w:szCs w:val="16"/>
              </w:rPr>
              <w:t xml:space="preserve">PPG </w:t>
            </w:r>
          </w:p>
        </w:tc>
        <w:tc>
          <w:tcPr>
            <w:tcW w:w="2730" w:type="dxa"/>
            <w:gridSpan w:val="2"/>
            <w:vAlign w:val="center"/>
          </w:tcPr>
          <w:p w14:paraId="1B4528F8" w14:textId="77777777" w:rsidR="009630FB" w:rsidRPr="008C4685" w:rsidRDefault="009630FB" w:rsidP="009630FB">
            <w:pPr>
              <w:autoSpaceDE/>
              <w:autoSpaceDN/>
              <w:adjustRightInd/>
              <w:spacing w:before="0" w:line="240" w:lineRule="auto"/>
              <w:ind w:left="0"/>
              <w:rPr>
                <w:sz w:val="16"/>
                <w:szCs w:val="16"/>
                <w:lang w:val="ru-RU"/>
              </w:rPr>
            </w:pPr>
            <w:r w:rsidRPr="008C4685">
              <w:rPr>
                <w:sz w:val="16"/>
                <w:szCs w:val="16"/>
              </w:rPr>
              <w:t>Hi-Temp 1027</w:t>
            </w:r>
          </w:p>
          <w:p w14:paraId="23FC7769" w14:textId="4B749555" w:rsidR="009630FB" w:rsidRPr="008C4685" w:rsidRDefault="009630FB" w:rsidP="009630FB">
            <w:pPr>
              <w:autoSpaceDE/>
              <w:autoSpaceDN/>
              <w:adjustRightInd/>
              <w:spacing w:before="0" w:line="240" w:lineRule="auto"/>
              <w:ind w:left="0"/>
              <w:rPr>
                <w:sz w:val="16"/>
                <w:szCs w:val="16"/>
              </w:rPr>
            </w:pPr>
            <w:r w:rsidRPr="008C4685">
              <w:rPr>
                <w:sz w:val="16"/>
                <w:szCs w:val="16"/>
              </w:rPr>
              <w:t xml:space="preserve">Hi-Temp </w:t>
            </w:r>
            <w:r w:rsidRPr="008C4685">
              <w:rPr>
                <w:sz w:val="16"/>
                <w:szCs w:val="16"/>
                <w:lang w:val="ru-RU"/>
              </w:rPr>
              <w:t>900</w:t>
            </w:r>
          </w:p>
        </w:tc>
        <w:tc>
          <w:tcPr>
            <w:tcW w:w="971" w:type="dxa"/>
            <w:vAlign w:val="center"/>
          </w:tcPr>
          <w:p w14:paraId="277DBCE8" w14:textId="1EACC28D" w:rsidR="009630FB" w:rsidRPr="001D3869" w:rsidRDefault="009630FB" w:rsidP="009630FB">
            <w:pPr>
              <w:autoSpaceDE/>
              <w:autoSpaceDN/>
              <w:adjustRightInd/>
              <w:spacing w:before="0" w:line="240" w:lineRule="auto"/>
              <w:ind w:left="-144"/>
              <w:jc w:val="center"/>
              <w:rPr>
                <w:sz w:val="16"/>
                <w:szCs w:val="16"/>
              </w:rPr>
            </w:pPr>
            <w:r>
              <w:rPr>
                <w:sz w:val="16"/>
                <w:szCs w:val="16"/>
              </w:rPr>
              <w:t>420</w:t>
            </w:r>
          </w:p>
        </w:tc>
        <w:tc>
          <w:tcPr>
            <w:tcW w:w="1191" w:type="dxa"/>
            <w:vAlign w:val="center"/>
          </w:tcPr>
          <w:p w14:paraId="1DC4C7E1" w14:textId="0593F8BF" w:rsidR="009630FB" w:rsidRPr="00561095" w:rsidRDefault="009630FB" w:rsidP="009630FB">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(1</w:t>
            </w:r>
            <w:r>
              <w:rPr>
                <w:sz w:val="16"/>
                <w:szCs w:val="16"/>
              </w:rPr>
              <w:t>200</w:t>
            </w:r>
            <w:r w:rsidRPr="00561095">
              <w:rPr>
                <w:sz w:val="16"/>
                <w:szCs w:val="16"/>
              </w:rPr>
              <w:t>°F)</w:t>
            </w:r>
          </w:p>
        </w:tc>
      </w:tr>
      <w:tr w:rsidR="009639E5" w:rsidRPr="001D3869" w14:paraId="554C3D86" w14:textId="77777777" w:rsidTr="0060277C">
        <w:trPr>
          <w:trHeight w:val="288"/>
          <w:jc w:val="center"/>
        </w:trPr>
        <w:tc>
          <w:tcPr>
            <w:tcW w:w="2091" w:type="dxa"/>
            <w:gridSpan w:val="3"/>
            <w:tcBorders>
              <w:bottom w:val="single" w:sz="12" w:space="0" w:color="auto"/>
            </w:tcBorders>
            <w:vAlign w:val="center"/>
          </w:tcPr>
          <w:p w14:paraId="02B73A2F" w14:textId="77777777" w:rsidR="009639E5" w:rsidRPr="00561095" w:rsidRDefault="009639E5" w:rsidP="0060277C">
            <w:pPr>
              <w:autoSpaceDE/>
              <w:autoSpaceDN/>
              <w:adjustRightInd/>
              <w:spacing w:before="0" w:line="240" w:lineRule="auto"/>
              <w:ind w:left="0"/>
              <w:rPr>
                <w:b/>
                <w:sz w:val="16"/>
                <w:szCs w:val="16"/>
              </w:rPr>
            </w:pPr>
          </w:p>
        </w:tc>
        <w:tc>
          <w:tcPr>
            <w:tcW w:w="2835" w:type="dxa"/>
            <w:tcBorders>
              <w:bottom w:val="single" w:sz="12" w:space="0" w:color="auto"/>
            </w:tcBorders>
            <w:vAlign w:val="center"/>
          </w:tcPr>
          <w:p w14:paraId="4A3FD98B" w14:textId="77777777" w:rsidR="009639E5" w:rsidRPr="00B050E3" w:rsidRDefault="009639E5" w:rsidP="0060277C">
            <w:pPr>
              <w:autoSpaceDE/>
              <w:autoSpaceDN/>
              <w:adjustRightInd/>
              <w:spacing w:before="0" w:line="240" w:lineRule="auto"/>
              <w:ind w:left="0"/>
              <w:rPr>
                <w:sz w:val="16"/>
                <w:szCs w:val="16"/>
              </w:rPr>
            </w:pPr>
            <w:r w:rsidRPr="00B050E3">
              <w:rPr>
                <w:sz w:val="16"/>
                <w:szCs w:val="16"/>
              </w:rPr>
              <w:t>Sherwin-Williams</w:t>
            </w:r>
          </w:p>
        </w:tc>
        <w:tc>
          <w:tcPr>
            <w:tcW w:w="2730" w:type="dxa"/>
            <w:gridSpan w:val="2"/>
            <w:tcBorders>
              <w:bottom w:val="single" w:sz="12" w:space="0" w:color="auto"/>
            </w:tcBorders>
            <w:vAlign w:val="center"/>
          </w:tcPr>
          <w:p w14:paraId="0E897362" w14:textId="77777777" w:rsidR="009639E5" w:rsidRPr="008C4685" w:rsidRDefault="009639E5" w:rsidP="0060277C">
            <w:pPr>
              <w:autoSpaceDE/>
              <w:autoSpaceDN/>
              <w:adjustRightInd/>
              <w:spacing w:before="0" w:line="240" w:lineRule="auto"/>
              <w:ind w:left="0"/>
              <w:rPr>
                <w:sz w:val="16"/>
                <w:szCs w:val="16"/>
              </w:rPr>
            </w:pPr>
            <w:r w:rsidRPr="008C4685">
              <w:rPr>
                <w:sz w:val="16"/>
                <w:szCs w:val="16"/>
              </w:rPr>
              <w:t>Heat-Flex 1200</w:t>
            </w:r>
          </w:p>
        </w:tc>
        <w:tc>
          <w:tcPr>
            <w:tcW w:w="971" w:type="dxa"/>
            <w:tcBorders>
              <w:bottom w:val="single" w:sz="12" w:space="0" w:color="auto"/>
            </w:tcBorders>
            <w:vAlign w:val="center"/>
          </w:tcPr>
          <w:p w14:paraId="4A1C1E77" w14:textId="77777777" w:rsidR="009639E5" w:rsidRPr="001D3869" w:rsidRDefault="009639E5" w:rsidP="0060277C">
            <w:pPr>
              <w:autoSpaceDE/>
              <w:autoSpaceDN/>
              <w:adjustRightInd/>
              <w:spacing w:before="0" w:line="240" w:lineRule="auto"/>
              <w:ind w:left="-144"/>
              <w:jc w:val="center"/>
              <w:rPr>
                <w:sz w:val="16"/>
                <w:szCs w:val="16"/>
              </w:rPr>
            </w:pPr>
            <w:r w:rsidRPr="00B050E3">
              <w:rPr>
                <w:sz w:val="16"/>
                <w:szCs w:val="16"/>
              </w:rPr>
              <w:t>375</w:t>
            </w:r>
          </w:p>
        </w:tc>
        <w:tc>
          <w:tcPr>
            <w:tcW w:w="1191" w:type="dxa"/>
            <w:tcBorders>
              <w:bottom w:val="single" w:sz="12" w:space="0" w:color="auto"/>
            </w:tcBorders>
            <w:vAlign w:val="center"/>
          </w:tcPr>
          <w:p w14:paraId="33C986FC" w14:textId="77777777" w:rsidR="009639E5" w:rsidRPr="00561095" w:rsidRDefault="009639E5" w:rsidP="0060277C">
            <w:pPr>
              <w:autoSpaceDE/>
              <w:autoSpaceDN/>
              <w:adjustRightInd/>
              <w:spacing w:before="0" w:line="240" w:lineRule="auto"/>
              <w:ind w:left="-49" w:right="-46" w:hanging="59"/>
              <w:jc w:val="center"/>
              <w:rPr>
                <w:sz w:val="16"/>
                <w:szCs w:val="16"/>
              </w:rPr>
            </w:pPr>
            <w:r>
              <w:rPr>
                <w:sz w:val="16"/>
                <w:szCs w:val="16"/>
              </w:rPr>
              <w:t>649</w:t>
            </w:r>
            <w:r w:rsidRPr="00561095">
              <w:rPr>
                <w:sz w:val="16"/>
                <w:szCs w:val="16"/>
              </w:rPr>
              <w:t>°C (</w:t>
            </w:r>
            <w:r>
              <w:rPr>
                <w:sz w:val="16"/>
                <w:szCs w:val="16"/>
              </w:rPr>
              <w:t>120</w:t>
            </w:r>
            <w:r w:rsidRPr="00561095">
              <w:rPr>
                <w:sz w:val="16"/>
                <w:szCs w:val="16"/>
              </w:rPr>
              <w:t>0°F)</w:t>
            </w:r>
          </w:p>
        </w:tc>
      </w:tr>
      <w:tr w:rsidR="009639E5" w:rsidRPr="001D3869" w14:paraId="19F7062A" w14:textId="77777777" w:rsidTr="0060277C">
        <w:trPr>
          <w:trHeight w:val="288"/>
          <w:jc w:val="center"/>
        </w:trPr>
        <w:tc>
          <w:tcPr>
            <w:tcW w:w="1170" w:type="dxa"/>
            <w:tcBorders>
              <w:top w:val="single" w:sz="12" w:space="0" w:color="auto"/>
            </w:tcBorders>
            <w:vAlign w:val="center"/>
          </w:tcPr>
          <w:p w14:paraId="68E11E8F" w14:textId="77777777" w:rsidR="009639E5" w:rsidRPr="000C5718" w:rsidRDefault="009639E5" w:rsidP="0060277C">
            <w:pPr>
              <w:autoSpaceDE/>
              <w:autoSpaceDN/>
              <w:adjustRightInd/>
              <w:spacing w:before="0" w:line="240" w:lineRule="auto"/>
              <w:ind w:left="-72"/>
              <w:rPr>
                <w:b/>
                <w:sz w:val="16"/>
                <w:szCs w:val="16"/>
              </w:rPr>
            </w:pPr>
            <w:r w:rsidRPr="000C5718">
              <w:rPr>
                <w:b/>
                <w:sz w:val="16"/>
                <w:szCs w:val="16"/>
              </w:rPr>
              <w:t>Last Update:</w:t>
            </w:r>
          </w:p>
        </w:tc>
        <w:tc>
          <w:tcPr>
            <w:tcW w:w="3756" w:type="dxa"/>
            <w:gridSpan w:val="3"/>
            <w:tcBorders>
              <w:top w:val="single" w:sz="12" w:space="0" w:color="auto"/>
            </w:tcBorders>
            <w:vAlign w:val="center"/>
          </w:tcPr>
          <w:p w14:paraId="1F5E4ED5" w14:textId="7196B3C7" w:rsidR="009639E5" w:rsidRPr="000C5718" w:rsidRDefault="008C4685" w:rsidP="0060277C">
            <w:pPr>
              <w:autoSpaceDE/>
              <w:autoSpaceDN/>
              <w:adjustRightInd/>
              <w:spacing w:before="0" w:line="240" w:lineRule="auto"/>
              <w:ind w:left="-72"/>
              <w:rPr>
                <w:b/>
                <w:sz w:val="16"/>
                <w:szCs w:val="16"/>
              </w:rPr>
            </w:pPr>
            <w:r>
              <w:rPr>
                <w:position w:val="-1"/>
                <w:sz w:val="16"/>
                <w:szCs w:val="16"/>
              </w:rPr>
              <w:t>November</w:t>
            </w:r>
            <w:r w:rsidR="005A40C2" w:rsidRPr="005A40C2">
              <w:rPr>
                <w:position w:val="-1"/>
                <w:sz w:val="16"/>
                <w:szCs w:val="16"/>
              </w:rPr>
              <w:t xml:space="preserve"> </w:t>
            </w:r>
            <w:r w:rsidR="00AF7B86">
              <w:rPr>
                <w:position w:val="-1"/>
                <w:sz w:val="16"/>
                <w:szCs w:val="16"/>
              </w:rPr>
              <w:t>2025</w:t>
            </w:r>
          </w:p>
        </w:tc>
        <w:tc>
          <w:tcPr>
            <w:tcW w:w="2730" w:type="dxa"/>
            <w:gridSpan w:val="2"/>
            <w:tcBorders>
              <w:top w:val="single" w:sz="12" w:space="0" w:color="auto"/>
            </w:tcBorders>
            <w:vAlign w:val="center"/>
          </w:tcPr>
          <w:p w14:paraId="00031707" w14:textId="77777777" w:rsidR="009639E5" w:rsidRPr="001D3869" w:rsidRDefault="009639E5" w:rsidP="0060277C">
            <w:pPr>
              <w:rPr>
                <w:b/>
                <w:sz w:val="16"/>
                <w:szCs w:val="16"/>
              </w:rPr>
            </w:pPr>
          </w:p>
        </w:tc>
        <w:tc>
          <w:tcPr>
            <w:tcW w:w="971" w:type="dxa"/>
            <w:tcBorders>
              <w:top w:val="single" w:sz="12" w:space="0" w:color="auto"/>
            </w:tcBorders>
            <w:vAlign w:val="center"/>
          </w:tcPr>
          <w:p w14:paraId="11970C43" w14:textId="77777777" w:rsidR="009639E5" w:rsidRPr="001D3869" w:rsidRDefault="009639E5" w:rsidP="0060277C">
            <w:pPr>
              <w:jc w:val="center"/>
              <w:rPr>
                <w:b/>
                <w:sz w:val="16"/>
                <w:szCs w:val="16"/>
              </w:rPr>
            </w:pPr>
          </w:p>
        </w:tc>
        <w:tc>
          <w:tcPr>
            <w:tcW w:w="1191" w:type="dxa"/>
            <w:tcBorders>
              <w:top w:val="single" w:sz="12" w:space="0" w:color="auto"/>
            </w:tcBorders>
            <w:vAlign w:val="center"/>
          </w:tcPr>
          <w:p w14:paraId="6ABE19F7" w14:textId="77777777" w:rsidR="009639E5" w:rsidRPr="001D3869" w:rsidRDefault="009639E5" w:rsidP="0060277C">
            <w:pPr>
              <w:jc w:val="center"/>
              <w:rPr>
                <w:b/>
                <w:sz w:val="16"/>
                <w:szCs w:val="16"/>
              </w:rPr>
            </w:pPr>
          </w:p>
        </w:tc>
      </w:tr>
    </w:tbl>
    <w:p w14:paraId="0133AD89" w14:textId="77777777" w:rsidR="00993B12" w:rsidRDefault="00993B12" w:rsidP="00B13EA3">
      <w:pPr>
        <w:spacing w:before="0" w:line="240" w:lineRule="auto"/>
        <w:ind w:left="1170" w:hanging="540"/>
        <w:rPr>
          <w:color w:val="auto"/>
          <w:sz w:val="16"/>
          <w:szCs w:val="16"/>
          <w:lang w:val="ru-RU"/>
        </w:rPr>
      </w:pPr>
    </w:p>
    <w:p w14:paraId="0F9B6339" w14:textId="513F3727" w:rsidR="00A02C42" w:rsidRPr="00B13EA3" w:rsidRDefault="00A02C42" w:rsidP="00B13EA3">
      <w:pPr>
        <w:spacing w:before="0" w:line="240" w:lineRule="auto"/>
        <w:ind w:left="1170" w:hanging="540"/>
        <w:rPr>
          <w:color w:val="auto"/>
          <w:sz w:val="16"/>
          <w:szCs w:val="16"/>
        </w:rPr>
      </w:pPr>
      <w:r w:rsidRPr="00B13EA3">
        <w:rPr>
          <w:color w:val="auto"/>
          <w:sz w:val="16"/>
          <w:szCs w:val="16"/>
        </w:rPr>
        <w:t>Note 1:</w:t>
      </w:r>
      <w:r w:rsidR="00230C17" w:rsidRPr="00230C17">
        <w:rPr>
          <w:color w:val="auto"/>
          <w:sz w:val="16"/>
          <w:szCs w:val="16"/>
        </w:rPr>
        <w:tab/>
      </w:r>
      <w:r w:rsidRPr="00B13EA3">
        <w:rPr>
          <w:color w:val="auto"/>
          <w:sz w:val="16"/>
          <w:szCs w:val="16"/>
        </w:rPr>
        <w:t xml:space="preserve">Materials that have &gt;10% aluminum additives cannot be </w:t>
      </w:r>
      <w:proofErr w:type="gramStart"/>
      <w:r w:rsidRPr="00B13EA3">
        <w:rPr>
          <w:color w:val="auto"/>
          <w:sz w:val="16"/>
          <w:szCs w:val="16"/>
        </w:rPr>
        <w:t>holiday tested</w:t>
      </w:r>
      <w:proofErr w:type="gramEnd"/>
      <w:r w:rsidRPr="00B13EA3">
        <w:rPr>
          <w:color w:val="auto"/>
          <w:sz w:val="16"/>
          <w:szCs w:val="16"/>
        </w:rPr>
        <w:t xml:space="preserve"> because of the conductivity of the aluminum.</w:t>
      </w:r>
    </w:p>
    <w:p w14:paraId="573A3448" w14:textId="3E1F5F4A" w:rsidR="00A02C42" w:rsidRPr="00B13EA3" w:rsidRDefault="00A02C42" w:rsidP="00B13EA3">
      <w:pPr>
        <w:spacing w:before="0" w:line="240" w:lineRule="auto"/>
        <w:ind w:left="1170" w:hanging="540"/>
        <w:rPr>
          <w:color w:val="auto"/>
          <w:sz w:val="16"/>
          <w:szCs w:val="16"/>
        </w:rPr>
      </w:pPr>
      <w:r w:rsidRPr="00B13EA3">
        <w:rPr>
          <w:color w:val="auto"/>
          <w:sz w:val="16"/>
          <w:szCs w:val="16"/>
        </w:rPr>
        <w:t>Note 2</w:t>
      </w:r>
      <w:proofErr w:type="gramStart"/>
      <w:r w:rsidRPr="00B13EA3">
        <w:rPr>
          <w:color w:val="auto"/>
          <w:sz w:val="16"/>
          <w:szCs w:val="16"/>
        </w:rPr>
        <w:t xml:space="preserve">: </w:t>
      </w:r>
      <w:r w:rsidR="00230C17" w:rsidRPr="00064F9B">
        <w:rPr>
          <w:color w:val="auto"/>
          <w:sz w:val="16"/>
          <w:szCs w:val="16"/>
        </w:rPr>
        <w:tab/>
      </w:r>
      <w:r w:rsidRPr="00B13EA3">
        <w:rPr>
          <w:color w:val="auto"/>
          <w:sz w:val="16"/>
          <w:szCs w:val="16"/>
        </w:rPr>
        <w:t>Contrasting</w:t>
      </w:r>
      <w:proofErr w:type="gramEnd"/>
      <w:r w:rsidRPr="00B13EA3">
        <w:rPr>
          <w:color w:val="auto"/>
          <w:sz w:val="16"/>
          <w:szCs w:val="16"/>
        </w:rPr>
        <w:t xml:space="preserve"> colors must be used for 1st and 2nd coats. The finish colors shall be selected as per Table 1 - Finish Coat </w:t>
      </w:r>
      <w:proofErr w:type="spellStart"/>
      <w:r w:rsidRPr="00B13EA3">
        <w:rPr>
          <w:color w:val="auto"/>
          <w:sz w:val="16"/>
          <w:szCs w:val="16"/>
        </w:rPr>
        <w:t>Colour</w:t>
      </w:r>
      <w:proofErr w:type="spellEnd"/>
      <w:r w:rsidRPr="00B13EA3">
        <w:rPr>
          <w:color w:val="auto"/>
          <w:sz w:val="16"/>
          <w:szCs w:val="16"/>
        </w:rPr>
        <w:t xml:space="preserve"> </w:t>
      </w:r>
      <w:proofErr w:type="gramStart"/>
      <w:r w:rsidRPr="00B13EA3">
        <w:rPr>
          <w:color w:val="auto"/>
          <w:sz w:val="16"/>
          <w:szCs w:val="16"/>
        </w:rPr>
        <w:t>Schedule  Deviation</w:t>
      </w:r>
      <w:proofErr w:type="gramEnd"/>
      <w:r w:rsidRPr="00B13EA3">
        <w:rPr>
          <w:color w:val="auto"/>
          <w:sz w:val="16"/>
          <w:szCs w:val="16"/>
        </w:rPr>
        <w:t xml:space="preserve"> may be accepted if the coating is manufactured in one color.</w:t>
      </w:r>
    </w:p>
    <w:p w14:paraId="4718FCEF" w14:textId="77777777" w:rsidR="00A02C42" w:rsidRDefault="00A02C42" w:rsidP="009639E5">
      <w:pPr>
        <w:tabs>
          <w:tab w:val="left" w:pos="3225"/>
        </w:tabs>
        <w:rPr>
          <w:sz w:val="20"/>
          <w:szCs w:val="20"/>
        </w:rPr>
      </w:pPr>
    </w:p>
    <w:p w14:paraId="03AB65DB" w14:textId="393BD2F6" w:rsidR="009639E5" w:rsidRPr="001D3869" w:rsidRDefault="009639E5" w:rsidP="009639E5">
      <w:pPr>
        <w:tabs>
          <w:tab w:val="left" w:pos="3225"/>
        </w:tabs>
        <w:rPr>
          <w:sz w:val="20"/>
          <w:szCs w:val="20"/>
        </w:rPr>
      </w:pPr>
      <w:r w:rsidRPr="001D3869">
        <w:rPr>
          <w:sz w:val="20"/>
          <w:szCs w:val="20"/>
        </w:rPr>
        <w:br w:type="page"/>
      </w:r>
    </w:p>
    <w:tbl>
      <w:tblPr>
        <w:tblW w:w="10076" w:type="dxa"/>
        <w:jc w:val="center"/>
        <w:tblLayout w:type="fixed"/>
        <w:tblLook w:val="01E0" w:firstRow="1" w:lastRow="1" w:firstColumn="1" w:lastColumn="1" w:noHBand="0" w:noVBand="0"/>
      </w:tblPr>
      <w:tblGrid>
        <w:gridCol w:w="1170"/>
        <w:gridCol w:w="270"/>
        <w:gridCol w:w="545"/>
        <w:gridCol w:w="2816"/>
        <w:gridCol w:w="990"/>
        <w:gridCol w:w="1865"/>
        <w:gridCol w:w="881"/>
        <w:gridCol w:w="1539"/>
      </w:tblGrid>
      <w:tr w:rsidR="009639E5" w:rsidRPr="001D3869" w14:paraId="00BB3CFE" w14:textId="77777777" w:rsidTr="0060277C">
        <w:trPr>
          <w:trHeight w:val="360"/>
          <w:jc w:val="center"/>
        </w:trPr>
        <w:tc>
          <w:tcPr>
            <w:tcW w:w="10076" w:type="dxa"/>
            <w:gridSpan w:val="8"/>
            <w:tcBorders>
              <w:top w:val="single" w:sz="6" w:space="0" w:color="auto"/>
              <w:bottom w:val="single" w:sz="12" w:space="0" w:color="auto"/>
            </w:tcBorders>
            <w:shd w:val="clear" w:color="auto" w:fill="FFFFFF"/>
            <w:vAlign w:val="center"/>
          </w:tcPr>
          <w:p w14:paraId="616F2A6B" w14:textId="77777777" w:rsidR="009639E5" w:rsidRPr="001D3869" w:rsidRDefault="009639E5" w:rsidP="0060277C">
            <w:pPr>
              <w:ind w:right="-72"/>
              <w:jc w:val="right"/>
              <w:rPr>
                <w:b/>
                <w:i/>
                <w:color w:val="auto"/>
              </w:rPr>
            </w:pPr>
            <w:r w:rsidRPr="001D3869">
              <w:rPr>
                <w:b/>
                <w:i/>
                <w:color w:val="auto"/>
              </w:rPr>
              <w:lastRenderedPageBreak/>
              <w:t>Seam Sealers &amp; Putties</w:t>
            </w:r>
          </w:p>
        </w:tc>
      </w:tr>
      <w:tr w:rsidR="009639E5" w:rsidRPr="001D3869" w14:paraId="051AB05B" w14:textId="77777777" w:rsidTr="0060277C">
        <w:trPr>
          <w:trHeight w:val="360"/>
          <w:jc w:val="center"/>
        </w:trPr>
        <w:tc>
          <w:tcPr>
            <w:tcW w:w="7656" w:type="dxa"/>
            <w:gridSpan w:val="6"/>
            <w:tcBorders>
              <w:top w:val="single" w:sz="12" w:space="0" w:color="auto"/>
              <w:left w:val="single" w:sz="12" w:space="0" w:color="auto"/>
              <w:bottom w:val="single" w:sz="12" w:space="0" w:color="auto"/>
            </w:tcBorders>
            <w:vAlign w:val="center"/>
          </w:tcPr>
          <w:p w14:paraId="2A1F81E4" w14:textId="77777777" w:rsidR="009639E5" w:rsidRPr="001D3869" w:rsidRDefault="009639E5" w:rsidP="0060277C">
            <w:pPr>
              <w:autoSpaceDE/>
              <w:autoSpaceDN/>
              <w:adjustRightInd/>
              <w:spacing w:before="0" w:line="240" w:lineRule="auto"/>
              <w:ind w:left="0"/>
              <w:rPr>
                <w:b/>
                <w:sz w:val="20"/>
                <w:szCs w:val="20"/>
              </w:rPr>
            </w:pPr>
            <w:r w:rsidRPr="001D3869">
              <w:rPr>
                <w:b/>
                <w:sz w:val="20"/>
                <w:szCs w:val="20"/>
              </w:rPr>
              <w:t>Rivet and Seam Sealer - Epoxy (Spray)</w:t>
            </w:r>
          </w:p>
        </w:tc>
        <w:tc>
          <w:tcPr>
            <w:tcW w:w="2420" w:type="dxa"/>
            <w:gridSpan w:val="2"/>
            <w:tcBorders>
              <w:top w:val="single" w:sz="12" w:space="0" w:color="auto"/>
              <w:bottom w:val="single" w:sz="12" w:space="0" w:color="auto"/>
              <w:right w:val="single" w:sz="12" w:space="0" w:color="auto"/>
            </w:tcBorders>
            <w:shd w:val="clear" w:color="auto" w:fill="000000"/>
            <w:vAlign w:val="center"/>
          </w:tcPr>
          <w:p w14:paraId="15C6C25A" w14:textId="77777777" w:rsidR="009639E5" w:rsidRPr="001D3869" w:rsidRDefault="009639E5" w:rsidP="0060277C">
            <w:pPr>
              <w:autoSpaceDE/>
              <w:autoSpaceDN/>
              <w:adjustRightInd/>
              <w:spacing w:before="0" w:line="240" w:lineRule="auto"/>
              <w:ind w:left="0"/>
              <w:jc w:val="center"/>
              <w:rPr>
                <w:b/>
                <w:color w:val="FFFFFF"/>
                <w:sz w:val="36"/>
                <w:szCs w:val="40"/>
              </w:rPr>
            </w:pPr>
            <w:r w:rsidRPr="001D3869">
              <w:rPr>
                <w:b/>
                <w:color w:val="FFFFFF"/>
                <w:sz w:val="36"/>
                <w:szCs w:val="40"/>
              </w:rPr>
              <w:t>13.1</w:t>
            </w:r>
          </w:p>
        </w:tc>
      </w:tr>
      <w:tr w:rsidR="009639E5" w:rsidRPr="001D3869" w14:paraId="3A637B63" w14:textId="77777777" w:rsidTr="0060277C">
        <w:trPr>
          <w:cantSplit/>
          <w:trHeight w:val="288"/>
          <w:jc w:val="center"/>
        </w:trPr>
        <w:tc>
          <w:tcPr>
            <w:tcW w:w="1440" w:type="dxa"/>
            <w:gridSpan w:val="2"/>
            <w:tcBorders>
              <w:top w:val="single" w:sz="12" w:space="0" w:color="auto"/>
            </w:tcBorders>
          </w:tcPr>
          <w:p w14:paraId="6BEC50FC"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Surface Prep:</w:t>
            </w:r>
          </w:p>
        </w:tc>
        <w:tc>
          <w:tcPr>
            <w:tcW w:w="3361" w:type="dxa"/>
            <w:gridSpan w:val="2"/>
            <w:tcBorders>
              <w:top w:val="single" w:sz="12" w:space="0" w:color="auto"/>
            </w:tcBorders>
          </w:tcPr>
          <w:p w14:paraId="116A957A" w14:textId="77777777" w:rsidR="00273F34" w:rsidRPr="00273F34" w:rsidRDefault="00273F34" w:rsidP="00273F34">
            <w:pPr>
              <w:autoSpaceDE/>
              <w:autoSpaceDN/>
              <w:adjustRightInd/>
              <w:spacing w:before="0" w:line="240" w:lineRule="auto"/>
              <w:ind w:left="-72"/>
              <w:rPr>
                <w:sz w:val="16"/>
                <w:szCs w:val="16"/>
              </w:rPr>
            </w:pPr>
            <w:r w:rsidRPr="00273F34">
              <w:rPr>
                <w:sz w:val="16"/>
                <w:szCs w:val="16"/>
              </w:rPr>
              <w:t>SSPC-SP1/SP10(NACENo.</w:t>
            </w:r>
            <w:proofErr w:type="gramStart"/>
            <w:r w:rsidRPr="00273F34">
              <w:rPr>
                <w:sz w:val="16"/>
                <w:szCs w:val="16"/>
              </w:rPr>
              <w:t>2)(</w:t>
            </w:r>
            <w:proofErr w:type="gramEnd"/>
            <w:r w:rsidRPr="00273F34">
              <w:rPr>
                <w:sz w:val="16"/>
                <w:szCs w:val="16"/>
              </w:rPr>
              <w:t>SA2.5)</w:t>
            </w:r>
          </w:p>
          <w:p w14:paraId="6700C739" w14:textId="75B7287D" w:rsidR="009639E5" w:rsidRPr="000C5718" w:rsidRDefault="00273F34" w:rsidP="00273F34">
            <w:pPr>
              <w:autoSpaceDE/>
              <w:autoSpaceDN/>
              <w:adjustRightInd/>
              <w:spacing w:before="0" w:line="240" w:lineRule="auto"/>
              <w:ind w:left="-72"/>
              <w:rPr>
                <w:sz w:val="16"/>
                <w:szCs w:val="16"/>
              </w:rPr>
            </w:pPr>
            <w:r w:rsidRPr="00273F34">
              <w:rPr>
                <w:sz w:val="16"/>
                <w:szCs w:val="16"/>
              </w:rPr>
              <w:t>Near-white</w:t>
            </w:r>
            <w:r w:rsidR="00E87E55">
              <w:rPr>
                <w:sz w:val="16"/>
                <w:szCs w:val="16"/>
              </w:rPr>
              <w:t xml:space="preserve"> </w:t>
            </w:r>
            <w:r w:rsidRPr="00273F34">
              <w:rPr>
                <w:sz w:val="16"/>
                <w:szCs w:val="16"/>
              </w:rPr>
              <w:t>blast</w:t>
            </w:r>
            <w:r w:rsidR="00E87E55">
              <w:rPr>
                <w:sz w:val="16"/>
                <w:szCs w:val="16"/>
              </w:rPr>
              <w:t xml:space="preserve"> </w:t>
            </w:r>
            <w:r w:rsidRPr="00273F34">
              <w:rPr>
                <w:sz w:val="16"/>
                <w:szCs w:val="16"/>
              </w:rPr>
              <w:t>cleanliness.</w:t>
            </w:r>
          </w:p>
        </w:tc>
        <w:tc>
          <w:tcPr>
            <w:tcW w:w="990" w:type="dxa"/>
            <w:tcBorders>
              <w:top w:val="single" w:sz="12" w:space="0" w:color="auto"/>
            </w:tcBorders>
          </w:tcPr>
          <w:p w14:paraId="23E7C880" w14:textId="77777777" w:rsidR="009639E5" w:rsidRPr="000C5718" w:rsidRDefault="009639E5" w:rsidP="0060277C">
            <w:pPr>
              <w:autoSpaceDE/>
              <w:autoSpaceDN/>
              <w:adjustRightInd/>
              <w:spacing w:before="0" w:line="240" w:lineRule="auto"/>
              <w:ind w:left="0" w:right="-72"/>
              <w:jc w:val="right"/>
              <w:rPr>
                <w:b/>
                <w:sz w:val="16"/>
                <w:szCs w:val="16"/>
              </w:rPr>
            </w:pPr>
            <w:r w:rsidRPr="000C5718">
              <w:rPr>
                <w:b/>
                <w:sz w:val="16"/>
                <w:szCs w:val="16"/>
              </w:rPr>
              <w:t>Touch Up:</w:t>
            </w:r>
          </w:p>
        </w:tc>
        <w:tc>
          <w:tcPr>
            <w:tcW w:w="4285" w:type="dxa"/>
            <w:gridSpan w:val="3"/>
            <w:vMerge w:val="restart"/>
            <w:tcBorders>
              <w:top w:val="single" w:sz="12" w:space="0" w:color="auto"/>
            </w:tcBorders>
          </w:tcPr>
          <w:p w14:paraId="0E039478" w14:textId="77777777" w:rsidR="009639E5" w:rsidRPr="001D3869" w:rsidRDefault="009639E5" w:rsidP="0060277C">
            <w:pPr>
              <w:ind w:left="-72"/>
              <w:rPr>
                <w:sz w:val="16"/>
                <w:szCs w:val="16"/>
              </w:rPr>
            </w:pPr>
          </w:p>
        </w:tc>
      </w:tr>
      <w:tr w:rsidR="009639E5" w:rsidRPr="001D3869" w14:paraId="2081B749" w14:textId="77777777" w:rsidTr="0060277C">
        <w:trPr>
          <w:cantSplit/>
          <w:trHeight w:val="288"/>
          <w:jc w:val="center"/>
        </w:trPr>
        <w:tc>
          <w:tcPr>
            <w:tcW w:w="1440" w:type="dxa"/>
            <w:gridSpan w:val="2"/>
          </w:tcPr>
          <w:p w14:paraId="15815CDC"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Anchor Pattern:</w:t>
            </w:r>
          </w:p>
        </w:tc>
        <w:tc>
          <w:tcPr>
            <w:tcW w:w="3361" w:type="dxa"/>
            <w:gridSpan w:val="2"/>
          </w:tcPr>
          <w:p w14:paraId="1ED419DF" w14:textId="77777777" w:rsidR="009639E5" w:rsidRPr="000C5718" w:rsidRDefault="009639E5" w:rsidP="0060277C">
            <w:pPr>
              <w:autoSpaceDE/>
              <w:autoSpaceDN/>
              <w:adjustRightInd/>
              <w:spacing w:before="0" w:line="240" w:lineRule="auto"/>
              <w:ind w:left="-72"/>
              <w:rPr>
                <w:color w:val="auto"/>
                <w:sz w:val="16"/>
                <w:szCs w:val="16"/>
              </w:rPr>
            </w:pPr>
            <w:r w:rsidRPr="000C5718">
              <w:rPr>
                <w:color w:val="auto"/>
                <w:sz w:val="16"/>
                <w:szCs w:val="16"/>
              </w:rPr>
              <w:t>0.051 – 0.076 mm. (2.0 - 3.0 mils).</w:t>
            </w:r>
          </w:p>
        </w:tc>
        <w:tc>
          <w:tcPr>
            <w:tcW w:w="990" w:type="dxa"/>
          </w:tcPr>
          <w:p w14:paraId="49F15175" w14:textId="77777777" w:rsidR="009639E5" w:rsidRPr="000C5718" w:rsidRDefault="009639E5" w:rsidP="0060277C">
            <w:pPr>
              <w:jc w:val="right"/>
              <w:rPr>
                <w:b/>
                <w:sz w:val="16"/>
                <w:szCs w:val="16"/>
              </w:rPr>
            </w:pPr>
          </w:p>
        </w:tc>
        <w:tc>
          <w:tcPr>
            <w:tcW w:w="4285" w:type="dxa"/>
            <w:gridSpan w:val="3"/>
            <w:vMerge/>
            <w:vAlign w:val="center"/>
          </w:tcPr>
          <w:p w14:paraId="49CEE05A" w14:textId="77777777" w:rsidR="009639E5" w:rsidRPr="001D3869" w:rsidRDefault="009639E5" w:rsidP="0060277C"/>
        </w:tc>
      </w:tr>
      <w:tr w:rsidR="009639E5" w:rsidRPr="001D3869" w14:paraId="659B2AE6" w14:textId="77777777" w:rsidTr="0060277C">
        <w:trPr>
          <w:cantSplit/>
          <w:trHeight w:val="288"/>
          <w:jc w:val="center"/>
        </w:trPr>
        <w:tc>
          <w:tcPr>
            <w:tcW w:w="1440" w:type="dxa"/>
            <w:gridSpan w:val="2"/>
            <w:tcBorders>
              <w:bottom w:val="single" w:sz="12" w:space="0" w:color="auto"/>
            </w:tcBorders>
          </w:tcPr>
          <w:p w14:paraId="2B613626"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Total DFT:</w:t>
            </w:r>
          </w:p>
        </w:tc>
        <w:tc>
          <w:tcPr>
            <w:tcW w:w="3361" w:type="dxa"/>
            <w:gridSpan w:val="2"/>
            <w:tcBorders>
              <w:bottom w:val="single" w:sz="12" w:space="0" w:color="auto"/>
            </w:tcBorders>
          </w:tcPr>
          <w:p w14:paraId="4B672659" w14:textId="77777777" w:rsidR="009639E5" w:rsidRPr="00BE0456"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Borders>
              <w:bottom w:val="single" w:sz="12" w:space="0" w:color="auto"/>
            </w:tcBorders>
          </w:tcPr>
          <w:p w14:paraId="4F36F64E" w14:textId="77777777" w:rsidR="009639E5" w:rsidRPr="001D3869" w:rsidRDefault="009639E5" w:rsidP="0060277C">
            <w:pPr>
              <w:jc w:val="right"/>
              <w:rPr>
                <w:b/>
                <w:sz w:val="16"/>
                <w:szCs w:val="16"/>
              </w:rPr>
            </w:pPr>
          </w:p>
        </w:tc>
        <w:tc>
          <w:tcPr>
            <w:tcW w:w="4285" w:type="dxa"/>
            <w:gridSpan w:val="3"/>
            <w:vMerge/>
            <w:tcBorders>
              <w:bottom w:val="single" w:sz="12" w:space="0" w:color="auto"/>
            </w:tcBorders>
            <w:vAlign w:val="center"/>
          </w:tcPr>
          <w:p w14:paraId="0A93DD3D" w14:textId="77777777" w:rsidR="009639E5" w:rsidRPr="001D3869" w:rsidRDefault="009639E5" w:rsidP="0060277C"/>
        </w:tc>
      </w:tr>
      <w:tr w:rsidR="009639E5" w:rsidRPr="001D3869" w14:paraId="59477D53" w14:textId="77777777" w:rsidTr="0060277C">
        <w:trPr>
          <w:trHeight w:val="360"/>
          <w:jc w:val="center"/>
        </w:trPr>
        <w:tc>
          <w:tcPr>
            <w:tcW w:w="1985" w:type="dxa"/>
            <w:gridSpan w:val="3"/>
            <w:tcBorders>
              <w:top w:val="single" w:sz="12" w:space="0" w:color="auto"/>
              <w:left w:val="single" w:sz="12" w:space="0" w:color="auto"/>
              <w:bottom w:val="single" w:sz="12" w:space="0" w:color="auto"/>
            </w:tcBorders>
            <w:shd w:val="clear" w:color="auto" w:fill="000000"/>
            <w:vAlign w:val="center"/>
          </w:tcPr>
          <w:p w14:paraId="0CC9AD2C"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16" w:type="dxa"/>
            <w:tcBorders>
              <w:top w:val="single" w:sz="12" w:space="0" w:color="auto"/>
              <w:bottom w:val="single" w:sz="12" w:space="0" w:color="auto"/>
            </w:tcBorders>
            <w:shd w:val="clear" w:color="auto" w:fill="000000"/>
            <w:vAlign w:val="center"/>
          </w:tcPr>
          <w:p w14:paraId="30052EE0"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55" w:type="dxa"/>
            <w:gridSpan w:val="2"/>
            <w:tcBorders>
              <w:top w:val="single" w:sz="12" w:space="0" w:color="auto"/>
              <w:bottom w:val="single" w:sz="12" w:space="0" w:color="auto"/>
            </w:tcBorders>
            <w:shd w:val="clear" w:color="auto" w:fill="000000"/>
            <w:vAlign w:val="center"/>
          </w:tcPr>
          <w:p w14:paraId="51E42290"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881" w:type="dxa"/>
            <w:tcBorders>
              <w:top w:val="single" w:sz="12" w:space="0" w:color="auto"/>
              <w:bottom w:val="single" w:sz="12" w:space="0" w:color="auto"/>
            </w:tcBorders>
            <w:shd w:val="clear" w:color="auto" w:fill="000000"/>
            <w:vAlign w:val="center"/>
          </w:tcPr>
          <w:p w14:paraId="380ECA53" w14:textId="77777777" w:rsidR="009639E5" w:rsidRPr="001D3869" w:rsidRDefault="009639E5" w:rsidP="0060277C">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539" w:type="dxa"/>
            <w:tcBorders>
              <w:top w:val="single" w:sz="12" w:space="0" w:color="auto"/>
              <w:bottom w:val="single" w:sz="12" w:space="0" w:color="auto"/>
              <w:right w:val="single" w:sz="12" w:space="0" w:color="auto"/>
            </w:tcBorders>
            <w:shd w:val="clear" w:color="auto" w:fill="000000"/>
            <w:vAlign w:val="center"/>
          </w:tcPr>
          <w:p w14:paraId="2A74AE17" w14:textId="77777777" w:rsidR="009639E5" w:rsidRPr="001D3869" w:rsidRDefault="009639E5" w:rsidP="0060277C">
            <w:pPr>
              <w:autoSpaceDE/>
              <w:autoSpaceDN/>
              <w:adjustRightInd/>
              <w:spacing w:before="0" w:line="240" w:lineRule="auto"/>
              <w:ind w:left="-58"/>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9639E5" w:rsidRPr="001D3869" w14:paraId="4A006181" w14:textId="77777777" w:rsidTr="001E5A93">
        <w:trPr>
          <w:trHeight w:val="361"/>
          <w:jc w:val="center"/>
        </w:trPr>
        <w:tc>
          <w:tcPr>
            <w:tcW w:w="1985" w:type="dxa"/>
            <w:gridSpan w:val="3"/>
            <w:vAlign w:val="center"/>
          </w:tcPr>
          <w:p w14:paraId="269FB23E" w14:textId="77777777" w:rsidR="009639E5" w:rsidRPr="00561095" w:rsidRDefault="009639E5" w:rsidP="0060277C">
            <w:pPr>
              <w:autoSpaceDE/>
              <w:autoSpaceDN/>
              <w:adjustRightInd/>
              <w:spacing w:before="0" w:line="240" w:lineRule="auto"/>
              <w:ind w:left="0"/>
              <w:rPr>
                <w:b/>
                <w:sz w:val="16"/>
                <w:szCs w:val="16"/>
              </w:rPr>
            </w:pPr>
            <w:r w:rsidRPr="00561095">
              <w:rPr>
                <w:b/>
                <w:sz w:val="16"/>
                <w:szCs w:val="16"/>
              </w:rPr>
              <w:t>Epoxy</w:t>
            </w:r>
          </w:p>
        </w:tc>
        <w:tc>
          <w:tcPr>
            <w:tcW w:w="2816" w:type="dxa"/>
            <w:vAlign w:val="center"/>
          </w:tcPr>
          <w:p w14:paraId="5785CD3D" w14:textId="77777777" w:rsidR="009639E5" w:rsidRPr="00561095" w:rsidRDefault="009639E5" w:rsidP="0060277C">
            <w:pPr>
              <w:autoSpaceDE/>
              <w:autoSpaceDN/>
              <w:adjustRightInd/>
              <w:spacing w:before="0" w:line="240" w:lineRule="auto"/>
              <w:ind w:left="0"/>
              <w:rPr>
                <w:sz w:val="16"/>
                <w:szCs w:val="16"/>
              </w:rPr>
            </w:pPr>
            <w:r w:rsidRPr="00544083">
              <w:rPr>
                <w:sz w:val="16"/>
                <w:szCs w:val="16"/>
              </w:rPr>
              <w:t>Belzona</w:t>
            </w:r>
          </w:p>
        </w:tc>
        <w:tc>
          <w:tcPr>
            <w:tcW w:w="2855" w:type="dxa"/>
            <w:gridSpan w:val="2"/>
            <w:vAlign w:val="center"/>
          </w:tcPr>
          <w:p w14:paraId="29810889" w14:textId="21F32349" w:rsidR="009639E5" w:rsidRPr="002029DC" w:rsidRDefault="009639E5" w:rsidP="00EC138F">
            <w:pPr>
              <w:autoSpaceDE/>
              <w:autoSpaceDN/>
              <w:adjustRightInd/>
              <w:spacing w:before="0" w:line="240" w:lineRule="auto"/>
              <w:ind w:left="0"/>
              <w:rPr>
                <w:sz w:val="16"/>
                <w:szCs w:val="16"/>
              </w:rPr>
            </w:pPr>
            <w:r w:rsidRPr="002029DC">
              <w:rPr>
                <w:sz w:val="16"/>
                <w:szCs w:val="16"/>
              </w:rPr>
              <w:t>1391S (Spray)</w:t>
            </w:r>
          </w:p>
        </w:tc>
        <w:tc>
          <w:tcPr>
            <w:tcW w:w="881" w:type="dxa"/>
            <w:vAlign w:val="center"/>
          </w:tcPr>
          <w:p w14:paraId="56313860" w14:textId="314DC6D6" w:rsidR="009639E5" w:rsidRPr="00561095" w:rsidRDefault="009639E5" w:rsidP="006C14F3">
            <w:pPr>
              <w:autoSpaceDE/>
              <w:autoSpaceDN/>
              <w:adjustRightInd/>
              <w:spacing w:before="0" w:line="240" w:lineRule="auto"/>
              <w:ind w:left="0"/>
              <w:jc w:val="center"/>
              <w:rPr>
                <w:sz w:val="16"/>
                <w:szCs w:val="16"/>
              </w:rPr>
            </w:pPr>
            <w:r>
              <w:rPr>
                <w:sz w:val="16"/>
                <w:szCs w:val="16"/>
              </w:rPr>
              <w:t>20</w:t>
            </w:r>
          </w:p>
        </w:tc>
        <w:tc>
          <w:tcPr>
            <w:tcW w:w="1539" w:type="dxa"/>
            <w:vAlign w:val="center"/>
          </w:tcPr>
          <w:p w14:paraId="394C9517" w14:textId="04188558" w:rsidR="009639E5" w:rsidRPr="00561095" w:rsidRDefault="009639E5" w:rsidP="00402925">
            <w:pPr>
              <w:autoSpaceDE/>
              <w:autoSpaceDN/>
              <w:adjustRightInd/>
              <w:spacing w:before="0" w:line="240" w:lineRule="auto"/>
              <w:ind w:left="0"/>
              <w:jc w:val="center"/>
              <w:rPr>
                <w:sz w:val="16"/>
                <w:szCs w:val="16"/>
              </w:rPr>
            </w:pPr>
            <w:del w:id="1507" w:author="Kurmanov, Aidyn [STAMGazStroy LLP]" w:date="2025-12-09T16:52:00Z" w16du:dateUtc="2025-12-09T11:52:00Z">
              <w:r w:rsidRPr="00561095">
                <w:rPr>
                  <w:sz w:val="16"/>
                  <w:szCs w:val="16"/>
                </w:rPr>
                <w:delText>93</w:delText>
              </w:r>
            </w:del>
            <w:ins w:id="1508" w:author="Kurmanov, Aidyn [STAMGazStroy LLP]" w:date="2025-12-09T16:52:00Z" w16du:dateUtc="2025-12-09T11:52:00Z">
              <w:r w:rsidR="0036012D">
                <w:rPr>
                  <w:sz w:val="16"/>
                  <w:szCs w:val="16"/>
                </w:rPr>
                <w:t>110</w:t>
              </w:r>
            </w:ins>
            <w:r w:rsidRPr="00561095">
              <w:rPr>
                <w:sz w:val="16"/>
                <w:szCs w:val="16"/>
              </w:rPr>
              <w:t>°C (</w:t>
            </w:r>
            <w:del w:id="1509" w:author="Kurmanov, Aidyn [STAMGazStroy LLP]" w:date="2025-12-09T16:52:00Z" w16du:dateUtc="2025-12-09T11:52:00Z">
              <w:r w:rsidRPr="00561095">
                <w:rPr>
                  <w:sz w:val="16"/>
                  <w:szCs w:val="16"/>
                </w:rPr>
                <w:delText>200</w:delText>
              </w:r>
            </w:del>
            <w:ins w:id="1510" w:author="Kurmanov, Aidyn [STAMGazStroy LLP]" w:date="2025-12-09T16:52:00Z" w16du:dateUtc="2025-12-09T11:52:00Z">
              <w:r w:rsidR="0036012D">
                <w:rPr>
                  <w:sz w:val="16"/>
                  <w:szCs w:val="16"/>
                </w:rPr>
                <w:t>230</w:t>
              </w:r>
            </w:ins>
            <w:r w:rsidRPr="00561095">
              <w:rPr>
                <w:sz w:val="16"/>
                <w:szCs w:val="16"/>
              </w:rPr>
              <w:t>°F)</w:t>
            </w:r>
          </w:p>
        </w:tc>
      </w:tr>
      <w:tr w:rsidR="009639E5" w:rsidRPr="001D3869" w14:paraId="4BADEDEC" w14:textId="77777777" w:rsidTr="001E5A93">
        <w:trPr>
          <w:trHeight w:val="454"/>
          <w:jc w:val="center"/>
        </w:trPr>
        <w:tc>
          <w:tcPr>
            <w:tcW w:w="1985" w:type="dxa"/>
            <w:gridSpan w:val="3"/>
            <w:vAlign w:val="center"/>
          </w:tcPr>
          <w:p w14:paraId="0BA97D04" w14:textId="77777777" w:rsidR="009639E5" w:rsidRPr="00561095" w:rsidRDefault="009639E5" w:rsidP="0060277C">
            <w:pPr>
              <w:autoSpaceDE/>
              <w:autoSpaceDN/>
              <w:adjustRightInd/>
              <w:spacing w:before="0" w:line="240" w:lineRule="auto"/>
              <w:ind w:left="0"/>
              <w:rPr>
                <w:b/>
                <w:sz w:val="16"/>
                <w:szCs w:val="16"/>
              </w:rPr>
            </w:pPr>
            <w:r w:rsidRPr="00561095">
              <w:rPr>
                <w:b/>
                <w:sz w:val="16"/>
                <w:szCs w:val="16"/>
              </w:rPr>
              <w:t xml:space="preserve">Rivet and </w:t>
            </w:r>
            <w:proofErr w:type="gramStart"/>
            <w:r w:rsidRPr="00561095">
              <w:rPr>
                <w:b/>
                <w:sz w:val="16"/>
                <w:szCs w:val="16"/>
              </w:rPr>
              <w:t>Seam</w:t>
            </w:r>
            <w:proofErr w:type="gramEnd"/>
          </w:p>
        </w:tc>
        <w:tc>
          <w:tcPr>
            <w:tcW w:w="2816" w:type="dxa"/>
            <w:vAlign w:val="center"/>
          </w:tcPr>
          <w:p w14:paraId="002DAC31" w14:textId="77777777" w:rsidR="009639E5" w:rsidRPr="00561095" w:rsidRDefault="009639E5" w:rsidP="0060277C">
            <w:pPr>
              <w:autoSpaceDE/>
              <w:autoSpaceDN/>
              <w:adjustRightInd/>
              <w:spacing w:before="0" w:line="240" w:lineRule="auto"/>
              <w:ind w:left="0"/>
              <w:rPr>
                <w:sz w:val="16"/>
                <w:szCs w:val="16"/>
              </w:rPr>
            </w:pPr>
            <w:r w:rsidRPr="00561095">
              <w:rPr>
                <w:sz w:val="16"/>
                <w:szCs w:val="16"/>
              </w:rPr>
              <w:t>PPG</w:t>
            </w:r>
          </w:p>
        </w:tc>
        <w:tc>
          <w:tcPr>
            <w:tcW w:w="2855" w:type="dxa"/>
            <w:gridSpan w:val="2"/>
            <w:vAlign w:val="center"/>
          </w:tcPr>
          <w:p w14:paraId="73338DF1" w14:textId="77777777" w:rsidR="009639E5" w:rsidRPr="002029DC" w:rsidRDefault="009639E5" w:rsidP="00EC138F">
            <w:pPr>
              <w:autoSpaceDE/>
              <w:autoSpaceDN/>
              <w:adjustRightInd/>
              <w:spacing w:before="0" w:line="240" w:lineRule="auto"/>
              <w:ind w:left="0"/>
              <w:rPr>
                <w:sz w:val="16"/>
                <w:szCs w:val="16"/>
              </w:rPr>
            </w:pPr>
            <w:proofErr w:type="spellStart"/>
            <w:r w:rsidRPr="002029DC">
              <w:rPr>
                <w:sz w:val="16"/>
                <w:szCs w:val="16"/>
              </w:rPr>
              <w:t>Sigmaguard</w:t>
            </w:r>
            <w:proofErr w:type="spellEnd"/>
            <w:r w:rsidRPr="002029DC">
              <w:rPr>
                <w:sz w:val="16"/>
                <w:szCs w:val="16"/>
              </w:rPr>
              <w:t xml:space="preserve"> CSF 650</w:t>
            </w:r>
          </w:p>
          <w:p w14:paraId="1BD954F5" w14:textId="77777777" w:rsidR="009639E5" w:rsidRPr="002029DC" w:rsidRDefault="009639E5" w:rsidP="00EC138F">
            <w:pPr>
              <w:autoSpaceDE/>
              <w:autoSpaceDN/>
              <w:adjustRightInd/>
              <w:spacing w:before="0" w:line="240" w:lineRule="auto"/>
              <w:ind w:left="0"/>
              <w:rPr>
                <w:sz w:val="16"/>
                <w:szCs w:val="16"/>
              </w:rPr>
            </w:pPr>
            <w:proofErr w:type="spellStart"/>
            <w:r w:rsidRPr="002029DC">
              <w:rPr>
                <w:sz w:val="16"/>
                <w:szCs w:val="16"/>
              </w:rPr>
              <w:t>Amercoat</w:t>
            </w:r>
            <w:proofErr w:type="spellEnd"/>
            <w:r w:rsidRPr="002029DC">
              <w:rPr>
                <w:sz w:val="16"/>
                <w:szCs w:val="16"/>
              </w:rPr>
              <w:t xml:space="preserve"> 114A</w:t>
            </w:r>
          </w:p>
        </w:tc>
        <w:tc>
          <w:tcPr>
            <w:tcW w:w="881" w:type="dxa"/>
            <w:vAlign w:val="center"/>
          </w:tcPr>
          <w:p w14:paraId="7B9D0D59" w14:textId="31D3B93B" w:rsidR="009639E5" w:rsidRDefault="009639E5" w:rsidP="006C14F3">
            <w:pPr>
              <w:autoSpaceDE/>
              <w:autoSpaceDN/>
              <w:adjustRightInd/>
              <w:spacing w:before="0" w:line="240" w:lineRule="auto"/>
              <w:ind w:left="0"/>
              <w:jc w:val="center"/>
              <w:rPr>
                <w:sz w:val="16"/>
                <w:szCs w:val="16"/>
              </w:rPr>
            </w:pPr>
            <w:del w:id="1511" w:author="Kurmanov, Aidyn [STAMGazStroy LLP]" w:date="2025-12-09T16:51:00Z" w16du:dateUtc="2025-12-09T11:51:00Z">
              <w:r w:rsidRPr="00561095">
                <w:rPr>
                  <w:sz w:val="16"/>
                  <w:szCs w:val="16"/>
                </w:rPr>
                <w:delText>0</w:delText>
              </w:r>
            </w:del>
            <w:ins w:id="1512" w:author="Kurmanov, Aidyn [STAMGazStroy LLP]" w:date="2025-12-09T16:51:00Z" w16du:dateUtc="2025-12-09T11:51:00Z">
              <w:r w:rsidR="0036012D">
                <w:rPr>
                  <w:sz w:val="16"/>
                  <w:szCs w:val="16"/>
                </w:rPr>
                <w:t>120</w:t>
              </w:r>
            </w:ins>
          </w:p>
          <w:p w14:paraId="53160113" w14:textId="4379A90F" w:rsidR="009639E5" w:rsidRPr="00561095" w:rsidRDefault="009639E5" w:rsidP="006C14F3">
            <w:pPr>
              <w:autoSpaceDE/>
              <w:autoSpaceDN/>
              <w:adjustRightInd/>
              <w:spacing w:before="0" w:line="240" w:lineRule="auto"/>
              <w:ind w:left="0"/>
              <w:jc w:val="center"/>
              <w:rPr>
                <w:sz w:val="16"/>
                <w:szCs w:val="16"/>
              </w:rPr>
            </w:pPr>
            <w:del w:id="1513" w:author="Kurmanov, Aidyn [STAMGazStroy LLP]" w:date="2025-12-09T16:51:00Z" w16du:dateUtc="2025-12-09T11:51:00Z">
              <w:r>
                <w:rPr>
                  <w:sz w:val="16"/>
                  <w:szCs w:val="16"/>
                </w:rPr>
                <w:delText>4</w:delText>
              </w:r>
            </w:del>
            <w:ins w:id="1514" w:author="Kurmanov, Aidyn [STAMGazStroy LLP]" w:date="2025-12-09T16:51:00Z" w16du:dateUtc="2025-12-09T11:51:00Z">
              <w:r w:rsidR="0036012D">
                <w:rPr>
                  <w:sz w:val="16"/>
                  <w:szCs w:val="16"/>
                </w:rPr>
                <w:t>120</w:t>
              </w:r>
            </w:ins>
          </w:p>
        </w:tc>
        <w:tc>
          <w:tcPr>
            <w:tcW w:w="1539" w:type="dxa"/>
            <w:vAlign w:val="center"/>
          </w:tcPr>
          <w:p w14:paraId="0E34058E" w14:textId="4585622D" w:rsidR="009639E5" w:rsidRDefault="009639E5" w:rsidP="00402925">
            <w:pPr>
              <w:autoSpaceDE/>
              <w:autoSpaceDN/>
              <w:adjustRightInd/>
              <w:spacing w:before="0" w:line="240" w:lineRule="auto"/>
              <w:ind w:left="0" w:right="-46"/>
              <w:jc w:val="center"/>
              <w:rPr>
                <w:sz w:val="16"/>
                <w:szCs w:val="16"/>
              </w:rPr>
            </w:pPr>
            <w:del w:id="1515" w:author="Kurmanov, Aidyn [STAMGazStroy LLP]" w:date="2025-12-09T16:51:00Z" w16du:dateUtc="2025-12-09T11:51:00Z">
              <w:r w:rsidRPr="00561095">
                <w:rPr>
                  <w:sz w:val="16"/>
                  <w:szCs w:val="16"/>
                </w:rPr>
                <w:delText>9</w:delText>
              </w:r>
              <w:r>
                <w:rPr>
                  <w:sz w:val="16"/>
                  <w:szCs w:val="16"/>
                </w:rPr>
                <w:delText>5</w:delText>
              </w:r>
            </w:del>
            <w:ins w:id="1516" w:author="Kurmanov, Aidyn [STAMGazStroy LLP]" w:date="2025-12-09T16:51:00Z" w16du:dateUtc="2025-12-09T11:51:00Z">
              <w:r w:rsidR="0036012D">
                <w:rPr>
                  <w:sz w:val="16"/>
                  <w:szCs w:val="16"/>
                </w:rPr>
                <w:t>82</w:t>
              </w:r>
              <w:del w:id="1517" w:author="Issayevskiy, Konstantin [STAMGazStroy LLP]" w:date="2025-12-11T14:11:00Z" w16du:dateUtc="2025-12-11T09:11:00Z">
                <w:r w:rsidR="0036012D" w:rsidDel="00AB75D8">
                  <w:rPr>
                    <w:sz w:val="16"/>
                    <w:szCs w:val="16"/>
                  </w:rPr>
                  <w:delText>.2</w:delText>
                </w:r>
              </w:del>
            </w:ins>
            <w:r w:rsidRPr="00561095">
              <w:rPr>
                <w:sz w:val="16"/>
                <w:szCs w:val="16"/>
              </w:rPr>
              <w:t>°C (</w:t>
            </w:r>
            <w:del w:id="1518" w:author="Kurmanov, Aidyn [STAMGazStroy LLP]" w:date="2025-12-09T16:51:00Z" w16du:dateUtc="2025-12-09T11:51:00Z">
              <w:r w:rsidRPr="00561095">
                <w:rPr>
                  <w:sz w:val="16"/>
                  <w:szCs w:val="16"/>
                </w:rPr>
                <w:delText>20</w:delText>
              </w:r>
              <w:r>
                <w:rPr>
                  <w:sz w:val="16"/>
                  <w:szCs w:val="16"/>
                </w:rPr>
                <w:delText>3</w:delText>
              </w:r>
            </w:del>
            <w:ins w:id="1519" w:author="Kurmanov, Aidyn [STAMGazStroy LLP]" w:date="2025-12-09T16:51:00Z" w16du:dateUtc="2025-12-09T11:51:00Z">
              <w:r w:rsidR="0036012D">
                <w:rPr>
                  <w:sz w:val="16"/>
                  <w:szCs w:val="16"/>
                </w:rPr>
                <w:t>180</w:t>
              </w:r>
            </w:ins>
            <w:r w:rsidRPr="00561095">
              <w:rPr>
                <w:sz w:val="16"/>
                <w:szCs w:val="16"/>
              </w:rPr>
              <w:t xml:space="preserve">°F) </w:t>
            </w:r>
          </w:p>
          <w:p w14:paraId="7CC5CF48" w14:textId="33CEC6E3" w:rsidR="009639E5" w:rsidRPr="00561095" w:rsidRDefault="009639E5" w:rsidP="00402925">
            <w:pPr>
              <w:autoSpaceDE/>
              <w:autoSpaceDN/>
              <w:adjustRightInd/>
              <w:spacing w:before="0" w:line="240" w:lineRule="auto"/>
              <w:ind w:left="0" w:right="-46"/>
              <w:jc w:val="center"/>
              <w:rPr>
                <w:sz w:val="16"/>
                <w:szCs w:val="16"/>
              </w:rPr>
            </w:pPr>
            <w:del w:id="1520" w:author="Kurmanov, Aidyn [STAMGazStroy LLP]" w:date="2025-12-09T16:51:00Z" w16du:dateUtc="2025-12-09T11:51:00Z">
              <w:r w:rsidRPr="00561095">
                <w:rPr>
                  <w:sz w:val="16"/>
                  <w:szCs w:val="16"/>
                </w:rPr>
                <w:delText>9</w:delText>
              </w:r>
              <w:r>
                <w:rPr>
                  <w:sz w:val="16"/>
                  <w:szCs w:val="16"/>
                </w:rPr>
                <w:delText>5</w:delText>
              </w:r>
            </w:del>
            <w:ins w:id="1521" w:author="Kurmanov, Aidyn [STAMGazStroy LLP]" w:date="2025-12-09T16:51:00Z" w16du:dateUtc="2025-12-09T11:51:00Z">
              <w:r w:rsidR="0036012D">
                <w:rPr>
                  <w:sz w:val="16"/>
                  <w:szCs w:val="16"/>
                </w:rPr>
                <w:t>82</w:t>
              </w:r>
              <w:del w:id="1522" w:author="Issayevskiy, Konstantin [STAMGazStroy LLP]" w:date="2025-12-11T14:11:00Z" w16du:dateUtc="2025-12-11T09:11:00Z">
                <w:r w:rsidR="0036012D" w:rsidDel="00AB75D8">
                  <w:rPr>
                    <w:sz w:val="16"/>
                    <w:szCs w:val="16"/>
                  </w:rPr>
                  <w:delText>.2</w:delText>
                </w:r>
              </w:del>
            </w:ins>
            <w:r w:rsidRPr="00561095">
              <w:rPr>
                <w:sz w:val="16"/>
                <w:szCs w:val="16"/>
              </w:rPr>
              <w:t>°C (</w:t>
            </w:r>
            <w:del w:id="1523" w:author="Kurmanov, Aidyn [STAMGazStroy LLP]" w:date="2025-12-09T16:51:00Z" w16du:dateUtc="2025-12-09T11:51:00Z">
              <w:r w:rsidRPr="00561095">
                <w:rPr>
                  <w:sz w:val="16"/>
                  <w:szCs w:val="16"/>
                </w:rPr>
                <w:delText>20</w:delText>
              </w:r>
              <w:r>
                <w:rPr>
                  <w:sz w:val="16"/>
                  <w:szCs w:val="16"/>
                </w:rPr>
                <w:delText>3</w:delText>
              </w:r>
            </w:del>
            <w:ins w:id="1524" w:author="Kurmanov, Aidyn [STAMGazStroy LLP]" w:date="2025-12-09T16:51:00Z" w16du:dateUtc="2025-12-09T11:51:00Z">
              <w:r w:rsidR="0036012D">
                <w:rPr>
                  <w:sz w:val="16"/>
                  <w:szCs w:val="16"/>
                </w:rPr>
                <w:t>180</w:t>
              </w:r>
            </w:ins>
            <w:r w:rsidRPr="00561095">
              <w:rPr>
                <w:sz w:val="16"/>
                <w:szCs w:val="16"/>
              </w:rPr>
              <w:t>°F)</w:t>
            </w:r>
          </w:p>
        </w:tc>
      </w:tr>
      <w:tr w:rsidR="009639E5" w:rsidRPr="001D3869" w14:paraId="3D877DDB" w14:textId="77777777" w:rsidTr="00402925">
        <w:trPr>
          <w:trHeight w:val="382"/>
          <w:jc w:val="center"/>
        </w:trPr>
        <w:tc>
          <w:tcPr>
            <w:tcW w:w="1985" w:type="dxa"/>
            <w:gridSpan w:val="3"/>
            <w:vAlign w:val="center"/>
          </w:tcPr>
          <w:p w14:paraId="6A8D5ECF" w14:textId="77777777" w:rsidR="009639E5" w:rsidRPr="00561095" w:rsidRDefault="009639E5" w:rsidP="0060277C">
            <w:pPr>
              <w:autoSpaceDE/>
              <w:autoSpaceDN/>
              <w:adjustRightInd/>
              <w:spacing w:before="0" w:line="240" w:lineRule="auto"/>
              <w:ind w:left="0"/>
              <w:rPr>
                <w:b/>
                <w:sz w:val="16"/>
                <w:szCs w:val="16"/>
              </w:rPr>
            </w:pPr>
            <w:r w:rsidRPr="00561095">
              <w:rPr>
                <w:b/>
                <w:sz w:val="16"/>
                <w:szCs w:val="16"/>
              </w:rPr>
              <w:t>Sealer (Trowel)</w:t>
            </w:r>
          </w:p>
        </w:tc>
        <w:tc>
          <w:tcPr>
            <w:tcW w:w="2816" w:type="dxa"/>
            <w:vAlign w:val="center"/>
          </w:tcPr>
          <w:p w14:paraId="4C7B1080" w14:textId="77777777" w:rsidR="009639E5" w:rsidRPr="00561095" w:rsidRDefault="009639E5" w:rsidP="0060277C">
            <w:pPr>
              <w:autoSpaceDE/>
              <w:autoSpaceDN/>
              <w:adjustRightInd/>
              <w:spacing w:before="0" w:line="240" w:lineRule="auto"/>
              <w:ind w:left="0"/>
              <w:rPr>
                <w:sz w:val="16"/>
                <w:szCs w:val="16"/>
              </w:rPr>
            </w:pPr>
            <w:r w:rsidRPr="00561095">
              <w:rPr>
                <w:sz w:val="16"/>
                <w:szCs w:val="16"/>
              </w:rPr>
              <w:t>Carboline</w:t>
            </w:r>
          </w:p>
        </w:tc>
        <w:tc>
          <w:tcPr>
            <w:tcW w:w="2855" w:type="dxa"/>
            <w:gridSpan w:val="2"/>
            <w:vAlign w:val="center"/>
          </w:tcPr>
          <w:p w14:paraId="2834EE85" w14:textId="77777777" w:rsidR="009639E5" w:rsidRPr="002029DC" w:rsidRDefault="009639E5" w:rsidP="00EC138F">
            <w:pPr>
              <w:autoSpaceDE/>
              <w:autoSpaceDN/>
              <w:adjustRightInd/>
              <w:spacing w:before="0" w:line="240" w:lineRule="auto"/>
              <w:ind w:left="0"/>
              <w:rPr>
                <w:sz w:val="16"/>
                <w:szCs w:val="16"/>
              </w:rPr>
            </w:pPr>
            <w:r w:rsidRPr="002029DC">
              <w:rPr>
                <w:sz w:val="16"/>
                <w:szCs w:val="16"/>
              </w:rPr>
              <w:t>Phenoline 1205</w:t>
            </w:r>
          </w:p>
        </w:tc>
        <w:tc>
          <w:tcPr>
            <w:tcW w:w="881" w:type="dxa"/>
            <w:vAlign w:val="center"/>
          </w:tcPr>
          <w:p w14:paraId="11AF2D00" w14:textId="77777777" w:rsidR="009639E5" w:rsidRPr="00561095" w:rsidRDefault="009639E5" w:rsidP="006C14F3">
            <w:pPr>
              <w:autoSpaceDE/>
              <w:autoSpaceDN/>
              <w:adjustRightInd/>
              <w:spacing w:before="0" w:line="240" w:lineRule="auto"/>
              <w:ind w:left="0"/>
              <w:jc w:val="center"/>
              <w:rPr>
                <w:sz w:val="16"/>
                <w:szCs w:val="16"/>
              </w:rPr>
            </w:pPr>
            <w:r>
              <w:rPr>
                <w:sz w:val="16"/>
                <w:szCs w:val="16"/>
              </w:rPr>
              <w:t>255</w:t>
            </w:r>
          </w:p>
        </w:tc>
        <w:tc>
          <w:tcPr>
            <w:tcW w:w="1539" w:type="dxa"/>
            <w:vAlign w:val="center"/>
          </w:tcPr>
          <w:p w14:paraId="3EDCF3F3" w14:textId="496501DF" w:rsidR="009639E5" w:rsidRPr="00561095" w:rsidRDefault="00402925" w:rsidP="00402925">
            <w:pPr>
              <w:autoSpaceDE/>
              <w:autoSpaceDN/>
              <w:adjustRightInd/>
              <w:spacing w:before="0" w:line="240" w:lineRule="auto"/>
              <w:ind w:left="0" w:right="-46"/>
              <w:jc w:val="center"/>
              <w:rPr>
                <w:sz w:val="16"/>
                <w:szCs w:val="16"/>
              </w:rPr>
            </w:pPr>
            <w:r>
              <w:rPr>
                <w:sz w:val="16"/>
                <w:szCs w:val="16"/>
              </w:rPr>
              <w:t>82</w:t>
            </w:r>
            <w:ins w:id="1525" w:author="Kurmanov, Aidyn [STAMGazStroy LLP]" w:date="2025-12-09T16:52:00Z" w16du:dateUtc="2025-12-09T11:52:00Z">
              <w:del w:id="1526" w:author="Issayevskiy, Konstantin [STAMGazStroy LLP]" w:date="2025-12-11T14:11:00Z" w16du:dateUtc="2025-12-11T09:11:00Z">
                <w:r w:rsidR="00280579" w:rsidDel="00AB75D8">
                  <w:rPr>
                    <w:sz w:val="16"/>
                    <w:szCs w:val="16"/>
                  </w:rPr>
                  <w:delText>.2</w:delText>
                </w:r>
              </w:del>
            </w:ins>
            <w:r w:rsidRPr="00561095">
              <w:rPr>
                <w:sz w:val="16"/>
                <w:szCs w:val="16"/>
              </w:rPr>
              <w:t>°C (</w:t>
            </w:r>
            <w:r>
              <w:rPr>
                <w:sz w:val="16"/>
                <w:szCs w:val="16"/>
              </w:rPr>
              <w:t>180</w:t>
            </w:r>
            <w:r w:rsidRPr="00561095">
              <w:rPr>
                <w:sz w:val="16"/>
                <w:szCs w:val="16"/>
              </w:rPr>
              <w:t>°F)</w:t>
            </w:r>
          </w:p>
        </w:tc>
      </w:tr>
      <w:tr w:rsidR="009639E5" w:rsidRPr="001D3869" w14:paraId="745DCF87" w14:textId="77777777" w:rsidTr="001E5A93">
        <w:trPr>
          <w:trHeight w:val="337"/>
          <w:jc w:val="center"/>
        </w:trPr>
        <w:tc>
          <w:tcPr>
            <w:tcW w:w="1985" w:type="dxa"/>
            <w:gridSpan w:val="3"/>
            <w:vAlign w:val="center"/>
          </w:tcPr>
          <w:p w14:paraId="11F40677" w14:textId="77777777" w:rsidR="009639E5" w:rsidRPr="00561095" w:rsidRDefault="009639E5" w:rsidP="0060277C">
            <w:pPr>
              <w:jc w:val="center"/>
              <w:rPr>
                <w:b/>
                <w:sz w:val="16"/>
                <w:szCs w:val="16"/>
              </w:rPr>
            </w:pPr>
          </w:p>
        </w:tc>
        <w:tc>
          <w:tcPr>
            <w:tcW w:w="2816" w:type="dxa"/>
            <w:vAlign w:val="center"/>
          </w:tcPr>
          <w:p w14:paraId="59A8B6C8" w14:textId="77777777" w:rsidR="009639E5" w:rsidRPr="00561095" w:rsidRDefault="009639E5" w:rsidP="0060277C">
            <w:pPr>
              <w:autoSpaceDE/>
              <w:autoSpaceDN/>
              <w:adjustRightInd/>
              <w:spacing w:before="0" w:line="240" w:lineRule="auto"/>
              <w:ind w:left="0"/>
              <w:rPr>
                <w:sz w:val="16"/>
                <w:szCs w:val="16"/>
              </w:rPr>
            </w:pPr>
            <w:proofErr w:type="spellStart"/>
            <w:proofErr w:type="gramStart"/>
            <w:r w:rsidRPr="00561095">
              <w:rPr>
                <w:sz w:val="16"/>
                <w:szCs w:val="16"/>
              </w:rPr>
              <w:t>HempelCoatings</w:t>
            </w:r>
            <w:proofErr w:type="spellEnd"/>
            <w:r w:rsidRPr="00561095">
              <w:rPr>
                <w:sz w:val="16"/>
                <w:szCs w:val="16"/>
              </w:rPr>
              <w:t>(</w:t>
            </w:r>
            <w:proofErr w:type="gramEnd"/>
            <w:r w:rsidRPr="00561095">
              <w:rPr>
                <w:sz w:val="16"/>
                <w:szCs w:val="16"/>
              </w:rPr>
              <w:t>USA</w:t>
            </w:r>
            <w:proofErr w:type="gramStart"/>
            <w:r w:rsidRPr="00561095">
              <w:rPr>
                <w:sz w:val="16"/>
                <w:szCs w:val="16"/>
              </w:rPr>
              <w:t>),Inc.</w:t>
            </w:r>
            <w:proofErr w:type="gramEnd"/>
          </w:p>
        </w:tc>
        <w:tc>
          <w:tcPr>
            <w:tcW w:w="2855" w:type="dxa"/>
            <w:gridSpan w:val="2"/>
            <w:vAlign w:val="center"/>
          </w:tcPr>
          <w:p w14:paraId="12810BE2" w14:textId="64250E6B" w:rsidR="009639E5" w:rsidRPr="002029DC" w:rsidRDefault="009639E5" w:rsidP="00EC138F">
            <w:pPr>
              <w:autoSpaceDE/>
              <w:autoSpaceDN/>
              <w:adjustRightInd/>
              <w:spacing w:before="0" w:line="240" w:lineRule="auto"/>
              <w:ind w:left="0"/>
              <w:rPr>
                <w:sz w:val="16"/>
                <w:szCs w:val="16"/>
              </w:rPr>
            </w:pPr>
            <w:proofErr w:type="spellStart"/>
            <w:r w:rsidRPr="002029DC">
              <w:rPr>
                <w:sz w:val="16"/>
                <w:szCs w:val="16"/>
              </w:rPr>
              <w:t>Hempadur</w:t>
            </w:r>
            <w:proofErr w:type="spellEnd"/>
            <w:r w:rsidRPr="002029DC">
              <w:rPr>
                <w:sz w:val="16"/>
                <w:szCs w:val="16"/>
              </w:rPr>
              <w:t xml:space="preserve"> 85671</w:t>
            </w:r>
          </w:p>
        </w:tc>
        <w:tc>
          <w:tcPr>
            <w:tcW w:w="881" w:type="dxa"/>
            <w:vAlign w:val="center"/>
          </w:tcPr>
          <w:p w14:paraId="7BB18556" w14:textId="77777777" w:rsidR="009639E5" w:rsidRDefault="009639E5" w:rsidP="006C14F3">
            <w:pPr>
              <w:autoSpaceDE/>
              <w:autoSpaceDN/>
              <w:adjustRightInd/>
              <w:spacing w:before="0" w:line="240" w:lineRule="auto"/>
              <w:ind w:left="0"/>
              <w:jc w:val="center"/>
              <w:rPr>
                <w:del w:id="1527" w:author="Kurmanov, Aidyn [STAMGazStroy LLP]" w:date="2025-12-09T16:53:00Z" w16du:dateUtc="2025-12-09T11:53:00Z"/>
                <w:sz w:val="16"/>
                <w:szCs w:val="16"/>
              </w:rPr>
            </w:pPr>
            <w:del w:id="1528" w:author="Kurmanov, Aidyn [STAMGazStroy LLP]" w:date="2025-12-09T16:53:00Z" w16du:dateUtc="2025-12-09T11:53:00Z">
              <w:r w:rsidRPr="00561095">
                <w:rPr>
                  <w:sz w:val="16"/>
                  <w:szCs w:val="16"/>
                </w:rPr>
                <w:delText>0</w:delText>
              </w:r>
            </w:del>
          </w:p>
          <w:p w14:paraId="645522D6" w14:textId="2D350A64" w:rsidR="009639E5" w:rsidRPr="00561095" w:rsidRDefault="009639E5" w:rsidP="006C14F3">
            <w:pPr>
              <w:autoSpaceDE/>
              <w:autoSpaceDN/>
              <w:adjustRightInd/>
              <w:spacing w:before="0" w:line="240" w:lineRule="auto"/>
              <w:ind w:left="0"/>
              <w:jc w:val="center"/>
              <w:rPr>
                <w:sz w:val="16"/>
                <w:szCs w:val="16"/>
              </w:rPr>
            </w:pPr>
            <w:del w:id="1529" w:author="Kurmanov, Aidyn [STAMGazStroy LLP]" w:date="2025-12-09T16:53:00Z" w16du:dateUtc="2025-12-09T11:53:00Z">
              <w:r>
                <w:rPr>
                  <w:sz w:val="16"/>
                  <w:szCs w:val="16"/>
                </w:rPr>
                <w:delText>316</w:delText>
              </w:r>
            </w:del>
            <w:ins w:id="1530" w:author="Kurmanov, Aidyn [STAMGazStroy LLP]" w:date="2025-12-09T16:53:00Z" w16du:dateUtc="2025-12-09T11:53:00Z">
              <w:r w:rsidR="00280579">
                <w:rPr>
                  <w:sz w:val="16"/>
                  <w:szCs w:val="16"/>
                </w:rPr>
                <w:t>320</w:t>
              </w:r>
            </w:ins>
          </w:p>
        </w:tc>
        <w:tc>
          <w:tcPr>
            <w:tcW w:w="1539" w:type="dxa"/>
            <w:vAlign w:val="center"/>
          </w:tcPr>
          <w:p w14:paraId="02BD23B3" w14:textId="77777777" w:rsidR="00B040D8" w:rsidRDefault="00402925" w:rsidP="00B040D8">
            <w:pPr>
              <w:autoSpaceDE/>
              <w:autoSpaceDN/>
              <w:adjustRightInd/>
              <w:spacing w:before="0" w:line="240" w:lineRule="auto"/>
              <w:ind w:left="0" w:right="-46"/>
              <w:jc w:val="center"/>
              <w:rPr>
                <w:sz w:val="16"/>
                <w:szCs w:val="16"/>
              </w:rPr>
            </w:pPr>
            <w:r>
              <w:rPr>
                <w:sz w:val="16"/>
                <w:szCs w:val="16"/>
              </w:rPr>
              <w:t>90</w:t>
            </w:r>
            <w:r w:rsidRPr="00561095">
              <w:rPr>
                <w:sz w:val="16"/>
                <w:szCs w:val="16"/>
              </w:rPr>
              <w:t xml:space="preserve">°C </w:t>
            </w:r>
            <w:r>
              <w:rPr>
                <w:sz w:val="16"/>
                <w:szCs w:val="16"/>
              </w:rPr>
              <w:t>194</w:t>
            </w:r>
            <w:r w:rsidRPr="00561095">
              <w:rPr>
                <w:sz w:val="16"/>
                <w:szCs w:val="16"/>
              </w:rPr>
              <w:t>°F)</w:t>
            </w:r>
            <w:r w:rsidR="00B040D8">
              <w:rPr>
                <w:sz w:val="16"/>
                <w:szCs w:val="16"/>
              </w:rPr>
              <w:t xml:space="preserve"> </w:t>
            </w:r>
          </w:p>
          <w:p w14:paraId="33984A0E" w14:textId="2FCDBC4A" w:rsidR="009639E5" w:rsidRPr="00561095" w:rsidRDefault="00402925" w:rsidP="00B040D8">
            <w:pPr>
              <w:autoSpaceDE/>
              <w:autoSpaceDN/>
              <w:adjustRightInd/>
              <w:spacing w:before="0" w:line="240" w:lineRule="auto"/>
              <w:ind w:left="0" w:right="-46"/>
              <w:jc w:val="center"/>
              <w:rPr>
                <w:sz w:val="16"/>
                <w:szCs w:val="16"/>
              </w:rPr>
            </w:pPr>
            <w:del w:id="1531" w:author="Kurmanov, Aidyn [STAMGazStroy LLP]" w:date="2025-12-09T16:53:00Z" w16du:dateUtc="2025-12-09T11:53:00Z">
              <w:r w:rsidRPr="00561095">
                <w:rPr>
                  <w:sz w:val="16"/>
                  <w:szCs w:val="16"/>
                </w:rPr>
                <w:delText>9</w:delText>
              </w:r>
              <w:r>
                <w:rPr>
                  <w:sz w:val="16"/>
                  <w:szCs w:val="16"/>
                </w:rPr>
                <w:delText>5</w:delText>
              </w:r>
              <w:r w:rsidRPr="00561095">
                <w:rPr>
                  <w:sz w:val="16"/>
                  <w:szCs w:val="16"/>
                </w:rPr>
                <w:delText>°C (20</w:delText>
              </w:r>
              <w:r>
                <w:rPr>
                  <w:sz w:val="16"/>
                  <w:szCs w:val="16"/>
                </w:rPr>
                <w:delText>3</w:delText>
              </w:r>
              <w:r w:rsidRPr="00561095">
                <w:rPr>
                  <w:sz w:val="16"/>
                  <w:szCs w:val="16"/>
                </w:rPr>
                <w:delText>°F)</w:delText>
              </w:r>
            </w:del>
          </w:p>
        </w:tc>
      </w:tr>
      <w:tr w:rsidR="009639E5" w:rsidRPr="001D3869" w14:paraId="0D16DACB" w14:textId="77777777" w:rsidTr="0060277C">
        <w:trPr>
          <w:trHeight w:val="288"/>
          <w:jc w:val="center"/>
        </w:trPr>
        <w:tc>
          <w:tcPr>
            <w:tcW w:w="1985" w:type="dxa"/>
            <w:gridSpan w:val="3"/>
            <w:vAlign w:val="center"/>
          </w:tcPr>
          <w:p w14:paraId="4DEF6315" w14:textId="77777777" w:rsidR="009639E5" w:rsidRPr="00561095" w:rsidRDefault="009639E5" w:rsidP="0060277C">
            <w:pPr>
              <w:jc w:val="center"/>
              <w:rPr>
                <w:b/>
                <w:sz w:val="16"/>
                <w:szCs w:val="16"/>
              </w:rPr>
            </w:pPr>
          </w:p>
        </w:tc>
        <w:tc>
          <w:tcPr>
            <w:tcW w:w="2816" w:type="dxa"/>
            <w:vAlign w:val="center"/>
          </w:tcPr>
          <w:p w14:paraId="73B8EBFA" w14:textId="77777777" w:rsidR="009639E5" w:rsidRPr="00561095" w:rsidRDefault="009639E5" w:rsidP="0060277C">
            <w:pPr>
              <w:autoSpaceDE/>
              <w:autoSpaceDN/>
              <w:adjustRightInd/>
              <w:spacing w:before="0" w:line="240" w:lineRule="auto"/>
              <w:ind w:left="0"/>
              <w:rPr>
                <w:sz w:val="16"/>
                <w:szCs w:val="16"/>
              </w:rPr>
            </w:pPr>
            <w:r w:rsidRPr="00561095">
              <w:rPr>
                <w:sz w:val="16"/>
                <w:szCs w:val="16"/>
              </w:rPr>
              <w:t>International</w:t>
            </w:r>
          </w:p>
        </w:tc>
        <w:tc>
          <w:tcPr>
            <w:tcW w:w="2855" w:type="dxa"/>
            <w:gridSpan w:val="2"/>
            <w:vAlign w:val="center"/>
          </w:tcPr>
          <w:p w14:paraId="1841BD60" w14:textId="77777777" w:rsidR="009639E5" w:rsidRPr="002029DC" w:rsidRDefault="009639E5" w:rsidP="00EC138F">
            <w:pPr>
              <w:autoSpaceDE/>
              <w:autoSpaceDN/>
              <w:adjustRightInd/>
              <w:spacing w:before="0" w:line="240" w:lineRule="auto"/>
              <w:ind w:left="0"/>
              <w:rPr>
                <w:sz w:val="16"/>
                <w:szCs w:val="16"/>
              </w:rPr>
            </w:pPr>
            <w:r w:rsidRPr="002029DC">
              <w:rPr>
                <w:sz w:val="16"/>
                <w:szCs w:val="16"/>
              </w:rPr>
              <w:t>Interline 399</w:t>
            </w:r>
          </w:p>
        </w:tc>
        <w:tc>
          <w:tcPr>
            <w:tcW w:w="881" w:type="dxa"/>
            <w:vAlign w:val="center"/>
          </w:tcPr>
          <w:p w14:paraId="2D0AC08D" w14:textId="77777777" w:rsidR="009639E5" w:rsidRPr="00561095" w:rsidRDefault="009639E5" w:rsidP="006C14F3">
            <w:pPr>
              <w:autoSpaceDE/>
              <w:autoSpaceDN/>
              <w:adjustRightInd/>
              <w:spacing w:before="0" w:line="240" w:lineRule="auto"/>
              <w:ind w:left="0"/>
              <w:jc w:val="center"/>
              <w:rPr>
                <w:sz w:val="16"/>
                <w:szCs w:val="16"/>
              </w:rPr>
            </w:pPr>
            <w:r>
              <w:rPr>
                <w:sz w:val="16"/>
                <w:szCs w:val="16"/>
              </w:rPr>
              <w:t>340</w:t>
            </w:r>
          </w:p>
        </w:tc>
        <w:tc>
          <w:tcPr>
            <w:tcW w:w="1539" w:type="dxa"/>
            <w:vAlign w:val="center"/>
          </w:tcPr>
          <w:p w14:paraId="1089AF4D" w14:textId="77777777" w:rsidR="009639E5" w:rsidRPr="00544083" w:rsidRDefault="009639E5" w:rsidP="006C14F3">
            <w:pPr>
              <w:autoSpaceDE/>
              <w:autoSpaceDN/>
              <w:adjustRightInd/>
              <w:spacing w:before="0" w:line="240" w:lineRule="auto"/>
              <w:ind w:left="0" w:right="-46"/>
              <w:jc w:val="center"/>
              <w:rPr>
                <w:sz w:val="16"/>
                <w:szCs w:val="16"/>
              </w:rPr>
            </w:pPr>
            <w:r w:rsidRPr="00561095">
              <w:rPr>
                <w:sz w:val="16"/>
                <w:szCs w:val="16"/>
              </w:rPr>
              <w:t>9</w:t>
            </w:r>
            <w:r>
              <w:rPr>
                <w:sz w:val="16"/>
                <w:szCs w:val="16"/>
              </w:rPr>
              <w:t>5</w:t>
            </w:r>
            <w:r w:rsidRPr="00561095">
              <w:rPr>
                <w:sz w:val="16"/>
                <w:szCs w:val="16"/>
              </w:rPr>
              <w:t>°C (20</w:t>
            </w:r>
            <w:r>
              <w:rPr>
                <w:sz w:val="16"/>
                <w:szCs w:val="16"/>
              </w:rPr>
              <w:t>3</w:t>
            </w:r>
            <w:r w:rsidRPr="00561095">
              <w:rPr>
                <w:sz w:val="16"/>
                <w:szCs w:val="16"/>
              </w:rPr>
              <w:t>°F)</w:t>
            </w:r>
          </w:p>
        </w:tc>
      </w:tr>
      <w:tr w:rsidR="009639E5" w:rsidRPr="001D3869" w14:paraId="455968CB" w14:textId="77777777" w:rsidTr="0060277C">
        <w:trPr>
          <w:trHeight w:val="288"/>
          <w:jc w:val="center"/>
        </w:trPr>
        <w:tc>
          <w:tcPr>
            <w:tcW w:w="1985" w:type="dxa"/>
            <w:gridSpan w:val="3"/>
            <w:vAlign w:val="center"/>
          </w:tcPr>
          <w:p w14:paraId="40D44B9A" w14:textId="77777777" w:rsidR="009639E5" w:rsidRPr="00561095" w:rsidRDefault="009639E5" w:rsidP="0060277C">
            <w:pPr>
              <w:jc w:val="center"/>
              <w:rPr>
                <w:b/>
                <w:sz w:val="16"/>
                <w:szCs w:val="16"/>
              </w:rPr>
            </w:pPr>
          </w:p>
        </w:tc>
        <w:tc>
          <w:tcPr>
            <w:tcW w:w="2816" w:type="dxa"/>
            <w:vAlign w:val="center"/>
          </w:tcPr>
          <w:p w14:paraId="2B653314" w14:textId="77777777" w:rsidR="009639E5" w:rsidRPr="00561095" w:rsidRDefault="009639E5" w:rsidP="0060277C">
            <w:pPr>
              <w:autoSpaceDE/>
              <w:autoSpaceDN/>
              <w:adjustRightInd/>
              <w:spacing w:before="0" w:line="240" w:lineRule="auto"/>
              <w:ind w:left="0"/>
              <w:rPr>
                <w:sz w:val="16"/>
                <w:szCs w:val="16"/>
              </w:rPr>
            </w:pPr>
            <w:r w:rsidRPr="00561095">
              <w:rPr>
                <w:sz w:val="16"/>
                <w:szCs w:val="16"/>
              </w:rPr>
              <w:t>International</w:t>
            </w:r>
            <w:r>
              <w:rPr>
                <w:sz w:val="16"/>
                <w:szCs w:val="16"/>
              </w:rPr>
              <w:t xml:space="preserve"> Devoe</w:t>
            </w:r>
          </w:p>
        </w:tc>
        <w:tc>
          <w:tcPr>
            <w:tcW w:w="2855" w:type="dxa"/>
            <w:gridSpan w:val="2"/>
            <w:vAlign w:val="center"/>
          </w:tcPr>
          <w:p w14:paraId="646561D3" w14:textId="77777777" w:rsidR="009639E5" w:rsidRPr="002029DC" w:rsidRDefault="009639E5" w:rsidP="00EC138F">
            <w:pPr>
              <w:autoSpaceDE/>
              <w:autoSpaceDN/>
              <w:adjustRightInd/>
              <w:spacing w:before="0" w:line="240" w:lineRule="auto"/>
              <w:ind w:left="0"/>
              <w:rPr>
                <w:sz w:val="16"/>
                <w:szCs w:val="16"/>
              </w:rPr>
            </w:pPr>
            <w:proofErr w:type="spellStart"/>
            <w:r w:rsidRPr="002029DC">
              <w:rPr>
                <w:sz w:val="16"/>
                <w:szCs w:val="16"/>
              </w:rPr>
              <w:t>Devchem</w:t>
            </w:r>
            <w:proofErr w:type="spellEnd"/>
            <w:r w:rsidRPr="002029DC">
              <w:rPr>
                <w:sz w:val="16"/>
                <w:szCs w:val="16"/>
              </w:rPr>
              <w:t xml:space="preserve"> 253</w:t>
            </w:r>
          </w:p>
        </w:tc>
        <w:tc>
          <w:tcPr>
            <w:tcW w:w="881" w:type="dxa"/>
            <w:vAlign w:val="center"/>
          </w:tcPr>
          <w:p w14:paraId="2066DA82" w14:textId="77777777" w:rsidR="009639E5" w:rsidRPr="00561095" w:rsidRDefault="009639E5" w:rsidP="006C14F3">
            <w:pPr>
              <w:autoSpaceDE/>
              <w:autoSpaceDN/>
              <w:adjustRightInd/>
              <w:spacing w:before="0" w:line="240" w:lineRule="auto"/>
              <w:ind w:left="0"/>
              <w:jc w:val="center"/>
              <w:rPr>
                <w:sz w:val="16"/>
                <w:szCs w:val="16"/>
              </w:rPr>
            </w:pPr>
            <w:r>
              <w:rPr>
                <w:sz w:val="16"/>
                <w:szCs w:val="16"/>
              </w:rPr>
              <w:t>213</w:t>
            </w:r>
          </w:p>
        </w:tc>
        <w:tc>
          <w:tcPr>
            <w:tcW w:w="1539" w:type="dxa"/>
            <w:vAlign w:val="center"/>
          </w:tcPr>
          <w:p w14:paraId="24D9748F" w14:textId="03F6B623" w:rsidR="009639E5" w:rsidRPr="00544083" w:rsidRDefault="009639E5" w:rsidP="006C14F3">
            <w:pPr>
              <w:autoSpaceDE/>
              <w:autoSpaceDN/>
              <w:adjustRightInd/>
              <w:spacing w:before="0" w:line="240" w:lineRule="auto"/>
              <w:ind w:left="0" w:right="-46"/>
              <w:jc w:val="center"/>
              <w:rPr>
                <w:sz w:val="16"/>
                <w:szCs w:val="16"/>
              </w:rPr>
            </w:pPr>
            <w:del w:id="1532" w:author="Kurmanov, Aidyn [STAMGazStroy LLP]" w:date="2025-12-11T15:25:00Z" w16du:dateUtc="2025-12-11T10:25:00Z">
              <w:r w:rsidRPr="00396EFB" w:rsidDel="00396EFB">
                <w:rPr>
                  <w:sz w:val="16"/>
                  <w:szCs w:val="16"/>
                </w:rPr>
                <w:delText>93</w:delText>
              </w:r>
            </w:del>
            <w:ins w:id="1533" w:author="Kurmanov, Aidyn [STAMGazStroy LLP]" w:date="2025-12-11T15:25:00Z" w16du:dateUtc="2025-12-11T10:25:00Z">
              <w:r w:rsidR="00396EFB" w:rsidRPr="00396EFB">
                <w:rPr>
                  <w:sz w:val="16"/>
                  <w:szCs w:val="16"/>
                </w:rPr>
                <w:t>95</w:t>
              </w:r>
            </w:ins>
            <w:r w:rsidRPr="00396EFB">
              <w:rPr>
                <w:sz w:val="16"/>
                <w:szCs w:val="16"/>
              </w:rPr>
              <w:t>°C (200°F)</w:t>
            </w:r>
          </w:p>
        </w:tc>
      </w:tr>
      <w:tr w:rsidR="009639E5" w:rsidRPr="001D3869" w14:paraId="55D6A8F1" w14:textId="77777777" w:rsidTr="0060277C">
        <w:trPr>
          <w:trHeight w:val="288"/>
          <w:jc w:val="center"/>
        </w:trPr>
        <w:tc>
          <w:tcPr>
            <w:tcW w:w="1985" w:type="dxa"/>
            <w:gridSpan w:val="3"/>
            <w:vAlign w:val="center"/>
          </w:tcPr>
          <w:p w14:paraId="1215FB3B" w14:textId="77777777" w:rsidR="009639E5" w:rsidRPr="00561095" w:rsidRDefault="009639E5" w:rsidP="0060277C">
            <w:pPr>
              <w:jc w:val="center"/>
              <w:rPr>
                <w:b/>
                <w:sz w:val="16"/>
                <w:szCs w:val="16"/>
              </w:rPr>
            </w:pPr>
          </w:p>
        </w:tc>
        <w:tc>
          <w:tcPr>
            <w:tcW w:w="2816" w:type="dxa"/>
            <w:vAlign w:val="center"/>
          </w:tcPr>
          <w:p w14:paraId="7053C4D9" w14:textId="77777777" w:rsidR="009639E5" w:rsidRPr="00561095" w:rsidRDefault="009639E5" w:rsidP="0060277C">
            <w:pPr>
              <w:autoSpaceDE/>
              <w:autoSpaceDN/>
              <w:adjustRightInd/>
              <w:spacing w:before="0" w:line="240" w:lineRule="auto"/>
              <w:ind w:left="0"/>
              <w:rPr>
                <w:sz w:val="16"/>
                <w:szCs w:val="16"/>
              </w:rPr>
            </w:pPr>
            <w:r w:rsidRPr="00561095">
              <w:rPr>
                <w:sz w:val="16"/>
                <w:szCs w:val="16"/>
              </w:rPr>
              <w:t>Jotun</w:t>
            </w:r>
          </w:p>
        </w:tc>
        <w:tc>
          <w:tcPr>
            <w:tcW w:w="2855" w:type="dxa"/>
            <w:gridSpan w:val="2"/>
            <w:vAlign w:val="center"/>
          </w:tcPr>
          <w:p w14:paraId="58B39E6F" w14:textId="77777777" w:rsidR="009639E5" w:rsidRPr="002029DC" w:rsidRDefault="009639E5" w:rsidP="00EC138F">
            <w:pPr>
              <w:autoSpaceDE/>
              <w:autoSpaceDN/>
              <w:adjustRightInd/>
              <w:spacing w:before="0" w:line="240" w:lineRule="auto"/>
              <w:ind w:left="0"/>
              <w:rPr>
                <w:sz w:val="16"/>
                <w:szCs w:val="16"/>
              </w:rPr>
            </w:pPr>
            <w:proofErr w:type="spellStart"/>
            <w:r w:rsidRPr="002029DC">
              <w:rPr>
                <w:sz w:val="16"/>
                <w:szCs w:val="16"/>
              </w:rPr>
              <w:t>Tankguard</w:t>
            </w:r>
            <w:proofErr w:type="spellEnd"/>
            <w:r w:rsidRPr="002029DC">
              <w:rPr>
                <w:sz w:val="16"/>
                <w:szCs w:val="16"/>
              </w:rPr>
              <w:t xml:space="preserve"> Storage</w:t>
            </w:r>
          </w:p>
        </w:tc>
        <w:tc>
          <w:tcPr>
            <w:tcW w:w="881" w:type="dxa"/>
            <w:vAlign w:val="center"/>
          </w:tcPr>
          <w:p w14:paraId="7DD1EDD9" w14:textId="118C93E9" w:rsidR="009639E5" w:rsidRPr="00561095" w:rsidRDefault="009639E5" w:rsidP="006C14F3">
            <w:pPr>
              <w:autoSpaceDE/>
              <w:autoSpaceDN/>
              <w:adjustRightInd/>
              <w:spacing w:before="0" w:line="240" w:lineRule="auto"/>
              <w:ind w:left="0"/>
              <w:jc w:val="center"/>
              <w:rPr>
                <w:sz w:val="16"/>
                <w:szCs w:val="16"/>
              </w:rPr>
            </w:pPr>
            <w:del w:id="1534" w:author="Kurmanov, Aidyn [STAMGazStroy LLP]" w:date="2025-12-09T16:53:00Z" w16du:dateUtc="2025-12-09T11:53:00Z">
              <w:r>
                <w:rPr>
                  <w:sz w:val="16"/>
                  <w:szCs w:val="16"/>
                </w:rPr>
                <w:delText>310</w:delText>
              </w:r>
            </w:del>
            <w:ins w:id="1535" w:author="Kurmanov, Aidyn [STAMGazStroy LLP]" w:date="2025-12-09T16:53:00Z" w16du:dateUtc="2025-12-09T11:53:00Z">
              <w:r w:rsidR="00280579">
                <w:rPr>
                  <w:sz w:val="16"/>
                  <w:szCs w:val="16"/>
                </w:rPr>
                <w:t>335</w:t>
              </w:r>
            </w:ins>
          </w:p>
        </w:tc>
        <w:tc>
          <w:tcPr>
            <w:tcW w:w="1539" w:type="dxa"/>
            <w:vAlign w:val="center"/>
          </w:tcPr>
          <w:p w14:paraId="799EA2C0" w14:textId="77777777" w:rsidR="009639E5" w:rsidRPr="00561095" w:rsidRDefault="009639E5" w:rsidP="006C14F3">
            <w:pPr>
              <w:ind w:left="0"/>
              <w:jc w:val="center"/>
              <w:rPr>
                <w:sz w:val="16"/>
                <w:szCs w:val="16"/>
              </w:rPr>
            </w:pPr>
            <w:r w:rsidRPr="00561095">
              <w:rPr>
                <w:sz w:val="16"/>
                <w:szCs w:val="16"/>
              </w:rPr>
              <w:t>9</w:t>
            </w:r>
            <w:r>
              <w:rPr>
                <w:sz w:val="16"/>
                <w:szCs w:val="16"/>
              </w:rPr>
              <w:t>5</w:t>
            </w:r>
            <w:r w:rsidRPr="00561095">
              <w:rPr>
                <w:sz w:val="16"/>
                <w:szCs w:val="16"/>
              </w:rPr>
              <w:t>°C (20</w:t>
            </w:r>
            <w:r>
              <w:rPr>
                <w:sz w:val="16"/>
                <w:szCs w:val="16"/>
              </w:rPr>
              <w:t>3</w:t>
            </w:r>
            <w:r w:rsidRPr="00561095">
              <w:rPr>
                <w:sz w:val="16"/>
                <w:szCs w:val="16"/>
              </w:rPr>
              <w:t>°F)</w:t>
            </w:r>
          </w:p>
        </w:tc>
      </w:tr>
      <w:tr w:rsidR="009639E5" w:rsidRPr="001D3869" w14:paraId="61EC8646" w14:textId="77777777" w:rsidTr="0060277C">
        <w:trPr>
          <w:trHeight w:val="288"/>
          <w:jc w:val="center"/>
        </w:trPr>
        <w:tc>
          <w:tcPr>
            <w:tcW w:w="1985" w:type="dxa"/>
            <w:gridSpan w:val="3"/>
            <w:vAlign w:val="center"/>
          </w:tcPr>
          <w:p w14:paraId="271C15DF" w14:textId="77777777" w:rsidR="009639E5" w:rsidRPr="00561095" w:rsidRDefault="009639E5" w:rsidP="0060277C">
            <w:pPr>
              <w:jc w:val="center"/>
              <w:rPr>
                <w:b/>
                <w:sz w:val="16"/>
                <w:szCs w:val="16"/>
              </w:rPr>
            </w:pPr>
          </w:p>
        </w:tc>
        <w:tc>
          <w:tcPr>
            <w:tcW w:w="2816" w:type="dxa"/>
            <w:vAlign w:val="center"/>
          </w:tcPr>
          <w:p w14:paraId="7B7FCA33" w14:textId="77777777" w:rsidR="009639E5" w:rsidRPr="00561095" w:rsidRDefault="009639E5" w:rsidP="0060277C">
            <w:pPr>
              <w:autoSpaceDE/>
              <w:autoSpaceDN/>
              <w:adjustRightInd/>
              <w:spacing w:before="0" w:line="240" w:lineRule="auto"/>
              <w:ind w:left="0"/>
              <w:rPr>
                <w:sz w:val="16"/>
                <w:szCs w:val="16"/>
              </w:rPr>
            </w:pPr>
            <w:proofErr w:type="spellStart"/>
            <w:r w:rsidRPr="00561095">
              <w:rPr>
                <w:sz w:val="16"/>
                <w:szCs w:val="16"/>
              </w:rPr>
              <w:t>Sher</w:t>
            </w:r>
            <w:r w:rsidRPr="00561095">
              <w:rPr>
                <w:spacing w:val="-1"/>
                <w:sz w:val="16"/>
                <w:szCs w:val="16"/>
              </w:rPr>
              <w:t>w</w:t>
            </w:r>
            <w:r w:rsidRPr="00561095">
              <w:rPr>
                <w:spacing w:val="1"/>
                <w:sz w:val="16"/>
                <w:szCs w:val="16"/>
              </w:rPr>
              <w:t>i</w:t>
            </w:r>
            <w:r w:rsidRPr="00561095">
              <w:rPr>
                <w:sz w:val="16"/>
                <w:szCs w:val="16"/>
              </w:rPr>
              <w:t>nWilliams</w:t>
            </w:r>
            <w:proofErr w:type="spellEnd"/>
          </w:p>
        </w:tc>
        <w:tc>
          <w:tcPr>
            <w:tcW w:w="2855" w:type="dxa"/>
            <w:gridSpan w:val="2"/>
            <w:vAlign w:val="center"/>
          </w:tcPr>
          <w:p w14:paraId="707CFD96" w14:textId="63613D0D" w:rsidR="009639E5" w:rsidRPr="002029DC" w:rsidRDefault="009639E5" w:rsidP="00EC138F">
            <w:pPr>
              <w:autoSpaceDE/>
              <w:autoSpaceDN/>
              <w:adjustRightInd/>
              <w:spacing w:before="0" w:line="240" w:lineRule="auto"/>
              <w:ind w:left="0" w:right="-46"/>
              <w:rPr>
                <w:sz w:val="16"/>
                <w:szCs w:val="16"/>
              </w:rPr>
            </w:pPr>
            <w:proofErr w:type="spellStart"/>
            <w:r w:rsidRPr="002029DC">
              <w:rPr>
                <w:sz w:val="16"/>
                <w:szCs w:val="16"/>
              </w:rPr>
              <w:t>Epo</w:t>
            </w:r>
            <w:proofErr w:type="spellEnd"/>
            <w:r w:rsidRPr="002029DC">
              <w:rPr>
                <w:sz w:val="16"/>
                <w:szCs w:val="16"/>
              </w:rPr>
              <w:t>-Phen FF</w:t>
            </w:r>
          </w:p>
        </w:tc>
        <w:tc>
          <w:tcPr>
            <w:tcW w:w="881" w:type="dxa"/>
            <w:vAlign w:val="center"/>
          </w:tcPr>
          <w:p w14:paraId="06195576" w14:textId="77777777" w:rsidR="009639E5" w:rsidRPr="00561095" w:rsidRDefault="009639E5" w:rsidP="006C14F3">
            <w:pPr>
              <w:autoSpaceDE/>
              <w:autoSpaceDN/>
              <w:adjustRightInd/>
              <w:spacing w:before="0" w:line="240" w:lineRule="auto"/>
              <w:ind w:left="0" w:right="-46"/>
              <w:jc w:val="center"/>
              <w:rPr>
                <w:sz w:val="16"/>
                <w:szCs w:val="16"/>
              </w:rPr>
            </w:pPr>
            <w:del w:id="1536" w:author="Kurmanov, Aidyn [STAMGazStroy LLP]" w:date="2025-12-09T16:54:00Z" w16du:dateUtc="2025-12-09T11:54:00Z">
              <w:r w:rsidRPr="00544083">
                <w:rPr>
                  <w:sz w:val="16"/>
                  <w:szCs w:val="16"/>
                </w:rPr>
                <w:delText>100–</w:delText>
              </w:r>
            </w:del>
            <w:r w:rsidRPr="00544083">
              <w:rPr>
                <w:sz w:val="16"/>
                <w:szCs w:val="16"/>
              </w:rPr>
              <w:t>250</w:t>
            </w:r>
          </w:p>
        </w:tc>
        <w:tc>
          <w:tcPr>
            <w:tcW w:w="1539" w:type="dxa"/>
            <w:vAlign w:val="center"/>
          </w:tcPr>
          <w:p w14:paraId="14F04DFC" w14:textId="77777777" w:rsidR="009639E5" w:rsidRPr="00561095" w:rsidRDefault="009639E5" w:rsidP="006C14F3">
            <w:pPr>
              <w:autoSpaceDE/>
              <w:autoSpaceDN/>
              <w:adjustRightInd/>
              <w:spacing w:before="0" w:line="240" w:lineRule="auto"/>
              <w:ind w:left="0" w:right="-46"/>
              <w:jc w:val="center"/>
              <w:rPr>
                <w:w w:val="0"/>
                <w:sz w:val="16"/>
                <w:szCs w:val="16"/>
              </w:rPr>
            </w:pPr>
            <w:r>
              <w:rPr>
                <w:sz w:val="16"/>
                <w:szCs w:val="16"/>
              </w:rPr>
              <w:t>99</w:t>
            </w:r>
            <w:r w:rsidRPr="00561095">
              <w:rPr>
                <w:sz w:val="16"/>
                <w:szCs w:val="16"/>
              </w:rPr>
              <w:t>°C (</w:t>
            </w:r>
            <w:r>
              <w:rPr>
                <w:sz w:val="16"/>
                <w:szCs w:val="16"/>
              </w:rPr>
              <w:t>210</w:t>
            </w:r>
            <w:r w:rsidRPr="00561095">
              <w:rPr>
                <w:sz w:val="16"/>
                <w:szCs w:val="16"/>
              </w:rPr>
              <w:t>°F)</w:t>
            </w:r>
          </w:p>
        </w:tc>
      </w:tr>
      <w:tr w:rsidR="009639E5" w:rsidRPr="001D3869" w14:paraId="6957C91C" w14:textId="77777777" w:rsidTr="0060277C">
        <w:trPr>
          <w:trHeight w:val="288"/>
          <w:jc w:val="center"/>
        </w:trPr>
        <w:tc>
          <w:tcPr>
            <w:tcW w:w="10076" w:type="dxa"/>
            <w:gridSpan w:val="8"/>
            <w:tcBorders>
              <w:top w:val="single" w:sz="12" w:space="0" w:color="auto"/>
            </w:tcBorders>
            <w:vAlign w:val="center"/>
          </w:tcPr>
          <w:p w14:paraId="49E82171" w14:textId="77777777" w:rsidR="009639E5" w:rsidRPr="001D3869" w:rsidRDefault="009639E5" w:rsidP="0060277C">
            <w:pPr>
              <w:rPr>
                <w:i/>
                <w:sz w:val="14"/>
                <w:szCs w:val="14"/>
              </w:rPr>
            </w:pPr>
          </w:p>
        </w:tc>
      </w:tr>
      <w:tr w:rsidR="009639E5" w:rsidRPr="001D3869" w14:paraId="60654C0B" w14:textId="77777777" w:rsidTr="0060277C">
        <w:trPr>
          <w:trHeight w:val="288"/>
          <w:jc w:val="center"/>
        </w:trPr>
        <w:tc>
          <w:tcPr>
            <w:tcW w:w="1170" w:type="dxa"/>
            <w:vAlign w:val="center"/>
          </w:tcPr>
          <w:p w14:paraId="67CB27F0" w14:textId="77777777" w:rsidR="009639E5" w:rsidRPr="000C5718" w:rsidRDefault="009639E5" w:rsidP="0060277C">
            <w:pPr>
              <w:autoSpaceDE/>
              <w:autoSpaceDN/>
              <w:adjustRightInd/>
              <w:spacing w:before="0" w:line="240" w:lineRule="auto"/>
              <w:ind w:left="-72"/>
              <w:rPr>
                <w:b/>
                <w:sz w:val="16"/>
                <w:szCs w:val="16"/>
              </w:rPr>
            </w:pPr>
            <w:r w:rsidRPr="000C5718">
              <w:rPr>
                <w:b/>
                <w:sz w:val="16"/>
                <w:szCs w:val="16"/>
              </w:rPr>
              <w:t>Last Update:</w:t>
            </w:r>
          </w:p>
        </w:tc>
        <w:tc>
          <w:tcPr>
            <w:tcW w:w="3631" w:type="dxa"/>
            <w:gridSpan w:val="3"/>
            <w:vAlign w:val="center"/>
          </w:tcPr>
          <w:p w14:paraId="77C80A2F" w14:textId="1999A51F" w:rsidR="009639E5" w:rsidRPr="000C5718" w:rsidRDefault="002029DC" w:rsidP="0060277C">
            <w:pPr>
              <w:autoSpaceDE/>
              <w:autoSpaceDN/>
              <w:adjustRightInd/>
              <w:spacing w:before="0" w:line="240" w:lineRule="auto"/>
              <w:ind w:left="-72"/>
              <w:rPr>
                <w:b/>
                <w:sz w:val="16"/>
                <w:szCs w:val="16"/>
              </w:rPr>
            </w:pPr>
            <w:r>
              <w:rPr>
                <w:position w:val="-1"/>
                <w:sz w:val="16"/>
                <w:szCs w:val="16"/>
              </w:rPr>
              <w:t>November</w:t>
            </w:r>
            <w:r w:rsidR="00AF7B86">
              <w:rPr>
                <w:position w:val="-1"/>
                <w:sz w:val="16"/>
                <w:szCs w:val="16"/>
              </w:rPr>
              <w:t xml:space="preserve"> 2025</w:t>
            </w:r>
          </w:p>
        </w:tc>
        <w:tc>
          <w:tcPr>
            <w:tcW w:w="2855" w:type="dxa"/>
            <w:gridSpan w:val="2"/>
            <w:vAlign w:val="center"/>
          </w:tcPr>
          <w:p w14:paraId="503BB1C6" w14:textId="77777777" w:rsidR="009639E5" w:rsidRPr="001D3869" w:rsidRDefault="009639E5" w:rsidP="0060277C">
            <w:pPr>
              <w:rPr>
                <w:b/>
                <w:sz w:val="16"/>
                <w:szCs w:val="16"/>
              </w:rPr>
            </w:pPr>
          </w:p>
        </w:tc>
        <w:tc>
          <w:tcPr>
            <w:tcW w:w="881" w:type="dxa"/>
            <w:vAlign w:val="center"/>
          </w:tcPr>
          <w:p w14:paraId="1D1FC6C8" w14:textId="77777777" w:rsidR="009639E5" w:rsidRPr="001D3869" w:rsidRDefault="009639E5" w:rsidP="0060277C">
            <w:pPr>
              <w:jc w:val="center"/>
              <w:rPr>
                <w:b/>
                <w:sz w:val="16"/>
                <w:szCs w:val="16"/>
              </w:rPr>
            </w:pPr>
          </w:p>
        </w:tc>
        <w:tc>
          <w:tcPr>
            <w:tcW w:w="1539" w:type="dxa"/>
            <w:vAlign w:val="center"/>
          </w:tcPr>
          <w:p w14:paraId="6719B5EE" w14:textId="77777777" w:rsidR="009639E5" w:rsidRPr="001D3869" w:rsidRDefault="009639E5" w:rsidP="0060277C">
            <w:pPr>
              <w:jc w:val="center"/>
              <w:rPr>
                <w:b/>
                <w:sz w:val="16"/>
                <w:szCs w:val="16"/>
              </w:rPr>
            </w:pPr>
          </w:p>
        </w:tc>
      </w:tr>
    </w:tbl>
    <w:p w14:paraId="29232102" w14:textId="77777777" w:rsidR="009639E5" w:rsidRPr="001D3869" w:rsidRDefault="009639E5" w:rsidP="009639E5">
      <w:pPr>
        <w:tabs>
          <w:tab w:val="left" w:pos="3225"/>
        </w:tabs>
        <w:rPr>
          <w:sz w:val="20"/>
          <w:szCs w:val="20"/>
        </w:rPr>
      </w:pPr>
    </w:p>
    <w:p w14:paraId="43B6097E" w14:textId="77777777" w:rsidR="009639E5" w:rsidRPr="001D3869" w:rsidRDefault="009639E5" w:rsidP="009639E5">
      <w:pPr>
        <w:tabs>
          <w:tab w:val="left" w:pos="3225"/>
        </w:tabs>
        <w:rPr>
          <w:sz w:val="20"/>
          <w:szCs w:val="20"/>
        </w:rPr>
      </w:pPr>
      <w:r w:rsidRPr="001D3869">
        <w:rPr>
          <w:sz w:val="20"/>
          <w:szCs w:val="20"/>
        </w:rPr>
        <w:br w:type="page"/>
      </w:r>
    </w:p>
    <w:tbl>
      <w:tblPr>
        <w:tblW w:w="9782" w:type="dxa"/>
        <w:jc w:val="center"/>
        <w:tblLayout w:type="fixed"/>
        <w:tblLook w:val="01E0" w:firstRow="1" w:lastRow="1" w:firstColumn="1" w:lastColumn="1" w:noHBand="0" w:noVBand="0"/>
      </w:tblPr>
      <w:tblGrid>
        <w:gridCol w:w="1170"/>
        <w:gridCol w:w="270"/>
        <w:gridCol w:w="339"/>
        <w:gridCol w:w="2694"/>
        <w:gridCol w:w="990"/>
        <w:gridCol w:w="2025"/>
        <w:gridCol w:w="746"/>
        <w:gridCol w:w="1548"/>
      </w:tblGrid>
      <w:tr w:rsidR="009639E5" w:rsidRPr="001D3869" w14:paraId="6E8F94C5" w14:textId="77777777" w:rsidTr="0060277C">
        <w:trPr>
          <w:trHeight w:val="360"/>
          <w:jc w:val="center"/>
        </w:trPr>
        <w:tc>
          <w:tcPr>
            <w:tcW w:w="9782" w:type="dxa"/>
            <w:gridSpan w:val="8"/>
            <w:tcBorders>
              <w:top w:val="single" w:sz="6" w:space="0" w:color="auto"/>
              <w:bottom w:val="single" w:sz="12" w:space="0" w:color="auto"/>
            </w:tcBorders>
            <w:shd w:val="clear" w:color="auto" w:fill="FFFFFF"/>
            <w:vAlign w:val="center"/>
          </w:tcPr>
          <w:p w14:paraId="3996F05B" w14:textId="77777777" w:rsidR="009639E5" w:rsidRPr="001D3869" w:rsidRDefault="009639E5" w:rsidP="0060277C">
            <w:pPr>
              <w:ind w:right="-72"/>
              <w:jc w:val="right"/>
              <w:rPr>
                <w:b/>
                <w:i/>
                <w:color w:val="auto"/>
              </w:rPr>
            </w:pPr>
            <w:r w:rsidRPr="001D3869">
              <w:rPr>
                <w:b/>
                <w:i/>
                <w:color w:val="auto"/>
              </w:rPr>
              <w:lastRenderedPageBreak/>
              <w:t>Seam Sealers &amp; Putties</w:t>
            </w:r>
          </w:p>
        </w:tc>
      </w:tr>
      <w:tr w:rsidR="009639E5" w:rsidRPr="001D3869" w14:paraId="61A46ACD" w14:textId="77777777" w:rsidTr="0060277C">
        <w:trPr>
          <w:trHeight w:val="360"/>
          <w:jc w:val="center"/>
        </w:trPr>
        <w:tc>
          <w:tcPr>
            <w:tcW w:w="7488" w:type="dxa"/>
            <w:gridSpan w:val="6"/>
            <w:tcBorders>
              <w:top w:val="single" w:sz="12" w:space="0" w:color="auto"/>
              <w:left w:val="single" w:sz="12" w:space="0" w:color="auto"/>
              <w:bottom w:val="single" w:sz="12" w:space="0" w:color="auto"/>
            </w:tcBorders>
            <w:vAlign w:val="center"/>
          </w:tcPr>
          <w:p w14:paraId="154B2EDF" w14:textId="77777777" w:rsidR="009639E5" w:rsidRPr="001D3869" w:rsidRDefault="009639E5" w:rsidP="0060277C">
            <w:pPr>
              <w:autoSpaceDE/>
              <w:autoSpaceDN/>
              <w:adjustRightInd/>
              <w:spacing w:before="0" w:line="240" w:lineRule="auto"/>
              <w:ind w:left="0"/>
              <w:rPr>
                <w:b/>
                <w:sz w:val="20"/>
                <w:szCs w:val="20"/>
              </w:rPr>
            </w:pPr>
            <w:r w:rsidRPr="001D3869">
              <w:rPr>
                <w:b/>
                <w:sz w:val="20"/>
                <w:szCs w:val="20"/>
              </w:rPr>
              <w:t>Rivet and Seam Sealer - Epoxy (Trowel)</w:t>
            </w:r>
          </w:p>
        </w:tc>
        <w:tc>
          <w:tcPr>
            <w:tcW w:w="2294" w:type="dxa"/>
            <w:gridSpan w:val="2"/>
            <w:tcBorders>
              <w:top w:val="single" w:sz="12" w:space="0" w:color="auto"/>
              <w:bottom w:val="single" w:sz="12" w:space="0" w:color="auto"/>
              <w:right w:val="single" w:sz="12" w:space="0" w:color="auto"/>
            </w:tcBorders>
            <w:shd w:val="clear" w:color="auto" w:fill="000000"/>
            <w:vAlign w:val="center"/>
          </w:tcPr>
          <w:p w14:paraId="0051EAAC" w14:textId="77777777" w:rsidR="009639E5" w:rsidRPr="001D3869" w:rsidRDefault="009639E5" w:rsidP="0060277C">
            <w:pPr>
              <w:autoSpaceDE/>
              <w:autoSpaceDN/>
              <w:adjustRightInd/>
              <w:spacing w:before="0" w:line="240" w:lineRule="auto"/>
              <w:ind w:left="0"/>
              <w:jc w:val="center"/>
              <w:rPr>
                <w:b/>
                <w:color w:val="FFFFFF"/>
                <w:sz w:val="36"/>
                <w:szCs w:val="40"/>
              </w:rPr>
            </w:pPr>
            <w:r w:rsidRPr="001D3869">
              <w:rPr>
                <w:b/>
                <w:color w:val="FFFFFF"/>
                <w:sz w:val="36"/>
                <w:szCs w:val="40"/>
              </w:rPr>
              <w:t>13.2</w:t>
            </w:r>
          </w:p>
        </w:tc>
      </w:tr>
      <w:tr w:rsidR="009639E5" w:rsidRPr="001D3869" w14:paraId="277ABDC0" w14:textId="77777777" w:rsidTr="0060277C">
        <w:trPr>
          <w:cantSplit/>
          <w:trHeight w:val="288"/>
          <w:jc w:val="center"/>
        </w:trPr>
        <w:tc>
          <w:tcPr>
            <w:tcW w:w="1440" w:type="dxa"/>
            <w:gridSpan w:val="2"/>
            <w:tcBorders>
              <w:top w:val="single" w:sz="12" w:space="0" w:color="auto"/>
            </w:tcBorders>
          </w:tcPr>
          <w:p w14:paraId="7BA21BA7"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Surface Prep:</w:t>
            </w:r>
          </w:p>
        </w:tc>
        <w:tc>
          <w:tcPr>
            <w:tcW w:w="3033" w:type="dxa"/>
            <w:gridSpan w:val="2"/>
            <w:tcBorders>
              <w:top w:val="single" w:sz="12" w:space="0" w:color="auto"/>
            </w:tcBorders>
          </w:tcPr>
          <w:p w14:paraId="3F2A1F00" w14:textId="77777777" w:rsidR="00D077A9" w:rsidRPr="00D077A9" w:rsidRDefault="00D077A9" w:rsidP="00D077A9">
            <w:pPr>
              <w:autoSpaceDE/>
              <w:autoSpaceDN/>
              <w:adjustRightInd/>
              <w:spacing w:before="0" w:line="240" w:lineRule="auto"/>
              <w:ind w:left="-72"/>
              <w:rPr>
                <w:sz w:val="16"/>
                <w:szCs w:val="16"/>
              </w:rPr>
            </w:pPr>
            <w:r w:rsidRPr="00D077A9">
              <w:rPr>
                <w:sz w:val="16"/>
                <w:szCs w:val="16"/>
              </w:rPr>
              <w:t>SSPC-SP1/SP10(NACENo.</w:t>
            </w:r>
            <w:proofErr w:type="gramStart"/>
            <w:r w:rsidRPr="00D077A9">
              <w:rPr>
                <w:sz w:val="16"/>
                <w:szCs w:val="16"/>
              </w:rPr>
              <w:t>2)(</w:t>
            </w:r>
            <w:proofErr w:type="gramEnd"/>
            <w:r w:rsidRPr="00D077A9">
              <w:rPr>
                <w:sz w:val="16"/>
                <w:szCs w:val="16"/>
              </w:rPr>
              <w:t>SA2.5)</w:t>
            </w:r>
          </w:p>
          <w:p w14:paraId="01E20025" w14:textId="0F92E2C6" w:rsidR="009639E5" w:rsidRPr="000C5718" w:rsidRDefault="00D077A9" w:rsidP="00D077A9">
            <w:pPr>
              <w:autoSpaceDE/>
              <w:autoSpaceDN/>
              <w:adjustRightInd/>
              <w:spacing w:before="0" w:line="240" w:lineRule="auto"/>
              <w:ind w:left="-72"/>
              <w:rPr>
                <w:sz w:val="16"/>
                <w:szCs w:val="16"/>
              </w:rPr>
            </w:pPr>
            <w:r w:rsidRPr="00D077A9">
              <w:rPr>
                <w:sz w:val="16"/>
                <w:szCs w:val="16"/>
              </w:rPr>
              <w:t>Near-white</w:t>
            </w:r>
            <w:r w:rsidR="002B4FFF">
              <w:rPr>
                <w:sz w:val="16"/>
                <w:szCs w:val="16"/>
              </w:rPr>
              <w:t xml:space="preserve"> </w:t>
            </w:r>
            <w:r w:rsidRPr="00D077A9">
              <w:rPr>
                <w:sz w:val="16"/>
                <w:szCs w:val="16"/>
              </w:rPr>
              <w:t>blast</w:t>
            </w:r>
            <w:r w:rsidR="002B4FFF">
              <w:rPr>
                <w:sz w:val="16"/>
                <w:szCs w:val="16"/>
              </w:rPr>
              <w:t xml:space="preserve"> </w:t>
            </w:r>
            <w:r w:rsidRPr="00D077A9">
              <w:rPr>
                <w:sz w:val="16"/>
                <w:szCs w:val="16"/>
              </w:rPr>
              <w:t>cleanliness.</w:t>
            </w:r>
          </w:p>
        </w:tc>
        <w:tc>
          <w:tcPr>
            <w:tcW w:w="990" w:type="dxa"/>
            <w:tcBorders>
              <w:top w:val="single" w:sz="12" w:space="0" w:color="auto"/>
            </w:tcBorders>
          </w:tcPr>
          <w:p w14:paraId="562C400A" w14:textId="77777777" w:rsidR="009639E5" w:rsidRPr="000C5718" w:rsidRDefault="009639E5" w:rsidP="0060277C">
            <w:pPr>
              <w:autoSpaceDE/>
              <w:autoSpaceDN/>
              <w:adjustRightInd/>
              <w:spacing w:before="0" w:line="240" w:lineRule="auto"/>
              <w:ind w:left="0" w:right="-72"/>
              <w:jc w:val="right"/>
              <w:rPr>
                <w:b/>
                <w:sz w:val="16"/>
                <w:szCs w:val="16"/>
              </w:rPr>
            </w:pPr>
            <w:r w:rsidRPr="000C5718">
              <w:rPr>
                <w:b/>
                <w:sz w:val="16"/>
                <w:szCs w:val="16"/>
              </w:rPr>
              <w:t>Touch Up:</w:t>
            </w:r>
          </w:p>
        </w:tc>
        <w:tc>
          <w:tcPr>
            <w:tcW w:w="4319" w:type="dxa"/>
            <w:gridSpan w:val="3"/>
            <w:vMerge w:val="restart"/>
            <w:tcBorders>
              <w:top w:val="single" w:sz="12" w:space="0" w:color="auto"/>
            </w:tcBorders>
          </w:tcPr>
          <w:p w14:paraId="7AA1AD1A" w14:textId="77777777" w:rsidR="009639E5" w:rsidRPr="001D3869" w:rsidRDefault="009639E5" w:rsidP="0060277C">
            <w:pPr>
              <w:ind w:left="-72"/>
              <w:rPr>
                <w:sz w:val="16"/>
                <w:szCs w:val="16"/>
              </w:rPr>
            </w:pPr>
          </w:p>
        </w:tc>
      </w:tr>
      <w:tr w:rsidR="009639E5" w:rsidRPr="001D3869" w14:paraId="6AAA112C" w14:textId="77777777" w:rsidTr="0060277C">
        <w:trPr>
          <w:cantSplit/>
          <w:trHeight w:val="288"/>
          <w:jc w:val="center"/>
        </w:trPr>
        <w:tc>
          <w:tcPr>
            <w:tcW w:w="1440" w:type="dxa"/>
            <w:gridSpan w:val="2"/>
          </w:tcPr>
          <w:p w14:paraId="2ACE399B"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Anchor Pattern:</w:t>
            </w:r>
          </w:p>
        </w:tc>
        <w:tc>
          <w:tcPr>
            <w:tcW w:w="3033" w:type="dxa"/>
            <w:gridSpan w:val="2"/>
          </w:tcPr>
          <w:p w14:paraId="4484B464" w14:textId="77777777" w:rsidR="009639E5" w:rsidRPr="000C5718" w:rsidRDefault="009639E5" w:rsidP="0060277C">
            <w:pPr>
              <w:autoSpaceDE/>
              <w:autoSpaceDN/>
              <w:adjustRightInd/>
              <w:spacing w:before="0" w:line="240" w:lineRule="auto"/>
              <w:ind w:left="-72"/>
              <w:rPr>
                <w:color w:val="auto"/>
                <w:sz w:val="16"/>
                <w:szCs w:val="16"/>
              </w:rPr>
            </w:pPr>
            <w:r w:rsidRPr="000C5718">
              <w:rPr>
                <w:color w:val="auto"/>
                <w:sz w:val="16"/>
                <w:szCs w:val="16"/>
              </w:rPr>
              <w:t>0.051 – 0.076 mm. (2.0 - 3.0 mils).</w:t>
            </w:r>
          </w:p>
        </w:tc>
        <w:tc>
          <w:tcPr>
            <w:tcW w:w="990" w:type="dxa"/>
          </w:tcPr>
          <w:p w14:paraId="32094C4D" w14:textId="77777777" w:rsidR="009639E5" w:rsidRPr="000C5718" w:rsidRDefault="009639E5" w:rsidP="0060277C">
            <w:pPr>
              <w:jc w:val="right"/>
              <w:rPr>
                <w:b/>
                <w:sz w:val="16"/>
                <w:szCs w:val="16"/>
              </w:rPr>
            </w:pPr>
          </w:p>
        </w:tc>
        <w:tc>
          <w:tcPr>
            <w:tcW w:w="4319" w:type="dxa"/>
            <w:gridSpan w:val="3"/>
            <w:vMerge/>
            <w:vAlign w:val="center"/>
          </w:tcPr>
          <w:p w14:paraId="29C0F5FF" w14:textId="77777777" w:rsidR="009639E5" w:rsidRPr="001D3869" w:rsidRDefault="009639E5" w:rsidP="0060277C"/>
        </w:tc>
      </w:tr>
      <w:tr w:rsidR="009639E5" w:rsidRPr="001D3869" w14:paraId="3AF6AF53" w14:textId="77777777" w:rsidTr="0060277C">
        <w:trPr>
          <w:cantSplit/>
          <w:trHeight w:val="288"/>
          <w:jc w:val="center"/>
        </w:trPr>
        <w:tc>
          <w:tcPr>
            <w:tcW w:w="1440" w:type="dxa"/>
            <w:gridSpan w:val="2"/>
            <w:tcBorders>
              <w:bottom w:val="single" w:sz="12" w:space="0" w:color="auto"/>
            </w:tcBorders>
          </w:tcPr>
          <w:p w14:paraId="1961C783"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Total DFT:</w:t>
            </w:r>
          </w:p>
        </w:tc>
        <w:tc>
          <w:tcPr>
            <w:tcW w:w="3033" w:type="dxa"/>
            <w:gridSpan w:val="2"/>
            <w:tcBorders>
              <w:bottom w:val="single" w:sz="12" w:space="0" w:color="auto"/>
            </w:tcBorders>
          </w:tcPr>
          <w:p w14:paraId="572FB019" w14:textId="77777777" w:rsidR="009639E5" w:rsidRPr="00BE0456"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Borders>
              <w:bottom w:val="single" w:sz="12" w:space="0" w:color="auto"/>
            </w:tcBorders>
          </w:tcPr>
          <w:p w14:paraId="5B83A22C" w14:textId="77777777" w:rsidR="009639E5" w:rsidRPr="001D3869" w:rsidRDefault="009639E5" w:rsidP="0060277C">
            <w:pPr>
              <w:jc w:val="right"/>
              <w:rPr>
                <w:b/>
                <w:sz w:val="16"/>
                <w:szCs w:val="16"/>
              </w:rPr>
            </w:pPr>
          </w:p>
        </w:tc>
        <w:tc>
          <w:tcPr>
            <w:tcW w:w="4319" w:type="dxa"/>
            <w:gridSpan w:val="3"/>
            <w:vMerge/>
            <w:tcBorders>
              <w:bottom w:val="single" w:sz="12" w:space="0" w:color="auto"/>
            </w:tcBorders>
            <w:vAlign w:val="center"/>
          </w:tcPr>
          <w:p w14:paraId="63F14BD2" w14:textId="77777777" w:rsidR="009639E5" w:rsidRPr="001D3869" w:rsidRDefault="009639E5" w:rsidP="0060277C"/>
        </w:tc>
      </w:tr>
      <w:tr w:rsidR="009639E5" w:rsidRPr="001D3869" w14:paraId="37A74275" w14:textId="77777777" w:rsidTr="0060277C">
        <w:trPr>
          <w:trHeight w:val="360"/>
          <w:jc w:val="center"/>
        </w:trPr>
        <w:tc>
          <w:tcPr>
            <w:tcW w:w="1779" w:type="dxa"/>
            <w:gridSpan w:val="3"/>
            <w:tcBorders>
              <w:top w:val="single" w:sz="12" w:space="0" w:color="auto"/>
              <w:left w:val="single" w:sz="12" w:space="0" w:color="auto"/>
              <w:bottom w:val="single" w:sz="12" w:space="0" w:color="auto"/>
            </w:tcBorders>
            <w:shd w:val="clear" w:color="auto" w:fill="000000"/>
            <w:vAlign w:val="center"/>
          </w:tcPr>
          <w:p w14:paraId="24B0DC8B"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694" w:type="dxa"/>
            <w:tcBorders>
              <w:top w:val="single" w:sz="12" w:space="0" w:color="auto"/>
              <w:bottom w:val="single" w:sz="12" w:space="0" w:color="auto"/>
            </w:tcBorders>
            <w:shd w:val="clear" w:color="auto" w:fill="000000"/>
            <w:vAlign w:val="center"/>
          </w:tcPr>
          <w:p w14:paraId="30098EB9"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3015" w:type="dxa"/>
            <w:gridSpan w:val="2"/>
            <w:tcBorders>
              <w:top w:val="single" w:sz="12" w:space="0" w:color="auto"/>
              <w:bottom w:val="single" w:sz="12" w:space="0" w:color="auto"/>
            </w:tcBorders>
            <w:shd w:val="clear" w:color="auto" w:fill="000000"/>
            <w:vAlign w:val="center"/>
          </w:tcPr>
          <w:p w14:paraId="79B51AF5"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746" w:type="dxa"/>
            <w:tcBorders>
              <w:top w:val="single" w:sz="12" w:space="0" w:color="auto"/>
              <w:bottom w:val="single" w:sz="12" w:space="0" w:color="auto"/>
            </w:tcBorders>
            <w:shd w:val="clear" w:color="auto" w:fill="000000"/>
            <w:vAlign w:val="center"/>
          </w:tcPr>
          <w:p w14:paraId="33D81B58" w14:textId="77777777" w:rsidR="009639E5" w:rsidRPr="001D3869" w:rsidRDefault="009639E5" w:rsidP="0060277C">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548" w:type="dxa"/>
            <w:tcBorders>
              <w:top w:val="single" w:sz="12" w:space="0" w:color="auto"/>
              <w:bottom w:val="single" w:sz="12" w:space="0" w:color="auto"/>
              <w:right w:val="single" w:sz="12" w:space="0" w:color="auto"/>
            </w:tcBorders>
            <w:shd w:val="clear" w:color="auto" w:fill="000000"/>
            <w:vAlign w:val="center"/>
          </w:tcPr>
          <w:p w14:paraId="049DE001" w14:textId="77777777" w:rsidR="009639E5" w:rsidRPr="001D3869" w:rsidRDefault="009639E5" w:rsidP="0060277C">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9639E5" w:rsidRPr="001D3869" w14:paraId="252BB002" w14:textId="77777777" w:rsidTr="0060277C">
        <w:trPr>
          <w:trHeight w:val="288"/>
          <w:jc w:val="center"/>
        </w:trPr>
        <w:tc>
          <w:tcPr>
            <w:tcW w:w="1779" w:type="dxa"/>
            <w:gridSpan w:val="3"/>
            <w:vAlign w:val="center"/>
          </w:tcPr>
          <w:p w14:paraId="26AD4FE8" w14:textId="77777777" w:rsidR="009639E5" w:rsidRPr="00582F06" w:rsidRDefault="009639E5" w:rsidP="0060277C">
            <w:pPr>
              <w:autoSpaceDE/>
              <w:autoSpaceDN/>
              <w:adjustRightInd/>
              <w:spacing w:before="0" w:line="240" w:lineRule="auto"/>
              <w:ind w:left="0"/>
              <w:rPr>
                <w:b/>
                <w:sz w:val="16"/>
                <w:szCs w:val="16"/>
              </w:rPr>
            </w:pPr>
          </w:p>
        </w:tc>
        <w:tc>
          <w:tcPr>
            <w:tcW w:w="2694" w:type="dxa"/>
            <w:vAlign w:val="center"/>
          </w:tcPr>
          <w:p w14:paraId="61DF431B" w14:textId="77777777" w:rsidR="009639E5" w:rsidRPr="00582F06" w:rsidRDefault="009639E5" w:rsidP="0060277C">
            <w:pPr>
              <w:autoSpaceDE/>
              <w:autoSpaceDN/>
              <w:adjustRightInd/>
              <w:spacing w:before="0" w:line="240" w:lineRule="auto"/>
              <w:ind w:left="0"/>
              <w:rPr>
                <w:sz w:val="16"/>
                <w:szCs w:val="16"/>
              </w:rPr>
            </w:pPr>
            <w:r w:rsidRPr="00582F06">
              <w:rPr>
                <w:sz w:val="16"/>
                <w:szCs w:val="16"/>
              </w:rPr>
              <w:t>PPG</w:t>
            </w:r>
          </w:p>
        </w:tc>
        <w:tc>
          <w:tcPr>
            <w:tcW w:w="3015" w:type="dxa"/>
            <w:gridSpan w:val="2"/>
            <w:vAlign w:val="center"/>
          </w:tcPr>
          <w:p w14:paraId="4D1E5C1E" w14:textId="77777777" w:rsidR="009639E5" w:rsidRPr="00D077A9" w:rsidRDefault="009639E5" w:rsidP="0060277C">
            <w:pPr>
              <w:autoSpaceDE/>
              <w:autoSpaceDN/>
              <w:adjustRightInd/>
              <w:spacing w:before="0" w:line="240" w:lineRule="auto"/>
              <w:ind w:left="0"/>
              <w:rPr>
                <w:sz w:val="16"/>
                <w:szCs w:val="16"/>
              </w:rPr>
            </w:pPr>
            <w:proofErr w:type="spellStart"/>
            <w:r w:rsidRPr="00D077A9">
              <w:rPr>
                <w:sz w:val="16"/>
                <w:szCs w:val="16"/>
              </w:rPr>
              <w:t>Amercoat</w:t>
            </w:r>
            <w:proofErr w:type="spellEnd"/>
            <w:r w:rsidRPr="00D077A9">
              <w:rPr>
                <w:sz w:val="16"/>
                <w:szCs w:val="16"/>
              </w:rPr>
              <w:t xml:space="preserve"> 114A</w:t>
            </w:r>
          </w:p>
        </w:tc>
        <w:tc>
          <w:tcPr>
            <w:tcW w:w="746" w:type="dxa"/>
            <w:vAlign w:val="center"/>
          </w:tcPr>
          <w:p w14:paraId="20C0C7A9" w14:textId="6EABB112" w:rsidR="009639E5" w:rsidRPr="00582F06" w:rsidRDefault="009639E5" w:rsidP="0060277C">
            <w:pPr>
              <w:autoSpaceDE/>
              <w:autoSpaceDN/>
              <w:adjustRightInd/>
              <w:spacing w:before="0" w:line="240" w:lineRule="auto"/>
              <w:ind w:left="0"/>
              <w:jc w:val="center"/>
              <w:rPr>
                <w:sz w:val="16"/>
                <w:szCs w:val="16"/>
              </w:rPr>
            </w:pPr>
            <w:del w:id="1537" w:author="Kurmanov, Aidyn [STAMGazStroy LLP]" w:date="2025-12-09T17:00:00Z" w16du:dateUtc="2025-12-09T12:00:00Z">
              <w:r w:rsidRPr="00582F06">
                <w:rPr>
                  <w:sz w:val="16"/>
                  <w:szCs w:val="16"/>
                </w:rPr>
                <w:delText>0</w:delText>
              </w:r>
            </w:del>
            <w:ins w:id="1538" w:author="Kurmanov, Aidyn [STAMGazStroy LLP]" w:date="2025-12-09T17:00:00Z" w16du:dateUtc="2025-12-09T12:00:00Z">
              <w:r w:rsidR="004A3647">
                <w:rPr>
                  <w:sz w:val="16"/>
                  <w:szCs w:val="16"/>
                </w:rPr>
                <w:t>120</w:t>
              </w:r>
            </w:ins>
          </w:p>
        </w:tc>
        <w:tc>
          <w:tcPr>
            <w:tcW w:w="1548" w:type="dxa"/>
            <w:vAlign w:val="center"/>
          </w:tcPr>
          <w:p w14:paraId="1EB8734A" w14:textId="47564235" w:rsidR="009639E5" w:rsidRPr="00582F06" w:rsidRDefault="009639E5" w:rsidP="00003025">
            <w:pPr>
              <w:autoSpaceDE/>
              <w:autoSpaceDN/>
              <w:adjustRightInd/>
              <w:spacing w:before="0" w:line="240" w:lineRule="auto"/>
              <w:ind w:left="0" w:right="-46" w:hanging="59"/>
              <w:jc w:val="center"/>
              <w:rPr>
                <w:sz w:val="16"/>
                <w:szCs w:val="16"/>
              </w:rPr>
            </w:pPr>
            <w:r w:rsidRPr="00582F06">
              <w:rPr>
                <w:sz w:val="16"/>
                <w:szCs w:val="16"/>
              </w:rPr>
              <w:t>82</w:t>
            </w:r>
            <w:ins w:id="1539" w:author="Kurmanov, Aidyn [STAMGazStroy LLP]" w:date="2025-12-09T17:00:00Z" w16du:dateUtc="2025-12-09T12:00:00Z">
              <w:del w:id="1540" w:author="Issayevskiy, Konstantin [STAMGazStroy LLP]" w:date="2025-12-11T15:03:00Z" w16du:dateUtc="2025-12-11T10:03:00Z">
                <w:r w:rsidR="004A3647">
                  <w:rPr>
                    <w:sz w:val="16"/>
                    <w:szCs w:val="16"/>
                  </w:rPr>
                  <w:delText>.2</w:delText>
                </w:r>
              </w:del>
            </w:ins>
            <w:r w:rsidRPr="00582F06">
              <w:rPr>
                <w:sz w:val="16"/>
                <w:szCs w:val="16"/>
              </w:rPr>
              <w:t>°C (180°F)</w:t>
            </w:r>
          </w:p>
        </w:tc>
      </w:tr>
      <w:tr w:rsidR="00003025" w:rsidRPr="001D3869" w14:paraId="2C21F968" w14:textId="77777777" w:rsidTr="0060277C">
        <w:trPr>
          <w:trHeight w:val="288"/>
          <w:jc w:val="center"/>
        </w:trPr>
        <w:tc>
          <w:tcPr>
            <w:tcW w:w="1779" w:type="dxa"/>
            <w:gridSpan w:val="3"/>
            <w:vAlign w:val="center"/>
          </w:tcPr>
          <w:p w14:paraId="180BF334" w14:textId="77777777" w:rsidR="00003025" w:rsidRPr="00582F06" w:rsidRDefault="00003025" w:rsidP="00003025">
            <w:pPr>
              <w:autoSpaceDE/>
              <w:autoSpaceDN/>
              <w:adjustRightInd/>
              <w:spacing w:before="0" w:line="240" w:lineRule="auto"/>
              <w:ind w:left="0"/>
              <w:rPr>
                <w:b/>
                <w:sz w:val="16"/>
                <w:szCs w:val="16"/>
              </w:rPr>
            </w:pPr>
            <w:r w:rsidRPr="00582F06">
              <w:rPr>
                <w:b/>
                <w:sz w:val="16"/>
                <w:szCs w:val="16"/>
              </w:rPr>
              <w:t xml:space="preserve">Rivet and </w:t>
            </w:r>
            <w:proofErr w:type="gramStart"/>
            <w:r w:rsidRPr="00582F06">
              <w:rPr>
                <w:b/>
                <w:sz w:val="16"/>
                <w:szCs w:val="16"/>
              </w:rPr>
              <w:t>Seam</w:t>
            </w:r>
            <w:proofErr w:type="gramEnd"/>
          </w:p>
        </w:tc>
        <w:tc>
          <w:tcPr>
            <w:tcW w:w="2694" w:type="dxa"/>
            <w:vAlign w:val="center"/>
          </w:tcPr>
          <w:p w14:paraId="1D7DC764" w14:textId="77777777" w:rsidR="00003025" w:rsidRPr="00582F06" w:rsidRDefault="00003025" w:rsidP="00003025">
            <w:pPr>
              <w:autoSpaceDE/>
              <w:autoSpaceDN/>
              <w:adjustRightInd/>
              <w:spacing w:before="0" w:line="240" w:lineRule="auto"/>
              <w:ind w:left="0"/>
              <w:rPr>
                <w:sz w:val="16"/>
                <w:szCs w:val="16"/>
              </w:rPr>
            </w:pPr>
            <w:r w:rsidRPr="00582F06">
              <w:rPr>
                <w:sz w:val="16"/>
                <w:szCs w:val="16"/>
              </w:rPr>
              <w:t>PPG</w:t>
            </w:r>
          </w:p>
        </w:tc>
        <w:tc>
          <w:tcPr>
            <w:tcW w:w="3015" w:type="dxa"/>
            <w:gridSpan w:val="2"/>
            <w:vAlign w:val="center"/>
          </w:tcPr>
          <w:p w14:paraId="7D571553" w14:textId="369C03D4" w:rsidR="00003025" w:rsidRPr="00D077A9" w:rsidRDefault="00003025" w:rsidP="00003025">
            <w:pPr>
              <w:autoSpaceDE/>
              <w:autoSpaceDN/>
              <w:adjustRightInd/>
              <w:spacing w:before="0" w:line="240" w:lineRule="auto"/>
              <w:ind w:left="0"/>
              <w:rPr>
                <w:sz w:val="16"/>
                <w:szCs w:val="16"/>
              </w:rPr>
            </w:pPr>
            <w:proofErr w:type="spellStart"/>
            <w:r w:rsidRPr="00D077A9">
              <w:rPr>
                <w:sz w:val="16"/>
                <w:szCs w:val="16"/>
              </w:rPr>
              <w:t>Sigmaguard</w:t>
            </w:r>
            <w:proofErr w:type="spellEnd"/>
            <w:r w:rsidRPr="00D077A9">
              <w:rPr>
                <w:sz w:val="16"/>
                <w:szCs w:val="16"/>
              </w:rPr>
              <w:t xml:space="preserve"> CSF 650</w:t>
            </w:r>
          </w:p>
        </w:tc>
        <w:tc>
          <w:tcPr>
            <w:tcW w:w="746" w:type="dxa"/>
            <w:vAlign w:val="center"/>
          </w:tcPr>
          <w:p w14:paraId="10DA14BB" w14:textId="2C0B9A89" w:rsidR="00003025" w:rsidRPr="00582F06" w:rsidRDefault="00003025" w:rsidP="00003025">
            <w:pPr>
              <w:autoSpaceDE/>
              <w:autoSpaceDN/>
              <w:adjustRightInd/>
              <w:spacing w:before="0" w:line="240" w:lineRule="auto"/>
              <w:ind w:left="0"/>
              <w:jc w:val="center"/>
              <w:rPr>
                <w:sz w:val="16"/>
                <w:szCs w:val="16"/>
              </w:rPr>
            </w:pPr>
            <w:del w:id="1541" w:author="Kurmanov, Aidyn [STAMGazStroy LLP]" w:date="2025-12-09T17:00:00Z" w16du:dateUtc="2025-12-09T12:00:00Z">
              <w:r w:rsidRPr="00582F06">
                <w:rPr>
                  <w:sz w:val="16"/>
                  <w:szCs w:val="16"/>
                </w:rPr>
                <w:delText>0</w:delText>
              </w:r>
            </w:del>
            <w:ins w:id="1542" w:author="Kurmanov, Aidyn [STAMGazStroy LLP]" w:date="2025-12-09T17:00:00Z" w16du:dateUtc="2025-12-09T12:00:00Z">
              <w:r w:rsidR="004A3647">
                <w:rPr>
                  <w:sz w:val="16"/>
                  <w:szCs w:val="16"/>
                </w:rPr>
                <w:t>120</w:t>
              </w:r>
            </w:ins>
          </w:p>
        </w:tc>
        <w:tc>
          <w:tcPr>
            <w:tcW w:w="1548" w:type="dxa"/>
            <w:vAlign w:val="center"/>
          </w:tcPr>
          <w:p w14:paraId="1959FBEA" w14:textId="425DCACE" w:rsidR="00003025" w:rsidRPr="00582F06" w:rsidRDefault="00003025" w:rsidP="00003025">
            <w:pPr>
              <w:autoSpaceDE/>
              <w:autoSpaceDN/>
              <w:adjustRightInd/>
              <w:spacing w:before="0" w:line="240" w:lineRule="auto"/>
              <w:ind w:left="0" w:right="-46" w:hanging="59"/>
              <w:jc w:val="center"/>
              <w:rPr>
                <w:sz w:val="16"/>
                <w:szCs w:val="16"/>
              </w:rPr>
            </w:pPr>
            <w:r w:rsidRPr="00AA5477">
              <w:rPr>
                <w:sz w:val="16"/>
                <w:szCs w:val="16"/>
              </w:rPr>
              <w:t>82</w:t>
            </w:r>
            <w:ins w:id="1543" w:author="Kurmanov, Aidyn [STAMGazStroy LLP]" w:date="2025-12-09T17:00:00Z" w16du:dateUtc="2025-12-09T12:00:00Z">
              <w:del w:id="1544" w:author="Issayevskiy, Konstantin [STAMGazStroy LLP]" w:date="2025-12-11T15:03:00Z" w16du:dateUtc="2025-12-11T10:03:00Z">
                <w:r w:rsidR="004A3647">
                  <w:rPr>
                    <w:sz w:val="16"/>
                    <w:szCs w:val="16"/>
                  </w:rPr>
                  <w:delText>.2</w:delText>
                </w:r>
              </w:del>
            </w:ins>
            <w:r w:rsidRPr="00AA5477">
              <w:rPr>
                <w:sz w:val="16"/>
                <w:szCs w:val="16"/>
              </w:rPr>
              <w:t>°C(180°F)</w:t>
            </w:r>
          </w:p>
        </w:tc>
      </w:tr>
      <w:tr w:rsidR="009639E5" w:rsidRPr="001D3869" w14:paraId="039C6F71" w14:textId="77777777" w:rsidTr="0060277C">
        <w:trPr>
          <w:trHeight w:val="288"/>
          <w:jc w:val="center"/>
        </w:trPr>
        <w:tc>
          <w:tcPr>
            <w:tcW w:w="1779" w:type="dxa"/>
            <w:gridSpan w:val="3"/>
            <w:vAlign w:val="center"/>
          </w:tcPr>
          <w:p w14:paraId="2E69C381" w14:textId="77777777" w:rsidR="009639E5" w:rsidRPr="00582F06" w:rsidRDefault="009639E5" w:rsidP="0060277C">
            <w:pPr>
              <w:autoSpaceDE/>
              <w:autoSpaceDN/>
              <w:adjustRightInd/>
              <w:spacing w:before="0" w:line="240" w:lineRule="auto"/>
              <w:ind w:left="0"/>
              <w:rPr>
                <w:b/>
                <w:sz w:val="16"/>
                <w:szCs w:val="16"/>
              </w:rPr>
            </w:pPr>
            <w:r w:rsidRPr="00582F06">
              <w:rPr>
                <w:b/>
                <w:sz w:val="16"/>
                <w:szCs w:val="16"/>
              </w:rPr>
              <w:t>Sealer (Trowel)</w:t>
            </w:r>
          </w:p>
        </w:tc>
        <w:tc>
          <w:tcPr>
            <w:tcW w:w="2694" w:type="dxa"/>
            <w:vAlign w:val="center"/>
          </w:tcPr>
          <w:p w14:paraId="2A7DF299" w14:textId="77777777" w:rsidR="009639E5" w:rsidRPr="00582F06" w:rsidRDefault="009639E5" w:rsidP="0060277C">
            <w:pPr>
              <w:autoSpaceDE/>
              <w:autoSpaceDN/>
              <w:adjustRightInd/>
              <w:spacing w:before="0" w:line="240" w:lineRule="auto"/>
              <w:ind w:left="0"/>
              <w:rPr>
                <w:sz w:val="16"/>
                <w:szCs w:val="16"/>
              </w:rPr>
            </w:pPr>
            <w:r w:rsidRPr="00582F06">
              <w:rPr>
                <w:sz w:val="16"/>
                <w:szCs w:val="16"/>
              </w:rPr>
              <w:t>Carboline</w:t>
            </w:r>
          </w:p>
        </w:tc>
        <w:tc>
          <w:tcPr>
            <w:tcW w:w="3015" w:type="dxa"/>
            <w:gridSpan w:val="2"/>
            <w:vAlign w:val="center"/>
          </w:tcPr>
          <w:p w14:paraId="3CD09D0B" w14:textId="77777777" w:rsidR="009639E5" w:rsidRPr="00D077A9" w:rsidRDefault="009639E5" w:rsidP="0060277C">
            <w:pPr>
              <w:autoSpaceDE/>
              <w:autoSpaceDN/>
              <w:adjustRightInd/>
              <w:spacing w:before="0" w:line="240" w:lineRule="auto"/>
              <w:ind w:left="0"/>
              <w:rPr>
                <w:sz w:val="16"/>
                <w:szCs w:val="16"/>
              </w:rPr>
            </w:pPr>
            <w:proofErr w:type="spellStart"/>
            <w:r w:rsidRPr="00D077A9">
              <w:rPr>
                <w:sz w:val="16"/>
                <w:szCs w:val="16"/>
              </w:rPr>
              <w:t>Carbog</w:t>
            </w:r>
            <w:r w:rsidRPr="00D077A9">
              <w:rPr>
                <w:spacing w:val="1"/>
                <w:sz w:val="16"/>
                <w:szCs w:val="16"/>
              </w:rPr>
              <w:t>u</w:t>
            </w:r>
            <w:r w:rsidRPr="00D077A9">
              <w:rPr>
                <w:sz w:val="16"/>
                <w:szCs w:val="16"/>
              </w:rPr>
              <w:t>ard</w:t>
            </w:r>
            <w:proofErr w:type="spellEnd"/>
            <w:r w:rsidR="002B7765" w:rsidRPr="00D077A9">
              <w:rPr>
                <w:sz w:val="16"/>
                <w:szCs w:val="16"/>
              </w:rPr>
              <w:t xml:space="preserve"> </w:t>
            </w:r>
            <w:r w:rsidRPr="00D077A9">
              <w:rPr>
                <w:sz w:val="16"/>
                <w:szCs w:val="16"/>
              </w:rPr>
              <w:t>5</w:t>
            </w:r>
            <w:r w:rsidRPr="00D077A9">
              <w:rPr>
                <w:spacing w:val="1"/>
                <w:sz w:val="16"/>
                <w:szCs w:val="16"/>
              </w:rPr>
              <w:t>0</w:t>
            </w:r>
            <w:r w:rsidRPr="00D077A9">
              <w:rPr>
                <w:sz w:val="16"/>
                <w:szCs w:val="16"/>
              </w:rPr>
              <w:t>1</w:t>
            </w:r>
          </w:p>
        </w:tc>
        <w:tc>
          <w:tcPr>
            <w:tcW w:w="746" w:type="dxa"/>
            <w:vAlign w:val="center"/>
          </w:tcPr>
          <w:p w14:paraId="2A257116" w14:textId="77777777" w:rsidR="009639E5" w:rsidRPr="00582F06" w:rsidRDefault="009639E5" w:rsidP="0060277C">
            <w:pPr>
              <w:autoSpaceDE/>
              <w:autoSpaceDN/>
              <w:adjustRightInd/>
              <w:spacing w:before="0" w:line="240" w:lineRule="auto"/>
              <w:ind w:left="0"/>
              <w:jc w:val="center"/>
              <w:rPr>
                <w:sz w:val="16"/>
                <w:szCs w:val="16"/>
              </w:rPr>
            </w:pPr>
            <w:r w:rsidRPr="00582F06">
              <w:rPr>
                <w:sz w:val="16"/>
                <w:szCs w:val="16"/>
              </w:rPr>
              <w:t>0</w:t>
            </w:r>
          </w:p>
        </w:tc>
        <w:tc>
          <w:tcPr>
            <w:tcW w:w="1548" w:type="dxa"/>
            <w:vAlign w:val="center"/>
          </w:tcPr>
          <w:p w14:paraId="36B2C781" w14:textId="24210559" w:rsidR="009639E5" w:rsidRPr="00582F06" w:rsidRDefault="00003025" w:rsidP="00003025">
            <w:pPr>
              <w:autoSpaceDE/>
              <w:autoSpaceDN/>
              <w:adjustRightInd/>
              <w:spacing w:before="0" w:line="240" w:lineRule="auto"/>
              <w:ind w:left="0" w:right="-46" w:hanging="59"/>
              <w:jc w:val="center"/>
              <w:rPr>
                <w:sz w:val="16"/>
                <w:szCs w:val="16"/>
              </w:rPr>
            </w:pPr>
            <w:r w:rsidRPr="00582F06">
              <w:rPr>
                <w:sz w:val="16"/>
                <w:szCs w:val="16"/>
              </w:rPr>
              <w:t>93°C (200°F)</w:t>
            </w:r>
          </w:p>
        </w:tc>
      </w:tr>
      <w:tr w:rsidR="009639E5" w:rsidRPr="001D3869" w14:paraId="2F2DDF7A" w14:textId="77777777" w:rsidTr="0060277C">
        <w:trPr>
          <w:trHeight w:val="288"/>
          <w:jc w:val="center"/>
        </w:trPr>
        <w:tc>
          <w:tcPr>
            <w:tcW w:w="1779" w:type="dxa"/>
            <w:gridSpan w:val="3"/>
            <w:vAlign w:val="center"/>
          </w:tcPr>
          <w:p w14:paraId="236BF1C8" w14:textId="77777777" w:rsidR="009639E5" w:rsidRPr="00582F06" w:rsidRDefault="009639E5" w:rsidP="0060277C">
            <w:pPr>
              <w:jc w:val="center"/>
              <w:rPr>
                <w:b/>
                <w:sz w:val="16"/>
                <w:szCs w:val="16"/>
              </w:rPr>
            </w:pPr>
          </w:p>
        </w:tc>
        <w:tc>
          <w:tcPr>
            <w:tcW w:w="2694" w:type="dxa"/>
            <w:vAlign w:val="center"/>
          </w:tcPr>
          <w:p w14:paraId="7F27542D" w14:textId="77777777" w:rsidR="009639E5" w:rsidRPr="00582F06" w:rsidRDefault="009639E5" w:rsidP="0060277C">
            <w:pPr>
              <w:autoSpaceDE/>
              <w:autoSpaceDN/>
              <w:adjustRightInd/>
              <w:spacing w:before="0" w:line="240" w:lineRule="auto"/>
              <w:ind w:left="0"/>
              <w:rPr>
                <w:sz w:val="16"/>
                <w:szCs w:val="16"/>
              </w:rPr>
            </w:pPr>
            <w:proofErr w:type="spellStart"/>
            <w:proofErr w:type="gramStart"/>
            <w:r w:rsidRPr="00582F06">
              <w:rPr>
                <w:sz w:val="16"/>
                <w:szCs w:val="16"/>
              </w:rPr>
              <w:t>HempelCoatings</w:t>
            </w:r>
            <w:proofErr w:type="spellEnd"/>
            <w:r w:rsidRPr="00582F06">
              <w:rPr>
                <w:sz w:val="16"/>
                <w:szCs w:val="16"/>
              </w:rPr>
              <w:t>(</w:t>
            </w:r>
            <w:proofErr w:type="gramEnd"/>
            <w:r w:rsidRPr="00582F06">
              <w:rPr>
                <w:sz w:val="16"/>
                <w:szCs w:val="16"/>
              </w:rPr>
              <w:t>USA</w:t>
            </w:r>
            <w:proofErr w:type="gramStart"/>
            <w:r w:rsidRPr="00582F06">
              <w:rPr>
                <w:sz w:val="16"/>
                <w:szCs w:val="16"/>
              </w:rPr>
              <w:t>),Inc.</w:t>
            </w:r>
            <w:proofErr w:type="gramEnd"/>
          </w:p>
        </w:tc>
        <w:tc>
          <w:tcPr>
            <w:tcW w:w="3015" w:type="dxa"/>
            <w:gridSpan w:val="2"/>
            <w:vAlign w:val="center"/>
          </w:tcPr>
          <w:p w14:paraId="22D55057" w14:textId="77777777" w:rsidR="009639E5" w:rsidRPr="00D077A9" w:rsidRDefault="009639E5" w:rsidP="0060277C">
            <w:pPr>
              <w:autoSpaceDE/>
              <w:autoSpaceDN/>
              <w:adjustRightInd/>
              <w:spacing w:before="0" w:line="240" w:lineRule="auto"/>
              <w:ind w:left="0"/>
              <w:rPr>
                <w:sz w:val="16"/>
                <w:szCs w:val="16"/>
              </w:rPr>
            </w:pPr>
            <w:r w:rsidRPr="00D077A9">
              <w:rPr>
                <w:sz w:val="16"/>
                <w:szCs w:val="16"/>
              </w:rPr>
              <w:t>Epoxy</w:t>
            </w:r>
            <w:r w:rsidR="002B7765" w:rsidRPr="00D077A9">
              <w:rPr>
                <w:sz w:val="16"/>
                <w:szCs w:val="16"/>
              </w:rPr>
              <w:t xml:space="preserve"> </w:t>
            </w:r>
            <w:r w:rsidRPr="00D077A9">
              <w:rPr>
                <w:sz w:val="16"/>
                <w:szCs w:val="16"/>
              </w:rPr>
              <w:t>Filler</w:t>
            </w:r>
            <w:r w:rsidR="002B7765" w:rsidRPr="00D077A9">
              <w:rPr>
                <w:sz w:val="16"/>
                <w:szCs w:val="16"/>
              </w:rPr>
              <w:t xml:space="preserve"> </w:t>
            </w:r>
            <w:r w:rsidRPr="00D077A9">
              <w:rPr>
                <w:sz w:val="16"/>
                <w:szCs w:val="16"/>
              </w:rPr>
              <w:t>35250</w:t>
            </w:r>
          </w:p>
        </w:tc>
        <w:tc>
          <w:tcPr>
            <w:tcW w:w="746" w:type="dxa"/>
            <w:vAlign w:val="center"/>
          </w:tcPr>
          <w:p w14:paraId="6C77D52C" w14:textId="77777777" w:rsidR="009639E5" w:rsidRPr="00582F06" w:rsidRDefault="009639E5" w:rsidP="0060277C">
            <w:pPr>
              <w:autoSpaceDE/>
              <w:autoSpaceDN/>
              <w:adjustRightInd/>
              <w:spacing w:before="0" w:line="240" w:lineRule="auto"/>
              <w:ind w:left="0"/>
              <w:jc w:val="center"/>
              <w:rPr>
                <w:sz w:val="16"/>
                <w:szCs w:val="16"/>
              </w:rPr>
            </w:pPr>
            <w:r w:rsidRPr="00582F06">
              <w:rPr>
                <w:sz w:val="16"/>
                <w:szCs w:val="16"/>
              </w:rPr>
              <w:t>10</w:t>
            </w:r>
          </w:p>
        </w:tc>
        <w:tc>
          <w:tcPr>
            <w:tcW w:w="1548" w:type="dxa"/>
            <w:vAlign w:val="center"/>
          </w:tcPr>
          <w:p w14:paraId="75433AA6" w14:textId="61381DAD" w:rsidR="009639E5" w:rsidRPr="00582F06" w:rsidRDefault="00003025" w:rsidP="00003025">
            <w:pPr>
              <w:autoSpaceDE/>
              <w:autoSpaceDN/>
              <w:adjustRightInd/>
              <w:spacing w:before="0" w:line="240" w:lineRule="auto"/>
              <w:ind w:left="0" w:right="-46" w:hanging="59"/>
              <w:jc w:val="center"/>
              <w:rPr>
                <w:sz w:val="16"/>
                <w:szCs w:val="16"/>
              </w:rPr>
            </w:pPr>
            <w:r w:rsidRPr="00003025">
              <w:rPr>
                <w:sz w:val="16"/>
                <w:szCs w:val="16"/>
              </w:rPr>
              <w:t>140°C (284°F)</w:t>
            </w:r>
          </w:p>
        </w:tc>
      </w:tr>
      <w:tr w:rsidR="009639E5" w:rsidRPr="001D3869" w14:paraId="5BB2F29D" w14:textId="77777777" w:rsidTr="0060277C">
        <w:trPr>
          <w:trHeight w:val="288"/>
          <w:jc w:val="center"/>
        </w:trPr>
        <w:tc>
          <w:tcPr>
            <w:tcW w:w="1779" w:type="dxa"/>
            <w:gridSpan w:val="3"/>
            <w:vAlign w:val="center"/>
          </w:tcPr>
          <w:p w14:paraId="0DE317D3" w14:textId="77777777" w:rsidR="009639E5" w:rsidRPr="00582F06" w:rsidRDefault="009639E5" w:rsidP="0060277C">
            <w:pPr>
              <w:jc w:val="center"/>
              <w:rPr>
                <w:b/>
                <w:sz w:val="16"/>
                <w:szCs w:val="16"/>
              </w:rPr>
            </w:pPr>
          </w:p>
        </w:tc>
        <w:tc>
          <w:tcPr>
            <w:tcW w:w="2694" w:type="dxa"/>
            <w:vAlign w:val="center"/>
          </w:tcPr>
          <w:p w14:paraId="5C15BE96" w14:textId="77777777" w:rsidR="009639E5" w:rsidRPr="00582F06" w:rsidRDefault="009639E5" w:rsidP="0060277C">
            <w:pPr>
              <w:autoSpaceDE/>
              <w:autoSpaceDN/>
              <w:adjustRightInd/>
              <w:spacing w:before="0" w:line="240" w:lineRule="auto"/>
              <w:ind w:left="0"/>
              <w:rPr>
                <w:sz w:val="16"/>
                <w:szCs w:val="16"/>
              </w:rPr>
            </w:pPr>
            <w:r w:rsidRPr="00582F06">
              <w:rPr>
                <w:sz w:val="16"/>
                <w:szCs w:val="16"/>
              </w:rPr>
              <w:t>International</w:t>
            </w:r>
          </w:p>
        </w:tc>
        <w:tc>
          <w:tcPr>
            <w:tcW w:w="3015" w:type="dxa"/>
            <w:gridSpan w:val="2"/>
            <w:vAlign w:val="center"/>
          </w:tcPr>
          <w:p w14:paraId="493D5E87" w14:textId="77777777" w:rsidR="009639E5" w:rsidRPr="00D077A9" w:rsidRDefault="009639E5" w:rsidP="0060277C">
            <w:pPr>
              <w:autoSpaceDE/>
              <w:autoSpaceDN/>
              <w:adjustRightInd/>
              <w:spacing w:before="0" w:line="240" w:lineRule="auto"/>
              <w:ind w:left="0"/>
              <w:rPr>
                <w:sz w:val="16"/>
                <w:szCs w:val="16"/>
              </w:rPr>
            </w:pPr>
            <w:r w:rsidRPr="00D077A9">
              <w:rPr>
                <w:sz w:val="16"/>
                <w:szCs w:val="16"/>
              </w:rPr>
              <w:t>Enviroline</w:t>
            </w:r>
            <w:r w:rsidR="002B7765" w:rsidRPr="00D077A9">
              <w:rPr>
                <w:sz w:val="16"/>
                <w:szCs w:val="16"/>
              </w:rPr>
              <w:t xml:space="preserve"> </w:t>
            </w:r>
            <w:r w:rsidRPr="00D077A9">
              <w:rPr>
                <w:sz w:val="16"/>
                <w:szCs w:val="16"/>
              </w:rPr>
              <w:t>B</w:t>
            </w:r>
            <w:r w:rsidR="002B7765" w:rsidRPr="00D077A9">
              <w:rPr>
                <w:sz w:val="16"/>
                <w:szCs w:val="16"/>
              </w:rPr>
              <w:t xml:space="preserve"> </w:t>
            </w:r>
            <w:r w:rsidRPr="00D077A9">
              <w:rPr>
                <w:sz w:val="16"/>
                <w:szCs w:val="16"/>
              </w:rPr>
              <w:t>Flex</w:t>
            </w:r>
            <w:r w:rsidR="002B7765" w:rsidRPr="00D077A9">
              <w:rPr>
                <w:sz w:val="16"/>
                <w:szCs w:val="16"/>
              </w:rPr>
              <w:t xml:space="preserve"> </w:t>
            </w:r>
            <w:r w:rsidRPr="00D077A9">
              <w:rPr>
                <w:sz w:val="16"/>
                <w:szCs w:val="16"/>
              </w:rPr>
              <w:t>9400</w:t>
            </w:r>
            <w:r w:rsidR="002B7765" w:rsidRPr="00D077A9">
              <w:rPr>
                <w:sz w:val="16"/>
                <w:szCs w:val="16"/>
              </w:rPr>
              <w:t xml:space="preserve"> </w:t>
            </w:r>
            <w:r w:rsidRPr="00D077A9">
              <w:rPr>
                <w:sz w:val="16"/>
                <w:szCs w:val="16"/>
              </w:rPr>
              <w:t>series</w:t>
            </w:r>
          </w:p>
        </w:tc>
        <w:tc>
          <w:tcPr>
            <w:tcW w:w="746" w:type="dxa"/>
            <w:vAlign w:val="center"/>
          </w:tcPr>
          <w:p w14:paraId="5260394F" w14:textId="77777777" w:rsidR="009639E5" w:rsidRPr="00582F06" w:rsidRDefault="009639E5" w:rsidP="0060277C">
            <w:pPr>
              <w:autoSpaceDE/>
              <w:autoSpaceDN/>
              <w:adjustRightInd/>
              <w:spacing w:before="0" w:line="240" w:lineRule="auto"/>
              <w:ind w:left="0"/>
              <w:jc w:val="center"/>
              <w:rPr>
                <w:sz w:val="16"/>
                <w:szCs w:val="16"/>
              </w:rPr>
            </w:pPr>
            <w:r w:rsidRPr="00582F06">
              <w:rPr>
                <w:sz w:val="16"/>
                <w:szCs w:val="16"/>
              </w:rPr>
              <w:t>32</w:t>
            </w:r>
          </w:p>
        </w:tc>
        <w:tc>
          <w:tcPr>
            <w:tcW w:w="1548" w:type="dxa"/>
            <w:vAlign w:val="center"/>
          </w:tcPr>
          <w:p w14:paraId="5083647D" w14:textId="2333C196" w:rsidR="009639E5" w:rsidRPr="00003025" w:rsidRDefault="009639E5" w:rsidP="0060277C">
            <w:pPr>
              <w:autoSpaceDE/>
              <w:autoSpaceDN/>
              <w:adjustRightInd/>
              <w:spacing w:before="0" w:line="240" w:lineRule="auto"/>
              <w:ind w:left="0" w:right="-46" w:hanging="59"/>
              <w:jc w:val="center"/>
              <w:rPr>
                <w:sz w:val="16"/>
                <w:szCs w:val="16"/>
              </w:rPr>
            </w:pPr>
            <w:del w:id="1545" w:author="Kurmanov, Aidyn [STAMGazStroy LLP]" w:date="2025-12-09T17:00:00Z" w16du:dateUtc="2025-12-09T12:00:00Z">
              <w:r w:rsidRPr="00582F06">
                <w:rPr>
                  <w:sz w:val="16"/>
                  <w:szCs w:val="16"/>
                </w:rPr>
                <w:delText>82</w:delText>
              </w:r>
            </w:del>
            <w:ins w:id="1546" w:author="Kurmanov, Aidyn [STAMGazStroy LLP]" w:date="2025-12-09T17:00:00Z" w16du:dateUtc="2025-12-09T12:00:00Z">
              <w:r w:rsidR="004A3647">
                <w:rPr>
                  <w:sz w:val="16"/>
                  <w:szCs w:val="16"/>
                </w:rPr>
                <w:t>71</w:t>
              </w:r>
              <w:del w:id="1547" w:author="Issayevskiy, Konstantin [STAMGazStroy LLP]" w:date="2025-12-11T15:03:00Z" w16du:dateUtc="2025-12-11T10:03:00Z">
                <w:r w:rsidR="004A3647">
                  <w:rPr>
                    <w:sz w:val="16"/>
                    <w:szCs w:val="16"/>
                  </w:rPr>
                  <w:delText>.1</w:delText>
                </w:r>
              </w:del>
            </w:ins>
            <w:r w:rsidRPr="00582F06">
              <w:rPr>
                <w:sz w:val="16"/>
                <w:szCs w:val="16"/>
              </w:rPr>
              <w:t>°C (</w:t>
            </w:r>
            <w:del w:id="1548" w:author="Kurmanov, Aidyn [STAMGazStroy LLP]" w:date="2025-12-09T17:00:00Z" w16du:dateUtc="2025-12-09T12:00:00Z">
              <w:r w:rsidRPr="00582F06">
                <w:rPr>
                  <w:sz w:val="16"/>
                  <w:szCs w:val="16"/>
                </w:rPr>
                <w:delText>180</w:delText>
              </w:r>
            </w:del>
            <w:ins w:id="1549" w:author="Kurmanov, Aidyn [STAMGazStroy LLP]" w:date="2025-12-09T17:00:00Z" w16du:dateUtc="2025-12-09T12:00:00Z">
              <w:r w:rsidR="004A3647">
                <w:rPr>
                  <w:sz w:val="16"/>
                  <w:szCs w:val="16"/>
                </w:rPr>
                <w:t>160</w:t>
              </w:r>
            </w:ins>
            <w:r w:rsidRPr="00582F06">
              <w:rPr>
                <w:sz w:val="16"/>
                <w:szCs w:val="16"/>
              </w:rPr>
              <w:t>°F)</w:t>
            </w:r>
          </w:p>
        </w:tc>
      </w:tr>
      <w:tr w:rsidR="009639E5" w:rsidRPr="001D3869" w14:paraId="7CA7AAC7" w14:textId="77777777" w:rsidTr="0060277C">
        <w:trPr>
          <w:trHeight w:val="288"/>
          <w:jc w:val="center"/>
        </w:trPr>
        <w:tc>
          <w:tcPr>
            <w:tcW w:w="1779" w:type="dxa"/>
            <w:gridSpan w:val="3"/>
            <w:vAlign w:val="center"/>
          </w:tcPr>
          <w:p w14:paraId="29840DA7" w14:textId="77777777" w:rsidR="009639E5" w:rsidRPr="00582F06" w:rsidRDefault="009639E5" w:rsidP="0060277C">
            <w:pPr>
              <w:jc w:val="center"/>
              <w:rPr>
                <w:b/>
                <w:sz w:val="16"/>
                <w:szCs w:val="16"/>
              </w:rPr>
            </w:pPr>
          </w:p>
        </w:tc>
        <w:tc>
          <w:tcPr>
            <w:tcW w:w="2694" w:type="dxa"/>
            <w:vAlign w:val="center"/>
          </w:tcPr>
          <w:p w14:paraId="4A0C9A1B" w14:textId="77777777" w:rsidR="009639E5" w:rsidRPr="00582F06" w:rsidRDefault="009639E5" w:rsidP="0060277C">
            <w:pPr>
              <w:autoSpaceDE/>
              <w:autoSpaceDN/>
              <w:adjustRightInd/>
              <w:spacing w:before="0" w:line="240" w:lineRule="auto"/>
              <w:ind w:left="0"/>
              <w:rPr>
                <w:sz w:val="16"/>
                <w:szCs w:val="16"/>
              </w:rPr>
            </w:pPr>
            <w:r w:rsidRPr="00582F06">
              <w:rPr>
                <w:sz w:val="16"/>
                <w:szCs w:val="16"/>
              </w:rPr>
              <w:t>Jotun</w:t>
            </w:r>
          </w:p>
        </w:tc>
        <w:tc>
          <w:tcPr>
            <w:tcW w:w="3015" w:type="dxa"/>
            <w:gridSpan w:val="2"/>
            <w:vAlign w:val="center"/>
          </w:tcPr>
          <w:p w14:paraId="6080E0DD" w14:textId="77777777" w:rsidR="009639E5" w:rsidRPr="00D077A9" w:rsidRDefault="009639E5" w:rsidP="0060277C">
            <w:pPr>
              <w:autoSpaceDE/>
              <w:autoSpaceDN/>
              <w:adjustRightInd/>
              <w:spacing w:before="0" w:line="240" w:lineRule="auto"/>
              <w:ind w:left="0"/>
              <w:rPr>
                <w:sz w:val="16"/>
                <w:szCs w:val="16"/>
              </w:rPr>
            </w:pPr>
            <w:r w:rsidRPr="00D077A9">
              <w:rPr>
                <w:sz w:val="16"/>
                <w:szCs w:val="16"/>
              </w:rPr>
              <w:t>Epoxy</w:t>
            </w:r>
            <w:r w:rsidR="002B7765" w:rsidRPr="00D077A9">
              <w:rPr>
                <w:sz w:val="16"/>
                <w:szCs w:val="16"/>
              </w:rPr>
              <w:t xml:space="preserve"> </w:t>
            </w:r>
            <w:r w:rsidRPr="00D077A9">
              <w:rPr>
                <w:sz w:val="16"/>
                <w:szCs w:val="16"/>
              </w:rPr>
              <w:t>Filler</w:t>
            </w:r>
          </w:p>
        </w:tc>
        <w:tc>
          <w:tcPr>
            <w:tcW w:w="746" w:type="dxa"/>
            <w:vAlign w:val="center"/>
          </w:tcPr>
          <w:p w14:paraId="4B3F5D12" w14:textId="77777777" w:rsidR="009639E5" w:rsidRPr="00582F06" w:rsidRDefault="009639E5" w:rsidP="0060277C">
            <w:pPr>
              <w:autoSpaceDE/>
              <w:autoSpaceDN/>
              <w:adjustRightInd/>
              <w:spacing w:before="0" w:line="240" w:lineRule="auto"/>
              <w:ind w:left="0"/>
              <w:jc w:val="center"/>
              <w:rPr>
                <w:sz w:val="16"/>
                <w:szCs w:val="16"/>
              </w:rPr>
            </w:pPr>
            <w:r w:rsidRPr="00582F06">
              <w:rPr>
                <w:sz w:val="16"/>
                <w:szCs w:val="16"/>
              </w:rPr>
              <w:t>0</w:t>
            </w:r>
          </w:p>
        </w:tc>
        <w:tc>
          <w:tcPr>
            <w:tcW w:w="1548" w:type="dxa"/>
            <w:vAlign w:val="center"/>
          </w:tcPr>
          <w:p w14:paraId="58E24CC3" w14:textId="6A77A2BB" w:rsidR="009639E5" w:rsidRPr="00582F06" w:rsidRDefault="004A3647" w:rsidP="00003025">
            <w:pPr>
              <w:autoSpaceDE/>
              <w:autoSpaceDN/>
              <w:adjustRightInd/>
              <w:spacing w:before="0" w:line="240" w:lineRule="auto"/>
              <w:ind w:left="0" w:right="-46" w:hanging="59"/>
              <w:jc w:val="center"/>
              <w:rPr>
                <w:sz w:val="16"/>
                <w:szCs w:val="16"/>
              </w:rPr>
            </w:pPr>
            <w:ins w:id="1550" w:author="Kurmanov, Aidyn [STAMGazStroy LLP]" w:date="2025-12-09T17:01:00Z" w16du:dateUtc="2025-12-09T12:01:00Z">
              <w:r>
                <w:rPr>
                  <w:sz w:val="16"/>
                  <w:szCs w:val="16"/>
                </w:rPr>
                <w:t>82</w:t>
              </w:r>
              <w:del w:id="1551" w:author="Issayevskiy, Konstantin [STAMGazStroy LLP]" w:date="2025-12-11T15:04:00Z" w16du:dateUtc="2025-12-11T10:04:00Z">
                <w:r>
                  <w:rPr>
                    <w:sz w:val="16"/>
                    <w:szCs w:val="16"/>
                  </w:rPr>
                  <w:delText>.2</w:delText>
                </w:r>
              </w:del>
            </w:ins>
            <w:ins w:id="1552" w:author="Kurmanov, Aidyn [STAMGazStroy LLP]" w:date="2025-12-09T17:00:00Z" w16du:dateUtc="2025-12-09T12:00:00Z">
              <w:r w:rsidRPr="00582F06">
                <w:rPr>
                  <w:sz w:val="16"/>
                  <w:szCs w:val="16"/>
                </w:rPr>
                <w:t>°C (1</w:t>
              </w:r>
            </w:ins>
            <w:ins w:id="1553" w:author="Kurmanov, Aidyn [STAMGazStroy LLP]" w:date="2025-12-09T17:01:00Z" w16du:dateUtc="2025-12-09T12:01:00Z">
              <w:r>
                <w:rPr>
                  <w:sz w:val="16"/>
                  <w:szCs w:val="16"/>
                </w:rPr>
                <w:t>6</w:t>
              </w:r>
            </w:ins>
            <w:ins w:id="1554" w:author="Kurmanov, Aidyn [STAMGazStroy LLP]" w:date="2025-12-09T17:00:00Z" w16du:dateUtc="2025-12-09T12:00:00Z">
              <w:r w:rsidRPr="00582F06">
                <w:rPr>
                  <w:sz w:val="16"/>
                  <w:szCs w:val="16"/>
                </w:rPr>
                <w:t>0°F)</w:t>
              </w:r>
            </w:ins>
          </w:p>
        </w:tc>
      </w:tr>
      <w:tr w:rsidR="009639E5" w:rsidRPr="001D3869" w14:paraId="0B911DF3" w14:textId="77777777" w:rsidTr="0060277C">
        <w:trPr>
          <w:trHeight w:val="288"/>
          <w:jc w:val="center"/>
        </w:trPr>
        <w:tc>
          <w:tcPr>
            <w:tcW w:w="1779" w:type="dxa"/>
            <w:gridSpan w:val="3"/>
            <w:vAlign w:val="center"/>
          </w:tcPr>
          <w:p w14:paraId="474FA19C" w14:textId="77777777" w:rsidR="009639E5" w:rsidRPr="00582F06" w:rsidRDefault="009639E5" w:rsidP="0060277C">
            <w:pPr>
              <w:jc w:val="center"/>
              <w:rPr>
                <w:b/>
                <w:sz w:val="16"/>
                <w:szCs w:val="16"/>
              </w:rPr>
            </w:pPr>
          </w:p>
        </w:tc>
        <w:tc>
          <w:tcPr>
            <w:tcW w:w="2694" w:type="dxa"/>
            <w:vAlign w:val="center"/>
          </w:tcPr>
          <w:p w14:paraId="54F7A753" w14:textId="77777777" w:rsidR="009639E5" w:rsidRPr="00582F06" w:rsidRDefault="009639E5" w:rsidP="0060277C">
            <w:pPr>
              <w:autoSpaceDE/>
              <w:autoSpaceDN/>
              <w:adjustRightInd/>
              <w:spacing w:before="0" w:line="240" w:lineRule="auto"/>
              <w:ind w:left="0"/>
              <w:rPr>
                <w:sz w:val="16"/>
                <w:szCs w:val="16"/>
              </w:rPr>
            </w:pPr>
            <w:proofErr w:type="spellStart"/>
            <w:r w:rsidRPr="00582F06">
              <w:rPr>
                <w:sz w:val="16"/>
                <w:szCs w:val="16"/>
              </w:rPr>
              <w:t>Sher</w:t>
            </w:r>
            <w:r w:rsidRPr="00582F06">
              <w:rPr>
                <w:spacing w:val="-1"/>
                <w:sz w:val="16"/>
                <w:szCs w:val="16"/>
              </w:rPr>
              <w:t>w</w:t>
            </w:r>
            <w:r w:rsidRPr="00582F06">
              <w:rPr>
                <w:spacing w:val="1"/>
                <w:sz w:val="16"/>
                <w:szCs w:val="16"/>
              </w:rPr>
              <w:t>i</w:t>
            </w:r>
            <w:r w:rsidRPr="00582F06">
              <w:rPr>
                <w:sz w:val="16"/>
                <w:szCs w:val="16"/>
              </w:rPr>
              <w:t>nWilliams</w:t>
            </w:r>
            <w:proofErr w:type="spellEnd"/>
          </w:p>
        </w:tc>
        <w:tc>
          <w:tcPr>
            <w:tcW w:w="3015" w:type="dxa"/>
            <w:gridSpan w:val="2"/>
            <w:vAlign w:val="center"/>
          </w:tcPr>
          <w:p w14:paraId="3BDB0A32" w14:textId="77777777" w:rsidR="009639E5" w:rsidRPr="00D077A9" w:rsidRDefault="009639E5" w:rsidP="0060277C">
            <w:pPr>
              <w:autoSpaceDE/>
              <w:autoSpaceDN/>
              <w:adjustRightInd/>
              <w:spacing w:before="0" w:line="240" w:lineRule="auto"/>
              <w:ind w:left="0"/>
              <w:rPr>
                <w:sz w:val="16"/>
                <w:szCs w:val="16"/>
              </w:rPr>
            </w:pPr>
            <w:proofErr w:type="spellStart"/>
            <w:r w:rsidRPr="00D077A9">
              <w:rPr>
                <w:sz w:val="16"/>
                <w:szCs w:val="16"/>
              </w:rPr>
              <w:t>SteelSeam</w:t>
            </w:r>
            <w:proofErr w:type="spellEnd"/>
            <w:r w:rsidR="002B7765" w:rsidRPr="00D077A9">
              <w:rPr>
                <w:sz w:val="16"/>
                <w:szCs w:val="16"/>
              </w:rPr>
              <w:t xml:space="preserve"> </w:t>
            </w:r>
            <w:r w:rsidRPr="00D077A9">
              <w:rPr>
                <w:sz w:val="16"/>
                <w:szCs w:val="16"/>
              </w:rPr>
              <w:t>FT-</w:t>
            </w:r>
            <w:r w:rsidRPr="00D077A9">
              <w:rPr>
                <w:spacing w:val="1"/>
                <w:sz w:val="16"/>
                <w:szCs w:val="16"/>
              </w:rPr>
              <w:t>9</w:t>
            </w:r>
            <w:r w:rsidRPr="00D077A9">
              <w:rPr>
                <w:sz w:val="16"/>
                <w:szCs w:val="16"/>
              </w:rPr>
              <w:t>10</w:t>
            </w:r>
          </w:p>
        </w:tc>
        <w:tc>
          <w:tcPr>
            <w:tcW w:w="746" w:type="dxa"/>
            <w:vAlign w:val="center"/>
          </w:tcPr>
          <w:p w14:paraId="5D230158" w14:textId="5E2700AB" w:rsidR="009639E5" w:rsidRPr="00582F06" w:rsidRDefault="009639E5" w:rsidP="0060277C">
            <w:pPr>
              <w:autoSpaceDE/>
              <w:autoSpaceDN/>
              <w:adjustRightInd/>
              <w:spacing w:before="0" w:line="240" w:lineRule="auto"/>
              <w:ind w:left="0"/>
              <w:jc w:val="center"/>
              <w:rPr>
                <w:sz w:val="16"/>
                <w:szCs w:val="16"/>
              </w:rPr>
            </w:pPr>
            <w:del w:id="1555" w:author="Kurmanov, Aidyn [STAMGazStroy LLP]" w:date="2025-12-11T15:26:00Z" w16du:dateUtc="2025-12-11T10:26:00Z">
              <w:r w:rsidRPr="006D1405" w:rsidDel="00756016">
                <w:rPr>
                  <w:sz w:val="16"/>
                  <w:szCs w:val="16"/>
                </w:rPr>
                <w:delText>&lt;</w:delText>
              </w:r>
            </w:del>
            <w:r w:rsidRPr="006D1405">
              <w:rPr>
                <w:sz w:val="16"/>
                <w:szCs w:val="16"/>
              </w:rPr>
              <w:t>100</w:t>
            </w:r>
          </w:p>
        </w:tc>
        <w:tc>
          <w:tcPr>
            <w:tcW w:w="1548" w:type="dxa"/>
            <w:vAlign w:val="center"/>
          </w:tcPr>
          <w:p w14:paraId="22F77D5D" w14:textId="77777777" w:rsidR="009639E5" w:rsidRPr="00003025" w:rsidRDefault="009639E5" w:rsidP="0060277C">
            <w:pPr>
              <w:autoSpaceDE/>
              <w:autoSpaceDN/>
              <w:adjustRightInd/>
              <w:spacing w:before="0" w:line="240" w:lineRule="auto"/>
              <w:ind w:left="0" w:right="-46" w:hanging="59"/>
              <w:jc w:val="center"/>
              <w:rPr>
                <w:sz w:val="16"/>
                <w:szCs w:val="16"/>
              </w:rPr>
            </w:pPr>
            <w:r w:rsidRPr="00582F06">
              <w:rPr>
                <w:sz w:val="16"/>
                <w:szCs w:val="16"/>
              </w:rPr>
              <w:t>66°C (150°F)</w:t>
            </w:r>
          </w:p>
        </w:tc>
      </w:tr>
      <w:tr w:rsidR="009639E5" w:rsidRPr="001D3869" w14:paraId="60E3CF63" w14:textId="77777777" w:rsidTr="0060277C">
        <w:trPr>
          <w:trHeight w:val="288"/>
          <w:jc w:val="center"/>
        </w:trPr>
        <w:tc>
          <w:tcPr>
            <w:tcW w:w="1779" w:type="dxa"/>
            <w:gridSpan w:val="3"/>
            <w:vAlign w:val="center"/>
          </w:tcPr>
          <w:p w14:paraId="5936997D" w14:textId="77777777" w:rsidR="009639E5" w:rsidRPr="00582F06" w:rsidRDefault="009639E5" w:rsidP="0060277C">
            <w:pPr>
              <w:jc w:val="center"/>
              <w:rPr>
                <w:b/>
                <w:sz w:val="16"/>
                <w:szCs w:val="16"/>
              </w:rPr>
            </w:pPr>
          </w:p>
        </w:tc>
        <w:tc>
          <w:tcPr>
            <w:tcW w:w="2694" w:type="dxa"/>
            <w:vAlign w:val="center"/>
          </w:tcPr>
          <w:p w14:paraId="1EAB42AE" w14:textId="77777777" w:rsidR="009639E5" w:rsidRPr="00582F06" w:rsidRDefault="009639E5" w:rsidP="0060277C">
            <w:pPr>
              <w:autoSpaceDE/>
              <w:autoSpaceDN/>
              <w:adjustRightInd/>
              <w:spacing w:before="0" w:line="240" w:lineRule="auto"/>
              <w:ind w:left="0"/>
              <w:rPr>
                <w:sz w:val="16"/>
                <w:szCs w:val="16"/>
              </w:rPr>
            </w:pPr>
            <w:r w:rsidRPr="00582F06">
              <w:rPr>
                <w:sz w:val="16"/>
                <w:szCs w:val="16"/>
              </w:rPr>
              <w:t>Tnemec</w:t>
            </w:r>
          </w:p>
        </w:tc>
        <w:tc>
          <w:tcPr>
            <w:tcW w:w="3015" w:type="dxa"/>
            <w:gridSpan w:val="2"/>
            <w:vAlign w:val="center"/>
          </w:tcPr>
          <w:p w14:paraId="2B29C0C3" w14:textId="77777777" w:rsidR="009639E5" w:rsidRPr="00D077A9" w:rsidRDefault="009639E5" w:rsidP="0060277C">
            <w:pPr>
              <w:autoSpaceDE/>
              <w:autoSpaceDN/>
              <w:adjustRightInd/>
              <w:spacing w:before="0" w:line="240" w:lineRule="auto"/>
              <w:ind w:left="0"/>
              <w:rPr>
                <w:sz w:val="16"/>
                <w:szCs w:val="16"/>
              </w:rPr>
            </w:pPr>
            <w:r w:rsidRPr="00D077A9">
              <w:rPr>
                <w:sz w:val="16"/>
                <w:szCs w:val="16"/>
              </w:rPr>
              <w:t>Series</w:t>
            </w:r>
            <w:r w:rsidR="002B7765" w:rsidRPr="00D077A9">
              <w:rPr>
                <w:sz w:val="16"/>
                <w:szCs w:val="16"/>
              </w:rPr>
              <w:t xml:space="preserve"> </w:t>
            </w:r>
            <w:r w:rsidRPr="00D077A9">
              <w:rPr>
                <w:sz w:val="16"/>
                <w:szCs w:val="16"/>
              </w:rPr>
              <w:t>351</w:t>
            </w:r>
            <w:r w:rsidR="002B7765" w:rsidRPr="00D077A9">
              <w:rPr>
                <w:sz w:val="16"/>
                <w:szCs w:val="16"/>
              </w:rPr>
              <w:t xml:space="preserve"> </w:t>
            </w:r>
            <w:r w:rsidRPr="00D077A9">
              <w:rPr>
                <w:sz w:val="16"/>
                <w:szCs w:val="16"/>
              </w:rPr>
              <w:t>Tank</w:t>
            </w:r>
            <w:r w:rsidR="002B7765" w:rsidRPr="00D077A9">
              <w:rPr>
                <w:sz w:val="16"/>
                <w:szCs w:val="16"/>
              </w:rPr>
              <w:t xml:space="preserve"> </w:t>
            </w:r>
            <w:r w:rsidRPr="00D077A9">
              <w:rPr>
                <w:sz w:val="16"/>
                <w:szCs w:val="16"/>
              </w:rPr>
              <w:t>Amor</w:t>
            </w:r>
          </w:p>
        </w:tc>
        <w:tc>
          <w:tcPr>
            <w:tcW w:w="746" w:type="dxa"/>
            <w:vAlign w:val="center"/>
          </w:tcPr>
          <w:p w14:paraId="7BD4D17A" w14:textId="77777777" w:rsidR="009639E5" w:rsidRPr="00582F06" w:rsidRDefault="009639E5" w:rsidP="0060277C">
            <w:pPr>
              <w:autoSpaceDE/>
              <w:autoSpaceDN/>
              <w:adjustRightInd/>
              <w:spacing w:before="0" w:line="240" w:lineRule="auto"/>
              <w:ind w:left="0"/>
              <w:jc w:val="center"/>
              <w:rPr>
                <w:sz w:val="16"/>
                <w:szCs w:val="16"/>
              </w:rPr>
            </w:pPr>
            <w:r w:rsidRPr="00582F06">
              <w:rPr>
                <w:sz w:val="16"/>
                <w:szCs w:val="16"/>
              </w:rPr>
              <w:t>32</w:t>
            </w:r>
          </w:p>
        </w:tc>
        <w:tc>
          <w:tcPr>
            <w:tcW w:w="1548" w:type="dxa"/>
            <w:vAlign w:val="center"/>
          </w:tcPr>
          <w:p w14:paraId="2E7530F4" w14:textId="37B200E4" w:rsidR="009639E5" w:rsidRPr="00582F06" w:rsidRDefault="004A3647" w:rsidP="00003025">
            <w:pPr>
              <w:autoSpaceDE/>
              <w:autoSpaceDN/>
              <w:adjustRightInd/>
              <w:spacing w:before="0" w:line="240" w:lineRule="auto"/>
              <w:ind w:left="0" w:right="-46" w:hanging="59"/>
              <w:jc w:val="center"/>
              <w:rPr>
                <w:sz w:val="16"/>
                <w:szCs w:val="16"/>
              </w:rPr>
            </w:pPr>
            <w:ins w:id="1556" w:author="Kurmanov, Aidyn [STAMGazStroy LLP]" w:date="2025-12-09T17:01:00Z" w16du:dateUtc="2025-12-09T12:01:00Z">
              <w:r>
                <w:rPr>
                  <w:sz w:val="16"/>
                  <w:szCs w:val="16"/>
                </w:rPr>
                <w:t>82</w:t>
              </w:r>
              <w:del w:id="1557" w:author="Issayevskiy, Konstantin [STAMGazStroy LLP]" w:date="2025-12-11T15:03:00Z" w16du:dateUtc="2025-12-11T10:03:00Z">
                <w:r>
                  <w:rPr>
                    <w:sz w:val="16"/>
                    <w:szCs w:val="16"/>
                  </w:rPr>
                  <w:delText>.2</w:delText>
                </w:r>
              </w:del>
              <w:r w:rsidRPr="00582F06">
                <w:rPr>
                  <w:sz w:val="16"/>
                  <w:szCs w:val="16"/>
                </w:rPr>
                <w:t>°C (1</w:t>
              </w:r>
              <w:del w:id="1558" w:author="Issayevskiy, Konstantin [STAMGazStroy LLP]" w:date="2025-12-11T15:03:00Z" w16du:dateUtc="2025-12-11T10:03:00Z">
                <w:r w:rsidDel="00857AFE">
                  <w:rPr>
                    <w:sz w:val="16"/>
                    <w:szCs w:val="16"/>
                  </w:rPr>
                  <w:delText>6</w:delText>
                </w:r>
              </w:del>
            </w:ins>
            <w:ins w:id="1559" w:author="Issayevskiy, Konstantin [STAMGazStroy LLP]" w:date="2025-12-11T15:03:00Z" w16du:dateUtc="2025-12-11T10:03:00Z">
              <w:r w:rsidR="00857AFE">
                <w:rPr>
                  <w:sz w:val="16"/>
                  <w:szCs w:val="16"/>
                </w:rPr>
                <w:t>8</w:t>
              </w:r>
            </w:ins>
            <w:ins w:id="1560" w:author="Kurmanov, Aidyn [STAMGazStroy LLP]" w:date="2025-12-09T17:01:00Z" w16du:dateUtc="2025-12-09T12:01:00Z">
              <w:r w:rsidRPr="00582F06">
                <w:rPr>
                  <w:sz w:val="16"/>
                  <w:szCs w:val="16"/>
                </w:rPr>
                <w:t>0°F)</w:t>
              </w:r>
            </w:ins>
          </w:p>
        </w:tc>
      </w:tr>
      <w:tr w:rsidR="009639E5" w:rsidRPr="001D3869" w14:paraId="4917AEA1" w14:textId="77777777" w:rsidTr="0060277C">
        <w:trPr>
          <w:trHeight w:val="288"/>
          <w:jc w:val="center"/>
        </w:trPr>
        <w:tc>
          <w:tcPr>
            <w:tcW w:w="9782" w:type="dxa"/>
            <w:gridSpan w:val="8"/>
            <w:tcBorders>
              <w:top w:val="single" w:sz="12" w:space="0" w:color="auto"/>
            </w:tcBorders>
            <w:vAlign w:val="center"/>
          </w:tcPr>
          <w:p w14:paraId="1E98057F" w14:textId="77777777" w:rsidR="009639E5" w:rsidRPr="001D3869" w:rsidRDefault="009639E5" w:rsidP="0060277C">
            <w:pPr>
              <w:rPr>
                <w:i/>
                <w:sz w:val="14"/>
                <w:szCs w:val="14"/>
              </w:rPr>
            </w:pPr>
          </w:p>
        </w:tc>
      </w:tr>
      <w:tr w:rsidR="009639E5" w:rsidRPr="001D3869" w14:paraId="61BD19B3" w14:textId="77777777" w:rsidTr="0060277C">
        <w:trPr>
          <w:trHeight w:val="288"/>
          <w:jc w:val="center"/>
        </w:trPr>
        <w:tc>
          <w:tcPr>
            <w:tcW w:w="1170" w:type="dxa"/>
            <w:vAlign w:val="center"/>
          </w:tcPr>
          <w:p w14:paraId="2C9339FF" w14:textId="77777777" w:rsidR="009639E5" w:rsidRPr="000C5718" w:rsidRDefault="009639E5" w:rsidP="0060277C">
            <w:pPr>
              <w:autoSpaceDE/>
              <w:autoSpaceDN/>
              <w:adjustRightInd/>
              <w:spacing w:before="0" w:line="240" w:lineRule="auto"/>
              <w:ind w:left="-72"/>
              <w:rPr>
                <w:b/>
                <w:sz w:val="16"/>
                <w:szCs w:val="16"/>
              </w:rPr>
            </w:pPr>
            <w:r w:rsidRPr="000C5718">
              <w:rPr>
                <w:b/>
                <w:sz w:val="16"/>
                <w:szCs w:val="16"/>
              </w:rPr>
              <w:t>Last Update:</w:t>
            </w:r>
          </w:p>
        </w:tc>
        <w:tc>
          <w:tcPr>
            <w:tcW w:w="3303" w:type="dxa"/>
            <w:gridSpan w:val="3"/>
            <w:vAlign w:val="center"/>
          </w:tcPr>
          <w:p w14:paraId="2724A782" w14:textId="70117A33" w:rsidR="009639E5" w:rsidRPr="000C5718" w:rsidRDefault="00D077A9" w:rsidP="0060277C">
            <w:pPr>
              <w:autoSpaceDE/>
              <w:autoSpaceDN/>
              <w:adjustRightInd/>
              <w:spacing w:before="0" w:line="240" w:lineRule="auto"/>
              <w:ind w:left="-72"/>
              <w:rPr>
                <w:b/>
                <w:sz w:val="16"/>
                <w:szCs w:val="16"/>
              </w:rPr>
            </w:pPr>
            <w:r>
              <w:rPr>
                <w:position w:val="-1"/>
                <w:sz w:val="16"/>
                <w:szCs w:val="16"/>
              </w:rPr>
              <w:t>November</w:t>
            </w:r>
            <w:r w:rsidR="00AF7B86">
              <w:rPr>
                <w:position w:val="-1"/>
                <w:sz w:val="16"/>
                <w:szCs w:val="16"/>
              </w:rPr>
              <w:t xml:space="preserve"> 2025</w:t>
            </w:r>
          </w:p>
        </w:tc>
        <w:tc>
          <w:tcPr>
            <w:tcW w:w="3015" w:type="dxa"/>
            <w:gridSpan w:val="2"/>
            <w:vAlign w:val="center"/>
          </w:tcPr>
          <w:p w14:paraId="443ADEB9" w14:textId="77777777" w:rsidR="009639E5" w:rsidRPr="001D3869" w:rsidRDefault="009639E5" w:rsidP="0060277C">
            <w:pPr>
              <w:rPr>
                <w:b/>
                <w:sz w:val="16"/>
                <w:szCs w:val="16"/>
              </w:rPr>
            </w:pPr>
          </w:p>
        </w:tc>
        <w:tc>
          <w:tcPr>
            <w:tcW w:w="746" w:type="dxa"/>
            <w:vAlign w:val="center"/>
          </w:tcPr>
          <w:p w14:paraId="217F3766" w14:textId="77777777" w:rsidR="009639E5" w:rsidRPr="001D3869" w:rsidRDefault="009639E5" w:rsidP="0060277C">
            <w:pPr>
              <w:jc w:val="center"/>
              <w:rPr>
                <w:b/>
                <w:sz w:val="16"/>
                <w:szCs w:val="16"/>
              </w:rPr>
            </w:pPr>
          </w:p>
        </w:tc>
        <w:tc>
          <w:tcPr>
            <w:tcW w:w="1548" w:type="dxa"/>
            <w:vAlign w:val="center"/>
          </w:tcPr>
          <w:p w14:paraId="287D15E1" w14:textId="77777777" w:rsidR="009639E5" w:rsidRPr="001D3869" w:rsidRDefault="009639E5" w:rsidP="0060277C">
            <w:pPr>
              <w:jc w:val="center"/>
              <w:rPr>
                <w:b/>
                <w:sz w:val="16"/>
                <w:szCs w:val="16"/>
              </w:rPr>
            </w:pPr>
          </w:p>
        </w:tc>
      </w:tr>
    </w:tbl>
    <w:p w14:paraId="2E8FD460" w14:textId="77777777" w:rsidR="009639E5" w:rsidRPr="001D3869" w:rsidRDefault="009639E5" w:rsidP="009639E5">
      <w:pPr>
        <w:tabs>
          <w:tab w:val="left" w:pos="3225"/>
        </w:tabs>
        <w:rPr>
          <w:sz w:val="20"/>
          <w:szCs w:val="20"/>
        </w:rPr>
      </w:pPr>
    </w:p>
    <w:p w14:paraId="5ED33360" w14:textId="77777777" w:rsidR="009639E5" w:rsidRPr="001D3869" w:rsidRDefault="009639E5" w:rsidP="009639E5">
      <w:pPr>
        <w:tabs>
          <w:tab w:val="left" w:pos="3225"/>
        </w:tabs>
        <w:rPr>
          <w:sz w:val="20"/>
          <w:szCs w:val="20"/>
        </w:rPr>
      </w:pPr>
      <w:r w:rsidRPr="001D3869">
        <w:rPr>
          <w:sz w:val="20"/>
          <w:szCs w:val="20"/>
        </w:rPr>
        <w:br w:type="page"/>
      </w:r>
    </w:p>
    <w:tbl>
      <w:tblPr>
        <w:tblW w:w="9782" w:type="dxa"/>
        <w:jc w:val="center"/>
        <w:tblLayout w:type="fixed"/>
        <w:tblLook w:val="01E0" w:firstRow="1" w:lastRow="1" w:firstColumn="1" w:lastColumn="1" w:noHBand="0" w:noVBand="0"/>
      </w:tblPr>
      <w:tblGrid>
        <w:gridCol w:w="1170"/>
        <w:gridCol w:w="270"/>
        <w:gridCol w:w="848"/>
        <w:gridCol w:w="2570"/>
        <w:gridCol w:w="990"/>
        <w:gridCol w:w="1703"/>
        <w:gridCol w:w="746"/>
        <w:gridCol w:w="1485"/>
      </w:tblGrid>
      <w:tr w:rsidR="009639E5" w:rsidRPr="001D3869" w14:paraId="6F0CD704" w14:textId="77777777" w:rsidTr="0060277C">
        <w:trPr>
          <w:trHeight w:val="360"/>
          <w:jc w:val="center"/>
        </w:trPr>
        <w:tc>
          <w:tcPr>
            <w:tcW w:w="9782" w:type="dxa"/>
            <w:gridSpan w:val="8"/>
            <w:tcBorders>
              <w:top w:val="single" w:sz="6" w:space="0" w:color="auto"/>
              <w:bottom w:val="single" w:sz="12" w:space="0" w:color="auto"/>
            </w:tcBorders>
            <w:shd w:val="clear" w:color="auto" w:fill="FFFFFF"/>
            <w:vAlign w:val="center"/>
          </w:tcPr>
          <w:p w14:paraId="6766D52C" w14:textId="77777777" w:rsidR="009639E5" w:rsidRPr="001D3869" w:rsidRDefault="009639E5" w:rsidP="0060277C">
            <w:pPr>
              <w:ind w:right="-72"/>
              <w:jc w:val="right"/>
              <w:rPr>
                <w:b/>
                <w:i/>
                <w:color w:val="auto"/>
              </w:rPr>
            </w:pPr>
            <w:r w:rsidRPr="001D3869">
              <w:rPr>
                <w:b/>
                <w:i/>
                <w:color w:val="auto"/>
              </w:rPr>
              <w:lastRenderedPageBreak/>
              <w:t>Seam Sealers &amp; Putties</w:t>
            </w:r>
          </w:p>
        </w:tc>
      </w:tr>
      <w:tr w:rsidR="009639E5" w:rsidRPr="001D3869" w14:paraId="66C27CD1" w14:textId="77777777" w:rsidTr="0060277C">
        <w:trPr>
          <w:trHeight w:val="360"/>
          <w:jc w:val="center"/>
        </w:trPr>
        <w:tc>
          <w:tcPr>
            <w:tcW w:w="7551" w:type="dxa"/>
            <w:gridSpan w:val="6"/>
            <w:tcBorders>
              <w:top w:val="single" w:sz="12" w:space="0" w:color="auto"/>
              <w:left w:val="single" w:sz="12" w:space="0" w:color="auto"/>
              <w:bottom w:val="single" w:sz="12" w:space="0" w:color="auto"/>
            </w:tcBorders>
            <w:vAlign w:val="center"/>
          </w:tcPr>
          <w:p w14:paraId="5AA1B315" w14:textId="77777777" w:rsidR="009639E5" w:rsidRPr="001D3869" w:rsidRDefault="009639E5" w:rsidP="0060277C">
            <w:pPr>
              <w:autoSpaceDE/>
              <w:autoSpaceDN/>
              <w:adjustRightInd/>
              <w:spacing w:before="0" w:line="240" w:lineRule="auto"/>
              <w:ind w:left="0"/>
              <w:rPr>
                <w:b/>
                <w:sz w:val="20"/>
                <w:szCs w:val="20"/>
              </w:rPr>
            </w:pPr>
            <w:r w:rsidRPr="001D3869">
              <w:rPr>
                <w:b/>
                <w:sz w:val="20"/>
                <w:szCs w:val="20"/>
              </w:rPr>
              <w:t xml:space="preserve">Rivet and Seam Sealer </w:t>
            </w:r>
            <w:r w:rsidRPr="00544083">
              <w:rPr>
                <w:b/>
                <w:sz w:val="20"/>
                <w:szCs w:val="20"/>
              </w:rPr>
              <w:t>–Polyester/ Vinyl Ester</w:t>
            </w:r>
          </w:p>
        </w:tc>
        <w:tc>
          <w:tcPr>
            <w:tcW w:w="2231" w:type="dxa"/>
            <w:gridSpan w:val="2"/>
            <w:tcBorders>
              <w:top w:val="single" w:sz="12" w:space="0" w:color="auto"/>
              <w:bottom w:val="single" w:sz="12" w:space="0" w:color="auto"/>
              <w:right w:val="single" w:sz="12" w:space="0" w:color="auto"/>
            </w:tcBorders>
            <w:shd w:val="clear" w:color="auto" w:fill="000000"/>
            <w:vAlign w:val="center"/>
          </w:tcPr>
          <w:p w14:paraId="08600593" w14:textId="77777777" w:rsidR="009639E5" w:rsidRPr="001D3869" w:rsidRDefault="009639E5" w:rsidP="0060277C">
            <w:pPr>
              <w:autoSpaceDE/>
              <w:autoSpaceDN/>
              <w:adjustRightInd/>
              <w:spacing w:before="0" w:line="240" w:lineRule="auto"/>
              <w:ind w:left="0"/>
              <w:jc w:val="center"/>
              <w:rPr>
                <w:b/>
                <w:color w:val="FFFFFF"/>
                <w:sz w:val="36"/>
                <w:szCs w:val="40"/>
              </w:rPr>
            </w:pPr>
            <w:r w:rsidRPr="001D3869">
              <w:rPr>
                <w:b/>
                <w:color w:val="FFFFFF"/>
                <w:sz w:val="36"/>
                <w:szCs w:val="40"/>
              </w:rPr>
              <w:t>13.3</w:t>
            </w:r>
          </w:p>
        </w:tc>
      </w:tr>
      <w:tr w:rsidR="009639E5" w:rsidRPr="001D3869" w14:paraId="1B13A22D" w14:textId="77777777" w:rsidTr="0060277C">
        <w:trPr>
          <w:cantSplit/>
          <w:trHeight w:val="288"/>
          <w:jc w:val="center"/>
        </w:trPr>
        <w:tc>
          <w:tcPr>
            <w:tcW w:w="1440" w:type="dxa"/>
            <w:gridSpan w:val="2"/>
            <w:tcBorders>
              <w:top w:val="single" w:sz="12" w:space="0" w:color="auto"/>
            </w:tcBorders>
          </w:tcPr>
          <w:p w14:paraId="4E3B4267"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Surface Prep:</w:t>
            </w:r>
          </w:p>
        </w:tc>
        <w:tc>
          <w:tcPr>
            <w:tcW w:w="3418" w:type="dxa"/>
            <w:gridSpan w:val="2"/>
            <w:tcBorders>
              <w:top w:val="single" w:sz="12" w:space="0" w:color="auto"/>
            </w:tcBorders>
          </w:tcPr>
          <w:p w14:paraId="180255E4" w14:textId="77777777" w:rsidR="0081297F" w:rsidRPr="0081297F" w:rsidRDefault="0081297F" w:rsidP="0081297F">
            <w:pPr>
              <w:autoSpaceDE/>
              <w:autoSpaceDN/>
              <w:adjustRightInd/>
              <w:spacing w:before="0" w:line="240" w:lineRule="auto"/>
              <w:ind w:left="-72"/>
              <w:rPr>
                <w:sz w:val="16"/>
                <w:szCs w:val="16"/>
              </w:rPr>
            </w:pPr>
            <w:r w:rsidRPr="0081297F">
              <w:rPr>
                <w:sz w:val="16"/>
                <w:szCs w:val="16"/>
              </w:rPr>
              <w:t>SSPC-SP1/SP10(NACENo.</w:t>
            </w:r>
            <w:proofErr w:type="gramStart"/>
            <w:r w:rsidRPr="0081297F">
              <w:rPr>
                <w:sz w:val="16"/>
                <w:szCs w:val="16"/>
              </w:rPr>
              <w:t>2)(</w:t>
            </w:r>
            <w:proofErr w:type="gramEnd"/>
            <w:r w:rsidRPr="0081297F">
              <w:rPr>
                <w:sz w:val="16"/>
                <w:szCs w:val="16"/>
              </w:rPr>
              <w:t>SA2.5)</w:t>
            </w:r>
          </w:p>
          <w:p w14:paraId="526F5983" w14:textId="318345F3" w:rsidR="0081297F" w:rsidRPr="000C5718" w:rsidRDefault="0081297F" w:rsidP="0081297F">
            <w:pPr>
              <w:autoSpaceDE/>
              <w:autoSpaceDN/>
              <w:adjustRightInd/>
              <w:spacing w:before="0" w:line="240" w:lineRule="auto"/>
              <w:ind w:left="-72"/>
              <w:rPr>
                <w:sz w:val="16"/>
                <w:szCs w:val="16"/>
              </w:rPr>
            </w:pPr>
            <w:r w:rsidRPr="0081297F">
              <w:rPr>
                <w:sz w:val="16"/>
                <w:szCs w:val="16"/>
              </w:rPr>
              <w:t>Near-white</w:t>
            </w:r>
            <w:r w:rsidR="002B4FFF">
              <w:rPr>
                <w:sz w:val="16"/>
                <w:szCs w:val="16"/>
              </w:rPr>
              <w:t xml:space="preserve"> </w:t>
            </w:r>
            <w:r w:rsidRPr="0081297F">
              <w:rPr>
                <w:sz w:val="16"/>
                <w:szCs w:val="16"/>
              </w:rPr>
              <w:t>blast</w:t>
            </w:r>
            <w:r w:rsidR="002B4FFF">
              <w:rPr>
                <w:sz w:val="16"/>
                <w:szCs w:val="16"/>
              </w:rPr>
              <w:t xml:space="preserve"> </w:t>
            </w:r>
            <w:r w:rsidRPr="0081297F">
              <w:rPr>
                <w:sz w:val="16"/>
                <w:szCs w:val="16"/>
              </w:rPr>
              <w:t>cleanliness.</w:t>
            </w:r>
          </w:p>
          <w:p w14:paraId="14C9C63E" w14:textId="735F0221" w:rsidR="009639E5" w:rsidRPr="000C5718" w:rsidRDefault="009639E5" w:rsidP="0060277C">
            <w:pPr>
              <w:autoSpaceDE/>
              <w:autoSpaceDN/>
              <w:adjustRightInd/>
              <w:spacing w:before="0" w:line="240" w:lineRule="auto"/>
              <w:ind w:left="-72"/>
              <w:rPr>
                <w:sz w:val="16"/>
                <w:szCs w:val="16"/>
              </w:rPr>
            </w:pPr>
          </w:p>
        </w:tc>
        <w:tc>
          <w:tcPr>
            <w:tcW w:w="990" w:type="dxa"/>
            <w:tcBorders>
              <w:top w:val="single" w:sz="12" w:space="0" w:color="auto"/>
            </w:tcBorders>
          </w:tcPr>
          <w:p w14:paraId="1BC6EF39" w14:textId="77777777" w:rsidR="009639E5" w:rsidRPr="000C5718" w:rsidRDefault="009639E5" w:rsidP="0060277C">
            <w:pPr>
              <w:autoSpaceDE/>
              <w:autoSpaceDN/>
              <w:adjustRightInd/>
              <w:spacing w:before="0" w:line="240" w:lineRule="auto"/>
              <w:ind w:left="0" w:right="-72"/>
              <w:jc w:val="right"/>
              <w:rPr>
                <w:b/>
                <w:sz w:val="16"/>
                <w:szCs w:val="16"/>
              </w:rPr>
            </w:pPr>
            <w:r w:rsidRPr="000C5718">
              <w:rPr>
                <w:b/>
                <w:sz w:val="16"/>
                <w:szCs w:val="16"/>
              </w:rPr>
              <w:t>Touch Up:</w:t>
            </w:r>
          </w:p>
        </w:tc>
        <w:tc>
          <w:tcPr>
            <w:tcW w:w="3934" w:type="dxa"/>
            <w:gridSpan w:val="3"/>
            <w:vMerge w:val="restart"/>
            <w:tcBorders>
              <w:top w:val="single" w:sz="12" w:space="0" w:color="auto"/>
            </w:tcBorders>
          </w:tcPr>
          <w:p w14:paraId="39D4281D" w14:textId="77777777" w:rsidR="009639E5" w:rsidRPr="00F029EB" w:rsidRDefault="009639E5" w:rsidP="0060277C">
            <w:pPr>
              <w:autoSpaceDE/>
              <w:autoSpaceDN/>
              <w:adjustRightInd/>
              <w:spacing w:before="0" w:line="240" w:lineRule="auto"/>
              <w:ind w:left="-72"/>
              <w:rPr>
                <w:color w:val="auto"/>
                <w:sz w:val="16"/>
                <w:szCs w:val="16"/>
              </w:rPr>
            </w:pPr>
          </w:p>
        </w:tc>
      </w:tr>
      <w:tr w:rsidR="009639E5" w:rsidRPr="001D3869" w14:paraId="1FBA74F9" w14:textId="77777777" w:rsidTr="0060277C">
        <w:trPr>
          <w:cantSplit/>
          <w:trHeight w:val="288"/>
          <w:jc w:val="center"/>
        </w:trPr>
        <w:tc>
          <w:tcPr>
            <w:tcW w:w="1440" w:type="dxa"/>
            <w:gridSpan w:val="2"/>
          </w:tcPr>
          <w:p w14:paraId="5B415051"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Anchor Pattern:</w:t>
            </w:r>
          </w:p>
        </w:tc>
        <w:tc>
          <w:tcPr>
            <w:tcW w:w="3418" w:type="dxa"/>
            <w:gridSpan w:val="2"/>
          </w:tcPr>
          <w:p w14:paraId="73B32790" w14:textId="77777777" w:rsidR="009639E5" w:rsidRPr="000C5718"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Pr>
          <w:p w14:paraId="3B01ADFB" w14:textId="77777777" w:rsidR="009639E5" w:rsidRPr="00F029EB" w:rsidRDefault="009639E5" w:rsidP="0060277C">
            <w:pPr>
              <w:autoSpaceDE/>
              <w:autoSpaceDN/>
              <w:adjustRightInd/>
              <w:spacing w:before="0" w:line="240" w:lineRule="auto"/>
              <w:ind w:left="-72"/>
              <w:rPr>
                <w:color w:val="auto"/>
                <w:sz w:val="16"/>
                <w:szCs w:val="16"/>
              </w:rPr>
            </w:pPr>
          </w:p>
        </w:tc>
        <w:tc>
          <w:tcPr>
            <w:tcW w:w="3934" w:type="dxa"/>
            <w:gridSpan w:val="3"/>
            <w:vMerge/>
            <w:vAlign w:val="center"/>
          </w:tcPr>
          <w:p w14:paraId="4A7C5AF6" w14:textId="77777777" w:rsidR="009639E5" w:rsidRPr="001D3869" w:rsidRDefault="009639E5" w:rsidP="0060277C"/>
        </w:tc>
      </w:tr>
      <w:tr w:rsidR="009639E5" w:rsidRPr="001D3869" w14:paraId="7FEF4F61" w14:textId="77777777" w:rsidTr="0060277C">
        <w:trPr>
          <w:cantSplit/>
          <w:trHeight w:val="288"/>
          <w:jc w:val="center"/>
        </w:trPr>
        <w:tc>
          <w:tcPr>
            <w:tcW w:w="1440" w:type="dxa"/>
            <w:gridSpan w:val="2"/>
            <w:tcBorders>
              <w:bottom w:val="single" w:sz="12" w:space="0" w:color="auto"/>
            </w:tcBorders>
          </w:tcPr>
          <w:p w14:paraId="4F26339F" w14:textId="77777777" w:rsidR="009639E5" w:rsidRPr="001D3869" w:rsidRDefault="009639E5" w:rsidP="0060277C">
            <w:pPr>
              <w:autoSpaceDE/>
              <w:autoSpaceDN/>
              <w:adjustRightInd/>
              <w:spacing w:before="0" w:line="240" w:lineRule="auto"/>
              <w:ind w:left="-72"/>
              <w:rPr>
                <w:b/>
                <w:sz w:val="16"/>
                <w:szCs w:val="16"/>
              </w:rPr>
            </w:pPr>
            <w:r w:rsidRPr="001D3869">
              <w:rPr>
                <w:b/>
                <w:sz w:val="16"/>
                <w:szCs w:val="16"/>
              </w:rPr>
              <w:t>Total DFT:</w:t>
            </w:r>
          </w:p>
        </w:tc>
        <w:tc>
          <w:tcPr>
            <w:tcW w:w="3418" w:type="dxa"/>
            <w:gridSpan w:val="2"/>
            <w:tcBorders>
              <w:bottom w:val="single" w:sz="12" w:space="0" w:color="auto"/>
            </w:tcBorders>
          </w:tcPr>
          <w:p w14:paraId="07973953" w14:textId="77777777" w:rsidR="009639E5" w:rsidRPr="00BE0456"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Borders>
              <w:bottom w:val="single" w:sz="12" w:space="0" w:color="auto"/>
            </w:tcBorders>
          </w:tcPr>
          <w:p w14:paraId="4F7EE178" w14:textId="77777777" w:rsidR="009639E5" w:rsidRPr="00F029EB" w:rsidRDefault="009639E5" w:rsidP="0060277C">
            <w:pPr>
              <w:autoSpaceDE/>
              <w:autoSpaceDN/>
              <w:adjustRightInd/>
              <w:spacing w:before="0" w:line="240" w:lineRule="auto"/>
              <w:ind w:left="-72"/>
              <w:rPr>
                <w:color w:val="auto"/>
                <w:sz w:val="16"/>
                <w:szCs w:val="16"/>
              </w:rPr>
            </w:pPr>
          </w:p>
        </w:tc>
        <w:tc>
          <w:tcPr>
            <w:tcW w:w="3934" w:type="dxa"/>
            <w:gridSpan w:val="3"/>
            <w:vMerge/>
            <w:tcBorders>
              <w:bottom w:val="single" w:sz="12" w:space="0" w:color="auto"/>
            </w:tcBorders>
            <w:vAlign w:val="center"/>
          </w:tcPr>
          <w:p w14:paraId="519C9AE6" w14:textId="77777777" w:rsidR="009639E5" w:rsidRPr="001D3869" w:rsidRDefault="009639E5" w:rsidP="0060277C"/>
        </w:tc>
      </w:tr>
      <w:tr w:rsidR="009639E5" w:rsidRPr="001D3869" w14:paraId="0AA57490" w14:textId="77777777" w:rsidTr="0060277C">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1AC536AC"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570" w:type="dxa"/>
            <w:tcBorders>
              <w:top w:val="single" w:sz="12" w:space="0" w:color="auto"/>
              <w:bottom w:val="single" w:sz="12" w:space="0" w:color="auto"/>
            </w:tcBorders>
            <w:shd w:val="clear" w:color="auto" w:fill="000000"/>
            <w:vAlign w:val="center"/>
          </w:tcPr>
          <w:p w14:paraId="1ACF36D5"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93" w:type="dxa"/>
            <w:gridSpan w:val="2"/>
            <w:tcBorders>
              <w:top w:val="single" w:sz="12" w:space="0" w:color="auto"/>
              <w:bottom w:val="single" w:sz="12" w:space="0" w:color="auto"/>
            </w:tcBorders>
            <w:shd w:val="clear" w:color="auto" w:fill="000000"/>
            <w:vAlign w:val="center"/>
          </w:tcPr>
          <w:p w14:paraId="1A7754C2"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746" w:type="dxa"/>
            <w:tcBorders>
              <w:top w:val="single" w:sz="12" w:space="0" w:color="auto"/>
              <w:bottom w:val="single" w:sz="12" w:space="0" w:color="auto"/>
            </w:tcBorders>
            <w:shd w:val="clear" w:color="auto" w:fill="000000"/>
            <w:vAlign w:val="center"/>
          </w:tcPr>
          <w:p w14:paraId="6EFB65F9" w14:textId="77777777" w:rsidR="009639E5" w:rsidRPr="001D3869" w:rsidRDefault="009639E5" w:rsidP="0060277C">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485" w:type="dxa"/>
            <w:tcBorders>
              <w:top w:val="single" w:sz="12" w:space="0" w:color="auto"/>
              <w:bottom w:val="single" w:sz="12" w:space="0" w:color="auto"/>
              <w:right w:val="single" w:sz="12" w:space="0" w:color="auto"/>
            </w:tcBorders>
            <w:shd w:val="clear" w:color="auto" w:fill="000000"/>
            <w:vAlign w:val="center"/>
          </w:tcPr>
          <w:p w14:paraId="3D83F6F2" w14:textId="77777777" w:rsidR="009639E5" w:rsidRPr="001D3869" w:rsidRDefault="009639E5" w:rsidP="0060277C">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9639E5" w:rsidRPr="001D3869" w14:paraId="7CD629D5" w14:textId="77777777" w:rsidTr="0060277C">
        <w:trPr>
          <w:trHeight w:val="288"/>
          <w:jc w:val="center"/>
        </w:trPr>
        <w:tc>
          <w:tcPr>
            <w:tcW w:w="2288" w:type="dxa"/>
            <w:gridSpan w:val="3"/>
            <w:vAlign w:val="center"/>
          </w:tcPr>
          <w:p w14:paraId="6E530A9E" w14:textId="5D5954DA" w:rsidR="009639E5" w:rsidRPr="001D3869" w:rsidRDefault="0080008B" w:rsidP="0060277C">
            <w:pPr>
              <w:autoSpaceDE/>
              <w:autoSpaceDN/>
              <w:adjustRightInd/>
              <w:spacing w:before="0" w:line="240" w:lineRule="auto"/>
              <w:ind w:left="0"/>
              <w:rPr>
                <w:b/>
                <w:sz w:val="16"/>
                <w:szCs w:val="16"/>
              </w:rPr>
            </w:pPr>
            <w:r w:rsidRPr="001D3869">
              <w:rPr>
                <w:b/>
                <w:sz w:val="16"/>
                <w:szCs w:val="16"/>
              </w:rPr>
              <w:t>Polyester - Isophthalic</w:t>
            </w:r>
          </w:p>
        </w:tc>
        <w:tc>
          <w:tcPr>
            <w:tcW w:w="2570" w:type="dxa"/>
            <w:vAlign w:val="center"/>
          </w:tcPr>
          <w:p w14:paraId="02CB4437" w14:textId="77777777" w:rsidR="009639E5" w:rsidRPr="00582F06" w:rsidRDefault="009639E5" w:rsidP="0060277C">
            <w:pPr>
              <w:autoSpaceDE/>
              <w:autoSpaceDN/>
              <w:adjustRightInd/>
              <w:spacing w:before="0" w:line="240" w:lineRule="auto"/>
              <w:ind w:left="0"/>
              <w:rPr>
                <w:sz w:val="16"/>
                <w:szCs w:val="16"/>
              </w:rPr>
            </w:pPr>
            <w:r w:rsidRPr="00582F06">
              <w:rPr>
                <w:sz w:val="16"/>
                <w:szCs w:val="16"/>
              </w:rPr>
              <w:t>Sherwin Williams</w:t>
            </w:r>
          </w:p>
        </w:tc>
        <w:tc>
          <w:tcPr>
            <w:tcW w:w="2693" w:type="dxa"/>
            <w:gridSpan w:val="2"/>
            <w:vAlign w:val="center"/>
          </w:tcPr>
          <w:p w14:paraId="4B04AC59" w14:textId="77777777" w:rsidR="009639E5" w:rsidRPr="0086658F" w:rsidRDefault="009639E5" w:rsidP="0060277C">
            <w:pPr>
              <w:autoSpaceDE/>
              <w:autoSpaceDN/>
              <w:adjustRightInd/>
              <w:spacing w:before="0" w:line="240" w:lineRule="auto"/>
              <w:ind w:left="0"/>
              <w:rPr>
                <w:sz w:val="16"/>
                <w:szCs w:val="16"/>
              </w:rPr>
            </w:pPr>
            <w:proofErr w:type="spellStart"/>
            <w:r w:rsidRPr="0086658F">
              <w:rPr>
                <w:sz w:val="16"/>
                <w:szCs w:val="16"/>
              </w:rPr>
              <w:t>Pol</w:t>
            </w:r>
            <w:r w:rsidRPr="0086658F">
              <w:rPr>
                <w:spacing w:val="-1"/>
                <w:sz w:val="16"/>
                <w:szCs w:val="16"/>
              </w:rPr>
              <w:t>y</w:t>
            </w:r>
            <w:r w:rsidRPr="0086658F">
              <w:rPr>
                <w:sz w:val="16"/>
                <w:szCs w:val="16"/>
              </w:rPr>
              <w:t>glass</w:t>
            </w:r>
            <w:proofErr w:type="spellEnd"/>
            <w:r w:rsidR="002B7765" w:rsidRPr="0086658F">
              <w:rPr>
                <w:sz w:val="16"/>
                <w:szCs w:val="16"/>
              </w:rPr>
              <w:t xml:space="preserve"> </w:t>
            </w:r>
            <w:r w:rsidRPr="0086658F">
              <w:rPr>
                <w:sz w:val="16"/>
                <w:szCs w:val="16"/>
              </w:rPr>
              <w:t>Putty</w:t>
            </w:r>
          </w:p>
        </w:tc>
        <w:tc>
          <w:tcPr>
            <w:tcW w:w="746" w:type="dxa"/>
            <w:vAlign w:val="center"/>
          </w:tcPr>
          <w:p w14:paraId="0D54BF49" w14:textId="77777777" w:rsidR="009639E5" w:rsidRPr="00582F06" w:rsidRDefault="009639E5" w:rsidP="0060277C">
            <w:pPr>
              <w:autoSpaceDE/>
              <w:autoSpaceDN/>
              <w:adjustRightInd/>
              <w:spacing w:before="0" w:line="240" w:lineRule="auto"/>
              <w:ind w:left="0"/>
              <w:jc w:val="center"/>
              <w:rPr>
                <w:sz w:val="16"/>
                <w:szCs w:val="16"/>
              </w:rPr>
            </w:pPr>
            <w:r w:rsidRPr="00582F06">
              <w:rPr>
                <w:sz w:val="16"/>
                <w:szCs w:val="16"/>
              </w:rPr>
              <w:t>0</w:t>
            </w:r>
          </w:p>
        </w:tc>
        <w:tc>
          <w:tcPr>
            <w:tcW w:w="1485" w:type="dxa"/>
            <w:vAlign w:val="center"/>
          </w:tcPr>
          <w:p w14:paraId="073AFBAF" w14:textId="77777777" w:rsidR="009639E5" w:rsidRPr="00582F06" w:rsidRDefault="009639E5" w:rsidP="0060277C">
            <w:pPr>
              <w:autoSpaceDE/>
              <w:autoSpaceDN/>
              <w:adjustRightInd/>
              <w:spacing w:before="0" w:line="240" w:lineRule="auto"/>
              <w:ind w:left="-49" w:right="-46" w:hanging="59"/>
              <w:jc w:val="center"/>
              <w:rPr>
                <w:w w:val="0"/>
                <w:sz w:val="16"/>
                <w:szCs w:val="16"/>
              </w:rPr>
            </w:pPr>
            <w:r>
              <w:rPr>
                <w:sz w:val="16"/>
                <w:szCs w:val="16"/>
                <w:lang w:val="ru-RU"/>
              </w:rPr>
              <w:t>66</w:t>
            </w:r>
            <w:r w:rsidRPr="000C5718">
              <w:rPr>
                <w:sz w:val="16"/>
                <w:szCs w:val="16"/>
              </w:rPr>
              <w:t>°C (1</w:t>
            </w:r>
            <w:r>
              <w:rPr>
                <w:sz w:val="16"/>
                <w:szCs w:val="16"/>
                <w:lang w:val="ru-RU"/>
              </w:rPr>
              <w:t>5</w:t>
            </w:r>
            <w:r w:rsidRPr="000C5718">
              <w:rPr>
                <w:sz w:val="16"/>
                <w:szCs w:val="16"/>
              </w:rPr>
              <w:t>0°F)</w:t>
            </w:r>
          </w:p>
        </w:tc>
      </w:tr>
      <w:tr w:rsidR="009639E5" w:rsidRPr="001D3869" w14:paraId="467320AC" w14:textId="77777777" w:rsidTr="0060277C">
        <w:trPr>
          <w:trHeight w:val="288"/>
          <w:jc w:val="center"/>
        </w:trPr>
        <w:tc>
          <w:tcPr>
            <w:tcW w:w="2288" w:type="dxa"/>
            <w:gridSpan w:val="3"/>
            <w:vAlign w:val="center"/>
          </w:tcPr>
          <w:p w14:paraId="3F0FD899" w14:textId="7CE7B061" w:rsidR="009639E5" w:rsidRPr="001D3869" w:rsidRDefault="0080008B" w:rsidP="0060277C">
            <w:pPr>
              <w:autoSpaceDE/>
              <w:autoSpaceDN/>
              <w:adjustRightInd/>
              <w:spacing w:before="0" w:line="240" w:lineRule="auto"/>
              <w:ind w:left="0"/>
              <w:rPr>
                <w:b/>
                <w:sz w:val="16"/>
                <w:szCs w:val="16"/>
              </w:rPr>
            </w:pPr>
            <w:r w:rsidRPr="001D3869">
              <w:rPr>
                <w:b/>
                <w:sz w:val="16"/>
                <w:szCs w:val="16"/>
              </w:rPr>
              <w:t xml:space="preserve">Rivet and </w:t>
            </w:r>
            <w:proofErr w:type="gramStart"/>
            <w:r w:rsidRPr="001D3869">
              <w:rPr>
                <w:b/>
                <w:sz w:val="16"/>
                <w:szCs w:val="16"/>
              </w:rPr>
              <w:t>Seam</w:t>
            </w:r>
            <w:proofErr w:type="gramEnd"/>
          </w:p>
        </w:tc>
        <w:tc>
          <w:tcPr>
            <w:tcW w:w="2570" w:type="dxa"/>
            <w:vAlign w:val="center"/>
          </w:tcPr>
          <w:p w14:paraId="5DF5481C" w14:textId="77777777" w:rsidR="009639E5" w:rsidRPr="00582F06" w:rsidRDefault="009639E5" w:rsidP="0060277C">
            <w:pPr>
              <w:autoSpaceDE/>
              <w:autoSpaceDN/>
              <w:adjustRightInd/>
              <w:spacing w:before="0" w:line="240" w:lineRule="auto"/>
              <w:ind w:left="0"/>
              <w:rPr>
                <w:sz w:val="16"/>
                <w:szCs w:val="16"/>
              </w:rPr>
            </w:pPr>
          </w:p>
        </w:tc>
        <w:tc>
          <w:tcPr>
            <w:tcW w:w="2693" w:type="dxa"/>
            <w:gridSpan w:val="2"/>
            <w:vAlign w:val="center"/>
          </w:tcPr>
          <w:p w14:paraId="25DC54E8" w14:textId="77777777" w:rsidR="009639E5" w:rsidRPr="0086658F" w:rsidRDefault="009639E5" w:rsidP="0060277C">
            <w:pPr>
              <w:autoSpaceDE/>
              <w:autoSpaceDN/>
              <w:adjustRightInd/>
              <w:spacing w:before="0" w:line="240" w:lineRule="auto"/>
              <w:ind w:left="0"/>
              <w:rPr>
                <w:sz w:val="16"/>
                <w:szCs w:val="16"/>
              </w:rPr>
            </w:pPr>
          </w:p>
        </w:tc>
        <w:tc>
          <w:tcPr>
            <w:tcW w:w="746" w:type="dxa"/>
            <w:vAlign w:val="center"/>
          </w:tcPr>
          <w:p w14:paraId="10B20FFE" w14:textId="77777777" w:rsidR="009639E5" w:rsidRPr="00582F06" w:rsidRDefault="009639E5" w:rsidP="0060277C">
            <w:pPr>
              <w:autoSpaceDE/>
              <w:autoSpaceDN/>
              <w:adjustRightInd/>
              <w:spacing w:before="0" w:line="240" w:lineRule="auto"/>
              <w:ind w:left="0"/>
              <w:jc w:val="center"/>
              <w:rPr>
                <w:sz w:val="16"/>
                <w:szCs w:val="16"/>
              </w:rPr>
            </w:pPr>
          </w:p>
        </w:tc>
        <w:tc>
          <w:tcPr>
            <w:tcW w:w="1485" w:type="dxa"/>
            <w:vAlign w:val="center"/>
          </w:tcPr>
          <w:p w14:paraId="1A1C303C" w14:textId="77777777" w:rsidR="009639E5" w:rsidRDefault="009639E5" w:rsidP="0060277C">
            <w:pPr>
              <w:autoSpaceDE/>
              <w:autoSpaceDN/>
              <w:adjustRightInd/>
              <w:spacing w:before="0" w:line="240" w:lineRule="auto"/>
              <w:ind w:left="-49" w:right="-46" w:hanging="59"/>
              <w:jc w:val="center"/>
              <w:rPr>
                <w:sz w:val="16"/>
                <w:szCs w:val="16"/>
                <w:lang w:val="ru-RU"/>
              </w:rPr>
            </w:pPr>
          </w:p>
        </w:tc>
      </w:tr>
      <w:tr w:rsidR="009639E5" w:rsidRPr="001D3869" w14:paraId="50D226D8" w14:textId="77777777" w:rsidTr="0060277C">
        <w:trPr>
          <w:trHeight w:val="288"/>
          <w:jc w:val="center"/>
        </w:trPr>
        <w:tc>
          <w:tcPr>
            <w:tcW w:w="2288" w:type="dxa"/>
            <w:gridSpan w:val="3"/>
            <w:tcBorders>
              <w:bottom w:val="single" w:sz="12" w:space="0" w:color="auto"/>
            </w:tcBorders>
            <w:vAlign w:val="center"/>
          </w:tcPr>
          <w:p w14:paraId="49B94D23" w14:textId="63C42411" w:rsidR="009639E5" w:rsidRPr="001D3869" w:rsidRDefault="0080008B" w:rsidP="0060277C">
            <w:pPr>
              <w:autoSpaceDE/>
              <w:autoSpaceDN/>
              <w:adjustRightInd/>
              <w:spacing w:before="0" w:line="240" w:lineRule="auto"/>
              <w:ind w:left="0"/>
              <w:rPr>
                <w:b/>
                <w:sz w:val="16"/>
                <w:szCs w:val="16"/>
              </w:rPr>
            </w:pPr>
            <w:r w:rsidRPr="001D3869">
              <w:rPr>
                <w:b/>
                <w:sz w:val="16"/>
                <w:szCs w:val="16"/>
              </w:rPr>
              <w:t>Sealer (Spray)</w:t>
            </w:r>
          </w:p>
        </w:tc>
        <w:tc>
          <w:tcPr>
            <w:tcW w:w="2570" w:type="dxa"/>
            <w:tcBorders>
              <w:bottom w:val="single" w:sz="12" w:space="0" w:color="auto"/>
            </w:tcBorders>
            <w:vAlign w:val="center"/>
          </w:tcPr>
          <w:p w14:paraId="64D10BB5" w14:textId="77777777" w:rsidR="009639E5" w:rsidRPr="00582F06" w:rsidRDefault="009639E5" w:rsidP="0060277C">
            <w:pPr>
              <w:autoSpaceDE/>
              <w:autoSpaceDN/>
              <w:adjustRightInd/>
              <w:spacing w:before="0" w:line="240" w:lineRule="auto"/>
              <w:ind w:left="0"/>
              <w:rPr>
                <w:sz w:val="16"/>
                <w:szCs w:val="16"/>
              </w:rPr>
            </w:pPr>
          </w:p>
        </w:tc>
        <w:tc>
          <w:tcPr>
            <w:tcW w:w="2693" w:type="dxa"/>
            <w:gridSpan w:val="2"/>
            <w:tcBorders>
              <w:bottom w:val="single" w:sz="12" w:space="0" w:color="auto"/>
            </w:tcBorders>
            <w:vAlign w:val="center"/>
          </w:tcPr>
          <w:p w14:paraId="42BB1058" w14:textId="77777777" w:rsidR="009639E5" w:rsidRPr="0086658F" w:rsidRDefault="009639E5" w:rsidP="0060277C">
            <w:pPr>
              <w:autoSpaceDE/>
              <w:autoSpaceDN/>
              <w:adjustRightInd/>
              <w:spacing w:before="0" w:line="240" w:lineRule="auto"/>
              <w:ind w:left="0"/>
              <w:rPr>
                <w:sz w:val="16"/>
                <w:szCs w:val="16"/>
              </w:rPr>
            </w:pPr>
          </w:p>
        </w:tc>
        <w:tc>
          <w:tcPr>
            <w:tcW w:w="746" w:type="dxa"/>
            <w:tcBorders>
              <w:bottom w:val="single" w:sz="12" w:space="0" w:color="auto"/>
            </w:tcBorders>
            <w:vAlign w:val="center"/>
          </w:tcPr>
          <w:p w14:paraId="1D6EE7E6" w14:textId="77777777" w:rsidR="009639E5" w:rsidRPr="00582F06" w:rsidRDefault="009639E5" w:rsidP="0060277C">
            <w:pPr>
              <w:autoSpaceDE/>
              <w:autoSpaceDN/>
              <w:adjustRightInd/>
              <w:spacing w:before="0" w:line="240" w:lineRule="auto"/>
              <w:ind w:left="0"/>
              <w:jc w:val="center"/>
              <w:rPr>
                <w:sz w:val="16"/>
                <w:szCs w:val="16"/>
              </w:rPr>
            </w:pPr>
          </w:p>
        </w:tc>
        <w:tc>
          <w:tcPr>
            <w:tcW w:w="1485" w:type="dxa"/>
            <w:tcBorders>
              <w:bottom w:val="single" w:sz="12" w:space="0" w:color="auto"/>
            </w:tcBorders>
            <w:vAlign w:val="center"/>
          </w:tcPr>
          <w:p w14:paraId="42C3138F" w14:textId="77777777" w:rsidR="009639E5" w:rsidRDefault="009639E5" w:rsidP="0060277C">
            <w:pPr>
              <w:autoSpaceDE/>
              <w:autoSpaceDN/>
              <w:adjustRightInd/>
              <w:spacing w:before="0" w:line="240" w:lineRule="auto"/>
              <w:ind w:left="-49" w:right="-46" w:hanging="59"/>
              <w:jc w:val="center"/>
              <w:rPr>
                <w:sz w:val="16"/>
                <w:szCs w:val="16"/>
                <w:lang w:val="ru-RU"/>
              </w:rPr>
            </w:pPr>
          </w:p>
        </w:tc>
      </w:tr>
      <w:tr w:rsidR="009639E5" w:rsidRPr="001D3869" w14:paraId="38B9F1B1" w14:textId="77777777" w:rsidTr="0060277C">
        <w:trPr>
          <w:trHeight w:val="288"/>
          <w:jc w:val="center"/>
        </w:trPr>
        <w:tc>
          <w:tcPr>
            <w:tcW w:w="2288" w:type="dxa"/>
            <w:gridSpan w:val="3"/>
            <w:vAlign w:val="center"/>
          </w:tcPr>
          <w:p w14:paraId="38904137" w14:textId="550A4DED" w:rsidR="009639E5" w:rsidRPr="001D3869" w:rsidRDefault="00236415" w:rsidP="0060277C">
            <w:pPr>
              <w:autoSpaceDE/>
              <w:autoSpaceDN/>
              <w:adjustRightInd/>
              <w:spacing w:before="0" w:line="240" w:lineRule="auto"/>
              <w:ind w:left="0"/>
              <w:rPr>
                <w:b/>
                <w:sz w:val="16"/>
                <w:szCs w:val="16"/>
              </w:rPr>
            </w:pPr>
            <w:r w:rsidRPr="00A94C62">
              <w:rPr>
                <w:b/>
                <w:sz w:val="16"/>
                <w:szCs w:val="16"/>
              </w:rPr>
              <w:t>Trowel Apply</w:t>
            </w:r>
          </w:p>
        </w:tc>
        <w:tc>
          <w:tcPr>
            <w:tcW w:w="2570" w:type="dxa"/>
            <w:vAlign w:val="center"/>
          </w:tcPr>
          <w:p w14:paraId="11229DE5" w14:textId="77777777" w:rsidR="009639E5" w:rsidRPr="00582F06" w:rsidRDefault="009639E5" w:rsidP="0060277C">
            <w:pPr>
              <w:autoSpaceDE/>
              <w:autoSpaceDN/>
              <w:adjustRightInd/>
              <w:spacing w:before="0" w:line="240" w:lineRule="auto"/>
              <w:ind w:left="0"/>
              <w:rPr>
                <w:sz w:val="16"/>
                <w:szCs w:val="16"/>
              </w:rPr>
            </w:pPr>
            <w:r w:rsidRPr="00525409">
              <w:rPr>
                <w:sz w:val="16"/>
                <w:szCs w:val="16"/>
              </w:rPr>
              <w:t>Sherwin Williams</w:t>
            </w:r>
          </w:p>
        </w:tc>
        <w:tc>
          <w:tcPr>
            <w:tcW w:w="2693" w:type="dxa"/>
            <w:gridSpan w:val="2"/>
            <w:vAlign w:val="center"/>
          </w:tcPr>
          <w:p w14:paraId="78101588" w14:textId="77777777" w:rsidR="009639E5" w:rsidRPr="0086658F" w:rsidRDefault="009639E5" w:rsidP="0060277C">
            <w:pPr>
              <w:autoSpaceDE/>
              <w:autoSpaceDN/>
              <w:adjustRightInd/>
              <w:spacing w:before="0" w:line="240" w:lineRule="auto"/>
              <w:ind w:left="0"/>
              <w:rPr>
                <w:sz w:val="16"/>
                <w:szCs w:val="16"/>
              </w:rPr>
            </w:pPr>
            <w:proofErr w:type="spellStart"/>
            <w:r w:rsidRPr="0086658F">
              <w:rPr>
                <w:sz w:val="16"/>
                <w:szCs w:val="16"/>
              </w:rPr>
              <w:t>Polyglass</w:t>
            </w:r>
            <w:proofErr w:type="spellEnd"/>
            <w:r w:rsidRPr="0086658F">
              <w:rPr>
                <w:sz w:val="16"/>
                <w:szCs w:val="16"/>
              </w:rPr>
              <w:t xml:space="preserve"> Putty</w:t>
            </w:r>
          </w:p>
        </w:tc>
        <w:tc>
          <w:tcPr>
            <w:tcW w:w="746" w:type="dxa"/>
            <w:vAlign w:val="center"/>
          </w:tcPr>
          <w:p w14:paraId="1C16FD37" w14:textId="77777777" w:rsidR="009639E5" w:rsidRPr="00582F06" w:rsidRDefault="009639E5" w:rsidP="0060277C">
            <w:pPr>
              <w:autoSpaceDE/>
              <w:autoSpaceDN/>
              <w:adjustRightInd/>
              <w:spacing w:before="0" w:line="240" w:lineRule="auto"/>
              <w:ind w:left="0"/>
              <w:jc w:val="center"/>
              <w:rPr>
                <w:sz w:val="16"/>
                <w:szCs w:val="16"/>
              </w:rPr>
            </w:pPr>
            <w:r w:rsidRPr="00544083">
              <w:rPr>
                <w:sz w:val="16"/>
                <w:szCs w:val="16"/>
              </w:rPr>
              <w:t>0</w:t>
            </w:r>
          </w:p>
        </w:tc>
        <w:tc>
          <w:tcPr>
            <w:tcW w:w="1485" w:type="dxa"/>
            <w:vAlign w:val="center"/>
          </w:tcPr>
          <w:p w14:paraId="38FCF5BB" w14:textId="77777777" w:rsidR="009639E5" w:rsidRDefault="009639E5" w:rsidP="0060277C">
            <w:pPr>
              <w:autoSpaceDE/>
              <w:autoSpaceDN/>
              <w:adjustRightInd/>
              <w:spacing w:before="0" w:line="240" w:lineRule="auto"/>
              <w:ind w:left="-49" w:right="-46" w:hanging="59"/>
              <w:jc w:val="center"/>
              <w:rPr>
                <w:sz w:val="16"/>
                <w:szCs w:val="16"/>
              </w:rPr>
            </w:pPr>
          </w:p>
          <w:p w14:paraId="5B6BDD1A" w14:textId="77777777" w:rsidR="009639E5" w:rsidRDefault="009639E5" w:rsidP="0060277C">
            <w:pPr>
              <w:autoSpaceDE/>
              <w:autoSpaceDN/>
              <w:adjustRightInd/>
              <w:spacing w:before="0" w:line="240" w:lineRule="auto"/>
              <w:ind w:left="-49" w:right="-46" w:hanging="59"/>
              <w:jc w:val="center"/>
              <w:rPr>
                <w:sz w:val="16"/>
                <w:szCs w:val="16"/>
              </w:rPr>
            </w:pPr>
            <w:r w:rsidRPr="00A6682B">
              <w:rPr>
                <w:sz w:val="16"/>
                <w:szCs w:val="16"/>
              </w:rPr>
              <w:t>66°C</w:t>
            </w:r>
            <w:r w:rsidRPr="00D02000">
              <w:rPr>
                <w:sz w:val="16"/>
                <w:szCs w:val="16"/>
              </w:rPr>
              <w:t>(</w:t>
            </w:r>
            <w:r w:rsidRPr="0034143B">
              <w:rPr>
                <w:sz w:val="16"/>
                <w:szCs w:val="16"/>
              </w:rPr>
              <w:t>150°F</w:t>
            </w:r>
            <w:r w:rsidRPr="00D02000">
              <w:rPr>
                <w:sz w:val="16"/>
                <w:szCs w:val="16"/>
              </w:rPr>
              <w:t>)</w:t>
            </w:r>
          </w:p>
          <w:p w14:paraId="540E03F0" w14:textId="77777777" w:rsidR="009639E5" w:rsidRPr="00544083" w:rsidRDefault="009639E5" w:rsidP="0060277C">
            <w:pPr>
              <w:autoSpaceDE/>
              <w:autoSpaceDN/>
              <w:adjustRightInd/>
              <w:spacing w:before="0" w:line="240" w:lineRule="auto"/>
              <w:ind w:left="-49" w:right="-46" w:hanging="59"/>
              <w:jc w:val="center"/>
              <w:rPr>
                <w:sz w:val="16"/>
                <w:szCs w:val="16"/>
              </w:rPr>
            </w:pPr>
          </w:p>
        </w:tc>
      </w:tr>
      <w:tr w:rsidR="009639E5" w:rsidRPr="001D3869" w14:paraId="3C890E0C" w14:textId="77777777" w:rsidTr="0060277C">
        <w:trPr>
          <w:trHeight w:val="288"/>
          <w:jc w:val="center"/>
        </w:trPr>
        <w:tc>
          <w:tcPr>
            <w:tcW w:w="2288" w:type="dxa"/>
            <w:gridSpan w:val="3"/>
            <w:tcBorders>
              <w:bottom w:val="single" w:sz="12" w:space="0" w:color="auto"/>
            </w:tcBorders>
            <w:vAlign w:val="center"/>
          </w:tcPr>
          <w:p w14:paraId="49801A30" w14:textId="77777777" w:rsidR="009639E5" w:rsidRPr="001D3869" w:rsidRDefault="009639E5" w:rsidP="0060277C">
            <w:pPr>
              <w:autoSpaceDE/>
              <w:autoSpaceDN/>
              <w:adjustRightInd/>
              <w:spacing w:before="0" w:line="240" w:lineRule="auto"/>
              <w:ind w:left="0"/>
              <w:rPr>
                <w:b/>
                <w:sz w:val="16"/>
                <w:szCs w:val="16"/>
              </w:rPr>
            </w:pPr>
          </w:p>
        </w:tc>
        <w:tc>
          <w:tcPr>
            <w:tcW w:w="6009" w:type="dxa"/>
            <w:gridSpan w:val="4"/>
            <w:tcBorders>
              <w:bottom w:val="single" w:sz="12" w:space="0" w:color="auto"/>
            </w:tcBorders>
            <w:vAlign w:val="center"/>
          </w:tcPr>
          <w:p w14:paraId="52798778" w14:textId="77777777" w:rsidR="009639E5" w:rsidRPr="00582F06" w:rsidRDefault="009639E5" w:rsidP="0060277C">
            <w:pPr>
              <w:autoSpaceDE/>
              <w:autoSpaceDN/>
              <w:adjustRightInd/>
              <w:spacing w:before="0" w:line="240" w:lineRule="auto"/>
              <w:ind w:left="0"/>
              <w:rPr>
                <w:sz w:val="16"/>
                <w:szCs w:val="16"/>
              </w:rPr>
            </w:pPr>
            <w:r w:rsidRPr="00544083">
              <w:rPr>
                <w:sz w:val="16"/>
                <w:szCs w:val="16"/>
              </w:rPr>
              <w:t xml:space="preserve">Top materials are </w:t>
            </w:r>
            <w:proofErr w:type="gramStart"/>
            <w:r w:rsidRPr="00544083">
              <w:rPr>
                <w:sz w:val="16"/>
                <w:szCs w:val="16"/>
              </w:rPr>
              <w:t>sprayable</w:t>
            </w:r>
            <w:proofErr w:type="gramEnd"/>
            <w:r w:rsidRPr="00544083">
              <w:rPr>
                <w:sz w:val="16"/>
                <w:szCs w:val="16"/>
              </w:rPr>
              <w:t xml:space="preserve"> and the bottom are trowel applied.</w:t>
            </w:r>
          </w:p>
        </w:tc>
        <w:tc>
          <w:tcPr>
            <w:tcW w:w="1485" w:type="dxa"/>
            <w:tcBorders>
              <w:bottom w:val="single" w:sz="12" w:space="0" w:color="auto"/>
            </w:tcBorders>
            <w:vAlign w:val="center"/>
          </w:tcPr>
          <w:p w14:paraId="1B4EE3E2" w14:textId="77777777" w:rsidR="009639E5" w:rsidRPr="00582F06" w:rsidRDefault="009639E5" w:rsidP="0060277C">
            <w:pPr>
              <w:jc w:val="center"/>
              <w:rPr>
                <w:sz w:val="16"/>
                <w:szCs w:val="16"/>
              </w:rPr>
            </w:pPr>
          </w:p>
        </w:tc>
      </w:tr>
      <w:tr w:rsidR="009639E5" w:rsidRPr="001D3869" w14:paraId="70948A60" w14:textId="77777777" w:rsidTr="0060277C">
        <w:trPr>
          <w:trHeight w:val="288"/>
          <w:jc w:val="center"/>
        </w:trPr>
        <w:tc>
          <w:tcPr>
            <w:tcW w:w="1170" w:type="dxa"/>
            <w:vAlign w:val="center"/>
          </w:tcPr>
          <w:p w14:paraId="70ECBDFE" w14:textId="77777777" w:rsidR="009639E5" w:rsidRPr="000C5718" w:rsidRDefault="009639E5" w:rsidP="0060277C">
            <w:pPr>
              <w:autoSpaceDE/>
              <w:autoSpaceDN/>
              <w:adjustRightInd/>
              <w:spacing w:before="0" w:line="240" w:lineRule="auto"/>
              <w:ind w:left="-72"/>
              <w:rPr>
                <w:b/>
                <w:sz w:val="16"/>
                <w:szCs w:val="16"/>
              </w:rPr>
            </w:pPr>
            <w:r w:rsidRPr="000C5718">
              <w:rPr>
                <w:b/>
                <w:sz w:val="16"/>
                <w:szCs w:val="16"/>
              </w:rPr>
              <w:t>Last Update:</w:t>
            </w:r>
          </w:p>
        </w:tc>
        <w:tc>
          <w:tcPr>
            <w:tcW w:w="3688" w:type="dxa"/>
            <w:gridSpan w:val="3"/>
            <w:vAlign w:val="center"/>
          </w:tcPr>
          <w:p w14:paraId="4541BF18" w14:textId="5EA84023" w:rsidR="009639E5" w:rsidRPr="000C5718" w:rsidRDefault="00E80A2B" w:rsidP="0060277C">
            <w:pPr>
              <w:autoSpaceDE/>
              <w:autoSpaceDN/>
              <w:adjustRightInd/>
              <w:spacing w:before="0" w:line="240" w:lineRule="auto"/>
              <w:ind w:left="-72"/>
              <w:rPr>
                <w:b/>
                <w:sz w:val="16"/>
                <w:szCs w:val="16"/>
              </w:rPr>
            </w:pPr>
            <w:r>
              <w:rPr>
                <w:position w:val="-1"/>
                <w:sz w:val="16"/>
                <w:szCs w:val="16"/>
              </w:rPr>
              <w:t>November</w:t>
            </w:r>
            <w:r w:rsidR="00236415">
              <w:rPr>
                <w:position w:val="-1"/>
                <w:sz w:val="16"/>
                <w:szCs w:val="16"/>
              </w:rPr>
              <w:t xml:space="preserve"> 2025</w:t>
            </w:r>
          </w:p>
        </w:tc>
        <w:tc>
          <w:tcPr>
            <w:tcW w:w="2693" w:type="dxa"/>
            <w:gridSpan w:val="2"/>
            <w:vAlign w:val="center"/>
          </w:tcPr>
          <w:p w14:paraId="064CE572" w14:textId="77777777" w:rsidR="009639E5" w:rsidRPr="001D3869" w:rsidRDefault="009639E5" w:rsidP="0060277C">
            <w:pPr>
              <w:rPr>
                <w:b/>
                <w:sz w:val="16"/>
                <w:szCs w:val="16"/>
              </w:rPr>
            </w:pPr>
          </w:p>
        </w:tc>
        <w:tc>
          <w:tcPr>
            <w:tcW w:w="746" w:type="dxa"/>
            <w:vAlign w:val="center"/>
          </w:tcPr>
          <w:p w14:paraId="4F0B0534" w14:textId="77777777" w:rsidR="009639E5" w:rsidRPr="001D3869" w:rsidRDefault="009639E5" w:rsidP="0060277C">
            <w:pPr>
              <w:jc w:val="center"/>
              <w:rPr>
                <w:b/>
                <w:sz w:val="16"/>
                <w:szCs w:val="16"/>
              </w:rPr>
            </w:pPr>
          </w:p>
        </w:tc>
        <w:tc>
          <w:tcPr>
            <w:tcW w:w="1485" w:type="dxa"/>
            <w:vAlign w:val="center"/>
          </w:tcPr>
          <w:p w14:paraId="74D37DF8" w14:textId="77777777" w:rsidR="009639E5" w:rsidRPr="001D3869" w:rsidRDefault="009639E5" w:rsidP="0060277C">
            <w:pPr>
              <w:jc w:val="center"/>
              <w:rPr>
                <w:b/>
                <w:sz w:val="16"/>
                <w:szCs w:val="16"/>
              </w:rPr>
            </w:pPr>
          </w:p>
        </w:tc>
      </w:tr>
    </w:tbl>
    <w:p w14:paraId="0D8D8BAD" w14:textId="77777777" w:rsidR="009639E5" w:rsidRPr="001D3869" w:rsidRDefault="009639E5" w:rsidP="009639E5">
      <w:pPr>
        <w:tabs>
          <w:tab w:val="left" w:pos="3225"/>
        </w:tabs>
        <w:rPr>
          <w:sz w:val="20"/>
          <w:szCs w:val="20"/>
        </w:rPr>
      </w:pPr>
    </w:p>
    <w:p w14:paraId="0A3416A3" w14:textId="77777777" w:rsidR="009639E5" w:rsidRPr="001D3869" w:rsidRDefault="009639E5" w:rsidP="009639E5">
      <w:pPr>
        <w:rPr>
          <w:sz w:val="20"/>
          <w:szCs w:val="20"/>
        </w:rPr>
      </w:pPr>
      <w:r w:rsidRPr="001D3869">
        <w:rPr>
          <w:sz w:val="20"/>
          <w:szCs w:val="20"/>
        </w:rPr>
        <w:br w:type="page"/>
      </w:r>
    </w:p>
    <w:tbl>
      <w:tblPr>
        <w:tblW w:w="9782" w:type="dxa"/>
        <w:jc w:val="center"/>
        <w:tblLayout w:type="fixed"/>
        <w:tblLook w:val="01E0" w:firstRow="1" w:lastRow="1" w:firstColumn="1" w:lastColumn="1" w:noHBand="0" w:noVBand="0"/>
      </w:tblPr>
      <w:tblGrid>
        <w:gridCol w:w="1170"/>
        <w:gridCol w:w="270"/>
        <w:gridCol w:w="848"/>
        <w:gridCol w:w="3015"/>
        <w:gridCol w:w="7"/>
        <w:gridCol w:w="990"/>
        <w:gridCol w:w="1676"/>
        <w:gridCol w:w="574"/>
        <w:gridCol w:w="1232"/>
      </w:tblGrid>
      <w:tr w:rsidR="009639E5" w:rsidRPr="001D3869" w14:paraId="787F58B2" w14:textId="77777777" w:rsidTr="0060277C">
        <w:trPr>
          <w:trHeight w:val="360"/>
          <w:jc w:val="center"/>
        </w:trPr>
        <w:tc>
          <w:tcPr>
            <w:tcW w:w="9782" w:type="dxa"/>
            <w:gridSpan w:val="9"/>
            <w:tcBorders>
              <w:top w:val="single" w:sz="6" w:space="0" w:color="auto"/>
              <w:bottom w:val="single" w:sz="12" w:space="0" w:color="auto"/>
            </w:tcBorders>
            <w:shd w:val="clear" w:color="auto" w:fill="FFFFFF"/>
            <w:vAlign w:val="center"/>
          </w:tcPr>
          <w:p w14:paraId="59E670B9" w14:textId="77777777" w:rsidR="009639E5" w:rsidRPr="001D3869" w:rsidRDefault="009639E5" w:rsidP="0060277C">
            <w:pPr>
              <w:ind w:right="-72"/>
              <w:jc w:val="right"/>
              <w:rPr>
                <w:b/>
                <w:i/>
                <w:color w:val="auto"/>
              </w:rPr>
            </w:pPr>
            <w:r w:rsidRPr="001D3869">
              <w:rPr>
                <w:b/>
                <w:i/>
                <w:color w:val="auto"/>
              </w:rPr>
              <w:lastRenderedPageBreak/>
              <w:t>Seam Sealers &amp; Putties</w:t>
            </w:r>
          </w:p>
        </w:tc>
      </w:tr>
      <w:tr w:rsidR="009639E5" w:rsidRPr="001D3869" w14:paraId="2918554E" w14:textId="77777777" w:rsidTr="0060277C">
        <w:trPr>
          <w:trHeight w:val="360"/>
          <w:jc w:val="center"/>
        </w:trPr>
        <w:tc>
          <w:tcPr>
            <w:tcW w:w="7976" w:type="dxa"/>
            <w:gridSpan w:val="7"/>
            <w:tcBorders>
              <w:top w:val="single" w:sz="12" w:space="0" w:color="auto"/>
              <w:left w:val="single" w:sz="12" w:space="0" w:color="auto"/>
              <w:bottom w:val="single" w:sz="12" w:space="0" w:color="auto"/>
            </w:tcBorders>
            <w:vAlign w:val="center"/>
          </w:tcPr>
          <w:p w14:paraId="487AAFA8" w14:textId="77777777" w:rsidR="009639E5" w:rsidRPr="001D3869" w:rsidRDefault="009639E5" w:rsidP="0060277C">
            <w:pPr>
              <w:autoSpaceDE/>
              <w:autoSpaceDN/>
              <w:adjustRightInd/>
              <w:spacing w:before="0" w:line="240" w:lineRule="auto"/>
              <w:ind w:left="0"/>
              <w:rPr>
                <w:b/>
                <w:sz w:val="20"/>
                <w:szCs w:val="20"/>
              </w:rPr>
            </w:pPr>
            <w:r w:rsidRPr="001D3869">
              <w:rPr>
                <w:b/>
                <w:sz w:val="20"/>
                <w:szCs w:val="20"/>
              </w:rPr>
              <w:t>Flexible Putty</w:t>
            </w:r>
          </w:p>
        </w:tc>
        <w:tc>
          <w:tcPr>
            <w:tcW w:w="1806" w:type="dxa"/>
            <w:gridSpan w:val="2"/>
            <w:tcBorders>
              <w:top w:val="single" w:sz="12" w:space="0" w:color="auto"/>
              <w:bottom w:val="single" w:sz="12" w:space="0" w:color="auto"/>
              <w:right w:val="single" w:sz="12" w:space="0" w:color="auto"/>
            </w:tcBorders>
            <w:shd w:val="clear" w:color="auto" w:fill="000000"/>
            <w:vAlign w:val="center"/>
          </w:tcPr>
          <w:p w14:paraId="25B197C6" w14:textId="77777777" w:rsidR="009639E5" w:rsidRPr="001D3869" w:rsidRDefault="009639E5" w:rsidP="0060277C">
            <w:pPr>
              <w:autoSpaceDE/>
              <w:autoSpaceDN/>
              <w:adjustRightInd/>
              <w:spacing w:before="0" w:line="240" w:lineRule="auto"/>
              <w:ind w:left="0"/>
              <w:jc w:val="center"/>
              <w:rPr>
                <w:b/>
                <w:color w:val="FFFFFF"/>
                <w:sz w:val="36"/>
                <w:szCs w:val="40"/>
              </w:rPr>
            </w:pPr>
            <w:r w:rsidRPr="001D3869">
              <w:rPr>
                <w:b/>
                <w:color w:val="FFFFFF"/>
                <w:sz w:val="36"/>
                <w:szCs w:val="40"/>
              </w:rPr>
              <w:t>13.5</w:t>
            </w:r>
          </w:p>
        </w:tc>
      </w:tr>
      <w:tr w:rsidR="009639E5" w:rsidRPr="001D3869" w14:paraId="30C6B3EE" w14:textId="77777777" w:rsidTr="0060277C">
        <w:trPr>
          <w:cantSplit/>
          <w:trHeight w:val="288"/>
          <w:jc w:val="center"/>
        </w:trPr>
        <w:tc>
          <w:tcPr>
            <w:tcW w:w="1440" w:type="dxa"/>
            <w:gridSpan w:val="2"/>
            <w:tcBorders>
              <w:top w:val="single" w:sz="12" w:space="0" w:color="auto"/>
            </w:tcBorders>
          </w:tcPr>
          <w:p w14:paraId="258D6B07" w14:textId="77777777" w:rsidR="009639E5" w:rsidRPr="00BE0456" w:rsidRDefault="009639E5" w:rsidP="0060277C">
            <w:pPr>
              <w:autoSpaceDE/>
              <w:autoSpaceDN/>
              <w:adjustRightInd/>
              <w:spacing w:before="0" w:line="240" w:lineRule="auto"/>
              <w:ind w:left="-72"/>
              <w:rPr>
                <w:b/>
                <w:sz w:val="16"/>
                <w:szCs w:val="16"/>
              </w:rPr>
            </w:pPr>
            <w:r w:rsidRPr="00BE0456">
              <w:rPr>
                <w:b/>
                <w:sz w:val="16"/>
                <w:szCs w:val="16"/>
              </w:rPr>
              <w:t>Surface Prep:</w:t>
            </w:r>
          </w:p>
        </w:tc>
        <w:tc>
          <w:tcPr>
            <w:tcW w:w="3870" w:type="dxa"/>
            <w:gridSpan w:val="3"/>
            <w:tcBorders>
              <w:top w:val="single" w:sz="12" w:space="0" w:color="auto"/>
            </w:tcBorders>
          </w:tcPr>
          <w:p w14:paraId="659F1DCB" w14:textId="77777777" w:rsidR="009306C5" w:rsidRPr="009306C5" w:rsidRDefault="009306C5" w:rsidP="009306C5">
            <w:pPr>
              <w:autoSpaceDE/>
              <w:autoSpaceDN/>
              <w:adjustRightInd/>
              <w:spacing w:before="0" w:line="240" w:lineRule="auto"/>
              <w:ind w:left="-72"/>
              <w:rPr>
                <w:sz w:val="16"/>
                <w:szCs w:val="16"/>
              </w:rPr>
            </w:pPr>
            <w:r w:rsidRPr="009306C5">
              <w:rPr>
                <w:sz w:val="16"/>
                <w:szCs w:val="16"/>
              </w:rPr>
              <w:t>SSPC-SP1/SP10(NACENo.</w:t>
            </w:r>
            <w:proofErr w:type="gramStart"/>
            <w:r w:rsidRPr="009306C5">
              <w:rPr>
                <w:sz w:val="16"/>
                <w:szCs w:val="16"/>
              </w:rPr>
              <w:t>2)(</w:t>
            </w:r>
            <w:proofErr w:type="gramEnd"/>
            <w:r w:rsidRPr="009306C5">
              <w:rPr>
                <w:sz w:val="16"/>
                <w:szCs w:val="16"/>
              </w:rPr>
              <w:t>SA2.5)</w:t>
            </w:r>
          </w:p>
          <w:p w14:paraId="3D4FAF47" w14:textId="6E853534" w:rsidR="009306C5" w:rsidRPr="00BE0456" w:rsidRDefault="009306C5" w:rsidP="009306C5">
            <w:pPr>
              <w:autoSpaceDE/>
              <w:autoSpaceDN/>
              <w:adjustRightInd/>
              <w:spacing w:before="0" w:line="240" w:lineRule="auto"/>
              <w:ind w:left="-72"/>
              <w:rPr>
                <w:sz w:val="16"/>
                <w:szCs w:val="16"/>
              </w:rPr>
            </w:pPr>
            <w:r w:rsidRPr="009306C5">
              <w:rPr>
                <w:sz w:val="16"/>
                <w:szCs w:val="16"/>
              </w:rPr>
              <w:t>Near-white</w:t>
            </w:r>
            <w:r w:rsidR="002B4FFF">
              <w:rPr>
                <w:sz w:val="16"/>
                <w:szCs w:val="16"/>
              </w:rPr>
              <w:t xml:space="preserve"> </w:t>
            </w:r>
            <w:r w:rsidRPr="009306C5">
              <w:rPr>
                <w:sz w:val="16"/>
                <w:szCs w:val="16"/>
              </w:rPr>
              <w:t>blast</w:t>
            </w:r>
            <w:r w:rsidR="002B4FFF">
              <w:rPr>
                <w:sz w:val="16"/>
                <w:szCs w:val="16"/>
              </w:rPr>
              <w:t xml:space="preserve"> </w:t>
            </w:r>
            <w:r w:rsidRPr="009306C5">
              <w:rPr>
                <w:sz w:val="16"/>
                <w:szCs w:val="16"/>
              </w:rPr>
              <w:t>cleanliness.</w:t>
            </w:r>
          </w:p>
          <w:p w14:paraId="3504186D" w14:textId="2F4697EE" w:rsidR="009639E5" w:rsidRPr="00BE0456" w:rsidRDefault="009639E5" w:rsidP="0060277C">
            <w:pPr>
              <w:autoSpaceDE/>
              <w:autoSpaceDN/>
              <w:adjustRightInd/>
              <w:spacing w:before="0" w:line="240" w:lineRule="auto"/>
              <w:ind w:left="-72"/>
              <w:rPr>
                <w:sz w:val="16"/>
                <w:szCs w:val="16"/>
              </w:rPr>
            </w:pPr>
          </w:p>
        </w:tc>
        <w:tc>
          <w:tcPr>
            <w:tcW w:w="990" w:type="dxa"/>
            <w:tcBorders>
              <w:top w:val="single" w:sz="12" w:space="0" w:color="auto"/>
            </w:tcBorders>
          </w:tcPr>
          <w:p w14:paraId="7929DB12" w14:textId="77777777" w:rsidR="009639E5" w:rsidRPr="001D3869" w:rsidRDefault="009639E5" w:rsidP="0060277C">
            <w:pPr>
              <w:autoSpaceDE/>
              <w:autoSpaceDN/>
              <w:adjustRightInd/>
              <w:spacing w:before="0" w:line="240" w:lineRule="auto"/>
              <w:ind w:left="0" w:right="-72"/>
              <w:jc w:val="right"/>
              <w:rPr>
                <w:b/>
                <w:sz w:val="16"/>
                <w:szCs w:val="16"/>
              </w:rPr>
            </w:pPr>
            <w:r w:rsidRPr="001D3869">
              <w:rPr>
                <w:b/>
                <w:sz w:val="16"/>
                <w:szCs w:val="16"/>
              </w:rPr>
              <w:t>Touch Up:</w:t>
            </w:r>
          </w:p>
        </w:tc>
        <w:tc>
          <w:tcPr>
            <w:tcW w:w="3482" w:type="dxa"/>
            <w:gridSpan w:val="3"/>
            <w:vMerge w:val="restart"/>
            <w:tcBorders>
              <w:top w:val="single" w:sz="12" w:space="0" w:color="auto"/>
            </w:tcBorders>
          </w:tcPr>
          <w:p w14:paraId="55C63AB2" w14:textId="77777777" w:rsidR="009639E5" w:rsidRPr="001D3869" w:rsidRDefault="009639E5" w:rsidP="0060277C">
            <w:pPr>
              <w:ind w:left="-72"/>
              <w:rPr>
                <w:sz w:val="16"/>
                <w:szCs w:val="16"/>
              </w:rPr>
            </w:pPr>
          </w:p>
        </w:tc>
      </w:tr>
      <w:tr w:rsidR="009639E5" w:rsidRPr="001D3869" w14:paraId="48178830" w14:textId="77777777" w:rsidTr="0060277C">
        <w:trPr>
          <w:cantSplit/>
          <w:trHeight w:val="318"/>
          <w:jc w:val="center"/>
        </w:trPr>
        <w:tc>
          <w:tcPr>
            <w:tcW w:w="1440" w:type="dxa"/>
            <w:gridSpan w:val="2"/>
          </w:tcPr>
          <w:p w14:paraId="51F16F33" w14:textId="77777777" w:rsidR="009639E5" w:rsidRPr="00BE0456" w:rsidRDefault="009639E5" w:rsidP="0060277C">
            <w:pPr>
              <w:autoSpaceDE/>
              <w:autoSpaceDN/>
              <w:adjustRightInd/>
              <w:spacing w:before="0" w:line="240" w:lineRule="auto"/>
              <w:ind w:left="-72"/>
              <w:rPr>
                <w:b/>
                <w:sz w:val="16"/>
                <w:szCs w:val="16"/>
              </w:rPr>
            </w:pPr>
            <w:r w:rsidRPr="00BE0456">
              <w:rPr>
                <w:b/>
                <w:sz w:val="16"/>
                <w:szCs w:val="16"/>
              </w:rPr>
              <w:t>Anchor Pattern:</w:t>
            </w:r>
          </w:p>
        </w:tc>
        <w:tc>
          <w:tcPr>
            <w:tcW w:w="3870" w:type="dxa"/>
            <w:gridSpan w:val="3"/>
          </w:tcPr>
          <w:p w14:paraId="3643EB25" w14:textId="77777777" w:rsidR="009639E5" w:rsidRPr="00BE0456" w:rsidRDefault="009639E5" w:rsidP="0060277C">
            <w:pPr>
              <w:autoSpaceDE/>
              <w:autoSpaceDN/>
              <w:adjustRightInd/>
              <w:spacing w:before="0" w:line="240" w:lineRule="auto"/>
              <w:ind w:left="-72"/>
              <w:rPr>
                <w:color w:val="auto"/>
                <w:sz w:val="16"/>
                <w:szCs w:val="16"/>
              </w:rPr>
            </w:pPr>
            <w:r w:rsidRPr="00C116FB">
              <w:rPr>
                <w:color w:val="auto"/>
                <w:sz w:val="16"/>
                <w:szCs w:val="16"/>
              </w:rPr>
              <w:t>Per manufacturer’s product data sheet</w:t>
            </w:r>
          </w:p>
        </w:tc>
        <w:tc>
          <w:tcPr>
            <w:tcW w:w="990" w:type="dxa"/>
          </w:tcPr>
          <w:p w14:paraId="66A0A855" w14:textId="77777777" w:rsidR="009639E5" w:rsidRPr="001D3869" w:rsidRDefault="009639E5" w:rsidP="0060277C">
            <w:pPr>
              <w:jc w:val="right"/>
              <w:rPr>
                <w:b/>
                <w:sz w:val="16"/>
                <w:szCs w:val="16"/>
              </w:rPr>
            </w:pPr>
          </w:p>
        </w:tc>
        <w:tc>
          <w:tcPr>
            <w:tcW w:w="3482" w:type="dxa"/>
            <w:gridSpan w:val="3"/>
            <w:vMerge/>
            <w:vAlign w:val="center"/>
          </w:tcPr>
          <w:p w14:paraId="3C66A011" w14:textId="77777777" w:rsidR="009639E5" w:rsidRPr="001D3869" w:rsidRDefault="009639E5" w:rsidP="0060277C"/>
        </w:tc>
      </w:tr>
      <w:tr w:rsidR="009639E5" w:rsidRPr="001D3869" w14:paraId="2FDB8AFF" w14:textId="77777777" w:rsidTr="0060277C">
        <w:trPr>
          <w:cantSplit/>
          <w:trHeight w:val="223"/>
          <w:jc w:val="center"/>
        </w:trPr>
        <w:tc>
          <w:tcPr>
            <w:tcW w:w="1440" w:type="dxa"/>
            <w:gridSpan w:val="2"/>
            <w:tcBorders>
              <w:bottom w:val="single" w:sz="12" w:space="0" w:color="auto"/>
            </w:tcBorders>
          </w:tcPr>
          <w:p w14:paraId="49D07560" w14:textId="77777777" w:rsidR="009639E5" w:rsidRPr="00BE0456" w:rsidRDefault="009639E5" w:rsidP="0060277C">
            <w:pPr>
              <w:autoSpaceDE/>
              <w:autoSpaceDN/>
              <w:adjustRightInd/>
              <w:spacing w:before="0" w:line="240" w:lineRule="auto"/>
              <w:ind w:left="-72"/>
              <w:rPr>
                <w:b/>
                <w:sz w:val="16"/>
                <w:szCs w:val="16"/>
              </w:rPr>
            </w:pPr>
            <w:r w:rsidRPr="00BE0456">
              <w:rPr>
                <w:b/>
                <w:sz w:val="16"/>
                <w:szCs w:val="16"/>
              </w:rPr>
              <w:t>Total DFT:</w:t>
            </w:r>
          </w:p>
        </w:tc>
        <w:tc>
          <w:tcPr>
            <w:tcW w:w="3870" w:type="dxa"/>
            <w:gridSpan w:val="3"/>
            <w:tcBorders>
              <w:bottom w:val="single" w:sz="12" w:space="0" w:color="auto"/>
            </w:tcBorders>
          </w:tcPr>
          <w:p w14:paraId="5D33B8D8" w14:textId="77777777" w:rsidR="009639E5" w:rsidRPr="00BE0456" w:rsidRDefault="009639E5" w:rsidP="0060277C">
            <w:pPr>
              <w:autoSpaceDE/>
              <w:autoSpaceDN/>
              <w:adjustRightInd/>
              <w:spacing w:before="0" w:line="240" w:lineRule="auto"/>
              <w:ind w:left="-72"/>
              <w:rPr>
                <w:color w:val="auto"/>
                <w:sz w:val="16"/>
                <w:szCs w:val="16"/>
              </w:rPr>
            </w:pPr>
            <w:r w:rsidRPr="00D02000">
              <w:rPr>
                <w:color w:val="auto"/>
                <w:sz w:val="16"/>
                <w:szCs w:val="16"/>
              </w:rPr>
              <w:t>Per manufacturer’s product data sheet</w:t>
            </w:r>
          </w:p>
        </w:tc>
        <w:tc>
          <w:tcPr>
            <w:tcW w:w="990" w:type="dxa"/>
            <w:tcBorders>
              <w:bottom w:val="single" w:sz="12" w:space="0" w:color="auto"/>
            </w:tcBorders>
          </w:tcPr>
          <w:p w14:paraId="24470F8F" w14:textId="77777777" w:rsidR="009639E5" w:rsidRPr="001D3869" w:rsidRDefault="009639E5" w:rsidP="0060277C">
            <w:pPr>
              <w:jc w:val="right"/>
              <w:rPr>
                <w:b/>
                <w:sz w:val="16"/>
                <w:szCs w:val="16"/>
              </w:rPr>
            </w:pPr>
          </w:p>
        </w:tc>
        <w:tc>
          <w:tcPr>
            <w:tcW w:w="3482" w:type="dxa"/>
            <w:gridSpan w:val="3"/>
            <w:vMerge/>
            <w:tcBorders>
              <w:bottom w:val="single" w:sz="12" w:space="0" w:color="auto"/>
            </w:tcBorders>
            <w:vAlign w:val="center"/>
          </w:tcPr>
          <w:p w14:paraId="552CB9AA" w14:textId="77777777" w:rsidR="009639E5" w:rsidRPr="001D3869" w:rsidRDefault="009639E5" w:rsidP="0060277C"/>
        </w:tc>
      </w:tr>
      <w:tr w:rsidR="009639E5" w:rsidRPr="001D3869" w14:paraId="7D5793FF" w14:textId="77777777" w:rsidTr="00C67B34">
        <w:trPr>
          <w:trHeight w:val="360"/>
          <w:jc w:val="center"/>
        </w:trPr>
        <w:tc>
          <w:tcPr>
            <w:tcW w:w="2288" w:type="dxa"/>
            <w:gridSpan w:val="3"/>
            <w:tcBorders>
              <w:top w:val="single" w:sz="12" w:space="0" w:color="auto"/>
              <w:left w:val="single" w:sz="12" w:space="0" w:color="auto"/>
              <w:bottom w:val="single" w:sz="12" w:space="0" w:color="auto"/>
            </w:tcBorders>
            <w:shd w:val="clear" w:color="auto" w:fill="000000"/>
            <w:vAlign w:val="center"/>
          </w:tcPr>
          <w:p w14:paraId="1470231E"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3015" w:type="dxa"/>
            <w:tcBorders>
              <w:top w:val="single" w:sz="12" w:space="0" w:color="auto"/>
              <w:bottom w:val="single" w:sz="12" w:space="0" w:color="auto"/>
            </w:tcBorders>
            <w:shd w:val="clear" w:color="auto" w:fill="000000"/>
            <w:vAlign w:val="center"/>
          </w:tcPr>
          <w:p w14:paraId="2CFFFE81"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73" w:type="dxa"/>
            <w:gridSpan w:val="3"/>
            <w:tcBorders>
              <w:top w:val="single" w:sz="12" w:space="0" w:color="auto"/>
              <w:bottom w:val="single" w:sz="12" w:space="0" w:color="auto"/>
            </w:tcBorders>
            <w:shd w:val="clear" w:color="auto" w:fill="000000"/>
            <w:vAlign w:val="center"/>
          </w:tcPr>
          <w:p w14:paraId="73D37513" w14:textId="77777777" w:rsidR="009639E5" w:rsidRPr="001D3869" w:rsidRDefault="009639E5" w:rsidP="0060277C">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574" w:type="dxa"/>
            <w:tcBorders>
              <w:top w:val="single" w:sz="12" w:space="0" w:color="auto"/>
              <w:bottom w:val="single" w:sz="12" w:space="0" w:color="auto"/>
            </w:tcBorders>
            <w:shd w:val="clear" w:color="auto" w:fill="000000"/>
            <w:vAlign w:val="center"/>
          </w:tcPr>
          <w:p w14:paraId="123F4E6B" w14:textId="77777777" w:rsidR="009639E5" w:rsidRPr="001D3869" w:rsidRDefault="009639E5" w:rsidP="0060277C">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232" w:type="dxa"/>
            <w:tcBorders>
              <w:top w:val="single" w:sz="12" w:space="0" w:color="auto"/>
              <w:bottom w:val="single" w:sz="12" w:space="0" w:color="auto"/>
              <w:right w:val="single" w:sz="12" w:space="0" w:color="auto"/>
            </w:tcBorders>
            <w:shd w:val="clear" w:color="auto" w:fill="000000"/>
            <w:vAlign w:val="center"/>
          </w:tcPr>
          <w:p w14:paraId="21B023BB" w14:textId="77777777" w:rsidR="009639E5" w:rsidRPr="001D3869" w:rsidRDefault="009639E5" w:rsidP="0060277C">
            <w:pPr>
              <w:autoSpaceDE/>
              <w:autoSpaceDN/>
              <w:adjustRightInd/>
              <w:spacing w:before="0" w:line="240" w:lineRule="auto"/>
              <w:ind w:left="0"/>
              <w:jc w:val="center"/>
              <w:rPr>
                <w:b/>
                <w:color w:val="FFFFFF"/>
                <w:w w:val="0"/>
                <w:sz w:val="16"/>
                <w:szCs w:val="16"/>
              </w:rPr>
            </w:pPr>
            <w:r w:rsidRPr="001D3869">
              <w:rPr>
                <w:b/>
                <w:color w:val="FFFFFF"/>
                <w:sz w:val="16"/>
                <w:szCs w:val="16"/>
              </w:rPr>
              <w:t>By Max</w:t>
            </w:r>
            <w:r w:rsidRPr="001D3869">
              <w:rPr>
                <w:b/>
                <w:color w:val="FFFFFF"/>
                <w:sz w:val="16"/>
                <w:szCs w:val="16"/>
              </w:rPr>
              <w:br/>
              <w:t>Svc Temp</w:t>
            </w:r>
          </w:p>
        </w:tc>
      </w:tr>
      <w:tr w:rsidR="006A01C9" w:rsidRPr="001D3869" w14:paraId="6D60B362" w14:textId="77777777" w:rsidTr="00C67B34">
        <w:trPr>
          <w:trHeight w:val="288"/>
          <w:jc w:val="center"/>
        </w:trPr>
        <w:tc>
          <w:tcPr>
            <w:tcW w:w="2288" w:type="dxa"/>
            <w:gridSpan w:val="3"/>
            <w:vAlign w:val="center"/>
          </w:tcPr>
          <w:p w14:paraId="23D5A063" w14:textId="77777777" w:rsidR="006A01C9" w:rsidRPr="00BE0456" w:rsidRDefault="006A01C9" w:rsidP="006A01C9">
            <w:pPr>
              <w:autoSpaceDE/>
              <w:autoSpaceDN/>
              <w:adjustRightInd/>
              <w:spacing w:before="0" w:line="240" w:lineRule="auto"/>
              <w:ind w:left="0"/>
              <w:rPr>
                <w:b/>
                <w:sz w:val="16"/>
                <w:szCs w:val="16"/>
              </w:rPr>
            </w:pPr>
            <w:r w:rsidRPr="00BE0456">
              <w:rPr>
                <w:b/>
                <w:sz w:val="16"/>
                <w:szCs w:val="16"/>
              </w:rPr>
              <w:t>Flexible</w:t>
            </w:r>
          </w:p>
        </w:tc>
        <w:tc>
          <w:tcPr>
            <w:tcW w:w="3015" w:type="dxa"/>
            <w:vAlign w:val="center"/>
          </w:tcPr>
          <w:p w14:paraId="5576CE74" w14:textId="0DECC3E9" w:rsidR="006A01C9" w:rsidRPr="00BE0456" w:rsidRDefault="006A01C9" w:rsidP="006A01C9">
            <w:pPr>
              <w:autoSpaceDE/>
              <w:autoSpaceDN/>
              <w:adjustRightInd/>
              <w:spacing w:before="0" w:line="240" w:lineRule="auto"/>
              <w:ind w:left="0"/>
              <w:rPr>
                <w:sz w:val="16"/>
                <w:szCs w:val="16"/>
              </w:rPr>
            </w:pPr>
            <w:r w:rsidRPr="00BE0456">
              <w:rPr>
                <w:sz w:val="16"/>
                <w:szCs w:val="16"/>
              </w:rPr>
              <w:t>PPG</w:t>
            </w:r>
          </w:p>
        </w:tc>
        <w:tc>
          <w:tcPr>
            <w:tcW w:w="2673" w:type="dxa"/>
            <w:gridSpan w:val="3"/>
            <w:vAlign w:val="center"/>
          </w:tcPr>
          <w:p w14:paraId="49DB25D6" w14:textId="66C689FB" w:rsidR="006A01C9" w:rsidRPr="00B60F1C" w:rsidRDefault="006A01C9" w:rsidP="006A01C9">
            <w:pPr>
              <w:autoSpaceDE/>
              <w:autoSpaceDN/>
              <w:adjustRightInd/>
              <w:spacing w:before="0" w:line="240" w:lineRule="auto"/>
              <w:ind w:left="0"/>
              <w:rPr>
                <w:sz w:val="16"/>
                <w:szCs w:val="16"/>
              </w:rPr>
            </w:pPr>
            <w:r w:rsidRPr="00B60F1C">
              <w:rPr>
                <w:sz w:val="16"/>
                <w:szCs w:val="16"/>
              </w:rPr>
              <w:t xml:space="preserve">Rapid Seal 650 </w:t>
            </w:r>
          </w:p>
        </w:tc>
        <w:tc>
          <w:tcPr>
            <w:tcW w:w="574" w:type="dxa"/>
            <w:vAlign w:val="center"/>
          </w:tcPr>
          <w:p w14:paraId="77475995" w14:textId="5791C287" w:rsidR="006A01C9" w:rsidRPr="00BE0456" w:rsidRDefault="006A01C9" w:rsidP="006A01C9">
            <w:pPr>
              <w:autoSpaceDE/>
              <w:autoSpaceDN/>
              <w:adjustRightInd/>
              <w:spacing w:before="0" w:line="240" w:lineRule="auto"/>
              <w:ind w:left="0"/>
              <w:jc w:val="center"/>
              <w:rPr>
                <w:sz w:val="16"/>
                <w:szCs w:val="16"/>
              </w:rPr>
            </w:pPr>
            <w:r w:rsidRPr="00BE0456">
              <w:rPr>
                <w:sz w:val="16"/>
                <w:szCs w:val="16"/>
              </w:rPr>
              <w:t>0</w:t>
            </w:r>
          </w:p>
        </w:tc>
        <w:tc>
          <w:tcPr>
            <w:tcW w:w="1232" w:type="dxa"/>
            <w:vAlign w:val="center"/>
          </w:tcPr>
          <w:p w14:paraId="074496FA" w14:textId="43C958DC" w:rsidR="006A01C9" w:rsidRPr="001D3869" w:rsidRDefault="006A01C9" w:rsidP="006A01C9">
            <w:pPr>
              <w:autoSpaceDE/>
              <w:autoSpaceDN/>
              <w:adjustRightInd/>
              <w:spacing w:before="0" w:line="240" w:lineRule="auto"/>
              <w:ind w:left="0"/>
              <w:rPr>
                <w:sz w:val="16"/>
                <w:szCs w:val="16"/>
              </w:rPr>
            </w:pPr>
            <w:r w:rsidRPr="00153CA5">
              <w:rPr>
                <w:sz w:val="16"/>
                <w:szCs w:val="16"/>
              </w:rPr>
              <w:t>71</w:t>
            </w:r>
            <w:del w:id="1561" w:author="Issayevskiy, Konstantin [STAMGazStroy LLP]" w:date="2025-12-11T15:06:00Z" w16du:dateUtc="2025-12-11T10:06:00Z">
              <w:r w:rsidRPr="00153CA5">
                <w:rPr>
                  <w:sz w:val="16"/>
                  <w:szCs w:val="16"/>
                </w:rPr>
                <w:delText>.1</w:delText>
              </w:r>
            </w:del>
            <w:r w:rsidRPr="00153CA5">
              <w:rPr>
                <w:sz w:val="16"/>
                <w:szCs w:val="16"/>
              </w:rPr>
              <w:t>°C (160°F)</w:t>
            </w:r>
          </w:p>
        </w:tc>
      </w:tr>
      <w:tr w:rsidR="006A01C9" w:rsidRPr="001D3869" w14:paraId="371F9FA1" w14:textId="77777777" w:rsidTr="00C67B34">
        <w:trPr>
          <w:trHeight w:val="288"/>
          <w:jc w:val="center"/>
        </w:trPr>
        <w:tc>
          <w:tcPr>
            <w:tcW w:w="2288" w:type="dxa"/>
            <w:gridSpan w:val="3"/>
            <w:vAlign w:val="center"/>
          </w:tcPr>
          <w:p w14:paraId="385555D8" w14:textId="77777777" w:rsidR="006A01C9" w:rsidRPr="00BE0456" w:rsidRDefault="006A01C9" w:rsidP="006A01C9">
            <w:pPr>
              <w:autoSpaceDE/>
              <w:autoSpaceDN/>
              <w:adjustRightInd/>
              <w:spacing w:before="0" w:line="240" w:lineRule="auto"/>
              <w:ind w:left="0"/>
              <w:rPr>
                <w:b/>
                <w:sz w:val="16"/>
                <w:szCs w:val="16"/>
              </w:rPr>
            </w:pPr>
          </w:p>
        </w:tc>
        <w:tc>
          <w:tcPr>
            <w:tcW w:w="3015" w:type="dxa"/>
            <w:vAlign w:val="center"/>
          </w:tcPr>
          <w:p w14:paraId="3CCB03A7" w14:textId="6630B2AE" w:rsidR="006A01C9" w:rsidRPr="00BE0456" w:rsidRDefault="006A01C9" w:rsidP="006A01C9">
            <w:pPr>
              <w:autoSpaceDE/>
              <w:autoSpaceDN/>
              <w:adjustRightInd/>
              <w:spacing w:before="0" w:line="240" w:lineRule="auto"/>
              <w:ind w:left="0"/>
              <w:rPr>
                <w:sz w:val="16"/>
                <w:szCs w:val="16"/>
              </w:rPr>
            </w:pPr>
            <w:r>
              <w:rPr>
                <w:sz w:val="16"/>
                <w:szCs w:val="16"/>
              </w:rPr>
              <w:t>Poly Spec</w:t>
            </w:r>
          </w:p>
        </w:tc>
        <w:tc>
          <w:tcPr>
            <w:tcW w:w="2673" w:type="dxa"/>
            <w:gridSpan w:val="3"/>
            <w:vAlign w:val="center"/>
          </w:tcPr>
          <w:p w14:paraId="535802BF" w14:textId="7543B551" w:rsidR="006A01C9" w:rsidRPr="00B60F1C" w:rsidRDefault="006A01C9" w:rsidP="006A01C9">
            <w:pPr>
              <w:autoSpaceDE/>
              <w:autoSpaceDN/>
              <w:adjustRightInd/>
              <w:spacing w:before="0" w:line="240" w:lineRule="auto"/>
              <w:ind w:left="0"/>
              <w:rPr>
                <w:sz w:val="16"/>
                <w:szCs w:val="16"/>
              </w:rPr>
            </w:pPr>
            <w:r w:rsidRPr="00B60F1C">
              <w:rPr>
                <w:sz w:val="16"/>
                <w:szCs w:val="16"/>
              </w:rPr>
              <w:t>Thiokol 2282</w:t>
            </w:r>
          </w:p>
        </w:tc>
        <w:tc>
          <w:tcPr>
            <w:tcW w:w="574" w:type="dxa"/>
            <w:vAlign w:val="center"/>
          </w:tcPr>
          <w:p w14:paraId="726E347F" w14:textId="418FEB26" w:rsidR="006A01C9" w:rsidRPr="00BE0456" w:rsidRDefault="006A01C9" w:rsidP="006A01C9">
            <w:pPr>
              <w:autoSpaceDE/>
              <w:autoSpaceDN/>
              <w:adjustRightInd/>
              <w:spacing w:before="0" w:line="240" w:lineRule="auto"/>
              <w:ind w:left="0"/>
              <w:jc w:val="center"/>
              <w:rPr>
                <w:sz w:val="16"/>
                <w:szCs w:val="16"/>
              </w:rPr>
            </w:pPr>
            <w:r>
              <w:rPr>
                <w:sz w:val="16"/>
                <w:szCs w:val="16"/>
              </w:rPr>
              <w:t>0</w:t>
            </w:r>
          </w:p>
        </w:tc>
        <w:tc>
          <w:tcPr>
            <w:tcW w:w="1232" w:type="dxa"/>
            <w:vAlign w:val="center"/>
          </w:tcPr>
          <w:p w14:paraId="08E0E78C" w14:textId="4D3C8286" w:rsidR="006A01C9" w:rsidRPr="001D3869" w:rsidRDefault="006A01C9" w:rsidP="006A01C9">
            <w:pPr>
              <w:autoSpaceDE/>
              <w:autoSpaceDN/>
              <w:adjustRightInd/>
              <w:spacing w:before="0" w:line="240" w:lineRule="auto"/>
              <w:ind w:left="0"/>
              <w:rPr>
                <w:sz w:val="16"/>
                <w:szCs w:val="16"/>
              </w:rPr>
            </w:pPr>
            <w:r w:rsidRPr="00761C75">
              <w:rPr>
                <w:sz w:val="16"/>
                <w:szCs w:val="16"/>
              </w:rPr>
              <w:t>82</w:t>
            </w:r>
            <w:del w:id="1562" w:author="Issayevskiy, Konstantin [STAMGazStroy LLP]" w:date="2025-12-11T15:06:00Z" w16du:dateUtc="2025-12-11T10:06:00Z">
              <w:r w:rsidRPr="00761C75">
                <w:rPr>
                  <w:sz w:val="16"/>
                  <w:szCs w:val="16"/>
                </w:rPr>
                <w:delText>.2</w:delText>
              </w:r>
            </w:del>
            <w:r w:rsidRPr="00761C75">
              <w:rPr>
                <w:sz w:val="16"/>
                <w:szCs w:val="16"/>
              </w:rPr>
              <w:t>°C (180°F)</w:t>
            </w:r>
          </w:p>
        </w:tc>
      </w:tr>
      <w:tr w:rsidR="006A01C9" w:rsidRPr="001D3869" w14:paraId="17BDFD45" w14:textId="77777777" w:rsidTr="00C67B34">
        <w:trPr>
          <w:trHeight w:val="288"/>
          <w:jc w:val="center"/>
        </w:trPr>
        <w:tc>
          <w:tcPr>
            <w:tcW w:w="2288" w:type="dxa"/>
            <w:gridSpan w:val="3"/>
            <w:vAlign w:val="center"/>
          </w:tcPr>
          <w:p w14:paraId="31CEAA24" w14:textId="77777777" w:rsidR="006A01C9" w:rsidRPr="00BE0456" w:rsidRDefault="006A01C9" w:rsidP="006A01C9">
            <w:pPr>
              <w:autoSpaceDE/>
              <w:autoSpaceDN/>
              <w:adjustRightInd/>
              <w:spacing w:before="0" w:line="240" w:lineRule="auto"/>
              <w:ind w:left="0"/>
              <w:rPr>
                <w:b/>
                <w:sz w:val="16"/>
                <w:szCs w:val="16"/>
              </w:rPr>
            </w:pPr>
            <w:r w:rsidRPr="00BE0456">
              <w:rPr>
                <w:b/>
                <w:sz w:val="16"/>
                <w:szCs w:val="16"/>
              </w:rPr>
              <w:t>Putty</w:t>
            </w:r>
          </w:p>
        </w:tc>
        <w:tc>
          <w:tcPr>
            <w:tcW w:w="3015" w:type="dxa"/>
            <w:vAlign w:val="center"/>
          </w:tcPr>
          <w:p w14:paraId="60620483" w14:textId="77777777" w:rsidR="006A01C9" w:rsidRPr="00BE0456" w:rsidRDefault="006A01C9" w:rsidP="006A01C9">
            <w:pPr>
              <w:autoSpaceDE/>
              <w:autoSpaceDN/>
              <w:adjustRightInd/>
              <w:spacing w:before="0" w:line="240" w:lineRule="auto"/>
              <w:ind w:left="0"/>
              <w:rPr>
                <w:sz w:val="16"/>
                <w:szCs w:val="16"/>
              </w:rPr>
            </w:pPr>
            <w:r w:rsidRPr="00BE0456">
              <w:rPr>
                <w:sz w:val="16"/>
                <w:szCs w:val="16"/>
              </w:rPr>
              <w:t>Carboline</w:t>
            </w:r>
          </w:p>
        </w:tc>
        <w:tc>
          <w:tcPr>
            <w:tcW w:w="2673" w:type="dxa"/>
            <w:gridSpan w:val="3"/>
            <w:vAlign w:val="center"/>
          </w:tcPr>
          <w:p w14:paraId="2B5402D6" w14:textId="77777777" w:rsidR="006A01C9" w:rsidRPr="00B60F1C" w:rsidRDefault="006A01C9" w:rsidP="006A01C9">
            <w:pPr>
              <w:autoSpaceDE/>
              <w:autoSpaceDN/>
              <w:adjustRightInd/>
              <w:spacing w:before="0" w:line="240" w:lineRule="auto"/>
              <w:ind w:left="0"/>
              <w:rPr>
                <w:sz w:val="16"/>
                <w:szCs w:val="16"/>
              </w:rPr>
            </w:pPr>
            <w:proofErr w:type="spellStart"/>
            <w:r w:rsidRPr="00B60F1C">
              <w:rPr>
                <w:sz w:val="16"/>
                <w:szCs w:val="16"/>
              </w:rPr>
              <w:t>Carboguard</w:t>
            </w:r>
            <w:proofErr w:type="spellEnd"/>
            <w:r w:rsidRPr="00B60F1C">
              <w:rPr>
                <w:sz w:val="16"/>
                <w:szCs w:val="16"/>
              </w:rPr>
              <w:t xml:space="preserve"> 163</w:t>
            </w:r>
          </w:p>
        </w:tc>
        <w:tc>
          <w:tcPr>
            <w:tcW w:w="574" w:type="dxa"/>
            <w:vAlign w:val="center"/>
          </w:tcPr>
          <w:p w14:paraId="50FD9F23" w14:textId="77777777" w:rsidR="006A01C9" w:rsidRPr="00BE0456" w:rsidRDefault="006A01C9" w:rsidP="006A01C9">
            <w:pPr>
              <w:autoSpaceDE/>
              <w:autoSpaceDN/>
              <w:adjustRightInd/>
              <w:spacing w:before="0" w:line="240" w:lineRule="auto"/>
              <w:ind w:left="0"/>
              <w:jc w:val="center"/>
              <w:rPr>
                <w:sz w:val="16"/>
                <w:szCs w:val="16"/>
              </w:rPr>
            </w:pPr>
            <w:r w:rsidRPr="00BE0456">
              <w:rPr>
                <w:sz w:val="16"/>
                <w:szCs w:val="16"/>
              </w:rPr>
              <w:t>0</w:t>
            </w:r>
          </w:p>
        </w:tc>
        <w:tc>
          <w:tcPr>
            <w:tcW w:w="1232" w:type="dxa"/>
            <w:vAlign w:val="center"/>
          </w:tcPr>
          <w:p w14:paraId="2CCEE1ED" w14:textId="2568200E" w:rsidR="006A01C9" w:rsidRPr="001D3869" w:rsidRDefault="006A01C9" w:rsidP="006A01C9">
            <w:pPr>
              <w:autoSpaceDE/>
              <w:autoSpaceDN/>
              <w:adjustRightInd/>
              <w:spacing w:before="0" w:line="240" w:lineRule="auto"/>
              <w:ind w:left="0"/>
              <w:rPr>
                <w:sz w:val="16"/>
                <w:szCs w:val="16"/>
              </w:rPr>
            </w:pPr>
            <w:r w:rsidRPr="006F6888">
              <w:rPr>
                <w:sz w:val="16"/>
                <w:szCs w:val="16"/>
              </w:rPr>
              <w:t>71</w:t>
            </w:r>
            <w:del w:id="1563" w:author="Issayevskiy, Konstantin [STAMGazStroy LLP]" w:date="2025-12-11T15:06:00Z" w16du:dateUtc="2025-12-11T10:06:00Z">
              <w:r w:rsidRPr="006F6888">
                <w:rPr>
                  <w:sz w:val="16"/>
                  <w:szCs w:val="16"/>
                </w:rPr>
                <w:delText>.1</w:delText>
              </w:r>
            </w:del>
            <w:r w:rsidRPr="006F6888">
              <w:rPr>
                <w:sz w:val="16"/>
                <w:szCs w:val="16"/>
              </w:rPr>
              <w:t>°C (160°F)</w:t>
            </w:r>
          </w:p>
        </w:tc>
      </w:tr>
      <w:tr w:rsidR="006A01C9" w:rsidRPr="001D3869" w14:paraId="5129BCB8" w14:textId="77777777" w:rsidTr="00C67B34">
        <w:trPr>
          <w:trHeight w:val="288"/>
          <w:jc w:val="center"/>
        </w:trPr>
        <w:tc>
          <w:tcPr>
            <w:tcW w:w="2288" w:type="dxa"/>
            <w:gridSpan w:val="3"/>
            <w:vAlign w:val="center"/>
          </w:tcPr>
          <w:p w14:paraId="6EA9EE12" w14:textId="77777777" w:rsidR="006A01C9" w:rsidRPr="00BE0456" w:rsidRDefault="006A01C9" w:rsidP="006A01C9">
            <w:pPr>
              <w:jc w:val="center"/>
              <w:rPr>
                <w:b/>
                <w:sz w:val="16"/>
                <w:szCs w:val="16"/>
              </w:rPr>
            </w:pPr>
          </w:p>
        </w:tc>
        <w:tc>
          <w:tcPr>
            <w:tcW w:w="3015" w:type="dxa"/>
            <w:vAlign w:val="center"/>
          </w:tcPr>
          <w:p w14:paraId="081F169D" w14:textId="77777777" w:rsidR="006A01C9" w:rsidRPr="00BE0456" w:rsidRDefault="006A01C9" w:rsidP="006A01C9">
            <w:pPr>
              <w:autoSpaceDE/>
              <w:autoSpaceDN/>
              <w:adjustRightInd/>
              <w:spacing w:before="0" w:line="240" w:lineRule="auto"/>
              <w:ind w:left="0"/>
              <w:rPr>
                <w:sz w:val="16"/>
                <w:szCs w:val="16"/>
              </w:rPr>
            </w:pPr>
            <w:r w:rsidRPr="00BE0456">
              <w:rPr>
                <w:sz w:val="16"/>
                <w:szCs w:val="16"/>
              </w:rPr>
              <w:t>International</w:t>
            </w:r>
          </w:p>
        </w:tc>
        <w:tc>
          <w:tcPr>
            <w:tcW w:w="2673" w:type="dxa"/>
            <w:gridSpan w:val="3"/>
            <w:vAlign w:val="center"/>
          </w:tcPr>
          <w:p w14:paraId="2BB33212" w14:textId="2A80B3B7" w:rsidR="006A01C9" w:rsidRPr="00B60F1C" w:rsidRDefault="006A01C9" w:rsidP="006A01C9">
            <w:pPr>
              <w:autoSpaceDE/>
              <w:autoSpaceDN/>
              <w:adjustRightInd/>
              <w:spacing w:before="0" w:line="240" w:lineRule="auto"/>
              <w:ind w:left="0"/>
              <w:rPr>
                <w:sz w:val="16"/>
                <w:szCs w:val="16"/>
              </w:rPr>
            </w:pPr>
            <w:r w:rsidRPr="00B60F1C">
              <w:rPr>
                <w:sz w:val="16"/>
                <w:szCs w:val="16"/>
              </w:rPr>
              <w:t>Enviroline B Flex 9400 series</w:t>
            </w:r>
          </w:p>
        </w:tc>
        <w:tc>
          <w:tcPr>
            <w:tcW w:w="574" w:type="dxa"/>
            <w:vAlign w:val="center"/>
          </w:tcPr>
          <w:p w14:paraId="14949663" w14:textId="77777777" w:rsidR="006A01C9" w:rsidRPr="00BE0456" w:rsidRDefault="006A01C9" w:rsidP="006A01C9">
            <w:pPr>
              <w:autoSpaceDE/>
              <w:autoSpaceDN/>
              <w:adjustRightInd/>
              <w:spacing w:before="0" w:line="240" w:lineRule="auto"/>
              <w:ind w:left="0"/>
              <w:jc w:val="center"/>
              <w:rPr>
                <w:sz w:val="16"/>
                <w:szCs w:val="16"/>
              </w:rPr>
            </w:pPr>
            <w:r w:rsidRPr="00BE0456">
              <w:rPr>
                <w:sz w:val="16"/>
                <w:szCs w:val="16"/>
              </w:rPr>
              <w:t>32</w:t>
            </w:r>
          </w:p>
        </w:tc>
        <w:tc>
          <w:tcPr>
            <w:tcW w:w="1232" w:type="dxa"/>
            <w:vAlign w:val="center"/>
          </w:tcPr>
          <w:p w14:paraId="235A1022" w14:textId="3C62DE44" w:rsidR="006A01C9" w:rsidRPr="006A01C9" w:rsidRDefault="006A01C9" w:rsidP="006A01C9">
            <w:pPr>
              <w:autoSpaceDE/>
              <w:autoSpaceDN/>
              <w:adjustRightInd/>
              <w:spacing w:before="0" w:line="240" w:lineRule="auto"/>
              <w:ind w:left="0"/>
              <w:rPr>
                <w:sz w:val="16"/>
                <w:szCs w:val="16"/>
              </w:rPr>
            </w:pPr>
            <w:r w:rsidRPr="00152C59">
              <w:rPr>
                <w:sz w:val="16"/>
                <w:szCs w:val="16"/>
              </w:rPr>
              <w:t>71</w:t>
            </w:r>
            <w:del w:id="1564" w:author="Issayevskiy, Konstantin [STAMGazStroy LLP]" w:date="2025-12-11T15:06:00Z" w16du:dateUtc="2025-12-11T10:06:00Z">
              <w:r w:rsidRPr="00152C59">
                <w:rPr>
                  <w:sz w:val="16"/>
                  <w:szCs w:val="16"/>
                </w:rPr>
                <w:delText>.1</w:delText>
              </w:r>
            </w:del>
            <w:r w:rsidRPr="00152C59">
              <w:rPr>
                <w:sz w:val="16"/>
                <w:szCs w:val="16"/>
              </w:rPr>
              <w:t>°C (160°F)</w:t>
            </w:r>
          </w:p>
        </w:tc>
      </w:tr>
      <w:tr w:rsidR="006A01C9" w:rsidRPr="001D3869" w14:paraId="7E45B4F6" w14:textId="77777777" w:rsidTr="00C67B34">
        <w:trPr>
          <w:trHeight w:val="288"/>
          <w:jc w:val="center"/>
        </w:trPr>
        <w:tc>
          <w:tcPr>
            <w:tcW w:w="2288" w:type="dxa"/>
            <w:gridSpan w:val="3"/>
            <w:vAlign w:val="center"/>
          </w:tcPr>
          <w:p w14:paraId="4BDEBEF8" w14:textId="77777777" w:rsidR="006A01C9" w:rsidRPr="00BE0456" w:rsidRDefault="006A01C9" w:rsidP="006A01C9">
            <w:pPr>
              <w:jc w:val="center"/>
              <w:rPr>
                <w:b/>
                <w:sz w:val="16"/>
                <w:szCs w:val="16"/>
              </w:rPr>
            </w:pPr>
          </w:p>
        </w:tc>
        <w:tc>
          <w:tcPr>
            <w:tcW w:w="3015" w:type="dxa"/>
            <w:vAlign w:val="center"/>
          </w:tcPr>
          <w:p w14:paraId="3B511626" w14:textId="77777777" w:rsidR="006A01C9" w:rsidRPr="00BE0456" w:rsidRDefault="006A01C9" w:rsidP="006A01C9">
            <w:pPr>
              <w:autoSpaceDE/>
              <w:autoSpaceDN/>
              <w:adjustRightInd/>
              <w:spacing w:before="0" w:line="240" w:lineRule="auto"/>
              <w:ind w:left="0"/>
              <w:rPr>
                <w:sz w:val="16"/>
                <w:szCs w:val="16"/>
              </w:rPr>
            </w:pPr>
            <w:proofErr w:type="spellStart"/>
            <w:r w:rsidRPr="00BE0456">
              <w:rPr>
                <w:sz w:val="16"/>
                <w:szCs w:val="16"/>
              </w:rPr>
              <w:t>ViscoTaq</w:t>
            </w:r>
            <w:proofErr w:type="spellEnd"/>
          </w:p>
        </w:tc>
        <w:tc>
          <w:tcPr>
            <w:tcW w:w="2673" w:type="dxa"/>
            <w:gridSpan w:val="3"/>
            <w:vAlign w:val="center"/>
          </w:tcPr>
          <w:p w14:paraId="30CB726B" w14:textId="77777777" w:rsidR="006A01C9" w:rsidRPr="00B60F1C" w:rsidRDefault="006A01C9" w:rsidP="006A01C9">
            <w:pPr>
              <w:autoSpaceDE/>
              <w:autoSpaceDN/>
              <w:adjustRightInd/>
              <w:spacing w:before="0" w:line="240" w:lineRule="auto"/>
              <w:ind w:left="0"/>
              <w:rPr>
                <w:sz w:val="16"/>
                <w:szCs w:val="16"/>
              </w:rPr>
            </w:pPr>
            <w:proofErr w:type="spellStart"/>
            <w:r w:rsidRPr="00B60F1C">
              <w:rPr>
                <w:sz w:val="16"/>
                <w:szCs w:val="16"/>
              </w:rPr>
              <w:t>ViscoPaste</w:t>
            </w:r>
            <w:proofErr w:type="spellEnd"/>
          </w:p>
        </w:tc>
        <w:tc>
          <w:tcPr>
            <w:tcW w:w="574" w:type="dxa"/>
            <w:vAlign w:val="center"/>
          </w:tcPr>
          <w:p w14:paraId="07F138B5" w14:textId="77777777" w:rsidR="006A01C9" w:rsidRPr="00BE0456" w:rsidRDefault="006A01C9" w:rsidP="006A01C9">
            <w:pPr>
              <w:autoSpaceDE/>
              <w:autoSpaceDN/>
              <w:adjustRightInd/>
              <w:spacing w:before="0" w:line="240" w:lineRule="auto"/>
              <w:ind w:left="0"/>
              <w:jc w:val="center"/>
              <w:rPr>
                <w:sz w:val="16"/>
                <w:szCs w:val="16"/>
              </w:rPr>
            </w:pPr>
            <w:r w:rsidRPr="00BE0456">
              <w:rPr>
                <w:sz w:val="16"/>
                <w:szCs w:val="16"/>
              </w:rPr>
              <w:t>0</w:t>
            </w:r>
          </w:p>
        </w:tc>
        <w:tc>
          <w:tcPr>
            <w:tcW w:w="1232" w:type="dxa"/>
            <w:vAlign w:val="center"/>
          </w:tcPr>
          <w:p w14:paraId="4C193652" w14:textId="1DCD874A" w:rsidR="006A01C9" w:rsidRPr="001D3869" w:rsidRDefault="006A01C9" w:rsidP="006A01C9">
            <w:pPr>
              <w:autoSpaceDE/>
              <w:autoSpaceDN/>
              <w:adjustRightInd/>
              <w:spacing w:before="0" w:line="240" w:lineRule="auto"/>
              <w:ind w:left="0"/>
              <w:rPr>
                <w:sz w:val="16"/>
                <w:szCs w:val="16"/>
              </w:rPr>
            </w:pPr>
            <w:r w:rsidRPr="00761C75">
              <w:rPr>
                <w:sz w:val="16"/>
                <w:szCs w:val="16"/>
              </w:rPr>
              <w:t>71</w:t>
            </w:r>
            <w:del w:id="1565" w:author="Issayevskiy, Konstantin [STAMGazStroy LLP]" w:date="2025-12-11T15:06:00Z" w16du:dateUtc="2025-12-11T10:06:00Z">
              <w:r w:rsidRPr="00761C75">
                <w:rPr>
                  <w:sz w:val="16"/>
                  <w:szCs w:val="16"/>
                </w:rPr>
                <w:delText>.1</w:delText>
              </w:r>
            </w:del>
            <w:r w:rsidRPr="00761C75">
              <w:rPr>
                <w:sz w:val="16"/>
                <w:szCs w:val="16"/>
              </w:rPr>
              <w:t>°C (160°F)</w:t>
            </w:r>
          </w:p>
        </w:tc>
      </w:tr>
      <w:tr w:rsidR="009639E5" w:rsidRPr="001D3869" w14:paraId="4A3089D6" w14:textId="77777777" w:rsidTr="0060277C">
        <w:trPr>
          <w:trHeight w:val="288"/>
          <w:jc w:val="center"/>
        </w:trPr>
        <w:tc>
          <w:tcPr>
            <w:tcW w:w="9782" w:type="dxa"/>
            <w:gridSpan w:val="9"/>
            <w:tcBorders>
              <w:top w:val="single" w:sz="12" w:space="0" w:color="auto"/>
            </w:tcBorders>
            <w:vAlign w:val="center"/>
          </w:tcPr>
          <w:p w14:paraId="533C4504" w14:textId="77777777" w:rsidR="009639E5" w:rsidRPr="001D3869" w:rsidRDefault="009639E5" w:rsidP="0060277C">
            <w:pPr>
              <w:rPr>
                <w:i/>
                <w:sz w:val="14"/>
                <w:szCs w:val="14"/>
              </w:rPr>
            </w:pPr>
          </w:p>
        </w:tc>
      </w:tr>
      <w:tr w:rsidR="009639E5" w:rsidRPr="001D3869" w14:paraId="459042C8" w14:textId="77777777" w:rsidTr="00C67B34">
        <w:trPr>
          <w:trHeight w:val="288"/>
          <w:jc w:val="center"/>
        </w:trPr>
        <w:tc>
          <w:tcPr>
            <w:tcW w:w="1170" w:type="dxa"/>
            <w:vAlign w:val="center"/>
          </w:tcPr>
          <w:p w14:paraId="4324B959" w14:textId="77777777" w:rsidR="009639E5" w:rsidRPr="00BE0456" w:rsidRDefault="009639E5" w:rsidP="0060277C">
            <w:pPr>
              <w:autoSpaceDE/>
              <w:autoSpaceDN/>
              <w:adjustRightInd/>
              <w:spacing w:before="0" w:line="240" w:lineRule="auto"/>
              <w:ind w:left="-72"/>
              <w:rPr>
                <w:b/>
                <w:sz w:val="16"/>
                <w:szCs w:val="16"/>
              </w:rPr>
            </w:pPr>
            <w:r w:rsidRPr="00BE0456">
              <w:rPr>
                <w:b/>
                <w:sz w:val="16"/>
                <w:szCs w:val="16"/>
              </w:rPr>
              <w:t>Last Update:</w:t>
            </w:r>
          </w:p>
        </w:tc>
        <w:tc>
          <w:tcPr>
            <w:tcW w:w="4133" w:type="dxa"/>
            <w:gridSpan w:val="3"/>
            <w:vAlign w:val="center"/>
          </w:tcPr>
          <w:p w14:paraId="72E766AB" w14:textId="5824C89C" w:rsidR="009639E5" w:rsidRPr="00BE0456" w:rsidRDefault="002B4FFF" w:rsidP="0060277C">
            <w:pPr>
              <w:autoSpaceDE/>
              <w:autoSpaceDN/>
              <w:adjustRightInd/>
              <w:spacing w:before="0" w:line="240" w:lineRule="auto"/>
              <w:ind w:left="-72"/>
              <w:rPr>
                <w:b/>
                <w:sz w:val="16"/>
                <w:szCs w:val="16"/>
              </w:rPr>
            </w:pPr>
            <w:r>
              <w:rPr>
                <w:position w:val="-1"/>
                <w:sz w:val="16"/>
                <w:szCs w:val="16"/>
              </w:rPr>
              <w:t>November</w:t>
            </w:r>
            <w:r w:rsidR="003066A5">
              <w:rPr>
                <w:position w:val="-1"/>
                <w:sz w:val="16"/>
                <w:szCs w:val="16"/>
              </w:rPr>
              <w:t xml:space="preserve"> </w:t>
            </w:r>
            <w:r w:rsidR="00024893">
              <w:rPr>
                <w:position w:val="-1"/>
                <w:sz w:val="16"/>
                <w:szCs w:val="16"/>
              </w:rPr>
              <w:t>2025</w:t>
            </w:r>
          </w:p>
        </w:tc>
        <w:tc>
          <w:tcPr>
            <w:tcW w:w="2673" w:type="dxa"/>
            <w:gridSpan w:val="3"/>
            <w:vAlign w:val="center"/>
          </w:tcPr>
          <w:p w14:paraId="325A9812" w14:textId="77777777" w:rsidR="009639E5" w:rsidRPr="001D3869" w:rsidRDefault="009639E5" w:rsidP="0060277C">
            <w:pPr>
              <w:rPr>
                <w:b/>
                <w:sz w:val="16"/>
                <w:szCs w:val="16"/>
              </w:rPr>
            </w:pPr>
          </w:p>
        </w:tc>
        <w:tc>
          <w:tcPr>
            <w:tcW w:w="574" w:type="dxa"/>
            <w:vAlign w:val="center"/>
          </w:tcPr>
          <w:p w14:paraId="5888BE62" w14:textId="77777777" w:rsidR="009639E5" w:rsidRPr="001D3869" w:rsidRDefault="009639E5" w:rsidP="0060277C">
            <w:pPr>
              <w:jc w:val="center"/>
              <w:rPr>
                <w:b/>
                <w:sz w:val="16"/>
                <w:szCs w:val="16"/>
              </w:rPr>
            </w:pPr>
          </w:p>
        </w:tc>
        <w:tc>
          <w:tcPr>
            <w:tcW w:w="1232" w:type="dxa"/>
            <w:vAlign w:val="center"/>
          </w:tcPr>
          <w:p w14:paraId="10FC9942" w14:textId="77777777" w:rsidR="009639E5" w:rsidRPr="001D3869" w:rsidRDefault="009639E5" w:rsidP="0060277C">
            <w:pPr>
              <w:jc w:val="center"/>
              <w:rPr>
                <w:b/>
                <w:sz w:val="16"/>
                <w:szCs w:val="16"/>
              </w:rPr>
            </w:pPr>
          </w:p>
        </w:tc>
      </w:tr>
    </w:tbl>
    <w:p w14:paraId="4A5EC946" w14:textId="77777777" w:rsidR="009639E5" w:rsidRPr="00B13EA3" w:rsidRDefault="009639E5" w:rsidP="00B13EA3">
      <w:pPr>
        <w:spacing w:before="0" w:line="240" w:lineRule="auto"/>
        <w:ind w:left="1170" w:hanging="540"/>
        <w:rPr>
          <w:color w:val="auto"/>
          <w:sz w:val="16"/>
          <w:szCs w:val="16"/>
        </w:rPr>
      </w:pPr>
    </w:p>
    <w:p w14:paraId="3F2A164A" w14:textId="77777777" w:rsidR="009639E5" w:rsidRDefault="009639E5" w:rsidP="009639E5">
      <w:pPr>
        <w:pStyle w:val="CES5191Arial8leftaligned"/>
      </w:pPr>
      <w:r w:rsidRPr="001D3869">
        <w:rPr>
          <w:sz w:val="20"/>
          <w:szCs w:val="20"/>
        </w:rPr>
        <w:br w:type="page"/>
      </w:r>
    </w:p>
    <w:tbl>
      <w:tblPr>
        <w:tblW w:w="9924" w:type="dxa"/>
        <w:jc w:val="center"/>
        <w:tblLayout w:type="fixed"/>
        <w:tblLook w:val="01E0" w:firstRow="1" w:lastRow="1" w:firstColumn="1" w:lastColumn="1" w:noHBand="0" w:noVBand="0"/>
      </w:tblPr>
      <w:tblGrid>
        <w:gridCol w:w="1309"/>
        <w:gridCol w:w="270"/>
        <w:gridCol w:w="847"/>
        <w:gridCol w:w="2710"/>
        <w:gridCol w:w="303"/>
        <w:gridCol w:w="687"/>
        <w:gridCol w:w="1834"/>
        <w:gridCol w:w="180"/>
        <w:gridCol w:w="790"/>
        <w:gridCol w:w="180"/>
        <w:gridCol w:w="791"/>
        <w:gridCol w:w="23"/>
      </w:tblGrid>
      <w:tr w:rsidR="00D16134" w:rsidRPr="0005732F" w14:paraId="165C2E84" w14:textId="77777777" w:rsidTr="00183BC1">
        <w:trPr>
          <w:gridAfter w:val="1"/>
          <w:wAfter w:w="23" w:type="dxa"/>
          <w:trHeight w:val="360"/>
          <w:jc w:val="center"/>
        </w:trPr>
        <w:tc>
          <w:tcPr>
            <w:tcW w:w="9901" w:type="dxa"/>
            <w:gridSpan w:val="11"/>
            <w:tcBorders>
              <w:top w:val="single" w:sz="6" w:space="0" w:color="auto"/>
              <w:bottom w:val="single" w:sz="12" w:space="0" w:color="auto"/>
            </w:tcBorders>
            <w:shd w:val="clear" w:color="auto" w:fill="FFFFFF"/>
            <w:vAlign w:val="center"/>
          </w:tcPr>
          <w:p w14:paraId="4CA5F95C" w14:textId="77777777" w:rsidR="00D16134" w:rsidRPr="0005732F" w:rsidRDefault="00D16134" w:rsidP="00183BC1">
            <w:pPr>
              <w:ind w:right="-72"/>
              <w:jc w:val="right"/>
              <w:rPr>
                <w:b/>
                <w:i/>
                <w:color w:val="auto"/>
              </w:rPr>
            </w:pPr>
            <w:r w:rsidRPr="001D3869">
              <w:rPr>
                <w:b/>
                <w:i/>
                <w:color w:val="auto"/>
              </w:rPr>
              <w:lastRenderedPageBreak/>
              <w:t xml:space="preserve">Concrete </w:t>
            </w:r>
            <w:r>
              <w:rPr>
                <w:b/>
                <w:i/>
                <w:color w:val="auto"/>
              </w:rPr>
              <w:t>Linings</w:t>
            </w:r>
          </w:p>
        </w:tc>
      </w:tr>
      <w:tr w:rsidR="00D16134" w:rsidRPr="0005732F" w14:paraId="11C0EEFE" w14:textId="77777777" w:rsidTr="00183BC1">
        <w:trPr>
          <w:gridAfter w:val="1"/>
          <w:wAfter w:w="23" w:type="dxa"/>
          <w:trHeight w:val="360"/>
          <w:jc w:val="center"/>
        </w:trPr>
        <w:tc>
          <w:tcPr>
            <w:tcW w:w="7960" w:type="dxa"/>
            <w:gridSpan w:val="7"/>
            <w:tcBorders>
              <w:top w:val="single" w:sz="12" w:space="0" w:color="auto"/>
              <w:left w:val="single" w:sz="12" w:space="0" w:color="auto"/>
              <w:bottom w:val="single" w:sz="12" w:space="0" w:color="auto"/>
            </w:tcBorders>
            <w:vAlign w:val="center"/>
          </w:tcPr>
          <w:p w14:paraId="69714D9A" w14:textId="77777777" w:rsidR="00D16134" w:rsidRPr="00D74590" w:rsidRDefault="00D16134" w:rsidP="00183BC1">
            <w:pPr>
              <w:autoSpaceDE/>
              <w:autoSpaceDN/>
              <w:adjustRightInd/>
              <w:spacing w:before="0" w:line="240" w:lineRule="auto"/>
              <w:ind w:left="0"/>
              <w:rPr>
                <w:b/>
                <w:sz w:val="20"/>
                <w:szCs w:val="20"/>
              </w:rPr>
            </w:pPr>
            <w:r>
              <w:rPr>
                <w:b/>
                <w:sz w:val="20"/>
                <w:szCs w:val="20"/>
              </w:rPr>
              <w:t>Lining Systems</w:t>
            </w:r>
            <w:r w:rsidRPr="00D74590">
              <w:rPr>
                <w:b/>
                <w:sz w:val="20"/>
                <w:szCs w:val="20"/>
              </w:rPr>
              <w:t xml:space="preserve"> for Concrete: Service Temperatures &lt; 140°F (60°C) </w:t>
            </w:r>
          </w:p>
          <w:p w14:paraId="3ABAEA02" w14:textId="77777777" w:rsidR="00D16134" w:rsidRPr="00D74590" w:rsidRDefault="00D16134" w:rsidP="00183BC1">
            <w:pPr>
              <w:autoSpaceDE/>
              <w:autoSpaceDN/>
              <w:adjustRightInd/>
              <w:spacing w:before="0" w:line="240" w:lineRule="auto"/>
              <w:ind w:left="0"/>
              <w:rPr>
                <w:b/>
                <w:sz w:val="20"/>
                <w:szCs w:val="20"/>
              </w:rPr>
            </w:pPr>
            <w:r w:rsidRPr="00D74590">
              <w:rPr>
                <w:b/>
                <w:sz w:val="20"/>
                <w:szCs w:val="20"/>
              </w:rPr>
              <w:t>Moderate Physical Abuse, Intermittent &amp; Continuous Exposure</w:t>
            </w:r>
          </w:p>
        </w:tc>
        <w:tc>
          <w:tcPr>
            <w:tcW w:w="1941" w:type="dxa"/>
            <w:gridSpan w:val="4"/>
            <w:tcBorders>
              <w:top w:val="single" w:sz="12" w:space="0" w:color="auto"/>
              <w:bottom w:val="single" w:sz="12" w:space="0" w:color="auto"/>
              <w:right w:val="single" w:sz="12" w:space="0" w:color="auto"/>
            </w:tcBorders>
            <w:shd w:val="clear" w:color="auto" w:fill="000000"/>
            <w:vAlign w:val="center"/>
          </w:tcPr>
          <w:p w14:paraId="2FB01922" w14:textId="77777777" w:rsidR="00D16134" w:rsidRPr="0005732F" w:rsidRDefault="00D16134" w:rsidP="00183BC1">
            <w:pPr>
              <w:autoSpaceDE/>
              <w:autoSpaceDN/>
              <w:adjustRightInd/>
              <w:spacing w:before="0" w:line="240" w:lineRule="auto"/>
              <w:ind w:left="0"/>
              <w:jc w:val="center"/>
              <w:rPr>
                <w:b/>
                <w:color w:val="auto"/>
                <w:sz w:val="36"/>
                <w:szCs w:val="40"/>
              </w:rPr>
            </w:pPr>
            <w:r w:rsidRPr="00B76D32">
              <w:rPr>
                <w:b/>
                <w:color w:val="auto"/>
                <w:sz w:val="36"/>
                <w:szCs w:val="24"/>
                <w:lang w:val="ru-RU"/>
              </w:rPr>
              <w:t>20.1</w:t>
            </w:r>
          </w:p>
        </w:tc>
      </w:tr>
      <w:tr w:rsidR="00D16134" w:rsidRPr="0005732F" w14:paraId="09A20E76" w14:textId="77777777" w:rsidTr="00183BC1">
        <w:trPr>
          <w:gridAfter w:val="1"/>
          <w:wAfter w:w="23" w:type="dxa"/>
          <w:cantSplit/>
          <w:trHeight w:val="288"/>
          <w:jc w:val="center"/>
        </w:trPr>
        <w:tc>
          <w:tcPr>
            <w:tcW w:w="1579" w:type="dxa"/>
            <w:gridSpan w:val="2"/>
            <w:tcBorders>
              <w:top w:val="single" w:sz="12" w:space="0" w:color="auto"/>
            </w:tcBorders>
          </w:tcPr>
          <w:p w14:paraId="319D3E3F"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Surface Prep:</w:t>
            </w:r>
          </w:p>
        </w:tc>
        <w:tc>
          <w:tcPr>
            <w:tcW w:w="3557" w:type="dxa"/>
            <w:gridSpan w:val="2"/>
            <w:tcBorders>
              <w:top w:val="single" w:sz="12" w:space="0" w:color="auto"/>
            </w:tcBorders>
          </w:tcPr>
          <w:p w14:paraId="7869C4A9"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Follow manufacturer’s recommendation.</w:t>
            </w:r>
          </w:p>
        </w:tc>
        <w:tc>
          <w:tcPr>
            <w:tcW w:w="990" w:type="dxa"/>
            <w:gridSpan w:val="2"/>
            <w:tcBorders>
              <w:top w:val="single" w:sz="12" w:space="0" w:color="auto"/>
            </w:tcBorders>
          </w:tcPr>
          <w:p w14:paraId="0CAA7611"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Touch Up:</w:t>
            </w:r>
          </w:p>
        </w:tc>
        <w:tc>
          <w:tcPr>
            <w:tcW w:w="3775" w:type="dxa"/>
            <w:gridSpan w:val="5"/>
            <w:vMerge w:val="restart"/>
            <w:tcBorders>
              <w:top w:val="single" w:sz="12" w:space="0" w:color="auto"/>
            </w:tcBorders>
          </w:tcPr>
          <w:p w14:paraId="02802898"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Manufacturer’s Recommendation.</w:t>
            </w:r>
          </w:p>
        </w:tc>
      </w:tr>
      <w:tr w:rsidR="00D16134" w:rsidRPr="0005732F" w14:paraId="61E9A590" w14:textId="77777777" w:rsidTr="00183BC1">
        <w:trPr>
          <w:gridAfter w:val="1"/>
          <w:wAfter w:w="23" w:type="dxa"/>
          <w:cantSplit/>
          <w:trHeight w:val="288"/>
          <w:jc w:val="center"/>
        </w:trPr>
        <w:tc>
          <w:tcPr>
            <w:tcW w:w="1579" w:type="dxa"/>
            <w:gridSpan w:val="2"/>
          </w:tcPr>
          <w:p w14:paraId="29118409" w14:textId="77777777" w:rsidR="00D16134" w:rsidRPr="004E6B3B" w:rsidRDefault="00D16134" w:rsidP="00183BC1">
            <w:pPr>
              <w:autoSpaceDE/>
              <w:autoSpaceDN/>
              <w:adjustRightInd/>
              <w:spacing w:before="0" w:line="240" w:lineRule="auto"/>
              <w:ind w:left="-72"/>
              <w:rPr>
                <w:b/>
                <w:color w:val="auto"/>
                <w:sz w:val="16"/>
                <w:szCs w:val="24"/>
                <w:lang w:val="ru-RU"/>
              </w:rPr>
            </w:pPr>
            <w:r w:rsidRPr="00521355">
              <w:rPr>
                <w:b/>
                <w:sz w:val="16"/>
                <w:szCs w:val="16"/>
              </w:rPr>
              <w:t>Anchor Pattern:</w:t>
            </w:r>
          </w:p>
        </w:tc>
        <w:tc>
          <w:tcPr>
            <w:tcW w:w="3557" w:type="dxa"/>
            <w:gridSpan w:val="2"/>
          </w:tcPr>
          <w:p w14:paraId="20031C76" w14:textId="332B9DDE" w:rsidR="00D16134" w:rsidRPr="00037A5B" w:rsidRDefault="00BC4C3B" w:rsidP="00183BC1">
            <w:pPr>
              <w:autoSpaceDE/>
              <w:autoSpaceDN/>
              <w:adjustRightInd/>
              <w:spacing w:before="0" w:line="240" w:lineRule="auto"/>
              <w:ind w:left="-72"/>
              <w:rPr>
                <w:color w:val="auto"/>
                <w:sz w:val="16"/>
                <w:szCs w:val="24"/>
                <w:lang w:val="ru-RU"/>
              </w:rPr>
            </w:pPr>
            <w:r>
              <w:rPr>
                <w:sz w:val="16"/>
                <w:szCs w:val="16"/>
              </w:rPr>
              <w:t xml:space="preserve">As per </w:t>
            </w:r>
            <w:r w:rsidR="00273D24" w:rsidRPr="00521355">
              <w:rPr>
                <w:sz w:val="16"/>
                <w:szCs w:val="16"/>
              </w:rPr>
              <w:t>manufacturer’s recommendation</w:t>
            </w:r>
            <w:r>
              <w:rPr>
                <w:sz w:val="16"/>
                <w:szCs w:val="16"/>
              </w:rPr>
              <w:t>s</w:t>
            </w:r>
            <w:r w:rsidR="00273D24" w:rsidRPr="00521355">
              <w:rPr>
                <w:sz w:val="16"/>
                <w:szCs w:val="16"/>
              </w:rPr>
              <w:t>.</w:t>
            </w:r>
          </w:p>
        </w:tc>
        <w:tc>
          <w:tcPr>
            <w:tcW w:w="990" w:type="dxa"/>
            <w:gridSpan w:val="2"/>
          </w:tcPr>
          <w:p w14:paraId="3267A53C" w14:textId="77777777" w:rsidR="00D16134" w:rsidRPr="00F029EB" w:rsidRDefault="00D16134" w:rsidP="00183BC1">
            <w:pPr>
              <w:autoSpaceDE/>
              <w:autoSpaceDN/>
              <w:adjustRightInd/>
              <w:spacing w:before="0" w:line="240" w:lineRule="auto"/>
              <w:ind w:left="-72"/>
              <w:rPr>
                <w:sz w:val="16"/>
                <w:szCs w:val="16"/>
              </w:rPr>
            </w:pPr>
          </w:p>
        </w:tc>
        <w:tc>
          <w:tcPr>
            <w:tcW w:w="3775" w:type="dxa"/>
            <w:gridSpan w:val="5"/>
            <w:vMerge/>
          </w:tcPr>
          <w:p w14:paraId="4D3AC022" w14:textId="77777777" w:rsidR="00D16134" w:rsidRPr="0005732F" w:rsidRDefault="00D16134" w:rsidP="00183BC1">
            <w:pPr>
              <w:rPr>
                <w:color w:val="auto"/>
              </w:rPr>
            </w:pPr>
          </w:p>
        </w:tc>
      </w:tr>
      <w:tr w:rsidR="00D16134" w:rsidRPr="008A0A84" w14:paraId="0BE14A52" w14:textId="77777777" w:rsidTr="00183BC1">
        <w:trPr>
          <w:gridAfter w:val="1"/>
          <w:wAfter w:w="23" w:type="dxa"/>
          <w:cantSplit/>
          <w:trHeight w:val="288"/>
          <w:jc w:val="center"/>
        </w:trPr>
        <w:tc>
          <w:tcPr>
            <w:tcW w:w="1579" w:type="dxa"/>
            <w:gridSpan w:val="2"/>
            <w:tcBorders>
              <w:bottom w:val="single" w:sz="12" w:space="0" w:color="auto"/>
            </w:tcBorders>
          </w:tcPr>
          <w:p w14:paraId="5B81794D" w14:textId="77777777" w:rsidR="00D16134" w:rsidRPr="004E6B3B" w:rsidRDefault="00D16134" w:rsidP="00183BC1">
            <w:pPr>
              <w:autoSpaceDE/>
              <w:autoSpaceDN/>
              <w:adjustRightInd/>
              <w:spacing w:before="0" w:line="240" w:lineRule="auto"/>
              <w:ind w:left="-72"/>
              <w:rPr>
                <w:b/>
                <w:color w:val="auto"/>
                <w:sz w:val="16"/>
                <w:szCs w:val="24"/>
                <w:lang w:val="ru-RU"/>
              </w:rPr>
            </w:pPr>
            <w:r w:rsidRPr="00521355">
              <w:rPr>
                <w:b/>
                <w:sz w:val="16"/>
                <w:szCs w:val="16"/>
              </w:rPr>
              <w:t>Total DFT:</w:t>
            </w:r>
          </w:p>
        </w:tc>
        <w:tc>
          <w:tcPr>
            <w:tcW w:w="3557" w:type="dxa"/>
            <w:gridSpan w:val="2"/>
            <w:tcBorders>
              <w:bottom w:val="single" w:sz="12" w:space="0" w:color="auto"/>
            </w:tcBorders>
          </w:tcPr>
          <w:p w14:paraId="11175FB5" w14:textId="77777777" w:rsidR="00D16134" w:rsidRPr="00037A5B" w:rsidRDefault="00D16134" w:rsidP="00183BC1">
            <w:pPr>
              <w:autoSpaceDE/>
              <w:autoSpaceDN/>
              <w:adjustRightInd/>
              <w:spacing w:before="0" w:line="240" w:lineRule="auto"/>
              <w:ind w:left="-72"/>
              <w:rPr>
                <w:color w:val="auto"/>
                <w:sz w:val="16"/>
                <w:szCs w:val="24"/>
                <w:lang w:val="ru-RU"/>
              </w:rPr>
            </w:pPr>
            <w:r w:rsidRPr="00521355">
              <w:rPr>
                <w:sz w:val="16"/>
                <w:szCs w:val="16"/>
              </w:rPr>
              <w:t>Varies with manufacturer.</w:t>
            </w:r>
          </w:p>
        </w:tc>
        <w:tc>
          <w:tcPr>
            <w:tcW w:w="990" w:type="dxa"/>
            <w:gridSpan w:val="2"/>
            <w:tcBorders>
              <w:bottom w:val="single" w:sz="12" w:space="0" w:color="auto"/>
            </w:tcBorders>
          </w:tcPr>
          <w:p w14:paraId="48BF6956" w14:textId="77777777" w:rsidR="00D16134" w:rsidRPr="00F029EB" w:rsidRDefault="00D16134" w:rsidP="00183BC1">
            <w:pPr>
              <w:autoSpaceDE/>
              <w:autoSpaceDN/>
              <w:adjustRightInd/>
              <w:spacing w:before="0" w:line="240" w:lineRule="auto"/>
              <w:ind w:left="-72"/>
              <w:rPr>
                <w:sz w:val="16"/>
                <w:szCs w:val="16"/>
              </w:rPr>
            </w:pPr>
          </w:p>
        </w:tc>
        <w:tc>
          <w:tcPr>
            <w:tcW w:w="3775" w:type="dxa"/>
            <w:gridSpan w:val="5"/>
            <w:vMerge/>
            <w:tcBorders>
              <w:bottom w:val="single" w:sz="12" w:space="0" w:color="auto"/>
            </w:tcBorders>
          </w:tcPr>
          <w:p w14:paraId="7238E620" w14:textId="77777777" w:rsidR="00D16134" w:rsidRPr="006952A6" w:rsidRDefault="00D16134" w:rsidP="00183BC1">
            <w:pPr>
              <w:rPr>
                <w:color w:val="auto"/>
                <w:lang w:val="ru-RU"/>
              </w:rPr>
            </w:pPr>
          </w:p>
        </w:tc>
      </w:tr>
      <w:tr w:rsidR="00D16134" w:rsidRPr="0005732F" w14:paraId="032DADFB" w14:textId="77777777" w:rsidTr="00183BC1">
        <w:trPr>
          <w:gridAfter w:val="1"/>
          <w:wAfter w:w="23" w:type="dxa"/>
          <w:trHeight w:val="360"/>
          <w:jc w:val="center"/>
        </w:trPr>
        <w:tc>
          <w:tcPr>
            <w:tcW w:w="2426" w:type="dxa"/>
            <w:gridSpan w:val="3"/>
            <w:tcBorders>
              <w:top w:val="single" w:sz="12" w:space="0" w:color="auto"/>
              <w:left w:val="single" w:sz="12" w:space="0" w:color="auto"/>
              <w:bottom w:val="single" w:sz="12" w:space="0" w:color="auto"/>
            </w:tcBorders>
            <w:shd w:val="clear" w:color="auto" w:fill="000000"/>
            <w:vAlign w:val="center"/>
          </w:tcPr>
          <w:p w14:paraId="5CECE675"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710" w:type="dxa"/>
            <w:tcBorders>
              <w:top w:val="single" w:sz="12" w:space="0" w:color="auto"/>
              <w:bottom w:val="single" w:sz="12" w:space="0" w:color="auto"/>
            </w:tcBorders>
            <w:shd w:val="clear" w:color="auto" w:fill="000000"/>
            <w:vAlign w:val="center"/>
          </w:tcPr>
          <w:p w14:paraId="0751F8F7"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24" w:type="dxa"/>
            <w:gridSpan w:val="3"/>
            <w:tcBorders>
              <w:top w:val="single" w:sz="12" w:space="0" w:color="auto"/>
              <w:bottom w:val="single" w:sz="12" w:space="0" w:color="auto"/>
            </w:tcBorders>
            <w:shd w:val="clear" w:color="auto" w:fill="000000"/>
            <w:vAlign w:val="center"/>
          </w:tcPr>
          <w:p w14:paraId="6EC8C2C4"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0" w:type="dxa"/>
            <w:gridSpan w:val="2"/>
            <w:tcBorders>
              <w:top w:val="single" w:sz="12" w:space="0" w:color="auto"/>
              <w:bottom w:val="single" w:sz="12" w:space="0" w:color="auto"/>
            </w:tcBorders>
            <w:shd w:val="clear" w:color="auto" w:fill="000000"/>
            <w:vAlign w:val="center"/>
          </w:tcPr>
          <w:p w14:paraId="26E4CB65" w14:textId="77777777" w:rsidR="00D16134" w:rsidRPr="001D3869" w:rsidRDefault="00D16134" w:rsidP="00183BC1">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971" w:type="dxa"/>
            <w:gridSpan w:val="2"/>
            <w:tcBorders>
              <w:top w:val="single" w:sz="12" w:space="0" w:color="auto"/>
              <w:bottom w:val="single" w:sz="12" w:space="0" w:color="auto"/>
              <w:right w:val="single" w:sz="12" w:space="0" w:color="auto"/>
            </w:tcBorders>
            <w:shd w:val="clear" w:color="auto" w:fill="000000"/>
            <w:vAlign w:val="center"/>
          </w:tcPr>
          <w:p w14:paraId="325BB4A3"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By Max</w:t>
            </w:r>
            <w:r w:rsidRPr="001D3869">
              <w:rPr>
                <w:b/>
                <w:color w:val="FFFFFF"/>
                <w:sz w:val="16"/>
                <w:szCs w:val="16"/>
              </w:rPr>
              <w:br/>
              <w:t>Svc Temp</w:t>
            </w:r>
          </w:p>
        </w:tc>
      </w:tr>
      <w:tr w:rsidR="00D16134" w:rsidRPr="0005732F" w14:paraId="57739F27" w14:textId="77777777" w:rsidTr="00183BC1">
        <w:trPr>
          <w:gridAfter w:val="1"/>
          <w:wAfter w:w="23" w:type="dxa"/>
          <w:trHeight w:val="288"/>
          <w:jc w:val="center"/>
        </w:trPr>
        <w:tc>
          <w:tcPr>
            <w:tcW w:w="2426" w:type="dxa"/>
            <w:gridSpan w:val="3"/>
            <w:vAlign w:val="center"/>
          </w:tcPr>
          <w:p w14:paraId="0A7824B8" w14:textId="77777777" w:rsidR="00D16134" w:rsidRPr="001D3869" w:rsidRDefault="00D16134" w:rsidP="00183BC1">
            <w:pPr>
              <w:autoSpaceDE/>
              <w:autoSpaceDN/>
              <w:adjustRightInd/>
              <w:spacing w:before="0" w:line="240" w:lineRule="auto"/>
              <w:ind w:left="0"/>
              <w:rPr>
                <w:b/>
                <w:sz w:val="16"/>
                <w:szCs w:val="16"/>
              </w:rPr>
            </w:pPr>
            <w:r w:rsidRPr="001D3869">
              <w:rPr>
                <w:b/>
                <w:sz w:val="16"/>
                <w:szCs w:val="16"/>
              </w:rPr>
              <w:t>PRIMER</w:t>
            </w:r>
          </w:p>
        </w:tc>
        <w:tc>
          <w:tcPr>
            <w:tcW w:w="2710" w:type="dxa"/>
            <w:vAlign w:val="center"/>
          </w:tcPr>
          <w:p w14:paraId="3E25529B"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24" w:type="dxa"/>
            <w:gridSpan w:val="3"/>
            <w:vAlign w:val="center"/>
          </w:tcPr>
          <w:p w14:paraId="38DED1C7" w14:textId="77777777" w:rsidR="00D16134" w:rsidRPr="00B60F1C" w:rsidRDefault="00D16134" w:rsidP="00183BC1">
            <w:pPr>
              <w:autoSpaceDE/>
              <w:autoSpaceDN/>
              <w:adjustRightInd/>
              <w:spacing w:before="0" w:line="240" w:lineRule="auto"/>
              <w:ind w:left="0"/>
              <w:rPr>
                <w:color w:val="auto"/>
                <w:sz w:val="16"/>
                <w:szCs w:val="24"/>
                <w:lang w:val="ru-RU"/>
              </w:rPr>
            </w:pPr>
            <w:r w:rsidRPr="00B60F1C">
              <w:rPr>
                <w:color w:val="auto"/>
                <w:sz w:val="16"/>
                <w:szCs w:val="24"/>
                <w:lang w:val="ru-RU"/>
              </w:rPr>
              <w:t>Semstone 110</w:t>
            </w:r>
          </w:p>
        </w:tc>
        <w:tc>
          <w:tcPr>
            <w:tcW w:w="970" w:type="dxa"/>
            <w:gridSpan w:val="2"/>
            <w:vAlign w:val="center"/>
          </w:tcPr>
          <w:p w14:paraId="572282CD" w14:textId="77777777" w:rsidR="00D16134" w:rsidRPr="00AD544E" w:rsidRDefault="00D16134" w:rsidP="00183BC1">
            <w:pPr>
              <w:autoSpaceDE/>
              <w:autoSpaceDN/>
              <w:adjustRightInd/>
              <w:spacing w:before="0" w:line="240" w:lineRule="auto"/>
              <w:ind w:left="0"/>
              <w:jc w:val="center"/>
              <w:rPr>
                <w:color w:val="auto"/>
                <w:sz w:val="16"/>
                <w:szCs w:val="24"/>
                <w:lang w:val="ru-RU"/>
              </w:rPr>
            </w:pPr>
            <w:r w:rsidRPr="00AD544E">
              <w:rPr>
                <w:color w:val="auto"/>
                <w:sz w:val="16"/>
                <w:szCs w:val="24"/>
                <w:lang w:val="ru-RU"/>
              </w:rPr>
              <w:t>0</w:t>
            </w:r>
          </w:p>
        </w:tc>
        <w:tc>
          <w:tcPr>
            <w:tcW w:w="971" w:type="dxa"/>
            <w:gridSpan w:val="2"/>
            <w:vAlign w:val="center"/>
          </w:tcPr>
          <w:p w14:paraId="6200E590" w14:textId="77777777" w:rsidR="00D16134" w:rsidRPr="0005732F" w:rsidRDefault="00D16134" w:rsidP="00183BC1">
            <w:pPr>
              <w:jc w:val="center"/>
              <w:rPr>
                <w:color w:val="auto"/>
                <w:sz w:val="16"/>
                <w:szCs w:val="16"/>
              </w:rPr>
            </w:pPr>
          </w:p>
        </w:tc>
      </w:tr>
      <w:tr w:rsidR="00E5757D" w:rsidRPr="0005732F" w14:paraId="38AE5410" w14:textId="77777777" w:rsidTr="00183BC1">
        <w:trPr>
          <w:gridAfter w:val="1"/>
          <w:wAfter w:w="23" w:type="dxa"/>
          <w:trHeight w:val="288"/>
          <w:jc w:val="center"/>
        </w:trPr>
        <w:tc>
          <w:tcPr>
            <w:tcW w:w="2426" w:type="dxa"/>
            <w:gridSpan w:val="3"/>
            <w:vAlign w:val="center"/>
          </w:tcPr>
          <w:p w14:paraId="3DFD38E7" w14:textId="77777777" w:rsidR="00E5757D" w:rsidRPr="001D3869" w:rsidRDefault="00E5757D" w:rsidP="00183BC1">
            <w:pPr>
              <w:autoSpaceDE/>
              <w:autoSpaceDN/>
              <w:adjustRightInd/>
              <w:spacing w:before="0" w:line="240" w:lineRule="auto"/>
              <w:ind w:left="0"/>
              <w:rPr>
                <w:b/>
                <w:sz w:val="16"/>
                <w:szCs w:val="16"/>
              </w:rPr>
            </w:pPr>
          </w:p>
        </w:tc>
        <w:tc>
          <w:tcPr>
            <w:tcW w:w="2710" w:type="dxa"/>
            <w:vAlign w:val="center"/>
          </w:tcPr>
          <w:p w14:paraId="367CDAEC" w14:textId="55C789AD" w:rsidR="00E5757D" w:rsidRPr="004A5B9F" w:rsidRDefault="004A5B9F" w:rsidP="004A5B9F">
            <w:pPr>
              <w:autoSpaceDE/>
              <w:autoSpaceDN/>
              <w:adjustRightInd/>
              <w:spacing w:before="0" w:line="240" w:lineRule="auto"/>
              <w:ind w:left="0"/>
              <w:rPr>
                <w:color w:val="auto"/>
                <w:sz w:val="16"/>
                <w:szCs w:val="24"/>
              </w:rPr>
            </w:pPr>
            <w:r>
              <w:rPr>
                <w:color w:val="auto"/>
                <w:sz w:val="16"/>
                <w:szCs w:val="24"/>
                <w:lang w:val="ru-RU"/>
              </w:rPr>
              <w:t>C</w:t>
            </w:r>
            <w:proofErr w:type="spellStart"/>
            <w:r>
              <w:rPr>
                <w:color w:val="auto"/>
                <w:sz w:val="16"/>
                <w:szCs w:val="24"/>
              </w:rPr>
              <w:t>orrocoat</w:t>
            </w:r>
            <w:proofErr w:type="spellEnd"/>
          </w:p>
        </w:tc>
        <w:tc>
          <w:tcPr>
            <w:tcW w:w="2824" w:type="dxa"/>
            <w:gridSpan w:val="3"/>
            <w:vAlign w:val="center"/>
          </w:tcPr>
          <w:p w14:paraId="6EE763E0" w14:textId="1AFAAA67" w:rsidR="00E5757D" w:rsidRPr="00B60F1C" w:rsidRDefault="004A5B9F" w:rsidP="00183BC1">
            <w:pPr>
              <w:autoSpaceDE/>
              <w:autoSpaceDN/>
              <w:adjustRightInd/>
              <w:spacing w:before="0" w:line="240" w:lineRule="auto"/>
              <w:ind w:left="0"/>
              <w:rPr>
                <w:color w:val="auto"/>
                <w:sz w:val="16"/>
                <w:szCs w:val="24"/>
              </w:rPr>
            </w:pPr>
            <w:proofErr w:type="spellStart"/>
            <w:r w:rsidRPr="00B60F1C">
              <w:rPr>
                <w:color w:val="auto"/>
                <w:sz w:val="16"/>
                <w:szCs w:val="24"/>
              </w:rPr>
              <w:t>Polyglass</w:t>
            </w:r>
            <w:proofErr w:type="spellEnd"/>
            <w:r w:rsidRPr="00B60F1C">
              <w:rPr>
                <w:color w:val="auto"/>
                <w:sz w:val="16"/>
                <w:szCs w:val="24"/>
              </w:rPr>
              <w:t xml:space="preserve"> WCP</w:t>
            </w:r>
          </w:p>
        </w:tc>
        <w:tc>
          <w:tcPr>
            <w:tcW w:w="970" w:type="dxa"/>
            <w:gridSpan w:val="2"/>
            <w:vAlign w:val="center"/>
          </w:tcPr>
          <w:p w14:paraId="3DEF87E7" w14:textId="1D6804D1" w:rsidR="00E5757D" w:rsidRPr="004A5B9F" w:rsidRDefault="004A5B9F" w:rsidP="00183BC1">
            <w:pPr>
              <w:autoSpaceDE/>
              <w:autoSpaceDN/>
              <w:adjustRightInd/>
              <w:spacing w:before="0" w:line="240" w:lineRule="auto"/>
              <w:ind w:left="0"/>
              <w:jc w:val="center"/>
              <w:rPr>
                <w:color w:val="auto"/>
                <w:sz w:val="16"/>
                <w:szCs w:val="24"/>
              </w:rPr>
            </w:pPr>
            <w:r>
              <w:rPr>
                <w:color w:val="auto"/>
                <w:sz w:val="16"/>
                <w:szCs w:val="24"/>
              </w:rPr>
              <w:t>181</w:t>
            </w:r>
          </w:p>
        </w:tc>
        <w:tc>
          <w:tcPr>
            <w:tcW w:w="971" w:type="dxa"/>
            <w:gridSpan w:val="2"/>
            <w:vAlign w:val="center"/>
          </w:tcPr>
          <w:p w14:paraId="293D889A" w14:textId="77777777" w:rsidR="00E5757D" w:rsidRPr="0005732F" w:rsidRDefault="00E5757D" w:rsidP="00183BC1">
            <w:pPr>
              <w:jc w:val="center"/>
              <w:rPr>
                <w:color w:val="auto"/>
                <w:sz w:val="16"/>
                <w:szCs w:val="16"/>
              </w:rPr>
            </w:pPr>
          </w:p>
        </w:tc>
      </w:tr>
      <w:tr w:rsidR="00D16134" w:rsidRPr="0005732F" w14:paraId="6AB0430D" w14:textId="77777777" w:rsidTr="00183BC1">
        <w:trPr>
          <w:gridAfter w:val="1"/>
          <w:wAfter w:w="23" w:type="dxa"/>
          <w:trHeight w:val="288"/>
          <w:jc w:val="center"/>
        </w:trPr>
        <w:tc>
          <w:tcPr>
            <w:tcW w:w="2426" w:type="dxa"/>
            <w:gridSpan w:val="3"/>
            <w:vAlign w:val="center"/>
          </w:tcPr>
          <w:p w14:paraId="09AD6CD8" w14:textId="77777777" w:rsidR="00D16134" w:rsidRPr="001D3869" w:rsidRDefault="00D16134" w:rsidP="00183BC1">
            <w:pPr>
              <w:autoSpaceDE/>
              <w:autoSpaceDN/>
              <w:adjustRightInd/>
              <w:spacing w:before="0" w:line="240" w:lineRule="auto"/>
              <w:ind w:left="0"/>
              <w:rPr>
                <w:b/>
                <w:sz w:val="16"/>
                <w:szCs w:val="16"/>
              </w:rPr>
            </w:pPr>
            <w:r w:rsidRPr="0005645C">
              <w:rPr>
                <w:b/>
                <w:sz w:val="16"/>
                <w:szCs w:val="16"/>
              </w:rPr>
              <w:t>Epoxy</w:t>
            </w:r>
          </w:p>
        </w:tc>
        <w:tc>
          <w:tcPr>
            <w:tcW w:w="2710" w:type="dxa"/>
            <w:vAlign w:val="center"/>
          </w:tcPr>
          <w:p w14:paraId="5D354D7E"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4" w:type="dxa"/>
            <w:gridSpan w:val="3"/>
            <w:vAlign w:val="center"/>
          </w:tcPr>
          <w:p w14:paraId="29414BA3" w14:textId="0268172F" w:rsidR="00090C06" w:rsidRPr="00B60F1C" w:rsidRDefault="00090C06" w:rsidP="00090C06">
            <w:pPr>
              <w:autoSpaceDE/>
              <w:autoSpaceDN/>
              <w:adjustRightInd/>
              <w:spacing w:before="0" w:line="240" w:lineRule="auto"/>
              <w:ind w:left="0"/>
              <w:rPr>
                <w:color w:val="auto"/>
                <w:sz w:val="16"/>
                <w:szCs w:val="24"/>
              </w:rPr>
            </w:pPr>
            <w:proofErr w:type="spellStart"/>
            <w:r w:rsidRPr="00B60F1C">
              <w:rPr>
                <w:color w:val="auto"/>
                <w:sz w:val="16"/>
                <w:szCs w:val="24"/>
              </w:rPr>
              <w:t>Hempadur</w:t>
            </w:r>
            <w:proofErr w:type="spellEnd"/>
            <w:r w:rsidRPr="00B60F1C">
              <w:rPr>
                <w:color w:val="auto"/>
                <w:sz w:val="16"/>
                <w:szCs w:val="24"/>
              </w:rPr>
              <w:t xml:space="preserve"> 45753*</w:t>
            </w:r>
          </w:p>
          <w:p w14:paraId="60EACF5C" w14:textId="1A7D354D" w:rsidR="00D16134" w:rsidRPr="00B60F1C" w:rsidRDefault="00090C06" w:rsidP="00090C06">
            <w:pPr>
              <w:autoSpaceDE/>
              <w:autoSpaceDN/>
              <w:adjustRightInd/>
              <w:spacing w:before="0" w:line="240" w:lineRule="auto"/>
              <w:ind w:left="0"/>
              <w:rPr>
                <w:color w:val="auto"/>
                <w:sz w:val="16"/>
                <w:szCs w:val="24"/>
                <w:lang w:val="ru-RU"/>
              </w:rPr>
            </w:pPr>
            <w:proofErr w:type="spellStart"/>
            <w:r w:rsidRPr="00B60F1C">
              <w:rPr>
                <w:color w:val="auto"/>
                <w:sz w:val="16"/>
                <w:szCs w:val="24"/>
              </w:rPr>
              <w:t>Hempadur</w:t>
            </w:r>
            <w:proofErr w:type="spellEnd"/>
            <w:r w:rsidRPr="00B60F1C">
              <w:rPr>
                <w:color w:val="auto"/>
                <w:sz w:val="16"/>
                <w:szCs w:val="24"/>
              </w:rPr>
              <w:t xml:space="preserve"> 45751*</w:t>
            </w:r>
          </w:p>
        </w:tc>
        <w:tc>
          <w:tcPr>
            <w:tcW w:w="970" w:type="dxa"/>
            <w:gridSpan w:val="2"/>
            <w:vAlign w:val="center"/>
          </w:tcPr>
          <w:p w14:paraId="2B21EE8A"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245-255</w:t>
            </w:r>
          </w:p>
        </w:tc>
        <w:tc>
          <w:tcPr>
            <w:tcW w:w="971" w:type="dxa"/>
            <w:gridSpan w:val="2"/>
            <w:vAlign w:val="center"/>
          </w:tcPr>
          <w:p w14:paraId="4FC8F01C" w14:textId="77777777" w:rsidR="00D16134" w:rsidRPr="0005732F" w:rsidRDefault="00D16134" w:rsidP="00183BC1">
            <w:pPr>
              <w:jc w:val="center"/>
              <w:rPr>
                <w:color w:val="auto"/>
                <w:sz w:val="16"/>
                <w:szCs w:val="16"/>
              </w:rPr>
            </w:pPr>
          </w:p>
        </w:tc>
      </w:tr>
      <w:tr w:rsidR="00D16134" w:rsidRPr="0005732F" w14:paraId="0AFBC2EF" w14:textId="77777777" w:rsidTr="00183BC1">
        <w:trPr>
          <w:gridAfter w:val="1"/>
          <w:wAfter w:w="23" w:type="dxa"/>
          <w:trHeight w:val="288"/>
          <w:jc w:val="center"/>
        </w:trPr>
        <w:tc>
          <w:tcPr>
            <w:tcW w:w="2426" w:type="dxa"/>
            <w:gridSpan w:val="3"/>
            <w:vAlign w:val="center"/>
          </w:tcPr>
          <w:p w14:paraId="0709449C" w14:textId="77777777" w:rsidR="00D16134" w:rsidRPr="0005645C" w:rsidRDefault="00D16134" w:rsidP="00183BC1">
            <w:pPr>
              <w:autoSpaceDE/>
              <w:autoSpaceDN/>
              <w:adjustRightInd/>
              <w:spacing w:before="0" w:line="240" w:lineRule="auto"/>
              <w:ind w:left="0"/>
              <w:rPr>
                <w:b/>
                <w:sz w:val="16"/>
                <w:szCs w:val="16"/>
              </w:rPr>
            </w:pPr>
            <w:r w:rsidRPr="0005645C">
              <w:rPr>
                <w:b/>
                <w:sz w:val="16"/>
                <w:szCs w:val="16"/>
              </w:rPr>
              <w:t>Thickness Varies with Manufacturer</w:t>
            </w:r>
          </w:p>
        </w:tc>
        <w:tc>
          <w:tcPr>
            <w:tcW w:w="2710" w:type="dxa"/>
            <w:vAlign w:val="center"/>
          </w:tcPr>
          <w:p w14:paraId="0999C3F5"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4" w:type="dxa"/>
            <w:gridSpan w:val="3"/>
            <w:vAlign w:val="center"/>
          </w:tcPr>
          <w:p w14:paraId="04C152C8" w14:textId="242FFA9B" w:rsidR="004E601B" w:rsidRPr="00B60F1C" w:rsidRDefault="004E601B" w:rsidP="004E601B">
            <w:pPr>
              <w:autoSpaceDE/>
              <w:autoSpaceDN/>
              <w:adjustRightInd/>
              <w:spacing w:before="0" w:line="240" w:lineRule="auto"/>
              <w:ind w:left="0"/>
              <w:rPr>
                <w:color w:val="auto"/>
                <w:sz w:val="16"/>
                <w:szCs w:val="24"/>
              </w:rPr>
            </w:pPr>
            <w:proofErr w:type="spellStart"/>
            <w:r w:rsidRPr="00B60F1C">
              <w:rPr>
                <w:color w:val="auto"/>
                <w:sz w:val="16"/>
                <w:szCs w:val="24"/>
              </w:rPr>
              <w:t>Hempadur</w:t>
            </w:r>
            <w:proofErr w:type="spellEnd"/>
            <w:r w:rsidRPr="00B60F1C">
              <w:rPr>
                <w:color w:val="auto"/>
                <w:sz w:val="16"/>
                <w:szCs w:val="24"/>
              </w:rPr>
              <w:t xml:space="preserve"> 35560*</w:t>
            </w:r>
          </w:p>
          <w:p w14:paraId="6AFF32B7" w14:textId="3C6FFAA9" w:rsidR="00D16134" w:rsidRPr="00B60F1C" w:rsidRDefault="004E601B" w:rsidP="004E601B">
            <w:pPr>
              <w:autoSpaceDE/>
              <w:autoSpaceDN/>
              <w:adjustRightInd/>
              <w:spacing w:before="0" w:line="240" w:lineRule="auto"/>
              <w:ind w:left="0"/>
              <w:rPr>
                <w:color w:val="auto"/>
                <w:sz w:val="16"/>
                <w:szCs w:val="24"/>
                <w:lang w:val="ru-RU"/>
              </w:rPr>
            </w:pPr>
            <w:proofErr w:type="spellStart"/>
            <w:r w:rsidRPr="00B60F1C">
              <w:rPr>
                <w:color w:val="auto"/>
                <w:sz w:val="16"/>
                <w:szCs w:val="24"/>
              </w:rPr>
              <w:t>Hempadur</w:t>
            </w:r>
            <w:proofErr w:type="spellEnd"/>
            <w:r w:rsidRPr="00B60F1C">
              <w:rPr>
                <w:color w:val="auto"/>
                <w:sz w:val="16"/>
                <w:szCs w:val="24"/>
              </w:rPr>
              <w:t xml:space="preserve"> 35530*</w:t>
            </w:r>
          </w:p>
        </w:tc>
        <w:tc>
          <w:tcPr>
            <w:tcW w:w="970" w:type="dxa"/>
            <w:gridSpan w:val="2"/>
            <w:vAlign w:val="center"/>
          </w:tcPr>
          <w:p w14:paraId="5B4996D5"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9-154</w:t>
            </w:r>
          </w:p>
        </w:tc>
        <w:tc>
          <w:tcPr>
            <w:tcW w:w="971" w:type="dxa"/>
            <w:gridSpan w:val="2"/>
            <w:vAlign w:val="center"/>
          </w:tcPr>
          <w:p w14:paraId="312C4910" w14:textId="77777777" w:rsidR="00D16134" w:rsidRPr="0005732F" w:rsidRDefault="00D16134" w:rsidP="00183BC1">
            <w:pPr>
              <w:jc w:val="center"/>
              <w:rPr>
                <w:color w:val="auto"/>
                <w:sz w:val="16"/>
                <w:szCs w:val="16"/>
              </w:rPr>
            </w:pPr>
          </w:p>
        </w:tc>
      </w:tr>
      <w:tr w:rsidR="00D16134" w:rsidRPr="0005732F" w14:paraId="04AF4969" w14:textId="77777777" w:rsidTr="00183BC1">
        <w:trPr>
          <w:gridAfter w:val="1"/>
          <w:wAfter w:w="23" w:type="dxa"/>
          <w:trHeight w:val="288"/>
          <w:jc w:val="center"/>
        </w:trPr>
        <w:tc>
          <w:tcPr>
            <w:tcW w:w="2426" w:type="dxa"/>
            <w:gridSpan w:val="3"/>
            <w:vAlign w:val="center"/>
          </w:tcPr>
          <w:p w14:paraId="7771EF50" w14:textId="77777777" w:rsidR="00D16134" w:rsidRPr="00F029EB" w:rsidRDefault="00D16134" w:rsidP="00183BC1">
            <w:pPr>
              <w:autoSpaceDE/>
              <w:autoSpaceDN/>
              <w:adjustRightInd/>
              <w:spacing w:before="0" w:line="240" w:lineRule="auto"/>
              <w:ind w:left="0"/>
              <w:rPr>
                <w:color w:val="auto"/>
                <w:sz w:val="16"/>
                <w:szCs w:val="24"/>
                <w:lang w:val="ru-RU"/>
              </w:rPr>
            </w:pPr>
          </w:p>
        </w:tc>
        <w:tc>
          <w:tcPr>
            <w:tcW w:w="2710" w:type="dxa"/>
            <w:vAlign w:val="center"/>
          </w:tcPr>
          <w:p w14:paraId="68F6BB82"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24" w:type="dxa"/>
            <w:gridSpan w:val="3"/>
            <w:vAlign w:val="center"/>
          </w:tcPr>
          <w:p w14:paraId="5C845659" w14:textId="77777777" w:rsidR="00D16134" w:rsidRPr="00B60F1C" w:rsidRDefault="00D16134" w:rsidP="00183BC1">
            <w:pPr>
              <w:autoSpaceDE/>
              <w:autoSpaceDN/>
              <w:adjustRightInd/>
              <w:spacing w:before="0" w:line="240" w:lineRule="auto"/>
              <w:ind w:left="0"/>
              <w:rPr>
                <w:color w:val="auto"/>
                <w:sz w:val="16"/>
                <w:szCs w:val="24"/>
                <w:lang w:val="ru-RU"/>
              </w:rPr>
            </w:pPr>
            <w:r w:rsidRPr="00B60F1C">
              <w:rPr>
                <w:color w:val="auto"/>
                <w:sz w:val="16"/>
                <w:szCs w:val="24"/>
                <w:lang w:val="ru-RU"/>
              </w:rPr>
              <w:t>Ceilcote 680M</w:t>
            </w:r>
          </w:p>
        </w:tc>
        <w:tc>
          <w:tcPr>
            <w:tcW w:w="970" w:type="dxa"/>
            <w:gridSpan w:val="2"/>
            <w:vAlign w:val="center"/>
          </w:tcPr>
          <w:p w14:paraId="5BF1724A"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180</w:t>
            </w:r>
          </w:p>
        </w:tc>
        <w:tc>
          <w:tcPr>
            <w:tcW w:w="971" w:type="dxa"/>
            <w:gridSpan w:val="2"/>
            <w:vAlign w:val="center"/>
          </w:tcPr>
          <w:p w14:paraId="58BA788B" w14:textId="77777777" w:rsidR="00D16134" w:rsidRPr="0005732F" w:rsidRDefault="00D16134" w:rsidP="00183BC1">
            <w:pPr>
              <w:jc w:val="center"/>
              <w:rPr>
                <w:color w:val="auto"/>
                <w:sz w:val="16"/>
                <w:szCs w:val="16"/>
              </w:rPr>
            </w:pPr>
          </w:p>
        </w:tc>
      </w:tr>
      <w:tr w:rsidR="00D16134" w:rsidRPr="0005732F" w14:paraId="53178CFA" w14:textId="77777777" w:rsidTr="00183BC1">
        <w:trPr>
          <w:gridAfter w:val="1"/>
          <w:wAfter w:w="23" w:type="dxa"/>
          <w:trHeight w:val="288"/>
          <w:jc w:val="center"/>
        </w:trPr>
        <w:tc>
          <w:tcPr>
            <w:tcW w:w="2426" w:type="dxa"/>
            <w:gridSpan w:val="3"/>
            <w:vAlign w:val="center"/>
          </w:tcPr>
          <w:p w14:paraId="539FFD9C" w14:textId="77777777" w:rsidR="00D16134" w:rsidRPr="0005732F" w:rsidRDefault="00D16134" w:rsidP="00183BC1">
            <w:pPr>
              <w:rPr>
                <w:b/>
                <w:color w:val="auto"/>
                <w:sz w:val="16"/>
                <w:szCs w:val="16"/>
              </w:rPr>
            </w:pPr>
          </w:p>
        </w:tc>
        <w:tc>
          <w:tcPr>
            <w:tcW w:w="2710" w:type="dxa"/>
            <w:vAlign w:val="center"/>
          </w:tcPr>
          <w:p w14:paraId="3BD139EA"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24" w:type="dxa"/>
            <w:gridSpan w:val="3"/>
            <w:vAlign w:val="center"/>
          </w:tcPr>
          <w:p w14:paraId="64A7A397" w14:textId="77777777" w:rsidR="00D16134" w:rsidRPr="00B60F1C" w:rsidRDefault="00D16134" w:rsidP="00183BC1">
            <w:pPr>
              <w:autoSpaceDE/>
              <w:autoSpaceDN/>
              <w:adjustRightInd/>
              <w:spacing w:before="0" w:line="240" w:lineRule="auto"/>
              <w:ind w:left="0"/>
              <w:rPr>
                <w:color w:val="auto"/>
                <w:sz w:val="16"/>
                <w:szCs w:val="24"/>
                <w:lang w:val="ru-RU"/>
              </w:rPr>
            </w:pPr>
            <w:r w:rsidRPr="00B60F1C">
              <w:rPr>
                <w:color w:val="auto"/>
                <w:sz w:val="16"/>
                <w:szCs w:val="24"/>
                <w:lang w:val="ru-RU"/>
              </w:rPr>
              <w:t>Tankguard Storage</w:t>
            </w:r>
          </w:p>
        </w:tc>
        <w:tc>
          <w:tcPr>
            <w:tcW w:w="970" w:type="dxa"/>
            <w:gridSpan w:val="2"/>
            <w:vAlign w:val="center"/>
          </w:tcPr>
          <w:p w14:paraId="0E3BD30A"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310</w:t>
            </w:r>
          </w:p>
        </w:tc>
        <w:tc>
          <w:tcPr>
            <w:tcW w:w="971" w:type="dxa"/>
            <w:gridSpan w:val="2"/>
            <w:vAlign w:val="center"/>
          </w:tcPr>
          <w:p w14:paraId="281BF1CA" w14:textId="77777777" w:rsidR="00D16134" w:rsidRPr="0005732F" w:rsidRDefault="00D16134" w:rsidP="00183BC1">
            <w:pPr>
              <w:jc w:val="center"/>
              <w:rPr>
                <w:color w:val="auto"/>
                <w:sz w:val="16"/>
                <w:szCs w:val="16"/>
              </w:rPr>
            </w:pPr>
          </w:p>
        </w:tc>
      </w:tr>
      <w:tr w:rsidR="00D16134" w:rsidRPr="0005732F" w14:paraId="2128E768" w14:textId="77777777" w:rsidTr="00183BC1">
        <w:trPr>
          <w:gridAfter w:val="1"/>
          <w:wAfter w:w="23" w:type="dxa"/>
          <w:trHeight w:val="288"/>
          <w:jc w:val="center"/>
        </w:trPr>
        <w:tc>
          <w:tcPr>
            <w:tcW w:w="2426" w:type="dxa"/>
            <w:gridSpan w:val="3"/>
            <w:vAlign w:val="center"/>
          </w:tcPr>
          <w:p w14:paraId="71FE3825" w14:textId="77777777" w:rsidR="00D16134" w:rsidRPr="0005732F" w:rsidRDefault="00D16134" w:rsidP="00183BC1">
            <w:pPr>
              <w:rPr>
                <w:b/>
                <w:color w:val="auto"/>
                <w:sz w:val="16"/>
                <w:szCs w:val="16"/>
              </w:rPr>
            </w:pPr>
          </w:p>
        </w:tc>
        <w:tc>
          <w:tcPr>
            <w:tcW w:w="2710" w:type="dxa"/>
            <w:vAlign w:val="center"/>
          </w:tcPr>
          <w:p w14:paraId="40BCDAA7"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24" w:type="dxa"/>
            <w:gridSpan w:val="3"/>
            <w:vAlign w:val="center"/>
          </w:tcPr>
          <w:p w14:paraId="38BEED5B" w14:textId="19933739" w:rsidR="00193A45" w:rsidRPr="00B60F1C" w:rsidRDefault="00D16134" w:rsidP="00183BC1">
            <w:pPr>
              <w:autoSpaceDE/>
              <w:autoSpaceDN/>
              <w:adjustRightInd/>
              <w:spacing w:before="0" w:line="240" w:lineRule="auto"/>
              <w:ind w:left="0"/>
              <w:rPr>
                <w:color w:val="auto"/>
                <w:sz w:val="16"/>
                <w:szCs w:val="24"/>
              </w:rPr>
            </w:pPr>
            <w:r w:rsidRPr="00B60F1C">
              <w:rPr>
                <w:color w:val="auto"/>
                <w:sz w:val="16"/>
                <w:szCs w:val="24"/>
                <w:lang w:val="ru-RU"/>
              </w:rPr>
              <w:t>Amerlock Sealer</w:t>
            </w:r>
          </w:p>
          <w:p w14:paraId="281D1236" w14:textId="73810C39" w:rsidR="00D16134" w:rsidRPr="00B60F1C" w:rsidRDefault="00D16134" w:rsidP="00183BC1">
            <w:pPr>
              <w:autoSpaceDE/>
              <w:autoSpaceDN/>
              <w:adjustRightInd/>
              <w:spacing w:before="0" w:line="240" w:lineRule="auto"/>
              <w:ind w:left="0"/>
              <w:rPr>
                <w:color w:val="auto"/>
                <w:sz w:val="16"/>
                <w:szCs w:val="24"/>
                <w:lang w:val="ru-RU"/>
              </w:rPr>
            </w:pPr>
            <w:r w:rsidRPr="00B60F1C">
              <w:rPr>
                <w:color w:val="auto"/>
                <w:sz w:val="16"/>
                <w:szCs w:val="24"/>
                <w:lang w:val="ru-RU"/>
              </w:rPr>
              <w:t>Sigmacover 522</w:t>
            </w:r>
          </w:p>
        </w:tc>
        <w:tc>
          <w:tcPr>
            <w:tcW w:w="970" w:type="dxa"/>
            <w:gridSpan w:val="2"/>
            <w:vAlign w:val="center"/>
          </w:tcPr>
          <w:p w14:paraId="7E50576A"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971" w:type="dxa"/>
            <w:gridSpan w:val="2"/>
            <w:vAlign w:val="center"/>
          </w:tcPr>
          <w:p w14:paraId="6B366761" w14:textId="77777777" w:rsidR="00D16134" w:rsidRPr="0005732F" w:rsidRDefault="00D16134" w:rsidP="00183BC1">
            <w:pPr>
              <w:jc w:val="center"/>
              <w:rPr>
                <w:color w:val="auto"/>
                <w:sz w:val="16"/>
                <w:szCs w:val="16"/>
              </w:rPr>
            </w:pPr>
          </w:p>
        </w:tc>
      </w:tr>
      <w:tr w:rsidR="00D16134" w:rsidRPr="0005732F" w14:paraId="5A751F0D" w14:textId="77777777" w:rsidTr="00183BC1">
        <w:trPr>
          <w:gridAfter w:val="1"/>
          <w:wAfter w:w="23" w:type="dxa"/>
          <w:trHeight w:val="288"/>
          <w:jc w:val="center"/>
        </w:trPr>
        <w:tc>
          <w:tcPr>
            <w:tcW w:w="2426" w:type="dxa"/>
            <w:gridSpan w:val="3"/>
            <w:vAlign w:val="center"/>
          </w:tcPr>
          <w:p w14:paraId="39423B4D" w14:textId="77777777" w:rsidR="00D16134" w:rsidRPr="0005732F" w:rsidRDefault="00D16134" w:rsidP="00183BC1">
            <w:pPr>
              <w:rPr>
                <w:b/>
                <w:color w:val="auto"/>
                <w:sz w:val="16"/>
                <w:szCs w:val="16"/>
              </w:rPr>
            </w:pPr>
          </w:p>
        </w:tc>
        <w:tc>
          <w:tcPr>
            <w:tcW w:w="2710" w:type="dxa"/>
            <w:vAlign w:val="center"/>
          </w:tcPr>
          <w:p w14:paraId="3CE9CD7E" w14:textId="77777777" w:rsidR="00D16134" w:rsidRPr="00E26578"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24" w:type="dxa"/>
            <w:gridSpan w:val="3"/>
            <w:vAlign w:val="center"/>
          </w:tcPr>
          <w:p w14:paraId="707D306A" w14:textId="77777777" w:rsidR="00D16134" w:rsidRPr="00B60F1C" w:rsidRDefault="00D16134" w:rsidP="00183BC1">
            <w:pPr>
              <w:autoSpaceDE/>
              <w:autoSpaceDN/>
              <w:adjustRightInd/>
              <w:spacing w:before="0" w:line="240" w:lineRule="auto"/>
              <w:ind w:left="0"/>
              <w:rPr>
                <w:color w:val="auto"/>
                <w:sz w:val="16"/>
                <w:szCs w:val="24"/>
                <w:lang w:val="ru-RU"/>
              </w:rPr>
            </w:pPr>
            <w:r w:rsidRPr="00B60F1C">
              <w:rPr>
                <w:color w:val="auto"/>
                <w:sz w:val="16"/>
                <w:szCs w:val="24"/>
                <w:lang w:val="ru-RU"/>
              </w:rPr>
              <w:t>Corobond 100 Epoxy Primer</w:t>
            </w:r>
          </w:p>
        </w:tc>
        <w:tc>
          <w:tcPr>
            <w:tcW w:w="970" w:type="dxa"/>
            <w:gridSpan w:val="2"/>
            <w:vAlign w:val="center"/>
          </w:tcPr>
          <w:p w14:paraId="0DB743F4"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100</w:t>
            </w:r>
          </w:p>
        </w:tc>
        <w:tc>
          <w:tcPr>
            <w:tcW w:w="971" w:type="dxa"/>
            <w:gridSpan w:val="2"/>
            <w:vAlign w:val="center"/>
          </w:tcPr>
          <w:p w14:paraId="4AB69B6A" w14:textId="77777777" w:rsidR="00D16134" w:rsidRPr="0005732F" w:rsidRDefault="00D16134" w:rsidP="00183BC1">
            <w:pPr>
              <w:jc w:val="center"/>
              <w:rPr>
                <w:color w:val="auto"/>
                <w:sz w:val="16"/>
                <w:szCs w:val="16"/>
              </w:rPr>
            </w:pPr>
          </w:p>
        </w:tc>
      </w:tr>
      <w:tr w:rsidR="00D16134" w:rsidRPr="0005732F" w14:paraId="5E0D9C4D" w14:textId="77777777" w:rsidTr="00183BC1">
        <w:trPr>
          <w:gridAfter w:val="1"/>
          <w:wAfter w:w="23" w:type="dxa"/>
          <w:trHeight w:val="288"/>
          <w:jc w:val="center"/>
        </w:trPr>
        <w:tc>
          <w:tcPr>
            <w:tcW w:w="2426" w:type="dxa"/>
            <w:gridSpan w:val="3"/>
            <w:vAlign w:val="center"/>
          </w:tcPr>
          <w:p w14:paraId="5A3524FD" w14:textId="77777777" w:rsidR="00D16134" w:rsidRPr="0005732F" w:rsidRDefault="00D16134" w:rsidP="00183BC1">
            <w:pPr>
              <w:rPr>
                <w:b/>
                <w:color w:val="auto"/>
                <w:sz w:val="16"/>
                <w:szCs w:val="16"/>
              </w:rPr>
            </w:pPr>
          </w:p>
        </w:tc>
        <w:tc>
          <w:tcPr>
            <w:tcW w:w="2710" w:type="dxa"/>
            <w:vAlign w:val="center"/>
          </w:tcPr>
          <w:p w14:paraId="43D8F3FF" w14:textId="77777777" w:rsidR="00D16134" w:rsidRPr="00E26578"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24" w:type="dxa"/>
            <w:gridSpan w:val="3"/>
            <w:vAlign w:val="center"/>
          </w:tcPr>
          <w:p w14:paraId="751561AA" w14:textId="77777777" w:rsidR="00D16134" w:rsidRPr="00B60F1C" w:rsidRDefault="00D16134" w:rsidP="00183BC1">
            <w:pPr>
              <w:autoSpaceDE/>
              <w:autoSpaceDN/>
              <w:adjustRightInd/>
              <w:spacing w:before="0" w:line="240" w:lineRule="auto"/>
              <w:ind w:left="0"/>
              <w:rPr>
                <w:color w:val="auto"/>
                <w:sz w:val="16"/>
                <w:szCs w:val="24"/>
                <w:lang w:val="ru-RU"/>
              </w:rPr>
            </w:pPr>
            <w:r w:rsidRPr="00B60F1C">
              <w:rPr>
                <w:color w:val="auto"/>
                <w:sz w:val="16"/>
                <w:szCs w:val="24"/>
                <w:lang w:val="ru-RU"/>
              </w:rPr>
              <w:t>Stonchem 502</w:t>
            </w:r>
          </w:p>
        </w:tc>
        <w:tc>
          <w:tcPr>
            <w:tcW w:w="970" w:type="dxa"/>
            <w:gridSpan w:val="2"/>
            <w:vAlign w:val="center"/>
          </w:tcPr>
          <w:p w14:paraId="5050A367"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971" w:type="dxa"/>
            <w:gridSpan w:val="2"/>
            <w:vAlign w:val="center"/>
          </w:tcPr>
          <w:p w14:paraId="40998EF1" w14:textId="77777777" w:rsidR="00D16134" w:rsidRPr="0005732F" w:rsidRDefault="00D16134" w:rsidP="00183BC1">
            <w:pPr>
              <w:jc w:val="center"/>
              <w:rPr>
                <w:color w:val="auto"/>
                <w:sz w:val="16"/>
                <w:szCs w:val="16"/>
              </w:rPr>
            </w:pPr>
          </w:p>
        </w:tc>
      </w:tr>
      <w:tr w:rsidR="00D16134" w:rsidRPr="0005732F" w14:paraId="301C75C0" w14:textId="77777777" w:rsidTr="00183BC1">
        <w:trPr>
          <w:gridAfter w:val="1"/>
          <w:wAfter w:w="23" w:type="dxa"/>
          <w:trHeight w:val="288"/>
          <w:jc w:val="center"/>
        </w:trPr>
        <w:tc>
          <w:tcPr>
            <w:tcW w:w="2426" w:type="dxa"/>
            <w:gridSpan w:val="3"/>
            <w:vAlign w:val="center"/>
          </w:tcPr>
          <w:p w14:paraId="4B320D44" w14:textId="77777777" w:rsidR="00D16134" w:rsidRPr="0005732F" w:rsidRDefault="00D16134" w:rsidP="00183BC1">
            <w:pPr>
              <w:rPr>
                <w:b/>
                <w:color w:val="auto"/>
                <w:sz w:val="16"/>
                <w:szCs w:val="16"/>
              </w:rPr>
            </w:pPr>
          </w:p>
        </w:tc>
        <w:tc>
          <w:tcPr>
            <w:tcW w:w="2710" w:type="dxa"/>
            <w:vAlign w:val="center"/>
          </w:tcPr>
          <w:p w14:paraId="5A33B4A1"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24" w:type="dxa"/>
            <w:gridSpan w:val="3"/>
            <w:vAlign w:val="center"/>
          </w:tcPr>
          <w:p w14:paraId="0CA576E8" w14:textId="77777777" w:rsidR="00D16134" w:rsidRPr="00B60F1C" w:rsidRDefault="00D16134" w:rsidP="00183BC1">
            <w:pPr>
              <w:autoSpaceDE/>
              <w:autoSpaceDN/>
              <w:adjustRightInd/>
              <w:spacing w:before="0" w:line="240" w:lineRule="auto"/>
              <w:ind w:left="0"/>
              <w:rPr>
                <w:color w:val="auto"/>
                <w:sz w:val="16"/>
                <w:szCs w:val="24"/>
                <w:lang w:val="ru-RU"/>
              </w:rPr>
            </w:pPr>
            <w:r w:rsidRPr="00B60F1C">
              <w:rPr>
                <w:color w:val="auto"/>
                <w:sz w:val="16"/>
                <w:szCs w:val="24"/>
                <w:lang w:val="ru-RU"/>
              </w:rPr>
              <w:t>Series 61 Tneme-Liner</w:t>
            </w:r>
          </w:p>
        </w:tc>
        <w:tc>
          <w:tcPr>
            <w:tcW w:w="970" w:type="dxa"/>
            <w:gridSpan w:val="2"/>
            <w:vAlign w:val="center"/>
          </w:tcPr>
          <w:p w14:paraId="42CF63C5"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45</w:t>
            </w:r>
          </w:p>
        </w:tc>
        <w:tc>
          <w:tcPr>
            <w:tcW w:w="971" w:type="dxa"/>
            <w:gridSpan w:val="2"/>
            <w:vAlign w:val="center"/>
          </w:tcPr>
          <w:p w14:paraId="29334CF7" w14:textId="77777777" w:rsidR="00D16134" w:rsidRPr="0005732F" w:rsidRDefault="00D16134" w:rsidP="00183BC1">
            <w:pPr>
              <w:jc w:val="center"/>
              <w:rPr>
                <w:color w:val="auto"/>
                <w:sz w:val="16"/>
                <w:szCs w:val="16"/>
              </w:rPr>
            </w:pPr>
          </w:p>
        </w:tc>
      </w:tr>
      <w:tr w:rsidR="00D16134" w:rsidRPr="0005732F" w14:paraId="7D193F9F" w14:textId="77777777" w:rsidTr="00183BC1">
        <w:trPr>
          <w:gridAfter w:val="1"/>
          <w:wAfter w:w="23" w:type="dxa"/>
          <w:trHeight w:val="288"/>
          <w:jc w:val="center"/>
        </w:trPr>
        <w:tc>
          <w:tcPr>
            <w:tcW w:w="2426" w:type="dxa"/>
            <w:gridSpan w:val="3"/>
            <w:tcBorders>
              <w:top w:val="single" w:sz="12" w:space="0" w:color="auto"/>
            </w:tcBorders>
            <w:vAlign w:val="center"/>
          </w:tcPr>
          <w:p w14:paraId="4EDE0E4E" w14:textId="77777777" w:rsidR="00D16134" w:rsidRPr="00AD544E" w:rsidRDefault="00D16134" w:rsidP="00183BC1">
            <w:pPr>
              <w:autoSpaceDE/>
              <w:autoSpaceDN/>
              <w:adjustRightInd/>
              <w:spacing w:before="0" w:line="240" w:lineRule="auto"/>
              <w:ind w:left="0"/>
              <w:rPr>
                <w:b/>
                <w:color w:val="auto"/>
                <w:sz w:val="16"/>
                <w:szCs w:val="24"/>
                <w:lang w:val="ru-RU"/>
              </w:rPr>
            </w:pPr>
            <w:r>
              <w:rPr>
                <w:rFonts w:ascii="Arial" w:hAnsi="Arial" w:cs="Arial"/>
                <w:b/>
                <w:bCs/>
                <w:sz w:val="16"/>
                <w:szCs w:val="16"/>
              </w:rPr>
              <w:t>TOPCOAT</w:t>
            </w:r>
          </w:p>
        </w:tc>
        <w:tc>
          <w:tcPr>
            <w:tcW w:w="2710" w:type="dxa"/>
            <w:tcBorders>
              <w:top w:val="single" w:sz="12" w:space="0" w:color="auto"/>
            </w:tcBorders>
            <w:vAlign w:val="center"/>
          </w:tcPr>
          <w:p w14:paraId="37D7B215"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24" w:type="dxa"/>
            <w:gridSpan w:val="3"/>
            <w:tcBorders>
              <w:top w:val="single" w:sz="12" w:space="0" w:color="auto"/>
            </w:tcBorders>
            <w:vAlign w:val="center"/>
          </w:tcPr>
          <w:p w14:paraId="68D7B11C" w14:textId="77777777" w:rsidR="00D16134" w:rsidRPr="00B60F1C" w:rsidRDefault="00D16134" w:rsidP="00183BC1">
            <w:pPr>
              <w:autoSpaceDE/>
              <w:autoSpaceDN/>
              <w:adjustRightInd/>
              <w:spacing w:before="0" w:line="240" w:lineRule="auto"/>
              <w:ind w:left="0"/>
              <w:rPr>
                <w:color w:val="auto"/>
                <w:sz w:val="16"/>
                <w:szCs w:val="24"/>
                <w:lang w:val="ru-RU"/>
              </w:rPr>
            </w:pPr>
            <w:r w:rsidRPr="00B60F1C">
              <w:rPr>
                <w:color w:val="auto"/>
                <w:sz w:val="16"/>
                <w:szCs w:val="24"/>
                <w:lang w:val="ru-RU"/>
              </w:rPr>
              <w:t>Semstone 140 Series</w:t>
            </w:r>
          </w:p>
        </w:tc>
        <w:tc>
          <w:tcPr>
            <w:tcW w:w="970" w:type="dxa"/>
            <w:gridSpan w:val="2"/>
            <w:tcBorders>
              <w:top w:val="single" w:sz="12" w:space="0" w:color="auto"/>
            </w:tcBorders>
            <w:vAlign w:val="center"/>
          </w:tcPr>
          <w:p w14:paraId="35B26513" w14:textId="77777777" w:rsidR="00D16134" w:rsidRPr="004A5B9F" w:rsidRDefault="00D16134" w:rsidP="00183BC1">
            <w:pPr>
              <w:autoSpaceDE/>
              <w:autoSpaceDN/>
              <w:adjustRightInd/>
              <w:spacing w:before="0" w:line="240" w:lineRule="auto"/>
              <w:ind w:left="0"/>
              <w:jc w:val="center"/>
              <w:rPr>
                <w:color w:val="auto"/>
                <w:sz w:val="16"/>
                <w:szCs w:val="24"/>
              </w:rPr>
            </w:pPr>
            <w:r w:rsidRPr="00AD544E">
              <w:rPr>
                <w:color w:val="auto"/>
                <w:sz w:val="16"/>
                <w:szCs w:val="24"/>
                <w:lang w:val="ru-RU"/>
              </w:rPr>
              <w:t>0</w:t>
            </w:r>
          </w:p>
        </w:tc>
        <w:tc>
          <w:tcPr>
            <w:tcW w:w="971" w:type="dxa"/>
            <w:gridSpan w:val="2"/>
            <w:tcBorders>
              <w:top w:val="single" w:sz="12" w:space="0" w:color="auto"/>
            </w:tcBorders>
            <w:vAlign w:val="center"/>
          </w:tcPr>
          <w:p w14:paraId="17DC64F1" w14:textId="77777777" w:rsidR="00D16134" w:rsidRPr="0005732F" w:rsidRDefault="00D16134" w:rsidP="00183BC1">
            <w:pPr>
              <w:jc w:val="center"/>
              <w:rPr>
                <w:color w:val="auto"/>
                <w:sz w:val="16"/>
                <w:szCs w:val="16"/>
              </w:rPr>
            </w:pPr>
          </w:p>
        </w:tc>
      </w:tr>
      <w:tr w:rsidR="004A5B9F" w:rsidRPr="0005732F" w14:paraId="5667A421" w14:textId="77777777" w:rsidTr="00183BC1">
        <w:trPr>
          <w:gridAfter w:val="1"/>
          <w:wAfter w:w="23" w:type="dxa"/>
          <w:trHeight w:val="288"/>
          <w:jc w:val="center"/>
        </w:trPr>
        <w:tc>
          <w:tcPr>
            <w:tcW w:w="2426" w:type="dxa"/>
            <w:gridSpan w:val="3"/>
            <w:vAlign w:val="center"/>
          </w:tcPr>
          <w:p w14:paraId="4CAAC14E" w14:textId="7BE7A9ED" w:rsidR="004A5B9F" w:rsidRPr="001D3869" w:rsidRDefault="004A5B9F" w:rsidP="00183BC1">
            <w:pPr>
              <w:autoSpaceDE/>
              <w:autoSpaceDN/>
              <w:adjustRightInd/>
              <w:spacing w:before="0" w:line="240" w:lineRule="auto"/>
              <w:ind w:left="0"/>
              <w:rPr>
                <w:b/>
                <w:sz w:val="16"/>
                <w:szCs w:val="16"/>
              </w:rPr>
            </w:pPr>
          </w:p>
        </w:tc>
        <w:tc>
          <w:tcPr>
            <w:tcW w:w="2710" w:type="dxa"/>
            <w:vAlign w:val="center"/>
          </w:tcPr>
          <w:p w14:paraId="4DC6A1A1" w14:textId="48EBD07F" w:rsidR="004A5B9F" w:rsidRPr="00AD544E" w:rsidRDefault="004A5B9F" w:rsidP="00183BC1">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24" w:type="dxa"/>
            <w:gridSpan w:val="3"/>
            <w:vAlign w:val="center"/>
          </w:tcPr>
          <w:p w14:paraId="58338497" w14:textId="7E94155B" w:rsidR="004A5B9F" w:rsidRPr="00B60F1C" w:rsidRDefault="004A5B9F" w:rsidP="004A5B9F">
            <w:pPr>
              <w:autoSpaceDE/>
              <w:autoSpaceDN/>
              <w:adjustRightInd/>
              <w:spacing w:before="0" w:line="240" w:lineRule="auto"/>
              <w:ind w:left="0"/>
              <w:rPr>
                <w:color w:val="auto"/>
                <w:sz w:val="16"/>
                <w:szCs w:val="24"/>
                <w:lang w:val="ru-RU"/>
              </w:rPr>
            </w:pPr>
            <w:proofErr w:type="spellStart"/>
            <w:r w:rsidRPr="00B60F1C">
              <w:rPr>
                <w:color w:val="auto"/>
                <w:sz w:val="16"/>
                <w:szCs w:val="24"/>
              </w:rPr>
              <w:t>Polyglass</w:t>
            </w:r>
            <w:proofErr w:type="spellEnd"/>
            <w:r w:rsidRPr="00B60F1C">
              <w:rPr>
                <w:color w:val="auto"/>
                <w:sz w:val="16"/>
                <w:szCs w:val="24"/>
              </w:rPr>
              <w:t xml:space="preserve"> VEF</w:t>
            </w:r>
          </w:p>
        </w:tc>
        <w:tc>
          <w:tcPr>
            <w:tcW w:w="970" w:type="dxa"/>
            <w:gridSpan w:val="2"/>
            <w:vAlign w:val="center"/>
          </w:tcPr>
          <w:p w14:paraId="4B726C4C" w14:textId="46B9F52D" w:rsidR="004A5B9F" w:rsidRPr="004A5B9F" w:rsidRDefault="004A5B9F" w:rsidP="004A5B9F">
            <w:pPr>
              <w:autoSpaceDE/>
              <w:autoSpaceDN/>
              <w:adjustRightInd/>
              <w:spacing w:before="0" w:line="240" w:lineRule="auto"/>
              <w:ind w:left="0"/>
              <w:jc w:val="center"/>
              <w:rPr>
                <w:color w:val="auto"/>
                <w:sz w:val="16"/>
                <w:szCs w:val="24"/>
              </w:rPr>
            </w:pPr>
            <w:r>
              <w:rPr>
                <w:color w:val="auto"/>
                <w:sz w:val="16"/>
                <w:szCs w:val="24"/>
              </w:rPr>
              <w:t>31</w:t>
            </w:r>
          </w:p>
        </w:tc>
        <w:tc>
          <w:tcPr>
            <w:tcW w:w="971" w:type="dxa"/>
            <w:gridSpan w:val="2"/>
            <w:vAlign w:val="center"/>
          </w:tcPr>
          <w:p w14:paraId="7FB17879" w14:textId="77777777" w:rsidR="004A5B9F" w:rsidRPr="0005732F" w:rsidRDefault="004A5B9F" w:rsidP="00183BC1">
            <w:pPr>
              <w:jc w:val="center"/>
              <w:rPr>
                <w:color w:val="auto"/>
                <w:sz w:val="16"/>
                <w:szCs w:val="16"/>
              </w:rPr>
            </w:pPr>
          </w:p>
        </w:tc>
      </w:tr>
      <w:tr w:rsidR="00193A45" w:rsidRPr="0005732F" w14:paraId="0724D1B2" w14:textId="77777777" w:rsidTr="00183BC1">
        <w:trPr>
          <w:gridAfter w:val="1"/>
          <w:wAfter w:w="23" w:type="dxa"/>
          <w:trHeight w:val="288"/>
          <w:jc w:val="center"/>
        </w:trPr>
        <w:tc>
          <w:tcPr>
            <w:tcW w:w="2426" w:type="dxa"/>
            <w:gridSpan w:val="3"/>
            <w:vAlign w:val="center"/>
          </w:tcPr>
          <w:p w14:paraId="65AFC12D" w14:textId="40FA477B" w:rsidR="00193A45" w:rsidRPr="0005645C" w:rsidRDefault="00193A45" w:rsidP="00193A45">
            <w:pPr>
              <w:autoSpaceDE/>
              <w:autoSpaceDN/>
              <w:adjustRightInd/>
              <w:spacing w:before="0" w:line="240" w:lineRule="auto"/>
              <w:ind w:left="0"/>
              <w:rPr>
                <w:b/>
                <w:sz w:val="16"/>
                <w:szCs w:val="16"/>
              </w:rPr>
            </w:pPr>
            <w:r w:rsidRPr="0005645C">
              <w:rPr>
                <w:b/>
                <w:sz w:val="16"/>
                <w:szCs w:val="16"/>
              </w:rPr>
              <w:t>Epoxy</w:t>
            </w:r>
          </w:p>
        </w:tc>
        <w:tc>
          <w:tcPr>
            <w:tcW w:w="2710" w:type="dxa"/>
            <w:vAlign w:val="center"/>
          </w:tcPr>
          <w:p w14:paraId="2292CEF7" w14:textId="5C951E9C" w:rsidR="00193A45" w:rsidRPr="00E26578" w:rsidRDefault="00193A45" w:rsidP="00193A45">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4" w:type="dxa"/>
            <w:gridSpan w:val="3"/>
            <w:vAlign w:val="center"/>
          </w:tcPr>
          <w:p w14:paraId="2A139DF9" w14:textId="77777777" w:rsidR="00193A45" w:rsidRPr="00B60F1C" w:rsidRDefault="00193A45" w:rsidP="00193A45">
            <w:pPr>
              <w:autoSpaceDE/>
              <w:autoSpaceDN/>
              <w:adjustRightInd/>
              <w:spacing w:before="0" w:line="240" w:lineRule="auto"/>
              <w:ind w:left="0"/>
              <w:rPr>
                <w:color w:val="auto"/>
                <w:sz w:val="16"/>
                <w:szCs w:val="24"/>
              </w:rPr>
            </w:pPr>
            <w:proofErr w:type="spellStart"/>
            <w:r w:rsidRPr="00B60F1C">
              <w:rPr>
                <w:color w:val="auto"/>
                <w:sz w:val="16"/>
                <w:szCs w:val="24"/>
              </w:rPr>
              <w:t>Hempadur</w:t>
            </w:r>
            <w:proofErr w:type="spellEnd"/>
            <w:r w:rsidRPr="00B60F1C">
              <w:rPr>
                <w:color w:val="auto"/>
                <w:sz w:val="16"/>
                <w:szCs w:val="24"/>
              </w:rPr>
              <w:t xml:space="preserve"> 45753*</w:t>
            </w:r>
          </w:p>
          <w:p w14:paraId="751A979E" w14:textId="44C655FA" w:rsidR="00193A45" w:rsidRPr="00B60F1C" w:rsidRDefault="00193A45" w:rsidP="00193A45">
            <w:pPr>
              <w:autoSpaceDE/>
              <w:autoSpaceDN/>
              <w:adjustRightInd/>
              <w:spacing w:before="0" w:line="240" w:lineRule="auto"/>
              <w:ind w:left="0"/>
              <w:rPr>
                <w:color w:val="auto"/>
                <w:sz w:val="16"/>
                <w:szCs w:val="24"/>
                <w:lang w:val="ru-RU"/>
              </w:rPr>
            </w:pPr>
            <w:proofErr w:type="spellStart"/>
            <w:r w:rsidRPr="00B60F1C">
              <w:rPr>
                <w:color w:val="auto"/>
                <w:sz w:val="16"/>
                <w:szCs w:val="24"/>
              </w:rPr>
              <w:t>Hempadur</w:t>
            </w:r>
            <w:proofErr w:type="spellEnd"/>
            <w:r w:rsidRPr="00B60F1C">
              <w:rPr>
                <w:color w:val="auto"/>
                <w:sz w:val="16"/>
                <w:szCs w:val="24"/>
              </w:rPr>
              <w:t xml:space="preserve"> 45751*</w:t>
            </w:r>
          </w:p>
        </w:tc>
        <w:tc>
          <w:tcPr>
            <w:tcW w:w="970" w:type="dxa"/>
            <w:gridSpan w:val="2"/>
            <w:vAlign w:val="center"/>
          </w:tcPr>
          <w:p w14:paraId="183789F4" w14:textId="05FA06E8" w:rsidR="00193A45" w:rsidRDefault="00193A45" w:rsidP="00193A45">
            <w:pPr>
              <w:autoSpaceDE/>
              <w:autoSpaceDN/>
              <w:adjustRightInd/>
              <w:spacing w:before="0" w:line="240" w:lineRule="auto"/>
              <w:ind w:left="0"/>
              <w:jc w:val="center"/>
              <w:rPr>
                <w:color w:val="auto"/>
                <w:sz w:val="16"/>
                <w:szCs w:val="24"/>
                <w:lang w:val="ru-RU"/>
              </w:rPr>
            </w:pPr>
            <w:r>
              <w:rPr>
                <w:color w:val="auto"/>
                <w:sz w:val="16"/>
                <w:szCs w:val="24"/>
                <w:lang w:val="ru-RU"/>
              </w:rPr>
              <w:t>245-255</w:t>
            </w:r>
          </w:p>
        </w:tc>
        <w:tc>
          <w:tcPr>
            <w:tcW w:w="971" w:type="dxa"/>
            <w:gridSpan w:val="2"/>
            <w:vAlign w:val="center"/>
          </w:tcPr>
          <w:p w14:paraId="25B40B5E" w14:textId="77777777" w:rsidR="00193A45" w:rsidRPr="0005732F" w:rsidRDefault="00193A45" w:rsidP="00193A45">
            <w:pPr>
              <w:jc w:val="center"/>
              <w:rPr>
                <w:color w:val="auto"/>
                <w:sz w:val="16"/>
                <w:szCs w:val="16"/>
              </w:rPr>
            </w:pPr>
          </w:p>
        </w:tc>
      </w:tr>
      <w:tr w:rsidR="00193A45" w:rsidRPr="0005732F" w14:paraId="35141BD2" w14:textId="77777777" w:rsidTr="00183BC1">
        <w:trPr>
          <w:gridAfter w:val="1"/>
          <w:wAfter w:w="23" w:type="dxa"/>
          <w:trHeight w:val="288"/>
          <w:jc w:val="center"/>
        </w:trPr>
        <w:tc>
          <w:tcPr>
            <w:tcW w:w="2426" w:type="dxa"/>
            <w:gridSpan w:val="3"/>
            <w:vAlign w:val="center"/>
          </w:tcPr>
          <w:p w14:paraId="61106EA9" w14:textId="77777777" w:rsidR="00193A45" w:rsidRPr="0005645C" w:rsidRDefault="00193A45" w:rsidP="00193A45">
            <w:pPr>
              <w:autoSpaceDE/>
              <w:autoSpaceDN/>
              <w:adjustRightInd/>
              <w:spacing w:before="0" w:line="240" w:lineRule="auto"/>
              <w:ind w:left="0"/>
              <w:rPr>
                <w:b/>
                <w:sz w:val="16"/>
                <w:szCs w:val="16"/>
              </w:rPr>
            </w:pPr>
            <w:r w:rsidRPr="0005645C">
              <w:rPr>
                <w:b/>
                <w:sz w:val="16"/>
                <w:szCs w:val="16"/>
              </w:rPr>
              <w:t>Thickness Varies with Manufacturer</w:t>
            </w:r>
          </w:p>
        </w:tc>
        <w:tc>
          <w:tcPr>
            <w:tcW w:w="2710" w:type="dxa"/>
            <w:vAlign w:val="center"/>
          </w:tcPr>
          <w:p w14:paraId="4E724015" w14:textId="77777777" w:rsidR="00193A45" w:rsidRPr="00AD544E" w:rsidRDefault="00193A45" w:rsidP="00193A45">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24" w:type="dxa"/>
            <w:gridSpan w:val="3"/>
            <w:vAlign w:val="center"/>
          </w:tcPr>
          <w:p w14:paraId="30C8C5AB" w14:textId="77777777" w:rsidR="00193A45" w:rsidRPr="00B60F1C" w:rsidRDefault="00193A45" w:rsidP="00193A45">
            <w:pPr>
              <w:autoSpaceDE/>
              <w:autoSpaceDN/>
              <w:adjustRightInd/>
              <w:spacing w:before="0" w:line="240" w:lineRule="auto"/>
              <w:ind w:left="0"/>
              <w:rPr>
                <w:color w:val="auto"/>
                <w:sz w:val="16"/>
                <w:szCs w:val="24"/>
              </w:rPr>
            </w:pPr>
            <w:proofErr w:type="spellStart"/>
            <w:r w:rsidRPr="00B60F1C">
              <w:rPr>
                <w:color w:val="auto"/>
                <w:sz w:val="16"/>
                <w:szCs w:val="24"/>
              </w:rPr>
              <w:t>Hempadur</w:t>
            </w:r>
            <w:proofErr w:type="spellEnd"/>
            <w:r w:rsidRPr="00B60F1C">
              <w:rPr>
                <w:color w:val="auto"/>
                <w:sz w:val="16"/>
                <w:szCs w:val="24"/>
              </w:rPr>
              <w:t xml:space="preserve"> 35560*</w:t>
            </w:r>
          </w:p>
          <w:p w14:paraId="101134AE" w14:textId="32E834F7" w:rsidR="00193A45" w:rsidRPr="00B60F1C" w:rsidRDefault="00193A45" w:rsidP="00193A45">
            <w:pPr>
              <w:autoSpaceDE/>
              <w:autoSpaceDN/>
              <w:adjustRightInd/>
              <w:spacing w:before="0" w:line="240" w:lineRule="auto"/>
              <w:ind w:left="0"/>
              <w:rPr>
                <w:color w:val="auto"/>
                <w:sz w:val="16"/>
                <w:szCs w:val="24"/>
                <w:lang w:val="ru-RU"/>
              </w:rPr>
            </w:pPr>
            <w:proofErr w:type="spellStart"/>
            <w:r w:rsidRPr="00B60F1C">
              <w:rPr>
                <w:color w:val="auto"/>
                <w:sz w:val="16"/>
                <w:szCs w:val="24"/>
              </w:rPr>
              <w:t>Hempadur</w:t>
            </w:r>
            <w:proofErr w:type="spellEnd"/>
            <w:r w:rsidRPr="00B60F1C">
              <w:rPr>
                <w:color w:val="auto"/>
                <w:sz w:val="16"/>
                <w:szCs w:val="24"/>
              </w:rPr>
              <w:t xml:space="preserve"> 35530*</w:t>
            </w:r>
          </w:p>
        </w:tc>
        <w:tc>
          <w:tcPr>
            <w:tcW w:w="970" w:type="dxa"/>
            <w:gridSpan w:val="2"/>
            <w:vAlign w:val="center"/>
          </w:tcPr>
          <w:p w14:paraId="7F1EC2E3" w14:textId="77777777" w:rsidR="00193A45" w:rsidRPr="00AD544E" w:rsidRDefault="00193A45" w:rsidP="00193A45">
            <w:pPr>
              <w:autoSpaceDE/>
              <w:autoSpaceDN/>
              <w:adjustRightInd/>
              <w:spacing w:before="0" w:line="240" w:lineRule="auto"/>
              <w:ind w:left="0"/>
              <w:jc w:val="center"/>
              <w:rPr>
                <w:color w:val="auto"/>
                <w:sz w:val="16"/>
                <w:szCs w:val="24"/>
                <w:lang w:val="ru-RU"/>
              </w:rPr>
            </w:pPr>
            <w:r>
              <w:rPr>
                <w:color w:val="auto"/>
                <w:sz w:val="16"/>
                <w:szCs w:val="24"/>
                <w:lang w:val="ru-RU"/>
              </w:rPr>
              <w:t>9-154</w:t>
            </w:r>
          </w:p>
        </w:tc>
        <w:tc>
          <w:tcPr>
            <w:tcW w:w="971" w:type="dxa"/>
            <w:gridSpan w:val="2"/>
            <w:vAlign w:val="center"/>
          </w:tcPr>
          <w:p w14:paraId="5A2769D6" w14:textId="77777777" w:rsidR="00193A45" w:rsidRPr="0005732F" w:rsidRDefault="00193A45" w:rsidP="00193A45">
            <w:pPr>
              <w:jc w:val="center"/>
              <w:rPr>
                <w:color w:val="auto"/>
                <w:sz w:val="16"/>
                <w:szCs w:val="16"/>
              </w:rPr>
            </w:pPr>
          </w:p>
        </w:tc>
      </w:tr>
      <w:tr w:rsidR="004A5B9F" w:rsidRPr="0005732F" w14:paraId="1FD34DF8" w14:textId="77777777" w:rsidTr="00183BC1">
        <w:trPr>
          <w:gridAfter w:val="1"/>
          <w:wAfter w:w="23" w:type="dxa"/>
          <w:trHeight w:val="288"/>
          <w:jc w:val="center"/>
        </w:trPr>
        <w:tc>
          <w:tcPr>
            <w:tcW w:w="2426" w:type="dxa"/>
            <w:gridSpan w:val="3"/>
            <w:vAlign w:val="center"/>
          </w:tcPr>
          <w:p w14:paraId="5F7C2266" w14:textId="77777777" w:rsidR="004A5B9F" w:rsidRPr="00AD544E" w:rsidRDefault="004A5B9F" w:rsidP="00183BC1">
            <w:pPr>
              <w:autoSpaceDE/>
              <w:autoSpaceDN/>
              <w:adjustRightInd/>
              <w:spacing w:before="0" w:line="240" w:lineRule="auto"/>
              <w:ind w:left="0"/>
              <w:rPr>
                <w:b/>
                <w:color w:val="auto"/>
                <w:sz w:val="16"/>
                <w:szCs w:val="24"/>
                <w:lang w:val="ru-RU"/>
              </w:rPr>
            </w:pPr>
          </w:p>
        </w:tc>
        <w:tc>
          <w:tcPr>
            <w:tcW w:w="2710" w:type="dxa"/>
            <w:vAlign w:val="center"/>
          </w:tcPr>
          <w:p w14:paraId="38409E76" w14:textId="77777777" w:rsidR="004A5B9F" w:rsidRPr="00AD544E" w:rsidRDefault="004A5B9F" w:rsidP="00183BC1">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24" w:type="dxa"/>
            <w:gridSpan w:val="3"/>
            <w:vAlign w:val="center"/>
          </w:tcPr>
          <w:p w14:paraId="220BF4ED" w14:textId="77777777" w:rsidR="004A5B9F" w:rsidRPr="00B60F1C" w:rsidRDefault="004A5B9F" w:rsidP="00183BC1">
            <w:pPr>
              <w:autoSpaceDE/>
              <w:autoSpaceDN/>
              <w:adjustRightInd/>
              <w:spacing w:before="0" w:line="240" w:lineRule="auto"/>
              <w:ind w:left="0"/>
              <w:rPr>
                <w:color w:val="auto"/>
                <w:sz w:val="16"/>
                <w:szCs w:val="24"/>
                <w:lang w:val="ru-RU"/>
              </w:rPr>
            </w:pPr>
            <w:r w:rsidRPr="00B60F1C">
              <w:rPr>
                <w:color w:val="auto"/>
                <w:sz w:val="16"/>
                <w:szCs w:val="24"/>
                <w:lang w:val="ru-RU"/>
              </w:rPr>
              <w:t>Interline 984</w:t>
            </w:r>
          </w:p>
        </w:tc>
        <w:tc>
          <w:tcPr>
            <w:tcW w:w="970" w:type="dxa"/>
            <w:gridSpan w:val="2"/>
            <w:vAlign w:val="center"/>
          </w:tcPr>
          <w:p w14:paraId="3FBFFCB1" w14:textId="77777777" w:rsidR="004A5B9F" w:rsidRPr="008270D1" w:rsidRDefault="004A5B9F" w:rsidP="00183BC1">
            <w:pPr>
              <w:autoSpaceDE/>
              <w:autoSpaceDN/>
              <w:adjustRightInd/>
              <w:spacing w:before="0" w:line="240" w:lineRule="auto"/>
              <w:ind w:left="0"/>
              <w:jc w:val="center"/>
              <w:rPr>
                <w:color w:val="auto"/>
                <w:sz w:val="16"/>
                <w:szCs w:val="24"/>
              </w:rPr>
            </w:pPr>
            <w:r>
              <w:rPr>
                <w:color w:val="auto"/>
                <w:sz w:val="16"/>
                <w:szCs w:val="24"/>
              </w:rPr>
              <w:t>105</w:t>
            </w:r>
          </w:p>
        </w:tc>
        <w:tc>
          <w:tcPr>
            <w:tcW w:w="971" w:type="dxa"/>
            <w:gridSpan w:val="2"/>
            <w:vAlign w:val="center"/>
          </w:tcPr>
          <w:p w14:paraId="434DEEEA" w14:textId="77777777" w:rsidR="004A5B9F" w:rsidRPr="0005732F" w:rsidRDefault="004A5B9F" w:rsidP="00183BC1">
            <w:pPr>
              <w:jc w:val="center"/>
              <w:rPr>
                <w:color w:val="auto"/>
                <w:sz w:val="16"/>
                <w:szCs w:val="16"/>
              </w:rPr>
            </w:pPr>
          </w:p>
        </w:tc>
      </w:tr>
      <w:tr w:rsidR="004A5B9F" w:rsidRPr="0005732F" w14:paraId="1A77A684" w14:textId="77777777" w:rsidTr="00183BC1">
        <w:trPr>
          <w:gridAfter w:val="1"/>
          <w:wAfter w:w="23" w:type="dxa"/>
          <w:trHeight w:val="288"/>
          <w:jc w:val="center"/>
        </w:trPr>
        <w:tc>
          <w:tcPr>
            <w:tcW w:w="2426" w:type="dxa"/>
            <w:gridSpan w:val="3"/>
            <w:vAlign w:val="center"/>
          </w:tcPr>
          <w:p w14:paraId="0862D719" w14:textId="77777777" w:rsidR="004A5B9F" w:rsidRPr="00715DCA" w:rsidRDefault="004A5B9F" w:rsidP="00183BC1">
            <w:pPr>
              <w:rPr>
                <w:color w:val="auto"/>
                <w:sz w:val="16"/>
                <w:szCs w:val="16"/>
              </w:rPr>
            </w:pPr>
          </w:p>
        </w:tc>
        <w:tc>
          <w:tcPr>
            <w:tcW w:w="2710" w:type="dxa"/>
            <w:vAlign w:val="center"/>
          </w:tcPr>
          <w:p w14:paraId="52E28FCE" w14:textId="77777777" w:rsidR="004A5B9F" w:rsidRPr="00715DCA" w:rsidRDefault="004A5B9F" w:rsidP="00183BC1">
            <w:pPr>
              <w:autoSpaceDE/>
              <w:autoSpaceDN/>
              <w:adjustRightInd/>
              <w:spacing w:before="0" w:line="240" w:lineRule="auto"/>
              <w:ind w:left="0"/>
              <w:rPr>
                <w:color w:val="auto"/>
                <w:sz w:val="16"/>
                <w:szCs w:val="24"/>
                <w:lang w:val="ru-RU"/>
              </w:rPr>
            </w:pPr>
            <w:r w:rsidRPr="00715DCA">
              <w:rPr>
                <w:color w:val="auto"/>
                <w:sz w:val="16"/>
                <w:szCs w:val="24"/>
                <w:lang w:val="ru-RU"/>
              </w:rPr>
              <w:t>Jotun Paints</w:t>
            </w:r>
          </w:p>
        </w:tc>
        <w:tc>
          <w:tcPr>
            <w:tcW w:w="2824" w:type="dxa"/>
            <w:gridSpan w:val="3"/>
            <w:vAlign w:val="center"/>
          </w:tcPr>
          <w:p w14:paraId="58B3B4BD" w14:textId="77777777" w:rsidR="004A5B9F" w:rsidRPr="00B60F1C" w:rsidRDefault="004A5B9F" w:rsidP="00183BC1">
            <w:pPr>
              <w:autoSpaceDE/>
              <w:autoSpaceDN/>
              <w:adjustRightInd/>
              <w:spacing w:before="0" w:line="240" w:lineRule="auto"/>
              <w:ind w:left="0"/>
              <w:rPr>
                <w:color w:val="auto"/>
                <w:sz w:val="16"/>
                <w:szCs w:val="24"/>
                <w:lang w:val="ru-RU"/>
              </w:rPr>
            </w:pPr>
            <w:r w:rsidRPr="00B60F1C">
              <w:rPr>
                <w:color w:val="auto"/>
                <w:sz w:val="16"/>
                <w:szCs w:val="24"/>
                <w:lang w:val="ru-RU"/>
              </w:rPr>
              <w:t>Tankguard Storage</w:t>
            </w:r>
          </w:p>
        </w:tc>
        <w:tc>
          <w:tcPr>
            <w:tcW w:w="970" w:type="dxa"/>
            <w:gridSpan w:val="2"/>
            <w:vAlign w:val="center"/>
          </w:tcPr>
          <w:p w14:paraId="0129ADE0" w14:textId="77777777" w:rsidR="004A5B9F" w:rsidRPr="00AD544E" w:rsidRDefault="004A5B9F" w:rsidP="00183BC1">
            <w:pPr>
              <w:autoSpaceDE/>
              <w:autoSpaceDN/>
              <w:adjustRightInd/>
              <w:spacing w:before="0" w:line="240" w:lineRule="auto"/>
              <w:ind w:left="0"/>
              <w:jc w:val="center"/>
              <w:rPr>
                <w:color w:val="auto"/>
                <w:sz w:val="16"/>
                <w:szCs w:val="24"/>
                <w:lang w:val="ru-RU"/>
              </w:rPr>
            </w:pPr>
            <w:r>
              <w:rPr>
                <w:color w:val="auto"/>
                <w:sz w:val="16"/>
                <w:szCs w:val="24"/>
                <w:lang w:val="ru-RU"/>
              </w:rPr>
              <w:t>310</w:t>
            </w:r>
          </w:p>
        </w:tc>
        <w:tc>
          <w:tcPr>
            <w:tcW w:w="971" w:type="dxa"/>
            <w:gridSpan w:val="2"/>
            <w:vAlign w:val="center"/>
          </w:tcPr>
          <w:p w14:paraId="37001D7A" w14:textId="77777777" w:rsidR="004A5B9F" w:rsidRPr="0005732F" w:rsidRDefault="004A5B9F" w:rsidP="00183BC1">
            <w:pPr>
              <w:jc w:val="center"/>
              <w:rPr>
                <w:color w:val="auto"/>
                <w:sz w:val="16"/>
                <w:szCs w:val="16"/>
              </w:rPr>
            </w:pPr>
          </w:p>
        </w:tc>
      </w:tr>
      <w:tr w:rsidR="004A5B9F" w:rsidRPr="0005732F" w14:paraId="22D87203" w14:textId="77777777" w:rsidTr="00183BC1">
        <w:trPr>
          <w:gridAfter w:val="1"/>
          <w:wAfter w:w="23" w:type="dxa"/>
          <w:trHeight w:val="288"/>
          <w:jc w:val="center"/>
        </w:trPr>
        <w:tc>
          <w:tcPr>
            <w:tcW w:w="2426" w:type="dxa"/>
            <w:gridSpan w:val="3"/>
            <w:vAlign w:val="center"/>
          </w:tcPr>
          <w:p w14:paraId="573AA919" w14:textId="77777777" w:rsidR="004A5B9F" w:rsidRPr="0005732F" w:rsidRDefault="004A5B9F" w:rsidP="00183BC1">
            <w:pPr>
              <w:rPr>
                <w:b/>
                <w:color w:val="auto"/>
                <w:sz w:val="16"/>
                <w:szCs w:val="16"/>
              </w:rPr>
            </w:pPr>
          </w:p>
        </w:tc>
        <w:tc>
          <w:tcPr>
            <w:tcW w:w="2710" w:type="dxa"/>
            <w:vAlign w:val="center"/>
          </w:tcPr>
          <w:p w14:paraId="00761321" w14:textId="77777777" w:rsidR="004A5B9F" w:rsidRPr="00AD544E" w:rsidRDefault="004A5B9F" w:rsidP="00183BC1">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24" w:type="dxa"/>
            <w:gridSpan w:val="3"/>
            <w:vAlign w:val="center"/>
          </w:tcPr>
          <w:p w14:paraId="20DB5803" w14:textId="659B4AE8" w:rsidR="00193A45" w:rsidRPr="00B60F1C" w:rsidRDefault="004A5B9F" w:rsidP="00183BC1">
            <w:pPr>
              <w:autoSpaceDE/>
              <w:autoSpaceDN/>
              <w:adjustRightInd/>
              <w:spacing w:before="0" w:line="240" w:lineRule="auto"/>
              <w:ind w:left="0"/>
              <w:rPr>
                <w:color w:val="auto"/>
                <w:sz w:val="16"/>
                <w:szCs w:val="24"/>
              </w:rPr>
            </w:pPr>
            <w:r w:rsidRPr="00B60F1C">
              <w:rPr>
                <w:color w:val="auto"/>
                <w:sz w:val="16"/>
                <w:szCs w:val="24"/>
                <w:lang w:val="ru-RU"/>
              </w:rPr>
              <w:t xml:space="preserve">Amercoat </w:t>
            </w:r>
            <w:r w:rsidRPr="00B60F1C">
              <w:rPr>
                <w:color w:val="auto"/>
                <w:sz w:val="16"/>
                <w:szCs w:val="24"/>
              </w:rPr>
              <w:t>242HB</w:t>
            </w:r>
          </w:p>
          <w:p w14:paraId="4CC893CE" w14:textId="7329ACE9" w:rsidR="004A5B9F" w:rsidRPr="00B60F1C" w:rsidRDefault="004A5B9F" w:rsidP="00183BC1">
            <w:pPr>
              <w:autoSpaceDE/>
              <w:autoSpaceDN/>
              <w:adjustRightInd/>
              <w:spacing w:before="0" w:line="240" w:lineRule="auto"/>
              <w:ind w:left="0"/>
              <w:rPr>
                <w:color w:val="auto"/>
                <w:sz w:val="16"/>
                <w:szCs w:val="24"/>
              </w:rPr>
            </w:pPr>
            <w:proofErr w:type="spellStart"/>
            <w:r w:rsidRPr="00B60F1C">
              <w:rPr>
                <w:color w:val="auto"/>
                <w:sz w:val="16"/>
                <w:szCs w:val="24"/>
              </w:rPr>
              <w:t>Sigmashiled</w:t>
            </w:r>
            <w:proofErr w:type="spellEnd"/>
            <w:r w:rsidRPr="00B60F1C">
              <w:rPr>
                <w:color w:val="auto"/>
                <w:sz w:val="16"/>
                <w:szCs w:val="24"/>
              </w:rPr>
              <w:t xml:space="preserve"> 905</w:t>
            </w:r>
          </w:p>
        </w:tc>
        <w:tc>
          <w:tcPr>
            <w:tcW w:w="970" w:type="dxa"/>
            <w:gridSpan w:val="2"/>
            <w:vAlign w:val="center"/>
          </w:tcPr>
          <w:p w14:paraId="45DB363B" w14:textId="77777777" w:rsidR="004A5B9F" w:rsidRPr="00AD544E" w:rsidRDefault="004A5B9F" w:rsidP="00183BC1">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971" w:type="dxa"/>
            <w:gridSpan w:val="2"/>
            <w:vAlign w:val="center"/>
          </w:tcPr>
          <w:p w14:paraId="05BC460F" w14:textId="77777777" w:rsidR="004A5B9F" w:rsidRPr="0005732F" w:rsidRDefault="004A5B9F" w:rsidP="00183BC1">
            <w:pPr>
              <w:jc w:val="center"/>
              <w:rPr>
                <w:color w:val="auto"/>
                <w:sz w:val="16"/>
                <w:szCs w:val="16"/>
              </w:rPr>
            </w:pPr>
          </w:p>
        </w:tc>
      </w:tr>
      <w:tr w:rsidR="004A5B9F" w:rsidRPr="0005732F" w14:paraId="3754127A" w14:textId="77777777" w:rsidTr="00183BC1">
        <w:trPr>
          <w:gridAfter w:val="1"/>
          <w:wAfter w:w="23" w:type="dxa"/>
          <w:trHeight w:val="288"/>
          <w:jc w:val="center"/>
        </w:trPr>
        <w:tc>
          <w:tcPr>
            <w:tcW w:w="2426" w:type="dxa"/>
            <w:gridSpan w:val="3"/>
            <w:vAlign w:val="center"/>
          </w:tcPr>
          <w:p w14:paraId="649A9848" w14:textId="77777777" w:rsidR="004A5B9F" w:rsidRPr="0005732F" w:rsidRDefault="004A5B9F" w:rsidP="00183BC1">
            <w:pPr>
              <w:rPr>
                <w:b/>
                <w:color w:val="auto"/>
                <w:sz w:val="16"/>
                <w:szCs w:val="16"/>
              </w:rPr>
            </w:pPr>
          </w:p>
        </w:tc>
        <w:tc>
          <w:tcPr>
            <w:tcW w:w="2710" w:type="dxa"/>
            <w:vAlign w:val="center"/>
          </w:tcPr>
          <w:p w14:paraId="19D0EF08" w14:textId="77777777" w:rsidR="004A5B9F" w:rsidRPr="00E26578" w:rsidRDefault="004A5B9F" w:rsidP="00183BC1">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24" w:type="dxa"/>
            <w:gridSpan w:val="3"/>
            <w:vAlign w:val="center"/>
          </w:tcPr>
          <w:p w14:paraId="7F6EB675" w14:textId="77777777" w:rsidR="004A5B9F" w:rsidRPr="00B60F1C" w:rsidRDefault="004A5B9F" w:rsidP="00183BC1">
            <w:pPr>
              <w:autoSpaceDE/>
              <w:autoSpaceDN/>
              <w:adjustRightInd/>
              <w:spacing w:before="0" w:line="240" w:lineRule="auto"/>
              <w:ind w:left="0"/>
              <w:rPr>
                <w:color w:val="auto"/>
                <w:sz w:val="16"/>
                <w:szCs w:val="24"/>
                <w:lang w:val="ru-RU"/>
              </w:rPr>
            </w:pPr>
            <w:r w:rsidRPr="00B60F1C">
              <w:rPr>
                <w:color w:val="auto"/>
                <w:sz w:val="16"/>
                <w:szCs w:val="24"/>
                <w:lang w:val="ru-RU"/>
              </w:rPr>
              <w:t>Cor-Cote HCR FF</w:t>
            </w:r>
          </w:p>
        </w:tc>
        <w:tc>
          <w:tcPr>
            <w:tcW w:w="970" w:type="dxa"/>
            <w:gridSpan w:val="2"/>
            <w:vAlign w:val="center"/>
          </w:tcPr>
          <w:p w14:paraId="555A9B51" w14:textId="77777777" w:rsidR="004A5B9F" w:rsidRPr="00AD544E" w:rsidRDefault="004A5B9F" w:rsidP="00183BC1">
            <w:pPr>
              <w:autoSpaceDE/>
              <w:autoSpaceDN/>
              <w:adjustRightInd/>
              <w:spacing w:before="0" w:line="240" w:lineRule="auto"/>
              <w:ind w:left="0"/>
              <w:jc w:val="center"/>
              <w:rPr>
                <w:color w:val="auto"/>
                <w:sz w:val="16"/>
                <w:szCs w:val="24"/>
                <w:lang w:val="ru-RU"/>
              </w:rPr>
            </w:pPr>
            <w:r>
              <w:rPr>
                <w:color w:val="auto"/>
                <w:sz w:val="16"/>
                <w:szCs w:val="24"/>
                <w:lang w:val="ru-RU"/>
              </w:rPr>
              <w:t>100</w:t>
            </w:r>
          </w:p>
        </w:tc>
        <w:tc>
          <w:tcPr>
            <w:tcW w:w="971" w:type="dxa"/>
            <w:gridSpan w:val="2"/>
            <w:vAlign w:val="center"/>
          </w:tcPr>
          <w:p w14:paraId="10055329" w14:textId="77777777" w:rsidR="004A5B9F" w:rsidRPr="0005732F" w:rsidRDefault="004A5B9F" w:rsidP="00183BC1">
            <w:pPr>
              <w:jc w:val="center"/>
              <w:rPr>
                <w:color w:val="auto"/>
                <w:sz w:val="16"/>
                <w:szCs w:val="16"/>
              </w:rPr>
            </w:pPr>
          </w:p>
        </w:tc>
      </w:tr>
      <w:tr w:rsidR="004A5B9F" w:rsidRPr="0005732F" w14:paraId="4C8A8FE9" w14:textId="77777777" w:rsidTr="00183BC1">
        <w:trPr>
          <w:gridAfter w:val="1"/>
          <w:wAfter w:w="23" w:type="dxa"/>
          <w:trHeight w:val="288"/>
          <w:jc w:val="center"/>
        </w:trPr>
        <w:tc>
          <w:tcPr>
            <w:tcW w:w="2426" w:type="dxa"/>
            <w:gridSpan w:val="3"/>
            <w:vAlign w:val="center"/>
          </w:tcPr>
          <w:p w14:paraId="2F55B035" w14:textId="77777777" w:rsidR="004A5B9F" w:rsidRPr="0005732F" w:rsidRDefault="004A5B9F" w:rsidP="00183BC1">
            <w:pPr>
              <w:rPr>
                <w:b/>
                <w:color w:val="auto"/>
                <w:sz w:val="16"/>
                <w:szCs w:val="16"/>
              </w:rPr>
            </w:pPr>
          </w:p>
        </w:tc>
        <w:tc>
          <w:tcPr>
            <w:tcW w:w="2710" w:type="dxa"/>
            <w:vAlign w:val="center"/>
          </w:tcPr>
          <w:p w14:paraId="0555AB96" w14:textId="77777777" w:rsidR="004A5B9F" w:rsidRPr="00E26578" w:rsidRDefault="004A5B9F" w:rsidP="00183BC1">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24" w:type="dxa"/>
            <w:gridSpan w:val="3"/>
            <w:vAlign w:val="center"/>
          </w:tcPr>
          <w:p w14:paraId="42A45429" w14:textId="77777777" w:rsidR="004A5B9F" w:rsidRPr="00B60F1C" w:rsidRDefault="004A5B9F" w:rsidP="00183BC1">
            <w:pPr>
              <w:autoSpaceDE/>
              <w:autoSpaceDN/>
              <w:adjustRightInd/>
              <w:spacing w:before="0" w:line="240" w:lineRule="auto"/>
              <w:ind w:left="0"/>
              <w:rPr>
                <w:color w:val="auto"/>
                <w:sz w:val="16"/>
                <w:szCs w:val="24"/>
                <w:lang w:val="ru-RU"/>
              </w:rPr>
            </w:pPr>
            <w:r w:rsidRPr="00B60F1C">
              <w:rPr>
                <w:color w:val="auto"/>
                <w:sz w:val="16"/>
                <w:szCs w:val="24"/>
                <w:lang w:val="ru-RU"/>
              </w:rPr>
              <w:t>Stonchem 502</w:t>
            </w:r>
          </w:p>
        </w:tc>
        <w:tc>
          <w:tcPr>
            <w:tcW w:w="970" w:type="dxa"/>
            <w:gridSpan w:val="2"/>
            <w:vAlign w:val="center"/>
          </w:tcPr>
          <w:p w14:paraId="353D8B5A" w14:textId="77777777" w:rsidR="004A5B9F" w:rsidRPr="00AD544E" w:rsidRDefault="004A5B9F" w:rsidP="00183BC1">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971" w:type="dxa"/>
            <w:gridSpan w:val="2"/>
            <w:vAlign w:val="center"/>
          </w:tcPr>
          <w:p w14:paraId="1517C919" w14:textId="77777777" w:rsidR="004A5B9F" w:rsidRPr="0005732F" w:rsidRDefault="004A5B9F" w:rsidP="00183BC1">
            <w:pPr>
              <w:jc w:val="center"/>
              <w:rPr>
                <w:color w:val="auto"/>
                <w:sz w:val="16"/>
                <w:szCs w:val="16"/>
              </w:rPr>
            </w:pPr>
          </w:p>
        </w:tc>
      </w:tr>
      <w:tr w:rsidR="004A5B9F" w:rsidRPr="0005732F" w14:paraId="7FBE378D" w14:textId="77777777" w:rsidTr="00183BC1">
        <w:trPr>
          <w:gridAfter w:val="1"/>
          <w:wAfter w:w="23" w:type="dxa"/>
          <w:trHeight w:val="288"/>
          <w:jc w:val="center"/>
        </w:trPr>
        <w:tc>
          <w:tcPr>
            <w:tcW w:w="2426" w:type="dxa"/>
            <w:gridSpan w:val="3"/>
            <w:vAlign w:val="center"/>
          </w:tcPr>
          <w:p w14:paraId="7ABFB096" w14:textId="77777777" w:rsidR="004A5B9F" w:rsidRPr="0005732F" w:rsidRDefault="004A5B9F" w:rsidP="00183BC1">
            <w:pPr>
              <w:rPr>
                <w:b/>
                <w:color w:val="auto"/>
                <w:sz w:val="16"/>
                <w:szCs w:val="16"/>
              </w:rPr>
            </w:pPr>
          </w:p>
        </w:tc>
        <w:tc>
          <w:tcPr>
            <w:tcW w:w="2710" w:type="dxa"/>
            <w:vAlign w:val="center"/>
          </w:tcPr>
          <w:p w14:paraId="26E66D9E" w14:textId="77777777" w:rsidR="004A5B9F" w:rsidRPr="00AD544E" w:rsidRDefault="004A5B9F" w:rsidP="00183BC1">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24" w:type="dxa"/>
            <w:gridSpan w:val="3"/>
            <w:vAlign w:val="center"/>
          </w:tcPr>
          <w:p w14:paraId="71081B70" w14:textId="77777777" w:rsidR="004A5B9F" w:rsidRPr="00B60F1C" w:rsidRDefault="004A5B9F" w:rsidP="00183BC1">
            <w:pPr>
              <w:autoSpaceDE/>
              <w:autoSpaceDN/>
              <w:adjustRightInd/>
              <w:spacing w:before="0" w:line="240" w:lineRule="auto"/>
              <w:ind w:left="0"/>
              <w:rPr>
                <w:color w:val="auto"/>
                <w:sz w:val="16"/>
                <w:szCs w:val="24"/>
                <w:lang w:val="ru-RU"/>
              </w:rPr>
            </w:pPr>
            <w:r w:rsidRPr="00B60F1C">
              <w:rPr>
                <w:color w:val="auto"/>
                <w:sz w:val="16"/>
                <w:szCs w:val="24"/>
                <w:lang w:val="ru-RU"/>
              </w:rPr>
              <w:t>Series 61 Tneme-Liner</w:t>
            </w:r>
          </w:p>
        </w:tc>
        <w:tc>
          <w:tcPr>
            <w:tcW w:w="970" w:type="dxa"/>
            <w:gridSpan w:val="2"/>
            <w:vAlign w:val="center"/>
          </w:tcPr>
          <w:p w14:paraId="5F119E1B" w14:textId="77777777" w:rsidR="004A5B9F" w:rsidRPr="00AD544E" w:rsidRDefault="004A5B9F" w:rsidP="00183BC1">
            <w:pPr>
              <w:autoSpaceDE/>
              <w:autoSpaceDN/>
              <w:adjustRightInd/>
              <w:spacing w:before="0" w:line="240" w:lineRule="auto"/>
              <w:ind w:left="0"/>
              <w:jc w:val="center"/>
              <w:rPr>
                <w:color w:val="auto"/>
                <w:sz w:val="16"/>
                <w:szCs w:val="24"/>
                <w:lang w:val="ru-RU"/>
              </w:rPr>
            </w:pPr>
            <w:r>
              <w:rPr>
                <w:color w:val="auto"/>
                <w:sz w:val="16"/>
                <w:szCs w:val="24"/>
                <w:lang w:val="ru-RU"/>
              </w:rPr>
              <w:t>45</w:t>
            </w:r>
          </w:p>
        </w:tc>
        <w:tc>
          <w:tcPr>
            <w:tcW w:w="971" w:type="dxa"/>
            <w:gridSpan w:val="2"/>
            <w:vAlign w:val="center"/>
          </w:tcPr>
          <w:p w14:paraId="41EB6CEA" w14:textId="77777777" w:rsidR="004A5B9F" w:rsidRPr="0005732F" w:rsidRDefault="004A5B9F" w:rsidP="00183BC1">
            <w:pPr>
              <w:jc w:val="center"/>
              <w:rPr>
                <w:color w:val="auto"/>
                <w:sz w:val="16"/>
                <w:szCs w:val="16"/>
              </w:rPr>
            </w:pPr>
          </w:p>
        </w:tc>
      </w:tr>
      <w:tr w:rsidR="004A5B9F" w:rsidRPr="00D74590" w14:paraId="739542EC" w14:textId="77777777" w:rsidTr="00183BC1">
        <w:trPr>
          <w:gridAfter w:val="1"/>
          <w:wAfter w:w="23" w:type="dxa"/>
          <w:trHeight w:val="288"/>
          <w:jc w:val="center"/>
        </w:trPr>
        <w:tc>
          <w:tcPr>
            <w:tcW w:w="9901" w:type="dxa"/>
            <w:gridSpan w:val="11"/>
            <w:tcBorders>
              <w:top w:val="single" w:sz="12" w:space="0" w:color="auto"/>
            </w:tcBorders>
            <w:vAlign w:val="center"/>
          </w:tcPr>
          <w:p w14:paraId="3F6627AA" w14:textId="77777777" w:rsidR="004A5B9F" w:rsidRPr="00701B22" w:rsidRDefault="004A5B9F" w:rsidP="00183BC1">
            <w:pPr>
              <w:widowControl w:val="0"/>
              <w:spacing w:before="54" w:line="240" w:lineRule="auto"/>
              <w:ind w:left="-74" w:right="280"/>
              <w:rPr>
                <w:i/>
                <w:iCs/>
                <w:sz w:val="14"/>
                <w:szCs w:val="14"/>
              </w:rPr>
            </w:pPr>
            <w:r w:rsidRPr="008270D1">
              <w:rPr>
                <w:b/>
                <w:i/>
                <w:iCs/>
                <w:sz w:val="14"/>
                <w:szCs w:val="14"/>
              </w:rPr>
              <w:t>This coating system is NOT a substitute for a coating manufacturer's recommendation.</w:t>
            </w:r>
            <w:r w:rsidRPr="00701B22">
              <w:rPr>
                <w:i/>
                <w:iCs/>
                <w:sz w:val="14"/>
                <w:szCs w:val="14"/>
              </w:rPr>
              <w:t xml:space="preserve"> REINFORCING: Continuous Exposure (Use a flake- or textile-reinforced system to resist physical abuse. Review the resin selection (probably polyester, epoxy, or modified urethane) with the coating manufacturer to ensure it is resistant to the corrosive media.); Intermittent Exposure (Use a thin film or elastomeric system. Review the resin selection (probably epoxy or modified urethane resin) with the coating manufacturer to ensure it is resistant to the corrosive media.); General (Ask the coating manufacturer to recommend reinforcing material (aggregate, mortar topping, chopped glass, or glass mat) not only to withstand moderate physical abuse, but also, where necessary, to reduce the probability of cracks developing in the coating and allowing product to leak.) In some cases, additional </w:t>
            </w:r>
            <w:proofErr w:type="gramStart"/>
            <w:r w:rsidRPr="00701B22">
              <w:rPr>
                <w:i/>
                <w:iCs/>
                <w:sz w:val="14"/>
                <w:szCs w:val="14"/>
              </w:rPr>
              <w:t>coats of</w:t>
            </w:r>
            <w:proofErr w:type="gramEnd"/>
            <w:r w:rsidRPr="00701B22">
              <w:rPr>
                <w:i/>
                <w:iCs/>
                <w:sz w:val="14"/>
                <w:szCs w:val="14"/>
              </w:rPr>
              <w:t xml:space="preserve"> material may be necessary to prepare the concrete surface for the coating system.</w:t>
            </w:r>
          </w:p>
          <w:p w14:paraId="4D0C7FF2" w14:textId="77777777" w:rsidR="004A5B9F" w:rsidRPr="00701B22" w:rsidRDefault="004A5B9F" w:rsidP="00183BC1">
            <w:pPr>
              <w:autoSpaceDE/>
              <w:autoSpaceDN/>
              <w:adjustRightInd/>
              <w:spacing w:before="54" w:line="240" w:lineRule="auto"/>
              <w:ind w:left="-74" w:right="280"/>
              <w:rPr>
                <w:i/>
                <w:iCs/>
                <w:sz w:val="14"/>
                <w:szCs w:val="14"/>
              </w:rPr>
            </w:pPr>
          </w:p>
        </w:tc>
      </w:tr>
      <w:tr w:rsidR="004A5B9F" w:rsidRPr="0005732F" w14:paraId="2245A6D0" w14:textId="77777777" w:rsidTr="00183BC1">
        <w:trPr>
          <w:trHeight w:val="288"/>
          <w:jc w:val="center"/>
        </w:trPr>
        <w:tc>
          <w:tcPr>
            <w:tcW w:w="1309" w:type="dxa"/>
            <w:vAlign w:val="center"/>
          </w:tcPr>
          <w:p w14:paraId="40355A09" w14:textId="77777777" w:rsidR="004A5B9F" w:rsidRPr="000C5718" w:rsidRDefault="004A5B9F" w:rsidP="00183BC1">
            <w:pPr>
              <w:autoSpaceDE/>
              <w:autoSpaceDN/>
              <w:adjustRightInd/>
              <w:spacing w:before="0" w:line="240" w:lineRule="auto"/>
              <w:ind w:left="35"/>
              <w:rPr>
                <w:b/>
                <w:sz w:val="16"/>
                <w:szCs w:val="16"/>
              </w:rPr>
            </w:pPr>
            <w:r w:rsidRPr="000C5718">
              <w:rPr>
                <w:b/>
                <w:sz w:val="16"/>
                <w:szCs w:val="16"/>
              </w:rPr>
              <w:t>Last Update:</w:t>
            </w:r>
          </w:p>
        </w:tc>
        <w:tc>
          <w:tcPr>
            <w:tcW w:w="4130" w:type="dxa"/>
            <w:gridSpan w:val="4"/>
            <w:vAlign w:val="center"/>
          </w:tcPr>
          <w:p w14:paraId="59CBE050" w14:textId="4CA6238D" w:rsidR="004A5B9F" w:rsidRPr="000C5718" w:rsidRDefault="00B60F1C" w:rsidP="00183BC1">
            <w:pPr>
              <w:autoSpaceDE/>
              <w:autoSpaceDN/>
              <w:adjustRightInd/>
              <w:spacing w:before="0" w:line="240" w:lineRule="auto"/>
              <w:ind w:left="35"/>
              <w:rPr>
                <w:b/>
                <w:w w:val="0"/>
                <w:sz w:val="16"/>
                <w:szCs w:val="16"/>
              </w:rPr>
            </w:pPr>
            <w:r>
              <w:rPr>
                <w:position w:val="-1"/>
                <w:sz w:val="16"/>
                <w:szCs w:val="16"/>
              </w:rPr>
              <w:t>November</w:t>
            </w:r>
            <w:r w:rsidR="00BC4C3B">
              <w:rPr>
                <w:position w:val="-1"/>
                <w:sz w:val="16"/>
                <w:szCs w:val="16"/>
              </w:rPr>
              <w:t xml:space="preserve"> 2025</w:t>
            </w:r>
          </w:p>
        </w:tc>
        <w:tc>
          <w:tcPr>
            <w:tcW w:w="2701" w:type="dxa"/>
            <w:gridSpan w:val="3"/>
            <w:vAlign w:val="center"/>
          </w:tcPr>
          <w:p w14:paraId="7D693D1E" w14:textId="77777777" w:rsidR="004A5B9F" w:rsidRPr="0005732F" w:rsidRDefault="004A5B9F" w:rsidP="00183BC1">
            <w:pPr>
              <w:rPr>
                <w:b/>
                <w:color w:val="auto"/>
                <w:sz w:val="16"/>
                <w:szCs w:val="16"/>
              </w:rPr>
            </w:pPr>
          </w:p>
        </w:tc>
        <w:tc>
          <w:tcPr>
            <w:tcW w:w="970" w:type="dxa"/>
            <w:gridSpan w:val="2"/>
            <w:vAlign w:val="center"/>
          </w:tcPr>
          <w:p w14:paraId="495AA2DB" w14:textId="77777777" w:rsidR="004A5B9F" w:rsidRPr="0005732F" w:rsidRDefault="004A5B9F" w:rsidP="00183BC1">
            <w:pPr>
              <w:jc w:val="center"/>
              <w:rPr>
                <w:b/>
                <w:color w:val="auto"/>
                <w:sz w:val="16"/>
                <w:szCs w:val="16"/>
              </w:rPr>
            </w:pPr>
          </w:p>
        </w:tc>
        <w:tc>
          <w:tcPr>
            <w:tcW w:w="814" w:type="dxa"/>
            <w:gridSpan w:val="2"/>
            <w:vAlign w:val="center"/>
          </w:tcPr>
          <w:p w14:paraId="3526883F" w14:textId="77777777" w:rsidR="004A5B9F" w:rsidRPr="0005732F" w:rsidRDefault="004A5B9F" w:rsidP="00183BC1">
            <w:pPr>
              <w:jc w:val="center"/>
              <w:rPr>
                <w:b/>
                <w:color w:val="auto"/>
                <w:sz w:val="16"/>
                <w:szCs w:val="16"/>
              </w:rPr>
            </w:pPr>
          </w:p>
        </w:tc>
      </w:tr>
    </w:tbl>
    <w:p w14:paraId="15D12F5E" w14:textId="77777777" w:rsidR="00BE08BA" w:rsidRDefault="00BE08BA" w:rsidP="00B13EA3">
      <w:pPr>
        <w:spacing w:before="0" w:line="240" w:lineRule="auto"/>
        <w:ind w:left="1170" w:hanging="540"/>
        <w:rPr>
          <w:color w:val="auto"/>
          <w:sz w:val="16"/>
          <w:szCs w:val="16"/>
          <w:lang w:val="ru-RU"/>
        </w:rPr>
      </w:pPr>
    </w:p>
    <w:p w14:paraId="37279334" w14:textId="7AC294BE" w:rsidR="00B13EA3" w:rsidRDefault="00FD2791" w:rsidP="00B13EA3">
      <w:pPr>
        <w:spacing w:before="0" w:line="240" w:lineRule="auto"/>
        <w:ind w:left="1170" w:hanging="540"/>
        <w:rPr>
          <w:color w:val="auto"/>
          <w:sz w:val="16"/>
          <w:szCs w:val="16"/>
        </w:rPr>
      </w:pPr>
      <w:r>
        <w:rPr>
          <w:color w:val="auto"/>
          <w:sz w:val="16"/>
          <w:szCs w:val="16"/>
        </w:rPr>
        <w:t>Note 1:</w:t>
      </w:r>
      <w:r w:rsidR="00637948">
        <w:rPr>
          <w:color w:val="auto"/>
          <w:sz w:val="16"/>
          <w:szCs w:val="16"/>
        </w:rPr>
        <w:tab/>
      </w:r>
      <w:r w:rsidR="00D16134" w:rsidRPr="00B13EA3">
        <w:rPr>
          <w:color w:val="auto"/>
          <w:sz w:val="16"/>
          <w:szCs w:val="16"/>
        </w:rPr>
        <w:t>*Hempel</w:t>
      </w:r>
      <w:r w:rsidR="006F2331" w:rsidRPr="00B13EA3">
        <w:rPr>
          <w:color w:val="auto"/>
          <w:sz w:val="16"/>
          <w:szCs w:val="16"/>
        </w:rPr>
        <w:t xml:space="preserve"> </w:t>
      </w:r>
      <w:r w:rsidR="00D16134" w:rsidRPr="00B13EA3">
        <w:rPr>
          <w:color w:val="auto"/>
          <w:sz w:val="16"/>
          <w:szCs w:val="16"/>
        </w:rPr>
        <w:t>to</w:t>
      </w:r>
      <w:r w:rsidR="006F2331" w:rsidRPr="00B13EA3">
        <w:rPr>
          <w:color w:val="auto"/>
          <w:sz w:val="16"/>
          <w:szCs w:val="16"/>
        </w:rPr>
        <w:t xml:space="preserve"> </w:t>
      </w:r>
      <w:r w:rsidR="00D16134" w:rsidRPr="00B13EA3">
        <w:rPr>
          <w:color w:val="auto"/>
          <w:sz w:val="16"/>
          <w:szCs w:val="16"/>
        </w:rPr>
        <w:t>include</w:t>
      </w:r>
      <w:r w:rsidR="006F2331" w:rsidRPr="00B13EA3">
        <w:rPr>
          <w:color w:val="auto"/>
          <w:sz w:val="16"/>
          <w:szCs w:val="16"/>
        </w:rPr>
        <w:t xml:space="preserve"> </w:t>
      </w:r>
      <w:r w:rsidR="00D16134" w:rsidRPr="00B13EA3">
        <w:rPr>
          <w:color w:val="auto"/>
          <w:sz w:val="16"/>
          <w:szCs w:val="16"/>
        </w:rPr>
        <w:t>a</w:t>
      </w:r>
      <w:r w:rsidR="006F2331" w:rsidRPr="00B13EA3">
        <w:rPr>
          <w:color w:val="auto"/>
          <w:sz w:val="16"/>
          <w:szCs w:val="16"/>
        </w:rPr>
        <w:t xml:space="preserve"> </w:t>
      </w:r>
      <w:r w:rsidR="00D16134" w:rsidRPr="00B13EA3">
        <w:rPr>
          <w:color w:val="auto"/>
          <w:sz w:val="16"/>
          <w:szCs w:val="16"/>
        </w:rPr>
        <w:t>concrete</w:t>
      </w:r>
      <w:r w:rsidR="006F2331" w:rsidRPr="00B13EA3">
        <w:rPr>
          <w:color w:val="auto"/>
          <w:sz w:val="16"/>
          <w:szCs w:val="16"/>
        </w:rPr>
        <w:t xml:space="preserve"> </w:t>
      </w:r>
      <w:r w:rsidR="00D16134" w:rsidRPr="00B13EA3">
        <w:rPr>
          <w:color w:val="auto"/>
          <w:sz w:val="16"/>
          <w:szCs w:val="16"/>
        </w:rPr>
        <w:t>sealer</w:t>
      </w:r>
      <w:r w:rsidR="006F2331" w:rsidRPr="00B13EA3">
        <w:rPr>
          <w:color w:val="auto"/>
          <w:sz w:val="16"/>
          <w:szCs w:val="16"/>
        </w:rPr>
        <w:t xml:space="preserve"> </w:t>
      </w:r>
      <w:proofErr w:type="spellStart"/>
      <w:r w:rsidR="00D16134" w:rsidRPr="00B13EA3">
        <w:rPr>
          <w:color w:val="auto"/>
          <w:sz w:val="16"/>
          <w:szCs w:val="16"/>
        </w:rPr>
        <w:t>Hempadur</w:t>
      </w:r>
      <w:proofErr w:type="spellEnd"/>
      <w:r w:rsidR="006F2331" w:rsidRPr="00B13EA3">
        <w:rPr>
          <w:color w:val="auto"/>
          <w:sz w:val="16"/>
          <w:szCs w:val="16"/>
        </w:rPr>
        <w:t xml:space="preserve"> </w:t>
      </w:r>
      <w:r w:rsidR="00D16134" w:rsidRPr="00B13EA3">
        <w:rPr>
          <w:color w:val="auto"/>
          <w:sz w:val="16"/>
          <w:szCs w:val="16"/>
        </w:rPr>
        <w:t>Sealer</w:t>
      </w:r>
      <w:r w:rsidR="006F2331" w:rsidRPr="00B13EA3">
        <w:rPr>
          <w:color w:val="auto"/>
          <w:sz w:val="16"/>
          <w:szCs w:val="16"/>
        </w:rPr>
        <w:t xml:space="preserve"> </w:t>
      </w:r>
      <w:r w:rsidR="00D16134" w:rsidRPr="00B13EA3">
        <w:rPr>
          <w:color w:val="auto"/>
          <w:sz w:val="16"/>
          <w:szCs w:val="16"/>
        </w:rPr>
        <w:t>05990.</w:t>
      </w:r>
    </w:p>
    <w:p w14:paraId="651D4FCE" w14:textId="786E3657" w:rsidR="00D16134" w:rsidRPr="001D3869" w:rsidRDefault="00D16134" w:rsidP="00B13EA3">
      <w:pPr>
        <w:spacing w:before="0" w:line="240" w:lineRule="auto"/>
        <w:ind w:left="1170" w:hanging="540"/>
        <w:rPr>
          <w:sz w:val="20"/>
          <w:szCs w:val="20"/>
        </w:rPr>
      </w:pPr>
      <w:r w:rsidRPr="001D3869">
        <w:rPr>
          <w:sz w:val="20"/>
          <w:szCs w:val="20"/>
        </w:rPr>
        <w:br w:type="page"/>
      </w:r>
    </w:p>
    <w:tbl>
      <w:tblPr>
        <w:tblW w:w="9974" w:type="dxa"/>
        <w:jc w:val="center"/>
        <w:tblLayout w:type="fixed"/>
        <w:tblLook w:val="01E0" w:firstRow="1" w:lastRow="1" w:firstColumn="1" w:lastColumn="1" w:noHBand="0" w:noVBand="0"/>
      </w:tblPr>
      <w:tblGrid>
        <w:gridCol w:w="1441"/>
        <w:gridCol w:w="270"/>
        <w:gridCol w:w="848"/>
        <w:gridCol w:w="2470"/>
        <w:gridCol w:w="990"/>
        <w:gridCol w:w="1908"/>
        <w:gridCol w:w="170"/>
        <w:gridCol w:w="801"/>
        <w:gridCol w:w="170"/>
        <w:gridCol w:w="906"/>
      </w:tblGrid>
      <w:tr w:rsidR="00D16134" w:rsidRPr="0005732F" w14:paraId="701338FE" w14:textId="77777777" w:rsidTr="00183BC1">
        <w:trPr>
          <w:trHeight w:val="360"/>
          <w:jc w:val="center"/>
        </w:trPr>
        <w:tc>
          <w:tcPr>
            <w:tcW w:w="9974" w:type="dxa"/>
            <w:gridSpan w:val="10"/>
            <w:tcBorders>
              <w:top w:val="single" w:sz="6" w:space="0" w:color="auto"/>
              <w:bottom w:val="single" w:sz="12" w:space="0" w:color="auto"/>
            </w:tcBorders>
            <w:shd w:val="clear" w:color="auto" w:fill="FFFFFF"/>
            <w:vAlign w:val="center"/>
          </w:tcPr>
          <w:p w14:paraId="308B6E4C" w14:textId="77777777" w:rsidR="00D16134" w:rsidRPr="0005732F" w:rsidRDefault="00D16134" w:rsidP="00183BC1">
            <w:pPr>
              <w:ind w:right="-72"/>
              <w:jc w:val="right"/>
              <w:rPr>
                <w:b/>
                <w:i/>
                <w:color w:val="auto"/>
              </w:rPr>
            </w:pPr>
            <w:r w:rsidRPr="001D3869">
              <w:rPr>
                <w:b/>
                <w:i/>
                <w:color w:val="auto"/>
              </w:rPr>
              <w:lastRenderedPageBreak/>
              <w:t xml:space="preserve">Concrete </w:t>
            </w:r>
            <w:r>
              <w:rPr>
                <w:b/>
                <w:i/>
                <w:color w:val="auto"/>
              </w:rPr>
              <w:t>Linings</w:t>
            </w:r>
          </w:p>
        </w:tc>
      </w:tr>
      <w:tr w:rsidR="00D16134" w:rsidRPr="0005732F" w14:paraId="3412D5E4" w14:textId="77777777" w:rsidTr="00183BC1">
        <w:trPr>
          <w:trHeight w:val="360"/>
          <w:jc w:val="center"/>
        </w:trPr>
        <w:tc>
          <w:tcPr>
            <w:tcW w:w="7927" w:type="dxa"/>
            <w:gridSpan w:val="6"/>
            <w:tcBorders>
              <w:top w:val="single" w:sz="12" w:space="0" w:color="auto"/>
              <w:left w:val="single" w:sz="12" w:space="0" w:color="auto"/>
              <w:bottom w:val="single" w:sz="12" w:space="0" w:color="auto"/>
            </w:tcBorders>
            <w:vAlign w:val="center"/>
          </w:tcPr>
          <w:p w14:paraId="2C7E4AE1" w14:textId="77777777" w:rsidR="00D16134" w:rsidRDefault="00D16134" w:rsidP="00183BC1">
            <w:pPr>
              <w:autoSpaceDE/>
              <w:autoSpaceDN/>
              <w:adjustRightInd/>
              <w:spacing w:before="0" w:line="240" w:lineRule="auto"/>
              <w:ind w:left="0"/>
              <w:rPr>
                <w:b/>
                <w:sz w:val="20"/>
                <w:szCs w:val="20"/>
              </w:rPr>
            </w:pPr>
            <w:r>
              <w:rPr>
                <w:b/>
                <w:sz w:val="20"/>
                <w:szCs w:val="20"/>
              </w:rPr>
              <w:t xml:space="preserve">Lining </w:t>
            </w:r>
            <w:proofErr w:type="spellStart"/>
            <w:r>
              <w:rPr>
                <w:b/>
                <w:sz w:val="20"/>
                <w:szCs w:val="20"/>
              </w:rPr>
              <w:t>Systems</w:t>
            </w:r>
            <w:r w:rsidRPr="001D3869">
              <w:rPr>
                <w:b/>
                <w:sz w:val="20"/>
                <w:szCs w:val="20"/>
              </w:rPr>
              <w:t>for</w:t>
            </w:r>
            <w:proofErr w:type="spellEnd"/>
            <w:r w:rsidRPr="001D3869">
              <w:rPr>
                <w:b/>
                <w:sz w:val="20"/>
                <w:szCs w:val="20"/>
              </w:rPr>
              <w:t xml:space="preserve"> Concrete: Service Temperatures &lt;</w:t>
            </w:r>
            <w:r>
              <w:rPr>
                <w:b/>
                <w:sz w:val="20"/>
                <w:szCs w:val="20"/>
              </w:rPr>
              <w:t>60°C (</w:t>
            </w:r>
            <w:r w:rsidRPr="001D3869">
              <w:rPr>
                <w:b/>
                <w:sz w:val="20"/>
                <w:szCs w:val="20"/>
              </w:rPr>
              <w:t>140°F</w:t>
            </w:r>
            <w:r>
              <w:rPr>
                <w:b/>
                <w:sz w:val="20"/>
                <w:szCs w:val="20"/>
              </w:rPr>
              <w:t>)</w:t>
            </w:r>
            <w:r w:rsidRPr="001D3869">
              <w:rPr>
                <w:b/>
                <w:sz w:val="20"/>
                <w:szCs w:val="20"/>
              </w:rPr>
              <w:t xml:space="preserve">, </w:t>
            </w:r>
          </w:p>
          <w:p w14:paraId="040B7514" w14:textId="77777777" w:rsidR="00D16134" w:rsidRPr="00521355" w:rsidRDefault="00D16134" w:rsidP="00183BC1">
            <w:pPr>
              <w:autoSpaceDE/>
              <w:autoSpaceDN/>
              <w:adjustRightInd/>
              <w:spacing w:before="0" w:line="240" w:lineRule="auto"/>
              <w:ind w:left="0"/>
              <w:rPr>
                <w:b/>
                <w:color w:val="auto"/>
                <w:sz w:val="20"/>
                <w:szCs w:val="20"/>
              </w:rPr>
            </w:pPr>
            <w:r w:rsidRPr="001D3869">
              <w:rPr>
                <w:b/>
                <w:sz w:val="20"/>
                <w:szCs w:val="20"/>
              </w:rPr>
              <w:t>Mild Physical Abuse, Intermittent &amp; Continuous Exposure</w:t>
            </w:r>
          </w:p>
        </w:tc>
        <w:tc>
          <w:tcPr>
            <w:tcW w:w="2047" w:type="dxa"/>
            <w:gridSpan w:val="4"/>
            <w:tcBorders>
              <w:top w:val="single" w:sz="12" w:space="0" w:color="auto"/>
              <w:bottom w:val="single" w:sz="12" w:space="0" w:color="auto"/>
              <w:right w:val="single" w:sz="12" w:space="0" w:color="auto"/>
            </w:tcBorders>
            <w:shd w:val="clear" w:color="auto" w:fill="000000"/>
            <w:vAlign w:val="center"/>
          </w:tcPr>
          <w:p w14:paraId="469743DA" w14:textId="77777777" w:rsidR="00D16134" w:rsidRPr="0005732F" w:rsidRDefault="00D16134" w:rsidP="00183BC1">
            <w:pPr>
              <w:autoSpaceDE/>
              <w:autoSpaceDN/>
              <w:adjustRightInd/>
              <w:spacing w:before="0" w:line="240" w:lineRule="auto"/>
              <w:ind w:left="0"/>
              <w:jc w:val="center"/>
              <w:rPr>
                <w:b/>
                <w:color w:val="auto"/>
                <w:sz w:val="36"/>
                <w:szCs w:val="40"/>
              </w:rPr>
            </w:pPr>
            <w:r w:rsidRPr="00B76D32">
              <w:rPr>
                <w:b/>
                <w:color w:val="auto"/>
                <w:sz w:val="36"/>
                <w:szCs w:val="24"/>
                <w:lang w:val="ru-RU"/>
              </w:rPr>
              <w:t>20.2</w:t>
            </w:r>
          </w:p>
        </w:tc>
      </w:tr>
      <w:tr w:rsidR="00D16134" w:rsidRPr="0005732F" w14:paraId="12C4D703" w14:textId="77777777" w:rsidTr="00183BC1">
        <w:trPr>
          <w:cantSplit/>
          <w:trHeight w:val="288"/>
          <w:jc w:val="center"/>
        </w:trPr>
        <w:tc>
          <w:tcPr>
            <w:tcW w:w="1711" w:type="dxa"/>
            <w:gridSpan w:val="2"/>
            <w:tcBorders>
              <w:top w:val="single" w:sz="12" w:space="0" w:color="auto"/>
            </w:tcBorders>
          </w:tcPr>
          <w:p w14:paraId="51A4618C"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Surface Prep:</w:t>
            </w:r>
          </w:p>
        </w:tc>
        <w:tc>
          <w:tcPr>
            <w:tcW w:w="3318" w:type="dxa"/>
            <w:gridSpan w:val="2"/>
            <w:tcBorders>
              <w:top w:val="single" w:sz="12" w:space="0" w:color="auto"/>
            </w:tcBorders>
          </w:tcPr>
          <w:p w14:paraId="2A3F09E8"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Follow manufacturer’s recommendation.</w:t>
            </w:r>
          </w:p>
        </w:tc>
        <w:tc>
          <w:tcPr>
            <w:tcW w:w="990" w:type="dxa"/>
            <w:tcBorders>
              <w:top w:val="single" w:sz="12" w:space="0" w:color="auto"/>
            </w:tcBorders>
          </w:tcPr>
          <w:p w14:paraId="4F6BDF26"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Touch Up:</w:t>
            </w:r>
          </w:p>
        </w:tc>
        <w:tc>
          <w:tcPr>
            <w:tcW w:w="3955" w:type="dxa"/>
            <w:gridSpan w:val="5"/>
            <w:vMerge w:val="restart"/>
            <w:tcBorders>
              <w:top w:val="single" w:sz="12" w:space="0" w:color="auto"/>
            </w:tcBorders>
          </w:tcPr>
          <w:p w14:paraId="785C94C9"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Manufacturer’s Recommendation.</w:t>
            </w:r>
          </w:p>
        </w:tc>
      </w:tr>
      <w:tr w:rsidR="00D16134" w:rsidRPr="0005732F" w14:paraId="25219307" w14:textId="77777777" w:rsidTr="00183BC1">
        <w:trPr>
          <w:cantSplit/>
          <w:trHeight w:val="288"/>
          <w:jc w:val="center"/>
        </w:trPr>
        <w:tc>
          <w:tcPr>
            <w:tcW w:w="1711" w:type="dxa"/>
            <w:gridSpan w:val="2"/>
          </w:tcPr>
          <w:p w14:paraId="24794876"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Anchor Pattern:</w:t>
            </w:r>
          </w:p>
        </w:tc>
        <w:tc>
          <w:tcPr>
            <w:tcW w:w="3318" w:type="dxa"/>
            <w:gridSpan w:val="2"/>
          </w:tcPr>
          <w:p w14:paraId="5BDD9D73"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Not applicable.</w:t>
            </w:r>
          </w:p>
        </w:tc>
        <w:tc>
          <w:tcPr>
            <w:tcW w:w="990" w:type="dxa"/>
          </w:tcPr>
          <w:p w14:paraId="5FEE22A9" w14:textId="77777777" w:rsidR="00D16134" w:rsidRPr="00F029EB" w:rsidRDefault="00D16134" w:rsidP="00183BC1">
            <w:pPr>
              <w:autoSpaceDE/>
              <w:autoSpaceDN/>
              <w:adjustRightInd/>
              <w:spacing w:before="0" w:line="240" w:lineRule="auto"/>
              <w:ind w:left="-72"/>
              <w:rPr>
                <w:sz w:val="16"/>
                <w:szCs w:val="16"/>
              </w:rPr>
            </w:pPr>
          </w:p>
        </w:tc>
        <w:tc>
          <w:tcPr>
            <w:tcW w:w="3955" w:type="dxa"/>
            <w:gridSpan w:val="5"/>
            <w:vMerge/>
          </w:tcPr>
          <w:p w14:paraId="4DB49E16" w14:textId="77777777" w:rsidR="00D16134" w:rsidRPr="0005732F" w:rsidRDefault="00D16134" w:rsidP="00183BC1">
            <w:pPr>
              <w:rPr>
                <w:color w:val="auto"/>
              </w:rPr>
            </w:pPr>
          </w:p>
        </w:tc>
      </w:tr>
      <w:tr w:rsidR="00D16134" w:rsidRPr="008A0A84" w14:paraId="2639EC37" w14:textId="77777777" w:rsidTr="00183BC1">
        <w:trPr>
          <w:cantSplit/>
          <w:trHeight w:val="288"/>
          <w:jc w:val="center"/>
        </w:trPr>
        <w:tc>
          <w:tcPr>
            <w:tcW w:w="1711" w:type="dxa"/>
            <w:gridSpan w:val="2"/>
            <w:tcBorders>
              <w:bottom w:val="single" w:sz="12" w:space="0" w:color="auto"/>
            </w:tcBorders>
          </w:tcPr>
          <w:p w14:paraId="14122FA3"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Total DFT:</w:t>
            </w:r>
          </w:p>
        </w:tc>
        <w:tc>
          <w:tcPr>
            <w:tcW w:w="3318" w:type="dxa"/>
            <w:gridSpan w:val="2"/>
            <w:tcBorders>
              <w:bottom w:val="single" w:sz="12" w:space="0" w:color="auto"/>
            </w:tcBorders>
          </w:tcPr>
          <w:p w14:paraId="18BA4D9E"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Varies with manufacturer.</w:t>
            </w:r>
          </w:p>
        </w:tc>
        <w:tc>
          <w:tcPr>
            <w:tcW w:w="990" w:type="dxa"/>
            <w:tcBorders>
              <w:bottom w:val="single" w:sz="12" w:space="0" w:color="auto"/>
            </w:tcBorders>
          </w:tcPr>
          <w:p w14:paraId="3E40723A" w14:textId="77777777" w:rsidR="00D16134" w:rsidRPr="00F029EB" w:rsidRDefault="00D16134" w:rsidP="00183BC1">
            <w:pPr>
              <w:autoSpaceDE/>
              <w:autoSpaceDN/>
              <w:adjustRightInd/>
              <w:spacing w:before="0" w:line="240" w:lineRule="auto"/>
              <w:ind w:left="-72"/>
              <w:rPr>
                <w:sz w:val="16"/>
                <w:szCs w:val="16"/>
              </w:rPr>
            </w:pPr>
          </w:p>
        </w:tc>
        <w:tc>
          <w:tcPr>
            <w:tcW w:w="3955" w:type="dxa"/>
            <w:gridSpan w:val="5"/>
            <w:vMerge/>
            <w:tcBorders>
              <w:bottom w:val="single" w:sz="12" w:space="0" w:color="auto"/>
            </w:tcBorders>
          </w:tcPr>
          <w:p w14:paraId="496AEE04" w14:textId="77777777" w:rsidR="00D16134" w:rsidRPr="006952A6" w:rsidRDefault="00D16134" w:rsidP="00183BC1">
            <w:pPr>
              <w:rPr>
                <w:color w:val="auto"/>
                <w:lang w:val="ru-RU"/>
              </w:rPr>
            </w:pPr>
          </w:p>
        </w:tc>
      </w:tr>
      <w:tr w:rsidR="00D16134" w:rsidRPr="0005732F" w14:paraId="1B6E70A3" w14:textId="77777777" w:rsidTr="00183BC1">
        <w:trPr>
          <w:trHeight w:val="360"/>
          <w:jc w:val="center"/>
        </w:trPr>
        <w:tc>
          <w:tcPr>
            <w:tcW w:w="2559" w:type="dxa"/>
            <w:gridSpan w:val="3"/>
            <w:tcBorders>
              <w:top w:val="single" w:sz="12" w:space="0" w:color="auto"/>
              <w:left w:val="single" w:sz="12" w:space="0" w:color="auto"/>
              <w:bottom w:val="single" w:sz="12" w:space="0" w:color="auto"/>
            </w:tcBorders>
            <w:shd w:val="clear" w:color="auto" w:fill="000000"/>
            <w:vAlign w:val="center"/>
          </w:tcPr>
          <w:p w14:paraId="1727CEE1"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470" w:type="dxa"/>
            <w:tcBorders>
              <w:top w:val="single" w:sz="12" w:space="0" w:color="auto"/>
              <w:bottom w:val="single" w:sz="12" w:space="0" w:color="auto"/>
            </w:tcBorders>
            <w:shd w:val="clear" w:color="auto" w:fill="000000"/>
            <w:vAlign w:val="center"/>
          </w:tcPr>
          <w:p w14:paraId="6D38397E"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898" w:type="dxa"/>
            <w:gridSpan w:val="2"/>
            <w:tcBorders>
              <w:top w:val="single" w:sz="12" w:space="0" w:color="auto"/>
              <w:bottom w:val="single" w:sz="12" w:space="0" w:color="auto"/>
            </w:tcBorders>
            <w:shd w:val="clear" w:color="auto" w:fill="000000"/>
            <w:vAlign w:val="center"/>
          </w:tcPr>
          <w:p w14:paraId="210299FA"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gridSpan w:val="2"/>
            <w:tcBorders>
              <w:top w:val="single" w:sz="12" w:space="0" w:color="auto"/>
              <w:bottom w:val="single" w:sz="12" w:space="0" w:color="auto"/>
            </w:tcBorders>
            <w:shd w:val="clear" w:color="auto" w:fill="000000"/>
            <w:vAlign w:val="center"/>
          </w:tcPr>
          <w:p w14:paraId="7BD9C164" w14:textId="77777777" w:rsidR="00D16134" w:rsidRPr="001D3869" w:rsidRDefault="00D16134" w:rsidP="00183BC1">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076" w:type="dxa"/>
            <w:gridSpan w:val="2"/>
            <w:tcBorders>
              <w:top w:val="single" w:sz="12" w:space="0" w:color="auto"/>
              <w:bottom w:val="single" w:sz="12" w:space="0" w:color="auto"/>
              <w:right w:val="single" w:sz="12" w:space="0" w:color="auto"/>
            </w:tcBorders>
            <w:shd w:val="clear" w:color="auto" w:fill="000000"/>
            <w:vAlign w:val="center"/>
          </w:tcPr>
          <w:p w14:paraId="6BDD14A8"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By Max</w:t>
            </w:r>
            <w:r w:rsidRPr="001D3869">
              <w:rPr>
                <w:b/>
                <w:color w:val="FFFFFF"/>
                <w:sz w:val="16"/>
                <w:szCs w:val="16"/>
              </w:rPr>
              <w:br/>
              <w:t>Svc Temp</w:t>
            </w:r>
          </w:p>
        </w:tc>
      </w:tr>
      <w:tr w:rsidR="00D16134" w:rsidRPr="0005732F" w14:paraId="3021B92F" w14:textId="77777777" w:rsidTr="00183BC1">
        <w:trPr>
          <w:trHeight w:val="288"/>
          <w:jc w:val="center"/>
        </w:trPr>
        <w:tc>
          <w:tcPr>
            <w:tcW w:w="2559" w:type="dxa"/>
            <w:gridSpan w:val="3"/>
            <w:vAlign w:val="center"/>
          </w:tcPr>
          <w:p w14:paraId="76E3DD93" w14:textId="77777777" w:rsidR="00D16134" w:rsidRPr="001D3869" w:rsidRDefault="00D16134" w:rsidP="00183BC1">
            <w:pPr>
              <w:autoSpaceDE/>
              <w:autoSpaceDN/>
              <w:adjustRightInd/>
              <w:spacing w:before="0" w:line="240" w:lineRule="auto"/>
              <w:ind w:left="0"/>
              <w:rPr>
                <w:b/>
                <w:sz w:val="16"/>
                <w:szCs w:val="16"/>
              </w:rPr>
            </w:pPr>
            <w:r w:rsidRPr="001D3869">
              <w:rPr>
                <w:b/>
                <w:sz w:val="16"/>
                <w:szCs w:val="16"/>
              </w:rPr>
              <w:t>PRIMER</w:t>
            </w:r>
          </w:p>
        </w:tc>
        <w:tc>
          <w:tcPr>
            <w:tcW w:w="2470" w:type="dxa"/>
            <w:vAlign w:val="center"/>
          </w:tcPr>
          <w:p w14:paraId="1EB851BB"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98" w:type="dxa"/>
            <w:gridSpan w:val="2"/>
            <w:vAlign w:val="center"/>
          </w:tcPr>
          <w:p w14:paraId="20243A31" w14:textId="77777777" w:rsidR="00D16134" w:rsidRPr="00D24B1C" w:rsidRDefault="00D16134" w:rsidP="00183BC1">
            <w:pPr>
              <w:autoSpaceDE/>
              <w:autoSpaceDN/>
              <w:adjustRightInd/>
              <w:spacing w:before="0" w:line="240" w:lineRule="auto"/>
              <w:ind w:left="0"/>
              <w:rPr>
                <w:color w:val="auto"/>
                <w:sz w:val="16"/>
                <w:szCs w:val="24"/>
                <w:lang w:val="ru-RU"/>
              </w:rPr>
            </w:pPr>
            <w:r w:rsidRPr="00D24B1C">
              <w:rPr>
                <w:color w:val="auto"/>
                <w:sz w:val="16"/>
                <w:szCs w:val="24"/>
                <w:lang w:val="ru-RU"/>
              </w:rPr>
              <w:t>Semstone 110</w:t>
            </w:r>
          </w:p>
        </w:tc>
        <w:tc>
          <w:tcPr>
            <w:tcW w:w="971" w:type="dxa"/>
            <w:gridSpan w:val="2"/>
            <w:vAlign w:val="center"/>
          </w:tcPr>
          <w:p w14:paraId="28D939AD" w14:textId="77777777" w:rsidR="00D16134" w:rsidRPr="00AD544E" w:rsidRDefault="00D16134" w:rsidP="00183BC1">
            <w:pPr>
              <w:autoSpaceDE/>
              <w:autoSpaceDN/>
              <w:adjustRightInd/>
              <w:spacing w:before="0" w:line="240" w:lineRule="auto"/>
              <w:ind w:left="0"/>
              <w:jc w:val="center"/>
              <w:rPr>
                <w:color w:val="auto"/>
                <w:sz w:val="16"/>
                <w:szCs w:val="24"/>
                <w:lang w:val="ru-RU"/>
              </w:rPr>
            </w:pPr>
            <w:r w:rsidRPr="00AD544E">
              <w:rPr>
                <w:color w:val="auto"/>
                <w:sz w:val="16"/>
                <w:szCs w:val="24"/>
                <w:lang w:val="ru-RU"/>
              </w:rPr>
              <w:t>0</w:t>
            </w:r>
          </w:p>
        </w:tc>
        <w:tc>
          <w:tcPr>
            <w:tcW w:w="1076" w:type="dxa"/>
            <w:gridSpan w:val="2"/>
            <w:vAlign w:val="center"/>
          </w:tcPr>
          <w:p w14:paraId="30866D74" w14:textId="77777777" w:rsidR="00D16134" w:rsidRPr="0005732F" w:rsidRDefault="00D16134" w:rsidP="00183BC1">
            <w:pPr>
              <w:jc w:val="center"/>
              <w:rPr>
                <w:color w:val="auto"/>
                <w:sz w:val="16"/>
                <w:szCs w:val="16"/>
              </w:rPr>
            </w:pPr>
          </w:p>
        </w:tc>
      </w:tr>
      <w:tr w:rsidR="00F530A0" w:rsidRPr="0005732F" w14:paraId="30A53550" w14:textId="77777777" w:rsidTr="00183BC1">
        <w:trPr>
          <w:trHeight w:val="288"/>
          <w:jc w:val="center"/>
        </w:trPr>
        <w:tc>
          <w:tcPr>
            <w:tcW w:w="2559" w:type="dxa"/>
            <w:gridSpan w:val="3"/>
            <w:vAlign w:val="center"/>
          </w:tcPr>
          <w:p w14:paraId="381BA75F" w14:textId="77777777" w:rsidR="00F530A0" w:rsidRPr="001D3869" w:rsidRDefault="00F530A0" w:rsidP="00183BC1">
            <w:pPr>
              <w:autoSpaceDE/>
              <w:autoSpaceDN/>
              <w:adjustRightInd/>
              <w:spacing w:before="0" w:line="240" w:lineRule="auto"/>
              <w:ind w:left="0"/>
              <w:rPr>
                <w:b/>
                <w:sz w:val="16"/>
                <w:szCs w:val="16"/>
              </w:rPr>
            </w:pPr>
          </w:p>
        </w:tc>
        <w:tc>
          <w:tcPr>
            <w:tcW w:w="2470" w:type="dxa"/>
            <w:vAlign w:val="center"/>
          </w:tcPr>
          <w:p w14:paraId="17F0A9D3" w14:textId="2A32F885" w:rsidR="00F530A0" w:rsidRPr="00E26578" w:rsidRDefault="00F530A0" w:rsidP="00183BC1">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98" w:type="dxa"/>
            <w:gridSpan w:val="2"/>
            <w:vAlign w:val="center"/>
          </w:tcPr>
          <w:p w14:paraId="06AFD3FB" w14:textId="0074BD2B" w:rsidR="00F530A0" w:rsidRPr="00D24B1C" w:rsidRDefault="00F530A0" w:rsidP="00183BC1">
            <w:pPr>
              <w:autoSpaceDE/>
              <w:autoSpaceDN/>
              <w:adjustRightInd/>
              <w:spacing w:before="0" w:line="240" w:lineRule="auto"/>
              <w:ind w:left="0"/>
              <w:rPr>
                <w:color w:val="auto"/>
                <w:sz w:val="16"/>
                <w:szCs w:val="24"/>
                <w:lang w:val="ru-RU"/>
              </w:rPr>
            </w:pPr>
            <w:proofErr w:type="spellStart"/>
            <w:r w:rsidRPr="00D24B1C">
              <w:rPr>
                <w:color w:val="auto"/>
                <w:sz w:val="16"/>
                <w:szCs w:val="24"/>
              </w:rPr>
              <w:t>Polyglass</w:t>
            </w:r>
            <w:proofErr w:type="spellEnd"/>
            <w:r w:rsidRPr="00D24B1C">
              <w:rPr>
                <w:color w:val="auto"/>
                <w:sz w:val="16"/>
                <w:szCs w:val="24"/>
              </w:rPr>
              <w:t xml:space="preserve"> WCP</w:t>
            </w:r>
          </w:p>
        </w:tc>
        <w:tc>
          <w:tcPr>
            <w:tcW w:w="971" w:type="dxa"/>
            <w:gridSpan w:val="2"/>
            <w:vAlign w:val="center"/>
          </w:tcPr>
          <w:p w14:paraId="2263ECDF" w14:textId="1989CC9A" w:rsidR="00F530A0" w:rsidRPr="006A01C9" w:rsidRDefault="00F530A0" w:rsidP="00183BC1">
            <w:pPr>
              <w:autoSpaceDE/>
              <w:autoSpaceDN/>
              <w:adjustRightInd/>
              <w:spacing w:before="0" w:line="240" w:lineRule="auto"/>
              <w:ind w:left="0"/>
              <w:jc w:val="center"/>
              <w:rPr>
                <w:color w:val="auto"/>
                <w:sz w:val="16"/>
                <w:szCs w:val="24"/>
                <w:lang w:val="ru-RU"/>
              </w:rPr>
            </w:pPr>
            <w:r w:rsidRPr="006A01C9">
              <w:rPr>
                <w:color w:val="auto"/>
                <w:sz w:val="16"/>
                <w:szCs w:val="24"/>
              </w:rPr>
              <w:t>181</w:t>
            </w:r>
          </w:p>
        </w:tc>
        <w:tc>
          <w:tcPr>
            <w:tcW w:w="1076" w:type="dxa"/>
            <w:gridSpan w:val="2"/>
            <w:vAlign w:val="center"/>
          </w:tcPr>
          <w:p w14:paraId="6E82F2B0" w14:textId="77777777" w:rsidR="00F530A0" w:rsidRPr="006A01C9" w:rsidRDefault="00F530A0" w:rsidP="00183BC1">
            <w:pPr>
              <w:jc w:val="center"/>
              <w:rPr>
                <w:color w:val="auto"/>
                <w:sz w:val="16"/>
                <w:szCs w:val="16"/>
              </w:rPr>
            </w:pPr>
          </w:p>
        </w:tc>
      </w:tr>
      <w:tr w:rsidR="00D62B8C" w:rsidRPr="0005732F" w14:paraId="27814B75" w14:textId="77777777" w:rsidTr="00183BC1">
        <w:trPr>
          <w:trHeight w:val="288"/>
          <w:jc w:val="center"/>
        </w:trPr>
        <w:tc>
          <w:tcPr>
            <w:tcW w:w="2559" w:type="dxa"/>
            <w:gridSpan w:val="3"/>
            <w:vAlign w:val="center"/>
          </w:tcPr>
          <w:p w14:paraId="18CA02D7" w14:textId="77777777" w:rsidR="00D62B8C" w:rsidRPr="001D3869" w:rsidRDefault="00D62B8C" w:rsidP="00D62B8C">
            <w:pPr>
              <w:autoSpaceDE/>
              <w:autoSpaceDN/>
              <w:adjustRightInd/>
              <w:spacing w:before="0" w:line="240" w:lineRule="auto"/>
              <w:ind w:left="0"/>
              <w:rPr>
                <w:b/>
                <w:sz w:val="16"/>
                <w:szCs w:val="16"/>
              </w:rPr>
            </w:pPr>
            <w:r w:rsidRPr="0005645C">
              <w:rPr>
                <w:b/>
                <w:sz w:val="16"/>
                <w:szCs w:val="16"/>
              </w:rPr>
              <w:t>Epoxy</w:t>
            </w:r>
          </w:p>
        </w:tc>
        <w:tc>
          <w:tcPr>
            <w:tcW w:w="2470" w:type="dxa"/>
            <w:vAlign w:val="center"/>
          </w:tcPr>
          <w:p w14:paraId="18DB9F84" w14:textId="77777777" w:rsidR="00D62B8C" w:rsidRPr="00AD544E" w:rsidRDefault="00D62B8C" w:rsidP="00D62B8C">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98" w:type="dxa"/>
            <w:gridSpan w:val="2"/>
            <w:vAlign w:val="center"/>
          </w:tcPr>
          <w:p w14:paraId="3BED42A2" w14:textId="2FC6EBBB" w:rsidR="00682CC7" w:rsidRPr="00D24B1C" w:rsidRDefault="00D62B8C" w:rsidP="00D62B8C">
            <w:pPr>
              <w:autoSpaceDE/>
              <w:autoSpaceDN/>
              <w:adjustRightInd/>
              <w:spacing w:before="0" w:line="240" w:lineRule="auto"/>
              <w:ind w:left="0"/>
              <w:rPr>
                <w:color w:val="auto"/>
                <w:sz w:val="16"/>
                <w:szCs w:val="24"/>
              </w:rPr>
            </w:pPr>
            <w:r w:rsidRPr="00D24B1C">
              <w:rPr>
                <w:color w:val="auto"/>
                <w:sz w:val="16"/>
                <w:szCs w:val="24"/>
                <w:lang w:val="ru-RU"/>
              </w:rPr>
              <w:t>Hempadur 45751</w:t>
            </w:r>
            <w:r w:rsidR="00682CC7" w:rsidRPr="00D24B1C">
              <w:rPr>
                <w:color w:val="auto"/>
                <w:sz w:val="16"/>
                <w:szCs w:val="24"/>
              </w:rPr>
              <w:t>*</w:t>
            </w:r>
          </w:p>
          <w:p w14:paraId="3C834147" w14:textId="3EC406A0" w:rsidR="00D62B8C" w:rsidRPr="00D24B1C" w:rsidRDefault="00D62B8C" w:rsidP="00D62B8C">
            <w:pPr>
              <w:autoSpaceDE/>
              <w:autoSpaceDN/>
              <w:adjustRightInd/>
              <w:spacing w:before="0" w:line="240" w:lineRule="auto"/>
              <w:ind w:left="0"/>
              <w:rPr>
                <w:color w:val="auto"/>
                <w:sz w:val="16"/>
                <w:szCs w:val="24"/>
              </w:rPr>
            </w:pPr>
            <w:r w:rsidRPr="00D24B1C">
              <w:rPr>
                <w:color w:val="auto"/>
                <w:sz w:val="16"/>
                <w:szCs w:val="24"/>
                <w:lang w:val="ru-RU"/>
              </w:rPr>
              <w:t xml:space="preserve">Hempadur </w:t>
            </w:r>
            <w:r w:rsidRPr="00D24B1C">
              <w:rPr>
                <w:color w:val="auto"/>
                <w:sz w:val="16"/>
                <w:szCs w:val="24"/>
              </w:rPr>
              <w:t>4575</w:t>
            </w:r>
            <w:r w:rsidRPr="00D24B1C">
              <w:rPr>
                <w:color w:val="auto"/>
                <w:sz w:val="16"/>
                <w:szCs w:val="24"/>
                <w:lang w:val="ru-RU"/>
              </w:rPr>
              <w:t>3</w:t>
            </w:r>
            <w:r w:rsidR="00682CC7" w:rsidRPr="00D24B1C">
              <w:rPr>
                <w:color w:val="auto"/>
                <w:sz w:val="16"/>
                <w:szCs w:val="24"/>
              </w:rPr>
              <w:t>*</w:t>
            </w:r>
          </w:p>
        </w:tc>
        <w:tc>
          <w:tcPr>
            <w:tcW w:w="971" w:type="dxa"/>
            <w:gridSpan w:val="2"/>
            <w:vAlign w:val="center"/>
          </w:tcPr>
          <w:p w14:paraId="126C0EB9" w14:textId="77777777" w:rsidR="00D62B8C" w:rsidRPr="006A01C9" w:rsidRDefault="00D62B8C" w:rsidP="00D62B8C">
            <w:pPr>
              <w:autoSpaceDE/>
              <w:autoSpaceDN/>
              <w:adjustRightInd/>
              <w:spacing w:before="0" w:line="240" w:lineRule="auto"/>
              <w:ind w:left="0"/>
              <w:jc w:val="center"/>
              <w:rPr>
                <w:color w:val="auto"/>
                <w:sz w:val="16"/>
                <w:szCs w:val="24"/>
                <w:lang w:val="ru-RU"/>
              </w:rPr>
            </w:pPr>
            <w:r w:rsidRPr="006A01C9">
              <w:rPr>
                <w:color w:val="auto"/>
                <w:sz w:val="16"/>
                <w:szCs w:val="24"/>
                <w:lang w:val="ru-RU"/>
              </w:rPr>
              <w:t>245-255</w:t>
            </w:r>
          </w:p>
        </w:tc>
        <w:tc>
          <w:tcPr>
            <w:tcW w:w="1076" w:type="dxa"/>
            <w:gridSpan w:val="2"/>
            <w:vAlign w:val="center"/>
          </w:tcPr>
          <w:p w14:paraId="567D7F16" w14:textId="77777777" w:rsidR="00D62B8C" w:rsidRPr="006A01C9" w:rsidRDefault="00D62B8C" w:rsidP="00D62B8C">
            <w:pPr>
              <w:jc w:val="center"/>
              <w:rPr>
                <w:color w:val="auto"/>
                <w:sz w:val="16"/>
                <w:szCs w:val="16"/>
              </w:rPr>
            </w:pPr>
          </w:p>
        </w:tc>
      </w:tr>
      <w:tr w:rsidR="00D62B8C" w:rsidRPr="0005732F" w14:paraId="791F7A73" w14:textId="77777777" w:rsidTr="00183BC1">
        <w:trPr>
          <w:trHeight w:val="288"/>
          <w:jc w:val="center"/>
        </w:trPr>
        <w:tc>
          <w:tcPr>
            <w:tcW w:w="2559" w:type="dxa"/>
            <w:gridSpan w:val="3"/>
            <w:vAlign w:val="center"/>
          </w:tcPr>
          <w:p w14:paraId="26388087" w14:textId="77777777" w:rsidR="00D62B8C" w:rsidRPr="0005645C" w:rsidRDefault="00D62B8C" w:rsidP="00D62B8C">
            <w:pPr>
              <w:autoSpaceDE/>
              <w:autoSpaceDN/>
              <w:adjustRightInd/>
              <w:spacing w:before="0" w:line="240" w:lineRule="auto"/>
              <w:ind w:left="0"/>
              <w:rPr>
                <w:b/>
                <w:sz w:val="16"/>
                <w:szCs w:val="16"/>
              </w:rPr>
            </w:pPr>
            <w:r w:rsidRPr="0005645C">
              <w:rPr>
                <w:b/>
                <w:sz w:val="16"/>
                <w:szCs w:val="16"/>
              </w:rPr>
              <w:t>Thickness Varies with Manufacturer</w:t>
            </w:r>
          </w:p>
        </w:tc>
        <w:tc>
          <w:tcPr>
            <w:tcW w:w="2470" w:type="dxa"/>
            <w:vAlign w:val="center"/>
          </w:tcPr>
          <w:p w14:paraId="60A77749" w14:textId="77777777" w:rsidR="00D62B8C" w:rsidRPr="00AD544E" w:rsidRDefault="00D62B8C" w:rsidP="00D62B8C">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98" w:type="dxa"/>
            <w:gridSpan w:val="2"/>
            <w:vAlign w:val="center"/>
          </w:tcPr>
          <w:p w14:paraId="2BC1DF21" w14:textId="50164E74" w:rsidR="00682CC7" w:rsidRPr="00D24B1C" w:rsidRDefault="00D62B8C" w:rsidP="00D62B8C">
            <w:pPr>
              <w:autoSpaceDE/>
              <w:autoSpaceDN/>
              <w:adjustRightInd/>
              <w:spacing w:before="0" w:line="240" w:lineRule="auto"/>
              <w:ind w:left="0"/>
              <w:rPr>
                <w:color w:val="auto"/>
                <w:sz w:val="16"/>
                <w:szCs w:val="24"/>
              </w:rPr>
            </w:pPr>
            <w:r w:rsidRPr="00D24B1C">
              <w:rPr>
                <w:color w:val="auto"/>
                <w:sz w:val="16"/>
                <w:szCs w:val="24"/>
                <w:lang w:val="ru-RU"/>
              </w:rPr>
              <w:t>Hempadur 35530</w:t>
            </w:r>
            <w:r w:rsidR="00682CC7" w:rsidRPr="00D24B1C">
              <w:rPr>
                <w:color w:val="auto"/>
                <w:sz w:val="16"/>
                <w:szCs w:val="24"/>
              </w:rPr>
              <w:t>*</w:t>
            </w:r>
          </w:p>
          <w:p w14:paraId="139806DC" w14:textId="3427F8CA" w:rsidR="00D62B8C" w:rsidRPr="00D24B1C" w:rsidRDefault="00D62B8C" w:rsidP="00D62B8C">
            <w:pPr>
              <w:autoSpaceDE/>
              <w:autoSpaceDN/>
              <w:adjustRightInd/>
              <w:spacing w:before="0" w:line="240" w:lineRule="auto"/>
              <w:ind w:left="0"/>
              <w:rPr>
                <w:color w:val="auto"/>
                <w:sz w:val="16"/>
                <w:szCs w:val="24"/>
              </w:rPr>
            </w:pPr>
            <w:r w:rsidRPr="00D24B1C">
              <w:rPr>
                <w:color w:val="auto"/>
                <w:sz w:val="16"/>
                <w:szCs w:val="24"/>
                <w:lang w:val="ru-RU"/>
              </w:rPr>
              <w:t>Hempadur 35560</w:t>
            </w:r>
            <w:r w:rsidR="00682CC7" w:rsidRPr="00D24B1C">
              <w:rPr>
                <w:color w:val="auto"/>
                <w:sz w:val="16"/>
                <w:szCs w:val="24"/>
              </w:rPr>
              <w:t>*</w:t>
            </w:r>
          </w:p>
        </w:tc>
        <w:tc>
          <w:tcPr>
            <w:tcW w:w="971" w:type="dxa"/>
            <w:gridSpan w:val="2"/>
            <w:vAlign w:val="center"/>
          </w:tcPr>
          <w:p w14:paraId="4A4BE982" w14:textId="77777777" w:rsidR="00D62B8C" w:rsidRPr="006A01C9" w:rsidRDefault="00D62B8C" w:rsidP="00D62B8C">
            <w:pPr>
              <w:autoSpaceDE/>
              <w:autoSpaceDN/>
              <w:adjustRightInd/>
              <w:spacing w:before="0" w:line="240" w:lineRule="auto"/>
              <w:ind w:left="0"/>
              <w:jc w:val="center"/>
              <w:rPr>
                <w:color w:val="auto"/>
                <w:sz w:val="16"/>
                <w:szCs w:val="24"/>
                <w:lang w:val="ru-RU"/>
              </w:rPr>
            </w:pPr>
            <w:r w:rsidRPr="006A01C9">
              <w:rPr>
                <w:color w:val="auto"/>
                <w:sz w:val="16"/>
                <w:szCs w:val="24"/>
                <w:lang w:val="ru-RU"/>
              </w:rPr>
              <w:t>9-154</w:t>
            </w:r>
          </w:p>
        </w:tc>
        <w:tc>
          <w:tcPr>
            <w:tcW w:w="1076" w:type="dxa"/>
            <w:gridSpan w:val="2"/>
            <w:vAlign w:val="center"/>
          </w:tcPr>
          <w:p w14:paraId="5D49F3EC" w14:textId="77777777" w:rsidR="00D62B8C" w:rsidRPr="006A01C9" w:rsidRDefault="00D62B8C" w:rsidP="00D62B8C">
            <w:pPr>
              <w:jc w:val="center"/>
              <w:rPr>
                <w:color w:val="auto"/>
                <w:sz w:val="16"/>
                <w:szCs w:val="16"/>
              </w:rPr>
            </w:pPr>
          </w:p>
        </w:tc>
      </w:tr>
      <w:tr w:rsidR="00F530A0" w:rsidRPr="0005732F" w14:paraId="1248637A" w14:textId="77777777" w:rsidTr="00183BC1">
        <w:trPr>
          <w:trHeight w:val="288"/>
          <w:jc w:val="center"/>
        </w:trPr>
        <w:tc>
          <w:tcPr>
            <w:tcW w:w="2559" w:type="dxa"/>
            <w:gridSpan w:val="3"/>
            <w:vAlign w:val="center"/>
          </w:tcPr>
          <w:p w14:paraId="47A98630" w14:textId="77777777" w:rsidR="00F530A0" w:rsidRPr="00E26578" w:rsidRDefault="00F530A0" w:rsidP="00183BC1">
            <w:pPr>
              <w:autoSpaceDE/>
              <w:autoSpaceDN/>
              <w:adjustRightInd/>
              <w:spacing w:before="0" w:line="240" w:lineRule="auto"/>
              <w:ind w:left="0"/>
              <w:rPr>
                <w:b/>
                <w:color w:val="auto"/>
                <w:sz w:val="16"/>
                <w:szCs w:val="24"/>
              </w:rPr>
            </w:pPr>
          </w:p>
        </w:tc>
        <w:tc>
          <w:tcPr>
            <w:tcW w:w="2470" w:type="dxa"/>
            <w:vAlign w:val="center"/>
          </w:tcPr>
          <w:p w14:paraId="4D8DB561" w14:textId="77777777" w:rsidR="00F530A0" w:rsidRPr="00AD544E"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98" w:type="dxa"/>
            <w:gridSpan w:val="2"/>
            <w:vAlign w:val="center"/>
          </w:tcPr>
          <w:p w14:paraId="50743130" w14:textId="77777777" w:rsidR="00F530A0" w:rsidRPr="00D24B1C" w:rsidRDefault="00F530A0" w:rsidP="00183BC1">
            <w:pPr>
              <w:autoSpaceDE/>
              <w:autoSpaceDN/>
              <w:adjustRightInd/>
              <w:spacing w:before="0" w:line="240" w:lineRule="auto"/>
              <w:ind w:left="0"/>
              <w:rPr>
                <w:color w:val="auto"/>
                <w:sz w:val="16"/>
                <w:szCs w:val="24"/>
                <w:lang w:val="ru-RU"/>
              </w:rPr>
            </w:pPr>
            <w:r w:rsidRPr="00D24B1C">
              <w:rPr>
                <w:color w:val="auto"/>
                <w:sz w:val="16"/>
                <w:szCs w:val="24"/>
                <w:lang w:val="ru-RU"/>
              </w:rPr>
              <w:t>Ceilcote 680M</w:t>
            </w:r>
          </w:p>
        </w:tc>
        <w:tc>
          <w:tcPr>
            <w:tcW w:w="971" w:type="dxa"/>
            <w:gridSpan w:val="2"/>
            <w:vAlign w:val="center"/>
          </w:tcPr>
          <w:p w14:paraId="148FEE4F" w14:textId="77777777" w:rsidR="00F530A0" w:rsidRPr="006A01C9" w:rsidRDefault="00F530A0" w:rsidP="00183BC1">
            <w:pPr>
              <w:autoSpaceDE/>
              <w:autoSpaceDN/>
              <w:adjustRightInd/>
              <w:spacing w:before="0" w:line="240" w:lineRule="auto"/>
              <w:ind w:left="0"/>
              <w:jc w:val="center"/>
              <w:rPr>
                <w:color w:val="auto"/>
                <w:sz w:val="16"/>
                <w:szCs w:val="24"/>
                <w:lang w:val="ru-RU"/>
              </w:rPr>
            </w:pPr>
            <w:r w:rsidRPr="006A01C9">
              <w:rPr>
                <w:color w:val="auto"/>
                <w:sz w:val="16"/>
                <w:szCs w:val="24"/>
                <w:lang w:val="ru-RU"/>
              </w:rPr>
              <w:t>180</w:t>
            </w:r>
          </w:p>
        </w:tc>
        <w:tc>
          <w:tcPr>
            <w:tcW w:w="1076" w:type="dxa"/>
            <w:gridSpan w:val="2"/>
            <w:vAlign w:val="center"/>
          </w:tcPr>
          <w:p w14:paraId="70B60771" w14:textId="77777777" w:rsidR="00F530A0" w:rsidRPr="006A01C9" w:rsidRDefault="00F530A0" w:rsidP="00183BC1">
            <w:pPr>
              <w:jc w:val="center"/>
              <w:rPr>
                <w:color w:val="auto"/>
                <w:sz w:val="16"/>
                <w:szCs w:val="16"/>
              </w:rPr>
            </w:pPr>
          </w:p>
        </w:tc>
      </w:tr>
      <w:tr w:rsidR="00F530A0" w:rsidRPr="0005732F" w14:paraId="4E5B7CF3" w14:textId="77777777" w:rsidTr="00183BC1">
        <w:trPr>
          <w:trHeight w:val="288"/>
          <w:jc w:val="center"/>
        </w:trPr>
        <w:tc>
          <w:tcPr>
            <w:tcW w:w="2559" w:type="dxa"/>
            <w:gridSpan w:val="3"/>
            <w:vAlign w:val="center"/>
          </w:tcPr>
          <w:p w14:paraId="7E1D08AC" w14:textId="77777777" w:rsidR="00F530A0" w:rsidRPr="0005732F" w:rsidRDefault="00F530A0" w:rsidP="00183BC1">
            <w:pPr>
              <w:rPr>
                <w:b/>
                <w:color w:val="auto"/>
                <w:sz w:val="16"/>
                <w:szCs w:val="16"/>
              </w:rPr>
            </w:pPr>
          </w:p>
        </w:tc>
        <w:tc>
          <w:tcPr>
            <w:tcW w:w="2470" w:type="dxa"/>
            <w:vAlign w:val="center"/>
          </w:tcPr>
          <w:p w14:paraId="3AE2A805" w14:textId="77777777" w:rsidR="00F530A0" w:rsidRPr="00AD544E"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98" w:type="dxa"/>
            <w:gridSpan w:val="2"/>
            <w:vAlign w:val="center"/>
          </w:tcPr>
          <w:p w14:paraId="24549345" w14:textId="77777777" w:rsidR="00F530A0" w:rsidRPr="00D24B1C" w:rsidRDefault="00F530A0" w:rsidP="00183BC1">
            <w:pPr>
              <w:autoSpaceDE/>
              <w:autoSpaceDN/>
              <w:adjustRightInd/>
              <w:spacing w:before="0" w:line="240" w:lineRule="auto"/>
              <w:ind w:left="0"/>
              <w:rPr>
                <w:color w:val="auto"/>
                <w:sz w:val="16"/>
                <w:szCs w:val="24"/>
                <w:lang w:val="ru-RU"/>
              </w:rPr>
            </w:pPr>
            <w:r w:rsidRPr="00D24B1C">
              <w:rPr>
                <w:color w:val="auto"/>
                <w:sz w:val="16"/>
                <w:szCs w:val="24"/>
                <w:lang w:val="ru-RU"/>
              </w:rPr>
              <w:t>Tankguard Storage</w:t>
            </w:r>
          </w:p>
        </w:tc>
        <w:tc>
          <w:tcPr>
            <w:tcW w:w="971" w:type="dxa"/>
            <w:gridSpan w:val="2"/>
            <w:vAlign w:val="center"/>
          </w:tcPr>
          <w:p w14:paraId="5BA29488" w14:textId="77777777" w:rsidR="00F530A0" w:rsidRPr="006A01C9" w:rsidRDefault="00F530A0" w:rsidP="00183BC1">
            <w:pPr>
              <w:autoSpaceDE/>
              <w:autoSpaceDN/>
              <w:adjustRightInd/>
              <w:spacing w:before="0" w:line="240" w:lineRule="auto"/>
              <w:ind w:left="0"/>
              <w:jc w:val="center"/>
              <w:rPr>
                <w:color w:val="auto"/>
                <w:sz w:val="16"/>
                <w:szCs w:val="24"/>
                <w:lang w:val="ru-RU"/>
              </w:rPr>
            </w:pPr>
            <w:r w:rsidRPr="006A01C9">
              <w:rPr>
                <w:color w:val="auto"/>
                <w:sz w:val="16"/>
                <w:szCs w:val="24"/>
                <w:lang w:val="ru-RU"/>
              </w:rPr>
              <w:t>310</w:t>
            </w:r>
          </w:p>
        </w:tc>
        <w:tc>
          <w:tcPr>
            <w:tcW w:w="1076" w:type="dxa"/>
            <w:gridSpan w:val="2"/>
            <w:vAlign w:val="center"/>
          </w:tcPr>
          <w:p w14:paraId="072916C7" w14:textId="77777777" w:rsidR="00F530A0" w:rsidRPr="006A01C9" w:rsidRDefault="00F530A0" w:rsidP="00183BC1">
            <w:pPr>
              <w:jc w:val="center"/>
              <w:rPr>
                <w:color w:val="auto"/>
                <w:sz w:val="16"/>
                <w:szCs w:val="16"/>
              </w:rPr>
            </w:pPr>
          </w:p>
        </w:tc>
      </w:tr>
      <w:tr w:rsidR="002C0557" w:rsidRPr="0005732F" w14:paraId="266D9F45" w14:textId="77777777" w:rsidTr="00183BC1">
        <w:trPr>
          <w:trHeight w:val="288"/>
          <w:jc w:val="center"/>
        </w:trPr>
        <w:tc>
          <w:tcPr>
            <w:tcW w:w="2559" w:type="dxa"/>
            <w:gridSpan w:val="3"/>
            <w:vAlign w:val="center"/>
          </w:tcPr>
          <w:p w14:paraId="46094FB7" w14:textId="77777777" w:rsidR="002C0557" w:rsidRPr="0005732F" w:rsidRDefault="002C0557" w:rsidP="002C0557">
            <w:pPr>
              <w:rPr>
                <w:b/>
                <w:color w:val="auto"/>
                <w:sz w:val="16"/>
                <w:szCs w:val="16"/>
              </w:rPr>
            </w:pPr>
          </w:p>
        </w:tc>
        <w:tc>
          <w:tcPr>
            <w:tcW w:w="2470" w:type="dxa"/>
            <w:vAlign w:val="center"/>
          </w:tcPr>
          <w:p w14:paraId="6E43EB75" w14:textId="5B7C8301" w:rsidR="002C0557" w:rsidRPr="00AD544E" w:rsidRDefault="002C0557" w:rsidP="002C0557">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98" w:type="dxa"/>
            <w:gridSpan w:val="2"/>
            <w:vAlign w:val="center"/>
          </w:tcPr>
          <w:p w14:paraId="7AFA6BF2" w14:textId="77777777" w:rsidR="007B34C7" w:rsidRPr="00D24B1C" w:rsidRDefault="002C0557" w:rsidP="002C0557">
            <w:pPr>
              <w:autoSpaceDE/>
              <w:autoSpaceDN/>
              <w:adjustRightInd/>
              <w:spacing w:before="0" w:line="240" w:lineRule="auto"/>
              <w:ind w:left="0"/>
              <w:rPr>
                <w:color w:val="auto"/>
                <w:sz w:val="16"/>
                <w:szCs w:val="24"/>
              </w:rPr>
            </w:pPr>
            <w:proofErr w:type="spellStart"/>
            <w:r w:rsidRPr="00D24B1C">
              <w:rPr>
                <w:color w:val="auto"/>
                <w:sz w:val="16"/>
                <w:szCs w:val="24"/>
              </w:rPr>
              <w:t>Amercoat</w:t>
            </w:r>
            <w:proofErr w:type="spellEnd"/>
            <w:r w:rsidRPr="00D24B1C">
              <w:rPr>
                <w:color w:val="auto"/>
                <w:sz w:val="16"/>
                <w:szCs w:val="24"/>
              </w:rPr>
              <w:t xml:space="preserve"> 240</w:t>
            </w:r>
          </w:p>
          <w:p w14:paraId="3EACC863" w14:textId="0A41021B" w:rsidR="002C0557" w:rsidRPr="00D24B1C" w:rsidRDefault="002C0557" w:rsidP="002C0557">
            <w:pPr>
              <w:autoSpaceDE/>
              <w:autoSpaceDN/>
              <w:adjustRightInd/>
              <w:spacing w:before="0" w:line="240" w:lineRule="auto"/>
              <w:ind w:left="0"/>
              <w:rPr>
                <w:color w:val="auto"/>
                <w:sz w:val="16"/>
                <w:szCs w:val="24"/>
                <w:lang w:val="ru-RU"/>
              </w:rPr>
            </w:pPr>
            <w:proofErr w:type="spellStart"/>
            <w:r w:rsidRPr="00D24B1C">
              <w:rPr>
                <w:color w:val="auto"/>
                <w:sz w:val="16"/>
                <w:szCs w:val="24"/>
              </w:rPr>
              <w:t>Sigmacover</w:t>
            </w:r>
            <w:proofErr w:type="spellEnd"/>
            <w:r w:rsidRPr="00D24B1C">
              <w:rPr>
                <w:color w:val="auto"/>
                <w:sz w:val="16"/>
                <w:szCs w:val="24"/>
              </w:rPr>
              <w:t xml:space="preserve"> 240</w:t>
            </w:r>
          </w:p>
        </w:tc>
        <w:tc>
          <w:tcPr>
            <w:tcW w:w="971" w:type="dxa"/>
            <w:gridSpan w:val="2"/>
            <w:vAlign w:val="center"/>
          </w:tcPr>
          <w:p w14:paraId="05905290" w14:textId="4A9441A8" w:rsidR="002C0557" w:rsidRPr="006A01C9" w:rsidRDefault="002C0557" w:rsidP="002C0557">
            <w:pPr>
              <w:autoSpaceDE/>
              <w:autoSpaceDN/>
              <w:adjustRightInd/>
              <w:spacing w:before="0" w:line="240" w:lineRule="auto"/>
              <w:ind w:left="0"/>
              <w:jc w:val="center"/>
              <w:rPr>
                <w:color w:val="auto"/>
                <w:sz w:val="16"/>
                <w:szCs w:val="24"/>
              </w:rPr>
            </w:pPr>
            <w:r w:rsidRPr="006A01C9">
              <w:rPr>
                <w:color w:val="auto"/>
                <w:sz w:val="16"/>
                <w:szCs w:val="24"/>
                <w:lang w:val="ru-RU"/>
              </w:rPr>
              <w:t>146-180</w:t>
            </w:r>
          </w:p>
        </w:tc>
        <w:tc>
          <w:tcPr>
            <w:tcW w:w="1076" w:type="dxa"/>
            <w:gridSpan w:val="2"/>
            <w:vAlign w:val="center"/>
          </w:tcPr>
          <w:p w14:paraId="0CBC1490" w14:textId="77777777" w:rsidR="002C0557" w:rsidRPr="006A01C9" w:rsidRDefault="002C0557" w:rsidP="002C0557">
            <w:pPr>
              <w:jc w:val="center"/>
              <w:rPr>
                <w:color w:val="auto"/>
                <w:sz w:val="16"/>
                <w:szCs w:val="16"/>
              </w:rPr>
            </w:pPr>
          </w:p>
        </w:tc>
      </w:tr>
      <w:tr w:rsidR="006D182B" w:rsidRPr="0005732F" w14:paraId="1DC7C51B" w14:textId="77777777" w:rsidTr="00183BC1">
        <w:trPr>
          <w:trHeight w:val="288"/>
          <w:jc w:val="center"/>
        </w:trPr>
        <w:tc>
          <w:tcPr>
            <w:tcW w:w="2559" w:type="dxa"/>
            <w:gridSpan w:val="3"/>
            <w:vAlign w:val="center"/>
          </w:tcPr>
          <w:p w14:paraId="49FB9AFC" w14:textId="77777777" w:rsidR="006D182B" w:rsidRPr="0005732F" w:rsidRDefault="006D182B" w:rsidP="006D182B">
            <w:pPr>
              <w:rPr>
                <w:b/>
                <w:color w:val="auto"/>
                <w:sz w:val="16"/>
                <w:szCs w:val="16"/>
              </w:rPr>
            </w:pPr>
          </w:p>
        </w:tc>
        <w:tc>
          <w:tcPr>
            <w:tcW w:w="2470" w:type="dxa"/>
            <w:vAlign w:val="center"/>
          </w:tcPr>
          <w:p w14:paraId="547581E6" w14:textId="77777777" w:rsidR="006D182B" w:rsidRPr="00E26578" w:rsidRDefault="006D182B" w:rsidP="006D182B">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98" w:type="dxa"/>
            <w:gridSpan w:val="2"/>
            <w:vAlign w:val="center"/>
          </w:tcPr>
          <w:p w14:paraId="3B0531EA" w14:textId="425F0396" w:rsidR="006D182B" w:rsidRPr="00D24B1C" w:rsidRDefault="006D182B" w:rsidP="006D182B">
            <w:pPr>
              <w:autoSpaceDE/>
              <w:autoSpaceDN/>
              <w:adjustRightInd/>
              <w:spacing w:before="0" w:line="240" w:lineRule="auto"/>
              <w:ind w:left="0"/>
              <w:rPr>
                <w:color w:val="auto"/>
                <w:sz w:val="16"/>
                <w:szCs w:val="24"/>
                <w:lang w:val="ru-RU"/>
              </w:rPr>
            </w:pPr>
            <w:proofErr w:type="spellStart"/>
            <w:r w:rsidRPr="00D24B1C">
              <w:rPr>
                <w:color w:val="auto"/>
                <w:sz w:val="16"/>
                <w:szCs w:val="24"/>
              </w:rPr>
              <w:t>Corobond</w:t>
            </w:r>
            <w:proofErr w:type="spellEnd"/>
            <w:r w:rsidRPr="00D24B1C">
              <w:rPr>
                <w:color w:val="auto"/>
                <w:sz w:val="16"/>
                <w:szCs w:val="24"/>
              </w:rPr>
              <w:t xml:space="preserve"> 100 Epoxy Primer</w:t>
            </w:r>
          </w:p>
        </w:tc>
        <w:tc>
          <w:tcPr>
            <w:tcW w:w="971" w:type="dxa"/>
            <w:gridSpan w:val="2"/>
            <w:vAlign w:val="center"/>
          </w:tcPr>
          <w:p w14:paraId="5158C449" w14:textId="77777777"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lang w:val="ru-RU"/>
              </w:rPr>
              <w:t>100</w:t>
            </w:r>
          </w:p>
        </w:tc>
        <w:tc>
          <w:tcPr>
            <w:tcW w:w="1076" w:type="dxa"/>
            <w:gridSpan w:val="2"/>
            <w:vAlign w:val="center"/>
          </w:tcPr>
          <w:p w14:paraId="556EFC09" w14:textId="77777777" w:rsidR="006D182B" w:rsidRPr="006A01C9" w:rsidRDefault="006D182B" w:rsidP="006D182B">
            <w:pPr>
              <w:jc w:val="center"/>
              <w:rPr>
                <w:color w:val="auto"/>
                <w:sz w:val="16"/>
                <w:szCs w:val="16"/>
              </w:rPr>
            </w:pPr>
          </w:p>
        </w:tc>
      </w:tr>
      <w:tr w:rsidR="006D182B" w:rsidRPr="0005732F" w14:paraId="6FA37E7C" w14:textId="77777777" w:rsidTr="00183BC1">
        <w:trPr>
          <w:trHeight w:val="288"/>
          <w:jc w:val="center"/>
        </w:trPr>
        <w:tc>
          <w:tcPr>
            <w:tcW w:w="2559" w:type="dxa"/>
            <w:gridSpan w:val="3"/>
            <w:vAlign w:val="center"/>
          </w:tcPr>
          <w:p w14:paraId="13E15C80" w14:textId="77777777" w:rsidR="006D182B" w:rsidRPr="0005732F" w:rsidRDefault="006D182B" w:rsidP="006D182B">
            <w:pPr>
              <w:rPr>
                <w:b/>
                <w:color w:val="auto"/>
                <w:sz w:val="16"/>
                <w:szCs w:val="16"/>
              </w:rPr>
            </w:pPr>
          </w:p>
        </w:tc>
        <w:tc>
          <w:tcPr>
            <w:tcW w:w="2470" w:type="dxa"/>
            <w:vAlign w:val="center"/>
          </w:tcPr>
          <w:p w14:paraId="47A65D1C" w14:textId="77777777" w:rsidR="006D182B" w:rsidRPr="00E26578" w:rsidRDefault="006D182B" w:rsidP="006D182B">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98" w:type="dxa"/>
            <w:gridSpan w:val="2"/>
            <w:vAlign w:val="center"/>
          </w:tcPr>
          <w:p w14:paraId="544EE75E" w14:textId="77777777" w:rsidR="006D182B" w:rsidRPr="00D24B1C" w:rsidRDefault="006D182B" w:rsidP="006D182B">
            <w:pPr>
              <w:autoSpaceDE/>
              <w:autoSpaceDN/>
              <w:adjustRightInd/>
              <w:spacing w:before="0" w:line="240" w:lineRule="auto"/>
              <w:ind w:left="0"/>
              <w:rPr>
                <w:color w:val="auto"/>
                <w:sz w:val="16"/>
                <w:szCs w:val="24"/>
                <w:lang w:val="ru-RU"/>
              </w:rPr>
            </w:pPr>
            <w:r w:rsidRPr="00D24B1C">
              <w:rPr>
                <w:color w:val="auto"/>
                <w:sz w:val="16"/>
                <w:szCs w:val="24"/>
                <w:lang w:val="ru-RU"/>
              </w:rPr>
              <w:t>Stonchem 501</w:t>
            </w:r>
          </w:p>
        </w:tc>
        <w:tc>
          <w:tcPr>
            <w:tcW w:w="971" w:type="dxa"/>
            <w:gridSpan w:val="2"/>
            <w:vAlign w:val="center"/>
          </w:tcPr>
          <w:p w14:paraId="720EE613" w14:textId="77777777"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lang w:val="ru-RU"/>
              </w:rPr>
              <w:t>0</w:t>
            </w:r>
          </w:p>
        </w:tc>
        <w:tc>
          <w:tcPr>
            <w:tcW w:w="1076" w:type="dxa"/>
            <w:gridSpan w:val="2"/>
            <w:vAlign w:val="center"/>
          </w:tcPr>
          <w:p w14:paraId="409D5A71" w14:textId="77777777" w:rsidR="006D182B" w:rsidRPr="006A01C9" w:rsidRDefault="006D182B" w:rsidP="006D182B">
            <w:pPr>
              <w:jc w:val="center"/>
              <w:rPr>
                <w:color w:val="auto"/>
                <w:sz w:val="16"/>
                <w:szCs w:val="16"/>
              </w:rPr>
            </w:pPr>
          </w:p>
        </w:tc>
      </w:tr>
      <w:tr w:rsidR="006D182B" w:rsidRPr="0005732F" w14:paraId="15B1360A" w14:textId="77777777" w:rsidTr="00183BC1">
        <w:trPr>
          <w:trHeight w:val="288"/>
          <w:jc w:val="center"/>
        </w:trPr>
        <w:tc>
          <w:tcPr>
            <w:tcW w:w="2559" w:type="dxa"/>
            <w:gridSpan w:val="3"/>
            <w:vAlign w:val="center"/>
          </w:tcPr>
          <w:p w14:paraId="6E38484A" w14:textId="77777777" w:rsidR="006D182B" w:rsidRPr="0005732F" w:rsidRDefault="006D182B" w:rsidP="006D182B">
            <w:pPr>
              <w:rPr>
                <w:b/>
                <w:color w:val="auto"/>
                <w:sz w:val="16"/>
                <w:szCs w:val="16"/>
              </w:rPr>
            </w:pPr>
          </w:p>
        </w:tc>
        <w:tc>
          <w:tcPr>
            <w:tcW w:w="2470" w:type="dxa"/>
            <w:vAlign w:val="center"/>
          </w:tcPr>
          <w:p w14:paraId="003A38CC" w14:textId="77777777" w:rsidR="006D182B" w:rsidRPr="00AD544E" w:rsidRDefault="006D182B" w:rsidP="006D182B">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98" w:type="dxa"/>
            <w:gridSpan w:val="2"/>
            <w:vAlign w:val="center"/>
          </w:tcPr>
          <w:p w14:paraId="54A18B9A" w14:textId="77777777" w:rsidR="006D182B" w:rsidRPr="00D24B1C" w:rsidRDefault="006D182B" w:rsidP="006D182B">
            <w:pPr>
              <w:autoSpaceDE/>
              <w:autoSpaceDN/>
              <w:adjustRightInd/>
              <w:spacing w:before="0" w:line="240" w:lineRule="auto"/>
              <w:ind w:left="0"/>
              <w:rPr>
                <w:color w:val="auto"/>
                <w:sz w:val="16"/>
                <w:szCs w:val="24"/>
                <w:lang w:val="ru-RU"/>
              </w:rPr>
            </w:pPr>
            <w:r w:rsidRPr="00D24B1C">
              <w:rPr>
                <w:color w:val="auto"/>
                <w:sz w:val="16"/>
                <w:szCs w:val="24"/>
                <w:lang w:val="ru-RU"/>
              </w:rPr>
              <w:t>Series 61 Tneme-Liner</w:t>
            </w:r>
          </w:p>
        </w:tc>
        <w:tc>
          <w:tcPr>
            <w:tcW w:w="971" w:type="dxa"/>
            <w:gridSpan w:val="2"/>
            <w:vAlign w:val="center"/>
          </w:tcPr>
          <w:p w14:paraId="54757434" w14:textId="77777777"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lang w:val="ru-RU"/>
              </w:rPr>
              <w:t>45</w:t>
            </w:r>
          </w:p>
        </w:tc>
        <w:tc>
          <w:tcPr>
            <w:tcW w:w="1076" w:type="dxa"/>
            <w:gridSpan w:val="2"/>
            <w:vAlign w:val="center"/>
          </w:tcPr>
          <w:p w14:paraId="38F7CE46" w14:textId="77777777" w:rsidR="006D182B" w:rsidRPr="006A01C9" w:rsidRDefault="006D182B" w:rsidP="006D182B">
            <w:pPr>
              <w:jc w:val="center"/>
              <w:rPr>
                <w:color w:val="auto"/>
                <w:sz w:val="16"/>
                <w:szCs w:val="16"/>
              </w:rPr>
            </w:pPr>
          </w:p>
        </w:tc>
      </w:tr>
      <w:tr w:rsidR="006D182B" w:rsidRPr="0005732F" w14:paraId="003D560F" w14:textId="77777777" w:rsidTr="00183BC1">
        <w:trPr>
          <w:trHeight w:val="288"/>
          <w:jc w:val="center"/>
        </w:trPr>
        <w:tc>
          <w:tcPr>
            <w:tcW w:w="2559" w:type="dxa"/>
            <w:gridSpan w:val="3"/>
            <w:tcBorders>
              <w:top w:val="single" w:sz="12" w:space="0" w:color="auto"/>
            </w:tcBorders>
            <w:vAlign w:val="center"/>
          </w:tcPr>
          <w:p w14:paraId="4A72D29B" w14:textId="7C1E746E" w:rsidR="006D182B" w:rsidRPr="00AD544E" w:rsidRDefault="006D182B" w:rsidP="006D182B">
            <w:pPr>
              <w:autoSpaceDE/>
              <w:autoSpaceDN/>
              <w:adjustRightInd/>
              <w:spacing w:before="0" w:line="240" w:lineRule="auto"/>
              <w:ind w:left="0"/>
              <w:rPr>
                <w:b/>
                <w:color w:val="auto"/>
                <w:sz w:val="16"/>
                <w:szCs w:val="24"/>
                <w:lang w:val="ru-RU"/>
              </w:rPr>
            </w:pPr>
            <w:r w:rsidRPr="00744093">
              <w:rPr>
                <w:rFonts w:ascii="Arial" w:hAnsi="Arial" w:cs="Arial"/>
                <w:b/>
                <w:bCs/>
                <w:sz w:val="16"/>
                <w:szCs w:val="16"/>
              </w:rPr>
              <w:t>SECOND</w:t>
            </w:r>
            <w:r>
              <w:rPr>
                <w:rFonts w:ascii="Arial" w:hAnsi="Arial" w:cs="Arial"/>
                <w:b/>
                <w:bCs/>
                <w:sz w:val="16"/>
                <w:szCs w:val="16"/>
              </w:rPr>
              <w:t xml:space="preserve"> </w:t>
            </w:r>
            <w:r w:rsidRPr="00744093">
              <w:rPr>
                <w:rFonts w:ascii="Arial" w:hAnsi="Arial" w:cs="Arial"/>
                <w:b/>
                <w:bCs/>
                <w:sz w:val="16"/>
                <w:szCs w:val="16"/>
              </w:rPr>
              <w:t>C</w:t>
            </w:r>
            <w:r w:rsidRPr="00744093">
              <w:rPr>
                <w:rFonts w:ascii="Arial" w:hAnsi="Arial" w:cs="Arial"/>
                <w:b/>
                <w:bCs/>
                <w:spacing w:val="3"/>
                <w:sz w:val="16"/>
                <w:szCs w:val="16"/>
              </w:rPr>
              <w:t>O</w:t>
            </w:r>
            <w:r w:rsidRPr="00744093">
              <w:rPr>
                <w:rFonts w:ascii="Arial" w:hAnsi="Arial" w:cs="Arial"/>
                <w:b/>
                <w:bCs/>
                <w:spacing w:val="-4"/>
                <w:sz w:val="16"/>
                <w:szCs w:val="16"/>
              </w:rPr>
              <w:t>A</w:t>
            </w:r>
            <w:r w:rsidRPr="00744093">
              <w:rPr>
                <w:rFonts w:ascii="Arial" w:hAnsi="Arial" w:cs="Arial"/>
                <w:b/>
                <w:bCs/>
                <w:sz w:val="16"/>
                <w:szCs w:val="16"/>
              </w:rPr>
              <w:t>T</w:t>
            </w:r>
          </w:p>
        </w:tc>
        <w:tc>
          <w:tcPr>
            <w:tcW w:w="2470" w:type="dxa"/>
            <w:tcBorders>
              <w:top w:val="single" w:sz="12" w:space="0" w:color="auto"/>
            </w:tcBorders>
            <w:vAlign w:val="center"/>
          </w:tcPr>
          <w:p w14:paraId="32066E42" w14:textId="77777777" w:rsidR="006D182B" w:rsidRPr="00AD544E" w:rsidRDefault="006D182B" w:rsidP="006D182B">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898" w:type="dxa"/>
            <w:gridSpan w:val="2"/>
            <w:tcBorders>
              <w:top w:val="single" w:sz="12" w:space="0" w:color="auto"/>
            </w:tcBorders>
            <w:vAlign w:val="center"/>
          </w:tcPr>
          <w:p w14:paraId="3BC0ADAC" w14:textId="77777777" w:rsidR="006D182B" w:rsidRPr="00D24B1C" w:rsidRDefault="006D182B" w:rsidP="006D182B">
            <w:pPr>
              <w:autoSpaceDE/>
              <w:autoSpaceDN/>
              <w:adjustRightInd/>
              <w:spacing w:before="0" w:line="240" w:lineRule="auto"/>
              <w:ind w:left="0"/>
              <w:rPr>
                <w:color w:val="auto"/>
                <w:sz w:val="16"/>
                <w:szCs w:val="24"/>
                <w:lang w:val="ru-RU"/>
              </w:rPr>
            </w:pPr>
            <w:r w:rsidRPr="00D24B1C">
              <w:rPr>
                <w:color w:val="auto"/>
                <w:sz w:val="16"/>
                <w:szCs w:val="24"/>
                <w:lang w:val="ru-RU"/>
              </w:rPr>
              <w:t>Semstone 140 Series</w:t>
            </w:r>
          </w:p>
        </w:tc>
        <w:tc>
          <w:tcPr>
            <w:tcW w:w="971" w:type="dxa"/>
            <w:gridSpan w:val="2"/>
            <w:tcBorders>
              <w:top w:val="single" w:sz="12" w:space="0" w:color="auto"/>
            </w:tcBorders>
            <w:vAlign w:val="center"/>
          </w:tcPr>
          <w:p w14:paraId="69D37533" w14:textId="77777777"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lang w:val="ru-RU"/>
              </w:rPr>
              <w:t>0</w:t>
            </w:r>
          </w:p>
        </w:tc>
        <w:tc>
          <w:tcPr>
            <w:tcW w:w="1076" w:type="dxa"/>
            <w:gridSpan w:val="2"/>
            <w:tcBorders>
              <w:top w:val="single" w:sz="12" w:space="0" w:color="auto"/>
            </w:tcBorders>
            <w:vAlign w:val="center"/>
          </w:tcPr>
          <w:p w14:paraId="70441DEF" w14:textId="77777777" w:rsidR="006D182B" w:rsidRPr="006A01C9" w:rsidRDefault="006D182B" w:rsidP="006D182B">
            <w:pPr>
              <w:jc w:val="center"/>
              <w:rPr>
                <w:color w:val="auto"/>
                <w:sz w:val="16"/>
                <w:szCs w:val="16"/>
              </w:rPr>
            </w:pPr>
          </w:p>
        </w:tc>
      </w:tr>
      <w:tr w:rsidR="006D182B" w:rsidRPr="0005732F" w14:paraId="7356677C" w14:textId="77777777" w:rsidTr="00183BC1">
        <w:trPr>
          <w:trHeight w:val="288"/>
          <w:jc w:val="center"/>
        </w:trPr>
        <w:tc>
          <w:tcPr>
            <w:tcW w:w="2559" w:type="dxa"/>
            <w:gridSpan w:val="3"/>
            <w:vAlign w:val="center"/>
          </w:tcPr>
          <w:p w14:paraId="4C1B3738" w14:textId="764DA8CC" w:rsidR="006D182B" w:rsidRPr="001D3869" w:rsidRDefault="006D182B" w:rsidP="006D182B">
            <w:pPr>
              <w:autoSpaceDE/>
              <w:autoSpaceDN/>
              <w:adjustRightInd/>
              <w:spacing w:before="0" w:line="240" w:lineRule="auto"/>
              <w:ind w:left="0"/>
              <w:rPr>
                <w:b/>
                <w:sz w:val="16"/>
                <w:szCs w:val="16"/>
              </w:rPr>
            </w:pPr>
          </w:p>
        </w:tc>
        <w:tc>
          <w:tcPr>
            <w:tcW w:w="2470" w:type="dxa"/>
            <w:vAlign w:val="center"/>
          </w:tcPr>
          <w:p w14:paraId="4B223AE8" w14:textId="368912AD" w:rsidR="006D182B" w:rsidRPr="00AD544E" w:rsidRDefault="006D182B" w:rsidP="006D182B">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898" w:type="dxa"/>
            <w:gridSpan w:val="2"/>
            <w:vAlign w:val="center"/>
          </w:tcPr>
          <w:p w14:paraId="7B3ABD28" w14:textId="73E782E9" w:rsidR="006D182B" w:rsidRPr="00D24B1C" w:rsidRDefault="006D182B" w:rsidP="006D182B">
            <w:pPr>
              <w:autoSpaceDE/>
              <w:autoSpaceDN/>
              <w:adjustRightInd/>
              <w:spacing w:before="0" w:line="240" w:lineRule="auto"/>
              <w:ind w:left="0"/>
              <w:rPr>
                <w:color w:val="auto"/>
                <w:sz w:val="16"/>
                <w:szCs w:val="24"/>
                <w:lang w:val="ru-RU"/>
              </w:rPr>
            </w:pPr>
            <w:proofErr w:type="spellStart"/>
            <w:r w:rsidRPr="00D24B1C">
              <w:rPr>
                <w:color w:val="auto"/>
                <w:sz w:val="16"/>
                <w:szCs w:val="24"/>
              </w:rPr>
              <w:t>Polyglass</w:t>
            </w:r>
            <w:proofErr w:type="spellEnd"/>
            <w:r w:rsidRPr="00D24B1C">
              <w:rPr>
                <w:color w:val="auto"/>
                <w:sz w:val="16"/>
                <w:szCs w:val="24"/>
              </w:rPr>
              <w:t xml:space="preserve"> VEF</w:t>
            </w:r>
          </w:p>
        </w:tc>
        <w:tc>
          <w:tcPr>
            <w:tcW w:w="971" w:type="dxa"/>
            <w:gridSpan w:val="2"/>
            <w:vAlign w:val="center"/>
          </w:tcPr>
          <w:p w14:paraId="1777906F" w14:textId="066E3A5E"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rPr>
              <w:t>31</w:t>
            </w:r>
          </w:p>
        </w:tc>
        <w:tc>
          <w:tcPr>
            <w:tcW w:w="1076" w:type="dxa"/>
            <w:gridSpan w:val="2"/>
            <w:vAlign w:val="center"/>
          </w:tcPr>
          <w:p w14:paraId="60ECB130" w14:textId="77777777" w:rsidR="006D182B" w:rsidRPr="006A01C9" w:rsidRDefault="006D182B" w:rsidP="006D182B">
            <w:pPr>
              <w:jc w:val="center"/>
              <w:rPr>
                <w:color w:val="auto"/>
                <w:sz w:val="16"/>
                <w:szCs w:val="16"/>
              </w:rPr>
            </w:pPr>
          </w:p>
        </w:tc>
      </w:tr>
      <w:tr w:rsidR="003C6FC4" w:rsidRPr="0005732F" w14:paraId="1BB2D38A" w14:textId="77777777" w:rsidTr="00183BC1">
        <w:trPr>
          <w:trHeight w:val="288"/>
          <w:jc w:val="center"/>
        </w:trPr>
        <w:tc>
          <w:tcPr>
            <w:tcW w:w="2559" w:type="dxa"/>
            <w:gridSpan w:val="3"/>
            <w:vAlign w:val="center"/>
          </w:tcPr>
          <w:p w14:paraId="33A010A5" w14:textId="71DFCF90" w:rsidR="003C6FC4" w:rsidRPr="0005645C" w:rsidRDefault="003C6FC4" w:rsidP="003C6FC4">
            <w:pPr>
              <w:autoSpaceDE/>
              <w:autoSpaceDN/>
              <w:adjustRightInd/>
              <w:spacing w:before="0" w:line="240" w:lineRule="auto"/>
              <w:ind w:left="0"/>
              <w:rPr>
                <w:b/>
                <w:sz w:val="16"/>
                <w:szCs w:val="16"/>
              </w:rPr>
            </w:pPr>
            <w:r w:rsidRPr="0005645C">
              <w:rPr>
                <w:b/>
                <w:sz w:val="16"/>
                <w:szCs w:val="16"/>
              </w:rPr>
              <w:t>Epoxy</w:t>
            </w:r>
          </w:p>
        </w:tc>
        <w:tc>
          <w:tcPr>
            <w:tcW w:w="2470" w:type="dxa"/>
            <w:vAlign w:val="center"/>
          </w:tcPr>
          <w:p w14:paraId="1EAB67C1" w14:textId="322AB130" w:rsidR="003C6FC4" w:rsidRPr="00E26578" w:rsidRDefault="003C6FC4" w:rsidP="003C6FC4">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98" w:type="dxa"/>
            <w:gridSpan w:val="2"/>
            <w:vAlign w:val="center"/>
          </w:tcPr>
          <w:p w14:paraId="658A89AA" w14:textId="77777777" w:rsidR="00D70B18" w:rsidRPr="00D24B1C" w:rsidRDefault="003C6FC4" w:rsidP="003C6FC4">
            <w:pPr>
              <w:autoSpaceDE/>
              <w:autoSpaceDN/>
              <w:adjustRightInd/>
              <w:spacing w:before="0" w:line="240" w:lineRule="auto"/>
              <w:ind w:left="0"/>
              <w:rPr>
                <w:color w:val="auto"/>
                <w:sz w:val="16"/>
                <w:szCs w:val="24"/>
              </w:rPr>
            </w:pPr>
            <w:r w:rsidRPr="00D24B1C">
              <w:rPr>
                <w:color w:val="auto"/>
                <w:sz w:val="16"/>
                <w:szCs w:val="24"/>
                <w:lang w:val="ru-RU"/>
              </w:rPr>
              <w:t>Hempadur 45751</w:t>
            </w:r>
          </w:p>
          <w:p w14:paraId="30B81A7A" w14:textId="54914ED8" w:rsidR="003C6FC4" w:rsidRPr="00D24B1C" w:rsidRDefault="003C6FC4" w:rsidP="003C6FC4">
            <w:pPr>
              <w:autoSpaceDE/>
              <w:autoSpaceDN/>
              <w:adjustRightInd/>
              <w:spacing w:before="0" w:line="240" w:lineRule="auto"/>
              <w:ind w:left="0"/>
              <w:rPr>
                <w:color w:val="auto"/>
                <w:sz w:val="16"/>
                <w:szCs w:val="24"/>
                <w:lang w:val="ru-RU"/>
              </w:rPr>
            </w:pPr>
            <w:r w:rsidRPr="00D24B1C">
              <w:rPr>
                <w:color w:val="auto"/>
                <w:sz w:val="16"/>
                <w:szCs w:val="24"/>
                <w:lang w:val="ru-RU"/>
              </w:rPr>
              <w:t xml:space="preserve">Hempadur </w:t>
            </w:r>
            <w:r w:rsidRPr="00D24B1C">
              <w:rPr>
                <w:color w:val="auto"/>
                <w:sz w:val="16"/>
                <w:szCs w:val="24"/>
              </w:rPr>
              <w:t>4575</w:t>
            </w:r>
            <w:r w:rsidRPr="00D24B1C">
              <w:rPr>
                <w:color w:val="auto"/>
                <w:sz w:val="16"/>
                <w:szCs w:val="24"/>
                <w:lang w:val="ru-RU"/>
              </w:rPr>
              <w:t>3</w:t>
            </w:r>
          </w:p>
        </w:tc>
        <w:tc>
          <w:tcPr>
            <w:tcW w:w="971" w:type="dxa"/>
            <w:gridSpan w:val="2"/>
            <w:vAlign w:val="center"/>
          </w:tcPr>
          <w:p w14:paraId="21DC791D" w14:textId="603F43F7" w:rsidR="003C6FC4" w:rsidRPr="006A01C9" w:rsidRDefault="003C6FC4" w:rsidP="003C6FC4">
            <w:pPr>
              <w:autoSpaceDE/>
              <w:autoSpaceDN/>
              <w:adjustRightInd/>
              <w:spacing w:before="0" w:line="240" w:lineRule="auto"/>
              <w:ind w:left="0"/>
              <w:jc w:val="center"/>
              <w:rPr>
                <w:color w:val="auto"/>
                <w:sz w:val="16"/>
                <w:szCs w:val="24"/>
                <w:lang w:val="ru-RU"/>
              </w:rPr>
            </w:pPr>
            <w:r w:rsidRPr="006A01C9">
              <w:rPr>
                <w:color w:val="auto"/>
                <w:sz w:val="16"/>
                <w:szCs w:val="24"/>
                <w:lang w:val="ru-RU"/>
              </w:rPr>
              <w:t>245-255</w:t>
            </w:r>
          </w:p>
        </w:tc>
        <w:tc>
          <w:tcPr>
            <w:tcW w:w="1076" w:type="dxa"/>
            <w:gridSpan w:val="2"/>
            <w:vAlign w:val="center"/>
          </w:tcPr>
          <w:p w14:paraId="221F0941" w14:textId="77777777" w:rsidR="003C6FC4" w:rsidRPr="006A01C9" w:rsidRDefault="003C6FC4" w:rsidP="003C6FC4">
            <w:pPr>
              <w:jc w:val="center"/>
              <w:rPr>
                <w:color w:val="auto"/>
                <w:sz w:val="16"/>
                <w:szCs w:val="16"/>
              </w:rPr>
            </w:pPr>
          </w:p>
        </w:tc>
      </w:tr>
      <w:tr w:rsidR="003C6FC4" w:rsidRPr="0005732F" w14:paraId="27F38DE8" w14:textId="77777777" w:rsidTr="00183BC1">
        <w:trPr>
          <w:trHeight w:val="288"/>
          <w:jc w:val="center"/>
        </w:trPr>
        <w:tc>
          <w:tcPr>
            <w:tcW w:w="2559" w:type="dxa"/>
            <w:gridSpan w:val="3"/>
            <w:vAlign w:val="center"/>
          </w:tcPr>
          <w:p w14:paraId="54CCF336" w14:textId="77777777" w:rsidR="003C6FC4" w:rsidRPr="0005645C" w:rsidRDefault="003C6FC4" w:rsidP="003C6FC4">
            <w:pPr>
              <w:autoSpaceDE/>
              <w:autoSpaceDN/>
              <w:adjustRightInd/>
              <w:spacing w:before="0" w:line="240" w:lineRule="auto"/>
              <w:ind w:left="0"/>
              <w:rPr>
                <w:b/>
                <w:sz w:val="16"/>
                <w:szCs w:val="16"/>
              </w:rPr>
            </w:pPr>
            <w:r w:rsidRPr="0005645C">
              <w:rPr>
                <w:b/>
                <w:sz w:val="16"/>
                <w:szCs w:val="16"/>
              </w:rPr>
              <w:t>Thickness Varies with Manufacturer</w:t>
            </w:r>
          </w:p>
        </w:tc>
        <w:tc>
          <w:tcPr>
            <w:tcW w:w="2470" w:type="dxa"/>
            <w:vAlign w:val="center"/>
          </w:tcPr>
          <w:p w14:paraId="559B3F80" w14:textId="77777777" w:rsidR="003C6FC4" w:rsidRPr="00AD544E" w:rsidRDefault="003C6FC4" w:rsidP="003C6FC4">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898" w:type="dxa"/>
            <w:gridSpan w:val="2"/>
            <w:vAlign w:val="center"/>
          </w:tcPr>
          <w:p w14:paraId="338A49E0" w14:textId="77777777" w:rsidR="00D70B18" w:rsidRPr="00D24B1C" w:rsidRDefault="003C6FC4" w:rsidP="003C6FC4">
            <w:pPr>
              <w:autoSpaceDE/>
              <w:autoSpaceDN/>
              <w:adjustRightInd/>
              <w:spacing w:before="0" w:line="240" w:lineRule="auto"/>
              <w:ind w:left="0"/>
              <w:rPr>
                <w:color w:val="auto"/>
                <w:sz w:val="16"/>
                <w:szCs w:val="24"/>
              </w:rPr>
            </w:pPr>
            <w:r w:rsidRPr="00D24B1C">
              <w:rPr>
                <w:color w:val="auto"/>
                <w:sz w:val="16"/>
                <w:szCs w:val="24"/>
                <w:lang w:val="ru-RU"/>
              </w:rPr>
              <w:t>Hempadur 35530</w:t>
            </w:r>
          </w:p>
          <w:p w14:paraId="3FDFE605" w14:textId="6A2549BA" w:rsidR="003C6FC4" w:rsidRPr="00D24B1C" w:rsidRDefault="003C6FC4" w:rsidP="003C6FC4">
            <w:pPr>
              <w:autoSpaceDE/>
              <w:autoSpaceDN/>
              <w:adjustRightInd/>
              <w:spacing w:before="0" w:line="240" w:lineRule="auto"/>
              <w:ind w:left="0"/>
              <w:rPr>
                <w:color w:val="auto"/>
                <w:sz w:val="16"/>
                <w:szCs w:val="24"/>
                <w:lang w:val="ru-RU"/>
              </w:rPr>
            </w:pPr>
            <w:r w:rsidRPr="00D24B1C">
              <w:rPr>
                <w:color w:val="auto"/>
                <w:sz w:val="16"/>
                <w:szCs w:val="24"/>
                <w:lang w:val="ru-RU"/>
              </w:rPr>
              <w:t>Hempadur 35560</w:t>
            </w:r>
          </w:p>
        </w:tc>
        <w:tc>
          <w:tcPr>
            <w:tcW w:w="971" w:type="dxa"/>
            <w:gridSpan w:val="2"/>
            <w:vAlign w:val="center"/>
          </w:tcPr>
          <w:p w14:paraId="0B882377" w14:textId="77777777" w:rsidR="003C6FC4" w:rsidRPr="006A01C9" w:rsidRDefault="003C6FC4" w:rsidP="003C6FC4">
            <w:pPr>
              <w:autoSpaceDE/>
              <w:autoSpaceDN/>
              <w:adjustRightInd/>
              <w:spacing w:before="0" w:line="240" w:lineRule="auto"/>
              <w:ind w:left="0"/>
              <w:jc w:val="center"/>
              <w:rPr>
                <w:color w:val="auto"/>
                <w:sz w:val="16"/>
                <w:szCs w:val="24"/>
                <w:lang w:val="ru-RU"/>
              </w:rPr>
            </w:pPr>
            <w:r w:rsidRPr="006A01C9">
              <w:rPr>
                <w:color w:val="auto"/>
                <w:sz w:val="16"/>
                <w:szCs w:val="24"/>
                <w:lang w:val="ru-RU"/>
              </w:rPr>
              <w:t>9-154</w:t>
            </w:r>
          </w:p>
        </w:tc>
        <w:tc>
          <w:tcPr>
            <w:tcW w:w="1076" w:type="dxa"/>
            <w:gridSpan w:val="2"/>
            <w:vAlign w:val="center"/>
          </w:tcPr>
          <w:p w14:paraId="00C530F3" w14:textId="77777777" w:rsidR="003C6FC4" w:rsidRPr="006A01C9" w:rsidRDefault="003C6FC4" w:rsidP="003C6FC4">
            <w:pPr>
              <w:jc w:val="center"/>
              <w:rPr>
                <w:color w:val="auto"/>
                <w:sz w:val="16"/>
                <w:szCs w:val="16"/>
              </w:rPr>
            </w:pPr>
          </w:p>
        </w:tc>
      </w:tr>
      <w:tr w:rsidR="00CF38FA" w:rsidRPr="0005732F" w14:paraId="184E7BA6" w14:textId="77777777" w:rsidTr="00183BC1">
        <w:trPr>
          <w:trHeight w:val="288"/>
          <w:jc w:val="center"/>
        </w:trPr>
        <w:tc>
          <w:tcPr>
            <w:tcW w:w="2559" w:type="dxa"/>
            <w:gridSpan w:val="3"/>
            <w:vAlign w:val="center"/>
          </w:tcPr>
          <w:p w14:paraId="4597B687" w14:textId="77777777" w:rsidR="00CF38FA" w:rsidRPr="00AD544E" w:rsidRDefault="00CF38FA" w:rsidP="00CF38FA">
            <w:pPr>
              <w:autoSpaceDE/>
              <w:autoSpaceDN/>
              <w:adjustRightInd/>
              <w:spacing w:before="0" w:line="240" w:lineRule="auto"/>
              <w:ind w:left="0"/>
              <w:rPr>
                <w:b/>
                <w:color w:val="auto"/>
                <w:sz w:val="16"/>
                <w:szCs w:val="24"/>
                <w:lang w:val="ru-RU"/>
              </w:rPr>
            </w:pPr>
          </w:p>
        </w:tc>
        <w:tc>
          <w:tcPr>
            <w:tcW w:w="2470" w:type="dxa"/>
            <w:vAlign w:val="center"/>
          </w:tcPr>
          <w:p w14:paraId="684235B1" w14:textId="77777777" w:rsidR="00CF38FA" w:rsidRPr="00AD544E" w:rsidRDefault="00CF38FA" w:rsidP="00CF38FA">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898" w:type="dxa"/>
            <w:gridSpan w:val="2"/>
            <w:vAlign w:val="center"/>
          </w:tcPr>
          <w:p w14:paraId="4F12A4F6" w14:textId="0C073948" w:rsidR="00CF38FA" w:rsidRPr="00D24B1C" w:rsidRDefault="00CF38FA" w:rsidP="00CF38FA">
            <w:pPr>
              <w:autoSpaceDE/>
              <w:autoSpaceDN/>
              <w:adjustRightInd/>
              <w:spacing w:before="0" w:line="240" w:lineRule="auto"/>
              <w:ind w:left="0"/>
              <w:rPr>
                <w:color w:val="auto"/>
                <w:sz w:val="16"/>
                <w:szCs w:val="24"/>
                <w:lang w:val="ru-RU"/>
              </w:rPr>
            </w:pPr>
            <w:r w:rsidRPr="00D24B1C">
              <w:rPr>
                <w:color w:val="auto"/>
                <w:sz w:val="16"/>
                <w:szCs w:val="24"/>
              </w:rPr>
              <w:t>Interline 984</w:t>
            </w:r>
          </w:p>
        </w:tc>
        <w:tc>
          <w:tcPr>
            <w:tcW w:w="971" w:type="dxa"/>
            <w:gridSpan w:val="2"/>
            <w:vAlign w:val="center"/>
          </w:tcPr>
          <w:p w14:paraId="194F4D28" w14:textId="7121260F" w:rsidR="00CF38FA" w:rsidRPr="006A01C9" w:rsidRDefault="00CF38FA" w:rsidP="00CF38FA">
            <w:pPr>
              <w:autoSpaceDE/>
              <w:autoSpaceDN/>
              <w:adjustRightInd/>
              <w:spacing w:before="0" w:line="240" w:lineRule="auto"/>
              <w:ind w:left="0"/>
              <w:jc w:val="center"/>
              <w:rPr>
                <w:color w:val="auto"/>
                <w:sz w:val="16"/>
                <w:szCs w:val="24"/>
                <w:lang w:val="ru-RU"/>
              </w:rPr>
            </w:pPr>
            <w:r w:rsidRPr="006A01C9">
              <w:rPr>
                <w:color w:val="auto"/>
                <w:sz w:val="16"/>
                <w:szCs w:val="24"/>
                <w:lang w:val="ru-RU"/>
              </w:rPr>
              <w:t>105</w:t>
            </w:r>
          </w:p>
        </w:tc>
        <w:tc>
          <w:tcPr>
            <w:tcW w:w="1076" w:type="dxa"/>
            <w:gridSpan w:val="2"/>
            <w:vAlign w:val="center"/>
          </w:tcPr>
          <w:p w14:paraId="124FBE91" w14:textId="77777777" w:rsidR="00CF38FA" w:rsidRPr="006A01C9" w:rsidRDefault="00CF38FA" w:rsidP="00CF38FA">
            <w:pPr>
              <w:jc w:val="center"/>
              <w:rPr>
                <w:color w:val="auto"/>
                <w:sz w:val="16"/>
                <w:szCs w:val="16"/>
              </w:rPr>
            </w:pPr>
          </w:p>
        </w:tc>
      </w:tr>
      <w:tr w:rsidR="006D182B" w:rsidRPr="0005732F" w14:paraId="4A3CFF5F" w14:textId="77777777" w:rsidTr="00183BC1">
        <w:trPr>
          <w:trHeight w:val="288"/>
          <w:jc w:val="center"/>
        </w:trPr>
        <w:tc>
          <w:tcPr>
            <w:tcW w:w="2559" w:type="dxa"/>
            <w:gridSpan w:val="3"/>
            <w:vAlign w:val="center"/>
          </w:tcPr>
          <w:p w14:paraId="15EA40E9" w14:textId="77777777" w:rsidR="006D182B" w:rsidRPr="0005732F" w:rsidRDefault="006D182B" w:rsidP="006D182B">
            <w:pPr>
              <w:rPr>
                <w:b/>
                <w:color w:val="auto"/>
                <w:sz w:val="16"/>
                <w:szCs w:val="16"/>
              </w:rPr>
            </w:pPr>
          </w:p>
        </w:tc>
        <w:tc>
          <w:tcPr>
            <w:tcW w:w="2470" w:type="dxa"/>
            <w:vAlign w:val="center"/>
          </w:tcPr>
          <w:p w14:paraId="56C8E78F" w14:textId="77777777" w:rsidR="006D182B" w:rsidRPr="00AD544E" w:rsidRDefault="006D182B" w:rsidP="006D182B">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898" w:type="dxa"/>
            <w:gridSpan w:val="2"/>
            <w:vAlign w:val="center"/>
          </w:tcPr>
          <w:p w14:paraId="74684CA3" w14:textId="77777777" w:rsidR="006D182B" w:rsidRPr="00D24B1C" w:rsidRDefault="006D182B" w:rsidP="006D182B">
            <w:pPr>
              <w:autoSpaceDE/>
              <w:autoSpaceDN/>
              <w:adjustRightInd/>
              <w:spacing w:before="0" w:line="240" w:lineRule="auto"/>
              <w:ind w:left="0"/>
              <w:rPr>
                <w:color w:val="auto"/>
                <w:sz w:val="16"/>
                <w:szCs w:val="24"/>
                <w:lang w:val="ru-RU"/>
              </w:rPr>
            </w:pPr>
            <w:r w:rsidRPr="00D24B1C">
              <w:rPr>
                <w:color w:val="auto"/>
                <w:sz w:val="16"/>
                <w:szCs w:val="24"/>
                <w:lang w:val="ru-RU"/>
              </w:rPr>
              <w:t>Tankguard Storage</w:t>
            </w:r>
          </w:p>
        </w:tc>
        <w:tc>
          <w:tcPr>
            <w:tcW w:w="971" w:type="dxa"/>
            <w:gridSpan w:val="2"/>
            <w:vAlign w:val="center"/>
          </w:tcPr>
          <w:p w14:paraId="6050F470" w14:textId="77777777"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lang w:val="ru-RU"/>
              </w:rPr>
              <w:t>310</w:t>
            </w:r>
          </w:p>
        </w:tc>
        <w:tc>
          <w:tcPr>
            <w:tcW w:w="1076" w:type="dxa"/>
            <w:gridSpan w:val="2"/>
            <w:vAlign w:val="center"/>
          </w:tcPr>
          <w:p w14:paraId="1CBE43D5" w14:textId="77777777" w:rsidR="006D182B" w:rsidRPr="006A01C9" w:rsidRDefault="006D182B" w:rsidP="006D182B">
            <w:pPr>
              <w:jc w:val="center"/>
              <w:rPr>
                <w:color w:val="auto"/>
                <w:sz w:val="16"/>
                <w:szCs w:val="16"/>
              </w:rPr>
            </w:pPr>
          </w:p>
        </w:tc>
      </w:tr>
      <w:tr w:rsidR="00E9052C" w:rsidRPr="0005732F" w14:paraId="2D66898B" w14:textId="77777777" w:rsidTr="00183BC1">
        <w:trPr>
          <w:trHeight w:val="288"/>
          <w:jc w:val="center"/>
        </w:trPr>
        <w:tc>
          <w:tcPr>
            <w:tcW w:w="2559" w:type="dxa"/>
            <w:gridSpan w:val="3"/>
            <w:vAlign w:val="center"/>
          </w:tcPr>
          <w:p w14:paraId="5AA28A89" w14:textId="77777777" w:rsidR="00E9052C" w:rsidRPr="0005732F" w:rsidRDefault="00E9052C" w:rsidP="00E9052C">
            <w:pPr>
              <w:rPr>
                <w:b/>
                <w:color w:val="auto"/>
                <w:sz w:val="16"/>
                <w:szCs w:val="16"/>
              </w:rPr>
            </w:pPr>
          </w:p>
        </w:tc>
        <w:tc>
          <w:tcPr>
            <w:tcW w:w="2470" w:type="dxa"/>
            <w:vAlign w:val="center"/>
          </w:tcPr>
          <w:p w14:paraId="28A98BA1" w14:textId="0BE7466C" w:rsidR="00E9052C" w:rsidRPr="00AD544E" w:rsidRDefault="00E9052C" w:rsidP="00E9052C">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898" w:type="dxa"/>
            <w:gridSpan w:val="2"/>
            <w:vAlign w:val="center"/>
          </w:tcPr>
          <w:p w14:paraId="03921953" w14:textId="77777777" w:rsidR="007B34C7" w:rsidRPr="00D24B1C" w:rsidRDefault="00E9052C" w:rsidP="00E9052C">
            <w:pPr>
              <w:autoSpaceDE/>
              <w:autoSpaceDN/>
              <w:adjustRightInd/>
              <w:spacing w:before="0" w:line="240" w:lineRule="auto"/>
              <w:ind w:left="0"/>
              <w:rPr>
                <w:color w:val="auto"/>
                <w:sz w:val="16"/>
                <w:szCs w:val="24"/>
              </w:rPr>
            </w:pPr>
            <w:proofErr w:type="spellStart"/>
            <w:r w:rsidRPr="00D24B1C">
              <w:rPr>
                <w:color w:val="auto"/>
                <w:sz w:val="16"/>
                <w:szCs w:val="24"/>
              </w:rPr>
              <w:t>Amercoat</w:t>
            </w:r>
            <w:proofErr w:type="spellEnd"/>
            <w:r w:rsidRPr="00D24B1C">
              <w:rPr>
                <w:color w:val="auto"/>
                <w:sz w:val="16"/>
                <w:szCs w:val="24"/>
              </w:rPr>
              <w:t xml:space="preserve"> 240</w:t>
            </w:r>
          </w:p>
          <w:p w14:paraId="0B5E5B82" w14:textId="765DB267" w:rsidR="00E9052C" w:rsidRPr="00D24B1C" w:rsidRDefault="00E9052C" w:rsidP="00E9052C">
            <w:pPr>
              <w:autoSpaceDE/>
              <w:autoSpaceDN/>
              <w:adjustRightInd/>
              <w:spacing w:before="0" w:line="240" w:lineRule="auto"/>
              <w:ind w:left="0"/>
              <w:rPr>
                <w:color w:val="auto"/>
                <w:sz w:val="16"/>
                <w:szCs w:val="24"/>
                <w:lang w:val="ru-RU"/>
              </w:rPr>
            </w:pPr>
            <w:proofErr w:type="spellStart"/>
            <w:r w:rsidRPr="00D24B1C">
              <w:rPr>
                <w:color w:val="auto"/>
                <w:sz w:val="16"/>
                <w:szCs w:val="24"/>
              </w:rPr>
              <w:t>Sigmacover</w:t>
            </w:r>
            <w:proofErr w:type="spellEnd"/>
            <w:r w:rsidRPr="00D24B1C">
              <w:rPr>
                <w:color w:val="auto"/>
                <w:sz w:val="16"/>
                <w:szCs w:val="24"/>
              </w:rPr>
              <w:t xml:space="preserve"> 240</w:t>
            </w:r>
          </w:p>
        </w:tc>
        <w:tc>
          <w:tcPr>
            <w:tcW w:w="971" w:type="dxa"/>
            <w:gridSpan w:val="2"/>
            <w:vAlign w:val="center"/>
          </w:tcPr>
          <w:p w14:paraId="3DE950A9" w14:textId="3B099A5B" w:rsidR="00E9052C" w:rsidRPr="006A01C9" w:rsidRDefault="00E9052C" w:rsidP="00E9052C">
            <w:pPr>
              <w:autoSpaceDE/>
              <w:autoSpaceDN/>
              <w:adjustRightInd/>
              <w:spacing w:before="0" w:line="240" w:lineRule="auto"/>
              <w:ind w:left="0"/>
              <w:jc w:val="center"/>
              <w:rPr>
                <w:color w:val="auto"/>
                <w:sz w:val="16"/>
                <w:szCs w:val="24"/>
              </w:rPr>
            </w:pPr>
            <w:r w:rsidRPr="006A01C9">
              <w:rPr>
                <w:color w:val="auto"/>
                <w:sz w:val="16"/>
                <w:szCs w:val="24"/>
                <w:lang w:val="ru-RU"/>
              </w:rPr>
              <w:t>146-180</w:t>
            </w:r>
          </w:p>
        </w:tc>
        <w:tc>
          <w:tcPr>
            <w:tcW w:w="1076" w:type="dxa"/>
            <w:gridSpan w:val="2"/>
            <w:vAlign w:val="center"/>
          </w:tcPr>
          <w:p w14:paraId="3AC83358" w14:textId="77777777" w:rsidR="00E9052C" w:rsidRPr="006A01C9" w:rsidRDefault="00E9052C" w:rsidP="00E9052C">
            <w:pPr>
              <w:jc w:val="center"/>
              <w:rPr>
                <w:color w:val="auto"/>
                <w:sz w:val="16"/>
                <w:szCs w:val="16"/>
              </w:rPr>
            </w:pPr>
          </w:p>
        </w:tc>
      </w:tr>
      <w:tr w:rsidR="006D182B" w:rsidRPr="0005732F" w14:paraId="6BCE66F8" w14:textId="77777777" w:rsidTr="00183BC1">
        <w:trPr>
          <w:trHeight w:val="288"/>
          <w:jc w:val="center"/>
        </w:trPr>
        <w:tc>
          <w:tcPr>
            <w:tcW w:w="2559" w:type="dxa"/>
            <w:gridSpan w:val="3"/>
            <w:vAlign w:val="center"/>
          </w:tcPr>
          <w:p w14:paraId="76D357FF" w14:textId="77777777" w:rsidR="006D182B" w:rsidRPr="0005732F" w:rsidRDefault="006D182B" w:rsidP="006D182B">
            <w:pPr>
              <w:rPr>
                <w:b/>
                <w:color w:val="auto"/>
                <w:sz w:val="16"/>
                <w:szCs w:val="16"/>
              </w:rPr>
            </w:pPr>
          </w:p>
        </w:tc>
        <w:tc>
          <w:tcPr>
            <w:tcW w:w="2470" w:type="dxa"/>
            <w:vAlign w:val="center"/>
          </w:tcPr>
          <w:p w14:paraId="24E3B85E" w14:textId="77777777" w:rsidR="006D182B" w:rsidRPr="00E26578" w:rsidRDefault="006D182B" w:rsidP="006D182B">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898" w:type="dxa"/>
            <w:gridSpan w:val="2"/>
            <w:vAlign w:val="center"/>
          </w:tcPr>
          <w:p w14:paraId="4F24A2D3" w14:textId="77777777" w:rsidR="006D182B" w:rsidRPr="00D24B1C" w:rsidRDefault="006D182B" w:rsidP="006D182B">
            <w:pPr>
              <w:autoSpaceDE/>
              <w:autoSpaceDN/>
              <w:adjustRightInd/>
              <w:spacing w:before="0" w:line="240" w:lineRule="auto"/>
              <w:ind w:left="0"/>
              <w:rPr>
                <w:color w:val="auto"/>
                <w:sz w:val="16"/>
                <w:szCs w:val="24"/>
                <w:lang w:val="ru-RU"/>
              </w:rPr>
            </w:pPr>
            <w:r w:rsidRPr="00D24B1C">
              <w:rPr>
                <w:color w:val="auto"/>
                <w:sz w:val="16"/>
                <w:szCs w:val="24"/>
                <w:lang w:val="ru-RU"/>
              </w:rPr>
              <w:t>Cor-Cote HCR FF</w:t>
            </w:r>
          </w:p>
        </w:tc>
        <w:tc>
          <w:tcPr>
            <w:tcW w:w="971" w:type="dxa"/>
            <w:gridSpan w:val="2"/>
            <w:vAlign w:val="center"/>
          </w:tcPr>
          <w:p w14:paraId="4B8746BA" w14:textId="77777777"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lang w:val="ru-RU"/>
              </w:rPr>
              <w:t>100</w:t>
            </w:r>
          </w:p>
        </w:tc>
        <w:tc>
          <w:tcPr>
            <w:tcW w:w="1076" w:type="dxa"/>
            <w:gridSpan w:val="2"/>
            <w:vAlign w:val="center"/>
          </w:tcPr>
          <w:p w14:paraId="1FB131C0" w14:textId="77777777" w:rsidR="006D182B" w:rsidRPr="006A01C9" w:rsidRDefault="006D182B" w:rsidP="006D182B">
            <w:pPr>
              <w:jc w:val="center"/>
              <w:rPr>
                <w:color w:val="auto"/>
                <w:sz w:val="16"/>
                <w:szCs w:val="16"/>
              </w:rPr>
            </w:pPr>
          </w:p>
        </w:tc>
      </w:tr>
      <w:tr w:rsidR="006D182B" w:rsidRPr="0005732F" w14:paraId="2135DEC7" w14:textId="77777777" w:rsidTr="00183BC1">
        <w:trPr>
          <w:trHeight w:val="288"/>
          <w:jc w:val="center"/>
        </w:trPr>
        <w:tc>
          <w:tcPr>
            <w:tcW w:w="2559" w:type="dxa"/>
            <w:gridSpan w:val="3"/>
            <w:vAlign w:val="center"/>
          </w:tcPr>
          <w:p w14:paraId="6851183A" w14:textId="77777777" w:rsidR="006D182B" w:rsidRPr="0005732F" w:rsidRDefault="006D182B" w:rsidP="006D182B">
            <w:pPr>
              <w:rPr>
                <w:b/>
                <w:color w:val="auto"/>
                <w:sz w:val="16"/>
                <w:szCs w:val="16"/>
              </w:rPr>
            </w:pPr>
          </w:p>
        </w:tc>
        <w:tc>
          <w:tcPr>
            <w:tcW w:w="2470" w:type="dxa"/>
            <w:vAlign w:val="center"/>
          </w:tcPr>
          <w:p w14:paraId="0A1B44B6" w14:textId="77777777" w:rsidR="006D182B" w:rsidRPr="00E26578" w:rsidRDefault="006D182B" w:rsidP="006D182B">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898" w:type="dxa"/>
            <w:gridSpan w:val="2"/>
            <w:vAlign w:val="center"/>
          </w:tcPr>
          <w:p w14:paraId="5327B336" w14:textId="77777777" w:rsidR="006D182B" w:rsidRPr="00D24B1C" w:rsidRDefault="006D182B" w:rsidP="006D182B">
            <w:pPr>
              <w:autoSpaceDE/>
              <w:autoSpaceDN/>
              <w:adjustRightInd/>
              <w:spacing w:before="0" w:line="240" w:lineRule="auto"/>
              <w:ind w:left="0"/>
              <w:rPr>
                <w:color w:val="auto"/>
                <w:sz w:val="16"/>
                <w:szCs w:val="24"/>
                <w:lang w:val="ru-RU"/>
              </w:rPr>
            </w:pPr>
            <w:r w:rsidRPr="00D24B1C">
              <w:rPr>
                <w:color w:val="auto"/>
                <w:sz w:val="16"/>
                <w:szCs w:val="24"/>
                <w:lang w:val="ru-RU"/>
              </w:rPr>
              <w:t>Stonchem 501</w:t>
            </w:r>
          </w:p>
        </w:tc>
        <w:tc>
          <w:tcPr>
            <w:tcW w:w="971" w:type="dxa"/>
            <w:gridSpan w:val="2"/>
            <w:vAlign w:val="center"/>
          </w:tcPr>
          <w:p w14:paraId="35130831" w14:textId="77777777"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lang w:val="ru-RU"/>
              </w:rPr>
              <w:t>0</w:t>
            </w:r>
          </w:p>
        </w:tc>
        <w:tc>
          <w:tcPr>
            <w:tcW w:w="1076" w:type="dxa"/>
            <w:gridSpan w:val="2"/>
            <w:vAlign w:val="center"/>
          </w:tcPr>
          <w:p w14:paraId="362E1705" w14:textId="77777777" w:rsidR="006D182B" w:rsidRPr="006A01C9" w:rsidRDefault="006D182B" w:rsidP="006D182B">
            <w:pPr>
              <w:jc w:val="center"/>
              <w:rPr>
                <w:color w:val="auto"/>
                <w:sz w:val="16"/>
                <w:szCs w:val="16"/>
              </w:rPr>
            </w:pPr>
          </w:p>
        </w:tc>
      </w:tr>
      <w:tr w:rsidR="006D182B" w:rsidRPr="0005732F" w14:paraId="587D3F8D" w14:textId="77777777" w:rsidTr="00183BC1">
        <w:trPr>
          <w:trHeight w:val="288"/>
          <w:jc w:val="center"/>
        </w:trPr>
        <w:tc>
          <w:tcPr>
            <w:tcW w:w="2559" w:type="dxa"/>
            <w:gridSpan w:val="3"/>
            <w:vAlign w:val="center"/>
          </w:tcPr>
          <w:p w14:paraId="2AB04878" w14:textId="77777777" w:rsidR="006D182B" w:rsidRPr="0005732F" w:rsidRDefault="006D182B" w:rsidP="006D182B">
            <w:pPr>
              <w:rPr>
                <w:b/>
                <w:color w:val="auto"/>
                <w:sz w:val="16"/>
                <w:szCs w:val="16"/>
              </w:rPr>
            </w:pPr>
          </w:p>
        </w:tc>
        <w:tc>
          <w:tcPr>
            <w:tcW w:w="2470" w:type="dxa"/>
            <w:vAlign w:val="center"/>
          </w:tcPr>
          <w:p w14:paraId="47D8E4B5" w14:textId="77777777" w:rsidR="006D182B" w:rsidRPr="00AD544E" w:rsidRDefault="006D182B" w:rsidP="006D182B">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898" w:type="dxa"/>
            <w:gridSpan w:val="2"/>
            <w:vAlign w:val="center"/>
          </w:tcPr>
          <w:p w14:paraId="66CAC7AC" w14:textId="77777777" w:rsidR="006D182B" w:rsidRPr="00D24B1C" w:rsidRDefault="006D182B" w:rsidP="006D182B">
            <w:pPr>
              <w:autoSpaceDE/>
              <w:autoSpaceDN/>
              <w:adjustRightInd/>
              <w:spacing w:before="0" w:line="240" w:lineRule="auto"/>
              <w:ind w:left="0"/>
              <w:rPr>
                <w:color w:val="auto"/>
                <w:sz w:val="16"/>
                <w:szCs w:val="24"/>
                <w:lang w:val="ru-RU"/>
              </w:rPr>
            </w:pPr>
            <w:r w:rsidRPr="00D24B1C">
              <w:rPr>
                <w:color w:val="auto"/>
                <w:sz w:val="16"/>
                <w:szCs w:val="24"/>
                <w:lang w:val="ru-RU"/>
              </w:rPr>
              <w:t>Series 61 Tneme-Liner</w:t>
            </w:r>
          </w:p>
        </w:tc>
        <w:tc>
          <w:tcPr>
            <w:tcW w:w="971" w:type="dxa"/>
            <w:gridSpan w:val="2"/>
            <w:vAlign w:val="center"/>
          </w:tcPr>
          <w:p w14:paraId="0C5AFC1C" w14:textId="77777777" w:rsidR="006D182B" w:rsidRPr="006A01C9" w:rsidRDefault="006D182B" w:rsidP="006D182B">
            <w:pPr>
              <w:autoSpaceDE/>
              <w:autoSpaceDN/>
              <w:adjustRightInd/>
              <w:spacing w:before="0" w:line="240" w:lineRule="auto"/>
              <w:ind w:left="0"/>
              <w:jc w:val="center"/>
              <w:rPr>
                <w:color w:val="auto"/>
                <w:sz w:val="16"/>
                <w:szCs w:val="24"/>
                <w:lang w:val="ru-RU"/>
              </w:rPr>
            </w:pPr>
            <w:r w:rsidRPr="006A01C9">
              <w:rPr>
                <w:color w:val="auto"/>
                <w:sz w:val="16"/>
                <w:szCs w:val="24"/>
                <w:lang w:val="ru-RU"/>
              </w:rPr>
              <w:t>45</w:t>
            </w:r>
          </w:p>
        </w:tc>
        <w:tc>
          <w:tcPr>
            <w:tcW w:w="1076" w:type="dxa"/>
            <w:gridSpan w:val="2"/>
            <w:vAlign w:val="center"/>
          </w:tcPr>
          <w:p w14:paraId="198683DC" w14:textId="77777777" w:rsidR="006D182B" w:rsidRPr="006A01C9" w:rsidRDefault="006D182B" w:rsidP="006D182B">
            <w:pPr>
              <w:jc w:val="center"/>
              <w:rPr>
                <w:color w:val="auto"/>
                <w:sz w:val="16"/>
                <w:szCs w:val="16"/>
              </w:rPr>
            </w:pPr>
          </w:p>
        </w:tc>
      </w:tr>
      <w:tr w:rsidR="006D182B" w:rsidRPr="00521355" w14:paraId="713D4FE2" w14:textId="77777777" w:rsidTr="00183BC1">
        <w:trPr>
          <w:trHeight w:val="288"/>
          <w:jc w:val="center"/>
        </w:trPr>
        <w:tc>
          <w:tcPr>
            <w:tcW w:w="9974" w:type="dxa"/>
            <w:gridSpan w:val="10"/>
            <w:tcBorders>
              <w:top w:val="single" w:sz="12" w:space="0" w:color="auto"/>
            </w:tcBorders>
            <w:vAlign w:val="center"/>
          </w:tcPr>
          <w:p w14:paraId="57FBD9A4" w14:textId="77777777" w:rsidR="006D182B" w:rsidRPr="00CF1DBE" w:rsidRDefault="006D182B" w:rsidP="006D182B">
            <w:pPr>
              <w:widowControl w:val="0"/>
              <w:spacing w:before="54" w:line="240" w:lineRule="auto"/>
              <w:ind w:left="-74" w:right="280"/>
              <w:rPr>
                <w:i/>
                <w:iCs/>
                <w:sz w:val="14"/>
                <w:szCs w:val="14"/>
              </w:rPr>
            </w:pPr>
            <w:r w:rsidRPr="008270D1">
              <w:rPr>
                <w:b/>
                <w:i/>
                <w:iCs/>
                <w:sz w:val="14"/>
                <w:szCs w:val="14"/>
              </w:rPr>
              <w:t>This coating system is NOT a substitute for a coating manufacturer's recommendation.</w:t>
            </w:r>
            <w:r w:rsidRPr="00CF1DBE">
              <w:rPr>
                <w:i/>
                <w:iCs/>
                <w:sz w:val="14"/>
                <w:szCs w:val="14"/>
              </w:rPr>
              <w:t xml:space="preserve"> REINFORCING: Continuous Exposure (Use a flake- or textile-reinforced system to resist physical abuse and for immersion service. Review the resin selection (probably polyester, epoxy, or modified urethane) with the coating manufacturer to ensure it is resistant to the corrosive media.); Intermittent Exposure (Use a thin film or elastomeric system. Review the resin selection (probably epoxy or modified urethane resin) with the coating manufacturer to ensure it is resistant to the corrosive media.); General (Ask the coating manufacturer to recommend reinforcing material (aggregate, mortar topping, chopped glass, or glass mat) not only to withstand moderate physical abuse, but also, where necessary, to reduce the probability of cracks developing in the coating and allowing product to leak. Whenever a concrete containment structure cracks, it moves slightly, creating localized stresses in the coating that often causes cracks.) In some cases, additional </w:t>
            </w:r>
            <w:proofErr w:type="gramStart"/>
            <w:r w:rsidRPr="00CF1DBE">
              <w:rPr>
                <w:i/>
                <w:iCs/>
                <w:sz w:val="14"/>
                <w:szCs w:val="14"/>
              </w:rPr>
              <w:t>coats of</w:t>
            </w:r>
            <w:proofErr w:type="gramEnd"/>
            <w:r w:rsidRPr="00CF1DBE">
              <w:rPr>
                <w:i/>
                <w:iCs/>
                <w:sz w:val="14"/>
                <w:szCs w:val="14"/>
              </w:rPr>
              <w:t xml:space="preserve"> material may be necessary to prepare the concrete surface for the coating system.</w:t>
            </w:r>
          </w:p>
          <w:p w14:paraId="73D9451D" w14:textId="77777777" w:rsidR="006D182B" w:rsidRPr="00CF1DBE" w:rsidRDefault="006D182B" w:rsidP="006D182B">
            <w:pPr>
              <w:autoSpaceDE/>
              <w:autoSpaceDN/>
              <w:adjustRightInd/>
              <w:spacing w:before="0" w:line="240" w:lineRule="auto"/>
              <w:ind w:left="-74" w:right="280"/>
              <w:rPr>
                <w:i/>
                <w:iCs/>
                <w:sz w:val="14"/>
                <w:szCs w:val="14"/>
              </w:rPr>
            </w:pPr>
          </w:p>
        </w:tc>
      </w:tr>
      <w:tr w:rsidR="006D182B" w:rsidRPr="0005732F" w14:paraId="64663377" w14:textId="77777777" w:rsidTr="00183BC1">
        <w:trPr>
          <w:trHeight w:val="288"/>
          <w:jc w:val="center"/>
        </w:trPr>
        <w:tc>
          <w:tcPr>
            <w:tcW w:w="1441" w:type="dxa"/>
            <w:vAlign w:val="center"/>
          </w:tcPr>
          <w:p w14:paraId="582E9619" w14:textId="77777777" w:rsidR="006D182B" w:rsidRPr="000C5718" w:rsidRDefault="006D182B" w:rsidP="006D182B">
            <w:pPr>
              <w:autoSpaceDE/>
              <w:autoSpaceDN/>
              <w:adjustRightInd/>
              <w:spacing w:before="0" w:line="240" w:lineRule="auto"/>
              <w:ind w:left="-72"/>
              <w:rPr>
                <w:b/>
                <w:sz w:val="16"/>
                <w:szCs w:val="16"/>
              </w:rPr>
            </w:pPr>
            <w:r w:rsidRPr="000C5718">
              <w:rPr>
                <w:b/>
                <w:sz w:val="16"/>
                <w:szCs w:val="16"/>
              </w:rPr>
              <w:t>Last Update:</w:t>
            </w:r>
          </w:p>
        </w:tc>
        <w:tc>
          <w:tcPr>
            <w:tcW w:w="3588" w:type="dxa"/>
            <w:gridSpan w:val="3"/>
            <w:vAlign w:val="center"/>
          </w:tcPr>
          <w:p w14:paraId="0E4126CF" w14:textId="179D7842" w:rsidR="006D182B" w:rsidRPr="000C5718" w:rsidRDefault="00575579" w:rsidP="006D182B">
            <w:pPr>
              <w:autoSpaceDE/>
              <w:autoSpaceDN/>
              <w:adjustRightInd/>
              <w:spacing w:before="0" w:line="240" w:lineRule="auto"/>
              <w:ind w:left="-72"/>
              <w:rPr>
                <w:b/>
                <w:sz w:val="16"/>
                <w:szCs w:val="16"/>
              </w:rPr>
            </w:pPr>
            <w:r>
              <w:rPr>
                <w:position w:val="-1"/>
                <w:sz w:val="16"/>
                <w:szCs w:val="16"/>
              </w:rPr>
              <w:t>November</w:t>
            </w:r>
            <w:r w:rsidR="003C6FC4">
              <w:rPr>
                <w:position w:val="-1"/>
                <w:sz w:val="16"/>
                <w:szCs w:val="16"/>
              </w:rPr>
              <w:t xml:space="preserve"> 2025</w:t>
            </w:r>
          </w:p>
        </w:tc>
        <w:tc>
          <w:tcPr>
            <w:tcW w:w="3068" w:type="dxa"/>
            <w:gridSpan w:val="3"/>
            <w:vAlign w:val="center"/>
          </w:tcPr>
          <w:p w14:paraId="747A91FC" w14:textId="77777777" w:rsidR="006D182B" w:rsidRPr="0005732F" w:rsidRDefault="006D182B" w:rsidP="006D182B">
            <w:pPr>
              <w:rPr>
                <w:b/>
                <w:color w:val="auto"/>
                <w:sz w:val="16"/>
                <w:szCs w:val="16"/>
              </w:rPr>
            </w:pPr>
          </w:p>
        </w:tc>
        <w:tc>
          <w:tcPr>
            <w:tcW w:w="971" w:type="dxa"/>
            <w:gridSpan w:val="2"/>
            <w:vAlign w:val="center"/>
          </w:tcPr>
          <w:p w14:paraId="1D3F78FE" w14:textId="77777777" w:rsidR="006D182B" w:rsidRPr="0005732F" w:rsidRDefault="006D182B" w:rsidP="006D182B">
            <w:pPr>
              <w:jc w:val="center"/>
              <w:rPr>
                <w:b/>
                <w:color w:val="auto"/>
                <w:sz w:val="16"/>
                <w:szCs w:val="16"/>
              </w:rPr>
            </w:pPr>
          </w:p>
        </w:tc>
        <w:tc>
          <w:tcPr>
            <w:tcW w:w="906" w:type="dxa"/>
            <w:vAlign w:val="center"/>
          </w:tcPr>
          <w:p w14:paraId="27117946" w14:textId="77777777" w:rsidR="006D182B" w:rsidRPr="0005732F" w:rsidRDefault="006D182B" w:rsidP="006D182B">
            <w:pPr>
              <w:jc w:val="center"/>
              <w:rPr>
                <w:b/>
                <w:color w:val="auto"/>
                <w:sz w:val="16"/>
                <w:szCs w:val="16"/>
              </w:rPr>
            </w:pPr>
          </w:p>
        </w:tc>
      </w:tr>
    </w:tbl>
    <w:p w14:paraId="10BAAB63" w14:textId="77777777" w:rsidR="00BE08BA" w:rsidRDefault="00BE08BA" w:rsidP="00FD2791">
      <w:pPr>
        <w:spacing w:before="0" w:line="240" w:lineRule="auto"/>
        <w:ind w:left="1170" w:hanging="540"/>
        <w:rPr>
          <w:color w:val="auto"/>
          <w:sz w:val="16"/>
          <w:szCs w:val="16"/>
          <w:lang w:val="ru-RU"/>
        </w:rPr>
      </w:pPr>
    </w:p>
    <w:p w14:paraId="3FD14F8C" w14:textId="1512E3D2" w:rsidR="00D16134" w:rsidRPr="001D3869" w:rsidRDefault="00FD2791" w:rsidP="00FD2791">
      <w:pPr>
        <w:spacing w:before="0" w:line="240" w:lineRule="auto"/>
        <w:ind w:left="1170" w:hanging="540"/>
        <w:rPr>
          <w:sz w:val="20"/>
          <w:szCs w:val="20"/>
        </w:rPr>
      </w:pPr>
      <w:r>
        <w:rPr>
          <w:color w:val="auto"/>
          <w:sz w:val="16"/>
          <w:szCs w:val="16"/>
        </w:rPr>
        <w:t>Note 1</w:t>
      </w:r>
      <w:proofErr w:type="gramStart"/>
      <w:r>
        <w:rPr>
          <w:color w:val="auto"/>
          <w:sz w:val="16"/>
          <w:szCs w:val="16"/>
        </w:rPr>
        <w:t xml:space="preserve">: </w:t>
      </w:r>
      <w:r w:rsidR="00637948">
        <w:rPr>
          <w:color w:val="auto"/>
          <w:sz w:val="16"/>
          <w:szCs w:val="16"/>
        </w:rPr>
        <w:tab/>
      </w:r>
      <w:r w:rsidR="00D16134" w:rsidRPr="00FD2791">
        <w:rPr>
          <w:color w:val="auto"/>
          <w:sz w:val="16"/>
          <w:szCs w:val="16"/>
        </w:rPr>
        <w:t>*</w:t>
      </w:r>
      <w:proofErr w:type="gramEnd"/>
      <w:r w:rsidR="006F2331" w:rsidRPr="00FD2791">
        <w:rPr>
          <w:color w:val="auto"/>
          <w:sz w:val="16"/>
          <w:szCs w:val="16"/>
        </w:rPr>
        <w:t xml:space="preserve">Hempel to include a concrete sealer </w:t>
      </w:r>
      <w:proofErr w:type="spellStart"/>
      <w:r w:rsidR="006F2331" w:rsidRPr="00FD2791">
        <w:rPr>
          <w:color w:val="auto"/>
          <w:sz w:val="16"/>
          <w:szCs w:val="16"/>
        </w:rPr>
        <w:t>Hempadur</w:t>
      </w:r>
      <w:proofErr w:type="spellEnd"/>
      <w:r w:rsidR="006F2331" w:rsidRPr="00FD2791">
        <w:rPr>
          <w:color w:val="auto"/>
          <w:sz w:val="16"/>
          <w:szCs w:val="16"/>
        </w:rPr>
        <w:t xml:space="preserve"> Sealer 05990.</w:t>
      </w:r>
      <w:r w:rsidR="00D16134" w:rsidRPr="001D3869">
        <w:rPr>
          <w:sz w:val="20"/>
          <w:szCs w:val="20"/>
        </w:rPr>
        <w:br w:type="page"/>
      </w:r>
    </w:p>
    <w:tbl>
      <w:tblPr>
        <w:tblW w:w="9994" w:type="dxa"/>
        <w:jc w:val="center"/>
        <w:tblLayout w:type="fixed"/>
        <w:tblLook w:val="01E0" w:firstRow="1" w:lastRow="1" w:firstColumn="1" w:lastColumn="1" w:noHBand="0" w:noVBand="0"/>
      </w:tblPr>
      <w:tblGrid>
        <w:gridCol w:w="1382"/>
        <w:gridCol w:w="270"/>
        <w:gridCol w:w="848"/>
        <w:gridCol w:w="2816"/>
        <w:gridCol w:w="1160"/>
        <w:gridCol w:w="1476"/>
        <w:gridCol w:w="971"/>
        <w:gridCol w:w="1071"/>
      </w:tblGrid>
      <w:tr w:rsidR="00D16134" w:rsidRPr="0005732F" w14:paraId="0CF5EDD6" w14:textId="77777777" w:rsidTr="00183BC1">
        <w:trPr>
          <w:trHeight w:val="360"/>
          <w:jc w:val="center"/>
        </w:trPr>
        <w:tc>
          <w:tcPr>
            <w:tcW w:w="9994" w:type="dxa"/>
            <w:gridSpan w:val="8"/>
            <w:tcBorders>
              <w:top w:val="single" w:sz="6" w:space="0" w:color="auto"/>
              <w:bottom w:val="single" w:sz="12" w:space="0" w:color="auto"/>
            </w:tcBorders>
            <w:shd w:val="clear" w:color="auto" w:fill="FFFFFF"/>
            <w:vAlign w:val="center"/>
          </w:tcPr>
          <w:p w14:paraId="5BE5763D" w14:textId="77777777" w:rsidR="00D16134" w:rsidRPr="0005732F" w:rsidRDefault="00D16134" w:rsidP="00183BC1">
            <w:pPr>
              <w:ind w:right="-72"/>
              <w:jc w:val="right"/>
              <w:rPr>
                <w:b/>
                <w:i/>
                <w:color w:val="auto"/>
              </w:rPr>
            </w:pPr>
            <w:r w:rsidRPr="001D3869">
              <w:rPr>
                <w:b/>
                <w:i/>
                <w:color w:val="auto"/>
              </w:rPr>
              <w:lastRenderedPageBreak/>
              <w:t xml:space="preserve">Concrete </w:t>
            </w:r>
            <w:r>
              <w:rPr>
                <w:b/>
                <w:i/>
                <w:color w:val="auto"/>
              </w:rPr>
              <w:t>Linings</w:t>
            </w:r>
          </w:p>
        </w:tc>
      </w:tr>
      <w:tr w:rsidR="00D16134" w:rsidRPr="0005732F" w14:paraId="4A192485" w14:textId="77777777" w:rsidTr="00183BC1">
        <w:trPr>
          <w:trHeight w:val="360"/>
          <w:jc w:val="center"/>
        </w:trPr>
        <w:tc>
          <w:tcPr>
            <w:tcW w:w="7952" w:type="dxa"/>
            <w:gridSpan w:val="6"/>
            <w:tcBorders>
              <w:top w:val="single" w:sz="12" w:space="0" w:color="auto"/>
              <w:left w:val="single" w:sz="12" w:space="0" w:color="auto"/>
              <w:bottom w:val="single" w:sz="12" w:space="0" w:color="auto"/>
            </w:tcBorders>
            <w:vAlign w:val="center"/>
          </w:tcPr>
          <w:p w14:paraId="51B1DEE4" w14:textId="77777777" w:rsidR="00D16134" w:rsidRDefault="00D16134" w:rsidP="00183BC1">
            <w:pPr>
              <w:autoSpaceDE/>
              <w:autoSpaceDN/>
              <w:adjustRightInd/>
              <w:spacing w:before="0" w:line="240" w:lineRule="auto"/>
              <w:ind w:left="0"/>
              <w:rPr>
                <w:b/>
                <w:color w:val="auto"/>
                <w:sz w:val="20"/>
                <w:szCs w:val="20"/>
              </w:rPr>
            </w:pPr>
            <w:r>
              <w:rPr>
                <w:b/>
                <w:sz w:val="20"/>
                <w:szCs w:val="20"/>
              </w:rPr>
              <w:t xml:space="preserve">Lining </w:t>
            </w:r>
            <w:proofErr w:type="spellStart"/>
            <w:r>
              <w:rPr>
                <w:b/>
                <w:sz w:val="20"/>
                <w:szCs w:val="20"/>
              </w:rPr>
              <w:t>Systems</w:t>
            </w:r>
            <w:r w:rsidRPr="00EF6238">
              <w:rPr>
                <w:b/>
                <w:color w:val="auto"/>
                <w:sz w:val="20"/>
                <w:szCs w:val="20"/>
              </w:rPr>
              <w:t>for</w:t>
            </w:r>
            <w:proofErr w:type="spellEnd"/>
            <w:r w:rsidRPr="00EF6238">
              <w:rPr>
                <w:b/>
                <w:color w:val="auto"/>
                <w:sz w:val="20"/>
                <w:szCs w:val="20"/>
              </w:rPr>
              <w:t xml:space="preserve"> Concrete: Service Temperatures &lt;60°С (140°F), </w:t>
            </w:r>
          </w:p>
          <w:p w14:paraId="2FC0BADA" w14:textId="77777777" w:rsidR="00D16134" w:rsidRPr="0005645C" w:rsidRDefault="00D16134" w:rsidP="00183BC1">
            <w:pPr>
              <w:autoSpaceDE/>
              <w:autoSpaceDN/>
              <w:adjustRightInd/>
              <w:spacing w:before="0" w:line="240" w:lineRule="auto"/>
              <w:ind w:left="0"/>
              <w:rPr>
                <w:b/>
                <w:color w:val="auto"/>
                <w:sz w:val="20"/>
                <w:szCs w:val="20"/>
              </w:rPr>
            </w:pPr>
            <w:r w:rsidRPr="00EF6238">
              <w:rPr>
                <w:b/>
                <w:color w:val="auto"/>
                <w:sz w:val="20"/>
                <w:szCs w:val="20"/>
              </w:rPr>
              <w:t>Aggressive Physical Abuse, Intermittent &amp; Continuous Exposure</w:t>
            </w:r>
          </w:p>
        </w:tc>
        <w:tc>
          <w:tcPr>
            <w:tcW w:w="2042" w:type="dxa"/>
            <w:gridSpan w:val="2"/>
            <w:tcBorders>
              <w:top w:val="single" w:sz="12" w:space="0" w:color="auto"/>
              <w:bottom w:val="single" w:sz="12" w:space="0" w:color="auto"/>
              <w:right w:val="single" w:sz="12" w:space="0" w:color="auto"/>
            </w:tcBorders>
            <w:shd w:val="clear" w:color="auto" w:fill="000000"/>
            <w:vAlign w:val="center"/>
          </w:tcPr>
          <w:p w14:paraId="0FCD17DD" w14:textId="77777777" w:rsidR="00D16134" w:rsidRPr="0005732F" w:rsidRDefault="00D16134" w:rsidP="00183BC1">
            <w:pPr>
              <w:autoSpaceDE/>
              <w:autoSpaceDN/>
              <w:adjustRightInd/>
              <w:spacing w:before="0" w:line="240" w:lineRule="auto"/>
              <w:ind w:left="0"/>
              <w:jc w:val="center"/>
              <w:rPr>
                <w:b/>
                <w:color w:val="auto"/>
                <w:sz w:val="36"/>
                <w:szCs w:val="40"/>
              </w:rPr>
            </w:pPr>
            <w:r w:rsidRPr="00B76D32">
              <w:rPr>
                <w:b/>
                <w:color w:val="auto"/>
                <w:sz w:val="36"/>
                <w:szCs w:val="24"/>
                <w:lang w:val="ru-RU"/>
              </w:rPr>
              <w:t>20.3</w:t>
            </w:r>
          </w:p>
        </w:tc>
      </w:tr>
      <w:tr w:rsidR="00D16134" w:rsidRPr="0005732F" w14:paraId="47289991" w14:textId="77777777" w:rsidTr="00183BC1">
        <w:trPr>
          <w:cantSplit/>
          <w:trHeight w:val="288"/>
          <w:jc w:val="center"/>
        </w:trPr>
        <w:tc>
          <w:tcPr>
            <w:tcW w:w="1652" w:type="dxa"/>
            <w:gridSpan w:val="2"/>
            <w:tcBorders>
              <w:top w:val="single" w:sz="12" w:space="0" w:color="auto"/>
            </w:tcBorders>
          </w:tcPr>
          <w:p w14:paraId="419AD4BD"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Surface Prep:</w:t>
            </w:r>
          </w:p>
        </w:tc>
        <w:tc>
          <w:tcPr>
            <w:tcW w:w="3664" w:type="dxa"/>
            <w:gridSpan w:val="2"/>
            <w:tcBorders>
              <w:top w:val="single" w:sz="12" w:space="0" w:color="auto"/>
            </w:tcBorders>
          </w:tcPr>
          <w:p w14:paraId="6BE02901"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Follow manufacturer’s recommendation.</w:t>
            </w:r>
          </w:p>
        </w:tc>
        <w:tc>
          <w:tcPr>
            <w:tcW w:w="1160" w:type="dxa"/>
            <w:tcBorders>
              <w:top w:val="single" w:sz="12" w:space="0" w:color="auto"/>
            </w:tcBorders>
          </w:tcPr>
          <w:p w14:paraId="1191FD1C"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Touch Up:</w:t>
            </w:r>
          </w:p>
        </w:tc>
        <w:tc>
          <w:tcPr>
            <w:tcW w:w="3518" w:type="dxa"/>
            <w:gridSpan w:val="3"/>
            <w:vMerge w:val="restart"/>
            <w:tcBorders>
              <w:top w:val="single" w:sz="12" w:space="0" w:color="auto"/>
            </w:tcBorders>
          </w:tcPr>
          <w:p w14:paraId="28A7C476"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Manufacturer’s Recommendation</w:t>
            </w:r>
          </w:p>
        </w:tc>
      </w:tr>
      <w:tr w:rsidR="00D16134" w:rsidRPr="0005732F" w14:paraId="3D550173" w14:textId="77777777" w:rsidTr="00183BC1">
        <w:trPr>
          <w:cantSplit/>
          <w:trHeight w:val="288"/>
          <w:jc w:val="center"/>
        </w:trPr>
        <w:tc>
          <w:tcPr>
            <w:tcW w:w="1652" w:type="dxa"/>
            <w:gridSpan w:val="2"/>
          </w:tcPr>
          <w:p w14:paraId="7B981A14"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Anchor Pattern:</w:t>
            </w:r>
          </w:p>
        </w:tc>
        <w:tc>
          <w:tcPr>
            <w:tcW w:w="3664" w:type="dxa"/>
            <w:gridSpan w:val="2"/>
          </w:tcPr>
          <w:p w14:paraId="152D5945"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Not applicable.</w:t>
            </w:r>
          </w:p>
        </w:tc>
        <w:tc>
          <w:tcPr>
            <w:tcW w:w="1160" w:type="dxa"/>
          </w:tcPr>
          <w:p w14:paraId="07C6640B" w14:textId="77777777" w:rsidR="00D16134" w:rsidRPr="00F029EB" w:rsidRDefault="00D16134" w:rsidP="00183BC1">
            <w:pPr>
              <w:autoSpaceDE/>
              <w:autoSpaceDN/>
              <w:adjustRightInd/>
              <w:spacing w:before="0" w:line="240" w:lineRule="auto"/>
              <w:ind w:left="-72"/>
              <w:rPr>
                <w:sz w:val="16"/>
                <w:szCs w:val="16"/>
              </w:rPr>
            </w:pPr>
          </w:p>
        </w:tc>
        <w:tc>
          <w:tcPr>
            <w:tcW w:w="3518" w:type="dxa"/>
            <w:gridSpan w:val="3"/>
            <w:vMerge/>
          </w:tcPr>
          <w:p w14:paraId="60F8A168" w14:textId="77777777" w:rsidR="00D16134" w:rsidRPr="0005732F" w:rsidRDefault="00D16134" w:rsidP="00183BC1">
            <w:pPr>
              <w:rPr>
                <w:color w:val="auto"/>
              </w:rPr>
            </w:pPr>
          </w:p>
        </w:tc>
      </w:tr>
      <w:tr w:rsidR="00D16134" w:rsidRPr="008A0A84" w14:paraId="5697AC74" w14:textId="77777777" w:rsidTr="00183BC1">
        <w:trPr>
          <w:cantSplit/>
          <w:trHeight w:val="288"/>
          <w:jc w:val="center"/>
        </w:trPr>
        <w:tc>
          <w:tcPr>
            <w:tcW w:w="1652" w:type="dxa"/>
            <w:gridSpan w:val="2"/>
            <w:tcBorders>
              <w:bottom w:val="single" w:sz="12" w:space="0" w:color="auto"/>
            </w:tcBorders>
          </w:tcPr>
          <w:p w14:paraId="01257D7C" w14:textId="77777777" w:rsidR="00D16134" w:rsidRPr="00521355" w:rsidRDefault="00D16134" w:rsidP="00183BC1">
            <w:pPr>
              <w:autoSpaceDE/>
              <w:autoSpaceDN/>
              <w:adjustRightInd/>
              <w:spacing w:before="0" w:line="240" w:lineRule="auto"/>
              <w:ind w:left="-72"/>
              <w:rPr>
                <w:b/>
                <w:sz w:val="16"/>
                <w:szCs w:val="16"/>
              </w:rPr>
            </w:pPr>
            <w:r w:rsidRPr="00521355">
              <w:rPr>
                <w:b/>
                <w:sz w:val="16"/>
                <w:szCs w:val="16"/>
              </w:rPr>
              <w:t>Total DFT:</w:t>
            </w:r>
          </w:p>
        </w:tc>
        <w:tc>
          <w:tcPr>
            <w:tcW w:w="3664" w:type="dxa"/>
            <w:gridSpan w:val="2"/>
            <w:tcBorders>
              <w:bottom w:val="single" w:sz="12" w:space="0" w:color="auto"/>
            </w:tcBorders>
          </w:tcPr>
          <w:p w14:paraId="164BB652" w14:textId="77777777" w:rsidR="00D16134" w:rsidRPr="00521355" w:rsidRDefault="00D16134" w:rsidP="00183BC1">
            <w:pPr>
              <w:autoSpaceDE/>
              <w:autoSpaceDN/>
              <w:adjustRightInd/>
              <w:spacing w:before="0" w:line="240" w:lineRule="auto"/>
              <w:ind w:left="-72"/>
              <w:rPr>
                <w:sz w:val="16"/>
                <w:szCs w:val="16"/>
              </w:rPr>
            </w:pPr>
            <w:r w:rsidRPr="00521355">
              <w:rPr>
                <w:sz w:val="16"/>
                <w:szCs w:val="16"/>
              </w:rPr>
              <w:t>Varies with manufacturer.</w:t>
            </w:r>
          </w:p>
        </w:tc>
        <w:tc>
          <w:tcPr>
            <w:tcW w:w="1160" w:type="dxa"/>
            <w:tcBorders>
              <w:bottom w:val="single" w:sz="12" w:space="0" w:color="auto"/>
            </w:tcBorders>
          </w:tcPr>
          <w:p w14:paraId="719E2B13" w14:textId="77777777" w:rsidR="00D16134" w:rsidRPr="00F029EB" w:rsidRDefault="00D16134" w:rsidP="00183BC1">
            <w:pPr>
              <w:autoSpaceDE/>
              <w:autoSpaceDN/>
              <w:adjustRightInd/>
              <w:spacing w:before="0" w:line="240" w:lineRule="auto"/>
              <w:ind w:left="-72"/>
              <w:rPr>
                <w:sz w:val="16"/>
                <w:szCs w:val="16"/>
              </w:rPr>
            </w:pPr>
          </w:p>
        </w:tc>
        <w:tc>
          <w:tcPr>
            <w:tcW w:w="3518" w:type="dxa"/>
            <w:gridSpan w:val="3"/>
            <w:vMerge/>
            <w:tcBorders>
              <w:bottom w:val="single" w:sz="12" w:space="0" w:color="auto"/>
            </w:tcBorders>
          </w:tcPr>
          <w:p w14:paraId="5BE76196" w14:textId="77777777" w:rsidR="00D16134" w:rsidRPr="006952A6" w:rsidRDefault="00D16134" w:rsidP="00183BC1">
            <w:pPr>
              <w:rPr>
                <w:color w:val="auto"/>
                <w:lang w:val="ru-RU"/>
              </w:rPr>
            </w:pPr>
          </w:p>
        </w:tc>
      </w:tr>
      <w:tr w:rsidR="00D16134" w:rsidRPr="0005732F" w14:paraId="0F360177" w14:textId="77777777" w:rsidTr="00183BC1">
        <w:trPr>
          <w:trHeight w:val="360"/>
          <w:jc w:val="center"/>
        </w:trPr>
        <w:tc>
          <w:tcPr>
            <w:tcW w:w="2500" w:type="dxa"/>
            <w:gridSpan w:val="3"/>
            <w:tcBorders>
              <w:top w:val="single" w:sz="12" w:space="0" w:color="auto"/>
              <w:left w:val="single" w:sz="12" w:space="0" w:color="auto"/>
              <w:bottom w:val="single" w:sz="12" w:space="0" w:color="auto"/>
            </w:tcBorders>
            <w:shd w:val="clear" w:color="auto" w:fill="000000"/>
            <w:vAlign w:val="center"/>
          </w:tcPr>
          <w:p w14:paraId="13BFCCBD"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Coat, Generic Classification, DFT</w:t>
            </w:r>
          </w:p>
        </w:tc>
        <w:tc>
          <w:tcPr>
            <w:tcW w:w="2816" w:type="dxa"/>
            <w:tcBorders>
              <w:top w:val="single" w:sz="12" w:space="0" w:color="auto"/>
              <w:bottom w:val="single" w:sz="12" w:space="0" w:color="auto"/>
            </w:tcBorders>
            <w:shd w:val="clear" w:color="auto" w:fill="000000"/>
            <w:vAlign w:val="center"/>
          </w:tcPr>
          <w:p w14:paraId="401E2608"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Manufacturer</w:t>
            </w:r>
          </w:p>
        </w:tc>
        <w:tc>
          <w:tcPr>
            <w:tcW w:w="2636" w:type="dxa"/>
            <w:gridSpan w:val="2"/>
            <w:tcBorders>
              <w:top w:val="single" w:sz="12" w:space="0" w:color="auto"/>
              <w:bottom w:val="single" w:sz="12" w:space="0" w:color="auto"/>
            </w:tcBorders>
            <w:shd w:val="clear" w:color="auto" w:fill="000000"/>
            <w:vAlign w:val="center"/>
          </w:tcPr>
          <w:p w14:paraId="5FA5E3A9"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Product Designation</w:t>
            </w:r>
          </w:p>
        </w:tc>
        <w:tc>
          <w:tcPr>
            <w:tcW w:w="971" w:type="dxa"/>
            <w:tcBorders>
              <w:top w:val="single" w:sz="12" w:space="0" w:color="auto"/>
              <w:bottom w:val="single" w:sz="12" w:space="0" w:color="auto"/>
            </w:tcBorders>
            <w:shd w:val="clear" w:color="auto" w:fill="000000"/>
            <w:vAlign w:val="center"/>
          </w:tcPr>
          <w:p w14:paraId="7A1BB3AA" w14:textId="77777777" w:rsidR="00D16134" w:rsidRPr="001D3869" w:rsidRDefault="00D16134" w:rsidP="00183BC1">
            <w:pPr>
              <w:autoSpaceDE/>
              <w:autoSpaceDN/>
              <w:adjustRightInd/>
              <w:spacing w:before="0" w:line="240" w:lineRule="auto"/>
              <w:ind w:left="0"/>
              <w:jc w:val="center"/>
              <w:rPr>
                <w:b/>
                <w:color w:val="FFFFFF"/>
                <w:sz w:val="16"/>
                <w:szCs w:val="16"/>
              </w:rPr>
            </w:pPr>
            <w:r w:rsidRPr="001D3869">
              <w:rPr>
                <w:b/>
                <w:color w:val="FFFFFF"/>
                <w:sz w:val="16"/>
                <w:szCs w:val="16"/>
              </w:rPr>
              <w:t>VOC (G/L)</w:t>
            </w:r>
          </w:p>
        </w:tc>
        <w:tc>
          <w:tcPr>
            <w:tcW w:w="1071" w:type="dxa"/>
            <w:tcBorders>
              <w:top w:val="single" w:sz="12" w:space="0" w:color="auto"/>
              <w:bottom w:val="single" w:sz="12" w:space="0" w:color="auto"/>
              <w:right w:val="single" w:sz="12" w:space="0" w:color="auto"/>
            </w:tcBorders>
            <w:shd w:val="clear" w:color="auto" w:fill="000000"/>
            <w:vAlign w:val="center"/>
          </w:tcPr>
          <w:p w14:paraId="13C888D5" w14:textId="77777777" w:rsidR="00D16134" w:rsidRPr="001D3869" w:rsidRDefault="00D16134" w:rsidP="00183BC1">
            <w:pPr>
              <w:autoSpaceDE/>
              <w:autoSpaceDN/>
              <w:adjustRightInd/>
              <w:spacing w:before="0" w:line="240" w:lineRule="auto"/>
              <w:ind w:left="0"/>
              <w:rPr>
                <w:b/>
                <w:color w:val="FFFFFF"/>
                <w:sz w:val="16"/>
                <w:szCs w:val="16"/>
              </w:rPr>
            </w:pPr>
            <w:r w:rsidRPr="001D3869">
              <w:rPr>
                <w:b/>
                <w:color w:val="FFFFFF"/>
                <w:sz w:val="16"/>
                <w:szCs w:val="16"/>
              </w:rPr>
              <w:t>By Max</w:t>
            </w:r>
            <w:r w:rsidRPr="001D3869">
              <w:rPr>
                <w:b/>
                <w:color w:val="FFFFFF"/>
                <w:sz w:val="16"/>
                <w:szCs w:val="16"/>
              </w:rPr>
              <w:br/>
              <w:t>Svc Temp</w:t>
            </w:r>
          </w:p>
        </w:tc>
      </w:tr>
      <w:tr w:rsidR="00D16134" w:rsidRPr="0005732F" w14:paraId="039C9884" w14:textId="77777777" w:rsidTr="00183BC1">
        <w:trPr>
          <w:trHeight w:val="288"/>
          <w:jc w:val="center"/>
        </w:trPr>
        <w:tc>
          <w:tcPr>
            <w:tcW w:w="2500" w:type="dxa"/>
            <w:gridSpan w:val="3"/>
            <w:vAlign w:val="center"/>
          </w:tcPr>
          <w:p w14:paraId="25E2DA8B" w14:textId="77777777" w:rsidR="00D16134" w:rsidRPr="001D3869" w:rsidRDefault="00D16134" w:rsidP="00183BC1">
            <w:pPr>
              <w:autoSpaceDE/>
              <w:autoSpaceDN/>
              <w:adjustRightInd/>
              <w:spacing w:before="0" w:line="240" w:lineRule="auto"/>
              <w:ind w:left="0"/>
              <w:rPr>
                <w:b/>
                <w:sz w:val="16"/>
                <w:szCs w:val="16"/>
              </w:rPr>
            </w:pPr>
            <w:r w:rsidRPr="001D3869">
              <w:rPr>
                <w:b/>
                <w:sz w:val="16"/>
                <w:szCs w:val="16"/>
              </w:rPr>
              <w:t>PRIMER</w:t>
            </w:r>
          </w:p>
        </w:tc>
        <w:tc>
          <w:tcPr>
            <w:tcW w:w="2816" w:type="dxa"/>
            <w:vAlign w:val="center"/>
          </w:tcPr>
          <w:p w14:paraId="0AE6D5B3"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636" w:type="dxa"/>
            <w:gridSpan w:val="2"/>
            <w:vAlign w:val="center"/>
          </w:tcPr>
          <w:p w14:paraId="54A0E747" w14:textId="77777777" w:rsidR="00D16134" w:rsidRPr="00D24B1C" w:rsidRDefault="00D16134" w:rsidP="00183BC1">
            <w:pPr>
              <w:autoSpaceDE/>
              <w:autoSpaceDN/>
              <w:adjustRightInd/>
              <w:spacing w:before="0" w:line="240" w:lineRule="auto"/>
              <w:ind w:left="0"/>
              <w:rPr>
                <w:color w:val="auto"/>
                <w:sz w:val="16"/>
                <w:szCs w:val="24"/>
                <w:lang w:val="ru-RU"/>
              </w:rPr>
            </w:pPr>
            <w:r w:rsidRPr="00D24B1C">
              <w:rPr>
                <w:color w:val="auto"/>
                <w:sz w:val="16"/>
                <w:szCs w:val="24"/>
                <w:lang w:val="ru-RU"/>
              </w:rPr>
              <w:t>Semstone 110</w:t>
            </w:r>
          </w:p>
        </w:tc>
        <w:tc>
          <w:tcPr>
            <w:tcW w:w="971" w:type="dxa"/>
            <w:vAlign w:val="center"/>
          </w:tcPr>
          <w:p w14:paraId="3BD571EC" w14:textId="77777777" w:rsidR="00D16134" w:rsidRPr="00AD544E" w:rsidRDefault="00D16134" w:rsidP="00183BC1">
            <w:pPr>
              <w:autoSpaceDE/>
              <w:autoSpaceDN/>
              <w:adjustRightInd/>
              <w:spacing w:before="0" w:line="240" w:lineRule="auto"/>
              <w:ind w:left="0"/>
              <w:jc w:val="center"/>
              <w:rPr>
                <w:color w:val="auto"/>
                <w:sz w:val="16"/>
                <w:szCs w:val="24"/>
                <w:lang w:val="ru-RU"/>
              </w:rPr>
            </w:pPr>
            <w:r w:rsidRPr="00AD544E">
              <w:rPr>
                <w:color w:val="auto"/>
                <w:sz w:val="16"/>
                <w:szCs w:val="24"/>
                <w:lang w:val="ru-RU"/>
              </w:rPr>
              <w:t>0</w:t>
            </w:r>
          </w:p>
        </w:tc>
        <w:tc>
          <w:tcPr>
            <w:tcW w:w="1071" w:type="dxa"/>
            <w:vAlign w:val="center"/>
          </w:tcPr>
          <w:p w14:paraId="0680507E" w14:textId="77777777" w:rsidR="00D16134" w:rsidRPr="0005732F" w:rsidRDefault="00D16134" w:rsidP="00183BC1">
            <w:pPr>
              <w:jc w:val="center"/>
              <w:rPr>
                <w:color w:val="auto"/>
                <w:sz w:val="16"/>
                <w:szCs w:val="16"/>
              </w:rPr>
            </w:pPr>
          </w:p>
        </w:tc>
      </w:tr>
      <w:tr w:rsidR="00F530A0" w:rsidRPr="0005732F" w14:paraId="7CBA04BB" w14:textId="77777777" w:rsidTr="00183BC1">
        <w:trPr>
          <w:trHeight w:val="288"/>
          <w:jc w:val="center"/>
        </w:trPr>
        <w:tc>
          <w:tcPr>
            <w:tcW w:w="2500" w:type="dxa"/>
            <w:gridSpan w:val="3"/>
            <w:vAlign w:val="center"/>
          </w:tcPr>
          <w:p w14:paraId="208031D7" w14:textId="77777777" w:rsidR="00F530A0" w:rsidRPr="001D3869" w:rsidRDefault="00F530A0" w:rsidP="00183BC1">
            <w:pPr>
              <w:autoSpaceDE/>
              <w:autoSpaceDN/>
              <w:adjustRightInd/>
              <w:spacing w:before="0" w:line="240" w:lineRule="auto"/>
              <w:ind w:left="0"/>
              <w:rPr>
                <w:b/>
                <w:sz w:val="16"/>
                <w:szCs w:val="16"/>
              </w:rPr>
            </w:pPr>
          </w:p>
        </w:tc>
        <w:tc>
          <w:tcPr>
            <w:tcW w:w="2816" w:type="dxa"/>
            <w:vAlign w:val="center"/>
          </w:tcPr>
          <w:p w14:paraId="7104C9BD" w14:textId="47191CC0" w:rsidR="00F530A0" w:rsidRPr="00E26578" w:rsidRDefault="00F530A0" w:rsidP="00183BC1">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636" w:type="dxa"/>
            <w:gridSpan w:val="2"/>
            <w:vAlign w:val="center"/>
          </w:tcPr>
          <w:p w14:paraId="5FBC402F" w14:textId="2970CB97" w:rsidR="00F530A0" w:rsidRPr="00D24B1C" w:rsidRDefault="00F530A0" w:rsidP="00183BC1">
            <w:pPr>
              <w:autoSpaceDE/>
              <w:autoSpaceDN/>
              <w:adjustRightInd/>
              <w:spacing w:before="0" w:line="240" w:lineRule="auto"/>
              <w:ind w:left="0"/>
              <w:rPr>
                <w:color w:val="auto"/>
                <w:sz w:val="16"/>
                <w:szCs w:val="24"/>
                <w:lang w:val="ru-RU"/>
              </w:rPr>
            </w:pPr>
            <w:proofErr w:type="spellStart"/>
            <w:r w:rsidRPr="00D24B1C">
              <w:rPr>
                <w:color w:val="auto"/>
                <w:sz w:val="16"/>
                <w:szCs w:val="24"/>
              </w:rPr>
              <w:t>Polyglass</w:t>
            </w:r>
            <w:proofErr w:type="spellEnd"/>
            <w:r w:rsidRPr="00D24B1C">
              <w:rPr>
                <w:color w:val="auto"/>
                <w:sz w:val="16"/>
                <w:szCs w:val="24"/>
              </w:rPr>
              <w:t xml:space="preserve"> WCP</w:t>
            </w:r>
          </w:p>
        </w:tc>
        <w:tc>
          <w:tcPr>
            <w:tcW w:w="971" w:type="dxa"/>
            <w:vAlign w:val="center"/>
          </w:tcPr>
          <w:p w14:paraId="53F733E6" w14:textId="673F3186" w:rsidR="00F530A0" w:rsidRPr="00AD544E" w:rsidRDefault="00F530A0" w:rsidP="00183BC1">
            <w:pPr>
              <w:autoSpaceDE/>
              <w:autoSpaceDN/>
              <w:adjustRightInd/>
              <w:spacing w:before="0" w:line="240" w:lineRule="auto"/>
              <w:ind w:left="0"/>
              <w:jc w:val="center"/>
              <w:rPr>
                <w:color w:val="auto"/>
                <w:sz w:val="16"/>
                <w:szCs w:val="24"/>
                <w:lang w:val="ru-RU"/>
              </w:rPr>
            </w:pPr>
            <w:r>
              <w:rPr>
                <w:color w:val="auto"/>
                <w:sz w:val="16"/>
                <w:szCs w:val="24"/>
              </w:rPr>
              <w:t>181</w:t>
            </w:r>
          </w:p>
        </w:tc>
        <w:tc>
          <w:tcPr>
            <w:tcW w:w="1071" w:type="dxa"/>
            <w:vAlign w:val="center"/>
          </w:tcPr>
          <w:p w14:paraId="4D8EDCD0" w14:textId="77777777" w:rsidR="00F530A0" w:rsidRPr="0005732F" w:rsidRDefault="00F530A0" w:rsidP="00183BC1">
            <w:pPr>
              <w:jc w:val="center"/>
              <w:rPr>
                <w:color w:val="auto"/>
                <w:sz w:val="16"/>
                <w:szCs w:val="16"/>
              </w:rPr>
            </w:pPr>
          </w:p>
        </w:tc>
      </w:tr>
      <w:tr w:rsidR="00D16134" w:rsidRPr="0005732F" w14:paraId="6ADB913C" w14:textId="77777777" w:rsidTr="00183BC1">
        <w:trPr>
          <w:trHeight w:val="288"/>
          <w:jc w:val="center"/>
        </w:trPr>
        <w:tc>
          <w:tcPr>
            <w:tcW w:w="2500" w:type="dxa"/>
            <w:gridSpan w:val="3"/>
            <w:vAlign w:val="center"/>
          </w:tcPr>
          <w:p w14:paraId="2993AFE9" w14:textId="77777777" w:rsidR="00D16134" w:rsidRPr="001D3869" w:rsidRDefault="00D16134" w:rsidP="00183BC1">
            <w:pPr>
              <w:autoSpaceDE/>
              <w:autoSpaceDN/>
              <w:adjustRightInd/>
              <w:spacing w:before="0" w:line="240" w:lineRule="auto"/>
              <w:ind w:left="0"/>
              <w:rPr>
                <w:b/>
                <w:sz w:val="16"/>
                <w:szCs w:val="16"/>
              </w:rPr>
            </w:pPr>
            <w:r w:rsidRPr="0005645C">
              <w:rPr>
                <w:b/>
                <w:sz w:val="16"/>
                <w:szCs w:val="16"/>
              </w:rPr>
              <w:t>Epoxy</w:t>
            </w:r>
          </w:p>
        </w:tc>
        <w:tc>
          <w:tcPr>
            <w:tcW w:w="2816" w:type="dxa"/>
            <w:vAlign w:val="center"/>
          </w:tcPr>
          <w:p w14:paraId="21D03AB7"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636" w:type="dxa"/>
            <w:gridSpan w:val="2"/>
            <w:vAlign w:val="center"/>
          </w:tcPr>
          <w:p w14:paraId="41F9E6B3" w14:textId="6D66E870" w:rsidR="00B90B88" w:rsidRPr="00D24B1C" w:rsidRDefault="00B90B88" w:rsidP="00B90B88">
            <w:pPr>
              <w:autoSpaceDE/>
              <w:autoSpaceDN/>
              <w:adjustRightInd/>
              <w:spacing w:before="0" w:line="240" w:lineRule="auto"/>
              <w:ind w:left="0"/>
              <w:rPr>
                <w:color w:val="auto"/>
                <w:sz w:val="16"/>
                <w:szCs w:val="24"/>
              </w:rPr>
            </w:pPr>
            <w:proofErr w:type="spellStart"/>
            <w:r w:rsidRPr="00D24B1C">
              <w:rPr>
                <w:color w:val="auto"/>
                <w:sz w:val="16"/>
                <w:szCs w:val="24"/>
              </w:rPr>
              <w:t>Hempadur</w:t>
            </w:r>
            <w:proofErr w:type="spellEnd"/>
            <w:r w:rsidRPr="00D24B1C">
              <w:rPr>
                <w:color w:val="auto"/>
                <w:sz w:val="16"/>
                <w:szCs w:val="24"/>
              </w:rPr>
              <w:t xml:space="preserve"> 45751*</w:t>
            </w:r>
          </w:p>
          <w:p w14:paraId="4C693361" w14:textId="35F0D977" w:rsidR="00D16134" w:rsidRPr="00D24B1C" w:rsidRDefault="00B90B88" w:rsidP="00B90B88">
            <w:pPr>
              <w:autoSpaceDE/>
              <w:autoSpaceDN/>
              <w:adjustRightInd/>
              <w:spacing w:before="0" w:line="240" w:lineRule="auto"/>
              <w:ind w:left="0"/>
              <w:rPr>
                <w:color w:val="auto"/>
                <w:sz w:val="16"/>
                <w:szCs w:val="24"/>
                <w:lang w:val="ru-RU"/>
              </w:rPr>
            </w:pPr>
            <w:proofErr w:type="spellStart"/>
            <w:r w:rsidRPr="00D24B1C">
              <w:rPr>
                <w:color w:val="auto"/>
                <w:sz w:val="16"/>
                <w:szCs w:val="24"/>
              </w:rPr>
              <w:t>Hempadur</w:t>
            </w:r>
            <w:proofErr w:type="spellEnd"/>
            <w:r w:rsidRPr="00D24B1C">
              <w:rPr>
                <w:color w:val="auto"/>
                <w:sz w:val="16"/>
                <w:szCs w:val="24"/>
              </w:rPr>
              <w:t xml:space="preserve"> 45753*</w:t>
            </w:r>
          </w:p>
        </w:tc>
        <w:tc>
          <w:tcPr>
            <w:tcW w:w="971" w:type="dxa"/>
            <w:vAlign w:val="center"/>
          </w:tcPr>
          <w:p w14:paraId="7AE4F337"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245-255</w:t>
            </w:r>
          </w:p>
        </w:tc>
        <w:tc>
          <w:tcPr>
            <w:tcW w:w="1071" w:type="dxa"/>
            <w:vAlign w:val="center"/>
          </w:tcPr>
          <w:p w14:paraId="3C538329" w14:textId="77777777" w:rsidR="00D16134" w:rsidRPr="0005732F" w:rsidRDefault="00D16134" w:rsidP="00183BC1">
            <w:pPr>
              <w:jc w:val="center"/>
              <w:rPr>
                <w:color w:val="auto"/>
                <w:sz w:val="16"/>
                <w:szCs w:val="16"/>
              </w:rPr>
            </w:pPr>
          </w:p>
        </w:tc>
      </w:tr>
      <w:tr w:rsidR="00D16134" w:rsidRPr="0005732F" w14:paraId="5400ECF2" w14:textId="77777777" w:rsidTr="00183BC1">
        <w:trPr>
          <w:trHeight w:val="288"/>
          <w:jc w:val="center"/>
        </w:trPr>
        <w:tc>
          <w:tcPr>
            <w:tcW w:w="2500" w:type="dxa"/>
            <w:gridSpan w:val="3"/>
            <w:vAlign w:val="center"/>
          </w:tcPr>
          <w:p w14:paraId="045FA6BB" w14:textId="77777777" w:rsidR="00D16134" w:rsidRPr="0005645C" w:rsidRDefault="00D16134" w:rsidP="00183BC1">
            <w:pPr>
              <w:autoSpaceDE/>
              <w:autoSpaceDN/>
              <w:adjustRightInd/>
              <w:spacing w:before="0" w:line="240" w:lineRule="auto"/>
              <w:ind w:left="0"/>
              <w:rPr>
                <w:b/>
                <w:sz w:val="16"/>
                <w:szCs w:val="16"/>
              </w:rPr>
            </w:pPr>
            <w:r w:rsidRPr="0005645C">
              <w:rPr>
                <w:b/>
                <w:sz w:val="16"/>
                <w:szCs w:val="16"/>
              </w:rPr>
              <w:t>Thickness Varies with Manufacturer</w:t>
            </w:r>
          </w:p>
        </w:tc>
        <w:tc>
          <w:tcPr>
            <w:tcW w:w="2816" w:type="dxa"/>
            <w:vAlign w:val="center"/>
          </w:tcPr>
          <w:p w14:paraId="648C1831"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636" w:type="dxa"/>
            <w:gridSpan w:val="2"/>
            <w:vAlign w:val="center"/>
          </w:tcPr>
          <w:p w14:paraId="36609417" w14:textId="48E9F29E" w:rsidR="003F2173" w:rsidRPr="00D24B1C" w:rsidRDefault="003F2173" w:rsidP="003F2173">
            <w:pPr>
              <w:autoSpaceDE/>
              <w:autoSpaceDN/>
              <w:adjustRightInd/>
              <w:spacing w:before="0" w:line="240" w:lineRule="auto"/>
              <w:ind w:left="0"/>
              <w:rPr>
                <w:color w:val="auto"/>
                <w:sz w:val="16"/>
                <w:szCs w:val="24"/>
              </w:rPr>
            </w:pPr>
            <w:proofErr w:type="spellStart"/>
            <w:r w:rsidRPr="00D24B1C">
              <w:rPr>
                <w:color w:val="auto"/>
                <w:sz w:val="16"/>
                <w:szCs w:val="24"/>
              </w:rPr>
              <w:t>Hempadur</w:t>
            </w:r>
            <w:proofErr w:type="spellEnd"/>
            <w:r w:rsidRPr="00D24B1C">
              <w:rPr>
                <w:color w:val="auto"/>
                <w:sz w:val="16"/>
                <w:szCs w:val="24"/>
              </w:rPr>
              <w:t xml:space="preserve"> 35560*</w:t>
            </w:r>
          </w:p>
          <w:p w14:paraId="6D88FBD8" w14:textId="797A5600" w:rsidR="00D16134" w:rsidRPr="00D24B1C" w:rsidRDefault="003F2173" w:rsidP="003F2173">
            <w:pPr>
              <w:autoSpaceDE/>
              <w:autoSpaceDN/>
              <w:adjustRightInd/>
              <w:spacing w:before="0" w:line="240" w:lineRule="auto"/>
              <w:ind w:left="0"/>
              <w:rPr>
                <w:color w:val="auto"/>
                <w:sz w:val="16"/>
                <w:szCs w:val="24"/>
                <w:lang w:val="ru-RU"/>
              </w:rPr>
            </w:pPr>
            <w:proofErr w:type="spellStart"/>
            <w:r w:rsidRPr="00D24B1C">
              <w:rPr>
                <w:color w:val="auto"/>
                <w:sz w:val="16"/>
                <w:szCs w:val="24"/>
              </w:rPr>
              <w:t>Hempadur</w:t>
            </w:r>
            <w:proofErr w:type="spellEnd"/>
            <w:r w:rsidRPr="00D24B1C">
              <w:rPr>
                <w:color w:val="auto"/>
                <w:sz w:val="16"/>
                <w:szCs w:val="24"/>
              </w:rPr>
              <w:t xml:space="preserve"> 35530*</w:t>
            </w:r>
          </w:p>
        </w:tc>
        <w:tc>
          <w:tcPr>
            <w:tcW w:w="971" w:type="dxa"/>
            <w:vAlign w:val="center"/>
          </w:tcPr>
          <w:p w14:paraId="3B328AD3"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9-154</w:t>
            </w:r>
          </w:p>
        </w:tc>
        <w:tc>
          <w:tcPr>
            <w:tcW w:w="1071" w:type="dxa"/>
            <w:vAlign w:val="center"/>
          </w:tcPr>
          <w:p w14:paraId="1D049626" w14:textId="77777777" w:rsidR="00D16134" w:rsidRPr="0005732F" w:rsidRDefault="00D16134" w:rsidP="00183BC1">
            <w:pPr>
              <w:jc w:val="center"/>
              <w:rPr>
                <w:color w:val="auto"/>
                <w:sz w:val="16"/>
                <w:szCs w:val="16"/>
              </w:rPr>
            </w:pPr>
          </w:p>
        </w:tc>
      </w:tr>
      <w:tr w:rsidR="00D16134" w:rsidRPr="0005732F" w14:paraId="00B6F819" w14:textId="77777777" w:rsidTr="00183BC1">
        <w:trPr>
          <w:trHeight w:val="288"/>
          <w:jc w:val="center"/>
        </w:trPr>
        <w:tc>
          <w:tcPr>
            <w:tcW w:w="2500" w:type="dxa"/>
            <w:gridSpan w:val="3"/>
            <w:vAlign w:val="center"/>
          </w:tcPr>
          <w:p w14:paraId="428EE225" w14:textId="77777777" w:rsidR="00D16134" w:rsidRPr="00E26578" w:rsidRDefault="00D16134" w:rsidP="00183BC1">
            <w:pPr>
              <w:autoSpaceDE/>
              <w:autoSpaceDN/>
              <w:adjustRightInd/>
              <w:spacing w:before="0" w:line="240" w:lineRule="auto"/>
              <w:ind w:left="0"/>
              <w:rPr>
                <w:b/>
                <w:color w:val="auto"/>
                <w:sz w:val="16"/>
                <w:szCs w:val="24"/>
              </w:rPr>
            </w:pPr>
          </w:p>
        </w:tc>
        <w:tc>
          <w:tcPr>
            <w:tcW w:w="2816" w:type="dxa"/>
            <w:vAlign w:val="center"/>
          </w:tcPr>
          <w:p w14:paraId="7E86844C"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636" w:type="dxa"/>
            <w:gridSpan w:val="2"/>
            <w:vAlign w:val="center"/>
          </w:tcPr>
          <w:p w14:paraId="098E562B" w14:textId="77777777" w:rsidR="00D16134" w:rsidRPr="00D24B1C" w:rsidRDefault="00D16134" w:rsidP="00183BC1">
            <w:pPr>
              <w:autoSpaceDE/>
              <w:autoSpaceDN/>
              <w:adjustRightInd/>
              <w:spacing w:before="0" w:line="240" w:lineRule="auto"/>
              <w:ind w:left="0"/>
              <w:rPr>
                <w:color w:val="auto"/>
                <w:sz w:val="16"/>
                <w:szCs w:val="24"/>
                <w:lang w:val="ru-RU"/>
              </w:rPr>
            </w:pPr>
            <w:r w:rsidRPr="00D24B1C">
              <w:rPr>
                <w:color w:val="auto"/>
                <w:sz w:val="16"/>
                <w:szCs w:val="24"/>
                <w:lang w:val="ru-RU"/>
              </w:rPr>
              <w:t>Ceilcote 380</w:t>
            </w:r>
          </w:p>
        </w:tc>
        <w:tc>
          <w:tcPr>
            <w:tcW w:w="971" w:type="dxa"/>
            <w:vAlign w:val="center"/>
          </w:tcPr>
          <w:p w14:paraId="348C5B28" w14:textId="77777777" w:rsidR="00D16134" w:rsidRPr="008270D1" w:rsidRDefault="00D16134" w:rsidP="00183BC1">
            <w:pPr>
              <w:autoSpaceDE/>
              <w:autoSpaceDN/>
              <w:adjustRightInd/>
              <w:spacing w:before="0" w:line="240" w:lineRule="auto"/>
              <w:ind w:left="0"/>
              <w:jc w:val="center"/>
              <w:rPr>
                <w:color w:val="auto"/>
                <w:sz w:val="16"/>
                <w:szCs w:val="24"/>
              </w:rPr>
            </w:pPr>
            <w:r>
              <w:rPr>
                <w:color w:val="auto"/>
                <w:sz w:val="16"/>
                <w:szCs w:val="24"/>
              </w:rPr>
              <w:t>361</w:t>
            </w:r>
          </w:p>
        </w:tc>
        <w:tc>
          <w:tcPr>
            <w:tcW w:w="1071" w:type="dxa"/>
            <w:vAlign w:val="center"/>
          </w:tcPr>
          <w:p w14:paraId="0791D577" w14:textId="77777777" w:rsidR="00D16134" w:rsidRPr="0005732F" w:rsidRDefault="00D16134" w:rsidP="00183BC1">
            <w:pPr>
              <w:jc w:val="center"/>
              <w:rPr>
                <w:color w:val="auto"/>
                <w:sz w:val="16"/>
                <w:szCs w:val="16"/>
              </w:rPr>
            </w:pPr>
          </w:p>
        </w:tc>
      </w:tr>
      <w:tr w:rsidR="00D16134" w:rsidRPr="0005732F" w14:paraId="2B1E7947" w14:textId="77777777" w:rsidTr="00183BC1">
        <w:trPr>
          <w:trHeight w:val="288"/>
          <w:jc w:val="center"/>
        </w:trPr>
        <w:tc>
          <w:tcPr>
            <w:tcW w:w="2500" w:type="dxa"/>
            <w:gridSpan w:val="3"/>
            <w:vAlign w:val="center"/>
          </w:tcPr>
          <w:p w14:paraId="06587D99" w14:textId="77777777" w:rsidR="00D16134" w:rsidRPr="0005732F" w:rsidRDefault="00D16134" w:rsidP="00183BC1">
            <w:pPr>
              <w:rPr>
                <w:b/>
                <w:color w:val="auto"/>
                <w:sz w:val="16"/>
                <w:szCs w:val="16"/>
              </w:rPr>
            </w:pPr>
          </w:p>
        </w:tc>
        <w:tc>
          <w:tcPr>
            <w:tcW w:w="2816" w:type="dxa"/>
            <w:vAlign w:val="center"/>
          </w:tcPr>
          <w:p w14:paraId="0BD71800"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636" w:type="dxa"/>
            <w:gridSpan w:val="2"/>
            <w:vAlign w:val="center"/>
          </w:tcPr>
          <w:p w14:paraId="55C06690" w14:textId="77777777" w:rsidR="00D16134" w:rsidRPr="00D24B1C" w:rsidRDefault="00D16134" w:rsidP="00183BC1">
            <w:pPr>
              <w:autoSpaceDE/>
              <w:autoSpaceDN/>
              <w:adjustRightInd/>
              <w:spacing w:before="0" w:line="240" w:lineRule="auto"/>
              <w:ind w:left="0"/>
              <w:rPr>
                <w:color w:val="auto"/>
                <w:sz w:val="16"/>
                <w:szCs w:val="24"/>
                <w:lang w:val="ru-RU"/>
              </w:rPr>
            </w:pPr>
            <w:r w:rsidRPr="00D24B1C">
              <w:rPr>
                <w:color w:val="auto"/>
                <w:sz w:val="16"/>
                <w:szCs w:val="24"/>
                <w:lang w:val="ru-RU"/>
              </w:rPr>
              <w:t>Tankguard Storage</w:t>
            </w:r>
          </w:p>
        </w:tc>
        <w:tc>
          <w:tcPr>
            <w:tcW w:w="971" w:type="dxa"/>
            <w:vAlign w:val="center"/>
          </w:tcPr>
          <w:p w14:paraId="512B837A"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310</w:t>
            </w:r>
          </w:p>
        </w:tc>
        <w:tc>
          <w:tcPr>
            <w:tcW w:w="1071" w:type="dxa"/>
            <w:vAlign w:val="center"/>
          </w:tcPr>
          <w:p w14:paraId="0D5FB138" w14:textId="77777777" w:rsidR="00D16134" w:rsidRPr="0005732F" w:rsidRDefault="00D16134" w:rsidP="00183BC1">
            <w:pPr>
              <w:jc w:val="center"/>
              <w:rPr>
                <w:color w:val="auto"/>
                <w:sz w:val="16"/>
                <w:szCs w:val="16"/>
              </w:rPr>
            </w:pPr>
          </w:p>
        </w:tc>
      </w:tr>
      <w:tr w:rsidR="00D16134" w:rsidRPr="0005732F" w14:paraId="650CA53D" w14:textId="77777777" w:rsidTr="00183BC1">
        <w:trPr>
          <w:trHeight w:val="288"/>
          <w:jc w:val="center"/>
        </w:trPr>
        <w:tc>
          <w:tcPr>
            <w:tcW w:w="2500" w:type="dxa"/>
            <w:gridSpan w:val="3"/>
            <w:vAlign w:val="center"/>
          </w:tcPr>
          <w:p w14:paraId="5B42A8A3" w14:textId="77777777" w:rsidR="00D16134" w:rsidRPr="0005732F" w:rsidRDefault="00D16134" w:rsidP="00183BC1">
            <w:pPr>
              <w:rPr>
                <w:b/>
                <w:color w:val="auto"/>
                <w:sz w:val="16"/>
                <w:szCs w:val="16"/>
              </w:rPr>
            </w:pPr>
          </w:p>
        </w:tc>
        <w:tc>
          <w:tcPr>
            <w:tcW w:w="2816" w:type="dxa"/>
            <w:vAlign w:val="center"/>
          </w:tcPr>
          <w:p w14:paraId="274C6B4E"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636" w:type="dxa"/>
            <w:gridSpan w:val="2"/>
            <w:vAlign w:val="center"/>
          </w:tcPr>
          <w:p w14:paraId="7A0DBFE7" w14:textId="39CB984F" w:rsidR="00B90B88" w:rsidRPr="00D24B1C" w:rsidRDefault="00D16134" w:rsidP="00B90B88">
            <w:pPr>
              <w:autoSpaceDE/>
              <w:autoSpaceDN/>
              <w:adjustRightInd/>
              <w:spacing w:before="0" w:line="240" w:lineRule="auto"/>
              <w:ind w:left="0"/>
              <w:rPr>
                <w:ins w:id="1566" w:author="Zhumadilov, Daniyar [Bolashak Atyrau Limited]" w:date="2025-09-24T14:56:00Z" w16du:dateUtc="2025-09-24T09:56:00Z"/>
                <w:color w:val="auto"/>
                <w:sz w:val="16"/>
                <w:szCs w:val="24"/>
              </w:rPr>
            </w:pPr>
            <w:proofErr w:type="spellStart"/>
            <w:r w:rsidRPr="00D24B1C">
              <w:rPr>
                <w:color w:val="auto"/>
                <w:sz w:val="16"/>
                <w:szCs w:val="24"/>
              </w:rPr>
              <w:t>Amerlock</w:t>
            </w:r>
            <w:proofErr w:type="spellEnd"/>
            <w:r w:rsidRPr="00D24B1C">
              <w:rPr>
                <w:color w:val="auto"/>
                <w:sz w:val="16"/>
                <w:szCs w:val="24"/>
              </w:rPr>
              <w:t xml:space="preserve"> Sealer </w:t>
            </w:r>
          </w:p>
          <w:p w14:paraId="39BD4D01" w14:textId="7728FA0D" w:rsidR="00D16134" w:rsidRPr="00D24B1C" w:rsidRDefault="00D16134" w:rsidP="00B90B88">
            <w:pPr>
              <w:autoSpaceDE/>
              <w:autoSpaceDN/>
              <w:adjustRightInd/>
              <w:spacing w:before="0" w:line="240" w:lineRule="auto"/>
              <w:ind w:left="0"/>
              <w:rPr>
                <w:color w:val="auto"/>
                <w:sz w:val="16"/>
                <w:szCs w:val="24"/>
              </w:rPr>
            </w:pPr>
            <w:r w:rsidRPr="00D24B1C">
              <w:rPr>
                <w:color w:val="auto"/>
                <w:sz w:val="16"/>
                <w:szCs w:val="24"/>
              </w:rPr>
              <w:t>Sigma Cover 280</w:t>
            </w:r>
          </w:p>
        </w:tc>
        <w:tc>
          <w:tcPr>
            <w:tcW w:w="971" w:type="dxa"/>
            <w:vAlign w:val="center"/>
          </w:tcPr>
          <w:p w14:paraId="2E3FE5A6" w14:textId="77777777" w:rsidR="00D16134" w:rsidRPr="008270D1" w:rsidRDefault="00D16134" w:rsidP="00183BC1">
            <w:pPr>
              <w:autoSpaceDE/>
              <w:autoSpaceDN/>
              <w:adjustRightInd/>
              <w:spacing w:before="0" w:line="240" w:lineRule="auto"/>
              <w:ind w:left="0"/>
              <w:jc w:val="center"/>
              <w:rPr>
                <w:color w:val="auto"/>
                <w:sz w:val="16"/>
                <w:szCs w:val="24"/>
              </w:rPr>
            </w:pPr>
            <w:r>
              <w:rPr>
                <w:color w:val="auto"/>
                <w:sz w:val="16"/>
                <w:szCs w:val="24"/>
                <w:lang w:val="ru-RU"/>
              </w:rPr>
              <w:t>0</w:t>
            </w:r>
            <w:r>
              <w:rPr>
                <w:color w:val="auto"/>
                <w:sz w:val="16"/>
                <w:szCs w:val="24"/>
              </w:rPr>
              <w:t>-327</w:t>
            </w:r>
          </w:p>
        </w:tc>
        <w:tc>
          <w:tcPr>
            <w:tcW w:w="1071" w:type="dxa"/>
            <w:vAlign w:val="center"/>
          </w:tcPr>
          <w:p w14:paraId="6459D351" w14:textId="77777777" w:rsidR="00D16134" w:rsidRPr="0005732F" w:rsidRDefault="00D16134" w:rsidP="00183BC1">
            <w:pPr>
              <w:jc w:val="center"/>
              <w:rPr>
                <w:color w:val="auto"/>
                <w:sz w:val="16"/>
                <w:szCs w:val="16"/>
              </w:rPr>
            </w:pPr>
          </w:p>
        </w:tc>
      </w:tr>
      <w:tr w:rsidR="00D16134" w:rsidRPr="0005732F" w14:paraId="05315EA9" w14:textId="77777777" w:rsidTr="00183BC1">
        <w:trPr>
          <w:trHeight w:val="288"/>
          <w:jc w:val="center"/>
        </w:trPr>
        <w:tc>
          <w:tcPr>
            <w:tcW w:w="2500" w:type="dxa"/>
            <w:gridSpan w:val="3"/>
            <w:vAlign w:val="center"/>
          </w:tcPr>
          <w:p w14:paraId="312BF4B2" w14:textId="77777777" w:rsidR="00D16134" w:rsidRPr="0005732F" w:rsidRDefault="00D16134" w:rsidP="00183BC1">
            <w:pPr>
              <w:rPr>
                <w:b/>
                <w:color w:val="auto"/>
                <w:sz w:val="16"/>
                <w:szCs w:val="16"/>
              </w:rPr>
            </w:pPr>
          </w:p>
        </w:tc>
        <w:tc>
          <w:tcPr>
            <w:tcW w:w="2816" w:type="dxa"/>
            <w:vAlign w:val="center"/>
          </w:tcPr>
          <w:p w14:paraId="7E571AD7" w14:textId="77777777" w:rsidR="00D16134" w:rsidRPr="00E26578"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636" w:type="dxa"/>
            <w:gridSpan w:val="2"/>
            <w:vAlign w:val="center"/>
          </w:tcPr>
          <w:p w14:paraId="6EADA390" w14:textId="77777777" w:rsidR="00D16134" w:rsidRPr="00D24B1C" w:rsidRDefault="00D16134" w:rsidP="00183BC1">
            <w:pPr>
              <w:autoSpaceDE/>
              <w:autoSpaceDN/>
              <w:adjustRightInd/>
              <w:spacing w:before="0" w:line="240" w:lineRule="auto"/>
              <w:ind w:left="0"/>
              <w:rPr>
                <w:color w:val="auto"/>
                <w:sz w:val="16"/>
                <w:szCs w:val="24"/>
                <w:lang w:val="ru-RU"/>
              </w:rPr>
            </w:pPr>
            <w:r w:rsidRPr="00D24B1C">
              <w:rPr>
                <w:color w:val="auto"/>
                <w:sz w:val="16"/>
                <w:szCs w:val="24"/>
                <w:lang w:val="ru-RU"/>
              </w:rPr>
              <w:t>Corobond 100 Epoxy Primer</w:t>
            </w:r>
          </w:p>
        </w:tc>
        <w:tc>
          <w:tcPr>
            <w:tcW w:w="971" w:type="dxa"/>
            <w:vAlign w:val="center"/>
          </w:tcPr>
          <w:p w14:paraId="1668B617"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1071" w:type="dxa"/>
            <w:vAlign w:val="center"/>
          </w:tcPr>
          <w:p w14:paraId="4A1E3DB0" w14:textId="77777777" w:rsidR="00D16134" w:rsidRPr="0005732F" w:rsidRDefault="00D16134" w:rsidP="00183BC1">
            <w:pPr>
              <w:jc w:val="center"/>
              <w:rPr>
                <w:color w:val="auto"/>
                <w:sz w:val="16"/>
                <w:szCs w:val="16"/>
              </w:rPr>
            </w:pPr>
          </w:p>
        </w:tc>
      </w:tr>
      <w:tr w:rsidR="00D16134" w:rsidRPr="0005732F" w14:paraId="41D5152F" w14:textId="77777777" w:rsidTr="00183BC1">
        <w:trPr>
          <w:trHeight w:val="288"/>
          <w:jc w:val="center"/>
        </w:trPr>
        <w:tc>
          <w:tcPr>
            <w:tcW w:w="2500" w:type="dxa"/>
            <w:gridSpan w:val="3"/>
            <w:vAlign w:val="center"/>
          </w:tcPr>
          <w:p w14:paraId="52092514" w14:textId="77777777" w:rsidR="00D16134" w:rsidRPr="0005732F" w:rsidRDefault="00D16134" w:rsidP="00183BC1">
            <w:pPr>
              <w:rPr>
                <w:b/>
                <w:color w:val="auto"/>
                <w:sz w:val="16"/>
                <w:szCs w:val="16"/>
              </w:rPr>
            </w:pPr>
          </w:p>
        </w:tc>
        <w:tc>
          <w:tcPr>
            <w:tcW w:w="2816" w:type="dxa"/>
            <w:vAlign w:val="center"/>
          </w:tcPr>
          <w:p w14:paraId="43E04622" w14:textId="77777777" w:rsidR="00D16134" w:rsidRPr="00E26578"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636" w:type="dxa"/>
            <w:gridSpan w:val="2"/>
            <w:vAlign w:val="center"/>
          </w:tcPr>
          <w:p w14:paraId="0DEF6657" w14:textId="77777777" w:rsidR="00D16134" w:rsidRPr="00D24B1C" w:rsidRDefault="00D16134" w:rsidP="00183BC1">
            <w:pPr>
              <w:autoSpaceDE/>
              <w:autoSpaceDN/>
              <w:adjustRightInd/>
              <w:spacing w:before="0" w:line="240" w:lineRule="auto"/>
              <w:ind w:left="0"/>
              <w:rPr>
                <w:color w:val="auto"/>
                <w:sz w:val="16"/>
                <w:szCs w:val="24"/>
                <w:lang w:val="ru-RU"/>
              </w:rPr>
            </w:pPr>
            <w:r w:rsidRPr="00D24B1C">
              <w:rPr>
                <w:color w:val="auto"/>
                <w:sz w:val="16"/>
                <w:szCs w:val="24"/>
                <w:lang w:val="ru-RU"/>
              </w:rPr>
              <w:t>Stonchem 577</w:t>
            </w:r>
          </w:p>
        </w:tc>
        <w:tc>
          <w:tcPr>
            <w:tcW w:w="971" w:type="dxa"/>
            <w:vAlign w:val="center"/>
          </w:tcPr>
          <w:p w14:paraId="3435BEDE"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1071" w:type="dxa"/>
            <w:vAlign w:val="center"/>
          </w:tcPr>
          <w:p w14:paraId="0CE82B62" w14:textId="77777777" w:rsidR="00D16134" w:rsidRPr="0005732F" w:rsidRDefault="00D16134" w:rsidP="00183BC1">
            <w:pPr>
              <w:jc w:val="center"/>
              <w:rPr>
                <w:color w:val="auto"/>
                <w:sz w:val="16"/>
                <w:szCs w:val="16"/>
              </w:rPr>
            </w:pPr>
          </w:p>
        </w:tc>
      </w:tr>
      <w:tr w:rsidR="00D16134" w:rsidRPr="0005732F" w14:paraId="4965A354" w14:textId="77777777" w:rsidTr="00183BC1">
        <w:trPr>
          <w:trHeight w:val="288"/>
          <w:jc w:val="center"/>
        </w:trPr>
        <w:tc>
          <w:tcPr>
            <w:tcW w:w="2500" w:type="dxa"/>
            <w:gridSpan w:val="3"/>
            <w:vAlign w:val="center"/>
          </w:tcPr>
          <w:p w14:paraId="269A89F6" w14:textId="77777777" w:rsidR="00D16134" w:rsidRPr="0005732F" w:rsidRDefault="00D16134" w:rsidP="00183BC1">
            <w:pPr>
              <w:rPr>
                <w:b/>
                <w:color w:val="auto"/>
                <w:sz w:val="16"/>
                <w:szCs w:val="16"/>
              </w:rPr>
            </w:pPr>
          </w:p>
        </w:tc>
        <w:tc>
          <w:tcPr>
            <w:tcW w:w="2816" w:type="dxa"/>
            <w:vAlign w:val="center"/>
          </w:tcPr>
          <w:p w14:paraId="11AB6CB3"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636" w:type="dxa"/>
            <w:gridSpan w:val="2"/>
            <w:vAlign w:val="center"/>
          </w:tcPr>
          <w:p w14:paraId="7875C9B1" w14:textId="77777777" w:rsidR="00D16134" w:rsidRPr="00D24B1C" w:rsidRDefault="00D16134" w:rsidP="00183BC1">
            <w:pPr>
              <w:autoSpaceDE/>
              <w:autoSpaceDN/>
              <w:adjustRightInd/>
              <w:spacing w:before="0" w:line="240" w:lineRule="auto"/>
              <w:ind w:left="0"/>
              <w:rPr>
                <w:color w:val="auto"/>
                <w:sz w:val="16"/>
                <w:szCs w:val="24"/>
                <w:lang w:val="ru-RU"/>
              </w:rPr>
            </w:pPr>
            <w:r w:rsidRPr="00D24B1C">
              <w:rPr>
                <w:color w:val="auto"/>
                <w:sz w:val="16"/>
                <w:szCs w:val="24"/>
                <w:lang w:val="ru-RU"/>
              </w:rPr>
              <w:t>Series 61 Tneme-Liner</w:t>
            </w:r>
          </w:p>
        </w:tc>
        <w:tc>
          <w:tcPr>
            <w:tcW w:w="971" w:type="dxa"/>
            <w:vAlign w:val="center"/>
          </w:tcPr>
          <w:p w14:paraId="59C7941E" w14:textId="77777777" w:rsidR="00D16134" w:rsidRPr="00AD544E" w:rsidRDefault="00D16134" w:rsidP="00183BC1">
            <w:pPr>
              <w:autoSpaceDE/>
              <w:autoSpaceDN/>
              <w:adjustRightInd/>
              <w:spacing w:before="0" w:line="240" w:lineRule="auto"/>
              <w:ind w:left="0"/>
              <w:jc w:val="center"/>
              <w:rPr>
                <w:color w:val="auto"/>
                <w:sz w:val="16"/>
                <w:szCs w:val="24"/>
                <w:lang w:val="ru-RU"/>
              </w:rPr>
            </w:pPr>
            <w:r>
              <w:rPr>
                <w:color w:val="auto"/>
                <w:sz w:val="16"/>
                <w:szCs w:val="24"/>
                <w:lang w:val="ru-RU"/>
              </w:rPr>
              <w:t>45</w:t>
            </w:r>
          </w:p>
        </w:tc>
        <w:tc>
          <w:tcPr>
            <w:tcW w:w="1071" w:type="dxa"/>
            <w:vAlign w:val="center"/>
          </w:tcPr>
          <w:p w14:paraId="588A36D0" w14:textId="77777777" w:rsidR="00D16134" w:rsidRPr="0005732F" w:rsidRDefault="00D16134" w:rsidP="00183BC1">
            <w:pPr>
              <w:jc w:val="center"/>
              <w:rPr>
                <w:color w:val="auto"/>
                <w:sz w:val="16"/>
                <w:szCs w:val="16"/>
              </w:rPr>
            </w:pPr>
          </w:p>
        </w:tc>
      </w:tr>
      <w:tr w:rsidR="00D16134" w:rsidRPr="0005732F" w14:paraId="5738570A" w14:textId="77777777" w:rsidTr="00183BC1">
        <w:trPr>
          <w:trHeight w:val="288"/>
          <w:jc w:val="center"/>
        </w:trPr>
        <w:tc>
          <w:tcPr>
            <w:tcW w:w="2500" w:type="dxa"/>
            <w:gridSpan w:val="3"/>
            <w:tcBorders>
              <w:top w:val="single" w:sz="12" w:space="0" w:color="auto"/>
            </w:tcBorders>
            <w:vAlign w:val="center"/>
          </w:tcPr>
          <w:p w14:paraId="5B379838" w14:textId="4F89FF92" w:rsidR="00D16134" w:rsidRPr="00AD544E" w:rsidRDefault="00D16134" w:rsidP="00183BC1">
            <w:pPr>
              <w:autoSpaceDE/>
              <w:autoSpaceDN/>
              <w:adjustRightInd/>
              <w:spacing w:before="0" w:line="240" w:lineRule="auto"/>
              <w:ind w:left="0"/>
              <w:rPr>
                <w:b/>
                <w:color w:val="auto"/>
                <w:sz w:val="16"/>
                <w:szCs w:val="24"/>
                <w:lang w:val="ru-RU"/>
              </w:rPr>
            </w:pPr>
            <w:r w:rsidRPr="00744093">
              <w:rPr>
                <w:rFonts w:ascii="Arial" w:hAnsi="Arial" w:cs="Arial"/>
                <w:b/>
                <w:bCs/>
                <w:sz w:val="16"/>
                <w:szCs w:val="16"/>
              </w:rPr>
              <w:t>SECOND</w:t>
            </w:r>
            <w:r w:rsidR="006B0284">
              <w:rPr>
                <w:rFonts w:ascii="Arial" w:hAnsi="Arial" w:cs="Arial"/>
                <w:b/>
                <w:bCs/>
                <w:sz w:val="16"/>
                <w:szCs w:val="16"/>
              </w:rPr>
              <w:t xml:space="preserve"> </w:t>
            </w:r>
            <w:r w:rsidRPr="00744093">
              <w:rPr>
                <w:rFonts w:ascii="Arial" w:hAnsi="Arial" w:cs="Arial"/>
                <w:b/>
                <w:bCs/>
                <w:sz w:val="16"/>
                <w:szCs w:val="16"/>
              </w:rPr>
              <w:t>C</w:t>
            </w:r>
            <w:r w:rsidRPr="00744093">
              <w:rPr>
                <w:rFonts w:ascii="Arial" w:hAnsi="Arial" w:cs="Arial"/>
                <w:b/>
                <w:bCs/>
                <w:spacing w:val="3"/>
                <w:sz w:val="16"/>
                <w:szCs w:val="16"/>
              </w:rPr>
              <w:t>O</w:t>
            </w:r>
            <w:r w:rsidRPr="00744093">
              <w:rPr>
                <w:rFonts w:ascii="Arial" w:hAnsi="Arial" w:cs="Arial"/>
                <w:b/>
                <w:bCs/>
                <w:spacing w:val="-4"/>
                <w:sz w:val="16"/>
                <w:szCs w:val="16"/>
              </w:rPr>
              <w:t>A</w:t>
            </w:r>
            <w:r w:rsidRPr="00744093">
              <w:rPr>
                <w:rFonts w:ascii="Arial" w:hAnsi="Arial" w:cs="Arial"/>
                <w:b/>
                <w:bCs/>
                <w:sz w:val="16"/>
                <w:szCs w:val="16"/>
              </w:rPr>
              <w:t>T</w:t>
            </w:r>
          </w:p>
        </w:tc>
        <w:tc>
          <w:tcPr>
            <w:tcW w:w="2816" w:type="dxa"/>
            <w:tcBorders>
              <w:top w:val="single" w:sz="12" w:space="0" w:color="auto"/>
            </w:tcBorders>
            <w:vAlign w:val="center"/>
          </w:tcPr>
          <w:p w14:paraId="7ED779DA" w14:textId="77777777" w:rsidR="00D16134" w:rsidRPr="00AD544E" w:rsidRDefault="00D16134" w:rsidP="00183BC1">
            <w:pPr>
              <w:autoSpaceDE/>
              <w:autoSpaceDN/>
              <w:adjustRightInd/>
              <w:spacing w:before="0" w:line="240" w:lineRule="auto"/>
              <w:ind w:left="0"/>
              <w:rPr>
                <w:color w:val="auto"/>
                <w:sz w:val="16"/>
                <w:szCs w:val="24"/>
                <w:lang w:val="ru-RU"/>
              </w:rPr>
            </w:pPr>
            <w:r w:rsidRPr="00E26578">
              <w:rPr>
                <w:color w:val="auto"/>
                <w:sz w:val="16"/>
                <w:szCs w:val="24"/>
                <w:lang w:val="ru-RU"/>
              </w:rPr>
              <w:t>Carboline</w:t>
            </w:r>
          </w:p>
        </w:tc>
        <w:tc>
          <w:tcPr>
            <w:tcW w:w="2636" w:type="dxa"/>
            <w:gridSpan w:val="2"/>
            <w:tcBorders>
              <w:top w:val="single" w:sz="12" w:space="0" w:color="auto"/>
            </w:tcBorders>
            <w:vAlign w:val="center"/>
          </w:tcPr>
          <w:p w14:paraId="2B6A9469" w14:textId="77777777" w:rsidR="00D16134" w:rsidRPr="00D24B1C" w:rsidRDefault="00D16134" w:rsidP="00183BC1">
            <w:pPr>
              <w:autoSpaceDE/>
              <w:autoSpaceDN/>
              <w:adjustRightInd/>
              <w:spacing w:before="0" w:line="240" w:lineRule="auto"/>
              <w:ind w:left="0"/>
              <w:rPr>
                <w:color w:val="auto"/>
                <w:sz w:val="16"/>
                <w:szCs w:val="24"/>
                <w:lang w:val="ru-RU"/>
              </w:rPr>
            </w:pPr>
            <w:r w:rsidRPr="00D24B1C">
              <w:rPr>
                <w:color w:val="auto"/>
                <w:sz w:val="16"/>
                <w:szCs w:val="24"/>
                <w:lang w:val="ru-RU"/>
              </w:rPr>
              <w:t>Semstone 140 Series</w:t>
            </w:r>
          </w:p>
        </w:tc>
        <w:tc>
          <w:tcPr>
            <w:tcW w:w="971" w:type="dxa"/>
            <w:tcBorders>
              <w:top w:val="single" w:sz="12" w:space="0" w:color="auto"/>
            </w:tcBorders>
            <w:vAlign w:val="center"/>
          </w:tcPr>
          <w:p w14:paraId="32CC4F7F" w14:textId="77777777" w:rsidR="00D16134" w:rsidRPr="00AD544E" w:rsidRDefault="00D16134" w:rsidP="00183BC1">
            <w:pPr>
              <w:autoSpaceDE/>
              <w:autoSpaceDN/>
              <w:adjustRightInd/>
              <w:spacing w:before="0" w:line="240" w:lineRule="auto"/>
              <w:ind w:left="0"/>
              <w:jc w:val="center"/>
              <w:rPr>
                <w:color w:val="auto"/>
                <w:sz w:val="16"/>
                <w:szCs w:val="24"/>
                <w:lang w:val="ru-RU"/>
              </w:rPr>
            </w:pPr>
            <w:r w:rsidRPr="00AD544E">
              <w:rPr>
                <w:color w:val="auto"/>
                <w:sz w:val="16"/>
                <w:szCs w:val="24"/>
                <w:lang w:val="ru-RU"/>
              </w:rPr>
              <w:t>0</w:t>
            </w:r>
          </w:p>
        </w:tc>
        <w:tc>
          <w:tcPr>
            <w:tcW w:w="1071" w:type="dxa"/>
            <w:tcBorders>
              <w:top w:val="single" w:sz="12" w:space="0" w:color="auto"/>
            </w:tcBorders>
            <w:vAlign w:val="center"/>
          </w:tcPr>
          <w:p w14:paraId="63127C53" w14:textId="77777777" w:rsidR="00D16134" w:rsidRPr="0005732F" w:rsidRDefault="00D16134" w:rsidP="00183BC1">
            <w:pPr>
              <w:jc w:val="center"/>
              <w:rPr>
                <w:color w:val="auto"/>
                <w:sz w:val="16"/>
                <w:szCs w:val="16"/>
              </w:rPr>
            </w:pPr>
          </w:p>
        </w:tc>
      </w:tr>
      <w:tr w:rsidR="00F530A0" w:rsidRPr="0005732F" w14:paraId="464A5036" w14:textId="77777777" w:rsidTr="00183BC1">
        <w:trPr>
          <w:trHeight w:val="288"/>
          <w:jc w:val="center"/>
        </w:trPr>
        <w:tc>
          <w:tcPr>
            <w:tcW w:w="2500" w:type="dxa"/>
            <w:gridSpan w:val="3"/>
            <w:vAlign w:val="center"/>
          </w:tcPr>
          <w:p w14:paraId="27700123" w14:textId="2FC4361B" w:rsidR="00F530A0" w:rsidRPr="001D3869" w:rsidRDefault="00F530A0" w:rsidP="00183BC1">
            <w:pPr>
              <w:autoSpaceDE/>
              <w:autoSpaceDN/>
              <w:adjustRightInd/>
              <w:spacing w:before="0" w:line="240" w:lineRule="auto"/>
              <w:ind w:left="0"/>
              <w:rPr>
                <w:b/>
                <w:sz w:val="16"/>
                <w:szCs w:val="16"/>
              </w:rPr>
            </w:pPr>
          </w:p>
        </w:tc>
        <w:tc>
          <w:tcPr>
            <w:tcW w:w="2816" w:type="dxa"/>
            <w:vAlign w:val="center"/>
          </w:tcPr>
          <w:p w14:paraId="0EE861C7" w14:textId="5BFA6493" w:rsidR="00F530A0" w:rsidRPr="00AD544E" w:rsidRDefault="00F530A0" w:rsidP="00183BC1">
            <w:pPr>
              <w:autoSpaceDE/>
              <w:autoSpaceDN/>
              <w:adjustRightInd/>
              <w:spacing w:before="0" w:line="240" w:lineRule="auto"/>
              <w:ind w:left="0"/>
              <w:rPr>
                <w:color w:val="auto"/>
                <w:sz w:val="16"/>
                <w:szCs w:val="24"/>
                <w:lang w:val="ru-RU"/>
              </w:rPr>
            </w:pPr>
            <w:r>
              <w:rPr>
                <w:color w:val="auto"/>
                <w:sz w:val="16"/>
                <w:szCs w:val="24"/>
                <w:lang w:val="ru-RU"/>
              </w:rPr>
              <w:t>C</w:t>
            </w:r>
            <w:proofErr w:type="spellStart"/>
            <w:r>
              <w:rPr>
                <w:color w:val="auto"/>
                <w:sz w:val="16"/>
                <w:szCs w:val="24"/>
              </w:rPr>
              <w:t>orrocoat</w:t>
            </w:r>
            <w:proofErr w:type="spellEnd"/>
          </w:p>
        </w:tc>
        <w:tc>
          <w:tcPr>
            <w:tcW w:w="2636" w:type="dxa"/>
            <w:gridSpan w:val="2"/>
            <w:vAlign w:val="center"/>
          </w:tcPr>
          <w:p w14:paraId="03FBBC67" w14:textId="313619A5" w:rsidR="00F530A0" w:rsidRPr="00D24B1C" w:rsidRDefault="00F530A0" w:rsidP="00183BC1">
            <w:pPr>
              <w:autoSpaceDE/>
              <w:autoSpaceDN/>
              <w:adjustRightInd/>
              <w:spacing w:before="0" w:line="240" w:lineRule="auto"/>
              <w:ind w:left="0"/>
              <w:rPr>
                <w:color w:val="auto"/>
                <w:sz w:val="16"/>
                <w:szCs w:val="24"/>
                <w:lang w:val="ru-RU"/>
              </w:rPr>
            </w:pPr>
            <w:proofErr w:type="spellStart"/>
            <w:r w:rsidRPr="00D24B1C">
              <w:rPr>
                <w:color w:val="auto"/>
                <w:sz w:val="16"/>
                <w:szCs w:val="24"/>
              </w:rPr>
              <w:t>Polyglass</w:t>
            </w:r>
            <w:proofErr w:type="spellEnd"/>
            <w:r w:rsidRPr="00D24B1C">
              <w:rPr>
                <w:color w:val="auto"/>
                <w:sz w:val="16"/>
                <w:szCs w:val="24"/>
              </w:rPr>
              <w:t xml:space="preserve"> VEF</w:t>
            </w:r>
          </w:p>
        </w:tc>
        <w:tc>
          <w:tcPr>
            <w:tcW w:w="971" w:type="dxa"/>
            <w:vAlign w:val="center"/>
          </w:tcPr>
          <w:p w14:paraId="6B777C3B" w14:textId="353D4ED3" w:rsidR="00F530A0" w:rsidRPr="00AD544E" w:rsidRDefault="00F530A0" w:rsidP="00183BC1">
            <w:pPr>
              <w:autoSpaceDE/>
              <w:autoSpaceDN/>
              <w:adjustRightInd/>
              <w:spacing w:before="0" w:line="240" w:lineRule="auto"/>
              <w:ind w:left="0"/>
              <w:jc w:val="center"/>
              <w:rPr>
                <w:color w:val="auto"/>
                <w:sz w:val="16"/>
                <w:szCs w:val="24"/>
                <w:lang w:val="ru-RU"/>
              </w:rPr>
            </w:pPr>
            <w:r>
              <w:rPr>
                <w:color w:val="auto"/>
                <w:sz w:val="16"/>
                <w:szCs w:val="24"/>
              </w:rPr>
              <w:t>31</w:t>
            </w:r>
          </w:p>
        </w:tc>
        <w:tc>
          <w:tcPr>
            <w:tcW w:w="1071" w:type="dxa"/>
            <w:vAlign w:val="center"/>
          </w:tcPr>
          <w:p w14:paraId="61E5C1D7" w14:textId="77777777" w:rsidR="00F530A0" w:rsidRPr="0005732F" w:rsidRDefault="00F530A0" w:rsidP="00183BC1">
            <w:pPr>
              <w:jc w:val="center"/>
              <w:rPr>
                <w:color w:val="auto"/>
                <w:sz w:val="16"/>
                <w:szCs w:val="16"/>
              </w:rPr>
            </w:pPr>
          </w:p>
        </w:tc>
      </w:tr>
      <w:tr w:rsidR="00F530A0" w:rsidRPr="0005732F" w14:paraId="2F19602B" w14:textId="77777777" w:rsidTr="00183BC1">
        <w:trPr>
          <w:trHeight w:val="288"/>
          <w:jc w:val="center"/>
        </w:trPr>
        <w:tc>
          <w:tcPr>
            <w:tcW w:w="2500" w:type="dxa"/>
            <w:gridSpan w:val="3"/>
            <w:vAlign w:val="center"/>
          </w:tcPr>
          <w:p w14:paraId="778BF327" w14:textId="5B250746" w:rsidR="00F530A0" w:rsidRPr="0005645C" w:rsidRDefault="00F530A0" w:rsidP="00183BC1">
            <w:pPr>
              <w:autoSpaceDE/>
              <w:autoSpaceDN/>
              <w:adjustRightInd/>
              <w:spacing w:before="0" w:line="240" w:lineRule="auto"/>
              <w:ind w:left="0"/>
              <w:rPr>
                <w:b/>
                <w:sz w:val="16"/>
                <w:szCs w:val="16"/>
              </w:rPr>
            </w:pPr>
            <w:r w:rsidRPr="0005645C">
              <w:rPr>
                <w:b/>
                <w:sz w:val="16"/>
                <w:szCs w:val="16"/>
              </w:rPr>
              <w:t>Epoxy</w:t>
            </w:r>
          </w:p>
        </w:tc>
        <w:tc>
          <w:tcPr>
            <w:tcW w:w="2816" w:type="dxa"/>
            <w:vAlign w:val="center"/>
          </w:tcPr>
          <w:p w14:paraId="4EFC0A04" w14:textId="3694F0BB" w:rsidR="00F530A0" w:rsidRPr="00E26578"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636" w:type="dxa"/>
            <w:gridSpan w:val="2"/>
            <w:vAlign w:val="center"/>
          </w:tcPr>
          <w:p w14:paraId="7208BBBE" w14:textId="77777777" w:rsidR="00C40408" w:rsidRPr="00D24B1C" w:rsidRDefault="00C40408" w:rsidP="00C40408">
            <w:pPr>
              <w:autoSpaceDE/>
              <w:autoSpaceDN/>
              <w:adjustRightInd/>
              <w:spacing w:before="0" w:line="240" w:lineRule="auto"/>
              <w:ind w:left="0"/>
              <w:rPr>
                <w:color w:val="auto"/>
                <w:sz w:val="16"/>
                <w:szCs w:val="24"/>
              </w:rPr>
            </w:pPr>
            <w:proofErr w:type="spellStart"/>
            <w:r w:rsidRPr="00D24B1C">
              <w:rPr>
                <w:color w:val="auto"/>
                <w:sz w:val="16"/>
                <w:szCs w:val="24"/>
              </w:rPr>
              <w:t>Hempadur</w:t>
            </w:r>
            <w:proofErr w:type="spellEnd"/>
            <w:r w:rsidRPr="00D24B1C">
              <w:rPr>
                <w:color w:val="auto"/>
                <w:sz w:val="16"/>
                <w:szCs w:val="24"/>
              </w:rPr>
              <w:t xml:space="preserve"> 45751</w:t>
            </w:r>
          </w:p>
          <w:p w14:paraId="3619160B" w14:textId="594AF847" w:rsidR="00F530A0" w:rsidRPr="00D24B1C" w:rsidRDefault="00C40408" w:rsidP="00C40408">
            <w:pPr>
              <w:autoSpaceDE/>
              <w:autoSpaceDN/>
              <w:adjustRightInd/>
              <w:spacing w:before="0" w:line="240" w:lineRule="auto"/>
              <w:ind w:left="0"/>
              <w:rPr>
                <w:color w:val="auto"/>
                <w:sz w:val="16"/>
                <w:szCs w:val="24"/>
                <w:lang w:val="ru-RU"/>
              </w:rPr>
            </w:pPr>
            <w:proofErr w:type="spellStart"/>
            <w:r w:rsidRPr="00D24B1C">
              <w:rPr>
                <w:color w:val="auto"/>
                <w:sz w:val="16"/>
                <w:szCs w:val="24"/>
              </w:rPr>
              <w:t>Hempadur</w:t>
            </w:r>
            <w:proofErr w:type="spellEnd"/>
            <w:r w:rsidRPr="00D24B1C">
              <w:rPr>
                <w:color w:val="auto"/>
                <w:sz w:val="16"/>
                <w:szCs w:val="24"/>
              </w:rPr>
              <w:t xml:space="preserve"> 45753</w:t>
            </w:r>
          </w:p>
        </w:tc>
        <w:tc>
          <w:tcPr>
            <w:tcW w:w="971" w:type="dxa"/>
            <w:vAlign w:val="center"/>
          </w:tcPr>
          <w:p w14:paraId="7B6F6E9F" w14:textId="6957FAF2" w:rsidR="00F530A0" w:rsidRDefault="00F530A0" w:rsidP="00183BC1">
            <w:pPr>
              <w:autoSpaceDE/>
              <w:autoSpaceDN/>
              <w:adjustRightInd/>
              <w:spacing w:before="0" w:line="240" w:lineRule="auto"/>
              <w:ind w:left="0"/>
              <w:jc w:val="center"/>
              <w:rPr>
                <w:color w:val="auto"/>
                <w:sz w:val="16"/>
                <w:szCs w:val="24"/>
                <w:lang w:val="ru-RU"/>
              </w:rPr>
            </w:pPr>
            <w:r>
              <w:rPr>
                <w:color w:val="auto"/>
                <w:sz w:val="16"/>
                <w:szCs w:val="24"/>
                <w:lang w:val="ru-RU"/>
              </w:rPr>
              <w:t>245-255</w:t>
            </w:r>
          </w:p>
        </w:tc>
        <w:tc>
          <w:tcPr>
            <w:tcW w:w="1071" w:type="dxa"/>
            <w:vAlign w:val="center"/>
          </w:tcPr>
          <w:p w14:paraId="7CF3C6AA" w14:textId="77777777" w:rsidR="00F530A0" w:rsidRPr="0005732F" w:rsidRDefault="00F530A0" w:rsidP="00183BC1">
            <w:pPr>
              <w:jc w:val="center"/>
              <w:rPr>
                <w:color w:val="auto"/>
                <w:sz w:val="16"/>
                <w:szCs w:val="16"/>
              </w:rPr>
            </w:pPr>
          </w:p>
        </w:tc>
      </w:tr>
      <w:tr w:rsidR="00F530A0" w:rsidRPr="0005732F" w14:paraId="02F06255" w14:textId="77777777" w:rsidTr="00183BC1">
        <w:trPr>
          <w:trHeight w:val="288"/>
          <w:jc w:val="center"/>
        </w:trPr>
        <w:tc>
          <w:tcPr>
            <w:tcW w:w="2500" w:type="dxa"/>
            <w:gridSpan w:val="3"/>
            <w:vAlign w:val="center"/>
          </w:tcPr>
          <w:p w14:paraId="2BF4122B" w14:textId="77777777" w:rsidR="00F530A0" w:rsidRPr="0005645C" w:rsidRDefault="00F530A0" w:rsidP="00183BC1">
            <w:pPr>
              <w:autoSpaceDE/>
              <w:autoSpaceDN/>
              <w:adjustRightInd/>
              <w:spacing w:before="0" w:line="240" w:lineRule="auto"/>
              <w:ind w:left="0"/>
              <w:rPr>
                <w:b/>
                <w:sz w:val="16"/>
                <w:szCs w:val="16"/>
              </w:rPr>
            </w:pPr>
            <w:r w:rsidRPr="0005645C">
              <w:rPr>
                <w:b/>
                <w:sz w:val="16"/>
                <w:szCs w:val="16"/>
              </w:rPr>
              <w:t>Thickness Varies with Manufacturer</w:t>
            </w:r>
          </w:p>
        </w:tc>
        <w:tc>
          <w:tcPr>
            <w:tcW w:w="2816" w:type="dxa"/>
            <w:vAlign w:val="center"/>
          </w:tcPr>
          <w:p w14:paraId="4D69BA56" w14:textId="77777777" w:rsidR="00F530A0" w:rsidRPr="00AD544E"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Hempel Coatings (USA), Inc.</w:t>
            </w:r>
          </w:p>
        </w:tc>
        <w:tc>
          <w:tcPr>
            <w:tcW w:w="2636" w:type="dxa"/>
            <w:gridSpan w:val="2"/>
            <w:vAlign w:val="center"/>
          </w:tcPr>
          <w:p w14:paraId="22832C2F" w14:textId="1530F060" w:rsidR="003F2173" w:rsidRPr="00D24B1C" w:rsidRDefault="003F2173" w:rsidP="003F2173">
            <w:pPr>
              <w:autoSpaceDE/>
              <w:autoSpaceDN/>
              <w:adjustRightInd/>
              <w:spacing w:before="0" w:line="240" w:lineRule="auto"/>
              <w:ind w:left="0"/>
              <w:rPr>
                <w:color w:val="auto"/>
                <w:sz w:val="16"/>
                <w:szCs w:val="24"/>
              </w:rPr>
            </w:pPr>
            <w:proofErr w:type="spellStart"/>
            <w:r w:rsidRPr="00D24B1C">
              <w:rPr>
                <w:color w:val="auto"/>
                <w:sz w:val="16"/>
                <w:szCs w:val="24"/>
              </w:rPr>
              <w:t>Hempadur</w:t>
            </w:r>
            <w:proofErr w:type="spellEnd"/>
            <w:r w:rsidRPr="00D24B1C">
              <w:rPr>
                <w:color w:val="auto"/>
                <w:sz w:val="16"/>
                <w:szCs w:val="24"/>
              </w:rPr>
              <w:t xml:space="preserve"> 35560</w:t>
            </w:r>
          </w:p>
          <w:p w14:paraId="6C1E505A" w14:textId="569223A3" w:rsidR="00F530A0" w:rsidRPr="00D24B1C" w:rsidRDefault="003F2173" w:rsidP="003F2173">
            <w:pPr>
              <w:autoSpaceDE/>
              <w:autoSpaceDN/>
              <w:adjustRightInd/>
              <w:spacing w:before="0" w:line="240" w:lineRule="auto"/>
              <w:ind w:left="0"/>
              <w:rPr>
                <w:color w:val="auto"/>
                <w:sz w:val="16"/>
                <w:szCs w:val="24"/>
                <w:lang w:val="ru-RU"/>
              </w:rPr>
            </w:pPr>
            <w:proofErr w:type="spellStart"/>
            <w:r w:rsidRPr="00D24B1C">
              <w:rPr>
                <w:color w:val="auto"/>
                <w:sz w:val="16"/>
                <w:szCs w:val="24"/>
              </w:rPr>
              <w:t>Hempadur</w:t>
            </w:r>
            <w:proofErr w:type="spellEnd"/>
            <w:r w:rsidRPr="00D24B1C">
              <w:rPr>
                <w:color w:val="auto"/>
                <w:sz w:val="16"/>
                <w:szCs w:val="24"/>
              </w:rPr>
              <w:t xml:space="preserve"> 35530</w:t>
            </w:r>
          </w:p>
        </w:tc>
        <w:tc>
          <w:tcPr>
            <w:tcW w:w="971" w:type="dxa"/>
            <w:vAlign w:val="center"/>
          </w:tcPr>
          <w:p w14:paraId="61FD881A" w14:textId="77777777" w:rsidR="00F530A0" w:rsidRPr="00AD544E" w:rsidRDefault="00F530A0" w:rsidP="00183BC1">
            <w:pPr>
              <w:autoSpaceDE/>
              <w:autoSpaceDN/>
              <w:adjustRightInd/>
              <w:spacing w:before="0" w:line="240" w:lineRule="auto"/>
              <w:ind w:left="0"/>
              <w:jc w:val="center"/>
              <w:rPr>
                <w:color w:val="auto"/>
                <w:sz w:val="16"/>
                <w:szCs w:val="24"/>
                <w:lang w:val="ru-RU"/>
              </w:rPr>
            </w:pPr>
            <w:r>
              <w:rPr>
                <w:color w:val="auto"/>
                <w:sz w:val="16"/>
                <w:szCs w:val="24"/>
                <w:lang w:val="ru-RU"/>
              </w:rPr>
              <w:t>9-154</w:t>
            </w:r>
          </w:p>
        </w:tc>
        <w:tc>
          <w:tcPr>
            <w:tcW w:w="1071" w:type="dxa"/>
            <w:vAlign w:val="center"/>
          </w:tcPr>
          <w:p w14:paraId="565B2D94" w14:textId="77777777" w:rsidR="00F530A0" w:rsidRPr="0005732F" w:rsidRDefault="00F530A0" w:rsidP="00183BC1">
            <w:pPr>
              <w:jc w:val="center"/>
              <w:rPr>
                <w:color w:val="auto"/>
                <w:sz w:val="16"/>
                <w:szCs w:val="16"/>
              </w:rPr>
            </w:pPr>
          </w:p>
        </w:tc>
      </w:tr>
      <w:tr w:rsidR="00F530A0" w:rsidRPr="0005732F" w14:paraId="7BB2D92E" w14:textId="77777777" w:rsidTr="00183BC1">
        <w:trPr>
          <w:trHeight w:val="288"/>
          <w:jc w:val="center"/>
        </w:trPr>
        <w:tc>
          <w:tcPr>
            <w:tcW w:w="2500" w:type="dxa"/>
            <w:gridSpan w:val="3"/>
            <w:vAlign w:val="center"/>
          </w:tcPr>
          <w:p w14:paraId="5AF90901" w14:textId="77777777" w:rsidR="00F530A0" w:rsidRPr="0005732F" w:rsidRDefault="00F530A0" w:rsidP="00183BC1">
            <w:pPr>
              <w:autoSpaceDE/>
              <w:autoSpaceDN/>
              <w:adjustRightInd/>
              <w:spacing w:before="0" w:line="240" w:lineRule="auto"/>
              <w:ind w:left="0"/>
              <w:rPr>
                <w:b/>
                <w:color w:val="auto"/>
                <w:sz w:val="16"/>
                <w:szCs w:val="16"/>
              </w:rPr>
            </w:pPr>
          </w:p>
        </w:tc>
        <w:tc>
          <w:tcPr>
            <w:tcW w:w="2816" w:type="dxa"/>
            <w:vAlign w:val="center"/>
          </w:tcPr>
          <w:p w14:paraId="1EDB5910" w14:textId="77777777" w:rsidR="00F530A0" w:rsidRPr="00AD544E"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International</w:t>
            </w:r>
          </w:p>
        </w:tc>
        <w:tc>
          <w:tcPr>
            <w:tcW w:w="2636" w:type="dxa"/>
            <w:gridSpan w:val="2"/>
            <w:vAlign w:val="center"/>
          </w:tcPr>
          <w:p w14:paraId="5FF4824B" w14:textId="77777777" w:rsidR="00F530A0" w:rsidRPr="00D24B1C" w:rsidRDefault="00F530A0" w:rsidP="00183BC1">
            <w:pPr>
              <w:autoSpaceDE/>
              <w:autoSpaceDN/>
              <w:adjustRightInd/>
              <w:spacing w:before="0" w:line="240" w:lineRule="auto"/>
              <w:ind w:left="0"/>
              <w:rPr>
                <w:color w:val="auto"/>
                <w:sz w:val="16"/>
                <w:szCs w:val="24"/>
                <w:lang w:val="ru-RU"/>
              </w:rPr>
            </w:pPr>
            <w:r w:rsidRPr="00D24B1C">
              <w:rPr>
                <w:color w:val="auto"/>
                <w:sz w:val="16"/>
                <w:szCs w:val="24"/>
                <w:lang w:val="ru-RU"/>
              </w:rPr>
              <w:t>Ceilcote 6640 (Ceilcrete)</w:t>
            </w:r>
          </w:p>
        </w:tc>
        <w:tc>
          <w:tcPr>
            <w:tcW w:w="971" w:type="dxa"/>
            <w:vAlign w:val="center"/>
          </w:tcPr>
          <w:p w14:paraId="42375C06" w14:textId="77777777" w:rsidR="00F530A0" w:rsidRPr="008270D1" w:rsidRDefault="00F530A0" w:rsidP="00183BC1">
            <w:pPr>
              <w:autoSpaceDE/>
              <w:autoSpaceDN/>
              <w:adjustRightInd/>
              <w:spacing w:before="0" w:line="240" w:lineRule="auto"/>
              <w:ind w:left="0"/>
              <w:jc w:val="center"/>
              <w:rPr>
                <w:color w:val="auto"/>
                <w:sz w:val="16"/>
                <w:szCs w:val="24"/>
              </w:rPr>
            </w:pPr>
            <w:r>
              <w:rPr>
                <w:color w:val="auto"/>
                <w:sz w:val="16"/>
                <w:szCs w:val="24"/>
              </w:rPr>
              <w:t>212</w:t>
            </w:r>
          </w:p>
        </w:tc>
        <w:tc>
          <w:tcPr>
            <w:tcW w:w="1071" w:type="dxa"/>
            <w:vAlign w:val="center"/>
          </w:tcPr>
          <w:p w14:paraId="60D237C8" w14:textId="77777777" w:rsidR="00F530A0" w:rsidRPr="0005732F" w:rsidRDefault="00F530A0" w:rsidP="00183BC1">
            <w:pPr>
              <w:jc w:val="center"/>
              <w:rPr>
                <w:color w:val="auto"/>
                <w:sz w:val="16"/>
                <w:szCs w:val="16"/>
              </w:rPr>
            </w:pPr>
          </w:p>
        </w:tc>
      </w:tr>
      <w:tr w:rsidR="00F530A0" w:rsidRPr="0005732F" w14:paraId="68AEE443" w14:textId="77777777" w:rsidTr="00183BC1">
        <w:trPr>
          <w:trHeight w:val="288"/>
          <w:jc w:val="center"/>
        </w:trPr>
        <w:tc>
          <w:tcPr>
            <w:tcW w:w="2500" w:type="dxa"/>
            <w:gridSpan w:val="3"/>
            <w:vAlign w:val="center"/>
          </w:tcPr>
          <w:p w14:paraId="1742BEA3" w14:textId="77777777" w:rsidR="00F530A0" w:rsidRPr="0005732F" w:rsidRDefault="00F530A0" w:rsidP="00183BC1">
            <w:pPr>
              <w:rPr>
                <w:b/>
                <w:color w:val="auto"/>
                <w:sz w:val="16"/>
                <w:szCs w:val="16"/>
              </w:rPr>
            </w:pPr>
          </w:p>
        </w:tc>
        <w:tc>
          <w:tcPr>
            <w:tcW w:w="2816" w:type="dxa"/>
            <w:vAlign w:val="center"/>
          </w:tcPr>
          <w:p w14:paraId="76982FAE" w14:textId="77777777" w:rsidR="00F530A0" w:rsidRPr="00AD544E"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Jotun Paints</w:t>
            </w:r>
          </w:p>
        </w:tc>
        <w:tc>
          <w:tcPr>
            <w:tcW w:w="2636" w:type="dxa"/>
            <w:gridSpan w:val="2"/>
            <w:vAlign w:val="center"/>
          </w:tcPr>
          <w:p w14:paraId="476A1674" w14:textId="77777777" w:rsidR="00F530A0" w:rsidRPr="00D24B1C" w:rsidRDefault="00F530A0" w:rsidP="00183BC1">
            <w:pPr>
              <w:autoSpaceDE/>
              <w:autoSpaceDN/>
              <w:adjustRightInd/>
              <w:spacing w:before="0" w:line="240" w:lineRule="auto"/>
              <w:ind w:left="0"/>
              <w:rPr>
                <w:color w:val="auto"/>
                <w:sz w:val="16"/>
                <w:szCs w:val="24"/>
                <w:lang w:val="ru-RU"/>
              </w:rPr>
            </w:pPr>
            <w:r w:rsidRPr="00D24B1C">
              <w:rPr>
                <w:color w:val="auto"/>
                <w:sz w:val="16"/>
                <w:szCs w:val="24"/>
                <w:lang w:val="ru-RU"/>
              </w:rPr>
              <w:t>Tankguard Storage</w:t>
            </w:r>
          </w:p>
        </w:tc>
        <w:tc>
          <w:tcPr>
            <w:tcW w:w="971" w:type="dxa"/>
            <w:vAlign w:val="center"/>
          </w:tcPr>
          <w:p w14:paraId="4BEC3DE0" w14:textId="77777777" w:rsidR="00F530A0" w:rsidRPr="00AD544E" w:rsidRDefault="00F530A0" w:rsidP="00183BC1">
            <w:pPr>
              <w:autoSpaceDE/>
              <w:autoSpaceDN/>
              <w:adjustRightInd/>
              <w:spacing w:before="0" w:line="240" w:lineRule="auto"/>
              <w:ind w:left="0"/>
              <w:jc w:val="center"/>
              <w:rPr>
                <w:color w:val="auto"/>
                <w:sz w:val="16"/>
                <w:szCs w:val="24"/>
                <w:lang w:val="ru-RU"/>
              </w:rPr>
            </w:pPr>
            <w:r>
              <w:rPr>
                <w:color w:val="auto"/>
                <w:sz w:val="16"/>
                <w:szCs w:val="24"/>
                <w:lang w:val="ru-RU"/>
              </w:rPr>
              <w:t>310</w:t>
            </w:r>
          </w:p>
        </w:tc>
        <w:tc>
          <w:tcPr>
            <w:tcW w:w="1071" w:type="dxa"/>
            <w:vAlign w:val="center"/>
          </w:tcPr>
          <w:p w14:paraId="410E9D21" w14:textId="77777777" w:rsidR="00F530A0" w:rsidRPr="0005732F" w:rsidRDefault="00F530A0" w:rsidP="00183BC1">
            <w:pPr>
              <w:jc w:val="center"/>
              <w:rPr>
                <w:color w:val="auto"/>
                <w:sz w:val="16"/>
                <w:szCs w:val="16"/>
              </w:rPr>
            </w:pPr>
          </w:p>
        </w:tc>
      </w:tr>
      <w:tr w:rsidR="00F530A0" w:rsidRPr="0005732F" w14:paraId="3C80FA8D" w14:textId="77777777" w:rsidTr="00183BC1">
        <w:trPr>
          <w:trHeight w:val="288"/>
          <w:jc w:val="center"/>
        </w:trPr>
        <w:tc>
          <w:tcPr>
            <w:tcW w:w="2500" w:type="dxa"/>
            <w:gridSpan w:val="3"/>
            <w:vAlign w:val="center"/>
          </w:tcPr>
          <w:p w14:paraId="16D89ED9" w14:textId="77777777" w:rsidR="00F530A0" w:rsidRPr="0005732F" w:rsidRDefault="00F530A0" w:rsidP="00183BC1">
            <w:pPr>
              <w:rPr>
                <w:b/>
                <w:color w:val="auto"/>
                <w:sz w:val="16"/>
                <w:szCs w:val="16"/>
              </w:rPr>
            </w:pPr>
          </w:p>
        </w:tc>
        <w:tc>
          <w:tcPr>
            <w:tcW w:w="2816" w:type="dxa"/>
            <w:vAlign w:val="center"/>
          </w:tcPr>
          <w:p w14:paraId="0F52B863" w14:textId="77777777" w:rsidR="00F530A0" w:rsidRPr="00AD544E"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636" w:type="dxa"/>
            <w:gridSpan w:val="2"/>
            <w:vAlign w:val="center"/>
          </w:tcPr>
          <w:p w14:paraId="7378615D" w14:textId="3C9A14D0" w:rsidR="00F530A0" w:rsidRPr="00D24B1C" w:rsidRDefault="00A07F12" w:rsidP="00183BC1">
            <w:pPr>
              <w:autoSpaceDE/>
              <w:autoSpaceDN/>
              <w:adjustRightInd/>
              <w:spacing w:before="0" w:line="240" w:lineRule="auto"/>
              <w:ind w:left="0"/>
              <w:rPr>
                <w:color w:val="auto"/>
                <w:sz w:val="16"/>
                <w:szCs w:val="24"/>
                <w:lang w:val="ru-RU"/>
              </w:rPr>
            </w:pPr>
            <w:proofErr w:type="spellStart"/>
            <w:r w:rsidRPr="00D24B1C">
              <w:rPr>
                <w:color w:val="auto"/>
                <w:sz w:val="16"/>
                <w:szCs w:val="24"/>
              </w:rPr>
              <w:t>Sigmashield</w:t>
            </w:r>
            <w:proofErr w:type="spellEnd"/>
            <w:r w:rsidRPr="00D24B1C">
              <w:rPr>
                <w:color w:val="auto"/>
                <w:sz w:val="16"/>
                <w:szCs w:val="24"/>
              </w:rPr>
              <w:t xml:space="preserve"> 880</w:t>
            </w:r>
          </w:p>
        </w:tc>
        <w:tc>
          <w:tcPr>
            <w:tcW w:w="971" w:type="dxa"/>
            <w:vAlign w:val="center"/>
          </w:tcPr>
          <w:p w14:paraId="6C3C1DD9" w14:textId="77777777" w:rsidR="00F530A0" w:rsidRPr="008270D1" w:rsidRDefault="00F530A0" w:rsidP="00183BC1">
            <w:pPr>
              <w:autoSpaceDE/>
              <w:autoSpaceDN/>
              <w:adjustRightInd/>
              <w:spacing w:before="0" w:line="240" w:lineRule="auto"/>
              <w:ind w:left="0"/>
              <w:jc w:val="center"/>
              <w:rPr>
                <w:color w:val="auto"/>
                <w:sz w:val="16"/>
                <w:szCs w:val="24"/>
              </w:rPr>
            </w:pPr>
            <w:r>
              <w:rPr>
                <w:color w:val="auto"/>
                <w:sz w:val="16"/>
                <w:szCs w:val="24"/>
              </w:rPr>
              <w:t>207</w:t>
            </w:r>
          </w:p>
        </w:tc>
        <w:tc>
          <w:tcPr>
            <w:tcW w:w="1071" w:type="dxa"/>
            <w:vAlign w:val="center"/>
          </w:tcPr>
          <w:p w14:paraId="595211C8" w14:textId="77777777" w:rsidR="00F530A0" w:rsidRPr="0005732F" w:rsidRDefault="00F530A0" w:rsidP="00183BC1">
            <w:pPr>
              <w:jc w:val="center"/>
              <w:rPr>
                <w:color w:val="auto"/>
                <w:sz w:val="16"/>
                <w:szCs w:val="16"/>
              </w:rPr>
            </w:pPr>
          </w:p>
        </w:tc>
      </w:tr>
      <w:tr w:rsidR="00F530A0" w:rsidRPr="0005732F" w14:paraId="19A78154" w14:textId="77777777" w:rsidTr="00183BC1">
        <w:trPr>
          <w:trHeight w:val="288"/>
          <w:jc w:val="center"/>
        </w:trPr>
        <w:tc>
          <w:tcPr>
            <w:tcW w:w="2500" w:type="dxa"/>
            <w:gridSpan w:val="3"/>
            <w:vAlign w:val="center"/>
          </w:tcPr>
          <w:p w14:paraId="3B18C558" w14:textId="77777777" w:rsidR="00F530A0" w:rsidRPr="0005732F" w:rsidRDefault="00F530A0" w:rsidP="00183BC1">
            <w:pPr>
              <w:rPr>
                <w:b/>
                <w:color w:val="auto"/>
                <w:sz w:val="16"/>
                <w:szCs w:val="16"/>
              </w:rPr>
            </w:pPr>
          </w:p>
        </w:tc>
        <w:tc>
          <w:tcPr>
            <w:tcW w:w="2816" w:type="dxa"/>
            <w:vAlign w:val="center"/>
          </w:tcPr>
          <w:p w14:paraId="40579DCE" w14:textId="77777777" w:rsidR="00F530A0" w:rsidRPr="00AD544E"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PPG</w:t>
            </w:r>
          </w:p>
        </w:tc>
        <w:tc>
          <w:tcPr>
            <w:tcW w:w="2636" w:type="dxa"/>
            <w:gridSpan w:val="2"/>
            <w:vAlign w:val="center"/>
          </w:tcPr>
          <w:p w14:paraId="7C4DC3B2" w14:textId="77777777" w:rsidR="00F530A0" w:rsidRPr="00D24B1C" w:rsidRDefault="00F530A0" w:rsidP="00183BC1">
            <w:pPr>
              <w:autoSpaceDE/>
              <w:autoSpaceDN/>
              <w:adjustRightInd/>
              <w:spacing w:before="0" w:line="240" w:lineRule="auto"/>
              <w:ind w:left="0"/>
              <w:rPr>
                <w:color w:val="auto"/>
                <w:sz w:val="16"/>
                <w:szCs w:val="24"/>
                <w:lang w:val="ru-RU"/>
              </w:rPr>
            </w:pPr>
            <w:r w:rsidRPr="00D24B1C">
              <w:rPr>
                <w:color w:val="auto"/>
                <w:sz w:val="16"/>
                <w:szCs w:val="24"/>
                <w:lang w:val="ru-RU"/>
              </w:rPr>
              <w:t>SigmaShield 880</w:t>
            </w:r>
          </w:p>
        </w:tc>
        <w:tc>
          <w:tcPr>
            <w:tcW w:w="971" w:type="dxa"/>
            <w:vAlign w:val="center"/>
          </w:tcPr>
          <w:p w14:paraId="4E597807" w14:textId="77777777" w:rsidR="00F530A0" w:rsidRPr="008270D1" w:rsidRDefault="00F530A0" w:rsidP="00183BC1">
            <w:pPr>
              <w:autoSpaceDE/>
              <w:autoSpaceDN/>
              <w:adjustRightInd/>
              <w:spacing w:before="0" w:line="240" w:lineRule="auto"/>
              <w:ind w:left="0"/>
              <w:jc w:val="center"/>
              <w:rPr>
                <w:color w:val="auto"/>
                <w:sz w:val="16"/>
                <w:szCs w:val="24"/>
              </w:rPr>
            </w:pPr>
            <w:r>
              <w:rPr>
                <w:color w:val="auto"/>
                <w:sz w:val="16"/>
                <w:szCs w:val="24"/>
              </w:rPr>
              <w:t>207</w:t>
            </w:r>
          </w:p>
        </w:tc>
        <w:tc>
          <w:tcPr>
            <w:tcW w:w="1071" w:type="dxa"/>
            <w:vAlign w:val="center"/>
          </w:tcPr>
          <w:p w14:paraId="595E81D4" w14:textId="77777777" w:rsidR="00F530A0" w:rsidRPr="0005732F" w:rsidRDefault="00F530A0" w:rsidP="00183BC1">
            <w:pPr>
              <w:jc w:val="center"/>
              <w:rPr>
                <w:color w:val="auto"/>
                <w:sz w:val="16"/>
                <w:szCs w:val="16"/>
              </w:rPr>
            </w:pPr>
          </w:p>
        </w:tc>
      </w:tr>
      <w:tr w:rsidR="00F530A0" w:rsidRPr="0005732F" w14:paraId="3781DBE9" w14:textId="77777777" w:rsidTr="00183BC1">
        <w:trPr>
          <w:trHeight w:val="288"/>
          <w:jc w:val="center"/>
        </w:trPr>
        <w:tc>
          <w:tcPr>
            <w:tcW w:w="2500" w:type="dxa"/>
            <w:gridSpan w:val="3"/>
            <w:vAlign w:val="center"/>
          </w:tcPr>
          <w:p w14:paraId="4A1928CA" w14:textId="77777777" w:rsidR="00F530A0" w:rsidRPr="0005732F" w:rsidRDefault="00F530A0" w:rsidP="00183BC1">
            <w:pPr>
              <w:rPr>
                <w:b/>
                <w:color w:val="auto"/>
                <w:sz w:val="16"/>
                <w:szCs w:val="16"/>
              </w:rPr>
            </w:pPr>
          </w:p>
        </w:tc>
        <w:tc>
          <w:tcPr>
            <w:tcW w:w="2816" w:type="dxa"/>
            <w:vAlign w:val="center"/>
          </w:tcPr>
          <w:p w14:paraId="423EACD7" w14:textId="77777777" w:rsidR="00F530A0" w:rsidRPr="00E26578"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Sherwin Williams</w:t>
            </w:r>
          </w:p>
        </w:tc>
        <w:tc>
          <w:tcPr>
            <w:tcW w:w="2636" w:type="dxa"/>
            <w:gridSpan w:val="2"/>
            <w:vAlign w:val="center"/>
          </w:tcPr>
          <w:p w14:paraId="79799DAD" w14:textId="77777777" w:rsidR="00F530A0" w:rsidRPr="00D24B1C" w:rsidRDefault="00F530A0" w:rsidP="00183BC1">
            <w:pPr>
              <w:autoSpaceDE/>
              <w:autoSpaceDN/>
              <w:adjustRightInd/>
              <w:spacing w:before="0" w:line="240" w:lineRule="auto"/>
              <w:ind w:left="0"/>
              <w:rPr>
                <w:color w:val="auto"/>
                <w:sz w:val="16"/>
                <w:szCs w:val="24"/>
                <w:lang w:val="ru-RU"/>
              </w:rPr>
            </w:pPr>
            <w:r w:rsidRPr="00D24B1C">
              <w:rPr>
                <w:color w:val="auto"/>
                <w:sz w:val="16"/>
                <w:szCs w:val="24"/>
                <w:lang w:val="ru-RU"/>
              </w:rPr>
              <w:t>Cor-Cote HCR FF</w:t>
            </w:r>
          </w:p>
        </w:tc>
        <w:tc>
          <w:tcPr>
            <w:tcW w:w="971" w:type="dxa"/>
            <w:vAlign w:val="center"/>
          </w:tcPr>
          <w:p w14:paraId="49A2F36D" w14:textId="77777777" w:rsidR="00F530A0" w:rsidRPr="00AD544E" w:rsidRDefault="00F530A0" w:rsidP="00183BC1">
            <w:pPr>
              <w:autoSpaceDE/>
              <w:autoSpaceDN/>
              <w:adjustRightInd/>
              <w:spacing w:before="0" w:line="240" w:lineRule="auto"/>
              <w:ind w:left="0"/>
              <w:jc w:val="center"/>
              <w:rPr>
                <w:color w:val="auto"/>
                <w:sz w:val="16"/>
                <w:szCs w:val="24"/>
                <w:lang w:val="ru-RU"/>
              </w:rPr>
            </w:pPr>
            <w:r>
              <w:rPr>
                <w:color w:val="auto"/>
                <w:sz w:val="16"/>
                <w:szCs w:val="24"/>
                <w:lang w:val="ru-RU"/>
              </w:rPr>
              <w:t>100</w:t>
            </w:r>
          </w:p>
        </w:tc>
        <w:tc>
          <w:tcPr>
            <w:tcW w:w="1071" w:type="dxa"/>
            <w:vAlign w:val="center"/>
          </w:tcPr>
          <w:p w14:paraId="0B6186ED" w14:textId="77777777" w:rsidR="00F530A0" w:rsidRPr="0005732F" w:rsidRDefault="00F530A0" w:rsidP="00183BC1">
            <w:pPr>
              <w:jc w:val="center"/>
              <w:rPr>
                <w:color w:val="auto"/>
                <w:sz w:val="16"/>
                <w:szCs w:val="16"/>
              </w:rPr>
            </w:pPr>
          </w:p>
        </w:tc>
      </w:tr>
      <w:tr w:rsidR="00F530A0" w:rsidRPr="0005732F" w14:paraId="05F40FAE" w14:textId="77777777" w:rsidTr="00183BC1">
        <w:trPr>
          <w:trHeight w:val="288"/>
          <w:jc w:val="center"/>
        </w:trPr>
        <w:tc>
          <w:tcPr>
            <w:tcW w:w="2500" w:type="dxa"/>
            <w:gridSpan w:val="3"/>
            <w:vAlign w:val="center"/>
          </w:tcPr>
          <w:p w14:paraId="0BDE3AC3" w14:textId="77777777" w:rsidR="00F530A0" w:rsidRPr="0005732F" w:rsidRDefault="00F530A0" w:rsidP="00183BC1">
            <w:pPr>
              <w:rPr>
                <w:b/>
                <w:color w:val="auto"/>
                <w:sz w:val="16"/>
                <w:szCs w:val="16"/>
              </w:rPr>
            </w:pPr>
          </w:p>
        </w:tc>
        <w:tc>
          <w:tcPr>
            <w:tcW w:w="2816" w:type="dxa"/>
            <w:vAlign w:val="center"/>
          </w:tcPr>
          <w:p w14:paraId="6780F865" w14:textId="77777777" w:rsidR="00F530A0" w:rsidRPr="00E26578"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Stonhard, Inc</w:t>
            </w:r>
          </w:p>
        </w:tc>
        <w:tc>
          <w:tcPr>
            <w:tcW w:w="2636" w:type="dxa"/>
            <w:gridSpan w:val="2"/>
            <w:vAlign w:val="center"/>
          </w:tcPr>
          <w:p w14:paraId="59C62550" w14:textId="77777777" w:rsidR="00F530A0" w:rsidRPr="00D24B1C" w:rsidRDefault="00F530A0" w:rsidP="00183BC1">
            <w:pPr>
              <w:autoSpaceDE/>
              <w:autoSpaceDN/>
              <w:adjustRightInd/>
              <w:spacing w:before="0" w:line="240" w:lineRule="auto"/>
              <w:ind w:left="0"/>
              <w:rPr>
                <w:color w:val="auto"/>
                <w:sz w:val="16"/>
                <w:szCs w:val="24"/>
                <w:lang w:val="ru-RU"/>
              </w:rPr>
            </w:pPr>
            <w:r w:rsidRPr="00D24B1C">
              <w:rPr>
                <w:color w:val="auto"/>
                <w:sz w:val="16"/>
                <w:szCs w:val="24"/>
                <w:lang w:val="ru-RU"/>
              </w:rPr>
              <w:t>Stonchem 577</w:t>
            </w:r>
          </w:p>
        </w:tc>
        <w:tc>
          <w:tcPr>
            <w:tcW w:w="971" w:type="dxa"/>
            <w:vAlign w:val="center"/>
          </w:tcPr>
          <w:p w14:paraId="21925A1C" w14:textId="77777777" w:rsidR="00F530A0" w:rsidRPr="00AD544E" w:rsidRDefault="00F530A0" w:rsidP="00183BC1">
            <w:pPr>
              <w:autoSpaceDE/>
              <w:autoSpaceDN/>
              <w:adjustRightInd/>
              <w:spacing w:before="0" w:line="240" w:lineRule="auto"/>
              <w:ind w:left="0"/>
              <w:jc w:val="center"/>
              <w:rPr>
                <w:color w:val="auto"/>
                <w:sz w:val="16"/>
                <w:szCs w:val="24"/>
                <w:lang w:val="ru-RU"/>
              </w:rPr>
            </w:pPr>
            <w:r>
              <w:rPr>
                <w:color w:val="auto"/>
                <w:sz w:val="16"/>
                <w:szCs w:val="24"/>
                <w:lang w:val="ru-RU"/>
              </w:rPr>
              <w:t>0</w:t>
            </w:r>
          </w:p>
        </w:tc>
        <w:tc>
          <w:tcPr>
            <w:tcW w:w="1071" w:type="dxa"/>
            <w:vAlign w:val="center"/>
          </w:tcPr>
          <w:p w14:paraId="0697BB2B" w14:textId="77777777" w:rsidR="00F530A0" w:rsidRPr="0005732F" w:rsidRDefault="00F530A0" w:rsidP="00183BC1">
            <w:pPr>
              <w:jc w:val="center"/>
              <w:rPr>
                <w:color w:val="auto"/>
                <w:sz w:val="16"/>
                <w:szCs w:val="16"/>
              </w:rPr>
            </w:pPr>
          </w:p>
        </w:tc>
      </w:tr>
      <w:tr w:rsidR="00F530A0" w:rsidRPr="0005732F" w14:paraId="16CAA5FB" w14:textId="77777777" w:rsidTr="00183BC1">
        <w:trPr>
          <w:trHeight w:val="288"/>
          <w:jc w:val="center"/>
        </w:trPr>
        <w:tc>
          <w:tcPr>
            <w:tcW w:w="2500" w:type="dxa"/>
            <w:gridSpan w:val="3"/>
            <w:vAlign w:val="center"/>
          </w:tcPr>
          <w:p w14:paraId="7F0A3C61" w14:textId="77777777" w:rsidR="00F530A0" w:rsidRPr="0005732F" w:rsidRDefault="00F530A0" w:rsidP="00183BC1">
            <w:pPr>
              <w:rPr>
                <w:b/>
                <w:color w:val="auto"/>
                <w:sz w:val="16"/>
                <w:szCs w:val="16"/>
              </w:rPr>
            </w:pPr>
          </w:p>
        </w:tc>
        <w:tc>
          <w:tcPr>
            <w:tcW w:w="2816" w:type="dxa"/>
            <w:vAlign w:val="center"/>
          </w:tcPr>
          <w:p w14:paraId="46BB61F4" w14:textId="77777777" w:rsidR="00F530A0" w:rsidRPr="00AD544E" w:rsidRDefault="00F530A0" w:rsidP="00183BC1">
            <w:pPr>
              <w:autoSpaceDE/>
              <w:autoSpaceDN/>
              <w:adjustRightInd/>
              <w:spacing w:before="0" w:line="240" w:lineRule="auto"/>
              <w:ind w:left="0"/>
              <w:rPr>
                <w:color w:val="auto"/>
                <w:sz w:val="16"/>
                <w:szCs w:val="24"/>
                <w:lang w:val="ru-RU"/>
              </w:rPr>
            </w:pPr>
            <w:r w:rsidRPr="00E26578">
              <w:rPr>
                <w:color w:val="auto"/>
                <w:sz w:val="16"/>
                <w:szCs w:val="24"/>
                <w:lang w:val="ru-RU"/>
              </w:rPr>
              <w:t>Tnemec</w:t>
            </w:r>
          </w:p>
        </w:tc>
        <w:tc>
          <w:tcPr>
            <w:tcW w:w="2636" w:type="dxa"/>
            <w:gridSpan w:val="2"/>
            <w:vAlign w:val="center"/>
          </w:tcPr>
          <w:p w14:paraId="1DA9AC47" w14:textId="77777777" w:rsidR="00F530A0" w:rsidRPr="00D24B1C" w:rsidRDefault="00F530A0" w:rsidP="00183BC1">
            <w:pPr>
              <w:autoSpaceDE/>
              <w:autoSpaceDN/>
              <w:adjustRightInd/>
              <w:spacing w:before="0" w:line="240" w:lineRule="auto"/>
              <w:ind w:left="0"/>
              <w:rPr>
                <w:color w:val="auto"/>
                <w:sz w:val="16"/>
                <w:szCs w:val="24"/>
                <w:lang w:val="ru-RU"/>
              </w:rPr>
            </w:pPr>
            <w:r w:rsidRPr="00D24B1C">
              <w:rPr>
                <w:color w:val="auto"/>
                <w:sz w:val="16"/>
                <w:szCs w:val="24"/>
                <w:lang w:val="ru-RU"/>
              </w:rPr>
              <w:t>Series 61 Tneme-Liner</w:t>
            </w:r>
          </w:p>
        </w:tc>
        <w:tc>
          <w:tcPr>
            <w:tcW w:w="971" w:type="dxa"/>
            <w:vAlign w:val="center"/>
          </w:tcPr>
          <w:p w14:paraId="1142E315" w14:textId="77777777" w:rsidR="00F530A0" w:rsidRPr="00AD544E" w:rsidRDefault="00F530A0" w:rsidP="00183BC1">
            <w:pPr>
              <w:autoSpaceDE/>
              <w:autoSpaceDN/>
              <w:adjustRightInd/>
              <w:spacing w:before="0" w:line="240" w:lineRule="auto"/>
              <w:ind w:left="0"/>
              <w:jc w:val="center"/>
              <w:rPr>
                <w:color w:val="auto"/>
                <w:sz w:val="16"/>
                <w:szCs w:val="24"/>
                <w:lang w:val="ru-RU"/>
              </w:rPr>
            </w:pPr>
            <w:r>
              <w:rPr>
                <w:color w:val="auto"/>
                <w:sz w:val="16"/>
                <w:szCs w:val="24"/>
                <w:lang w:val="ru-RU"/>
              </w:rPr>
              <w:t>45</w:t>
            </w:r>
          </w:p>
        </w:tc>
        <w:tc>
          <w:tcPr>
            <w:tcW w:w="1071" w:type="dxa"/>
            <w:vAlign w:val="center"/>
          </w:tcPr>
          <w:p w14:paraId="4E0E5473" w14:textId="77777777" w:rsidR="00F530A0" w:rsidRPr="0005732F" w:rsidRDefault="00F530A0" w:rsidP="00183BC1">
            <w:pPr>
              <w:jc w:val="center"/>
              <w:rPr>
                <w:color w:val="auto"/>
                <w:sz w:val="16"/>
                <w:szCs w:val="16"/>
              </w:rPr>
            </w:pPr>
          </w:p>
        </w:tc>
      </w:tr>
      <w:tr w:rsidR="00F530A0" w:rsidRPr="0005645C" w14:paraId="358F5D4B" w14:textId="77777777" w:rsidTr="00183BC1">
        <w:trPr>
          <w:trHeight w:val="288"/>
          <w:jc w:val="center"/>
        </w:trPr>
        <w:tc>
          <w:tcPr>
            <w:tcW w:w="9994" w:type="dxa"/>
            <w:gridSpan w:val="8"/>
            <w:tcBorders>
              <w:top w:val="single" w:sz="12" w:space="0" w:color="auto"/>
            </w:tcBorders>
            <w:vAlign w:val="center"/>
          </w:tcPr>
          <w:p w14:paraId="774E5EBA" w14:textId="77777777" w:rsidR="00F530A0" w:rsidRPr="00CF1DBE" w:rsidRDefault="00F530A0" w:rsidP="006F2331">
            <w:pPr>
              <w:widowControl w:val="0"/>
              <w:spacing w:before="54" w:line="240" w:lineRule="auto"/>
              <w:ind w:left="-74" w:right="280"/>
              <w:rPr>
                <w:i/>
                <w:iCs/>
                <w:sz w:val="14"/>
                <w:szCs w:val="14"/>
              </w:rPr>
            </w:pPr>
            <w:r w:rsidRPr="008270D1">
              <w:rPr>
                <w:b/>
                <w:i/>
                <w:iCs/>
                <w:sz w:val="14"/>
                <w:szCs w:val="14"/>
              </w:rPr>
              <w:t>This coating system is NOT a substitute for a coating manufacturer's recommendation.</w:t>
            </w:r>
            <w:r w:rsidRPr="00CF1DBE">
              <w:rPr>
                <w:i/>
                <w:iCs/>
                <w:sz w:val="14"/>
                <w:szCs w:val="14"/>
              </w:rPr>
              <w:t xml:space="preserve"> REINFORCING: Continuous Exposure (Use a flake- or textile-reinforced system to resist physical abuse and for immersion service. Review the resin selection (probably polyester, epoxy, or modified urethane) with the coating manufacturer to ensure it is resistant to the corrosive media.); Intermittent Exposure (Use a thin film or elastomeric system. Review the resin selection (probably epoxy or modified urethane resin) with the coating manufacturer to ensure it is resistant to the corrosive media.); General (Ask the coating manufacturer to recommend reinforcing material (aggregate, mortar topping, chopped glass, or glass mat) not only to withstand moderate physical abuse, but also, where necessary, to reduce the probability of cracks developing in the coating and allowing product to leak. Whenever a concrete containment structure cracks, it moves slightly, creating localized stresses in the coating that often causes cracks.) In some cases, additional </w:t>
            </w:r>
            <w:proofErr w:type="gramStart"/>
            <w:r w:rsidRPr="00CF1DBE">
              <w:rPr>
                <w:i/>
                <w:iCs/>
                <w:sz w:val="14"/>
                <w:szCs w:val="14"/>
              </w:rPr>
              <w:t>coats of</w:t>
            </w:r>
            <w:proofErr w:type="gramEnd"/>
            <w:r w:rsidRPr="00CF1DBE">
              <w:rPr>
                <w:i/>
                <w:iCs/>
                <w:sz w:val="14"/>
                <w:szCs w:val="14"/>
              </w:rPr>
              <w:t xml:space="preserve"> material may be necessary to prepare the concrete surface for the coating system.</w:t>
            </w:r>
          </w:p>
          <w:p w14:paraId="14950FE4" w14:textId="77777777" w:rsidR="00F530A0" w:rsidRPr="0005645C" w:rsidRDefault="00F530A0" w:rsidP="00183BC1">
            <w:pPr>
              <w:autoSpaceDE/>
              <w:autoSpaceDN/>
              <w:adjustRightInd/>
              <w:spacing w:before="0" w:line="240" w:lineRule="auto"/>
              <w:ind w:left="0"/>
              <w:rPr>
                <w:i/>
                <w:color w:val="auto"/>
                <w:sz w:val="14"/>
                <w:szCs w:val="14"/>
              </w:rPr>
            </w:pPr>
          </w:p>
        </w:tc>
      </w:tr>
      <w:tr w:rsidR="00F530A0" w:rsidRPr="0005732F" w14:paraId="2B5F7194" w14:textId="77777777" w:rsidTr="00183BC1">
        <w:trPr>
          <w:trHeight w:val="288"/>
          <w:jc w:val="center"/>
        </w:trPr>
        <w:tc>
          <w:tcPr>
            <w:tcW w:w="1382" w:type="dxa"/>
            <w:vAlign w:val="center"/>
          </w:tcPr>
          <w:p w14:paraId="57FADA51" w14:textId="77777777" w:rsidR="00F530A0" w:rsidRPr="000C5718" w:rsidRDefault="00F530A0" w:rsidP="00183BC1">
            <w:pPr>
              <w:autoSpaceDE/>
              <w:autoSpaceDN/>
              <w:adjustRightInd/>
              <w:spacing w:before="0" w:line="240" w:lineRule="auto"/>
              <w:ind w:left="-72"/>
              <w:rPr>
                <w:b/>
                <w:sz w:val="16"/>
                <w:szCs w:val="16"/>
              </w:rPr>
            </w:pPr>
            <w:r w:rsidRPr="000C5718">
              <w:rPr>
                <w:b/>
                <w:sz w:val="16"/>
                <w:szCs w:val="16"/>
              </w:rPr>
              <w:t>Last Update:</w:t>
            </w:r>
          </w:p>
        </w:tc>
        <w:tc>
          <w:tcPr>
            <w:tcW w:w="3934" w:type="dxa"/>
            <w:gridSpan w:val="3"/>
            <w:vAlign w:val="center"/>
          </w:tcPr>
          <w:p w14:paraId="4D96279F" w14:textId="5DF7C4B5" w:rsidR="00F530A0" w:rsidRPr="000C5718" w:rsidRDefault="00A32D94" w:rsidP="00183BC1">
            <w:pPr>
              <w:autoSpaceDE/>
              <w:autoSpaceDN/>
              <w:adjustRightInd/>
              <w:spacing w:before="0" w:line="240" w:lineRule="auto"/>
              <w:ind w:left="-72"/>
              <w:rPr>
                <w:b/>
                <w:sz w:val="16"/>
                <w:szCs w:val="16"/>
              </w:rPr>
            </w:pPr>
            <w:r>
              <w:rPr>
                <w:position w:val="-1"/>
                <w:sz w:val="16"/>
                <w:szCs w:val="16"/>
              </w:rPr>
              <w:t>November</w:t>
            </w:r>
            <w:r w:rsidR="002E4177">
              <w:rPr>
                <w:position w:val="-1"/>
                <w:sz w:val="16"/>
                <w:szCs w:val="16"/>
              </w:rPr>
              <w:t xml:space="preserve"> 2025</w:t>
            </w:r>
          </w:p>
        </w:tc>
        <w:tc>
          <w:tcPr>
            <w:tcW w:w="2636" w:type="dxa"/>
            <w:gridSpan w:val="2"/>
            <w:vAlign w:val="center"/>
          </w:tcPr>
          <w:p w14:paraId="147AE292" w14:textId="77777777" w:rsidR="00F530A0" w:rsidRPr="0005732F" w:rsidRDefault="00F530A0" w:rsidP="00183BC1">
            <w:pPr>
              <w:rPr>
                <w:b/>
                <w:color w:val="auto"/>
                <w:sz w:val="16"/>
                <w:szCs w:val="16"/>
              </w:rPr>
            </w:pPr>
          </w:p>
        </w:tc>
        <w:tc>
          <w:tcPr>
            <w:tcW w:w="971" w:type="dxa"/>
            <w:vAlign w:val="center"/>
          </w:tcPr>
          <w:p w14:paraId="4952AC6B" w14:textId="77777777" w:rsidR="00F530A0" w:rsidRPr="0005732F" w:rsidRDefault="00F530A0" w:rsidP="00183BC1">
            <w:pPr>
              <w:jc w:val="center"/>
              <w:rPr>
                <w:b/>
                <w:color w:val="auto"/>
                <w:sz w:val="16"/>
                <w:szCs w:val="16"/>
              </w:rPr>
            </w:pPr>
          </w:p>
        </w:tc>
        <w:tc>
          <w:tcPr>
            <w:tcW w:w="1071" w:type="dxa"/>
            <w:vAlign w:val="center"/>
          </w:tcPr>
          <w:p w14:paraId="03AD5340" w14:textId="77777777" w:rsidR="00F530A0" w:rsidRPr="0005732F" w:rsidRDefault="00F530A0" w:rsidP="00183BC1">
            <w:pPr>
              <w:jc w:val="center"/>
              <w:rPr>
                <w:b/>
                <w:color w:val="auto"/>
                <w:sz w:val="16"/>
                <w:szCs w:val="16"/>
              </w:rPr>
            </w:pPr>
          </w:p>
        </w:tc>
      </w:tr>
    </w:tbl>
    <w:p w14:paraId="10669E32" w14:textId="77777777" w:rsidR="00BE08BA" w:rsidRDefault="00BE08BA" w:rsidP="00FD2791">
      <w:pPr>
        <w:spacing w:before="0" w:line="240" w:lineRule="auto"/>
        <w:ind w:left="1170" w:hanging="540"/>
        <w:rPr>
          <w:color w:val="auto"/>
          <w:sz w:val="16"/>
          <w:szCs w:val="16"/>
          <w:lang w:val="ru-RU"/>
        </w:rPr>
      </w:pPr>
    </w:p>
    <w:p w14:paraId="0794FE81" w14:textId="644D9C00" w:rsidR="00D16134" w:rsidRPr="00050459" w:rsidRDefault="00FD2791" w:rsidP="00FD2791">
      <w:pPr>
        <w:spacing w:before="0" w:line="240" w:lineRule="auto"/>
        <w:ind w:left="1170" w:hanging="540"/>
        <w:rPr>
          <w:b/>
          <w:sz w:val="16"/>
          <w:szCs w:val="16"/>
        </w:rPr>
      </w:pPr>
      <w:r>
        <w:rPr>
          <w:color w:val="auto"/>
          <w:sz w:val="16"/>
          <w:szCs w:val="16"/>
        </w:rPr>
        <w:t xml:space="preserve">Note 1: </w:t>
      </w:r>
      <w:r w:rsidR="00D16134" w:rsidRPr="00FD2791">
        <w:rPr>
          <w:color w:val="auto"/>
          <w:sz w:val="16"/>
          <w:szCs w:val="16"/>
        </w:rPr>
        <w:t>*</w:t>
      </w:r>
      <w:r w:rsidR="006F2331" w:rsidRPr="00FD2791">
        <w:rPr>
          <w:color w:val="auto"/>
          <w:sz w:val="16"/>
          <w:szCs w:val="16"/>
        </w:rPr>
        <w:t xml:space="preserve"> Hempel to include a concrete sealer </w:t>
      </w:r>
      <w:proofErr w:type="spellStart"/>
      <w:r w:rsidR="006F2331" w:rsidRPr="00FD2791">
        <w:rPr>
          <w:color w:val="auto"/>
          <w:sz w:val="16"/>
          <w:szCs w:val="16"/>
        </w:rPr>
        <w:t>Hempadur</w:t>
      </w:r>
      <w:proofErr w:type="spellEnd"/>
      <w:r w:rsidR="006F2331" w:rsidRPr="00FD2791">
        <w:rPr>
          <w:color w:val="auto"/>
          <w:sz w:val="16"/>
          <w:szCs w:val="16"/>
        </w:rPr>
        <w:t xml:space="preserve"> Sealer 05990.</w:t>
      </w:r>
    </w:p>
    <w:p w14:paraId="67004EF6" w14:textId="77777777" w:rsidR="00743ABB" w:rsidRDefault="00743ABB">
      <w:pPr>
        <w:autoSpaceDE/>
        <w:autoSpaceDN/>
        <w:adjustRightInd/>
        <w:spacing w:before="0" w:line="240" w:lineRule="auto"/>
        <w:ind w:left="0"/>
        <w:rPr>
          <w:rFonts w:ascii="Arial" w:hAnsi="Arial" w:cs="Arial"/>
          <w:i/>
          <w:color w:val="auto"/>
          <w:sz w:val="16"/>
          <w:szCs w:val="16"/>
          <w:lang w:val="en-GB"/>
        </w:rPr>
      </w:pPr>
      <w:bookmarkStart w:id="1567" w:name="_Toc336521988"/>
      <w:bookmarkStart w:id="1568" w:name="_Toc336523399"/>
      <w:bookmarkStart w:id="1569" w:name="_Toc336523713"/>
      <w:bookmarkStart w:id="1570" w:name="_Toc336533933"/>
      <w:bookmarkStart w:id="1571" w:name="_Toc336535511"/>
      <w:bookmarkStart w:id="1572" w:name="_Toc336603467"/>
      <w:bookmarkStart w:id="1573" w:name="_Toc336869119"/>
      <w:bookmarkStart w:id="1574" w:name="_Toc336869627"/>
      <w:bookmarkStart w:id="1575" w:name="_Toc336871093"/>
      <w:bookmarkStart w:id="1576" w:name="_Toc337127956"/>
      <w:bookmarkStart w:id="1577" w:name="_Toc337129991"/>
      <w:bookmarkStart w:id="1578" w:name="_Toc336521989"/>
      <w:bookmarkStart w:id="1579" w:name="_Toc336523400"/>
      <w:bookmarkStart w:id="1580" w:name="_Toc336523714"/>
      <w:bookmarkStart w:id="1581" w:name="_Toc336533934"/>
      <w:bookmarkStart w:id="1582" w:name="_Toc336535512"/>
      <w:bookmarkStart w:id="1583" w:name="_Toc336603468"/>
      <w:bookmarkStart w:id="1584" w:name="_Toc336869120"/>
      <w:bookmarkStart w:id="1585" w:name="_Toc336869628"/>
      <w:bookmarkStart w:id="1586" w:name="_Toc336871094"/>
      <w:bookmarkStart w:id="1587" w:name="_Toc337127957"/>
      <w:bookmarkStart w:id="1588" w:name="_Toc337129992"/>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p>
    <w:sectPr w:rsidR="00743ABB" w:rsidSect="00A97AD8">
      <w:headerReference w:type="default" r:id="rId11"/>
      <w:footerReference w:type="default" r:id="rId12"/>
      <w:headerReference w:type="first" r:id="rId13"/>
      <w:footerReference w:type="first" r:id="rId14"/>
      <w:pgSz w:w="11907" w:h="16840" w:code="9"/>
      <w:pgMar w:top="1094" w:right="850" w:bottom="1440" w:left="1276" w:header="432" w:footer="432"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F571" w14:textId="77777777" w:rsidR="00386ACD" w:rsidRDefault="00386ACD" w:rsidP="00B92688">
      <w:r>
        <w:separator/>
      </w:r>
    </w:p>
  </w:endnote>
  <w:endnote w:type="continuationSeparator" w:id="0">
    <w:p w14:paraId="3A43FE49" w14:textId="77777777" w:rsidR="00386ACD" w:rsidRDefault="00386ACD" w:rsidP="00B92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396E" w14:textId="622527D5" w:rsidR="00CB1124" w:rsidRPr="00890FF1" w:rsidRDefault="00E9438C" w:rsidP="00112643">
    <w:pPr>
      <w:pStyle w:val="Footer"/>
      <w:tabs>
        <w:tab w:val="clear" w:pos="9360"/>
        <w:tab w:val="right" w:pos="9072"/>
      </w:tabs>
      <w:rPr>
        <w:sz w:val="18"/>
        <w:szCs w:val="18"/>
        <w:lang w:val="ru-RU"/>
      </w:rPr>
    </w:pPr>
    <w:r>
      <w:rPr>
        <w:sz w:val="18"/>
        <w:szCs w:val="18"/>
        <w:lang w:val="kk-KZ"/>
      </w:rPr>
      <w:t>Декаб</w:t>
    </w:r>
    <w:r>
      <w:rPr>
        <w:sz w:val="18"/>
        <w:szCs w:val="18"/>
        <w:lang w:val="ru-RU"/>
      </w:rPr>
      <w:t>рь</w:t>
    </w:r>
    <w:r w:rsidR="00CB1124" w:rsidRPr="00F5311D">
      <w:rPr>
        <w:sz w:val="18"/>
        <w:szCs w:val="18"/>
        <w:lang w:val="ru-RU"/>
      </w:rPr>
      <w:t xml:space="preserve"> 20</w:t>
    </w:r>
    <w:r w:rsidR="003476C6">
      <w:rPr>
        <w:sz w:val="18"/>
        <w:szCs w:val="18"/>
        <w:lang w:val="ru-RU"/>
      </w:rPr>
      <w:t>25</w:t>
    </w:r>
    <w:r w:rsidR="00CB1124" w:rsidRPr="00890FF1">
      <w:rPr>
        <w:sz w:val="18"/>
        <w:szCs w:val="18"/>
        <w:lang w:val="ru-RU"/>
      </w:rPr>
      <w:tab/>
      <w:t>© 20</w:t>
    </w:r>
    <w:r w:rsidR="003476C6">
      <w:rPr>
        <w:sz w:val="18"/>
        <w:szCs w:val="18"/>
        <w:lang w:val="ru-RU"/>
      </w:rPr>
      <w:t>25</w:t>
    </w:r>
    <w:r w:rsidR="00CB1124" w:rsidRPr="00D750DA">
      <w:rPr>
        <w:sz w:val="18"/>
        <w:szCs w:val="18"/>
        <w:lang w:val="ru-RU"/>
      </w:rPr>
      <w:t xml:space="preserve"> </w:t>
    </w:r>
    <w:r w:rsidR="00CB1124" w:rsidRPr="00890FF1">
      <w:rPr>
        <w:sz w:val="18"/>
        <w:szCs w:val="18"/>
        <w:lang w:val="ru-RU"/>
      </w:rPr>
      <w:t>ТОО «Тенгизшевройл»</w:t>
    </w:r>
    <w:r w:rsidR="00CB1124" w:rsidRPr="00890FF1">
      <w:rPr>
        <w:sz w:val="18"/>
        <w:szCs w:val="18"/>
        <w:lang w:val="ru-RU"/>
      </w:rPr>
      <w:tab/>
    </w:r>
    <w:r w:rsidR="00CB1124" w:rsidRPr="00890FF1">
      <w:rPr>
        <w:sz w:val="18"/>
        <w:szCs w:val="18"/>
        <w:lang w:val="ru-RU"/>
      </w:rPr>
      <w:fldChar w:fldCharType="begin"/>
    </w:r>
    <w:r w:rsidR="00CB1124" w:rsidRPr="00890FF1">
      <w:rPr>
        <w:sz w:val="18"/>
        <w:szCs w:val="18"/>
      </w:rPr>
      <w:instrText>PAGE</w:instrText>
    </w:r>
    <w:r w:rsidR="00CB1124" w:rsidRPr="00890FF1">
      <w:rPr>
        <w:sz w:val="18"/>
        <w:szCs w:val="18"/>
        <w:lang w:val="ru-RU"/>
      </w:rPr>
      <w:fldChar w:fldCharType="separate"/>
    </w:r>
    <w:r w:rsidR="00CB1124" w:rsidRPr="008F2517">
      <w:rPr>
        <w:noProof/>
        <w:sz w:val="18"/>
        <w:szCs w:val="18"/>
        <w:lang w:val="ru-RU"/>
      </w:rPr>
      <w:t>111</w:t>
    </w:r>
    <w:r w:rsidR="00CB1124" w:rsidRPr="00890FF1">
      <w:rPr>
        <w:sz w:val="18"/>
        <w:szCs w:val="18"/>
        <w:lang w:val="ru-RU"/>
      </w:rPr>
      <w:fldChar w:fldCharType="end"/>
    </w:r>
    <w:r w:rsidR="00CB1124" w:rsidRPr="00890FF1">
      <w:rPr>
        <w:sz w:val="18"/>
        <w:szCs w:val="18"/>
        <w:lang w:val="ru-RU"/>
      </w:rPr>
      <w:t xml:space="preserve"> из </w:t>
    </w:r>
    <w:r w:rsidR="00CB1124" w:rsidRPr="00890FF1">
      <w:rPr>
        <w:sz w:val="18"/>
        <w:szCs w:val="18"/>
        <w:lang w:val="ru-RU"/>
      </w:rPr>
      <w:fldChar w:fldCharType="begin"/>
    </w:r>
    <w:r w:rsidR="00CB1124" w:rsidRPr="00890FF1">
      <w:rPr>
        <w:sz w:val="18"/>
        <w:szCs w:val="18"/>
      </w:rPr>
      <w:instrText>NUMPAGES</w:instrText>
    </w:r>
    <w:r w:rsidR="00CB1124" w:rsidRPr="00890FF1">
      <w:rPr>
        <w:sz w:val="18"/>
        <w:szCs w:val="18"/>
        <w:lang w:val="ru-RU"/>
      </w:rPr>
      <w:fldChar w:fldCharType="separate"/>
    </w:r>
    <w:r w:rsidR="00CB1124" w:rsidRPr="008F2517">
      <w:rPr>
        <w:noProof/>
        <w:sz w:val="18"/>
        <w:szCs w:val="18"/>
        <w:lang w:val="ru-RU"/>
      </w:rPr>
      <w:t>111</w:t>
    </w:r>
    <w:r w:rsidR="00CB1124" w:rsidRPr="00890FF1">
      <w:rPr>
        <w:sz w:val="18"/>
        <w:szCs w:val="18"/>
        <w:lang w:val="ru-RU"/>
      </w:rPr>
      <w:fldChar w:fldCharType="end"/>
    </w:r>
  </w:p>
  <w:p w14:paraId="63F22C4B" w14:textId="77777777" w:rsidR="00CB1124" w:rsidRPr="007F5594" w:rsidRDefault="00CB1124" w:rsidP="00112643">
    <w:pPr>
      <w:pStyle w:val="Footer"/>
      <w:tabs>
        <w:tab w:val="clear" w:pos="9360"/>
        <w:tab w:val="right" w:pos="9072"/>
      </w:tabs>
      <w:rPr>
        <w:sz w:val="18"/>
        <w:szCs w:val="18"/>
        <w:lang w:val="ru-RU"/>
      </w:rPr>
    </w:pPr>
    <w:r w:rsidRPr="00890FF1">
      <w:rPr>
        <w:sz w:val="18"/>
        <w:szCs w:val="18"/>
        <w:lang w:val="ru-RU"/>
      </w:rPr>
      <w:tab/>
      <w:t>КОНФИДЕНЦИАЛЬНО</w:t>
    </w:r>
    <w:r>
      <w:rPr>
        <w:sz w:val="18"/>
        <w:szCs w:val="18"/>
        <w:lang w:val="ru-RU"/>
      </w:rPr>
      <w:t xml:space="preserve"> </w:t>
    </w:r>
    <w:r w:rsidRPr="00890FF1">
      <w:rPr>
        <w:sz w:val="18"/>
        <w:szCs w:val="18"/>
        <w:lang w:val="ru-RU"/>
      </w:rPr>
      <w:t>ИНФОРМАЦИЯ</w:t>
    </w:r>
    <w:r>
      <w:rPr>
        <w:sz w:val="18"/>
        <w:szCs w:val="18"/>
        <w:lang w:val="ru-RU"/>
      </w:rPr>
      <w:t xml:space="preserve"> </w:t>
    </w:r>
    <w:r w:rsidRPr="00890FF1">
      <w:rPr>
        <w:sz w:val="18"/>
        <w:szCs w:val="18"/>
        <w:lang w:val="ru-RU"/>
      </w:rPr>
      <w:t>КОМПАНИИ</w:t>
    </w:r>
  </w:p>
  <w:p w14:paraId="5C9A1256" w14:textId="48FE2F77" w:rsidR="00CB1124" w:rsidRPr="00665263" w:rsidRDefault="00E9438C" w:rsidP="00112643">
    <w:pPr>
      <w:pStyle w:val="Footer"/>
      <w:tabs>
        <w:tab w:val="clear" w:pos="9360"/>
        <w:tab w:val="right" w:pos="9072"/>
      </w:tabs>
      <w:rPr>
        <w:sz w:val="18"/>
        <w:szCs w:val="18"/>
      </w:rPr>
    </w:pPr>
    <w:r>
      <w:rPr>
        <w:sz w:val="18"/>
        <w:szCs w:val="18"/>
      </w:rPr>
      <w:t>December</w:t>
    </w:r>
    <w:r w:rsidR="00CB1124">
      <w:rPr>
        <w:sz w:val="18"/>
        <w:szCs w:val="18"/>
      </w:rPr>
      <w:t xml:space="preserve"> </w:t>
    </w:r>
    <w:r w:rsidR="00CB1124" w:rsidRPr="00F5311D">
      <w:rPr>
        <w:sz w:val="18"/>
        <w:szCs w:val="18"/>
      </w:rPr>
      <w:t>20</w:t>
    </w:r>
    <w:r w:rsidR="00A05732" w:rsidRPr="00A05732">
      <w:rPr>
        <w:sz w:val="18"/>
        <w:szCs w:val="18"/>
      </w:rPr>
      <w:t>25</w:t>
    </w:r>
    <w:r w:rsidR="00CB1124" w:rsidRPr="00665263">
      <w:rPr>
        <w:sz w:val="18"/>
        <w:szCs w:val="18"/>
      </w:rPr>
      <w:tab/>
      <w:t>© 20</w:t>
    </w:r>
    <w:r w:rsidR="00A05732">
      <w:rPr>
        <w:sz w:val="18"/>
        <w:szCs w:val="18"/>
      </w:rPr>
      <w:t>25</w:t>
    </w:r>
    <w:r w:rsidR="00CB1124" w:rsidRPr="00665263">
      <w:rPr>
        <w:sz w:val="18"/>
        <w:szCs w:val="18"/>
      </w:rPr>
      <w:t xml:space="preserve"> </w:t>
    </w:r>
    <w:r w:rsidR="00CB1124" w:rsidRPr="00890FF1">
      <w:rPr>
        <w:sz w:val="18"/>
        <w:szCs w:val="18"/>
      </w:rPr>
      <w:t>by</w:t>
    </w:r>
    <w:r w:rsidR="00CB1124" w:rsidRPr="00665263">
      <w:rPr>
        <w:sz w:val="18"/>
        <w:szCs w:val="18"/>
      </w:rPr>
      <w:t xml:space="preserve"> </w:t>
    </w:r>
    <w:r w:rsidR="00CB1124" w:rsidRPr="00890FF1">
      <w:rPr>
        <w:sz w:val="18"/>
        <w:szCs w:val="18"/>
      </w:rPr>
      <w:t>Tengizchevroil</w:t>
    </w:r>
    <w:r w:rsidR="00CB1124" w:rsidRPr="00665263">
      <w:rPr>
        <w:sz w:val="18"/>
        <w:szCs w:val="18"/>
      </w:rPr>
      <w:t xml:space="preserve"> </w:t>
    </w:r>
    <w:r w:rsidR="00CB1124" w:rsidRPr="00890FF1">
      <w:rPr>
        <w:sz w:val="18"/>
        <w:szCs w:val="18"/>
      </w:rPr>
      <w:t>LLP</w:t>
    </w:r>
    <w:r w:rsidR="00CB1124" w:rsidRPr="00665263">
      <w:rPr>
        <w:sz w:val="18"/>
        <w:szCs w:val="18"/>
      </w:rPr>
      <w:tab/>
    </w:r>
    <w:r w:rsidR="00CB1124" w:rsidRPr="00770712">
      <w:rPr>
        <w:sz w:val="18"/>
        <w:szCs w:val="18"/>
      </w:rPr>
      <w:fldChar w:fldCharType="begin"/>
    </w:r>
    <w:r w:rsidR="00CB1124" w:rsidRPr="00890FF1">
      <w:rPr>
        <w:sz w:val="18"/>
        <w:szCs w:val="18"/>
      </w:rPr>
      <w:instrText>PAGE</w:instrText>
    </w:r>
    <w:r w:rsidR="00CB1124" w:rsidRPr="00770712">
      <w:rPr>
        <w:sz w:val="18"/>
        <w:szCs w:val="18"/>
      </w:rPr>
      <w:fldChar w:fldCharType="separate"/>
    </w:r>
    <w:r w:rsidR="00CB1124">
      <w:rPr>
        <w:noProof/>
        <w:sz w:val="18"/>
        <w:szCs w:val="18"/>
      </w:rPr>
      <w:t>111</w:t>
    </w:r>
    <w:r w:rsidR="00CB1124" w:rsidRPr="00770712">
      <w:rPr>
        <w:sz w:val="18"/>
        <w:szCs w:val="18"/>
      </w:rPr>
      <w:fldChar w:fldCharType="end"/>
    </w:r>
    <w:r w:rsidR="00CB1124" w:rsidRPr="00665263">
      <w:rPr>
        <w:sz w:val="18"/>
        <w:szCs w:val="18"/>
      </w:rPr>
      <w:t xml:space="preserve"> </w:t>
    </w:r>
    <w:r w:rsidR="00CB1124" w:rsidRPr="00890FF1">
      <w:rPr>
        <w:sz w:val="18"/>
        <w:szCs w:val="18"/>
      </w:rPr>
      <w:t>of</w:t>
    </w:r>
    <w:r w:rsidR="00CB1124" w:rsidRPr="00665263">
      <w:rPr>
        <w:sz w:val="18"/>
        <w:szCs w:val="18"/>
      </w:rPr>
      <w:t xml:space="preserve"> </w:t>
    </w:r>
    <w:r w:rsidR="00CB1124" w:rsidRPr="00770712">
      <w:rPr>
        <w:sz w:val="18"/>
        <w:szCs w:val="18"/>
      </w:rPr>
      <w:fldChar w:fldCharType="begin"/>
    </w:r>
    <w:r w:rsidR="00CB1124" w:rsidRPr="00890FF1">
      <w:rPr>
        <w:sz w:val="18"/>
        <w:szCs w:val="18"/>
      </w:rPr>
      <w:instrText>NUMPAGES</w:instrText>
    </w:r>
    <w:r w:rsidR="00CB1124" w:rsidRPr="00770712">
      <w:rPr>
        <w:sz w:val="18"/>
        <w:szCs w:val="18"/>
      </w:rPr>
      <w:fldChar w:fldCharType="separate"/>
    </w:r>
    <w:r w:rsidR="00CB1124">
      <w:rPr>
        <w:noProof/>
        <w:sz w:val="18"/>
        <w:szCs w:val="18"/>
      </w:rPr>
      <w:t>111</w:t>
    </w:r>
    <w:r w:rsidR="00CB1124" w:rsidRPr="00770712">
      <w:rPr>
        <w:sz w:val="18"/>
        <w:szCs w:val="18"/>
      </w:rPr>
      <w:fldChar w:fldCharType="end"/>
    </w:r>
  </w:p>
  <w:p w14:paraId="1DBE45F6" w14:textId="77777777" w:rsidR="00CB1124" w:rsidRPr="00890FF1" w:rsidRDefault="00CB1124" w:rsidP="00112643">
    <w:pPr>
      <w:pStyle w:val="Footer"/>
      <w:tabs>
        <w:tab w:val="clear" w:pos="9360"/>
        <w:tab w:val="right" w:pos="9072"/>
      </w:tabs>
      <w:jc w:val="center"/>
      <w:rPr>
        <w:sz w:val="18"/>
        <w:szCs w:val="18"/>
      </w:rPr>
    </w:pPr>
    <w:r w:rsidRPr="00890FF1">
      <w:rPr>
        <w:sz w:val="18"/>
        <w:szCs w:val="18"/>
      </w:rPr>
      <w:t>COMPANY CONFIDENTIAL</w:t>
    </w:r>
  </w:p>
  <w:p w14:paraId="278EA43E" w14:textId="77777777" w:rsidR="00CB1124" w:rsidRDefault="00CB11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53F7" w14:textId="1946D2FE" w:rsidR="00CB1124" w:rsidRPr="00890FF1" w:rsidRDefault="009D0CDE" w:rsidP="00112643">
    <w:pPr>
      <w:pStyle w:val="Footer"/>
      <w:tabs>
        <w:tab w:val="clear" w:pos="9360"/>
        <w:tab w:val="right" w:pos="9072"/>
      </w:tabs>
      <w:rPr>
        <w:sz w:val="18"/>
        <w:szCs w:val="18"/>
        <w:lang w:val="ru-RU"/>
      </w:rPr>
    </w:pPr>
    <w:r>
      <w:rPr>
        <w:sz w:val="18"/>
        <w:szCs w:val="18"/>
        <w:lang w:val="kk-KZ"/>
      </w:rPr>
      <w:t>Декаб</w:t>
    </w:r>
    <w:r w:rsidR="001A13F7">
      <w:rPr>
        <w:sz w:val="18"/>
        <w:szCs w:val="18"/>
        <w:lang w:val="ru-RU"/>
      </w:rPr>
      <w:t xml:space="preserve">рь </w:t>
    </w:r>
    <w:r w:rsidR="00CB1124">
      <w:rPr>
        <w:sz w:val="18"/>
        <w:szCs w:val="18"/>
        <w:lang w:val="ru-RU"/>
      </w:rPr>
      <w:t>20</w:t>
    </w:r>
    <w:r w:rsidR="001A13F7">
      <w:rPr>
        <w:sz w:val="18"/>
        <w:szCs w:val="18"/>
        <w:lang w:val="ru-RU"/>
      </w:rPr>
      <w:t>25</w:t>
    </w:r>
    <w:r w:rsidR="00CB1124" w:rsidRPr="00890FF1">
      <w:rPr>
        <w:sz w:val="18"/>
        <w:szCs w:val="18"/>
        <w:lang w:val="ru-RU"/>
      </w:rPr>
      <w:tab/>
      <w:t>© 20</w:t>
    </w:r>
    <w:r w:rsidR="00E9438C">
      <w:rPr>
        <w:sz w:val="18"/>
        <w:szCs w:val="18"/>
        <w:lang w:val="ru-RU"/>
      </w:rPr>
      <w:t>25</w:t>
    </w:r>
    <w:r w:rsidR="00CB1124" w:rsidRPr="00890FF1">
      <w:rPr>
        <w:sz w:val="18"/>
        <w:szCs w:val="18"/>
        <w:lang w:val="ru-RU"/>
      </w:rPr>
      <w:t xml:space="preserve"> ТОО «Тенгизшевройл»</w:t>
    </w:r>
    <w:r w:rsidR="00CB1124" w:rsidRPr="00890FF1">
      <w:rPr>
        <w:sz w:val="18"/>
        <w:szCs w:val="18"/>
        <w:lang w:val="ru-RU"/>
      </w:rPr>
      <w:tab/>
    </w:r>
    <w:r w:rsidR="00CB1124" w:rsidRPr="00890FF1">
      <w:rPr>
        <w:sz w:val="18"/>
        <w:szCs w:val="18"/>
        <w:lang w:val="ru-RU"/>
      </w:rPr>
      <w:fldChar w:fldCharType="begin"/>
    </w:r>
    <w:r w:rsidR="00CB1124" w:rsidRPr="00890FF1">
      <w:rPr>
        <w:sz w:val="18"/>
        <w:szCs w:val="18"/>
      </w:rPr>
      <w:instrText>PAGE</w:instrText>
    </w:r>
    <w:r w:rsidR="00CB1124" w:rsidRPr="00890FF1">
      <w:rPr>
        <w:sz w:val="18"/>
        <w:szCs w:val="18"/>
        <w:lang w:val="ru-RU"/>
      </w:rPr>
      <w:fldChar w:fldCharType="separate"/>
    </w:r>
    <w:r w:rsidR="00CB1124" w:rsidRPr="008F2517">
      <w:rPr>
        <w:noProof/>
        <w:sz w:val="18"/>
        <w:szCs w:val="18"/>
        <w:lang w:val="ru-RU"/>
      </w:rPr>
      <w:t>1</w:t>
    </w:r>
    <w:r w:rsidR="00CB1124" w:rsidRPr="00890FF1">
      <w:rPr>
        <w:sz w:val="18"/>
        <w:szCs w:val="18"/>
        <w:lang w:val="ru-RU"/>
      </w:rPr>
      <w:fldChar w:fldCharType="end"/>
    </w:r>
    <w:r w:rsidR="00CB1124" w:rsidRPr="00890FF1">
      <w:rPr>
        <w:sz w:val="18"/>
        <w:szCs w:val="18"/>
        <w:lang w:val="ru-RU"/>
      </w:rPr>
      <w:t xml:space="preserve"> из </w:t>
    </w:r>
    <w:r w:rsidR="00CB1124" w:rsidRPr="00890FF1">
      <w:rPr>
        <w:sz w:val="18"/>
        <w:szCs w:val="18"/>
        <w:lang w:val="ru-RU"/>
      </w:rPr>
      <w:fldChar w:fldCharType="begin"/>
    </w:r>
    <w:r w:rsidR="00CB1124" w:rsidRPr="00890FF1">
      <w:rPr>
        <w:sz w:val="18"/>
        <w:szCs w:val="18"/>
      </w:rPr>
      <w:instrText>NUMPAGES</w:instrText>
    </w:r>
    <w:r w:rsidR="00CB1124" w:rsidRPr="00890FF1">
      <w:rPr>
        <w:sz w:val="18"/>
        <w:szCs w:val="18"/>
        <w:lang w:val="ru-RU"/>
      </w:rPr>
      <w:fldChar w:fldCharType="separate"/>
    </w:r>
    <w:r w:rsidR="00CB1124" w:rsidRPr="008F2517">
      <w:rPr>
        <w:noProof/>
        <w:sz w:val="18"/>
        <w:szCs w:val="18"/>
        <w:lang w:val="ru-RU"/>
      </w:rPr>
      <w:t>55</w:t>
    </w:r>
    <w:r w:rsidR="00CB1124" w:rsidRPr="00890FF1">
      <w:rPr>
        <w:sz w:val="18"/>
        <w:szCs w:val="18"/>
        <w:lang w:val="ru-RU"/>
      </w:rPr>
      <w:fldChar w:fldCharType="end"/>
    </w:r>
  </w:p>
  <w:p w14:paraId="78F92B4E" w14:textId="77777777" w:rsidR="00CB1124" w:rsidRPr="007F5594" w:rsidRDefault="00CB1124" w:rsidP="00112643">
    <w:pPr>
      <w:pStyle w:val="Footer"/>
      <w:tabs>
        <w:tab w:val="clear" w:pos="9360"/>
        <w:tab w:val="right" w:pos="9072"/>
      </w:tabs>
      <w:rPr>
        <w:sz w:val="18"/>
        <w:szCs w:val="18"/>
        <w:lang w:val="ru-RU"/>
      </w:rPr>
    </w:pPr>
    <w:r w:rsidRPr="00890FF1">
      <w:rPr>
        <w:sz w:val="18"/>
        <w:szCs w:val="18"/>
        <w:lang w:val="ru-RU"/>
      </w:rPr>
      <w:tab/>
      <w:t>КОНФИДЕНЦИАЛЬНО</w:t>
    </w:r>
    <w:r w:rsidRPr="00665263">
      <w:rPr>
        <w:sz w:val="18"/>
        <w:szCs w:val="18"/>
        <w:lang w:val="ru-RU"/>
      </w:rPr>
      <w:t xml:space="preserve"> </w:t>
    </w:r>
    <w:r w:rsidRPr="00890FF1">
      <w:rPr>
        <w:sz w:val="18"/>
        <w:szCs w:val="18"/>
        <w:lang w:val="ru-RU"/>
      </w:rPr>
      <w:t>ИНФОРМАЦИЯ</w:t>
    </w:r>
    <w:r w:rsidRPr="00665263">
      <w:rPr>
        <w:sz w:val="18"/>
        <w:szCs w:val="18"/>
        <w:lang w:val="ru-RU"/>
      </w:rPr>
      <w:t xml:space="preserve"> </w:t>
    </w:r>
    <w:r w:rsidRPr="00890FF1">
      <w:rPr>
        <w:sz w:val="18"/>
        <w:szCs w:val="18"/>
        <w:lang w:val="ru-RU"/>
      </w:rPr>
      <w:t>КОМПАНИИ</w:t>
    </w:r>
  </w:p>
  <w:p w14:paraId="09FF43DA" w14:textId="6A81396F" w:rsidR="00CB1124" w:rsidRPr="00770712" w:rsidRDefault="00E9438C" w:rsidP="00112643">
    <w:pPr>
      <w:pStyle w:val="Footer"/>
      <w:tabs>
        <w:tab w:val="clear" w:pos="9360"/>
        <w:tab w:val="right" w:pos="9072"/>
      </w:tabs>
      <w:rPr>
        <w:sz w:val="18"/>
        <w:szCs w:val="18"/>
      </w:rPr>
    </w:pPr>
    <w:r>
      <w:rPr>
        <w:sz w:val="18"/>
        <w:szCs w:val="18"/>
      </w:rPr>
      <w:t>Dece</w:t>
    </w:r>
    <w:r w:rsidR="001A13F7">
      <w:rPr>
        <w:sz w:val="18"/>
        <w:szCs w:val="18"/>
      </w:rPr>
      <w:t>mber</w:t>
    </w:r>
    <w:r w:rsidR="00CB1124">
      <w:rPr>
        <w:sz w:val="18"/>
        <w:szCs w:val="18"/>
      </w:rPr>
      <w:t xml:space="preserve"> 20</w:t>
    </w:r>
    <w:r w:rsidR="001A13F7">
      <w:rPr>
        <w:sz w:val="18"/>
        <w:szCs w:val="18"/>
      </w:rPr>
      <w:t>25</w:t>
    </w:r>
    <w:r w:rsidR="00CB1124" w:rsidRPr="00770712">
      <w:rPr>
        <w:sz w:val="18"/>
        <w:szCs w:val="18"/>
      </w:rPr>
      <w:tab/>
      <w:t>© 20</w:t>
    </w:r>
    <w:r w:rsidRPr="00E9438C">
      <w:rPr>
        <w:sz w:val="18"/>
        <w:szCs w:val="18"/>
      </w:rPr>
      <w:t>25</w:t>
    </w:r>
    <w:r w:rsidR="00CB1124">
      <w:rPr>
        <w:sz w:val="18"/>
        <w:szCs w:val="18"/>
      </w:rPr>
      <w:t xml:space="preserve"> </w:t>
    </w:r>
    <w:r w:rsidR="00CB1124" w:rsidRPr="00890FF1">
      <w:rPr>
        <w:sz w:val="18"/>
        <w:szCs w:val="18"/>
      </w:rPr>
      <w:t>by</w:t>
    </w:r>
    <w:r w:rsidR="00CB1124">
      <w:rPr>
        <w:sz w:val="18"/>
        <w:szCs w:val="18"/>
      </w:rPr>
      <w:t xml:space="preserve"> </w:t>
    </w:r>
    <w:r w:rsidR="00CB1124" w:rsidRPr="00890FF1">
      <w:rPr>
        <w:sz w:val="18"/>
        <w:szCs w:val="18"/>
      </w:rPr>
      <w:t>Tengizchevroil</w:t>
    </w:r>
    <w:r w:rsidR="00CB1124">
      <w:rPr>
        <w:sz w:val="18"/>
        <w:szCs w:val="18"/>
      </w:rPr>
      <w:t xml:space="preserve"> </w:t>
    </w:r>
    <w:r w:rsidR="00CB1124" w:rsidRPr="00890FF1">
      <w:rPr>
        <w:sz w:val="18"/>
        <w:szCs w:val="18"/>
      </w:rPr>
      <w:t>LLP</w:t>
    </w:r>
    <w:r w:rsidR="00CB1124" w:rsidRPr="00770712">
      <w:rPr>
        <w:sz w:val="18"/>
        <w:szCs w:val="18"/>
      </w:rPr>
      <w:tab/>
    </w:r>
    <w:r w:rsidR="00CB1124" w:rsidRPr="00770712">
      <w:rPr>
        <w:sz w:val="18"/>
        <w:szCs w:val="18"/>
      </w:rPr>
      <w:fldChar w:fldCharType="begin"/>
    </w:r>
    <w:r w:rsidR="00CB1124" w:rsidRPr="00890FF1">
      <w:rPr>
        <w:sz w:val="18"/>
        <w:szCs w:val="18"/>
      </w:rPr>
      <w:instrText>PAGE</w:instrText>
    </w:r>
    <w:r w:rsidR="00CB1124" w:rsidRPr="00770712">
      <w:rPr>
        <w:sz w:val="18"/>
        <w:szCs w:val="18"/>
      </w:rPr>
      <w:fldChar w:fldCharType="separate"/>
    </w:r>
    <w:r w:rsidR="00CB1124">
      <w:rPr>
        <w:noProof/>
        <w:sz w:val="18"/>
        <w:szCs w:val="18"/>
      </w:rPr>
      <w:t>1</w:t>
    </w:r>
    <w:r w:rsidR="00CB1124" w:rsidRPr="00770712">
      <w:rPr>
        <w:sz w:val="18"/>
        <w:szCs w:val="18"/>
      </w:rPr>
      <w:fldChar w:fldCharType="end"/>
    </w:r>
    <w:r w:rsidR="00CB1124" w:rsidRPr="00C447F4">
      <w:rPr>
        <w:sz w:val="18"/>
        <w:szCs w:val="18"/>
      </w:rPr>
      <w:t xml:space="preserve"> </w:t>
    </w:r>
    <w:r w:rsidR="00CB1124" w:rsidRPr="00890FF1">
      <w:rPr>
        <w:sz w:val="18"/>
        <w:szCs w:val="18"/>
      </w:rPr>
      <w:t>of</w:t>
    </w:r>
    <w:r w:rsidR="00CB1124" w:rsidRPr="00C447F4">
      <w:rPr>
        <w:sz w:val="18"/>
        <w:szCs w:val="18"/>
      </w:rPr>
      <w:t xml:space="preserve"> </w:t>
    </w:r>
    <w:r w:rsidR="00CB1124" w:rsidRPr="00770712">
      <w:rPr>
        <w:sz w:val="18"/>
        <w:szCs w:val="18"/>
      </w:rPr>
      <w:fldChar w:fldCharType="begin"/>
    </w:r>
    <w:r w:rsidR="00CB1124" w:rsidRPr="00890FF1">
      <w:rPr>
        <w:sz w:val="18"/>
        <w:szCs w:val="18"/>
      </w:rPr>
      <w:instrText>NUMPAGES</w:instrText>
    </w:r>
    <w:r w:rsidR="00CB1124" w:rsidRPr="00770712">
      <w:rPr>
        <w:sz w:val="18"/>
        <w:szCs w:val="18"/>
      </w:rPr>
      <w:fldChar w:fldCharType="separate"/>
    </w:r>
    <w:r w:rsidR="00CB1124">
      <w:rPr>
        <w:noProof/>
        <w:sz w:val="18"/>
        <w:szCs w:val="18"/>
      </w:rPr>
      <w:t>55</w:t>
    </w:r>
    <w:r w:rsidR="00CB1124" w:rsidRPr="00770712">
      <w:rPr>
        <w:sz w:val="18"/>
        <w:szCs w:val="18"/>
      </w:rPr>
      <w:fldChar w:fldCharType="end"/>
    </w:r>
  </w:p>
  <w:p w14:paraId="20DAC70F" w14:textId="77777777" w:rsidR="00CB1124" w:rsidRPr="00890FF1" w:rsidRDefault="00CB1124" w:rsidP="00112643">
    <w:pPr>
      <w:pStyle w:val="Footer"/>
      <w:tabs>
        <w:tab w:val="clear" w:pos="9360"/>
        <w:tab w:val="right" w:pos="9072"/>
      </w:tabs>
      <w:jc w:val="center"/>
      <w:rPr>
        <w:sz w:val="18"/>
        <w:szCs w:val="18"/>
      </w:rPr>
    </w:pPr>
    <w:r w:rsidRPr="00890FF1">
      <w:rPr>
        <w:sz w:val="18"/>
        <w:szCs w:val="18"/>
      </w:rPr>
      <w:t>COMPANY CONFIDENTIAL</w:t>
    </w:r>
  </w:p>
  <w:p w14:paraId="04133B28" w14:textId="77777777" w:rsidR="00CB1124" w:rsidRDefault="00CB11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AFAD" w14:textId="77777777" w:rsidR="00386ACD" w:rsidRDefault="00386ACD" w:rsidP="00B92688">
      <w:r>
        <w:separator/>
      </w:r>
    </w:p>
  </w:footnote>
  <w:footnote w:type="continuationSeparator" w:id="0">
    <w:p w14:paraId="4487080C" w14:textId="77777777" w:rsidR="00386ACD" w:rsidRDefault="00386ACD" w:rsidP="00B92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96E2" w14:textId="77777777" w:rsidR="00CB1124" w:rsidRPr="00BD36D1" w:rsidRDefault="00CB1124" w:rsidP="00F87574">
    <w:pPr>
      <w:pStyle w:val="Header"/>
      <w:tabs>
        <w:tab w:val="clear" w:pos="9360"/>
        <w:tab w:val="right" w:pos="9072"/>
      </w:tabs>
    </w:pPr>
    <w:proofErr w:type="spellStart"/>
    <w:r>
      <w:t>Системы</w:t>
    </w:r>
    <w:proofErr w:type="spellEnd"/>
    <w:r>
      <w:t xml:space="preserve"> покрытия</w:t>
    </w:r>
    <w:r w:rsidRPr="00BD36D1">
      <w:tab/>
    </w:r>
    <w:r w:rsidRPr="00BD36D1">
      <w:tab/>
    </w:r>
  </w:p>
  <w:p w14:paraId="74562E38" w14:textId="77777777" w:rsidR="00CB1124" w:rsidRPr="00BD36D1" w:rsidRDefault="00CB1124" w:rsidP="00F87574">
    <w:pPr>
      <w:pStyle w:val="Header"/>
      <w:tabs>
        <w:tab w:val="right" w:pos="9072"/>
      </w:tabs>
    </w:pPr>
    <w:r>
      <w:t>Coating Systems</w:t>
    </w:r>
    <w:r w:rsidRPr="00BD36D1">
      <w:tab/>
    </w:r>
    <w:r w:rsidRPr="00BD36D1">
      <w:tab/>
    </w:r>
    <w:r>
      <w:t>COM-SU-5191-TCO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0765F" w14:textId="77777777" w:rsidR="00CB1124" w:rsidRPr="00E251B5" w:rsidRDefault="00CB1124" w:rsidP="00E251B5">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4C54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7B2926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46F9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346202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7388CE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6E5AD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2687DD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2A02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E26A5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958D45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73AF94E"/>
    <w:lvl w:ilvl="0">
      <w:numFmt w:val="bullet"/>
      <w:lvlText w:val="*"/>
      <w:lvlJc w:val="left"/>
    </w:lvl>
  </w:abstractNum>
  <w:abstractNum w:abstractNumId="11" w15:restartNumberingAfterBreak="0">
    <w:nsid w:val="02AC3F54"/>
    <w:multiLevelType w:val="multilevel"/>
    <w:tmpl w:val="0C080042"/>
    <w:lvl w:ilvl="0">
      <w:start w:val="1"/>
      <w:numFmt w:val="decimal"/>
      <w:pStyle w:val="List1"/>
      <w:lvlText w:val="%1."/>
      <w:lvlJc w:val="left"/>
      <w:pPr>
        <w:ind w:left="1080" w:hanging="360"/>
      </w:pPr>
      <w:rPr>
        <w:rFonts w:cs="Times New Roman" w:hint="default"/>
        <w:color w:val="auto"/>
      </w:rPr>
    </w:lvl>
    <w:lvl w:ilvl="1">
      <w:start w:val="1"/>
      <w:numFmt w:val="lowerLetter"/>
      <w:pStyle w:val="ListAlpha1"/>
      <w:lvlText w:val="%2."/>
      <w:lvlJc w:val="left"/>
      <w:pPr>
        <w:ind w:left="1440" w:hanging="360"/>
      </w:pPr>
      <w:rPr>
        <w:rFonts w:cs="Times New Roman" w:hint="default"/>
      </w:rPr>
    </w:lvl>
    <w:lvl w:ilvl="2">
      <w:start w:val="1"/>
      <w:numFmt w:val="decimal"/>
      <w:pStyle w:val="List3"/>
      <w:lvlText w:val="%3."/>
      <w:lvlJc w:val="left"/>
      <w:pPr>
        <w:ind w:left="1800" w:hanging="360"/>
      </w:pPr>
      <w:rPr>
        <w:rFonts w:cs="Times New Roman" w:hint="default"/>
      </w:rPr>
    </w:lvl>
    <w:lvl w:ilvl="3">
      <w:start w:val="1"/>
      <w:numFmt w:val="lowerLetter"/>
      <w:pStyle w:val="ListAlpha2"/>
      <w:lvlText w:val="%4)"/>
      <w:lvlJc w:val="left"/>
      <w:pPr>
        <w:ind w:left="2160" w:hanging="360"/>
      </w:pPr>
      <w:rPr>
        <w:rFonts w:cs="Times New Roman" w:hint="default"/>
      </w:rPr>
    </w:lvl>
    <w:lvl w:ilvl="4">
      <w:start w:val="1"/>
      <w:numFmt w:val="lowerLetter"/>
      <w:lvlText w:val="%5."/>
      <w:lvlJc w:val="left"/>
      <w:pPr>
        <w:ind w:left="3960" w:hanging="360"/>
      </w:pPr>
      <w:rPr>
        <w:rFonts w:cs="Times New Roman" w:hint="default"/>
      </w:rPr>
    </w:lvl>
    <w:lvl w:ilvl="5">
      <w:start w:val="1"/>
      <w:numFmt w:val="lowerRoman"/>
      <w:lvlText w:val="%6."/>
      <w:lvlJc w:val="right"/>
      <w:pPr>
        <w:ind w:left="4680" w:hanging="180"/>
      </w:pPr>
      <w:rPr>
        <w:rFonts w:cs="Times New Roman" w:hint="default"/>
      </w:rPr>
    </w:lvl>
    <w:lvl w:ilvl="6">
      <w:start w:val="1"/>
      <w:numFmt w:val="decimal"/>
      <w:lvlText w:val="%7."/>
      <w:lvlJc w:val="left"/>
      <w:pPr>
        <w:ind w:left="5400" w:hanging="360"/>
      </w:pPr>
      <w:rPr>
        <w:rFonts w:cs="Times New Roman" w:hint="default"/>
      </w:rPr>
    </w:lvl>
    <w:lvl w:ilvl="7">
      <w:start w:val="1"/>
      <w:numFmt w:val="lowerLetter"/>
      <w:lvlText w:val="%8."/>
      <w:lvlJc w:val="left"/>
      <w:pPr>
        <w:ind w:left="6120" w:hanging="360"/>
      </w:pPr>
      <w:rPr>
        <w:rFonts w:cs="Times New Roman" w:hint="default"/>
      </w:rPr>
    </w:lvl>
    <w:lvl w:ilvl="8">
      <w:start w:val="1"/>
      <w:numFmt w:val="lowerRoman"/>
      <w:lvlText w:val="%9."/>
      <w:lvlJc w:val="right"/>
      <w:pPr>
        <w:ind w:left="6840" w:hanging="180"/>
      </w:pPr>
      <w:rPr>
        <w:rFonts w:cs="Times New Roman" w:hint="default"/>
      </w:rPr>
    </w:lvl>
  </w:abstractNum>
  <w:abstractNum w:abstractNumId="12" w15:restartNumberingAfterBreak="0">
    <w:nsid w:val="033B29FD"/>
    <w:multiLevelType w:val="hybridMultilevel"/>
    <w:tmpl w:val="B5180D44"/>
    <w:lvl w:ilvl="0" w:tplc="80164306">
      <w:start w:val="1"/>
      <w:numFmt w:val="decimal"/>
      <w:pStyle w:val="CellList1"/>
      <w:lvlText w:val="%1."/>
      <w:lvlJc w:val="left"/>
      <w:pPr>
        <w:ind w:left="360" w:hanging="360"/>
      </w:pPr>
      <w:rPr>
        <w:rFonts w:ascii="Arial" w:hAnsi="Arial" w:cs="Times New Roman" w:hint="default"/>
        <w:sz w:val="20"/>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058F5F55"/>
    <w:multiLevelType w:val="hybridMultilevel"/>
    <w:tmpl w:val="D4F6746C"/>
    <w:lvl w:ilvl="0" w:tplc="A94424E6">
      <w:start w:val="1"/>
      <w:numFmt w:val="decimal"/>
      <w:pStyle w:val="FigureTitle"/>
      <w:lvlText w:val="Рисунок %1."/>
      <w:lvlJc w:val="left"/>
      <w:pPr>
        <w:tabs>
          <w:tab w:val="num" w:pos="360"/>
        </w:tabs>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6F6398F"/>
    <w:multiLevelType w:val="hybridMultilevel"/>
    <w:tmpl w:val="C91CB702"/>
    <w:lvl w:ilvl="0" w:tplc="8078E01E">
      <w:start w:val="1"/>
      <w:numFmt w:val="lowerLetter"/>
      <w:pStyle w:val="CESTableNotealpha"/>
      <w:lvlText w:val="%1."/>
      <w:lvlJc w:val="left"/>
      <w:pPr>
        <w:ind w:left="1426" w:hanging="360"/>
      </w:p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5" w15:restartNumberingAfterBreak="0">
    <w:nsid w:val="0FD21199"/>
    <w:multiLevelType w:val="multilevel"/>
    <w:tmpl w:val="1C16F670"/>
    <w:lvl w:ilvl="0">
      <w:start w:val="6"/>
      <w:numFmt w:val="decimal"/>
      <w:lvlText w:val="%1.0"/>
      <w:lvlJc w:val="left"/>
      <w:pPr>
        <w:ind w:left="360" w:hanging="360"/>
      </w:pPr>
      <w:rPr>
        <w:rFonts w:ascii="Arial" w:hAnsi="Arial" w:hint="default"/>
      </w:rPr>
    </w:lvl>
    <w:lvl w:ilvl="1">
      <w:start w:val="1"/>
      <w:numFmt w:val="decimal"/>
      <w:lvlText w:val="%1.%2"/>
      <w:lvlJc w:val="left"/>
      <w:pPr>
        <w:ind w:left="1080" w:hanging="360"/>
      </w:pPr>
      <w:rPr>
        <w:rFonts w:ascii="Arial" w:hAnsi="Arial" w:hint="default"/>
      </w:rPr>
    </w:lvl>
    <w:lvl w:ilvl="2">
      <w:start w:val="1"/>
      <w:numFmt w:val="decimal"/>
      <w:lvlText w:val="%1.%2.%3"/>
      <w:lvlJc w:val="left"/>
      <w:pPr>
        <w:ind w:left="2160" w:hanging="720"/>
      </w:pPr>
      <w:rPr>
        <w:rFonts w:ascii="Arial" w:hAnsi="Arial" w:hint="default"/>
      </w:rPr>
    </w:lvl>
    <w:lvl w:ilvl="3">
      <w:start w:val="1"/>
      <w:numFmt w:val="decimal"/>
      <w:lvlText w:val="%1.%2.%3.%4"/>
      <w:lvlJc w:val="left"/>
      <w:pPr>
        <w:ind w:left="2880" w:hanging="720"/>
      </w:pPr>
      <w:rPr>
        <w:rFonts w:ascii="Arial" w:hAnsi="Arial" w:hint="default"/>
      </w:rPr>
    </w:lvl>
    <w:lvl w:ilvl="4">
      <w:start w:val="1"/>
      <w:numFmt w:val="decimal"/>
      <w:lvlText w:val="%1.%2.%3.%4.%5"/>
      <w:lvlJc w:val="left"/>
      <w:pPr>
        <w:ind w:left="3960" w:hanging="1080"/>
      </w:pPr>
      <w:rPr>
        <w:rFonts w:ascii="Arial" w:hAnsi="Arial" w:hint="default"/>
      </w:rPr>
    </w:lvl>
    <w:lvl w:ilvl="5">
      <w:start w:val="1"/>
      <w:numFmt w:val="decimal"/>
      <w:lvlText w:val="%1.%2.%3.%4.%5.%6"/>
      <w:lvlJc w:val="left"/>
      <w:pPr>
        <w:ind w:left="4680" w:hanging="1080"/>
      </w:pPr>
      <w:rPr>
        <w:rFonts w:ascii="Arial" w:hAnsi="Arial" w:hint="default"/>
      </w:rPr>
    </w:lvl>
    <w:lvl w:ilvl="6">
      <w:start w:val="1"/>
      <w:numFmt w:val="decimal"/>
      <w:lvlText w:val="%1.%2.%3.%4.%5.%6.%7"/>
      <w:lvlJc w:val="left"/>
      <w:pPr>
        <w:ind w:left="5760" w:hanging="1440"/>
      </w:pPr>
      <w:rPr>
        <w:rFonts w:ascii="Arial" w:hAnsi="Arial" w:hint="default"/>
      </w:rPr>
    </w:lvl>
    <w:lvl w:ilvl="7">
      <w:start w:val="1"/>
      <w:numFmt w:val="decimal"/>
      <w:lvlText w:val="%1.%2.%3.%4.%5.%6.%7.%8"/>
      <w:lvlJc w:val="left"/>
      <w:pPr>
        <w:ind w:left="6480" w:hanging="1440"/>
      </w:pPr>
      <w:rPr>
        <w:rFonts w:ascii="Arial" w:hAnsi="Arial" w:hint="default"/>
      </w:rPr>
    </w:lvl>
    <w:lvl w:ilvl="8">
      <w:start w:val="1"/>
      <w:numFmt w:val="decimal"/>
      <w:lvlText w:val="%1.%2.%3.%4.%5.%6.%7.%8.%9"/>
      <w:lvlJc w:val="left"/>
      <w:pPr>
        <w:ind w:left="7560" w:hanging="1800"/>
      </w:pPr>
      <w:rPr>
        <w:rFonts w:ascii="Arial" w:hAnsi="Arial" w:hint="default"/>
      </w:rPr>
    </w:lvl>
  </w:abstractNum>
  <w:abstractNum w:abstractNumId="16" w15:restartNumberingAfterBreak="0">
    <w:nsid w:val="122B3562"/>
    <w:multiLevelType w:val="multilevel"/>
    <w:tmpl w:val="3B4051C2"/>
    <w:lvl w:ilvl="0">
      <w:start w:val="5"/>
      <w:numFmt w:val="decimal"/>
      <w:lvlText w:val="%1.0"/>
      <w:lvlJc w:val="left"/>
      <w:pPr>
        <w:ind w:left="360" w:hanging="360"/>
      </w:pPr>
      <w:rPr>
        <w:rFonts w:ascii="Arial" w:hAnsi="Arial" w:hint="default"/>
      </w:rPr>
    </w:lvl>
    <w:lvl w:ilvl="1">
      <w:start w:val="1"/>
      <w:numFmt w:val="decimal"/>
      <w:lvlText w:val="%1.%2"/>
      <w:lvlJc w:val="left"/>
      <w:pPr>
        <w:ind w:left="1080" w:hanging="360"/>
      </w:pPr>
      <w:rPr>
        <w:rFonts w:ascii="Arial" w:hAnsi="Arial" w:hint="default"/>
      </w:rPr>
    </w:lvl>
    <w:lvl w:ilvl="2">
      <w:start w:val="1"/>
      <w:numFmt w:val="decimal"/>
      <w:lvlText w:val="%1.%2.%3"/>
      <w:lvlJc w:val="left"/>
      <w:pPr>
        <w:ind w:left="2160" w:hanging="720"/>
      </w:pPr>
      <w:rPr>
        <w:rFonts w:ascii="Arial" w:hAnsi="Arial" w:hint="default"/>
      </w:rPr>
    </w:lvl>
    <w:lvl w:ilvl="3">
      <w:start w:val="1"/>
      <w:numFmt w:val="decimal"/>
      <w:lvlText w:val="%1.%2.%3.%4"/>
      <w:lvlJc w:val="left"/>
      <w:pPr>
        <w:ind w:left="2880" w:hanging="720"/>
      </w:pPr>
      <w:rPr>
        <w:rFonts w:ascii="Arial" w:hAnsi="Arial" w:hint="default"/>
      </w:rPr>
    </w:lvl>
    <w:lvl w:ilvl="4">
      <w:start w:val="1"/>
      <w:numFmt w:val="decimal"/>
      <w:lvlText w:val="%1.%2.%3.%4.%5"/>
      <w:lvlJc w:val="left"/>
      <w:pPr>
        <w:ind w:left="3960" w:hanging="1080"/>
      </w:pPr>
      <w:rPr>
        <w:rFonts w:ascii="Arial" w:hAnsi="Arial" w:hint="default"/>
      </w:rPr>
    </w:lvl>
    <w:lvl w:ilvl="5">
      <w:start w:val="1"/>
      <w:numFmt w:val="decimal"/>
      <w:lvlText w:val="%1.%2.%3.%4.%5.%6"/>
      <w:lvlJc w:val="left"/>
      <w:pPr>
        <w:ind w:left="4680" w:hanging="1080"/>
      </w:pPr>
      <w:rPr>
        <w:rFonts w:ascii="Arial" w:hAnsi="Arial" w:hint="default"/>
      </w:rPr>
    </w:lvl>
    <w:lvl w:ilvl="6">
      <w:start w:val="1"/>
      <w:numFmt w:val="decimal"/>
      <w:lvlText w:val="%1.%2.%3.%4.%5.%6.%7"/>
      <w:lvlJc w:val="left"/>
      <w:pPr>
        <w:ind w:left="5760" w:hanging="1440"/>
      </w:pPr>
      <w:rPr>
        <w:rFonts w:ascii="Arial" w:hAnsi="Arial" w:hint="default"/>
      </w:rPr>
    </w:lvl>
    <w:lvl w:ilvl="7">
      <w:start w:val="1"/>
      <w:numFmt w:val="decimal"/>
      <w:lvlText w:val="%1.%2.%3.%4.%5.%6.%7.%8"/>
      <w:lvlJc w:val="left"/>
      <w:pPr>
        <w:ind w:left="6480" w:hanging="1440"/>
      </w:pPr>
      <w:rPr>
        <w:rFonts w:ascii="Arial" w:hAnsi="Arial" w:hint="default"/>
      </w:rPr>
    </w:lvl>
    <w:lvl w:ilvl="8">
      <w:start w:val="1"/>
      <w:numFmt w:val="decimal"/>
      <w:lvlText w:val="%1.%2.%3.%4.%5.%6.%7.%8.%9"/>
      <w:lvlJc w:val="left"/>
      <w:pPr>
        <w:ind w:left="7560" w:hanging="1800"/>
      </w:pPr>
      <w:rPr>
        <w:rFonts w:ascii="Arial" w:hAnsi="Arial" w:hint="default"/>
      </w:rPr>
    </w:lvl>
  </w:abstractNum>
  <w:abstractNum w:abstractNumId="17" w15:restartNumberingAfterBreak="0">
    <w:nsid w:val="283E1D73"/>
    <w:multiLevelType w:val="hybridMultilevel"/>
    <w:tmpl w:val="34F860EE"/>
    <w:lvl w:ilvl="0" w:tplc="F9000B92">
      <w:start w:val="1"/>
      <w:numFmt w:val="bullet"/>
      <w:pStyle w:val="CellBullet2"/>
      <w:lvlText w:val="–"/>
      <w:lvlJc w:val="left"/>
      <w:pPr>
        <w:ind w:left="1440" w:hanging="360"/>
      </w:pPr>
      <w:rPr>
        <w:rFonts w:ascii="Arial" w:hAnsi="Aria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B336CD8"/>
    <w:multiLevelType w:val="singleLevel"/>
    <w:tmpl w:val="5972E8AA"/>
    <w:lvl w:ilvl="0">
      <w:start w:val="1"/>
      <w:numFmt w:val="lowerLetter"/>
      <w:pStyle w:val="ListCharacter2"/>
      <w:lvlText w:val="%1."/>
      <w:lvlJc w:val="left"/>
      <w:pPr>
        <w:tabs>
          <w:tab w:val="num" w:pos="1440"/>
        </w:tabs>
        <w:ind w:left="1440" w:hanging="720"/>
      </w:pPr>
    </w:lvl>
  </w:abstractNum>
  <w:abstractNum w:abstractNumId="19" w15:restartNumberingAfterBreak="0">
    <w:nsid w:val="307838D3"/>
    <w:multiLevelType w:val="multilevel"/>
    <w:tmpl w:val="7E1EB93E"/>
    <w:lvl w:ilvl="0">
      <w:start w:val="6"/>
      <w:numFmt w:val="decimal"/>
      <w:lvlText w:val="%1.0"/>
      <w:lvlJc w:val="left"/>
      <w:pPr>
        <w:ind w:left="360" w:hanging="360"/>
      </w:pPr>
      <w:rPr>
        <w:rFonts w:ascii="Arial" w:hAnsi="Arial" w:hint="default"/>
      </w:rPr>
    </w:lvl>
    <w:lvl w:ilvl="1">
      <w:start w:val="1"/>
      <w:numFmt w:val="decimal"/>
      <w:lvlText w:val="%1.%2"/>
      <w:lvlJc w:val="left"/>
      <w:pPr>
        <w:ind w:left="1080" w:hanging="360"/>
      </w:pPr>
      <w:rPr>
        <w:rFonts w:ascii="Arial" w:hAnsi="Arial" w:hint="default"/>
      </w:rPr>
    </w:lvl>
    <w:lvl w:ilvl="2">
      <w:start w:val="1"/>
      <w:numFmt w:val="decimal"/>
      <w:lvlText w:val="%1.%2.%3"/>
      <w:lvlJc w:val="left"/>
      <w:pPr>
        <w:ind w:left="2160" w:hanging="720"/>
      </w:pPr>
      <w:rPr>
        <w:rFonts w:ascii="Arial" w:hAnsi="Arial" w:hint="default"/>
      </w:rPr>
    </w:lvl>
    <w:lvl w:ilvl="3">
      <w:start w:val="1"/>
      <w:numFmt w:val="decimal"/>
      <w:lvlText w:val="%1.%2.%3.%4"/>
      <w:lvlJc w:val="left"/>
      <w:pPr>
        <w:ind w:left="2880" w:hanging="720"/>
      </w:pPr>
      <w:rPr>
        <w:rFonts w:ascii="Arial" w:hAnsi="Arial" w:hint="default"/>
      </w:rPr>
    </w:lvl>
    <w:lvl w:ilvl="4">
      <w:start w:val="1"/>
      <w:numFmt w:val="decimal"/>
      <w:lvlText w:val="%1.%2.%3.%4.%5"/>
      <w:lvlJc w:val="left"/>
      <w:pPr>
        <w:ind w:left="3960" w:hanging="1080"/>
      </w:pPr>
      <w:rPr>
        <w:rFonts w:ascii="Arial" w:hAnsi="Arial" w:hint="default"/>
      </w:rPr>
    </w:lvl>
    <w:lvl w:ilvl="5">
      <w:start w:val="1"/>
      <w:numFmt w:val="decimal"/>
      <w:lvlText w:val="%1.%2.%3.%4.%5.%6"/>
      <w:lvlJc w:val="left"/>
      <w:pPr>
        <w:ind w:left="4680" w:hanging="1080"/>
      </w:pPr>
      <w:rPr>
        <w:rFonts w:ascii="Arial" w:hAnsi="Arial" w:hint="default"/>
      </w:rPr>
    </w:lvl>
    <w:lvl w:ilvl="6">
      <w:start w:val="1"/>
      <w:numFmt w:val="decimal"/>
      <w:lvlText w:val="%1.%2.%3.%4.%5.%6.%7"/>
      <w:lvlJc w:val="left"/>
      <w:pPr>
        <w:ind w:left="5760" w:hanging="1440"/>
      </w:pPr>
      <w:rPr>
        <w:rFonts w:ascii="Arial" w:hAnsi="Arial" w:hint="default"/>
      </w:rPr>
    </w:lvl>
    <w:lvl w:ilvl="7">
      <w:start w:val="1"/>
      <w:numFmt w:val="decimal"/>
      <w:lvlText w:val="%1.%2.%3.%4.%5.%6.%7.%8"/>
      <w:lvlJc w:val="left"/>
      <w:pPr>
        <w:ind w:left="6480" w:hanging="1440"/>
      </w:pPr>
      <w:rPr>
        <w:rFonts w:ascii="Arial" w:hAnsi="Arial" w:hint="default"/>
      </w:rPr>
    </w:lvl>
    <w:lvl w:ilvl="8">
      <w:start w:val="1"/>
      <w:numFmt w:val="decimal"/>
      <w:lvlText w:val="%1.%2.%3.%4.%5.%6.%7.%8.%9"/>
      <w:lvlJc w:val="left"/>
      <w:pPr>
        <w:ind w:left="7560" w:hanging="1800"/>
      </w:pPr>
      <w:rPr>
        <w:rFonts w:ascii="Arial" w:hAnsi="Arial" w:hint="default"/>
      </w:rPr>
    </w:lvl>
  </w:abstractNum>
  <w:abstractNum w:abstractNumId="20" w15:restartNumberingAfterBreak="0">
    <w:nsid w:val="33B72591"/>
    <w:multiLevelType w:val="hybridMultilevel"/>
    <w:tmpl w:val="2C447656"/>
    <w:lvl w:ilvl="0" w:tplc="4A949C54">
      <w:start w:val="1"/>
      <w:numFmt w:val="bullet"/>
      <w:pStyle w:val="BulletList1"/>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34F611B0"/>
    <w:multiLevelType w:val="multilevel"/>
    <w:tmpl w:val="855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44A02"/>
    <w:multiLevelType w:val="multilevel"/>
    <w:tmpl w:val="CB4A5038"/>
    <w:lvl w:ilvl="0">
      <w:start w:val="1"/>
      <w:numFmt w:val="upperLetter"/>
      <w:pStyle w:val="AppendixTitle"/>
      <w:suff w:val="space"/>
      <w:lvlText w:val="Appendix %1."/>
      <w:lvlJc w:val="center"/>
      <w:pPr>
        <w:ind w:left="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2"/>
        <w:szCs w:val="22"/>
        <w:u w:val="none"/>
        <w:vertAlign w:val="baseline"/>
      </w:rPr>
    </w:lvl>
    <w:lvl w:ilvl="1">
      <w:start w:val="1"/>
      <w:numFmt w:val="decimal"/>
      <w:pStyle w:val="AppendixHeading1"/>
      <w:lvlText w:val="%1.%2."/>
      <w:lvlJc w:val="left"/>
      <w:pPr>
        <w:tabs>
          <w:tab w:val="num" w:pos="0"/>
        </w:tabs>
        <w:ind w:left="720" w:hanging="360"/>
      </w:pPr>
      <w:rPr>
        <w:rFonts w:cs="Times New Roman" w:hint="default"/>
      </w:rPr>
    </w:lvl>
    <w:lvl w:ilvl="2">
      <w:start w:val="1"/>
      <w:numFmt w:val="decimal"/>
      <w:pStyle w:val="AppendixHeading2"/>
      <w:lvlText w:val="%1.%2.%3."/>
      <w:lvlJc w:val="left"/>
      <w:pPr>
        <w:tabs>
          <w:tab w:val="num" w:pos="0"/>
        </w:tabs>
        <w:ind w:left="1080" w:hanging="360"/>
      </w:pPr>
      <w:rPr>
        <w:rFonts w:cs="Times New Roman" w:hint="default"/>
      </w:rPr>
    </w:lvl>
    <w:lvl w:ilvl="3">
      <w:start w:val="1"/>
      <w:numFmt w:val="decimal"/>
      <w:pStyle w:val="AppendixHeading3"/>
      <w:lvlText w:val="%1.%2.%3.%4."/>
      <w:lvlJc w:val="left"/>
      <w:pPr>
        <w:tabs>
          <w:tab w:val="num" w:pos="0"/>
        </w:tabs>
        <w:ind w:left="1440" w:hanging="360"/>
      </w:pPr>
      <w:rPr>
        <w:rFonts w:cs="Times New Roman" w:hint="default"/>
      </w:rPr>
    </w:lvl>
    <w:lvl w:ilvl="4">
      <w:start w:val="1"/>
      <w:numFmt w:val="decimal"/>
      <w:lvlRestart w:val="0"/>
      <w:pStyle w:val="ApxFigureTitle"/>
      <w:lvlText w:val="Figure %1.%5."/>
      <w:lvlJc w:val="left"/>
      <w:pPr>
        <w:tabs>
          <w:tab w:val="num" w:pos="0"/>
        </w:tabs>
        <w:ind w:left="4058" w:hanging="1080"/>
      </w:pPr>
      <w:rPr>
        <w:rFonts w:cs="Times New Roman" w:hint="default"/>
      </w:rPr>
    </w:lvl>
    <w:lvl w:ilvl="5">
      <w:start w:val="1"/>
      <w:numFmt w:val="decimal"/>
      <w:lvlRestart w:val="0"/>
      <w:pStyle w:val="ApxTblTitle"/>
      <w:lvlText w:val="Table %1.%6."/>
      <w:lvlJc w:val="left"/>
      <w:pPr>
        <w:tabs>
          <w:tab w:val="num" w:pos="0"/>
        </w:tabs>
        <w:ind w:left="2160" w:hanging="360"/>
      </w:pPr>
      <w:rPr>
        <w:rFonts w:cs="Times New Roman" w:hint="default"/>
      </w:rPr>
    </w:lvl>
    <w:lvl w:ilvl="6">
      <w:start w:val="1"/>
      <w:numFmt w:val="decimal"/>
      <w:lvlText w:val="%7."/>
      <w:lvlJc w:val="left"/>
      <w:pPr>
        <w:tabs>
          <w:tab w:val="num" w:pos="0"/>
        </w:tabs>
        <w:ind w:left="2520" w:hanging="360"/>
      </w:pPr>
      <w:rPr>
        <w:rFonts w:cs="Times New Roman" w:hint="default"/>
      </w:rPr>
    </w:lvl>
    <w:lvl w:ilvl="7">
      <w:start w:val="1"/>
      <w:numFmt w:val="lowerLetter"/>
      <w:lvlText w:val="%8."/>
      <w:lvlJc w:val="left"/>
      <w:pPr>
        <w:tabs>
          <w:tab w:val="num" w:pos="0"/>
        </w:tabs>
        <w:ind w:left="2880" w:hanging="360"/>
      </w:pPr>
      <w:rPr>
        <w:rFonts w:cs="Times New Roman" w:hint="default"/>
      </w:rPr>
    </w:lvl>
    <w:lvl w:ilvl="8">
      <w:start w:val="1"/>
      <w:numFmt w:val="lowerRoman"/>
      <w:lvlText w:val="%9."/>
      <w:lvlJc w:val="left"/>
      <w:pPr>
        <w:tabs>
          <w:tab w:val="num" w:pos="0"/>
        </w:tabs>
        <w:ind w:left="3240" w:hanging="360"/>
      </w:pPr>
      <w:rPr>
        <w:rFonts w:cs="Times New Roman" w:hint="default"/>
      </w:rPr>
    </w:lvl>
  </w:abstractNum>
  <w:abstractNum w:abstractNumId="23" w15:restartNumberingAfterBreak="0">
    <w:nsid w:val="409547DB"/>
    <w:multiLevelType w:val="multilevel"/>
    <w:tmpl w:val="4D702F3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83840C3"/>
    <w:multiLevelType w:val="multilevel"/>
    <w:tmpl w:val="EF8087C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8510A7D"/>
    <w:multiLevelType w:val="multilevel"/>
    <w:tmpl w:val="360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601C4"/>
    <w:multiLevelType w:val="hybridMultilevel"/>
    <w:tmpl w:val="BADE67C6"/>
    <w:lvl w:ilvl="0" w:tplc="4D6691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773E88"/>
    <w:multiLevelType w:val="hybridMultilevel"/>
    <w:tmpl w:val="1C3A3934"/>
    <w:lvl w:ilvl="0" w:tplc="9D4276CC">
      <w:start w:val="1"/>
      <w:numFmt w:val="decimal"/>
      <w:pStyle w:val="TableTitle1"/>
      <w:lvlText w:val="Таблица %1."/>
      <w:lvlJc w:val="left"/>
      <w:pPr>
        <w:tabs>
          <w:tab w:val="num" w:pos="0"/>
        </w:tabs>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1F82A21"/>
    <w:multiLevelType w:val="hybridMultilevel"/>
    <w:tmpl w:val="9D30C33A"/>
    <w:lvl w:ilvl="0" w:tplc="18B42252">
      <w:start w:val="1"/>
      <w:numFmt w:val="lowerLetter"/>
      <w:pStyle w:val="CESListNumber2"/>
      <w:lvlText w:val="%1."/>
      <w:lvlJc w:val="left"/>
      <w:pPr>
        <w:ind w:left="1627" w:hanging="36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1" w:tplc="507C2394">
      <w:start w:val="1"/>
      <w:numFmt w:val="decimal"/>
      <w:pStyle w:val="CESListNumber3"/>
      <w:lvlText w:val="%2)"/>
      <w:lvlJc w:val="left"/>
      <w:pPr>
        <w:ind w:left="3060" w:hanging="360"/>
      </w:pPr>
      <w:rPr>
        <w:rFonts w:hint="default"/>
      </w:rPr>
    </w:lvl>
    <w:lvl w:ilvl="2" w:tplc="998C1984">
      <w:start w:val="1"/>
      <w:numFmt w:val="lowerRoman"/>
      <w:pStyle w:val="CESListNumber4"/>
      <w:lvlText w:val="%3."/>
      <w:lvlJc w:val="right"/>
      <w:pPr>
        <w:ind w:left="3780" w:hanging="180"/>
      </w:pPr>
    </w:lvl>
    <w:lvl w:ilvl="3" w:tplc="A9107070" w:tentative="1">
      <w:start w:val="1"/>
      <w:numFmt w:val="decimal"/>
      <w:lvlText w:val="%4."/>
      <w:lvlJc w:val="left"/>
      <w:pPr>
        <w:ind w:left="4500" w:hanging="360"/>
      </w:pPr>
    </w:lvl>
    <w:lvl w:ilvl="4" w:tplc="FCB2ED80" w:tentative="1">
      <w:start w:val="1"/>
      <w:numFmt w:val="lowerLetter"/>
      <w:lvlText w:val="%5."/>
      <w:lvlJc w:val="left"/>
      <w:pPr>
        <w:ind w:left="5220" w:hanging="360"/>
      </w:pPr>
    </w:lvl>
    <w:lvl w:ilvl="5" w:tplc="FB2455AC" w:tentative="1">
      <w:start w:val="1"/>
      <w:numFmt w:val="lowerRoman"/>
      <w:lvlText w:val="%6."/>
      <w:lvlJc w:val="right"/>
      <w:pPr>
        <w:ind w:left="5940" w:hanging="180"/>
      </w:pPr>
    </w:lvl>
    <w:lvl w:ilvl="6" w:tplc="009A7E24" w:tentative="1">
      <w:start w:val="1"/>
      <w:numFmt w:val="decimal"/>
      <w:lvlText w:val="%7."/>
      <w:lvlJc w:val="left"/>
      <w:pPr>
        <w:ind w:left="6660" w:hanging="360"/>
      </w:pPr>
    </w:lvl>
    <w:lvl w:ilvl="7" w:tplc="89D42A7E" w:tentative="1">
      <w:start w:val="1"/>
      <w:numFmt w:val="lowerLetter"/>
      <w:lvlText w:val="%8."/>
      <w:lvlJc w:val="left"/>
      <w:pPr>
        <w:ind w:left="7380" w:hanging="360"/>
      </w:pPr>
    </w:lvl>
    <w:lvl w:ilvl="8" w:tplc="8D7651C2" w:tentative="1">
      <w:start w:val="1"/>
      <w:numFmt w:val="lowerRoman"/>
      <w:lvlText w:val="%9."/>
      <w:lvlJc w:val="right"/>
      <w:pPr>
        <w:ind w:left="8100" w:hanging="180"/>
      </w:pPr>
    </w:lvl>
  </w:abstractNum>
  <w:abstractNum w:abstractNumId="29" w15:restartNumberingAfterBreak="0">
    <w:nsid w:val="633377EC"/>
    <w:multiLevelType w:val="hybridMultilevel"/>
    <w:tmpl w:val="765ACE48"/>
    <w:lvl w:ilvl="0" w:tplc="15FCC860">
      <w:start w:val="1"/>
      <w:numFmt w:val="bullet"/>
      <w:pStyle w:val="Cel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9453CDD"/>
    <w:multiLevelType w:val="multilevel"/>
    <w:tmpl w:val="DA2C5386"/>
    <w:lvl w:ilvl="0">
      <w:start w:val="1"/>
      <w:numFmt w:val="upperLetter"/>
      <w:suff w:val="space"/>
      <w:lvlText w:val="Appendix %1"/>
      <w:lvlJc w:val="center"/>
      <w:pPr>
        <w:ind w:left="0" w:firstLine="288"/>
      </w:pPr>
      <w:rPr>
        <w:rFonts w:ascii="Arial" w:hAnsi="Arial" w:cs="Arial" w:hint="default"/>
        <w:b w:val="0"/>
        <w:bCs w:val="0"/>
        <w:i w:val="0"/>
        <w:iCs w:val="0"/>
        <w:caps w:val="0"/>
        <w:smallCaps w:val="0"/>
        <w:strike w:val="0"/>
        <w:dstrike w:val="0"/>
        <w:noProof w:val="0"/>
        <w:vanish w:val="0"/>
        <w:color w:val="000000"/>
        <w:spacing w:val="0"/>
        <w:kern w:val="0"/>
        <w:position w:val="0"/>
        <w:sz w:val="28"/>
        <w:u w:val="none"/>
        <w:vertAlign w:val="baseline"/>
        <w:em w:val="none"/>
      </w:rPr>
    </w:lvl>
    <w:lvl w:ilvl="1">
      <w:start w:val="1"/>
      <w:numFmt w:val="decimal"/>
      <w:pStyle w:val="AppendixHeading10"/>
      <w:lvlText w:val="%1.%2"/>
      <w:lvlJc w:val="left"/>
      <w:pPr>
        <w:tabs>
          <w:tab w:val="num" w:pos="0"/>
        </w:tabs>
        <w:ind w:left="0" w:firstLine="0"/>
      </w:pPr>
      <w:rPr>
        <w:rFonts w:ascii="Arial Bold" w:hAnsi="Arial Bold" w:hint="default"/>
        <w:bCs w:val="0"/>
        <w:i w:val="0"/>
        <w:iCs w:val="0"/>
        <w:caps w:val="0"/>
        <w:strike w:val="0"/>
        <w:dstrike w:val="0"/>
        <w:vanish w:val="0"/>
        <w:color w:val="000000"/>
        <w:spacing w:val="0"/>
        <w:kern w:val="0"/>
        <w:position w:val="0"/>
        <w:sz w:val="24"/>
        <w:u w:val="none"/>
        <w:vertAlign w:val="baseline"/>
        <w:em w:val="none"/>
      </w:rPr>
    </w:lvl>
    <w:lvl w:ilvl="2">
      <w:start w:val="1"/>
      <w:numFmt w:val="decimal"/>
      <w:lvlText w:val="%1.%2.%3"/>
      <w:lvlJc w:val="left"/>
      <w:pPr>
        <w:tabs>
          <w:tab w:val="num" w:pos="0"/>
        </w:tabs>
        <w:ind w:left="0" w:firstLine="0"/>
      </w:pPr>
      <w:rPr>
        <w:rFonts w:ascii="Arial Bold" w:hAnsi="Arial Bold" w:hint="default"/>
        <w:bCs w:val="0"/>
        <w:i w:val="0"/>
        <w:iCs w:val="0"/>
        <w:caps w:val="0"/>
        <w:smallCaps w:val="0"/>
        <w:strike w:val="0"/>
        <w:dstrike w:val="0"/>
        <w:vanish w:val="0"/>
        <w:color w:val="000000"/>
        <w:spacing w:val="0"/>
        <w:kern w:val="0"/>
        <w:position w:val="0"/>
        <w:u w:val="none"/>
        <w:vertAlign w:val="baseline"/>
        <w:em w:val="none"/>
      </w:rPr>
    </w:lvl>
    <w:lvl w:ilvl="3">
      <w:start w:val="1"/>
      <w:numFmt w:val="decimal"/>
      <w:lvlText w:val="%1.%2.%3.%4"/>
      <w:lvlJc w:val="left"/>
      <w:pPr>
        <w:tabs>
          <w:tab w:val="num" w:pos="0"/>
        </w:tabs>
        <w:ind w:left="0" w:firstLine="0"/>
      </w:pPr>
      <w:rPr>
        <w:rFonts w:ascii="Arial" w:hAnsi="Arial" w:cs="Arial"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0"/>
        </w:tabs>
        <w:ind w:left="0" w:firstLine="0"/>
      </w:pPr>
      <w:rPr>
        <w:rFonts w:ascii="Arial" w:hAnsi="Arial" w:cs="Arial" w:hint="default"/>
      </w:rPr>
    </w:lvl>
    <w:lvl w:ilvl="5">
      <w:start w:val="1"/>
      <w:numFmt w:val="decimal"/>
      <w:lvlText w:val="%6."/>
      <w:lvlJc w:val="left"/>
      <w:pPr>
        <w:tabs>
          <w:tab w:val="num" w:pos="0"/>
        </w:tabs>
        <w:ind w:left="1260" w:hanging="360"/>
      </w:pPr>
      <w:rPr>
        <w:rFonts w:hint="default"/>
      </w:rPr>
    </w:lvl>
    <w:lvl w:ilvl="6">
      <w:start w:val="1"/>
      <w:numFmt w:val="lowerLetter"/>
      <w:lvlText w:val="%7."/>
      <w:lvlJc w:val="left"/>
      <w:pPr>
        <w:tabs>
          <w:tab w:val="num" w:pos="1166"/>
        </w:tabs>
        <w:ind w:left="1814" w:hanging="648"/>
      </w:pPr>
      <w:rPr>
        <w:rFonts w:ascii="Times New Roman" w:hAnsi="Times New Roman" w:cs="Times New Roman" w:hint="default"/>
        <w:b w:val="0"/>
        <w:i w:val="0"/>
        <w:sz w:val="22"/>
        <w:szCs w:val="22"/>
      </w:rPr>
    </w:lvl>
    <w:lvl w:ilvl="7">
      <w:start w:val="1"/>
      <w:numFmt w:val="decimal"/>
      <w:lvlText w:val="%8."/>
      <w:lvlJc w:val="left"/>
      <w:pPr>
        <w:tabs>
          <w:tab w:val="num" w:pos="1872"/>
        </w:tabs>
        <w:ind w:left="2340" w:hanging="360"/>
      </w:pPr>
      <w:rPr>
        <w:rFonts w:hint="default"/>
      </w:rPr>
    </w:lvl>
    <w:lvl w:ilvl="8">
      <w:start w:val="1"/>
      <w:numFmt w:val="lowerLetter"/>
      <w:lvlText w:val="%9."/>
      <w:lvlJc w:val="left"/>
      <w:pPr>
        <w:tabs>
          <w:tab w:val="num" w:pos="0"/>
        </w:tabs>
        <w:ind w:left="2880" w:hanging="360"/>
      </w:pPr>
      <w:rPr>
        <w:rFonts w:ascii="Times New Roman" w:hAnsi="Times New Roman" w:cs="Times New Roman" w:hint="default"/>
        <w:b w:val="0"/>
        <w:i w:val="0"/>
        <w:sz w:val="22"/>
        <w:szCs w:val="22"/>
      </w:rPr>
    </w:lvl>
  </w:abstractNum>
  <w:abstractNum w:abstractNumId="31" w15:restartNumberingAfterBreak="0">
    <w:nsid w:val="6C4026DA"/>
    <w:multiLevelType w:val="hybridMultilevel"/>
    <w:tmpl w:val="E9FE38D8"/>
    <w:lvl w:ilvl="0" w:tplc="1E40D3FC">
      <w:start w:val="1"/>
      <w:numFmt w:val="lowerLetter"/>
      <w:pStyle w:val="CellList2"/>
      <w:lvlText w:val="%1."/>
      <w:lvlJc w:val="left"/>
      <w:pPr>
        <w:ind w:left="1040" w:hanging="360"/>
      </w:pPr>
      <w:rPr>
        <w:rFonts w:cs="Times New Roman"/>
      </w:rPr>
    </w:lvl>
    <w:lvl w:ilvl="1" w:tplc="135027AA" w:tentative="1">
      <w:start w:val="1"/>
      <w:numFmt w:val="lowerLetter"/>
      <w:lvlText w:val="%2."/>
      <w:lvlJc w:val="left"/>
      <w:pPr>
        <w:ind w:left="1760" w:hanging="360"/>
      </w:pPr>
      <w:rPr>
        <w:rFonts w:cs="Times New Roman"/>
      </w:rPr>
    </w:lvl>
    <w:lvl w:ilvl="2" w:tplc="0AE08738" w:tentative="1">
      <w:start w:val="1"/>
      <w:numFmt w:val="lowerRoman"/>
      <w:lvlText w:val="%3."/>
      <w:lvlJc w:val="right"/>
      <w:pPr>
        <w:ind w:left="2480" w:hanging="180"/>
      </w:pPr>
      <w:rPr>
        <w:rFonts w:cs="Times New Roman"/>
      </w:rPr>
    </w:lvl>
    <w:lvl w:ilvl="3" w:tplc="16B8DFEA" w:tentative="1">
      <w:start w:val="1"/>
      <w:numFmt w:val="decimal"/>
      <w:lvlText w:val="%4."/>
      <w:lvlJc w:val="left"/>
      <w:pPr>
        <w:ind w:left="3200" w:hanging="360"/>
      </w:pPr>
      <w:rPr>
        <w:rFonts w:cs="Times New Roman"/>
      </w:rPr>
    </w:lvl>
    <w:lvl w:ilvl="4" w:tplc="9E1C3352" w:tentative="1">
      <w:start w:val="1"/>
      <w:numFmt w:val="lowerLetter"/>
      <w:lvlText w:val="%5."/>
      <w:lvlJc w:val="left"/>
      <w:pPr>
        <w:ind w:left="3920" w:hanging="360"/>
      </w:pPr>
      <w:rPr>
        <w:rFonts w:cs="Times New Roman"/>
      </w:rPr>
    </w:lvl>
    <w:lvl w:ilvl="5" w:tplc="2886EC4E" w:tentative="1">
      <w:start w:val="1"/>
      <w:numFmt w:val="lowerRoman"/>
      <w:lvlText w:val="%6."/>
      <w:lvlJc w:val="right"/>
      <w:pPr>
        <w:ind w:left="4640" w:hanging="180"/>
      </w:pPr>
      <w:rPr>
        <w:rFonts w:cs="Times New Roman"/>
      </w:rPr>
    </w:lvl>
    <w:lvl w:ilvl="6" w:tplc="28FA825E" w:tentative="1">
      <w:start w:val="1"/>
      <w:numFmt w:val="decimal"/>
      <w:lvlText w:val="%7."/>
      <w:lvlJc w:val="left"/>
      <w:pPr>
        <w:ind w:left="5360" w:hanging="360"/>
      </w:pPr>
      <w:rPr>
        <w:rFonts w:cs="Times New Roman"/>
      </w:rPr>
    </w:lvl>
    <w:lvl w:ilvl="7" w:tplc="F022ECDE" w:tentative="1">
      <w:start w:val="1"/>
      <w:numFmt w:val="lowerLetter"/>
      <w:lvlText w:val="%8."/>
      <w:lvlJc w:val="left"/>
      <w:pPr>
        <w:ind w:left="6080" w:hanging="360"/>
      </w:pPr>
      <w:rPr>
        <w:rFonts w:cs="Times New Roman"/>
      </w:rPr>
    </w:lvl>
    <w:lvl w:ilvl="8" w:tplc="9D80E542" w:tentative="1">
      <w:start w:val="1"/>
      <w:numFmt w:val="lowerRoman"/>
      <w:lvlText w:val="%9."/>
      <w:lvlJc w:val="right"/>
      <w:pPr>
        <w:ind w:left="6800" w:hanging="180"/>
      </w:pPr>
      <w:rPr>
        <w:rFonts w:cs="Times New Roman"/>
      </w:rPr>
    </w:lvl>
  </w:abstractNum>
  <w:abstractNum w:abstractNumId="32" w15:restartNumberingAfterBreak="0">
    <w:nsid w:val="71AD3D03"/>
    <w:multiLevelType w:val="hybridMultilevel"/>
    <w:tmpl w:val="F18AE7D0"/>
    <w:lvl w:ilvl="0" w:tplc="B0AC2C66">
      <w:start w:val="1"/>
      <w:numFmt w:val="decimal"/>
      <w:pStyle w:val="CESListNumber"/>
      <w:lvlText w:val="%1."/>
      <w:lvlJc w:val="left"/>
      <w:pPr>
        <w:ind w:left="1260" w:hanging="360"/>
      </w:pPr>
      <w:rPr>
        <w:rFonts w:ascii="Times New Roman" w:hAnsi="Times New Roman" w:hint="default"/>
        <w:b w:val="0"/>
        <w:bCs w:val="0"/>
        <w:i w:val="0"/>
        <w:iCs w:val="0"/>
        <w:caps w:val="0"/>
        <w:smallCaps w:val="0"/>
        <w:strike w:val="0"/>
        <w:dstrike w:val="0"/>
        <w:noProof w:val="0"/>
        <w:vanish w:val="0"/>
        <w:color w:val="000000"/>
        <w:spacing w:val="0"/>
        <w:kern w:val="0"/>
        <w:position w:val="0"/>
        <w:sz w:val="22"/>
        <w:u w:val="none"/>
        <w:vertAlign w:val="baseline"/>
        <w:em w:val="none"/>
      </w:rPr>
    </w:lvl>
    <w:lvl w:ilvl="1" w:tplc="04090019">
      <w:start w:val="1"/>
      <w:numFmt w:val="lowerLetter"/>
      <w:lvlText w:val="%2."/>
      <w:lvlJc w:val="left"/>
      <w:pPr>
        <w:ind w:left="1433" w:hanging="360"/>
      </w:pPr>
    </w:lvl>
    <w:lvl w:ilvl="2" w:tplc="0409001B" w:tentative="1">
      <w:start w:val="1"/>
      <w:numFmt w:val="lowerRoman"/>
      <w:lvlText w:val="%3."/>
      <w:lvlJc w:val="right"/>
      <w:pPr>
        <w:ind w:left="2153" w:hanging="180"/>
      </w:pPr>
    </w:lvl>
    <w:lvl w:ilvl="3" w:tplc="0409000F" w:tentative="1">
      <w:start w:val="1"/>
      <w:numFmt w:val="decimal"/>
      <w:lvlText w:val="%4."/>
      <w:lvlJc w:val="left"/>
      <w:pPr>
        <w:ind w:left="2873" w:hanging="360"/>
      </w:pPr>
    </w:lvl>
    <w:lvl w:ilvl="4" w:tplc="04090019" w:tentative="1">
      <w:start w:val="1"/>
      <w:numFmt w:val="lowerLetter"/>
      <w:lvlText w:val="%5."/>
      <w:lvlJc w:val="left"/>
      <w:pPr>
        <w:ind w:left="3593" w:hanging="360"/>
      </w:pPr>
    </w:lvl>
    <w:lvl w:ilvl="5" w:tplc="0409001B" w:tentative="1">
      <w:start w:val="1"/>
      <w:numFmt w:val="lowerRoman"/>
      <w:lvlText w:val="%6."/>
      <w:lvlJc w:val="right"/>
      <w:pPr>
        <w:ind w:left="4313" w:hanging="180"/>
      </w:pPr>
    </w:lvl>
    <w:lvl w:ilvl="6" w:tplc="0409000F" w:tentative="1">
      <w:start w:val="1"/>
      <w:numFmt w:val="decimal"/>
      <w:lvlText w:val="%7."/>
      <w:lvlJc w:val="left"/>
      <w:pPr>
        <w:ind w:left="5033" w:hanging="360"/>
      </w:pPr>
    </w:lvl>
    <w:lvl w:ilvl="7" w:tplc="04090019" w:tentative="1">
      <w:start w:val="1"/>
      <w:numFmt w:val="lowerLetter"/>
      <w:lvlText w:val="%8."/>
      <w:lvlJc w:val="left"/>
      <w:pPr>
        <w:ind w:left="5753" w:hanging="360"/>
      </w:pPr>
    </w:lvl>
    <w:lvl w:ilvl="8" w:tplc="0409001B" w:tentative="1">
      <w:start w:val="1"/>
      <w:numFmt w:val="lowerRoman"/>
      <w:lvlText w:val="%9."/>
      <w:lvlJc w:val="right"/>
      <w:pPr>
        <w:ind w:left="6473" w:hanging="180"/>
      </w:pPr>
    </w:lvl>
  </w:abstractNum>
  <w:abstractNum w:abstractNumId="33" w15:restartNumberingAfterBreak="0">
    <w:nsid w:val="7308513E"/>
    <w:multiLevelType w:val="multilevel"/>
    <w:tmpl w:val="DFFC79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B571DD"/>
    <w:multiLevelType w:val="multilevel"/>
    <w:tmpl w:val="87EAAC12"/>
    <w:lvl w:ilvl="0">
      <w:start w:val="1"/>
      <w:numFmt w:val="decimal"/>
      <w:lvlText w:val="%1.0"/>
      <w:lvlJc w:val="left"/>
      <w:pPr>
        <w:ind w:left="432" w:hanging="432"/>
      </w:pPr>
      <w:rPr>
        <w:rFonts w:ascii="Arial" w:hAnsi="Arial" w:cs="Arial" w:hint="default"/>
      </w:rPr>
    </w:lvl>
    <w:lvl w:ilvl="1">
      <w:numFmt w:val="decimal"/>
      <w:pStyle w:val="Heading2"/>
      <w:lvlText w:val="%1.%2"/>
      <w:lvlJc w:val="left"/>
      <w:pPr>
        <w:ind w:left="576" w:hanging="576"/>
      </w:pPr>
      <w:rPr>
        <w:rFonts w:cs="Times New Roman" w:hint="default"/>
      </w:rPr>
    </w:lvl>
    <w:lvl w:ilvl="2">
      <w:start w:val="1"/>
      <w:numFmt w:val="decimal"/>
      <w:pStyle w:val="Heading3"/>
      <w:lvlText w:val="%1.%2.%3"/>
      <w:lvlJc w:val="left"/>
      <w:pPr>
        <w:ind w:left="720" w:hanging="720"/>
      </w:pPr>
      <w:rPr>
        <w:rFonts w:cs="Times New Roman" w:hint="default"/>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num w:numId="1" w16cid:durableId="260601722">
    <w:abstractNumId w:val="11"/>
  </w:num>
  <w:num w:numId="2" w16cid:durableId="1708287891">
    <w:abstractNumId w:val="34"/>
  </w:num>
  <w:num w:numId="3" w16cid:durableId="1730033230">
    <w:abstractNumId w:val="13"/>
  </w:num>
  <w:num w:numId="4" w16cid:durableId="603152245">
    <w:abstractNumId w:val="27"/>
  </w:num>
  <w:num w:numId="5" w16cid:durableId="2061980663">
    <w:abstractNumId w:val="20"/>
  </w:num>
  <w:num w:numId="6" w16cid:durableId="1792698530">
    <w:abstractNumId w:val="12"/>
  </w:num>
  <w:num w:numId="7" w16cid:durableId="911162010">
    <w:abstractNumId w:val="31"/>
  </w:num>
  <w:num w:numId="8" w16cid:durableId="1423453507">
    <w:abstractNumId w:val="29"/>
  </w:num>
  <w:num w:numId="9" w16cid:durableId="1199783267">
    <w:abstractNumId w:val="17"/>
  </w:num>
  <w:num w:numId="10" w16cid:durableId="12028647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28125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52143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32708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052039">
    <w:abstractNumId w:val="11"/>
  </w:num>
  <w:num w:numId="15" w16cid:durableId="1652826791">
    <w:abstractNumId w:val="10"/>
    <w:lvlOverride w:ilvl="0">
      <w:lvl w:ilvl="0">
        <w:start w:val="1"/>
        <w:numFmt w:val="bullet"/>
        <w:lvlText w:val="1. "/>
        <w:legacy w:legacy="1" w:legacySpace="0" w:legacyIndent="0"/>
        <w:lvlJc w:val="left"/>
        <w:pPr>
          <w:ind w:left="720"/>
        </w:pPr>
        <w:rPr>
          <w:rFonts w:ascii="Times New Roman" w:hAnsi="Times New Roman" w:hint="default"/>
          <w:b w:val="0"/>
          <w:i w:val="0"/>
          <w:strike w:val="0"/>
          <w:color w:val="000000"/>
          <w:sz w:val="22"/>
          <w:u w:val="none"/>
        </w:rPr>
      </w:lvl>
    </w:lvlOverride>
  </w:num>
  <w:num w:numId="16" w16cid:durableId="297758648">
    <w:abstractNumId w:val="10"/>
    <w:lvlOverride w:ilvl="0">
      <w:lvl w:ilvl="0">
        <w:start w:val="1"/>
        <w:numFmt w:val="bullet"/>
        <w:lvlText w:val="2. "/>
        <w:legacy w:legacy="1" w:legacySpace="0" w:legacyIndent="0"/>
        <w:lvlJc w:val="left"/>
        <w:pPr>
          <w:ind w:left="720"/>
        </w:pPr>
        <w:rPr>
          <w:rFonts w:ascii="Times New Roman" w:hAnsi="Times New Roman" w:hint="default"/>
          <w:b w:val="0"/>
          <w:i w:val="0"/>
          <w:strike w:val="0"/>
          <w:color w:val="000000"/>
          <w:sz w:val="22"/>
          <w:u w:val="none"/>
        </w:rPr>
      </w:lvl>
    </w:lvlOverride>
  </w:num>
  <w:num w:numId="17" w16cid:durableId="1508061657">
    <w:abstractNumId w:val="10"/>
    <w:lvlOverride w:ilvl="0">
      <w:lvl w:ilvl="0">
        <w:start w:val="1"/>
        <w:numFmt w:val="bullet"/>
        <w:lvlText w:val="3. "/>
        <w:legacy w:legacy="1" w:legacySpace="0" w:legacyIndent="0"/>
        <w:lvlJc w:val="left"/>
        <w:pPr>
          <w:ind w:left="720"/>
        </w:pPr>
        <w:rPr>
          <w:rFonts w:ascii="Times New Roman" w:hAnsi="Times New Roman" w:hint="default"/>
          <w:b w:val="0"/>
          <w:i w:val="0"/>
          <w:strike w:val="0"/>
          <w:color w:val="000000"/>
          <w:sz w:val="22"/>
          <w:u w:val="none"/>
        </w:rPr>
      </w:lvl>
    </w:lvlOverride>
  </w:num>
  <w:num w:numId="18" w16cid:durableId="263878658">
    <w:abstractNumId w:val="10"/>
    <w:lvlOverride w:ilvl="0">
      <w:lvl w:ilvl="0">
        <w:start w:val="1"/>
        <w:numFmt w:val="bullet"/>
        <w:lvlText w:val="4. "/>
        <w:legacy w:legacy="1" w:legacySpace="0" w:legacyIndent="0"/>
        <w:lvlJc w:val="left"/>
        <w:pPr>
          <w:ind w:left="720"/>
        </w:pPr>
        <w:rPr>
          <w:rFonts w:ascii="Times New Roman" w:hAnsi="Times New Roman" w:hint="default"/>
          <w:b w:val="0"/>
          <w:i w:val="0"/>
          <w:strike w:val="0"/>
          <w:color w:val="000000"/>
          <w:sz w:val="22"/>
          <w:u w:val="none"/>
        </w:rPr>
      </w:lvl>
    </w:lvlOverride>
  </w:num>
  <w:num w:numId="19" w16cid:durableId="1678341376">
    <w:abstractNumId w:val="10"/>
    <w:lvlOverride w:ilvl="0">
      <w:lvl w:ilvl="0">
        <w:start w:val="1"/>
        <w:numFmt w:val="bullet"/>
        <w:lvlText w:val="a. "/>
        <w:legacy w:legacy="1" w:legacySpace="0" w:legacyIndent="0"/>
        <w:lvlJc w:val="left"/>
        <w:pPr>
          <w:ind w:left="1080"/>
        </w:pPr>
        <w:rPr>
          <w:rFonts w:ascii="Times New Roman" w:hAnsi="Times New Roman" w:hint="default"/>
          <w:b w:val="0"/>
          <w:i w:val="0"/>
          <w:strike w:val="0"/>
          <w:color w:val="000000"/>
          <w:sz w:val="22"/>
          <w:u w:val="none"/>
        </w:rPr>
      </w:lvl>
    </w:lvlOverride>
  </w:num>
  <w:num w:numId="20" w16cid:durableId="430056617">
    <w:abstractNumId w:val="10"/>
    <w:lvlOverride w:ilvl="0">
      <w:lvl w:ilvl="0">
        <w:start w:val="1"/>
        <w:numFmt w:val="bullet"/>
        <w:lvlText w:val="b. "/>
        <w:legacy w:legacy="1" w:legacySpace="0" w:legacyIndent="0"/>
        <w:lvlJc w:val="left"/>
        <w:pPr>
          <w:ind w:left="1080"/>
        </w:pPr>
        <w:rPr>
          <w:rFonts w:ascii="Times New Roman" w:hAnsi="Times New Roman" w:hint="default"/>
          <w:b w:val="0"/>
          <w:i w:val="0"/>
          <w:strike w:val="0"/>
          <w:color w:val="000000"/>
          <w:sz w:val="22"/>
          <w:u w:val="none"/>
        </w:rPr>
      </w:lvl>
    </w:lvlOverride>
  </w:num>
  <w:num w:numId="21" w16cid:durableId="480578658">
    <w:abstractNumId w:val="10"/>
    <w:lvlOverride w:ilvl="0">
      <w:lvl w:ilvl="0">
        <w:start w:val="1"/>
        <w:numFmt w:val="bullet"/>
        <w:lvlText w:val="c. "/>
        <w:legacy w:legacy="1" w:legacySpace="0" w:legacyIndent="0"/>
        <w:lvlJc w:val="left"/>
        <w:pPr>
          <w:ind w:left="1080"/>
        </w:pPr>
        <w:rPr>
          <w:rFonts w:ascii="Times New Roman" w:hAnsi="Times New Roman" w:hint="default"/>
          <w:b w:val="0"/>
          <w:i w:val="0"/>
          <w:strike w:val="0"/>
          <w:color w:val="000000"/>
          <w:sz w:val="22"/>
          <w:u w:val="none"/>
        </w:rPr>
      </w:lvl>
    </w:lvlOverride>
  </w:num>
  <w:num w:numId="22" w16cid:durableId="1919435245">
    <w:abstractNumId w:val="10"/>
    <w:lvlOverride w:ilvl="0">
      <w:lvl w:ilvl="0">
        <w:start w:val="1"/>
        <w:numFmt w:val="bullet"/>
        <w:lvlText w:val="d. "/>
        <w:legacy w:legacy="1" w:legacySpace="0" w:legacyIndent="0"/>
        <w:lvlJc w:val="left"/>
        <w:pPr>
          <w:ind w:left="1080"/>
        </w:pPr>
        <w:rPr>
          <w:rFonts w:ascii="Times New Roman" w:hAnsi="Times New Roman" w:hint="default"/>
          <w:b w:val="0"/>
          <w:i w:val="0"/>
          <w:strike w:val="0"/>
          <w:color w:val="000000"/>
          <w:sz w:val="22"/>
          <w:u w:val="none"/>
        </w:rPr>
      </w:lvl>
    </w:lvlOverride>
  </w:num>
  <w:num w:numId="23" w16cid:durableId="18717950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30483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12926865">
    <w:abstractNumId w:val="22"/>
  </w:num>
  <w:num w:numId="26" w16cid:durableId="10702321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8163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695660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7125032">
    <w:abstractNumId w:val="30"/>
    <w:lvlOverride w:ilvl="0">
      <w:lvl w:ilvl="0">
        <w:start w:val="1"/>
        <w:numFmt w:val="upperLetter"/>
        <w:suff w:val="space"/>
        <w:lvlText w:val="Appendix %1"/>
        <w:lvlJc w:val="center"/>
        <w:pPr>
          <w:ind w:left="0" w:firstLine="288"/>
        </w:pPr>
        <w:rPr>
          <w:rFonts w:cs="Times New Roman"/>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AppendixHeading10"/>
        <w:lvlText w:val="%1.%2"/>
        <w:lvlJc w:val="left"/>
        <w:pPr>
          <w:tabs>
            <w:tab w:val="num" w:pos="0"/>
          </w:tabs>
          <w:ind w:left="0" w:firstLine="0"/>
        </w:pPr>
        <w:rPr>
          <w:rFonts w:ascii="Arial" w:hAnsi="Arial" w:cs="Arial" w:hint="default"/>
          <w:b/>
          <w:bCs w:val="0"/>
          <w:i w:val="0"/>
          <w:iCs w:val="0"/>
          <w:caps w:val="0"/>
          <w:strike w:val="0"/>
          <w:dstrike w:val="0"/>
          <w:outline w:val="0"/>
          <w:shadow w:val="0"/>
          <w:emboss w:val="0"/>
          <w:imprint w:val="0"/>
          <w:vanish w:val="0"/>
          <w:spacing w:val="0"/>
          <w:kern w:val="0"/>
          <w:position w:val="0"/>
          <w:sz w:val="24"/>
          <w:u w:val="none"/>
          <w:vertAlign w:val="baseline"/>
          <w:em w:val="none"/>
        </w:rPr>
      </w:lvl>
    </w:lvlOverride>
    <w:lvlOverride w:ilvl="2">
      <w:lvl w:ilvl="2">
        <w:start w:val="1"/>
        <w:numFmt w:val="decimal"/>
        <w:lvlText w:val="%1.%2.%3"/>
        <w:lvlJc w:val="left"/>
        <w:pPr>
          <w:tabs>
            <w:tab w:val="num" w:pos="0"/>
          </w:tabs>
          <w:ind w:left="0" w:firstLine="0"/>
        </w:pPr>
        <w:rPr>
          <w:rFonts w:ascii="Arial Bold" w:hAnsi="Arial Bold" w:hint="default"/>
          <w:b/>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3">
      <w:lvl w:ilvl="3">
        <w:start w:val="1"/>
        <w:numFmt w:val="decimal"/>
        <w:lvlText w:val="%1.%2.%3.%4"/>
        <w:lvlJc w:val="left"/>
        <w:pPr>
          <w:tabs>
            <w:tab w:val="num" w:pos="0"/>
          </w:tabs>
          <w:ind w:left="0" w:firstLine="0"/>
        </w:pPr>
        <w:rPr>
          <w:rFonts w:ascii="Arial" w:hAnsi="Arial" w:cs="Arial" w:hint="default"/>
          <w:b/>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4">
      <w:lvl w:ilvl="4">
        <w:start w:val="1"/>
        <w:numFmt w:val="decimal"/>
        <w:lvlText w:val="%1.%2.%3.%4.%5"/>
        <w:lvlJc w:val="left"/>
        <w:pPr>
          <w:tabs>
            <w:tab w:val="num" w:pos="0"/>
          </w:tabs>
          <w:ind w:left="0" w:firstLine="0"/>
        </w:pPr>
        <w:rPr>
          <w:rFonts w:ascii="Arial" w:hAnsi="Arial" w:cs="Arial" w:hint="default"/>
        </w:rPr>
      </w:lvl>
    </w:lvlOverride>
    <w:lvlOverride w:ilvl="5">
      <w:lvl w:ilvl="5">
        <w:start w:val="1"/>
        <w:numFmt w:val="decimal"/>
        <w:lvlText w:val="%6."/>
        <w:lvlJc w:val="left"/>
        <w:pPr>
          <w:tabs>
            <w:tab w:val="num" w:pos="0"/>
          </w:tabs>
          <w:ind w:left="1260" w:hanging="360"/>
        </w:pPr>
        <w:rPr>
          <w:rFonts w:hint="default"/>
        </w:rPr>
      </w:lvl>
    </w:lvlOverride>
    <w:lvlOverride w:ilvl="6">
      <w:lvl w:ilvl="6">
        <w:start w:val="1"/>
        <w:numFmt w:val="lowerLetter"/>
        <w:lvlText w:val="%7."/>
        <w:lvlJc w:val="left"/>
        <w:pPr>
          <w:tabs>
            <w:tab w:val="num" w:pos="1166"/>
          </w:tabs>
          <w:ind w:left="1814" w:hanging="648"/>
        </w:pPr>
        <w:rPr>
          <w:rFonts w:ascii="Times New Roman" w:hAnsi="Times New Roman" w:cs="Times New Roman" w:hint="default"/>
          <w:b w:val="0"/>
          <w:i w:val="0"/>
          <w:sz w:val="22"/>
          <w:szCs w:val="22"/>
        </w:rPr>
      </w:lvl>
    </w:lvlOverride>
    <w:lvlOverride w:ilvl="7">
      <w:lvl w:ilvl="7">
        <w:start w:val="1"/>
        <w:numFmt w:val="decimal"/>
        <w:lvlText w:val="%8."/>
        <w:lvlJc w:val="left"/>
        <w:pPr>
          <w:tabs>
            <w:tab w:val="num" w:pos="1872"/>
          </w:tabs>
          <w:ind w:left="2340" w:hanging="360"/>
        </w:pPr>
        <w:rPr>
          <w:rFonts w:hint="default"/>
        </w:rPr>
      </w:lvl>
    </w:lvlOverride>
    <w:lvlOverride w:ilvl="8">
      <w:lvl w:ilvl="8">
        <w:start w:val="1"/>
        <w:numFmt w:val="lowerLetter"/>
        <w:lvlText w:val="%9."/>
        <w:lvlJc w:val="left"/>
        <w:pPr>
          <w:tabs>
            <w:tab w:val="num" w:pos="0"/>
          </w:tabs>
          <w:ind w:left="2880" w:hanging="360"/>
        </w:pPr>
        <w:rPr>
          <w:rFonts w:ascii="Times New Roman" w:hAnsi="Times New Roman" w:cs="Times New Roman" w:hint="default"/>
          <w:b w:val="0"/>
          <w:i w:val="0"/>
          <w:sz w:val="22"/>
          <w:szCs w:val="22"/>
        </w:rPr>
      </w:lvl>
    </w:lvlOverride>
  </w:num>
  <w:num w:numId="30" w16cid:durableId="2013726742">
    <w:abstractNumId w:val="14"/>
  </w:num>
  <w:num w:numId="31" w16cid:durableId="884365851">
    <w:abstractNumId w:val="32"/>
    <w:lvlOverride w:ilvl="0">
      <w:startOverride w:val="1"/>
    </w:lvlOverride>
  </w:num>
  <w:num w:numId="32" w16cid:durableId="7412677">
    <w:abstractNumId w:val="28"/>
  </w:num>
  <w:num w:numId="33" w16cid:durableId="1648053490">
    <w:abstractNumId w:val="28"/>
    <w:lvlOverride w:ilvl="0">
      <w:startOverride w:val="1"/>
    </w:lvlOverride>
  </w:num>
  <w:num w:numId="34" w16cid:durableId="604115373">
    <w:abstractNumId w:val="18"/>
    <w:lvlOverride w:ilvl="0">
      <w:startOverride w:val="1"/>
    </w:lvlOverride>
  </w:num>
  <w:num w:numId="35" w16cid:durableId="110711827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41858975">
    <w:abstractNumId w:val="26"/>
  </w:num>
  <w:num w:numId="37" w16cid:durableId="237398526">
    <w:abstractNumId w:val="9"/>
  </w:num>
  <w:num w:numId="38" w16cid:durableId="1498954632">
    <w:abstractNumId w:val="7"/>
  </w:num>
  <w:num w:numId="39" w16cid:durableId="1713385778">
    <w:abstractNumId w:val="6"/>
  </w:num>
  <w:num w:numId="40" w16cid:durableId="1687514638">
    <w:abstractNumId w:val="5"/>
  </w:num>
  <w:num w:numId="41" w16cid:durableId="1820338509">
    <w:abstractNumId w:val="4"/>
  </w:num>
  <w:num w:numId="42" w16cid:durableId="1875344442">
    <w:abstractNumId w:val="8"/>
  </w:num>
  <w:num w:numId="43" w16cid:durableId="1795057201">
    <w:abstractNumId w:val="3"/>
  </w:num>
  <w:num w:numId="44" w16cid:durableId="499083179">
    <w:abstractNumId w:val="2"/>
  </w:num>
  <w:num w:numId="45" w16cid:durableId="594704114">
    <w:abstractNumId w:val="1"/>
  </w:num>
  <w:num w:numId="46" w16cid:durableId="427776945">
    <w:abstractNumId w:val="0"/>
  </w:num>
  <w:num w:numId="47" w16cid:durableId="846865092">
    <w:abstractNumId w:val="33"/>
  </w:num>
  <w:num w:numId="48" w16cid:durableId="1260257402">
    <w:abstractNumId w:val="24"/>
  </w:num>
  <w:num w:numId="49" w16cid:durableId="310528757">
    <w:abstractNumId w:val="23"/>
  </w:num>
  <w:num w:numId="50" w16cid:durableId="1974823131">
    <w:abstractNumId w:val="16"/>
  </w:num>
  <w:num w:numId="51" w16cid:durableId="136148542">
    <w:abstractNumId w:val="19"/>
  </w:num>
  <w:num w:numId="52" w16cid:durableId="1956328040">
    <w:abstractNumId w:val="15"/>
  </w:num>
  <w:num w:numId="53" w16cid:durableId="881215133">
    <w:abstractNumId w:val="25"/>
  </w:num>
  <w:num w:numId="54" w16cid:durableId="858738315">
    <w:abstractNumId w:val="2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sayevskiy, Konstantin [STAMGazStroy LLP]">
    <w15:presenceInfo w15:providerId="AD" w15:userId="S::koig@tengizchevroil.com::93f56800-b902-44e0-a5f0-58dd00da3bba"/>
  </w15:person>
  <w15:person w15:author="Kurmanov, Aidyn [STAMGazStroy LLP]">
    <w15:presenceInfo w15:providerId="AD" w15:userId="S::EPCX@tengizchevroil.com::fbf2c2bc-7e95-40fe-8253-bef2e7b8ca6a"/>
  </w15:person>
  <w15:person w15:author="Zhumadilov, Daniyar [Bolashak Atyrau Limited]">
    <w15:presenceInfo w15:providerId="AD" w15:userId="S::daniyarzhumadilov@tengizchevroil.com::e6f8f4ff-f975-4237-b418-bc5278e7b6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hideSpellingErrors/>
  <w:hideGrammaticalErrors/>
  <w:activeWritingStyle w:appName="MSWord" w:lang="en-US" w:vendorID="64" w:dllVersion="0" w:nlCheck="1" w:checkStyle="0"/>
  <w:activeWritingStyle w:appName="MSWord" w:lang="ru-RU" w:vendorID="64" w:dllVersion="0" w:nlCheck="1" w:checkStyle="0"/>
  <w:activeWritingStyle w:appName="MSWord" w:lang="es-MX"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6" w:nlCheck="1" w:checkStyle="1"/>
  <w:activeWritingStyle w:appName="MSWord" w:lang="es-MX" w:vendorID="64" w:dllVersion="6" w:nlCheck="1" w:checkStyle="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005"/>
    <w:rsid w:val="00000055"/>
    <w:rsid w:val="00000143"/>
    <w:rsid w:val="000004A0"/>
    <w:rsid w:val="00000E4B"/>
    <w:rsid w:val="00001545"/>
    <w:rsid w:val="00001D7F"/>
    <w:rsid w:val="000022C3"/>
    <w:rsid w:val="00002340"/>
    <w:rsid w:val="00002455"/>
    <w:rsid w:val="00002491"/>
    <w:rsid w:val="000024DB"/>
    <w:rsid w:val="0000250C"/>
    <w:rsid w:val="000027BF"/>
    <w:rsid w:val="00002C31"/>
    <w:rsid w:val="00003025"/>
    <w:rsid w:val="00003053"/>
    <w:rsid w:val="000034AA"/>
    <w:rsid w:val="000037AA"/>
    <w:rsid w:val="00004E2D"/>
    <w:rsid w:val="00004EB1"/>
    <w:rsid w:val="00004F4D"/>
    <w:rsid w:val="0000646B"/>
    <w:rsid w:val="000064E7"/>
    <w:rsid w:val="000066B1"/>
    <w:rsid w:val="000066EA"/>
    <w:rsid w:val="0000783A"/>
    <w:rsid w:val="0000793E"/>
    <w:rsid w:val="00010062"/>
    <w:rsid w:val="0001023A"/>
    <w:rsid w:val="0001037B"/>
    <w:rsid w:val="000118BE"/>
    <w:rsid w:val="00012A53"/>
    <w:rsid w:val="00012AA1"/>
    <w:rsid w:val="000130FD"/>
    <w:rsid w:val="000136C3"/>
    <w:rsid w:val="00014A3E"/>
    <w:rsid w:val="00014BEB"/>
    <w:rsid w:val="000159D4"/>
    <w:rsid w:val="00015BD6"/>
    <w:rsid w:val="00015D4E"/>
    <w:rsid w:val="00015ED0"/>
    <w:rsid w:val="0001653E"/>
    <w:rsid w:val="000177CE"/>
    <w:rsid w:val="000177DD"/>
    <w:rsid w:val="00017AED"/>
    <w:rsid w:val="00020231"/>
    <w:rsid w:val="00020749"/>
    <w:rsid w:val="00020B13"/>
    <w:rsid w:val="00020B29"/>
    <w:rsid w:val="000210B9"/>
    <w:rsid w:val="00021B29"/>
    <w:rsid w:val="00022007"/>
    <w:rsid w:val="00022AC4"/>
    <w:rsid w:val="00023057"/>
    <w:rsid w:val="00023274"/>
    <w:rsid w:val="000235AA"/>
    <w:rsid w:val="00023769"/>
    <w:rsid w:val="0002401C"/>
    <w:rsid w:val="0002410A"/>
    <w:rsid w:val="00024893"/>
    <w:rsid w:val="0002494F"/>
    <w:rsid w:val="00024C8D"/>
    <w:rsid w:val="00024FBE"/>
    <w:rsid w:val="0002528D"/>
    <w:rsid w:val="00025BB9"/>
    <w:rsid w:val="00025D23"/>
    <w:rsid w:val="00025D73"/>
    <w:rsid w:val="0002642F"/>
    <w:rsid w:val="0002657E"/>
    <w:rsid w:val="000267B8"/>
    <w:rsid w:val="00026A01"/>
    <w:rsid w:val="00026B84"/>
    <w:rsid w:val="00026CA2"/>
    <w:rsid w:val="00027246"/>
    <w:rsid w:val="000302A3"/>
    <w:rsid w:val="00030708"/>
    <w:rsid w:val="00030F26"/>
    <w:rsid w:val="0003100A"/>
    <w:rsid w:val="000311C5"/>
    <w:rsid w:val="0003140B"/>
    <w:rsid w:val="0003160B"/>
    <w:rsid w:val="00032154"/>
    <w:rsid w:val="00032433"/>
    <w:rsid w:val="00032575"/>
    <w:rsid w:val="000328A5"/>
    <w:rsid w:val="00032BCC"/>
    <w:rsid w:val="00032DC4"/>
    <w:rsid w:val="000332CD"/>
    <w:rsid w:val="00033C5B"/>
    <w:rsid w:val="0003404A"/>
    <w:rsid w:val="00034309"/>
    <w:rsid w:val="0003475B"/>
    <w:rsid w:val="00034BD5"/>
    <w:rsid w:val="00034C47"/>
    <w:rsid w:val="00035B20"/>
    <w:rsid w:val="00036304"/>
    <w:rsid w:val="00036B49"/>
    <w:rsid w:val="000378FB"/>
    <w:rsid w:val="00037A5B"/>
    <w:rsid w:val="00037D3C"/>
    <w:rsid w:val="00040028"/>
    <w:rsid w:val="0004051A"/>
    <w:rsid w:val="000406AA"/>
    <w:rsid w:val="00041BFF"/>
    <w:rsid w:val="00041C77"/>
    <w:rsid w:val="000428BC"/>
    <w:rsid w:val="00042C16"/>
    <w:rsid w:val="0004384B"/>
    <w:rsid w:val="00043B9C"/>
    <w:rsid w:val="000445EA"/>
    <w:rsid w:val="00044797"/>
    <w:rsid w:val="00045263"/>
    <w:rsid w:val="00045414"/>
    <w:rsid w:val="000454D4"/>
    <w:rsid w:val="000459CE"/>
    <w:rsid w:val="00046313"/>
    <w:rsid w:val="0004662C"/>
    <w:rsid w:val="00047709"/>
    <w:rsid w:val="0005023B"/>
    <w:rsid w:val="00050459"/>
    <w:rsid w:val="00050757"/>
    <w:rsid w:val="00051154"/>
    <w:rsid w:val="00051FB7"/>
    <w:rsid w:val="0005225B"/>
    <w:rsid w:val="00052940"/>
    <w:rsid w:val="00053826"/>
    <w:rsid w:val="00053A6C"/>
    <w:rsid w:val="0005414E"/>
    <w:rsid w:val="0005415B"/>
    <w:rsid w:val="00055460"/>
    <w:rsid w:val="00055714"/>
    <w:rsid w:val="00055B5F"/>
    <w:rsid w:val="00055FC1"/>
    <w:rsid w:val="00056A54"/>
    <w:rsid w:val="0005743A"/>
    <w:rsid w:val="00057949"/>
    <w:rsid w:val="00060125"/>
    <w:rsid w:val="00060548"/>
    <w:rsid w:val="00060664"/>
    <w:rsid w:val="000607A8"/>
    <w:rsid w:val="00060DF6"/>
    <w:rsid w:val="00060F7A"/>
    <w:rsid w:val="00060FBE"/>
    <w:rsid w:val="0006122D"/>
    <w:rsid w:val="000614A8"/>
    <w:rsid w:val="00061801"/>
    <w:rsid w:val="00061A63"/>
    <w:rsid w:val="000621C0"/>
    <w:rsid w:val="0006324D"/>
    <w:rsid w:val="0006326F"/>
    <w:rsid w:val="000632F0"/>
    <w:rsid w:val="000635D4"/>
    <w:rsid w:val="00063822"/>
    <w:rsid w:val="00063ED5"/>
    <w:rsid w:val="00063FB0"/>
    <w:rsid w:val="00064493"/>
    <w:rsid w:val="00064A06"/>
    <w:rsid w:val="00064F9B"/>
    <w:rsid w:val="0006526D"/>
    <w:rsid w:val="00065F80"/>
    <w:rsid w:val="00066017"/>
    <w:rsid w:val="000661AA"/>
    <w:rsid w:val="00066CA1"/>
    <w:rsid w:val="00066F1D"/>
    <w:rsid w:val="00067313"/>
    <w:rsid w:val="000677C8"/>
    <w:rsid w:val="000678AF"/>
    <w:rsid w:val="00067A9B"/>
    <w:rsid w:val="00067F27"/>
    <w:rsid w:val="00070F4D"/>
    <w:rsid w:val="000710B6"/>
    <w:rsid w:val="0007112F"/>
    <w:rsid w:val="00071132"/>
    <w:rsid w:val="000716C2"/>
    <w:rsid w:val="00071A23"/>
    <w:rsid w:val="00071DCD"/>
    <w:rsid w:val="00072046"/>
    <w:rsid w:val="00072049"/>
    <w:rsid w:val="00072F93"/>
    <w:rsid w:val="00072FB5"/>
    <w:rsid w:val="000734DC"/>
    <w:rsid w:val="00073B1C"/>
    <w:rsid w:val="00074697"/>
    <w:rsid w:val="000748AF"/>
    <w:rsid w:val="00074DCF"/>
    <w:rsid w:val="00075140"/>
    <w:rsid w:val="000752CD"/>
    <w:rsid w:val="0007530C"/>
    <w:rsid w:val="000757F8"/>
    <w:rsid w:val="0007623E"/>
    <w:rsid w:val="000763BF"/>
    <w:rsid w:val="000764E3"/>
    <w:rsid w:val="000769CA"/>
    <w:rsid w:val="00077204"/>
    <w:rsid w:val="0007754F"/>
    <w:rsid w:val="00077BFD"/>
    <w:rsid w:val="00080652"/>
    <w:rsid w:val="00081357"/>
    <w:rsid w:val="00081926"/>
    <w:rsid w:val="00082893"/>
    <w:rsid w:val="00082CAB"/>
    <w:rsid w:val="00082D08"/>
    <w:rsid w:val="00083345"/>
    <w:rsid w:val="00083484"/>
    <w:rsid w:val="00083496"/>
    <w:rsid w:val="00083EC0"/>
    <w:rsid w:val="00084682"/>
    <w:rsid w:val="00084824"/>
    <w:rsid w:val="000851C4"/>
    <w:rsid w:val="0008556A"/>
    <w:rsid w:val="000855D8"/>
    <w:rsid w:val="0008575F"/>
    <w:rsid w:val="00085899"/>
    <w:rsid w:val="00085CE2"/>
    <w:rsid w:val="000863CC"/>
    <w:rsid w:val="00087923"/>
    <w:rsid w:val="00087977"/>
    <w:rsid w:val="00087FF0"/>
    <w:rsid w:val="00090445"/>
    <w:rsid w:val="00090777"/>
    <w:rsid w:val="000909EB"/>
    <w:rsid w:val="00090C06"/>
    <w:rsid w:val="00091359"/>
    <w:rsid w:val="00091AA5"/>
    <w:rsid w:val="0009217C"/>
    <w:rsid w:val="000931A0"/>
    <w:rsid w:val="000931ED"/>
    <w:rsid w:val="00093298"/>
    <w:rsid w:val="00094029"/>
    <w:rsid w:val="000940DD"/>
    <w:rsid w:val="00094589"/>
    <w:rsid w:val="00094809"/>
    <w:rsid w:val="00094B4C"/>
    <w:rsid w:val="000952A0"/>
    <w:rsid w:val="00096D4A"/>
    <w:rsid w:val="00096D67"/>
    <w:rsid w:val="000971B7"/>
    <w:rsid w:val="00097C2A"/>
    <w:rsid w:val="000A0210"/>
    <w:rsid w:val="000A0ED2"/>
    <w:rsid w:val="000A0F4E"/>
    <w:rsid w:val="000A111D"/>
    <w:rsid w:val="000A1644"/>
    <w:rsid w:val="000A1759"/>
    <w:rsid w:val="000A19EB"/>
    <w:rsid w:val="000A2041"/>
    <w:rsid w:val="000A211A"/>
    <w:rsid w:val="000A21E8"/>
    <w:rsid w:val="000A22FB"/>
    <w:rsid w:val="000A2A1B"/>
    <w:rsid w:val="000A2CBF"/>
    <w:rsid w:val="000A2E0E"/>
    <w:rsid w:val="000A540F"/>
    <w:rsid w:val="000A5D03"/>
    <w:rsid w:val="000A63CF"/>
    <w:rsid w:val="000A689C"/>
    <w:rsid w:val="000A739D"/>
    <w:rsid w:val="000B0507"/>
    <w:rsid w:val="000B091B"/>
    <w:rsid w:val="000B0C16"/>
    <w:rsid w:val="000B1127"/>
    <w:rsid w:val="000B1178"/>
    <w:rsid w:val="000B16AA"/>
    <w:rsid w:val="000B198C"/>
    <w:rsid w:val="000B1AE5"/>
    <w:rsid w:val="000B1D84"/>
    <w:rsid w:val="000B2696"/>
    <w:rsid w:val="000B2715"/>
    <w:rsid w:val="000B36CC"/>
    <w:rsid w:val="000B3828"/>
    <w:rsid w:val="000B3CDF"/>
    <w:rsid w:val="000B4131"/>
    <w:rsid w:val="000B4F26"/>
    <w:rsid w:val="000B51DD"/>
    <w:rsid w:val="000B5501"/>
    <w:rsid w:val="000B5A5B"/>
    <w:rsid w:val="000B6089"/>
    <w:rsid w:val="000B6488"/>
    <w:rsid w:val="000B652E"/>
    <w:rsid w:val="000B692E"/>
    <w:rsid w:val="000B6E19"/>
    <w:rsid w:val="000B7247"/>
    <w:rsid w:val="000B7A11"/>
    <w:rsid w:val="000C0278"/>
    <w:rsid w:val="000C0548"/>
    <w:rsid w:val="000C0BD2"/>
    <w:rsid w:val="000C0FE6"/>
    <w:rsid w:val="000C10F9"/>
    <w:rsid w:val="000C1389"/>
    <w:rsid w:val="000C164F"/>
    <w:rsid w:val="000C17F2"/>
    <w:rsid w:val="000C1B13"/>
    <w:rsid w:val="000C25CC"/>
    <w:rsid w:val="000C2E1A"/>
    <w:rsid w:val="000C3261"/>
    <w:rsid w:val="000C34C8"/>
    <w:rsid w:val="000C3B4F"/>
    <w:rsid w:val="000C3D1D"/>
    <w:rsid w:val="000C54B7"/>
    <w:rsid w:val="000C5531"/>
    <w:rsid w:val="000C5FA0"/>
    <w:rsid w:val="000C60FA"/>
    <w:rsid w:val="000C6507"/>
    <w:rsid w:val="000C7151"/>
    <w:rsid w:val="000C762B"/>
    <w:rsid w:val="000C7FF8"/>
    <w:rsid w:val="000D0072"/>
    <w:rsid w:val="000D0D66"/>
    <w:rsid w:val="000D1440"/>
    <w:rsid w:val="000D1A1E"/>
    <w:rsid w:val="000D20FC"/>
    <w:rsid w:val="000D2501"/>
    <w:rsid w:val="000D300A"/>
    <w:rsid w:val="000D3278"/>
    <w:rsid w:val="000D32A7"/>
    <w:rsid w:val="000D3A7C"/>
    <w:rsid w:val="000D3F41"/>
    <w:rsid w:val="000D498B"/>
    <w:rsid w:val="000D4B27"/>
    <w:rsid w:val="000D568D"/>
    <w:rsid w:val="000D5893"/>
    <w:rsid w:val="000D633A"/>
    <w:rsid w:val="000D74DA"/>
    <w:rsid w:val="000D76D3"/>
    <w:rsid w:val="000D7841"/>
    <w:rsid w:val="000D79DC"/>
    <w:rsid w:val="000E01D4"/>
    <w:rsid w:val="000E02D6"/>
    <w:rsid w:val="000E1C2E"/>
    <w:rsid w:val="000E1E5B"/>
    <w:rsid w:val="000E1F0D"/>
    <w:rsid w:val="000E208E"/>
    <w:rsid w:val="000E249D"/>
    <w:rsid w:val="000E277D"/>
    <w:rsid w:val="000E2B33"/>
    <w:rsid w:val="000E2F13"/>
    <w:rsid w:val="000E30C9"/>
    <w:rsid w:val="000E38AA"/>
    <w:rsid w:val="000E38D6"/>
    <w:rsid w:val="000E3ECB"/>
    <w:rsid w:val="000E49DB"/>
    <w:rsid w:val="000F09D6"/>
    <w:rsid w:val="000F0E15"/>
    <w:rsid w:val="000F35E6"/>
    <w:rsid w:val="000F363A"/>
    <w:rsid w:val="000F370F"/>
    <w:rsid w:val="000F39E6"/>
    <w:rsid w:val="000F3B6B"/>
    <w:rsid w:val="000F3DFD"/>
    <w:rsid w:val="000F4054"/>
    <w:rsid w:val="000F4285"/>
    <w:rsid w:val="000F4D03"/>
    <w:rsid w:val="000F517C"/>
    <w:rsid w:val="000F5286"/>
    <w:rsid w:val="000F5481"/>
    <w:rsid w:val="000F577A"/>
    <w:rsid w:val="000F5CB2"/>
    <w:rsid w:val="000F5DD4"/>
    <w:rsid w:val="000F5F9A"/>
    <w:rsid w:val="000F603D"/>
    <w:rsid w:val="000F67D9"/>
    <w:rsid w:val="000F7414"/>
    <w:rsid w:val="000F7628"/>
    <w:rsid w:val="000F7BBE"/>
    <w:rsid w:val="0010027C"/>
    <w:rsid w:val="001004A7"/>
    <w:rsid w:val="001007C3"/>
    <w:rsid w:val="001009A2"/>
    <w:rsid w:val="00100D62"/>
    <w:rsid w:val="00101033"/>
    <w:rsid w:val="0010263A"/>
    <w:rsid w:val="00103CD6"/>
    <w:rsid w:val="00103E14"/>
    <w:rsid w:val="00103F78"/>
    <w:rsid w:val="00104D7E"/>
    <w:rsid w:val="001052DD"/>
    <w:rsid w:val="001053BA"/>
    <w:rsid w:val="001057AC"/>
    <w:rsid w:val="00105B67"/>
    <w:rsid w:val="00105D5F"/>
    <w:rsid w:val="00106404"/>
    <w:rsid w:val="00106B49"/>
    <w:rsid w:val="00107358"/>
    <w:rsid w:val="00107CBD"/>
    <w:rsid w:val="00107E39"/>
    <w:rsid w:val="00107EE5"/>
    <w:rsid w:val="00107FBA"/>
    <w:rsid w:val="0011203E"/>
    <w:rsid w:val="00112247"/>
    <w:rsid w:val="00112496"/>
    <w:rsid w:val="00112637"/>
    <w:rsid w:val="00112643"/>
    <w:rsid w:val="00112D74"/>
    <w:rsid w:val="00113060"/>
    <w:rsid w:val="00113874"/>
    <w:rsid w:val="00113BE5"/>
    <w:rsid w:val="0011403F"/>
    <w:rsid w:val="00114424"/>
    <w:rsid w:val="00114916"/>
    <w:rsid w:val="00114DEC"/>
    <w:rsid w:val="00114FC0"/>
    <w:rsid w:val="00114FDF"/>
    <w:rsid w:val="00115232"/>
    <w:rsid w:val="00115327"/>
    <w:rsid w:val="00115AA2"/>
    <w:rsid w:val="00116060"/>
    <w:rsid w:val="0011614F"/>
    <w:rsid w:val="001168EA"/>
    <w:rsid w:val="00116BF1"/>
    <w:rsid w:val="00116DB9"/>
    <w:rsid w:val="00117132"/>
    <w:rsid w:val="001171BB"/>
    <w:rsid w:val="00117E77"/>
    <w:rsid w:val="001200C6"/>
    <w:rsid w:val="00120535"/>
    <w:rsid w:val="00120C6A"/>
    <w:rsid w:val="0012169B"/>
    <w:rsid w:val="00121D7D"/>
    <w:rsid w:val="001222AB"/>
    <w:rsid w:val="00122768"/>
    <w:rsid w:val="0012287D"/>
    <w:rsid w:val="00123AE5"/>
    <w:rsid w:val="00123B4D"/>
    <w:rsid w:val="00123D38"/>
    <w:rsid w:val="00124B61"/>
    <w:rsid w:val="00124C00"/>
    <w:rsid w:val="001253A8"/>
    <w:rsid w:val="00125F2F"/>
    <w:rsid w:val="0012652E"/>
    <w:rsid w:val="00126C90"/>
    <w:rsid w:val="00126E0A"/>
    <w:rsid w:val="00126EC3"/>
    <w:rsid w:val="0012769A"/>
    <w:rsid w:val="001318C2"/>
    <w:rsid w:val="00131A48"/>
    <w:rsid w:val="00131B5D"/>
    <w:rsid w:val="00131DD6"/>
    <w:rsid w:val="00131F1F"/>
    <w:rsid w:val="00132220"/>
    <w:rsid w:val="00132460"/>
    <w:rsid w:val="001332E4"/>
    <w:rsid w:val="0013356F"/>
    <w:rsid w:val="001338C9"/>
    <w:rsid w:val="00133A29"/>
    <w:rsid w:val="001341B4"/>
    <w:rsid w:val="00134AB5"/>
    <w:rsid w:val="00134B78"/>
    <w:rsid w:val="00134E28"/>
    <w:rsid w:val="0013503D"/>
    <w:rsid w:val="001351B1"/>
    <w:rsid w:val="001352A5"/>
    <w:rsid w:val="00135B65"/>
    <w:rsid w:val="00135F89"/>
    <w:rsid w:val="00136197"/>
    <w:rsid w:val="0013667A"/>
    <w:rsid w:val="00136D5F"/>
    <w:rsid w:val="00136E00"/>
    <w:rsid w:val="001375CD"/>
    <w:rsid w:val="00137F80"/>
    <w:rsid w:val="00137F9A"/>
    <w:rsid w:val="001408DF"/>
    <w:rsid w:val="001410DE"/>
    <w:rsid w:val="001412B3"/>
    <w:rsid w:val="001415FB"/>
    <w:rsid w:val="00141B48"/>
    <w:rsid w:val="00141E24"/>
    <w:rsid w:val="00141E26"/>
    <w:rsid w:val="00142148"/>
    <w:rsid w:val="00142D13"/>
    <w:rsid w:val="001445FF"/>
    <w:rsid w:val="00144CCD"/>
    <w:rsid w:val="001450BC"/>
    <w:rsid w:val="001452EF"/>
    <w:rsid w:val="00145A66"/>
    <w:rsid w:val="00145ADB"/>
    <w:rsid w:val="001461A9"/>
    <w:rsid w:val="001464B3"/>
    <w:rsid w:val="00146E0F"/>
    <w:rsid w:val="00147278"/>
    <w:rsid w:val="00150334"/>
    <w:rsid w:val="00150510"/>
    <w:rsid w:val="00150F88"/>
    <w:rsid w:val="00151712"/>
    <w:rsid w:val="00151938"/>
    <w:rsid w:val="001522A3"/>
    <w:rsid w:val="00152347"/>
    <w:rsid w:val="001529AD"/>
    <w:rsid w:val="00152B49"/>
    <w:rsid w:val="00152C59"/>
    <w:rsid w:val="0015393B"/>
    <w:rsid w:val="00153AC4"/>
    <w:rsid w:val="00153CA5"/>
    <w:rsid w:val="00154F0B"/>
    <w:rsid w:val="00155976"/>
    <w:rsid w:val="00155E53"/>
    <w:rsid w:val="001563E3"/>
    <w:rsid w:val="00156692"/>
    <w:rsid w:val="00156EC8"/>
    <w:rsid w:val="001576E9"/>
    <w:rsid w:val="00157A91"/>
    <w:rsid w:val="00157D42"/>
    <w:rsid w:val="00157DA2"/>
    <w:rsid w:val="00157F84"/>
    <w:rsid w:val="00160714"/>
    <w:rsid w:val="00160B11"/>
    <w:rsid w:val="001615F3"/>
    <w:rsid w:val="001617A8"/>
    <w:rsid w:val="0016187D"/>
    <w:rsid w:val="00162DF6"/>
    <w:rsid w:val="00163759"/>
    <w:rsid w:val="00163924"/>
    <w:rsid w:val="00163C46"/>
    <w:rsid w:val="00163E27"/>
    <w:rsid w:val="00164250"/>
    <w:rsid w:val="0016431A"/>
    <w:rsid w:val="0016453D"/>
    <w:rsid w:val="001647D8"/>
    <w:rsid w:val="00164947"/>
    <w:rsid w:val="00164A21"/>
    <w:rsid w:val="00165B06"/>
    <w:rsid w:val="00165B7F"/>
    <w:rsid w:val="001666C4"/>
    <w:rsid w:val="0016688E"/>
    <w:rsid w:val="00166939"/>
    <w:rsid w:val="00166BE5"/>
    <w:rsid w:val="00166CD2"/>
    <w:rsid w:val="001671EC"/>
    <w:rsid w:val="0016750F"/>
    <w:rsid w:val="00167818"/>
    <w:rsid w:val="00167C74"/>
    <w:rsid w:val="00170414"/>
    <w:rsid w:val="001706D1"/>
    <w:rsid w:val="001707EF"/>
    <w:rsid w:val="00170F82"/>
    <w:rsid w:val="001715C0"/>
    <w:rsid w:val="00171A5E"/>
    <w:rsid w:val="00171B97"/>
    <w:rsid w:val="00171ED8"/>
    <w:rsid w:val="001720BB"/>
    <w:rsid w:val="00173333"/>
    <w:rsid w:val="00173385"/>
    <w:rsid w:val="00173C4B"/>
    <w:rsid w:val="001741FF"/>
    <w:rsid w:val="001744EA"/>
    <w:rsid w:val="00174FD0"/>
    <w:rsid w:val="0017544F"/>
    <w:rsid w:val="00176285"/>
    <w:rsid w:val="00176365"/>
    <w:rsid w:val="00176AAE"/>
    <w:rsid w:val="00176ADC"/>
    <w:rsid w:val="00176B9F"/>
    <w:rsid w:val="00177A76"/>
    <w:rsid w:val="00177B53"/>
    <w:rsid w:val="00177DF5"/>
    <w:rsid w:val="00180447"/>
    <w:rsid w:val="0018078A"/>
    <w:rsid w:val="00180841"/>
    <w:rsid w:val="00181021"/>
    <w:rsid w:val="00181105"/>
    <w:rsid w:val="0018125F"/>
    <w:rsid w:val="00181385"/>
    <w:rsid w:val="001814BB"/>
    <w:rsid w:val="0018162C"/>
    <w:rsid w:val="001819B4"/>
    <w:rsid w:val="00182297"/>
    <w:rsid w:val="001822C8"/>
    <w:rsid w:val="00182526"/>
    <w:rsid w:val="00182F36"/>
    <w:rsid w:val="00183BC1"/>
    <w:rsid w:val="00184332"/>
    <w:rsid w:val="00184418"/>
    <w:rsid w:val="00185077"/>
    <w:rsid w:val="00185283"/>
    <w:rsid w:val="0018552A"/>
    <w:rsid w:val="001856DC"/>
    <w:rsid w:val="001857B6"/>
    <w:rsid w:val="0018585D"/>
    <w:rsid w:val="0018592B"/>
    <w:rsid w:val="00185BE7"/>
    <w:rsid w:val="00185F25"/>
    <w:rsid w:val="00186318"/>
    <w:rsid w:val="001869D3"/>
    <w:rsid w:val="00186CD0"/>
    <w:rsid w:val="00186D7A"/>
    <w:rsid w:val="00186F6F"/>
    <w:rsid w:val="001875E3"/>
    <w:rsid w:val="00190086"/>
    <w:rsid w:val="00190896"/>
    <w:rsid w:val="001908E3"/>
    <w:rsid w:val="00191798"/>
    <w:rsid w:val="00191862"/>
    <w:rsid w:val="00192790"/>
    <w:rsid w:val="00192B6D"/>
    <w:rsid w:val="00192E97"/>
    <w:rsid w:val="0019372D"/>
    <w:rsid w:val="00193A45"/>
    <w:rsid w:val="00194700"/>
    <w:rsid w:val="00195131"/>
    <w:rsid w:val="00195746"/>
    <w:rsid w:val="00195C07"/>
    <w:rsid w:val="00195D18"/>
    <w:rsid w:val="00197976"/>
    <w:rsid w:val="001A0202"/>
    <w:rsid w:val="001A0EC3"/>
    <w:rsid w:val="001A0FA8"/>
    <w:rsid w:val="001A1053"/>
    <w:rsid w:val="001A114E"/>
    <w:rsid w:val="001A1192"/>
    <w:rsid w:val="001A1297"/>
    <w:rsid w:val="001A13F7"/>
    <w:rsid w:val="001A16E6"/>
    <w:rsid w:val="001A17C6"/>
    <w:rsid w:val="001A1802"/>
    <w:rsid w:val="001A23E9"/>
    <w:rsid w:val="001A3BD7"/>
    <w:rsid w:val="001A3DD2"/>
    <w:rsid w:val="001A4802"/>
    <w:rsid w:val="001A5D87"/>
    <w:rsid w:val="001A6292"/>
    <w:rsid w:val="001A694F"/>
    <w:rsid w:val="001A6CA0"/>
    <w:rsid w:val="001A70BD"/>
    <w:rsid w:val="001B0135"/>
    <w:rsid w:val="001B027F"/>
    <w:rsid w:val="001B07FF"/>
    <w:rsid w:val="001B086A"/>
    <w:rsid w:val="001B0C14"/>
    <w:rsid w:val="001B11AA"/>
    <w:rsid w:val="001B1371"/>
    <w:rsid w:val="001B1427"/>
    <w:rsid w:val="001B148D"/>
    <w:rsid w:val="001B15B9"/>
    <w:rsid w:val="001B18EB"/>
    <w:rsid w:val="001B1A96"/>
    <w:rsid w:val="001B2073"/>
    <w:rsid w:val="001B24E4"/>
    <w:rsid w:val="001B2A21"/>
    <w:rsid w:val="001B2F2A"/>
    <w:rsid w:val="001B32DE"/>
    <w:rsid w:val="001B3601"/>
    <w:rsid w:val="001B3EF4"/>
    <w:rsid w:val="001B43BF"/>
    <w:rsid w:val="001B46E7"/>
    <w:rsid w:val="001B49BB"/>
    <w:rsid w:val="001B58E3"/>
    <w:rsid w:val="001B676C"/>
    <w:rsid w:val="001B6BEE"/>
    <w:rsid w:val="001B6E46"/>
    <w:rsid w:val="001B6EE6"/>
    <w:rsid w:val="001B72D6"/>
    <w:rsid w:val="001B74BC"/>
    <w:rsid w:val="001B776B"/>
    <w:rsid w:val="001B7BE9"/>
    <w:rsid w:val="001B7BFD"/>
    <w:rsid w:val="001B7D1E"/>
    <w:rsid w:val="001C0BBC"/>
    <w:rsid w:val="001C1279"/>
    <w:rsid w:val="001C149F"/>
    <w:rsid w:val="001C199C"/>
    <w:rsid w:val="001C19A4"/>
    <w:rsid w:val="001C2474"/>
    <w:rsid w:val="001C25E1"/>
    <w:rsid w:val="001C2F9F"/>
    <w:rsid w:val="001C3096"/>
    <w:rsid w:val="001C3440"/>
    <w:rsid w:val="001C3586"/>
    <w:rsid w:val="001C3935"/>
    <w:rsid w:val="001C44C8"/>
    <w:rsid w:val="001C4AC3"/>
    <w:rsid w:val="001C4FDA"/>
    <w:rsid w:val="001C52D1"/>
    <w:rsid w:val="001C5857"/>
    <w:rsid w:val="001C6017"/>
    <w:rsid w:val="001C609F"/>
    <w:rsid w:val="001C7131"/>
    <w:rsid w:val="001C7BC5"/>
    <w:rsid w:val="001C7CB3"/>
    <w:rsid w:val="001D092B"/>
    <w:rsid w:val="001D0D8C"/>
    <w:rsid w:val="001D1144"/>
    <w:rsid w:val="001D1249"/>
    <w:rsid w:val="001D12AF"/>
    <w:rsid w:val="001D25DF"/>
    <w:rsid w:val="001D2693"/>
    <w:rsid w:val="001D3143"/>
    <w:rsid w:val="001D3BBD"/>
    <w:rsid w:val="001D4330"/>
    <w:rsid w:val="001D49A7"/>
    <w:rsid w:val="001D4A11"/>
    <w:rsid w:val="001D4DD8"/>
    <w:rsid w:val="001D6227"/>
    <w:rsid w:val="001D7225"/>
    <w:rsid w:val="001D74A2"/>
    <w:rsid w:val="001D791C"/>
    <w:rsid w:val="001D7A3E"/>
    <w:rsid w:val="001D7E59"/>
    <w:rsid w:val="001E052A"/>
    <w:rsid w:val="001E05B3"/>
    <w:rsid w:val="001E0735"/>
    <w:rsid w:val="001E0EB8"/>
    <w:rsid w:val="001E1C71"/>
    <w:rsid w:val="001E1EA6"/>
    <w:rsid w:val="001E2B81"/>
    <w:rsid w:val="001E3262"/>
    <w:rsid w:val="001E357B"/>
    <w:rsid w:val="001E35CD"/>
    <w:rsid w:val="001E3DF0"/>
    <w:rsid w:val="001E4718"/>
    <w:rsid w:val="001E51F7"/>
    <w:rsid w:val="001E53B2"/>
    <w:rsid w:val="001E57EF"/>
    <w:rsid w:val="001E5A93"/>
    <w:rsid w:val="001E5C62"/>
    <w:rsid w:val="001E6C7D"/>
    <w:rsid w:val="001E7665"/>
    <w:rsid w:val="001E77FA"/>
    <w:rsid w:val="001E7EA2"/>
    <w:rsid w:val="001F006B"/>
    <w:rsid w:val="001F00E4"/>
    <w:rsid w:val="001F07ED"/>
    <w:rsid w:val="001F0C18"/>
    <w:rsid w:val="001F0DF1"/>
    <w:rsid w:val="001F0EC0"/>
    <w:rsid w:val="001F0EC8"/>
    <w:rsid w:val="001F15E6"/>
    <w:rsid w:val="001F1B2D"/>
    <w:rsid w:val="001F20BC"/>
    <w:rsid w:val="001F2631"/>
    <w:rsid w:val="001F2BE9"/>
    <w:rsid w:val="001F2FB4"/>
    <w:rsid w:val="001F3B00"/>
    <w:rsid w:val="001F3FB3"/>
    <w:rsid w:val="001F4597"/>
    <w:rsid w:val="001F57F1"/>
    <w:rsid w:val="001F7834"/>
    <w:rsid w:val="001F7E19"/>
    <w:rsid w:val="002006D7"/>
    <w:rsid w:val="00200BAD"/>
    <w:rsid w:val="002012C0"/>
    <w:rsid w:val="002017B1"/>
    <w:rsid w:val="0020250E"/>
    <w:rsid w:val="00202749"/>
    <w:rsid w:val="002029DC"/>
    <w:rsid w:val="00202CE0"/>
    <w:rsid w:val="00202FE3"/>
    <w:rsid w:val="00203C4B"/>
    <w:rsid w:val="0020440B"/>
    <w:rsid w:val="00205615"/>
    <w:rsid w:val="00205EC5"/>
    <w:rsid w:val="0020683A"/>
    <w:rsid w:val="00206DA6"/>
    <w:rsid w:val="002078BE"/>
    <w:rsid w:val="002101F7"/>
    <w:rsid w:val="002102BC"/>
    <w:rsid w:val="00210494"/>
    <w:rsid w:val="00210A48"/>
    <w:rsid w:val="00210EF0"/>
    <w:rsid w:val="00210F1D"/>
    <w:rsid w:val="002137B0"/>
    <w:rsid w:val="0021405B"/>
    <w:rsid w:val="0021406C"/>
    <w:rsid w:val="00215774"/>
    <w:rsid w:val="002157D0"/>
    <w:rsid w:val="0021582D"/>
    <w:rsid w:val="00215917"/>
    <w:rsid w:val="00216374"/>
    <w:rsid w:val="00216BB9"/>
    <w:rsid w:val="00220321"/>
    <w:rsid w:val="00220875"/>
    <w:rsid w:val="00220939"/>
    <w:rsid w:val="00220EC5"/>
    <w:rsid w:val="002214E6"/>
    <w:rsid w:val="0022184E"/>
    <w:rsid w:val="002218DD"/>
    <w:rsid w:val="00221AAB"/>
    <w:rsid w:val="00221BF1"/>
    <w:rsid w:val="00221DBC"/>
    <w:rsid w:val="00222154"/>
    <w:rsid w:val="0022221F"/>
    <w:rsid w:val="00222C37"/>
    <w:rsid w:val="00222DC7"/>
    <w:rsid w:val="00223C70"/>
    <w:rsid w:val="00223D16"/>
    <w:rsid w:val="00223F3E"/>
    <w:rsid w:val="00224507"/>
    <w:rsid w:val="00224632"/>
    <w:rsid w:val="00224E3A"/>
    <w:rsid w:val="00225DD7"/>
    <w:rsid w:val="00225EA2"/>
    <w:rsid w:val="00225F8E"/>
    <w:rsid w:val="00226524"/>
    <w:rsid w:val="00226823"/>
    <w:rsid w:val="00226F2A"/>
    <w:rsid w:val="00227763"/>
    <w:rsid w:val="00227E3B"/>
    <w:rsid w:val="0023008C"/>
    <w:rsid w:val="00230C17"/>
    <w:rsid w:val="00230DC1"/>
    <w:rsid w:val="00231D36"/>
    <w:rsid w:val="00232E5E"/>
    <w:rsid w:val="00232E7C"/>
    <w:rsid w:val="00232F9D"/>
    <w:rsid w:val="00234F54"/>
    <w:rsid w:val="002353CF"/>
    <w:rsid w:val="0023545E"/>
    <w:rsid w:val="00235785"/>
    <w:rsid w:val="00235F2F"/>
    <w:rsid w:val="00236209"/>
    <w:rsid w:val="00236415"/>
    <w:rsid w:val="00236923"/>
    <w:rsid w:val="00236A4A"/>
    <w:rsid w:val="00236C2B"/>
    <w:rsid w:val="00236C97"/>
    <w:rsid w:val="0023721B"/>
    <w:rsid w:val="00237362"/>
    <w:rsid w:val="00237601"/>
    <w:rsid w:val="00240086"/>
    <w:rsid w:val="00240586"/>
    <w:rsid w:val="0024070B"/>
    <w:rsid w:val="002408F4"/>
    <w:rsid w:val="00240C6A"/>
    <w:rsid w:val="0024130D"/>
    <w:rsid w:val="00241B15"/>
    <w:rsid w:val="002420BB"/>
    <w:rsid w:val="0024236B"/>
    <w:rsid w:val="0024284A"/>
    <w:rsid w:val="002429EB"/>
    <w:rsid w:val="00242A81"/>
    <w:rsid w:val="00242E21"/>
    <w:rsid w:val="00243531"/>
    <w:rsid w:val="00243C61"/>
    <w:rsid w:val="00243F55"/>
    <w:rsid w:val="0024429B"/>
    <w:rsid w:val="00244B8F"/>
    <w:rsid w:val="0024557A"/>
    <w:rsid w:val="0024572E"/>
    <w:rsid w:val="00245B44"/>
    <w:rsid w:val="00246998"/>
    <w:rsid w:val="00246A03"/>
    <w:rsid w:val="00246B03"/>
    <w:rsid w:val="00246D62"/>
    <w:rsid w:val="00247A4B"/>
    <w:rsid w:val="00247E9D"/>
    <w:rsid w:val="00250655"/>
    <w:rsid w:val="002508A4"/>
    <w:rsid w:val="00250EAA"/>
    <w:rsid w:val="00251A5D"/>
    <w:rsid w:val="00251EFA"/>
    <w:rsid w:val="002528A0"/>
    <w:rsid w:val="00252945"/>
    <w:rsid w:val="00252BF7"/>
    <w:rsid w:val="00253154"/>
    <w:rsid w:val="00254275"/>
    <w:rsid w:val="00254B05"/>
    <w:rsid w:val="0025570B"/>
    <w:rsid w:val="00255E09"/>
    <w:rsid w:val="00255EC7"/>
    <w:rsid w:val="00255F9D"/>
    <w:rsid w:val="00256B1C"/>
    <w:rsid w:val="00256D17"/>
    <w:rsid w:val="00256E06"/>
    <w:rsid w:val="00257025"/>
    <w:rsid w:val="0025715A"/>
    <w:rsid w:val="002574F3"/>
    <w:rsid w:val="00257CB0"/>
    <w:rsid w:val="00260660"/>
    <w:rsid w:val="002606C2"/>
    <w:rsid w:val="00261045"/>
    <w:rsid w:val="002610E1"/>
    <w:rsid w:val="00261371"/>
    <w:rsid w:val="0026156E"/>
    <w:rsid w:val="00261C92"/>
    <w:rsid w:val="00262092"/>
    <w:rsid w:val="00262A57"/>
    <w:rsid w:val="00263097"/>
    <w:rsid w:val="00263CDE"/>
    <w:rsid w:val="00263D71"/>
    <w:rsid w:val="00263EB7"/>
    <w:rsid w:val="0026470B"/>
    <w:rsid w:val="00264CF9"/>
    <w:rsid w:val="00265929"/>
    <w:rsid w:val="00265A2D"/>
    <w:rsid w:val="00265B72"/>
    <w:rsid w:val="00265E9E"/>
    <w:rsid w:val="00266346"/>
    <w:rsid w:val="002666A3"/>
    <w:rsid w:val="00266979"/>
    <w:rsid w:val="00266BA6"/>
    <w:rsid w:val="00266FEA"/>
    <w:rsid w:val="00267B11"/>
    <w:rsid w:val="00270B45"/>
    <w:rsid w:val="00271289"/>
    <w:rsid w:val="002715EB"/>
    <w:rsid w:val="00271676"/>
    <w:rsid w:val="002719C5"/>
    <w:rsid w:val="00271D7C"/>
    <w:rsid w:val="0027227B"/>
    <w:rsid w:val="00272AE3"/>
    <w:rsid w:val="00273115"/>
    <w:rsid w:val="002738F6"/>
    <w:rsid w:val="00273D24"/>
    <w:rsid w:val="00273F34"/>
    <w:rsid w:val="002748D8"/>
    <w:rsid w:val="002749C1"/>
    <w:rsid w:val="00275287"/>
    <w:rsid w:val="00275E18"/>
    <w:rsid w:val="00275FD1"/>
    <w:rsid w:val="00276149"/>
    <w:rsid w:val="00276768"/>
    <w:rsid w:val="002767F2"/>
    <w:rsid w:val="00276DCF"/>
    <w:rsid w:val="00280579"/>
    <w:rsid w:val="00280A20"/>
    <w:rsid w:val="00281095"/>
    <w:rsid w:val="00281925"/>
    <w:rsid w:val="00281DED"/>
    <w:rsid w:val="00282E7E"/>
    <w:rsid w:val="002835C7"/>
    <w:rsid w:val="00283801"/>
    <w:rsid w:val="0028393F"/>
    <w:rsid w:val="00283C6E"/>
    <w:rsid w:val="00283D7B"/>
    <w:rsid w:val="0028411E"/>
    <w:rsid w:val="00284337"/>
    <w:rsid w:val="00284516"/>
    <w:rsid w:val="00284D6A"/>
    <w:rsid w:val="00286CC7"/>
    <w:rsid w:val="002870C3"/>
    <w:rsid w:val="002873A7"/>
    <w:rsid w:val="002873DB"/>
    <w:rsid w:val="002878DD"/>
    <w:rsid w:val="0029001C"/>
    <w:rsid w:val="00290291"/>
    <w:rsid w:val="002906DA"/>
    <w:rsid w:val="0029137C"/>
    <w:rsid w:val="00291A16"/>
    <w:rsid w:val="00291F6E"/>
    <w:rsid w:val="00292083"/>
    <w:rsid w:val="00292219"/>
    <w:rsid w:val="0029265F"/>
    <w:rsid w:val="002926F7"/>
    <w:rsid w:val="00292740"/>
    <w:rsid w:val="0029307F"/>
    <w:rsid w:val="0029363D"/>
    <w:rsid w:val="00293AB6"/>
    <w:rsid w:val="00293FDC"/>
    <w:rsid w:val="00295315"/>
    <w:rsid w:val="00295619"/>
    <w:rsid w:val="002958A0"/>
    <w:rsid w:val="00296404"/>
    <w:rsid w:val="002973B2"/>
    <w:rsid w:val="002974AE"/>
    <w:rsid w:val="00297955"/>
    <w:rsid w:val="00297C63"/>
    <w:rsid w:val="002A0D35"/>
    <w:rsid w:val="002A1066"/>
    <w:rsid w:val="002A1454"/>
    <w:rsid w:val="002A1DCF"/>
    <w:rsid w:val="002A222B"/>
    <w:rsid w:val="002A22FF"/>
    <w:rsid w:val="002A27D2"/>
    <w:rsid w:val="002A3475"/>
    <w:rsid w:val="002A382E"/>
    <w:rsid w:val="002A3C58"/>
    <w:rsid w:val="002A3CDE"/>
    <w:rsid w:val="002A41AC"/>
    <w:rsid w:val="002A42D1"/>
    <w:rsid w:val="002A42D6"/>
    <w:rsid w:val="002A457D"/>
    <w:rsid w:val="002A4FBF"/>
    <w:rsid w:val="002A5CFE"/>
    <w:rsid w:val="002A6D69"/>
    <w:rsid w:val="002A6F41"/>
    <w:rsid w:val="002A780D"/>
    <w:rsid w:val="002B01BC"/>
    <w:rsid w:val="002B1050"/>
    <w:rsid w:val="002B10DD"/>
    <w:rsid w:val="002B11EE"/>
    <w:rsid w:val="002B14FD"/>
    <w:rsid w:val="002B1601"/>
    <w:rsid w:val="002B17E5"/>
    <w:rsid w:val="002B1862"/>
    <w:rsid w:val="002B2363"/>
    <w:rsid w:val="002B2EA3"/>
    <w:rsid w:val="002B3EB5"/>
    <w:rsid w:val="002B4036"/>
    <w:rsid w:val="002B4701"/>
    <w:rsid w:val="002B48CF"/>
    <w:rsid w:val="002B4A42"/>
    <w:rsid w:val="002B4AFC"/>
    <w:rsid w:val="002B4C53"/>
    <w:rsid w:val="002B4D81"/>
    <w:rsid w:val="002B4E10"/>
    <w:rsid w:val="002B4FFF"/>
    <w:rsid w:val="002B5C95"/>
    <w:rsid w:val="002B5E17"/>
    <w:rsid w:val="002B63BC"/>
    <w:rsid w:val="002B6703"/>
    <w:rsid w:val="002B6A4D"/>
    <w:rsid w:val="002B6DB6"/>
    <w:rsid w:val="002B7733"/>
    <w:rsid w:val="002B7765"/>
    <w:rsid w:val="002B7C58"/>
    <w:rsid w:val="002B7DF6"/>
    <w:rsid w:val="002C015D"/>
    <w:rsid w:val="002C016F"/>
    <w:rsid w:val="002C0509"/>
    <w:rsid w:val="002C0557"/>
    <w:rsid w:val="002C1482"/>
    <w:rsid w:val="002C253B"/>
    <w:rsid w:val="002C29E6"/>
    <w:rsid w:val="002C29EC"/>
    <w:rsid w:val="002C2B6B"/>
    <w:rsid w:val="002C303C"/>
    <w:rsid w:val="002C322C"/>
    <w:rsid w:val="002C4FCB"/>
    <w:rsid w:val="002C52BB"/>
    <w:rsid w:val="002C5702"/>
    <w:rsid w:val="002C5B3B"/>
    <w:rsid w:val="002C6351"/>
    <w:rsid w:val="002C67B5"/>
    <w:rsid w:val="002C740A"/>
    <w:rsid w:val="002C78B8"/>
    <w:rsid w:val="002C7DD6"/>
    <w:rsid w:val="002D0361"/>
    <w:rsid w:val="002D0C5E"/>
    <w:rsid w:val="002D13B7"/>
    <w:rsid w:val="002D196C"/>
    <w:rsid w:val="002D1F5F"/>
    <w:rsid w:val="002D229F"/>
    <w:rsid w:val="002D2410"/>
    <w:rsid w:val="002D2F0F"/>
    <w:rsid w:val="002D3727"/>
    <w:rsid w:val="002D372C"/>
    <w:rsid w:val="002D37A8"/>
    <w:rsid w:val="002D4470"/>
    <w:rsid w:val="002D4AE4"/>
    <w:rsid w:val="002D4D66"/>
    <w:rsid w:val="002D4DE7"/>
    <w:rsid w:val="002D4E28"/>
    <w:rsid w:val="002D5083"/>
    <w:rsid w:val="002D52BF"/>
    <w:rsid w:val="002D58EB"/>
    <w:rsid w:val="002D58F7"/>
    <w:rsid w:val="002D61E4"/>
    <w:rsid w:val="002D671B"/>
    <w:rsid w:val="002D6AF4"/>
    <w:rsid w:val="002D6BE4"/>
    <w:rsid w:val="002D6DB5"/>
    <w:rsid w:val="002D74E3"/>
    <w:rsid w:val="002D7A27"/>
    <w:rsid w:val="002D7BAB"/>
    <w:rsid w:val="002E00CD"/>
    <w:rsid w:val="002E070D"/>
    <w:rsid w:val="002E0724"/>
    <w:rsid w:val="002E0E94"/>
    <w:rsid w:val="002E1977"/>
    <w:rsid w:val="002E1D37"/>
    <w:rsid w:val="002E21D4"/>
    <w:rsid w:val="002E23EC"/>
    <w:rsid w:val="002E3862"/>
    <w:rsid w:val="002E3901"/>
    <w:rsid w:val="002E3C48"/>
    <w:rsid w:val="002E4177"/>
    <w:rsid w:val="002E45E1"/>
    <w:rsid w:val="002E4B2C"/>
    <w:rsid w:val="002E5791"/>
    <w:rsid w:val="002E59DB"/>
    <w:rsid w:val="002E5BAC"/>
    <w:rsid w:val="002E5F4D"/>
    <w:rsid w:val="002E6185"/>
    <w:rsid w:val="002E6363"/>
    <w:rsid w:val="002E6C7B"/>
    <w:rsid w:val="002E6E70"/>
    <w:rsid w:val="002E7553"/>
    <w:rsid w:val="002E7DBA"/>
    <w:rsid w:val="002F07E7"/>
    <w:rsid w:val="002F0BAA"/>
    <w:rsid w:val="002F1BFA"/>
    <w:rsid w:val="002F1D68"/>
    <w:rsid w:val="002F2A6A"/>
    <w:rsid w:val="002F352E"/>
    <w:rsid w:val="002F3849"/>
    <w:rsid w:val="002F4532"/>
    <w:rsid w:val="002F47A7"/>
    <w:rsid w:val="002F49D9"/>
    <w:rsid w:val="002F49EB"/>
    <w:rsid w:val="002F5316"/>
    <w:rsid w:val="002F5DE1"/>
    <w:rsid w:val="002F5EC9"/>
    <w:rsid w:val="002F6309"/>
    <w:rsid w:val="002F6904"/>
    <w:rsid w:val="002F6BAB"/>
    <w:rsid w:val="002F6F8B"/>
    <w:rsid w:val="002F7310"/>
    <w:rsid w:val="002F7997"/>
    <w:rsid w:val="00300BB5"/>
    <w:rsid w:val="00300D29"/>
    <w:rsid w:val="003014BA"/>
    <w:rsid w:val="003014D5"/>
    <w:rsid w:val="003023B7"/>
    <w:rsid w:val="00302669"/>
    <w:rsid w:val="003027F4"/>
    <w:rsid w:val="00303A37"/>
    <w:rsid w:val="00303D1B"/>
    <w:rsid w:val="00303D83"/>
    <w:rsid w:val="003043B8"/>
    <w:rsid w:val="0030459E"/>
    <w:rsid w:val="00304BBE"/>
    <w:rsid w:val="00304BC4"/>
    <w:rsid w:val="00305C3A"/>
    <w:rsid w:val="00305CC1"/>
    <w:rsid w:val="003061FB"/>
    <w:rsid w:val="003066A5"/>
    <w:rsid w:val="00306EE2"/>
    <w:rsid w:val="0030707A"/>
    <w:rsid w:val="003075B8"/>
    <w:rsid w:val="00307A79"/>
    <w:rsid w:val="00307E2D"/>
    <w:rsid w:val="0031000E"/>
    <w:rsid w:val="003101E3"/>
    <w:rsid w:val="003101EF"/>
    <w:rsid w:val="00310579"/>
    <w:rsid w:val="00310688"/>
    <w:rsid w:val="00310B18"/>
    <w:rsid w:val="003113B3"/>
    <w:rsid w:val="0031172A"/>
    <w:rsid w:val="00312507"/>
    <w:rsid w:val="003126B2"/>
    <w:rsid w:val="00314CE4"/>
    <w:rsid w:val="00315259"/>
    <w:rsid w:val="00315732"/>
    <w:rsid w:val="00315D53"/>
    <w:rsid w:val="003161F7"/>
    <w:rsid w:val="003166CE"/>
    <w:rsid w:val="00316EDE"/>
    <w:rsid w:val="0031725A"/>
    <w:rsid w:val="00317538"/>
    <w:rsid w:val="00317741"/>
    <w:rsid w:val="00321143"/>
    <w:rsid w:val="00321982"/>
    <w:rsid w:val="00321D30"/>
    <w:rsid w:val="003220CF"/>
    <w:rsid w:val="00322629"/>
    <w:rsid w:val="00322A1C"/>
    <w:rsid w:val="00323256"/>
    <w:rsid w:val="00323825"/>
    <w:rsid w:val="003238BB"/>
    <w:rsid w:val="00323C33"/>
    <w:rsid w:val="00323C39"/>
    <w:rsid w:val="00323E68"/>
    <w:rsid w:val="003240CE"/>
    <w:rsid w:val="0032416D"/>
    <w:rsid w:val="00324679"/>
    <w:rsid w:val="003246DE"/>
    <w:rsid w:val="00324C5C"/>
    <w:rsid w:val="0032542B"/>
    <w:rsid w:val="00325CB8"/>
    <w:rsid w:val="0032641B"/>
    <w:rsid w:val="00326D19"/>
    <w:rsid w:val="0032742D"/>
    <w:rsid w:val="003275FC"/>
    <w:rsid w:val="003279A7"/>
    <w:rsid w:val="00327EFD"/>
    <w:rsid w:val="0033001D"/>
    <w:rsid w:val="00330493"/>
    <w:rsid w:val="003304A3"/>
    <w:rsid w:val="00330CF9"/>
    <w:rsid w:val="0033215A"/>
    <w:rsid w:val="00332E92"/>
    <w:rsid w:val="00332F01"/>
    <w:rsid w:val="003330E4"/>
    <w:rsid w:val="00333BED"/>
    <w:rsid w:val="00333DCC"/>
    <w:rsid w:val="00333E58"/>
    <w:rsid w:val="00334068"/>
    <w:rsid w:val="00334730"/>
    <w:rsid w:val="0033552B"/>
    <w:rsid w:val="00335693"/>
    <w:rsid w:val="00335925"/>
    <w:rsid w:val="00335DD3"/>
    <w:rsid w:val="0033689B"/>
    <w:rsid w:val="00336A78"/>
    <w:rsid w:val="00336B84"/>
    <w:rsid w:val="0033759D"/>
    <w:rsid w:val="00337878"/>
    <w:rsid w:val="00337A7E"/>
    <w:rsid w:val="00337DAD"/>
    <w:rsid w:val="003401D8"/>
    <w:rsid w:val="0034032B"/>
    <w:rsid w:val="00340E2F"/>
    <w:rsid w:val="00340E3C"/>
    <w:rsid w:val="00340FD6"/>
    <w:rsid w:val="00341141"/>
    <w:rsid w:val="00341231"/>
    <w:rsid w:val="00341843"/>
    <w:rsid w:val="00342F83"/>
    <w:rsid w:val="00342FB6"/>
    <w:rsid w:val="003430DB"/>
    <w:rsid w:val="003432B6"/>
    <w:rsid w:val="00344169"/>
    <w:rsid w:val="00344720"/>
    <w:rsid w:val="0034472E"/>
    <w:rsid w:val="00344B7E"/>
    <w:rsid w:val="003452C4"/>
    <w:rsid w:val="00345AF8"/>
    <w:rsid w:val="00346233"/>
    <w:rsid w:val="0034636A"/>
    <w:rsid w:val="00346D6F"/>
    <w:rsid w:val="003471DA"/>
    <w:rsid w:val="0034728C"/>
    <w:rsid w:val="0034758C"/>
    <w:rsid w:val="003476C6"/>
    <w:rsid w:val="00347707"/>
    <w:rsid w:val="0035089A"/>
    <w:rsid w:val="00351D41"/>
    <w:rsid w:val="00352452"/>
    <w:rsid w:val="00352607"/>
    <w:rsid w:val="00352DF7"/>
    <w:rsid w:val="00353696"/>
    <w:rsid w:val="003539EA"/>
    <w:rsid w:val="00353D45"/>
    <w:rsid w:val="00353D4F"/>
    <w:rsid w:val="003541E2"/>
    <w:rsid w:val="00354CAC"/>
    <w:rsid w:val="00354E9B"/>
    <w:rsid w:val="00355202"/>
    <w:rsid w:val="00355C45"/>
    <w:rsid w:val="00355F23"/>
    <w:rsid w:val="0035632A"/>
    <w:rsid w:val="00356753"/>
    <w:rsid w:val="00356FEC"/>
    <w:rsid w:val="003575F8"/>
    <w:rsid w:val="00357638"/>
    <w:rsid w:val="0036012D"/>
    <w:rsid w:val="00360B90"/>
    <w:rsid w:val="00361061"/>
    <w:rsid w:val="003610A5"/>
    <w:rsid w:val="003610BD"/>
    <w:rsid w:val="0036165B"/>
    <w:rsid w:val="00361B86"/>
    <w:rsid w:val="00361DFC"/>
    <w:rsid w:val="00361E41"/>
    <w:rsid w:val="003620BC"/>
    <w:rsid w:val="00362763"/>
    <w:rsid w:val="00362A12"/>
    <w:rsid w:val="00362A2F"/>
    <w:rsid w:val="00363230"/>
    <w:rsid w:val="003638EC"/>
    <w:rsid w:val="00363AE4"/>
    <w:rsid w:val="00363EC3"/>
    <w:rsid w:val="00364053"/>
    <w:rsid w:val="00364211"/>
    <w:rsid w:val="003642DE"/>
    <w:rsid w:val="003644AB"/>
    <w:rsid w:val="00364B7D"/>
    <w:rsid w:val="003654AB"/>
    <w:rsid w:val="00365E98"/>
    <w:rsid w:val="0036601D"/>
    <w:rsid w:val="003665B2"/>
    <w:rsid w:val="003670BD"/>
    <w:rsid w:val="00367440"/>
    <w:rsid w:val="00367ECE"/>
    <w:rsid w:val="0037017C"/>
    <w:rsid w:val="003702F2"/>
    <w:rsid w:val="003706EF"/>
    <w:rsid w:val="003714A8"/>
    <w:rsid w:val="00372BD7"/>
    <w:rsid w:val="00372CCB"/>
    <w:rsid w:val="00372EC0"/>
    <w:rsid w:val="003737B0"/>
    <w:rsid w:val="003737BB"/>
    <w:rsid w:val="00373975"/>
    <w:rsid w:val="00373FB0"/>
    <w:rsid w:val="0037456C"/>
    <w:rsid w:val="0037490B"/>
    <w:rsid w:val="00374B54"/>
    <w:rsid w:val="00374D68"/>
    <w:rsid w:val="0037549C"/>
    <w:rsid w:val="00375574"/>
    <w:rsid w:val="003757D5"/>
    <w:rsid w:val="00375820"/>
    <w:rsid w:val="00375BA3"/>
    <w:rsid w:val="003767AC"/>
    <w:rsid w:val="00376913"/>
    <w:rsid w:val="00376B58"/>
    <w:rsid w:val="00377040"/>
    <w:rsid w:val="0037787F"/>
    <w:rsid w:val="003778C1"/>
    <w:rsid w:val="003778C3"/>
    <w:rsid w:val="00380264"/>
    <w:rsid w:val="00380281"/>
    <w:rsid w:val="00380400"/>
    <w:rsid w:val="00380653"/>
    <w:rsid w:val="0038073A"/>
    <w:rsid w:val="00380AB6"/>
    <w:rsid w:val="00381392"/>
    <w:rsid w:val="00381566"/>
    <w:rsid w:val="003827A0"/>
    <w:rsid w:val="00382E3A"/>
    <w:rsid w:val="003831C9"/>
    <w:rsid w:val="00383555"/>
    <w:rsid w:val="00383B28"/>
    <w:rsid w:val="00383D2A"/>
    <w:rsid w:val="00384166"/>
    <w:rsid w:val="003841D7"/>
    <w:rsid w:val="00384B98"/>
    <w:rsid w:val="00384F06"/>
    <w:rsid w:val="00385233"/>
    <w:rsid w:val="003855C3"/>
    <w:rsid w:val="00385682"/>
    <w:rsid w:val="0038613C"/>
    <w:rsid w:val="00386ACD"/>
    <w:rsid w:val="00386D99"/>
    <w:rsid w:val="0038730B"/>
    <w:rsid w:val="00390231"/>
    <w:rsid w:val="0039055A"/>
    <w:rsid w:val="00390994"/>
    <w:rsid w:val="00390CD9"/>
    <w:rsid w:val="00391EA9"/>
    <w:rsid w:val="00392A9D"/>
    <w:rsid w:val="00392BB2"/>
    <w:rsid w:val="00394260"/>
    <w:rsid w:val="003948D4"/>
    <w:rsid w:val="003949BC"/>
    <w:rsid w:val="00394CCF"/>
    <w:rsid w:val="00394FAE"/>
    <w:rsid w:val="003961F3"/>
    <w:rsid w:val="00396411"/>
    <w:rsid w:val="003964C8"/>
    <w:rsid w:val="0039693C"/>
    <w:rsid w:val="00396A80"/>
    <w:rsid w:val="00396ED1"/>
    <w:rsid w:val="00396EFB"/>
    <w:rsid w:val="00396FD3"/>
    <w:rsid w:val="003971B2"/>
    <w:rsid w:val="00397AE7"/>
    <w:rsid w:val="003A06F9"/>
    <w:rsid w:val="003A0706"/>
    <w:rsid w:val="003A0855"/>
    <w:rsid w:val="003A125C"/>
    <w:rsid w:val="003A18A1"/>
    <w:rsid w:val="003A1952"/>
    <w:rsid w:val="003A1FBC"/>
    <w:rsid w:val="003A3104"/>
    <w:rsid w:val="003A3194"/>
    <w:rsid w:val="003A39B9"/>
    <w:rsid w:val="003A3A48"/>
    <w:rsid w:val="003A3A7D"/>
    <w:rsid w:val="003A3C6A"/>
    <w:rsid w:val="003A43CC"/>
    <w:rsid w:val="003A466B"/>
    <w:rsid w:val="003A4823"/>
    <w:rsid w:val="003A48AA"/>
    <w:rsid w:val="003A53A5"/>
    <w:rsid w:val="003A5D9A"/>
    <w:rsid w:val="003A61D0"/>
    <w:rsid w:val="003A670A"/>
    <w:rsid w:val="003A6915"/>
    <w:rsid w:val="003A733C"/>
    <w:rsid w:val="003B005C"/>
    <w:rsid w:val="003B0782"/>
    <w:rsid w:val="003B0A1F"/>
    <w:rsid w:val="003B0E45"/>
    <w:rsid w:val="003B1052"/>
    <w:rsid w:val="003B107F"/>
    <w:rsid w:val="003B12B3"/>
    <w:rsid w:val="003B1C3E"/>
    <w:rsid w:val="003B1EFD"/>
    <w:rsid w:val="003B216E"/>
    <w:rsid w:val="003B2577"/>
    <w:rsid w:val="003B398E"/>
    <w:rsid w:val="003B3AF7"/>
    <w:rsid w:val="003B3B14"/>
    <w:rsid w:val="003B3ECE"/>
    <w:rsid w:val="003B4D06"/>
    <w:rsid w:val="003B51F0"/>
    <w:rsid w:val="003B526E"/>
    <w:rsid w:val="003B56C3"/>
    <w:rsid w:val="003B5CEE"/>
    <w:rsid w:val="003B5DFC"/>
    <w:rsid w:val="003B5E09"/>
    <w:rsid w:val="003B667D"/>
    <w:rsid w:val="003B6724"/>
    <w:rsid w:val="003B6801"/>
    <w:rsid w:val="003B6ADC"/>
    <w:rsid w:val="003B70A0"/>
    <w:rsid w:val="003B7135"/>
    <w:rsid w:val="003C00CB"/>
    <w:rsid w:val="003C0A89"/>
    <w:rsid w:val="003C0F5D"/>
    <w:rsid w:val="003C162C"/>
    <w:rsid w:val="003C1F63"/>
    <w:rsid w:val="003C2505"/>
    <w:rsid w:val="003C2692"/>
    <w:rsid w:val="003C2698"/>
    <w:rsid w:val="003C26DD"/>
    <w:rsid w:val="003C3438"/>
    <w:rsid w:val="003C3F9A"/>
    <w:rsid w:val="003C4BA4"/>
    <w:rsid w:val="003C4D09"/>
    <w:rsid w:val="003C5481"/>
    <w:rsid w:val="003C56A4"/>
    <w:rsid w:val="003C595F"/>
    <w:rsid w:val="003C59A5"/>
    <w:rsid w:val="003C5A35"/>
    <w:rsid w:val="003C5D4D"/>
    <w:rsid w:val="003C6B70"/>
    <w:rsid w:val="003C6FC4"/>
    <w:rsid w:val="003C743D"/>
    <w:rsid w:val="003C752A"/>
    <w:rsid w:val="003D007D"/>
    <w:rsid w:val="003D01B8"/>
    <w:rsid w:val="003D0A80"/>
    <w:rsid w:val="003D0D60"/>
    <w:rsid w:val="003D1A9B"/>
    <w:rsid w:val="003D2326"/>
    <w:rsid w:val="003D2A50"/>
    <w:rsid w:val="003D331E"/>
    <w:rsid w:val="003D3599"/>
    <w:rsid w:val="003D367A"/>
    <w:rsid w:val="003D3D7A"/>
    <w:rsid w:val="003D40D1"/>
    <w:rsid w:val="003D4A4B"/>
    <w:rsid w:val="003D4CAD"/>
    <w:rsid w:val="003D4FBC"/>
    <w:rsid w:val="003D5B59"/>
    <w:rsid w:val="003D5CE6"/>
    <w:rsid w:val="003D64D4"/>
    <w:rsid w:val="003D699F"/>
    <w:rsid w:val="003D6B15"/>
    <w:rsid w:val="003D7685"/>
    <w:rsid w:val="003D7D2F"/>
    <w:rsid w:val="003D7EB6"/>
    <w:rsid w:val="003E008E"/>
    <w:rsid w:val="003E0286"/>
    <w:rsid w:val="003E02AA"/>
    <w:rsid w:val="003E032A"/>
    <w:rsid w:val="003E0F50"/>
    <w:rsid w:val="003E0F63"/>
    <w:rsid w:val="003E114B"/>
    <w:rsid w:val="003E182B"/>
    <w:rsid w:val="003E1B2C"/>
    <w:rsid w:val="003E2116"/>
    <w:rsid w:val="003E2252"/>
    <w:rsid w:val="003E28BC"/>
    <w:rsid w:val="003E2DCB"/>
    <w:rsid w:val="003E3149"/>
    <w:rsid w:val="003E36EC"/>
    <w:rsid w:val="003E393A"/>
    <w:rsid w:val="003E3DF7"/>
    <w:rsid w:val="003E3DFB"/>
    <w:rsid w:val="003E3E09"/>
    <w:rsid w:val="003E4330"/>
    <w:rsid w:val="003E44A2"/>
    <w:rsid w:val="003E4B8A"/>
    <w:rsid w:val="003E5349"/>
    <w:rsid w:val="003E5E11"/>
    <w:rsid w:val="003E601E"/>
    <w:rsid w:val="003E65B0"/>
    <w:rsid w:val="003E7A1A"/>
    <w:rsid w:val="003E7D95"/>
    <w:rsid w:val="003F0FE6"/>
    <w:rsid w:val="003F185A"/>
    <w:rsid w:val="003F2157"/>
    <w:rsid w:val="003F2173"/>
    <w:rsid w:val="003F2468"/>
    <w:rsid w:val="003F26E5"/>
    <w:rsid w:val="003F284F"/>
    <w:rsid w:val="003F29DF"/>
    <w:rsid w:val="003F2A18"/>
    <w:rsid w:val="003F3A01"/>
    <w:rsid w:val="003F3B9D"/>
    <w:rsid w:val="003F3E63"/>
    <w:rsid w:val="003F43A1"/>
    <w:rsid w:val="003F46E3"/>
    <w:rsid w:val="003F4A1A"/>
    <w:rsid w:val="003F4EC5"/>
    <w:rsid w:val="003F4F19"/>
    <w:rsid w:val="003F4FFD"/>
    <w:rsid w:val="003F52AA"/>
    <w:rsid w:val="003F55B6"/>
    <w:rsid w:val="003F564D"/>
    <w:rsid w:val="003F56DF"/>
    <w:rsid w:val="003F58FE"/>
    <w:rsid w:val="003F5975"/>
    <w:rsid w:val="003F6B00"/>
    <w:rsid w:val="003F6E99"/>
    <w:rsid w:val="003F6F31"/>
    <w:rsid w:val="003F72ED"/>
    <w:rsid w:val="003F79C1"/>
    <w:rsid w:val="003F7D09"/>
    <w:rsid w:val="003F7F27"/>
    <w:rsid w:val="00400049"/>
    <w:rsid w:val="00400621"/>
    <w:rsid w:val="00400E86"/>
    <w:rsid w:val="00401B79"/>
    <w:rsid w:val="00401D50"/>
    <w:rsid w:val="004020B5"/>
    <w:rsid w:val="00402925"/>
    <w:rsid w:val="00402B3D"/>
    <w:rsid w:val="00402EF1"/>
    <w:rsid w:val="00403BC8"/>
    <w:rsid w:val="00404DAC"/>
    <w:rsid w:val="00404E22"/>
    <w:rsid w:val="0040525F"/>
    <w:rsid w:val="004052C3"/>
    <w:rsid w:val="004052C7"/>
    <w:rsid w:val="004065AD"/>
    <w:rsid w:val="00406650"/>
    <w:rsid w:val="004066F2"/>
    <w:rsid w:val="00406D13"/>
    <w:rsid w:val="00406F1A"/>
    <w:rsid w:val="004072C9"/>
    <w:rsid w:val="00407E88"/>
    <w:rsid w:val="00410F22"/>
    <w:rsid w:val="00411CFC"/>
    <w:rsid w:val="00411FD3"/>
    <w:rsid w:val="00412A86"/>
    <w:rsid w:val="00412E56"/>
    <w:rsid w:val="00413057"/>
    <w:rsid w:val="00413117"/>
    <w:rsid w:val="004140F2"/>
    <w:rsid w:val="004153AA"/>
    <w:rsid w:val="004159DF"/>
    <w:rsid w:val="004162B5"/>
    <w:rsid w:val="00416A9F"/>
    <w:rsid w:val="00416AB2"/>
    <w:rsid w:val="00416E76"/>
    <w:rsid w:val="00416FB7"/>
    <w:rsid w:val="00417090"/>
    <w:rsid w:val="00420399"/>
    <w:rsid w:val="00420D46"/>
    <w:rsid w:val="00421216"/>
    <w:rsid w:val="00421595"/>
    <w:rsid w:val="00421A54"/>
    <w:rsid w:val="00421EA0"/>
    <w:rsid w:val="00422777"/>
    <w:rsid w:val="004227A7"/>
    <w:rsid w:val="00422B37"/>
    <w:rsid w:val="00422D43"/>
    <w:rsid w:val="00423B3A"/>
    <w:rsid w:val="00423BC0"/>
    <w:rsid w:val="004245BC"/>
    <w:rsid w:val="00424777"/>
    <w:rsid w:val="004247B5"/>
    <w:rsid w:val="00424A43"/>
    <w:rsid w:val="004255E5"/>
    <w:rsid w:val="004266E2"/>
    <w:rsid w:val="0042676D"/>
    <w:rsid w:val="00426EF9"/>
    <w:rsid w:val="0042774B"/>
    <w:rsid w:val="00430198"/>
    <w:rsid w:val="004304AF"/>
    <w:rsid w:val="00430A8F"/>
    <w:rsid w:val="00431804"/>
    <w:rsid w:val="004319BD"/>
    <w:rsid w:val="00431E2C"/>
    <w:rsid w:val="00431E45"/>
    <w:rsid w:val="00431E85"/>
    <w:rsid w:val="00431EE3"/>
    <w:rsid w:val="00432873"/>
    <w:rsid w:val="00432ADD"/>
    <w:rsid w:val="00432E26"/>
    <w:rsid w:val="00432F1D"/>
    <w:rsid w:val="0043354B"/>
    <w:rsid w:val="00433B5E"/>
    <w:rsid w:val="00433F7E"/>
    <w:rsid w:val="004346EC"/>
    <w:rsid w:val="00434793"/>
    <w:rsid w:val="00434A37"/>
    <w:rsid w:val="00435547"/>
    <w:rsid w:val="00435F2A"/>
    <w:rsid w:val="00436153"/>
    <w:rsid w:val="00436379"/>
    <w:rsid w:val="004364E6"/>
    <w:rsid w:val="00437268"/>
    <w:rsid w:val="0043792B"/>
    <w:rsid w:val="0043799C"/>
    <w:rsid w:val="00437AB0"/>
    <w:rsid w:val="00437D06"/>
    <w:rsid w:val="00440C7E"/>
    <w:rsid w:val="00440F23"/>
    <w:rsid w:val="004412CF"/>
    <w:rsid w:val="0044182E"/>
    <w:rsid w:val="004421C6"/>
    <w:rsid w:val="00442227"/>
    <w:rsid w:val="00442675"/>
    <w:rsid w:val="004431BE"/>
    <w:rsid w:val="00443490"/>
    <w:rsid w:val="004434F9"/>
    <w:rsid w:val="004441CF"/>
    <w:rsid w:val="00444685"/>
    <w:rsid w:val="00444E2D"/>
    <w:rsid w:val="0044530B"/>
    <w:rsid w:val="004459F4"/>
    <w:rsid w:val="00445D98"/>
    <w:rsid w:val="0044623C"/>
    <w:rsid w:val="00446DE2"/>
    <w:rsid w:val="004470A1"/>
    <w:rsid w:val="004472AF"/>
    <w:rsid w:val="00447518"/>
    <w:rsid w:val="00447958"/>
    <w:rsid w:val="00447F24"/>
    <w:rsid w:val="00447F7A"/>
    <w:rsid w:val="004507A2"/>
    <w:rsid w:val="00450830"/>
    <w:rsid w:val="00450AA4"/>
    <w:rsid w:val="004510D1"/>
    <w:rsid w:val="004510E3"/>
    <w:rsid w:val="004513CD"/>
    <w:rsid w:val="00451A43"/>
    <w:rsid w:val="00451F76"/>
    <w:rsid w:val="004524B4"/>
    <w:rsid w:val="00452861"/>
    <w:rsid w:val="00452CDD"/>
    <w:rsid w:val="00452F9F"/>
    <w:rsid w:val="004534AA"/>
    <w:rsid w:val="00453B6A"/>
    <w:rsid w:val="00454839"/>
    <w:rsid w:val="00454A52"/>
    <w:rsid w:val="0045575F"/>
    <w:rsid w:val="00455BCE"/>
    <w:rsid w:val="00455D38"/>
    <w:rsid w:val="00455DBC"/>
    <w:rsid w:val="004573F6"/>
    <w:rsid w:val="00457999"/>
    <w:rsid w:val="00457A4F"/>
    <w:rsid w:val="00457B28"/>
    <w:rsid w:val="00460498"/>
    <w:rsid w:val="004615BE"/>
    <w:rsid w:val="004618FD"/>
    <w:rsid w:val="00462409"/>
    <w:rsid w:val="004630F2"/>
    <w:rsid w:val="00463384"/>
    <w:rsid w:val="00463A3D"/>
    <w:rsid w:val="00463EC8"/>
    <w:rsid w:val="00463EFC"/>
    <w:rsid w:val="004643BB"/>
    <w:rsid w:val="004647B2"/>
    <w:rsid w:val="00464A34"/>
    <w:rsid w:val="004652F8"/>
    <w:rsid w:val="00465665"/>
    <w:rsid w:val="004656C8"/>
    <w:rsid w:val="004658BF"/>
    <w:rsid w:val="00465B43"/>
    <w:rsid w:val="00466D6D"/>
    <w:rsid w:val="00467BC0"/>
    <w:rsid w:val="004706C6"/>
    <w:rsid w:val="00470811"/>
    <w:rsid w:val="00470A61"/>
    <w:rsid w:val="00470C4A"/>
    <w:rsid w:val="00471973"/>
    <w:rsid w:val="00471B95"/>
    <w:rsid w:val="00472932"/>
    <w:rsid w:val="00472D22"/>
    <w:rsid w:val="00472EAA"/>
    <w:rsid w:val="00472F0E"/>
    <w:rsid w:val="0047341D"/>
    <w:rsid w:val="004734AB"/>
    <w:rsid w:val="0047380F"/>
    <w:rsid w:val="00473872"/>
    <w:rsid w:val="00473966"/>
    <w:rsid w:val="00473D63"/>
    <w:rsid w:val="004740CB"/>
    <w:rsid w:val="004745B1"/>
    <w:rsid w:val="0047516F"/>
    <w:rsid w:val="0047650B"/>
    <w:rsid w:val="00476D5E"/>
    <w:rsid w:val="004772CE"/>
    <w:rsid w:val="00477B28"/>
    <w:rsid w:val="00477DD5"/>
    <w:rsid w:val="00477E75"/>
    <w:rsid w:val="004801EA"/>
    <w:rsid w:val="004808AF"/>
    <w:rsid w:val="00480C79"/>
    <w:rsid w:val="0048100E"/>
    <w:rsid w:val="004815DA"/>
    <w:rsid w:val="004819D9"/>
    <w:rsid w:val="00481E9B"/>
    <w:rsid w:val="00482902"/>
    <w:rsid w:val="00482DA7"/>
    <w:rsid w:val="00483004"/>
    <w:rsid w:val="004838B4"/>
    <w:rsid w:val="00483A35"/>
    <w:rsid w:val="00483AD2"/>
    <w:rsid w:val="00483EFF"/>
    <w:rsid w:val="00484A99"/>
    <w:rsid w:val="00485E94"/>
    <w:rsid w:val="00486AB1"/>
    <w:rsid w:val="00486F71"/>
    <w:rsid w:val="00487109"/>
    <w:rsid w:val="00487165"/>
    <w:rsid w:val="00487172"/>
    <w:rsid w:val="004875A7"/>
    <w:rsid w:val="00490110"/>
    <w:rsid w:val="00490FDD"/>
    <w:rsid w:val="0049126F"/>
    <w:rsid w:val="0049130A"/>
    <w:rsid w:val="004913CE"/>
    <w:rsid w:val="00491AB5"/>
    <w:rsid w:val="00491DBA"/>
    <w:rsid w:val="00491E6E"/>
    <w:rsid w:val="00491E9D"/>
    <w:rsid w:val="00492D82"/>
    <w:rsid w:val="0049314B"/>
    <w:rsid w:val="0049354C"/>
    <w:rsid w:val="00493A6D"/>
    <w:rsid w:val="00493C4C"/>
    <w:rsid w:val="00494EB2"/>
    <w:rsid w:val="00495165"/>
    <w:rsid w:val="004954A6"/>
    <w:rsid w:val="00495854"/>
    <w:rsid w:val="004959FD"/>
    <w:rsid w:val="00495C14"/>
    <w:rsid w:val="00496490"/>
    <w:rsid w:val="004968CB"/>
    <w:rsid w:val="0049699B"/>
    <w:rsid w:val="00497676"/>
    <w:rsid w:val="00497F1F"/>
    <w:rsid w:val="004A039C"/>
    <w:rsid w:val="004A0FBB"/>
    <w:rsid w:val="004A1356"/>
    <w:rsid w:val="004A197E"/>
    <w:rsid w:val="004A1A73"/>
    <w:rsid w:val="004A1EE2"/>
    <w:rsid w:val="004A2D77"/>
    <w:rsid w:val="004A2EDE"/>
    <w:rsid w:val="004A3647"/>
    <w:rsid w:val="004A36DC"/>
    <w:rsid w:val="004A37D5"/>
    <w:rsid w:val="004A42A6"/>
    <w:rsid w:val="004A45A3"/>
    <w:rsid w:val="004A5A0D"/>
    <w:rsid w:val="004A5A79"/>
    <w:rsid w:val="004A5AF9"/>
    <w:rsid w:val="004A5B63"/>
    <w:rsid w:val="004A5B9F"/>
    <w:rsid w:val="004A6957"/>
    <w:rsid w:val="004A7029"/>
    <w:rsid w:val="004A744C"/>
    <w:rsid w:val="004A78B1"/>
    <w:rsid w:val="004A78D9"/>
    <w:rsid w:val="004B05C9"/>
    <w:rsid w:val="004B0649"/>
    <w:rsid w:val="004B08E2"/>
    <w:rsid w:val="004B0A80"/>
    <w:rsid w:val="004B0CAF"/>
    <w:rsid w:val="004B0F96"/>
    <w:rsid w:val="004B1026"/>
    <w:rsid w:val="004B1196"/>
    <w:rsid w:val="004B19AC"/>
    <w:rsid w:val="004B1ED8"/>
    <w:rsid w:val="004B261B"/>
    <w:rsid w:val="004B291F"/>
    <w:rsid w:val="004B34BE"/>
    <w:rsid w:val="004B3571"/>
    <w:rsid w:val="004B4475"/>
    <w:rsid w:val="004B4C0C"/>
    <w:rsid w:val="004B4CB8"/>
    <w:rsid w:val="004B504A"/>
    <w:rsid w:val="004B50C4"/>
    <w:rsid w:val="004B5C7C"/>
    <w:rsid w:val="004B61D0"/>
    <w:rsid w:val="004B667E"/>
    <w:rsid w:val="004B6E0F"/>
    <w:rsid w:val="004B6FBB"/>
    <w:rsid w:val="004B708E"/>
    <w:rsid w:val="004B751A"/>
    <w:rsid w:val="004B793E"/>
    <w:rsid w:val="004B7CD8"/>
    <w:rsid w:val="004C0A61"/>
    <w:rsid w:val="004C0CD0"/>
    <w:rsid w:val="004C0D36"/>
    <w:rsid w:val="004C114A"/>
    <w:rsid w:val="004C1FAE"/>
    <w:rsid w:val="004C21D8"/>
    <w:rsid w:val="004C24AC"/>
    <w:rsid w:val="004C295A"/>
    <w:rsid w:val="004C2A7B"/>
    <w:rsid w:val="004C379C"/>
    <w:rsid w:val="004C3C7C"/>
    <w:rsid w:val="004C40D3"/>
    <w:rsid w:val="004C44D1"/>
    <w:rsid w:val="004C4A33"/>
    <w:rsid w:val="004C5035"/>
    <w:rsid w:val="004C5450"/>
    <w:rsid w:val="004C5460"/>
    <w:rsid w:val="004C5BC6"/>
    <w:rsid w:val="004C6733"/>
    <w:rsid w:val="004C6A16"/>
    <w:rsid w:val="004C6BEE"/>
    <w:rsid w:val="004C7B86"/>
    <w:rsid w:val="004C7BB7"/>
    <w:rsid w:val="004C7C8F"/>
    <w:rsid w:val="004D00A1"/>
    <w:rsid w:val="004D0477"/>
    <w:rsid w:val="004D0B29"/>
    <w:rsid w:val="004D0B93"/>
    <w:rsid w:val="004D0ECD"/>
    <w:rsid w:val="004D118E"/>
    <w:rsid w:val="004D15B2"/>
    <w:rsid w:val="004D1E0E"/>
    <w:rsid w:val="004D1F18"/>
    <w:rsid w:val="004D21B2"/>
    <w:rsid w:val="004D2A78"/>
    <w:rsid w:val="004D2D7E"/>
    <w:rsid w:val="004D2F61"/>
    <w:rsid w:val="004D318C"/>
    <w:rsid w:val="004D33B8"/>
    <w:rsid w:val="004D38B9"/>
    <w:rsid w:val="004D4628"/>
    <w:rsid w:val="004D4C0E"/>
    <w:rsid w:val="004D4DBC"/>
    <w:rsid w:val="004D5C0E"/>
    <w:rsid w:val="004D6559"/>
    <w:rsid w:val="004D6603"/>
    <w:rsid w:val="004D792B"/>
    <w:rsid w:val="004D7B74"/>
    <w:rsid w:val="004E01E2"/>
    <w:rsid w:val="004E06F7"/>
    <w:rsid w:val="004E1565"/>
    <w:rsid w:val="004E225E"/>
    <w:rsid w:val="004E25CF"/>
    <w:rsid w:val="004E2DA4"/>
    <w:rsid w:val="004E2ED6"/>
    <w:rsid w:val="004E2FBA"/>
    <w:rsid w:val="004E300C"/>
    <w:rsid w:val="004E36AC"/>
    <w:rsid w:val="004E4554"/>
    <w:rsid w:val="004E4C17"/>
    <w:rsid w:val="004E517E"/>
    <w:rsid w:val="004E5202"/>
    <w:rsid w:val="004E52D0"/>
    <w:rsid w:val="004E601B"/>
    <w:rsid w:val="004E6566"/>
    <w:rsid w:val="004E6813"/>
    <w:rsid w:val="004E6B3B"/>
    <w:rsid w:val="004E752C"/>
    <w:rsid w:val="004E7811"/>
    <w:rsid w:val="004E78BA"/>
    <w:rsid w:val="004E7964"/>
    <w:rsid w:val="004E7FF3"/>
    <w:rsid w:val="004F0078"/>
    <w:rsid w:val="004F0098"/>
    <w:rsid w:val="004F0799"/>
    <w:rsid w:val="004F0D5A"/>
    <w:rsid w:val="004F0D7F"/>
    <w:rsid w:val="004F1953"/>
    <w:rsid w:val="004F2104"/>
    <w:rsid w:val="004F2BDE"/>
    <w:rsid w:val="004F30CE"/>
    <w:rsid w:val="004F328C"/>
    <w:rsid w:val="004F34F2"/>
    <w:rsid w:val="004F3FB2"/>
    <w:rsid w:val="004F4A48"/>
    <w:rsid w:val="004F4BE5"/>
    <w:rsid w:val="004F4E49"/>
    <w:rsid w:val="004F4ED4"/>
    <w:rsid w:val="004F51A5"/>
    <w:rsid w:val="004F53DA"/>
    <w:rsid w:val="004F6036"/>
    <w:rsid w:val="004F6613"/>
    <w:rsid w:val="004F6E1A"/>
    <w:rsid w:val="004F7A76"/>
    <w:rsid w:val="00501BF2"/>
    <w:rsid w:val="00502439"/>
    <w:rsid w:val="00502B7D"/>
    <w:rsid w:val="00502CD7"/>
    <w:rsid w:val="00502F89"/>
    <w:rsid w:val="00502FCB"/>
    <w:rsid w:val="005038D9"/>
    <w:rsid w:val="00503CBB"/>
    <w:rsid w:val="00503E20"/>
    <w:rsid w:val="00504169"/>
    <w:rsid w:val="005041F9"/>
    <w:rsid w:val="0050485F"/>
    <w:rsid w:val="00504ADC"/>
    <w:rsid w:val="00504B66"/>
    <w:rsid w:val="00504EA8"/>
    <w:rsid w:val="0050526B"/>
    <w:rsid w:val="005056F7"/>
    <w:rsid w:val="0050612E"/>
    <w:rsid w:val="0050674F"/>
    <w:rsid w:val="00506A6C"/>
    <w:rsid w:val="00506E1E"/>
    <w:rsid w:val="00507572"/>
    <w:rsid w:val="005100E0"/>
    <w:rsid w:val="00510207"/>
    <w:rsid w:val="00510483"/>
    <w:rsid w:val="00510753"/>
    <w:rsid w:val="005113D9"/>
    <w:rsid w:val="0051168A"/>
    <w:rsid w:val="00511726"/>
    <w:rsid w:val="00511A07"/>
    <w:rsid w:val="005121B9"/>
    <w:rsid w:val="00512350"/>
    <w:rsid w:val="00512DB6"/>
    <w:rsid w:val="005135ED"/>
    <w:rsid w:val="00513B62"/>
    <w:rsid w:val="005142F3"/>
    <w:rsid w:val="005145C6"/>
    <w:rsid w:val="00514C7A"/>
    <w:rsid w:val="0051537B"/>
    <w:rsid w:val="00516B6B"/>
    <w:rsid w:val="00516CFA"/>
    <w:rsid w:val="00517072"/>
    <w:rsid w:val="0051740A"/>
    <w:rsid w:val="00517842"/>
    <w:rsid w:val="00517D4F"/>
    <w:rsid w:val="00517D50"/>
    <w:rsid w:val="005203BC"/>
    <w:rsid w:val="0052057D"/>
    <w:rsid w:val="00520791"/>
    <w:rsid w:val="00520D6B"/>
    <w:rsid w:val="00520F10"/>
    <w:rsid w:val="00521080"/>
    <w:rsid w:val="00521592"/>
    <w:rsid w:val="00522509"/>
    <w:rsid w:val="0052259D"/>
    <w:rsid w:val="00522741"/>
    <w:rsid w:val="00522799"/>
    <w:rsid w:val="005236B7"/>
    <w:rsid w:val="00523A07"/>
    <w:rsid w:val="00523FFB"/>
    <w:rsid w:val="005240C3"/>
    <w:rsid w:val="0052450F"/>
    <w:rsid w:val="005245C7"/>
    <w:rsid w:val="00524B9B"/>
    <w:rsid w:val="00526A4B"/>
    <w:rsid w:val="00526C7D"/>
    <w:rsid w:val="00526CFF"/>
    <w:rsid w:val="005274AA"/>
    <w:rsid w:val="00527DEE"/>
    <w:rsid w:val="005309AA"/>
    <w:rsid w:val="00531077"/>
    <w:rsid w:val="00531702"/>
    <w:rsid w:val="005318DE"/>
    <w:rsid w:val="005319CE"/>
    <w:rsid w:val="00531BFF"/>
    <w:rsid w:val="00531D5D"/>
    <w:rsid w:val="00531D8C"/>
    <w:rsid w:val="0053285D"/>
    <w:rsid w:val="00532930"/>
    <w:rsid w:val="0053350B"/>
    <w:rsid w:val="005340E9"/>
    <w:rsid w:val="00534329"/>
    <w:rsid w:val="0053451D"/>
    <w:rsid w:val="00534C9C"/>
    <w:rsid w:val="00535D9F"/>
    <w:rsid w:val="005363DD"/>
    <w:rsid w:val="00536BCF"/>
    <w:rsid w:val="00537093"/>
    <w:rsid w:val="00537A07"/>
    <w:rsid w:val="00537C6C"/>
    <w:rsid w:val="005400C6"/>
    <w:rsid w:val="0054058E"/>
    <w:rsid w:val="0054163B"/>
    <w:rsid w:val="0054167F"/>
    <w:rsid w:val="00541E3A"/>
    <w:rsid w:val="00542318"/>
    <w:rsid w:val="00542A6B"/>
    <w:rsid w:val="00543A7C"/>
    <w:rsid w:val="00543AB0"/>
    <w:rsid w:val="00543FFD"/>
    <w:rsid w:val="00544333"/>
    <w:rsid w:val="0054452B"/>
    <w:rsid w:val="00544785"/>
    <w:rsid w:val="005448CF"/>
    <w:rsid w:val="005456C6"/>
    <w:rsid w:val="00545833"/>
    <w:rsid w:val="00545A9D"/>
    <w:rsid w:val="0054618D"/>
    <w:rsid w:val="00546DC3"/>
    <w:rsid w:val="00546ED6"/>
    <w:rsid w:val="00550210"/>
    <w:rsid w:val="00550348"/>
    <w:rsid w:val="0055104D"/>
    <w:rsid w:val="00551166"/>
    <w:rsid w:val="00551D43"/>
    <w:rsid w:val="00552897"/>
    <w:rsid w:val="00552E90"/>
    <w:rsid w:val="00552F38"/>
    <w:rsid w:val="00552FBC"/>
    <w:rsid w:val="00553BE5"/>
    <w:rsid w:val="00554276"/>
    <w:rsid w:val="0055428A"/>
    <w:rsid w:val="00554710"/>
    <w:rsid w:val="00555288"/>
    <w:rsid w:val="0055577C"/>
    <w:rsid w:val="00555A96"/>
    <w:rsid w:val="0055637C"/>
    <w:rsid w:val="005563DA"/>
    <w:rsid w:val="0055688E"/>
    <w:rsid w:val="005570D0"/>
    <w:rsid w:val="005571A6"/>
    <w:rsid w:val="005578E4"/>
    <w:rsid w:val="00557AE1"/>
    <w:rsid w:val="00557E11"/>
    <w:rsid w:val="005606B2"/>
    <w:rsid w:val="00560CB6"/>
    <w:rsid w:val="00561D70"/>
    <w:rsid w:val="005620D8"/>
    <w:rsid w:val="00562700"/>
    <w:rsid w:val="00562D77"/>
    <w:rsid w:val="005634F4"/>
    <w:rsid w:val="005634FC"/>
    <w:rsid w:val="005635C8"/>
    <w:rsid w:val="005636AE"/>
    <w:rsid w:val="00563FD5"/>
    <w:rsid w:val="00564270"/>
    <w:rsid w:val="005644E4"/>
    <w:rsid w:val="005644F9"/>
    <w:rsid w:val="00564C46"/>
    <w:rsid w:val="00565278"/>
    <w:rsid w:val="005654C9"/>
    <w:rsid w:val="005658DC"/>
    <w:rsid w:val="00565970"/>
    <w:rsid w:val="005659DC"/>
    <w:rsid w:val="005661B3"/>
    <w:rsid w:val="005663C4"/>
    <w:rsid w:val="0056645A"/>
    <w:rsid w:val="00566AD9"/>
    <w:rsid w:val="005675B5"/>
    <w:rsid w:val="0056776D"/>
    <w:rsid w:val="00567975"/>
    <w:rsid w:val="00567D04"/>
    <w:rsid w:val="00567E74"/>
    <w:rsid w:val="005700BB"/>
    <w:rsid w:val="0057051B"/>
    <w:rsid w:val="0057112C"/>
    <w:rsid w:val="00571499"/>
    <w:rsid w:val="00573218"/>
    <w:rsid w:val="00573E09"/>
    <w:rsid w:val="00574717"/>
    <w:rsid w:val="0057485E"/>
    <w:rsid w:val="00575008"/>
    <w:rsid w:val="005750FF"/>
    <w:rsid w:val="00575118"/>
    <w:rsid w:val="00575579"/>
    <w:rsid w:val="00575B29"/>
    <w:rsid w:val="00575BD1"/>
    <w:rsid w:val="00576143"/>
    <w:rsid w:val="00576933"/>
    <w:rsid w:val="005769D6"/>
    <w:rsid w:val="00576A8A"/>
    <w:rsid w:val="00576B77"/>
    <w:rsid w:val="00576EBE"/>
    <w:rsid w:val="00577520"/>
    <w:rsid w:val="005776D5"/>
    <w:rsid w:val="00577D79"/>
    <w:rsid w:val="00577D93"/>
    <w:rsid w:val="0058007B"/>
    <w:rsid w:val="0058025B"/>
    <w:rsid w:val="005807FB"/>
    <w:rsid w:val="0058132B"/>
    <w:rsid w:val="005813E1"/>
    <w:rsid w:val="005819DC"/>
    <w:rsid w:val="0058219D"/>
    <w:rsid w:val="0058221C"/>
    <w:rsid w:val="005827F8"/>
    <w:rsid w:val="00582C76"/>
    <w:rsid w:val="005834FB"/>
    <w:rsid w:val="00583CB6"/>
    <w:rsid w:val="0058537A"/>
    <w:rsid w:val="005857A7"/>
    <w:rsid w:val="0058595B"/>
    <w:rsid w:val="00585CA1"/>
    <w:rsid w:val="00586671"/>
    <w:rsid w:val="00586D2B"/>
    <w:rsid w:val="00586E99"/>
    <w:rsid w:val="005875ED"/>
    <w:rsid w:val="005876D8"/>
    <w:rsid w:val="00587A4B"/>
    <w:rsid w:val="00587EF2"/>
    <w:rsid w:val="00590008"/>
    <w:rsid w:val="00590398"/>
    <w:rsid w:val="00590942"/>
    <w:rsid w:val="00590A0F"/>
    <w:rsid w:val="00591060"/>
    <w:rsid w:val="00591357"/>
    <w:rsid w:val="00591361"/>
    <w:rsid w:val="00591579"/>
    <w:rsid w:val="0059251A"/>
    <w:rsid w:val="00592CDB"/>
    <w:rsid w:val="005933DC"/>
    <w:rsid w:val="0059347B"/>
    <w:rsid w:val="00593555"/>
    <w:rsid w:val="00593963"/>
    <w:rsid w:val="00594128"/>
    <w:rsid w:val="00594433"/>
    <w:rsid w:val="00594B11"/>
    <w:rsid w:val="00594B27"/>
    <w:rsid w:val="00594C94"/>
    <w:rsid w:val="00595352"/>
    <w:rsid w:val="00595E9C"/>
    <w:rsid w:val="00595FA2"/>
    <w:rsid w:val="0059684F"/>
    <w:rsid w:val="005969C3"/>
    <w:rsid w:val="00596EBA"/>
    <w:rsid w:val="00596EE3"/>
    <w:rsid w:val="00597087"/>
    <w:rsid w:val="00597EA5"/>
    <w:rsid w:val="005A0EDE"/>
    <w:rsid w:val="005A1AFD"/>
    <w:rsid w:val="005A204F"/>
    <w:rsid w:val="005A2329"/>
    <w:rsid w:val="005A2631"/>
    <w:rsid w:val="005A3004"/>
    <w:rsid w:val="005A331E"/>
    <w:rsid w:val="005A3DC9"/>
    <w:rsid w:val="005A3FDF"/>
    <w:rsid w:val="005A40C2"/>
    <w:rsid w:val="005A4886"/>
    <w:rsid w:val="005A4DB5"/>
    <w:rsid w:val="005A4F5E"/>
    <w:rsid w:val="005A5877"/>
    <w:rsid w:val="005A5F9B"/>
    <w:rsid w:val="005A6BC8"/>
    <w:rsid w:val="005A76EC"/>
    <w:rsid w:val="005B022A"/>
    <w:rsid w:val="005B0F03"/>
    <w:rsid w:val="005B1049"/>
    <w:rsid w:val="005B1DB7"/>
    <w:rsid w:val="005B1FF5"/>
    <w:rsid w:val="005B27EF"/>
    <w:rsid w:val="005B2AF6"/>
    <w:rsid w:val="005B3422"/>
    <w:rsid w:val="005B38AC"/>
    <w:rsid w:val="005B5133"/>
    <w:rsid w:val="005B52B7"/>
    <w:rsid w:val="005B5476"/>
    <w:rsid w:val="005B5648"/>
    <w:rsid w:val="005B5A3C"/>
    <w:rsid w:val="005B62FA"/>
    <w:rsid w:val="005B664C"/>
    <w:rsid w:val="005B672A"/>
    <w:rsid w:val="005B67B5"/>
    <w:rsid w:val="005B7020"/>
    <w:rsid w:val="005B7D11"/>
    <w:rsid w:val="005C060B"/>
    <w:rsid w:val="005C124A"/>
    <w:rsid w:val="005C12C5"/>
    <w:rsid w:val="005C1460"/>
    <w:rsid w:val="005C1787"/>
    <w:rsid w:val="005C1AA1"/>
    <w:rsid w:val="005C2F4E"/>
    <w:rsid w:val="005C4AEF"/>
    <w:rsid w:val="005C4FEB"/>
    <w:rsid w:val="005C50C7"/>
    <w:rsid w:val="005C55D5"/>
    <w:rsid w:val="005C5606"/>
    <w:rsid w:val="005C5C3C"/>
    <w:rsid w:val="005C5E70"/>
    <w:rsid w:val="005C5F54"/>
    <w:rsid w:val="005C628C"/>
    <w:rsid w:val="005C62EF"/>
    <w:rsid w:val="005C6572"/>
    <w:rsid w:val="005C6B84"/>
    <w:rsid w:val="005C73FE"/>
    <w:rsid w:val="005C7771"/>
    <w:rsid w:val="005C7CD6"/>
    <w:rsid w:val="005D15DB"/>
    <w:rsid w:val="005D1A1A"/>
    <w:rsid w:val="005D1C9A"/>
    <w:rsid w:val="005D2FDE"/>
    <w:rsid w:val="005D303F"/>
    <w:rsid w:val="005D3750"/>
    <w:rsid w:val="005D3D14"/>
    <w:rsid w:val="005D405B"/>
    <w:rsid w:val="005D41FC"/>
    <w:rsid w:val="005D46CD"/>
    <w:rsid w:val="005D4887"/>
    <w:rsid w:val="005D4C94"/>
    <w:rsid w:val="005D4FEF"/>
    <w:rsid w:val="005D55EA"/>
    <w:rsid w:val="005D6001"/>
    <w:rsid w:val="005D62AE"/>
    <w:rsid w:val="005D6813"/>
    <w:rsid w:val="005D6AD7"/>
    <w:rsid w:val="005D75A2"/>
    <w:rsid w:val="005D7BF2"/>
    <w:rsid w:val="005E046D"/>
    <w:rsid w:val="005E2928"/>
    <w:rsid w:val="005E4343"/>
    <w:rsid w:val="005E4DA2"/>
    <w:rsid w:val="005E5062"/>
    <w:rsid w:val="005E5352"/>
    <w:rsid w:val="005E5F50"/>
    <w:rsid w:val="005E6386"/>
    <w:rsid w:val="005E6437"/>
    <w:rsid w:val="005E66FC"/>
    <w:rsid w:val="005E6C2E"/>
    <w:rsid w:val="005E6DFE"/>
    <w:rsid w:val="005E794C"/>
    <w:rsid w:val="005E79DA"/>
    <w:rsid w:val="005F0162"/>
    <w:rsid w:val="005F086B"/>
    <w:rsid w:val="005F0875"/>
    <w:rsid w:val="005F0DA6"/>
    <w:rsid w:val="005F1036"/>
    <w:rsid w:val="005F104E"/>
    <w:rsid w:val="005F18A3"/>
    <w:rsid w:val="005F1C72"/>
    <w:rsid w:val="005F1F39"/>
    <w:rsid w:val="005F2083"/>
    <w:rsid w:val="005F28DE"/>
    <w:rsid w:val="005F3140"/>
    <w:rsid w:val="005F329F"/>
    <w:rsid w:val="005F32AE"/>
    <w:rsid w:val="005F34AA"/>
    <w:rsid w:val="005F3C58"/>
    <w:rsid w:val="005F4807"/>
    <w:rsid w:val="005F4947"/>
    <w:rsid w:val="005F4DAC"/>
    <w:rsid w:val="005F55F8"/>
    <w:rsid w:val="005F5D87"/>
    <w:rsid w:val="005F5F19"/>
    <w:rsid w:val="005F5FAC"/>
    <w:rsid w:val="005F67E7"/>
    <w:rsid w:val="005F6BA7"/>
    <w:rsid w:val="005F743B"/>
    <w:rsid w:val="005F77B5"/>
    <w:rsid w:val="005F7A48"/>
    <w:rsid w:val="0060049A"/>
    <w:rsid w:val="00600BF9"/>
    <w:rsid w:val="006024A6"/>
    <w:rsid w:val="0060277C"/>
    <w:rsid w:val="00603659"/>
    <w:rsid w:val="00603A4E"/>
    <w:rsid w:val="00603F99"/>
    <w:rsid w:val="00604BF5"/>
    <w:rsid w:val="00604D2F"/>
    <w:rsid w:val="006052C2"/>
    <w:rsid w:val="00605363"/>
    <w:rsid w:val="00605960"/>
    <w:rsid w:val="0060607E"/>
    <w:rsid w:val="006062F9"/>
    <w:rsid w:val="0060650E"/>
    <w:rsid w:val="00606AE5"/>
    <w:rsid w:val="00606FB6"/>
    <w:rsid w:val="00607187"/>
    <w:rsid w:val="0060738A"/>
    <w:rsid w:val="006076B9"/>
    <w:rsid w:val="0060788B"/>
    <w:rsid w:val="00607AD5"/>
    <w:rsid w:val="006109C4"/>
    <w:rsid w:val="00610B45"/>
    <w:rsid w:val="00610CC8"/>
    <w:rsid w:val="006117E3"/>
    <w:rsid w:val="00611EE8"/>
    <w:rsid w:val="0061372D"/>
    <w:rsid w:val="006142A6"/>
    <w:rsid w:val="006142D8"/>
    <w:rsid w:val="006143B6"/>
    <w:rsid w:val="006149C1"/>
    <w:rsid w:val="0061521D"/>
    <w:rsid w:val="006152EF"/>
    <w:rsid w:val="00615391"/>
    <w:rsid w:val="006159A3"/>
    <w:rsid w:val="00616A6A"/>
    <w:rsid w:val="00616AA7"/>
    <w:rsid w:val="00616F0A"/>
    <w:rsid w:val="0061728C"/>
    <w:rsid w:val="006175FC"/>
    <w:rsid w:val="00617639"/>
    <w:rsid w:val="006177F5"/>
    <w:rsid w:val="00617AAD"/>
    <w:rsid w:val="00617D20"/>
    <w:rsid w:val="00620004"/>
    <w:rsid w:val="00620171"/>
    <w:rsid w:val="006201C9"/>
    <w:rsid w:val="00620637"/>
    <w:rsid w:val="006206D7"/>
    <w:rsid w:val="00620A51"/>
    <w:rsid w:val="00620A9D"/>
    <w:rsid w:val="00620B8F"/>
    <w:rsid w:val="00620CA3"/>
    <w:rsid w:val="0062205C"/>
    <w:rsid w:val="006227C8"/>
    <w:rsid w:val="0062298C"/>
    <w:rsid w:val="006233E9"/>
    <w:rsid w:val="006237EA"/>
    <w:rsid w:val="00623F87"/>
    <w:rsid w:val="0062508F"/>
    <w:rsid w:val="00625772"/>
    <w:rsid w:val="006257FB"/>
    <w:rsid w:val="00625956"/>
    <w:rsid w:val="006259FD"/>
    <w:rsid w:val="00625C2D"/>
    <w:rsid w:val="00625DA9"/>
    <w:rsid w:val="0062626D"/>
    <w:rsid w:val="00626770"/>
    <w:rsid w:val="0062759F"/>
    <w:rsid w:val="0062792C"/>
    <w:rsid w:val="00627954"/>
    <w:rsid w:val="00630429"/>
    <w:rsid w:val="006312CE"/>
    <w:rsid w:val="0063203B"/>
    <w:rsid w:val="006327A7"/>
    <w:rsid w:val="00632885"/>
    <w:rsid w:val="006329A0"/>
    <w:rsid w:val="00632B7F"/>
    <w:rsid w:val="00632C2A"/>
    <w:rsid w:val="006335C4"/>
    <w:rsid w:val="006336D2"/>
    <w:rsid w:val="00633C00"/>
    <w:rsid w:val="00633D2C"/>
    <w:rsid w:val="0063413C"/>
    <w:rsid w:val="006353C3"/>
    <w:rsid w:val="00635C6E"/>
    <w:rsid w:val="0063609A"/>
    <w:rsid w:val="00636138"/>
    <w:rsid w:val="00636B0B"/>
    <w:rsid w:val="00636B10"/>
    <w:rsid w:val="00636D34"/>
    <w:rsid w:val="00637035"/>
    <w:rsid w:val="0063711D"/>
    <w:rsid w:val="0063728F"/>
    <w:rsid w:val="00637852"/>
    <w:rsid w:val="00637948"/>
    <w:rsid w:val="00637A62"/>
    <w:rsid w:val="00637D3F"/>
    <w:rsid w:val="00640059"/>
    <w:rsid w:val="006408FF"/>
    <w:rsid w:val="00640A20"/>
    <w:rsid w:val="006413CE"/>
    <w:rsid w:val="0064141B"/>
    <w:rsid w:val="00643C67"/>
    <w:rsid w:val="00643E96"/>
    <w:rsid w:val="006445D7"/>
    <w:rsid w:val="006446EE"/>
    <w:rsid w:val="00645256"/>
    <w:rsid w:val="006454B4"/>
    <w:rsid w:val="006457D9"/>
    <w:rsid w:val="00645947"/>
    <w:rsid w:val="00646565"/>
    <w:rsid w:val="00646CA9"/>
    <w:rsid w:val="00647626"/>
    <w:rsid w:val="006502B8"/>
    <w:rsid w:val="006502E5"/>
    <w:rsid w:val="00650301"/>
    <w:rsid w:val="00650330"/>
    <w:rsid w:val="00650EA3"/>
    <w:rsid w:val="006511F3"/>
    <w:rsid w:val="00651883"/>
    <w:rsid w:val="0065233A"/>
    <w:rsid w:val="006524DD"/>
    <w:rsid w:val="00652F6E"/>
    <w:rsid w:val="006532B6"/>
    <w:rsid w:val="00653A21"/>
    <w:rsid w:val="006546DE"/>
    <w:rsid w:val="00654DBA"/>
    <w:rsid w:val="00655429"/>
    <w:rsid w:val="00655DA8"/>
    <w:rsid w:val="00655E16"/>
    <w:rsid w:val="00656ADA"/>
    <w:rsid w:val="00656B11"/>
    <w:rsid w:val="00656C4A"/>
    <w:rsid w:val="00657585"/>
    <w:rsid w:val="006575EC"/>
    <w:rsid w:val="00657BBC"/>
    <w:rsid w:val="006609A0"/>
    <w:rsid w:val="00660C8D"/>
    <w:rsid w:val="00660EA9"/>
    <w:rsid w:val="006610B5"/>
    <w:rsid w:val="00661258"/>
    <w:rsid w:val="0066157D"/>
    <w:rsid w:val="006616BC"/>
    <w:rsid w:val="00662483"/>
    <w:rsid w:val="00662AEA"/>
    <w:rsid w:val="00662CEB"/>
    <w:rsid w:val="00662FFA"/>
    <w:rsid w:val="00663F0A"/>
    <w:rsid w:val="006641B1"/>
    <w:rsid w:val="00664BA0"/>
    <w:rsid w:val="00664BB3"/>
    <w:rsid w:val="00664BF9"/>
    <w:rsid w:val="00665035"/>
    <w:rsid w:val="00665185"/>
    <w:rsid w:val="00665263"/>
    <w:rsid w:val="006656FD"/>
    <w:rsid w:val="00665D40"/>
    <w:rsid w:val="00665EDF"/>
    <w:rsid w:val="00666149"/>
    <w:rsid w:val="00666656"/>
    <w:rsid w:val="00666CCF"/>
    <w:rsid w:val="00666FF5"/>
    <w:rsid w:val="00667512"/>
    <w:rsid w:val="00670456"/>
    <w:rsid w:val="0067092A"/>
    <w:rsid w:val="00670CD9"/>
    <w:rsid w:val="0067111F"/>
    <w:rsid w:val="006711A3"/>
    <w:rsid w:val="00671A4C"/>
    <w:rsid w:val="00671DCC"/>
    <w:rsid w:val="00672581"/>
    <w:rsid w:val="00672B9B"/>
    <w:rsid w:val="00674295"/>
    <w:rsid w:val="006747AC"/>
    <w:rsid w:val="00674ACA"/>
    <w:rsid w:val="00675077"/>
    <w:rsid w:val="0067547C"/>
    <w:rsid w:val="00680C7F"/>
    <w:rsid w:val="006810B1"/>
    <w:rsid w:val="006810E2"/>
    <w:rsid w:val="0068115B"/>
    <w:rsid w:val="0068139D"/>
    <w:rsid w:val="00681554"/>
    <w:rsid w:val="00681662"/>
    <w:rsid w:val="00681A07"/>
    <w:rsid w:val="00681ABD"/>
    <w:rsid w:val="00681CC9"/>
    <w:rsid w:val="00681E55"/>
    <w:rsid w:val="006822BE"/>
    <w:rsid w:val="0068239C"/>
    <w:rsid w:val="00682CC7"/>
    <w:rsid w:val="00683756"/>
    <w:rsid w:val="00684012"/>
    <w:rsid w:val="006843AE"/>
    <w:rsid w:val="00685536"/>
    <w:rsid w:val="00685C59"/>
    <w:rsid w:val="00685C72"/>
    <w:rsid w:val="006860EA"/>
    <w:rsid w:val="006867F3"/>
    <w:rsid w:val="0068685C"/>
    <w:rsid w:val="00686AF2"/>
    <w:rsid w:val="00686FC0"/>
    <w:rsid w:val="00687EFA"/>
    <w:rsid w:val="006906AF"/>
    <w:rsid w:val="00690AD0"/>
    <w:rsid w:val="00690FC1"/>
    <w:rsid w:val="00692E98"/>
    <w:rsid w:val="006930F7"/>
    <w:rsid w:val="00693139"/>
    <w:rsid w:val="006932DF"/>
    <w:rsid w:val="0069361D"/>
    <w:rsid w:val="00693656"/>
    <w:rsid w:val="00693A5F"/>
    <w:rsid w:val="00693E65"/>
    <w:rsid w:val="00693F05"/>
    <w:rsid w:val="006941ED"/>
    <w:rsid w:val="0069460B"/>
    <w:rsid w:val="006946A7"/>
    <w:rsid w:val="00694715"/>
    <w:rsid w:val="0069471A"/>
    <w:rsid w:val="00695263"/>
    <w:rsid w:val="006952A6"/>
    <w:rsid w:val="00695B4D"/>
    <w:rsid w:val="006967F3"/>
    <w:rsid w:val="00696C02"/>
    <w:rsid w:val="00696C2C"/>
    <w:rsid w:val="00696E9A"/>
    <w:rsid w:val="0069711B"/>
    <w:rsid w:val="00697A8D"/>
    <w:rsid w:val="006A01C9"/>
    <w:rsid w:val="006A024D"/>
    <w:rsid w:val="006A0AD0"/>
    <w:rsid w:val="006A1520"/>
    <w:rsid w:val="006A1AEE"/>
    <w:rsid w:val="006A1B66"/>
    <w:rsid w:val="006A1F00"/>
    <w:rsid w:val="006A2142"/>
    <w:rsid w:val="006A2440"/>
    <w:rsid w:val="006A261A"/>
    <w:rsid w:val="006A284F"/>
    <w:rsid w:val="006A2AE5"/>
    <w:rsid w:val="006A32B7"/>
    <w:rsid w:val="006A38BB"/>
    <w:rsid w:val="006A38FA"/>
    <w:rsid w:val="006A3D43"/>
    <w:rsid w:val="006A3DAE"/>
    <w:rsid w:val="006A41AA"/>
    <w:rsid w:val="006A4B86"/>
    <w:rsid w:val="006A4FB8"/>
    <w:rsid w:val="006A5119"/>
    <w:rsid w:val="006A53CF"/>
    <w:rsid w:val="006A56A1"/>
    <w:rsid w:val="006A56C8"/>
    <w:rsid w:val="006A5C3B"/>
    <w:rsid w:val="006A5C67"/>
    <w:rsid w:val="006A6008"/>
    <w:rsid w:val="006A659A"/>
    <w:rsid w:val="006A65B5"/>
    <w:rsid w:val="006A6BCB"/>
    <w:rsid w:val="006A6D4E"/>
    <w:rsid w:val="006A72FD"/>
    <w:rsid w:val="006A7DA2"/>
    <w:rsid w:val="006B0284"/>
    <w:rsid w:val="006B044E"/>
    <w:rsid w:val="006B07E9"/>
    <w:rsid w:val="006B07EE"/>
    <w:rsid w:val="006B0A16"/>
    <w:rsid w:val="006B0F1E"/>
    <w:rsid w:val="006B1C84"/>
    <w:rsid w:val="006B1EF2"/>
    <w:rsid w:val="006B20FA"/>
    <w:rsid w:val="006B3026"/>
    <w:rsid w:val="006B319A"/>
    <w:rsid w:val="006B3310"/>
    <w:rsid w:val="006B33DB"/>
    <w:rsid w:val="006B3F59"/>
    <w:rsid w:val="006B499D"/>
    <w:rsid w:val="006B4B96"/>
    <w:rsid w:val="006B683F"/>
    <w:rsid w:val="006B6C90"/>
    <w:rsid w:val="006B6E65"/>
    <w:rsid w:val="006B72F4"/>
    <w:rsid w:val="006B761B"/>
    <w:rsid w:val="006C084A"/>
    <w:rsid w:val="006C0B4D"/>
    <w:rsid w:val="006C0E1E"/>
    <w:rsid w:val="006C0FB9"/>
    <w:rsid w:val="006C14F3"/>
    <w:rsid w:val="006C21C6"/>
    <w:rsid w:val="006C2609"/>
    <w:rsid w:val="006C28C5"/>
    <w:rsid w:val="006C3405"/>
    <w:rsid w:val="006C3852"/>
    <w:rsid w:val="006C3A84"/>
    <w:rsid w:val="006C3E49"/>
    <w:rsid w:val="006C4007"/>
    <w:rsid w:val="006C45A0"/>
    <w:rsid w:val="006C4BAE"/>
    <w:rsid w:val="006C5717"/>
    <w:rsid w:val="006C5D12"/>
    <w:rsid w:val="006C5F49"/>
    <w:rsid w:val="006C60DA"/>
    <w:rsid w:val="006C619E"/>
    <w:rsid w:val="006C71C8"/>
    <w:rsid w:val="006C757C"/>
    <w:rsid w:val="006D05C3"/>
    <w:rsid w:val="006D0AB4"/>
    <w:rsid w:val="006D1405"/>
    <w:rsid w:val="006D1718"/>
    <w:rsid w:val="006D182B"/>
    <w:rsid w:val="006D1B42"/>
    <w:rsid w:val="006D1D50"/>
    <w:rsid w:val="006D2214"/>
    <w:rsid w:val="006D3606"/>
    <w:rsid w:val="006D40CB"/>
    <w:rsid w:val="006D46F0"/>
    <w:rsid w:val="006D4F77"/>
    <w:rsid w:val="006D55DD"/>
    <w:rsid w:val="006D57B4"/>
    <w:rsid w:val="006D675F"/>
    <w:rsid w:val="006D6BD3"/>
    <w:rsid w:val="006D6C6D"/>
    <w:rsid w:val="006D72F5"/>
    <w:rsid w:val="006E04BA"/>
    <w:rsid w:val="006E058D"/>
    <w:rsid w:val="006E06F4"/>
    <w:rsid w:val="006E084E"/>
    <w:rsid w:val="006E09EA"/>
    <w:rsid w:val="006E09F9"/>
    <w:rsid w:val="006E0A3D"/>
    <w:rsid w:val="006E0A40"/>
    <w:rsid w:val="006E11AD"/>
    <w:rsid w:val="006E182E"/>
    <w:rsid w:val="006E18E1"/>
    <w:rsid w:val="006E1AE1"/>
    <w:rsid w:val="006E1C11"/>
    <w:rsid w:val="006E1DFF"/>
    <w:rsid w:val="006E2B17"/>
    <w:rsid w:val="006E2CAA"/>
    <w:rsid w:val="006E2FB3"/>
    <w:rsid w:val="006E31BB"/>
    <w:rsid w:val="006E3227"/>
    <w:rsid w:val="006E32CF"/>
    <w:rsid w:val="006E3809"/>
    <w:rsid w:val="006E3CC4"/>
    <w:rsid w:val="006E4A46"/>
    <w:rsid w:val="006E4B05"/>
    <w:rsid w:val="006E5796"/>
    <w:rsid w:val="006E5C9C"/>
    <w:rsid w:val="006E6158"/>
    <w:rsid w:val="006E6D09"/>
    <w:rsid w:val="006E6D11"/>
    <w:rsid w:val="006E6F12"/>
    <w:rsid w:val="006E70D7"/>
    <w:rsid w:val="006E7463"/>
    <w:rsid w:val="006F0554"/>
    <w:rsid w:val="006F09B2"/>
    <w:rsid w:val="006F12E2"/>
    <w:rsid w:val="006F2331"/>
    <w:rsid w:val="006F27B6"/>
    <w:rsid w:val="006F2F9B"/>
    <w:rsid w:val="006F3988"/>
    <w:rsid w:val="006F3E25"/>
    <w:rsid w:val="006F6196"/>
    <w:rsid w:val="006F6345"/>
    <w:rsid w:val="006F6489"/>
    <w:rsid w:val="006F6828"/>
    <w:rsid w:val="006F6888"/>
    <w:rsid w:val="006F6C07"/>
    <w:rsid w:val="006F6D79"/>
    <w:rsid w:val="006F76E6"/>
    <w:rsid w:val="007000A8"/>
    <w:rsid w:val="007006C6"/>
    <w:rsid w:val="007006E3"/>
    <w:rsid w:val="00700804"/>
    <w:rsid w:val="00700891"/>
    <w:rsid w:val="00700E75"/>
    <w:rsid w:val="00701CDE"/>
    <w:rsid w:val="00702291"/>
    <w:rsid w:val="007025D8"/>
    <w:rsid w:val="007039B9"/>
    <w:rsid w:val="00703A51"/>
    <w:rsid w:val="007042E9"/>
    <w:rsid w:val="0070447D"/>
    <w:rsid w:val="0070476F"/>
    <w:rsid w:val="00704D39"/>
    <w:rsid w:val="00704E38"/>
    <w:rsid w:val="007050B9"/>
    <w:rsid w:val="00705133"/>
    <w:rsid w:val="00705238"/>
    <w:rsid w:val="0070541D"/>
    <w:rsid w:val="0070565A"/>
    <w:rsid w:val="00705C37"/>
    <w:rsid w:val="00705D22"/>
    <w:rsid w:val="00707661"/>
    <w:rsid w:val="007102CC"/>
    <w:rsid w:val="0071039C"/>
    <w:rsid w:val="00710D37"/>
    <w:rsid w:val="00711132"/>
    <w:rsid w:val="0071126F"/>
    <w:rsid w:val="0071169A"/>
    <w:rsid w:val="00711CEA"/>
    <w:rsid w:val="00712439"/>
    <w:rsid w:val="00712F51"/>
    <w:rsid w:val="007135B2"/>
    <w:rsid w:val="007143C6"/>
    <w:rsid w:val="00714737"/>
    <w:rsid w:val="00714CED"/>
    <w:rsid w:val="00714E43"/>
    <w:rsid w:val="007154F2"/>
    <w:rsid w:val="00715C50"/>
    <w:rsid w:val="00715CE0"/>
    <w:rsid w:val="00715DCA"/>
    <w:rsid w:val="00715E64"/>
    <w:rsid w:val="00715E66"/>
    <w:rsid w:val="007165BE"/>
    <w:rsid w:val="00716F20"/>
    <w:rsid w:val="007175E4"/>
    <w:rsid w:val="007178EC"/>
    <w:rsid w:val="007206EA"/>
    <w:rsid w:val="00720A21"/>
    <w:rsid w:val="007229F2"/>
    <w:rsid w:val="0072355A"/>
    <w:rsid w:val="00723976"/>
    <w:rsid w:val="00723A28"/>
    <w:rsid w:val="00723F86"/>
    <w:rsid w:val="00724693"/>
    <w:rsid w:val="0072487B"/>
    <w:rsid w:val="00724DFF"/>
    <w:rsid w:val="00725683"/>
    <w:rsid w:val="00725E4F"/>
    <w:rsid w:val="007260E8"/>
    <w:rsid w:val="0072649F"/>
    <w:rsid w:val="00726E4E"/>
    <w:rsid w:val="00726F78"/>
    <w:rsid w:val="0072703F"/>
    <w:rsid w:val="0072776D"/>
    <w:rsid w:val="007277DB"/>
    <w:rsid w:val="00727A57"/>
    <w:rsid w:val="00727DAE"/>
    <w:rsid w:val="0073000A"/>
    <w:rsid w:val="0073029E"/>
    <w:rsid w:val="007305A2"/>
    <w:rsid w:val="0073078D"/>
    <w:rsid w:val="00730C41"/>
    <w:rsid w:val="00730ED8"/>
    <w:rsid w:val="00731043"/>
    <w:rsid w:val="0073135E"/>
    <w:rsid w:val="00731B49"/>
    <w:rsid w:val="00731DBA"/>
    <w:rsid w:val="00732316"/>
    <w:rsid w:val="00732BF3"/>
    <w:rsid w:val="007332F8"/>
    <w:rsid w:val="00733F63"/>
    <w:rsid w:val="007349A2"/>
    <w:rsid w:val="007350B0"/>
    <w:rsid w:val="0073549D"/>
    <w:rsid w:val="00735EE9"/>
    <w:rsid w:val="00736704"/>
    <w:rsid w:val="0073681F"/>
    <w:rsid w:val="00736C4D"/>
    <w:rsid w:val="00736C54"/>
    <w:rsid w:val="0074008E"/>
    <w:rsid w:val="00740BB6"/>
    <w:rsid w:val="00740CA2"/>
    <w:rsid w:val="00740FB4"/>
    <w:rsid w:val="00741042"/>
    <w:rsid w:val="007410E7"/>
    <w:rsid w:val="007412BF"/>
    <w:rsid w:val="007414BD"/>
    <w:rsid w:val="007417A8"/>
    <w:rsid w:val="00742022"/>
    <w:rsid w:val="007427F1"/>
    <w:rsid w:val="00743254"/>
    <w:rsid w:val="00743515"/>
    <w:rsid w:val="00743ABB"/>
    <w:rsid w:val="00743B4B"/>
    <w:rsid w:val="00743C84"/>
    <w:rsid w:val="00743DE2"/>
    <w:rsid w:val="007462BF"/>
    <w:rsid w:val="00746640"/>
    <w:rsid w:val="007466F5"/>
    <w:rsid w:val="0074683D"/>
    <w:rsid w:val="00746AFA"/>
    <w:rsid w:val="00746B3D"/>
    <w:rsid w:val="00746BFD"/>
    <w:rsid w:val="007474D8"/>
    <w:rsid w:val="00747F2D"/>
    <w:rsid w:val="00750075"/>
    <w:rsid w:val="00751393"/>
    <w:rsid w:val="007516AA"/>
    <w:rsid w:val="00751E4A"/>
    <w:rsid w:val="00751F26"/>
    <w:rsid w:val="00752A53"/>
    <w:rsid w:val="00752F7B"/>
    <w:rsid w:val="00752FB8"/>
    <w:rsid w:val="00753093"/>
    <w:rsid w:val="007535C5"/>
    <w:rsid w:val="00753637"/>
    <w:rsid w:val="00753EB8"/>
    <w:rsid w:val="007540FC"/>
    <w:rsid w:val="007544BE"/>
    <w:rsid w:val="0075485F"/>
    <w:rsid w:val="00754D68"/>
    <w:rsid w:val="007555E6"/>
    <w:rsid w:val="00755F28"/>
    <w:rsid w:val="00756016"/>
    <w:rsid w:val="007571C8"/>
    <w:rsid w:val="007578AF"/>
    <w:rsid w:val="00757AE4"/>
    <w:rsid w:val="00757F62"/>
    <w:rsid w:val="00760848"/>
    <w:rsid w:val="00760AB2"/>
    <w:rsid w:val="00761118"/>
    <w:rsid w:val="00761C70"/>
    <w:rsid w:val="00761C75"/>
    <w:rsid w:val="00761E2C"/>
    <w:rsid w:val="007620BD"/>
    <w:rsid w:val="0076247C"/>
    <w:rsid w:val="00762DEB"/>
    <w:rsid w:val="00763FE4"/>
    <w:rsid w:val="00764007"/>
    <w:rsid w:val="00764134"/>
    <w:rsid w:val="00764227"/>
    <w:rsid w:val="00764E37"/>
    <w:rsid w:val="0076514A"/>
    <w:rsid w:val="00765E04"/>
    <w:rsid w:val="007663ED"/>
    <w:rsid w:val="00766E9E"/>
    <w:rsid w:val="00766F7E"/>
    <w:rsid w:val="00766F81"/>
    <w:rsid w:val="00767402"/>
    <w:rsid w:val="00767630"/>
    <w:rsid w:val="007677A1"/>
    <w:rsid w:val="00767F2E"/>
    <w:rsid w:val="0077015E"/>
    <w:rsid w:val="00770271"/>
    <w:rsid w:val="00770712"/>
    <w:rsid w:val="0077071E"/>
    <w:rsid w:val="00770B30"/>
    <w:rsid w:val="00771695"/>
    <w:rsid w:val="0077179E"/>
    <w:rsid w:val="00772FAE"/>
    <w:rsid w:val="00773431"/>
    <w:rsid w:val="0077363B"/>
    <w:rsid w:val="00773950"/>
    <w:rsid w:val="007742A5"/>
    <w:rsid w:val="00775347"/>
    <w:rsid w:val="00775360"/>
    <w:rsid w:val="00775902"/>
    <w:rsid w:val="00775B79"/>
    <w:rsid w:val="00775B7C"/>
    <w:rsid w:val="00775DBB"/>
    <w:rsid w:val="00775F0A"/>
    <w:rsid w:val="00776B84"/>
    <w:rsid w:val="00777944"/>
    <w:rsid w:val="00777E8D"/>
    <w:rsid w:val="00780130"/>
    <w:rsid w:val="00780196"/>
    <w:rsid w:val="007805A5"/>
    <w:rsid w:val="00780948"/>
    <w:rsid w:val="00780ABD"/>
    <w:rsid w:val="007812DF"/>
    <w:rsid w:val="00781C6A"/>
    <w:rsid w:val="00781F0D"/>
    <w:rsid w:val="00782078"/>
    <w:rsid w:val="007822F2"/>
    <w:rsid w:val="00782761"/>
    <w:rsid w:val="0078302E"/>
    <w:rsid w:val="00783960"/>
    <w:rsid w:val="007841BA"/>
    <w:rsid w:val="00785214"/>
    <w:rsid w:val="0078530F"/>
    <w:rsid w:val="00785871"/>
    <w:rsid w:val="0078610C"/>
    <w:rsid w:val="00786613"/>
    <w:rsid w:val="007867E4"/>
    <w:rsid w:val="00786AF9"/>
    <w:rsid w:val="007870F8"/>
    <w:rsid w:val="00787A27"/>
    <w:rsid w:val="00787DBA"/>
    <w:rsid w:val="00790191"/>
    <w:rsid w:val="007905A4"/>
    <w:rsid w:val="007909CB"/>
    <w:rsid w:val="00790E29"/>
    <w:rsid w:val="007920F9"/>
    <w:rsid w:val="007924E6"/>
    <w:rsid w:val="00792576"/>
    <w:rsid w:val="00792932"/>
    <w:rsid w:val="00792996"/>
    <w:rsid w:val="00792E40"/>
    <w:rsid w:val="00793120"/>
    <w:rsid w:val="007934D2"/>
    <w:rsid w:val="00793CC4"/>
    <w:rsid w:val="00793F83"/>
    <w:rsid w:val="007942A1"/>
    <w:rsid w:val="007946D9"/>
    <w:rsid w:val="007947B1"/>
    <w:rsid w:val="00794846"/>
    <w:rsid w:val="007949FA"/>
    <w:rsid w:val="0079553D"/>
    <w:rsid w:val="0079616F"/>
    <w:rsid w:val="00796920"/>
    <w:rsid w:val="00796C49"/>
    <w:rsid w:val="00796DC7"/>
    <w:rsid w:val="00796E00"/>
    <w:rsid w:val="00797253"/>
    <w:rsid w:val="007972CA"/>
    <w:rsid w:val="007972D5"/>
    <w:rsid w:val="0079744D"/>
    <w:rsid w:val="00797BE7"/>
    <w:rsid w:val="007A033B"/>
    <w:rsid w:val="007A041B"/>
    <w:rsid w:val="007A05DE"/>
    <w:rsid w:val="007A074C"/>
    <w:rsid w:val="007A0C1D"/>
    <w:rsid w:val="007A0C23"/>
    <w:rsid w:val="007A0F5E"/>
    <w:rsid w:val="007A0FAD"/>
    <w:rsid w:val="007A111A"/>
    <w:rsid w:val="007A13E2"/>
    <w:rsid w:val="007A1704"/>
    <w:rsid w:val="007A2231"/>
    <w:rsid w:val="007A2438"/>
    <w:rsid w:val="007A2809"/>
    <w:rsid w:val="007A2825"/>
    <w:rsid w:val="007A2CF3"/>
    <w:rsid w:val="007A365F"/>
    <w:rsid w:val="007A3A53"/>
    <w:rsid w:val="007A3C54"/>
    <w:rsid w:val="007A416F"/>
    <w:rsid w:val="007A451D"/>
    <w:rsid w:val="007A4539"/>
    <w:rsid w:val="007A469B"/>
    <w:rsid w:val="007A4786"/>
    <w:rsid w:val="007A4BC8"/>
    <w:rsid w:val="007A5D9D"/>
    <w:rsid w:val="007A6C70"/>
    <w:rsid w:val="007A6E98"/>
    <w:rsid w:val="007A715C"/>
    <w:rsid w:val="007A797D"/>
    <w:rsid w:val="007A7C6C"/>
    <w:rsid w:val="007B0A29"/>
    <w:rsid w:val="007B0F85"/>
    <w:rsid w:val="007B0FED"/>
    <w:rsid w:val="007B19B9"/>
    <w:rsid w:val="007B2B44"/>
    <w:rsid w:val="007B31BA"/>
    <w:rsid w:val="007B3422"/>
    <w:rsid w:val="007B342B"/>
    <w:rsid w:val="007B34C7"/>
    <w:rsid w:val="007B3E93"/>
    <w:rsid w:val="007B44A9"/>
    <w:rsid w:val="007B5CFD"/>
    <w:rsid w:val="007B6197"/>
    <w:rsid w:val="007B63B7"/>
    <w:rsid w:val="007B6835"/>
    <w:rsid w:val="007B7284"/>
    <w:rsid w:val="007B73ED"/>
    <w:rsid w:val="007B7579"/>
    <w:rsid w:val="007B7D99"/>
    <w:rsid w:val="007C0384"/>
    <w:rsid w:val="007C0585"/>
    <w:rsid w:val="007C12A7"/>
    <w:rsid w:val="007C12CF"/>
    <w:rsid w:val="007C164E"/>
    <w:rsid w:val="007C174B"/>
    <w:rsid w:val="007C1BC3"/>
    <w:rsid w:val="007C231B"/>
    <w:rsid w:val="007C267B"/>
    <w:rsid w:val="007C28CB"/>
    <w:rsid w:val="007C2E06"/>
    <w:rsid w:val="007C2F64"/>
    <w:rsid w:val="007C3D0C"/>
    <w:rsid w:val="007C4363"/>
    <w:rsid w:val="007C4B91"/>
    <w:rsid w:val="007C4C25"/>
    <w:rsid w:val="007C61D4"/>
    <w:rsid w:val="007C6445"/>
    <w:rsid w:val="007C675E"/>
    <w:rsid w:val="007C6AC6"/>
    <w:rsid w:val="007C6EDF"/>
    <w:rsid w:val="007C71A8"/>
    <w:rsid w:val="007C7321"/>
    <w:rsid w:val="007C7DA9"/>
    <w:rsid w:val="007D01FA"/>
    <w:rsid w:val="007D0E95"/>
    <w:rsid w:val="007D106E"/>
    <w:rsid w:val="007D14EB"/>
    <w:rsid w:val="007D1B1C"/>
    <w:rsid w:val="007D1CE4"/>
    <w:rsid w:val="007D1D87"/>
    <w:rsid w:val="007D1E82"/>
    <w:rsid w:val="007D1EB7"/>
    <w:rsid w:val="007D28BE"/>
    <w:rsid w:val="007D31DC"/>
    <w:rsid w:val="007D3B02"/>
    <w:rsid w:val="007D3B26"/>
    <w:rsid w:val="007D3EFD"/>
    <w:rsid w:val="007D3FC9"/>
    <w:rsid w:val="007D3FE4"/>
    <w:rsid w:val="007D4462"/>
    <w:rsid w:val="007D4E32"/>
    <w:rsid w:val="007D54E5"/>
    <w:rsid w:val="007D557E"/>
    <w:rsid w:val="007D58D1"/>
    <w:rsid w:val="007D5D76"/>
    <w:rsid w:val="007D621F"/>
    <w:rsid w:val="007D652E"/>
    <w:rsid w:val="007D6590"/>
    <w:rsid w:val="007D6DBB"/>
    <w:rsid w:val="007D7147"/>
    <w:rsid w:val="007D7C34"/>
    <w:rsid w:val="007D7CEC"/>
    <w:rsid w:val="007D7CF7"/>
    <w:rsid w:val="007E04C2"/>
    <w:rsid w:val="007E05AC"/>
    <w:rsid w:val="007E0704"/>
    <w:rsid w:val="007E0AD9"/>
    <w:rsid w:val="007E0AF8"/>
    <w:rsid w:val="007E1674"/>
    <w:rsid w:val="007E1B79"/>
    <w:rsid w:val="007E21F0"/>
    <w:rsid w:val="007E2444"/>
    <w:rsid w:val="007E24A4"/>
    <w:rsid w:val="007E32D9"/>
    <w:rsid w:val="007E35A2"/>
    <w:rsid w:val="007E38C6"/>
    <w:rsid w:val="007E3945"/>
    <w:rsid w:val="007E3E8A"/>
    <w:rsid w:val="007E3F4B"/>
    <w:rsid w:val="007E4BE0"/>
    <w:rsid w:val="007E50ED"/>
    <w:rsid w:val="007E5877"/>
    <w:rsid w:val="007E596F"/>
    <w:rsid w:val="007E5E93"/>
    <w:rsid w:val="007E605D"/>
    <w:rsid w:val="007E63BC"/>
    <w:rsid w:val="007E6823"/>
    <w:rsid w:val="007E6A46"/>
    <w:rsid w:val="007E7051"/>
    <w:rsid w:val="007E754B"/>
    <w:rsid w:val="007E7895"/>
    <w:rsid w:val="007F0479"/>
    <w:rsid w:val="007F06BB"/>
    <w:rsid w:val="007F0D30"/>
    <w:rsid w:val="007F107C"/>
    <w:rsid w:val="007F2B80"/>
    <w:rsid w:val="007F2F55"/>
    <w:rsid w:val="007F2FE8"/>
    <w:rsid w:val="007F3318"/>
    <w:rsid w:val="007F33A5"/>
    <w:rsid w:val="007F384E"/>
    <w:rsid w:val="007F4383"/>
    <w:rsid w:val="007F474D"/>
    <w:rsid w:val="007F49DB"/>
    <w:rsid w:val="007F526A"/>
    <w:rsid w:val="007F531B"/>
    <w:rsid w:val="007F5594"/>
    <w:rsid w:val="007F59D1"/>
    <w:rsid w:val="007F5AA9"/>
    <w:rsid w:val="007F6036"/>
    <w:rsid w:val="007F691F"/>
    <w:rsid w:val="007F7158"/>
    <w:rsid w:val="007F7798"/>
    <w:rsid w:val="007F78BF"/>
    <w:rsid w:val="007F7A3F"/>
    <w:rsid w:val="0080008B"/>
    <w:rsid w:val="008004B1"/>
    <w:rsid w:val="00800756"/>
    <w:rsid w:val="00800F02"/>
    <w:rsid w:val="00801F99"/>
    <w:rsid w:val="008020C6"/>
    <w:rsid w:val="0080211E"/>
    <w:rsid w:val="00802437"/>
    <w:rsid w:val="00802E93"/>
    <w:rsid w:val="00802EB7"/>
    <w:rsid w:val="008032A4"/>
    <w:rsid w:val="00803873"/>
    <w:rsid w:val="00803B0A"/>
    <w:rsid w:val="00804CDC"/>
    <w:rsid w:val="00804F8B"/>
    <w:rsid w:val="0080511B"/>
    <w:rsid w:val="008053A7"/>
    <w:rsid w:val="00806233"/>
    <w:rsid w:val="00806861"/>
    <w:rsid w:val="00806C8E"/>
    <w:rsid w:val="00807045"/>
    <w:rsid w:val="0080715C"/>
    <w:rsid w:val="00810005"/>
    <w:rsid w:val="00810529"/>
    <w:rsid w:val="008105B9"/>
    <w:rsid w:val="00810D9F"/>
    <w:rsid w:val="00811C25"/>
    <w:rsid w:val="00811F5C"/>
    <w:rsid w:val="0081297F"/>
    <w:rsid w:val="00812CC7"/>
    <w:rsid w:val="0081318A"/>
    <w:rsid w:val="0081326D"/>
    <w:rsid w:val="008135F1"/>
    <w:rsid w:val="0081361C"/>
    <w:rsid w:val="00813C67"/>
    <w:rsid w:val="00813F5E"/>
    <w:rsid w:val="008141E8"/>
    <w:rsid w:val="00814DF1"/>
    <w:rsid w:val="00814E7B"/>
    <w:rsid w:val="00814F67"/>
    <w:rsid w:val="00815054"/>
    <w:rsid w:val="008153F3"/>
    <w:rsid w:val="00815B07"/>
    <w:rsid w:val="00815B38"/>
    <w:rsid w:val="00815F5A"/>
    <w:rsid w:val="008164F3"/>
    <w:rsid w:val="008167A8"/>
    <w:rsid w:val="00816BD0"/>
    <w:rsid w:val="00816CA7"/>
    <w:rsid w:val="00817198"/>
    <w:rsid w:val="0081758F"/>
    <w:rsid w:val="0081792A"/>
    <w:rsid w:val="00817FE3"/>
    <w:rsid w:val="008202B5"/>
    <w:rsid w:val="00820879"/>
    <w:rsid w:val="008214B1"/>
    <w:rsid w:val="00821549"/>
    <w:rsid w:val="00821856"/>
    <w:rsid w:val="0082198B"/>
    <w:rsid w:val="00822223"/>
    <w:rsid w:val="0082277D"/>
    <w:rsid w:val="00822BD2"/>
    <w:rsid w:val="00823856"/>
    <w:rsid w:val="008242A2"/>
    <w:rsid w:val="0082451E"/>
    <w:rsid w:val="008250FD"/>
    <w:rsid w:val="00825C8B"/>
    <w:rsid w:val="008265C5"/>
    <w:rsid w:val="00826A1C"/>
    <w:rsid w:val="00826BEC"/>
    <w:rsid w:val="00827154"/>
    <w:rsid w:val="00827373"/>
    <w:rsid w:val="008274BF"/>
    <w:rsid w:val="00827553"/>
    <w:rsid w:val="00827ED0"/>
    <w:rsid w:val="0083036E"/>
    <w:rsid w:val="008314F6"/>
    <w:rsid w:val="008318C3"/>
    <w:rsid w:val="00831AD1"/>
    <w:rsid w:val="00831B8B"/>
    <w:rsid w:val="0083206B"/>
    <w:rsid w:val="008321C0"/>
    <w:rsid w:val="008321F8"/>
    <w:rsid w:val="0083283C"/>
    <w:rsid w:val="00832EEC"/>
    <w:rsid w:val="00832FB9"/>
    <w:rsid w:val="008334B3"/>
    <w:rsid w:val="00833D25"/>
    <w:rsid w:val="00833F56"/>
    <w:rsid w:val="0083413D"/>
    <w:rsid w:val="008343A5"/>
    <w:rsid w:val="008344B0"/>
    <w:rsid w:val="008348B8"/>
    <w:rsid w:val="008354D5"/>
    <w:rsid w:val="0083558B"/>
    <w:rsid w:val="00835908"/>
    <w:rsid w:val="00835AE9"/>
    <w:rsid w:val="00835C62"/>
    <w:rsid w:val="008369AE"/>
    <w:rsid w:val="008372F3"/>
    <w:rsid w:val="00837B4E"/>
    <w:rsid w:val="0084115C"/>
    <w:rsid w:val="008422AB"/>
    <w:rsid w:val="00842411"/>
    <w:rsid w:val="00842599"/>
    <w:rsid w:val="0084299A"/>
    <w:rsid w:val="008431B1"/>
    <w:rsid w:val="00843314"/>
    <w:rsid w:val="0084350F"/>
    <w:rsid w:val="0084388C"/>
    <w:rsid w:val="00844321"/>
    <w:rsid w:val="008444BA"/>
    <w:rsid w:val="008444E8"/>
    <w:rsid w:val="00844AAD"/>
    <w:rsid w:val="0084532F"/>
    <w:rsid w:val="00845AA8"/>
    <w:rsid w:val="00845F95"/>
    <w:rsid w:val="00846EC5"/>
    <w:rsid w:val="00846F16"/>
    <w:rsid w:val="00846FE1"/>
    <w:rsid w:val="00847242"/>
    <w:rsid w:val="008476EF"/>
    <w:rsid w:val="00847A96"/>
    <w:rsid w:val="00847AFF"/>
    <w:rsid w:val="0085068E"/>
    <w:rsid w:val="008508E3"/>
    <w:rsid w:val="008515B0"/>
    <w:rsid w:val="008518CF"/>
    <w:rsid w:val="0085247F"/>
    <w:rsid w:val="00852487"/>
    <w:rsid w:val="008527AA"/>
    <w:rsid w:val="00852C4D"/>
    <w:rsid w:val="00852E25"/>
    <w:rsid w:val="00852E72"/>
    <w:rsid w:val="008533DB"/>
    <w:rsid w:val="00854152"/>
    <w:rsid w:val="00854B8C"/>
    <w:rsid w:val="00854E0C"/>
    <w:rsid w:val="0085572A"/>
    <w:rsid w:val="008557DC"/>
    <w:rsid w:val="008559FB"/>
    <w:rsid w:val="00855D4C"/>
    <w:rsid w:val="00855D67"/>
    <w:rsid w:val="00857154"/>
    <w:rsid w:val="00857463"/>
    <w:rsid w:val="00857789"/>
    <w:rsid w:val="008578C3"/>
    <w:rsid w:val="00857AFE"/>
    <w:rsid w:val="00857DEA"/>
    <w:rsid w:val="00857DF6"/>
    <w:rsid w:val="00857F9E"/>
    <w:rsid w:val="00860094"/>
    <w:rsid w:val="00860338"/>
    <w:rsid w:val="00860421"/>
    <w:rsid w:val="0086060E"/>
    <w:rsid w:val="00860806"/>
    <w:rsid w:val="00860C13"/>
    <w:rsid w:val="00860D2B"/>
    <w:rsid w:val="00860D8E"/>
    <w:rsid w:val="00860F72"/>
    <w:rsid w:val="00861489"/>
    <w:rsid w:val="00861637"/>
    <w:rsid w:val="008617E1"/>
    <w:rsid w:val="00862AC1"/>
    <w:rsid w:val="00862BF3"/>
    <w:rsid w:val="00862D1E"/>
    <w:rsid w:val="00862D88"/>
    <w:rsid w:val="008635AE"/>
    <w:rsid w:val="008636FC"/>
    <w:rsid w:val="008639EA"/>
    <w:rsid w:val="00865107"/>
    <w:rsid w:val="0086587C"/>
    <w:rsid w:val="00865C7F"/>
    <w:rsid w:val="0086658F"/>
    <w:rsid w:val="0086695D"/>
    <w:rsid w:val="00866E42"/>
    <w:rsid w:val="008671C8"/>
    <w:rsid w:val="00867A04"/>
    <w:rsid w:val="00867D5D"/>
    <w:rsid w:val="00870BF8"/>
    <w:rsid w:val="00870E0D"/>
    <w:rsid w:val="008713B9"/>
    <w:rsid w:val="00871812"/>
    <w:rsid w:val="008722BE"/>
    <w:rsid w:val="00872418"/>
    <w:rsid w:val="0087270E"/>
    <w:rsid w:val="00873087"/>
    <w:rsid w:val="00873A5A"/>
    <w:rsid w:val="008741B5"/>
    <w:rsid w:val="00874594"/>
    <w:rsid w:val="008752A2"/>
    <w:rsid w:val="00875E41"/>
    <w:rsid w:val="00875E53"/>
    <w:rsid w:val="008760CF"/>
    <w:rsid w:val="00876744"/>
    <w:rsid w:val="00876E19"/>
    <w:rsid w:val="00876F95"/>
    <w:rsid w:val="00877776"/>
    <w:rsid w:val="008800C9"/>
    <w:rsid w:val="00880422"/>
    <w:rsid w:val="00880615"/>
    <w:rsid w:val="008808AD"/>
    <w:rsid w:val="00880F7F"/>
    <w:rsid w:val="0088150C"/>
    <w:rsid w:val="00881C66"/>
    <w:rsid w:val="00881E89"/>
    <w:rsid w:val="00881F5D"/>
    <w:rsid w:val="0088278D"/>
    <w:rsid w:val="00882AD9"/>
    <w:rsid w:val="00882E8D"/>
    <w:rsid w:val="00883D6B"/>
    <w:rsid w:val="00884794"/>
    <w:rsid w:val="00884A0C"/>
    <w:rsid w:val="00885540"/>
    <w:rsid w:val="008860EB"/>
    <w:rsid w:val="0088650E"/>
    <w:rsid w:val="008866D5"/>
    <w:rsid w:val="00887125"/>
    <w:rsid w:val="00887170"/>
    <w:rsid w:val="008875E3"/>
    <w:rsid w:val="008876EE"/>
    <w:rsid w:val="00887A94"/>
    <w:rsid w:val="00887F9D"/>
    <w:rsid w:val="00890268"/>
    <w:rsid w:val="00890FF1"/>
    <w:rsid w:val="00891E7A"/>
    <w:rsid w:val="00892490"/>
    <w:rsid w:val="008929A2"/>
    <w:rsid w:val="00893336"/>
    <w:rsid w:val="00893A05"/>
    <w:rsid w:val="00893F39"/>
    <w:rsid w:val="0089416C"/>
    <w:rsid w:val="00895245"/>
    <w:rsid w:val="00895716"/>
    <w:rsid w:val="00895D16"/>
    <w:rsid w:val="00896465"/>
    <w:rsid w:val="00896C73"/>
    <w:rsid w:val="00897080"/>
    <w:rsid w:val="008970FC"/>
    <w:rsid w:val="0089759A"/>
    <w:rsid w:val="00897926"/>
    <w:rsid w:val="00897D7D"/>
    <w:rsid w:val="00897ED1"/>
    <w:rsid w:val="008A03CA"/>
    <w:rsid w:val="008A060D"/>
    <w:rsid w:val="008A09EE"/>
    <w:rsid w:val="008A09F0"/>
    <w:rsid w:val="008A0BA8"/>
    <w:rsid w:val="008A0BC3"/>
    <w:rsid w:val="008A169A"/>
    <w:rsid w:val="008A1C66"/>
    <w:rsid w:val="008A2635"/>
    <w:rsid w:val="008A26E8"/>
    <w:rsid w:val="008A274A"/>
    <w:rsid w:val="008A2FE6"/>
    <w:rsid w:val="008A474E"/>
    <w:rsid w:val="008A4770"/>
    <w:rsid w:val="008A5169"/>
    <w:rsid w:val="008A6484"/>
    <w:rsid w:val="008A671D"/>
    <w:rsid w:val="008A6B8E"/>
    <w:rsid w:val="008A6FC7"/>
    <w:rsid w:val="008A71E3"/>
    <w:rsid w:val="008A72D7"/>
    <w:rsid w:val="008A7AA1"/>
    <w:rsid w:val="008A7B52"/>
    <w:rsid w:val="008A7F0B"/>
    <w:rsid w:val="008B0473"/>
    <w:rsid w:val="008B0D67"/>
    <w:rsid w:val="008B111A"/>
    <w:rsid w:val="008B1474"/>
    <w:rsid w:val="008B26A7"/>
    <w:rsid w:val="008B28A9"/>
    <w:rsid w:val="008B398F"/>
    <w:rsid w:val="008B409C"/>
    <w:rsid w:val="008B4316"/>
    <w:rsid w:val="008B47E1"/>
    <w:rsid w:val="008B4820"/>
    <w:rsid w:val="008B4BEA"/>
    <w:rsid w:val="008B4EFC"/>
    <w:rsid w:val="008B6202"/>
    <w:rsid w:val="008B64BE"/>
    <w:rsid w:val="008B7805"/>
    <w:rsid w:val="008C06F1"/>
    <w:rsid w:val="008C08F5"/>
    <w:rsid w:val="008C1676"/>
    <w:rsid w:val="008C1832"/>
    <w:rsid w:val="008C218B"/>
    <w:rsid w:val="008C239A"/>
    <w:rsid w:val="008C2442"/>
    <w:rsid w:val="008C277B"/>
    <w:rsid w:val="008C2D11"/>
    <w:rsid w:val="008C3414"/>
    <w:rsid w:val="008C3803"/>
    <w:rsid w:val="008C380B"/>
    <w:rsid w:val="008C459B"/>
    <w:rsid w:val="008C4685"/>
    <w:rsid w:val="008C4CFD"/>
    <w:rsid w:val="008C4D63"/>
    <w:rsid w:val="008C54D7"/>
    <w:rsid w:val="008C55DD"/>
    <w:rsid w:val="008C5603"/>
    <w:rsid w:val="008C57EA"/>
    <w:rsid w:val="008C5DD2"/>
    <w:rsid w:val="008C6329"/>
    <w:rsid w:val="008C7D46"/>
    <w:rsid w:val="008C7D69"/>
    <w:rsid w:val="008D0B85"/>
    <w:rsid w:val="008D0CAE"/>
    <w:rsid w:val="008D109B"/>
    <w:rsid w:val="008D14F1"/>
    <w:rsid w:val="008D18EC"/>
    <w:rsid w:val="008D1C3E"/>
    <w:rsid w:val="008D1E2B"/>
    <w:rsid w:val="008D1EDD"/>
    <w:rsid w:val="008D2217"/>
    <w:rsid w:val="008D2D78"/>
    <w:rsid w:val="008D2FE4"/>
    <w:rsid w:val="008D302E"/>
    <w:rsid w:val="008D3037"/>
    <w:rsid w:val="008D323F"/>
    <w:rsid w:val="008D3916"/>
    <w:rsid w:val="008D3FA0"/>
    <w:rsid w:val="008D449D"/>
    <w:rsid w:val="008D44E7"/>
    <w:rsid w:val="008D4933"/>
    <w:rsid w:val="008D5911"/>
    <w:rsid w:val="008D6302"/>
    <w:rsid w:val="008D6442"/>
    <w:rsid w:val="008D64A9"/>
    <w:rsid w:val="008D65BE"/>
    <w:rsid w:val="008D660C"/>
    <w:rsid w:val="008D6B62"/>
    <w:rsid w:val="008D6E6E"/>
    <w:rsid w:val="008D7138"/>
    <w:rsid w:val="008D739D"/>
    <w:rsid w:val="008D7A8D"/>
    <w:rsid w:val="008D7BB2"/>
    <w:rsid w:val="008E089F"/>
    <w:rsid w:val="008E08BC"/>
    <w:rsid w:val="008E0BC9"/>
    <w:rsid w:val="008E1738"/>
    <w:rsid w:val="008E17F9"/>
    <w:rsid w:val="008E18B6"/>
    <w:rsid w:val="008E24CA"/>
    <w:rsid w:val="008E2C6F"/>
    <w:rsid w:val="008E303E"/>
    <w:rsid w:val="008E30DE"/>
    <w:rsid w:val="008E33FE"/>
    <w:rsid w:val="008E35AE"/>
    <w:rsid w:val="008E388F"/>
    <w:rsid w:val="008E3CD7"/>
    <w:rsid w:val="008E3DA7"/>
    <w:rsid w:val="008E40E1"/>
    <w:rsid w:val="008E4BF9"/>
    <w:rsid w:val="008E5092"/>
    <w:rsid w:val="008E5938"/>
    <w:rsid w:val="008E5F28"/>
    <w:rsid w:val="008E5FD9"/>
    <w:rsid w:val="008E6466"/>
    <w:rsid w:val="008E657D"/>
    <w:rsid w:val="008E66F2"/>
    <w:rsid w:val="008E6C3D"/>
    <w:rsid w:val="008E6F4D"/>
    <w:rsid w:val="008E7243"/>
    <w:rsid w:val="008E7313"/>
    <w:rsid w:val="008E750B"/>
    <w:rsid w:val="008F08A1"/>
    <w:rsid w:val="008F08AF"/>
    <w:rsid w:val="008F0C66"/>
    <w:rsid w:val="008F15C1"/>
    <w:rsid w:val="008F2478"/>
    <w:rsid w:val="008F2517"/>
    <w:rsid w:val="008F265F"/>
    <w:rsid w:val="008F27B8"/>
    <w:rsid w:val="008F2991"/>
    <w:rsid w:val="008F2CF2"/>
    <w:rsid w:val="008F2F46"/>
    <w:rsid w:val="008F31B2"/>
    <w:rsid w:val="008F32F7"/>
    <w:rsid w:val="008F35AD"/>
    <w:rsid w:val="008F3E67"/>
    <w:rsid w:val="008F3ECB"/>
    <w:rsid w:val="008F7244"/>
    <w:rsid w:val="008F77C4"/>
    <w:rsid w:val="008F79AF"/>
    <w:rsid w:val="008F7FAF"/>
    <w:rsid w:val="009000E5"/>
    <w:rsid w:val="009008F4"/>
    <w:rsid w:val="00900DC6"/>
    <w:rsid w:val="00900DC9"/>
    <w:rsid w:val="00901283"/>
    <w:rsid w:val="00901B96"/>
    <w:rsid w:val="009025BA"/>
    <w:rsid w:val="009033AB"/>
    <w:rsid w:val="009036D6"/>
    <w:rsid w:val="00903875"/>
    <w:rsid w:val="00903C0A"/>
    <w:rsid w:val="009040AE"/>
    <w:rsid w:val="0090530D"/>
    <w:rsid w:val="0090559B"/>
    <w:rsid w:val="0090677A"/>
    <w:rsid w:val="00906979"/>
    <w:rsid w:val="00907ABC"/>
    <w:rsid w:val="00907D63"/>
    <w:rsid w:val="00907ED0"/>
    <w:rsid w:val="00910135"/>
    <w:rsid w:val="00910E40"/>
    <w:rsid w:val="00911032"/>
    <w:rsid w:val="0091104E"/>
    <w:rsid w:val="0091199F"/>
    <w:rsid w:val="00911F2F"/>
    <w:rsid w:val="00912580"/>
    <w:rsid w:val="00912B07"/>
    <w:rsid w:val="00912B2A"/>
    <w:rsid w:val="00912C03"/>
    <w:rsid w:val="00912CB6"/>
    <w:rsid w:val="00912E8F"/>
    <w:rsid w:val="00913E0A"/>
    <w:rsid w:val="009144CD"/>
    <w:rsid w:val="00914860"/>
    <w:rsid w:val="00914F2B"/>
    <w:rsid w:val="00914FBC"/>
    <w:rsid w:val="00915982"/>
    <w:rsid w:val="00915B1D"/>
    <w:rsid w:val="00915E43"/>
    <w:rsid w:val="00916014"/>
    <w:rsid w:val="00916302"/>
    <w:rsid w:val="00916498"/>
    <w:rsid w:val="00916858"/>
    <w:rsid w:val="00916D81"/>
    <w:rsid w:val="009170DE"/>
    <w:rsid w:val="0091738F"/>
    <w:rsid w:val="00917CC5"/>
    <w:rsid w:val="00917D3B"/>
    <w:rsid w:val="00920239"/>
    <w:rsid w:val="009205DA"/>
    <w:rsid w:val="00920AB6"/>
    <w:rsid w:val="00920DE5"/>
    <w:rsid w:val="00921B7A"/>
    <w:rsid w:val="00921D1D"/>
    <w:rsid w:val="00921DE4"/>
    <w:rsid w:val="00922CA0"/>
    <w:rsid w:val="00923220"/>
    <w:rsid w:val="00923AB7"/>
    <w:rsid w:val="00923E46"/>
    <w:rsid w:val="0092418C"/>
    <w:rsid w:val="009248CA"/>
    <w:rsid w:val="0092575B"/>
    <w:rsid w:val="0092597B"/>
    <w:rsid w:val="00925D3A"/>
    <w:rsid w:val="00926995"/>
    <w:rsid w:val="009269F5"/>
    <w:rsid w:val="0092717A"/>
    <w:rsid w:val="0092791B"/>
    <w:rsid w:val="009306C5"/>
    <w:rsid w:val="00930715"/>
    <w:rsid w:val="00931090"/>
    <w:rsid w:val="00931680"/>
    <w:rsid w:val="00931D09"/>
    <w:rsid w:val="00932F3A"/>
    <w:rsid w:val="00933379"/>
    <w:rsid w:val="009338D5"/>
    <w:rsid w:val="00933B23"/>
    <w:rsid w:val="00934D4C"/>
    <w:rsid w:val="00935522"/>
    <w:rsid w:val="0093652A"/>
    <w:rsid w:val="00936663"/>
    <w:rsid w:val="00936FCA"/>
    <w:rsid w:val="009371DD"/>
    <w:rsid w:val="00937530"/>
    <w:rsid w:val="0093764A"/>
    <w:rsid w:val="00937902"/>
    <w:rsid w:val="00940E42"/>
    <w:rsid w:val="00941145"/>
    <w:rsid w:val="009416C6"/>
    <w:rsid w:val="00942666"/>
    <w:rsid w:val="00942A8D"/>
    <w:rsid w:val="009431F1"/>
    <w:rsid w:val="00943541"/>
    <w:rsid w:val="009438B1"/>
    <w:rsid w:val="00943A4C"/>
    <w:rsid w:val="00943AB9"/>
    <w:rsid w:val="00944B3C"/>
    <w:rsid w:val="009452DE"/>
    <w:rsid w:val="00946694"/>
    <w:rsid w:val="00946947"/>
    <w:rsid w:val="00947ACB"/>
    <w:rsid w:val="00950C39"/>
    <w:rsid w:val="00950C9E"/>
    <w:rsid w:val="00951421"/>
    <w:rsid w:val="00951F52"/>
    <w:rsid w:val="00952017"/>
    <w:rsid w:val="00952052"/>
    <w:rsid w:val="00952903"/>
    <w:rsid w:val="00953BFF"/>
    <w:rsid w:val="00954012"/>
    <w:rsid w:val="00954437"/>
    <w:rsid w:val="00954520"/>
    <w:rsid w:val="0095514D"/>
    <w:rsid w:val="00955220"/>
    <w:rsid w:val="00955296"/>
    <w:rsid w:val="009555A8"/>
    <w:rsid w:val="00955822"/>
    <w:rsid w:val="0095685E"/>
    <w:rsid w:val="009574BC"/>
    <w:rsid w:val="009578C2"/>
    <w:rsid w:val="00957C4C"/>
    <w:rsid w:val="00960519"/>
    <w:rsid w:val="00960CE0"/>
    <w:rsid w:val="00961216"/>
    <w:rsid w:val="00961289"/>
    <w:rsid w:val="0096133C"/>
    <w:rsid w:val="00961ECB"/>
    <w:rsid w:val="009620E9"/>
    <w:rsid w:val="00962272"/>
    <w:rsid w:val="0096236B"/>
    <w:rsid w:val="009630FB"/>
    <w:rsid w:val="009639E5"/>
    <w:rsid w:val="00963B63"/>
    <w:rsid w:val="00963D8A"/>
    <w:rsid w:val="00964038"/>
    <w:rsid w:val="00964937"/>
    <w:rsid w:val="0096493C"/>
    <w:rsid w:val="0096499E"/>
    <w:rsid w:val="00964B8B"/>
    <w:rsid w:val="00964CD4"/>
    <w:rsid w:val="009653E4"/>
    <w:rsid w:val="0096547F"/>
    <w:rsid w:val="0096601A"/>
    <w:rsid w:val="00966E4E"/>
    <w:rsid w:val="00966EF0"/>
    <w:rsid w:val="009671F1"/>
    <w:rsid w:val="00967581"/>
    <w:rsid w:val="00967DBB"/>
    <w:rsid w:val="00967FFE"/>
    <w:rsid w:val="009706C3"/>
    <w:rsid w:val="00970724"/>
    <w:rsid w:val="00970B4A"/>
    <w:rsid w:val="0097105F"/>
    <w:rsid w:val="009713AB"/>
    <w:rsid w:val="009713D6"/>
    <w:rsid w:val="009716C5"/>
    <w:rsid w:val="00971E49"/>
    <w:rsid w:val="0097202E"/>
    <w:rsid w:val="00972DF3"/>
    <w:rsid w:val="00972E51"/>
    <w:rsid w:val="00973208"/>
    <w:rsid w:val="00973C80"/>
    <w:rsid w:val="00974F98"/>
    <w:rsid w:val="009756BA"/>
    <w:rsid w:val="0097570C"/>
    <w:rsid w:val="00975E49"/>
    <w:rsid w:val="009761FA"/>
    <w:rsid w:val="009765E8"/>
    <w:rsid w:val="00976CF8"/>
    <w:rsid w:val="00976D9F"/>
    <w:rsid w:val="009802B0"/>
    <w:rsid w:val="0098036A"/>
    <w:rsid w:val="00980564"/>
    <w:rsid w:val="00980611"/>
    <w:rsid w:val="0098072F"/>
    <w:rsid w:val="00980C2A"/>
    <w:rsid w:val="009815D4"/>
    <w:rsid w:val="009817BB"/>
    <w:rsid w:val="00981E0C"/>
    <w:rsid w:val="00981E39"/>
    <w:rsid w:val="009820CB"/>
    <w:rsid w:val="0098226C"/>
    <w:rsid w:val="009824EB"/>
    <w:rsid w:val="009827E0"/>
    <w:rsid w:val="00982912"/>
    <w:rsid w:val="00982A33"/>
    <w:rsid w:val="0098321D"/>
    <w:rsid w:val="009835A0"/>
    <w:rsid w:val="009844AB"/>
    <w:rsid w:val="0098490E"/>
    <w:rsid w:val="00984AC5"/>
    <w:rsid w:val="00984B75"/>
    <w:rsid w:val="00984B8B"/>
    <w:rsid w:val="00984D46"/>
    <w:rsid w:val="00984FE5"/>
    <w:rsid w:val="00985706"/>
    <w:rsid w:val="00985F3E"/>
    <w:rsid w:val="009863A9"/>
    <w:rsid w:val="009869A7"/>
    <w:rsid w:val="009871B8"/>
    <w:rsid w:val="009902F9"/>
    <w:rsid w:val="00991186"/>
    <w:rsid w:val="00991A06"/>
    <w:rsid w:val="009922E2"/>
    <w:rsid w:val="0099236A"/>
    <w:rsid w:val="0099266A"/>
    <w:rsid w:val="00992765"/>
    <w:rsid w:val="00992DEF"/>
    <w:rsid w:val="0099340E"/>
    <w:rsid w:val="00993442"/>
    <w:rsid w:val="00993B12"/>
    <w:rsid w:val="00994F4C"/>
    <w:rsid w:val="0099542A"/>
    <w:rsid w:val="009955A6"/>
    <w:rsid w:val="009955AE"/>
    <w:rsid w:val="00995926"/>
    <w:rsid w:val="00996526"/>
    <w:rsid w:val="00996AC2"/>
    <w:rsid w:val="00997532"/>
    <w:rsid w:val="00997CFA"/>
    <w:rsid w:val="009A0781"/>
    <w:rsid w:val="009A0A64"/>
    <w:rsid w:val="009A15FC"/>
    <w:rsid w:val="009A1B55"/>
    <w:rsid w:val="009A20BE"/>
    <w:rsid w:val="009A299C"/>
    <w:rsid w:val="009A2D26"/>
    <w:rsid w:val="009A34B3"/>
    <w:rsid w:val="009A3E9A"/>
    <w:rsid w:val="009A4B38"/>
    <w:rsid w:val="009A4D27"/>
    <w:rsid w:val="009A55C4"/>
    <w:rsid w:val="009A5A70"/>
    <w:rsid w:val="009A67A4"/>
    <w:rsid w:val="009A6CD3"/>
    <w:rsid w:val="009A6DD7"/>
    <w:rsid w:val="009A7815"/>
    <w:rsid w:val="009A7E39"/>
    <w:rsid w:val="009A7E92"/>
    <w:rsid w:val="009B044A"/>
    <w:rsid w:val="009B08C7"/>
    <w:rsid w:val="009B0B6F"/>
    <w:rsid w:val="009B0F07"/>
    <w:rsid w:val="009B1A9E"/>
    <w:rsid w:val="009B1B73"/>
    <w:rsid w:val="009B3065"/>
    <w:rsid w:val="009B392F"/>
    <w:rsid w:val="009B3B2B"/>
    <w:rsid w:val="009B4015"/>
    <w:rsid w:val="009B592F"/>
    <w:rsid w:val="009B5B9D"/>
    <w:rsid w:val="009B6CD1"/>
    <w:rsid w:val="009B6D25"/>
    <w:rsid w:val="009B79D6"/>
    <w:rsid w:val="009B7F47"/>
    <w:rsid w:val="009C0B63"/>
    <w:rsid w:val="009C0C11"/>
    <w:rsid w:val="009C1754"/>
    <w:rsid w:val="009C208B"/>
    <w:rsid w:val="009C2507"/>
    <w:rsid w:val="009C2929"/>
    <w:rsid w:val="009C3330"/>
    <w:rsid w:val="009C3367"/>
    <w:rsid w:val="009C3372"/>
    <w:rsid w:val="009C3936"/>
    <w:rsid w:val="009C3C48"/>
    <w:rsid w:val="009C3CD1"/>
    <w:rsid w:val="009C410A"/>
    <w:rsid w:val="009C4207"/>
    <w:rsid w:val="009C433F"/>
    <w:rsid w:val="009C4F2E"/>
    <w:rsid w:val="009C5709"/>
    <w:rsid w:val="009C5C74"/>
    <w:rsid w:val="009C6043"/>
    <w:rsid w:val="009C6495"/>
    <w:rsid w:val="009C686B"/>
    <w:rsid w:val="009C75F6"/>
    <w:rsid w:val="009D00C7"/>
    <w:rsid w:val="009D0CDE"/>
    <w:rsid w:val="009D15DA"/>
    <w:rsid w:val="009D17F2"/>
    <w:rsid w:val="009D200B"/>
    <w:rsid w:val="009D2467"/>
    <w:rsid w:val="009D2BCC"/>
    <w:rsid w:val="009D3353"/>
    <w:rsid w:val="009D3392"/>
    <w:rsid w:val="009D3940"/>
    <w:rsid w:val="009D394C"/>
    <w:rsid w:val="009D3A80"/>
    <w:rsid w:val="009D429E"/>
    <w:rsid w:val="009D4AB1"/>
    <w:rsid w:val="009D50AF"/>
    <w:rsid w:val="009D5118"/>
    <w:rsid w:val="009D51DB"/>
    <w:rsid w:val="009D56DB"/>
    <w:rsid w:val="009D57DD"/>
    <w:rsid w:val="009D598B"/>
    <w:rsid w:val="009D6104"/>
    <w:rsid w:val="009D6394"/>
    <w:rsid w:val="009D6421"/>
    <w:rsid w:val="009D67BF"/>
    <w:rsid w:val="009D681C"/>
    <w:rsid w:val="009D6D6E"/>
    <w:rsid w:val="009D7166"/>
    <w:rsid w:val="009E05CF"/>
    <w:rsid w:val="009E13DC"/>
    <w:rsid w:val="009E160F"/>
    <w:rsid w:val="009E239A"/>
    <w:rsid w:val="009E27A9"/>
    <w:rsid w:val="009E2808"/>
    <w:rsid w:val="009E2DC7"/>
    <w:rsid w:val="009E2E97"/>
    <w:rsid w:val="009E480E"/>
    <w:rsid w:val="009E5982"/>
    <w:rsid w:val="009E69C5"/>
    <w:rsid w:val="009F02C6"/>
    <w:rsid w:val="009F076D"/>
    <w:rsid w:val="009F1067"/>
    <w:rsid w:val="009F12EA"/>
    <w:rsid w:val="009F1491"/>
    <w:rsid w:val="009F1BCB"/>
    <w:rsid w:val="009F2141"/>
    <w:rsid w:val="009F2210"/>
    <w:rsid w:val="009F3001"/>
    <w:rsid w:val="009F3199"/>
    <w:rsid w:val="009F36D0"/>
    <w:rsid w:val="009F3C4E"/>
    <w:rsid w:val="009F4C5C"/>
    <w:rsid w:val="009F4D95"/>
    <w:rsid w:val="009F4EAB"/>
    <w:rsid w:val="009F510F"/>
    <w:rsid w:val="009F574F"/>
    <w:rsid w:val="009F5A54"/>
    <w:rsid w:val="009F5CB4"/>
    <w:rsid w:val="009F639B"/>
    <w:rsid w:val="009F73A3"/>
    <w:rsid w:val="009F7B1B"/>
    <w:rsid w:val="00A002E9"/>
    <w:rsid w:val="00A005F4"/>
    <w:rsid w:val="00A00AAC"/>
    <w:rsid w:val="00A014A1"/>
    <w:rsid w:val="00A01A6C"/>
    <w:rsid w:val="00A01F10"/>
    <w:rsid w:val="00A0214E"/>
    <w:rsid w:val="00A02C42"/>
    <w:rsid w:val="00A032E3"/>
    <w:rsid w:val="00A0338A"/>
    <w:rsid w:val="00A035AA"/>
    <w:rsid w:val="00A04895"/>
    <w:rsid w:val="00A048C5"/>
    <w:rsid w:val="00A05164"/>
    <w:rsid w:val="00A05732"/>
    <w:rsid w:val="00A05A02"/>
    <w:rsid w:val="00A06166"/>
    <w:rsid w:val="00A06665"/>
    <w:rsid w:val="00A066C3"/>
    <w:rsid w:val="00A06E5F"/>
    <w:rsid w:val="00A0749A"/>
    <w:rsid w:val="00A074A2"/>
    <w:rsid w:val="00A07554"/>
    <w:rsid w:val="00A07F02"/>
    <w:rsid w:val="00A07F12"/>
    <w:rsid w:val="00A10048"/>
    <w:rsid w:val="00A10803"/>
    <w:rsid w:val="00A109CD"/>
    <w:rsid w:val="00A114A9"/>
    <w:rsid w:val="00A11F93"/>
    <w:rsid w:val="00A1206B"/>
    <w:rsid w:val="00A128E9"/>
    <w:rsid w:val="00A12923"/>
    <w:rsid w:val="00A12D48"/>
    <w:rsid w:val="00A12FBC"/>
    <w:rsid w:val="00A141C9"/>
    <w:rsid w:val="00A14DF7"/>
    <w:rsid w:val="00A150CE"/>
    <w:rsid w:val="00A16612"/>
    <w:rsid w:val="00A16C43"/>
    <w:rsid w:val="00A17A5E"/>
    <w:rsid w:val="00A17A62"/>
    <w:rsid w:val="00A17ABA"/>
    <w:rsid w:val="00A17D7B"/>
    <w:rsid w:val="00A206BA"/>
    <w:rsid w:val="00A20D4F"/>
    <w:rsid w:val="00A21911"/>
    <w:rsid w:val="00A2197F"/>
    <w:rsid w:val="00A21FC0"/>
    <w:rsid w:val="00A22395"/>
    <w:rsid w:val="00A22AAF"/>
    <w:rsid w:val="00A231D5"/>
    <w:rsid w:val="00A2399C"/>
    <w:rsid w:val="00A23B2B"/>
    <w:rsid w:val="00A24069"/>
    <w:rsid w:val="00A24469"/>
    <w:rsid w:val="00A25462"/>
    <w:rsid w:val="00A259B2"/>
    <w:rsid w:val="00A25B22"/>
    <w:rsid w:val="00A25D0C"/>
    <w:rsid w:val="00A25D14"/>
    <w:rsid w:val="00A25F9E"/>
    <w:rsid w:val="00A26085"/>
    <w:rsid w:val="00A26301"/>
    <w:rsid w:val="00A26DD1"/>
    <w:rsid w:val="00A26FA6"/>
    <w:rsid w:val="00A27418"/>
    <w:rsid w:val="00A27633"/>
    <w:rsid w:val="00A27BCC"/>
    <w:rsid w:val="00A27CEB"/>
    <w:rsid w:val="00A30B8E"/>
    <w:rsid w:val="00A30EA4"/>
    <w:rsid w:val="00A312D9"/>
    <w:rsid w:val="00A3136C"/>
    <w:rsid w:val="00A31882"/>
    <w:rsid w:val="00A319F4"/>
    <w:rsid w:val="00A31A14"/>
    <w:rsid w:val="00A31AB2"/>
    <w:rsid w:val="00A31DBC"/>
    <w:rsid w:val="00A32813"/>
    <w:rsid w:val="00A32A07"/>
    <w:rsid w:val="00A32D94"/>
    <w:rsid w:val="00A32FFB"/>
    <w:rsid w:val="00A33465"/>
    <w:rsid w:val="00A33902"/>
    <w:rsid w:val="00A34087"/>
    <w:rsid w:val="00A348D8"/>
    <w:rsid w:val="00A34ED7"/>
    <w:rsid w:val="00A35DFF"/>
    <w:rsid w:val="00A36057"/>
    <w:rsid w:val="00A37572"/>
    <w:rsid w:val="00A400DC"/>
    <w:rsid w:val="00A40237"/>
    <w:rsid w:val="00A40BB0"/>
    <w:rsid w:val="00A4101E"/>
    <w:rsid w:val="00A41548"/>
    <w:rsid w:val="00A41551"/>
    <w:rsid w:val="00A41C6B"/>
    <w:rsid w:val="00A42399"/>
    <w:rsid w:val="00A4246B"/>
    <w:rsid w:val="00A424BC"/>
    <w:rsid w:val="00A424DE"/>
    <w:rsid w:val="00A427E5"/>
    <w:rsid w:val="00A4288B"/>
    <w:rsid w:val="00A43216"/>
    <w:rsid w:val="00A44107"/>
    <w:rsid w:val="00A447C2"/>
    <w:rsid w:val="00A45359"/>
    <w:rsid w:val="00A45493"/>
    <w:rsid w:val="00A4556B"/>
    <w:rsid w:val="00A4558D"/>
    <w:rsid w:val="00A4622C"/>
    <w:rsid w:val="00A4631C"/>
    <w:rsid w:val="00A46589"/>
    <w:rsid w:val="00A46AA4"/>
    <w:rsid w:val="00A470BE"/>
    <w:rsid w:val="00A47738"/>
    <w:rsid w:val="00A47ED0"/>
    <w:rsid w:val="00A5171A"/>
    <w:rsid w:val="00A5201F"/>
    <w:rsid w:val="00A521C8"/>
    <w:rsid w:val="00A53E4B"/>
    <w:rsid w:val="00A5435C"/>
    <w:rsid w:val="00A54C72"/>
    <w:rsid w:val="00A5507E"/>
    <w:rsid w:val="00A55383"/>
    <w:rsid w:val="00A553EC"/>
    <w:rsid w:val="00A557CE"/>
    <w:rsid w:val="00A564F1"/>
    <w:rsid w:val="00A568E9"/>
    <w:rsid w:val="00A56D89"/>
    <w:rsid w:val="00A56DB0"/>
    <w:rsid w:val="00A56E14"/>
    <w:rsid w:val="00A574AE"/>
    <w:rsid w:val="00A57537"/>
    <w:rsid w:val="00A57D2B"/>
    <w:rsid w:val="00A60011"/>
    <w:rsid w:val="00A60290"/>
    <w:rsid w:val="00A606C0"/>
    <w:rsid w:val="00A608D1"/>
    <w:rsid w:val="00A608F5"/>
    <w:rsid w:val="00A60BB6"/>
    <w:rsid w:val="00A60CB5"/>
    <w:rsid w:val="00A60E50"/>
    <w:rsid w:val="00A61275"/>
    <w:rsid w:val="00A61344"/>
    <w:rsid w:val="00A6185C"/>
    <w:rsid w:val="00A6186E"/>
    <w:rsid w:val="00A634C5"/>
    <w:rsid w:val="00A638F2"/>
    <w:rsid w:val="00A639DC"/>
    <w:rsid w:val="00A63A19"/>
    <w:rsid w:val="00A63B04"/>
    <w:rsid w:val="00A63C95"/>
    <w:rsid w:val="00A63E2A"/>
    <w:rsid w:val="00A64326"/>
    <w:rsid w:val="00A649BD"/>
    <w:rsid w:val="00A64BE9"/>
    <w:rsid w:val="00A64EA1"/>
    <w:rsid w:val="00A6539E"/>
    <w:rsid w:val="00A65EDC"/>
    <w:rsid w:val="00A66A03"/>
    <w:rsid w:val="00A66BFB"/>
    <w:rsid w:val="00A66C23"/>
    <w:rsid w:val="00A67082"/>
    <w:rsid w:val="00A6770A"/>
    <w:rsid w:val="00A6798F"/>
    <w:rsid w:val="00A67EBF"/>
    <w:rsid w:val="00A710DA"/>
    <w:rsid w:val="00A71F28"/>
    <w:rsid w:val="00A72339"/>
    <w:rsid w:val="00A726F6"/>
    <w:rsid w:val="00A73B28"/>
    <w:rsid w:val="00A74106"/>
    <w:rsid w:val="00A7482C"/>
    <w:rsid w:val="00A75C93"/>
    <w:rsid w:val="00A76418"/>
    <w:rsid w:val="00A7657C"/>
    <w:rsid w:val="00A7664D"/>
    <w:rsid w:val="00A766B8"/>
    <w:rsid w:val="00A76ADF"/>
    <w:rsid w:val="00A773C5"/>
    <w:rsid w:val="00A77BBA"/>
    <w:rsid w:val="00A801E6"/>
    <w:rsid w:val="00A80573"/>
    <w:rsid w:val="00A808ED"/>
    <w:rsid w:val="00A80B97"/>
    <w:rsid w:val="00A8118D"/>
    <w:rsid w:val="00A816CA"/>
    <w:rsid w:val="00A81A34"/>
    <w:rsid w:val="00A82679"/>
    <w:rsid w:val="00A82F9B"/>
    <w:rsid w:val="00A84276"/>
    <w:rsid w:val="00A84608"/>
    <w:rsid w:val="00A84BEB"/>
    <w:rsid w:val="00A851A1"/>
    <w:rsid w:val="00A853D3"/>
    <w:rsid w:val="00A856B5"/>
    <w:rsid w:val="00A868DB"/>
    <w:rsid w:val="00A8744A"/>
    <w:rsid w:val="00A874A1"/>
    <w:rsid w:val="00A877D0"/>
    <w:rsid w:val="00A87A5A"/>
    <w:rsid w:val="00A90267"/>
    <w:rsid w:val="00A91646"/>
    <w:rsid w:val="00A91D28"/>
    <w:rsid w:val="00A92687"/>
    <w:rsid w:val="00A93096"/>
    <w:rsid w:val="00A9334E"/>
    <w:rsid w:val="00A93CCA"/>
    <w:rsid w:val="00A941F1"/>
    <w:rsid w:val="00A9441C"/>
    <w:rsid w:val="00A94AD0"/>
    <w:rsid w:val="00A94FF5"/>
    <w:rsid w:val="00A96528"/>
    <w:rsid w:val="00A96689"/>
    <w:rsid w:val="00A9741D"/>
    <w:rsid w:val="00A97544"/>
    <w:rsid w:val="00A97766"/>
    <w:rsid w:val="00A97851"/>
    <w:rsid w:val="00A97AD8"/>
    <w:rsid w:val="00AA075E"/>
    <w:rsid w:val="00AA1140"/>
    <w:rsid w:val="00AA13BF"/>
    <w:rsid w:val="00AA13D0"/>
    <w:rsid w:val="00AA16A7"/>
    <w:rsid w:val="00AA2ACC"/>
    <w:rsid w:val="00AA2C08"/>
    <w:rsid w:val="00AA3105"/>
    <w:rsid w:val="00AA33D7"/>
    <w:rsid w:val="00AA392E"/>
    <w:rsid w:val="00AA3A07"/>
    <w:rsid w:val="00AA40E6"/>
    <w:rsid w:val="00AA40F6"/>
    <w:rsid w:val="00AA49E3"/>
    <w:rsid w:val="00AA4A38"/>
    <w:rsid w:val="00AA5281"/>
    <w:rsid w:val="00AA5477"/>
    <w:rsid w:val="00AA5496"/>
    <w:rsid w:val="00AA5604"/>
    <w:rsid w:val="00AA58EB"/>
    <w:rsid w:val="00AA5B3D"/>
    <w:rsid w:val="00AA63B9"/>
    <w:rsid w:val="00AA6AC1"/>
    <w:rsid w:val="00AA716D"/>
    <w:rsid w:val="00AB0079"/>
    <w:rsid w:val="00AB0323"/>
    <w:rsid w:val="00AB0391"/>
    <w:rsid w:val="00AB0723"/>
    <w:rsid w:val="00AB0C37"/>
    <w:rsid w:val="00AB269A"/>
    <w:rsid w:val="00AB30A2"/>
    <w:rsid w:val="00AB3164"/>
    <w:rsid w:val="00AB4444"/>
    <w:rsid w:val="00AB4DB6"/>
    <w:rsid w:val="00AB5216"/>
    <w:rsid w:val="00AB56E3"/>
    <w:rsid w:val="00AB5AA4"/>
    <w:rsid w:val="00AB5D26"/>
    <w:rsid w:val="00AB5E0B"/>
    <w:rsid w:val="00AB6183"/>
    <w:rsid w:val="00AB6291"/>
    <w:rsid w:val="00AB6B4B"/>
    <w:rsid w:val="00AB6C1A"/>
    <w:rsid w:val="00AB75D8"/>
    <w:rsid w:val="00AB77A7"/>
    <w:rsid w:val="00AC04B6"/>
    <w:rsid w:val="00AC0BBE"/>
    <w:rsid w:val="00AC0BCB"/>
    <w:rsid w:val="00AC0EEB"/>
    <w:rsid w:val="00AC15AD"/>
    <w:rsid w:val="00AC15BE"/>
    <w:rsid w:val="00AC1769"/>
    <w:rsid w:val="00AC24F5"/>
    <w:rsid w:val="00AC330B"/>
    <w:rsid w:val="00AC3E6B"/>
    <w:rsid w:val="00AC3E99"/>
    <w:rsid w:val="00AC4470"/>
    <w:rsid w:val="00AC465B"/>
    <w:rsid w:val="00AC4716"/>
    <w:rsid w:val="00AC483C"/>
    <w:rsid w:val="00AC586F"/>
    <w:rsid w:val="00AC616C"/>
    <w:rsid w:val="00AC6AB5"/>
    <w:rsid w:val="00AC723D"/>
    <w:rsid w:val="00AC79B6"/>
    <w:rsid w:val="00AC7A68"/>
    <w:rsid w:val="00AC7F7F"/>
    <w:rsid w:val="00AD0E7E"/>
    <w:rsid w:val="00AD0EC0"/>
    <w:rsid w:val="00AD13FB"/>
    <w:rsid w:val="00AD1770"/>
    <w:rsid w:val="00AD19B3"/>
    <w:rsid w:val="00AD1AFB"/>
    <w:rsid w:val="00AD20CC"/>
    <w:rsid w:val="00AD222E"/>
    <w:rsid w:val="00AD2A7A"/>
    <w:rsid w:val="00AD2AF3"/>
    <w:rsid w:val="00AD37B9"/>
    <w:rsid w:val="00AD3B36"/>
    <w:rsid w:val="00AD40AB"/>
    <w:rsid w:val="00AD4F63"/>
    <w:rsid w:val="00AD500B"/>
    <w:rsid w:val="00AD544E"/>
    <w:rsid w:val="00AD5A14"/>
    <w:rsid w:val="00AD5BA7"/>
    <w:rsid w:val="00AD5E79"/>
    <w:rsid w:val="00AD63BE"/>
    <w:rsid w:val="00AD646E"/>
    <w:rsid w:val="00AD6848"/>
    <w:rsid w:val="00AD6C7C"/>
    <w:rsid w:val="00AD6D51"/>
    <w:rsid w:val="00AD7684"/>
    <w:rsid w:val="00AD76AB"/>
    <w:rsid w:val="00AD7829"/>
    <w:rsid w:val="00AD78CA"/>
    <w:rsid w:val="00AD7E1A"/>
    <w:rsid w:val="00AE0C4B"/>
    <w:rsid w:val="00AE0C90"/>
    <w:rsid w:val="00AE12D1"/>
    <w:rsid w:val="00AE1CE7"/>
    <w:rsid w:val="00AE1D0F"/>
    <w:rsid w:val="00AE233C"/>
    <w:rsid w:val="00AE26BF"/>
    <w:rsid w:val="00AE26DF"/>
    <w:rsid w:val="00AE2730"/>
    <w:rsid w:val="00AE337C"/>
    <w:rsid w:val="00AE33F9"/>
    <w:rsid w:val="00AE3570"/>
    <w:rsid w:val="00AE3B62"/>
    <w:rsid w:val="00AE3BB8"/>
    <w:rsid w:val="00AE44B5"/>
    <w:rsid w:val="00AE44C0"/>
    <w:rsid w:val="00AE4637"/>
    <w:rsid w:val="00AE4639"/>
    <w:rsid w:val="00AE487C"/>
    <w:rsid w:val="00AE4BF0"/>
    <w:rsid w:val="00AE4ECF"/>
    <w:rsid w:val="00AE5713"/>
    <w:rsid w:val="00AE634E"/>
    <w:rsid w:val="00AE643E"/>
    <w:rsid w:val="00AE6892"/>
    <w:rsid w:val="00AE7956"/>
    <w:rsid w:val="00AF01E7"/>
    <w:rsid w:val="00AF05E3"/>
    <w:rsid w:val="00AF09D6"/>
    <w:rsid w:val="00AF1550"/>
    <w:rsid w:val="00AF18E0"/>
    <w:rsid w:val="00AF1D03"/>
    <w:rsid w:val="00AF2501"/>
    <w:rsid w:val="00AF252A"/>
    <w:rsid w:val="00AF2890"/>
    <w:rsid w:val="00AF33A9"/>
    <w:rsid w:val="00AF3C03"/>
    <w:rsid w:val="00AF48AA"/>
    <w:rsid w:val="00AF4C12"/>
    <w:rsid w:val="00AF4D96"/>
    <w:rsid w:val="00AF556A"/>
    <w:rsid w:val="00AF587B"/>
    <w:rsid w:val="00AF591D"/>
    <w:rsid w:val="00AF5E1E"/>
    <w:rsid w:val="00AF607A"/>
    <w:rsid w:val="00AF6116"/>
    <w:rsid w:val="00AF6790"/>
    <w:rsid w:val="00AF6838"/>
    <w:rsid w:val="00AF7A81"/>
    <w:rsid w:val="00AF7B86"/>
    <w:rsid w:val="00B00051"/>
    <w:rsid w:val="00B00BE1"/>
    <w:rsid w:val="00B00C42"/>
    <w:rsid w:val="00B014BE"/>
    <w:rsid w:val="00B01536"/>
    <w:rsid w:val="00B01E44"/>
    <w:rsid w:val="00B02034"/>
    <w:rsid w:val="00B02652"/>
    <w:rsid w:val="00B0323F"/>
    <w:rsid w:val="00B033DA"/>
    <w:rsid w:val="00B03403"/>
    <w:rsid w:val="00B03AA9"/>
    <w:rsid w:val="00B03D4F"/>
    <w:rsid w:val="00B040D8"/>
    <w:rsid w:val="00B055FC"/>
    <w:rsid w:val="00B05997"/>
    <w:rsid w:val="00B05B2F"/>
    <w:rsid w:val="00B05CF1"/>
    <w:rsid w:val="00B0649E"/>
    <w:rsid w:val="00B06F1E"/>
    <w:rsid w:val="00B073EF"/>
    <w:rsid w:val="00B074B7"/>
    <w:rsid w:val="00B103C8"/>
    <w:rsid w:val="00B1043C"/>
    <w:rsid w:val="00B10823"/>
    <w:rsid w:val="00B10857"/>
    <w:rsid w:val="00B10CB2"/>
    <w:rsid w:val="00B1128F"/>
    <w:rsid w:val="00B1200E"/>
    <w:rsid w:val="00B12354"/>
    <w:rsid w:val="00B12401"/>
    <w:rsid w:val="00B124CF"/>
    <w:rsid w:val="00B124EF"/>
    <w:rsid w:val="00B12915"/>
    <w:rsid w:val="00B12D35"/>
    <w:rsid w:val="00B13EA3"/>
    <w:rsid w:val="00B13FC3"/>
    <w:rsid w:val="00B14091"/>
    <w:rsid w:val="00B1412D"/>
    <w:rsid w:val="00B14595"/>
    <w:rsid w:val="00B14827"/>
    <w:rsid w:val="00B148A8"/>
    <w:rsid w:val="00B1496F"/>
    <w:rsid w:val="00B153DE"/>
    <w:rsid w:val="00B15BF5"/>
    <w:rsid w:val="00B15F04"/>
    <w:rsid w:val="00B1609F"/>
    <w:rsid w:val="00B162EB"/>
    <w:rsid w:val="00B16E63"/>
    <w:rsid w:val="00B17F3D"/>
    <w:rsid w:val="00B2148E"/>
    <w:rsid w:val="00B214FF"/>
    <w:rsid w:val="00B2156B"/>
    <w:rsid w:val="00B218A2"/>
    <w:rsid w:val="00B21BD9"/>
    <w:rsid w:val="00B2212B"/>
    <w:rsid w:val="00B2239D"/>
    <w:rsid w:val="00B22BED"/>
    <w:rsid w:val="00B2313F"/>
    <w:rsid w:val="00B23AD5"/>
    <w:rsid w:val="00B24904"/>
    <w:rsid w:val="00B24BB5"/>
    <w:rsid w:val="00B24EEF"/>
    <w:rsid w:val="00B25191"/>
    <w:rsid w:val="00B2527D"/>
    <w:rsid w:val="00B254F5"/>
    <w:rsid w:val="00B2560B"/>
    <w:rsid w:val="00B258A0"/>
    <w:rsid w:val="00B25C22"/>
    <w:rsid w:val="00B25EFB"/>
    <w:rsid w:val="00B26520"/>
    <w:rsid w:val="00B27CC3"/>
    <w:rsid w:val="00B27DCE"/>
    <w:rsid w:val="00B27E19"/>
    <w:rsid w:val="00B27F7F"/>
    <w:rsid w:val="00B3001D"/>
    <w:rsid w:val="00B309C5"/>
    <w:rsid w:val="00B31D7B"/>
    <w:rsid w:val="00B31DE4"/>
    <w:rsid w:val="00B3239D"/>
    <w:rsid w:val="00B3336D"/>
    <w:rsid w:val="00B333DE"/>
    <w:rsid w:val="00B3344F"/>
    <w:rsid w:val="00B33551"/>
    <w:rsid w:val="00B3356F"/>
    <w:rsid w:val="00B337F3"/>
    <w:rsid w:val="00B33A47"/>
    <w:rsid w:val="00B34A5A"/>
    <w:rsid w:val="00B34A9B"/>
    <w:rsid w:val="00B34BCE"/>
    <w:rsid w:val="00B35574"/>
    <w:rsid w:val="00B35833"/>
    <w:rsid w:val="00B364E4"/>
    <w:rsid w:val="00B36747"/>
    <w:rsid w:val="00B400B1"/>
    <w:rsid w:val="00B40AAA"/>
    <w:rsid w:val="00B40C9A"/>
    <w:rsid w:val="00B41F8D"/>
    <w:rsid w:val="00B423C8"/>
    <w:rsid w:val="00B431DE"/>
    <w:rsid w:val="00B43E9E"/>
    <w:rsid w:val="00B450BC"/>
    <w:rsid w:val="00B45130"/>
    <w:rsid w:val="00B459BD"/>
    <w:rsid w:val="00B46582"/>
    <w:rsid w:val="00B46685"/>
    <w:rsid w:val="00B46764"/>
    <w:rsid w:val="00B46E9F"/>
    <w:rsid w:val="00B4757E"/>
    <w:rsid w:val="00B47A9A"/>
    <w:rsid w:val="00B47C0B"/>
    <w:rsid w:val="00B50573"/>
    <w:rsid w:val="00B50E8C"/>
    <w:rsid w:val="00B51036"/>
    <w:rsid w:val="00B51F3D"/>
    <w:rsid w:val="00B52483"/>
    <w:rsid w:val="00B52749"/>
    <w:rsid w:val="00B52AD1"/>
    <w:rsid w:val="00B52EEE"/>
    <w:rsid w:val="00B533DC"/>
    <w:rsid w:val="00B53A5B"/>
    <w:rsid w:val="00B53DCE"/>
    <w:rsid w:val="00B53E81"/>
    <w:rsid w:val="00B53EF4"/>
    <w:rsid w:val="00B5460C"/>
    <w:rsid w:val="00B54813"/>
    <w:rsid w:val="00B5483F"/>
    <w:rsid w:val="00B55473"/>
    <w:rsid w:val="00B554B6"/>
    <w:rsid w:val="00B557BB"/>
    <w:rsid w:val="00B55E13"/>
    <w:rsid w:val="00B56D8D"/>
    <w:rsid w:val="00B56E26"/>
    <w:rsid w:val="00B56FFC"/>
    <w:rsid w:val="00B60310"/>
    <w:rsid w:val="00B604E3"/>
    <w:rsid w:val="00B605CC"/>
    <w:rsid w:val="00B6064D"/>
    <w:rsid w:val="00B60F1C"/>
    <w:rsid w:val="00B610B2"/>
    <w:rsid w:val="00B61840"/>
    <w:rsid w:val="00B6195A"/>
    <w:rsid w:val="00B61DC0"/>
    <w:rsid w:val="00B62E96"/>
    <w:rsid w:val="00B6377D"/>
    <w:rsid w:val="00B63C4B"/>
    <w:rsid w:val="00B63D75"/>
    <w:rsid w:val="00B6400D"/>
    <w:rsid w:val="00B64147"/>
    <w:rsid w:val="00B64206"/>
    <w:rsid w:val="00B647EF"/>
    <w:rsid w:val="00B64CDD"/>
    <w:rsid w:val="00B65DF8"/>
    <w:rsid w:val="00B662CF"/>
    <w:rsid w:val="00B6678C"/>
    <w:rsid w:val="00B6796D"/>
    <w:rsid w:val="00B67B0F"/>
    <w:rsid w:val="00B67F95"/>
    <w:rsid w:val="00B703E3"/>
    <w:rsid w:val="00B70E07"/>
    <w:rsid w:val="00B71136"/>
    <w:rsid w:val="00B7123B"/>
    <w:rsid w:val="00B71D38"/>
    <w:rsid w:val="00B72050"/>
    <w:rsid w:val="00B7225D"/>
    <w:rsid w:val="00B72A66"/>
    <w:rsid w:val="00B72B60"/>
    <w:rsid w:val="00B74619"/>
    <w:rsid w:val="00B7596F"/>
    <w:rsid w:val="00B75A19"/>
    <w:rsid w:val="00B760FF"/>
    <w:rsid w:val="00B76769"/>
    <w:rsid w:val="00B76888"/>
    <w:rsid w:val="00B76D32"/>
    <w:rsid w:val="00B776EA"/>
    <w:rsid w:val="00B77CC0"/>
    <w:rsid w:val="00B801BA"/>
    <w:rsid w:val="00B801C4"/>
    <w:rsid w:val="00B80396"/>
    <w:rsid w:val="00B805BB"/>
    <w:rsid w:val="00B8073D"/>
    <w:rsid w:val="00B80A9D"/>
    <w:rsid w:val="00B812E3"/>
    <w:rsid w:val="00B814FB"/>
    <w:rsid w:val="00B81B47"/>
    <w:rsid w:val="00B82383"/>
    <w:rsid w:val="00B8281A"/>
    <w:rsid w:val="00B82881"/>
    <w:rsid w:val="00B8391F"/>
    <w:rsid w:val="00B8439C"/>
    <w:rsid w:val="00B85033"/>
    <w:rsid w:val="00B8568D"/>
    <w:rsid w:val="00B85C9C"/>
    <w:rsid w:val="00B85CA3"/>
    <w:rsid w:val="00B86059"/>
    <w:rsid w:val="00B8689A"/>
    <w:rsid w:val="00B86942"/>
    <w:rsid w:val="00B86FA8"/>
    <w:rsid w:val="00B8709A"/>
    <w:rsid w:val="00B872C7"/>
    <w:rsid w:val="00B87DC6"/>
    <w:rsid w:val="00B87E69"/>
    <w:rsid w:val="00B87F78"/>
    <w:rsid w:val="00B90B88"/>
    <w:rsid w:val="00B90CDF"/>
    <w:rsid w:val="00B91004"/>
    <w:rsid w:val="00B91986"/>
    <w:rsid w:val="00B91C6D"/>
    <w:rsid w:val="00B920C9"/>
    <w:rsid w:val="00B92499"/>
    <w:rsid w:val="00B92688"/>
    <w:rsid w:val="00B92934"/>
    <w:rsid w:val="00B92E2E"/>
    <w:rsid w:val="00B933F7"/>
    <w:rsid w:val="00B93C65"/>
    <w:rsid w:val="00B93CB2"/>
    <w:rsid w:val="00B93E1D"/>
    <w:rsid w:val="00B93E40"/>
    <w:rsid w:val="00B9421F"/>
    <w:rsid w:val="00B94223"/>
    <w:rsid w:val="00B9424F"/>
    <w:rsid w:val="00B946A4"/>
    <w:rsid w:val="00B94B32"/>
    <w:rsid w:val="00B9525B"/>
    <w:rsid w:val="00B95327"/>
    <w:rsid w:val="00B953BC"/>
    <w:rsid w:val="00B95800"/>
    <w:rsid w:val="00B96784"/>
    <w:rsid w:val="00B968C6"/>
    <w:rsid w:val="00B970BF"/>
    <w:rsid w:val="00B9715E"/>
    <w:rsid w:val="00B9783C"/>
    <w:rsid w:val="00BA05B7"/>
    <w:rsid w:val="00BA0C83"/>
    <w:rsid w:val="00BA1E21"/>
    <w:rsid w:val="00BA297B"/>
    <w:rsid w:val="00BA31C0"/>
    <w:rsid w:val="00BA3944"/>
    <w:rsid w:val="00BA3DD5"/>
    <w:rsid w:val="00BA3ED2"/>
    <w:rsid w:val="00BA3F08"/>
    <w:rsid w:val="00BA419C"/>
    <w:rsid w:val="00BA431B"/>
    <w:rsid w:val="00BA444B"/>
    <w:rsid w:val="00BA4484"/>
    <w:rsid w:val="00BA4B67"/>
    <w:rsid w:val="00BA50BA"/>
    <w:rsid w:val="00BA58CB"/>
    <w:rsid w:val="00BA58F0"/>
    <w:rsid w:val="00BA5B5D"/>
    <w:rsid w:val="00BA6D31"/>
    <w:rsid w:val="00BA7698"/>
    <w:rsid w:val="00BA791E"/>
    <w:rsid w:val="00BA7BD6"/>
    <w:rsid w:val="00BA7D4F"/>
    <w:rsid w:val="00BA7E96"/>
    <w:rsid w:val="00BB008D"/>
    <w:rsid w:val="00BB0117"/>
    <w:rsid w:val="00BB0896"/>
    <w:rsid w:val="00BB0B08"/>
    <w:rsid w:val="00BB11F9"/>
    <w:rsid w:val="00BB124F"/>
    <w:rsid w:val="00BB151B"/>
    <w:rsid w:val="00BB226B"/>
    <w:rsid w:val="00BB2542"/>
    <w:rsid w:val="00BB25DD"/>
    <w:rsid w:val="00BB2C17"/>
    <w:rsid w:val="00BB30CE"/>
    <w:rsid w:val="00BB3892"/>
    <w:rsid w:val="00BB3C66"/>
    <w:rsid w:val="00BB4915"/>
    <w:rsid w:val="00BB5465"/>
    <w:rsid w:val="00BB6609"/>
    <w:rsid w:val="00BB6718"/>
    <w:rsid w:val="00BB6BF5"/>
    <w:rsid w:val="00BB727A"/>
    <w:rsid w:val="00BB72E9"/>
    <w:rsid w:val="00BB7533"/>
    <w:rsid w:val="00BB7707"/>
    <w:rsid w:val="00BB7D38"/>
    <w:rsid w:val="00BC0887"/>
    <w:rsid w:val="00BC0EF0"/>
    <w:rsid w:val="00BC102A"/>
    <w:rsid w:val="00BC14FE"/>
    <w:rsid w:val="00BC16E6"/>
    <w:rsid w:val="00BC1B83"/>
    <w:rsid w:val="00BC2687"/>
    <w:rsid w:val="00BC3097"/>
    <w:rsid w:val="00BC32D4"/>
    <w:rsid w:val="00BC36F8"/>
    <w:rsid w:val="00BC4218"/>
    <w:rsid w:val="00BC48EA"/>
    <w:rsid w:val="00BC4AC9"/>
    <w:rsid w:val="00BC4C3B"/>
    <w:rsid w:val="00BC5FF9"/>
    <w:rsid w:val="00BC66D9"/>
    <w:rsid w:val="00BC6BD8"/>
    <w:rsid w:val="00BC761E"/>
    <w:rsid w:val="00BC7AB7"/>
    <w:rsid w:val="00BC7C28"/>
    <w:rsid w:val="00BD0B1E"/>
    <w:rsid w:val="00BD1133"/>
    <w:rsid w:val="00BD121B"/>
    <w:rsid w:val="00BD1812"/>
    <w:rsid w:val="00BD2496"/>
    <w:rsid w:val="00BD3033"/>
    <w:rsid w:val="00BD3041"/>
    <w:rsid w:val="00BD3614"/>
    <w:rsid w:val="00BD36D1"/>
    <w:rsid w:val="00BD376E"/>
    <w:rsid w:val="00BD37EB"/>
    <w:rsid w:val="00BD3FC4"/>
    <w:rsid w:val="00BD4E2B"/>
    <w:rsid w:val="00BD5342"/>
    <w:rsid w:val="00BD6505"/>
    <w:rsid w:val="00BD6645"/>
    <w:rsid w:val="00BD6911"/>
    <w:rsid w:val="00BD6F9F"/>
    <w:rsid w:val="00BD7102"/>
    <w:rsid w:val="00BD71F3"/>
    <w:rsid w:val="00BD7791"/>
    <w:rsid w:val="00BD78DD"/>
    <w:rsid w:val="00BD7B55"/>
    <w:rsid w:val="00BD7C2A"/>
    <w:rsid w:val="00BD7FA8"/>
    <w:rsid w:val="00BE028B"/>
    <w:rsid w:val="00BE08BA"/>
    <w:rsid w:val="00BE09A9"/>
    <w:rsid w:val="00BE0DB3"/>
    <w:rsid w:val="00BE1423"/>
    <w:rsid w:val="00BE1E93"/>
    <w:rsid w:val="00BE3CAA"/>
    <w:rsid w:val="00BE41C9"/>
    <w:rsid w:val="00BE4934"/>
    <w:rsid w:val="00BE4C25"/>
    <w:rsid w:val="00BE5037"/>
    <w:rsid w:val="00BE5177"/>
    <w:rsid w:val="00BE5A9A"/>
    <w:rsid w:val="00BE616E"/>
    <w:rsid w:val="00BE6F2C"/>
    <w:rsid w:val="00BE7A3F"/>
    <w:rsid w:val="00BE7AF8"/>
    <w:rsid w:val="00BE7F80"/>
    <w:rsid w:val="00BF01E1"/>
    <w:rsid w:val="00BF0CA4"/>
    <w:rsid w:val="00BF0F56"/>
    <w:rsid w:val="00BF16A1"/>
    <w:rsid w:val="00BF17FE"/>
    <w:rsid w:val="00BF21F1"/>
    <w:rsid w:val="00BF2377"/>
    <w:rsid w:val="00BF265E"/>
    <w:rsid w:val="00BF2E61"/>
    <w:rsid w:val="00BF3063"/>
    <w:rsid w:val="00BF3E93"/>
    <w:rsid w:val="00BF40C6"/>
    <w:rsid w:val="00BF4F5E"/>
    <w:rsid w:val="00BF5608"/>
    <w:rsid w:val="00BF56AB"/>
    <w:rsid w:val="00BF575F"/>
    <w:rsid w:val="00BF5AE7"/>
    <w:rsid w:val="00BF6251"/>
    <w:rsid w:val="00BF62CE"/>
    <w:rsid w:val="00BF664E"/>
    <w:rsid w:val="00BF66FA"/>
    <w:rsid w:val="00BF6790"/>
    <w:rsid w:val="00BF68F5"/>
    <w:rsid w:val="00BF6FC8"/>
    <w:rsid w:val="00BF78B6"/>
    <w:rsid w:val="00BF78E0"/>
    <w:rsid w:val="00BF7A31"/>
    <w:rsid w:val="00BF7AEE"/>
    <w:rsid w:val="00BF7C74"/>
    <w:rsid w:val="00C0084E"/>
    <w:rsid w:val="00C0163B"/>
    <w:rsid w:val="00C01B67"/>
    <w:rsid w:val="00C01E25"/>
    <w:rsid w:val="00C01E97"/>
    <w:rsid w:val="00C0217C"/>
    <w:rsid w:val="00C025B1"/>
    <w:rsid w:val="00C02DAD"/>
    <w:rsid w:val="00C02EBB"/>
    <w:rsid w:val="00C02F40"/>
    <w:rsid w:val="00C0355E"/>
    <w:rsid w:val="00C04945"/>
    <w:rsid w:val="00C04DD5"/>
    <w:rsid w:val="00C052C6"/>
    <w:rsid w:val="00C0595C"/>
    <w:rsid w:val="00C05B28"/>
    <w:rsid w:val="00C06502"/>
    <w:rsid w:val="00C068C3"/>
    <w:rsid w:val="00C06A97"/>
    <w:rsid w:val="00C06FE3"/>
    <w:rsid w:val="00C073BE"/>
    <w:rsid w:val="00C07426"/>
    <w:rsid w:val="00C074B8"/>
    <w:rsid w:val="00C07514"/>
    <w:rsid w:val="00C07769"/>
    <w:rsid w:val="00C100E3"/>
    <w:rsid w:val="00C103F2"/>
    <w:rsid w:val="00C1049B"/>
    <w:rsid w:val="00C1075D"/>
    <w:rsid w:val="00C10794"/>
    <w:rsid w:val="00C110B2"/>
    <w:rsid w:val="00C116FB"/>
    <w:rsid w:val="00C126EC"/>
    <w:rsid w:val="00C13746"/>
    <w:rsid w:val="00C13D5B"/>
    <w:rsid w:val="00C140F3"/>
    <w:rsid w:val="00C1414E"/>
    <w:rsid w:val="00C14393"/>
    <w:rsid w:val="00C14D15"/>
    <w:rsid w:val="00C15030"/>
    <w:rsid w:val="00C154F6"/>
    <w:rsid w:val="00C15A87"/>
    <w:rsid w:val="00C1659C"/>
    <w:rsid w:val="00C16A9C"/>
    <w:rsid w:val="00C20708"/>
    <w:rsid w:val="00C20732"/>
    <w:rsid w:val="00C20A10"/>
    <w:rsid w:val="00C20B7F"/>
    <w:rsid w:val="00C20EF3"/>
    <w:rsid w:val="00C22176"/>
    <w:rsid w:val="00C224F7"/>
    <w:rsid w:val="00C22E38"/>
    <w:rsid w:val="00C2310A"/>
    <w:rsid w:val="00C2314C"/>
    <w:rsid w:val="00C2359F"/>
    <w:rsid w:val="00C23F4E"/>
    <w:rsid w:val="00C240A4"/>
    <w:rsid w:val="00C254A3"/>
    <w:rsid w:val="00C257C2"/>
    <w:rsid w:val="00C25E68"/>
    <w:rsid w:val="00C25FDF"/>
    <w:rsid w:val="00C26575"/>
    <w:rsid w:val="00C2676D"/>
    <w:rsid w:val="00C26AD2"/>
    <w:rsid w:val="00C27DA4"/>
    <w:rsid w:val="00C3026C"/>
    <w:rsid w:val="00C3110B"/>
    <w:rsid w:val="00C3166E"/>
    <w:rsid w:val="00C31836"/>
    <w:rsid w:val="00C32034"/>
    <w:rsid w:val="00C32198"/>
    <w:rsid w:val="00C32230"/>
    <w:rsid w:val="00C32572"/>
    <w:rsid w:val="00C32655"/>
    <w:rsid w:val="00C3326B"/>
    <w:rsid w:val="00C33624"/>
    <w:rsid w:val="00C34C44"/>
    <w:rsid w:val="00C34CB9"/>
    <w:rsid w:val="00C35098"/>
    <w:rsid w:val="00C350DC"/>
    <w:rsid w:val="00C3580D"/>
    <w:rsid w:val="00C35B5B"/>
    <w:rsid w:val="00C35BBA"/>
    <w:rsid w:val="00C35CD4"/>
    <w:rsid w:val="00C3641C"/>
    <w:rsid w:val="00C3656B"/>
    <w:rsid w:val="00C36ACA"/>
    <w:rsid w:val="00C37666"/>
    <w:rsid w:val="00C37701"/>
    <w:rsid w:val="00C3771C"/>
    <w:rsid w:val="00C37FCE"/>
    <w:rsid w:val="00C40169"/>
    <w:rsid w:val="00C40408"/>
    <w:rsid w:val="00C40B1B"/>
    <w:rsid w:val="00C40F17"/>
    <w:rsid w:val="00C4188B"/>
    <w:rsid w:val="00C42911"/>
    <w:rsid w:val="00C42CD9"/>
    <w:rsid w:val="00C43A5B"/>
    <w:rsid w:val="00C4450F"/>
    <w:rsid w:val="00C447F4"/>
    <w:rsid w:val="00C44943"/>
    <w:rsid w:val="00C44A79"/>
    <w:rsid w:val="00C44C8B"/>
    <w:rsid w:val="00C450E0"/>
    <w:rsid w:val="00C45AD6"/>
    <w:rsid w:val="00C46F06"/>
    <w:rsid w:val="00C470E2"/>
    <w:rsid w:val="00C47C61"/>
    <w:rsid w:val="00C47D26"/>
    <w:rsid w:val="00C501CC"/>
    <w:rsid w:val="00C502F2"/>
    <w:rsid w:val="00C5044C"/>
    <w:rsid w:val="00C51154"/>
    <w:rsid w:val="00C51883"/>
    <w:rsid w:val="00C52354"/>
    <w:rsid w:val="00C5496A"/>
    <w:rsid w:val="00C54D2A"/>
    <w:rsid w:val="00C55586"/>
    <w:rsid w:val="00C55826"/>
    <w:rsid w:val="00C55875"/>
    <w:rsid w:val="00C55A7E"/>
    <w:rsid w:val="00C55DAA"/>
    <w:rsid w:val="00C55EBD"/>
    <w:rsid w:val="00C56DD9"/>
    <w:rsid w:val="00C56DE3"/>
    <w:rsid w:val="00C573E8"/>
    <w:rsid w:val="00C5778F"/>
    <w:rsid w:val="00C604E5"/>
    <w:rsid w:val="00C6108B"/>
    <w:rsid w:val="00C61750"/>
    <w:rsid w:val="00C6176F"/>
    <w:rsid w:val="00C636EA"/>
    <w:rsid w:val="00C63837"/>
    <w:rsid w:val="00C64500"/>
    <w:rsid w:val="00C64708"/>
    <w:rsid w:val="00C64759"/>
    <w:rsid w:val="00C64F88"/>
    <w:rsid w:val="00C656C0"/>
    <w:rsid w:val="00C66532"/>
    <w:rsid w:val="00C66701"/>
    <w:rsid w:val="00C66B65"/>
    <w:rsid w:val="00C670FA"/>
    <w:rsid w:val="00C67B34"/>
    <w:rsid w:val="00C7056A"/>
    <w:rsid w:val="00C70B12"/>
    <w:rsid w:val="00C70CC8"/>
    <w:rsid w:val="00C70FB4"/>
    <w:rsid w:val="00C70FDF"/>
    <w:rsid w:val="00C7113F"/>
    <w:rsid w:val="00C71B92"/>
    <w:rsid w:val="00C71F5D"/>
    <w:rsid w:val="00C7205D"/>
    <w:rsid w:val="00C7218C"/>
    <w:rsid w:val="00C72CD8"/>
    <w:rsid w:val="00C736FA"/>
    <w:rsid w:val="00C73BEF"/>
    <w:rsid w:val="00C73E66"/>
    <w:rsid w:val="00C740DC"/>
    <w:rsid w:val="00C748F3"/>
    <w:rsid w:val="00C74F16"/>
    <w:rsid w:val="00C74FD3"/>
    <w:rsid w:val="00C751C4"/>
    <w:rsid w:val="00C754B4"/>
    <w:rsid w:val="00C7586F"/>
    <w:rsid w:val="00C763BD"/>
    <w:rsid w:val="00C76656"/>
    <w:rsid w:val="00C77B7D"/>
    <w:rsid w:val="00C80D24"/>
    <w:rsid w:val="00C8107D"/>
    <w:rsid w:val="00C81266"/>
    <w:rsid w:val="00C81752"/>
    <w:rsid w:val="00C82265"/>
    <w:rsid w:val="00C82704"/>
    <w:rsid w:val="00C82B81"/>
    <w:rsid w:val="00C82F12"/>
    <w:rsid w:val="00C83439"/>
    <w:rsid w:val="00C83B2B"/>
    <w:rsid w:val="00C84023"/>
    <w:rsid w:val="00C84586"/>
    <w:rsid w:val="00C8460B"/>
    <w:rsid w:val="00C84CB1"/>
    <w:rsid w:val="00C85466"/>
    <w:rsid w:val="00C864AE"/>
    <w:rsid w:val="00C869D6"/>
    <w:rsid w:val="00C86BE5"/>
    <w:rsid w:val="00C87C5B"/>
    <w:rsid w:val="00C900A6"/>
    <w:rsid w:val="00C90315"/>
    <w:rsid w:val="00C9075B"/>
    <w:rsid w:val="00C90AE7"/>
    <w:rsid w:val="00C90BAA"/>
    <w:rsid w:val="00C90E6C"/>
    <w:rsid w:val="00C9154F"/>
    <w:rsid w:val="00C922CE"/>
    <w:rsid w:val="00C92788"/>
    <w:rsid w:val="00C92B0D"/>
    <w:rsid w:val="00C92C16"/>
    <w:rsid w:val="00C92FD2"/>
    <w:rsid w:val="00C9329B"/>
    <w:rsid w:val="00C93693"/>
    <w:rsid w:val="00C9382B"/>
    <w:rsid w:val="00C938F5"/>
    <w:rsid w:val="00C93D82"/>
    <w:rsid w:val="00C94833"/>
    <w:rsid w:val="00C94AC1"/>
    <w:rsid w:val="00C96058"/>
    <w:rsid w:val="00C96556"/>
    <w:rsid w:val="00C96A18"/>
    <w:rsid w:val="00C97324"/>
    <w:rsid w:val="00C975E4"/>
    <w:rsid w:val="00C97BD8"/>
    <w:rsid w:val="00C97E57"/>
    <w:rsid w:val="00C97F10"/>
    <w:rsid w:val="00CA1908"/>
    <w:rsid w:val="00CA19BA"/>
    <w:rsid w:val="00CA1A75"/>
    <w:rsid w:val="00CA2469"/>
    <w:rsid w:val="00CA2975"/>
    <w:rsid w:val="00CA2B99"/>
    <w:rsid w:val="00CA2F29"/>
    <w:rsid w:val="00CA394C"/>
    <w:rsid w:val="00CA3B4D"/>
    <w:rsid w:val="00CA40F5"/>
    <w:rsid w:val="00CA41DF"/>
    <w:rsid w:val="00CA4372"/>
    <w:rsid w:val="00CA579A"/>
    <w:rsid w:val="00CA6007"/>
    <w:rsid w:val="00CA64F3"/>
    <w:rsid w:val="00CA69A3"/>
    <w:rsid w:val="00CA6B61"/>
    <w:rsid w:val="00CA7232"/>
    <w:rsid w:val="00CA7408"/>
    <w:rsid w:val="00CA78EC"/>
    <w:rsid w:val="00CA7AF0"/>
    <w:rsid w:val="00CA7CC9"/>
    <w:rsid w:val="00CA7CD4"/>
    <w:rsid w:val="00CA7D68"/>
    <w:rsid w:val="00CB04C7"/>
    <w:rsid w:val="00CB07AB"/>
    <w:rsid w:val="00CB09C0"/>
    <w:rsid w:val="00CB1124"/>
    <w:rsid w:val="00CB1868"/>
    <w:rsid w:val="00CB1B14"/>
    <w:rsid w:val="00CB1C08"/>
    <w:rsid w:val="00CB1C13"/>
    <w:rsid w:val="00CB1F2E"/>
    <w:rsid w:val="00CB22CB"/>
    <w:rsid w:val="00CB2383"/>
    <w:rsid w:val="00CB2710"/>
    <w:rsid w:val="00CB2B0F"/>
    <w:rsid w:val="00CB309C"/>
    <w:rsid w:val="00CB4412"/>
    <w:rsid w:val="00CB471D"/>
    <w:rsid w:val="00CB4788"/>
    <w:rsid w:val="00CB5571"/>
    <w:rsid w:val="00CB56B8"/>
    <w:rsid w:val="00CB5AF7"/>
    <w:rsid w:val="00CB5FA6"/>
    <w:rsid w:val="00CB6260"/>
    <w:rsid w:val="00CB68A8"/>
    <w:rsid w:val="00CB6914"/>
    <w:rsid w:val="00CB69D6"/>
    <w:rsid w:val="00CB6F39"/>
    <w:rsid w:val="00CB73BA"/>
    <w:rsid w:val="00CB7945"/>
    <w:rsid w:val="00CC1F8F"/>
    <w:rsid w:val="00CC2304"/>
    <w:rsid w:val="00CC37DE"/>
    <w:rsid w:val="00CC386A"/>
    <w:rsid w:val="00CC399F"/>
    <w:rsid w:val="00CC3AF4"/>
    <w:rsid w:val="00CC3C5E"/>
    <w:rsid w:val="00CC4227"/>
    <w:rsid w:val="00CC4464"/>
    <w:rsid w:val="00CC4513"/>
    <w:rsid w:val="00CC4520"/>
    <w:rsid w:val="00CC50D7"/>
    <w:rsid w:val="00CC537D"/>
    <w:rsid w:val="00CC6777"/>
    <w:rsid w:val="00CC6C03"/>
    <w:rsid w:val="00CC7857"/>
    <w:rsid w:val="00CC7C3E"/>
    <w:rsid w:val="00CD0338"/>
    <w:rsid w:val="00CD0558"/>
    <w:rsid w:val="00CD0BF2"/>
    <w:rsid w:val="00CD1656"/>
    <w:rsid w:val="00CD1998"/>
    <w:rsid w:val="00CD1AE8"/>
    <w:rsid w:val="00CD2738"/>
    <w:rsid w:val="00CD2F85"/>
    <w:rsid w:val="00CD328D"/>
    <w:rsid w:val="00CD3887"/>
    <w:rsid w:val="00CD3B9F"/>
    <w:rsid w:val="00CD3F54"/>
    <w:rsid w:val="00CD4824"/>
    <w:rsid w:val="00CD4831"/>
    <w:rsid w:val="00CD524D"/>
    <w:rsid w:val="00CD57B5"/>
    <w:rsid w:val="00CD63F0"/>
    <w:rsid w:val="00CD6BBF"/>
    <w:rsid w:val="00CD6FDD"/>
    <w:rsid w:val="00CD72C7"/>
    <w:rsid w:val="00CD730C"/>
    <w:rsid w:val="00CD79A2"/>
    <w:rsid w:val="00CE0836"/>
    <w:rsid w:val="00CE0C1A"/>
    <w:rsid w:val="00CE0D42"/>
    <w:rsid w:val="00CE12B7"/>
    <w:rsid w:val="00CE12EE"/>
    <w:rsid w:val="00CE145D"/>
    <w:rsid w:val="00CE1470"/>
    <w:rsid w:val="00CE1686"/>
    <w:rsid w:val="00CE1775"/>
    <w:rsid w:val="00CE1CBE"/>
    <w:rsid w:val="00CE1D53"/>
    <w:rsid w:val="00CE1E1E"/>
    <w:rsid w:val="00CE2234"/>
    <w:rsid w:val="00CE2B49"/>
    <w:rsid w:val="00CE346A"/>
    <w:rsid w:val="00CE3573"/>
    <w:rsid w:val="00CE38B6"/>
    <w:rsid w:val="00CE3A1E"/>
    <w:rsid w:val="00CE3C2F"/>
    <w:rsid w:val="00CE4B91"/>
    <w:rsid w:val="00CE4CE2"/>
    <w:rsid w:val="00CE4FAA"/>
    <w:rsid w:val="00CE5112"/>
    <w:rsid w:val="00CE5748"/>
    <w:rsid w:val="00CE639E"/>
    <w:rsid w:val="00CE6571"/>
    <w:rsid w:val="00CE710F"/>
    <w:rsid w:val="00CE7455"/>
    <w:rsid w:val="00CF06C6"/>
    <w:rsid w:val="00CF0857"/>
    <w:rsid w:val="00CF0B46"/>
    <w:rsid w:val="00CF0CF7"/>
    <w:rsid w:val="00CF0E64"/>
    <w:rsid w:val="00CF16E6"/>
    <w:rsid w:val="00CF1876"/>
    <w:rsid w:val="00CF1AC1"/>
    <w:rsid w:val="00CF1C30"/>
    <w:rsid w:val="00CF26C2"/>
    <w:rsid w:val="00CF29FD"/>
    <w:rsid w:val="00CF2A5D"/>
    <w:rsid w:val="00CF2D9F"/>
    <w:rsid w:val="00CF389E"/>
    <w:rsid w:val="00CF38FA"/>
    <w:rsid w:val="00CF402D"/>
    <w:rsid w:val="00CF43F5"/>
    <w:rsid w:val="00CF5573"/>
    <w:rsid w:val="00CF594D"/>
    <w:rsid w:val="00CF5C13"/>
    <w:rsid w:val="00CF691D"/>
    <w:rsid w:val="00CF6A39"/>
    <w:rsid w:val="00CF6FF2"/>
    <w:rsid w:val="00D000E9"/>
    <w:rsid w:val="00D004C8"/>
    <w:rsid w:val="00D00926"/>
    <w:rsid w:val="00D01305"/>
    <w:rsid w:val="00D013DA"/>
    <w:rsid w:val="00D014AB"/>
    <w:rsid w:val="00D0205F"/>
    <w:rsid w:val="00D02445"/>
    <w:rsid w:val="00D026C4"/>
    <w:rsid w:val="00D02790"/>
    <w:rsid w:val="00D02971"/>
    <w:rsid w:val="00D02B97"/>
    <w:rsid w:val="00D032B7"/>
    <w:rsid w:val="00D032DD"/>
    <w:rsid w:val="00D0331F"/>
    <w:rsid w:val="00D0408D"/>
    <w:rsid w:val="00D04184"/>
    <w:rsid w:val="00D043D5"/>
    <w:rsid w:val="00D0458F"/>
    <w:rsid w:val="00D0461E"/>
    <w:rsid w:val="00D0508E"/>
    <w:rsid w:val="00D0595B"/>
    <w:rsid w:val="00D05F62"/>
    <w:rsid w:val="00D06FC6"/>
    <w:rsid w:val="00D07384"/>
    <w:rsid w:val="00D077A9"/>
    <w:rsid w:val="00D078A7"/>
    <w:rsid w:val="00D07FBA"/>
    <w:rsid w:val="00D10203"/>
    <w:rsid w:val="00D10250"/>
    <w:rsid w:val="00D105B9"/>
    <w:rsid w:val="00D10E48"/>
    <w:rsid w:val="00D10F7B"/>
    <w:rsid w:val="00D115AD"/>
    <w:rsid w:val="00D11F17"/>
    <w:rsid w:val="00D12BAC"/>
    <w:rsid w:val="00D1306B"/>
    <w:rsid w:val="00D13F1D"/>
    <w:rsid w:val="00D140F1"/>
    <w:rsid w:val="00D146F1"/>
    <w:rsid w:val="00D1494A"/>
    <w:rsid w:val="00D14A64"/>
    <w:rsid w:val="00D14B0C"/>
    <w:rsid w:val="00D14C4B"/>
    <w:rsid w:val="00D15170"/>
    <w:rsid w:val="00D15A80"/>
    <w:rsid w:val="00D16134"/>
    <w:rsid w:val="00D16601"/>
    <w:rsid w:val="00D169C3"/>
    <w:rsid w:val="00D16CBB"/>
    <w:rsid w:val="00D16F74"/>
    <w:rsid w:val="00D170C0"/>
    <w:rsid w:val="00D172D8"/>
    <w:rsid w:val="00D17BB5"/>
    <w:rsid w:val="00D20479"/>
    <w:rsid w:val="00D216CB"/>
    <w:rsid w:val="00D219EB"/>
    <w:rsid w:val="00D21A6D"/>
    <w:rsid w:val="00D22017"/>
    <w:rsid w:val="00D220BB"/>
    <w:rsid w:val="00D22356"/>
    <w:rsid w:val="00D22F40"/>
    <w:rsid w:val="00D23271"/>
    <w:rsid w:val="00D232CD"/>
    <w:rsid w:val="00D23321"/>
    <w:rsid w:val="00D23AA3"/>
    <w:rsid w:val="00D23AE6"/>
    <w:rsid w:val="00D240CE"/>
    <w:rsid w:val="00D24B1C"/>
    <w:rsid w:val="00D24B89"/>
    <w:rsid w:val="00D24DB6"/>
    <w:rsid w:val="00D2634A"/>
    <w:rsid w:val="00D2641A"/>
    <w:rsid w:val="00D266D7"/>
    <w:rsid w:val="00D266F8"/>
    <w:rsid w:val="00D26DE4"/>
    <w:rsid w:val="00D26EA5"/>
    <w:rsid w:val="00D27BC0"/>
    <w:rsid w:val="00D3072D"/>
    <w:rsid w:val="00D31918"/>
    <w:rsid w:val="00D31C0A"/>
    <w:rsid w:val="00D32005"/>
    <w:rsid w:val="00D322E3"/>
    <w:rsid w:val="00D32823"/>
    <w:rsid w:val="00D32B01"/>
    <w:rsid w:val="00D3327B"/>
    <w:rsid w:val="00D33AAA"/>
    <w:rsid w:val="00D33BED"/>
    <w:rsid w:val="00D33D99"/>
    <w:rsid w:val="00D3494D"/>
    <w:rsid w:val="00D35246"/>
    <w:rsid w:val="00D358C4"/>
    <w:rsid w:val="00D359A8"/>
    <w:rsid w:val="00D35E14"/>
    <w:rsid w:val="00D3622C"/>
    <w:rsid w:val="00D36430"/>
    <w:rsid w:val="00D36BA0"/>
    <w:rsid w:val="00D37414"/>
    <w:rsid w:val="00D3755F"/>
    <w:rsid w:val="00D37644"/>
    <w:rsid w:val="00D378CB"/>
    <w:rsid w:val="00D40585"/>
    <w:rsid w:val="00D41158"/>
    <w:rsid w:val="00D41C34"/>
    <w:rsid w:val="00D420C3"/>
    <w:rsid w:val="00D42971"/>
    <w:rsid w:val="00D42D5D"/>
    <w:rsid w:val="00D43064"/>
    <w:rsid w:val="00D430DA"/>
    <w:rsid w:val="00D4312F"/>
    <w:rsid w:val="00D4375F"/>
    <w:rsid w:val="00D44F59"/>
    <w:rsid w:val="00D45524"/>
    <w:rsid w:val="00D45CD2"/>
    <w:rsid w:val="00D46407"/>
    <w:rsid w:val="00D465DF"/>
    <w:rsid w:val="00D474B9"/>
    <w:rsid w:val="00D474D9"/>
    <w:rsid w:val="00D47661"/>
    <w:rsid w:val="00D501FD"/>
    <w:rsid w:val="00D5021F"/>
    <w:rsid w:val="00D50646"/>
    <w:rsid w:val="00D5094F"/>
    <w:rsid w:val="00D50AFA"/>
    <w:rsid w:val="00D510F1"/>
    <w:rsid w:val="00D51E80"/>
    <w:rsid w:val="00D5246C"/>
    <w:rsid w:val="00D5298D"/>
    <w:rsid w:val="00D52E65"/>
    <w:rsid w:val="00D53BB7"/>
    <w:rsid w:val="00D54BAD"/>
    <w:rsid w:val="00D54DEB"/>
    <w:rsid w:val="00D56A9E"/>
    <w:rsid w:val="00D56BFD"/>
    <w:rsid w:val="00D570C1"/>
    <w:rsid w:val="00D57179"/>
    <w:rsid w:val="00D57D18"/>
    <w:rsid w:val="00D57EE4"/>
    <w:rsid w:val="00D600C1"/>
    <w:rsid w:val="00D61E5C"/>
    <w:rsid w:val="00D625E1"/>
    <w:rsid w:val="00D62A10"/>
    <w:rsid w:val="00D62B8C"/>
    <w:rsid w:val="00D63221"/>
    <w:rsid w:val="00D6389C"/>
    <w:rsid w:val="00D638AF"/>
    <w:rsid w:val="00D63A46"/>
    <w:rsid w:val="00D63F7A"/>
    <w:rsid w:val="00D64233"/>
    <w:rsid w:val="00D645B5"/>
    <w:rsid w:val="00D6486C"/>
    <w:rsid w:val="00D64E12"/>
    <w:rsid w:val="00D65087"/>
    <w:rsid w:val="00D6582A"/>
    <w:rsid w:val="00D66749"/>
    <w:rsid w:val="00D66F3A"/>
    <w:rsid w:val="00D67562"/>
    <w:rsid w:val="00D67977"/>
    <w:rsid w:val="00D67AC2"/>
    <w:rsid w:val="00D7011E"/>
    <w:rsid w:val="00D70516"/>
    <w:rsid w:val="00D70AA8"/>
    <w:rsid w:val="00D70B18"/>
    <w:rsid w:val="00D71499"/>
    <w:rsid w:val="00D71795"/>
    <w:rsid w:val="00D718ED"/>
    <w:rsid w:val="00D73454"/>
    <w:rsid w:val="00D734D9"/>
    <w:rsid w:val="00D73957"/>
    <w:rsid w:val="00D747E9"/>
    <w:rsid w:val="00D748A1"/>
    <w:rsid w:val="00D74900"/>
    <w:rsid w:val="00D74FC1"/>
    <w:rsid w:val="00D7500D"/>
    <w:rsid w:val="00D750DA"/>
    <w:rsid w:val="00D755F9"/>
    <w:rsid w:val="00D75A6E"/>
    <w:rsid w:val="00D75DE1"/>
    <w:rsid w:val="00D75E84"/>
    <w:rsid w:val="00D76256"/>
    <w:rsid w:val="00D76A93"/>
    <w:rsid w:val="00D77AAC"/>
    <w:rsid w:val="00D8004B"/>
    <w:rsid w:val="00D801E6"/>
    <w:rsid w:val="00D809FC"/>
    <w:rsid w:val="00D81157"/>
    <w:rsid w:val="00D8122D"/>
    <w:rsid w:val="00D8159F"/>
    <w:rsid w:val="00D81932"/>
    <w:rsid w:val="00D8257A"/>
    <w:rsid w:val="00D8271A"/>
    <w:rsid w:val="00D82908"/>
    <w:rsid w:val="00D82C31"/>
    <w:rsid w:val="00D831BB"/>
    <w:rsid w:val="00D831F4"/>
    <w:rsid w:val="00D83756"/>
    <w:rsid w:val="00D842A9"/>
    <w:rsid w:val="00D84413"/>
    <w:rsid w:val="00D859CF"/>
    <w:rsid w:val="00D85BBE"/>
    <w:rsid w:val="00D8613C"/>
    <w:rsid w:val="00D863C2"/>
    <w:rsid w:val="00D86618"/>
    <w:rsid w:val="00D867A7"/>
    <w:rsid w:val="00D8688C"/>
    <w:rsid w:val="00D86DC6"/>
    <w:rsid w:val="00D86E36"/>
    <w:rsid w:val="00D86F2D"/>
    <w:rsid w:val="00D87343"/>
    <w:rsid w:val="00D87C54"/>
    <w:rsid w:val="00D900C7"/>
    <w:rsid w:val="00D90349"/>
    <w:rsid w:val="00D907FA"/>
    <w:rsid w:val="00D90835"/>
    <w:rsid w:val="00D90963"/>
    <w:rsid w:val="00D91050"/>
    <w:rsid w:val="00D910D4"/>
    <w:rsid w:val="00D912E8"/>
    <w:rsid w:val="00D9138D"/>
    <w:rsid w:val="00D91523"/>
    <w:rsid w:val="00D91A0C"/>
    <w:rsid w:val="00D91DBF"/>
    <w:rsid w:val="00D91EBD"/>
    <w:rsid w:val="00D92549"/>
    <w:rsid w:val="00D932D4"/>
    <w:rsid w:val="00D944B3"/>
    <w:rsid w:val="00D94A80"/>
    <w:rsid w:val="00D959A5"/>
    <w:rsid w:val="00D95A0C"/>
    <w:rsid w:val="00D95E41"/>
    <w:rsid w:val="00D96699"/>
    <w:rsid w:val="00D96B8E"/>
    <w:rsid w:val="00D96D65"/>
    <w:rsid w:val="00D97B88"/>
    <w:rsid w:val="00DA02D7"/>
    <w:rsid w:val="00DA05AA"/>
    <w:rsid w:val="00DA0FBF"/>
    <w:rsid w:val="00DA12BC"/>
    <w:rsid w:val="00DA1ECE"/>
    <w:rsid w:val="00DA2998"/>
    <w:rsid w:val="00DA3725"/>
    <w:rsid w:val="00DA38DF"/>
    <w:rsid w:val="00DA3935"/>
    <w:rsid w:val="00DA4A1A"/>
    <w:rsid w:val="00DA4B65"/>
    <w:rsid w:val="00DA7099"/>
    <w:rsid w:val="00DA798D"/>
    <w:rsid w:val="00DA7EFB"/>
    <w:rsid w:val="00DB01B4"/>
    <w:rsid w:val="00DB1F37"/>
    <w:rsid w:val="00DB1FD4"/>
    <w:rsid w:val="00DB2094"/>
    <w:rsid w:val="00DB20B1"/>
    <w:rsid w:val="00DB234B"/>
    <w:rsid w:val="00DB39C3"/>
    <w:rsid w:val="00DB3D11"/>
    <w:rsid w:val="00DB4AC9"/>
    <w:rsid w:val="00DB4AE0"/>
    <w:rsid w:val="00DB4E50"/>
    <w:rsid w:val="00DB5A4B"/>
    <w:rsid w:val="00DB62C4"/>
    <w:rsid w:val="00DB6BC7"/>
    <w:rsid w:val="00DB7CA3"/>
    <w:rsid w:val="00DC0544"/>
    <w:rsid w:val="00DC06E7"/>
    <w:rsid w:val="00DC0C64"/>
    <w:rsid w:val="00DC0D92"/>
    <w:rsid w:val="00DC12DE"/>
    <w:rsid w:val="00DC1865"/>
    <w:rsid w:val="00DC1A8D"/>
    <w:rsid w:val="00DC271B"/>
    <w:rsid w:val="00DC2D15"/>
    <w:rsid w:val="00DC2DB3"/>
    <w:rsid w:val="00DC35E9"/>
    <w:rsid w:val="00DC37BF"/>
    <w:rsid w:val="00DC3BC0"/>
    <w:rsid w:val="00DC4ECF"/>
    <w:rsid w:val="00DC520E"/>
    <w:rsid w:val="00DC546E"/>
    <w:rsid w:val="00DC5B31"/>
    <w:rsid w:val="00DC5C81"/>
    <w:rsid w:val="00DC5FAD"/>
    <w:rsid w:val="00DC6040"/>
    <w:rsid w:val="00DC611F"/>
    <w:rsid w:val="00DC6218"/>
    <w:rsid w:val="00DC6460"/>
    <w:rsid w:val="00DC66CC"/>
    <w:rsid w:val="00DC7438"/>
    <w:rsid w:val="00DC74FC"/>
    <w:rsid w:val="00DC7D11"/>
    <w:rsid w:val="00DC7E3C"/>
    <w:rsid w:val="00DD0035"/>
    <w:rsid w:val="00DD048E"/>
    <w:rsid w:val="00DD07AA"/>
    <w:rsid w:val="00DD2BC7"/>
    <w:rsid w:val="00DD2DBB"/>
    <w:rsid w:val="00DD2E72"/>
    <w:rsid w:val="00DD30D2"/>
    <w:rsid w:val="00DD31DB"/>
    <w:rsid w:val="00DD39BF"/>
    <w:rsid w:val="00DD3E47"/>
    <w:rsid w:val="00DD3FEB"/>
    <w:rsid w:val="00DD41F1"/>
    <w:rsid w:val="00DD442A"/>
    <w:rsid w:val="00DD4F03"/>
    <w:rsid w:val="00DD5C26"/>
    <w:rsid w:val="00DD6457"/>
    <w:rsid w:val="00DD6950"/>
    <w:rsid w:val="00DD69ED"/>
    <w:rsid w:val="00DD6A21"/>
    <w:rsid w:val="00DD79BD"/>
    <w:rsid w:val="00DD7EE9"/>
    <w:rsid w:val="00DE0440"/>
    <w:rsid w:val="00DE0E7A"/>
    <w:rsid w:val="00DE0FC5"/>
    <w:rsid w:val="00DE1061"/>
    <w:rsid w:val="00DE1085"/>
    <w:rsid w:val="00DE1C09"/>
    <w:rsid w:val="00DE1D09"/>
    <w:rsid w:val="00DE1DE8"/>
    <w:rsid w:val="00DE1F68"/>
    <w:rsid w:val="00DE2288"/>
    <w:rsid w:val="00DE285A"/>
    <w:rsid w:val="00DE2FCD"/>
    <w:rsid w:val="00DE376E"/>
    <w:rsid w:val="00DE3CB8"/>
    <w:rsid w:val="00DE3E1A"/>
    <w:rsid w:val="00DE3EC3"/>
    <w:rsid w:val="00DE44EF"/>
    <w:rsid w:val="00DE5DBD"/>
    <w:rsid w:val="00DE62A7"/>
    <w:rsid w:val="00DE675C"/>
    <w:rsid w:val="00DE6989"/>
    <w:rsid w:val="00DE75F4"/>
    <w:rsid w:val="00DE7A2F"/>
    <w:rsid w:val="00DE7CDC"/>
    <w:rsid w:val="00DF02CA"/>
    <w:rsid w:val="00DF0483"/>
    <w:rsid w:val="00DF084D"/>
    <w:rsid w:val="00DF0E75"/>
    <w:rsid w:val="00DF12E7"/>
    <w:rsid w:val="00DF18DC"/>
    <w:rsid w:val="00DF2DF1"/>
    <w:rsid w:val="00DF2E71"/>
    <w:rsid w:val="00DF39F3"/>
    <w:rsid w:val="00DF3CCC"/>
    <w:rsid w:val="00DF4064"/>
    <w:rsid w:val="00DF4FC5"/>
    <w:rsid w:val="00DF4FD0"/>
    <w:rsid w:val="00DF539C"/>
    <w:rsid w:val="00DF5E2C"/>
    <w:rsid w:val="00DF5F7F"/>
    <w:rsid w:val="00DF60EF"/>
    <w:rsid w:val="00DF6AA2"/>
    <w:rsid w:val="00DF6BF3"/>
    <w:rsid w:val="00DF6DBD"/>
    <w:rsid w:val="00DF6FFF"/>
    <w:rsid w:val="00DF709C"/>
    <w:rsid w:val="00DF73DD"/>
    <w:rsid w:val="00E001BA"/>
    <w:rsid w:val="00E005DF"/>
    <w:rsid w:val="00E01113"/>
    <w:rsid w:val="00E0153C"/>
    <w:rsid w:val="00E01B74"/>
    <w:rsid w:val="00E03695"/>
    <w:rsid w:val="00E040DF"/>
    <w:rsid w:val="00E04820"/>
    <w:rsid w:val="00E050D3"/>
    <w:rsid w:val="00E05259"/>
    <w:rsid w:val="00E05ED5"/>
    <w:rsid w:val="00E05F56"/>
    <w:rsid w:val="00E061F5"/>
    <w:rsid w:val="00E06C27"/>
    <w:rsid w:val="00E07424"/>
    <w:rsid w:val="00E077B6"/>
    <w:rsid w:val="00E07EEC"/>
    <w:rsid w:val="00E07FC4"/>
    <w:rsid w:val="00E10395"/>
    <w:rsid w:val="00E10648"/>
    <w:rsid w:val="00E10912"/>
    <w:rsid w:val="00E10AAE"/>
    <w:rsid w:val="00E10B72"/>
    <w:rsid w:val="00E10EA3"/>
    <w:rsid w:val="00E1116B"/>
    <w:rsid w:val="00E11CEA"/>
    <w:rsid w:val="00E12A93"/>
    <w:rsid w:val="00E12F05"/>
    <w:rsid w:val="00E1336E"/>
    <w:rsid w:val="00E13C63"/>
    <w:rsid w:val="00E13D5A"/>
    <w:rsid w:val="00E14706"/>
    <w:rsid w:val="00E14A4C"/>
    <w:rsid w:val="00E14AB6"/>
    <w:rsid w:val="00E14D80"/>
    <w:rsid w:val="00E1535F"/>
    <w:rsid w:val="00E158A4"/>
    <w:rsid w:val="00E1598F"/>
    <w:rsid w:val="00E15B15"/>
    <w:rsid w:val="00E1606F"/>
    <w:rsid w:val="00E1620D"/>
    <w:rsid w:val="00E16955"/>
    <w:rsid w:val="00E16B82"/>
    <w:rsid w:val="00E16F32"/>
    <w:rsid w:val="00E1726C"/>
    <w:rsid w:val="00E17B5D"/>
    <w:rsid w:val="00E201C0"/>
    <w:rsid w:val="00E201EE"/>
    <w:rsid w:val="00E20449"/>
    <w:rsid w:val="00E205DB"/>
    <w:rsid w:val="00E20C07"/>
    <w:rsid w:val="00E2125D"/>
    <w:rsid w:val="00E219D3"/>
    <w:rsid w:val="00E2321A"/>
    <w:rsid w:val="00E23268"/>
    <w:rsid w:val="00E23988"/>
    <w:rsid w:val="00E23C8C"/>
    <w:rsid w:val="00E23FDA"/>
    <w:rsid w:val="00E24B6C"/>
    <w:rsid w:val="00E251B5"/>
    <w:rsid w:val="00E2541A"/>
    <w:rsid w:val="00E2570C"/>
    <w:rsid w:val="00E257AA"/>
    <w:rsid w:val="00E25995"/>
    <w:rsid w:val="00E25B8A"/>
    <w:rsid w:val="00E25BDC"/>
    <w:rsid w:val="00E25C72"/>
    <w:rsid w:val="00E25F5D"/>
    <w:rsid w:val="00E2666F"/>
    <w:rsid w:val="00E27528"/>
    <w:rsid w:val="00E2770B"/>
    <w:rsid w:val="00E27725"/>
    <w:rsid w:val="00E30461"/>
    <w:rsid w:val="00E3102D"/>
    <w:rsid w:val="00E31328"/>
    <w:rsid w:val="00E31A24"/>
    <w:rsid w:val="00E321DB"/>
    <w:rsid w:val="00E3260A"/>
    <w:rsid w:val="00E3379C"/>
    <w:rsid w:val="00E3393C"/>
    <w:rsid w:val="00E344C4"/>
    <w:rsid w:val="00E351C7"/>
    <w:rsid w:val="00E35330"/>
    <w:rsid w:val="00E35790"/>
    <w:rsid w:val="00E35895"/>
    <w:rsid w:val="00E358FE"/>
    <w:rsid w:val="00E35942"/>
    <w:rsid w:val="00E36F6C"/>
    <w:rsid w:val="00E37614"/>
    <w:rsid w:val="00E37F8D"/>
    <w:rsid w:val="00E41020"/>
    <w:rsid w:val="00E411BE"/>
    <w:rsid w:val="00E41678"/>
    <w:rsid w:val="00E4188E"/>
    <w:rsid w:val="00E41EF6"/>
    <w:rsid w:val="00E41EFD"/>
    <w:rsid w:val="00E420FD"/>
    <w:rsid w:val="00E423BE"/>
    <w:rsid w:val="00E43BD6"/>
    <w:rsid w:val="00E43E80"/>
    <w:rsid w:val="00E44000"/>
    <w:rsid w:val="00E445A9"/>
    <w:rsid w:val="00E44AA7"/>
    <w:rsid w:val="00E45020"/>
    <w:rsid w:val="00E45517"/>
    <w:rsid w:val="00E45CE1"/>
    <w:rsid w:val="00E46739"/>
    <w:rsid w:val="00E46E70"/>
    <w:rsid w:val="00E47D4A"/>
    <w:rsid w:val="00E47E1B"/>
    <w:rsid w:val="00E47FCE"/>
    <w:rsid w:val="00E50138"/>
    <w:rsid w:val="00E50916"/>
    <w:rsid w:val="00E50958"/>
    <w:rsid w:val="00E50C9F"/>
    <w:rsid w:val="00E50DC2"/>
    <w:rsid w:val="00E50EBB"/>
    <w:rsid w:val="00E50EC6"/>
    <w:rsid w:val="00E50F22"/>
    <w:rsid w:val="00E51BE5"/>
    <w:rsid w:val="00E5210F"/>
    <w:rsid w:val="00E52295"/>
    <w:rsid w:val="00E52A0E"/>
    <w:rsid w:val="00E53015"/>
    <w:rsid w:val="00E530AA"/>
    <w:rsid w:val="00E538B1"/>
    <w:rsid w:val="00E54DCB"/>
    <w:rsid w:val="00E5531B"/>
    <w:rsid w:val="00E5533B"/>
    <w:rsid w:val="00E55483"/>
    <w:rsid w:val="00E55852"/>
    <w:rsid w:val="00E55C87"/>
    <w:rsid w:val="00E56B48"/>
    <w:rsid w:val="00E5757D"/>
    <w:rsid w:val="00E576E9"/>
    <w:rsid w:val="00E57862"/>
    <w:rsid w:val="00E57B93"/>
    <w:rsid w:val="00E57E46"/>
    <w:rsid w:val="00E61BD3"/>
    <w:rsid w:val="00E61C6A"/>
    <w:rsid w:val="00E6243C"/>
    <w:rsid w:val="00E62481"/>
    <w:rsid w:val="00E637D8"/>
    <w:rsid w:val="00E63B75"/>
    <w:rsid w:val="00E63BE3"/>
    <w:rsid w:val="00E63D12"/>
    <w:rsid w:val="00E643FF"/>
    <w:rsid w:val="00E64406"/>
    <w:rsid w:val="00E64458"/>
    <w:rsid w:val="00E652D1"/>
    <w:rsid w:val="00E6562C"/>
    <w:rsid w:val="00E65D39"/>
    <w:rsid w:val="00E65EEB"/>
    <w:rsid w:val="00E65F36"/>
    <w:rsid w:val="00E662BF"/>
    <w:rsid w:val="00E665FE"/>
    <w:rsid w:val="00E66907"/>
    <w:rsid w:val="00E67068"/>
    <w:rsid w:val="00E67187"/>
    <w:rsid w:val="00E676C5"/>
    <w:rsid w:val="00E67CA0"/>
    <w:rsid w:val="00E67FFC"/>
    <w:rsid w:val="00E7299F"/>
    <w:rsid w:val="00E73398"/>
    <w:rsid w:val="00E737B1"/>
    <w:rsid w:val="00E73845"/>
    <w:rsid w:val="00E73D8E"/>
    <w:rsid w:val="00E74B38"/>
    <w:rsid w:val="00E74B9C"/>
    <w:rsid w:val="00E74F98"/>
    <w:rsid w:val="00E75253"/>
    <w:rsid w:val="00E753DF"/>
    <w:rsid w:val="00E76D83"/>
    <w:rsid w:val="00E77755"/>
    <w:rsid w:val="00E77AE3"/>
    <w:rsid w:val="00E807BF"/>
    <w:rsid w:val="00E80A2B"/>
    <w:rsid w:val="00E815B5"/>
    <w:rsid w:val="00E81D8D"/>
    <w:rsid w:val="00E81F89"/>
    <w:rsid w:val="00E81FBA"/>
    <w:rsid w:val="00E82576"/>
    <w:rsid w:val="00E825F9"/>
    <w:rsid w:val="00E82692"/>
    <w:rsid w:val="00E82A75"/>
    <w:rsid w:val="00E82B35"/>
    <w:rsid w:val="00E82C05"/>
    <w:rsid w:val="00E82DBE"/>
    <w:rsid w:val="00E831CA"/>
    <w:rsid w:val="00E835CA"/>
    <w:rsid w:val="00E837DF"/>
    <w:rsid w:val="00E842BA"/>
    <w:rsid w:val="00E84529"/>
    <w:rsid w:val="00E84BEF"/>
    <w:rsid w:val="00E8503F"/>
    <w:rsid w:val="00E86460"/>
    <w:rsid w:val="00E86815"/>
    <w:rsid w:val="00E86B8A"/>
    <w:rsid w:val="00E86F46"/>
    <w:rsid w:val="00E87352"/>
    <w:rsid w:val="00E87AB8"/>
    <w:rsid w:val="00E87E55"/>
    <w:rsid w:val="00E90400"/>
    <w:rsid w:val="00E9052C"/>
    <w:rsid w:val="00E9061A"/>
    <w:rsid w:val="00E90779"/>
    <w:rsid w:val="00E907E1"/>
    <w:rsid w:val="00E90AF7"/>
    <w:rsid w:val="00E91DFD"/>
    <w:rsid w:val="00E91EC7"/>
    <w:rsid w:val="00E92129"/>
    <w:rsid w:val="00E92B23"/>
    <w:rsid w:val="00E92B42"/>
    <w:rsid w:val="00E92BA3"/>
    <w:rsid w:val="00E92ED8"/>
    <w:rsid w:val="00E92EFE"/>
    <w:rsid w:val="00E94045"/>
    <w:rsid w:val="00E942B2"/>
    <w:rsid w:val="00E9438C"/>
    <w:rsid w:val="00E94488"/>
    <w:rsid w:val="00E949DB"/>
    <w:rsid w:val="00E95997"/>
    <w:rsid w:val="00E9611C"/>
    <w:rsid w:val="00E965ED"/>
    <w:rsid w:val="00E9680A"/>
    <w:rsid w:val="00E973C9"/>
    <w:rsid w:val="00E97A4C"/>
    <w:rsid w:val="00E97DA6"/>
    <w:rsid w:val="00EA07BE"/>
    <w:rsid w:val="00EA0B68"/>
    <w:rsid w:val="00EA13AC"/>
    <w:rsid w:val="00EA1866"/>
    <w:rsid w:val="00EA1BE4"/>
    <w:rsid w:val="00EA2234"/>
    <w:rsid w:val="00EA283E"/>
    <w:rsid w:val="00EA2A20"/>
    <w:rsid w:val="00EA2B1F"/>
    <w:rsid w:val="00EA30DA"/>
    <w:rsid w:val="00EA312B"/>
    <w:rsid w:val="00EA3402"/>
    <w:rsid w:val="00EA41EB"/>
    <w:rsid w:val="00EA438D"/>
    <w:rsid w:val="00EA4958"/>
    <w:rsid w:val="00EA4D50"/>
    <w:rsid w:val="00EA57B8"/>
    <w:rsid w:val="00EA57CD"/>
    <w:rsid w:val="00EA5AD7"/>
    <w:rsid w:val="00EA5CFB"/>
    <w:rsid w:val="00EA60A9"/>
    <w:rsid w:val="00EA620A"/>
    <w:rsid w:val="00EA6A56"/>
    <w:rsid w:val="00EA6EDA"/>
    <w:rsid w:val="00EA76B7"/>
    <w:rsid w:val="00EA7D75"/>
    <w:rsid w:val="00EB020E"/>
    <w:rsid w:val="00EB02FE"/>
    <w:rsid w:val="00EB0623"/>
    <w:rsid w:val="00EB12B6"/>
    <w:rsid w:val="00EB1720"/>
    <w:rsid w:val="00EB1C0F"/>
    <w:rsid w:val="00EB2094"/>
    <w:rsid w:val="00EB24B5"/>
    <w:rsid w:val="00EB251E"/>
    <w:rsid w:val="00EB2754"/>
    <w:rsid w:val="00EB28F2"/>
    <w:rsid w:val="00EB2EEF"/>
    <w:rsid w:val="00EB314A"/>
    <w:rsid w:val="00EB3363"/>
    <w:rsid w:val="00EB3569"/>
    <w:rsid w:val="00EB3592"/>
    <w:rsid w:val="00EB386F"/>
    <w:rsid w:val="00EB3DEF"/>
    <w:rsid w:val="00EB441A"/>
    <w:rsid w:val="00EB45A9"/>
    <w:rsid w:val="00EB4E87"/>
    <w:rsid w:val="00EB4EB5"/>
    <w:rsid w:val="00EB50D4"/>
    <w:rsid w:val="00EB512F"/>
    <w:rsid w:val="00EB5209"/>
    <w:rsid w:val="00EB526F"/>
    <w:rsid w:val="00EB530F"/>
    <w:rsid w:val="00EB624A"/>
    <w:rsid w:val="00EB67D8"/>
    <w:rsid w:val="00EB7295"/>
    <w:rsid w:val="00EB72CA"/>
    <w:rsid w:val="00EB7381"/>
    <w:rsid w:val="00EB7496"/>
    <w:rsid w:val="00EB7618"/>
    <w:rsid w:val="00EB76A0"/>
    <w:rsid w:val="00EB7AA9"/>
    <w:rsid w:val="00EB7CB7"/>
    <w:rsid w:val="00EC02DE"/>
    <w:rsid w:val="00EC065B"/>
    <w:rsid w:val="00EC0AF3"/>
    <w:rsid w:val="00EC1006"/>
    <w:rsid w:val="00EC138F"/>
    <w:rsid w:val="00EC185A"/>
    <w:rsid w:val="00EC1A6C"/>
    <w:rsid w:val="00EC237A"/>
    <w:rsid w:val="00EC2384"/>
    <w:rsid w:val="00EC28A8"/>
    <w:rsid w:val="00EC2B83"/>
    <w:rsid w:val="00EC2EC9"/>
    <w:rsid w:val="00EC33BB"/>
    <w:rsid w:val="00EC351B"/>
    <w:rsid w:val="00EC376C"/>
    <w:rsid w:val="00EC37A9"/>
    <w:rsid w:val="00EC38A2"/>
    <w:rsid w:val="00EC38F3"/>
    <w:rsid w:val="00EC4CA7"/>
    <w:rsid w:val="00EC5397"/>
    <w:rsid w:val="00EC5AC1"/>
    <w:rsid w:val="00EC5E4E"/>
    <w:rsid w:val="00EC6E0C"/>
    <w:rsid w:val="00EC6E55"/>
    <w:rsid w:val="00EC713B"/>
    <w:rsid w:val="00EC7A56"/>
    <w:rsid w:val="00EC7EE9"/>
    <w:rsid w:val="00EC7FC1"/>
    <w:rsid w:val="00ED075B"/>
    <w:rsid w:val="00ED0C27"/>
    <w:rsid w:val="00ED0D64"/>
    <w:rsid w:val="00ED1073"/>
    <w:rsid w:val="00ED16A4"/>
    <w:rsid w:val="00ED184E"/>
    <w:rsid w:val="00ED18BB"/>
    <w:rsid w:val="00ED1A4B"/>
    <w:rsid w:val="00ED1B92"/>
    <w:rsid w:val="00ED20F0"/>
    <w:rsid w:val="00ED221F"/>
    <w:rsid w:val="00ED274D"/>
    <w:rsid w:val="00ED2ADD"/>
    <w:rsid w:val="00ED31AD"/>
    <w:rsid w:val="00ED34E8"/>
    <w:rsid w:val="00ED3909"/>
    <w:rsid w:val="00ED4576"/>
    <w:rsid w:val="00ED4FF3"/>
    <w:rsid w:val="00ED57BA"/>
    <w:rsid w:val="00ED5A6C"/>
    <w:rsid w:val="00ED5A9B"/>
    <w:rsid w:val="00ED5F57"/>
    <w:rsid w:val="00ED69C5"/>
    <w:rsid w:val="00ED6C22"/>
    <w:rsid w:val="00ED6FA2"/>
    <w:rsid w:val="00ED7582"/>
    <w:rsid w:val="00ED7764"/>
    <w:rsid w:val="00ED7A93"/>
    <w:rsid w:val="00ED7C58"/>
    <w:rsid w:val="00ED7D67"/>
    <w:rsid w:val="00ED7DCC"/>
    <w:rsid w:val="00EE0B5A"/>
    <w:rsid w:val="00EE16CA"/>
    <w:rsid w:val="00EE1AAA"/>
    <w:rsid w:val="00EE256F"/>
    <w:rsid w:val="00EE26DD"/>
    <w:rsid w:val="00EE28CB"/>
    <w:rsid w:val="00EE2DA8"/>
    <w:rsid w:val="00EE2E7A"/>
    <w:rsid w:val="00EE32A3"/>
    <w:rsid w:val="00EE3E18"/>
    <w:rsid w:val="00EE3FB6"/>
    <w:rsid w:val="00EE4338"/>
    <w:rsid w:val="00EE439F"/>
    <w:rsid w:val="00EE4516"/>
    <w:rsid w:val="00EE4BBF"/>
    <w:rsid w:val="00EE4BEA"/>
    <w:rsid w:val="00EE4DC4"/>
    <w:rsid w:val="00EE5089"/>
    <w:rsid w:val="00EE54B6"/>
    <w:rsid w:val="00EE56F4"/>
    <w:rsid w:val="00EE589E"/>
    <w:rsid w:val="00EE5AB6"/>
    <w:rsid w:val="00EE5FE9"/>
    <w:rsid w:val="00EE61B1"/>
    <w:rsid w:val="00EE6655"/>
    <w:rsid w:val="00EE694C"/>
    <w:rsid w:val="00EE6D01"/>
    <w:rsid w:val="00EE6FAA"/>
    <w:rsid w:val="00EE71F8"/>
    <w:rsid w:val="00EF060B"/>
    <w:rsid w:val="00EF086F"/>
    <w:rsid w:val="00EF174C"/>
    <w:rsid w:val="00EF1839"/>
    <w:rsid w:val="00EF1B6A"/>
    <w:rsid w:val="00EF2623"/>
    <w:rsid w:val="00EF2CFB"/>
    <w:rsid w:val="00EF45E7"/>
    <w:rsid w:val="00EF4A71"/>
    <w:rsid w:val="00EF6542"/>
    <w:rsid w:val="00EF6779"/>
    <w:rsid w:val="00EF6B27"/>
    <w:rsid w:val="00F01210"/>
    <w:rsid w:val="00F01AFA"/>
    <w:rsid w:val="00F01D0C"/>
    <w:rsid w:val="00F01E16"/>
    <w:rsid w:val="00F01F5E"/>
    <w:rsid w:val="00F02433"/>
    <w:rsid w:val="00F029EB"/>
    <w:rsid w:val="00F03018"/>
    <w:rsid w:val="00F036A7"/>
    <w:rsid w:val="00F04592"/>
    <w:rsid w:val="00F04F21"/>
    <w:rsid w:val="00F04FAC"/>
    <w:rsid w:val="00F05154"/>
    <w:rsid w:val="00F053F4"/>
    <w:rsid w:val="00F05ED3"/>
    <w:rsid w:val="00F05F0D"/>
    <w:rsid w:val="00F0615D"/>
    <w:rsid w:val="00F06528"/>
    <w:rsid w:val="00F06E70"/>
    <w:rsid w:val="00F06FAC"/>
    <w:rsid w:val="00F07203"/>
    <w:rsid w:val="00F073EC"/>
    <w:rsid w:val="00F0758F"/>
    <w:rsid w:val="00F07848"/>
    <w:rsid w:val="00F102A5"/>
    <w:rsid w:val="00F10912"/>
    <w:rsid w:val="00F10CCC"/>
    <w:rsid w:val="00F112ED"/>
    <w:rsid w:val="00F116D5"/>
    <w:rsid w:val="00F12408"/>
    <w:rsid w:val="00F129BB"/>
    <w:rsid w:val="00F129C8"/>
    <w:rsid w:val="00F13402"/>
    <w:rsid w:val="00F13548"/>
    <w:rsid w:val="00F139A3"/>
    <w:rsid w:val="00F13A94"/>
    <w:rsid w:val="00F146B5"/>
    <w:rsid w:val="00F15805"/>
    <w:rsid w:val="00F16A4E"/>
    <w:rsid w:val="00F1711A"/>
    <w:rsid w:val="00F175E0"/>
    <w:rsid w:val="00F17793"/>
    <w:rsid w:val="00F17CAC"/>
    <w:rsid w:val="00F204D3"/>
    <w:rsid w:val="00F20FFB"/>
    <w:rsid w:val="00F21DBD"/>
    <w:rsid w:val="00F23135"/>
    <w:rsid w:val="00F233FB"/>
    <w:rsid w:val="00F23CCC"/>
    <w:rsid w:val="00F24E87"/>
    <w:rsid w:val="00F2552C"/>
    <w:rsid w:val="00F25B9E"/>
    <w:rsid w:val="00F25D2E"/>
    <w:rsid w:val="00F2626A"/>
    <w:rsid w:val="00F26B98"/>
    <w:rsid w:val="00F26C98"/>
    <w:rsid w:val="00F27385"/>
    <w:rsid w:val="00F27668"/>
    <w:rsid w:val="00F30407"/>
    <w:rsid w:val="00F30B62"/>
    <w:rsid w:val="00F30CE6"/>
    <w:rsid w:val="00F30FAF"/>
    <w:rsid w:val="00F31BE7"/>
    <w:rsid w:val="00F323FD"/>
    <w:rsid w:val="00F32DC5"/>
    <w:rsid w:val="00F32E90"/>
    <w:rsid w:val="00F3398B"/>
    <w:rsid w:val="00F3411D"/>
    <w:rsid w:val="00F34134"/>
    <w:rsid w:val="00F34F01"/>
    <w:rsid w:val="00F35466"/>
    <w:rsid w:val="00F356DC"/>
    <w:rsid w:val="00F35853"/>
    <w:rsid w:val="00F35909"/>
    <w:rsid w:val="00F35AE7"/>
    <w:rsid w:val="00F36BBB"/>
    <w:rsid w:val="00F36C0F"/>
    <w:rsid w:val="00F375E6"/>
    <w:rsid w:val="00F37672"/>
    <w:rsid w:val="00F376C6"/>
    <w:rsid w:val="00F37794"/>
    <w:rsid w:val="00F37FA7"/>
    <w:rsid w:val="00F37FE6"/>
    <w:rsid w:val="00F40085"/>
    <w:rsid w:val="00F403BB"/>
    <w:rsid w:val="00F40677"/>
    <w:rsid w:val="00F40B3E"/>
    <w:rsid w:val="00F40BD7"/>
    <w:rsid w:val="00F41126"/>
    <w:rsid w:val="00F41498"/>
    <w:rsid w:val="00F42973"/>
    <w:rsid w:val="00F42AB4"/>
    <w:rsid w:val="00F42D83"/>
    <w:rsid w:val="00F43315"/>
    <w:rsid w:val="00F438D4"/>
    <w:rsid w:val="00F43E06"/>
    <w:rsid w:val="00F43F95"/>
    <w:rsid w:val="00F447CA"/>
    <w:rsid w:val="00F448E3"/>
    <w:rsid w:val="00F44C49"/>
    <w:rsid w:val="00F44DB6"/>
    <w:rsid w:val="00F4571F"/>
    <w:rsid w:val="00F458B9"/>
    <w:rsid w:val="00F45F36"/>
    <w:rsid w:val="00F46163"/>
    <w:rsid w:val="00F46342"/>
    <w:rsid w:val="00F469DD"/>
    <w:rsid w:val="00F46BCE"/>
    <w:rsid w:val="00F47224"/>
    <w:rsid w:val="00F47226"/>
    <w:rsid w:val="00F473E8"/>
    <w:rsid w:val="00F478E6"/>
    <w:rsid w:val="00F50DFD"/>
    <w:rsid w:val="00F50E70"/>
    <w:rsid w:val="00F50F43"/>
    <w:rsid w:val="00F512D0"/>
    <w:rsid w:val="00F51412"/>
    <w:rsid w:val="00F51638"/>
    <w:rsid w:val="00F5201B"/>
    <w:rsid w:val="00F5283F"/>
    <w:rsid w:val="00F52983"/>
    <w:rsid w:val="00F52BCC"/>
    <w:rsid w:val="00F530A0"/>
    <w:rsid w:val="00F5311D"/>
    <w:rsid w:val="00F53BA0"/>
    <w:rsid w:val="00F542CD"/>
    <w:rsid w:val="00F54770"/>
    <w:rsid w:val="00F54B76"/>
    <w:rsid w:val="00F54BEA"/>
    <w:rsid w:val="00F556B1"/>
    <w:rsid w:val="00F56342"/>
    <w:rsid w:val="00F568BE"/>
    <w:rsid w:val="00F56FA3"/>
    <w:rsid w:val="00F5767F"/>
    <w:rsid w:val="00F57713"/>
    <w:rsid w:val="00F5772A"/>
    <w:rsid w:val="00F60217"/>
    <w:rsid w:val="00F60730"/>
    <w:rsid w:val="00F60DBB"/>
    <w:rsid w:val="00F6110C"/>
    <w:rsid w:val="00F61214"/>
    <w:rsid w:val="00F61434"/>
    <w:rsid w:val="00F61FE6"/>
    <w:rsid w:val="00F623AA"/>
    <w:rsid w:val="00F62414"/>
    <w:rsid w:val="00F629C0"/>
    <w:rsid w:val="00F62DD9"/>
    <w:rsid w:val="00F62E97"/>
    <w:rsid w:val="00F62FBB"/>
    <w:rsid w:val="00F631E6"/>
    <w:rsid w:val="00F634E7"/>
    <w:rsid w:val="00F63514"/>
    <w:rsid w:val="00F635B8"/>
    <w:rsid w:val="00F63B15"/>
    <w:rsid w:val="00F63D14"/>
    <w:rsid w:val="00F64D31"/>
    <w:rsid w:val="00F65035"/>
    <w:rsid w:val="00F655FA"/>
    <w:rsid w:val="00F6580A"/>
    <w:rsid w:val="00F659FA"/>
    <w:rsid w:val="00F65D18"/>
    <w:rsid w:val="00F662BB"/>
    <w:rsid w:val="00F66456"/>
    <w:rsid w:val="00F67117"/>
    <w:rsid w:val="00F671A8"/>
    <w:rsid w:val="00F678FC"/>
    <w:rsid w:val="00F7029D"/>
    <w:rsid w:val="00F70FCD"/>
    <w:rsid w:val="00F7113D"/>
    <w:rsid w:val="00F7188F"/>
    <w:rsid w:val="00F71A21"/>
    <w:rsid w:val="00F725B0"/>
    <w:rsid w:val="00F7266A"/>
    <w:rsid w:val="00F72C84"/>
    <w:rsid w:val="00F72F55"/>
    <w:rsid w:val="00F732C6"/>
    <w:rsid w:val="00F738A5"/>
    <w:rsid w:val="00F73C45"/>
    <w:rsid w:val="00F73E90"/>
    <w:rsid w:val="00F756D8"/>
    <w:rsid w:val="00F75A1B"/>
    <w:rsid w:val="00F762C8"/>
    <w:rsid w:val="00F76426"/>
    <w:rsid w:val="00F7675E"/>
    <w:rsid w:val="00F767A9"/>
    <w:rsid w:val="00F76984"/>
    <w:rsid w:val="00F76BB2"/>
    <w:rsid w:val="00F76D7B"/>
    <w:rsid w:val="00F76F9A"/>
    <w:rsid w:val="00F776B7"/>
    <w:rsid w:val="00F80052"/>
    <w:rsid w:val="00F8013D"/>
    <w:rsid w:val="00F80228"/>
    <w:rsid w:val="00F80EA7"/>
    <w:rsid w:val="00F810CC"/>
    <w:rsid w:val="00F81121"/>
    <w:rsid w:val="00F81141"/>
    <w:rsid w:val="00F81B61"/>
    <w:rsid w:val="00F829C8"/>
    <w:rsid w:val="00F83220"/>
    <w:rsid w:val="00F83610"/>
    <w:rsid w:val="00F8379D"/>
    <w:rsid w:val="00F83F83"/>
    <w:rsid w:val="00F84118"/>
    <w:rsid w:val="00F8481F"/>
    <w:rsid w:val="00F84A1A"/>
    <w:rsid w:val="00F84BDF"/>
    <w:rsid w:val="00F84F6E"/>
    <w:rsid w:val="00F851F3"/>
    <w:rsid w:val="00F857EB"/>
    <w:rsid w:val="00F85E0C"/>
    <w:rsid w:val="00F85E41"/>
    <w:rsid w:val="00F85F66"/>
    <w:rsid w:val="00F86E2A"/>
    <w:rsid w:val="00F871D7"/>
    <w:rsid w:val="00F87574"/>
    <w:rsid w:val="00F87803"/>
    <w:rsid w:val="00F900E9"/>
    <w:rsid w:val="00F904EF"/>
    <w:rsid w:val="00F90563"/>
    <w:rsid w:val="00F90893"/>
    <w:rsid w:val="00F90C4C"/>
    <w:rsid w:val="00F90E75"/>
    <w:rsid w:val="00F91059"/>
    <w:rsid w:val="00F91232"/>
    <w:rsid w:val="00F91512"/>
    <w:rsid w:val="00F91BF8"/>
    <w:rsid w:val="00F91D26"/>
    <w:rsid w:val="00F922B4"/>
    <w:rsid w:val="00F94701"/>
    <w:rsid w:val="00F94B75"/>
    <w:rsid w:val="00F95363"/>
    <w:rsid w:val="00F96170"/>
    <w:rsid w:val="00F96317"/>
    <w:rsid w:val="00F9688C"/>
    <w:rsid w:val="00F969E8"/>
    <w:rsid w:val="00F969F6"/>
    <w:rsid w:val="00F96BA5"/>
    <w:rsid w:val="00F96DCC"/>
    <w:rsid w:val="00F9797F"/>
    <w:rsid w:val="00F97D5E"/>
    <w:rsid w:val="00FA00C4"/>
    <w:rsid w:val="00FA0A0E"/>
    <w:rsid w:val="00FA23C1"/>
    <w:rsid w:val="00FA23F3"/>
    <w:rsid w:val="00FA2768"/>
    <w:rsid w:val="00FA2938"/>
    <w:rsid w:val="00FA33A0"/>
    <w:rsid w:val="00FA438A"/>
    <w:rsid w:val="00FA4457"/>
    <w:rsid w:val="00FA47E9"/>
    <w:rsid w:val="00FA4FBE"/>
    <w:rsid w:val="00FA5129"/>
    <w:rsid w:val="00FA55C3"/>
    <w:rsid w:val="00FA5BEC"/>
    <w:rsid w:val="00FA6229"/>
    <w:rsid w:val="00FA62AF"/>
    <w:rsid w:val="00FA65D9"/>
    <w:rsid w:val="00FA6758"/>
    <w:rsid w:val="00FA6941"/>
    <w:rsid w:val="00FA6D4A"/>
    <w:rsid w:val="00FA752B"/>
    <w:rsid w:val="00FA79F5"/>
    <w:rsid w:val="00FB0318"/>
    <w:rsid w:val="00FB0382"/>
    <w:rsid w:val="00FB0D09"/>
    <w:rsid w:val="00FB0DFF"/>
    <w:rsid w:val="00FB125E"/>
    <w:rsid w:val="00FB1357"/>
    <w:rsid w:val="00FB1429"/>
    <w:rsid w:val="00FB178B"/>
    <w:rsid w:val="00FB252F"/>
    <w:rsid w:val="00FB2A60"/>
    <w:rsid w:val="00FB3451"/>
    <w:rsid w:val="00FB37C1"/>
    <w:rsid w:val="00FB387A"/>
    <w:rsid w:val="00FB3D14"/>
    <w:rsid w:val="00FB4152"/>
    <w:rsid w:val="00FB45EA"/>
    <w:rsid w:val="00FB4D52"/>
    <w:rsid w:val="00FB50A4"/>
    <w:rsid w:val="00FB5BA4"/>
    <w:rsid w:val="00FB6992"/>
    <w:rsid w:val="00FB6A60"/>
    <w:rsid w:val="00FB6E9A"/>
    <w:rsid w:val="00FB7204"/>
    <w:rsid w:val="00FB7B0C"/>
    <w:rsid w:val="00FB7BBB"/>
    <w:rsid w:val="00FB7D5E"/>
    <w:rsid w:val="00FB7FE5"/>
    <w:rsid w:val="00FC0862"/>
    <w:rsid w:val="00FC1DB0"/>
    <w:rsid w:val="00FC219C"/>
    <w:rsid w:val="00FC2213"/>
    <w:rsid w:val="00FC258C"/>
    <w:rsid w:val="00FC3343"/>
    <w:rsid w:val="00FC3E84"/>
    <w:rsid w:val="00FC3EEF"/>
    <w:rsid w:val="00FC3F2E"/>
    <w:rsid w:val="00FC40A8"/>
    <w:rsid w:val="00FC411B"/>
    <w:rsid w:val="00FC4FAB"/>
    <w:rsid w:val="00FC537C"/>
    <w:rsid w:val="00FC593B"/>
    <w:rsid w:val="00FC5C54"/>
    <w:rsid w:val="00FC646A"/>
    <w:rsid w:val="00FC6698"/>
    <w:rsid w:val="00FC6DD1"/>
    <w:rsid w:val="00FC6EF5"/>
    <w:rsid w:val="00FC6F8E"/>
    <w:rsid w:val="00FC7049"/>
    <w:rsid w:val="00FC7243"/>
    <w:rsid w:val="00FC79B8"/>
    <w:rsid w:val="00FC7DC4"/>
    <w:rsid w:val="00FC7F9F"/>
    <w:rsid w:val="00FD1190"/>
    <w:rsid w:val="00FD127B"/>
    <w:rsid w:val="00FD14F0"/>
    <w:rsid w:val="00FD1795"/>
    <w:rsid w:val="00FD2256"/>
    <w:rsid w:val="00FD2791"/>
    <w:rsid w:val="00FD279D"/>
    <w:rsid w:val="00FD2E25"/>
    <w:rsid w:val="00FD3861"/>
    <w:rsid w:val="00FD3C6C"/>
    <w:rsid w:val="00FD42F7"/>
    <w:rsid w:val="00FD4434"/>
    <w:rsid w:val="00FD44FC"/>
    <w:rsid w:val="00FD5794"/>
    <w:rsid w:val="00FD6778"/>
    <w:rsid w:val="00FD67E4"/>
    <w:rsid w:val="00FD6D5B"/>
    <w:rsid w:val="00FD6E9C"/>
    <w:rsid w:val="00FD720D"/>
    <w:rsid w:val="00FE0846"/>
    <w:rsid w:val="00FE0A8A"/>
    <w:rsid w:val="00FE0DB7"/>
    <w:rsid w:val="00FE0E0B"/>
    <w:rsid w:val="00FE1089"/>
    <w:rsid w:val="00FE124E"/>
    <w:rsid w:val="00FE1769"/>
    <w:rsid w:val="00FE182F"/>
    <w:rsid w:val="00FE1CF2"/>
    <w:rsid w:val="00FE2061"/>
    <w:rsid w:val="00FE207C"/>
    <w:rsid w:val="00FE31F9"/>
    <w:rsid w:val="00FE37AB"/>
    <w:rsid w:val="00FE4277"/>
    <w:rsid w:val="00FE4C71"/>
    <w:rsid w:val="00FE5061"/>
    <w:rsid w:val="00FE51D9"/>
    <w:rsid w:val="00FE5D80"/>
    <w:rsid w:val="00FE5DE1"/>
    <w:rsid w:val="00FE5E28"/>
    <w:rsid w:val="00FE5EF7"/>
    <w:rsid w:val="00FE5F87"/>
    <w:rsid w:val="00FE60A2"/>
    <w:rsid w:val="00FE60F2"/>
    <w:rsid w:val="00FE6144"/>
    <w:rsid w:val="00FE746D"/>
    <w:rsid w:val="00FE7732"/>
    <w:rsid w:val="00FE7BF7"/>
    <w:rsid w:val="00FF11A8"/>
    <w:rsid w:val="00FF15E4"/>
    <w:rsid w:val="00FF1A37"/>
    <w:rsid w:val="00FF3A59"/>
    <w:rsid w:val="00FF4495"/>
    <w:rsid w:val="00FF496C"/>
    <w:rsid w:val="00FF4AEA"/>
    <w:rsid w:val="00FF5892"/>
    <w:rsid w:val="00FF5955"/>
    <w:rsid w:val="00FF5B09"/>
    <w:rsid w:val="00FF7223"/>
    <w:rsid w:val="00FF7671"/>
    <w:rsid w:val="00FF7691"/>
    <w:rsid w:val="00FF7898"/>
    <w:rsid w:val="4528ABE4"/>
  </w:rsids>
  <m:mathPr>
    <m:mathFont m:val="Cambria Math"/>
    <m:brkBin m:val="before"/>
    <m:brkBinSub m:val="--"/>
    <m:smallFrac/>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464953"/>
  <w15:docId w15:val="{9EF68B7E-A4B3-4BBA-A05C-406AB947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uiPriority="4" w:qFormat="1"/>
    <w:lsdException w:name="heading 3" w:semiHidden="1" w:uiPriority="4"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0"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623"/>
    <w:pPr>
      <w:autoSpaceDE w:val="0"/>
      <w:autoSpaceDN w:val="0"/>
      <w:adjustRightInd w:val="0"/>
      <w:spacing w:before="120" w:line="260" w:lineRule="atLeast"/>
      <w:ind w:left="720"/>
    </w:pPr>
    <w:rPr>
      <w:rFonts w:ascii="Times New Roman" w:hAnsi="Times New Roman"/>
      <w:color w:val="000000"/>
    </w:rPr>
  </w:style>
  <w:style w:type="paragraph" w:styleId="Heading1">
    <w:name w:val="heading 1"/>
    <w:basedOn w:val="Normal"/>
    <w:next w:val="Normal"/>
    <w:link w:val="Heading1Char"/>
    <w:uiPriority w:val="4"/>
    <w:qFormat/>
    <w:rsid w:val="006711A3"/>
    <w:pPr>
      <w:keepNext/>
      <w:keepLines/>
      <w:spacing w:before="240" w:after="120"/>
      <w:ind w:left="0"/>
      <w:outlineLvl w:val="0"/>
    </w:pPr>
    <w:rPr>
      <w:rFonts w:ascii="Arial Bold" w:hAnsi="Arial Bold" w:cs="Arial"/>
      <w:b/>
      <w:bCs/>
      <w:caps/>
      <w:color w:val="auto"/>
      <w:lang w:val="ru-RU"/>
    </w:rPr>
  </w:style>
  <w:style w:type="paragraph" w:styleId="Heading2">
    <w:name w:val="heading 2"/>
    <w:basedOn w:val="Normal"/>
    <w:next w:val="Normal"/>
    <w:link w:val="Heading2Char"/>
    <w:uiPriority w:val="4"/>
    <w:qFormat/>
    <w:rsid w:val="00A312D9"/>
    <w:pPr>
      <w:keepNext/>
      <w:keepLines/>
      <w:numPr>
        <w:ilvl w:val="1"/>
        <w:numId w:val="2"/>
      </w:numPr>
      <w:spacing w:before="200" w:after="120"/>
      <w:outlineLvl w:val="1"/>
    </w:pPr>
    <w:rPr>
      <w:rFonts w:ascii="Arial" w:hAnsi="Arial" w:cs="Arial"/>
      <w:b/>
      <w:bCs/>
    </w:rPr>
  </w:style>
  <w:style w:type="paragraph" w:styleId="Heading3">
    <w:name w:val="heading 3"/>
    <w:basedOn w:val="Normal"/>
    <w:next w:val="Normal"/>
    <w:link w:val="Heading3Char"/>
    <w:uiPriority w:val="4"/>
    <w:qFormat/>
    <w:rsid w:val="00D52E65"/>
    <w:pPr>
      <w:keepNext/>
      <w:keepLines/>
      <w:numPr>
        <w:ilvl w:val="2"/>
        <w:numId w:val="2"/>
      </w:numPr>
      <w:spacing w:before="200" w:after="120"/>
      <w:outlineLvl w:val="2"/>
    </w:pPr>
    <w:rPr>
      <w:rFonts w:ascii="Arial" w:hAnsi="Arial" w:cs="Arial"/>
      <w:b/>
      <w:bCs/>
      <w:sz w:val="20"/>
      <w:szCs w:val="20"/>
    </w:rPr>
  </w:style>
  <w:style w:type="paragraph" w:styleId="Heading4">
    <w:name w:val="heading 4"/>
    <w:basedOn w:val="Normal"/>
    <w:next w:val="Normal"/>
    <w:link w:val="Heading4Char"/>
    <w:uiPriority w:val="99"/>
    <w:qFormat/>
    <w:rsid w:val="003C1F63"/>
    <w:pPr>
      <w:keepNext/>
      <w:keepLines/>
      <w:numPr>
        <w:ilvl w:val="3"/>
        <w:numId w:val="2"/>
      </w:numPr>
      <w:spacing w:before="200"/>
      <w:outlineLvl w:val="3"/>
    </w:pPr>
    <w:rPr>
      <w:rFonts w:ascii="Arial" w:hAnsi="Arial"/>
      <w:b/>
      <w:bCs/>
      <w:i/>
      <w:iCs/>
    </w:rPr>
  </w:style>
  <w:style w:type="paragraph" w:styleId="Heading5">
    <w:name w:val="heading 5"/>
    <w:basedOn w:val="Normal"/>
    <w:next w:val="Normal"/>
    <w:link w:val="Heading5Char"/>
    <w:uiPriority w:val="9"/>
    <w:qFormat/>
    <w:rsid w:val="00724693"/>
    <w:pPr>
      <w:keepNext/>
      <w:keepLines/>
      <w:numPr>
        <w:ilvl w:val="4"/>
        <w:numId w:val="2"/>
      </w:numPr>
      <w:spacing w:before="200"/>
      <w:outlineLvl w:val="4"/>
    </w:pPr>
    <w:rPr>
      <w:rFonts w:ascii="Arial" w:hAnsi="Arial"/>
    </w:rPr>
  </w:style>
  <w:style w:type="paragraph" w:styleId="Heading6">
    <w:name w:val="heading 6"/>
    <w:basedOn w:val="Normal"/>
    <w:next w:val="Normal"/>
    <w:link w:val="Heading6Char"/>
    <w:uiPriority w:val="9"/>
    <w:qFormat/>
    <w:rsid w:val="00A71F28"/>
    <w:pPr>
      <w:keepNext/>
      <w:keepLines/>
      <w:numPr>
        <w:ilvl w:val="5"/>
        <w:numId w:val="2"/>
      </w:numPr>
      <w:spacing w:before="200"/>
      <w:outlineLvl w:val="5"/>
    </w:pPr>
    <w:rPr>
      <w:i/>
      <w:iCs/>
    </w:rPr>
  </w:style>
  <w:style w:type="paragraph" w:styleId="Heading7">
    <w:name w:val="heading 7"/>
    <w:basedOn w:val="Normal"/>
    <w:next w:val="Normal"/>
    <w:link w:val="Heading7Char"/>
    <w:uiPriority w:val="9"/>
    <w:qFormat/>
    <w:rsid w:val="006F6828"/>
    <w:pPr>
      <w:keepNext/>
      <w:keepLines/>
      <w:numPr>
        <w:ilvl w:val="6"/>
        <w:numId w:val="2"/>
      </w:numPr>
      <w:spacing w:before="200"/>
      <w:outlineLvl w:val="6"/>
    </w:pPr>
    <w:rPr>
      <w:rFonts w:ascii="Cambria" w:hAnsi="Cambria"/>
      <w:i/>
      <w:iCs/>
      <w:color w:val="404040"/>
    </w:rPr>
  </w:style>
  <w:style w:type="paragraph" w:styleId="Heading8">
    <w:name w:val="heading 8"/>
    <w:basedOn w:val="Normal"/>
    <w:next w:val="Normal"/>
    <w:link w:val="Heading8Char"/>
    <w:qFormat/>
    <w:rsid w:val="006F6828"/>
    <w:pPr>
      <w:keepNext/>
      <w:keepLines/>
      <w:numPr>
        <w:ilvl w:val="7"/>
        <w:numId w:val="2"/>
      </w:numPr>
      <w:spacing w:before="200"/>
      <w:outlineLvl w:val="7"/>
    </w:pPr>
    <w:rPr>
      <w:rFonts w:ascii="Cambria" w:hAnsi="Cambria"/>
      <w:color w:val="404040"/>
      <w:sz w:val="20"/>
      <w:szCs w:val="20"/>
    </w:rPr>
  </w:style>
  <w:style w:type="paragraph" w:styleId="Heading9">
    <w:name w:val="heading 9"/>
    <w:basedOn w:val="Normal"/>
    <w:next w:val="Normal"/>
    <w:link w:val="Heading9Char"/>
    <w:qFormat/>
    <w:rsid w:val="006F6828"/>
    <w:pPr>
      <w:keepNext/>
      <w:keepLines/>
      <w:numPr>
        <w:ilvl w:val="8"/>
        <w:numId w:val="2"/>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locked/>
    <w:rsid w:val="006711A3"/>
    <w:rPr>
      <w:rFonts w:ascii="Arial Bold" w:hAnsi="Arial Bold" w:cs="Arial"/>
      <w:b/>
      <w:bCs/>
      <w:caps/>
      <w:lang w:val="ru-RU"/>
    </w:rPr>
  </w:style>
  <w:style w:type="character" w:customStyle="1" w:styleId="Heading2Char">
    <w:name w:val="Heading 2 Char"/>
    <w:basedOn w:val="DefaultParagraphFont"/>
    <w:link w:val="Heading2"/>
    <w:uiPriority w:val="4"/>
    <w:locked/>
    <w:rsid w:val="00A312D9"/>
    <w:rPr>
      <w:rFonts w:ascii="Arial" w:hAnsi="Arial" w:cs="Arial"/>
      <w:b/>
      <w:bCs/>
      <w:color w:val="000000"/>
    </w:rPr>
  </w:style>
  <w:style w:type="character" w:customStyle="1" w:styleId="Heading3Char">
    <w:name w:val="Heading 3 Char"/>
    <w:basedOn w:val="DefaultParagraphFont"/>
    <w:link w:val="Heading3"/>
    <w:uiPriority w:val="4"/>
    <w:locked/>
    <w:rsid w:val="00D52E65"/>
    <w:rPr>
      <w:rFonts w:ascii="Arial" w:hAnsi="Arial" w:cs="Arial"/>
      <w:b/>
      <w:bCs/>
      <w:color w:val="000000"/>
      <w:sz w:val="20"/>
      <w:szCs w:val="20"/>
    </w:rPr>
  </w:style>
  <w:style w:type="character" w:customStyle="1" w:styleId="Heading4Char">
    <w:name w:val="Heading 4 Char"/>
    <w:basedOn w:val="DefaultParagraphFont"/>
    <w:link w:val="Heading4"/>
    <w:uiPriority w:val="99"/>
    <w:locked/>
    <w:rsid w:val="003C1F63"/>
    <w:rPr>
      <w:rFonts w:ascii="Arial" w:hAnsi="Arial"/>
      <w:b/>
      <w:bCs/>
      <w:i/>
      <w:iCs/>
      <w:color w:val="000000"/>
    </w:rPr>
  </w:style>
  <w:style w:type="character" w:customStyle="1" w:styleId="Heading5Char">
    <w:name w:val="Heading 5 Char"/>
    <w:basedOn w:val="DefaultParagraphFont"/>
    <w:link w:val="Heading5"/>
    <w:uiPriority w:val="9"/>
    <w:locked/>
    <w:rsid w:val="00724693"/>
    <w:rPr>
      <w:rFonts w:ascii="Arial" w:hAnsi="Arial"/>
      <w:color w:val="000000"/>
    </w:rPr>
  </w:style>
  <w:style w:type="character" w:customStyle="1" w:styleId="Heading6Char">
    <w:name w:val="Heading 6 Char"/>
    <w:basedOn w:val="DefaultParagraphFont"/>
    <w:link w:val="Heading6"/>
    <w:uiPriority w:val="9"/>
    <w:locked/>
    <w:rsid w:val="00A71F28"/>
    <w:rPr>
      <w:rFonts w:ascii="Times New Roman" w:hAnsi="Times New Roman"/>
      <w:i/>
      <w:iCs/>
      <w:color w:val="000000"/>
    </w:rPr>
  </w:style>
  <w:style w:type="character" w:customStyle="1" w:styleId="Heading7Char">
    <w:name w:val="Heading 7 Char"/>
    <w:basedOn w:val="DefaultParagraphFont"/>
    <w:link w:val="Heading7"/>
    <w:uiPriority w:val="9"/>
    <w:locked/>
    <w:rsid w:val="006F6828"/>
    <w:rPr>
      <w:rFonts w:ascii="Cambria" w:hAnsi="Cambria"/>
      <w:i/>
      <w:iCs/>
      <w:color w:val="404040"/>
    </w:rPr>
  </w:style>
  <w:style w:type="character" w:customStyle="1" w:styleId="Heading8Char">
    <w:name w:val="Heading 8 Char"/>
    <w:basedOn w:val="DefaultParagraphFont"/>
    <w:link w:val="Heading8"/>
    <w:locked/>
    <w:rsid w:val="006F6828"/>
    <w:rPr>
      <w:rFonts w:ascii="Cambria" w:hAnsi="Cambria"/>
      <w:color w:val="404040"/>
      <w:sz w:val="20"/>
      <w:szCs w:val="20"/>
    </w:rPr>
  </w:style>
  <w:style w:type="character" w:customStyle="1" w:styleId="Heading9Char">
    <w:name w:val="Heading 9 Char"/>
    <w:basedOn w:val="DefaultParagraphFont"/>
    <w:link w:val="Heading9"/>
    <w:locked/>
    <w:rsid w:val="006F6828"/>
    <w:rPr>
      <w:rFonts w:ascii="Cambria" w:hAnsi="Cambria"/>
      <w:i/>
      <w:iCs/>
      <w:color w:val="404040"/>
      <w:sz w:val="20"/>
      <w:szCs w:val="20"/>
    </w:rPr>
  </w:style>
  <w:style w:type="paragraph" w:customStyle="1" w:styleId="AppendixTitleTOC">
    <w:name w:val="AppendixTitleTOC"/>
    <w:uiPriority w:val="99"/>
    <w:rsid w:val="00A60290"/>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rPr>
  </w:style>
  <w:style w:type="paragraph" w:customStyle="1" w:styleId="AppendixHeading2">
    <w:name w:val="AppendixHeading2"/>
    <w:next w:val="Normal"/>
    <w:uiPriority w:val="99"/>
    <w:rsid w:val="00E2770B"/>
    <w:pPr>
      <w:keepNext/>
      <w:numPr>
        <w:ilvl w:val="2"/>
        <w:numId w:val="25"/>
      </w:numPr>
      <w:tabs>
        <w:tab w:val="left" w:pos="720"/>
      </w:tabs>
      <w:autoSpaceDE w:val="0"/>
      <w:autoSpaceDN w:val="0"/>
      <w:adjustRightInd w:val="0"/>
      <w:spacing w:before="200" w:after="120" w:line="260" w:lineRule="atLeast"/>
    </w:pPr>
    <w:rPr>
      <w:rFonts w:ascii="Arial" w:hAnsi="Arial" w:cs="Arial"/>
      <w:b/>
      <w:bCs/>
      <w:color w:val="000000"/>
    </w:rPr>
  </w:style>
  <w:style w:type="paragraph" w:customStyle="1" w:styleId="TrackTblHd">
    <w:name w:val="TrackTblHd"/>
    <w:uiPriority w:val="99"/>
    <w:rsid w:val="00A60290"/>
    <w:pPr>
      <w:suppressAutoHyphens/>
      <w:autoSpaceDE w:val="0"/>
      <w:autoSpaceDN w:val="0"/>
      <w:adjustRightInd w:val="0"/>
      <w:spacing w:line="220" w:lineRule="atLeast"/>
      <w:jc w:val="center"/>
    </w:pPr>
    <w:rPr>
      <w:rFonts w:ascii="Arial" w:hAnsi="Arial" w:cs="Arial"/>
      <w:b/>
      <w:bCs/>
      <w:color w:val="000000"/>
      <w:w w:val="0"/>
      <w:sz w:val="18"/>
      <w:szCs w:val="18"/>
    </w:rPr>
  </w:style>
  <w:style w:type="paragraph" w:customStyle="1" w:styleId="BulletList1">
    <w:name w:val="BulletList1"/>
    <w:uiPriority w:val="99"/>
    <w:rsid w:val="00951421"/>
    <w:pPr>
      <w:numPr>
        <w:numId w:val="5"/>
      </w:numPr>
      <w:tabs>
        <w:tab w:val="left" w:pos="1440"/>
      </w:tabs>
      <w:suppressAutoHyphens/>
      <w:autoSpaceDE w:val="0"/>
      <w:autoSpaceDN w:val="0"/>
      <w:adjustRightInd w:val="0"/>
      <w:spacing w:before="60" w:line="260" w:lineRule="atLeast"/>
      <w:ind w:left="1077" w:hanging="357"/>
    </w:pPr>
    <w:rPr>
      <w:rFonts w:ascii="Times New Roman" w:hAnsi="Times New Roman"/>
      <w:color w:val="000000"/>
      <w:w w:val="0"/>
    </w:rPr>
  </w:style>
  <w:style w:type="paragraph" w:customStyle="1" w:styleId="CellBody">
    <w:name w:val="CellBody"/>
    <w:uiPriority w:val="99"/>
    <w:rsid w:val="007000A8"/>
    <w:pPr>
      <w:autoSpaceDE w:val="0"/>
      <w:autoSpaceDN w:val="0"/>
      <w:adjustRightInd w:val="0"/>
    </w:pPr>
    <w:rPr>
      <w:rFonts w:ascii="Times New Roman" w:hAnsi="Times New Roman"/>
      <w:color w:val="000000"/>
      <w:sz w:val="20"/>
      <w:szCs w:val="20"/>
    </w:rPr>
  </w:style>
  <w:style w:type="paragraph" w:customStyle="1" w:styleId="CellBodyCentered">
    <w:name w:val="CellBodyCentered"/>
    <w:uiPriority w:val="99"/>
    <w:rsid w:val="007000A8"/>
    <w:pPr>
      <w:suppressAutoHyphens/>
      <w:autoSpaceDE w:val="0"/>
      <w:autoSpaceDN w:val="0"/>
      <w:adjustRightInd w:val="0"/>
      <w:jc w:val="center"/>
    </w:pPr>
    <w:rPr>
      <w:rFonts w:ascii="Times New Roman" w:hAnsi="Times New Roman"/>
      <w:color w:val="000000"/>
      <w:sz w:val="20"/>
      <w:szCs w:val="20"/>
    </w:rPr>
  </w:style>
  <w:style w:type="paragraph" w:customStyle="1" w:styleId="CellBodyCenteredSmall">
    <w:name w:val="CellBodyCenteredSmall"/>
    <w:uiPriority w:val="99"/>
    <w:rsid w:val="006F6828"/>
    <w:pPr>
      <w:suppressAutoHyphens/>
      <w:autoSpaceDE w:val="0"/>
      <w:autoSpaceDN w:val="0"/>
      <w:adjustRightInd w:val="0"/>
      <w:spacing w:after="60" w:line="220" w:lineRule="atLeast"/>
      <w:jc w:val="center"/>
    </w:pPr>
    <w:rPr>
      <w:rFonts w:ascii="Times New Roman" w:hAnsi="Times New Roman"/>
      <w:color w:val="000000"/>
      <w:w w:val="0"/>
      <w:sz w:val="18"/>
      <w:szCs w:val="18"/>
    </w:rPr>
  </w:style>
  <w:style w:type="paragraph" w:customStyle="1" w:styleId="CellBodySmall">
    <w:name w:val="CellBodySmall"/>
    <w:uiPriority w:val="99"/>
    <w:rsid w:val="006F6828"/>
    <w:pPr>
      <w:suppressAutoHyphens/>
      <w:autoSpaceDE w:val="0"/>
      <w:autoSpaceDN w:val="0"/>
      <w:adjustRightInd w:val="0"/>
      <w:spacing w:after="60" w:line="220" w:lineRule="atLeast"/>
    </w:pPr>
    <w:rPr>
      <w:rFonts w:ascii="Times New Roman" w:hAnsi="Times New Roman"/>
      <w:color w:val="000000"/>
      <w:w w:val="0"/>
      <w:sz w:val="18"/>
      <w:szCs w:val="18"/>
    </w:rPr>
  </w:style>
  <w:style w:type="paragraph" w:customStyle="1" w:styleId="CellBullet">
    <w:name w:val="CellBullet"/>
    <w:uiPriority w:val="99"/>
    <w:rsid w:val="00BD3033"/>
    <w:pPr>
      <w:numPr>
        <w:numId w:val="8"/>
      </w:numPr>
      <w:tabs>
        <w:tab w:val="left" w:pos="364"/>
      </w:tabs>
      <w:autoSpaceDE w:val="0"/>
      <w:autoSpaceDN w:val="0"/>
      <w:adjustRightInd w:val="0"/>
      <w:spacing w:line="260" w:lineRule="atLeast"/>
      <w:ind w:left="392"/>
    </w:pPr>
    <w:rPr>
      <w:rFonts w:ascii="Times New Roman" w:hAnsi="Times New Roman"/>
      <w:color w:val="000000"/>
      <w:w w:val="0"/>
      <w:sz w:val="20"/>
    </w:rPr>
  </w:style>
  <w:style w:type="paragraph" w:customStyle="1" w:styleId="CellBullet2">
    <w:name w:val="CellBullet2"/>
    <w:uiPriority w:val="99"/>
    <w:rsid w:val="00DA1ECE"/>
    <w:pPr>
      <w:numPr>
        <w:numId w:val="9"/>
      </w:numPr>
      <w:tabs>
        <w:tab w:val="left" w:pos="709"/>
      </w:tabs>
      <w:autoSpaceDE w:val="0"/>
      <w:autoSpaceDN w:val="0"/>
      <w:adjustRightInd w:val="0"/>
      <w:spacing w:line="260" w:lineRule="atLeast"/>
      <w:ind w:left="709"/>
    </w:pPr>
    <w:rPr>
      <w:rFonts w:ascii="Times New Roman" w:hAnsi="Times New Roman"/>
      <w:color w:val="000000"/>
      <w:w w:val="0"/>
      <w:sz w:val="20"/>
    </w:rPr>
  </w:style>
  <w:style w:type="paragraph" w:customStyle="1" w:styleId="CellHeading">
    <w:name w:val="CellHeading"/>
    <w:uiPriority w:val="99"/>
    <w:rsid w:val="006F6828"/>
    <w:pPr>
      <w:suppressAutoHyphens/>
      <w:autoSpaceDE w:val="0"/>
      <w:autoSpaceDN w:val="0"/>
      <w:adjustRightInd w:val="0"/>
      <w:spacing w:line="240" w:lineRule="atLeast"/>
    </w:pPr>
    <w:rPr>
      <w:rFonts w:ascii="Arial" w:hAnsi="Arial" w:cs="Arial"/>
      <w:b/>
      <w:bCs/>
      <w:color w:val="000000"/>
      <w:w w:val="0"/>
      <w:sz w:val="20"/>
      <w:szCs w:val="20"/>
    </w:rPr>
  </w:style>
  <w:style w:type="paragraph" w:customStyle="1" w:styleId="CellHeadingCentered">
    <w:name w:val="CellHeadingCentered"/>
    <w:uiPriority w:val="99"/>
    <w:rsid w:val="006F6828"/>
    <w:pPr>
      <w:suppressAutoHyphens/>
      <w:autoSpaceDE w:val="0"/>
      <w:autoSpaceDN w:val="0"/>
      <w:adjustRightInd w:val="0"/>
      <w:spacing w:line="240" w:lineRule="atLeast"/>
      <w:jc w:val="center"/>
    </w:pPr>
    <w:rPr>
      <w:rFonts w:ascii="Arial" w:hAnsi="Arial" w:cs="Arial"/>
      <w:b/>
      <w:bCs/>
      <w:color w:val="000000"/>
      <w:w w:val="0"/>
      <w:sz w:val="20"/>
      <w:szCs w:val="20"/>
    </w:rPr>
  </w:style>
  <w:style w:type="paragraph" w:customStyle="1" w:styleId="CellHeadingCenteredSm">
    <w:name w:val="CellHeadingCenteredSm"/>
    <w:uiPriority w:val="99"/>
    <w:rsid w:val="006F6828"/>
    <w:pPr>
      <w:suppressAutoHyphens/>
      <w:autoSpaceDE w:val="0"/>
      <w:autoSpaceDN w:val="0"/>
      <w:adjustRightInd w:val="0"/>
      <w:spacing w:line="220" w:lineRule="atLeast"/>
      <w:jc w:val="center"/>
    </w:pPr>
    <w:rPr>
      <w:rFonts w:ascii="Arial" w:hAnsi="Arial" w:cs="Arial"/>
      <w:b/>
      <w:bCs/>
      <w:color w:val="000000"/>
      <w:w w:val="0"/>
      <w:sz w:val="18"/>
      <w:szCs w:val="18"/>
    </w:rPr>
  </w:style>
  <w:style w:type="paragraph" w:customStyle="1" w:styleId="CellHeadingSm">
    <w:name w:val="CellHeadingSm"/>
    <w:uiPriority w:val="99"/>
    <w:rsid w:val="006F6828"/>
    <w:pPr>
      <w:suppressAutoHyphens/>
      <w:autoSpaceDE w:val="0"/>
      <w:autoSpaceDN w:val="0"/>
      <w:adjustRightInd w:val="0"/>
      <w:spacing w:line="220" w:lineRule="atLeast"/>
    </w:pPr>
    <w:rPr>
      <w:rFonts w:ascii="Arial" w:hAnsi="Arial" w:cs="Arial"/>
      <w:b/>
      <w:bCs/>
      <w:color w:val="000000"/>
      <w:w w:val="0"/>
      <w:sz w:val="18"/>
      <w:szCs w:val="18"/>
    </w:rPr>
  </w:style>
  <w:style w:type="paragraph" w:customStyle="1" w:styleId="CellList1">
    <w:name w:val="CellList1"/>
    <w:uiPriority w:val="99"/>
    <w:rsid w:val="001F7834"/>
    <w:pPr>
      <w:numPr>
        <w:numId w:val="6"/>
      </w:numPr>
      <w:tabs>
        <w:tab w:val="left" w:pos="320"/>
      </w:tabs>
      <w:suppressAutoHyphens/>
      <w:autoSpaceDE w:val="0"/>
      <w:autoSpaceDN w:val="0"/>
      <w:adjustRightInd w:val="0"/>
      <w:spacing w:after="60" w:line="240" w:lineRule="atLeast"/>
      <w:ind w:left="357" w:hanging="357"/>
    </w:pPr>
    <w:rPr>
      <w:rFonts w:ascii="Arial" w:hAnsi="Arial" w:cs="Arial"/>
      <w:color w:val="000000"/>
      <w:w w:val="0"/>
      <w:sz w:val="20"/>
      <w:szCs w:val="20"/>
    </w:rPr>
  </w:style>
  <w:style w:type="paragraph" w:customStyle="1" w:styleId="CellList2">
    <w:name w:val="CellList2"/>
    <w:uiPriority w:val="99"/>
    <w:rsid w:val="005A204F"/>
    <w:pPr>
      <w:numPr>
        <w:numId w:val="7"/>
      </w:numPr>
      <w:tabs>
        <w:tab w:val="left" w:pos="560"/>
      </w:tabs>
      <w:suppressAutoHyphens/>
      <w:autoSpaceDE w:val="0"/>
      <w:autoSpaceDN w:val="0"/>
      <w:adjustRightInd w:val="0"/>
      <w:spacing w:after="60" w:line="240" w:lineRule="atLeast"/>
      <w:ind w:left="714" w:hanging="357"/>
    </w:pPr>
    <w:rPr>
      <w:rFonts w:ascii="Arial" w:hAnsi="Arial" w:cs="Arial"/>
      <w:color w:val="000000"/>
      <w:w w:val="0"/>
      <w:sz w:val="20"/>
      <w:szCs w:val="20"/>
    </w:rPr>
  </w:style>
  <w:style w:type="paragraph" w:customStyle="1" w:styleId="Contents">
    <w:name w:val="Contents"/>
    <w:basedOn w:val="Normal"/>
    <w:next w:val="Normal"/>
    <w:uiPriority w:val="99"/>
    <w:rsid w:val="00FE0846"/>
    <w:pPr>
      <w:spacing w:after="360" w:line="280" w:lineRule="atLeast"/>
      <w:ind w:left="0"/>
      <w:jc w:val="center"/>
    </w:pPr>
    <w:rPr>
      <w:rFonts w:ascii="Arial Bold" w:hAnsi="Arial Bold"/>
      <w:b/>
      <w:caps/>
      <w:sz w:val="24"/>
    </w:rPr>
  </w:style>
  <w:style w:type="paragraph" w:customStyle="1" w:styleId="EquationTags">
    <w:name w:val="Equation Tags"/>
    <w:next w:val="EquationTitle"/>
    <w:uiPriority w:val="99"/>
    <w:rsid w:val="00A60290"/>
    <w:pPr>
      <w:tabs>
        <w:tab w:val="left" w:pos="2140"/>
        <w:tab w:val="left" w:pos="2680"/>
      </w:tabs>
      <w:suppressAutoHyphens/>
      <w:autoSpaceDE w:val="0"/>
      <w:autoSpaceDN w:val="0"/>
      <w:adjustRightInd w:val="0"/>
      <w:spacing w:before="120" w:line="260" w:lineRule="atLeast"/>
      <w:ind w:left="1080" w:hanging="360"/>
      <w:jc w:val="center"/>
    </w:pPr>
    <w:rPr>
      <w:rFonts w:ascii="Times New Roman" w:hAnsi="Times New Roman"/>
      <w:color w:val="000000"/>
      <w:w w:val="0"/>
    </w:rPr>
  </w:style>
  <w:style w:type="paragraph" w:customStyle="1" w:styleId="EquationTitle">
    <w:name w:val="EquationTitle"/>
    <w:next w:val="Text1"/>
    <w:uiPriority w:val="99"/>
    <w:rsid w:val="00A60290"/>
    <w:pPr>
      <w:tabs>
        <w:tab w:val="left" w:pos="1440"/>
      </w:tabs>
      <w:autoSpaceDE w:val="0"/>
      <w:autoSpaceDN w:val="0"/>
      <w:adjustRightInd w:val="0"/>
      <w:spacing w:after="160" w:line="200" w:lineRule="atLeast"/>
      <w:jc w:val="right"/>
    </w:pPr>
    <w:rPr>
      <w:rFonts w:ascii="Times New Roman" w:hAnsi="Times New Roman"/>
      <w:color w:val="000000"/>
      <w:w w:val="0"/>
      <w:sz w:val="20"/>
      <w:szCs w:val="20"/>
    </w:rPr>
  </w:style>
  <w:style w:type="paragraph" w:customStyle="1" w:styleId="Text1">
    <w:name w:val="Text1"/>
    <w:uiPriority w:val="99"/>
    <w:rsid w:val="006F6828"/>
    <w:pPr>
      <w:autoSpaceDE w:val="0"/>
      <w:autoSpaceDN w:val="0"/>
      <w:adjustRightInd w:val="0"/>
      <w:spacing w:before="120" w:line="260" w:lineRule="atLeast"/>
      <w:ind w:left="720"/>
    </w:pPr>
    <w:rPr>
      <w:rFonts w:ascii="Times New Roman" w:hAnsi="Times New Roman"/>
      <w:color w:val="000000"/>
      <w:w w:val="0"/>
    </w:rPr>
  </w:style>
  <w:style w:type="paragraph" w:customStyle="1" w:styleId="FigureTitle1">
    <w:name w:val="FigureTitle1"/>
    <w:next w:val="Text1"/>
    <w:uiPriority w:val="99"/>
    <w:rsid w:val="00A60290"/>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rPr>
  </w:style>
  <w:style w:type="paragraph" w:customStyle="1" w:styleId="FigureTitle2">
    <w:name w:val="FigureTitle2"/>
    <w:next w:val="Text1"/>
    <w:uiPriority w:val="99"/>
    <w:rsid w:val="00A60290"/>
    <w:pPr>
      <w:tabs>
        <w:tab w:val="left" w:pos="1800"/>
      </w:tabs>
      <w:suppressAutoHyphens/>
      <w:autoSpaceDE w:val="0"/>
      <w:autoSpaceDN w:val="0"/>
      <w:adjustRightInd w:val="0"/>
      <w:spacing w:before="360" w:after="160" w:line="240" w:lineRule="atLeast"/>
      <w:ind w:left="1800" w:hanging="1080"/>
    </w:pPr>
    <w:rPr>
      <w:rFonts w:ascii="Arial" w:hAnsi="Arial" w:cs="Arial"/>
      <w:b/>
      <w:bCs/>
      <w:color w:val="000000"/>
      <w:w w:val="0"/>
      <w:sz w:val="20"/>
      <w:szCs w:val="20"/>
    </w:rPr>
  </w:style>
  <w:style w:type="paragraph" w:customStyle="1" w:styleId="FigureTitle3">
    <w:name w:val="FigureTitle3"/>
    <w:next w:val="Text1"/>
    <w:uiPriority w:val="99"/>
    <w:rsid w:val="00A60290"/>
    <w:pPr>
      <w:tabs>
        <w:tab w:val="left" w:pos="2160"/>
      </w:tabs>
      <w:suppressAutoHyphens/>
      <w:autoSpaceDE w:val="0"/>
      <w:autoSpaceDN w:val="0"/>
      <w:adjustRightInd w:val="0"/>
      <w:spacing w:before="360" w:after="160" w:line="240" w:lineRule="atLeast"/>
      <w:ind w:left="2160" w:hanging="1080"/>
    </w:pPr>
    <w:rPr>
      <w:rFonts w:ascii="Arial" w:hAnsi="Arial" w:cs="Arial"/>
      <w:b/>
      <w:bCs/>
      <w:color w:val="000000"/>
      <w:w w:val="0"/>
      <w:sz w:val="20"/>
      <w:szCs w:val="20"/>
    </w:rPr>
  </w:style>
  <w:style w:type="paragraph" w:styleId="Footer">
    <w:name w:val="footer"/>
    <w:basedOn w:val="Normal"/>
    <w:link w:val="FooterChar"/>
    <w:uiPriority w:val="99"/>
    <w:rsid w:val="00F732C6"/>
    <w:pPr>
      <w:widowControl w:val="0"/>
      <w:pBdr>
        <w:top w:val="single" w:sz="8" w:space="0" w:color="auto"/>
      </w:pBdr>
      <w:tabs>
        <w:tab w:val="center" w:pos="4680"/>
        <w:tab w:val="right" w:pos="9360"/>
      </w:tabs>
      <w:spacing w:before="0" w:line="240" w:lineRule="auto"/>
      <w:ind w:left="0"/>
      <w:jc w:val="both"/>
    </w:pPr>
    <w:rPr>
      <w:rFonts w:ascii="Arial" w:hAnsi="Arial" w:cs="Arial"/>
      <w:b/>
      <w:bCs/>
    </w:rPr>
  </w:style>
  <w:style w:type="character" w:customStyle="1" w:styleId="FooterChar">
    <w:name w:val="Footer Char"/>
    <w:basedOn w:val="DefaultParagraphFont"/>
    <w:link w:val="Footer"/>
    <w:uiPriority w:val="99"/>
    <w:locked/>
    <w:rsid w:val="00F732C6"/>
    <w:rPr>
      <w:rFonts w:ascii="Arial" w:hAnsi="Arial" w:cs="Arial"/>
      <w:b/>
      <w:bCs/>
      <w:color w:val="000000"/>
    </w:rPr>
  </w:style>
  <w:style w:type="paragraph" w:customStyle="1" w:styleId="Footnote">
    <w:name w:val="Footnote"/>
    <w:rsid w:val="006F6828"/>
    <w:pPr>
      <w:tabs>
        <w:tab w:val="left" w:pos="600"/>
      </w:tabs>
      <w:autoSpaceDE w:val="0"/>
      <w:autoSpaceDN w:val="0"/>
      <w:adjustRightInd w:val="0"/>
      <w:spacing w:line="240" w:lineRule="atLeast"/>
      <w:ind w:left="600" w:right="360" w:hanging="240"/>
    </w:pPr>
    <w:rPr>
      <w:rFonts w:ascii="Times New Roman" w:hAnsi="Times New Roman"/>
      <w:color w:val="000000"/>
      <w:w w:val="0"/>
      <w:sz w:val="20"/>
      <w:szCs w:val="20"/>
    </w:rPr>
  </w:style>
  <w:style w:type="paragraph" w:customStyle="1" w:styleId="Front1">
    <w:name w:val="Front1"/>
    <w:uiPriority w:val="99"/>
    <w:rsid w:val="00A60290"/>
    <w:pPr>
      <w:keepNext/>
      <w:tabs>
        <w:tab w:val="left" w:pos="720"/>
      </w:tabs>
      <w:suppressAutoHyphens/>
      <w:autoSpaceDE w:val="0"/>
      <w:autoSpaceDN w:val="0"/>
      <w:adjustRightInd w:val="0"/>
      <w:spacing w:before="260" w:after="120" w:line="260" w:lineRule="atLeast"/>
      <w:jc w:val="center"/>
    </w:pPr>
    <w:rPr>
      <w:rFonts w:ascii="Arial" w:hAnsi="Arial" w:cs="Arial"/>
      <w:b/>
      <w:bCs/>
      <w:caps/>
      <w:color w:val="000000"/>
      <w:w w:val="0"/>
      <w:sz w:val="24"/>
      <w:szCs w:val="24"/>
    </w:rPr>
  </w:style>
  <w:style w:type="paragraph" w:customStyle="1" w:styleId="Front2">
    <w:name w:val="Front2"/>
    <w:uiPriority w:val="99"/>
    <w:rsid w:val="00A60290"/>
    <w:pPr>
      <w:keepNext/>
      <w:pageBreakBefore/>
      <w:tabs>
        <w:tab w:val="left" w:pos="720"/>
      </w:tabs>
      <w:suppressAutoHyphens/>
      <w:autoSpaceDE w:val="0"/>
      <w:autoSpaceDN w:val="0"/>
      <w:adjustRightInd w:val="0"/>
      <w:spacing w:after="120" w:line="240" w:lineRule="atLeast"/>
      <w:jc w:val="center"/>
    </w:pPr>
    <w:rPr>
      <w:rFonts w:ascii="Times New Roman" w:hAnsi="Times New Roman"/>
      <w:i/>
      <w:iCs/>
      <w:color w:val="000000"/>
      <w:w w:val="0"/>
    </w:rPr>
  </w:style>
  <w:style w:type="paragraph" w:styleId="Header">
    <w:name w:val="header"/>
    <w:basedOn w:val="Normal"/>
    <w:link w:val="HeaderChar"/>
    <w:uiPriority w:val="99"/>
    <w:rsid w:val="00F732C6"/>
    <w:pPr>
      <w:widowControl w:val="0"/>
      <w:pBdr>
        <w:bottom w:val="single" w:sz="8" w:space="0" w:color="auto"/>
      </w:pBdr>
      <w:tabs>
        <w:tab w:val="center" w:pos="4680"/>
        <w:tab w:val="right" w:pos="9360"/>
      </w:tabs>
      <w:spacing w:before="0" w:line="240" w:lineRule="auto"/>
      <w:ind w:left="0"/>
      <w:jc w:val="both"/>
    </w:pPr>
    <w:rPr>
      <w:rFonts w:ascii="Arial" w:hAnsi="Arial" w:cs="Arial"/>
      <w:b/>
      <w:bCs/>
    </w:rPr>
  </w:style>
  <w:style w:type="character" w:customStyle="1" w:styleId="HeaderChar">
    <w:name w:val="Header Char"/>
    <w:basedOn w:val="DefaultParagraphFont"/>
    <w:link w:val="Header"/>
    <w:uiPriority w:val="99"/>
    <w:locked/>
    <w:rsid w:val="00F732C6"/>
    <w:rPr>
      <w:rFonts w:ascii="Arial" w:hAnsi="Arial" w:cs="Arial"/>
      <w:b/>
      <w:bCs/>
      <w:color w:val="000000"/>
    </w:rPr>
  </w:style>
  <w:style w:type="paragraph" w:customStyle="1" w:styleId="Heading1TOC">
    <w:name w:val="Heading1TOC"/>
    <w:basedOn w:val="Normal"/>
    <w:link w:val="Heading1TOCChar"/>
    <w:uiPriority w:val="99"/>
    <w:rsid w:val="007B7D99"/>
    <w:pPr>
      <w:spacing w:after="120"/>
      <w:ind w:hanging="720"/>
    </w:pPr>
    <w:rPr>
      <w:rFonts w:ascii="Arial" w:hAnsi="Arial"/>
      <w:b/>
      <w:color w:val="0000FF"/>
    </w:rPr>
  </w:style>
  <w:style w:type="character" w:customStyle="1" w:styleId="Heading1TOCChar">
    <w:name w:val="Heading1TOC Char"/>
    <w:basedOn w:val="DefaultParagraphFont"/>
    <w:link w:val="Heading1TOC"/>
    <w:uiPriority w:val="99"/>
    <w:locked/>
    <w:rsid w:val="00E831CA"/>
    <w:rPr>
      <w:rFonts w:ascii="Arial" w:hAnsi="Arial" w:cs="Times New Roman"/>
      <w:b/>
      <w:color w:val="0000FF"/>
    </w:rPr>
  </w:style>
  <w:style w:type="paragraph" w:customStyle="1" w:styleId="Heading2TOC">
    <w:name w:val="Heading2TOC"/>
    <w:basedOn w:val="Normal"/>
    <w:next w:val="Normal"/>
    <w:link w:val="Heading2TOCChar"/>
    <w:uiPriority w:val="99"/>
    <w:rsid w:val="007B7D99"/>
    <w:pPr>
      <w:spacing w:before="0"/>
      <w:ind w:left="1440" w:hanging="720"/>
    </w:pPr>
    <w:rPr>
      <w:rFonts w:ascii="Arial" w:hAnsi="Arial"/>
      <w:color w:val="0000FF"/>
    </w:rPr>
  </w:style>
  <w:style w:type="character" w:customStyle="1" w:styleId="Heading2TOCChar">
    <w:name w:val="Heading2TOC Char"/>
    <w:basedOn w:val="DefaultParagraphFont"/>
    <w:link w:val="Heading2TOC"/>
    <w:uiPriority w:val="99"/>
    <w:locked/>
    <w:rsid w:val="00E831CA"/>
    <w:rPr>
      <w:rFonts w:ascii="Arial" w:hAnsi="Arial" w:cs="Times New Roman"/>
      <w:color w:val="0000FF"/>
    </w:rPr>
  </w:style>
  <w:style w:type="paragraph" w:customStyle="1" w:styleId="HeadingRunIn">
    <w:name w:val="HeadingRunIn"/>
    <w:uiPriority w:val="99"/>
    <w:rsid w:val="00A60290"/>
    <w:pPr>
      <w:keepNext/>
      <w:suppressAutoHyphens/>
      <w:autoSpaceDE w:val="0"/>
      <w:autoSpaceDN w:val="0"/>
      <w:adjustRightInd w:val="0"/>
      <w:spacing w:before="100" w:line="260" w:lineRule="atLeast"/>
      <w:ind w:left="720"/>
    </w:pPr>
    <w:rPr>
      <w:rFonts w:ascii="Times New Roman" w:hAnsi="Times New Roman"/>
      <w:b/>
      <w:bCs/>
      <w:color w:val="000000"/>
      <w:w w:val="0"/>
    </w:rPr>
  </w:style>
  <w:style w:type="paragraph" w:customStyle="1" w:styleId="List1">
    <w:name w:val="List1"/>
    <w:uiPriority w:val="99"/>
    <w:rsid w:val="006F6828"/>
    <w:pPr>
      <w:numPr>
        <w:numId w:val="14"/>
      </w:numPr>
      <w:tabs>
        <w:tab w:val="left" w:pos="1080"/>
      </w:tabs>
      <w:autoSpaceDE w:val="0"/>
      <w:autoSpaceDN w:val="0"/>
      <w:adjustRightInd w:val="0"/>
      <w:spacing w:before="100" w:line="260" w:lineRule="atLeast"/>
    </w:pPr>
    <w:rPr>
      <w:rFonts w:ascii="Times New Roman" w:hAnsi="Times New Roman"/>
      <w:color w:val="000000"/>
    </w:rPr>
  </w:style>
  <w:style w:type="paragraph" w:customStyle="1" w:styleId="List1Continued">
    <w:name w:val="List1Continued"/>
    <w:next w:val="List1"/>
    <w:uiPriority w:val="99"/>
    <w:rsid w:val="006F6828"/>
    <w:pPr>
      <w:tabs>
        <w:tab w:val="left" w:pos="1080"/>
      </w:tabs>
      <w:autoSpaceDE w:val="0"/>
      <w:autoSpaceDN w:val="0"/>
      <w:adjustRightInd w:val="0"/>
      <w:spacing w:before="100" w:line="260" w:lineRule="atLeast"/>
      <w:ind w:left="1080"/>
    </w:pPr>
    <w:rPr>
      <w:rFonts w:ascii="Times New Roman" w:hAnsi="Times New Roman"/>
      <w:color w:val="000000"/>
      <w:w w:val="0"/>
    </w:rPr>
  </w:style>
  <w:style w:type="paragraph" w:customStyle="1" w:styleId="ListAlpha1">
    <w:name w:val="ListAlpha1"/>
    <w:basedOn w:val="List1"/>
    <w:uiPriority w:val="99"/>
    <w:rsid w:val="006F6828"/>
    <w:pPr>
      <w:numPr>
        <w:ilvl w:val="1"/>
      </w:numPr>
    </w:pPr>
  </w:style>
  <w:style w:type="paragraph" w:customStyle="1" w:styleId="ListAlpha2">
    <w:name w:val="ListAlpha2"/>
    <w:uiPriority w:val="99"/>
    <w:rsid w:val="006F6828"/>
    <w:pPr>
      <w:numPr>
        <w:ilvl w:val="3"/>
        <w:numId w:val="14"/>
      </w:numPr>
      <w:tabs>
        <w:tab w:val="left" w:pos="2160"/>
      </w:tabs>
      <w:autoSpaceDE w:val="0"/>
      <w:autoSpaceDN w:val="0"/>
      <w:adjustRightInd w:val="0"/>
      <w:spacing w:before="100" w:line="260" w:lineRule="atLeast"/>
    </w:pPr>
    <w:rPr>
      <w:rFonts w:ascii="Times New Roman" w:hAnsi="Times New Roman"/>
      <w:color w:val="000000"/>
      <w:w w:val="0"/>
    </w:rPr>
  </w:style>
  <w:style w:type="paragraph" w:customStyle="1" w:styleId="AppendixTitle">
    <w:name w:val="AppendixTitle"/>
    <w:next w:val="AppendixHeading1"/>
    <w:uiPriority w:val="99"/>
    <w:rsid w:val="006F6828"/>
    <w:pPr>
      <w:keepNext/>
      <w:pageBreakBefore/>
      <w:numPr>
        <w:numId w:val="25"/>
      </w:numPr>
      <w:tabs>
        <w:tab w:val="left" w:pos="720"/>
      </w:tabs>
      <w:autoSpaceDE w:val="0"/>
      <w:autoSpaceDN w:val="0"/>
      <w:adjustRightInd w:val="0"/>
      <w:spacing w:before="240" w:after="120" w:line="380" w:lineRule="atLeast"/>
      <w:jc w:val="center"/>
    </w:pPr>
    <w:rPr>
      <w:rFonts w:ascii="Arial" w:hAnsi="Arial" w:cs="Arial"/>
      <w:b/>
      <w:bCs/>
      <w:color w:val="000000"/>
      <w:w w:val="0"/>
    </w:rPr>
  </w:style>
  <w:style w:type="paragraph" w:customStyle="1" w:styleId="AppendixHeading1">
    <w:name w:val="AppendixHeading1"/>
    <w:next w:val="Normal"/>
    <w:uiPriority w:val="99"/>
    <w:rsid w:val="00E2770B"/>
    <w:pPr>
      <w:keepNext/>
      <w:numPr>
        <w:ilvl w:val="1"/>
        <w:numId w:val="25"/>
      </w:numPr>
      <w:tabs>
        <w:tab w:val="left" w:pos="720"/>
      </w:tabs>
      <w:autoSpaceDE w:val="0"/>
      <w:autoSpaceDN w:val="0"/>
      <w:adjustRightInd w:val="0"/>
      <w:spacing w:before="240" w:after="120" w:line="260" w:lineRule="atLeast"/>
    </w:pPr>
    <w:rPr>
      <w:rFonts w:ascii="Arial" w:hAnsi="Arial" w:cs="Arial"/>
      <w:b/>
      <w:bCs/>
      <w:color w:val="000000"/>
    </w:rPr>
  </w:style>
  <w:style w:type="paragraph" w:customStyle="1" w:styleId="Note1">
    <w:name w:val="Note1"/>
    <w:next w:val="Text1"/>
    <w:uiPriority w:val="99"/>
    <w:rsid w:val="006F6828"/>
    <w:pPr>
      <w:tabs>
        <w:tab w:val="left" w:pos="1440"/>
      </w:tabs>
      <w:suppressAutoHyphens/>
      <w:autoSpaceDE w:val="0"/>
      <w:autoSpaceDN w:val="0"/>
      <w:adjustRightInd w:val="0"/>
      <w:spacing w:before="120" w:after="120" w:line="260" w:lineRule="atLeast"/>
      <w:ind w:left="1440" w:hanging="720"/>
    </w:pPr>
    <w:rPr>
      <w:rFonts w:ascii="Times New Roman" w:hAnsi="Times New Roman"/>
      <w:i/>
      <w:iCs/>
      <w:color w:val="000000"/>
    </w:rPr>
  </w:style>
  <w:style w:type="paragraph" w:customStyle="1" w:styleId="Note4">
    <w:name w:val="Note4"/>
    <w:next w:val="Text1"/>
    <w:uiPriority w:val="99"/>
    <w:rsid w:val="001A3BD7"/>
    <w:pPr>
      <w:tabs>
        <w:tab w:val="left" w:pos="2520"/>
      </w:tabs>
      <w:suppressAutoHyphens/>
      <w:autoSpaceDE w:val="0"/>
      <w:autoSpaceDN w:val="0"/>
      <w:adjustRightInd w:val="0"/>
      <w:spacing w:before="160" w:after="160" w:line="260" w:lineRule="atLeast"/>
      <w:ind w:left="2520" w:hanging="720"/>
    </w:pPr>
    <w:rPr>
      <w:rFonts w:ascii="Times New Roman" w:hAnsi="Times New Roman"/>
      <w:i/>
      <w:iCs/>
      <w:color w:val="000000"/>
      <w:w w:val="0"/>
      <w:lang w:eastAsia="en-GB"/>
    </w:rPr>
  </w:style>
  <w:style w:type="paragraph" w:customStyle="1" w:styleId="TrackTblTextCentered">
    <w:name w:val="TrackTblTextCentered"/>
    <w:uiPriority w:val="99"/>
    <w:rsid w:val="00A60290"/>
    <w:pPr>
      <w:suppressAutoHyphens/>
      <w:autoSpaceDE w:val="0"/>
      <w:autoSpaceDN w:val="0"/>
      <w:adjustRightInd w:val="0"/>
      <w:spacing w:after="60" w:line="220" w:lineRule="atLeast"/>
      <w:jc w:val="center"/>
    </w:pPr>
    <w:rPr>
      <w:rFonts w:ascii="Times New Roman" w:hAnsi="Times New Roman"/>
      <w:color w:val="000000"/>
      <w:w w:val="0"/>
      <w:sz w:val="18"/>
      <w:szCs w:val="18"/>
    </w:rPr>
  </w:style>
  <w:style w:type="paragraph" w:customStyle="1" w:styleId="Reference">
    <w:name w:val="Reference"/>
    <w:next w:val="Text1"/>
    <w:uiPriority w:val="99"/>
    <w:rsid w:val="006F6828"/>
    <w:pPr>
      <w:tabs>
        <w:tab w:val="left" w:pos="2680"/>
      </w:tabs>
      <w:autoSpaceDE w:val="0"/>
      <w:autoSpaceDN w:val="0"/>
      <w:adjustRightInd w:val="0"/>
      <w:spacing w:before="120" w:line="260" w:lineRule="atLeast"/>
      <w:ind w:left="2680" w:hanging="1960"/>
    </w:pPr>
    <w:rPr>
      <w:rFonts w:ascii="Times New Roman" w:hAnsi="Times New Roman"/>
      <w:color w:val="000000"/>
      <w:w w:val="0"/>
    </w:rPr>
  </w:style>
  <w:style w:type="paragraph" w:customStyle="1" w:styleId="Note2">
    <w:name w:val="Note2"/>
    <w:basedOn w:val="Note1"/>
    <w:next w:val="Text1"/>
    <w:uiPriority w:val="99"/>
    <w:rsid w:val="006F6828"/>
    <w:pPr>
      <w:tabs>
        <w:tab w:val="clear" w:pos="1440"/>
        <w:tab w:val="left" w:pos="1800"/>
      </w:tabs>
      <w:ind w:left="1800"/>
    </w:pPr>
  </w:style>
  <w:style w:type="paragraph" w:customStyle="1" w:styleId="TableTitle1">
    <w:name w:val="TableTitle1"/>
    <w:uiPriority w:val="99"/>
    <w:rsid w:val="006F6828"/>
    <w:pPr>
      <w:numPr>
        <w:numId w:val="4"/>
      </w:numPr>
      <w:tabs>
        <w:tab w:val="left" w:pos="1080"/>
      </w:tabs>
      <w:suppressAutoHyphens/>
      <w:autoSpaceDE w:val="0"/>
      <w:autoSpaceDN w:val="0"/>
      <w:adjustRightInd w:val="0"/>
      <w:spacing w:before="120" w:line="240" w:lineRule="atLeast"/>
    </w:pPr>
    <w:rPr>
      <w:rFonts w:ascii="Arial" w:hAnsi="Arial" w:cs="Arial"/>
      <w:b/>
      <w:bCs/>
      <w:color w:val="000000"/>
      <w:sz w:val="20"/>
      <w:szCs w:val="20"/>
    </w:rPr>
  </w:style>
  <w:style w:type="paragraph" w:customStyle="1" w:styleId="Text1Bold">
    <w:name w:val="Text1Bold"/>
    <w:next w:val="Text1"/>
    <w:uiPriority w:val="99"/>
    <w:rsid w:val="00A60290"/>
    <w:pPr>
      <w:suppressAutoHyphens/>
      <w:autoSpaceDE w:val="0"/>
      <w:autoSpaceDN w:val="0"/>
      <w:adjustRightInd w:val="0"/>
      <w:spacing w:before="120" w:line="260" w:lineRule="atLeast"/>
      <w:ind w:left="720"/>
    </w:pPr>
    <w:rPr>
      <w:rFonts w:ascii="Times New Roman" w:hAnsi="Times New Roman"/>
      <w:b/>
      <w:bCs/>
      <w:color w:val="000000"/>
      <w:w w:val="0"/>
    </w:rPr>
  </w:style>
  <w:style w:type="paragraph" w:customStyle="1" w:styleId="Note3">
    <w:name w:val="Note3"/>
    <w:next w:val="Text1"/>
    <w:uiPriority w:val="99"/>
    <w:rsid w:val="00A60290"/>
    <w:pPr>
      <w:tabs>
        <w:tab w:val="left" w:pos="2160"/>
      </w:tabs>
      <w:suppressAutoHyphens/>
      <w:autoSpaceDE w:val="0"/>
      <w:autoSpaceDN w:val="0"/>
      <w:adjustRightInd w:val="0"/>
      <w:spacing w:before="160" w:after="160" w:line="260" w:lineRule="atLeast"/>
      <w:ind w:left="2160" w:hanging="720"/>
    </w:pPr>
    <w:rPr>
      <w:rFonts w:ascii="Times New Roman" w:hAnsi="Times New Roman"/>
      <w:i/>
      <w:iCs/>
      <w:color w:val="000000"/>
      <w:w w:val="0"/>
    </w:rPr>
  </w:style>
  <w:style w:type="paragraph" w:customStyle="1" w:styleId="Text2Bold">
    <w:name w:val="Text2Bold"/>
    <w:uiPriority w:val="99"/>
    <w:rsid w:val="00A60290"/>
    <w:pPr>
      <w:suppressAutoHyphens/>
      <w:autoSpaceDE w:val="0"/>
      <w:autoSpaceDN w:val="0"/>
      <w:adjustRightInd w:val="0"/>
      <w:spacing w:before="120" w:line="260" w:lineRule="atLeast"/>
      <w:ind w:left="1440"/>
    </w:pPr>
    <w:rPr>
      <w:rFonts w:ascii="Times New Roman" w:hAnsi="Times New Roman"/>
      <w:b/>
      <w:bCs/>
      <w:color w:val="000000"/>
      <w:w w:val="0"/>
    </w:rPr>
  </w:style>
  <w:style w:type="paragraph" w:customStyle="1" w:styleId="Text4">
    <w:name w:val="Text4"/>
    <w:uiPriority w:val="99"/>
    <w:rsid w:val="00A60290"/>
    <w:pPr>
      <w:tabs>
        <w:tab w:val="left" w:pos="2160"/>
      </w:tabs>
      <w:suppressAutoHyphens/>
      <w:autoSpaceDE w:val="0"/>
      <w:autoSpaceDN w:val="0"/>
      <w:adjustRightInd w:val="0"/>
      <w:spacing w:before="120" w:line="260" w:lineRule="atLeast"/>
      <w:ind w:left="2160"/>
    </w:pPr>
    <w:rPr>
      <w:rFonts w:ascii="Times New Roman" w:hAnsi="Times New Roman"/>
      <w:color w:val="000000"/>
      <w:w w:val="0"/>
    </w:rPr>
  </w:style>
  <w:style w:type="paragraph" w:styleId="Title">
    <w:name w:val="Title"/>
    <w:basedOn w:val="Normal"/>
    <w:next w:val="Normal"/>
    <w:link w:val="TitleChar"/>
    <w:uiPriority w:val="99"/>
    <w:qFormat/>
    <w:rsid w:val="00295619"/>
    <w:pPr>
      <w:spacing w:before="160" w:after="160" w:line="420" w:lineRule="atLeast"/>
      <w:ind w:left="0"/>
      <w:contextualSpacing/>
      <w:jc w:val="center"/>
    </w:pPr>
    <w:rPr>
      <w:rFonts w:ascii="Arial" w:hAnsi="Arial"/>
      <w:b/>
      <w:spacing w:val="5"/>
      <w:kern w:val="28"/>
      <w:sz w:val="32"/>
      <w:szCs w:val="52"/>
    </w:rPr>
  </w:style>
  <w:style w:type="character" w:customStyle="1" w:styleId="TitleChar">
    <w:name w:val="Title Char"/>
    <w:basedOn w:val="DefaultParagraphFont"/>
    <w:link w:val="Title"/>
    <w:uiPriority w:val="99"/>
    <w:locked/>
    <w:rsid w:val="00295619"/>
    <w:rPr>
      <w:rFonts w:ascii="Arial" w:hAnsi="Arial" w:cs="Times New Roman"/>
      <w:b/>
      <w:color w:val="000000"/>
      <w:spacing w:val="5"/>
      <w:kern w:val="28"/>
      <w:sz w:val="52"/>
      <w:szCs w:val="52"/>
    </w:rPr>
  </w:style>
  <w:style w:type="paragraph" w:customStyle="1" w:styleId="Warning1">
    <w:name w:val="Warning1"/>
    <w:next w:val="Text1"/>
    <w:uiPriority w:val="99"/>
    <w:rsid w:val="00A60290"/>
    <w:pPr>
      <w:tabs>
        <w:tab w:val="left" w:pos="2160"/>
      </w:tabs>
      <w:suppressAutoHyphens/>
      <w:autoSpaceDE w:val="0"/>
      <w:autoSpaceDN w:val="0"/>
      <w:adjustRightInd w:val="0"/>
      <w:spacing w:before="140" w:after="140" w:line="280" w:lineRule="atLeast"/>
      <w:ind w:left="2160" w:hanging="1440"/>
    </w:pPr>
    <w:rPr>
      <w:rFonts w:ascii="Times New Roman" w:hAnsi="Times New Roman"/>
      <w:b/>
      <w:bCs/>
      <w:i/>
      <w:iCs/>
      <w:color w:val="000000"/>
      <w:w w:val="0"/>
      <w:sz w:val="24"/>
      <w:szCs w:val="24"/>
    </w:rPr>
  </w:style>
  <w:style w:type="paragraph" w:customStyle="1" w:styleId="Warning2">
    <w:name w:val="Warning2"/>
    <w:next w:val="Text1"/>
    <w:uiPriority w:val="99"/>
    <w:rsid w:val="00A60290"/>
    <w:pPr>
      <w:tabs>
        <w:tab w:val="left" w:pos="2520"/>
      </w:tabs>
      <w:suppressAutoHyphens/>
      <w:autoSpaceDE w:val="0"/>
      <w:autoSpaceDN w:val="0"/>
      <w:adjustRightInd w:val="0"/>
      <w:spacing w:before="140" w:after="140" w:line="280" w:lineRule="atLeast"/>
      <w:ind w:left="2520" w:hanging="1440"/>
    </w:pPr>
    <w:rPr>
      <w:rFonts w:ascii="Times New Roman" w:hAnsi="Times New Roman"/>
      <w:b/>
      <w:bCs/>
      <w:i/>
      <w:iCs/>
      <w:color w:val="000000"/>
      <w:w w:val="0"/>
      <w:sz w:val="24"/>
      <w:szCs w:val="24"/>
    </w:rPr>
  </w:style>
  <w:style w:type="paragraph" w:customStyle="1" w:styleId="Warning3">
    <w:name w:val="Warning3"/>
    <w:next w:val="Text1"/>
    <w:uiPriority w:val="99"/>
    <w:rsid w:val="00A60290"/>
    <w:pPr>
      <w:tabs>
        <w:tab w:val="left" w:pos="2880"/>
      </w:tabs>
      <w:suppressAutoHyphens/>
      <w:autoSpaceDE w:val="0"/>
      <w:autoSpaceDN w:val="0"/>
      <w:adjustRightInd w:val="0"/>
      <w:spacing w:before="140" w:after="140" w:line="280" w:lineRule="atLeast"/>
      <w:ind w:left="2880" w:hanging="1440"/>
    </w:pPr>
    <w:rPr>
      <w:rFonts w:ascii="Times New Roman" w:hAnsi="Times New Roman"/>
      <w:b/>
      <w:bCs/>
      <w:i/>
      <w:iCs/>
      <w:color w:val="000000"/>
      <w:w w:val="0"/>
      <w:sz w:val="24"/>
      <w:szCs w:val="24"/>
    </w:rPr>
  </w:style>
  <w:style w:type="paragraph" w:customStyle="1" w:styleId="Where">
    <w:name w:val="Where"/>
    <w:next w:val="Text1"/>
    <w:uiPriority w:val="99"/>
    <w:rsid w:val="00A60290"/>
    <w:pPr>
      <w:suppressAutoHyphens/>
      <w:autoSpaceDE w:val="0"/>
      <w:autoSpaceDN w:val="0"/>
      <w:adjustRightInd w:val="0"/>
      <w:spacing w:before="120" w:line="260" w:lineRule="atLeast"/>
      <w:ind w:left="720" w:firstLine="360"/>
    </w:pPr>
    <w:rPr>
      <w:rFonts w:ascii="Times New Roman" w:hAnsi="Times New Roman"/>
      <w:color w:val="000000"/>
      <w:w w:val="0"/>
    </w:rPr>
  </w:style>
  <w:style w:type="paragraph" w:customStyle="1" w:styleId="WherePlus">
    <w:name w:val="WherePlus"/>
    <w:next w:val="Text1"/>
    <w:uiPriority w:val="99"/>
    <w:rsid w:val="00A60290"/>
    <w:pPr>
      <w:tabs>
        <w:tab w:val="left" w:pos="1720"/>
        <w:tab w:val="left" w:pos="2080"/>
      </w:tabs>
      <w:suppressAutoHyphens/>
      <w:autoSpaceDE w:val="0"/>
      <w:autoSpaceDN w:val="0"/>
      <w:adjustRightInd w:val="0"/>
      <w:spacing w:before="120" w:line="260" w:lineRule="atLeast"/>
      <w:ind w:left="2080" w:hanging="1000"/>
    </w:pPr>
    <w:rPr>
      <w:rFonts w:ascii="Times New Roman" w:hAnsi="Times New Roman"/>
      <w:color w:val="000000"/>
      <w:w w:val="0"/>
    </w:rPr>
  </w:style>
  <w:style w:type="paragraph" w:customStyle="1" w:styleId="Text2">
    <w:name w:val="Text2"/>
    <w:uiPriority w:val="99"/>
    <w:rsid w:val="006F6828"/>
    <w:pPr>
      <w:autoSpaceDE w:val="0"/>
      <w:autoSpaceDN w:val="0"/>
      <w:adjustRightInd w:val="0"/>
      <w:spacing w:before="120" w:line="260" w:lineRule="atLeast"/>
      <w:ind w:left="1440"/>
    </w:pPr>
    <w:rPr>
      <w:rFonts w:ascii="Times New Roman" w:hAnsi="Times New Roman"/>
      <w:color w:val="000000"/>
      <w:w w:val="0"/>
    </w:rPr>
  </w:style>
  <w:style w:type="paragraph" w:customStyle="1" w:styleId="Text3">
    <w:name w:val="Text3"/>
    <w:uiPriority w:val="99"/>
    <w:rsid w:val="00A60290"/>
    <w:pPr>
      <w:suppressAutoHyphens/>
      <w:autoSpaceDE w:val="0"/>
      <w:autoSpaceDN w:val="0"/>
      <w:adjustRightInd w:val="0"/>
      <w:spacing w:before="120" w:line="260" w:lineRule="atLeast"/>
      <w:ind w:left="1800"/>
    </w:pPr>
    <w:rPr>
      <w:rFonts w:ascii="Times New Roman" w:hAnsi="Times New Roman"/>
      <w:color w:val="000000"/>
      <w:w w:val="0"/>
    </w:rPr>
  </w:style>
  <w:style w:type="paragraph" w:customStyle="1" w:styleId="TableFootnote">
    <w:name w:val="TableFootnote"/>
    <w:uiPriority w:val="99"/>
    <w:rsid w:val="006F6828"/>
    <w:pPr>
      <w:tabs>
        <w:tab w:val="left" w:pos="720"/>
      </w:tabs>
      <w:autoSpaceDE w:val="0"/>
      <w:autoSpaceDN w:val="0"/>
      <w:adjustRightInd w:val="0"/>
      <w:spacing w:line="240" w:lineRule="atLeast"/>
      <w:ind w:left="720" w:right="360" w:hanging="360"/>
    </w:pPr>
    <w:rPr>
      <w:rFonts w:ascii="Times New Roman" w:hAnsi="Times New Roman"/>
      <w:color w:val="000000"/>
      <w:w w:val="0"/>
      <w:sz w:val="20"/>
      <w:szCs w:val="20"/>
    </w:rPr>
  </w:style>
  <w:style w:type="paragraph" w:customStyle="1" w:styleId="TableTitle2">
    <w:name w:val="TableTitle2"/>
    <w:uiPriority w:val="99"/>
    <w:rsid w:val="00A60290"/>
    <w:pPr>
      <w:tabs>
        <w:tab w:val="left" w:pos="2160"/>
      </w:tabs>
      <w:suppressAutoHyphens/>
      <w:autoSpaceDE w:val="0"/>
      <w:autoSpaceDN w:val="0"/>
      <w:adjustRightInd w:val="0"/>
      <w:spacing w:line="240" w:lineRule="atLeast"/>
      <w:ind w:left="2160" w:hanging="1080"/>
    </w:pPr>
    <w:rPr>
      <w:rFonts w:ascii="Arial" w:hAnsi="Arial" w:cs="Arial"/>
      <w:b/>
      <w:bCs/>
      <w:color w:val="000000"/>
      <w:w w:val="0"/>
      <w:sz w:val="20"/>
      <w:szCs w:val="20"/>
    </w:rPr>
  </w:style>
  <w:style w:type="paragraph" w:customStyle="1" w:styleId="TableTitle3">
    <w:name w:val="TableTitle3"/>
    <w:uiPriority w:val="99"/>
    <w:rsid w:val="00A60290"/>
    <w:pPr>
      <w:tabs>
        <w:tab w:val="left" w:pos="2520"/>
      </w:tabs>
      <w:suppressAutoHyphens/>
      <w:autoSpaceDE w:val="0"/>
      <w:autoSpaceDN w:val="0"/>
      <w:adjustRightInd w:val="0"/>
      <w:spacing w:line="240" w:lineRule="atLeast"/>
      <w:ind w:left="2520" w:hanging="1080"/>
    </w:pPr>
    <w:rPr>
      <w:rFonts w:ascii="Arial" w:hAnsi="Arial" w:cs="Arial"/>
      <w:b/>
      <w:bCs/>
      <w:color w:val="000000"/>
      <w:w w:val="0"/>
      <w:sz w:val="20"/>
      <w:szCs w:val="20"/>
    </w:rPr>
  </w:style>
  <w:style w:type="paragraph" w:customStyle="1" w:styleId="TableTitle4">
    <w:name w:val="TableTitle4"/>
    <w:uiPriority w:val="99"/>
    <w:rsid w:val="00A60290"/>
    <w:pPr>
      <w:tabs>
        <w:tab w:val="left" w:pos="2880"/>
      </w:tabs>
      <w:suppressAutoHyphens/>
      <w:autoSpaceDE w:val="0"/>
      <w:autoSpaceDN w:val="0"/>
      <w:adjustRightInd w:val="0"/>
      <w:spacing w:line="240" w:lineRule="atLeast"/>
      <w:ind w:left="2880" w:hanging="1080"/>
    </w:pPr>
    <w:rPr>
      <w:rFonts w:ascii="Arial" w:hAnsi="Arial" w:cs="Arial"/>
      <w:b/>
      <w:bCs/>
      <w:color w:val="000000"/>
      <w:w w:val="0"/>
      <w:sz w:val="20"/>
      <w:szCs w:val="20"/>
    </w:rPr>
  </w:style>
  <w:style w:type="paragraph" w:customStyle="1" w:styleId="ApxFigureTitle">
    <w:name w:val="ApxFigureTitle"/>
    <w:basedOn w:val="FigureTitle"/>
    <w:next w:val="Text1"/>
    <w:uiPriority w:val="99"/>
    <w:rsid w:val="005A331E"/>
    <w:pPr>
      <w:numPr>
        <w:ilvl w:val="4"/>
        <w:numId w:val="25"/>
      </w:numPr>
      <w:tabs>
        <w:tab w:val="clear" w:pos="1080"/>
        <w:tab w:val="left" w:pos="1440"/>
        <w:tab w:val="left" w:pos="1800"/>
      </w:tabs>
    </w:pPr>
  </w:style>
  <w:style w:type="paragraph" w:customStyle="1" w:styleId="FigureTitle">
    <w:name w:val="FigureTitle"/>
    <w:basedOn w:val="Normal"/>
    <w:uiPriority w:val="99"/>
    <w:rsid w:val="006F6828"/>
    <w:pPr>
      <w:numPr>
        <w:numId w:val="3"/>
      </w:numPr>
      <w:tabs>
        <w:tab w:val="left" w:pos="1080"/>
      </w:tabs>
      <w:suppressAutoHyphens/>
      <w:spacing w:line="240" w:lineRule="atLeast"/>
    </w:pPr>
    <w:rPr>
      <w:rFonts w:ascii="Arial" w:hAnsi="Arial" w:cs="Arial"/>
      <w:b/>
      <w:bCs/>
      <w:sz w:val="20"/>
      <w:szCs w:val="20"/>
    </w:rPr>
  </w:style>
  <w:style w:type="paragraph" w:customStyle="1" w:styleId="ApxTblTitle">
    <w:name w:val="ApxTblTitle"/>
    <w:basedOn w:val="ApxFigureTitle"/>
    <w:next w:val="Text1"/>
    <w:uiPriority w:val="99"/>
    <w:rsid w:val="00304BC4"/>
    <w:pPr>
      <w:numPr>
        <w:ilvl w:val="5"/>
      </w:numPr>
      <w:tabs>
        <w:tab w:val="clear" w:pos="1800"/>
      </w:tabs>
    </w:pPr>
  </w:style>
  <w:style w:type="character" w:customStyle="1" w:styleId="EquationVariables">
    <w:name w:val="EquationVariables"/>
    <w:uiPriority w:val="99"/>
    <w:rsid w:val="006F6828"/>
    <w:rPr>
      <w:i/>
    </w:rPr>
  </w:style>
  <w:style w:type="paragraph" w:customStyle="1" w:styleId="List3">
    <w:name w:val="List3)"/>
    <w:basedOn w:val="Heading3"/>
    <w:uiPriority w:val="99"/>
    <w:rsid w:val="006F6828"/>
    <w:pPr>
      <w:keepNext w:val="0"/>
      <w:keepLines w:val="0"/>
      <w:numPr>
        <w:numId w:val="14"/>
      </w:numPr>
      <w:spacing w:before="120" w:line="240" w:lineRule="auto"/>
    </w:pPr>
    <w:rPr>
      <w:rFonts w:ascii="Times New Roman" w:hAnsi="Times New Roman" w:cs="Times New Roman"/>
      <w:b w:val="0"/>
      <w:sz w:val="22"/>
      <w:szCs w:val="22"/>
    </w:rPr>
  </w:style>
  <w:style w:type="paragraph" w:customStyle="1" w:styleId="AppendixHeading3">
    <w:name w:val="AppendixHeading3"/>
    <w:basedOn w:val="Text2"/>
    <w:next w:val="Normal"/>
    <w:uiPriority w:val="99"/>
    <w:rsid w:val="0084299A"/>
    <w:pPr>
      <w:numPr>
        <w:ilvl w:val="3"/>
        <w:numId w:val="25"/>
      </w:numPr>
      <w:tabs>
        <w:tab w:val="left" w:pos="851"/>
      </w:tabs>
      <w:spacing w:before="180" w:after="120"/>
    </w:pPr>
    <w:rPr>
      <w:rFonts w:ascii="Arial" w:hAnsi="Arial" w:cs="Arial"/>
      <w:b/>
      <w:bCs/>
      <w:sz w:val="20"/>
      <w:szCs w:val="20"/>
    </w:rPr>
  </w:style>
  <w:style w:type="paragraph" w:styleId="TOC1">
    <w:name w:val="toc 1"/>
    <w:basedOn w:val="Heading1TOC"/>
    <w:next w:val="Normal"/>
    <w:link w:val="TOC1Char"/>
    <w:autoRedefine/>
    <w:uiPriority w:val="39"/>
    <w:rsid w:val="007050B9"/>
    <w:pPr>
      <w:tabs>
        <w:tab w:val="right" w:leader="dot" w:pos="9017"/>
      </w:tabs>
    </w:pPr>
    <w:rPr>
      <w:rFonts w:ascii="Arial Bold" w:hAnsi="Arial Bold"/>
      <w:caps/>
    </w:rPr>
  </w:style>
  <w:style w:type="character" w:customStyle="1" w:styleId="TOC1Char">
    <w:name w:val="TOC 1 Char"/>
    <w:basedOn w:val="Heading1TOCChar"/>
    <w:link w:val="TOC1"/>
    <w:uiPriority w:val="99"/>
    <w:locked/>
    <w:rsid w:val="007050B9"/>
    <w:rPr>
      <w:rFonts w:ascii="Arial Bold" w:hAnsi="Arial Bold" w:cs="Times New Roman"/>
      <w:b/>
      <w:caps/>
      <w:color w:val="0000FF"/>
    </w:rPr>
  </w:style>
  <w:style w:type="paragraph" w:styleId="TOC2">
    <w:name w:val="toc 2"/>
    <w:basedOn w:val="Heading2TOC"/>
    <w:next w:val="Normal"/>
    <w:link w:val="TOC2Char"/>
    <w:autoRedefine/>
    <w:uiPriority w:val="39"/>
    <w:rsid w:val="00DD41F1"/>
    <w:pPr>
      <w:tabs>
        <w:tab w:val="left" w:pos="1440"/>
        <w:tab w:val="right" w:leader="dot" w:pos="9072"/>
      </w:tabs>
    </w:pPr>
    <w:rPr>
      <w:rFonts w:eastAsiaTheme="minorEastAsia" w:cs="Arial"/>
      <w:noProof/>
      <w:color w:val="auto"/>
    </w:rPr>
  </w:style>
  <w:style w:type="character" w:customStyle="1" w:styleId="TOC2Char">
    <w:name w:val="TOC 2 Char"/>
    <w:basedOn w:val="Heading2TOCChar"/>
    <w:link w:val="TOC2"/>
    <w:uiPriority w:val="39"/>
    <w:locked/>
    <w:rsid w:val="00DD41F1"/>
    <w:rPr>
      <w:rFonts w:ascii="Arial" w:eastAsiaTheme="minorEastAsia" w:hAnsi="Arial" w:cs="Arial"/>
      <w:noProof/>
      <w:color w:val="0000FF"/>
    </w:rPr>
  </w:style>
  <w:style w:type="paragraph" w:customStyle="1" w:styleId="Application">
    <w:name w:val="Application"/>
    <w:next w:val="Front1"/>
    <w:uiPriority w:val="99"/>
    <w:rsid w:val="00BB3C66"/>
    <w:pPr>
      <w:keepNext/>
      <w:tabs>
        <w:tab w:val="left" w:pos="720"/>
      </w:tabs>
      <w:suppressAutoHyphens/>
      <w:autoSpaceDE w:val="0"/>
      <w:autoSpaceDN w:val="0"/>
      <w:adjustRightInd w:val="0"/>
      <w:spacing w:before="720" w:after="720" w:line="260" w:lineRule="atLeast"/>
      <w:jc w:val="center"/>
    </w:pPr>
    <w:rPr>
      <w:rFonts w:ascii="Arial" w:hAnsi="Arial" w:cs="Arial"/>
      <w:b/>
      <w:bCs/>
      <w:caps/>
      <w:color w:val="000000"/>
      <w:w w:val="0"/>
      <w:sz w:val="24"/>
      <w:szCs w:val="24"/>
      <w:lang w:eastAsia="en-GB"/>
    </w:rPr>
  </w:style>
  <w:style w:type="paragraph" w:customStyle="1" w:styleId="Appendix1NoNumber">
    <w:name w:val="Appendix1NoNumber"/>
    <w:next w:val="Text1"/>
    <w:uiPriority w:val="99"/>
    <w:rsid w:val="00256B1C"/>
    <w:pPr>
      <w:keepNext/>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Note5">
    <w:name w:val="Note5"/>
    <w:next w:val="Text1"/>
    <w:uiPriority w:val="99"/>
    <w:rsid w:val="001A3BD7"/>
    <w:pPr>
      <w:tabs>
        <w:tab w:val="left" w:pos="2880"/>
      </w:tabs>
      <w:suppressAutoHyphens/>
      <w:autoSpaceDE w:val="0"/>
      <w:autoSpaceDN w:val="0"/>
      <w:adjustRightInd w:val="0"/>
      <w:spacing w:before="160" w:after="160" w:line="260" w:lineRule="atLeast"/>
      <w:ind w:left="2880" w:hanging="720"/>
    </w:pPr>
    <w:rPr>
      <w:rFonts w:ascii="Times New Roman" w:hAnsi="Times New Roman"/>
      <w:i/>
      <w:iCs/>
      <w:color w:val="000000"/>
      <w:w w:val="0"/>
      <w:lang w:eastAsia="en-GB"/>
    </w:rPr>
  </w:style>
  <w:style w:type="paragraph" w:customStyle="1" w:styleId="Note6">
    <w:name w:val="Note6"/>
    <w:next w:val="Text1"/>
    <w:uiPriority w:val="99"/>
    <w:rsid w:val="001A3BD7"/>
    <w:pPr>
      <w:tabs>
        <w:tab w:val="left" w:pos="3240"/>
      </w:tabs>
      <w:suppressAutoHyphens/>
      <w:autoSpaceDE w:val="0"/>
      <w:autoSpaceDN w:val="0"/>
      <w:adjustRightInd w:val="0"/>
      <w:spacing w:before="160" w:after="160" w:line="260" w:lineRule="atLeast"/>
      <w:ind w:left="3240" w:hanging="720"/>
    </w:pPr>
    <w:rPr>
      <w:rFonts w:ascii="Times New Roman" w:hAnsi="Times New Roman"/>
      <w:i/>
      <w:iCs/>
      <w:color w:val="000000"/>
      <w:w w:val="0"/>
      <w:lang w:eastAsia="en-GB"/>
    </w:rPr>
  </w:style>
  <w:style w:type="paragraph" w:customStyle="1" w:styleId="Warning4">
    <w:name w:val="Warning4"/>
    <w:next w:val="Text1"/>
    <w:uiPriority w:val="99"/>
    <w:rsid w:val="00D91DBF"/>
    <w:pPr>
      <w:tabs>
        <w:tab w:val="left" w:pos="3240"/>
      </w:tabs>
      <w:suppressAutoHyphens/>
      <w:autoSpaceDE w:val="0"/>
      <w:autoSpaceDN w:val="0"/>
      <w:adjustRightInd w:val="0"/>
      <w:spacing w:before="140" w:after="140" w:line="280" w:lineRule="atLeast"/>
      <w:ind w:left="3240" w:hanging="1440"/>
    </w:pPr>
    <w:rPr>
      <w:rFonts w:ascii="Times New Roman" w:hAnsi="Times New Roman"/>
      <w:b/>
      <w:bCs/>
      <w:i/>
      <w:iCs/>
      <w:color w:val="000000"/>
      <w:w w:val="0"/>
      <w:sz w:val="24"/>
      <w:szCs w:val="24"/>
      <w:lang w:eastAsia="en-GB"/>
    </w:rPr>
  </w:style>
  <w:style w:type="paragraph" w:customStyle="1" w:styleId="Warning5">
    <w:name w:val="Warning5"/>
    <w:next w:val="Text1"/>
    <w:uiPriority w:val="99"/>
    <w:rsid w:val="00D91DBF"/>
    <w:pPr>
      <w:tabs>
        <w:tab w:val="left" w:pos="3600"/>
      </w:tabs>
      <w:suppressAutoHyphens/>
      <w:autoSpaceDE w:val="0"/>
      <w:autoSpaceDN w:val="0"/>
      <w:adjustRightInd w:val="0"/>
      <w:spacing w:before="140" w:after="140" w:line="280" w:lineRule="atLeast"/>
      <w:ind w:left="3600" w:hanging="1440"/>
    </w:pPr>
    <w:rPr>
      <w:rFonts w:ascii="Times New Roman" w:hAnsi="Times New Roman"/>
      <w:b/>
      <w:bCs/>
      <w:i/>
      <w:iCs/>
      <w:color w:val="000000"/>
      <w:w w:val="0"/>
      <w:sz w:val="24"/>
      <w:szCs w:val="24"/>
      <w:lang w:eastAsia="en-GB"/>
    </w:rPr>
  </w:style>
  <w:style w:type="paragraph" w:customStyle="1" w:styleId="Warning6">
    <w:name w:val="Warning6"/>
    <w:next w:val="Text1"/>
    <w:uiPriority w:val="99"/>
    <w:rsid w:val="00D91DBF"/>
    <w:pPr>
      <w:tabs>
        <w:tab w:val="left" w:pos="3960"/>
      </w:tabs>
      <w:suppressAutoHyphens/>
      <w:autoSpaceDE w:val="0"/>
      <w:autoSpaceDN w:val="0"/>
      <w:adjustRightInd w:val="0"/>
      <w:spacing w:before="140" w:after="140" w:line="280" w:lineRule="atLeast"/>
      <w:ind w:left="3960" w:hanging="1440"/>
    </w:pPr>
    <w:rPr>
      <w:rFonts w:ascii="Times New Roman" w:hAnsi="Times New Roman"/>
      <w:b/>
      <w:bCs/>
      <w:i/>
      <w:iCs/>
      <w:color w:val="000000"/>
      <w:w w:val="0"/>
      <w:sz w:val="24"/>
      <w:szCs w:val="24"/>
      <w:lang w:eastAsia="en-GB"/>
    </w:rPr>
  </w:style>
  <w:style w:type="paragraph" w:customStyle="1" w:styleId="TitleTOC">
    <w:name w:val="TitleTOC"/>
    <w:uiPriority w:val="99"/>
    <w:rsid w:val="004A42A6"/>
    <w:pPr>
      <w:pageBreakBefore/>
      <w:widowControl w:val="0"/>
      <w:autoSpaceDE w:val="0"/>
      <w:autoSpaceDN w:val="0"/>
      <w:adjustRightInd w:val="0"/>
      <w:spacing w:line="260" w:lineRule="atLeast"/>
    </w:pPr>
    <w:rPr>
      <w:rFonts w:ascii="Arial" w:hAnsi="Arial" w:cs="Arial"/>
      <w:b/>
      <w:bCs/>
      <w:color w:val="000000"/>
      <w:w w:val="0"/>
      <w:lang w:eastAsia="en-GB"/>
    </w:rPr>
  </w:style>
  <w:style w:type="paragraph" w:customStyle="1" w:styleId="TableTitleFull">
    <w:name w:val="TableTitleFull"/>
    <w:uiPriority w:val="99"/>
    <w:rsid w:val="00943AB9"/>
    <w:pPr>
      <w:tabs>
        <w:tab w:val="left" w:pos="1080"/>
      </w:tabs>
      <w:suppressAutoHyphens/>
      <w:autoSpaceDE w:val="0"/>
      <w:autoSpaceDN w:val="0"/>
      <w:adjustRightInd w:val="0"/>
      <w:spacing w:line="240" w:lineRule="atLeast"/>
      <w:ind w:left="1080" w:hanging="1080"/>
    </w:pPr>
    <w:rPr>
      <w:rFonts w:ascii="Arial" w:hAnsi="Arial" w:cs="Arial"/>
      <w:b/>
      <w:bCs/>
      <w:color w:val="000000"/>
      <w:w w:val="0"/>
      <w:sz w:val="20"/>
      <w:szCs w:val="20"/>
      <w:lang w:eastAsia="en-GB"/>
    </w:rPr>
  </w:style>
  <w:style w:type="paragraph" w:customStyle="1" w:styleId="TableTitleFullTOC">
    <w:name w:val="TableTitleFullTOC"/>
    <w:uiPriority w:val="99"/>
    <w:rsid w:val="008F2CF2"/>
    <w:pPr>
      <w:widowControl w:val="0"/>
      <w:tabs>
        <w:tab w:val="right" w:leader="dot" w:pos="9360"/>
      </w:tabs>
      <w:suppressAutoHyphens/>
      <w:autoSpaceDE w:val="0"/>
      <w:autoSpaceDN w:val="0"/>
      <w:adjustRightInd w:val="0"/>
      <w:spacing w:line="280" w:lineRule="atLeast"/>
      <w:ind w:firstLine="720"/>
    </w:pPr>
    <w:rPr>
      <w:rFonts w:ascii="Times New Roman" w:hAnsi="Times New Roman"/>
      <w:color w:val="000000"/>
      <w:w w:val="0"/>
      <w:sz w:val="24"/>
      <w:szCs w:val="24"/>
      <w:lang w:eastAsia="en-GB"/>
    </w:rPr>
  </w:style>
  <w:style w:type="paragraph" w:customStyle="1" w:styleId="TableTitleTOC">
    <w:name w:val="TableTitleTOC"/>
    <w:uiPriority w:val="99"/>
    <w:rsid w:val="008F0C66"/>
    <w:pPr>
      <w:widowControl w:val="0"/>
      <w:tabs>
        <w:tab w:val="right" w:leader="dot" w:pos="9360"/>
      </w:tabs>
      <w:suppressAutoHyphens/>
      <w:autoSpaceDE w:val="0"/>
      <w:autoSpaceDN w:val="0"/>
      <w:adjustRightInd w:val="0"/>
      <w:spacing w:line="280" w:lineRule="atLeast"/>
      <w:ind w:left="720"/>
    </w:pPr>
    <w:rPr>
      <w:rFonts w:ascii="Times New Roman" w:hAnsi="Times New Roman"/>
      <w:color w:val="000000"/>
      <w:w w:val="0"/>
      <w:sz w:val="24"/>
      <w:szCs w:val="24"/>
      <w:lang w:eastAsia="en-GB"/>
    </w:rPr>
  </w:style>
  <w:style w:type="character" w:customStyle="1" w:styleId="Symbol">
    <w:name w:val="Symbol"/>
    <w:uiPriority w:val="99"/>
    <w:rsid w:val="00A638F2"/>
    <w:rPr>
      <w:rFonts w:ascii="Symbol" w:hAnsi="Symbol"/>
      <w:spacing w:val="0"/>
      <w:w w:val="100"/>
      <w:sz w:val="22"/>
    </w:rPr>
  </w:style>
  <w:style w:type="character" w:customStyle="1" w:styleId="Superscript">
    <w:name w:val="Superscript"/>
    <w:uiPriority w:val="99"/>
    <w:rsid w:val="00912CB6"/>
    <w:rPr>
      <w:w w:val="100"/>
      <w:vertAlign w:val="superscript"/>
      <w:lang w:val="en-US"/>
    </w:rPr>
  </w:style>
  <w:style w:type="character" w:customStyle="1" w:styleId="Subscript">
    <w:name w:val="Subscript"/>
    <w:uiPriority w:val="99"/>
    <w:rsid w:val="0099340E"/>
    <w:rPr>
      <w:spacing w:val="0"/>
      <w:w w:val="100"/>
      <w:sz w:val="18"/>
      <w:vertAlign w:val="subscript"/>
      <w:lang w:val="en-US"/>
    </w:rPr>
  </w:style>
  <w:style w:type="character" w:customStyle="1" w:styleId="RedItalic">
    <w:name w:val="RedItalic"/>
    <w:uiPriority w:val="99"/>
    <w:rsid w:val="00F52BCC"/>
    <w:rPr>
      <w:i/>
      <w:color w:val="FF0000"/>
    </w:rPr>
  </w:style>
  <w:style w:type="character" w:customStyle="1" w:styleId="Red">
    <w:name w:val="Red"/>
    <w:uiPriority w:val="99"/>
    <w:rsid w:val="008C6329"/>
    <w:rPr>
      <w:color w:val="FF0000"/>
      <w:w w:val="100"/>
      <w:lang w:val="en-US"/>
    </w:rPr>
  </w:style>
  <w:style w:type="paragraph" w:customStyle="1" w:styleId="Part">
    <w:name w:val="Part"/>
    <w:next w:val="Text1"/>
    <w:uiPriority w:val="99"/>
    <w:rsid w:val="004C3C7C"/>
    <w:pPr>
      <w:keepNext/>
      <w:tabs>
        <w:tab w:val="left" w:pos="720"/>
      </w:tabs>
      <w:suppressAutoHyphens/>
      <w:autoSpaceDE w:val="0"/>
      <w:autoSpaceDN w:val="0"/>
      <w:adjustRightInd w:val="0"/>
      <w:spacing w:before="520" w:after="120" w:line="260" w:lineRule="atLeast"/>
      <w:jc w:val="center"/>
    </w:pPr>
    <w:rPr>
      <w:rFonts w:ascii="Arial" w:hAnsi="Arial" w:cs="Arial"/>
      <w:b/>
      <w:bCs/>
      <w:caps/>
      <w:color w:val="000000"/>
      <w:w w:val="0"/>
      <w:lang w:eastAsia="en-GB"/>
    </w:rPr>
  </w:style>
  <w:style w:type="paragraph" w:customStyle="1" w:styleId="PartNoNum">
    <w:name w:val="PartNoNum"/>
    <w:next w:val="Text1"/>
    <w:uiPriority w:val="99"/>
    <w:rsid w:val="004C3C7C"/>
    <w:pPr>
      <w:keepNext/>
      <w:tabs>
        <w:tab w:val="left" w:pos="720"/>
      </w:tabs>
      <w:suppressAutoHyphens/>
      <w:autoSpaceDE w:val="0"/>
      <w:autoSpaceDN w:val="0"/>
      <w:adjustRightInd w:val="0"/>
      <w:spacing w:before="240" w:after="120" w:line="260" w:lineRule="atLeast"/>
      <w:jc w:val="center"/>
    </w:pPr>
    <w:rPr>
      <w:rFonts w:ascii="Arial" w:hAnsi="Arial" w:cs="Arial"/>
      <w:b/>
      <w:bCs/>
      <w:caps/>
      <w:color w:val="000000"/>
      <w:w w:val="0"/>
      <w:lang w:eastAsia="en-GB"/>
    </w:rPr>
  </w:style>
  <w:style w:type="paragraph" w:customStyle="1" w:styleId="PartNoNumTOC">
    <w:name w:val="PartNoNum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PartTOC">
    <w:name w:val="Part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PartTop">
    <w:name w:val="PartTop"/>
    <w:next w:val="Text1"/>
    <w:uiPriority w:val="99"/>
    <w:rsid w:val="004C3C7C"/>
    <w:pPr>
      <w:keepNext/>
      <w:pageBreakBefore/>
      <w:tabs>
        <w:tab w:val="left" w:pos="720"/>
      </w:tabs>
      <w:suppressAutoHyphens/>
      <w:autoSpaceDE w:val="0"/>
      <w:autoSpaceDN w:val="0"/>
      <w:adjustRightInd w:val="0"/>
      <w:spacing w:before="240" w:after="120" w:line="260" w:lineRule="atLeast"/>
      <w:jc w:val="center"/>
    </w:pPr>
    <w:rPr>
      <w:rFonts w:ascii="Arial" w:hAnsi="Arial" w:cs="Arial"/>
      <w:b/>
      <w:bCs/>
      <w:caps/>
      <w:color w:val="000000"/>
      <w:w w:val="0"/>
      <w:lang w:eastAsia="en-GB"/>
    </w:rPr>
  </w:style>
  <w:style w:type="paragraph" w:customStyle="1" w:styleId="PartTopTOC">
    <w:name w:val="PartTop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Heading1Top">
    <w:name w:val="Heading1 Top"/>
    <w:next w:val="Text1"/>
    <w:uiPriority w:val="99"/>
    <w:rsid w:val="003D331E"/>
    <w:pPr>
      <w:keepNext/>
      <w:pageBreakBefore/>
      <w:tabs>
        <w:tab w:val="left" w:pos="720"/>
        <w:tab w:val="right" w:leader="dot" w:pos="906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TopTOC">
    <w:name w:val="Heading1 TopTOC"/>
    <w:uiPriority w:val="99"/>
    <w:rsid w:val="007154F2"/>
    <w:pPr>
      <w:widowControl w:val="0"/>
      <w:tabs>
        <w:tab w:val="left" w:pos="720"/>
        <w:tab w:val="right" w:leader="dot" w:pos="9060"/>
      </w:tabs>
      <w:suppressAutoHyphens/>
      <w:autoSpaceDE w:val="0"/>
      <w:autoSpaceDN w:val="0"/>
      <w:adjustRightInd w:val="0"/>
      <w:spacing w:before="120" w:after="120" w:line="260" w:lineRule="atLeast"/>
      <w:ind w:left="720" w:hanging="720"/>
    </w:pPr>
    <w:rPr>
      <w:rFonts w:ascii="Arial" w:hAnsi="Arial" w:cs="Arial"/>
      <w:b/>
      <w:bCs/>
      <w:color w:val="0000FF"/>
      <w:w w:val="0"/>
      <w:lang w:eastAsia="en-GB"/>
    </w:rPr>
  </w:style>
  <w:style w:type="paragraph" w:customStyle="1" w:styleId="Heading1NoNumber">
    <w:name w:val="Heading1NoNumber"/>
    <w:next w:val="Text1"/>
    <w:uiPriority w:val="99"/>
    <w:rsid w:val="00D900C7"/>
    <w:pPr>
      <w:keepNext/>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NoNumberTop">
    <w:name w:val="Heading1NoNumber Top"/>
    <w:next w:val="Text1"/>
    <w:uiPriority w:val="99"/>
    <w:rsid w:val="00E837DF"/>
    <w:pPr>
      <w:keepNext/>
      <w:pageBreakBefore/>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NoNumberTOC">
    <w:name w:val="Heading1NoNumberTOC"/>
    <w:uiPriority w:val="99"/>
    <w:rsid w:val="00B14827"/>
    <w:pPr>
      <w:widowControl w:val="0"/>
      <w:tabs>
        <w:tab w:val="right" w:leader="dot" w:pos="9360"/>
      </w:tabs>
      <w:suppressAutoHyphens/>
      <w:autoSpaceDE w:val="0"/>
      <w:autoSpaceDN w:val="0"/>
      <w:adjustRightInd w:val="0"/>
      <w:spacing w:line="260" w:lineRule="atLeast"/>
      <w:ind w:left="520"/>
    </w:pPr>
    <w:rPr>
      <w:rFonts w:ascii="Arial" w:hAnsi="Arial" w:cs="Arial"/>
      <w:b/>
      <w:bCs/>
      <w:color w:val="000000"/>
      <w:w w:val="0"/>
      <w:lang w:eastAsia="en-GB"/>
    </w:rPr>
  </w:style>
  <w:style w:type="paragraph" w:customStyle="1" w:styleId="Heading2NoNumber">
    <w:name w:val="Heading2NoNumber"/>
    <w:next w:val="Text1"/>
    <w:uiPriority w:val="99"/>
    <w:rsid w:val="00907ABC"/>
    <w:pPr>
      <w:keepNext/>
      <w:tabs>
        <w:tab w:val="left" w:pos="720"/>
      </w:tabs>
      <w:suppressAutoHyphens/>
      <w:autoSpaceDE w:val="0"/>
      <w:autoSpaceDN w:val="0"/>
      <w:adjustRightInd w:val="0"/>
      <w:spacing w:before="240" w:after="120" w:line="240" w:lineRule="atLeast"/>
      <w:ind w:left="720" w:hanging="720"/>
    </w:pPr>
    <w:rPr>
      <w:rFonts w:ascii="Arial" w:hAnsi="Arial" w:cs="Arial"/>
      <w:b/>
      <w:bCs/>
      <w:color w:val="000000"/>
      <w:w w:val="0"/>
      <w:lang w:eastAsia="en-GB"/>
    </w:rPr>
  </w:style>
  <w:style w:type="paragraph" w:customStyle="1" w:styleId="Heading3TOC">
    <w:name w:val="Heading3TOC"/>
    <w:uiPriority w:val="99"/>
    <w:rsid w:val="00A96689"/>
    <w:pPr>
      <w:widowControl w:val="0"/>
      <w:tabs>
        <w:tab w:val="left" w:leader="dot" w:pos="1440"/>
        <w:tab w:val="right" w:leader="dot" w:pos="9060"/>
      </w:tabs>
      <w:suppressAutoHyphens/>
      <w:autoSpaceDE w:val="0"/>
      <w:autoSpaceDN w:val="0"/>
      <w:adjustRightInd w:val="0"/>
      <w:spacing w:line="260" w:lineRule="atLeast"/>
      <w:ind w:firstLine="720"/>
    </w:pPr>
    <w:rPr>
      <w:rFonts w:ascii="Arial" w:hAnsi="Arial" w:cs="Arial"/>
      <w:color w:val="000000"/>
      <w:w w:val="0"/>
      <w:lang w:eastAsia="en-GB"/>
    </w:rPr>
  </w:style>
  <w:style w:type="paragraph" w:customStyle="1" w:styleId="Heading4TOC">
    <w:name w:val="Heading4TOC"/>
    <w:uiPriority w:val="99"/>
    <w:rsid w:val="00E86B8A"/>
    <w:pPr>
      <w:widowControl w:val="0"/>
      <w:tabs>
        <w:tab w:val="left" w:leader="dot" w:pos="1440"/>
        <w:tab w:val="right" w:leader="dot" w:pos="9060"/>
      </w:tabs>
      <w:suppressAutoHyphens/>
      <w:autoSpaceDE w:val="0"/>
      <w:autoSpaceDN w:val="0"/>
      <w:adjustRightInd w:val="0"/>
      <w:spacing w:line="260" w:lineRule="atLeast"/>
      <w:ind w:firstLine="720"/>
    </w:pPr>
    <w:rPr>
      <w:rFonts w:ascii="Arial" w:hAnsi="Arial" w:cs="Arial"/>
      <w:color w:val="000000"/>
      <w:w w:val="0"/>
      <w:lang w:eastAsia="en-GB"/>
    </w:rPr>
  </w:style>
  <w:style w:type="paragraph" w:customStyle="1" w:styleId="Front3">
    <w:name w:val="Front3"/>
    <w:next w:val="Front2"/>
    <w:uiPriority w:val="99"/>
    <w:rsid w:val="00A424DE"/>
    <w:pPr>
      <w:keepNext/>
      <w:tabs>
        <w:tab w:val="left" w:pos="720"/>
      </w:tabs>
      <w:suppressAutoHyphens/>
      <w:autoSpaceDE w:val="0"/>
      <w:autoSpaceDN w:val="0"/>
      <w:adjustRightInd w:val="0"/>
      <w:spacing w:after="120" w:line="240" w:lineRule="atLeast"/>
      <w:jc w:val="center"/>
    </w:pPr>
    <w:rPr>
      <w:rFonts w:ascii="Times New Roman" w:hAnsi="Times New Roman"/>
      <w:i/>
      <w:iCs/>
      <w:color w:val="000000"/>
      <w:w w:val="0"/>
      <w:lang w:eastAsia="en-GB"/>
    </w:rPr>
  </w:style>
  <w:style w:type="paragraph" w:customStyle="1" w:styleId="Front4">
    <w:name w:val="Front4"/>
    <w:uiPriority w:val="99"/>
    <w:rsid w:val="0062508F"/>
    <w:pPr>
      <w:keepNext/>
      <w:tabs>
        <w:tab w:val="left" w:pos="720"/>
      </w:tabs>
      <w:suppressAutoHyphens/>
      <w:autoSpaceDE w:val="0"/>
      <w:autoSpaceDN w:val="0"/>
      <w:adjustRightInd w:val="0"/>
      <w:spacing w:after="120" w:line="240" w:lineRule="atLeast"/>
      <w:ind w:left="1701" w:right="1701"/>
      <w:jc w:val="both"/>
    </w:pPr>
    <w:rPr>
      <w:rFonts w:ascii="Times New Roman" w:hAnsi="Times New Roman"/>
      <w:i/>
      <w:iCs/>
      <w:color w:val="000000"/>
      <w:w w:val="0"/>
      <w:lang w:eastAsia="en-GB"/>
    </w:rPr>
  </w:style>
  <w:style w:type="paragraph" w:customStyle="1" w:styleId="FigureTitle4">
    <w:name w:val="FigureTitle4"/>
    <w:next w:val="Text1"/>
    <w:uiPriority w:val="99"/>
    <w:rsid w:val="00870E0D"/>
    <w:pPr>
      <w:tabs>
        <w:tab w:val="left" w:pos="2520"/>
      </w:tabs>
      <w:suppressAutoHyphens/>
      <w:autoSpaceDE w:val="0"/>
      <w:autoSpaceDN w:val="0"/>
      <w:adjustRightInd w:val="0"/>
      <w:spacing w:before="360" w:after="160" w:line="240" w:lineRule="atLeast"/>
      <w:ind w:left="2520" w:hanging="1080"/>
    </w:pPr>
    <w:rPr>
      <w:rFonts w:ascii="Arial" w:hAnsi="Arial" w:cs="Arial"/>
      <w:b/>
      <w:bCs/>
      <w:color w:val="000000"/>
      <w:w w:val="0"/>
      <w:sz w:val="20"/>
      <w:szCs w:val="20"/>
      <w:lang w:eastAsia="en-GB"/>
    </w:rPr>
  </w:style>
  <w:style w:type="paragraph" w:customStyle="1" w:styleId="FigureTitle5">
    <w:name w:val="FigureTitle5"/>
    <w:next w:val="Text1"/>
    <w:uiPriority w:val="99"/>
    <w:rsid w:val="00870E0D"/>
    <w:pPr>
      <w:tabs>
        <w:tab w:val="left" w:pos="2880"/>
      </w:tabs>
      <w:suppressAutoHyphens/>
      <w:autoSpaceDE w:val="0"/>
      <w:autoSpaceDN w:val="0"/>
      <w:adjustRightInd w:val="0"/>
      <w:spacing w:before="360" w:after="160" w:line="240" w:lineRule="atLeast"/>
      <w:ind w:left="2880" w:hanging="1080"/>
    </w:pPr>
    <w:rPr>
      <w:rFonts w:ascii="Arial" w:hAnsi="Arial" w:cs="Arial"/>
      <w:b/>
      <w:bCs/>
      <w:color w:val="000000"/>
      <w:w w:val="0"/>
      <w:sz w:val="20"/>
      <w:szCs w:val="20"/>
      <w:lang w:eastAsia="en-GB"/>
    </w:rPr>
  </w:style>
  <w:style w:type="paragraph" w:customStyle="1" w:styleId="FigureTitleDouble">
    <w:name w:val="FigureTitleDouble"/>
    <w:next w:val="Text1"/>
    <w:uiPriority w:val="99"/>
    <w:rsid w:val="00870E0D"/>
    <w:pPr>
      <w:tabs>
        <w:tab w:val="left" w:pos="1000"/>
      </w:tabs>
      <w:suppressAutoHyphens/>
      <w:autoSpaceDE w:val="0"/>
      <w:autoSpaceDN w:val="0"/>
      <w:adjustRightInd w:val="0"/>
      <w:spacing w:before="360" w:after="160" w:line="240" w:lineRule="atLeast"/>
      <w:ind w:left="1000" w:hanging="1000"/>
    </w:pPr>
    <w:rPr>
      <w:rFonts w:ascii="Arial Narrow" w:hAnsi="Arial Narrow" w:cs="Arial Narrow"/>
      <w:b/>
      <w:bCs/>
      <w:color w:val="000000"/>
      <w:w w:val="0"/>
      <w:sz w:val="20"/>
      <w:szCs w:val="20"/>
      <w:lang w:eastAsia="en-GB"/>
    </w:rPr>
  </w:style>
  <w:style w:type="paragraph" w:customStyle="1" w:styleId="FigureTitleWide">
    <w:name w:val="FigureTitleWide"/>
    <w:next w:val="Text1"/>
    <w:uiPriority w:val="99"/>
    <w:rsid w:val="00870E0D"/>
    <w:pPr>
      <w:tabs>
        <w:tab w:val="left" w:pos="1000"/>
      </w:tabs>
      <w:suppressAutoHyphens/>
      <w:autoSpaceDE w:val="0"/>
      <w:autoSpaceDN w:val="0"/>
      <w:adjustRightInd w:val="0"/>
      <w:spacing w:before="360" w:after="160" w:line="240" w:lineRule="atLeast"/>
      <w:ind w:left="1000" w:hanging="1000"/>
    </w:pPr>
    <w:rPr>
      <w:rFonts w:ascii="Arial" w:hAnsi="Arial" w:cs="Arial"/>
      <w:b/>
      <w:bCs/>
      <w:color w:val="000000"/>
      <w:w w:val="0"/>
      <w:sz w:val="20"/>
      <w:szCs w:val="20"/>
      <w:lang w:eastAsia="en-GB"/>
    </w:rPr>
  </w:style>
  <w:style w:type="paragraph" w:customStyle="1" w:styleId="Comment1">
    <w:name w:val="Comment1"/>
    <w:next w:val="Text1"/>
    <w:uiPriority w:val="99"/>
    <w:rsid w:val="00FA62AF"/>
    <w:pPr>
      <w:tabs>
        <w:tab w:val="left" w:pos="1800"/>
      </w:tabs>
      <w:suppressAutoHyphens/>
      <w:autoSpaceDE w:val="0"/>
      <w:autoSpaceDN w:val="0"/>
      <w:adjustRightInd w:val="0"/>
      <w:spacing w:before="120" w:line="260" w:lineRule="atLeast"/>
      <w:ind w:left="1800" w:hanging="1080"/>
    </w:pPr>
    <w:rPr>
      <w:rFonts w:ascii="Times New Roman" w:hAnsi="Times New Roman"/>
      <w:i/>
      <w:iCs/>
      <w:color w:val="000000"/>
      <w:w w:val="0"/>
      <w:lang w:eastAsia="en-GB"/>
    </w:rPr>
  </w:style>
  <w:style w:type="paragraph" w:customStyle="1" w:styleId="Comment1Continued">
    <w:name w:val="Comment1Continued"/>
    <w:uiPriority w:val="99"/>
    <w:rsid w:val="006E09EA"/>
    <w:pPr>
      <w:suppressAutoHyphens/>
      <w:autoSpaceDE w:val="0"/>
      <w:autoSpaceDN w:val="0"/>
      <w:adjustRightInd w:val="0"/>
      <w:spacing w:before="120" w:line="260" w:lineRule="atLeast"/>
      <w:ind w:left="1800"/>
    </w:pPr>
    <w:rPr>
      <w:rFonts w:ascii="Times New Roman" w:hAnsi="Times New Roman"/>
      <w:i/>
      <w:iCs/>
      <w:color w:val="000000"/>
      <w:w w:val="0"/>
      <w:lang w:eastAsia="en-GB"/>
    </w:rPr>
  </w:style>
  <w:style w:type="paragraph" w:customStyle="1" w:styleId="Comment1List1">
    <w:name w:val="Comment1List1"/>
    <w:next w:val="Text2"/>
    <w:uiPriority w:val="99"/>
    <w:rsid w:val="0079744D"/>
    <w:pPr>
      <w:tabs>
        <w:tab w:val="left" w:pos="2160"/>
      </w:tabs>
      <w:suppressAutoHyphens/>
      <w:autoSpaceDE w:val="0"/>
      <w:autoSpaceDN w:val="0"/>
      <w:adjustRightInd w:val="0"/>
      <w:spacing w:before="120" w:line="260" w:lineRule="atLeast"/>
      <w:ind w:left="2160" w:hanging="1080"/>
    </w:pPr>
    <w:rPr>
      <w:rFonts w:ascii="Times New Roman" w:hAnsi="Times New Roman"/>
      <w:i/>
      <w:iCs/>
      <w:color w:val="000000"/>
      <w:w w:val="0"/>
      <w:lang w:eastAsia="en-GB"/>
    </w:rPr>
  </w:style>
  <w:style w:type="paragraph" w:customStyle="1" w:styleId="Comment1List1Continued">
    <w:name w:val="Comment1List1Continued"/>
    <w:next w:val="Text2"/>
    <w:uiPriority w:val="99"/>
    <w:rsid w:val="00EB7496"/>
    <w:pPr>
      <w:tabs>
        <w:tab w:val="left" w:pos="2160"/>
      </w:tabs>
      <w:suppressAutoHyphens/>
      <w:autoSpaceDE w:val="0"/>
      <w:autoSpaceDN w:val="0"/>
      <w:adjustRightInd w:val="0"/>
      <w:spacing w:before="120" w:line="260" w:lineRule="atLeast"/>
      <w:ind w:left="2160"/>
    </w:pPr>
    <w:rPr>
      <w:rFonts w:ascii="Times New Roman" w:hAnsi="Times New Roman"/>
      <w:i/>
      <w:iCs/>
      <w:color w:val="000000"/>
      <w:w w:val="0"/>
      <w:lang w:eastAsia="en-GB"/>
    </w:rPr>
  </w:style>
  <w:style w:type="paragraph" w:customStyle="1" w:styleId="Comment2">
    <w:name w:val="Comment2"/>
    <w:next w:val="Text2"/>
    <w:uiPriority w:val="99"/>
    <w:rsid w:val="00EB7381"/>
    <w:pPr>
      <w:tabs>
        <w:tab w:val="left" w:pos="2520"/>
      </w:tabs>
      <w:suppressAutoHyphens/>
      <w:autoSpaceDE w:val="0"/>
      <w:autoSpaceDN w:val="0"/>
      <w:adjustRightInd w:val="0"/>
      <w:spacing w:before="120" w:line="260" w:lineRule="atLeast"/>
      <w:ind w:left="2520" w:hanging="1080"/>
    </w:pPr>
    <w:rPr>
      <w:rFonts w:ascii="Times New Roman" w:hAnsi="Times New Roman"/>
      <w:i/>
      <w:iCs/>
      <w:color w:val="000000"/>
      <w:w w:val="0"/>
      <w:lang w:eastAsia="en-GB"/>
    </w:rPr>
  </w:style>
  <w:style w:type="paragraph" w:customStyle="1" w:styleId="Comment2Continued">
    <w:name w:val="Comment2Continued"/>
    <w:uiPriority w:val="99"/>
    <w:rsid w:val="007822F2"/>
    <w:pPr>
      <w:tabs>
        <w:tab w:val="left" w:pos="2520"/>
      </w:tabs>
      <w:suppressAutoHyphens/>
      <w:autoSpaceDE w:val="0"/>
      <w:autoSpaceDN w:val="0"/>
      <w:adjustRightInd w:val="0"/>
      <w:spacing w:before="120" w:line="260" w:lineRule="atLeast"/>
      <w:ind w:left="2520"/>
    </w:pPr>
    <w:rPr>
      <w:rFonts w:ascii="Times New Roman" w:hAnsi="Times New Roman"/>
      <w:i/>
      <w:iCs/>
      <w:color w:val="000000"/>
      <w:w w:val="0"/>
      <w:lang w:eastAsia="en-GB"/>
    </w:rPr>
  </w:style>
  <w:style w:type="paragraph" w:customStyle="1" w:styleId="Comment3">
    <w:name w:val="Comment3"/>
    <w:next w:val="Text3"/>
    <w:uiPriority w:val="99"/>
    <w:rsid w:val="00087FF0"/>
    <w:pPr>
      <w:tabs>
        <w:tab w:val="left" w:pos="2880"/>
      </w:tabs>
      <w:suppressAutoHyphens/>
      <w:autoSpaceDE w:val="0"/>
      <w:autoSpaceDN w:val="0"/>
      <w:adjustRightInd w:val="0"/>
      <w:spacing w:before="120" w:line="260" w:lineRule="atLeast"/>
      <w:ind w:left="2880" w:hanging="1080"/>
    </w:pPr>
    <w:rPr>
      <w:rFonts w:ascii="Times New Roman" w:hAnsi="Times New Roman"/>
      <w:i/>
      <w:iCs/>
      <w:color w:val="000000"/>
      <w:w w:val="0"/>
      <w:lang w:eastAsia="en-GB"/>
    </w:rPr>
  </w:style>
  <w:style w:type="paragraph" w:customStyle="1" w:styleId="Comment3Continued">
    <w:name w:val="Comment3Continued"/>
    <w:uiPriority w:val="99"/>
    <w:rsid w:val="00CD63F0"/>
    <w:pPr>
      <w:suppressAutoHyphens/>
      <w:autoSpaceDE w:val="0"/>
      <w:autoSpaceDN w:val="0"/>
      <w:adjustRightInd w:val="0"/>
      <w:spacing w:before="120" w:line="260" w:lineRule="atLeast"/>
      <w:ind w:left="2880"/>
    </w:pPr>
    <w:rPr>
      <w:rFonts w:ascii="Times New Roman" w:hAnsi="Times New Roman"/>
      <w:i/>
      <w:iCs/>
      <w:color w:val="000000"/>
      <w:w w:val="0"/>
      <w:lang w:eastAsia="en-GB"/>
    </w:rPr>
  </w:style>
  <w:style w:type="paragraph" w:customStyle="1" w:styleId="Comment4">
    <w:name w:val="Comment4"/>
    <w:next w:val="Text4"/>
    <w:uiPriority w:val="99"/>
    <w:rsid w:val="00D014AB"/>
    <w:pPr>
      <w:tabs>
        <w:tab w:val="left" w:pos="3240"/>
      </w:tabs>
      <w:suppressAutoHyphens/>
      <w:autoSpaceDE w:val="0"/>
      <w:autoSpaceDN w:val="0"/>
      <w:adjustRightInd w:val="0"/>
      <w:spacing w:before="120" w:line="260" w:lineRule="atLeast"/>
      <w:ind w:left="3240" w:hanging="1080"/>
    </w:pPr>
    <w:rPr>
      <w:rFonts w:ascii="Times New Roman" w:hAnsi="Times New Roman"/>
      <w:i/>
      <w:iCs/>
      <w:color w:val="000000"/>
      <w:w w:val="0"/>
      <w:lang w:eastAsia="en-GB"/>
    </w:rPr>
  </w:style>
  <w:style w:type="paragraph" w:customStyle="1" w:styleId="Comment4Continued">
    <w:name w:val="Comment4Continued"/>
    <w:uiPriority w:val="99"/>
    <w:rsid w:val="00F6110C"/>
    <w:pPr>
      <w:suppressAutoHyphens/>
      <w:autoSpaceDE w:val="0"/>
      <w:autoSpaceDN w:val="0"/>
      <w:adjustRightInd w:val="0"/>
      <w:spacing w:before="120" w:line="260" w:lineRule="atLeast"/>
      <w:ind w:left="3240"/>
    </w:pPr>
    <w:rPr>
      <w:rFonts w:ascii="Times New Roman" w:hAnsi="Times New Roman"/>
      <w:i/>
      <w:iCs/>
      <w:color w:val="000000"/>
      <w:w w:val="0"/>
      <w:lang w:eastAsia="en-GB"/>
    </w:rPr>
  </w:style>
  <w:style w:type="character" w:customStyle="1" w:styleId="Bold-italic">
    <w:name w:val="Bold-italic"/>
    <w:uiPriority w:val="99"/>
    <w:rsid w:val="00F66456"/>
    <w:rPr>
      <w:b/>
      <w:i/>
      <w:w w:val="100"/>
      <w:lang w:val="en-US"/>
    </w:rPr>
  </w:style>
  <w:style w:type="character" w:customStyle="1" w:styleId="Bold">
    <w:name w:val="Bold"/>
    <w:uiPriority w:val="1"/>
    <w:qFormat/>
    <w:rsid w:val="006C45A0"/>
    <w:rPr>
      <w:b/>
      <w:w w:val="100"/>
      <w:lang w:val="en-US"/>
    </w:rPr>
  </w:style>
  <w:style w:type="character" w:customStyle="1" w:styleId="Blue">
    <w:name w:val="Blue"/>
    <w:uiPriority w:val="99"/>
    <w:rsid w:val="006C45A0"/>
    <w:rPr>
      <w:color w:val="0000FF"/>
      <w:w w:val="100"/>
      <w:lang w:val="en-US"/>
    </w:rPr>
  </w:style>
  <w:style w:type="paragraph" w:customStyle="1" w:styleId="ApxTblTitleStart">
    <w:name w:val="ApxTblTitleStart"/>
    <w:next w:val="Text1"/>
    <w:uiPriority w:val="99"/>
    <w:rsid w:val="00454A52"/>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lang w:eastAsia="en-GB"/>
    </w:rPr>
  </w:style>
  <w:style w:type="paragraph" w:customStyle="1" w:styleId="ApxFigureTitleStart">
    <w:name w:val="ApxFigureTitleStart"/>
    <w:next w:val="Text1"/>
    <w:uiPriority w:val="99"/>
    <w:rsid w:val="002870C3"/>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lang w:eastAsia="en-GB"/>
    </w:rPr>
  </w:style>
  <w:style w:type="paragraph" w:styleId="ListParagraph">
    <w:name w:val="List Paragraph"/>
    <w:basedOn w:val="Normal"/>
    <w:uiPriority w:val="34"/>
    <w:qFormat/>
    <w:rsid w:val="00857789"/>
    <w:pPr>
      <w:autoSpaceDE/>
      <w:autoSpaceDN/>
      <w:adjustRightInd/>
      <w:spacing w:before="0" w:after="200" w:line="276" w:lineRule="auto"/>
    </w:pPr>
    <w:rPr>
      <w:color w:val="auto"/>
      <w:lang w:val="en-GB" w:eastAsia="en-GB"/>
    </w:rPr>
  </w:style>
  <w:style w:type="character" w:styleId="BookTitle">
    <w:name w:val="Book Title"/>
    <w:basedOn w:val="DefaultParagraphFont"/>
    <w:uiPriority w:val="99"/>
    <w:qFormat/>
    <w:rsid w:val="00E10395"/>
    <w:rPr>
      <w:rFonts w:cs="Times New Roman"/>
      <w:b/>
      <w:bCs/>
      <w:smallCaps/>
      <w:spacing w:val="5"/>
    </w:rPr>
  </w:style>
  <w:style w:type="character" w:styleId="IntenseReference">
    <w:name w:val="Intense Reference"/>
    <w:basedOn w:val="DefaultParagraphFont"/>
    <w:uiPriority w:val="99"/>
    <w:qFormat/>
    <w:rsid w:val="00383555"/>
    <w:rPr>
      <w:rFonts w:cs="Times New Roman"/>
      <w:b/>
      <w:bCs/>
      <w:smallCaps/>
      <w:color w:val="C0504D"/>
      <w:spacing w:val="5"/>
      <w:u w:val="single"/>
    </w:rPr>
  </w:style>
  <w:style w:type="character" w:styleId="SubtleReference">
    <w:name w:val="Subtle Reference"/>
    <w:basedOn w:val="DefaultParagraphFont"/>
    <w:uiPriority w:val="99"/>
    <w:qFormat/>
    <w:rsid w:val="00383555"/>
    <w:rPr>
      <w:rFonts w:cs="Times New Roman"/>
      <w:smallCaps/>
      <w:color w:val="C0504D"/>
      <w:u w:val="single"/>
    </w:rPr>
  </w:style>
  <w:style w:type="paragraph" w:styleId="Quote">
    <w:name w:val="Quote"/>
    <w:basedOn w:val="Normal"/>
    <w:next w:val="Normal"/>
    <w:link w:val="QuoteChar"/>
    <w:uiPriority w:val="99"/>
    <w:qFormat/>
    <w:rsid w:val="006E6D11"/>
    <w:pPr>
      <w:autoSpaceDE/>
      <w:autoSpaceDN/>
      <w:adjustRightInd/>
      <w:spacing w:before="0" w:after="200" w:line="276" w:lineRule="auto"/>
      <w:ind w:left="0"/>
    </w:pPr>
    <w:rPr>
      <w:rFonts w:ascii="Calibri" w:hAnsi="Calibri"/>
      <w:i/>
      <w:iCs/>
      <w:lang w:val="en-GB" w:eastAsia="en-GB"/>
    </w:rPr>
  </w:style>
  <w:style w:type="character" w:customStyle="1" w:styleId="QuoteChar">
    <w:name w:val="Quote Char"/>
    <w:basedOn w:val="DefaultParagraphFont"/>
    <w:link w:val="Quote"/>
    <w:uiPriority w:val="99"/>
    <w:locked/>
    <w:rsid w:val="006E6D11"/>
    <w:rPr>
      <w:rFonts w:cs="Times New Roman"/>
      <w:i/>
      <w:iCs/>
      <w:color w:val="000000"/>
      <w:lang w:val="en-GB" w:eastAsia="en-GB"/>
    </w:rPr>
  </w:style>
  <w:style w:type="paragraph" w:styleId="IntenseQuote">
    <w:name w:val="Intense Quote"/>
    <w:basedOn w:val="Normal"/>
    <w:next w:val="Normal"/>
    <w:link w:val="IntenseQuoteChar"/>
    <w:uiPriority w:val="99"/>
    <w:qFormat/>
    <w:rsid w:val="00444685"/>
    <w:pPr>
      <w:pBdr>
        <w:bottom w:val="single" w:sz="4" w:space="4" w:color="4F81BD"/>
      </w:pBdr>
      <w:autoSpaceDE/>
      <w:autoSpaceDN/>
      <w:adjustRightInd/>
      <w:spacing w:before="200" w:after="280" w:line="276" w:lineRule="auto"/>
      <w:ind w:left="936" w:right="936"/>
    </w:pPr>
    <w:rPr>
      <w:rFonts w:ascii="Calibri" w:hAnsi="Calibri"/>
      <w:b/>
      <w:bCs/>
      <w:i/>
      <w:iCs/>
      <w:color w:val="4F81BD"/>
      <w:lang w:val="en-GB" w:eastAsia="en-GB"/>
    </w:rPr>
  </w:style>
  <w:style w:type="character" w:customStyle="1" w:styleId="IntenseQuoteChar">
    <w:name w:val="Intense Quote Char"/>
    <w:basedOn w:val="DefaultParagraphFont"/>
    <w:link w:val="IntenseQuote"/>
    <w:uiPriority w:val="99"/>
    <w:locked/>
    <w:rsid w:val="00444685"/>
    <w:rPr>
      <w:rFonts w:cs="Times New Roman"/>
      <w:b/>
      <w:bCs/>
      <w:i/>
      <w:iCs/>
      <w:color w:val="4F81BD"/>
      <w:lang w:val="en-GB" w:eastAsia="en-GB"/>
    </w:rPr>
  </w:style>
  <w:style w:type="character" w:styleId="Strong">
    <w:name w:val="Strong"/>
    <w:basedOn w:val="DefaultParagraphFont"/>
    <w:uiPriority w:val="99"/>
    <w:qFormat/>
    <w:rsid w:val="00CE12B7"/>
    <w:rPr>
      <w:rFonts w:cs="Times New Roman"/>
      <w:b/>
      <w:bCs/>
    </w:rPr>
  </w:style>
  <w:style w:type="character" w:styleId="IntenseEmphasis">
    <w:name w:val="Intense Emphasis"/>
    <w:basedOn w:val="DefaultParagraphFont"/>
    <w:uiPriority w:val="99"/>
    <w:qFormat/>
    <w:rsid w:val="00072046"/>
    <w:rPr>
      <w:rFonts w:cs="Times New Roman"/>
      <w:b/>
      <w:bCs/>
      <w:i/>
      <w:iCs/>
      <w:color w:val="4F81BD"/>
    </w:rPr>
  </w:style>
  <w:style w:type="character" w:styleId="Emphasis">
    <w:name w:val="Emphasis"/>
    <w:basedOn w:val="DefaultParagraphFont"/>
    <w:uiPriority w:val="99"/>
    <w:qFormat/>
    <w:rsid w:val="007D1E82"/>
    <w:rPr>
      <w:rFonts w:cs="Times New Roman"/>
      <w:i/>
      <w:iCs/>
    </w:rPr>
  </w:style>
  <w:style w:type="character" w:styleId="SubtleEmphasis">
    <w:name w:val="Subtle Emphasis"/>
    <w:basedOn w:val="DefaultParagraphFont"/>
    <w:uiPriority w:val="99"/>
    <w:qFormat/>
    <w:rsid w:val="00432ADD"/>
    <w:rPr>
      <w:rFonts w:cs="Times New Roman"/>
      <w:i/>
      <w:iCs/>
      <w:color w:val="808080"/>
    </w:rPr>
  </w:style>
  <w:style w:type="paragraph" w:styleId="Subtitle">
    <w:name w:val="Subtitle"/>
    <w:basedOn w:val="Normal"/>
    <w:next w:val="Normal"/>
    <w:link w:val="SubtitleChar"/>
    <w:uiPriority w:val="99"/>
    <w:qFormat/>
    <w:rsid w:val="00D959A5"/>
    <w:pPr>
      <w:autoSpaceDE/>
      <w:autoSpaceDN/>
      <w:adjustRightInd/>
      <w:spacing w:before="0" w:after="60" w:line="276" w:lineRule="auto"/>
      <w:ind w:left="0"/>
      <w:jc w:val="center"/>
      <w:outlineLvl w:val="1"/>
    </w:pPr>
    <w:rPr>
      <w:color w:val="auto"/>
      <w:sz w:val="24"/>
      <w:szCs w:val="24"/>
      <w:lang w:val="en-GB" w:eastAsia="en-GB"/>
    </w:rPr>
  </w:style>
  <w:style w:type="character" w:customStyle="1" w:styleId="SubtitleChar">
    <w:name w:val="Subtitle Char"/>
    <w:basedOn w:val="DefaultParagraphFont"/>
    <w:link w:val="Subtitle"/>
    <w:uiPriority w:val="99"/>
    <w:locked/>
    <w:rsid w:val="00D959A5"/>
    <w:rPr>
      <w:rFonts w:ascii="Times New Roman" w:hAnsi="Times New Roman" w:cs="Times New Roman"/>
      <w:sz w:val="24"/>
      <w:szCs w:val="24"/>
      <w:lang w:val="en-GB" w:eastAsia="en-GB"/>
    </w:rPr>
  </w:style>
  <w:style w:type="paragraph" w:customStyle="1" w:styleId="Anchor">
    <w:name w:val="Anchor"/>
    <w:uiPriority w:val="99"/>
    <w:rsid w:val="00553BE5"/>
    <w:pPr>
      <w:autoSpaceDE w:val="0"/>
      <w:autoSpaceDN w:val="0"/>
      <w:adjustRightInd w:val="0"/>
      <w:spacing w:line="140" w:lineRule="atLeast"/>
    </w:pPr>
    <w:rPr>
      <w:rFonts w:ascii="Arial" w:hAnsi="Arial" w:cs="Arial"/>
      <w:color w:val="000000"/>
      <w:w w:val="0"/>
      <w:sz w:val="12"/>
      <w:szCs w:val="12"/>
      <w:lang w:eastAsia="en-GB"/>
    </w:rPr>
  </w:style>
  <w:style w:type="table" w:styleId="TableGrid">
    <w:name w:val="Table Grid"/>
    <w:basedOn w:val="TableNormal"/>
    <w:rsid w:val="0062508F"/>
    <w:pPr>
      <w:overflowPunct w:val="0"/>
      <w:autoSpaceDE w:val="0"/>
      <w:autoSpaceDN w:val="0"/>
      <w:adjustRightInd w:val="0"/>
      <w:spacing w:before="120"/>
      <w:textAlignment w:val="baseline"/>
    </w:pPr>
    <w:rPr>
      <w:rFonts w:ascii="Times New Roman" w:hAnsi="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9D5118"/>
    <w:rPr>
      <w:rFonts w:cs="Times New Roman"/>
      <w:color w:val="0000FF"/>
      <w:u w:val="single"/>
    </w:rPr>
  </w:style>
  <w:style w:type="paragraph" w:styleId="BalloonText">
    <w:name w:val="Balloon Text"/>
    <w:basedOn w:val="Normal"/>
    <w:link w:val="BalloonTextChar"/>
    <w:locked/>
    <w:rsid w:val="003D1A9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locked/>
    <w:rsid w:val="003D1A9B"/>
    <w:rPr>
      <w:rFonts w:ascii="Tahoma" w:hAnsi="Tahoma" w:cs="Tahoma"/>
      <w:color w:val="000000"/>
      <w:sz w:val="16"/>
      <w:szCs w:val="16"/>
    </w:rPr>
  </w:style>
  <w:style w:type="paragraph" w:customStyle="1" w:styleId="List1Start">
    <w:name w:val="List1Start"/>
    <w:next w:val="List1"/>
    <w:uiPriority w:val="99"/>
    <w:rsid w:val="00C32034"/>
    <w:pPr>
      <w:tabs>
        <w:tab w:val="left" w:pos="1080"/>
      </w:tabs>
      <w:autoSpaceDE w:val="0"/>
      <w:autoSpaceDN w:val="0"/>
      <w:adjustRightInd w:val="0"/>
      <w:spacing w:before="100" w:line="260" w:lineRule="atLeast"/>
      <w:ind w:left="1080" w:hanging="360"/>
    </w:pPr>
    <w:rPr>
      <w:rFonts w:ascii="Times New Roman" w:hAnsi="Times New Roman"/>
      <w:color w:val="000000"/>
      <w:lang w:val="ru-RU" w:eastAsia="ru-RU"/>
    </w:rPr>
  </w:style>
  <w:style w:type="paragraph" w:customStyle="1" w:styleId="Style2">
    <w:name w:val="Style2"/>
    <w:basedOn w:val="Heading3"/>
    <w:uiPriority w:val="99"/>
    <w:rsid w:val="00532930"/>
    <w:pPr>
      <w:numPr>
        <w:ilvl w:val="0"/>
        <w:numId w:val="0"/>
      </w:numPr>
      <w:ind w:left="1800" w:hanging="360"/>
    </w:pPr>
  </w:style>
  <w:style w:type="paragraph" w:customStyle="1" w:styleId="Heading10">
    <w:name w:val="Heading1"/>
    <w:next w:val="Text1"/>
    <w:uiPriority w:val="99"/>
    <w:rsid w:val="00532930"/>
    <w:pPr>
      <w:keepNext/>
      <w:tabs>
        <w:tab w:val="left" w:pos="720"/>
      </w:tabs>
      <w:autoSpaceDE w:val="0"/>
      <w:autoSpaceDN w:val="0"/>
      <w:adjustRightInd w:val="0"/>
      <w:spacing w:before="240" w:after="120" w:line="240" w:lineRule="atLeast"/>
      <w:ind w:left="720" w:hanging="720"/>
    </w:pPr>
    <w:rPr>
      <w:rFonts w:ascii="Arial" w:hAnsi="Arial" w:cs="Arial"/>
      <w:b/>
      <w:bCs/>
      <w:caps/>
      <w:color w:val="000000"/>
      <w:lang w:val="ru-RU" w:eastAsia="ru-RU"/>
    </w:rPr>
  </w:style>
  <w:style w:type="paragraph" w:styleId="EndnoteText">
    <w:name w:val="endnote text"/>
    <w:basedOn w:val="Normal"/>
    <w:link w:val="EndnoteTextChar"/>
    <w:uiPriority w:val="99"/>
    <w:semiHidden/>
    <w:locked/>
    <w:rsid w:val="00852E72"/>
    <w:pPr>
      <w:spacing w:before="0" w:line="240" w:lineRule="auto"/>
    </w:pPr>
    <w:rPr>
      <w:sz w:val="20"/>
      <w:szCs w:val="20"/>
    </w:rPr>
  </w:style>
  <w:style w:type="character" w:customStyle="1" w:styleId="EndnoteTextChar">
    <w:name w:val="Endnote Text Char"/>
    <w:basedOn w:val="DefaultParagraphFont"/>
    <w:link w:val="EndnoteText"/>
    <w:uiPriority w:val="99"/>
    <w:semiHidden/>
    <w:locked/>
    <w:rsid w:val="00852E72"/>
    <w:rPr>
      <w:rFonts w:ascii="Times New Roman" w:hAnsi="Times New Roman" w:cs="Times New Roman"/>
      <w:color w:val="000000"/>
      <w:sz w:val="20"/>
      <w:szCs w:val="20"/>
    </w:rPr>
  </w:style>
  <w:style w:type="paragraph" w:styleId="FootnoteText">
    <w:name w:val="footnote text"/>
    <w:basedOn w:val="Normal"/>
    <w:link w:val="FootnoteTextChar"/>
    <w:uiPriority w:val="99"/>
    <w:semiHidden/>
    <w:locked/>
    <w:rsid w:val="00852E72"/>
    <w:pPr>
      <w:spacing w:before="0" w:line="240" w:lineRule="auto"/>
    </w:pPr>
    <w:rPr>
      <w:sz w:val="20"/>
      <w:szCs w:val="20"/>
    </w:rPr>
  </w:style>
  <w:style w:type="character" w:customStyle="1" w:styleId="FootnoteTextChar">
    <w:name w:val="Footnote Text Char"/>
    <w:basedOn w:val="DefaultParagraphFont"/>
    <w:link w:val="FootnoteText"/>
    <w:uiPriority w:val="99"/>
    <w:semiHidden/>
    <w:locked/>
    <w:rsid w:val="00852E72"/>
    <w:rPr>
      <w:rFonts w:ascii="Times New Roman" w:hAnsi="Times New Roman" w:cs="Times New Roman"/>
      <w:color w:val="000000"/>
      <w:sz w:val="20"/>
      <w:szCs w:val="20"/>
    </w:rPr>
  </w:style>
  <w:style w:type="character" w:styleId="EndnoteReference">
    <w:name w:val="endnote reference"/>
    <w:basedOn w:val="DefaultParagraphFont"/>
    <w:uiPriority w:val="99"/>
    <w:semiHidden/>
    <w:locked/>
    <w:rsid w:val="00852E72"/>
    <w:rPr>
      <w:rFonts w:cs="Times New Roman"/>
      <w:vertAlign w:val="superscript"/>
    </w:rPr>
  </w:style>
  <w:style w:type="character" w:styleId="FootnoteReference">
    <w:name w:val="footnote reference"/>
    <w:basedOn w:val="DefaultParagraphFont"/>
    <w:uiPriority w:val="99"/>
    <w:semiHidden/>
    <w:locked/>
    <w:rsid w:val="00852E72"/>
    <w:rPr>
      <w:rFonts w:cs="Times New Roman"/>
      <w:vertAlign w:val="superscript"/>
    </w:rPr>
  </w:style>
  <w:style w:type="paragraph" w:customStyle="1" w:styleId="CellAlpha">
    <w:name w:val="CellAlpha"/>
    <w:next w:val="Text1"/>
    <w:uiPriority w:val="99"/>
    <w:rsid w:val="00D23AE6"/>
    <w:pPr>
      <w:tabs>
        <w:tab w:val="left" w:pos="1000"/>
      </w:tabs>
      <w:autoSpaceDE w:val="0"/>
      <w:autoSpaceDN w:val="0"/>
      <w:adjustRightInd w:val="0"/>
      <w:spacing w:before="120" w:line="260" w:lineRule="atLeast"/>
      <w:ind w:left="720"/>
    </w:pPr>
    <w:rPr>
      <w:rFonts w:ascii="Times New Roman" w:hAnsi="Times New Roman"/>
      <w:color w:val="000000"/>
      <w:lang w:val="ru-RU" w:eastAsia="ru-RU"/>
    </w:rPr>
  </w:style>
  <w:style w:type="paragraph" w:customStyle="1" w:styleId="Heading20">
    <w:name w:val="Heading2"/>
    <w:next w:val="Text1"/>
    <w:uiPriority w:val="99"/>
    <w:rsid w:val="00DE0440"/>
    <w:pPr>
      <w:keepNext/>
      <w:tabs>
        <w:tab w:val="left" w:pos="720"/>
      </w:tabs>
      <w:autoSpaceDE w:val="0"/>
      <w:autoSpaceDN w:val="0"/>
      <w:adjustRightInd w:val="0"/>
      <w:spacing w:before="220" w:after="40" w:line="260" w:lineRule="atLeast"/>
      <w:ind w:left="720" w:hanging="720"/>
    </w:pPr>
    <w:rPr>
      <w:rFonts w:ascii="Arial" w:hAnsi="Arial" w:cs="Arial"/>
      <w:b/>
      <w:bCs/>
      <w:color w:val="000000"/>
      <w:lang w:val="ru-RU" w:eastAsia="ru-RU"/>
    </w:rPr>
  </w:style>
  <w:style w:type="paragraph" w:customStyle="1" w:styleId="AppendixTitleAlpha1">
    <w:name w:val="AppendixTitleAlpha1"/>
    <w:next w:val="Normal"/>
    <w:uiPriority w:val="99"/>
    <w:rsid w:val="0006324D"/>
    <w:pPr>
      <w:keepNext/>
      <w:pageBreakBefore/>
      <w:tabs>
        <w:tab w:val="left" w:pos="720"/>
      </w:tabs>
      <w:autoSpaceDE w:val="0"/>
      <w:autoSpaceDN w:val="0"/>
      <w:adjustRightInd w:val="0"/>
      <w:spacing w:before="240" w:after="120" w:line="240" w:lineRule="atLeast"/>
      <w:ind w:left="720" w:hanging="720"/>
      <w:jc w:val="center"/>
    </w:pPr>
    <w:rPr>
      <w:rFonts w:ascii="Arial" w:hAnsi="Arial" w:cs="Arial"/>
      <w:b/>
      <w:bCs/>
      <w:caps/>
      <w:color w:val="000000"/>
      <w:lang w:val="ru-RU" w:eastAsia="ru-RU"/>
    </w:rPr>
  </w:style>
  <w:style w:type="paragraph" w:customStyle="1" w:styleId="Reverse">
    <w:name w:val="Reverse"/>
    <w:rsid w:val="00E5533B"/>
    <w:rPr>
      <w:rFonts w:ascii="Arial Bold" w:hAnsi="Arial Bold" w:cs="Arial"/>
      <w:b/>
      <w:color w:val="FFFFFF"/>
      <w:szCs w:val="16"/>
      <w:lang w:val="ru-RU"/>
    </w:rPr>
  </w:style>
  <w:style w:type="paragraph" w:customStyle="1" w:styleId="Spacer">
    <w:name w:val="Spacer"/>
    <w:rsid w:val="00E5533B"/>
    <w:rPr>
      <w:rFonts w:ascii="Times New Roman" w:hAnsi="Times New Roman"/>
      <w:sz w:val="8"/>
      <w:szCs w:val="24"/>
      <w:lang w:val="ru-RU"/>
    </w:rPr>
  </w:style>
  <w:style w:type="paragraph" w:customStyle="1" w:styleId="ReverseCen">
    <w:name w:val="ReverseCen"/>
    <w:rsid w:val="00E5533B"/>
    <w:pPr>
      <w:jc w:val="center"/>
    </w:pPr>
    <w:rPr>
      <w:rFonts w:ascii="Arial Bold" w:hAnsi="Arial Bold" w:cs="Arial"/>
      <w:b/>
      <w:color w:val="FFFFFF"/>
      <w:szCs w:val="16"/>
      <w:lang w:val="ru-RU"/>
    </w:rPr>
  </w:style>
  <w:style w:type="paragraph" w:customStyle="1" w:styleId="TableName">
    <w:name w:val="TableName"/>
    <w:rsid w:val="00E5533B"/>
    <w:pPr>
      <w:ind w:left="-72"/>
    </w:pPr>
    <w:rPr>
      <w:rFonts w:ascii="Arial" w:hAnsi="Arial"/>
      <w:sz w:val="17"/>
      <w:szCs w:val="24"/>
      <w:lang w:val="ru-RU"/>
    </w:rPr>
  </w:style>
  <w:style w:type="paragraph" w:customStyle="1" w:styleId="TableNumber">
    <w:name w:val="TableNumber"/>
    <w:rsid w:val="00E5533B"/>
    <w:rPr>
      <w:rFonts w:ascii="Arial" w:hAnsi="Arial" w:cs="Arial"/>
      <w:sz w:val="16"/>
      <w:szCs w:val="16"/>
      <w:lang w:val="ru-RU"/>
    </w:rPr>
  </w:style>
  <w:style w:type="paragraph" w:customStyle="1" w:styleId="AppendixHeading10">
    <w:name w:val="Appendix Heading 1"/>
    <w:next w:val="Normal"/>
    <w:rsid w:val="002B5E17"/>
    <w:pPr>
      <w:numPr>
        <w:ilvl w:val="1"/>
        <w:numId w:val="29"/>
      </w:numPr>
      <w:tabs>
        <w:tab w:val="left" w:pos="1080"/>
      </w:tabs>
      <w:spacing w:before="180"/>
    </w:pPr>
    <w:rPr>
      <w:rFonts w:ascii="Arial" w:hAnsi="Arial" w:cs="Arial"/>
      <w:b/>
      <w:caps/>
      <w:sz w:val="24"/>
      <w:szCs w:val="24"/>
      <w:lang w:val="ru-RU"/>
    </w:rPr>
  </w:style>
  <w:style w:type="paragraph" w:customStyle="1" w:styleId="AppenBTableTXTnum">
    <w:name w:val="AppenB TableTXT num"/>
    <w:rsid w:val="00B52749"/>
    <w:pPr>
      <w:framePr w:hSpace="180" w:wrap="around" w:vAnchor="page" w:hAnchor="margin" w:xAlign="center" w:y="1126"/>
      <w:spacing w:before="20" w:after="20"/>
      <w:jc w:val="center"/>
    </w:pPr>
    <w:rPr>
      <w:rFonts w:ascii="Arial" w:hAnsi="Arial" w:cs="Arial"/>
      <w:color w:val="000000"/>
      <w:sz w:val="16"/>
      <w:szCs w:val="16"/>
      <w:lang w:val="ru-RU"/>
    </w:rPr>
  </w:style>
  <w:style w:type="paragraph" w:customStyle="1" w:styleId="AppenBTableTXTname">
    <w:name w:val="AppenB TableTXT name"/>
    <w:rsid w:val="00B52749"/>
    <w:pPr>
      <w:framePr w:hSpace="180" w:wrap="around" w:vAnchor="page" w:hAnchor="margin" w:xAlign="center" w:y="1126"/>
      <w:spacing w:before="20" w:after="20"/>
    </w:pPr>
    <w:rPr>
      <w:rFonts w:ascii="Arial" w:hAnsi="Arial" w:cs="Arial"/>
      <w:color w:val="000000"/>
      <w:sz w:val="16"/>
      <w:szCs w:val="16"/>
      <w:lang w:val="ru-RU"/>
    </w:rPr>
  </w:style>
  <w:style w:type="paragraph" w:customStyle="1" w:styleId="MainHead">
    <w:name w:val="MainHead"/>
    <w:rsid w:val="00B52749"/>
    <w:pPr>
      <w:jc w:val="center"/>
    </w:pPr>
    <w:rPr>
      <w:rFonts w:ascii="Arial" w:hAnsi="Arial" w:cs="Arial"/>
      <w:b/>
      <w:sz w:val="28"/>
      <w:szCs w:val="28"/>
      <w:lang w:val="ru-RU"/>
    </w:rPr>
  </w:style>
  <w:style w:type="paragraph" w:customStyle="1" w:styleId="TopHead">
    <w:name w:val="TopHead"/>
    <w:rsid w:val="00B52749"/>
    <w:pPr>
      <w:jc w:val="center"/>
    </w:pPr>
    <w:rPr>
      <w:rFonts w:ascii="Arial Bold" w:hAnsi="Arial Bold" w:cs="Arial"/>
      <w:b/>
      <w:sz w:val="20"/>
      <w:szCs w:val="20"/>
      <w:u w:val="double"/>
      <w:lang w:val="ru-RU"/>
    </w:rPr>
  </w:style>
  <w:style w:type="paragraph" w:customStyle="1" w:styleId="AppendixHeading11">
    <w:name w:val="Appendix Heading 11"/>
    <w:rsid w:val="00EC38A2"/>
    <w:pPr>
      <w:tabs>
        <w:tab w:val="left" w:pos="3420"/>
      </w:tabs>
      <w:spacing w:before="120"/>
      <w:ind w:left="3420" w:hanging="540"/>
    </w:pPr>
    <w:rPr>
      <w:rFonts w:ascii="Times New Roman" w:hAnsi="Times New Roman"/>
    </w:rPr>
  </w:style>
  <w:style w:type="character" w:styleId="PageNumber">
    <w:name w:val="page number"/>
    <w:basedOn w:val="DefaultParagraphFont"/>
    <w:locked/>
    <w:rsid w:val="00EC38A2"/>
  </w:style>
  <w:style w:type="paragraph" w:customStyle="1" w:styleId="AppenBCoatingSystems">
    <w:name w:val="AppenB CoatingSystems"/>
    <w:basedOn w:val="Normal"/>
    <w:rsid w:val="000D1A1E"/>
    <w:pPr>
      <w:framePr w:hSpace="180" w:wrap="around" w:vAnchor="page" w:hAnchor="margin" w:xAlign="center" w:y="1126"/>
      <w:autoSpaceDE/>
      <w:autoSpaceDN/>
      <w:adjustRightInd/>
      <w:spacing w:before="20" w:after="20" w:line="240" w:lineRule="auto"/>
      <w:ind w:left="794" w:hanging="54"/>
    </w:pPr>
    <w:rPr>
      <w:rFonts w:ascii="Arial Bold" w:hAnsi="Arial Bold" w:cs="Arial"/>
      <w:b/>
      <w:sz w:val="18"/>
      <w:szCs w:val="18"/>
      <w:u w:val="double" w:color="999999"/>
    </w:rPr>
  </w:style>
  <w:style w:type="paragraph" w:customStyle="1" w:styleId="AppenBReverse">
    <w:name w:val="AppenB Reverse"/>
    <w:rsid w:val="000D1A1E"/>
    <w:pPr>
      <w:framePr w:hSpace="180" w:wrap="around" w:vAnchor="page" w:hAnchor="margin" w:xAlign="center" w:y="1126"/>
      <w:spacing w:before="20" w:after="20"/>
    </w:pPr>
    <w:rPr>
      <w:rFonts w:ascii="Arial" w:hAnsi="Arial" w:cs="Arial"/>
      <w:b/>
      <w:color w:val="FFFFFF"/>
    </w:rPr>
  </w:style>
  <w:style w:type="paragraph" w:styleId="Revision">
    <w:name w:val="Revision"/>
    <w:hidden/>
    <w:uiPriority w:val="99"/>
    <w:semiHidden/>
    <w:rsid w:val="00C9154F"/>
    <w:rPr>
      <w:rFonts w:ascii="Times New Roman" w:hAnsi="Times New Roman"/>
      <w:color w:val="000000"/>
    </w:rPr>
  </w:style>
  <w:style w:type="paragraph" w:customStyle="1" w:styleId="CESReference">
    <w:name w:val="CES_Reference"/>
    <w:rsid w:val="00C97BD8"/>
    <w:pPr>
      <w:tabs>
        <w:tab w:val="left" w:pos="2520"/>
      </w:tabs>
      <w:spacing w:before="120" w:after="120"/>
      <w:ind w:left="2520" w:hanging="1627"/>
    </w:pPr>
    <w:rPr>
      <w:rFonts w:ascii="Times New Roman" w:hAnsi="Times New Roman"/>
      <w:color w:val="333333"/>
    </w:rPr>
  </w:style>
  <w:style w:type="paragraph" w:customStyle="1" w:styleId="CESAcronym">
    <w:name w:val="CES_Acronym"/>
    <w:rsid w:val="00A10048"/>
    <w:pPr>
      <w:tabs>
        <w:tab w:val="left" w:pos="2340"/>
      </w:tabs>
      <w:spacing w:before="180" w:after="180"/>
      <w:ind w:left="2347" w:hanging="1440"/>
    </w:pPr>
    <w:rPr>
      <w:rFonts w:ascii="Times New Roman" w:hAnsi="Times New Roman"/>
      <w:color w:val="333333"/>
    </w:rPr>
  </w:style>
  <w:style w:type="paragraph" w:styleId="BodyTextIndent">
    <w:name w:val="Body Text Indent"/>
    <w:basedOn w:val="Normal"/>
    <w:link w:val="BodyTextIndentChar"/>
    <w:locked/>
    <w:rsid w:val="00C13746"/>
    <w:pPr>
      <w:autoSpaceDE/>
      <w:autoSpaceDN/>
      <w:adjustRightInd/>
      <w:spacing w:before="180" w:after="120" w:line="260" w:lineRule="exact"/>
      <w:ind w:left="1267"/>
    </w:pPr>
    <w:rPr>
      <w:color w:val="333333"/>
    </w:rPr>
  </w:style>
  <w:style w:type="character" w:customStyle="1" w:styleId="BodyTextIndentChar">
    <w:name w:val="Body Text Indent Char"/>
    <w:basedOn w:val="DefaultParagraphFont"/>
    <w:link w:val="BodyTextIndent"/>
    <w:rsid w:val="00C13746"/>
    <w:rPr>
      <w:rFonts w:ascii="Times New Roman" w:hAnsi="Times New Roman"/>
      <w:color w:val="333333"/>
    </w:rPr>
  </w:style>
  <w:style w:type="paragraph" w:customStyle="1" w:styleId="CESTableNotealpha">
    <w:name w:val="CES_Table Note alpha"/>
    <w:basedOn w:val="Normal"/>
    <w:rsid w:val="00C13746"/>
    <w:pPr>
      <w:numPr>
        <w:numId w:val="30"/>
      </w:numPr>
      <w:tabs>
        <w:tab w:val="left" w:pos="1422"/>
      </w:tabs>
      <w:autoSpaceDE/>
      <w:autoSpaceDN/>
      <w:adjustRightInd/>
      <w:spacing w:before="20" w:after="20" w:line="240" w:lineRule="auto"/>
    </w:pPr>
    <w:rPr>
      <w:rFonts w:ascii="Arial" w:hAnsi="Arial"/>
      <w:i/>
      <w:color w:val="333333"/>
      <w:sz w:val="18"/>
      <w:szCs w:val="18"/>
      <w:lang w:eastAsia="ko-KR"/>
    </w:rPr>
  </w:style>
  <w:style w:type="paragraph" w:customStyle="1" w:styleId="CESTableText">
    <w:name w:val="CES_Table Text"/>
    <w:rsid w:val="002F4532"/>
    <w:pPr>
      <w:spacing w:before="60" w:after="60"/>
    </w:pPr>
    <w:rPr>
      <w:rFonts w:ascii="Arial" w:hAnsi="Arial"/>
      <w:color w:val="333333"/>
      <w:sz w:val="18"/>
      <w:lang w:eastAsia="ko-KR"/>
    </w:rPr>
  </w:style>
  <w:style w:type="paragraph" w:customStyle="1" w:styleId="CESListNumber">
    <w:name w:val="CES_List Number"/>
    <w:basedOn w:val="Normal"/>
    <w:rsid w:val="009144CD"/>
    <w:pPr>
      <w:numPr>
        <w:numId w:val="31"/>
      </w:numPr>
      <w:tabs>
        <w:tab w:val="left" w:pos="1260"/>
      </w:tabs>
      <w:autoSpaceDE/>
      <w:autoSpaceDN/>
      <w:adjustRightInd/>
      <w:spacing w:before="160" w:after="160" w:line="240" w:lineRule="auto"/>
      <w:ind w:left="1267"/>
    </w:pPr>
    <w:rPr>
      <w:color w:val="333333"/>
    </w:rPr>
  </w:style>
  <w:style w:type="paragraph" w:customStyle="1" w:styleId="CESListNumber2">
    <w:name w:val="CES_List Number 2"/>
    <w:rsid w:val="009144CD"/>
    <w:pPr>
      <w:numPr>
        <w:numId w:val="32"/>
      </w:numPr>
      <w:tabs>
        <w:tab w:val="left" w:pos="1620"/>
      </w:tabs>
      <w:spacing w:before="120" w:after="120"/>
    </w:pPr>
    <w:rPr>
      <w:rFonts w:ascii="Times New Roman" w:hAnsi="Times New Roman"/>
      <w:color w:val="333333"/>
    </w:rPr>
  </w:style>
  <w:style w:type="paragraph" w:customStyle="1" w:styleId="CESListNumber3">
    <w:name w:val="CES_List Number 3"/>
    <w:basedOn w:val="CESListNumber2"/>
    <w:rsid w:val="009144CD"/>
    <w:pPr>
      <w:numPr>
        <w:ilvl w:val="1"/>
      </w:numPr>
      <w:tabs>
        <w:tab w:val="clear" w:pos="1620"/>
        <w:tab w:val="left" w:pos="1980"/>
      </w:tabs>
      <w:ind w:left="1980"/>
    </w:pPr>
  </w:style>
  <w:style w:type="paragraph" w:customStyle="1" w:styleId="CESListNumber4">
    <w:name w:val="CES_List Number 4"/>
    <w:basedOn w:val="CESListNumber3"/>
    <w:rsid w:val="009144CD"/>
    <w:pPr>
      <w:numPr>
        <w:ilvl w:val="2"/>
      </w:numPr>
      <w:tabs>
        <w:tab w:val="clear" w:pos="1980"/>
        <w:tab w:val="left" w:pos="2340"/>
      </w:tabs>
      <w:ind w:left="2340"/>
    </w:pPr>
  </w:style>
  <w:style w:type="character" w:customStyle="1" w:styleId="CESBlue">
    <w:name w:val="CES_Blue"/>
    <w:basedOn w:val="DefaultParagraphFont"/>
    <w:rsid w:val="009144CD"/>
    <w:rPr>
      <w:color w:val="0050AA"/>
    </w:rPr>
  </w:style>
  <w:style w:type="paragraph" w:customStyle="1" w:styleId="CESHeading4">
    <w:name w:val="CES_Heading 4"/>
    <w:basedOn w:val="Normal"/>
    <w:rsid w:val="00780130"/>
    <w:pPr>
      <w:keepNext/>
      <w:tabs>
        <w:tab w:val="left" w:pos="900"/>
      </w:tabs>
      <w:autoSpaceDE/>
      <w:autoSpaceDN/>
      <w:adjustRightInd/>
      <w:spacing w:before="240" w:after="120" w:line="240" w:lineRule="auto"/>
      <w:ind w:left="900" w:hanging="900"/>
      <w:outlineLvl w:val="2"/>
    </w:pPr>
    <w:rPr>
      <w:rFonts w:ascii="Arial" w:hAnsi="Arial" w:cs="Arial"/>
      <w:b/>
      <w:bCs/>
      <w:color w:val="333333"/>
    </w:rPr>
  </w:style>
  <w:style w:type="paragraph" w:customStyle="1" w:styleId="CESBodyText">
    <w:name w:val="CES_Body Text"/>
    <w:rsid w:val="00261045"/>
    <w:pPr>
      <w:spacing w:before="120" w:after="180"/>
      <w:ind w:left="907"/>
    </w:pPr>
    <w:rPr>
      <w:rFonts w:ascii="Times New Roman" w:hAnsi="Times New Roman"/>
      <w:color w:val="333333"/>
    </w:rPr>
  </w:style>
  <w:style w:type="character" w:customStyle="1" w:styleId="Italic">
    <w:name w:val="Italic"/>
    <w:basedOn w:val="DefaultParagraphFont"/>
    <w:uiPriority w:val="98"/>
    <w:qFormat/>
    <w:rsid w:val="00B8281A"/>
    <w:rPr>
      <w:i/>
    </w:rPr>
  </w:style>
  <w:style w:type="paragraph" w:customStyle="1" w:styleId="CESNote1">
    <w:name w:val="CES_Note 1"/>
    <w:basedOn w:val="Normal"/>
    <w:rsid w:val="00B8281A"/>
    <w:pPr>
      <w:tabs>
        <w:tab w:val="left" w:pos="1620"/>
      </w:tabs>
      <w:autoSpaceDE/>
      <w:autoSpaceDN/>
      <w:adjustRightInd/>
      <w:spacing w:before="240" w:after="120" w:line="240" w:lineRule="auto"/>
      <w:ind w:left="1627" w:hanging="720"/>
    </w:pPr>
    <w:rPr>
      <w:i/>
      <w:color w:val="333333"/>
    </w:rPr>
  </w:style>
  <w:style w:type="paragraph" w:customStyle="1" w:styleId="Default">
    <w:name w:val="Default"/>
    <w:rsid w:val="00A31DBC"/>
    <w:pPr>
      <w:autoSpaceDE w:val="0"/>
      <w:autoSpaceDN w:val="0"/>
      <w:adjustRightInd w:val="0"/>
    </w:pPr>
    <w:rPr>
      <w:rFonts w:ascii="Arial" w:hAnsi="Arial" w:cs="Arial"/>
      <w:color w:val="000000"/>
      <w:sz w:val="24"/>
      <w:szCs w:val="24"/>
    </w:rPr>
  </w:style>
  <w:style w:type="paragraph" w:customStyle="1" w:styleId="CES5191Arial8leftaligned">
    <w:name w:val="CES_5191_Arial 8_left aligned"/>
    <w:basedOn w:val="Normal"/>
    <w:rsid w:val="009248CA"/>
    <w:pPr>
      <w:autoSpaceDE/>
      <w:autoSpaceDN/>
      <w:adjustRightInd/>
      <w:spacing w:before="40" w:after="40" w:line="200" w:lineRule="exact"/>
      <w:ind w:left="65"/>
    </w:pPr>
    <w:rPr>
      <w:rFonts w:ascii="Arial" w:hAnsi="Arial" w:cs="Arial"/>
      <w:sz w:val="16"/>
      <w:szCs w:val="16"/>
    </w:rPr>
  </w:style>
  <w:style w:type="paragraph" w:customStyle="1" w:styleId="CES5191PrimerOnlyHeader">
    <w:name w:val="CES_5191_Primer Only Header"/>
    <w:rsid w:val="00781C6A"/>
    <w:pPr>
      <w:jc w:val="right"/>
    </w:pPr>
    <w:rPr>
      <w:rFonts w:ascii="Arial" w:hAnsi="Arial"/>
      <w:b/>
      <w:i/>
      <w:color w:val="333333"/>
      <w:sz w:val="20"/>
      <w:szCs w:val="20"/>
    </w:rPr>
  </w:style>
  <w:style w:type="paragraph" w:customStyle="1" w:styleId="CES5191TitleBox">
    <w:name w:val="CES_5191_Title Box"/>
    <w:rsid w:val="00781C6A"/>
    <w:rPr>
      <w:rFonts w:ascii="Arial" w:hAnsi="Arial" w:cs="Arial"/>
      <w:b/>
      <w:color w:val="000000"/>
      <w:sz w:val="20"/>
      <w:szCs w:val="20"/>
    </w:rPr>
  </w:style>
  <w:style w:type="paragraph" w:customStyle="1" w:styleId="CES5191Numberbox">
    <w:name w:val="CES_5191_Number box"/>
    <w:rsid w:val="00781C6A"/>
    <w:pPr>
      <w:jc w:val="center"/>
    </w:pPr>
    <w:rPr>
      <w:rFonts w:ascii="Arial" w:hAnsi="Arial" w:cs="Arial"/>
      <w:b/>
      <w:color w:val="FFFFFF" w:themeColor="background1"/>
      <w:sz w:val="36"/>
      <w:szCs w:val="20"/>
    </w:rPr>
  </w:style>
  <w:style w:type="paragraph" w:customStyle="1" w:styleId="CES5191Arial8bold">
    <w:name w:val="CES_5191_Arial 8 bold"/>
    <w:basedOn w:val="Normal"/>
    <w:rsid w:val="00781C6A"/>
    <w:pPr>
      <w:autoSpaceDE/>
      <w:autoSpaceDN/>
      <w:adjustRightInd/>
      <w:spacing w:before="40" w:after="40" w:line="200" w:lineRule="exact"/>
      <w:ind w:left="0"/>
    </w:pPr>
    <w:rPr>
      <w:rFonts w:ascii="Arial" w:hAnsi="Arial" w:cs="Arial"/>
      <w:b/>
      <w:sz w:val="16"/>
      <w:szCs w:val="16"/>
    </w:rPr>
  </w:style>
  <w:style w:type="paragraph" w:customStyle="1" w:styleId="CES5191TableHeaderWhiteText">
    <w:name w:val="CES_5191_Table Header White Text"/>
    <w:rsid w:val="00781C6A"/>
    <w:pPr>
      <w:spacing w:line="280" w:lineRule="atLeast"/>
    </w:pPr>
    <w:rPr>
      <w:rFonts w:ascii="Arial Bold" w:hAnsi="Arial Bold" w:cs="Arial"/>
      <w:b/>
      <w:color w:val="FFFFFF" w:themeColor="background1"/>
      <w:sz w:val="18"/>
      <w:szCs w:val="18"/>
    </w:rPr>
  </w:style>
  <w:style w:type="paragraph" w:customStyle="1" w:styleId="CES5191Arialboldrightaligned">
    <w:name w:val="CES_5191_Arial bold_right aligned"/>
    <w:basedOn w:val="CES5191Arial8bold"/>
    <w:rsid w:val="00781C6A"/>
    <w:pPr>
      <w:jc w:val="right"/>
    </w:pPr>
  </w:style>
  <w:style w:type="paragraph" w:customStyle="1" w:styleId="CES5191Arial8centered">
    <w:name w:val="CES_5191_Arial 8_centered"/>
    <w:basedOn w:val="CES5191Arial8leftaligned"/>
    <w:rsid w:val="00781C6A"/>
    <w:pPr>
      <w:jc w:val="center"/>
    </w:pPr>
  </w:style>
  <w:style w:type="character" w:styleId="CommentReference">
    <w:name w:val="annotation reference"/>
    <w:basedOn w:val="DefaultParagraphFont"/>
    <w:semiHidden/>
    <w:locked/>
    <w:rsid w:val="008A671D"/>
    <w:rPr>
      <w:sz w:val="16"/>
      <w:szCs w:val="16"/>
    </w:rPr>
  </w:style>
  <w:style w:type="paragraph" w:styleId="CommentText">
    <w:name w:val="annotation text"/>
    <w:basedOn w:val="Normal"/>
    <w:link w:val="CommentTextChar"/>
    <w:semiHidden/>
    <w:locked/>
    <w:rsid w:val="008A671D"/>
    <w:pPr>
      <w:autoSpaceDE/>
      <w:autoSpaceDN/>
      <w:adjustRightInd/>
      <w:spacing w:after="120" w:line="260" w:lineRule="exact"/>
      <w:ind w:left="936"/>
    </w:pPr>
    <w:rPr>
      <w:color w:val="333333"/>
      <w:sz w:val="20"/>
      <w:szCs w:val="20"/>
    </w:rPr>
  </w:style>
  <w:style w:type="character" w:customStyle="1" w:styleId="CommentTextChar">
    <w:name w:val="Comment Text Char"/>
    <w:basedOn w:val="DefaultParagraphFont"/>
    <w:link w:val="CommentText"/>
    <w:semiHidden/>
    <w:rsid w:val="008A671D"/>
    <w:rPr>
      <w:rFonts w:ascii="Times New Roman" w:hAnsi="Times New Roman"/>
      <w:color w:val="333333"/>
      <w:sz w:val="20"/>
      <w:szCs w:val="20"/>
    </w:rPr>
  </w:style>
  <w:style w:type="paragraph" w:customStyle="1" w:styleId="ListCharacter2">
    <w:name w:val="List Character 2"/>
    <w:basedOn w:val="Normal"/>
    <w:rsid w:val="008A671D"/>
    <w:pPr>
      <w:numPr>
        <w:numId w:val="34"/>
      </w:numPr>
      <w:autoSpaceDE/>
      <w:autoSpaceDN/>
      <w:adjustRightInd/>
      <w:spacing w:before="60" w:after="60" w:line="240" w:lineRule="auto"/>
      <w:jc w:val="both"/>
    </w:pPr>
    <w:rPr>
      <w:rFonts w:ascii="Arial" w:hAnsi="Arial"/>
      <w:noProof/>
      <w:color w:val="333333"/>
      <w:sz w:val="24"/>
      <w:szCs w:val="20"/>
    </w:rPr>
  </w:style>
  <w:style w:type="character" w:styleId="FollowedHyperlink">
    <w:name w:val="FollowedHyperlink"/>
    <w:basedOn w:val="DefaultParagraphFont"/>
    <w:uiPriority w:val="99"/>
    <w:semiHidden/>
    <w:unhideWhenUsed/>
    <w:locked/>
    <w:rsid w:val="007E63BC"/>
    <w:rPr>
      <w:color w:val="96607D" w:themeColor="followedHyperlink"/>
      <w:u w:val="single"/>
    </w:rPr>
  </w:style>
  <w:style w:type="paragraph" w:styleId="DocumentMap">
    <w:name w:val="Document Map"/>
    <w:basedOn w:val="Normal"/>
    <w:link w:val="DocumentMapChar"/>
    <w:uiPriority w:val="99"/>
    <w:semiHidden/>
    <w:unhideWhenUsed/>
    <w:locked/>
    <w:rsid w:val="008E4BF9"/>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E4BF9"/>
    <w:rPr>
      <w:rFonts w:ascii="Tahoma" w:hAnsi="Tahoma" w:cs="Tahoma"/>
      <w:color w:val="000000"/>
      <w:sz w:val="16"/>
      <w:szCs w:val="16"/>
    </w:rPr>
  </w:style>
  <w:style w:type="paragraph" w:styleId="CommentSubject">
    <w:name w:val="annotation subject"/>
    <w:basedOn w:val="CommentText"/>
    <w:next w:val="CommentText"/>
    <w:link w:val="CommentSubjectChar"/>
    <w:uiPriority w:val="99"/>
    <w:semiHidden/>
    <w:unhideWhenUsed/>
    <w:locked/>
    <w:rsid w:val="008E4BF9"/>
    <w:pPr>
      <w:autoSpaceDE w:val="0"/>
      <w:autoSpaceDN w:val="0"/>
      <w:adjustRightInd w:val="0"/>
      <w:spacing w:after="0" w:line="240" w:lineRule="auto"/>
      <w:ind w:left="720"/>
    </w:pPr>
    <w:rPr>
      <w:b/>
      <w:bCs/>
      <w:color w:val="000000"/>
    </w:rPr>
  </w:style>
  <w:style w:type="character" w:customStyle="1" w:styleId="CommentSubjectChar">
    <w:name w:val="Comment Subject Char"/>
    <w:basedOn w:val="CommentTextChar"/>
    <w:link w:val="CommentSubject"/>
    <w:uiPriority w:val="99"/>
    <w:semiHidden/>
    <w:rsid w:val="008E4BF9"/>
    <w:rPr>
      <w:rFonts w:ascii="Times New Roman" w:hAnsi="Times New Roman"/>
      <w:b/>
      <w:bCs/>
      <w:color w:val="000000"/>
      <w:sz w:val="20"/>
      <w:szCs w:val="20"/>
    </w:rPr>
  </w:style>
  <w:style w:type="paragraph" w:customStyle="1" w:styleId="TableParagraph">
    <w:name w:val="Table Paragraph"/>
    <w:basedOn w:val="Normal"/>
    <w:uiPriority w:val="1"/>
    <w:qFormat/>
    <w:rsid w:val="008F2517"/>
    <w:pPr>
      <w:widowControl w:val="0"/>
      <w:autoSpaceDE/>
      <w:autoSpaceDN/>
      <w:adjustRightInd/>
      <w:spacing w:before="0" w:line="240" w:lineRule="auto"/>
      <w:ind w:left="0"/>
    </w:pPr>
    <w:rPr>
      <w:rFonts w:asciiTheme="minorHAnsi" w:eastAsiaTheme="minorHAnsi" w:hAnsiTheme="minorHAnsi" w:cstheme="minorBidi"/>
      <w:color w:val="auto"/>
    </w:rPr>
  </w:style>
  <w:style w:type="paragraph" w:styleId="Bibliography">
    <w:name w:val="Bibliography"/>
    <w:basedOn w:val="Normal"/>
    <w:next w:val="Normal"/>
    <w:uiPriority w:val="37"/>
    <w:semiHidden/>
    <w:unhideWhenUsed/>
    <w:rsid w:val="00C257C2"/>
  </w:style>
  <w:style w:type="paragraph" w:styleId="BlockText">
    <w:name w:val="Block Text"/>
    <w:basedOn w:val="Normal"/>
    <w:uiPriority w:val="99"/>
    <w:semiHidden/>
    <w:unhideWhenUsed/>
    <w:locked/>
    <w:rsid w:val="00C257C2"/>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locked/>
    <w:rsid w:val="00C257C2"/>
    <w:pPr>
      <w:spacing w:after="120"/>
    </w:pPr>
  </w:style>
  <w:style w:type="character" w:customStyle="1" w:styleId="BodyTextChar">
    <w:name w:val="Body Text Char"/>
    <w:basedOn w:val="DefaultParagraphFont"/>
    <w:link w:val="BodyText"/>
    <w:uiPriority w:val="99"/>
    <w:semiHidden/>
    <w:rsid w:val="00C257C2"/>
    <w:rPr>
      <w:rFonts w:ascii="Times New Roman" w:hAnsi="Times New Roman"/>
      <w:color w:val="000000"/>
    </w:rPr>
  </w:style>
  <w:style w:type="paragraph" w:styleId="BodyText2">
    <w:name w:val="Body Text 2"/>
    <w:basedOn w:val="Normal"/>
    <w:link w:val="BodyText2Char"/>
    <w:uiPriority w:val="99"/>
    <w:semiHidden/>
    <w:unhideWhenUsed/>
    <w:locked/>
    <w:rsid w:val="00C257C2"/>
    <w:pPr>
      <w:spacing w:after="120" w:line="480" w:lineRule="auto"/>
    </w:pPr>
  </w:style>
  <w:style w:type="character" w:customStyle="1" w:styleId="BodyText2Char">
    <w:name w:val="Body Text 2 Char"/>
    <w:basedOn w:val="DefaultParagraphFont"/>
    <w:link w:val="BodyText2"/>
    <w:uiPriority w:val="99"/>
    <w:semiHidden/>
    <w:rsid w:val="00C257C2"/>
    <w:rPr>
      <w:rFonts w:ascii="Times New Roman" w:hAnsi="Times New Roman"/>
      <w:color w:val="000000"/>
    </w:rPr>
  </w:style>
  <w:style w:type="paragraph" w:styleId="BodyText3">
    <w:name w:val="Body Text 3"/>
    <w:basedOn w:val="Normal"/>
    <w:link w:val="BodyText3Char"/>
    <w:uiPriority w:val="99"/>
    <w:semiHidden/>
    <w:unhideWhenUsed/>
    <w:locked/>
    <w:rsid w:val="00C257C2"/>
    <w:pPr>
      <w:spacing w:after="120"/>
    </w:pPr>
    <w:rPr>
      <w:sz w:val="16"/>
      <w:szCs w:val="16"/>
    </w:rPr>
  </w:style>
  <w:style w:type="character" w:customStyle="1" w:styleId="BodyText3Char">
    <w:name w:val="Body Text 3 Char"/>
    <w:basedOn w:val="DefaultParagraphFont"/>
    <w:link w:val="BodyText3"/>
    <w:uiPriority w:val="99"/>
    <w:semiHidden/>
    <w:rsid w:val="00C257C2"/>
    <w:rPr>
      <w:rFonts w:ascii="Times New Roman" w:hAnsi="Times New Roman"/>
      <w:color w:val="000000"/>
      <w:sz w:val="16"/>
      <w:szCs w:val="16"/>
    </w:rPr>
  </w:style>
  <w:style w:type="paragraph" w:styleId="BodyTextFirstIndent">
    <w:name w:val="Body Text First Indent"/>
    <w:basedOn w:val="BodyText"/>
    <w:link w:val="BodyTextFirstIndentChar"/>
    <w:uiPriority w:val="99"/>
    <w:semiHidden/>
    <w:unhideWhenUsed/>
    <w:locked/>
    <w:rsid w:val="00C257C2"/>
    <w:pPr>
      <w:spacing w:after="0"/>
      <w:ind w:firstLine="360"/>
    </w:pPr>
  </w:style>
  <w:style w:type="character" w:customStyle="1" w:styleId="BodyTextFirstIndentChar">
    <w:name w:val="Body Text First Indent Char"/>
    <w:basedOn w:val="BodyTextChar"/>
    <w:link w:val="BodyTextFirstIndent"/>
    <w:uiPriority w:val="99"/>
    <w:semiHidden/>
    <w:rsid w:val="00C257C2"/>
    <w:rPr>
      <w:rFonts w:ascii="Times New Roman" w:hAnsi="Times New Roman"/>
      <w:color w:val="000000"/>
    </w:rPr>
  </w:style>
  <w:style w:type="paragraph" w:styleId="BodyTextFirstIndent2">
    <w:name w:val="Body Text First Indent 2"/>
    <w:basedOn w:val="BodyTextIndent"/>
    <w:link w:val="BodyTextFirstIndent2Char"/>
    <w:uiPriority w:val="99"/>
    <w:semiHidden/>
    <w:unhideWhenUsed/>
    <w:locked/>
    <w:rsid w:val="00C257C2"/>
    <w:pPr>
      <w:autoSpaceDE w:val="0"/>
      <w:autoSpaceDN w:val="0"/>
      <w:adjustRightInd w:val="0"/>
      <w:spacing w:before="120" w:after="0" w:line="260" w:lineRule="atLeast"/>
      <w:ind w:left="360" w:firstLine="360"/>
    </w:pPr>
    <w:rPr>
      <w:color w:val="000000"/>
    </w:rPr>
  </w:style>
  <w:style w:type="character" w:customStyle="1" w:styleId="BodyTextFirstIndent2Char">
    <w:name w:val="Body Text First Indent 2 Char"/>
    <w:basedOn w:val="BodyTextIndentChar"/>
    <w:link w:val="BodyTextFirstIndent2"/>
    <w:uiPriority w:val="99"/>
    <w:semiHidden/>
    <w:rsid w:val="00C257C2"/>
    <w:rPr>
      <w:rFonts w:ascii="Times New Roman" w:hAnsi="Times New Roman"/>
      <w:color w:val="000000"/>
    </w:rPr>
  </w:style>
  <w:style w:type="paragraph" w:styleId="BodyTextIndent2">
    <w:name w:val="Body Text Indent 2"/>
    <w:basedOn w:val="Normal"/>
    <w:link w:val="BodyTextIndent2Char"/>
    <w:uiPriority w:val="99"/>
    <w:semiHidden/>
    <w:unhideWhenUsed/>
    <w:locked/>
    <w:rsid w:val="00C257C2"/>
    <w:pPr>
      <w:spacing w:after="120" w:line="480" w:lineRule="auto"/>
      <w:ind w:left="283"/>
    </w:pPr>
  </w:style>
  <w:style w:type="character" w:customStyle="1" w:styleId="BodyTextIndent2Char">
    <w:name w:val="Body Text Indent 2 Char"/>
    <w:basedOn w:val="DefaultParagraphFont"/>
    <w:link w:val="BodyTextIndent2"/>
    <w:uiPriority w:val="99"/>
    <w:semiHidden/>
    <w:rsid w:val="00C257C2"/>
    <w:rPr>
      <w:rFonts w:ascii="Times New Roman" w:hAnsi="Times New Roman"/>
      <w:color w:val="000000"/>
    </w:rPr>
  </w:style>
  <w:style w:type="paragraph" w:styleId="BodyTextIndent3">
    <w:name w:val="Body Text Indent 3"/>
    <w:basedOn w:val="Normal"/>
    <w:link w:val="BodyTextIndent3Char"/>
    <w:uiPriority w:val="99"/>
    <w:semiHidden/>
    <w:unhideWhenUsed/>
    <w:locked/>
    <w:rsid w:val="00C257C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257C2"/>
    <w:rPr>
      <w:rFonts w:ascii="Times New Roman" w:hAnsi="Times New Roman"/>
      <w:color w:val="000000"/>
      <w:sz w:val="16"/>
      <w:szCs w:val="16"/>
    </w:rPr>
  </w:style>
  <w:style w:type="paragraph" w:styleId="Caption">
    <w:name w:val="caption"/>
    <w:basedOn w:val="Normal"/>
    <w:next w:val="Normal"/>
    <w:semiHidden/>
    <w:unhideWhenUsed/>
    <w:qFormat/>
    <w:rsid w:val="00C257C2"/>
    <w:pPr>
      <w:spacing w:before="0" w:after="200" w:line="240" w:lineRule="auto"/>
    </w:pPr>
    <w:rPr>
      <w:i/>
      <w:iCs/>
      <w:color w:val="0E2841" w:themeColor="text2"/>
      <w:sz w:val="18"/>
      <w:szCs w:val="18"/>
    </w:rPr>
  </w:style>
  <w:style w:type="paragraph" w:styleId="Closing">
    <w:name w:val="Closing"/>
    <w:basedOn w:val="Normal"/>
    <w:link w:val="ClosingChar"/>
    <w:uiPriority w:val="99"/>
    <w:semiHidden/>
    <w:unhideWhenUsed/>
    <w:locked/>
    <w:rsid w:val="00C257C2"/>
    <w:pPr>
      <w:spacing w:before="0" w:line="240" w:lineRule="auto"/>
      <w:ind w:left="4252"/>
    </w:pPr>
  </w:style>
  <w:style w:type="character" w:customStyle="1" w:styleId="ClosingChar">
    <w:name w:val="Closing Char"/>
    <w:basedOn w:val="DefaultParagraphFont"/>
    <w:link w:val="Closing"/>
    <w:uiPriority w:val="99"/>
    <w:semiHidden/>
    <w:rsid w:val="00C257C2"/>
    <w:rPr>
      <w:rFonts w:ascii="Times New Roman" w:hAnsi="Times New Roman"/>
      <w:color w:val="000000"/>
    </w:rPr>
  </w:style>
  <w:style w:type="paragraph" w:styleId="Date">
    <w:name w:val="Date"/>
    <w:basedOn w:val="Normal"/>
    <w:next w:val="Normal"/>
    <w:link w:val="DateChar"/>
    <w:uiPriority w:val="99"/>
    <w:semiHidden/>
    <w:unhideWhenUsed/>
    <w:locked/>
    <w:rsid w:val="00C257C2"/>
  </w:style>
  <w:style w:type="character" w:customStyle="1" w:styleId="DateChar">
    <w:name w:val="Date Char"/>
    <w:basedOn w:val="DefaultParagraphFont"/>
    <w:link w:val="Date"/>
    <w:uiPriority w:val="99"/>
    <w:semiHidden/>
    <w:rsid w:val="00C257C2"/>
    <w:rPr>
      <w:rFonts w:ascii="Times New Roman" w:hAnsi="Times New Roman"/>
      <w:color w:val="000000"/>
    </w:rPr>
  </w:style>
  <w:style w:type="paragraph" w:styleId="E-mailSignature">
    <w:name w:val="E-mail Signature"/>
    <w:basedOn w:val="Normal"/>
    <w:link w:val="E-mailSignatureChar"/>
    <w:uiPriority w:val="99"/>
    <w:semiHidden/>
    <w:unhideWhenUsed/>
    <w:locked/>
    <w:rsid w:val="00C257C2"/>
    <w:pPr>
      <w:spacing w:before="0" w:line="240" w:lineRule="auto"/>
    </w:pPr>
  </w:style>
  <w:style w:type="character" w:customStyle="1" w:styleId="E-mailSignatureChar">
    <w:name w:val="E-mail Signature Char"/>
    <w:basedOn w:val="DefaultParagraphFont"/>
    <w:link w:val="E-mailSignature"/>
    <w:uiPriority w:val="99"/>
    <w:semiHidden/>
    <w:rsid w:val="00C257C2"/>
    <w:rPr>
      <w:rFonts w:ascii="Times New Roman" w:hAnsi="Times New Roman"/>
      <w:color w:val="000000"/>
    </w:rPr>
  </w:style>
  <w:style w:type="paragraph" w:styleId="EnvelopeAddress">
    <w:name w:val="envelope address"/>
    <w:basedOn w:val="Normal"/>
    <w:uiPriority w:val="99"/>
    <w:semiHidden/>
    <w:unhideWhenUsed/>
    <w:locked/>
    <w:rsid w:val="00C257C2"/>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C257C2"/>
    <w:pPr>
      <w:spacing w:before="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locked/>
    <w:rsid w:val="00C257C2"/>
    <w:pPr>
      <w:spacing w:before="0" w:line="240" w:lineRule="auto"/>
    </w:pPr>
    <w:rPr>
      <w:i/>
      <w:iCs/>
    </w:rPr>
  </w:style>
  <w:style w:type="character" w:customStyle="1" w:styleId="HTMLAddressChar">
    <w:name w:val="HTML Address Char"/>
    <w:basedOn w:val="DefaultParagraphFont"/>
    <w:link w:val="HTMLAddress"/>
    <w:uiPriority w:val="99"/>
    <w:semiHidden/>
    <w:rsid w:val="00C257C2"/>
    <w:rPr>
      <w:rFonts w:ascii="Times New Roman" w:hAnsi="Times New Roman"/>
      <w:i/>
      <w:iCs/>
      <w:color w:val="000000"/>
    </w:rPr>
  </w:style>
  <w:style w:type="paragraph" w:styleId="HTMLPreformatted">
    <w:name w:val="HTML Preformatted"/>
    <w:basedOn w:val="Normal"/>
    <w:link w:val="HTMLPreformattedChar"/>
    <w:uiPriority w:val="99"/>
    <w:semiHidden/>
    <w:unhideWhenUsed/>
    <w:locked/>
    <w:rsid w:val="00C257C2"/>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57C2"/>
    <w:rPr>
      <w:rFonts w:ascii="Consolas" w:hAnsi="Consolas"/>
      <w:color w:val="000000"/>
      <w:sz w:val="20"/>
      <w:szCs w:val="20"/>
    </w:rPr>
  </w:style>
  <w:style w:type="paragraph" w:styleId="Index1">
    <w:name w:val="index 1"/>
    <w:basedOn w:val="Normal"/>
    <w:next w:val="Normal"/>
    <w:autoRedefine/>
    <w:uiPriority w:val="99"/>
    <w:semiHidden/>
    <w:unhideWhenUsed/>
    <w:locked/>
    <w:rsid w:val="00C257C2"/>
    <w:pPr>
      <w:spacing w:before="0" w:line="240" w:lineRule="auto"/>
      <w:ind w:left="220" w:hanging="220"/>
    </w:pPr>
  </w:style>
  <w:style w:type="paragraph" w:styleId="Index2">
    <w:name w:val="index 2"/>
    <w:basedOn w:val="Normal"/>
    <w:next w:val="Normal"/>
    <w:autoRedefine/>
    <w:uiPriority w:val="99"/>
    <w:semiHidden/>
    <w:unhideWhenUsed/>
    <w:locked/>
    <w:rsid w:val="00C257C2"/>
    <w:pPr>
      <w:spacing w:before="0" w:line="240" w:lineRule="auto"/>
      <w:ind w:left="440" w:hanging="220"/>
    </w:pPr>
  </w:style>
  <w:style w:type="paragraph" w:styleId="Index3">
    <w:name w:val="index 3"/>
    <w:basedOn w:val="Normal"/>
    <w:next w:val="Normal"/>
    <w:autoRedefine/>
    <w:uiPriority w:val="99"/>
    <w:semiHidden/>
    <w:unhideWhenUsed/>
    <w:locked/>
    <w:rsid w:val="00C257C2"/>
    <w:pPr>
      <w:spacing w:before="0" w:line="240" w:lineRule="auto"/>
      <w:ind w:left="660" w:hanging="220"/>
    </w:pPr>
  </w:style>
  <w:style w:type="paragraph" w:styleId="Index4">
    <w:name w:val="index 4"/>
    <w:basedOn w:val="Normal"/>
    <w:next w:val="Normal"/>
    <w:autoRedefine/>
    <w:uiPriority w:val="99"/>
    <w:semiHidden/>
    <w:unhideWhenUsed/>
    <w:locked/>
    <w:rsid w:val="00C257C2"/>
    <w:pPr>
      <w:spacing w:before="0" w:line="240" w:lineRule="auto"/>
      <w:ind w:left="880" w:hanging="220"/>
    </w:pPr>
  </w:style>
  <w:style w:type="paragraph" w:styleId="Index5">
    <w:name w:val="index 5"/>
    <w:basedOn w:val="Normal"/>
    <w:next w:val="Normal"/>
    <w:autoRedefine/>
    <w:uiPriority w:val="99"/>
    <w:semiHidden/>
    <w:unhideWhenUsed/>
    <w:locked/>
    <w:rsid w:val="00C257C2"/>
    <w:pPr>
      <w:spacing w:before="0" w:line="240" w:lineRule="auto"/>
      <w:ind w:left="1100" w:hanging="220"/>
    </w:pPr>
  </w:style>
  <w:style w:type="paragraph" w:styleId="Index6">
    <w:name w:val="index 6"/>
    <w:basedOn w:val="Normal"/>
    <w:next w:val="Normal"/>
    <w:autoRedefine/>
    <w:uiPriority w:val="99"/>
    <w:semiHidden/>
    <w:unhideWhenUsed/>
    <w:locked/>
    <w:rsid w:val="00C257C2"/>
    <w:pPr>
      <w:spacing w:before="0" w:line="240" w:lineRule="auto"/>
      <w:ind w:left="1320" w:hanging="220"/>
    </w:pPr>
  </w:style>
  <w:style w:type="paragraph" w:styleId="Index7">
    <w:name w:val="index 7"/>
    <w:basedOn w:val="Normal"/>
    <w:next w:val="Normal"/>
    <w:autoRedefine/>
    <w:uiPriority w:val="99"/>
    <w:semiHidden/>
    <w:unhideWhenUsed/>
    <w:locked/>
    <w:rsid w:val="00C257C2"/>
    <w:pPr>
      <w:spacing w:before="0" w:line="240" w:lineRule="auto"/>
      <w:ind w:left="1540" w:hanging="220"/>
    </w:pPr>
  </w:style>
  <w:style w:type="paragraph" w:styleId="Index8">
    <w:name w:val="index 8"/>
    <w:basedOn w:val="Normal"/>
    <w:next w:val="Normal"/>
    <w:autoRedefine/>
    <w:uiPriority w:val="99"/>
    <w:semiHidden/>
    <w:unhideWhenUsed/>
    <w:locked/>
    <w:rsid w:val="00C257C2"/>
    <w:pPr>
      <w:spacing w:before="0" w:line="240" w:lineRule="auto"/>
      <w:ind w:left="1760" w:hanging="220"/>
    </w:pPr>
  </w:style>
  <w:style w:type="paragraph" w:styleId="Index9">
    <w:name w:val="index 9"/>
    <w:basedOn w:val="Normal"/>
    <w:next w:val="Normal"/>
    <w:autoRedefine/>
    <w:uiPriority w:val="99"/>
    <w:semiHidden/>
    <w:unhideWhenUsed/>
    <w:locked/>
    <w:rsid w:val="00C257C2"/>
    <w:pPr>
      <w:spacing w:before="0" w:line="240" w:lineRule="auto"/>
      <w:ind w:left="1980" w:hanging="220"/>
    </w:pPr>
  </w:style>
  <w:style w:type="paragraph" w:styleId="IndexHeading">
    <w:name w:val="index heading"/>
    <w:basedOn w:val="Normal"/>
    <w:next w:val="Index1"/>
    <w:uiPriority w:val="99"/>
    <w:semiHidden/>
    <w:unhideWhenUsed/>
    <w:locked/>
    <w:rsid w:val="00C257C2"/>
    <w:rPr>
      <w:rFonts w:asciiTheme="majorHAnsi" w:eastAsiaTheme="majorEastAsia" w:hAnsiTheme="majorHAnsi" w:cstheme="majorBidi"/>
      <w:b/>
      <w:bCs/>
    </w:rPr>
  </w:style>
  <w:style w:type="paragraph" w:styleId="List">
    <w:name w:val="List"/>
    <w:basedOn w:val="Normal"/>
    <w:uiPriority w:val="99"/>
    <w:semiHidden/>
    <w:unhideWhenUsed/>
    <w:locked/>
    <w:rsid w:val="00C257C2"/>
    <w:pPr>
      <w:ind w:left="283" w:hanging="283"/>
      <w:contextualSpacing/>
    </w:pPr>
  </w:style>
  <w:style w:type="paragraph" w:styleId="List2">
    <w:name w:val="List 2"/>
    <w:basedOn w:val="Normal"/>
    <w:uiPriority w:val="99"/>
    <w:semiHidden/>
    <w:unhideWhenUsed/>
    <w:locked/>
    <w:rsid w:val="00C257C2"/>
    <w:pPr>
      <w:ind w:left="566" w:hanging="283"/>
      <w:contextualSpacing/>
    </w:pPr>
  </w:style>
  <w:style w:type="paragraph" w:styleId="List30">
    <w:name w:val="List 3"/>
    <w:basedOn w:val="Normal"/>
    <w:uiPriority w:val="99"/>
    <w:semiHidden/>
    <w:unhideWhenUsed/>
    <w:locked/>
    <w:rsid w:val="00C257C2"/>
    <w:pPr>
      <w:ind w:left="849" w:hanging="283"/>
      <w:contextualSpacing/>
    </w:pPr>
  </w:style>
  <w:style w:type="paragraph" w:styleId="List4">
    <w:name w:val="List 4"/>
    <w:basedOn w:val="Normal"/>
    <w:uiPriority w:val="99"/>
    <w:semiHidden/>
    <w:unhideWhenUsed/>
    <w:locked/>
    <w:rsid w:val="00C257C2"/>
    <w:pPr>
      <w:ind w:left="1132" w:hanging="283"/>
      <w:contextualSpacing/>
    </w:pPr>
  </w:style>
  <w:style w:type="paragraph" w:styleId="List5">
    <w:name w:val="List 5"/>
    <w:basedOn w:val="Normal"/>
    <w:uiPriority w:val="99"/>
    <w:semiHidden/>
    <w:unhideWhenUsed/>
    <w:locked/>
    <w:rsid w:val="00C257C2"/>
    <w:pPr>
      <w:ind w:left="1415" w:hanging="283"/>
      <w:contextualSpacing/>
    </w:pPr>
  </w:style>
  <w:style w:type="paragraph" w:styleId="ListBullet">
    <w:name w:val="List Bullet"/>
    <w:basedOn w:val="Normal"/>
    <w:uiPriority w:val="99"/>
    <w:semiHidden/>
    <w:unhideWhenUsed/>
    <w:locked/>
    <w:rsid w:val="00C257C2"/>
    <w:pPr>
      <w:numPr>
        <w:numId w:val="37"/>
      </w:numPr>
      <w:contextualSpacing/>
    </w:pPr>
  </w:style>
  <w:style w:type="paragraph" w:styleId="ListBullet2">
    <w:name w:val="List Bullet 2"/>
    <w:basedOn w:val="Normal"/>
    <w:uiPriority w:val="99"/>
    <w:semiHidden/>
    <w:unhideWhenUsed/>
    <w:locked/>
    <w:rsid w:val="00C257C2"/>
    <w:pPr>
      <w:numPr>
        <w:numId w:val="38"/>
      </w:numPr>
      <w:contextualSpacing/>
    </w:pPr>
  </w:style>
  <w:style w:type="paragraph" w:styleId="ListBullet3">
    <w:name w:val="List Bullet 3"/>
    <w:basedOn w:val="Normal"/>
    <w:uiPriority w:val="99"/>
    <w:semiHidden/>
    <w:unhideWhenUsed/>
    <w:locked/>
    <w:rsid w:val="00C257C2"/>
    <w:pPr>
      <w:numPr>
        <w:numId w:val="39"/>
      </w:numPr>
      <w:contextualSpacing/>
    </w:pPr>
  </w:style>
  <w:style w:type="paragraph" w:styleId="ListBullet4">
    <w:name w:val="List Bullet 4"/>
    <w:basedOn w:val="Normal"/>
    <w:uiPriority w:val="99"/>
    <w:semiHidden/>
    <w:unhideWhenUsed/>
    <w:locked/>
    <w:rsid w:val="00C257C2"/>
    <w:pPr>
      <w:numPr>
        <w:numId w:val="40"/>
      </w:numPr>
      <w:contextualSpacing/>
    </w:pPr>
  </w:style>
  <w:style w:type="paragraph" w:styleId="ListBullet5">
    <w:name w:val="List Bullet 5"/>
    <w:basedOn w:val="Normal"/>
    <w:uiPriority w:val="99"/>
    <w:semiHidden/>
    <w:unhideWhenUsed/>
    <w:locked/>
    <w:rsid w:val="00C257C2"/>
    <w:pPr>
      <w:numPr>
        <w:numId w:val="41"/>
      </w:numPr>
      <w:contextualSpacing/>
    </w:pPr>
  </w:style>
  <w:style w:type="paragraph" w:styleId="ListContinue">
    <w:name w:val="List Continue"/>
    <w:basedOn w:val="Normal"/>
    <w:uiPriority w:val="99"/>
    <w:semiHidden/>
    <w:unhideWhenUsed/>
    <w:locked/>
    <w:rsid w:val="00C257C2"/>
    <w:pPr>
      <w:spacing w:after="120"/>
      <w:ind w:left="283"/>
      <w:contextualSpacing/>
    </w:pPr>
  </w:style>
  <w:style w:type="paragraph" w:styleId="ListContinue2">
    <w:name w:val="List Continue 2"/>
    <w:basedOn w:val="Normal"/>
    <w:uiPriority w:val="99"/>
    <w:semiHidden/>
    <w:unhideWhenUsed/>
    <w:locked/>
    <w:rsid w:val="00C257C2"/>
    <w:pPr>
      <w:spacing w:after="120"/>
      <w:ind w:left="566"/>
      <w:contextualSpacing/>
    </w:pPr>
  </w:style>
  <w:style w:type="paragraph" w:styleId="ListContinue3">
    <w:name w:val="List Continue 3"/>
    <w:basedOn w:val="Normal"/>
    <w:uiPriority w:val="99"/>
    <w:semiHidden/>
    <w:unhideWhenUsed/>
    <w:locked/>
    <w:rsid w:val="00C257C2"/>
    <w:pPr>
      <w:spacing w:after="120"/>
      <w:ind w:left="849"/>
      <w:contextualSpacing/>
    </w:pPr>
  </w:style>
  <w:style w:type="paragraph" w:styleId="ListContinue4">
    <w:name w:val="List Continue 4"/>
    <w:basedOn w:val="Normal"/>
    <w:uiPriority w:val="99"/>
    <w:semiHidden/>
    <w:unhideWhenUsed/>
    <w:locked/>
    <w:rsid w:val="00C257C2"/>
    <w:pPr>
      <w:spacing w:after="120"/>
      <w:ind w:left="1132"/>
      <w:contextualSpacing/>
    </w:pPr>
  </w:style>
  <w:style w:type="paragraph" w:styleId="ListContinue5">
    <w:name w:val="List Continue 5"/>
    <w:basedOn w:val="Normal"/>
    <w:uiPriority w:val="99"/>
    <w:semiHidden/>
    <w:unhideWhenUsed/>
    <w:locked/>
    <w:rsid w:val="00C257C2"/>
    <w:pPr>
      <w:spacing w:after="120"/>
      <w:ind w:left="1415"/>
      <w:contextualSpacing/>
    </w:pPr>
  </w:style>
  <w:style w:type="paragraph" w:styleId="ListNumber">
    <w:name w:val="List Number"/>
    <w:basedOn w:val="Normal"/>
    <w:uiPriority w:val="99"/>
    <w:semiHidden/>
    <w:unhideWhenUsed/>
    <w:locked/>
    <w:rsid w:val="00C257C2"/>
    <w:pPr>
      <w:numPr>
        <w:numId w:val="42"/>
      </w:numPr>
      <w:contextualSpacing/>
    </w:pPr>
  </w:style>
  <w:style w:type="paragraph" w:styleId="ListNumber2">
    <w:name w:val="List Number 2"/>
    <w:basedOn w:val="Normal"/>
    <w:uiPriority w:val="99"/>
    <w:semiHidden/>
    <w:unhideWhenUsed/>
    <w:locked/>
    <w:rsid w:val="00C257C2"/>
    <w:pPr>
      <w:numPr>
        <w:numId w:val="43"/>
      </w:numPr>
      <w:contextualSpacing/>
    </w:pPr>
  </w:style>
  <w:style w:type="paragraph" w:styleId="ListNumber3">
    <w:name w:val="List Number 3"/>
    <w:basedOn w:val="Normal"/>
    <w:uiPriority w:val="99"/>
    <w:semiHidden/>
    <w:unhideWhenUsed/>
    <w:locked/>
    <w:rsid w:val="00C257C2"/>
    <w:pPr>
      <w:numPr>
        <w:numId w:val="44"/>
      </w:numPr>
      <w:contextualSpacing/>
    </w:pPr>
  </w:style>
  <w:style w:type="paragraph" w:styleId="ListNumber4">
    <w:name w:val="List Number 4"/>
    <w:basedOn w:val="Normal"/>
    <w:uiPriority w:val="99"/>
    <w:semiHidden/>
    <w:unhideWhenUsed/>
    <w:locked/>
    <w:rsid w:val="00C257C2"/>
    <w:pPr>
      <w:numPr>
        <w:numId w:val="45"/>
      </w:numPr>
      <w:contextualSpacing/>
    </w:pPr>
  </w:style>
  <w:style w:type="paragraph" w:styleId="ListNumber5">
    <w:name w:val="List Number 5"/>
    <w:basedOn w:val="Normal"/>
    <w:uiPriority w:val="99"/>
    <w:semiHidden/>
    <w:unhideWhenUsed/>
    <w:locked/>
    <w:rsid w:val="00C257C2"/>
    <w:pPr>
      <w:numPr>
        <w:numId w:val="46"/>
      </w:numPr>
      <w:contextualSpacing/>
    </w:pPr>
  </w:style>
  <w:style w:type="paragraph" w:styleId="MacroText">
    <w:name w:val="macro"/>
    <w:link w:val="MacroTextChar"/>
    <w:uiPriority w:val="99"/>
    <w:semiHidden/>
    <w:unhideWhenUsed/>
    <w:locked/>
    <w:rsid w:val="00C257C2"/>
    <w:pPr>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before="120" w:line="260" w:lineRule="atLeast"/>
      <w:ind w:left="720"/>
    </w:pPr>
    <w:rPr>
      <w:rFonts w:ascii="Consolas" w:hAnsi="Consolas"/>
      <w:color w:val="000000"/>
      <w:sz w:val="20"/>
      <w:szCs w:val="20"/>
    </w:rPr>
  </w:style>
  <w:style w:type="character" w:customStyle="1" w:styleId="MacroTextChar">
    <w:name w:val="Macro Text Char"/>
    <w:basedOn w:val="DefaultParagraphFont"/>
    <w:link w:val="MacroText"/>
    <w:uiPriority w:val="99"/>
    <w:semiHidden/>
    <w:rsid w:val="00C257C2"/>
    <w:rPr>
      <w:rFonts w:ascii="Consolas" w:hAnsi="Consolas"/>
      <w:color w:val="000000"/>
      <w:sz w:val="20"/>
      <w:szCs w:val="20"/>
    </w:rPr>
  </w:style>
  <w:style w:type="paragraph" w:styleId="MessageHeader">
    <w:name w:val="Message Header"/>
    <w:basedOn w:val="Normal"/>
    <w:link w:val="MessageHeaderChar"/>
    <w:uiPriority w:val="99"/>
    <w:semiHidden/>
    <w:unhideWhenUsed/>
    <w:locked/>
    <w:rsid w:val="00C257C2"/>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257C2"/>
    <w:rPr>
      <w:rFonts w:asciiTheme="majorHAnsi" w:eastAsiaTheme="majorEastAsia" w:hAnsiTheme="majorHAnsi" w:cstheme="majorBidi"/>
      <w:color w:val="000000"/>
      <w:sz w:val="24"/>
      <w:szCs w:val="24"/>
      <w:shd w:val="pct20" w:color="auto" w:fill="auto"/>
    </w:rPr>
  </w:style>
  <w:style w:type="paragraph" w:styleId="NoSpacing">
    <w:name w:val="No Spacing"/>
    <w:uiPriority w:val="1"/>
    <w:qFormat/>
    <w:rsid w:val="00C257C2"/>
    <w:pPr>
      <w:autoSpaceDE w:val="0"/>
      <w:autoSpaceDN w:val="0"/>
      <w:adjustRightInd w:val="0"/>
      <w:ind w:left="720"/>
    </w:pPr>
    <w:rPr>
      <w:rFonts w:ascii="Times New Roman" w:hAnsi="Times New Roman"/>
      <w:color w:val="000000"/>
    </w:rPr>
  </w:style>
  <w:style w:type="paragraph" w:styleId="NormalWeb">
    <w:name w:val="Normal (Web)"/>
    <w:basedOn w:val="Normal"/>
    <w:uiPriority w:val="99"/>
    <w:semiHidden/>
    <w:unhideWhenUsed/>
    <w:locked/>
    <w:rsid w:val="00C257C2"/>
    <w:rPr>
      <w:sz w:val="24"/>
      <w:szCs w:val="24"/>
    </w:rPr>
  </w:style>
  <w:style w:type="paragraph" w:styleId="NormalIndent">
    <w:name w:val="Normal Indent"/>
    <w:basedOn w:val="Normal"/>
    <w:uiPriority w:val="99"/>
    <w:semiHidden/>
    <w:unhideWhenUsed/>
    <w:locked/>
    <w:rsid w:val="00C257C2"/>
  </w:style>
  <w:style w:type="paragraph" w:styleId="NoteHeading">
    <w:name w:val="Note Heading"/>
    <w:basedOn w:val="Normal"/>
    <w:next w:val="Normal"/>
    <w:link w:val="NoteHeadingChar"/>
    <w:uiPriority w:val="99"/>
    <w:semiHidden/>
    <w:unhideWhenUsed/>
    <w:locked/>
    <w:rsid w:val="00C257C2"/>
    <w:pPr>
      <w:spacing w:before="0" w:line="240" w:lineRule="auto"/>
    </w:pPr>
  </w:style>
  <w:style w:type="character" w:customStyle="1" w:styleId="NoteHeadingChar">
    <w:name w:val="Note Heading Char"/>
    <w:basedOn w:val="DefaultParagraphFont"/>
    <w:link w:val="NoteHeading"/>
    <w:uiPriority w:val="99"/>
    <w:semiHidden/>
    <w:rsid w:val="00C257C2"/>
    <w:rPr>
      <w:rFonts w:ascii="Times New Roman" w:hAnsi="Times New Roman"/>
      <w:color w:val="000000"/>
    </w:rPr>
  </w:style>
  <w:style w:type="paragraph" w:styleId="PlainText">
    <w:name w:val="Plain Text"/>
    <w:basedOn w:val="Normal"/>
    <w:link w:val="PlainTextChar"/>
    <w:uiPriority w:val="99"/>
    <w:semiHidden/>
    <w:unhideWhenUsed/>
    <w:locked/>
    <w:rsid w:val="00C257C2"/>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257C2"/>
    <w:rPr>
      <w:rFonts w:ascii="Consolas" w:hAnsi="Consolas"/>
      <w:color w:val="000000"/>
      <w:sz w:val="21"/>
      <w:szCs w:val="21"/>
    </w:rPr>
  </w:style>
  <w:style w:type="paragraph" w:styleId="Salutation">
    <w:name w:val="Salutation"/>
    <w:basedOn w:val="Normal"/>
    <w:next w:val="Normal"/>
    <w:link w:val="SalutationChar"/>
    <w:uiPriority w:val="99"/>
    <w:semiHidden/>
    <w:unhideWhenUsed/>
    <w:locked/>
    <w:rsid w:val="00C257C2"/>
  </w:style>
  <w:style w:type="character" w:customStyle="1" w:styleId="SalutationChar">
    <w:name w:val="Salutation Char"/>
    <w:basedOn w:val="DefaultParagraphFont"/>
    <w:link w:val="Salutation"/>
    <w:uiPriority w:val="99"/>
    <w:semiHidden/>
    <w:rsid w:val="00C257C2"/>
    <w:rPr>
      <w:rFonts w:ascii="Times New Roman" w:hAnsi="Times New Roman"/>
      <w:color w:val="000000"/>
    </w:rPr>
  </w:style>
  <w:style w:type="paragraph" w:styleId="Signature">
    <w:name w:val="Signature"/>
    <w:basedOn w:val="Normal"/>
    <w:link w:val="SignatureChar"/>
    <w:uiPriority w:val="99"/>
    <w:semiHidden/>
    <w:unhideWhenUsed/>
    <w:locked/>
    <w:rsid w:val="00C257C2"/>
    <w:pPr>
      <w:spacing w:before="0" w:line="240" w:lineRule="auto"/>
      <w:ind w:left="4252"/>
    </w:pPr>
  </w:style>
  <w:style w:type="character" w:customStyle="1" w:styleId="SignatureChar">
    <w:name w:val="Signature Char"/>
    <w:basedOn w:val="DefaultParagraphFont"/>
    <w:link w:val="Signature"/>
    <w:uiPriority w:val="99"/>
    <w:semiHidden/>
    <w:rsid w:val="00C257C2"/>
    <w:rPr>
      <w:rFonts w:ascii="Times New Roman" w:hAnsi="Times New Roman"/>
      <w:color w:val="000000"/>
    </w:rPr>
  </w:style>
  <w:style w:type="paragraph" w:styleId="TableofAuthorities">
    <w:name w:val="table of authorities"/>
    <w:basedOn w:val="Normal"/>
    <w:next w:val="Normal"/>
    <w:uiPriority w:val="99"/>
    <w:semiHidden/>
    <w:unhideWhenUsed/>
    <w:locked/>
    <w:rsid w:val="00C257C2"/>
    <w:pPr>
      <w:ind w:left="220" w:hanging="220"/>
    </w:pPr>
  </w:style>
  <w:style w:type="paragraph" w:styleId="TableofFigures">
    <w:name w:val="table of figures"/>
    <w:basedOn w:val="Normal"/>
    <w:next w:val="Normal"/>
    <w:uiPriority w:val="99"/>
    <w:semiHidden/>
    <w:unhideWhenUsed/>
    <w:locked/>
    <w:rsid w:val="00C257C2"/>
    <w:pPr>
      <w:ind w:left="0"/>
    </w:pPr>
  </w:style>
  <w:style w:type="paragraph" w:styleId="TOAHeading">
    <w:name w:val="toa heading"/>
    <w:basedOn w:val="Normal"/>
    <w:next w:val="Normal"/>
    <w:uiPriority w:val="99"/>
    <w:semiHidden/>
    <w:unhideWhenUsed/>
    <w:locked/>
    <w:rsid w:val="00C257C2"/>
    <w:rPr>
      <w:rFonts w:asciiTheme="majorHAnsi" w:eastAsiaTheme="majorEastAsia" w:hAnsiTheme="majorHAnsi" w:cstheme="majorBidi"/>
      <w:b/>
      <w:bCs/>
      <w:sz w:val="24"/>
      <w:szCs w:val="24"/>
    </w:rPr>
  </w:style>
  <w:style w:type="paragraph" w:styleId="TOC3">
    <w:name w:val="toc 3"/>
    <w:basedOn w:val="Normal"/>
    <w:next w:val="Normal"/>
    <w:autoRedefine/>
    <w:semiHidden/>
    <w:unhideWhenUsed/>
    <w:rsid w:val="00C257C2"/>
    <w:pPr>
      <w:spacing w:after="100"/>
      <w:ind w:left="440"/>
    </w:pPr>
  </w:style>
  <w:style w:type="paragraph" w:styleId="TOC4">
    <w:name w:val="toc 4"/>
    <w:basedOn w:val="Normal"/>
    <w:next w:val="Normal"/>
    <w:autoRedefine/>
    <w:semiHidden/>
    <w:unhideWhenUsed/>
    <w:rsid w:val="00C257C2"/>
    <w:pPr>
      <w:spacing w:after="100"/>
      <w:ind w:left="660"/>
    </w:pPr>
  </w:style>
  <w:style w:type="paragraph" w:styleId="TOC5">
    <w:name w:val="toc 5"/>
    <w:basedOn w:val="Normal"/>
    <w:next w:val="Normal"/>
    <w:autoRedefine/>
    <w:semiHidden/>
    <w:unhideWhenUsed/>
    <w:rsid w:val="00C257C2"/>
    <w:pPr>
      <w:spacing w:after="100"/>
      <w:ind w:left="880"/>
    </w:pPr>
  </w:style>
  <w:style w:type="paragraph" w:styleId="TOC6">
    <w:name w:val="toc 6"/>
    <w:basedOn w:val="Normal"/>
    <w:next w:val="Normal"/>
    <w:autoRedefine/>
    <w:semiHidden/>
    <w:unhideWhenUsed/>
    <w:rsid w:val="00C257C2"/>
    <w:pPr>
      <w:spacing w:after="100"/>
      <w:ind w:left="1100"/>
    </w:pPr>
  </w:style>
  <w:style w:type="paragraph" w:styleId="TOC7">
    <w:name w:val="toc 7"/>
    <w:basedOn w:val="Normal"/>
    <w:next w:val="Normal"/>
    <w:autoRedefine/>
    <w:semiHidden/>
    <w:unhideWhenUsed/>
    <w:rsid w:val="00C257C2"/>
    <w:pPr>
      <w:spacing w:after="100"/>
      <w:ind w:left="1320"/>
    </w:pPr>
  </w:style>
  <w:style w:type="paragraph" w:styleId="TOC8">
    <w:name w:val="toc 8"/>
    <w:basedOn w:val="Normal"/>
    <w:next w:val="Normal"/>
    <w:autoRedefine/>
    <w:semiHidden/>
    <w:unhideWhenUsed/>
    <w:rsid w:val="00C257C2"/>
    <w:pPr>
      <w:spacing w:after="100"/>
      <w:ind w:left="1540"/>
    </w:pPr>
  </w:style>
  <w:style w:type="paragraph" w:styleId="TOC9">
    <w:name w:val="toc 9"/>
    <w:basedOn w:val="Normal"/>
    <w:next w:val="Normal"/>
    <w:autoRedefine/>
    <w:semiHidden/>
    <w:unhideWhenUsed/>
    <w:rsid w:val="00C257C2"/>
    <w:pPr>
      <w:spacing w:after="100"/>
      <w:ind w:left="1760"/>
    </w:pPr>
  </w:style>
  <w:style w:type="paragraph" w:styleId="TOCHeading">
    <w:name w:val="TOC Heading"/>
    <w:basedOn w:val="Heading1"/>
    <w:next w:val="Normal"/>
    <w:uiPriority w:val="39"/>
    <w:semiHidden/>
    <w:unhideWhenUsed/>
    <w:qFormat/>
    <w:rsid w:val="00C257C2"/>
    <w:pPr>
      <w:spacing w:after="0"/>
      <w:ind w:left="720"/>
      <w:outlineLvl w:val="9"/>
    </w:pPr>
    <w:rPr>
      <w:rFonts w:asciiTheme="majorHAnsi" w:eastAsiaTheme="majorEastAsia" w:hAnsiTheme="majorHAnsi" w:cstheme="majorBidi"/>
      <w:b w:val="0"/>
      <w:bCs w:val="0"/>
      <w:caps w:val="0"/>
      <w:color w:val="0F4761" w:themeColor="accent1" w:themeShade="BF"/>
      <w:sz w:val="32"/>
      <w:szCs w:val="32"/>
    </w:rPr>
  </w:style>
  <w:style w:type="character" w:styleId="UnresolvedMention">
    <w:name w:val="Unresolved Mention"/>
    <w:basedOn w:val="DefaultParagraphFont"/>
    <w:uiPriority w:val="99"/>
    <w:semiHidden/>
    <w:unhideWhenUsed/>
    <w:rsid w:val="008E7243"/>
    <w:rPr>
      <w:color w:val="808080"/>
      <w:shd w:val="clear" w:color="auto" w:fill="E6E6E6"/>
    </w:rPr>
  </w:style>
  <w:style w:type="character" w:styleId="Mention">
    <w:name w:val="Mention"/>
    <w:basedOn w:val="DefaultParagraphFont"/>
    <w:uiPriority w:val="99"/>
    <w:unhideWhenUsed/>
    <w:rsid w:val="00DF3CC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09">
      <w:bodyDiv w:val="1"/>
      <w:marLeft w:val="0"/>
      <w:marRight w:val="0"/>
      <w:marTop w:val="0"/>
      <w:marBottom w:val="0"/>
      <w:divBdr>
        <w:top w:val="none" w:sz="0" w:space="0" w:color="auto"/>
        <w:left w:val="none" w:sz="0" w:space="0" w:color="auto"/>
        <w:bottom w:val="none" w:sz="0" w:space="0" w:color="auto"/>
        <w:right w:val="none" w:sz="0" w:space="0" w:color="auto"/>
      </w:divBdr>
      <w:divsChild>
        <w:div w:id="962423639">
          <w:marLeft w:val="0"/>
          <w:marRight w:val="0"/>
          <w:marTop w:val="0"/>
          <w:marBottom w:val="0"/>
          <w:divBdr>
            <w:top w:val="none" w:sz="0" w:space="0" w:color="auto"/>
            <w:left w:val="none" w:sz="0" w:space="0" w:color="auto"/>
            <w:bottom w:val="none" w:sz="0" w:space="0" w:color="auto"/>
            <w:right w:val="none" w:sz="0" w:space="0" w:color="auto"/>
          </w:divBdr>
        </w:div>
        <w:div w:id="2089839311">
          <w:marLeft w:val="0"/>
          <w:marRight w:val="0"/>
          <w:marTop w:val="0"/>
          <w:marBottom w:val="0"/>
          <w:divBdr>
            <w:top w:val="none" w:sz="0" w:space="0" w:color="auto"/>
            <w:left w:val="none" w:sz="0" w:space="0" w:color="auto"/>
            <w:bottom w:val="none" w:sz="0" w:space="0" w:color="auto"/>
            <w:right w:val="none" w:sz="0" w:space="0" w:color="auto"/>
          </w:divBdr>
        </w:div>
      </w:divsChild>
    </w:div>
    <w:div w:id="50538113">
      <w:bodyDiv w:val="1"/>
      <w:marLeft w:val="0"/>
      <w:marRight w:val="0"/>
      <w:marTop w:val="0"/>
      <w:marBottom w:val="0"/>
      <w:divBdr>
        <w:top w:val="none" w:sz="0" w:space="0" w:color="auto"/>
        <w:left w:val="none" w:sz="0" w:space="0" w:color="auto"/>
        <w:bottom w:val="none" w:sz="0" w:space="0" w:color="auto"/>
        <w:right w:val="none" w:sz="0" w:space="0" w:color="auto"/>
      </w:divBdr>
      <w:divsChild>
        <w:div w:id="495071550">
          <w:marLeft w:val="0"/>
          <w:marRight w:val="0"/>
          <w:marTop w:val="0"/>
          <w:marBottom w:val="0"/>
          <w:divBdr>
            <w:top w:val="none" w:sz="0" w:space="0" w:color="auto"/>
            <w:left w:val="none" w:sz="0" w:space="0" w:color="auto"/>
            <w:bottom w:val="none" w:sz="0" w:space="0" w:color="auto"/>
            <w:right w:val="none" w:sz="0" w:space="0" w:color="auto"/>
          </w:divBdr>
        </w:div>
        <w:div w:id="723454656">
          <w:marLeft w:val="0"/>
          <w:marRight w:val="0"/>
          <w:marTop w:val="0"/>
          <w:marBottom w:val="0"/>
          <w:divBdr>
            <w:top w:val="none" w:sz="0" w:space="0" w:color="auto"/>
            <w:left w:val="none" w:sz="0" w:space="0" w:color="auto"/>
            <w:bottom w:val="none" w:sz="0" w:space="0" w:color="auto"/>
            <w:right w:val="none" w:sz="0" w:space="0" w:color="auto"/>
          </w:divBdr>
        </w:div>
        <w:div w:id="785467041">
          <w:marLeft w:val="0"/>
          <w:marRight w:val="0"/>
          <w:marTop w:val="0"/>
          <w:marBottom w:val="0"/>
          <w:divBdr>
            <w:top w:val="none" w:sz="0" w:space="0" w:color="auto"/>
            <w:left w:val="none" w:sz="0" w:space="0" w:color="auto"/>
            <w:bottom w:val="none" w:sz="0" w:space="0" w:color="auto"/>
            <w:right w:val="none" w:sz="0" w:space="0" w:color="auto"/>
          </w:divBdr>
        </w:div>
      </w:divsChild>
    </w:div>
    <w:div w:id="67726357">
      <w:bodyDiv w:val="1"/>
      <w:marLeft w:val="0"/>
      <w:marRight w:val="0"/>
      <w:marTop w:val="0"/>
      <w:marBottom w:val="0"/>
      <w:divBdr>
        <w:top w:val="none" w:sz="0" w:space="0" w:color="auto"/>
        <w:left w:val="none" w:sz="0" w:space="0" w:color="auto"/>
        <w:bottom w:val="none" w:sz="0" w:space="0" w:color="auto"/>
        <w:right w:val="none" w:sz="0" w:space="0" w:color="auto"/>
      </w:divBdr>
      <w:divsChild>
        <w:div w:id="530649797">
          <w:marLeft w:val="0"/>
          <w:marRight w:val="0"/>
          <w:marTop w:val="0"/>
          <w:marBottom w:val="0"/>
          <w:divBdr>
            <w:top w:val="none" w:sz="0" w:space="0" w:color="auto"/>
            <w:left w:val="none" w:sz="0" w:space="0" w:color="auto"/>
            <w:bottom w:val="none" w:sz="0" w:space="0" w:color="auto"/>
            <w:right w:val="none" w:sz="0" w:space="0" w:color="auto"/>
          </w:divBdr>
        </w:div>
        <w:div w:id="614479295">
          <w:marLeft w:val="0"/>
          <w:marRight w:val="0"/>
          <w:marTop w:val="0"/>
          <w:marBottom w:val="0"/>
          <w:divBdr>
            <w:top w:val="none" w:sz="0" w:space="0" w:color="auto"/>
            <w:left w:val="none" w:sz="0" w:space="0" w:color="auto"/>
            <w:bottom w:val="none" w:sz="0" w:space="0" w:color="auto"/>
            <w:right w:val="none" w:sz="0" w:space="0" w:color="auto"/>
          </w:divBdr>
        </w:div>
      </w:divsChild>
    </w:div>
    <w:div w:id="119346386">
      <w:bodyDiv w:val="1"/>
      <w:marLeft w:val="0"/>
      <w:marRight w:val="0"/>
      <w:marTop w:val="0"/>
      <w:marBottom w:val="0"/>
      <w:divBdr>
        <w:top w:val="none" w:sz="0" w:space="0" w:color="auto"/>
        <w:left w:val="none" w:sz="0" w:space="0" w:color="auto"/>
        <w:bottom w:val="none" w:sz="0" w:space="0" w:color="auto"/>
        <w:right w:val="none" w:sz="0" w:space="0" w:color="auto"/>
      </w:divBdr>
      <w:divsChild>
        <w:div w:id="412045955">
          <w:marLeft w:val="0"/>
          <w:marRight w:val="0"/>
          <w:marTop w:val="0"/>
          <w:marBottom w:val="0"/>
          <w:divBdr>
            <w:top w:val="none" w:sz="0" w:space="0" w:color="auto"/>
            <w:left w:val="none" w:sz="0" w:space="0" w:color="auto"/>
            <w:bottom w:val="none" w:sz="0" w:space="0" w:color="auto"/>
            <w:right w:val="none" w:sz="0" w:space="0" w:color="auto"/>
          </w:divBdr>
        </w:div>
        <w:div w:id="2055424870">
          <w:marLeft w:val="0"/>
          <w:marRight w:val="0"/>
          <w:marTop w:val="0"/>
          <w:marBottom w:val="0"/>
          <w:divBdr>
            <w:top w:val="none" w:sz="0" w:space="0" w:color="auto"/>
            <w:left w:val="none" w:sz="0" w:space="0" w:color="auto"/>
            <w:bottom w:val="none" w:sz="0" w:space="0" w:color="auto"/>
            <w:right w:val="none" w:sz="0" w:space="0" w:color="auto"/>
          </w:divBdr>
        </w:div>
      </w:divsChild>
    </w:div>
    <w:div w:id="344400083">
      <w:bodyDiv w:val="1"/>
      <w:marLeft w:val="0"/>
      <w:marRight w:val="0"/>
      <w:marTop w:val="0"/>
      <w:marBottom w:val="0"/>
      <w:divBdr>
        <w:top w:val="none" w:sz="0" w:space="0" w:color="auto"/>
        <w:left w:val="none" w:sz="0" w:space="0" w:color="auto"/>
        <w:bottom w:val="none" w:sz="0" w:space="0" w:color="auto"/>
        <w:right w:val="none" w:sz="0" w:space="0" w:color="auto"/>
      </w:divBdr>
      <w:divsChild>
        <w:div w:id="241109603">
          <w:marLeft w:val="0"/>
          <w:marRight w:val="0"/>
          <w:marTop w:val="0"/>
          <w:marBottom w:val="0"/>
          <w:divBdr>
            <w:top w:val="none" w:sz="0" w:space="0" w:color="auto"/>
            <w:left w:val="none" w:sz="0" w:space="0" w:color="auto"/>
            <w:bottom w:val="none" w:sz="0" w:space="0" w:color="auto"/>
            <w:right w:val="none" w:sz="0" w:space="0" w:color="auto"/>
          </w:divBdr>
        </w:div>
        <w:div w:id="291253538">
          <w:marLeft w:val="0"/>
          <w:marRight w:val="0"/>
          <w:marTop w:val="0"/>
          <w:marBottom w:val="0"/>
          <w:divBdr>
            <w:top w:val="none" w:sz="0" w:space="0" w:color="auto"/>
            <w:left w:val="none" w:sz="0" w:space="0" w:color="auto"/>
            <w:bottom w:val="none" w:sz="0" w:space="0" w:color="auto"/>
            <w:right w:val="none" w:sz="0" w:space="0" w:color="auto"/>
          </w:divBdr>
        </w:div>
      </w:divsChild>
    </w:div>
    <w:div w:id="412119353">
      <w:bodyDiv w:val="1"/>
      <w:marLeft w:val="0"/>
      <w:marRight w:val="0"/>
      <w:marTop w:val="0"/>
      <w:marBottom w:val="0"/>
      <w:divBdr>
        <w:top w:val="none" w:sz="0" w:space="0" w:color="auto"/>
        <w:left w:val="none" w:sz="0" w:space="0" w:color="auto"/>
        <w:bottom w:val="none" w:sz="0" w:space="0" w:color="auto"/>
        <w:right w:val="none" w:sz="0" w:space="0" w:color="auto"/>
      </w:divBdr>
      <w:divsChild>
        <w:div w:id="663162948">
          <w:marLeft w:val="0"/>
          <w:marRight w:val="0"/>
          <w:marTop w:val="0"/>
          <w:marBottom w:val="0"/>
          <w:divBdr>
            <w:top w:val="none" w:sz="0" w:space="0" w:color="auto"/>
            <w:left w:val="none" w:sz="0" w:space="0" w:color="auto"/>
            <w:bottom w:val="none" w:sz="0" w:space="0" w:color="auto"/>
            <w:right w:val="none" w:sz="0" w:space="0" w:color="auto"/>
          </w:divBdr>
        </w:div>
        <w:div w:id="2077818900">
          <w:marLeft w:val="0"/>
          <w:marRight w:val="0"/>
          <w:marTop w:val="0"/>
          <w:marBottom w:val="0"/>
          <w:divBdr>
            <w:top w:val="none" w:sz="0" w:space="0" w:color="auto"/>
            <w:left w:val="none" w:sz="0" w:space="0" w:color="auto"/>
            <w:bottom w:val="none" w:sz="0" w:space="0" w:color="auto"/>
            <w:right w:val="none" w:sz="0" w:space="0" w:color="auto"/>
          </w:divBdr>
        </w:div>
      </w:divsChild>
    </w:div>
    <w:div w:id="469203431">
      <w:bodyDiv w:val="1"/>
      <w:marLeft w:val="0"/>
      <w:marRight w:val="0"/>
      <w:marTop w:val="0"/>
      <w:marBottom w:val="0"/>
      <w:divBdr>
        <w:top w:val="none" w:sz="0" w:space="0" w:color="auto"/>
        <w:left w:val="none" w:sz="0" w:space="0" w:color="auto"/>
        <w:bottom w:val="none" w:sz="0" w:space="0" w:color="auto"/>
        <w:right w:val="none" w:sz="0" w:space="0" w:color="auto"/>
      </w:divBdr>
      <w:divsChild>
        <w:div w:id="1145664678">
          <w:marLeft w:val="0"/>
          <w:marRight w:val="0"/>
          <w:marTop w:val="0"/>
          <w:marBottom w:val="0"/>
          <w:divBdr>
            <w:top w:val="none" w:sz="0" w:space="0" w:color="auto"/>
            <w:left w:val="none" w:sz="0" w:space="0" w:color="auto"/>
            <w:bottom w:val="none" w:sz="0" w:space="0" w:color="auto"/>
            <w:right w:val="none" w:sz="0" w:space="0" w:color="auto"/>
          </w:divBdr>
        </w:div>
        <w:div w:id="1796218010">
          <w:marLeft w:val="0"/>
          <w:marRight w:val="0"/>
          <w:marTop w:val="0"/>
          <w:marBottom w:val="0"/>
          <w:divBdr>
            <w:top w:val="none" w:sz="0" w:space="0" w:color="auto"/>
            <w:left w:val="none" w:sz="0" w:space="0" w:color="auto"/>
            <w:bottom w:val="none" w:sz="0" w:space="0" w:color="auto"/>
            <w:right w:val="none" w:sz="0" w:space="0" w:color="auto"/>
          </w:divBdr>
        </w:div>
      </w:divsChild>
    </w:div>
    <w:div w:id="491216984">
      <w:bodyDiv w:val="1"/>
      <w:marLeft w:val="0"/>
      <w:marRight w:val="0"/>
      <w:marTop w:val="0"/>
      <w:marBottom w:val="0"/>
      <w:divBdr>
        <w:top w:val="none" w:sz="0" w:space="0" w:color="auto"/>
        <w:left w:val="none" w:sz="0" w:space="0" w:color="auto"/>
        <w:bottom w:val="none" w:sz="0" w:space="0" w:color="auto"/>
        <w:right w:val="none" w:sz="0" w:space="0" w:color="auto"/>
      </w:divBdr>
      <w:divsChild>
        <w:div w:id="469827618">
          <w:marLeft w:val="0"/>
          <w:marRight w:val="0"/>
          <w:marTop w:val="0"/>
          <w:marBottom w:val="0"/>
          <w:divBdr>
            <w:top w:val="none" w:sz="0" w:space="0" w:color="auto"/>
            <w:left w:val="none" w:sz="0" w:space="0" w:color="auto"/>
            <w:bottom w:val="none" w:sz="0" w:space="0" w:color="auto"/>
            <w:right w:val="none" w:sz="0" w:space="0" w:color="auto"/>
          </w:divBdr>
        </w:div>
        <w:div w:id="1147433823">
          <w:marLeft w:val="0"/>
          <w:marRight w:val="0"/>
          <w:marTop w:val="0"/>
          <w:marBottom w:val="0"/>
          <w:divBdr>
            <w:top w:val="none" w:sz="0" w:space="0" w:color="auto"/>
            <w:left w:val="none" w:sz="0" w:space="0" w:color="auto"/>
            <w:bottom w:val="none" w:sz="0" w:space="0" w:color="auto"/>
            <w:right w:val="none" w:sz="0" w:space="0" w:color="auto"/>
          </w:divBdr>
        </w:div>
      </w:divsChild>
    </w:div>
    <w:div w:id="495808205">
      <w:bodyDiv w:val="1"/>
      <w:marLeft w:val="0"/>
      <w:marRight w:val="0"/>
      <w:marTop w:val="0"/>
      <w:marBottom w:val="0"/>
      <w:divBdr>
        <w:top w:val="none" w:sz="0" w:space="0" w:color="auto"/>
        <w:left w:val="none" w:sz="0" w:space="0" w:color="auto"/>
        <w:bottom w:val="none" w:sz="0" w:space="0" w:color="auto"/>
        <w:right w:val="none" w:sz="0" w:space="0" w:color="auto"/>
      </w:divBdr>
      <w:divsChild>
        <w:div w:id="1483351783">
          <w:marLeft w:val="0"/>
          <w:marRight w:val="0"/>
          <w:marTop w:val="0"/>
          <w:marBottom w:val="0"/>
          <w:divBdr>
            <w:top w:val="none" w:sz="0" w:space="0" w:color="auto"/>
            <w:left w:val="none" w:sz="0" w:space="0" w:color="auto"/>
            <w:bottom w:val="none" w:sz="0" w:space="0" w:color="auto"/>
            <w:right w:val="none" w:sz="0" w:space="0" w:color="auto"/>
          </w:divBdr>
        </w:div>
        <w:div w:id="1836337785">
          <w:marLeft w:val="0"/>
          <w:marRight w:val="0"/>
          <w:marTop w:val="0"/>
          <w:marBottom w:val="0"/>
          <w:divBdr>
            <w:top w:val="none" w:sz="0" w:space="0" w:color="auto"/>
            <w:left w:val="none" w:sz="0" w:space="0" w:color="auto"/>
            <w:bottom w:val="none" w:sz="0" w:space="0" w:color="auto"/>
            <w:right w:val="none" w:sz="0" w:space="0" w:color="auto"/>
          </w:divBdr>
        </w:div>
      </w:divsChild>
    </w:div>
    <w:div w:id="527255489">
      <w:bodyDiv w:val="1"/>
      <w:marLeft w:val="0"/>
      <w:marRight w:val="0"/>
      <w:marTop w:val="0"/>
      <w:marBottom w:val="0"/>
      <w:divBdr>
        <w:top w:val="none" w:sz="0" w:space="0" w:color="auto"/>
        <w:left w:val="none" w:sz="0" w:space="0" w:color="auto"/>
        <w:bottom w:val="none" w:sz="0" w:space="0" w:color="auto"/>
        <w:right w:val="none" w:sz="0" w:space="0" w:color="auto"/>
      </w:divBdr>
      <w:divsChild>
        <w:div w:id="574437868">
          <w:marLeft w:val="0"/>
          <w:marRight w:val="0"/>
          <w:marTop w:val="0"/>
          <w:marBottom w:val="0"/>
          <w:divBdr>
            <w:top w:val="none" w:sz="0" w:space="0" w:color="auto"/>
            <w:left w:val="none" w:sz="0" w:space="0" w:color="auto"/>
            <w:bottom w:val="none" w:sz="0" w:space="0" w:color="auto"/>
            <w:right w:val="none" w:sz="0" w:space="0" w:color="auto"/>
          </w:divBdr>
        </w:div>
        <w:div w:id="1119882962">
          <w:marLeft w:val="0"/>
          <w:marRight w:val="0"/>
          <w:marTop w:val="0"/>
          <w:marBottom w:val="0"/>
          <w:divBdr>
            <w:top w:val="none" w:sz="0" w:space="0" w:color="auto"/>
            <w:left w:val="none" w:sz="0" w:space="0" w:color="auto"/>
            <w:bottom w:val="none" w:sz="0" w:space="0" w:color="auto"/>
            <w:right w:val="none" w:sz="0" w:space="0" w:color="auto"/>
          </w:divBdr>
        </w:div>
      </w:divsChild>
    </w:div>
    <w:div w:id="605623570">
      <w:bodyDiv w:val="1"/>
      <w:marLeft w:val="0"/>
      <w:marRight w:val="0"/>
      <w:marTop w:val="0"/>
      <w:marBottom w:val="0"/>
      <w:divBdr>
        <w:top w:val="none" w:sz="0" w:space="0" w:color="auto"/>
        <w:left w:val="none" w:sz="0" w:space="0" w:color="auto"/>
        <w:bottom w:val="none" w:sz="0" w:space="0" w:color="auto"/>
        <w:right w:val="none" w:sz="0" w:space="0" w:color="auto"/>
      </w:divBdr>
      <w:divsChild>
        <w:div w:id="104466466">
          <w:marLeft w:val="0"/>
          <w:marRight w:val="0"/>
          <w:marTop w:val="0"/>
          <w:marBottom w:val="0"/>
          <w:divBdr>
            <w:top w:val="none" w:sz="0" w:space="0" w:color="auto"/>
            <w:left w:val="none" w:sz="0" w:space="0" w:color="auto"/>
            <w:bottom w:val="none" w:sz="0" w:space="0" w:color="auto"/>
            <w:right w:val="none" w:sz="0" w:space="0" w:color="auto"/>
          </w:divBdr>
        </w:div>
        <w:div w:id="351228357">
          <w:marLeft w:val="0"/>
          <w:marRight w:val="0"/>
          <w:marTop w:val="0"/>
          <w:marBottom w:val="0"/>
          <w:divBdr>
            <w:top w:val="none" w:sz="0" w:space="0" w:color="auto"/>
            <w:left w:val="none" w:sz="0" w:space="0" w:color="auto"/>
            <w:bottom w:val="none" w:sz="0" w:space="0" w:color="auto"/>
            <w:right w:val="none" w:sz="0" w:space="0" w:color="auto"/>
          </w:divBdr>
        </w:div>
      </w:divsChild>
    </w:div>
    <w:div w:id="609895631">
      <w:bodyDiv w:val="1"/>
      <w:marLeft w:val="0"/>
      <w:marRight w:val="0"/>
      <w:marTop w:val="0"/>
      <w:marBottom w:val="0"/>
      <w:divBdr>
        <w:top w:val="none" w:sz="0" w:space="0" w:color="auto"/>
        <w:left w:val="none" w:sz="0" w:space="0" w:color="auto"/>
        <w:bottom w:val="none" w:sz="0" w:space="0" w:color="auto"/>
        <w:right w:val="none" w:sz="0" w:space="0" w:color="auto"/>
      </w:divBdr>
      <w:divsChild>
        <w:div w:id="323315517">
          <w:marLeft w:val="0"/>
          <w:marRight w:val="0"/>
          <w:marTop w:val="0"/>
          <w:marBottom w:val="0"/>
          <w:divBdr>
            <w:top w:val="none" w:sz="0" w:space="0" w:color="auto"/>
            <w:left w:val="none" w:sz="0" w:space="0" w:color="auto"/>
            <w:bottom w:val="none" w:sz="0" w:space="0" w:color="auto"/>
            <w:right w:val="none" w:sz="0" w:space="0" w:color="auto"/>
          </w:divBdr>
        </w:div>
        <w:div w:id="1751391932">
          <w:marLeft w:val="0"/>
          <w:marRight w:val="0"/>
          <w:marTop w:val="0"/>
          <w:marBottom w:val="0"/>
          <w:divBdr>
            <w:top w:val="none" w:sz="0" w:space="0" w:color="auto"/>
            <w:left w:val="none" w:sz="0" w:space="0" w:color="auto"/>
            <w:bottom w:val="none" w:sz="0" w:space="0" w:color="auto"/>
            <w:right w:val="none" w:sz="0" w:space="0" w:color="auto"/>
          </w:divBdr>
        </w:div>
      </w:divsChild>
    </w:div>
    <w:div w:id="672729138">
      <w:bodyDiv w:val="1"/>
      <w:marLeft w:val="0"/>
      <w:marRight w:val="0"/>
      <w:marTop w:val="0"/>
      <w:marBottom w:val="0"/>
      <w:divBdr>
        <w:top w:val="none" w:sz="0" w:space="0" w:color="auto"/>
        <w:left w:val="none" w:sz="0" w:space="0" w:color="auto"/>
        <w:bottom w:val="none" w:sz="0" w:space="0" w:color="auto"/>
        <w:right w:val="none" w:sz="0" w:space="0" w:color="auto"/>
      </w:divBdr>
      <w:divsChild>
        <w:div w:id="1238785168">
          <w:marLeft w:val="0"/>
          <w:marRight w:val="0"/>
          <w:marTop w:val="0"/>
          <w:marBottom w:val="0"/>
          <w:divBdr>
            <w:top w:val="none" w:sz="0" w:space="0" w:color="auto"/>
            <w:left w:val="none" w:sz="0" w:space="0" w:color="auto"/>
            <w:bottom w:val="none" w:sz="0" w:space="0" w:color="auto"/>
            <w:right w:val="none" w:sz="0" w:space="0" w:color="auto"/>
          </w:divBdr>
        </w:div>
        <w:div w:id="1409687349">
          <w:marLeft w:val="0"/>
          <w:marRight w:val="0"/>
          <w:marTop w:val="0"/>
          <w:marBottom w:val="0"/>
          <w:divBdr>
            <w:top w:val="none" w:sz="0" w:space="0" w:color="auto"/>
            <w:left w:val="none" w:sz="0" w:space="0" w:color="auto"/>
            <w:bottom w:val="none" w:sz="0" w:space="0" w:color="auto"/>
            <w:right w:val="none" w:sz="0" w:space="0" w:color="auto"/>
          </w:divBdr>
        </w:div>
        <w:div w:id="1985810438">
          <w:marLeft w:val="0"/>
          <w:marRight w:val="0"/>
          <w:marTop w:val="0"/>
          <w:marBottom w:val="0"/>
          <w:divBdr>
            <w:top w:val="none" w:sz="0" w:space="0" w:color="auto"/>
            <w:left w:val="none" w:sz="0" w:space="0" w:color="auto"/>
            <w:bottom w:val="none" w:sz="0" w:space="0" w:color="auto"/>
            <w:right w:val="none" w:sz="0" w:space="0" w:color="auto"/>
          </w:divBdr>
        </w:div>
      </w:divsChild>
    </w:div>
    <w:div w:id="736129164">
      <w:bodyDiv w:val="1"/>
      <w:marLeft w:val="0"/>
      <w:marRight w:val="0"/>
      <w:marTop w:val="0"/>
      <w:marBottom w:val="0"/>
      <w:divBdr>
        <w:top w:val="none" w:sz="0" w:space="0" w:color="auto"/>
        <w:left w:val="none" w:sz="0" w:space="0" w:color="auto"/>
        <w:bottom w:val="none" w:sz="0" w:space="0" w:color="auto"/>
        <w:right w:val="none" w:sz="0" w:space="0" w:color="auto"/>
      </w:divBdr>
      <w:divsChild>
        <w:div w:id="295650976">
          <w:marLeft w:val="0"/>
          <w:marRight w:val="0"/>
          <w:marTop w:val="0"/>
          <w:marBottom w:val="0"/>
          <w:divBdr>
            <w:top w:val="none" w:sz="0" w:space="0" w:color="auto"/>
            <w:left w:val="none" w:sz="0" w:space="0" w:color="auto"/>
            <w:bottom w:val="none" w:sz="0" w:space="0" w:color="auto"/>
            <w:right w:val="none" w:sz="0" w:space="0" w:color="auto"/>
          </w:divBdr>
        </w:div>
        <w:div w:id="1948390903">
          <w:marLeft w:val="0"/>
          <w:marRight w:val="0"/>
          <w:marTop w:val="0"/>
          <w:marBottom w:val="0"/>
          <w:divBdr>
            <w:top w:val="none" w:sz="0" w:space="0" w:color="auto"/>
            <w:left w:val="none" w:sz="0" w:space="0" w:color="auto"/>
            <w:bottom w:val="none" w:sz="0" w:space="0" w:color="auto"/>
            <w:right w:val="none" w:sz="0" w:space="0" w:color="auto"/>
          </w:divBdr>
        </w:div>
      </w:divsChild>
    </w:div>
    <w:div w:id="787699792">
      <w:bodyDiv w:val="1"/>
      <w:marLeft w:val="0"/>
      <w:marRight w:val="0"/>
      <w:marTop w:val="0"/>
      <w:marBottom w:val="0"/>
      <w:divBdr>
        <w:top w:val="none" w:sz="0" w:space="0" w:color="auto"/>
        <w:left w:val="none" w:sz="0" w:space="0" w:color="auto"/>
        <w:bottom w:val="none" w:sz="0" w:space="0" w:color="auto"/>
        <w:right w:val="none" w:sz="0" w:space="0" w:color="auto"/>
      </w:divBdr>
      <w:divsChild>
        <w:div w:id="1880699166">
          <w:marLeft w:val="0"/>
          <w:marRight w:val="0"/>
          <w:marTop w:val="0"/>
          <w:marBottom w:val="0"/>
          <w:divBdr>
            <w:top w:val="none" w:sz="0" w:space="0" w:color="auto"/>
            <w:left w:val="none" w:sz="0" w:space="0" w:color="auto"/>
            <w:bottom w:val="none" w:sz="0" w:space="0" w:color="auto"/>
            <w:right w:val="none" w:sz="0" w:space="0" w:color="auto"/>
          </w:divBdr>
        </w:div>
        <w:div w:id="1924794149">
          <w:marLeft w:val="0"/>
          <w:marRight w:val="0"/>
          <w:marTop w:val="0"/>
          <w:marBottom w:val="0"/>
          <w:divBdr>
            <w:top w:val="none" w:sz="0" w:space="0" w:color="auto"/>
            <w:left w:val="none" w:sz="0" w:space="0" w:color="auto"/>
            <w:bottom w:val="none" w:sz="0" w:space="0" w:color="auto"/>
            <w:right w:val="none" w:sz="0" w:space="0" w:color="auto"/>
          </w:divBdr>
        </w:div>
      </w:divsChild>
    </w:div>
    <w:div w:id="789125457">
      <w:bodyDiv w:val="1"/>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 w:id="1599408226">
          <w:marLeft w:val="0"/>
          <w:marRight w:val="0"/>
          <w:marTop w:val="0"/>
          <w:marBottom w:val="0"/>
          <w:divBdr>
            <w:top w:val="none" w:sz="0" w:space="0" w:color="auto"/>
            <w:left w:val="none" w:sz="0" w:space="0" w:color="auto"/>
            <w:bottom w:val="none" w:sz="0" w:space="0" w:color="auto"/>
            <w:right w:val="none" w:sz="0" w:space="0" w:color="auto"/>
          </w:divBdr>
        </w:div>
      </w:divsChild>
    </w:div>
    <w:div w:id="968391194">
      <w:bodyDiv w:val="1"/>
      <w:marLeft w:val="0"/>
      <w:marRight w:val="0"/>
      <w:marTop w:val="0"/>
      <w:marBottom w:val="0"/>
      <w:divBdr>
        <w:top w:val="none" w:sz="0" w:space="0" w:color="auto"/>
        <w:left w:val="none" w:sz="0" w:space="0" w:color="auto"/>
        <w:bottom w:val="none" w:sz="0" w:space="0" w:color="auto"/>
        <w:right w:val="none" w:sz="0" w:space="0" w:color="auto"/>
      </w:divBdr>
      <w:divsChild>
        <w:div w:id="40326083">
          <w:marLeft w:val="0"/>
          <w:marRight w:val="0"/>
          <w:marTop w:val="0"/>
          <w:marBottom w:val="0"/>
          <w:divBdr>
            <w:top w:val="none" w:sz="0" w:space="0" w:color="auto"/>
            <w:left w:val="none" w:sz="0" w:space="0" w:color="auto"/>
            <w:bottom w:val="none" w:sz="0" w:space="0" w:color="auto"/>
            <w:right w:val="none" w:sz="0" w:space="0" w:color="auto"/>
          </w:divBdr>
        </w:div>
        <w:div w:id="134882364">
          <w:marLeft w:val="0"/>
          <w:marRight w:val="0"/>
          <w:marTop w:val="0"/>
          <w:marBottom w:val="0"/>
          <w:divBdr>
            <w:top w:val="none" w:sz="0" w:space="0" w:color="auto"/>
            <w:left w:val="none" w:sz="0" w:space="0" w:color="auto"/>
            <w:bottom w:val="none" w:sz="0" w:space="0" w:color="auto"/>
            <w:right w:val="none" w:sz="0" w:space="0" w:color="auto"/>
          </w:divBdr>
        </w:div>
        <w:div w:id="587007144">
          <w:marLeft w:val="0"/>
          <w:marRight w:val="0"/>
          <w:marTop w:val="0"/>
          <w:marBottom w:val="0"/>
          <w:divBdr>
            <w:top w:val="none" w:sz="0" w:space="0" w:color="auto"/>
            <w:left w:val="none" w:sz="0" w:space="0" w:color="auto"/>
            <w:bottom w:val="none" w:sz="0" w:space="0" w:color="auto"/>
            <w:right w:val="none" w:sz="0" w:space="0" w:color="auto"/>
          </w:divBdr>
        </w:div>
        <w:div w:id="656691092">
          <w:marLeft w:val="0"/>
          <w:marRight w:val="0"/>
          <w:marTop w:val="0"/>
          <w:marBottom w:val="0"/>
          <w:divBdr>
            <w:top w:val="none" w:sz="0" w:space="0" w:color="auto"/>
            <w:left w:val="none" w:sz="0" w:space="0" w:color="auto"/>
            <w:bottom w:val="none" w:sz="0" w:space="0" w:color="auto"/>
            <w:right w:val="none" w:sz="0" w:space="0" w:color="auto"/>
          </w:divBdr>
        </w:div>
        <w:div w:id="2018578514">
          <w:marLeft w:val="0"/>
          <w:marRight w:val="0"/>
          <w:marTop w:val="0"/>
          <w:marBottom w:val="0"/>
          <w:divBdr>
            <w:top w:val="none" w:sz="0" w:space="0" w:color="auto"/>
            <w:left w:val="none" w:sz="0" w:space="0" w:color="auto"/>
            <w:bottom w:val="none" w:sz="0" w:space="0" w:color="auto"/>
            <w:right w:val="none" w:sz="0" w:space="0" w:color="auto"/>
          </w:divBdr>
        </w:div>
      </w:divsChild>
    </w:div>
    <w:div w:id="989484205">
      <w:bodyDiv w:val="1"/>
      <w:marLeft w:val="0"/>
      <w:marRight w:val="0"/>
      <w:marTop w:val="0"/>
      <w:marBottom w:val="0"/>
      <w:divBdr>
        <w:top w:val="none" w:sz="0" w:space="0" w:color="auto"/>
        <w:left w:val="none" w:sz="0" w:space="0" w:color="auto"/>
        <w:bottom w:val="none" w:sz="0" w:space="0" w:color="auto"/>
        <w:right w:val="none" w:sz="0" w:space="0" w:color="auto"/>
      </w:divBdr>
      <w:divsChild>
        <w:div w:id="835874692">
          <w:marLeft w:val="0"/>
          <w:marRight w:val="0"/>
          <w:marTop w:val="0"/>
          <w:marBottom w:val="0"/>
          <w:divBdr>
            <w:top w:val="none" w:sz="0" w:space="0" w:color="auto"/>
            <w:left w:val="none" w:sz="0" w:space="0" w:color="auto"/>
            <w:bottom w:val="none" w:sz="0" w:space="0" w:color="auto"/>
            <w:right w:val="none" w:sz="0" w:space="0" w:color="auto"/>
          </w:divBdr>
        </w:div>
        <w:div w:id="1083839591">
          <w:marLeft w:val="0"/>
          <w:marRight w:val="0"/>
          <w:marTop w:val="0"/>
          <w:marBottom w:val="0"/>
          <w:divBdr>
            <w:top w:val="none" w:sz="0" w:space="0" w:color="auto"/>
            <w:left w:val="none" w:sz="0" w:space="0" w:color="auto"/>
            <w:bottom w:val="none" w:sz="0" w:space="0" w:color="auto"/>
            <w:right w:val="none" w:sz="0" w:space="0" w:color="auto"/>
          </w:divBdr>
        </w:div>
      </w:divsChild>
    </w:div>
    <w:div w:id="996036124">
      <w:bodyDiv w:val="1"/>
      <w:marLeft w:val="0"/>
      <w:marRight w:val="0"/>
      <w:marTop w:val="0"/>
      <w:marBottom w:val="0"/>
      <w:divBdr>
        <w:top w:val="none" w:sz="0" w:space="0" w:color="auto"/>
        <w:left w:val="none" w:sz="0" w:space="0" w:color="auto"/>
        <w:bottom w:val="none" w:sz="0" w:space="0" w:color="auto"/>
        <w:right w:val="none" w:sz="0" w:space="0" w:color="auto"/>
      </w:divBdr>
      <w:divsChild>
        <w:div w:id="730999175">
          <w:marLeft w:val="0"/>
          <w:marRight w:val="0"/>
          <w:marTop w:val="0"/>
          <w:marBottom w:val="0"/>
          <w:divBdr>
            <w:top w:val="none" w:sz="0" w:space="0" w:color="auto"/>
            <w:left w:val="none" w:sz="0" w:space="0" w:color="auto"/>
            <w:bottom w:val="none" w:sz="0" w:space="0" w:color="auto"/>
            <w:right w:val="none" w:sz="0" w:space="0" w:color="auto"/>
          </w:divBdr>
        </w:div>
        <w:div w:id="2110468027">
          <w:marLeft w:val="0"/>
          <w:marRight w:val="0"/>
          <w:marTop w:val="0"/>
          <w:marBottom w:val="0"/>
          <w:divBdr>
            <w:top w:val="none" w:sz="0" w:space="0" w:color="auto"/>
            <w:left w:val="none" w:sz="0" w:space="0" w:color="auto"/>
            <w:bottom w:val="none" w:sz="0" w:space="0" w:color="auto"/>
            <w:right w:val="none" w:sz="0" w:space="0" w:color="auto"/>
          </w:divBdr>
        </w:div>
      </w:divsChild>
    </w:div>
    <w:div w:id="1057971170">
      <w:bodyDiv w:val="1"/>
      <w:marLeft w:val="0"/>
      <w:marRight w:val="0"/>
      <w:marTop w:val="0"/>
      <w:marBottom w:val="0"/>
      <w:divBdr>
        <w:top w:val="none" w:sz="0" w:space="0" w:color="auto"/>
        <w:left w:val="none" w:sz="0" w:space="0" w:color="auto"/>
        <w:bottom w:val="none" w:sz="0" w:space="0" w:color="auto"/>
        <w:right w:val="none" w:sz="0" w:space="0" w:color="auto"/>
      </w:divBdr>
      <w:divsChild>
        <w:div w:id="985623111">
          <w:marLeft w:val="0"/>
          <w:marRight w:val="0"/>
          <w:marTop w:val="0"/>
          <w:marBottom w:val="0"/>
          <w:divBdr>
            <w:top w:val="none" w:sz="0" w:space="0" w:color="auto"/>
            <w:left w:val="none" w:sz="0" w:space="0" w:color="auto"/>
            <w:bottom w:val="none" w:sz="0" w:space="0" w:color="auto"/>
            <w:right w:val="none" w:sz="0" w:space="0" w:color="auto"/>
          </w:divBdr>
        </w:div>
        <w:div w:id="1350596474">
          <w:marLeft w:val="0"/>
          <w:marRight w:val="0"/>
          <w:marTop w:val="0"/>
          <w:marBottom w:val="0"/>
          <w:divBdr>
            <w:top w:val="none" w:sz="0" w:space="0" w:color="auto"/>
            <w:left w:val="none" w:sz="0" w:space="0" w:color="auto"/>
            <w:bottom w:val="none" w:sz="0" w:space="0" w:color="auto"/>
            <w:right w:val="none" w:sz="0" w:space="0" w:color="auto"/>
          </w:divBdr>
        </w:div>
      </w:divsChild>
    </w:div>
    <w:div w:id="1058088168">
      <w:bodyDiv w:val="1"/>
      <w:marLeft w:val="0"/>
      <w:marRight w:val="0"/>
      <w:marTop w:val="0"/>
      <w:marBottom w:val="0"/>
      <w:divBdr>
        <w:top w:val="none" w:sz="0" w:space="0" w:color="auto"/>
        <w:left w:val="none" w:sz="0" w:space="0" w:color="auto"/>
        <w:bottom w:val="none" w:sz="0" w:space="0" w:color="auto"/>
        <w:right w:val="none" w:sz="0" w:space="0" w:color="auto"/>
      </w:divBdr>
      <w:divsChild>
        <w:div w:id="927881035">
          <w:marLeft w:val="0"/>
          <w:marRight w:val="0"/>
          <w:marTop w:val="0"/>
          <w:marBottom w:val="0"/>
          <w:divBdr>
            <w:top w:val="none" w:sz="0" w:space="0" w:color="auto"/>
            <w:left w:val="none" w:sz="0" w:space="0" w:color="auto"/>
            <w:bottom w:val="none" w:sz="0" w:space="0" w:color="auto"/>
            <w:right w:val="none" w:sz="0" w:space="0" w:color="auto"/>
          </w:divBdr>
        </w:div>
        <w:div w:id="2002541513">
          <w:marLeft w:val="0"/>
          <w:marRight w:val="0"/>
          <w:marTop w:val="0"/>
          <w:marBottom w:val="0"/>
          <w:divBdr>
            <w:top w:val="none" w:sz="0" w:space="0" w:color="auto"/>
            <w:left w:val="none" w:sz="0" w:space="0" w:color="auto"/>
            <w:bottom w:val="none" w:sz="0" w:space="0" w:color="auto"/>
            <w:right w:val="none" w:sz="0" w:space="0" w:color="auto"/>
          </w:divBdr>
        </w:div>
      </w:divsChild>
    </w:div>
    <w:div w:id="1090390711">
      <w:bodyDiv w:val="1"/>
      <w:marLeft w:val="0"/>
      <w:marRight w:val="0"/>
      <w:marTop w:val="0"/>
      <w:marBottom w:val="0"/>
      <w:divBdr>
        <w:top w:val="none" w:sz="0" w:space="0" w:color="auto"/>
        <w:left w:val="none" w:sz="0" w:space="0" w:color="auto"/>
        <w:bottom w:val="none" w:sz="0" w:space="0" w:color="auto"/>
        <w:right w:val="none" w:sz="0" w:space="0" w:color="auto"/>
      </w:divBdr>
      <w:divsChild>
        <w:div w:id="1254238289">
          <w:marLeft w:val="0"/>
          <w:marRight w:val="0"/>
          <w:marTop w:val="0"/>
          <w:marBottom w:val="0"/>
          <w:divBdr>
            <w:top w:val="none" w:sz="0" w:space="0" w:color="auto"/>
            <w:left w:val="none" w:sz="0" w:space="0" w:color="auto"/>
            <w:bottom w:val="none" w:sz="0" w:space="0" w:color="auto"/>
            <w:right w:val="none" w:sz="0" w:space="0" w:color="auto"/>
          </w:divBdr>
        </w:div>
        <w:div w:id="1654333834">
          <w:marLeft w:val="0"/>
          <w:marRight w:val="0"/>
          <w:marTop w:val="0"/>
          <w:marBottom w:val="0"/>
          <w:divBdr>
            <w:top w:val="none" w:sz="0" w:space="0" w:color="auto"/>
            <w:left w:val="none" w:sz="0" w:space="0" w:color="auto"/>
            <w:bottom w:val="none" w:sz="0" w:space="0" w:color="auto"/>
            <w:right w:val="none" w:sz="0" w:space="0" w:color="auto"/>
          </w:divBdr>
        </w:div>
      </w:divsChild>
    </w:div>
    <w:div w:id="1102650496">
      <w:bodyDiv w:val="1"/>
      <w:marLeft w:val="0"/>
      <w:marRight w:val="0"/>
      <w:marTop w:val="0"/>
      <w:marBottom w:val="0"/>
      <w:divBdr>
        <w:top w:val="none" w:sz="0" w:space="0" w:color="auto"/>
        <w:left w:val="none" w:sz="0" w:space="0" w:color="auto"/>
        <w:bottom w:val="none" w:sz="0" w:space="0" w:color="auto"/>
        <w:right w:val="none" w:sz="0" w:space="0" w:color="auto"/>
      </w:divBdr>
      <w:divsChild>
        <w:div w:id="305865074">
          <w:marLeft w:val="0"/>
          <w:marRight w:val="0"/>
          <w:marTop w:val="0"/>
          <w:marBottom w:val="0"/>
          <w:divBdr>
            <w:top w:val="none" w:sz="0" w:space="0" w:color="auto"/>
            <w:left w:val="none" w:sz="0" w:space="0" w:color="auto"/>
            <w:bottom w:val="none" w:sz="0" w:space="0" w:color="auto"/>
            <w:right w:val="none" w:sz="0" w:space="0" w:color="auto"/>
          </w:divBdr>
        </w:div>
        <w:div w:id="750157784">
          <w:marLeft w:val="0"/>
          <w:marRight w:val="0"/>
          <w:marTop w:val="0"/>
          <w:marBottom w:val="0"/>
          <w:divBdr>
            <w:top w:val="none" w:sz="0" w:space="0" w:color="auto"/>
            <w:left w:val="none" w:sz="0" w:space="0" w:color="auto"/>
            <w:bottom w:val="none" w:sz="0" w:space="0" w:color="auto"/>
            <w:right w:val="none" w:sz="0" w:space="0" w:color="auto"/>
          </w:divBdr>
        </w:div>
        <w:div w:id="1070420713">
          <w:marLeft w:val="0"/>
          <w:marRight w:val="0"/>
          <w:marTop w:val="0"/>
          <w:marBottom w:val="0"/>
          <w:divBdr>
            <w:top w:val="none" w:sz="0" w:space="0" w:color="auto"/>
            <w:left w:val="none" w:sz="0" w:space="0" w:color="auto"/>
            <w:bottom w:val="none" w:sz="0" w:space="0" w:color="auto"/>
            <w:right w:val="none" w:sz="0" w:space="0" w:color="auto"/>
          </w:divBdr>
        </w:div>
        <w:div w:id="1752896141">
          <w:marLeft w:val="0"/>
          <w:marRight w:val="0"/>
          <w:marTop w:val="0"/>
          <w:marBottom w:val="0"/>
          <w:divBdr>
            <w:top w:val="none" w:sz="0" w:space="0" w:color="auto"/>
            <w:left w:val="none" w:sz="0" w:space="0" w:color="auto"/>
            <w:bottom w:val="none" w:sz="0" w:space="0" w:color="auto"/>
            <w:right w:val="none" w:sz="0" w:space="0" w:color="auto"/>
          </w:divBdr>
        </w:div>
      </w:divsChild>
    </w:div>
    <w:div w:id="1126512040">
      <w:bodyDiv w:val="1"/>
      <w:marLeft w:val="0"/>
      <w:marRight w:val="0"/>
      <w:marTop w:val="0"/>
      <w:marBottom w:val="0"/>
      <w:divBdr>
        <w:top w:val="none" w:sz="0" w:space="0" w:color="auto"/>
        <w:left w:val="none" w:sz="0" w:space="0" w:color="auto"/>
        <w:bottom w:val="none" w:sz="0" w:space="0" w:color="auto"/>
        <w:right w:val="none" w:sz="0" w:space="0" w:color="auto"/>
      </w:divBdr>
    </w:div>
    <w:div w:id="1129515324">
      <w:bodyDiv w:val="1"/>
      <w:marLeft w:val="0"/>
      <w:marRight w:val="0"/>
      <w:marTop w:val="0"/>
      <w:marBottom w:val="0"/>
      <w:divBdr>
        <w:top w:val="none" w:sz="0" w:space="0" w:color="auto"/>
        <w:left w:val="none" w:sz="0" w:space="0" w:color="auto"/>
        <w:bottom w:val="none" w:sz="0" w:space="0" w:color="auto"/>
        <w:right w:val="none" w:sz="0" w:space="0" w:color="auto"/>
      </w:divBdr>
      <w:divsChild>
        <w:div w:id="326831411">
          <w:marLeft w:val="0"/>
          <w:marRight w:val="0"/>
          <w:marTop w:val="0"/>
          <w:marBottom w:val="0"/>
          <w:divBdr>
            <w:top w:val="none" w:sz="0" w:space="0" w:color="auto"/>
            <w:left w:val="none" w:sz="0" w:space="0" w:color="auto"/>
            <w:bottom w:val="none" w:sz="0" w:space="0" w:color="auto"/>
            <w:right w:val="none" w:sz="0" w:space="0" w:color="auto"/>
          </w:divBdr>
        </w:div>
        <w:div w:id="2056390024">
          <w:marLeft w:val="0"/>
          <w:marRight w:val="0"/>
          <w:marTop w:val="0"/>
          <w:marBottom w:val="0"/>
          <w:divBdr>
            <w:top w:val="none" w:sz="0" w:space="0" w:color="auto"/>
            <w:left w:val="none" w:sz="0" w:space="0" w:color="auto"/>
            <w:bottom w:val="none" w:sz="0" w:space="0" w:color="auto"/>
            <w:right w:val="none" w:sz="0" w:space="0" w:color="auto"/>
          </w:divBdr>
        </w:div>
      </w:divsChild>
    </w:div>
    <w:div w:id="1144615029">
      <w:bodyDiv w:val="1"/>
      <w:marLeft w:val="0"/>
      <w:marRight w:val="0"/>
      <w:marTop w:val="0"/>
      <w:marBottom w:val="0"/>
      <w:divBdr>
        <w:top w:val="none" w:sz="0" w:space="0" w:color="auto"/>
        <w:left w:val="none" w:sz="0" w:space="0" w:color="auto"/>
        <w:bottom w:val="none" w:sz="0" w:space="0" w:color="auto"/>
        <w:right w:val="none" w:sz="0" w:space="0" w:color="auto"/>
      </w:divBdr>
      <w:divsChild>
        <w:div w:id="545873371">
          <w:marLeft w:val="0"/>
          <w:marRight w:val="0"/>
          <w:marTop w:val="0"/>
          <w:marBottom w:val="0"/>
          <w:divBdr>
            <w:top w:val="none" w:sz="0" w:space="0" w:color="auto"/>
            <w:left w:val="none" w:sz="0" w:space="0" w:color="auto"/>
            <w:bottom w:val="none" w:sz="0" w:space="0" w:color="auto"/>
            <w:right w:val="none" w:sz="0" w:space="0" w:color="auto"/>
          </w:divBdr>
        </w:div>
        <w:div w:id="1085228741">
          <w:marLeft w:val="0"/>
          <w:marRight w:val="0"/>
          <w:marTop w:val="0"/>
          <w:marBottom w:val="0"/>
          <w:divBdr>
            <w:top w:val="none" w:sz="0" w:space="0" w:color="auto"/>
            <w:left w:val="none" w:sz="0" w:space="0" w:color="auto"/>
            <w:bottom w:val="none" w:sz="0" w:space="0" w:color="auto"/>
            <w:right w:val="none" w:sz="0" w:space="0" w:color="auto"/>
          </w:divBdr>
        </w:div>
      </w:divsChild>
    </w:div>
    <w:div w:id="1156843583">
      <w:bodyDiv w:val="1"/>
      <w:marLeft w:val="0"/>
      <w:marRight w:val="0"/>
      <w:marTop w:val="0"/>
      <w:marBottom w:val="0"/>
      <w:divBdr>
        <w:top w:val="none" w:sz="0" w:space="0" w:color="auto"/>
        <w:left w:val="none" w:sz="0" w:space="0" w:color="auto"/>
        <w:bottom w:val="none" w:sz="0" w:space="0" w:color="auto"/>
        <w:right w:val="none" w:sz="0" w:space="0" w:color="auto"/>
      </w:divBdr>
      <w:divsChild>
        <w:div w:id="1122580382">
          <w:marLeft w:val="0"/>
          <w:marRight w:val="0"/>
          <w:marTop w:val="0"/>
          <w:marBottom w:val="0"/>
          <w:divBdr>
            <w:top w:val="none" w:sz="0" w:space="0" w:color="auto"/>
            <w:left w:val="none" w:sz="0" w:space="0" w:color="auto"/>
            <w:bottom w:val="none" w:sz="0" w:space="0" w:color="auto"/>
            <w:right w:val="none" w:sz="0" w:space="0" w:color="auto"/>
          </w:divBdr>
        </w:div>
        <w:div w:id="1199585599">
          <w:marLeft w:val="0"/>
          <w:marRight w:val="0"/>
          <w:marTop w:val="0"/>
          <w:marBottom w:val="0"/>
          <w:divBdr>
            <w:top w:val="none" w:sz="0" w:space="0" w:color="auto"/>
            <w:left w:val="none" w:sz="0" w:space="0" w:color="auto"/>
            <w:bottom w:val="none" w:sz="0" w:space="0" w:color="auto"/>
            <w:right w:val="none" w:sz="0" w:space="0" w:color="auto"/>
          </w:divBdr>
        </w:div>
      </w:divsChild>
    </w:div>
    <w:div w:id="1157921488">
      <w:bodyDiv w:val="1"/>
      <w:marLeft w:val="0"/>
      <w:marRight w:val="0"/>
      <w:marTop w:val="0"/>
      <w:marBottom w:val="0"/>
      <w:divBdr>
        <w:top w:val="none" w:sz="0" w:space="0" w:color="auto"/>
        <w:left w:val="none" w:sz="0" w:space="0" w:color="auto"/>
        <w:bottom w:val="none" w:sz="0" w:space="0" w:color="auto"/>
        <w:right w:val="none" w:sz="0" w:space="0" w:color="auto"/>
      </w:divBdr>
      <w:divsChild>
        <w:div w:id="34738626">
          <w:marLeft w:val="0"/>
          <w:marRight w:val="0"/>
          <w:marTop w:val="0"/>
          <w:marBottom w:val="0"/>
          <w:divBdr>
            <w:top w:val="none" w:sz="0" w:space="0" w:color="auto"/>
            <w:left w:val="none" w:sz="0" w:space="0" w:color="auto"/>
            <w:bottom w:val="none" w:sz="0" w:space="0" w:color="auto"/>
            <w:right w:val="none" w:sz="0" w:space="0" w:color="auto"/>
          </w:divBdr>
        </w:div>
        <w:div w:id="1528330817">
          <w:marLeft w:val="0"/>
          <w:marRight w:val="0"/>
          <w:marTop w:val="0"/>
          <w:marBottom w:val="0"/>
          <w:divBdr>
            <w:top w:val="none" w:sz="0" w:space="0" w:color="auto"/>
            <w:left w:val="none" w:sz="0" w:space="0" w:color="auto"/>
            <w:bottom w:val="none" w:sz="0" w:space="0" w:color="auto"/>
            <w:right w:val="none" w:sz="0" w:space="0" w:color="auto"/>
          </w:divBdr>
        </w:div>
      </w:divsChild>
    </w:div>
    <w:div w:id="1206679548">
      <w:bodyDiv w:val="1"/>
      <w:marLeft w:val="0"/>
      <w:marRight w:val="0"/>
      <w:marTop w:val="0"/>
      <w:marBottom w:val="0"/>
      <w:divBdr>
        <w:top w:val="none" w:sz="0" w:space="0" w:color="auto"/>
        <w:left w:val="none" w:sz="0" w:space="0" w:color="auto"/>
        <w:bottom w:val="none" w:sz="0" w:space="0" w:color="auto"/>
        <w:right w:val="none" w:sz="0" w:space="0" w:color="auto"/>
      </w:divBdr>
      <w:divsChild>
        <w:div w:id="1025906198">
          <w:marLeft w:val="0"/>
          <w:marRight w:val="0"/>
          <w:marTop w:val="0"/>
          <w:marBottom w:val="0"/>
          <w:divBdr>
            <w:top w:val="none" w:sz="0" w:space="0" w:color="auto"/>
            <w:left w:val="none" w:sz="0" w:space="0" w:color="auto"/>
            <w:bottom w:val="none" w:sz="0" w:space="0" w:color="auto"/>
            <w:right w:val="none" w:sz="0" w:space="0" w:color="auto"/>
          </w:divBdr>
        </w:div>
        <w:div w:id="1788044484">
          <w:marLeft w:val="0"/>
          <w:marRight w:val="0"/>
          <w:marTop w:val="0"/>
          <w:marBottom w:val="0"/>
          <w:divBdr>
            <w:top w:val="none" w:sz="0" w:space="0" w:color="auto"/>
            <w:left w:val="none" w:sz="0" w:space="0" w:color="auto"/>
            <w:bottom w:val="none" w:sz="0" w:space="0" w:color="auto"/>
            <w:right w:val="none" w:sz="0" w:space="0" w:color="auto"/>
          </w:divBdr>
        </w:div>
      </w:divsChild>
    </w:div>
    <w:div w:id="1215578556">
      <w:bodyDiv w:val="1"/>
      <w:marLeft w:val="0"/>
      <w:marRight w:val="0"/>
      <w:marTop w:val="0"/>
      <w:marBottom w:val="0"/>
      <w:divBdr>
        <w:top w:val="none" w:sz="0" w:space="0" w:color="auto"/>
        <w:left w:val="none" w:sz="0" w:space="0" w:color="auto"/>
        <w:bottom w:val="none" w:sz="0" w:space="0" w:color="auto"/>
        <w:right w:val="none" w:sz="0" w:space="0" w:color="auto"/>
      </w:divBdr>
      <w:divsChild>
        <w:div w:id="239407773">
          <w:marLeft w:val="0"/>
          <w:marRight w:val="0"/>
          <w:marTop w:val="0"/>
          <w:marBottom w:val="0"/>
          <w:divBdr>
            <w:top w:val="none" w:sz="0" w:space="0" w:color="auto"/>
            <w:left w:val="none" w:sz="0" w:space="0" w:color="auto"/>
            <w:bottom w:val="none" w:sz="0" w:space="0" w:color="auto"/>
            <w:right w:val="none" w:sz="0" w:space="0" w:color="auto"/>
          </w:divBdr>
        </w:div>
        <w:div w:id="305284573">
          <w:marLeft w:val="0"/>
          <w:marRight w:val="0"/>
          <w:marTop w:val="0"/>
          <w:marBottom w:val="0"/>
          <w:divBdr>
            <w:top w:val="none" w:sz="0" w:space="0" w:color="auto"/>
            <w:left w:val="none" w:sz="0" w:space="0" w:color="auto"/>
            <w:bottom w:val="none" w:sz="0" w:space="0" w:color="auto"/>
            <w:right w:val="none" w:sz="0" w:space="0" w:color="auto"/>
          </w:divBdr>
        </w:div>
      </w:divsChild>
    </w:div>
    <w:div w:id="1237007936">
      <w:bodyDiv w:val="1"/>
      <w:marLeft w:val="0"/>
      <w:marRight w:val="0"/>
      <w:marTop w:val="0"/>
      <w:marBottom w:val="0"/>
      <w:divBdr>
        <w:top w:val="none" w:sz="0" w:space="0" w:color="auto"/>
        <w:left w:val="none" w:sz="0" w:space="0" w:color="auto"/>
        <w:bottom w:val="none" w:sz="0" w:space="0" w:color="auto"/>
        <w:right w:val="none" w:sz="0" w:space="0" w:color="auto"/>
      </w:divBdr>
      <w:divsChild>
        <w:div w:id="1794211345">
          <w:marLeft w:val="0"/>
          <w:marRight w:val="0"/>
          <w:marTop w:val="0"/>
          <w:marBottom w:val="0"/>
          <w:divBdr>
            <w:top w:val="none" w:sz="0" w:space="0" w:color="auto"/>
            <w:left w:val="none" w:sz="0" w:space="0" w:color="auto"/>
            <w:bottom w:val="none" w:sz="0" w:space="0" w:color="auto"/>
            <w:right w:val="none" w:sz="0" w:space="0" w:color="auto"/>
          </w:divBdr>
        </w:div>
        <w:div w:id="1830559224">
          <w:marLeft w:val="0"/>
          <w:marRight w:val="0"/>
          <w:marTop w:val="0"/>
          <w:marBottom w:val="0"/>
          <w:divBdr>
            <w:top w:val="none" w:sz="0" w:space="0" w:color="auto"/>
            <w:left w:val="none" w:sz="0" w:space="0" w:color="auto"/>
            <w:bottom w:val="none" w:sz="0" w:space="0" w:color="auto"/>
            <w:right w:val="none" w:sz="0" w:space="0" w:color="auto"/>
          </w:divBdr>
        </w:div>
      </w:divsChild>
    </w:div>
    <w:div w:id="1282227553">
      <w:bodyDiv w:val="1"/>
      <w:marLeft w:val="0"/>
      <w:marRight w:val="0"/>
      <w:marTop w:val="0"/>
      <w:marBottom w:val="0"/>
      <w:divBdr>
        <w:top w:val="none" w:sz="0" w:space="0" w:color="auto"/>
        <w:left w:val="none" w:sz="0" w:space="0" w:color="auto"/>
        <w:bottom w:val="none" w:sz="0" w:space="0" w:color="auto"/>
        <w:right w:val="none" w:sz="0" w:space="0" w:color="auto"/>
      </w:divBdr>
      <w:divsChild>
        <w:div w:id="380325284">
          <w:marLeft w:val="0"/>
          <w:marRight w:val="0"/>
          <w:marTop w:val="0"/>
          <w:marBottom w:val="0"/>
          <w:divBdr>
            <w:top w:val="none" w:sz="0" w:space="0" w:color="auto"/>
            <w:left w:val="none" w:sz="0" w:space="0" w:color="auto"/>
            <w:bottom w:val="none" w:sz="0" w:space="0" w:color="auto"/>
            <w:right w:val="none" w:sz="0" w:space="0" w:color="auto"/>
          </w:divBdr>
        </w:div>
        <w:div w:id="557787134">
          <w:marLeft w:val="0"/>
          <w:marRight w:val="0"/>
          <w:marTop w:val="0"/>
          <w:marBottom w:val="0"/>
          <w:divBdr>
            <w:top w:val="none" w:sz="0" w:space="0" w:color="auto"/>
            <w:left w:val="none" w:sz="0" w:space="0" w:color="auto"/>
            <w:bottom w:val="none" w:sz="0" w:space="0" w:color="auto"/>
            <w:right w:val="none" w:sz="0" w:space="0" w:color="auto"/>
          </w:divBdr>
        </w:div>
      </w:divsChild>
    </w:div>
    <w:div w:id="1298948420">
      <w:bodyDiv w:val="1"/>
      <w:marLeft w:val="0"/>
      <w:marRight w:val="0"/>
      <w:marTop w:val="0"/>
      <w:marBottom w:val="0"/>
      <w:divBdr>
        <w:top w:val="none" w:sz="0" w:space="0" w:color="auto"/>
        <w:left w:val="none" w:sz="0" w:space="0" w:color="auto"/>
        <w:bottom w:val="none" w:sz="0" w:space="0" w:color="auto"/>
        <w:right w:val="none" w:sz="0" w:space="0" w:color="auto"/>
      </w:divBdr>
      <w:divsChild>
        <w:div w:id="1307854685">
          <w:marLeft w:val="0"/>
          <w:marRight w:val="0"/>
          <w:marTop w:val="0"/>
          <w:marBottom w:val="0"/>
          <w:divBdr>
            <w:top w:val="none" w:sz="0" w:space="0" w:color="auto"/>
            <w:left w:val="none" w:sz="0" w:space="0" w:color="auto"/>
            <w:bottom w:val="none" w:sz="0" w:space="0" w:color="auto"/>
            <w:right w:val="none" w:sz="0" w:space="0" w:color="auto"/>
          </w:divBdr>
        </w:div>
        <w:div w:id="1641959912">
          <w:marLeft w:val="0"/>
          <w:marRight w:val="0"/>
          <w:marTop w:val="0"/>
          <w:marBottom w:val="0"/>
          <w:divBdr>
            <w:top w:val="none" w:sz="0" w:space="0" w:color="auto"/>
            <w:left w:val="none" w:sz="0" w:space="0" w:color="auto"/>
            <w:bottom w:val="none" w:sz="0" w:space="0" w:color="auto"/>
            <w:right w:val="none" w:sz="0" w:space="0" w:color="auto"/>
          </w:divBdr>
        </w:div>
      </w:divsChild>
    </w:div>
    <w:div w:id="1389651924">
      <w:bodyDiv w:val="1"/>
      <w:marLeft w:val="0"/>
      <w:marRight w:val="0"/>
      <w:marTop w:val="0"/>
      <w:marBottom w:val="0"/>
      <w:divBdr>
        <w:top w:val="none" w:sz="0" w:space="0" w:color="auto"/>
        <w:left w:val="none" w:sz="0" w:space="0" w:color="auto"/>
        <w:bottom w:val="none" w:sz="0" w:space="0" w:color="auto"/>
        <w:right w:val="none" w:sz="0" w:space="0" w:color="auto"/>
      </w:divBdr>
    </w:div>
    <w:div w:id="1398161092">
      <w:bodyDiv w:val="1"/>
      <w:marLeft w:val="0"/>
      <w:marRight w:val="0"/>
      <w:marTop w:val="0"/>
      <w:marBottom w:val="0"/>
      <w:divBdr>
        <w:top w:val="none" w:sz="0" w:space="0" w:color="auto"/>
        <w:left w:val="none" w:sz="0" w:space="0" w:color="auto"/>
        <w:bottom w:val="none" w:sz="0" w:space="0" w:color="auto"/>
        <w:right w:val="none" w:sz="0" w:space="0" w:color="auto"/>
      </w:divBdr>
      <w:divsChild>
        <w:div w:id="854809065">
          <w:marLeft w:val="0"/>
          <w:marRight w:val="0"/>
          <w:marTop w:val="0"/>
          <w:marBottom w:val="0"/>
          <w:divBdr>
            <w:top w:val="none" w:sz="0" w:space="0" w:color="auto"/>
            <w:left w:val="none" w:sz="0" w:space="0" w:color="auto"/>
            <w:bottom w:val="none" w:sz="0" w:space="0" w:color="auto"/>
            <w:right w:val="none" w:sz="0" w:space="0" w:color="auto"/>
          </w:divBdr>
        </w:div>
        <w:div w:id="1622220497">
          <w:marLeft w:val="0"/>
          <w:marRight w:val="0"/>
          <w:marTop w:val="0"/>
          <w:marBottom w:val="0"/>
          <w:divBdr>
            <w:top w:val="none" w:sz="0" w:space="0" w:color="auto"/>
            <w:left w:val="none" w:sz="0" w:space="0" w:color="auto"/>
            <w:bottom w:val="none" w:sz="0" w:space="0" w:color="auto"/>
            <w:right w:val="none" w:sz="0" w:space="0" w:color="auto"/>
          </w:divBdr>
        </w:div>
      </w:divsChild>
    </w:div>
    <w:div w:id="1412775761">
      <w:bodyDiv w:val="1"/>
      <w:marLeft w:val="0"/>
      <w:marRight w:val="0"/>
      <w:marTop w:val="0"/>
      <w:marBottom w:val="0"/>
      <w:divBdr>
        <w:top w:val="none" w:sz="0" w:space="0" w:color="auto"/>
        <w:left w:val="none" w:sz="0" w:space="0" w:color="auto"/>
        <w:bottom w:val="none" w:sz="0" w:space="0" w:color="auto"/>
        <w:right w:val="none" w:sz="0" w:space="0" w:color="auto"/>
      </w:divBdr>
      <w:divsChild>
        <w:div w:id="1586261242">
          <w:marLeft w:val="0"/>
          <w:marRight w:val="0"/>
          <w:marTop w:val="0"/>
          <w:marBottom w:val="0"/>
          <w:divBdr>
            <w:top w:val="none" w:sz="0" w:space="0" w:color="auto"/>
            <w:left w:val="none" w:sz="0" w:space="0" w:color="auto"/>
            <w:bottom w:val="none" w:sz="0" w:space="0" w:color="auto"/>
            <w:right w:val="none" w:sz="0" w:space="0" w:color="auto"/>
          </w:divBdr>
        </w:div>
        <w:div w:id="2050370022">
          <w:marLeft w:val="0"/>
          <w:marRight w:val="0"/>
          <w:marTop w:val="0"/>
          <w:marBottom w:val="0"/>
          <w:divBdr>
            <w:top w:val="none" w:sz="0" w:space="0" w:color="auto"/>
            <w:left w:val="none" w:sz="0" w:space="0" w:color="auto"/>
            <w:bottom w:val="none" w:sz="0" w:space="0" w:color="auto"/>
            <w:right w:val="none" w:sz="0" w:space="0" w:color="auto"/>
          </w:divBdr>
        </w:div>
      </w:divsChild>
    </w:div>
    <w:div w:id="1566722010">
      <w:bodyDiv w:val="1"/>
      <w:marLeft w:val="0"/>
      <w:marRight w:val="0"/>
      <w:marTop w:val="0"/>
      <w:marBottom w:val="0"/>
      <w:divBdr>
        <w:top w:val="none" w:sz="0" w:space="0" w:color="auto"/>
        <w:left w:val="none" w:sz="0" w:space="0" w:color="auto"/>
        <w:bottom w:val="none" w:sz="0" w:space="0" w:color="auto"/>
        <w:right w:val="none" w:sz="0" w:space="0" w:color="auto"/>
      </w:divBdr>
      <w:divsChild>
        <w:div w:id="625698055">
          <w:marLeft w:val="0"/>
          <w:marRight w:val="0"/>
          <w:marTop w:val="0"/>
          <w:marBottom w:val="0"/>
          <w:divBdr>
            <w:top w:val="none" w:sz="0" w:space="0" w:color="auto"/>
            <w:left w:val="none" w:sz="0" w:space="0" w:color="auto"/>
            <w:bottom w:val="none" w:sz="0" w:space="0" w:color="auto"/>
            <w:right w:val="none" w:sz="0" w:space="0" w:color="auto"/>
          </w:divBdr>
        </w:div>
        <w:div w:id="873006032">
          <w:marLeft w:val="0"/>
          <w:marRight w:val="0"/>
          <w:marTop w:val="0"/>
          <w:marBottom w:val="0"/>
          <w:divBdr>
            <w:top w:val="none" w:sz="0" w:space="0" w:color="auto"/>
            <w:left w:val="none" w:sz="0" w:space="0" w:color="auto"/>
            <w:bottom w:val="none" w:sz="0" w:space="0" w:color="auto"/>
            <w:right w:val="none" w:sz="0" w:space="0" w:color="auto"/>
          </w:divBdr>
        </w:div>
        <w:div w:id="979266835">
          <w:marLeft w:val="0"/>
          <w:marRight w:val="0"/>
          <w:marTop w:val="0"/>
          <w:marBottom w:val="0"/>
          <w:divBdr>
            <w:top w:val="none" w:sz="0" w:space="0" w:color="auto"/>
            <w:left w:val="none" w:sz="0" w:space="0" w:color="auto"/>
            <w:bottom w:val="none" w:sz="0" w:space="0" w:color="auto"/>
            <w:right w:val="none" w:sz="0" w:space="0" w:color="auto"/>
          </w:divBdr>
        </w:div>
        <w:div w:id="1929533528">
          <w:marLeft w:val="0"/>
          <w:marRight w:val="0"/>
          <w:marTop w:val="0"/>
          <w:marBottom w:val="0"/>
          <w:divBdr>
            <w:top w:val="none" w:sz="0" w:space="0" w:color="auto"/>
            <w:left w:val="none" w:sz="0" w:space="0" w:color="auto"/>
            <w:bottom w:val="none" w:sz="0" w:space="0" w:color="auto"/>
            <w:right w:val="none" w:sz="0" w:space="0" w:color="auto"/>
          </w:divBdr>
        </w:div>
      </w:divsChild>
    </w:div>
    <w:div w:id="1636257187">
      <w:bodyDiv w:val="1"/>
      <w:marLeft w:val="0"/>
      <w:marRight w:val="0"/>
      <w:marTop w:val="0"/>
      <w:marBottom w:val="0"/>
      <w:divBdr>
        <w:top w:val="none" w:sz="0" w:space="0" w:color="auto"/>
        <w:left w:val="none" w:sz="0" w:space="0" w:color="auto"/>
        <w:bottom w:val="none" w:sz="0" w:space="0" w:color="auto"/>
        <w:right w:val="none" w:sz="0" w:space="0" w:color="auto"/>
      </w:divBdr>
      <w:divsChild>
        <w:div w:id="1460998204">
          <w:marLeft w:val="0"/>
          <w:marRight w:val="0"/>
          <w:marTop w:val="0"/>
          <w:marBottom w:val="0"/>
          <w:divBdr>
            <w:top w:val="none" w:sz="0" w:space="0" w:color="auto"/>
            <w:left w:val="none" w:sz="0" w:space="0" w:color="auto"/>
            <w:bottom w:val="none" w:sz="0" w:space="0" w:color="auto"/>
            <w:right w:val="none" w:sz="0" w:space="0" w:color="auto"/>
          </w:divBdr>
        </w:div>
        <w:div w:id="1826358271">
          <w:marLeft w:val="0"/>
          <w:marRight w:val="0"/>
          <w:marTop w:val="0"/>
          <w:marBottom w:val="0"/>
          <w:divBdr>
            <w:top w:val="none" w:sz="0" w:space="0" w:color="auto"/>
            <w:left w:val="none" w:sz="0" w:space="0" w:color="auto"/>
            <w:bottom w:val="none" w:sz="0" w:space="0" w:color="auto"/>
            <w:right w:val="none" w:sz="0" w:space="0" w:color="auto"/>
          </w:divBdr>
        </w:div>
      </w:divsChild>
    </w:div>
    <w:div w:id="1690830421">
      <w:bodyDiv w:val="1"/>
      <w:marLeft w:val="0"/>
      <w:marRight w:val="0"/>
      <w:marTop w:val="0"/>
      <w:marBottom w:val="0"/>
      <w:divBdr>
        <w:top w:val="none" w:sz="0" w:space="0" w:color="auto"/>
        <w:left w:val="none" w:sz="0" w:space="0" w:color="auto"/>
        <w:bottom w:val="none" w:sz="0" w:space="0" w:color="auto"/>
        <w:right w:val="none" w:sz="0" w:space="0" w:color="auto"/>
      </w:divBdr>
      <w:divsChild>
        <w:div w:id="455368937">
          <w:marLeft w:val="0"/>
          <w:marRight w:val="0"/>
          <w:marTop w:val="0"/>
          <w:marBottom w:val="0"/>
          <w:divBdr>
            <w:top w:val="none" w:sz="0" w:space="0" w:color="auto"/>
            <w:left w:val="none" w:sz="0" w:space="0" w:color="auto"/>
            <w:bottom w:val="none" w:sz="0" w:space="0" w:color="auto"/>
            <w:right w:val="none" w:sz="0" w:space="0" w:color="auto"/>
          </w:divBdr>
        </w:div>
        <w:div w:id="774250896">
          <w:marLeft w:val="0"/>
          <w:marRight w:val="0"/>
          <w:marTop w:val="0"/>
          <w:marBottom w:val="0"/>
          <w:divBdr>
            <w:top w:val="none" w:sz="0" w:space="0" w:color="auto"/>
            <w:left w:val="none" w:sz="0" w:space="0" w:color="auto"/>
            <w:bottom w:val="none" w:sz="0" w:space="0" w:color="auto"/>
            <w:right w:val="none" w:sz="0" w:space="0" w:color="auto"/>
          </w:divBdr>
        </w:div>
      </w:divsChild>
    </w:div>
    <w:div w:id="1697273962">
      <w:bodyDiv w:val="1"/>
      <w:marLeft w:val="0"/>
      <w:marRight w:val="0"/>
      <w:marTop w:val="0"/>
      <w:marBottom w:val="0"/>
      <w:divBdr>
        <w:top w:val="none" w:sz="0" w:space="0" w:color="auto"/>
        <w:left w:val="none" w:sz="0" w:space="0" w:color="auto"/>
        <w:bottom w:val="none" w:sz="0" w:space="0" w:color="auto"/>
        <w:right w:val="none" w:sz="0" w:space="0" w:color="auto"/>
      </w:divBdr>
      <w:divsChild>
        <w:div w:id="2005237161">
          <w:marLeft w:val="0"/>
          <w:marRight w:val="0"/>
          <w:marTop w:val="0"/>
          <w:marBottom w:val="0"/>
          <w:divBdr>
            <w:top w:val="none" w:sz="0" w:space="0" w:color="auto"/>
            <w:left w:val="none" w:sz="0" w:space="0" w:color="auto"/>
            <w:bottom w:val="none" w:sz="0" w:space="0" w:color="auto"/>
            <w:right w:val="none" w:sz="0" w:space="0" w:color="auto"/>
          </w:divBdr>
          <w:divsChild>
            <w:div w:id="1191532943">
              <w:marLeft w:val="0"/>
              <w:marRight w:val="0"/>
              <w:marTop w:val="0"/>
              <w:marBottom w:val="0"/>
              <w:divBdr>
                <w:top w:val="none" w:sz="0" w:space="0" w:color="auto"/>
                <w:left w:val="none" w:sz="0" w:space="0" w:color="auto"/>
                <w:bottom w:val="none" w:sz="0" w:space="0" w:color="auto"/>
                <w:right w:val="none" w:sz="0" w:space="0" w:color="auto"/>
              </w:divBdr>
              <w:divsChild>
                <w:div w:id="1340623609">
                  <w:marLeft w:val="0"/>
                  <w:marRight w:val="0"/>
                  <w:marTop w:val="0"/>
                  <w:marBottom w:val="0"/>
                  <w:divBdr>
                    <w:top w:val="none" w:sz="0" w:space="0" w:color="auto"/>
                    <w:left w:val="none" w:sz="0" w:space="0" w:color="auto"/>
                    <w:bottom w:val="none" w:sz="0" w:space="0" w:color="auto"/>
                    <w:right w:val="none" w:sz="0" w:space="0" w:color="auto"/>
                  </w:divBdr>
                  <w:divsChild>
                    <w:div w:id="2069306909">
                      <w:marLeft w:val="0"/>
                      <w:marRight w:val="0"/>
                      <w:marTop w:val="0"/>
                      <w:marBottom w:val="0"/>
                      <w:divBdr>
                        <w:top w:val="none" w:sz="0" w:space="0" w:color="auto"/>
                        <w:left w:val="none" w:sz="0" w:space="0" w:color="auto"/>
                        <w:bottom w:val="none" w:sz="0" w:space="0" w:color="auto"/>
                        <w:right w:val="none" w:sz="0" w:space="0" w:color="auto"/>
                      </w:divBdr>
                      <w:divsChild>
                        <w:div w:id="1198857204">
                          <w:marLeft w:val="0"/>
                          <w:marRight w:val="0"/>
                          <w:marTop w:val="0"/>
                          <w:marBottom w:val="0"/>
                          <w:divBdr>
                            <w:top w:val="none" w:sz="0" w:space="0" w:color="auto"/>
                            <w:left w:val="none" w:sz="0" w:space="0" w:color="auto"/>
                            <w:bottom w:val="none" w:sz="0" w:space="0" w:color="auto"/>
                            <w:right w:val="none" w:sz="0" w:space="0" w:color="auto"/>
                          </w:divBdr>
                          <w:divsChild>
                            <w:div w:id="1128864561">
                              <w:marLeft w:val="0"/>
                              <w:marRight w:val="0"/>
                              <w:marTop w:val="0"/>
                              <w:marBottom w:val="0"/>
                              <w:divBdr>
                                <w:top w:val="none" w:sz="0" w:space="0" w:color="auto"/>
                                <w:left w:val="none" w:sz="0" w:space="0" w:color="auto"/>
                                <w:bottom w:val="none" w:sz="0" w:space="0" w:color="auto"/>
                                <w:right w:val="none" w:sz="0" w:space="0" w:color="auto"/>
                              </w:divBdr>
                              <w:divsChild>
                                <w:div w:id="1822963364">
                                  <w:marLeft w:val="0"/>
                                  <w:marRight w:val="0"/>
                                  <w:marTop w:val="0"/>
                                  <w:marBottom w:val="0"/>
                                  <w:divBdr>
                                    <w:top w:val="none" w:sz="0" w:space="0" w:color="auto"/>
                                    <w:left w:val="none" w:sz="0" w:space="0" w:color="auto"/>
                                    <w:bottom w:val="none" w:sz="0" w:space="0" w:color="auto"/>
                                    <w:right w:val="none" w:sz="0" w:space="0" w:color="auto"/>
                                  </w:divBdr>
                                  <w:divsChild>
                                    <w:div w:id="218788471">
                                      <w:marLeft w:val="60"/>
                                      <w:marRight w:val="0"/>
                                      <w:marTop w:val="0"/>
                                      <w:marBottom w:val="0"/>
                                      <w:divBdr>
                                        <w:top w:val="none" w:sz="0" w:space="0" w:color="auto"/>
                                        <w:left w:val="none" w:sz="0" w:space="0" w:color="auto"/>
                                        <w:bottom w:val="none" w:sz="0" w:space="0" w:color="auto"/>
                                        <w:right w:val="none" w:sz="0" w:space="0" w:color="auto"/>
                                      </w:divBdr>
                                      <w:divsChild>
                                        <w:div w:id="1411586026">
                                          <w:marLeft w:val="0"/>
                                          <w:marRight w:val="0"/>
                                          <w:marTop w:val="0"/>
                                          <w:marBottom w:val="0"/>
                                          <w:divBdr>
                                            <w:top w:val="none" w:sz="0" w:space="0" w:color="auto"/>
                                            <w:left w:val="none" w:sz="0" w:space="0" w:color="auto"/>
                                            <w:bottom w:val="none" w:sz="0" w:space="0" w:color="auto"/>
                                            <w:right w:val="none" w:sz="0" w:space="0" w:color="auto"/>
                                          </w:divBdr>
                                          <w:divsChild>
                                            <w:div w:id="895244590">
                                              <w:marLeft w:val="0"/>
                                              <w:marRight w:val="0"/>
                                              <w:marTop w:val="0"/>
                                              <w:marBottom w:val="120"/>
                                              <w:divBdr>
                                                <w:top w:val="single" w:sz="6" w:space="0" w:color="F5F5F5"/>
                                                <w:left w:val="single" w:sz="6" w:space="0" w:color="F5F5F5"/>
                                                <w:bottom w:val="single" w:sz="6" w:space="0" w:color="F5F5F5"/>
                                                <w:right w:val="single" w:sz="6" w:space="0" w:color="F5F5F5"/>
                                              </w:divBdr>
                                              <w:divsChild>
                                                <w:div w:id="1411342020">
                                                  <w:marLeft w:val="0"/>
                                                  <w:marRight w:val="0"/>
                                                  <w:marTop w:val="0"/>
                                                  <w:marBottom w:val="0"/>
                                                  <w:divBdr>
                                                    <w:top w:val="none" w:sz="0" w:space="0" w:color="auto"/>
                                                    <w:left w:val="none" w:sz="0" w:space="0" w:color="auto"/>
                                                    <w:bottom w:val="none" w:sz="0" w:space="0" w:color="auto"/>
                                                    <w:right w:val="none" w:sz="0" w:space="0" w:color="auto"/>
                                                  </w:divBdr>
                                                  <w:divsChild>
                                                    <w:div w:id="190024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034252">
      <w:bodyDiv w:val="1"/>
      <w:marLeft w:val="0"/>
      <w:marRight w:val="0"/>
      <w:marTop w:val="0"/>
      <w:marBottom w:val="0"/>
      <w:divBdr>
        <w:top w:val="none" w:sz="0" w:space="0" w:color="auto"/>
        <w:left w:val="none" w:sz="0" w:space="0" w:color="auto"/>
        <w:bottom w:val="none" w:sz="0" w:space="0" w:color="auto"/>
        <w:right w:val="none" w:sz="0" w:space="0" w:color="auto"/>
      </w:divBdr>
      <w:divsChild>
        <w:div w:id="1381590576">
          <w:marLeft w:val="0"/>
          <w:marRight w:val="0"/>
          <w:marTop w:val="0"/>
          <w:marBottom w:val="0"/>
          <w:divBdr>
            <w:top w:val="none" w:sz="0" w:space="0" w:color="auto"/>
            <w:left w:val="none" w:sz="0" w:space="0" w:color="auto"/>
            <w:bottom w:val="none" w:sz="0" w:space="0" w:color="auto"/>
            <w:right w:val="none" w:sz="0" w:space="0" w:color="auto"/>
          </w:divBdr>
        </w:div>
        <w:div w:id="1750880324">
          <w:marLeft w:val="0"/>
          <w:marRight w:val="0"/>
          <w:marTop w:val="0"/>
          <w:marBottom w:val="0"/>
          <w:divBdr>
            <w:top w:val="none" w:sz="0" w:space="0" w:color="auto"/>
            <w:left w:val="none" w:sz="0" w:space="0" w:color="auto"/>
            <w:bottom w:val="none" w:sz="0" w:space="0" w:color="auto"/>
            <w:right w:val="none" w:sz="0" w:space="0" w:color="auto"/>
          </w:divBdr>
        </w:div>
      </w:divsChild>
    </w:div>
    <w:div w:id="1767923649">
      <w:bodyDiv w:val="1"/>
      <w:marLeft w:val="0"/>
      <w:marRight w:val="0"/>
      <w:marTop w:val="0"/>
      <w:marBottom w:val="0"/>
      <w:divBdr>
        <w:top w:val="none" w:sz="0" w:space="0" w:color="auto"/>
        <w:left w:val="none" w:sz="0" w:space="0" w:color="auto"/>
        <w:bottom w:val="none" w:sz="0" w:space="0" w:color="auto"/>
        <w:right w:val="none" w:sz="0" w:space="0" w:color="auto"/>
      </w:divBdr>
      <w:divsChild>
        <w:div w:id="197163919">
          <w:marLeft w:val="0"/>
          <w:marRight w:val="0"/>
          <w:marTop w:val="0"/>
          <w:marBottom w:val="0"/>
          <w:divBdr>
            <w:top w:val="none" w:sz="0" w:space="0" w:color="auto"/>
            <w:left w:val="none" w:sz="0" w:space="0" w:color="auto"/>
            <w:bottom w:val="none" w:sz="0" w:space="0" w:color="auto"/>
            <w:right w:val="none" w:sz="0" w:space="0" w:color="auto"/>
          </w:divBdr>
        </w:div>
        <w:div w:id="1093284947">
          <w:marLeft w:val="0"/>
          <w:marRight w:val="0"/>
          <w:marTop w:val="0"/>
          <w:marBottom w:val="0"/>
          <w:divBdr>
            <w:top w:val="none" w:sz="0" w:space="0" w:color="auto"/>
            <w:left w:val="none" w:sz="0" w:space="0" w:color="auto"/>
            <w:bottom w:val="none" w:sz="0" w:space="0" w:color="auto"/>
            <w:right w:val="none" w:sz="0" w:space="0" w:color="auto"/>
          </w:divBdr>
        </w:div>
      </w:divsChild>
    </w:div>
    <w:div w:id="1862357957">
      <w:bodyDiv w:val="1"/>
      <w:marLeft w:val="0"/>
      <w:marRight w:val="0"/>
      <w:marTop w:val="0"/>
      <w:marBottom w:val="0"/>
      <w:divBdr>
        <w:top w:val="none" w:sz="0" w:space="0" w:color="auto"/>
        <w:left w:val="none" w:sz="0" w:space="0" w:color="auto"/>
        <w:bottom w:val="none" w:sz="0" w:space="0" w:color="auto"/>
        <w:right w:val="none" w:sz="0" w:space="0" w:color="auto"/>
      </w:divBdr>
      <w:divsChild>
        <w:div w:id="716973861">
          <w:marLeft w:val="0"/>
          <w:marRight w:val="0"/>
          <w:marTop w:val="0"/>
          <w:marBottom w:val="0"/>
          <w:divBdr>
            <w:top w:val="none" w:sz="0" w:space="0" w:color="auto"/>
            <w:left w:val="none" w:sz="0" w:space="0" w:color="auto"/>
            <w:bottom w:val="none" w:sz="0" w:space="0" w:color="auto"/>
            <w:right w:val="none" w:sz="0" w:space="0" w:color="auto"/>
          </w:divBdr>
        </w:div>
        <w:div w:id="1288466866">
          <w:marLeft w:val="0"/>
          <w:marRight w:val="0"/>
          <w:marTop w:val="0"/>
          <w:marBottom w:val="0"/>
          <w:divBdr>
            <w:top w:val="none" w:sz="0" w:space="0" w:color="auto"/>
            <w:left w:val="none" w:sz="0" w:space="0" w:color="auto"/>
            <w:bottom w:val="none" w:sz="0" w:space="0" w:color="auto"/>
            <w:right w:val="none" w:sz="0" w:space="0" w:color="auto"/>
          </w:divBdr>
        </w:div>
      </w:divsChild>
    </w:div>
    <w:div w:id="1864662881">
      <w:bodyDiv w:val="1"/>
      <w:marLeft w:val="0"/>
      <w:marRight w:val="0"/>
      <w:marTop w:val="0"/>
      <w:marBottom w:val="0"/>
      <w:divBdr>
        <w:top w:val="none" w:sz="0" w:space="0" w:color="auto"/>
        <w:left w:val="none" w:sz="0" w:space="0" w:color="auto"/>
        <w:bottom w:val="none" w:sz="0" w:space="0" w:color="auto"/>
        <w:right w:val="none" w:sz="0" w:space="0" w:color="auto"/>
      </w:divBdr>
      <w:divsChild>
        <w:div w:id="583412671">
          <w:marLeft w:val="0"/>
          <w:marRight w:val="0"/>
          <w:marTop w:val="0"/>
          <w:marBottom w:val="0"/>
          <w:divBdr>
            <w:top w:val="none" w:sz="0" w:space="0" w:color="auto"/>
            <w:left w:val="none" w:sz="0" w:space="0" w:color="auto"/>
            <w:bottom w:val="none" w:sz="0" w:space="0" w:color="auto"/>
            <w:right w:val="none" w:sz="0" w:space="0" w:color="auto"/>
          </w:divBdr>
        </w:div>
        <w:div w:id="1167205299">
          <w:marLeft w:val="0"/>
          <w:marRight w:val="0"/>
          <w:marTop w:val="0"/>
          <w:marBottom w:val="0"/>
          <w:divBdr>
            <w:top w:val="none" w:sz="0" w:space="0" w:color="auto"/>
            <w:left w:val="none" w:sz="0" w:space="0" w:color="auto"/>
            <w:bottom w:val="none" w:sz="0" w:space="0" w:color="auto"/>
            <w:right w:val="none" w:sz="0" w:space="0" w:color="auto"/>
          </w:divBdr>
        </w:div>
        <w:div w:id="1194269794">
          <w:marLeft w:val="0"/>
          <w:marRight w:val="0"/>
          <w:marTop w:val="0"/>
          <w:marBottom w:val="0"/>
          <w:divBdr>
            <w:top w:val="none" w:sz="0" w:space="0" w:color="auto"/>
            <w:left w:val="none" w:sz="0" w:space="0" w:color="auto"/>
            <w:bottom w:val="none" w:sz="0" w:space="0" w:color="auto"/>
            <w:right w:val="none" w:sz="0" w:space="0" w:color="auto"/>
          </w:divBdr>
        </w:div>
        <w:div w:id="1639332813">
          <w:marLeft w:val="0"/>
          <w:marRight w:val="0"/>
          <w:marTop w:val="0"/>
          <w:marBottom w:val="0"/>
          <w:divBdr>
            <w:top w:val="none" w:sz="0" w:space="0" w:color="auto"/>
            <w:left w:val="none" w:sz="0" w:space="0" w:color="auto"/>
            <w:bottom w:val="none" w:sz="0" w:space="0" w:color="auto"/>
            <w:right w:val="none" w:sz="0" w:space="0" w:color="auto"/>
          </w:divBdr>
        </w:div>
        <w:div w:id="1920747563">
          <w:marLeft w:val="0"/>
          <w:marRight w:val="0"/>
          <w:marTop w:val="0"/>
          <w:marBottom w:val="0"/>
          <w:divBdr>
            <w:top w:val="none" w:sz="0" w:space="0" w:color="auto"/>
            <w:left w:val="none" w:sz="0" w:space="0" w:color="auto"/>
            <w:bottom w:val="none" w:sz="0" w:space="0" w:color="auto"/>
            <w:right w:val="none" w:sz="0" w:space="0" w:color="auto"/>
          </w:divBdr>
        </w:div>
      </w:divsChild>
    </w:div>
    <w:div w:id="1884125372">
      <w:bodyDiv w:val="1"/>
      <w:marLeft w:val="0"/>
      <w:marRight w:val="0"/>
      <w:marTop w:val="0"/>
      <w:marBottom w:val="0"/>
      <w:divBdr>
        <w:top w:val="none" w:sz="0" w:space="0" w:color="auto"/>
        <w:left w:val="none" w:sz="0" w:space="0" w:color="auto"/>
        <w:bottom w:val="none" w:sz="0" w:space="0" w:color="auto"/>
        <w:right w:val="none" w:sz="0" w:space="0" w:color="auto"/>
      </w:divBdr>
      <w:divsChild>
        <w:div w:id="1049644067">
          <w:marLeft w:val="0"/>
          <w:marRight w:val="0"/>
          <w:marTop w:val="0"/>
          <w:marBottom w:val="0"/>
          <w:divBdr>
            <w:top w:val="none" w:sz="0" w:space="0" w:color="auto"/>
            <w:left w:val="none" w:sz="0" w:space="0" w:color="auto"/>
            <w:bottom w:val="none" w:sz="0" w:space="0" w:color="auto"/>
            <w:right w:val="none" w:sz="0" w:space="0" w:color="auto"/>
          </w:divBdr>
        </w:div>
        <w:div w:id="2066174133">
          <w:marLeft w:val="0"/>
          <w:marRight w:val="0"/>
          <w:marTop w:val="0"/>
          <w:marBottom w:val="0"/>
          <w:divBdr>
            <w:top w:val="none" w:sz="0" w:space="0" w:color="auto"/>
            <w:left w:val="none" w:sz="0" w:space="0" w:color="auto"/>
            <w:bottom w:val="none" w:sz="0" w:space="0" w:color="auto"/>
            <w:right w:val="none" w:sz="0" w:space="0" w:color="auto"/>
          </w:divBdr>
        </w:div>
      </w:divsChild>
    </w:div>
    <w:div w:id="1974554133">
      <w:bodyDiv w:val="1"/>
      <w:marLeft w:val="0"/>
      <w:marRight w:val="0"/>
      <w:marTop w:val="0"/>
      <w:marBottom w:val="0"/>
      <w:divBdr>
        <w:top w:val="none" w:sz="0" w:space="0" w:color="auto"/>
        <w:left w:val="none" w:sz="0" w:space="0" w:color="auto"/>
        <w:bottom w:val="none" w:sz="0" w:space="0" w:color="auto"/>
        <w:right w:val="none" w:sz="0" w:space="0" w:color="auto"/>
      </w:divBdr>
      <w:divsChild>
        <w:div w:id="504636533">
          <w:marLeft w:val="0"/>
          <w:marRight w:val="0"/>
          <w:marTop w:val="0"/>
          <w:marBottom w:val="0"/>
          <w:divBdr>
            <w:top w:val="none" w:sz="0" w:space="0" w:color="auto"/>
            <w:left w:val="none" w:sz="0" w:space="0" w:color="auto"/>
            <w:bottom w:val="none" w:sz="0" w:space="0" w:color="auto"/>
            <w:right w:val="none" w:sz="0" w:space="0" w:color="auto"/>
          </w:divBdr>
        </w:div>
        <w:div w:id="1113091833">
          <w:marLeft w:val="0"/>
          <w:marRight w:val="0"/>
          <w:marTop w:val="0"/>
          <w:marBottom w:val="0"/>
          <w:divBdr>
            <w:top w:val="none" w:sz="0" w:space="0" w:color="auto"/>
            <w:left w:val="none" w:sz="0" w:space="0" w:color="auto"/>
            <w:bottom w:val="none" w:sz="0" w:space="0" w:color="auto"/>
            <w:right w:val="none" w:sz="0" w:space="0" w:color="auto"/>
          </w:divBdr>
        </w:div>
      </w:divsChild>
    </w:div>
    <w:div w:id="2059737644">
      <w:bodyDiv w:val="1"/>
      <w:marLeft w:val="0"/>
      <w:marRight w:val="0"/>
      <w:marTop w:val="0"/>
      <w:marBottom w:val="0"/>
      <w:divBdr>
        <w:top w:val="none" w:sz="0" w:space="0" w:color="auto"/>
        <w:left w:val="none" w:sz="0" w:space="0" w:color="auto"/>
        <w:bottom w:val="none" w:sz="0" w:space="0" w:color="auto"/>
        <w:right w:val="none" w:sz="0" w:space="0" w:color="auto"/>
      </w:divBdr>
      <w:divsChild>
        <w:div w:id="732654985">
          <w:marLeft w:val="0"/>
          <w:marRight w:val="0"/>
          <w:marTop w:val="0"/>
          <w:marBottom w:val="0"/>
          <w:divBdr>
            <w:top w:val="none" w:sz="0" w:space="0" w:color="auto"/>
            <w:left w:val="none" w:sz="0" w:space="0" w:color="auto"/>
            <w:bottom w:val="none" w:sz="0" w:space="0" w:color="auto"/>
            <w:right w:val="none" w:sz="0" w:space="0" w:color="auto"/>
          </w:divBdr>
        </w:div>
        <w:div w:id="1068724208">
          <w:marLeft w:val="0"/>
          <w:marRight w:val="0"/>
          <w:marTop w:val="0"/>
          <w:marBottom w:val="0"/>
          <w:divBdr>
            <w:top w:val="none" w:sz="0" w:space="0" w:color="auto"/>
            <w:left w:val="none" w:sz="0" w:space="0" w:color="auto"/>
            <w:bottom w:val="none" w:sz="0" w:space="0" w:color="auto"/>
            <w:right w:val="none" w:sz="0" w:space="0" w:color="auto"/>
          </w:divBdr>
        </w:div>
      </w:divsChild>
    </w:div>
    <w:div w:id="2065786001">
      <w:bodyDiv w:val="1"/>
      <w:marLeft w:val="0"/>
      <w:marRight w:val="0"/>
      <w:marTop w:val="0"/>
      <w:marBottom w:val="0"/>
      <w:divBdr>
        <w:top w:val="none" w:sz="0" w:space="0" w:color="auto"/>
        <w:left w:val="none" w:sz="0" w:space="0" w:color="auto"/>
        <w:bottom w:val="none" w:sz="0" w:space="0" w:color="auto"/>
        <w:right w:val="none" w:sz="0" w:space="0" w:color="auto"/>
      </w:divBdr>
      <w:divsChild>
        <w:div w:id="720906052">
          <w:marLeft w:val="0"/>
          <w:marRight w:val="0"/>
          <w:marTop w:val="0"/>
          <w:marBottom w:val="0"/>
          <w:divBdr>
            <w:top w:val="none" w:sz="0" w:space="0" w:color="auto"/>
            <w:left w:val="none" w:sz="0" w:space="0" w:color="auto"/>
            <w:bottom w:val="none" w:sz="0" w:space="0" w:color="auto"/>
            <w:right w:val="none" w:sz="0" w:space="0" w:color="auto"/>
          </w:divBdr>
        </w:div>
        <w:div w:id="1336493525">
          <w:marLeft w:val="0"/>
          <w:marRight w:val="0"/>
          <w:marTop w:val="0"/>
          <w:marBottom w:val="0"/>
          <w:divBdr>
            <w:top w:val="none" w:sz="0" w:space="0" w:color="auto"/>
            <w:left w:val="none" w:sz="0" w:space="0" w:color="auto"/>
            <w:bottom w:val="none" w:sz="0" w:space="0" w:color="auto"/>
            <w:right w:val="none" w:sz="0" w:space="0" w:color="auto"/>
          </w:divBdr>
        </w:div>
      </w:divsChild>
    </w:div>
    <w:div w:id="2134127540">
      <w:bodyDiv w:val="1"/>
      <w:marLeft w:val="0"/>
      <w:marRight w:val="0"/>
      <w:marTop w:val="0"/>
      <w:marBottom w:val="0"/>
      <w:divBdr>
        <w:top w:val="none" w:sz="0" w:space="0" w:color="auto"/>
        <w:left w:val="none" w:sz="0" w:space="0" w:color="auto"/>
        <w:bottom w:val="none" w:sz="0" w:space="0" w:color="auto"/>
        <w:right w:val="none" w:sz="0" w:space="0" w:color="auto"/>
      </w:divBdr>
      <w:divsChild>
        <w:div w:id="415782569">
          <w:marLeft w:val="0"/>
          <w:marRight w:val="0"/>
          <w:marTop w:val="0"/>
          <w:marBottom w:val="0"/>
          <w:divBdr>
            <w:top w:val="none" w:sz="0" w:space="0" w:color="auto"/>
            <w:left w:val="none" w:sz="0" w:space="0" w:color="auto"/>
            <w:bottom w:val="none" w:sz="0" w:space="0" w:color="auto"/>
            <w:right w:val="none" w:sz="0" w:space="0" w:color="auto"/>
          </w:divBdr>
        </w:div>
        <w:div w:id="1144277260">
          <w:marLeft w:val="0"/>
          <w:marRight w:val="0"/>
          <w:marTop w:val="0"/>
          <w:marBottom w:val="0"/>
          <w:divBdr>
            <w:top w:val="none" w:sz="0" w:space="0" w:color="auto"/>
            <w:left w:val="none" w:sz="0" w:space="0" w:color="auto"/>
            <w:bottom w:val="none" w:sz="0" w:space="0" w:color="auto"/>
            <w:right w:val="none" w:sz="0" w:space="0" w:color="auto"/>
          </w:divBdr>
        </w:div>
      </w:divsChild>
    </w:div>
    <w:div w:id="2139956877">
      <w:bodyDiv w:val="1"/>
      <w:marLeft w:val="0"/>
      <w:marRight w:val="0"/>
      <w:marTop w:val="0"/>
      <w:marBottom w:val="0"/>
      <w:divBdr>
        <w:top w:val="none" w:sz="0" w:space="0" w:color="auto"/>
        <w:left w:val="none" w:sz="0" w:space="0" w:color="auto"/>
        <w:bottom w:val="none" w:sz="0" w:space="0" w:color="auto"/>
        <w:right w:val="none" w:sz="0" w:space="0" w:color="auto"/>
      </w:divBdr>
      <w:divsChild>
        <w:div w:id="24595928">
          <w:marLeft w:val="0"/>
          <w:marRight w:val="0"/>
          <w:marTop w:val="0"/>
          <w:marBottom w:val="0"/>
          <w:divBdr>
            <w:top w:val="none" w:sz="0" w:space="0" w:color="auto"/>
            <w:left w:val="none" w:sz="0" w:space="0" w:color="auto"/>
            <w:bottom w:val="none" w:sz="0" w:space="0" w:color="auto"/>
            <w:right w:val="none" w:sz="0" w:space="0" w:color="auto"/>
          </w:divBdr>
        </w:div>
        <w:div w:id="1425807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ustomXml" Target="../customXml/item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header" Target="header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9A8BF57D95248D4DB8D8A026C4CE0CD4" ma:contentTypeVersion="56" ma:contentTypeDescription="Create a new document." ma:contentTypeScope="" ma:versionID="3261bb0137a565f78e15025920048726">
  <xsd:schema xmlns:xsd="http://www.w3.org/2001/XMLSchema" xmlns:xs="http://www.w3.org/2001/XMLSchema" xmlns:p="http://schemas.microsoft.com/office/2006/metadata/properties" xmlns:ns1="http://schemas.microsoft.com/sharepoint/v3" xmlns:ns2="http://schemas.microsoft.com/sharepoint/v3/fields" xmlns:ns3="b9f1db13-37d0-4e45-944c-b878e8992007" xmlns:ns4="e6bb6fa4-9c23-4df5-9c72-0315fa8fef6d" xmlns:ns5="fae423db-7aea-40a7-8e81-2a365c617d65" xmlns:ns6="5bca71c4-1f64-46bf-a238-f8555b02291d" xmlns:ns7="3d245b85-c4b3-46f2-9819-59e2327e274b" xmlns:ns8="5aa09dbc-d03c-4801-a3a9-aee62e317c78" targetNamespace="http://schemas.microsoft.com/office/2006/metadata/properties" ma:root="true" ma:fieldsID="8c7d3e351d414b0c83033a51173a4d7b" ns1:_="" ns2:_="" ns3:_="" ns4:_="" ns5:_="" ns6:_="" ns7:_="" ns8:_="">
    <xsd:import namespace="http://schemas.microsoft.com/sharepoint/v3"/>
    <xsd:import namespace="http://schemas.microsoft.com/sharepoint/v3/fields"/>
    <xsd:import namespace="b9f1db13-37d0-4e45-944c-b878e8992007"/>
    <xsd:import namespace="e6bb6fa4-9c23-4df5-9c72-0315fa8fef6d"/>
    <xsd:import namespace="fae423db-7aea-40a7-8e81-2a365c617d65"/>
    <xsd:import namespace="5bca71c4-1f64-46bf-a238-f8555b02291d"/>
    <xsd:import namespace="3d245b85-c4b3-46f2-9819-59e2327e274b"/>
    <xsd:import namespace="5aa09dbc-d03c-4801-a3a9-aee62e317c78"/>
    <xsd:element name="properties">
      <xsd:complexType>
        <xsd:sequence>
          <xsd:element name="documentManagement">
            <xsd:complexType>
              <xsd:all>
                <xsd:element ref="ns3:TaxCatchAll" minOccurs="0"/>
                <xsd:element ref="ns3:TaxCatchAllLabel" minOccurs="0"/>
                <xsd:element ref="ns4:IP_x0020_Classification" minOccurs="0"/>
                <xsd:element ref="ns4:Preservation_x0020_Order_x0020_Numbers" minOccurs="0"/>
                <xsd:element ref="ns3:Retention_x0020_Start_x0020_Date" minOccurs="0"/>
                <xsd:element ref="ns3:Retain_x0020_Until_x0020_Date" minOccurs="0"/>
                <xsd:element ref="ns5:p01231d88c934046812dbe39cf15431a" minOccurs="0"/>
                <xsd:element ref="ns5:p01231d88c934046812dbe39cf15430a" minOccurs="0"/>
                <xsd:element ref="ns1:ExtractedContributor" minOccurs="0"/>
                <xsd:element ref="ns3:Inactive_x0020_Record" minOccurs="0"/>
                <xsd:element ref="ns3:f1f5acf37a9e4df8843432af9802a72a" minOccurs="0"/>
                <xsd:element ref="ns2:_DCDateCreated" minOccurs="0"/>
                <xsd:element ref="ns6:First_x0020_Draft_x0020_Target_x0020_Date" minOccurs="0"/>
                <xsd:element ref="ns6:Publish_x0020_Target_x0020_Date" minOccurs="0"/>
                <xsd:element ref="ns6:Reliability_x0020_Manager" minOccurs="0"/>
                <xsd:element ref="ns6:Replaced_x0020_Documents" minOccurs="0"/>
                <xsd:element ref="ns6:Requester" minOccurs="0"/>
                <xsd:element ref="ns7:Responsible_x0020_SME1" minOccurs="0"/>
                <xsd:element ref="ns7:Revision_x0020_Number" minOccurs="0"/>
                <xsd:element ref="ns6:Core_x0020_Document_x0020_Number" minOccurs="0"/>
                <xsd:element ref="ns6:TES_x0020_Technology"/>
                <xsd:element ref="ns8:Operating_x0020_Environment" minOccurs="0"/>
                <xsd:element ref="ns6:Author_x0020_Supervisor" minOccurs="0"/>
                <xsd:element ref="ns7:Replaces" minOccurs="0"/>
                <xsd:element ref="ns1:ReportOwner" minOccurs="0"/>
                <xsd:element ref="ns7:Document_x0020_Author" minOccurs="0"/>
                <xsd:element ref="ns7:Document_x0020_Type" minOccurs="0"/>
                <xsd:element ref="ns6:Full_x0020_document_x0020_identifier" minOccurs="0"/>
                <xsd:element ref="ns7:Document_x0020_Status" minOccurs="0"/>
                <xsd:element ref="ns7:Gross_x0020_Document_x0020_Categorization" minOccurs="0"/>
                <xsd:element ref="ns7:Contact_x0020_Person" minOccurs="0"/>
                <xsd:element ref="ns7:Replaced_x0020_By" minOccurs="0"/>
                <xsd:element ref="ns7:Number_x0020_of_x0020_Pages_x0020_in_x0020_Published_x0020_Version" minOccurs="0"/>
                <xsd:element ref="ns7:Under_x0020_Revi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element name="ReportOwner" ma:index="37" nillable="true" ma:displayName="Owner" ma:description="Owner of this document" ma:list="UserInfo" ma:internalName="Repor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TaxCatchAll" ma:index="4" nillable="true" ma:displayName="Taxonomy Catch All Column" ma:hidden="true" ma:list="{2e766e25-db07-4079-9b1c-b2288cd24c36}" ma:internalName="TaxCatchAll" ma:showField="CatchAllData" ma:web="3d245b85-c4b3-46f2-9819-59e2327e274b">
      <xsd:complexType>
        <xsd:complexContent>
          <xsd:extension base="dms:MultiChoiceLookup">
            <xsd:sequence>
              <xsd:element name="Value" type="dms:Lookup" maxOccurs="unbounded" minOccurs="0" nillable="true"/>
            </xsd:sequence>
          </xsd:extension>
        </xsd:complexContent>
      </xsd:complexType>
    </xsd:element>
    <xsd:element name="TaxCatchAllLabel" ma:index="5" nillable="true" ma:displayName="Taxonomy Catch All Column1" ma:hidden="true" ma:list="{2e766e25-db07-4079-9b1c-b2288cd24c36}" ma:internalName="TaxCatchAllLabel" ma:readOnly="true" ma:showField="CatchAllDataLabel" ma:web="3d245b85-c4b3-46f2-9819-59e2327e274b">
      <xsd:complexType>
        <xsd:complexContent>
          <xsd:extension base="dms:MultiChoiceLookup">
            <xsd:sequence>
              <xsd:element name="Value" type="dms:Lookup" maxOccurs="unbounded" minOccurs="0" nillable="true"/>
            </xsd:sequence>
          </xsd:extension>
        </xsd:complexContent>
      </xsd:complexType>
    </xsd:element>
    <xsd:element name="Retention_x0020_Start_x0020_Date" ma:index="9"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10" nillable="true" ma:displayName="Retain Until Date" ma:description="The start date for retention period calculation." ma:format="DateOnly" ma:internalName="Retain_x0020_Until_x0020_Date">
      <xsd:simpleType>
        <xsd:restriction base="dms:DateTime"/>
      </xsd:simple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6" nillable="true" ma:displayName="IP Classification" ma:default="Company Confidential" ma:description="Sensitivity of the information" ma:format="Dropdown" ma:internalName="IP_x0020_Classification" ma:readOnly="false">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7"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4" nillable="true" ma:taxonomy="true" ma:internalName="p01231d88c934046812dbe39cf15431a" ma:taxonomyFieldName="Retention_x0020_Category" ma:displayName="Retention Category" ma:readOnly="false" ma:default="4;#Reference Document|b32bd135-7ebe-49d0-bfcc-ca766c5e9989"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7" nillable="true" ma:taxonomy="true" ma:internalName="p01231d88c934046812dbe39cf15430a" ma:taxonomyFieldName="Chevron_x0020_Organization" ma:displayName="Owner Organization" ma:readOnly="false" ma:default="2;#TCO|d4ae46a7-a454-47f2-85d3-2922fdf28d97"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ca71c4-1f64-46bf-a238-f8555b02291d" elementFormDefault="qualified">
    <xsd:import namespace="http://schemas.microsoft.com/office/2006/documentManagement/types"/>
    <xsd:import namespace="http://schemas.microsoft.com/office/infopath/2007/PartnerControls"/>
    <xsd:element name="First_x0020_Draft_x0020_Target_x0020_Date" ma:index="24" nillable="true" ma:displayName="First Draft Target Date" ma:format="DateOnly" ma:internalName="First_x0020_Draft_x0020_Target_x0020_Date">
      <xsd:simpleType>
        <xsd:restriction base="dms:DateTime"/>
      </xsd:simpleType>
    </xsd:element>
    <xsd:element name="Publish_x0020_Target_x0020_Date" ma:index="25" nillable="true" ma:displayName="Publish Target Date" ma:format="DateOnly" ma:internalName="Publish_x0020_Target_x0020_Date">
      <xsd:simpleType>
        <xsd:restriction base="dms:DateTime"/>
      </xsd:simpleType>
    </xsd:element>
    <xsd:element name="Reliability_x0020_Manager" ma:index="26" nillable="true" ma:displayName="Reliability / Automation SME" ma:list="UserInfo" ma:SharePointGroup="0" ma:internalName="Reliability_x0020_Manag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placed_x0020_Documents" ma:index="27" nillable="true" ma:displayName="Replaced Documents" ma:internalName="Replaced_x0020_Documents">
      <xsd:simpleType>
        <xsd:restriction base="dms:Text">
          <xsd:maxLength value="255"/>
        </xsd:restriction>
      </xsd:simpleType>
    </xsd:element>
    <xsd:element name="Requester" ma:index="28" nillable="true" ma:displayName="Requester" ma:internalName="Requester">
      <xsd:simpleType>
        <xsd:restriction base="dms:Text">
          <xsd:maxLength value="255"/>
        </xsd:restriction>
      </xsd:simpleType>
    </xsd:element>
    <xsd:element name="Core_x0020_Document_x0020_Number" ma:index="31" nillable="true" ma:displayName="Core Document Number" ma:internalName="Core_x0020_Document_x0020_Number">
      <xsd:simpleType>
        <xsd:restriction base="dms:Text">
          <xsd:maxLength value="255"/>
        </xsd:restriction>
      </xsd:simpleType>
    </xsd:element>
    <xsd:element name="TES_x0020_Technology" ma:index="32" ma:displayName="TES Technology" ma:format="Dropdown" ma:internalName="TES_x0020_Technology" ma:readOnly="false">
      <xsd:simpleType>
        <xsd:restriction base="dms:Choice">
          <xsd:enumeration value="Civil and Structural"/>
          <xsd:enumeration value="Coatings"/>
          <xsd:enumeration value="Compressor"/>
          <xsd:enumeration value="Corrosion Prevention"/>
          <xsd:enumeration value="Drilling and Completions"/>
          <xsd:enumeration value="Driver"/>
          <xsd:enumeration value="Electrical"/>
          <xsd:enumeration value="Environmental"/>
          <xsd:enumeration value="Fire Protection"/>
          <xsd:enumeration value="Fired Heater"/>
          <xsd:enumeration value="Flare and Relief Systems"/>
          <xsd:enumeration value="Floating and Fixed Platform"/>
          <xsd:enumeration value="Fluid Flow"/>
          <xsd:enumeration value="FPSO Marine and Hull"/>
          <xsd:enumeration value="General"/>
          <xsd:enumeration value="General Machinery"/>
          <xsd:enumeration value="Heat Exchanger"/>
          <xsd:enumeration value="HVAC"/>
          <xsd:enumeration value="Instrumentation and Control"/>
          <xsd:enumeration value="Insulation and Refractory"/>
          <xsd:enumeration value="Noise Control"/>
          <xsd:enumeration value="Packaged Equipment"/>
          <xsd:enumeration value="Pipeline"/>
          <xsd:enumeration value="Piping"/>
          <xsd:enumeration value="Pressure Vessels"/>
          <xsd:enumeration value="Pump"/>
          <xsd:enumeration value="Quality Assurance"/>
          <xsd:enumeration value="Safe Work Practices"/>
          <xsd:enumeration value="Safety in Designs"/>
          <xsd:enumeration value="Subsea"/>
          <xsd:enumeration value="Tank"/>
          <xsd:enumeration value="Telecoms"/>
          <xsd:enumeration value="Utilities"/>
          <xsd:enumeration value="Welding"/>
          <xsd:enumeration value="Process Engineering"/>
        </xsd:restriction>
      </xsd:simpleType>
    </xsd:element>
    <xsd:element name="Author_x0020_Supervisor" ma:index="34" nillable="true" ma:displayName="Author Supervisor" ma:list="UserInfo" ma:SharePointGroup="0" ma:internalName="Author_x0020_Supervis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ull_x0020_document_x0020_identifier" ma:index="40" nillable="true" ma:displayName="Full document identifier" ma:internalName="Full_x0020_document_x0020_identifier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245b85-c4b3-46f2-9819-59e2327e274b" elementFormDefault="qualified">
    <xsd:import namespace="http://schemas.microsoft.com/office/2006/documentManagement/types"/>
    <xsd:import namespace="http://schemas.microsoft.com/office/infopath/2007/PartnerControls"/>
    <xsd:element name="Responsible_x0020_SME1" ma:index="29" nillable="true" ma:displayName="Additional SME's" ma:list="UserInfo" ma:SharePointGroup="0" ma:internalName="Responsible_x0020_SM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sion_x0020_Number" ma:index="30" nillable="true" ma:displayName="Revision Number" ma:internalName="Revision_x0020_Number">
      <xsd:simpleType>
        <xsd:restriction base="dms:Text">
          <xsd:maxLength value="255"/>
        </xsd:restriction>
      </xsd:simpleType>
    </xsd:element>
    <xsd:element name="Replaces" ma:index="36" nillable="true" ma:displayName="Replaces" ma:internalName="Replaces">
      <xsd:simpleType>
        <xsd:restriction base="dms:Text">
          <xsd:maxLength value="255"/>
        </xsd:restriction>
      </xsd:simpleType>
    </xsd:element>
    <xsd:element name="Document_x0020_Author" ma:index="38" nillable="true" ma:displayName="Document Author" ma:list="UserInfo" ma:SharePointGroup="0" ma:internalName="Document_x0020_Auth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x0020_Type" ma:index="39" nillable="true" ma:displayName="Document Type" ma:format="Dropdown" ma:internalName="Document_x0020_Type">
      <xsd:simpleType>
        <xsd:restriction base="dms:Choice">
          <xsd:enumeration value="Design Specification - Commented (DC)"/>
          <xsd:enumeration value="Data Sheet Guide (DG)"/>
          <xsd:enumeration value="Documentation Requirements Sheets (DR)"/>
          <xsd:enumeration value="Data Sheet (DS)"/>
          <xsd:enumeration value="Design Specification - Uncommented (DU)"/>
          <xsd:enumeration value="Standard Form (EF)"/>
          <xsd:enumeration value="Specification (EG)"/>
          <xsd:enumeration value="Engineering Guideline (EN)"/>
          <xsd:enumeration value="Standard Drawing (G)"/>
          <xsd:enumeration value="Inspection &amp; Testing Requirements Sheets (IT)"/>
          <xsd:enumeration value="Model Specification (MS)"/>
          <xsd:enumeration value="Procedures Specification - Commented (PC)"/>
          <xsd:enumeration value="Procedure Qualification Record (PQR)"/>
          <xsd:enumeration value="Refinery Project Standard (PS)"/>
          <xsd:enumeration value="Procedures Specification - Uncommented (PU)"/>
          <xsd:enumeration value="Specification - Commented (SC)"/>
          <xsd:enumeration value="Specification - Uncommented (SU)"/>
          <xsd:enumeration value="Welding Procedure Specification (WPS)"/>
          <xsd:enumeration value="TCO Stand Alone Specification (ST)"/>
        </xsd:restriction>
      </xsd:simpleType>
    </xsd:element>
    <xsd:element name="Document_x0020_Status" ma:index="41" nillable="true" ma:displayName="Document Status" ma:format="RadioButtons" ma:internalName="Document_x0020_Status">
      <xsd:simpleType>
        <xsd:restriction base="dms:Choice">
          <xsd:enumeration value="Active"/>
          <xsd:enumeration value="Inactive"/>
        </xsd:restriction>
      </xsd:simpleType>
    </xsd:element>
    <xsd:element name="Gross_x0020_Document_x0020_Categorization" ma:index="42" nillable="true" ma:displayName="Gross Document Categorization" ma:format="Dropdown" ma:internalName="Gross_x0020_Document_x0020_Categorization">
      <xsd:simpleType>
        <xsd:restriction base="dms:Choice">
          <xsd:enumeration value="Guidelines"/>
          <xsd:enumeration value="Specifications"/>
          <xsd:enumeration value="Drawings and Forms"/>
          <xsd:enumeration value="Qualified Welding Procedures"/>
        </xsd:restriction>
      </xsd:simpleType>
    </xsd:element>
    <xsd:element name="Contact_x0020_Person" ma:index="43" nillable="true" ma:displayName="Alternative Contact Person" ma:list="UserInfo" ma:SharePointGroup="0" ma:internalName="Contact_x0020_Person"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placed_x0020_By" ma:index="44" nillable="true" ma:displayName="Replaced By" ma:internalName="Replaced_x0020_By">
      <xsd:simpleType>
        <xsd:restriction base="dms:Text">
          <xsd:maxLength value="255"/>
        </xsd:restriction>
      </xsd:simpleType>
    </xsd:element>
    <xsd:element name="Number_x0020_of_x0020_Pages_x0020_in_x0020_Published_x0020_Version" ma:index="45" nillable="true" ma:displayName="Number of Pages in Published Version" ma:internalName="Number_x0020_of_x0020_Pages_x0020_in_x0020_Published_x0020_Version">
      <xsd:simpleType>
        <xsd:restriction base="dms:Number"/>
      </xsd:simpleType>
    </xsd:element>
    <xsd:element name="Under_x0020_Revision" ma:index="46" nillable="true" ma:displayName="Under Revision" ma:default="1" ma:internalName="Under_x0020_Revisio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aa09dbc-d03c-4801-a3a9-aee62e317c78" elementFormDefault="qualified">
    <xsd:import namespace="http://schemas.microsoft.com/office/2006/documentManagement/types"/>
    <xsd:import namespace="http://schemas.microsoft.com/office/infopath/2007/PartnerControls"/>
    <xsd:element name="Operating_x0020_Environment" ma:index="33" nillable="true" ma:displayName="Operating Environment" ma:default="Onshore" ma:internalName="Operating_x0020_Environment">
      <xsd:complexType>
        <xsd:complexContent>
          <xsd:extension base="dms:MultiChoice">
            <xsd:sequence>
              <xsd:element name="Value" maxOccurs="unbounded" minOccurs="0" nillable="true">
                <xsd:simpleType>
                  <xsd:restriction base="dms:Choice">
                    <xsd:enumeration value="Downhole"/>
                    <xsd:enumeration value="Floating &amp; Fixed Platform"/>
                    <xsd:enumeration value="FPSO"/>
                    <xsd:enumeration value="FPSO Marine &amp; Hull"/>
                    <xsd:enumeration value="LNG"/>
                    <xsd:enumeration value="Onshore"/>
                    <xsd:enumeration value="Specialty"/>
                    <xsd:enumeration value="Subsea"/>
                    <xsd:enumeration value="Topsides"/>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8" ma:displayName="Content Type"/>
        <xsd:element ref="dc:title" minOccurs="0" maxOccurs="1" ma:index="1" ma:displayName="Document Title"/>
        <xsd:element ref="dc:subject" minOccurs="0" maxOccurs="1"/>
        <xsd:element ref="dc:description" minOccurs="0" maxOccurs="1"/>
        <xsd:element name="keywords" minOccurs="0" maxOccurs="1" type="xsd:string" ma:index="35"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741C0F5783F7D48907DAB33EEEB9B55" ma:contentTypeVersion="3" ma:contentTypeDescription="Create a new document." ma:contentTypeScope="" ma:versionID="307e7b5189dfece7926d3f755334001a">
  <xsd:schema xmlns:xsd="http://www.w3.org/2001/XMLSchema" xmlns:xs="http://www.w3.org/2001/XMLSchema" xmlns:p="http://schemas.microsoft.com/office/2006/metadata/properties" xmlns:ns2="461d2339-64d0-4f07-a277-1d9634d3fbdc" targetNamespace="http://schemas.microsoft.com/office/2006/metadata/properties" ma:root="true" ma:fieldsID="859fa6af60e0378edcb82a030a441b4b" ns2:_="">
    <xsd:import namespace="461d2339-64d0-4f07-a277-1d9634d3fb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2339-64d0-4f07-a277-1d9634d3f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A7E186-1F67-4E2B-805E-2003265D437C}"/>
</file>

<file path=customXml/itemProps2.xml><?xml version="1.0" encoding="utf-8"?>
<ds:datastoreItem xmlns:ds="http://schemas.openxmlformats.org/officeDocument/2006/customXml" ds:itemID="{5EA572A3-E9E8-4660-B5C9-3B1493ED0B9E}">
  <ds:schemaRefs>
    <ds:schemaRef ds:uri="http://schemas.microsoft.com/office/2006/metadata/properties"/>
    <ds:schemaRef ds:uri="http://schemas.microsoft.com/office/infopath/2007/PartnerControls"/>
    <ds:schemaRef ds:uri="b9f1db13-37d0-4e45-944c-b878e8992007"/>
    <ds:schemaRef ds:uri="445ccd8a-853d-4cae-a3c3-28d80545a919"/>
  </ds:schemaRefs>
</ds:datastoreItem>
</file>

<file path=customXml/itemProps3.xml><?xml version="1.0" encoding="utf-8"?>
<ds:datastoreItem xmlns:ds="http://schemas.openxmlformats.org/officeDocument/2006/customXml" ds:itemID="{AF80998C-EBB1-4E1D-B48C-400203044BE7}">
  <ds:schemaRefs>
    <ds:schemaRef ds:uri="http://schemas.openxmlformats.org/officeDocument/2006/bibliography"/>
  </ds:schemaRefs>
</ds:datastoreItem>
</file>

<file path=customXml/itemProps4.xml><?xml version="1.0" encoding="utf-8"?>
<ds:datastoreItem xmlns:ds="http://schemas.openxmlformats.org/officeDocument/2006/customXml" ds:itemID="{636DDD5F-09CE-4A96-AC8D-10B44626EB93}">
  <ds:schemaRefs>
    <ds:schemaRef ds:uri="http://schemas.microsoft.com/sharepoint/v3/contenttype/forms"/>
  </ds:schemaRefs>
</ds:datastoreItem>
</file>

<file path=customXml/itemProps5.xml><?xml version="1.0" encoding="utf-8"?>
<ds:datastoreItem xmlns:ds="http://schemas.openxmlformats.org/officeDocument/2006/customXml" ds:itemID="{597D3E76-C097-436E-82B5-8A9157FD6B45}"/>
</file>

<file path=docMetadata/LabelInfo.xml><?xml version="1.0" encoding="utf-8"?>
<clbl:labelList xmlns:clbl="http://schemas.microsoft.com/office/2020/mipLabelMetadata">
  <clbl:label id="{6e4db608-ddec-4a44-8ad7-7d5a79b7448e}" enabled="1" method="Standard" siteId="{fd799da1-bfc1-4234-a91c-72b3a1cb9e26}" removed="0"/>
</clbl:labelList>
</file>

<file path=docProps/app.xml><?xml version="1.0" encoding="utf-8"?>
<Properties xmlns="http://schemas.openxmlformats.org/officeDocument/2006/extended-properties" xmlns:vt="http://schemas.openxmlformats.org/officeDocument/2006/docPropsVTypes">
  <Template>Normal.dotm</Template>
  <TotalTime>4580</TotalTime>
  <Pages>179</Pages>
  <Words>48559</Words>
  <Characters>308351</Characters>
  <Application>Microsoft Office Word</Application>
  <DocSecurity>0</DocSecurity>
  <Lines>22025</Lines>
  <Paragraphs>16995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COATING SYSTEM</vt:lpstr>
      <vt:lpstr>COATING SYSTEM</vt:lpstr>
    </vt:vector>
  </TitlesOfParts>
  <Company>Chevron</Company>
  <LinksUpToDate>false</LinksUpToDate>
  <CharactersWithSpaces>339915</CharactersWithSpaces>
  <SharedDoc>false</SharedDoc>
  <HLinks>
    <vt:vector size="294" baseType="variant">
      <vt:variant>
        <vt:i4>1048627</vt:i4>
      </vt:variant>
      <vt:variant>
        <vt:i4>290</vt:i4>
      </vt:variant>
      <vt:variant>
        <vt:i4>0</vt:i4>
      </vt:variant>
      <vt:variant>
        <vt:i4>5</vt:i4>
      </vt:variant>
      <vt:variant>
        <vt:lpwstr/>
      </vt:variant>
      <vt:variant>
        <vt:lpwstr>_Toc527016038</vt:lpwstr>
      </vt:variant>
      <vt:variant>
        <vt:i4>1048627</vt:i4>
      </vt:variant>
      <vt:variant>
        <vt:i4>284</vt:i4>
      </vt:variant>
      <vt:variant>
        <vt:i4>0</vt:i4>
      </vt:variant>
      <vt:variant>
        <vt:i4>5</vt:i4>
      </vt:variant>
      <vt:variant>
        <vt:lpwstr/>
      </vt:variant>
      <vt:variant>
        <vt:lpwstr>_Toc527016037</vt:lpwstr>
      </vt:variant>
      <vt:variant>
        <vt:i4>1048627</vt:i4>
      </vt:variant>
      <vt:variant>
        <vt:i4>278</vt:i4>
      </vt:variant>
      <vt:variant>
        <vt:i4>0</vt:i4>
      </vt:variant>
      <vt:variant>
        <vt:i4>5</vt:i4>
      </vt:variant>
      <vt:variant>
        <vt:lpwstr/>
      </vt:variant>
      <vt:variant>
        <vt:lpwstr>_Toc527016036</vt:lpwstr>
      </vt:variant>
      <vt:variant>
        <vt:i4>1048627</vt:i4>
      </vt:variant>
      <vt:variant>
        <vt:i4>272</vt:i4>
      </vt:variant>
      <vt:variant>
        <vt:i4>0</vt:i4>
      </vt:variant>
      <vt:variant>
        <vt:i4>5</vt:i4>
      </vt:variant>
      <vt:variant>
        <vt:lpwstr/>
      </vt:variant>
      <vt:variant>
        <vt:lpwstr>_Toc527016035</vt:lpwstr>
      </vt:variant>
      <vt:variant>
        <vt:i4>1048627</vt:i4>
      </vt:variant>
      <vt:variant>
        <vt:i4>266</vt:i4>
      </vt:variant>
      <vt:variant>
        <vt:i4>0</vt:i4>
      </vt:variant>
      <vt:variant>
        <vt:i4>5</vt:i4>
      </vt:variant>
      <vt:variant>
        <vt:lpwstr/>
      </vt:variant>
      <vt:variant>
        <vt:lpwstr>_Toc527016034</vt:lpwstr>
      </vt:variant>
      <vt:variant>
        <vt:i4>1048627</vt:i4>
      </vt:variant>
      <vt:variant>
        <vt:i4>260</vt:i4>
      </vt:variant>
      <vt:variant>
        <vt:i4>0</vt:i4>
      </vt:variant>
      <vt:variant>
        <vt:i4>5</vt:i4>
      </vt:variant>
      <vt:variant>
        <vt:lpwstr/>
      </vt:variant>
      <vt:variant>
        <vt:lpwstr>_Toc527016033</vt:lpwstr>
      </vt:variant>
      <vt:variant>
        <vt:i4>1048627</vt:i4>
      </vt:variant>
      <vt:variant>
        <vt:i4>254</vt:i4>
      </vt:variant>
      <vt:variant>
        <vt:i4>0</vt:i4>
      </vt:variant>
      <vt:variant>
        <vt:i4>5</vt:i4>
      </vt:variant>
      <vt:variant>
        <vt:lpwstr/>
      </vt:variant>
      <vt:variant>
        <vt:lpwstr>_Toc527016032</vt:lpwstr>
      </vt:variant>
      <vt:variant>
        <vt:i4>1048627</vt:i4>
      </vt:variant>
      <vt:variant>
        <vt:i4>248</vt:i4>
      </vt:variant>
      <vt:variant>
        <vt:i4>0</vt:i4>
      </vt:variant>
      <vt:variant>
        <vt:i4>5</vt:i4>
      </vt:variant>
      <vt:variant>
        <vt:lpwstr/>
      </vt:variant>
      <vt:variant>
        <vt:lpwstr>_Toc527016031</vt:lpwstr>
      </vt:variant>
      <vt:variant>
        <vt:i4>1048627</vt:i4>
      </vt:variant>
      <vt:variant>
        <vt:i4>242</vt:i4>
      </vt:variant>
      <vt:variant>
        <vt:i4>0</vt:i4>
      </vt:variant>
      <vt:variant>
        <vt:i4>5</vt:i4>
      </vt:variant>
      <vt:variant>
        <vt:lpwstr/>
      </vt:variant>
      <vt:variant>
        <vt:lpwstr>_Toc527016030</vt:lpwstr>
      </vt:variant>
      <vt:variant>
        <vt:i4>1114163</vt:i4>
      </vt:variant>
      <vt:variant>
        <vt:i4>236</vt:i4>
      </vt:variant>
      <vt:variant>
        <vt:i4>0</vt:i4>
      </vt:variant>
      <vt:variant>
        <vt:i4>5</vt:i4>
      </vt:variant>
      <vt:variant>
        <vt:lpwstr/>
      </vt:variant>
      <vt:variant>
        <vt:lpwstr>_Toc527016029</vt:lpwstr>
      </vt:variant>
      <vt:variant>
        <vt:i4>1114163</vt:i4>
      </vt:variant>
      <vt:variant>
        <vt:i4>230</vt:i4>
      </vt:variant>
      <vt:variant>
        <vt:i4>0</vt:i4>
      </vt:variant>
      <vt:variant>
        <vt:i4>5</vt:i4>
      </vt:variant>
      <vt:variant>
        <vt:lpwstr/>
      </vt:variant>
      <vt:variant>
        <vt:lpwstr>_Toc527016028</vt:lpwstr>
      </vt:variant>
      <vt:variant>
        <vt:i4>1114163</vt:i4>
      </vt:variant>
      <vt:variant>
        <vt:i4>224</vt:i4>
      </vt:variant>
      <vt:variant>
        <vt:i4>0</vt:i4>
      </vt:variant>
      <vt:variant>
        <vt:i4>5</vt:i4>
      </vt:variant>
      <vt:variant>
        <vt:lpwstr/>
      </vt:variant>
      <vt:variant>
        <vt:lpwstr>_Toc527016027</vt:lpwstr>
      </vt:variant>
      <vt:variant>
        <vt:i4>1114163</vt:i4>
      </vt:variant>
      <vt:variant>
        <vt:i4>218</vt:i4>
      </vt:variant>
      <vt:variant>
        <vt:i4>0</vt:i4>
      </vt:variant>
      <vt:variant>
        <vt:i4>5</vt:i4>
      </vt:variant>
      <vt:variant>
        <vt:lpwstr/>
      </vt:variant>
      <vt:variant>
        <vt:lpwstr>_Toc527016026</vt:lpwstr>
      </vt:variant>
      <vt:variant>
        <vt:i4>1114163</vt:i4>
      </vt:variant>
      <vt:variant>
        <vt:i4>212</vt:i4>
      </vt:variant>
      <vt:variant>
        <vt:i4>0</vt:i4>
      </vt:variant>
      <vt:variant>
        <vt:i4>5</vt:i4>
      </vt:variant>
      <vt:variant>
        <vt:lpwstr/>
      </vt:variant>
      <vt:variant>
        <vt:lpwstr>_Toc527016025</vt:lpwstr>
      </vt:variant>
      <vt:variant>
        <vt:i4>1114163</vt:i4>
      </vt:variant>
      <vt:variant>
        <vt:i4>206</vt:i4>
      </vt:variant>
      <vt:variant>
        <vt:i4>0</vt:i4>
      </vt:variant>
      <vt:variant>
        <vt:i4>5</vt:i4>
      </vt:variant>
      <vt:variant>
        <vt:lpwstr/>
      </vt:variant>
      <vt:variant>
        <vt:lpwstr>_Toc527016024</vt:lpwstr>
      </vt:variant>
      <vt:variant>
        <vt:i4>1114163</vt:i4>
      </vt:variant>
      <vt:variant>
        <vt:i4>200</vt:i4>
      </vt:variant>
      <vt:variant>
        <vt:i4>0</vt:i4>
      </vt:variant>
      <vt:variant>
        <vt:i4>5</vt:i4>
      </vt:variant>
      <vt:variant>
        <vt:lpwstr/>
      </vt:variant>
      <vt:variant>
        <vt:lpwstr>_Toc527016023</vt:lpwstr>
      </vt:variant>
      <vt:variant>
        <vt:i4>1114163</vt:i4>
      </vt:variant>
      <vt:variant>
        <vt:i4>194</vt:i4>
      </vt:variant>
      <vt:variant>
        <vt:i4>0</vt:i4>
      </vt:variant>
      <vt:variant>
        <vt:i4>5</vt:i4>
      </vt:variant>
      <vt:variant>
        <vt:lpwstr/>
      </vt:variant>
      <vt:variant>
        <vt:lpwstr>_Toc527016022</vt:lpwstr>
      </vt:variant>
      <vt:variant>
        <vt:i4>1114163</vt:i4>
      </vt:variant>
      <vt:variant>
        <vt:i4>188</vt:i4>
      </vt:variant>
      <vt:variant>
        <vt:i4>0</vt:i4>
      </vt:variant>
      <vt:variant>
        <vt:i4>5</vt:i4>
      </vt:variant>
      <vt:variant>
        <vt:lpwstr/>
      </vt:variant>
      <vt:variant>
        <vt:lpwstr>_Toc527016021</vt:lpwstr>
      </vt:variant>
      <vt:variant>
        <vt:i4>1114163</vt:i4>
      </vt:variant>
      <vt:variant>
        <vt:i4>182</vt:i4>
      </vt:variant>
      <vt:variant>
        <vt:i4>0</vt:i4>
      </vt:variant>
      <vt:variant>
        <vt:i4>5</vt:i4>
      </vt:variant>
      <vt:variant>
        <vt:lpwstr/>
      </vt:variant>
      <vt:variant>
        <vt:lpwstr>_Toc527016020</vt:lpwstr>
      </vt:variant>
      <vt:variant>
        <vt:i4>1179699</vt:i4>
      </vt:variant>
      <vt:variant>
        <vt:i4>176</vt:i4>
      </vt:variant>
      <vt:variant>
        <vt:i4>0</vt:i4>
      </vt:variant>
      <vt:variant>
        <vt:i4>5</vt:i4>
      </vt:variant>
      <vt:variant>
        <vt:lpwstr/>
      </vt:variant>
      <vt:variant>
        <vt:lpwstr>_Toc527016019</vt:lpwstr>
      </vt:variant>
      <vt:variant>
        <vt:i4>1179699</vt:i4>
      </vt:variant>
      <vt:variant>
        <vt:i4>170</vt:i4>
      </vt:variant>
      <vt:variant>
        <vt:i4>0</vt:i4>
      </vt:variant>
      <vt:variant>
        <vt:i4>5</vt:i4>
      </vt:variant>
      <vt:variant>
        <vt:lpwstr/>
      </vt:variant>
      <vt:variant>
        <vt:lpwstr>_Toc527016018</vt:lpwstr>
      </vt:variant>
      <vt:variant>
        <vt:i4>1179699</vt:i4>
      </vt:variant>
      <vt:variant>
        <vt:i4>164</vt:i4>
      </vt:variant>
      <vt:variant>
        <vt:i4>0</vt:i4>
      </vt:variant>
      <vt:variant>
        <vt:i4>5</vt:i4>
      </vt:variant>
      <vt:variant>
        <vt:lpwstr/>
      </vt:variant>
      <vt:variant>
        <vt:lpwstr>_Toc527016017</vt:lpwstr>
      </vt:variant>
      <vt:variant>
        <vt:i4>1179699</vt:i4>
      </vt:variant>
      <vt:variant>
        <vt:i4>158</vt:i4>
      </vt:variant>
      <vt:variant>
        <vt:i4>0</vt:i4>
      </vt:variant>
      <vt:variant>
        <vt:i4>5</vt:i4>
      </vt:variant>
      <vt:variant>
        <vt:lpwstr/>
      </vt:variant>
      <vt:variant>
        <vt:lpwstr>_Toc527016016</vt:lpwstr>
      </vt:variant>
      <vt:variant>
        <vt:i4>1179699</vt:i4>
      </vt:variant>
      <vt:variant>
        <vt:i4>152</vt:i4>
      </vt:variant>
      <vt:variant>
        <vt:i4>0</vt:i4>
      </vt:variant>
      <vt:variant>
        <vt:i4>5</vt:i4>
      </vt:variant>
      <vt:variant>
        <vt:lpwstr/>
      </vt:variant>
      <vt:variant>
        <vt:lpwstr>_Toc527016015</vt:lpwstr>
      </vt:variant>
      <vt:variant>
        <vt:i4>1179699</vt:i4>
      </vt:variant>
      <vt:variant>
        <vt:i4>146</vt:i4>
      </vt:variant>
      <vt:variant>
        <vt:i4>0</vt:i4>
      </vt:variant>
      <vt:variant>
        <vt:i4>5</vt:i4>
      </vt:variant>
      <vt:variant>
        <vt:lpwstr/>
      </vt:variant>
      <vt:variant>
        <vt:lpwstr>_Toc527016014</vt:lpwstr>
      </vt:variant>
      <vt:variant>
        <vt:i4>1179699</vt:i4>
      </vt:variant>
      <vt:variant>
        <vt:i4>140</vt:i4>
      </vt:variant>
      <vt:variant>
        <vt:i4>0</vt:i4>
      </vt:variant>
      <vt:variant>
        <vt:i4>5</vt:i4>
      </vt:variant>
      <vt:variant>
        <vt:lpwstr/>
      </vt:variant>
      <vt:variant>
        <vt:lpwstr>_Toc527016013</vt:lpwstr>
      </vt:variant>
      <vt:variant>
        <vt:i4>1179699</vt:i4>
      </vt:variant>
      <vt:variant>
        <vt:i4>134</vt:i4>
      </vt:variant>
      <vt:variant>
        <vt:i4>0</vt:i4>
      </vt:variant>
      <vt:variant>
        <vt:i4>5</vt:i4>
      </vt:variant>
      <vt:variant>
        <vt:lpwstr/>
      </vt:variant>
      <vt:variant>
        <vt:lpwstr>_Toc527016012</vt:lpwstr>
      </vt:variant>
      <vt:variant>
        <vt:i4>1179699</vt:i4>
      </vt:variant>
      <vt:variant>
        <vt:i4>128</vt:i4>
      </vt:variant>
      <vt:variant>
        <vt:i4>0</vt:i4>
      </vt:variant>
      <vt:variant>
        <vt:i4>5</vt:i4>
      </vt:variant>
      <vt:variant>
        <vt:lpwstr/>
      </vt:variant>
      <vt:variant>
        <vt:lpwstr>_Toc527016011</vt:lpwstr>
      </vt:variant>
      <vt:variant>
        <vt:i4>1179699</vt:i4>
      </vt:variant>
      <vt:variant>
        <vt:i4>122</vt:i4>
      </vt:variant>
      <vt:variant>
        <vt:i4>0</vt:i4>
      </vt:variant>
      <vt:variant>
        <vt:i4>5</vt:i4>
      </vt:variant>
      <vt:variant>
        <vt:lpwstr/>
      </vt:variant>
      <vt:variant>
        <vt:lpwstr>_Toc527016010</vt:lpwstr>
      </vt:variant>
      <vt:variant>
        <vt:i4>1245235</vt:i4>
      </vt:variant>
      <vt:variant>
        <vt:i4>116</vt:i4>
      </vt:variant>
      <vt:variant>
        <vt:i4>0</vt:i4>
      </vt:variant>
      <vt:variant>
        <vt:i4>5</vt:i4>
      </vt:variant>
      <vt:variant>
        <vt:lpwstr/>
      </vt:variant>
      <vt:variant>
        <vt:lpwstr>_Toc527016009</vt:lpwstr>
      </vt:variant>
      <vt:variant>
        <vt:i4>1245235</vt:i4>
      </vt:variant>
      <vt:variant>
        <vt:i4>110</vt:i4>
      </vt:variant>
      <vt:variant>
        <vt:i4>0</vt:i4>
      </vt:variant>
      <vt:variant>
        <vt:i4>5</vt:i4>
      </vt:variant>
      <vt:variant>
        <vt:lpwstr/>
      </vt:variant>
      <vt:variant>
        <vt:lpwstr>_Toc527016008</vt:lpwstr>
      </vt:variant>
      <vt:variant>
        <vt:i4>1245235</vt:i4>
      </vt:variant>
      <vt:variant>
        <vt:i4>104</vt:i4>
      </vt:variant>
      <vt:variant>
        <vt:i4>0</vt:i4>
      </vt:variant>
      <vt:variant>
        <vt:i4>5</vt:i4>
      </vt:variant>
      <vt:variant>
        <vt:lpwstr/>
      </vt:variant>
      <vt:variant>
        <vt:lpwstr>_Toc527016007</vt:lpwstr>
      </vt:variant>
      <vt:variant>
        <vt:i4>1245235</vt:i4>
      </vt:variant>
      <vt:variant>
        <vt:i4>98</vt:i4>
      </vt:variant>
      <vt:variant>
        <vt:i4>0</vt:i4>
      </vt:variant>
      <vt:variant>
        <vt:i4>5</vt:i4>
      </vt:variant>
      <vt:variant>
        <vt:lpwstr/>
      </vt:variant>
      <vt:variant>
        <vt:lpwstr>_Toc527016006</vt:lpwstr>
      </vt:variant>
      <vt:variant>
        <vt:i4>1245235</vt:i4>
      </vt:variant>
      <vt:variant>
        <vt:i4>92</vt:i4>
      </vt:variant>
      <vt:variant>
        <vt:i4>0</vt:i4>
      </vt:variant>
      <vt:variant>
        <vt:i4>5</vt:i4>
      </vt:variant>
      <vt:variant>
        <vt:lpwstr/>
      </vt:variant>
      <vt:variant>
        <vt:lpwstr>_Toc527016005</vt:lpwstr>
      </vt:variant>
      <vt:variant>
        <vt:i4>1245235</vt:i4>
      </vt:variant>
      <vt:variant>
        <vt:i4>86</vt:i4>
      </vt:variant>
      <vt:variant>
        <vt:i4>0</vt:i4>
      </vt:variant>
      <vt:variant>
        <vt:i4>5</vt:i4>
      </vt:variant>
      <vt:variant>
        <vt:lpwstr/>
      </vt:variant>
      <vt:variant>
        <vt:lpwstr>_Toc527016004</vt:lpwstr>
      </vt:variant>
      <vt:variant>
        <vt:i4>1245235</vt:i4>
      </vt:variant>
      <vt:variant>
        <vt:i4>80</vt:i4>
      </vt:variant>
      <vt:variant>
        <vt:i4>0</vt:i4>
      </vt:variant>
      <vt:variant>
        <vt:i4>5</vt:i4>
      </vt:variant>
      <vt:variant>
        <vt:lpwstr/>
      </vt:variant>
      <vt:variant>
        <vt:lpwstr>_Toc527016003</vt:lpwstr>
      </vt:variant>
      <vt:variant>
        <vt:i4>1245235</vt:i4>
      </vt:variant>
      <vt:variant>
        <vt:i4>74</vt:i4>
      </vt:variant>
      <vt:variant>
        <vt:i4>0</vt:i4>
      </vt:variant>
      <vt:variant>
        <vt:i4>5</vt:i4>
      </vt:variant>
      <vt:variant>
        <vt:lpwstr/>
      </vt:variant>
      <vt:variant>
        <vt:lpwstr>_Toc527016002</vt:lpwstr>
      </vt:variant>
      <vt:variant>
        <vt:i4>1245235</vt:i4>
      </vt:variant>
      <vt:variant>
        <vt:i4>68</vt:i4>
      </vt:variant>
      <vt:variant>
        <vt:i4>0</vt:i4>
      </vt:variant>
      <vt:variant>
        <vt:i4>5</vt:i4>
      </vt:variant>
      <vt:variant>
        <vt:lpwstr/>
      </vt:variant>
      <vt:variant>
        <vt:lpwstr>_Toc527016001</vt:lpwstr>
      </vt:variant>
      <vt:variant>
        <vt:i4>1245235</vt:i4>
      </vt:variant>
      <vt:variant>
        <vt:i4>62</vt:i4>
      </vt:variant>
      <vt:variant>
        <vt:i4>0</vt:i4>
      </vt:variant>
      <vt:variant>
        <vt:i4>5</vt:i4>
      </vt:variant>
      <vt:variant>
        <vt:lpwstr/>
      </vt:variant>
      <vt:variant>
        <vt:lpwstr>_Toc527016000</vt:lpwstr>
      </vt:variant>
      <vt:variant>
        <vt:i4>1638458</vt:i4>
      </vt:variant>
      <vt:variant>
        <vt:i4>56</vt:i4>
      </vt:variant>
      <vt:variant>
        <vt:i4>0</vt:i4>
      </vt:variant>
      <vt:variant>
        <vt:i4>5</vt:i4>
      </vt:variant>
      <vt:variant>
        <vt:lpwstr/>
      </vt:variant>
      <vt:variant>
        <vt:lpwstr>_Toc527015999</vt:lpwstr>
      </vt:variant>
      <vt:variant>
        <vt:i4>1638458</vt:i4>
      </vt:variant>
      <vt:variant>
        <vt:i4>50</vt:i4>
      </vt:variant>
      <vt:variant>
        <vt:i4>0</vt:i4>
      </vt:variant>
      <vt:variant>
        <vt:i4>5</vt:i4>
      </vt:variant>
      <vt:variant>
        <vt:lpwstr/>
      </vt:variant>
      <vt:variant>
        <vt:lpwstr>_Toc527015998</vt:lpwstr>
      </vt:variant>
      <vt:variant>
        <vt:i4>1638458</vt:i4>
      </vt:variant>
      <vt:variant>
        <vt:i4>44</vt:i4>
      </vt:variant>
      <vt:variant>
        <vt:i4>0</vt:i4>
      </vt:variant>
      <vt:variant>
        <vt:i4>5</vt:i4>
      </vt:variant>
      <vt:variant>
        <vt:lpwstr/>
      </vt:variant>
      <vt:variant>
        <vt:lpwstr>_Toc527015997</vt:lpwstr>
      </vt:variant>
      <vt:variant>
        <vt:i4>1638458</vt:i4>
      </vt:variant>
      <vt:variant>
        <vt:i4>38</vt:i4>
      </vt:variant>
      <vt:variant>
        <vt:i4>0</vt:i4>
      </vt:variant>
      <vt:variant>
        <vt:i4>5</vt:i4>
      </vt:variant>
      <vt:variant>
        <vt:lpwstr/>
      </vt:variant>
      <vt:variant>
        <vt:lpwstr>_Toc527015996</vt:lpwstr>
      </vt:variant>
      <vt:variant>
        <vt:i4>1638458</vt:i4>
      </vt:variant>
      <vt:variant>
        <vt:i4>32</vt:i4>
      </vt:variant>
      <vt:variant>
        <vt:i4>0</vt:i4>
      </vt:variant>
      <vt:variant>
        <vt:i4>5</vt:i4>
      </vt:variant>
      <vt:variant>
        <vt:lpwstr/>
      </vt:variant>
      <vt:variant>
        <vt:lpwstr>_Toc527015995</vt:lpwstr>
      </vt:variant>
      <vt:variant>
        <vt:i4>1638458</vt:i4>
      </vt:variant>
      <vt:variant>
        <vt:i4>26</vt:i4>
      </vt:variant>
      <vt:variant>
        <vt:i4>0</vt:i4>
      </vt:variant>
      <vt:variant>
        <vt:i4>5</vt:i4>
      </vt:variant>
      <vt:variant>
        <vt:lpwstr/>
      </vt:variant>
      <vt:variant>
        <vt:lpwstr>_Toc527015994</vt:lpwstr>
      </vt:variant>
      <vt:variant>
        <vt:i4>1638458</vt:i4>
      </vt:variant>
      <vt:variant>
        <vt:i4>20</vt:i4>
      </vt:variant>
      <vt:variant>
        <vt:i4>0</vt:i4>
      </vt:variant>
      <vt:variant>
        <vt:i4>5</vt:i4>
      </vt:variant>
      <vt:variant>
        <vt:lpwstr/>
      </vt:variant>
      <vt:variant>
        <vt:lpwstr>_Toc527015993</vt:lpwstr>
      </vt:variant>
      <vt:variant>
        <vt:i4>1638458</vt:i4>
      </vt:variant>
      <vt:variant>
        <vt:i4>14</vt:i4>
      </vt:variant>
      <vt:variant>
        <vt:i4>0</vt:i4>
      </vt:variant>
      <vt:variant>
        <vt:i4>5</vt:i4>
      </vt:variant>
      <vt:variant>
        <vt:lpwstr/>
      </vt:variant>
      <vt:variant>
        <vt:lpwstr>_Toc527015992</vt:lpwstr>
      </vt:variant>
      <vt:variant>
        <vt:i4>1638458</vt:i4>
      </vt:variant>
      <vt:variant>
        <vt:i4>8</vt:i4>
      </vt:variant>
      <vt:variant>
        <vt:i4>0</vt:i4>
      </vt:variant>
      <vt:variant>
        <vt:i4>5</vt:i4>
      </vt:variant>
      <vt:variant>
        <vt:lpwstr/>
      </vt:variant>
      <vt:variant>
        <vt:lpwstr>_Toc527015991</vt:lpwstr>
      </vt:variant>
      <vt:variant>
        <vt:i4>1638458</vt:i4>
      </vt:variant>
      <vt:variant>
        <vt:i4>2</vt:i4>
      </vt:variant>
      <vt:variant>
        <vt:i4>0</vt:i4>
      </vt:variant>
      <vt:variant>
        <vt:i4>5</vt:i4>
      </vt:variant>
      <vt:variant>
        <vt:lpwstr/>
      </vt:variant>
      <vt:variant>
        <vt:lpwstr>_Toc527015990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COATING SYSTEM</dc:title>
  <dc:subject/>
  <dc:creator>EPCX@tengizchevroil.com;daniyarzhumadilov@tengizchevroil.com</dc:creator>
  <cp:keywords/>
  <dc:description/>
  <cp:lastModifiedBy>Kurmanov, Aidyn [STAMGazStroy LLP]</cp:lastModifiedBy>
  <cp:revision>343</cp:revision>
  <cp:lastPrinted>2025-12-17T10:56:00Z</cp:lastPrinted>
  <dcterms:created xsi:type="dcterms:W3CDTF">2025-11-16T16:23:00Z</dcterms:created>
  <dcterms:modified xsi:type="dcterms:W3CDTF">2025-12-17T11:20:00Z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0x0101007741C0F5783F7D48907DAB33EEEB9B55</vt:lpwstr>
  </property>
  <property fmtid="{D5CDD505-2E9C-101B-9397-08002B2CF9AE}" pid="3" name="Base Target">
    <vt:lpwstr>Appendix A</vt:lpwstr>
  </property>
  <property fmtid="{D5CDD505-2E9C-101B-9397-08002B2CF9AE}" pid="4" name="Author Supervisor">
    <vt:lpwstr>52;#Alteneder, Alfred W.</vt:lpwstr>
  </property>
  <property fmtid="{D5CDD505-2E9C-101B-9397-08002B2CF9AE}" pid="5" name="Replaced Documents">
    <vt:lpwstr/>
  </property>
  <property fmtid="{D5CDD505-2E9C-101B-9397-08002B2CF9AE}" pid="6" name="Replaces">
    <vt:lpwstr/>
  </property>
  <property fmtid="{D5CDD505-2E9C-101B-9397-08002B2CF9AE}" pid="7" name="Number of Pages in Published Version0">
    <vt:lpwstr/>
  </property>
  <property fmtid="{D5CDD505-2E9C-101B-9397-08002B2CF9AE}" pid="8" name="Requester">
    <vt:lpwstr/>
  </property>
  <property fmtid="{D5CDD505-2E9C-101B-9397-08002B2CF9AE}" pid="9" name="TES Technology">
    <vt:lpwstr>Coatings</vt:lpwstr>
  </property>
  <property fmtid="{D5CDD505-2E9C-101B-9397-08002B2CF9AE}" pid="10" name="Contact Person0">
    <vt:lpwstr>148;#Raj, Krishna [Bolashak Atyrau Limited]</vt:lpwstr>
  </property>
  <property fmtid="{D5CDD505-2E9C-101B-9397-08002B2CF9AE}" pid="11" name="Replaced By0">
    <vt:lpwstr/>
  </property>
  <property fmtid="{D5CDD505-2E9C-101B-9397-08002B2CF9AE}" pid="12" name="Responsible SME">
    <vt:lpwstr/>
  </property>
  <property fmtid="{D5CDD505-2E9C-101B-9397-08002B2CF9AE}" pid="13" name="Document Type0">
    <vt:lpwstr>Specification - Uncommented (SU)</vt:lpwstr>
  </property>
  <property fmtid="{D5CDD505-2E9C-101B-9397-08002B2CF9AE}" pid="14" name="Reliability Manager">
    <vt:lpwstr/>
  </property>
  <property fmtid="{D5CDD505-2E9C-101B-9397-08002B2CF9AE}" pid="15" name="Under Revision0">
    <vt:lpwstr>0</vt:lpwstr>
  </property>
  <property fmtid="{D5CDD505-2E9C-101B-9397-08002B2CF9AE}" pid="16" name="Operating Environment">
    <vt:lpwstr>;#Onshore;#</vt:lpwstr>
  </property>
  <property fmtid="{D5CDD505-2E9C-101B-9397-08002B2CF9AE}" pid="17" name="ReportOwner">
    <vt:lpwstr>3235;#Kassner, Kevin (KKAS)</vt:lpwstr>
  </property>
  <property fmtid="{D5CDD505-2E9C-101B-9397-08002B2CF9AE}" pid="18" name="Revision Number">
    <vt:lpwstr>2</vt:lpwstr>
  </property>
  <property fmtid="{D5CDD505-2E9C-101B-9397-08002B2CF9AE}" pid="19" name="Core Document Number">
    <vt:lpwstr>5191</vt:lpwstr>
  </property>
  <property fmtid="{D5CDD505-2E9C-101B-9397-08002B2CF9AE}" pid="20" name="Gross Document Categorization0">
    <vt:lpwstr>Specifications</vt:lpwstr>
  </property>
  <property fmtid="{D5CDD505-2E9C-101B-9397-08002B2CF9AE}" pid="21" name="Document Status0">
    <vt:lpwstr>Active</vt:lpwstr>
  </property>
  <property fmtid="{D5CDD505-2E9C-101B-9397-08002B2CF9AE}" pid="22" name="Document Author">
    <vt:lpwstr>78;#Crowder, Ben R</vt:lpwstr>
  </property>
  <property fmtid="{D5CDD505-2E9C-101B-9397-08002B2CF9AE}" pid="23" name="Full document identifier0">
    <vt:lpwstr>COM-SU-5191-TCO.DOCX</vt:lpwstr>
  </property>
  <property fmtid="{D5CDD505-2E9C-101B-9397-08002B2CF9AE}" pid="24" name="First Draft Target Date">
    <vt:lpwstr/>
  </property>
  <property fmtid="{D5CDD505-2E9C-101B-9397-08002B2CF9AE}" pid="25" name="Order">
    <vt:r8>3290200</vt:r8>
  </property>
  <property fmtid="{D5CDD505-2E9C-101B-9397-08002B2CF9AE}" pid="26" name="MediaServiceImageTags">
    <vt:lpwstr/>
  </property>
  <property fmtid="{D5CDD505-2E9C-101B-9397-08002B2CF9AE}" pid="27" name="docLang">
    <vt:lpwstr>en</vt:lpwstr>
  </property>
  <property fmtid="{D5CDD505-2E9C-101B-9397-08002B2CF9AE}" pid="28" name="Chevron Discipline">
    <vt:lpwstr/>
  </property>
  <property fmtid="{D5CDD505-2E9C-101B-9397-08002B2CF9AE}" pid="29" name="Retention Category">
    <vt:lpwstr/>
  </property>
  <property fmtid="{D5CDD505-2E9C-101B-9397-08002B2CF9AE}" pid="30" name="Chevron Organization">
    <vt:lpwstr/>
  </property>
</Properties>
</file>